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DDF43" w14:textId="5590596D" w:rsidR="005A2791" w:rsidRPr="00FB026D" w:rsidRDefault="005A2791" w:rsidP="00FB026D">
      <w:pPr>
        <w:widowControl/>
        <w:autoSpaceDE/>
        <w:autoSpaceDN/>
        <w:adjustRightInd/>
        <w:jc w:val="both"/>
        <w:rPr>
          <w:rFonts w:ascii="Copperplate Gothic Bold" w:hAnsi="Copperplate Gothic Bold" w:cs="Arial"/>
          <w:b/>
          <w:color w:val="000000"/>
          <w:lang w:val="nl-BE"/>
        </w:rPr>
      </w:pPr>
      <w:r>
        <w:rPr>
          <w:rFonts w:ascii="Copperplate Gothic Bold" w:hAnsi="Copperplate Gothic Bold" w:cs="Arial"/>
          <w:color w:val="000000"/>
          <w:sz w:val="56"/>
          <w:szCs w:val="56"/>
          <w:lang w:val="nl-BE"/>
        </w:rPr>
        <w:br w:type="page"/>
      </w:r>
      <w:r>
        <w:rPr>
          <w:rFonts w:ascii="Copperplate Gothic Bold" w:hAnsi="Copperplate Gothic Bold"/>
          <w:sz w:val="56"/>
          <w:szCs w:val="56"/>
          <w:lang w:val="nl-BE"/>
        </w:rPr>
        <w:lastRenderedPageBreak/>
        <w:br w:type="page"/>
      </w:r>
    </w:p>
    <w:p w14:paraId="6F0AC7A2"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0B9977D5"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1996E219"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4C6CAA01"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7FC2C8CB"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6E9E0B2E"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401FD23B"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1FD0F847"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2ED18347"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36A5F936"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18564BDC"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sz w:val="56"/>
          <w:szCs w:val="56"/>
          <w:lang w:val="nl-BE"/>
        </w:rPr>
      </w:pPr>
    </w:p>
    <w:p w14:paraId="41A8F616" w14:textId="77777777" w:rsidR="005A2791" w:rsidRPr="004B3EFA" w:rsidRDefault="005A2791" w:rsidP="005A2791">
      <w:pPr>
        <w:pStyle w:val="01Title"/>
        <w:widowControl/>
        <w:tabs>
          <w:tab w:val="clear" w:pos="567"/>
          <w:tab w:val="left" w:pos="285"/>
        </w:tabs>
        <w:spacing w:after="200"/>
        <w:ind w:left="0"/>
        <w:jc w:val="center"/>
        <w:rPr>
          <w:rFonts w:ascii="Copperplate Gothic Bold" w:hAnsi="Copperplate Gothic Bold"/>
          <w:sz w:val="52"/>
          <w:szCs w:val="52"/>
          <w:lang w:val="nl-BE"/>
        </w:rPr>
      </w:pPr>
      <w:r w:rsidRPr="0002322D">
        <w:rPr>
          <w:rFonts w:ascii="Copperplate Gothic Bold" w:hAnsi="Copperplate Gothic Bold"/>
          <w:sz w:val="56"/>
          <w:szCs w:val="56"/>
          <w:lang w:val="nl-BE"/>
        </w:rPr>
        <w:lastRenderedPageBreak/>
        <w:t>S</w:t>
      </w:r>
      <w:r w:rsidRPr="0074088D">
        <w:rPr>
          <w:rFonts w:ascii="Copperplate Gothic Bold" w:hAnsi="Copperplate Gothic Bold"/>
          <w:sz w:val="48"/>
          <w:szCs w:val="48"/>
          <w:lang w:val="nl-BE"/>
        </w:rPr>
        <w:t>chaak</w:t>
      </w:r>
      <w:r w:rsidRPr="0002322D">
        <w:rPr>
          <w:rFonts w:ascii="Copperplate Gothic Bold" w:hAnsi="Copperplate Gothic Bold"/>
          <w:sz w:val="56"/>
          <w:szCs w:val="56"/>
          <w:lang w:val="nl-BE"/>
        </w:rPr>
        <w:t>S</w:t>
      </w:r>
      <w:r w:rsidRPr="0074088D">
        <w:rPr>
          <w:rFonts w:ascii="Copperplate Gothic Bold" w:hAnsi="Copperplate Gothic Bold"/>
          <w:sz w:val="48"/>
          <w:szCs w:val="48"/>
          <w:lang w:val="nl-BE"/>
        </w:rPr>
        <w:t>tudie</w:t>
      </w:r>
      <w:r w:rsidRPr="0002322D">
        <w:rPr>
          <w:rFonts w:ascii="Copperplate Gothic Bold" w:hAnsi="Copperplate Gothic Bold"/>
          <w:sz w:val="56"/>
          <w:szCs w:val="56"/>
          <w:lang w:val="nl-BE"/>
        </w:rPr>
        <w:t>S</w:t>
      </w:r>
      <w:r w:rsidRPr="0074088D">
        <w:rPr>
          <w:rFonts w:ascii="Copperplate Gothic Bold" w:hAnsi="Copperplate Gothic Bold"/>
          <w:sz w:val="48"/>
          <w:szCs w:val="48"/>
          <w:lang w:val="nl-BE"/>
        </w:rPr>
        <w:t>pinse</w:t>
      </w:r>
      <w:r>
        <w:rPr>
          <w:rFonts w:ascii="Copperplate Gothic Bold" w:hAnsi="Copperplate Gothic Bold"/>
          <w:sz w:val="48"/>
          <w:szCs w:val="48"/>
          <w:lang w:val="nl-BE"/>
        </w:rPr>
        <w:t>l</w:t>
      </w:r>
      <w:r w:rsidRPr="0002322D">
        <w:rPr>
          <w:rFonts w:ascii="Copperplate Gothic Bold" w:hAnsi="Copperplate Gothic Bold"/>
          <w:sz w:val="56"/>
          <w:szCs w:val="56"/>
          <w:lang w:val="nl-BE"/>
        </w:rPr>
        <w:t>S</w:t>
      </w:r>
    </w:p>
    <w:p w14:paraId="09F5888E" w14:textId="77777777" w:rsidR="005A2791" w:rsidRPr="00611214" w:rsidRDefault="005A2791" w:rsidP="005A2791">
      <w:pPr>
        <w:pStyle w:val="01Title"/>
        <w:widowControl/>
        <w:tabs>
          <w:tab w:val="clear" w:pos="567"/>
          <w:tab w:val="left" w:pos="285"/>
        </w:tabs>
        <w:spacing w:after="200"/>
        <w:ind w:left="0"/>
        <w:jc w:val="center"/>
        <w:rPr>
          <w:noProof/>
          <w:sz w:val="20"/>
          <w:szCs w:val="20"/>
          <w:lang w:val="nl-BE"/>
        </w:rPr>
      </w:pPr>
      <w:r>
        <w:rPr>
          <w:rFonts w:ascii="Copperplate Gothic Bold" w:hAnsi="Copperplate Gothic Bold"/>
          <w:noProof/>
          <w:sz w:val="56"/>
          <w:szCs w:val="56"/>
          <w:lang w:val="nl-BE"/>
        </w:rPr>
        <w:t>2</w:t>
      </w:r>
    </w:p>
    <w:p w14:paraId="2B846BE8"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122C5F3A"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4B4DF389"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0884A2D8"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6367E44D"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23AE41C7"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6F1E4708" w14:textId="77777777" w:rsidR="005A2791" w:rsidRPr="002318BC" w:rsidRDefault="005A2791" w:rsidP="005A2791">
      <w:pPr>
        <w:pStyle w:val="01Title"/>
        <w:widowControl/>
        <w:tabs>
          <w:tab w:val="clear" w:pos="567"/>
          <w:tab w:val="left" w:pos="285"/>
        </w:tabs>
        <w:spacing w:after="200"/>
        <w:ind w:left="0"/>
        <w:jc w:val="both"/>
        <w:rPr>
          <w:rFonts w:ascii="Copperplate Gothic Bold" w:hAnsi="Copperplate Gothic Bold"/>
          <w:b/>
          <w:sz w:val="56"/>
          <w:szCs w:val="56"/>
          <w:lang w:val="nl-BE"/>
        </w:rPr>
      </w:pPr>
    </w:p>
    <w:p w14:paraId="7797F2A4"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1B447DC8"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2D9A3368"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0FB2D6C7"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5AE65A65"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5226C72E"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34B41E88"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7D0413AE"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2073F6F8"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1BD64C35"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07364501"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4801F03C"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0D6A0278"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sz w:val="56"/>
          <w:szCs w:val="56"/>
          <w:lang w:val="nl-BE"/>
        </w:rPr>
      </w:pPr>
    </w:p>
    <w:p w14:paraId="36ED72D0" w14:textId="77777777" w:rsidR="005A2791" w:rsidRPr="004B3EFA" w:rsidRDefault="005A2791" w:rsidP="005A2791">
      <w:pPr>
        <w:pStyle w:val="01Title"/>
        <w:widowControl/>
        <w:tabs>
          <w:tab w:val="clear" w:pos="567"/>
          <w:tab w:val="left" w:pos="285"/>
        </w:tabs>
        <w:spacing w:after="200"/>
        <w:ind w:left="0"/>
        <w:jc w:val="center"/>
        <w:rPr>
          <w:rFonts w:ascii="Copperplate Gothic Bold" w:hAnsi="Copperplate Gothic Bold"/>
          <w:sz w:val="52"/>
          <w:szCs w:val="52"/>
          <w:lang w:val="nl-BE"/>
        </w:rPr>
      </w:pPr>
      <w:r w:rsidRPr="0002322D">
        <w:rPr>
          <w:rFonts w:ascii="Copperplate Gothic Bold" w:hAnsi="Copperplate Gothic Bold"/>
          <w:sz w:val="56"/>
          <w:szCs w:val="56"/>
          <w:lang w:val="nl-BE"/>
        </w:rPr>
        <w:lastRenderedPageBreak/>
        <w:t>S</w:t>
      </w:r>
      <w:r w:rsidRPr="0074088D">
        <w:rPr>
          <w:rFonts w:ascii="Copperplate Gothic Bold" w:hAnsi="Copperplate Gothic Bold"/>
          <w:sz w:val="48"/>
          <w:szCs w:val="48"/>
          <w:lang w:val="nl-BE"/>
        </w:rPr>
        <w:t>chaak</w:t>
      </w:r>
      <w:r w:rsidRPr="0002322D">
        <w:rPr>
          <w:rFonts w:ascii="Copperplate Gothic Bold" w:hAnsi="Copperplate Gothic Bold"/>
          <w:sz w:val="56"/>
          <w:szCs w:val="56"/>
          <w:lang w:val="nl-BE"/>
        </w:rPr>
        <w:t>S</w:t>
      </w:r>
      <w:r w:rsidRPr="0074088D">
        <w:rPr>
          <w:rFonts w:ascii="Copperplate Gothic Bold" w:hAnsi="Copperplate Gothic Bold"/>
          <w:sz w:val="48"/>
          <w:szCs w:val="48"/>
          <w:lang w:val="nl-BE"/>
        </w:rPr>
        <w:t>tudie</w:t>
      </w:r>
      <w:r w:rsidRPr="0002322D">
        <w:rPr>
          <w:rFonts w:ascii="Copperplate Gothic Bold" w:hAnsi="Copperplate Gothic Bold"/>
          <w:sz w:val="56"/>
          <w:szCs w:val="56"/>
          <w:lang w:val="nl-BE"/>
        </w:rPr>
        <w:t>S</w:t>
      </w:r>
      <w:r w:rsidRPr="0074088D">
        <w:rPr>
          <w:rFonts w:ascii="Copperplate Gothic Bold" w:hAnsi="Copperplate Gothic Bold"/>
          <w:sz w:val="48"/>
          <w:szCs w:val="48"/>
          <w:lang w:val="nl-BE"/>
        </w:rPr>
        <w:t>pinse</w:t>
      </w:r>
      <w:r>
        <w:rPr>
          <w:rFonts w:ascii="Copperplate Gothic Bold" w:hAnsi="Copperplate Gothic Bold"/>
          <w:sz w:val="48"/>
          <w:szCs w:val="48"/>
          <w:lang w:val="nl-BE"/>
        </w:rPr>
        <w:t>l</w:t>
      </w:r>
      <w:r w:rsidRPr="0002322D">
        <w:rPr>
          <w:rFonts w:ascii="Copperplate Gothic Bold" w:hAnsi="Copperplate Gothic Bold"/>
          <w:sz w:val="56"/>
          <w:szCs w:val="56"/>
          <w:lang w:val="nl-BE"/>
        </w:rPr>
        <w:t>S</w:t>
      </w:r>
    </w:p>
    <w:p w14:paraId="4E5A5866" w14:textId="77777777" w:rsidR="005A2791" w:rsidRPr="00611214" w:rsidRDefault="005A2791" w:rsidP="005A2791">
      <w:pPr>
        <w:pStyle w:val="01Title"/>
        <w:widowControl/>
        <w:tabs>
          <w:tab w:val="clear" w:pos="567"/>
          <w:tab w:val="left" w:pos="285"/>
        </w:tabs>
        <w:spacing w:after="200"/>
        <w:ind w:left="0"/>
        <w:jc w:val="center"/>
        <w:rPr>
          <w:noProof/>
          <w:sz w:val="20"/>
          <w:szCs w:val="20"/>
          <w:lang w:val="nl-BE"/>
        </w:rPr>
      </w:pPr>
      <w:r>
        <w:rPr>
          <w:rFonts w:ascii="Copperplate Gothic Bold" w:hAnsi="Copperplate Gothic Bold"/>
          <w:noProof/>
          <w:sz w:val="56"/>
          <w:szCs w:val="56"/>
          <w:lang w:val="nl-BE"/>
        </w:rPr>
        <w:t>2</w:t>
      </w:r>
    </w:p>
    <w:p w14:paraId="7AFE1BCA"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6"/>
          <w:szCs w:val="36"/>
          <w:lang w:val="nl-BE"/>
        </w:rPr>
      </w:pPr>
    </w:p>
    <w:p w14:paraId="017D1351" w14:textId="77777777" w:rsidR="005A2791" w:rsidRDefault="005A2791" w:rsidP="005A2791">
      <w:pPr>
        <w:pStyle w:val="01Title"/>
        <w:widowControl/>
        <w:tabs>
          <w:tab w:val="clear" w:pos="567"/>
          <w:tab w:val="left" w:pos="285"/>
          <w:tab w:val="left" w:pos="330"/>
          <w:tab w:val="left" w:pos="690"/>
        </w:tabs>
        <w:spacing w:after="200"/>
        <w:ind w:left="0"/>
        <w:rPr>
          <w:rFonts w:ascii="Copperplate Gothic Bold" w:hAnsi="Copperplate Gothic Bold"/>
          <w:noProof/>
          <w:sz w:val="36"/>
          <w:szCs w:val="36"/>
          <w:lang w:val="nl-BE"/>
        </w:rPr>
      </w:pPr>
      <w:r>
        <w:rPr>
          <w:rFonts w:ascii="Copperplate Gothic Bold" w:hAnsi="Copperplate Gothic Bold"/>
          <w:noProof/>
          <w:sz w:val="36"/>
          <w:szCs w:val="36"/>
          <w:lang w:val="nl-BE"/>
        </w:rPr>
        <w:tab/>
      </w:r>
      <w:r>
        <w:rPr>
          <w:rFonts w:ascii="Copperplate Gothic Bold" w:hAnsi="Copperplate Gothic Bold"/>
          <w:noProof/>
          <w:sz w:val="36"/>
          <w:szCs w:val="36"/>
          <w:lang w:val="nl-BE"/>
        </w:rPr>
        <w:tab/>
      </w:r>
      <w:r>
        <w:rPr>
          <w:rFonts w:ascii="Copperplate Gothic Bold" w:hAnsi="Copperplate Gothic Bold"/>
          <w:noProof/>
          <w:sz w:val="36"/>
          <w:szCs w:val="36"/>
          <w:lang w:val="nl-BE"/>
        </w:rPr>
        <w:tab/>
      </w:r>
    </w:p>
    <w:p w14:paraId="365AB283"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507F2C3F"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39D15E54"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301C9681"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53C6B279"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08B99D1C"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noProof/>
          <w:sz w:val="32"/>
          <w:szCs w:val="32"/>
          <w:lang w:val="nl-BE"/>
        </w:rPr>
      </w:pPr>
    </w:p>
    <w:p w14:paraId="53CCE3C8"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764B5ABA"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43E48110" w14:textId="77777777" w:rsidR="005A2791" w:rsidRPr="000D5C9F" w:rsidRDefault="005A2791" w:rsidP="005A2791">
      <w:pPr>
        <w:pStyle w:val="01Title"/>
        <w:widowControl/>
        <w:tabs>
          <w:tab w:val="clear" w:pos="567"/>
          <w:tab w:val="left" w:pos="285"/>
        </w:tabs>
        <w:spacing w:after="200"/>
        <w:ind w:left="0"/>
        <w:jc w:val="center"/>
        <w:rPr>
          <w:rFonts w:ascii="Copperplate Gothic Bold" w:hAnsi="Copperplate Gothic Bold"/>
          <w:noProof/>
          <w:sz w:val="72"/>
          <w:szCs w:val="72"/>
          <w:lang w:val="nl-BE"/>
        </w:rPr>
      </w:pPr>
    </w:p>
    <w:p w14:paraId="30382771"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r>
        <w:rPr>
          <w:rFonts w:ascii="Copperplate Gothic Bold" w:hAnsi="Copperplate Gothic Bold"/>
          <w:noProof/>
          <w:sz w:val="32"/>
          <w:szCs w:val="32"/>
          <w:lang w:val="nl-BE"/>
        </w:rPr>
        <w:t>H</w:t>
      </w:r>
      <w:r w:rsidRPr="00C568C6">
        <w:rPr>
          <w:rFonts w:ascii="Copperplate Gothic Bold" w:hAnsi="Copperplate Gothic Bold"/>
          <w:noProof/>
          <w:sz w:val="32"/>
          <w:szCs w:val="32"/>
          <w:lang w:val="nl-BE"/>
        </w:rPr>
        <w:t xml:space="preserve">erziene en uitgebreide </w:t>
      </w:r>
      <w:r>
        <w:rPr>
          <w:rFonts w:ascii="Copperplate Gothic Bold" w:hAnsi="Copperplate Gothic Bold"/>
          <w:noProof/>
          <w:sz w:val="32"/>
          <w:szCs w:val="32"/>
          <w:lang w:val="nl-BE"/>
        </w:rPr>
        <w:t>editie met</w:t>
      </w:r>
    </w:p>
    <w:p w14:paraId="754DF1B7"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r w:rsidRPr="00C568C6">
        <w:rPr>
          <w:rFonts w:ascii="Copperplate Gothic Bold" w:hAnsi="Copperplate Gothic Bold"/>
          <w:noProof/>
          <w:sz w:val="32"/>
          <w:szCs w:val="32"/>
          <w:lang w:val="nl-BE"/>
        </w:rPr>
        <w:t>meer dan driehonderd eindspelen</w:t>
      </w:r>
    </w:p>
    <w:p w14:paraId="4A3EE740" w14:textId="77777777" w:rsidR="005A2791" w:rsidRDefault="005A2791" w:rsidP="005A2791">
      <w:pPr>
        <w:pStyle w:val="01Title"/>
        <w:widowControl/>
        <w:tabs>
          <w:tab w:val="clear" w:pos="567"/>
          <w:tab w:val="left" w:pos="285"/>
        </w:tabs>
        <w:spacing w:after="200"/>
        <w:ind w:left="0"/>
        <w:rPr>
          <w:rFonts w:ascii="Copperplate Gothic Bold" w:hAnsi="Copperplate Gothic Bold"/>
          <w:noProof/>
          <w:sz w:val="32"/>
          <w:szCs w:val="32"/>
          <w:lang w:val="nl-BE"/>
        </w:rPr>
      </w:pPr>
      <w:r>
        <w:rPr>
          <w:rFonts w:ascii="Copperplate Gothic Bold" w:hAnsi="Copperplate Gothic Bold"/>
          <w:noProof/>
          <w:sz w:val="32"/>
          <w:szCs w:val="32"/>
          <w:lang w:val="nl-BE"/>
        </w:rPr>
        <w:br w:type="page"/>
      </w:r>
      <w:r>
        <w:rPr>
          <w:rFonts w:ascii="Copperplate Gothic Bold" w:hAnsi="Copperplate Gothic Bold"/>
          <w:noProof/>
          <w:sz w:val="32"/>
          <w:szCs w:val="32"/>
          <w:lang w:val="nl-BE"/>
        </w:rPr>
        <w:lastRenderedPageBreak/>
        <w:br w:type="page"/>
      </w:r>
    </w:p>
    <w:p w14:paraId="6A3A6022"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noProof/>
          <w:sz w:val="32"/>
          <w:szCs w:val="32"/>
          <w:lang w:val="nl-BE"/>
        </w:rPr>
      </w:pPr>
      <w:r>
        <w:rPr>
          <w:noProof/>
          <w:lang w:val="nl-BE" w:eastAsia="nl-BE"/>
        </w:rPr>
        <w:lastRenderedPageBreak/>
        <w:drawing>
          <wp:anchor distT="0" distB="0" distL="114300" distR="114300" simplePos="0" relativeHeight="251715584" behindDoc="0" locked="0" layoutInCell="1" allowOverlap="1" wp14:anchorId="6B9F1682" wp14:editId="512F6559">
            <wp:simplePos x="0" y="0"/>
            <wp:positionH relativeFrom="column">
              <wp:posOffset>676275</wp:posOffset>
            </wp:positionH>
            <wp:positionV relativeFrom="paragraph">
              <wp:posOffset>0</wp:posOffset>
            </wp:positionV>
            <wp:extent cx="2886075" cy="2876550"/>
            <wp:effectExtent l="0" t="0" r="0" b="0"/>
            <wp:wrapSquare wrapText="right"/>
            <wp:docPr id="365" name="Picture 365" descr="IMG_992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IMG_9925-0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pperplate Gothic Bold" w:hAnsi="Copperplate Gothic Bold"/>
          <w:noProof/>
          <w:sz w:val="32"/>
          <w:szCs w:val="32"/>
          <w:lang w:val="nl-BE"/>
        </w:rPr>
        <w:br w:type="textWrapping" w:clear="all"/>
      </w:r>
    </w:p>
    <w:p w14:paraId="5C86E90B"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3EA72C07"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2E50EB00" w14:textId="77777777" w:rsidR="005A2791" w:rsidRDefault="005A2791" w:rsidP="005A2791">
      <w:pPr>
        <w:pStyle w:val="01Title"/>
        <w:widowControl/>
        <w:tabs>
          <w:tab w:val="clear" w:pos="567"/>
          <w:tab w:val="left" w:pos="285"/>
        </w:tabs>
        <w:spacing w:after="200"/>
        <w:ind w:left="0"/>
        <w:rPr>
          <w:rFonts w:ascii="Copperplate Gothic Bold" w:hAnsi="Copperplate Gothic Bold"/>
          <w:noProof/>
          <w:sz w:val="32"/>
          <w:szCs w:val="32"/>
          <w:lang w:val="nl-BE"/>
        </w:rPr>
      </w:pPr>
    </w:p>
    <w:p w14:paraId="71542C66" w14:textId="77777777" w:rsidR="005A2791" w:rsidRDefault="00990285" w:rsidP="005A2791">
      <w:pPr>
        <w:pStyle w:val="01Title"/>
        <w:widowControl/>
        <w:tabs>
          <w:tab w:val="clear" w:pos="567"/>
          <w:tab w:val="left" w:pos="285"/>
        </w:tabs>
        <w:spacing w:after="200"/>
        <w:ind w:left="0"/>
        <w:jc w:val="right"/>
        <w:rPr>
          <w:rFonts w:ascii="Copperplate Gothic Bold" w:hAnsi="Copperplate Gothic Bold"/>
          <w:noProof/>
          <w:sz w:val="32"/>
          <w:szCs w:val="32"/>
          <w:lang w:val="nl-BE"/>
        </w:rPr>
      </w:pPr>
      <w:r>
        <w:rPr>
          <w:rFonts w:ascii="Copperplate Gothic Bold" w:hAnsi="Copperplate Gothic Bold"/>
          <w:noProof/>
          <w:sz w:val="32"/>
          <w:szCs w:val="32"/>
          <w:lang w:eastAsia="en-US"/>
        </w:rPr>
        <w:object w:dxaOrig="1440" w:dyaOrig="1440" w14:anchorId="01707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97" type="#_x0000_t75" style="position:absolute;left:0;text-align:left;margin-left:142.3pt;margin-top:1.4pt;width:60.35pt;height:42.45pt;z-index:251714560">
            <v:imagedata r:id="rId9" o:title=""/>
            <w10:wrap type="square"/>
          </v:shape>
          <o:OLEObject Type="Embed" ProgID="CorelDRAW.Graphic.12" ShapeID="_x0000_s1597" DrawAspect="Content" ObjectID="_1587467664" r:id="rId10"/>
        </w:object>
      </w:r>
      <w:r w:rsidR="005A2791">
        <w:rPr>
          <w:rFonts w:ascii="Copperplate Gothic Bold" w:hAnsi="Copperplate Gothic Bold"/>
          <w:noProof/>
          <w:sz w:val="32"/>
          <w:szCs w:val="32"/>
          <w:lang w:val="nl-BE"/>
        </w:rPr>
        <w:t xml:space="preserve"> </w:t>
      </w:r>
    </w:p>
    <w:p w14:paraId="4538373F" w14:textId="77777777" w:rsidR="005A2791" w:rsidRDefault="005A2791" w:rsidP="005A2791">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18AC3ED6" w14:textId="77777777" w:rsidR="005A2791" w:rsidRPr="00831A9D" w:rsidRDefault="005A2791" w:rsidP="005A2791">
      <w:pPr>
        <w:pStyle w:val="01Title"/>
        <w:widowControl/>
        <w:tabs>
          <w:tab w:val="clear" w:pos="567"/>
          <w:tab w:val="left" w:pos="285"/>
        </w:tabs>
        <w:spacing w:after="200"/>
        <w:ind w:left="0"/>
        <w:jc w:val="center"/>
        <w:rPr>
          <w:rFonts w:ascii="Copperplate Gothic Bold" w:hAnsi="Copperplate Gothic Bold"/>
          <w:noProof/>
          <w:lang w:val="nl-BE"/>
        </w:rPr>
      </w:pPr>
      <w:r w:rsidRPr="00AD04D8">
        <w:rPr>
          <w:rFonts w:ascii="Copperplate Gothic Bold" w:hAnsi="Copperplate Gothic Bold"/>
          <w:noProof/>
          <w:sz w:val="32"/>
          <w:szCs w:val="32"/>
          <w:lang w:val="nl-BE"/>
        </w:rPr>
        <w:t>verzonnen en gesponnen door</w:t>
      </w:r>
      <w:r w:rsidRPr="00AD04D8">
        <w:rPr>
          <w:rFonts w:ascii="Copperplate Gothic Bold" w:hAnsi="Copperplate Gothic Bold"/>
          <w:noProof/>
          <w:lang w:val="nl-BE"/>
        </w:rPr>
        <w:t xml:space="preserve"> </w:t>
      </w:r>
      <w:r w:rsidRPr="00AD04D8">
        <w:rPr>
          <w:rFonts w:ascii="Copperplate Gothic Bold" w:hAnsi="Copperplate Gothic Bold"/>
          <w:noProof/>
          <w:sz w:val="44"/>
          <w:szCs w:val="44"/>
          <w:lang w:val="nl-BE"/>
        </w:rPr>
        <w:t>ignace vandecasteele</w:t>
      </w:r>
    </w:p>
    <w:p w14:paraId="22F34E24"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noProof/>
          <w:sz w:val="32"/>
          <w:szCs w:val="32"/>
          <w:lang w:val="nl-BE"/>
        </w:rPr>
      </w:pPr>
    </w:p>
    <w:p w14:paraId="6B098FF8"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noProof/>
          <w:sz w:val="32"/>
          <w:szCs w:val="32"/>
          <w:lang w:val="nl-BE"/>
        </w:rPr>
      </w:pPr>
    </w:p>
    <w:p w14:paraId="68E51594" w14:textId="77777777" w:rsidR="005A2791" w:rsidRDefault="005A2791" w:rsidP="005A2791">
      <w:pPr>
        <w:pStyle w:val="01Title"/>
        <w:widowControl/>
        <w:tabs>
          <w:tab w:val="clear" w:pos="567"/>
          <w:tab w:val="left" w:pos="285"/>
        </w:tabs>
        <w:spacing w:after="200"/>
        <w:ind w:left="0"/>
        <w:jc w:val="both"/>
        <w:rPr>
          <w:rFonts w:ascii="Copperplate Gothic Bold" w:hAnsi="Copperplate Gothic Bold"/>
          <w:noProof/>
          <w:sz w:val="32"/>
          <w:szCs w:val="32"/>
          <w:lang w:val="nl-BE"/>
        </w:rPr>
      </w:pPr>
    </w:p>
    <w:p w14:paraId="3779AB9A" w14:textId="77777777" w:rsidR="005A2791" w:rsidRPr="00EB7A30" w:rsidRDefault="005A2791" w:rsidP="005A2791">
      <w:pPr>
        <w:pStyle w:val="01Title"/>
        <w:widowControl/>
        <w:tabs>
          <w:tab w:val="clear" w:pos="567"/>
          <w:tab w:val="left" w:pos="285"/>
        </w:tabs>
        <w:spacing w:after="200"/>
        <w:ind w:left="0"/>
        <w:jc w:val="center"/>
        <w:rPr>
          <w:rFonts w:ascii="Copperplate Gothic Bold" w:hAnsi="Copperplate Gothic Bold"/>
          <w:b/>
          <w:noProof/>
          <w:sz w:val="32"/>
          <w:szCs w:val="32"/>
          <w:lang w:val="en-GB"/>
        </w:rPr>
      </w:pPr>
      <w:r w:rsidRPr="00FB026D">
        <w:rPr>
          <w:rFonts w:ascii="Copperplate Gothic Bold" w:hAnsi="Copperplate Gothic Bold"/>
          <w:noProof/>
          <w:sz w:val="32"/>
          <w:szCs w:val="32"/>
        </w:rPr>
        <w:br w:type="page"/>
      </w:r>
      <w:r w:rsidRPr="00EB7A30">
        <w:rPr>
          <w:rFonts w:ascii="Copperplate Gothic Bold" w:hAnsi="Copperplate Gothic Bold"/>
          <w:noProof/>
          <w:sz w:val="32"/>
          <w:szCs w:val="32"/>
          <w:lang w:val="en-GB"/>
        </w:rPr>
        <w:lastRenderedPageBreak/>
        <w:t>Voorwoord</w:t>
      </w:r>
    </w:p>
    <w:p w14:paraId="51B90ECF" w14:textId="77777777" w:rsidR="005A2791" w:rsidRPr="00EB7A30" w:rsidRDefault="005A2791" w:rsidP="005A2791">
      <w:pPr>
        <w:pStyle w:val="01Title"/>
        <w:tabs>
          <w:tab w:val="clear" w:pos="567"/>
        </w:tabs>
        <w:spacing w:after="200"/>
        <w:ind w:left="285"/>
        <w:jc w:val="center"/>
        <w:rPr>
          <w:b/>
          <w:noProof/>
          <w:sz w:val="32"/>
          <w:szCs w:val="32"/>
          <w:lang w:val="en-GB"/>
        </w:rPr>
      </w:pPr>
    </w:p>
    <w:p w14:paraId="4379E933" w14:textId="77777777" w:rsidR="005A2791" w:rsidRPr="00EB7A30" w:rsidRDefault="005A2791" w:rsidP="005A2791">
      <w:pPr>
        <w:pStyle w:val="01Title"/>
        <w:tabs>
          <w:tab w:val="clear" w:pos="567"/>
        </w:tabs>
        <w:spacing w:after="200"/>
        <w:ind w:left="285"/>
        <w:rPr>
          <w:b/>
          <w:noProof/>
          <w:sz w:val="32"/>
          <w:szCs w:val="32"/>
          <w:lang w:val="en-GB"/>
        </w:rPr>
      </w:pPr>
    </w:p>
    <w:p w14:paraId="36F426BD" w14:textId="77777777" w:rsidR="005A2791" w:rsidRPr="00EB7A30" w:rsidRDefault="005A2791" w:rsidP="005A2791">
      <w:pPr>
        <w:pStyle w:val="01Title"/>
        <w:tabs>
          <w:tab w:val="clear" w:pos="567"/>
        </w:tabs>
        <w:spacing w:after="200"/>
        <w:ind w:left="285"/>
        <w:rPr>
          <w:b/>
          <w:noProof/>
          <w:sz w:val="32"/>
          <w:szCs w:val="32"/>
          <w:lang w:val="en-GB"/>
        </w:rPr>
      </w:pPr>
    </w:p>
    <w:p w14:paraId="4F7EF900" w14:textId="77777777" w:rsidR="005A2791" w:rsidRPr="00EB7A30" w:rsidRDefault="005A2791" w:rsidP="005A2791">
      <w:pPr>
        <w:pStyle w:val="01Title"/>
        <w:tabs>
          <w:tab w:val="clear" w:pos="567"/>
        </w:tabs>
        <w:spacing w:after="200"/>
        <w:ind w:left="285"/>
        <w:rPr>
          <w:b/>
          <w:noProof/>
          <w:sz w:val="32"/>
          <w:szCs w:val="32"/>
          <w:lang w:val="en-GB"/>
        </w:rPr>
      </w:pPr>
    </w:p>
    <w:p w14:paraId="552354C2" w14:textId="77777777" w:rsidR="005A2791" w:rsidRPr="00EB7A30" w:rsidRDefault="005A2791" w:rsidP="005A2791">
      <w:pPr>
        <w:pStyle w:val="01Title"/>
        <w:tabs>
          <w:tab w:val="clear" w:pos="567"/>
        </w:tabs>
        <w:spacing w:after="200"/>
        <w:ind w:left="285"/>
        <w:rPr>
          <w:b/>
          <w:noProof/>
          <w:sz w:val="32"/>
          <w:szCs w:val="32"/>
          <w:lang w:val="en-GB"/>
        </w:rPr>
      </w:pPr>
    </w:p>
    <w:p w14:paraId="4777758F" w14:textId="77777777" w:rsidR="005A2791" w:rsidRPr="00EB7A30" w:rsidRDefault="005A2791" w:rsidP="005A2791">
      <w:pPr>
        <w:pStyle w:val="01Title"/>
        <w:tabs>
          <w:tab w:val="clear" w:pos="567"/>
        </w:tabs>
        <w:spacing w:after="200"/>
        <w:ind w:left="285"/>
        <w:rPr>
          <w:b/>
          <w:noProof/>
          <w:sz w:val="32"/>
          <w:szCs w:val="32"/>
          <w:lang w:val="en-GB"/>
        </w:rPr>
      </w:pPr>
    </w:p>
    <w:p w14:paraId="4CE5DC0B" w14:textId="77777777" w:rsidR="005A2791" w:rsidRPr="00EB7A30" w:rsidRDefault="005A2791" w:rsidP="005A2791">
      <w:pPr>
        <w:pStyle w:val="01Title"/>
        <w:tabs>
          <w:tab w:val="clear" w:pos="567"/>
        </w:tabs>
        <w:spacing w:after="200"/>
        <w:ind w:left="285"/>
        <w:rPr>
          <w:b/>
          <w:noProof/>
          <w:sz w:val="32"/>
          <w:szCs w:val="32"/>
          <w:lang w:val="en-GB"/>
        </w:rPr>
      </w:pPr>
    </w:p>
    <w:p w14:paraId="29377DD2" w14:textId="77777777" w:rsidR="005A2791" w:rsidRPr="00EB7A30" w:rsidRDefault="005A2791" w:rsidP="005A2791">
      <w:pPr>
        <w:pStyle w:val="01Title"/>
        <w:tabs>
          <w:tab w:val="clear" w:pos="567"/>
        </w:tabs>
        <w:spacing w:after="200"/>
        <w:ind w:left="285"/>
        <w:rPr>
          <w:b/>
          <w:noProof/>
          <w:sz w:val="32"/>
          <w:szCs w:val="32"/>
          <w:lang w:val="en-GB"/>
        </w:rPr>
      </w:pPr>
    </w:p>
    <w:p w14:paraId="50E2A360" w14:textId="77777777" w:rsidR="005A2791" w:rsidRPr="00EB7A30" w:rsidRDefault="005A2791" w:rsidP="005A2791">
      <w:pPr>
        <w:pStyle w:val="01Title"/>
        <w:tabs>
          <w:tab w:val="clear" w:pos="567"/>
        </w:tabs>
        <w:spacing w:after="200"/>
        <w:ind w:left="285"/>
        <w:rPr>
          <w:b/>
          <w:noProof/>
          <w:sz w:val="32"/>
          <w:szCs w:val="32"/>
          <w:lang w:val="en-GB"/>
        </w:rPr>
      </w:pPr>
    </w:p>
    <w:p w14:paraId="21A27BA9" w14:textId="77777777" w:rsidR="005A2791" w:rsidRPr="00EB7A30" w:rsidRDefault="005A2791" w:rsidP="005A2791">
      <w:pPr>
        <w:pStyle w:val="01Title"/>
        <w:tabs>
          <w:tab w:val="clear" w:pos="567"/>
        </w:tabs>
        <w:spacing w:after="200"/>
        <w:ind w:left="285"/>
        <w:rPr>
          <w:b/>
          <w:noProof/>
          <w:sz w:val="32"/>
          <w:szCs w:val="32"/>
          <w:lang w:val="en-GB"/>
        </w:rPr>
      </w:pPr>
    </w:p>
    <w:p w14:paraId="716EB771" w14:textId="77777777" w:rsidR="005A2791" w:rsidRPr="00EB7A30" w:rsidRDefault="005A2791" w:rsidP="005A2791">
      <w:pPr>
        <w:pStyle w:val="01Title"/>
        <w:tabs>
          <w:tab w:val="clear" w:pos="567"/>
        </w:tabs>
        <w:spacing w:after="200"/>
        <w:ind w:left="285"/>
        <w:rPr>
          <w:b/>
          <w:noProof/>
          <w:sz w:val="32"/>
          <w:szCs w:val="32"/>
          <w:lang w:val="en-GB"/>
        </w:rPr>
      </w:pPr>
    </w:p>
    <w:p w14:paraId="3F805AF8" w14:textId="77777777" w:rsidR="005A2791" w:rsidRPr="00EB7A30" w:rsidRDefault="005A2791" w:rsidP="005A2791">
      <w:pPr>
        <w:pStyle w:val="01Title"/>
        <w:tabs>
          <w:tab w:val="clear" w:pos="567"/>
        </w:tabs>
        <w:spacing w:after="200"/>
        <w:ind w:left="285"/>
        <w:rPr>
          <w:b/>
          <w:noProof/>
          <w:sz w:val="32"/>
          <w:szCs w:val="32"/>
          <w:lang w:val="en-GB"/>
        </w:rPr>
      </w:pPr>
    </w:p>
    <w:p w14:paraId="3A2EABBE" w14:textId="77777777" w:rsidR="005A2791" w:rsidRPr="00EB7A30" w:rsidRDefault="005A2791" w:rsidP="005A2791">
      <w:pPr>
        <w:jc w:val="right"/>
        <w:rPr>
          <w:i/>
          <w:sz w:val="20"/>
          <w:szCs w:val="20"/>
          <w:lang w:val="en-GB"/>
        </w:rPr>
      </w:pPr>
    </w:p>
    <w:p w14:paraId="2B7F7516" w14:textId="77777777" w:rsidR="005A2791" w:rsidRPr="00EB7A30" w:rsidRDefault="005A2791" w:rsidP="005A2791">
      <w:pPr>
        <w:jc w:val="right"/>
        <w:rPr>
          <w:i/>
          <w:sz w:val="20"/>
          <w:szCs w:val="20"/>
          <w:lang w:val="en-GB"/>
        </w:rPr>
      </w:pPr>
    </w:p>
    <w:p w14:paraId="53BB9765" w14:textId="77777777" w:rsidR="005A2791" w:rsidRPr="00EB7A30" w:rsidRDefault="005A2791" w:rsidP="005A2791">
      <w:pPr>
        <w:jc w:val="right"/>
        <w:rPr>
          <w:i/>
          <w:sz w:val="20"/>
          <w:szCs w:val="20"/>
          <w:lang w:val="en-GB"/>
        </w:rPr>
      </w:pPr>
    </w:p>
    <w:p w14:paraId="5EABE5B1" w14:textId="77777777" w:rsidR="005A2791" w:rsidRPr="00EB7A30" w:rsidRDefault="005A2791" w:rsidP="005A2791">
      <w:pPr>
        <w:tabs>
          <w:tab w:val="left" w:pos="3900"/>
        </w:tabs>
        <w:jc w:val="both"/>
        <w:rPr>
          <w:sz w:val="20"/>
          <w:szCs w:val="20"/>
          <w:lang w:val="en-GB"/>
        </w:rPr>
      </w:pPr>
      <w:r w:rsidRPr="00EB7A30">
        <w:rPr>
          <w:i/>
          <w:sz w:val="20"/>
          <w:szCs w:val="20"/>
          <w:lang w:val="en-GB"/>
        </w:rPr>
        <w:tab/>
      </w:r>
    </w:p>
    <w:p w14:paraId="039795A4" w14:textId="77777777" w:rsidR="005A2791" w:rsidRDefault="005A2791" w:rsidP="005A2791">
      <w:pPr>
        <w:tabs>
          <w:tab w:val="left" w:pos="3825"/>
        </w:tabs>
        <w:rPr>
          <w:b/>
          <w:sz w:val="20"/>
          <w:szCs w:val="20"/>
          <w:lang w:val="en-GB"/>
        </w:rPr>
      </w:pPr>
      <w:r w:rsidRPr="00EB7A30">
        <w:rPr>
          <w:b/>
          <w:sz w:val="20"/>
          <w:szCs w:val="20"/>
          <w:lang w:val="en-GB"/>
        </w:rPr>
        <w:tab/>
      </w:r>
    </w:p>
    <w:p w14:paraId="69545BFD" w14:textId="77777777" w:rsidR="005A2791" w:rsidRPr="00EB7A30" w:rsidRDefault="005A2791" w:rsidP="005A2791">
      <w:pPr>
        <w:tabs>
          <w:tab w:val="left" w:pos="3825"/>
        </w:tabs>
        <w:rPr>
          <w:b/>
          <w:sz w:val="20"/>
          <w:szCs w:val="20"/>
          <w:lang w:val="en-GB"/>
        </w:rPr>
      </w:pPr>
    </w:p>
    <w:p w14:paraId="6459E794" w14:textId="77777777" w:rsidR="005A2791" w:rsidRPr="00EB7A30" w:rsidRDefault="005A2791" w:rsidP="005A2791">
      <w:pPr>
        <w:tabs>
          <w:tab w:val="center" w:pos="3345"/>
          <w:tab w:val="right" w:pos="6691"/>
        </w:tabs>
        <w:rPr>
          <w:i/>
          <w:sz w:val="20"/>
          <w:szCs w:val="20"/>
          <w:lang w:val="en-GB"/>
        </w:rPr>
      </w:pPr>
      <w:r w:rsidRPr="00EB7A30">
        <w:rPr>
          <w:i/>
          <w:sz w:val="20"/>
          <w:szCs w:val="20"/>
          <w:lang w:val="en-GB"/>
        </w:rPr>
        <w:tab/>
      </w:r>
    </w:p>
    <w:p w14:paraId="6815FD78" w14:textId="77777777" w:rsidR="005A2791" w:rsidRPr="003D4502" w:rsidRDefault="005A2791" w:rsidP="005A2791">
      <w:pPr>
        <w:tabs>
          <w:tab w:val="center" w:pos="3345"/>
          <w:tab w:val="right" w:pos="6691"/>
        </w:tabs>
        <w:jc w:val="both"/>
        <w:rPr>
          <w:b/>
          <w:i/>
          <w:sz w:val="20"/>
          <w:szCs w:val="20"/>
          <w:lang w:val="en-GB"/>
        </w:rPr>
      </w:pPr>
      <w:r w:rsidRPr="00EB7A30">
        <w:rPr>
          <w:i/>
          <w:sz w:val="20"/>
          <w:szCs w:val="20"/>
          <w:lang w:val="en-GB"/>
        </w:rPr>
        <w:tab/>
      </w:r>
      <w:r w:rsidRPr="00703F45">
        <w:rPr>
          <w:i/>
          <w:sz w:val="20"/>
          <w:szCs w:val="20"/>
          <w:lang w:val="en-GB"/>
        </w:rPr>
        <w:t xml:space="preserve">                                  </w:t>
      </w:r>
      <w:r>
        <w:rPr>
          <w:i/>
          <w:sz w:val="20"/>
          <w:szCs w:val="20"/>
          <w:lang w:val="en-GB"/>
        </w:rPr>
        <w:t xml:space="preserve">                            </w:t>
      </w:r>
      <w:r w:rsidRPr="00326E24">
        <w:rPr>
          <w:i/>
          <w:sz w:val="20"/>
          <w:szCs w:val="20"/>
          <w:lang w:val="en-GB"/>
        </w:rPr>
        <w:t xml:space="preserve"> </w:t>
      </w:r>
      <w:r w:rsidRPr="003D4502">
        <w:rPr>
          <w:b/>
          <w:i/>
          <w:sz w:val="20"/>
          <w:szCs w:val="20"/>
          <w:lang w:val="en-GB"/>
        </w:rPr>
        <w:t>A thing of beauty is a joy for ever</w:t>
      </w:r>
    </w:p>
    <w:p w14:paraId="2EA9C33B" w14:textId="77777777" w:rsidR="00DD17A7" w:rsidRPr="00EB7A30" w:rsidRDefault="000752E3" w:rsidP="000752E3">
      <w:pPr>
        <w:rPr>
          <w:i/>
          <w:sz w:val="16"/>
          <w:szCs w:val="16"/>
          <w:lang w:val="nl-BE"/>
        </w:rPr>
      </w:pPr>
      <w:r>
        <w:rPr>
          <w:i/>
          <w:sz w:val="16"/>
          <w:szCs w:val="16"/>
          <w:lang w:val="en-GB"/>
        </w:rPr>
        <w:t xml:space="preserve">                                                                                                                                     </w:t>
      </w:r>
      <w:r w:rsidR="00703F45">
        <w:rPr>
          <w:i/>
          <w:sz w:val="16"/>
          <w:szCs w:val="16"/>
          <w:lang w:val="en-GB"/>
        </w:rPr>
        <w:t xml:space="preserve">   </w:t>
      </w:r>
      <w:r>
        <w:rPr>
          <w:i/>
          <w:sz w:val="16"/>
          <w:szCs w:val="16"/>
          <w:lang w:val="en-GB"/>
        </w:rPr>
        <w:t xml:space="preserve"> </w:t>
      </w:r>
      <w:r w:rsidR="003026D7" w:rsidRPr="00592175">
        <w:rPr>
          <w:i/>
          <w:sz w:val="16"/>
          <w:szCs w:val="16"/>
          <w:lang w:val="en-GB"/>
        </w:rPr>
        <w:t xml:space="preserve"> </w:t>
      </w:r>
      <w:r w:rsidR="003026D7" w:rsidRPr="00EB7A30">
        <w:rPr>
          <w:sz w:val="16"/>
          <w:szCs w:val="16"/>
          <w:lang w:val="nl-BE"/>
        </w:rPr>
        <w:t>(Keats)</w:t>
      </w:r>
    </w:p>
    <w:p w14:paraId="41B371B8" w14:textId="77777777" w:rsidR="00DD17A7" w:rsidRPr="00543391" w:rsidRDefault="00DD17A7" w:rsidP="00DD17A7">
      <w:pPr>
        <w:jc w:val="both"/>
        <w:rPr>
          <w:sz w:val="16"/>
          <w:szCs w:val="16"/>
          <w:lang w:val="nl-BE"/>
        </w:rPr>
      </w:pPr>
      <w:r w:rsidRPr="00EB7A30">
        <w:rPr>
          <w:lang w:val="nl-BE"/>
        </w:rPr>
        <w:br w:type="page"/>
      </w:r>
      <w:r w:rsidRPr="00EB7A30">
        <w:rPr>
          <w:noProof/>
          <w:sz w:val="20"/>
          <w:szCs w:val="20"/>
          <w:lang w:val="nl-BE"/>
        </w:rPr>
        <w:lastRenderedPageBreak/>
        <w:t xml:space="preserve">   </w:t>
      </w:r>
      <w:r w:rsidRPr="00AD04D8">
        <w:rPr>
          <w:noProof/>
          <w:sz w:val="20"/>
          <w:szCs w:val="20"/>
          <w:lang w:val="nl-BE"/>
        </w:rPr>
        <w:t>Is een eindspelcomponist een kunstenaar? Onder de velen die zich met deze vraag hebben bezig gehouden, was de grote Hongaarse schaakmees</w:t>
      </w:r>
      <w:r w:rsidRPr="00AD04D8">
        <w:rPr>
          <w:noProof/>
          <w:sz w:val="20"/>
          <w:szCs w:val="20"/>
          <w:lang w:val="nl-BE"/>
        </w:rPr>
        <w:softHyphen/>
        <w:t>ter Géza Maroczy, een wereldtopper in het begin van de twintigste eeuw. Hij schreef daarover in zijn beroemd geworden Morphy-boek en benaderde de vraag in de vorm van een sprookje. Dat kwam ongeveer neer op het volgende:</w:t>
      </w:r>
    </w:p>
    <w:p w14:paraId="1C1E7E08" w14:textId="77777777" w:rsidR="00DD17A7" w:rsidRPr="00543391" w:rsidRDefault="00DD17A7" w:rsidP="00DD17A7">
      <w:pPr>
        <w:pStyle w:val="02text"/>
        <w:widowControl/>
        <w:tabs>
          <w:tab w:val="clear" w:pos="852"/>
          <w:tab w:val="left" w:pos="285"/>
        </w:tabs>
        <w:ind w:left="0" w:firstLine="0"/>
        <w:rPr>
          <w:noProof/>
          <w:lang w:val="nl-BE"/>
        </w:rPr>
      </w:pPr>
    </w:p>
    <w:p w14:paraId="58D5B8BE" w14:textId="77777777" w:rsidR="00DD17A7" w:rsidRPr="00AD04D8" w:rsidRDefault="00DD17A7" w:rsidP="00DD17A7">
      <w:pPr>
        <w:pStyle w:val="02text"/>
        <w:widowControl/>
        <w:tabs>
          <w:tab w:val="clear" w:pos="852"/>
          <w:tab w:val="left" w:pos="285"/>
        </w:tabs>
        <w:ind w:left="0" w:firstLine="0"/>
        <w:rPr>
          <w:noProof/>
          <w:lang w:val="nl-BE"/>
        </w:rPr>
      </w:pPr>
      <w:r w:rsidRPr="000D4E3B">
        <w:rPr>
          <w:noProof/>
          <w:lang w:val="nl-BE"/>
        </w:rPr>
        <w:t xml:space="preserve">   </w:t>
      </w:r>
      <w:r w:rsidRPr="00AD04D8">
        <w:rPr>
          <w:noProof/>
          <w:lang w:val="nl-BE"/>
        </w:rPr>
        <w:t>Toen de Schepper zijn groot werk volbracht had, kwam het schaakspel zich beklagen over het feit dat het geen onderdak had. Noch in het ernstige paleis der wetenschappen, noch in de tempel der schone kunsten werd toe</w:t>
      </w:r>
      <w:r w:rsidRPr="00AD04D8">
        <w:rPr>
          <w:noProof/>
          <w:lang w:val="nl-BE"/>
        </w:rPr>
        <w:softHyphen/>
        <w:t>gelaten. Het wilde echter geen genoe</w:t>
      </w:r>
      <w:r w:rsidR="001B010C">
        <w:rPr>
          <w:noProof/>
          <w:lang w:val="nl-BE"/>
        </w:rPr>
        <w:t xml:space="preserve">gen nemen met een plaats tussen </w:t>
      </w:r>
      <w:r w:rsidRPr="00AD04D8">
        <w:rPr>
          <w:noProof/>
          <w:lang w:val="nl-BE"/>
        </w:rPr>
        <w:t>de spelletjes van elke dag…..!</w:t>
      </w:r>
    </w:p>
    <w:p w14:paraId="1A1D47F0" w14:textId="77777777" w:rsidR="00DD17A7" w:rsidRDefault="00DD17A7" w:rsidP="00DD17A7">
      <w:pPr>
        <w:pStyle w:val="02text"/>
        <w:widowControl/>
        <w:tabs>
          <w:tab w:val="clear" w:pos="852"/>
          <w:tab w:val="left" w:pos="285"/>
        </w:tabs>
        <w:spacing w:before="40"/>
        <w:ind w:left="0" w:firstLine="0"/>
        <w:rPr>
          <w:noProof/>
          <w:lang w:val="nl-BE"/>
        </w:rPr>
      </w:pPr>
    </w:p>
    <w:p w14:paraId="705D7FC7" w14:textId="77777777" w:rsidR="00DD17A7" w:rsidRPr="00AD04D8" w:rsidRDefault="00DD17A7" w:rsidP="00DD17A7">
      <w:pPr>
        <w:pStyle w:val="02text"/>
        <w:widowControl/>
        <w:tabs>
          <w:tab w:val="clear" w:pos="852"/>
          <w:tab w:val="left" w:pos="285"/>
        </w:tabs>
        <w:spacing w:before="40"/>
        <w:ind w:left="0" w:firstLine="0"/>
        <w:rPr>
          <w:rFonts w:cs="Times New Roman"/>
          <w:noProof/>
          <w:lang w:val="nl-BE"/>
        </w:rPr>
      </w:pPr>
      <w:r>
        <w:rPr>
          <w:noProof/>
          <w:lang w:val="nl-BE"/>
        </w:rPr>
        <w:t xml:space="preserve">   </w:t>
      </w:r>
      <w:r w:rsidRPr="00AD04D8">
        <w:rPr>
          <w:noProof/>
          <w:lang w:val="nl-BE"/>
        </w:rPr>
        <w:t xml:space="preserve">Het schaakspel kreeg op deze klacht een schitterend antwoord: </w:t>
      </w:r>
      <w:r w:rsidRPr="00AD04D8">
        <w:rPr>
          <w:i/>
          <w:iCs/>
          <w:noProof/>
          <w:lang w:val="nl-BE"/>
        </w:rPr>
        <w:t>“Ik heb u geen bepaalde plaats gegeven omdat uw gebied niet duidelijk te begrenzen is. Maar zowel met de wetenschap als met de kunst zult u duidelijke verbin</w:t>
      </w:r>
      <w:r w:rsidRPr="00AD04D8">
        <w:rPr>
          <w:i/>
          <w:iCs/>
          <w:noProof/>
          <w:lang w:val="nl-BE"/>
        </w:rPr>
        <w:softHyphen/>
        <w:t>dingen onderhouden. De wetenschap kunt u voorhouden dat ze nauwelijks strenger logisch denken kan en tot de kunst kunt u zeggen dat u kenners en liefhebbers op uw gebied een ongeëvenaard genot schenkt bij het naspelen van mooie partijen en fragmenten. Ik zal u grote ver</w:t>
      </w:r>
      <w:r w:rsidR="009F0600">
        <w:rPr>
          <w:i/>
          <w:iCs/>
          <w:noProof/>
          <w:lang w:val="nl-BE"/>
        </w:rPr>
        <w:t>tegenwoordigers zen</w:t>
      </w:r>
      <w:r w:rsidRPr="00AD04D8">
        <w:rPr>
          <w:i/>
          <w:iCs/>
          <w:noProof/>
          <w:lang w:val="nl-BE"/>
        </w:rPr>
        <w:t>den, die u nu eens tot de wetenschap, dan weer tot de kunst zullen brengen. Be</w:t>
      </w:r>
      <w:r w:rsidRPr="00AD04D8">
        <w:rPr>
          <w:i/>
          <w:iCs/>
          <w:noProof/>
          <w:lang w:val="nl-BE"/>
        </w:rPr>
        <w:softHyphen/>
        <w:t>vrediging moet u vooral bij uzelf zoeken.</w:t>
      </w:r>
      <w:r w:rsidR="001B010C">
        <w:rPr>
          <w:i/>
          <w:iCs/>
          <w:noProof/>
          <w:lang w:val="nl-BE"/>
        </w:rPr>
        <w:t xml:space="preserve"> En </w:t>
      </w:r>
      <w:r w:rsidR="009F0600">
        <w:rPr>
          <w:i/>
          <w:iCs/>
          <w:noProof/>
          <w:lang w:val="nl-BE"/>
        </w:rPr>
        <w:t>met dit lot moet u zich ver</w:t>
      </w:r>
      <w:r w:rsidRPr="00AD04D8">
        <w:rPr>
          <w:i/>
          <w:iCs/>
          <w:noProof/>
          <w:lang w:val="nl-BE"/>
        </w:rPr>
        <w:t>zoe</w:t>
      </w:r>
      <w:r w:rsidRPr="00AD04D8">
        <w:rPr>
          <w:i/>
          <w:iCs/>
          <w:noProof/>
          <w:lang w:val="nl-BE"/>
        </w:rPr>
        <w:softHyphen/>
        <w:t>nen.”</w:t>
      </w:r>
    </w:p>
    <w:p w14:paraId="4DFBDAF8" w14:textId="77777777" w:rsidR="00DD17A7" w:rsidRPr="00AD04D8" w:rsidRDefault="00DD17A7" w:rsidP="00DD17A7">
      <w:pPr>
        <w:pStyle w:val="02text"/>
        <w:widowControl/>
        <w:tabs>
          <w:tab w:val="clear" w:pos="852"/>
          <w:tab w:val="left" w:pos="285"/>
        </w:tabs>
        <w:spacing w:before="40"/>
        <w:ind w:left="0"/>
        <w:rPr>
          <w:noProof/>
          <w:lang w:val="nl-BE"/>
        </w:rPr>
      </w:pPr>
    </w:p>
    <w:p w14:paraId="520C48AA" w14:textId="77777777" w:rsidR="00DD17A7" w:rsidRPr="00AD04D8" w:rsidRDefault="00DD17A7" w:rsidP="00DD17A7">
      <w:pPr>
        <w:pStyle w:val="02text"/>
        <w:widowControl/>
        <w:tabs>
          <w:tab w:val="clear" w:pos="852"/>
          <w:tab w:val="left" w:pos="285"/>
        </w:tabs>
        <w:spacing w:before="40"/>
        <w:ind w:left="0" w:firstLine="0"/>
        <w:rPr>
          <w:noProof/>
          <w:lang w:val="nl-BE"/>
        </w:rPr>
      </w:pPr>
      <w:r>
        <w:rPr>
          <w:noProof/>
          <w:lang w:val="nl-BE"/>
        </w:rPr>
        <w:t xml:space="preserve">   </w:t>
      </w:r>
      <w:r w:rsidRPr="00AD04D8">
        <w:rPr>
          <w:noProof/>
          <w:lang w:val="nl-BE"/>
        </w:rPr>
        <w:t>De geschiedenis heeft geleerd dat deze voorspellingen uitgekomen zijn. Mensen als Steinitz, Lasker, Capablanca, Euwe, Botwinnik en Karpov bena</w:t>
      </w:r>
      <w:r w:rsidRPr="00AD04D8">
        <w:rPr>
          <w:noProof/>
          <w:lang w:val="nl-BE"/>
        </w:rPr>
        <w:softHyphen/>
        <w:t>derden en beoefenden het schaakspel wetenschappelijk. Anderen, zoals Al</w:t>
      </w:r>
      <w:r w:rsidRPr="00AD04D8">
        <w:rPr>
          <w:noProof/>
          <w:lang w:val="nl-BE"/>
        </w:rPr>
        <w:softHyphen/>
        <w:t>jechin, Bronstein, Tal en Kasparov, deden de wereld verbaasd staan door hun manier van spelen, die getuigde van hun grote fantasie en creativiteit. En dan een man als Richard Réti, die behalve een groot schaakspeler ook een schit</w:t>
      </w:r>
      <w:r w:rsidRPr="00AD04D8">
        <w:rPr>
          <w:noProof/>
          <w:lang w:val="nl-BE"/>
        </w:rPr>
        <w:softHyphen/>
        <w:t>terend eindspelcomponist was. Toch heeft men in deze mensen nooit grote geleerden of grote kunstenaars kunnen zien. Zo blijft het schaakspel altijd een soort stiefkind, maar de logica en de schoonheid ervan zullen door de eeuwen heen bewondering oogsten.</w:t>
      </w:r>
    </w:p>
    <w:p w14:paraId="3C4C832A" w14:textId="77777777" w:rsidR="00DD17A7" w:rsidRPr="00AD04D8" w:rsidRDefault="00DD17A7" w:rsidP="00DD17A7">
      <w:pPr>
        <w:pStyle w:val="02text"/>
        <w:widowControl/>
        <w:tabs>
          <w:tab w:val="clear" w:pos="852"/>
          <w:tab w:val="left" w:pos="285"/>
        </w:tabs>
        <w:spacing w:before="40"/>
        <w:ind w:left="0"/>
        <w:rPr>
          <w:noProof/>
          <w:lang w:val="nl-BE"/>
        </w:rPr>
      </w:pPr>
    </w:p>
    <w:p w14:paraId="5E50C131" w14:textId="77777777" w:rsidR="00DD17A7" w:rsidRPr="00AD04D8" w:rsidRDefault="00DD17A7" w:rsidP="00DD17A7">
      <w:pPr>
        <w:pStyle w:val="02text"/>
        <w:widowControl/>
        <w:tabs>
          <w:tab w:val="clear" w:pos="852"/>
          <w:tab w:val="left" w:pos="285"/>
        </w:tabs>
        <w:spacing w:before="40"/>
        <w:ind w:left="0"/>
        <w:rPr>
          <w:noProof/>
          <w:lang w:val="nl-BE"/>
        </w:rPr>
      </w:pPr>
    </w:p>
    <w:p w14:paraId="5B1053F5" w14:textId="77777777" w:rsidR="00DD17A7" w:rsidRPr="00AD04D8" w:rsidRDefault="00DD17A7" w:rsidP="00DD17A7">
      <w:pPr>
        <w:pStyle w:val="02text"/>
        <w:widowControl/>
        <w:tabs>
          <w:tab w:val="clear" w:pos="852"/>
          <w:tab w:val="left" w:pos="285"/>
        </w:tabs>
        <w:spacing w:before="40"/>
        <w:ind w:left="0"/>
        <w:rPr>
          <w:noProof/>
          <w:lang w:val="nl-BE"/>
        </w:rPr>
      </w:pPr>
    </w:p>
    <w:p w14:paraId="1C71D212" w14:textId="77777777" w:rsidR="00DD17A7" w:rsidRPr="00AD04D8" w:rsidRDefault="007E68F6" w:rsidP="00DD17A7">
      <w:pPr>
        <w:pStyle w:val="02text"/>
        <w:widowControl/>
        <w:tabs>
          <w:tab w:val="clear" w:pos="852"/>
          <w:tab w:val="left" w:pos="285"/>
        </w:tabs>
        <w:spacing w:before="40"/>
        <w:ind w:left="0" w:firstLine="0"/>
        <w:rPr>
          <w:noProof/>
          <w:lang w:val="nl-BE"/>
        </w:rPr>
      </w:pPr>
      <w:r>
        <w:rPr>
          <w:noProof/>
          <w:lang w:val="nl-BE"/>
        </w:rPr>
        <w:br w:type="page"/>
      </w:r>
      <w:r w:rsidR="00DD17A7">
        <w:rPr>
          <w:noProof/>
          <w:lang w:val="nl-BE"/>
        </w:rPr>
        <w:lastRenderedPageBreak/>
        <w:t xml:space="preserve">   </w:t>
      </w:r>
      <w:r w:rsidR="00DD17A7" w:rsidRPr="00AD04D8">
        <w:rPr>
          <w:noProof/>
          <w:lang w:val="nl-BE"/>
        </w:rPr>
        <w:t>Vooral in de eindspelstudie zijn wetenschap en schoonheid verenigd. Wie voor het eerst kennis maakt met een mooie compositie zal niet op dezelfde manier ontroerd raken, als bij het aanschouwen of beluisteren van kunstwer</w:t>
      </w:r>
      <w:r w:rsidR="00DD17A7" w:rsidRPr="00AD04D8">
        <w:rPr>
          <w:noProof/>
          <w:lang w:val="nl-BE"/>
        </w:rPr>
        <w:softHyphen/>
        <w:t>ken, maar wel zal hij of zij soms de adem inhouden als de rijkdom aan fines</w:t>
      </w:r>
      <w:r w:rsidR="00DD17A7" w:rsidRPr="00AD04D8">
        <w:rPr>
          <w:noProof/>
          <w:lang w:val="nl-BE"/>
        </w:rPr>
        <w:softHyphen/>
        <w:t>ses van een mooie studie tot het brein, het grootste fenomeen van de schepping, doordringt.</w:t>
      </w:r>
    </w:p>
    <w:p w14:paraId="5594BDE0" w14:textId="77777777" w:rsidR="00DD17A7" w:rsidRPr="00AD04D8" w:rsidRDefault="00DD17A7" w:rsidP="00DD17A7">
      <w:pPr>
        <w:pStyle w:val="02text"/>
        <w:widowControl/>
        <w:tabs>
          <w:tab w:val="clear" w:pos="852"/>
          <w:tab w:val="left" w:pos="285"/>
        </w:tabs>
        <w:spacing w:before="40"/>
        <w:ind w:left="0"/>
        <w:rPr>
          <w:noProof/>
          <w:lang w:val="nl-BE"/>
        </w:rPr>
      </w:pPr>
      <w:r w:rsidRPr="00AD04D8">
        <w:rPr>
          <w:noProof/>
          <w:lang w:val="nl-BE"/>
        </w:rPr>
        <w:t xml:space="preserve"> </w:t>
      </w:r>
    </w:p>
    <w:p w14:paraId="46452333" w14:textId="77777777" w:rsidR="00DD17A7" w:rsidRPr="00AD04D8" w:rsidRDefault="00DD17A7" w:rsidP="00DD17A7">
      <w:pPr>
        <w:pStyle w:val="02text"/>
        <w:widowControl/>
        <w:tabs>
          <w:tab w:val="clear" w:pos="852"/>
          <w:tab w:val="left" w:pos="285"/>
        </w:tabs>
        <w:spacing w:before="40"/>
        <w:ind w:left="0" w:firstLine="0"/>
        <w:rPr>
          <w:rFonts w:cs="Times New Roman"/>
          <w:noProof/>
          <w:lang w:val="nl-BE"/>
        </w:rPr>
      </w:pPr>
      <w:r>
        <w:rPr>
          <w:noProof/>
          <w:lang w:val="nl-BE"/>
        </w:rPr>
        <w:t xml:space="preserve">   </w:t>
      </w:r>
      <w:r w:rsidRPr="00AD04D8">
        <w:rPr>
          <w:noProof/>
          <w:lang w:val="nl-BE"/>
        </w:rPr>
        <w:t xml:space="preserve">Ruim vijftig jaar geleden maakte ik een verzameling van studies, die mij zeer aan het hart lagen en die ik hoopte te gebruiken voor mijn schaak-voordrachten en trainingssessies. Tot mijn eigen verbazing had een uitgever er belangstelling voor. Het boekje verscheen onder de naam </w:t>
      </w:r>
      <w:r w:rsidRPr="00AD04D8">
        <w:rPr>
          <w:i/>
          <w:iCs/>
          <w:noProof/>
          <w:lang w:val="nl-BE"/>
        </w:rPr>
        <w:t>Schaakstukken spelen U voor</w:t>
      </w:r>
      <w:r w:rsidRPr="00AD04D8">
        <w:rPr>
          <w:rFonts w:cs="Times New Roman"/>
          <w:noProof/>
          <w:lang w:val="nl-BE"/>
        </w:rPr>
        <w:t>. Het kwam toevallig in Antwerpen in de handen van Ignace Vandecasteele. Hij was als binnenhuisarchitect ver</w:t>
      </w:r>
      <w:r w:rsidR="009F0600">
        <w:rPr>
          <w:rFonts w:cs="Times New Roman"/>
          <w:noProof/>
          <w:lang w:val="nl-BE"/>
        </w:rPr>
        <w:t>trouwd met de schoon</w:t>
      </w:r>
      <w:r w:rsidRPr="00AD04D8">
        <w:rPr>
          <w:rFonts w:cs="Times New Roman"/>
          <w:noProof/>
          <w:lang w:val="nl-BE"/>
        </w:rPr>
        <w:t>heid in vorm en kleur en kende de regels van het schaakspel. Overi</w:t>
      </w:r>
      <w:r w:rsidRPr="00AD04D8">
        <w:rPr>
          <w:rFonts w:cs="Times New Roman"/>
          <w:noProof/>
          <w:lang w:val="nl-BE"/>
        </w:rPr>
        <w:softHyphen/>
        <w:t>gens had hij, hoe merkwaardig, nooit</w:t>
      </w:r>
      <w:r w:rsidR="008722BF">
        <w:rPr>
          <w:rFonts w:cs="Times New Roman"/>
          <w:noProof/>
          <w:lang w:val="nl-BE"/>
        </w:rPr>
        <w:t xml:space="preserve"> een werkelijke schaakpartij ges</w:t>
      </w:r>
      <w:r w:rsidRPr="00AD04D8">
        <w:rPr>
          <w:rFonts w:cs="Times New Roman"/>
          <w:noProof/>
          <w:lang w:val="nl-BE"/>
        </w:rPr>
        <w:t xml:space="preserve">peeld. Maar de studies van grote componisten als Réti, Troitzki, </w:t>
      </w:r>
      <w:r w:rsidR="009447B1">
        <w:rPr>
          <w:rFonts w:cs="Times New Roman"/>
          <w:noProof/>
          <w:lang w:val="nl-BE"/>
        </w:rPr>
        <w:t>Liboerkin moeten inspi</w:t>
      </w:r>
      <w:r w:rsidRPr="00AD04D8">
        <w:rPr>
          <w:rFonts w:cs="Times New Roman"/>
          <w:noProof/>
          <w:lang w:val="nl-BE"/>
        </w:rPr>
        <w:t>rerend gewerkt hebben, want Ignace begon met liefde en hartstocht mooie eindspelen te maken. Inmiddels heeft hij een eerbied</w:t>
      </w:r>
      <w:r w:rsidR="008722BF">
        <w:rPr>
          <w:rFonts w:cs="Times New Roman"/>
          <w:noProof/>
          <w:lang w:val="nl-BE"/>
        </w:rPr>
        <w:t>-</w:t>
      </w:r>
      <w:r w:rsidRPr="00AD04D8">
        <w:rPr>
          <w:rFonts w:cs="Times New Roman"/>
          <w:noProof/>
          <w:lang w:val="nl-BE"/>
        </w:rPr>
        <w:t>waardig oeuvre op zijn naam staan. Het heeft in de schaakwereld indruk gemaakt.</w:t>
      </w:r>
    </w:p>
    <w:p w14:paraId="656439C9" w14:textId="77777777" w:rsidR="00DD17A7" w:rsidRPr="00AD04D8" w:rsidRDefault="00DD17A7" w:rsidP="00DD17A7">
      <w:pPr>
        <w:pStyle w:val="02text"/>
        <w:widowControl/>
        <w:tabs>
          <w:tab w:val="clear" w:pos="852"/>
          <w:tab w:val="left" w:pos="285"/>
        </w:tabs>
        <w:spacing w:before="40"/>
        <w:ind w:left="0"/>
        <w:rPr>
          <w:i/>
          <w:iCs/>
          <w:noProof/>
          <w:lang w:val="nl-BE"/>
        </w:rPr>
      </w:pPr>
    </w:p>
    <w:p w14:paraId="5109C130" w14:textId="77777777" w:rsidR="00DD17A7" w:rsidRDefault="00DD17A7" w:rsidP="00DD17A7">
      <w:pPr>
        <w:pStyle w:val="02text"/>
        <w:widowControl/>
        <w:tabs>
          <w:tab w:val="clear" w:pos="852"/>
          <w:tab w:val="left" w:pos="285"/>
        </w:tabs>
        <w:spacing w:before="40"/>
        <w:ind w:left="0" w:firstLine="0"/>
        <w:rPr>
          <w:rFonts w:cs="Times New Roman"/>
          <w:noProof/>
          <w:lang w:val="nl-BE"/>
        </w:rPr>
      </w:pPr>
      <w:r>
        <w:rPr>
          <w:i/>
          <w:iCs/>
          <w:noProof/>
          <w:lang w:val="nl-BE"/>
        </w:rPr>
        <w:t xml:space="preserve">   </w:t>
      </w:r>
      <w:r w:rsidRPr="00AD04D8">
        <w:rPr>
          <w:i/>
          <w:iCs/>
          <w:noProof/>
          <w:lang w:val="nl-BE"/>
        </w:rPr>
        <w:t>“Je hebt me heel wat slapeloze nachten bezorgd</w:t>
      </w:r>
      <w:r w:rsidR="004267C2">
        <w:rPr>
          <w:i/>
          <w:iCs/>
          <w:noProof/>
          <w:lang w:val="nl-BE"/>
        </w:rPr>
        <w:t xml:space="preserve"> </w:t>
      </w:r>
      <w:r w:rsidRPr="00AD04D8">
        <w:rPr>
          <w:i/>
          <w:iCs/>
          <w:noProof/>
          <w:lang w:val="nl-BE"/>
        </w:rPr>
        <w:t>”</w:t>
      </w:r>
      <w:r w:rsidRPr="00AD04D8">
        <w:rPr>
          <w:rFonts w:cs="Times New Roman"/>
          <w:noProof/>
          <w:lang w:val="nl-BE"/>
        </w:rPr>
        <w:t>, zei hij tegen me bij de eerste kennismaking. Deze heeft uiteindelijk geleid tot een uiterst waardevol</w:t>
      </w:r>
      <w:r w:rsidRPr="00AD04D8">
        <w:rPr>
          <w:rFonts w:cs="Times New Roman"/>
          <w:noProof/>
          <w:lang w:val="nl-BE"/>
        </w:rPr>
        <w:softHyphen/>
        <w:t>le vriendschap. Vandaar dat ik dit voorwoord als een eervolle opdracht heb beschouwd. Dat dit boek in handen moge komen van duizen</w:t>
      </w:r>
      <w:r w:rsidR="008722BF">
        <w:rPr>
          <w:rFonts w:cs="Times New Roman"/>
          <w:noProof/>
          <w:lang w:val="nl-BE"/>
        </w:rPr>
        <w:t xml:space="preserve">den </w:t>
      </w:r>
      <w:r w:rsidRPr="00AD04D8">
        <w:rPr>
          <w:rFonts w:cs="Times New Roman"/>
          <w:noProof/>
          <w:lang w:val="nl-BE"/>
        </w:rPr>
        <w:t>lief</w:t>
      </w:r>
      <w:r w:rsidR="000C285B">
        <w:rPr>
          <w:rFonts w:cs="Times New Roman"/>
          <w:noProof/>
          <w:lang w:val="nl-BE"/>
        </w:rPr>
        <w:t>-</w:t>
      </w:r>
      <w:r w:rsidRPr="00AD04D8">
        <w:rPr>
          <w:rFonts w:cs="Times New Roman"/>
          <w:noProof/>
          <w:lang w:val="nl-BE"/>
        </w:rPr>
        <w:t xml:space="preserve">hebbers en kenners is de oprechte wens van </w:t>
      </w:r>
    </w:p>
    <w:p w14:paraId="7E454139" w14:textId="77777777" w:rsidR="00DD17A7" w:rsidRPr="00F308B0" w:rsidRDefault="0096433D" w:rsidP="0096433D">
      <w:pPr>
        <w:pStyle w:val="02Auteur"/>
        <w:widowControl/>
        <w:spacing w:before="240"/>
        <w:ind w:left="2832" w:firstLine="708"/>
        <w:jc w:val="left"/>
        <w:rPr>
          <w:b/>
          <w:bCs/>
          <w:noProof/>
          <w:lang w:val="nl-BE"/>
        </w:rPr>
      </w:pPr>
      <w:r>
        <w:rPr>
          <w:rFonts w:cs="Times New Roman"/>
          <w:noProof/>
          <w:lang w:val="nl-BE"/>
        </w:rPr>
        <w:t xml:space="preserve">                       </w:t>
      </w:r>
      <w:r w:rsidR="00DD17A7" w:rsidRPr="00AD04D8">
        <w:rPr>
          <w:b/>
          <w:bCs/>
          <w:noProof/>
          <w:lang w:val="nl-BE"/>
        </w:rPr>
        <w:t>Hans Bouwmeester</w:t>
      </w:r>
      <w:r w:rsidR="00DD17A7">
        <w:rPr>
          <w:rFonts w:cs="Times New Roman"/>
          <w:noProof/>
          <w:sz w:val="16"/>
          <w:szCs w:val="16"/>
          <w:lang w:val="nl-BE"/>
        </w:rPr>
        <w:t xml:space="preserve"> </w:t>
      </w:r>
    </w:p>
    <w:p w14:paraId="41E43266" w14:textId="77777777" w:rsidR="00DD17A7" w:rsidRPr="00F308B0" w:rsidRDefault="00DD17A7" w:rsidP="002631B0">
      <w:pPr>
        <w:jc w:val="right"/>
        <w:rPr>
          <w:noProof/>
          <w:sz w:val="16"/>
          <w:szCs w:val="16"/>
          <w:lang w:val="nl-BE"/>
        </w:rPr>
      </w:pPr>
      <w:r>
        <w:rPr>
          <w:noProof/>
          <w:lang w:val="nl-BE"/>
        </w:rPr>
        <w:t xml:space="preserve"> </w:t>
      </w:r>
      <w:r>
        <w:rPr>
          <w:noProof/>
          <w:sz w:val="16"/>
          <w:szCs w:val="16"/>
          <w:lang w:val="nl-BE"/>
        </w:rPr>
        <w:t>Internationaal Meester</w:t>
      </w:r>
    </w:p>
    <w:p w14:paraId="6A6E5549" w14:textId="77777777" w:rsidR="002631B0" w:rsidRPr="00AD04D8" w:rsidRDefault="002631B0" w:rsidP="002631B0">
      <w:pPr>
        <w:jc w:val="center"/>
        <w:rPr>
          <w:rFonts w:ascii="Copperplate Gothic Bold" w:hAnsi="Copperplate Gothic Bold"/>
          <w:sz w:val="32"/>
          <w:szCs w:val="32"/>
          <w:lang w:val="nl-BE"/>
        </w:rPr>
      </w:pPr>
      <w:r>
        <w:rPr>
          <w:noProof/>
          <w:lang w:val="nl-BE"/>
        </w:rPr>
        <w:br w:type="page"/>
      </w:r>
      <w:r w:rsidR="008126A6">
        <w:rPr>
          <w:noProof/>
          <w:lang w:val="nl-BE"/>
        </w:rPr>
        <w:lastRenderedPageBreak/>
        <w:t>.</w:t>
      </w:r>
      <w:r>
        <w:rPr>
          <w:noProof/>
          <w:lang w:val="nl-BE"/>
        </w:rPr>
        <w:br w:type="page"/>
      </w:r>
      <w:r w:rsidRPr="00AD04D8">
        <w:rPr>
          <w:rFonts w:ascii="Copperplate Gothic Bold" w:hAnsi="Copperplate Gothic Bold"/>
          <w:sz w:val="32"/>
          <w:szCs w:val="32"/>
          <w:lang w:val="nl-BE"/>
        </w:rPr>
        <w:lastRenderedPageBreak/>
        <w:t>Ten Geleide</w:t>
      </w:r>
    </w:p>
    <w:p w14:paraId="25CAB061" w14:textId="77777777" w:rsidR="002631B0" w:rsidRPr="00AD04D8" w:rsidRDefault="002631B0" w:rsidP="002631B0">
      <w:pPr>
        <w:jc w:val="center"/>
        <w:rPr>
          <w:b/>
          <w:sz w:val="28"/>
          <w:szCs w:val="28"/>
          <w:lang w:val="nl-BE"/>
        </w:rPr>
      </w:pPr>
    </w:p>
    <w:p w14:paraId="6BDD516D" w14:textId="77777777" w:rsidR="002631B0" w:rsidRPr="00AD04D8" w:rsidRDefault="002631B0" w:rsidP="002631B0">
      <w:pPr>
        <w:jc w:val="center"/>
        <w:rPr>
          <w:b/>
          <w:sz w:val="28"/>
          <w:szCs w:val="28"/>
          <w:lang w:val="nl-BE"/>
        </w:rPr>
      </w:pPr>
    </w:p>
    <w:p w14:paraId="2489BAC9" w14:textId="77777777" w:rsidR="002631B0" w:rsidRPr="00AD04D8" w:rsidRDefault="002631B0" w:rsidP="002631B0">
      <w:pPr>
        <w:jc w:val="center"/>
        <w:rPr>
          <w:b/>
          <w:sz w:val="28"/>
          <w:szCs w:val="28"/>
          <w:lang w:val="nl-BE"/>
        </w:rPr>
      </w:pPr>
    </w:p>
    <w:p w14:paraId="52CF71FB" w14:textId="77777777" w:rsidR="002631B0" w:rsidRPr="00AD04D8" w:rsidRDefault="002631B0" w:rsidP="0011737E">
      <w:pPr>
        <w:jc w:val="both"/>
        <w:rPr>
          <w:b/>
          <w:sz w:val="28"/>
          <w:szCs w:val="28"/>
          <w:lang w:val="nl-BE"/>
        </w:rPr>
      </w:pPr>
    </w:p>
    <w:p w14:paraId="7B549687" w14:textId="77777777" w:rsidR="002631B0" w:rsidRPr="00AD04D8" w:rsidRDefault="002631B0" w:rsidP="002631B0">
      <w:pPr>
        <w:jc w:val="center"/>
        <w:rPr>
          <w:b/>
          <w:sz w:val="28"/>
          <w:szCs w:val="28"/>
          <w:lang w:val="nl-BE"/>
        </w:rPr>
      </w:pPr>
    </w:p>
    <w:p w14:paraId="771FABE8" w14:textId="77777777" w:rsidR="002631B0" w:rsidRPr="00AD04D8" w:rsidRDefault="002631B0" w:rsidP="002631B0">
      <w:pPr>
        <w:jc w:val="center"/>
        <w:rPr>
          <w:b/>
          <w:sz w:val="28"/>
          <w:szCs w:val="28"/>
          <w:lang w:val="nl-BE"/>
        </w:rPr>
      </w:pPr>
    </w:p>
    <w:p w14:paraId="1512CEA8" w14:textId="77777777" w:rsidR="002631B0" w:rsidRPr="00AD04D8" w:rsidRDefault="002631B0" w:rsidP="002631B0">
      <w:pPr>
        <w:jc w:val="center"/>
        <w:rPr>
          <w:b/>
          <w:sz w:val="28"/>
          <w:szCs w:val="28"/>
          <w:lang w:val="nl-BE"/>
        </w:rPr>
      </w:pPr>
    </w:p>
    <w:p w14:paraId="0D8EC1C0" w14:textId="77777777" w:rsidR="002631B0" w:rsidRPr="00AC2B85" w:rsidRDefault="002631B0" w:rsidP="002631B0">
      <w:pPr>
        <w:jc w:val="center"/>
        <w:rPr>
          <w:b/>
          <w:sz w:val="28"/>
          <w:szCs w:val="28"/>
          <w:lang w:val="nl-BE"/>
        </w:rPr>
      </w:pPr>
    </w:p>
    <w:p w14:paraId="38AB9780" w14:textId="77777777" w:rsidR="002631B0" w:rsidRPr="00AD04D8" w:rsidRDefault="002631B0" w:rsidP="002631B0">
      <w:pPr>
        <w:jc w:val="center"/>
        <w:rPr>
          <w:b/>
          <w:sz w:val="28"/>
          <w:szCs w:val="28"/>
          <w:lang w:val="nl-BE"/>
        </w:rPr>
      </w:pPr>
    </w:p>
    <w:p w14:paraId="29DFDE8C" w14:textId="77777777" w:rsidR="002631B0" w:rsidRPr="00AD04D8" w:rsidRDefault="002631B0" w:rsidP="002631B0">
      <w:pPr>
        <w:jc w:val="center"/>
        <w:rPr>
          <w:b/>
          <w:sz w:val="28"/>
          <w:szCs w:val="28"/>
          <w:lang w:val="nl-BE"/>
        </w:rPr>
      </w:pPr>
    </w:p>
    <w:p w14:paraId="0C695A8F" w14:textId="77777777" w:rsidR="002631B0" w:rsidRPr="00AD04D8" w:rsidRDefault="002631B0" w:rsidP="002631B0">
      <w:pPr>
        <w:jc w:val="center"/>
        <w:rPr>
          <w:b/>
          <w:sz w:val="28"/>
          <w:szCs w:val="28"/>
          <w:lang w:val="nl-BE"/>
        </w:rPr>
      </w:pPr>
    </w:p>
    <w:p w14:paraId="40C3CE2E" w14:textId="77777777" w:rsidR="002631B0" w:rsidRPr="00AD04D8" w:rsidRDefault="002631B0" w:rsidP="002631B0">
      <w:pPr>
        <w:jc w:val="center"/>
        <w:rPr>
          <w:b/>
          <w:sz w:val="28"/>
          <w:szCs w:val="28"/>
          <w:lang w:val="nl-BE"/>
        </w:rPr>
      </w:pPr>
    </w:p>
    <w:p w14:paraId="32C99753" w14:textId="77777777" w:rsidR="002631B0" w:rsidRPr="00AD04D8" w:rsidRDefault="002631B0" w:rsidP="002631B0">
      <w:pPr>
        <w:jc w:val="center"/>
        <w:rPr>
          <w:b/>
          <w:sz w:val="28"/>
          <w:szCs w:val="28"/>
          <w:lang w:val="nl-BE"/>
        </w:rPr>
      </w:pPr>
    </w:p>
    <w:p w14:paraId="7ABF121B" w14:textId="77777777" w:rsidR="002631B0" w:rsidRPr="00AD04D8" w:rsidRDefault="002631B0" w:rsidP="00723844">
      <w:pPr>
        <w:jc w:val="both"/>
        <w:rPr>
          <w:b/>
          <w:sz w:val="28"/>
          <w:szCs w:val="28"/>
          <w:lang w:val="nl-BE"/>
        </w:rPr>
      </w:pPr>
    </w:p>
    <w:p w14:paraId="0F26968A" w14:textId="77777777" w:rsidR="002631B0" w:rsidRPr="00AD04D8" w:rsidRDefault="002631B0" w:rsidP="002631B0">
      <w:pPr>
        <w:jc w:val="center"/>
        <w:rPr>
          <w:b/>
          <w:sz w:val="28"/>
          <w:szCs w:val="28"/>
          <w:lang w:val="nl-BE"/>
        </w:rPr>
      </w:pPr>
    </w:p>
    <w:p w14:paraId="5669E201" w14:textId="77777777" w:rsidR="002631B0" w:rsidRPr="00AD04D8" w:rsidRDefault="002631B0" w:rsidP="002631B0">
      <w:pPr>
        <w:jc w:val="center"/>
        <w:rPr>
          <w:b/>
          <w:sz w:val="28"/>
          <w:szCs w:val="28"/>
          <w:lang w:val="nl-BE"/>
        </w:rPr>
      </w:pPr>
    </w:p>
    <w:p w14:paraId="37103135" w14:textId="77777777" w:rsidR="002631B0" w:rsidRDefault="002631B0" w:rsidP="002631B0">
      <w:pPr>
        <w:jc w:val="center"/>
        <w:rPr>
          <w:b/>
          <w:sz w:val="28"/>
          <w:szCs w:val="28"/>
          <w:lang w:val="nl-BE"/>
        </w:rPr>
      </w:pPr>
    </w:p>
    <w:p w14:paraId="033C86DD" w14:textId="77777777" w:rsidR="002631B0" w:rsidRPr="006E74F5" w:rsidRDefault="002631B0" w:rsidP="009D2A00">
      <w:pPr>
        <w:jc w:val="both"/>
        <w:rPr>
          <w:b/>
          <w:sz w:val="20"/>
          <w:szCs w:val="20"/>
          <w:lang w:val="nl-BE"/>
        </w:rPr>
      </w:pPr>
    </w:p>
    <w:p w14:paraId="440E8023" w14:textId="77777777" w:rsidR="00B067EF" w:rsidRDefault="00B067EF" w:rsidP="002631B0">
      <w:pPr>
        <w:jc w:val="center"/>
        <w:rPr>
          <w:b/>
          <w:sz w:val="28"/>
          <w:szCs w:val="28"/>
          <w:lang w:val="nl-BE"/>
        </w:rPr>
      </w:pPr>
    </w:p>
    <w:p w14:paraId="7B568CDD" w14:textId="77777777" w:rsidR="00B067EF" w:rsidRDefault="00B067EF" w:rsidP="00396C9E">
      <w:pPr>
        <w:tabs>
          <w:tab w:val="left" w:pos="3975"/>
        </w:tabs>
        <w:rPr>
          <w:b/>
          <w:sz w:val="28"/>
          <w:szCs w:val="28"/>
          <w:lang w:val="nl-BE"/>
        </w:rPr>
      </w:pPr>
    </w:p>
    <w:p w14:paraId="4266FC70" w14:textId="77777777" w:rsidR="00396C9E" w:rsidRDefault="00396C9E" w:rsidP="006E74F5">
      <w:pPr>
        <w:tabs>
          <w:tab w:val="left" w:pos="3975"/>
        </w:tabs>
        <w:jc w:val="both"/>
        <w:rPr>
          <w:b/>
          <w:sz w:val="28"/>
          <w:szCs w:val="28"/>
          <w:lang w:val="nl-BE"/>
        </w:rPr>
      </w:pPr>
    </w:p>
    <w:p w14:paraId="03EF1BCC" w14:textId="77777777" w:rsidR="00784BBA" w:rsidRPr="00FF0EC9" w:rsidRDefault="008126A6" w:rsidP="008126A6">
      <w:pPr>
        <w:tabs>
          <w:tab w:val="left" w:pos="3762"/>
          <w:tab w:val="left" w:pos="3819"/>
        </w:tabs>
        <w:rPr>
          <w:b/>
          <w:sz w:val="28"/>
          <w:szCs w:val="28"/>
          <w:lang w:val="nl-BE"/>
        </w:rPr>
      </w:pPr>
      <w:r>
        <w:rPr>
          <w:b/>
          <w:sz w:val="28"/>
          <w:szCs w:val="28"/>
          <w:lang w:val="nl-BE"/>
        </w:rPr>
        <w:t xml:space="preserve">                 </w:t>
      </w:r>
      <w:r w:rsidR="001C1517">
        <w:rPr>
          <w:b/>
          <w:sz w:val="28"/>
          <w:szCs w:val="28"/>
          <w:lang w:val="nl-BE"/>
        </w:rPr>
        <w:t xml:space="preserve">                               </w:t>
      </w:r>
      <w:r w:rsidR="002631B0" w:rsidRPr="00FF0EC9">
        <w:rPr>
          <w:b/>
          <w:sz w:val="20"/>
          <w:szCs w:val="20"/>
          <w:lang w:val="nl-BE"/>
        </w:rPr>
        <w:t>Daar ik partijschaken meer</w:t>
      </w:r>
    </w:p>
    <w:p w14:paraId="070A230D" w14:textId="77777777" w:rsidR="00784BBA" w:rsidRPr="00FF0EC9" w:rsidRDefault="001C1517" w:rsidP="001C1517">
      <w:pPr>
        <w:tabs>
          <w:tab w:val="left" w:pos="3762"/>
          <w:tab w:val="left" w:pos="3819"/>
        </w:tabs>
        <w:rPr>
          <w:b/>
          <w:sz w:val="28"/>
          <w:szCs w:val="28"/>
          <w:lang w:val="nl-BE"/>
        </w:rPr>
      </w:pPr>
      <w:r>
        <w:rPr>
          <w:b/>
          <w:sz w:val="20"/>
          <w:szCs w:val="20"/>
          <w:lang w:val="nl-BE"/>
        </w:rPr>
        <w:t xml:space="preserve">                                                                   </w:t>
      </w:r>
      <w:r w:rsidR="002631B0" w:rsidRPr="00FF0EC9">
        <w:rPr>
          <w:b/>
          <w:sz w:val="20"/>
          <w:szCs w:val="20"/>
          <w:lang w:val="nl-BE"/>
        </w:rPr>
        <w:t>als pure proza bezie</w:t>
      </w:r>
      <w:r w:rsidR="00EF61DF" w:rsidRPr="00FF0EC9">
        <w:rPr>
          <w:b/>
          <w:sz w:val="20"/>
          <w:szCs w:val="20"/>
          <w:lang w:val="nl-BE"/>
        </w:rPr>
        <w:t>,</w:t>
      </w:r>
    </w:p>
    <w:p w14:paraId="2AEF5735" w14:textId="77777777" w:rsidR="00784BBA" w:rsidRPr="00FF0EC9" w:rsidRDefault="001C1517" w:rsidP="001C1517">
      <w:pPr>
        <w:tabs>
          <w:tab w:val="left" w:pos="3762"/>
          <w:tab w:val="left" w:pos="3819"/>
        </w:tabs>
        <w:rPr>
          <w:b/>
          <w:sz w:val="28"/>
          <w:szCs w:val="28"/>
          <w:lang w:val="nl-BE"/>
        </w:rPr>
      </w:pPr>
      <w:r>
        <w:rPr>
          <w:b/>
          <w:sz w:val="20"/>
          <w:szCs w:val="20"/>
          <w:lang w:val="nl-BE"/>
        </w:rPr>
        <w:t xml:space="preserve">                                                                   </w:t>
      </w:r>
      <w:r w:rsidR="002631B0" w:rsidRPr="00FF0EC9">
        <w:rPr>
          <w:b/>
          <w:sz w:val="20"/>
          <w:szCs w:val="20"/>
          <w:lang w:val="nl-BE"/>
        </w:rPr>
        <w:t>en openingen dan weer</w:t>
      </w:r>
    </w:p>
    <w:p w14:paraId="3AF1498C" w14:textId="77777777" w:rsidR="00784BBA" w:rsidRDefault="001C1517" w:rsidP="001C1517">
      <w:pPr>
        <w:tabs>
          <w:tab w:val="left" w:pos="3762"/>
          <w:tab w:val="left" w:pos="3819"/>
        </w:tabs>
        <w:rPr>
          <w:b/>
          <w:sz w:val="20"/>
          <w:szCs w:val="20"/>
          <w:lang w:val="nl-BE"/>
        </w:rPr>
      </w:pPr>
      <w:r>
        <w:rPr>
          <w:b/>
          <w:sz w:val="20"/>
          <w:szCs w:val="20"/>
          <w:lang w:val="nl-BE"/>
        </w:rPr>
        <w:t xml:space="preserve">                                                                   </w:t>
      </w:r>
      <w:r w:rsidR="002631B0" w:rsidRPr="00FF0EC9">
        <w:rPr>
          <w:b/>
          <w:sz w:val="20"/>
          <w:szCs w:val="20"/>
          <w:lang w:val="nl-BE"/>
        </w:rPr>
        <w:t>als tactische theorie,</w:t>
      </w:r>
    </w:p>
    <w:p w14:paraId="559F49AA" w14:textId="77777777" w:rsidR="006E74F5" w:rsidRPr="001C1517" w:rsidRDefault="00DB163A" w:rsidP="001C1517">
      <w:pPr>
        <w:tabs>
          <w:tab w:val="left" w:pos="3762"/>
          <w:tab w:val="left" w:pos="3819"/>
        </w:tabs>
        <w:ind w:left="3705"/>
        <w:rPr>
          <w:b/>
          <w:sz w:val="20"/>
          <w:szCs w:val="20"/>
          <w:lang w:val="nl-BE"/>
        </w:rPr>
      </w:pPr>
      <w:r>
        <w:rPr>
          <w:b/>
          <w:sz w:val="20"/>
          <w:szCs w:val="20"/>
          <w:lang w:val="nl-BE"/>
        </w:rPr>
        <w:t>zijn</w:t>
      </w:r>
      <w:r w:rsidR="00BB202A">
        <w:rPr>
          <w:b/>
          <w:sz w:val="20"/>
          <w:szCs w:val="20"/>
          <w:lang w:val="nl-BE"/>
        </w:rPr>
        <w:t xml:space="preserve"> </w:t>
      </w:r>
      <w:r w:rsidR="00354DEB">
        <w:rPr>
          <w:b/>
          <w:sz w:val="20"/>
          <w:szCs w:val="20"/>
          <w:lang w:val="nl-BE"/>
        </w:rPr>
        <w:t>schaak</w:t>
      </w:r>
      <w:r w:rsidR="00BB202A">
        <w:rPr>
          <w:b/>
          <w:sz w:val="20"/>
          <w:szCs w:val="20"/>
          <w:lang w:val="nl-BE"/>
        </w:rPr>
        <w:t>ein</w:t>
      </w:r>
      <w:r w:rsidR="00185A5B">
        <w:rPr>
          <w:b/>
          <w:sz w:val="20"/>
          <w:szCs w:val="20"/>
          <w:lang w:val="nl-BE"/>
        </w:rPr>
        <w:t>d</w:t>
      </w:r>
      <w:r w:rsidR="00BB202A">
        <w:rPr>
          <w:b/>
          <w:sz w:val="20"/>
          <w:szCs w:val="20"/>
          <w:lang w:val="nl-BE"/>
        </w:rPr>
        <w:t>spe</w:t>
      </w:r>
      <w:r w:rsidR="0072534E">
        <w:rPr>
          <w:b/>
          <w:sz w:val="20"/>
          <w:szCs w:val="20"/>
          <w:lang w:val="nl-BE"/>
        </w:rPr>
        <w:t>len</w:t>
      </w:r>
      <w:r w:rsidR="001C1517">
        <w:rPr>
          <w:b/>
          <w:sz w:val="20"/>
          <w:szCs w:val="20"/>
          <w:lang w:val="nl-BE"/>
        </w:rPr>
        <w:t xml:space="preserve"> veel</w:t>
      </w:r>
      <w:r w:rsidR="006E74F5">
        <w:rPr>
          <w:b/>
          <w:sz w:val="20"/>
          <w:szCs w:val="20"/>
          <w:lang w:val="nl-BE"/>
        </w:rPr>
        <w:t>eer</w:t>
      </w:r>
    </w:p>
    <w:p w14:paraId="5AD9D560" w14:textId="77777777" w:rsidR="00D0520E" w:rsidRDefault="001C1517" w:rsidP="001C1517">
      <w:pPr>
        <w:tabs>
          <w:tab w:val="left" w:pos="3762"/>
          <w:tab w:val="left" w:pos="3819"/>
        </w:tabs>
        <w:rPr>
          <w:b/>
          <w:sz w:val="20"/>
          <w:szCs w:val="20"/>
          <w:lang w:val="nl-BE"/>
        </w:rPr>
      </w:pPr>
      <w:r>
        <w:rPr>
          <w:b/>
          <w:sz w:val="20"/>
          <w:szCs w:val="20"/>
          <w:lang w:val="nl-BE"/>
        </w:rPr>
        <w:t xml:space="preserve">                                                   </w:t>
      </w:r>
      <w:r w:rsidR="00DB163A">
        <w:rPr>
          <w:b/>
          <w:sz w:val="20"/>
          <w:szCs w:val="20"/>
          <w:lang w:val="nl-BE"/>
        </w:rPr>
        <w:t xml:space="preserve">                onverhoopte</w:t>
      </w:r>
      <w:r w:rsidR="002631B0" w:rsidRPr="00FF0EC9">
        <w:rPr>
          <w:b/>
          <w:sz w:val="20"/>
          <w:szCs w:val="20"/>
          <w:lang w:val="nl-BE"/>
        </w:rPr>
        <w:t xml:space="preserve"> poëzie</w:t>
      </w:r>
      <w:r w:rsidR="001B4E43">
        <w:rPr>
          <w:b/>
          <w:sz w:val="20"/>
          <w:szCs w:val="20"/>
          <w:lang w:val="nl-BE"/>
        </w:rPr>
        <w:t xml:space="preserve">,  </w:t>
      </w:r>
      <w:r w:rsidR="00456F06">
        <w:rPr>
          <w:b/>
          <w:sz w:val="20"/>
          <w:szCs w:val="20"/>
          <w:lang w:val="nl-BE"/>
        </w:rPr>
        <w:t xml:space="preserve"> </w:t>
      </w:r>
      <w:r w:rsidR="00D0520E">
        <w:rPr>
          <w:b/>
          <w:sz w:val="20"/>
          <w:szCs w:val="20"/>
          <w:lang w:val="nl-BE"/>
        </w:rPr>
        <w:t xml:space="preserve"> </w:t>
      </w:r>
    </w:p>
    <w:p w14:paraId="71DB9CD0" w14:textId="77777777" w:rsidR="00784BBA" w:rsidRPr="00275F8B" w:rsidRDefault="001C1517" w:rsidP="001C1517">
      <w:pPr>
        <w:tabs>
          <w:tab w:val="left" w:pos="3762"/>
          <w:tab w:val="left" w:pos="3819"/>
        </w:tabs>
        <w:rPr>
          <w:b/>
          <w:sz w:val="20"/>
          <w:szCs w:val="20"/>
          <w:lang w:val="nl-BE"/>
        </w:rPr>
      </w:pPr>
      <w:r>
        <w:rPr>
          <w:b/>
          <w:sz w:val="20"/>
          <w:szCs w:val="20"/>
          <w:lang w:val="nl-BE"/>
        </w:rPr>
        <w:t xml:space="preserve">                                                                   </w:t>
      </w:r>
      <w:r w:rsidR="009152E2">
        <w:rPr>
          <w:b/>
          <w:sz w:val="20"/>
          <w:szCs w:val="20"/>
          <w:lang w:val="nl-BE"/>
        </w:rPr>
        <w:t>die</w:t>
      </w:r>
      <w:r w:rsidR="00DB163A">
        <w:rPr>
          <w:b/>
          <w:sz w:val="20"/>
          <w:szCs w:val="20"/>
          <w:lang w:val="nl-BE"/>
        </w:rPr>
        <w:t xml:space="preserve"> ik koester en </w:t>
      </w:r>
      <w:r w:rsidR="002631B0" w:rsidRPr="00FF0EC9">
        <w:rPr>
          <w:b/>
          <w:sz w:val="20"/>
          <w:szCs w:val="20"/>
          <w:lang w:val="nl-BE"/>
        </w:rPr>
        <w:t>waardeer</w:t>
      </w:r>
    </w:p>
    <w:p w14:paraId="111BC8B5" w14:textId="77777777" w:rsidR="00703F45" w:rsidRDefault="0072534E" w:rsidP="0072534E">
      <w:pPr>
        <w:tabs>
          <w:tab w:val="left" w:pos="3762"/>
          <w:tab w:val="left" w:pos="3819"/>
        </w:tabs>
        <w:rPr>
          <w:b/>
          <w:sz w:val="20"/>
          <w:szCs w:val="20"/>
          <w:lang w:val="nl-BE"/>
        </w:rPr>
      </w:pPr>
      <w:r>
        <w:rPr>
          <w:b/>
          <w:sz w:val="20"/>
          <w:szCs w:val="20"/>
          <w:lang w:val="nl-BE"/>
        </w:rPr>
        <w:t xml:space="preserve">                                                                   </w:t>
      </w:r>
      <w:r w:rsidR="007463CC" w:rsidRPr="00FF0EC9">
        <w:rPr>
          <w:b/>
          <w:sz w:val="20"/>
          <w:szCs w:val="20"/>
          <w:lang w:val="nl-BE"/>
        </w:rPr>
        <w:t>i</w:t>
      </w:r>
      <w:r w:rsidR="0024655B" w:rsidRPr="00FF0EC9">
        <w:rPr>
          <w:b/>
          <w:sz w:val="20"/>
          <w:szCs w:val="20"/>
          <w:lang w:val="nl-BE"/>
        </w:rPr>
        <w:t>n</w:t>
      </w:r>
      <w:r w:rsidR="002631B0" w:rsidRPr="00FF0EC9">
        <w:rPr>
          <w:b/>
          <w:sz w:val="20"/>
          <w:szCs w:val="20"/>
          <w:lang w:val="nl-BE"/>
        </w:rPr>
        <w:t xml:space="preserve"> een schone schaakstudie</w:t>
      </w:r>
      <w:r w:rsidR="005406D7">
        <w:rPr>
          <w:b/>
          <w:sz w:val="20"/>
          <w:szCs w:val="20"/>
          <w:lang w:val="nl-BE"/>
        </w:rPr>
        <w:t>.</w:t>
      </w:r>
    </w:p>
    <w:p w14:paraId="71EF8604" w14:textId="77777777" w:rsidR="008126A6" w:rsidRDefault="008126A6" w:rsidP="00703F45">
      <w:pPr>
        <w:tabs>
          <w:tab w:val="left" w:pos="4111"/>
          <w:tab w:val="left" w:pos="4253"/>
        </w:tabs>
        <w:jc w:val="both"/>
        <w:rPr>
          <w:rFonts w:cs="Arial"/>
          <w:sz w:val="20"/>
          <w:szCs w:val="20"/>
          <w:lang w:val="nl-BE"/>
        </w:rPr>
      </w:pPr>
      <w:r>
        <w:rPr>
          <w:rFonts w:cs="Arial"/>
          <w:sz w:val="20"/>
          <w:szCs w:val="20"/>
          <w:lang w:val="nl-BE"/>
        </w:rPr>
        <w:t xml:space="preserve">                                                                                                          </w:t>
      </w:r>
    </w:p>
    <w:p w14:paraId="0CF5457C" w14:textId="77777777" w:rsidR="008126A6" w:rsidRDefault="008126A6" w:rsidP="00703F45">
      <w:pPr>
        <w:tabs>
          <w:tab w:val="left" w:pos="4111"/>
          <w:tab w:val="left" w:pos="4253"/>
        </w:tabs>
        <w:jc w:val="both"/>
        <w:rPr>
          <w:rFonts w:cs="Arial"/>
          <w:sz w:val="20"/>
          <w:szCs w:val="20"/>
          <w:lang w:val="nl-BE"/>
        </w:rPr>
      </w:pPr>
      <w:r>
        <w:rPr>
          <w:rFonts w:cs="Arial"/>
          <w:sz w:val="20"/>
          <w:szCs w:val="20"/>
          <w:lang w:val="nl-BE"/>
        </w:rPr>
        <w:t xml:space="preserve">                                                                                    </w:t>
      </w:r>
      <w:r w:rsidR="00AF080D">
        <w:rPr>
          <w:rFonts w:cs="Arial"/>
          <w:sz w:val="20"/>
          <w:szCs w:val="20"/>
          <w:lang w:val="nl-BE"/>
        </w:rPr>
        <w:t xml:space="preserve">                            </w:t>
      </w:r>
    </w:p>
    <w:p w14:paraId="38776D9B" w14:textId="77777777" w:rsidR="008126A6" w:rsidRDefault="0022529F" w:rsidP="00703F45">
      <w:pPr>
        <w:tabs>
          <w:tab w:val="left" w:pos="4111"/>
          <w:tab w:val="left" w:pos="4253"/>
        </w:tabs>
        <w:jc w:val="both"/>
        <w:rPr>
          <w:rFonts w:cs="Arial"/>
          <w:sz w:val="20"/>
          <w:szCs w:val="20"/>
          <w:lang w:val="nl-BE"/>
        </w:rPr>
      </w:pPr>
      <w:r>
        <w:rPr>
          <w:rFonts w:cs="Arial"/>
          <w:sz w:val="20"/>
          <w:szCs w:val="20"/>
          <w:lang w:val="nl-BE"/>
        </w:rPr>
        <w:t xml:space="preserve">  </w:t>
      </w:r>
    </w:p>
    <w:p w14:paraId="58B498B1" w14:textId="77777777" w:rsidR="008126A6" w:rsidRDefault="008126A6" w:rsidP="00703F45">
      <w:pPr>
        <w:tabs>
          <w:tab w:val="left" w:pos="4111"/>
          <w:tab w:val="left" w:pos="4253"/>
        </w:tabs>
        <w:jc w:val="both"/>
        <w:rPr>
          <w:rFonts w:cs="Arial"/>
          <w:sz w:val="20"/>
          <w:szCs w:val="20"/>
          <w:lang w:val="nl-BE"/>
        </w:rPr>
      </w:pPr>
    </w:p>
    <w:p w14:paraId="23529FC9" w14:textId="77777777" w:rsidR="002631B0" w:rsidRPr="0022529F" w:rsidRDefault="0022529F" w:rsidP="00703F45">
      <w:pPr>
        <w:tabs>
          <w:tab w:val="left" w:pos="4111"/>
          <w:tab w:val="left" w:pos="4253"/>
        </w:tabs>
        <w:jc w:val="both"/>
        <w:rPr>
          <w:rFonts w:cs="Arial"/>
          <w:sz w:val="20"/>
          <w:szCs w:val="20"/>
          <w:lang w:val="nl-BE"/>
        </w:rPr>
      </w:pPr>
      <w:r w:rsidRPr="00970B23">
        <w:rPr>
          <w:rFonts w:cs="Arial"/>
          <w:sz w:val="20"/>
          <w:szCs w:val="20"/>
          <w:lang w:val="nl-BE"/>
        </w:rPr>
        <w:t xml:space="preserve"> </w:t>
      </w:r>
      <w:r w:rsidR="002631B0" w:rsidRPr="00970B23">
        <w:rPr>
          <w:rFonts w:cs="Arial"/>
          <w:sz w:val="20"/>
          <w:szCs w:val="20"/>
          <w:lang w:val="nl-BE"/>
        </w:rPr>
        <w:t xml:space="preserve">Een </w:t>
      </w:r>
      <w:r w:rsidR="00A50C2B" w:rsidRPr="00970B23">
        <w:rPr>
          <w:rFonts w:cs="Arial"/>
          <w:sz w:val="20"/>
          <w:szCs w:val="20"/>
          <w:lang w:val="nl-BE"/>
        </w:rPr>
        <w:t>gefantaseerd</w:t>
      </w:r>
      <w:r w:rsidR="00947D75">
        <w:rPr>
          <w:rFonts w:cs="Arial"/>
          <w:sz w:val="20"/>
          <w:szCs w:val="20"/>
          <w:lang w:val="nl-BE"/>
        </w:rPr>
        <w:t xml:space="preserve"> s</w:t>
      </w:r>
      <w:r w:rsidR="002631B0" w:rsidRPr="00777BDB">
        <w:rPr>
          <w:rFonts w:cs="Arial"/>
          <w:sz w:val="20"/>
          <w:szCs w:val="20"/>
          <w:lang w:val="nl-BE"/>
        </w:rPr>
        <w:t>chaakeindspel</w:t>
      </w:r>
      <w:r w:rsidR="00644D6A" w:rsidRPr="00777BDB">
        <w:rPr>
          <w:rFonts w:cs="Arial"/>
          <w:sz w:val="20"/>
          <w:szCs w:val="20"/>
          <w:lang w:val="nl-BE"/>
        </w:rPr>
        <w:t>,</w:t>
      </w:r>
      <w:r w:rsidR="00644D6A">
        <w:rPr>
          <w:rFonts w:cs="Arial"/>
          <w:b/>
          <w:sz w:val="20"/>
          <w:szCs w:val="20"/>
          <w:lang w:val="nl-BE"/>
        </w:rPr>
        <w:t xml:space="preserve"> </w:t>
      </w:r>
      <w:r w:rsidR="00644D6A">
        <w:rPr>
          <w:rFonts w:cs="Arial"/>
          <w:sz w:val="20"/>
          <w:szCs w:val="20"/>
          <w:lang w:val="nl-BE"/>
        </w:rPr>
        <w:t xml:space="preserve">beter </w:t>
      </w:r>
      <w:r w:rsidR="00786264">
        <w:rPr>
          <w:rFonts w:cs="Arial"/>
          <w:sz w:val="20"/>
          <w:szCs w:val="20"/>
          <w:lang w:val="nl-BE"/>
        </w:rPr>
        <w:t xml:space="preserve">gekend </w:t>
      </w:r>
      <w:r w:rsidR="00644D6A">
        <w:rPr>
          <w:rFonts w:cs="Arial"/>
          <w:sz w:val="20"/>
          <w:szCs w:val="20"/>
          <w:lang w:val="nl-BE"/>
        </w:rPr>
        <w:t>als</w:t>
      </w:r>
      <w:r w:rsidR="003C7631">
        <w:rPr>
          <w:rFonts w:cs="Arial"/>
          <w:sz w:val="20"/>
          <w:szCs w:val="20"/>
          <w:lang w:val="nl-BE"/>
        </w:rPr>
        <w:t xml:space="preserve"> een</w:t>
      </w:r>
      <w:r w:rsidR="00644D6A">
        <w:rPr>
          <w:rFonts w:cs="Arial"/>
          <w:sz w:val="20"/>
          <w:szCs w:val="20"/>
          <w:lang w:val="nl-BE"/>
        </w:rPr>
        <w:t xml:space="preserve"> </w:t>
      </w:r>
      <w:r w:rsidR="00503D1C" w:rsidRPr="00644D6A">
        <w:rPr>
          <w:rFonts w:cs="Arial"/>
          <w:b/>
          <w:sz w:val="20"/>
          <w:szCs w:val="20"/>
          <w:lang w:val="nl-BE"/>
        </w:rPr>
        <w:t>schaak</w:t>
      </w:r>
      <w:r w:rsidR="002631B0" w:rsidRPr="00644D6A">
        <w:rPr>
          <w:rFonts w:cs="Arial"/>
          <w:b/>
          <w:sz w:val="20"/>
          <w:szCs w:val="20"/>
          <w:lang w:val="nl-BE"/>
        </w:rPr>
        <w:t>studie</w:t>
      </w:r>
      <w:r w:rsidR="00644D6A">
        <w:rPr>
          <w:rFonts w:cs="Arial"/>
          <w:sz w:val="20"/>
          <w:szCs w:val="20"/>
          <w:lang w:val="nl-BE"/>
        </w:rPr>
        <w:t>,</w:t>
      </w:r>
      <w:r w:rsidR="002631B0" w:rsidRPr="00AD04D8">
        <w:rPr>
          <w:rFonts w:cs="Arial"/>
          <w:b/>
          <w:sz w:val="20"/>
          <w:szCs w:val="20"/>
          <w:lang w:val="nl-BE"/>
        </w:rPr>
        <w:t xml:space="preserve"> </w:t>
      </w:r>
      <w:r w:rsidR="002631B0" w:rsidRPr="00AD04D8">
        <w:rPr>
          <w:rFonts w:cs="Arial"/>
          <w:sz w:val="20"/>
          <w:szCs w:val="20"/>
          <w:lang w:val="nl-BE"/>
        </w:rPr>
        <w:t>is een wi</w:t>
      </w:r>
      <w:r w:rsidR="00BB705A">
        <w:rPr>
          <w:rFonts w:cs="Arial"/>
          <w:sz w:val="20"/>
          <w:szCs w:val="20"/>
          <w:lang w:val="nl-BE"/>
        </w:rPr>
        <w:t>llekeurige opstelling van</w:t>
      </w:r>
      <w:r w:rsidR="004468C3">
        <w:rPr>
          <w:rFonts w:cs="Arial"/>
          <w:sz w:val="20"/>
          <w:szCs w:val="20"/>
          <w:lang w:val="nl-BE"/>
        </w:rPr>
        <w:t xml:space="preserve"> </w:t>
      </w:r>
      <w:r w:rsidR="00503D1C">
        <w:rPr>
          <w:rFonts w:cs="Arial"/>
          <w:sz w:val="20"/>
          <w:szCs w:val="20"/>
          <w:lang w:val="nl-BE"/>
        </w:rPr>
        <w:t>de schaak</w:t>
      </w:r>
      <w:r w:rsidR="002631B0" w:rsidRPr="00AD04D8">
        <w:rPr>
          <w:rFonts w:cs="Arial"/>
          <w:sz w:val="20"/>
          <w:szCs w:val="20"/>
          <w:lang w:val="nl-BE"/>
        </w:rPr>
        <w:t xml:space="preserve">stukken, door </w:t>
      </w:r>
      <w:r w:rsidR="00B36A6D">
        <w:rPr>
          <w:rFonts w:cs="Arial"/>
          <w:sz w:val="20"/>
          <w:szCs w:val="20"/>
          <w:lang w:val="nl-BE"/>
        </w:rPr>
        <w:t>een</w:t>
      </w:r>
      <w:r w:rsidR="002631B0" w:rsidRPr="00AD04D8">
        <w:rPr>
          <w:rFonts w:cs="Arial"/>
          <w:sz w:val="20"/>
          <w:szCs w:val="20"/>
          <w:lang w:val="nl-BE"/>
        </w:rPr>
        <w:t xml:space="preserve"> componist</w:t>
      </w:r>
      <w:r w:rsidR="00B36A6D">
        <w:rPr>
          <w:rFonts w:cs="Arial"/>
          <w:sz w:val="20"/>
          <w:szCs w:val="20"/>
          <w:lang w:val="nl-BE"/>
        </w:rPr>
        <w:t xml:space="preserve"> </w:t>
      </w:r>
      <w:r w:rsidR="00F27D85">
        <w:rPr>
          <w:rFonts w:cs="Arial"/>
          <w:sz w:val="20"/>
          <w:szCs w:val="20"/>
          <w:lang w:val="nl-BE"/>
        </w:rPr>
        <w:t xml:space="preserve"> bedacht, waarbij hij</w:t>
      </w:r>
      <w:r w:rsidR="00B36A6D">
        <w:rPr>
          <w:rFonts w:cs="Arial"/>
          <w:sz w:val="20"/>
          <w:szCs w:val="20"/>
          <w:lang w:val="nl-BE"/>
        </w:rPr>
        <w:t xml:space="preserve"> </w:t>
      </w:r>
      <w:r w:rsidR="00BA6129">
        <w:rPr>
          <w:rFonts w:cs="Arial"/>
          <w:sz w:val="20"/>
          <w:szCs w:val="20"/>
          <w:lang w:val="nl-BE"/>
        </w:rPr>
        <w:t>beweert winst of remise</w:t>
      </w:r>
      <w:r w:rsidR="00EC30E1">
        <w:rPr>
          <w:rFonts w:cs="Arial"/>
          <w:sz w:val="20"/>
          <w:szCs w:val="20"/>
          <w:lang w:val="nl-BE"/>
        </w:rPr>
        <w:t xml:space="preserve"> te kunnen</w:t>
      </w:r>
      <w:r w:rsidR="007C28C2">
        <w:rPr>
          <w:rFonts w:cs="Arial"/>
          <w:sz w:val="20"/>
          <w:szCs w:val="20"/>
          <w:lang w:val="nl-BE"/>
        </w:rPr>
        <w:t xml:space="preserve"> </w:t>
      </w:r>
      <w:r w:rsidR="002631B0" w:rsidRPr="00AD04D8">
        <w:rPr>
          <w:rFonts w:cs="Arial"/>
          <w:sz w:val="20"/>
          <w:szCs w:val="20"/>
          <w:lang w:val="nl-BE"/>
        </w:rPr>
        <w:t>bereik</w:t>
      </w:r>
      <w:r w:rsidR="005A2A98">
        <w:rPr>
          <w:rFonts w:cs="Arial"/>
          <w:sz w:val="20"/>
          <w:szCs w:val="20"/>
          <w:lang w:val="nl-BE"/>
        </w:rPr>
        <w:t>en op een technisch unieke, en</w:t>
      </w:r>
      <w:r w:rsidR="002631B0" w:rsidRPr="00AD04D8">
        <w:rPr>
          <w:rFonts w:cs="Arial"/>
          <w:sz w:val="20"/>
          <w:szCs w:val="20"/>
          <w:lang w:val="nl-BE"/>
        </w:rPr>
        <w:t xml:space="preserve"> </w:t>
      </w:r>
      <w:r w:rsidR="00BB705A">
        <w:rPr>
          <w:rFonts w:cs="Arial"/>
          <w:sz w:val="20"/>
          <w:szCs w:val="20"/>
          <w:lang w:val="nl-BE"/>
        </w:rPr>
        <w:t>vooral artis</w:t>
      </w:r>
      <w:r w:rsidR="00644D6A">
        <w:rPr>
          <w:rFonts w:cs="Arial"/>
          <w:sz w:val="20"/>
          <w:szCs w:val="20"/>
          <w:lang w:val="nl-BE"/>
        </w:rPr>
        <w:t xml:space="preserve">tieke wijze. </w:t>
      </w:r>
      <w:r w:rsidR="00BB705A">
        <w:rPr>
          <w:rFonts w:cs="Arial"/>
          <w:sz w:val="20"/>
          <w:szCs w:val="20"/>
          <w:lang w:val="nl-BE"/>
        </w:rPr>
        <w:t>Uniek,</w:t>
      </w:r>
      <w:r w:rsidR="004915A5">
        <w:rPr>
          <w:rFonts w:cs="Arial"/>
          <w:sz w:val="20"/>
          <w:szCs w:val="20"/>
          <w:lang w:val="nl-BE"/>
        </w:rPr>
        <w:t xml:space="preserve"> </w:t>
      </w:r>
      <w:r w:rsidR="002631B0" w:rsidRPr="00AD04D8">
        <w:rPr>
          <w:rFonts w:cs="Arial"/>
          <w:sz w:val="20"/>
          <w:szCs w:val="20"/>
          <w:lang w:val="nl-BE"/>
        </w:rPr>
        <w:t xml:space="preserve">zodat </w:t>
      </w:r>
      <w:r w:rsidR="002631B0" w:rsidRPr="005A2A98">
        <w:rPr>
          <w:rFonts w:cs="Arial"/>
          <w:b/>
          <w:sz w:val="20"/>
          <w:szCs w:val="20"/>
          <w:lang w:val="nl-BE"/>
        </w:rPr>
        <w:t>tijdens het gehele</w:t>
      </w:r>
      <w:r w:rsidR="002631B0" w:rsidRPr="00AD04D8">
        <w:rPr>
          <w:rFonts w:cs="Arial"/>
          <w:sz w:val="20"/>
          <w:szCs w:val="20"/>
          <w:lang w:val="nl-BE"/>
        </w:rPr>
        <w:t xml:space="preserve"> </w:t>
      </w:r>
      <w:r w:rsidR="002631B0" w:rsidRPr="005A2A98">
        <w:rPr>
          <w:rFonts w:cs="Arial"/>
          <w:b/>
          <w:sz w:val="20"/>
          <w:szCs w:val="20"/>
          <w:lang w:val="nl-BE"/>
        </w:rPr>
        <w:t>oplossingsverloop</w:t>
      </w:r>
      <w:r w:rsidR="005A2A98">
        <w:rPr>
          <w:rFonts w:cs="Arial"/>
          <w:sz w:val="20"/>
          <w:szCs w:val="20"/>
          <w:lang w:val="nl-BE"/>
        </w:rPr>
        <w:t xml:space="preserve"> ( tot de allerlaatste zet inbegrepen! )</w:t>
      </w:r>
      <w:r w:rsidR="002631B0" w:rsidRPr="00AD04D8">
        <w:rPr>
          <w:rFonts w:cs="Arial"/>
          <w:sz w:val="20"/>
          <w:szCs w:val="20"/>
          <w:lang w:val="nl-BE"/>
        </w:rPr>
        <w:t xml:space="preserve"> </w:t>
      </w:r>
      <w:r w:rsidR="002631B0" w:rsidRPr="000D21D6">
        <w:rPr>
          <w:rFonts w:cs="Arial"/>
          <w:b/>
          <w:sz w:val="20"/>
          <w:szCs w:val="20"/>
          <w:lang w:val="nl-BE"/>
        </w:rPr>
        <w:t xml:space="preserve">wit </w:t>
      </w:r>
      <w:r w:rsidR="00BB705A" w:rsidRPr="000D21D6">
        <w:rPr>
          <w:rFonts w:cs="Arial"/>
          <w:b/>
          <w:sz w:val="20"/>
          <w:szCs w:val="20"/>
          <w:lang w:val="nl-BE"/>
        </w:rPr>
        <w:t>t</w:t>
      </w:r>
      <w:r w:rsidR="00BB705A">
        <w:rPr>
          <w:rFonts w:cs="Arial"/>
          <w:b/>
          <w:sz w:val="20"/>
          <w:szCs w:val="20"/>
          <w:lang w:val="nl-BE"/>
        </w:rPr>
        <w:t xml:space="preserve">elkens slechts één </w:t>
      </w:r>
      <w:r w:rsidR="002631B0" w:rsidRPr="00AD04D8">
        <w:rPr>
          <w:rFonts w:cs="Arial"/>
          <w:b/>
          <w:sz w:val="20"/>
          <w:szCs w:val="20"/>
          <w:lang w:val="nl-BE"/>
        </w:rPr>
        <w:t>zet</w:t>
      </w:r>
      <w:r w:rsidR="002631B0" w:rsidRPr="00AD04D8">
        <w:rPr>
          <w:rFonts w:cs="Arial"/>
          <w:sz w:val="20"/>
          <w:szCs w:val="20"/>
          <w:lang w:val="nl-BE"/>
        </w:rPr>
        <w:t xml:space="preserve"> kan spelen die naar het</w:t>
      </w:r>
      <w:r w:rsidR="004E0FCA">
        <w:rPr>
          <w:rFonts w:cs="Arial"/>
          <w:sz w:val="20"/>
          <w:szCs w:val="20"/>
          <w:lang w:val="nl-BE"/>
        </w:rPr>
        <w:t xml:space="preserve"> voorop</w:t>
      </w:r>
      <w:r w:rsidR="00B14E9D">
        <w:rPr>
          <w:rFonts w:cs="Arial"/>
          <w:sz w:val="20"/>
          <w:szCs w:val="20"/>
          <w:lang w:val="nl-BE"/>
        </w:rPr>
        <w:t>gestelde</w:t>
      </w:r>
      <w:r w:rsidR="002631B0" w:rsidRPr="00AD04D8">
        <w:rPr>
          <w:rFonts w:cs="Arial"/>
          <w:sz w:val="20"/>
          <w:szCs w:val="20"/>
          <w:lang w:val="nl-BE"/>
        </w:rPr>
        <w:t xml:space="preserve"> doel leidt, wat zwart ook antwoordt. En kunstzinnig, liefst in een sobere stelling</w:t>
      </w:r>
      <w:r w:rsidR="00644D6A">
        <w:rPr>
          <w:rFonts w:cs="Arial"/>
          <w:sz w:val="20"/>
          <w:szCs w:val="20"/>
          <w:lang w:val="nl-BE"/>
        </w:rPr>
        <w:t>,</w:t>
      </w:r>
      <w:r w:rsidR="00132B70">
        <w:rPr>
          <w:rFonts w:cs="Arial"/>
          <w:sz w:val="20"/>
          <w:szCs w:val="20"/>
          <w:lang w:val="nl-BE"/>
        </w:rPr>
        <w:t xml:space="preserve"> </w:t>
      </w:r>
      <w:r w:rsidR="002631B0" w:rsidRPr="00A50C2B">
        <w:rPr>
          <w:rFonts w:cs="Arial"/>
          <w:b/>
          <w:sz w:val="20"/>
          <w:szCs w:val="20"/>
          <w:lang w:val="nl-BE"/>
        </w:rPr>
        <w:t>met</w:t>
      </w:r>
      <w:r w:rsidR="002631B0" w:rsidRPr="001F6786">
        <w:rPr>
          <w:rFonts w:cs="Arial"/>
          <w:sz w:val="20"/>
          <w:szCs w:val="20"/>
          <w:lang w:val="nl-BE"/>
        </w:rPr>
        <w:t xml:space="preserve"> </w:t>
      </w:r>
      <w:r w:rsidR="000D21D6">
        <w:rPr>
          <w:rFonts w:cs="Arial"/>
          <w:b/>
          <w:sz w:val="20"/>
          <w:szCs w:val="20"/>
          <w:lang w:val="nl-BE"/>
        </w:rPr>
        <w:t xml:space="preserve">buiten- </w:t>
      </w:r>
      <w:r w:rsidR="002631B0" w:rsidRPr="00AD04D8">
        <w:rPr>
          <w:rFonts w:cs="Arial"/>
          <w:b/>
          <w:sz w:val="20"/>
          <w:szCs w:val="20"/>
          <w:lang w:val="nl-BE"/>
        </w:rPr>
        <w:t>gewone</w:t>
      </w:r>
      <w:r w:rsidR="002631B0" w:rsidRPr="00AD04D8">
        <w:rPr>
          <w:rFonts w:cs="Arial"/>
          <w:sz w:val="20"/>
          <w:szCs w:val="20"/>
          <w:lang w:val="nl-BE"/>
        </w:rPr>
        <w:t xml:space="preserve"> </w:t>
      </w:r>
      <w:r w:rsidR="002631B0" w:rsidRPr="00AD04D8">
        <w:rPr>
          <w:rFonts w:cs="Arial"/>
          <w:b/>
          <w:sz w:val="20"/>
          <w:szCs w:val="20"/>
          <w:lang w:val="nl-BE"/>
        </w:rPr>
        <w:t>inhoud</w:t>
      </w:r>
      <w:r w:rsidR="002631B0" w:rsidRPr="003B52D7">
        <w:rPr>
          <w:rFonts w:cs="Arial"/>
          <w:sz w:val="20"/>
          <w:szCs w:val="20"/>
          <w:lang w:val="nl-BE"/>
        </w:rPr>
        <w:t>,</w:t>
      </w:r>
      <w:r w:rsidR="002631B0" w:rsidRPr="00AD04D8">
        <w:rPr>
          <w:rFonts w:cs="Arial"/>
          <w:sz w:val="20"/>
          <w:szCs w:val="20"/>
          <w:lang w:val="nl-BE"/>
        </w:rPr>
        <w:t xml:space="preserve"> waarin de stukken harmonisch samenspelen. </w:t>
      </w:r>
    </w:p>
    <w:p w14:paraId="33C8A18F" w14:textId="77777777" w:rsidR="00C44E12" w:rsidRDefault="00C44E12" w:rsidP="002631B0">
      <w:pPr>
        <w:tabs>
          <w:tab w:val="left" w:pos="4111"/>
          <w:tab w:val="left" w:pos="4253"/>
        </w:tabs>
        <w:jc w:val="both"/>
        <w:rPr>
          <w:rFonts w:cs="Arial"/>
          <w:sz w:val="20"/>
          <w:szCs w:val="20"/>
          <w:lang w:val="nl-BE"/>
        </w:rPr>
      </w:pPr>
      <w:r>
        <w:rPr>
          <w:rFonts w:cs="Arial"/>
          <w:sz w:val="20"/>
          <w:szCs w:val="20"/>
          <w:lang w:val="nl-BE"/>
        </w:rPr>
        <w:t xml:space="preserve">   </w:t>
      </w:r>
    </w:p>
    <w:p w14:paraId="32EAC5FD" w14:textId="77777777" w:rsidR="00BB705A" w:rsidRDefault="00A509B5" w:rsidP="002631B0">
      <w:pPr>
        <w:tabs>
          <w:tab w:val="left" w:pos="4111"/>
          <w:tab w:val="left" w:pos="4253"/>
        </w:tabs>
        <w:jc w:val="both"/>
        <w:rPr>
          <w:rFonts w:cs="Arial"/>
          <w:sz w:val="20"/>
          <w:szCs w:val="20"/>
          <w:lang w:val="nl-BE"/>
        </w:rPr>
      </w:pPr>
      <w:r>
        <w:rPr>
          <w:rFonts w:cs="Arial"/>
          <w:sz w:val="20"/>
          <w:szCs w:val="20"/>
          <w:lang w:val="nl-BE"/>
        </w:rPr>
        <w:t xml:space="preserve">   Een</w:t>
      </w:r>
      <w:r w:rsidR="00BA7C0D">
        <w:rPr>
          <w:rFonts w:cs="Arial"/>
          <w:sz w:val="20"/>
          <w:szCs w:val="20"/>
          <w:lang w:val="nl-BE"/>
        </w:rPr>
        <w:t xml:space="preserve"> studie, het summum van de edele</w:t>
      </w:r>
      <w:r w:rsidR="009121E7">
        <w:rPr>
          <w:rFonts w:cs="Arial"/>
          <w:sz w:val="20"/>
          <w:szCs w:val="20"/>
          <w:lang w:val="nl-BE"/>
        </w:rPr>
        <w:t xml:space="preserve"> denksport</w:t>
      </w:r>
      <w:r w:rsidR="00BA7C0D">
        <w:rPr>
          <w:rFonts w:cs="Arial"/>
          <w:sz w:val="20"/>
          <w:szCs w:val="20"/>
          <w:lang w:val="nl-BE"/>
        </w:rPr>
        <w:t>,</w:t>
      </w:r>
      <w:r w:rsidR="007C28C2">
        <w:rPr>
          <w:rFonts w:cs="Arial"/>
          <w:sz w:val="20"/>
          <w:szCs w:val="20"/>
          <w:lang w:val="nl-BE"/>
        </w:rPr>
        <w:t xml:space="preserve"> bestaat</w:t>
      </w:r>
      <w:r w:rsidR="00AF1734">
        <w:rPr>
          <w:rFonts w:cs="Arial"/>
          <w:sz w:val="20"/>
          <w:szCs w:val="20"/>
          <w:lang w:val="nl-BE"/>
        </w:rPr>
        <w:t xml:space="preserve"> </w:t>
      </w:r>
      <w:r w:rsidR="00BA7C0D">
        <w:rPr>
          <w:rFonts w:cs="Arial"/>
          <w:sz w:val="20"/>
          <w:szCs w:val="20"/>
          <w:lang w:val="nl-BE"/>
        </w:rPr>
        <w:t>nu</w:t>
      </w:r>
      <w:r w:rsidR="00755048">
        <w:rPr>
          <w:rFonts w:cs="Arial"/>
          <w:sz w:val="20"/>
          <w:szCs w:val="20"/>
          <w:lang w:val="nl-BE"/>
        </w:rPr>
        <w:t xml:space="preserve"> </w:t>
      </w:r>
      <w:r w:rsidR="00BB14B4">
        <w:rPr>
          <w:rFonts w:cs="Arial"/>
          <w:sz w:val="20"/>
          <w:szCs w:val="20"/>
          <w:lang w:val="nl-BE"/>
        </w:rPr>
        <w:t>niet per</w:t>
      </w:r>
      <w:r w:rsidR="00117317">
        <w:rPr>
          <w:rFonts w:cs="Arial"/>
          <w:sz w:val="20"/>
          <w:szCs w:val="20"/>
          <w:lang w:val="nl-BE"/>
        </w:rPr>
        <w:t xml:space="preserve"> sé</w:t>
      </w:r>
      <w:r w:rsidR="00AF1734">
        <w:rPr>
          <w:rFonts w:cs="Arial"/>
          <w:sz w:val="20"/>
          <w:szCs w:val="20"/>
          <w:lang w:val="nl-BE"/>
        </w:rPr>
        <w:t xml:space="preserve"> </w:t>
      </w:r>
      <w:r w:rsidR="007C28C2">
        <w:rPr>
          <w:rFonts w:cs="Arial"/>
          <w:sz w:val="20"/>
          <w:szCs w:val="20"/>
          <w:lang w:val="nl-BE"/>
        </w:rPr>
        <w:t xml:space="preserve">uit </w:t>
      </w:r>
      <w:r w:rsidR="00AF1734">
        <w:rPr>
          <w:rFonts w:cs="Arial"/>
          <w:sz w:val="20"/>
          <w:szCs w:val="20"/>
          <w:lang w:val="nl-BE"/>
        </w:rPr>
        <w:t>een</w:t>
      </w:r>
      <w:r w:rsidR="008C4F88">
        <w:rPr>
          <w:rFonts w:cs="Arial"/>
          <w:sz w:val="20"/>
          <w:szCs w:val="20"/>
          <w:lang w:val="nl-BE"/>
        </w:rPr>
        <w:t xml:space="preserve"> reeks moeilijk te vinden</w:t>
      </w:r>
      <w:r w:rsidR="00C44E12">
        <w:rPr>
          <w:rFonts w:cs="Arial"/>
          <w:sz w:val="20"/>
          <w:szCs w:val="20"/>
          <w:lang w:val="nl-BE"/>
        </w:rPr>
        <w:t xml:space="preserve"> zetten, maar legt</w:t>
      </w:r>
      <w:r w:rsidR="00AF1734">
        <w:rPr>
          <w:rFonts w:cs="Arial"/>
          <w:sz w:val="20"/>
          <w:szCs w:val="20"/>
          <w:lang w:val="nl-BE"/>
        </w:rPr>
        <w:t xml:space="preserve"> </w:t>
      </w:r>
      <w:r w:rsidR="00E74F26">
        <w:rPr>
          <w:rFonts w:cs="Arial"/>
          <w:sz w:val="20"/>
          <w:szCs w:val="20"/>
          <w:lang w:val="nl-BE"/>
        </w:rPr>
        <w:t>veeleer</w:t>
      </w:r>
      <w:r w:rsidR="00C44E12">
        <w:rPr>
          <w:rFonts w:cs="Arial"/>
          <w:sz w:val="20"/>
          <w:szCs w:val="20"/>
          <w:lang w:val="nl-BE"/>
        </w:rPr>
        <w:t xml:space="preserve"> de klemtoon op</w:t>
      </w:r>
      <w:r w:rsidR="00247AC6">
        <w:rPr>
          <w:rFonts w:cs="Arial"/>
          <w:sz w:val="20"/>
          <w:szCs w:val="20"/>
          <w:lang w:val="nl-BE"/>
        </w:rPr>
        <w:t xml:space="preserve"> vernuftige</w:t>
      </w:r>
      <w:r w:rsidR="000D1371">
        <w:rPr>
          <w:rFonts w:cs="Arial"/>
          <w:sz w:val="20"/>
          <w:szCs w:val="20"/>
          <w:lang w:val="nl-BE"/>
        </w:rPr>
        <w:t xml:space="preserve"> en</w:t>
      </w:r>
      <w:r w:rsidR="00C44E12">
        <w:rPr>
          <w:rFonts w:cs="Arial"/>
          <w:sz w:val="20"/>
          <w:szCs w:val="20"/>
          <w:lang w:val="nl-BE"/>
        </w:rPr>
        <w:t xml:space="preserve"> </w:t>
      </w:r>
      <w:r w:rsidR="0083108D">
        <w:rPr>
          <w:rFonts w:cs="Arial"/>
          <w:sz w:val="20"/>
          <w:szCs w:val="20"/>
          <w:lang w:val="nl-BE"/>
        </w:rPr>
        <w:t>subtiele</w:t>
      </w:r>
      <w:r w:rsidR="00BF1901">
        <w:rPr>
          <w:rFonts w:cs="Arial"/>
          <w:sz w:val="20"/>
          <w:szCs w:val="20"/>
          <w:lang w:val="nl-BE"/>
        </w:rPr>
        <w:t xml:space="preserve"> </w:t>
      </w:r>
      <w:r w:rsidR="002A1750">
        <w:rPr>
          <w:rFonts w:cs="Arial"/>
          <w:sz w:val="20"/>
          <w:szCs w:val="20"/>
          <w:lang w:val="nl-BE"/>
        </w:rPr>
        <w:t>spitsvondigheden.</w:t>
      </w:r>
      <w:r w:rsidR="002631B0">
        <w:rPr>
          <w:rFonts w:cs="Arial"/>
          <w:sz w:val="20"/>
          <w:szCs w:val="20"/>
          <w:lang w:val="nl-BE"/>
        </w:rPr>
        <w:t xml:space="preserve"> </w:t>
      </w:r>
      <w:r w:rsidR="00687E8F">
        <w:rPr>
          <w:rFonts w:cs="Arial"/>
          <w:sz w:val="20"/>
          <w:szCs w:val="20"/>
          <w:lang w:val="nl-BE"/>
        </w:rPr>
        <w:t xml:space="preserve">De kans om tot </w:t>
      </w:r>
      <w:r w:rsidR="002631B0" w:rsidRPr="00AD04D8">
        <w:rPr>
          <w:rFonts w:cs="Arial"/>
          <w:sz w:val="20"/>
          <w:szCs w:val="20"/>
          <w:lang w:val="nl-BE"/>
        </w:rPr>
        <w:t xml:space="preserve">iets moois te </w:t>
      </w:r>
      <w:r w:rsidR="002631B0">
        <w:rPr>
          <w:rFonts w:cs="Arial"/>
          <w:sz w:val="20"/>
          <w:szCs w:val="20"/>
          <w:lang w:val="nl-BE"/>
        </w:rPr>
        <w:t>ko</w:t>
      </w:r>
      <w:r w:rsidR="00BA7C0D">
        <w:rPr>
          <w:rFonts w:cs="Arial"/>
          <w:sz w:val="20"/>
          <w:szCs w:val="20"/>
          <w:lang w:val="nl-BE"/>
        </w:rPr>
        <w:t>-</w:t>
      </w:r>
      <w:r w:rsidR="002631B0">
        <w:rPr>
          <w:rFonts w:cs="Arial"/>
          <w:sz w:val="20"/>
          <w:szCs w:val="20"/>
          <w:lang w:val="nl-BE"/>
        </w:rPr>
        <w:t>men</w:t>
      </w:r>
      <w:r w:rsidR="002631B0" w:rsidRPr="00AD04D8">
        <w:rPr>
          <w:rFonts w:cs="Arial"/>
          <w:sz w:val="20"/>
          <w:szCs w:val="20"/>
          <w:lang w:val="nl-BE"/>
        </w:rPr>
        <w:t xml:space="preserve"> </w:t>
      </w:r>
      <w:r w:rsidR="00A808C0">
        <w:rPr>
          <w:rFonts w:cs="Arial"/>
          <w:sz w:val="20"/>
          <w:szCs w:val="20"/>
          <w:lang w:val="nl-BE"/>
        </w:rPr>
        <w:t>bij het tot vorm brengen,</w:t>
      </w:r>
      <w:r w:rsidR="00BA7C0D">
        <w:rPr>
          <w:rFonts w:cs="Arial"/>
          <w:sz w:val="20"/>
          <w:szCs w:val="20"/>
          <w:lang w:val="nl-BE"/>
        </w:rPr>
        <w:t xml:space="preserve"> </w:t>
      </w:r>
      <w:r w:rsidR="002631B0" w:rsidRPr="00AD04D8">
        <w:rPr>
          <w:rFonts w:cs="Arial"/>
          <w:sz w:val="20"/>
          <w:szCs w:val="20"/>
          <w:lang w:val="nl-BE"/>
        </w:rPr>
        <w:t>is niet zo van</w:t>
      </w:r>
      <w:r w:rsidR="00687E8F">
        <w:rPr>
          <w:rFonts w:cs="Arial"/>
          <w:sz w:val="20"/>
          <w:szCs w:val="20"/>
          <w:lang w:val="nl-BE"/>
        </w:rPr>
        <w:t>zelf</w:t>
      </w:r>
      <w:r w:rsidR="002631B0" w:rsidRPr="00AD04D8">
        <w:rPr>
          <w:rFonts w:cs="Arial"/>
          <w:sz w:val="20"/>
          <w:szCs w:val="20"/>
          <w:lang w:val="nl-BE"/>
        </w:rPr>
        <w:t>spre</w:t>
      </w:r>
      <w:r w:rsidR="009121E7">
        <w:rPr>
          <w:rFonts w:cs="Arial"/>
          <w:sz w:val="20"/>
          <w:szCs w:val="20"/>
          <w:lang w:val="nl-BE"/>
        </w:rPr>
        <w:t xml:space="preserve">kend, </w:t>
      </w:r>
      <w:r w:rsidR="002631B0" w:rsidRPr="00AD04D8">
        <w:rPr>
          <w:rFonts w:cs="Arial"/>
          <w:sz w:val="20"/>
          <w:szCs w:val="20"/>
          <w:lang w:val="nl-BE"/>
        </w:rPr>
        <w:t>al beschikt de componist over verrassende wendinge</w:t>
      </w:r>
      <w:r w:rsidR="00A808C0">
        <w:rPr>
          <w:rFonts w:cs="Arial"/>
          <w:sz w:val="20"/>
          <w:szCs w:val="20"/>
          <w:lang w:val="nl-BE"/>
        </w:rPr>
        <w:t>n</w:t>
      </w:r>
      <w:r w:rsidR="00634FD7">
        <w:rPr>
          <w:rFonts w:cs="Arial"/>
          <w:sz w:val="20"/>
          <w:szCs w:val="20"/>
          <w:lang w:val="nl-BE"/>
        </w:rPr>
        <w:t xml:space="preserve"> en scherpe pointes. Hij kan ge</w:t>
      </w:r>
      <w:r w:rsidR="00A808C0">
        <w:rPr>
          <w:rFonts w:cs="Arial"/>
          <w:sz w:val="20"/>
          <w:szCs w:val="20"/>
          <w:lang w:val="nl-BE"/>
        </w:rPr>
        <w:t>b</w:t>
      </w:r>
      <w:r w:rsidR="002631B0" w:rsidRPr="00AD04D8">
        <w:rPr>
          <w:rFonts w:cs="Arial"/>
          <w:sz w:val="20"/>
          <w:szCs w:val="20"/>
          <w:lang w:val="nl-BE"/>
        </w:rPr>
        <w:t>ruik maken van blokkades, penningen, interferenties, obstructies, dominante dreigingen, minorpromoties, magneetoffers</w:t>
      </w:r>
      <w:r w:rsidR="002631B0">
        <w:rPr>
          <w:rFonts w:cs="Arial"/>
          <w:sz w:val="20"/>
          <w:szCs w:val="20"/>
          <w:lang w:val="nl-BE"/>
        </w:rPr>
        <w:t>,</w:t>
      </w:r>
      <w:r w:rsidR="0066494F">
        <w:rPr>
          <w:rFonts w:cs="Arial"/>
          <w:sz w:val="20"/>
          <w:szCs w:val="20"/>
          <w:lang w:val="nl-BE"/>
        </w:rPr>
        <w:t xml:space="preserve"> enzovoort. Ook we</w:t>
      </w:r>
      <w:r w:rsidR="002631B0" w:rsidRPr="00AD04D8">
        <w:rPr>
          <w:rFonts w:cs="Arial"/>
          <w:sz w:val="20"/>
          <w:szCs w:val="20"/>
          <w:lang w:val="nl-BE"/>
        </w:rPr>
        <w:t xml:space="preserve">derzijdse zetdwang, eeuwig schaak, </w:t>
      </w:r>
      <w:r w:rsidR="00CD06B7">
        <w:rPr>
          <w:rFonts w:cs="Arial"/>
          <w:sz w:val="20"/>
          <w:szCs w:val="20"/>
          <w:lang w:val="nl-BE"/>
        </w:rPr>
        <w:t xml:space="preserve">sterke </w:t>
      </w:r>
      <w:r w:rsidR="002631B0" w:rsidRPr="00AD04D8">
        <w:rPr>
          <w:rFonts w:cs="Arial"/>
          <w:sz w:val="20"/>
          <w:szCs w:val="20"/>
          <w:lang w:val="nl-BE"/>
        </w:rPr>
        <w:t>oppo</w:t>
      </w:r>
      <w:r w:rsidR="0066494F">
        <w:rPr>
          <w:rFonts w:cs="Arial"/>
          <w:sz w:val="20"/>
          <w:szCs w:val="20"/>
          <w:lang w:val="nl-BE"/>
        </w:rPr>
        <w:t>sitie, vestingbouw of een onver</w:t>
      </w:r>
      <w:r w:rsidR="002631B0" w:rsidRPr="00AD04D8">
        <w:rPr>
          <w:rFonts w:cs="Arial"/>
          <w:sz w:val="20"/>
          <w:szCs w:val="20"/>
          <w:lang w:val="nl-BE"/>
        </w:rPr>
        <w:t>wacht pat maken een studie aantrekkelijk. De schoonheid ligt in het creatieve ver</w:t>
      </w:r>
      <w:r w:rsidR="00634FD7">
        <w:rPr>
          <w:rFonts w:cs="Arial"/>
          <w:sz w:val="20"/>
          <w:szCs w:val="20"/>
          <w:lang w:val="nl-BE"/>
        </w:rPr>
        <w:t>-</w:t>
      </w:r>
      <w:r w:rsidR="002631B0" w:rsidRPr="00AD04D8">
        <w:rPr>
          <w:rFonts w:cs="Arial"/>
          <w:sz w:val="20"/>
          <w:szCs w:val="20"/>
          <w:lang w:val="nl-BE"/>
        </w:rPr>
        <w:t>weven van deze componenten tot een diepzinnige combinatie, die de op</w:t>
      </w:r>
      <w:r w:rsidR="00C44E12">
        <w:rPr>
          <w:rFonts w:cs="Arial"/>
          <w:sz w:val="20"/>
          <w:szCs w:val="20"/>
          <w:lang w:val="nl-BE"/>
        </w:rPr>
        <w:t>los</w:t>
      </w:r>
      <w:r w:rsidR="00634FD7">
        <w:rPr>
          <w:rFonts w:cs="Arial"/>
          <w:sz w:val="20"/>
          <w:szCs w:val="20"/>
          <w:lang w:val="nl-BE"/>
        </w:rPr>
        <w:t>-</w:t>
      </w:r>
      <w:r w:rsidR="00C44E12">
        <w:rPr>
          <w:rFonts w:cs="Arial"/>
          <w:sz w:val="20"/>
          <w:szCs w:val="20"/>
          <w:lang w:val="nl-BE"/>
        </w:rPr>
        <w:t>ser aangenaam verrast en ver</w:t>
      </w:r>
      <w:r w:rsidR="00813D64">
        <w:rPr>
          <w:rFonts w:cs="Arial"/>
          <w:sz w:val="20"/>
          <w:szCs w:val="20"/>
          <w:lang w:val="nl-BE"/>
        </w:rPr>
        <w:t>heugt</w:t>
      </w:r>
      <w:r w:rsidR="006E30C3">
        <w:rPr>
          <w:rFonts w:cs="Arial"/>
          <w:sz w:val="20"/>
          <w:szCs w:val="20"/>
          <w:lang w:val="nl-BE"/>
        </w:rPr>
        <w:t>.</w:t>
      </w:r>
    </w:p>
    <w:p w14:paraId="73BA48FC" w14:textId="77777777" w:rsidR="00BB705A" w:rsidRDefault="00BB705A" w:rsidP="002631B0">
      <w:pPr>
        <w:tabs>
          <w:tab w:val="left" w:pos="4111"/>
          <w:tab w:val="left" w:pos="4253"/>
        </w:tabs>
        <w:jc w:val="both"/>
        <w:rPr>
          <w:rFonts w:cs="Arial"/>
          <w:sz w:val="20"/>
          <w:szCs w:val="20"/>
          <w:lang w:val="nl-BE"/>
        </w:rPr>
      </w:pPr>
    </w:p>
    <w:p w14:paraId="4C8ECFBA" w14:textId="77777777" w:rsidR="0050784B" w:rsidRPr="001A5F7C" w:rsidRDefault="006F3920" w:rsidP="002631B0">
      <w:pPr>
        <w:tabs>
          <w:tab w:val="left" w:pos="4111"/>
          <w:tab w:val="left" w:pos="4253"/>
        </w:tabs>
        <w:jc w:val="both"/>
        <w:rPr>
          <w:rFonts w:cs="Arial"/>
          <w:b/>
          <w:i/>
          <w:sz w:val="20"/>
          <w:szCs w:val="20"/>
          <w:lang w:val="nl-BE"/>
        </w:rPr>
      </w:pPr>
      <w:r>
        <w:rPr>
          <w:rFonts w:cs="Arial"/>
          <w:sz w:val="20"/>
          <w:szCs w:val="20"/>
          <w:lang w:val="nl-BE"/>
        </w:rPr>
        <w:t xml:space="preserve">   </w:t>
      </w:r>
      <w:r w:rsidR="003340C4">
        <w:rPr>
          <w:rFonts w:cs="Arial"/>
          <w:sz w:val="20"/>
          <w:szCs w:val="20"/>
          <w:lang w:val="nl-BE"/>
        </w:rPr>
        <w:t>I</w:t>
      </w:r>
      <w:r w:rsidR="008F1C7F">
        <w:rPr>
          <w:rFonts w:cs="Arial"/>
          <w:sz w:val="20"/>
          <w:szCs w:val="20"/>
          <w:lang w:val="nl-BE"/>
        </w:rPr>
        <w:t xml:space="preserve">n één kernachtige zin samengevat </w:t>
      </w:r>
      <w:r w:rsidR="000562D0">
        <w:rPr>
          <w:rFonts w:cs="Arial"/>
          <w:sz w:val="20"/>
          <w:szCs w:val="20"/>
          <w:lang w:val="nl-BE"/>
        </w:rPr>
        <w:t>door</w:t>
      </w:r>
      <w:r w:rsidR="00141981">
        <w:rPr>
          <w:rFonts w:cs="Arial"/>
          <w:sz w:val="20"/>
          <w:szCs w:val="20"/>
          <w:lang w:val="nl-BE"/>
        </w:rPr>
        <w:t xml:space="preserve"> </w:t>
      </w:r>
      <w:r w:rsidR="00E7435C">
        <w:rPr>
          <w:rFonts w:cs="Arial"/>
          <w:sz w:val="20"/>
          <w:szCs w:val="20"/>
          <w:lang w:val="nl-BE"/>
        </w:rPr>
        <w:t>de</w:t>
      </w:r>
      <w:r w:rsidR="00B355C2">
        <w:rPr>
          <w:rFonts w:cs="Arial"/>
          <w:sz w:val="20"/>
          <w:szCs w:val="20"/>
          <w:lang w:val="nl-BE"/>
        </w:rPr>
        <w:t xml:space="preserve"> taalkunst</w:t>
      </w:r>
      <w:r w:rsidR="003340C4">
        <w:rPr>
          <w:rFonts w:cs="Arial"/>
          <w:sz w:val="20"/>
          <w:szCs w:val="20"/>
          <w:lang w:val="nl-BE"/>
        </w:rPr>
        <w:t>e</w:t>
      </w:r>
      <w:r w:rsidR="00B355C2">
        <w:rPr>
          <w:rFonts w:cs="Arial"/>
          <w:sz w:val="20"/>
          <w:szCs w:val="20"/>
          <w:lang w:val="nl-BE"/>
        </w:rPr>
        <w:t xml:space="preserve">naar </w:t>
      </w:r>
      <w:r w:rsidR="00141981">
        <w:rPr>
          <w:rFonts w:cs="Arial"/>
          <w:sz w:val="20"/>
          <w:szCs w:val="20"/>
          <w:lang w:val="nl-BE"/>
        </w:rPr>
        <w:t>Kees</w:t>
      </w:r>
      <w:r w:rsidR="0086095C" w:rsidRPr="001A5F7C">
        <w:rPr>
          <w:rFonts w:cs="Arial"/>
          <w:sz w:val="20"/>
          <w:szCs w:val="20"/>
          <w:lang w:val="nl-BE"/>
        </w:rPr>
        <w:t>Torn</w:t>
      </w:r>
      <w:r w:rsidR="003340C4">
        <w:rPr>
          <w:rFonts w:cs="Arial"/>
          <w:sz w:val="20"/>
          <w:szCs w:val="20"/>
          <w:lang w:val="nl-BE"/>
        </w:rPr>
        <w:t xml:space="preserve"> </w:t>
      </w:r>
      <w:r w:rsidR="00A50C2B">
        <w:rPr>
          <w:rFonts w:cs="Arial"/>
          <w:sz w:val="20"/>
          <w:szCs w:val="20"/>
          <w:lang w:val="nl-BE"/>
        </w:rPr>
        <w:t>is</w:t>
      </w:r>
      <w:r w:rsidR="003340C4">
        <w:rPr>
          <w:rFonts w:cs="Arial"/>
          <w:sz w:val="20"/>
          <w:szCs w:val="20"/>
          <w:lang w:val="nl-BE"/>
        </w:rPr>
        <w:t xml:space="preserve"> het</w:t>
      </w:r>
      <w:r w:rsidR="00731505">
        <w:rPr>
          <w:rFonts w:cs="Arial"/>
          <w:sz w:val="20"/>
          <w:szCs w:val="20"/>
          <w:lang w:val="nl-BE"/>
        </w:rPr>
        <w:t xml:space="preserve"> aforisme:</w:t>
      </w:r>
      <w:r w:rsidR="006E30C3">
        <w:rPr>
          <w:rFonts w:cs="Arial"/>
          <w:b/>
          <w:i/>
          <w:sz w:val="20"/>
          <w:szCs w:val="20"/>
          <w:lang w:val="nl-BE"/>
        </w:rPr>
        <w:t xml:space="preserve"> </w:t>
      </w:r>
      <w:r w:rsidR="000A3A21">
        <w:rPr>
          <w:rFonts w:cs="Arial"/>
          <w:b/>
          <w:i/>
          <w:sz w:val="20"/>
          <w:szCs w:val="20"/>
          <w:lang w:val="nl-BE"/>
        </w:rPr>
        <w:t>“</w:t>
      </w:r>
      <w:r w:rsidR="0050784B" w:rsidRPr="00B36B16">
        <w:rPr>
          <w:rFonts w:cs="Arial"/>
          <w:b/>
          <w:i/>
          <w:sz w:val="20"/>
          <w:szCs w:val="20"/>
          <w:lang w:val="nl-BE"/>
        </w:rPr>
        <w:t>Zetten verzinnen om zinnen te verzetten</w:t>
      </w:r>
      <w:r w:rsidR="00A77CC4">
        <w:rPr>
          <w:rFonts w:cs="Arial"/>
          <w:b/>
          <w:i/>
          <w:sz w:val="20"/>
          <w:szCs w:val="20"/>
          <w:lang w:val="nl-BE"/>
        </w:rPr>
        <w:t>.</w:t>
      </w:r>
      <w:r w:rsidR="000A3A21">
        <w:rPr>
          <w:rFonts w:cs="Arial"/>
          <w:b/>
          <w:i/>
          <w:sz w:val="20"/>
          <w:szCs w:val="20"/>
          <w:lang w:val="nl-BE"/>
        </w:rPr>
        <w:t>”</w:t>
      </w:r>
      <w:r w:rsidR="008069D0">
        <w:rPr>
          <w:rFonts w:cs="Arial"/>
          <w:b/>
          <w:i/>
          <w:sz w:val="20"/>
          <w:szCs w:val="20"/>
          <w:lang w:val="nl-BE"/>
        </w:rPr>
        <w:t xml:space="preserve"> </w:t>
      </w:r>
    </w:p>
    <w:p w14:paraId="1DC3E6DE" w14:textId="77777777" w:rsidR="002631B0" w:rsidRPr="0050784B" w:rsidRDefault="002631B0" w:rsidP="0050784B">
      <w:pPr>
        <w:jc w:val="center"/>
        <w:rPr>
          <w:rFonts w:cs="Arial"/>
          <w:b/>
          <w:i/>
          <w:sz w:val="20"/>
          <w:szCs w:val="20"/>
          <w:lang w:val="nl-BE"/>
        </w:rPr>
      </w:pPr>
    </w:p>
    <w:p w14:paraId="7F7C9362" w14:textId="77777777" w:rsidR="002631B0" w:rsidRPr="00AD04D8" w:rsidRDefault="00B55BB3" w:rsidP="002631B0">
      <w:pPr>
        <w:jc w:val="both"/>
        <w:rPr>
          <w:rFonts w:cs="Arial"/>
          <w:sz w:val="20"/>
          <w:szCs w:val="20"/>
          <w:lang w:val="nl-BE"/>
        </w:rPr>
      </w:pPr>
      <w:r>
        <w:rPr>
          <w:rFonts w:cs="Arial"/>
          <w:sz w:val="20"/>
          <w:szCs w:val="20"/>
          <w:lang w:val="nl-BE"/>
        </w:rPr>
        <w:t xml:space="preserve">   T</w:t>
      </w:r>
      <w:r w:rsidR="0066494F">
        <w:rPr>
          <w:rFonts w:cs="Arial"/>
          <w:sz w:val="20"/>
          <w:szCs w:val="20"/>
          <w:lang w:val="nl-BE"/>
        </w:rPr>
        <w:t>oen</w:t>
      </w:r>
      <w:r w:rsidR="002631B0" w:rsidRPr="00AD04D8">
        <w:rPr>
          <w:rFonts w:cs="Arial"/>
          <w:sz w:val="20"/>
          <w:szCs w:val="20"/>
          <w:lang w:val="nl-BE"/>
        </w:rPr>
        <w:t xml:space="preserve"> ik de boeiende kunstwerkjes van soms onvergankelijke eenvoud uit het boek </w:t>
      </w:r>
      <w:r w:rsidR="002D18E2">
        <w:rPr>
          <w:rFonts w:cs="Arial"/>
          <w:sz w:val="20"/>
          <w:szCs w:val="20"/>
          <w:lang w:val="nl-BE"/>
        </w:rPr>
        <w:t>‘</w:t>
      </w:r>
      <w:r w:rsidR="002631B0" w:rsidRPr="00AD04D8">
        <w:rPr>
          <w:rFonts w:cs="Arial"/>
          <w:i/>
          <w:sz w:val="20"/>
          <w:szCs w:val="20"/>
          <w:lang w:val="nl-BE"/>
        </w:rPr>
        <w:t>Schaakstukken spelen U voor</w:t>
      </w:r>
      <w:r w:rsidR="002D18E2">
        <w:rPr>
          <w:rFonts w:cs="Arial"/>
          <w:i/>
          <w:sz w:val="20"/>
          <w:szCs w:val="20"/>
          <w:lang w:val="nl-BE"/>
        </w:rPr>
        <w:t>’</w:t>
      </w:r>
      <w:r w:rsidR="002631B0" w:rsidRPr="00AD04D8">
        <w:rPr>
          <w:rFonts w:cs="Arial"/>
          <w:b/>
          <w:sz w:val="20"/>
          <w:szCs w:val="20"/>
          <w:lang w:val="nl-BE"/>
        </w:rPr>
        <w:t xml:space="preserve"> </w:t>
      </w:r>
      <w:r w:rsidR="002631B0" w:rsidRPr="00AD04D8">
        <w:rPr>
          <w:rFonts w:cs="Arial"/>
          <w:sz w:val="20"/>
          <w:szCs w:val="20"/>
          <w:lang w:val="nl-BE"/>
        </w:rPr>
        <w:t>van Hans Bou</w:t>
      </w:r>
      <w:r w:rsidR="0075762D">
        <w:rPr>
          <w:rFonts w:cs="Arial"/>
          <w:sz w:val="20"/>
          <w:szCs w:val="20"/>
          <w:lang w:val="nl-BE"/>
        </w:rPr>
        <w:t>wmeester naspeel</w:t>
      </w:r>
      <w:r w:rsidR="002D18E2">
        <w:rPr>
          <w:rFonts w:cs="Arial"/>
          <w:sz w:val="20"/>
          <w:szCs w:val="20"/>
          <w:lang w:val="nl-BE"/>
        </w:rPr>
        <w:t>-</w:t>
      </w:r>
      <w:r w:rsidR="0075762D">
        <w:rPr>
          <w:rFonts w:cs="Arial"/>
          <w:sz w:val="20"/>
          <w:szCs w:val="20"/>
          <w:lang w:val="nl-BE"/>
        </w:rPr>
        <w:t>de, een halve eeuw</w:t>
      </w:r>
      <w:r w:rsidR="002631B0" w:rsidRPr="00AD04D8">
        <w:rPr>
          <w:rFonts w:cs="Arial"/>
          <w:sz w:val="20"/>
          <w:szCs w:val="20"/>
          <w:lang w:val="nl-BE"/>
        </w:rPr>
        <w:t xml:space="preserve"> geleden, bevredigde dit mijn gevoel voor schoonheid dusdani</w:t>
      </w:r>
      <w:r w:rsidR="00C8259A">
        <w:rPr>
          <w:rFonts w:cs="Arial"/>
          <w:sz w:val="20"/>
          <w:szCs w:val="20"/>
          <w:lang w:val="nl-BE"/>
        </w:rPr>
        <w:t>g,</w:t>
      </w:r>
      <w:r w:rsidR="0086095C">
        <w:rPr>
          <w:rFonts w:cs="Arial"/>
          <w:sz w:val="20"/>
          <w:szCs w:val="20"/>
          <w:lang w:val="nl-BE"/>
        </w:rPr>
        <w:t xml:space="preserve"> </w:t>
      </w:r>
      <w:r w:rsidR="002631B0" w:rsidRPr="00AD04D8">
        <w:rPr>
          <w:rFonts w:cs="Arial"/>
          <w:sz w:val="20"/>
          <w:szCs w:val="20"/>
          <w:lang w:val="nl-BE"/>
        </w:rPr>
        <w:t>dat ik, aangetrokken door hun esthetische uitstraling, zelf begon met kleine werkjes ineen te knutsele</w:t>
      </w:r>
      <w:r w:rsidR="00B36B16">
        <w:rPr>
          <w:rFonts w:cs="Arial"/>
          <w:sz w:val="20"/>
          <w:szCs w:val="20"/>
          <w:lang w:val="nl-BE"/>
        </w:rPr>
        <w:t xml:space="preserve">n. </w:t>
      </w:r>
      <w:r w:rsidR="00957FE2">
        <w:rPr>
          <w:rFonts w:cs="Arial"/>
          <w:sz w:val="20"/>
          <w:szCs w:val="20"/>
          <w:lang w:val="nl-BE"/>
        </w:rPr>
        <w:t>En al</w:t>
      </w:r>
      <w:r w:rsidR="002631B0">
        <w:rPr>
          <w:rFonts w:cs="Arial"/>
          <w:sz w:val="20"/>
          <w:szCs w:val="20"/>
          <w:lang w:val="nl-BE"/>
        </w:rPr>
        <w:t xml:space="preserve"> was ik geen partijspeler</w:t>
      </w:r>
      <w:r w:rsidR="000D3878">
        <w:rPr>
          <w:rFonts w:cs="Arial"/>
          <w:sz w:val="20"/>
          <w:szCs w:val="20"/>
          <w:lang w:val="nl-BE"/>
        </w:rPr>
        <w:t>,</w:t>
      </w:r>
      <w:r w:rsidR="002631B0" w:rsidRPr="00AD04D8">
        <w:rPr>
          <w:rFonts w:cs="Arial"/>
          <w:sz w:val="20"/>
          <w:szCs w:val="20"/>
          <w:lang w:val="nl-BE"/>
        </w:rPr>
        <w:t xml:space="preserve"> ik kende toch de regels van het spel. Tot</w:t>
      </w:r>
      <w:r w:rsidR="008A3535">
        <w:rPr>
          <w:rFonts w:cs="Arial"/>
          <w:sz w:val="20"/>
          <w:szCs w:val="20"/>
          <w:lang w:val="nl-BE"/>
        </w:rPr>
        <w:t xml:space="preserve"> op</w:t>
      </w:r>
      <w:r w:rsidR="006C59DD">
        <w:rPr>
          <w:rFonts w:cs="Arial"/>
          <w:sz w:val="20"/>
          <w:szCs w:val="20"/>
          <w:lang w:val="nl-BE"/>
        </w:rPr>
        <w:t xml:space="preserve"> heden</w:t>
      </w:r>
      <w:r w:rsidR="002631B0" w:rsidRPr="00AD04D8">
        <w:rPr>
          <w:rFonts w:cs="Arial"/>
          <w:sz w:val="20"/>
          <w:szCs w:val="20"/>
          <w:lang w:val="nl-BE"/>
        </w:rPr>
        <w:t xml:space="preserve"> is</w:t>
      </w:r>
      <w:r w:rsidR="002631B0">
        <w:rPr>
          <w:rFonts w:cs="Arial"/>
          <w:sz w:val="20"/>
          <w:szCs w:val="20"/>
          <w:lang w:val="nl-BE"/>
        </w:rPr>
        <w:t xml:space="preserve"> het</w:t>
      </w:r>
      <w:r w:rsidR="002631B0" w:rsidRPr="00AD04D8">
        <w:rPr>
          <w:rFonts w:cs="Arial"/>
          <w:sz w:val="20"/>
          <w:szCs w:val="20"/>
          <w:lang w:val="nl-BE"/>
        </w:rPr>
        <w:t xml:space="preserve"> </w:t>
      </w:r>
      <w:r w:rsidR="002631B0">
        <w:rPr>
          <w:rFonts w:cs="Arial"/>
          <w:sz w:val="20"/>
          <w:szCs w:val="20"/>
          <w:lang w:val="nl-BE"/>
        </w:rPr>
        <w:t>ontleden en</w:t>
      </w:r>
      <w:r w:rsidR="00035A78">
        <w:rPr>
          <w:rFonts w:cs="Arial"/>
          <w:sz w:val="20"/>
          <w:szCs w:val="20"/>
          <w:lang w:val="nl-BE"/>
        </w:rPr>
        <w:t xml:space="preserve"> vooral</w:t>
      </w:r>
      <w:r w:rsidR="002631B0">
        <w:rPr>
          <w:rFonts w:cs="Arial"/>
          <w:sz w:val="20"/>
          <w:szCs w:val="20"/>
          <w:lang w:val="nl-BE"/>
        </w:rPr>
        <w:t xml:space="preserve"> </w:t>
      </w:r>
      <w:r w:rsidR="009932FE">
        <w:rPr>
          <w:rFonts w:cs="Arial"/>
          <w:sz w:val="20"/>
          <w:szCs w:val="20"/>
          <w:lang w:val="nl-BE"/>
        </w:rPr>
        <w:t xml:space="preserve">het </w:t>
      </w:r>
      <w:r w:rsidR="008A3535">
        <w:rPr>
          <w:rFonts w:cs="Arial"/>
          <w:sz w:val="20"/>
          <w:szCs w:val="20"/>
          <w:lang w:val="nl-BE"/>
        </w:rPr>
        <w:t xml:space="preserve">componeren </w:t>
      </w:r>
      <w:r w:rsidR="002631B0" w:rsidRPr="00AD04D8">
        <w:rPr>
          <w:rFonts w:cs="Arial"/>
          <w:sz w:val="20"/>
          <w:szCs w:val="20"/>
          <w:lang w:val="nl-BE"/>
        </w:rPr>
        <w:t>van studies voor mij een verslavende hobby gebleven.</w:t>
      </w:r>
    </w:p>
    <w:p w14:paraId="692F1467" w14:textId="77777777" w:rsidR="002631B0" w:rsidRPr="00AD04D8" w:rsidRDefault="002631B0" w:rsidP="002631B0">
      <w:pPr>
        <w:jc w:val="both"/>
        <w:rPr>
          <w:rFonts w:cs="Arial"/>
          <w:sz w:val="20"/>
          <w:szCs w:val="20"/>
          <w:lang w:val="nl-BE"/>
        </w:rPr>
      </w:pPr>
    </w:p>
    <w:p w14:paraId="4E2EB2B8" w14:textId="77777777" w:rsidR="002631B0" w:rsidRDefault="002631B0" w:rsidP="002631B0">
      <w:pPr>
        <w:jc w:val="both"/>
        <w:rPr>
          <w:rFonts w:cs="Arial"/>
          <w:sz w:val="20"/>
          <w:szCs w:val="20"/>
          <w:lang w:val="nl-BE"/>
        </w:rPr>
      </w:pPr>
      <w:r>
        <w:rPr>
          <w:rFonts w:cs="Arial"/>
          <w:sz w:val="20"/>
          <w:szCs w:val="20"/>
          <w:lang w:val="nl-BE"/>
        </w:rPr>
        <w:t xml:space="preserve">   </w:t>
      </w:r>
      <w:r w:rsidRPr="00AD04D8">
        <w:rPr>
          <w:rFonts w:cs="Arial"/>
          <w:sz w:val="20"/>
          <w:szCs w:val="20"/>
          <w:lang w:val="nl-BE"/>
        </w:rPr>
        <w:t>De eerste borelingen heb ik bijeengebracht in het boek</w:t>
      </w:r>
      <w:r>
        <w:rPr>
          <w:rFonts w:cs="Arial"/>
          <w:sz w:val="20"/>
          <w:szCs w:val="20"/>
          <w:lang w:val="nl-BE"/>
        </w:rPr>
        <w:t>:</w:t>
      </w:r>
    </w:p>
    <w:p w14:paraId="708B2DFC" w14:textId="77777777" w:rsidR="00DE24B9" w:rsidRDefault="003213EA" w:rsidP="002631B0">
      <w:pPr>
        <w:jc w:val="both"/>
        <w:rPr>
          <w:rFonts w:cs="Arial"/>
          <w:sz w:val="20"/>
          <w:szCs w:val="20"/>
          <w:lang w:val="nl-BE"/>
        </w:rPr>
      </w:pPr>
      <w:r>
        <w:rPr>
          <w:rFonts w:cs="Arial"/>
          <w:b/>
          <w:sz w:val="20"/>
          <w:szCs w:val="20"/>
          <w:lang w:val="nl-BE"/>
        </w:rPr>
        <w:t xml:space="preserve">-  </w:t>
      </w:r>
      <w:r w:rsidR="002631B0" w:rsidRPr="00AD04D8">
        <w:rPr>
          <w:rFonts w:cs="Arial"/>
          <w:b/>
          <w:sz w:val="20"/>
          <w:szCs w:val="20"/>
          <w:lang w:val="nl-BE"/>
        </w:rPr>
        <w:t>64 Studies op 64 Velden</w:t>
      </w:r>
      <w:r w:rsidR="00497BED">
        <w:rPr>
          <w:rFonts w:cs="Arial"/>
          <w:b/>
          <w:sz w:val="20"/>
          <w:szCs w:val="20"/>
          <w:lang w:val="nl-BE"/>
        </w:rPr>
        <w:t>.</w:t>
      </w:r>
      <w:r w:rsidR="00E750AB">
        <w:rPr>
          <w:rFonts w:cs="Arial"/>
          <w:sz w:val="20"/>
          <w:szCs w:val="20"/>
          <w:lang w:val="nl-BE"/>
        </w:rPr>
        <w:t xml:space="preserve"> (1994)</w:t>
      </w:r>
    </w:p>
    <w:p w14:paraId="26700107" w14:textId="77777777" w:rsidR="002631B0" w:rsidRDefault="00E750AB" w:rsidP="002631B0">
      <w:pPr>
        <w:jc w:val="both"/>
        <w:rPr>
          <w:rFonts w:cs="Arial"/>
          <w:sz w:val="20"/>
          <w:szCs w:val="20"/>
          <w:lang w:val="nl-BE"/>
        </w:rPr>
      </w:pPr>
      <w:r>
        <w:rPr>
          <w:rFonts w:cs="Arial"/>
          <w:sz w:val="20"/>
          <w:szCs w:val="20"/>
          <w:lang w:val="nl-BE"/>
        </w:rPr>
        <w:t xml:space="preserve">   </w:t>
      </w:r>
      <w:r w:rsidR="00E11FC2">
        <w:rPr>
          <w:rFonts w:cs="Arial"/>
          <w:sz w:val="20"/>
          <w:szCs w:val="20"/>
          <w:lang w:val="nl-BE"/>
        </w:rPr>
        <w:t xml:space="preserve">Een tweede boek, </w:t>
      </w:r>
      <w:r w:rsidR="002631B0" w:rsidRPr="00AD04D8">
        <w:rPr>
          <w:rFonts w:cs="Arial"/>
          <w:sz w:val="20"/>
          <w:szCs w:val="20"/>
          <w:lang w:val="nl-BE"/>
        </w:rPr>
        <w:t>in samenwerking met Jul</w:t>
      </w:r>
      <w:r w:rsidR="002631B0">
        <w:rPr>
          <w:rFonts w:cs="Arial"/>
          <w:sz w:val="20"/>
          <w:szCs w:val="20"/>
          <w:lang w:val="nl-BE"/>
        </w:rPr>
        <w:t>i</w:t>
      </w:r>
      <w:r w:rsidR="002631B0" w:rsidRPr="00AD04D8">
        <w:rPr>
          <w:rFonts w:cs="Arial"/>
          <w:sz w:val="20"/>
          <w:szCs w:val="20"/>
          <w:lang w:val="nl-BE"/>
        </w:rPr>
        <w:t>en Vandiest en Roger Mis</w:t>
      </w:r>
      <w:r w:rsidR="002631B0">
        <w:rPr>
          <w:rFonts w:cs="Arial"/>
          <w:sz w:val="20"/>
          <w:szCs w:val="20"/>
          <w:lang w:val="nl-BE"/>
        </w:rPr>
        <w:t>-</w:t>
      </w:r>
      <w:r w:rsidR="00D0179D">
        <w:rPr>
          <w:rFonts w:cs="Arial"/>
          <w:sz w:val="20"/>
          <w:szCs w:val="20"/>
          <w:lang w:val="nl-BE"/>
        </w:rPr>
        <w:t xml:space="preserve">        </w:t>
      </w:r>
      <w:r w:rsidR="003213EA">
        <w:rPr>
          <w:rFonts w:cs="Arial"/>
          <w:sz w:val="20"/>
          <w:szCs w:val="20"/>
          <w:lang w:val="nl-BE"/>
        </w:rPr>
        <w:t xml:space="preserve">    </w:t>
      </w:r>
      <w:r w:rsidR="002631B0" w:rsidRPr="00AD04D8">
        <w:rPr>
          <w:rFonts w:cs="Arial"/>
          <w:sz w:val="20"/>
          <w:szCs w:val="20"/>
          <w:lang w:val="nl-BE"/>
        </w:rPr>
        <w:t xml:space="preserve">siaen, verscheen in het Engels onder de titel: </w:t>
      </w:r>
    </w:p>
    <w:p w14:paraId="31E43359" w14:textId="77777777" w:rsidR="00E750AB" w:rsidRDefault="003213EA" w:rsidP="002631B0">
      <w:pPr>
        <w:jc w:val="both"/>
        <w:rPr>
          <w:rFonts w:cs="Arial"/>
          <w:sz w:val="20"/>
          <w:szCs w:val="20"/>
          <w:lang w:val="nl-BE"/>
        </w:rPr>
      </w:pPr>
      <w:r>
        <w:rPr>
          <w:rFonts w:cs="Arial"/>
          <w:b/>
          <w:sz w:val="20"/>
          <w:szCs w:val="20"/>
          <w:lang w:val="nl-BE"/>
        </w:rPr>
        <w:t xml:space="preserve">-  </w:t>
      </w:r>
      <w:r w:rsidR="002631B0" w:rsidRPr="00AD04D8">
        <w:rPr>
          <w:rFonts w:cs="Arial"/>
          <w:b/>
          <w:sz w:val="20"/>
          <w:szCs w:val="20"/>
          <w:lang w:val="nl-BE"/>
        </w:rPr>
        <w:t>Flemish Miniatures</w:t>
      </w:r>
      <w:r w:rsidR="00497BED">
        <w:rPr>
          <w:rFonts w:cs="Arial"/>
          <w:b/>
          <w:sz w:val="20"/>
          <w:szCs w:val="20"/>
          <w:lang w:val="nl-BE"/>
        </w:rPr>
        <w:t>.</w:t>
      </w:r>
      <w:r w:rsidR="00E750AB">
        <w:rPr>
          <w:rFonts w:cs="Arial"/>
          <w:sz w:val="20"/>
          <w:szCs w:val="20"/>
          <w:lang w:val="nl-BE"/>
        </w:rPr>
        <w:t xml:space="preserve"> (1997)</w:t>
      </w:r>
      <w:r w:rsidR="002631B0">
        <w:rPr>
          <w:rFonts w:cs="Arial"/>
          <w:sz w:val="20"/>
          <w:szCs w:val="20"/>
          <w:lang w:val="nl-BE"/>
        </w:rPr>
        <w:t xml:space="preserve"> </w:t>
      </w:r>
    </w:p>
    <w:p w14:paraId="1A92B3F4" w14:textId="77777777" w:rsidR="002631B0" w:rsidRDefault="00E750AB" w:rsidP="002631B0">
      <w:pPr>
        <w:jc w:val="both"/>
        <w:rPr>
          <w:rFonts w:cs="Arial"/>
          <w:sz w:val="20"/>
          <w:szCs w:val="20"/>
          <w:lang w:val="nl-BE"/>
        </w:rPr>
      </w:pPr>
      <w:r>
        <w:rPr>
          <w:rFonts w:cs="Arial"/>
          <w:sz w:val="20"/>
          <w:szCs w:val="20"/>
          <w:lang w:val="nl-BE"/>
        </w:rPr>
        <w:t xml:space="preserve">   </w:t>
      </w:r>
      <w:r w:rsidR="00AE28A0">
        <w:rPr>
          <w:rFonts w:cs="Arial"/>
          <w:sz w:val="20"/>
          <w:szCs w:val="20"/>
          <w:lang w:val="nl-BE"/>
        </w:rPr>
        <w:t>Het</w:t>
      </w:r>
      <w:r w:rsidR="00F41A0F">
        <w:rPr>
          <w:rFonts w:cs="Arial"/>
          <w:sz w:val="20"/>
          <w:szCs w:val="20"/>
          <w:lang w:val="nl-BE"/>
        </w:rPr>
        <w:t xml:space="preserve"> derde boek</w:t>
      </w:r>
      <w:r w:rsidR="002631B0" w:rsidRPr="00AD04D8">
        <w:rPr>
          <w:rFonts w:cs="Arial"/>
          <w:sz w:val="20"/>
          <w:szCs w:val="20"/>
          <w:lang w:val="nl-BE"/>
        </w:rPr>
        <w:t xml:space="preserve"> bevat omzeggens mijn hele oeuvre qua gepubliceerde </w:t>
      </w:r>
      <w:r w:rsidR="00B15F34">
        <w:rPr>
          <w:rFonts w:cs="Arial"/>
          <w:sz w:val="20"/>
          <w:szCs w:val="20"/>
          <w:lang w:val="nl-BE"/>
        </w:rPr>
        <w:t xml:space="preserve">    </w:t>
      </w:r>
      <w:r w:rsidR="00AE28A0">
        <w:rPr>
          <w:rFonts w:cs="Arial"/>
          <w:sz w:val="20"/>
          <w:szCs w:val="20"/>
          <w:lang w:val="nl-BE"/>
        </w:rPr>
        <w:t xml:space="preserve">     </w:t>
      </w:r>
      <w:r w:rsidR="002631B0" w:rsidRPr="00AD04D8">
        <w:rPr>
          <w:rFonts w:cs="Arial"/>
          <w:sz w:val="20"/>
          <w:szCs w:val="20"/>
          <w:lang w:val="nl-BE"/>
        </w:rPr>
        <w:t>eindspelstudies, plus verscheidene recente originele composities</w:t>
      </w:r>
      <w:r w:rsidR="00AF297E">
        <w:rPr>
          <w:rFonts w:cs="Arial"/>
          <w:sz w:val="20"/>
          <w:szCs w:val="20"/>
          <w:lang w:val="nl-BE"/>
        </w:rPr>
        <w:t>:</w:t>
      </w:r>
    </w:p>
    <w:p w14:paraId="090E4A39" w14:textId="77777777" w:rsidR="00DE24B9" w:rsidRDefault="003213EA" w:rsidP="002631B0">
      <w:pPr>
        <w:jc w:val="both"/>
        <w:rPr>
          <w:rFonts w:cs="Arial"/>
          <w:sz w:val="20"/>
          <w:szCs w:val="20"/>
          <w:lang w:val="nl-BE"/>
        </w:rPr>
      </w:pPr>
      <w:r>
        <w:rPr>
          <w:rFonts w:cs="Arial"/>
          <w:b/>
          <w:sz w:val="20"/>
          <w:szCs w:val="20"/>
          <w:lang w:val="nl-BE"/>
        </w:rPr>
        <w:t xml:space="preserve">-  </w:t>
      </w:r>
      <w:r w:rsidR="002631B0">
        <w:rPr>
          <w:rFonts w:cs="Arial"/>
          <w:b/>
          <w:sz w:val="20"/>
          <w:szCs w:val="20"/>
          <w:lang w:val="nl-BE"/>
        </w:rPr>
        <w:t>SchaakStudieSpinselS</w:t>
      </w:r>
      <w:r w:rsidR="00497BED">
        <w:rPr>
          <w:rFonts w:cs="Arial"/>
          <w:b/>
          <w:sz w:val="20"/>
          <w:szCs w:val="20"/>
          <w:lang w:val="nl-BE"/>
        </w:rPr>
        <w:t>.</w:t>
      </w:r>
      <w:r w:rsidR="00497BED">
        <w:rPr>
          <w:rFonts w:cs="Arial"/>
          <w:sz w:val="20"/>
          <w:szCs w:val="20"/>
          <w:lang w:val="nl-BE"/>
        </w:rPr>
        <w:t xml:space="preserve"> </w:t>
      </w:r>
      <w:r w:rsidR="002631B0">
        <w:rPr>
          <w:rFonts w:cs="Arial"/>
          <w:sz w:val="20"/>
          <w:szCs w:val="20"/>
          <w:lang w:val="nl-BE"/>
        </w:rPr>
        <w:t>(2008)</w:t>
      </w:r>
    </w:p>
    <w:p w14:paraId="04421120" w14:textId="77777777" w:rsidR="000D1C64" w:rsidRDefault="00AE28A0" w:rsidP="00331E13">
      <w:pPr>
        <w:jc w:val="both"/>
        <w:rPr>
          <w:rFonts w:cs="Arial"/>
          <w:sz w:val="20"/>
          <w:szCs w:val="20"/>
          <w:lang w:val="nl-BE"/>
        </w:rPr>
      </w:pPr>
      <w:r>
        <w:rPr>
          <w:rFonts w:cs="Arial"/>
          <w:sz w:val="20"/>
          <w:szCs w:val="20"/>
          <w:lang w:val="nl-BE"/>
        </w:rPr>
        <w:lastRenderedPageBreak/>
        <w:t xml:space="preserve">  </w:t>
      </w:r>
      <w:r w:rsidR="005513C5">
        <w:rPr>
          <w:rFonts w:cs="Arial"/>
          <w:sz w:val="20"/>
          <w:szCs w:val="20"/>
          <w:lang w:val="nl-BE"/>
        </w:rPr>
        <w:t xml:space="preserve"> </w:t>
      </w:r>
    </w:p>
    <w:p w14:paraId="7597B6BD" w14:textId="77777777" w:rsidR="00331E13" w:rsidRDefault="000D1C64" w:rsidP="00331E13">
      <w:pPr>
        <w:jc w:val="both"/>
        <w:rPr>
          <w:rFonts w:cs="Arial"/>
          <w:sz w:val="20"/>
          <w:szCs w:val="20"/>
          <w:lang w:val="nl-BE"/>
        </w:rPr>
      </w:pPr>
      <w:r>
        <w:rPr>
          <w:rFonts w:cs="Arial"/>
          <w:sz w:val="20"/>
          <w:szCs w:val="20"/>
          <w:lang w:val="nl-BE"/>
        </w:rPr>
        <w:t xml:space="preserve">  </w:t>
      </w:r>
      <w:r w:rsidR="00AE28A0">
        <w:rPr>
          <w:rFonts w:cs="Arial"/>
          <w:sz w:val="20"/>
          <w:szCs w:val="20"/>
          <w:lang w:val="nl-BE"/>
        </w:rPr>
        <w:t xml:space="preserve"> En h</w:t>
      </w:r>
      <w:r w:rsidR="00994248">
        <w:rPr>
          <w:rFonts w:cs="Arial"/>
          <w:sz w:val="20"/>
          <w:szCs w:val="20"/>
          <w:lang w:val="nl-BE"/>
        </w:rPr>
        <w:t xml:space="preserve">ier ligt dan </w:t>
      </w:r>
      <w:r w:rsidR="007434FB">
        <w:rPr>
          <w:rFonts w:cs="Arial"/>
          <w:sz w:val="20"/>
          <w:szCs w:val="20"/>
          <w:lang w:val="nl-BE"/>
        </w:rPr>
        <w:t xml:space="preserve">voor U </w:t>
      </w:r>
      <w:r w:rsidR="00D169B2">
        <w:rPr>
          <w:rFonts w:cs="Arial"/>
          <w:sz w:val="20"/>
          <w:szCs w:val="20"/>
          <w:lang w:val="nl-BE"/>
        </w:rPr>
        <w:t>de</w:t>
      </w:r>
      <w:r w:rsidR="00E750AB">
        <w:rPr>
          <w:rFonts w:cs="Arial"/>
          <w:sz w:val="20"/>
          <w:szCs w:val="20"/>
          <w:lang w:val="nl-BE"/>
        </w:rPr>
        <w:t xml:space="preserve"> herziene </w:t>
      </w:r>
      <w:r w:rsidR="00AE28A0">
        <w:rPr>
          <w:rFonts w:cs="Arial"/>
          <w:sz w:val="20"/>
          <w:szCs w:val="20"/>
          <w:lang w:val="nl-BE"/>
        </w:rPr>
        <w:t>en bovendien</w:t>
      </w:r>
      <w:r w:rsidR="00E750AB">
        <w:rPr>
          <w:rFonts w:cs="Arial"/>
          <w:sz w:val="20"/>
          <w:szCs w:val="20"/>
          <w:lang w:val="nl-BE"/>
        </w:rPr>
        <w:t xml:space="preserve"> </w:t>
      </w:r>
      <w:r w:rsidR="00342FFB">
        <w:rPr>
          <w:rFonts w:cs="Arial"/>
          <w:sz w:val="20"/>
          <w:szCs w:val="20"/>
          <w:lang w:val="nl-BE"/>
        </w:rPr>
        <w:t xml:space="preserve">flink </w:t>
      </w:r>
      <w:r w:rsidR="00E750AB">
        <w:rPr>
          <w:rFonts w:cs="Arial"/>
          <w:sz w:val="20"/>
          <w:szCs w:val="20"/>
          <w:lang w:val="nl-BE"/>
        </w:rPr>
        <w:t>uitgebreide</w:t>
      </w:r>
      <w:r w:rsidR="00345C8D">
        <w:rPr>
          <w:rFonts w:cs="Arial"/>
          <w:sz w:val="20"/>
          <w:szCs w:val="20"/>
          <w:lang w:val="nl-BE"/>
        </w:rPr>
        <w:t xml:space="preserve"> </w:t>
      </w:r>
      <w:r w:rsidR="00AE28A0">
        <w:rPr>
          <w:rFonts w:cs="Arial"/>
          <w:sz w:val="20"/>
          <w:szCs w:val="20"/>
          <w:lang w:val="nl-BE"/>
        </w:rPr>
        <w:t>editie</w:t>
      </w:r>
      <w:r w:rsidR="0052713F" w:rsidRPr="0052713F">
        <w:rPr>
          <w:lang w:val="nl-BE"/>
        </w:rPr>
        <w:t xml:space="preserve"> </w:t>
      </w:r>
      <w:r w:rsidR="0052713F" w:rsidRPr="0052713F">
        <w:rPr>
          <w:rFonts w:cs="Arial"/>
          <w:sz w:val="20"/>
          <w:szCs w:val="20"/>
          <w:lang w:val="nl-BE"/>
        </w:rPr>
        <w:t xml:space="preserve">van </w:t>
      </w:r>
      <w:r w:rsidR="0052713F" w:rsidRPr="0052713F">
        <w:rPr>
          <w:rFonts w:cs="Arial"/>
          <w:b/>
          <w:sz w:val="20"/>
          <w:szCs w:val="20"/>
          <w:lang w:val="nl-BE"/>
        </w:rPr>
        <w:t>S S S S</w:t>
      </w:r>
      <w:r w:rsidR="00797BA6">
        <w:rPr>
          <w:rFonts w:cs="Arial"/>
          <w:sz w:val="20"/>
          <w:szCs w:val="20"/>
          <w:lang w:val="nl-BE"/>
        </w:rPr>
        <w:t>,</w:t>
      </w:r>
      <w:r w:rsidR="0052713F" w:rsidRPr="0052713F">
        <w:rPr>
          <w:rFonts w:cs="Arial"/>
          <w:sz w:val="20"/>
          <w:szCs w:val="20"/>
          <w:lang w:val="nl-BE"/>
        </w:rPr>
        <w:t xml:space="preserve"> </w:t>
      </w:r>
      <w:r w:rsidR="005513C5">
        <w:rPr>
          <w:rFonts w:cs="Arial"/>
          <w:sz w:val="20"/>
          <w:szCs w:val="20"/>
          <w:lang w:val="nl-BE"/>
        </w:rPr>
        <w:t>plus:</w:t>
      </w:r>
    </w:p>
    <w:p w14:paraId="584A60C0" w14:textId="77777777" w:rsidR="009B6175" w:rsidRDefault="00CB09AD" w:rsidP="00331E13">
      <w:pPr>
        <w:jc w:val="both"/>
        <w:rPr>
          <w:rFonts w:cs="Arial"/>
          <w:sz w:val="20"/>
          <w:szCs w:val="20"/>
          <w:lang w:val="nl-BE"/>
        </w:rPr>
      </w:pPr>
      <w:r>
        <w:rPr>
          <w:rFonts w:cs="Arial"/>
          <w:b/>
          <w:sz w:val="22"/>
          <w:szCs w:val="22"/>
          <w:lang w:val="nl-BE"/>
        </w:rPr>
        <w:t xml:space="preserve">-  </w:t>
      </w:r>
      <w:r w:rsidR="00D55A45" w:rsidRPr="000D6D1C">
        <w:rPr>
          <w:rFonts w:cs="Arial"/>
          <w:b/>
          <w:sz w:val="22"/>
          <w:szCs w:val="22"/>
          <w:lang w:val="nl-BE"/>
        </w:rPr>
        <w:t>S</w:t>
      </w:r>
      <w:r w:rsidR="00CD4E97" w:rsidRPr="000D6D1C">
        <w:rPr>
          <w:rFonts w:cs="Arial"/>
          <w:b/>
          <w:sz w:val="22"/>
          <w:szCs w:val="22"/>
          <w:lang w:val="nl-BE"/>
        </w:rPr>
        <w:t>chaakStudie</w:t>
      </w:r>
      <w:r w:rsidR="00D55A45" w:rsidRPr="000D6D1C">
        <w:rPr>
          <w:rFonts w:cs="Arial"/>
          <w:b/>
          <w:sz w:val="22"/>
          <w:szCs w:val="22"/>
          <w:lang w:val="nl-BE"/>
        </w:rPr>
        <w:t>S</w:t>
      </w:r>
      <w:r w:rsidR="00CD4E97" w:rsidRPr="000D6D1C">
        <w:rPr>
          <w:rFonts w:cs="Arial"/>
          <w:b/>
          <w:sz w:val="22"/>
          <w:szCs w:val="22"/>
          <w:lang w:val="nl-BE"/>
        </w:rPr>
        <w:t>pinselS</w:t>
      </w:r>
      <w:r w:rsidR="00A33D0C" w:rsidRPr="000D6D1C">
        <w:rPr>
          <w:rFonts w:cs="Arial"/>
          <w:b/>
          <w:sz w:val="22"/>
          <w:szCs w:val="22"/>
          <w:lang w:val="nl-BE"/>
        </w:rPr>
        <w:t xml:space="preserve"> </w:t>
      </w:r>
      <w:r w:rsidR="00A33D0C" w:rsidRPr="000D6D1C">
        <w:rPr>
          <w:rFonts w:ascii="Arial Black" w:hAnsi="Arial Black" w:cs="Arial"/>
          <w:b/>
          <w:sz w:val="22"/>
          <w:szCs w:val="22"/>
          <w:lang w:val="nl-BE"/>
        </w:rPr>
        <w:t>2</w:t>
      </w:r>
      <w:r w:rsidR="00C1565C" w:rsidRPr="000D6D1C">
        <w:rPr>
          <w:rFonts w:cs="Arial"/>
          <w:lang w:val="nl-BE"/>
        </w:rPr>
        <w:t xml:space="preserve"> </w:t>
      </w:r>
      <w:r w:rsidR="00042940" w:rsidRPr="000D6D1C">
        <w:rPr>
          <w:rFonts w:cs="Arial"/>
          <w:b/>
          <w:sz w:val="20"/>
          <w:szCs w:val="20"/>
          <w:lang w:val="nl-BE"/>
        </w:rPr>
        <w:t>met</w:t>
      </w:r>
      <w:r w:rsidR="00853B27">
        <w:rPr>
          <w:rFonts w:cs="Arial"/>
          <w:b/>
          <w:sz w:val="20"/>
          <w:szCs w:val="20"/>
          <w:lang w:val="nl-BE"/>
        </w:rPr>
        <w:t xml:space="preserve"> meer dan </w:t>
      </w:r>
      <w:r w:rsidR="0075247B">
        <w:rPr>
          <w:rFonts w:cs="Arial"/>
          <w:b/>
          <w:sz w:val="20"/>
          <w:szCs w:val="20"/>
          <w:lang w:val="nl-BE"/>
        </w:rPr>
        <w:t>d</w:t>
      </w:r>
      <w:r w:rsidR="000A031C">
        <w:rPr>
          <w:rFonts w:cs="Arial"/>
          <w:b/>
          <w:sz w:val="20"/>
          <w:szCs w:val="20"/>
          <w:lang w:val="nl-BE"/>
        </w:rPr>
        <w:t>r</w:t>
      </w:r>
      <w:r w:rsidR="0075247B">
        <w:rPr>
          <w:rFonts w:cs="Arial"/>
          <w:b/>
          <w:sz w:val="20"/>
          <w:szCs w:val="20"/>
          <w:lang w:val="nl-BE"/>
        </w:rPr>
        <w:t xml:space="preserve">iehonderd </w:t>
      </w:r>
      <w:r w:rsidR="00331E13">
        <w:rPr>
          <w:rFonts w:cs="Arial"/>
          <w:b/>
          <w:sz w:val="20"/>
          <w:szCs w:val="20"/>
          <w:lang w:val="nl-BE"/>
        </w:rPr>
        <w:t>eindspelen.</w:t>
      </w:r>
    </w:p>
    <w:p w14:paraId="386E9BC3" w14:textId="77777777" w:rsidR="00184773" w:rsidRPr="001705D4" w:rsidRDefault="00331E13" w:rsidP="00E40F9F">
      <w:pPr>
        <w:tabs>
          <w:tab w:val="left" w:pos="1881"/>
        </w:tabs>
        <w:jc w:val="both"/>
        <w:rPr>
          <w:rFonts w:cs="Arial"/>
          <w:sz w:val="20"/>
          <w:szCs w:val="20"/>
          <w:lang w:val="nl-BE"/>
        </w:rPr>
      </w:pPr>
      <w:r>
        <w:rPr>
          <w:rFonts w:cs="Arial"/>
          <w:sz w:val="20"/>
          <w:szCs w:val="20"/>
          <w:lang w:val="nl-BE"/>
        </w:rPr>
        <w:t xml:space="preserve">  </w:t>
      </w:r>
      <w:r w:rsidR="001705D4">
        <w:rPr>
          <w:rFonts w:cs="Arial"/>
          <w:sz w:val="20"/>
          <w:szCs w:val="20"/>
          <w:lang w:val="nl-BE"/>
        </w:rPr>
        <w:t xml:space="preserve"> </w:t>
      </w:r>
      <w:r w:rsidR="00184773">
        <w:rPr>
          <w:rFonts w:cs="Arial"/>
          <w:sz w:val="20"/>
          <w:szCs w:val="20"/>
          <w:lang w:val="nl-BE"/>
        </w:rPr>
        <w:t xml:space="preserve">Componeren blijft immers een </w:t>
      </w:r>
      <w:r w:rsidR="00184773">
        <w:rPr>
          <w:rFonts w:cs="Arial"/>
          <w:i/>
          <w:sz w:val="20"/>
          <w:szCs w:val="20"/>
          <w:lang w:val="nl-BE"/>
        </w:rPr>
        <w:t>neve</w:t>
      </w:r>
      <w:r w:rsidR="00797BA6">
        <w:rPr>
          <w:rFonts w:cs="Arial"/>
          <w:i/>
          <w:sz w:val="20"/>
          <w:szCs w:val="20"/>
          <w:lang w:val="nl-BE"/>
        </w:rPr>
        <w:t>r-e</w:t>
      </w:r>
      <w:r w:rsidR="00184773">
        <w:rPr>
          <w:rFonts w:cs="Arial"/>
          <w:i/>
          <w:sz w:val="20"/>
          <w:szCs w:val="20"/>
          <w:lang w:val="nl-BE"/>
        </w:rPr>
        <w:t>nding-stokpaardje</w:t>
      </w:r>
      <w:r w:rsidR="00072802">
        <w:rPr>
          <w:rFonts w:cs="Arial"/>
          <w:i/>
          <w:sz w:val="20"/>
          <w:szCs w:val="20"/>
          <w:lang w:val="nl-BE"/>
        </w:rPr>
        <w:t>.</w:t>
      </w:r>
    </w:p>
    <w:p w14:paraId="065A64E8" w14:textId="77777777" w:rsidR="00184773" w:rsidRPr="009F2F46" w:rsidRDefault="00184773" w:rsidP="00E40F9F">
      <w:pPr>
        <w:tabs>
          <w:tab w:val="left" w:pos="1881"/>
        </w:tabs>
        <w:jc w:val="both"/>
        <w:rPr>
          <w:rFonts w:cs="Arial"/>
          <w:i/>
          <w:color w:val="FF0000"/>
          <w:sz w:val="20"/>
          <w:szCs w:val="20"/>
          <w:lang w:val="nl-BE"/>
        </w:rPr>
      </w:pPr>
    </w:p>
    <w:p w14:paraId="54DDBC52" w14:textId="77777777" w:rsidR="002631B0" w:rsidRPr="00B355C2" w:rsidRDefault="00331E13" w:rsidP="00E40F9F">
      <w:pPr>
        <w:tabs>
          <w:tab w:val="left" w:pos="1881"/>
        </w:tabs>
        <w:jc w:val="both"/>
        <w:rPr>
          <w:rFonts w:cs="Arial"/>
          <w:sz w:val="20"/>
          <w:szCs w:val="20"/>
          <w:lang w:val="nl-BE"/>
        </w:rPr>
      </w:pPr>
      <w:r>
        <w:rPr>
          <w:rFonts w:cs="Arial"/>
          <w:sz w:val="20"/>
          <w:szCs w:val="20"/>
          <w:lang w:val="nl-BE"/>
        </w:rPr>
        <w:t xml:space="preserve">  </w:t>
      </w:r>
      <w:r w:rsidR="00EB2352">
        <w:rPr>
          <w:rFonts w:cs="Arial"/>
          <w:sz w:val="20"/>
          <w:szCs w:val="20"/>
          <w:lang w:val="nl-BE"/>
        </w:rPr>
        <w:t xml:space="preserve"> Al ben ik soms wel eens</w:t>
      </w:r>
      <w:r w:rsidR="00E40F9F">
        <w:rPr>
          <w:rFonts w:cs="Arial"/>
          <w:sz w:val="20"/>
          <w:szCs w:val="20"/>
          <w:lang w:val="nl-BE"/>
        </w:rPr>
        <w:t xml:space="preserve"> sceptisch omtrent </w:t>
      </w:r>
      <w:r w:rsidR="00106C4A">
        <w:rPr>
          <w:rFonts w:cs="Arial"/>
          <w:sz w:val="20"/>
          <w:szCs w:val="20"/>
          <w:lang w:val="nl-BE"/>
        </w:rPr>
        <w:t>de smaakbeoordeling</w:t>
      </w:r>
      <w:r w:rsidR="00DC4CE8">
        <w:rPr>
          <w:rFonts w:cs="Arial"/>
          <w:sz w:val="20"/>
          <w:szCs w:val="20"/>
          <w:lang w:val="nl-BE"/>
        </w:rPr>
        <w:t xml:space="preserve"> </w:t>
      </w:r>
      <w:r w:rsidR="00E40F9F">
        <w:rPr>
          <w:rFonts w:cs="Arial"/>
          <w:sz w:val="20"/>
          <w:szCs w:val="20"/>
          <w:lang w:val="nl-BE"/>
        </w:rPr>
        <w:t>of</w:t>
      </w:r>
      <w:r w:rsidR="00701EE7">
        <w:rPr>
          <w:rFonts w:cs="Arial"/>
          <w:sz w:val="20"/>
          <w:szCs w:val="20"/>
          <w:lang w:val="nl-BE"/>
        </w:rPr>
        <w:t xml:space="preserve"> de</w:t>
      </w:r>
      <w:r w:rsidR="00CC4E9D">
        <w:rPr>
          <w:rFonts w:cs="Arial"/>
          <w:sz w:val="20"/>
          <w:szCs w:val="20"/>
          <w:lang w:val="nl-BE"/>
        </w:rPr>
        <w:t xml:space="preserve"> </w:t>
      </w:r>
      <w:r w:rsidR="00106C4A">
        <w:rPr>
          <w:rFonts w:cs="Arial"/>
          <w:sz w:val="20"/>
          <w:szCs w:val="20"/>
          <w:lang w:val="nl-BE"/>
        </w:rPr>
        <w:t xml:space="preserve"> </w:t>
      </w:r>
      <w:r w:rsidR="008F3A9D">
        <w:rPr>
          <w:rFonts w:cs="Arial"/>
          <w:sz w:val="20"/>
          <w:szCs w:val="20"/>
          <w:lang w:val="nl-BE"/>
        </w:rPr>
        <w:t>on</w:t>
      </w:r>
      <w:r w:rsidR="00106C4A">
        <w:rPr>
          <w:rFonts w:cs="Arial"/>
          <w:sz w:val="20"/>
          <w:szCs w:val="20"/>
          <w:lang w:val="nl-BE"/>
        </w:rPr>
        <w:t>partijdigheid</w:t>
      </w:r>
      <w:r w:rsidR="00003F7D">
        <w:rPr>
          <w:rFonts w:cs="Arial"/>
          <w:sz w:val="20"/>
          <w:szCs w:val="20"/>
          <w:lang w:val="nl-BE"/>
        </w:rPr>
        <w:t xml:space="preserve"> van sommige juryleden,</w:t>
      </w:r>
      <w:r w:rsidR="00E40F9F">
        <w:rPr>
          <w:rFonts w:cs="Arial"/>
          <w:sz w:val="20"/>
          <w:szCs w:val="20"/>
          <w:lang w:val="nl-BE"/>
        </w:rPr>
        <w:t xml:space="preserve"> </w:t>
      </w:r>
      <w:r w:rsidR="00082649">
        <w:rPr>
          <w:rFonts w:cs="Arial"/>
          <w:sz w:val="20"/>
          <w:szCs w:val="20"/>
          <w:lang w:val="nl-BE"/>
        </w:rPr>
        <w:t>toch</w:t>
      </w:r>
      <w:r w:rsidR="00003F7D">
        <w:rPr>
          <w:rFonts w:cs="Arial"/>
          <w:sz w:val="20"/>
          <w:szCs w:val="20"/>
          <w:lang w:val="nl-BE"/>
        </w:rPr>
        <w:t xml:space="preserve"> won ik</w:t>
      </w:r>
      <w:r w:rsidR="00082649">
        <w:rPr>
          <w:rFonts w:cs="Arial"/>
          <w:sz w:val="20"/>
          <w:szCs w:val="20"/>
          <w:lang w:val="nl-BE"/>
        </w:rPr>
        <w:t xml:space="preserve"> </w:t>
      </w:r>
      <w:r w:rsidR="00003F7D">
        <w:rPr>
          <w:rFonts w:cs="Arial"/>
          <w:sz w:val="20"/>
          <w:szCs w:val="20"/>
          <w:lang w:val="nl-BE"/>
        </w:rPr>
        <w:t>reeds,</w:t>
      </w:r>
      <w:r w:rsidR="00D408D7">
        <w:rPr>
          <w:rFonts w:cs="Arial"/>
          <w:sz w:val="20"/>
          <w:szCs w:val="20"/>
          <w:lang w:val="nl-BE"/>
        </w:rPr>
        <w:t xml:space="preserve"> </w:t>
      </w:r>
      <w:r w:rsidR="000D3878">
        <w:rPr>
          <w:rFonts w:cs="Arial"/>
          <w:sz w:val="20"/>
          <w:szCs w:val="20"/>
          <w:lang w:val="nl-BE"/>
        </w:rPr>
        <w:t>internationaal</w:t>
      </w:r>
      <w:r w:rsidR="00D408D7">
        <w:rPr>
          <w:rFonts w:cs="Arial"/>
          <w:sz w:val="20"/>
          <w:szCs w:val="20"/>
          <w:lang w:val="nl-BE"/>
        </w:rPr>
        <w:t>,</w:t>
      </w:r>
      <w:r w:rsidR="002631B0">
        <w:rPr>
          <w:rFonts w:cs="Arial"/>
          <w:sz w:val="20"/>
          <w:szCs w:val="20"/>
          <w:lang w:val="nl-BE"/>
        </w:rPr>
        <w:t xml:space="preserve"> </w:t>
      </w:r>
      <w:r w:rsidR="00302850">
        <w:rPr>
          <w:rFonts w:cs="Arial"/>
          <w:sz w:val="20"/>
          <w:szCs w:val="20"/>
          <w:lang w:val="nl-BE"/>
        </w:rPr>
        <w:t xml:space="preserve"> </w:t>
      </w:r>
      <w:r w:rsidR="002631B0">
        <w:rPr>
          <w:rFonts w:cs="Arial"/>
          <w:sz w:val="20"/>
          <w:szCs w:val="20"/>
          <w:lang w:val="nl-BE"/>
        </w:rPr>
        <w:t xml:space="preserve">een tiental prijzen en </w:t>
      </w:r>
      <w:r w:rsidR="000D3878">
        <w:rPr>
          <w:rFonts w:cs="Arial"/>
          <w:sz w:val="20"/>
          <w:szCs w:val="20"/>
          <w:lang w:val="nl-BE"/>
        </w:rPr>
        <w:t xml:space="preserve">een </w:t>
      </w:r>
      <w:r w:rsidR="002378E5">
        <w:rPr>
          <w:rFonts w:cs="Arial"/>
          <w:sz w:val="20"/>
          <w:szCs w:val="20"/>
          <w:lang w:val="nl-BE"/>
        </w:rPr>
        <w:t>dertigtal</w:t>
      </w:r>
      <w:r w:rsidR="002631B0">
        <w:rPr>
          <w:rFonts w:cs="Arial"/>
          <w:sz w:val="20"/>
          <w:szCs w:val="20"/>
          <w:lang w:val="nl-BE"/>
        </w:rPr>
        <w:t xml:space="preserve"> </w:t>
      </w:r>
      <w:r w:rsidR="00C422A2">
        <w:rPr>
          <w:rFonts w:cs="Arial"/>
          <w:sz w:val="20"/>
          <w:szCs w:val="20"/>
          <w:lang w:val="nl-BE"/>
        </w:rPr>
        <w:t xml:space="preserve">eervolle </w:t>
      </w:r>
      <w:r w:rsidR="002631B0">
        <w:rPr>
          <w:rFonts w:cs="Arial"/>
          <w:sz w:val="20"/>
          <w:szCs w:val="20"/>
          <w:lang w:val="nl-BE"/>
        </w:rPr>
        <w:t>vermeldingen</w:t>
      </w:r>
      <w:r w:rsidR="002378E5">
        <w:rPr>
          <w:rFonts w:cs="Arial"/>
          <w:sz w:val="20"/>
          <w:szCs w:val="20"/>
          <w:lang w:val="nl-BE"/>
        </w:rPr>
        <w:t xml:space="preserve"> </w:t>
      </w:r>
      <w:r w:rsidR="0033696C">
        <w:rPr>
          <w:rFonts w:cs="Arial"/>
          <w:sz w:val="20"/>
          <w:szCs w:val="20"/>
          <w:lang w:val="nl-BE"/>
        </w:rPr>
        <w:t>of</w:t>
      </w:r>
      <w:r w:rsidR="002378E5">
        <w:rPr>
          <w:rFonts w:cs="Arial"/>
          <w:sz w:val="20"/>
          <w:szCs w:val="20"/>
          <w:lang w:val="nl-BE"/>
        </w:rPr>
        <w:t xml:space="preserve"> aanbevelingen</w:t>
      </w:r>
      <w:r w:rsidR="000A3A21">
        <w:rPr>
          <w:rFonts w:cs="Arial"/>
          <w:sz w:val="20"/>
          <w:szCs w:val="20"/>
          <w:lang w:val="nl-BE"/>
        </w:rPr>
        <w:t>.</w:t>
      </w:r>
      <w:r w:rsidR="00184773">
        <w:rPr>
          <w:rFonts w:cs="Arial"/>
          <w:sz w:val="20"/>
          <w:szCs w:val="20"/>
          <w:lang w:val="nl-BE"/>
        </w:rPr>
        <w:t xml:space="preserve"> </w:t>
      </w:r>
    </w:p>
    <w:p w14:paraId="598E7DCA" w14:textId="77777777" w:rsidR="00C44E12" w:rsidRDefault="00C44E12" w:rsidP="002631B0">
      <w:pPr>
        <w:jc w:val="both"/>
        <w:rPr>
          <w:rFonts w:cs="Arial"/>
          <w:i/>
          <w:sz w:val="20"/>
          <w:szCs w:val="20"/>
          <w:lang w:val="nl-BE"/>
        </w:rPr>
      </w:pPr>
      <w:r>
        <w:rPr>
          <w:rFonts w:cs="Arial"/>
          <w:i/>
          <w:sz w:val="20"/>
          <w:szCs w:val="20"/>
          <w:lang w:val="nl-BE"/>
        </w:rPr>
        <w:t xml:space="preserve"> </w:t>
      </w:r>
    </w:p>
    <w:p w14:paraId="4A7C8CB8" w14:textId="77777777" w:rsidR="002631B0" w:rsidRPr="00E72C72" w:rsidRDefault="00C44E12" w:rsidP="002631B0">
      <w:pPr>
        <w:jc w:val="both"/>
        <w:rPr>
          <w:rFonts w:cs="Arial"/>
          <w:i/>
          <w:sz w:val="20"/>
          <w:szCs w:val="20"/>
          <w:lang w:val="nl-BE"/>
        </w:rPr>
      </w:pPr>
      <w:r>
        <w:rPr>
          <w:rFonts w:cs="Arial"/>
          <w:i/>
          <w:sz w:val="20"/>
          <w:szCs w:val="20"/>
          <w:lang w:val="nl-BE"/>
        </w:rPr>
        <w:t xml:space="preserve">   </w:t>
      </w:r>
      <w:r w:rsidR="002631B0" w:rsidRPr="00AD04D8">
        <w:rPr>
          <w:rFonts w:cs="Arial"/>
          <w:sz w:val="20"/>
          <w:szCs w:val="20"/>
          <w:lang w:val="nl-BE"/>
        </w:rPr>
        <w:t>Omdat ik niet anders kan dan mijn enthousiasme voor deze tak van het nobele spel over te brengen aan de lezer van di</w:t>
      </w:r>
      <w:r w:rsidR="002631B0">
        <w:rPr>
          <w:rFonts w:cs="Arial"/>
          <w:sz w:val="20"/>
          <w:szCs w:val="20"/>
          <w:lang w:val="nl-BE"/>
        </w:rPr>
        <w:t>t boek, volgen hierond</w:t>
      </w:r>
      <w:r w:rsidR="00B85A40">
        <w:rPr>
          <w:rFonts w:cs="Arial"/>
          <w:sz w:val="20"/>
          <w:szCs w:val="20"/>
          <w:lang w:val="nl-BE"/>
        </w:rPr>
        <w:t>er</w:t>
      </w:r>
      <w:r w:rsidR="00F66F8E">
        <w:rPr>
          <w:rFonts w:cs="Arial"/>
          <w:sz w:val="20"/>
          <w:szCs w:val="20"/>
          <w:lang w:val="nl-BE"/>
        </w:rPr>
        <w:t xml:space="preserve"> </w:t>
      </w:r>
      <w:r w:rsidR="00093E3C">
        <w:rPr>
          <w:rFonts w:cs="Arial"/>
          <w:sz w:val="20"/>
          <w:szCs w:val="20"/>
          <w:lang w:val="nl-BE"/>
        </w:rPr>
        <w:t xml:space="preserve"> </w:t>
      </w:r>
      <w:r w:rsidR="00093E3C" w:rsidRPr="00A049B4">
        <w:rPr>
          <w:rFonts w:cs="Arial"/>
          <w:sz w:val="20"/>
          <w:szCs w:val="20"/>
          <w:lang w:val="nl-BE"/>
        </w:rPr>
        <w:t xml:space="preserve">meer dan </w:t>
      </w:r>
      <w:r w:rsidR="00E654B7" w:rsidRPr="00A049B4">
        <w:rPr>
          <w:rFonts w:cs="Arial"/>
          <w:sz w:val="20"/>
          <w:szCs w:val="20"/>
          <w:lang w:val="nl-BE"/>
        </w:rPr>
        <w:t>driehonderd</w:t>
      </w:r>
      <w:r w:rsidR="00B97383" w:rsidRPr="00A049B4">
        <w:rPr>
          <w:rFonts w:cs="Arial"/>
          <w:i/>
          <w:sz w:val="20"/>
          <w:szCs w:val="20"/>
          <w:lang w:val="nl-BE"/>
        </w:rPr>
        <w:t xml:space="preserve"> </w:t>
      </w:r>
      <w:r w:rsidR="00DA3066" w:rsidRPr="00A049B4">
        <w:rPr>
          <w:rFonts w:cs="Arial"/>
          <w:sz w:val="20"/>
          <w:szCs w:val="20"/>
          <w:lang w:val="nl-BE"/>
        </w:rPr>
        <w:t>studies</w:t>
      </w:r>
      <w:r w:rsidR="002631B0" w:rsidRPr="00A049B4">
        <w:rPr>
          <w:rFonts w:cs="Arial"/>
          <w:sz w:val="20"/>
          <w:szCs w:val="20"/>
          <w:lang w:val="nl-BE"/>
        </w:rPr>
        <w:t>,</w:t>
      </w:r>
      <w:r w:rsidR="002631B0" w:rsidRPr="00AD04D8">
        <w:rPr>
          <w:rFonts w:cs="Arial"/>
          <w:sz w:val="20"/>
          <w:szCs w:val="20"/>
          <w:lang w:val="nl-BE"/>
        </w:rPr>
        <w:t xml:space="preserve"> </w:t>
      </w:r>
      <w:r w:rsidR="000F2ED1">
        <w:rPr>
          <w:rFonts w:cs="Arial"/>
          <w:sz w:val="20"/>
          <w:szCs w:val="20"/>
          <w:lang w:val="nl-BE"/>
        </w:rPr>
        <w:t>(</w:t>
      </w:r>
      <w:r w:rsidR="00D93E37">
        <w:rPr>
          <w:rFonts w:cs="Arial"/>
          <w:sz w:val="20"/>
          <w:szCs w:val="20"/>
          <w:lang w:val="nl-BE"/>
        </w:rPr>
        <w:t xml:space="preserve">waaronder meer dan </w:t>
      </w:r>
      <w:r w:rsidR="00D93E37" w:rsidRPr="00635D4C">
        <w:rPr>
          <w:rFonts w:cs="Arial"/>
          <w:sz w:val="20"/>
          <w:szCs w:val="20"/>
          <w:lang w:val="nl-BE"/>
        </w:rPr>
        <w:t>honderd</w:t>
      </w:r>
      <w:r w:rsidR="00635D4C">
        <w:rPr>
          <w:rFonts w:cs="Arial"/>
          <w:sz w:val="20"/>
          <w:szCs w:val="20"/>
          <w:lang w:val="nl-BE"/>
        </w:rPr>
        <w:t xml:space="preserve"> </w:t>
      </w:r>
      <w:r w:rsidR="002631B0" w:rsidRPr="00AD04D8">
        <w:rPr>
          <w:rFonts w:cs="Arial"/>
          <w:sz w:val="20"/>
          <w:szCs w:val="20"/>
          <w:lang w:val="nl-BE"/>
        </w:rPr>
        <w:t>origi</w:t>
      </w:r>
      <w:r w:rsidR="008A3D97">
        <w:rPr>
          <w:rFonts w:cs="Arial"/>
          <w:sz w:val="20"/>
          <w:szCs w:val="20"/>
          <w:lang w:val="nl-BE"/>
        </w:rPr>
        <w:t>nele</w:t>
      </w:r>
      <w:r w:rsidR="002631B0" w:rsidRPr="00AD04D8">
        <w:rPr>
          <w:rFonts w:cs="Arial"/>
          <w:sz w:val="20"/>
          <w:szCs w:val="20"/>
          <w:lang w:val="nl-BE"/>
        </w:rPr>
        <w:t xml:space="preserve">, </w:t>
      </w:r>
      <w:r w:rsidR="00851F13">
        <w:rPr>
          <w:rFonts w:cs="Arial"/>
          <w:sz w:val="20"/>
          <w:szCs w:val="20"/>
          <w:lang w:val="nl-BE"/>
        </w:rPr>
        <w:t xml:space="preserve">dus nog niet </w:t>
      </w:r>
      <w:r w:rsidR="003336CB">
        <w:rPr>
          <w:rFonts w:cs="Arial"/>
          <w:sz w:val="20"/>
          <w:szCs w:val="20"/>
          <w:lang w:val="nl-BE"/>
        </w:rPr>
        <w:t xml:space="preserve">in tijdschriften </w:t>
      </w:r>
      <w:r w:rsidR="00851F13">
        <w:rPr>
          <w:rFonts w:cs="Arial"/>
          <w:sz w:val="20"/>
          <w:szCs w:val="20"/>
          <w:lang w:val="nl-BE"/>
        </w:rPr>
        <w:t>gepubliceerde,</w:t>
      </w:r>
      <w:r w:rsidR="000F2ED1">
        <w:rPr>
          <w:rFonts w:cs="Arial"/>
          <w:sz w:val="20"/>
          <w:szCs w:val="20"/>
          <w:lang w:val="nl-BE"/>
        </w:rPr>
        <w:t>)</w:t>
      </w:r>
      <w:r w:rsidR="00851F13">
        <w:rPr>
          <w:rFonts w:cs="Arial"/>
          <w:sz w:val="20"/>
          <w:szCs w:val="20"/>
          <w:lang w:val="nl-BE"/>
        </w:rPr>
        <w:t xml:space="preserve"> </w:t>
      </w:r>
      <w:r w:rsidR="002631B0">
        <w:rPr>
          <w:rFonts w:cs="Arial"/>
          <w:sz w:val="20"/>
          <w:szCs w:val="20"/>
          <w:lang w:val="nl-BE"/>
        </w:rPr>
        <w:t xml:space="preserve">zowel </w:t>
      </w:r>
      <w:r w:rsidR="002631B0" w:rsidRPr="00AD04D8">
        <w:rPr>
          <w:rFonts w:cs="Arial"/>
          <w:sz w:val="20"/>
          <w:szCs w:val="20"/>
          <w:lang w:val="nl-BE"/>
        </w:rPr>
        <w:t xml:space="preserve">minder geslaagde als betere, door kenners wel eens als </w:t>
      </w:r>
      <w:r w:rsidR="008A3D97">
        <w:rPr>
          <w:rFonts w:cs="Arial"/>
          <w:sz w:val="20"/>
          <w:szCs w:val="20"/>
          <w:lang w:val="nl-BE"/>
        </w:rPr>
        <w:t>ver</w:t>
      </w:r>
      <w:r w:rsidR="002631B0" w:rsidRPr="00AD04D8">
        <w:rPr>
          <w:rFonts w:cs="Arial"/>
          <w:sz w:val="20"/>
          <w:szCs w:val="20"/>
          <w:lang w:val="nl-BE"/>
        </w:rPr>
        <w:t>nuftig bestempeld, die ik alle hier te boek stel voor U, beste eindspe</w:t>
      </w:r>
      <w:r w:rsidR="00587D73">
        <w:rPr>
          <w:rFonts w:cs="Arial"/>
          <w:sz w:val="20"/>
          <w:szCs w:val="20"/>
          <w:lang w:val="nl-BE"/>
        </w:rPr>
        <w:t>l</w:t>
      </w:r>
      <w:r w:rsidR="003F103D">
        <w:rPr>
          <w:rFonts w:cs="Arial"/>
          <w:sz w:val="20"/>
          <w:szCs w:val="20"/>
          <w:lang w:val="nl-BE"/>
        </w:rPr>
        <w:t>-</w:t>
      </w:r>
      <w:r w:rsidR="002631B0">
        <w:rPr>
          <w:rFonts w:cs="Arial"/>
          <w:sz w:val="20"/>
          <w:szCs w:val="20"/>
          <w:lang w:val="nl-BE"/>
        </w:rPr>
        <w:t>l</w:t>
      </w:r>
      <w:r w:rsidR="002631B0" w:rsidRPr="00AD04D8">
        <w:rPr>
          <w:rFonts w:cs="Arial"/>
          <w:sz w:val="20"/>
          <w:szCs w:val="20"/>
          <w:lang w:val="nl-BE"/>
        </w:rPr>
        <w:t>iefhebber, beginneling of fanaat, ter lering en vermaak.</w:t>
      </w:r>
      <w:r w:rsidR="002631B0">
        <w:rPr>
          <w:rFonts w:cs="Arial"/>
          <w:sz w:val="20"/>
          <w:szCs w:val="20"/>
          <w:lang w:val="nl-BE"/>
        </w:rPr>
        <w:t xml:space="preserve"> </w:t>
      </w:r>
      <w:r w:rsidR="002631B0" w:rsidRPr="00AD04D8">
        <w:rPr>
          <w:rFonts w:cs="Arial"/>
          <w:sz w:val="20"/>
          <w:szCs w:val="20"/>
          <w:lang w:val="nl-BE"/>
        </w:rPr>
        <w:t>En dit in de stille hoop dat vele jongeren zullen volgen, want schaakeindspelcompo</w:t>
      </w:r>
      <w:r w:rsidR="007744D9">
        <w:rPr>
          <w:rFonts w:cs="Arial"/>
          <w:sz w:val="20"/>
          <w:szCs w:val="20"/>
          <w:lang w:val="nl-BE"/>
        </w:rPr>
        <w:t>nisten</w:t>
      </w:r>
      <w:r w:rsidR="002631B0">
        <w:rPr>
          <w:rFonts w:cs="Arial"/>
          <w:sz w:val="20"/>
          <w:szCs w:val="20"/>
          <w:lang w:val="nl-BE"/>
        </w:rPr>
        <w:t xml:space="preserve"> l</w:t>
      </w:r>
      <w:r w:rsidR="002631B0" w:rsidRPr="00AD04D8">
        <w:rPr>
          <w:rFonts w:cs="Arial"/>
          <w:sz w:val="20"/>
          <w:szCs w:val="20"/>
          <w:lang w:val="nl-BE"/>
        </w:rPr>
        <w:t>i</w:t>
      </w:r>
      <w:r w:rsidR="002631B0">
        <w:rPr>
          <w:rFonts w:cs="Arial"/>
          <w:sz w:val="20"/>
          <w:szCs w:val="20"/>
          <w:lang w:val="nl-BE"/>
        </w:rPr>
        <w:t>j</w:t>
      </w:r>
      <w:r w:rsidR="002631B0" w:rsidRPr="00AD04D8">
        <w:rPr>
          <w:rFonts w:cs="Arial"/>
          <w:sz w:val="20"/>
          <w:szCs w:val="20"/>
          <w:lang w:val="nl-BE"/>
        </w:rPr>
        <w:t>ken me eerder een uitstervend ras in Vlaan</w:t>
      </w:r>
      <w:r w:rsidR="00E72C72">
        <w:rPr>
          <w:rFonts w:cs="Arial"/>
          <w:sz w:val="20"/>
          <w:szCs w:val="20"/>
          <w:lang w:val="nl-BE"/>
        </w:rPr>
        <w:t>-</w:t>
      </w:r>
      <w:r w:rsidR="002631B0" w:rsidRPr="00AD04D8">
        <w:rPr>
          <w:rFonts w:cs="Arial"/>
          <w:sz w:val="20"/>
          <w:szCs w:val="20"/>
          <w:lang w:val="nl-BE"/>
        </w:rPr>
        <w:t>deren</w:t>
      </w:r>
      <w:r w:rsidR="00E525C6">
        <w:rPr>
          <w:rFonts w:cs="Arial"/>
          <w:sz w:val="20"/>
          <w:szCs w:val="20"/>
          <w:lang w:val="nl-BE"/>
        </w:rPr>
        <w:t xml:space="preserve">. Ik wens U allen </w:t>
      </w:r>
      <w:r w:rsidR="00E1645A">
        <w:rPr>
          <w:rFonts w:cs="Arial"/>
          <w:sz w:val="20"/>
          <w:szCs w:val="20"/>
          <w:lang w:val="nl-BE"/>
        </w:rPr>
        <w:t>veel voldoening en</w:t>
      </w:r>
      <w:r w:rsidR="002631B0">
        <w:rPr>
          <w:rFonts w:cs="Arial"/>
          <w:sz w:val="20"/>
          <w:szCs w:val="20"/>
          <w:lang w:val="nl-BE"/>
        </w:rPr>
        <w:t xml:space="preserve"> leerzame</w:t>
      </w:r>
      <w:r w:rsidR="00E525C6">
        <w:rPr>
          <w:rFonts w:cs="Arial"/>
          <w:sz w:val="20"/>
          <w:szCs w:val="20"/>
          <w:lang w:val="nl-BE"/>
        </w:rPr>
        <w:t xml:space="preserve"> </w:t>
      </w:r>
      <w:r w:rsidR="00851F13">
        <w:rPr>
          <w:rFonts w:cs="Arial"/>
          <w:sz w:val="20"/>
          <w:szCs w:val="20"/>
          <w:lang w:val="nl-BE"/>
        </w:rPr>
        <w:t>momenten</w:t>
      </w:r>
      <w:r w:rsidR="00E1645A">
        <w:rPr>
          <w:rFonts w:cs="Arial"/>
          <w:sz w:val="20"/>
          <w:szCs w:val="20"/>
          <w:lang w:val="nl-BE"/>
        </w:rPr>
        <w:t xml:space="preserve"> bij het na</w:t>
      </w:r>
      <w:r w:rsidR="00E72C72">
        <w:rPr>
          <w:rFonts w:cs="Arial"/>
          <w:sz w:val="20"/>
          <w:szCs w:val="20"/>
          <w:lang w:val="nl-BE"/>
        </w:rPr>
        <w:t>-</w:t>
      </w:r>
      <w:r w:rsidR="00E1645A">
        <w:rPr>
          <w:rFonts w:cs="Arial"/>
          <w:sz w:val="20"/>
          <w:szCs w:val="20"/>
          <w:lang w:val="nl-BE"/>
        </w:rPr>
        <w:t>spelen of oplossen.</w:t>
      </w:r>
    </w:p>
    <w:p w14:paraId="272F3C9F" w14:textId="77777777" w:rsidR="002631B0" w:rsidRDefault="002631B0" w:rsidP="002631B0">
      <w:pPr>
        <w:jc w:val="both"/>
        <w:rPr>
          <w:rFonts w:cs="Arial"/>
          <w:sz w:val="20"/>
          <w:szCs w:val="20"/>
          <w:lang w:val="nl-BE"/>
        </w:rPr>
      </w:pPr>
    </w:p>
    <w:p w14:paraId="5A356811" w14:textId="77777777" w:rsidR="002631B0" w:rsidRPr="00F479A0" w:rsidRDefault="002631B0" w:rsidP="002631B0">
      <w:pPr>
        <w:jc w:val="both"/>
        <w:rPr>
          <w:rFonts w:cs="Arial"/>
          <w:sz w:val="20"/>
          <w:szCs w:val="20"/>
          <w:lang w:val="nl-BE"/>
        </w:rPr>
      </w:pPr>
      <w:r>
        <w:rPr>
          <w:rFonts w:cs="Arial"/>
          <w:sz w:val="20"/>
          <w:szCs w:val="20"/>
          <w:lang w:val="nl-BE"/>
        </w:rPr>
        <w:t xml:space="preserve">   In de eerste uitgave van </w:t>
      </w:r>
      <w:r w:rsidR="006C4127">
        <w:rPr>
          <w:rFonts w:cs="Arial"/>
          <w:i/>
          <w:sz w:val="20"/>
          <w:szCs w:val="20"/>
          <w:lang w:val="nl-BE"/>
        </w:rPr>
        <w:t>SchaakStudieSpinselS</w:t>
      </w:r>
      <w:r>
        <w:rPr>
          <w:rFonts w:cs="Arial"/>
          <w:i/>
          <w:sz w:val="20"/>
          <w:szCs w:val="20"/>
          <w:lang w:val="nl-BE"/>
        </w:rPr>
        <w:t xml:space="preserve"> </w:t>
      </w:r>
      <w:r>
        <w:rPr>
          <w:rFonts w:cs="Arial"/>
          <w:sz w:val="20"/>
          <w:szCs w:val="20"/>
          <w:lang w:val="nl-BE"/>
        </w:rPr>
        <w:t>zijn er verscheidene fout-jes geslop</w:t>
      </w:r>
      <w:r w:rsidR="00EA725E">
        <w:rPr>
          <w:rFonts w:cs="Arial"/>
          <w:sz w:val="20"/>
          <w:szCs w:val="20"/>
          <w:lang w:val="nl-BE"/>
        </w:rPr>
        <w:t>en die ik inmiddels heb hersteld</w:t>
      </w:r>
      <w:r w:rsidR="000F1027">
        <w:rPr>
          <w:rFonts w:cs="Arial"/>
          <w:sz w:val="20"/>
          <w:szCs w:val="20"/>
          <w:lang w:val="nl-BE"/>
        </w:rPr>
        <w:t xml:space="preserve"> (hoop ik toch)</w:t>
      </w:r>
      <w:r w:rsidR="00EA725E">
        <w:rPr>
          <w:rFonts w:cs="Arial"/>
          <w:sz w:val="20"/>
          <w:szCs w:val="20"/>
          <w:lang w:val="nl-BE"/>
        </w:rPr>
        <w:t xml:space="preserve">, </w:t>
      </w:r>
      <w:r>
        <w:rPr>
          <w:rFonts w:cs="Arial"/>
          <w:sz w:val="20"/>
          <w:szCs w:val="20"/>
          <w:lang w:val="nl-BE"/>
        </w:rPr>
        <w:t>want een foutloos schaakboek</w:t>
      </w:r>
      <w:r w:rsidR="006E429F">
        <w:rPr>
          <w:rFonts w:cs="Arial"/>
          <w:sz w:val="20"/>
          <w:szCs w:val="20"/>
          <w:lang w:val="nl-BE"/>
        </w:rPr>
        <w:t xml:space="preserve"> klaarstomen</w:t>
      </w:r>
      <w:r>
        <w:rPr>
          <w:rFonts w:cs="Arial"/>
          <w:sz w:val="20"/>
          <w:szCs w:val="20"/>
          <w:lang w:val="nl-BE"/>
        </w:rPr>
        <w:t xml:space="preserve"> is </w:t>
      </w:r>
      <w:r w:rsidR="002654A1">
        <w:rPr>
          <w:rFonts w:cs="Arial"/>
          <w:sz w:val="20"/>
          <w:szCs w:val="20"/>
          <w:lang w:val="nl-BE"/>
        </w:rPr>
        <w:t>geen evidentie, maar</w:t>
      </w:r>
      <w:r w:rsidR="00953264">
        <w:rPr>
          <w:rFonts w:cs="Arial"/>
          <w:sz w:val="20"/>
          <w:szCs w:val="20"/>
          <w:lang w:val="nl-BE"/>
        </w:rPr>
        <w:t xml:space="preserve"> is</w:t>
      </w:r>
      <w:r w:rsidR="002654A1">
        <w:rPr>
          <w:rFonts w:cs="Arial"/>
          <w:sz w:val="20"/>
          <w:szCs w:val="20"/>
          <w:lang w:val="nl-BE"/>
        </w:rPr>
        <w:t xml:space="preserve"> wel de</w:t>
      </w:r>
      <w:r>
        <w:rPr>
          <w:rFonts w:cs="Arial"/>
          <w:sz w:val="20"/>
          <w:szCs w:val="20"/>
          <w:lang w:val="nl-BE"/>
        </w:rPr>
        <w:t xml:space="preserve"> be</w:t>
      </w:r>
      <w:r w:rsidR="002654A1">
        <w:rPr>
          <w:rFonts w:cs="Arial"/>
          <w:sz w:val="20"/>
          <w:szCs w:val="20"/>
          <w:lang w:val="nl-BE"/>
        </w:rPr>
        <w:t>trachting.</w:t>
      </w:r>
    </w:p>
    <w:p w14:paraId="4DE638E1" w14:textId="77777777" w:rsidR="002631B0" w:rsidRPr="00AD04D8" w:rsidRDefault="002631B0" w:rsidP="002631B0">
      <w:pPr>
        <w:jc w:val="both"/>
        <w:rPr>
          <w:rFonts w:cs="Arial"/>
          <w:sz w:val="20"/>
          <w:szCs w:val="20"/>
          <w:lang w:val="nl-BE"/>
        </w:rPr>
      </w:pPr>
      <w:r w:rsidRPr="00AD04D8">
        <w:rPr>
          <w:rFonts w:cs="Arial"/>
          <w:sz w:val="20"/>
          <w:szCs w:val="20"/>
          <w:lang w:val="nl-BE"/>
        </w:rPr>
        <w:t xml:space="preserve">   </w:t>
      </w:r>
    </w:p>
    <w:p w14:paraId="1420EE60" w14:textId="77777777" w:rsidR="002631B0" w:rsidRDefault="002631B0" w:rsidP="002631B0">
      <w:pPr>
        <w:jc w:val="both"/>
        <w:rPr>
          <w:rFonts w:cs="Arial"/>
          <w:sz w:val="20"/>
          <w:szCs w:val="20"/>
          <w:lang w:val="nl-BE"/>
        </w:rPr>
      </w:pPr>
      <w:r w:rsidRPr="00AD04D8">
        <w:rPr>
          <w:rFonts w:cs="Arial"/>
          <w:sz w:val="20"/>
          <w:szCs w:val="20"/>
          <w:lang w:val="nl-BE"/>
        </w:rPr>
        <w:t xml:space="preserve">   Tot slot, dank ik vooreerst mijn lief vrouwtje Eveline</w:t>
      </w:r>
      <w:r w:rsidR="00EA725E">
        <w:rPr>
          <w:rFonts w:cs="Arial"/>
          <w:sz w:val="20"/>
          <w:szCs w:val="20"/>
          <w:lang w:val="nl-BE"/>
        </w:rPr>
        <w:t>,</w:t>
      </w:r>
      <w:r w:rsidRPr="00AD04D8">
        <w:rPr>
          <w:rFonts w:cs="Arial"/>
          <w:sz w:val="20"/>
          <w:szCs w:val="20"/>
          <w:lang w:val="nl-BE"/>
        </w:rPr>
        <w:t xml:space="preserve"> voor het engelenge-duld dat zij moest ondergaan tijdens</w:t>
      </w:r>
      <w:r w:rsidR="00A562F3">
        <w:rPr>
          <w:rFonts w:cs="Arial"/>
          <w:sz w:val="20"/>
          <w:szCs w:val="20"/>
          <w:lang w:val="nl-BE"/>
        </w:rPr>
        <w:t xml:space="preserve"> het samenstellen van dit boek, </w:t>
      </w:r>
      <w:r w:rsidRPr="00AD04D8">
        <w:rPr>
          <w:rFonts w:cs="Arial"/>
          <w:sz w:val="20"/>
          <w:szCs w:val="20"/>
          <w:lang w:val="nl-BE"/>
        </w:rPr>
        <w:t xml:space="preserve">dat ik </w:t>
      </w:r>
      <w:r w:rsidR="005A22B3">
        <w:rPr>
          <w:rFonts w:cs="Arial"/>
          <w:sz w:val="20"/>
          <w:szCs w:val="20"/>
          <w:lang w:val="nl-BE"/>
        </w:rPr>
        <w:t>dan ook liefdevol</w:t>
      </w:r>
      <w:r w:rsidR="004E0FCA">
        <w:rPr>
          <w:rFonts w:cs="Arial"/>
          <w:sz w:val="20"/>
          <w:szCs w:val="20"/>
          <w:lang w:val="nl-BE"/>
        </w:rPr>
        <w:t xml:space="preserve"> o</w:t>
      </w:r>
      <w:r w:rsidRPr="00AD04D8">
        <w:rPr>
          <w:rFonts w:cs="Arial"/>
          <w:sz w:val="20"/>
          <w:szCs w:val="20"/>
          <w:lang w:val="nl-BE"/>
        </w:rPr>
        <w:t>pdraag aan haar en aan mijn drie schatten van doch</w:t>
      </w:r>
      <w:r w:rsidR="00D70C78">
        <w:rPr>
          <w:rFonts w:cs="Arial"/>
          <w:sz w:val="20"/>
          <w:szCs w:val="20"/>
          <w:lang w:val="nl-BE"/>
        </w:rPr>
        <w:t>ters: Ingeborg,</w:t>
      </w:r>
      <w:r w:rsidRPr="00AD04D8">
        <w:rPr>
          <w:rFonts w:cs="Arial"/>
          <w:sz w:val="20"/>
          <w:szCs w:val="20"/>
          <w:lang w:val="nl-BE"/>
        </w:rPr>
        <w:t xml:space="preserve"> Manue</w:t>
      </w:r>
      <w:r w:rsidR="007E047F">
        <w:rPr>
          <w:rFonts w:cs="Arial"/>
          <w:sz w:val="20"/>
          <w:szCs w:val="20"/>
          <w:lang w:val="nl-BE"/>
        </w:rPr>
        <w:t>l</w:t>
      </w:r>
      <w:r w:rsidRPr="00AD04D8">
        <w:rPr>
          <w:rFonts w:cs="Arial"/>
          <w:sz w:val="20"/>
          <w:szCs w:val="20"/>
          <w:lang w:val="nl-BE"/>
        </w:rPr>
        <w:t xml:space="preserve">la en Dominique. </w:t>
      </w:r>
    </w:p>
    <w:p w14:paraId="4E659C29" w14:textId="77777777" w:rsidR="002631B0" w:rsidRDefault="00A5769E" w:rsidP="00A5769E">
      <w:pPr>
        <w:tabs>
          <w:tab w:val="left" w:pos="2175"/>
        </w:tabs>
        <w:jc w:val="both"/>
        <w:rPr>
          <w:rFonts w:cs="Arial"/>
          <w:sz w:val="20"/>
          <w:szCs w:val="20"/>
          <w:lang w:val="nl-BE"/>
        </w:rPr>
      </w:pPr>
      <w:r>
        <w:rPr>
          <w:rFonts w:cs="Arial"/>
          <w:sz w:val="20"/>
          <w:szCs w:val="20"/>
          <w:lang w:val="nl-BE"/>
        </w:rPr>
        <w:tab/>
      </w:r>
    </w:p>
    <w:p w14:paraId="2B24AF15" w14:textId="77777777" w:rsidR="002631B0" w:rsidRDefault="002631B0" w:rsidP="002631B0">
      <w:pPr>
        <w:jc w:val="both"/>
        <w:rPr>
          <w:rFonts w:cs="Arial"/>
          <w:sz w:val="20"/>
          <w:szCs w:val="20"/>
          <w:lang w:val="nl-BE"/>
        </w:rPr>
      </w:pPr>
      <w:r>
        <w:rPr>
          <w:rFonts w:cs="Arial"/>
          <w:sz w:val="20"/>
          <w:szCs w:val="20"/>
          <w:lang w:val="nl-BE"/>
        </w:rPr>
        <w:t xml:space="preserve">   </w:t>
      </w:r>
      <w:r w:rsidRPr="00AD04D8">
        <w:rPr>
          <w:rFonts w:cs="Arial"/>
          <w:sz w:val="20"/>
          <w:szCs w:val="20"/>
          <w:lang w:val="nl-BE"/>
        </w:rPr>
        <w:t>Daar ik welkome steun kreeg</w:t>
      </w:r>
      <w:r w:rsidR="00DB343B">
        <w:rPr>
          <w:rFonts w:cs="Arial"/>
          <w:sz w:val="20"/>
          <w:szCs w:val="20"/>
          <w:lang w:val="nl-BE"/>
        </w:rPr>
        <w:t>,</w:t>
      </w:r>
      <w:r w:rsidRPr="00AD04D8">
        <w:rPr>
          <w:rFonts w:cs="Arial"/>
          <w:sz w:val="20"/>
          <w:szCs w:val="20"/>
          <w:lang w:val="nl-BE"/>
        </w:rPr>
        <w:t xml:space="preserve"> door de spontane medewerking van </w:t>
      </w:r>
      <w:r>
        <w:rPr>
          <w:rFonts w:cs="Arial"/>
          <w:sz w:val="20"/>
          <w:szCs w:val="20"/>
          <w:lang w:val="nl-BE"/>
        </w:rPr>
        <w:t xml:space="preserve">de </w:t>
      </w:r>
      <w:r w:rsidRPr="00AD04D8">
        <w:rPr>
          <w:rFonts w:cs="Arial"/>
          <w:sz w:val="20"/>
          <w:szCs w:val="20"/>
          <w:lang w:val="nl-BE"/>
        </w:rPr>
        <w:t>he</w:t>
      </w:r>
      <w:r>
        <w:rPr>
          <w:rFonts w:cs="Arial"/>
          <w:sz w:val="20"/>
          <w:szCs w:val="20"/>
          <w:lang w:val="nl-BE"/>
        </w:rPr>
        <w:t>-</w:t>
      </w:r>
      <w:r w:rsidRPr="00AD04D8">
        <w:rPr>
          <w:rFonts w:cs="Arial"/>
          <w:sz w:val="20"/>
          <w:szCs w:val="20"/>
          <w:lang w:val="nl-BE"/>
        </w:rPr>
        <w:t>ren Hans Bouwmeester en Julien Vandiest</w:t>
      </w:r>
      <w:r w:rsidR="00DB343B">
        <w:rPr>
          <w:rFonts w:cs="Arial"/>
          <w:sz w:val="20"/>
          <w:szCs w:val="20"/>
          <w:lang w:val="nl-BE"/>
        </w:rPr>
        <w:t>,</w:t>
      </w:r>
      <w:r w:rsidRPr="00AD04D8">
        <w:rPr>
          <w:rFonts w:cs="Arial"/>
          <w:sz w:val="20"/>
          <w:szCs w:val="20"/>
          <w:lang w:val="nl-BE"/>
        </w:rPr>
        <w:t xml:space="preserve"> verdienen ook zij mijn oprechte dank voor hun aanmoediging</w:t>
      </w:r>
      <w:r>
        <w:rPr>
          <w:rFonts w:cs="Arial"/>
          <w:sz w:val="20"/>
          <w:szCs w:val="20"/>
          <w:lang w:val="nl-BE"/>
        </w:rPr>
        <w:t xml:space="preserve">. </w:t>
      </w:r>
    </w:p>
    <w:p w14:paraId="395D7878" w14:textId="77777777" w:rsidR="002631B0" w:rsidRDefault="002631B0" w:rsidP="002631B0">
      <w:pPr>
        <w:jc w:val="both"/>
        <w:rPr>
          <w:rFonts w:cs="Arial"/>
          <w:sz w:val="20"/>
          <w:szCs w:val="20"/>
          <w:lang w:val="nl-BE"/>
        </w:rPr>
      </w:pPr>
    </w:p>
    <w:p w14:paraId="51E36424" w14:textId="77777777" w:rsidR="004A764C" w:rsidRDefault="002631B0" w:rsidP="002631B0">
      <w:pPr>
        <w:jc w:val="both"/>
        <w:rPr>
          <w:rFonts w:cs="Arial"/>
          <w:sz w:val="20"/>
          <w:szCs w:val="20"/>
          <w:lang w:val="nl-BE"/>
        </w:rPr>
      </w:pPr>
      <w:r>
        <w:rPr>
          <w:rFonts w:cs="Arial"/>
          <w:sz w:val="20"/>
          <w:szCs w:val="20"/>
          <w:lang w:val="nl-BE"/>
        </w:rPr>
        <w:t xml:space="preserve">   O</w:t>
      </w:r>
      <w:r w:rsidRPr="00AD04D8">
        <w:rPr>
          <w:rFonts w:cs="Arial"/>
          <w:sz w:val="20"/>
          <w:szCs w:val="20"/>
          <w:lang w:val="nl-BE"/>
        </w:rPr>
        <w:t>ok gaat mijn diepe erkentelijkheid, voor de professionele technische hulp die ik kreeg bij het opmaken van dit boek,</w:t>
      </w:r>
      <w:r>
        <w:rPr>
          <w:rFonts w:cs="Arial"/>
          <w:sz w:val="20"/>
          <w:szCs w:val="20"/>
          <w:lang w:val="nl-BE"/>
        </w:rPr>
        <w:t xml:space="preserve"> </w:t>
      </w:r>
      <w:r w:rsidRPr="00AD04D8">
        <w:rPr>
          <w:rFonts w:cs="Arial"/>
          <w:sz w:val="20"/>
          <w:szCs w:val="20"/>
          <w:lang w:val="nl-BE"/>
        </w:rPr>
        <w:t>naar</w:t>
      </w:r>
      <w:r>
        <w:rPr>
          <w:rFonts w:cs="Arial"/>
          <w:sz w:val="20"/>
          <w:szCs w:val="20"/>
          <w:lang w:val="nl-BE"/>
        </w:rPr>
        <w:t xml:space="preserve"> Luc Palmans, Jan </w:t>
      </w:r>
      <w:r w:rsidR="00261764">
        <w:rPr>
          <w:rFonts w:cs="Arial"/>
          <w:sz w:val="20"/>
          <w:szCs w:val="20"/>
          <w:lang w:val="nl-BE"/>
        </w:rPr>
        <w:t>V</w:t>
      </w:r>
      <w:r w:rsidR="00700AE9">
        <w:rPr>
          <w:rFonts w:cs="Arial"/>
          <w:sz w:val="20"/>
          <w:szCs w:val="20"/>
          <w:lang w:val="nl-BE"/>
        </w:rPr>
        <w:t>an</w:t>
      </w:r>
      <w:r>
        <w:rPr>
          <w:rFonts w:cs="Arial"/>
          <w:sz w:val="20"/>
          <w:szCs w:val="20"/>
          <w:lang w:val="nl-BE"/>
        </w:rPr>
        <w:t xml:space="preserve"> Goey</w:t>
      </w:r>
      <w:r w:rsidR="00037120">
        <w:rPr>
          <w:rFonts w:cs="Arial"/>
          <w:sz w:val="20"/>
          <w:szCs w:val="20"/>
          <w:lang w:val="nl-BE"/>
        </w:rPr>
        <w:t xml:space="preserve">, en </w:t>
      </w:r>
      <w:r w:rsidRPr="00B671B9">
        <w:rPr>
          <w:rFonts w:cs="Arial"/>
          <w:i/>
          <w:sz w:val="20"/>
          <w:szCs w:val="20"/>
          <w:lang w:val="nl-BE"/>
        </w:rPr>
        <w:t>last but not least</w:t>
      </w:r>
      <w:r>
        <w:rPr>
          <w:rFonts w:cs="Arial"/>
          <w:sz w:val="20"/>
          <w:szCs w:val="20"/>
          <w:lang w:val="nl-BE"/>
        </w:rPr>
        <w:t>,</w:t>
      </w:r>
      <w:r w:rsidR="004A764C">
        <w:rPr>
          <w:rFonts w:cs="Arial"/>
          <w:sz w:val="20"/>
          <w:szCs w:val="20"/>
          <w:lang w:val="nl-BE"/>
        </w:rPr>
        <w:t xml:space="preserve"> naar </w:t>
      </w:r>
      <w:r w:rsidR="00261764">
        <w:rPr>
          <w:rFonts w:cs="Arial"/>
          <w:sz w:val="20"/>
          <w:szCs w:val="20"/>
          <w:lang w:val="nl-BE"/>
        </w:rPr>
        <w:t xml:space="preserve">zijn schrandere </w:t>
      </w:r>
      <w:r w:rsidR="00C60D73">
        <w:rPr>
          <w:rFonts w:cs="Arial"/>
          <w:sz w:val="20"/>
          <w:szCs w:val="20"/>
          <w:lang w:val="nl-BE"/>
        </w:rPr>
        <w:t>zonen: Jeroen en W</w:t>
      </w:r>
      <w:r w:rsidR="00835E48">
        <w:rPr>
          <w:rFonts w:cs="Arial"/>
          <w:sz w:val="20"/>
          <w:szCs w:val="20"/>
          <w:lang w:val="nl-BE"/>
        </w:rPr>
        <w:t>outer.</w:t>
      </w:r>
    </w:p>
    <w:p w14:paraId="1B859D09" w14:textId="77777777" w:rsidR="004A764C" w:rsidRPr="00084A7D" w:rsidRDefault="004A764C" w:rsidP="002631B0">
      <w:pPr>
        <w:jc w:val="both"/>
        <w:rPr>
          <w:rFonts w:cs="Arial"/>
          <w:b/>
          <w:sz w:val="20"/>
          <w:szCs w:val="20"/>
          <w:lang w:val="nl-BE"/>
        </w:rPr>
      </w:pPr>
    </w:p>
    <w:p w14:paraId="6FE62195" w14:textId="77777777" w:rsidR="002631B0" w:rsidRPr="00084A7D" w:rsidRDefault="002631B0" w:rsidP="002631B0">
      <w:pPr>
        <w:rPr>
          <w:rFonts w:cs="Arial"/>
          <w:b/>
          <w:sz w:val="20"/>
          <w:szCs w:val="20"/>
          <w:lang w:val="nl-BE"/>
        </w:rPr>
      </w:pPr>
      <w:r w:rsidRPr="00084A7D">
        <w:rPr>
          <w:rFonts w:cs="Arial"/>
          <w:b/>
          <w:sz w:val="20"/>
          <w:szCs w:val="20"/>
          <w:lang w:val="nl-BE"/>
        </w:rPr>
        <w:t xml:space="preserve">                                                                              </w:t>
      </w:r>
      <w:r w:rsidR="002E1804" w:rsidRPr="00084A7D">
        <w:rPr>
          <w:rFonts w:cs="Arial"/>
          <w:b/>
          <w:i/>
          <w:sz w:val="20"/>
          <w:szCs w:val="20"/>
          <w:lang w:val="nl-BE"/>
        </w:rPr>
        <w:t xml:space="preserve"> </w:t>
      </w:r>
      <w:r w:rsidRPr="00084A7D">
        <w:rPr>
          <w:rFonts w:cs="Arial"/>
          <w:b/>
          <w:i/>
          <w:sz w:val="20"/>
          <w:szCs w:val="20"/>
          <w:lang w:val="nl-BE"/>
        </w:rPr>
        <w:t>Palmam qui meruit ferat</w:t>
      </w:r>
    </w:p>
    <w:p w14:paraId="6AA33D9F" w14:textId="77777777" w:rsidR="002631B0" w:rsidRPr="00A47C37" w:rsidRDefault="002631B0" w:rsidP="002631B0">
      <w:pPr>
        <w:tabs>
          <w:tab w:val="left" w:pos="6237"/>
        </w:tabs>
        <w:rPr>
          <w:rFonts w:cs="Arial"/>
          <w:sz w:val="20"/>
          <w:szCs w:val="20"/>
          <w:lang w:val="nl-BE"/>
        </w:rPr>
      </w:pPr>
      <w:r>
        <w:rPr>
          <w:rFonts w:cs="Arial"/>
          <w:sz w:val="20"/>
          <w:szCs w:val="20"/>
          <w:lang w:val="nl-BE"/>
        </w:rPr>
        <w:t xml:space="preserve">                                                    </w:t>
      </w:r>
      <w:r w:rsidRPr="00A47C37">
        <w:rPr>
          <w:rFonts w:cs="Arial"/>
          <w:sz w:val="20"/>
          <w:szCs w:val="20"/>
          <w:lang w:val="nl-BE"/>
        </w:rPr>
        <w:t>Die den palmtak verdiend heeft drage hem</w:t>
      </w:r>
    </w:p>
    <w:p w14:paraId="137FFD91" w14:textId="77777777" w:rsidR="00193CDA" w:rsidRPr="00193CDA" w:rsidRDefault="002631B0" w:rsidP="00193CDA">
      <w:pPr>
        <w:pStyle w:val="01Title"/>
        <w:widowControl/>
        <w:tabs>
          <w:tab w:val="clear" w:pos="567"/>
          <w:tab w:val="left" w:pos="285"/>
        </w:tabs>
        <w:spacing w:after="200"/>
        <w:ind w:left="0"/>
        <w:jc w:val="center"/>
        <w:rPr>
          <w:noProof/>
          <w:sz w:val="32"/>
          <w:szCs w:val="32"/>
          <w:lang w:val="nl-BE"/>
        </w:rPr>
      </w:pPr>
      <w:r w:rsidRPr="00193CDA">
        <w:rPr>
          <w:noProof/>
          <w:sz w:val="32"/>
          <w:szCs w:val="32"/>
          <w:lang w:val="nl-BE"/>
        </w:rPr>
        <w:br w:type="page"/>
      </w:r>
      <w:r w:rsidR="00193CDA" w:rsidRPr="00193CDA">
        <w:rPr>
          <w:noProof/>
          <w:sz w:val="32"/>
          <w:szCs w:val="32"/>
          <w:lang w:val="nl-BE"/>
        </w:rPr>
        <w:lastRenderedPageBreak/>
        <w:br w:type="page"/>
      </w:r>
      <w:r w:rsidR="00B21D01">
        <w:rPr>
          <w:noProof/>
          <w:sz w:val="32"/>
          <w:szCs w:val="32"/>
          <w:lang w:val="nl-BE"/>
        </w:rPr>
        <w:lastRenderedPageBreak/>
        <w:t xml:space="preserve">    </w:t>
      </w:r>
      <w:r w:rsidR="00193CDA" w:rsidRPr="00193CDA">
        <w:rPr>
          <w:rFonts w:ascii="Copperplate Gothic Bold" w:hAnsi="Copperplate Gothic Bold"/>
          <w:noProof/>
          <w:sz w:val="32"/>
          <w:szCs w:val="32"/>
          <w:lang w:val="nl-BE"/>
        </w:rPr>
        <w:t>Enkele voor</w:t>
      </w:r>
      <w:r w:rsidR="00193CDA" w:rsidRPr="00DE24B9">
        <w:rPr>
          <w:noProof/>
          <w:sz w:val="32"/>
          <w:szCs w:val="32"/>
          <w:lang w:val="nl-BE"/>
        </w:rPr>
        <w:t>-</w:t>
      </w:r>
      <w:r w:rsidR="00193CDA" w:rsidRPr="00193CDA">
        <w:rPr>
          <w:rFonts w:ascii="Copperplate Gothic Bold" w:hAnsi="Copperplate Gothic Bold"/>
          <w:noProof/>
          <w:sz w:val="32"/>
          <w:szCs w:val="32"/>
          <w:lang w:val="nl-BE"/>
        </w:rPr>
        <w:t xml:space="preserve"> en nabeschouwingen</w:t>
      </w:r>
    </w:p>
    <w:p w14:paraId="302F605E" w14:textId="77777777" w:rsidR="00193CDA" w:rsidRPr="00AD04D8" w:rsidRDefault="00193CDA" w:rsidP="00193CDA">
      <w:pPr>
        <w:pStyle w:val="02text"/>
        <w:widowControl/>
        <w:tabs>
          <w:tab w:val="clear" w:pos="852"/>
          <w:tab w:val="left" w:pos="285"/>
        </w:tabs>
        <w:ind w:left="0"/>
        <w:jc w:val="center"/>
        <w:rPr>
          <w:noProof/>
          <w:lang w:val="nl-BE"/>
        </w:rPr>
      </w:pPr>
    </w:p>
    <w:p w14:paraId="2490D4EF" w14:textId="77777777" w:rsidR="00193CDA" w:rsidRPr="00AD04D8" w:rsidRDefault="00193CDA" w:rsidP="00193CDA">
      <w:pPr>
        <w:pStyle w:val="02text"/>
        <w:widowControl/>
        <w:tabs>
          <w:tab w:val="clear" w:pos="852"/>
          <w:tab w:val="left" w:pos="285"/>
        </w:tabs>
        <w:ind w:left="0"/>
        <w:jc w:val="center"/>
        <w:rPr>
          <w:noProof/>
          <w:lang w:val="nl-BE"/>
        </w:rPr>
      </w:pPr>
    </w:p>
    <w:p w14:paraId="6345A60B" w14:textId="77777777" w:rsidR="00193CDA" w:rsidRPr="00AD04D8" w:rsidRDefault="00193CDA" w:rsidP="00193CDA">
      <w:pPr>
        <w:pStyle w:val="02text"/>
        <w:widowControl/>
        <w:tabs>
          <w:tab w:val="clear" w:pos="852"/>
          <w:tab w:val="left" w:pos="285"/>
        </w:tabs>
        <w:ind w:left="0"/>
        <w:jc w:val="center"/>
        <w:rPr>
          <w:noProof/>
          <w:lang w:val="nl-BE"/>
        </w:rPr>
      </w:pPr>
    </w:p>
    <w:p w14:paraId="01FFF04E" w14:textId="77777777" w:rsidR="00193CDA" w:rsidRPr="00AD04D8" w:rsidRDefault="00193CDA" w:rsidP="00193CDA">
      <w:pPr>
        <w:pStyle w:val="02text"/>
        <w:widowControl/>
        <w:tabs>
          <w:tab w:val="clear" w:pos="852"/>
          <w:tab w:val="left" w:pos="285"/>
        </w:tabs>
        <w:ind w:left="0"/>
        <w:jc w:val="center"/>
        <w:rPr>
          <w:noProof/>
          <w:lang w:val="nl-BE"/>
        </w:rPr>
      </w:pPr>
    </w:p>
    <w:p w14:paraId="52B2A0EC" w14:textId="77777777" w:rsidR="00193CDA" w:rsidRPr="00AD04D8" w:rsidRDefault="00193CDA" w:rsidP="00193CDA">
      <w:pPr>
        <w:pStyle w:val="02text"/>
        <w:widowControl/>
        <w:tabs>
          <w:tab w:val="clear" w:pos="852"/>
          <w:tab w:val="left" w:pos="285"/>
        </w:tabs>
        <w:ind w:left="0"/>
        <w:jc w:val="center"/>
        <w:rPr>
          <w:noProof/>
          <w:lang w:val="nl-BE"/>
        </w:rPr>
      </w:pPr>
    </w:p>
    <w:p w14:paraId="29D46D9B" w14:textId="77777777" w:rsidR="00193CDA" w:rsidRPr="00AD04D8" w:rsidRDefault="00193CDA" w:rsidP="00193CDA">
      <w:pPr>
        <w:pStyle w:val="02text"/>
        <w:widowControl/>
        <w:tabs>
          <w:tab w:val="clear" w:pos="852"/>
          <w:tab w:val="left" w:pos="285"/>
        </w:tabs>
        <w:ind w:left="0"/>
        <w:jc w:val="center"/>
        <w:rPr>
          <w:noProof/>
          <w:lang w:val="nl-BE"/>
        </w:rPr>
      </w:pPr>
    </w:p>
    <w:p w14:paraId="557DA50E" w14:textId="77777777" w:rsidR="00193CDA" w:rsidRPr="00AD04D8" w:rsidRDefault="00193CDA" w:rsidP="00193CDA">
      <w:pPr>
        <w:pStyle w:val="02text"/>
        <w:widowControl/>
        <w:tabs>
          <w:tab w:val="clear" w:pos="852"/>
          <w:tab w:val="left" w:pos="285"/>
        </w:tabs>
        <w:ind w:left="0"/>
        <w:jc w:val="center"/>
        <w:rPr>
          <w:noProof/>
          <w:lang w:val="nl-BE"/>
        </w:rPr>
      </w:pPr>
    </w:p>
    <w:p w14:paraId="5031EA71" w14:textId="77777777" w:rsidR="00193CDA" w:rsidRPr="00AD04D8" w:rsidRDefault="00193CDA" w:rsidP="00193CDA">
      <w:pPr>
        <w:pStyle w:val="02text"/>
        <w:widowControl/>
        <w:tabs>
          <w:tab w:val="clear" w:pos="852"/>
          <w:tab w:val="left" w:pos="285"/>
        </w:tabs>
        <w:ind w:left="0"/>
        <w:jc w:val="center"/>
        <w:rPr>
          <w:noProof/>
          <w:lang w:val="nl-BE"/>
        </w:rPr>
      </w:pPr>
    </w:p>
    <w:p w14:paraId="25FBE185" w14:textId="77777777" w:rsidR="00193CDA" w:rsidRPr="00AD04D8" w:rsidRDefault="00193CDA" w:rsidP="00193CDA">
      <w:pPr>
        <w:pStyle w:val="02text"/>
        <w:widowControl/>
        <w:tabs>
          <w:tab w:val="clear" w:pos="852"/>
          <w:tab w:val="left" w:pos="285"/>
        </w:tabs>
        <w:ind w:left="0"/>
        <w:jc w:val="center"/>
        <w:rPr>
          <w:noProof/>
          <w:lang w:val="nl-BE"/>
        </w:rPr>
      </w:pPr>
    </w:p>
    <w:p w14:paraId="4B077771" w14:textId="77777777" w:rsidR="00193CDA" w:rsidRPr="00AD04D8" w:rsidRDefault="00193CDA" w:rsidP="00193CDA">
      <w:pPr>
        <w:pStyle w:val="02text"/>
        <w:widowControl/>
        <w:tabs>
          <w:tab w:val="clear" w:pos="852"/>
          <w:tab w:val="left" w:pos="285"/>
        </w:tabs>
        <w:ind w:left="0"/>
        <w:jc w:val="center"/>
        <w:rPr>
          <w:noProof/>
          <w:lang w:val="nl-BE"/>
        </w:rPr>
      </w:pPr>
    </w:p>
    <w:p w14:paraId="787E18DE" w14:textId="77777777" w:rsidR="00193CDA" w:rsidRPr="00AD04D8" w:rsidRDefault="00193CDA" w:rsidP="00193CDA">
      <w:pPr>
        <w:pStyle w:val="02text"/>
        <w:widowControl/>
        <w:tabs>
          <w:tab w:val="clear" w:pos="852"/>
          <w:tab w:val="left" w:pos="285"/>
        </w:tabs>
        <w:ind w:left="0"/>
        <w:jc w:val="center"/>
        <w:rPr>
          <w:noProof/>
          <w:lang w:val="nl-BE"/>
        </w:rPr>
      </w:pPr>
    </w:p>
    <w:p w14:paraId="188CEF4B" w14:textId="77777777" w:rsidR="00193CDA" w:rsidRPr="00AD04D8" w:rsidRDefault="00193CDA" w:rsidP="00193CDA">
      <w:pPr>
        <w:pStyle w:val="02text"/>
        <w:widowControl/>
        <w:tabs>
          <w:tab w:val="clear" w:pos="852"/>
          <w:tab w:val="left" w:pos="285"/>
        </w:tabs>
        <w:ind w:left="0"/>
        <w:jc w:val="center"/>
        <w:rPr>
          <w:noProof/>
          <w:lang w:val="nl-BE"/>
        </w:rPr>
      </w:pPr>
    </w:p>
    <w:p w14:paraId="71C4C06C" w14:textId="77777777" w:rsidR="00193CDA" w:rsidRPr="00AD04D8" w:rsidRDefault="00193CDA" w:rsidP="00193CDA">
      <w:pPr>
        <w:pStyle w:val="02text"/>
        <w:widowControl/>
        <w:tabs>
          <w:tab w:val="clear" w:pos="852"/>
          <w:tab w:val="left" w:pos="285"/>
        </w:tabs>
        <w:ind w:left="0"/>
        <w:jc w:val="center"/>
        <w:rPr>
          <w:noProof/>
          <w:lang w:val="nl-BE"/>
        </w:rPr>
      </w:pPr>
    </w:p>
    <w:p w14:paraId="2416E792" w14:textId="77777777" w:rsidR="00193CDA" w:rsidRPr="00AD04D8" w:rsidRDefault="00193CDA" w:rsidP="00193CDA">
      <w:pPr>
        <w:pStyle w:val="02text"/>
        <w:widowControl/>
        <w:tabs>
          <w:tab w:val="clear" w:pos="852"/>
          <w:tab w:val="left" w:pos="285"/>
        </w:tabs>
        <w:ind w:left="0"/>
        <w:jc w:val="center"/>
        <w:rPr>
          <w:noProof/>
          <w:lang w:val="nl-BE"/>
        </w:rPr>
      </w:pPr>
    </w:p>
    <w:p w14:paraId="1DBE9B17" w14:textId="77777777" w:rsidR="00193CDA" w:rsidRPr="00AD04D8" w:rsidRDefault="00193CDA" w:rsidP="00193CDA">
      <w:pPr>
        <w:pStyle w:val="02text"/>
        <w:widowControl/>
        <w:tabs>
          <w:tab w:val="clear" w:pos="852"/>
          <w:tab w:val="left" w:pos="285"/>
        </w:tabs>
        <w:ind w:left="0"/>
        <w:jc w:val="center"/>
        <w:rPr>
          <w:noProof/>
          <w:lang w:val="nl-BE"/>
        </w:rPr>
      </w:pPr>
    </w:p>
    <w:p w14:paraId="34508D09" w14:textId="77777777" w:rsidR="00193CDA" w:rsidRPr="00AD04D8" w:rsidRDefault="00193CDA" w:rsidP="00193CDA">
      <w:pPr>
        <w:pStyle w:val="02text"/>
        <w:widowControl/>
        <w:tabs>
          <w:tab w:val="clear" w:pos="852"/>
          <w:tab w:val="left" w:pos="285"/>
        </w:tabs>
        <w:ind w:left="0"/>
        <w:jc w:val="center"/>
        <w:rPr>
          <w:noProof/>
          <w:lang w:val="nl-BE"/>
        </w:rPr>
      </w:pPr>
    </w:p>
    <w:p w14:paraId="113F5748" w14:textId="77777777" w:rsidR="00193CDA" w:rsidRDefault="00193CDA" w:rsidP="00193CDA">
      <w:pPr>
        <w:pStyle w:val="02text"/>
        <w:widowControl/>
        <w:tabs>
          <w:tab w:val="clear" w:pos="852"/>
          <w:tab w:val="left" w:pos="285"/>
        </w:tabs>
        <w:ind w:left="0"/>
        <w:jc w:val="center"/>
        <w:rPr>
          <w:noProof/>
          <w:lang w:val="nl-BE"/>
        </w:rPr>
      </w:pPr>
    </w:p>
    <w:p w14:paraId="460423CC" w14:textId="77777777" w:rsidR="00193CDA" w:rsidRDefault="00193CDA" w:rsidP="00193CDA">
      <w:pPr>
        <w:pStyle w:val="02text"/>
        <w:widowControl/>
        <w:tabs>
          <w:tab w:val="clear" w:pos="852"/>
          <w:tab w:val="left" w:pos="285"/>
        </w:tabs>
        <w:ind w:left="0"/>
        <w:jc w:val="center"/>
        <w:rPr>
          <w:noProof/>
          <w:lang w:val="nl-BE"/>
        </w:rPr>
      </w:pPr>
    </w:p>
    <w:p w14:paraId="27DE1D41" w14:textId="77777777" w:rsidR="00193CDA" w:rsidRDefault="00193CDA" w:rsidP="00193CDA">
      <w:pPr>
        <w:pStyle w:val="02text"/>
        <w:widowControl/>
        <w:tabs>
          <w:tab w:val="clear" w:pos="852"/>
          <w:tab w:val="left" w:pos="285"/>
        </w:tabs>
        <w:ind w:left="0"/>
        <w:jc w:val="center"/>
        <w:rPr>
          <w:noProof/>
          <w:lang w:val="nl-BE"/>
        </w:rPr>
      </w:pPr>
    </w:p>
    <w:p w14:paraId="0F151FC8" w14:textId="77777777" w:rsidR="00193CDA" w:rsidRDefault="00193CDA" w:rsidP="00193CDA">
      <w:pPr>
        <w:pStyle w:val="02text"/>
        <w:widowControl/>
        <w:tabs>
          <w:tab w:val="clear" w:pos="852"/>
          <w:tab w:val="left" w:pos="285"/>
        </w:tabs>
        <w:ind w:left="0"/>
        <w:jc w:val="center"/>
        <w:rPr>
          <w:noProof/>
          <w:lang w:val="nl-BE"/>
        </w:rPr>
      </w:pPr>
    </w:p>
    <w:p w14:paraId="3870F4FA" w14:textId="77777777" w:rsidR="00193CDA" w:rsidRDefault="00193CDA" w:rsidP="00193CDA">
      <w:pPr>
        <w:pStyle w:val="02text"/>
        <w:widowControl/>
        <w:tabs>
          <w:tab w:val="clear" w:pos="852"/>
          <w:tab w:val="left" w:pos="285"/>
        </w:tabs>
        <w:ind w:left="0"/>
        <w:jc w:val="center"/>
        <w:rPr>
          <w:noProof/>
          <w:lang w:val="nl-BE"/>
        </w:rPr>
      </w:pPr>
    </w:p>
    <w:p w14:paraId="6072F2EF" w14:textId="77777777" w:rsidR="00193CDA" w:rsidRDefault="00193CDA" w:rsidP="00193CDA">
      <w:pPr>
        <w:pStyle w:val="02text"/>
        <w:widowControl/>
        <w:tabs>
          <w:tab w:val="clear" w:pos="852"/>
          <w:tab w:val="left" w:pos="285"/>
        </w:tabs>
        <w:ind w:left="0"/>
        <w:jc w:val="center"/>
        <w:rPr>
          <w:noProof/>
          <w:lang w:val="nl-BE"/>
        </w:rPr>
      </w:pPr>
    </w:p>
    <w:p w14:paraId="34DEAC0B" w14:textId="77777777" w:rsidR="00193CDA" w:rsidRDefault="00350BB9" w:rsidP="00193CDA">
      <w:pPr>
        <w:pStyle w:val="02text"/>
        <w:widowControl/>
        <w:tabs>
          <w:tab w:val="clear" w:pos="852"/>
          <w:tab w:val="left" w:pos="285"/>
        </w:tabs>
        <w:ind w:left="0"/>
        <w:jc w:val="center"/>
        <w:rPr>
          <w:noProof/>
          <w:lang w:val="nl-BE"/>
        </w:rPr>
      </w:pPr>
      <w:r>
        <w:rPr>
          <w:noProof/>
          <w:lang w:val="nl-BE"/>
        </w:rPr>
        <w:t xml:space="preserve"> </w:t>
      </w:r>
    </w:p>
    <w:p w14:paraId="5D7AE714" w14:textId="77777777" w:rsidR="00193CDA" w:rsidRDefault="00193CDA" w:rsidP="00193CDA">
      <w:pPr>
        <w:pStyle w:val="02text"/>
        <w:widowControl/>
        <w:tabs>
          <w:tab w:val="clear" w:pos="852"/>
          <w:tab w:val="left" w:pos="285"/>
        </w:tabs>
        <w:ind w:left="0"/>
        <w:jc w:val="center"/>
        <w:rPr>
          <w:noProof/>
          <w:lang w:val="nl-BE"/>
        </w:rPr>
      </w:pPr>
    </w:p>
    <w:p w14:paraId="4EFFD63D" w14:textId="77777777" w:rsidR="00193CDA" w:rsidRDefault="00193CDA" w:rsidP="00193CDA">
      <w:pPr>
        <w:pStyle w:val="02text"/>
        <w:widowControl/>
        <w:tabs>
          <w:tab w:val="clear" w:pos="852"/>
          <w:tab w:val="left" w:pos="285"/>
        </w:tabs>
        <w:ind w:left="0"/>
        <w:jc w:val="center"/>
        <w:rPr>
          <w:noProof/>
          <w:lang w:val="nl-BE"/>
        </w:rPr>
      </w:pPr>
    </w:p>
    <w:p w14:paraId="47CAB22F" w14:textId="77777777" w:rsidR="00193CDA" w:rsidRDefault="00193CDA" w:rsidP="00193CDA">
      <w:pPr>
        <w:pStyle w:val="02text"/>
        <w:widowControl/>
        <w:tabs>
          <w:tab w:val="clear" w:pos="852"/>
          <w:tab w:val="left" w:pos="285"/>
        </w:tabs>
        <w:ind w:left="0"/>
        <w:jc w:val="center"/>
        <w:rPr>
          <w:noProof/>
          <w:lang w:val="nl-BE"/>
        </w:rPr>
      </w:pPr>
    </w:p>
    <w:p w14:paraId="46228E9D" w14:textId="77777777" w:rsidR="00193CDA" w:rsidRDefault="00193CDA" w:rsidP="00193CDA">
      <w:pPr>
        <w:pStyle w:val="02text"/>
        <w:widowControl/>
        <w:tabs>
          <w:tab w:val="clear" w:pos="852"/>
          <w:tab w:val="left" w:pos="285"/>
        </w:tabs>
        <w:ind w:left="0"/>
        <w:jc w:val="center"/>
        <w:rPr>
          <w:noProof/>
          <w:lang w:val="nl-BE"/>
        </w:rPr>
      </w:pPr>
    </w:p>
    <w:p w14:paraId="36C5F933" w14:textId="77777777" w:rsidR="00193CDA" w:rsidRDefault="00193CDA" w:rsidP="00193CDA">
      <w:pPr>
        <w:pStyle w:val="02text"/>
        <w:widowControl/>
        <w:tabs>
          <w:tab w:val="clear" w:pos="852"/>
          <w:tab w:val="left" w:pos="285"/>
        </w:tabs>
        <w:ind w:left="0"/>
        <w:jc w:val="center"/>
        <w:rPr>
          <w:noProof/>
          <w:lang w:val="nl-BE"/>
        </w:rPr>
      </w:pPr>
    </w:p>
    <w:p w14:paraId="63F5DD09" w14:textId="77777777" w:rsidR="00193CDA" w:rsidRDefault="00193CDA" w:rsidP="00193CDA">
      <w:pPr>
        <w:pStyle w:val="02text"/>
        <w:widowControl/>
        <w:tabs>
          <w:tab w:val="clear" w:pos="852"/>
          <w:tab w:val="left" w:pos="285"/>
        </w:tabs>
        <w:ind w:left="0"/>
        <w:jc w:val="center"/>
        <w:rPr>
          <w:noProof/>
          <w:lang w:val="nl-BE"/>
        </w:rPr>
      </w:pPr>
    </w:p>
    <w:p w14:paraId="6A2D955B" w14:textId="77777777" w:rsidR="00193CDA" w:rsidRDefault="00193CDA" w:rsidP="00193CDA">
      <w:pPr>
        <w:pStyle w:val="02text"/>
        <w:widowControl/>
        <w:tabs>
          <w:tab w:val="clear" w:pos="852"/>
          <w:tab w:val="left" w:pos="285"/>
        </w:tabs>
        <w:ind w:left="0"/>
        <w:jc w:val="center"/>
        <w:rPr>
          <w:noProof/>
          <w:lang w:val="nl-BE"/>
        </w:rPr>
      </w:pPr>
    </w:p>
    <w:p w14:paraId="71C7C442" w14:textId="77777777" w:rsidR="00193CDA" w:rsidRPr="00AD04D8" w:rsidRDefault="00193CDA" w:rsidP="00193CDA">
      <w:pPr>
        <w:pStyle w:val="02text"/>
        <w:widowControl/>
        <w:tabs>
          <w:tab w:val="clear" w:pos="852"/>
          <w:tab w:val="left" w:pos="285"/>
        </w:tabs>
        <w:ind w:left="0"/>
        <w:jc w:val="center"/>
        <w:rPr>
          <w:noProof/>
          <w:lang w:val="nl-BE"/>
        </w:rPr>
      </w:pPr>
    </w:p>
    <w:p w14:paraId="17C11004" w14:textId="77777777" w:rsidR="00193CDA" w:rsidRPr="00AD04D8" w:rsidRDefault="00193CDA" w:rsidP="00193CDA">
      <w:pPr>
        <w:pStyle w:val="02text"/>
        <w:widowControl/>
        <w:tabs>
          <w:tab w:val="clear" w:pos="852"/>
          <w:tab w:val="left" w:pos="285"/>
        </w:tabs>
        <w:ind w:left="0"/>
        <w:jc w:val="center"/>
        <w:rPr>
          <w:noProof/>
          <w:lang w:val="nl-BE"/>
        </w:rPr>
      </w:pPr>
    </w:p>
    <w:p w14:paraId="64901CA1" w14:textId="77777777" w:rsidR="00193CDA" w:rsidRPr="00AD04D8" w:rsidRDefault="00193CDA" w:rsidP="00193CDA">
      <w:pPr>
        <w:pStyle w:val="02text"/>
        <w:widowControl/>
        <w:tabs>
          <w:tab w:val="clear" w:pos="852"/>
          <w:tab w:val="left" w:pos="285"/>
        </w:tabs>
        <w:ind w:left="0"/>
        <w:jc w:val="center"/>
        <w:rPr>
          <w:noProof/>
          <w:lang w:val="nl-BE"/>
        </w:rPr>
      </w:pPr>
    </w:p>
    <w:p w14:paraId="07A728A7" w14:textId="77777777" w:rsidR="00193CDA" w:rsidRPr="00AD04D8" w:rsidRDefault="00193CDA" w:rsidP="00193CDA">
      <w:pPr>
        <w:pStyle w:val="02text"/>
        <w:widowControl/>
        <w:tabs>
          <w:tab w:val="clear" w:pos="852"/>
          <w:tab w:val="left" w:pos="285"/>
        </w:tabs>
        <w:ind w:left="0"/>
        <w:jc w:val="center"/>
        <w:rPr>
          <w:noProof/>
          <w:lang w:val="nl-BE"/>
        </w:rPr>
      </w:pPr>
    </w:p>
    <w:p w14:paraId="32CF522E" w14:textId="77777777" w:rsidR="00E276CD" w:rsidRPr="00A1237D" w:rsidRDefault="00E276CD" w:rsidP="00193CDA">
      <w:pPr>
        <w:pStyle w:val="02text"/>
        <w:widowControl/>
        <w:tabs>
          <w:tab w:val="clear" w:pos="852"/>
          <w:tab w:val="left" w:pos="285"/>
        </w:tabs>
        <w:ind w:left="0"/>
        <w:jc w:val="center"/>
        <w:rPr>
          <w:b/>
          <w:noProof/>
          <w:lang w:val="nl-BE"/>
        </w:rPr>
      </w:pPr>
    </w:p>
    <w:p w14:paraId="56907B70" w14:textId="77777777" w:rsidR="005A675E" w:rsidRPr="00A1237D" w:rsidRDefault="005A675E" w:rsidP="00193CDA">
      <w:pPr>
        <w:pStyle w:val="02text"/>
        <w:widowControl/>
        <w:tabs>
          <w:tab w:val="clear" w:pos="852"/>
          <w:tab w:val="left" w:pos="285"/>
        </w:tabs>
        <w:ind w:left="0"/>
        <w:jc w:val="center"/>
        <w:rPr>
          <w:b/>
          <w:noProof/>
          <w:lang w:val="nl-BE"/>
        </w:rPr>
      </w:pPr>
    </w:p>
    <w:p w14:paraId="7FDC5186" w14:textId="77777777" w:rsidR="00193CDA" w:rsidRPr="00A1237D" w:rsidRDefault="00232E0E" w:rsidP="00A1237D">
      <w:pPr>
        <w:rPr>
          <w:b/>
          <w:i/>
          <w:sz w:val="20"/>
          <w:szCs w:val="20"/>
          <w:lang w:val="nl-BE"/>
        </w:rPr>
      </w:pPr>
      <w:r>
        <w:rPr>
          <w:rFonts w:cs="Arial"/>
          <w:b/>
          <w:noProof/>
          <w:color w:val="000000"/>
          <w:sz w:val="20"/>
          <w:szCs w:val="20"/>
          <w:lang w:val="nl-BE"/>
        </w:rPr>
        <w:t xml:space="preserve">                         </w:t>
      </w:r>
      <w:r w:rsidR="00193CDA" w:rsidRPr="00232E0E">
        <w:rPr>
          <w:b/>
          <w:sz w:val="20"/>
          <w:szCs w:val="20"/>
          <w:lang w:val="nl-BE"/>
        </w:rPr>
        <w:t>De</w:t>
      </w:r>
      <w:r w:rsidR="00193CDA" w:rsidRPr="00A1237D">
        <w:rPr>
          <w:b/>
          <w:i/>
          <w:sz w:val="20"/>
          <w:szCs w:val="20"/>
          <w:lang w:val="nl-BE"/>
        </w:rPr>
        <w:t xml:space="preserve"> </w:t>
      </w:r>
      <w:r w:rsidR="00193CDA" w:rsidRPr="00232E0E">
        <w:rPr>
          <w:b/>
          <w:sz w:val="20"/>
          <w:szCs w:val="20"/>
          <w:lang w:val="nl-BE"/>
        </w:rPr>
        <w:t>eindspelcompositie is de poëzie van het schaakspel</w:t>
      </w:r>
    </w:p>
    <w:p w14:paraId="423079B7" w14:textId="77777777" w:rsidR="00193CDA" w:rsidRPr="00AD04D8" w:rsidRDefault="00193CDA" w:rsidP="00193CDA">
      <w:pPr>
        <w:rPr>
          <w:sz w:val="16"/>
          <w:szCs w:val="16"/>
          <w:lang w:val="nl-BE"/>
        </w:rPr>
      </w:pPr>
      <w:r>
        <w:rPr>
          <w:b/>
          <w:i/>
          <w:sz w:val="20"/>
          <w:szCs w:val="20"/>
          <w:lang w:val="nl-BE"/>
        </w:rPr>
        <w:t xml:space="preserve">                                                      </w:t>
      </w:r>
      <w:r w:rsidR="001E10EC">
        <w:rPr>
          <w:b/>
          <w:i/>
          <w:sz w:val="20"/>
          <w:szCs w:val="20"/>
          <w:lang w:val="nl-BE"/>
        </w:rPr>
        <w:t xml:space="preserve"> </w:t>
      </w:r>
      <w:r w:rsidR="0059055E">
        <w:rPr>
          <w:b/>
          <w:i/>
          <w:sz w:val="20"/>
          <w:szCs w:val="20"/>
          <w:lang w:val="nl-BE"/>
        </w:rPr>
        <w:t xml:space="preserve">                              </w:t>
      </w:r>
      <w:r w:rsidR="00B82103">
        <w:rPr>
          <w:b/>
          <w:i/>
          <w:sz w:val="20"/>
          <w:szCs w:val="20"/>
          <w:lang w:val="nl-BE"/>
        </w:rPr>
        <w:t xml:space="preserve"> </w:t>
      </w:r>
      <w:r w:rsidR="0059055E">
        <w:rPr>
          <w:b/>
          <w:i/>
          <w:sz w:val="20"/>
          <w:szCs w:val="20"/>
          <w:lang w:val="nl-BE"/>
        </w:rPr>
        <w:t xml:space="preserve"> </w:t>
      </w:r>
      <w:r>
        <w:rPr>
          <w:b/>
          <w:i/>
          <w:sz w:val="20"/>
          <w:szCs w:val="20"/>
          <w:lang w:val="nl-BE"/>
        </w:rPr>
        <w:t xml:space="preserve">  </w:t>
      </w:r>
      <w:r w:rsidRPr="00AD04D8">
        <w:rPr>
          <w:sz w:val="16"/>
          <w:szCs w:val="16"/>
          <w:lang w:val="nl-BE"/>
        </w:rPr>
        <w:t>(Ignace Vandecasteele)</w:t>
      </w:r>
    </w:p>
    <w:p w14:paraId="58BA3B05" w14:textId="77777777" w:rsidR="00193CDA" w:rsidRPr="00AD04D8" w:rsidRDefault="00193CDA" w:rsidP="00193CDA">
      <w:pPr>
        <w:pStyle w:val="02text"/>
        <w:widowControl/>
        <w:tabs>
          <w:tab w:val="clear" w:pos="852"/>
          <w:tab w:val="left" w:pos="285"/>
        </w:tabs>
        <w:ind w:left="0" w:firstLine="0"/>
        <w:rPr>
          <w:i/>
          <w:noProof/>
          <w:lang w:val="nl-BE"/>
        </w:rPr>
      </w:pPr>
      <w:r w:rsidRPr="00AD04D8">
        <w:rPr>
          <w:noProof/>
          <w:lang w:val="nl-BE"/>
        </w:rPr>
        <w:br w:type="page"/>
      </w:r>
      <w:r>
        <w:rPr>
          <w:noProof/>
          <w:lang w:val="nl-BE"/>
        </w:rPr>
        <w:lastRenderedPageBreak/>
        <w:t xml:space="preserve">   </w:t>
      </w:r>
      <w:r w:rsidR="003B5F23">
        <w:rPr>
          <w:noProof/>
          <w:lang w:val="nl-BE"/>
        </w:rPr>
        <w:t>“</w:t>
      </w:r>
      <w:r w:rsidRPr="00AD04D8">
        <w:rPr>
          <w:noProof/>
          <w:lang w:val="nl-BE"/>
        </w:rPr>
        <w:t>Wat brengt een mens ertoe te blijven volharden in het componeren van eindspelstudies? Want daar gaat menige ontgoocheling mee gepaard, de ge</w:t>
      </w:r>
      <w:r w:rsidRPr="00AD04D8">
        <w:rPr>
          <w:noProof/>
          <w:lang w:val="nl-BE"/>
        </w:rPr>
        <w:softHyphen/>
        <w:t>investeerde tijd en energie niet te na gesproken. Verantwoorde ramingen blijven inderdaad uitwijzen dat circa een derde van alle reeds gepubliceerde studies na enige tijd (en zelfs vrij spoedig) mankementen vertonen, vaak dan nog van de onherstelbar</w:t>
      </w:r>
      <w:r w:rsidR="0097289B">
        <w:rPr>
          <w:noProof/>
          <w:lang w:val="nl-BE"/>
        </w:rPr>
        <w:t xml:space="preserve">e soort. En dan heeft er iemand </w:t>
      </w:r>
      <w:r w:rsidRPr="00AD04D8">
        <w:rPr>
          <w:noProof/>
          <w:lang w:val="nl-BE"/>
        </w:rPr>
        <w:t>voor niks al die moeite gedaan.</w:t>
      </w:r>
    </w:p>
    <w:p w14:paraId="7B770AFA" w14:textId="77777777" w:rsidR="00193CDA" w:rsidRPr="00AD04D8" w:rsidRDefault="00193CDA" w:rsidP="00193CDA">
      <w:pPr>
        <w:pStyle w:val="02text"/>
        <w:widowControl/>
        <w:tabs>
          <w:tab w:val="clear" w:pos="852"/>
          <w:tab w:val="left" w:pos="285"/>
        </w:tabs>
        <w:ind w:left="0"/>
        <w:rPr>
          <w:noProof/>
          <w:lang w:val="nl-BE"/>
        </w:rPr>
      </w:pPr>
    </w:p>
    <w:p w14:paraId="20ED02B2" w14:textId="77777777" w:rsidR="00193CDA" w:rsidRPr="00AD04D8" w:rsidRDefault="00193CDA" w:rsidP="00193CDA">
      <w:pPr>
        <w:pStyle w:val="02text"/>
        <w:widowControl/>
        <w:tabs>
          <w:tab w:val="clear" w:pos="852"/>
          <w:tab w:val="left" w:pos="285"/>
        </w:tabs>
        <w:ind w:left="0" w:firstLine="0"/>
        <w:rPr>
          <w:noProof/>
          <w:lang w:val="nl-BE"/>
        </w:rPr>
      </w:pPr>
      <w:r>
        <w:rPr>
          <w:noProof/>
          <w:lang w:val="nl-BE"/>
        </w:rPr>
        <w:t xml:space="preserve">   </w:t>
      </w:r>
      <w:r w:rsidRPr="00AD04D8">
        <w:rPr>
          <w:noProof/>
          <w:lang w:val="nl-BE"/>
        </w:rPr>
        <w:t xml:space="preserve">Alors? </w:t>
      </w:r>
    </w:p>
    <w:p w14:paraId="3F8D3377" w14:textId="77777777" w:rsidR="00193CDA" w:rsidRDefault="00193CDA" w:rsidP="00193CDA">
      <w:pPr>
        <w:pStyle w:val="02text"/>
        <w:widowControl/>
        <w:tabs>
          <w:tab w:val="clear" w:pos="852"/>
          <w:tab w:val="left" w:pos="285"/>
        </w:tabs>
        <w:ind w:left="0" w:firstLine="0"/>
        <w:rPr>
          <w:noProof/>
          <w:lang w:val="nl-BE"/>
        </w:rPr>
      </w:pPr>
    </w:p>
    <w:p w14:paraId="26FC3D0A" w14:textId="77777777" w:rsidR="00C20C89" w:rsidRDefault="00193CDA" w:rsidP="00193CDA">
      <w:pPr>
        <w:pStyle w:val="02text"/>
        <w:widowControl/>
        <w:tabs>
          <w:tab w:val="clear" w:pos="852"/>
          <w:tab w:val="left" w:pos="285"/>
        </w:tabs>
        <w:ind w:left="0" w:firstLine="0"/>
        <w:rPr>
          <w:rFonts w:cs="Times New Roman"/>
          <w:noProof/>
          <w:lang w:val="nl-BE"/>
        </w:rPr>
      </w:pPr>
      <w:r>
        <w:rPr>
          <w:noProof/>
          <w:lang w:val="nl-BE"/>
        </w:rPr>
        <w:t xml:space="preserve">   </w:t>
      </w:r>
      <w:r w:rsidRPr="00AD04D8">
        <w:rPr>
          <w:noProof/>
          <w:lang w:val="nl-BE"/>
        </w:rPr>
        <w:t>Zo te zien is de enige zinnige uitleg die men van dit verschijnsel geven kan</w:t>
      </w:r>
      <w:r w:rsidR="00E607FF">
        <w:rPr>
          <w:noProof/>
          <w:lang w:val="nl-BE"/>
        </w:rPr>
        <w:t>,</w:t>
      </w:r>
      <w:r w:rsidRPr="00AD04D8">
        <w:rPr>
          <w:noProof/>
          <w:lang w:val="nl-BE"/>
        </w:rPr>
        <w:t xml:space="preserve"> te zoeken in het feit dat vele afgedwaalde stervelingen gebrand blijven op het scheppen van schoonheid. Of het nu gaat om beeldende kunsten, mu</w:t>
      </w:r>
      <w:r w:rsidRPr="00AD04D8">
        <w:rPr>
          <w:noProof/>
          <w:lang w:val="nl-BE"/>
        </w:rPr>
        <w:softHyphen/>
        <w:t>ziek, literatuur, of wat dan ook, aardig wat geesten voelen zich maar goed in hun huid voor zover ze hun medemensen kunnen trakteren op een of ander ver</w:t>
      </w:r>
      <w:r w:rsidRPr="00AD04D8">
        <w:rPr>
          <w:noProof/>
          <w:lang w:val="nl-BE"/>
        </w:rPr>
        <w:softHyphen/>
        <w:t xml:space="preserve">blijdend scheppingsproduct. Anders dan de bordspeler, die wel moet blijven aansturen op </w:t>
      </w:r>
      <w:r w:rsidRPr="00AD04D8">
        <w:rPr>
          <w:i/>
          <w:iCs/>
          <w:noProof/>
          <w:lang w:val="nl-BE"/>
        </w:rPr>
        <w:t>dat punt</w:t>
      </w:r>
      <w:r w:rsidRPr="00AD04D8">
        <w:rPr>
          <w:rFonts w:cs="Times New Roman"/>
          <w:noProof/>
          <w:lang w:val="nl-BE"/>
        </w:rPr>
        <w:t>, wil hij zich niet dra onteerd voelen, wil de eindspel</w:t>
      </w:r>
      <w:r w:rsidRPr="00AD04D8">
        <w:rPr>
          <w:rFonts w:cs="Times New Roman"/>
          <w:noProof/>
          <w:lang w:val="nl-BE"/>
        </w:rPr>
        <w:softHyphen/>
        <w:t>componist collega’s en lekenfreaks denkbeeldige stellingen voor</w:t>
      </w:r>
      <w:r w:rsidR="0006525E">
        <w:rPr>
          <w:rFonts w:cs="Times New Roman"/>
          <w:noProof/>
          <w:lang w:val="nl-BE"/>
        </w:rPr>
        <w:t>-</w:t>
      </w:r>
      <w:r w:rsidRPr="00AD04D8">
        <w:rPr>
          <w:rFonts w:cs="Times New Roman"/>
          <w:noProof/>
          <w:lang w:val="nl-BE"/>
        </w:rPr>
        <w:t>houden waarvan de inhoud toegespitst is op het verwekken van verbazing, verras</w:t>
      </w:r>
      <w:r w:rsidRPr="00AD04D8">
        <w:rPr>
          <w:rFonts w:cs="Times New Roman"/>
          <w:noProof/>
          <w:lang w:val="nl-BE"/>
        </w:rPr>
        <w:softHyphen/>
        <w:t>sing en vooral bewondering voor de interne logica van het ganse gebeuren. In dit opzicht is elke studiecomponist een estheet. Zoals mee</w:t>
      </w:r>
      <w:r w:rsidR="008326CD">
        <w:rPr>
          <w:rFonts w:cs="Times New Roman"/>
          <w:noProof/>
          <w:lang w:val="nl-BE"/>
        </w:rPr>
        <w:t>r</w:t>
      </w:r>
      <w:r w:rsidR="00FF2038">
        <w:rPr>
          <w:rFonts w:cs="Times New Roman"/>
          <w:noProof/>
          <w:lang w:val="nl-BE"/>
        </w:rPr>
        <w:t>-</w:t>
      </w:r>
      <w:r w:rsidRPr="00AD04D8">
        <w:rPr>
          <w:rFonts w:cs="Times New Roman"/>
          <w:noProof/>
          <w:lang w:val="nl-BE"/>
        </w:rPr>
        <w:t xml:space="preserve">maals gezegd door de auteur van dit boek: </w:t>
      </w:r>
    </w:p>
    <w:p w14:paraId="35BE762F" w14:textId="77777777" w:rsidR="00C20C89" w:rsidRDefault="00C20C89" w:rsidP="00193CDA">
      <w:pPr>
        <w:pStyle w:val="02text"/>
        <w:widowControl/>
        <w:tabs>
          <w:tab w:val="clear" w:pos="852"/>
          <w:tab w:val="left" w:pos="285"/>
        </w:tabs>
        <w:ind w:left="0" w:firstLine="0"/>
        <w:rPr>
          <w:rFonts w:cs="Times New Roman"/>
          <w:noProof/>
          <w:lang w:val="nl-BE"/>
        </w:rPr>
      </w:pPr>
    </w:p>
    <w:p w14:paraId="66C8C2D6" w14:textId="77777777" w:rsidR="00193CDA" w:rsidRPr="00AD04D8" w:rsidRDefault="00814795" w:rsidP="00193CDA">
      <w:pPr>
        <w:pStyle w:val="02text"/>
        <w:widowControl/>
        <w:tabs>
          <w:tab w:val="clear" w:pos="852"/>
          <w:tab w:val="left" w:pos="285"/>
        </w:tabs>
        <w:ind w:left="0" w:firstLine="0"/>
        <w:rPr>
          <w:noProof/>
          <w:lang w:val="nl-BE"/>
        </w:rPr>
      </w:pPr>
      <w:r>
        <w:rPr>
          <w:rFonts w:cs="Times New Roman"/>
          <w:noProof/>
          <w:lang w:val="nl-BE"/>
        </w:rPr>
        <w:t xml:space="preserve">   </w:t>
      </w:r>
      <w:r w:rsidR="00193CDA" w:rsidRPr="00AD04D8">
        <w:rPr>
          <w:rFonts w:cs="Times New Roman"/>
          <w:noProof/>
          <w:lang w:val="nl-BE"/>
        </w:rPr>
        <w:t>“</w:t>
      </w:r>
      <w:r w:rsidR="00193CDA" w:rsidRPr="00AD04D8">
        <w:rPr>
          <w:rFonts w:cs="Times New Roman"/>
          <w:i/>
          <w:iCs/>
          <w:noProof/>
          <w:lang w:val="nl-BE"/>
        </w:rPr>
        <w:t xml:space="preserve">De </w:t>
      </w:r>
      <w:r w:rsidR="00193CDA">
        <w:rPr>
          <w:rFonts w:cs="Times New Roman"/>
          <w:i/>
          <w:iCs/>
          <w:noProof/>
          <w:lang w:val="nl-BE"/>
        </w:rPr>
        <w:t xml:space="preserve">eindspelcompositie is de poëzie </w:t>
      </w:r>
      <w:r w:rsidR="00193CDA" w:rsidRPr="00AD04D8">
        <w:rPr>
          <w:rFonts w:cs="Times New Roman"/>
          <w:i/>
          <w:iCs/>
          <w:noProof/>
          <w:lang w:val="nl-BE"/>
        </w:rPr>
        <w:t>van het schaakspel</w:t>
      </w:r>
      <w:r w:rsidR="003B5F23">
        <w:rPr>
          <w:rFonts w:cs="Times New Roman"/>
          <w:noProof/>
          <w:lang w:val="nl-BE"/>
        </w:rPr>
        <w:t>.</w:t>
      </w:r>
      <w:r w:rsidR="00652E71">
        <w:rPr>
          <w:rFonts w:cs="Times New Roman"/>
          <w:noProof/>
          <w:lang w:val="nl-BE"/>
        </w:rPr>
        <w:t>”</w:t>
      </w:r>
    </w:p>
    <w:p w14:paraId="3EE77CCF" w14:textId="77777777" w:rsidR="00193CDA" w:rsidRPr="00AD04D8" w:rsidRDefault="00193CDA" w:rsidP="00193CDA">
      <w:pPr>
        <w:pStyle w:val="02text"/>
        <w:widowControl/>
        <w:tabs>
          <w:tab w:val="clear" w:pos="852"/>
          <w:tab w:val="left" w:pos="285"/>
        </w:tabs>
        <w:spacing w:before="40"/>
        <w:ind w:left="0"/>
        <w:rPr>
          <w:noProof/>
          <w:lang w:val="nl-BE"/>
        </w:rPr>
      </w:pPr>
    </w:p>
    <w:p w14:paraId="51ABEEB5" w14:textId="77777777" w:rsidR="00193CDA" w:rsidRPr="00AD04D8" w:rsidRDefault="00564948" w:rsidP="00193CDA">
      <w:pPr>
        <w:pStyle w:val="02text"/>
        <w:widowControl/>
        <w:tabs>
          <w:tab w:val="clear" w:pos="852"/>
          <w:tab w:val="left" w:pos="285"/>
        </w:tabs>
        <w:spacing w:before="40"/>
        <w:ind w:left="0" w:firstLine="0"/>
        <w:rPr>
          <w:noProof/>
          <w:lang w:val="nl-BE"/>
        </w:rPr>
      </w:pPr>
      <w:r>
        <w:rPr>
          <w:noProof/>
          <w:lang w:val="nl-BE"/>
        </w:rPr>
        <w:t xml:space="preserve">   </w:t>
      </w:r>
      <w:r w:rsidR="00193CDA" w:rsidRPr="00AD04D8">
        <w:rPr>
          <w:noProof/>
          <w:lang w:val="nl-BE"/>
        </w:rPr>
        <w:t>Zelf zweefde me iets dergelijks voor de geest, zij het dan onbewust, toen ik op mijn zesentwintig toevallig op kunstwerken van befaamde finalisten stootte en daardoor méér dan goesting kreeg om iets dergelijks op het bord te zetten. In afwachting publiceerde ik wekelijks in de krant Volksgazet, waar</w:t>
      </w:r>
      <w:r w:rsidR="00193CDA" w:rsidRPr="00AD04D8">
        <w:rPr>
          <w:noProof/>
          <w:lang w:val="nl-BE"/>
        </w:rPr>
        <w:softHyphen/>
        <w:t>van ik de schaakredacteur was, de prachtigste stukjes uit het eindspelreper</w:t>
      </w:r>
      <w:r w:rsidR="00193CDA" w:rsidRPr="00AD04D8">
        <w:rPr>
          <w:noProof/>
          <w:lang w:val="nl-BE"/>
        </w:rPr>
        <w:softHyphen/>
        <w:t>torium. Kwestie van mijn gewekte gevoeligheid voor het genre wat af te reageren terwijl ik schaamteloos nieuwe kandidaat-verslaafden kon in het le</w:t>
      </w:r>
      <w:r w:rsidR="00193CDA" w:rsidRPr="00AD04D8">
        <w:rPr>
          <w:noProof/>
          <w:lang w:val="nl-BE"/>
        </w:rPr>
        <w:softHyphen/>
        <w:t>ven roepen.</w:t>
      </w:r>
    </w:p>
    <w:p w14:paraId="4BF189F8" w14:textId="77777777" w:rsidR="00193CDA" w:rsidRPr="00AD04D8" w:rsidRDefault="00193CDA" w:rsidP="00193CDA">
      <w:pPr>
        <w:pStyle w:val="02text"/>
        <w:widowControl/>
        <w:tabs>
          <w:tab w:val="clear" w:pos="852"/>
          <w:tab w:val="left" w:pos="285"/>
        </w:tabs>
        <w:spacing w:before="40"/>
        <w:ind w:left="0"/>
        <w:rPr>
          <w:noProof/>
          <w:lang w:val="nl-BE"/>
        </w:rPr>
      </w:pPr>
    </w:p>
    <w:p w14:paraId="0C46BE5F" w14:textId="77777777" w:rsidR="00193CDA" w:rsidRDefault="00564948" w:rsidP="00193CDA">
      <w:pPr>
        <w:pStyle w:val="02text"/>
        <w:widowControl/>
        <w:tabs>
          <w:tab w:val="clear" w:pos="852"/>
          <w:tab w:val="left" w:pos="285"/>
        </w:tabs>
        <w:spacing w:before="40"/>
        <w:ind w:left="0" w:firstLine="0"/>
        <w:rPr>
          <w:noProof/>
          <w:lang w:val="nl-BE"/>
        </w:rPr>
      </w:pPr>
      <w:r>
        <w:rPr>
          <w:noProof/>
          <w:lang w:val="nl-BE"/>
        </w:rPr>
        <w:t xml:space="preserve">   </w:t>
      </w:r>
      <w:r w:rsidR="00193CDA" w:rsidRPr="00AD04D8">
        <w:rPr>
          <w:noProof/>
          <w:lang w:val="nl-BE"/>
        </w:rPr>
        <w:t>Dit is dan een van de zeldzame instanties geweest waarin ik een wat hei</w:t>
      </w:r>
      <w:r w:rsidR="00193CDA" w:rsidRPr="00AD04D8">
        <w:rPr>
          <w:noProof/>
          <w:lang w:val="nl-BE"/>
        </w:rPr>
        <w:softHyphen/>
        <w:t>melijke deugd heb zien belonen. Amper had ik enkele maanden mijn pro</w:t>
      </w:r>
      <w:r w:rsidR="00773AFD">
        <w:rPr>
          <w:noProof/>
          <w:lang w:val="nl-BE"/>
        </w:rPr>
        <w:t>-</w:t>
      </w:r>
      <w:r w:rsidR="00193CDA" w:rsidRPr="00AD04D8">
        <w:rPr>
          <w:noProof/>
          <w:lang w:val="nl-BE"/>
        </w:rPr>
        <w:t>pa</w:t>
      </w:r>
      <w:r w:rsidR="00193CDA" w:rsidRPr="00AD04D8">
        <w:rPr>
          <w:noProof/>
          <w:lang w:val="nl-BE"/>
        </w:rPr>
        <w:softHyphen/>
        <w:t>gandapolitiek gevoerd, of daar ontving ik ter publicatie een stukje, in</w:t>
      </w:r>
      <w:r w:rsidR="00C12EC8">
        <w:rPr>
          <w:noProof/>
          <w:lang w:val="nl-BE"/>
        </w:rPr>
        <w:t>-</w:t>
      </w:r>
      <w:r w:rsidR="00193CDA" w:rsidRPr="00AD04D8">
        <w:rPr>
          <w:noProof/>
          <w:lang w:val="nl-BE"/>
        </w:rPr>
        <w:t>eengestoken door ene Ignace Vandecast</w:t>
      </w:r>
      <w:r w:rsidR="00773AFD">
        <w:rPr>
          <w:noProof/>
          <w:lang w:val="nl-BE"/>
        </w:rPr>
        <w:t>eele, van beroep interieurarchi-</w:t>
      </w:r>
      <w:r w:rsidR="00193CDA" w:rsidRPr="00AD04D8">
        <w:rPr>
          <w:noProof/>
          <w:lang w:val="nl-BE"/>
        </w:rPr>
        <w:t xml:space="preserve">tect, maar die gebeten leek door hetzelfde virus als ik. </w:t>
      </w:r>
    </w:p>
    <w:p w14:paraId="1101FCBC" w14:textId="77777777" w:rsidR="00193CDA" w:rsidRPr="00AD04D8" w:rsidRDefault="00193CDA" w:rsidP="00193CDA">
      <w:pPr>
        <w:pStyle w:val="02text"/>
        <w:widowControl/>
        <w:tabs>
          <w:tab w:val="clear" w:pos="852"/>
          <w:tab w:val="left" w:pos="285"/>
        </w:tabs>
        <w:spacing w:before="40"/>
        <w:ind w:left="0" w:firstLine="0"/>
        <w:rPr>
          <w:noProof/>
          <w:lang w:val="nl-BE"/>
        </w:rPr>
      </w:pPr>
      <w:r>
        <w:rPr>
          <w:noProof/>
          <w:lang w:val="nl-BE"/>
        </w:rPr>
        <w:br w:type="page"/>
      </w:r>
      <w:r>
        <w:rPr>
          <w:noProof/>
          <w:lang w:val="nl-BE"/>
        </w:rPr>
        <w:lastRenderedPageBreak/>
        <w:t xml:space="preserve">   </w:t>
      </w:r>
      <w:r w:rsidRPr="00AD04D8">
        <w:rPr>
          <w:noProof/>
          <w:lang w:val="nl-BE"/>
        </w:rPr>
        <w:t>Niet bepaald een hoogvlieger, dat eerste miniatuurtje, maar bepaald pret</w:t>
      </w:r>
      <w:r>
        <w:rPr>
          <w:noProof/>
          <w:lang w:val="nl-BE"/>
        </w:rPr>
        <w:t>-</w:t>
      </w:r>
      <w:r w:rsidRPr="00AD04D8">
        <w:rPr>
          <w:noProof/>
          <w:lang w:val="nl-BE"/>
        </w:rPr>
        <w:t>tig om op te zetten en blijk gevend van een reeds stevige techniek. Men voelde er het talent als het ware van afdruipen.</w:t>
      </w:r>
    </w:p>
    <w:p w14:paraId="144970F2" w14:textId="77777777" w:rsidR="005A0A0F" w:rsidRDefault="005A0A0F" w:rsidP="00193CDA">
      <w:pPr>
        <w:pStyle w:val="02text"/>
        <w:widowControl/>
        <w:tabs>
          <w:tab w:val="clear" w:pos="852"/>
          <w:tab w:val="left" w:pos="285"/>
        </w:tabs>
        <w:spacing w:before="40"/>
        <w:ind w:left="0" w:firstLine="0"/>
        <w:rPr>
          <w:noProof/>
          <w:lang w:val="nl-BE"/>
        </w:rPr>
      </w:pPr>
    </w:p>
    <w:p w14:paraId="607EB3AD" w14:textId="77777777" w:rsidR="00193CDA" w:rsidRPr="00AD04D8" w:rsidRDefault="005A0A0F" w:rsidP="00193CDA">
      <w:pPr>
        <w:pStyle w:val="02text"/>
        <w:widowControl/>
        <w:tabs>
          <w:tab w:val="clear" w:pos="852"/>
          <w:tab w:val="left" w:pos="285"/>
        </w:tabs>
        <w:spacing w:before="40"/>
        <w:ind w:left="0" w:firstLine="0"/>
        <w:rPr>
          <w:rFonts w:cs="Times New Roman"/>
          <w:noProof/>
          <w:lang w:val="nl-BE"/>
        </w:rPr>
      </w:pPr>
      <w:r>
        <w:rPr>
          <w:noProof/>
          <w:lang w:val="nl-BE"/>
        </w:rPr>
        <w:t xml:space="preserve">   </w:t>
      </w:r>
      <w:r w:rsidR="00193CDA" w:rsidRPr="00AD04D8">
        <w:rPr>
          <w:noProof/>
          <w:lang w:val="nl-BE"/>
        </w:rPr>
        <w:t>Niet veel later mocht ik iets dergelijks ervaren bij het naspelen van een an</w:t>
      </w:r>
      <w:r w:rsidR="00193CDA" w:rsidRPr="00AD04D8">
        <w:rPr>
          <w:noProof/>
          <w:lang w:val="nl-BE"/>
        </w:rPr>
        <w:softHyphen/>
        <w:t xml:space="preserve">dere </w:t>
      </w:r>
      <w:r w:rsidR="00193CDA" w:rsidRPr="00AD04D8">
        <w:rPr>
          <w:i/>
          <w:iCs/>
          <w:noProof/>
          <w:lang w:val="nl-BE"/>
        </w:rPr>
        <w:t>originele</w:t>
      </w:r>
      <w:r w:rsidR="00193CDA" w:rsidRPr="00AD04D8">
        <w:rPr>
          <w:rFonts w:cs="Times New Roman"/>
          <w:noProof/>
          <w:lang w:val="nl-BE"/>
        </w:rPr>
        <w:t xml:space="preserve"> inzending, dit keer afkomstig van Harelbekenaar Roger Missi</w:t>
      </w:r>
      <w:r w:rsidR="00193CDA" w:rsidRPr="00AD04D8">
        <w:rPr>
          <w:rFonts w:cs="Times New Roman"/>
          <w:noProof/>
          <w:lang w:val="nl-BE"/>
        </w:rPr>
        <w:softHyphen/>
        <w:t xml:space="preserve">aen. In tegenstelling tot Ignace, die zich nooit erg had aangetrokken gevoeld door het wel en wee van de schaakpartij, was Roger al een sterke speler, die wat later zelfs wist door te dringen tot het kampioenschap van België, waarin hij eervol zou presteren. Maar ook zag hij zijn interesse voor </w:t>
      </w:r>
      <w:r w:rsidR="00193CDA" w:rsidRPr="00AD04D8">
        <w:rPr>
          <w:rFonts w:cs="Times New Roman"/>
          <w:i/>
          <w:iCs/>
          <w:noProof/>
          <w:lang w:val="nl-BE"/>
        </w:rPr>
        <w:t>praktijk</w:t>
      </w:r>
      <w:r w:rsidR="00193CDA" w:rsidRPr="00AD04D8">
        <w:rPr>
          <w:rFonts w:cs="Times New Roman"/>
          <w:noProof/>
          <w:lang w:val="nl-BE"/>
        </w:rPr>
        <w:t xml:space="preserve"> stilaan verflauwen ten gunste van de eindspelcompositie.</w:t>
      </w:r>
    </w:p>
    <w:p w14:paraId="77BFE3CA" w14:textId="77777777" w:rsidR="00193CDA" w:rsidRDefault="00193CDA" w:rsidP="00193CDA">
      <w:pPr>
        <w:pStyle w:val="02text"/>
        <w:widowControl/>
        <w:tabs>
          <w:tab w:val="clear" w:pos="852"/>
          <w:tab w:val="left" w:pos="285"/>
        </w:tabs>
        <w:spacing w:before="40"/>
        <w:ind w:left="0" w:firstLine="0"/>
        <w:rPr>
          <w:noProof/>
          <w:lang w:val="nl-BE"/>
        </w:rPr>
      </w:pPr>
    </w:p>
    <w:p w14:paraId="1792A476" w14:textId="77777777" w:rsidR="00193CDA" w:rsidRPr="00AD04D8" w:rsidRDefault="005E45C9" w:rsidP="00193CDA">
      <w:pPr>
        <w:pStyle w:val="02text"/>
        <w:widowControl/>
        <w:tabs>
          <w:tab w:val="clear" w:pos="852"/>
          <w:tab w:val="left" w:pos="285"/>
        </w:tabs>
        <w:spacing w:before="40"/>
        <w:ind w:left="0" w:firstLine="0"/>
        <w:rPr>
          <w:rFonts w:cs="Times New Roman"/>
          <w:noProof/>
          <w:lang w:val="nl-BE"/>
        </w:rPr>
      </w:pPr>
      <w:r>
        <w:rPr>
          <w:noProof/>
          <w:lang w:val="nl-BE"/>
        </w:rPr>
        <w:t xml:space="preserve">   </w:t>
      </w:r>
      <w:r w:rsidR="00193CDA" w:rsidRPr="00AD04D8">
        <w:rPr>
          <w:noProof/>
          <w:lang w:val="nl-BE"/>
        </w:rPr>
        <w:t>En daar waren we dan gezamenlijk vertrokken naar toernooi-avonturen: Ignace, Roger en schrijver dezes. Al gauw waagden we ons, om beurten zou men zeggen, op het internationale competitieterrein en mochten we daar spoedig méér dan bevredigende resultaten boeken. Na een tijdje kwam daar trouwens zùlk een regelmaat bij te pas, dat men in studiekringen begon te re</w:t>
      </w:r>
      <w:r w:rsidR="00193CDA" w:rsidRPr="00AD04D8">
        <w:rPr>
          <w:noProof/>
          <w:lang w:val="nl-BE"/>
        </w:rPr>
        <w:softHyphen/>
        <w:t xml:space="preserve">fereren aan </w:t>
      </w:r>
      <w:r w:rsidR="00193CDA" w:rsidRPr="00AD04D8">
        <w:rPr>
          <w:i/>
          <w:iCs/>
          <w:noProof/>
          <w:lang w:val="nl-BE"/>
        </w:rPr>
        <w:t>de drie Vlaamse musketiers</w:t>
      </w:r>
      <w:r w:rsidR="00193CDA" w:rsidRPr="00AD04D8">
        <w:rPr>
          <w:rFonts w:cs="Times New Roman"/>
          <w:noProof/>
          <w:lang w:val="nl-BE"/>
        </w:rPr>
        <w:t>. In menig toernooi lieten die zich zien van welk stevig staal hun degens waren gemaakt.</w:t>
      </w:r>
    </w:p>
    <w:p w14:paraId="6FBC01E1" w14:textId="77777777" w:rsidR="00193CDA" w:rsidRPr="00AD04D8" w:rsidRDefault="00193CDA" w:rsidP="00193CDA">
      <w:pPr>
        <w:pStyle w:val="02text"/>
        <w:widowControl/>
        <w:tabs>
          <w:tab w:val="clear" w:pos="852"/>
          <w:tab w:val="left" w:pos="285"/>
        </w:tabs>
        <w:spacing w:before="40"/>
        <w:ind w:left="0"/>
        <w:rPr>
          <w:noProof/>
          <w:lang w:val="nl-BE"/>
        </w:rPr>
      </w:pPr>
    </w:p>
    <w:p w14:paraId="1AA10BBA" w14:textId="77777777" w:rsidR="00193CDA" w:rsidRPr="00AD04D8" w:rsidRDefault="005E45C9" w:rsidP="00193CDA">
      <w:pPr>
        <w:pStyle w:val="02text"/>
        <w:widowControl/>
        <w:tabs>
          <w:tab w:val="clear" w:pos="852"/>
          <w:tab w:val="left" w:pos="285"/>
        </w:tabs>
        <w:spacing w:before="40"/>
        <w:ind w:left="0" w:firstLine="0"/>
        <w:rPr>
          <w:noProof/>
          <w:lang w:val="nl-BE"/>
        </w:rPr>
      </w:pPr>
      <w:r>
        <w:rPr>
          <w:noProof/>
          <w:lang w:val="nl-BE"/>
        </w:rPr>
        <w:t xml:space="preserve">   </w:t>
      </w:r>
      <w:r w:rsidR="00193CDA" w:rsidRPr="00AD04D8">
        <w:rPr>
          <w:noProof/>
          <w:lang w:val="nl-BE"/>
        </w:rPr>
        <w:t>Niet verwonderlijk, zal men beamen, dat we weldra de beste vrienden wer</w:t>
      </w:r>
      <w:r w:rsidR="00F562E7">
        <w:rPr>
          <w:noProof/>
          <w:lang w:val="nl-BE"/>
        </w:rPr>
        <w:t>-</w:t>
      </w:r>
      <w:r w:rsidR="00193CDA" w:rsidRPr="00AD04D8">
        <w:rPr>
          <w:noProof/>
          <w:lang w:val="nl-BE"/>
        </w:rPr>
        <w:t>den, die elkaar hun jongste geesteskinderen ter inspectie voorleggen, daarbij gebeurlijke onreinheden signale</w:t>
      </w:r>
      <w:r w:rsidR="00CB2DA3">
        <w:rPr>
          <w:noProof/>
          <w:lang w:val="nl-BE"/>
        </w:rPr>
        <w:t xml:space="preserve">ren, nuttige suggesties doen en </w:t>
      </w:r>
      <w:r w:rsidR="00193CDA" w:rsidRPr="00AD04D8">
        <w:rPr>
          <w:noProof/>
          <w:lang w:val="nl-BE"/>
        </w:rPr>
        <w:t>dies meer. Tot op heden hebben die ver</w:t>
      </w:r>
      <w:r w:rsidR="00083E2E">
        <w:rPr>
          <w:noProof/>
          <w:lang w:val="nl-BE"/>
        </w:rPr>
        <w:t xml:space="preserve">heugde relaties stand gehouden, </w:t>
      </w:r>
      <w:r w:rsidR="00193CDA" w:rsidRPr="00AD04D8">
        <w:rPr>
          <w:noProof/>
          <w:lang w:val="nl-BE"/>
        </w:rPr>
        <w:t>en het ziet er niet naar uit dat er ooit van enige onderlinge naijver zal sprake zijn.</w:t>
      </w:r>
    </w:p>
    <w:p w14:paraId="2F4BA322" w14:textId="77777777" w:rsidR="00193CDA" w:rsidRPr="00AD04D8" w:rsidRDefault="00193CDA" w:rsidP="00193CDA">
      <w:pPr>
        <w:pStyle w:val="02text"/>
        <w:widowControl/>
        <w:tabs>
          <w:tab w:val="clear" w:pos="852"/>
          <w:tab w:val="left" w:pos="285"/>
        </w:tabs>
        <w:spacing w:before="40"/>
        <w:ind w:left="0"/>
        <w:rPr>
          <w:noProof/>
          <w:lang w:val="nl-BE"/>
        </w:rPr>
      </w:pPr>
    </w:p>
    <w:p w14:paraId="03BE0A8D" w14:textId="77777777" w:rsidR="00193CDA" w:rsidRPr="00AD04D8" w:rsidRDefault="005E45C9" w:rsidP="00193CDA">
      <w:pPr>
        <w:pStyle w:val="02text"/>
        <w:widowControl/>
        <w:tabs>
          <w:tab w:val="clear" w:pos="852"/>
          <w:tab w:val="left" w:pos="285"/>
        </w:tabs>
        <w:spacing w:before="40"/>
        <w:ind w:left="0" w:firstLine="0"/>
        <w:rPr>
          <w:noProof/>
          <w:lang w:val="nl-BE"/>
        </w:rPr>
      </w:pPr>
      <w:r>
        <w:rPr>
          <w:noProof/>
          <w:lang w:val="nl-BE"/>
        </w:rPr>
        <w:t xml:space="preserve">   </w:t>
      </w:r>
      <w:r w:rsidR="00193CDA" w:rsidRPr="00AD04D8">
        <w:rPr>
          <w:noProof/>
          <w:lang w:val="nl-BE"/>
        </w:rPr>
        <w:t>Wél blijven we elk ons eigen uitverkoren werkterrein bewaren. Onze ge</w:t>
      </w:r>
      <w:r w:rsidR="00193CDA">
        <w:rPr>
          <w:noProof/>
          <w:lang w:val="nl-BE"/>
        </w:rPr>
        <w:t>-</w:t>
      </w:r>
      <w:r w:rsidR="00193CDA" w:rsidRPr="00AD04D8">
        <w:rPr>
          <w:noProof/>
          <w:lang w:val="nl-BE"/>
        </w:rPr>
        <w:t>za</w:t>
      </w:r>
      <w:r w:rsidR="00193CDA" w:rsidRPr="00AD04D8">
        <w:rPr>
          <w:noProof/>
          <w:lang w:val="nl-BE"/>
        </w:rPr>
        <w:softHyphen/>
        <w:t>menlijke productie overschouwend, kan men zeggen dat we niet erg ge</w:t>
      </w:r>
      <w:r w:rsidR="00193CDA">
        <w:rPr>
          <w:noProof/>
          <w:lang w:val="nl-BE"/>
        </w:rPr>
        <w:t>-</w:t>
      </w:r>
      <w:r w:rsidR="00193CDA" w:rsidRPr="00AD04D8">
        <w:rPr>
          <w:noProof/>
          <w:lang w:val="nl-BE"/>
        </w:rPr>
        <w:t>beten zijn op pionneneindspelen (zoals Grigoriev), of op eindspelen met wederzijd</w:t>
      </w:r>
      <w:r w:rsidR="00193CDA" w:rsidRPr="00AD04D8">
        <w:rPr>
          <w:noProof/>
          <w:lang w:val="nl-BE"/>
        </w:rPr>
        <w:softHyphen/>
        <w:t>se torens en pionnen (zoals de gebroeders Platov), al hebben we af en toe ook met dít materiaal al eens succes geboekt. Zo heb ík het per</w:t>
      </w:r>
      <w:r w:rsidR="00193CDA">
        <w:rPr>
          <w:noProof/>
          <w:lang w:val="nl-BE"/>
        </w:rPr>
        <w:t>-</w:t>
      </w:r>
      <w:r w:rsidR="00193CDA" w:rsidRPr="00AD04D8">
        <w:rPr>
          <w:noProof/>
          <w:lang w:val="nl-BE"/>
        </w:rPr>
        <w:t>soonlijk haast altijd moeten hebben van de clash, min of meer brutaal, tussen vijandelijke dames, al dan niet te paard of te loper. Zulks in aansluiting met de ideeën van mijn historische mentor, de grote Nederlandse dames</w:t>
      </w:r>
      <w:r w:rsidR="00321BE3">
        <w:rPr>
          <w:noProof/>
          <w:lang w:val="nl-BE"/>
        </w:rPr>
        <w:t>-</w:t>
      </w:r>
      <w:r w:rsidR="00193CDA" w:rsidRPr="00AD04D8">
        <w:rPr>
          <w:noProof/>
          <w:lang w:val="nl-BE"/>
        </w:rPr>
        <w:t>eindspelcomponist (oef!) C.W.W. Mann. Vermoedelijk in de hand ge</w:t>
      </w:r>
      <w:r w:rsidR="00193CDA">
        <w:rPr>
          <w:noProof/>
          <w:lang w:val="nl-BE"/>
        </w:rPr>
        <w:t xml:space="preserve">werkt, </w:t>
      </w:r>
      <w:r w:rsidR="00193CDA" w:rsidRPr="00AD04D8">
        <w:rPr>
          <w:noProof/>
          <w:lang w:val="nl-BE"/>
        </w:rPr>
        <w:t xml:space="preserve">die voorliefde, door leute die ik beleef aan lange biljartstoten. </w:t>
      </w:r>
    </w:p>
    <w:p w14:paraId="2CA7635E" w14:textId="77777777" w:rsidR="00993CAA" w:rsidRDefault="00193CDA" w:rsidP="00193CDA">
      <w:pPr>
        <w:pStyle w:val="02text"/>
        <w:widowControl/>
        <w:tabs>
          <w:tab w:val="clear" w:pos="852"/>
          <w:tab w:val="left" w:pos="285"/>
        </w:tabs>
        <w:spacing w:before="40"/>
        <w:ind w:left="0" w:firstLine="0"/>
        <w:rPr>
          <w:noProof/>
          <w:lang w:val="nl-BE"/>
        </w:rPr>
      </w:pPr>
      <w:r>
        <w:rPr>
          <w:noProof/>
          <w:lang w:val="nl-BE"/>
        </w:rPr>
        <w:t xml:space="preserve">   </w:t>
      </w:r>
    </w:p>
    <w:p w14:paraId="2C9BE411" w14:textId="77777777" w:rsidR="00321BE3" w:rsidRDefault="00993CAA" w:rsidP="00193CDA">
      <w:pPr>
        <w:pStyle w:val="02text"/>
        <w:widowControl/>
        <w:tabs>
          <w:tab w:val="clear" w:pos="852"/>
          <w:tab w:val="left" w:pos="285"/>
        </w:tabs>
        <w:spacing w:before="40"/>
        <w:ind w:left="0" w:firstLine="0"/>
        <w:rPr>
          <w:noProof/>
          <w:lang w:val="nl-BE"/>
        </w:rPr>
      </w:pPr>
      <w:r>
        <w:rPr>
          <w:noProof/>
          <w:lang w:val="nl-BE"/>
        </w:rPr>
        <w:t xml:space="preserve">  </w:t>
      </w:r>
    </w:p>
    <w:p w14:paraId="73892E9F" w14:textId="77777777" w:rsidR="00193CDA" w:rsidRPr="00AD04D8" w:rsidRDefault="00D55BFB" w:rsidP="00193CDA">
      <w:pPr>
        <w:pStyle w:val="02text"/>
        <w:widowControl/>
        <w:tabs>
          <w:tab w:val="clear" w:pos="852"/>
          <w:tab w:val="left" w:pos="285"/>
        </w:tabs>
        <w:spacing w:before="40"/>
        <w:ind w:left="0" w:firstLine="0"/>
        <w:rPr>
          <w:noProof/>
          <w:lang w:val="nl-BE"/>
        </w:rPr>
      </w:pPr>
      <w:r>
        <w:rPr>
          <w:noProof/>
          <w:lang w:val="nl-BE"/>
        </w:rPr>
        <w:lastRenderedPageBreak/>
        <w:t xml:space="preserve">   </w:t>
      </w:r>
      <w:r w:rsidR="00193CDA" w:rsidRPr="00AD04D8">
        <w:rPr>
          <w:noProof/>
          <w:lang w:val="nl-BE"/>
        </w:rPr>
        <w:t>Nu hebben Ignace en Roger ook enkele voortreffelijke damesstudies tot stand gebracht, maar beider wàre kracht komt het sterkst tot uiting in het hanteren van de lichte stukken: loper(s) en/of paarden tegen collega’s uit het andere kamp, of subtiele belagingen door die stukken van een vijandelijke toren met of zonder pionnen. Op dit gebied heb</w:t>
      </w:r>
      <w:r w:rsidR="00193CDA" w:rsidRPr="00AD04D8">
        <w:rPr>
          <w:noProof/>
          <w:lang w:val="nl-BE"/>
        </w:rPr>
        <w:softHyphen/>
        <w:t xml:space="preserve">ben ze ware meesterwerken tot stand gebracht. Roger’s specialiteit, in het grijpen naar dit soort materiaal, is het thema </w:t>
      </w:r>
      <w:r w:rsidR="00193CDA" w:rsidRPr="00AD04D8">
        <w:rPr>
          <w:i/>
          <w:iCs/>
          <w:noProof/>
          <w:lang w:val="nl-BE"/>
        </w:rPr>
        <w:t>do</w:t>
      </w:r>
      <w:r w:rsidR="00193CDA" w:rsidRPr="00AD04D8">
        <w:rPr>
          <w:i/>
          <w:iCs/>
          <w:noProof/>
          <w:lang w:val="nl-BE"/>
        </w:rPr>
        <w:softHyphen/>
        <w:t>minantie</w:t>
      </w:r>
      <w:r w:rsidR="00193CDA" w:rsidRPr="00AD04D8">
        <w:rPr>
          <w:rFonts w:cs="Times New Roman"/>
          <w:noProof/>
          <w:lang w:val="nl-BE"/>
        </w:rPr>
        <w:t>. Dit heeft hem stukjes doen componeren die tot de fijnste van het genre behoren sinds het afzwaaien van Henri Rinck, en die dan ook naar be</w:t>
      </w:r>
      <w:r w:rsidR="00193CDA" w:rsidRPr="00AD04D8">
        <w:rPr>
          <w:rFonts w:cs="Times New Roman"/>
          <w:noProof/>
          <w:lang w:val="nl-BE"/>
        </w:rPr>
        <w:softHyphen/>
        <w:t>horen werden gelauwerd. (Hoewel niet altijd!).</w:t>
      </w:r>
    </w:p>
    <w:p w14:paraId="70CE90C8" w14:textId="77777777" w:rsidR="00193CDA" w:rsidRDefault="00193CDA" w:rsidP="00193CDA">
      <w:pPr>
        <w:pStyle w:val="02text"/>
        <w:widowControl/>
        <w:tabs>
          <w:tab w:val="clear" w:pos="852"/>
          <w:tab w:val="left" w:pos="285"/>
        </w:tabs>
        <w:spacing w:before="40"/>
        <w:ind w:left="0" w:firstLine="0"/>
        <w:rPr>
          <w:noProof/>
          <w:lang w:val="nl-BE"/>
        </w:rPr>
      </w:pPr>
    </w:p>
    <w:p w14:paraId="3F952EC9" w14:textId="77777777" w:rsidR="00993CAA" w:rsidRDefault="00193CDA" w:rsidP="00193CDA">
      <w:pPr>
        <w:pStyle w:val="02text"/>
        <w:widowControl/>
        <w:tabs>
          <w:tab w:val="clear" w:pos="852"/>
          <w:tab w:val="left" w:pos="285"/>
        </w:tabs>
        <w:spacing w:before="40"/>
        <w:ind w:left="0" w:firstLine="0"/>
        <w:rPr>
          <w:rFonts w:cs="Times New Roman"/>
          <w:noProof/>
          <w:lang w:val="nl-BE"/>
        </w:rPr>
      </w:pPr>
      <w:r>
        <w:rPr>
          <w:noProof/>
          <w:lang w:val="nl-BE"/>
        </w:rPr>
        <w:t xml:space="preserve">   </w:t>
      </w:r>
      <w:r w:rsidRPr="00AD04D8">
        <w:rPr>
          <w:noProof/>
          <w:lang w:val="nl-BE"/>
        </w:rPr>
        <w:t>Van zijn kant blijft Ignace zijn geprivilegieerd werkterrein vinden in een soort van inspiratie leidende improvisatie. Hij gooit achteloos enkele witte en zwarte stukken op het bord, en ziet dan welke verdoken muziek er kan opdui</w:t>
      </w:r>
      <w:r w:rsidRPr="00AD04D8">
        <w:rPr>
          <w:noProof/>
          <w:lang w:val="nl-BE"/>
        </w:rPr>
        <w:softHyphen/>
        <w:t xml:space="preserve">ken bij het wat blijven rondschuiven van het hout. Misschien kan men dat een </w:t>
      </w:r>
      <w:r w:rsidRPr="00AD04D8">
        <w:rPr>
          <w:i/>
          <w:iCs/>
          <w:noProof/>
          <w:lang w:val="nl-BE"/>
        </w:rPr>
        <w:t>geestelijke Rorschach</w:t>
      </w:r>
      <w:r w:rsidRPr="00AD04D8">
        <w:rPr>
          <w:rFonts w:cs="Times New Roman"/>
          <w:noProof/>
          <w:lang w:val="nl-BE"/>
        </w:rPr>
        <w:t xml:space="preserve"> noemen: ogenschijnlijk is er niet veel aan de hand, maar plots </w:t>
      </w:r>
      <w:r w:rsidRPr="00AD04D8">
        <w:rPr>
          <w:rFonts w:cs="Times New Roman"/>
          <w:i/>
          <w:iCs/>
          <w:noProof/>
          <w:lang w:val="nl-BE"/>
        </w:rPr>
        <w:t>ziet</w:t>
      </w:r>
      <w:r w:rsidRPr="00AD04D8">
        <w:rPr>
          <w:rFonts w:cs="Times New Roman"/>
          <w:noProof/>
          <w:lang w:val="nl-BE"/>
        </w:rPr>
        <w:t xml:space="preserve"> de componist iets merkwaardigs. Een bepaalde con-stellatie van stukken, vaak niet nagestreefd, inspireert tot een veelbeloven</w:t>
      </w:r>
      <w:r w:rsidR="0070787A">
        <w:rPr>
          <w:rFonts w:cs="Times New Roman"/>
          <w:noProof/>
          <w:lang w:val="nl-BE"/>
        </w:rPr>
        <w:t>-</w:t>
      </w:r>
      <w:r w:rsidRPr="00AD04D8">
        <w:rPr>
          <w:rFonts w:cs="Times New Roman"/>
          <w:noProof/>
          <w:lang w:val="nl-BE"/>
        </w:rPr>
        <w:t>de gedach</w:t>
      </w:r>
      <w:r w:rsidRPr="00AD04D8">
        <w:rPr>
          <w:rFonts w:cs="Times New Roman"/>
          <w:noProof/>
          <w:lang w:val="nl-BE"/>
        </w:rPr>
        <w:softHyphen/>
        <w:t>tengang. Na nog wat corrigeren, bijschaven en verder afwerken, is het plots zover: een nieuwe studie ziet het daglicht. Dan nog valt er bin</w:t>
      </w:r>
      <w:r w:rsidR="0070787A">
        <w:rPr>
          <w:rFonts w:cs="Times New Roman"/>
          <w:noProof/>
          <w:lang w:val="nl-BE"/>
        </w:rPr>
        <w:t>-</w:t>
      </w:r>
      <w:r w:rsidRPr="00AD04D8">
        <w:rPr>
          <w:rFonts w:cs="Times New Roman"/>
          <w:noProof/>
          <w:lang w:val="nl-BE"/>
        </w:rPr>
        <w:t>nen die specia</w:t>
      </w:r>
      <w:r w:rsidRPr="00AD04D8">
        <w:rPr>
          <w:rFonts w:cs="Times New Roman"/>
          <w:noProof/>
          <w:lang w:val="nl-BE"/>
        </w:rPr>
        <w:softHyphen/>
        <w:t xml:space="preserve">liteit verdere specialisatie waar te nemen. </w:t>
      </w:r>
    </w:p>
    <w:p w14:paraId="59309EAC" w14:textId="77777777" w:rsidR="00993CAA" w:rsidRDefault="00993CAA" w:rsidP="00193CDA">
      <w:pPr>
        <w:pStyle w:val="02text"/>
        <w:widowControl/>
        <w:tabs>
          <w:tab w:val="clear" w:pos="852"/>
          <w:tab w:val="left" w:pos="285"/>
        </w:tabs>
        <w:spacing w:before="40"/>
        <w:ind w:left="0" w:firstLine="0"/>
        <w:rPr>
          <w:rFonts w:cs="Times New Roman"/>
          <w:noProof/>
          <w:lang w:val="nl-BE"/>
        </w:rPr>
      </w:pPr>
    </w:p>
    <w:p w14:paraId="39441B87" w14:textId="77777777" w:rsidR="00193CDA" w:rsidRPr="00AD04D8" w:rsidRDefault="00252681" w:rsidP="00193CDA">
      <w:pPr>
        <w:pStyle w:val="02text"/>
        <w:widowControl/>
        <w:tabs>
          <w:tab w:val="clear" w:pos="852"/>
          <w:tab w:val="left" w:pos="285"/>
        </w:tabs>
        <w:spacing w:before="40"/>
        <w:ind w:left="0" w:firstLine="0"/>
        <w:rPr>
          <w:rFonts w:cs="Times New Roman"/>
          <w:noProof/>
          <w:lang w:val="nl-BE"/>
        </w:rPr>
      </w:pPr>
      <w:r>
        <w:rPr>
          <w:rFonts w:cs="Times New Roman"/>
          <w:noProof/>
          <w:lang w:val="nl-BE"/>
        </w:rPr>
        <w:t xml:space="preserve">   </w:t>
      </w:r>
      <w:r w:rsidR="00193CDA" w:rsidRPr="00AD04D8">
        <w:rPr>
          <w:rFonts w:cs="Times New Roman"/>
          <w:noProof/>
          <w:lang w:val="nl-BE"/>
        </w:rPr>
        <w:t xml:space="preserve">Ignace is inderdaad befaamd om zijn </w:t>
      </w:r>
      <w:r w:rsidR="00193CDA" w:rsidRPr="00AD04D8">
        <w:rPr>
          <w:rFonts w:cs="Times New Roman"/>
          <w:i/>
          <w:iCs/>
          <w:noProof/>
          <w:lang w:val="nl-BE"/>
        </w:rPr>
        <w:t>carrousels</w:t>
      </w:r>
      <w:r w:rsidR="009D5B5D">
        <w:rPr>
          <w:rFonts w:cs="Times New Roman"/>
          <w:noProof/>
          <w:lang w:val="nl-BE"/>
        </w:rPr>
        <w:t>. D</w:t>
      </w:r>
      <w:r w:rsidR="00193CDA" w:rsidRPr="00AD04D8">
        <w:rPr>
          <w:rFonts w:cs="Times New Roman"/>
          <w:noProof/>
          <w:lang w:val="nl-BE"/>
        </w:rPr>
        <w:t>it zijn stellingen waar</w:t>
      </w:r>
      <w:r w:rsidR="009D5B5D">
        <w:rPr>
          <w:rFonts w:cs="Times New Roman"/>
          <w:noProof/>
          <w:lang w:val="nl-BE"/>
        </w:rPr>
        <w:t>-</w:t>
      </w:r>
      <w:r w:rsidR="00193CDA" w:rsidRPr="00AD04D8">
        <w:rPr>
          <w:rFonts w:cs="Times New Roman"/>
          <w:noProof/>
          <w:lang w:val="nl-BE"/>
        </w:rPr>
        <w:t>bij een paard lustig blijft voorthuppelen rondom een centraal neuralgisch punt dat uiteindelijk een moordende hoef</w:t>
      </w:r>
      <w:r w:rsidR="00193CDA" w:rsidRPr="00AD04D8">
        <w:rPr>
          <w:rFonts w:cs="Times New Roman"/>
          <w:noProof/>
          <w:lang w:val="nl-BE"/>
        </w:rPr>
        <w:softHyphen/>
        <w:t xml:space="preserve">slag gaat incasseren. Sinds dit </w:t>
      </w:r>
      <w:r w:rsidR="00993CAA">
        <w:rPr>
          <w:rFonts w:cs="Times New Roman"/>
          <w:noProof/>
          <w:lang w:val="nl-BE"/>
        </w:rPr>
        <w:t>thema op het menu ver</w:t>
      </w:r>
      <w:r w:rsidR="00193CDA" w:rsidRPr="00AD04D8">
        <w:rPr>
          <w:rFonts w:cs="Times New Roman"/>
          <w:noProof/>
          <w:lang w:val="nl-BE"/>
        </w:rPr>
        <w:t>scheen in de ve</w:t>
      </w:r>
      <w:r w:rsidR="009D5B5D">
        <w:rPr>
          <w:rFonts w:cs="Times New Roman"/>
          <w:noProof/>
          <w:lang w:val="nl-BE"/>
        </w:rPr>
        <w:t>rmaar</w:t>
      </w:r>
      <w:r w:rsidR="009D5B5D">
        <w:rPr>
          <w:rFonts w:cs="Times New Roman"/>
          <w:noProof/>
          <w:lang w:val="nl-BE"/>
        </w:rPr>
        <w:softHyphen/>
        <w:t xml:space="preserve">de Mattison uit 1929 (een </w:t>
      </w:r>
      <w:r w:rsidR="00193CDA" w:rsidRPr="00AD04D8">
        <w:rPr>
          <w:rFonts w:cs="Times New Roman"/>
          <w:noProof/>
          <w:lang w:val="nl-BE"/>
        </w:rPr>
        <w:t>Rinck ver</w:t>
      </w:r>
      <w:r w:rsidR="00D55BFB">
        <w:rPr>
          <w:rFonts w:cs="Times New Roman"/>
          <w:noProof/>
          <w:lang w:val="nl-BE"/>
        </w:rPr>
        <w:t>-</w:t>
      </w:r>
      <w:r w:rsidR="00193CDA" w:rsidRPr="00AD04D8">
        <w:rPr>
          <w:rFonts w:cs="Times New Roman"/>
          <w:noProof/>
          <w:lang w:val="nl-BE"/>
        </w:rPr>
        <w:t>edelend), kan men gerust neerpennen dat Ignace</w:t>
      </w:r>
      <w:r w:rsidR="009D5B5D">
        <w:rPr>
          <w:rFonts w:cs="Times New Roman"/>
          <w:noProof/>
          <w:lang w:val="nl-BE"/>
        </w:rPr>
        <w:t>’</w:t>
      </w:r>
      <w:r w:rsidR="00193CDA" w:rsidRPr="00AD04D8">
        <w:rPr>
          <w:rFonts w:cs="Times New Roman"/>
          <w:noProof/>
          <w:lang w:val="nl-BE"/>
        </w:rPr>
        <w:t>s verwezen</w:t>
      </w:r>
      <w:r w:rsidR="00993CAA">
        <w:rPr>
          <w:rFonts w:cs="Times New Roman"/>
          <w:noProof/>
          <w:lang w:val="nl-BE"/>
        </w:rPr>
        <w:t>lijkingen ervan nog steeds onge</w:t>
      </w:r>
      <w:r w:rsidR="00193CDA" w:rsidRPr="00AD04D8">
        <w:rPr>
          <w:rFonts w:cs="Times New Roman"/>
          <w:noProof/>
          <w:lang w:val="nl-BE"/>
        </w:rPr>
        <w:t>ëvenaard zijn.</w:t>
      </w:r>
    </w:p>
    <w:p w14:paraId="04E0EB3B" w14:textId="77777777" w:rsidR="00193CDA" w:rsidRPr="00AD04D8" w:rsidRDefault="00193CDA" w:rsidP="00193CDA">
      <w:pPr>
        <w:pStyle w:val="02text"/>
        <w:widowControl/>
        <w:tabs>
          <w:tab w:val="clear" w:pos="852"/>
          <w:tab w:val="left" w:pos="285"/>
        </w:tabs>
        <w:spacing w:before="40"/>
        <w:ind w:left="0"/>
        <w:rPr>
          <w:noProof/>
          <w:lang w:val="nl-BE"/>
        </w:rPr>
      </w:pPr>
    </w:p>
    <w:p w14:paraId="43ACDA19" w14:textId="77777777" w:rsidR="00193CDA" w:rsidRPr="00AD04D8" w:rsidRDefault="00193CDA" w:rsidP="00193CDA">
      <w:pPr>
        <w:pStyle w:val="02text"/>
        <w:widowControl/>
        <w:tabs>
          <w:tab w:val="clear" w:pos="852"/>
          <w:tab w:val="left" w:pos="285"/>
        </w:tabs>
        <w:spacing w:before="40"/>
        <w:ind w:left="0" w:firstLine="0"/>
        <w:rPr>
          <w:rFonts w:cs="Times New Roman"/>
          <w:noProof/>
          <w:lang w:val="nl-BE"/>
        </w:rPr>
      </w:pPr>
      <w:r>
        <w:rPr>
          <w:noProof/>
          <w:lang w:val="nl-BE"/>
        </w:rPr>
        <w:t xml:space="preserve">   </w:t>
      </w:r>
      <w:r w:rsidRPr="00AD04D8">
        <w:rPr>
          <w:noProof/>
          <w:lang w:val="nl-BE"/>
        </w:rPr>
        <w:t>Wat echter alle drie gemeen hebben, is ons begaan zijn met uiterste eco</w:t>
      </w:r>
      <w:r w:rsidRPr="00AD04D8">
        <w:rPr>
          <w:noProof/>
          <w:lang w:val="nl-BE"/>
        </w:rPr>
        <w:softHyphen/>
        <w:t>nomie in de opstelling. Zeker 90 percent van onze gezamelijke output be-staat uit miniatuurtjes en</w:t>
      </w:r>
      <w:r w:rsidRPr="00AD04D8">
        <w:rPr>
          <w:i/>
          <w:iCs/>
          <w:noProof/>
          <w:lang w:val="nl-BE"/>
        </w:rPr>
        <w:t xml:space="preserve"> almost miniatuurtjes</w:t>
      </w:r>
      <w:r w:rsidRPr="00AD04D8">
        <w:rPr>
          <w:rFonts w:cs="Times New Roman"/>
          <w:noProof/>
          <w:lang w:val="nl-BE"/>
        </w:rPr>
        <w:t>, liefst zes tot zeven, en hoog</w:t>
      </w:r>
      <w:r w:rsidR="00993CAA">
        <w:rPr>
          <w:rFonts w:cs="Times New Roman"/>
          <w:noProof/>
          <w:lang w:val="nl-BE"/>
        </w:rPr>
        <w:t>-</w:t>
      </w:r>
      <w:r w:rsidRPr="00AD04D8">
        <w:rPr>
          <w:rFonts w:cs="Times New Roman"/>
          <w:noProof/>
          <w:lang w:val="nl-BE"/>
        </w:rPr>
        <w:t>uit acht stukken op het bord. Hoe Ignace daarbij te we</w:t>
      </w:r>
      <w:r>
        <w:rPr>
          <w:rFonts w:cs="Times New Roman"/>
          <w:noProof/>
          <w:lang w:val="nl-BE"/>
        </w:rPr>
        <w:t>rk gaat, heeft hij uit</w:t>
      </w:r>
      <w:r w:rsidR="00993CAA">
        <w:rPr>
          <w:rFonts w:cs="Times New Roman"/>
          <w:noProof/>
          <w:lang w:val="nl-BE"/>
        </w:rPr>
        <w:t>-</w:t>
      </w:r>
      <w:r>
        <w:rPr>
          <w:rFonts w:cs="Times New Roman"/>
          <w:noProof/>
          <w:lang w:val="nl-BE"/>
        </w:rPr>
        <w:t>een</w:t>
      </w:r>
      <w:r w:rsidRPr="00AD04D8">
        <w:rPr>
          <w:rFonts w:cs="Times New Roman"/>
          <w:noProof/>
          <w:lang w:val="nl-BE"/>
        </w:rPr>
        <w:t>gezet, al jaren geleden, tijdens een causerie voor de Nederlands-Vlaamse studiever</w:t>
      </w:r>
      <w:r w:rsidRPr="00AD04D8">
        <w:rPr>
          <w:rFonts w:cs="Times New Roman"/>
          <w:noProof/>
          <w:lang w:val="nl-BE"/>
        </w:rPr>
        <w:softHyphen/>
        <w:t xml:space="preserve">eniging ARVES. Onder de titel van </w:t>
      </w:r>
      <w:r w:rsidRPr="00AD04D8">
        <w:rPr>
          <w:rFonts w:cs="Times New Roman"/>
          <w:i/>
          <w:iCs/>
          <w:noProof/>
          <w:lang w:val="nl-BE"/>
        </w:rPr>
        <w:t>Hoe ik miniatuurtjes maak</w:t>
      </w:r>
      <w:r w:rsidR="0049773A">
        <w:rPr>
          <w:rFonts w:cs="Times New Roman"/>
          <w:i/>
          <w:iCs/>
          <w:noProof/>
          <w:lang w:val="nl-BE"/>
        </w:rPr>
        <w:t>?</w:t>
      </w:r>
      <w:r w:rsidR="00B95084">
        <w:rPr>
          <w:rFonts w:cs="Times New Roman"/>
          <w:i/>
          <w:iCs/>
          <w:noProof/>
          <w:lang w:val="nl-BE"/>
        </w:rPr>
        <w:t xml:space="preserve"> (1.)</w:t>
      </w:r>
      <w:r w:rsidRPr="00AD04D8">
        <w:rPr>
          <w:rFonts w:cs="Times New Roman"/>
          <w:i/>
          <w:iCs/>
          <w:noProof/>
          <w:lang w:val="nl-BE"/>
        </w:rPr>
        <w:t xml:space="preserve"> </w:t>
      </w:r>
      <w:r w:rsidRPr="00AD04D8">
        <w:rPr>
          <w:rFonts w:cs="Times New Roman"/>
          <w:noProof/>
          <w:lang w:val="nl-BE"/>
        </w:rPr>
        <w:t>kreeg die cau</w:t>
      </w:r>
      <w:r w:rsidRPr="00AD04D8">
        <w:rPr>
          <w:rFonts w:cs="Times New Roman"/>
          <w:noProof/>
          <w:lang w:val="nl-BE"/>
        </w:rPr>
        <w:softHyphen/>
        <w:t xml:space="preserve">serie veel applaus, niet het minst omdat de humor er nooit ver uit wegbleef. Ignace is trouwens bestuurslid van de soos geweest en werd er na zijn </w:t>
      </w:r>
      <w:r w:rsidRPr="00AD04D8">
        <w:rPr>
          <w:rFonts w:cs="Times New Roman"/>
          <w:i/>
          <w:iCs/>
          <w:noProof/>
          <w:lang w:val="nl-BE"/>
        </w:rPr>
        <w:t>uittre</w:t>
      </w:r>
      <w:r w:rsidRPr="00AD04D8">
        <w:rPr>
          <w:rFonts w:cs="Times New Roman"/>
          <w:i/>
          <w:iCs/>
          <w:noProof/>
          <w:lang w:val="nl-BE"/>
        </w:rPr>
        <w:softHyphen/>
        <w:t xml:space="preserve">den </w:t>
      </w:r>
      <w:r w:rsidRPr="00AD04D8">
        <w:rPr>
          <w:rFonts w:cs="Times New Roman"/>
          <w:noProof/>
          <w:lang w:val="nl-BE"/>
        </w:rPr>
        <w:t xml:space="preserve">erelid van. (Ook hier, veelbetekende eensgezindheid: Roger en schrijver dezes zijn dat laatste ook). </w:t>
      </w:r>
    </w:p>
    <w:p w14:paraId="5937DC9A" w14:textId="77777777" w:rsidR="00D55BFB" w:rsidRDefault="00003F7D" w:rsidP="00193CDA">
      <w:pPr>
        <w:pStyle w:val="02text"/>
        <w:widowControl/>
        <w:tabs>
          <w:tab w:val="clear" w:pos="852"/>
          <w:tab w:val="left" w:pos="285"/>
        </w:tabs>
        <w:spacing w:before="40"/>
        <w:ind w:left="0" w:firstLine="0"/>
        <w:rPr>
          <w:noProof/>
          <w:lang w:val="nl-BE"/>
        </w:rPr>
      </w:pPr>
      <w:r>
        <w:rPr>
          <w:noProof/>
          <w:lang w:val="nl-BE"/>
        </w:rPr>
        <w:t xml:space="preserve">  </w:t>
      </w:r>
      <w:r w:rsidR="00193CDA">
        <w:rPr>
          <w:noProof/>
          <w:lang w:val="nl-BE"/>
        </w:rPr>
        <w:t xml:space="preserve"> </w:t>
      </w:r>
    </w:p>
    <w:p w14:paraId="4F16F2E2" w14:textId="77777777" w:rsidR="00193CDA" w:rsidRPr="00AD04D8" w:rsidRDefault="00814795" w:rsidP="00193CDA">
      <w:pPr>
        <w:pStyle w:val="02text"/>
        <w:widowControl/>
        <w:tabs>
          <w:tab w:val="clear" w:pos="852"/>
          <w:tab w:val="left" w:pos="285"/>
        </w:tabs>
        <w:spacing w:before="40"/>
        <w:ind w:left="0" w:firstLine="0"/>
        <w:rPr>
          <w:rFonts w:cs="Times New Roman"/>
          <w:noProof/>
          <w:lang w:val="nl-BE"/>
        </w:rPr>
      </w:pPr>
      <w:r>
        <w:rPr>
          <w:noProof/>
          <w:lang w:val="nl-BE"/>
        </w:rPr>
        <w:lastRenderedPageBreak/>
        <w:t xml:space="preserve">   </w:t>
      </w:r>
      <w:r w:rsidR="00193CDA" w:rsidRPr="00AD04D8">
        <w:rPr>
          <w:noProof/>
          <w:lang w:val="nl-BE"/>
        </w:rPr>
        <w:t xml:space="preserve">Tot op heden is Ignace een imponerende hoeveelheid prijzen, eervolle vermeldingen en aanbevelingen blijven binnen rijven. Soms, heb ik kunnen merken, tot spijt van wie het benijdt. Vraagt men zich nu af wat het meest kenmerkend is voor zijn </w:t>
      </w:r>
      <w:r w:rsidR="00193CDA" w:rsidRPr="00AD04D8">
        <w:rPr>
          <w:i/>
          <w:iCs/>
          <w:noProof/>
          <w:lang w:val="nl-BE"/>
        </w:rPr>
        <w:t>stijl</w:t>
      </w:r>
      <w:r w:rsidR="00193CDA" w:rsidRPr="00AD04D8">
        <w:rPr>
          <w:rFonts w:cs="Times New Roman"/>
          <w:noProof/>
          <w:lang w:val="nl-BE"/>
        </w:rPr>
        <w:t xml:space="preserve"> van componeren, dan komt men tot de slotsom dat hij een </w:t>
      </w:r>
      <w:r w:rsidR="00193CDA" w:rsidRPr="00AD04D8">
        <w:rPr>
          <w:rFonts w:cs="Times New Roman"/>
          <w:i/>
          <w:iCs/>
          <w:noProof/>
          <w:lang w:val="nl-BE"/>
        </w:rPr>
        <w:t>klassieke Bohemer</w:t>
      </w:r>
      <w:r w:rsidR="00193CDA" w:rsidRPr="00AD04D8">
        <w:rPr>
          <w:rFonts w:cs="Times New Roman"/>
          <w:noProof/>
          <w:lang w:val="nl-BE"/>
        </w:rPr>
        <w:t xml:space="preserve"> is. De grote voorganger waar hij het meest naar opkijkt is Bron, maar daarnaast bevinden zijn studies zich in de lijn van de grote Tsjechen, zoals Pachman, Fritz, Prokop, Prokes, Hasek, Kopac en Soukup-Bardon. </w:t>
      </w:r>
      <w:r w:rsidR="00193CDA" w:rsidRPr="00AD04D8">
        <w:rPr>
          <w:rFonts w:cs="Times New Roman"/>
          <w:i/>
          <w:iCs/>
          <w:noProof/>
          <w:lang w:val="nl-BE"/>
        </w:rPr>
        <w:t>In de lijn van</w:t>
      </w:r>
      <w:r w:rsidR="00193CDA" w:rsidRPr="00AD04D8">
        <w:rPr>
          <w:rFonts w:cs="Times New Roman"/>
          <w:noProof/>
          <w:lang w:val="nl-BE"/>
        </w:rPr>
        <w:t xml:space="preserve">, maar absoluut geen navolging. </w:t>
      </w:r>
    </w:p>
    <w:p w14:paraId="3E70BA5E" w14:textId="77777777" w:rsidR="00193CDA" w:rsidRPr="00AD04D8" w:rsidRDefault="00193CDA" w:rsidP="00193CDA">
      <w:pPr>
        <w:pStyle w:val="02text"/>
        <w:widowControl/>
        <w:tabs>
          <w:tab w:val="clear" w:pos="852"/>
          <w:tab w:val="left" w:pos="285"/>
        </w:tabs>
        <w:spacing w:before="40"/>
        <w:ind w:left="0"/>
        <w:rPr>
          <w:rFonts w:cs="Times New Roman"/>
          <w:noProof/>
          <w:lang w:val="nl-BE"/>
        </w:rPr>
      </w:pPr>
    </w:p>
    <w:p w14:paraId="05AA8211" w14:textId="77777777" w:rsidR="00193CDA" w:rsidRPr="00AD04D8" w:rsidRDefault="00193CDA" w:rsidP="00193CDA">
      <w:pPr>
        <w:pStyle w:val="02text"/>
        <w:widowControl/>
        <w:tabs>
          <w:tab w:val="clear" w:pos="852"/>
          <w:tab w:val="left" w:pos="285"/>
        </w:tabs>
        <w:spacing w:before="40"/>
        <w:ind w:left="0" w:firstLine="0"/>
        <w:rPr>
          <w:rFonts w:cs="Times New Roman"/>
          <w:noProof/>
          <w:lang w:val="nl-BE"/>
        </w:rPr>
      </w:pPr>
      <w:r>
        <w:rPr>
          <w:rFonts w:cs="Times New Roman"/>
          <w:noProof/>
          <w:lang w:val="nl-BE"/>
        </w:rPr>
        <w:t xml:space="preserve">   </w:t>
      </w:r>
      <w:r w:rsidRPr="00AD04D8">
        <w:rPr>
          <w:rFonts w:cs="Times New Roman"/>
          <w:noProof/>
          <w:lang w:val="nl-BE"/>
        </w:rPr>
        <w:t>Zijn basisidee</w:t>
      </w:r>
      <w:r w:rsidRPr="00AD04D8">
        <w:rPr>
          <w:rFonts w:cs="Times New Roman"/>
          <w:noProof/>
          <w:lang w:val="nl-BE"/>
        </w:rPr>
        <w:softHyphen/>
        <w:t>en zijn helemaal niet ontleend aan welke voorganger ook, maar waarin hij ve</w:t>
      </w:r>
      <w:r w:rsidRPr="00AD04D8">
        <w:rPr>
          <w:rFonts w:cs="Times New Roman"/>
          <w:noProof/>
          <w:lang w:val="nl-BE"/>
        </w:rPr>
        <w:softHyphen/>
        <w:t xml:space="preserve">len onder hen is bijgetreden, dat is zijn zin voor </w:t>
      </w:r>
      <w:r w:rsidRPr="00AD04D8">
        <w:rPr>
          <w:rFonts w:cs="Times New Roman"/>
          <w:i/>
          <w:iCs/>
          <w:noProof/>
          <w:lang w:val="nl-BE"/>
        </w:rPr>
        <w:t>elegan</w:t>
      </w:r>
      <w:r w:rsidR="00870048">
        <w:rPr>
          <w:rFonts w:cs="Times New Roman"/>
          <w:i/>
          <w:iCs/>
          <w:noProof/>
          <w:lang w:val="nl-BE"/>
        </w:rPr>
        <w:t>-</w:t>
      </w:r>
      <w:r w:rsidRPr="00AD04D8">
        <w:rPr>
          <w:rFonts w:cs="Times New Roman"/>
          <w:i/>
          <w:iCs/>
          <w:noProof/>
          <w:lang w:val="nl-BE"/>
        </w:rPr>
        <w:t xml:space="preserve">tie. </w:t>
      </w:r>
      <w:r w:rsidRPr="00AD04D8">
        <w:rPr>
          <w:rFonts w:cs="Times New Roman"/>
          <w:noProof/>
          <w:lang w:val="nl-BE"/>
        </w:rPr>
        <w:t>Zeker, een Ignacestudie bezit diepgang, maar die komt ons voorname</w:t>
      </w:r>
      <w:r w:rsidR="00870048">
        <w:rPr>
          <w:rFonts w:cs="Times New Roman"/>
          <w:noProof/>
          <w:lang w:val="nl-BE"/>
        </w:rPr>
        <w:t>-</w:t>
      </w:r>
      <w:r w:rsidRPr="00AD04D8">
        <w:rPr>
          <w:rFonts w:cs="Times New Roman"/>
          <w:noProof/>
          <w:lang w:val="nl-BE"/>
        </w:rPr>
        <w:t>lijk toe vanuit de commentaar. De tekst zelf is zo</w:t>
      </w:r>
      <w:r w:rsidR="007466F5">
        <w:rPr>
          <w:rFonts w:cs="Times New Roman"/>
          <w:noProof/>
          <w:lang w:val="nl-BE"/>
        </w:rPr>
        <w:t xml:space="preserve"> sierlijk dat hij soms iets non</w:t>
      </w:r>
      <w:r w:rsidRPr="00AD04D8">
        <w:rPr>
          <w:rFonts w:cs="Times New Roman"/>
          <w:noProof/>
          <w:lang w:val="nl-BE"/>
        </w:rPr>
        <w:t>chalants heeft, iets jongensachtigs. In tegenstelling tot de stoere ver</w:t>
      </w:r>
      <w:r w:rsidR="00870048">
        <w:rPr>
          <w:rFonts w:cs="Times New Roman"/>
          <w:noProof/>
          <w:lang w:val="nl-BE"/>
        </w:rPr>
        <w:t>-</w:t>
      </w:r>
      <w:r w:rsidRPr="00AD04D8">
        <w:rPr>
          <w:rFonts w:cs="Times New Roman"/>
          <w:noProof/>
          <w:lang w:val="nl-BE"/>
        </w:rPr>
        <w:t>schijning die mijn vriend nog steeds is op zijn tachtig, komt hij als componist over als een dandy-zon</w:t>
      </w:r>
      <w:r w:rsidRPr="00AD04D8">
        <w:rPr>
          <w:rFonts w:cs="Times New Roman"/>
          <w:noProof/>
          <w:lang w:val="nl-BE"/>
        </w:rPr>
        <w:softHyphen/>
        <w:t>der-maniertjes. Die verfijning in de structurele ste</w:t>
      </w:r>
      <w:r w:rsidR="00D55BFB">
        <w:rPr>
          <w:rFonts w:cs="Times New Roman"/>
          <w:noProof/>
          <w:lang w:val="nl-BE"/>
        </w:rPr>
        <w:t>-</w:t>
      </w:r>
      <w:r w:rsidRPr="00AD04D8">
        <w:rPr>
          <w:rFonts w:cs="Times New Roman"/>
          <w:noProof/>
          <w:lang w:val="nl-BE"/>
        </w:rPr>
        <w:t>vigheid kan best op reke</w:t>
      </w:r>
      <w:r w:rsidRPr="00AD04D8">
        <w:rPr>
          <w:rFonts w:cs="Times New Roman"/>
          <w:noProof/>
          <w:lang w:val="nl-BE"/>
        </w:rPr>
        <w:softHyphen/>
        <w:t>ning zijn te schrijven van een welkome beroeps</w:t>
      </w:r>
      <w:r w:rsidR="00D72EE9">
        <w:rPr>
          <w:rFonts w:cs="Times New Roman"/>
          <w:noProof/>
          <w:lang w:val="nl-BE"/>
        </w:rPr>
        <w:t>-</w:t>
      </w:r>
      <w:r w:rsidRPr="00AD04D8">
        <w:rPr>
          <w:rFonts w:cs="Times New Roman"/>
          <w:noProof/>
          <w:lang w:val="nl-BE"/>
        </w:rPr>
        <w:t>misvorming (always the architect!). Nee, geen spectaculaire effectenjagerij bij Ignace, geen ophefma</w:t>
      </w:r>
      <w:r w:rsidRPr="00AD04D8">
        <w:rPr>
          <w:rFonts w:cs="Times New Roman"/>
          <w:noProof/>
          <w:lang w:val="nl-BE"/>
        </w:rPr>
        <w:softHyphen/>
        <w:t>kende romantiek of het aansturen op verbluffende pointes, maar een uiterst kundige en verbeeldingrijke uitpluizing van het aanwezige materiaal. Door de naspeler van zijn studie</w:t>
      </w:r>
      <w:r w:rsidR="00993CAA">
        <w:rPr>
          <w:rFonts w:cs="Times New Roman"/>
          <w:noProof/>
          <w:lang w:val="nl-BE"/>
        </w:rPr>
        <w:t>s wordt die ervaren als een pre</w:t>
      </w:r>
      <w:r w:rsidRPr="00AD04D8">
        <w:rPr>
          <w:rFonts w:cs="Times New Roman"/>
          <w:noProof/>
          <w:lang w:val="nl-BE"/>
        </w:rPr>
        <w:t xml:space="preserve">cieuze les in eenvoud, als een voor het voetlicht brengen van het </w:t>
      </w:r>
      <w:r w:rsidRPr="00AD04D8">
        <w:rPr>
          <w:rFonts w:cs="Times New Roman"/>
          <w:i/>
          <w:iCs/>
          <w:noProof/>
          <w:lang w:val="nl-BE"/>
        </w:rPr>
        <w:t>ware</w:t>
      </w:r>
      <w:r w:rsidRPr="00AD04D8">
        <w:rPr>
          <w:rFonts w:cs="Times New Roman"/>
          <w:noProof/>
          <w:lang w:val="nl-BE"/>
        </w:rPr>
        <w:t xml:space="preserve">. </w:t>
      </w:r>
    </w:p>
    <w:p w14:paraId="794C7873" w14:textId="77777777" w:rsidR="00193CDA" w:rsidRPr="00AD04D8" w:rsidRDefault="00193CDA" w:rsidP="00193CDA">
      <w:pPr>
        <w:pStyle w:val="02text"/>
        <w:widowControl/>
        <w:tabs>
          <w:tab w:val="clear" w:pos="852"/>
          <w:tab w:val="left" w:pos="285"/>
        </w:tabs>
        <w:spacing w:before="40"/>
        <w:ind w:left="0"/>
        <w:rPr>
          <w:noProof/>
          <w:lang w:val="nl-BE"/>
        </w:rPr>
      </w:pPr>
    </w:p>
    <w:p w14:paraId="05B5CF6A" w14:textId="77777777" w:rsidR="00193CDA" w:rsidRDefault="00193CDA" w:rsidP="00193CDA">
      <w:pPr>
        <w:pStyle w:val="02text"/>
        <w:widowControl/>
        <w:tabs>
          <w:tab w:val="clear" w:pos="852"/>
          <w:tab w:val="left" w:pos="285"/>
        </w:tabs>
        <w:spacing w:before="40"/>
        <w:ind w:left="0" w:firstLine="0"/>
        <w:rPr>
          <w:noProof/>
          <w:lang w:val="nl-BE"/>
        </w:rPr>
      </w:pPr>
      <w:r>
        <w:rPr>
          <w:noProof/>
          <w:lang w:val="nl-BE"/>
        </w:rPr>
        <w:t xml:space="preserve">   </w:t>
      </w:r>
      <w:r w:rsidRPr="00AD04D8">
        <w:rPr>
          <w:noProof/>
          <w:lang w:val="nl-BE"/>
        </w:rPr>
        <w:t>Nu hoort men door niet-kenners al eens beweren dat onderlinge confron</w:t>
      </w:r>
      <w:r w:rsidRPr="00AD04D8">
        <w:rPr>
          <w:noProof/>
          <w:lang w:val="nl-BE"/>
        </w:rPr>
        <w:softHyphen/>
        <w:t xml:space="preserve">taties tussen lichte stukken de mogelijkheden van dit soort materiaal al gauw moeten uitputten. Wat dan andermaal op het bord komt, moet na een tijdje saai aandoen, als men dan al niet de indruk opdoet van een </w:t>
      </w:r>
      <w:r w:rsidRPr="00AD04D8">
        <w:rPr>
          <w:i/>
          <w:noProof/>
          <w:lang w:val="nl-BE"/>
        </w:rPr>
        <w:t>déjà vu.</w:t>
      </w:r>
      <w:r w:rsidRPr="00AD04D8">
        <w:rPr>
          <w:noProof/>
          <w:lang w:val="nl-BE"/>
        </w:rPr>
        <w:t xml:space="preserve"> Niets is echter minder waar</w:t>
      </w:r>
      <w:r>
        <w:rPr>
          <w:noProof/>
          <w:lang w:val="nl-BE"/>
        </w:rPr>
        <w:t>. Vandecasteele is nu precies dé</w:t>
      </w:r>
      <w:r w:rsidRPr="00AD04D8">
        <w:rPr>
          <w:noProof/>
          <w:lang w:val="nl-BE"/>
        </w:rPr>
        <w:t xml:space="preserve"> studiecompo</w:t>
      </w:r>
      <w:r w:rsidRPr="00AD04D8">
        <w:rPr>
          <w:noProof/>
          <w:lang w:val="nl-BE"/>
        </w:rPr>
        <w:softHyphen/>
        <w:t>nist die de variëteit en zelfs de grote uiteenlopendheid van die mogelijkheden dik in de verf weet te zetten. Bepaalde studies van he</w:t>
      </w:r>
      <w:r w:rsidR="00993CAA">
        <w:rPr>
          <w:noProof/>
          <w:lang w:val="nl-BE"/>
        </w:rPr>
        <w:t>m lopen uit, steeds langs kunst</w:t>
      </w:r>
      <w:r w:rsidRPr="00AD04D8">
        <w:rPr>
          <w:noProof/>
          <w:lang w:val="nl-BE"/>
        </w:rPr>
        <w:t xml:space="preserve">zinnige wegen, op het buit maken van een vijandelijk stuk, </w:t>
      </w:r>
      <w:r w:rsidR="00EA106D">
        <w:rPr>
          <w:noProof/>
          <w:lang w:val="nl-BE"/>
        </w:rPr>
        <w:t>waarna</w:t>
      </w:r>
      <w:r w:rsidRPr="00AD04D8">
        <w:rPr>
          <w:noProof/>
          <w:lang w:val="nl-BE"/>
        </w:rPr>
        <w:t xml:space="preserve"> het </w:t>
      </w:r>
      <w:r w:rsidR="00993CAA">
        <w:rPr>
          <w:noProof/>
          <w:lang w:val="nl-BE"/>
        </w:rPr>
        <w:t>mate</w:t>
      </w:r>
      <w:r w:rsidRPr="00AD04D8">
        <w:rPr>
          <w:noProof/>
          <w:lang w:val="nl-BE"/>
        </w:rPr>
        <w:t>riële overwicht van wit beslist. Andere composities dwingen dit stuk tot zelfmoord ingevolge een listig bekokstoofde zetdwang. Nog andere begeven zich niet aan stukroof, maar dwingen v</w:t>
      </w:r>
      <w:r w:rsidR="00993CAA">
        <w:rPr>
          <w:noProof/>
          <w:lang w:val="nl-BE"/>
        </w:rPr>
        <w:t>an de andere kleur een reeks ma</w:t>
      </w:r>
      <w:r w:rsidR="00AE1124">
        <w:rPr>
          <w:noProof/>
          <w:lang w:val="nl-BE"/>
        </w:rPr>
        <w:t xml:space="preserve">- </w:t>
      </w:r>
      <w:r w:rsidRPr="00AD04D8">
        <w:rPr>
          <w:noProof/>
          <w:lang w:val="nl-BE"/>
        </w:rPr>
        <w:t>noeuvres af die plots een mat op het bord brengen, een mat dat steeds én verrassend én fraai is, wanneer het niet de</w:t>
      </w:r>
      <w:r>
        <w:rPr>
          <w:noProof/>
          <w:lang w:val="nl-BE"/>
        </w:rPr>
        <w:t xml:space="preserve"> kroon spant door zijn oor</w:t>
      </w:r>
      <w:r w:rsidR="007B7676">
        <w:rPr>
          <w:noProof/>
          <w:lang w:val="nl-BE"/>
        </w:rPr>
        <w:t>-</w:t>
      </w:r>
      <w:r>
        <w:rPr>
          <w:noProof/>
          <w:lang w:val="nl-BE"/>
        </w:rPr>
        <w:t>spron</w:t>
      </w:r>
      <w:r w:rsidRPr="00AD04D8">
        <w:rPr>
          <w:noProof/>
          <w:lang w:val="nl-BE"/>
        </w:rPr>
        <w:t xml:space="preserve">kelijkheid. </w:t>
      </w:r>
    </w:p>
    <w:p w14:paraId="2AE2BDE5" w14:textId="77777777" w:rsidR="00193CDA" w:rsidRPr="00AD04D8" w:rsidRDefault="00193CDA" w:rsidP="00193CDA">
      <w:pPr>
        <w:pStyle w:val="02text"/>
        <w:widowControl/>
        <w:tabs>
          <w:tab w:val="clear" w:pos="852"/>
          <w:tab w:val="left" w:pos="285"/>
        </w:tabs>
        <w:spacing w:before="40"/>
        <w:ind w:left="0" w:firstLine="0"/>
        <w:rPr>
          <w:noProof/>
          <w:lang w:val="nl-BE"/>
        </w:rPr>
      </w:pPr>
      <w:r>
        <w:rPr>
          <w:noProof/>
          <w:lang w:val="nl-BE"/>
        </w:rPr>
        <w:br w:type="page"/>
      </w:r>
      <w:r w:rsidR="002D09A4">
        <w:rPr>
          <w:noProof/>
          <w:lang w:val="nl-BE"/>
        </w:rPr>
        <w:lastRenderedPageBreak/>
        <w:t xml:space="preserve">   </w:t>
      </w:r>
      <w:r w:rsidRPr="00AD04D8">
        <w:rPr>
          <w:noProof/>
          <w:lang w:val="nl-BE"/>
        </w:rPr>
        <w:t xml:space="preserve">Daarnaast zijn er dan de </w:t>
      </w:r>
      <w:r w:rsidRPr="00AD04D8">
        <w:rPr>
          <w:i/>
          <w:iCs/>
          <w:noProof/>
          <w:lang w:val="nl-BE"/>
        </w:rPr>
        <w:t xml:space="preserve">leerstukjes, </w:t>
      </w:r>
      <w:r w:rsidRPr="00AD04D8">
        <w:rPr>
          <w:rFonts w:cs="Times New Roman"/>
          <w:noProof/>
          <w:lang w:val="nl-BE"/>
        </w:rPr>
        <w:t xml:space="preserve">die een welkome aanvulling van de eindspeltheorie zijn zonder te lijden </w:t>
      </w:r>
      <w:r w:rsidR="004057A5">
        <w:rPr>
          <w:rFonts w:cs="Times New Roman"/>
          <w:noProof/>
          <w:lang w:val="nl-BE"/>
        </w:rPr>
        <w:t>aan droogschijterij. Ten slotte</w:t>
      </w:r>
      <w:r w:rsidRPr="00AD04D8">
        <w:rPr>
          <w:rFonts w:cs="Times New Roman"/>
          <w:noProof/>
          <w:lang w:val="nl-BE"/>
        </w:rPr>
        <w:t xml:space="preserve"> dan, krij-gen we al eens een stukje te zien dat het moet hebben van humor. Zoals wanneer een wit paard, moederziel alleen, wel een solotrip móet uitvoeren omdat het hardnekkig wordt achtervolgd door de zwarte koning: in plaats van roerloos te sneuvelen voor het vaderland</w:t>
      </w:r>
      <w:r w:rsidR="00390986">
        <w:rPr>
          <w:rFonts w:cs="Times New Roman"/>
          <w:noProof/>
          <w:lang w:val="nl-BE"/>
        </w:rPr>
        <w:t>, installeert het zich triomfan</w:t>
      </w:r>
      <w:r w:rsidRPr="00AD04D8">
        <w:rPr>
          <w:rFonts w:cs="Times New Roman"/>
          <w:noProof/>
          <w:lang w:val="nl-BE"/>
        </w:rPr>
        <w:t xml:space="preserve">telijk op een veld dat voor </w:t>
      </w:r>
      <w:r w:rsidRPr="00AD04D8">
        <w:rPr>
          <w:rFonts w:cs="Times New Roman"/>
          <w:i/>
          <w:iCs/>
          <w:noProof/>
          <w:lang w:val="nl-BE"/>
        </w:rPr>
        <w:t xml:space="preserve">zijn </w:t>
      </w:r>
      <w:r w:rsidRPr="00AD04D8">
        <w:rPr>
          <w:rFonts w:cs="Times New Roman"/>
          <w:noProof/>
          <w:lang w:val="nl-BE"/>
        </w:rPr>
        <w:t>koning winst o</w:t>
      </w:r>
      <w:r w:rsidR="00390986">
        <w:rPr>
          <w:rFonts w:cs="Times New Roman"/>
          <w:noProof/>
          <w:lang w:val="nl-BE"/>
        </w:rPr>
        <w:t>plevert. Daarbij dient de oploss</w:t>
      </w:r>
      <w:r w:rsidRPr="00AD04D8">
        <w:rPr>
          <w:rFonts w:cs="Times New Roman"/>
          <w:noProof/>
          <w:lang w:val="nl-BE"/>
        </w:rPr>
        <w:t>er in vele van Ignaces stukjes graag rekening te houden met de valkuilen van een plots opdoemend pat, wanneer hij</w:t>
      </w:r>
      <w:r w:rsidR="00390986">
        <w:rPr>
          <w:rFonts w:cs="Times New Roman"/>
          <w:noProof/>
          <w:lang w:val="nl-BE"/>
        </w:rPr>
        <w:t xml:space="preserve"> niet met de vereiste omzichtig</w:t>
      </w:r>
      <w:r w:rsidRPr="00AD04D8">
        <w:rPr>
          <w:rFonts w:cs="Times New Roman"/>
          <w:noProof/>
          <w:lang w:val="nl-BE"/>
        </w:rPr>
        <w:t>heid te werk gaat.</w:t>
      </w:r>
    </w:p>
    <w:p w14:paraId="579BD05C" w14:textId="77777777" w:rsidR="00193CDA" w:rsidRPr="00AD04D8" w:rsidRDefault="00193CDA" w:rsidP="00193CDA">
      <w:pPr>
        <w:pStyle w:val="02text"/>
        <w:widowControl/>
        <w:tabs>
          <w:tab w:val="clear" w:pos="852"/>
          <w:tab w:val="left" w:pos="285"/>
        </w:tabs>
        <w:spacing w:before="40"/>
        <w:ind w:left="0"/>
        <w:rPr>
          <w:noProof/>
          <w:lang w:val="nl-BE"/>
        </w:rPr>
      </w:pPr>
    </w:p>
    <w:p w14:paraId="0F952EEB" w14:textId="77777777" w:rsidR="00193CDA" w:rsidRPr="00AD04D8" w:rsidRDefault="00193CDA" w:rsidP="00193CDA">
      <w:pPr>
        <w:pStyle w:val="02text"/>
        <w:widowControl/>
        <w:tabs>
          <w:tab w:val="clear" w:pos="852"/>
          <w:tab w:val="left" w:pos="285"/>
        </w:tabs>
        <w:spacing w:before="40"/>
        <w:ind w:left="0" w:firstLine="0"/>
        <w:rPr>
          <w:rFonts w:cs="Times New Roman"/>
          <w:noProof/>
          <w:lang w:val="nl-BE"/>
        </w:rPr>
      </w:pPr>
      <w:r>
        <w:rPr>
          <w:noProof/>
          <w:lang w:val="nl-BE"/>
        </w:rPr>
        <w:t xml:space="preserve">   </w:t>
      </w:r>
      <w:r w:rsidRPr="00AD04D8">
        <w:rPr>
          <w:noProof/>
          <w:lang w:val="nl-BE"/>
        </w:rPr>
        <w:t xml:space="preserve">Nee, het laatste dat men van Ignaces eindspelkunst mag verwachten, is wel dat ze ons vervelen. Van zijn composities gaat steeds een </w:t>
      </w:r>
      <w:r w:rsidRPr="00AD04D8">
        <w:rPr>
          <w:i/>
          <w:iCs/>
          <w:noProof/>
          <w:lang w:val="nl-BE"/>
        </w:rPr>
        <w:t xml:space="preserve">frisheid </w:t>
      </w:r>
      <w:r w:rsidRPr="00AD04D8">
        <w:rPr>
          <w:rFonts w:cs="Times New Roman"/>
          <w:noProof/>
          <w:lang w:val="nl-BE"/>
        </w:rPr>
        <w:t>uit die ons op slag weet in te nemen op grond van een soort natuurlijke ongedwon</w:t>
      </w:r>
      <w:r w:rsidRPr="00AD04D8">
        <w:rPr>
          <w:rFonts w:cs="Times New Roman"/>
          <w:noProof/>
          <w:lang w:val="nl-BE"/>
        </w:rPr>
        <w:softHyphen/>
        <w:t xml:space="preserve">genheid. Als schudde de auteur dat alles zomaar op nonchalante manier uit zijn mouw, </w:t>
      </w:r>
      <w:r w:rsidRPr="00AD04D8">
        <w:rPr>
          <w:rFonts w:cs="Times New Roman"/>
          <w:i/>
          <w:noProof/>
          <w:lang w:val="nl-BE"/>
        </w:rPr>
        <w:t>sans avoir l’air d’y toucher</w:t>
      </w:r>
      <w:r w:rsidRPr="00AD04D8">
        <w:rPr>
          <w:rFonts w:cs="Times New Roman"/>
          <w:noProof/>
          <w:lang w:val="nl-BE"/>
        </w:rPr>
        <w:t>. Man spürt den Arbeit nicht</w:t>
      </w:r>
      <w:r w:rsidR="00944506">
        <w:rPr>
          <w:rFonts w:cs="Times New Roman"/>
          <w:noProof/>
          <w:lang w:val="nl-BE"/>
        </w:rPr>
        <w:t xml:space="preserve"> </w:t>
      </w:r>
      <w:r w:rsidRPr="00AD04D8">
        <w:rPr>
          <w:rFonts w:cs="Times New Roman"/>
          <w:noProof/>
          <w:lang w:val="nl-BE"/>
        </w:rPr>
        <w:t xml:space="preserve">! En wie zou denken dat die </w:t>
      </w:r>
      <w:r w:rsidRPr="00AD04D8">
        <w:rPr>
          <w:rFonts w:cs="Times New Roman"/>
          <w:i/>
          <w:iCs/>
          <w:noProof/>
          <w:lang w:val="nl-BE"/>
        </w:rPr>
        <w:t xml:space="preserve">lichtvoetigheid </w:t>
      </w:r>
      <w:r w:rsidRPr="00AD04D8">
        <w:rPr>
          <w:rFonts w:cs="Times New Roman"/>
          <w:noProof/>
          <w:lang w:val="nl-BE"/>
        </w:rPr>
        <w:t>ten koste van de diepgang zou kunnen gaan, die komt alweer bedrogen uit. Nogmaal</w:t>
      </w:r>
      <w:r w:rsidR="004F7ABA">
        <w:rPr>
          <w:rFonts w:cs="Times New Roman"/>
          <w:noProof/>
          <w:lang w:val="nl-BE"/>
        </w:rPr>
        <w:t>s, die diepgang is er wel dege</w:t>
      </w:r>
      <w:r w:rsidRPr="00AD04D8">
        <w:rPr>
          <w:rFonts w:cs="Times New Roman"/>
          <w:noProof/>
          <w:lang w:val="nl-BE"/>
        </w:rPr>
        <w:t>lijk, maar hij huist steeds in een commentaar waarvan het naspelen en het</w:t>
      </w:r>
      <w:r w:rsidR="00CF1EC2">
        <w:rPr>
          <w:rFonts w:cs="Times New Roman"/>
          <w:noProof/>
          <w:lang w:val="nl-BE"/>
        </w:rPr>
        <w:t xml:space="preserve"> </w:t>
      </w:r>
      <w:r w:rsidRPr="00AD04D8">
        <w:rPr>
          <w:rFonts w:cs="Times New Roman"/>
          <w:noProof/>
          <w:lang w:val="nl-BE"/>
        </w:rPr>
        <w:t xml:space="preserve"> vaak net zo boeiend zijn als het degusteren van de tekst zelf.</w:t>
      </w:r>
    </w:p>
    <w:p w14:paraId="6935AA83" w14:textId="77777777" w:rsidR="00193CDA" w:rsidRPr="00AD04D8" w:rsidRDefault="00193CDA" w:rsidP="00193CDA">
      <w:pPr>
        <w:pStyle w:val="02text"/>
        <w:widowControl/>
        <w:tabs>
          <w:tab w:val="clear" w:pos="852"/>
          <w:tab w:val="left" w:pos="285"/>
        </w:tabs>
        <w:spacing w:before="40"/>
        <w:ind w:left="0"/>
        <w:rPr>
          <w:noProof/>
          <w:lang w:val="nl-BE"/>
        </w:rPr>
      </w:pPr>
    </w:p>
    <w:p w14:paraId="4ADB45D2" w14:textId="77777777" w:rsidR="00193CDA" w:rsidRPr="00AD04D8" w:rsidRDefault="00CF1EC2" w:rsidP="00193CDA">
      <w:pPr>
        <w:pStyle w:val="02text"/>
        <w:widowControl/>
        <w:tabs>
          <w:tab w:val="clear" w:pos="852"/>
          <w:tab w:val="left" w:pos="285"/>
        </w:tabs>
        <w:spacing w:before="40"/>
        <w:ind w:left="0" w:firstLine="0"/>
        <w:rPr>
          <w:rFonts w:cs="Times New Roman"/>
          <w:noProof/>
          <w:lang w:val="nl-BE"/>
        </w:rPr>
      </w:pPr>
      <w:r>
        <w:rPr>
          <w:noProof/>
          <w:lang w:val="nl-BE"/>
        </w:rPr>
        <w:t xml:space="preserve">   </w:t>
      </w:r>
      <w:r w:rsidR="00193CDA" w:rsidRPr="00AD04D8">
        <w:rPr>
          <w:noProof/>
          <w:lang w:val="nl-BE"/>
        </w:rPr>
        <w:t>Enkele jaren later vatte Ignace het plan op een gans ander boek, dit keer geheel in het Engels geschreven ten einde niet alleen zijn eigen werk</w:t>
      </w:r>
      <w:r w:rsidR="00193CDA" w:rsidRPr="00AD04D8">
        <w:rPr>
          <w:noProof/>
          <w:lang w:val="nl-BE"/>
        </w:rPr>
        <w:softHyphen/>
        <w:t xml:space="preserve">stukken, maar ook die van Roger en van mij aan een groot lezerspubliek te kunnen tonen. Dit is dan </w:t>
      </w:r>
      <w:r w:rsidR="00193CDA" w:rsidRPr="00AD04D8">
        <w:rPr>
          <w:i/>
          <w:iCs/>
          <w:noProof/>
          <w:lang w:val="nl-BE"/>
        </w:rPr>
        <w:t xml:space="preserve">Flemish Miniatures </w:t>
      </w:r>
      <w:r w:rsidR="00193CDA" w:rsidRPr="00AD04D8">
        <w:rPr>
          <w:rFonts w:cs="Times New Roman"/>
          <w:noProof/>
          <w:lang w:val="nl-BE"/>
        </w:rPr>
        <w:t>geworden, eveneens een AR</w:t>
      </w:r>
      <w:r w:rsidR="00193CDA" w:rsidRPr="00AD04D8">
        <w:rPr>
          <w:rFonts w:cs="Times New Roman"/>
          <w:noProof/>
          <w:lang w:val="nl-BE"/>
        </w:rPr>
        <w:softHyphen/>
        <w:t xml:space="preserve">VES-boek. Het ligt me bijzonder aan het hart, omdat het de </w:t>
      </w:r>
      <w:r w:rsidR="00193CDA" w:rsidRPr="00AD04D8">
        <w:rPr>
          <w:rFonts w:cs="Times New Roman"/>
          <w:i/>
          <w:iCs/>
          <w:noProof/>
          <w:lang w:val="nl-BE"/>
        </w:rPr>
        <w:t xml:space="preserve">drie musketiers </w:t>
      </w:r>
      <w:r w:rsidR="00193CDA" w:rsidRPr="00AD04D8">
        <w:rPr>
          <w:rFonts w:cs="Times New Roman"/>
          <w:noProof/>
          <w:lang w:val="nl-BE"/>
        </w:rPr>
        <w:t>én in hun afzonderlijke prestaties én in hun onderlinge samenwerking laat zien. Voor alle eindspelfreaks, absoluut een must!</w:t>
      </w:r>
    </w:p>
    <w:p w14:paraId="59126826" w14:textId="77777777" w:rsidR="004E4E79" w:rsidRDefault="00193CDA" w:rsidP="00193CDA">
      <w:pPr>
        <w:pStyle w:val="02text"/>
        <w:widowControl/>
        <w:tabs>
          <w:tab w:val="clear" w:pos="852"/>
          <w:tab w:val="left" w:pos="285"/>
        </w:tabs>
        <w:spacing w:before="40"/>
        <w:ind w:left="0" w:firstLine="0"/>
        <w:rPr>
          <w:noProof/>
          <w:lang w:val="nl-BE"/>
        </w:rPr>
      </w:pPr>
      <w:r>
        <w:rPr>
          <w:noProof/>
          <w:lang w:val="nl-BE"/>
        </w:rPr>
        <w:t xml:space="preserve">   </w:t>
      </w:r>
    </w:p>
    <w:p w14:paraId="323251FF" w14:textId="77777777" w:rsidR="00193CDA" w:rsidRPr="00AD04D8" w:rsidRDefault="00814795" w:rsidP="00193CDA">
      <w:pPr>
        <w:pStyle w:val="02text"/>
        <w:widowControl/>
        <w:tabs>
          <w:tab w:val="clear" w:pos="852"/>
          <w:tab w:val="left" w:pos="285"/>
        </w:tabs>
        <w:spacing w:before="40"/>
        <w:ind w:left="0" w:firstLine="0"/>
        <w:rPr>
          <w:rFonts w:cs="Times New Roman"/>
          <w:noProof/>
          <w:lang w:val="nl-BE"/>
        </w:rPr>
      </w:pPr>
      <w:r>
        <w:rPr>
          <w:noProof/>
          <w:lang w:val="nl-BE"/>
        </w:rPr>
        <w:t xml:space="preserve">   </w:t>
      </w:r>
      <w:r w:rsidR="00193CDA" w:rsidRPr="00AD04D8">
        <w:rPr>
          <w:noProof/>
          <w:lang w:val="nl-BE"/>
        </w:rPr>
        <w:t xml:space="preserve">Ignaces imago zou echter niet compleet zijn zonder te kijken naar wat men zijn </w:t>
      </w:r>
      <w:r w:rsidR="00193CDA" w:rsidRPr="00AD04D8">
        <w:rPr>
          <w:i/>
          <w:iCs/>
          <w:noProof/>
          <w:lang w:val="nl-BE"/>
        </w:rPr>
        <w:t>sociaal engagement</w:t>
      </w:r>
      <w:r w:rsidR="00193CDA" w:rsidRPr="00AD04D8">
        <w:rPr>
          <w:rFonts w:cs="Times New Roman"/>
          <w:noProof/>
          <w:lang w:val="nl-BE"/>
        </w:rPr>
        <w:t xml:space="preserve"> op studiegebied kan noemen. Hij bezit een riant buitenverblijf, met alles erop en eraan, gelegen aan de rand van het prachtige natuurreservaat dat de Kalmthoutse heide is. (How lucky can a guy get?) Daar heeft het echtpaar Vandecast</w:t>
      </w:r>
      <w:r w:rsidR="004E4E79">
        <w:rPr>
          <w:rFonts w:cs="Times New Roman"/>
          <w:noProof/>
          <w:lang w:val="nl-BE"/>
        </w:rPr>
        <w:t>eele al verscheidene eind</w:t>
      </w:r>
      <w:r w:rsidR="00193CDA" w:rsidRPr="00AD04D8">
        <w:rPr>
          <w:rFonts w:cs="Times New Roman"/>
          <w:noProof/>
          <w:lang w:val="nl-BE"/>
        </w:rPr>
        <w:t>spelcom</w:t>
      </w:r>
      <w:r w:rsidR="00193CDA" w:rsidRPr="00AD04D8">
        <w:rPr>
          <w:rFonts w:cs="Times New Roman"/>
          <w:noProof/>
          <w:lang w:val="nl-BE"/>
        </w:rPr>
        <w:softHyphen/>
        <w:t>ponistenbijeenkomsten (oef!) geo</w:t>
      </w:r>
      <w:r w:rsidR="004E4E79">
        <w:rPr>
          <w:rFonts w:cs="Times New Roman"/>
          <w:noProof/>
          <w:lang w:val="nl-BE"/>
        </w:rPr>
        <w:t>rganiseerd. Enthousiaste gasten</w:t>
      </w:r>
      <w:r w:rsidR="00193CDA" w:rsidRPr="00AD04D8">
        <w:rPr>
          <w:rFonts w:cs="Times New Roman"/>
          <w:noProof/>
          <w:lang w:val="nl-BE"/>
        </w:rPr>
        <w:t>hout</w:t>
      </w:r>
      <w:r w:rsidR="004E4E79">
        <w:rPr>
          <w:rFonts w:cs="Times New Roman"/>
          <w:noProof/>
          <w:lang w:val="nl-BE"/>
        </w:rPr>
        <w:t>-</w:t>
      </w:r>
      <w:r w:rsidR="00193CDA" w:rsidRPr="00AD04D8">
        <w:rPr>
          <w:rFonts w:cs="Times New Roman"/>
          <w:noProof/>
          <w:lang w:val="nl-BE"/>
        </w:rPr>
        <w:t>schu</w:t>
      </w:r>
      <w:r w:rsidR="00193CDA" w:rsidRPr="00AD04D8">
        <w:rPr>
          <w:rFonts w:cs="Times New Roman"/>
          <w:noProof/>
          <w:lang w:val="nl-BE"/>
        </w:rPr>
        <w:softHyphen/>
        <w:t xml:space="preserve">ivers heten daar </w:t>
      </w:r>
      <w:r w:rsidR="00193CDA" w:rsidRPr="00C365F8">
        <w:rPr>
          <w:rFonts w:cs="Times New Roman"/>
          <w:i/>
          <w:noProof/>
          <w:lang w:val="nl-BE"/>
        </w:rPr>
        <w:t>EG</w:t>
      </w:r>
      <w:r w:rsidR="00193CDA" w:rsidRPr="00AD04D8">
        <w:rPr>
          <w:rFonts w:cs="Times New Roman"/>
          <w:i/>
          <w:noProof/>
          <w:lang w:val="nl-BE"/>
        </w:rPr>
        <w:t xml:space="preserve"> </w:t>
      </w:r>
      <w:r w:rsidR="00193CDA" w:rsidRPr="00AD04D8">
        <w:rPr>
          <w:rFonts w:cs="Times New Roman"/>
          <w:noProof/>
          <w:lang w:val="nl-BE"/>
        </w:rPr>
        <w:t>hoofdredacteur Harold van der Heijden, componist Roger Missiaen, IM en schaakboekenauteur Hans Bouwmeester, schaak</w:t>
      </w:r>
      <w:r w:rsidR="004E4E79">
        <w:rPr>
          <w:rFonts w:cs="Times New Roman"/>
          <w:noProof/>
          <w:lang w:val="nl-BE"/>
        </w:rPr>
        <w:t>-</w:t>
      </w:r>
      <w:r w:rsidR="00193CDA" w:rsidRPr="00AD04D8">
        <w:rPr>
          <w:rFonts w:cs="Times New Roman"/>
          <w:noProof/>
          <w:lang w:val="nl-BE"/>
        </w:rPr>
        <w:t xml:space="preserve">globetrotter Ward Stoffelen, connaisseur én componist Marcel Van Herck, collectioneur Luc Palmans, schrijver dezes en waarachtig </w:t>
      </w:r>
      <w:r w:rsidR="00193CDA" w:rsidRPr="00AD04D8">
        <w:rPr>
          <w:rFonts w:cs="Times New Roman"/>
          <w:i/>
          <w:iCs/>
          <w:noProof/>
          <w:lang w:val="nl-BE"/>
        </w:rPr>
        <w:t>ons aller AJR</w:t>
      </w:r>
      <w:r w:rsidR="00193CDA" w:rsidRPr="00AD04D8">
        <w:rPr>
          <w:rFonts w:cs="Times New Roman"/>
          <w:noProof/>
          <w:lang w:val="nl-BE"/>
        </w:rPr>
        <w:t xml:space="preserve">, John Roycroft, de sinds decennia drijvende kracht achter </w:t>
      </w:r>
      <w:r w:rsidR="00193CDA" w:rsidRPr="00AD04D8">
        <w:rPr>
          <w:rFonts w:cs="Times New Roman"/>
          <w:i/>
          <w:iCs/>
          <w:noProof/>
          <w:lang w:val="nl-BE"/>
        </w:rPr>
        <w:t>EG</w:t>
      </w:r>
      <w:r w:rsidR="00193CDA" w:rsidRPr="00AD04D8">
        <w:rPr>
          <w:rFonts w:cs="Times New Roman"/>
          <w:noProof/>
          <w:lang w:val="nl-BE"/>
        </w:rPr>
        <w:t>, het b</w:t>
      </w:r>
      <w:r w:rsidR="00193CDA">
        <w:rPr>
          <w:rFonts w:cs="Times New Roman"/>
          <w:noProof/>
          <w:lang w:val="nl-BE"/>
        </w:rPr>
        <w:t xml:space="preserve">este </w:t>
      </w:r>
      <w:r w:rsidR="00193CDA">
        <w:rPr>
          <w:rFonts w:cs="Times New Roman"/>
          <w:noProof/>
          <w:lang w:val="nl-BE"/>
        </w:rPr>
        <w:lastRenderedPageBreak/>
        <w:t xml:space="preserve">studietijdschrift ter </w:t>
      </w:r>
      <w:r w:rsidR="00193CDA" w:rsidRPr="00AD04D8">
        <w:rPr>
          <w:rFonts w:cs="Times New Roman"/>
          <w:noProof/>
          <w:lang w:val="nl-BE"/>
        </w:rPr>
        <w:t xml:space="preserve">wereld. Terwijl we, knusjes geïnstalleerd in de zonnige </w:t>
      </w:r>
      <w:r w:rsidR="0080769E">
        <w:rPr>
          <w:rFonts w:cs="Times New Roman"/>
          <w:noProof/>
          <w:lang w:val="nl-BE"/>
        </w:rPr>
        <w:t xml:space="preserve"> </w:t>
      </w:r>
      <w:r w:rsidR="00193CDA" w:rsidRPr="00AD04D8">
        <w:rPr>
          <w:rFonts w:cs="Times New Roman"/>
          <w:noProof/>
          <w:lang w:val="nl-BE"/>
        </w:rPr>
        <w:t>tuin</w:t>
      </w:r>
      <w:r w:rsidR="00193CDA">
        <w:rPr>
          <w:rFonts w:cs="Times New Roman"/>
          <w:noProof/>
          <w:lang w:val="nl-BE"/>
        </w:rPr>
        <w:t>,</w:t>
      </w:r>
      <w:r w:rsidR="00193CDA" w:rsidRPr="00AD04D8">
        <w:rPr>
          <w:rFonts w:cs="Times New Roman"/>
          <w:noProof/>
          <w:lang w:val="nl-BE"/>
        </w:rPr>
        <w:t xml:space="preserve"> bij het zwembad, elkaar studiedelicatessen blijven serveren, worden we dan nog doorlopend culinair verwend door de gastvrouw. Beken maar: een natte droom voor eindspelfreaks!</w:t>
      </w:r>
    </w:p>
    <w:p w14:paraId="4F807575" w14:textId="77777777" w:rsidR="00193CDA" w:rsidRPr="00AD04D8" w:rsidRDefault="00193CDA" w:rsidP="00193CDA">
      <w:pPr>
        <w:pStyle w:val="02text"/>
        <w:widowControl/>
        <w:tabs>
          <w:tab w:val="clear" w:pos="852"/>
          <w:tab w:val="left" w:pos="285"/>
        </w:tabs>
        <w:spacing w:before="40"/>
        <w:ind w:left="0"/>
        <w:rPr>
          <w:noProof/>
          <w:lang w:val="nl-BE"/>
        </w:rPr>
      </w:pPr>
    </w:p>
    <w:p w14:paraId="0E26F0D5" w14:textId="77777777" w:rsidR="00193CDA" w:rsidRPr="00AD04D8" w:rsidRDefault="00193CDA" w:rsidP="00193CDA">
      <w:pPr>
        <w:pStyle w:val="02text"/>
        <w:widowControl/>
        <w:tabs>
          <w:tab w:val="clear" w:pos="852"/>
          <w:tab w:val="left" w:pos="285"/>
        </w:tabs>
        <w:spacing w:before="40"/>
        <w:ind w:left="0" w:firstLine="0"/>
        <w:rPr>
          <w:rFonts w:cs="Times New Roman"/>
          <w:noProof/>
          <w:lang w:val="nl-BE"/>
        </w:rPr>
      </w:pPr>
      <w:r>
        <w:rPr>
          <w:noProof/>
          <w:lang w:val="nl-BE"/>
        </w:rPr>
        <w:t xml:space="preserve">   </w:t>
      </w:r>
      <w:r w:rsidRPr="00AD04D8">
        <w:rPr>
          <w:noProof/>
          <w:lang w:val="nl-BE"/>
        </w:rPr>
        <w:t xml:space="preserve">Ten slotte dient er nog aangestipt, ten behoeve van de nalatigen die nog niet zijn geabonneerd op het studietijdschrift </w:t>
      </w:r>
      <w:r w:rsidRPr="00AD04D8">
        <w:rPr>
          <w:i/>
          <w:iCs/>
          <w:noProof/>
          <w:lang w:val="nl-BE"/>
        </w:rPr>
        <w:t>EBUR</w:t>
      </w:r>
      <w:r w:rsidR="00C40366">
        <w:rPr>
          <w:b/>
          <w:i/>
          <w:iCs/>
          <w:noProof/>
          <w:lang w:val="nl-BE"/>
        </w:rPr>
        <w:t xml:space="preserve"> </w:t>
      </w:r>
      <w:r w:rsidR="00B95084">
        <w:rPr>
          <w:i/>
          <w:iCs/>
          <w:noProof/>
          <w:lang w:val="nl-BE"/>
        </w:rPr>
        <w:t>(2</w:t>
      </w:r>
      <w:r w:rsidR="00C40366">
        <w:rPr>
          <w:i/>
          <w:iCs/>
          <w:noProof/>
          <w:lang w:val="nl-BE"/>
        </w:rPr>
        <w:t xml:space="preserve">.) </w:t>
      </w:r>
      <w:r w:rsidRPr="00AD04D8">
        <w:rPr>
          <w:rFonts w:cs="Times New Roman"/>
          <w:noProof/>
          <w:lang w:val="nl-BE"/>
        </w:rPr>
        <w:t>dat ze daarin straf</w:t>
      </w:r>
      <w:r w:rsidR="00EE6CEE">
        <w:rPr>
          <w:rFonts w:cs="Times New Roman"/>
          <w:noProof/>
          <w:lang w:val="nl-BE"/>
        </w:rPr>
        <w:t>-</w:t>
      </w:r>
      <w:r w:rsidRPr="00AD04D8">
        <w:rPr>
          <w:rFonts w:cs="Times New Roman"/>
          <w:noProof/>
          <w:lang w:val="nl-BE"/>
        </w:rPr>
        <w:t>fe staaltjes kunnen aantreffen van Ignaces critische geest. Zijn vaste arti</w:t>
      </w:r>
      <w:r w:rsidR="005A5EEF">
        <w:rPr>
          <w:rFonts w:cs="Times New Roman"/>
          <w:noProof/>
          <w:lang w:val="nl-BE"/>
        </w:rPr>
        <w:t>-</w:t>
      </w:r>
      <w:r w:rsidRPr="00AD04D8">
        <w:rPr>
          <w:rFonts w:cs="Times New Roman"/>
          <w:noProof/>
          <w:lang w:val="nl-BE"/>
        </w:rPr>
        <w:t>kels</w:t>
      </w:r>
      <w:r w:rsidRPr="00AD04D8">
        <w:rPr>
          <w:rFonts w:cs="Times New Roman"/>
          <w:i/>
          <w:iCs/>
          <w:noProof/>
          <w:lang w:val="nl-BE"/>
        </w:rPr>
        <w:t xml:space="preserve"> Manke Maljutka’s</w:t>
      </w:r>
      <w:r w:rsidRPr="00AD04D8">
        <w:rPr>
          <w:rFonts w:cs="Times New Roman"/>
          <w:noProof/>
          <w:lang w:val="nl-BE"/>
        </w:rPr>
        <w:t xml:space="preserve"> hebben al menige reeds gepubliceerde studie gekraakt, ook sommige bepaald klassieke stukjes. En die critische blik heeft niets te maken met enig negativisme of hardnekkige gelijkhalerij. Wat we te lezen en analyseren krijgen, is steeds </w:t>
      </w:r>
      <w:r w:rsidRPr="00AD04D8">
        <w:rPr>
          <w:rFonts w:cs="Times New Roman"/>
          <w:i/>
          <w:iCs/>
          <w:noProof/>
          <w:lang w:val="nl-BE"/>
        </w:rPr>
        <w:t>opbouwende</w:t>
      </w:r>
      <w:r w:rsidR="00E91E6E">
        <w:rPr>
          <w:rFonts w:cs="Times New Roman"/>
          <w:noProof/>
          <w:lang w:val="nl-BE"/>
        </w:rPr>
        <w:t xml:space="preserve"> kritiek, ingegeven door het ge</w:t>
      </w:r>
      <w:r w:rsidRPr="00AD04D8">
        <w:rPr>
          <w:rFonts w:cs="Times New Roman"/>
          <w:noProof/>
          <w:lang w:val="nl-BE"/>
        </w:rPr>
        <w:t>zond principe dat de eindspelconsument, de lezer, recht heeft op de meest preg</w:t>
      </w:r>
      <w:r w:rsidRPr="00AD04D8">
        <w:rPr>
          <w:rFonts w:cs="Times New Roman"/>
          <w:noProof/>
          <w:lang w:val="nl-BE"/>
        </w:rPr>
        <w:softHyphen/>
        <w:t>nante (en uiteraard correcte) illustratie van een bepaalde idee. Daar zorgt Ig</w:t>
      </w:r>
      <w:r w:rsidRPr="00AD04D8">
        <w:rPr>
          <w:rFonts w:cs="Times New Roman"/>
          <w:noProof/>
          <w:lang w:val="nl-BE"/>
        </w:rPr>
        <w:softHyphen/>
        <w:t xml:space="preserve">nace heus wel voor, want gebeurt het al eens dat een studie te redden (of te verfraaien) is, dan mogen we er zeker van zijn dat mijn goede vriend </w:t>
      </w:r>
      <w:r w:rsidR="00273A41">
        <w:rPr>
          <w:rFonts w:cs="Times New Roman"/>
          <w:noProof/>
          <w:lang w:val="nl-BE"/>
        </w:rPr>
        <w:t xml:space="preserve"> </w:t>
      </w:r>
      <w:r w:rsidRPr="00AD04D8">
        <w:rPr>
          <w:rFonts w:cs="Times New Roman"/>
          <w:noProof/>
          <w:lang w:val="nl-BE"/>
        </w:rPr>
        <w:t>daar oog voor heeft. En dan krijgen we eventueel, mits dia</w:t>
      </w:r>
      <w:r w:rsidR="00E91E6E">
        <w:rPr>
          <w:rFonts w:cs="Times New Roman"/>
          <w:noProof/>
          <w:lang w:val="nl-BE"/>
        </w:rPr>
        <w:t>gram</w:t>
      </w:r>
      <w:r w:rsidR="00575783">
        <w:rPr>
          <w:rFonts w:cs="Times New Roman"/>
          <w:noProof/>
          <w:lang w:val="nl-BE"/>
        </w:rPr>
        <w:t>-</w:t>
      </w:r>
      <w:r w:rsidR="00E91E6E">
        <w:rPr>
          <w:rFonts w:cs="Times New Roman"/>
          <w:noProof/>
          <w:lang w:val="nl-BE"/>
        </w:rPr>
        <w:t>wijzi</w:t>
      </w:r>
      <w:r w:rsidR="00055DED">
        <w:rPr>
          <w:rFonts w:cs="Times New Roman"/>
          <w:noProof/>
          <w:lang w:val="nl-BE"/>
        </w:rPr>
        <w:t>ging, een nieu</w:t>
      </w:r>
      <w:r w:rsidR="00055DED">
        <w:rPr>
          <w:rFonts w:cs="Times New Roman"/>
          <w:noProof/>
          <w:lang w:val="nl-BE"/>
        </w:rPr>
        <w:softHyphen/>
        <w:t>we e</w:t>
      </w:r>
      <w:r w:rsidRPr="00AD04D8">
        <w:rPr>
          <w:rFonts w:cs="Times New Roman"/>
          <w:noProof/>
          <w:lang w:val="nl-BE"/>
        </w:rPr>
        <w:t xml:space="preserve">n imponerende studie te zien, een </w:t>
      </w:r>
      <w:r w:rsidRPr="00AD04D8">
        <w:rPr>
          <w:rFonts w:cs="Times New Roman"/>
          <w:i/>
          <w:iCs/>
          <w:noProof/>
          <w:lang w:val="nl-BE"/>
        </w:rPr>
        <w:t xml:space="preserve">original in its own right. </w:t>
      </w:r>
    </w:p>
    <w:p w14:paraId="06F1E15E" w14:textId="77777777" w:rsidR="00193CDA" w:rsidRPr="00AD04D8" w:rsidRDefault="00193CDA" w:rsidP="00193CDA">
      <w:pPr>
        <w:pStyle w:val="02text"/>
        <w:widowControl/>
        <w:tabs>
          <w:tab w:val="clear" w:pos="852"/>
          <w:tab w:val="left" w:pos="285"/>
        </w:tabs>
        <w:spacing w:before="40"/>
        <w:ind w:left="0"/>
        <w:rPr>
          <w:noProof/>
          <w:lang w:val="nl-BE"/>
        </w:rPr>
      </w:pPr>
    </w:p>
    <w:p w14:paraId="085F794A" w14:textId="77777777" w:rsidR="00193CDA" w:rsidRPr="00AD04D8" w:rsidRDefault="00193CDA" w:rsidP="00193CDA">
      <w:pPr>
        <w:pStyle w:val="02text"/>
        <w:widowControl/>
        <w:tabs>
          <w:tab w:val="clear" w:pos="852"/>
          <w:tab w:val="left" w:pos="285"/>
        </w:tabs>
        <w:spacing w:before="40"/>
        <w:ind w:left="0" w:firstLine="0"/>
        <w:rPr>
          <w:noProof/>
          <w:lang w:val="nl-BE"/>
        </w:rPr>
      </w:pPr>
      <w:r>
        <w:rPr>
          <w:noProof/>
          <w:lang w:val="nl-BE"/>
        </w:rPr>
        <w:t xml:space="preserve">   </w:t>
      </w:r>
      <w:r w:rsidRPr="00AD04D8">
        <w:rPr>
          <w:noProof/>
          <w:lang w:val="nl-BE"/>
        </w:rPr>
        <w:t>Na die Rundschau hoop ik nu maar dat de lezer aan Vandecasteeles nieu</w:t>
      </w:r>
      <w:r w:rsidRPr="00AD04D8">
        <w:rPr>
          <w:noProof/>
          <w:lang w:val="nl-BE"/>
        </w:rPr>
        <w:softHyphen/>
        <w:t>we en schone collectie evenveel genoegen zal beleven als zijn oude en glun</w:t>
      </w:r>
      <w:r w:rsidRPr="00AD04D8">
        <w:rPr>
          <w:noProof/>
          <w:lang w:val="nl-BE"/>
        </w:rPr>
        <w:softHyphen/>
        <w:t>dere mentor</w:t>
      </w:r>
      <w:r w:rsidR="00D75041">
        <w:rPr>
          <w:noProof/>
          <w:lang w:val="nl-BE"/>
        </w:rPr>
        <w:t>.”</w:t>
      </w:r>
    </w:p>
    <w:p w14:paraId="51BCD0D1" w14:textId="77777777" w:rsidR="00193CDA" w:rsidRPr="00AD04D8" w:rsidRDefault="00193CDA" w:rsidP="00193CDA">
      <w:pPr>
        <w:pStyle w:val="02text"/>
        <w:widowControl/>
        <w:tabs>
          <w:tab w:val="clear" w:pos="852"/>
          <w:tab w:val="left" w:pos="285"/>
        </w:tabs>
        <w:spacing w:before="40"/>
        <w:ind w:left="0"/>
        <w:rPr>
          <w:noProof/>
          <w:lang w:val="nl-BE"/>
        </w:rPr>
      </w:pPr>
      <w:r w:rsidRPr="00AD04D8">
        <w:rPr>
          <w:noProof/>
          <w:lang w:val="nl-BE"/>
        </w:rPr>
        <w:t xml:space="preserve">                           </w:t>
      </w:r>
      <w:r>
        <w:rPr>
          <w:noProof/>
          <w:lang w:val="nl-BE"/>
        </w:rPr>
        <w:t xml:space="preserve">                               </w:t>
      </w:r>
      <w:r w:rsidRPr="00AD04D8">
        <w:rPr>
          <w:noProof/>
          <w:lang w:val="nl-BE"/>
        </w:rPr>
        <w:t xml:space="preserve">                              </w:t>
      </w:r>
      <w:r w:rsidRPr="00AD04D8">
        <w:rPr>
          <w:b/>
          <w:noProof/>
          <w:lang w:val="nl-BE"/>
        </w:rPr>
        <w:t>Julien Vandiest</w:t>
      </w:r>
    </w:p>
    <w:p w14:paraId="53A3BFF6" w14:textId="77777777" w:rsidR="002F4E08" w:rsidRDefault="00193CDA" w:rsidP="002F4E08">
      <w:pPr>
        <w:pStyle w:val="01Title"/>
        <w:widowControl/>
        <w:tabs>
          <w:tab w:val="clear" w:pos="567"/>
          <w:tab w:val="left" w:pos="285"/>
        </w:tabs>
        <w:spacing w:after="200"/>
        <w:ind w:left="0"/>
        <w:rPr>
          <w:noProof/>
          <w:sz w:val="20"/>
          <w:szCs w:val="20"/>
          <w:lang w:val="nl-BE"/>
        </w:rPr>
      </w:pPr>
      <w:r w:rsidRPr="00AD04D8">
        <w:rPr>
          <w:noProof/>
          <w:sz w:val="20"/>
          <w:szCs w:val="20"/>
          <w:lang w:val="nl-BE"/>
        </w:rPr>
        <w:t xml:space="preserve">                                                                       </w:t>
      </w:r>
    </w:p>
    <w:p w14:paraId="4C0818A2" w14:textId="77777777" w:rsidR="005A7F19" w:rsidRDefault="004144DA" w:rsidP="0009641D">
      <w:pPr>
        <w:pStyle w:val="01Title"/>
        <w:widowControl/>
        <w:tabs>
          <w:tab w:val="clear" w:pos="567"/>
          <w:tab w:val="left" w:pos="285"/>
        </w:tabs>
        <w:spacing w:after="200"/>
        <w:ind w:left="0"/>
        <w:jc w:val="both"/>
        <w:rPr>
          <w:noProof/>
          <w:sz w:val="16"/>
          <w:szCs w:val="16"/>
          <w:lang w:val="nl-BE"/>
        </w:rPr>
      </w:pPr>
      <w:r>
        <w:rPr>
          <w:i/>
          <w:noProof/>
          <w:sz w:val="16"/>
          <w:szCs w:val="16"/>
          <w:lang w:val="nl-BE"/>
        </w:rPr>
        <w:t xml:space="preserve">   </w:t>
      </w:r>
      <w:r w:rsidR="0052483E">
        <w:rPr>
          <w:i/>
          <w:noProof/>
          <w:sz w:val="16"/>
          <w:szCs w:val="16"/>
          <w:lang w:val="nl-BE"/>
        </w:rPr>
        <w:t>(1.)</w:t>
      </w:r>
      <w:r w:rsidR="00BC1783">
        <w:rPr>
          <w:noProof/>
          <w:sz w:val="20"/>
          <w:szCs w:val="20"/>
          <w:lang w:val="nl-BE"/>
        </w:rPr>
        <w:t xml:space="preserve"> </w:t>
      </w:r>
      <w:r w:rsidR="00696A5B">
        <w:rPr>
          <w:noProof/>
          <w:sz w:val="16"/>
          <w:szCs w:val="16"/>
          <w:lang w:val="nl-BE"/>
        </w:rPr>
        <w:t xml:space="preserve">Hoe ik miniatuurtjes componeer? </w:t>
      </w:r>
      <w:r w:rsidR="0052483E">
        <w:rPr>
          <w:noProof/>
          <w:sz w:val="16"/>
          <w:szCs w:val="16"/>
          <w:lang w:val="nl-BE"/>
        </w:rPr>
        <w:t xml:space="preserve">Zie: EBUR </w:t>
      </w:r>
      <w:r w:rsidR="00DA0E8D">
        <w:rPr>
          <w:noProof/>
          <w:sz w:val="16"/>
          <w:szCs w:val="16"/>
          <w:lang w:val="nl-BE"/>
        </w:rPr>
        <w:t>pro</w:t>
      </w:r>
      <w:r w:rsidR="00653910">
        <w:rPr>
          <w:noProof/>
          <w:sz w:val="16"/>
          <w:szCs w:val="16"/>
          <w:lang w:val="nl-BE"/>
        </w:rPr>
        <w:t xml:space="preserve">motienummer II </w:t>
      </w:r>
      <w:r w:rsidR="005C4237">
        <w:rPr>
          <w:noProof/>
          <w:sz w:val="16"/>
          <w:szCs w:val="16"/>
          <w:lang w:val="nl-BE"/>
        </w:rPr>
        <w:t>0</w:t>
      </w:r>
      <w:r w:rsidR="00653910">
        <w:rPr>
          <w:noProof/>
          <w:sz w:val="16"/>
          <w:szCs w:val="16"/>
          <w:lang w:val="nl-BE"/>
        </w:rPr>
        <w:t xml:space="preserve">9/1999 </w:t>
      </w:r>
    </w:p>
    <w:p w14:paraId="6DA5D7A4" w14:textId="77777777" w:rsidR="00055DED" w:rsidRPr="005A7F19" w:rsidRDefault="004144DA" w:rsidP="0009641D">
      <w:pPr>
        <w:pStyle w:val="01Title"/>
        <w:widowControl/>
        <w:tabs>
          <w:tab w:val="clear" w:pos="567"/>
          <w:tab w:val="left" w:pos="285"/>
        </w:tabs>
        <w:spacing w:after="200"/>
        <w:ind w:left="0"/>
        <w:jc w:val="both"/>
        <w:rPr>
          <w:noProof/>
          <w:sz w:val="16"/>
          <w:szCs w:val="16"/>
          <w:lang w:val="nl-BE"/>
        </w:rPr>
      </w:pPr>
      <w:r>
        <w:rPr>
          <w:i/>
          <w:noProof/>
          <w:sz w:val="16"/>
          <w:szCs w:val="16"/>
          <w:lang w:val="nl-BE"/>
        </w:rPr>
        <w:t xml:space="preserve">   </w:t>
      </w:r>
      <w:r w:rsidR="0052483E">
        <w:rPr>
          <w:i/>
          <w:noProof/>
          <w:sz w:val="16"/>
          <w:szCs w:val="16"/>
          <w:lang w:val="nl-BE"/>
        </w:rPr>
        <w:t>(2.)</w:t>
      </w:r>
      <w:r w:rsidR="00BC1783">
        <w:rPr>
          <w:b/>
          <w:noProof/>
          <w:sz w:val="20"/>
          <w:szCs w:val="20"/>
          <w:lang w:val="nl-BE"/>
        </w:rPr>
        <w:t xml:space="preserve"> </w:t>
      </w:r>
      <w:r w:rsidR="00193CDA" w:rsidRPr="00AD04D8">
        <w:rPr>
          <w:noProof/>
          <w:sz w:val="16"/>
          <w:szCs w:val="16"/>
          <w:lang w:val="nl-BE"/>
        </w:rPr>
        <w:t>Jammer, maar de uitgave van het cluborgaan E</w:t>
      </w:r>
      <w:r w:rsidR="00055DED">
        <w:rPr>
          <w:noProof/>
          <w:sz w:val="16"/>
          <w:szCs w:val="16"/>
          <w:lang w:val="nl-BE"/>
        </w:rPr>
        <w:t>BUR werd middelerwijl stopgezet</w:t>
      </w:r>
    </w:p>
    <w:p w14:paraId="0E4E91C9" w14:textId="77777777" w:rsidR="00055DED" w:rsidRPr="00BC1783" w:rsidRDefault="00055DED" w:rsidP="00055DED">
      <w:pPr>
        <w:pStyle w:val="01Title"/>
        <w:widowControl/>
        <w:tabs>
          <w:tab w:val="clear" w:pos="567"/>
          <w:tab w:val="left" w:pos="285"/>
        </w:tabs>
        <w:spacing w:after="200"/>
        <w:ind w:left="0"/>
        <w:jc w:val="both"/>
        <w:rPr>
          <w:noProof/>
          <w:sz w:val="16"/>
          <w:szCs w:val="16"/>
          <w:lang w:val="nl-BE"/>
        </w:rPr>
      </w:pPr>
      <w:r w:rsidRPr="00BC1783">
        <w:rPr>
          <w:noProof/>
          <w:sz w:val="16"/>
          <w:szCs w:val="16"/>
          <w:lang w:val="nl-BE"/>
        </w:rPr>
        <w:t xml:space="preserve">                                                                                                                                        </w:t>
      </w:r>
      <w:r w:rsidR="00193CDA" w:rsidRPr="00BC1783">
        <w:rPr>
          <w:noProof/>
          <w:sz w:val="16"/>
          <w:szCs w:val="16"/>
          <w:lang w:val="nl-BE"/>
        </w:rPr>
        <w:t xml:space="preserve"> </w:t>
      </w:r>
      <w:r w:rsidRPr="00BC1783">
        <w:rPr>
          <w:noProof/>
          <w:sz w:val="16"/>
          <w:szCs w:val="16"/>
          <w:lang w:val="nl-BE"/>
        </w:rPr>
        <w:t xml:space="preserve">                                                                                                                          </w:t>
      </w:r>
    </w:p>
    <w:p w14:paraId="773B9260" w14:textId="77777777" w:rsidR="00193CDA" w:rsidRPr="00082649" w:rsidRDefault="00193CDA" w:rsidP="00193CDA">
      <w:pPr>
        <w:pStyle w:val="01Title"/>
        <w:widowControl/>
        <w:tabs>
          <w:tab w:val="clear" w:pos="567"/>
          <w:tab w:val="left" w:pos="285"/>
        </w:tabs>
        <w:spacing w:after="200"/>
        <w:ind w:left="0"/>
        <w:rPr>
          <w:noProof/>
          <w:sz w:val="24"/>
          <w:szCs w:val="24"/>
          <w:lang w:val="nl-BE"/>
        </w:rPr>
      </w:pPr>
    </w:p>
    <w:p w14:paraId="436B5C38" w14:textId="77777777" w:rsidR="00CF1CD0" w:rsidRPr="00CF1CD0" w:rsidRDefault="00193CDA" w:rsidP="00C32714">
      <w:pPr>
        <w:pStyle w:val="01Title"/>
        <w:widowControl/>
        <w:tabs>
          <w:tab w:val="clear" w:pos="567"/>
          <w:tab w:val="left" w:pos="285"/>
        </w:tabs>
        <w:spacing w:after="200"/>
        <w:ind w:left="0"/>
        <w:jc w:val="center"/>
        <w:rPr>
          <w:noProof/>
          <w:lang w:val="nl-BE"/>
        </w:rPr>
      </w:pPr>
      <w:r w:rsidRPr="00CF1CD0">
        <w:rPr>
          <w:noProof/>
          <w:lang w:val="nl-BE"/>
        </w:rPr>
        <w:br w:type="page"/>
      </w:r>
    </w:p>
    <w:p w14:paraId="08BDA730" w14:textId="77777777" w:rsidR="00CF1CD0"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6EC3A3EB"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62745326"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23A6BE7C"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4EE6612E"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772AFC25"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471820DC"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03B176DC"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4A298EB8"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3754F68C"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51831A32"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2D90D8FD"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28E1402C"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64679ECA"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76439E2C"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1B17E251" w14:textId="77777777" w:rsidR="00CF1CD0" w:rsidRPr="00C55FA4" w:rsidRDefault="00CF1CD0" w:rsidP="00C32714">
      <w:pPr>
        <w:pStyle w:val="01Title"/>
        <w:widowControl/>
        <w:tabs>
          <w:tab w:val="clear" w:pos="567"/>
          <w:tab w:val="left" w:pos="285"/>
        </w:tabs>
        <w:spacing w:after="200"/>
        <w:ind w:left="0"/>
        <w:jc w:val="center"/>
        <w:rPr>
          <w:rFonts w:ascii="Copperplate Gothic Bold" w:hAnsi="Copperplate Gothic Bold"/>
          <w:noProof/>
          <w:sz w:val="32"/>
          <w:szCs w:val="32"/>
          <w:lang w:val="nl-BE"/>
        </w:rPr>
      </w:pPr>
    </w:p>
    <w:p w14:paraId="7E51F94A" w14:textId="77777777" w:rsidR="002832DC" w:rsidRPr="00E55131" w:rsidRDefault="002832DC" w:rsidP="00C32714">
      <w:pPr>
        <w:pStyle w:val="01Title"/>
        <w:widowControl/>
        <w:tabs>
          <w:tab w:val="clear" w:pos="567"/>
          <w:tab w:val="left" w:pos="285"/>
        </w:tabs>
        <w:spacing w:after="200"/>
        <w:ind w:left="0"/>
        <w:jc w:val="center"/>
        <w:rPr>
          <w:b/>
          <w:noProof/>
          <w:lang w:val="en-GB"/>
        </w:rPr>
      </w:pPr>
      <w:r w:rsidRPr="00094D94">
        <w:rPr>
          <w:rFonts w:ascii="Copperplate Gothic Bold" w:hAnsi="Copperplate Gothic Bold"/>
          <w:noProof/>
          <w:sz w:val="32"/>
          <w:szCs w:val="32"/>
          <w:lang w:val="en-GB"/>
        </w:rPr>
        <w:lastRenderedPageBreak/>
        <w:t xml:space="preserve">You feel at ease in your command of </w:t>
      </w:r>
      <w:r w:rsidRPr="005120A2">
        <w:rPr>
          <w:rFonts w:ascii="Copperplate Gothic Bold" w:hAnsi="Copperplate Gothic Bold"/>
          <w:noProof/>
          <w:sz w:val="32"/>
          <w:szCs w:val="32"/>
          <w:lang w:val="en-GB"/>
        </w:rPr>
        <w:t>English</w:t>
      </w:r>
      <w:r w:rsidRPr="00E55131">
        <w:rPr>
          <w:b/>
          <w:noProof/>
          <w:sz w:val="32"/>
          <w:szCs w:val="32"/>
          <w:lang w:val="en-GB"/>
        </w:rPr>
        <w:t>?</w:t>
      </w:r>
    </w:p>
    <w:p w14:paraId="29D5911B" w14:textId="77777777" w:rsidR="002832DC" w:rsidRDefault="002832DC" w:rsidP="002832DC">
      <w:pPr>
        <w:pStyle w:val="01Title"/>
        <w:widowControl/>
        <w:tabs>
          <w:tab w:val="clear" w:pos="567"/>
          <w:tab w:val="left" w:pos="285"/>
        </w:tabs>
        <w:spacing w:after="200"/>
        <w:ind w:left="0"/>
        <w:jc w:val="center"/>
        <w:rPr>
          <w:rFonts w:ascii="Copperplate Gothic Bold" w:hAnsi="Copperplate Gothic Bold"/>
          <w:b/>
          <w:noProof/>
          <w:sz w:val="32"/>
          <w:szCs w:val="32"/>
          <w:lang w:val="en-GB"/>
        </w:rPr>
      </w:pPr>
    </w:p>
    <w:p w14:paraId="012C9127" w14:textId="77777777" w:rsidR="009D13C3" w:rsidRDefault="009D13C3" w:rsidP="002832DC">
      <w:pPr>
        <w:pStyle w:val="01Title"/>
        <w:widowControl/>
        <w:tabs>
          <w:tab w:val="clear" w:pos="567"/>
          <w:tab w:val="left" w:pos="285"/>
        </w:tabs>
        <w:spacing w:after="200"/>
        <w:ind w:left="0"/>
        <w:jc w:val="center"/>
        <w:rPr>
          <w:rFonts w:ascii="Copperplate Gothic Bold" w:hAnsi="Copperplate Gothic Bold"/>
          <w:b/>
          <w:noProof/>
          <w:sz w:val="32"/>
          <w:szCs w:val="32"/>
          <w:lang w:val="en-GB"/>
        </w:rPr>
      </w:pPr>
    </w:p>
    <w:p w14:paraId="25C93E91" w14:textId="77777777" w:rsidR="009D13C3" w:rsidRDefault="009D13C3" w:rsidP="002832DC">
      <w:pPr>
        <w:pStyle w:val="01Title"/>
        <w:widowControl/>
        <w:tabs>
          <w:tab w:val="clear" w:pos="567"/>
          <w:tab w:val="left" w:pos="285"/>
        </w:tabs>
        <w:spacing w:after="200"/>
        <w:ind w:left="0"/>
        <w:jc w:val="center"/>
        <w:rPr>
          <w:rFonts w:ascii="Copperplate Gothic Bold" w:hAnsi="Copperplate Gothic Bold"/>
          <w:b/>
          <w:noProof/>
          <w:sz w:val="32"/>
          <w:szCs w:val="32"/>
          <w:lang w:val="en-GB"/>
        </w:rPr>
      </w:pPr>
    </w:p>
    <w:p w14:paraId="3471F966" w14:textId="77777777" w:rsidR="009D13C3" w:rsidRDefault="009D13C3" w:rsidP="002832DC">
      <w:pPr>
        <w:pStyle w:val="01Title"/>
        <w:widowControl/>
        <w:tabs>
          <w:tab w:val="clear" w:pos="567"/>
          <w:tab w:val="left" w:pos="285"/>
        </w:tabs>
        <w:spacing w:after="200"/>
        <w:ind w:left="0"/>
        <w:jc w:val="center"/>
        <w:rPr>
          <w:rFonts w:ascii="Copperplate Gothic Bold" w:hAnsi="Copperplate Gothic Bold"/>
          <w:b/>
          <w:noProof/>
          <w:sz w:val="32"/>
          <w:szCs w:val="32"/>
          <w:lang w:val="en-GB"/>
        </w:rPr>
      </w:pPr>
    </w:p>
    <w:p w14:paraId="1379904B" w14:textId="77777777" w:rsidR="009D13C3" w:rsidRDefault="009D13C3" w:rsidP="002832DC">
      <w:pPr>
        <w:pStyle w:val="01Title"/>
        <w:widowControl/>
        <w:tabs>
          <w:tab w:val="clear" w:pos="567"/>
          <w:tab w:val="left" w:pos="285"/>
        </w:tabs>
        <w:spacing w:after="200"/>
        <w:ind w:left="0"/>
        <w:jc w:val="center"/>
        <w:rPr>
          <w:rFonts w:ascii="Copperplate Gothic Bold" w:hAnsi="Copperplate Gothic Bold"/>
          <w:b/>
          <w:noProof/>
          <w:sz w:val="32"/>
          <w:szCs w:val="32"/>
          <w:lang w:val="en-GB"/>
        </w:rPr>
      </w:pPr>
    </w:p>
    <w:p w14:paraId="39A13AFE" w14:textId="77777777" w:rsidR="009D13C3" w:rsidRPr="007648C6" w:rsidRDefault="009D13C3" w:rsidP="002832DC">
      <w:pPr>
        <w:pStyle w:val="01Title"/>
        <w:widowControl/>
        <w:tabs>
          <w:tab w:val="clear" w:pos="567"/>
          <w:tab w:val="left" w:pos="285"/>
        </w:tabs>
        <w:spacing w:after="200"/>
        <w:ind w:left="0"/>
        <w:jc w:val="center"/>
        <w:rPr>
          <w:rFonts w:ascii="Copperplate Gothic Bold" w:hAnsi="Copperplate Gothic Bold"/>
          <w:b/>
          <w:noProof/>
          <w:color w:val="FF0000"/>
          <w:sz w:val="32"/>
          <w:szCs w:val="32"/>
          <w:lang w:val="en-GB"/>
        </w:rPr>
      </w:pPr>
    </w:p>
    <w:p w14:paraId="7960E4C5" w14:textId="77777777" w:rsidR="009D13C3" w:rsidRDefault="00001255" w:rsidP="00001255">
      <w:pPr>
        <w:pStyle w:val="01Title"/>
        <w:widowControl/>
        <w:tabs>
          <w:tab w:val="clear" w:pos="567"/>
          <w:tab w:val="left" w:pos="1785"/>
        </w:tabs>
        <w:spacing w:after="200"/>
        <w:ind w:left="0"/>
        <w:rPr>
          <w:rFonts w:ascii="Copperplate Gothic Bold" w:hAnsi="Copperplate Gothic Bold"/>
          <w:b/>
          <w:noProof/>
          <w:sz w:val="32"/>
          <w:szCs w:val="32"/>
          <w:lang w:val="en-GB"/>
        </w:rPr>
      </w:pPr>
      <w:r>
        <w:rPr>
          <w:rFonts w:ascii="Copperplate Gothic Bold" w:hAnsi="Copperplate Gothic Bold"/>
          <w:b/>
          <w:noProof/>
          <w:sz w:val="32"/>
          <w:szCs w:val="32"/>
          <w:lang w:val="en-GB"/>
        </w:rPr>
        <w:tab/>
      </w:r>
    </w:p>
    <w:p w14:paraId="15354E75" w14:textId="77777777" w:rsidR="00001255" w:rsidRDefault="00001255" w:rsidP="00001255">
      <w:pPr>
        <w:pStyle w:val="01Title"/>
        <w:widowControl/>
        <w:tabs>
          <w:tab w:val="clear" w:pos="567"/>
          <w:tab w:val="left" w:pos="1785"/>
        </w:tabs>
        <w:spacing w:after="200"/>
        <w:ind w:left="0"/>
        <w:rPr>
          <w:rFonts w:ascii="Copperplate Gothic Bold" w:hAnsi="Copperplate Gothic Bold"/>
          <w:b/>
          <w:noProof/>
          <w:sz w:val="32"/>
          <w:szCs w:val="32"/>
          <w:lang w:val="en-GB"/>
        </w:rPr>
      </w:pPr>
    </w:p>
    <w:p w14:paraId="390F9FC4" w14:textId="77777777" w:rsidR="00001255" w:rsidRDefault="00001255" w:rsidP="00001255">
      <w:pPr>
        <w:pStyle w:val="01Title"/>
        <w:widowControl/>
        <w:tabs>
          <w:tab w:val="clear" w:pos="567"/>
          <w:tab w:val="left" w:pos="1785"/>
        </w:tabs>
        <w:spacing w:after="200"/>
        <w:ind w:left="0"/>
        <w:rPr>
          <w:rFonts w:ascii="Copperplate Gothic Bold" w:hAnsi="Copperplate Gothic Bold"/>
          <w:b/>
          <w:noProof/>
          <w:sz w:val="32"/>
          <w:szCs w:val="32"/>
          <w:lang w:val="en-GB"/>
        </w:rPr>
      </w:pPr>
    </w:p>
    <w:p w14:paraId="27710410" w14:textId="77777777" w:rsidR="00001255" w:rsidRDefault="00001255" w:rsidP="00001255">
      <w:pPr>
        <w:pStyle w:val="01Title"/>
        <w:widowControl/>
        <w:tabs>
          <w:tab w:val="clear" w:pos="567"/>
          <w:tab w:val="left" w:pos="1785"/>
        </w:tabs>
        <w:spacing w:after="200"/>
        <w:ind w:left="0"/>
        <w:rPr>
          <w:rFonts w:ascii="Copperplate Gothic Bold" w:hAnsi="Copperplate Gothic Bold"/>
          <w:b/>
          <w:noProof/>
          <w:sz w:val="32"/>
          <w:szCs w:val="32"/>
          <w:lang w:val="en-GB"/>
        </w:rPr>
      </w:pPr>
    </w:p>
    <w:p w14:paraId="35B595D5" w14:textId="77777777" w:rsidR="00001255" w:rsidRDefault="00001255" w:rsidP="00001255">
      <w:pPr>
        <w:pStyle w:val="01Title"/>
        <w:widowControl/>
        <w:tabs>
          <w:tab w:val="clear" w:pos="567"/>
          <w:tab w:val="left" w:pos="1785"/>
        </w:tabs>
        <w:spacing w:after="200"/>
        <w:ind w:left="0"/>
        <w:rPr>
          <w:rFonts w:ascii="Copperplate Gothic Bold" w:hAnsi="Copperplate Gothic Bold"/>
          <w:b/>
          <w:noProof/>
          <w:sz w:val="32"/>
          <w:szCs w:val="32"/>
          <w:lang w:val="en-GB"/>
        </w:rPr>
      </w:pPr>
    </w:p>
    <w:p w14:paraId="1241D2D1" w14:textId="77777777" w:rsidR="00E060C4" w:rsidRPr="007648C6" w:rsidRDefault="007648C6" w:rsidP="007648C6">
      <w:pPr>
        <w:pStyle w:val="01Title"/>
        <w:widowControl/>
        <w:tabs>
          <w:tab w:val="clear" w:pos="567"/>
          <w:tab w:val="left" w:pos="5670"/>
        </w:tabs>
        <w:spacing w:after="200"/>
        <w:ind w:left="0"/>
        <w:rPr>
          <w:rFonts w:ascii="Copperplate Gothic Bold" w:hAnsi="Copperplate Gothic Bold"/>
          <w:b/>
          <w:noProof/>
          <w:color w:val="FF0000"/>
          <w:sz w:val="32"/>
          <w:szCs w:val="32"/>
          <w:lang w:val="en-GB"/>
        </w:rPr>
      </w:pPr>
      <w:r>
        <w:rPr>
          <w:rFonts w:ascii="Copperplate Gothic Bold" w:hAnsi="Copperplate Gothic Bold"/>
          <w:b/>
          <w:noProof/>
          <w:sz w:val="32"/>
          <w:szCs w:val="32"/>
          <w:lang w:val="en-GB"/>
        </w:rPr>
        <w:tab/>
      </w:r>
    </w:p>
    <w:p w14:paraId="02414584" w14:textId="77777777" w:rsidR="00E060C4" w:rsidRDefault="00EE0000" w:rsidP="00E060C4">
      <w:pPr>
        <w:pStyle w:val="01Title"/>
        <w:widowControl/>
        <w:tabs>
          <w:tab w:val="clear" w:pos="567"/>
          <w:tab w:val="left" w:pos="285"/>
        </w:tabs>
        <w:spacing w:after="200"/>
        <w:ind w:left="0"/>
        <w:rPr>
          <w:rFonts w:ascii="Copperplate Gothic Bold" w:hAnsi="Copperplate Gothic Bold"/>
          <w:b/>
          <w:noProof/>
          <w:sz w:val="32"/>
          <w:szCs w:val="32"/>
          <w:lang w:val="en-GB"/>
        </w:rPr>
      </w:pPr>
      <w:r>
        <w:object w:dxaOrig="10939" w:dyaOrig="2743" w14:anchorId="52C00582">
          <v:shape id="_x0000_i1026" type="#_x0000_t75" style="width:333.95pt;height:88.6pt" o:ole="">
            <v:imagedata r:id="rId11" o:title=""/>
          </v:shape>
          <o:OLEObject Type="Embed" ProgID="CorelDRAW.Graphic.12" ShapeID="_x0000_i1026" DrawAspect="Content" ObjectID="_1587467463" r:id="rId12"/>
        </w:object>
      </w:r>
    </w:p>
    <w:p w14:paraId="1D14852A" w14:textId="77777777" w:rsidR="002832DC" w:rsidRPr="00C039CA" w:rsidRDefault="004C32D7" w:rsidP="00C039CA">
      <w:pPr>
        <w:pStyle w:val="02text"/>
        <w:widowControl/>
        <w:tabs>
          <w:tab w:val="clear" w:pos="852"/>
          <w:tab w:val="left" w:pos="285"/>
        </w:tabs>
        <w:ind w:left="0" w:firstLine="0"/>
        <w:rPr>
          <w:rFonts w:cs="Times New Roman"/>
          <w:noProof/>
          <w:lang w:val="en-GB"/>
        </w:rPr>
      </w:pPr>
      <w:r>
        <w:rPr>
          <w:noProof/>
          <w:lang w:val="en-GB"/>
        </w:rPr>
        <w:lastRenderedPageBreak/>
        <w:t xml:space="preserve">   </w:t>
      </w:r>
      <w:r w:rsidR="00D75041">
        <w:rPr>
          <w:noProof/>
          <w:lang w:val="en-GB"/>
        </w:rPr>
        <w:t>“</w:t>
      </w:r>
      <w:r w:rsidR="002832DC" w:rsidRPr="00C039CA">
        <w:rPr>
          <w:noProof/>
          <w:lang w:val="en-GB"/>
        </w:rPr>
        <w:t xml:space="preserve">Then time has come for the endgame addict you hopefully are to </w:t>
      </w:r>
      <w:r w:rsidR="0000051B">
        <w:rPr>
          <w:noProof/>
          <w:lang w:val="en-GB"/>
        </w:rPr>
        <w:t>-</w:t>
      </w:r>
      <w:r w:rsidR="002832DC" w:rsidRPr="00C039CA">
        <w:rPr>
          <w:noProof/>
          <w:lang w:val="en-GB"/>
        </w:rPr>
        <w:t xml:space="preserve">win a few </w:t>
      </w:r>
      <w:r w:rsidR="002832DC" w:rsidRPr="00C039CA">
        <w:rPr>
          <w:iCs/>
          <w:noProof/>
          <w:lang w:val="en-GB"/>
        </w:rPr>
        <w:t xml:space="preserve">tempi </w:t>
      </w:r>
      <w:r w:rsidR="002832DC" w:rsidRPr="00C039CA">
        <w:rPr>
          <w:rFonts w:cs="Times New Roman"/>
          <w:noProof/>
          <w:lang w:val="en-GB"/>
        </w:rPr>
        <w:t>by simply skipping the forgoing text in Dutch. Protocol prescribes no remorse for leaving these pages to their intricacies.</w:t>
      </w:r>
      <w:r w:rsidR="002832DC" w:rsidRPr="00C039CA">
        <w:rPr>
          <w:rFonts w:cs="Times New Roman"/>
          <w:iCs/>
          <w:noProof/>
          <w:lang w:val="en-GB"/>
        </w:rPr>
        <w:t xml:space="preserve"> </w:t>
      </w:r>
      <w:r w:rsidR="002832DC" w:rsidRPr="00C039CA">
        <w:rPr>
          <w:rFonts w:cs="Times New Roman"/>
          <w:noProof/>
          <w:lang w:val="en-GB"/>
        </w:rPr>
        <w:t>Better favour a short panoramic vista upon matters involved.</w:t>
      </w:r>
    </w:p>
    <w:p w14:paraId="3745562E" w14:textId="77777777" w:rsidR="002832DC" w:rsidRPr="001D6918" w:rsidRDefault="002832DC" w:rsidP="002832DC">
      <w:pPr>
        <w:pStyle w:val="02text"/>
        <w:widowControl/>
        <w:tabs>
          <w:tab w:val="clear" w:pos="852"/>
          <w:tab w:val="left" w:pos="285"/>
        </w:tabs>
        <w:ind w:left="0"/>
        <w:rPr>
          <w:rFonts w:cs="Times New Roman"/>
          <w:noProof/>
          <w:lang w:val="en-GB"/>
        </w:rPr>
      </w:pPr>
    </w:p>
    <w:p w14:paraId="7A07FCD9" w14:textId="77777777" w:rsidR="002832DC" w:rsidRPr="001D6918" w:rsidRDefault="002832DC" w:rsidP="002832DC">
      <w:pPr>
        <w:pStyle w:val="02text"/>
        <w:widowControl/>
        <w:tabs>
          <w:tab w:val="clear" w:pos="852"/>
          <w:tab w:val="left" w:pos="285"/>
        </w:tabs>
        <w:ind w:left="0" w:firstLine="0"/>
        <w:rPr>
          <w:rFonts w:cs="Times New Roman"/>
          <w:noProof/>
          <w:lang w:val="en-GB"/>
        </w:rPr>
      </w:pPr>
      <w:r>
        <w:rPr>
          <w:rFonts w:cs="Times New Roman"/>
          <w:noProof/>
          <w:lang w:val="en-GB"/>
        </w:rPr>
        <w:t xml:space="preserve">   </w:t>
      </w:r>
      <w:r w:rsidRPr="001D6918">
        <w:rPr>
          <w:noProof/>
          <w:lang w:val="en-GB"/>
        </w:rPr>
        <w:t>Concede at once, then, that one may be very fond of a good friend, main</w:t>
      </w:r>
      <w:r w:rsidR="009152A8">
        <w:rPr>
          <w:noProof/>
          <w:lang w:val="en-GB"/>
        </w:rPr>
        <w:t>-</w:t>
      </w:r>
      <w:r w:rsidRPr="001D6918">
        <w:rPr>
          <w:noProof/>
          <w:lang w:val="en-GB"/>
        </w:rPr>
        <w:t>ly on behalf of the fellow’s warm personality and amiable character. Espe</w:t>
      </w:r>
      <w:r w:rsidR="009152A8">
        <w:rPr>
          <w:noProof/>
          <w:lang w:val="en-GB"/>
        </w:rPr>
        <w:t>-</w:t>
      </w:r>
      <w:r w:rsidRPr="001D6918">
        <w:rPr>
          <w:noProof/>
          <w:lang w:val="en-GB"/>
        </w:rPr>
        <w:t>cially so, when the quality of the relation has succeeded in keeping itself unchal</w:t>
      </w:r>
      <w:r w:rsidRPr="001D6918">
        <w:rPr>
          <w:noProof/>
          <w:lang w:val="en-GB"/>
        </w:rPr>
        <w:softHyphen/>
        <w:t>lenged for more than half a century. And when, as in the case, fond</w:t>
      </w:r>
      <w:r w:rsidR="009152A8">
        <w:rPr>
          <w:noProof/>
          <w:lang w:val="en-GB"/>
        </w:rPr>
        <w:t>-</w:t>
      </w:r>
      <w:r w:rsidRPr="001D6918">
        <w:rPr>
          <w:noProof/>
          <w:lang w:val="en-GB"/>
        </w:rPr>
        <w:t>ness has constantly be matched by beholding imposing creativity, rejoicing is quite na</w:t>
      </w:r>
      <w:r w:rsidRPr="001D6918">
        <w:rPr>
          <w:noProof/>
          <w:lang w:val="en-GB"/>
        </w:rPr>
        <w:softHyphen/>
        <w:t>turally at its peak.</w:t>
      </w:r>
    </w:p>
    <w:p w14:paraId="1F7BFE61" w14:textId="77777777" w:rsidR="002832DC" w:rsidRPr="001D6918" w:rsidRDefault="002832DC" w:rsidP="002832DC">
      <w:pPr>
        <w:pStyle w:val="02text"/>
        <w:widowControl/>
        <w:tabs>
          <w:tab w:val="clear" w:pos="852"/>
          <w:tab w:val="left" w:pos="285"/>
        </w:tabs>
        <w:spacing w:before="40"/>
        <w:ind w:left="0"/>
        <w:rPr>
          <w:noProof/>
          <w:lang w:val="en-GB"/>
        </w:rPr>
      </w:pPr>
    </w:p>
    <w:p w14:paraId="72DA984A" w14:textId="77777777" w:rsidR="002832DC" w:rsidRPr="001D6918" w:rsidRDefault="002832DC" w:rsidP="002832DC">
      <w:pPr>
        <w:pStyle w:val="02text"/>
        <w:widowControl/>
        <w:tabs>
          <w:tab w:val="clear" w:pos="852"/>
          <w:tab w:val="left" w:pos="285"/>
        </w:tabs>
        <w:spacing w:before="40"/>
        <w:ind w:left="0" w:firstLine="0"/>
        <w:rPr>
          <w:rFonts w:cs="Times New Roman"/>
          <w:noProof/>
          <w:lang w:val="en-GB"/>
        </w:rPr>
      </w:pPr>
      <w:r>
        <w:rPr>
          <w:noProof/>
          <w:lang w:val="en-GB"/>
        </w:rPr>
        <w:t xml:space="preserve">   </w:t>
      </w:r>
      <w:r w:rsidRPr="001D6918">
        <w:rPr>
          <w:noProof/>
          <w:lang w:val="en-GB"/>
        </w:rPr>
        <w:t>This is to say that the author of this book, Ignace Vandecasteele, is enti-tled to more than normal consideration. In his prime he has been a succesful inte</w:t>
      </w:r>
      <w:r w:rsidRPr="001D6918">
        <w:rPr>
          <w:noProof/>
          <w:lang w:val="en-GB"/>
        </w:rPr>
        <w:softHyphen/>
        <w:t xml:space="preserve">rior architect, while </w:t>
      </w:r>
      <w:r w:rsidRPr="001D6918">
        <w:rPr>
          <w:i/>
          <w:iCs/>
          <w:noProof/>
          <w:lang w:val="en-GB"/>
        </w:rPr>
        <w:t xml:space="preserve">in private </w:t>
      </w:r>
      <w:r w:rsidRPr="001D6918">
        <w:rPr>
          <w:rFonts w:cs="Times New Roman"/>
          <w:noProof/>
          <w:lang w:val="en-GB"/>
        </w:rPr>
        <w:t>he has cultivated endgame composing all the way long. I sometimes indecently wonder if the professional in him has not fi</w:t>
      </w:r>
      <w:r w:rsidRPr="001D6918">
        <w:rPr>
          <w:rFonts w:cs="Times New Roman"/>
          <w:noProof/>
          <w:lang w:val="en-GB"/>
        </w:rPr>
        <w:softHyphen/>
        <w:t>nally be outclassed by … the finalist. However that may be, fact is that my good friend Ignace would soon be hailed as one of the finest miniaturists of his generation. Bear witness to this evaluation, the numerous prizes, menti</w:t>
      </w:r>
      <w:r w:rsidRPr="001D6918">
        <w:rPr>
          <w:rFonts w:cs="Times New Roman"/>
          <w:noProof/>
          <w:lang w:val="en-GB"/>
        </w:rPr>
        <w:softHyphen/>
        <w:t>ons and commendations he keeps bringing home from im</w:t>
      </w:r>
      <w:r w:rsidR="009152A8">
        <w:rPr>
          <w:rFonts w:cs="Times New Roman"/>
          <w:noProof/>
          <w:lang w:val="en-GB"/>
        </w:rPr>
        <w:t>portant inte</w:t>
      </w:r>
      <w:r w:rsidR="00082059">
        <w:rPr>
          <w:rFonts w:cs="Times New Roman"/>
          <w:noProof/>
          <w:lang w:val="en-GB"/>
        </w:rPr>
        <w:t>r-</w:t>
      </w:r>
      <w:r w:rsidRPr="001D6918">
        <w:rPr>
          <w:rFonts w:cs="Times New Roman"/>
          <w:noProof/>
          <w:lang w:val="en-GB"/>
        </w:rPr>
        <w:t>national endgame tourneys. As for the praise bestowed on him by ex</w:t>
      </w:r>
      <w:r w:rsidR="00082059">
        <w:rPr>
          <w:rFonts w:cs="Times New Roman"/>
          <w:noProof/>
          <w:lang w:val="en-GB"/>
        </w:rPr>
        <w:t>r</w:t>
      </w:r>
      <w:r w:rsidRPr="001D6918">
        <w:rPr>
          <w:rFonts w:cs="Times New Roman"/>
          <w:noProof/>
          <w:lang w:val="en-GB"/>
        </w:rPr>
        <w:t>perts</w:t>
      </w:r>
      <w:r w:rsidR="00082059">
        <w:rPr>
          <w:rFonts w:cs="Times New Roman"/>
          <w:noProof/>
          <w:lang w:val="en-GB"/>
        </w:rPr>
        <w:t>.</w:t>
      </w:r>
    </w:p>
    <w:p w14:paraId="471152E8" w14:textId="77777777" w:rsidR="002832DC" w:rsidRPr="001D6918" w:rsidRDefault="002832DC" w:rsidP="002832DC">
      <w:pPr>
        <w:pStyle w:val="02text"/>
        <w:widowControl/>
        <w:tabs>
          <w:tab w:val="clear" w:pos="852"/>
          <w:tab w:val="left" w:pos="285"/>
        </w:tabs>
        <w:spacing w:before="40"/>
        <w:ind w:left="0"/>
        <w:rPr>
          <w:noProof/>
          <w:lang w:val="en-GB"/>
        </w:rPr>
      </w:pPr>
    </w:p>
    <w:p w14:paraId="7EA66A37" w14:textId="77777777" w:rsidR="002832DC" w:rsidRPr="001D6918" w:rsidRDefault="002832DC" w:rsidP="002832DC">
      <w:pPr>
        <w:pStyle w:val="02text"/>
        <w:widowControl/>
        <w:tabs>
          <w:tab w:val="clear" w:pos="852"/>
          <w:tab w:val="left" w:pos="285"/>
        </w:tabs>
        <w:spacing w:before="40"/>
        <w:ind w:left="0" w:firstLine="0"/>
        <w:rPr>
          <w:rFonts w:cs="Times New Roman"/>
          <w:noProof/>
          <w:lang w:val="en-GB"/>
        </w:rPr>
      </w:pPr>
      <w:r>
        <w:rPr>
          <w:noProof/>
          <w:lang w:val="en-GB"/>
        </w:rPr>
        <w:t xml:space="preserve">   </w:t>
      </w:r>
      <w:r w:rsidRPr="001D6918">
        <w:rPr>
          <w:noProof/>
          <w:lang w:val="en-GB"/>
        </w:rPr>
        <w:t>Now several of his queen studies are bright ones, to be sure, but Ignace is undoubtedly at his best when putting up white bishops and/or knights against their black colleagues, with every now and then a black rook (with or without pawns) to undergo decisive molesting. In this, his field, he has created some real masterpieces. But do not expect from him</w:t>
      </w:r>
      <w:r w:rsidR="0031758C">
        <w:rPr>
          <w:noProof/>
          <w:lang w:val="en-GB"/>
        </w:rPr>
        <w:t xml:space="preserve"> a battle after sensational out</w:t>
      </w:r>
      <w:r w:rsidRPr="001D6918">
        <w:rPr>
          <w:noProof/>
          <w:lang w:val="en-GB"/>
        </w:rPr>
        <w:t>comings. Nor does he have a weakness for manoeuvres of</w:t>
      </w:r>
      <w:r>
        <w:rPr>
          <w:noProof/>
          <w:lang w:val="en-GB"/>
        </w:rPr>
        <w:t xml:space="preserve"> an outspoken ro</w:t>
      </w:r>
      <w:r>
        <w:rPr>
          <w:noProof/>
          <w:lang w:val="en-GB"/>
        </w:rPr>
        <w:softHyphen/>
        <w:t xml:space="preserve">mantic nature. </w:t>
      </w:r>
      <w:r w:rsidRPr="001D6918">
        <w:rPr>
          <w:noProof/>
          <w:lang w:val="en-GB"/>
        </w:rPr>
        <w:t xml:space="preserve">The classicist in him, </w:t>
      </w:r>
      <w:r w:rsidRPr="001D6918">
        <w:rPr>
          <w:i/>
          <w:iCs/>
          <w:noProof/>
          <w:lang w:val="en-GB"/>
        </w:rPr>
        <w:t xml:space="preserve">Bohemian style, </w:t>
      </w:r>
      <w:r w:rsidRPr="001D6918">
        <w:rPr>
          <w:rFonts w:cs="Times New Roman"/>
          <w:noProof/>
          <w:lang w:val="en-GB"/>
        </w:rPr>
        <w:t xml:space="preserve">remains allergic to such rather </w:t>
      </w:r>
      <w:r w:rsidRPr="001D6918">
        <w:rPr>
          <w:rFonts w:cs="Times New Roman"/>
          <w:i/>
          <w:iCs/>
          <w:noProof/>
          <w:lang w:val="en-GB"/>
        </w:rPr>
        <w:t xml:space="preserve">vulgar </w:t>
      </w:r>
      <w:r w:rsidRPr="001D6918">
        <w:rPr>
          <w:rFonts w:cs="Times New Roman"/>
          <w:noProof/>
          <w:lang w:val="en-GB"/>
        </w:rPr>
        <w:t>proceedings. No, what he is constantly aiming at is a quietly looking, but in fact very sharp exposé of hidden possibilities the battling pie</w:t>
      </w:r>
      <w:r w:rsidRPr="001D6918">
        <w:rPr>
          <w:rFonts w:cs="Times New Roman"/>
          <w:noProof/>
          <w:lang w:val="en-GB"/>
        </w:rPr>
        <w:softHyphen/>
        <w:t>ces can boast of. At his eighty, Ignace still is a sturdy fellow, but his compo</w:t>
      </w:r>
      <w:r w:rsidRPr="001D6918">
        <w:rPr>
          <w:rFonts w:cs="Times New Roman"/>
          <w:noProof/>
          <w:lang w:val="en-GB"/>
        </w:rPr>
        <w:softHyphen/>
        <w:t xml:space="preserve">sing abilities remain indebted to the finesses, regularly called for by the practice of unwavering logic.This outstanding quality of his always leads to </w:t>
      </w:r>
      <w:r w:rsidRPr="001D6918">
        <w:rPr>
          <w:rFonts w:cs="Times New Roman"/>
          <w:i/>
          <w:iCs/>
          <w:noProof/>
          <w:lang w:val="en-GB"/>
        </w:rPr>
        <w:t xml:space="preserve">elegance </w:t>
      </w:r>
      <w:r w:rsidRPr="001D6918">
        <w:rPr>
          <w:rFonts w:cs="Times New Roman"/>
          <w:noProof/>
          <w:lang w:val="en-GB"/>
        </w:rPr>
        <w:t xml:space="preserve">in bringing forth solutions partaking to what may be called </w:t>
      </w:r>
      <w:r w:rsidRPr="001D6918">
        <w:rPr>
          <w:rFonts w:cs="Times New Roman"/>
          <w:i/>
          <w:iCs/>
          <w:noProof/>
          <w:lang w:val="en-GB"/>
        </w:rPr>
        <w:t>boyish buoyancy</w:t>
      </w:r>
      <w:r w:rsidRPr="001D6918">
        <w:rPr>
          <w:rFonts w:cs="Times New Roman"/>
          <w:noProof/>
          <w:lang w:val="en-GB"/>
        </w:rPr>
        <w:t>. A Vandecasteele, in short, is al</w:t>
      </w:r>
      <w:r w:rsidR="00D608D3">
        <w:rPr>
          <w:rFonts w:cs="Times New Roman"/>
          <w:noProof/>
          <w:lang w:val="en-GB"/>
        </w:rPr>
        <w:t xml:space="preserve">ways </w:t>
      </w:r>
      <w:r w:rsidRPr="001D6918">
        <w:rPr>
          <w:rFonts w:cs="Times New Roman"/>
          <w:noProof/>
          <w:lang w:val="en-GB"/>
        </w:rPr>
        <w:t>a model of enligh</w:t>
      </w:r>
      <w:r w:rsidR="00082059">
        <w:rPr>
          <w:rFonts w:cs="Times New Roman"/>
          <w:noProof/>
          <w:lang w:val="en-GB"/>
        </w:rPr>
        <w:t>-</w:t>
      </w:r>
      <w:r w:rsidRPr="001D6918">
        <w:rPr>
          <w:rFonts w:cs="Times New Roman"/>
          <w:noProof/>
          <w:lang w:val="en-GB"/>
        </w:rPr>
        <w:t>tening light</w:t>
      </w:r>
      <w:r w:rsidRPr="001D6918">
        <w:rPr>
          <w:rFonts w:cs="Times New Roman"/>
          <w:noProof/>
          <w:lang w:val="en-GB"/>
        </w:rPr>
        <w:softHyphen/>
        <w:t xml:space="preserve">ness. Hence Ignace’s sudden kinship with Keats, for also </w:t>
      </w:r>
      <w:r w:rsidRPr="001D6918">
        <w:rPr>
          <w:rFonts w:cs="Times New Roman"/>
          <w:i/>
          <w:iCs/>
          <w:noProof/>
          <w:lang w:val="en-GB"/>
        </w:rPr>
        <w:t xml:space="preserve">his things of beauty </w:t>
      </w:r>
      <w:r w:rsidRPr="001D6918">
        <w:rPr>
          <w:rFonts w:cs="Times New Roman"/>
          <w:noProof/>
          <w:lang w:val="en-GB"/>
        </w:rPr>
        <w:t xml:space="preserve">may be called </w:t>
      </w:r>
      <w:r w:rsidRPr="001D6918">
        <w:rPr>
          <w:rFonts w:cs="Times New Roman"/>
          <w:i/>
          <w:iCs/>
          <w:noProof/>
          <w:lang w:val="en-GB"/>
        </w:rPr>
        <w:t>a joy for ever</w:t>
      </w:r>
      <w:r w:rsidRPr="001D6918">
        <w:rPr>
          <w:rFonts w:cs="Times New Roman"/>
          <w:noProof/>
          <w:lang w:val="en-GB"/>
        </w:rPr>
        <w:t>.</w:t>
      </w:r>
    </w:p>
    <w:p w14:paraId="5145BB50" w14:textId="77777777" w:rsidR="00082059" w:rsidRDefault="00082059" w:rsidP="002832DC">
      <w:pPr>
        <w:pStyle w:val="02text"/>
        <w:widowControl/>
        <w:tabs>
          <w:tab w:val="clear" w:pos="852"/>
          <w:tab w:val="left" w:pos="285"/>
        </w:tabs>
        <w:spacing w:before="40"/>
        <w:ind w:left="0" w:firstLine="0"/>
        <w:rPr>
          <w:noProof/>
          <w:lang w:val="en-GB"/>
        </w:rPr>
      </w:pPr>
    </w:p>
    <w:p w14:paraId="7B2FC54C" w14:textId="77777777" w:rsidR="002832DC" w:rsidRPr="001A0CF8" w:rsidRDefault="002832DC" w:rsidP="002832DC">
      <w:pPr>
        <w:pStyle w:val="02text"/>
        <w:widowControl/>
        <w:tabs>
          <w:tab w:val="clear" w:pos="852"/>
          <w:tab w:val="left" w:pos="285"/>
        </w:tabs>
        <w:spacing w:before="40"/>
        <w:ind w:left="0" w:firstLine="0"/>
        <w:rPr>
          <w:noProof/>
          <w:lang w:val="en-GB"/>
        </w:rPr>
      </w:pPr>
      <w:r>
        <w:rPr>
          <w:noProof/>
          <w:lang w:val="en-GB"/>
        </w:rPr>
        <w:lastRenderedPageBreak/>
        <w:t xml:space="preserve">   </w:t>
      </w:r>
      <w:r w:rsidRPr="001D6918">
        <w:rPr>
          <w:noProof/>
          <w:lang w:val="en-GB"/>
        </w:rPr>
        <w:t xml:space="preserve">Up till now Ignace has published two books containing his </w:t>
      </w:r>
      <w:r w:rsidRPr="001D6918">
        <w:rPr>
          <w:i/>
          <w:iCs/>
          <w:noProof/>
          <w:lang w:val="en-GB"/>
        </w:rPr>
        <w:t>chosen child</w:t>
      </w:r>
      <w:r w:rsidRPr="001D6918">
        <w:rPr>
          <w:i/>
          <w:iCs/>
          <w:noProof/>
          <w:lang w:val="en-GB"/>
        </w:rPr>
        <w:softHyphen/>
        <w:t xml:space="preserve">ren. </w:t>
      </w:r>
      <w:r w:rsidRPr="001D6918">
        <w:rPr>
          <w:rFonts w:cs="Times New Roman"/>
          <w:noProof/>
          <w:lang w:val="en-GB"/>
        </w:rPr>
        <w:t xml:space="preserve">The first one </w:t>
      </w:r>
      <w:r w:rsidRPr="001D6918">
        <w:rPr>
          <w:rFonts w:cs="Times New Roman"/>
          <w:i/>
          <w:iCs/>
          <w:noProof/>
          <w:lang w:val="en-GB"/>
        </w:rPr>
        <w:t xml:space="preserve">64 Studies op 64 Velden </w:t>
      </w:r>
      <w:r w:rsidRPr="001D6918">
        <w:rPr>
          <w:rFonts w:cs="Times New Roman"/>
          <w:noProof/>
          <w:lang w:val="en-GB"/>
        </w:rPr>
        <w:t xml:space="preserve">(no translation needed, I guess), was published in 1994 and shows us his major output from the start on. </w:t>
      </w:r>
      <w:r w:rsidRPr="001D6918">
        <w:rPr>
          <w:rFonts w:cs="Times New Roman"/>
          <w:i/>
          <w:iCs/>
          <w:noProof/>
          <w:lang w:val="en-GB"/>
        </w:rPr>
        <w:t>Fle</w:t>
      </w:r>
      <w:r w:rsidRPr="001D6918">
        <w:rPr>
          <w:rFonts w:cs="Times New Roman"/>
          <w:i/>
          <w:iCs/>
          <w:noProof/>
          <w:lang w:val="en-GB"/>
        </w:rPr>
        <w:softHyphen/>
        <w:t xml:space="preserve">mish Miniatures </w:t>
      </w:r>
      <w:r w:rsidRPr="001D6918">
        <w:rPr>
          <w:rFonts w:cs="Times New Roman"/>
          <w:noProof/>
          <w:lang w:val="en-GB"/>
        </w:rPr>
        <w:t>issued a few years later, is entirely written in English (Aha!). This book is particularly dear to me because of itsmain goal: making the rea</w:t>
      </w:r>
      <w:r w:rsidRPr="001D6918">
        <w:rPr>
          <w:rFonts w:cs="Times New Roman"/>
          <w:noProof/>
          <w:lang w:val="en-GB"/>
        </w:rPr>
        <w:softHyphen/>
        <w:t>der better acqainted with the</w:t>
      </w:r>
      <w:r w:rsidRPr="001D6918">
        <w:rPr>
          <w:rFonts w:cs="Times New Roman"/>
          <w:i/>
          <w:iCs/>
          <w:noProof/>
          <w:lang w:val="en-GB"/>
        </w:rPr>
        <w:t xml:space="preserve"> </w:t>
      </w:r>
      <w:r w:rsidRPr="001D6918">
        <w:rPr>
          <w:rFonts w:cs="Times New Roman"/>
          <w:noProof/>
          <w:lang w:val="en-GB"/>
        </w:rPr>
        <w:t>very best studies, concocted by the three fore</w:t>
      </w:r>
      <w:r w:rsidRPr="001D6918">
        <w:rPr>
          <w:rFonts w:cs="Times New Roman"/>
          <w:noProof/>
          <w:lang w:val="en-GB"/>
        </w:rPr>
        <w:softHyphen/>
        <w:t xml:space="preserve">most composers on Flemish soil: Vandecasteele, Roger Missiaen, myself. As the book offers, next to </w:t>
      </w:r>
      <w:r w:rsidRPr="001D6918">
        <w:rPr>
          <w:rFonts w:cs="Times New Roman"/>
          <w:i/>
          <w:iCs/>
          <w:noProof/>
          <w:lang w:val="en-GB"/>
        </w:rPr>
        <w:t>new solotrips</w:t>
      </w:r>
      <w:r w:rsidRPr="001D6918">
        <w:rPr>
          <w:rFonts w:cs="Times New Roman"/>
          <w:noProof/>
          <w:lang w:val="en-GB"/>
        </w:rPr>
        <w:t xml:space="preserve">, several </w:t>
      </w:r>
      <w:r w:rsidRPr="001D6918">
        <w:rPr>
          <w:rFonts w:cs="Times New Roman"/>
          <w:i/>
          <w:iCs/>
          <w:noProof/>
          <w:lang w:val="en-GB"/>
        </w:rPr>
        <w:t xml:space="preserve">joint ventures </w:t>
      </w:r>
      <w:r w:rsidRPr="001D6918">
        <w:rPr>
          <w:rFonts w:cs="Times New Roman"/>
          <w:noProof/>
          <w:lang w:val="en-GB"/>
        </w:rPr>
        <w:t>of the three com</w:t>
      </w:r>
      <w:r w:rsidRPr="001D6918">
        <w:rPr>
          <w:rFonts w:cs="Times New Roman"/>
          <w:noProof/>
          <w:lang w:val="en-GB"/>
        </w:rPr>
        <w:softHyphen/>
        <w:t>posers, no one can cast any doubt upon our common state of mind. Live or by mail, one of us submits his latest findings to the critical eye of the other two culprits, expecting from them approval (if possible!), corrections, enhace</w:t>
      </w:r>
      <w:r w:rsidRPr="001D6918">
        <w:rPr>
          <w:rFonts w:cs="Times New Roman"/>
          <w:noProof/>
          <w:lang w:val="en-GB"/>
        </w:rPr>
        <w:softHyphen/>
        <w:t xml:space="preserve">ments, useful suggestions, etc. Note that our common trait of </w:t>
      </w:r>
      <w:r w:rsidRPr="001D6918">
        <w:rPr>
          <w:rFonts w:cs="Times New Roman"/>
          <w:i/>
          <w:iCs/>
          <w:noProof/>
          <w:lang w:val="en-GB"/>
        </w:rPr>
        <w:t>oneness</w:t>
      </w:r>
      <w:r w:rsidRPr="001D6918">
        <w:rPr>
          <w:rFonts w:cs="Times New Roman"/>
          <w:noProof/>
          <w:lang w:val="en-GB"/>
        </w:rPr>
        <w:t xml:space="preserve"> devoid of any form of envy or arrogant right</w:t>
      </w:r>
      <w:r w:rsidR="009152A8">
        <w:rPr>
          <w:rFonts w:cs="Times New Roman"/>
          <w:noProof/>
          <w:lang w:val="en-GB"/>
        </w:rPr>
        <w:t>-</w:t>
      </w:r>
      <w:r w:rsidRPr="001D6918">
        <w:rPr>
          <w:rFonts w:cs="Times New Roman"/>
          <w:noProof/>
          <w:lang w:val="en-GB"/>
        </w:rPr>
        <w:t xml:space="preserve">mindedness, is </w:t>
      </w:r>
      <w:r w:rsidRPr="001D6918">
        <w:rPr>
          <w:rFonts w:cs="Times New Roman"/>
          <w:i/>
          <w:iCs/>
          <w:noProof/>
          <w:lang w:val="en-GB"/>
        </w:rPr>
        <w:t xml:space="preserve">that </w:t>
      </w:r>
      <w:r w:rsidRPr="001D6918">
        <w:rPr>
          <w:rFonts w:cs="Times New Roman"/>
          <w:noProof/>
          <w:lang w:val="en-GB"/>
        </w:rPr>
        <w:t>obvious</w:t>
      </w:r>
      <w:r w:rsidR="00401124">
        <w:rPr>
          <w:rFonts w:cs="Times New Roman"/>
          <w:noProof/>
          <w:lang w:val="en-GB"/>
        </w:rPr>
        <w:t>, that our trio enjoys the kind</w:t>
      </w:r>
      <w:r w:rsidRPr="001D6918">
        <w:rPr>
          <w:rFonts w:cs="Times New Roman"/>
          <w:noProof/>
          <w:lang w:val="en-GB"/>
        </w:rPr>
        <w:t>hearted out</w:t>
      </w:r>
      <w:r w:rsidR="009152A8">
        <w:rPr>
          <w:rFonts w:cs="Times New Roman"/>
          <w:noProof/>
          <w:lang w:val="en-GB"/>
        </w:rPr>
        <w:t>lan</w:t>
      </w:r>
      <w:r w:rsidRPr="001D6918">
        <w:rPr>
          <w:rFonts w:cs="Times New Roman"/>
          <w:noProof/>
          <w:lang w:val="en-GB"/>
        </w:rPr>
        <w:t xml:space="preserve">dish denomination of </w:t>
      </w:r>
      <w:r w:rsidRPr="001D6918">
        <w:rPr>
          <w:rFonts w:cs="Times New Roman"/>
          <w:i/>
          <w:iCs/>
          <w:noProof/>
          <w:lang w:val="en-GB"/>
        </w:rPr>
        <w:t>the three Flemish muske</w:t>
      </w:r>
      <w:r w:rsidRPr="001D6918">
        <w:rPr>
          <w:rFonts w:cs="Times New Roman"/>
          <w:i/>
          <w:iCs/>
          <w:noProof/>
          <w:lang w:val="en-GB"/>
        </w:rPr>
        <w:softHyphen/>
        <w:t>teers</w:t>
      </w:r>
      <w:r w:rsidR="009152A8">
        <w:rPr>
          <w:rFonts w:cs="Times New Roman"/>
          <w:noProof/>
          <w:lang w:val="en-GB"/>
        </w:rPr>
        <w:t xml:space="preserve">. Their awards exibit </w:t>
      </w:r>
      <w:r w:rsidRPr="001D6918">
        <w:rPr>
          <w:rFonts w:cs="Times New Roman"/>
          <w:noProof/>
          <w:lang w:val="en-GB"/>
        </w:rPr>
        <w:t>a constant fondness of being laure</w:t>
      </w:r>
      <w:r>
        <w:rPr>
          <w:rFonts w:cs="Times New Roman"/>
          <w:noProof/>
          <w:lang w:val="en-GB"/>
        </w:rPr>
        <w:t>l</w:t>
      </w:r>
      <w:r w:rsidRPr="001D6918">
        <w:rPr>
          <w:rFonts w:cs="Times New Roman"/>
          <w:noProof/>
          <w:lang w:val="en-GB"/>
        </w:rPr>
        <w:t xml:space="preserve">ed. </w:t>
      </w:r>
    </w:p>
    <w:p w14:paraId="72B1019F" w14:textId="77777777" w:rsidR="002832DC" w:rsidRDefault="002832DC" w:rsidP="002832DC">
      <w:pPr>
        <w:pStyle w:val="02text"/>
        <w:widowControl/>
        <w:tabs>
          <w:tab w:val="clear" w:pos="852"/>
          <w:tab w:val="left" w:pos="285"/>
        </w:tabs>
        <w:spacing w:before="40"/>
        <w:ind w:left="0" w:firstLine="0"/>
        <w:rPr>
          <w:noProof/>
          <w:lang w:val="en-GB"/>
        </w:rPr>
      </w:pPr>
      <w:r>
        <w:rPr>
          <w:noProof/>
          <w:lang w:val="en-GB"/>
        </w:rPr>
        <w:t xml:space="preserve">  </w:t>
      </w:r>
    </w:p>
    <w:p w14:paraId="0B982B46" w14:textId="77777777" w:rsidR="002832DC" w:rsidRPr="00EA6BBC" w:rsidRDefault="006F6E66" w:rsidP="002832DC">
      <w:pPr>
        <w:pStyle w:val="02text"/>
        <w:widowControl/>
        <w:tabs>
          <w:tab w:val="clear" w:pos="852"/>
          <w:tab w:val="left" w:pos="285"/>
        </w:tabs>
        <w:spacing w:before="40"/>
        <w:ind w:left="0" w:firstLine="0"/>
        <w:rPr>
          <w:noProof/>
          <w:lang w:val="en-GB"/>
        </w:rPr>
      </w:pPr>
      <w:r>
        <w:rPr>
          <w:noProof/>
          <w:lang w:val="en-GB"/>
        </w:rPr>
        <w:t xml:space="preserve">   </w:t>
      </w:r>
      <w:r w:rsidR="002832DC" w:rsidRPr="001D6918">
        <w:rPr>
          <w:noProof/>
          <w:lang w:val="en-GB"/>
        </w:rPr>
        <w:t xml:space="preserve">Apart from Ignace’s personal output, it pays casting a glance at his critical writings. In </w:t>
      </w:r>
      <w:r w:rsidR="002832DC" w:rsidRPr="001D6918">
        <w:rPr>
          <w:i/>
          <w:iCs/>
          <w:noProof/>
          <w:lang w:val="en-GB"/>
        </w:rPr>
        <w:t>EBUR</w:t>
      </w:r>
      <w:r w:rsidR="002832DC" w:rsidRPr="001D6918">
        <w:rPr>
          <w:rFonts w:cs="Times New Roman"/>
          <w:noProof/>
          <w:lang w:val="en-GB"/>
        </w:rPr>
        <w:t xml:space="preserve">, the excellent endgame magazine edited bij ARVES (an outstanding Dutch </w:t>
      </w:r>
      <w:r w:rsidR="002832DC" w:rsidRPr="001D6918">
        <w:rPr>
          <w:rFonts w:cs="Times New Roman"/>
          <w:i/>
          <w:iCs/>
          <w:noProof/>
          <w:lang w:val="en-GB"/>
        </w:rPr>
        <w:t>soos</w:t>
      </w:r>
      <w:r w:rsidR="002832DC" w:rsidRPr="001D6918">
        <w:rPr>
          <w:rFonts w:cs="Times New Roman"/>
          <w:noProof/>
          <w:lang w:val="en-GB"/>
        </w:rPr>
        <w:t xml:space="preserve"> of real freaks and of which Ignace is a honorary member), he every now and then delivers a paper called </w:t>
      </w:r>
      <w:r w:rsidR="002832DC" w:rsidRPr="001D6918">
        <w:rPr>
          <w:rFonts w:cs="Times New Roman"/>
          <w:i/>
          <w:iCs/>
          <w:noProof/>
          <w:lang w:val="en-GB"/>
        </w:rPr>
        <w:t xml:space="preserve">Manke Maljoetka’s </w:t>
      </w:r>
      <w:r w:rsidR="002832DC" w:rsidRPr="001D6918">
        <w:rPr>
          <w:rFonts w:cs="Times New Roman"/>
          <w:noProof/>
          <w:lang w:val="en-GB"/>
        </w:rPr>
        <w:t>(faulty five-piecers). His analyses convincingly show us that certain studies, often highly praised in the past, suffer from more or less severe defects, such as a double solution, no solution, troublesome duals, etc. Not out of any ne</w:t>
      </w:r>
      <w:r w:rsidR="002832DC" w:rsidRPr="001D6918">
        <w:rPr>
          <w:rFonts w:cs="Times New Roman"/>
          <w:noProof/>
          <w:lang w:val="en-GB"/>
        </w:rPr>
        <w:softHyphen/>
        <w:t xml:space="preserve">gativism, this severe looking </w:t>
      </w:r>
      <w:r w:rsidR="002832DC" w:rsidRPr="001D6918">
        <w:rPr>
          <w:rFonts w:cs="Times New Roman"/>
          <w:i/>
          <w:iCs/>
          <w:noProof/>
          <w:lang w:val="en-GB"/>
        </w:rPr>
        <w:t>policy</w:t>
      </w:r>
      <w:r w:rsidR="002832DC" w:rsidRPr="001D6918">
        <w:rPr>
          <w:rFonts w:cs="Times New Roman"/>
          <w:noProof/>
          <w:lang w:val="en-GB"/>
        </w:rPr>
        <w:t xml:space="preserve">, but rightly upholding the principle that the endgame </w:t>
      </w:r>
      <w:r w:rsidR="002832DC" w:rsidRPr="001D6918">
        <w:rPr>
          <w:rFonts w:cs="Times New Roman"/>
          <w:i/>
          <w:iCs/>
          <w:noProof/>
          <w:lang w:val="en-GB"/>
        </w:rPr>
        <w:t xml:space="preserve">consumer, </w:t>
      </w:r>
      <w:r w:rsidR="002832DC" w:rsidRPr="001D6918">
        <w:rPr>
          <w:rFonts w:cs="Times New Roman"/>
          <w:noProof/>
          <w:lang w:val="en-GB"/>
        </w:rPr>
        <w:t>i.e. the reader, is entitled to t</w:t>
      </w:r>
      <w:r>
        <w:rPr>
          <w:rFonts w:cs="Times New Roman"/>
          <w:noProof/>
          <w:lang w:val="en-GB"/>
        </w:rPr>
        <w:t>he optimal expres</w:t>
      </w:r>
      <w:r w:rsidR="002832DC" w:rsidRPr="001D6918">
        <w:rPr>
          <w:rFonts w:cs="Times New Roman"/>
          <w:noProof/>
          <w:lang w:val="en-GB"/>
        </w:rPr>
        <w:t xml:space="preserve">sion of the winning or drawing manoeuvre the composer is aiming at, Ignace </w:t>
      </w:r>
      <w:r w:rsidR="002832DC" w:rsidRPr="001D6918">
        <w:rPr>
          <w:rFonts w:cs="Times New Roman"/>
          <w:i/>
          <w:iCs/>
          <w:noProof/>
          <w:lang w:val="en-GB"/>
        </w:rPr>
        <w:t>has</w:t>
      </w:r>
      <w:r w:rsidR="002832DC" w:rsidRPr="001D6918">
        <w:rPr>
          <w:rFonts w:cs="Times New Roman"/>
          <w:noProof/>
          <w:lang w:val="en-GB"/>
        </w:rPr>
        <w:t xml:space="preserve"> </w:t>
      </w:r>
      <w:r w:rsidR="002832DC" w:rsidRPr="001D6918">
        <w:rPr>
          <w:rFonts w:cs="Times New Roman"/>
          <w:i/>
          <w:iCs/>
          <w:noProof/>
          <w:lang w:val="en-GB"/>
        </w:rPr>
        <w:t>to bust</w:t>
      </w:r>
      <w:r w:rsidR="002832DC" w:rsidRPr="001D6918">
        <w:rPr>
          <w:rFonts w:cs="Times New Roman"/>
          <w:noProof/>
          <w:lang w:val="en-GB"/>
        </w:rPr>
        <w:t xml:space="preserve"> a study, one feels that he sincerely regrets it. Fortunately, every now and then he succeeds is endowing a composition w</w:t>
      </w:r>
      <w:r w:rsidR="002832DC">
        <w:rPr>
          <w:rFonts w:cs="Times New Roman"/>
          <w:noProof/>
          <w:lang w:val="en-GB"/>
        </w:rPr>
        <w:t xml:space="preserve">ith soundness </w:t>
      </w:r>
      <w:r w:rsidR="002832DC" w:rsidRPr="001D6918">
        <w:rPr>
          <w:rFonts w:cs="Times New Roman"/>
          <w:noProof/>
          <w:lang w:val="en-GB"/>
        </w:rPr>
        <w:t>again, simply by introducing a slight modification in the initial constellation of pieces. And then, we c</w:t>
      </w:r>
      <w:r w:rsidR="002B7BC2">
        <w:rPr>
          <w:rFonts w:cs="Times New Roman"/>
          <w:noProof/>
          <w:lang w:val="en-GB"/>
        </w:rPr>
        <w:t xml:space="preserve">an enjoy a beautiful new study  </w:t>
      </w:r>
      <w:r w:rsidR="002832DC" w:rsidRPr="001D6918">
        <w:rPr>
          <w:rFonts w:cs="Times New Roman"/>
          <w:noProof/>
          <w:lang w:val="en-GB"/>
        </w:rPr>
        <w:t xml:space="preserve">an </w:t>
      </w:r>
      <w:r w:rsidR="002832DC" w:rsidRPr="001D6918">
        <w:rPr>
          <w:rFonts w:cs="Times New Roman"/>
          <w:i/>
          <w:iCs/>
          <w:noProof/>
          <w:lang w:val="en-GB"/>
        </w:rPr>
        <w:t>original</w:t>
      </w:r>
      <w:r w:rsidR="002832DC">
        <w:rPr>
          <w:rFonts w:cs="Times New Roman"/>
          <w:noProof/>
          <w:lang w:val="en-GB"/>
        </w:rPr>
        <w:t xml:space="preserve"> in its own </w:t>
      </w:r>
      <w:r w:rsidR="002832DC" w:rsidRPr="001D6918">
        <w:rPr>
          <w:rFonts w:cs="Times New Roman"/>
          <w:noProof/>
          <w:lang w:val="en-GB"/>
        </w:rPr>
        <w:t>right.</w:t>
      </w:r>
    </w:p>
    <w:p w14:paraId="67C0CF4E" w14:textId="77777777" w:rsidR="006F6E66" w:rsidRDefault="002832DC" w:rsidP="002832DC">
      <w:pPr>
        <w:pStyle w:val="02text"/>
        <w:widowControl/>
        <w:tabs>
          <w:tab w:val="clear" w:pos="852"/>
          <w:tab w:val="left" w:pos="285"/>
        </w:tabs>
        <w:spacing w:before="40"/>
        <w:ind w:left="0" w:firstLine="0"/>
        <w:rPr>
          <w:noProof/>
          <w:lang w:val="en-GB"/>
        </w:rPr>
      </w:pPr>
      <w:r>
        <w:rPr>
          <w:noProof/>
          <w:lang w:val="en-GB"/>
        </w:rPr>
        <w:t xml:space="preserve">  </w:t>
      </w:r>
    </w:p>
    <w:p w14:paraId="6ADDC9FC" w14:textId="77777777" w:rsidR="002832DC" w:rsidRPr="006530B4" w:rsidRDefault="003E47CD" w:rsidP="001A0CF8">
      <w:pPr>
        <w:pStyle w:val="02text"/>
        <w:widowControl/>
        <w:tabs>
          <w:tab w:val="clear" w:pos="852"/>
          <w:tab w:val="left" w:pos="285"/>
        </w:tabs>
        <w:spacing w:before="40"/>
        <w:ind w:left="0" w:firstLine="0"/>
        <w:rPr>
          <w:noProof/>
          <w:lang w:val="en-GB"/>
        </w:rPr>
      </w:pPr>
      <w:r>
        <w:rPr>
          <w:noProof/>
          <w:lang w:val="en-GB"/>
        </w:rPr>
        <w:t xml:space="preserve">   </w:t>
      </w:r>
      <w:r w:rsidR="002832DC" w:rsidRPr="001D6918">
        <w:rPr>
          <w:noProof/>
          <w:lang w:val="en-GB"/>
        </w:rPr>
        <w:t xml:space="preserve">All this having said, it remain </w:t>
      </w:r>
      <w:r w:rsidR="002832DC" w:rsidRPr="001D6918">
        <w:rPr>
          <w:i/>
          <w:iCs/>
          <w:noProof/>
          <w:lang w:val="en-GB"/>
        </w:rPr>
        <w:t xml:space="preserve">possible, </w:t>
      </w:r>
      <w:r w:rsidR="002832DC" w:rsidRPr="001D6918">
        <w:rPr>
          <w:noProof/>
          <w:lang w:val="en-GB"/>
        </w:rPr>
        <w:t xml:space="preserve">of course, that you are </w:t>
      </w:r>
      <w:r w:rsidR="002832DC" w:rsidRPr="001D6918">
        <w:rPr>
          <w:i/>
          <w:iCs/>
          <w:noProof/>
          <w:lang w:val="en-GB"/>
        </w:rPr>
        <w:t xml:space="preserve">not </w:t>
      </w:r>
      <w:r w:rsidR="002832DC" w:rsidRPr="001D6918">
        <w:rPr>
          <w:noProof/>
          <w:lang w:val="en-GB"/>
        </w:rPr>
        <w:t>in pos</w:t>
      </w:r>
      <w:r w:rsidR="002832DC" w:rsidRPr="001D6918">
        <w:rPr>
          <w:noProof/>
          <w:lang w:val="en-GB"/>
        </w:rPr>
        <w:softHyphen/>
        <w:t xml:space="preserve">session of the two books Vandecasteele has already published and, as a consequence, your bookshelves are suffering from an invisible but grave sin. If you care upholding your status of </w:t>
      </w:r>
      <w:r w:rsidR="002832DC" w:rsidRPr="001D6918">
        <w:rPr>
          <w:i/>
          <w:iCs/>
          <w:noProof/>
          <w:lang w:val="en-GB"/>
        </w:rPr>
        <w:t>real endgame freak</w:t>
      </w:r>
      <w:r w:rsidR="002832DC" w:rsidRPr="001D6918">
        <w:rPr>
          <w:noProof/>
          <w:lang w:val="en-GB"/>
        </w:rPr>
        <w:t>, you can pro</w:t>
      </w:r>
      <w:r w:rsidR="006F6E66">
        <w:rPr>
          <w:noProof/>
          <w:lang w:val="en-GB"/>
        </w:rPr>
        <w:t>-visi</w:t>
      </w:r>
      <w:r w:rsidR="002832DC" w:rsidRPr="001D6918">
        <w:rPr>
          <w:noProof/>
          <w:lang w:val="en-GB"/>
        </w:rPr>
        <w:t>onally redeem yourself from that sin by purchasing at once Vandecas</w:t>
      </w:r>
      <w:r w:rsidR="002B7BC2">
        <w:rPr>
          <w:noProof/>
          <w:lang w:val="en-GB"/>
        </w:rPr>
        <w:t>-</w:t>
      </w:r>
      <w:r w:rsidR="002832DC" w:rsidRPr="001D6918">
        <w:rPr>
          <w:noProof/>
          <w:lang w:val="en-GB"/>
        </w:rPr>
        <w:t>teele’s third book so fortunatly could lay your hand upon.</w:t>
      </w:r>
      <w:r w:rsidR="00D75041">
        <w:rPr>
          <w:noProof/>
          <w:lang w:val="en-GB"/>
        </w:rPr>
        <w:t>”</w:t>
      </w:r>
      <w:r w:rsidR="002832DC" w:rsidRPr="001D6918">
        <w:rPr>
          <w:noProof/>
          <w:lang w:val="en-GB"/>
        </w:rPr>
        <w:t xml:space="preserve"> </w:t>
      </w:r>
      <w:r w:rsidR="001A0CF8">
        <w:rPr>
          <w:noProof/>
          <w:lang w:val="en-GB"/>
        </w:rPr>
        <w:t xml:space="preserve">      </w:t>
      </w:r>
      <w:r w:rsidR="00131AC2">
        <w:rPr>
          <w:noProof/>
          <w:lang w:val="en-GB"/>
        </w:rPr>
        <w:t xml:space="preserve">              </w:t>
      </w:r>
      <w:r w:rsidR="001A0CF8">
        <w:rPr>
          <w:noProof/>
          <w:lang w:val="en-GB"/>
        </w:rPr>
        <w:t xml:space="preserve"> </w:t>
      </w:r>
    </w:p>
    <w:p w14:paraId="599AC2E7" w14:textId="77777777" w:rsidR="002832DC" w:rsidRPr="00AD04D8" w:rsidRDefault="00F3673F" w:rsidP="009E2388">
      <w:pPr>
        <w:tabs>
          <w:tab w:val="left" w:pos="6450"/>
        </w:tabs>
        <w:jc w:val="center"/>
        <w:rPr>
          <w:b/>
          <w:sz w:val="32"/>
          <w:szCs w:val="32"/>
          <w:lang w:val="nl-BE"/>
        </w:rPr>
      </w:pPr>
      <w:r w:rsidRPr="00D630DD">
        <w:rPr>
          <w:b/>
          <w:bCs/>
          <w:noProof/>
          <w:sz w:val="20"/>
          <w:szCs w:val="20"/>
          <w:lang w:val="en-GB"/>
        </w:rPr>
        <w:t xml:space="preserve">                                                                                            </w:t>
      </w:r>
      <w:r w:rsidR="006530B4" w:rsidRPr="006530B4">
        <w:rPr>
          <w:b/>
          <w:bCs/>
          <w:noProof/>
          <w:sz w:val="20"/>
          <w:szCs w:val="20"/>
          <w:lang w:val="nl-BE"/>
        </w:rPr>
        <w:t>Julien</w:t>
      </w:r>
      <w:r w:rsidR="00590B4D">
        <w:rPr>
          <w:b/>
          <w:bCs/>
          <w:noProof/>
          <w:lang w:val="nl-BE"/>
        </w:rPr>
        <w:t xml:space="preserve"> </w:t>
      </w:r>
      <w:r w:rsidR="00590B4D">
        <w:rPr>
          <w:b/>
          <w:bCs/>
          <w:noProof/>
          <w:sz w:val="20"/>
          <w:szCs w:val="20"/>
          <w:lang w:val="nl-BE"/>
        </w:rPr>
        <w:t>Vandiest</w:t>
      </w:r>
      <w:r w:rsidR="002832DC" w:rsidRPr="00AD04D8">
        <w:rPr>
          <w:b/>
          <w:bCs/>
          <w:noProof/>
          <w:lang w:val="nl-BE"/>
        </w:rPr>
        <w:br w:type="page"/>
      </w:r>
      <w:r w:rsidR="002832DC">
        <w:rPr>
          <w:b/>
          <w:bCs/>
          <w:noProof/>
          <w:lang w:val="nl-BE"/>
        </w:rPr>
        <w:lastRenderedPageBreak/>
        <w:br w:type="page"/>
      </w:r>
      <w:r w:rsidR="002832DC" w:rsidRPr="00AD04D8">
        <w:rPr>
          <w:rFonts w:ascii="Copperplate Gothic Bold" w:hAnsi="Copperplate Gothic Bold"/>
          <w:iCs/>
          <w:sz w:val="32"/>
          <w:szCs w:val="32"/>
          <w:lang w:val="nl-BE"/>
        </w:rPr>
        <w:lastRenderedPageBreak/>
        <w:t>Een Fidele Boel</w:t>
      </w:r>
    </w:p>
    <w:p w14:paraId="21340996" w14:textId="77777777" w:rsidR="002832DC" w:rsidRPr="00AD04D8" w:rsidRDefault="002832DC" w:rsidP="002832DC">
      <w:pPr>
        <w:tabs>
          <w:tab w:val="left" w:pos="6450"/>
        </w:tabs>
        <w:jc w:val="center"/>
        <w:rPr>
          <w:b/>
          <w:sz w:val="32"/>
          <w:szCs w:val="32"/>
          <w:lang w:val="nl-BE"/>
        </w:rPr>
      </w:pPr>
    </w:p>
    <w:p w14:paraId="64608805" w14:textId="77777777" w:rsidR="002832DC" w:rsidRPr="00AD04D8" w:rsidRDefault="002832DC" w:rsidP="002832DC">
      <w:pPr>
        <w:tabs>
          <w:tab w:val="left" w:pos="6450"/>
        </w:tabs>
        <w:jc w:val="center"/>
        <w:rPr>
          <w:b/>
          <w:sz w:val="32"/>
          <w:szCs w:val="32"/>
          <w:lang w:val="nl-BE"/>
        </w:rPr>
      </w:pPr>
    </w:p>
    <w:p w14:paraId="664F216C" w14:textId="77777777" w:rsidR="002832DC" w:rsidRPr="00AD04D8" w:rsidRDefault="002832DC" w:rsidP="002832DC">
      <w:pPr>
        <w:tabs>
          <w:tab w:val="left" w:pos="6450"/>
        </w:tabs>
        <w:jc w:val="center"/>
        <w:rPr>
          <w:b/>
          <w:sz w:val="32"/>
          <w:szCs w:val="32"/>
          <w:lang w:val="nl-BE"/>
        </w:rPr>
      </w:pPr>
    </w:p>
    <w:p w14:paraId="04C224DF" w14:textId="77777777" w:rsidR="002832DC" w:rsidRPr="00AD04D8" w:rsidRDefault="002832DC" w:rsidP="002832DC">
      <w:pPr>
        <w:tabs>
          <w:tab w:val="left" w:pos="6450"/>
        </w:tabs>
        <w:jc w:val="center"/>
        <w:rPr>
          <w:b/>
          <w:sz w:val="32"/>
          <w:szCs w:val="32"/>
          <w:lang w:val="nl-BE"/>
        </w:rPr>
      </w:pPr>
    </w:p>
    <w:p w14:paraId="270D436C" w14:textId="77777777" w:rsidR="002832DC" w:rsidRPr="00AD04D8" w:rsidRDefault="002832DC" w:rsidP="002832DC">
      <w:pPr>
        <w:tabs>
          <w:tab w:val="left" w:pos="6450"/>
        </w:tabs>
        <w:jc w:val="center"/>
        <w:rPr>
          <w:b/>
          <w:sz w:val="32"/>
          <w:szCs w:val="32"/>
          <w:lang w:val="nl-BE"/>
        </w:rPr>
      </w:pPr>
    </w:p>
    <w:p w14:paraId="42E059DB" w14:textId="77777777" w:rsidR="002832DC" w:rsidRPr="00AD04D8" w:rsidRDefault="002832DC" w:rsidP="002832DC">
      <w:pPr>
        <w:tabs>
          <w:tab w:val="left" w:pos="6450"/>
        </w:tabs>
        <w:jc w:val="center"/>
        <w:rPr>
          <w:b/>
          <w:sz w:val="32"/>
          <w:szCs w:val="32"/>
          <w:lang w:val="nl-BE"/>
        </w:rPr>
      </w:pPr>
    </w:p>
    <w:p w14:paraId="33E3F54F" w14:textId="77777777" w:rsidR="002832DC" w:rsidRPr="00AD04D8" w:rsidRDefault="002832DC" w:rsidP="002832DC">
      <w:pPr>
        <w:tabs>
          <w:tab w:val="left" w:pos="6450"/>
        </w:tabs>
        <w:jc w:val="center"/>
        <w:rPr>
          <w:b/>
          <w:sz w:val="32"/>
          <w:szCs w:val="32"/>
          <w:lang w:val="nl-BE"/>
        </w:rPr>
      </w:pPr>
    </w:p>
    <w:p w14:paraId="4B46ADDE" w14:textId="77777777" w:rsidR="002832DC" w:rsidRPr="00AD04D8" w:rsidRDefault="002832DC" w:rsidP="002832DC">
      <w:pPr>
        <w:tabs>
          <w:tab w:val="left" w:pos="6450"/>
        </w:tabs>
        <w:jc w:val="center"/>
        <w:rPr>
          <w:b/>
          <w:sz w:val="32"/>
          <w:szCs w:val="32"/>
          <w:lang w:val="nl-BE"/>
        </w:rPr>
      </w:pPr>
    </w:p>
    <w:p w14:paraId="7188F324" w14:textId="77777777" w:rsidR="002832DC" w:rsidRPr="00AD04D8" w:rsidRDefault="002832DC" w:rsidP="002832DC">
      <w:pPr>
        <w:tabs>
          <w:tab w:val="left" w:pos="6450"/>
        </w:tabs>
        <w:jc w:val="center"/>
        <w:rPr>
          <w:b/>
          <w:sz w:val="32"/>
          <w:szCs w:val="32"/>
          <w:lang w:val="nl-BE"/>
        </w:rPr>
      </w:pPr>
    </w:p>
    <w:p w14:paraId="2DE48F96" w14:textId="77777777" w:rsidR="002832DC" w:rsidRPr="00AD04D8" w:rsidRDefault="002832DC" w:rsidP="002832DC">
      <w:pPr>
        <w:tabs>
          <w:tab w:val="left" w:pos="6450"/>
        </w:tabs>
        <w:jc w:val="center"/>
        <w:rPr>
          <w:b/>
          <w:sz w:val="32"/>
          <w:szCs w:val="32"/>
          <w:lang w:val="nl-BE"/>
        </w:rPr>
      </w:pPr>
    </w:p>
    <w:p w14:paraId="3465295C" w14:textId="77777777" w:rsidR="002832DC" w:rsidRPr="00AD04D8" w:rsidRDefault="002832DC" w:rsidP="002832DC">
      <w:pPr>
        <w:tabs>
          <w:tab w:val="left" w:pos="6450"/>
        </w:tabs>
        <w:jc w:val="center"/>
        <w:rPr>
          <w:b/>
          <w:sz w:val="32"/>
          <w:szCs w:val="32"/>
          <w:lang w:val="nl-BE"/>
        </w:rPr>
      </w:pPr>
    </w:p>
    <w:p w14:paraId="27F08D48" w14:textId="77777777" w:rsidR="002832DC" w:rsidRPr="00AD04D8" w:rsidRDefault="002832DC" w:rsidP="002832DC">
      <w:pPr>
        <w:tabs>
          <w:tab w:val="left" w:pos="6450"/>
        </w:tabs>
        <w:jc w:val="center"/>
        <w:rPr>
          <w:b/>
          <w:sz w:val="32"/>
          <w:szCs w:val="32"/>
          <w:lang w:val="nl-BE"/>
        </w:rPr>
      </w:pPr>
    </w:p>
    <w:p w14:paraId="5268DB59" w14:textId="77777777" w:rsidR="002832DC" w:rsidRPr="00AD04D8" w:rsidRDefault="002832DC" w:rsidP="002832DC">
      <w:pPr>
        <w:tabs>
          <w:tab w:val="left" w:pos="6450"/>
        </w:tabs>
        <w:jc w:val="center"/>
        <w:rPr>
          <w:b/>
          <w:sz w:val="32"/>
          <w:szCs w:val="32"/>
          <w:lang w:val="nl-BE"/>
        </w:rPr>
      </w:pPr>
    </w:p>
    <w:p w14:paraId="1BB3B728" w14:textId="77777777" w:rsidR="002832DC" w:rsidRPr="00AD04D8" w:rsidRDefault="002832DC" w:rsidP="002832DC">
      <w:pPr>
        <w:tabs>
          <w:tab w:val="left" w:pos="6450"/>
        </w:tabs>
        <w:jc w:val="center"/>
        <w:rPr>
          <w:b/>
          <w:sz w:val="32"/>
          <w:szCs w:val="32"/>
          <w:lang w:val="nl-BE"/>
        </w:rPr>
      </w:pPr>
    </w:p>
    <w:p w14:paraId="58863A7E" w14:textId="77777777" w:rsidR="002832DC" w:rsidRPr="00AD04D8" w:rsidRDefault="002832DC" w:rsidP="002832DC">
      <w:pPr>
        <w:tabs>
          <w:tab w:val="left" w:pos="6450"/>
        </w:tabs>
        <w:jc w:val="center"/>
        <w:rPr>
          <w:b/>
          <w:sz w:val="32"/>
          <w:szCs w:val="32"/>
          <w:lang w:val="nl-BE"/>
        </w:rPr>
      </w:pPr>
    </w:p>
    <w:p w14:paraId="307EE01F" w14:textId="77777777" w:rsidR="002832DC" w:rsidRPr="00AD04D8" w:rsidRDefault="002832DC" w:rsidP="002832DC">
      <w:pPr>
        <w:tabs>
          <w:tab w:val="left" w:pos="6450"/>
        </w:tabs>
        <w:jc w:val="center"/>
        <w:rPr>
          <w:b/>
          <w:sz w:val="32"/>
          <w:szCs w:val="32"/>
          <w:lang w:val="nl-BE"/>
        </w:rPr>
      </w:pPr>
    </w:p>
    <w:p w14:paraId="0E68D1C4" w14:textId="77777777" w:rsidR="002832DC" w:rsidRPr="00AD04D8" w:rsidRDefault="002832DC" w:rsidP="002832DC">
      <w:pPr>
        <w:tabs>
          <w:tab w:val="left" w:pos="6450"/>
        </w:tabs>
        <w:jc w:val="center"/>
        <w:rPr>
          <w:b/>
          <w:sz w:val="32"/>
          <w:szCs w:val="32"/>
          <w:lang w:val="nl-BE"/>
        </w:rPr>
      </w:pPr>
    </w:p>
    <w:p w14:paraId="66441123" w14:textId="77777777" w:rsidR="002832DC" w:rsidRPr="00AD04D8" w:rsidRDefault="002832DC" w:rsidP="002832DC">
      <w:pPr>
        <w:tabs>
          <w:tab w:val="left" w:pos="6450"/>
        </w:tabs>
        <w:jc w:val="center"/>
        <w:rPr>
          <w:b/>
          <w:sz w:val="32"/>
          <w:szCs w:val="32"/>
          <w:lang w:val="nl-BE"/>
        </w:rPr>
      </w:pPr>
    </w:p>
    <w:p w14:paraId="5C5249C0" w14:textId="77777777" w:rsidR="002832DC" w:rsidRDefault="002832DC" w:rsidP="002832DC">
      <w:pPr>
        <w:tabs>
          <w:tab w:val="left" w:pos="6450"/>
        </w:tabs>
        <w:jc w:val="center"/>
        <w:rPr>
          <w:b/>
          <w:sz w:val="32"/>
          <w:szCs w:val="32"/>
          <w:lang w:val="nl-BE"/>
        </w:rPr>
      </w:pPr>
    </w:p>
    <w:p w14:paraId="5BE42304" w14:textId="77777777" w:rsidR="002832DC" w:rsidRDefault="002832DC" w:rsidP="002832DC">
      <w:pPr>
        <w:tabs>
          <w:tab w:val="left" w:pos="6450"/>
        </w:tabs>
        <w:jc w:val="center"/>
        <w:rPr>
          <w:b/>
          <w:sz w:val="32"/>
          <w:szCs w:val="32"/>
          <w:lang w:val="nl-BE"/>
        </w:rPr>
      </w:pPr>
    </w:p>
    <w:p w14:paraId="5A20293E" w14:textId="77777777" w:rsidR="000C59B1" w:rsidRDefault="000C59B1" w:rsidP="001821C8">
      <w:pPr>
        <w:tabs>
          <w:tab w:val="left" w:pos="6450"/>
        </w:tabs>
        <w:jc w:val="center"/>
        <w:rPr>
          <w:b/>
          <w:sz w:val="32"/>
          <w:szCs w:val="32"/>
          <w:lang w:val="nl-BE"/>
        </w:rPr>
      </w:pPr>
    </w:p>
    <w:p w14:paraId="1EDB12BB" w14:textId="77777777" w:rsidR="001821C8" w:rsidRPr="000633FB" w:rsidRDefault="001821C8" w:rsidP="0065375F">
      <w:pPr>
        <w:tabs>
          <w:tab w:val="left" w:pos="6450"/>
        </w:tabs>
        <w:rPr>
          <w:b/>
          <w:sz w:val="32"/>
          <w:szCs w:val="32"/>
          <w:lang w:val="nl-BE"/>
        </w:rPr>
      </w:pPr>
    </w:p>
    <w:p w14:paraId="556A564A" w14:textId="77777777" w:rsidR="002832DC" w:rsidRPr="00AD3E0E" w:rsidRDefault="00C704F8" w:rsidP="002832DC">
      <w:pPr>
        <w:tabs>
          <w:tab w:val="left" w:pos="6450"/>
        </w:tabs>
        <w:jc w:val="both"/>
        <w:rPr>
          <w:b/>
          <w:sz w:val="32"/>
          <w:szCs w:val="32"/>
          <w:lang w:val="nl-BE"/>
        </w:rPr>
      </w:pPr>
      <w:r w:rsidRPr="000633FB">
        <w:rPr>
          <w:b/>
          <w:sz w:val="32"/>
          <w:szCs w:val="32"/>
          <w:lang w:val="nl-BE"/>
        </w:rPr>
        <w:t xml:space="preserve">      </w:t>
      </w:r>
      <w:r w:rsidR="00ED7DD1">
        <w:rPr>
          <w:b/>
          <w:sz w:val="32"/>
          <w:szCs w:val="32"/>
          <w:lang w:val="nl-BE"/>
        </w:rPr>
        <w:t xml:space="preserve">                           </w:t>
      </w:r>
      <w:r w:rsidR="004850D3">
        <w:rPr>
          <w:b/>
          <w:sz w:val="32"/>
          <w:szCs w:val="32"/>
          <w:lang w:val="nl-BE"/>
        </w:rPr>
        <w:t xml:space="preserve"> </w:t>
      </w:r>
      <w:r w:rsidR="00ED7DD1">
        <w:rPr>
          <w:b/>
          <w:sz w:val="32"/>
          <w:szCs w:val="32"/>
          <w:lang w:val="nl-BE"/>
        </w:rPr>
        <w:t xml:space="preserve">     </w:t>
      </w:r>
      <w:r w:rsidR="002832DC" w:rsidRPr="000633FB">
        <w:rPr>
          <w:rFonts w:cs="Arial"/>
          <w:b/>
          <w:i/>
          <w:sz w:val="20"/>
          <w:szCs w:val="20"/>
          <w:lang w:val="nl-BE"/>
        </w:rPr>
        <w:t>Aevo rarissima nostro simplicitas</w:t>
      </w:r>
    </w:p>
    <w:p w14:paraId="6B7D4439" w14:textId="77777777" w:rsidR="002832DC" w:rsidRDefault="002832DC" w:rsidP="002832DC">
      <w:pPr>
        <w:pStyle w:val="02text"/>
        <w:widowControl/>
        <w:tabs>
          <w:tab w:val="clear" w:pos="852"/>
          <w:tab w:val="left" w:pos="285"/>
        </w:tabs>
        <w:spacing w:before="40"/>
        <w:ind w:left="0"/>
        <w:rPr>
          <w:lang w:val="nl-BE"/>
        </w:rPr>
      </w:pPr>
      <w:r w:rsidRPr="00D216DE">
        <w:rPr>
          <w:lang w:val="nl-BE"/>
        </w:rPr>
        <w:t xml:space="preserve">                             </w:t>
      </w:r>
      <w:r>
        <w:rPr>
          <w:lang w:val="nl-BE"/>
        </w:rPr>
        <w:t xml:space="preserve">                   </w:t>
      </w:r>
      <w:r w:rsidRPr="00D216DE">
        <w:rPr>
          <w:lang w:val="nl-BE"/>
        </w:rPr>
        <w:t xml:space="preserve"> Eenvoud is in onze dagen zeer zeldzaam   </w:t>
      </w:r>
    </w:p>
    <w:p w14:paraId="3FAF3BC3" w14:textId="77777777" w:rsidR="002832DC" w:rsidRDefault="002832DC" w:rsidP="002832DC">
      <w:pPr>
        <w:pStyle w:val="02text"/>
        <w:widowControl/>
        <w:tabs>
          <w:tab w:val="clear" w:pos="852"/>
          <w:tab w:val="left" w:pos="285"/>
        </w:tabs>
        <w:spacing w:before="40"/>
        <w:ind w:left="0"/>
        <w:rPr>
          <w:lang w:val="nl-BE"/>
        </w:rPr>
      </w:pPr>
      <w:r>
        <w:rPr>
          <w:lang w:val="nl-BE"/>
        </w:rPr>
        <w:t xml:space="preserve">                                                                                                    (Ovidius)</w:t>
      </w:r>
    </w:p>
    <w:p w14:paraId="409487D3" w14:textId="77777777" w:rsidR="002832DC" w:rsidRPr="002A2AF0" w:rsidRDefault="00ED7DD1" w:rsidP="00003F7D">
      <w:pPr>
        <w:pStyle w:val="02text"/>
        <w:widowControl/>
        <w:tabs>
          <w:tab w:val="clear" w:pos="852"/>
          <w:tab w:val="left" w:pos="285"/>
        </w:tabs>
        <w:spacing w:before="40"/>
        <w:ind w:left="0" w:firstLine="0"/>
        <w:rPr>
          <w:sz w:val="16"/>
          <w:szCs w:val="16"/>
          <w:lang w:val="nl-BE"/>
        </w:rPr>
      </w:pPr>
      <w:r>
        <w:rPr>
          <w:lang w:val="nl-BE"/>
        </w:rPr>
        <w:t xml:space="preserve"> </w:t>
      </w:r>
      <w:r w:rsidR="002832DC">
        <w:rPr>
          <w:lang w:val="nl-BE"/>
        </w:rPr>
        <w:br w:type="page"/>
      </w:r>
      <w:r w:rsidR="00003F7D">
        <w:rPr>
          <w:lang w:val="nl-BE"/>
        </w:rPr>
        <w:lastRenderedPageBreak/>
        <w:t xml:space="preserve">   </w:t>
      </w:r>
      <w:r w:rsidR="002832DC" w:rsidRPr="00AD04D8">
        <w:rPr>
          <w:lang w:val="nl-BE"/>
        </w:rPr>
        <w:t>Sommige juryleden en zelfs componisten vinden dat schaakstudies met slechts vijf stukken op het bord minderwaardig</w:t>
      </w:r>
      <w:r w:rsidR="00614681">
        <w:rPr>
          <w:lang w:val="nl-BE"/>
        </w:rPr>
        <w:t xml:space="preserve"> zijn. Zij zijn de mening toe-</w:t>
      </w:r>
      <w:r w:rsidR="002832DC" w:rsidRPr="00AD04D8">
        <w:rPr>
          <w:lang w:val="nl-BE"/>
        </w:rPr>
        <w:t xml:space="preserve">gedaan dat deze maljutka’s, zoals ze </w:t>
      </w:r>
      <w:r w:rsidR="00DB7733">
        <w:rPr>
          <w:lang w:val="nl-BE"/>
        </w:rPr>
        <w:t>genoemd worden,</w:t>
      </w:r>
      <w:r w:rsidR="008334AF">
        <w:rPr>
          <w:lang w:val="nl-BE"/>
        </w:rPr>
        <w:t xml:space="preserve"> niet, dan toch </w:t>
      </w:r>
      <w:r w:rsidR="002832DC" w:rsidRPr="00AD04D8">
        <w:rPr>
          <w:lang w:val="nl-BE"/>
        </w:rPr>
        <w:t xml:space="preserve">laag, gehonoreerd dienen te worden op een toernooi en zelfs geweigerd voor het album van de </w:t>
      </w:r>
      <w:r w:rsidR="002832DC" w:rsidRPr="00AD04D8">
        <w:rPr>
          <w:i/>
          <w:lang w:val="nl-BE"/>
        </w:rPr>
        <w:t xml:space="preserve">Fédération Internationale Des Echecs, </w:t>
      </w:r>
      <w:r w:rsidR="00614681">
        <w:rPr>
          <w:lang w:val="nl-BE"/>
        </w:rPr>
        <w:t>kortweg FIDE ge</w:t>
      </w:r>
      <w:r w:rsidR="00DF26B0">
        <w:rPr>
          <w:lang w:val="nl-BE"/>
        </w:rPr>
        <w:t>-</w:t>
      </w:r>
      <w:r w:rsidR="002832DC" w:rsidRPr="00AD04D8">
        <w:rPr>
          <w:lang w:val="nl-BE"/>
        </w:rPr>
        <w:t xml:space="preserve">naamd. De reden daartoe is ontstaan door de komst van de </w:t>
      </w:r>
      <w:r w:rsidR="00DF26B0">
        <w:rPr>
          <w:i/>
          <w:lang w:val="nl-BE"/>
        </w:rPr>
        <w:t>com</w:t>
      </w:r>
      <w:r w:rsidR="002832DC" w:rsidRPr="00AD04D8">
        <w:rPr>
          <w:i/>
          <w:lang w:val="nl-BE"/>
        </w:rPr>
        <w:t>puter-ont</w:t>
      </w:r>
      <w:r w:rsidR="00DF26B0">
        <w:rPr>
          <w:i/>
          <w:lang w:val="nl-BE"/>
        </w:rPr>
        <w:t>-</w:t>
      </w:r>
      <w:r w:rsidR="002832DC" w:rsidRPr="00AD04D8">
        <w:rPr>
          <w:i/>
          <w:lang w:val="nl-BE"/>
        </w:rPr>
        <w:t>wikkelde</w:t>
      </w:r>
      <w:r w:rsidR="002832DC" w:rsidRPr="00AD04D8">
        <w:rPr>
          <w:lang w:val="nl-BE"/>
        </w:rPr>
        <w:t>-</w:t>
      </w:r>
      <w:r w:rsidR="002832DC" w:rsidRPr="00AD04D8">
        <w:rPr>
          <w:i/>
          <w:lang w:val="nl-BE"/>
        </w:rPr>
        <w:t>database</w:t>
      </w:r>
      <w:r w:rsidR="002832DC" w:rsidRPr="00AD04D8">
        <w:rPr>
          <w:lang w:val="nl-BE"/>
        </w:rPr>
        <w:t xml:space="preserve"> van Ken Thomps</w:t>
      </w:r>
      <w:r w:rsidR="002832DC">
        <w:rPr>
          <w:lang w:val="nl-BE"/>
        </w:rPr>
        <w:t>on, waardoor het minder arbeids</w:t>
      </w:r>
      <w:r w:rsidR="002832DC" w:rsidRPr="00AD04D8">
        <w:rPr>
          <w:lang w:val="nl-BE"/>
        </w:rPr>
        <w:t>inten</w:t>
      </w:r>
      <w:r w:rsidR="00DF26B0">
        <w:rPr>
          <w:lang w:val="nl-BE"/>
        </w:rPr>
        <w:t>-</w:t>
      </w:r>
      <w:r w:rsidR="002832DC" w:rsidRPr="00AD04D8">
        <w:rPr>
          <w:lang w:val="nl-BE"/>
        </w:rPr>
        <w:t>sief wordt om een correcte studie te con</w:t>
      </w:r>
      <w:r w:rsidR="00B131AD">
        <w:rPr>
          <w:lang w:val="nl-BE"/>
        </w:rPr>
        <w:t xml:space="preserve">strueren. Er is dus, </w:t>
      </w:r>
      <w:r w:rsidR="002832DC">
        <w:rPr>
          <w:lang w:val="nl-BE"/>
        </w:rPr>
        <w:t>vol</w:t>
      </w:r>
      <w:r w:rsidR="00DF26B0">
        <w:rPr>
          <w:lang w:val="nl-BE"/>
        </w:rPr>
        <w:t xml:space="preserve">gens </w:t>
      </w:r>
      <w:r w:rsidR="002832DC">
        <w:rPr>
          <w:lang w:val="nl-BE"/>
        </w:rPr>
        <w:t>de</w:t>
      </w:r>
      <w:r w:rsidR="002832DC" w:rsidRPr="00AD04D8">
        <w:rPr>
          <w:lang w:val="nl-BE"/>
        </w:rPr>
        <w:t>ze h</w:t>
      </w:r>
      <w:r w:rsidR="000F12DB">
        <w:rPr>
          <w:lang w:val="nl-BE"/>
        </w:rPr>
        <w:t>eren, geen, dan</w:t>
      </w:r>
      <w:r w:rsidR="002832DC" w:rsidRPr="00AD04D8">
        <w:rPr>
          <w:lang w:val="nl-BE"/>
        </w:rPr>
        <w:t xml:space="preserve"> toch zeker minder scheppingsarbeid aanwezig.</w:t>
      </w:r>
    </w:p>
    <w:p w14:paraId="1D2B7748" w14:textId="77777777" w:rsidR="002832DC" w:rsidRDefault="002832DC" w:rsidP="002832DC">
      <w:pPr>
        <w:pStyle w:val="Plattetekst2"/>
        <w:rPr>
          <w:rFonts w:ascii="Arial" w:hAnsi="Arial" w:cs="Arial"/>
        </w:rPr>
      </w:pPr>
    </w:p>
    <w:p w14:paraId="278BBF87" w14:textId="77777777" w:rsidR="002832DC" w:rsidRPr="00AD04D8" w:rsidRDefault="002832DC" w:rsidP="002832DC">
      <w:pPr>
        <w:pStyle w:val="Plattetekst2"/>
        <w:rPr>
          <w:rFonts w:ascii="Arial" w:hAnsi="Arial" w:cs="Arial"/>
        </w:rPr>
      </w:pPr>
      <w:r>
        <w:rPr>
          <w:rFonts w:ascii="Arial" w:hAnsi="Arial" w:cs="Arial"/>
        </w:rPr>
        <w:t xml:space="preserve">   </w:t>
      </w:r>
      <w:r w:rsidRPr="00AD04D8">
        <w:rPr>
          <w:rFonts w:ascii="Arial" w:hAnsi="Arial" w:cs="Arial"/>
        </w:rPr>
        <w:t xml:space="preserve">Maar geldt dit </w:t>
      </w:r>
      <w:r w:rsidRPr="00AD04D8">
        <w:rPr>
          <w:rFonts w:ascii="Arial" w:hAnsi="Arial" w:cs="Arial"/>
          <w:i/>
          <w:iCs/>
        </w:rPr>
        <w:t>zogezegd</w:t>
      </w:r>
      <w:r>
        <w:rPr>
          <w:rFonts w:ascii="Arial" w:hAnsi="Arial" w:cs="Arial"/>
        </w:rPr>
        <w:t xml:space="preserve"> </w:t>
      </w:r>
      <w:r>
        <w:rPr>
          <w:rFonts w:ascii="Arial" w:hAnsi="Arial" w:cs="Arial"/>
          <w:i/>
        </w:rPr>
        <w:t>gebrek</w:t>
      </w:r>
      <w:r w:rsidRPr="00AD04D8">
        <w:rPr>
          <w:rFonts w:ascii="Arial" w:hAnsi="Arial" w:cs="Arial"/>
        </w:rPr>
        <w:t xml:space="preserve"> </w:t>
      </w:r>
      <w:r w:rsidRPr="00BE3A94">
        <w:rPr>
          <w:rFonts w:ascii="Arial" w:hAnsi="Arial" w:cs="Arial"/>
          <w:i/>
        </w:rPr>
        <w:t>aan vindingrijkheid</w:t>
      </w:r>
      <w:r w:rsidR="00012B8A">
        <w:rPr>
          <w:rFonts w:ascii="Arial" w:hAnsi="Arial" w:cs="Arial"/>
        </w:rPr>
        <w:t xml:space="preserve"> van de </w:t>
      </w:r>
      <w:r w:rsidRPr="00AD04D8">
        <w:rPr>
          <w:rFonts w:ascii="Arial" w:hAnsi="Arial" w:cs="Arial"/>
        </w:rPr>
        <w:t>auteur zelf, dan ook niet voor alle meerstu</w:t>
      </w:r>
      <w:r w:rsidR="003D0284">
        <w:rPr>
          <w:rFonts w:ascii="Arial" w:hAnsi="Arial" w:cs="Arial"/>
        </w:rPr>
        <w:t>kkenstudies ontworpen</w:t>
      </w:r>
      <w:r w:rsidRPr="00AD04D8">
        <w:rPr>
          <w:rFonts w:ascii="Arial" w:hAnsi="Arial" w:cs="Arial"/>
        </w:rPr>
        <w:t xml:space="preserve"> door de gelukkige bezitter van een sterk computerprogramma</w:t>
      </w:r>
      <w:r w:rsidR="004F209D">
        <w:rPr>
          <w:rFonts w:ascii="Arial" w:hAnsi="Arial" w:cs="Arial"/>
        </w:rPr>
        <w:t>,</w:t>
      </w:r>
      <w:r w:rsidRPr="00AD04D8">
        <w:rPr>
          <w:rFonts w:ascii="Arial" w:hAnsi="Arial" w:cs="Arial"/>
        </w:rPr>
        <w:t xml:space="preserve"> dat meestal</w:t>
      </w:r>
      <w:r>
        <w:rPr>
          <w:rFonts w:ascii="Arial" w:hAnsi="Arial" w:cs="Arial"/>
        </w:rPr>
        <w:t xml:space="preserve"> de juiste ant</w:t>
      </w:r>
      <w:r w:rsidRPr="00AD04D8">
        <w:rPr>
          <w:rFonts w:ascii="Arial" w:hAnsi="Arial" w:cs="Arial"/>
        </w:rPr>
        <w:t xml:space="preserve">woordzetten aanreikt? En zijn nu ook </w:t>
      </w:r>
      <w:r w:rsidRPr="00AD04D8">
        <w:rPr>
          <w:rFonts w:ascii="Arial" w:hAnsi="Arial" w:cs="Arial"/>
          <w:i/>
        </w:rPr>
        <w:t>zesstukkenstudies</w:t>
      </w:r>
      <w:r>
        <w:rPr>
          <w:rFonts w:ascii="Arial" w:hAnsi="Arial" w:cs="Arial"/>
        </w:rPr>
        <w:t xml:space="preserve"> uit den boze</w:t>
      </w:r>
      <w:r w:rsidR="00DF26B0">
        <w:rPr>
          <w:rFonts w:ascii="Arial" w:hAnsi="Arial" w:cs="Arial"/>
        </w:rPr>
        <w:t>,</w:t>
      </w:r>
      <w:r>
        <w:rPr>
          <w:rFonts w:ascii="Arial" w:hAnsi="Arial" w:cs="Arial"/>
        </w:rPr>
        <w:t xml:space="preserve"> we</w:t>
      </w:r>
      <w:r w:rsidR="00EC3330">
        <w:rPr>
          <w:rFonts w:ascii="Arial" w:hAnsi="Arial" w:cs="Arial"/>
        </w:rPr>
        <w:t>gens de een</w:t>
      </w:r>
      <w:r w:rsidR="005C5151">
        <w:rPr>
          <w:rFonts w:ascii="Arial" w:hAnsi="Arial" w:cs="Arial"/>
        </w:rPr>
        <w:t>-</w:t>
      </w:r>
      <w:r w:rsidR="00EC3330">
        <w:rPr>
          <w:rFonts w:ascii="Arial" w:hAnsi="Arial" w:cs="Arial"/>
        </w:rPr>
        <w:t xml:space="preserve">voudige </w:t>
      </w:r>
      <w:r w:rsidRPr="00AD04D8">
        <w:rPr>
          <w:rFonts w:ascii="Arial" w:hAnsi="Arial" w:cs="Arial"/>
        </w:rPr>
        <w:t>mogelijkheid dat men ze zeer gemakkelijk kan</w:t>
      </w:r>
      <w:r>
        <w:rPr>
          <w:rFonts w:ascii="Arial" w:hAnsi="Arial" w:cs="Arial"/>
        </w:rPr>
        <w:t xml:space="preserve"> contro</w:t>
      </w:r>
      <w:r w:rsidRPr="00AD04D8">
        <w:rPr>
          <w:rFonts w:ascii="Arial" w:hAnsi="Arial" w:cs="Arial"/>
        </w:rPr>
        <w:t>leren op cor</w:t>
      </w:r>
      <w:r w:rsidR="00B60481">
        <w:rPr>
          <w:rFonts w:ascii="Arial" w:hAnsi="Arial" w:cs="Arial"/>
        </w:rPr>
        <w:t>-</w:t>
      </w:r>
      <w:r w:rsidRPr="00AD04D8">
        <w:rPr>
          <w:rFonts w:ascii="Arial" w:hAnsi="Arial" w:cs="Arial"/>
        </w:rPr>
        <w:t xml:space="preserve">rectheid via het </w:t>
      </w:r>
      <w:r w:rsidRPr="00AD04D8">
        <w:rPr>
          <w:rFonts w:ascii="Arial" w:hAnsi="Arial" w:cs="Arial"/>
          <w:i/>
        </w:rPr>
        <w:t>Internet</w:t>
      </w:r>
      <w:r w:rsidRPr="00AD04D8">
        <w:rPr>
          <w:rFonts w:ascii="Arial" w:hAnsi="Arial" w:cs="Arial"/>
        </w:rPr>
        <w:t xml:space="preserve">, en </w:t>
      </w:r>
      <w:r w:rsidR="00DF26B0">
        <w:rPr>
          <w:rFonts w:ascii="Arial" w:hAnsi="Arial" w:cs="Arial"/>
        </w:rPr>
        <w:t xml:space="preserve">ze </w:t>
      </w:r>
      <w:r w:rsidRPr="00AD04D8">
        <w:rPr>
          <w:rFonts w:ascii="Arial" w:hAnsi="Arial" w:cs="Arial"/>
        </w:rPr>
        <w:t>dan desnoods</w:t>
      </w:r>
      <w:r>
        <w:rPr>
          <w:rFonts w:ascii="Arial" w:hAnsi="Arial" w:cs="Arial"/>
        </w:rPr>
        <w:t xml:space="preserve"> kan</w:t>
      </w:r>
      <w:r w:rsidRPr="00AD04D8">
        <w:rPr>
          <w:rFonts w:ascii="Arial" w:hAnsi="Arial" w:cs="Arial"/>
        </w:rPr>
        <w:t xml:space="preserve"> corrigeren, dankzij Eugene Nalimov’s </w:t>
      </w:r>
      <w:r w:rsidRPr="00AD04D8">
        <w:rPr>
          <w:rFonts w:ascii="Arial" w:hAnsi="Arial" w:cs="Arial"/>
          <w:i/>
        </w:rPr>
        <w:t>Endgame Tablebase</w:t>
      </w:r>
      <w:r w:rsidRPr="00AD04D8">
        <w:rPr>
          <w:rFonts w:ascii="Arial" w:hAnsi="Arial" w:cs="Arial"/>
        </w:rPr>
        <w:t>?</w:t>
      </w:r>
    </w:p>
    <w:p w14:paraId="373F64A0" w14:textId="77777777" w:rsidR="002832DC" w:rsidRDefault="002832DC" w:rsidP="002832DC">
      <w:pPr>
        <w:pStyle w:val="Plattetekst2"/>
        <w:rPr>
          <w:rFonts w:ascii="Arial" w:hAnsi="Arial" w:cs="Arial"/>
        </w:rPr>
      </w:pPr>
    </w:p>
    <w:p w14:paraId="16042C03" w14:textId="77777777" w:rsidR="002832DC" w:rsidRPr="00AD04D8" w:rsidRDefault="002832DC" w:rsidP="002832DC">
      <w:pPr>
        <w:pStyle w:val="Plattetekst2"/>
        <w:rPr>
          <w:rFonts w:ascii="Arial" w:hAnsi="Arial" w:cs="Arial"/>
        </w:rPr>
      </w:pPr>
      <w:r>
        <w:rPr>
          <w:rFonts w:ascii="Arial" w:hAnsi="Arial" w:cs="Arial"/>
        </w:rPr>
        <w:t xml:space="preserve">   </w:t>
      </w:r>
      <w:r w:rsidRPr="00AD04D8">
        <w:rPr>
          <w:rFonts w:ascii="Arial" w:hAnsi="Arial" w:cs="Arial"/>
        </w:rPr>
        <w:t>Ja, de technische hulpmiddelen evolueren zeer snel. Maar wat is daar mis mee? Een componist mag</w:t>
      </w:r>
      <w:r w:rsidR="003D0284">
        <w:rPr>
          <w:rFonts w:ascii="Arial" w:hAnsi="Arial" w:cs="Arial"/>
        </w:rPr>
        <w:t>,</w:t>
      </w:r>
      <w:r w:rsidRPr="00AD04D8">
        <w:rPr>
          <w:rFonts w:ascii="Arial" w:hAnsi="Arial" w:cs="Arial"/>
        </w:rPr>
        <w:t xml:space="preserve"> mijn</w:t>
      </w:r>
      <w:r w:rsidR="000A459F">
        <w:rPr>
          <w:rFonts w:ascii="Arial" w:hAnsi="Arial" w:cs="Arial"/>
        </w:rPr>
        <w:t>s</w:t>
      </w:r>
      <w:r w:rsidRPr="00AD04D8">
        <w:rPr>
          <w:rFonts w:ascii="Arial" w:hAnsi="Arial" w:cs="Arial"/>
        </w:rPr>
        <w:t xml:space="preserve"> inziens</w:t>
      </w:r>
      <w:r w:rsidR="003D0284">
        <w:rPr>
          <w:rFonts w:ascii="Arial" w:hAnsi="Arial" w:cs="Arial"/>
        </w:rPr>
        <w:t>,</w:t>
      </w:r>
      <w:r w:rsidRPr="00AD04D8">
        <w:rPr>
          <w:rFonts w:ascii="Arial" w:hAnsi="Arial" w:cs="Arial"/>
        </w:rPr>
        <w:t xml:space="preserve"> alle eerlijke hulp gebruiken om mooie en correcte eindspelstudies  te construeren, of </w:t>
      </w:r>
      <w:r>
        <w:rPr>
          <w:rFonts w:ascii="Arial" w:hAnsi="Arial" w:cs="Arial"/>
        </w:rPr>
        <w:t>hij nu, bij het creatief zoeken,</w:t>
      </w:r>
      <w:r w:rsidRPr="00AD04D8">
        <w:rPr>
          <w:rFonts w:ascii="Arial" w:hAnsi="Arial" w:cs="Arial"/>
        </w:rPr>
        <w:t xml:space="preserve"> iets uitzonderlijks ontdekt heeft uit zichzelf of in een database. Dit laatste hoeft hij geenszins mede te delen, wan</w:t>
      </w:r>
      <w:r w:rsidR="00AB4C93">
        <w:rPr>
          <w:rFonts w:ascii="Arial" w:hAnsi="Arial" w:cs="Arial"/>
        </w:rPr>
        <w:t>t daar horen immers geen schuld</w:t>
      </w:r>
      <w:r w:rsidRPr="00AD04D8">
        <w:rPr>
          <w:rFonts w:ascii="Arial" w:hAnsi="Arial" w:cs="Arial"/>
        </w:rPr>
        <w:t xml:space="preserve">gevoelens bij zolang de vondsten niet geanticipeerd zijn door een collega en er dus geen plagiaat gepleegd wordt. </w:t>
      </w:r>
      <w:r>
        <w:rPr>
          <w:rFonts w:ascii="Arial" w:hAnsi="Arial" w:cs="Arial"/>
        </w:rPr>
        <w:t>Componeren is i</w:t>
      </w:r>
      <w:r w:rsidR="003E307E">
        <w:rPr>
          <w:rFonts w:ascii="Arial" w:hAnsi="Arial" w:cs="Arial"/>
        </w:rPr>
        <w:t>mmers samenstellen, ineenknutselen.</w:t>
      </w:r>
      <w:r w:rsidR="008334AF">
        <w:rPr>
          <w:rFonts w:ascii="Arial" w:hAnsi="Arial" w:cs="Arial"/>
        </w:rPr>
        <w:t xml:space="preserve"> </w:t>
      </w:r>
      <w:r w:rsidRPr="00AD04D8">
        <w:rPr>
          <w:rFonts w:ascii="Arial" w:hAnsi="Arial" w:cs="Arial"/>
        </w:rPr>
        <w:t>Het is trouwens bij het jureren niet te achter</w:t>
      </w:r>
      <w:r w:rsidR="00B60481">
        <w:rPr>
          <w:rFonts w:ascii="Arial" w:hAnsi="Arial" w:cs="Arial"/>
        </w:rPr>
        <w:t>-</w:t>
      </w:r>
      <w:r w:rsidRPr="00AD04D8">
        <w:rPr>
          <w:rFonts w:ascii="Arial" w:hAnsi="Arial" w:cs="Arial"/>
        </w:rPr>
        <w:t>halen of de auteur de hulp heeft ingeroepen van een com</w:t>
      </w:r>
      <w:r w:rsidR="00B60481">
        <w:rPr>
          <w:rFonts w:ascii="Arial" w:hAnsi="Arial" w:cs="Arial"/>
        </w:rPr>
        <w:t>puterpro</w:t>
      </w:r>
      <w:r w:rsidRPr="00AD04D8">
        <w:rPr>
          <w:rFonts w:ascii="Arial" w:hAnsi="Arial" w:cs="Arial"/>
        </w:rPr>
        <w:t>gramma of niet.</w:t>
      </w:r>
      <w:r>
        <w:rPr>
          <w:rFonts w:ascii="Arial" w:hAnsi="Arial" w:cs="Arial"/>
        </w:rPr>
        <w:t xml:space="preserve"> </w:t>
      </w:r>
    </w:p>
    <w:p w14:paraId="3919396B" w14:textId="77777777" w:rsidR="002832DC" w:rsidRPr="00AD04D8" w:rsidRDefault="002832DC" w:rsidP="002832DC">
      <w:pPr>
        <w:pStyle w:val="Plattetekst2"/>
        <w:rPr>
          <w:rFonts w:ascii="Arial" w:hAnsi="Arial" w:cs="Arial"/>
        </w:rPr>
      </w:pPr>
    </w:p>
    <w:p w14:paraId="17BC9EE8" w14:textId="77777777" w:rsidR="002832DC" w:rsidRPr="00AD04D8" w:rsidRDefault="002832DC" w:rsidP="002832DC">
      <w:pPr>
        <w:pStyle w:val="Plattetekst2"/>
        <w:rPr>
          <w:rFonts w:ascii="Arial" w:hAnsi="Arial" w:cs="Arial"/>
        </w:rPr>
      </w:pPr>
      <w:r>
        <w:rPr>
          <w:rFonts w:ascii="Arial" w:hAnsi="Arial" w:cs="Arial"/>
        </w:rPr>
        <w:t xml:space="preserve">   </w:t>
      </w:r>
      <w:r w:rsidRPr="00AD04D8">
        <w:rPr>
          <w:rFonts w:ascii="Arial" w:hAnsi="Arial" w:cs="Arial"/>
        </w:rPr>
        <w:t>Uiteindelijk telt toch alleen de originele schitterende eindprestatie</w:t>
      </w:r>
      <w:r w:rsidR="00DF26B0">
        <w:rPr>
          <w:rFonts w:ascii="Arial" w:hAnsi="Arial" w:cs="Arial"/>
        </w:rPr>
        <w:t>,</w:t>
      </w:r>
      <w:r w:rsidRPr="00AD04D8">
        <w:rPr>
          <w:rFonts w:ascii="Arial" w:hAnsi="Arial" w:cs="Arial"/>
        </w:rPr>
        <w:t xml:space="preserve"> die een zalig gevoel van </w:t>
      </w:r>
      <w:r w:rsidR="00733430">
        <w:rPr>
          <w:rFonts w:ascii="Arial" w:hAnsi="Arial" w:cs="Arial"/>
        </w:rPr>
        <w:t xml:space="preserve">intellectueel </w:t>
      </w:r>
      <w:r w:rsidRPr="00AD04D8">
        <w:rPr>
          <w:rFonts w:ascii="Arial" w:hAnsi="Arial" w:cs="Arial"/>
        </w:rPr>
        <w:t xml:space="preserve">welbehagen geeft, een esthetische voldoening zoals bij het aanschouwen van een sfeervol schilderij </w:t>
      </w:r>
      <w:r w:rsidR="00614681">
        <w:rPr>
          <w:rFonts w:ascii="Arial" w:hAnsi="Arial" w:cs="Arial"/>
        </w:rPr>
        <w:t>of bij het aanhoren van een wel</w:t>
      </w:r>
      <w:r w:rsidRPr="00AD04D8">
        <w:rPr>
          <w:rFonts w:ascii="Arial" w:hAnsi="Arial" w:cs="Arial"/>
        </w:rPr>
        <w:t>luidende sonate. Met welke middelen ook gecomponeerd, een ver</w:t>
      </w:r>
      <w:r w:rsidR="00B60481">
        <w:rPr>
          <w:rFonts w:ascii="Arial" w:hAnsi="Arial" w:cs="Arial"/>
        </w:rPr>
        <w:t>-r</w:t>
      </w:r>
      <w:r w:rsidRPr="00AD04D8">
        <w:rPr>
          <w:rFonts w:ascii="Arial" w:hAnsi="Arial" w:cs="Arial"/>
        </w:rPr>
        <w:t>assend mooie inhoud, een sobere en kunstzinnige bewerking, een thema</w:t>
      </w:r>
      <w:r w:rsidR="00B60481">
        <w:rPr>
          <w:rFonts w:ascii="Arial" w:hAnsi="Arial" w:cs="Arial"/>
        </w:rPr>
        <w:t>-</w:t>
      </w:r>
      <w:r w:rsidRPr="00AD04D8">
        <w:rPr>
          <w:rFonts w:ascii="Arial" w:hAnsi="Arial" w:cs="Arial"/>
        </w:rPr>
        <w:t xml:space="preserve">tische zuiverheid of een verbazend zeldzame economie in een studie zijn, onder andere, criteria tot waardering én beloning. </w:t>
      </w:r>
    </w:p>
    <w:p w14:paraId="3A28E660" w14:textId="77777777" w:rsidR="002832DC" w:rsidRPr="00AD04D8" w:rsidRDefault="002832DC" w:rsidP="002832DC">
      <w:pPr>
        <w:pStyle w:val="Plattetekst2"/>
        <w:rPr>
          <w:rFonts w:ascii="Arial" w:hAnsi="Arial" w:cs="Arial"/>
        </w:rPr>
      </w:pPr>
    </w:p>
    <w:p w14:paraId="4E1ABE47" w14:textId="77777777" w:rsidR="002832DC" w:rsidRDefault="002832DC" w:rsidP="002832DC">
      <w:pPr>
        <w:pStyle w:val="Plattetekst2"/>
        <w:rPr>
          <w:rFonts w:ascii="Arial" w:hAnsi="Arial" w:cs="Arial"/>
        </w:rPr>
      </w:pPr>
      <w:r>
        <w:rPr>
          <w:rFonts w:ascii="Arial" w:hAnsi="Arial" w:cs="Arial"/>
        </w:rPr>
        <w:t xml:space="preserve">   </w:t>
      </w:r>
      <w:r w:rsidRPr="00AD04D8">
        <w:rPr>
          <w:rFonts w:ascii="Arial" w:hAnsi="Arial" w:cs="Arial"/>
        </w:rPr>
        <w:t>De componist streeft er</w:t>
      </w:r>
      <w:r>
        <w:rPr>
          <w:rFonts w:ascii="Arial" w:hAnsi="Arial" w:cs="Arial"/>
        </w:rPr>
        <w:t xml:space="preserve"> tenslotte</w:t>
      </w:r>
      <w:r w:rsidRPr="00AD04D8">
        <w:rPr>
          <w:rFonts w:ascii="Arial" w:hAnsi="Arial" w:cs="Arial"/>
        </w:rPr>
        <w:t xml:space="preserve"> naar</w:t>
      </w:r>
      <w:r>
        <w:rPr>
          <w:rFonts w:ascii="Arial" w:hAnsi="Arial" w:cs="Arial"/>
        </w:rPr>
        <w:t>,</w:t>
      </w:r>
      <w:r w:rsidRPr="00AD04D8">
        <w:rPr>
          <w:rFonts w:ascii="Arial" w:hAnsi="Arial" w:cs="Arial"/>
        </w:rPr>
        <w:t xml:space="preserve"> om met een mi</w:t>
      </w:r>
      <w:r>
        <w:rPr>
          <w:rFonts w:ascii="Arial" w:hAnsi="Arial" w:cs="Arial"/>
        </w:rPr>
        <w:t>nimum aan mate-r</w:t>
      </w:r>
      <w:r w:rsidRPr="00AD04D8">
        <w:rPr>
          <w:rFonts w:ascii="Arial" w:hAnsi="Arial" w:cs="Arial"/>
        </w:rPr>
        <w:t>iaal</w:t>
      </w:r>
      <w:r>
        <w:rPr>
          <w:rFonts w:ascii="Arial" w:hAnsi="Arial" w:cs="Arial"/>
        </w:rPr>
        <w:t>,</w:t>
      </w:r>
      <w:r w:rsidRPr="00AD04D8">
        <w:rPr>
          <w:rFonts w:ascii="Arial" w:hAnsi="Arial" w:cs="Arial"/>
        </w:rPr>
        <w:t xml:space="preserve"> een maximum aan schoonheid te bereiken. Het strijdelement wordt </w:t>
      </w:r>
      <w:r w:rsidR="003D0284">
        <w:rPr>
          <w:rFonts w:ascii="Arial" w:hAnsi="Arial" w:cs="Arial"/>
        </w:rPr>
        <w:t xml:space="preserve">hier </w:t>
      </w:r>
      <w:r w:rsidRPr="00AD04D8">
        <w:rPr>
          <w:rFonts w:ascii="Arial" w:hAnsi="Arial" w:cs="Arial"/>
        </w:rPr>
        <w:t>onder</w:t>
      </w:r>
      <w:r>
        <w:rPr>
          <w:rFonts w:ascii="Arial" w:hAnsi="Arial" w:cs="Arial"/>
        </w:rPr>
        <w:t>ge</w:t>
      </w:r>
      <w:r w:rsidR="00362DFB">
        <w:rPr>
          <w:rFonts w:ascii="Arial" w:hAnsi="Arial" w:cs="Arial"/>
        </w:rPr>
        <w:t xml:space="preserve">schikt aan het </w:t>
      </w:r>
      <w:r w:rsidR="008E5070">
        <w:rPr>
          <w:rFonts w:ascii="Arial" w:hAnsi="Arial" w:cs="Arial"/>
        </w:rPr>
        <w:t xml:space="preserve"> kunstzinnige</w:t>
      </w:r>
      <w:r w:rsidR="00900659">
        <w:rPr>
          <w:rFonts w:ascii="Arial" w:hAnsi="Arial" w:cs="Arial"/>
        </w:rPr>
        <w:t>.</w:t>
      </w:r>
      <w:r>
        <w:rPr>
          <w:rFonts w:ascii="Arial" w:hAnsi="Arial" w:cs="Arial"/>
        </w:rPr>
        <w:t xml:space="preserve"> </w:t>
      </w:r>
    </w:p>
    <w:p w14:paraId="7302759E" w14:textId="77777777" w:rsidR="002832DC" w:rsidRPr="00AD04D8" w:rsidRDefault="002832DC" w:rsidP="002832DC">
      <w:pPr>
        <w:pStyle w:val="Plattetekst2"/>
        <w:rPr>
          <w:rFonts w:ascii="Arial" w:hAnsi="Arial" w:cs="Arial"/>
        </w:rPr>
      </w:pPr>
      <w:r>
        <w:rPr>
          <w:rFonts w:ascii="Arial" w:hAnsi="Arial" w:cs="Arial"/>
        </w:rPr>
        <w:lastRenderedPageBreak/>
        <w:t xml:space="preserve">    </w:t>
      </w:r>
      <w:r w:rsidRPr="00AD04D8">
        <w:rPr>
          <w:rFonts w:ascii="Arial" w:hAnsi="Arial" w:cs="Arial"/>
        </w:rPr>
        <w:t xml:space="preserve">Als John Roycrofts </w:t>
      </w:r>
      <w:r w:rsidRPr="00AD04D8">
        <w:rPr>
          <w:rFonts w:ascii="Arial" w:hAnsi="Arial" w:cs="Arial"/>
          <w:i/>
        </w:rPr>
        <w:t xml:space="preserve">statement </w:t>
      </w:r>
      <w:r w:rsidRPr="00AD04D8">
        <w:rPr>
          <w:rFonts w:ascii="Arial" w:hAnsi="Arial" w:cs="Arial"/>
        </w:rPr>
        <w:t>luidt: “</w:t>
      </w:r>
      <w:r w:rsidRPr="00AD04D8">
        <w:rPr>
          <w:rFonts w:ascii="Arial" w:hAnsi="Arial" w:cs="Arial"/>
          <w:i/>
        </w:rPr>
        <w:t>An honour in a tourney award is made – ought to be made – to</w:t>
      </w:r>
      <w:r w:rsidRPr="00AD04D8">
        <w:rPr>
          <w:rFonts w:ascii="Arial" w:hAnsi="Arial" w:cs="Arial"/>
        </w:rPr>
        <w:t xml:space="preserve"> </w:t>
      </w:r>
      <w:r w:rsidRPr="00AD04D8">
        <w:rPr>
          <w:rFonts w:ascii="Arial" w:hAnsi="Arial" w:cs="Arial"/>
          <w:i/>
        </w:rPr>
        <w:t>a composer for his creative achievement”,</w:t>
      </w:r>
      <w:r w:rsidRPr="00AD04D8">
        <w:rPr>
          <w:rFonts w:ascii="Arial" w:hAnsi="Arial" w:cs="Arial"/>
        </w:rPr>
        <w:t xml:space="preserve"> waarom zou</w:t>
      </w:r>
      <w:r>
        <w:rPr>
          <w:rFonts w:ascii="Arial" w:hAnsi="Arial" w:cs="Arial"/>
        </w:rPr>
        <w:t xml:space="preserve"> dan</w:t>
      </w:r>
      <w:r w:rsidRPr="00AD04D8">
        <w:rPr>
          <w:rFonts w:ascii="Arial" w:hAnsi="Arial" w:cs="Arial"/>
        </w:rPr>
        <w:t xml:space="preserve"> </w:t>
      </w:r>
      <w:r>
        <w:rPr>
          <w:rFonts w:ascii="Arial" w:hAnsi="Arial" w:cs="Arial"/>
        </w:rPr>
        <w:t xml:space="preserve">een uitzonderlijk </w:t>
      </w:r>
      <w:r w:rsidRPr="00AD04D8">
        <w:rPr>
          <w:rFonts w:ascii="Arial" w:hAnsi="Arial" w:cs="Arial"/>
        </w:rPr>
        <w:t>fijn</w:t>
      </w:r>
      <w:r>
        <w:rPr>
          <w:rFonts w:ascii="Arial" w:hAnsi="Arial" w:cs="Arial"/>
        </w:rPr>
        <w:t xml:space="preserve"> maar klein</w:t>
      </w:r>
      <w:r w:rsidRPr="00AD04D8">
        <w:rPr>
          <w:rFonts w:ascii="Arial" w:hAnsi="Arial" w:cs="Arial"/>
        </w:rPr>
        <w:t xml:space="preserve"> kunstwerkje, (zoals bijvoorbeeld de beroemde </w:t>
      </w:r>
      <w:r w:rsidRPr="00AD04D8">
        <w:rPr>
          <w:rFonts w:ascii="Arial" w:hAnsi="Arial" w:cs="Arial"/>
          <w:i/>
        </w:rPr>
        <w:t>Saavedra</w:t>
      </w:r>
      <w:r w:rsidRPr="00AD04D8">
        <w:rPr>
          <w:rFonts w:ascii="Arial" w:hAnsi="Arial" w:cs="Arial"/>
        </w:rPr>
        <w:t>, met slechts vier stukken op het bord)</w:t>
      </w:r>
      <w:r>
        <w:rPr>
          <w:rFonts w:ascii="Arial" w:hAnsi="Arial" w:cs="Arial"/>
        </w:rPr>
        <w:t>,</w:t>
      </w:r>
      <w:r w:rsidRPr="00AD04D8">
        <w:rPr>
          <w:rFonts w:ascii="Arial" w:hAnsi="Arial" w:cs="Arial"/>
        </w:rPr>
        <w:t xml:space="preserve"> niet in het FIDE</w:t>
      </w:r>
      <w:r>
        <w:rPr>
          <w:rFonts w:ascii="Arial" w:hAnsi="Arial" w:cs="Arial"/>
        </w:rPr>
        <w:t>-</w:t>
      </w:r>
      <w:r w:rsidRPr="00AD04D8">
        <w:rPr>
          <w:rFonts w:ascii="Arial" w:hAnsi="Arial" w:cs="Arial"/>
        </w:rPr>
        <w:t>album mogen prijken?  Wel, omdat de gewaardeerde stichter van het tijd</w:t>
      </w:r>
      <w:r w:rsidR="00902984">
        <w:rPr>
          <w:rFonts w:ascii="Arial" w:hAnsi="Arial" w:cs="Arial"/>
        </w:rPr>
        <w:t>-</w:t>
      </w:r>
      <w:r w:rsidRPr="00AD04D8">
        <w:rPr>
          <w:rFonts w:ascii="Arial" w:hAnsi="Arial" w:cs="Arial"/>
        </w:rPr>
        <w:t>schrift EG (= End Games) van mening is</w:t>
      </w:r>
      <w:r>
        <w:rPr>
          <w:rFonts w:ascii="Arial" w:hAnsi="Arial" w:cs="Arial"/>
        </w:rPr>
        <w:t>,</w:t>
      </w:r>
      <w:r w:rsidRPr="00AD04D8">
        <w:rPr>
          <w:rFonts w:ascii="Arial" w:hAnsi="Arial" w:cs="Arial"/>
        </w:rPr>
        <w:t xml:space="preserve"> dat dan niet alleen de componist, maar ook het computerprogramma mede verantwoordelijk is voor het resul</w:t>
      </w:r>
      <w:r w:rsidR="00902984">
        <w:rPr>
          <w:rFonts w:ascii="Arial" w:hAnsi="Arial" w:cs="Arial"/>
        </w:rPr>
        <w:t>-</w:t>
      </w:r>
      <w:r w:rsidRPr="00AD04D8">
        <w:rPr>
          <w:rFonts w:ascii="Arial" w:hAnsi="Arial" w:cs="Arial"/>
        </w:rPr>
        <w:t>taat.</w:t>
      </w:r>
      <w:r>
        <w:rPr>
          <w:rFonts w:ascii="Arial" w:hAnsi="Arial" w:cs="Arial"/>
        </w:rPr>
        <w:t xml:space="preserve"> </w:t>
      </w:r>
    </w:p>
    <w:p w14:paraId="406727B5" w14:textId="77777777" w:rsidR="00B75F2E" w:rsidRDefault="00B75F2E" w:rsidP="00B75F2E">
      <w:pPr>
        <w:pStyle w:val="Plattetekst2"/>
        <w:rPr>
          <w:rFonts w:ascii="Arial" w:hAnsi="Arial" w:cs="Arial"/>
        </w:rPr>
      </w:pPr>
      <w:r>
        <w:rPr>
          <w:rFonts w:ascii="Arial" w:hAnsi="Arial" w:cs="Arial"/>
        </w:rPr>
        <w:t xml:space="preserve"> </w:t>
      </w:r>
    </w:p>
    <w:p w14:paraId="506B2797" w14:textId="77777777" w:rsidR="002832DC" w:rsidRPr="001D6918" w:rsidRDefault="00B75F2E" w:rsidP="00B75F2E">
      <w:pPr>
        <w:pStyle w:val="Plattetekst2"/>
        <w:rPr>
          <w:rFonts w:ascii="Arial" w:hAnsi="Arial" w:cs="Arial"/>
          <w:i/>
          <w:lang w:val="en-GB"/>
        </w:rPr>
      </w:pPr>
      <w:r>
        <w:rPr>
          <w:rFonts w:ascii="Arial" w:hAnsi="Arial" w:cs="Arial"/>
        </w:rPr>
        <w:t xml:space="preserve">   </w:t>
      </w:r>
      <w:r w:rsidR="002832DC">
        <w:rPr>
          <w:rFonts w:ascii="Arial" w:hAnsi="Arial" w:cs="Arial"/>
        </w:rPr>
        <w:t>Doch de</w:t>
      </w:r>
      <w:r w:rsidR="002832DC" w:rsidRPr="00AD04D8">
        <w:rPr>
          <w:rFonts w:ascii="Arial" w:hAnsi="Arial" w:cs="Arial"/>
        </w:rPr>
        <w:t xml:space="preserve"> jonge </w:t>
      </w:r>
      <w:r w:rsidR="00B117D9">
        <w:rPr>
          <w:rFonts w:ascii="Arial" w:hAnsi="Arial" w:cs="Arial"/>
        </w:rPr>
        <w:t xml:space="preserve">wijze </w:t>
      </w:r>
      <w:r w:rsidR="002832DC" w:rsidRPr="00AD04D8">
        <w:rPr>
          <w:rFonts w:ascii="Arial" w:hAnsi="Arial" w:cs="Arial"/>
        </w:rPr>
        <w:t>wiskundeleraar Martin M</w:t>
      </w:r>
      <w:r w:rsidR="00B117D9">
        <w:rPr>
          <w:rFonts w:ascii="Arial" w:hAnsi="Arial" w:cs="Arial"/>
        </w:rPr>
        <w:t>insk</w:t>
      </w:r>
      <w:r w:rsidR="003E4640">
        <w:rPr>
          <w:rFonts w:ascii="Arial" w:hAnsi="Arial" w:cs="Arial"/>
        </w:rPr>
        <w:t xml:space="preserve">i geeft hierop als ant-woord </w:t>
      </w:r>
      <w:r w:rsidR="002832DC" w:rsidRPr="00AD04D8">
        <w:rPr>
          <w:rFonts w:ascii="Arial" w:hAnsi="Arial" w:cs="Arial"/>
        </w:rPr>
        <w:t xml:space="preserve">in EG </w:t>
      </w:r>
      <w:r w:rsidR="00B117D9">
        <w:rPr>
          <w:rFonts w:ascii="Arial" w:hAnsi="Arial" w:cs="Arial"/>
        </w:rPr>
        <w:t>nr 166:</w:t>
      </w:r>
      <w:r w:rsidR="002832DC" w:rsidRPr="00AD04D8">
        <w:rPr>
          <w:rFonts w:ascii="Arial" w:hAnsi="Arial" w:cs="Arial"/>
        </w:rPr>
        <w:t xml:space="preserve"> </w:t>
      </w:r>
      <w:r w:rsidR="002832DC" w:rsidRPr="00AD04D8">
        <w:rPr>
          <w:rFonts w:ascii="Arial" w:hAnsi="Arial" w:cs="Arial"/>
          <w:i/>
        </w:rPr>
        <w:t xml:space="preserve">“A study doesn’t come out of nothing. </w:t>
      </w:r>
      <w:r w:rsidR="002832DC" w:rsidRPr="001D6918">
        <w:rPr>
          <w:rFonts w:ascii="Arial" w:hAnsi="Arial" w:cs="Arial"/>
          <w:i/>
          <w:lang w:val="en-GB"/>
        </w:rPr>
        <w:t>The author uses an idea of inspiration. In a final analysis it is the man who makes the selec</w:t>
      </w:r>
      <w:r w:rsidR="003E4640">
        <w:rPr>
          <w:rFonts w:ascii="Arial" w:hAnsi="Arial" w:cs="Arial"/>
          <w:i/>
          <w:lang w:val="en-GB"/>
        </w:rPr>
        <w:t>-</w:t>
      </w:r>
      <w:r w:rsidR="002832DC" w:rsidRPr="001D6918">
        <w:rPr>
          <w:rFonts w:ascii="Arial" w:hAnsi="Arial" w:cs="Arial"/>
          <w:i/>
          <w:lang w:val="en-GB"/>
        </w:rPr>
        <w:t xml:space="preserve">tion and takes the decision on wether the position is of value or not. No computer can make such a decision on aesthetic grounds.” </w:t>
      </w:r>
      <w:r w:rsidR="00B117D9">
        <w:rPr>
          <w:rFonts w:ascii="Arial" w:hAnsi="Arial" w:cs="Arial"/>
          <w:lang w:val="en-GB"/>
        </w:rPr>
        <w:t xml:space="preserve">En </w:t>
      </w:r>
      <w:r w:rsidR="002832DC" w:rsidRPr="001D6918">
        <w:rPr>
          <w:rFonts w:ascii="Arial" w:hAnsi="Arial" w:cs="Arial"/>
          <w:lang w:val="en-GB"/>
        </w:rPr>
        <w:t>verder</w:t>
      </w:r>
      <w:r w:rsidR="00D67F58">
        <w:rPr>
          <w:rFonts w:ascii="Arial" w:hAnsi="Arial" w:cs="Arial"/>
          <w:lang w:val="en-GB"/>
        </w:rPr>
        <w:t xml:space="preserve">: </w:t>
      </w:r>
      <w:r w:rsidR="00D67F58">
        <w:rPr>
          <w:rFonts w:ascii="Arial" w:hAnsi="Arial" w:cs="Arial"/>
          <w:i/>
          <w:lang w:val="en-GB"/>
        </w:rPr>
        <w:t>“</w:t>
      </w:r>
      <w:r w:rsidR="002832DC" w:rsidRPr="001D6918">
        <w:rPr>
          <w:rFonts w:ascii="Arial" w:hAnsi="Arial" w:cs="Arial"/>
          <w:b/>
          <w:i/>
          <w:lang w:val="en-GB"/>
        </w:rPr>
        <w:t>How ever that may be the main thing about a study is its beauty and its inner content, no</w:t>
      </w:r>
      <w:r w:rsidR="002832DC" w:rsidRPr="001D6918">
        <w:rPr>
          <w:rFonts w:ascii="Arial" w:hAnsi="Arial" w:cs="Arial"/>
          <w:i/>
          <w:lang w:val="en-GB"/>
        </w:rPr>
        <w:t xml:space="preserve"> </w:t>
      </w:r>
      <w:r w:rsidR="002832DC" w:rsidRPr="001D6918">
        <w:rPr>
          <w:rFonts w:ascii="Arial" w:hAnsi="Arial" w:cs="Arial"/>
          <w:b/>
          <w:i/>
          <w:lang w:val="en-GB"/>
        </w:rPr>
        <w:t>matter how it was composed</w:t>
      </w:r>
      <w:r w:rsidR="002832DC" w:rsidRPr="00054C97">
        <w:rPr>
          <w:rFonts w:ascii="Arial" w:hAnsi="Arial" w:cs="Arial"/>
          <w:b/>
          <w:i/>
          <w:lang w:val="en-GB"/>
        </w:rPr>
        <w:t>.</w:t>
      </w:r>
      <w:r w:rsidR="002832DC" w:rsidRPr="001D6918">
        <w:rPr>
          <w:rFonts w:ascii="Arial" w:hAnsi="Arial" w:cs="Arial"/>
          <w:i/>
          <w:lang w:val="en-GB"/>
        </w:rPr>
        <w:t xml:space="preserve"> I play it </w:t>
      </w:r>
      <w:r w:rsidR="00D67F58">
        <w:rPr>
          <w:rFonts w:ascii="Arial" w:hAnsi="Arial" w:cs="Arial"/>
          <w:i/>
          <w:lang w:val="en-GB"/>
        </w:rPr>
        <w:t xml:space="preserve">through an enjoy the surprising </w:t>
      </w:r>
      <w:r w:rsidR="002832DC">
        <w:rPr>
          <w:rFonts w:ascii="Arial" w:hAnsi="Arial" w:cs="Arial"/>
          <w:i/>
          <w:lang w:val="en-GB"/>
        </w:rPr>
        <w:t>mo</w:t>
      </w:r>
      <w:r w:rsidR="002832DC" w:rsidRPr="001D6918">
        <w:rPr>
          <w:rFonts w:ascii="Arial" w:hAnsi="Arial" w:cs="Arial"/>
          <w:i/>
          <w:lang w:val="en-GB"/>
        </w:rPr>
        <w:t>ves. That is the main thing.”</w:t>
      </w:r>
    </w:p>
    <w:p w14:paraId="39DAA7B8" w14:textId="77777777" w:rsidR="002832DC" w:rsidRDefault="002832DC" w:rsidP="002832DC">
      <w:pPr>
        <w:pStyle w:val="Plattetekst2"/>
        <w:rPr>
          <w:rFonts w:ascii="Arial" w:hAnsi="Arial" w:cs="Arial"/>
          <w:i/>
          <w:lang w:val="en-GB"/>
        </w:rPr>
      </w:pPr>
    </w:p>
    <w:p w14:paraId="14610BD9" w14:textId="77777777" w:rsidR="002832DC" w:rsidRPr="001D6918" w:rsidRDefault="002832DC" w:rsidP="002832DC">
      <w:pPr>
        <w:pStyle w:val="Plattetekst2"/>
        <w:rPr>
          <w:rFonts w:ascii="Arial" w:hAnsi="Arial" w:cs="Arial"/>
          <w:lang w:val="en-GB"/>
        </w:rPr>
      </w:pPr>
      <w:r>
        <w:rPr>
          <w:rFonts w:ascii="Arial" w:hAnsi="Arial" w:cs="Arial"/>
          <w:i/>
          <w:lang w:val="en-GB"/>
        </w:rPr>
        <w:t xml:space="preserve">   </w:t>
      </w:r>
      <w:r w:rsidRPr="001D6918">
        <w:rPr>
          <w:rFonts w:ascii="Arial" w:hAnsi="Arial" w:cs="Arial"/>
          <w:lang w:val="en-GB"/>
        </w:rPr>
        <w:t>Maar i</w:t>
      </w:r>
      <w:r w:rsidR="00205DAE">
        <w:rPr>
          <w:rFonts w:ascii="Arial" w:hAnsi="Arial" w:cs="Arial"/>
          <w:lang w:val="en-GB"/>
        </w:rPr>
        <w:t>n hetzelfde EG tijdschrift, bet</w:t>
      </w:r>
      <w:r w:rsidRPr="001D6918">
        <w:rPr>
          <w:rFonts w:ascii="Arial" w:hAnsi="Arial" w:cs="Arial"/>
          <w:lang w:val="en-GB"/>
        </w:rPr>
        <w:t>r</w:t>
      </w:r>
      <w:r w:rsidR="00205DAE">
        <w:rPr>
          <w:rFonts w:ascii="Arial" w:hAnsi="Arial" w:cs="Arial"/>
          <w:lang w:val="en-GB"/>
        </w:rPr>
        <w:t>e</w:t>
      </w:r>
      <w:r w:rsidRPr="001D6918">
        <w:rPr>
          <w:rFonts w:ascii="Arial" w:hAnsi="Arial" w:cs="Arial"/>
          <w:lang w:val="en-GB"/>
        </w:rPr>
        <w:t>ffende het FIDE-album 2001-2003, schreef Amatzia Avni aan Yochanan Afek: “</w:t>
      </w:r>
      <w:r w:rsidRPr="001D6918">
        <w:rPr>
          <w:rFonts w:ascii="Arial" w:hAnsi="Arial" w:cs="Arial"/>
          <w:i/>
          <w:lang w:val="en-GB"/>
        </w:rPr>
        <w:t>I am of the opinion that studies aided with software should be composed</w:t>
      </w:r>
      <w:r w:rsidRPr="001D6918">
        <w:rPr>
          <w:rFonts w:ascii="Arial" w:hAnsi="Arial" w:cs="Arial"/>
          <w:lang w:val="en-GB"/>
        </w:rPr>
        <w:t xml:space="preserve"> </w:t>
      </w:r>
      <w:r w:rsidRPr="001D6918">
        <w:rPr>
          <w:rFonts w:ascii="Arial" w:hAnsi="Arial" w:cs="Arial"/>
          <w:i/>
          <w:lang w:val="en-GB"/>
        </w:rPr>
        <w:t>and published, maybe even inclu</w:t>
      </w:r>
      <w:r>
        <w:rPr>
          <w:rFonts w:ascii="Arial" w:hAnsi="Arial" w:cs="Arial"/>
          <w:i/>
          <w:lang w:val="en-GB"/>
        </w:rPr>
        <w:t>-</w:t>
      </w:r>
      <w:r w:rsidRPr="001D6918">
        <w:rPr>
          <w:rFonts w:ascii="Arial" w:hAnsi="Arial" w:cs="Arial"/>
          <w:i/>
          <w:lang w:val="en-GB"/>
        </w:rPr>
        <w:t>ded in tourney awards. They should cert</w:t>
      </w:r>
      <w:r w:rsidR="00703D78">
        <w:rPr>
          <w:rFonts w:ascii="Arial" w:hAnsi="Arial" w:cs="Arial"/>
          <w:i/>
          <w:lang w:val="en-GB"/>
        </w:rPr>
        <w:t xml:space="preserve">ainly be enjoyed by chess fans. </w:t>
      </w:r>
      <w:r w:rsidRPr="001D6918">
        <w:rPr>
          <w:rFonts w:ascii="Arial" w:hAnsi="Arial" w:cs="Arial"/>
          <w:i/>
          <w:lang w:val="en-GB"/>
        </w:rPr>
        <w:t xml:space="preserve">But the FIDE album is something completely different.” </w:t>
      </w:r>
      <w:r w:rsidR="00F2013F">
        <w:rPr>
          <w:rFonts w:ascii="Arial" w:hAnsi="Arial" w:cs="Arial"/>
          <w:i/>
          <w:lang w:val="en-GB"/>
        </w:rPr>
        <w:t xml:space="preserve"> </w:t>
      </w:r>
      <w:r w:rsidR="00F2013F">
        <w:rPr>
          <w:rFonts w:ascii="Arial" w:hAnsi="Arial" w:cs="Arial"/>
          <w:lang w:val="en-GB"/>
        </w:rPr>
        <w:t>Hoe zo?</w:t>
      </w:r>
      <w:r w:rsidR="00205C4B">
        <w:rPr>
          <w:rFonts w:ascii="Arial" w:hAnsi="Arial" w:cs="Arial"/>
          <w:i/>
          <w:lang w:val="en-GB"/>
        </w:rPr>
        <w:t xml:space="preserve"> </w:t>
      </w:r>
      <w:r w:rsidRPr="001D6918">
        <w:rPr>
          <w:rFonts w:ascii="Arial" w:hAnsi="Arial" w:cs="Arial"/>
          <w:i/>
          <w:lang w:val="en-GB"/>
        </w:rPr>
        <w:t xml:space="preserve"> </w:t>
      </w:r>
      <w:r w:rsidR="00205C4B">
        <w:rPr>
          <w:rFonts w:ascii="Arial" w:hAnsi="Arial" w:cs="Arial"/>
          <w:lang w:val="en-GB"/>
        </w:rPr>
        <w:t>Waarom</w:t>
      </w:r>
      <w:r>
        <w:rPr>
          <w:rFonts w:ascii="Arial" w:hAnsi="Arial" w:cs="Arial"/>
          <w:lang w:val="en-GB"/>
        </w:rPr>
        <w:t>?</w:t>
      </w:r>
    </w:p>
    <w:p w14:paraId="6A103AAD" w14:textId="77777777" w:rsidR="002832DC" w:rsidRDefault="002832DC" w:rsidP="002832DC">
      <w:pPr>
        <w:pStyle w:val="Plattetekst2"/>
        <w:rPr>
          <w:rFonts w:ascii="Arial" w:hAnsi="Arial" w:cs="Arial"/>
          <w:lang w:val="en-GB"/>
        </w:rPr>
      </w:pPr>
    </w:p>
    <w:p w14:paraId="0BA7FD8E" w14:textId="77777777" w:rsidR="002832DC" w:rsidRPr="001D6918" w:rsidRDefault="002832DC" w:rsidP="002832DC">
      <w:pPr>
        <w:pStyle w:val="Plattetekst2"/>
        <w:rPr>
          <w:rFonts w:ascii="Arial" w:hAnsi="Arial" w:cs="Arial"/>
          <w:i/>
          <w:lang w:val="en-GB"/>
        </w:rPr>
      </w:pPr>
      <w:r>
        <w:rPr>
          <w:rFonts w:ascii="Arial" w:hAnsi="Arial" w:cs="Arial"/>
          <w:lang w:val="en-GB"/>
        </w:rPr>
        <w:t xml:space="preserve">    </w:t>
      </w:r>
      <w:r w:rsidRPr="001D6918">
        <w:rPr>
          <w:rFonts w:ascii="Arial" w:hAnsi="Arial" w:cs="Arial"/>
          <w:lang w:val="en-GB"/>
        </w:rPr>
        <w:t xml:space="preserve">Iuri Akobia schreef in EG nr 167: </w:t>
      </w:r>
      <w:r w:rsidRPr="001D6918">
        <w:rPr>
          <w:rFonts w:ascii="Arial" w:hAnsi="Arial" w:cs="Arial"/>
          <w:i/>
          <w:lang w:val="en-GB"/>
        </w:rPr>
        <w:t>“In my opinion, it is much more difficult to find interesting ideas among the many billions of positions in a database than in the rather limited file of published studies! I completely agree with the opinion expressed by IGM John Nunn, who has made huge work while researching</w:t>
      </w:r>
      <w:r w:rsidR="00710A47">
        <w:rPr>
          <w:rFonts w:ascii="Arial" w:hAnsi="Arial" w:cs="Arial"/>
          <w:i/>
          <w:lang w:val="en-GB"/>
        </w:rPr>
        <w:t xml:space="preserve"> databases. He recently wrote: “</w:t>
      </w:r>
      <w:r w:rsidRPr="001D6918">
        <w:rPr>
          <w:rFonts w:ascii="Arial" w:hAnsi="Arial" w:cs="Arial"/>
          <w:i/>
          <w:lang w:val="en-GB"/>
        </w:rPr>
        <w:t>The composer who discovers something remarkable in a database deser</w:t>
      </w:r>
      <w:r w:rsidR="00703D78">
        <w:rPr>
          <w:rFonts w:ascii="Arial" w:hAnsi="Arial" w:cs="Arial"/>
          <w:i/>
          <w:lang w:val="en-GB"/>
        </w:rPr>
        <w:t>ves credit; the composer who re</w:t>
      </w:r>
      <w:r w:rsidRPr="001D6918">
        <w:rPr>
          <w:rFonts w:ascii="Arial" w:hAnsi="Arial" w:cs="Arial"/>
          <w:i/>
          <w:lang w:val="en-GB"/>
        </w:rPr>
        <w:t>peats the discovery does not’.”</w:t>
      </w:r>
    </w:p>
    <w:p w14:paraId="46B6E9FB" w14:textId="77777777" w:rsidR="0032626B" w:rsidRDefault="0032626B" w:rsidP="002832DC">
      <w:pPr>
        <w:pStyle w:val="Plattetekst2"/>
        <w:rPr>
          <w:rFonts w:ascii="Arial" w:hAnsi="Arial" w:cs="Arial"/>
          <w:i/>
          <w:lang w:val="en-GB"/>
        </w:rPr>
      </w:pPr>
    </w:p>
    <w:p w14:paraId="723B2144" w14:textId="77777777" w:rsidR="002832DC" w:rsidRPr="002149F4" w:rsidRDefault="0032626B" w:rsidP="002832DC">
      <w:pPr>
        <w:pStyle w:val="Plattetekst2"/>
        <w:rPr>
          <w:rFonts w:ascii="Arial" w:hAnsi="Arial" w:cs="Arial"/>
          <w:b/>
        </w:rPr>
      </w:pPr>
      <w:r w:rsidRPr="00DC7F90">
        <w:rPr>
          <w:rFonts w:ascii="Arial" w:hAnsi="Arial" w:cs="Arial"/>
          <w:i/>
          <w:lang w:val="en-GB"/>
        </w:rPr>
        <w:t xml:space="preserve">   </w:t>
      </w:r>
      <w:r w:rsidR="002832DC" w:rsidRPr="00DC7F90">
        <w:rPr>
          <w:rFonts w:ascii="Arial" w:hAnsi="Arial" w:cs="Arial"/>
          <w:i/>
          <w:lang w:val="en-GB"/>
        </w:rPr>
        <w:t xml:space="preserve"> </w:t>
      </w:r>
      <w:r w:rsidR="002832DC" w:rsidRPr="00AD04D8">
        <w:rPr>
          <w:rFonts w:ascii="Arial" w:hAnsi="Arial" w:cs="Arial"/>
        </w:rPr>
        <w:t xml:space="preserve">Onlangs is er nu een ernstig en spijtig </w:t>
      </w:r>
      <w:r w:rsidR="001D1B9F" w:rsidRPr="001D1B9F">
        <w:rPr>
          <w:rFonts w:ascii="Arial" w:hAnsi="Arial" w:cs="Arial"/>
          <w:i/>
        </w:rPr>
        <w:t>‘</w:t>
      </w:r>
      <w:r w:rsidR="002832DC" w:rsidRPr="001D1B9F">
        <w:rPr>
          <w:rFonts w:ascii="Arial" w:hAnsi="Arial" w:cs="Arial"/>
          <w:i/>
        </w:rPr>
        <w:t>meningsverschil</w:t>
      </w:r>
      <w:r w:rsidR="001D1B9F" w:rsidRPr="001D1B9F">
        <w:rPr>
          <w:rFonts w:ascii="Arial" w:hAnsi="Arial" w:cs="Arial"/>
          <w:i/>
        </w:rPr>
        <w:t xml:space="preserve"> bij de FIDE’</w:t>
      </w:r>
      <w:r w:rsidR="002832DC" w:rsidRPr="00AD04D8">
        <w:rPr>
          <w:rFonts w:ascii="Arial" w:hAnsi="Arial" w:cs="Arial"/>
        </w:rPr>
        <w:t xml:space="preserve"> gerezen onder het </w:t>
      </w:r>
      <w:r w:rsidR="002832DC">
        <w:rPr>
          <w:rFonts w:ascii="Arial" w:hAnsi="Arial" w:cs="Arial"/>
        </w:rPr>
        <w:t>‘</w:t>
      </w:r>
      <w:r w:rsidR="002832DC" w:rsidRPr="00AD04D8">
        <w:rPr>
          <w:rFonts w:ascii="Arial" w:hAnsi="Arial" w:cs="Arial"/>
          <w:i/>
        </w:rPr>
        <w:t>ongedwongen vrolijk gezelschap</w:t>
      </w:r>
      <w:r w:rsidR="002832DC">
        <w:rPr>
          <w:rFonts w:ascii="Arial" w:hAnsi="Arial" w:cs="Arial"/>
          <w:i/>
        </w:rPr>
        <w:t>’</w:t>
      </w:r>
      <w:r w:rsidR="002832DC" w:rsidRPr="00AD04D8">
        <w:rPr>
          <w:rFonts w:ascii="Arial" w:hAnsi="Arial" w:cs="Arial"/>
        </w:rPr>
        <w:t>:</w:t>
      </w:r>
      <w:r w:rsidR="001F32F7">
        <w:rPr>
          <w:rFonts w:ascii="Arial" w:hAnsi="Arial" w:cs="Arial"/>
        </w:rPr>
        <w:t xml:space="preserve"> In de </w:t>
      </w:r>
      <w:r w:rsidR="00BB1BB6">
        <w:rPr>
          <w:rFonts w:ascii="Arial" w:hAnsi="Arial" w:cs="Arial"/>
        </w:rPr>
        <w:t>beide</w:t>
      </w:r>
      <w:r w:rsidR="001F32F7">
        <w:rPr>
          <w:rFonts w:ascii="Arial" w:hAnsi="Arial" w:cs="Arial"/>
        </w:rPr>
        <w:t xml:space="preserve"> beteke</w:t>
      </w:r>
      <w:r w:rsidR="00BB1BB6">
        <w:rPr>
          <w:rFonts w:ascii="Arial" w:hAnsi="Arial" w:cs="Arial"/>
        </w:rPr>
        <w:t>-</w:t>
      </w:r>
      <w:r w:rsidR="001F32F7">
        <w:rPr>
          <w:rFonts w:ascii="Arial" w:hAnsi="Arial" w:cs="Arial"/>
        </w:rPr>
        <w:t>nissen</w:t>
      </w:r>
      <w:r w:rsidR="00541736">
        <w:rPr>
          <w:rFonts w:ascii="Arial" w:hAnsi="Arial" w:cs="Arial"/>
        </w:rPr>
        <w:t xml:space="preserve"> i</w:t>
      </w:r>
      <w:r w:rsidR="00310FD5">
        <w:rPr>
          <w:rFonts w:ascii="Arial" w:hAnsi="Arial" w:cs="Arial"/>
        </w:rPr>
        <w:t xml:space="preserve">s </w:t>
      </w:r>
      <w:r w:rsidR="00541736">
        <w:rPr>
          <w:rFonts w:ascii="Arial" w:hAnsi="Arial" w:cs="Arial"/>
        </w:rPr>
        <w:t>het dus</w:t>
      </w:r>
      <w:r w:rsidR="001D1B9F" w:rsidRPr="002149F4">
        <w:rPr>
          <w:rFonts w:ascii="Arial" w:hAnsi="Arial" w:cs="Arial"/>
        </w:rPr>
        <w:t>:</w:t>
      </w:r>
      <w:r w:rsidR="002832DC" w:rsidRPr="002149F4">
        <w:rPr>
          <w:rFonts w:ascii="Arial" w:hAnsi="Arial" w:cs="Arial"/>
        </w:rPr>
        <w:t xml:space="preserve"> </w:t>
      </w:r>
      <w:r w:rsidR="00706AA5" w:rsidRPr="002149F4">
        <w:rPr>
          <w:rFonts w:ascii="Arial" w:hAnsi="Arial" w:cs="Arial"/>
          <w:b/>
        </w:rPr>
        <w:t>e</w:t>
      </w:r>
      <w:r w:rsidR="004E44F5" w:rsidRPr="002149F4">
        <w:rPr>
          <w:rFonts w:ascii="Arial" w:hAnsi="Arial" w:cs="Arial"/>
          <w:b/>
        </w:rPr>
        <w:t xml:space="preserve">en </w:t>
      </w:r>
      <w:r w:rsidR="001D1B9F" w:rsidRPr="002149F4">
        <w:rPr>
          <w:rFonts w:ascii="Arial" w:hAnsi="Arial" w:cs="Arial"/>
          <w:b/>
        </w:rPr>
        <w:t>fide</w:t>
      </w:r>
      <w:r w:rsidR="00706AA5" w:rsidRPr="002149F4">
        <w:rPr>
          <w:rFonts w:ascii="Arial" w:hAnsi="Arial" w:cs="Arial"/>
          <w:b/>
        </w:rPr>
        <w:t>le b</w:t>
      </w:r>
      <w:r w:rsidR="004E44F5" w:rsidRPr="002149F4">
        <w:rPr>
          <w:rFonts w:ascii="Arial" w:hAnsi="Arial" w:cs="Arial"/>
          <w:b/>
        </w:rPr>
        <w:t>oel.</w:t>
      </w:r>
    </w:p>
    <w:p w14:paraId="61781ACC" w14:textId="77777777" w:rsidR="002832DC" w:rsidRDefault="002832DC" w:rsidP="002832DC">
      <w:pPr>
        <w:pStyle w:val="Plattetekst2"/>
        <w:rPr>
          <w:rFonts w:ascii="Arial" w:hAnsi="Arial" w:cs="Arial"/>
        </w:rPr>
      </w:pPr>
      <w:r>
        <w:rPr>
          <w:rFonts w:ascii="Arial" w:hAnsi="Arial" w:cs="Arial"/>
        </w:rPr>
        <w:t xml:space="preserve">  </w:t>
      </w:r>
    </w:p>
    <w:p w14:paraId="57A8EFEE" w14:textId="77777777" w:rsidR="00703F45" w:rsidRDefault="0032626B" w:rsidP="002832DC">
      <w:pPr>
        <w:pStyle w:val="Plattetekst2"/>
        <w:rPr>
          <w:rFonts w:ascii="Arial" w:hAnsi="Arial" w:cs="Arial"/>
        </w:rPr>
      </w:pPr>
      <w:r>
        <w:rPr>
          <w:rFonts w:ascii="Arial" w:hAnsi="Arial" w:cs="Arial"/>
        </w:rPr>
        <w:t xml:space="preserve">   </w:t>
      </w:r>
      <w:r w:rsidR="002832DC" w:rsidRPr="00AD04D8">
        <w:rPr>
          <w:rFonts w:ascii="Arial" w:hAnsi="Arial" w:cs="Arial"/>
        </w:rPr>
        <w:t xml:space="preserve">Want er zijn nu twee opties: Bij een jurybeoordeling kan men </w:t>
      </w:r>
      <w:r w:rsidR="002832DC" w:rsidRPr="00AD04D8">
        <w:rPr>
          <w:rFonts w:ascii="Arial" w:hAnsi="Arial" w:cs="Arial"/>
          <w:i/>
        </w:rPr>
        <w:t xml:space="preserve">positions-mined-from-a-database, </w:t>
      </w:r>
      <w:r w:rsidR="002832DC" w:rsidRPr="00AD04D8">
        <w:rPr>
          <w:rFonts w:ascii="Arial" w:hAnsi="Arial" w:cs="Arial"/>
        </w:rPr>
        <w:t xml:space="preserve">of men ze nu </w:t>
      </w:r>
      <w:r w:rsidR="002832DC" w:rsidRPr="00AD04D8">
        <w:rPr>
          <w:rFonts w:ascii="Arial" w:hAnsi="Arial" w:cs="Arial"/>
          <w:i/>
        </w:rPr>
        <w:t>ontdekt</w:t>
      </w:r>
      <w:r w:rsidR="002832DC" w:rsidRPr="00AD04D8">
        <w:rPr>
          <w:rFonts w:ascii="Arial" w:hAnsi="Arial" w:cs="Arial"/>
        </w:rPr>
        <w:t xml:space="preserve"> of</w:t>
      </w:r>
      <w:r w:rsidR="002832DC" w:rsidRPr="00AD04D8">
        <w:rPr>
          <w:rFonts w:ascii="Arial" w:hAnsi="Arial" w:cs="Arial"/>
          <w:i/>
        </w:rPr>
        <w:t xml:space="preserve"> gecomponeerd</w:t>
      </w:r>
      <w:r w:rsidR="002832DC" w:rsidRPr="00AD04D8">
        <w:rPr>
          <w:rFonts w:ascii="Arial" w:hAnsi="Arial" w:cs="Arial"/>
        </w:rPr>
        <w:t xml:space="preserve"> noemt, be</w:t>
      </w:r>
      <w:r w:rsidR="002832DC">
        <w:rPr>
          <w:rFonts w:ascii="Arial" w:hAnsi="Arial" w:cs="Arial"/>
        </w:rPr>
        <w:t>-</w:t>
      </w:r>
      <w:r w:rsidR="002832DC" w:rsidRPr="00AD04D8">
        <w:rPr>
          <w:rFonts w:ascii="Arial" w:hAnsi="Arial" w:cs="Arial"/>
        </w:rPr>
        <w:t xml:space="preserve">schouwen als </w:t>
      </w:r>
      <w:r w:rsidR="00CE6A44">
        <w:rPr>
          <w:rFonts w:ascii="Arial" w:hAnsi="Arial" w:cs="Arial"/>
        </w:rPr>
        <w:t>‘</w:t>
      </w:r>
      <w:r w:rsidR="002832DC" w:rsidRPr="00F75A92">
        <w:rPr>
          <w:rFonts w:ascii="Arial" w:hAnsi="Arial" w:cs="Arial"/>
          <w:i/>
        </w:rPr>
        <w:t>normale</w:t>
      </w:r>
      <w:r w:rsidR="00CE6A44">
        <w:rPr>
          <w:rFonts w:ascii="Arial" w:hAnsi="Arial" w:cs="Arial"/>
          <w:i/>
        </w:rPr>
        <w:t>’</w:t>
      </w:r>
      <w:r w:rsidR="002832DC" w:rsidRPr="00AD04D8">
        <w:rPr>
          <w:rFonts w:ascii="Arial" w:hAnsi="Arial" w:cs="Arial"/>
        </w:rPr>
        <w:t xml:space="preserve"> studies, ofwel </w:t>
      </w:r>
      <w:r w:rsidR="00762C07">
        <w:rPr>
          <w:rFonts w:ascii="Arial" w:hAnsi="Arial" w:cs="Arial"/>
        </w:rPr>
        <w:t xml:space="preserve">kan men </w:t>
      </w:r>
      <w:r w:rsidR="002832DC" w:rsidRPr="00AD04D8">
        <w:rPr>
          <w:rFonts w:ascii="Arial" w:hAnsi="Arial" w:cs="Arial"/>
        </w:rPr>
        <w:t>ze koudweg diskwalificeren, dus ongeschikt verklaren voor het FIDE</w:t>
      </w:r>
      <w:r w:rsidR="002832DC">
        <w:rPr>
          <w:rFonts w:ascii="Arial" w:hAnsi="Arial" w:cs="Arial"/>
        </w:rPr>
        <w:t>-album.</w:t>
      </w:r>
      <w:r w:rsidR="002832DC" w:rsidRPr="00AD04D8">
        <w:rPr>
          <w:rFonts w:ascii="Arial" w:hAnsi="Arial" w:cs="Arial"/>
        </w:rPr>
        <w:t xml:space="preserve"> </w:t>
      </w:r>
    </w:p>
    <w:p w14:paraId="070965EA" w14:textId="77777777" w:rsidR="002832DC" w:rsidRPr="00AD04D8" w:rsidRDefault="001921F7" w:rsidP="002832DC">
      <w:pPr>
        <w:pStyle w:val="Plattetekst2"/>
        <w:rPr>
          <w:rFonts w:ascii="Arial" w:hAnsi="Arial" w:cs="Arial"/>
        </w:rPr>
      </w:pPr>
      <w:r>
        <w:rPr>
          <w:rFonts w:ascii="Arial" w:hAnsi="Arial" w:cs="Arial"/>
        </w:rPr>
        <w:lastRenderedPageBreak/>
        <w:t xml:space="preserve">   </w:t>
      </w:r>
      <w:r w:rsidR="00285545">
        <w:rPr>
          <w:rFonts w:ascii="Arial" w:hAnsi="Arial" w:cs="Arial"/>
        </w:rPr>
        <w:t xml:space="preserve">De hoofdredacteur van </w:t>
      </w:r>
      <w:r w:rsidR="001C0C35">
        <w:rPr>
          <w:rFonts w:ascii="Arial" w:hAnsi="Arial" w:cs="Arial"/>
        </w:rPr>
        <w:t>EG</w:t>
      </w:r>
      <w:r w:rsidR="00CC36C3">
        <w:rPr>
          <w:rFonts w:ascii="Arial" w:hAnsi="Arial" w:cs="Arial"/>
        </w:rPr>
        <w:t xml:space="preserve"> en het eertijdse  EBUR,</w:t>
      </w:r>
      <w:r w:rsidR="002832DC" w:rsidRPr="00AD04D8">
        <w:rPr>
          <w:rFonts w:ascii="Arial" w:hAnsi="Arial" w:cs="Arial"/>
        </w:rPr>
        <w:t xml:space="preserve"> Ha</w:t>
      </w:r>
      <w:r w:rsidR="00696C8B">
        <w:rPr>
          <w:rFonts w:ascii="Arial" w:hAnsi="Arial" w:cs="Arial"/>
        </w:rPr>
        <w:t>rold van der Heij</w:t>
      </w:r>
      <w:r w:rsidR="00CC36C3">
        <w:rPr>
          <w:rFonts w:ascii="Arial" w:hAnsi="Arial" w:cs="Arial"/>
        </w:rPr>
        <w:t>-</w:t>
      </w:r>
      <w:r w:rsidR="00696C8B">
        <w:rPr>
          <w:rFonts w:ascii="Arial" w:hAnsi="Arial" w:cs="Arial"/>
        </w:rPr>
        <w:t>den, reageerde</w:t>
      </w:r>
      <w:r w:rsidR="002832DC" w:rsidRPr="00AD04D8">
        <w:rPr>
          <w:rFonts w:ascii="Arial" w:hAnsi="Arial" w:cs="Arial"/>
        </w:rPr>
        <w:t xml:space="preserve"> op de vraag of studies die met de hulp van eindspel</w:t>
      </w:r>
      <w:r w:rsidR="00EC09AC">
        <w:rPr>
          <w:rFonts w:ascii="Arial" w:hAnsi="Arial" w:cs="Arial"/>
        </w:rPr>
        <w:t>-</w:t>
      </w:r>
      <w:r w:rsidR="002832DC" w:rsidRPr="00AD04D8">
        <w:rPr>
          <w:rFonts w:ascii="Arial" w:hAnsi="Arial" w:cs="Arial"/>
        </w:rPr>
        <w:t>database</w:t>
      </w:r>
      <w:r w:rsidR="002832DC" w:rsidRPr="00AD04D8">
        <w:rPr>
          <w:rFonts w:ascii="Arial" w:hAnsi="Arial" w:cs="Arial"/>
          <w:i/>
        </w:rPr>
        <w:t>s</w:t>
      </w:r>
      <w:r w:rsidR="002832DC" w:rsidRPr="00AD04D8">
        <w:rPr>
          <w:rFonts w:ascii="Arial" w:hAnsi="Arial" w:cs="Arial"/>
        </w:rPr>
        <w:t xml:space="preserve"> zijn gemaakt nog wel ges</w:t>
      </w:r>
      <w:r w:rsidR="00285545">
        <w:rPr>
          <w:rFonts w:ascii="Arial" w:hAnsi="Arial" w:cs="Arial"/>
        </w:rPr>
        <w:t>chikt zijn voor publicatie (</w:t>
      </w:r>
      <w:r w:rsidR="002832DC" w:rsidRPr="00AD04D8">
        <w:rPr>
          <w:rFonts w:ascii="Arial" w:hAnsi="Arial" w:cs="Arial"/>
        </w:rPr>
        <w:t>laat staan voor me</w:t>
      </w:r>
      <w:r w:rsidR="001C0C35">
        <w:rPr>
          <w:rFonts w:ascii="Arial" w:hAnsi="Arial" w:cs="Arial"/>
        </w:rPr>
        <w:t xml:space="preserve">dedinging aan het FIDE </w:t>
      </w:r>
      <w:r w:rsidR="002832DC" w:rsidRPr="00AD04D8">
        <w:rPr>
          <w:rFonts w:ascii="Arial" w:hAnsi="Arial" w:cs="Arial"/>
        </w:rPr>
        <w:t>Album</w:t>
      </w:r>
      <w:r w:rsidR="002832DC" w:rsidRPr="00AD04D8">
        <w:rPr>
          <w:rFonts w:ascii="Arial" w:hAnsi="Arial" w:cs="Arial"/>
          <w:i/>
        </w:rPr>
        <w:t xml:space="preserve">) </w:t>
      </w:r>
      <w:r w:rsidR="002832DC" w:rsidRPr="00AD04D8">
        <w:rPr>
          <w:rFonts w:ascii="Arial" w:hAnsi="Arial" w:cs="Arial"/>
        </w:rPr>
        <w:t>aldus:</w:t>
      </w:r>
      <w:r w:rsidR="001C0C35">
        <w:rPr>
          <w:rFonts w:ascii="Arial" w:hAnsi="Arial" w:cs="Arial"/>
        </w:rPr>
        <w:t xml:space="preserve"> </w:t>
      </w:r>
      <w:r w:rsidR="002832DC" w:rsidRPr="00AD04D8">
        <w:rPr>
          <w:rFonts w:ascii="Arial" w:hAnsi="Arial" w:cs="Arial"/>
          <w:i/>
        </w:rPr>
        <w:t>“Eerlijk gezegd word ik</w:t>
      </w:r>
      <w:r w:rsidR="002832DC">
        <w:rPr>
          <w:rFonts w:ascii="Arial" w:hAnsi="Arial" w:cs="Arial"/>
          <w:i/>
        </w:rPr>
        <w:t xml:space="preserve"> een beetje</w:t>
      </w:r>
      <w:r w:rsidR="002832DC" w:rsidRPr="00AD04D8">
        <w:rPr>
          <w:rFonts w:ascii="Arial" w:hAnsi="Arial" w:cs="Arial"/>
          <w:i/>
        </w:rPr>
        <w:t xml:space="preserve"> kriegelig van</w:t>
      </w:r>
      <w:r w:rsidR="002832DC">
        <w:rPr>
          <w:rFonts w:ascii="Arial" w:hAnsi="Arial" w:cs="Arial"/>
          <w:i/>
        </w:rPr>
        <w:t xml:space="preserve"> bepaalde</w:t>
      </w:r>
      <w:r w:rsidR="002832DC" w:rsidRPr="00AD04D8">
        <w:rPr>
          <w:rFonts w:ascii="Arial" w:hAnsi="Arial" w:cs="Arial"/>
          <w:i/>
        </w:rPr>
        <w:t xml:space="preserve"> personen die bij elke gelegenheid roepen dat </w:t>
      </w:r>
      <w:r w:rsidR="002832DC">
        <w:rPr>
          <w:rFonts w:ascii="Arial" w:hAnsi="Arial" w:cs="Arial"/>
          <w:i/>
        </w:rPr>
        <w:t>dit</w:t>
      </w:r>
      <w:r w:rsidR="002832DC" w:rsidRPr="00AD04D8">
        <w:rPr>
          <w:rFonts w:ascii="Arial" w:hAnsi="Arial" w:cs="Arial"/>
          <w:i/>
        </w:rPr>
        <w:t xml:space="preserve"> geen studies zijn</w:t>
      </w:r>
      <w:r w:rsidR="002832DC">
        <w:rPr>
          <w:rFonts w:ascii="Arial" w:hAnsi="Arial" w:cs="Arial"/>
          <w:i/>
        </w:rPr>
        <w:t>”.</w:t>
      </w:r>
    </w:p>
    <w:p w14:paraId="0E977D6E" w14:textId="77777777" w:rsidR="002832DC" w:rsidRDefault="002832DC" w:rsidP="002832DC">
      <w:pPr>
        <w:pStyle w:val="Plattetekst2"/>
        <w:rPr>
          <w:rFonts w:ascii="Arial" w:hAnsi="Arial" w:cs="Arial"/>
          <w:b/>
        </w:rPr>
      </w:pPr>
    </w:p>
    <w:p w14:paraId="64B39A02" w14:textId="77777777" w:rsidR="002832DC" w:rsidRPr="001D6918" w:rsidRDefault="002832DC" w:rsidP="002832DC">
      <w:pPr>
        <w:pStyle w:val="Plattetekst2"/>
        <w:rPr>
          <w:rFonts w:ascii="Arial" w:hAnsi="Arial" w:cs="Arial"/>
          <w:i/>
          <w:lang w:val="en-GB"/>
        </w:rPr>
      </w:pPr>
      <w:r w:rsidRPr="005A2791">
        <w:rPr>
          <w:rFonts w:ascii="Arial" w:hAnsi="Arial" w:cs="Arial"/>
          <w:b/>
        </w:rPr>
        <w:t xml:space="preserve">   </w:t>
      </w:r>
      <w:r w:rsidRPr="00AB7AE1">
        <w:rPr>
          <w:rFonts w:ascii="Arial" w:hAnsi="Arial" w:cs="Arial"/>
          <w:lang w:val="en-GB"/>
        </w:rPr>
        <w:t xml:space="preserve">Daarop kwam dan de onverwachte vraag van John Roycroft: </w:t>
      </w:r>
      <w:r w:rsidRPr="00AB7AE1">
        <w:rPr>
          <w:rFonts w:ascii="Arial" w:hAnsi="Arial" w:cs="Arial"/>
          <w:i/>
          <w:lang w:val="en-GB"/>
        </w:rPr>
        <w:t>“All judges, whe</w:t>
      </w:r>
      <w:r w:rsidR="00AB7AE1">
        <w:rPr>
          <w:rFonts w:ascii="Arial" w:hAnsi="Arial" w:cs="Arial"/>
          <w:i/>
          <w:lang w:val="en-GB"/>
        </w:rPr>
        <w:t>t</w:t>
      </w:r>
      <w:r w:rsidRPr="001D6918">
        <w:rPr>
          <w:rFonts w:ascii="Arial" w:hAnsi="Arial" w:cs="Arial"/>
          <w:i/>
          <w:lang w:val="en-GB"/>
        </w:rPr>
        <w:t>her holding the title of FIDE judge (studies) or not, are invited to make their own</w:t>
      </w:r>
      <w:r w:rsidRPr="001D6918">
        <w:rPr>
          <w:rFonts w:ascii="Arial" w:hAnsi="Arial" w:cs="Arial"/>
          <w:lang w:val="en-GB"/>
        </w:rPr>
        <w:t xml:space="preserve"> </w:t>
      </w:r>
      <w:r w:rsidRPr="001D6918">
        <w:rPr>
          <w:rFonts w:ascii="Arial" w:hAnsi="Arial" w:cs="Arial"/>
          <w:i/>
          <w:lang w:val="en-GB"/>
        </w:rPr>
        <w:t xml:space="preserve">public statement, in English and in no more than 50 words, for publication in EG.” </w:t>
      </w:r>
      <w:r w:rsidRPr="001D6918">
        <w:rPr>
          <w:rFonts w:ascii="Arial" w:hAnsi="Arial" w:cs="Arial"/>
          <w:lang w:val="en-GB"/>
        </w:rPr>
        <w:t xml:space="preserve"> En hij voegt eraan toe: </w:t>
      </w:r>
      <w:r w:rsidRPr="001D6918">
        <w:rPr>
          <w:rFonts w:ascii="Arial" w:hAnsi="Arial" w:cs="Arial"/>
          <w:i/>
          <w:lang w:val="en-GB"/>
        </w:rPr>
        <w:t>“A composer armed with such a list will be able to choose a tourney suited to him</w:t>
      </w:r>
      <w:r>
        <w:rPr>
          <w:rFonts w:ascii="Arial" w:hAnsi="Arial" w:cs="Arial"/>
          <w:i/>
          <w:lang w:val="en-GB"/>
        </w:rPr>
        <w:t>.</w:t>
      </w:r>
      <w:r w:rsidRPr="001D6918">
        <w:rPr>
          <w:rFonts w:ascii="Arial" w:hAnsi="Arial" w:cs="Arial"/>
          <w:i/>
          <w:lang w:val="en-GB"/>
        </w:rPr>
        <w:t>”</w:t>
      </w:r>
    </w:p>
    <w:p w14:paraId="59282FA4" w14:textId="77777777" w:rsidR="002832DC" w:rsidRPr="001D6918" w:rsidRDefault="002832DC" w:rsidP="002832DC">
      <w:pPr>
        <w:pStyle w:val="Plattetekst2"/>
        <w:rPr>
          <w:rFonts w:ascii="Arial" w:hAnsi="Arial" w:cs="Arial"/>
          <w:i/>
          <w:lang w:val="en-GB"/>
        </w:rPr>
      </w:pPr>
    </w:p>
    <w:p w14:paraId="75B89C83" w14:textId="77777777" w:rsidR="002832DC" w:rsidRDefault="002832DC" w:rsidP="002832DC">
      <w:pPr>
        <w:pStyle w:val="Plattetekst2"/>
        <w:rPr>
          <w:rFonts w:ascii="Arial" w:hAnsi="Arial" w:cs="Arial"/>
        </w:rPr>
      </w:pPr>
      <w:r w:rsidRPr="005A2791">
        <w:rPr>
          <w:rFonts w:ascii="Arial" w:hAnsi="Arial" w:cs="Arial"/>
          <w:lang w:val="en-US"/>
        </w:rPr>
        <w:t xml:space="preserve">   </w:t>
      </w:r>
      <w:r w:rsidR="00AD1215">
        <w:rPr>
          <w:rFonts w:ascii="Arial" w:hAnsi="Arial" w:cs="Arial"/>
        </w:rPr>
        <w:t>Dit laatste lijkt me</w:t>
      </w:r>
      <w:r w:rsidRPr="00AD04D8">
        <w:rPr>
          <w:rFonts w:ascii="Arial" w:hAnsi="Arial" w:cs="Arial"/>
        </w:rPr>
        <w:t xml:space="preserve"> </w:t>
      </w:r>
      <w:r w:rsidR="00706AA5">
        <w:rPr>
          <w:rFonts w:ascii="Arial" w:hAnsi="Arial" w:cs="Arial"/>
          <w:b/>
        </w:rPr>
        <w:t>een</w:t>
      </w:r>
      <w:r w:rsidRPr="00AD04D8">
        <w:rPr>
          <w:rFonts w:ascii="Arial" w:hAnsi="Arial" w:cs="Arial"/>
          <w:b/>
        </w:rPr>
        <w:t xml:space="preserve"> verwarde boel</w:t>
      </w:r>
      <w:r w:rsidRPr="00AD04D8">
        <w:rPr>
          <w:rFonts w:ascii="Arial" w:hAnsi="Arial" w:cs="Arial"/>
        </w:rPr>
        <w:t>.</w:t>
      </w:r>
      <w:r>
        <w:rPr>
          <w:rFonts w:ascii="Arial" w:hAnsi="Arial" w:cs="Arial"/>
        </w:rPr>
        <w:t xml:space="preserve"> </w:t>
      </w:r>
      <w:r w:rsidRPr="00AD04D8">
        <w:rPr>
          <w:rFonts w:ascii="Arial" w:hAnsi="Arial" w:cs="Arial"/>
        </w:rPr>
        <w:t>Want om mee te dingen aan een toernooi</w:t>
      </w:r>
      <w:r>
        <w:rPr>
          <w:rFonts w:ascii="Arial" w:hAnsi="Arial" w:cs="Arial"/>
        </w:rPr>
        <w:t>, in de hoop dat de studie even</w:t>
      </w:r>
      <w:r w:rsidRPr="00AD04D8">
        <w:rPr>
          <w:rFonts w:ascii="Arial" w:hAnsi="Arial" w:cs="Arial"/>
        </w:rPr>
        <w:t>tueel later de kans zou krijgen gese</w:t>
      </w:r>
      <w:r>
        <w:rPr>
          <w:rFonts w:ascii="Arial" w:hAnsi="Arial" w:cs="Arial"/>
        </w:rPr>
        <w:t>-</w:t>
      </w:r>
      <w:r w:rsidRPr="00AD04D8">
        <w:rPr>
          <w:rFonts w:ascii="Arial" w:hAnsi="Arial" w:cs="Arial"/>
        </w:rPr>
        <w:t xml:space="preserve">lecteerd te worden voor het FIDE album, kan een bijdehandse componist een overbodig voorspel breien aan een fijne maljutka, dit ten nadele van de frisse eenvoud. </w:t>
      </w:r>
    </w:p>
    <w:p w14:paraId="46594A0C" w14:textId="77777777" w:rsidR="002832DC" w:rsidRDefault="002832DC" w:rsidP="002832DC">
      <w:pPr>
        <w:pStyle w:val="Plattetekst2"/>
        <w:rPr>
          <w:rFonts w:ascii="Arial" w:hAnsi="Arial" w:cs="Arial"/>
        </w:rPr>
      </w:pPr>
    </w:p>
    <w:p w14:paraId="6A7A7CF5" w14:textId="77777777" w:rsidR="002832DC" w:rsidRPr="00AD04D8" w:rsidRDefault="002832DC" w:rsidP="002832DC">
      <w:pPr>
        <w:pStyle w:val="Plattetekst2"/>
        <w:rPr>
          <w:rFonts w:ascii="Arial" w:hAnsi="Arial" w:cs="Arial"/>
        </w:rPr>
      </w:pPr>
      <w:r>
        <w:rPr>
          <w:rFonts w:ascii="Arial" w:hAnsi="Arial" w:cs="Arial"/>
        </w:rPr>
        <w:t xml:space="preserve">   </w:t>
      </w:r>
      <w:r w:rsidRPr="00AD04D8">
        <w:rPr>
          <w:rFonts w:ascii="Arial" w:hAnsi="Arial" w:cs="Arial"/>
        </w:rPr>
        <w:t>En anderzijds zou een knappe studie, die na enige zetten uitloopt op vijf stukken, geweerd kunnen worden uit het album</w:t>
      </w:r>
      <w:r w:rsidR="00253FE8">
        <w:rPr>
          <w:rFonts w:ascii="Arial" w:hAnsi="Arial" w:cs="Arial"/>
        </w:rPr>
        <w:t>,</w:t>
      </w:r>
      <w:r w:rsidRPr="00AD04D8">
        <w:rPr>
          <w:rFonts w:ascii="Arial" w:hAnsi="Arial" w:cs="Arial"/>
        </w:rPr>
        <w:t xml:space="preserve"> omdat de nu ontstane mal</w:t>
      </w:r>
      <w:r>
        <w:rPr>
          <w:rFonts w:ascii="Arial" w:hAnsi="Arial" w:cs="Arial"/>
        </w:rPr>
        <w:t>-</w:t>
      </w:r>
      <w:r w:rsidRPr="00AD04D8">
        <w:rPr>
          <w:rFonts w:ascii="Arial" w:hAnsi="Arial" w:cs="Arial"/>
        </w:rPr>
        <w:t xml:space="preserve">jutka eventueel </w:t>
      </w:r>
      <w:r w:rsidRPr="00AD04D8">
        <w:rPr>
          <w:rFonts w:ascii="Arial" w:hAnsi="Arial" w:cs="Arial"/>
          <w:i/>
        </w:rPr>
        <w:t>geplukt zou kunnen</w:t>
      </w:r>
      <w:r w:rsidRPr="00AD04D8">
        <w:rPr>
          <w:rFonts w:ascii="Arial" w:hAnsi="Arial" w:cs="Arial"/>
        </w:rPr>
        <w:t xml:space="preserve"> </w:t>
      </w:r>
      <w:r w:rsidRPr="00AD04D8">
        <w:rPr>
          <w:rFonts w:ascii="Arial" w:hAnsi="Arial" w:cs="Arial"/>
          <w:i/>
        </w:rPr>
        <w:t xml:space="preserve">zijn </w:t>
      </w:r>
      <w:r w:rsidRPr="00AD04D8">
        <w:rPr>
          <w:rFonts w:ascii="Arial" w:hAnsi="Arial" w:cs="Arial"/>
        </w:rPr>
        <w:t>uit een database, dus gedee</w:t>
      </w:r>
      <w:r>
        <w:rPr>
          <w:rFonts w:ascii="Arial" w:hAnsi="Arial" w:cs="Arial"/>
        </w:rPr>
        <w:t>l</w:t>
      </w:r>
      <w:r w:rsidRPr="00AD04D8">
        <w:rPr>
          <w:rFonts w:ascii="Arial" w:hAnsi="Arial" w:cs="Arial"/>
        </w:rPr>
        <w:t>telijk geanticipeerd.</w:t>
      </w:r>
    </w:p>
    <w:p w14:paraId="7818B198" w14:textId="77777777" w:rsidR="002832DC" w:rsidRPr="00AD04D8" w:rsidRDefault="002832DC" w:rsidP="002832DC">
      <w:pPr>
        <w:pStyle w:val="Plattetekst2"/>
        <w:rPr>
          <w:rFonts w:ascii="Arial" w:hAnsi="Arial" w:cs="Arial"/>
        </w:rPr>
      </w:pPr>
    </w:p>
    <w:p w14:paraId="66621851" w14:textId="77777777" w:rsidR="001E1516" w:rsidRDefault="002832DC" w:rsidP="002832DC">
      <w:pPr>
        <w:pStyle w:val="Plattetekst2"/>
        <w:rPr>
          <w:rFonts w:ascii="Arial" w:hAnsi="Arial" w:cs="Arial"/>
          <w:i/>
          <w:lang w:val="en-GB"/>
        </w:rPr>
      </w:pPr>
      <w:r>
        <w:rPr>
          <w:rFonts w:ascii="Arial" w:hAnsi="Arial" w:cs="Arial"/>
        </w:rPr>
        <w:t xml:space="preserve">   </w:t>
      </w:r>
      <w:r w:rsidRPr="00AD04D8">
        <w:rPr>
          <w:rFonts w:ascii="Arial" w:hAnsi="Arial" w:cs="Arial"/>
        </w:rPr>
        <w:t>Gelukkig is da</w:t>
      </w:r>
      <w:r>
        <w:rPr>
          <w:rFonts w:ascii="Arial" w:hAnsi="Arial" w:cs="Arial"/>
        </w:rPr>
        <w:t>ar nog het gezond verstand van Internationaal G</w:t>
      </w:r>
      <w:r w:rsidRPr="00AD04D8">
        <w:rPr>
          <w:rFonts w:ascii="Arial" w:hAnsi="Arial" w:cs="Arial"/>
        </w:rPr>
        <w:t>rootmees</w:t>
      </w:r>
      <w:r w:rsidR="00F326AD">
        <w:rPr>
          <w:rFonts w:ascii="Arial" w:hAnsi="Arial" w:cs="Arial"/>
        </w:rPr>
        <w:t>-</w:t>
      </w:r>
      <w:r w:rsidRPr="00AD04D8">
        <w:rPr>
          <w:rFonts w:ascii="Arial" w:hAnsi="Arial" w:cs="Arial"/>
        </w:rPr>
        <w:t xml:space="preserve">ter John Nunn. </w:t>
      </w:r>
      <w:r w:rsidRPr="001D6918">
        <w:rPr>
          <w:rFonts w:ascii="Arial" w:hAnsi="Arial" w:cs="Arial"/>
          <w:lang w:val="en-GB"/>
        </w:rPr>
        <w:t>Bij een mooie vijfstukkenstudie van voornoemde Harold schreef hij</w:t>
      </w:r>
      <w:r w:rsidRPr="001D6918">
        <w:rPr>
          <w:rFonts w:ascii="Arial" w:hAnsi="Arial" w:cs="Arial"/>
          <w:b/>
          <w:lang w:val="en-GB"/>
        </w:rPr>
        <w:t xml:space="preserve">: </w:t>
      </w:r>
      <w:r w:rsidRPr="001D6918">
        <w:rPr>
          <w:rFonts w:ascii="Arial" w:hAnsi="Arial" w:cs="Arial"/>
          <w:i/>
          <w:lang w:val="en-GB"/>
        </w:rPr>
        <w:t>“Perhaps the composer extracted this by some means from a database, but who cares?</w:t>
      </w:r>
    </w:p>
    <w:p w14:paraId="5C4BBE41" w14:textId="77777777" w:rsidR="00656732" w:rsidRDefault="00656732" w:rsidP="002832DC">
      <w:pPr>
        <w:pStyle w:val="Plattetekst2"/>
        <w:rPr>
          <w:rFonts w:ascii="Arial" w:hAnsi="Arial" w:cs="Arial"/>
          <w:i/>
          <w:lang w:val="en-GB"/>
        </w:rPr>
      </w:pPr>
    </w:p>
    <w:p w14:paraId="60CEB3DB" w14:textId="77777777" w:rsidR="001E1516" w:rsidRDefault="002832DC" w:rsidP="002832DC">
      <w:pPr>
        <w:pStyle w:val="Plattetekst2"/>
        <w:rPr>
          <w:rFonts w:ascii="Arial" w:hAnsi="Arial" w:cs="Arial"/>
          <w:b/>
          <w:lang w:val="en-GB"/>
        </w:rPr>
      </w:pPr>
      <w:r w:rsidRPr="001D6918">
        <w:rPr>
          <w:rFonts w:ascii="Arial" w:hAnsi="Arial" w:cs="Arial"/>
          <w:b/>
          <w:i/>
          <w:lang w:val="en-GB"/>
        </w:rPr>
        <w:t>A masterpiece is a masterpiece, wathever the technique of the artist.</w:t>
      </w:r>
      <w:r w:rsidR="002D4D0C">
        <w:rPr>
          <w:rFonts w:ascii="Arial" w:hAnsi="Arial" w:cs="Arial"/>
          <w:b/>
          <w:lang w:val="en-GB"/>
        </w:rPr>
        <w:t>”</w:t>
      </w:r>
    </w:p>
    <w:p w14:paraId="74D6B624" w14:textId="77777777" w:rsidR="00075FA5" w:rsidRPr="001513C2" w:rsidRDefault="001E1516" w:rsidP="002832DC">
      <w:pPr>
        <w:pStyle w:val="Plattetekst2"/>
        <w:rPr>
          <w:rFonts w:ascii="Arial" w:hAnsi="Arial" w:cs="Arial"/>
          <w:b/>
          <w:lang w:val="en-US"/>
        </w:rPr>
      </w:pPr>
      <w:r w:rsidRPr="001513C2">
        <w:rPr>
          <w:rFonts w:ascii="Arial" w:hAnsi="Arial" w:cs="Arial"/>
          <w:b/>
          <w:lang w:val="en-US"/>
        </w:rPr>
        <w:t xml:space="preserve">   </w:t>
      </w:r>
    </w:p>
    <w:p w14:paraId="6C167E42" w14:textId="77777777" w:rsidR="002832DC" w:rsidRPr="00991941" w:rsidRDefault="002832DC" w:rsidP="002832DC">
      <w:pPr>
        <w:pStyle w:val="Plattetekst2"/>
        <w:rPr>
          <w:rFonts w:ascii="Arial" w:hAnsi="Arial" w:cs="Arial"/>
          <w:b/>
          <w:i/>
        </w:rPr>
      </w:pPr>
      <w:r w:rsidRPr="00AD04D8">
        <w:rPr>
          <w:rFonts w:ascii="Arial" w:hAnsi="Arial" w:cs="Arial"/>
        </w:rPr>
        <w:t>Met andere woorden: het doel heiligt de middelen.</w:t>
      </w:r>
    </w:p>
    <w:p w14:paraId="35F69B7E" w14:textId="77777777" w:rsidR="002832DC" w:rsidRPr="00AD04D8" w:rsidRDefault="002832DC" w:rsidP="002832DC">
      <w:pPr>
        <w:pStyle w:val="Plattetekst2"/>
        <w:rPr>
          <w:rFonts w:ascii="Arial" w:hAnsi="Arial" w:cs="Arial"/>
          <w:i/>
        </w:rPr>
      </w:pPr>
    </w:p>
    <w:p w14:paraId="50B811CE" w14:textId="77777777" w:rsidR="005C19F1" w:rsidRPr="00B8771B" w:rsidRDefault="002832DC" w:rsidP="002832DC">
      <w:pPr>
        <w:pStyle w:val="Plattetekst2"/>
        <w:rPr>
          <w:rFonts w:ascii="Arial" w:hAnsi="Arial" w:cs="Arial"/>
          <w:i/>
        </w:rPr>
      </w:pPr>
      <w:r>
        <w:rPr>
          <w:rFonts w:ascii="Arial" w:hAnsi="Arial" w:cs="Arial"/>
        </w:rPr>
        <w:t xml:space="preserve">   </w:t>
      </w:r>
      <w:r w:rsidRPr="00AD04D8">
        <w:rPr>
          <w:rFonts w:ascii="Arial" w:hAnsi="Arial" w:cs="Arial"/>
        </w:rPr>
        <w:t xml:space="preserve">Tenslotte is er nog de nuchtere mening van studiecomponist Michael Roxlau: </w:t>
      </w:r>
      <w:r w:rsidRPr="00AD04D8">
        <w:rPr>
          <w:rFonts w:ascii="Arial" w:hAnsi="Arial" w:cs="Arial"/>
          <w:i/>
        </w:rPr>
        <w:t>“Ich bin mir ziemlich sicher</w:t>
      </w:r>
      <w:r w:rsidRPr="00AD04D8">
        <w:rPr>
          <w:rFonts w:ascii="Arial" w:hAnsi="Arial" w:cs="Arial"/>
        </w:rPr>
        <w:t xml:space="preserve">, </w:t>
      </w:r>
      <w:r w:rsidRPr="00AD04D8">
        <w:rPr>
          <w:rFonts w:ascii="Arial" w:hAnsi="Arial" w:cs="Arial"/>
          <w:i/>
        </w:rPr>
        <w:t xml:space="preserve">das in den Fünfsteiner-Databanken noch </w:t>
      </w:r>
      <w:r w:rsidRPr="00154CC1">
        <w:rPr>
          <w:rFonts w:ascii="Arial" w:hAnsi="Arial" w:cs="Arial"/>
          <w:i/>
        </w:rPr>
        <w:t>zahlreiche Schätze schlummern, die entdeckt und gehoben werden wollen</w:t>
      </w:r>
      <w:r w:rsidRPr="00AD04D8">
        <w:rPr>
          <w:rFonts w:ascii="Arial" w:hAnsi="Arial" w:cs="Arial"/>
        </w:rPr>
        <w:t xml:space="preserve">. </w:t>
      </w:r>
      <w:r>
        <w:rPr>
          <w:rFonts w:ascii="Arial" w:hAnsi="Arial" w:cs="Arial"/>
          <w:i/>
        </w:rPr>
        <w:t xml:space="preserve">Dies herauszufinden, </w:t>
      </w:r>
      <w:r w:rsidRPr="00AD04D8">
        <w:rPr>
          <w:rFonts w:ascii="Arial" w:hAnsi="Arial" w:cs="Arial"/>
          <w:i/>
        </w:rPr>
        <w:t>kan für den Autor hartnäckige Analysearbeit bedeu</w:t>
      </w:r>
      <w:r w:rsidR="00901B0D">
        <w:rPr>
          <w:rFonts w:ascii="Arial" w:hAnsi="Arial" w:cs="Arial"/>
          <w:i/>
        </w:rPr>
        <w:t>-</w:t>
      </w:r>
      <w:r w:rsidRPr="00AD04D8">
        <w:rPr>
          <w:rFonts w:ascii="Arial" w:hAnsi="Arial" w:cs="Arial"/>
          <w:i/>
        </w:rPr>
        <w:t>ten.”</w:t>
      </w:r>
      <w:r w:rsidR="00B8771B">
        <w:rPr>
          <w:rFonts w:ascii="Arial" w:hAnsi="Arial" w:cs="Arial"/>
          <w:i/>
        </w:rPr>
        <w:t xml:space="preserve"> </w:t>
      </w:r>
      <w:r w:rsidRPr="00AD04D8">
        <w:rPr>
          <w:rFonts w:ascii="Arial" w:hAnsi="Arial" w:cs="Arial"/>
        </w:rPr>
        <w:t>En waarom zou dan een waardevol kleinood, ontsproten uit die volge</w:t>
      </w:r>
      <w:r w:rsidR="00363C05">
        <w:rPr>
          <w:rFonts w:ascii="Arial" w:hAnsi="Arial" w:cs="Arial"/>
        </w:rPr>
        <w:t>-</w:t>
      </w:r>
      <w:r w:rsidRPr="00AD04D8">
        <w:rPr>
          <w:rFonts w:ascii="Arial" w:hAnsi="Arial" w:cs="Arial"/>
        </w:rPr>
        <w:t xml:space="preserve">houden zoektocht, niet beloond mogen </w:t>
      </w:r>
      <w:r w:rsidR="00B8771B">
        <w:rPr>
          <w:rFonts w:ascii="Arial" w:hAnsi="Arial" w:cs="Arial"/>
        </w:rPr>
        <w:t>worden en bewaard voor het nage</w:t>
      </w:r>
      <w:r w:rsidR="00363C05">
        <w:rPr>
          <w:rFonts w:ascii="Arial" w:hAnsi="Arial" w:cs="Arial"/>
        </w:rPr>
        <w:t>-</w:t>
      </w:r>
      <w:r w:rsidRPr="00AD04D8">
        <w:rPr>
          <w:rFonts w:ascii="Arial" w:hAnsi="Arial" w:cs="Arial"/>
        </w:rPr>
        <w:t>slacht?</w:t>
      </w:r>
    </w:p>
    <w:p w14:paraId="408FEE4B" w14:textId="77777777" w:rsidR="0056312E" w:rsidRDefault="0056312E" w:rsidP="002832DC">
      <w:pPr>
        <w:pStyle w:val="Plattetekst2"/>
        <w:rPr>
          <w:rFonts w:ascii="Arial" w:hAnsi="Arial" w:cs="Arial"/>
        </w:rPr>
      </w:pPr>
    </w:p>
    <w:p w14:paraId="6CB580A5" w14:textId="77777777" w:rsidR="002832DC" w:rsidRPr="005C19F1" w:rsidRDefault="00B6371B" w:rsidP="002832DC">
      <w:pPr>
        <w:pStyle w:val="Plattetekst2"/>
        <w:rPr>
          <w:rFonts w:ascii="Arial" w:hAnsi="Arial" w:cs="Arial"/>
        </w:rPr>
      </w:pPr>
      <w:r>
        <w:rPr>
          <w:rFonts w:ascii="Arial" w:hAnsi="Arial" w:cs="Arial"/>
        </w:rPr>
        <w:lastRenderedPageBreak/>
        <w:t xml:space="preserve">   </w:t>
      </w:r>
      <w:r w:rsidR="002832DC" w:rsidRPr="00AD04D8">
        <w:rPr>
          <w:rFonts w:ascii="Arial" w:hAnsi="Arial" w:cs="Arial"/>
        </w:rPr>
        <w:t>In EG</w:t>
      </w:r>
      <w:r w:rsidR="002832DC">
        <w:rPr>
          <w:rFonts w:ascii="Arial" w:hAnsi="Arial" w:cs="Arial"/>
        </w:rPr>
        <w:t xml:space="preserve"> nr</w:t>
      </w:r>
      <w:r w:rsidR="000927DD">
        <w:rPr>
          <w:rFonts w:ascii="Arial" w:hAnsi="Arial" w:cs="Arial"/>
        </w:rPr>
        <w:t xml:space="preserve"> 171 </w:t>
      </w:r>
      <w:r w:rsidR="002832DC" w:rsidRPr="00AD04D8">
        <w:rPr>
          <w:rFonts w:ascii="Arial" w:hAnsi="Arial" w:cs="Arial"/>
        </w:rPr>
        <w:t xml:space="preserve"> las ik tot mijn opl</w:t>
      </w:r>
      <w:r w:rsidR="00153517">
        <w:rPr>
          <w:rFonts w:ascii="Arial" w:hAnsi="Arial" w:cs="Arial"/>
        </w:rPr>
        <w:t>uchting dat</w:t>
      </w:r>
      <w:r w:rsidR="00707EE3">
        <w:rPr>
          <w:rFonts w:ascii="Arial" w:hAnsi="Arial" w:cs="Arial"/>
        </w:rPr>
        <w:t>,</w:t>
      </w:r>
      <w:r w:rsidR="00153517">
        <w:rPr>
          <w:rFonts w:ascii="Arial" w:hAnsi="Arial" w:cs="Arial"/>
        </w:rPr>
        <w:t xml:space="preserve"> op de recente PCCC-</w:t>
      </w:r>
      <w:r w:rsidR="002832DC" w:rsidRPr="00AD04D8">
        <w:rPr>
          <w:rFonts w:ascii="Arial" w:hAnsi="Arial" w:cs="Arial"/>
        </w:rPr>
        <w:t>meeting (Permanent Commision of the Chess Composition) in Rhodes</w:t>
      </w:r>
      <w:r w:rsidR="00707EE3">
        <w:rPr>
          <w:rFonts w:ascii="Arial" w:hAnsi="Arial" w:cs="Arial"/>
        </w:rPr>
        <w:t>,</w:t>
      </w:r>
      <w:r w:rsidR="002832DC" w:rsidRPr="00AD04D8">
        <w:rPr>
          <w:rFonts w:ascii="Arial" w:hAnsi="Arial" w:cs="Arial"/>
        </w:rPr>
        <w:t xml:space="preserve"> de Codex subcommissie de volgende tekst toevoegde aan voetnota 3 van artikel 2: </w:t>
      </w:r>
      <w:r w:rsidR="002832DC" w:rsidRPr="00AD04D8">
        <w:rPr>
          <w:rFonts w:ascii="Arial" w:hAnsi="Arial" w:cs="Arial"/>
          <w:i/>
        </w:rPr>
        <w:t>“Nor does the compilation o</w:t>
      </w:r>
      <w:r w:rsidR="000927DD">
        <w:rPr>
          <w:rFonts w:ascii="Arial" w:hAnsi="Arial" w:cs="Arial"/>
          <w:i/>
        </w:rPr>
        <w:t>r publication of a computer gene</w:t>
      </w:r>
      <w:r w:rsidR="002832DC" w:rsidRPr="00AD04D8">
        <w:rPr>
          <w:rFonts w:ascii="Arial" w:hAnsi="Arial" w:cs="Arial"/>
          <w:i/>
        </w:rPr>
        <w:t>rated database constitute the publicati</w:t>
      </w:r>
      <w:r w:rsidR="002832DC">
        <w:rPr>
          <w:rFonts w:ascii="Arial" w:hAnsi="Arial" w:cs="Arial"/>
          <w:i/>
        </w:rPr>
        <w:t>on of one or more chess composi</w:t>
      </w:r>
      <w:r w:rsidR="002832DC" w:rsidRPr="00AD04D8">
        <w:rPr>
          <w:rFonts w:ascii="Arial" w:hAnsi="Arial" w:cs="Arial"/>
          <w:i/>
        </w:rPr>
        <w:t>t</w:t>
      </w:r>
      <w:r w:rsidR="002832DC">
        <w:rPr>
          <w:rFonts w:ascii="Arial" w:hAnsi="Arial" w:cs="Arial"/>
          <w:i/>
        </w:rPr>
        <w:t>i</w:t>
      </w:r>
      <w:r w:rsidR="002832DC" w:rsidRPr="00AD04D8">
        <w:rPr>
          <w:rFonts w:ascii="Arial" w:hAnsi="Arial" w:cs="Arial"/>
          <w:i/>
        </w:rPr>
        <w:t xml:space="preserve">ons.”  </w:t>
      </w:r>
    </w:p>
    <w:p w14:paraId="0A152C23" w14:textId="77777777" w:rsidR="002832DC" w:rsidRPr="009D5300" w:rsidRDefault="002832DC" w:rsidP="002832DC">
      <w:pPr>
        <w:pStyle w:val="Plattetekst2"/>
        <w:rPr>
          <w:rFonts w:ascii="Arial" w:hAnsi="Arial" w:cs="Arial"/>
        </w:rPr>
      </w:pPr>
      <w:r w:rsidRPr="000927DD">
        <w:rPr>
          <w:rFonts w:ascii="Arial" w:hAnsi="Arial" w:cs="Arial"/>
        </w:rPr>
        <w:t xml:space="preserve">   </w:t>
      </w:r>
    </w:p>
    <w:p w14:paraId="694AE74C" w14:textId="77777777" w:rsidR="002832DC" w:rsidRPr="007D0928" w:rsidRDefault="002832DC" w:rsidP="002832DC">
      <w:pPr>
        <w:pStyle w:val="Plattetekst2"/>
        <w:rPr>
          <w:rFonts w:ascii="Arial" w:hAnsi="Arial" w:cs="Arial"/>
          <w:lang w:val="en-GB"/>
        </w:rPr>
      </w:pPr>
      <w:r w:rsidRPr="000927DD">
        <w:rPr>
          <w:rFonts w:ascii="Arial" w:hAnsi="Arial" w:cs="Arial"/>
        </w:rPr>
        <w:t xml:space="preserve">    </w:t>
      </w:r>
      <w:r w:rsidRPr="001D6918">
        <w:rPr>
          <w:rFonts w:ascii="Arial" w:hAnsi="Arial" w:cs="Arial"/>
          <w:lang w:val="en-GB"/>
        </w:rPr>
        <w:t xml:space="preserve">Wat Harold van der Heijden deed besluiten: </w:t>
      </w:r>
      <w:r>
        <w:rPr>
          <w:rFonts w:ascii="Arial" w:hAnsi="Arial" w:cs="Arial"/>
          <w:i/>
          <w:lang w:val="en-GB"/>
        </w:rPr>
        <w:t>“This means that composi-</w:t>
      </w:r>
      <w:r w:rsidRPr="001D6918">
        <w:rPr>
          <w:rFonts w:ascii="Arial" w:hAnsi="Arial" w:cs="Arial"/>
          <w:i/>
          <w:lang w:val="en-GB"/>
        </w:rPr>
        <w:t>tions are not anticipated by appearing in a computer generated database, because positions appearing there do not count as being published.”</w:t>
      </w:r>
    </w:p>
    <w:p w14:paraId="79982B5E" w14:textId="77777777" w:rsidR="002832DC" w:rsidRDefault="002832DC" w:rsidP="002832DC">
      <w:pPr>
        <w:pStyle w:val="Plattetekst2"/>
        <w:rPr>
          <w:rFonts w:ascii="Arial" w:hAnsi="Arial" w:cs="Arial"/>
          <w:b/>
          <w:lang w:val="en-GB"/>
        </w:rPr>
      </w:pPr>
    </w:p>
    <w:p w14:paraId="5DC4B067" w14:textId="77777777" w:rsidR="002832DC" w:rsidRPr="00AD04D8" w:rsidRDefault="002832DC" w:rsidP="002832DC">
      <w:pPr>
        <w:pStyle w:val="Plattetekst2"/>
        <w:rPr>
          <w:rFonts w:ascii="Arial" w:hAnsi="Arial" w:cs="Arial"/>
        </w:rPr>
      </w:pPr>
      <w:r w:rsidRPr="009D5300">
        <w:rPr>
          <w:rFonts w:ascii="Arial" w:hAnsi="Arial" w:cs="Arial"/>
          <w:b/>
          <w:lang w:val="en-GB"/>
        </w:rPr>
        <w:t xml:space="preserve">   </w:t>
      </w:r>
      <w:r w:rsidRPr="00AD04D8">
        <w:rPr>
          <w:rFonts w:ascii="Arial" w:hAnsi="Arial" w:cs="Arial"/>
        </w:rPr>
        <w:t>De hamvraag blijft echter: waarvoor staat het FI</w:t>
      </w:r>
      <w:r>
        <w:rPr>
          <w:rFonts w:ascii="Arial" w:hAnsi="Arial" w:cs="Arial"/>
        </w:rPr>
        <w:t>DE album? Is het een ver</w:t>
      </w:r>
      <w:r w:rsidRPr="00AD04D8">
        <w:rPr>
          <w:rFonts w:ascii="Arial" w:hAnsi="Arial" w:cs="Arial"/>
        </w:rPr>
        <w:t>zameling van de meest aantrekkelijke</w:t>
      </w:r>
      <w:r>
        <w:rPr>
          <w:rFonts w:ascii="Arial" w:hAnsi="Arial" w:cs="Arial"/>
        </w:rPr>
        <w:t xml:space="preserve"> studies</w:t>
      </w:r>
      <w:r w:rsidRPr="00AD04D8">
        <w:rPr>
          <w:rFonts w:ascii="Arial" w:hAnsi="Arial" w:cs="Arial"/>
        </w:rPr>
        <w:t xml:space="preserve"> </w:t>
      </w:r>
      <w:r>
        <w:rPr>
          <w:rFonts w:ascii="Arial" w:hAnsi="Arial" w:cs="Arial"/>
        </w:rPr>
        <w:t>(</w:t>
      </w:r>
      <w:r w:rsidRPr="00AD04D8">
        <w:rPr>
          <w:rFonts w:ascii="Arial" w:hAnsi="Arial" w:cs="Arial"/>
        </w:rPr>
        <w:t xml:space="preserve">dus óók </w:t>
      </w:r>
      <w:r w:rsidRPr="00AD04D8">
        <w:rPr>
          <w:rFonts w:ascii="Arial" w:hAnsi="Arial" w:cs="Arial"/>
          <w:i/>
        </w:rPr>
        <w:t>maljutka’s</w:t>
      </w:r>
      <w:r>
        <w:rPr>
          <w:rFonts w:ascii="Arial" w:hAnsi="Arial" w:cs="Arial"/>
          <w:i/>
        </w:rPr>
        <w:t>),</w:t>
      </w:r>
      <w:r w:rsidRPr="00AD04D8">
        <w:rPr>
          <w:rFonts w:ascii="Arial" w:hAnsi="Arial" w:cs="Arial"/>
          <w:i/>
        </w:rPr>
        <w:t xml:space="preserve"> </w:t>
      </w:r>
      <w:r>
        <w:rPr>
          <w:rFonts w:ascii="Arial" w:hAnsi="Arial" w:cs="Arial"/>
        </w:rPr>
        <w:t xml:space="preserve">die </w:t>
      </w:r>
      <w:r w:rsidRPr="00AD04D8">
        <w:rPr>
          <w:rFonts w:ascii="Arial" w:hAnsi="Arial" w:cs="Arial"/>
        </w:rPr>
        <w:t>als bloemlezingen verschenen gedurende een bepaalde periode, of is</w:t>
      </w:r>
      <w:r>
        <w:rPr>
          <w:rFonts w:ascii="Arial" w:hAnsi="Arial" w:cs="Arial"/>
        </w:rPr>
        <w:t xml:space="preserve"> het de bedoeling een compositie</w:t>
      </w:r>
      <w:r w:rsidRPr="00AD04D8">
        <w:rPr>
          <w:rFonts w:ascii="Arial" w:hAnsi="Arial" w:cs="Arial"/>
        </w:rPr>
        <w:t>titel, bijvoorbeeld ‘</w:t>
      </w:r>
      <w:r w:rsidRPr="00AD04D8">
        <w:rPr>
          <w:rFonts w:ascii="Arial" w:hAnsi="Arial" w:cs="Arial"/>
          <w:i/>
        </w:rPr>
        <w:t>Meester’</w:t>
      </w:r>
      <w:r w:rsidRPr="00AD04D8">
        <w:rPr>
          <w:rFonts w:ascii="Arial" w:hAnsi="Arial" w:cs="Arial"/>
        </w:rPr>
        <w:t>,</w:t>
      </w:r>
      <w:r w:rsidRPr="00AD04D8">
        <w:rPr>
          <w:rFonts w:ascii="Arial" w:hAnsi="Arial" w:cs="Arial"/>
          <w:i/>
        </w:rPr>
        <w:t xml:space="preserve"> </w:t>
      </w:r>
      <w:r w:rsidRPr="00AD04D8">
        <w:rPr>
          <w:rFonts w:ascii="Arial" w:hAnsi="Arial" w:cs="Arial"/>
        </w:rPr>
        <w:t>te schenken aan de componist die de meeste prijzen heeft be</w:t>
      </w:r>
      <w:r w:rsidR="000C40CF">
        <w:rPr>
          <w:rFonts w:ascii="Arial" w:hAnsi="Arial" w:cs="Arial"/>
        </w:rPr>
        <w:t>machtigd gedurende diezelfde tijds</w:t>
      </w:r>
      <w:r w:rsidR="008C66E8">
        <w:rPr>
          <w:rFonts w:ascii="Arial" w:hAnsi="Arial" w:cs="Arial"/>
        </w:rPr>
        <w:t>-</w:t>
      </w:r>
      <w:r w:rsidR="000C40CF">
        <w:rPr>
          <w:rFonts w:ascii="Arial" w:hAnsi="Arial" w:cs="Arial"/>
        </w:rPr>
        <w:t>spanne</w:t>
      </w:r>
      <w:r w:rsidRPr="00AD04D8">
        <w:rPr>
          <w:rFonts w:ascii="Arial" w:hAnsi="Arial" w:cs="Arial"/>
        </w:rPr>
        <w:t>?</w:t>
      </w:r>
    </w:p>
    <w:p w14:paraId="5DB057FA" w14:textId="77777777" w:rsidR="002832DC" w:rsidRDefault="002832DC" w:rsidP="002832DC">
      <w:pPr>
        <w:pStyle w:val="Plattetekst2"/>
        <w:rPr>
          <w:rFonts w:ascii="Arial" w:hAnsi="Arial" w:cs="Arial"/>
        </w:rPr>
      </w:pPr>
    </w:p>
    <w:p w14:paraId="512BF5A0" w14:textId="77777777" w:rsidR="002832DC" w:rsidRPr="00AD04D8" w:rsidRDefault="002832DC" w:rsidP="002832DC">
      <w:pPr>
        <w:pStyle w:val="Plattetekst2"/>
        <w:rPr>
          <w:rFonts w:ascii="Arial" w:hAnsi="Arial" w:cs="Arial"/>
        </w:rPr>
      </w:pPr>
      <w:r>
        <w:rPr>
          <w:rFonts w:ascii="Arial" w:hAnsi="Arial" w:cs="Arial"/>
        </w:rPr>
        <w:t xml:space="preserve">    </w:t>
      </w:r>
      <w:r w:rsidRPr="00AD04D8">
        <w:rPr>
          <w:rFonts w:ascii="Arial" w:hAnsi="Arial" w:cs="Arial"/>
        </w:rPr>
        <w:t xml:space="preserve">Wat hier primeert is telkens afhankelijk van de zienswijze die de verschil-lende jurerende heren hieromtrent hebben: kiezen tussen </w:t>
      </w:r>
      <w:r w:rsidR="009E4083">
        <w:rPr>
          <w:rFonts w:ascii="Arial" w:hAnsi="Arial" w:cs="Arial"/>
        </w:rPr>
        <w:t>serene</w:t>
      </w:r>
      <w:r w:rsidRPr="00AD04D8">
        <w:rPr>
          <w:rFonts w:ascii="Arial" w:hAnsi="Arial" w:cs="Arial"/>
        </w:rPr>
        <w:t xml:space="preserve"> schoon-heid of een trotse titel. </w:t>
      </w:r>
    </w:p>
    <w:p w14:paraId="1E7AD2DE" w14:textId="77777777" w:rsidR="002832DC" w:rsidRDefault="002832DC" w:rsidP="002832DC">
      <w:pPr>
        <w:pStyle w:val="Plattetekst2"/>
        <w:rPr>
          <w:rFonts w:ascii="Arial" w:hAnsi="Arial" w:cs="Arial"/>
        </w:rPr>
      </w:pPr>
    </w:p>
    <w:p w14:paraId="68F85D05" w14:textId="77777777" w:rsidR="002832DC" w:rsidRPr="001D6918" w:rsidRDefault="002832DC" w:rsidP="002832DC">
      <w:pPr>
        <w:pStyle w:val="Plattetekst2"/>
        <w:rPr>
          <w:rFonts w:ascii="Arial" w:hAnsi="Arial" w:cs="Arial"/>
          <w:iCs/>
          <w:lang w:val="en-GB"/>
        </w:rPr>
      </w:pPr>
      <w:r w:rsidRPr="00A347D4">
        <w:rPr>
          <w:rFonts w:ascii="Arial" w:hAnsi="Arial" w:cs="Arial"/>
        </w:rPr>
        <w:t xml:space="preserve">   </w:t>
      </w:r>
      <w:r w:rsidRPr="001D6918">
        <w:rPr>
          <w:rFonts w:ascii="Arial" w:hAnsi="Arial" w:cs="Arial"/>
          <w:lang w:val="en-GB"/>
        </w:rPr>
        <w:t>In British Endgame Study News, onder de titel: ‘The muddled thinking be-hind the FIDE albums’ concludeerde John Beasly reeds: “</w:t>
      </w:r>
      <w:r w:rsidRPr="001D6918">
        <w:rPr>
          <w:rFonts w:ascii="Arial" w:hAnsi="Arial" w:cs="Arial"/>
          <w:i/>
          <w:lang w:val="en-GB"/>
        </w:rPr>
        <w:t>So now we know</w:t>
      </w:r>
      <w:r w:rsidRPr="001D6918">
        <w:rPr>
          <w:rFonts w:ascii="Arial" w:hAnsi="Arial" w:cs="Arial"/>
          <w:lang w:val="en-GB"/>
        </w:rPr>
        <w:t xml:space="preserve">. </w:t>
      </w:r>
      <w:r w:rsidRPr="001D6918">
        <w:rPr>
          <w:rFonts w:ascii="Arial" w:hAnsi="Arial" w:cs="Arial"/>
          <w:i/>
          <w:lang w:val="en-GB"/>
        </w:rPr>
        <w:t>On the evidence of EG 166, study sections of FIDE albums are not regar</w:t>
      </w:r>
      <w:r w:rsidR="00830CEE">
        <w:rPr>
          <w:rFonts w:ascii="Arial" w:hAnsi="Arial" w:cs="Arial"/>
          <w:i/>
          <w:lang w:val="en-GB"/>
        </w:rPr>
        <w:t>-</w:t>
      </w:r>
      <w:r w:rsidRPr="001D6918">
        <w:rPr>
          <w:rFonts w:ascii="Arial" w:hAnsi="Arial" w:cs="Arial"/>
          <w:i/>
          <w:lang w:val="en-GB"/>
        </w:rPr>
        <w:t>ded by those who produce them as anthologies of the best studies</w:t>
      </w:r>
      <w:r w:rsidRPr="001D6918">
        <w:rPr>
          <w:rFonts w:ascii="Arial" w:hAnsi="Arial" w:cs="Arial"/>
          <w:lang w:val="en-GB"/>
        </w:rPr>
        <w:t xml:space="preserve"> </w:t>
      </w:r>
      <w:r w:rsidRPr="001D6918">
        <w:rPr>
          <w:rFonts w:ascii="Arial" w:hAnsi="Arial" w:cs="Arial"/>
          <w:i/>
          <w:lang w:val="en-GB"/>
        </w:rPr>
        <w:t>produ</w:t>
      </w:r>
      <w:r w:rsidR="00830CEE">
        <w:rPr>
          <w:rFonts w:ascii="Arial" w:hAnsi="Arial" w:cs="Arial"/>
          <w:i/>
          <w:lang w:val="en-GB"/>
        </w:rPr>
        <w:t>-</w:t>
      </w:r>
      <w:r w:rsidRPr="001D6918">
        <w:rPr>
          <w:rFonts w:ascii="Arial" w:hAnsi="Arial" w:cs="Arial"/>
          <w:i/>
          <w:lang w:val="en-GB"/>
        </w:rPr>
        <w:t>ced during the period, but merely as tools for the award of composition ti</w:t>
      </w:r>
      <w:r w:rsidR="00830CEE">
        <w:rPr>
          <w:rFonts w:ascii="Arial" w:hAnsi="Arial" w:cs="Arial"/>
          <w:i/>
          <w:lang w:val="en-GB"/>
        </w:rPr>
        <w:t>-</w:t>
      </w:r>
      <w:r w:rsidRPr="001D6918">
        <w:rPr>
          <w:rFonts w:ascii="Arial" w:hAnsi="Arial" w:cs="Arial"/>
          <w:i/>
          <w:lang w:val="en-GB"/>
        </w:rPr>
        <w:t>tles.”</w:t>
      </w:r>
      <w:r w:rsidRPr="001D6918">
        <w:rPr>
          <w:rFonts w:ascii="Arial" w:hAnsi="Arial" w:cs="Arial"/>
          <w:lang w:val="en-GB"/>
        </w:rPr>
        <w:t xml:space="preserve"> </w:t>
      </w:r>
      <w:r w:rsidRPr="001D6918">
        <w:rPr>
          <w:rFonts w:ascii="Arial" w:hAnsi="Arial" w:cs="Arial"/>
          <w:iCs/>
          <w:lang w:val="en-GB"/>
        </w:rPr>
        <w:t xml:space="preserve"> </w:t>
      </w:r>
    </w:p>
    <w:p w14:paraId="1B1588DF" w14:textId="77777777" w:rsidR="002832DC" w:rsidRPr="001D6918" w:rsidRDefault="002832DC" w:rsidP="002832DC">
      <w:pPr>
        <w:pStyle w:val="Plattetekst2"/>
        <w:rPr>
          <w:rFonts w:ascii="Arial" w:hAnsi="Arial" w:cs="Arial"/>
          <w:iCs/>
          <w:lang w:val="en-GB"/>
        </w:rPr>
      </w:pPr>
    </w:p>
    <w:p w14:paraId="243096C0" w14:textId="77777777" w:rsidR="002832DC" w:rsidRPr="0024206B" w:rsidRDefault="002832DC" w:rsidP="002832DC">
      <w:pPr>
        <w:pStyle w:val="Plattetekst2"/>
        <w:rPr>
          <w:lang w:val="en-GB"/>
        </w:rPr>
      </w:pPr>
      <w:r w:rsidRPr="003611D9">
        <w:rPr>
          <w:lang w:val="en-GB"/>
        </w:rPr>
        <w:t xml:space="preserve">   In een </w:t>
      </w:r>
      <w:r w:rsidR="003611D9" w:rsidRPr="003611D9">
        <w:rPr>
          <w:lang w:val="en-GB"/>
        </w:rPr>
        <w:t xml:space="preserve">daarop </w:t>
      </w:r>
      <w:r w:rsidRPr="003611D9">
        <w:rPr>
          <w:lang w:val="en-GB"/>
        </w:rPr>
        <w:t>volgend nummer commentarieerde Hans Gruber hierop met:</w:t>
      </w:r>
      <w:r w:rsidRPr="001D6918">
        <w:rPr>
          <w:i/>
          <w:lang w:val="en-GB"/>
        </w:rPr>
        <w:t xml:space="preserve">“I </w:t>
      </w:r>
      <w:r w:rsidR="00830CEE">
        <w:rPr>
          <w:i/>
          <w:lang w:val="en-GB"/>
        </w:rPr>
        <w:t>com</w:t>
      </w:r>
      <w:r w:rsidRPr="001D6918">
        <w:rPr>
          <w:i/>
          <w:lang w:val="en-GB"/>
        </w:rPr>
        <w:t xml:space="preserve">pletely agree with your view on the album – the worst thing that ever happened to the album is that it is (mis!)used for title production.” </w:t>
      </w:r>
      <w:r w:rsidRPr="001D6918">
        <w:rPr>
          <w:lang w:val="en-GB"/>
        </w:rPr>
        <w:t>En verder</w:t>
      </w:r>
      <w:r w:rsidRPr="001D6918">
        <w:rPr>
          <w:i/>
          <w:lang w:val="en-GB"/>
        </w:rPr>
        <w:t>: “Even many title-ho</w:t>
      </w:r>
      <w:r>
        <w:rPr>
          <w:i/>
          <w:lang w:val="en-GB"/>
        </w:rPr>
        <w:t>lders do not care about titles,</w:t>
      </w:r>
      <w:r w:rsidRPr="001D6918">
        <w:rPr>
          <w:i/>
          <w:lang w:val="en-GB"/>
        </w:rPr>
        <w:t xml:space="preserve"> they just cannot avoid receiving them because they want to have their compositions in the anthology. For exemple, Hans Peter Rehm (who is even a grandmaster...)”</w:t>
      </w:r>
    </w:p>
    <w:p w14:paraId="7713FF04" w14:textId="77777777" w:rsidR="002832DC" w:rsidRPr="001D6918" w:rsidRDefault="002832DC" w:rsidP="002832DC">
      <w:pPr>
        <w:tabs>
          <w:tab w:val="left" w:pos="6450"/>
        </w:tabs>
        <w:jc w:val="center"/>
        <w:rPr>
          <w:rFonts w:cs="Arial"/>
          <w:iCs/>
          <w:sz w:val="20"/>
          <w:szCs w:val="20"/>
          <w:lang w:val="en-GB"/>
        </w:rPr>
      </w:pPr>
    </w:p>
    <w:p w14:paraId="552B304B" w14:textId="77777777" w:rsidR="000D41F1" w:rsidRDefault="002832DC" w:rsidP="00703F45">
      <w:pPr>
        <w:tabs>
          <w:tab w:val="left" w:pos="6450"/>
        </w:tabs>
        <w:jc w:val="both"/>
        <w:rPr>
          <w:rFonts w:cs="Arial"/>
          <w:i/>
          <w:iCs/>
          <w:sz w:val="20"/>
          <w:szCs w:val="20"/>
          <w:lang w:val="nl-BE"/>
        </w:rPr>
      </w:pPr>
      <w:r w:rsidRPr="00653D12">
        <w:rPr>
          <w:rFonts w:cs="Arial"/>
          <w:iCs/>
          <w:sz w:val="20"/>
          <w:szCs w:val="20"/>
          <w:lang w:val="en-GB"/>
        </w:rPr>
        <w:t xml:space="preserve">   </w:t>
      </w:r>
      <w:r w:rsidRPr="00AD04D8">
        <w:rPr>
          <w:rFonts w:cs="Arial"/>
          <w:iCs/>
          <w:sz w:val="20"/>
          <w:szCs w:val="20"/>
          <w:lang w:val="nl-BE"/>
        </w:rPr>
        <w:t xml:space="preserve">Besluit: Ze zullen wel niet in het FIDE album komen maar ik kraakte én corrigeerde in het tijdschrift EBUR, talrijke gelauwerde </w:t>
      </w:r>
      <w:r w:rsidRPr="00AD04D8">
        <w:rPr>
          <w:rFonts w:cs="Arial"/>
          <w:i/>
          <w:iCs/>
          <w:sz w:val="20"/>
          <w:szCs w:val="20"/>
          <w:lang w:val="nl-BE"/>
        </w:rPr>
        <w:t>vijfstukkenstudies</w:t>
      </w:r>
      <w:r w:rsidRPr="00AD04D8">
        <w:rPr>
          <w:rFonts w:cs="Arial"/>
          <w:iCs/>
          <w:sz w:val="20"/>
          <w:szCs w:val="20"/>
          <w:lang w:val="nl-BE"/>
        </w:rPr>
        <w:t xml:space="preserve"> van bekende componisten, zoals U verder in dit boek kunt ontdekken.</w:t>
      </w:r>
      <w:r w:rsidRPr="00AD04D8">
        <w:rPr>
          <w:rFonts w:cs="Arial"/>
          <w:i/>
          <w:iCs/>
          <w:sz w:val="20"/>
          <w:szCs w:val="20"/>
          <w:lang w:val="nl-BE"/>
        </w:rPr>
        <w:t xml:space="preserve"> </w:t>
      </w:r>
    </w:p>
    <w:p w14:paraId="74E88030" w14:textId="77777777" w:rsidR="000D41F1" w:rsidRDefault="000D41F1" w:rsidP="00703F45">
      <w:pPr>
        <w:tabs>
          <w:tab w:val="left" w:pos="6450"/>
        </w:tabs>
        <w:jc w:val="both"/>
        <w:rPr>
          <w:rFonts w:cs="Arial"/>
          <w:i/>
          <w:iCs/>
          <w:sz w:val="20"/>
          <w:szCs w:val="20"/>
          <w:lang w:val="nl-BE"/>
        </w:rPr>
      </w:pPr>
    </w:p>
    <w:p w14:paraId="168AB491" w14:textId="77777777" w:rsidR="002832DC" w:rsidRPr="00703F45" w:rsidRDefault="000D41F1" w:rsidP="00703F45">
      <w:pPr>
        <w:tabs>
          <w:tab w:val="left" w:pos="6450"/>
        </w:tabs>
        <w:jc w:val="both"/>
        <w:rPr>
          <w:rFonts w:cs="Arial"/>
          <w:iCs/>
          <w:sz w:val="20"/>
          <w:szCs w:val="20"/>
          <w:lang w:val="nl-BE"/>
        </w:rPr>
      </w:pPr>
      <w:r>
        <w:rPr>
          <w:rFonts w:cs="Arial"/>
          <w:i/>
          <w:iCs/>
          <w:sz w:val="20"/>
          <w:szCs w:val="20"/>
          <w:lang w:val="nl-BE"/>
        </w:rPr>
        <w:t xml:space="preserve">   </w:t>
      </w:r>
      <w:r>
        <w:rPr>
          <w:rFonts w:cs="Arial"/>
          <w:iCs/>
          <w:sz w:val="20"/>
          <w:szCs w:val="20"/>
          <w:lang w:val="nl-BE"/>
        </w:rPr>
        <w:t>Ben ik</w:t>
      </w:r>
      <w:r w:rsidR="00F02674">
        <w:rPr>
          <w:rFonts w:cs="Arial"/>
          <w:iCs/>
          <w:sz w:val="20"/>
          <w:szCs w:val="20"/>
          <w:lang w:val="nl-BE"/>
        </w:rPr>
        <w:t xml:space="preserve"> dan</w:t>
      </w:r>
      <w:r w:rsidR="00E636FC">
        <w:rPr>
          <w:rFonts w:cs="Arial"/>
          <w:iCs/>
          <w:sz w:val="20"/>
          <w:szCs w:val="20"/>
          <w:lang w:val="nl-BE"/>
        </w:rPr>
        <w:t>,</w:t>
      </w:r>
      <w:r w:rsidR="002832DC" w:rsidRPr="00AD04D8">
        <w:rPr>
          <w:rFonts w:cs="Arial"/>
          <w:iCs/>
          <w:sz w:val="20"/>
          <w:szCs w:val="20"/>
          <w:lang w:val="nl-BE"/>
        </w:rPr>
        <w:t xml:space="preserve"> als een naar </w:t>
      </w:r>
      <w:r w:rsidR="00703D78">
        <w:rPr>
          <w:rFonts w:cs="Arial"/>
          <w:iCs/>
          <w:sz w:val="20"/>
          <w:szCs w:val="20"/>
          <w:lang w:val="nl-BE"/>
        </w:rPr>
        <w:t>correctheid</w:t>
      </w:r>
      <w:r w:rsidR="002832DC" w:rsidRPr="00AD04D8">
        <w:rPr>
          <w:rFonts w:cs="Arial"/>
          <w:iCs/>
          <w:sz w:val="20"/>
          <w:szCs w:val="20"/>
          <w:lang w:val="nl-BE"/>
        </w:rPr>
        <w:t xml:space="preserve"> strevende huiswerkverbeteraar</w:t>
      </w:r>
      <w:r w:rsidR="00E636FC">
        <w:rPr>
          <w:rFonts w:cs="Arial"/>
          <w:iCs/>
          <w:sz w:val="20"/>
          <w:szCs w:val="20"/>
          <w:lang w:val="nl-BE"/>
        </w:rPr>
        <w:t>,</w:t>
      </w:r>
      <w:r w:rsidR="00593D92">
        <w:rPr>
          <w:rFonts w:cs="Arial"/>
          <w:iCs/>
          <w:sz w:val="20"/>
          <w:szCs w:val="20"/>
          <w:lang w:val="nl-BE"/>
        </w:rPr>
        <w:t xml:space="preserve"> ook</w:t>
      </w:r>
      <w:r w:rsidR="00A51537">
        <w:rPr>
          <w:rFonts w:cs="Arial"/>
          <w:iCs/>
          <w:sz w:val="20"/>
          <w:szCs w:val="20"/>
          <w:lang w:val="nl-BE"/>
        </w:rPr>
        <w:t xml:space="preserve"> </w:t>
      </w:r>
      <w:r w:rsidR="00E636FC">
        <w:rPr>
          <w:rFonts w:cs="Arial"/>
          <w:iCs/>
          <w:sz w:val="20"/>
          <w:szCs w:val="20"/>
          <w:lang w:val="nl-BE"/>
        </w:rPr>
        <w:t>g</w:t>
      </w:r>
      <w:r>
        <w:rPr>
          <w:rFonts w:cs="Arial"/>
          <w:iCs/>
          <w:sz w:val="20"/>
          <w:szCs w:val="20"/>
          <w:lang w:val="nl-BE"/>
        </w:rPr>
        <w:t xml:space="preserve">een </w:t>
      </w:r>
      <w:r w:rsidR="00DB6BF5">
        <w:rPr>
          <w:rFonts w:cs="Arial"/>
          <w:iCs/>
          <w:sz w:val="20"/>
          <w:szCs w:val="20"/>
          <w:lang w:val="nl-BE"/>
        </w:rPr>
        <w:t xml:space="preserve"> </w:t>
      </w:r>
      <w:r w:rsidR="002832DC" w:rsidRPr="00AD04D8">
        <w:rPr>
          <w:rFonts w:cs="Arial"/>
          <w:iCs/>
          <w:sz w:val="20"/>
          <w:szCs w:val="20"/>
          <w:lang w:val="nl-BE"/>
        </w:rPr>
        <w:t>‘</w:t>
      </w:r>
      <w:r w:rsidR="002832DC" w:rsidRPr="00AD04D8">
        <w:rPr>
          <w:rFonts w:cs="Arial"/>
          <w:i/>
          <w:iCs/>
          <w:sz w:val="20"/>
          <w:szCs w:val="20"/>
          <w:lang w:val="nl-BE"/>
        </w:rPr>
        <w:t>meester’ ?</w:t>
      </w:r>
      <w:r w:rsidR="00F460F6">
        <w:rPr>
          <w:rFonts w:cs="Arial"/>
          <w:iCs/>
          <w:sz w:val="20"/>
          <w:szCs w:val="20"/>
          <w:lang w:val="nl-BE"/>
        </w:rPr>
        <w:t xml:space="preserve">  </w:t>
      </w:r>
      <w:r w:rsidR="00C015B0">
        <w:rPr>
          <w:rFonts w:cs="Arial"/>
          <w:iCs/>
          <w:sz w:val="20"/>
          <w:szCs w:val="20"/>
          <w:lang w:val="nl-BE"/>
        </w:rPr>
        <w:t xml:space="preserve">Zonder hoofdletter </w:t>
      </w:r>
      <w:commentRangeStart w:id="0"/>
      <w:r w:rsidR="00C015B0">
        <w:rPr>
          <w:rFonts w:cs="Arial"/>
          <w:iCs/>
          <w:sz w:val="20"/>
          <w:szCs w:val="20"/>
          <w:lang w:val="nl-BE"/>
        </w:rPr>
        <w:t>weliswaar</w:t>
      </w:r>
      <w:commentRangeEnd w:id="0"/>
      <w:r w:rsidR="00ED6A97">
        <w:rPr>
          <w:rStyle w:val="Verwijzingopmerking"/>
        </w:rPr>
        <w:commentReference w:id="0"/>
      </w:r>
      <w:r w:rsidR="00C015B0">
        <w:rPr>
          <w:rFonts w:cs="Arial"/>
          <w:iCs/>
          <w:sz w:val="20"/>
          <w:szCs w:val="20"/>
          <w:lang w:val="nl-BE"/>
        </w:rPr>
        <w:t>.</w:t>
      </w:r>
    </w:p>
    <w:p w14:paraId="623DCD5B" w14:textId="77777777" w:rsidR="002832DC" w:rsidRPr="004E6C8E" w:rsidRDefault="002832DC" w:rsidP="004E6C8E">
      <w:pPr>
        <w:jc w:val="center"/>
        <w:rPr>
          <w:noProof/>
          <w:lang w:val="nl-BE"/>
        </w:rPr>
      </w:pPr>
      <w:r>
        <w:rPr>
          <w:noProof/>
          <w:lang w:val="nl-BE"/>
        </w:rPr>
        <w:br w:type="page"/>
      </w:r>
      <w:r>
        <w:rPr>
          <w:noProof/>
          <w:lang w:val="nl-BE"/>
        </w:rPr>
        <w:lastRenderedPageBreak/>
        <w:br w:type="page"/>
      </w:r>
      <w:r w:rsidRPr="00AD04D8">
        <w:rPr>
          <w:rFonts w:ascii="Copperplate Gothic Bold" w:hAnsi="Copperplate Gothic Bold"/>
          <w:sz w:val="32"/>
          <w:szCs w:val="32"/>
          <w:lang w:val="nl-BE"/>
        </w:rPr>
        <w:lastRenderedPageBreak/>
        <w:t>Manke Maljutka’s</w:t>
      </w:r>
    </w:p>
    <w:p w14:paraId="77FBFC1D" w14:textId="77777777" w:rsidR="002832DC" w:rsidRPr="00AD04D8" w:rsidRDefault="002832DC" w:rsidP="002832DC">
      <w:pPr>
        <w:pStyle w:val="01PenseeChar"/>
        <w:widowControl/>
        <w:tabs>
          <w:tab w:val="clear" w:pos="3117"/>
        </w:tabs>
        <w:spacing w:after="300"/>
        <w:ind w:left="3969" w:hanging="3969"/>
        <w:jc w:val="right"/>
        <w:rPr>
          <w:rFonts w:cs="Times New Roman"/>
          <w:i w:val="0"/>
          <w:iCs w:val="0"/>
          <w:noProof/>
          <w:lang w:val="nl-BE"/>
        </w:rPr>
      </w:pPr>
    </w:p>
    <w:p w14:paraId="1903DF7F" w14:textId="77777777" w:rsidR="00CA5455" w:rsidRDefault="002832DC" w:rsidP="002832DC">
      <w:pPr>
        <w:jc w:val="both"/>
        <w:rPr>
          <w:b/>
          <w:noProof/>
          <w:lang w:val="nl-BE"/>
        </w:rPr>
      </w:pPr>
      <w:r>
        <w:rPr>
          <w:b/>
          <w:noProof/>
          <w:lang w:val="nl-BE"/>
        </w:rPr>
        <w:t xml:space="preserve">   </w:t>
      </w:r>
    </w:p>
    <w:p w14:paraId="44A1C176" w14:textId="77777777" w:rsidR="00CA5455" w:rsidRDefault="00CA5455" w:rsidP="002832DC">
      <w:pPr>
        <w:jc w:val="both"/>
        <w:rPr>
          <w:b/>
          <w:noProof/>
          <w:lang w:val="nl-BE"/>
        </w:rPr>
      </w:pPr>
    </w:p>
    <w:p w14:paraId="0C8799CC" w14:textId="77777777" w:rsidR="00CA5455" w:rsidRDefault="00CA5455" w:rsidP="002832DC">
      <w:pPr>
        <w:jc w:val="both"/>
        <w:rPr>
          <w:b/>
          <w:noProof/>
          <w:lang w:val="nl-BE"/>
        </w:rPr>
      </w:pPr>
    </w:p>
    <w:p w14:paraId="4923D6FD" w14:textId="77777777" w:rsidR="00CA5455" w:rsidRDefault="00CA5455" w:rsidP="002832DC">
      <w:pPr>
        <w:jc w:val="both"/>
        <w:rPr>
          <w:b/>
          <w:noProof/>
          <w:lang w:val="nl-BE"/>
        </w:rPr>
      </w:pPr>
    </w:p>
    <w:p w14:paraId="7EFB845E" w14:textId="77777777" w:rsidR="00CA5455" w:rsidRDefault="00CA5455" w:rsidP="002832DC">
      <w:pPr>
        <w:jc w:val="both"/>
        <w:rPr>
          <w:b/>
          <w:noProof/>
          <w:lang w:val="nl-BE"/>
        </w:rPr>
      </w:pPr>
    </w:p>
    <w:p w14:paraId="12120FE6" w14:textId="77777777" w:rsidR="00CA5455" w:rsidRDefault="00CA5455" w:rsidP="002832DC">
      <w:pPr>
        <w:jc w:val="both"/>
        <w:rPr>
          <w:b/>
          <w:noProof/>
          <w:lang w:val="nl-BE"/>
        </w:rPr>
      </w:pPr>
    </w:p>
    <w:p w14:paraId="59F8A6DF" w14:textId="77777777" w:rsidR="00CA5455" w:rsidRDefault="00CA5455" w:rsidP="002832DC">
      <w:pPr>
        <w:jc w:val="both"/>
        <w:rPr>
          <w:b/>
          <w:noProof/>
          <w:lang w:val="nl-BE"/>
        </w:rPr>
      </w:pPr>
    </w:p>
    <w:p w14:paraId="33269B52" w14:textId="77777777" w:rsidR="00CA5455" w:rsidRDefault="00CA5455" w:rsidP="002832DC">
      <w:pPr>
        <w:jc w:val="both"/>
        <w:rPr>
          <w:b/>
          <w:noProof/>
          <w:lang w:val="nl-BE"/>
        </w:rPr>
      </w:pPr>
    </w:p>
    <w:p w14:paraId="6B215840" w14:textId="77777777" w:rsidR="00CA5455" w:rsidRDefault="00CA5455" w:rsidP="002832DC">
      <w:pPr>
        <w:jc w:val="both"/>
        <w:rPr>
          <w:b/>
          <w:noProof/>
          <w:lang w:val="nl-BE"/>
        </w:rPr>
      </w:pPr>
    </w:p>
    <w:p w14:paraId="794389AE" w14:textId="77777777" w:rsidR="00CA5455" w:rsidRDefault="00CA5455" w:rsidP="002832DC">
      <w:pPr>
        <w:jc w:val="both"/>
        <w:rPr>
          <w:b/>
          <w:noProof/>
          <w:lang w:val="nl-BE"/>
        </w:rPr>
      </w:pPr>
    </w:p>
    <w:p w14:paraId="2F05D0EC" w14:textId="77777777" w:rsidR="00CA5455" w:rsidRDefault="00CA5455" w:rsidP="002832DC">
      <w:pPr>
        <w:jc w:val="both"/>
        <w:rPr>
          <w:b/>
          <w:noProof/>
          <w:lang w:val="nl-BE"/>
        </w:rPr>
      </w:pPr>
    </w:p>
    <w:p w14:paraId="0D2CB931" w14:textId="77777777" w:rsidR="00CA5455" w:rsidRDefault="00CA5455" w:rsidP="002832DC">
      <w:pPr>
        <w:jc w:val="both"/>
        <w:rPr>
          <w:b/>
          <w:noProof/>
          <w:lang w:val="nl-BE"/>
        </w:rPr>
      </w:pPr>
    </w:p>
    <w:p w14:paraId="07C93CE9" w14:textId="77777777" w:rsidR="00CA5455" w:rsidRDefault="00CA5455" w:rsidP="002832DC">
      <w:pPr>
        <w:jc w:val="both"/>
        <w:rPr>
          <w:b/>
          <w:noProof/>
          <w:lang w:val="nl-BE"/>
        </w:rPr>
      </w:pPr>
    </w:p>
    <w:p w14:paraId="4E325B49" w14:textId="77777777" w:rsidR="00CA5455" w:rsidRDefault="00CA5455" w:rsidP="002832DC">
      <w:pPr>
        <w:jc w:val="both"/>
        <w:rPr>
          <w:b/>
          <w:noProof/>
          <w:lang w:val="nl-BE"/>
        </w:rPr>
      </w:pPr>
    </w:p>
    <w:p w14:paraId="7CE4D289" w14:textId="77777777" w:rsidR="00CA5455" w:rsidRDefault="00CA5455" w:rsidP="002832DC">
      <w:pPr>
        <w:jc w:val="both"/>
        <w:rPr>
          <w:b/>
          <w:noProof/>
          <w:lang w:val="nl-BE"/>
        </w:rPr>
      </w:pPr>
    </w:p>
    <w:p w14:paraId="716DDBDC" w14:textId="77777777" w:rsidR="00CA5455" w:rsidRDefault="00CA5455" w:rsidP="002832DC">
      <w:pPr>
        <w:jc w:val="both"/>
        <w:rPr>
          <w:b/>
          <w:noProof/>
          <w:lang w:val="nl-BE"/>
        </w:rPr>
      </w:pPr>
    </w:p>
    <w:p w14:paraId="1E987E23" w14:textId="77777777" w:rsidR="00CA5455" w:rsidRDefault="00CA5455" w:rsidP="002832DC">
      <w:pPr>
        <w:jc w:val="both"/>
        <w:rPr>
          <w:b/>
          <w:noProof/>
          <w:lang w:val="nl-BE"/>
        </w:rPr>
      </w:pPr>
    </w:p>
    <w:p w14:paraId="5B2BB7E4" w14:textId="77777777" w:rsidR="00CA5455" w:rsidRDefault="00CA5455" w:rsidP="002832DC">
      <w:pPr>
        <w:jc w:val="both"/>
        <w:rPr>
          <w:b/>
          <w:noProof/>
          <w:lang w:val="nl-BE"/>
        </w:rPr>
      </w:pPr>
    </w:p>
    <w:p w14:paraId="373A81FE" w14:textId="77777777" w:rsidR="00CA5455" w:rsidRDefault="00CA5455" w:rsidP="002832DC">
      <w:pPr>
        <w:jc w:val="both"/>
        <w:rPr>
          <w:b/>
          <w:noProof/>
          <w:lang w:val="nl-BE"/>
        </w:rPr>
      </w:pPr>
    </w:p>
    <w:p w14:paraId="5A99B0C8" w14:textId="77777777" w:rsidR="00CA5455" w:rsidRDefault="00CA5455" w:rsidP="002832DC">
      <w:pPr>
        <w:jc w:val="both"/>
        <w:rPr>
          <w:b/>
          <w:noProof/>
          <w:lang w:val="nl-BE"/>
        </w:rPr>
      </w:pPr>
    </w:p>
    <w:p w14:paraId="551FDBBF" w14:textId="77777777" w:rsidR="00CA5455" w:rsidRDefault="00CA5455" w:rsidP="002832DC">
      <w:pPr>
        <w:jc w:val="both"/>
        <w:rPr>
          <w:b/>
          <w:noProof/>
          <w:lang w:val="nl-BE"/>
        </w:rPr>
      </w:pPr>
    </w:p>
    <w:p w14:paraId="423E083A" w14:textId="77777777" w:rsidR="00CA5455" w:rsidRDefault="00CA5455" w:rsidP="002832DC">
      <w:pPr>
        <w:jc w:val="both"/>
        <w:rPr>
          <w:b/>
          <w:noProof/>
          <w:lang w:val="nl-BE"/>
        </w:rPr>
      </w:pPr>
    </w:p>
    <w:p w14:paraId="60CE6ABE" w14:textId="77777777" w:rsidR="00CA5455" w:rsidRDefault="00CA5455" w:rsidP="002832DC">
      <w:pPr>
        <w:jc w:val="both"/>
        <w:rPr>
          <w:b/>
          <w:noProof/>
          <w:lang w:val="nl-BE"/>
        </w:rPr>
      </w:pPr>
    </w:p>
    <w:p w14:paraId="69E1D469" w14:textId="77777777" w:rsidR="00CA5455" w:rsidRDefault="00CA5455" w:rsidP="002832DC">
      <w:pPr>
        <w:jc w:val="both"/>
        <w:rPr>
          <w:b/>
          <w:noProof/>
          <w:lang w:val="nl-BE"/>
        </w:rPr>
      </w:pPr>
    </w:p>
    <w:p w14:paraId="179EB4BC" w14:textId="77777777" w:rsidR="00CA5455" w:rsidRDefault="00CA5455" w:rsidP="002832DC">
      <w:pPr>
        <w:jc w:val="both"/>
        <w:rPr>
          <w:b/>
          <w:noProof/>
          <w:lang w:val="nl-BE"/>
        </w:rPr>
      </w:pPr>
    </w:p>
    <w:p w14:paraId="3E885C0D" w14:textId="77777777" w:rsidR="00CA5455" w:rsidRDefault="00CA5455" w:rsidP="002832DC">
      <w:pPr>
        <w:jc w:val="both"/>
        <w:rPr>
          <w:b/>
          <w:noProof/>
          <w:lang w:val="nl-BE"/>
        </w:rPr>
      </w:pPr>
    </w:p>
    <w:p w14:paraId="10402AB4" w14:textId="77777777" w:rsidR="00AB2B4D" w:rsidRDefault="00AB2B4D" w:rsidP="002832DC">
      <w:pPr>
        <w:jc w:val="both"/>
        <w:rPr>
          <w:b/>
          <w:noProof/>
          <w:lang w:val="nl-BE"/>
        </w:rPr>
      </w:pPr>
    </w:p>
    <w:p w14:paraId="08B2F5EA" w14:textId="77777777" w:rsidR="00CA5455" w:rsidRDefault="00CA5455" w:rsidP="002832DC">
      <w:pPr>
        <w:jc w:val="both"/>
        <w:rPr>
          <w:b/>
          <w:noProof/>
          <w:lang w:val="nl-BE"/>
        </w:rPr>
      </w:pPr>
    </w:p>
    <w:p w14:paraId="5490C02A" w14:textId="77777777" w:rsidR="00AB2B4D" w:rsidRPr="00ED1153" w:rsidRDefault="00FB3F5C" w:rsidP="002832DC">
      <w:pPr>
        <w:jc w:val="both"/>
        <w:rPr>
          <w:b/>
          <w:i/>
          <w:noProof/>
          <w:sz w:val="20"/>
          <w:szCs w:val="20"/>
          <w:lang w:val="nl-BE"/>
        </w:rPr>
      </w:pPr>
      <w:r w:rsidRPr="00ED1153">
        <w:rPr>
          <w:b/>
          <w:noProof/>
          <w:lang w:val="nl-BE"/>
        </w:rPr>
        <w:t xml:space="preserve">                                   </w:t>
      </w:r>
      <w:r w:rsidRPr="00ED1153">
        <w:rPr>
          <w:b/>
          <w:i/>
          <w:noProof/>
          <w:sz w:val="20"/>
          <w:szCs w:val="20"/>
          <w:lang w:val="nl-BE"/>
        </w:rPr>
        <w:t xml:space="preserve">            </w:t>
      </w:r>
      <w:r w:rsidR="00AB2B4D" w:rsidRPr="00ED1153">
        <w:rPr>
          <w:b/>
          <w:i/>
          <w:noProof/>
          <w:sz w:val="20"/>
          <w:szCs w:val="20"/>
          <w:lang w:val="nl-BE"/>
        </w:rPr>
        <w:t xml:space="preserve">                             </w:t>
      </w:r>
      <w:r w:rsidRPr="00ED1153">
        <w:rPr>
          <w:b/>
          <w:i/>
          <w:noProof/>
          <w:sz w:val="20"/>
          <w:szCs w:val="20"/>
          <w:lang w:val="nl-BE"/>
        </w:rPr>
        <w:t xml:space="preserve"> </w:t>
      </w:r>
      <w:r w:rsidR="00AB2B4D" w:rsidRPr="00ED1153">
        <w:rPr>
          <w:b/>
          <w:i/>
          <w:noProof/>
          <w:sz w:val="20"/>
          <w:szCs w:val="20"/>
          <w:lang w:val="nl-BE"/>
        </w:rPr>
        <w:t>Errare humanum est</w:t>
      </w:r>
    </w:p>
    <w:p w14:paraId="5028E0E6" w14:textId="77777777" w:rsidR="00AB2B4D" w:rsidRPr="00ED1153" w:rsidRDefault="00AB2B4D" w:rsidP="002832DC">
      <w:pPr>
        <w:jc w:val="both"/>
        <w:rPr>
          <w:noProof/>
          <w:sz w:val="20"/>
          <w:szCs w:val="20"/>
          <w:lang w:val="nl-BE"/>
        </w:rPr>
      </w:pPr>
      <w:r w:rsidRPr="00ED1153">
        <w:rPr>
          <w:b/>
          <w:i/>
          <w:noProof/>
          <w:sz w:val="20"/>
          <w:szCs w:val="20"/>
          <w:lang w:val="nl-BE"/>
        </w:rPr>
        <w:t xml:space="preserve">                                                                                        </w:t>
      </w:r>
      <w:r w:rsidRPr="00ED1153">
        <w:rPr>
          <w:noProof/>
          <w:sz w:val="20"/>
          <w:szCs w:val="20"/>
          <w:lang w:val="nl-BE"/>
        </w:rPr>
        <w:t>Dwalen is menselijk</w:t>
      </w:r>
    </w:p>
    <w:p w14:paraId="4B48C8FF" w14:textId="77777777" w:rsidR="00AB2B4D" w:rsidRPr="00ED1153" w:rsidRDefault="00AB2B4D" w:rsidP="002832DC">
      <w:pPr>
        <w:jc w:val="both"/>
        <w:rPr>
          <w:noProof/>
          <w:sz w:val="16"/>
          <w:szCs w:val="16"/>
          <w:lang w:val="nl-BE"/>
        </w:rPr>
      </w:pPr>
      <w:r w:rsidRPr="00ED1153">
        <w:rPr>
          <w:noProof/>
          <w:sz w:val="20"/>
          <w:szCs w:val="20"/>
          <w:lang w:val="nl-BE"/>
        </w:rPr>
        <w:t xml:space="preserve">                                                                                                           </w:t>
      </w:r>
      <w:r w:rsidRPr="00ED1153">
        <w:rPr>
          <w:noProof/>
          <w:sz w:val="16"/>
          <w:szCs w:val="16"/>
          <w:lang w:val="nl-BE"/>
        </w:rPr>
        <w:t>(Seneca)</w:t>
      </w:r>
    </w:p>
    <w:p w14:paraId="4253B8A0" w14:textId="77777777" w:rsidR="00C14665" w:rsidRDefault="00165565" w:rsidP="002832DC">
      <w:pPr>
        <w:jc w:val="both"/>
        <w:rPr>
          <w:noProof/>
          <w:sz w:val="20"/>
          <w:szCs w:val="20"/>
          <w:lang w:val="nl-BE"/>
        </w:rPr>
      </w:pPr>
      <w:r w:rsidRPr="00ED1153">
        <w:rPr>
          <w:b/>
          <w:i/>
          <w:noProof/>
          <w:sz w:val="20"/>
          <w:szCs w:val="20"/>
          <w:lang w:val="nl-BE"/>
        </w:rPr>
        <w:t xml:space="preserve">   </w:t>
      </w:r>
    </w:p>
    <w:p w14:paraId="20DEB1BC" w14:textId="77777777" w:rsidR="00102755" w:rsidRPr="00165565" w:rsidRDefault="00C14665" w:rsidP="002832DC">
      <w:pPr>
        <w:jc w:val="both"/>
        <w:rPr>
          <w:noProof/>
          <w:sz w:val="20"/>
          <w:szCs w:val="20"/>
          <w:lang w:val="nl-BE"/>
        </w:rPr>
      </w:pPr>
      <w:r>
        <w:rPr>
          <w:noProof/>
          <w:sz w:val="20"/>
          <w:szCs w:val="20"/>
          <w:lang w:val="nl-BE"/>
        </w:rPr>
        <w:lastRenderedPageBreak/>
        <w:t xml:space="preserve">   Manke Maljutka’s.</w:t>
      </w:r>
      <w:r w:rsidR="00CA5455" w:rsidRPr="00102755">
        <w:rPr>
          <w:noProof/>
          <w:sz w:val="20"/>
          <w:szCs w:val="20"/>
          <w:lang w:val="nl-BE"/>
        </w:rPr>
        <w:t xml:space="preserve"> </w:t>
      </w:r>
    </w:p>
    <w:p w14:paraId="1A554A72" w14:textId="77777777" w:rsidR="00FB3F5C" w:rsidRPr="00102755" w:rsidRDefault="00CA5455" w:rsidP="002832DC">
      <w:pPr>
        <w:jc w:val="both"/>
        <w:rPr>
          <w:noProof/>
          <w:sz w:val="20"/>
          <w:szCs w:val="20"/>
          <w:lang w:val="nl-BE"/>
        </w:rPr>
      </w:pPr>
      <w:r w:rsidRPr="00102755">
        <w:rPr>
          <w:noProof/>
          <w:sz w:val="20"/>
          <w:szCs w:val="20"/>
          <w:lang w:val="nl-BE"/>
        </w:rPr>
        <w:t xml:space="preserve">  </w:t>
      </w:r>
    </w:p>
    <w:p w14:paraId="5515C663" w14:textId="77777777" w:rsidR="002832DC" w:rsidRPr="00AD04D8" w:rsidRDefault="00EC3696" w:rsidP="002832DC">
      <w:pPr>
        <w:jc w:val="both"/>
        <w:rPr>
          <w:rFonts w:cs="Arial"/>
          <w:b/>
          <w:sz w:val="20"/>
          <w:szCs w:val="20"/>
          <w:lang w:val="nl-BE"/>
        </w:rPr>
      </w:pPr>
      <w:r>
        <w:rPr>
          <w:rFonts w:cs="Arial"/>
          <w:sz w:val="20"/>
          <w:szCs w:val="20"/>
          <w:lang w:val="nl-BE"/>
        </w:rPr>
        <w:t xml:space="preserve">   </w:t>
      </w:r>
      <w:r w:rsidR="002832DC" w:rsidRPr="00AD04D8">
        <w:rPr>
          <w:rFonts w:cs="Arial"/>
          <w:sz w:val="20"/>
          <w:szCs w:val="20"/>
          <w:lang w:val="nl-BE"/>
        </w:rPr>
        <w:t>Deze benaming gaf ik aan foute of nevenoplosbare, gepubliceerde en soms zelfs gehonoreerde</w:t>
      </w:r>
      <w:r w:rsidR="002832DC" w:rsidRPr="00AD04D8">
        <w:rPr>
          <w:rFonts w:cs="Arial"/>
          <w:i/>
          <w:sz w:val="20"/>
          <w:szCs w:val="20"/>
          <w:lang w:val="nl-BE"/>
        </w:rPr>
        <w:t xml:space="preserve"> vijfstukkenstudies</w:t>
      </w:r>
      <w:r w:rsidR="002832DC" w:rsidRPr="00AD04D8">
        <w:rPr>
          <w:rFonts w:cs="Arial"/>
          <w:sz w:val="20"/>
          <w:szCs w:val="20"/>
          <w:lang w:val="nl-BE"/>
        </w:rPr>
        <w:t xml:space="preserve"> van befaamde en minder be-kende componisten. </w:t>
      </w:r>
    </w:p>
    <w:p w14:paraId="3F68AF0A" w14:textId="77777777" w:rsidR="002832DC" w:rsidRDefault="002832DC" w:rsidP="002832DC">
      <w:pPr>
        <w:jc w:val="both"/>
        <w:rPr>
          <w:rFonts w:cs="Arial"/>
          <w:sz w:val="20"/>
          <w:szCs w:val="20"/>
          <w:lang w:val="nl-BE"/>
        </w:rPr>
      </w:pPr>
      <w:r w:rsidRPr="00AD04D8">
        <w:rPr>
          <w:rFonts w:cs="Arial"/>
          <w:sz w:val="20"/>
          <w:szCs w:val="20"/>
          <w:lang w:val="nl-BE"/>
        </w:rPr>
        <w:t xml:space="preserve"> </w:t>
      </w:r>
    </w:p>
    <w:p w14:paraId="2E0FDBC4" w14:textId="77777777" w:rsidR="002832DC" w:rsidRPr="00AD04D8" w:rsidRDefault="002832DC" w:rsidP="002832DC">
      <w:pPr>
        <w:jc w:val="both"/>
        <w:rPr>
          <w:rFonts w:cs="Arial"/>
          <w:sz w:val="20"/>
          <w:szCs w:val="20"/>
          <w:lang w:val="nl-BE"/>
        </w:rPr>
      </w:pPr>
      <w:r>
        <w:rPr>
          <w:rFonts w:cs="Arial"/>
          <w:sz w:val="20"/>
          <w:szCs w:val="20"/>
          <w:lang w:val="nl-BE"/>
        </w:rPr>
        <w:t xml:space="preserve">    </w:t>
      </w:r>
      <w:r w:rsidRPr="00AD04D8">
        <w:rPr>
          <w:rFonts w:cs="Arial"/>
          <w:sz w:val="20"/>
          <w:szCs w:val="20"/>
          <w:lang w:val="nl-BE"/>
        </w:rPr>
        <w:t xml:space="preserve">Ik heb getracht ze te verbeteren door bijvoorbeeld de duals uit te scha-kelen. Of door het oplossingsverloop en zelfs de beginstelling lichtjes te wijzigen. Soms ook wel eens radicaal en zelfs, bij enkele studies, door de kleuren te verwisselen zodat een nieuwe correcte maljutka ontstond. </w:t>
      </w:r>
    </w:p>
    <w:p w14:paraId="316EAC78" w14:textId="77777777" w:rsidR="002832DC" w:rsidRPr="00AD04D8" w:rsidRDefault="002832DC" w:rsidP="002832DC">
      <w:pPr>
        <w:jc w:val="both"/>
        <w:rPr>
          <w:rFonts w:cs="Arial"/>
          <w:sz w:val="20"/>
          <w:szCs w:val="20"/>
          <w:lang w:val="nl-BE"/>
        </w:rPr>
      </w:pPr>
    </w:p>
    <w:p w14:paraId="7DDB4F42" w14:textId="77777777" w:rsidR="002832DC" w:rsidRDefault="002832DC" w:rsidP="002832DC">
      <w:pPr>
        <w:jc w:val="both"/>
        <w:rPr>
          <w:rFonts w:cs="Arial"/>
          <w:b/>
          <w:iCs/>
          <w:sz w:val="20"/>
          <w:szCs w:val="20"/>
          <w:lang w:val="nl-BE"/>
        </w:rPr>
      </w:pPr>
      <w:r w:rsidRPr="00AD04D8">
        <w:rPr>
          <w:rFonts w:cs="Arial"/>
          <w:sz w:val="20"/>
          <w:szCs w:val="20"/>
          <w:lang w:val="nl-BE"/>
        </w:rPr>
        <w:t xml:space="preserve">   Onderstaande versies werden gepubliceerd in het nu jammerlijk ter ziele gegane cluborgaan</w:t>
      </w:r>
      <w:r w:rsidRPr="00AD04D8">
        <w:rPr>
          <w:rFonts w:cs="Arial"/>
          <w:b/>
          <w:sz w:val="20"/>
          <w:szCs w:val="20"/>
          <w:lang w:val="nl-BE"/>
        </w:rPr>
        <w:t xml:space="preserve"> EBUR</w:t>
      </w:r>
      <w:r w:rsidRPr="00AD04D8">
        <w:rPr>
          <w:rFonts w:cs="Arial"/>
          <w:sz w:val="20"/>
          <w:szCs w:val="20"/>
          <w:lang w:val="nl-BE"/>
        </w:rPr>
        <w:t xml:space="preserve"> van de Nederlandse-Vlaamse  </w:t>
      </w:r>
      <w:r w:rsidRPr="00AD04D8">
        <w:rPr>
          <w:rFonts w:cs="Arial"/>
          <w:b/>
          <w:i/>
          <w:sz w:val="20"/>
          <w:szCs w:val="20"/>
          <w:lang w:val="nl-BE"/>
        </w:rPr>
        <w:t>A</w:t>
      </w:r>
      <w:r w:rsidRPr="00AD04D8">
        <w:rPr>
          <w:rFonts w:cs="Arial"/>
          <w:i/>
          <w:sz w:val="20"/>
          <w:szCs w:val="20"/>
          <w:lang w:val="nl-BE"/>
        </w:rPr>
        <w:t xml:space="preserve">lexander </w:t>
      </w:r>
      <w:r w:rsidRPr="00AD04D8">
        <w:rPr>
          <w:rFonts w:cs="Arial"/>
          <w:b/>
          <w:i/>
          <w:sz w:val="20"/>
          <w:szCs w:val="20"/>
          <w:lang w:val="nl-BE"/>
        </w:rPr>
        <w:t>R</w:t>
      </w:r>
      <w:r w:rsidRPr="00AD04D8">
        <w:rPr>
          <w:rFonts w:cs="Arial"/>
          <w:i/>
          <w:sz w:val="20"/>
          <w:szCs w:val="20"/>
          <w:lang w:val="nl-BE"/>
        </w:rPr>
        <w:t>ueb</w:t>
      </w:r>
      <w:r w:rsidRPr="00AD04D8">
        <w:rPr>
          <w:rFonts w:cs="Arial"/>
          <w:b/>
          <w:i/>
          <w:sz w:val="20"/>
          <w:szCs w:val="20"/>
          <w:lang w:val="nl-BE"/>
        </w:rPr>
        <w:t xml:space="preserve"> </w:t>
      </w:r>
      <w:r w:rsidRPr="00AD04D8">
        <w:rPr>
          <w:rFonts w:cs="Arial"/>
          <w:b/>
          <w:i/>
          <w:iCs/>
          <w:sz w:val="20"/>
          <w:szCs w:val="20"/>
          <w:lang w:val="nl-BE"/>
        </w:rPr>
        <w:t>V</w:t>
      </w:r>
      <w:r w:rsidRPr="00AD04D8">
        <w:rPr>
          <w:rFonts w:cs="Arial"/>
          <w:i/>
          <w:iCs/>
          <w:sz w:val="20"/>
          <w:szCs w:val="20"/>
          <w:lang w:val="nl-BE"/>
        </w:rPr>
        <w:t>ereniging voor schaak</w:t>
      </w:r>
      <w:r w:rsidRPr="00AD04D8">
        <w:rPr>
          <w:rFonts w:cs="Arial"/>
          <w:b/>
          <w:i/>
          <w:iCs/>
          <w:sz w:val="20"/>
          <w:szCs w:val="20"/>
          <w:lang w:val="nl-BE"/>
        </w:rPr>
        <w:t>E</w:t>
      </w:r>
      <w:r w:rsidRPr="00AD04D8">
        <w:rPr>
          <w:rFonts w:cs="Arial"/>
          <w:i/>
          <w:iCs/>
          <w:sz w:val="20"/>
          <w:szCs w:val="20"/>
          <w:lang w:val="nl-BE"/>
        </w:rPr>
        <w:t>indspel</w:t>
      </w:r>
      <w:r w:rsidRPr="00AD04D8">
        <w:rPr>
          <w:rFonts w:cs="Arial"/>
          <w:b/>
          <w:i/>
          <w:iCs/>
          <w:sz w:val="20"/>
          <w:szCs w:val="20"/>
          <w:lang w:val="nl-BE"/>
        </w:rPr>
        <w:t>S</w:t>
      </w:r>
      <w:r w:rsidRPr="00AD04D8">
        <w:rPr>
          <w:rFonts w:cs="Arial"/>
          <w:i/>
          <w:iCs/>
          <w:sz w:val="20"/>
          <w:szCs w:val="20"/>
          <w:lang w:val="nl-BE"/>
        </w:rPr>
        <w:t>tudie</w:t>
      </w:r>
      <w:r w:rsidRPr="00AD04D8">
        <w:rPr>
          <w:rFonts w:cs="Arial"/>
          <w:iCs/>
          <w:sz w:val="20"/>
          <w:szCs w:val="20"/>
          <w:lang w:val="nl-BE"/>
        </w:rPr>
        <w:t>:</w:t>
      </w:r>
      <w:r w:rsidRPr="00AD04D8">
        <w:rPr>
          <w:rFonts w:cs="Arial"/>
          <w:i/>
          <w:iCs/>
          <w:sz w:val="20"/>
          <w:szCs w:val="20"/>
          <w:lang w:val="nl-BE"/>
        </w:rPr>
        <w:t xml:space="preserve"> </w:t>
      </w:r>
      <w:r w:rsidRPr="00AD04D8">
        <w:rPr>
          <w:rFonts w:cs="Arial"/>
          <w:b/>
          <w:iCs/>
          <w:sz w:val="20"/>
          <w:szCs w:val="20"/>
          <w:lang w:val="nl-BE"/>
        </w:rPr>
        <w:t>ARVES.</w:t>
      </w:r>
    </w:p>
    <w:p w14:paraId="617C84BF" w14:textId="77777777" w:rsidR="002832DC" w:rsidRDefault="002832DC" w:rsidP="002832DC">
      <w:pPr>
        <w:jc w:val="both"/>
        <w:rPr>
          <w:rFonts w:cs="Arial"/>
          <w:b/>
          <w:iCs/>
          <w:sz w:val="20"/>
          <w:szCs w:val="20"/>
          <w:lang w:val="nl-BE"/>
        </w:rPr>
      </w:pPr>
    </w:p>
    <w:p w14:paraId="00FD7147" w14:textId="77777777" w:rsidR="000A33F0" w:rsidRPr="000A33F0" w:rsidRDefault="000A33F0" w:rsidP="000A33F0">
      <w:pPr>
        <w:jc w:val="both"/>
        <w:outlineLvl w:val="0"/>
        <w:rPr>
          <w:rFonts w:cs="Arial"/>
          <w:i/>
          <w:noProof/>
          <w:color w:val="000000"/>
          <w:sz w:val="20"/>
          <w:szCs w:val="20"/>
          <w:lang w:val="nl-BE"/>
        </w:rPr>
      </w:pPr>
      <w:r w:rsidRPr="000A33F0">
        <w:rPr>
          <w:rFonts w:cs="Arial"/>
          <w:noProof/>
          <w:color w:val="000000"/>
          <w:sz w:val="20"/>
          <w:szCs w:val="20"/>
          <w:lang w:val="nl-BE"/>
        </w:rPr>
        <w:t xml:space="preserve">   In de uitgave van 1 maart 2003, onder de titel: ‘A Question of Style’ be-merkte Julien Vandiest: </w:t>
      </w:r>
      <w:r w:rsidRPr="000A33F0">
        <w:rPr>
          <w:rFonts w:cs="Arial"/>
          <w:i/>
          <w:noProof/>
          <w:color w:val="000000"/>
          <w:sz w:val="20"/>
          <w:szCs w:val="20"/>
          <w:lang w:val="nl-BE"/>
        </w:rPr>
        <w:t>“Nu is mijn vriend Vandecasteele erg knap in het blootleggen van compositorische onvolkomenheden die dan nog meer dan eens hinderlijke duals of regelrechte nevenoplossingen meebrengen, als ze niet gewoon tot onoplosbaarheden leiden.</w:t>
      </w:r>
    </w:p>
    <w:p w14:paraId="15EF54C3" w14:textId="77777777" w:rsidR="000A33F0" w:rsidRPr="000A33F0" w:rsidRDefault="000A33F0" w:rsidP="000A33F0">
      <w:pPr>
        <w:jc w:val="both"/>
        <w:outlineLvl w:val="0"/>
        <w:rPr>
          <w:rFonts w:cs="Arial"/>
          <w:i/>
          <w:noProof/>
          <w:color w:val="000000"/>
          <w:sz w:val="20"/>
          <w:szCs w:val="20"/>
          <w:lang w:val="nl-BE"/>
        </w:rPr>
      </w:pPr>
      <w:r w:rsidRPr="000A33F0">
        <w:rPr>
          <w:rFonts w:cs="Arial"/>
          <w:i/>
          <w:noProof/>
          <w:color w:val="000000"/>
          <w:sz w:val="20"/>
          <w:szCs w:val="20"/>
          <w:lang w:val="nl-BE"/>
        </w:rPr>
        <w:t xml:space="preserve"> </w:t>
      </w:r>
    </w:p>
    <w:p w14:paraId="19937783" w14:textId="77777777" w:rsidR="000A33F0" w:rsidRPr="000A33F0" w:rsidRDefault="000A33F0" w:rsidP="000A33F0">
      <w:pPr>
        <w:jc w:val="both"/>
        <w:outlineLvl w:val="0"/>
        <w:rPr>
          <w:rFonts w:cs="Arial"/>
          <w:i/>
          <w:noProof/>
          <w:color w:val="000000"/>
          <w:sz w:val="20"/>
          <w:szCs w:val="20"/>
          <w:lang w:val="nl-BE"/>
        </w:rPr>
      </w:pPr>
      <w:r w:rsidRPr="000A33F0">
        <w:rPr>
          <w:rFonts w:cs="Arial"/>
          <w:i/>
          <w:noProof/>
          <w:color w:val="000000"/>
          <w:sz w:val="20"/>
          <w:szCs w:val="20"/>
          <w:lang w:val="nl-BE"/>
        </w:rPr>
        <w:t xml:space="preserve">   </w:t>
      </w:r>
      <w:r w:rsidR="007F1402">
        <w:rPr>
          <w:rFonts w:cs="Arial"/>
          <w:i/>
          <w:noProof/>
          <w:color w:val="000000"/>
          <w:sz w:val="20"/>
          <w:szCs w:val="20"/>
          <w:lang w:val="nl-BE"/>
        </w:rPr>
        <w:t>“</w:t>
      </w:r>
      <w:r w:rsidRPr="000A33F0">
        <w:rPr>
          <w:rFonts w:cs="Arial"/>
          <w:i/>
          <w:noProof/>
          <w:color w:val="000000"/>
          <w:sz w:val="20"/>
          <w:szCs w:val="20"/>
          <w:lang w:val="nl-BE"/>
        </w:rPr>
        <w:t>Ignaces opeenvolgende Manke Majutka’s zorgen op dit gebied in EBUR voor bijdragen en verhelderingen die even leuk zijn als leerzaam. Daarbij heeft hij een zwak voor studies die, zonder materiaalvermeerdering, met enkele zetten kunnen worden verlengd. Dit komt er dan op neer zich een langere inleiding voor de geest te halen.</w:t>
      </w:r>
    </w:p>
    <w:p w14:paraId="495CA42F" w14:textId="77777777" w:rsidR="000A33F0" w:rsidRPr="000A33F0" w:rsidRDefault="000A33F0" w:rsidP="000A33F0">
      <w:pPr>
        <w:jc w:val="both"/>
        <w:outlineLvl w:val="0"/>
        <w:rPr>
          <w:rFonts w:cs="Arial"/>
          <w:i/>
          <w:noProof/>
          <w:color w:val="000000"/>
          <w:sz w:val="20"/>
          <w:szCs w:val="20"/>
          <w:lang w:val="nl-BE"/>
        </w:rPr>
      </w:pPr>
      <w:r w:rsidRPr="000A33F0">
        <w:rPr>
          <w:rFonts w:cs="Arial"/>
          <w:i/>
          <w:noProof/>
          <w:color w:val="000000"/>
          <w:sz w:val="20"/>
          <w:szCs w:val="20"/>
          <w:lang w:val="nl-BE"/>
        </w:rPr>
        <w:t xml:space="preserve">  </w:t>
      </w:r>
    </w:p>
    <w:p w14:paraId="02137B21" w14:textId="77777777" w:rsidR="002832DC" w:rsidRPr="000A33F0" w:rsidRDefault="000A33F0" w:rsidP="000A33F0">
      <w:pPr>
        <w:jc w:val="both"/>
        <w:outlineLvl w:val="0"/>
        <w:rPr>
          <w:rFonts w:cs="Arial"/>
          <w:i/>
          <w:noProof/>
          <w:color w:val="000000"/>
          <w:sz w:val="20"/>
          <w:szCs w:val="20"/>
          <w:lang w:val="nl-BE"/>
        </w:rPr>
      </w:pPr>
      <w:r w:rsidRPr="000A33F0">
        <w:rPr>
          <w:rFonts w:cs="Arial"/>
          <w:i/>
          <w:noProof/>
          <w:color w:val="000000"/>
          <w:sz w:val="20"/>
          <w:szCs w:val="20"/>
          <w:lang w:val="nl-BE"/>
        </w:rPr>
        <w:t xml:space="preserve">   Een ‘zwak’ dat ik geheel met hem deel.”</w:t>
      </w:r>
    </w:p>
    <w:p w14:paraId="406746E7" w14:textId="77777777" w:rsidR="00131E6A" w:rsidRDefault="00131E6A" w:rsidP="002832DC">
      <w:pPr>
        <w:jc w:val="both"/>
        <w:outlineLvl w:val="0"/>
        <w:rPr>
          <w:i/>
          <w:sz w:val="20"/>
          <w:szCs w:val="20"/>
          <w:lang w:val="nl-BE"/>
        </w:rPr>
      </w:pPr>
    </w:p>
    <w:p w14:paraId="5517E250" w14:textId="77777777" w:rsidR="00BC0348" w:rsidRDefault="00BC0348" w:rsidP="002832DC">
      <w:pPr>
        <w:jc w:val="both"/>
        <w:outlineLvl w:val="0"/>
        <w:rPr>
          <w:i/>
          <w:sz w:val="20"/>
          <w:szCs w:val="20"/>
          <w:lang w:val="nl-BE"/>
        </w:rPr>
      </w:pPr>
    </w:p>
    <w:p w14:paraId="1051F21B" w14:textId="77777777" w:rsidR="00BC0348" w:rsidRDefault="00BC0348" w:rsidP="002832DC">
      <w:pPr>
        <w:jc w:val="both"/>
        <w:outlineLvl w:val="0"/>
        <w:rPr>
          <w:sz w:val="20"/>
          <w:szCs w:val="20"/>
          <w:lang w:val="nl-BE"/>
        </w:rPr>
      </w:pPr>
    </w:p>
    <w:p w14:paraId="32C19D86" w14:textId="77777777" w:rsidR="0057542E" w:rsidRDefault="0057542E" w:rsidP="002832DC">
      <w:pPr>
        <w:jc w:val="both"/>
        <w:outlineLvl w:val="0"/>
        <w:rPr>
          <w:sz w:val="20"/>
          <w:szCs w:val="20"/>
          <w:lang w:val="nl-BE"/>
        </w:rPr>
      </w:pPr>
    </w:p>
    <w:p w14:paraId="48C4DB7F" w14:textId="77777777" w:rsidR="009C7E99" w:rsidRDefault="00124BF1" w:rsidP="00124BF1">
      <w:pPr>
        <w:tabs>
          <w:tab w:val="left" w:pos="5455"/>
        </w:tabs>
        <w:jc w:val="both"/>
        <w:outlineLvl w:val="0"/>
        <w:rPr>
          <w:sz w:val="20"/>
          <w:szCs w:val="20"/>
          <w:lang w:val="nl-BE"/>
        </w:rPr>
      </w:pPr>
      <w:r>
        <w:rPr>
          <w:sz w:val="20"/>
          <w:szCs w:val="20"/>
          <w:lang w:val="nl-BE"/>
        </w:rPr>
        <w:tab/>
      </w:r>
    </w:p>
    <w:p w14:paraId="43256B5B" w14:textId="77777777" w:rsidR="009C7E99" w:rsidRPr="006950BA" w:rsidRDefault="009C7E99" w:rsidP="002832DC">
      <w:pPr>
        <w:jc w:val="both"/>
        <w:outlineLvl w:val="0"/>
        <w:rPr>
          <w:sz w:val="20"/>
          <w:szCs w:val="20"/>
          <w:lang w:val="nl-BE"/>
        </w:rPr>
      </w:pPr>
    </w:p>
    <w:p w14:paraId="0D946232" w14:textId="77777777" w:rsidR="00866859" w:rsidRDefault="00131E6A" w:rsidP="002832DC">
      <w:pPr>
        <w:jc w:val="both"/>
        <w:outlineLvl w:val="0"/>
        <w:rPr>
          <w:i/>
          <w:sz w:val="20"/>
          <w:szCs w:val="20"/>
          <w:lang w:val="nl-BE"/>
        </w:rPr>
      </w:pPr>
      <w:r>
        <w:rPr>
          <w:i/>
          <w:sz w:val="20"/>
          <w:szCs w:val="20"/>
          <w:lang w:val="nl-BE"/>
        </w:rPr>
        <w:t xml:space="preserve">                                                                                   </w:t>
      </w:r>
    </w:p>
    <w:p w14:paraId="1087CD5E" w14:textId="77777777" w:rsidR="002832DC" w:rsidRPr="00165565" w:rsidRDefault="00866859" w:rsidP="00165565">
      <w:pPr>
        <w:jc w:val="both"/>
        <w:outlineLvl w:val="0"/>
        <w:rPr>
          <w:i/>
          <w:sz w:val="20"/>
          <w:szCs w:val="20"/>
          <w:lang w:val="nl-BE"/>
        </w:rPr>
        <w:sectPr w:rsidR="002832DC" w:rsidRPr="00165565" w:rsidSect="005A2791">
          <w:headerReference w:type="default" r:id="rId16"/>
          <w:footerReference w:type="even" r:id="rId17"/>
          <w:footerReference w:type="default" r:id="rId18"/>
          <w:footerReference w:type="first" r:id="rId19"/>
          <w:pgSz w:w="8392" w:h="11907" w:code="11"/>
          <w:pgMar w:top="1134" w:right="567" w:bottom="1134" w:left="567" w:header="709" w:footer="709" w:gutter="567"/>
          <w:pgNumType w:start="1"/>
          <w:cols w:space="709"/>
          <w:titlePg/>
          <w:docGrid w:linePitch="360"/>
        </w:sectPr>
      </w:pPr>
      <w:r>
        <w:rPr>
          <w:lang w:val="nl-BE"/>
        </w:rPr>
        <w:t xml:space="preserve">                                                                                   </w:t>
      </w:r>
    </w:p>
    <w:p w14:paraId="44DE4147" w14:textId="77777777" w:rsidR="00521ADF" w:rsidRDefault="00521ADF" w:rsidP="00373B45">
      <w:pPr>
        <w:pStyle w:val="02bSource"/>
        <w:widowControl/>
        <w:spacing w:line="190" w:lineRule="exact"/>
        <w:jc w:val="left"/>
        <w:rPr>
          <w:lang w:val="nl-BE"/>
        </w:rPr>
      </w:pPr>
    </w:p>
    <w:p w14:paraId="1D7B0821" w14:textId="77777777" w:rsidR="00521ADF" w:rsidRDefault="00521ADF" w:rsidP="00373B45">
      <w:pPr>
        <w:pStyle w:val="02bSource"/>
        <w:widowControl/>
        <w:spacing w:line="190" w:lineRule="exact"/>
        <w:jc w:val="left"/>
        <w:rPr>
          <w:lang w:val="nl-BE"/>
        </w:rPr>
      </w:pPr>
    </w:p>
    <w:p w14:paraId="13F38A78" w14:textId="77777777" w:rsidR="00521ADF" w:rsidRDefault="00521ADF" w:rsidP="00373B45">
      <w:pPr>
        <w:pStyle w:val="02bSource"/>
        <w:widowControl/>
        <w:spacing w:line="190" w:lineRule="exact"/>
        <w:jc w:val="left"/>
        <w:rPr>
          <w:lang w:val="nl-BE"/>
        </w:rPr>
      </w:pPr>
    </w:p>
    <w:p w14:paraId="0113E514" w14:textId="77777777" w:rsidR="00521ADF" w:rsidRDefault="00521ADF" w:rsidP="00373B45">
      <w:pPr>
        <w:pStyle w:val="02bSource"/>
        <w:widowControl/>
        <w:spacing w:line="190" w:lineRule="exact"/>
        <w:jc w:val="left"/>
        <w:rPr>
          <w:lang w:val="nl-BE"/>
        </w:rPr>
      </w:pPr>
    </w:p>
    <w:p w14:paraId="7347EEAE" w14:textId="77777777" w:rsidR="00521ADF" w:rsidRDefault="00521ADF" w:rsidP="00373B45">
      <w:pPr>
        <w:pStyle w:val="02bSource"/>
        <w:widowControl/>
        <w:spacing w:line="190" w:lineRule="exact"/>
        <w:jc w:val="left"/>
        <w:rPr>
          <w:lang w:val="nl-BE"/>
        </w:rPr>
      </w:pPr>
    </w:p>
    <w:p w14:paraId="299C6ED1" w14:textId="77777777" w:rsidR="00521ADF" w:rsidRDefault="00521ADF" w:rsidP="00373B45">
      <w:pPr>
        <w:pStyle w:val="02bSource"/>
        <w:widowControl/>
        <w:spacing w:line="190" w:lineRule="exact"/>
        <w:jc w:val="left"/>
        <w:rPr>
          <w:lang w:val="nl-BE"/>
        </w:rPr>
      </w:pPr>
    </w:p>
    <w:p w14:paraId="715412A0" w14:textId="77777777" w:rsidR="00521ADF" w:rsidRDefault="00521ADF" w:rsidP="00373B45">
      <w:pPr>
        <w:pStyle w:val="02bSource"/>
        <w:widowControl/>
        <w:spacing w:line="190" w:lineRule="exact"/>
        <w:jc w:val="left"/>
        <w:rPr>
          <w:lang w:val="nl-BE"/>
        </w:rPr>
      </w:pPr>
    </w:p>
    <w:p w14:paraId="415B8800" w14:textId="77777777" w:rsidR="00521ADF" w:rsidRDefault="00521ADF" w:rsidP="00373B45">
      <w:pPr>
        <w:pStyle w:val="02bSource"/>
        <w:widowControl/>
        <w:spacing w:line="190" w:lineRule="exact"/>
        <w:jc w:val="left"/>
        <w:rPr>
          <w:lang w:val="nl-BE"/>
        </w:rPr>
      </w:pPr>
    </w:p>
    <w:p w14:paraId="6F7D35D9" w14:textId="77777777" w:rsidR="00521ADF" w:rsidRDefault="00521ADF" w:rsidP="00373B45">
      <w:pPr>
        <w:pStyle w:val="02bSource"/>
        <w:widowControl/>
        <w:spacing w:line="190" w:lineRule="exact"/>
        <w:jc w:val="left"/>
        <w:rPr>
          <w:lang w:val="nl-BE"/>
        </w:rPr>
      </w:pPr>
    </w:p>
    <w:p w14:paraId="3187BB78" w14:textId="77777777" w:rsidR="00521ADF" w:rsidRDefault="00521ADF" w:rsidP="00373B45">
      <w:pPr>
        <w:pStyle w:val="02bSource"/>
        <w:widowControl/>
        <w:spacing w:line="190" w:lineRule="exact"/>
        <w:jc w:val="left"/>
        <w:rPr>
          <w:lang w:val="nl-BE"/>
        </w:rPr>
      </w:pPr>
    </w:p>
    <w:p w14:paraId="3F2FCB54" w14:textId="77777777" w:rsidR="00521ADF" w:rsidRDefault="00521ADF" w:rsidP="00373B45">
      <w:pPr>
        <w:pStyle w:val="02bSource"/>
        <w:widowControl/>
        <w:spacing w:line="190" w:lineRule="exact"/>
        <w:jc w:val="left"/>
        <w:rPr>
          <w:lang w:val="nl-BE"/>
        </w:rPr>
      </w:pPr>
    </w:p>
    <w:p w14:paraId="27981C1A" w14:textId="77777777" w:rsidR="00521ADF" w:rsidRDefault="00521ADF" w:rsidP="00373B45">
      <w:pPr>
        <w:pStyle w:val="02bSource"/>
        <w:widowControl/>
        <w:spacing w:line="190" w:lineRule="exact"/>
        <w:jc w:val="left"/>
        <w:rPr>
          <w:lang w:val="nl-BE"/>
        </w:rPr>
      </w:pPr>
    </w:p>
    <w:p w14:paraId="117AC8F8" w14:textId="77777777" w:rsidR="00521ADF" w:rsidRDefault="00521ADF" w:rsidP="00373B45">
      <w:pPr>
        <w:pStyle w:val="02bSource"/>
        <w:widowControl/>
        <w:spacing w:line="190" w:lineRule="exact"/>
        <w:jc w:val="left"/>
        <w:rPr>
          <w:lang w:val="nl-BE"/>
        </w:rPr>
      </w:pPr>
    </w:p>
    <w:p w14:paraId="2E7C9C6D" w14:textId="77777777" w:rsidR="00521ADF" w:rsidRDefault="00521ADF" w:rsidP="00373B45">
      <w:pPr>
        <w:pStyle w:val="02bSource"/>
        <w:widowControl/>
        <w:spacing w:line="190" w:lineRule="exact"/>
        <w:jc w:val="left"/>
        <w:rPr>
          <w:lang w:val="nl-BE"/>
        </w:rPr>
      </w:pPr>
    </w:p>
    <w:p w14:paraId="7D89BC43" w14:textId="77777777" w:rsidR="00521ADF" w:rsidRDefault="00521ADF" w:rsidP="00373B45">
      <w:pPr>
        <w:pStyle w:val="02bSource"/>
        <w:widowControl/>
        <w:spacing w:line="190" w:lineRule="exact"/>
        <w:jc w:val="left"/>
        <w:rPr>
          <w:lang w:val="nl-BE"/>
        </w:rPr>
      </w:pPr>
    </w:p>
    <w:p w14:paraId="28085F29" w14:textId="77777777" w:rsidR="00521ADF" w:rsidRDefault="00521ADF" w:rsidP="00373B45">
      <w:pPr>
        <w:pStyle w:val="02bSource"/>
        <w:widowControl/>
        <w:spacing w:line="190" w:lineRule="exact"/>
        <w:jc w:val="left"/>
        <w:rPr>
          <w:lang w:val="nl-BE"/>
        </w:rPr>
      </w:pPr>
    </w:p>
    <w:p w14:paraId="64377572" w14:textId="77777777" w:rsidR="00521ADF" w:rsidRDefault="00521ADF" w:rsidP="00373B45">
      <w:pPr>
        <w:pStyle w:val="02bSource"/>
        <w:widowControl/>
        <w:spacing w:line="190" w:lineRule="exact"/>
        <w:jc w:val="left"/>
        <w:rPr>
          <w:lang w:val="nl-BE"/>
        </w:rPr>
      </w:pPr>
    </w:p>
    <w:p w14:paraId="3EA1702E" w14:textId="77777777" w:rsidR="00521ADF" w:rsidRDefault="00521ADF" w:rsidP="00373B45">
      <w:pPr>
        <w:pStyle w:val="02bSource"/>
        <w:widowControl/>
        <w:spacing w:line="190" w:lineRule="exact"/>
        <w:jc w:val="left"/>
        <w:rPr>
          <w:lang w:val="nl-BE"/>
        </w:rPr>
      </w:pPr>
    </w:p>
    <w:p w14:paraId="52595F6A" w14:textId="77777777" w:rsidR="00521ADF" w:rsidRDefault="00521ADF" w:rsidP="00373B45">
      <w:pPr>
        <w:pStyle w:val="02bSource"/>
        <w:widowControl/>
        <w:spacing w:line="190" w:lineRule="exact"/>
        <w:jc w:val="left"/>
        <w:rPr>
          <w:lang w:val="nl-BE"/>
        </w:rPr>
      </w:pPr>
    </w:p>
    <w:p w14:paraId="49AE4305" w14:textId="77777777" w:rsidR="00521ADF" w:rsidRDefault="00521ADF" w:rsidP="00373B45">
      <w:pPr>
        <w:pStyle w:val="02bSource"/>
        <w:widowControl/>
        <w:spacing w:line="190" w:lineRule="exact"/>
        <w:jc w:val="left"/>
        <w:rPr>
          <w:lang w:val="nl-BE"/>
        </w:rPr>
      </w:pPr>
    </w:p>
    <w:p w14:paraId="3D4DE4AB" w14:textId="77777777" w:rsidR="00521ADF" w:rsidRDefault="00521ADF" w:rsidP="00373B45">
      <w:pPr>
        <w:pStyle w:val="02bSource"/>
        <w:widowControl/>
        <w:spacing w:line="190" w:lineRule="exact"/>
        <w:jc w:val="left"/>
        <w:rPr>
          <w:lang w:val="nl-BE"/>
        </w:rPr>
      </w:pPr>
    </w:p>
    <w:p w14:paraId="704A4365" w14:textId="77777777" w:rsidR="00521ADF" w:rsidRDefault="00521ADF" w:rsidP="00373B45">
      <w:pPr>
        <w:pStyle w:val="02bSource"/>
        <w:widowControl/>
        <w:spacing w:line="190" w:lineRule="exact"/>
        <w:jc w:val="left"/>
        <w:rPr>
          <w:lang w:val="nl-BE"/>
        </w:rPr>
      </w:pPr>
    </w:p>
    <w:p w14:paraId="6C085A46" w14:textId="77777777" w:rsidR="00521ADF" w:rsidRDefault="00521ADF" w:rsidP="00373B45">
      <w:pPr>
        <w:pStyle w:val="02bSource"/>
        <w:widowControl/>
        <w:spacing w:line="190" w:lineRule="exact"/>
        <w:jc w:val="left"/>
        <w:rPr>
          <w:lang w:val="nl-BE"/>
        </w:rPr>
      </w:pPr>
    </w:p>
    <w:p w14:paraId="177C0E84" w14:textId="77777777" w:rsidR="00521ADF" w:rsidRDefault="00521ADF" w:rsidP="00373B45">
      <w:pPr>
        <w:pStyle w:val="02bSource"/>
        <w:widowControl/>
        <w:spacing w:line="190" w:lineRule="exact"/>
        <w:jc w:val="left"/>
        <w:rPr>
          <w:lang w:val="nl-BE"/>
        </w:rPr>
      </w:pPr>
    </w:p>
    <w:p w14:paraId="0D45A4C4" w14:textId="77777777" w:rsidR="00521ADF" w:rsidRDefault="00521ADF" w:rsidP="00373B45">
      <w:pPr>
        <w:pStyle w:val="02bSource"/>
        <w:widowControl/>
        <w:spacing w:line="190" w:lineRule="exact"/>
        <w:jc w:val="left"/>
        <w:rPr>
          <w:lang w:val="nl-BE"/>
        </w:rPr>
      </w:pPr>
    </w:p>
    <w:p w14:paraId="43CE9944" w14:textId="77777777" w:rsidR="00521ADF" w:rsidRDefault="00521ADF" w:rsidP="00373B45">
      <w:pPr>
        <w:pStyle w:val="02bSource"/>
        <w:widowControl/>
        <w:spacing w:line="190" w:lineRule="exact"/>
        <w:jc w:val="left"/>
        <w:rPr>
          <w:lang w:val="nl-BE"/>
        </w:rPr>
      </w:pPr>
    </w:p>
    <w:p w14:paraId="67DAAA08" w14:textId="77777777" w:rsidR="00521ADF" w:rsidRDefault="00521ADF" w:rsidP="00373B45">
      <w:pPr>
        <w:pStyle w:val="02bSource"/>
        <w:widowControl/>
        <w:spacing w:line="190" w:lineRule="exact"/>
        <w:jc w:val="left"/>
        <w:rPr>
          <w:lang w:val="nl-BE"/>
        </w:rPr>
      </w:pPr>
    </w:p>
    <w:p w14:paraId="4AB9D710" w14:textId="77777777" w:rsidR="00521ADF" w:rsidRDefault="00521ADF" w:rsidP="00373B45">
      <w:pPr>
        <w:pStyle w:val="02bSource"/>
        <w:widowControl/>
        <w:spacing w:line="190" w:lineRule="exact"/>
        <w:jc w:val="left"/>
        <w:rPr>
          <w:lang w:val="nl-BE"/>
        </w:rPr>
      </w:pPr>
    </w:p>
    <w:p w14:paraId="567C58B4" w14:textId="77777777" w:rsidR="00521ADF" w:rsidRDefault="00521ADF" w:rsidP="00373B45">
      <w:pPr>
        <w:pStyle w:val="02bSource"/>
        <w:widowControl/>
        <w:spacing w:line="190" w:lineRule="exact"/>
        <w:jc w:val="left"/>
        <w:rPr>
          <w:lang w:val="nl-BE"/>
        </w:rPr>
      </w:pPr>
    </w:p>
    <w:p w14:paraId="7B63CDB3" w14:textId="77777777" w:rsidR="00521ADF" w:rsidRDefault="00521ADF" w:rsidP="00373B45">
      <w:pPr>
        <w:pStyle w:val="02bSource"/>
        <w:widowControl/>
        <w:spacing w:line="190" w:lineRule="exact"/>
        <w:jc w:val="left"/>
        <w:rPr>
          <w:lang w:val="nl-BE"/>
        </w:rPr>
      </w:pPr>
    </w:p>
    <w:p w14:paraId="3ED743D7" w14:textId="77777777" w:rsidR="00521ADF" w:rsidRDefault="00521ADF" w:rsidP="00373B45">
      <w:pPr>
        <w:pStyle w:val="02bSource"/>
        <w:widowControl/>
        <w:spacing w:line="190" w:lineRule="exact"/>
        <w:jc w:val="left"/>
        <w:rPr>
          <w:lang w:val="nl-BE"/>
        </w:rPr>
      </w:pPr>
    </w:p>
    <w:p w14:paraId="635253AA" w14:textId="77777777" w:rsidR="00521ADF" w:rsidRDefault="00521ADF" w:rsidP="00373B45">
      <w:pPr>
        <w:pStyle w:val="02bSource"/>
        <w:widowControl/>
        <w:spacing w:line="190" w:lineRule="exact"/>
        <w:jc w:val="left"/>
        <w:rPr>
          <w:lang w:val="nl-BE"/>
        </w:rPr>
      </w:pPr>
    </w:p>
    <w:p w14:paraId="68608250" w14:textId="77777777" w:rsidR="00521ADF" w:rsidRDefault="00521ADF" w:rsidP="00373B45">
      <w:pPr>
        <w:pStyle w:val="02bSource"/>
        <w:widowControl/>
        <w:spacing w:line="190" w:lineRule="exact"/>
        <w:jc w:val="left"/>
        <w:rPr>
          <w:lang w:val="nl-BE"/>
        </w:rPr>
      </w:pPr>
    </w:p>
    <w:p w14:paraId="597423EF" w14:textId="77777777" w:rsidR="00521ADF" w:rsidRDefault="00521ADF" w:rsidP="00373B45">
      <w:pPr>
        <w:pStyle w:val="02bSource"/>
        <w:widowControl/>
        <w:spacing w:line="190" w:lineRule="exact"/>
        <w:jc w:val="left"/>
        <w:rPr>
          <w:lang w:val="nl-BE"/>
        </w:rPr>
      </w:pPr>
    </w:p>
    <w:p w14:paraId="57935EBD" w14:textId="77777777" w:rsidR="00521ADF" w:rsidRDefault="00521ADF" w:rsidP="00373B45">
      <w:pPr>
        <w:pStyle w:val="02bSource"/>
        <w:widowControl/>
        <w:spacing w:line="190" w:lineRule="exact"/>
        <w:jc w:val="left"/>
        <w:rPr>
          <w:lang w:val="nl-BE"/>
        </w:rPr>
      </w:pPr>
    </w:p>
    <w:p w14:paraId="4BA66D79" w14:textId="77777777" w:rsidR="00521ADF" w:rsidRDefault="00521ADF" w:rsidP="00373B45">
      <w:pPr>
        <w:pStyle w:val="02bSource"/>
        <w:widowControl/>
        <w:spacing w:line="190" w:lineRule="exact"/>
        <w:jc w:val="left"/>
        <w:rPr>
          <w:lang w:val="nl-BE"/>
        </w:rPr>
      </w:pPr>
    </w:p>
    <w:p w14:paraId="4AC29B9D" w14:textId="77777777" w:rsidR="00521ADF" w:rsidRDefault="00521ADF" w:rsidP="00373B45">
      <w:pPr>
        <w:pStyle w:val="02bSource"/>
        <w:widowControl/>
        <w:spacing w:line="190" w:lineRule="exact"/>
        <w:jc w:val="left"/>
        <w:rPr>
          <w:lang w:val="nl-BE"/>
        </w:rPr>
      </w:pPr>
    </w:p>
    <w:p w14:paraId="26D8BC04" w14:textId="77777777" w:rsidR="00521ADF" w:rsidRDefault="00521ADF" w:rsidP="00373B45">
      <w:pPr>
        <w:pStyle w:val="02bSource"/>
        <w:widowControl/>
        <w:spacing w:line="190" w:lineRule="exact"/>
        <w:jc w:val="left"/>
        <w:rPr>
          <w:lang w:val="nl-BE"/>
        </w:rPr>
      </w:pPr>
    </w:p>
    <w:p w14:paraId="63B1A118" w14:textId="77777777" w:rsidR="00521ADF" w:rsidRDefault="00521ADF" w:rsidP="00373B45">
      <w:pPr>
        <w:pStyle w:val="02bSource"/>
        <w:widowControl/>
        <w:spacing w:line="190" w:lineRule="exact"/>
        <w:jc w:val="left"/>
        <w:rPr>
          <w:lang w:val="nl-BE"/>
        </w:rPr>
      </w:pPr>
    </w:p>
    <w:p w14:paraId="307E060A" w14:textId="77777777" w:rsidR="00521ADF" w:rsidRDefault="00521ADF" w:rsidP="00373B45">
      <w:pPr>
        <w:pStyle w:val="02bSource"/>
        <w:widowControl/>
        <w:spacing w:line="190" w:lineRule="exact"/>
        <w:jc w:val="left"/>
        <w:rPr>
          <w:lang w:val="nl-BE"/>
        </w:rPr>
      </w:pPr>
    </w:p>
    <w:p w14:paraId="6DBA6BD2" w14:textId="77777777" w:rsidR="00521ADF" w:rsidRDefault="00521ADF" w:rsidP="00373B45">
      <w:pPr>
        <w:pStyle w:val="02bSource"/>
        <w:widowControl/>
        <w:spacing w:line="190" w:lineRule="exact"/>
        <w:jc w:val="left"/>
        <w:rPr>
          <w:lang w:val="nl-BE"/>
        </w:rPr>
      </w:pPr>
    </w:p>
    <w:p w14:paraId="23C74E5A" w14:textId="77777777" w:rsidR="00521ADF" w:rsidRDefault="00521ADF" w:rsidP="00373B45">
      <w:pPr>
        <w:pStyle w:val="02bSource"/>
        <w:widowControl/>
        <w:spacing w:line="190" w:lineRule="exact"/>
        <w:jc w:val="left"/>
        <w:rPr>
          <w:lang w:val="nl-BE"/>
        </w:rPr>
      </w:pPr>
    </w:p>
    <w:p w14:paraId="30159E4D" w14:textId="77777777" w:rsidR="00521ADF" w:rsidRDefault="00521ADF" w:rsidP="00373B45">
      <w:pPr>
        <w:pStyle w:val="02bSource"/>
        <w:widowControl/>
        <w:spacing w:line="190" w:lineRule="exact"/>
        <w:jc w:val="left"/>
        <w:rPr>
          <w:lang w:val="nl-BE"/>
        </w:rPr>
      </w:pPr>
    </w:p>
    <w:p w14:paraId="4866AE03" w14:textId="77777777" w:rsidR="00521ADF" w:rsidRDefault="00521ADF" w:rsidP="00373B45">
      <w:pPr>
        <w:pStyle w:val="02bSource"/>
        <w:widowControl/>
        <w:spacing w:line="190" w:lineRule="exact"/>
        <w:jc w:val="left"/>
        <w:rPr>
          <w:lang w:val="nl-BE"/>
        </w:rPr>
      </w:pPr>
    </w:p>
    <w:p w14:paraId="262E9237" w14:textId="77777777" w:rsidR="00521ADF" w:rsidRDefault="00521ADF" w:rsidP="00373B45">
      <w:pPr>
        <w:pStyle w:val="02bSource"/>
        <w:widowControl/>
        <w:spacing w:line="190" w:lineRule="exact"/>
        <w:jc w:val="left"/>
        <w:rPr>
          <w:lang w:val="nl-BE"/>
        </w:rPr>
      </w:pPr>
    </w:p>
    <w:p w14:paraId="63AC1BC0" w14:textId="77777777" w:rsidR="00521ADF" w:rsidRDefault="00521ADF" w:rsidP="00373B45">
      <w:pPr>
        <w:pStyle w:val="02bSource"/>
        <w:widowControl/>
        <w:spacing w:line="190" w:lineRule="exact"/>
        <w:jc w:val="left"/>
        <w:rPr>
          <w:lang w:val="nl-BE"/>
        </w:rPr>
      </w:pPr>
    </w:p>
    <w:p w14:paraId="5CB1716F" w14:textId="77777777" w:rsidR="00521ADF" w:rsidRDefault="00521ADF" w:rsidP="00373B45">
      <w:pPr>
        <w:pStyle w:val="02bSource"/>
        <w:widowControl/>
        <w:spacing w:line="190" w:lineRule="exact"/>
        <w:jc w:val="left"/>
        <w:rPr>
          <w:lang w:val="nl-BE"/>
        </w:rPr>
      </w:pPr>
    </w:p>
    <w:p w14:paraId="1E59A39E" w14:textId="77777777" w:rsidR="00872313" w:rsidRDefault="00872313" w:rsidP="00373B45">
      <w:pPr>
        <w:pStyle w:val="02bSource"/>
        <w:widowControl/>
        <w:spacing w:line="190" w:lineRule="exact"/>
        <w:jc w:val="left"/>
        <w:rPr>
          <w:lang w:val="nl-BE"/>
        </w:rPr>
      </w:pPr>
    </w:p>
    <w:p w14:paraId="6FE69446" w14:textId="77777777" w:rsidR="00521ADF" w:rsidRDefault="00521ADF" w:rsidP="00373B45">
      <w:pPr>
        <w:pStyle w:val="02bSource"/>
        <w:widowControl/>
        <w:spacing w:line="190" w:lineRule="exact"/>
        <w:jc w:val="left"/>
        <w:rPr>
          <w:lang w:val="nl-BE"/>
        </w:rPr>
      </w:pPr>
    </w:p>
    <w:p w14:paraId="7BD34440" w14:textId="77777777" w:rsidR="00521ADF" w:rsidRDefault="00521ADF" w:rsidP="00373B45">
      <w:pPr>
        <w:pStyle w:val="02bSource"/>
        <w:widowControl/>
        <w:spacing w:line="190" w:lineRule="exact"/>
        <w:jc w:val="left"/>
        <w:rPr>
          <w:lang w:val="nl-BE"/>
        </w:rPr>
      </w:pPr>
    </w:p>
    <w:p w14:paraId="72EE5125" w14:textId="77777777" w:rsidR="00521ADF" w:rsidRDefault="00521ADF" w:rsidP="00373B45">
      <w:pPr>
        <w:pStyle w:val="02bSource"/>
        <w:widowControl/>
        <w:spacing w:line="190" w:lineRule="exact"/>
        <w:jc w:val="left"/>
        <w:rPr>
          <w:lang w:val="nl-BE"/>
        </w:rPr>
      </w:pPr>
    </w:p>
    <w:p w14:paraId="3BABE90F" w14:textId="77777777" w:rsidR="00521ADF" w:rsidRDefault="00521ADF" w:rsidP="00373B45">
      <w:pPr>
        <w:pStyle w:val="02bSource"/>
        <w:widowControl/>
        <w:spacing w:line="190" w:lineRule="exact"/>
        <w:jc w:val="left"/>
        <w:rPr>
          <w:lang w:val="nl-BE"/>
        </w:rPr>
      </w:pPr>
    </w:p>
    <w:p w14:paraId="4D18BE96" w14:textId="77777777" w:rsidR="00872313" w:rsidRPr="005A2791" w:rsidRDefault="00872313" w:rsidP="005A2791">
      <w:pPr>
        <w:widowControl/>
        <w:autoSpaceDE/>
        <w:autoSpaceDN/>
        <w:adjustRightInd/>
        <w:rPr>
          <w:rFonts w:cs="Arial"/>
          <w:color w:val="000000"/>
          <w:sz w:val="20"/>
          <w:szCs w:val="20"/>
          <w:lang w:val="nl-BE"/>
        </w:rPr>
        <w:sectPr w:rsidR="00872313" w:rsidRPr="005A2791" w:rsidSect="005A2791">
          <w:type w:val="continuous"/>
          <w:pgSz w:w="8392" w:h="11907" w:code="11"/>
          <w:pgMar w:top="1134" w:right="567" w:bottom="1134" w:left="567" w:header="720" w:footer="720" w:gutter="567"/>
          <w:cols w:space="567"/>
          <w:noEndnote/>
        </w:sectPr>
      </w:pPr>
    </w:p>
    <w:p w14:paraId="49546E09" w14:textId="77777777" w:rsidR="00872313" w:rsidRDefault="00872313" w:rsidP="00872313">
      <w:pPr>
        <w:pStyle w:val="03cOpmerking"/>
        <w:widowControl/>
        <w:spacing w:before="200"/>
        <w:rPr>
          <w:b/>
          <w:lang w:val="nl-BE"/>
        </w:rPr>
      </w:pPr>
    </w:p>
    <w:p w14:paraId="073F2506" w14:textId="77777777" w:rsidR="006D1C71" w:rsidRDefault="006D1C71" w:rsidP="006D1C71">
      <w:pPr>
        <w:pStyle w:val="03cOpmerking"/>
        <w:widowControl/>
        <w:spacing w:before="200"/>
        <w:rPr>
          <w:b/>
          <w:lang w:val="nl-BE"/>
        </w:rPr>
      </w:pPr>
    </w:p>
    <w:p w14:paraId="088203DC" w14:textId="03A5B5E1" w:rsidR="003D2D88" w:rsidRPr="00872313" w:rsidRDefault="003D2D88" w:rsidP="006D1C71">
      <w:pPr>
        <w:pStyle w:val="03cOpmerking"/>
        <w:widowControl/>
        <w:spacing w:before="200"/>
        <w:jc w:val="center"/>
        <w:rPr>
          <w:b/>
          <w:lang w:val="nl-BE"/>
        </w:rPr>
      </w:pPr>
      <w:commentRangeStart w:id="1"/>
      <w:r w:rsidRPr="00872313">
        <w:rPr>
          <w:b/>
          <w:lang w:val="nl-BE"/>
        </w:rPr>
        <w:lastRenderedPageBreak/>
        <w:t>-</w:t>
      </w:r>
      <w:r w:rsidR="00872313">
        <w:rPr>
          <w:b/>
          <w:lang w:val="nl-BE"/>
        </w:rPr>
        <w:t xml:space="preserve"> </w:t>
      </w:r>
      <w:r w:rsidRPr="00872313">
        <w:rPr>
          <w:b/>
          <w:lang w:val="nl-BE"/>
        </w:rPr>
        <w:t>1 -</w:t>
      </w:r>
    </w:p>
    <w:p w14:paraId="7EDACC96" w14:textId="77777777" w:rsidR="003D2D88" w:rsidRPr="0016537E" w:rsidRDefault="003D2D88" w:rsidP="003D2D88">
      <w:pPr>
        <w:pStyle w:val="02bSource"/>
        <w:widowControl/>
        <w:spacing w:line="190" w:lineRule="exact"/>
        <w:rPr>
          <w:b/>
          <w:noProof/>
          <w:lang w:val="nl-BE"/>
        </w:rPr>
      </w:pPr>
    </w:p>
    <w:p w14:paraId="2AE78324" w14:textId="77777777" w:rsidR="003D2D88" w:rsidRDefault="003D2D88" w:rsidP="003D2D88">
      <w:pPr>
        <w:pStyle w:val="02bSource"/>
        <w:widowControl/>
        <w:spacing w:line="190" w:lineRule="exact"/>
        <w:rPr>
          <w:lang w:val="nl-BE"/>
        </w:rPr>
      </w:pPr>
      <w:r>
        <w:rPr>
          <w:i/>
          <w:lang w:val="nl-BE"/>
        </w:rPr>
        <w:t xml:space="preserve">Origineel, </w:t>
      </w:r>
      <w:r>
        <w:rPr>
          <w:lang w:val="nl-BE"/>
        </w:rPr>
        <w:t>2008</w:t>
      </w:r>
      <w:commentRangeEnd w:id="1"/>
      <w:r w:rsidR="00ED6A97">
        <w:rPr>
          <w:rStyle w:val="Verwijzingopmerking"/>
          <w:rFonts w:cs="Times New Roman"/>
          <w:color w:val="auto"/>
        </w:rPr>
        <w:commentReference w:id="1"/>
      </w:r>
    </w:p>
    <w:p w14:paraId="0E9EBE3E" w14:textId="77777777" w:rsidR="003D2D88" w:rsidRPr="003D2D88" w:rsidRDefault="003D2D88" w:rsidP="003D2D88">
      <w:pPr>
        <w:pStyle w:val="02bSource"/>
        <w:widowControl/>
        <w:spacing w:line="190" w:lineRule="exact"/>
        <w:rPr>
          <w:lang w:val="nl-BE"/>
        </w:rPr>
      </w:pPr>
      <w:r>
        <w:rPr>
          <w:noProof/>
          <w:lang w:val="en-GB"/>
        </w:rPr>
        <w:drawing>
          <wp:anchor distT="0" distB="0" distL="114300" distR="114300" simplePos="0" relativeHeight="251712512" behindDoc="0" locked="0" layoutInCell="1" allowOverlap="1" wp14:anchorId="12C18BD4" wp14:editId="261DECDA">
            <wp:simplePos x="0" y="0"/>
            <wp:positionH relativeFrom="column">
              <wp:posOffset>41910</wp:posOffset>
            </wp:positionH>
            <wp:positionV relativeFrom="paragraph">
              <wp:posOffset>209550</wp:posOffset>
            </wp:positionV>
            <wp:extent cx="1944370" cy="1948815"/>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ie1.jpg"/>
                    <pic:cNvPicPr/>
                  </pic:nvPicPr>
                  <pic:blipFill>
                    <a:blip r:embed="rId20">
                      <a:extLst>
                        <a:ext uri="{28A0092B-C50C-407E-A947-70E740481C1C}">
                          <a14:useLocalDpi xmlns:a14="http://schemas.microsoft.com/office/drawing/2010/main" val="0"/>
                        </a:ext>
                      </a:extLst>
                    </a:blip>
                    <a:stretch>
                      <a:fillRect/>
                    </a:stretch>
                  </pic:blipFill>
                  <pic:spPr>
                    <a:xfrm>
                      <a:off x="0" y="0"/>
                      <a:ext cx="1944370" cy="1948815"/>
                    </a:xfrm>
                    <a:prstGeom prst="rect">
                      <a:avLst/>
                    </a:prstGeom>
                  </pic:spPr>
                </pic:pic>
              </a:graphicData>
            </a:graphic>
            <wp14:sizeRelH relativeFrom="page">
              <wp14:pctWidth>0</wp14:pctWidth>
            </wp14:sizeRelH>
            <wp14:sizeRelV relativeFrom="page">
              <wp14:pctHeight>0</wp14:pctHeight>
            </wp14:sizeRelV>
          </wp:anchor>
        </w:drawing>
      </w:r>
    </w:p>
    <w:p w14:paraId="7AF512E8" w14:textId="77777777" w:rsidR="003D2D88" w:rsidRPr="0016537E" w:rsidRDefault="003D2D88" w:rsidP="003D2D88">
      <w:pPr>
        <w:pStyle w:val="02bSource"/>
        <w:widowControl/>
        <w:spacing w:line="190" w:lineRule="exact"/>
        <w:ind w:firstLine="113"/>
        <w:rPr>
          <w:noProof/>
          <w:lang w:val="nl-BE"/>
        </w:rPr>
      </w:pPr>
    </w:p>
    <w:p w14:paraId="26E34BF0" w14:textId="77777777" w:rsidR="00521ADF" w:rsidRPr="0016537E" w:rsidRDefault="003D2D88" w:rsidP="003D2D88">
      <w:pPr>
        <w:rPr>
          <w:sz w:val="20"/>
          <w:szCs w:val="20"/>
          <w:lang w:val="nl-BE"/>
        </w:rPr>
      </w:pPr>
      <w:r w:rsidRPr="0016537E">
        <w:rPr>
          <w:b/>
          <w:lang w:val="nl-BE"/>
        </w:rPr>
        <w:t>+</w:t>
      </w:r>
      <w:r w:rsidRPr="0016537E">
        <w:rPr>
          <w:lang w:val="nl-BE"/>
        </w:rPr>
        <w:t xml:space="preserve"> </w:t>
      </w:r>
      <w:r w:rsidRPr="0016537E">
        <w:rPr>
          <w:sz w:val="20"/>
          <w:szCs w:val="20"/>
          <w:lang w:val="nl-BE"/>
        </w:rPr>
        <w:t xml:space="preserve">                             4001.00 d1b3</w:t>
      </w:r>
    </w:p>
    <w:p w14:paraId="78E50130" w14:textId="77777777" w:rsidR="00521ADF" w:rsidRDefault="00521ADF" w:rsidP="00373B45">
      <w:pPr>
        <w:pStyle w:val="02bSource"/>
        <w:widowControl/>
        <w:spacing w:line="190" w:lineRule="exact"/>
        <w:jc w:val="left"/>
        <w:rPr>
          <w:lang w:val="nl-BE"/>
        </w:rPr>
      </w:pPr>
    </w:p>
    <w:p w14:paraId="046B87D3" w14:textId="77777777" w:rsidR="002832DC" w:rsidRPr="00373B45" w:rsidRDefault="002832DC" w:rsidP="00F956D3">
      <w:pPr>
        <w:pStyle w:val="02bSource"/>
        <w:widowControl/>
        <w:spacing w:line="190" w:lineRule="exact"/>
        <w:jc w:val="both"/>
        <w:rPr>
          <w:b/>
          <w:iCs/>
          <w:noProof/>
          <w:lang w:val="nl-BE"/>
        </w:rPr>
      </w:pPr>
      <w:r w:rsidRPr="00AD04D8">
        <w:rPr>
          <w:lang w:val="nl-BE"/>
        </w:rPr>
        <w:t>Laten we starten met de correctie van een studie van een der groot-ste Nederlandse componisten. Ik kan me niet meer herinne</w:t>
      </w:r>
      <w:r w:rsidR="00CA2B5D">
        <w:rPr>
          <w:lang w:val="nl-BE"/>
        </w:rPr>
        <w:t>re</w:t>
      </w:r>
      <w:r w:rsidRPr="00AD04D8">
        <w:rPr>
          <w:lang w:val="nl-BE"/>
        </w:rPr>
        <w:t>n of ik deze verrijking</w:t>
      </w:r>
      <w:r>
        <w:rPr>
          <w:lang w:val="nl-BE"/>
        </w:rPr>
        <w:t xml:space="preserve"> ooit gepubliceerd</w:t>
      </w:r>
      <w:r w:rsidR="00BE71D4">
        <w:rPr>
          <w:lang w:val="nl-BE"/>
        </w:rPr>
        <w:t xml:space="preserve">  </w:t>
      </w:r>
      <w:r w:rsidRPr="00AD04D8">
        <w:rPr>
          <w:lang w:val="nl-BE"/>
        </w:rPr>
        <w:t>heb.</w:t>
      </w:r>
      <w:r w:rsidR="001101BF">
        <w:rPr>
          <w:lang w:val="nl-BE"/>
        </w:rPr>
        <w:t xml:space="preserve"> Daarom nu:</w:t>
      </w:r>
    </w:p>
    <w:p w14:paraId="2C466705" w14:textId="77777777" w:rsidR="002832DC" w:rsidRDefault="002832DC" w:rsidP="00BE71D4">
      <w:pPr>
        <w:jc w:val="both"/>
        <w:rPr>
          <w:sz w:val="20"/>
          <w:szCs w:val="20"/>
          <w:lang w:val="nl-BE"/>
        </w:rPr>
      </w:pPr>
    </w:p>
    <w:p w14:paraId="23EAFB97" w14:textId="77777777" w:rsidR="00373B45" w:rsidRDefault="002832DC" w:rsidP="002832DC">
      <w:pPr>
        <w:rPr>
          <w:b/>
          <w:sz w:val="20"/>
          <w:szCs w:val="20"/>
          <w:lang w:val="nl-BE"/>
        </w:rPr>
      </w:pPr>
      <w:r>
        <w:rPr>
          <w:sz w:val="20"/>
          <w:szCs w:val="20"/>
          <w:lang w:val="nl-BE"/>
        </w:rPr>
        <w:tab/>
      </w:r>
      <w:r w:rsidRPr="00AD04D8">
        <w:rPr>
          <w:b/>
          <w:sz w:val="20"/>
          <w:szCs w:val="20"/>
          <w:lang w:val="nl-BE"/>
        </w:rPr>
        <w:t>1.Pa5+</w:t>
      </w:r>
      <w:r w:rsidRPr="00AD04D8">
        <w:rPr>
          <w:b/>
          <w:sz w:val="20"/>
          <w:szCs w:val="20"/>
          <w:lang w:val="nl-BE"/>
        </w:rPr>
        <w:tab/>
      </w:r>
      <w:r w:rsidRPr="00AD04D8">
        <w:rPr>
          <w:b/>
          <w:sz w:val="20"/>
          <w:szCs w:val="20"/>
          <w:lang w:val="nl-BE"/>
        </w:rPr>
        <w:tab/>
        <w:t>Ka2</w:t>
      </w:r>
    </w:p>
    <w:p w14:paraId="08C2A25B" w14:textId="77777777" w:rsidR="00C03313" w:rsidRDefault="00C03313" w:rsidP="002832DC">
      <w:pPr>
        <w:rPr>
          <w:b/>
          <w:sz w:val="20"/>
          <w:szCs w:val="20"/>
          <w:lang w:val="nl-BE"/>
        </w:rPr>
      </w:pPr>
      <w:r>
        <w:rPr>
          <w:b/>
          <w:sz w:val="20"/>
          <w:szCs w:val="20"/>
          <w:lang w:val="nl-BE"/>
        </w:rPr>
        <w:tab/>
        <w:t>2.Pc4</w:t>
      </w:r>
    </w:p>
    <w:p w14:paraId="2DDB3003" w14:textId="77777777" w:rsidR="00C03313" w:rsidRDefault="00C03313" w:rsidP="002832DC">
      <w:pPr>
        <w:rPr>
          <w:sz w:val="20"/>
          <w:szCs w:val="20"/>
          <w:lang w:val="nl-BE"/>
        </w:rPr>
      </w:pPr>
      <w:r w:rsidRPr="00EB5D30">
        <w:rPr>
          <w:i/>
          <w:sz w:val="20"/>
          <w:szCs w:val="20"/>
          <w:lang w:val="nl-BE"/>
        </w:rPr>
        <w:t xml:space="preserve">a)   </w:t>
      </w:r>
      <w:r w:rsidRPr="00EB5D30">
        <w:rPr>
          <w:sz w:val="20"/>
          <w:szCs w:val="20"/>
          <w:lang w:val="nl-BE"/>
        </w:rPr>
        <w:t>2</w:t>
      </w:r>
      <w:r w:rsidR="00EB5D30" w:rsidRPr="00EB5D30">
        <w:rPr>
          <w:sz w:val="20"/>
          <w:szCs w:val="20"/>
          <w:lang w:val="nl-BE"/>
        </w:rPr>
        <w:t>.</w:t>
      </w:r>
      <w:r w:rsidRPr="00EB5D30">
        <w:rPr>
          <w:sz w:val="20"/>
          <w:szCs w:val="20"/>
          <w:lang w:val="nl-BE"/>
        </w:rPr>
        <w:t>Da</w:t>
      </w:r>
      <w:r w:rsidR="00EB5D30" w:rsidRPr="00EB5D30">
        <w:rPr>
          <w:sz w:val="20"/>
          <w:szCs w:val="20"/>
          <w:lang w:val="nl-BE"/>
        </w:rPr>
        <w:t>4+? Kb</w:t>
      </w:r>
      <w:r w:rsidR="00EB5D30">
        <w:rPr>
          <w:sz w:val="20"/>
          <w:szCs w:val="20"/>
          <w:lang w:val="nl-BE"/>
        </w:rPr>
        <w:t xml:space="preserve"> </w:t>
      </w:r>
      <w:r w:rsidR="00EB5D30" w:rsidRPr="00EB5D30">
        <w:rPr>
          <w:sz w:val="20"/>
          <w:szCs w:val="20"/>
          <w:lang w:val="nl-BE"/>
        </w:rPr>
        <w:t>13. De4+ Ka2</w:t>
      </w:r>
    </w:p>
    <w:p w14:paraId="4CCDAA59" w14:textId="77777777" w:rsidR="00EB5D30" w:rsidRDefault="00EB5D30" w:rsidP="002832DC">
      <w:pPr>
        <w:rPr>
          <w:i/>
          <w:sz w:val="20"/>
          <w:szCs w:val="20"/>
          <w:lang w:val="nl-BE"/>
        </w:rPr>
      </w:pPr>
      <w:r>
        <w:rPr>
          <w:sz w:val="20"/>
          <w:szCs w:val="20"/>
          <w:lang w:val="nl-BE"/>
        </w:rPr>
        <w:t xml:space="preserve">4.Pc4 </w:t>
      </w:r>
      <w:r>
        <w:rPr>
          <w:i/>
          <w:sz w:val="20"/>
          <w:szCs w:val="20"/>
          <w:lang w:val="nl-BE"/>
        </w:rPr>
        <w:t>(Zie zet 2.)</w:t>
      </w:r>
    </w:p>
    <w:p w14:paraId="090CE836" w14:textId="77777777" w:rsidR="00EB5D30" w:rsidRDefault="00EB5D30" w:rsidP="002832DC">
      <w:pPr>
        <w:rPr>
          <w:sz w:val="20"/>
          <w:szCs w:val="20"/>
          <w:lang w:val="nl-BE"/>
        </w:rPr>
      </w:pPr>
      <w:r>
        <w:rPr>
          <w:i/>
          <w:sz w:val="20"/>
          <w:szCs w:val="20"/>
          <w:lang w:val="nl-BE"/>
        </w:rPr>
        <w:t xml:space="preserve">b)  </w:t>
      </w:r>
      <w:r>
        <w:rPr>
          <w:sz w:val="20"/>
          <w:szCs w:val="20"/>
          <w:lang w:val="nl-BE"/>
        </w:rPr>
        <w:t>2.Dd5+? Ka1 3.Dd4+ Ka2 4.Da4+  Kb1 5.De4+ Ka2 6.Pc4+</w:t>
      </w:r>
    </w:p>
    <w:p w14:paraId="4F3504DB" w14:textId="77777777" w:rsidR="00EB5D30" w:rsidRDefault="00EB5D30" w:rsidP="002832DC">
      <w:pPr>
        <w:rPr>
          <w:i/>
          <w:sz w:val="20"/>
          <w:szCs w:val="20"/>
          <w:lang w:val="nl-BE"/>
        </w:rPr>
      </w:pPr>
      <w:r>
        <w:rPr>
          <w:i/>
          <w:sz w:val="20"/>
          <w:szCs w:val="20"/>
          <w:lang w:val="nl-BE"/>
        </w:rPr>
        <w:t>(Zie zet 2.)</w:t>
      </w:r>
    </w:p>
    <w:p w14:paraId="400829F6" w14:textId="77777777" w:rsidR="00872313" w:rsidRDefault="00872313" w:rsidP="002832DC">
      <w:pPr>
        <w:rPr>
          <w:i/>
          <w:sz w:val="20"/>
          <w:szCs w:val="20"/>
          <w:lang w:val="nl-BE"/>
        </w:rPr>
      </w:pPr>
    </w:p>
    <w:p w14:paraId="143EAB7F" w14:textId="77777777" w:rsidR="00C03313" w:rsidRDefault="00373B45" w:rsidP="002832DC">
      <w:pPr>
        <w:pStyle w:val="03aText"/>
        <w:widowControl/>
        <w:rPr>
          <w:lang w:val="nl-BE"/>
        </w:rPr>
      </w:pPr>
      <w:r>
        <w:rPr>
          <w:lang w:val="nl-BE"/>
        </w:rPr>
        <w:t>Er zijn nu zelfs twee varianten</w:t>
      </w:r>
      <w:r w:rsidR="00872313">
        <w:rPr>
          <w:lang w:val="nl-BE"/>
        </w:rPr>
        <w:t>:</w:t>
      </w:r>
    </w:p>
    <w:p w14:paraId="4345D48B" w14:textId="77777777" w:rsidR="00872313" w:rsidRDefault="00872313" w:rsidP="002832DC">
      <w:pPr>
        <w:pStyle w:val="03aText"/>
        <w:widowControl/>
        <w:rPr>
          <w:b/>
          <w:i/>
          <w:lang w:val="nl-BE"/>
        </w:rPr>
      </w:pPr>
    </w:p>
    <w:p w14:paraId="68F7B52E" w14:textId="77777777" w:rsidR="00872313" w:rsidRDefault="00872313" w:rsidP="002832DC">
      <w:pPr>
        <w:pStyle w:val="03aText"/>
        <w:widowControl/>
        <w:rPr>
          <w:b/>
          <w:i/>
          <w:lang w:val="nl-BE"/>
        </w:rPr>
      </w:pPr>
    </w:p>
    <w:p w14:paraId="01EE9A01" w14:textId="77777777" w:rsidR="00872313" w:rsidRDefault="00872313" w:rsidP="002832DC">
      <w:pPr>
        <w:pStyle w:val="03aText"/>
        <w:widowControl/>
        <w:rPr>
          <w:b/>
          <w:i/>
          <w:lang w:val="nl-BE"/>
        </w:rPr>
      </w:pPr>
    </w:p>
    <w:p w14:paraId="3996C83E" w14:textId="77777777" w:rsidR="00872313" w:rsidRDefault="00872313" w:rsidP="002832DC">
      <w:pPr>
        <w:pStyle w:val="03aText"/>
        <w:widowControl/>
        <w:rPr>
          <w:b/>
          <w:i/>
          <w:lang w:val="nl-BE"/>
        </w:rPr>
      </w:pPr>
    </w:p>
    <w:p w14:paraId="688CCEFC" w14:textId="77777777" w:rsidR="00872313" w:rsidRDefault="00872313" w:rsidP="002832DC">
      <w:pPr>
        <w:pStyle w:val="03aText"/>
        <w:widowControl/>
        <w:rPr>
          <w:b/>
          <w:i/>
          <w:lang w:val="nl-BE"/>
        </w:rPr>
      </w:pPr>
    </w:p>
    <w:p w14:paraId="7CED8FEE" w14:textId="77777777" w:rsidR="003D2D88" w:rsidRDefault="003D2D88" w:rsidP="002832DC">
      <w:pPr>
        <w:pStyle w:val="03aText"/>
        <w:widowControl/>
        <w:rPr>
          <w:b/>
          <w:i/>
          <w:lang w:val="nl-BE"/>
        </w:rPr>
      </w:pPr>
    </w:p>
    <w:p w14:paraId="5FB4298D" w14:textId="77777777" w:rsidR="006D1C71" w:rsidRDefault="006D1C71" w:rsidP="002832DC">
      <w:pPr>
        <w:pStyle w:val="03aText"/>
        <w:widowControl/>
        <w:rPr>
          <w:b/>
          <w:i/>
          <w:lang w:val="nl-BE"/>
        </w:rPr>
      </w:pPr>
    </w:p>
    <w:p w14:paraId="43C0C52D" w14:textId="77777777" w:rsidR="006D1C71" w:rsidRDefault="006D1C71" w:rsidP="002832DC">
      <w:pPr>
        <w:pStyle w:val="03aText"/>
        <w:widowControl/>
        <w:rPr>
          <w:b/>
          <w:i/>
          <w:lang w:val="nl-BE"/>
        </w:rPr>
      </w:pPr>
    </w:p>
    <w:p w14:paraId="59B5FACA" w14:textId="77777777" w:rsidR="006D1C71" w:rsidRDefault="006D1C71" w:rsidP="002832DC">
      <w:pPr>
        <w:pStyle w:val="03aText"/>
        <w:widowControl/>
        <w:rPr>
          <w:b/>
          <w:i/>
          <w:lang w:val="nl-BE"/>
        </w:rPr>
      </w:pPr>
    </w:p>
    <w:p w14:paraId="2F5CCE6D" w14:textId="77777777" w:rsidR="006D1C71" w:rsidRDefault="006D1C71" w:rsidP="002832DC">
      <w:pPr>
        <w:pStyle w:val="03aText"/>
        <w:widowControl/>
        <w:rPr>
          <w:b/>
          <w:i/>
          <w:lang w:val="nl-BE"/>
        </w:rPr>
      </w:pPr>
    </w:p>
    <w:p w14:paraId="40B79D5D" w14:textId="3562EE4D" w:rsidR="002832DC" w:rsidRPr="00AD04D8" w:rsidRDefault="002832DC" w:rsidP="002832DC">
      <w:pPr>
        <w:pStyle w:val="03aText"/>
        <w:widowControl/>
        <w:rPr>
          <w:b/>
          <w:lang w:val="nl-BE"/>
        </w:rPr>
      </w:pPr>
      <w:r w:rsidRPr="00AD04D8">
        <w:rPr>
          <w:b/>
          <w:i/>
          <w:lang w:val="nl-BE"/>
        </w:rPr>
        <w:t>Variant A</w:t>
      </w:r>
    </w:p>
    <w:p w14:paraId="5F1CD505" w14:textId="77777777" w:rsidR="002832DC" w:rsidRPr="00AD04D8" w:rsidRDefault="002832DC" w:rsidP="002832DC">
      <w:pPr>
        <w:pStyle w:val="03aText"/>
        <w:widowControl/>
        <w:rPr>
          <w:b/>
          <w:lang w:val="nl-BE"/>
        </w:rPr>
      </w:pPr>
      <w:r w:rsidRPr="00AD04D8">
        <w:rPr>
          <w:b/>
          <w:lang w:val="nl-BE"/>
        </w:rPr>
        <w:tab/>
        <w:t>2…</w:t>
      </w:r>
      <w:r w:rsidRPr="00AD04D8">
        <w:rPr>
          <w:b/>
          <w:lang w:val="nl-BE"/>
        </w:rPr>
        <w:tab/>
      </w:r>
      <w:r w:rsidRPr="00AD04D8">
        <w:rPr>
          <w:b/>
          <w:lang w:val="nl-BE"/>
        </w:rPr>
        <w:tab/>
        <w:t xml:space="preserve">Dd8+ </w:t>
      </w:r>
    </w:p>
    <w:p w14:paraId="702511A8" w14:textId="77777777" w:rsidR="002832DC" w:rsidRPr="00AD04D8" w:rsidRDefault="002832DC" w:rsidP="002832DC">
      <w:pPr>
        <w:pStyle w:val="03aText"/>
        <w:widowControl/>
        <w:rPr>
          <w:b/>
          <w:lang w:val="nl-BE"/>
        </w:rPr>
      </w:pPr>
      <w:r w:rsidRPr="00AD04D8">
        <w:rPr>
          <w:b/>
          <w:lang w:val="nl-BE"/>
        </w:rPr>
        <w:tab/>
        <w:t>3.Kc2</w:t>
      </w:r>
      <w:r w:rsidRPr="00AD04D8">
        <w:rPr>
          <w:b/>
          <w:lang w:val="nl-BE"/>
        </w:rPr>
        <w:tab/>
      </w:r>
      <w:r w:rsidRPr="00AD04D8">
        <w:rPr>
          <w:b/>
          <w:lang w:val="nl-BE"/>
        </w:rPr>
        <w:tab/>
        <w:t>Dg8</w:t>
      </w:r>
    </w:p>
    <w:p w14:paraId="59234900" w14:textId="77777777" w:rsidR="002832DC" w:rsidRDefault="002832DC" w:rsidP="002832DC">
      <w:pPr>
        <w:rPr>
          <w:b/>
          <w:sz w:val="20"/>
          <w:szCs w:val="20"/>
          <w:lang w:val="nl-BE"/>
        </w:rPr>
      </w:pPr>
      <w:r w:rsidRPr="00AD04D8">
        <w:rPr>
          <w:b/>
          <w:sz w:val="20"/>
          <w:szCs w:val="20"/>
          <w:lang w:val="nl-BE"/>
        </w:rPr>
        <w:tab/>
        <w:t>4.De2</w:t>
      </w:r>
      <w:r w:rsidRPr="00AD04D8">
        <w:rPr>
          <w:b/>
          <w:sz w:val="20"/>
          <w:szCs w:val="20"/>
          <w:lang w:val="nl-BE"/>
        </w:rPr>
        <w:tab/>
      </w:r>
      <w:r w:rsidRPr="00AD04D8">
        <w:rPr>
          <w:b/>
          <w:sz w:val="20"/>
          <w:szCs w:val="20"/>
          <w:lang w:val="nl-BE"/>
        </w:rPr>
        <w:tab/>
      </w:r>
    </w:p>
    <w:p w14:paraId="39B45F4A" w14:textId="77777777" w:rsidR="002832DC" w:rsidRPr="00296899" w:rsidRDefault="002832DC" w:rsidP="002832DC">
      <w:pPr>
        <w:jc w:val="both"/>
        <w:rPr>
          <w:i/>
          <w:sz w:val="20"/>
          <w:szCs w:val="20"/>
          <w:lang w:val="nl-BE"/>
        </w:rPr>
      </w:pPr>
      <w:r>
        <w:rPr>
          <w:sz w:val="20"/>
          <w:szCs w:val="20"/>
          <w:lang w:val="nl-BE"/>
        </w:rPr>
        <w:t>4.Pd2? Dc8+</w:t>
      </w:r>
      <w:r w:rsidR="004463D5">
        <w:rPr>
          <w:sz w:val="20"/>
          <w:szCs w:val="20"/>
          <w:lang w:val="nl-BE"/>
        </w:rPr>
        <w:t xml:space="preserve"> 5.Pc4 Dg8 6.De2</w:t>
      </w:r>
      <w:r>
        <w:rPr>
          <w:sz w:val="20"/>
          <w:szCs w:val="20"/>
          <w:lang w:val="nl-BE"/>
        </w:rPr>
        <w:t>+</w:t>
      </w:r>
      <w:r w:rsidR="002F1FFB">
        <w:rPr>
          <w:sz w:val="20"/>
          <w:szCs w:val="20"/>
          <w:lang w:val="nl-BE"/>
        </w:rPr>
        <w:t xml:space="preserve"> </w:t>
      </w:r>
      <w:r>
        <w:rPr>
          <w:i/>
          <w:sz w:val="20"/>
          <w:szCs w:val="20"/>
          <w:lang w:val="nl-BE"/>
        </w:rPr>
        <w:t>(zie zei 4.)</w:t>
      </w:r>
    </w:p>
    <w:p w14:paraId="57B86F00" w14:textId="77777777" w:rsidR="002832DC" w:rsidRPr="001D6918" w:rsidRDefault="002832DC" w:rsidP="002832DC">
      <w:pPr>
        <w:rPr>
          <w:b/>
          <w:sz w:val="20"/>
          <w:szCs w:val="20"/>
          <w:lang w:val="en-GB"/>
        </w:rPr>
      </w:pPr>
      <w:r>
        <w:rPr>
          <w:b/>
          <w:sz w:val="20"/>
          <w:szCs w:val="20"/>
          <w:lang w:val="nl-BE"/>
        </w:rPr>
        <w:tab/>
      </w:r>
      <w:r w:rsidRPr="00B354CB">
        <w:rPr>
          <w:b/>
          <w:sz w:val="20"/>
          <w:szCs w:val="20"/>
          <w:lang w:val="en-GB"/>
        </w:rPr>
        <w:t xml:space="preserve">4… </w:t>
      </w:r>
      <w:r w:rsidRPr="00B354CB">
        <w:rPr>
          <w:b/>
          <w:sz w:val="20"/>
          <w:szCs w:val="20"/>
          <w:lang w:val="en-GB"/>
        </w:rPr>
        <w:tab/>
      </w:r>
      <w:r w:rsidRPr="00B354CB">
        <w:rPr>
          <w:b/>
          <w:sz w:val="20"/>
          <w:szCs w:val="20"/>
          <w:lang w:val="en-GB"/>
        </w:rPr>
        <w:tab/>
      </w:r>
      <w:r w:rsidRPr="001D6918">
        <w:rPr>
          <w:b/>
          <w:sz w:val="20"/>
          <w:szCs w:val="20"/>
          <w:lang w:val="en-GB"/>
        </w:rPr>
        <w:t>Dg3</w:t>
      </w:r>
    </w:p>
    <w:p w14:paraId="59873A06" w14:textId="77777777" w:rsidR="002832DC" w:rsidRPr="00036638" w:rsidRDefault="002832DC" w:rsidP="002832DC">
      <w:pPr>
        <w:rPr>
          <w:sz w:val="20"/>
          <w:szCs w:val="20"/>
          <w:lang w:val="en-GB"/>
        </w:rPr>
      </w:pPr>
      <w:r w:rsidRPr="001D6918">
        <w:rPr>
          <w:b/>
          <w:sz w:val="20"/>
          <w:szCs w:val="20"/>
          <w:lang w:val="en-GB"/>
        </w:rPr>
        <w:tab/>
        <w:t>5.Pe3</w:t>
      </w:r>
      <w:r w:rsidRPr="001D6918">
        <w:rPr>
          <w:b/>
          <w:sz w:val="20"/>
          <w:szCs w:val="20"/>
          <w:lang w:val="en-GB"/>
        </w:rPr>
        <w:tab/>
      </w:r>
      <w:r w:rsidRPr="001D6918">
        <w:rPr>
          <w:b/>
          <w:sz w:val="20"/>
          <w:szCs w:val="20"/>
          <w:lang w:val="en-GB"/>
        </w:rPr>
        <w:tab/>
        <w:t>Dc7+</w:t>
      </w:r>
    </w:p>
    <w:p w14:paraId="33C9EF04" w14:textId="77777777" w:rsidR="002832DC" w:rsidRPr="001D6918" w:rsidRDefault="002832DC" w:rsidP="00036638">
      <w:pPr>
        <w:jc w:val="both"/>
        <w:rPr>
          <w:b/>
          <w:sz w:val="20"/>
          <w:szCs w:val="20"/>
          <w:lang w:val="en-GB"/>
        </w:rPr>
      </w:pPr>
      <w:r w:rsidRPr="001D6918">
        <w:rPr>
          <w:b/>
          <w:sz w:val="20"/>
          <w:szCs w:val="20"/>
          <w:lang w:val="en-GB"/>
        </w:rPr>
        <w:tab/>
        <w:t>6.Kd1+</w:t>
      </w:r>
      <w:r w:rsidRPr="001D6918">
        <w:rPr>
          <w:b/>
          <w:sz w:val="20"/>
          <w:szCs w:val="20"/>
          <w:lang w:val="en-GB"/>
        </w:rPr>
        <w:tab/>
      </w:r>
      <w:r w:rsidRPr="001D6918">
        <w:rPr>
          <w:b/>
          <w:sz w:val="20"/>
          <w:szCs w:val="20"/>
          <w:lang w:val="en-GB"/>
        </w:rPr>
        <w:tab/>
      </w:r>
    </w:p>
    <w:p w14:paraId="64E34970" w14:textId="77777777" w:rsidR="002832DC" w:rsidRDefault="002832DC" w:rsidP="002832DC">
      <w:pPr>
        <w:jc w:val="both"/>
        <w:rPr>
          <w:b/>
          <w:sz w:val="20"/>
          <w:szCs w:val="20"/>
          <w:lang w:val="nl-BE"/>
        </w:rPr>
      </w:pPr>
      <w:r w:rsidRPr="001D6918">
        <w:rPr>
          <w:sz w:val="20"/>
          <w:szCs w:val="20"/>
          <w:lang w:val="en-GB"/>
        </w:rPr>
        <w:t xml:space="preserve">6.Pc4? </w:t>
      </w:r>
      <w:r>
        <w:rPr>
          <w:sz w:val="20"/>
          <w:szCs w:val="20"/>
          <w:lang w:val="nl-BE"/>
        </w:rPr>
        <w:t xml:space="preserve">Dg3 7.Pe3 </w:t>
      </w:r>
      <w:r>
        <w:rPr>
          <w:i/>
          <w:sz w:val="20"/>
          <w:szCs w:val="20"/>
          <w:lang w:val="nl-BE"/>
        </w:rPr>
        <w:t>(zie zet 5.)</w:t>
      </w:r>
      <w:r>
        <w:rPr>
          <w:b/>
          <w:sz w:val="20"/>
          <w:szCs w:val="20"/>
          <w:lang w:val="nl-BE"/>
        </w:rPr>
        <w:t xml:space="preserve">  </w:t>
      </w:r>
    </w:p>
    <w:p w14:paraId="7E85377C" w14:textId="77777777" w:rsidR="002832DC" w:rsidRPr="00AD04D8" w:rsidRDefault="002832DC" w:rsidP="002832DC">
      <w:pPr>
        <w:rPr>
          <w:b/>
          <w:sz w:val="20"/>
          <w:szCs w:val="20"/>
          <w:lang w:val="nl-BE"/>
        </w:rPr>
      </w:pPr>
      <w:r>
        <w:rPr>
          <w:b/>
          <w:sz w:val="20"/>
          <w:szCs w:val="20"/>
          <w:lang w:val="nl-BE"/>
        </w:rPr>
        <w:tab/>
        <w:t>6…</w:t>
      </w:r>
      <w:r>
        <w:rPr>
          <w:b/>
          <w:sz w:val="20"/>
          <w:szCs w:val="20"/>
          <w:lang w:val="nl-BE"/>
        </w:rPr>
        <w:tab/>
      </w:r>
      <w:r>
        <w:rPr>
          <w:b/>
          <w:sz w:val="20"/>
          <w:szCs w:val="20"/>
          <w:lang w:val="nl-BE"/>
        </w:rPr>
        <w:tab/>
      </w:r>
      <w:r w:rsidRPr="00AD04D8">
        <w:rPr>
          <w:b/>
          <w:sz w:val="20"/>
          <w:szCs w:val="20"/>
          <w:lang w:val="nl-BE"/>
        </w:rPr>
        <w:t>Kb3</w:t>
      </w:r>
    </w:p>
    <w:p w14:paraId="57AE7C2B" w14:textId="77777777" w:rsidR="002832DC" w:rsidRPr="00AD04D8" w:rsidRDefault="002832DC" w:rsidP="002832DC">
      <w:pPr>
        <w:rPr>
          <w:b/>
          <w:sz w:val="20"/>
          <w:szCs w:val="20"/>
          <w:lang w:val="nl-BE"/>
        </w:rPr>
      </w:pPr>
      <w:r w:rsidRPr="00AD04D8">
        <w:rPr>
          <w:b/>
          <w:sz w:val="20"/>
          <w:szCs w:val="20"/>
          <w:lang w:val="nl-BE"/>
        </w:rPr>
        <w:tab/>
        <w:t>7.Db5+</w:t>
      </w:r>
      <w:r w:rsidRPr="00AD04D8">
        <w:rPr>
          <w:b/>
          <w:sz w:val="20"/>
          <w:szCs w:val="20"/>
          <w:lang w:val="nl-BE"/>
        </w:rPr>
        <w:tab/>
      </w:r>
      <w:r w:rsidRPr="00AD04D8">
        <w:rPr>
          <w:b/>
          <w:sz w:val="20"/>
          <w:szCs w:val="20"/>
          <w:lang w:val="nl-BE"/>
        </w:rPr>
        <w:tab/>
        <w:t>Kc3</w:t>
      </w:r>
    </w:p>
    <w:p w14:paraId="5BDE5BA8" w14:textId="77777777" w:rsidR="002832DC" w:rsidRPr="00AD04D8" w:rsidRDefault="002832DC" w:rsidP="002832DC">
      <w:pPr>
        <w:rPr>
          <w:b/>
          <w:sz w:val="20"/>
          <w:szCs w:val="20"/>
          <w:lang w:val="nl-BE"/>
        </w:rPr>
      </w:pPr>
      <w:r w:rsidRPr="00AD04D8">
        <w:rPr>
          <w:b/>
          <w:sz w:val="20"/>
          <w:szCs w:val="20"/>
          <w:lang w:val="nl-BE"/>
        </w:rPr>
        <w:tab/>
        <w:t>8.Pd5+</w:t>
      </w:r>
      <w:r w:rsidRPr="00AD04D8">
        <w:rPr>
          <w:b/>
          <w:sz w:val="20"/>
          <w:szCs w:val="20"/>
          <w:lang w:val="nl-BE"/>
        </w:rPr>
        <w:tab/>
      </w:r>
      <w:r w:rsidRPr="00AD04D8">
        <w:rPr>
          <w:b/>
          <w:sz w:val="20"/>
          <w:szCs w:val="20"/>
          <w:lang w:val="nl-BE"/>
        </w:rPr>
        <w:tab/>
        <w:t>Kd4</w:t>
      </w:r>
    </w:p>
    <w:p w14:paraId="7C6F144B" w14:textId="77777777" w:rsidR="002832DC" w:rsidRPr="00AD04D8" w:rsidRDefault="002832DC" w:rsidP="002832DC">
      <w:pPr>
        <w:rPr>
          <w:b/>
          <w:sz w:val="20"/>
          <w:szCs w:val="20"/>
          <w:lang w:val="nl-BE"/>
        </w:rPr>
      </w:pPr>
      <w:r w:rsidRPr="00AD04D8">
        <w:rPr>
          <w:b/>
          <w:sz w:val="20"/>
          <w:szCs w:val="20"/>
          <w:lang w:val="nl-BE"/>
        </w:rPr>
        <w:tab/>
        <w:t>9.Pxc7</w:t>
      </w:r>
    </w:p>
    <w:p w14:paraId="4C6A8066" w14:textId="77777777" w:rsidR="002832DC" w:rsidRPr="00AD04D8" w:rsidRDefault="002832DC" w:rsidP="00036638">
      <w:pPr>
        <w:jc w:val="both"/>
        <w:rPr>
          <w:sz w:val="20"/>
          <w:szCs w:val="20"/>
          <w:lang w:val="nl-BE"/>
        </w:rPr>
      </w:pPr>
    </w:p>
    <w:p w14:paraId="2CCCAC56" w14:textId="77777777" w:rsidR="002832DC" w:rsidRPr="00AD04D8" w:rsidRDefault="002832DC" w:rsidP="002832DC">
      <w:pPr>
        <w:rPr>
          <w:b/>
          <w:i/>
          <w:noProof/>
          <w:sz w:val="20"/>
          <w:szCs w:val="20"/>
          <w:lang w:val="nl-BE"/>
        </w:rPr>
      </w:pPr>
      <w:r w:rsidRPr="00AD04D8">
        <w:rPr>
          <w:b/>
          <w:i/>
          <w:noProof/>
          <w:sz w:val="20"/>
          <w:szCs w:val="20"/>
          <w:lang w:val="nl-BE"/>
        </w:rPr>
        <w:t>Variant B</w:t>
      </w:r>
    </w:p>
    <w:p w14:paraId="42FC2C91" w14:textId="77777777" w:rsidR="002832DC" w:rsidRPr="00AD04D8" w:rsidRDefault="002832DC" w:rsidP="002832DC">
      <w:pPr>
        <w:rPr>
          <w:b/>
          <w:noProof/>
          <w:sz w:val="20"/>
          <w:szCs w:val="20"/>
          <w:lang w:val="nl-BE"/>
        </w:rPr>
      </w:pPr>
      <w:r w:rsidRPr="00AD04D8">
        <w:rPr>
          <w:b/>
          <w:i/>
          <w:noProof/>
          <w:sz w:val="20"/>
          <w:szCs w:val="20"/>
          <w:lang w:val="nl-BE"/>
        </w:rPr>
        <w:tab/>
      </w:r>
      <w:r w:rsidRPr="00AD04D8">
        <w:rPr>
          <w:b/>
          <w:noProof/>
          <w:sz w:val="20"/>
          <w:szCs w:val="20"/>
          <w:lang w:val="nl-BE"/>
        </w:rPr>
        <w:t>2…</w:t>
      </w:r>
      <w:r w:rsidRPr="00AD04D8">
        <w:rPr>
          <w:b/>
          <w:noProof/>
          <w:sz w:val="20"/>
          <w:szCs w:val="20"/>
          <w:lang w:val="nl-BE"/>
        </w:rPr>
        <w:tab/>
      </w:r>
      <w:r w:rsidRPr="00AD04D8">
        <w:rPr>
          <w:b/>
          <w:noProof/>
          <w:sz w:val="20"/>
          <w:szCs w:val="20"/>
          <w:lang w:val="nl-BE"/>
        </w:rPr>
        <w:tab/>
        <w:t>Dd7+</w:t>
      </w:r>
    </w:p>
    <w:p w14:paraId="5F46A1E6" w14:textId="77777777" w:rsidR="002832DC" w:rsidRPr="00AD04D8" w:rsidRDefault="002832DC" w:rsidP="002832DC">
      <w:pPr>
        <w:rPr>
          <w:b/>
          <w:noProof/>
          <w:sz w:val="20"/>
          <w:szCs w:val="20"/>
          <w:lang w:val="nl-BE"/>
        </w:rPr>
      </w:pPr>
      <w:r w:rsidRPr="00AD04D8">
        <w:rPr>
          <w:b/>
          <w:noProof/>
          <w:sz w:val="20"/>
          <w:szCs w:val="20"/>
          <w:lang w:val="nl-BE"/>
        </w:rPr>
        <w:tab/>
        <w:t>3.Kc2</w:t>
      </w:r>
      <w:r w:rsidRPr="00AD04D8">
        <w:rPr>
          <w:b/>
          <w:noProof/>
          <w:sz w:val="20"/>
          <w:szCs w:val="20"/>
          <w:lang w:val="nl-BE"/>
        </w:rPr>
        <w:tab/>
      </w:r>
      <w:r w:rsidRPr="00AD04D8">
        <w:rPr>
          <w:b/>
          <w:noProof/>
          <w:sz w:val="20"/>
          <w:szCs w:val="20"/>
          <w:lang w:val="nl-BE"/>
        </w:rPr>
        <w:tab/>
        <w:t>Da4+</w:t>
      </w:r>
    </w:p>
    <w:p w14:paraId="33BDCB9F" w14:textId="77777777" w:rsidR="002832DC" w:rsidRPr="00AD04D8" w:rsidRDefault="002832DC" w:rsidP="002832DC">
      <w:pPr>
        <w:rPr>
          <w:b/>
          <w:noProof/>
          <w:sz w:val="20"/>
          <w:szCs w:val="20"/>
          <w:lang w:val="nl-BE"/>
        </w:rPr>
      </w:pPr>
      <w:r w:rsidRPr="00AD04D8">
        <w:rPr>
          <w:b/>
          <w:noProof/>
          <w:sz w:val="20"/>
          <w:szCs w:val="20"/>
          <w:lang w:val="nl-BE"/>
        </w:rPr>
        <w:tab/>
        <w:t>4.Kc1</w:t>
      </w:r>
      <w:r w:rsidRPr="00AD04D8">
        <w:rPr>
          <w:b/>
          <w:noProof/>
          <w:sz w:val="20"/>
          <w:szCs w:val="20"/>
          <w:lang w:val="nl-BE"/>
        </w:rPr>
        <w:tab/>
      </w:r>
      <w:r w:rsidRPr="00AD04D8">
        <w:rPr>
          <w:b/>
          <w:noProof/>
          <w:sz w:val="20"/>
          <w:szCs w:val="20"/>
          <w:lang w:val="nl-BE"/>
        </w:rPr>
        <w:tab/>
        <w:t>Kb3</w:t>
      </w:r>
    </w:p>
    <w:p w14:paraId="13396F27" w14:textId="77777777" w:rsidR="002832DC" w:rsidRPr="00AD04D8" w:rsidRDefault="002832DC" w:rsidP="002832DC">
      <w:pPr>
        <w:rPr>
          <w:b/>
          <w:noProof/>
          <w:sz w:val="20"/>
          <w:szCs w:val="20"/>
          <w:lang w:val="nl-BE"/>
        </w:rPr>
      </w:pPr>
      <w:r w:rsidRPr="00AD04D8">
        <w:rPr>
          <w:b/>
          <w:noProof/>
          <w:sz w:val="20"/>
          <w:szCs w:val="20"/>
          <w:lang w:val="nl-BE"/>
        </w:rPr>
        <w:tab/>
        <w:t>5.Pd2+</w:t>
      </w:r>
      <w:r w:rsidRPr="00AD04D8">
        <w:rPr>
          <w:b/>
          <w:noProof/>
          <w:sz w:val="20"/>
          <w:szCs w:val="20"/>
          <w:lang w:val="nl-BE"/>
        </w:rPr>
        <w:tab/>
      </w:r>
      <w:r w:rsidRPr="00AD04D8">
        <w:rPr>
          <w:b/>
          <w:noProof/>
          <w:sz w:val="20"/>
          <w:szCs w:val="20"/>
          <w:lang w:val="nl-BE"/>
        </w:rPr>
        <w:tab/>
        <w:t>Ka3</w:t>
      </w:r>
    </w:p>
    <w:p w14:paraId="1D69DD39" w14:textId="77777777" w:rsidR="002832DC" w:rsidRDefault="002832DC" w:rsidP="002832DC">
      <w:pPr>
        <w:rPr>
          <w:b/>
          <w:noProof/>
          <w:sz w:val="20"/>
          <w:szCs w:val="20"/>
          <w:lang w:val="nl-BE"/>
        </w:rPr>
      </w:pPr>
      <w:r w:rsidRPr="00AD04D8">
        <w:rPr>
          <w:b/>
          <w:noProof/>
          <w:sz w:val="20"/>
          <w:szCs w:val="20"/>
          <w:lang w:val="nl-BE"/>
        </w:rPr>
        <w:tab/>
        <w:t>6.Dd3+</w:t>
      </w:r>
    </w:p>
    <w:p w14:paraId="01589413" w14:textId="77777777" w:rsidR="002832DC" w:rsidRDefault="002832DC" w:rsidP="0038155E">
      <w:pPr>
        <w:numPr>
          <w:ilvl w:val="0"/>
          <w:numId w:val="23"/>
        </w:numPr>
        <w:jc w:val="both"/>
        <w:rPr>
          <w:i/>
          <w:noProof/>
          <w:sz w:val="20"/>
          <w:szCs w:val="20"/>
          <w:lang w:val="nl-BE"/>
        </w:rPr>
      </w:pPr>
      <w:r>
        <w:rPr>
          <w:noProof/>
          <w:sz w:val="20"/>
          <w:szCs w:val="20"/>
          <w:lang w:val="nl-BE"/>
        </w:rPr>
        <w:t xml:space="preserve">6.Pb1? Kb3 7.Pd2+ Ka3 8.Dd3+ </w:t>
      </w:r>
      <w:r>
        <w:rPr>
          <w:i/>
          <w:noProof/>
          <w:sz w:val="20"/>
          <w:szCs w:val="20"/>
          <w:lang w:val="nl-BE"/>
        </w:rPr>
        <w:t>(zie zet 6.)</w:t>
      </w:r>
    </w:p>
    <w:p w14:paraId="3E355181" w14:textId="77777777" w:rsidR="002832DC" w:rsidRDefault="002832DC" w:rsidP="0038155E">
      <w:pPr>
        <w:numPr>
          <w:ilvl w:val="0"/>
          <w:numId w:val="23"/>
        </w:numPr>
        <w:jc w:val="both"/>
        <w:rPr>
          <w:i/>
          <w:noProof/>
          <w:sz w:val="20"/>
          <w:szCs w:val="20"/>
          <w:lang w:val="nl-BE"/>
        </w:rPr>
      </w:pPr>
      <w:r>
        <w:rPr>
          <w:noProof/>
          <w:sz w:val="20"/>
          <w:szCs w:val="20"/>
          <w:lang w:val="nl-BE"/>
        </w:rPr>
        <w:t xml:space="preserve">6.Db7? Db4 7.Da6+ Ka4 8.Dd3+ </w:t>
      </w:r>
      <w:r>
        <w:rPr>
          <w:i/>
          <w:noProof/>
          <w:sz w:val="20"/>
          <w:szCs w:val="20"/>
          <w:lang w:val="nl-BE"/>
        </w:rPr>
        <w:t>(zie zet 6.)</w:t>
      </w:r>
    </w:p>
    <w:p w14:paraId="1E8488F9" w14:textId="77777777" w:rsidR="002832DC" w:rsidRDefault="002832DC" w:rsidP="0038155E">
      <w:pPr>
        <w:numPr>
          <w:ilvl w:val="0"/>
          <w:numId w:val="23"/>
        </w:numPr>
        <w:jc w:val="both"/>
        <w:rPr>
          <w:i/>
          <w:noProof/>
          <w:sz w:val="20"/>
          <w:szCs w:val="20"/>
          <w:lang w:val="nl-BE"/>
        </w:rPr>
      </w:pPr>
      <w:r>
        <w:rPr>
          <w:noProof/>
          <w:sz w:val="20"/>
          <w:szCs w:val="20"/>
          <w:lang w:val="nl-BE"/>
        </w:rPr>
        <w:t>6.De7+</w:t>
      </w:r>
      <w:r w:rsidR="00121774">
        <w:rPr>
          <w:noProof/>
          <w:sz w:val="20"/>
          <w:szCs w:val="20"/>
          <w:lang w:val="nl-BE"/>
        </w:rPr>
        <w:t>?</w:t>
      </w:r>
      <w:r>
        <w:rPr>
          <w:noProof/>
          <w:sz w:val="20"/>
          <w:szCs w:val="20"/>
          <w:lang w:val="nl-BE"/>
        </w:rPr>
        <w:t xml:space="preserve"> Ka2 7.Df7+ Ka3 8.Db7 Db4 9.Da6+ Da4 10.Dd3+ </w:t>
      </w:r>
      <w:r>
        <w:rPr>
          <w:i/>
          <w:noProof/>
          <w:sz w:val="20"/>
          <w:szCs w:val="20"/>
          <w:lang w:val="nl-BE"/>
        </w:rPr>
        <w:t>(zie zet 6.)</w:t>
      </w:r>
    </w:p>
    <w:p w14:paraId="5D8785DB" w14:textId="77777777" w:rsidR="00BB5F65" w:rsidRPr="003C4A96" w:rsidRDefault="002832DC" w:rsidP="0038155E">
      <w:pPr>
        <w:numPr>
          <w:ilvl w:val="0"/>
          <w:numId w:val="23"/>
        </w:numPr>
        <w:jc w:val="both"/>
        <w:rPr>
          <w:i/>
          <w:noProof/>
          <w:sz w:val="20"/>
          <w:szCs w:val="20"/>
          <w:lang w:val="nl-BE"/>
        </w:rPr>
      </w:pPr>
      <w:r>
        <w:rPr>
          <w:noProof/>
          <w:sz w:val="20"/>
          <w:szCs w:val="20"/>
          <w:lang w:val="nl-BE"/>
        </w:rPr>
        <w:t xml:space="preserve">6.Dd5? Db4 7.Da8+ Da4 8.Db7 Db4 9.Da6+ Da4 10.Dd3+ </w:t>
      </w:r>
      <w:r>
        <w:rPr>
          <w:i/>
          <w:noProof/>
          <w:sz w:val="20"/>
          <w:szCs w:val="20"/>
          <w:lang w:val="nl-BE"/>
        </w:rPr>
        <w:t>(zie zet 6.)</w:t>
      </w:r>
    </w:p>
    <w:p w14:paraId="332714C0" w14:textId="77777777" w:rsidR="002832DC" w:rsidRPr="00AD04D8" w:rsidRDefault="002832DC" w:rsidP="00BB5F65">
      <w:pPr>
        <w:ind w:firstLine="708"/>
        <w:rPr>
          <w:b/>
          <w:noProof/>
          <w:sz w:val="20"/>
          <w:szCs w:val="20"/>
          <w:lang w:val="nl-BE"/>
        </w:rPr>
      </w:pPr>
      <w:r>
        <w:rPr>
          <w:b/>
          <w:noProof/>
          <w:sz w:val="20"/>
          <w:szCs w:val="20"/>
          <w:lang w:val="nl-BE"/>
        </w:rPr>
        <w:t>6…</w:t>
      </w:r>
      <w:r>
        <w:rPr>
          <w:b/>
          <w:noProof/>
          <w:sz w:val="20"/>
          <w:szCs w:val="20"/>
          <w:lang w:val="nl-BE"/>
        </w:rPr>
        <w:tab/>
      </w:r>
      <w:r>
        <w:rPr>
          <w:b/>
          <w:noProof/>
          <w:sz w:val="20"/>
          <w:szCs w:val="20"/>
          <w:lang w:val="nl-BE"/>
        </w:rPr>
        <w:tab/>
      </w:r>
      <w:r w:rsidRPr="00AD04D8">
        <w:rPr>
          <w:b/>
          <w:noProof/>
          <w:sz w:val="20"/>
          <w:szCs w:val="20"/>
          <w:lang w:val="nl-BE"/>
        </w:rPr>
        <w:t>Kb4</w:t>
      </w:r>
      <w:r w:rsidRPr="00AD04D8">
        <w:rPr>
          <w:b/>
          <w:noProof/>
          <w:sz w:val="20"/>
          <w:szCs w:val="20"/>
          <w:lang w:val="nl-BE"/>
        </w:rPr>
        <w:tab/>
      </w:r>
    </w:p>
    <w:p w14:paraId="7D53DCB1" w14:textId="77777777" w:rsidR="002832DC" w:rsidRPr="00AD04D8" w:rsidRDefault="002832DC" w:rsidP="002832DC">
      <w:pPr>
        <w:rPr>
          <w:b/>
          <w:noProof/>
          <w:sz w:val="20"/>
          <w:szCs w:val="20"/>
          <w:lang w:val="nl-BE"/>
        </w:rPr>
      </w:pPr>
      <w:r w:rsidRPr="00AD04D8">
        <w:rPr>
          <w:b/>
          <w:noProof/>
          <w:sz w:val="20"/>
          <w:szCs w:val="20"/>
          <w:lang w:val="nl-BE"/>
        </w:rPr>
        <w:tab/>
        <w:t xml:space="preserve">7.Dc4+ </w:t>
      </w:r>
      <w:r w:rsidRPr="00AD04D8">
        <w:rPr>
          <w:b/>
          <w:noProof/>
          <w:sz w:val="20"/>
          <w:szCs w:val="20"/>
          <w:lang w:val="nl-BE"/>
        </w:rPr>
        <w:tab/>
      </w:r>
      <w:r w:rsidRPr="00AD04D8">
        <w:rPr>
          <w:b/>
          <w:noProof/>
          <w:sz w:val="20"/>
          <w:szCs w:val="20"/>
          <w:lang w:val="nl-BE"/>
        </w:rPr>
        <w:tab/>
        <w:t>Ka5</w:t>
      </w:r>
    </w:p>
    <w:p w14:paraId="1546756E" w14:textId="77777777" w:rsidR="002832DC" w:rsidRPr="00055F3D" w:rsidRDefault="002832DC" w:rsidP="002832DC">
      <w:pPr>
        <w:rPr>
          <w:noProof/>
          <w:sz w:val="20"/>
          <w:szCs w:val="20"/>
          <w:lang w:val="nl-BE"/>
        </w:rPr>
      </w:pPr>
      <w:r w:rsidRPr="00AD04D8">
        <w:rPr>
          <w:b/>
          <w:noProof/>
          <w:sz w:val="20"/>
          <w:szCs w:val="20"/>
          <w:lang w:val="nl-BE"/>
        </w:rPr>
        <w:tab/>
        <w:t>8.Pb3+</w:t>
      </w:r>
      <w:r w:rsidR="00055F3D">
        <w:rPr>
          <w:b/>
          <w:noProof/>
          <w:sz w:val="20"/>
          <w:szCs w:val="20"/>
          <w:lang w:val="nl-BE"/>
        </w:rPr>
        <w:tab/>
      </w:r>
      <w:r w:rsidRPr="00AD04D8">
        <w:rPr>
          <w:b/>
          <w:noProof/>
          <w:sz w:val="20"/>
          <w:szCs w:val="20"/>
          <w:lang w:val="nl-BE"/>
        </w:rPr>
        <w:tab/>
        <w:t>Kb6</w:t>
      </w:r>
      <w:r w:rsidR="00055F3D" w:rsidRPr="00055F3D">
        <w:rPr>
          <w:b/>
          <w:noProof/>
          <w:sz w:val="20"/>
          <w:szCs w:val="20"/>
          <w:lang w:val="nl-BE"/>
        </w:rPr>
        <w:t>/Dxb3</w:t>
      </w:r>
    </w:p>
    <w:p w14:paraId="4B13ABA4" w14:textId="77777777" w:rsidR="002832DC" w:rsidRDefault="002832DC" w:rsidP="00F715BE">
      <w:pPr>
        <w:jc w:val="both"/>
        <w:rPr>
          <w:b/>
          <w:noProof/>
          <w:sz w:val="20"/>
          <w:szCs w:val="20"/>
          <w:lang w:val="nl-BE"/>
        </w:rPr>
      </w:pPr>
      <w:r w:rsidRPr="00AD04D8">
        <w:rPr>
          <w:b/>
          <w:noProof/>
          <w:sz w:val="20"/>
          <w:szCs w:val="20"/>
          <w:lang w:val="nl-BE"/>
        </w:rPr>
        <w:tab/>
        <w:t>9.Dxa4</w:t>
      </w:r>
      <w:r w:rsidR="00F715BE">
        <w:rPr>
          <w:b/>
          <w:noProof/>
          <w:sz w:val="20"/>
          <w:szCs w:val="20"/>
          <w:lang w:val="nl-BE"/>
        </w:rPr>
        <w:t>/Dxb3</w:t>
      </w:r>
    </w:p>
    <w:p w14:paraId="4CAC92A3" w14:textId="77777777" w:rsidR="003D2D88" w:rsidRDefault="003D2D88" w:rsidP="00373B45">
      <w:pPr>
        <w:rPr>
          <w:noProof/>
          <w:sz w:val="20"/>
          <w:szCs w:val="20"/>
          <w:lang w:val="nl-BE"/>
        </w:rPr>
      </w:pPr>
    </w:p>
    <w:p w14:paraId="13824BD0" w14:textId="77777777" w:rsidR="003D2D88" w:rsidRDefault="003D2D88" w:rsidP="00373B45">
      <w:pPr>
        <w:rPr>
          <w:noProof/>
          <w:sz w:val="20"/>
          <w:szCs w:val="20"/>
          <w:lang w:val="nl-BE"/>
        </w:rPr>
      </w:pPr>
    </w:p>
    <w:p w14:paraId="08A320D0" w14:textId="77777777" w:rsidR="00872313" w:rsidRDefault="00872313" w:rsidP="00373B45">
      <w:pPr>
        <w:rPr>
          <w:noProof/>
          <w:sz w:val="20"/>
          <w:szCs w:val="20"/>
          <w:lang w:val="nl-BE"/>
        </w:rPr>
      </w:pPr>
    </w:p>
    <w:p w14:paraId="3365F650" w14:textId="77777777" w:rsidR="00C76B03" w:rsidRDefault="00C76B03" w:rsidP="00373B45">
      <w:pPr>
        <w:rPr>
          <w:noProof/>
          <w:sz w:val="20"/>
          <w:szCs w:val="20"/>
          <w:lang w:val="nl-BE"/>
        </w:rPr>
      </w:pPr>
    </w:p>
    <w:p w14:paraId="4C2A102C" w14:textId="77777777" w:rsidR="00C76B03" w:rsidRDefault="00C76B03" w:rsidP="00373B45">
      <w:pPr>
        <w:rPr>
          <w:noProof/>
          <w:sz w:val="20"/>
          <w:szCs w:val="20"/>
          <w:lang w:val="nl-BE"/>
        </w:rPr>
      </w:pPr>
    </w:p>
    <w:p w14:paraId="1D497F4E" w14:textId="77777777" w:rsidR="00C76B03" w:rsidRDefault="00C76B03" w:rsidP="00373B45">
      <w:pPr>
        <w:rPr>
          <w:noProof/>
          <w:sz w:val="20"/>
          <w:szCs w:val="20"/>
          <w:lang w:val="nl-BE"/>
        </w:rPr>
      </w:pPr>
    </w:p>
    <w:p w14:paraId="752E9284" w14:textId="04BB376A" w:rsidR="00373B45" w:rsidRDefault="002832DC" w:rsidP="00373B45">
      <w:pPr>
        <w:rPr>
          <w:noProof/>
          <w:sz w:val="20"/>
          <w:szCs w:val="20"/>
          <w:lang w:val="nl-BE"/>
        </w:rPr>
      </w:pPr>
      <w:r>
        <w:rPr>
          <w:noProof/>
          <w:sz w:val="20"/>
          <w:szCs w:val="20"/>
          <w:lang w:val="nl-BE"/>
        </w:rPr>
        <w:t>En wit wint in beide varianten</w:t>
      </w:r>
    </w:p>
    <w:p w14:paraId="16B7D2AF" w14:textId="77777777" w:rsidR="00373B45" w:rsidRDefault="00373B45" w:rsidP="00373B45">
      <w:pPr>
        <w:rPr>
          <w:noProof/>
          <w:sz w:val="20"/>
          <w:szCs w:val="20"/>
          <w:lang w:val="nl-BE"/>
        </w:rPr>
      </w:pPr>
    </w:p>
    <w:p w14:paraId="251A3973" w14:textId="77777777" w:rsidR="00872313" w:rsidRDefault="00872313" w:rsidP="00373B45">
      <w:pPr>
        <w:rPr>
          <w:noProof/>
          <w:sz w:val="20"/>
          <w:szCs w:val="20"/>
          <w:lang w:val="nl-BE"/>
        </w:rPr>
      </w:pPr>
    </w:p>
    <w:p w14:paraId="7A1ABB41" w14:textId="77777777" w:rsidR="002832DC" w:rsidRDefault="002832DC" w:rsidP="00373B45">
      <w:pPr>
        <w:rPr>
          <w:noProof/>
          <w:sz w:val="20"/>
          <w:szCs w:val="20"/>
          <w:lang w:val="nl-BE"/>
        </w:rPr>
      </w:pPr>
      <w:r w:rsidRPr="0085663B">
        <w:rPr>
          <w:noProof/>
          <w:sz w:val="20"/>
          <w:szCs w:val="20"/>
          <w:lang w:val="nl-BE"/>
        </w:rPr>
        <w:t xml:space="preserve">Carel Mann speelde in </w:t>
      </w:r>
      <w:r w:rsidRPr="0085663B">
        <w:rPr>
          <w:i/>
          <w:iCs/>
          <w:noProof/>
          <w:sz w:val="20"/>
          <w:szCs w:val="20"/>
          <w:lang w:val="nl-BE"/>
        </w:rPr>
        <w:t>Caissa</w:t>
      </w:r>
      <w:r w:rsidRPr="0085663B">
        <w:rPr>
          <w:noProof/>
          <w:sz w:val="20"/>
          <w:szCs w:val="20"/>
          <w:lang w:val="nl-BE"/>
        </w:rPr>
        <w:t xml:space="preserve"> (1935):</w:t>
      </w:r>
    </w:p>
    <w:p w14:paraId="6E8E9B94" w14:textId="77777777" w:rsidR="0085663B" w:rsidRPr="0085663B" w:rsidRDefault="0085663B" w:rsidP="0085663B">
      <w:pPr>
        <w:rPr>
          <w:noProof/>
          <w:sz w:val="20"/>
          <w:szCs w:val="20"/>
          <w:lang w:val="nl-BE"/>
        </w:rPr>
      </w:pPr>
    </w:p>
    <w:p w14:paraId="6FF37D6A" w14:textId="77777777" w:rsidR="002832DC" w:rsidRPr="00E24FC4" w:rsidRDefault="002832DC" w:rsidP="0085663B">
      <w:pPr>
        <w:pStyle w:val="03cOpmerking"/>
        <w:widowControl/>
        <w:rPr>
          <w:i/>
          <w:noProof/>
          <w:lang w:val="nl-BE"/>
        </w:rPr>
      </w:pPr>
      <w:r w:rsidRPr="00AD04D8">
        <w:rPr>
          <w:noProof/>
          <w:lang w:val="nl-BE"/>
        </w:rPr>
        <w:t xml:space="preserve">1.Pa5+ Ka2 2.Pc4 Dd8+ 3.Kc2 Dg8 4.De2 Db8 5.Kc3+ Ka1 6.Dd1+ Db1 7.Da4+ </w:t>
      </w:r>
      <w:r w:rsidRPr="00AD04D8">
        <w:rPr>
          <w:i/>
          <w:noProof/>
          <w:lang w:val="nl-BE"/>
        </w:rPr>
        <w:t xml:space="preserve">(7.Dd4+ is korter) </w:t>
      </w:r>
      <w:r w:rsidRPr="00AD04D8">
        <w:rPr>
          <w:noProof/>
          <w:lang w:val="nl-BE"/>
        </w:rPr>
        <w:t xml:space="preserve"> 7…Da2 8.Db5 </w:t>
      </w:r>
      <w:r w:rsidRPr="00AD04D8">
        <w:rPr>
          <w:i/>
          <w:noProof/>
          <w:lang w:val="nl-BE"/>
        </w:rPr>
        <w:t xml:space="preserve">(8.Dd1+ is korter) </w:t>
      </w:r>
      <w:r w:rsidRPr="00AD04D8">
        <w:rPr>
          <w:noProof/>
          <w:lang w:val="nl-BE"/>
        </w:rPr>
        <w:t xml:space="preserve">8…Db1 9.De5 Dd1 10.Da5+ </w:t>
      </w:r>
      <w:r w:rsidRPr="00AD04D8">
        <w:rPr>
          <w:i/>
          <w:noProof/>
          <w:lang w:val="nl-BE"/>
        </w:rPr>
        <w:t>(10.Kb4 is ook korter)</w:t>
      </w:r>
      <w:r w:rsidR="00E24FC4">
        <w:rPr>
          <w:noProof/>
          <w:lang w:val="nl-BE"/>
        </w:rPr>
        <w:t xml:space="preserve"> 10…Kb1 11.Pd2+ </w:t>
      </w:r>
      <w:r w:rsidR="00E24FC4">
        <w:rPr>
          <w:i/>
          <w:noProof/>
          <w:lang w:val="nl-BE"/>
        </w:rPr>
        <w:t xml:space="preserve">(en 11.Pa3+ is eveneens korter;) </w:t>
      </w:r>
    </w:p>
    <w:p w14:paraId="6B1F4710" w14:textId="77777777" w:rsidR="00B70593" w:rsidRDefault="002832DC" w:rsidP="00623E17">
      <w:pPr>
        <w:pStyle w:val="03cOpmerking"/>
        <w:widowControl/>
        <w:spacing w:before="200"/>
        <w:rPr>
          <w:noProof/>
          <w:lang w:val="nl-BE"/>
        </w:rPr>
      </w:pPr>
      <w:r w:rsidRPr="00AD04D8">
        <w:rPr>
          <w:noProof/>
          <w:lang w:val="nl-BE"/>
        </w:rPr>
        <w:t xml:space="preserve">De vermaarde  </w:t>
      </w:r>
      <w:r w:rsidR="001C506B">
        <w:rPr>
          <w:noProof/>
          <w:lang w:val="nl-BE"/>
        </w:rPr>
        <w:t>‘</w:t>
      </w:r>
      <w:r w:rsidRPr="00AD04D8">
        <w:rPr>
          <w:noProof/>
          <w:lang w:val="nl-BE"/>
        </w:rPr>
        <w:t>damespcialist</w:t>
      </w:r>
      <w:r w:rsidR="001C506B">
        <w:rPr>
          <w:noProof/>
          <w:lang w:val="nl-BE"/>
        </w:rPr>
        <w:t>’</w:t>
      </w:r>
      <w:r w:rsidRPr="00AD04D8">
        <w:rPr>
          <w:noProof/>
          <w:lang w:val="nl-BE"/>
        </w:rPr>
        <w:t xml:space="preserve"> be-schikte in 1935 uiteraard niet over een schaakprogramma</w:t>
      </w:r>
      <w:r w:rsidR="00497EE2">
        <w:rPr>
          <w:noProof/>
          <w:lang w:val="nl-BE"/>
        </w:rPr>
        <w:t xml:space="preserve"> om zijn stu</w:t>
      </w:r>
      <w:r w:rsidR="00FB381E">
        <w:rPr>
          <w:noProof/>
          <w:lang w:val="nl-BE"/>
        </w:rPr>
        <w:t>die te verifieren</w:t>
      </w:r>
      <w:r w:rsidR="00C36A02">
        <w:rPr>
          <w:noProof/>
          <w:lang w:val="nl-BE"/>
        </w:rPr>
        <w:t>,</w:t>
      </w:r>
      <w:r w:rsidR="00497EE2">
        <w:rPr>
          <w:noProof/>
          <w:lang w:val="nl-BE"/>
        </w:rPr>
        <w:t xml:space="preserve"> via de compu-</w:t>
      </w:r>
      <w:r w:rsidR="00856497">
        <w:rPr>
          <w:noProof/>
          <w:lang w:val="nl-BE"/>
        </w:rPr>
        <w:t>ter</w:t>
      </w:r>
      <w:r w:rsidR="00C36A02">
        <w:rPr>
          <w:noProof/>
          <w:lang w:val="nl-BE"/>
        </w:rPr>
        <w:t>,</w:t>
      </w:r>
      <w:r w:rsidR="000978B7">
        <w:rPr>
          <w:noProof/>
          <w:lang w:val="nl-BE"/>
        </w:rPr>
        <w:t xml:space="preserve"> naar</w:t>
      </w:r>
      <w:r w:rsidR="008E79B5">
        <w:rPr>
          <w:noProof/>
          <w:lang w:val="nl-BE"/>
        </w:rPr>
        <w:t xml:space="preserve"> </w:t>
      </w:r>
      <w:r w:rsidR="00E24FC4">
        <w:rPr>
          <w:noProof/>
          <w:lang w:val="nl-BE"/>
        </w:rPr>
        <w:t xml:space="preserve">een kortere </w:t>
      </w:r>
      <w:r w:rsidR="0027024A">
        <w:rPr>
          <w:noProof/>
          <w:lang w:val="nl-BE"/>
        </w:rPr>
        <w:t xml:space="preserve">correcte </w:t>
      </w:r>
      <w:r w:rsidR="00EF2082">
        <w:rPr>
          <w:noProof/>
          <w:lang w:val="nl-BE"/>
        </w:rPr>
        <w:t>zet</w:t>
      </w:r>
      <w:r w:rsidR="0027024A">
        <w:rPr>
          <w:noProof/>
          <w:lang w:val="nl-BE"/>
        </w:rPr>
        <w:t>.</w:t>
      </w:r>
      <w:r w:rsidR="00EF2082">
        <w:rPr>
          <w:noProof/>
          <w:lang w:val="nl-BE"/>
        </w:rPr>
        <w:t xml:space="preserve"> </w:t>
      </w:r>
    </w:p>
    <w:p w14:paraId="29F61EE2" w14:textId="77777777" w:rsidR="00B70593" w:rsidRDefault="00B70593" w:rsidP="00623E17">
      <w:pPr>
        <w:pStyle w:val="03cOpmerking"/>
        <w:widowControl/>
        <w:spacing w:before="200"/>
        <w:rPr>
          <w:noProof/>
          <w:lang w:val="nl-BE"/>
        </w:rPr>
      </w:pPr>
    </w:p>
    <w:p w14:paraId="620B977F" w14:textId="77777777" w:rsidR="00B70593" w:rsidRDefault="00B70593" w:rsidP="00623E17">
      <w:pPr>
        <w:pStyle w:val="03cOpmerking"/>
        <w:widowControl/>
        <w:spacing w:before="200"/>
        <w:rPr>
          <w:noProof/>
          <w:lang w:val="nl-BE"/>
        </w:rPr>
      </w:pPr>
    </w:p>
    <w:p w14:paraId="71BFC358" w14:textId="77777777" w:rsidR="00B70593" w:rsidRDefault="00B70593" w:rsidP="00623E17">
      <w:pPr>
        <w:pStyle w:val="03cOpmerking"/>
        <w:widowControl/>
        <w:spacing w:before="200"/>
        <w:rPr>
          <w:noProof/>
          <w:lang w:val="nl-BE"/>
        </w:rPr>
      </w:pPr>
    </w:p>
    <w:p w14:paraId="64B5E97F" w14:textId="77777777" w:rsidR="00B70593" w:rsidRDefault="00B70593" w:rsidP="00623E17">
      <w:pPr>
        <w:pStyle w:val="03cOpmerking"/>
        <w:widowControl/>
        <w:spacing w:before="200"/>
        <w:rPr>
          <w:noProof/>
          <w:lang w:val="nl-BE"/>
        </w:rPr>
      </w:pPr>
    </w:p>
    <w:p w14:paraId="31CBA7F2" w14:textId="77777777" w:rsidR="00B70593" w:rsidRDefault="00B70593" w:rsidP="00623E17">
      <w:pPr>
        <w:pStyle w:val="03cOpmerking"/>
        <w:widowControl/>
        <w:spacing w:before="200"/>
        <w:rPr>
          <w:noProof/>
          <w:lang w:val="nl-BE"/>
        </w:rPr>
      </w:pPr>
    </w:p>
    <w:p w14:paraId="6CF6BD96" w14:textId="77777777" w:rsidR="00B70593" w:rsidRDefault="00B70593" w:rsidP="00623E17">
      <w:pPr>
        <w:pStyle w:val="03cOpmerking"/>
        <w:widowControl/>
        <w:spacing w:before="200"/>
        <w:rPr>
          <w:noProof/>
          <w:lang w:val="nl-BE"/>
        </w:rPr>
      </w:pPr>
    </w:p>
    <w:p w14:paraId="50D4190E" w14:textId="77777777" w:rsidR="00B70593" w:rsidRDefault="00B70593" w:rsidP="00623E17">
      <w:pPr>
        <w:pStyle w:val="03cOpmerking"/>
        <w:widowControl/>
        <w:spacing w:before="200"/>
        <w:rPr>
          <w:noProof/>
          <w:lang w:val="nl-BE"/>
        </w:rPr>
      </w:pPr>
    </w:p>
    <w:p w14:paraId="73D207C6" w14:textId="77777777" w:rsidR="00B70593" w:rsidRDefault="00B70593" w:rsidP="00623E17">
      <w:pPr>
        <w:pStyle w:val="03cOpmerking"/>
        <w:widowControl/>
        <w:spacing w:before="200"/>
        <w:rPr>
          <w:noProof/>
          <w:lang w:val="nl-BE"/>
        </w:rPr>
      </w:pPr>
    </w:p>
    <w:p w14:paraId="5B812107" w14:textId="77777777" w:rsidR="00B70593" w:rsidRDefault="00B70593" w:rsidP="00623E17">
      <w:pPr>
        <w:pStyle w:val="03cOpmerking"/>
        <w:widowControl/>
        <w:spacing w:before="200"/>
        <w:rPr>
          <w:noProof/>
          <w:lang w:val="nl-BE"/>
        </w:rPr>
      </w:pPr>
    </w:p>
    <w:p w14:paraId="03DCEB2E" w14:textId="77777777" w:rsidR="00B70593" w:rsidRDefault="00B70593" w:rsidP="00623E17">
      <w:pPr>
        <w:pStyle w:val="03cOpmerking"/>
        <w:widowControl/>
        <w:spacing w:before="200"/>
        <w:rPr>
          <w:noProof/>
          <w:lang w:val="nl-BE"/>
        </w:rPr>
      </w:pPr>
    </w:p>
    <w:p w14:paraId="4D36EAD3" w14:textId="77777777" w:rsidR="00B70593" w:rsidRDefault="00B70593" w:rsidP="00623E17">
      <w:pPr>
        <w:pStyle w:val="03cOpmerking"/>
        <w:widowControl/>
        <w:spacing w:before="200"/>
        <w:rPr>
          <w:noProof/>
          <w:lang w:val="nl-BE"/>
        </w:rPr>
      </w:pPr>
    </w:p>
    <w:p w14:paraId="4EDB7373" w14:textId="77777777" w:rsidR="00B70593" w:rsidRDefault="00B70593" w:rsidP="00623E17">
      <w:pPr>
        <w:pStyle w:val="03cOpmerking"/>
        <w:widowControl/>
        <w:spacing w:before="200"/>
        <w:rPr>
          <w:noProof/>
          <w:lang w:val="nl-BE"/>
        </w:rPr>
      </w:pPr>
    </w:p>
    <w:p w14:paraId="53E8D19A" w14:textId="77777777" w:rsidR="00B70593" w:rsidRDefault="00B70593" w:rsidP="00623E17">
      <w:pPr>
        <w:pStyle w:val="03cOpmerking"/>
        <w:widowControl/>
        <w:spacing w:before="200"/>
        <w:rPr>
          <w:noProof/>
          <w:lang w:val="nl-BE"/>
        </w:rPr>
      </w:pPr>
    </w:p>
    <w:p w14:paraId="25BDDE15" w14:textId="77777777" w:rsidR="00B70593" w:rsidRDefault="00B70593" w:rsidP="00623E17">
      <w:pPr>
        <w:pStyle w:val="03cOpmerking"/>
        <w:widowControl/>
        <w:spacing w:before="200"/>
        <w:rPr>
          <w:noProof/>
          <w:lang w:val="nl-BE"/>
        </w:rPr>
      </w:pPr>
    </w:p>
    <w:p w14:paraId="7FFD9CFF" w14:textId="77777777" w:rsidR="00B70593" w:rsidRDefault="00B70593" w:rsidP="00623E17">
      <w:pPr>
        <w:pStyle w:val="03cOpmerking"/>
        <w:widowControl/>
        <w:spacing w:before="200"/>
        <w:rPr>
          <w:noProof/>
          <w:lang w:val="nl-BE"/>
        </w:rPr>
      </w:pPr>
    </w:p>
    <w:p w14:paraId="3F7CECE1" w14:textId="77777777" w:rsidR="00B70593" w:rsidRDefault="00B70593" w:rsidP="00623E17">
      <w:pPr>
        <w:pStyle w:val="03cOpmerking"/>
        <w:widowControl/>
        <w:spacing w:before="200"/>
        <w:rPr>
          <w:noProof/>
          <w:lang w:val="nl-BE"/>
        </w:rPr>
      </w:pPr>
    </w:p>
    <w:p w14:paraId="36985286" w14:textId="77777777" w:rsidR="00B70593" w:rsidRDefault="00B70593" w:rsidP="00623E17">
      <w:pPr>
        <w:pStyle w:val="03cOpmerking"/>
        <w:widowControl/>
        <w:spacing w:before="200"/>
        <w:rPr>
          <w:noProof/>
          <w:lang w:val="nl-BE"/>
        </w:rPr>
      </w:pPr>
    </w:p>
    <w:p w14:paraId="0CA2AFE8" w14:textId="77777777" w:rsidR="00B70593" w:rsidRDefault="00B70593" w:rsidP="00623E17">
      <w:pPr>
        <w:pStyle w:val="03cOpmerking"/>
        <w:widowControl/>
        <w:spacing w:before="200"/>
        <w:rPr>
          <w:noProof/>
          <w:lang w:val="nl-BE"/>
        </w:rPr>
      </w:pPr>
    </w:p>
    <w:p w14:paraId="584306DC" w14:textId="77777777" w:rsidR="00B70593" w:rsidRDefault="00B70593" w:rsidP="00623E17">
      <w:pPr>
        <w:pStyle w:val="03cOpmerking"/>
        <w:widowControl/>
        <w:spacing w:before="200"/>
        <w:rPr>
          <w:noProof/>
          <w:lang w:val="nl-BE"/>
        </w:rPr>
      </w:pPr>
    </w:p>
    <w:p w14:paraId="1E6B0CE0" w14:textId="77777777" w:rsidR="00B70593" w:rsidRDefault="00B70593" w:rsidP="00623E17">
      <w:pPr>
        <w:pStyle w:val="03cOpmerking"/>
        <w:widowControl/>
        <w:spacing w:before="200"/>
        <w:rPr>
          <w:noProof/>
          <w:lang w:val="nl-BE"/>
        </w:rPr>
      </w:pPr>
    </w:p>
    <w:p w14:paraId="0BD9B6E2" w14:textId="77777777" w:rsidR="00B70593" w:rsidRDefault="00B70593" w:rsidP="00623E17">
      <w:pPr>
        <w:pStyle w:val="03cOpmerking"/>
        <w:widowControl/>
        <w:spacing w:before="200"/>
        <w:rPr>
          <w:noProof/>
          <w:lang w:val="nl-BE"/>
        </w:rPr>
      </w:pPr>
    </w:p>
    <w:p w14:paraId="3A49B6D9" w14:textId="77777777" w:rsidR="00B70593" w:rsidRDefault="00B70593" w:rsidP="00623E17">
      <w:pPr>
        <w:pStyle w:val="03cOpmerking"/>
        <w:widowControl/>
        <w:spacing w:before="200"/>
        <w:rPr>
          <w:noProof/>
          <w:lang w:val="nl-BE"/>
        </w:rPr>
      </w:pPr>
    </w:p>
    <w:p w14:paraId="38F865E5" w14:textId="77777777" w:rsidR="00B70593" w:rsidRDefault="00B70593" w:rsidP="00623E17">
      <w:pPr>
        <w:pStyle w:val="03cOpmerking"/>
        <w:widowControl/>
        <w:spacing w:before="200"/>
        <w:rPr>
          <w:noProof/>
          <w:lang w:val="nl-BE"/>
        </w:rPr>
      </w:pPr>
    </w:p>
    <w:p w14:paraId="2C69CB79" w14:textId="77777777" w:rsidR="00B70593" w:rsidRDefault="00B70593" w:rsidP="00623E17">
      <w:pPr>
        <w:pStyle w:val="03cOpmerking"/>
        <w:widowControl/>
        <w:spacing w:before="200"/>
        <w:rPr>
          <w:noProof/>
          <w:lang w:val="nl-BE"/>
        </w:rPr>
      </w:pPr>
    </w:p>
    <w:p w14:paraId="71AFAD28" w14:textId="77777777" w:rsidR="00B70593" w:rsidRDefault="00B70593" w:rsidP="00623E17">
      <w:pPr>
        <w:pStyle w:val="03cOpmerking"/>
        <w:widowControl/>
        <w:spacing w:before="200"/>
        <w:rPr>
          <w:noProof/>
          <w:lang w:val="nl-BE"/>
        </w:rPr>
      </w:pPr>
    </w:p>
    <w:p w14:paraId="7B92CD51" w14:textId="77777777" w:rsidR="00B70593" w:rsidRDefault="00B70593" w:rsidP="00623E17">
      <w:pPr>
        <w:pStyle w:val="03cOpmerking"/>
        <w:widowControl/>
        <w:spacing w:before="200"/>
        <w:rPr>
          <w:noProof/>
          <w:lang w:val="nl-BE"/>
        </w:rPr>
      </w:pPr>
    </w:p>
    <w:p w14:paraId="49DB8AF2" w14:textId="77777777" w:rsidR="00B70593" w:rsidRDefault="00B70593" w:rsidP="00623E17">
      <w:pPr>
        <w:pStyle w:val="03cOpmerking"/>
        <w:widowControl/>
        <w:spacing w:before="200"/>
        <w:rPr>
          <w:noProof/>
          <w:lang w:val="nl-BE"/>
        </w:rPr>
      </w:pPr>
    </w:p>
    <w:p w14:paraId="066E3CC3" w14:textId="77777777" w:rsidR="00B70593" w:rsidRDefault="00B70593" w:rsidP="00623E17">
      <w:pPr>
        <w:pStyle w:val="03cOpmerking"/>
        <w:widowControl/>
        <w:spacing w:before="200"/>
        <w:rPr>
          <w:noProof/>
          <w:lang w:val="nl-BE"/>
        </w:rPr>
      </w:pPr>
    </w:p>
    <w:p w14:paraId="4E1DA5F5" w14:textId="77777777" w:rsidR="00B70593" w:rsidRDefault="00B70593" w:rsidP="00623E17">
      <w:pPr>
        <w:pStyle w:val="03cOpmerking"/>
        <w:widowControl/>
        <w:spacing w:before="200"/>
        <w:rPr>
          <w:noProof/>
          <w:lang w:val="nl-BE"/>
        </w:rPr>
      </w:pPr>
    </w:p>
    <w:p w14:paraId="62748CC8" w14:textId="77777777" w:rsidR="00872313" w:rsidRDefault="00872313" w:rsidP="00623E17">
      <w:pPr>
        <w:pStyle w:val="03cOpmerking"/>
        <w:widowControl/>
        <w:spacing w:before="200"/>
        <w:rPr>
          <w:noProof/>
          <w:lang w:val="nl-BE"/>
        </w:rPr>
      </w:pPr>
    </w:p>
    <w:p w14:paraId="2C49BA43" w14:textId="77777777" w:rsidR="00872313" w:rsidRDefault="00872313" w:rsidP="00623E17">
      <w:pPr>
        <w:pStyle w:val="03cOpmerking"/>
        <w:widowControl/>
        <w:spacing w:before="200"/>
        <w:rPr>
          <w:noProof/>
          <w:lang w:val="nl-BE"/>
        </w:rPr>
      </w:pPr>
    </w:p>
    <w:p w14:paraId="237B5B82" w14:textId="77777777" w:rsidR="00872313" w:rsidRDefault="00872313" w:rsidP="00623E17">
      <w:pPr>
        <w:pStyle w:val="03cOpmerking"/>
        <w:widowControl/>
        <w:spacing w:before="200"/>
        <w:rPr>
          <w:noProof/>
          <w:lang w:val="nl-BE"/>
        </w:rPr>
      </w:pPr>
    </w:p>
    <w:p w14:paraId="2AEB41CF" w14:textId="77777777" w:rsidR="006D1C71" w:rsidRDefault="006D1C71" w:rsidP="00716F42">
      <w:pPr>
        <w:pStyle w:val="03cOpmerking"/>
        <w:widowControl/>
        <w:spacing w:before="200"/>
        <w:jc w:val="center"/>
        <w:rPr>
          <w:noProof/>
          <w:lang w:val="nl-BE"/>
        </w:rPr>
      </w:pPr>
    </w:p>
    <w:p w14:paraId="34811AF9" w14:textId="1667E5E5" w:rsidR="002832DC" w:rsidRPr="00872313" w:rsidRDefault="00441A87" w:rsidP="00716F42">
      <w:pPr>
        <w:pStyle w:val="03cOpmerking"/>
        <w:widowControl/>
        <w:spacing w:before="200"/>
        <w:jc w:val="center"/>
        <w:rPr>
          <w:b/>
          <w:lang w:val="en-GB"/>
        </w:rPr>
      </w:pPr>
      <w:r w:rsidRPr="00872313">
        <w:rPr>
          <w:b/>
          <w:lang w:val="en-GB"/>
        </w:rPr>
        <w:t>- 2</w:t>
      </w:r>
      <w:r w:rsidR="00556C2D" w:rsidRPr="00872313">
        <w:rPr>
          <w:b/>
          <w:lang w:val="en-GB"/>
        </w:rPr>
        <w:t xml:space="preserve"> -</w:t>
      </w:r>
    </w:p>
    <w:p w14:paraId="57F49B9F" w14:textId="77777777" w:rsidR="002832DC" w:rsidRPr="00653D12" w:rsidRDefault="002832DC" w:rsidP="002832DC">
      <w:pPr>
        <w:pStyle w:val="02bSource"/>
        <w:widowControl/>
        <w:spacing w:line="190" w:lineRule="exact"/>
        <w:rPr>
          <w:b/>
          <w:noProof/>
          <w:lang w:val="en-GB"/>
        </w:rPr>
      </w:pPr>
    </w:p>
    <w:p w14:paraId="5E030272" w14:textId="77777777" w:rsidR="002832DC" w:rsidRPr="00653D12" w:rsidRDefault="002832DC" w:rsidP="002832DC">
      <w:pPr>
        <w:pStyle w:val="02bSource"/>
        <w:widowControl/>
        <w:spacing w:line="190" w:lineRule="exact"/>
        <w:outlineLvl w:val="0"/>
        <w:rPr>
          <w:noProof/>
          <w:lang w:val="en-GB"/>
        </w:rPr>
      </w:pPr>
      <w:r w:rsidRPr="00653D12">
        <w:rPr>
          <w:i/>
          <w:iCs/>
          <w:noProof/>
          <w:lang w:val="en-GB"/>
        </w:rPr>
        <w:t>EBUR</w:t>
      </w:r>
      <w:r w:rsidRPr="00653D12">
        <w:rPr>
          <w:noProof/>
          <w:lang w:val="en-GB"/>
        </w:rPr>
        <w:t>, 1999</w:t>
      </w:r>
    </w:p>
    <w:p w14:paraId="3481A788" w14:textId="77777777" w:rsidR="002832DC" w:rsidRPr="00653D12" w:rsidRDefault="002832DC" w:rsidP="002832DC">
      <w:pPr>
        <w:pStyle w:val="02bSource"/>
        <w:widowControl/>
        <w:spacing w:line="190" w:lineRule="exact"/>
        <w:rPr>
          <w:noProof/>
          <w:lang w:val="en-GB"/>
        </w:rPr>
      </w:pPr>
    </w:p>
    <w:p w14:paraId="6D04D742" w14:textId="77777777" w:rsidR="002832DC" w:rsidRPr="00653D12" w:rsidRDefault="00990285" w:rsidP="002832DC">
      <w:pPr>
        <w:pStyle w:val="02bSource"/>
        <w:widowControl/>
        <w:spacing w:line="190" w:lineRule="exact"/>
        <w:ind w:firstLine="113"/>
        <w:rPr>
          <w:noProof/>
          <w:lang w:val="en-GB"/>
        </w:rPr>
      </w:pPr>
      <w:r>
        <w:rPr>
          <w:noProof/>
          <w:lang w:val="nl-BE"/>
        </w:rPr>
        <w:object w:dxaOrig="1440" w:dyaOrig="1440" w14:anchorId="78866A06">
          <v:shape id="_x0000_s1062" type="#_x0000_t75" style="position:absolute;left:0;text-align:left;margin-left:0;margin-top:.55pt;width:152.25pt;height:152.25pt;z-index:251606016;mso-position-horizontal:center">
            <v:imagedata r:id="rId21" o:title=""/>
            <w10:wrap type="square"/>
          </v:shape>
          <o:OLEObject Type="Embed" ProgID="CorelDRAW.Graphic.12" ShapeID="_x0000_s1062" DrawAspect="Content" ObjectID="_1587467665" r:id="rId22"/>
        </w:object>
      </w:r>
    </w:p>
    <w:p w14:paraId="6DC2EA6C" w14:textId="77777777" w:rsidR="002832DC" w:rsidRPr="00653D12" w:rsidRDefault="002832DC" w:rsidP="002832DC">
      <w:pPr>
        <w:rPr>
          <w:sz w:val="20"/>
          <w:szCs w:val="20"/>
          <w:lang w:val="en-GB"/>
        </w:rPr>
      </w:pPr>
      <w:r w:rsidRPr="00653D12">
        <w:rPr>
          <w:b/>
          <w:lang w:val="en-GB"/>
        </w:rPr>
        <w:t>+</w:t>
      </w:r>
      <w:r w:rsidRPr="00653D12">
        <w:rPr>
          <w:lang w:val="en-GB"/>
        </w:rPr>
        <w:t xml:space="preserve"> </w:t>
      </w:r>
      <w:r w:rsidR="008E378B" w:rsidRPr="00653D12">
        <w:rPr>
          <w:sz w:val="20"/>
          <w:szCs w:val="20"/>
          <w:lang w:val="en-GB"/>
        </w:rPr>
        <w:t xml:space="preserve">                           </w:t>
      </w:r>
      <w:r w:rsidR="00453305">
        <w:rPr>
          <w:sz w:val="20"/>
          <w:szCs w:val="20"/>
          <w:lang w:val="en-GB"/>
        </w:rPr>
        <w:t xml:space="preserve"> </w:t>
      </w:r>
      <w:r w:rsidRPr="00653D12">
        <w:rPr>
          <w:sz w:val="20"/>
          <w:szCs w:val="20"/>
          <w:lang w:val="en-GB"/>
        </w:rPr>
        <w:t xml:space="preserve"> 0033.10 a8g3</w:t>
      </w:r>
    </w:p>
    <w:p w14:paraId="69A81D5B" w14:textId="77777777" w:rsidR="002832DC" w:rsidRPr="00653D12" w:rsidRDefault="002832DC" w:rsidP="002832DC">
      <w:pPr>
        <w:rPr>
          <w:sz w:val="20"/>
          <w:szCs w:val="20"/>
          <w:lang w:val="en-GB"/>
        </w:rPr>
      </w:pPr>
    </w:p>
    <w:p w14:paraId="717B0A17" w14:textId="77777777" w:rsidR="002832DC" w:rsidRPr="00653D12" w:rsidRDefault="002832DC" w:rsidP="002832DC">
      <w:pPr>
        <w:rPr>
          <w:b/>
          <w:sz w:val="20"/>
          <w:szCs w:val="20"/>
          <w:lang w:val="en-GB"/>
        </w:rPr>
      </w:pPr>
      <w:r w:rsidRPr="00653D12">
        <w:rPr>
          <w:b/>
          <w:sz w:val="20"/>
          <w:szCs w:val="20"/>
          <w:lang w:val="en-GB"/>
        </w:rPr>
        <w:tab/>
        <w:t>1.f7</w:t>
      </w:r>
      <w:r w:rsidRPr="00653D12">
        <w:rPr>
          <w:b/>
          <w:sz w:val="20"/>
          <w:szCs w:val="20"/>
          <w:lang w:val="en-GB"/>
        </w:rPr>
        <w:tab/>
      </w:r>
      <w:r w:rsidRPr="00653D12">
        <w:rPr>
          <w:b/>
          <w:sz w:val="20"/>
          <w:szCs w:val="20"/>
          <w:lang w:val="en-GB"/>
        </w:rPr>
        <w:tab/>
        <w:t>Lg2+</w:t>
      </w:r>
    </w:p>
    <w:p w14:paraId="183F12FD" w14:textId="77777777" w:rsidR="002832DC" w:rsidRPr="00653D12" w:rsidRDefault="002832DC" w:rsidP="002832DC">
      <w:pPr>
        <w:rPr>
          <w:b/>
          <w:sz w:val="20"/>
          <w:szCs w:val="20"/>
          <w:lang w:val="en-GB"/>
        </w:rPr>
      </w:pPr>
      <w:r w:rsidRPr="00653D12">
        <w:rPr>
          <w:b/>
          <w:sz w:val="20"/>
          <w:szCs w:val="20"/>
          <w:lang w:val="en-GB"/>
        </w:rPr>
        <w:tab/>
        <w:t>2.Kb8</w:t>
      </w:r>
    </w:p>
    <w:p w14:paraId="46C8267D" w14:textId="77777777" w:rsidR="002832DC" w:rsidRPr="00AD04D8" w:rsidRDefault="002832DC" w:rsidP="002832DC">
      <w:pPr>
        <w:pStyle w:val="03aText"/>
        <w:widowControl/>
        <w:rPr>
          <w:noProof/>
          <w:lang w:val="nl-BE"/>
        </w:rPr>
      </w:pPr>
      <w:r w:rsidRPr="00653D12">
        <w:rPr>
          <w:noProof/>
          <w:lang w:val="en-GB"/>
        </w:rPr>
        <w:t xml:space="preserve">2.Ka7? is reeds fout: 2…Pc6+ 3.Ka6 Lf1+ 4.Kb6 Pe5 en 5.f8P, remise. </w:t>
      </w:r>
      <w:r>
        <w:rPr>
          <w:noProof/>
          <w:lang w:val="nl-BE"/>
        </w:rPr>
        <w:t xml:space="preserve">Want na 5.f8D of 5.f8T of 5.f8L volgt 5…Pd7+ 6.K~ Pxf8 met zelfs winst voor zwart. </w:t>
      </w:r>
    </w:p>
    <w:p w14:paraId="07795431" w14:textId="77777777" w:rsidR="002832DC" w:rsidRPr="00AD04D8" w:rsidRDefault="002832DC" w:rsidP="002832DC">
      <w:pPr>
        <w:rPr>
          <w:b/>
          <w:sz w:val="20"/>
          <w:szCs w:val="20"/>
          <w:lang w:val="nl-BE"/>
        </w:rPr>
      </w:pPr>
      <w:r w:rsidRPr="00AD04D8">
        <w:rPr>
          <w:b/>
          <w:sz w:val="20"/>
          <w:szCs w:val="20"/>
          <w:lang w:val="nl-BE"/>
        </w:rPr>
        <w:tab/>
        <w:t>2...</w:t>
      </w:r>
      <w:r w:rsidRPr="00AD04D8">
        <w:rPr>
          <w:b/>
          <w:sz w:val="20"/>
          <w:szCs w:val="20"/>
          <w:lang w:val="nl-BE"/>
        </w:rPr>
        <w:tab/>
      </w:r>
      <w:r w:rsidRPr="00AD04D8">
        <w:rPr>
          <w:b/>
          <w:sz w:val="20"/>
          <w:szCs w:val="20"/>
          <w:lang w:val="nl-BE"/>
        </w:rPr>
        <w:tab/>
        <w:t>Pc6+</w:t>
      </w:r>
    </w:p>
    <w:p w14:paraId="549F99EA" w14:textId="77777777" w:rsidR="002832DC" w:rsidRDefault="002832DC" w:rsidP="002832DC">
      <w:pPr>
        <w:rPr>
          <w:b/>
          <w:sz w:val="20"/>
          <w:szCs w:val="20"/>
          <w:lang w:val="nl-BE"/>
        </w:rPr>
      </w:pPr>
      <w:r w:rsidRPr="00AD04D8">
        <w:rPr>
          <w:b/>
          <w:sz w:val="20"/>
          <w:szCs w:val="20"/>
          <w:lang w:val="nl-BE"/>
        </w:rPr>
        <w:tab/>
        <w:t>3.Kc7</w:t>
      </w:r>
      <w:r w:rsidRPr="00AD04D8">
        <w:rPr>
          <w:b/>
          <w:sz w:val="20"/>
          <w:szCs w:val="20"/>
          <w:lang w:val="nl-BE"/>
        </w:rPr>
        <w:tab/>
      </w:r>
      <w:r w:rsidRPr="00AD04D8">
        <w:rPr>
          <w:b/>
          <w:sz w:val="20"/>
          <w:szCs w:val="20"/>
          <w:lang w:val="nl-BE"/>
        </w:rPr>
        <w:tab/>
        <w:t>Pd4</w:t>
      </w:r>
    </w:p>
    <w:p w14:paraId="09E0961B" w14:textId="77777777" w:rsidR="002832DC" w:rsidRPr="00D33621" w:rsidRDefault="002832DC" w:rsidP="002832DC">
      <w:pPr>
        <w:jc w:val="both"/>
        <w:rPr>
          <w:sz w:val="20"/>
          <w:szCs w:val="20"/>
          <w:lang w:val="nl-BE"/>
        </w:rPr>
      </w:pPr>
      <w:r>
        <w:rPr>
          <w:sz w:val="20"/>
          <w:szCs w:val="20"/>
          <w:lang w:val="nl-BE"/>
        </w:rPr>
        <w:t>Dreigt 4…Pe6(+)</w:t>
      </w:r>
    </w:p>
    <w:p w14:paraId="07EB3319" w14:textId="77777777" w:rsidR="002832DC" w:rsidRPr="00AD04D8" w:rsidRDefault="002832DC" w:rsidP="002832DC">
      <w:pPr>
        <w:rPr>
          <w:b/>
          <w:sz w:val="20"/>
          <w:szCs w:val="20"/>
          <w:lang w:val="nl-BE"/>
        </w:rPr>
      </w:pPr>
      <w:r w:rsidRPr="00AD04D8">
        <w:rPr>
          <w:b/>
          <w:sz w:val="20"/>
          <w:szCs w:val="20"/>
          <w:lang w:val="nl-BE"/>
        </w:rPr>
        <w:tab/>
        <w:t>4.Kd6</w:t>
      </w:r>
      <w:r w:rsidRPr="00AD04D8">
        <w:rPr>
          <w:b/>
          <w:sz w:val="20"/>
          <w:szCs w:val="20"/>
          <w:lang w:val="nl-BE"/>
        </w:rPr>
        <w:tab/>
      </w:r>
      <w:r w:rsidRPr="00AD04D8">
        <w:rPr>
          <w:b/>
          <w:sz w:val="20"/>
          <w:szCs w:val="20"/>
          <w:lang w:val="nl-BE"/>
        </w:rPr>
        <w:tab/>
        <w:t>Pf5+</w:t>
      </w:r>
    </w:p>
    <w:p w14:paraId="6513FCC7" w14:textId="77777777" w:rsidR="002832DC" w:rsidRDefault="002832DC" w:rsidP="002832DC">
      <w:pPr>
        <w:rPr>
          <w:sz w:val="20"/>
          <w:szCs w:val="20"/>
          <w:lang w:val="nl-BE"/>
        </w:rPr>
      </w:pPr>
      <w:r w:rsidRPr="00AD04D8">
        <w:rPr>
          <w:b/>
          <w:sz w:val="20"/>
          <w:szCs w:val="20"/>
          <w:lang w:val="nl-BE"/>
        </w:rPr>
        <w:tab/>
        <w:t>5.Kd7</w:t>
      </w:r>
      <w:r>
        <w:rPr>
          <w:sz w:val="20"/>
          <w:szCs w:val="20"/>
          <w:lang w:val="nl-BE"/>
        </w:rPr>
        <w:t xml:space="preserve"> </w:t>
      </w:r>
    </w:p>
    <w:p w14:paraId="4AD54F0F" w14:textId="77777777" w:rsidR="00C67894" w:rsidRDefault="00C67894" w:rsidP="002832DC">
      <w:pPr>
        <w:rPr>
          <w:sz w:val="20"/>
          <w:szCs w:val="20"/>
          <w:lang w:val="nl-BE"/>
        </w:rPr>
      </w:pPr>
      <w:r>
        <w:rPr>
          <w:sz w:val="20"/>
          <w:szCs w:val="20"/>
          <w:lang w:val="nl-BE"/>
        </w:rPr>
        <w:t>Na:</w:t>
      </w:r>
    </w:p>
    <w:p w14:paraId="7446DA72" w14:textId="77777777" w:rsidR="002832DC" w:rsidRPr="00384BA8" w:rsidRDefault="00C67894" w:rsidP="0038155E">
      <w:pPr>
        <w:numPr>
          <w:ilvl w:val="0"/>
          <w:numId w:val="24"/>
        </w:numPr>
        <w:jc w:val="both"/>
        <w:rPr>
          <w:b/>
          <w:sz w:val="20"/>
          <w:szCs w:val="20"/>
          <w:lang w:val="nl-BE"/>
        </w:rPr>
      </w:pPr>
      <w:r>
        <w:rPr>
          <w:sz w:val="20"/>
          <w:szCs w:val="20"/>
          <w:lang w:val="nl-BE"/>
        </w:rPr>
        <w:t>5.Ke5</w:t>
      </w:r>
      <w:r w:rsidR="00484EA8">
        <w:rPr>
          <w:sz w:val="20"/>
          <w:szCs w:val="20"/>
          <w:lang w:val="nl-BE"/>
        </w:rPr>
        <w:t>?</w:t>
      </w:r>
      <w:r w:rsidR="00E148A1">
        <w:rPr>
          <w:sz w:val="20"/>
          <w:szCs w:val="20"/>
          <w:lang w:val="nl-BE"/>
        </w:rPr>
        <w:t xml:space="preserve"> volgt 5..</w:t>
      </w:r>
      <w:r>
        <w:rPr>
          <w:sz w:val="20"/>
          <w:szCs w:val="20"/>
          <w:lang w:val="nl-BE"/>
        </w:rPr>
        <w:t>Pe7</w:t>
      </w:r>
      <w:r w:rsidR="00357999">
        <w:rPr>
          <w:sz w:val="20"/>
          <w:szCs w:val="20"/>
          <w:lang w:val="nl-BE"/>
        </w:rPr>
        <w:t xml:space="preserve"> en bij</w:t>
      </w:r>
      <w:r w:rsidR="00484EA8">
        <w:rPr>
          <w:sz w:val="20"/>
          <w:szCs w:val="20"/>
          <w:lang w:val="nl-BE"/>
        </w:rPr>
        <w:t>-voor</w:t>
      </w:r>
      <w:r w:rsidR="00357999">
        <w:rPr>
          <w:sz w:val="20"/>
          <w:szCs w:val="20"/>
          <w:lang w:val="nl-BE"/>
        </w:rPr>
        <w:t>beeld</w:t>
      </w:r>
      <w:r>
        <w:rPr>
          <w:sz w:val="20"/>
          <w:szCs w:val="20"/>
          <w:lang w:val="nl-BE"/>
        </w:rPr>
        <w:t xml:space="preserve"> 6.Kf</w:t>
      </w:r>
      <w:r w:rsidR="00E148A1">
        <w:rPr>
          <w:sz w:val="20"/>
          <w:szCs w:val="20"/>
          <w:lang w:val="nl-BE"/>
        </w:rPr>
        <w:t>6</w:t>
      </w:r>
      <w:r>
        <w:rPr>
          <w:sz w:val="20"/>
          <w:szCs w:val="20"/>
          <w:lang w:val="nl-BE"/>
        </w:rPr>
        <w:t xml:space="preserve"> Pd5 7.Kg6 Pf4+ Kh6 8.Pe6, met remise. Ook na:</w:t>
      </w:r>
      <w:r>
        <w:rPr>
          <w:i/>
          <w:sz w:val="20"/>
          <w:szCs w:val="20"/>
          <w:lang w:val="nl-BE"/>
        </w:rPr>
        <w:t xml:space="preserve"> </w:t>
      </w:r>
    </w:p>
    <w:p w14:paraId="5D374C1C" w14:textId="77777777" w:rsidR="002832DC" w:rsidRPr="00D33621" w:rsidRDefault="002832DC" w:rsidP="0038155E">
      <w:pPr>
        <w:numPr>
          <w:ilvl w:val="0"/>
          <w:numId w:val="24"/>
        </w:numPr>
        <w:jc w:val="both"/>
        <w:rPr>
          <w:sz w:val="20"/>
          <w:szCs w:val="20"/>
          <w:lang w:val="nl-BE"/>
        </w:rPr>
      </w:pPr>
      <w:r>
        <w:rPr>
          <w:sz w:val="20"/>
          <w:szCs w:val="20"/>
          <w:lang w:val="nl-BE"/>
        </w:rPr>
        <w:t>5.K</w:t>
      </w:r>
      <w:r w:rsidR="00C67894">
        <w:rPr>
          <w:sz w:val="20"/>
          <w:szCs w:val="20"/>
          <w:lang w:val="nl-BE"/>
        </w:rPr>
        <w:t>e6</w:t>
      </w:r>
      <w:r w:rsidR="00484EA8">
        <w:rPr>
          <w:sz w:val="20"/>
          <w:szCs w:val="20"/>
          <w:lang w:val="nl-BE"/>
        </w:rPr>
        <w:t>?</w:t>
      </w:r>
      <w:r w:rsidR="00C67894">
        <w:rPr>
          <w:sz w:val="20"/>
          <w:szCs w:val="20"/>
          <w:lang w:val="nl-BE"/>
        </w:rPr>
        <w:t xml:space="preserve"> volgt 5…Ld5+ 6.Kxd5 Pe7+ 7.Ke6 Pg6 8.Kf6 Pf8, enzovoort</w:t>
      </w:r>
      <w:r w:rsidR="00357999">
        <w:rPr>
          <w:sz w:val="20"/>
          <w:szCs w:val="20"/>
          <w:lang w:val="nl-BE"/>
        </w:rPr>
        <w:t>. Maar geen winst.</w:t>
      </w:r>
    </w:p>
    <w:p w14:paraId="2D6FC263" w14:textId="77777777" w:rsidR="00E148A1" w:rsidRDefault="00E148A1" w:rsidP="0020315B">
      <w:pPr>
        <w:spacing w:line="200" w:lineRule="exact"/>
        <w:rPr>
          <w:sz w:val="20"/>
          <w:szCs w:val="20"/>
          <w:lang w:val="nl-BE"/>
        </w:rPr>
      </w:pPr>
    </w:p>
    <w:p w14:paraId="33811F3D" w14:textId="77777777" w:rsidR="000F3A29" w:rsidRDefault="000F3A29" w:rsidP="0020315B">
      <w:pPr>
        <w:spacing w:line="200" w:lineRule="exact"/>
        <w:rPr>
          <w:sz w:val="20"/>
          <w:szCs w:val="20"/>
          <w:lang w:val="nl-BE"/>
        </w:rPr>
      </w:pPr>
    </w:p>
    <w:p w14:paraId="7B9847BD" w14:textId="77777777" w:rsidR="00036638" w:rsidRDefault="00036638" w:rsidP="0020315B">
      <w:pPr>
        <w:spacing w:line="200" w:lineRule="exact"/>
        <w:rPr>
          <w:sz w:val="20"/>
          <w:szCs w:val="20"/>
          <w:lang w:val="nl-BE"/>
        </w:rPr>
      </w:pPr>
    </w:p>
    <w:p w14:paraId="1C052309" w14:textId="77777777" w:rsidR="005C4F58" w:rsidRDefault="005C4F58" w:rsidP="0020315B">
      <w:pPr>
        <w:spacing w:line="200" w:lineRule="exact"/>
        <w:rPr>
          <w:sz w:val="20"/>
          <w:szCs w:val="20"/>
          <w:lang w:val="nl-BE"/>
        </w:rPr>
      </w:pPr>
    </w:p>
    <w:p w14:paraId="0C1DD009" w14:textId="77777777" w:rsidR="000F3A29" w:rsidRDefault="000F3A29" w:rsidP="0020315B">
      <w:pPr>
        <w:spacing w:line="200" w:lineRule="exact"/>
        <w:rPr>
          <w:sz w:val="20"/>
          <w:szCs w:val="20"/>
          <w:lang w:val="nl-BE"/>
        </w:rPr>
      </w:pPr>
    </w:p>
    <w:p w14:paraId="6EC2B2D9" w14:textId="77777777" w:rsidR="00F60835" w:rsidRDefault="00F60835" w:rsidP="0020315B">
      <w:pPr>
        <w:spacing w:line="200" w:lineRule="exact"/>
        <w:rPr>
          <w:sz w:val="20"/>
          <w:szCs w:val="20"/>
          <w:lang w:val="nl-BE"/>
        </w:rPr>
      </w:pPr>
    </w:p>
    <w:p w14:paraId="3E5416E8" w14:textId="77777777" w:rsidR="002832DC" w:rsidRPr="0020315B" w:rsidRDefault="002832DC" w:rsidP="0020315B">
      <w:pPr>
        <w:spacing w:line="200" w:lineRule="exact"/>
        <w:rPr>
          <w:b/>
          <w:sz w:val="20"/>
          <w:szCs w:val="20"/>
          <w:lang w:val="nl-BE"/>
        </w:rPr>
      </w:pPr>
      <w:r>
        <w:rPr>
          <w:sz w:val="20"/>
          <w:szCs w:val="20"/>
          <w:lang w:val="nl-BE"/>
        </w:rPr>
        <w:t>En plots onverwacht</w:t>
      </w:r>
      <w:r w:rsidR="00A92432">
        <w:rPr>
          <w:sz w:val="20"/>
          <w:szCs w:val="20"/>
          <w:lang w:val="nl-BE"/>
        </w:rPr>
        <w:t>:</w:t>
      </w:r>
    </w:p>
    <w:p w14:paraId="3AFFA7A9" w14:textId="77777777" w:rsidR="002832DC" w:rsidRPr="00AD04D8" w:rsidRDefault="002832DC" w:rsidP="000F3A29">
      <w:pPr>
        <w:rPr>
          <w:b/>
          <w:sz w:val="20"/>
          <w:szCs w:val="20"/>
          <w:lang w:val="nl-BE"/>
        </w:rPr>
      </w:pPr>
      <w:r>
        <w:rPr>
          <w:b/>
          <w:sz w:val="20"/>
          <w:szCs w:val="20"/>
          <w:lang w:val="nl-BE"/>
        </w:rPr>
        <w:tab/>
      </w:r>
      <w:r w:rsidRPr="00AD04D8">
        <w:rPr>
          <w:b/>
          <w:sz w:val="20"/>
          <w:szCs w:val="20"/>
          <w:lang w:val="nl-BE"/>
        </w:rPr>
        <w:t>5...</w:t>
      </w:r>
      <w:r w:rsidRPr="00AD04D8">
        <w:rPr>
          <w:b/>
          <w:sz w:val="20"/>
          <w:szCs w:val="20"/>
          <w:lang w:val="nl-BE"/>
        </w:rPr>
        <w:tab/>
      </w:r>
      <w:r w:rsidRPr="00AD04D8">
        <w:rPr>
          <w:b/>
          <w:sz w:val="20"/>
          <w:szCs w:val="20"/>
          <w:lang w:val="nl-BE"/>
        </w:rPr>
        <w:tab/>
        <w:t>Lc6+</w:t>
      </w:r>
    </w:p>
    <w:p w14:paraId="7CCFCF04" w14:textId="77777777" w:rsidR="002832DC" w:rsidRPr="00AD04D8" w:rsidRDefault="002832DC" w:rsidP="002832DC">
      <w:pPr>
        <w:jc w:val="both"/>
        <w:rPr>
          <w:sz w:val="20"/>
          <w:szCs w:val="20"/>
          <w:lang w:val="nl-BE"/>
        </w:rPr>
      </w:pPr>
      <w:r w:rsidRPr="00AD04D8">
        <w:rPr>
          <w:sz w:val="20"/>
          <w:szCs w:val="20"/>
          <w:lang w:val="nl-BE"/>
        </w:rPr>
        <w:t xml:space="preserve">Een offeraanbod dat wit weigert: </w:t>
      </w:r>
    </w:p>
    <w:p w14:paraId="4B45B760" w14:textId="77777777" w:rsidR="009C7715" w:rsidRDefault="002832DC" w:rsidP="00026CA3">
      <w:pPr>
        <w:jc w:val="both"/>
        <w:outlineLvl w:val="0"/>
        <w:rPr>
          <w:sz w:val="20"/>
          <w:szCs w:val="20"/>
          <w:lang w:val="nl-BE"/>
        </w:rPr>
      </w:pPr>
      <w:r w:rsidRPr="00AD04D8">
        <w:rPr>
          <w:sz w:val="20"/>
          <w:szCs w:val="20"/>
          <w:lang w:val="nl-BE"/>
        </w:rPr>
        <w:t>6.Kxc6? Pe7+ en 7…Pg6</w:t>
      </w:r>
      <w:r>
        <w:rPr>
          <w:sz w:val="20"/>
          <w:szCs w:val="20"/>
          <w:lang w:val="nl-BE"/>
        </w:rPr>
        <w:t>, remise.</w:t>
      </w:r>
      <w:r w:rsidRPr="00AD04D8">
        <w:rPr>
          <w:sz w:val="20"/>
          <w:szCs w:val="20"/>
          <w:lang w:val="nl-BE"/>
        </w:rPr>
        <w:t xml:space="preserve"> </w:t>
      </w:r>
    </w:p>
    <w:p w14:paraId="4C98BF82" w14:textId="77777777" w:rsidR="002832DC" w:rsidRPr="00026CA3" w:rsidRDefault="002832DC" w:rsidP="00E148A1">
      <w:pPr>
        <w:ind w:firstLine="708"/>
        <w:jc w:val="both"/>
        <w:outlineLvl w:val="0"/>
        <w:rPr>
          <w:sz w:val="20"/>
          <w:szCs w:val="20"/>
          <w:lang w:val="nl-BE"/>
        </w:rPr>
      </w:pPr>
      <w:r w:rsidRPr="00AD04D8">
        <w:rPr>
          <w:b/>
          <w:sz w:val="20"/>
          <w:szCs w:val="20"/>
          <w:lang w:val="nl-BE"/>
        </w:rPr>
        <w:t>6.Kd8</w:t>
      </w:r>
    </w:p>
    <w:p w14:paraId="1AF7ABB4" w14:textId="77777777" w:rsidR="002832DC" w:rsidRPr="00AD04D8" w:rsidRDefault="002832DC" w:rsidP="002832DC">
      <w:pPr>
        <w:jc w:val="both"/>
        <w:rPr>
          <w:sz w:val="20"/>
          <w:szCs w:val="20"/>
          <w:lang w:val="nl-BE"/>
        </w:rPr>
      </w:pPr>
      <w:r w:rsidRPr="00AD04D8">
        <w:rPr>
          <w:sz w:val="20"/>
          <w:szCs w:val="20"/>
          <w:lang w:val="nl-BE"/>
        </w:rPr>
        <w:t xml:space="preserve">De pointe van de vorige zet. </w:t>
      </w:r>
    </w:p>
    <w:p w14:paraId="2A82EB30" w14:textId="77777777" w:rsidR="002832DC" w:rsidRDefault="002832DC" w:rsidP="002832DC">
      <w:pPr>
        <w:rPr>
          <w:b/>
          <w:sz w:val="20"/>
          <w:szCs w:val="20"/>
          <w:lang w:val="nl-BE"/>
        </w:rPr>
      </w:pPr>
      <w:r w:rsidRPr="00AD04D8">
        <w:rPr>
          <w:b/>
          <w:sz w:val="20"/>
          <w:szCs w:val="20"/>
          <w:lang w:val="nl-BE"/>
        </w:rPr>
        <w:tab/>
        <w:t>6...</w:t>
      </w:r>
      <w:r w:rsidRPr="00AD04D8">
        <w:rPr>
          <w:b/>
          <w:sz w:val="20"/>
          <w:szCs w:val="20"/>
          <w:lang w:val="nl-BE"/>
        </w:rPr>
        <w:tab/>
      </w:r>
      <w:r w:rsidRPr="00AD04D8">
        <w:rPr>
          <w:b/>
          <w:sz w:val="20"/>
          <w:szCs w:val="20"/>
          <w:lang w:val="nl-BE"/>
        </w:rPr>
        <w:tab/>
        <w:t>Pd4(</w:t>
      </w:r>
      <w:r>
        <w:rPr>
          <w:b/>
          <w:sz w:val="20"/>
          <w:szCs w:val="20"/>
          <w:lang w:val="nl-BE"/>
        </w:rPr>
        <w:t>P</w:t>
      </w:r>
      <w:r w:rsidRPr="00AD04D8">
        <w:rPr>
          <w:b/>
          <w:sz w:val="20"/>
          <w:szCs w:val="20"/>
          <w:lang w:val="nl-BE"/>
        </w:rPr>
        <w:t>g7)</w:t>
      </w:r>
    </w:p>
    <w:p w14:paraId="7B855F42" w14:textId="77777777" w:rsidR="002832DC" w:rsidRPr="006B1B1C" w:rsidRDefault="002832DC" w:rsidP="002832DC">
      <w:pPr>
        <w:jc w:val="both"/>
        <w:rPr>
          <w:sz w:val="20"/>
          <w:szCs w:val="20"/>
          <w:lang w:val="nl-BE"/>
        </w:rPr>
      </w:pPr>
      <w:r>
        <w:rPr>
          <w:sz w:val="20"/>
          <w:szCs w:val="20"/>
          <w:lang w:val="nl-BE"/>
        </w:rPr>
        <w:t>Dreigt 7…Pe6(+)</w:t>
      </w:r>
    </w:p>
    <w:p w14:paraId="46A46A7A" w14:textId="77777777" w:rsidR="002832DC" w:rsidRPr="00AD04D8" w:rsidRDefault="002832DC" w:rsidP="002832DC">
      <w:pPr>
        <w:rPr>
          <w:b/>
          <w:sz w:val="20"/>
          <w:szCs w:val="20"/>
          <w:lang w:val="nl-BE"/>
        </w:rPr>
      </w:pPr>
      <w:r w:rsidRPr="00AD04D8">
        <w:rPr>
          <w:b/>
          <w:sz w:val="20"/>
          <w:szCs w:val="20"/>
          <w:lang w:val="nl-BE"/>
        </w:rPr>
        <w:tab/>
        <w:t>7.Ke7</w:t>
      </w:r>
      <w:r w:rsidRPr="00AD04D8">
        <w:rPr>
          <w:b/>
          <w:sz w:val="20"/>
          <w:szCs w:val="20"/>
          <w:lang w:val="nl-BE"/>
        </w:rPr>
        <w:tab/>
      </w:r>
      <w:r w:rsidRPr="00AD04D8">
        <w:rPr>
          <w:b/>
          <w:sz w:val="20"/>
          <w:szCs w:val="20"/>
          <w:lang w:val="nl-BE"/>
        </w:rPr>
        <w:tab/>
        <w:t>Pf5+</w:t>
      </w:r>
    </w:p>
    <w:p w14:paraId="2C959BC5" w14:textId="77777777" w:rsidR="002832DC" w:rsidRPr="00AD04D8" w:rsidRDefault="002832DC" w:rsidP="002832DC">
      <w:pPr>
        <w:rPr>
          <w:b/>
          <w:sz w:val="20"/>
          <w:szCs w:val="20"/>
          <w:lang w:val="nl-BE"/>
        </w:rPr>
      </w:pPr>
      <w:r w:rsidRPr="00AD04D8">
        <w:rPr>
          <w:b/>
          <w:sz w:val="20"/>
          <w:szCs w:val="20"/>
          <w:lang w:val="nl-BE"/>
        </w:rPr>
        <w:tab/>
        <w:t>8.Kf6</w:t>
      </w:r>
      <w:r w:rsidRPr="00AD04D8">
        <w:rPr>
          <w:b/>
          <w:sz w:val="20"/>
          <w:szCs w:val="20"/>
          <w:lang w:val="nl-BE"/>
        </w:rPr>
        <w:tab/>
      </w:r>
      <w:r w:rsidRPr="00AD04D8">
        <w:rPr>
          <w:b/>
          <w:sz w:val="20"/>
          <w:szCs w:val="20"/>
          <w:lang w:val="nl-BE"/>
        </w:rPr>
        <w:tab/>
        <w:t>Pd</w:t>
      </w:r>
      <w:r>
        <w:rPr>
          <w:b/>
          <w:sz w:val="20"/>
          <w:szCs w:val="20"/>
          <w:lang w:val="nl-BE"/>
        </w:rPr>
        <w:t>6</w:t>
      </w:r>
      <w:r w:rsidRPr="00AD04D8">
        <w:rPr>
          <w:b/>
          <w:sz w:val="20"/>
          <w:szCs w:val="20"/>
          <w:lang w:val="nl-BE"/>
        </w:rPr>
        <w:t>(</w:t>
      </w:r>
      <w:r>
        <w:rPr>
          <w:b/>
          <w:sz w:val="20"/>
          <w:szCs w:val="20"/>
          <w:lang w:val="nl-BE"/>
        </w:rPr>
        <w:t>Ph</w:t>
      </w:r>
      <w:r w:rsidRPr="00AD04D8">
        <w:rPr>
          <w:b/>
          <w:sz w:val="20"/>
          <w:szCs w:val="20"/>
          <w:lang w:val="nl-BE"/>
        </w:rPr>
        <w:t>6</w:t>
      </w:r>
      <w:r>
        <w:rPr>
          <w:b/>
          <w:sz w:val="20"/>
          <w:szCs w:val="20"/>
          <w:lang w:val="nl-BE"/>
        </w:rPr>
        <w:t>)</w:t>
      </w:r>
    </w:p>
    <w:p w14:paraId="0285990E" w14:textId="77777777" w:rsidR="002832DC" w:rsidRDefault="002832DC" w:rsidP="002832DC">
      <w:pPr>
        <w:rPr>
          <w:b/>
          <w:sz w:val="20"/>
          <w:szCs w:val="20"/>
          <w:lang w:val="nl-BE"/>
        </w:rPr>
      </w:pPr>
      <w:r w:rsidRPr="00AD04D8">
        <w:rPr>
          <w:b/>
          <w:sz w:val="20"/>
          <w:szCs w:val="20"/>
          <w:lang w:val="nl-BE"/>
        </w:rPr>
        <w:tab/>
        <w:t>9.f8D</w:t>
      </w:r>
    </w:p>
    <w:p w14:paraId="5A4D624F" w14:textId="77777777" w:rsidR="002832DC" w:rsidRPr="008D5598" w:rsidRDefault="002832DC" w:rsidP="002832DC">
      <w:pPr>
        <w:jc w:val="both"/>
        <w:rPr>
          <w:sz w:val="20"/>
          <w:szCs w:val="20"/>
          <w:lang w:val="nl-BE"/>
        </w:rPr>
      </w:pPr>
      <w:r>
        <w:rPr>
          <w:sz w:val="20"/>
          <w:szCs w:val="20"/>
          <w:lang w:val="nl-BE"/>
        </w:rPr>
        <w:t>met winst.</w:t>
      </w:r>
    </w:p>
    <w:p w14:paraId="65C161B1" w14:textId="77777777" w:rsidR="002832DC" w:rsidRDefault="002832DC" w:rsidP="002832DC">
      <w:pPr>
        <w:jc w:val="both"/>
        <w:rPr>
          <w:sz w:val="20"/>
          <w:szCs w:val="20"/>
          <w:lang w:val="nl-BE"/>
        </w:rPr>
      </w:pPr>
    </w:p>
    <w:p w14:paraId="46CDB0D9" w14:textId="77777777" w:rsidR="002832DC" w:rsidRPr="00AD04D8" w:rsidRDefault="002832DC" w:rsidP="002832DC">
      <w:pPr>
        <w:jc w:val="both"/>
        <w:rPr>
          <w:sz w:val="20"/>
          <w:szCs w:val="20"/>
          <w:lang w:val="nl-BE"/>
        </w:rPr>
      </w:pPr>
      <w:r w:rsidRPr="00AD04D8">
        <w:rPr>
          <w:sz w:val="20"/>
          <w:szCs w:val="20"/>
          <w:lang w:val="nl-BE"/>
        </w:rPr>
        <w:t>De</w:t>
      </w:r>
      <w:r w:rsidR="008E378B">
        <w:rPr>
          <w:sz w:val="20"/>
          <w:szCs w:val="20"/>
          <w:lang w:val="nl-BE"/>
        </w:rPr>
        <w:t>ze maljutka is ontstaan naar aan</w:t>
      </w:r>
      <w:r w:rsidRPr="00AD04D8">
        <w:rPr>
          <w:sz w:val="20"/>
          <w:szCs w:val="20"/>
          <w:lang w:val="nl-BE"/>
        </w:rPr>
        <w:t xml:space="preserve">leiding van een foute studie van Andrei Selivanov in </w:t>
      </w:r>
      <w:r w:rsidR="007D21AE">
        <w:rPr>
          <w:i/>
          <w:sz w:val="20"/>
          <w:szCs w:val="20"/>
          <w:lang w:val="nl-BE"/>
        </w:rPr>
        <w:t>Shak</w:t>
      </w:r>
      <w:r w:rsidR="00244515">
        <w:rPr>
          <w:i/>
          <w:sz w:val="20"/>
          <w:szCs w:val="20"/>
          <w:lang w:val="nl-BE"/>
        </w:rPr>
        <w:t>mat</w:t>
      </w:r>
      <w:r w:rsidR="007D21AE">
        <w:rPr>
          <w:i/>
          <w:sz w:val="20"/>
          <w:szCs w:val="20"/>
          <w:lang w:val="nl-BE"/>
        </w:rPr>
        <w:t>-</w:t>
      </w:r>
      <w:r w:rsidRPr="00AD04D8">
        <w:rPr>
          <w:i/>
          <w:sz w:val="20"/>
          <w:szCs w:val="20"/>
          <w:lang w:val="nl-BE"/>
        </w:rPr>
        <w:t>naya Kompozitsia</w:t>
      </w:r>
      <w:r w:rsidRPr="00AD04D8">
        <w:rPr>
          <w:sz w:val="20"/>
          <w:szCs w:val="20"/>
          <w:lang w:val="nl-BE"/>
        </w:rPr>
        <w:t xml:space="preserve"> (1996): </w:t>
      </w:r>
    </w:p>
    <w:p w14:paraId="5C063DBC" w14:textId="77777777" w:rsidR="002832DC" w:rsidRPr="00AD04D8" w:rsidRDefault="002832DC" w:rsidP="002832DC">
      <w:pPr>
        <w:jc w:val="both"/>
        <w:rPr>
          <w:b/>
          <w:sz w:val="20"/>
          <w:szCs w:val="20"/>
          <w:lang w:val="nl-BE"/>
        </w:rPr>
      </w:pPr>
    </w:p>
    <w:p w14:paraId="767B4B62" w14:textId="77777777" w:rsidR="002832DC" w:rsidRPr="00120912" w:rsidRDefault="002832DC" w:rsidP="002832DC">
      <w:pPr>
        <w:jc w:val="both"/>
        <w:rPr>
          <w:sz w:val="20"/>
          <w:szCs w:val="20"/>
          <w:lang w:val="nl-BE"/>
        </w:rPr>
      </w:pPr>
      <w:r w:rsidRPr="00120912">
        <w:rPr>
          <w:sz w:val="20"/>
          <w:szCs w:val="20"/>
          <w:lang w:val="nl-BE"/>
        </w:rPr>
        <w:t xml:space="preserve">Kb8 g6 / Ka6 Le1 Pb5 + </w:t>
      </w:r>
    </w:p>
    <w:p w14:paraId="7307D2A1" w14:textId="77777777" w:rsidR="002832DC" w:rsidRPr="00AD04D8" w:rsidRDefault="002832DC" w:rsidP="002832DC">
      <w:pPr>
        <w:jc w:val="both"/>
        <w:rPr>
          <w:sz w:val="20"/>
          <w:szCs w:val="20"/>
          <w:lang w:val="nl-BE"/>
        </w:rPr>
      </w:pPr>
    </w:p>
    <w:p w14:paraId="0E285736" w14:textId="77777777" w:rsidR="00665CE6" w:rsidRDefault="002832DC" w:rsidP="002832DC">
      <w:pPr>
        <w:jc w:val="both"/>
        <w:rPr>
          <w:sz w:val="20"/>
          <w:szCs w:val="20"/>
          <w:lang w:val="nl-BE"/>
        </w:rPr>
      </w:pPr>
      <w:r w:rsidRPr="00AD04D8">
        <w:rPr>
          <w:sz w:val="20"/>
          <w:szCs w:val="20"/>
          <w:lang w:val="nl-BE"/>
        </w:rPr>
        <w:t>Na 1.g7 Lg3+ 2.Kc8 Pd6+ 3.Kd7 Pe4 4.Ke6 Pg5 gaat de auteur ver</w:t>
      </w:r>
      <w:r w:rsidRPr="00AD04D8">
        <w:rPr>
          <w:sz w:val="20"/>
          <w:szCs w:val="20"/>
          <w:lang w:val="nl-BE"/>
        </w:rPr>
        <w:softHyphen/>
        <w:t xml:space="preserve">der met </w:t>
      </w:r>
      <w:r w:rsidRPr="00577BC2">
        <w:rPr>
          <w:b/>
          <w:sz w:val="20"/>
          <w:szCs w:val="20"/>
          <w:lang w:val="nl-BE"/>
        </w:rPr>
        <w:t>5.Kf5</w:t>
      </w:r>
      <w:r w:rsidRPr="00AD04D8">
        <w:rPr>
          <w:sz w:val="20"/>
          <w:szCs w:val="20"/>
          <w:lang w:val="nl-BE"/>
        </w:rPr>
        <w:t xml:space="preserve"> Pf7 6.Kg6 Pe5+ 7.Kf6 Pg4+ 8.Kg5 en wint. Maar ik ontdekte dat </w:t>
      </w:r>
      <w:r w:rsidRPr="00577BC2">
        <w:rPr>
          <w:b/>
          <w:sz w:val="20"/>
          <w:szCs w:val="20"/>
          <w:lang w:val="nl-BE"/>
        </w:rPr>
        <w:t>5.Ke7</w:t>
      </w:r>
      <w:r w:rsidRPr="00AD04D8">
        <w:rPr>
          <w:sz w:val="20"/>
          <w:szCs w:val="20"/>
          <w:lang w:val="nl-BE"/>
        </w:rPr>
        <w:t xml:space="preserve"> Ld6+ 6.Ke8 Pe4 7.Kf7 Pg5+ het ook doet.</w:t>
      </w:r>
    </w:p>
    <w:p w14:paraId="3CA67BAC" w14:textId="77777777" w:rsidR="002832DC" w:rsidRPr="00AD04D8" w:rsidRDefault="002832DC" w:rsidP="002832DC">
      <w:pPr>
        <w:jc w:val="both"/>
        <w:rPr>
          <w:sz w:val="20"/>
          <w:szCs w:val="20"/>
          <w:lang w:val="nl-BE"/>
        </w:rPr>
      </w:pPr>
      <w:r w:rsidRPr="00AD04D8">
        <w:rPr>
          <w:sz w:val="20"/>
          <w:szCs w:val="20"/>
          <w:lang w:val="nl-BE"/>
        </w:rPr>
        <w:t>Nevenoplosbaar dus.</w:t>
      </w:r>
    </w:p>
    <w:p w14:paraId="59E35325" w14:textId="77777777" w:rsidR="002832DC" w:rsidRPr="00AD04D8" w:rsidRDefault="002832DC" w:rsidP="002832DC">
      <w:pPr>
        <w:jc w:val="both"/>
        <w:rPr>
          <w:sz w:val="20"/>
          <w:szCs w:val="20"/>
          <w:lang w:val="nl-BE"/>
        </w:rPr>
      </w:pPr>
    </w:p>
    <w:p w14:paraId="00F98E3C" w14:textId="77777777" w:rsidR="002832DC" w:rsidRPr="00AD04D8" w:rsidRDefault="002832DC" w:rsidP="002832DC">
      <w:pPr>
        <w:jc w:val="both"/>
        <w:rPr>
          <w:i/>
          <w:sz w:val="20"/>
          <w:szCs w:val="20"/>
          <w:lang w:val="nl-BE"/>
        </w:rPr>
      </w:pPr>
      <w:r w:rsidRPr="00AD04D8">
        <w:rPr>
          <w:sz w:val="20"/>
          <w:szCs w:val="20"/>
          <w:lang w:val="nl-BE"/>
        </w:rPr>
        <w:t xml:space="preserve">Harold van der Heijden oordeelde echter: </w:t>
      </w:r>
      <w:r w:rsidRPr="00AD04D8">
        <w:rPr>
          <w:i/>
          <w:sz w:val="20"/>
          <w:szCs w:val="20"/>
          <w:lang w:val="nl-BE"/>
        </w:rPr>
        <w:t>“Vandecasteele noemt dit een correctie. maar in feite is he</w:t>
      </w:r>
      <w:r w:rsidR="0058316D">
        <w:rPr>
          <w:i/>
          <w:sz w:val="20"/>
          <w:szCs w:val="20"/>
          <w:lang w:val="nl-BE"/>
        </w:rPr>
        <w:t>t een nieuwe s</w:t>
      </w:r>
      <w:r w:rsidR="000969E4">
        <w:rPr>
          <w:i/>
          <w:sz w:val="20"/>
          <w:szCs w:val="20"/>
          <w:lang w:val="nl-BE"/>
        </w:rPr>
        <w:t xml:space="preserve">tudie </w:t>
      </w:r>
      <w:r w:rsidR="0058316D">
        <w:rPr>
          <w:i/>
          <w:sz w:val="20"/>
          <w:szCs w:val="20"/>
          <w:lang w:val="nl-BE"/>
        </w:rPr>
        <w:t>after Seli</w:t>
      </w:r>
      <w:r w:rsidRPr="00AD04D8">
        <w:rPr>
          <w:i/>
          <w:sz w:val="20"/>
          <w:szCs w:val="20"/>
          <w:lang w:val="nl-BE"/>
        </w:rPr>
        <w:t>va</w:t>
      </w:r>
      <w:r w:rsidR="0058316D">
        <w:rPr>
          <w:i/>
          <w:sz w:val="20"/>
          <w:szCs w:val="20"/>
          <w:lang w:val="nl-BE"/>
        </w:rPr>
        <w:t>-</w:t>
      </w:r>
      <w:r w:rsidR="00645097">
        <w:rPr>
          <w:i/>
          <w:sz w:val="20"/>
          <w:szCs w:val="20"/>
          <w:lang w:val="nl-BE"/>
        </w:rPr>
        <w:t>nov</w:t>
      </w:r>
      <w:r w:rsidRPr="00AD04D8">
        <w:rPr>
          <w:i/>
          <w:sz w:val="20"/>
          <w:szCs w:val="20"/>
          <w:lang w:val="nl-BE"/>
        </w:rPr>
        <w:t>.”</w:t>
      </w:r>
    </w:p>
    <w:p w14:paraId="00D23478" w14:textId="77777777" w:rsidR="002832DC" w:rsidRPr="001D6918" w:rsidRDefault="002832DC" w:rsidP="002832DC">
      <w:pPr>
        <w:jc w:val="center"/>
        <w:rPr>
          <w:b/>
          <w:sz w:val="20"/>
          <w:szCs w:val="20"/>
          <w:lang w:val="en-GB"/>
        </w:rPr>
      </w:pPr>
      <w:r w:rsidRPr="00FB026D">
        <w:rPr>
          <w:i/>
          <w:sz w:val="20"/>
          <w:szCs w:val="20"/>
        </w:rPr>
        <w:br w:type="page"/>
      </w:r>
      <w:r w:rsidRPr="001D6918">
        <w:rPr>
          <w:b/>
          <w:sz w:val="20"/>
          <w:szCs w:val="20"/>
          <w:lang w:val="en-GB"/>
        </w:rPr>
        <w:lastRenderedPageBreak/>
        <w:t>- 3 -</w:t>
      </w:r>
    </w:p>
    <w:p w14:paraId="1B339A91" w14:textId="77777777" w:rsidR="002832DC" w:rsidRPr="001D6918" w:rsidRDefault="002832DC" w:rsidP="002832DC">
      <w:pPr>
        <w:pStyle w:val="02bSource"/>
        <w:widowControl/>
        <w:spacing w:line="190" w:lineRule="exact"/>
        <w:rPr>
          <w:lang w:val="en-GB"/>
        </w:rPr>
      </w:pPr>
    </w:p>
    <w:p w14:paraId="25BD69C8" w14:textId="77777777" w:rsidR="002832DC" w:rsidRPr="001D6918" w:rsidRDefault="002832DC" w:rsidP="002832DC">
      <w:pPr>
        <w:pStyle w:val="02bSource"/>
        <w:widowControl/>
        <w:spacing w:line="190" w:lineRule="exact"/>
        <w:outlineLvl w:val="0"/>
        <w:rPr>
          <w:noProof/>
          <w:lang w:val="en-GB"/>
        </w:rPr>
      </w:pPr>
      <w:r w:rsidRPr="001D6918">
        <w:rPr>
          <w:i/>
          <w:iCs/>
          <w:noProof/>
          <w:lang w:val="en-GB"/>
        </w:rPr>
        <w:t xml:space="preserve">EBUR, </w:t>
      </w:r>
      <w:r w:rsidRPr="001D6918">
        <w:rPr>
          <w:noProof/>
          <w:lang w:val="en-GB"/>
        </w:rPr>
        <w:t>2000</w:t>
      </w:r>
    </w:p>
    <w:p w14:paraId="6E8FD237" w14:textId="77777777" w:rsidR="002832DC" w:rsidRPr="001D6918" w:rsidRDefault="002832DC" w:rsidP="002832DC">
      <w:pPr>
        <w:pStyle w:val="02bSource"/>
        <w:widowControl/>
        <w:spacing w:line="190" w:lineRule="exact"/>
        <w:rPr>
          <w:lang w:val="en-GB"/>
        </w:rPr>
      </w:pPr>
    </w:p>
    <w:p w14:paraId="1E808527" w14:textId="77777777" w:rsidR="002832DC" w:rsidRPr="001D6918" w:rsidRDefault="00990285" w:rsidP="002832DC">
      <w:pPr>
        <w:pStyle w:val="02bSource"/>
        <w:widowControl/>
        <w:spacing w:line="190" w:lineRule="exact"/>
        <w:ind w:firstLine="113"/>
        <w:rPr>
          <w:noProof/>
          <w:lang w:val="en-GB"/>
        </w:rPr>
      </w:pPr>
      <w:r>
        <w:rPr>
          <w:noProof/>
          <w:lang w:val="nl-BE"/>
        </w:rPr>
        <w:object w:dxaOrig="1440" w:dyaOrig="1440" w14:anchorId="579E62B0">
          <v:shape id="_x0000_s1063" type="#_x0000_t75" style="position:absolute;left:0;text-align:left;margin-left:0;margin-top:.55pt;width:152.25pt;height:152.25pt;z-index:251607040;mso-position-horizontal:center">
            <v:imagedata r:id="rId23" o:title=""/>
            <w10:wrap type="square"/>
          </v:shape>
          <o:OLEObject Type="Embed" ProgID="CorelDRAW.Graphic.12" ShapeID="_x0000_s1063" DrawAspect="Content" ObjectID="_1587467666" r:id="rId24"/>
        </w:object>
      </w:r>
    </w:p>
    <w:p w14:paraId="4380DA19" w14:textId="77777777" w:rsidR="002832DC" w:rsidRPr="001D6918" w:rsidRDefault="002832DC" w:rsidP="002832DC">
      <w:pPr>
        <w:jc w:val="both"/>
        <w:rPr>
          <w:sz w:val="20"/>
          <w:szCs w:val="20"/>
          <w:lang w:val="en-GB"/>
        </w:rPr>
      </w:pPr>
      <w:r w:rsidRPr="001D6918">
        <w:rPr>
          <w:b/>
          <w:lang w:val="en-GB"/>
        </w:rPr>
        <w:t>=</w:t>
      </w:r>
      <w:r w:rsidR="008B3C18">
        <w:rPr>
          <w:sz w:val="20"/>
          <w:szCs w:val="20"/>
          <w:lang w:val="en-GB"/>
        </w:rPr>
        <w:t xml:space="preserve">                             </w:t>
      </w:r>
      <w:r w:rsidR="000D4750">
        <w:rPr>
          <w:sz w:val="20"/>
          <w:szCs w:val="20"/>
          <w:lang w:val="en-GB"/>
        </w:rPr>
        <w:t xml:space="preserve"> </w:t>
      </w:r>
      <w:r w:rsidRPr="001D6918">
        <w:rPr>
          <w:sz w:val="20"/>
          <w:szCs w:val="20"/>
          <w:lang w:val="en-GB"/>
        </w:rPr>
        <w:t>0031.01 a8d5</w:t>
      </w:r>
    </w:p>
    <w:p w14:paraId="413BBC03" w14:textId="77777777" w:rsidR="002832DC" w:rsidRPr="001D6918" w:rsidRDefault="002832DC" w:rsidP="002832DC">
      <w:pPr>
        <w:rPr>
          <w:b/>
          <w:sz w:val="20"/>
          <w:szCs w:val="20"/>
          <w:lang w:val="en-GB"/>
        </w:rPr>
      </w:pPr>
    </w:p>
    <w:p w14:paraId="2BA88B25" w14:textId="77777777" w:rsidR="002832DC" w:rsidRPr="001D6918" w:rsidRDefault="002832DC" w:rsidP="002832DC">
      <w:pPr>
        <w:rPr>
          <w:b/>
          <w:sz w:val="20"/>
          <w:szCs w:val="20"/>
          <w:lang w:val="en-GB"/>
        </w:rPr>
      </w:pPr>
      <w:r w:rsidRPr="001D6918">
        <w:rPr>
          <w:b/>
          <w:sz w:val="20"/>
          <w:szCs w:val="20"/>
          <w:lang w:val="en-GB"/>
        </w:rPr>
        <w:t xml:space="preserve">             1.Kb7</w:t>
      </w:r>
      <w:r w:rsidRPr="001D6918">
        <w:rPr>
          <w:b/>
          <w:sz w:val="20"/>
          <w:szCs w:val="20"/>
          <w:lang w:val="en-GB"/>
        </w:rPr>
        <w:tab/>
      </w:r>
      <w:r w:rsidRPr="001D6918">
        <w:rPr>
          <w:b/>
          <w:sz w:val="20"/>
          <w:szCs w:val="20"/>
          <w:lang w:val="en-GB"/>
        </w:rPr>
        <w:tab/>
        <w:t>Ld3</w:t>
      </w:r>
    </w:p>
    <w:p w14:paraId="7BEECBED" w14:textId="77777777" w:rsidR="002832DC" w:rsidRPr="001D6918" w:rsidRDefault="002832DC" w:rsidP="002832DC">
      <w:pPr>
        <w:rPr>
          <w:b/>
          <w:sz w:val="20"/>
          <w:szCs w:val="20"/>
          <w:lang w:val="en-GB"/>
        </w:rPr>
      </w:pPr>
      <w:r w:rsidRPr="001D6918">
        <w:rPr>
          <w:b/>
          <w:sz w:val="20"/>
          <w:szCs w:val="20"/>
          <w:lang w:val="en-GB"/>
        </w:rPr>
        <w:t xml:space="preserve">             2.Pc3+</w:t>
      </w:r>
      <w:r w:rsidRPr="001D6918">
        <w:rPr>
          <w:b/>
          <w:sz w:val="20"/>
          <w:szCs w:val="20"/>
          <w:lang w:val="en-GB"/>
        </w:rPr>
        <w:tab/>
      </w:r>
      <w:r w:rsidRPr="001D6918">
        <w:rPr>
          <w:b/>
          <w:sz w:val="20"/>
          <w:szCs w:val="20"/>
          <w:lang w:val="en-GB"/>
        </w:rPr>
        <w:tab/>
        <w:t>Kd4</w:t>
      </w:r>
    </w:p>
    <w:p w14:paraId="131239DD" w14:textId="77777777" w:rsidR="002832DC" w:rsidRPr="001D6918" w:rsidRDefault="002832DC" w:rsidP="002832DC">
      <w:pPr>
        <w:rPr>
          <w:b/>
          <w:sz w:val="20"/>
          <w:szCs w:val="20"/>
          <w:lang w:val="en-GB"/>
        </w:rPr>
      </w:pPr>
      <w:r w:rsidRPr="001D6918">
        <w:rPr>
          <w:b/>
          <w:sz w:val="20"/>
          <w:szCs w:val="20"/>
          <w:lang w:val="en-GB"/>
        </w:rPr>
        <w:t xml:space="preserve">             3.Pa2</w:t>
      </w:r>
      <w:r w:rsidRPr="001D6918">
        <w:rPr>
          <w:b/>
          <w:sz w:val="20"/>
          <w:szCs w:val="20"/>
          <w:lang w:val="en-GB"/>
        </w:rPr>
        <w:tab/>
      </w:r>
      <w:r w:rsidRPr="001D6918">
        <w:rPr>
          <w:b/>
          <w:sz w:val="20"/>
          <w:szCs w:val="20"/>
          <w:lang w:val="en-GB"/>
        </w:rPr>
        <w:tab/>
        <w:t>e4</w:t>
      </w:r>
    </w:p>
    <w:p w14:paraId="3D428304" w14:textId="77777777" w:rsidR="002832DC" w:rsidRPr="001D6918" w:rsidRDefault="002832DC" w:rsidP="002832DC">
      <w:pPr>
        <w:rPr>
          <w:b/>
          <w:sz w:val="20"/>
          <w:szCs w:val="20"/>
          <w:lang w:val="en-GB"/>
        </w:rPr>
      </w:pPr>
      <w:r w:rsidRPr="001D6918">
        <w:rPr>
          <w:b/>
          <w:sz w:val="20"/>
          <w:szCs w:val="20"/>
          <w:lang w:val="en-GB"/>
        </w:rPr>
        <w:t xml:space="preserve">             4.Kc6</w:t>
      </w:r>
      <w:r w:rsidRPr="001D6918">
        <w:rPr>
          <w:b/>
          <w:sz w:val="20"/>
          <w:szCs w:val="20"/>
          <w:lang w:val="en-GB"/>
        </w:rPr>
        <w:tab/>
      </w:r>
      <w:r w:rsidRPr="001D6918">
        <w:rPr>
          <w:b/>
          <w:sz w:val="20"/>
          <w:szCs w:val="20"/>
          <w:lang w:val="en-GB"/>
        </w:rPr>
        <w:tab/>
        <w:t>Lc4</w:t>
      </w:r>
    </w:p>
    <w:p w14:paraId="3BA8FEFB" w14:textId="77777777" w:rsidR="002832DC" w:rsidRPr="001D6918" w:rsidRDefault="002832DC" w:rsidP="002832DC">
      <w:pPr>
        <w:rPr>
          <w:b/>
          <w:sz w:val="20"/>
          <w:szCs w:val="20"/>
          <w:lang w:val="en-GB"/>
        </w:rPr>
      </w:pPr>
      <w:r w:rsidRPr="001D6918">
        <w:rPr>
          <w:b/>
          <w:sz w:val="20"/>
          <w:szCs w:val="20"/>
          <w:lang w:val="en-GB"/>
        </w:rPr>
        <w:t xml:space="preserve">             5.Pc1</w:t>
      </w:r>
      <w:r w:rsidRPr="001D6918">
        <w:rPr>
          <w:b/>
          <w:sz w:val="20"/>
          <w:szCs w:val="20"/>
          <w:lang w:val="en-GB"/>
        </w:rPr>
        <w:tab/>
      </w:r>
      <w:r w:rsidRPr="001D6918">
        <w:rPr>
          <w:b/>
          <w:sz w:val="20"/>
          <w:szCs w:val="20"/>
          <w:lang w:val="en-GB"/>
        </w:rPr>
        <w:tab/>
        <w:t>Kc3</w:t>
      </w:r>
    </w:p>
    <w:p w14:paraId="5D4AA472" w14:textId="77777777" w:rsidR="002832DC" w:rsidRPr="00AD04D8" w:rsidRDefault="002832DC" w:rsidP="002832DC">
      <w:pPr>
        <w:rPr>
          <w:b/>
          <w:sz w:val="20"/>
          <w:szCs w:val="20"/>
          <w:lang w:val="nl-BE"/>
        </w:rPr>
      </w:pPr>
      <w:r w:rsidRPr="001D6918">
        <w:rPr>
          <w:b/>
          <w:sz w:val="20"/>
          <w:szCs w:val="20"/>
          <w:lang w:val="en-GB"/>
        </w:rPr>
        <w:t xml:space="preserve">             </w:t>
      </w:r>
      <w:r w:rsidRPr="00AD04D8">
        <w:rPr>
          <w:b/>
          <w:sz w:val="20"/>
          <w:szCs w:val="20"/>
          <w:lang w:val="nl-BE"/>
        </w:rPr>
        <w:t>6.Kd6</w:t>
      </w:r>
      <w:r w:rsidRPr="00AD04D8">
        <w:rPr>
          <w:b/>
          <w:sz w:val="20"/>
          <w:szCs w:val="20"/>
          <w:lang w:val="nl-BE"/>
        </w:rPr>
        <w:tab/>
      </w:r>
      <w:r w:rsidRPr="00AD04D8">
        <w:rPr>
          <w:b/>
          <w:sz w:val="20"/>
          <w:szCs w:val="20"/>
          <w:lang w:val="nl-BE"/>
        </w:rPr>
        <w:tab/>
        <w:t>Kd2</w:t>
      </w:r>
    </w:p>
    <w:p w14:paraId="13938B46" w14:textId="77777777" w:rsidR="002832DC" w:rsidRPr="00AD04D8" w:rsidRDefault="002832DC" w:rsidP="002832DC">
      <w:pPr>
        <w:rPr>
          <w:b/>
          <w:sz w:val="20"/>
          <w:szCs w:val="20"/>
          <w:lang w:val="nl-BE"/>
        </w:rPr>
      </w:pPr>
      <w:r w:rsidRPr="00AD04D8">
        <w:rPr>
          <w:b/>
          <w:sz w:val="20"/>
          <w:szCs w:val="20"/>
          <w:lang w:val="nl-BE"/>
        </w:rPr>
        <w:tab/>
        <w:t>7.Ke5</w:t>
      </w:r>
      <w:r w:rsidRPr="00AD04D8">
        <w:rPr>
          <w:b/>
          <w:sz w:val="20"/>
          <w:szCs w:val="20"/>
          <w:lang w:val="nl-BE"/>
        </w:rPr>
        <w:tab/>
      </w:r>
      <w:r w:rsidRPr="00AD04D8">
        <w:rPr>
          <w:b/>
          <w:sz w:val="20"/>
          <w:szCs w:val="20"/>
          <w:lang w:val="nl-BE"/>
        </w:rPr>
        <w:tab/>
        <w:t>e3</w:t>
      </w:r>
    </w:p>
    <w:p w14:paraId="1E52B873" w14:textId="77777777" w:rsidR="002832DC" w:rsidRPr="00AD04D8" w:rsidRDefault="002832DC" w:rsidP="002832DC">
      <w:pPr>
        <w:spacing w:line="220" w:lineRule="exact"/>
        <w:rPr>
          <w:b/>
          <w:sz w:val="20"/>
          <w:szCs w:val="20"/>
          <w:lang w:val="nl-BE"/>
        </w:rPr>
      </w:pPr>
      <w:r>
        <w:rPr>
          <w:lang w:val="nl-BE"/>
        </w:rPr>
        <w:t xml:space="preserve">           </w:t>
      </w:r>
      <w:r w:rsidRPr="00AD04D8">
        <w:rPr>
          <w:b/>
          <w:sz w:val="20"/>
          <w:szCs w:val="20"/>
          <w:lang w:val="nl-BE"/>
        </w:rPr>
        <w:t>8.Ke4</w:t>
      </w:r>
      <w:r w:rsidRPr="00AD04D8">
        <w:rPr>
          <w:b/>
          <w:sz w:val="20"/>
          <w:szCs w:val="20"/>
          <w:lang w:val="nl-BE"/>
        </w:rPr>
        <w:tab/>
      </w:r>
      <w:r w:rsidRPr="00AD04D8">
        <w:rPr>
          <w:b/>
          <w:sz w:val="20"/>
          <w:szCs w:val="20"/>
          <w:lang w:val="nl-BE"/>
        </w:rPr>
        <w:tab/>
        <w:t>Lf7</w:t>
      </w:r>
    </w:p>
    <w:p w14:paraId="667ADA35"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9.Kf3</w:t>
      </w:r>
      <w:r w:rsidRPr="00AD04D8">
        <w:rPr>
          <w:b/>
          <w:sz w:val="20"/>
          <w:szCs w:val="20"/>
          <w:lang w:val="nl-BE"/>
        </w:rPr>
        <w:tab/>
      </w:r>
      <w:r w:rsidRPr="00AD04D8">
        <w:rPr>
          <w:b/>
          <w:sz w:val="20"/>
          <w:szCs w:val="20"/>
          <w:lang w:val="nl-BE"/>
        </w:rPr>
        <w:tab/>
        <w:t>Lg8</w:t>
      </w:r>
    </w:p>
    <w:p w14:paraId="12121992"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10.Ke4</w:t>
      </w:r>
      <w:r w:rsidRPr="00AD04D8">
        <w:rPr>
          <w:b/>
          <w:sz w:val="20"/>
          <w:szCs w:val="20"/>
          <w:lang w:val="nl-BE"/>
        </w:rPr>
        <w:tab/>
      </w:r>
      <w:r w:rsidRPr="00AD04D8">
        <w:rPr>
          <w:b/>
          <w:sz w:val="20"/>
          <w:szCs w:val="20"/>
          <w:lang w:val="nl-BE"/>
        </w:rPr>
        <w:tab/>
        <w:t>Le6</w:t>
      </w:r>
    </w:p>
    <w:p w14:paraId="5B6BA23F"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11.Kf3</w:t>
      </w:r>
      <w:r w:rsidRPr="00AD04D8">
        <w:rPr>
          <w:b/>
          <w:sz w:val="20"/>
          <w:szCs w:val="20"/>
          <w:lang w:val="nl-BE"/>
        </w:rPr>
        <w:tab/>
      </w:r>
      <w:r w:rsidRPr="00AD04D8">
        <w:rPr>
          <w:b/>
          <w:sz w:val="20"/>
          <w:szCs w:val="20"/>
          <w:lang w:val="nl-BE"/>
        </w:rPr>
        <w:tab/>
        <w:t>Lf7</w:t>
      </w:r>
    </w:p>
    <w:p w14:paraId="4B3C2B2B" w14:textId="77777777" w:rsidR="002832DC" w:rsidRPr="00AD04D8" w:rsidRDefault="008B3C18" w:rsidP="008B3C18">
      <w:pPr>
        <w:rPr>
          <w:b/>
          <w:sz w:val="20"/>
          <w:szCs w:val="20"/>
          <w:lang w:val="nl-BE"/>
        </w:rPr>
      </w:pPr>
      <w:r>
        <w:rPr>
          <w:b/>
          <w:sz w:val="20"/>
          <w:szCs w:val="20"/>
          <w:lang w:val="nl-BE"/>
        </w:rPr>
        <w:t xml:space="preserve">           </w:t>
      </w:r>
      <w:r w:rsidR="002832DC" w:rsidRPr="00AD04D8">
        <w:rPr>
          <w:b/>
          <w:sz w:val="20"/>
          <w:szCs w:val="20"/>
          <w:lang w:val="nl-BE"/>
        </w:rPr>
        <w:t>12.Ke4</w:t>
      </w:r>
      <w:r w:rsidR="002832DC" w:rsidRPr="00AD04D8">
        <w:rPr>
          <w:b/>
          <w:sz w:val="20"/>
          <w:szCs w:val="20"/>
          <w:lang w:val="nl-BE"/>
        </w:rPr>
        <w:tab/>
      </w:r>
      <w:r w:rsidR="002832DC" w:rsidRPr="00AD04D8">
        <w:rPr>
          <w:b/>
          <w:sz w:val="20"/>
          <w:szCs w:val="20"/>
          <w:lang w:val="nl-BE"/>
        </w:rPr>
        <w:tab/>
        <w:t>Lg6+</w:t>
      </w:r>
    </w:p>
    <w:p w14:paraId="5E50FA1E" w14:textId="77777777" w:rsidR="002832DC" w:rsidRPr="00AD04D8" w:rsidRDefault="002832DC" w:rsidP="002832DC">
      <w:pPr>
        <w:rPr>
          <w:b/>
          <w:sz w:val="20"/>
          <w:szCs w:val="20"/>
          <w:lang w:val="nl-BE"/>
        </w:rPr>
      </w:pPr>
      <w:r>
        <w:rPr>
          <w:b/>
          <w:sz w:val="20"/>
          <w:szCs w:val="20"/>
          <w:lang w:val="nl-BE"/>
        </w:rPr>
        <w:t xml:space="preserve">          </w:t>
      </w:r>
      <w:r w:rsidR="008B3C18">
        <w:rPr>
          <w:b/>
          <w:sz w:val="20"/>
          <w:szCs w:val="20"/>
          <w:lang w:val="nl-BE"/>
        </w:rPr>
        <w:t xml:space="preserve"> </w:t>
      </w:r>
      <w:r w:rsidRPr="00AD04D8">
        <w:rPr>
          <w:b/>
          <w:sz w:val="20"/>
          <w:szCs w:val="20"/>
          <w:lang w:val="nl-BE"/>
        </w:rPr>
        <w:t>13.Kf4</w:t>
      </w:r>
      <w:r w:rsidRPr="00AD04D8">
        <w:rPr>
          <w:b/>
          <w:sz w:val="20"/>
          <w:szCs w:val="20"/>
          <w:lang w:val="nl-BE"/>
        </w:rPr>
        <w:tab/>
      </w:r>
      <w:r w:rsidRPr="00AD04D8">
        <w:rPr>
          <w:b/>
          <w:sz w:val="20"/>
          <w:szCs w:val="20"/>
          <w:lang w:val="nl-BE"/>
        </w:rPr>
        <w:tab/>
        <w:t>Lc2</w:t>
      </w:r>
    </w:p>
    <w:p w14:paraId="63984782" w14:textId="77777777" w:rsidR="002832DC" w:rsidRPr="00AD04D8" w:rsidRDefault="002832DC" w:rsidP="002832DC">
      <w:pPr>
        <w:rPr>
          <w:b/>
          <w:sz w:val="20"/>
          <w:szCs w:val="20"/>
          <w:lang w:val="nl-BE"/>
        </w:rPr>
      </w:pPr>
      <w:r>
        <w:rPr>
          <w:b/>
          <w:sz w:val="20"/>
          <w:szCs w:val="20"/>
          <w:lang w:val="nl-BE"/>
        </w:rPr>
        <w:t xml:space="preserve">         </w:t>
      </w:r>
      <w:r w:rsidR="008B3C18">
        <w:rPr>
          <w:b/>
          <w:sz w:val="20"/>
          <w:szCs w:val="20"/>
          <w:lang w:val="nl-BE"/>
        </w:rPr>
        <w:t xml:space="preserve"> </w:t>
      </w:r>
      <w:r>
        <w:rPr>
          <w:b/>
          <w:sz w:val="20"/>
          <w:szCs w:val="20"/>
          <w:lang w:val="nl-BE"/>
        </w:rPr>
        <w:t xml:space="preserve"> </w:t>
      </w:r>
      <w:r w:rsidRPr="00AD04D8">
        <w:rPr>
          <w:b/>
          <w:sz w:val="20"/>
          <w:szCs w:val="20"/>
          <w:lang w:val="nl-BE"/>
        </w:rPr>
        <w:t>14.Kf3</w:t>
      </w:r>
      <w:r w:rsidRPr="00AD04D8">
        <w:rPr>
          <w:b/>
          <w:sz w:val="20"/>
          <w:szCs w:val="20"/>
          <w:lang w:val="nl-BE"/>
        </w:rPr>
        <w:tab/>
      </w:r>
      <w:r w:rsidRPr="00AD04D8">
        <w:rPr>
          <w:b/>
          <w:sz w:val="20"/>
          <w:szCs w:val="20"/>
          <w:lang w:val="nl-BE"/>
        </w:rPr>
        <w:tab/>
        <w:t>Ld1+</w:t>
      </w:r>
    </w:p>
    <w:p w14:paraId="63FC34AB" w14:textId="77777777" w:rsidR="002832DC" w:rsidRPr="00AD04D8" w:rsidRDefault="002832DC" w:rsidP="002832DC">
      <w:pPr>
        <w:rPr>
          <w:b/>
          <w:sz w:val="20"/>
          <w:szCs w:val="20"/>
          <w:lang w:val="nl-BE"/>
        </w:rPr>
      </w:pPr>
      <w:r>
        <w:rPr>
          <w:b/>
          <w:sz w:val="20"/>
          <w:szCs w:val="20"/>
          <w:lang w:val="nl-BE"/>
        </w:rPr>
        <w:t xml:space="preserve">         </w:t>
      </w:r>
      <w:r w:rsidR="008B3C18">
        <w:rPr>
          <w:b/>
          <w:sz w:val="20"/>
          <w:szCs w:val="20"/>
          <w:lang w:val="nl-BE"/>
        </w:rPr>
        <w:t xml:space="preserve"> </w:t>
      </w:r>
      <w:r>
        <w:rPr>
          <w:b/>
          <w:sz w:val="20"/>
          <w:szCs w:val="20"/>
          <w:lang w:val="nl-BE"/>
        </w:rPr>
        <w:t xml:space="preserve"> </w:t>
      </w:r>
      <w:r w:rsidRPr="00AD04D8">
        <w:rPr>
          <w:b/>
          <w:sz w:val="20"/>
          <w:szCs w:val="20"/>
          <w:lang w:val="nl-BE"/>
        </w:rPr>
        <w:t>15.Ke4</w:t>
      </w:r>
      <w:r w:rsidRPr="00AD04D8">
        <w:rPr>
          <w:b/>
          <w:sz w:val="20"/>
          <w:szCs w:val="20"/>
          <w:lang w:val="nl-BE"/>
        </w:rPr>
        <w:tab/>
      </w:r>
      <w:r w:rsidRPr="00AD04D8">
        <w:rPr>
          <w:b/>
          <w:sz w:val="20"/>
          <w:szCs w:val="20"/>
          <w:lang w:val="nl-BE"/>
        </w:rPr>
        <w:tab/>
        <w:t>Lc2+</w:t>
      </w:r>
    </w:p>
    <w:p w14:paraId="5D7D7A48" w14:textId="77777777" w:rsidR="002832DC" w:rsidRPr="00AD04D8" w:rsidRDefault="002832DC" w:rsidP="002832DC">
      <w:pPr>
        <w:rPr>
          <w:b/>
          <w:sz w:val="20"/>
          <w:szCs w:val="20"/>
          <w:lang w:val="nl-BE"/>
        </w:rPr>
      </w:pPr>
      <w:r>
        <w:rPr>
          <w:b/>
          <w:sz w:val="20"/>
          <w:szCs w:val="20"/>
          <w:lang w:val="nl-BE"/>
        </w:rPr>
        <w:t xml:space="preserve">         </w:t>
      </w:r>
      <w:r w:rsidR="008B3C18">
        <w:rPr>
          <w:b/>
          <w:sz w:val="20"/>
          <w:szCs w:val="20"/>
          <w:lang w:val="nl-BE"/>
        </w:rPr>
        <w:t xml:space="preserve"> </w:t>
      </w:r>
      <w:r>
        <w:rPr>
          <w:b/>
          <w:sz w:val="20"/>
          <w:szCs w:val="20"/>
          <w:lang w:val="nl-BE"/>
        </w:rPr>
        <w:t xml:space="preserve"> </w:t>
      </w:r>
      <w:r w:rsidRPr="00AD04D8">
        <w:rPr>
          <w:b/>
          <w:sz w:val="20"/>
          <w:szCs w:val="20"/>
          <w:lang w:val="nl-BE"/>
        </w:rPr>
        <w:t>16.Kf3</w:t>
      </w:r>
      <w:r w:rsidRPr="00AD04D8">
        <w:rPr>
          <w:b/>
          <w:sz w:val="20"/>
          <w:szCs w:val="20"/>
          <w:lang w:val="nl-BE"/>
        </w:rPr>
        <w:tab/>
      </w:r>
      <w:r w:rsidRPr="00AD04D8">
        <w:rPr>
          <w:b/>
          <w:sz w:val="20"/>
          <w:szCs w:val="20"/>
          <w:lang w:val="nl-BE"/>
        </w:rPr>
        <w:tab/>
        <w:t>La4</w:t>
      </w:r>
    </w:p>
    <w:p w14:paraId="31C90728" w14:textId="77777777" w:rsidR="002832DC" w:rsidRPr="00AD04D8" w:rsidRDefault="002832DC" w:rsidP="002832DC">
      <w:pPr>
        <w:rPr>
          <w:b/>
          <w:sz w:val="20"/>
          <w:szCs w:val="20"/>
          <w:lang w:val="nl-BE"/>
        </w:rPr>
      </w:pPr>
      <w:r>
        <w:rPr>
          <w:b/>
          <w:sz w:val="20"/>
          <w:szCs w:val="20"/>
          <w:lang w:val="nl-BE"/>
        </w:rPr>
        <w:t xml:space="preserve">         </w:t>
      </w:r>
      <w:r w:rsidR="008B3C18">
        <w:rPr>
          <w:b/>
          <w:sz w:val="20"/>
          <w:szCs w:val="20"/>
          <w:lang w:val="nl-BE"/>
        </w:rPr>
        <w:t xml:space="preserve"> </w:t>
      </w:r>
      <w:r>
        <w:rPr>
          <w:b/>
          <w:sz w:val="20"/>
          <w:szCs w:val="20"/>
          <w:lang w:val="nl-BE"/>
        </w:rPr>
        <w:t xml:space="preserve"> </w:t>
      </w:r>
      <w:r w:rsidRPr="00AD04D8">
        <w:rPr>
          <w:b/>
          <w:sz w:val="20"/>
          <w:szCs w:val="20"/>
          <w:lang w:val="nl-BE"/>
        </w:rPr>
        <w:t>17.Kf4</w:t>
      </w:r>
    </w:p>
    <w:p w14:paraId="08244BB2" w14:textId="77777777" w:rsidR="00096961" w:rsidRDefault="00A45633" w:rsidP="002832DC">
      <w:pPr>
        <w:pStyle w:val="03aText"/>
        <w:widowControl/>
        <w:rPr>
          <w:lang w:val="nl-BE"/>
        </w:rPr>
      </w:pPr>
      <w:r>
        <w:rPr>
          <w:lang w:val="nl-BE"/>
        </w:rPr>
        <w:t>E</w:t>
      </w:r>
      <w:r w:rsidR="002832DC" w:rsidRPr="00AD04D8">
        <w:rPr>
          <w:lang w:val="nl-BE"/>
        </w:rPr>
        <w:t>n zwart komt niet verder.</w:t>
      </w:r>
    </w:p>
    <w:p w14:paraId="7378AE0C" w14:textId="77777777" w:rsidR="00A45633" w:rsidRDefault="00096961" w:rsidP="002832DC">
      <w:pPr>
        <w:pStyle w:val="03aText"/>
        <w:widowControl/>
        <w:rPr>
          <w:lang w:val="nl-BE"/>
        </w:rPr>
      </w:pPr>
      <w:r>
        <w:rPr>
          <w:lang w:val="nl-BE"/>
        </w:rPr>
        <w:br w:type="column"/>
      </w:r>
    </w:p>
    <w:p w14:paraId="77BA0003" w14:textId="77777777" w:rsidR="00453E68" w:rsidRDefault="00453E68" w:rsidP="002832DC">
      <w:pPr>
        <w:pStyle w:val="03aText"/>
        <w:widowControl/>
        <w:rPr>
          <w:lang w:val="nl-BE"/>
        </w:rPr>
      </w:pPr>
    </w:p>
    <w:p w14:paraId="359F6475" w14:textId="77777777" w:rsidR="005C4F58" w:rsidRDefault="005C4F58" w:rsidP="002832DC">
      <w:pPr>
        <w:pStyle w:val="03aText"/>
        <w:widowControl/>
        <w:rPr>
          <w:lang w:val="nl-BE"/>
        </w:rPr>
      </w:pPr>
    </w:p>
    <w:p w14:paraId="3EDDAF9A" w14:textId="77777777" w:rsidR="00540867" w:rsidRDefault="00540867" w:rsidP="002832DC">
      <w:pPr>
        <w:pStyle w:val="03aText"/>
        <w:widowControl/>
        <w:rPr>
          <w:lang w:val="nl-BE"/>
        </w:rPr>
      </w:pPr>
    </w:p>
    <w:p w14:paraId="59A66B47" w14:textId="77777777" w:rsidR="002832DC" w:rsidRDefault="002832DC" w:rsidP="00F24DDE">
      <w:pPr>
        <w:pStyle w:val="03aText"/>
        <w:widowControl/>
        <w:rPr>
          <w:lang w:val="nl-BE"/>
        </w:rPr>
      </w:pPr>
      <w:r>
        <w:rPr>
          <w:lang w:val="nl-BE"/>
        </w:rPr>
        <w:t>Het rare</w:t>
      </w:r>
      <w:r w:rsidR="007D74EB">
        <w:rPr>
          <w:lang w:val="nl-BE"/>
        </w:rPr>
        <w:t>, maar mooie,</w:t>
      </w:r>
      <w:r>
        <w:rPr>
          <w:lang w:val="nl-BE"/>
        </w:rPr>
        <w:t xml:space="preserve"> is dat </w:t>
      </w:r>
      <w:r w:rsidR="00FE7918">
        <w:rPr>
          <w:lang w:val="nl-BE"/>
        </w:rPr>
        <w:t xml:space="preserve">wit, </w:t>
      </w:r>
      <w:r>
        <w:rPr>
          <w:lang w:val="nl-BE"/>
        </w:rPr>
        <w:t>hier in deze sobere stelling</w:t>
      </w:r>
      <w:r w:rsidR="008B3C18">
        <w:rPr>
          <w:lang w:val="nl-BE"/>
        </w:rPr>
        <w:t>, op elke zwarte zet, tel</w:t>
      </w:r>
      <w:r>
        <w:rPr>
          <w:lang w:val="nl-BE"/>
        </w:rPr>
        <w:t>kens</w:t>
      </w:r>
      <w:r w:rsidR="000A3EE5">
        <w:rPr>
          <w:lang w:val="nl-BE"/>
        </w:rPr>
        <w:t xml:space="preserve"> opnieuw</w:t>
      </w:r>
      <w:r>
        <w:rPr>
          <w:lang w:val="nl-BE"/>
        </w:rPr>
        <w:t xml:space="preserve"> m</w:t>
      </w:r>
      <w:r w:rsidR="00F24DDE">
        <w:rPr>
          <w:lang w:val="nl-BE"/>
        </w:rPr>
        <w:t>aar één correct antwoord heeft.</w:t>
      </w:r>
    </w:p>
    <w:p w14:paraId="606E75CE" w14:textId="77777777" w:rsidR="00F24DDE" w:rsidRPr="00AD04D8" w:rsidRDefault="00F24DDE" w:rsidP="00F24DDE">
      <w:pPr>
        <w:pStyle w:val="03aText"/>
        <w:widowControl/>
        <w:rPr>
          <w:lang w:val="nl-BE"/>
        </w:rPr>
      </w:pPr>
    </w:p>
    <w:p w14:paraId="08AA5913" w14:textId="77777777" w:rsidR="00752524" w:rsidRDefault="002832DC" w:rsidP="002832DC">
      <w:pPr>
        <w:pStyle w:val="03aText"/>
        <w:widowControl/>
        <w:rPr>
          <w:lang w:val="nl-BE"/>
        </w:rPr>
      </w:pPr>
      <w:r w:rsidRPr="00AD04D8">
        <w:rPr>
          <w:lang w:val="nl-BE"/>
        </w:rPr>
        <w:t xml:space="preserve">In </w:t>
      </w:r>
      <w:r w:rsidRPr="00AD04D8">
        <w:rPr>
          <w:i/>
          <w:iCs/>
          <w:lang w:val="nl-BE"/>
        </w:rPr>
        <w:t>Shakhmaty v SSSR</w:t>
      </w:r>
      <w:r w:rsidRPr="00AD04D8">
        <w:rPr>
          <w:lang w:val="nl-BE"/>
        </w:rPr>
        <w:t xml:space="preserve"> 1974 (ver</w:t>
      </w:r>
      <w:r w:rsidR="003E4BBA">
        <w:rPr>
          <w:lang w:val="nl-BE"/>
        </w:rPr>
        <w:t>-</w:t>
      </w:r>
      <w:r w:rsidRPr="00AD04D8">
        <w:rPr>
          <w:lang w:val="nl-BE"/>
        </w:rPr>
        <w:t xml:space="preserve">sie van 1952) publiceerde Ghenrik Kasparyan dit </w:t>
      </w:r>
      <w:r w:rsidR="001C6959">
        <w:rPr>
          <w:lang w:val="nl-BE"/>
        </w:rPr>
        <w:t xml:space="preserve">diepgaand </w:t>
      </w:r>
      <w:r w:rsidRPr="00AD04D8">
        <w:rPr>
          <w:lang w:val="nl-BE"/>
        </w:rPr>
        <w:t>minia</w:t>
      </w:r>
      <w:r w:rsidR="003E4BBA">
        <w:rPr>
          <w:lang w:val="nl-BE"/>
        </w:rPr>
        <w:t>-</w:t>
      </w:r>
      <w:r w:rsidRPr="00AD04D8">
        <w:rPr>
          <w:lang w:val="nl-BE"/>
        </w:rPr>
        <w:t>tuurtje. Maar ik ontdekte een klei</w:t>
      </w:r>
      <w:r w:rsidR="003E4BBA">
        <w:rPr>
          <w:lang w:val="nl-BE"/>
        </w:rPr>
        <w:t>-</w:t>
      </w:r>
      <w:r w:rsidRPr="00AD04D8">
        <w:rPr>
          <w:lang w:val="nl-BE"/>
        </w:rPr>
        <w:t xml:space="preserve">ne dual. Kasparyan speelde </w:t>
      </w:r>
      <w:r w:rsidR="00FE7918">
        <w:rPr>
          <w:lang w:val="nl-BE"/>
        </w:rPr>
        <w:t xml:space="preserve">nu, na 9….Ld5+ 10.Kf4 Le6 </w:t>
      </w:r>
      <w:r w:rsidR="00641014">
        <w:rPr>
          <w:lang w:val="nl-BE"/>
        </w:rPr>
        <w:t xml:space="preserve"> de</w:t>
      </w:r>
      <w:r w:rsidRPr="00AD04D8">
        <w:rPr>
          <w:lang w:val="nl-BE"/>
        </w:rPr>
        <w:t xml:space="preserve"> zet </w:t>
      </w:r>
      <w:r w:rsidRPr="00485C02">
        <w:rPr>
          <w:b/>
          <w:lang w:val="nl-BE"/>
        </w:rPr>
        <w:t>11.Kf3,</w:t>
      </w:r>
      <w:r w:rsidRPr="00AD04D8">
        <w:rPr>
          <w:lang w:val="nl-BE"/>
        </w:rPr>
        <w:t xml:space="preserve"> maar ook </w:t>
      </w:r>
      <w:r w:rsidRPr="00485C02">
        <w:rPr>
          <w:b/>
          <w:lang w:val="nl-BE"/>
        </w:rPr>
        <w:t>11.Ke4</w:t>
      </w:r>
      <w:r w:rsidRPr="00AD04D8">
        <w:rPr>
          <w:lang w:val="nl-BE"/>
        </w:rPr>
        <w:t xml:space="preserve"> is goed volgens </w:t>
      </w:r>
      <w:r>
        <w:rPr>
          <w:lang w:val="nl-BE"/>
        </w:rPr>
        <w:t xml:space="preserve"> </w:t>
      </w:r>
      <w:r w:rsidRPr="00AD04D8">
        <w:rPr>
          <w:lang w:val="nl-BE"/>
        </w:rPr>
        <w:t>Nalimov</w:t>
      </w:r>
      <w:r w:rsidR="003E4BBA">
        <w:rPr>
          <w:lang w:val="nl-BE"/>
        </w:rPr>
        <w:t>’</w:t>
      </w:r>
      <w:r>
        <w:rPr>
          <w:lang w:val="nl-BE"/>
        </w:rPr>
        <w:t>s End</w:t>
      </w:r>
      <w:r w:rsidR="008B3C18">
        <w:rPr>
          <w:lang w:val="nl-BE"/>
        </w:rPr>
        <w:t>game</w:t>
      </w:r>
      <w:r w:rsidR="003E4BBA">
        <w:rPr>
          <w:lang w:val="nl-BE"/>
        </w:rPr>
        <w:t xml:space="preserve"> </w:t>
      </w:r>
      <w:r w:rsidR="008B3C18">
        <w:rPr>
          <w:lang w:val="nl-BE"/>
        </w:rPr>
        <w:t xml:space="preserve"> Ta</w:t>
      </w:r>
      <w:r w:rsidR="003E4BBA">
        <w:rPr>
          <w:lang w:val="nl-BE"/>
        </w:rPr>
        <w:t>-</w:t>
      </w:r>
      <w:r w:rsidR="00752524">
        <w:rPr>
          <w:lang w:val="nl-BE"/>
        </w:rPr>
        <w:t>blebase.</w:t>
      </w:r>
    </w:p>
    <w:p w14:paraId="0A27DD56" w14:textId="77777777" w:rsidR="002832DC" w:rsidRPr="00AD04D8" w:rsidRDefault="00752524" w:rsidP="002832DC">
      <w:pPr>
        <w:pStyle w:val="03aText"/>
        <w:widowControl/>
        <w:rPr>
          <w:lang w:val="nl-BE"/>
        </w:rPr>
      </w:pPr>
      <w:r w:rsidRPr="00AD04D8">
        <w:rPr>
          <w:lang w:val="nl-BE"/>
        </w:rPr>
        <w:t xml:space="preserve"> </w:t>
      </w:r>
    </w:p>
    <w:p w14:paraId="3662DEE5" w14:textId="77777777" w:rsidR="00096961" w:rsidRDefault="002832DC" w:rsidP="002832DC">
      <w:pPr>
        <w:pStyle w:val="03aText"/>
        <w:widowControl/>
        <w:rPr>
          <w:lang w:val="nl-BE"/>
        </w:rPr>
      </w:pPr>
      <w:r w:rsidRPr="00AD04D8">
        <w:rPr>
          <w:lang w:val="nl-BE"/>
        </w:rPr>
        <w:t xml:space="preserve">Na mijn correctie 9…Lg8! </w:t>
      </w:r>
      <w:r w:rsidR="000A3EE5">
        <w:rPr>
          <w:lang w:val="nl-BE"/>
        </w:rPr>
        <w:t>v</w:t>
      </w:r>
      <w:r w:rsidRPr="00AD04D8">
        <w:rPr>
          <w:lang w:val="nl-BE"/>
        </w:rPr>
        <w:t>erloopt alles</w:t>
      </w:r>
      <w:r w:rsidR="00FE7918">
        <w:rPr>
          <w:lang w:val="nl-BE"/>
        </w:rPr>
        <w:t xml:space="preserve"> verder</w:t>
      </w:r>
      <w:r w:rsidR="00012DAF">
        <w:rPr>
          <w:lang w:val="nl-BE"/>
        </w:rPr>
        <w:t xml:space="preserve"> zoals de Inter</w:t>
      </w:r>
      <w:r w:rsidR="00012DAF">
        <w:rPr>
          <w:lang w:val="nl-BE"/>
        </w:rPr>
        <w:softHyphen/>
        <w:t>nationale Gr</w:t>
      </w:r>
      <w:r w:rsidR="008B3C18">
        <w:rPr>
          <w:lang w:val="nl-BE"/>
        </w:rPr>
        <w:t>oot</w:t>
      </w:r>
      <w:r w:rsidRPr="00AD04D8">
        <w:rPr>
          <w:lang w:val="nl-BE"/>
        </w:rPr>
        <w:t>meester het had ge</w:t>
      </w:r>
      <w:r w:rsidRPr="00AD04D8">
        <w:rPr>
          <w:lang w:val="nl-BE"/>
        </w:rPr>
        <w:softHyphen/>
        <w:t>wild.</w:t>
      </w:r>
    </w:p>
    <w:p w14:paraId="0A0DC8F1" w14:textId="77777777" w:rsidR="000A1BEB" w:rsidRDefault="000A1BEB" w:rsidP="002832DC">
      <w:pPr>
        <w:pStyle w:val="03aText"/>
        <w:widowControl/>
        <w:rPr>
          <w:lang w:val="nl-BE"/>
        </w:rPr>
      </w:pPr>
    </w:p>
    <w:p w14:paraId="4DE27F8B" w14:textId="77777777" w:rsidR="000A1BEB" w:rsidRDefault="000A1BEB" w:rsidP="002832DC">
      <w:pPr>
        <w:pStyle w:val="03aText"/>
        <w:widowControl/>
        <w:rPr>
          <w:i/>
          <w:lang w:val="nl-BE"/>
        </w:rPr>
      </w:pPr>
      <w:r>
        <w:rPr>
          <w:i/>
          <w:lang w:val="nl-BE"/>
        </w:rPr>
        <w:t>“Kleinigheden maken perfectie, maar perfectie is geen kleinigheid”</w:t>
      </w:r>
    </w:p>
    <w:p w14:paraId="0543E7F8" w14:textId="77777777" w:rsidR="000A1BEB" w:rsidRDefault="003D1935" w:rsidP="002832DC">
      <w:pPr>
        <w:pStyle w:val="03aText"/>
        <w:widowControl/>
        <w:rPr>
          <w:lang w:val="en-GB"/>
        </w:rPr>
      </w:pPr>
      <w:r>
        <w:rPr>
          <w:lang w:val="en-GB"/>
        </w:rPr>
        <w:t>wist</w:t>
      </w:r>
      <w:r w:rsidR="000A1BEB" w:rsidRPr="000A1BEB">
        <w:rPr>
          <w:lang w:val="en-GB"/>
        </w:rPr>
        <w:t xml:space="preserve"> Sir Frederick Henry Royce.</w:t>
      </w:r>
    </w:p>
    <w:p w14:paraId="1926BADC" w14:textId="77777777" w:rsidR="002832DC" w:rsidRPr="0075083A" w:rsidRDefault="00096961" w:rsidP="0061045D">
      <w:pPr>
        <w:pStyle w:val="03aText"/>
        <w:widowControl/>
        <w:jc w:val="center"/>
        <w:rPr>
          <w:lang w:val="en-GB"/>
        </w:rPr>
      </w:pPr>
      <w:r w:rsidRPr="000A1BEB">
        <w:rPr>
          <w:b/>
          <w:lang w:val="en-GB"/>
        </w:rPr>
        <w:br w:type="page"/>
      </w:r>
      <w:r w:rsidR="002832DC" w:rsidRPr="00653D12">
        <w:rPr>
          <w:b/>
          <w:lang w:val="en-GB"/>
        </w:rPr>
        <w:lastRenderedPageBreak/>
        <w:t>- 4 -</w:t>
      </w:r>
    </w:p>
    <w:p w14:paraId="7DDB5260" w14:textId="77777777" w:rsidR="002832DC" w:rsidRPr="00653D12" w:rsidRDefault="002832DC" w:rsidP="002832DC">
      <w:pPr>
        <w:pStyle w:val="02bSource"/>
        <w:widowControl/>
        <w:spacing w:line="190" w:lineRule="exact"/>
        <w:ind w:firstLine="113"/>
        <w:rPr>
          <w:lang w:val="en-GB"/>
        </w:rPr>
      </w:pPr>
    </w:p>
    <w:p w14:paraId="61F41F83" w14:textId="77777777" w:rsidR="002832DC" w:rsidRPr="00653D12" w:rsidRDefault="002832DC" w:rsidP="002832DC">
      <w:pPr>
        <w:pStyle w:val="02bSource"/>
        <w:widowControl/>
        <w:spacing w:line="190" w:lineRule="exact"/>
        <w:ind w:firstLine="113"/>
        <w:outlineLvl w:val="0"/>
        <w:rPr>
          <w:noProof/>
          <w:lang w:val="en-GB"/>
        </w:rPr>
      </w:pPr>
      <w:r w:rsidRPr="00653D12">
        <w:rPr>
          <w:i/>
          <w:iCs/>
          <w:noProof/>
          <w:lang w:val="en-GB"/>
        </w:rPr>
        <w:t>EG</w:t>
      </w:r>
      <w:r w:rsidRPr="00653D12">
        <w:rPr>
          <w:noProof/>
          <w:lang w:val="en-GB"/>
        </w:rPr>
        <w:t>, 2000</w:t>
      </w:r>
    </w:p>
    <w:p w14:paraId="6D69E17E" w14:textId="77777777" w:rsidR="002832DC" w:rsidRPr="00653D12" w:rsidRDefault="002832DC" w:rsidP="002832DC">
      <w:pPr>
        <w:pStyle w:val="02bSource"/>
        <w:widowControl/>
        <w:spacing w:line="190" w:lineRule="exact"/>
        <w:ind w:firstLine="113"/>
        <w:rPr>
          <w:lang w:val="en-GB"/>
        </w:rPr>
      </w:pPr>
    </w:p>
    <w:p w14:paraId="11FC971D" w14:textId="77777777" w:rsidR="002832DC" w:rsidRPr="00653D12" w:rsidRDefault="00990285" w:rsidP="002832DC">
      <w:pPr>
        <w:spacing w:line="190" w:lineRule="exact"/>
        <w:rPr>
          <w:lang w:val="en-GB"/>
        </w:rPr>
      </w:pPr>
      <w:r>
        <w:rPr>
          <w:noProof/>
          <w:lang w:val="nl-BE"/>
        </w:rPr>
        <w:object w:dxaOrig="1440" w:dyaOrig="1440" w14:anchorId="723CD32D">
          <v:shape id="_x0000_s1064" type="#_x0000_t75" style="position:absolute;margin-left:0;margin-top:.55pt;width:152.25pt;height:152.25pt;z-index:251608064;mso-position-horizontal:center">
            <v:imagedata r:id="rId25" o:title=""/>
            <w10:wrap type="square"/>
          </v:shape>
          <o:OLEObject Type="Embed" ProgID="CorelDRAW.Graphic.12" ShapeID="_x0000_s1064" DrawAspect="Content" ObjectID="_1587467667" r:id="rId26"/>
        </w:object>
      </w:r>
    </w:p>
    <w:p w14:paraId="223DDC39" w14:textId="77777777" w:rsidR="002832DC" w:rsidRPr="00653D12" w:rsidRDefault="002832DC" w:rsidP="002832DC">
      <w:pPr>
        <w:rPr>
          <w:sz w:val="20"/>
          <w:szCs w:val="20"/>
          <w:lang w:val="en-GB"/>
        </w:rPr>
      </w:pPr>
      <w:r w:rsidRPr="00653D12">
        <w:rPr>
          <w:b/>
          <w:lang w:val="en-GB"/>
        </w:rPr>
        <w:t>+</w:t>
      </w:r>
      <w:r w:rsidR="00E1246B" w:rsidRPr="00653D12">
        <w:rPr>
          <w:sz w:val="20"/>
          <w:szCs w:val="20"/>
          <w:lang w:val="en-GB"/>
        </w:rPr>
        <w:t xml:space="preserve">                           </w:t>
      </w:r>
      <w:r w:rsidR="004769BE" w:rsidRPr="00653D12">
        <w:rPr>
          <w:sz w:val="20"/>
          <w:szCs w:val="20"/>
          <w:lang w:val="en-GB"/>
        </w:rPr>
        <w:t xml:space="preserve"> </w:t>
      </w:r>
      <w:r w:rsidR="00E1246B" w:rsidRPr="00653D12">
        <w:rPr>
          <w:sz w:val="20"/>
          <w:szCs w:val="20"/>
          <w:lang w:val="en-GB"/>
        </w:rPr>
        <w:t xml:space="preserve"> </w:t>
      </w:r>
      <w:r w:rsidRPr="00653D12">
        <w:rPr>
          <w:sz w:val="20"/>
          <w:szCs w:val="20"/>
          <w:lang w:val="en-GB"/>
        </w:rPr>
        <w:t xml:space="preserve"> 0002.01 h6e8</w:t>
      </w:r>
    </w:p>
    <w:p w14:paraId="3A364263" w14:textId="77777777" w:rsidR="002832DC" w:rsidRPr="00653D12" w:rsidRDefault="002832DC" w:rsidP="002832DC">
      <w:pPr>
        <w:rPr>
          <w:b/>
          <w:sz w:val="20"/>
          <w:szCs w:val="20"/>
          <w:lang w:val="en-GB"/>
        </w:rPr>
      </w:pPr>
    </w:p>
    <w:p w14:paraId="4E9D94F9" w14:textId="77777777" w:rsidR="002832DC" w:rsidRPr="00653D12" w:rsidRDefault="002832DC" w:rsidP="002832DC">
      <w:pPr>
        <w:rPr>
          <w:b/>
          <w:sz w:val="20"/>
          <w:szCs w:val="20"/>
          <w:lang w:val="en-GB"/>
        </w:rPr>
      </w:pPr>
      <w:r w:rsidRPr="00653D12">
        <w:rPr>
          <w:b/>
          <w:sz w:val="20"/>
          <w:szCs w:val="20"/>
          <w:lang w:val="en-GB"/>
        </w:rPr>
        <w:tab/>
        <w:t>1.Pc6</w:t>
      </w:r>
      <w:r w:rsidRPr="00653D12">
        <w:rPr>
          <w:b/>
          <w:sz w:val="20"/>
          <w:szCs w:val="20"/>
          <w:lang w:val="en-GB"/>
        </w:rPr>
        <w:tab/>
      </w:r>
      <w:r w:rsidRPr="00653D12">
        <w:rPr>
          <w:b/>
          <w:sz w:val="20"/>
          <w:szCs w:val="20"/>
          <w:lang w:val="en-GB"/>
        </w:rPr>
        <w:tab/>
        <w:t>f5</w:t>
      </w:r>
    </w:p>
    <w:p w14:paraId="0E68F977" w14:textId="77777777" w:rsidR="002832DC" w:rsidRPr="00653D12" w:rsidRDefault="002832DC" w:rsidP="002832DC">
      <w:pPr>
        <w:rPr>
          <w:b/>
          <w:sz w:val="20"/>
          <w:szCs w:val="20"/>
          <w:lang w:val="en-GB"/>
        </w:rPr>
      </w:pPr>
      <w:r w:rsidRPr="00653D12">
        <w:rPr>
          <w:b/>
          <w:sz w:val="20"/>
          <w:szCs w:val="20"/>
          <w:lang w:val="en-GB"/>
        </w:rPr>
        <w:tab/>
        <w:t>2.Kg7</w:t>
      </w:r>
      <w:r w:rsidRPr="00653D12">
        <w:rPr>
          <w:b/>
          <w:sz w:val="20"/>
          <w:szCs w:val="20"/>
          <w:lang w:val="en-GB"/>
        </w:rPr>
        <w:tab/>
      </w:r>
      <w:r w:rsidRPr="00653D12">
        <w:rPr>
          <w:b/>
          <w:sz w:val="20"/>
          <w:szCs w:val="20"/>
          <w:lang w:val="en-GB"/>
        </w:rPr>
        <w:tab/>
        <w:t>f4</w:t>
      </w:r>
    </w:p>
    <w:p w14:paraId="6C36F802" w14:textId="77777777" w:rsidR="002832DC" w:rsidRPr="00AD04D8" w:rsidRDefault="002832DC" w:rsidP="002832DC">
      <w:pPr>
        <w:rPr>
          <w:b/>
          <w:sz w:val="20"/>
          <w:szCs w:val="20"/>
          <w:lang w:val="nl-BE"/>
        </w:rPr>
      </w:pPr>
      <w:r w:rsidRPr="00653D12">
        <w:rPr>
          <w:b/>
          <w:sz w:val="20"/>
          <w:szCs w:val="20"/>
          <w:lang w:val="en-GB"/>
        </w:rPr>
        <w:tab/>
      </w:r>
      <w:r w:rsidRPr="00AD04D8">
        <w:rPr>
          <w:b/>
          <w:sz w:val="20"/>
          <w:szCs w:val="20"/>
          <w:lang w:val="nl-BE"/>
        </w:rPr>
        <w:t>3.Pg4</w:t>
      </w:r>
    </w:p>
    <w:p w14:paraId="13D56442" w14:textId="77777777" w:rsidR="002832DC" w:rsidRPr="00AD04D8" w:rsidRDefault="002832DC" w:rsidP="002832DC">
      <w:pPr>
        <w:pStyle w:val="03aText"/>
        <w:widowControl/>
        <w:rPr>
          <w:noProof/>
          <w:lang w:val="nl-BE"/>
        </w:rPr>
      </w:pPr>
      <w:r w:rsidRPr="00AD04D8">
        <w:rPr>
          <w:noProof/>
          <w:lang w:val="nl-BE"/>
        </w:rPr>
        <w:t xml:space="preserve">Dreigt mat op f6. </w:t>
      </w:r>
    </w:p>
    <w:p w14:paraId="7C73F171" w14:textId="77777777" w:rsidR="002832DC" w:rsidRPr="00AD04D8" w:rsidRDefault="002832DC" w:rsidP="002832DC">
      <w:pPr>
        <w:rPr>
          <w:b/>
          <w:sz w:val="20"/>
          <w:szCs w:val="20"/>
          <w:lang w:val="nl-BE"/>
        </w:rPr>
      </w:pPr>
      <w:r w:rsidRPr="00AD04D8">
        <w:rPr>
          <w:b/>
          <w:sz w:val="20"/>
          <w:szCs w:val="20"/>
          <w:lang w:val="nl-BE"/>
        </w:rPr>
        <w:tab/>
        <w:t>3…</w:t>
      </w:r>
      <w:r w:rsidRPr="00AD04D8">
        <w:rPr>
          <w:b/>
          <w:sz w:val="20"/>
          <w:szCs w:val="20"/>
          <w:lang w:val="nl-BE"/>
        </w:rPr>
        <w:tab/>
      </w:r>
      <w:r w:rsidRPr="00AD04D8">
        <w:rPr>
          <w:b/>
          <w:sz w:val="20"/>
          <w:szCs w:val="20"/>
          <w:lang w:val="nl-BE"/>
        </w:rPr>
        <w:tab/>
        <w:t>Kd7</w:t>
      </w:r>
    </w:p>
    <w:p w14:paraId="07028878" w14:textId="77777777" w:rsidR="002832DC" w:rsidRPr="00AD04D8" w:rsidRDefault="002832DC" w:rsidP="002832DC">
      <w:pPr>
        <w:rPr>
          <w:b/>
          <w:sz w:val="20"/>
          <w:szCs w:val="20"/>
          <w:lang w:val="nl-BE"/>
        </w:rPr>
      </w:pPr>
      <w:r w:rsidRPr="00AD04D8">
        <w:rPr>
          <w:b/>
          <w:sz w:val="20"/>
          <w:szCs w:val="20"/>
          <w:lang w:val="nl-BE"/>
        </w:rPr>
        <w:tab/>
        <w:t>4.Pce5+</w:t>
      </w:r>
      <w:r w:rsidRPr="00AD04D8">
        <w:rPr>
          <w:b/>
          <w:sz w:val="20"/>
          <w:szCs w:val="20"/>
          <w:lang w:val="nl-BE"/>
        </w:rPr>
        <w:tab/>
        <w:t>Ke6</w:t>
      </w:r>
    </w:p>
    <w:p w14:paraId="073A265C" w14:textId="77777777" w:rsidR="002832DC" w:rsidRPr="00AD04D8" w:rsidRDefault="002832DC" w:rsidP="002832DC">
      <w:pPr>
        <w:spacing w:line="220" w:lineRule="exact"/>
        <w:rPr>
          <w:noProof/>
          <w:lang w:val="nl-BE"/>
        </w:rPr>
      </w:pPr>
      <w:r w:rsidRPr="00AD04D8">
        <w:rPr>
          <w:b/>
          <w:sz w:val="20"/>
          <w:szCs w:val="20"/>
          <w:lang w:val="nl-BE"/>
        </w:rPr>
        <w:tab/>
        <w:t>5.Pf3</w:t>
      </w:r>
      <w:r w:rsidRPr="00AD04D8">
        <w:rPr>
          <w:b/>
          <w:sz w:val="20"/>
          <w:szCs w:val="20"/>
          <w:lang w:val="nl-BE"/>
        </w:rPr>
        <w:tab/>
      </w:r>
      <w:r w:rsidRPr="00AD04D8">
        <w:rPr>
          <w:b/>
          <w:sz w:val="20"/>
          <w:szCs w:val="20"/>
          <w:lang w:val="nl-BE"/>
        </w:rPr>
        <w:tab/>
        <w:t>Kd5</w:t>
      </w:r>
    </w:p>
    <w:p w14:paraId="5CDE44D4" w14:textId="77777777" w:rsidR="002832DC" w:rsidRPr="00AD04D8" w:rsidRDefault="002832DC" w:rsidP="002832DC">
      <w:pPr>
        <w:rPr>
          <w:b/>
          <w:sz w:val="20"/>
          <w:szCs w:val="20"/>
          <w:lang w:val="nl-BE"/>
        </w:rPr>
      </w:pPr>
      <w:r w:rsidRPr="00AD04D8">
        <w:rPr>
          <w:b/>
          <w:sz w:val="20"/>
          <w:szCs w:val="20"/>
          <w:lang w:val="nl-BE"/>
        </w:rPr>
        <w:tab/>
        <w:t>6.Pf2</w:t>
      </w:r>
    </w:p>
    <w:p w14:paraId="560355B3" w14:textId="77777777" w:rsidR="002832DC" w:rsidRPr="005A50F8" w:rsidRDefault="00DC628C" w:rsidP="005A50F8">
      <w:pPr>
        <w:rPr>
          <w:noProof/>
          <w:sz w:val="20"/>
          <w:szCs w:val="20"/>
          <w:lang w:val="nl-BE"/>
        </w:rPr>
      </w:pPr>
      <w:r>
        <w:rPr>
          <w:noProof/>
          <w:sz w:val="20"/>
          <w:szCs w:val="20"/>
          <w:lang w:val="nl-BE"/>
        </w:rPr>
        <w:t>En wit wint;</w:t>
      </w:r>
      <w:r w:rsidR="002832DC" w:rsidRPr="005A50F8">
        <w:rPr>
          <w:noProof/>
          <w:sz w:val="20"/>
          <w:szCs w:val="20"/>
          <w:lang w:val="nl-BE"/>
        </w:rPr>
        <w:t xml:space="preserve"> </w:t>
      </w:r>
    </w:p>
    <w:p w14:paraId="58FBA851" w14:textId="77777777" w:rsidR="002832DC" w:rsidRPr="00AD04D8" w:rsidRDefault="002832DC" w:rsidP="002832DC">
      <w:pPr>
        <w:pStyle w:val="03cOpmerking"/>
        <w:widowControl/>
        <w:spacing w:before="240"/>
        <w:rPr>
          <w:noProof/>
          <w:lang w:val="nl-BE"/>
        </w:rPr>
      </w:pPr>
      <w:r w:rsidRPr="00AD04D8">
        <w:rPr>
          <w:noProof/>
          <w:lang w:val="nl-BE"/>
        </w:rPr>
        <w:t xml:space="preserve">Dit is een correctie van de studie: </w:t>
      </w:r>
    </w:p>
    <w:p w14:paraId="497501AB" w14:textId="77777777" w:rsidR="002832DC" w:rsidRPr="00547199" w:rsidRDefault="002832DC" w:rsidP="002832DC">
      <w:pPr>
        <w:pStyle w:val="03cOpmerking"/>
        <w:widowControl/>
        <w:spacing w:before="240"/>
        <w:rPr>
          <w:noProof/>
          <w:lang w:val="nl-BE"/>
        </w:rPr>
      </w:pPr>
      <w:r w:rsidRPr="00547199">
        <w:rPr>
          <w:noProof/>
          <w:lang w:val="nl-BE"/>
        </w:rPr>
        <w:t xml:space="preserve">Kg7 Pd8 Pe3 / Ke8 f7 + </w:t>
      </w:r>
    </w:p>
    <w:p w14:paraId="28CDD996" w14:textId="77777777" w:rsidR="00D71121" w:rsidRDefault="002832DC" w:rsidP="002832DC">
      <w:pPr>
        <w:pStyle w:val="03cOpmerking"/>
        <w:widowControl/>
        <w:spacing w:before="240"/>
        <w:rPr>
          <w:noProof/>
          <w:lang w:val="nl-BE"/>
        </w:rPr>
      </w:pPr>
      <w:r w:rsidRPr="00AD04D8">
        <w:rPr>
          <w:noProof/>
          <w:lang w:val="nl-BE"/>
        </w:rPr>
        <w:t>waarmee Grigor Slepian de 1ste prijs won in het S</w:t>
      </w:r>
      <w:r w:rsidR="0046718E">
        <w:rPr>
          <w:i/>
          <w:noProof/>
          <w:lang w:val="nl-BE"/>
        </w:rPr>
        <w:t>elivanov 30 JT,</w:t>
      </w:r>
      <w:r w:rsidRPr="00AD04D8">
        <w:rPr>
          <w:i/>
          <w:noProof/>
          <w:lang w:val="nl-BE"/>
        </w:rPr>
        <w:t xml:space="preserve"> </w:t>
      </w:r>
      <w:r w:rsidR="00C31757">
        <w:rPr>
          <w:noProof/>
          <w:lang w:val="nl-BE"/>
        </w:rPr>
        <w:t>(1997)</w:t>
      </w:r>
      <w:r w:rsidR="00E1246B">
        <w:rPr>
          <w:noProof/>
          <w:lang w:val="nl-BE"/>
        </w:rPr>
        <w:t xml:space="preserve"> </w:t>
      </w:r>
      <w:r w:rsidR="00C31757" w:rsidRPr="00892796">
        <w:rPr>
          <w:i/>
          <w:noProof/>
          <w:lang w:val="nl-BE"/>
        </w:rPr>
        <w:t xml:space="preserve">malyutka </w:t>
      </w:r>
      <w:r w:rsidR="00C31757">
        <w:rPr>
          <w:noProof/>
          <w:lang w:val="nl-BE"/>
        </w:rPr>
        <w:t xml:space="preserve">sectie: </w:t>
      </w:r>
    </w:p>
    <w:p w14:paraId="7C210882" w14:textId="77777777" w:rsidR="00D71121" w:rsidRDefault="00D71121" w:rsidP="002832DC">
      <w:pPr>
        <w:pStyle w:val="03cOpmerking"/>
        <w:widowControl/>
        <w:spacing w:before="240"/>
        <w:rPr>
          <w:noProof/>
          <w:lang w:val="nl-BE"/>
        </w:rPr>
      </w:pPr>
    </w:p>
    <w:p w14:paraId="1A506C33" w14:textId="77777777" w:rsidR="00D71121" w:rsidRDefault="00D71121" w:rsidP="002832DC">
      <w:pPr>
        <w:pStyle w:val="03cOpmerking"/>
        <w:widowControl/>
        <w:spacing w:before="240"/>
        <w:rPr>
          <w:noProof/>
          <w:lang w:val="nl-BE"/>
        </w:rPr>
      </w:pPr>
    </w:p>
    <w:p w14:paraId="1A539581" w14:textId="77777777" w:rsidR="0092780B" w:rsidRDefault="0092780B" w:rsidP="002832DC">
      <w:pPr>
        <w:pStyle w:val="03cOpmerking"/>
        <w:widowControl/>
        <w:spacing w:before="240"/>
        <w:rPr>
          <w:noProof/>
          <w:lang w:val="nl-BE"/>
        </w:rPr>
      </w:pPr>
    </w:p>
    <w:p w14:paraId="139B3974" w14:textId="77777777" w:rsidR="00C820FA" w:rsidRDefault="00C820FA" w:rsidP="002666E5">
      <w:pPr>
        <w:pStyle w:val="03cOpmerking"/>
        <w:widowControl/>
        <w:spacing w:before="240"/>
        <w:jc w:val="center"/>
        <w:rPr>
          <w:noProof/>
          <w:lang w:val="nl-BE"/>
        </w:rPr>
      </w:pPr>
    </w:p>
    <w:p w14:paraId="44F7C479" w14:textId="77777777" w:rsidR="002832DC" w:rsidRPr="00AD04D8" w:rsidRDefault="002832DC" w:rsidP="002832DC">
      <w:pPr>
        <w:pStyle w:val="03cOpmerking"/>
        <w:widowControl/>
        <w:spacing w:before="240"/>
        <w:rPr>
          <w:noProof/>
          <w:lang w:val="nl-BE"/>
        </w:rPr>
      </w:pPr>
      <w:r w:rsidRPr="00AD04D8">
        <w:rPr>
          <w:noProof/>
          <w:lang w:val="nl-BE"/>
        </w:rPr>
        <w:t xml:space="preserve">Na 1.Pc6 f5 </w:t>
      </w:r>
      <w:r w:rsidRPr="0023591E">
        <w:rPr>
          <w:b/>
          <w:noProof/>
          <w:lang w:val="nl-BE"/>
        </w:rPr>
        <w:t>2.Kg8</w:t>
      </w:r>
      <w:r w:rsidRPr="00AD04D8">
        <w:rPr>
          <w:noProof/>
          <w:lang w:val="nl-BE"/>
        </w:rPr>
        <w:t xml:space="preserve"> f4 3.Pg4</w:t>
      </w:r>
      <w:r w:rsidR="002F0172">
        <w:rPr>
          <w:noProof/>
          <w:lang w:val="nl-BE"/>
        </w:rPr>
        <w:t xml:space="preserve"> f3 4.Pf6+</w:t>
      </w:r>
      <w:r w:rsidR="008B6735">
        <w:rPr>
          <w:noProof/>
          <w:lang w:val="nl-BE"/>
        </w:rPr>
        <w:t xml:space="preserve"> en mat,</w:t>
      </w:r>
      <w:r w:rsidR="002F0172">
        <w:rPr>
          <w:noProof/>
          <w:lang w:val="nl-BE"/>
        </w:rPr>
        <w:t xml:space="preserve"> </w:t>
      </w:r>
      <w:r w:rsidRPr="00AD04D8">
        <w:rPr>
          <w:noProof/>
          <w:lang w:val="nl-BE"/>
        </w:rPr>
        <w:t>wint wit zoals bo</w:t>
      </w:r>
      <w:r w:rsidR="002F0172">
        <w:rPr>
          <w:noProof/>
          <w:lang w:val="nl-BE"/>
        </w:rPr>
        <w:t>-</w:t>
      </w:r>
      <w:r w:rsidRPr="00AD04D8">
        <w:rPr>
          <w:noProof/>
          <w:lang w:val="nl-BE"/>
        </w:rPr>
        <w:t>ven. Maar ik vond een tweede op</w:t>
      </w:r>
      <w:r w:rsidR="002F0172">
        <w:rPr>
          <w:noProof/>
          <w:lang w:val="nl-BE"/>
        </w:rPr>
        <w:t>-</w:t>
      </w:r>
      <w:r w:rsidRPr="00AD04D8">
        <w:rPr>
          <w:noProof/>
          <w:lang w:val="nl-BE"/>
        </w:rPr>
        <w:t>lossing</w:t>
      </w:r>
      <w:r w:rsidR="00493614">
        <w:rPr>
          <w:noProof/>
          <w:lang w:val="nl-BE"/>
        </w:rPr>
        <w:t>:</w:t>
      </w:r>
      <w:r w:rsidRPr="00AD04D8">
        <w:rPr>
          <w:noProof/>
          <w:lang w:val="nl-BE"/>
        </w:rPr>
        <w:t xml:space="preserve"> </w:t>
      </w:r>
    </w:p>
    <w:p w14:paraId="70392BAC" w14:textId="77777777" w:rsidR="002832DC" w:rsidRPr="00AD04D8" w:rsidRDefault="002832DC" w:rsidP="002832DC">
      <w:pPr>
        <w:pStyle w:val="03cOpmerking"/>
        <w:widowControl/>
        <w:spacing w:before="240"/>
        <w:rPr>
          <w:noProof/>
          <w:lang w:val="nl-BE"/>
        </w:rPr>
      </w:pPr>
      <w:r w:rsidRPr="00AD04D8">
        <w:rPr>
          <w:noProof/>
          <w:lang w:val="nl-BE"/>
        </w:rPr>
        <w:t>Ook</w:t>
      </w:r>
      <w:r w:rsidR="0046718E">
        <w:rPr>
          <w:noProof/>
          <w:lang w:val="nl-BE"/>
        </w:rPr>
        <w:t>:</w:t>
      </w:r>
      <w:r w:rsidRPr="00AD04D8">
        <w:rPr>
          <w:noProof/>
          <w:lang w:val="nl-BE"/>
        </w:rPr>
        <w:t xml:space="preserve"> </w:t>
      </w:r>
      <w:r w:rsidRPr="0023591E">
        <w:rPr>
          <w:b/>
          <w:noProof/>
          <w:lang w:val="nl-BE"/>
        </w:rPr>
        <w:t>2.Pd5</w:t>
      </w:r>
      <w:r w:rsidRPr="00AD04D8">
        <w:rPr>
          <w:noProof/>
          <w:lang w:val="nl-BE"/>
        </w:rPr>
        <w:t xml:space="preserve"> Kd7 3.Pd4 f4 4.Pf6+ Kd6 5.Pf3 Kc5 en </w:t>
      </w:r>
      <w:r>
        <w:rPr>
          <w:noProof/>
          <w:lang w:val="nl-BE"/>
        </w:rPr>
        <w:t>bijvoorbeeld 6.Pe4+ Kc4 7.Pf2 of</w:t>
      </w:r>
      <w:r w:rsidRPr="00AD04D8">
        <w:rPr>
          <w:noProof/>
          <w:lang w:val="nl-BE"/>
        </w:rPr>
        <w:t xml:space="preserve"> ook </w:t>
      </w:r>
      <w:r>
        <w:rPr>
          <w:noProof/>
          <w:lang w:val="nl-BE"/>
        </w:rPr>
        <w:t>6.Pg4  Kd5 7.Pf2 win</w:t>
      </w:r>
      <w:r>
        <w:rPr>
          <w:noProof/>
          <w:lang w:val="nl-BE"/>
        </w:rPr>
        <w:softHyphen/>
        <w:t>nen.</w:t>
      </w:r>
      <w:r w:rsidRPr="00AD04D8">
        <w:rPr>
          <w:noProof/>
          <w:lang w:val="nl-BE"/>
        </w:rPr>
        <w:t xml:space="preserve"> </w:t>
      </w:r>
    </w:p>
    <w:p w14:paraId="5C4D5DE5" w14:textId="77777777" w:rsidR="00376705" w:rsidRDefault="002832DC" w:rsidP="00376705">
      <w:pPr>
        <w:pStyle w:val="03cOpmerking"/>
        <w:widowControl/>
        <w:spacing w:before="240"/>
        <w:rPr>
          <w:noProof/>
          <w:lang w:val="nl-BE"/>
        </w:rPr>
      </w:pPr>
      <w:r w:rsidRPr="00AD04D8">
        <w:rPr>
          <w:noProof/>
          <w:lang w:val="nl-BE"/>
        </w:rPr>
        <w:t>Nevenop</w:t>
      </w:r>
      <w:r w:rsidR="005E0A14">
        <w:rPr>
          <w:noProof/>
          <w:lang w:val="nl-BE"/>
        </w:rPr>
        <w:t xml:space="preserve">losbaar </w:t>
      </w:r>
      <w:r w:rsidR="00376705">
        <w:rPr>
          <w:noProof/>
          <w:lang w:val="nl-BE"/>
        </w:rPr>
        <w:t xml:space="preserve">dus.  </w:t>
      </w:r>
    </w:p>
    <w:p w14:paraId="1F17F023" w14:textId="77777777" w:rsidR="000E5748" w:rsidRDefault="000E5748" w:rsidP="00376705">
      <w:pPr>
        <w:pStyle w:val="03cOpmerking"/>
        <w:widowControl/>
        <w:spacing w:before="240"/>
        <w:rPr>
          <w:noProof/>
          <w:lang w:val="nl-BE"/>
        </w:rPr>
      </w:pPr>
    </w:p>
    <w:p w14:paraId="74642F4D" w14:textId="77777777" w:rsidR="000E5748" w:rsidRDefault="000E5748" w:rsidP="00376705">
      <w:pPr>
        <w:pStyle w:val="03cOpmerking"/>
        <w:widowControl/>
        <w:spacing w:before="240"/>
        <w:rPr>
          <w:noProof/>
          <w:lang w:val="nl-BE"/>
        </w:rPr>
      </w:pPr>
    </w:p>
    <w:p w14:paraId="42778CD7" w14:textId="77777777" w:rsidR="00376705" w:rsidRDefault="00376705" w:rsidP="00376705">
      <w:pPr>
        <w:pStyle w:val="03cOpmerking"/>
        <w:widowControl/>
        <w:spacing w:before="240"/>
        <w:rPr>
          <w:noProof/>
          <w:lang w:val="nl-BE"/>
        </w:rPr>
      </w:pPr>
    </w:p>
    <w:p w14:paraId="7F62F549" w14:textId="77777777" w:rsidR="00376705" w:rsidRDefault="00376705" w:rsidP="00376705">
      <w:pPr>
        <w:pStyle w:val="03cOpmerking"/>
        <w:widowControl/>
        <w:spacing w:before="240" w:line="480" w:lineRule="auto"/>
        <w:rPr>
          <w:noProof/>
          <w:lang w:val="nl-BE"/>
        </w:rPr>
      </w:pPr>
      <w:r>
        <w:rPr>
          <w:noProof/>
          <w:lang w:val="nl-BE"/>
        </w:rPr>
        <w:t xml:space="preserve">            </w:t>
      </w:r>
    </w:p>
    <w:p w14:paraId="1268E1EA" w14:textId="77777777" w:rsidR="007B61B9" w:rsidRPr="00376705" w:rsidRDefault="007B61B9" w:rsidP="00376705">
      <w:pPr>
        <w:pStyle w:val="03cOpmerking"/>
        <w:widowControl/>
        <w:spacing w:before="240"/>
        <w:ind w:left="360"/>
        <w:rPr>
          <w:noProof/>
          <w:lang w:val="nl-BE"/>
        </w:rPr>
      </w:pPr>
    </w:p>
    <w:p w14:paraId="5CAF932A" w14:textId="77777777" w:rsidR="00AE7974" w:rsidRDefault="00AE7974" w:rsidP="00AE7974">
      <w:pPr>
        <w:pStyle w:val="03cOpmerking"/>
        <w:widowControl/>
        <w:spacing w:before="240"/>
        <w:rPr>
          <w:i/>
          <w:noProof/>
          <w:lang w:val="nl-BE"/>
        </w:rPr>
      </w:pPr>
    </w:p>
    <w:p w14:paraId="56ADA532" w14:textId="77777777" w:rsidR="00AE7974" w:rsidRDefault="00AE7974" w:rsidP="00AE7974">
      <w:pPr>
        <w:pStyle w:val="03cOpmerking"/>
        <w:widowControl/>
        <w:spacing w:before="240"/>
        <w:rPr>
          <w:i/>
          <w:noProof/>
          <w:lang w:val="nl-BE"/>
        </w:rPr>
      </w:pPr>
    </w:p>
    <w:p w14:paraId="5EA7616E" w14:textId="77777777" w:rsidR="00AE7974" w:rsidRDefault="00AE7974" w:rsidP="00AE7974">
      <w:pPr>
        <w:pStyle w:val="03cOpmerking"/>
        <w:widowControl/>
        <w:spacing w:before="240"/>
        <w:rPr>
          <w:i/>
          <w:noProof/>
          <w:lang w:val="nl-BE"/>
        </w:rPr>
      </w:pPr>
    </w:p>
    <w:p w14:paraId="565192E0" w14:textId="77777777" w:rsidR="00AE7974" w:rsidRDefault="00AE7974" w:rsidP="00AE7974">
      <w:pPr>
        <w:pStyle w:val="03cOpmerking"/>
        <w:widowControl/>
        <w:spacing w:before="240"/>
        <w:rPr>
          <w:i/>
          <w:noProof/>
          <w:lang w:val="nl-BE"/>
        </w:rPr>
      </w:pPr>
    </w:p>
    <w:p w14:paraId="127C7405" w14:textId="77777777" w:rsidR="00AE7974" w:rsidRDefault="00AE7974" w:rsidP="00AE7974">
      <w:pPr>
        <w:pStyle w:val="03cOpmerking"/>
        <w:widowControl/>
        <w:spacing w:before="240"/>
        <w:rPr>
          <w:i/>
          <w:noProof/>
          <w:lang w:val="nl-BE"/>
        </w:rPr>
      </w:pPr>
    </w:p>
    <w:p w14:paraId="4B7B92B9" w14:textId="77777777" w:rsidR="00AE7974" w:rsidRDefault="00AE7974" w:rsidP="00AE7974">
      <w:pPr>
        <w:pStyle w:val="03cOpmerking"/>
        <w:widowControl/>
        <w:spacing w:before="240"/>
        <w:rPr>
          <w:i/>
          <w:noProof/>
          <w:lang w:val="nl-BE"/>
        </w:rPr>
      </w:pPr>
    </w:p>
    <w:p w14:paraId="5EB891CE" w14:textId="77777777" w:rsidR="00AE7974" w:rsidRDefault="00AE7974" w:rsidP="00AE7974">
      <w:pPr>
        <w:pStyle w:val="03cOpmerking"/>
        <w:widowControl/>
        <w:spacing w:before="240"/>
        <w:rPr>
          <w:i/>
          <w:noProof/>
          <w:lang w:val="nl-BE"/>
        </w:rPr>
      </w:pPr>
    </w:p>
    <w:p w14:paraId="69BE7A6E" w14:textId="77777777" w:rsidR="002832DC" w:rsidRPr="007B61B9" w:rsidRDefault="002832DC" w:rsidP="006F2BA3">
      <w:pPr>
        <w:pStyle w:val="03cOpmerking"/>
        <w:widowControl/>
        <w:spacing w:before="240"/>
        <w:jc w:val="center"/>
        <w:rPr>
          <w:i/>
          <w:noProof/>
          <w:lang w:val="nl-BE"/>
        </w:rPr>
      </w:pPr>
      <w:r>
        <w:rPr>
          <w:b/>
          <w:lang w:val="nl-BE"/>
        </w:rPr>
        <w:lastRenderedPageBreak/>
        <w:t>- 5</w:t>
      </w:r>
      <w:r w:rsidRPr="00AD04D8">
        <w:rPr>
          <w:b/>
          <w:lang w:val="nl-BE"/>
        </w:rPr>
        <w:t xml:space="preserve"> -</w:t>
      </w:r>
    </w:p>
    <w:p w14:paraId="4B6BABB2" w14:textId="77777777" w:rsidR="002832DC" w:rsidRPr="00AD04D8" w:rsidRDefault="002832DC" w:rsidP="002832DC">
      <w:pPr>
        <w:spacing w:line="190" w:lineRule="exact"/>
        <w:jc w:val="center"/>
        <w:rPr>
          <w:sz w:val="20"/>
          <w:szCs w:val="20"/>
          <w:lang w:val="nl-BE"/>
        </w:rPr>
      </w:pPr>
    </w:p>
    <w:p w14:paraId="7CA6AE6B" w14:textId="77777777" w:rsidR="002832DC" w:rsidRPr="00AD04D8" w:rsidRDefault="002832DC" w:rsidP="002832DC">
      <w:pPr>
        <w:spacing w:line="190" w:lineRule="exact"/>
        <w:jc w:val="center"/>
        <w:outlineLvl w:val="0"/>
        <w:rPr>
          <w:sz w:val="20"/>
          <w:szCs w:val="20"/>
          <w:lang w:val="nl-BE"/>
        </w:rPr>
      </w:pPr>
      <w:r w:rsidRPr="00AD04D8">
        <w:rPr>
          <w:i/>
          <w:sz w:val="20"/>
          <w:szCs w:val="20"/>
          <w:lang w:val="nl-BE"/>
        </w:rPr>
        <w:t>EBUR,</w:t>
      </w:r>
      <w:r w:rsidRPr="00AD04D8">
        <w:rPr>
          <w:sz w:val="20"/>
          <w:szCs w:val="20"/>
          <w:lang w:val="nl-BE"/>
        </w:rPr>
        <w:t xml:space="preserve"> 2000</w:t>
      </w:r>
    </w:p>
    <w:p w14:paraId="217E2826" w14:textId="77777777" w:rsidR="002832DC" w:rsidRPr="00AD04D8" w:rsidRDefault="002832DC" w:rsidP="0092780B">
      <w:pPr>
        <w:spacing w:line="190" w:lineRule="exact"/>
        <w:jc w:val="both"/>
        <w:rPr>
          <w:sz w:val="20"/>
          <w:szCs w:val="20"/>
          <w:lang w:val="nl-BE"/>
        </w:rPr>
      </w:pPr>
    </w:p>
    <w:p w14:paraId="7FD6F538" w14:textId="77777777" w:rsidR="00123F8C" w:rsidRDefault="00990285" w:rsidP="00123F8C">
      <w:pPr>
        <w:rPr>
          <w:b/>
          <w:noProof/>
          <w:sz w:val="20"/>
          <w:szCs w:val="20"/>
          <w:lang w:val="nl-BE"/>
        </w:rPr>
      </w:pPr>
      <w:r>
        <w:rPr>
          <w:noProof/>
          <w:lang w:val="nl-BE"/>
        </w:rPr>
        <w:object w:dxaOrig="1440" w:dyaOrig="1440" w14:anchorId="227E4C00">
          <v:shape id="_x0000_s1077" type="#_x0000_t75" style="position:absolute;margin-left:0;margin-top:.3pt;width:152.25pt;height:152.25pt;z-index:251620352;mso-position-horizontal:center">
            <v:imagedata r:id="rId27" o:title=""/>
            <w10:wrap type="square"/>
          </v:shape>
          <o:OLEObject Type="Embed" ProgID="CorelDRAW.Graphic.12" ShapeID="_x0000_s1077" DrawAspect="Content" ObjectID="_1587467668" r:id="rId28"/>
        </w:object>
      </w:r>
    </w:p>
    <w:p w14:paraId="748A671E" w14:textId="77777777" w:rsidR="002832DC" w:rsidRPr="00123F8C" w:rsidRDefault="002832DC" w:rsidP="00123F8C">
      <w:pPr>
        <w:rPr>
          <w:b/>
          <w:noProof/>
          <w:lang w:val="nl-BE"/>
        </w:rPr>
      </w:pPr>
      <w:r w:rsidRPr="00AD04D8">
        <w:rPr>
          <w:b/>
          <w:lang w:val="nl-BE"/>
        </w:rPr>
        <w:t>+</w:t>
      </w:r>
      <w:r w:rsidR="00E1246B">
        <w:rPr>
          <w:b/>
          <w:sz w:val="20"/>
          <w:szCs w:val="20"/>
          <w:lang w:val="nl-BE"/>
        </w:rPr>
        <w:t xml:space="preserve">                           </w:t>
      </w:r>
      <w:r w:rsidR="004769BE">
        <w:rPr>
          <w:b/>
          <w:sz w:val="20"/>
          <w:szCs w:val="20"/>
          <w:lang w:val="nl-BE"/>
        </w:rPr>
        <w:t xml:space="preserve"> </w:t>
      </w:r>
      <w:r w:rsidR="00E1246B">
        <w:rPr>
          <w:b/>
          <w:sz w:val="20"/>
          <w:szCs w:val="20"/>
          <w:lang w:val="nl-BE"/>
        </w:rPr>
        <w:t xml:space="preserve"> </w:t>
      </w:r>
      <w:r w:rsidRPr="00AD04D8">
        <w:rPr>
          <w:b/>
          <w:sz w:val="20"/>
          <w:szCs w:val="20"/>
          <w:lang w:val="nl-BE"/>
        </w:rPr>
        <w:t xml:space="preserve"> </w:t>
      </w:r>
      <w:r w:rsidRPr="00AD04D8">
        <w:rPr>
          <w:sz w:val="20"/>
          <w:szCs w:val="20"/>
          <w:lang w:val="nl-BE"/>
        </w:rPr>
        <w:t>0003.10 d3g5</w:t>
      </w:r>
    </w:p>
    <w:p w14:paraId="7CA2DAD0" w14:textId="77777777" w:rsidR="002832DC" w:rsidRPr="00AD04D8" w:rsidRDefault="002832DC" w:rsidP="002832DC">
      <w:pPr>
        <w:jc w:val="both"/>
        <w:rPr>
          <w:b/>
          <w:sz w:val="20"/>
          <w:szCs w:val="20"/>
          <w:lang w:val="nl-BE"/>
        </w:rPr>
      </w:pPr>
    </w:p>
    <w:p w14:paraId="0EB15394" w14:textId="77777777" w:rsidR="002832DC" w:rsidRPr="00AD04D8" w:rsidRDefault="002832DC" w:rsidP="002832DC">
      <w:pPr>
        <w:rPr>
          <w:b/>
          <w:sz w:val="20"/>
          <w:szCs w:val="20"/>
          <w:lang w:val="nl-BE"/>
        </w:rPr>
      </w:pPr>
      <w:r w:rsidRPr="00AD04D8">
        <w:rPr>
          <w:b/>
          <w:sz w:val="20"/>
          <w:szCs w:val="20"/>
          <w:lang w:val="nl-BE"/>
        </w:rPr>
        <w:tab/>
        <w:t>1.a4</w:t>
      </w:r>
      <w:r w:rsidRPr="00AD04D8">
        <w:rPr>
          <w:b/>
          <w:sz w:val="20"/>
          <w:szCs w:val="20"/>
          <w:lang w:val="nl-BE"/>
        </w:rPr>
        <w:tab/>
      </w:r>
      <w:r w:rsidRPr="00AD04D8">
        <w:rPr>
          <w:b/>
          <w:sz w:val="20"/>
          <w:szCs w:val="20"/>
          <w:lang w:val="nl-BE"/>
        </w:rPr>
        <w:tab/>
        <w:t>Pf2+</w:t>
      </w:r>
    </w:p>
    <w:p w14:paraId="43E00B8A" w14:textId="77777777" w:rsidR="002832DC" w:rsidRPr="00AD04D8" w:rsidRDefault="002832DC" w:rsidP="002832DC">
      <w:pPr>
        <w:rPr>
          <w:b/>
          <w:sz w:val="20"/>
          <w:szCs w:val="20"/>
          <w:lang w:val="nl-BE"/>
        </w:rPr>
      </w:pPr>
      <w:r w:rsidRPr="00AD04D8">
        <w:rPr>
          <w:b/>
          <w:sz w:val="20"/>
          <w:szCs w:val="20"/>
          <w:lang w:val="nl-BE"/>
        </w:rPr>
        <w:tab/>
        <w:t>2.Kd4</w:t>
      </w:r>
    </w:p>
    <w:p w14:paraId="05277E82" w14:textId="77777777" w:rsidR="002832DC" w:rsidRPr="00AD04D8" w:rsidRDefault="002832DC" w:rsidP="002832DC">
      <w:pPr>
        <w:pStyle w:val="03aText"/>
        <w:widowControl/>
        <w:rPr>
          <w:noProof/>
          <w:lang w:val="nl-BE"/>
        </w:rPr>
      </w:pPr>
      <w:r w:rsidRPr="00AD04D8">
        <w:rPr>
          <w:noProof/>
          <w:lang w:val="nl-BE"/>
        </w:rPr>
        <w:t>En twee mogelijkheden:</w:t>
      </w:r>
    </w:p>
    <w:p w14:paraId="572CFEBE" w14:textId="77777777" w:rsidR="002832DC" w:rsidRPr="00AD04D8" w:rsidRDefault="002832DC" w:rsidP="002832DC">
      <w:pPr>
        <w:outlineLvl w:val="0"/>
        <w:rPr>
          <w:b/>
          <w:i/>
          <w:sz w:val="20"/>
          <w:szCs w:val="20"/>
          <w:lang w:val="nl-BE"/>
        </w:rPr>
      </w:pPr>
    </w:p>
    <w:p w14:paraId="74359DBB" w14:textId="77777777" w:rsidR="002832DC" w:rsidRPr="005C174F" w:rsidRDefault="002832DC" w:rsidP="002832DC">
      <w:pPr>
        <w:outlineLvl w:val="0"/>
        <w:rPr>
          <w:b/>
          <w:i/>
          <w:sz w:val="20"/>
          <w:szCs w:val="20"/>
          <w:lang w:val="nl-BE"/>
        </w:rPr>
      </w:pPr>
      <w:r w:rsidRPr="005C174F">
        <w:rPr>
          <w:b/>
          <w:i/>
          <w:sz w:val="20"/>
          <w:szCs w:val="20"/>
          <w:lang w:val="nl-BE"/>
        </w:rPr>
        <w:t>Variant A</w:t>
      </w:r>
    </w:p>
    <w:p w14:paraId="47F0FF8D" w14:textId="77777777" w:rsidR="002832DC" w:rsidRPr="00653D12" w:rsidRDefault="002832DC" w:rsidP="002832DC">
      <w:pPr>
        <w:rPr>
          <w:b/>
          <w:sz w:val="20"/>
          <w:szCs w:val="20"/>
          <w:lang w:val="en-GB"/>
        </w:rPr>
      </w:pPr>
      <w:r w:rsidRPr="005C174F">
        <w:rPr>
          <w:b/>
          <w:sz w:val="20"/>
          <w:szCs w:val="20"/>
          <w:lang w:val="nl-BE"/>
        </w:rPr>
        <w:tab/>
      </w:r>
      <w:r w:rsidRPr="00653D12">
        <w:rPr>
          <w:b/>
          <w:sz w:val="20"/>
          <w:szCs w:val="20"/>
          <w:lang w:val="en-GB"/>
        </w:rPr>
        <w:t>2...</w:t>
      </w:r>
      <w:r w:rsidRPr="00653D12">
        <w:rPr>
          <w:b/>
          <w:sz w:val="20"/>
          <w:szCs w:val="20"/>
          <w:lang w:val="en-GB"/>
        </w:rPr>
        <w:tab/>
      </w:r>
      <w:r w:rsidRPr="00653D12">
        <w:rPr>
          <w:b/>
          <w:sz w:val="20"/>
          <w:szCs w:val="20"/>
          <w:lang w:val="en-GB"/>
        </w:rPr>
        <w:tab/>
        <w:t>Pg4</w:t>
      </w:r>
    </w:p>
    <w:p w14:paraId="03889E5E" w14:textId="77777777" w:rsidR="002832DC" w:rsidRPr="00653D12" w:rsidRDefault="002832DC" w:rsidP="002832DC">
      <w:pPr>
        <w:rPr>
          <w:b/>
          <w:sz w:val="20"/>
          <w:szCs w:val="20"/>
          <w:lang w:val="en-GB"/>
        </w:rPr>
      </w:pPr>
      <w:r w:rsidRPr="00653D12">
        <w:rPr>
          <w:b/>
          <w:sz w:val="20"/>
          <w:szCs w:val="20"/>
          <w:lang w:val="en-GB"/>
        </w:rPr>
        <w:tab/>
        <w:t>3.a5</w:t>
      </w:r>
      <w:r w:rsidRPr="00653D12">
        <w:rPr>
          <w:b/>
          <w:sz w:val="20"/>
          <w:szCs w:val="20"/>
          <w:lang w:val="en-GB"/>
        </w:rPr>
        <w:tab/>
      </w:r>
      <w:r w:rsidRPr="00653D12">
        <w:rPr>
          <w:b/>
          <w:sz w:val="20"/>
          <w:szCs w:val="20"/>
          <w:lang w:val="en-GB"/>
        </w:rPr>
        <w:tab/>
        <w:t>Pf6</w:t>
      </w:r>
    </w:p>
    <w:p w14:paraId="2B301CF8" w14:textId="77777777" w:rsidR="002832DC" w:rsidRPr="001D6918" w:rsidRDefault="002832DC" w:rsidP="002832DC">
      <w:pPr>
        <w:rPr>
          <w:b/>
          <w:sz w:val="20"/>
          <w:szCs w:val="20"/>
          <w:lang w:val="en-GB"/>
        </w:rPr>
      </w:pPr>
      <w:r w:rsidRPr="00653D12">
        <w:rPr>
          <w:b/>
          <w:sz w:val="20"/>
          <w:szCs w:val="20"/>
          <w:lang w:val="en-GB"/>
        </w:rPr>
        <w:tab/>
        <w:t>4.a6</w:t>
      </w:r>
      <w:r w:rsidRPr="00653D12">
        <w:rPr>
          <w:b/>
          <w:sz w:val="20"/>
          <w:szCs w:val="20"/>
          <w:lang w:val="en-GB"/>
        </w:rPr>
        <w:tab/>
      </w:r>
      <w:r w:rsidRPr="00653D12">
        <w:rPr>
          <w:b/>
          <w:sz w:val="20"/>
          <w:szCs w:val="20"/>
          <w:lang w:val="en-GB"/>
        </w:rPr>
        <w:tab/>
        <w:t>P</w:t>
      </w:r>
      <w:r w:rsidRPr="001D6918">
        <w:rPr>
          <w:b/>
          <w:sz w:val="20"/>
          <w:szCs w:val="20"/>
          <w:lang w:val="en-GB"/>
        </w:rPr>
        <w:t>d7</w:t>
      </w:r>
    </w:p>
    <w:p w14:paraId="6FD41EFF" w14:textId="77777777" w:rsidR="002832DC" w:rsidRPr="001D6918" w:rsidRDefault="002832DC" w:rsidP="002832DC">
      <w:pPr>
        <w:rPr>
          <w:b/>
          <w:sz w:val="20"/>
          <w:szCs w:val="20"/>
          <w:lang w:val="en-GB"/>
        </w:rPr>
      </w:pPr>
      <w:r w:rsidRPr="001D6918">
        <w:rPr>
          <w:b/>
          <w:sz w:val="20"/>
          <w:szCs w:val="20"/>
          <w:lang w:val="en-GB"/>
        </w:rPr>
        <w:tab/>
        <w:t>5.a7</w:t>
      </w:r>
      <w:r w:rsidRPr="001D6918">
        <w:rPr>
          <w:b/>
          <w:sz w:val="20"/>
          <w:szCs w:val="20"/>
          <w:lang w:val="en-GB"/>
        </w:rPr>
        <w:tab/>
      </w:r>
      <w:r w:rsidRPr="001D6918">
        <w:rPr>
          <w:b/>
          <w:sz w:val="20"/>
          <w:szCs w:val="20"/>
          <w:lang w:val="en-GB"/>
        </w:rPr>
        <w:tab/>
        <w:t>Pb6</w:t>
      </w:r>
    </w:p>
    <w:p w14:paraId="37B612B9" w14:textId="77777777" w:rsidR="002832DC" w:rsidRPr="001D6918" w:rsidRDefault="002832DC" w:rsidP="002832DC">
      <w:pPr>
        <w:rPr>
          <w:b/>
          <w:sz w:val="20"/>
          <w:szCs w:val="20"/>
          <w:lang w:val="en-GB"/>
        </w:rPr>
      </w:pPr>
      <w:r w:rsidRPr="001D6918">
        <w:rPr>
          <w:b/>
          <w:sz w:val="20"/>
          <w:szCs w:val="20"/>
          <w:lang w:val="en-GB"/>
        </w:rPr>
        <w:tab/>
        <w:t>6.Kc5</w:t>
      </w:r>
      <w:r w:rsidRPr="001D6918">
        <w:rPr>
          <w:b/>
          <w:sz w:val="20"/>
          <w:szCs w:val="20"/>
          <w:lang w:val="en-GB"/>
        </w:rPr>
        <w:tab/>
      </w:r>
      <w:r w:rsidRPr="001D6918">
        <w:rPr>
          <w:b/>
          <w:sz w:val="20"/>
          <w:szCs w:val="20"/>
          <w:lang w:val="en-GB"/>
        </w:rPr>
        <w:tab/>
        <w:t>Pa8</w:t>
      </w:r>
    </w:p>
    <w:p w14:paraId="5EF9273C" w14:textId="77777777" w:rsidR="002832DC" w:rsidRPr="001D6918" w:rsidRDefault="002832DC" w:rsidP="002832DC">
      <w:pPr>
        <w:rPr>
          <w:b/>
          <w:sz w:val="20"/>
          <w:szCs w:val="20"/>
          <w:lang w:val="en-GB"/>
        </w:rPr>
      </w:pPr>
      <w:r w:rsidRPr="001D6918">
        <w:rPr>
          <w:b/>
          <w:sz w:val="20"/>
          <w:szCs w:val="20"/>
          <w:lang w:val="en-GB"/>
        </w:rPr>
        <w:tab/>
        <w:t>7.Kc6</w:t>
      </w:r>
      <w:r w:rsidRPr="001D6918">
        <w:rPr>
          <w:b/>
          <w:sz w:val="20"/>
          <w:szCs w:val="20"/>
          <w:lang w:val="en-GB"/>
        </w:rPr>
        <w:tab/>
      </w:r>
      <w:r w:rsidRPr="001D6918">
        <w:rPr>
          <w:b/>
          <w:sz w:val="20"/>
          <w:szCs w:val="20"/>
          <w:lang w:val="en-GB"/>
        </w:rPr>
        <w:tab/>
        <w:t>K~</w:t>
      </w:r>
    </w:p>
    <w:p w14:paraId="17631572" w14:textId="77777777" w:rsidR="002832DC" w:rsidRPr="001D6918" w:rsidRDefault="002832DC" w:rsidP="002832DC">
      <w:pPr>
        <w:rPr>
          <w:b/>
          <w:sz w:val="20"/>
          <w:szCs w:val="20"/>
          <w:lang w:val="en-GB"/>
        </w:rPr>
      </w:pPr>
      <w:r w:rsidRPr="001D6918">
        <w:rPr>
          <w:b/>
          <w:sz w:val="20"/>
          <w:szCs w:val="20"/>
          <w:lang w:val="en-GB"/>
        </w:rPr>
        <w:tab/>
        <w:t>8.Kb7</w:t>
      </w:r>
      <w:r w:rsidRPr="001D6918">
        <w:rPr>
          <w:b/>
          <w:sz w:val="20"/>
          <w:szCs w:val="20"/>
          <w:lang w:val="en-GB"/>
        </w:rPr>
        <w:tab/>
      </w:r>
      <w:r w:rsidRPr="001D6918">
        <w:rPr>
          <w:b/>
          <w:sz w:val="20"/>
          <w:szCs w:val="20"/>
          <w:lang w:val="en-GB"/>
        </w:rPr>
        <w:tab/>
        <w:t>K~</w:t>
      </w:r>
    </w:p>
    <w:p w14:paraId="4F3A786D" w14:textId="77777777" w:rsidR="002832DC" w:rsidRPr="001D6918" w:rsidRDefault="002832DC" w:rsidP="002832DC">
      <w:pPr>
        <w:rPr>
          <w:b/>
          <w:sz w:val="20"/>
          <w:szCs w:val="20"/>
          <w:lang w:val="en-GB"/>
        </w:rPr>
      </w:pPr>
      <w:r w:rsidRPr="001D6918">
        <w:rPr>
          <w:b/>
          <w:sz w:val="20"/>
          <w:szCs w:val="20"/>
          <w:lang w:val="en-GB"/>
        </w:rPr>
        <w:tab/>
        <w:t>9.Kxa8</w:t>
      </w:r>
    </w:p>
    <w:p w14:paraId="112AC86A" w14:textId="77777777" w:rsidR="002832DC" w:rsidRDefault="002832DC" w:rsidP="002832DC">
      <w:pPr>
        <w:spacing w:line="220" w:lineRule="exact"/>
        <w:rPr>
          <w:b/>
          <w:i/>
          <w:sz w:val="20"/>
          <w:szCs w:val="20"/>
          <w:lang w:val="en-GB"/>
        </w:rPr>
      </w:pPr>
      <w:r w:rsidRPr="001D6918">
        <w:rPr>
          <w:b/>
          <w:i/>
          <w:sz w:val="20"/>
          <w:szCs w:val="20"/>
          <w:lang w:val="en-GB"/>
        </w:rPr>
        <w:br w:type="column"/>
      </w:r>
    </w:p>
    <w:p w14:paraId="315743AE" w14:textId="77777777" w:rsidR="00453E68" w:rsidRPr="001D6918" w:rsidRDefault="00453E68" w:rsidP="002832DC">
      <w:pPr>
        <w:spacing w:line="220" w:lineRule="exact"/>
        <w:rPr>
          <w:b/>
          <w:i/>
          <w:sz w:val="20"/>
          <w:szCs w:val="20"/>
          <w:lang w:val="en-GB"/>
        </w:rPr>
      </w:pPr>
    </w:p>
    <w:p w14:paraId="7BCC3463" w14:textId="77777777" w:rsidR="00FB4B2D" w:rsidRPr="008720E1" w:rsidRDefault="00FB4B2D" w:rsidP="002832DC">
      <w:pPr>
        <w:outlineLvl w:val="0"/>
        <w:rPr>
          <w:b/>
          <w:i/>
          <w:sz w:val="20"/>
          <w:szCs w:val="20"/>
          <w:lang w:val="en-GB"/>
        </w:rPr>
      </w:pPr>
    </w:p>
    <w:p w14:paraId="6402B36C" w14:textId="77777777" w:rsidR="0092780B" w:rsidRDefault="0092780B" w:rsidP="002832DC">
      <w:pPr>
        <w:outlineLvl w:val="0"/>
        <w:rPr>
          <w:b/>
          <w:i/>
          <w:sz w:val="20"/>
          <w:szCs w:val="20"/>
          <w:lang w:val="en-GB"/>
        </w:rPr>
      </w:pPr>
    </w:p>
    <w:p w14:paraId="56AA2102" w14:textId="77777777" w:rsidR="002832DC" w:rsidRPr="001D6918" w:rsidRDefault="002832DC" w:rsidP="002832DC">
      <w:pPr>
        <w:outlineLvl w:val="0"/>
        <w:rPr>
          <w:b/>
          <w:i/>
          <w:sz w:val="20"/>
          <w:szCs w:val="20"/>
          <w:lang w:val="en-GB"/>
        </w:rPr>
      </w:pPr>
      <w:r w:rsidRPr="001D6918">
        <w:rPr>
          <w:b/>
          <w:i/>
          <w:sz w:val="20"/>
          <w:szCs w:val="20"/>
          <w:lang w:val="en-GB"/>
        </w:rPr>
        <w:t>Variant B</w:t>
      </w:r>
    </w:p>
    <w:p w14:paraId="57C11D58" w14:textId="77777777" w:rsidR="002832DC" w:rsidRPr="001D6918" w:rsidRDefault="002832DC" w:rsidP="002832DC">
      <w:pPr>
        <w:rPr>
          <w:b/>
          <w:sz w:val="20"/>
          <w:szCs w:val="20"/>
          <w:lang w:val="en-GB"/>
        </w:rPr>
      </w:pPr>
      <w:r w:rsidRPr="001D6918">
        <w:rPr>
          <w:b/>
          <w:sz w:val="20"/>
          <w:szCs w:val="20"/>
          <w:lang w:val="en-GB"/>
        </w:rPr>
        <w:tab/>
        <w:t>2...</w:t>
      </w:r>
      <w:r w:rsidRPr="001D6918">
        <w:rPr>
          <w:b/>
          <w:sz w:val="20"/>
          <w:szCs w:val="20"/>
          <w:lang w:val="en-GB"/>
        </w:rPr>
        <w:tab/>
      </w:r>
      <w:r w:rsidRPr="001D6918">
        <w:rPr>
          <w:b/>
          <w:sz w:val="20"/>
          <w:szCs w:val="20"/>
          <w:lang w:val="en-GB"/>
        </w:rPr>
        <w:tab/>
        <w:t>Kf5</w:t>
      </w:r>
    </w:p>
    <w:p w14:paraId="268FAE15" w14:textId="77777777" w:rsidR="002832DC" w:rsidRPr="001D6918" w:rsidRDefault="002832DC" w:rsidP="002832DC">
      <w:pPr>
        <w:rPr>
          <w:b/>
          <w:sz w:val="20"/>
          <w:szCs w:val="20"/>
          <w:lang w:val="en-GB"/>
        </w:rPr>
      </w:pPr>
      <w:r w:rsidRPr="001D6918">
        <w:rPr>
          <w:b/>
          <w:sz w:val="20"/>
          <w:szCs w:val="20"/>
          <w:lang w:val="en-GB"/>
        </w:rPr>
        <w:tab/>
        <w:t>3.a5</w:t>
      </w:r>
      <w:r w:rsidRPr="001D6918">
        <w:rPr>
          <w:b/>
          <w:sz w:val="20"/>
          <w:szCs w:val="20"/>
          <w:lang w:val="en-GB"/>
        </w:rPr>
        <w:tab/>
      </w:r>
      <w:r w:rsidRPr="001D6918">
        <w:rPr>
          <w:b/>
          <w:sz w:val="20"/>
          <w:szCs w:val="20"/>
          <w:lang w:val="en-GB"/>
        </w:rPr>
        <w:tab/>
        <w:t>Pe4</w:t>
      </w:r>
    </w:p>
    <w:p w14:paraId="711631CB" w14:textId="77777777" w:rsidR="002832DC" w:rsidRPr="001D6918" w:rsidRDefault="002832DC" w:rsidP="002832DC">
      <w:pPr>
        <w:rPr>
          <w:b/>
          <w:sz w:val="20"/>
          <w:szCs w:val="20"/>
          <w:lang w:val="en-GB"/>
        </w:rPr>
      </w:pPr>
      <w:r w:rsidRPr="001D6918">
        <w:rPr>
          <w:b/>
          <w:sz w:val="20"/>
          <w:szCs w:val="20"/>
          <w:lang w:val="en-GB"/>
        </w:rPr>
        <w:tab/>
        <w:t>4.Kd5</w:t>
      </w:r>
      <w:r w:rsidRPr="001D6918">
        <w:rPr>
          <w:b/>
          <w:sz w:val="20"/>
          <w:szCs w:val="20"/>
          <w:lang w:val="en-GB"/>
        </w:rPr>
        <w:tab/>
      </w:r>
      <w:r w:rsidRPr="001D6918">
        <w:rPr>
          <w:b/>
          <w:sz w:val="20"/>
          <w:szCs w:val="20"/>
          <w:lang w:val="en-GB"/>
        </w:rPr>
        <w:tab/>
        <w:t>Pc3+</w:t>
      </w:r>
    </w:p>
    <w:p w14:paraId="7B813499" w14:textId="77777777" w:rsidR="002832DC" w:rsidRPr="001D6918" w:rsidRDefault="002832DC" w:rsidP="002832DC">
      <w:pPr>
        <w:jc w:val="both"/>
        <w:rPr>
          <w:b/>
          <w:sz w:val="20"/>
          <w:szCs w:val="20"/>
          <w:lang w:val="en-GB"/>
        </w:rPr>
      </w:pPr>
      <w:r w:rsidRPr="001D6918">
        <w:rPr>
          <w:lang w:val="en-GB"/>
        </w:rPr>
        <w:tab/>
      </w:r>
      <w:r w:rsidRPr="001D6918">
        <w:rPr>
          <w:b/>
          <w:sz w:val="20"/>
          <w:szCs w:val="20"/>
          <w:lang w:val="en-GB"/>
        </w:rPr>
        <w:t>5.Kc6</w:t>
      </w:r>
      <w:r w:rsidRPr="001D6918">
        <w:rPr>
          <w:b/>
          <w:sz w:val="20"/>
          <w:szCs w:val="20"/>
          <w:lang w:val="en-GB"/>
        </w:rPr>
        <w:tab/>
      </w:r>
      <w:r w:rsidRPr="001D6918">
        <w:rPr>
          <w:b/>
          <w:sz w:val="20"/>
          <w:szCs w:val="20"/>
          <w:lang w:val="en-GB"/>
        </w:rPr>
        <w:tab/>
        <w:t>Ke5</w:t>
      </w:r>
    </w:p>
    <w:p w14:paraId="26CBDB87" w14:textId="77777777" w:rsidR="002832DC" w:rsidRPr="001D6918" w:rsidRDefault="002832DC" w:rsidP="002832DC">
      <w:pPr>
        <w:rPr>
          <w:b/>
          <w:sz w:val="20"/>
          <w:szCs w:val="20"/>
          <w:lang w:val="en-GB"/>
        </w:rPr>
      </w:pPr>
      <w:r w:rsidRPr="001D6918">
        <w:rPr>
          <w:b/>
          <w:sz w:val="20"/>
          <w:szCs w:val="20"/>
          <w:lang w:val="en-GB"/>
        </w:rPr>
        <w:tab/>
        <w:t>6.a6</w:t>
      </w:r>
      <w:r w:rsidRPr="001D6918">
        <w:rPr>
          <w:b/>
          <w:sz w:val="20"/>
          <w:szCs w:val="20"/>
          <w:lang w:val="en-GB"/>
        </w:rPr>
        <w:tab/>
      </w:r>
      <w:r w:rsidRPr="001D6918">
        <w:rPr>
          <w:b/>
          <w:sz w:val="20"/>
          <w:szCs w:val="20"/>
          <w:lang w:val="en-GB"/>
        </w:rPr>
        <w:tab/>
        <w:t>Pd5</w:t>
      </w:r>
    </w:p>
    <w:p w14:paraId="75B18CF3" w14:textId="77777777" w:rsidR="002832DC" w:rsidRPr="00AC6B78" w:rsidRDefault="002832DC" w:rsidP="002832DC">
      <w:pPr>
        <w:rPr>
          <w:b/>
          <w:sz w:val="20"/>
          <w:szCs w:val="20"/>
        </w:rPr>
      </w:pPr>
      <w:r w:rsidRPr="001D6918">
        <w:rPr>
          <w:b/>
          <w:sz w:val="20"/>
          <w:szCs w:val="20"/>
          <w:lang w:val="en-GB"/>
        </w:rPr>
        <w:tab/>
      </w:r>
      <w:r w:rsidRPr="00AC6B78">
        <w:rPr>
          <w:b/>
          <w:sz w:val="20"/>
          <w:szCs w:val="20"/>
        </w:rPr>
        <w:t>7.a7</w:t>
      </w:r>
      <w:r w:rsidR="00AC6B78" w:rsidRPr="00AC6B78">
        <w:rPr>
          <w:b/>
          <w:sz w:val="20"/>
          <w:szCs w:val="20"/>
        </w:rPr>
        <w:tab/>
      </w:r>
      <w:r w:rsidR="00AC6B78" w:rsidRPr="00AC6B78">
        <w:rPr>
          <w:b/>
          <w:sz w:val="20"/>
          <w:szCs w:val="20"/>
        </w:rPr>
        <w:tab/>
        <w:t>Pc7</w:t>
      </w:r>
    </w:p>
    <w:p w14:paraId="37794E59" w14:textId="77777777" w:rsidR="002832DC" w:rsidRPr="00AC6B78" w:rsidRDefault="00AC6B78" w:rsidP="002832DC">
      <w:pPr>
        <w:rPr>
          <w:b/>
          <w:sz w:val="20"/>
          <w:szCs w:val="20"/>
        </w:rPr>
      </w:pPr>
      <w:r w:rsidRPr="00AC6B78">
        <w:rPr>
          <w:b/>
          <w:sz w:val="20"/>
          <w:szCs w:val="20"/>
        </w:rPr>
        <w:tab/>
        <w:t>8.Kxc7</w:t>
      </w:r>
      <w:r w:rsidR="002832DC" w:rsidRPr="00AC6B78">
        <w:rPr>
          <w:b/>
          <w:sz w:val="20"/>
          <w:szCs w:val="20"/>
        </w:rPr>
        <w:tab/>
      </w:r>
      <w:r w:rsidR="002832DC" w:rsidRPr="00AC6B78">
        <w:rPr>
          <w:b/>
          <w:sz w:val="20"/>
          <w:szCs w:val="20"/>
        </w:rPr>
        <w:tab/>
        <w:t>Pc8</w:t>
      </w:r>
    </w:p>
    <w:p w14:paraId="43BF80C7" w14:textId="77777777" w:rsidR="002832DC" w:rsidRPr="00AC6B78" w:rsidRDefault="00AC6B78" w:rsidP="00AC6B78">
      <w:pPr>
        <w:rPr>
          <w:b/>
          <w:sz w:val="20"/>
          <w:szCs w:val="20"/>
        </w:rPr>
      </w:pPr>
      <w:r w:rsidRPr="00AC6B78">
        <w:rPr>
          <w:sz w:val="20"/>
          <w:szCs w:val="20"/>
        </w:rPr>
        <w:t>En wit wint.</w:t>
      </w:r>
      <w:r w:rsidR="002832DC" w:rsidRPr="00AC6B78">
        <w:rPr>
          <w:b/>
          <w:sz w:val="20"/>
          <w:szCs w:val="20"/>
        </w:rPr>
        <w:tab/>
      </w:r>
      <w:r w:rsidR="002832DC" w:rsidRPr="00AC6B78">
        <w:rPr>
          <w:b/>
          <w:sz w:val="20"/>
          <w:szCs w:val="20"/>
        </w:rPr>
        <w:tab/>
      </w:r>
    </w:p>
    <w:p w14:paraId="24BC20F8" w14:textId="77777777" w:rsidR="002832DC" w:rsidRPr="005C174F" w:rsidRDefault="002832DC" w:rsidP="002832DC">
      <w:pPr>
        <w:pStyle w:val="03aText"/>
        <w:widowControl/>
        <w:rPr>
          <w:noProof/>
        </w:rPr>
      </w:pPr>
    </w:p>
    <w:p w14:paraId="6049994B" w14:textId="77777777" w:rsidR="002832DC" w:rsidRPr="00AD04D8" w:rsidRDefault="002832DC" w:rsidP="002832DC">
      <w:pPr>
        <w:pStyle w:val="03aText"/>
        <w:widowControl/>
        <w:rPr>
          <w:noProof/>
          <w:lang w:val="nl-BE"/>
        </w:rPr>
      </w:pPr>
      <w:r w:rsidRPr="00AD04D8">
        <w:rPr>
          <w:noProof/>
          <w:lang w:val="nl-BE"/>
        </w:rPr>
        <w:t xml:space="preserve">Een werkje van Milenko Dukic in </w:t>
      </w:r>
      <w:r w:rsidRPr="00AD04D8">
        <w:rPr>
          <w:i/>
          <w:noProof/>
          <w:lang w:val="nl-BE"/>
        </w:rPr>
        <w:t xml:space="preserve">Buletin Problemistic </w:t>
      </w:r>
      <w:r w:rsidRPr="00AD04D8">
        <w:rPr>
          <w:noProof/>
          <w:lang w:val="nl-BE"/>
        </w:rPr>
        <w:t>(1986) heeft twee oplossingen:</w:t>
      </w:r>
    </w:p>
    <w:p w14:paraId="028AABDD" w14:textId="77777777" w:rsidR="002832DC" w:rsidRPr="00AD04D8" w:rsidRDefault="002832DC" w:rsidP="002832DC">
      <w:pPr>
        <w:pStyle w:val="03aText"/>
        <w:widowControl/>
        <w:rPr>
          <w:b/>
          <w:noProof/>
          <w:lang w:val="nl-BE"/>
        </w:rPr>
      </w:pPr>
    </w:p>
    <w:p w14:paraId="1CEFFA0E" w14:textId="77777777" w:rsidR="002832DC" w:rsidRPr="001C51FB" w:rsidRDefault="002832DC" w:rsidP="002832DC">
      <w:pPr>
        <w:pStyle w:val="03aText"/>
        <w:widowControl/>
        <w:rPr>
          <w:noProof/>
          <w:lang w:val="nl-BE"/>
        </w:rPr>
      </w:pPr>
      <w:r w:rsidRPr="001C51FB">
        <w:rPr>
          <w:noProof/>
          <w:lang w:val="nl-BE"/>
        </w:rPr>
        <w:t xml:space="preserve">Kd4 a2 / Kh7 Pf2 + </w:t>
      </w:r>
    </w:p>
    <w:p w14:paraId="3D58AA7A" w14:textId="77777777" w:rsidR="002832DC" w:rsidRPr="00AD04D8" w:rsidRDefault="002832DC" w:rsidP="002832DC">
      <w:pPr>
        <w:pStyle w:val="03aText"/>
        <w:widowControl/>
        <w:rPr>
          <w:noProof/>
          <w:lang w:val="nl-BE"/>
        </w:rPr>
      </w:pPr>
    </w:p>
    <w:p w14:paraId="0D90EE6E" w14:textId="77777777" w:rsidR="002832DC" w:rsidRPr="00AD04D8" w:rsidRDefault="002832DC" w:rsidP="002832DC">
      <w:pPr>
        <w:pStyle w:val="03aText"/>
        <w:widowControl/>
        <w:rPr>
          <w:noProof/>
          <w:lang w:val="nl-BE"/>
        </w:rPr>
      </w:pPr>
      <w:r w:rsidRPr="00AD04D8">
        <w:rPr>
          <w:noProof/>
          <w:lang w:val="nl-BE"/>
        </w:rPr>
        <w:t>Na 1.a4 Pd1 2.a5 Pb2 wint zo</w:t>
      </w:r>
      <w:r w:rsidRPr="00AD04D8">
        <w:rPr>
          <w:noProof/>
          <w:lang w:val="nl-BE"/>
        </w:rPr>
        <w:softHyphen/>
        <w:t xml:space="preserve">wel de auteursoplossing: </w:t>
      </w:r>
    </w:p>
    <w:p w14:paraId="0C1798DA" w14:textId="77777777" w:rsidR="002832DC" w:rsidRPr="00AD04D8" w:rsidRDefault="002832DC" w:rsidP="0038155E">
      <w:pPr>
        <w:pStyle w:val="03aText"/>
        <w:widowControl/>
        <w:numPr>
          <w:ilvl w:val="0"/>
          <w:numId w:val="25"/>
        </w:numPr>
        <w:rPr>
          <w:noProof/>
          <w:lang w:val="nl-BE"/>
        </w:rPr>
      </w:pPr>
      <w:r w:rsidRPr="009D5362">
        <w:rPr>
          <w:b/>
          <w:noProof/>
          <w:lang w:val="nl-BE"/>
        </w:rPr>
        <w:t>3.a6</w:t>
      </w:r>
      <w:r w:rsidRPr="00AD04D8">
        <w:rPr>
          <w:noProof/>
          <w:lang w:val="nl-BE"/>
        </w:rPr>
        <w:t xml:space="preserve"> Pa4 4.a7 Pb6 5.Kc5 Pa8</w:t>
      </w:r>
      <w:r>
        <w:rPr>
          <w:noProof/>
          <w:lang w:val="nl-BE"/>
        </w:rPr>
        <w:t xml:space="preserve"> 6.Kc6 Kg6 7.Kb7, als mijn ver</w:t>
      </w:r>
      <w:r w:rsidRPr="00AD04D8">
        <w:rPr>
          <w:noProof/>
          <w:lang w:val="nl-BE"/>
        </w:rPr>
        <w:t xml:space="preserve">sie: </w:t>
      </w:r>
    </w:p>
    <w:p w14:paraId="004FA117" w14:textId="77777777" w:rsidR="00024476" w:rsidRDefault="001B4066" w:rsidP="0038155E">
      <w:pPr>
        <w:pStyle w:val="03aText"/>
        <w:widowControl/>
        <w:numPr>
          <w:ilvl w:val="0"/>
          <w:numId w:val="25"/>
        </w:numPr>
        <w:rPr>
          <w:noProof/>
          <w:lang w:val="nl-BE"/>
        </w:rPr>
      </w:pPr>
      <w:r w:rsidRPr="009D5362">
        <w:rPr>
          <w:b/>
          <w:noProof/>
          <w:lang w:val="nl-BE"/>
        </w:rPr>
        <w:t>3</w:t>
      </w:r>
      <w:r w:rsidR="00384140" w:rsidRPr="009D5362">
        <w:rPr>
          <w:b/>
          <w:noProof/>
          <w:lang w:val="nl-BE"/>
        </w:rPr>
        <w:t>.Kc5</w:t>
      </w:r>
      <w:r w:rsidR="00384140">
        <w:rPr>
          <w:noProof/>
          <w:lang w:val="nl-BE"/>
        </w:rPr>
        <w:t xml:space="preserve"> en</w:t>
      </w:r>
      <w:r>
        <w:rPr>
          <w:noProof/>
          <w:lang w:val="nl-BE"/>
        </w:rPr>
        <w:t xml:space="preserve"> 3…</w:t>
      </w:r>
      <w:r w:rsidR="009B58E4" w:rsidRPr="009B58E4">
        <w:rPr>
          <w:noProof/>
          <w:lang w:val="nl-BE"/>
        </w:rPr>
        <w:t>Pd3+ 4.Kb5 Pf4 5.a6 Pd5 6.</w:t>
      </w:r>
      <w:r w:rsidR="009B58E4">
        <w:rPr>
          <w:noProof/>
          <w:lang w:val="nl-BE"/>
        </w:rPr>
        <w:t>a7 Pc7 7</w:t>
      </w:r>
      <w:r w:rsidR="009B58E4" w:rsidRPr="009B58E4">
        <w:rPr>
          <w:noProof/>
          <w:lang w:val="nl-BE"/>
        </w:rPr>
        <w:t xml:space="preserve">.Kc6 </w:t>
      </w:r>
      <w:r>
        <w:rPr>
          <w:noProof/>
          <w:lang w:val="nl-BE"/>
        </w:rPr>
        <w:t>Pa8 9</w:t>
      </w:r>
      <w:r w:rsidR="00512A3E">
        <w:rPr>
          <w:noProof/>
          <w:lang w:val="nl-BE"/>
        </w:rPr>
        <w:t>.</w:t>
      </w:r>
      <w:r w:rsidR="009B58E4" w:rsidRPr="009B58E4">
        <w:rPr>
          <w:noProof/>
          <w:lang w:val="nl-BE"/>
        </w:rPr>
        <w:t>.Kb7</w:t>
      </w:r>
      <w:r w:rsidR="00512A3E">
        <w:rPr>
          <w:noProof/>
          <w:lang w:val="nl-BE"/>
        </w:rPr>
        <w:t>,</w:t>
      </w:r>
      <w:r w:rsidR="009B58E4" w:rsidRPr="009B58E4">
        <w:rPr>
          <w:noProof/>
          <w:lang w:val="nl-BE"/>
        </w:rPr>
        <w:t xml:space="preserve"> enzovoort</w:t>
      </w:r>
    </w:p>
    <w:p w14:paraId="09E3A42F" w14:textId="77777777" w:rsidR="002832DC" w:rsidRPr="009B58E4" w:rsidRDefault="00D64819" w:rsidP="00024476">
      <w:pPr>
        <w:pStyle w:val="03aText"/>
        <w:widowControl/>
        <w:rPr>
          <w:noProof/>
          <w:lang w:val="nl-BE"/>
        </w:rPr>
      </w:pPr>
      <w:r>
        <w:rPr>
          <w:noProof/>
          <w:lang w:val="nl-BE"/>
        </w:rPr>
        <w:t>E</w:t>
      </w:r>
      <w:r w:rsidR="00024476">
        <w:rPr>
          <w:noProof/>
          <w:lang w:val="nl-BE"/>
        </w:rPr>
        <w:t>n dus ne</w:t>
      </w:r>
      <w:r w:rsidR="00512A3E">
        <w:rPr>
          <w:noProof/>
          <w:lang w:val="nl-BE"/>
        </w:rPr>
        <w:t>venoplosbaar.</w:t>
      </w:r>
    </w:p>
    <w:p w14:paraId="7D1E54B9" w14:textId="77777777" w:rsidR="002832DC" w:rsidRPr="009B58E4" w:rsidRDefault="002832DC" w:rsidP="002832DC">
      <w:pPr>
        <w:pStyle w:val="03aText"/>
        <w:widowControl/>
        <w:rPr>
          <w:noProof/>
          <w:lang w:val="nl-BE"/>
        </w:rPr>
      </w:pPr>
    </w:p>
    <w:p w14:paraId="0FA52786" w14:textId="77777777" w:rsidR="00725AE7" w:rsidRDefault="0092253F" w:rsidP="003D0353">
      <w:pPr>
        <w:pStyle w:val="03aText"/>
        <w:widowControl/>
        <w:rPr>
          <w:lang w:val="nl-BE"/>
        </w:rPr>
      </w:pPr>
      <w:r>
        <w:rPr>
          <w:noProof/>
          <w:lang w:val="nl-BE"/>
        </w:rPr>
        <w:t>Een</w:t>
      </w:r>
      <w:r w:rsidR="003D0353">
        <w:rPr>
          <w:noProof/>
          <w:lang w:val="nl-BE"/>
        </w:rPr>
        <w:t xml:space="preserve"> leerzaam voorbeeld van </w:t>
      </w:r>
      <w:r w:rsidR="00E241B5">
        <w:rPr>
          <w:noProof/>
          <w:lang w:val="nl-BE"/>
        </w:rPr>
        <w:t xml:space="preserve">cor-recte </w:t>
      </w:r>
      <w:r w:rsidR="003D0353">
        <w:rPr>
          <w:noProof/>
          <w:lang w:val="nl-BE"/>
        </w:rPr>
        <w:t>eenvoud</w:t>
      </w:r>
      <w:r w:rsidR="00053F12">
        <w:rPr>
          <w:noProof/>
          <w:lang w:val="nl-BE"/>
        </w:rPr>
        <w:t xml:space="preserve"> is mijn verbetering</w:t>
      </w:r>
      <w:r w:rsidR="0078183D">
        <w:rPr>
          <w:noProof/>
          <w:lang w:val="nl-BE"/>
        </w:rPr>
        <w:t>.</w:t>
      </w:r>
      <w:r w:rsidR="003D0353">
        <w:rPr>
          <w:lang w:val="nl-BE"/>
        </w:rPr>
        <w:t xml:space="preserve"> </w:t>
      </w:r>
    </w:p>
    <w:p w14:paraId="67BDD74C" w14:textId="77777777" w:rsidR="00CB7677" w:rsidRDefault="00CB7677" w:rsidP="00CB7677">
      <w:pPr>
        <w:pStyle w:val="99LP"/>
        <w:widowControl/>
        <w:spacing w:before="40"/>
        <w:rPr>
          <w:b/>
          <w:lang w:val="nl-BE"/>
        </w:rPr>
      </w:pPr>
    </w:p>
    <w:p w14:paraId="115B5E99" w14:textId="77777777" w:rsidR="00CB7677" w:rsidRDefault="00CB7677" w:rsidP="00CB7677">
      <w:pPr>
        <w:pStyle w:val="99LP"/>
        <w:widowControl/>
        <w:spacing w:before="40"/>
        <w:rPr>
          <w:b/>
          <w:lang w:val="nl-BE"/>
        </w:rPr>
      </w:pPr>
    </w:p>
    <w:p w14:paraId="79BE4876" w14:textId="77777777" w:rsidR="00CB7677" w:rsidRDefault="00CB7677" w:rsidP="00CB7677">
      <w:pPr>
        <w:pStyle w:val="99LP"/>
        <w:widowControl/>
        <w:spacing w:before="40"/>
        <w:rPr>
          <w:b/>
          <w:lang w:val="nl-BE"/>
        </w:rPr>
      </w:pPr>
    </w:p>
    <w:p w14:paraId="4ACF3588" w14:textId="77777777" w:rsidR="00CB7677" w:rsidRDefault="00CB7677" w:rsidP="00CB7677">
      <w:pPr>
        <w:pStyle w:val="99LP"/>
        <w:widowControl/>
        <w:spacing w:before="40"/>
        <w:rPr>
          <w:b/>
          <w:lang w:val="nl-BE"/>
        </w:rPr>
      </w:pPr>
    </w:p>
    <w:p w14:paraId="24B405F8" w14:textId="77777777" w:rsidR="00CB7677" w:rsidRDefault="00CB7677" w:rsidP="00CB7677">
      <w:pPr>
        <w:pStyle w:val="99LP"/>
        <w:widowControl/>
        <w:spacing w:before="40"/>
        <w:rPr>
          <w:b/>
          <w:lang w:val="nl-BE"/>
        </w:rPr>
      </w:pPr>
    </w:p>
    <w:p w14:paraId="59922C21" w14:textId="77777777" w:rsidR="00CB7677" w:rsidRDefault="00CB7677" w:rsidP="00CB7677">
      <w:pPr>
        <w:pStyle w:val="99LP"/>
        <w:widowControl/>
        <w:spacing w:before="40"/>
        <w:rPr>
          <w:b/>
          <w:lang w:val="nl-BE"/>
        </w:rPr>
      </w:pPr>
    </w:p>
    <w:p w14:paraId="2872F144" w14:textId="77777777" w:rsidR="00CB7677" w:rsidRDefault="00CB7677" w:rsidP="00CB7677">
      <w:pPr>
        <w:pStyle w:val="99LP"/>
        <w:widowControl/>
        <w:spacing w:before="40"/>
        <w:rPr>
          <w:b/>
          <w:lang w:val="nl-BE"/>
        </w:rPr>
      </w:pPr>
    </w:p>
    <w:p w14:paraId="47658C7E" w14:textId="77777777" w:rsidR="00CB7677" w:rsidRDefault="00CB7677" w:rsidP="00CB7677">
      <w:pPr>
        <w:pStyle w:val="99LP"/>
        <w:widowControl/>
        <w:spacing w:before="40"/>
        <w:rPr>
          <w:b/>
          <w:lang w:val="nl-BE"/>
        </w:rPr>
      </w:pPr>
    </w:p>
    <w:p w14:paraId="4DEA00A4" w14:textId="5C9E7E71" w:rsidR="002832DC" w:rsidRPr="00AD04D8" w:rsidRDefault="002832DC" w:rsidP="00CB7677">
      <w:pPr>
        <w:pStyle w:val="99LP"/>
        <w:widowControl/>
        <w:spacing w:before="40"/>
        <w:jc w:val="center"/>
        <w:rPr>
          <w:b/>
          <w:noProof/>
          <w:lang w:val="nl-BE"/>
        </w:rPr>
      </w:pPr>
      <w:r>
        <w:rPr>
          <w:b/>
          <w:lang w:val="nl-BE"/>
        </w:rPr>
        <w:lastRenderedPageBreak/>
        <w:t>- 6</w:t>
      </w:r>
      <w:r w:rsidRPr="00AD04D8">
        <w:rPr>
          <w:b/>
          <w:lang w:val="nl-BE"/>
        </w:rPr>
        <w:t xml:space="preserve"> -</w:t>
      </w:r>
    </w:p>
    <w:p w14:paraId="25277FED" w14:textId="77777777" w:rsidR="002832DC" w:rsidRPr="00AD04D8" w:rsidRDefault="002832DC" w:rsidP="002832DC">
      <w:pPr>
        <w:spacing w:line="190" w:lineRule="exact"/>
        <w:jc w:val="center"/>
        <w:rPr>
          <w:sz w:val="20"/>
          <w:szCs w:val="20"/>
          <w:lang w:val="nl-BE"/>
        </w:rPr>
      </w:pPr>
    </w:p>
    <w:p w14:paraId="77637399" w14:textId="77777777" w:rsidR="002832DC" w:rsidRPr="00AD04D8" w:rsidRDefault="002832DC" w:rsidP="002832DC">
      <w:pPr>
        <w:spacing w:line="190" w:lineRule="exact"/>
        <w:jc w:val="center"/>
        <w:outlineLvl w:val="0"/>
        <w:rPr>
          <w:sz w:val="20"/>
          <w:szCs w:val="20"/>
          <w:lang w:val="nl-BE"/>
        </w:rPr>
      </w:pPr>
      <w:r w:rsidRPr="00AD04D8">
        <w:rPr>
          <w:i/>
          <w:sz w:val="20"/>
          <w:szCs w:val="20"/>
          <w:lang w:val="nl-BE"/>
        </w:rPr>
        <w:t>EBUR</w:t>
      </w:r>
      <w:r w:rsidRPr="00AD04D8">
        <w:rPr>
          <w:sz w:val="20"/>
          <w:szCs w:val="20"/>
          <w:lang w:val="nl-BE"/>
        </w:rPr>
        <w:t>, 2000</w:t>
      </w:r>
    </w:p>
    <w:p w14:paraId="3D569FE1" w14:textId="77777777" w:rsidR="002832DC" w:rsidRPr="00AD04D8" w:rsidRDefault="002832DC" w:rsidP="002832DC">
      <w:pPr>
        <w:spacing w:line="190" w:lineRule="exact"/>
        <w:jc w:val="center"/>
        <w:rPr>
          <w:sz w:val="20"/>
          <w:szCs w:val="20"/>
          <w:lang w:val="nl-BE"/>
        </w:rPr>
      </w:pPr>
    </w:p>
    <w:p w14:paraId="3F4058C6" w14:textId="77777777" w:rsidR="002832DC" w:rsidRPr="00AD04D8" w:rsidRDefault="00990285" w:rsidP="002832DC">
      <w:pPr>
        <w:spacing w:line="190" w:lineRule="exact"/>
        <w:jc w:val="center"/>
        <w:rPr>
          <w:sz w:val="20"/>
          <w:szCs w:val="20"/>
          <w:lang w:val="nl-BE"/>
        </w:rPr>
      </w:pPr>
      <w:r>
        <w:rPr>
          <w:noProof/>
          <w:lang w:val="nl-BE"/>
        </w:rPr>
        <w:object w:dxaOrig="1440" w:dyaOrig="1440" w14:anchorId="62367025">
          <v:shape id="_x0000_s1065" type="#_x0000_t75" style="position:absolute;left:0;text-align:left;margin-left:0;margin-top:.55pt;width:152.25pt;height:152.25pt;z-index:251609088;mso-position-horizontal:center">
            <v:imagedata r:id="rId29" o:title=""/>
            <w10:wrap type="square"/>
          </v:shape>
          <o:OLEObject Type="Embed" ProgID="CorelDRAW.Graphic.12" ShapeID="_x0000_s1065" DrawAspect="Content" ObjectID="_1587467669" r:id="rId30"/>
        </w:object>
      </w:r>
    </w:p>
    <w:p w14:paraId="229A7C33" w14:textId="77777777" w:rsidR="002832DC" w:rsidRPr="00AD04D8" w:rsidRDefault="002832DC" w:rsidP="002832DC">
      <w:pPr>
        <w:rPr>
          <w:sz w:val="20"/>
          <w:szCs w:val="20"/>
          <w:lang w:val="nl-BE"/>
        </w:rPr>
      </w:pPr>
      <w:r w:rsidRPr="00AD04D8">
        <w:rPr>
          <w:b/>
          <w:lang w:val="nl-BE"/>
        </w:rPr>
        <w:t>=</w:t>
      </w:r>
      <w:r w:rsidRPr="00AD04D8">
        <w:rPr>
          <w:b/>
          <w:sz w:val="20"/>
          <w:szCs w:val="20"/>
          <w:lang w:val="nl-BE"/>
        </w:rPr>
        <w:t xml:space="preserve"> </w:t>
      </w:r>
      <w:r w:rsidR="006975B8">
        <w:rPr>
          <w:sz w:val="20"/>
          <w:szCs w:val="20"/>
          <w:lang w:val="nl-BE"/>
        </w:rPr>
        <w:t xml:space="preserve">                           </w:t>
      </w:r>
      <w:r w:rsidRPr="00AD04D8">
        <w:rPr>
          <w:sz w:val="20"/>
          <w:szCs w:val="20"/>
          <w:lang w:val="nl-BE"/>
        </w:rPr>
        <w:t xml:space="preserve"> </w:t>
      </w:r>
      <w:r w:rsidR="004769BE">
        <w:rPr>
          <w:sz w:val="20"/>
          <w:szCs w:val="20"/>
          <w:lang w:val="nl-BE"/>
        </w:rPr>
        <w:t xml:space="preserve"> </w:t>
      </w:r>
      <w:r w:rsidRPr="00AD04D8">
        <w:rPr>
          <w:sz w:val="20"/>
          <w:szCs w:val="20"/>
          <w:lang w:val="nl-BE"/>
        </w:rPr>
        <w:t xml:space="preserve"> 0031.01 f7d5</w:t>
      </w:r>
    </w:p>
    <w:p w14:paraId="1B9B62F5" w14:textId="77777777" w:rsidR="002832DC" w:rsidRPr="00AD04D8" w:rsidRDefault="002832DC" w:rsidP="002832DC">
      <w:pPr>
        <w:spacing w:line="190" w:lineRule="exact"/>
        <w:rPr>
          <w:sz w:val="20"/>
          <w:szCs w:val="20"/>
          <w:lang w:val="nl-BE"/>
        </w:rPr>
      </w:pPr>
    </w:p>
    <w:p w14:paraId="33300DD9" w14:textId="77777777" w:rsidR="002832DC" w:rsidRPr="00AD04D8" w:rsidRDefault="002832DC" w:rsidP="002832DC">
      <w:pPr>
        <w:pStyle w:val="03aText"/>
        <w:widowControl/>
        <w:rPr>
          <w:lang w:val="nl-BE"/>
        </w:rPr>
      </w:pPr>
      <w:r w:rsidRPr="00AD04D8">
        <w:rPr>
          <w:lang w:val="nl-BE"/>
        </w:rPr>
        <w:t>Kan wit de pion nog tegenhou-den?</w:t>
      </w:r>
    </w:p>
    <w:p w14:paraId="55900430" w14:textId="77777777" w:rsidR="002832DC" w:rsidRPr="00AD04D8" w:rsidRDefault="002832DC" w:rsidP="002832DC">
      <w:pPr>
        <w:rPr>
          <w:b/>
          <w:sz w:val="20"/>
          <w:szCs w:val="20"/>
          <w:lang w:val="nl-BE"/>
        </w:rPr>
      </w:pPr>
      <w:r w:rsidRPr="00AD04D8">
        <w:rPr>
          <w:b/>
          <w:sz w:val="20"/>
          <w:szCs w:val="20"/>
          <w:lang w:val="nl-BE"/>
        </w:rPr>
        <w:tab/>
        <w:t>1.Pd3</w:t>
      </w:r>
      <w:r w:rsidRPr="00AD04D8">
        <w:rPr>
          <w:b/>
          <w:sz w:val="20"/>
          <w:szCs w:val="20"/>
          <w:lang w:val="nl-BE"/>
        </w:rPr>
        <w:tab/>
      </w:r>
      <w:r w:rsidRPr="00AD04D8">
        <w:rPr>
          <w:b/>
          <w:sz w:val="20"/>
          <w:szCs w:val="20"/>
          <w:lang w:val="nl-BE"/>
        </w:rPr>
        <w:tab/>
        <w:t>Ke4</w:t>
      </w:r>
    </w:p>
    <w:p w14:paraId="10FD94C9" w14:textId="77777777" w:rsidR="002832DC" w:rsidRPr="00AD04D8" w:rsidRDefault="002832DC" w:rsidP="002832DC">
      <w:pPr>
        <w:rPr>
          <w:b/>
          <w:sz w:val="20"/>
          <w:szCs w:val="20"/>
          <w:lang w:val="nl-BE"/>
        </w:rPr>
      </w:pPr>
      <w:r w:rsidRPr="00AD04D8">
        <w:rPr>
          <w:b/>
          <w:sz w:val="20"/>
          <w:szCs w:val="20"/>
          <w:lang w:val="nl-BE"/>
        </w:rPr>
        <w:tab/>
        <w:t>2.Pf2+</w:t>
      </w:r>
      <w:r w:rsidRPr="00AD04D8">
        <w:rPr>
          <w:b/>
          <w:sz w:val="20"/>
          <w:szCs w:val="20"/>
          <w:lang w:val="nl-BE"/>
        </w:rPr>
        <w:tab/>
      </w:r>
      <w:r w:rsidRPr="00AD04D8">
        <w:rPr>
          <w:b/>
          <w:sz w:val="20"/>
          <w:szCs w:val="20"/>
          <w:lang w:val="nl-BE"/>
        </w:rPr>
        <w:tab/>
        <w:t>Ke3</w:t>
      </w:r>
    </w:p>
    <w:p w14:paraId="6B419359" w14:textId="77777777" w:rsidR="002832DC" w:rsidRPr="00AD04D8" w:rsidRDefault="002832DC" w:rsidP="002832DC">
      <w:pPr>
        <w:rPr>
          <w:b/>
          <w:sz w:val="20"/>
          <w:szCs w:val="20"/>
          <w:lang w:val="nl-BE"/>
        </w:rPr>
      </w:pPr>
      <w:r w:rsidRPr="00AD04D8">
        <w:rPr>
          <w:b/>
          <w:sz w:val="20"/>
          <w:szCs w:val="20"/>
          <w:lang w:val="nl-BE"/>
        </w:rPr>
        <w:tab/>
        <w:t>3.Ph1</w:t>
      </w:r>
    </w:p>
    <w:p w14:paraId="4DBE9D3D" w14:textId="77777777" w:rsidR="002832DC" w:rsidRPr="00AD04D8" w:rsidRDefault="002832DC" w:rsidP="002832DC">
      <w:pPr>
        <w:pStyle w:val="03aText"/>
        <w:widowControl/>
        <w:rPr>
          <w:lang w:val="nl-BE"/>
        </w:rPr>
      </w:pPr>
      <w:r w:rsidRPr="00AD04D8">
        <w:rPr>
          <w:lang w:val="nl-BE"/>
        </w:rPr>
        <w:t xml:space="preserve">En niet 3.Pd1? </w:t>
      </w:r>
      <w:r w:rsidRPr="001D6918">
        <w:rPr>
          <w:lang w:val="en-GB"/>
        </w:rPr>
        <w:t xml:space="preserve">Ke2 4.Pc3+ Kd2 5.Pe4+ Ke3 6.Pc3 Lc6 7.Ke6 Kd2, ‘over and out’. </w:t>
      </w:r>
      <w:r w:rsidRPr="00AD04D8">
        <w:rPr>
          <w:lang w:val="nl-BE"/>
        </w:rPr>
        <w:t>Of hier 6.Pg3 f2 7.Ke7 Lh3 8.Kf6 Kf3!</w:t>
      </w:r>
    </w:p>
    <w:p w14:paraId="24A31A2F" w14:textId="77777777" w:rsidR="002832DC" w:rsidRPr="00AD04D8" w:rsidRDefault="002832DC" w:rsidP="002832DC">
      <w:pPr>
        <w:rPr>
          <w:b/>
          <w:sz w:val="20"/>
          <w:szCs w:val="20"/>
          <w:lang w:val="nl-BE"/>
        </w:rPr>
      </w:pPr>
      <w:r w:rsidRPr="00AD04D8">
        <w:rPr>
          <w:b/>
          <w:sz w:val="20"/>
          <w:szCs w:val="20"/>
          <w:lang w:val="nl-BE"/>
        </w:rPr>
        <w:tab/>
        <w:t>3…</w:t>
      </w:r>
      <w:r w:rsidRPr="00AD04D8">
        <w:rPr>
          <w:b/>
          <w:sz w:val="20"/>
          <w:szCs w:val="20"/>
          <w:lang w:val="nl-BE"/>
        </w:rPr>
        <w:tab/>
      </w:r>
      <w:r w:rsidRPr="00AD04D8">
        <w:rPr>
          <w:b/>
          <w:sz w:val="20"/>
          <w:szCs w:val="20"/>
          <w:lang w:val="nl-BE"/>
        </w:rPr>
        <w:tab/>
        <w:t>Lh3</w:t>
      </w:r>
    </w:p>
    <w:p w14:paraId="20303B91" w14:textId="77777777" w:rsidR="002832DC" w:rsidRPr="00AD04D8" w:rsidRDefault="002832DC" w:rsidP="002832DC">
      <w:pPr>
        <w:rPr>
          <w:b/>
          <w:sz w:val="20"/>
          <w:szCs w:val="20"/>
          <w:lang w:val="nl-BE"/>
        </w:rPr>
      </w:pPr>
      <w:r w:rsidRPr="00AD04D8">
        <w:rPr>
          <w:b/>
          <w:sz w:val="20"/>
          <w:szCs w:val="20"/>
          <w:lang w:val="nl-BE"/>
        </w:rPr>
        <w:tab/>
        <w:t>4.Kg6</w:t>
      </w:r>
    </w:p>
    <w:p w14:paraId="7569EFE1" w14:textId="77777777" w:rsidR="002832DC" w:rsidRPr="00AD04D8" w:rsidRDefault="002832DC" w:rsidP="002832DC">
      <w:pPr>
        <w:pStyle w:val="03aText"/>
        <w:widowControl/>
        <w:rPr>
          <w:lang w:val="nl-BE"/>
        </w:rPr>
      </w:pPr>
      <w:r w:rsidRPr="00AD04D8">
        <w:rPr>
          <w:lang w:val="nl-BE"/>
        </w:rPr>
        <w:t>Fout is 4.Kf6? wegens 4...Lg2 5.Pg3 Kf4 6.Ph5+ Kg4, en het paard kan geen schaak meer ge</w:t>
      </w:r>
      <w:r w:rsidRPr="00AD04D8">
        <w:rPr>
          <w:lang w:val="nl-BE"/>
        </w:rPr>
        <w:softHyphen/>
        <w:t>ven</w:t>
      </w:r>
      <w:r w:rsidR="0078183D">
        <w:rPr>
          <w:lang w:val="nl-BE"/>
        </w:rPr>
        <w:t>. D</w:t>
      </w:r>
      <w:r w:rsidRPr="00AD04D8">
        <w:rPr>
          <w:lang w:val="nl-BE"/>
        </w:rPr>
        <w:t>us 7.Kg6 f2, en na 8.Pf6+ Kh4, kan wit de promotie niet meer verhinderen.</w:t>
      </w:r>
    </w:p>
    <w:p w14:paraId="7C249281" w14:textId="77777777" w:rsidR="00046208" w:rsidRPr="00AC61EF" w:rsidRDefault="00046208" w:rsidP="002832DC">
      <w:pPr>
        <w:pStyle w:val="03aText"/>
        <w:widowControl/>
        <w:spacing w:line="220" w:lineRule="exact"/>
        <w:rPr>
          <w:b/>
          <w:lang w:val="nl-BE"/>
        </w:rPr>
      </w:pPr>
      <w:r>
        <w:rPr>
          <w:lang w:val="nl-BE"/>
        </w:rPr>
        <w:t xml:space="preserve">    </w:t>
      </w:r>
      <w:r>
        <w:rPr>
          <w:lang w:val="nl-BE"/>
        </w:rPr>
        <w:tab/>
      </w:r>
      <w:r w:rsidRPr="00AC61EF">
        <w:rPr>
          <w:b/>
          <w:lang w:val="nl-BE"/>
        </w:rPr>
        <w:t>4…</w:t>
      </w:r>
      <w:r w:rsidRPr="00AC61EF">
        <w:rPr>
          <w:b/>
          <w:lang w:val="nl-BE"/>
        </w:rPr>
        <w:tab/>
      </w:r>
      <w:r w:rsidRPr="00AC61EF">
        <w:rPr>
          <w:b/>
          <w:lang w:val="nl-BE"/>
        </w:rPr>
        <w:tab/>
        <w:t>Lg2</w:t>
      </w:r>
    </w:p>
    <w:p w14:paraId="2215642A" w14:textId="77777777" w:rsidR="002832DC" w:rsidRPr="00AD04D8" w:rsidRDefault="00046208" w:rsidP="002832DC">
      <w:pPr>
        <w:pStyle w:val="03aText"/>
        <w:widowControl/>
        <w:spacing w:line="220" w:lineRule="exact"/>
        <w:rPr>
          <w:lang w:val="nl-BE"/>
        </w:rPr>
      </w:pPr>
      <w:r w:rsidRPr="00AC61EF">
        <w:rPr>
          <w:b/>
          <w:lang w:val="nl-BE"/>
        </w:rPr>
        <w:tab/>
        <w:t>5.Pg3</w:t>
      </w:r>
      <w:r w:rsidRPr="00AC61EF">
        <w:rPr>
          <w:b/>
          <w:lang w:val="nl-BE"/>
        </w:rPr>
        <w:tab/>
      </w:r>
      <w:r w:rsidRPr="00AC61EF">
        <w:rPr>
          <w:b/>
          <w:lang w:val="nl-BE"/>
        </w:rPr>
        <w:tab/>
        <w:t>f2</w:t>
      </w:r>
      <w:r w:rsidR="002832DC" w:rsidRPr="00AD04D8">
        <w:rPr>
          <w:lang w:val="nl-BE"/>
        </w:rPr>
        <w:br w:type="column"/>
      </w:r>
    </w:p>
    <w:p w14:paraId="29B05821" w14:textId="77777777" w:rsidR="00046208" w:rsidRDefault="00046208" w:rsidP="00A23290">
      <w:pPr>
        <w:rPr>
          <w:b/>
          <w:i/>
          <w:sz w:val="20"/>
          <w:szCs w:val="20"/>
          <w:lang w:val="nl-BE"/>
        </w:rPr>
      </w:pPr>
    </w:p>
    <w:p w14:paraId="6D31BEA8" w14:textId="77777777" w:rsidR="00575A4D" w:rsidRDefault="00575A4D" w:rsidP="00575A4D">
      <w:pPr>
        <w:rPr>
          <w:b/>
          <w:sz w:val="20"/>
          <w:szCs w:val="20"/>
          <w:lang w:val="nl-BE"/>
        </w:rPr>
      </w:pPr>
    </w:p>
    <w:p w14:paraId="286C169D" w14:textId="77777777" w:rsidR="00477CFE" w:rsidRDefault="00477CFE" w:rsidP="00575A4D">
      <w:pPr>
        <w:rPr>
          <w:b/>
          <w:sz w:val="20"/>
          <w:szCs w:val="20"/>
          <w:lang w:val="nl-BE"/>
        </w:rPr>
      </w:pPr>
    </w:p>
    <w:p w14:paraId="55AC47F2" w14:textId="77777777" w:rsidR="002832DC" w:rsidRPr="00AD04D8" w:rsidRDefault="002832DC" w:rsidP="00575A4D">
      <w:pPr>
        <w:ind w:firstLine="708"/>
        <w:rPr>
          <w:b/>
          <w:sz w:val="20"/>
          <w:szCs w:val="20"/>
          <w:lang w:val="nl-BE"/>
        </w:rPr>
      </w:pPr>
      <w:r>
        <w:rPr>
          <w:b/>
          <w:sz w:val="20"/>
          <w:szCs w:val="20"/>
          <w:lang w:val="nl-BE"/>
        </w:rPr>
        <w:t xml:space="preserve"> </w:t>
      </w:r>
      <w:r w:rsidRPr="00AD04D8">
        <w:rPr>
          <w:b/>
          <w:sz w:val="20"/>
          <w:szCs w:val="20"/>
          <w:lang w:val="nl-BE"/>
        </w:rPr>
        <w:t>6.Kf5</w:t>
      </w:r>
    </w:p>
    <w:p w14:paraId="4D50F09F" w14:textId="77777777" w:rsidR="002832DC" w:rsidRPr="00AD04D8" w:rsidRDefault="002832DC" w:rsidP="002832DC">
      <w:pPr>
        <w:pStyle w:val="03aText"/>
        <w:widowControl/>
        <w:rPr>
          <w:lang w:val="nl-BE"/>
        </w:rPr>
      </w:pPr>
      <w:r w:rsidRPr="00AD04D8">
        <w:rPr>
          <w:lang w:val="nl-BE"/>
        </w:rPr>
        <w:t>Weerom de énige goede zet: 6.Kg5? Kf3 7.Kh4 Kf4 en bijvoor-beeld 8.Pe2(h5)+ Ke3 9.Pg3 Kf3, en zwart wint.</w:t>
      </w:r>
    </w:p>
    <w:p w14:paraId="352BD835"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6…</w:t>
      </w:r>
      <w:r w:rsidRPr="00AD04D8">
        <w:rPr>
          <w:b/>
          <w:sz w:val="20"/>
          <w:szCs w:val="20"/>
          <w:lang w:val="nl-BE"/>
        </w:rPr>
        <w:tab/>
      </w:r>
      <w:r w:rsidRPr="00AD04D8">
        <w:rPr>
          <w:b/>
          <w:sz w:val="20"/>
          <w:szCs w:val="20"/>
          <w:lang w:val="nl-BE"/>
        </w:rPr>
        <w:tab/>
        <w:t>Ld5</w:t>
      </w:r>
    </w:p>
    <w:p w14:paraId="6E1237ED"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7.Kg4</w:t>
      </w:r>
      <w:r w:rsidRPr="00AD04D8">
        <w:rPr>
          <w:b/>
          <w:sz w:val="20"/>
          <w:szCs w:val="20"/>
          <w:lang w:val="nl-BE"/>
        </w:rPr>
        <w:tab/>
      </w:r>
      <w:r w:rsidRPr="00AD04D8">
        <w:rPr>
          <w:b/>
          <w:sz w:val="20"/>
          <w:szCs w:val="20"/>
          <w:lang w:val="nl-BE"/>
        </w:rPr>
        <w:tab/>
        <w:t>Le6+</w:t>
      </w:r>
    </w:p>
    <w:p w14:paraId="4BF874A9"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8.Kh4</w:t>
      </w:r>
      <w:r w:rsidRPr="00AD04D8">
        <w:rPr>
          <w:b/>
          <w:sz w:val="20"/>
          <w:szCs w:val="20"/>
          <w:lang w:val="nl-BE"/>
        </w:rPr>
        <w:tab/>
      </w:r>
      <w:r w:rsidRPr="00AD04D8">
        <w:rPr>
          <w:b/>
          <w:sz w:val="20"/>
          <w:szCs w:val="20"/>
          <w:lang w:val="nl-BE"/>
        </w:rPr>
        <w:tab/>
        <w:t>Kf3</w:t>
      </w:r>
    </w:p>
    <w:p w14:paraId="15A05116"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9.Pf1</w:t>
      </w:r>
      <w:r w:rsidRPr="00AD04D8">
        <w:rPr>
          <w:b/>
          <w:sz w:val="20"/>
          <w:szCs w:val="20"/>
          <w:lang w:val="nl-BE"/>
        </w:rPr>
        <w:tab/>
      </w:r>
      <w:r w:rsidRPr="00AD04D8">
        <w:rPr>
          <w:b/>
          <w:sz w:val="20"/>
          <w:szCs w:val="20"/>
          <w:lang w:val="nl-BE"/>
        </w:rPr>
        <w:tab/>
        <w:t>Lf5</w:t>
      </w:r>
    </w:p>
    <w:p w14:paraId="42537CBA" w14:textId="77777777" w:rsidR="002832DC" w:rsidRPr="001D6918" w:rsidRDefault="002832DC" w:rsidP="002832DC">
      <w:pPr>
        <w:rPr>
          <w:b/>
          <w:sz w:val="20"/>
          <w:szCs w:val="20"/>
          <w:lang w:val="en-GB"/>
        </w:rPr>
      </w:pPr>
      <w:r>
        <w:rPr>
          <w:b/>
          <w:sz w:val="20"/>
          <w:szCs w:val="20"/>
          <w:lang w:val="nl-BE"/>
        </w:rPr>
        <w:t xml:space="preserve">           </w:t>
      </w:r>
      <w:r w:rsidRPr="001D6918">
        <w:rPr>
          <w:b/>
          <w:sz w:val="20"/>
          <w:szCs w:val="20"/>
          <w:lang w:val="en-GB"/>
        </w:rPr>
        <w:t>10.Pg3</w:t>
      </w:r>
      <w:r w:rsidRPr="001D6918">
        <w:rPr>
          <w:b/>
          <w:sz w:val="20"/>
          <w:szCs w:val="20"/>
          <w:lang w:val="en-GB"/>
        </w:rPr>
        <w:tab/>
      </w:r>
      <w:r w:rsidRPr="001D6918">
        <w:rPr>
          <w:b/>
          <w:sz w:val="20"/>
          <w:szCs w:val="20"/>
          <w:lang w:val="en-GB"/>
        </w:rPr>
        <w:tab/>
        <w:t>Ld7</w:t>
      </w:r>
    </w:p>
    <w:p w14:paraId="17E4CD34" w14:textId="77777777" w:rsidR="002832DC" w:rsidRPr="001D6918" w:rsidRDefault="002832DC" w:rsidP="002832DC">
      <w:pPr>
        <w:rPr>
          <w:b/>
          <w:sz w:val="20"/>
          <w:szCs w:val="20"/>
          <w:lang w:val="en-GB"/>
        </w:rPr>
      </w:pPr>
      <w:r w:rsidRPr="001D6918">
        <w:rPr>
          <w:b/>
          <w:sz w:val="20"/>
          <w:szCs w:val="20"/>
          <w:lang w:val="en-GB"/>
        </w:rPr>
        <w:t xml:space="preserve">           11.Pf1</w:t>
      </w:r>
      <w:r w:rsidRPr="001D6918">
        <w:rPr>
          <w:b/>
          <w:sz w:val="20"/>
          <w:szCs w:val="20"/>
          <w:lang w:val="en-GB"/>
        </w:rPr>
        <w:tab/>
      </w:r>
      <w:r w:rsidRPr="001D6918">
        <w:rPr>
          <w:b/>
          <w:sz w:val="20"/>
          <w:szCs w:val="20"/>
          <w:lang w:val="en-GB"/>
        </w:rPr>
        <w:tab/>
        <w:t>Lb5</w:t>
      </w:r>
    </w:p>
    <w:p w14:paraId="3FA1115E" w14:textId="77777777" w:rsidR="002832DC" w:rsidRPr="001D6918" w:rsidRDefault="002832DC" w:rsidP="002832DC">
      <w:pPr>
        <w:rPr>
          <w:b/>
          <w:sz w:val="20"/>
          <w:szCs w:val="20"/>
          <w:lang w:val="en-GB"/>
        </w:rPr>
      </w:pPr>
      <w:r w:rsidRPr="001D6918">
        <w:rPr>
          <w:b/>
          <w:sz w:val="20"/>
          <w:szCs w:val="20"/>
          <w:lang w:val="en-GB"/>
        </w:rPr>
        <w:t xml:space="preserve">           12.Ph2+</w:t>
      </w:r>
    </w:p>
    <w:p w14:paraId="212415F2" w14:textId="77777777" w:rsidR="002832DC" w:rsidRPr="00AD04D8" w:rsidRDefault="002832DC" w:rsidP="002832DC">
      <w:pPr>
        <w:rPr>
          <w:sz w:val="20"/>
          <w:szCs w:val="20"/>
          <w:lang w:val="nl-BE"/>
        </w:rPr>
      </w:pPr>
      <w:r w:rsidRPr="00AD04D8">
        <w:rPr>
          <w:sz w:val="20"/>
          <w:szCs w:val="20"/>
          <w:lang w:val="nl-BE"/>
        </w:rPr>
        <w:t>Niet correct is:</w:t>
      </w:r>
    </w:p>
    <w:p w14:paraId="006AB3BE" w14:textId="77777777" w:rsidR="002832DC" w:rsidRPr="00AD04D8" w:rsidRDefault="002832DC" w:rsidP="00021475">
      <w:pPr>
        <w:pStyle w:val="03aText"/>
        <w:widowControl/>
        <w:numPr>
          <w:ilvl w:val="0"/>
          <w:numId w:val="4"/>
        </w:numPr>
        <w:rPr>
          <w:lang w:val="nl-BE"/>
        </w:rPr>
      </w:pPr>
      <w:r w:rsidRPr="00AD04D8">
        <w:rPr>
          <w:lang w:val="nl-BE"/>
        </w:rPr>
        <w:t>12.Pg3? omdat na 12…Kg2 13.Pf5 nu zwart het snelst wint met 13...Kf1! 14.Pd4 La6 15.Pf5 Ld3 16.Pg3+ Kg2 17.Kg4 Lc4 18.Kf4 Le6,    enzovoort. Ook fout is:</w:t>
      </w:r>
    </w:p>
    <w:p w14:paraId="187E36CC" w14:textId="77777777" w:rsidR="002832DC" w:rsidRPr="00AD04D8" w:rsidRDefault="002832DC" w:rsidP="00021475">
      <w:pPr>
        <w:pStyle w:val="03aText"/>
        <w:widowControl/>
        <w:numPr>
          <w:ilvl w:val="0"/>
          <w:numId w:val="4"/>
        </w:numPr>
        <w:rPr>
          <w:lang w:val="nl-BE"/>
        </w:rPr>
      </w:pPr>
      <w:r w:rsidRPr="00AD04D8">
        <w:rPr>
          <w:lang w:val="nl-BE"/>
        </w:rPr>
        <w:t>12.Pd2+? Ke3 13.Kg3 Ke2 14.Kg2 La4 15.Pf1 Lc6+ 16.Kh2 Kxf1, met winst voor zwart.</w:t>
      </w:r>
    </w:p>
    <w:p w14:paraId="3D09017C" w14:textId="77777777" w:rsidR="002832DC" w:rsidRPr="001D6918" w:rsidRDefault="002832DC" w:rsidP="002832DC">
      <w:pPr>
        <w:rPr>
          <w:b/>
          <w:sz w:val="20"/>
          <w:szCs w:val="20"/>
          <w:lang w:val="en-GB"/>
        </w:rPr>
      </w:pPr>
      <w:r>
        <w:rPr>
          <w:b/>
          <w:sz w:val="20"/>
          <w:szCs w:val="20"/>
          <w:lang w:val="nl-BE"/>
        </w:rPr>
        <w:t xml:space="preserve">           </w:t>
      </w:r>
      <w:r w:rsidRPr="001D6918">
        <w:rPr>
          <w:b/>
          <w:sz w:val="20"/>
          <w:szCs w:val="20"/>
          <w:lang w:val="en-GB"/>
        </w:rPr>
        <w:t>12…</w:t>
      </w:r>
      <w:r w:rsidRPr="001D6918">
        <w:rPr>
          <w:b/>
          <w:sz w:val="20"/>
          <w:szCs w:val="20"/>
          <w:lang w:val="en-GB"/>
        </w:rPr>
        <w:tab/>
      </w:r>
      <w:r w:rsidRPr="001D6918">
        <w:rPr>
          <w:b/>
          <w:sz w:val="20"/>
          <w:szCs w:val="20"/>
          <w:lang w:val="en-GB"/>
        </w:rPr>
        <w:tab/>
        <w:t>Kg2</w:t>
      </w:r>
    </w:p>
    <w:p w14:paraId="1D8ABB11" w14:textId="77777777" w:rsidR="002832DC" w:rsidRPr="001D6918" w:rsidRDefault="002832DC" w:rsidP="002832DC">
      <w:pPr>
        <w:rPr>
          <w:b/>
          <w:sz w:val="20"/>
          <w:szCs w:val="20"/>
          <w:lang w:val="en-GB"/>
        </w:rPr>
      </w:pPr>
      <w:r w:rsidRPr="001D6918">
        <w:rPr>
          <w:b/>
          <w:sz w:val="20"/>
          <w:szCs w:val="20"/>
          <w:lang w:val="en-GB"/>
        </w:rPr>
        <w:t xml:space="preserve">           13.Pg4</w:t>
      </w:r>
      <w:r w:rsidRPr="001D6918">
        <w:rPr>
          <w:b/>
          <w:sz w:val="20"/>
          <w:szCs w:val="20"/>
          <w:lang w:val="en-GB"/>
        </w:rPr>
        <w:tab/>
      </w:r>
      <w:r w:rsidRPr="001D6918">
        <w:rPr>
          <w:b/>
          <w:sz w:val="20"/>
          <w:szCs w:val="20"/>
          <w:lang w:val="en-GB"/>
        </w:rPr>
        <w:tab/>
        <w:t>f1D</w:t>
      </w:r>
    </w:p>
    <w:p w14:paraId="6E374235" w14:textId="77777777" w:rsidR="002832DC" w:rsidRPr="001D6918" w:rsidRDefault="002832DC" w:rsidP="002832DC">
      <w:pPr>
        <w:rPr>
          <w:b/>
          <w:sz w:val="20"/>
          <w:szCs w:val="20"/>
          <w:lang w:val="en-GB"/>
        </w:rPr>
      </w:pPr>
      <w:r w:rsidRPr="001D6918">
        <w:rPr>
          <w:b/>
          <w:sz w:val="20"/>
          <w:szCs w:val="20"/>
          <w:lang w:val="en-GB"/>
        </w:rPr>
        <w:t xml:space="preserve">           14.Pe3+</w:t>
      </w:r>
      <w:r w:rsidRPr="001D6918">
        <w:rPr>
          <w:b/>
          <w:sz w:val="20"/>
          <w:szCs w:val="20"/>
          <w:lang w:val="en-GB"/>
        </w:rPr>
        <w:tab/>
      </w:r>
      <w:r w:rsidRPr="001D6918">
        <w:rPr>
          <w:b/>
          <w:sz w:val="20"/>
          <w:szCs w:val="20"/>
          <w:lang w:val="en-GB"/>
        </w:rPr>
        <w:tab/>
        <w:t>K~</w:t>
      </w:r>
    </w:p>
    <w:p w14:paraId="58F3CC96" w14:textId="77777777" w:rsidR="002832DC" w:rsidRPr="001D6918" w:rsidRDefault="002832DC" w:rsidP="002832DC">
      <w:pPr>
        <w:rPr>
          <w:b/>
          <w:sz w:val="20"/>
          <w:szCs w:val="20"/>
          <w:lang w:val="en-GB"/>
        </w:rPr>
      </w:pPr>
      <w:r w:rsidRPr="001D6918">
        <w:rPr>
          <w:b/>
          <w:sz w:val="20"/>
          <w:szCs w:val="20"/>
          <w:lang w:val="en-GB"/>
        </w:rPr>
        <w:t xml:space="preserve">           15.Pxf1(+)</w:t>
      </w:r>
    </w:p>
    <w:p w14:paraId="1BFC6E89" w14:textId="77777777" w:rsidR="002832DC" w:rsidRPr="00AD04D8" w:rsidRDefault="0017002A" w:rsidP="002832DC">
      <w:pPr>
        <w:pStyle w:val="03aText"/>
        <w:widowControl/>
        <w:rPr>
          <w:lang w:val="nl-BE"/>
        </w:rPr>
      </w:pPr>
      <w:r>
        <w:rPr>
          <w:lang w:val="nl-BE"/>
        </w:rPr>
        <w:t>Remise. Dank</w:t>
      </w:r>
      <w:r w:rsidR="002832DC" w:rsidRPr="00AD04D8">
        <w:rPr>
          <w:lang w:val="nl-BE"/>
        </w:rPr>
        <w:t>zij de voorzichtge zetten 4.Kg6, 6.Kf5 en 7.Kg4 kruipt  de witte koning behouden uit het mijnenveld.</w:t>
      </w:r>
    </w:p>
    <w:p w14:paraId="3E2941A8" w14:textId="77777777" w:rsidR="002832DC" w:rsidRPr="00AD04D8" w:rsidRDefault="002832DC" w:rsidP="002832DC">
      <w:pPr>
        <w:pStyle w:val="03aText"/>
        <w:widowControl/>
        <w:spacing w:line="220" w:lineRule="exact"/>
        <w:rPr>
          <w:lang w:val="nl-BE"/>
        </w:rPr>
      </w:pPr>
      <w:r w:rsidRPr="00AD04D8">
        <w:rPr>
          <w:lang w:val="nl-BE"/>
        </w:rPr>
        <w:br w:type="column"/>
      </w:r>
    </w:p>
    <w:p w14:paraId="4FC8933C" w14:textId="77777777" w:rsidR="00E232AF" w:rsidRPr="00AD04D8" w:rsidRDefault="00E232AF" w:rsidP="002832DC">
      <w:pPr>
        <w:spacing w:line="220" w:lineRule="exact"/>
        <w:rPr>
          <w:b/>
          <w:i/>
          <w:sz w:val="20"/>
          <w:szCs w:val="20"/>
          <w:lang w:val="nl-BE"/>
        </w:rPr>
      </w:pPr>
    </w:p>
    <w:p w14:paraId="5CC55064" w14:textId="77777777" w:rsidR="002832DC" w:rsidRDefault="002832DC" w:rsidP="002832DC">
      <w:pPr>
        <w:spacing w:line="220" w:lineRule="exact"/>
        <w:rPr>
          <w:b/>
          <w:i/>
          <w:sz w:val="20"/>
          <w:szCs w:val="20"/>
          <w:lang w:val="nl-BE"/>
        </w:rPr>
      </w:pPr>
    </w:p>
    <w:p w14:paraId="18AA063D" w14:textId="77777777" w:rsidR="003A59D8" w:rsidRDefault="003A59D8" w:rsidP="002832DC">
      <w:pPr>
        <w:pStyle w:val="03aText"/>
        <w:widowControl/>
        <w:spacing w:line="220" w:lineRule="exact"/>
        <w:rPr>
          <w:lang w:val="nl-BE"/>
        </w:rPr>
      </w:pPr>
    </w:p>
    <w:p w14:paraId="4DBE19F1" w14:textId="77777777" w:rsidR="000079E6" w:rsidRDefault="000079E6" w:rsidP="002832DC">
      <w:pPr>
        <w:pStyle w:val="03aText"/>
        <w:widowControl/>
        <w:spacing w:line="220" w:lineRule="exact"/>
        <w:rPr>
          <w:lang w:val="nl-BE"/>
        </w:rPr>
      </w:pPr>
    </w:p>
    <w:p w14:paraId="10F60CD8" w14:textId="77777777" w:rsidR="002832DC" w:rsidRPr="00AD04D8" w:rsidRDefault="002832DC" w:rsidP="002832DC">
      <w:pPr>
        <w:pStyle w:val="03aText"/>
        <w:widowControl/>
        <w:spacing w:line="220" w:lineRule="exact"/>
        <w:rPr>
          <w:lang w:val="nl-BE"/>
        </w:rPr>
      </w:pPr>
      <w:r w:rsidRPr="00AD04D8">
        <w:rPr>
          <w:lang w:val="nl-BE"/>
        </w:rPr>
        <w:t xml:space="preserve">In mijn </w:t>
      </w:r>
      <w:r w:rsidRPr="00AD04D8">
        <w:rPr>
          <w:i/>
          <w:lang w:val="nl-BE"/>
        </w:rPr>
        <w:t>Manke Maljutka’s</w:t>
      </w:r>
      <w:r w:rsidRPr="00AD04D8">
        <w:rPr>
          <w:lang w:val="nl-BE"/>
        </w:rPr>
        <w:t xml:space="preserve"> rubriek (</w:t>
      </w:r>
      <w:r w:rsidRPr="00AD04D8">
        <w:rPr>
          <w:i/>
          <w:lang w:val="nl-BE"/>
        </w:rPr>
        <w:t>EBUR</w:t>
      </w:r>
      <w:r w:rsidRPr="00AD04D8">
        <w:rPr>
          <w:lang w:val="nl-BE"/>
        </w:rPr>
        <w:t xml:space="preserve"> 2000) ging de oplossing verder met 6…Lh3+ </w:t>
      </w:r>
      <w:r w:rsidRPr="00AD04D8">
        <w:rPr>
          <w:i/>
          <w:iCs/>
          <w:lang w:val="nl-BE"/>
        </w:rPr>
        <w:t xml:space="preserve">(in plaats van 6…Ld5) </w:t>
      </w:r>
      <w:r w:rsidRPr="00AD04D8">
        <w:rPr>
          <w:lang w:val="nl-BE"/>
        </w:rPr>
        <w:t xml:space="preserve">7.Ke5 Kf3 8.Pe4 f1D 9.Pd2+ K~ 10.Pxf1. </w:t>
      </w:r>
    </w:p>
    <w:p w14:paraId="4A576939" w14:textId="77777777" w:rsidR="002832DC" w:rsidRPr="00AD04D8" w:rsidRDefault="002832DC" w:rsidP="002832DC">
      <w:pPr>
        <w:pStyle w:val="03aText"/>
        <w:widowControl/>
        <w:rPr>
          <w:lang w:val="nl-BE"/>
        </w:rPr>
      </w:pPr>
    </w:p>
    <w:p w14:paraId="166C96BC" w14:textId="77777777" w:rsidR="002832DC" w:rsidRPr="00AD04D8" w:rsidRDefault="002832DC" w:rsidP="002832DC">
      <w:pPr>
        <w:pStyle w:val="03aText"/>
        <w:widowControl/>
        <w:rPr>
          <w:lang w:val="nl-BE"/>
        </w:rPr>
      </w:pPr>
      <w:r w:rsidRPr="00AD04D8">
        <w:rPr>
          <w:lang w:val="nl-BE"/>
        </w:rPr>
        <w:t>Maar zwart heeft een iet</w:t>
      </w:r>
      <w:r w:rsidR="00873D5A">
        <w:rPr>
          <w:lang w:val="nl-BE"/>
        </w:rPr>
        <w:t>s</w:t>
      </w:r>
      <w:r w:rsidRPr="00AD04D8">
        <w:rPr>
          <w:lang w:val="nl-BE"/>
        </w:rPr>
        <w:t xml:space="preserve"> sterkere verdediging, na</w:t>
      </w:r>
      <w:r w:rsidRPr="00AD04D8">
        <w:rPr>
          <w:lang w:val="nl-BE"/>
        </w:rPr>
        <w:softHyphen/>
        <w:t>melijk 6…Ld5.</w:t>
      </w:r>
    </w:p>
    <w:p w14:paraId="5EDF7AC5" w14:textId="77777777" w:rsidR="002832DC" w:rsidRPr="00AD04D8" w:rsidRDefault="002832DC" w:rsidP="002832DC">
      <w:pPr>
        <w:pStyle w:val="03aText"/>
        <w:widowControl/>
        <w:rPr>
          <w:lang w:val="nl-BE"/>
        </w:rPr>
      </w:pPr>
      <w:r w:rsidRPr="00AD04D8">
        <w:rPr>
          <w:lang w:val="nl-BE"/>
        </w:rPr>
        <w:t xml:space="preserve"> </w:t>
      </w:r>
    </w:p>
    <w:p w14:paraId="3E75B48E" w14:textId="77777777" w:rsidR="002832DC" w:rsidRPr="00AD04D8" w:rsidRDefault="002832DC" w:rsidP="002832DC">
      <w:pPr>
        <w:pStyle w:val="03aText"/>
        <w:widowControl/>
        <w:spacing w:before="40"/>
        <w:rPr>
          <w:lang w:val="nl-BE"/>
        </w:rPr>
      </w:pPr>
      <w:r w:rsidRPr="00AD04D8">
        <w:rPr>
          <w:lang w:val="nl-BE"/>
        </w:rPr>
        <w:t>Mijn bovenstaande versie is een correctie van een miniatuur van Viktor Aleksandrovich K</w:t>
      </w:r>
      <w:r>
        <w:rPr>
          <w:lang w:val="nl-BE"/>
        </w:rPr>
        <w:t>alj</w:t>
      </w:r>
      <w:r w:rsidRPr="00AD04D8">
        <w:rPr>
          <w:lang w:val="nl-BE"/>
        </w:rPr>
        <w:t xml:space="preserve">agin in </w:t>
      </w:r>
      <w:r w:rsidRPr="00AD04D8">
        <w:rPr>
          <w:i/>
          <w:lang w:val="nl-BE"/>
        </w:rPr>
        <w:t>Zadatschy &amp; Etudyi</w:t>
      </w:r>
      <w:r w:rsidRPr="00AD04D8">
        <w:rPr>
          <w:lang w:val="nl-BE"/>
        </w:rPr>
        <w:t xml:space="preserve"> (1998):</w:t>
      </w:r>
    </w:p>
    <w:p w14:paraId="449C6F05" w14:textId="77777777" w:rsidR="006975B8" w:rsidRDefault="006975B8" w:rsidP="002832DC">
      <w:pPr>
        <w:pStyle w:val="03aText"/>
        <w:widowControl/>
        <w:spacing w:line="180" w:lineRule="exact"/>
        <w:rPr>
          <w:lang w:val="nl-BE"/>
        </w:rPr>
      </w:pPr>
    </w:p>
    <w:p w14:paraId="405BFEF0" w14:textId="77777777" w:rsidR="002832DC" w:rsidRPr="00654119" w:rsidRDefault="002832DC" w:rsidP="002832DC">
      <w:pPr>
        <w:pStyle w:val="03aText"/>
        <w:widowControl/>
        <w:spacing w:line="180" w:lineRule="exact"/>
        <w:rPr>
          <w:lang w:val="nl-BE"/>
        </w:rPr>
      </w:pPr>
      <w:r w:rsidRPr="00654119">
        <w:rPr>
          <w:lang w:val="nl-BE"/>
        </w:rPr>
        <w:t xml:space="preserve">Kf7 Pg8 / Kg3 Lc8 f4 </w:t>
      </w:r>
      <w:r w:rsidRPr="00654119">
        <w:rPr>
          <w:sz w:val="24"/>
          <w:szCs w:val="24"/>
          <w:lang w:val="nl-BE"/>
        </w:rPr>
        <w:t>=</w:t>
      </w:r>
      <w:r w:rsidRPr="00654119">
        <w:rPr>
          <w:lang w:val="nl-BE"/>
        </w:rPr>
        <w:t xml:space="preserve"> </w:t>
      </w:r>
    </w:p>
    <w:p w14:paraId="24501B26" w14:textId="77777777" w:rsidR="002832DC" w:rsidRPr="00654119" w:rsidRDefault="002832DC" w:rsidP="002832DC">
      <w:pPr>
        <w:pStyle w:val="03aText"/>
        <w:widowControl/>
        <w:spacing w:before="40"/>
        <w:rPr>
          <w:lang w:val="nl-BE"/>
        </w:rPr>
      </w:pPr>
    </w:p>
    <w:p w14:paraId="302E521A" w14:textId="77777777" w:rsidR="002832DC" w:rsidRDefault="002832DC" w:rsidP="002832DC">
      <w:pPr>
        <w:pStyle w:val="03aText"/>
        <w:widowControl/>
        <w:spacing w:before="40"/>
        <w:rPr>
          <w:lang w:val="nl-BE"/>
        </w:rPr>
      </w:pPr>
      <w:r w:rsidRPr="00AD04D8">
        <w:rPr>
          <w:lang w:val="nl-BE"/>
        </w:rPr>
        <w:t>1.Pf6 f3 2.Pe4+ Kf4 3.Pf2 Ke3 4.Ph1 Lh3 5.Kg6 Lg2 6.Pg3 f2 7.Kf5 Lh3+ 8.Ke5 Lg2 9.Kf5 Lh3+ 10.Ke5</w:t>
      </w:r>
      <w:r>
        <w:rPr>
          <w:lang w:val="nl-BE"/>
        </w:rPr>
        <w:t>, remise.</w:t>
      </w:r>
    </w:p>
    <w:p w14:paraId="7C108C5A" w14:textId="77777777" w:rsidR="00C769C1" w:rsidRDefault="00C769C1" w:rsidP="002832DC">
      <w:pPr>
        <w:pStyle w:val="03aText"/>
        <w:widowControl/>
        <w:spacing w:before="40"/>
        <w:rPr>
          <w:lang w:val="nl-BE"/>
        </w:rPr>
      </w:pPr>
    </w:p>
    <w:p w14:paraId="21E561E4" w14:textId="77777777" w:rsidR="002832DC" w:rsidRPr="00AB4153" w:rsidRDefault="00C769C1" w:rsidP="00AB4153">
      <w:pPr>
        <w:pStyle w:val="03aText"/>
        <w:widowControl/>
        <w:spacing w:before="40"/>
        <w:rPr>
          <w:i/>
          <w:lang w:val="nl-BE"/>
        </w:rPr>
      </w:pPr>
      <w:r>
        <w:rPr>
          <w:lang w:val="nl-BE"/>
        </w:rPr>
        <w:t xml:space="preserve">Doch reeds </w:t>
      </w:r>
      <w:r w:rsidR="00AB4153">
        <w:rPr>
          <w:lang w:val="nl-BE"/>
        </w:rPr>
        <w:t>na de</w:t>
      </w:r>
      <w:r>
        <w:rPr>
          <w:lang w:val="nl-BE"/>
        </w:rPr>
        <w:t xml:space="preserve"> eerste zet </w:t>
      </w:r>
      <w:r w:rsidR="00AB4153">
        <w:rPr>
          <w:lang w:val="nl-BE"/>
        </w:rPr>
        <w:t>ver</w:t>
      </w:r>
      <w:r w:rsidR="001757DE">
        <w:rPr>
          <w:lang w:val="nl-BE"/>
        </w:rPr>
        <w:t>-</w:t>
      </w:r>
      <w:r w:rsidR="00CE71D1">
        <w:rPr>
          <w:lang w:val="nl-BE"/>
        </w:rPr>
        <w:t>liest wit</w:t>
      </w:r>
      <w:r w:rsidR="00AB4153">
        <w:rPr>
          <w:lang w:val="nl-BE"/>
        </w:rPr>
        <w:t xml:space="preserve">: 1…f3 2.Pe4+ Kf4 3.Pf2, en nu niet </w:t>
      </w:r>
      <w:r w:rsidR="00AB4153" w:rsidRPr="0071687B">
        <w:rPr>
          <w:b/>
          <w:lang w:val="nl-BE"/>
        </w:rPr>
        <w:t>3…Ke3?</w:t>
      </w:r>
      <w:r w:rsidR="00CE71D1">
        <w:rPr>
          <w:lang w:val="nl-BE"/>
        </w:rPr>
        <w:t xml:space="preserve"> maar </w:t>
      </w:r>
      <w:r w:rsidR="00AB4153" w:rsidRPr="0071687B">
        <w:rPr>
          <w:b/>
          <w:lang w:val="nl-BE"/>
        </w:rPr>
        <w:t>3…Lb7!</w:t>
      </w:r>
      <w:r w:rsidR="00AB4153">
        <w:rPr>
          <w:lang w:val="nl-BE"/>
        </w:rPr>
        <w:t xml:space="preserve"> en zwart wint na 25 zetten. </w:t>
      </w:r>
      <w:r w:rsidR="00AB4153">
        <w:rPr>
          <w:i/>
          <w:lang w:val="nl-BE"/>
        </w:rPr>
        <w:t>(Nali</w:t>
      </w:r>
      <w:r w:rsidR="00663675">
        <w:rPr>
          <w:i/>
          <w:lang w:val="nl-BE"/>
        </w:rPr>
        <w:t>-</w:t>
      </w:r>
      <w:r w:rsidR="00AB4153">
        <w:rPr>
          <w:i/>
          <w:lang w:val="nl-BE"/>
        </w:rPr>
        <w:t>mov E.T.)</w:t>
      </w:r>
    </w:p>
    <w:p w14:paraId="77E931C7" w14:textId="77777777" w:rsidR="002832DC" w:rsidRPr="00AD04D8" w:rsidRDefault="002832DC" w:rsidP="002832DC">
      <w:pPr>
        <w:jc w:val="both"/>
        <w:rPr>
          <w:sz w:val="20"/>
          <w:szCs w:val="20"/>
          <w:lang w:val="nl-BE"/>
        </w:rPr>
      </w:pPr>
    </w:p>
    <w:p w14:paraId="290A4927" w14:textId="77777777" w:rsidR="00CB7677" w:rsidRDefault="00AB4153" w:rsidP="00CB7677">
      <w:pPr>
        <w:jc w:val="both"/>
        <w:rPr>
          <w:sz w:val="20"/>
          <w:szCs w:val="20"/>
          <w:lang w:val="nl-BE"/>
        </w:rPr>
      </w:pPr>
      <w:r>
        <w:rPr>
          <w:sz w:val="20"/>
          <w:szCs w:val="20"/>
          <w:lang w:val="nl-BE"/>
        </w:rPr>
        <w:t>Dus</w:t>
      </w:r>
      <w:r w:rsidR="002832DC" w:rsidRPr="00AD04D8">
        <w:rPr>
          <w:sz w:val="20"/>
          <w:szCs w:val="20"/>
          <w:lang w:val="nl-BE"/>
        </w:rPr>
        <w:t xml:space="preserve"> zwart triomfeert</w:t>
      </w:r>
    </w:p>
    <w:p w14:paraId="7A6DD0BF" w14:textId="77777777" w:rsidR="00CB7677" w:rsidRDefault="00CB7677" w:rsidP="00CB7677">
      <w:pPr>
        <w:jc w:val="both"/>
        <w:rPr>
          <w:b/>
          <w:noProof/>
          <w:lang w:val="nl-BE"/>
        </w:rPr>
      </w:pPr>
    </w:p>
    <w:p w14:paraId="0970C7EF" w14:textId="77777777" w:rsidR="00CB7677" w:rsidRDefault="00CB7677" w:rsidP="00CB7677">
      <w:pPr>
        <w:jc w:val="both"/>
        <w:rPr>
          <w:b/>
          <w:noProof/>
          <w:lang w:val="nl-BE"/>
        </w:rPr>
      </w:pPr>
    </w:p>
    <w:p w14:paraId="555FE7CA" w14:textId="77777777" w:rsidR="00CB7677" w:rsidRDefault="00CB7677" w:rsidP="00CB7677">
      <w:pPr>
        <w:jc w:val="both"/>
        <w:rPr>
          <w:b/>
          <w:noProof/>
          <w:lang w:val="nl-BE"/>
        </w:rPr>
      </w:pPr>
    </w:p>
    <w:p w14:paraId="10E30ADB" w14:textId="77777777" w:rsidR="00CB7677" w:rsidRDefault="00CB7677" w:rsidP="00CB7677">
      <w:pPr>
        <w:jc w:val="both"/>
        <w:rPr>
          <w:b/>
          <w:noProof/>
          <w:lang w:val="nl-BE"/>
        </w:rPr>
      </w:pPr>
    </w:p>
    <w:p w14:paraId="11A44556" w14:textId="77777777" w:rsidR="00CB7677" w:rsidRDefault="00CB7677" w:rsidP="00CB7677">
      <w:pPr>
        <w:jc w:val="both"/>
        <w:rPr>
          <w:b/>
          <w:noProof/>
          <w:lang w:val="nl-BE"/>
        </w:rPr>
      </w:pPr>
    </w:p>
    <w:p w14:paraId="5A559E84" w14:textId="77777777" w:rsidR="00CB7677" w:rsidRDefault="00CB7677" w:rsidP="00CB7677">
      <w:pPr>
        <w:jc w:val="both"/>
        <w:rPr>
          <w:b/>
          <w:noProof/>
          <w:lang w:val="nl-BE"/>
        </w:rPr>
      </w:pPr>
    </w:p>
    <w:p w14:paraId="555FEAAC" w14:textId="77777777" w:rsidR="00CB7677" w:rsidRDefault="00CB7677" w:rsidP="00CB7677">
      <w:pPr>
        <w:jc w:val="both"/>
        <w:rPr>
          <w:b/>
          <w:noProof/>
          <w:lang w:val="nl-BE"/>
        </w:rPr>
      </w:pPr>
    </w:p>
    <w:p w14:paraId="32B33792" w14:textId="77777777" w:rsidR="002C2120" w:rsidRDefault="002C2120" w:rsidP="00CB7677">
      <w:pPr>
        <w:jc w:val="both"/>
        <w:rPr>
          <w:b/>
          <w:noProof/>
          <w:lang w:val="nl-BE"/>
        </w:rPr>
      </w:pPr>
    </w:p>
    <w:p w14:paraId="432153C9" w14:textId="77777777" w:rsidR="002C2120" w:rsidRDefault="002C2120" w:rsidP="00CB7677">
      <w:pPr>
        <w:jc w:val="both"/>
        <w:rPr>
          <w:b/>
          <w:noProof/>
          <w:lang w:val="nl-BE"/>
        </w:rPr>
      </w:pPr>
    </w:p>
    <w:p w14:paraId="181AB056" w14:textId="77777777" w:rsidR="002C2120" w:rsidRDefault="002C2120" w:rsidP="00CB7677">
      <w:pPr>
        <w:jc w:val="both"/>
        <w:rPr>
          <w:b/>
          <w:noProof/>
          <w:lang w:val="nl-BE"/>
        </w:rPr>
      </w:pPr>
    </w:p>
    <w:p w14:paraId="34EBE0DB" w14:textId="77777777" w:rsidR="002C2120" w:rsidRDefault="002C2120" w:rsidP="00CB7677">
      <w:pPr>
        <w:jc w:val="both"/>
        <w:rPr>
          <w:b/>
          <w:noProof/>
          <w:lang w:val="nl-BE"/>
        </w:rPr>
      </w:pPr>
    </w:p>
    <w:p w14:paraId="1226EB0F" w14:textId="77777777" w:rsidR="002C2120" w:rsidRDefault="002C2120" w:rsidP="00CB7677">
      <w:pPr>
        <w:jc w:val="both"/>
        <w:rPr>
          <w:b/>
          <w:noProof/>
          <w:lang w:val="nl-BE"/>
        </w:rPr>
      </w:pPr>
    </w:p>
    <w:p w14:paraId="7ACB296B" w14:textId="77777777" w:rsidR="002C2120" w:rsidRDefault="002C2120" w:rsidP="00CB7677">
      <w:pPr>
        <w:jc w:val="both"/>
        <w:rPr>
          <w:b/>
          <w:noProof/>
          <w:lang w:val="nl-BE"/>
        </w:rPr>
      </w:pPr>
    </w:p>
    <w:p w14:paraId="415E24CA" w14:textId="77777777" w:rsidR="002C2120" w:rsidRDefault="002C2120" w:rsidP="00CB7677">
      <w:pPr>
        <w:jc w:val="both"/>
        <w:rPr>
          <w:b/>
          <w:noProof/>
          <w:lang w:val="nl-BE"/>
        </w:rPr>
      </w:pPr>
    </w:p>
    <w:p w14:paraId="0D961D60" w14:textId="77777777" w:rsidR="002C2120" w:rsidRDefault="002C2120" w:rsidP="00CB7677">
      <w:pPr>
        <w:jc w:val="both"/>
        <w:rPr>
          <w:b/>
          <w:noProof/>
          <w:lang w:val="nl-BE"/>
        </w:rPr>
      </w:pPr>
    </w:p>
    <w:p w14:paraId="1DD0CAF6" w14:textId="77777777" w:rsidR="002C2120" w:rsidRDefault="002C2120" w:rsidP="00CB7677">
      <w:pPr>
        <w:jc w:val="both"/>
        <w:rPr>
          <w:b/>
          <w:noProof/>
          <w:lang w:val="nl-BE"/>
        </w:rPr>
      </w:pPr>
    </w:p>
    <w:p w14:paraId="1C1AB495" w14:textId="77777777" w:rsidR="002C2120" w:rsidRDefault="002C2120" w:rsidP="00CB7677">
      <w:pPr>
        <w:jc w:val="both"/>
        <w:rPr>
          <w:b/>
          <w:noProof/>
          <w:lang w:val="nl-BE"/>
        </w:rPr>
      </w:pPr>
    </w:p>
    <w:p w14:paraId="3FE51269" w14:textId="77777777" w:rsidR="002C2120" w:rsidRDefault="002C2120" w:rsidP="00CB7677">
      <w:pPr>
        <w:jc w:val="both"/>
        <w:rPr>
          <w:b/>
          <w:noProof/>
          <w:lang w:val="nl-BE"/>
        </w:rPr>
      </w:pPr>
    </w:p>
    <w:p w14:paraId="676AF427" w14:textId="77777777" w:rsidR="002C2120" w:rsidRDefault="002C2120" w:rsidP="00CB7677">
      <w:pPr>
        <w:jc w:val="both"/>
        <w:rPr>
          <w:b/>
          <w:noProof/>
          <w:lang w:val="nl-BE"/>
        </w:rPr>
      </w:pPr>
    </w:p>
    <w:p w14:paraId="6D7B0FB9" w14:textId="77777777" w:rsidR="002C2120" w:rsidRDefault="002C2120" w:rsidP="00CB7677">
      <w:pPr>
        <w:jc w:val="both"/>
        <w:rPr>
          <w:b/>
          <w:noProof/>
          <w:lang w:val="nl-BE"/>
        </w:rPr>
      </w:pPr>
    </w:p>
    <w:p w14:paraId="01F62D97" w14:textId="77777777" w:rsidR="002C2120" w:rsidRDefault="002C2120" w:rsidP="00CB7677">
      <w:pPr>
        <w:jc w:val="both"/>
        <w:rPr>
          <w:b/>
          <w:noProof/>
          <w:lang w:val="nl-BE"/>
        </w:rPr>
      </w:pPr>
    </w:p>
    <w:p w14:paraId="10DE1395" w14:textId="77777777" w:rsidR="002C2120" w:rsidRDefault="002C2120" w:rsidP="00CB7677">
      <w:pPr>
        <w:jc w:val="both"/>
        <w:rPr>
          <w:b/>
          <w:noProof/>
          <w:lang w:val="nl-BE"/>
        </w:rPr>
      </w:pPr>
    </w:p>
    <w:p w14:paraId="0C9E5BB4" w14:textId="77777777" w:rsidR="002C2120" w:rsidRDefault="002C2120" w:rsidP="00CB7677">
      <w:pPr>
        <w:jc w:val="both"/>
        <w:rPr>
          <w:b/>
          <w:noProof/>
          <w:lang w:val="nl-BE"/>
        </w:rPr>
      </w:pPr>
    </w:p>
    <w:p w14:paraId="13BDB8A6" w14:textId="77777777" w:rsidR="002C2120" w:rsidRDefault="002C2120" w:rsidP="00CB7677">
      <w:pPr>
        <w:jc w:val="both"/>
        <w:rPr>
          <w:b/>
          <w:noProof/>
          <w:lang w:val="nl-BE"/>
        </w:rPr>
      </w:pPr>
    </w:p>
    <w:p w14:paraId="67170ACE" w14:textId="77777777" w:rsidR="002C2120" w:rsidRDefault="002C2120" w:rsidP="00CB7677">
      <w:pPr>
        <w:jc w:val="both"/>
        <w:rPr>
          <w:b/>
          <w:noProof/>
          <w:lang w:val="nl-BE"/>
        </w:rPr>
      </w:pPr>
    </w:p>
    <w:p w14:paraId="64804619" w14:textId="77777777" w:rsidR="002C2120" w:rsidRDefault="002C2120" w:rsidP="00CB7677">
      <w:pPr>
        <w:jc w:val="both"/>
        <w:rPr>
          <w:b/>
          <w:noProof/>
          <w:lang w:val="nl-BE"/>
        </w:rPr>
      </w:pPr>
    </w:p>
    <w:p w14:paraId="4187AB3A" w14:textId="77777777" w:rsidR="002C2120" w:rsidRDefault="002C2120" w:rsidP="00CB7677">
      <w:pPr>
        <w:jc w:val="both"/>
        <w:rPr>
          <w:b/>
          <w:noProof/>
          <w:lang w:val="nl-BE"/>
        </w:rPr>
      </w:pPr>
    </w:p>
    <w:p w14:paraId="58094CE2" w14:textId="77777777" w:rsidR="002C2120" w:rsidRDefault="002C2120" w:rsidP="00CB7677">
      <w:pPr>
        <w:jc w:val="both"/>
        <w:rPr>
          <w:b/>
          <w:noProof/>
          <w:lang w:val="nl-BE"/>
        </w:rPr>
      </w:pPr>
    </w:p>
    <w:p w14:paraId="1AD31531" w14:textId="77777777" w:rsidR="002C2120" w:rsidRDefault="002C2120" w:rsidP="00CB7677">
      <w:pPr>
        <w:jc w:val="both"/>
        <w:rPr>
          <w:b/>
          <w:noProof/>
          <w:lang w:val="nl-BE"/>
        </w:rPr>
      </w:pPr>
    </w:p>
    <w:p w14:paraId="7D0168AB" w14:textId="77777777" w:rsidR="002C2120" w:rsidRDefault="002C2120" w:rsidP="00CB7677">
      <w:pPr>
        <w:jc w:val="both"/>
        <w:rPr>
          <w:b/>
          <w:noProof/>
          <w:lang w:val="nl-BE"/>
        </w:rPr>
      </w:pPr>
    </w:p>
    <w:p w14:paraId="79F25ED9" w14:textId="77777777" w:rsidR="002C2120" w:rsidRDefault="002C2120" w:rsidP="00CB7677">
      <w:pPr>
        <w:jc w:val="both"/>
        <w:rPr>
          <w:b/>
          <w:noProof/>
          <w:lang w:val="nl-BE"/>
        </w:rPr>
      </w:pPr>
    </w:p>
    <w:p w14:paraId="0A91C644" w14:textId="77777777" w:rsidR="002C2120" w:rsidRDefault="002C2120" w:rsidP="00CB7677">
      <w:pPr>
        <w:jc w:val="both"/>
        <w:rPr>
          <w:b/>
          <w:noProof/>
          <w:lang w:val="nl-BE"/>
        </w:rPr>
      </w:pPr>
    </w:p>
    <w:p w14:paraId="00D2FE60" w14:textId="77777777" w:rsidR="002C2120" w:rsidRDefault="002C2120" w:rsidP="00CB7677">
      <w:pPr>
        <w:jc w:val="both"/>
        <w:rPr>
          <w:b/>
          <w:noProof/>
          <w:lang w:val="nl-BE"/>
        </w:rPr>
      </w:pPr>
    </w:p>
    <w:p w14:paraId="64E0ABD3" w14:textId="77777777" w:rsidR="002C2120" w:rsidRDefault="002C2120" w:rsidP="00CB7677">
      <w:pPr>
        <w:jc w:val="both"/>
        <w:rPr>
          <w:b/>
          <w:noProof/>
          <w:lang w:val="nl-BE"/>
        </w:rPr>
      </w:pPr>
    </w:p>
    <w:p w14:paraId="4045DA33" w14:textId="77777777" w:rsidR="002C2120" w:rsidRDefault="002C2120" w:rsidP="00CB7677">
      <w:pPr>
        <w:jc w:val="both"/>
        <w:rPr>
          <w:b/>
          <w:noProof/>
          <w:lang w:val="nl-BE"/>
        </w:rPr>
      </w:pPr>
    </w:p>
    <w:p w14:paraId="28AF32FB" w14:textId="77777777" w:rsidR="002C2120" w:rsidRDefault="002C2120" w:rsidP="00CB7677">
      <w:pPr>
        <w:jc w:val="both"/>
        <w:rPr>
          <w:b/>
          <w:noProof/>
          <w:lang w:val="nl-BE"/>
        </w:rPr>
      </w:pPr>
    </w:p>
    <w:p w14:paraId="0EEA52DC" w14:textId="77777777" w:rsidR="002C2120" w:rsidRDefault="002C2120" w:rsidP="00CB7677">
      <w:pPr>
        <w:jc w:val="both"/>
        <w:rPr>
          <w:b/>
          <w:noProof/>
          <w:lang w:val="nl-BE"/>
        </w:rPr>
      </w:pPr>
    </w:p>
    <w:p w14:paraId="241561AD" w14:textId="77777777" w:rsidR="002C2120" w:rsidRDefault="002C2120" w:rsidP="00CB7677">
      <w:pPr>
        <w:jc w:val="both"/>
        <w:rPr>
          <w:b/>
          <w:noProof/>
          <w:lang w:val="nl-BE"/>
        </w:rPr>
      </w:pPr>
    </w:p>
    <w:p w14:paraId="359FCD44" w14:textId="77777777" w:rsidR="002C2120" w:rsidRDefault="002C2120" w:rsidP="00CB7677">
      <w:pPr>
        <w:jc w:val="both"/>
        <w:rPr>
          <w:b/>
          <w:noProof/>
          <w:lang w:val="nl-BE"/>
        </w:rPr>
      </w:pPr>
    </w:p>
    <w:p w14:paraId="64F886BC" w14:textId="77777777" w:rsidR="002C2120" w:rsidRDefault="002C2120" w:rsidP="00CB7677">
      <w:pPr>
        <w:jc w:val="both"/>
        <w:rPr>
          <w:b/>
          <w:noProof/>
          <w:lang w:val="nl-BE"/>
        </w:rPr>
      </w:pPr>
    </w:p>
    <w:p w14:paraId="5150364F" w14:textId="77777777" w:rsidR="002C2120" w:rsidRDefault="002C2120" w:rsidP="00CB7677">
      <w:pPr>
        <w:jc w:val="both"/>
        <w:rPr>
          <w:b/>
          <w:noProof/>
          <w:lang w:val="nl-BE"/>
        </w:rPr>
      </w:pPr>
    </w:p>
    <w:p w14:paraId="34B9AA77" w14:textId="2D55D81A" w:rsidR="002832DC" w:rsidRPr="00CB7677" w:rsidRDefault="002832DC" w:rsidP="002C2120">
      <w:pPr>
        <w:jc w:val="center"/>
        <w:rPr>
          <w:sz w:val="20"/>
          <w:szCs w:val="20"/>
          <w:lang w:val="nl-BE"/>
        </w:rPr>
      </w:pPr>
      <w:r>
        <w:rPr>
          <w:b/>
          <w:noProof/>
          <w:lang w:val="nl-BE"/>
        </w:rPr>
        <w:lastRenderedPageBreak/>
        <w:t>- 7 -</w:t>
      </w:r>
    </w:p>
    <w:p w14:paraId="51CD70B2" w14:textId="77777777" w:rsidR="002832DC" w:rsidRPr="00AD04D8" w:rsidRDefault="002832DC" w:rsidP="002832DC">
      <w:pPr>
        <w:pStyle w:val="02bSource"/>
        <w:widowControl/>
        <w:spacing w:line="190" w:lineRule="exact"/>
        <w:ind w:firstLine="113"/>
        <w:rPr>
          <w:i/>
          <w:lang w:val="nl-BE"/>
        </w:rPr>
      </w:pPr>
    </w:p>
    <w:p w14:paraId="516931DB" w14:textId="77777777" w:rsidR="002832DC" w:rsidRPr="00AD04D8" w:rsidRDefault="002832DC" w:rsidP="002832DC">
      <w:pPr>
        <w:pStyle w:val="02bSource"/>
        <w:widowControl/>
        <w:spacing w:line="190" w:lineRule="exact"/>
        <w:ind w:firstLine="113"/>
        <w:outlineLvl w:val="0"/>
        <w:rPr>
          <w:lang w:val="nl-BE"/>
        </w:rPr>
      </w:pPr>
      <w:r w:rsidRPr="00AD04D8">
        <w:rPr>
          <w:i/>
          <w:lang w:val="nl-BE"/>
        </w:rPr>
        <w:t>EBUR,</w:t>
      </w:r>
      <w:r w:rsidRPr="00AD04D8">
        <w:rPr>
          <w:lang w:val="nl-BE"/>
        </w:rPr>
        <w:t xml:space="preserve"> 2000</w:t>
      </w:r>
    </w:p>
    <w:p w14:paraId="4BAA8C8E" w14:textId="77777777" w:rsidR="002832DC" w:rsidRPr="00AD04D8" w:rsidRDefault="002832DC" w:rsidP="002832DC">
      <w:pPr>
        <w:pStyle w:val="02bSource"/>
        <w:widowControl/>
        <w:spacing w:line="190" w:lineRule="exact"/>
        <w:ind w:firstLine="113"/>
        <w:rPr>
          <w:lang w:val="nl-BE"/>
        </w:rPr>
      </w:pPr>
    </w:p>
    <w:p w14:paraId="68DEEFF0" w14:textId="77777777" w:rsidR="002832DC" w:rsidRPr="00AD04D8" w:rsidRDefault="00990285" w:rsidP="002832DC">
      <w:pPr>
        <w:rPr>
          <w:sz w:val="20"/>
          <w:szCs w:val="20"/>
          <w:lang w:val="nl-BE"/>
        </w:rPr>
      </w:pPr>
      <w:r>
        <w:rPr>
          <w:noProof/>
          <w:lang w:val="nl-BE"/>
        </w:rPr>
        <w:object w:dxaOrig="1440" w:dyaOrig="1440" w14:anchorId="5D79149B">
          <v:shape id="_x0000_s1075" type="#_x0000_t75" style="position:absolute;margin-left:0;margin-top:.55pt;width:152.25pt;height:152.25pt;z-index:251618304;mso-position-horizontal:center">
            <v:imagedata r:id="rId31" o:title=""/>
            <w10:wrap type="square"/>
          </v:shape>
          <o:OLEObject Type="Embed" ProgID="CorelDRAW.Graphic.12" ShapeID="_x0000_s1075" DrawAspect="Content" ObjectID="_1587467670" r:id="rId32"/>
        </w:object>
      </w:r>
    </w:p>
    <w:p w14:paraId="4BA7A78C" w14:textId="77777777" w:rsidR="002832DC" w:rsidRPr="00AD04D8" w:rsidRDefault="002832DC" w:rsidP="002832DC">
      <w:pPr>
        <w:rPr>
          <w:sz w:val="20"/>
          <w:szCs w:val="20"/>
          <w:lang w:val="nl-BE"/>
        </w:rPr>
      </w:pPr>
      <w:r w:rsidRPr="00AD04D8">
        <w:rPr>
          <w:b/>
          <w:lang w:val="nl-BE"/>
        </w:rPr>
        <w:t>+</w:t>
      </w:r>
      <w:r w:rsidRPr="00AD04D8">
        <w:rPr>
          <w:lang w:val="nl-BE"/>
        </w:rPr>
        <w:t xml:space="preserve"> </w:t>
      </w:r>
      <w:r w:rsidR="0033579F">
        <w:rPr>
          <w:sz w:val="20"/>
          <w:szCs w:val="20"/>
          <w:lang w:val="nl-BE"/>
        </w:rPr>
        <w:t xml:space="preserve">                         </w:t>
      </w:r>
      <w:r w:rsidR="004769BE">
        <w:rPr>
          <w:sz w:val="20"/>
          <w:szCs w:val="20"/>
          <w:lang w:val="nl-BE"/>
        </w:rPr>
        <w:t xml:space="preserve"> </w:t>
      </w:r>
      <w:r w:rsidR="0033579F">
        <w:rPr>
          <w:sz w:val="20"/>
          <w:szCs w:val="20"/>
          <w:lang w:val="nl-BE"/>
        </w:rPr>
        <w:t xml:space="preserve">   </w:t>
      </w:r>
      <w:r w:rsidRPr="00AD04D8">
        <w:rPr>
          <w:sz w:val="20"/>
          <w:szCs w:val="20"/>
          <w:lang w:val="nl-BE"/>
        </w:rPr>
        <w:t>4010.00 c7a6</w:t>
      </w:r>
    </w:p>
    <w:p w14:paraId="79D38C22" w14:textId="77777777" w:rsidR="002832DC" w:rsidRPr="00AD04D8" w:rsidRDefault="002832DC" w:rsidP="002832DC">
      <w:pPr>
        <w:rPr>
          <w:sz w:val="20"/>
          <w:szCs w:val="20"/>
          <w:lang w:val="nl-BE"/>
        </w:rPr>
      </w:pPr>
    </w:p>
    <w:p w14:paraId="43B3F23B" w14:textId="77777777" w:rsidR="002832DC" w:rsidRPr="00AD04D8" w:rsidRDefault="002832DC" w:rsidP="002832DC">
      <w:pPr>
        <w:rPr>
          <w:b/>
          <w:sz w:val="20"/>
          <w:szCs w:val="20"/>
          <w:lang w:val="nl-BE"/>
        </w:rPr>
      </w:pPr>
      <w:r w:rsidRPr="00AD04D8">
        <w:rPr>
          <w:b/>
          <w:sz w:val="20"/>
          <w:szCs w:val="20"/>
          <w:lang w:val="nl-BE"/>
        </w:rPr>
        <w:tab/>
        <w:t>1.De2+</w:t>
      </w:r>
      <w:r w:rsidRPr="00AD04D8">
        <w:rPr>
          <w:b/>
          <w:sz w:val="20"/>
          <w:szCs w:val="20"/>
          <w:lang w:val="nl-BE"/>
        </w:rPr>
        <w:tab/>
      </w:r>
      <w:r w:rsidRPr="00AD04D8">
        <w:rPr>
          <w:b/>
          <w:sz w:val="20"/>
          <w:szCs w:val="20"/>
          <w:lang w:val="nl-BE"/>
        </w:rPr>
        <w:tab/>
        <w:t>Ka5</w:t>
      </w:r>
    </w:p>
    <w:p w14:paraId="6960A144" w14:textId="77777777" w:rsidR="002832DC" w:rsidRPr="00AD04D8" w:rsidRDefault="002832DC" w:rsidP="002832DC">
      <w:pPr>
        <w:rPr>
          <w:b/>
          <w:sz w:val="20"/>
          <w:szCs w:val="20"/>
          <w:lang w:val="nl-BE"/>
        </w:rPr>
      </w:pPr>
      <w:r w:rsidRPr="00AD04D8">
        <w:rPr>
          <w:b/>
          <w:sz w:val="20"/>
          <w:szCs w:val="20"/>
          <w:lang w:val="nl-BE"/>
        </w:rPr>
        <w:tab/>
        <w:t>2.Dd2+</w:t>
      </w:r>
      <w:r w:rsidRPr="00AD04D8">
        <w:rPr>
          <w:b/>
          <w:sz w:val="20"/>
          <w:szCs w:val="20"/>
          <w:lang w:val="nl-BE"/>
        </w:rPr>
        <w:tab/>
      </w:r>
      <w:r w:rsidRPr="00AD04D8">
        <w:rPr>
          <w:b/>
          <w:sz w:val="20"/>
          <w:szCs w:val="20"/>
          <w:lang w:val="nl-BE"/>
        </w:rPr>
        <w:tab/>
        <w:t>Ka6</w:t>
      </w:r>
    </w:p>
    <w:p w14:paraId="3B1793C2" w14:textId="77777777" w:rsidR="002832DC" w:rsidRPr="00AD04D8" w:rsidRDefault="002832DC" w:rsidP="002832DC">
      <w:pPr>
        <w:rPr>
          <w:b/>
          <w:sz w:val="20"/>
          <w:szCs w:val="20"/>
          <w:lang w:val="nl-BE"/>
        </w:rPr>
      </w:pPr>
      <w:r w:rsidRPr="00AD04D8">
        <w:rPr>
          <w:b/>
          <w:sz w:val="20"/>
          <w:szCs w:val="20"/>
          <w:lang w:val="nl-BE"/>
        </w:rPr>
        <w:tab/>
        <w:t>3.Df2</w:t>
      </w:r>
      <w:r w:rsidRPr="00AD04D8">
        <w:rPr>
          <w:b/>
          <w:sz w:val="20"/>
          <w:szCs w:val="20"/>
          <w:lang w:val="nl-BE"/>
        </w:rPr>
        <w:tab/>
      </w:r>
      <w:r w:rsidRPr="00AD04D8">
        <w:rPr>
          <w:b/>
          <w:sz w:val="20"/>
          <w:szCs w:val="20"/>
          <w:lang w:val="nl-BE"/>
        </w:rPr>
        <w:tab/>
        <w:t>Db3</w:t>
      </w:r>
    </w:p>
    <w:p w14:paraId="128C3C17" w14:textId="77777777" w:rsidR="002832DC" w:rsidRPr="00AD04D8" w:rsidRDefault="002832DC" w:rsidP="002832DC">
      <w:pPr>
        <w:rPr>
          <w:b/>
          <w:sz w:val="20"/>
          <w:szCs w:val="20"/>
          <w:lang w:val="nl-BE"/>
        </w:rPr>
      </w:pPr>
      <w:r w:rsidRPr="00AD04D8">
        <w:rPr>
          <w:b/>
          <w:sz w:val="20"/>
          <w:szCs w:val="20"/>
          <w:lang w:val="nl-BE"/>
        </w:rPr>
        <w:tab/>
        <w:t>4.Df1+</w:t>
      </w:r>
      <w:r w:rsidRPr="00AD04D8">
        <w:rPr>
          <w:b/>
          <w:sz w:val="20"/>
          <w:szCs w:val="20"/>
          <w:lang w:val="nl-BE"/>
        </w:rPr>
        <w:tab/>
      </w:r>
      <w:r w:rsidRPr="00AD04D8">
        <w:rPr>
          <w:b/>
          <w:sz w:val="20"/>
          <w:szCs w:val="20"/>
          <w:lang w:val="nl-BE"/>
        </w:rPr>
        <w:tab/>
        <w:t>Ka5</w:t>
      </w:r>
    </w:p>
    <w:p w14:paraId="28EA0431" w14:textId="77777777" w:rsidR="002832DC" w:rsidRPr="00AD04D8" w:rsidRDefault="002832DC" w:rsidP="002832DC">
      <w:pPr>
        <w:rPr>
          <w:b/>
          <w:sz w:val="20"/>
          <w:szCs w:val="20"/>
          <w:lang w:val="nl-BE"/>
        </w:rPr>
      </w:pPr>
      <w:r w:rsidRPr="00AD04D8">
        <w:rPr>
          <w:b/>
          <w:sz w:val="20"/>
          <w:szCs w:val="20"/>
          <w:lang w:val="nl-BE"/>
        </w:rPr>
        <w:tab/>
        <w:t>5.De1+</w:t>
      </w:r>
      <w:r w:rsidRPr="00AD04D8">
        <w:rPr>
          <w:b/>
          <w:sz w:val="20"/>
          <w:szCs w:val="20"/>
          <w:lang w:val="nl-BE"/>
        </w:rPr>
        <w:tab/>
      </w:r>
      <w:r w:rsidRPr="00AD04D8">
        <w:rPr>
          <w:b/>
          <w:sz w:val="20"/>
          <w:szCs w:val="20"/>
          <w:lang w:val="nl-BE"/>
        </w:rPr>
        <w:tab/>
        <w:t>Ka6</w:t>
      </w:r>
    </w:p>
    <w:p w14:paraId="34AF8A5E" w14:textId="77777777" w:rsidR="002832DC" w:rsidRPr="00AD04D8" w:rsidRDefault="002832DC" w:rsidP="002832DC">
      <w:pPr>
        <w:rPr>
          <w:b/>
          <w:sz w:val="20"/>
          <w:szCs w:val="20"/>
          <w:lang w:val="nl-BE"/>
        </w:rPr>
      </w:pPr>
      <w:r w:rsidRPr="00AD04D8">
        <w:rPr>
          <w:b/>
          <w:sz w:val="20"/>
          <w:szCs w:val="20"/>
          <w:lang w:val="nl-BE"/>
        </w:rPr>
        <w:tab/>
        <w:t>6.Da1+</w:t>
      </w:r>
      <w:r w:rsidRPr="00AD04D8">
        <w:rPr>
          <w:b/>
          <w:sz w:val="20"/>
          <w:szCs w:val="20"/>
          <w:lang w:val="nl-BE"/>
        </w:rPr>
        <w:tab/>
      </w:r>
      <w:r w:rsidRPr="00AD04D8">
        <w:rPr>
          <w:b/>
          <w:sz w:val="20"/>
          <w:szCs w:val="20"/>
          <w:lang w:val="nl-BE"/>
        </w:rPr>
        <w:tab/>
        <w:t>D~</w:t>
      </w:r>
    </w:p>
    <w:p w14:paraId="4D5C0553" w14:textId="77777777" w:rsidR="002832DC" w:rsidRPr="00AD04D8" w:rsidRDefault="002832DC" w:rsidP="002832DC">
      <w:pPr>
        <w:rPr>
          <w:b/>
          <w:sz w:val="20"/>
          <w:szCs w:val="20"/>
          <w:lang w:val="nl-BE"/>
        </w:rPr>
      </w:pPr>
      <w:r w:rsidRPr="00AD04D8">
        <w:rPr>
          <w:b/>
          <w:sz w:val="20"/>
          <w:szCs w:val="20"/>
          <w:lang w:val="nl-BE"/>
        </w:rPr>
        <w:tab/>
        <w:t xml:space="preserve">7.DxD+             </w:t>
      </w:r>
    </w:p>
    <w:p w14:paraId="5E451E70" w14:textId="77777777" w:rsidR="002832DC" w:rsidRPr="00AD04D8" w:rsidRDefault="002832DC" w:rsidP="002832DC">
      <w:pPr>
        <w:pStyle w:val="03aText"/>
        <w:widowControl/>
        <w:rPr>
          <w:b/>
          <w:bCs/>
          <w:lang w:val="nl-BE"/>
        </w:rPr>
      </w:pPr>
    </w:p>
    <w:p w14:paraId="1CAD8E00" w14:textId="77777777" w:rsidR="002832DC" w:rsidRPr="00AD04D8" w:rsidRDefault="002832DC" w:rsidP="002832DC">
      <w:pPr>
        <w:pStyle w:val="03aText"/>
        <w:widowControl/>
        <w:rPr>
          <w:lang w:val="nl-BE"/>
        </w:rPr>
      </w:pPr>
      <w:r w:rsidRPr="00AD04D8">
        <w:rPr>
          <w:lang w:val="nl-BE"/>
        </w:rPr>
        <w:t xml:space="preserve">Dit vond ik als tegenhanger voor een foute studie van V. Kolpakov die de 3de aanbeveling kreeg in het </w:t>
      </w:r>
      <w:r w:rsidRPr="00AD04D8">
        <w:rPr>
          <w:i/>
          <w:lang w:val="nl-BE"/>
        </w:rPr>
        <w:t>Serov-100 JT</w:t>
      </w:r>
      <w:r w:rsidRPr="00AD04D8">
        <w:rPr>
          <w:lang w:val="nl-BE"/>
        </w:rPr>
        <w:t xml:space="preserve"> (1994): </w:t>
      </w:r>
    </w:p>
    <w:p w14:paraId="492D4B46" w14:textId="77777777" w:rsidR="002832DC" w:rsidRPr="00AD04D8" w:rsidRDefault="002832DC" w:rsidP="002832DC">
      <w:pPr>
        <w:pStyle w:val="03aText"/>
        <w:widowControl/>
        <w:rPr>
          <w:lang w:val="nl-BE"/>
        </w:rPr>
      </w:pPr>
    </w:p>
    <w:p w14:paraId="69AD9BE3" w14:textId="77777777" w:rsidR="002832DC" w:rsidRPr="00041250" w:rsidRDefault="002832DC" w:rsidP="002832DC">
      <w:pPr>
        <w:pStyle w:val="03aText"/>
        <w:widowControl/>
        <w:rPr>
          <w:lang w:val="nl-BE"/>
        </w:rPr>
      </w:pPr>
      <w:r w:rsidRPr="00041250">
        <w:rPr>
          <w:lang w:val="nl-BE"/>
        </w:rPr>
        <w:t xml:space="preserve">Kc7 Dh2 La4 / Ka8 Db1 + </w:t>
      </w:r>
    </w:p>
    <w:p w14:paraId="44423D0A" w14:textId="77777777" w:rsidR="002832DC" w:rsidRPr="00AD04D8" w:rsidRDefault="002832DC" w:rsidP="002832DC">
      <w:pPr>
        <w:pStyle w:val="03aText"/>
        <w:widowControl/>
        <w:rPr>
          <w:b/>
          <w:lang w:val="nl-BE"/>
        </w:rPr>
      </w:pPr>
    </w:p>
    <w:p w14:paraId="3C2C7FDA" w14:textId="77777777" w:rsidR="006760B4" w:rsidRDefault="002832DC" w:rsidP="002832DC">
      <w:pPr>
        <w:pStyle w:val="03aText"/>
        <w:widowControl/>
        <w:rPr>
          <w:lang w:val="nl-BE"/>
        </w:rPr>
      </w:pPr>
      <w:r w:rsidRPr="00AD04D8">
        <w:rPr>
          <w:lang w:val="nl-BE"/>
        </w:rPr>
        <w:t xml:space="preserve">met als oplossing: </w:t>
      </w:r>
      <w:r w:rsidRPr="00BA2C76">
        <w:rPr>
          <w:b/>
          <w:lang w:val="nl-BE"/>
        </w:rPr>
        <w:t>1.Lc6</w:t>
      </w:r>
      <w:r w:rsidR="00F56644">
        <w:rPr>
          <w:b/>
          <w:lang w:val="nl-BE"/>
        </w:rPr>
        <w:t>?</w:t>
      </w:r>
      <w:r w:rsidRPr="00AD04D8">
        <w:rPr>
          <w:lang w:val="nl-BE"/>
        </w:rPr>
        <w:t xml:space="preserve"> Ka7 2.Df2+ Ka6 3.De2+ Ka5 4.Dd2+ Ka6 5.Df2 Db3 6.Df1+ Ka5 7.De1+ Ka6 8.Da1+, en wint.</w:t>
      </w:r>
    </w:p>
    <w:p w14:paraId="12319229" w14:textId="77777777" w:rsidR="002832DC" w:rsidRDefault="006760B4" w:rsidP="002832DC">
      <w:pPr>
        <w:pStyle w:val="03aText"/>
        <w:widowControl/>
        <w:rPr>
          <w:lang w:val="nl-BE"/>
        </w:rPr>
      </w:pPr>
      <w:r>
        <w:rPr>
          <w:lang w:val="nl-BE"/>
        </w:rPr>
        <w:br w:type="column"/>
      </w:r>
    </w:p>
    <w:p w14:paraId="12C0D8B5" w14:textId="77777777" w:rsidR="00453E68" w:rsidRDefault="00453E68" w:rsidP="002832DC">
      <w:pPr>
        <w:pStyle w:val="03aText"/>
        <w:widowControl/>
        <w:rPr>
          <w:lang w:val="nl-BE"/>
        </w:rPr>
      </w:pPr>
    </w:p>
    <w:p w14:paraId="0B4658DF" w14:textId="77777777" w:rsidR="00A23290" w:rsidRDefault="00A23290" w:rsidP="002832DC">
      <w:pPr>
        <w:pStyle w:val="03aText"/>
        <w:widowControl/>
        <w:rPr>
          <w:lang w:val="nl-BE"/>
        </w:rPr>
      </w:pPr>
    </w:p>
    <w:p w14:paraId="24CC1092" w14:textId="77777777" w:rsidR="00AB1B43" w:rsidRDefault="00AB1B43" w:rsidP="002832DC">
      <w:pPr>
        <w:pStyle w:val="03aText"/>
        <w:widowControl/>
        <w:rPr>
          <w:lang w:val="nl-BE"/>
        </w:rPr>
      </w:pPr>
    </w:p>
    <w:p w14:paraId="43A4754D" w14:textId="77777777" w:rsidR="00366FEA" w:rsidRDefault="002832DC" w:rsidP="002832DC">
      <w:pPr>
        <w:pStyle w:val="03aText"/>
        <w:widowControl/>
        <w:rPr>
          <w:lang w:val="nl-BE"/>
        </w:rPr>
      </w:pPr>
      <w:r w:rsidRPr="00AD04D8">
        <w:rPr>
          <w:lang w:val="nl-BE"/>
        </w:rPr>
        <w:t xml:space="preserve">De eerste zet is reeds fout. </w:t>
      </w:r>
    </w:p>
    <w:p w14:paraId="1734D0A9" w14:textId="77777777" w:rsidR="002832DC" w:rsidRPr="00AD04D8" w:rsidRDefault="002832DC" w:rsidP="002832DC">
      <w:pPr>
        <w:pStyle w:val="03aText"/>
        <w:widowControl/>
        <w:rPr>
          <w:lang w:val="nl-BE"/>
        </w:rPr>
      </w:pPr>
      <w:r w:rsidRPr="00AD04D8">
        <w:rPr>
          <w:lang w:val="nl-BE"/>
        </w:rPr>
        <w:t xml:space="preserve">Na </w:t>
      </w:r>
      <w:r w:rsidRPr="00BA2C76">
        <w:rPr>
          <w:b/>
          <w:lang w:val="nl-BE"/>
        </w:rPr>
        <w:t>1.Lb3</w:t>
      </w:r>
      <w:r w:rsidR="00F56644">
        <w:rPr>
          <w:b/>
          <w:lang w:val="nl-BE"/>
        </w:rPr>
        <w:t>!</w:t>
      </w:r>
      <w:r w:rsidR="008B1025">
        <w:rPr>
          <w:lang w:val="nl-BE"/>
        </w:rPr>
        <w:t xml:space="preserve"> Dc1+ 2.Lc2  of 1.Lb5 Dc1+ 2.Lc6</w:t>
      </w:r>
      <w:r w:rsidRPr="00AD04D8">
        <w:rPr>
          <w:lang w:val="nl-BE"/>
        </w:rPr>
        <w:t xml:space="preserve">+, wint wit in 3 zetten. </w:t>
      </w:r>
    </w:p>
    <w:p w14:paraId="60359405" w14:textId="77777777" w:rsidR="002832DC" w:rsidRPr="00AD04D8" w:rsidRDefault="002832DC" w:rsidP="002832DC">
      <w:pPr>
        <w:pStyle w:val="03aText"/>
        <w:widowControl/>
        <w:rPr>
          <w:lang w:val="nl-BE"/>
        </w:rPr>
      </w:pPr>
    </w:p>
    <w:p w14:paraId="027C7F9A" w14:textId="77777777" w:rsidR="002832DC" w:rsidRPr="00AD04D8" w:rsidRDefault="002832DC" w:rsidP="002832DC">
      <w:pPr>
        <w:pStyle w:val="03aText"/>
        <w:widowControl/>
        <w:rPr>
          <w:lang w:val="nl-BE"/>
        </w:rPr>
      </w:pPr>
      <w:r w:rsidRPr="00AD04D8">
        <w:rPr>
          <w:lang w:val="nl-BE"/>
        </w:rPr>
        <w:t>Ik ontdekte intussen dat door een kleine wijziging aan de beginstand van Kolpakov</w:t>
      </w:r>
      <w:r w:rsidR="004446BE">
        <w:rPr>
          <w:lang w:val="nl-BE"/>
        </w:rPr>
        <w:t>’</w:t>
      </w:r>
      <w:r w:rsidRPr="00AD04D8">
        <w:rPr>
          <w:lang w:val="nl-BE"/>
        </w:rPr>
        <w:t xml:space="preserve">s werk er een heel andere oplossing ontstaat. </w:t>
      </w:r>
    </w:p>
    <w:p w14:paraId="7D37ED1D" w14:textId="77777777" w:rsidR="002832DC" w:rsidRPr="00AD04D8" w:rsidRDefault="002832DC" w:rsidP="002832DC">
      <w:pPr>
        <w:pStyle w:val="03aText"/>
        <w:widowControl/>
        <w:rPr>
          <w:lang w:val="nl-BE"/>
        </w:rPr>
      </w:pPr>
    </w:p>
    <w:p w14:paraId="65907E40" w14:textId="77777777" w:rsidR="002832DC" w:rsidRPr="00E50D6C" w:rsidRDefault="002832DC" w:rsidP="002832DC">
      <w:pPr>
        <w:pStyle w:val="03aText"/>
        <w:widowControl/>
        <w:spacing w:line="190" w:lineRule="exact"/>
        <w:jc w:val="center"/>
        <w:rPr>
          <w:b/>
          <w:lang w:val="nl-BE"/>
        </w:rPr>
      </w:pPr>
      <w:r w:rsidRPr="00E50D6C">
        <w:rPr>
          <w:b/>
          <w:lang w:val="nl-BE"/>
        </w:rPr>
        <w:t>- 8 -</w:t>
      </w:r>
    </w:p>
    <w:p w14:paraId="734852CF" w14:textId="77777777" w:rsidR="002832DC" w:rsidRPr="00AD04D8" w:rsidRDefault="002832DC" w:rsidP="002832DC">
      <w:pPr>
        <w:pStyle w:val="03aText"/>
        <w:widowControl/>
        <w:spacing w:line="190" w:lineRule="exact"/>
        <w:jc w:val="center"/>
        <w:rPr>
          <w:lang w:val="nl-BE"/>
        </w:rPr>
      </w:pPr>
    </w:p>
    <w:p w14:paraId="389DCF2D" w14:textId="77777777" w:rsidR="002832DC" w:rsidRPr="00AD04D8" w:rsidRDefault="002832DC" w:rsidP="002832DC">
      <w:pPr>
        <w:pStyle w:val="03aText"/>
        <w:widowControl/>
        <w:spacing w:line="190" w:lineRule="exact"/>
        <w:jc w:val="center"/>
        <w:rPr>
          <w:lang w:val="nl-BE"/>
        </w:rPr>
      </w:pPr>
      <w:r w:rsidRPr="00AD04D8">
        <w:rPr>
          <w:lang w:val="nl-BE"/>
        </w:rPr>
        <w:t xml:space="preserve">Origineel  </w:t>
      </w:r>
    </w:p>
    <w:p w14:paraId="1921D47B" w14:textId="77777777" w:rsidR="002832DC" w:rsidRPr="00AD04D8" w:rsidRDefault="00990285" w:rsidP="002832DC">
      <w:pPr>
        <w:pStyle w:val="03cOpmerking"/>
        <w:widowControl/>
        <w:spacing w:before="240" w:line="14" w:lineRule="exact"/>
        <w:rPr>
          <w:lang w:val="nl-BE"/>
        </w:rPr>
      </w:pPr>
      <w:r>
        <w:rPr>
          <w:noProof/>
          <w:lang w:val="nl-BE"/>
        </w:rPr>
        <w:object w:dxaOrig="1440" w:dyaOrig="1440" w14:anchorId="09185DFF">
          <v:shape id="_x0000_s1076" type="#_x0000_t75" style="position:absolute;left:0;text-align:left;margin-left:0;margin-top:11.9pt;width:149.25pt;height:150pt;z-index:251619328;mso-position-horizontal:center">
            <v:imagedata r:id="rId33" o:title=""/>
            <w10:wrap type="square"/>
          </v:shape>
          <o:OLEObject Type="Embed" ProgID="CorelDRAW.Graphic.12" ShapeID="_x0000_s1076" DrawAspect="Content" ObjectID="_1587467671" r:id="rId34"/>
        </w:object>
      </w:r>
    </w:p>
    <w:p w14:paraId="41E13213" w14:textId="77777777" w:rsidR="002832DC" w:rsidRPr="00AD04D8" w:rsidRDefault="002832DC" w:rsidP="002832DC">
      <w:pPr>
        <w:pStyle w:val="99LP"/>
        <w:widowControl/>
        <w:rPr>
          <w:lang w:val="nl-BE"/>
        </w:rPr>
      </w:pPr>
      <w:r w:rsidRPr="00AD04D8">
        <w:rPr>
          <w:b/>
          <w:sz w:val="24"/>
          <w:szCs w:val="24"/>
          <w:lang w:val="nl-BE"/>
        </w:rPr>
        <w:t>+</w:t>
      </w:r>
      <w:r w:rsidR="0033579F">
        <w:rPr>
          <w:lang w:val="nl-BE"/>
        </w:rPr>
        <w:t xml:space="preserve">                           </w:t>
      </w:r>
      <w:r w:rsidR="004769BE">
        <w:rPr>
          <w:lang w:val="nl-BE"/>
        </w:rPr>
        <w:t xml:space="preserve"> </w:t>
      </w:r>
      <w:r w:rsidR="0033579F">
        <w:rPr>
          <w:lang w:val="nl-BE"/>
        </w:rPr>
        <w:t xml:space="preserve">  </w:t>
      </w:r>
      <w:r w:rsidRPr="00AD04D8">
        <w:rPr>
          <w:lang w:val="nl-BE"/>
        </w:rPr>
        <w:t>4010.00 c8a8</w:t>
      </w:r>
    </w:p>
    <w:p w14:paraId="774AD000" w14:textId="77777777" w:rsidR="002832DC" w:rsidRPr="00AD04D8" w:rsidRDefault="002832DC" w:rsidP="002832DC">
      <w:pPr>
        <w:pStyle w:val="99LP"/>
        <w:widowControl/>
        <w:rPr>
          <w:b/>
          <w:lang w:val="nl-BE"/>
        </w:rPr>
      </w:pPr>
    </w:p>
    <w:p w14:paraId="0C1A8CAF" w14:textId="77777777" w:rsidR="002832DC" w:rsidRPr="00AD04D8" w:rsidRDefault="002832DC" w:rsidP="002832DC">
      <w:pPr>
        <w:pStyle w:val="99LP"/>
        <w:widowControl/>
        <w:rPr>
          <w:b/>
          <w:lang w:val="nl-BE"/>
        </w:rPr>
      </w:pPr>
      <w:r w:rsidRPr="00AD04D8">
        <w:rPr>
          <w:b/>
          <w:lang w:val="nl-BE"/>
        </w:rPr>
        <w:tab/>
        <w:t xml:space="preserve">1.Lc6+ </w:t>
      </w:r>
      <w:r w:rsidRPr="00AD04D8">
        <w:rPr>
          <w:b/>
          <w:lang w:val="nl-BE"/>
        </w:rPr>
        <w:tab/>
      </w:r>
      <w:r w:rsidRPr="00AD04D8">
        <w:rPr>
          <w:b/>
          <w:lang w:val="nl-BE"/>
        </w:rPr>
        <w:tab/>
        <w:t>Ka7</w:t>
      </w:r>
    </w:p>
    <w:p w14:paraId="7193D2A3" w14:textId="77777777" w:rsidR="002832DC" w:rsidRPr="00AD04D8" w:rsidRDefault="002832DC" w:rsidP="002832DC">
      <w:pPr>
        <w:pStyle w:val="99LP"/>
        <w:widowControl/>
        <w:rPr>
          <w:b/>
          <w:lang w:val="nl-BE"/>
        </w:rPr>
      </w:pPr>
      <w:r w:rsidRPr="00AD04D8">
        <w:rPr>
          <w:b/>
          <w:lang w:val="nl-BE"/>
        </w:rPr>
        <w:tab/>
        <w:t xml:space="preserve">2.Dc7+ </w:t>
      </w:r>
      <w:r w:rsidRPr="00AD04D8">
        <w:rPr>
          <w:b/>
          <w:lang w:val="nl-BE"/>
        </w:rPr>
        <w:tab/>
      </w:r>
      <w:r w:rsidRPr="00AD04D8">
        <w:rPr>
          <w:b/>
          <w:lang w:val="nl-BE"/>
        </w:rPr>
        <w:tab/>
        <w:t>Ka6</w:t>
      </w:r>
    </w:p>
    <w:p w14:paraId="4F04B8D7" w14:textId="77777777" w:rsidR="002832DC" w:rsidRPr="00AD04D8" w:rsidRDefault="002832DC" w:rsidP="002832DC">
      <w:pPr>
        <w:pStyle w:val="99LP"/>
        <w:widowControl/>
        <w:rPr>
          <w:b/>
          <w:lang w:val="nl-BE"/>
        </w:rPr>
      </w:pPr>
      <w:r w:rsidRPr="00AD04D8">
        <w:rPr>
          <w:b/>
          <w:lang w:val="nl-BE"/>
        </w:rPr>
        <w:tab/>
        <w:t xml:space="preserve">3.Lb7+ </w:t>
      </w:r>
      <w:r w:rsidRPr="00AD04D8">
        <w:rPr>
          <w:b/>
          <w:lang w:val="nl-BE"/>
        </w:rPr>
        <w:tab/>
      </w:r>
      <w:r w:rsidRPr="00AD04D8">
        <w:rPr>
          <w:b/>
          <w:lang w:val="nl-BE"/>
        </w:rPr>
        <w:tab/>
        <w:t>Kb5</w:t>
      </w:r>
    </w:p>
    <w:p w14:paraId="0333F33D" w14:textId="77777777" w:rsidR="002832DC" w:rsidRPr="00AD04D8" w:rsidRDefault="002832DC" w:rsidP="002832DC">
      <w:pPr>
        <w:pStyle w:val="99LP"/>
        <w:widowControl/>
        <w:rPr>
          <w:b/>
          <w:lang w:val="nl-BE"/>
        </w:rPr>
      </w:pPr>
      <w:r w:rsidRPr="00AD04D8">
        <w:rPr>
          <w:b/>
          <w:lang w:val="nl-BE"/>
        </w:rPr>
        <w:tab/>
        <w:t xml:space="preserve">4.Dc6+ </w:t>
      </w:r>
      <w:r w:rsidRPr="00AD04D8">
        <w:rPr>
          <w:b/>
          <w:lang w:val="nl-BE"/>
        </w:rPr>
        <w:tab/>
      </w:r>
      <w:r w:rsidRPr="00AD04D8">
        <w:rPr>
          <w:b/>
          <w:lang w:val="nl-BE"/>
        </w:rPr>
        <w:tab/>
        <w:t>Ka5</w:t>
      </w:r>
    </w:p>
    <w:p w14:paraId="7B072A8C" w14:textId="77777777" w:rsidR="002832DC" w:rsidRPr="00AD04D8" w:rsidRDefault="002832DC" w:rsidP="002832DC">
      <w:pPr>
        <w:pStyle w:val="99LP"/>
        <w:widowControl/>
        <w:rPr>
          <w:b/>
          <w:lang w:val="nl-BE"/>
        </w:rPr>
      </w:pPr>
      <w:r w:rsidRPr="00AD04D8">
        <w:rPr>
          <w:b/>
          <w:lang w:val="nl-BE"/>
        </w:rPr>
        <w:tab/>
        <w:t xml:space="preserve">5.Da6+ </w:t>
      </w:r>
      <w:r w:rsidRPr="00AD04D8">
        <w:rPr>
          <w:b/>
          <w:lang w:val="nl-BE"/>
        </w:rPr>
        <w:tab/>
      </w:r>
      <w:r w:rsidRPr="00AD04D8">
        <w:rPr>
          <w:b/>
          <w:lang w:val="nl-BE"/>
        </w:rPr>
        <w:tab/>
        <w:t>Kb4</w:t>
      </w:r>
    </w:p>
    <w:p w14:paraId="5CF83053" w14:textId="77777777" w:rsidR="002832DC" w:rsidRPr="00AD04D8" w:rsidRDefault="002832DC" w:rsidP="002832DC">
      <w:pPr>
        <w:pStyle w:val="99LP"/>
        <w:widowControl/>
        <w:rPr>
          <w:b/>
          <w:noProof/>
          <w:lang w:val="nl-BE"/>
        </w:rPr>
      </w:pPr>
      <w:r w:rsidRPr="00AD04D8">
        <w:rPr>
          <w:b/>
          <w:noProof/>
          <w:lang w:val="nl-BE"/>
        </w:rPr>
        <w:tab/>
        <w:t xml:space="preserve">6.Db6+ </w:t>
      </w:r>
      <w:r w:rsidRPr="00AD04D8">
        <w:rPr>
          <w:b/>
          <w:noProof/>
          <w:lang w:val="nl-BE"/>
        </w:rPr>
        <w:tab/>
        <w:t>K~</w:t>
      </w:r>
    </w:p>
    <w:p w14:paraId="3862CD79" w14:textId="77777777" w:rsidR="002832DC" w:rsidRDefault="002832DC" w:rsidP="002832DC">
      <w:pPr>
        <w:pStyle w:val="99LP"/>
        <w:widowControl/>
        <w:rPr>
          <w:b/>
          <w:noProof/>
          <w:lang w:val="nl-BE"/>
        </w:rPr>
      </w:pPr>
      <w:r w:rsidRPr="00AD04D8">
        <w:rPr>
          <w:b/>
          <w:noProof/>
          <w:lang w:val="nl-BE"/>
        </w:rPr>
        <w:tab/>
        <w:t xml:space="preserve">7.Dxb1 </w:t>
      </w:r>
    </w:p>
    <w:p w14:paraId="41717552" w14:textId="77777777" w:rsidR="002832DC" w:rsidRPr="00AD04D8" w:rsidRDefault="002832DC" w:rsidP="001E3064">
      <w:pPr>
        <w:pStyle w:val="99LP"/>
        <w:widowControl/>
        <w:jc w:val="center"/>
        <w:rPr>
          <w:lang w:val="nl-BE"/>
        </w:rPr>
      </w:pPr>
      <w:r w:rsidRPr="003C48F2">
        <w:rPr>
          <w:b/>
          <w:noProof/>
          <w:lang w:val="nl-BE"/>
        </w:rPr>
        <w:br w:type="page"/>
      </w:r>
    </w:p>
    <w:p w14:paraId="38AEA6E0" w14:textId="77777777" w:rsidR="006150D6" w:rsidRDefault="002832DC" w:rsidP="006150D6">
      <w:pPr>
        <w:pStyle w:val="99LP"/>
        <w:widowControl/>
        <w:jc w:val="center"/>
        <w:rPr>
          <w:b/>
          <w:noProof/>
          <w:lang w:val="nl-BE"/>
        </w:rPr>
      </w:pPr>
      <w:r w:rsidRPr="002243CC">
        <w:rPr>
          <w:b/>
          <w:noProof/>
          <w:lang w:val="nl-BE"/>
        </w:rPr>
        <w:lastRenderedPageBreak/>
        <w:t xml:space="preserve">- </w:t>
      </w:r>
      <w:r w:rsidR="006150D6">
        <w:rPr>
          <w:b/>
          <w:noProof/>
          <w:lang w:val="nl-BE"/>
        </w:rPr>
        <w:t>9 –</w:t>
      </w:r>
    </w:p>
    <w:p w14:paraId="1F44C248" w14:textId="77777777" w:rsidR="006150D6" w:rsidRDefault="006150D6" w:rsidP="006150D6">
      <w:pPr>
        <w:pStyle w:val="99LP"/>
        <w:widowControl/>
        <w:jc w:val="center"/>
        <w:rPr>
          <w:b/>
          <w:noProof/>
          <w:lang w:val="nl-BE"/>
        </w:rPr>
      </w:pPr>
    </w:p>
    <w:p w14:paraId="2BDE1501" w14:textId="77777777" w:rsidR="006150D6" w:rsidRDefault="006150D6" w:rsidP="006150D6">
      <w:pPr>
        <w:pStyle w:val="99LP"/>
        <w:widowControl/>
        <w:jc w:val="center"/>
        <w:rPr>
          <w:noProof/>
          <w:lang w:val="nl-BE"/>
        </w:rPr>
      </w:pPr>
      <w:r>
        <w:rPr>
          <w:i/>
          <w:noProof/>
          <w:lang w:val="nl-BE"/>
        </w:rPr>
        <w:t xml:space="preserve">Origineel, </w:t>
      </w:r>
      <w:r>
        <w:rPr>
          <w:noProof/>
          <w:lang w:val="nl-BE"/>
        </w:rPr>
        <w:t>2017</w:t>
      </w:r>
    </w:p>
    <w:p w14:paraId="01D8A0D5" w14:textId="77777777" w:rsidR="006150D6" w:rsidRDefault="006150D6" w:rsidP="006150D6">
      <w:pPr>
        <w:pStyle w:val="99LP"/>
        <w:widowControl/>
        <w:jc w:val="center"/>
        <w:rPr>
          <w:noProof/>
          <w:lang w:val="nl-BE"/>
        </w:rPr>
      </w:pPr>
    </w:p>
    <w:p w14:paraId="6E9EBA35" w14:textId="77777777" w:rsidR="006150D6" w:rsidRDefault="006150D6" w:rsidP="006150D6">
      <w:pPr>
        <w:pStyle w:val="99LP"/>
        <w:widowControl/>
        <w:jc w:val="center"/>
        <w:rPr>
          <w:noProof/>
          <w:lang w:val="nl-BE"/>
        </w:rPr>
      </w:pPr>
    </w:p>
    <w:p w14:paraId="5A5A7140" w14:textId="77777777" w:rsidR="006150D6" w:rsidRDefault="006150D6" w:rsidP="006150D6">
      <w:pPr>
        <w:pStyle w:val="99LP"/>
        <w:widowControl/>
        <w:jc w:val="center"/>
        <w:rPr>
          <w:noProof/>
          <w:lang w:val="nl-BE"/>
        </w:rPr>
      </w:pPr>
    </w:p>
    <w:p w14:paraId="5AB787AE" w14:textId="77777777" w:rsidR="00340E49" w:rsidRDefault="006150D6" w:rsidP="00340E49">
      <w:pPr>
        <w:pStyle w:val="99LP"/>
        <w:widowControl/>
        <w:rPr>
          <w:b/>
          <w:noProof/>
          <w:lang w:val="nl-BE"/>
        </w:rPr>
      </w:pPr>
      <w:r w:rsidRPr="00340E49">
        <w:rPr>
          <w:b/>
          <w:noProof/>
          <w:lang w:val="nl-BE"/>
        </w:rPr>
        <w:t xml:space="preserve">Kd5 </w:t>
      </w:r>
      <w:r w:rsidR="00340E49" w:rsidRPr="00340E49">
        <w:rPr>
          <w:b/>
          <w:noProof/>
          <w:lang w:val="nl-BE"/>
        </w:rPr>
        <w:t xml:space="preserve">Db1 Pg7 Db6 </w:t>
      </w:r>
      <w:r w:rsidR="00340E49">
        <w:rPr>
          <w:b/>
          <w:noProof/>
          <w:lang w:val="nl-BE"/>
        </w:rPr>
        <w:t>+</w:t>
      </w:r>
    </w:p>
    <w:p w14:paraId="4DDCF979" w14:textId="77777777" w:rsidR="00340E49" w:rsidRDefault="00340E49" w:rsidP="00340E49">
      <w:pPr>
        <w:pStyle w:val="99LP"/>
        <w:widowControl/>
        <w:rPr>
          <w:b/>
          <w:noProof/>
          <w:lang w:val="nl-BE"/>
        </w:rPr>
      </w:pPr>
    </w:p>
    <w:p w14:paraId="315B79F0" w14:textId="77777777" w:rsidR="00340E49" w:rsidRDefault="00340E49" w:rsidP="00340E49">
      <w:pPr>
        <w:pStyle w:val="99LP"/>
        <w:widowControl/>
        <w:rPr>
          <w:b/>
          <w:noProof/>
          <w:lang w:val="nl-BE"/>
        </w:rPr>
      </w:pPr>
      <w:r>
        <w:rPr>
          <w:b/>
          <w:noProof/>
          <w:lang w:val="nl-BE"/>
        </w:rPr>
        <w:tab/>
        <w:t>1.Pe8</w:t>
      </w:r>
      <w:r>
        <w:rPr>
          <w:b/>
          <w:noProof/>
          <w:lang w:val="nl-BE"/>
        </w:rPr>
        <w:tab/>
      </w:r>
      <w:r>
        <w:rPr>
          <w:b/>
          <w:noProof/>
          <w:lang w:val="nl-BE"/>
        </w:rPr>
        <w:tab/>
        <w:t>Kb7</w:t>
      </w:r>
    </w:p>
    <w:p w14:paraId="1D61C402" w14:textId="77777777" w:rsidR="00340E49" w:rsidRDefault="00340E49" w:rsidP="00340E49">
      <w:pPr>
        <w:pStyle w:val="99LP"/>
        <w:widowControl/>
        <w:rPr>
          <w:b/>
          <w:noProof/>
          <w:lang w:val="nl-BE"/>
        </w:rPr>
      </w:pPr>
      <w:r>
        <w:rPr>
          <w:b/>
          <w:noProof/>
          <w:lang w:val="nl-BE"/>
        </w:rPr>
        <w:tab/>
        <w:t>2.Pd6+</w:t>
      </w:r>
      <w:r>
        <w:rPr>
          <w:b/>
          <w:noProof/>
          <w:lang w:val="nl-BE"/>
        </w:rPr>
        <w:tab/>
      </w:r>
      <w:r>
        <w:rPr>
          <w:b/>
          <w:noProof/>
          <w:lang w:val="nl-BE"/>
        </w:rPr>
        <w:tab/>
        <w:t>Ka8</w:t>
      </w:r>
    </w:p>
    <w:p w14:paraId="4AA92FB5" w14:textId="77777777" w:rsidR="007F1C81" w:rsidRDefault="00340E49" w:rsidP="00340E49">
      <w:pPr>
        <w:pStyle w:val="99LP"/>
        <w:widowControl/>
        <w:rPr>
          <w:b/>
          <w:noProof/>
          <w:lang w:val="nl-BE"/>
        </w:rPr>
      </w:pPr>
      <w:r>
        <w:rPr>
          <w:b/>
          <w:noProof/>
          <w:lang w:val="nl-BE"/>
        </w:rPr>
        <w:tab/>
        <w:t>3.Da1+</w:t>
      </w:r>
      <w:r>
        <w:rPr>
          <w:b/>
          <w:noProof/>
          <w:lang w:val="nl-BE"/>
        </w:rPr>
        <w:tab/>
      </w:r>
    </w:p>
    <w:p w14:paraId="57980852" w14:textId="77777777" w:rsidR="007F1C81" w:rsidRDefault="007F1C81" w:rsidP="00340E49">
      <w:pPr>
        <w:pStyle w:val="99LP"/>
        <w:widowControl/>
        <w:rPr>
          <w:noProof/>
          <w:lang w:val="nl-BE"/>
        </w:rPr>
      </w:pPr>
      <w:r>
        <w:rPr>
          <w:noProof/>
          <w:lang w:val="nl-BE"/>
        </w:rPr>
        <w:t>Want 3.Dxb6 is pat.</w:t>
      </w:r>
    </w:p>
    <w:p w14:paraId="7E841C42" w14:textId="77777777" w:rsidR="00340E49" w:rsidRPr="007F1C81" w:rsidRDefault="007F1C81" w:rsidP="007F1C81">
      <w:pPr>
        <w:pStyle w:val="99LP"/>
        <w:widowControl/>
        <w:rPr>
          <w:b/>
          <w:noProof/>
          <w:lang w:val="nl-BE"/>
        </w:rPr>
      </w:pPr>
      <w:r>
        <w:rPr>
          <w:noProof/>
          <w:lang w:val="nl-BE"/>
        </w:rPr>
        <w:t xml:space="preserve">             </w:t>
      </w:r>
      <w:r>
        <w:rPr>
          <w:b/>
          <w:noProof/>
          <w:lang w:val="nl-BE"/>
        </w:rPr>
        <w:t>3…</w:t>
      </w:r>
      <w:r>
        <w:rPr>
          <w:b/>
          <w:noProof/>
          <w:lang w:val="nl-BE"/>
        </w:rPr>
        <w:tab/>
      </w:r>
      <w:r>
        <w:rPr>
          <w:b/>
          <w:noProof/>
          <w:lang w:val="nl-BE"/>
        </w:rPr>
        <w:tab/>
        <w:t>Da7</w:t>
      </w:r>
    </w:p>
    <w:p w14:paraId="2D3D1474" w14:textId="77777777" w:rsidR="00340E49" w:rsidRDefault="00340E49" w:rsidP="00340E49">
      <w:pPr>
        <w:pStyle w:val="99LP"/>
        <w:widowControl/>
        <w:rPr>
          <w:b/>
          <w:noProof/>
          <w:lang w:val="nl-BE"/>
        </w:rPr>
      </w:pPr>
      <w:r>
        <w:rPr>
          <w:b/>
          <w:noProof/>
          <w:lang w:val="nl-BE"/>
        </w:rPr>
        <w:tab/>
        <w:t>4.Dh8+</w:t>
      </w:r>
      <w:r>
        <w:rPr>
          <w:b/>
          <w:noProof/>
          <w:lang w:val="nl-BE"/>
        </w:rPr>
        <w:tab/>
      </w:r>
      <w:r>
        <w:rPr>
          <w:b/>
          <w:noProof/>
          <w:lang w:val="nl-BE"/>
        </w:rPr>
        <w:tab/>
        <w:t>Db8</w:t>
      </w:r>
    </w:p>
    <w:p w14:paraId="1B465F04" w14:textId="77777777" w:rsidR="00340E49" w:rsidRDefault="00340E49" w:rsidP="00340E49">
      <w:pPr>
        <w:pStyle w:val="99LP"/>
        <w:widowControl/>
        <w:rPr>
          <w:b/>
          <w:noProof/>
          <w:lang w:val="nl-BE"/>
        </w:rPr>
      </w:pPr>
      <w:r>
        <w:rPr>
          <w:b/>
          <w:noProof/>
          <w:lang w:val="nl-BE"/>
        </w:rPr>
        <w:tab/>
        <w:t>5.Dh1</w:t>
      </w:r>
      <w:r>
        <w:rPr>
          <w:b/>
          <w:noProof/>
          <w:lang w:val="nl-BE"/>
        </w:rPr>
        <w:tab/>
      </w:r>
      <w:r>
        <w:rPr>
          <w:b/>
          <w:noProof/>
          <w:lang w:val="nl-BE"/>
        </w:rPr>
        <w:tab/>
        <w:t>Db2</w:t>
      </w:r>
    </w:p>
    <w:p w14:paraId="75B7CAC2" w14:textId="77777777" w:rsidR="00CB1099" w:rsidRPr="00CB1099" w:rsidRDefault="00CB1099" w:rsidP="00340E49">
      <w:pPr>
        <w:pStyle w:val="99LP"/>
        <w:widowControl/>
        <w:rPr>
          <w:noProof/>
          <w:lang w:val="nl-BE"/>
        </w:rPr>
      </w:pPr>
      <w:r>
        <w:rPr>
          <w:noProof/>
          <w:lang w:val="nl-BE"/>
        </w:rPr>
        <w:t xml:space="preserve">Na 5…Ka7? 6.Da1+ Kb6 </w:t>
      </w:r>
      <w:r w:rsidR="0049420B">
        <w:rPr>
          <w:noProof/>
          <w:lang w:val="nl-BE"/>
        </w:rPr>
        <w:t xml:space="preserve">is zowel </w:t>
      </w:r>
      <w:r>
        <w:rPr>
          <w:noProof/>
          <w:lang w:val="nl-BE"/>
        </w:rPr>
        <w:t>7.Db2</w:t>
      </w:r>
      <w:r w:rsidR="0049420B">
        <w:rPr>
          <w:noProof/>
          <w:lang w:val="nl-BE"/>
        </w:rPr>
        <w:t>+</w:t>
      </w:r>
      <w:r>
        <w:rPr>
          <w:noProof/>
          <w:lang w:val="nl-BE"/>
        </w:rPr>
        <w:t xml:space="preserve"> of </w:t>
      </w:r>
      <w:r w:rsidR="0049420B">
        <w:rPr>
          <w:noProof/>
          <w:lang w:val="nl-BE"/>
        </w:rPr>
        <w:t>7.</w:t>
      </w:r>
      <w:r>
        <w:rPr>
          <w:noProof/>
          <w:lang w:val="nl-BE"/>
        </w:rPr>
        <w:t>Dh4+ mogelijk. Dus n</w:t>
      </w:r>
      <w:r w:rsidR="0049420B">
        <w:rPr>
          <w:noProof/>
          <w:lang w:val="nl-BE"/>
        </w:rPr>
        <w:t>e</w:t>
      </w:r>
      <w:r>
        <w:rPr>
          <w:noProof/>
          <w:lang w:val="nl-BE"/>
        </w:rPr>
        <w:t>venoplosbaar.</w:t>
      </w:r>
    </w:p>
    <w:p w14:paraId="26EA580F" w14:textId="77777777" w:rsidR="00340E49" w:rsidRDefault="00340E49" w:rsidP="00340E49">
      <w:pPr>
        <w:pStyle w:val="99LP"/>
        <w:widowControl/>
        <w:rPr>
          <w:b/>
          <w:noProof/>
          <w:lang w:val="nl-BE"/>
        </w:rPr>
      </w:pPr>
      <w:r>
        <w:rPr>
          <w:b/>
          <w:noProof/>
          <w:lang w:val="nl-BE"/>
        </w:rPr>
        <w:tab/>
        <w:t>6.De4</w:t>
      </w:r>
      <w:r>
        <w:rPr>
          <w:b/>
          <w:noProof/>
          <w:lang w:val="nl-BE"/>
        </w:rPr>
        <w:tab/>
      </w:r>
      <w:r>
        <w:rPr>
          <w:b/>
          <w:noProof/>
          <w:lang w:val="nl-BE"/>
        </w:rPr>
        <w:tab/>
        <w:t>Ka7</w:t>
      </w:r>
    </w:p>
    <w:p w14:paraId="0740FA5D" w14:textId="77777777" w:rsidR="00340E49" w:rsidRDefault="00340E49" w:rsidP="00340E49">
      <w:pPr>
        <w:pStyle w:val="99LP"/>
        <w:widowControl/>
        <w:rPr>
          <w:b/>
          <w:noProof/>
          <w:lang w:val="nl-BE"/>
        </w:rPr>
      </w:pPr>
      <w:r>
        <w:rPr>
          <w:b/>
          <w:noProof/>
          <w:lang w:val="nl-BE"/>
        </w:rPr>
        <w:tab/>
        <w:t>7.Da4+</w:t>
      </w:r>
      <w:r>
        <w:rPr>
          <w:b/>
          <w:noProof/>
          <w:lang w:val="nl-BE"/>
        </w:rPr>
        <w:tab/>
      </w:r>
      <w:r>
        <w:rPr>
          <w:b/>
          <w:noProof/>
          <w:lang w:val="nl-BE"/>
        </w:rPr>
        <w:tab/>
        <w:t>Kb8</w:t>
      </w:r>
    </w:p>
    <w:p w14:paraId="62D17D20" w14:textId="77777777" w:rsidR="00340E49" w:rsidRDefault="00340E49" w:rsidP="00340E49">
      <w:pPr>
        <w:pStyle w:val="99LP"/>
        <w:widowControl/>
        <w:rPr>
          <w:b/>
          <w:noProof/>
          <w:lang w:val="nl-BE"/>
        </w:rPr>
      </w:pPr>
      <w:r>
        <w:rPr>
          <w:b/>
          <w:noProof/>
          <w:lang w:val="nl-BE"/>
        </w:rPr>
        <w:tab/>
        <w:t>8.De8+</w:t>
      </w:r>
      <w:r>
        <w:rPr>
          <w:b/>
          <w:noProof/>
          <w:lang w:val="nl-BE"/>
        </w:rPr>
        <w:tab/>
      </w:r>
      <w:r>
        <w:rPr>
          <w:b/>
          <w:noProof/>
          <w:lang w:val="nl-BE"/>
        </w:rPr>
        <w:tab/>
        <w:t>Ka7</w:t>
      </w:r>
    </w:p>
    <w:p w14:paraId="19BA2F6F" w14:textId="77777777" w:rsidR="00340E49" w:rsidRDefault="00340E49" w:rsidP="00340E49">
      <w:pPr>
        <w:pStyle w:val="99LP"/>
        <w:widowControl/>
        <w:rPr>
          <w:b/>
          <w:noProof/>
          <w:lang w:val="nl-BE"/>
        </w:rPr>
      </w:pPr>
      <w:r>
        <w:rPr>
          <w:b/>
          <w:noProof/>
          <w:lang w:val="nl-BE"/>
        </w:rPr>
        <w:tab/>
        <w:t>9.Pb5+</w:t>
      </w:r>
      <w:r>
        <w:rPr>
          <w:b/>
          <w:noProof/>
          <w:lang w:val="nl-BE"/>
        </w:rPr>
        <w:tab/>
      </w:r>
      <w:r>
        <w:rPr>
          <w:b/>
          <w:noProof/>
          <w:lang w:val="nl-BE"/>
        </w:rPr>
        <w:tab/>
        <w:t>Kb6</w:t>
      </w:r>
    </w:p>
    <w:p w14:paraId="16BA8400" w14:textId="77777777" w:rsidR="00340E49" w:rsidRDefault="00340E49" w:rsidP="00340E49">
      <w:pPr>
        <w:pStyle w:val="99LP"/>
        <w:widowControl/>
        <w:rPr>
          <w:b/>
          <w:noProof/>
          <w:lang w:val="nl-BE"/>
        </w:rPr>
      </w:pPr>
      <w:r>
        <w:rPr>
          <w:b/>
          <w:noProof/>
          <w:lang w:val="nl-BE"/>
        </w:rPr>
        <w:t xml:space="preserve">           10.Dd8</w:t>
      </w:r>
      <w:r>
        <w:rPr>
          <w:b/>
          <w:noProof/>
          <w:lang w:val="nl-BE"/>
        </w:rPr>
        <w:tab/>
      </w:r>
      <w:r>
        <w:rPr>
          <w:b/>
          <w:noProof/>
          <w:lang w:val="nl-BE"/>
        </w:rPr>
        <w:tab/>
        <w:t>Kxb5</w:t>
      </w:r>
    </w:p>
    <w:p w14:paraId="0C66C334" w14:textId="77777777" w:rsidR="00340E49" w:rsidRDefault="00340E49" w:rsidP="00340E49">
      <w:pPr>
        <w:pStyle w:val="99LP"/>
        <w:widowControl/>
        <w:rPr>
          <w:b/>
          <w:noProof/>
          <w:lang w:val="nl-BE"/>
        </w:rPr>
      </w:pPr>
      <w:r>
        <w:rPr>
          <w:b/>
          <w:noProof/>
          <w:lang w:val="nl-BE"/>
        </w:rPr>
        <w:t xml:space="preserve">           11.Db8+</w:t>
      </w:r>
      <w:r>
        <w:rPr>
          <w:b/>
          <w:noProof/>
          <w:lang w:val="nl-BE"/>
        </w:rPr>
        <w:tab/>
      </w:r>
      <w:r>
        <w:rPr>
          <w:b/>
          <w:noProof/>
          <w:lang w:val="nl-BE"/>
        </w:rPr>
        <w:tab/>
        <w:t>Ka5</w:t>
      </w:r>
    </w:p>
    <w:p w14:paraId="5D5B5524" w14:textId="77777777" w:rsidR="00340E49" w:rsidRDefault="00340E49" w:rsidP="00340E49">
      <w:pPr>
        <w:pStyle w:val="99LP"/>
        <w:widowControl/>
        <w:rPr>
          <w:b/>
          <w:noProof/>
          <w:lang w:val="nl-BE"/>
        </w:rPr>
      </w:pPr>
      <w:r>
        <w:rPr>
          <w:b/>
          <w:noProof/>
          <w:lang w:val="nl-BE"/>
        </w:rPr>
        <w:t xml:space="preserve">           12.Dxb2</w:t>
      </w:r>
    </w:p>
    <w:p w14:paraId="13DE2936" w14:textId="77777777" w:rsidR="00340E49" w:rsidRPr="00340E49" w:rsidRDefault="00340E49" w:rsidP="00340E49">
      <w:pPr>
        <w:pStyle w:val="99LP"/>
        <w:widowControl/>
        <w:rPr>
          <w:noProof/>
          <w:lang w:val="nl-BE"/>
        </w:rPr>
      </w:pPr>
      <w:r>
        <w:rPr>
          <w:noProof/>
          <w:lang w:val="nl-BE"/>
        </w:rPr>
        <w:t>En wit wint.</w:t>
      </w:r>
    </w:p>
    <w:p w14:paraId="4CDFBC02" w14:textId="77777777" w:rsidR="00340E49" w:rsidRDefault="00340E49" w:rsidP="00340E49">
      <w:pPr>
        <w:pStyle w:val="99LP"/>
        <w:widowControl/>
        <w:rPr>
          <w:b/>
          <w:noProof/>
          <w:lang w:val="nl-BE"/>
        </w:rPr>
      </w:pPr>
      <w:r>
        <w:rPr>
          <w:b/>
          <w:noProof/>
          <w:lang w:val="nl-BE"/>
        </w:rPr>
        <w:t xml:space="preserve"> </w:t>
      </w:r>
    </w:p>
    <w:p w14:paraId="3E3C65D4" w14:textId="77777777" w:rsidR="00340E49" w:rsidRDefault="00340E49" w:rsidP="00340E49">
      <w:pPr>
        <w:pStyle w:val="99LP"/>
        <w:widowControl/>
        <w:rPr>
          <w:b/>
          <w:noProof/>
          <w:lang w:val="nl-BE"/>
        </w:rPr>
      </w:pPr>
      <w:r>
        <w:rPr>
          <w:b/>
          <w:noProof/>
          <w:lang w:val="nl-BE"/>
        </w:rPr>
        <w:tab/>
      </w:r>
      <w:r>
        <w:rPr>
          <w:b/>
          <w:noProof/>
          <w:lang w:val="nl-BE"/>
        </w:rPr>
        <w:tab/>
      </w:r>
    </w:p>
    <w:p w14:paraId="2E1B4C56" w14:textId="77777777" w:rsidR="00340E49" w:rsidRDefault="00340E49" w:rsidP="00340E49">
      <w:pPr>
        <w:pStyle w:val="99LP"/>
        <w:widowControl/>
        <w:rPr>
          <w:b/>
          <w:noProof/>
          <w:lang w:val="nl-BE"/>
        </w:rPr>
      </w:pPr>
    </w:p>
    <w:p w14:paraId="684C3C4E" w14:textId="77777777" w:rsidR="00340E49" w:rsidRPr="00340E49" w:rsidRDefault="00340E49" w:rsidP="00340E49">
      <w:pPr>
        <w:pStyle w:val="99LP"/>
        <w:widowControl/>
        <w:rPr>
          <w:b/>
          <w:noProof/>
          <w:lang w:val="nl-BE"/>
        </w:rPr>
      </w:pPr>
      <w:r>
        <w:rPr>
          <w:b/>
          <w:noProof/>
          <w:lang w:val="nl-BE"/>
        </w:rPr>
        <w:tab/>
      </w:r>
    </w:p>
    <w:p w14:paraId="4FB27DF6" w14:textId="77777777" w:rsidR="006150D6" w:rsidRDefault="006150D6" w:rsidP="006150D6">
      <w:pPr>
        <w:pStyle w:val="99LP"/>
        <w:widowControl/>
        <w:jc w:val="center"/>
        <w:rPr>
          <w:noProof/>
          <w:lang w:val="nl-BE"/>
        </w:rPr>
      </w:pPr>
    </w:p>
    <w:p w14:paraId="0D97295A" w14:textId="77777777" w:rsidR="006150D6" w:rsidRDefault="006150D6" w:rsidP="006150D6">
      <w:pPr>
        <w:pStyle w:val="99LP"/>
        <w:widowControl/>
        <w:jc w:val="center"/>
        <w:rPr>
          <w:noProof/>
          <w:lang w:val="nl-BE"/>
        </w:rPr>
      </w:pPr>
    </w:p>
    <w:p w14:paraId="7B1A1325" w14:textId="77777777" w:rsidR="006150D6" w:rsidRDefault="006150D6" w:rsidP="006150D6">
      <w:pPr>
        <w:pStyle w:val="99LP"/>
        <w:widowControl/>
        <w:jc w:val="center"/>
        <w:rPr>
          <w:noProof/>
          <w:lang w:val="nl-BE"/>
        </w:rPr>
      </w:pPr>
    </w:p>
    <w:p w14:paraId="325D6E26" w14:textId="77777777" w:rsidR="006150D6" w:rsidRDefault="006150D6" w:rsidP="006150D6">
      <w:pPr>
        <w:pStyle w:val="99LP"/>
        <w:widowControl/>
        <w:jc w:val="center"/>
        <w:rPr>
          <w:noProof/>
          <w:lang w:val="nl-BE"/>
        </w:rPr>
      </w:pPr>
    </w:p>
    <w:p w14:paraId="45577D73" w14:textId="77777777" w:rsidR="006150D6" w:rsidRDefault="006150D6" w:rsidP="006150D6">
      <w:pPr>
        <w:pStyle w:val="99LP"/>
        <w:widowControl/>
        <w:jc w:val="center"/>
        <w:rPr>
          <w:noProof/>
          <w:lang w:val="nl-BE"/>
        </w:rPr>
      </w:pPr>
      <w:r>
        <w:rPr>
          <w:noProof/>
          <w:lang w:val="nl-BE"/>
        </w:rPr>
        <w:tab/>
      </w:r>
    </w:p>
    <w:p w14:paraId="48746FDB" w14:textId="77777777" w:rsidR="006150D6" w:rsidRPr="006150D6" w:rsidRDefault="006150D6" w:rsidP="006150D6">
      <w:pPr>
        <w:pStyle w:val="99LP"/>
        <w:widowControl/>
        <w:rPr>
          <w:noProof/>
          <w:lang w:val="nl-BE"/>
        </w:rPr>
      </w:pPr>
      <w:r>
        <w:rPr>
          <w:noProof/>
          <w:lang w:val="nl-BE"/>
        </w:rPr>
        <w:tab/>
      </w:r>
    </w:p>
    <w:p w14:paraId="35F3FE8C" w14:textId="77777777" w:rsidR="006150D6" w:rsidRDefault="006150D6" w:rsidP="002832DC">
      <w:pPr>
        <w:pStyle w:val="99LP"/>
        <w:widowControl/>
        <w:jc w:val="center"/>
        <w:rPr>
          <w:b/>
          <w:noProof/>
          <w:lang w:val="nl-BE"/>
        </w:rPr>
      </w:pPr>
    </w:p>
    <w:p w14:paraId="6C792077" w14:textId="77777777" w:rsidR="006150D6" w:rsidRDefault="006150D6" w:rsidP="002832DC">
      <w:pPr>
        <w:pStyle w:val="99LP"/>
        <w:widowControl/>
        <w:jc w:val="center"/>
        <w:rPr>
          <w:b/>
          <w:noProof/>
          <w:lang w:val="nl-BE"/>
        </w:rPr>
      </w:pPr>
      <w:r>
        <w:rPr>
          <w:b/>
          <w:noProof/>
          <w:lang w:val="nl-BE"/>
        </w:rPr>
        <w:t xml:space="preserve"> </w:t>
      </w:r>
    </w:p>
    <w:p w14:paraId="7DDF6CBD" w14:textId="77777777" w:rsidR="006150D6" w:rsidRDefault="006150D6" w:rsidP="002832DC">
      <w:pPr>
        <w:pStyle w:val="99LP"/>
        <w:widowControl/>
        <w:jc w:val="center"/>
        <w:rPr>
          <w:b/>
          <w:noProof/>
          <w:lang w:val="nl-BE"/>
        </w:rPr>
      </w:pPr>
    </w:p>
    <w:p w14:paraId="7F5B8412" w14:textId="77777777" w:rsidR="006150D6" w:rsidRDefault="006150D6" w:rsidP="002832DC">
      <w:pPr>
        <w:pStyle w:val="99LP"/>
        <w:widowControl/>
        <w:jc w:val="center"/>
        <w:rPr>
          <w:b/>
          <w:noProof/>
          <w:lang w:val="nl-BE"/>
        </w:rPr>
      </w:pPr>
    </w:p>
    <w:p w14:paraId="74E698A7" w14:textId="77777777" w:rsidR="00DE5356" w:rsidRDefault="00DE5356" w:rsidP="002832DC">
      <w:pPr>
        <w:pStyle w:val="99LP"/>
        <w:widowControl/>
        <w:jc w:val="center"/>
        <w:rPr>
          <w:b/>
          <w:noProof/>
          <w:lang w:val="nl-BE"/>
        </w:rPr>
      </w:pPr>
    </w:p>
    <w:p w14:paraId="4D7B3115" w14:textId="77777777" w:rsidR="00DE5356" w:rsidRDefault="00DE5356" w:rsidP="002832DC">
      <w:pPr>
        <w:pStyle w:val="99LP"/>
        <w:widowControl/>
        <w:jc w:val="center"/>
        <w:rPr>
          <w:b/>
          <w:noProof/>
          <w:lang w:val="nl-BE"/>
        </w:rPr>
      </w:pPr>
    </w:p>
    <w:p w14:paraId="0A16DA8F" w14:textId="77777777" w:rsidR="00DE5356" w:rsidRDefault="00DE5356" w:rsidP="002832DC">
      <w:pPr>
        <w:pStyle w:val="99LP"/>
        <w:widowControl/>
        <w:jc w:val="center"/>
        <w:rPr>
          <w:b/>
          <w:noProof/>
          <w:lang w:val="nl-BE"/>
        </w:rPr>
      </w:pPr>
    </w:p>
    <w:p w14:paraId="29CB50F4" w14:textId="77777777" w:rsidR="00DE5356" w:rsidRDefault="00DE5356" w:rsidP="002832DC">
      <w:pPr>
        <w:pStyle w:val="99LP"/>
        <w:widowControl/>
        <w:jc w:val="center"/>
        <w:rPr>
          <w:b/>
          <w:noProof/>
          <w:lang w:val="nl-BE"/>
        </w:rPr>
      </w:pPr>
    </w:p>
    <w:p w14:paraId="77ED7289" w14:textId="77777777" w:rsidR="00DE5356" w:rsidRDefault="00DE5356" w:rsidP="002832DC">
      <w:pPr>
        <w:pStyle w:val="99LP"/>
        <w:widowControl/>
        <w:jc w:val="center"/>
        <w:rPr>
          <w:b/>
          <w:noProof/>
          <w:lang w:val="nl-BE"/>
        </w:rPr>
      </w:pPr>
    </w:p>
    <w:p w14:paraId="6B4FE010" w14:textId="77777777" w:rsidR="00DE5356" w:rsidRDefault="00DE5356" w:rsidP="002832DC">
      <w:pPr>
        <w:pStyle w:val="99LP"/>
        <w:widowControl/>
        <w:jc w:val="center"/>
        <w:rPr>
          <w:b/>
          <w:noProof/>
          <w:lang w:val="nl-BE"/>
        </w:rPr>
      </w:pPr>
    </w:p>
    <w:p w14:paraId="7253AE09" w14:textId="77777777" w:rsidR="00DE5356" w:rsidRDefault="00DE5356" w:rsidP="002832DC">
      <w:pPr>
        <w:pStyle w:val="99LP"/>
        <w:widowControl/>
        <w:jc w:val="center"/>
        <w:rPr>
          <w:b/>
          <w:noProof/>
          <w:lang w:val="nl-BE"/>
        </w:rPr>
      </w:pPr>
    </w:p>
    <w:p w14:paraId="0F488296" w14:textId="77777777" w:rsidR="00DE5356" w:rsidRDefault="00DE5356" w:rsidP="002832DC">
      <w:pPr>
        <w:pStyle w:val="99LP"/>
        <w:widowControl/>
        <w:jc w:val="center"/>
        <w:rPr>
          <w:b/>
          <w:noProof/>
          <w:lang w:val="nl-BE"/>
        </w:rPr>
      </w:pPr>
    </w:p>
    <w:p w14:paraId="6BC67CF2" w14:textId="77777777" w:rsidR="00DE5356" w:rsidRDefault="00DE5356" w:rsidP="002832DC">
      <w:pPr>
        <w:pStyle w:val="99LP"/>
        <w:widowControl/>
        <w:jc w:val="center"/>
        <w:rPr>
          <w:b/>
          <w:noProof/>
          <w:lang w:val="nl-BE"/>
        </w:rPr>
      </w:pPr>
    </w:p>
    <w:p w14:paraId="38B4428E" w14:textId="77777777" w:rsidR="00DE5356" w:rsidRDefault="00DE5356" w:rsidP="002832DC">
      <w:pPr>
        <w:pStyle w:val="99LP"/>
        <w:widowControl/>
        <w:jc w:val="center"/>
        <w:rPr>
          <w:b/>
          <w:noProof/>
          <w:lang w:val="nl-BE"/>
        </w:rPr>
      </w:pPr>
    </w:p>
    <w:p w14:paraId="766A1820" w14:textId="77777777" w:rsidR="00DE5356" w:rsidRDefault="00DE5356" w:rsidP="002832DC">
      <w:pPr>
        <w:pStyle w:val="99LP"/>
        <w:widowControl/>
        <w:jc w:val="center"/>
        <w:rPr>
          <w:b/>
          <w:noProof/>
          <w:lang w:val="nl-BE"/>
        </w:rPr>
      </w:pPr>
    </w:p>
    <w:p w14:paraId="5F2C7BF5" w14:textId="77777777" w:rsidR="00DE5356" w:rsidRDefault="00DE5356" w:rsidP="002832DC">
      <w:pPr>
        <w:pStyle w:val="99LP"/>
        <w:widowControl/>
        <w:jc w:val="center"/>
        <w:rPr>
          <w:b/>
          <w:noProof/>
          <w:lang w:val="nl-BE"/>
        </w:rPr>
      </w:pPr>
    </w:p>
    <w:p w14:paraId="489C5B6B" w14:textId="77777777" w:rsidR="00DE5356" w:rsidRDefault="00DE5356" w:rsidP="002832DC">
      <w:pPr>
        <w:pStyle w:val="99LP"/>
        <w:widowControl/>
        <w:jc w:val="center"/>
        <w:rPr>
          <w:b/>
          <w:noProof/>
          <w:lang w:val="nl-BE"/>
        </w:rPr>
      </w:pPr>
    </w:p>
    <w:p w14:paraId="316BE38D" w14:textId="77777777" w:rsidR="00DE5356" w:rsidRDefault="00DE5356" w:rsidP="002832DC">
      <w:pPr>
        <w:pStyle w:val="99LP"/>
        <w:widowControl/>
        <w:jc w:val="center"/>
        <w:rPr>
          <w:b/>
          <w:noProof/>
          <w:lang w:val="nl-BE"/>
        </w:rPr>
      </w:pPr>
    </w:p>
    <w:p w14:paraId="13055D3C" w14:textId="77777777" w:rsidR="00DE5356" w:rsidRDefault="00DE5356" w:rsidP="002832DC">
      <w:pPr>
        <w:pStyle w:val="99LP"/>
        <w:widowControl/>
        <w:jc w:val="center"/>
        <w:rPr>
          <w:b/>
          <w:noProof/>
          <w:lang w:val="nl-BE"/>
        </w:rPr>
      </w:pPr>
    </w:p>
    <w:p w14:paraId="4FD68570" w14:textId="77777777" w:rsidR="00DE5356" w:rsidRDefault="00DE5356" w:rsidP="002832DC">
      <w:pPr>
        <w:pStyle w:val="99LP"/>
        <w:widowControl/>
        <w:jc w:val="center"/>
        <w:rPr>
          <w:b/>
          <w:noProof/>
          <w:lang w:val="nl-BE"/>
        </w:rPr>
      </w:pPr>
    </w:p>
    <w:p w14:paraId="73C9EDD4" w14:textId="77777777" w:rsidR="00DE5356" w:rsidRDefault="00DE5356" w:rsidP="002832DC">
      <w:pPr>
        <w:pStyle w:val="99LP"/>
        <w:widowControl/>
        <w:jc w:val="center"/>
        <w:rPr>
          <w:b/>
          <w:noProof/>
          <w:lang w:val="nl-BE"/>
        </w:rPr>
      </w:pPr>
    </w:p>
    <w:p w14:paraId="24B5DD8C" w14:textId="77777777" w:rsidR="00DE5356" w:rsidRDefault="00DE5356" w:rsidP="002832DC">
      <w:pPr>
        <w:pStyle w:val="99LP"/>
        <w:widowControl/>
        <w:jc w:val="center"/>
        <w:rPr>
          <w:b/>
          <w:noProof/>
          <w:lang w:val="nl-BE"/>
        </w:rPr>
      </w:pPr>
    </w:p>
    <w:p w14:paraId="7000FD54" w14:textId="77777777" w:rsidR="00DE5356" w:rsidRDefault="00DE5356" w:rsidP="002832DC">
      <w:pPr>
        <w:pStyle w:val="99LP"/>
        <w:widowControl/>
        <w:jc w:val="center"/>
        <w:rPr>
          <w:b/>
          <w:noProof/>
          <w:lang w:val="nl-BE"/>
        </w:rPr>
      </w:pPr>
    </w:p>
    <w:p w14:paraId="71036591" w14:textId="77777777" w:rsidR="00DE5356" w:rsidRDefault="00DE5356" w:rsidP="002832DC">
      <w:pPr>
        <w:pStyle w:val="99LP"/>
        <w:widowControl/>
        <w:jc w:val="center"/>
        <w:rPr>
          <w:b/>
          <w:noProof/>
          <w:lang w:val="nl-BE"/>
        </w:rPr>
      </w:pPr>
    </w:p>
    <w:p w14:paraId="2A5C54CD" w14:textId="77777777" w:rsidR="00DE5356" w:rsidRDefault="00DE5356" w:rsidP="002832DC">
      <w:pPr>
        <w:pStyle w:val="99LP"/>
        <w:widowControl/>
        <w:jc w:val="center"/>
        <w:rPr>
          <w:b/>
          <w:noProof/>
          <w:lang w:val="nl-BE"/>
        </w:rPr>
      </w:pPr>
    </w:p>
    <w:p w14:paraId="332E1052" w14:textId="77777777" w:rsidR="00DE5356" w:rsidRDefault="00DE5356" w:rsidP="002832DC">
      <w:pPr>
        <w:pStyle w:val="99LP"/>
        <w:widowControl/>
        <w:jc w:val="center"/>
        <w:rPr>
          <w:b/>
          <w:noProof/>
          <w:lang w:val="nl-BE"/>
        </w:rPr>
      </w:pPr>
    </w:p>
    <w:p w14:paraId="0934D716" w14:textId="77777777" w:rsidR="00DE5356" w:rsidRDefault="00340E49" w:rsidP="002832DC">
      <w:pPr>
        <w:pStyle w:val="99LP"/>
        <w:widowControl/>
        <w:jc w:val="center"/>
        <w:rPr>
          <w:b/>
          <w:noProof/>
          <w:lang w:val="nl-BE"/>
        </w:rPr>
      </w:pPr>
      <w:r>
        <w:rPr>
          <w:b/>
          <w:noProof/>
          <w:lang w:val="nl-BE"/>
        </w:rPr>
        <w:t xml:space="preserve">   </w:t>
      </w:r>
    </w:p>
    <w:p w14:paraId="4B2C0A6F" w14:textId="77777777" w:rsidR="00DE5356" w:rsidRDefault="00DE5356" w:rsidP="002832DC">
      <w:pPr>
        <w:pStyle w:val="99LP"/>
        <w:widowControl/>
        <w:jc w:val="center"/>
        <w:rPr>
          <w:b/>
          <w:noProof/>
          <w:lang w:val="nl-BE"/>
        </w:rPr>
      </w:pPr>
    </w:p>
    <w:p w14:paraId="73991AF0" w14:textId="77777777" w:rsidR="00DE5356" w:rsidRDefault="00DE5356" w:rsidP="002832DC">
      <w:pPr>
        <w:pStyle w:val="99LP"/>
        <w:widowControl/>
        <w:jc w:val="center"/>
        <w:rPr>
          <w:b/>
          <w:noProof/>
          <w:lang w:val="nl-BE"/>
        </w:rPr>
      </w:pPr>
    </w:p>
    <w:p w14:paraId="53AB687D" w14:textId="77777777" w:rsidR="00DE5356" w:rsidRDefault="00DE5356" w:rsidP="002832DC">
      <w:pPr>
        <w:pStyle w:val="99LP"/>
        <w:widowControl/>
        <w:jc w:val="center"/>
        <w:rPr>
          <w:b/>
          <w:noProof/>
          <w:lang w:val="nl-BE"/>
        </w:rPr>
      </w:pPr>
    </w:p>
    <w:p w14:paraId="71D474A0" w14:textId="77777777" w:rsidR="00DE5356" w:rsidRDefault="00DE5356" w:rsidP="002832DC">
      <w:pPr>
        <w:pStyle w:val="99LP"/>
        <w:widowControl/>
        <w:jc w:val="center"/>
        <w:rPr>
          <w:b/>
          <w:noProof/>
          <w:lang w:val="nl-BE"/>
        </w:rPr>
      </w:pPr>
    </w:p>
    <w:p w14:paraId="7E8B0992" w14:textId="77777777" w:rsidR="00DE5356" w:rsidRDefault="00DE5356" w:rsidP="002832DC">
      <w:pPr>
        <w:pStyle w:val="99LP"/>
        <w:widowControl/>
        <w:jc w:val="center"/>
        <w:rPr>
          <w:b/>
          <w:noProof/>
          <w:lang w:val="nl-BE"/>
        </w:rPr>
      </w:pPr>
    </w:p>
    <w:p w14:paraId="36FB1229" w14:textId="77777777" w:rsidR="00DE5356" w:rsidRDefault="00DE5356" w:rsidP="002832DC">
      <w:pPr>
        <w:pStyle w:val="99LP"/>
        <w:widowControl/>
        <w:jc w:val="center"/>
        <w:rPr>
          <w:b/>
          <w:noProof/>
          <w:lang w:val="nl-BE"/>
        </w:rPr>
      </w:pPr>
    </w:p>
    <w:p w14:paraId="58F48CEE" w14:textId="77777777" w:rsidR="00DE5356" w:rsidRDefault="00DE5356" w:rsidP="002832DC">
      <w:pPr>
        <w:pStyle w:val="99LP"/>
        <w:widowControl/>
        <w:jc w:val="center"/>
        <w:rPr>
          <w:b/>
          <w:noProof/>
          <w:lang w:val="nl-BE"/>
        </w:rPr>
      </w:pPr>
    </w:p>
    <w:p w14:paraId="38CF5EBA" w14:textId="77777777" w:rsidR="00DE5356" w:rsidRDefault="00DE5356" w:rsidP="002832DC">
      <w:pPr>
        <w:pStyle w:val="99LP"/>
        <w:widowControl/>
        <w:jc w:val="center"/>
        <w:rPr>
          <w:b/>
          <w:noProof/>
          <w:lang w:val="nl-BE"/>
        </w:rPr>
      </w:pPr>
    </w:p>
    <w:p w14:paraId="0671DE5D" w14:textId="77777777" w:rsidR="00DE5356" w:rsidRDefault="00DE5356" w:rsidP="002832DC">
      <w:pPr>
        <w:pStyle w:val="99LP"/>
        <w:widowControl/>
        <w:jc w:val="center"/>
        <w:rPr>
          <w:b/>
          <w:noProof/>
          <w:lang w:val="nl-BE"/>
        </w:rPr>
      </w:pPr>
    </w:p>
    <w:p w14:paraId="596C52A0" w14:textId="77777777" w:rsidR="00DE5356" w:rsidRDefault="00DE5356" w:rsidP="002832DC">
      <w:pPr>
        <w:pStyle w:val="99LP"/>
        <w:widowControl/>
        <w:jc w:val="center"/>
        <w:rPr>
          <w:b/>
          <w:noProof/>
          <w:lang w:val="nl-BE"/>
        </w:rPr>
      </w:pPr>
    </w:p>
    <w:p w14:paraId="2BAAB0D9" w14:textId="77777777" w:rsidR="00DE5356" w:rsidRDefault="00DE5356" w:rsidP="002832DC">
      <w:pPr>
        <w:pStyle w:val="99LP"/>
        <w:widowControl/>
        <w:jc w:val="center"/>
        <w:rPr>
          <w:b/>
          <w:noProof/>
          <w:lang w:val="nl-BE"/>
        </w:rPr>
      </w:pPr>
    </w:p>
    <w:p w14:paraId="4E4F3DD0" w14:textId="77777777" w:rsidR="00DE5356" w:rsidRDefault="00DE5356" w:rsidP="002832DC">
      <w:pPr>
        <w:pStyle w:val="99LP"/>
        <w:widowControl/>
        <w:jc w:val="center"/>
        <w:rPr>
          <w:b/>
          <w:noProof/>
          <w:lang w:val="nl-BE"/>
        </w:rPr>
      </w:pPr>
    </w:p>
    <w:p w14:paraId="51032B41" w14:textId="77777777" w:rsidR="00DE5356" w:rsidRDefault="00DE5356" w:rsidP="002832DC">
      <w:pPr>
        <w:pStyle w:val="99LP"/>
        <w:widowControl/>
        <w:jc w:val="center"/>
        <w:rPr>
          <w:b/>
          <w:noProof/>
          <w:lang w:val="nl-BE"/>
        </w:rPr>
      </w:pPr>
    </w:p>
    <w:p w14:paraId="019F3C87" w14:textId="77777777" w:rsidR="00DE5356" w:rsidRDefault="00DE5356" w:rsidP="002832DC">
      <w:pPr>
        <w:pStyle w:val="99LP"/>
        <w:widowControl/>
        <w:jc w:val="center"/>
        <w:rPr>
          <w:b/>
          <w:noProof/>
          <w:lang w:val="nl-BE"/>
        </w:rPr>
      </w:pPr>
    </w:p>
    <w:p w14:paraId="54E1A756" w14:textId="77777777" w:rsidR="00DE5356" w:rsidRDefault="00DE5356" w:rsidP="002832DC">
      <w:pPr>
        <w:pStyle w:val="99LP"/>
        <w:widowControl/>
        <w:jc w:val="center"/>
        <w:rPr>
          <w:b/>
          <w:noProof/>
          <w:lang w:val="nl-BE"/>
        </w:rPr>
      </w:pPr>
    </w:p>
    <w:p w14:paraId="6FDD7318" w14:textId="77777777" w:rsidR="00DE5356" w:rsidRDefault="00DE5356" w:rsidP="002832DC">
      <w:pPr>
        <w:pStyle w:val="99LP"/>
        <w:widowControl/>
        <w:jc w:val="center"/>
        <w:rPr>
          <w:b/>
          <w:noProof/>
          <w:lang w:val="nl-BE"/>
        </w:rPr>
      </w:pPr>
    </w:p>
    <w:p w14:paraId="1D9557C2" w14:textId="77777777" w:rsidR="00DE5356" w:rsidRDefault="00DE5356" w:rsidP="002832DC">
      <w:pPr>
        <w:pStyle w:val="99LP"/>
        <w:widowControl/>
        <w:jc w:val="center"/>
        <w:rPr>
          <w:b/>
          <w:noProof/>
          <w:lang w:val="nl-BE"/>
        </w:rPr>
      </w:pPr>
    </w:p>
    <w:p w14:paraId="055460A8" w14:textId="77777777" w:rsidR="00DE5356" w:rsidRDefault="00DE5356" w:rsidP="002832DC">
      <w:pPr>
        <w:pStyle w:val="99LP"/>
        <w:widowControl/>
        <w:jc w:val="center"/>
        <w:rPr>
          <w:b/>
          <w:noProof/>
          <w:lang w:val="nl-BE"/>
        </w:rPr>
      </w:pPr>
    </w:p>
    <w:p w14:paraId="110CC2D5" w14:textId="77777777" w:rsidR="00B25C8F" w:rsidRDefault="00B25C8F" w:rsidP="00B25C8F">
      <w:pPr>
        <w:pStyle w:val="99LP"/>
        <w:widowControl/>
        <w:rPr>
          <w:b/>
          <w:noProof/>
          <w:lang w:val="nl-BE"/>
        </w:rPr>
      </w:pPr>
    </w:p>
    <w:p w14:paraId="319B28E4" w14:textId="77777777" w:rsidR="00C56DFF" w:rsidRPr="002243CC" w:rsidRDefault="006F05DE" w:rsidP="00B25C8F">
      <w:pPr>
        <w:pStyle w:val="99LP"/>
        <w:widowControl/>
        <w:jc w:val="center"/>
        <w:rPr>
          <w:b/>
          <w:lang w:val="nl-BE"/>
        </w:rPr>
      </w:pPr>
      <w:r>
        <w:rPr>
          <w:b/>
          <w:lang w:val="nl-BE"/>
        </w:rPr>
        <w:lastRenderedPageBreak/>
        <w:t>10 -</w:t>
      </w:r>
    </w:p>
    <w:p w14:paraId="287C7F8E" w14:textId="77777777" w:rsidR="002832DC" w:rsidRPr="00AD04D8" w:rsidRDefault="002832DC" w:rsidP="002832DC">
      <w:pPr>
        <w:pStyle w:val="02bSource"/>
        <w:widowControl/>
        <w:spacing w:line="190" w:lineRule="exact"/>
        <w:ind w:firstLine="113"/>
        <w:rPr>
          <w:lang w:val="nl-BE"/>
        </w:rPr>
      </w:pPr>
    </w:p>
    <w:p w14:paraId="4B36446D" w14:textId="77777777" w:rsidR="002832DC" w:rsidRDefault="002832DC" w:rsidP="002832DC">
      <w:pPr>
        <w:pStyle w:val="02bSource"/>
        <w:widowControl/>
        <w:spacing w:line="190" w:lineRule="exact"/>
        <w:ind w:firstLine="113"/>
        <w:outlineLvl w:val="0"/>
        <w:rPr>
          <w:lang w:val="nl-BE"/>
        </w:rPr>
      </w:pPr>
      <w:r w:rsidRPr="00AD04D8">
        <w:rPr>
          <w:i/>
          <w:iCs/>
          <w:lang w:val="nl-BE"/>
        </w:rPr>
        <w:t>EBUR,</w:t>
      </w:r>
      <w:r w:rsidRPr="00AD04D8">
        <w:rPr>
          <w:lang w:val="nl-BE"/>
        </w:rPr>
        <w:t xml:space="preserve"> 2001</w:t>
      </w:r>
    </w:p>
    <w:p w14:paraId="7BEBDB44" w14:textId="77777777" w:rsidR="002832DC" w:rsidRDefault="002832DC" w:rsidP="002832DC">
      <w:pPr>
        <w:pStyle w:val="02bSource"/>
        <w:widowControl/>
        <w:spacing w:line="190" w:lineRule="exact"/>
        <w:ind w:firstLine="113"/>
        <w:outlineLvl w:val="0"/>
        <w:rPr>
          <w:lang w:val="nl-BE"/>
        </w:rPr>
      </w:pPr>
      <w:r>
        <w:rPr>
          <w:lang w:val="nl-BE"/>
        </w:rPr>
        <w:t>5</w:t>
      </w:r>
      <w:r w:rsidRPr="00A133CC">
        <w:rPr>
          <w:vertAlign w:val="superscript"/>
          <w:lang w:val="nl-BE"/>
        </w:rPr>
        <w:t>de</w:t>
      </w:r>
      <w:r>
        <w:rPr>
          <w:lang w:val="nl-BE"/>
        </w:rPr>
        <w:t xml:space="preserve"> aanbeveling</w:t>
      </w:r>
    </w:p>
    <w:p w14:paraId="2247BF75" w14:textId="77777777" w:rsidR="00BA5C9A" w:rsidRPr="00AD04D8" w:rsidRDefault="00BA5C9A" w:rsidP="002832DC">
      <w:pPr>
        <w:pStyle w:val="02bSource"/>
        <w:widowControl/>
        <w:spacing w:line="190" w:lineRule="exact"/>
        <w:ind w:firstLine="113"/>
        <w:outlineLvl w:val="0"/>
        <w:rPr>
          <w:lang w:val="nl-BE"/>
        </w:rPr>
      </w:pPr>
    </w:p>
    <w:p w14:paraId="3588B9CE" w14:textId="77777777" w:rsidR="002832DC" w:rsidRPr="00AD04D8" w:rsidRDefault="00990285" w:rsidP="002832DC">
      <w:pPr>
        <w:rPr>
          <w:sz w:val="20"/>
          <w:szCs w:val="20"/>
          <w:lang w:val="nl-BE"/>
        </w:rPr>
      </w:pPr>
      <w:r>
        <w:rPr>
          <w:noProof/>
          <w:lang w:val="nl-BE"/>
        </w:rPr>
        <w:object w:dxaOrig="1440" w:dyaOrig="1440" w14:anchorId="06DAB165">
          <v:shape id="_x0000_s1066" type="#_x0000_t75" style="position:absolute;margin-left:0;margin-top:.55pt;width:152.25pt;height:152.25pt;z-index:251610112;mso-position-horizontal:center">
            <v:imagedata r:id="rId35" o:title=""/>
            <w10:wrap type="square"/>
          </v:shape>
          <o:OLEObject Type="Embed" ProgID="CorelDRAW.Graphic.12" ShapeID="_x0000_s1066" DrawAspect="Content" ObjectID="_1587467672" r:id="rId36"/>
        </w:object>
      </w:r>
    </w:p>
    <w:p w14:paraId="594CE68E" w14:textId="77777777" w:rsidR="002832DC" w:rsidRPr="00AD04D8" w:rsidRDefault="002832DC" w:rsidP="002832DC">
      <w:pPr>
        <w:rPr>
          <w:sz w:val="20"/>
          <w:szCs w:val="20"/>
          <w:lang w:val="nl-BE"/>
        </w:rPr>
      </w:pPr>
      <w:r w:rsidRPr="00AD04D8">
        <w:rPr>
          <w:b/>
          <w:lang w:val="nl-BE"/>
        </w:rPr>
        <w:t>+</w:t>
      </w:r>
      <w:r w:rsidRPr="00AD04D8">
        <w:rPr>
          <w:b/>
          <w:sz w:val="20"/>
          <w:szCs w:val="20"/>
          <w:lang w:val="nl-BE"/>
        </w:rPr>
        <w:t xml:space="preserve"> </w:t>
      </w:r>
      <w:r w:rsidR="00122D8A">
        <w:rPr>
          <w:sz w:val="20"/>
          <w:szCs w:val="20"/>
          <w:lang w:val="nl-BE"/>
        </w:rPr>
        <w:t xml:space="preserve">                            </w:t>
      </w:r>
      <w:r w:rsidR="004769BE">
        <w:rPr>
          <w:sz w:val="20"/>
          <w:szCs w:val="20"/>
          <w:lang w:val="nl-BE"/>
        </w:rPr>
        <w:t xml:space="preserve"> </w:t>
      </w:r>
      <w:r w:rsidRPr="00AD04D8">
        <w:rPr>
          <w:sz w:val="20"/>
          <w:szCs w:val="20"/>
          <w:lang w:val="nl-BE"/>
        </w:rPr>
        <w:t>0002.01 c8h1</w:t>
      </w:r>
    </w:p>
    <w:p w14:paraId="7635C3CD" w14:textId="77777777" w:rsidR="002832DC" w:rsidRPr="00AD04D8" w:rsidRDefault="002832DC" w:rsidP="002832DC">
      <w:pPr>
        <w:rPr>
          <w:sz w:val="20"/>
          <w:szCs w:val="20"/>
          <w:lang w:val="nl-BE"/>
        </w:rPr>
      </w:pPr>
    </w:p>
    <w:p w14:paraId="07A59719" w14:textId="77777777" w:rsidR="00E56BD8" w:rsidRPr="00AD04D8" w:rsidRDefault="00466104" w:rsidP="002832DC">
      <w:pPr>
        <w:pStyle w:val="03aText"/>
        <w:widowControl/>
        <w:rPr>
          <w:lang w:val="nl-BE"/>
        </w:rPr>
      </w:pPr>
      <w:r>
        <w:rPr>
          <w:lang w:val="nl-BE"/>
        </w:rPr>
        <w:t>B</w:t>
      </w:r>
      <w:r w:rsidR="002832DC" w:rsidRPr="00AD04D8">
        <w:rPr>
          <w:lang w:val="nl-BE"/>
        </w:rPr>
        <w:t>eide ko</w:t>
      </w:r>
      <w:r>
        <w:rPr>
          <w:lang w:val="nl-BE"/>
        </w:rPr>
        <w:t>nin</w:t>
      </w:r>
      <w:r>
        <w:rPr>
          <w:lang w:val="nl-BE"/>
        </w:rPr>
        <w:softHyphen/>
        <w:t>gen zijn ver van elkaar ver</w:t>
      </w:r>
      <w:r w:rsidR="002832DC" w:rsidRPr="00AD04D8">
        <w:rPr>
          <w:lang w:val="nl-BE"/>
        </w:rPr>
        <w:t>wijderd</w:t>
      </w:r>
      <w:r w:rsidR="00E56BD8">
        <w:rPr>
          <w:lang w:val="nl-BE"/>
        </w:rPr>
        <w:t>.</w:t>
      </w:r>
      <w:r w:rsidR="001055B9">
        <w:rPr>
          <w:lang w:val="nl-BE"/>
        </w:rPr>
        <w:t xml:space="preserve"> Wit </w:t>
      </w:r>
      <w:r>
        <w:rPr>
          <w:lang w:val="nl-BE"/>
        </w:rPr>
        <w:t>v</w:t>
      </w:r>
      <w:r w:rsidR="00E56BD8">
        <w:rPr>
          <w:lang w:val="nl-BE"/>
        </w:rPr>
        <w:t>erhindert</w:t>
      </w:r>
      <w:r w:rsidR="001055B9">
        <w:rPr>
          <w:lang w:val="nl-BE"/>
        </w:rPr>
        <w:t xml:space="preserve"> hier</w:t>
      </w:r>
      <w:r w:rsidR="00E56BD8">
        <w:rPr>
          <w:lang w:val="nl-BE"/>
        </w:rPr>
        <w:t xml:space="preserve"> de uitbraakpoging van de zwarte ko</w:t>
      </w:r>
      <w:r>
        <w:rPr>
          <w:lang w:val="nl-BE"/>
        </w:rPr>
        <w:t>-</w:t>
      </w:r>
      <w:r w:rsidR="0017002A">
        <w:rPr>
          <w:lang w:val="nl-BE"/>
        </w:rPr>
        <w:t>ning dank</w:t>
      </w:r>
      <w:r w:rsidR="00E56BD8">
        <w:rPr>
          <w:lang w:val="nl-BE"/>
        </w:rPr>
        <w:t xml:space="preserve">zij zijn </w:t>
      </w:r>
      <w:r w:rsidR="00432A74">
        <w:rPr>
          <w:lang w:val="nl-BE"/>
        </w:rPr>
        <w:t>‘</w:t>
      </w:r>
      <w:r w:rsidR="00E56BD8">
        <w:rPr>
          <w:lang w:val="nl-BE"/>
        </w:rPr>
        <w:t>cavalerie</w:t>
      </w:r>
      <w:r w:rsidR="00432A74">
        <w:rPr>
          <w:lang w:val="nl-BE"/>
        </w:rPr>
        <w:t>’</w:t>
      </w:r>
      <w:r w:rsidR="00E56BD8">
        <w:rPr>
          <w:lang w:val="nl-BE"/>
        </w:rPr>
        <w:t>:</w:t>
      </w:r>
    </w:p>
    <w:p w14:paraId="76A244DD" w14:textId="77777777" w:rsidR="002832DC" w:rsidRPr="00AD04D8" w:rsidRDefault="002832DC" w:rsidP="002832DC">
      <w:pPr>
        <w:rPr>
          <w:b/>
          <w:sz w:val="20"/>
          <w:szCs w:val="20"/>
          <w:lang w:val="nl-BE"/>
        </w:rPr>
      </w:pPr>
      <w:r w:rsidRPr="00AD04D8">
        <w:rPr>
          <w:b/>
          <w:sz w:val="20"/>
          <w:szCs w:val="20"/>
          <w:lang w:val="nl-BE"/>
        </w:rPr>
        <w:tab/>
        <w:t>1.Kd7</w:t>
      </w:r>
      <w:r w:rsidRPr="00AD04D8">
        <w:rPr>
          <w:b/>
          <w:sz w:val="20"/>
          <w:szCs w:val="20"/>
          <w:lang w:val="nl-BE"/>
        </w:rPr>
        <w:tab/>
      </w:r>
      <w:r w:rsidRPr="00AD04D8">
        <w:rPr>
          <w:b/>
          <w:sz w:val="20"/>
          <w:szCs w:val="20"/>
          <w:lang w:val="nl-BE"/>
        </w:rPr>
        <w:tab/>
        <w:t>Kh2</w:t>
      </w:r>
    </w:p>
    <w:p w14:paraId="4A38C79F" w14:textId="77777777" w:rsidR="002832DC" w:rsidRPr="00AD04D8" w:rsidRDefault="002832DC" w:rsidP="002832DC">
      <w:pPr>
        <w:rPr>
          <w:b/>
          <w:sz w:val="20"/>
          <w:szCs w:val="20"/>
          <w:lang w:val="nl-BE"/>
        </w:rPr>
      </w:pPr>
      <w:r w:rsidRPr="00AD04D8">
        <w:rPr>
          <w:b/>
          <w:sz w:val="20"/>
          <w:szCs w:val="20"/>
          <w:lang w:val="nl-BE"/>
        </w:rPr>
        <w:tab/>
        <w:t>2.Ke6</w:t>
      </w:r>
      <w:r w:rsidRPr="00AD04D8">
        <w:rPr>
          <w:b/>
          <w:sz w:val="20"/>
          <w:szCs w:val="20"/>
          <w:lang w:val="nl-BE"/>
        </w:rPr>
        <w:tab/>
      </w:r>
      <w:r w:rsidRPr="00AD04D8">
        <w:rPr>
          <w:b/>
          <w:sz w:val="20"/>
          <w:szCs w:val="20"/>
          <w:lang w:val="nl-BE"/>
        </w:rPr>
        <w:tab/>
        <w:t>Kg3</w:t>
      </w:r>
    </w:p>
    <w:p w14:paraId="7F4F09FB" w14:textId="77777777" w:rsidR="002832DC" w:rsidRDefault="002832DC" w:rsidP="00E56BD8">
      <w:pPr>
        <w:rPr>
          <w:b/>
          <w:sz w:val="18"/>
          <w:szCs w:val="18"/>
          <w:lang w:val="nl-BE"/>
        </w:rPr>
      </w:pPr>
      <w:r w:rsidRPr="00AD04D8">
        <w:rPr>
          <w:lang w:val="nl-BE"/>
        </w:rPr>
        <w:tab/>
      </w:r>
      <w:r w:rsidRPr="00E56BD8">
        <w:rPr>
          <w:b/>
          <w:sz w:val="18"/>
          <w:szCs w:val="18"/>
          <w:lang w:val="nl-BE"/>
        </w:rPr>
        <w:t>3.Kf5</w:t>
      </w:r>
      <w:r w:rsidRPr="00E56BD8">
        <w:rPr>
          <w:b/>
          <w:sz w:val="18"/>
          <w:szCs w:val="18"/>
          <w:lang w:val="nl-BE"/>
        </w:rPr>
        <w:tab/>
      </w:r>
      <w:r w:rsidRPr="00E56BD8">
        <w:rPr>
          <w:b/>
          <w:sz w:val="18"/>
          <w:szCs w:val="18"/>
          <w:lang w:val="nl-BE"/>
        </w:rPr>
        <w:tab/>
        <w:t>Kh4</w:t>
      </w:r>
    </w:p>
    <w:p w14:paraId="163EDF9E" w14:textId="77777777" w:rsidR="00E56BD8" w:rsidRPr="00E56BD8" w:rsidRDefault="00E56BD8" w:rsidP="00E56BD8">
      <w:pPr>
        <w:jc w:val="both"/>
        <w:rPr>
          <w:sz w:val="18"/>
          <w:szCs w:val="18"/>
          <w:lang w:val="nl-BE"/>
        </w:rPr>
      </w:pPr>
      <w:r>
        <w:rPr>
          <w:sz w:val="18"/>
          <w:szCs w:val="18"/>
          <w:lang w:val="nl-BE"/>
        </w:rPr>
        <w:t>De koning dreigt te ontsnappen.</w:t>
      </w:r>
    </w:p>
    <w:p w14:paraId="05156693" w14:textId="77777777" w:rsidR="002832DC" w:rsidRPr="00AD04D8" w:rsidRDefault="002832DC" w:rsidP="002832DC">
      <w:pPr>
        <w:rPr>
          <w:b/>
          <w:sz w:val="20"/>
          <w:szCs w:val="20"/>
          <w:lang w:val="nl-BE"/>
        </w:rPr>
      </w:pPr>
      <w:r w:rsidRPr="00AD04D8">
        <w:rPr>
          <w:b/>
          <w:sz w:val="20"/>
          <w:szCs w:val="20"/>
          <w:lang w:val="nl-BE"/>
        </w:rPr>
        <w:tab/>
        <w:t>4.Kg6</w:t>
      </w:r>
      <w:r w:rsidRPr="00AD04D8">
        <w:rPr>
          <w:b/>
          <w:sz w:val="20"/>
          <w:szCs w:val="20"/>
          <w:lang w:val="nl-BE"/>
        </w:rPr>
        <w:tab/>
      </w:r>
      <w:r w:rsidRPr="00AD04D8">
        <w:rPr>
          <w:b/>
          <w:sz w:val="20"/>
          <w:szCs w:val="20"/>
          <w:lang w:val="nl-BE"/>
        </w:rPr>
        <w:tab/>
        <w:t>Kg3</w:t>
      </w:r>
    </w:p>
    <w:p w14:paraId="210CD565" w14:textId="77777777" w:rsidR="002832DC" w:rsidRPr="00AD04D8" w:rsidRDefault="002832DC" w:rsidP="002832DC">
      <w:pPr>
        <w:rPr>
          <w:b/>
          <w:sz w:val="20"/>
          <w:szCs w:val="20"/>
          <w:lang w:val="nl-BE"/>
        </w:rPr>
      </w:pPr>
      <w:r w:rsidRPr="00AD04D8">
        <w:rPr>
          <w:b/>
          <w:sz w:val="20"/>
          <w:szCs w:val="20"/>
          <w:lang w:val="nl-BE"/>
        </w:rPr>
        <w:tab/>
        <w:t>5.Kg5</w:t>
      </w:r>
      <w:r>
        <w:rPr>
          <w:b/>
          <w:sz w:val="20"/>
          <w:szCs w:val="20"/>
          <w:lang w:val="nl-BE"/>
        </w:rPr>
        <w:tab/>
      </w:r>
      <w:r>
        <w:rPr>
          <w:b/>
          <w:sz w:val="20"/>
          <w:szCs w:val="20"/>
          <w:lang w:val="nl-BE"/>
        </w:rPr>
        <w:tab/>
      </w:r>
      <w:r w:rsidRPr="00AD04D8">
        <w:rPr>
          <w:b/>
          <w:sz w:val="20"/>
          <w:szCs w:val="20"/>
          <w:lang w:val="nl-BE"/>
        </w:rPr>
        <w:t>Kf2</w:t>
      </w:r>
    </w:p>
    <w:p w14:paraId="04633BD1" w14:textId="77777777" w:rsidR="002832DC" w:rsidRPr="00AD04D8" w:rsidRDefault="002832DC" w:rsidP="002832DC">
      <w:pPr>
        <w:pStyle w:val="03aText"/>
        <w:widowControl/>
        <w:rPr>
          <w:lang w:val="nl-BE"/>
        </w:rPr>
      </w:pPr>
      <w:r w:rsidRPr="00AD04D8">
        <w:rPr>
          <w:lang w:val="nl-BE"/>
        </w:rPr>
        <w:t>Dan maar naar het</w:t>
      </w:r>
      <w:r>
        <w:rPr>
          <w:lang w:val="nl-BE"/>
        </w:rPr>
        <w:t xml:space="preserve"> paard. Maar nu komt ‘broertje’ helpen.  </w:t>
      </w:r>
    </w:p>
    <w:p w14:paraId="6DFA7646" w14:textId="77777777" w:rsidR="002832DC" w:rsidRDefault="002832DC" w:rsidP="002832DC">
      <w:pPr>
        <w:rPr>
          <w:b/>
          <w:sz w:val="20"/>
          <w:szCs w:val="20"/>
          <w:lang w:val="nl-BE"/>
        </w:rPr>
      </w:pPr>
      <w:r w:rsidRPr="00AD04D8">
        <w:rPr>
          <w:b/>
          <w:sz w:val="20"/>
          <w:szCs w:val="20"/>
          <w:lang w:val="nl-BE"/>
        </w:rPr>
        <w:tab/>
        <w:t>6.Pbc2</w:t>
      </w:r>
    </w:p>
    <w:p w14:paraId="3C9841DB" w14:textId="77777777" w:rsidR="002832DC" w:rsidRDefault="002832DC" w:rsidP="002832DC">
      <w:pPr>
        <w:jc w:val="both"/>
        <w:rPr>
          <w:sz w:val="20"/>
          <w:szCs w:val="20"/>
          <w:lang w:val="nl-BE"/>
        </w:rPr>
      </w:pPr>
      <w:r>
        <w:rPr>
          <w:sz w:val="20"/>
          <w:szCs w:val="20"/>
          <w:lang w:val="nl-BE"/>
        </w:rPr>
        <w:t>Na 6.Pbd3? Ke3 ontsnapt zijne majesteit.</w:t>
      </w:r>
    </w:p>
    <w:p w14:paraId="38235416" w14:textId="77777777" w:rsidR="002832DC" w:rsidRDefault="002832DC" w:rsidP="00AA1309">
      <w:pPr>
        <w:ind w:firstLine="708"/>
        <w:jc w:val="both"/>
        <w:rPr>
          <w:b/>
          <w:sz w:val="20"/>
          <w:szCs w:val="20"/>
          <w:lang w:val="nl-BE"/>
        </w:rPr>
      </w:pPr>
      <w:r>
        <w:rPr>
          <w:b/>
          <w:sz w:val="20"/>
          <w:szCs w:val="20"/>
          <w:lang w:val="nl-BE"/>
        </w:rPr>
        <w:t>6…</w:t>
      </w:r>
      <w:r>
        <w:rPr>
          <w:b/>
          <w:sz w:val="20"/>
          <w:szCs w:val="20"/>
          <w:lang w:val="nl-BE"/>
        </w:rPr>
        <w:tab/>
      </w:r>
      <w:r>
        <w:rPr>
          <w:b/>
          <w:sz w:val="20"/>
          <w:szCs w:val="20"/>
          <w:lang w:val="nl-BE"/>
        </w:rPr>
        <w:tab/>
      </w:r>
      <w:r w:rsidRPr="00AD04D8">
        <w:rPr>
          <w:b/>
          <w:sz w:val="20"/>
          <w:szCs w:val="20"/>
          <w:lang w:val="nl-BE"/>
        </w:rPr>
        <w:t>Kg3</w:t>
      </w:r>
    </w:p>
    <w:p w14:paraId="3E5DAE8D" w14:textId="77777777" w:rsidR="002832DC" w:rsidRDefault="002832DC" w:rsidP="00122D8A">
      <w:pPr>
        <w:ind w:firstLine="708"/>
        <w:rPr>
          <w:b/>
          <w:sz w:val="20"/>
          <w:szCs w:val="20"/>
          <w:lang w:val="nl-BE"/>
        </w:rPr>
      </w:pPr>
      <w:r w:rsidRPr="00AD04D8">
        <w:rPr>
          <w:b/>
          <w:sz w:val="20"/>
          <w:szCs w:val="20"/>
          <w:lang w:val="nl-BE"/>
        </w:rPr>
        <w:t>7.Pe3</w:t>
      </w:r>
      <w:r w:rsidRPr="00AD04D8">
        <w:rPr>
          <w:b/>
          <w:sz w:val="20"/>
          <w:szCs w:val="20"/>
          <w:lang w:val="nl-BE"/>
        </w:rPr>
        <w:tab/>
      </w:r>
      <w:r w:rsidRPr="00AD04D8">
        <w:rPr>
          <w:b/>
          <w:sz w:val="20"/>
          <w:szCs w:val="20"/>
          <w:lang w:val="nl-BE"/>
        </w:rPr>
        <w:tab/>
      </w:r>
    </w:p>
    <w:p w14:paraId="2AFE39E8" w14:textId="77777777" w:rsidR="002832DC" w:rsidRPr="00DA7336" w:rsidRDefault="002832DC" w:rsidP="002832DC">
      <w:pPr>
        <w:jc w:val="both"/>
        <w:rPr>
          <w:sz w:val="20"/>
          <w:szCs w:val="20"/>
          <w:lang w:val="nl-BE"/>
        </w:rPr>
      </w:pPr>
      <w:r>
        <w:rPr>
          <w:sz w:val="20"/>
          <w:szCs w:val="20"/>
          <w:lang w:val="nl-BE"/>
        </w:rPr>
        <w:t>7.Pd4? Kf2 8.Pc2</w:t>
      </w:r>
      <w:r>
        <w:rPr>
          <w:i/>
          <w:sz w:val="20"/>
          <w:szCs w:val="20"/>
          <w:lang w:val="nl-BE"/>
        </w:rPr>
        <w:t xml:space="preserve"> (zie </w:t>
      </w:r>
      <w:r w:rsidR="00BA5C9A">
        <w:rPr>
          <w:i/>
          <w:sz w:val="20"/>
          <w:szCs w:val="20"/>
          <w:lang w:val="nl-BE"/>
        </w:rPr>
        <w:t>zet</w:t>
      </w:r>
      <w:r>
        <w:rPr>
          <w:i/>
          <w:sz w:val="20"/>
          <w:szCs w:val="20"/>
          <w:lang w:val="nl-BE"/>
        </w:rPr>
        <w:t xml:space="preserve"> 6.)</w:t>
      </w:r>
    </w:p>
    <w:p w14:paraId="76003539" w14:textId="77777777" w:rsidR="002832DC" w:rsidRPr="00AD04D8" w:rsidRDefault="002832DC" w:rsidP="00725D51">
      <w:pPr>
        <w:rPr>
          <w:b/>
          <w:sz w:val="20"/>
          <w:szCs w:val="20"/>
          <w:lang w:val="nl-BE"/>
        </w:rPr>
      </w:pPr>
      <w:r>
        <w:rPr>
          <w:b/>
          <w:sz w:val="20"/>
          <w:szCs w:val="20"/>
          <w:lang w:val="nl-BE"/>
        </w:rPr>
        <w:t xml:space="preserve">   </w:t>
      </w:r>
      <w:r w:rsidR="00725D51">
        <w:rPr>
          <w:b/>
          <w:sz w:val="20"/>
          <w:szCs w:val="20"/>
          <w:lang w:val="nl-BE"/>
        </w:rPr>
        <w:tab/>
      </w:r>
      <w:r>
        <w:rPr>
          <w:b/>
          <w:sz w:val="20"/>
          <w:szCs w:val="20"/>
          <w:lang w:val="nl-BE"/>
        </w:rPr>
        <w:t>7…</w:t>
      </w:r>
      <w:r>
        <w:rPr>
          <w:b/>
          <w:sz w:val="20"/>
          <w:szCs w:val="20"/>
          <w:lang w:val="nl-BE"/>
        </w:rPr>
        <w:tab/>
      </w:r>
      <w:r>
        <w:rPr>
          <w:b/>
          <w:sz w:val="20"/>
          <w:szCs w:val="20"/>
          <w:lang w:val="nl-BE"/>
        </w:rPr>
        <w:tab/>
      </w:r>
      <w:r w:rsidRPr="00AD04D8">
        <w:rPr>
          <w:b/>
          <w:sz w:val="20"/>
          <w:szCs w:val="20"/>
          <w:lang w:val="nl-BE"/>
        </w:rPr>
        <w:t>Kf2</w:t>
      </w:r>
    </w:p>
    <w:p w14:paraId="0106B18A" w14:textId="77777777" w:rsidR="00E56BD8" w:rsidRDefault="00E56BD8" w:rsidP="003B5221">
      <w:pPr>
        <w:ind w:firstLine="708"/>
        <w:rPr>
          <w:b/>
          <w:sz w:val="20"/>
          <w:szCs w:val="20"/>
          <w:lang w:val="nl-BE"/>
        </w:rPr>
      </w:pPr>
    </w:p>
    <w:p w14:paraId="78D5A8E9" w14:textId="77777777" w:rsidR="00E56BD8" w:rsidRDefault="00E56BD8" w:rsidP="003B5221">
      <w:pPr>
        <w:ind w:firstLine="708"/>
        <w:rPr>
          <w:b/>
          <w:sz w:val="20"/>
          <w:szCs w:val="20"/>
          <w:lang w:val="nl-BE"/>
        </w:rPr>
      </w:pPr>
    </w:p>
    <w:p w14:paraId="37BDF22D" w14:textId="77777777" w:rsidR="00E56BD8" w:rsidRDefault="00E56BD8" w:rsidP="003E2A4E">
      <w:pPr>
        <w:rPr>
          <w:b/>
          <w:sz w:val="20"/>
          <w:szCs w:val="20"/>
          <w:lang w:val="nl-BE"/>
        </w:rPr>
      </w:pPr>
    </w:p>
    <w:p w14:paraId="0D006D36" w14:textId="77777777" w:rsidR="00453E68" w:rsidRDefault="00453E68" w:rsidP="002071B7">
      <w:pPr>
        <w:rPr>
          <w:b/>
          <w:sz w:val="20"/>
          <w:szCs w:val="20"/>
          <w:lang w:val="nl-BE"/>
        </w:rPr>
      </w:pPr>
    </w:p>
    <w:p w14:paraId="646A6152" w14:textId="77777777" w:rsidR="00EC7536" w:rsidRDefault="00EC7536" w:rsidP="002071B7">
      <w:pPr>
        <w:rPr>
          <w:b/>
          <w:sz w:val="20"/>
          <w:szCs w:val="20"/>
          <w:lang w:val="nl-BE"/>
        </w:rPr>
      </w:pPr>
    </w:p>
    <w:p w14:paraId="6024632D" w14:textId="77777777" w:rsidR="00466104" w:rsidRDefault="00466104" w:rsidP="003B5221">
      <w:pPr>
        <w:ind w:firstLine="708"/>
        <w:rPr>
          <w:b/>
          <w:sz w:val="20"/>
          <w:szCs w:val="20"/>
          <w:lang w:val="nl-BE"/>
        </w:rPr>
      </w:pPr>
    </w:p>
    <w:p w14:paraId="6EFD8DC3" w14:textId="77777777" w:rsidR="002832DC" w:rsidRPr="00AD04D8" w:rsidRDefault="002832DC" w:rsidP="004D740C">
      <w:pPr>
        <w:ind w:firstLine="708"/>
        <w:rPr>
          <w:b/>
          <w:sz w:val="20"/>
          <w:szCs w:val="20"/>
          <w:lang w:val="nl-BE"/>
        </w:rPr>
      </w:pPr>
      <w:r w:rsidRPr="00AD04D8">
        <w:rPr>
          <w:b/>
          <w:sz w:val="20"/>
          <w:szCs w:val="20"/>
          <w:lang w:val="nl-BE"/>
        </w:rPr>
        <w:t>8.P3g2</w:t>
      </w:r>
      <w:r w:rsidR="00AA1309">
        <w:rPr>
          <w:b/>
          <w:sz w:val="20"/>
          <w:szCs w:val="20"/>
          <w:lang w:val="nl-BE"/>
        </w:rPr>
        <w:tab/>
      </w:r>
      <w:r w:rsidR="00AA1309">
        <w:rPr>
          <w:b/>
          <w:sz w:val="20"/>
          <w:szCs w:val="20"/>
          <w:lang w:val="nl-BE"/>
        </w:rPr>
        <w:tab/>
      </w:r>
      <w:r w:rsidRPr="00AD04D8">
        <w:rPr>
          <w:b/>
          <w:sz w:val="20"/>
          <w:szCs w:val="20"/>
          <w:lang w:val="nl-BE"/>
        </w:rPr>
        <w:t>Kg3</w:t>
      </w:r>
    </w:p>
    <w:p w14:paraId="10345892" w14:textId="77777777" w:rsidR="00E56BD8" w:rsidRDefault="002832DC" w:rsidP="00E56BD8">
      <w:pPr>
        <w:spacing w:line="220" w:lineRule="exact"/>
        <w:ind w:firstLine="708"/>
        <w:jc w:val="both"/>
        <w:rPr>
          <w:b/>
          <w:sz w:val="20"/>
          <w:szCs w:val="20"/>
          <w:lang w:val="nl-BE"/>
        </w:rPr>
      </w:pPr>
      <w:r w:rsidRPr="00AD04D8">
        <w:rPr>
          <w:b/>
          <w:sz w:val="20"/>
          <w:szCs w:val="20"/>
          <w:lang w:val="nl-BE"/>
        </w:rPr>
        <w:t>9.Kf5</w:t>
      </w:r>
    </w:p>
    <w:p w14:paraId="43368DB7" w14:textId="77777777" w:rsidR="00E56BD8" w:rsidRDefault="00E56BD8" w:rsidP="00E56BD8">
      <w:pPr>
        <w:spacing w:line="220" w:lineRule="exact"/>
        <w:jc w:val="both"/>
        <w:rPr>
          <w:i/>
          <w:sz w:val="20"/>
          <w:szCs w:val="20"/>
          <w:lang w:val="nl-BE"/>
        </w:rPr>
      </w:pPr>
      <w:r>
        <w:rPr>
          <w:sz w:val="20"/>
          <w:szCs w:val="20"/>
          <w:lang w:val="nl-BE"/>
        </w:rPr>
        <w:t>9.Kh5? Kh3 10.Kg5 Kg3</w:t>
      </w:r>
      <w:r w:rsidR="002832DC">
        <w:rPr>
          <w:sz w:val="20"/>
          <w:szCs w:val="20"/>
          <w:lang w:val="nl-BE"/>
        </w:rPr>
        <w:t>11.Kf5</w:t>
      </w:r>
      <w:r w:rsidR="002832DC">
        <w:rPr>
          <w:i/>
          <w:sz w:val="20"/>
          <w:szCs w:val="20"/>
          <w:lang w:val="nl-BE"/>
        </w:rPr>
        <w:t xml:space="preserve">(zie </w:t>
      </w:r>
    </w:p>
    <w:p w14:paraId="1EE7738F" w14:textId="77777777" w:rsidR="002832DC" w:rsidRPr="00E56BD8" w:rsidRDefault="002832DC" w:rsidP="00E56BD8">
      <w:pPr>
        <w:spacing w:line="220" w:lineRule="exact"/>
        <w:jc w:val="both"/>
        <w:rPr>
          <w:b/>
          <w:sz w:val="20"/>
          <w:szCs w:val="20"/>
          <w:lang w:val="nl-BE"/>
        </w:rPr>
      </w:pPr>
      <w:r>
        <w:rPr>
          <w:i/>
          <w:sz w:val="20"/>
          <w:szCs w:val="20"/>
          <w:lang w:val="nl-BE"/>
        </w:rPr>
        <w:t>zet 9.)</w:t>
      </w:r>
    </w:p>
    <w:p w14:paraId="3048F2C4" w14:textId="77777777" w:rsidR="002832DC" w:rsidRPr="00AD04D8" w:rsidRDefault="002832DC" w:rsidP="002832DC">
      <w:pPr>
        <w:spacing w:line="220" w:lineRule="exact"/>
        <w:rPr>
          <w:b/>
          <w:sz w:val="20"/>
          <w:szCs w:val="20"/>
          <w:lang w:val="nl-BE"/>
        </w:rPr>
      </w:pPr>
      <w:r>
        <w:rPr>
          <w:b/>
          <w:sz w:val="20"/>
          <w:szCs w:val="20"/>
          <w:lang w:val="nl-BE"/>
        </w:rPr>
        <w:t xml:space="preserve">             9…</w:t>
      </w:r>
      <w:r>
        <w:rPr>
          <w:b/>
          <w:sz w:val="20"/>
          <w:szCs w:val="20"/>
          <w:lang w:val="nl-BE"/>
        </w:rPr>
        <w:tab/>
      </w:r>
      <w:r>
        <w:rPr>
          <w:b/>
          <w:sz w:val="20"/>
          <w:szCs w:val="20"/>
          <w:lang w:val="nl-BE"/>
        </w:rPr>
        <w:tab/>
      </w:r>
      <w:r w:rsidRPr="00AD04D8">
        <w:rPr>
          <w:b/>
          <w:sz w:val="20"/>
          <w:szCs w:val="20"/>
          <w:lang w:val="nl-BE"/>
        </w:rPr>
        <w:t>Kh3</w:t>
      </w:r>
    </w:p>
    <w:p w14:paraId="79961D6B" w14:textId="77777777" w:rsidR="002832DC" w:rsidRPr="00AD04D8" w:rsidRDefault="00466104" w:rsidP="002832DC">
      <w:pPr>
        <w:pStyle w:val="03aText"/>
        <w:widowControl/>
        <w:rPr>
          <w:lang w:val="nl-BE"/>
        </w:rPr>
      </w:pPr>
      <w:r>
        <w:rPr>
          <w:lang w:val="nl-BE"/>
        </w:rPr>
        <w:t>Nu wordt de vijand stelselma</w:t>
      </w:r>
      <w:r w:rsidR="002832DC" w:rsidRPr="00AD04D8">
        <w:rPr>
          <w:lang w:val="nl-BE"/>
        </w:rPr>
        <w:t xml:space="preserve">tig naar de </w:t>
      </w:r>
      <w:r w:rsidR="002832DC">
        <w:rPr>
          <w:lang w:val="nl-BE"/>
        </w:rPr>
        <w:t xml:space="preserve">onderste </w:t>
      </w:r>
      <w:r w:rsidR="002832DC" w:rsidRPr="00AD04D8">
        <w:rPr>
          <w:lang w:val="nl-BE"/>
        </w:rPr>
        <w:t>hoek gedreven:</w:t>
      </w:r>
    </w:p>
    <w:p w14:paraId="0EF3985F"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10.Kf4</w:t>
      </w:r>
      <w:r>
        <w:rPr>
          <w:b/>
          <w:sz w:val="20"/>
          <w:szCs w:val="20"/>
          <w:lang w:val="nl-BE"/>
        </w:rPr>
        <w:tab/>
      </w:r>
      <w:r>
        <w:rPr>
          <w:b/>
          <w:sz w:val="20"/>
          <w:szCs w:val="20"/>
          <w:lang w:val="nl-BE"/>
        </w:rPr>
        <w:tab/>
      </w:r>
      <w:r w:rsidRPr="00AD04D8">
        <w:rPr>
          <w:b/>
          <w:sz w:val="20"/>
          <w:szCs w:val="20"/>
          <w:lang w:val="nl-BE"/>
        </w:rPr>
        <w:t>Kh2</w:t>
      </w:r>
    </w:p>
    <w:p w14:paraId="322929C9"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11.Kg4</w:t>
      </w:r>
      <w:r w:rsidRPr="00AD04D8">
        <w:rPr>
          <w:b/>
          <w:sz w:val="20"/>
          <w:szCs w:val="20"/>
          <w:lang w:val="nl-BE"/>
        </w:rPr>
        <w:tab/>
      </w:r>
      <w:r w:rsidRPr="00AD04D8">
        <w:rPr>
          <w:b/>
          <w:sz w:val="20"/>
          <w:szCs w:val="20"/>
          <w:lang w:val="nl-BE"/>
        </w:rPr>
        <w:tab/>
        <w:t>Kg1</w:t>
      </w:r>
    </w:p>
    <w:p w14:paraId="7034E37A" w14:textId="77777777" w:rsidR="002832DC" w:rsidRDefault="002832DC" w:rsidP="002832DC">
      <w:pPr>
        <w:rPr>
          <w:b/>
          <w:sz w:val="20"/>
          <w:szCs w:val="20"/>
          <w:lang w:val="nl-BE"/>
        </w:rPr>
      </w:pPr>
      <w:r>
        <w:rPr>
          <w:b/>
          <w:sz w:val="20"/>
          <w:szCs w:val="20"/>
          <w:lang w:val="nl-BE"/>
        </w:rPr>
        <w:t xml:space="preserve">           </w:t>
      </w:r>
      <w:r w:rsidRPr="00AD04D8">
        <w:rPr>
          <w:b/>
          <w:sz w:val="20"/>
          <w:szCs w:val="20"/>
          <w:lang w:val="nl-BE"/>
        </w:rPr>
        <w:t>12.Kh3</w:t>
      </w:r>
    </w:p>
    <w:p w14:paraId="3807A8E5" w14:textId="77777777" w:rsidR="002832DC" w:rsidRPr="00320CF7" w:rsidRDefault="002832DC" w:rsidP="002832DC">
      <w:pPr>
        <w:jc w:val="both"/>
        <w:rPr>
          <w:sz w:val="20"/>
          <w:szCs w:val="20"/>
          <w:lang w:val="nl-BE"/>
        </w:rPr>
      </w:pPr>
      <w:r>
        <w:rPr>
          <w:sz w:val="20"/>
          <w:szCs w:val="20"/>
          <w:lang w:val="nl-BE"/>
        </w:rPr>
        <w:t>De kortste weg naar winst.</w:t>
      </w:r>
    </w:p>
    <w:p w14:paraId="18E7307C" w14:textId="77777777" w:rsidR="002832DC" w:rsidRPr="00AD04D8" w:rsidRDefault="002832DC" w:rsidP="002832DC">
      <w:pPr>
        <w:rPr>
          <w:b/>
          <w:sz w:val="20"/>
          <w:szCs w:val="20"/>
          <w:lang w:val="nl-BE"/>
        </w:rPr>
      </w:pPr>
      <w:r>
        <w:rPr>
          <w:b/>
          <w:sz w:val="20"/>
          <w:szCs w:val="20"/>
          <w:lang w:val="nl-BE"/>
        </w:rPr>
        <w:t xml:space="preserve">           12…</w:t>
      </w:r>
      <w:r>
        <w:rPr>
          <w:b/>
          <w:sz w:val="20"/>
          <w:szCs w:val="20"/>
          <w:lang w:val="nl-BE"/>
        </w:rPr>
        <w:tab/>
      </w:r>
      <w:r>
        <w:rPr>
          <w:b/>
          <w:sz w:val="20"/>
          <w:szCs w:val="20"/>
          <w:lang w:val="nl-BE"/>
        </w:rPr>
        <w:tab/>
      </w:r>
      <w:r w:rsidRPr="00AD04D8">
        <w:rPr>
          <w:b/>
          <w:sz w:val="20"/>
          <w:szCs w:val="20"/>
          <w:lang w:val="nl-BE"/>
        </w:rPr>
        <w:t>Kf2</w:t>
      </w:r>
    </w:p>
    <w:p w14:paraId="783BCFF9"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13.Kh2</w:t>
      </w:r>
      <w:r w:rsidRPr="00AD04D8">
        <w:rPr>
          <w:b/>
          <w:sz w:val="20"/>
          <w:szCs w:val="20"/>
          <w:lang w:val="nl-BE"/>
        </w:rPr>
        <w:tab/>
      </w:r>
      <w:r w:rsidRPr="00AD04D8">
        <w:rPr>
          <w:b/>
          <w:sz w:val="20"/>
          <w:szCs w:val="20"/>
          <w:lang w:val="nl-BE"/>
        </w:rPr>
        <w:tab/>
        <w:t>Kf1</w:t>
      </w:r>
    </w:p>
    <w:p w14:paraId="29A675E0"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14.Kg3</w:t>
      </w:r>
      <w:r w:rsidRPr="00AD04D8">
        <w:rPr>
          <w:b/>
          <w:sz w:val="20"/>
          <w:szCs w:val="20"/>
          <w:lang w:val="nl-BE"/>
        </w:rPr>
        <w:tab/>
      </w:r>
      <w:r w:rsidRPr="00AD04D8">
        <w:rPr>
          <w:b/>
          <w:sz w:val="20"/>
          <w:szCs w:val="20"/>
          <w:lang w:val="nl-BE"/>
        </w:rPr>
        <w:tab/>
        <w:t>Kg1</w:t>
      </w:r>
    </w:p>
    <w:p w14:paraId="7204D3EF"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15.Pe3</w:t>
      </w:r>
      <w:r w:rsidRPr="00AD04D8">
        <w:rPr>
          <w:b/>
          <w:sz w:val="20"/>
          <w:szCs w:val="20"/>
          <w:lang w:val="nl-BE"/>
        </w:rPr>
        <w:tab/>
      </w:r>
      <w:r w:rsidRPr="00AD04D8">
        <w:rPr>
          <w:b/>
          <w:sz w:val="20"/>
          <w:szCs w:val="20"/>
          <w:lang w:val="nl-BE"/>
        </w:rPr>
        <w:tab/>
        <w:t>Kh1</w:t>
      </w:r>
    </w:p>
    <w:p w14:paraId="3E43758E"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16.Pg4</w:t>
      </w:r>
      <w:r w:rsidRPr="00AD04D8">
        <w:rPr>
          <w:b/>
          <w:sz w:val="20"/>
          <w:szCs w:val="20"/>
          <w:lang w:val="nl-BE"/>
        </w:rPr>
        <w:tab/>
      </w:r>
      <w:r w:rsidRPr="00AD04D8">
        <w:rPr>
          <w:b/>
          <w:sz w:val="20"/>
          <w:szCs w:val="20"/>
          <w:lang w:val="nl-BE"/>
        </w:rPr>
        <w:tab/>
        <w:t>Kg1</w:t>
      </w:r>
    </w:p>
    <w:p w14:paraId="3D019AA2"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17.Pf3+</w:t>
      </w:r>
      <w:r w:rsidRPr="00AD04D8">
        <w:rPr>
          <w:b/>
          <w:sz w:val="20"/>
          <w:szCs w:val="20"/>
          <w:lang w:val="nl-BE"/>
        </w:rPr>
        <w:tab/>
      </w:r>
      <w:r w:rsidRPr="00AD04D8">
        <w:rPr>
          <w:b/>
          <w:sz w:val="20"/>
          <w:szCs w:val="20"/>
          <w:lang w:val="nl-BE"/>
        </w:rPr>
        <w:tab/>
        <w:t>Kh1</w:t>
      </w:r>
    </w:p>
    <w:p w14:paraId="01960EB9"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18.Pf2+</w:t>
      </w:r>
    </w:p>
    <w:p w14:paraId="74BF88D3" w14:textId="77777777" w:rsidR="002832DC" w:rsidRDefault="00466104" w:rsidP="002832DC">
      <w:pPr>
        <w:pStyle w:val="03aText"/>
        <w:widowControl/>
        <w:rPr>
          <w:lang w:val="nl-BE"/>
        </w:rPr>
      </w:pPr>
      <w:r>
        <w:rPr>
          <w:lang w:val="nl-BE"/>
        </w:rPr>
        <w:t>M</w:t>
      </w:r>
      <w:r w:rsidR="002832DC" w:rsidRPr="00AD04D8">
        <w:rPr>
          <w:lang w:val="nl-BE"/>
        </w:rPr>
        <w:t>at, na zestien stille zetten.</w:t>
      </w:r>
    </w:p>
    <w:p w14:paraId="72F0FAA4" w14:textId="77777777" w:rsidR="002832DC" w:rsidRDefault="002832DC" w:rsidP="002832DC">
      <w:pPr>
        <w:pStyle w:val="03aText"/>
        <w:widowControl/>
        <w:rPr>
          <w:lang w:val="nl-BE"/>
        </w:rPr>
      </w:pPr>
    </w:p>
    <w:p w14:paraId="21CC51DA" w14:textId="77777777" w:rsidR="002832DC" w:rsidRDefault="002832DC" w:rsidP="002832DC">
      <w:pPr>
        <w:pStyle w:val="03aText"/>
        <w:rPr>
          <w:i/>
          <w:lang w:val="nl-BE" w:eastAsia="nl-BE"/>
        </w:rPr>
      </w:pPr>
      <w:r w:rsidRPr="001A178F">
        <w:rPr>
          <w:lang w:val="nl-BE" w:eastAsia="nl-BE"/>
        </w:rPr>
        <w:t>José</w:t>
      </w:r>
      <w:r w:rsidRPr="001A178F">
        <w:rPr>
          <w:i/>
          <w:lang w:val="nl-BE" w:eastAsia="nl-BE"/>
        </w:rPr>
        <w:t xml:space="preserve"> </w:t>
      </w:r>
      <w:r w:rsidRPr="001A178F">
        <w:rPr>
          <w:lang w:val="nl-BE" w:eastAsia="nl-BE"/>
        </w:rPr>
        <w:t>A</w:t>
      </w:r>
      <w:r w:rsidRPr="001A178F">
        <w:rPr>
          <w:i/>
          <w:lang w:val="nl-BE" w:eastAsia="nl-BE"/>
        </w:rPr>
        <w:t xml:space="preserve">. </w:t>
      </w:r>
      <w:r w:rsidRPr="001A178F">
        <w:rPr>
          <w:lang w:val="nl-BE" w:eastAsia="nl-BE"/>
        </w:rPr>
        <w:t>Copié</w:t>
      </w:r>
      <w:r w:rsidRPr="001A178F">
        <w:rPr>
          <w:i/>
          <w:lang w:val="nl-BE" w:eastAsia="nl-BE"/>
        </w:rPr>
        <w:t xml:space="preserve"> </w:t>
      </w:r>
      <w:r w:rsidR="00E47C20">
        <w:rPr>
          <w:lang w:val="nl-BE" w:eastAsia="nl-BE"/>
        </w:rPr>
        <w:t>vond</w:t>
      </w:r>
      <w:r w:rsidRPr="001A178F">
        <w:rPr>
          <w:i/>
          <w:lang w:val="nl-BE" w:eastAsia="nl-BE"/>
        </w:rPr>
        <w:t xml:space="preserve"> </w:t>
      </w:r>
      <w:r w:rsidRPr="001A178F">
        <w:rPr>
          <w:lang w:val="nl-BE" w:eastAsia="nl-BE"/>
        </w:rPr>
        <w:t>h</w:t>
      </w:r>
      <w:r w:rsidR="000A13ED" w:rsidRPr="00E47C20">
        <w:rPr>
          <w:lang w:val="nl-BE" w:eastAsia="nl-BE"/>
        </w:rPr>
        <w:t>et</w:t>
      </w:r>
      <w:r w:rsidRPr="00E47C20">
        <w:rPr>
          <w:lang w:val="nl-BE" w:eastAsia="nl-BE"/>
        </w:rPr>
        <w:t>:</w:t>
      </w:r>
      <w:r w:rsidRPr="001A178F">
        <w:rPr>
          <w:i/>
          <w:lang w:val="nl-BE" w:eastAsia="nl-BE"/>
        </w:rPr>
        <w:t xml:space="preserve"> “Un Es</w:t>
      </w:r>
      <w:r>
        <w:rPr>
          <w:i/>
          <w:lang w:val="nl-BE" w:eastAsia="nl-BE"/>
        </w:rPr>
        <w:t>-</w:t>
      </w:r>
      <w:r w:rsidRPr="001A178F">
        <w:rPr>
          <w:i/>
          <w:lang w:val="nl-BE" w:eastAsia="nl-BE"/>
        </w:rPr>
        <w:t xml:space="preserve">tudio matemático complejo en su construcción y atractivo por la </w:t>
      </w:r>
      <w:r w:rsidRPr="001A178F">
        <w:rPr>
          <w:i/>
          <w:iCs/>
          <w:lang w:val="nl-BE" w:eastAsia="nl-BE"/>
        </w:rPr>
        <w:t>afi</w:t>
      </w:r>
      <w:r w:rsidR="00592057">
        <w:rPr>
          <w:i/>
          <w:iCs/>
          <w:lang w:val="nl-BE" w:eastAsia="nl-BE"/>
        </w:rPr>
        <w:t>-</w:t>
      </w:r>
      <w:r w:rsidRPr="001A178F">
        <w:rPr>
          <w:i/>
          <w:iCs/>
          <w:lang w:val="nl-BE" w:eastAsia="nl-BE"/>
        </w:rPr>
        <w:t xml:space="preserve">ligranada red de mate </w:t>
      </w:r>
      <w:r w:rsidR="00592057">
        <w:rPr>
          <w:i/>
          <w:lang w:val="nl-BE" w:eastAsia="nl-BE"/>
        </w:rPr>
        <w:t>que ur</w:t>
      </w:r>
      <w:r w:rsidRPr="001A178F">
        <w:rPr>
          <w:i/>
          <w:lang w:val="nl-BE" w:eastAsia="nl-BE"/>
        </w:rPr>
        <w:t>den los caballos y el Rey blanco.”</w:t>
      </w:r>
    </w:p>
    <w:p w14:paraId="366CDDCE" w14:textId="77777777" w:rsidR="00725D51" w:rsidRDefault="00725D51" w:rsidP="002832DC">
      <w:pPr>
        <w:pStyle w:val="03aText"/>
        <w:rPr>
          <w:i/>
          <w:lang w:val="nl-BE" w:eastAsia="nl-BE"/>
        </w:rPr>
      </w:pPr>
    </w:p>
    <w:p w14:paraId="0985F7DD" w14:textId="77777777" w:rsidR="00725D51" w:rsidRPr="00725D51" w:rsidRDefault="00725D51" w:rsidP="00725D51">
      <w:pPr>
        <w:pStyle w:val="03aText"/>
        <w:rPr>
          <w:i/>
          <w:lang w:val="en-GB" w:eastAsia="nl-BE"/>
        </w:rPr>
      </w:pPr>
      <w:r w:rsidRPr="00725D51">
        <w:rPr>
          <w:lang w:val="en-GB" w:eastAsia="nl-BE"/>
        </w:rPr>
        <w:t xml:space="preserve">Het commentaar in EG ( 1/2004) luidde: </w:t>
      </w:r>
      <w:r w:rsidRPr="00725D51">
        <w:rPr>
          <w:i/>
          <w:lang w:val="en-GB" w:eastAsia="nl-BE"/>
        </w:rPr>
        <w:t xml:space="preserve">“The fnal phase </w:t>
      </w:r>
      <w:r w:rsidR="00FE6E21">
        <w:rPr>
          <w:i/>
          <w:lang w:val="en-GB" w:eastAsia="nl-BE"/>
        </w:rPr>
        <w:t>of</w:t>
      </w:r>
      <w:r w:rsidRPr="00725D51">
        <w:rPr>
          <w:i/>
          <w:lang w:val="en-GB" w:eastAsia="nl-BE"/>
        </w:rPr>
        <w:t xml:space="preserve"> this stu</w:t>
      </w:r>
      <w:r w:rsidR="00E32D83">
        <w:rPr>
          <w:i/>
          <w:lang w:val="en-GB" w:eastAsia="nl-BE"/>
        </w:rPr>
        <w:t>-</w:t>
      </w:r>
      <w:r w:rsidRPr="00725D51">
        <w:rPr>
          <w:i/>
          <w:lang w:val="en-GB" w:eastAsia="nl-BE"/>
        </w:rPr>
        <w:t>dy reminds</w:t>
      </w:r>
      <w:r>
        <w:rPr>
          <w:i/>
          <w:lang w:val="en-GB" w:eastAsia="nl-BE"/>
        </w:rPr>
        <w:t xml:space="preserve"> us of old predeces-sors. The study deserve a place in the award, because it probably is a “Letztform”.The fact that the dis-ta</w:t>
      </w:r>
      <w:r w:rsidR="00550CEB">
        <w:rPr>
          <w:i/>
          <w:lang w:val="en-GB" w:eastAsia="nl-BE"/>
        </w:rPr>
        <w:t>nt white king is in time to pre</w:t>
      </w:r>
      <w:r>
        <w:rPr>
          <w:i/>
          <w:lang w:val="en-GB" w:eastAsia="nl-BE"/>
        </w:rPr>
        <w:t>vent</w:t>
      </w:r>
      <w:r w:rsidR="00550CEB">
        <w:rPr>
          <w:i/>
          <w:lang w:val="en-GB" w:eastAsia="nl-BE"/>
        </w:rPr>
        <w:t xml:space="preserve"> his colleague to escape is stun-</w:t>
      </w:r>
      <w:r>
        <w:rPr>
          <w:i/>
          <w:lang w:val="en-GB" w:eastAsia="nl-BE"/>
        </w:rPr>
        <w:t>ning”.</w:t>
      </w:r>
    </w:p>
    <w:p w14:paraId="73828C75" w14:textId="77777777" w:rsidR="00BF4C84" w:rsidRDefault="00BF4C84" w:rsidP="00BF4C84">
      <w:pPr>
        <w:pStyle w:val="03aText"/>
        <w:jc w:val="left"/>
        <w:rPr>
          <w:i/>
          <w:lang w:val="en-GB" w:eastAsia="nl-BE"/>
        </w:rPr>
      </w:pPr>
    </w:p>
    <w:p w14:paraId="72536707" w14:textId="77777777" w:rsidR="00BF4C84" w:rsidRDefault="00BF4C84" w:rsidP="00BF4C84">
      <w:pPr>
        <w:pStyle w:val="03aText"/>
        <w:jc w:val="left"/>
        <w:rPr>
          <w:i/>
          <w:lang w:val="en-GB" w:eastAsia="nl-BE"/>
        </w:rPr>
      </w:pPr>
    </w:p>
    <w:p w14:paraId="04A46192" w14:textId="77777777" w:rsidR="00BF4C84" w:rsidRDefault="00BF4C84" w:rsidP="00BF4C84">
      <w:pPr>
        <w:pStyle w:val="03aText"/>
        <w:jc w:val="left"/>
        <w:rPr>
          <w:i/>
          <w:lang w:val="en-GB" w:eastAsia="nl-BE"/>
        </w:rPr>
      </w:pPr>
    </w:p>
    <w:p w14:paraId="313FD26A" w14:textId="77777777" w:rsidR="00BF4C84" w:rsidRDefault="00BF4C84" w:rsidP="00BF4C84">
      <w:pPr>
        <w:pStyle w:val="03aText"/>
        <w:jc w:val="left"/>
        <w:rPr>
          <w:i/>
          <w:lang w:val="en-GB" w:eastAsia="nl-BE"/>
        </w:rPr>
      </w:pPr>
    </w:p>
    <w:p w14:paraId="78780512" w14:textId="77777777" w:rsidR="00BF4C84" w:rsidRDefault="00BF4C84" w:rsidP="00BF4C84">
      <w:pPr>
        <w:pStyle w:val="03aText"/>
        <w:jc w:val="left"/>
        <w:rPr>
          <w:i/>
          <w:lang w:val="en-GB" w:eastAsia="nl-BE"/>
        </w:rPr>
      </w:pPr>
    </w:p>
    <w:p w14:paraId="2F677834" w14:textId="77777777" w:rsidR="00AF370F" w:rsidRPr="00ED1153" w:rsidRDefault="00AF370F" w:rsidP="00BF4C84">
      <w:pPr>
        <w:pStyle w:val="03aText"/>
        <w:rPr>
          <w:lang w:val="en-GB"/>
        </w:rPr>
      </w:pPr>
    </w:p>
    <w:p w14:paraId="2F7B35B0" w14:textId="77777777" w:rsidR="002832DC" w:rsidRPr="00174306" w:rsidRDefault="00466104" w:rsidP="00BF4C84">
      <w:pPr>
        <w:pStyle w:val="03aText"/>
        <w:rPr>
          <w:i/>
          <w:lang w:val="nl-BE"/>
        </w:rPr>
      </w:pPr>
      <w:r w:rsidRPr="00466104">
        <w:rPr>
          <w:lang w:val="nl-BE"/>
        </w:rPr>
        <w:t>Of</w:t>
      </w:r>
      <w:r w:rsidR="001E3965">
        <w:rPr>
          <w:lang w:val="nl-BE"/>
        </w:rPr>
        <w:t xml:space="preserve"> </w:t>
      </w:r>
      <w:r>
        <w:rPr>
          <w:lang w:val="nl-BE"/>
        </w:rPr>
        <w:t xml:space="preserve">in het Duits </w:t>
      </w:r>
      <w:r w:rsidR="001E3965">
        <w:rPr>
          <w:lang w:val="nl-BE"/>
        </w:rPr>
        <w:t xml:space="preserve"> oordee</w:t>
      </w:r>
      <w:r>
        <w:rPr>
          <w:lang w:val="nl-BE"/>
        </w:rPr>
        <w:t>lde dezelf-de</w:t>
      </w:r>
      <w:r w:rsidR="002832DC" w:rsidRPr="00AD04D8">
        <w:rPr>
          <w:lang w:val="nl-BE"/>
        </w:rPr>
        <w:t xml:space="preserve"> Jarl Ulrich</w:t>
      </w:r>
      <w:r>
        <w:rPr>
          <w:lang w:val="nl-BE"/>
        </w:rPr>
        <w:t>sen</w:t>
      </w:r>
      <w:r w:rsidRPr="00174306">
        <w:rPr>
          <w:i/>
          <w:lang w:val="nl-BE"/>
        </w:rPr>
        <w:t>:</w:t>
      </w:r>
      <w:r w:rsidR="002832DC" w:rsidRPr="00174306">
        <w:rPr>
          <w:i/>
          <w:lang w:val="nl-BE"/>
        </w:rPr>
        <w:t xml:space="preserve"> </w:t>
      </w:r>
      <w:r w:rsidRPr="00174306">
        <w:rPr>
          <w:i/>
          <w:lang w:val="nl-BE"/>
        </w:rPr>
        <w:t>“Die En</w:t>
      </w:r>
      <w:r w:rsidR="000872DB" w:rsidRPr="00174306">
        <w:rPr>
          <w:i/>
          <w:lang w:val="nl-BE"/>
        </w:rPr>
        <w:t>d</w:t>
      </w:r>
      <w:r w:rsidR="002832DC" w:rsidRPr="00174306">
        <w:rPr>
          <w:i/>
          <w:lang w:val="nl-BE"/>
        </w:rPr>
        <w:t>phase dieser Stu</w:t>
      </w:r>
      <w:r w:rsidR="002832DC" w:rsidRPr="00174306">
        <w:rPr>
          <w:i/>
          <w:lang w:val="nl-BE"/>
        </w:rPr>
        <w:softHyphen/>
        <w:t>die erinnert an alte Vorbilder. Sie verdient nichtsdes</w:t>
      </w:r>
      <w:r w:rsidRPr="00174306">
        <w:rPr>
          <w:i/>
          <w:lang w:val="nl-BE"/>
        </w:rPr>
        <w:t>-</w:t>
      </w:r>
      <w:r w:rsidR="002832DC" w:rsidRPr="00174306">
        <w:rPr>
          <w:i/>
          <w:lang w:val="nl-BE"/>
        </w:rPr>
        <w:t>toweniger eine Auszeichnung, weil es sich wah</w:t>
      </w:r>
      <w:r w:rsidR="00B1709F" w:rsidRPr="00174306">
        <w:rPr>
          <w:i/>
          <w:lang w:val="nl-BE"/>
        </w:rPr>
        <w:t>r</w:t>
      </w:r>
      <w:r w:rsidR="00B1709F" w:rsidRPr="00174306">
        <w:rPr>
          <w:i/>
          <w:lang w:val="nl-BE"/>
        </w:rPr>
        <w:softHyphen/>
        <w:t>scheinlich um eine Art ‘Letzt</w:t>
      </w:r>
      <w:r w:rsidR="002832DC" w:rsidRPr="00174306">
        <w:rPr>
          <w:i/>
          <w:lang w:val="nl-BE"/>
        </w:rPr>
        <w:t>form’ handelt. Dass der weit entfernte weiße König rechtzeitig</w:t>
      </w:r>
      <w:r w:rsidR="00122D8A" w:rsidRPr="00174306">
        <w:rPr>
          <w:i/>
          <w:lang w:val="nl-BE"/>
        </w:rPr>
        <w:t xml:space="preserve"> kommen kann, um die Flucht sei</w:t>
      </w:r>
      <w:r w:rsidR="00E4406D" w:rsidRPr="00174306">
        <w:rPr>
          <w:i/>
          <w:lang w:val="nl-BE"/>
        </w:rPr>
        <w:t>nes Kolle</w:t>
      </w:r>
      <w:r w:rsidR="00E4406D" w:rsidRPr="00174306">
        <w:rPr>
          <w:i/>
          <w:lang w:val="nl-BE"/>
        </w:rPr>
        <w:softHyphen/>
        <w:t>gas zu verhinde</w:t>
      </w:r>
      <w:r w:rsidR="00FB0E27">
        <w:rPr>
          <w:i/>
          <w:lang w:val="nl-BE"/>
        </w:rPr>
        <w:t>rn</w:t>
      </w:r>
      <w:r w:rsidR="002832DC" w:rsidRPr="00174306">
        <w:rPr>
          <w:i/>
          <w:lang w:val="nl-BE"/>
        </w:rPr>
        <w:t xml:space="preserve"> ist verblü</w:t>
      </w:r>
      <w:r w:rsidR="00E4406D" w:rsidRPr="00174306">
        <w:rPr>
          <w:i/>
          <w:lang w:val="nl-BE"/>
        </w:rPr>
        <w:t>t</w:t>
      </w:r>
      <w:r w:rsidR="002832DC" w:rsidRPr="00174306">
        <w:rPr>
          <w:i/>
          <w:lang w:val="nl-BE"/>
        </w:rPr>
        <w:t>fend.”</w:t>
      </w:r>
    </w:p>
    <w:p w14:paraId="24C76FC4" w14:textId="77777777" w:rsidR="002832DC" w:rsidRDefault="002832DC" w:rsidP="002832DC">
      <w:pPr>
        <w:jc w:val="both"/>
        <w:rPr>
          <w:i/>
          <w:sz w:val="20"/>
          <w:szCs w:val="20"/>
          <w:lang w:val="nl-BE"/>
        </w:rPr>
      </w:pPr>
    </w:p>
    <w:p w14:paraId="121768FB" w14:textId="77777777" w:rsidR="002832DC" w:rsidRDefault="002832DC" w:rsidP="002832DC">
      <w:pPr>
        <w:jc w:val="both"/>
        <w:rPr>
          <w:sz w:val="20"/>
          <w:szCs w:val="20"/>
          <w:lang w:val="nl-BE"/>
        </w:rPr>
      </w:pPr>
      <w:r w:rsidRPr="00AD04D8">
        <w:rPr>
          <w:sz w:val="20"/>
          <w:szCs w:val="20"/>
          <w:lang w:val="nl-BE"/>
        </w:rPr>
        <w:t>Te meer daar</w:t>
      </w:r>
      <w:r>
        <w:rPr>
          <w:sz w:val="20"/>
          <w:szCs w:val="20"/>
          <w:lang w:val="nl-BE"/>
        </w:rPr>
        <w:t xml:space="preserve"> beide voorbeel</w:t>
      </w:r>
      <w:r w:rsidRPr="00AD04D8">
        <w:rPr>
          <w:sz w:val="20"/>
          <w:szCs w:val="20"/>
          <w:lang w:val="nl-BE"/>
        </w:rPr>
        <w:t xml:space="preserve">den, die in </w:t>
      </w:r>
      <w:r w:rsidRPr="00AD04D8">
        <w:rPr>
          <w:iCs/>
          <w:sz w:val="20"/>
          <w:szCs w:val="20"/>
          <w:lang w:val="nl-BE"/>
        </w:rPr>
        <w:t>EBUR</w:t>
      </w:r>
      <w:r w:rsidRPr="00AD04D8">
        <w:rPr>
          <w:sz w:val="20"/>
          <w:szCs w:val="20"/>
          <w:lang w:val="nl-BE"/>
        </w:rPr>
        <w:t xml:space="preserve"> (2001) werden ge</w:t>
      </w:r>
      <w:r>
        <w:rPr>
          <w:sz w:val="20"/>
          <w:szCs w:val="20"/>
          <w:lang w:val="nl-BE"/>
        </w:rPr>
        <w:t>-</w:t>
      </w:r>
      <w:r w:rsidRPr="00AD04D8">
        <w:rPr>
          <w:sz w:val="20"/>
          <w:szCs w:val="20"/>
          <w:lang w:val="nl-BE"/>
        </w:rPr>
        <w:t>toond, ne</w:t>
      </w:r>
      <w:r w:rsidRPr="00AD04D8">
        <w:rPr>
          <w:sz w:val="20"/>
          <w:szCs w:val="20"/>
          <w:lang w:val="nl-BE"/>
        </w:rPr>
        <w:softHyphen/>
        <w:t>venoplosbaar zijn:</w:t>
      </w:r>
    </w:p>
    <w:p w14:paraId="27231032" w14:textId="77777777" w:rsidR="001E3965" w:rsidRPr="0024206B" w:rsidRDefault="001E3965" w:rsidP="002832DC">
      <w:pPr>
        <w:jc w:val="both"/>
        <w:rPr>
          <w:sz w:val="20"/>
          <w:szCs w:val="20"/>
          <w:lang w:val="nl-BE"/>
        </w:rPr>
      </w:pPr>
    </w:p>
    <w:p w14:paraId="07310BAF" w14:textId="77777777" w:rsidR="002832DC" w:rsidRPr="008B0B7E" w:rsidRDefault="002832DC" w:rsidP="002832DC">
      <w:pPr>
        <w:jc w:val="both"/>
        <w:rPr>
          <w:sz w:val="20"/>
          <w:szCs w:val="20"/>
          <w:lang w:val="en-GB"/>
        </w:rPr>
      </w:pPr>
      <w:r w:rsidRPr="008B0B7E">
        <w:rPr>
          <w:sz w:val="20"/>
          <w:szCs w:val="20"/>
          <w:lang w:val="en-GB"/>
        </w:rPr>
        <w:t xml:space="preserve">William Pierce in </w:t>
      </w:r>
      <w:r w:rsidR="001E3965">
        <w:rPr>
          <w:i/>
          <w:iCs/>
          <w:sz w:val="20"/>
          <w:szCs w:val="20"/>
          <w:lang w:val="en-GB"/>
        </w:rPr>
        <w:t>The Chess A</w:t>
      </w:r>
      <w:r w:rsidR="004E2460">
        <w:rPr>
          <w:i/>
          <w:iCs/>
          <w:sz w:val="20"/>
          <w:szCs w:val="20"/>
          <w:lang w:val="en-GB"/>
        </w:rPr>
        <w:t>-</w:t>
      </w:r>
      <w:r w:rsidR="001E3965">
        <w:rPr>
          <w:i/>
          <w:iCs/>
          <w:sz w:val="20"/>
          <w:szCs w:val="20"/>
          <w:lang w:val="en-GB"/>
        </w:rPr>
        <w:t>ma</w:t>
      </w:r>
      <w:r w:rsidRPr="008B0B7E">
        <w:rPr>
          <w:i/>
          <w:iCs/>
          <w:sz w:val="20"/>
          <w:szCs w:val="20"/>
          <w:lang w:val="en-GB"/>
        </w:rPr>
        <w:t>teur</w:t>
      </w:r>
      <w:r w:rsidRPr="008B0B7E">
        <w:rPr>
          <w:sz w:val="20"/>
          <w:szCs w:val="20"/>
          <w:lang w:val="en-GB"/>
        </w:rPr>
        <w:t xml:space="preserve"> (1915):</w:t>
      </w:r>
    </w:p>
    <w:p w14:paraId="7F99F0EB" w14:textId="77777777" w:rsidR="002832DC" w:rsidRPr="008B0B7E" w:rsidRDefault="002832DC" w:rsidP="002832DC">
      <w:pPr>
        <w:jc w:val="both"/>
        <w:rPr>
          <w:sz w:val="20"/>
          <w:szCs w:val="20"/>
          <w:lang w:val="en-GB"/>
        </w:rPr>
      </w:pPr>
    </w:p>
    <w:p w14:paraId="4FBC57FD" w14:textId="77777777" w:rsidR="002832DC" w:rsidRPr="008B380B" w:rsidRDefault="002832DC" w:rsidP="002832DC">
      <w:pPr>
        <w:jc w:val="both"/>
        <w:rPr>
          <w:sz w:val="20"/>
          <w:szCs w:val="20"/>
          <w:lang w:val="nl-BE"/>
        </w:rPr>
      </w:pPr>
      <w:r w:rsidRPr="008B0B7E">
        <w:rPr>
          <w:sz w:val="20"/>
          <w:szCs w:val="20"/>
          <w:lang w:val="en-GB"/>
        </w:rPr>
        <w:t xml:space="preserve"> </w:t>
      </w:r>
      <w:r w:rsidRPr="008B380B">
        <w:rPr>
          <w:sz w:val="20"/>
          <w:szCs w:val="20"/>
          <w:lang w:val="nl-BE"/>
        </w:rPr>
        <w:t xml:space="preserve">Kg3 Pd3 Pe1 / Kf1 e2 + </w:t>
      </w:r>
    </w:p>
    <w:p w14:paraId="07885F0D" w14:textId="77777777" w:rsidR="002832DC" w:rsidRPr="008B380B" w:rsidRDefault="002832DC" w:rsidP="002832DC">
      <w:pPr>
        <w:jc w:val="both"/>
        <w:rPr>
          <w:sz w:val="20"/>
          <w:szCs w:val="20"/>
          <w:lang w:val="nl-BE"/>
        </w:rPr>
      </w:pPr>
    </w:p>
    <w:p w14:paraId="15B33CE8" w14:textId="77777777" w:rsidR="002832DC" w:rsidRDefault="002832DC" w:rsidP="002832DC">
      <w:pPr>
        <w:jc w:val="both"/>
        <w:rPr>
          <w:sz w:val="20"/>
          <w:szCs w:val="20"/>
          <w:lang w:val="nl-BE"/>
        </w:rPr>
      </w:pPr>
      <w:r w:rsidRPr="00AD04D8">
        <w:rPr>
          <w:sz w:val="20"/>
          <w:szCs w:val="20"/>
          <w:lang w:val="nl-BE"/>
        </w:rPr>
        <w:t xml:space="preserve">met de oplossng: </w:t>
      </w:r>
      <w:r w:rsidRPr="004E7DCB">
        <w:rPr>
          <w:b/>
          <w:sz w:val="20"/>
          <w:szCs w:val="20"/>
          <w:lang w:val="nl-BE"/>
        </w:rPr>
        <w:t>1.Kg4</w:t>
      </w:r>
      <w:r w:rsidRPr="004E7DCB">
        <w:rPr>
          <w:sz w:val="20"/>
          <w:szCs w:val="20"/>
          <w:lang w:val="nl-BE"/>
        </w:rPr>
        <w:t xml:space="preserve"> </w:t>
      </w:r>
      <w:r w:rsidRPr="004E7DCB">
        <w:rPr>
          <w:i/>
          <w:sz w:val="20"/>
          <w:szCs w:val="20"/>
          <w:lang w:val="nl-BE"/>
        </w:rPr>
        <w:t>(</w:t>
      </w:r>
      <w:r w:rsidRPr="004E7DCB">
        <w:rPr>
          <w:b/>
          <w:i/>
          <w:sz w:val="20"/>
          <w:szCs w:val="20"/>
          <w:lang w:val="nl-BE"/>
        </w:rPr>
        <w:t>1.Kh4</w:t>
      </w:r>
      <w:r w:rsidRPr="00AD04D8">
        <w:rPr>
          <w:i/>
          <w:sz w:val="20"/>
          <w:szCs w:val="20"/>
          <w:lang w:val="nl-BE"/>
        </w:rPr>
        <w:t xml:space="preserve"> is ook goed) </w:t>
      </w:r>
      <w:r w:rsidRPr="00AD04D8">
        <w:rPr>
          <w:sz w:val="20"/>
          <w:szCs w:val="20"/>
          <w:lang w:val="nl-BE"/>
        </w:rPr>
        <w:t xml:space="preserve">1...Kg1 2.Kh3 Kh1 </w:t>
      </w:r>
      <w:r w:rsidRPr="004E7DCB">
        <w:rPr>
          <w:b/>
          <w:sz w:val="20"/>
          <w:szCs w:val="20"/>
          <w:lang w:val="nl-BE"/>
        </w:rPr>
        <w:t>3.Pf4</w:t>
      </w:r>
      <w:r w:rsidRPr="00AD04D8">
        <w:rPr>
          <w:sz w:val="20"/>
          <w:szCs w:val="20"/>
          <w:lang w:val="nl-BE"/>
        </w:rPr>
        <w:t xml:space="preserve"> </w:t>
      </w:r>
      <w:r w:rsidRPr="00AD04D8">
        <w:rPr>
          <w:i/>
          <w:sz w:val="20"/>
          <w:szCs w:val="20"/>
          <w:lang w:val="nl-BE"/>
        </w:rPr>
        <w:t>(</w:t>
      </w:r>
      <w:r w:rsidRPr="004E7DCB">
        <w:rPr>
          <w:b/>
          <w:i/>
          <w:sz w:val="20"/>
          <w:szCs w:val="20"/>
          <w:lang w:val="nl-BE"/>
        </w:rPr>
        <w:t>3.Pb4 of 3.Kg3</w:t>
      </w:r>
      <w:r w:rsidRPr="00AD04D8">
        <w:rPr>
          <w:i/>
          <w:sz w:val="20"/>
          <w:szCs w:val="20"/>
          <w:lang w:val="nl-BE"/>
        </w:rPr>
        <w:t xml:space="preserve"> zijn ook goed) </w:t>
      </w:r>
      <w:r w:rsidRPr="00AD04D8">
        <w:rPr>
          <w:sz w:val="20"/>
          <w:szCs w:val="20"/>
          <w:lang w:val="nl-BE"/>
        </w:rPr>
        <w:t xml:space="preserve">3...Kg1 4.Kg3 Kh1 </w:t>
      </w:r>
      <w:r w:rsidRPr="004E7DCB">
        <w:rPr>
          <w:b/>
          <w:sz w:val="20"/>
          <w:szCs w:val="20"/>
          <w:lang w:val="nl-BE"/>
        </w:rPr>
        <w:t>5.Pfg2</w:t>
      </w:r>
      <w:r w:rsidRPr="00AD04D8">
        <w:rPr>
          <w:sz w:val="20"/>
          <w:szCs w:val="20"/>
          <w:lang w:val="nl-BE"/>
        </w:rPr>
        <w:t xml:space="preserve"> </w:t>
      </w:r>
      <w:r w:rsidRPr="00AD04D8">
        <w:rPr>
          <w:i/>
          <w:sz w:val="20"/>
          <w:szCs w:val="20"/>
          <w:lang w:val="nl-BE"/>
        </w:rPr>
        <w:t xml:space="preserve">(of </w:t>
      </w:r>
      <w:r w:rsidRPr="004E7DCB">
        <w:rPr>
          <w:b/>
          <w:i/>
          <w:sz w:val="20"/>
          <w:szCs w:val="20"/>
          <w:lang w:val="nl-BE"/>
        </w:rPr>
        <w:t>5.Pd5</w:t>
      </w:r>
      <w:r w:rsidRPr="00AD04D8">
        <w:rPr>
          <w:i/>
          <w:sz w:val="20"/>
          <w:szCs w:val="20"/>
          <w:lang w:val="nl-BE"/>
        </w:rPr>
        <w:t xml:space="preserve">) </w:t>
      </w:r>
      <w:r w:rsidRPr="00AD04D8">
        <w:rPr>
          <w:sz w:val="20"/>
          <w:szCs w:val="20"/>
          <w:lang w:val="nl-BE"/>
        </w:rPr>
        <w:t xml:space="preserve">5...Kg1 6.Pe3 Kh1 7.Pg4 Kg1 8.Pf3+ Kh1 9.Pf2+ en mat. </w:t>
      </w:r>
    </w:p>
    <w:p w14:paraId="18345930" w14:textId="77777777" w:rsidR="00725AE7" w:rsidRDefault="00725AE7" w:rsidP="002832DC">
      <w:pPr>
        <w:jc w:val="both"/>
        <w:rPr>
          <w:sz w:val="20"/>
          <w:szCs w:val="20"/>
          <w:lang w:val="nl-BE"/>
        </w:rPr>
      </w:pPr>
    </w:p>
    <w:p w14:paraId="2B4E562A" w14:textId="77777777" w:rsidR="000872DB" w:rsidRDefault="000872DB" w:rsidP="002832DC">
      <w:pPr>
        <w:jc w:val="both"/>
        <w:rPr>
          <w:sz w:val="20"/>
          <w:szCs w:val="20"/>
          <w:lang w:val="nl-BE"/>
        </w:rPr>
      </w:pPr>
    </w:p>
    <w:p w14:paraId="774C46EC" w14:textId="77777777" w:rsidR="000872DB" w:rsidRDefault="000872DB" w:rsidP="002832DC">
      <w:pPr>
        <w:jc w:val="both"/>
        <w:rPr>
          <w:sz w:val="20"/>
          <w:szCs w:val="20"/>
          <w:lang w:val="nl-BE"/>
        </w:rPr>
      </w:pPr>
    </w:p>
    <w:p w14:paraId="4449B861" w14:textId="77777777" w:rsidR="000872DB" w:rsidRDefault="000872DB" w:rsidP="002832DC">
      <w:pPr>
        <w:jc w:val="both"/>
        <w:rPr>
          <w:sz w:val="20"/>
          <w:szCs w:val="20"/>
          <w:lang w:val="nl-BE"/>
        </w:rPr>
      </w:pPr>
    </w:p>
    <w:p w14:paraId="5B3349C3" w14:textId="77777777" w:rsidR="000872DB" w:rsidRDefault="000872DB" w:rsidP="002832DC">
      <w:pPr>
        <w:jc w:val="both"/>
        <w:rPr>
          <w:sz w:val="20"/>
          <w:szCs w:val="20"/>
          <w:lang w:val="nl-BE"/>
        </w:rPr>
      </w:pPr>
    </w:p>
    <w:p w14:paraId="59A1A697" w14:textId="77777777" w:rsidR="000872DB" w:rsidRDefault="000872DB" w:rsidP="002832DC">
      <w:pPr>
        <w:jc w:val="both"/>
        <w:rPr>
          <w:sz w:val="20"/>
          <w:szCs w:val="20"/>
          <w:lang w:val="nl-BE"/>
        </w:rPr>
      </w:pPr>
    </w:p>
    <w:p w14:paraId="2980C626" w14:textId="77777777" w:rsidR="000872DB" w:rsidRDefault="000872DB" w:rsidP="002832DC">
      <w:pPr>
        <w:jc w:val="both"/>
        <w:rPr>
          <w:sz w:val="20"/>
          <w:szCs w:val="20"/>
          <w:lang w:val="nl-BE"/>
        </w:rPr>
      </w:pPr>
    </w:p>
    <w:p w14:paraId="4C3E6ABC" w14:textId="77777777" w:rsidR="000872DB" w:rsidRDefault="000872DB" w:rsidP="002832DC">
      <w:pPr>
        <w:jc w:val="both"/>
        <w:rPr>
          <w:sz w:val="20"/>
          <w:szCs w:val="20"/>
          <w:lang w:val="nl-BE"/>
        </w:rPr>
      </w:pPr>
    </w:p>
    <w:p w14:paraId="11917A5A" w14:textId="77777777" w:rsidR="000872DB" w:rsidRDefault="000872DB" w:rsidP="002832DC">
      <w:pPr>
        <w:jc w:val="both"/>
        <w:rPr>
          <w:sz w:val="20"/>
          <w:szCs w:val="20"/>
          <w:lang w:val="nl-BE"/>
        </w:rPr>
      </w:pPr>
    </w:p>
    <w:p w14:paraId="150F9030" w14:textId="77777777" w:rsidR="000872DB" w:rsidRDefault="000872DB" w:rsidP="002832DC">
      <w:pPr>
        <w:jc w:val="both"/>
        <w:rPr>
          <w:sz w:val="20"/>
          <w:szCs w:val="20"/>
          <w:lang w:val="nl-BE"/>
        </w:rPr>
      </w:pPr>
    </w:p>
    <w:p w14:paraId="111B2B7A" w14:textId="77777777" w:rsidR="0092780B" w:rsidRDefault="0092780B" w:rsidP="002832DC">
      <w:pPr>
        <w:jc w:val="both"/>
        <w:rPr>
          <w:sz w:val="20"/>
          <w:szCs w:val="20"/>
          <w:lang w:val="nl-BE"/>
        </w:rPr>
      </w:pPr>
    </w:p>
    <w:p w14:paraId="5A5F96F9" w14:textId="77777777" w:rsidR="000872DB" w:rsidRDefault="000872DB" w:rsidP="002832DC">
      <w:pPr>
        <w:jc w:val="both"/>
        <w:rPr>
          <w:sz w:val="20"/>
          <w:szCs w:val="20"/>
          <w:lang w:val="nl-BE"/>
        </w:rPr>
      </w:pPr>
    </w:p>
    <w:p w14:paraId="202FBC61" w14:textId="77777777" w:rsidR="000872DB" w:rsidRDefault="000872DB" w:rsidP="002832DC">
      <w:pPr>
        <w:jc w:val="both"/>
        <w:rPr>
          <w:sz w:val="20"/>
          <w:szCs w:val="20"/>
          <w:lang w:val="nl-BE"/>
        </w:rPr>
      </w:pPr>
    </w:p>
    <w:p w14:paraId="625A9A9F" w14:textId="77777777" w:rsidR="00D245F0" w:rsidRDefault="00D245F0" w:rsidP="002832DC">
      <w:pPr>
        <w:jc w:val="both"/>
        <w:rPr>
          <w:sz w:val="20"/>
          <w:szCs w:val="20"/>
          <w:lang w:val="nl-BE"/>
        </w:rPr>
      </w:pPr>
    </w:p>
    <w:p w14:paraId="48EAA73E" w14:textId="77777777" w:rsidR="002832DC" w:rsidRPr="00ED270B" w:rsidRDefault="002832DC" w:rsidP="002832DC">
      <w:pPr>
        <w:jc w:val="both"/>
        <w:rPr>
          <w:sz w:val="20"/>
          <w:szCs w:val="20"/>
          <w:lang w:val="nl-BE"/>
        </w:rPr>
      </w:pPr>
      <w:r w:rsidRPr="00AD04D8">
        <w:rPr>
          <w:sz w:val="20"/>
          <w:szCs w:val="20"/>
          <w:lang w:val="nl-BE"/>
        </w:rPr>
        <w:t xml:space="preserve">J. Kling (vóór 1846): </w:t>
      </w:r>
    </w:p>
    <w:p w14:paraId="6D1EDB6C" w14:textId="77777777" w:rsidR="002832DC" w:rsidRPr="00AD04D8" w:rsidRDefault="002832DC" w:rsidP="002832DC">
      <w:pPr>
        <w:jc w:val="both"/>
        <w:rPr>
          <w:sz w:val="20"/>
          <w:szCs w:val="20"/>
          <w:lang w:val="nl-BE"/>
        </w:rPr>
      </w:pPr>
    </w:p>
    <w:p w14:paraId="53D4BFA2" w14:textId="77777777" w:rsidR="002832DC" w:rsidRPr="008B380B" w:rsidRDefault="002832DC" w:rsidP="002832DC">
      <w:pPr>
        <w:jc w:val="both"/>
        <w:rPr>
          <w:sz w:val="20"/>
          <w:szCs w:val="20"/>
          <w:lang w:val="nl-BE"/>
        </w:rPr>
      </w:pPr>
      <w:r w:rsidRPr="008B380B">
        <w:rPr>
          <w:sz w:val="20"/>
          <w:szCs w:val="20"/>
          <w:lang w:val="nl-BE"/>
        </w:rPr>
        <w:t xml:space="preserve">Kg3 Pe1 Ph2 / Kg1 e2 + </w:t>
      </w:r>
    </w:p>
    <w:p w14:paraId="23C89E5E" w14:textId="77777777" w:rsidR="0054568C" w:rsidRDefault="0054568C" w:rsidP="002832DC">
      <w:pPr>
        <w:jc w:val="both"/>
        <w:rPr>
          <w:sz w:val="20"/>
          <w:szCs w:val="20"/>
          <w:lang w:val="nl-BE"/>
        </w:rPr>
      </w:pPr>
    </w:p>
    <w:p w14:paraId="627040EE" w14:textId="77777777" w:rsidR="002832DC" w:rsidRPr="00AD04D8" w:rsidRDefault="002832DC" w:rsidP="002832DC">
      <w:pPr>
        <w:jc w:val="both"/>
        <w:rPr>
          <w:sz w:val="20"/>
          <w:szCs w:val="20"/>
          <w:lang w:val="nl-BE"/>
        </w:rPr>
      </w:pPr>
      <w:r w:rsidRPr="00AD04D8">
        <w:rPr>
          <w:sz w:val="20"/>
          <w:szCs w:val="20"/>
          <w:lang w:val="nl-BE"/>
        </w:rPr>
        <w:t xml:space="preserve">met: 1.Phf3+ Kf1 2.Kf4 Kf2 3.Pd3+ Kg2 4.Pfe1+ Kh3 </w:t>
      </w:r>
      <w:r w:rsidRPr="004E7DCB">
        <w:rPr>
          <w:b/>
          <w:sz w:val="20"/>
          <w:szCs w:val="20"/>
          <w:lang w:val="nl-BE"/>
        </w:rPr>
        <w:t>5.Kg5</w:t>
      </w:r>
      <w:r w:rsidRPr="00AD04D8">
        <w:rPr>
          <w:sz w:val="20"/>
          <w:szCs w:val="20"/>
          <w:lang w:val="nl-BE"/>
        </w:rPr>
        <w:t xml:space="preserve"> </w:t>
      </w:r>
      <w:r w:rsidRPr="00AD04D8">
        <w:rPr>
          <w:i/>
          <w:sz w:val="20"/>
          <w:szCs w:val="20"/>
          <w:lang w:val="nl-BE"/>
        </w:rPr>
        <w:t xml:space="preserve">(of </w:t>
      </w:r>
      <w:r w:rsidRPr="004E7DCB">
        <w:rPr>
          <w:b/>
          <w:i/>
          <w:sz w:val="20"/>
          <w:szCs w:val="20"/>
          <w:lang w:val="nl-BE"/>
        </w:rPr>
        <w:t>5.Kf5</w:t>
      </w:r>
      <w:r w:rsidRPr="00AD04D8">
        <w:rPr>
          <w:i/>
          <w:sz w:val="20"/>
          <w:szCs w:val="20"/>
          <w:lang w:val="nl-BE"/>
        </w:rPr>
        <w:t xml:space="preserve">) </w:t>
      </w:r>
      <w:r w:rsidRPr="00AD04D8">
        <w:rPr>
          <w:sz w:val="20"/>
          <w:szCs w:val="20"/>
          <w:lang w:val="nl-BE"/>
        </w:rPr>
        <w:t xml:space="preserve">5...Kg3 6.Pf4 Kf2 7.Pfg2 Kg3 </w:t>
      </w:r>
      <w:r w:rsidRPr="004E7DCB">
        <w:rPr>
          <w:b/>
          <w:sz w:val="20"/>
          <w:szCs w:val="20"/>
          <w:lang w:val="nl-BE"/>
        </w:rPr>
        <w:t>8.Kh5</w:t>
      </w:r>
      <w:r w:rsidRPr="00AD04D8">
        <w:rPr>
          <w:sz w:val="20"/>
          <w:szCs w:val="20"/>
          <w:lang w:val="nl-BE"/>
        </w:rPr>
        <w:t xml:space="preserve"> </w:t>
      </w:r>
      <w:r w:rsidRPr="00AD04D8">
        <w:rPr>
          <w:i/>
          <w:sz w:val="20"/>
          <w:szCs w:val="20"/>
          <w:lang w:val="nl-BE"/>
        </w:rPr>
        <w:t>(</w:t>
      </w:r>
      <w:r w:rsidRPr="004E7DCB">
        <w:rPr>
          <w:b/>
          <w:i/>
          <w:sz w:val="20"/>
          <w:szCs w:val="20"/>
          <w:lang w:val="nl-BE"/>
        </w:rPr>
        <w:t>8.Kf5</w:t>
      </w:r>
      <w:r w:rsidRPr="00AD04D8">
        <w:rPr>
          <w:i/>
          <w:sz w:val="20"/>
          <w:szCs w:val="20"/>
          <w:lang w:val="nl-BE"/>
        </w:rPr>
        <w:t xml:space="preserve"> is korter) </w:t>
      </w:r>
      <w:r w:rsidRPr="00AD04D8">
        <w:rPr>
          <w:sz w:val="20"/>
          <w:szCs w:val="20"/>
          <w:lang w:val="nl-BE"/>
        </w:rPr>
        <w:t xml:space="preserve">8…Kf2 </w:t>
      </w:r>
      <w:r w:rsidRPr="00965EFE">
        <w:rPr>
          <w:b/>
          <w:sz w:val="20"/>
          <w:szCs w:val="20"/>
          <w:lang w:val="nl-BE"/>
        </w:rPr>
        <w:t>9.Kh4</w:t>
      </w:r>
      <w:r w:rsidRPr="00AD04D8">
        <w:rPr>
          <w:sz w:val="20"/>
          <w:szCs w:val="20"/>
          <w:lang w:val="nl-BE"/>
        </w:rPr>
        <w:t xml:space="preserve"> </w:t>
      </w:r>
      <w:r w:rsidRPr="00AD04D8">
        <w:rPr>
          <w:i/>
          <w:sz w:val="20"/>
          <w:szCs w:val="20"/>
          <w:lang w:val="nl-BE"/>
        </w:rPr>
        <w:t xml:space="preserve">(of </w:t>
      </w:r>
      <w:r w:rsidRPr="00965EFE">
        <w:rPr>
          <w:b/>
          <w:i/>
          <w:sz w:val="20"/>
          <w:szCs w:val="20"/>
          <w:lang w:val="nl-BE"/>
        </w:rPr>
        <w:t>9.Kg4</w:t>
      </w:r>
      <w:r w:rsidRPr="00AD04D8">
        <w:rPr>
          <w:i/>
          <w:sz w:val="20"/>
          <w:szCs w:val="20"/>
          <w:lang w:val="nl-BE"/>
        </w:rPr>
        <w:t xml:space="preserve">) </w:t>
      </w:r>
      <w:r w:rsidRPr="00AD04D8">
        <w:rPr>
          <w:sz w:val="20"/>
          <w:szCs w:val="20"/>
          <w:lang w:val="nl-BE"/>
        </w:rPr>
        <w:t xml:space="preserve">9…Kg1 10.Kh3 Kf2 11.Kh2 Kf1 12.Kg3 Kg1 13.Pe3 Kh1 14.Pg4 Kg1 15.Pf3+ Kf1 </w:t>
      </w:r>
      <w:r w:rsidRPr="00965EFE">
        <w:rPr>
          <w:b/>
          <w:sz w:val="20"/>
          <w:szCs w:val="20"/>
          <w:lang w:val="nl-BE"/>
        </w:rPr>
        <w:t>16.Pgh2+</w:t>
      </w:r>
      <w:r w:rsidRPr="00AD04D8">
        <w:rPr>
          <w:sz w:val="20"/>
          <w:szCs w:val="20"/>
          <w:lang w:val="nl-BE"/>
        </w:rPr>
        <w:t xml:space="preserve"> </w:t>
      </w:r>
      <w:r w:rsidRPr="00AD04D8">
        <w:rPr>
          <w:i/>
          <w:sz w:val="20"/>
          <w:szCs w:val="20"/>
          <w:lang w:val="nl-BE"/>
        </w:rPr>
        <w:t xml:space="preserve">(of ook </w:t>
      </w:r>
      <w:r w:rsidRPr="00965EFE">
        <w:rPr>
          <w:b/>
          <w:i/>
          <w:sz w:val="20"/>
          <w:szCs w:val="20"/>
          <w:lang w:val="nl-BE"/>
        </w:rPr>
        <w:t>16.Pge3+</w:t>
      </w:r>
      <w:r w:rsidRPr="00AD04D8">
        <w:rPr>
          <w:i/>
          <w:sz w:val="20"/>
          <w:szCs w:val="20"/>
          <w:lang w:val="nl-BE"/>
        </w:rPr>
        <w:t xml:space="preserve">) </w:t>
      </w:r>
      <w:r w:rsidRPr="00AD04D8">
        <w:rPr>
          <w:sz w:val="20"/>
          <w:szCs w:val="20"/>
          <w:lang w:val="nl-BE"/>
        </w:rPr>
        <w:t>en mat.</w:t>
      </w:r>
    </w:p>
    <w:p w14:paraId="0777E0ED" w14:textId="77777777" w:rsidR="00C11FEC" w:rsidRDefault="00C11FEC" w:rsidP="00C11FEC">
      <w:pPr>
        <w:pStyle w:val="03aText"/>
        <w:widowControl/>
        <w:spacing w:before="40"/>
        <w:rPr>
          <w:b/>
          <w:lang w:val="nl-BE"/>
        </w:rPr>
      </w:pPr>
    </w:p>
    <w:p w14:paraId="1CFC9E3F" w14:textId="77777777" w:rsidR="00C11FEC" w:rsidRDefault="00C11FEC" w:rsidP="00C11FEC">
      <w:pPr>
        <w:pStyle w:val="03aText"/>
        <w:widowControl/>
        <w:spacing w:before="40"/>
        <w:jc w:val="left"/>
        <w:rPr>
          <w:i/>
          <w:lang w:val="nl-BE"/>
        </w:rPr>
      </w:pPr>
      <w:r>
        <w:rPr>
          <w:lang w:val="nl-BE"/>
        </w:rPr>
        <w:t xml:space="preserve">Recent ontdekte is nog een foute studie van A. Ericson in </w:t>
      </w:r>
      <w:r>
        <w:rPr>
          <w:i/>
          <w:lang w:val="nl-BE"/>
        </w:rPr>
        <w:t>Tidskrift för Schack:</w:t>
      </w:r>
    </w:p>
    <w:p w14:paraId="224F8891" w14:textId="77777777" w:rsidR="00C11FEC" w:rsidRDefault="00C11FEC" w:rsidP="00C11FEC">
      <w:pPr>
        <w:pStyle w:val="03aText"/>
        <w:widowControl/>
        <w:spacing w:before="40"/>
        <w:jc w:val="left"/>
        <w:rPr>
          <w:i/>
          <w:lang w:val="nl-BE"/>
        </w:rPr>
      </w:pPr>
    </w:p>
    <w:p w14:paraId="6036E68F" w14:textId="77777777" w:rsidR="00C11FEC" w:rsidRPr="008B380B" w:rsidRDefault="00C11FEC" w:rsidP="00C11FEC">
      <w:pPr>
        <w:pStyle w:val="03aText"/>
        <w:widowControl/>
        <w:spacing w:before="40"/>
        <w:jc w:val="left"/>
        <w:rPr>
          <w:lang w:val="nl-BE"/>
        </w:rPr>
      </w:pPr>
      <w:r w:rsidRPr="008B380B">
        <w:rPr>
          <w:lang w:val="nl-BE"/>
        </w:rPr>
        <w:t>Kf5 Pe5 Pf4 / Kh4</w:t>
      </w:r>
      <w:bookmarkStart w:id="2" w:name="_GoBack"/>
      <w:bookmarkEnd w:id="2"/>
      <w:r w:rsidRPr="008B380B">
        <w:rPr>
          <w:lang w:val="nl-BE"/>
        </w:rPr>
        <w:t xml:space="preserve"> e2 +</w:t>
      </w:r>
    </w:p>
    <w:p w14:paraId="3537EB85" w14:textId="77777777" w:rsidR="007D3019" w:rsidRDefault="007D3019" w:rsidP="00C11FEC">
      <w:pPr>
        <w:pStyle w:val="03aText"/>
        <w:widowControl/>
        <w:spacing w:before="40"/>
        <w:jc w:val="left"/>
        <w:rPr>
          <w:b/>
          <w:lang w:val="nl-BE"/>
        </w:rPr>
      </w:pPr>
    </w:p>
    <w:p w14:paraId="6A3A4563" w14:textId="77777777" w:rsidR="002C2120" w:rsidRDefault="000A5DA7" w:rsidP="002C2120">
      <w:pPr>
        <w:pStyle w:val="03aText"/>
        <w:widowControl/>
        <w:spacing w:before="40"/>
        <w:rPr>
          <w:lang w:val="nl-BE"/>
        </w:rPr>
      </w:pPr>
      <w:r>
        <w:rPr>
          <w:lang w:val="nl-BE"/>
        </w:rPr>
        <w:t xml:space="preserve">1.Pf3+ Kg3 2.Pe1 Kf2 3.Pg2 Kg3 4.Kg5 Kh3 5.Kf4 Kh2 6.Kg4 Kg1 </w:t>
      </w:r>
      <w:r w:rsidRPr="00965EFE">
        <w:rPr>
          <w:b/>
          <w:lang w:val="nl-BE"/>
        </w:rPr>
        <w:t>7.Kg3</w:t>
      </w:r>
      <w:r>
        <w:rPr>
          <w:lang w:val="nl-BE"/>
        </w:rPr>
        <w:t xml:space="preserve"> </w:t>
      </w:r>
      <w:r>
        <w:rPr>
          <w:i/>
          <w:lang w:val="nl-BE"/>
        </w:rPr>
        <w:t>(</w:t>
      </w:r>
      <w:r w:rsidRPr="00965EFE">
        <w:rPr>
          <w:b/>
          <w:i/>
          <w:lang w:val="nl-BE"/>
        </w:rPr>
        <w:t>7.Kh3</w:t>
      </w:r>
      <w:r>
        <w:rPr>
          <w:i/>
          <w:lang w:val="nl-BE"/>
        </w:rPr>
        <w:t xml:space="preserve"> is korter met 7…Kf2 8.Kh2 Kf1 9.Kg3 Kg1 10.Pe3 Kh1 11.Pg4 Kg1 12.Pf3+ Kh1 13.Pf2+ en mat.) </w:t>
      </w:r>
      <w:r>
        <w:rPr>
          <w:lang w:val="nl-BE"/>
        </w:rPr>
        <w:t xml:space="preserve">7…Kf1 8.Kf3 Kg1 </w:t>
      </w:r>
      <w:r w:rsidRPr="00965EFE">
        <w:rPr>
          <w:b/>
          <w:lang w:val="nl-BE"/>
        </w:rPr>
        <w:t>9.Pf4</w:t>
      </w:r>
      <w:r>
        <w:rPr>
          <w:lang w:val="nl-BE"/>
        </w:rPr>
        <w:t xml:space="preserve"> </w:t>
      </w:r>
      <w:r>
        <w:rPr>
          <w:i/>
          <w:lang w:val="nl-BE"/>
        </w:rPr>
        <w:t>(</w:t>
      </w:r>
      <w:r w:rsidRPr="00965EFE">
        <w:rPr>
          <w:b/>
          <w:i/>
          <w:lang w:val="nl-BE"/>
        </w:rPr>
        <w:t>9.Pe3</w:t>
      </w:r>
      <w:r>
        <w:rPr>
          <w:i/>
          <w:lang w:val="nl-BE"/>
        </w:rPr>
        <w:t xml:space="preserve"> is korter.) </w:t>
      </w:r>
      <w:r>
        <w:rPr>
          <w:lang w:val="nl-BE"/>
        </w:rPr>
        <w:t xml:space="preserve">9…Kh2 </w:t>
      </w:r>
      <w:r w:rsidRPr="00965EFE">
        <w:rPr>
          <w:b/>
          <w:lang w:val="nl-BE"/>
        </w:rPr>
        <w:t>10.Kf2</w:t>
      </w:r>
      <w:r>
        <w:rPr>
          <w:lang w:val="nl-BE"/>
        </w:rPr>
        <w:t xml:space="preserve"> </w:t>
      </w:r>
      <w:r>
        <w:rPr>
          <w:i/>
          <w:lang w:val="nl-BE"/>
        </w:rPr>
        <w:t>(</w:t>
      </w:r>
      <w:r w:rsidRPr="00965EFE">
        <w:rPr>
          <w:b/>
          <w:i/>
          <w:lang w:val="nl-BE"/>
        </w:rPr>
        <w:t>10.Kg4</w:t>
      </w:r>
      <w:r>
        <w:rPr>
          <w:i/>
          <w:lang w:val="nl-BE"/>
        </w:rPr>
        <w:t xml:space="preserve"> is</w:t>
      </w:r>
      <w:r w:rsidR="00666BAF">
        <w:rPr>
          <w:i/>
          <w:lang w:val="nl-BE"/>
        </w:rPr>
        <w:t xml:space="preserve"> ook</w:t>
      </w:r>
      <w:r>
        <w:rPr>
          <w:i/>
          <w:lang w:val="nl-BE"/>
        </w:rPr>
        <w:t xml:space="preserve"> kor</w:t>
      </w:r>
      <w:r w:rsidR="00DE7518">
        <w:rPr>
          <w:i/>
          <w:lang w:val="nl-BE"/>
        </w:rPr>
        <w:t>t</w:t>
      </w:r>
      <w:r>
        <w:rPr>
          <w:i/>
          <w:lang w:val="nl-BE"/>
        </w:rPr>
        <w:t xml:space="preserve">er.) </w:t>
      </w:r>
      <w:r>
        <w:rPr>
          <w:lang w:val="nl-BE"/>
        </w:rPr>
        <w:t xml:space="preserve">10…Kh1 </w:t>
      </w:r>
      <w:r w:rsidRPr="00965EFE">
        <w:rPr>
          <w:b/>
          <w:lang w:val="nl-BE"/>
        </w:rPr>
        <w:t>11.Kg3</w:t>
      </w:r>
      <w:r>
        <w:rPr>
          <w:lang w:val="nl-BE"/>
        </w:rPr>
        <w:t xml:space="preserve"> </w:t>
      </w:r>
      <w:r>
        <w:rPr>
          <w:i/>
          <w:lang w:val="nl-BE"/>
        </w:rPr>
        <w:t>(</w:t>
      </w:r>
      <w:r w:rsidRPr="00965EFE">
        <w:rPr>
          <w:b/>
          <w:i/>
          <w:lang w:val="nl-BE"/>
        </w:rPr>
        <w:t>11.Kf3</w:t>
      </w:r>
      <w:r>
        <w:rPr>
          <w:i/>
          <w:lang w:val="nl-BE"/>
        </w:rPr>
        <w:t xml:space="preserve"> is</w:t>
      </w:r>
      <w:r w:rsidR="005C763E">
        <w:rPr>
          <w:i/>
          <w:lang w:val="nl-BE"/>
        </w:rPr>
        <w:t xml:space="preserve"> ook</w:t>
      </w:r>
      <w:r>
        <w:rPr>
          <w:i/>
          <w:lang w:val="nl-BE"/>
        </w:rPr>
        <w:t xml:space="preserve"> korter.) </w:t>
      </w:r>
      <w:r>
        <w:rPr>
          <w:lang w:val="nl-BE"/>
        </w:rPr>
        <w:t xml:space="preserve">11…Kg1 12.Pfd3 Kf1 13.Kg4 Kg1 14.Kh3 Kf1 15.Kg3 Kg1 </w:t>
      </w:r>
      <w:r w:rsidRPr="00965EFE">
        <w:rPr>
          <w:b/>
          <w:lang w:val="nl-BE"/>
        </w:rPr>
        <w:t>16.Pb4</w:t>
      </w:r>
      <w:r w:rsidRPr="00FE6084">
        <w:rPr>
          <w:i/>
          <w:lang w:val="nl-BE"/>
        </w:rPr>
        <w:t xml:space="preserve"> </w:t>
      </w:r>
      <w:r w:rsidR="00FE6084" w:rsidRPr="00FE6084">
        <w:rPr>
          <w:i/>
          <w:lang w:val="nl-BE"/>
        </w:rPr>
        <w:t xml:space="preserve">(Ook </w:t>
      </w:r>
      <w:r w:rsidR="00FE6084" w:rsidRPr="00965EFE">
        <w:rPr>
          <w:b/>
          <w:i/>
          <w:lang w:val="nl-BE"/>
        </w:rPr>
        <w:t>16.Pf3 of 16.Pd3</w:t>
      </w:r>
      <w:r w:rsidR="00FE6084" w:rsidRPr="00FE6084">
        <w:rPr>
          <w:i/>
          <w:lang w:val="nl-BE"/>
        </w:rPr>
        <w:t xml:space="preserve"> is goed.)</w:t>
      </w:r>
      <w:r w:rsidR="00FE6084">
        <w:rPr>
          <w:lang w:val="nl-BE"/>
        </w:rPr>
        <w:t xml:space="preserve"> 16…Kf1 17.Pbc2 Kg1 18.Pe3 Kh1 19.Pg4 Kg1 20.Pf3+ Kh1 21.Pf2+ en mat.</w:t>
      </w:r>
    </w:p>
    <w:p w14:paraId="7CA839AC" w14:textId="77777777" w:rsidR="002C2120" w:rsidRDefault="002C2120" w:rsidP="002C2120">
      <w:pPr>
        <w:pStyle w:val="03aText"/>
        <w:widowControl/>
        <w:spacing w:before="40"/>
        <w:rPr>
          <w:b/>
          <w:noProof/>
          <w:lang w:val="nl-BE"/>
        </w:rPr>
      </w:pPr>
    </w:p>
    <w:p w14:paraId="36FB7EC5" w14:textId="5884E093" w:rsidR="002832DC" w:rsidRPr="00710E35" w:rsidRDefault="005A683D" w:rsidP="002C2120">
      <w:pPr>
        <w:pStyle w:val="03aText"/>
        <w:widowControl/>
        <w:spacing w:before="40"/>
        <w:jc w:val="center"/>
        <w:rPr>
          <w:lang w:val="nl-BE"/>
        </w:rPr>
      </w:pPr>
      <w:r>
        <w:rPr>
          <w:b/>
          <w:noProof/>
          <w:lang w:val="nl-BE"/>
        </w:rPr>
        <w:t>- 11</w:t>
      </w:r>
      <w:r w:rsidR="002832DC" w:rsidRPr="002243CC">
        <w:rPr>
          <w:b/>
          <w:noProof/>
          <w:lang w:val="nl-BE"/>
        </w:rPr>
        <w:t xml:space="preserve"> -</w:t>
      </w:r>
    </w:p>
    <w:p w14:paraId="693B1358" w14:textId="77777777" w:rsidR="002832DC" w:rsidRPr="00AD04D8" w:rsidRDefault="002832DC" w:rsidP="002832DC">
      <w:pPr>
        <w:pStyle w:val="02bSource"/>
        <w:widowControl/>
        <w:spacing w:line="190" w:lineRule="exact"/>
        <w:ind w:firstLine="113"/>
        <w:rPr>
          <w:b/>
          <w:noProof/>
          <w:lang w:val="nl-BE"/>
        </w:rPr>
      </w:pPr>
    </w:p>
    <w:p w14:paraId="1A6217A0" w14:textId="77777777" w:rsidR="002832DC" w:rsidRPr="00AD04D8" w:rsidRDefault="002832DC" w:rsidP="002832DC">
      <w:pPr>
        <w:pStyle w:val="02bSource"/>
        <w:widowControl/>
        <w:spacing w:line="190" w:lineRule="exact"/>
        <w:ind w:firstLine="113"/>
        <w:outlineLvl w:val="0"/>
        <w:rPr>
          <w:lang w:val="nl-BE"/>
        </w:rPr>
      </w:pPr>
      <w:r w:rsidRPr="00AD04D8">
        <w:rPr>
          <w:i/>
          <w:iCs/>
          <w:lang w:val="nl-BE"/>
        </w:rPr>
        <w:t>EBUR,</w:t>
      </w:r>
      <w:r w:rsidRPr="00AD04D8">
        <w:rPr>
          <w:lang w:val="nl-BE"/>
        </w:rPr>
        <w:t xml:space="preserve"> 2001</w:t>
      </w:r>
    </w:p>
    <w:p w14:paraId="403103E1" w14:textId="77777777" w:rsidR="002832DC" w:rsidRPr="00AD04D8" w:rsidRDefault="002832DC" w:rsidP="002832DC">
      <w:pPr>
        <w:pStyle w:val="02bSource"/>
        <w:widowControl/>
        <w:spacing w:line="190" w:lineRule="exact"/>
        <w:ind w:firstLine="113"/>
        <w:jc w:val="both"/>
        <w:rPr>
          <w:lang w:val="nl-BE"/>
        </w:rPr>
      </w:pPr>
    </w:p>
    <w:p w14:paraId="336EB5C4" w14:textId="77777777" w:rsidR="002832DC" w:rsidRPr="00AD04D8" w:rsidRDefault="00990285" w:rsidP="002832DC">
      <w:pPr>
        <w:rPr>
          <w:sz w:val="20"/>
          <w:szCs w:val="20"/>
          <w:lang w:val="nl-BE"/>
        </w:rPr>
      </w:pPr>
      <w:r>
        <w:rPr>
          <w:noProof/>
          <w:lang w:val="nl-BE"/>
        </w:rPr>
        <w:object w:dxaOrig="1440" w:dyaOrig="1440" w14:anchorId="0ED4142F">
          <v:shape id="_x0000_s1067" type="#_x0000_t75" style="position:absolute;margin-left:0;margin-top:.55pt;width:152.25pt;height:152.25pt;z-index:251611136;mso-position-horizontal:center">
            <v:imagedata r:id="rId37" o:title=""/>
            <w10:wrap type="square"/>
          </v:shape>
          <o:OLEObject Type="Embed" ProgID="CorelDRAW.Graphic.12" ShapeID="_x0000_s1067" DrawAspect="Content" ObjectID="_1587467673" r:id="rId38"/>
        </w:object>
      </w:r>
    </w:p>
    <w:p w14:paraId="393FF0AD" w14:textId="77777777" w:rsidR="002832DC" w:rsidRPr="00AD04D8" w:rsidRDefault="002832DC" w:rsidP="002832DC">
      <w:pPr>
        <w:rPr>
          <w:sz w:val="20"/>
          <w:szCs w:val="20"/>
          <w:lang w:val="nl-BE"/>
        </w:rPr>
      </w:pPr>
      <w:r w:rsidRPr="00AD04D8">
        <w:rPr>
          <w:b/>
          <w:lang w:val="nl-BE"/>
        </w:rPr>
        <w:t>+</w:t>
      </w:r>
      <w:r w:rsidRPr="00AD04D8">
        <w:rPr>
          <w:b/>
          <w:sz w:val="20"/>
          <w:szCs w:val="20"/>
          <w:lang w:val="nl-BE"/>
        </w:rPr>
        <w:t xml:space="preserve"> </w:t>
      </w:r>
      <w:r w:rsidRPr="00AD04D8">
        <w:rPr>
          <w:sz w:val="20"/>
          <w:szCs w:val="20"/>
          <w:lang w:val="nl-BE"/>
        </w:rPr>
        <w:t xml:space="preserve">                           </w:t>
      </w:r>
      <w:r w:rsidR="004769BE">
        <w:rPr>
          <w:sz w:val="20"/>
          <w:szCs w:val="20"/>
          <w:lang w:val="nl-BE"/>
        </w:rPr>
        <w:t xml:space="preserve"> </w:t>
      </w:r>
      <w:r w:rsidRPr="00AD04D8">
        <w:rPr>
          <w:sz w:val="20"/>
          <w:szCs w:val="20"/>
          <w:lang w:val="nl-BE"/>
        </w:rPr>
        <w:t xml:space="preserve"> 0003.10 e4h2</w:t>
      </w:r>
    </w:p>
    <w:p w14:paraId="6500F9D5" w14:textId="77777777" w:rsidR="002832DC" w:rsidRPr="00AD04D8" w:rsidRDefault="002832DC" w:rsidP="002832DC">
      <w:pPr>
        <w:rPr>
          <w:sz w:val="20"/>
          <w:szCs w:val="20"/>
          <w:lang w:val="nl-BE"/>
        </w:rPr>
      </w:pPr>
    </w:p>
    <w:p w14:paraId="717D4A2D" w14:textId="77777777" w:rsidR="002832DC" w:rsidRPr="00AD04D8" w:rsidRDefault="002832DC" w:rsidP="002832DC">
      <w:pPr>
        <w:tabs>
          <w:tab w:val="left" w:pos="709"/>
        </w:tabs>
        <w:rPr>
          <w:b/>
          <w:sz w:val="20"/>
          <w:szCs w:val="20"/>
          <w:lang w:val="nl-BE"/>
        </w:rPr>
      </w:pPr>
      <w:r w:rsidRPr="00AD04D8">
        <w:rPr>
          <w:b/>
          <w:sz w:val="20"/>
          <w:szCs w:val="20"/>
          <w:lang w:val="nl-BE"/>
        </w:rPr>
        <w:tab/>
        <w:t>1.Kd3</w:t>
      </w:r>
      <w:r w:rsidRPr="00AD04D8">
        <w:rPr>
          <w:b/>
          <w:sz w:val="20"/>
          <w:szCs w:val="20"/>
          <w:lang w:val="nl-BE"/>
        </w:rPr>
        <w:tab/>
      </w:r>
      <w:r w:rsidRPr="00AD04D8">
        <w:rPr>
          <w:b/>
          <w:sz w:val="20"/>
          <w:szCs w:val="20"/>
          <w:lang w:val="nl-BE"/>
        </w:rPr>
        <w:tab/>
        <w:t>Kg3</w:t>
      </w:r>
    </w:p>
    <w:p w14:paraId="6E938C77" w14:textId="77777777" w:rsidR="002832DC" w:rsidRPr="00AD04D8" w:rsidRDefault="002832DC" w:rsidP="002832DC">
      <w:pPr>
        <w:pStyle w:val="03aText"/>
        <w:widowControl/>
        <w:rPr>
          <w:lang w:val="nl-BE"/>
        </w:rPr>
      </w:pPr>
      <w:r w:rsidRPr="00AD04D8">
        <w:rPr>
          <w:lang w:val="nl-BE"/>
        </w:rPr>
        <w:t>Na 1...Pc1+</w:t>
      </w:r>
      <w:r w:rsidR="005B1664">
        <w:rPr>
          <w:lang w:val="nl-BE"/>
        </w:rPr>
        <w:t>?</w:t>
      </w:r>
      <w:r w:rsidRPr="00AD04D8">
        <w:rPr>
          <w:lang w:val="nl-BE"/>
        </w:rPr>
        <w:t xml:space="preserve"> 2.Kc4 Pe2 is de pio</w:t>
      </w:r>
      <w:r w:rsidR="00550CEB">
        <w:rPr>
          <w:lang w:val="nl-BE"/>
        </w:rPr>
        <w:t>n niet meer te stoppen, bijvoor</w:t>
      </w:r>
      <w:r w:rsidRPr="00AD04D8">
        <w:rPr>
          <w:lang w:val="nl-BE"/>
        </w:rPr>
        <w:t>beeld 3.b5 Pg3 4.b6 Pe4 5.Kd5 Pf6+ 6.Kc6 Pg8 7.b7 Pe7+ 8.Kd7.</w:t>
      </w:r>
    </w:p>
    <w:p w14:paraId="2D80B5A1" w14:textId="77777777" w:rsidR="002832DC" w:rsidRPr="00AD04D8" w:rsidRDefault="002832DC" w:rsidP="002832DC">
      <w:pPr>
        <w:tabs>
          <w:tab w:val="left" w:pos="709"/>
        </w:tabs>
        <w:rPr>
          <w:b/>
          <w:sz w:val="20"/>
          <w:szCs w:val="20"/>
          <w:lang w:val="nl-BE"/>
        </w:rPr>
      </w:pPr>
      <w:r w:rsidRPr="00AD04D8">
        <w:rPr>
          <w:b/>
          <w:sz w:val="20"/>
          <w:szCs w:val="20"/>
          <w:lang w:val="nl-BE"/>
        </w:rPr>
        <w:tab/>
        <w:t>2.Kc3</w:t>
      </w:r>
      <w:r w:rsidRPr="00AD04D8">
        <w:rPr>
          <w:b/>
          <w:sz w:val="20"/>
          <w:szCs w:val="20"/>
          <w:lang w:val="nl-BE"/>
        </w:rPr>
        <w:tab/>
      </w:r>
      <w:r w:rsidRPr="00AD04D8">
        <w:rPr>
          <w:b/>
          <w:sz w:val="20"/>
          <w:szCs w:val="20"/>
          <w:lang w:val="nl-BE"/>
        </w:rPr>
        <w:tab/>
        <w:t>Pc1</w:t>
      </w:r>
    </w:p>
    <w:p w14:paraId="3DC4B9D4" w14:textId="77777777" w:rsidR="002832DC" w:rsidRPr="00AD04D8" w:rsidRDefault="002832DC" w:rsidP="002832DC">
      <w:pPr>
        <w:tabs>
          <w:tab w:val="left" w:pos="709"/>
        </w:tabs>
        <w:rPr>
          <w:b/>
          <w:sz w:val="20"/>
          <w:szCs w:val="20"/>
          <w:lang w:val="nl-BE"/>
        </w:rPr>
      </w:pPr>
      <w:r w:rsidRPr="00AD04D8">
        <w:rPr>
          <w:b/>
          <w:sz w:val="20"/>
          <w:szCs w:val="20"/>
          <w:lang w:val="nl-BE"/>
        </w:rPr>
        <w:tab/>
        <w:t>3.b5</w:t>
      </w:r>
      <w:r w:rsidRPr="00AD04D8">
        <w:rPr>
          <w:b/>
          <w:sz w:val="20"/>
          <w:szCs w:val="20"/>
          <w:lang w:val="nl-BE"/>
        </w:rPr>
        <w:tab/>
      </w:r>
      <w:r w:rsidRPr="00AD04D8">
        <w:rPr>
          <w:b/>
          <w:sz w:val="20"/>
          <w:szCs w:val="20"/>
          <w:lang w:val="nl-BE"/>
        </w:rPr>
        <w:tab/>
        <w:t>Pe2+</w:t>
      </w:r>
    </w:p>
    <w:p w14:paraId="3F19D9C6" w14:textId="77777777" w:rsidR="002832DC" w:rsidRPr="00AD04D8" w:rsidRDefault="002832DC" w:rsidP="002832DC">
      <w:pPr>
        <w:pStyle w:val="03aText"/>
        <w:widowControl/>
        <w:rPr>
          <w:lang w:val="nl-BE"/>
        </w:rPr>
      </w:pPr>
      <w:r w:rsidRPr="00AD04D8">
        <w:rPr>
          <w:lang w:val="nl-BE"/>
        </w:rPr>
        <w:t>En niet 3…Pa2+ 4.Kc4 Kf4 5.b6, en zwart komt te laat.</w:t>
      </w:r>
    </w:p>
    <w:p w14:paraId="5DC46003" w14:textId="77777777" w:rsidR="002832DC" w:rsidRPr="00AD04D8" w:rsidRDefault="002832DC" w:rsidP="002832DC">
      <w:pPr>
        <w:tabs>
          <w:tab w:val="left" w:pos="709"/>
        </w:tabs>
        <w:rPr>
          <w:b/>
          <w:sz w:val="20"/>
          <w:szCs w:val="20"/>
          <w:lang w:val="nl-BE"/>
        </w:rPr>
      </w:pPr>
      <w:r w:rsidRPr="00AD04D8">
        <w:rPr>
          <w:b/>
          <w:sz w:val="20"/>
          <w:szCs w:val="20"/>
          <w:lang w:val="nl-BE"/>
        </w:rPr>
        <w:tab/>
        <w:t>4.Kc4</w:t>
      </w:r>
      <w:r w:rsidRPr="00AD04D8">
        <w:rPr>
          <w:b/>
          <w:sz w:val="20"/>
          <w:szCs w:val="20"/>
          <w:lang w:val="nl-BE"/>
        </w:rPr>
        <w:tab/>
      </w:r>
      <w:r w:rsidRPr="00AD04D8">
        <w:rPr>
          <w:b/>
          <w:sz w:val="20"/>
          <w:szCs w:val="20"/>
          <w:lang w:val="nl-BE"/>
        </w:rPr>
        <w:tab/>
        <w:t>Pf4</w:t>
      </w:r>
    </w:p>
    <w:p w14:paraId="51A4402F" w14:textId="77777777" w:rsidR="002832DC" w:rsidRPr="00AD04D8" w:rsidRDefault="002832DC" w:rsidP="002832DC">
      <w:pPr>
        <w:tabs>
          <w:tab w:val="left" w:pos="709"/>
        </w:tabs>
        <w:rPr>
          <w:b/>
          <w:sz w:val="20"/>
          <w:szCs w:val="20"/>
          <w:lang w:val="nl-BE"/>
        </w:rPr>
      </w:pPr>
      <w:r w:rsidRPr="00AD04D8">
        <w:rPr>
          <w:b/>
          <w:sz w:val="20"/>
          <w:szCs w:val="20"/>
          <w:lang w:val="nl-BE"/>
        </w:rPr>
        <w:tab/>
        <w:t>5.b6</w:t>
      </w:r>
      <w:r w:rsidRPr="00AD04D8">
        <w:rPr>
          <w:b/>
          <w:sz w:val="20"/>
          <w:szCs w:val="20"/>
          <w:lang w:val="nl-BE"/>
        </w:rPr>
        <w:tab/>
      </w:r>
      <w:r w:rsidRPr="00AD04D8">
        <w:rPr>
          <w:b/>
          <w:sz w:val="20"/>
          <w:szCs w:val="20"/>
          <w:lang w:val="nl-BE"/>
        </w:rPr>
        <w:tab/>
        <w:t>Pg6</w:t>
      </w:r>
    </w:p>
    <w:p w14:paraId="253F36E6" w14:textId="77777777" w:rsidR="002832DC" w:rsidRPr="00AD04D8" w:rsidRDefault="002832DC" w:rsidP="002832DC">
      <w:pPr>
        <w:tabs>
          <w:tab w:val="left" w:pos="709"/>
        </w:tabs>
        <w:rPr>
          <w:b/>
          <w:sz w:val="20"/>
          <w:szCs w:val="20"/>
          <w:lang w:val="nl-BE"/>
        </w:rPr>
      </w:pPr>
      <w:r w:rsidRPr="00AD04D8">
        <w:rPr>
          <w:b/>
          <w:sz w:val="20"/>
          <w:szCs w:val="20"/>
          <w:lang w:val="nl-BE"/>
        </w:rPr>
        <w:tab/>
        <w:t>6.Kd5</w:t>
      </w:r>
      <w:r w:rsidRPr="00AD04D8">
        <w:rPr>
          <w:b/>
          <w:sz w:val="20"/>
          <w:szCs w:val="20"/>
          <w:lang w:val="nl-BE"/>
        </w:rPr>
        <w:tab/>
      </w:r>
      <w:r w:rsidRPr="00AD04D8">
        <w:rPr>
          <w:b/>
          <w:sz w:val="20"/>
          <w:szCs w:val="20"/>
          <w:lang w:val="nl-BE"/>
        </w:rPr>
        <w:tab/>
        <w:t>Pe7+</w:t>
      </w:r>
    </w:p>
    <w:p w14:paraId="0529D7A5" w14:textId="77777777" w:rsidR="002832DC" w:rsidRPr="00AD04D8" w:rsidRDefault="002832DC" w:rsidP="002832DC">
      <w:pPr>
        <w:tabs>
          <w:tab w:val="left" w:pos="709"/>
        </w:tabs>
        <w:spacing w:line="220" w:lineRule="exact"/>
        <w:rPr>
          <w:b/>
          <w:sz w:val="20"/>
          <w:szCs w:val="20"/>
          <w:lang w:val="nl-BE"/>
        </w:rPr>
      </w:pPr>
      <w:r w:rsidRPr="00AD04D8">
        <w:rPr>
          <w:lang w:val="nl-BE"/>
        </w:rPr>
        <w:tab/>
      </w:r>
      <w:r w:rsidR="002050E8">
        <w:rPr>
          <w:b/>
          <w:sz w:val="20"/>
          <w:szCs w:val="20"/>
          <w:lang w:val="nl-BE"/>
        </w:rPr>
        <w:t>7.Kc5</w:t>
      </w:r>
      <w:r w:rsidR="002050E8">
        <w:rPr>
          <w:b/>
          <w:sz w:val="20"/>
          <w:szCs w:val="20"/>
          <w:lang w:val="nl-BE"/>
        </w:rPr>
        <w:tab/>
      </w:r>
      <w:r w:rsidR="002050E8">
        <w:rPr>
          <w:b/>
          <w:sz w:val="20"/>
          <w:szCs w:val="20"/>
          <w:lang w:val="nl-BE"/>
        </w:rPr>
        <w:tab/>
        <w:t>Kf3</w:t>
      </w:r>
    </w:p>
    <w:p w14:paraId="3142905C" w14:textId="77777777" w:rsidR="002832DC" w:rsidRPr="00AD04D8" w:rsidRDefault="002832DC" w:rsidP="002832DC">
      <w:pPr>
        <w:tabs>
          <w:tab w:val="left" w:pos="709"/>
        </w:tabs>
        <w:rPr>
          <w:b/>
          <w:sz w:val="20"/>
          <w:szCs w:val="20"/>
          <w:lang w:val="nl-BE"/>
        </w:rPr>
      </w:pPr>
      <w:r w:rsidRPr="00AD04D8">
        <w:rPr>
          <w:b/>
          <w:sz w:val="20"/>
          <w:szCs w:val="20"/>
          <w:lang w:val="nl-BE"/>
        </w:rPr>
        <w:tab/>
        <w:t>8.b7</w:t>
      </w:r>
      <w:r w:rsidR="00CD486A">
        <w:rPr>
          <w:b/>
          <w:sz w:val="20"/>
          <w:szCs w:val="20"/>
          <w:lang w:val="nl-BE"/>
        </w:rPr>
        <w:tab/>
      </w:r>
      <w:r w:rsidR="00CD486A">
        <w:rPr>
          <w:b/>
          <w:sz w:val="20"/>
          <w:szCs w:val="20"/>
          <w:lang w:val="nl-BE"/>
        </w:rPr>
        <w:tab/>
        <w:t>Pc6</w:t>
      </w:r>
    </w:p>
    <w:p w14:paraId="61A8F4D5" w14:textId="77777777" w:rsidR="00CD486A" w:rsidRPr="008C0A51" w:rsidRDefault="00CD486A" w:rsidP="002832DC">
      <w:pPr>
        <w:pStyle w:val="03aText"/>
        <w:widowControl/>
        <w:rPr>
          <w:b/>
          <w:lang w:val="nl-BE"/>
        </w:rPr>
      </w:pPr>
      <w:r>
        <w:rPr>
          <w:lang w:val="nl-BE"/>
        </w:rPr>
        <w:tab/>
      </w:r>
      <w:r w:rsidRPr="008C0A51">
        <w:rPr>
          <w:b/>
          <w:lang w:val="nl-BE"/>
        </w:rPr>
        <w:t>9.Kxc6</w:t>
      </w:r>
    </w:p>
    <w:p w14:paraId="29C5804C" w14:textId="77777777" w:rsidR="00F43684" w:rsidRDefault="00F43684" w:rsidP="002832DC">
      <w:pPr>
        <w:pStyle w:val="03aText"/>
        <w:widowControl/>
        <w:rPr>
          <w:lang w:val="nl-BE"/>
        </w:rPr>
      </w:pPr>
      <w:r>
        <w:rPr>
          <w:lang w:val="nl-BE"/>
        </w:rPr>
        <w:t>En er volgt een pionpromotie.</w:t>
      </w:r>
    </w:p>
    <w:p w14:paraId="18D7B330" w14:textId="77777777" w:rsidR="00F43684" w:rsidRDefault="00F43684" w:rsidP="002832DC">
      <w:pPr>
        <w:pStyle w:val="03aText"/>
        <w:widowControl/>
        <w:rPr>
          <w:lang w:val="nl-BE"/>
        </w:rPr>
      </w:pPr>
    </w:p>
    <w:p w14:paraId="2601E82B" w14:textId="77777777" w:rsidR="002832DC" w:rsidRDefault="002832DC" w:rsidP="002832DC">
      <w:pPr>
        <w:pStyle w:val="03aText"/>
        <w:widowControl/>
        <w:rPr>
          <w:i/>
          <w:iCs/>
          <w:lang w:val="nl-BE"/>
        </w:rPr>
      </w:pPr>
      <w:r w:rsidRPr="00AD04D8">
        <w:rPr>
          <w:lang w:val="nl-BE"/>
        </w:rPr>
        <w:t>Niets grandioos, maar in de mal-jut</w:t>
      </w:r>
      <w:r w:rsidRPr="00AD04D8">
        <w:rPr>
          <w:lang w:val="nl-BE"/>
        </w:rPr>
        <w:softHyphen/>
        <w:t xml:space="preserve">ka van F. J.  Prokop in </w:t>
      </w:r>
      <w:r w:rsidRPr="00AD04D8">
        <w:rPr>
          <w:i/>
          <w:iCs/>
          <w:lang w:val="nl-BE"/>
        </w:rPr>
        <w:t xml:space="preserve">Casopis Ceskoslovensky Sach </w:t>
      </w:r>
      <w:r w:rsidRPr="00AD04D8">
        <w:rPr>
          <w:iCs/>
          <w:lang w:val="nl-BE"/>
        </w:rPr>
        <w:t>(1925)</w:t>
      </w:r>
      <w:r w:rsidRPr="00AD04D8">
        <w:rPr>
          <w:i/>
          <w:iCs/>
          <w:lang w:val="nl-BE"/>
        </w:rPr>
        <w:t>:</w:t>
      </w:r>
    </w:p>
    <w:p w14:paraId="32348826" w14:textId="77777777" w:rsidR="002832DC" w:rsidRDefault="002832DC" w:rsidP="002832DC">
      <w:pPr>
        <w:pStyle w:val="03aText"/>
        <w:widowControl/>
        <w:rPr>
          <w:i/>
          <w:iCs/>
          <w:lang w:val="nl-BE"/>
        </w:rPr>
      </w:pPr>
      <w:r>
        <w:rPr>
          <w:i/>
          <w:iCs/>
          <w:lang w:val="nl-BE"/>
        </w:rPr>
        <w:br w:type="column"/>
      </w:r>
    </w:p>
    <w:p w14:paraId="2457DB12" w14:textId="77777777" w:rsidR="00453E68" w:rsidRDefault="00453E68" w:rsidP="002832DC">
      <w:pPr>
        <w:pStyle w:val="03aText"/>
        <w:widowControl/>
        <w:rPr>
          <w:i/>
          <w:iCs/>
          <w:lang w:val="nl-BE"/>
        </w:rPr>
      </w:pPr>
    </w:p>
    <w:p w14:paraId="597BFD08" w14:textId="77777777" w:rsidR="00E15F4D" w:rsidRDefault="00E15F4D" w:rsidP="002832DC">
      <w:pPr>
        <w:pStyle w:val="03aText"/>
        <w:widowControl/>
        <w:rPr>
          <w:i/>
          <w:iCs/>
          <w:lang w:val="nl-BE"/>
        </w:rPr>
      </w:pPr>
    </w:p>
    <w:p w14:paraId="04A6FE4B" w14:textId="77777777" w:rsidR="00165EDB" w:rsidRDefault="00165EDB" w:rsidP="002832DC">
      <w:pPr>
        <w:pStyle w:val="03aText"/>
        <w:widowControl/>
        <w:rPr>
          <w:i/>
          <w:iCs/>
          <w:lang w:val="nl-BE"/>
        </w:rPr>
      </w:pPr>
    </w:p>
    <w:p w14:paraId="15762351" w14:textId="77777777" w:rsidR="002832DC" w:rsidRPr="00A62531" w:rsidRDefault="002832DC" w:rsidP="002832DC">
      <w:pPr>
        <w:pStyle w:val="03aText"/>
        <w:widowControl/>
        <w:rPr>
          <w:i/>
          <w:iCs/>
          <w:lang w:val="nl-BE"/>
        </w:rPr>
      </w:pPr>
      <w:r w:rsidRPr="00A62531">
        <w:rPr>
          <w:lang w:val="nl-BE"/>
        </w:rPr>
        <w:t xml:space="preserve">Ke4 b4 / Kg1 Pb3+ </w:t>
      </w:r>
    </w:p>
    <w:p w14:paraId="7035AA5F" w14:textId="77777777" w:rsidR="002832DC" w:rsidRPr="00A62531" w:rsidRDefault="002832DC" w:rsidP="002832DC">
      <w:pPr>
        <w:pStyle w:val="03aText"/>
        <w:widowControl/>
        <w:rPr>
          <w:lang w:val="nl-BE"/>
        </w:rPr>
      </w:pPr>
    </w:p>
    <w:p w14:paraId="55D5F772" w14:textId="77777777" w:rsidR="002832DC" w:rsidRPr="00AD04D8" w:rsidRDefault="00E859B6" w:rsidP="002832DC">
      <w:pPr>
        <w:pStyle w:val="03aText"/>
        <w:widowControl/>
        <w:rPr>
          <w:lang w:val="nl-BE"/>
        </w:rPr>
      </w:pPr>
      <w:r>
        <w:rPr>
          <w:lang w:val="nl-BE"/>
        </w:rPr>
        <w:t xml:space="preserve">met de </w:t>
      </w:r>
      <w:r w:rsidR="005860FA">
        <w:rPr>
          <w:lang w:val="nl-BE"/>
        </w:rPr>
        <w:t>oplossing</w:t>
      </w:r>
      <w:r>
        <w:rPr>
          <w:lang w:val="nl-BE"/>
        </w:rPr>
        <w:t>:</w:t>
      </w:r>
      <w:r w:rsidR="002832DC" w:rsidRPr="00AD04D8">
        <w:rPr>
          <w:lang w:val="nl-BE"/>
        </w:rPr>
        <w:t xml:space="preserve"> 1.Kd3</w:t>
      </w:r>
      <w:r>
        <w:rPr>
          <w:lang w:val="nl-BE"/>
        </w:rPr>
        <w:t xml:space="preserve"> </w:t>
      </w:r>
      <w:r w:rsidR="002832DC" w:rsidRPr="00AD04D8">
        <w:rPr>
          <w:lang w:val="nl-BE"/>
        </w:rPr>
        <w:t xml:space="preserve"> </w:t>
      </w:r>
      <w:r w:rsidR="005860FA" w:rsidRPr="005860FA">
        <w:rPr>
          <w:b/>
          <w:lang w:val="nl-BE"/>
        </w:rPr>
        <w:t>1…</w:t>
      </w:r>
      <w:r w:rsidR="002832DC" w:rsidRPr="005860FA">
        <w:rPr>
          <w:b/>
          <w:lang w:val="nl-BE"/>
        </w:rPr>
        <w:t>Kf2</w:t>
      </w:r>
      <w:r>
        <w:rPr>
          <w:b/>
          <w:lang w:val="nl-BE"/>
        </w:rPr>
        <w:t>?</w:t>
      </w:r>
      <w:r w:rsidR="002832DC" w:rsidRPr="00AD04D8">
        <w:rPr>
          <w:lang w:val="nl-BE"/>
        </w:rPr>
        <w:t xml:space="preserve"> 2.Kc3 Pc1 3.b5 Pe2+ 4.Kc4 Pf4 5.b6 Pg6 6.Kd5 Pe7+ 7.Kc5 Pg6 8.Kd6 en wint</w:t>
      </w:r>
      <w:r w:rsidR="002832DC">
        <w:rPr>
          <w:lang w:val="nl-BE"/>
        </w:rPr>
        <w:t>,</w:t>
      </w:r>
      <w:r w:rsidR="002832DC" w:rsidRPr="00AD04D8">
        <w:rPr>
          <w:lang w:val="nl-BE"/>
        </w:rPr>
        <w:t xml:space="preserve"> struikelt de au</w:t>
      </w:r>
      <w:r w:rsidR="002832DC" w:rsidRPr="00AD04D8">
        <w:rPr>
          <w:lang w:val="nl-BE"/>
        </w:rPr>
        <w:softHyphen/>
        <w:t xml:space="preserve">teur over: </w:t>
      </w:r>
      <w:r w:rsidR="002832DC" w:rsidRPr="005860FA">
        <w:rPr>
          <w:b/>
          <w:lang w:val="nl-BE"/>
        </w:rPr>
        <w:t>1…Pc1+</w:t>
      </w:r>
      <w:r>
        <w:rPr>
          <w:b/>
          <w:lang w:val="nl-BE"/>
        </w:rPr>
        <w:t>!</w:t>
      </w:r>
      <w:r w:rsidR="002832DC" w:rsidRPr="00AD04D8">
        <w:rPr>
          <w:lang w:val="nl-BE"/>
        </w:rPr>
        <w:t xml:space="preserve"> 2.Kc4 Kf2 3.b5 Ke3 4.b6 Pd3 5.b7 Pe5+ 6.Kd5 Pd7 7.Kc6 Pb8 met remise. </w:t>
      </w:r>
    </w:p>
    <w:p w14:paraId="0C82B0DA" w14:textId="77777777" w:rsidR="002832DC" w:rsidRPr="00AD04D8" w:rsidRDefault="002832DC" w:rsidP="002832DC">
      <w:pPr>
        <w:pStyle w:val="03aText"/>
        <w:widowControl/>
        <w:rPr>
          <w:lang w:val="nl-BE"/>
        </w:rPr>
      </w:pPr>
    </w:p>
    <w:p w14:paraId="0CC745E8" w14:textId="77777777" w:rsidR="002832DC" w:rsidRPr="00AD04D8" w:rsidRDefault="002832DC" w:rsidP="002832DC">
      <w:pPr>
        <w:pStyle w:val="03aText"/>
        <w:widowControl/>
        <w:rPr>
          <w:lang w:val="nl-BE"/>
        </w:rPr>
      </w:pPr>
      <w:r>
        <w:rPr>
          <w:lang w:val="nl-BE"/>
        </w:rPr>
        <w:t>Ook is er winst in onderstaande</w:t>
      </w:r>
      <w:r w:rsidRPr="00AD04D8">
        <w:rPr>
          <w:lang w:val="nl-BE"/>
        </w:rPr>
        <w:t xml:space="preserve"> stelling:</w:t>
      </w:r>
    </w:p>
    <w:p w14:paraId="53D19D49" w14:textId="77777777" w:rsidR="002832DC" w:rsidRPr="00E50D6C" w:rsidRDefault="002832DC" w:rsidP="002832DC">
      <w:pPr>
        <w:pStyle w:val="03aText"/>
        <w:widowControl/>
        <w:jc w:val="center"/>
        <w:rPr>
          <w:b/>
          <w:lang w:val="nl-BE"/>
        </w:rPr>
      </w:pPr>
      <w:r w:rsidRPr="00E50D6C">
        <w:rPr>
          <w:b/>
          <w:lang w:val="nl-BE"/>
        </w:rPr>
        <w:t>- 12 -</w:t>
      </w:r>
    </w:p>
    <w:p w14:paraId="2B8BE8B7" w14:textId="77777777" w:rsidR="002832DC" w:rsidRPr="005710F1" w:rsidRDefault="002832DC" w:rsidP="002832DC">
      <w:pPr>
        <w:pStyle w:val="02bSource"/>
        <w:widowControl/>
        <w:spacing w:line="80" w:lineRule="exact"/>
        <w:ind w:firstLine="113"/>
        <w:rPr>
          <w:b/>
          <w:noProof/>
          <w:sz w:val="16"/>
          <w:szCs w:val="16"/>
          <w:lang w:val="nl-BE"/>
        </w:rPr>
      </w:pPr>
    </w:p>
    <w:p w14:paraId="316B7D3D" w14:textId="77777777" w:rsidR="002832DC" w:rsidRDefault="002832DC" w:rsidP="002832DC">
      <w:pPr>
        <w:pStyle w:val="03aText"/>
        <w:widowControl/>
        <w:jc w:val="center"/>
        <w:rPr>
          <w:i/>
          <w:lang w:val="nl-BE"/>
        </w:rPr>
      </w:pPr>
      <w:r w:rsidRPr="00AD04D8">
        <w:rPr>
          <w:i/>
          <w:lang w:val="nl-BE"/>
        </w:rPr>
        <w:t>Origineel</w:t>
      </w:r>
    </w:p>
    <w:p w14:paraId="03B04EF4" w14:textId="77777777" w:rsidR="002832DC" w:rsidRPr="00AD04D8" w:rsidRDefault="002832DC" w:rsidP="002832DC">
      <w:pPr>
        <w:pStyle w:val="03aText"/>
        <w:widowControl/>
        <w:jc w:val="center"/>
        <w:rPr>
          <w:i/>
          <w:lang w:val="nl-BE"/>
        </w:rPr>
      </w:pPr>
    </w:p>
    <w:p w14:paraId="1DD18630" w14:textId="77777777" w:rsidR="002832DC" w:rsidRPr="00AD04D8" w:rsidRDefault="002832DC" w:rsidP="006760B4">
      <w:pPr>
        <w:pStyle w:val="03aText"/>
        <w:widowControl/>
        <w:jc w:val="center"/>
        <w:rPr>
          <w:lang w:val="nl-BE"/>
        </w:rPr>
      </w:pPr>
      <w:r w:rsidRPr="00AD04D8">
        <w:rPr>
          <w:lang w:val="nl-BE"/>
        </w:rPr>
        <w:object w:dxaOrig="4700" w:dyaOrig="4723" w14:anchorId="79171428">
          <v:shape id="_x0000_i1036" type="#_x0000_t75" style="width:154.5pt;height:155.1pt" o:ole="">
            <v:imagedata r:id="rId39" o:title=""/>
          </v:shape>
          <o:OLEObject Type="Embed" ProgID="CorelDRAW.Graphic.12" ShapeID="_x0000_i1036" DrawAspect="Content" ObjectID="_1587467464" r:id="rId40"/>
        </w:object>
      </w:r>
    </w:p>
    <w:p w14:paraId="0A15A4F9" w14:textId="77777777" w:rsidR="004769BE" w:rsidRDefault="004769BE" w:rsidP="00164402">
      <w:pPr>
        <w:pStyle w:val="Lijstopsomteken"/>
        <w:rPr>
          <w:lang w:val="nl-BE"/>
        </w:rPr>
      </w:pPr>
    </w:p>
    <w:p w14:paraId="7B66AD82" w14:textId="77777777" w:rsidR="002832DC" w:rsidRPr="00AD04D8" w:rsidRDefault="002832DC" w:rsidP="00164402">
      <w:pPr>
        <w:pStyle w:val="Lijstopsomteken"/>
        <w:rPr>
          <w:lang w:val="nl-BE"/>
        </w:rPr>
      </w:pPr>
      <w:r w:rsidRPr="00AD04D8">
        <w:rPr>
          <w:b/>
          <w:sz w:val="24"/>
          <w:szCs w:val="24"/>
          <w:lang w:val="nl-BE"/>
        </w:rPr>
        <w:t>+</w:t>
      </w:r>
      <w:r w:rsidR="008A2047">
        <w:rPr>
          <w:lang w:val="nl-BE"/>
        </w:rPr>
        <w:t xml:space="preserve">                            </w:t>
      </w:r>
      <w:r w:rsidR="004769BE">
        <w:rPr>
          <w:lang w:val="nl-BE"/>
        </w:rPr>
        <w:t xml:space="preserve"> </w:t>
      </w:r>
      <w:r w:rsidR="008A2047">
        <w:rPr>
          <w:lang w:val="nl-BE"/>
        </w:rPr>
        <w:t xml:space="preserve"> </w:t>
      </w:r>
      <w:r w:rsidRPr="00AD04D8">
        <w:rPr>
          <w:lang w:val="nl-BE"/>
        </w:rPr>
        <w:t>0003.10 d3g1</w:t>
      </w:r>
    </w:p>
    <w:p w14:paraId="2D1B5840" w14:textId="77777777" w:rsidR="002832DC" w:rsidRPr="00AD04D8" w:rsidRDefault="002832DC" w:rsidP="002832DC">
      <w:pPr>
        <w:pStyle w:val="03aText"/>
        <w:widowControl/>
        <w:rPr>
          <w:lang w:val="nl-BE"/>
        </w:rPr>
      </w:pPr>
    </w:p>
    <w:p w14:paraId="0D156B31" w14:textId="77777777" w:rsidR="002832DC" w:rsidRPr="00AD04D8" w:rsidRDefault="002832DC" w:rsidP="002832DC">
      <w:pPr>
        <w:jc w:val="both"/>
        <w:rPr>
          <w:b/>
          <w:sz w:val="20"/>
          <w:szCs w:val="20"/>
          <w:lang w:val="nl-BE"/>
        </w:rPr>
      </w:pPr>
      <w:r w:rsidRPr="00AD04D8">
        <w:rPr>
          <w:b/>
          <w:sz w:val="20"/>
          <w:szCs w:val="20"/>
          <w:lang w:val="nl-BE"/>
        </w:rPr>
        <w:t xml:space="preserve">1.b4 Pb3 2.Kc3 Pc1 3.b5 Pe2+ 4.Kc4 Pf4 5.b6 Pg6 6.Kd5 Pe7+ 7.Kc5 Pc8 </w:t>
      </w:r>
      <w:r w:rsidR="00CD486A">
        <w:rPr>
          <w:b/>
          <w:sz w:val="20"/>
          <w:szCs w:val="20"/>
          <w:lang w:val="nl-BE"/>
        </w:rPr>
        <w:t>8.b7.Pb6 9.Kxb6</w:t>
      </w:r>
    </w:p>
    <w:p w14:paraId="09BDE569" w14:textId="77777777" w:rsidR="002832DC" w:rsidRPr="00AD04D8" w:rsidRDefault="002832DC" w:rsidP="002832DC">
      <w:pPr>
        <w:pStyle w:val="02bSource"/>
        <w:widowControl/>
        <w:spacing w:line="190" w:lineRule="exact"/>
        <w:ind w:firstLine="113"/>
        <w:rPr>
          <w:b/>
          <w:noProof/>
          <w:lang w:val="nl-BE"/>
        </w:rPr>
      </w:pPr>
      <w:r w:rsidRPr="00AD04D8">
        <w:rPr>
          <w:lang w:val="nl-BE"/>
        </w:rPr>
        <w:br w:type="page"/>
      </w:r>
      <w:r w:rsidR="00840222">
        <w:rPr>
          <w:b/>
          <w:noProof/>
          <w:lang w:val="nl-BE"/>
        </w:rPr>
        <w:lastRenderedPageBreak/>
        <w:t>- 13</w:t>
      </w:r>
      <w:r w:rsidRPr="00AD04D8">
        <w:rPr>
          <w:b/>
          <w:noProof/>
          <w:lang w:val="nl-BE"/>
        </w:rPr>
        <w:t xml:space="preserve"> -</w:t>
      </w:r>
    </w:p>
    <w:p w14:paraId="55169FDF" w14:textId="77777777" w:rsidR="002832DC" w:rsidRPr="00AD04D8" w:rsidRDefault="002832DC" w:rsidP="002832DC">
      <w:pPr>
        <w:pStyle w:val="02bSource"/>
        <w:widowControl/>
        <w:spacing w:line="190" w:lineRule="exact"/>
        <w:ind w:firstLine="113"/>
        <w:rPr>
          <w:lang w:val="nl-BE"/>
        </w:rPr>
      </w:pPr>
    </w:p>
    <w:p w14:paraId="600006BA" w14:textId="77777777" w:rsidR="002832DC" w:rsidRPr="00AD04D8" w:rsidRDefault="002832DC" w:rsidP="002832DC">
      <w:pPr>
        <w:pStyle w:val="02bSource"/>
        <w:widowControl/>
        <w:spacing w:line="190" w:lineRule="exact"/>
        <w:ind w:firstLine="113"/>
        <w:outlineLvl w:val="0"/>
        <w:rPr>
          <w:lang w:val="nl-BE"/>
        </w:rPr>
      </w:pPr>
      <w:r w:rsidRPr="00AD04D8">
        <w:rPr>
          <w:i/>
          <w:iCs/>
          <w:lang w:val="nl-BE"/>
        </w:rPr>
        <w:t>EBUR</w:t>
      </w:r>
      <w:r w:rsidRPr="00AD04D8">
        <w:rPr>
          <w:lang w:val="nl-BE"/>
        </w:rPr>
        <w:t>, 2002</w:t>
      </w:r>
    </w:p>
    <w:p w14:paraId="7C0EE9CE" w14:textId="77777777" w:rsidR="002832DC" w:rsidRPr="00AD04D8" w:rsidRDefault="002832DC" w:rsidP="002832DC">
      <w:pPr>
        <w:pStyle w:val="02bSource"/>
        <w:widowControl/>
        <w:spacing w:line="190" w:lineRule="exact"/>
        <w:ind w:firstLine="113"/>
        <w:rPr>
          <w:lang w:val="nl-BE"/>
        </w:rPr>
      </w:pPr>
    </w:p>
    <w:p w14:paraId="632C74AD" w14:textId="77777777" w:rsidR="002832DC" w:rsidRPr="00AD04D8" w:rsidRDefault="00990285" w:rsidP="002832DC">
      <w:pPr>
        <w:pStyle w:val="02bSource"/>
        <w:widowControl/>
        <w:rPr>
          <w:lang w:val="nl-BE"/>
        </w:rPr>
      </w:pPr>
      <w:r>
        <w:rPr>
          <w:noProof/>
          <w:lang w:val="nl-BE"/>
        </w:rPr>
        <w:object w:dxaOrig="1440" w:dyaOrig="1440" w14:anchorId="056D2E82">
          <v:shape id="_x0000_s1068" type="#_x0000_t75" style="position:absolute;left:0;text-align:left;margin-left:0;margin-top:.3pt;width:152.25pt;height:152.25pt;z-index:251612160;mso-position-horizontal:center">
            <v:imagedata r:id="rId41" o:title=""/>
            <w10:wrap type="square"/>
          </v:shape>
          <o:OLEObject Type="Embed" ProgID="CorelDRAW.Graphic.12" ShapeID="_x0000_s1068" DrawAspect="Content" ObjectID="_1587467674" r:id="rId42"/>
        </w:object>
      </w:r>
    </w:p>
    <w:p w14:paraId="3B84FFF8" w14:textId="77777777" w:rsidR="002832DC" w:rsidRPr="00AD04D8" w:rsidRDefault="002832DC" w:rsidP="002832DC">
      <w:pPr>
        <w:rPr>
          <w:sz w:val="20"/>
          <w:szCs w:val="20"/>
          <w:lang w:val="nl-BE"/>
        </w:rPr>
      </w:pPr>
      <w:r w:rsidRPr="00AD04D8">
        <w:rPr>
          <w:b/>
          <w:lang w:val="nl-BE"/>
        </w:rPr>
        <w:t>+</w:t>
      </w:r>
      <w:r w:rsidR="00FA61AA">
        <w:rPr>
          <w:sz w:val="20"/>
          <w:szCs w:val="20"/>
          <w:lang w:val="nl-BE"/>
        </w:rPr>
        <w:t xml:space="preserve">                           </w:t>
      </w:r>
      <w:r w:rsidR="004769BE">
        <w:rPr>
          <w:sz w:val="20"/>
          <w:szCs w:val="20"/>
          <w:lang w:val="nl-BE"/>
        </w:rPr>
        <w:t xml:space="preserve"> </w:t>
      </w:r>
      <w:r w:rsidR="00FA61AA">
        <w:rPr>
          <w:sz w:val="20"/>
          <w:szCs w:val="20"/>
          <w:lang w:val="nl-BE"/>
        </w:rPr>
        <w:t xml:space="preserve">  </w:t>
      </w:r>
      <w:r w:rsidR="002C5183">
        <w:rPr>
          <w:sz w:val="20"/>
          <w:szCs w:val="20"/>
          <w:lang w:val="nl-BE"/>
        </w:rPr>
        <w:t>4001.00 g4</w:t>
      </w:r>
      <w:r w:rsidRPr="00AD04D8">
        <w:rPr>
          <w:sz w:val="20"/>
          <w:szCs w:val="20"/>
          <w:lang w:val="nl-BE"/>
        </w:rPr>
        <w:t>e4</w:t>
      </w:r>
    </w:p>
    <w:p w14:paraId="785C8EE1" w14:textId="77777777" w:rsidR="002832DC" w:rsidRPr="00AD04D8" w:rsidRDefault="002832DC" w:rsidP="002832DC">
      <w:pPr>
        <w:rPr>
          <w:sz w:val="20"/>
          <w:szCs w:val="20"/>
          <w:lang w:val="nl-BE"/>
        </w:rPr>
      </w:pPr>
    </w:p>
    <w:p w14:paraId="11E23A03" w14:textId="77777777" w:rsidR="002832DC" w:rsidRPr="00AD04D8" w:rsidRDefault="002832DC" w:rsidP="002832DC">
      <w:pPr>
        <w:rPr>
          <w:b/>
          <w:sz w:val="20"/>
          <w:szCs w:val="20"/>
          <w:lang w:val="nl-BE"/>
        </w:rPr>
      </w:pPr>
      <w:r w:rsidRPr="00AD04D8">
        <w:rPr>
          <w:b/>
          <w:sz w:val="20"/>
          <w:szCs w:val="20"/>
          <w:lang w:val="nl-BE"/>
        </w:rPr>
        <w:tab/>
        <w:t>1.Df5+</w:t>
      </w:r>
      <w:r w:rsidRPr="00AD04D8">
        <w:rPr>
          <w:b/>
          <w:sz w:val="20"/>
          <w:szCs w:val="20"/>
          <w:lang w:val="nl-BE"/>
        </w:rPr>
        <w:tab/>
      </w:r>
      <w:r w:rsidRPr="00AD04D8">
        <w:rPr>
          <w:b/>
          <w:sz w:val="20"/>
          <w:szCs w:val="20"/>
          <w:lang w:val="nl-BE"/>
        </w:rPr>
        <w:tab/>
        <w:t>Ke3</w:t>
      </w:r>
    </w:p>
    <w:p w14:paraId="2ED84AB3"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2.De6+</w:t>
      </w:r>
      <w:r w:rsidRPr="00AD04D8">
        <w:rPr>
          <w:b/>
          <w:sz w:val="20"/>
          <w:szCs w:val="20"/>
          <w:lang w:val="nl-BE"/>
        </w:rPr>
        <w:tab/>
      </w:r>
      <w:r w:rsidRPr="00AD04D8">
        <w:rPr>
          <w:b/>
          <w:sz w:val="20"/>
          <w:szCs w:val="20"/>
          <w:lang w:val="nl-BE"/>
        </w:rPr>
        <w:tab/>
        <w:t>Kd3</w:t>
      </w:r>
    </w:p>
    <w:p w14:paraId="3AB6850D" w14:textId="77777777" w:rsidR="002832DC" w:rsidRPr="00AD04D8" w:rsidRDefault="002832DC" w:rsidP="002832DC">
      <w:pPr>
        <w:rPr>
          <w:b/>
          <w:sz w:val="20"/>
          <w:szCs w:val="20"/>
          <w:lang w:val="nl-BE"/>
        </w:rPr>
      </w:pPr>
      <w:r>
        <w:rPr>
          <w:i/>
          <w:sz w:val="20"/>
          <w:szCs w:val="20"/>
          <w:lang w:val="nl-BE"/>
        </w:rPr>
        <w:t xml:space="preserve">             </w:t>
      </w:r>
      <w:r w:rsidRPr="00AD04D8">
        <w:rPr>
          <w:b/>
          <w:sz w:val="20"/>
          <w:szCs w:val="20"/>
          <w:lang w:val="nl-BE"/>
        </w:rPr>
        <w:t>3.Db3+</w:t>
      </w:r>
      <w:r w:rsidRPr="00AD04D8">
        <w:rPr>
          <w:b/>
          <w:sz w:val="20"/>
          <w:szCs w:val="20"/>
          <w:lang w:val="nl-BE"/>
        </w:rPr>
        <w:tab/>
      </w:r>
      <w:r w:rsidRPr="00AD04D8">
        <w:rPr>
          <w:b/>
          <w:sz w:val="20"/>
          <w:szCs w:val="20"/>
          <w:lang w:val="nl-BE"/>
        </w:rPr>
        <w:tab/>
        <w:t>Ke2</w:t>
      </w:r>
    </w:p>
    <w:p w14:paraId="071B1D44" w14:textId="77777777" w:rsidR="002832DC" w:rsidRPr="00AD04D8" w:rsidRDefault="002832DC" w:rsidP="002832DC">
      <w:pPr>
        <w:rPr>
          <w:sz w:val="20"/>
          <w:szCs w:val="20"/>
          <w:lang w:val="nl-BE"/>
        </w:rPr>
      </w:pPr>
      <w:r w:rsidRPr="00AD04D8">
        <w:rPr>
          <w:sz w:val="20"/>
          <w:szCs w:val="20"/>
          <w:lang w:val="nl-BE"/>
        </w:rPr>
        <w:t>3…Ke4</w:t>
      </w:r>
      <w:r w:rsidR="009C7703">
        <w:rPr>
          <w:sz w:val="20"/>
          <w:szCs w:val="20"/>
          <w:lang w:val="nl-BE"/>
        </w:rPr>
        <w:t>?</w:t>
      </w:r>
      <w:r w:rsidRPr="00AD04D8">
        <w:rPr>
          <w:sz w:val="20"/>
          <w:szCs w:val="20"/>
          <w:lang w:val="nl-BE"/>
        </w:rPr>
        <w:t xml:space="preserve"> 4.Db1+ Kd5 5.Dd3+ Kc6 6.Pe5+ </w:t>
      </w:r>
      <w:r w:rsidR="00C42700" w:rsidRPr="00C42700">
        <w:rPr>
          <w:i/>
          <w:sz w:val="20"/>
          <w:szCs w:val="20"/>
          <w:lang w:val="nl-BE"/>
        </w:rPr>
        <w:t>(Z</w:t>
      </w:r>
      <w:r w:rsidRPr="00C42700">
        <w:rPr>
          <w:i/>
          <w:sz w:val="20"/>
          <w:szCs w:val="20"/>
          <w:lang w:val="nl-BE"/>
        </w:rPr>
        <w:t>ie zet 8</w:t>
      </w:r>
      <w:r w:rsidR="00A9083C" w:rsidRPr="00C42700">
        <w:rPr>
          <w:i/>
          <w:sz w:val="20"/>
          <w:szCs w:val="20"/>
          <w:lang w:val="nl-BE"/>
        </w:rPr>
        <w:t>.</w:t>
      </w:r>
      <w:r w:rsidRPr="00C42700">
        <w:rPr>
          <w:i/>
          <w:sz w:val="20"/>
          <w:szCs w:val="20"/>
          <w:lang w:val="nl-BE"/>
        </w:rPr>
        <w:t xml:space="preserve"> in de hoofdvari-ant.</w:t>
      </w:r>
      <w:r w:rsidR="00C42700" w:rsidRPr="00C42700">
        <w:rPr>
          <w:i/>
          <w:sz w:val="20"/>
          <w:szCs w:val="20"/>
          <w:lang w:val="nl-BE"/>
        </w:rPr>
        <w:t>)</w:t>
      </w:r>
    </w:p>
    <w:p w14:paraId="363E6F81"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4.Dc2+</w:t>
      </w:r>
      <w:r w:rsidRPr="00AD04D8">
        <w:rPr>
          <w:b/>
          <w:sz w:val="20"/>
          <w:szCs w:val="20"/>
          <w:lang w:val="nl-BE"/>
        </w:rPr>
        <w:tab/>
      </w:r>
      <w:r w:rsidRPr="00AD04D8">
        <w:rPr>
          <w:b/>
          <w:sz w:val="20"/>
          <w:szCs w:val="20"/>
          <w:lang w:val="nl-BE"/>
        </w:rPr>
        <w:tab/>
        <w:t>Ke3</w:t>
      </w:r>
    </w:p>
    <w:p w14:paraId="14486B60"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5.Dd2+</w:t>
      </w:r>
      <w:r w:rsidRPr="00AD04D8">
        <w:rPr>
          <w:b/>
          <w:sz w:val="20"/>
          <w:szCs w:val="20"/>
          <w:lang w:val="nl-BE"/>
        </w:rPr>
        <w:tab/>
      </w:r>
      <w:r w:rsidRPr="00AD04D8">
        <w:rPr>
          <w:b/>
          <w:sz w:val="20"/>
          <w:szCs w:val="20"/>
          <w:lang w:val="nl-BE"/>
        </w:rPr>
        <w:tab/>
        <w:t>Ke4</w:t>
      </w:r>
    </w:p>
    <w:p w14:paraId="394C0E9A"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6.De2+</w:t>
      </w:r>
      <w:r w:rsidRPr="00AD04D8">
        <w:rPr>
          <w:b/>
          <w:sz w:val="20"/>
          <w:szCs w:val="20"/>
          <w:lang w:val="nl-BE"/>
        </w:rPr>
        <w:tab/>
      </w:r>
      <w:r w:rsidRPr="00AD04D8">
        <w:rPr>
          <w:b/>
          <w:sz w:val="20"/>
          <w:szCs w:val="20"/>
          <w:lang w:val="nl-BE"/>
        </w:rPr>
        <w:tab/>
        <w:t>Kd5</w:t>
      </w:r>
    </w:p>
    <w:p w14:paraId="35D903C9" w14:textId="77777777" w:rsidR="002832DC" w:rsidRPr="005C174F" w:rsidRDefault="002832DC" w:rsidP="002832DC">
      <w:pPr>
        <w:rPr>
          <w:b/>
          <w:sz w:val="20"/>
          <w:szCs w:val="20"/>
          <w:lang w:val="nl-BE"/>
        </w:rPr>
      </w:pPr>
      <w:r>
        <w:rPr>
          <w:b/>
          <w:sz w:val="20"/>
          <w:szCs w:val="20"/>
          <w:lang w:val="nl-BE"/>
        </w:rPr>
        <w:t xml:space="preserve">             </w:t>
      </w:r>
      <w:r w:rsidRPr="005C174F">
        <w:rPr>
          <w:b/>
          <w:sz w:val="20"/>
          <w:szCs w:val="20"/>
          <w:lang w:val="nl-BE"/>
        </w:rPr>
        <w:t>7.Dd3+</w:t>
      </w:r>
      <w:r w:rsidRPr="005C174F">
        <w:rPr>
          <w:b/>
          <w:sz w:val="20"/>
          <w:szCs w:val="20"/>
          <w:lang w:val="nl-BE"/>
        </w:rPr>
        <w:tab/>
      </w:r>
      <w:r w:rsidRPr="005C174F">
        <w:rPr>
          <w:b/>
          <w:sz w:val="20"/>
          <w:szCs w:val="20"/>
          <w:lang w:val="nl-BE"/>
        </w:rPr>
        <w:tab/>
        <w:t>Kc6</w:t>
      </w:r>
    </w:p>
    <w:p w14:paraId="617307B1" w14:textId="77777777" w:rsidR="002832DC" w:rsidRPr="00AD04D8" w:rsidRDefault="002832DC" w:rsidP="002832DC">
      <w:pPr>
        <w:rPr>
          <w:b/>
          <w:sz w:val="20"/>
          <w:szCs w:val="20"/>
          <w:lang w:val="nl-BE"/>
        </w:rPr>
      </w:pPr>
      <w:r w:rsidRPr="005C174F">
        <w:rPr>
          <w:b/>
          <w:sz w:val="20"/>
          <w:szCs w:val="20"/>
          <w:lang w:val="nl-BE"/>
        </w:rPr>
        <w:t xml:space="preserve">             8.Pe5+</w:t>
      </w:r>
      <w:r w:rsidRPr="005C174F">
        <w:rPr>
          <w:b/>
          <w:sz w:val="20"/>
          <w:szCs w:val="20"/>
          <w:lang w:val="nl-BE"/>
        </w:rPr>
        <w:tab/>
      </w:r>
      <w:r w:rsidR="002F4485">
        <w:rPr>
          <w:b/>
          <w:sz w:val="20"/>
          <w:szCs w:val="20"/>
          <w:lang w:val="nl-BE"/>
        </w:rPr>
        <w:tab/>
        <w:t>Kb6</w:t>
      </w:r>
      <w:r w:rsidRPr="005C174F">
        <w:rPr>
          <w:b/>
          <w:sz w:val="20"/>
          <w:szCs w:val="20"/>
          <w:lang w:val="nl-BE"/>
        </w:rPr>
        <w:tab/>
      </w:r>
    </w:p>
    <w:p w14:paraId="14FAEAB1"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 xml:space="preserve">9.Db3+ </w:t>
      </w:r>
      <w:r w:rsidRPr="00AD04D8">
        <w:rPr>
          <w:b/>
          <w:sz w:val="20"/>
          <w:szCs w:val="20"/>
          <w:lang w:val="nl-BE"/>
        </w:rPr>
        <w:tab/>
        <w:t>Kc7</w:t>
      </w:r>
    </w:p>
    <w:p w14:paraId="790A5686"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 xml:space="preserve">10.Df7+ </w:t>
      </w:r>
      <w:r w:rsidRPr="00AD04D8">
        <w:rPr>
          <w:b/>
          <w:sz w:val="20"/>
          <w:szCs w:val="20"/>
          <w:lang w:val="nl-BE"/>
        </w:rPr>
        <w:tab/>
      </w:r>
      <w:r>
        <w:rPr>
          <w:b/>
          <w:sz w:val="20"/>
          <w:szCs w:val="20"/>
          <w:lang w:val="nl-BE"/>
        </w:rPr>
        <w:tab/>
      </w:r>
      <w:r w:rsidRPr="00AD04D8">
        <w:rPr>
          <w:b/>
          <w:sz w:val="20"/>
          <w:szCs w:val="20"/>
          <w:lang w:val="nl-BE"/>
        </w:rPr>
        <w:t>Kb6</w:t>
      </w:r>
    </w:p>
    <w:p w14:paraId="1CA644CC"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11.Pc4+</w:t>
      </w:r>
      <w:r>
        <w:rPr>
          <w:b/>
          <w:sz w:val="20"/>
          <w:szCs w:val="20"/>
          <w:lang w:val="nl-BE"/>
        </w:rPr>
        <w:tab/>
      </w:r>
      <w:r w:rsidRPr="00AD04D8">
        <w:rPr>
          <w:b/>
          <w:sz w:val="20"/>
          <w:szCs w:val="20"/>
          <w:lang w:val="nl-BE"/>
        </w:rPr>
        <w:tab/>
        <w:t>Ka6</w:t>
      </w:r>
    </w:p>
    <w:p w14:paraId="31AA122A"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12.De6+</w:t>
      </w:r>
      <w:r w:rsidRPr="00AD04D8">
        <w:rPr>
          <w:b/>
          <w:sz w:val="20"/>
          <w:szCs w:val="20"/>
          <w:lang w:val="nl-BE"/>
        </w:rPr>
        <w:tab/>
      </w:r>
      <w:r>
        <w:rPr>
          <w:b/>
          <w:sz w:val="20"/>
          <w:szCs w:val="20"/>
          <w:lang w:val="nl-BE"/>
        </w:rPr>
        <w:tab/>
      </w:r>
      <w:r w:rsidRPr="00AD04D8">
        <w:rPr>
          <w:b/>
          <w:sz w:val="20"/>
          <w:szCs w:val="20"/>
          <w:lang w:val="nl-BE"/>
        </w:rPr>
        <w:t>Kb7</w:t>
      </w:r>
    </w:p>
    <w:p w14:paraId="648796BE" w14:textId="77777777" w:rsidR="002832DC" w:rsidRPr="00AD04D8" w:rsidRDefault="002832DC" w:rsidP="002832DC">
      <w:pPr>
        <w:rPr>
          <w:sz w:val="20"/>
          <w:szCs w:val="20"/>
          <w:lang w:val="nl-BE"/>
        </w:rPr>
      </w:pPr>
      <w:r w:rsidRPr="00AD04D8">
        <w:rPr>
          <w:sz w:val="20"/>
          <w:szCs w:val="20"/>
          <w:lang w:val="nl-BE"/>
        </w:rPr>
        <w:t>12…Kb5</w:t>
      </w:r>
      <w:r w:rsidR="009C7703">
        <w:rPr>
          <w:sz w:val="20"/>
          <w:szCs w:val="20"/>
          <w:lang w:val="nl-BE"/>
        </w:rPr>
        <w:t>?</w:t>
      </w:r>
      <w:r w:rsidRPr="00AD04D8">
        <w:rPr>
          <w:sz w:val="20"/>
          <w:szCs w:val="20"/>
          <w:lang w:val="nl-BE"/>
        </w:rPr>
        <w:t xml:space="preserve"> 13.Pd6+ Kc8 14.De3+ en 15.Dxa7.</w:t>
      </w:r>
    </w:p>
    <w:p w14:paraId="40AEEDC9" w14:textId="77777777" w:rsidR="002832DC" w:rsidRPr="00AD04D8" w:rsidRDefault="002832DC" w:rsidP="002832DC">
      <w:pPr>
        <w:rPr>
          <w:b/>
          <w:sz w:val="20"/>
          <w:szCs w:val="20"/>
          <w:lang w:val="nl-BE"/>
        </w:rPr>
      </w:pPr>
      <w:r>
        <w:rPr>
          <w:sz w:val="20"/>
          <w:szCs w:val="20"/>
          <w:lang w:val="nl-BE"/>
        </w:rPr>
        <w:t xml:space="preserve">           </w:t>
      </w:r>
      <w:r w:rsidRPr="00AD04D8">
        <w:rPr>
          <w:b/>
          <w:sz w:val="20"/>
          <w:szCs w:val="20"/>
          <w:lang w:val="nl-BE"/>
        </w:rPr>
        <w:t>13.Pd6+</w:t>
      </w:r>
      <w:r>
        <w:rPr>
          <w:b/>
          <w:sz w:val="20"/>
          <w:szCs w:val="20"/>
          <w:lang w:val="nl-BE"/>
        </w:rPr>
        <w:tab/>
      </w:r>
      <w:r w:rsidR="0047079F">
        <w:rPr>
          <w:b/>
          <w:sz w:val="20"/>
          <w:szCs w:val="20"/>
          <w:lang w:val="nl-BE"/>
        </w:rPr>
        <w:tab/>
      </w:r>
      <w:r w:rsidRPr="00AD04D8">
        <w:rPr>
          <w:b/>
          <w:sz w:val="20"/>
          <w:szCs w:val="20"/>
          <w:lang w:val="nl-BE"/>
        </w:rPr>
        <w:t>Kb6</w:t>
      </w:r>
    </w:p>
    <w:p w14:paraId="11E50E0A" w14:textId="77777777" w:rsidR="00CD486A" w:rsidRDefault="00CD486A" w:rsidP="00CD486A">
      <w:pPr>
        <w:ind w:left="708" w:hanging="708"/>
        <w:jc w:val="both"/>
        <w:rPr>
          <w:b/>
          <w:sz w:val="20"/>
          <w:szCs w:val="20"/>
          <w:lang w:val="nl-BE"/>
        </w:rPr>
      </w:pPr>
      <w:r>
        <w:rPr>
          <w:b/>
          <w:sz w:val="20"/>
          <w:szCs w:val="20"/>
          <w:lang w:val="nl-BE"/>
        </w:rPr>
        <w:t xml:space="preserve">           </w:t>
      </w:r>
      <w:r w:rsidR="002832DC" w:rsidRPr="00AD04D8">
        <w:rPr>
          <w:b/>
          <w:sz w:val="20"/>
          <w:szCs w:val="20"/>
          <w:lang w:val="nl-BE"/>
        </w:rPr>
        <w:t>14.Pc8+</w:t>
      </w:r>
      <w:r w:rsidR="002832DC" w:rsidRPr="00AD04D8">
        <w:rPr>
          <w:b/>
          <w:sz w:val="20"/>
          <w:szCs w:val="20"/>
          <w:lang w:val="nl-BE"/>
        </w:rPr>
        <w:tab/>
      </w:r>
      <w:r>
        <w:rPr>
          <w:b/>
          <w:sz w:val="20"/>
          <w:szCs w:val="20"/>
          <w:lang w:val="nl-BE"/>
        </w:rPr>
        <w:tab/>
        <w:t>Kc7</w:t>
      </w:r>
      <w:r w:rsidR="0047079F">
        <w:rPr>
          <w:b/>
          <w:sz w:val="20"/>
          <w:szCs w:val="20"/>
          <w:lang w:val="nl-BE"/>
        </w:rPr>
        <w:t xml:space="preserve"> </w:t>
      </w:r>
    </w:p>
    <w:p w14:paraId="1B585D31" w14:textId="77777777" w:rsidR="002832DC" w:rsidRPr="00AD04D8" w:rsidRDefault="0047079F" w:rsidP="00CD486A">
      <w:pPr>
        <w:ind w:left="708" w:hanging="708"/>
        <w:jc w:val="both"/>
        <w:rPr>
          <w:b/>
          <w:sz w:val="20"/>
          <w:szCs w:val="20"/>
          <w:lang w:val="nl-BE"/>
        </w:rPr>
      </w:pPr>
      <w:r>
        <w:rPr>
          <w:b/>
          <w:sz w:val="20"/>
          <w:szCs w:val="20"/>
          <w:lang w:val="nl-BE"/>
        </w:rPr>
        <w:t xml:space="preserve">          </w:t>
      </w:r>
      <w:r w:rsidR="00CD486A">
        <w:rPr>
          <w:b/>
          <w:sz w:val="20"/>
          <w:szCs w:val="20"/>
          <w:lang w:val="nl-BE"/>
        </w:rPr>
        <w:t xml:space="preserve"> </w:t>
      </w:r>
      <w:r w:rsidR="002832DC" w:rsidRPr="00AD04D8">
        <w:rPr>
          <w:b/>
          <w:sz w:val="20"/>
          <w:szCs w:val="20"/>
          <w:lang w:val="nl-BE"/>
        </w:rPr>
        <w:t>15.Pxa7</w:t>
      </w:r>
    </w:p>
    <w:p w14:paraId="27FBE630" w14:textId="77777777" w:rsidR="002832DC" w:rsidRDefault="002832DC" w:rsidP="002832DC">
      <w:pPr>
        <w:rPr>
          <w:b/>
          <w:sz w:val="20"/>
          <w:szCs w:val="20"/>
          <w:lang w:val="nl-BE"/>
        </w:rPr>
      </w:pPr>
    </w:p>
    <w:p w14:paraId="05BA7A8F" w14:textId="77777777" w:rsidR="00B23F45" w:rsidRDefault="00B23F45" w:rsidP="002832DC">
      <w:pPr>
        <w:rPr>
          <w:b/>
          <w:sz w:val="20"/>
          <w:szCs w:val="20"/>
          <w:lang w:val="nl-BE"/>
        </w:rPr>
      </w:pPr>
    </w:p>
    <w:p w14:paraId="5DFC7F7D" w14:textId="77777777" w:rsidR="00B23F45" w:rsidRDefault="00B23F45" w:rsidP="002832DC">
      <w:pPr>
        <w:rPr>
          <w:b/>
          <w:sz w:val="20"/>
          <w:szCs w:val="20"/>
          <w:lang w:val="nl-BE"/>
        </w:rPr>
      </w:pPr>
    </w:p>
    <w:p w14:paraId="3AB3B973" w14:textId="77777777" w:rsidR="00B23F45" w:rsidRPr="00AD04D8" w:rsidRDefault="00B23F45" w:rsidP="002832DC">
      <w:pPr>
        <w:rPr>
          <w:b/>
          <w:sz w:val="20"/>
          <w:szCs w:val="20"/>
          <w:lang w:val="nl-BE"/>
        </w:rPr>
      </w:pPr>
    </w:p>
    <w:p w14:paraId="1BDE3EDB" w14:textId="77777777" w:rsidR="002832DC" w:rsidRPr="00AD04D8" w:rsidRDefault="002832DC" w:rsidP="00FA61AA">
      <w:pPr>
        <w:jc w:val="both"/>
        <w:rPr>
          <w:b/>
          <w:sz w:val="20"/>
          <w:szCs w:val="20"/>
          <w:lang w:val="nl-BE"/>
        </w:rPr>
      </w:pPr>
      <w:r w:rsidRPr="00AD04D8">
        <w:rPr>
          <w:sz w:val="20"/>
          <w:szCs w:val="20"/>
          <w:lang w:val="nl-BE"/>
        </w:rPr>
        <w:t>In 1913</w:t>
      </w:r>
      <w:r w:rsidR="00270660">
        <w:rPr>
          <w:sz w:val="20"/>
          <w:szCs w:val="20"/>
          <w:lang w:val="nl-BE"/>
        </w:rPr>
        <w:t xml:space="preserve"> </w:t>
      </w:r>
      <w:r w:rsidRPr="00AD04D8">
        <w:rPr>
          <w:sz w:val="20"/>
          <w:szCs w:val="20"/>
          <w:lang w:val="nl-BE"/>
        </w:rPr>
        <w:t>publiceerde Carel Mann in het</w:t>
      </w:r>
      <w:r w:rsidR="00841651">
        <w:rPr>
          <w:sz w:val="20"/>
          <w:szCs w:val="20"/>
          <w:lang w:val="nl-BE"/>
        </w:rPr>
        <w:t xml:space="preserve"> </w:t>
      </w:r>
      <w:r w:rsidRPr="00AD04D8">
        <w:rPr>
          <w:i/>
          <w:iCs/>
          <w:sz w:val="20"/>
          <w:szCs w:val="20"/>
          <w:lang w:val="nl-BE"/>
        </w:rPr>
        <w:t>Utrechts Dagblad</w:t>
      </w:r>
      <w:r w:rsidRPr="00AD04D8">
        <w:rPr>
          <w:sz w:val="20"/>
          <w:szCs w:val="20"/>
          <w:lang w:val="nl-BE"/>
        </w:rPr>
        <w:t xml:space="preserve"> dezelfde maljut</w:t>
      </w:r>
      <w:r w:rsidRPr="00AD04D8">
        <w:rPr>
          <w:sz w:val="20"/>
          <w:szCs w:val="20"/>
          <w:lang w:val="nl-BE"/>
        </w:rPr>
        <w:softHyphen/>
        <w:t xml:space="preserve">ka met de oplossing: </w:t>
      </w:r>
    </w:p>
    <w:p w14:paraId="381E1560" w14:textId="77777777" w:rsidR="002832DC" w:rsidRPr="00AD04D8" w:rsidRDefault="002832DC" w:rsidP="002832DC">
      <w:pPr>
        <w:pStyle w:val="03cOpmerking"/>
        <w:widowControl/>
        <w:spacing w:before="200"/>
        <w:rPr>
          <w:lang w:val="nl-BE"/>
        </w:rPr>
      </w:pPr>
      <w:r w:rsidRPr="00AD04D8">
        <w:rPr>
          <w:lang w:val="nl-BE"/>
        </w:rPr>
        <w:t xml:space="preserve">1.Kf5+ Ke3 2.De6+ Kd3 3.Db3+ Ke4 </w:t>
      </w:r>
      <w:r w:rsidRPr="00C42700">
        <w:rPr>
          <w:b/>
          <w:lang w:val="nl-BE"/>
        </w:rPr>
        <w:t xml:space="preserve">4.Dc2+ </w:t>
      </w:r>
      <w:r w:rsidRPr="00AD04D8">
        <w:rPr>
          <w:i/>
          <w:iCs/>
          <w:lang w:val="nl-BE"/>
        </w:rPr>
        <w:t>(</w:t>
      </w:r>
      <w:r w:rsidRPr="00C42700">
        <w:rPr>
          <w:b/>
          <w:i/>
          <w:iCs/>
          <w:lang w:val="nl-BE"/>
        </w:rPr>
        <w:t>4.Db1+</w:t>
      </w:r>
      <w:r w:rsidRPr="00AD04D8">
        <w:rPr>
          <w:i/>
          <w:iCs/>
          <w:lang w:val="nl-BE"/>
        </w:rPr>
        <w:t xml:space="preserve"> wint iets sneller) </w:t>
      </w:r>
      <w:r w:rsidRPr="00AD04D8">
        <w:rPr>
          <w:lang w:val="nl-BE"/>
        </w:rPr>
        <w:t xml:space="preserve">4…Kd5  5.Dd3+ Ke6 6.Pd4+ Kf6 7.Df5+ Kg7 8.Pe6+ Kg8 </w:t>
      </w:r>
      <w:r w:rsidRPr="00C42700">
        <w:rPr>
          <w:b/>
          <w:lang w:val="nl-BE"/>
        </w:rPr>
        <w:t>9.Dg6+</w:t>
      </w:r>
      <w:r w:rsidRPr="00AD04D8">
        <w:rPr>
          <w:lang w:val="nl-BE"/>
        </w:rPr>
        <w:t xml:space="preserve"> </w:t>
      </w:r>
      <w:r w:rsidRPr="00AD04D8">
        <w:rPr>
          <w:i/>
          <w:iCs/>
          <w:lang w:val="nl-BE"/>
        </w:rPr>
        <w:t xml:space="preserve">(Hier wint ook </w:t>
      </w:r>
      <w:r w:rsidRPr="00C42700">
        <w:rPr>
          <w:b/>
          <w:i/>
          <w:iCs/>
          <w:lang w:val="nl-BE"/>
        </w:rPr>
        <w:t>9.Df8+</w:t>
      </w:r>
      <w:r w:rsidRPr="00AD04D8">
        <w:rPr>
          <w:i/>
          <w:iCs/>
          <w:lang w:val="nl-BE"/>
        </w:rPr>
        <w:t xml:space="preserve"> Kh7 10.Dg5+ Kg6 11.Df5+ Kg7 12.Dh7+ K~ 13.Dxa7) </w:t>
      </w:r>
      <w:r w:rsidRPr="00AD04D8">
        <w:rPr>
          <w:lang w:val="nl-BE"/>
        </w:rPr>
        <w:t xml:space="preserve">9…Kh8 </w:t>
      </w:r>
      <w:r w:rsidRPr="00C42700">
        <w:rPr>
          <w:b/>
          <w:lang w:val="nl-BE"/>
        </w:rPr>
        <w:t>10.De8+</w:t>
      </w:r>
      <w:r w:rsidRPr="00AD04D8">
        <w:rPr>
          <w:lang w:val="nl-BE"/>
        </w:rPr>
        <w:t xml:space="preserve"> </w:t>
      </w:r>
      <w:r w:rsidRPr="00AD04D8">
        <w:rPr>
          <w:i/>
          <w:iCs/>
          <w:lang w:val="nl-BE"/>
        </w:rPr>
        <w:t>(</w:t>
      </w:r>
      <w:r w:rsidRPr="00C42700">
        <w:rPr>
          <w:b/>
          <w:i/>
          <w:iCs/>
          <w:lang w:val="nl-BE"/>
        </w:rPr>
        <w:t xml:space="preserve">10.Df6+ </w:t>
      </w:r>
      <w:r w:rsidRPr="00AD04D8">
        <w:rPr>
          <w:i/>
          <w:iCs/>
          <w:lang w:val="nl-BE"/>
        </w:rPr>
        <w:t xml:space="preserve">wint eveneens) </w:t>
      </w:r>
      <w:r w:rsidRPr="00AD04D8">
        <w:rPr>
          <w:lang w:val="nl-BE"/>
        </w:rPr>
        <w:t xml:space="preserve">10…Kh7 11.Kh5 Db7 12.Dg6+ Kh8 13.Df6+ Kh7 </w:t>
      </w:r>
      <w:r w:rsidRPr="00C42700">
        <w:rPr>
          <w:b/>
          <w:lang w:val="nl-BE"/>
        </w:rPr>
        <w:t>14.Df5+</w:t>
      </w:r>
      <w:r w:rsidRPr="00AD04D8">
        <w:rPr>
          <w:lang w:val="nl-BE"/>
        </w:rPr>
        <w:t xml:space="preserve"> </w:t>
      </w:r>
      <w:r w:rsidRPr="00AD04D8">
        <w:rPr>
          <w:i/>
          <w:iCs/>
          <w:lang w:val="nl-BE"/>
        </w:rPr>
        <w:t xml:space="preserve">(En ook hier is </w:t>
      </w:r>
      <w:r w:rsidRPr="00C42700">
        <w:rPr>
          <w:b/>
          <w:i/>
          <w:iCs/>
          <w:lang w:val="nl-BE"/>
        </w:rPr>
        <w:t>14.Dh6+</w:t>
      </w:r>
      <w:r w:rsidRPr="00AD04D8">
        <w:rPr>
          <w:i/>
          <w:iCs/>
          <w:lang w:val="nl-BE"/>
        </w:rPr>
        <w:t xml:space="preserve"> goed) </w:t>
      </w:r>
      <w:r w:rsidRPr="00AD04D8">
        <w:rPr>
          <w:lang w:val="nl-BE"/>
        </w:rPr>
        <w:t>14…Kg8 15.Df8+ Kh7 16.Pg5+ en mat.</w:t>
      </w:r>
    </w:p>
    <w:p w14:paraId="7526D817" w14:textId="77777777" w:rsidR="002832DC" w:rsidRPr="00AD04D8" w:rsidRDefault="002832DC" w:rsidP="002832DC">
      <w:pPr>
        <w:spacing w:line="220" w:lineRule="exact"/>
        <w:jc w:val="both"/>
        <w:rPr>
          <w:sz w:val="20"/>
          <w:szCs w:val="20"/>
          <w:lang w:val="nl-BE"/>
        </w:rPr>
      </w:pPr>
    </w:p>
    <w:p w14:paraId="6E3CF0D9" w14:textId="77777777" w:rsidR="002832DC" w:rsidRPr="00AD04D8" w:rsidRDefault="002832DC" w:rsidP="002832DC">
      <w:pPr>
        <w:spacing w:line="220" w:lineRule="exact"/>
        <w:jc w:val="both"/>
        <w:rPr>
          <w:lang w:val="nl-BE"/>
        </w:rPr>
      </w:pPr>
      <w:r w:rsidRPr="00AD04D8">
        <w:rPr>
          <w:sz w:val="20"/>
          <w:szCs w:val="20"/>
          <w:lang w:val="nl-BE"/>
        </w:rPr>
        <w:t>Ik heb e</w:t>
      </w:r>
      <w:r w:rsidR="008E3CF5">
        <w:rPr>
          <w:sz w:val="20"/>
          <w:szCs w:val="20"/>
          <w:lang w:val="nl-BE"/>
        </w:rPr>
        <w:t xml:space="preserve">r nu, omzeggens een eeuw </w:t>
      </w:r>
      <w:r w:rsidR="00707B39">
        <w:rPr>
          <w:sz w:val="20"/>
          <w:szCs w:val="20"/>
          <w:lang w:val="nl-BE"/>
        </w:rPr>
        <w:t>later (!)</w:t>
      </w:r>
      <w:r w:rsidR="008E3CF5">
        <w:rPr>
          <w:sz w:val="20"/>
          <w:szCs w:val="20"/>
          <w:lang w:val="nl-BE"/>
        </w:rPr>
        <w:t xml:space="preserve"> grote schoonmaak in ge</w:t>
      </w:r>
      <w:r w:rsidR="00942BE0">
        <w:rPr>
          <w:sz w:val="20"/>
          <w:szCs w:val="20"/>
          <w:lang w:val="nl-BE"/>
        </w:rPr>
        <w:t>-hou</w:t>
      </w:r>
      <w:r w:rsidRPr="00AD04D8">
        <w:rPr>
          <w:sz w:val="20"/>
          <w:szCs w:val="20"/>
          <w:lang w:val="nl-BE"/>
        </w:rPr>
        <w:t xml:space="preserve">den, door alle duals weg te vegen. </w:t>
      </w:r>
    </w:p>
    <w:p w14:paraId="32F0B6D5" w14:textId="77777777" w:rsidR="002832DC" w:rsidRPr="00AD04D8" w:rsidRDefault="002832DC" w:rsidP="002832DC">
      <w:pPr>
        <w:pStyle w:val="02bSource"/>
        <w:widowControl/>
        <w:spacing w:line="190" w:lineRule="exact"/>
        <w:ind w:firstLine="113"/>
        <w:rPr>
          <w:b/>
          <w:noProof/>
          <w:lang w:val="nl-BE"/>
        </w:rPr>
      </w:pPr>
      <w:r w:rsidRPr="00AD04D8">
        <w:rPr>
          <w:lang w:val="nl-BE"/>
        </w:rPr>
        <w:br w:type="page"/>
      </w:r>
      <w:r w:rsidRPr="00AD04D8">
        <w:rPr>
          <w:b/>
          <w:noProof/>
          <w:lang w:val="nl-BE"/>
        </w:rPr>
        <w:lastRenderedPageBreak/>
        <w:t>- 14 -</w:t>
      </w:r>
    </w:p>
    <w:p w14:paraId="57A2E8E9" w14:textId="77777777" w:rsidR="002832DC" w:rsidRPr="00AD04D8" w:rsidRDefault="002832DC" w:rsidP="002832DC">
      <w:pPr>
        <w:pStyle w:val="02bSource"/>
        <w:widowControl/>
        <w:spacing w:line="190" w:lineRule="exact"/>
        <w:ind w:firstLine="113"/>
        <w:rPr>
          <w:i/>
          <w:iCs/>
          <w:lang w:val="nl-BE"/>
        </w:rPr>
      </w:pPr>
    </w:p>
    <w:p w14:paraId="1FCE2330" w14:textId="77777777" w:rsidR="002832DC" w:rsidRPr="00AD04D8" w:rsidRDefault="002832DC" w:rsidP="002832DC">
      <w:pPr>
        <w:pStyle w:val="02bSource"/>
        <w:widowControl/>
        <w:spacing w:line="190" w:lineRule="exact"/>
        <w:ind w:firstLine="113"/>
        <w:outlineLvl w:val="0"/>
        <w:rPr>
          <w:lang w:val="nl-BE"/>
        </w:rPr>
      </w:pPr>
      <w:r w:rsidRPr="00AD04D8">
        <w:rPr>
          <w:i/>
          <w:iCs/>
          <w:lang w:val="nl-BE"/>
        </w:rPr>
        <w:t>EBUR,</w:t>
      </w:r>
      <w:r w:rsidRPr="00AD04D8">
        <w:rPr>
          <w:lang w:val="nl-BE"/>
        </w:rPr>
        <w:t xml:space="preserve"> 2002</w:t>
      </w:r>
    </w:p>
    <w:p w14:paraId="4228BB88" w14:textId="77777777" w:rsidR="002832DC" w:rsidRPr="00AD04D8" w:rsidRDefault="002832DC" w:rsidP="002832DC">
      <w:pPr>
        <w:pStyle w:val="02bSource"/>
        <w:widowControl/>
        <w:spacing w:line="190" w:lineRule="exact"/>
        <w:ind w:firstLine="113"/>
        <w:rPr>
          <w:lang w:val="nl-BE"/>
        </w:rPr>
      </w:pPr>
    </w:p>
    <w:p w14:paraId="2FAF3B1B" w14:textId="77777777" w:rsidR="002832DC" w:rsidRPr="00AD04D8" w:rsidRDefault="00990285" w:rsidP="002832DC">
      <w:pPr>
        <w:pStyle w:val="02bSource"/>
        <w:widowControl/>
        <w:rPr>
          <w:lang w:val="nl-BE"/>
        </w:rPr>
      </w:pPr>
      <w:r>
        <w:rPr>
          <w:noProof/>
          <w:lang w:val="nl-BE"/>
        </w:rPr>
        <w:object w:dxaOrig="1440" w:dyaOrig="1440" w14:anchorId="489DDAF6">
          <v:shape id="_x0000_s1073" type="#_x0000_t75" style="position:absolute;left:0;text-align:left;margin-left:0;margin-top:.3pt;width:152.15pt;height:152.15pt;z-index:251616256;mso-position-horizontal:center">
            <v:imagedata r:id="rId43" o:title=""/>
            <w10:wrap type="square"/>
          </v:shape>
          <o:OLEObject Type="Embed" ProgID="CorelDRAW.Graphic.12" ShapeID="_x0000_s1073" DrawAspect="Content" ObjectID="_1587467675" r:id="rId44"/>
        </w:object>
      </w:r>
    </w:p>
    <w:p w14:paraId="707B4775" w14:textId="77777777" w:rsidR="002832DC" w:rsidRPr="00AD04D8" w:rsidRDefault="002832DC" w:rsidP="002832DC">
      <w:pPr>
        <w:rPr>
          <w:sz w:val="20"/>
          <w:szCs w:val="20"/>
          <w:lang w:val="nl-BE"/>
        </w:rPr>
      </w:pPr>
      <w:r w:rsidRPr="00AD04D8">
        <w:rPr>
          <w:b/>
          <w:lang w:val="nl-BE"/>
        </w:rPr>
        <w:t>+</w:t>
      </w:r>
      <w:r w:rsidRPr="00AD04D8">
        <w:rPr>
          <w:b/>
          <w:sz w:val="20"/>
          <w:szCs w:val="20"/>
          <w:lang w:val="nl-BE"/>
        </w:rPr>
        <w:t xml:space="preserve"> </w:t>
      </w:r>
      <w:r w:rsidR="00FA61AA">
        <w:rPr>
          <w:sz w:val="20"/>
          <w:szCs w:val="20"/>
          <w:lang w:val="nl-BE"/>
        </w:rPr>
        <w:t xml:space="preserve">                           </w:t>
      </w:r>
      <w:r w:rsidR="004769BE">
        <w:rPr>
          <w:sz w:val="20"/>
          <w:szCs w:val="20"/>
          <w:lang w:val="nl-BE"/>
        </w:rPr>
        <w:t xml:space="preserve"> </w:t>
      </w:r>
      <w:r w:rsidR="00FA61AA">
        <w:rPr>
          <w:sz w:val="20"/>
          <w:szCs w:val="20"/>
          <w:lang w:val="nl-BE"/>
        </w:rPr>
        <w:t xml:space="preserve"> </w:t>
      </w:r>
      <w:r w:rsidRPr="00AD04D8">
        <w:rPr>
          <w:sz w:val="20"/>
          <w:szCs w:val="20"/>
          <w:lang w:val="nl-BE"/>
        </w:rPr>
        <w:t>3200.00 e1h1</w:t>
      </w:r>
    </w:p>
    <w:p w14:paraId="44714CBD" w14:textId="77777777" w:rsidR="002832DC" w:rsidRPr="00AD04D8" w:rsidRDefault="002832DC" w:rsidP="002832DC">
      <w:pPr>
        <w:rPr>
          <w:lang w:val="nl-BE"/>
        </w:rPr>
      </w:pPr>
    </w:p>
    <w:p w14:paraId="4999C49A" w14:textId="77777777" w:rsidR="002832DC" w:rsidRPr="00AD04D8" w:rsidRDefault="002832DC" w:rsidP="002832DC">
      <w:pPr>
        <w:rPr>
          <w:b/>
          <w:sz w:val="20"/>
          <w:szCs w:val="20"/>
          <w:lang w:val="nl-BE"/>
        </w:rPr>
      </w:pPr>
      <w:r w:rsidRPr="00AD04D8">
        <w:rPr>
          <w:b/>
          <w:sz w:val="20"/>
          <w:szCs w:val="20"/>
          <w:lang w:val="nl-BE"/>
        </w:rPr>
        <w:tab/>
        <w:t>1.0-0-0+</w:t>
      </w:r>
      <w:r w:rsidRPr="00AD04D8">
        <w:rPr>
          <w:b/>
          <w:sz w:val="20"/>
          <w:szCs w:val="20"/>
          <w:lang w:val="nl-BE"/>
        </w:rPr>
        <w:tab/>
        <w:t>Kg2</w:t>
      </w:r>
    </w:p>
    <w:p w14:paraId="2B182EE6" w14:textId="77777777" w:rsidR="002832DC" w:rsidRPr="00AD04D8" w:rsidRDefault="002832DC" w:rsidP="002832DC">
      <w:pPr>
        <w:rPr>
          <w:b/>
          <w:sz w:val="20"/>
          <w:szCs w:val="20"/>
          <w:lang w:val="nl-BE"/>
        </w:rPr>
      </w:pPr>
      <w:r w:rsidRPr="00AD04D8">
        <w:rPr>
          <w:b/>
          <w:sz w:val="20"/>
          <w:szCs w:val="20"/>
          <w:lang w:val="nl-BE"/>
        </w:rPr>
        <w:tab/>
        <w:t>2.Td2+</w:t>
      </w:r>
      <w:r w:rsidRPr="00AD04D8">
        <w:rPr>
          <w:b/>
          <w:sz w:val="20"/>
          <w:szCs w:val="20"/>
          <w:lang w:val="nl-BE"/>
        </w:rPr>
        <w:tab/>
      </w:r>
      <w:r w:rsidRPr="00AD04D8">
        <w:rPr>
          <w:b/>
          <w:sz w:val="20"/>
          <w:szCs w:val="20"/>
          <w:lang w:val="nl-BE"/>
        </w:rPr>
        <w:tab/>
        <w:t>Kf1</w:t>
      </w:r>
    </w:p>
    <w:p w14:paraId="59CBF70F" w14:textId="77777777" w:rsidR="002832DC" w:rsidRPr="00AD04D8" w:rsidRDefault="002832DC" w:rsidP="002832DC">
      <w:pPr>
        <w:rPr>
          <w:b/>
          <w:sz w:val="20"/>
          <w:szCs w:val="20"/>
          <w:lang w:val="nl-BE"/>
        </w:rPr>
      </w:pPr>
      <w:r w:rsidRPr="00AD04D8">
        <w:rPr>
          <w:b/>
          <w:sz w:val="20"/>
          <w:szCs w:val="20"/>
          <w:lang w:val="nl-BE"/>
        </w:rPr>
        <w:tab/>
        <w:t>3.Ta1</w:t>
      </w:r>
      <w:r w:rsidRPr="00AD04D8">
        <w:rPr>
          <w:b/>
          <w:sz w:val="20"/>
          <w:szCs w:val="20"/>
          <w:lang w:val="nl-BE"/>
        </w:rPr>
        <w:tab/>
      </w:r>
      <w:r w:rsidRPr="00AD04D8">
        <w:rPr>
          <w:b/>
          <w:sz w:val="20"/>
          <w:szCs w:val="20"/>
          <w:lang w:val="nl-BE"/>
        </w:rPr>
        <w:tab/>
        <w:t>Ke1</w:t>
      </w:r>
    </w:p>
    <w:p w14:paraId="00D1DB8F" w14:textId="77777777" w:rsidR="002832DC" w:rsidRPr="00AD04D8" w:rsidRDefault="002832DC" w:rsidP="002832DC">
      <w:pPr>
        <w:rPr>
          <w:b/>
          <w:sz w:val="20"/>
          <w:szCs w:val="20"/>
          <w:lang w:val="nl-BE"/>
        </w:rPr>
      </w:pPr>
      <w:r w:rsidRPr="00AD04D8">
        <w:rPr>
          <w:b/>
          <w:sz w:val="20"/>
          <w:szCs w:val="20"/>
          <w:lang w:val="nl-BE"/>
        </w:rPr>
        <w:tab/>
        <w:t>4.Tg2</w:t>
      </w:r>
      <w:r w:rsidRPr="00AD04D8">
        <w:rPr>
          <w:b/>
          <w:sz w:val="20"/>
          <w:szCs w:val="20"/>
          <w:lang w:val="nl-BE"/>
        </w:rPr>
        <w:tab/>
      </w:r>
      <w:r w:rsidRPr="00AD04D8">
        <w:rPr>
          <w:b/>
          <w:sz w:val="20"/>
          <w:szCs w:val="20"/>
          <w:lang w:val="nl-BE"/>
        </w:rPr>
        <w:tab/>
        <w:t>Kf1</w:t>
      </w:r>
    </w:p>
    <w:p w14:paraId="0DE0C003" w14:textId="77777777" w:rsidR="002832DC" w:rsidRDefault="002832DC" w:rsidP="002832DC">
      <w:pPr>
        <w:spacing w:line="220" w:lineRule="exact"/>
        <w:rPr>
          <w:b/>
          <w:sz w:val="20"/>
          <w:szCs w:val="20"/>
          <w:lang w:val="nl-BE"/>
        </w:rPr>
      </w:pPr>
      <w:r w:rsidRPr="00AD04D8">
        <w:rPr>
          <w:b/>
          <w:sz w:val="20"/>
          <w:szCs w:val="20"/>
          <w:lang w:val="nl-BE"/>
        </w:rPr>
        <w:tab/>
        <w:t>5.Tc2</w:t>
      </w:r>
    </w:p>
    <w:p w14:paraId="0232FC60" w14:textId="77777777" w:rsidR="002832DC" w:rsidRPr="00FD3AF3" w:rsidRDefault="00AF2B10" w:rsidP="002832DC">
      <w:pPr>
        <w:spacing w:line="220" w:lineRule="exact"/>
        <w:jc w:val="both"/>
        <w:rPr>
          <w:i/>
          <w:sz w:val="20"/>
          <w:szCs w:val="20"/>
          <w:lang w:val="nl-BE"/>
        </w:rPr>
      </w:pPr>
      <w:r>
        <w:rPr>
          <w:sz w:val="20"/>
          <w:szCs w:val="20"/>
          <w:lang w:val="nl-BE"/>
        </w:rPr>
        <w:t>5.Td2? Ke1 6.Tg2 Kf1 7.Tc</w:t>
      </w:r>
      <w:r w:rsidR="002832DC">
        <w:rPr>
          <w:sz w:val="20"/>
          <w:szCs w:val="20"/>
          <w:lang w:val="nl-BE"/>
        </w:rPr>
        <w:t xml:space="preserve">2 </w:t>
      </w:r>
      <w:r w:rsidR="00395EFA">
        <w:rPr>
          <w:i/>
          <w:sz w:val="20"/>
          <w:szCs w:val="20"/>
          <w:lang w:val="nl-BE"/>
        </w:rPr>
        <w:t>(Z</w:t>
      </w:r>
      <w:r w:rsidR="002832DC">
        <w:rPr>
          <w:i/>
          <w:sz w:val="20"/>
          <w:szCs w:val="20"/>
          <w:lang w:val="nl-BE"/>
        </w:rPr>
        <w:t>ie zet 5.)</w:t>
      </w:r>
    </w:p>
    <w:p w14:paraId="7908A036" w14:textId="77777777" w:rsidR="002832DC" w:rsidRPr="00ED1153" w:rsidRDefault="002832DC" w:rsidP="002832DC">
      <w:pPr>
        <w:spacing w:line="220" w:lineRule="exact"/>
        <w:rPr>
          <w:b/>
          <w:sz w:val="20"/>
          <w:szCs w:val="20"/>
          <w:lang w:val="en-GB"/>
        </w:rPr>
      </w:pPr>
      <w:r>
        <w:rPr>
          <w:b/>
          <w:sz w:val="20"/>
          <w:szCs w:val="20"/>
          <w:lang w:val="nl-BE"/>
        </w:rPr>
        <w:tab/>
      </w:r>
      <w:r w:rsidRPr="00ED1153">
        <w:rPr>
          <w:b/>
          <w:sz w:val="20"/>
          <w:szCs w:val="20"/>
          <w:lang w:val="en-GB"/>
        </w:rPr>
        <w:t>5...</w:t>
      </w:r>
      <w:r w:rsidRPr="00ED1153">
        <w:rPr>
          <w:b/>
          <w:sz w:val="20"/>
          <w:szCs w:val="20"/>
          <w:lang w:val="en-GB"/>
        </w:rPr>
        <w:tab/>
      </w:r>
      <w:r w:rsidRPr="00ED1153">
        <w:rPr>
          <w:b/>
          <w:sz w:val="20"/>
          <w:szCs w:val="20"/>
          <w:lang w:val="en-GB"/>
        </w:rPr>
        <w:tab/>
        <w:t>Dg7</w:t>
      </w:r>
    </w:p>
    <w:p w14:paraId="5AF73C0E" w14:textId="77777777" w:rsidR="002832DC" w:rsidRPr="00ED1153" w:rsidRDefault="009A19BD" w:rsidP="002832DC">
      <w:pPr>
        <w:rPr>
          <w:b/>
          <w:sz w:val="20"/>
          <w:szCs w:val="20"/>
          <w:lang w:val="en-GB"/>
        </w:rPr>
      </w:pPr>
      <w:r w:rsidRPr="00ED1153">
        <w:rPr>
          <w:b/>
          <w:sz w:val="20"/>
          <w:szCs w:val="20"/>
          <w:lang w:val="en-GB"/>
        </w:rPr>
        <w:tab/>
        <w:t>6.Kb1</w:t>
      </w:r>
      <w:r w:rsidRPr="00ED1153">
        <w:rPr>
          <w:b/>
          <w:sz w:val="20"/>
          <w:szCs w:val="20"/>
          <w:lang w:val="en-GB"/>
        </w:rPr>
        <w:tab/>
      </w:r>
      <w:r w:rsidRPr="00ED1153">
        <w:rPr>
          <w:b/>
          <w:sz w:val="20"/>
          <w:szCs w:val="20"/>
          <w:lang w:val="en-GB"/>
        </w:rPr>
        <w:tab/>
        <w:t>Kg</w:t>
      </w:r>
      <w:r w:rsidR="002832DC" w:rsidRPr="00ED1153">
        <w:rPr>
          <w:b/>
          <w:sz w:val="20"/>
          <w:szCs w:val="20"/>
          <w:lang w:val="en-GB"/>
        </w:rPr>
        <w:t>1</w:t>
      </w:r>
    </w:p>
    <w:p w14:paraId="59C7C4C5" w14:textId="77777777" w:rsidR="00467776" w:rsidRDefault="002832DC" w:rsidP="00467776">
      <w:pPr>
        <w:rPr>
          <w:b/>
          <w:sz w:val="20"/>
          <w:szCs w:val="20"/>
          <w:lang w:val="en-GB"/>
        </w:rPr>
      </w:pPr>
      <w:r w:rsidRPr="00ED1153">
        <w:rPr>
          <w:b/>
          <w:sz w:val="20"/>
          <w:szCs w:val="20"/>
          <w:lang w:val="en-GB"/>
        </w:rPr>
        <w:tab/>
        <w:t>7.Ka2+</w:t>
      </w:r>
      <w:r w:rsidRPr="00ED1153">
        <w:rPr>
          <w:b/>
          <w:sz w:val="20"/>
          <w:szCs w:val="20"/>
          <w:lang w:val="en-GB"/>
        </w:rPr>
        <w:tab/>
      </w:r>
    </w:p>
    <w:p w14:paraId="5FD491AE" w14:textId="77777777" w:rsidR="00467776" w:rsidRPr="00EC74FA" w:rsidRDefault="009A19BD" w:rsidP="00586E21">
      <w:pPr>
        <w:numPr>
          <w:ilvl w:val="0"/>
          <w:numId w:val="221"/>
        </w:numPr>
        <w:rPr>
          <w:b/>
          <w:sz w:val="20"/>
          <w:szCs w:val="20"/>
          <w:lang w:val="nl-BE"/>
        </w:rPr>
      </w:pPr>
      <w:r w:rsidRPr="00467776">
        <w:rPr>
          <w:sz w:val="20"/>
          <w:szCs w:val="20"/>
          <w:lang w:val="nl-BE"/>
        </w:rPr>
        <w:t xml:space="preserve">7.Td2? </w:t>
      </w:r>
      <w:r>
        <w:rPr>
          <w:sz w:val="20"/>
          <w:szCs w:val="20"/>
          <w:lang w:val="nl-BE"/>
        </w:rPr>
        <w:t xml:space="preserve">Kf1 8.Ka2 </w:t>
      </w:r>
      <w:r w:rsidR="00395EFA">
        <w:rPr>
          <w:i/>
          <w:sz w:val="20"/>
          <w:szCs w:val="20"/>
          <w:lang w:val="nl-BE"/>
        </w:rPr>
        <w:t>(Z</w:t>
      </w:r>
      <w:r w:rsidRPr="009A19BD">
        <w:rPr>
          <w:i/>
          <w:sz w:val="20"/>
          <w:szCs w:val="20"/>
          <w:lang w:val="nl-BE"/>
        </w:rPr>
        <w:t>ie zet 7.)</w:t>
      </w:r>
    </w:p>
    <w:p w14:paraId="78E5B16D" w14:textId="77777777" w:rsidR="00A677C8" w:rsidRDefault="009A19BD" w:rsidP="00586E21">
      <w:pPr>
        <w:numPr>
          <w:ilvl w:val="0"/>
          <w:numId w:val="221"/>
        </w:numPr>
        <w:jc w:val="both"/>
        <w:rPr>
          <w:sz w:val="20"/>
          <w:szCs w:val="20"/>
          <w:lang w:val="nl-BE"/>
        </w:rPr>
      </w:pPr>
      <w:r>
        <w:rPr>
          <w:sz w:val="20"/>
          <w:szCs w:val="20"/>
          <w:lang w:val="nl-BE"/>
        </w:rPr>
        <w:t>7.Te2? Kf1 8.Tc2 Ke1 9.Ka2</w:t>
      </w:r>
      <w:r w:rsidR="00467776">
        <w:rPr>
          <w:sz w:val="20"/>
          <w:szCs w:val="20"/>
          <w:lang w:val="nl-BE"/>
        </w:rPr>
        <w:t xml:space="preserve"> </w:t>
      </w:r>
      <w:r w:rsidR="00446831">
        <w:rPr>
          <w:i/>
          <w:sz w:val="20"/>
          <w:szCs w:val="20"/>
          <w:lang w:val="nl-BE"/>
        </w:rPr>
        <w:t>(</w:t>
      </w:r>
      <w:r w:rsidR="00467776">
        <w:rPr>
          <w:i/>
          <w:sz w:val="20"/>
          <w:szCs w:val="20"/>
          <w:lang w:val="nl-BE"/>
        </w:rPr>
        <w:t>Z</w:t>
      </w:r>
      <w:r w:rsidR="00446831">
        <w:rPr>
          <w:i/>
          <w:sz w:val="20"/>
          <w:szCs w:val="20"/>
          <w:lang w:val="nl-BE"/>
        </w:rPr>
        <w:t>ie zet 7.)</w:t>
      </w:r>
      <w:r>
        <w:rPr>
          <w:sz w:val="20"/>
          <w:szCs w:val="20"/>
          <w:lang w:val="nl-BE"/>
        </w:rPr>
        <w:t xml:space="preserve"> </w:t>
      </w:r>
      <w:r w:rsidR="00A677C8">
        <w:rPr>
          <w:sz w:val="20"/>
          <w:szCs w:val="20"/>
          <w:lang w:val="nl-BE"/>
        </w:rPr>
        <w:t>...</w:t>
      </w:r>
    </w:p>
    <w:p w14:paraId="1ED48E0C" w14:textId="77777777" w:rsidR="002832DC" w:rsidRPr="009A19BD" w:rsidRDefault="009A19BD" w:rsidP="009A19BD">
      <w:pPr>
        <w:jc w:val="both"/>
        <w:rPr>
          <w:b/>
          <w:sz w:val="20"/>
          <w:szCs w:val="20"/>
          <w:lang w:val="nl-BE"/>
        </w:rPr>
      </w:pPr>
      <w:r>
        <w:rPr>
          <w:sz w:val="20"/>
          <w:szCs w:val="20"/>
          <w:lang w:val="nl-BE"/>
        </w:rPr>
        <w:t xml:space="preserve">Beide </w:t>
      </w:r>
      <w:r w:rsidR="00761A27">
        <w:rPr>
          <w:sz w:val="20"/>
          <w:szCs w:val="20"/>
          <w:lang w:val="nl-BE"/>
        </w:rPr>
        <w:t xml:space="preserve">zijn </w:t>
      </w:r>
      <w:r>
        <w:rPr>
          <w:sz w:val="20"/>
          <w:szCs w:val="20"/>
          <w:lang w:val="nl-BE"/>
        </w:rPr>
        <w:t>onnodige omwegen.</w:t>
      </w:r>
    </w:p>
    <w:p w14:paraId="5B5A281E" w14:textId="77777777" w:rsidR="002832DC" w:rsidRPr="00AD04D8" w:rsidRDefault="002832DC" w:rsidP="002832DC">
      <w:pPr>
        <w:rPr>
          <w:b/>
          <w:sz w:val="20"/>
          <w:szCs w:val="20"/>
          <w:lang w:val="nl-BE"/>
        </w:rPr>
      </w:pPr>
      <w:r w:rsidRPr="00AD04D8">
        <w:rPr>
          <w:b/>
          <w:sz w:val="20"/>
          <w:szCs w:val="20"/>
          <w:lang w:val="nl-BE"/>
        </w:rPr>
        <w:tab/>
      </w:r>
      <w:r>
        <w:rPr>
          <w:b/>
          <w:sz w:val="20"/>
          <w:szCs w:val="20"/>
          <w:lang w:val="nl-BE"/>
        </w:rPr>
        <w:t>7…</w:t>
      </w:r>
      <w:r>
        <w:rPr>
          <w:b/>
          <w:sz w:val="20"/>
          <w:szCs w:val="20"/>
          <w:lang w:val="nl-BE"/>
        </w:rPr>
        <w:tab/>
      </w:r>
      <w:r>
        <w:rPr>
          <w:b/>
          <w:sz w:val="20"/>
          <w:szCs w:val="20"/>
          <w:lang w:val="nl-BE"/>
        </w:rPr>
        <w:tab/>
      </w:r>
      <w:r w:rsidRPr="00AD04D8">
        <w:rPr>
          <w:b/>
          <w:sz w:val="20"/>
          <w:szCs w:val="20"/>
          <w:lang w:val="nl-BE"/>
        </w:rPr>
        <w:t>Dxa1+</w:t>
      </w:r>
    </w:p>
    <w:p w14:paraId="2CC1E4DC" w14:textId="77777777" w:rsidR="002832DC" w:rsidRPr="00AD04D8" w:rsidRDefault="002832DC" w:rsidP="002832DC">
      <w:pPr>
        <w:rPr>
          <w:b/>
          <w:sz w:val="20"/>
          <w:szCs w:val="20"/>
          <w:lang w:val="nl-BE"/>
        </w:rPr>
      </w:pPr>
      <w:r w:rsidRPr="00AD04D8">
        <w:rPr>
          <w:b/>
          <w:sz w:val="20"/>
          <w:szCs w:val="20"/>
          <w:lang w:val="nl-BE"/>
        </w:rPr>
        <w:tab/>
        <w:t>8.Kxa1</w:t>
      </w:r>
    </w:p>
    <w:p w14:paraId="25759D39" w14:textId="77777777" w:rsidR="002832DC" w:rsidRDefault="002832DC" w:rsidP="002832DC">
      <w:pPr>
        <w:jc w:val="both"/>
        <w:rPr>
          <w:sz w:val="20"/>
          <w:szCs w:val="20"/>
          <w:lang w:val="nl-BE"/>
        </w:rPr>
      </w:pPr>
      <w:r>
        <w:rPr>
          <w:sz w:val="20"/>
          <w:szCs w:val="20"/>
          <w:lang w:val="nl-BE"/>
        </w:rPr>
        <w:t>Wit wint.</w:t>
      </w:r>
    </w:p>
    <w:p w14:paraId="2C1D4A42" w14:textId="77777777" w:rsidR="003148A7" w:rsidRDefault="002832DC" w:rsidP="002832DC">
      <w:pPr>
        <w:jc w:val="both"/>
        <w:rPr>
          <w:sz w:val="20"/>
          <w:szCs w:val="20"/>
          <w:lang w:val="nl-BE"/>
        </w:rPr>
      </w:pPr>
      <w:r>
        <w:rPr>
          <w:sz w:val="20"/>
          <w:szCs w:val="20"/>
          <w:lang w:val="nl-BE"/>
        </w:rPr>
        <w:br w:type="column"/>
      </w:r>
    </w:p>
    <w:p w14:paraId="7AB68271" w14:textId="77777777" w:rsidR="00355F08" w:rsidRDefault="00355F08" w:rsidP="002832DC">
      <w:pPr>
        <w:jc w:val="both"/>
        <w:rPr>
          <w:sz w:val="20"/>
          <w:szCs w:val="20"/>
          <w:lang w:val="nl-BE"/>
        </w:rPr>
      </w:pPr>
    </w:p>
    <w:p w14:paraId="46B7194B" w14:textId="77777777" w:rsidR="005E6482" w:rsidRDefault="005E6482" w:rsidP="002832DC">
      <w:pPr>
        <w:jc w:val="both"/>
        <w:rPr>
          <w:sz w:val="20"/>
          <w:szCs w:val="20"/>
          <w:lang w:val="nl-BE"/>
        </w:rPr>
      </w:pPr>
    </w:p>
    <w:p w14:paraId="79522FFA" w14:textId="77777777" w:rsidR="005C4F58" w:rsidRDefault="005C4F58" w:rsidP="002832DC">
      <w:pPr>
        <w:jc w:val="both"/>
        <w:rPr>
          <w:sz w:val="20"/>
          <w:szCs w:val="20"/>
          <w:lang w:val="nl-BE"/>
        </w:rPr>
      </w:pPr>
    </w:p>
    <w:p w14:paraId="610792F0" w14:textId="77777777" w:rsidR="00923A0C" w:rsidRDefault="00AF2B10" w:rsidP="002832DC">
      <w:pPr>
        <w:jc w:val="both"/>
        <w:rPr>
          <w:sz w:val="20"/>
          <w:szCs w:val="20"/>
          <w:lang w:val="nl-BE"/>
        </w:rPr>
      </w:pPr>
      <w:r>
        <w:rPr>
          <w:sz w:val="20"/>
          <w:szCs w:val="20"/>
          <w:lang w:val="nl-BE"/>
        </w:rPr>
        <w:t>Voor de oplossing van de neven-</w:t>
      </w:r>
      <w:r w:rsidR="002832DC" w:rsidRPr="00AD04D8">
        <w:rPr>
          <w:sz w:val="20"/>
          <w:szCs w:val="20"/>
          <w:lang w:val="nl-BE"/>
        </w:rPr>
        <w:softHyphen/>
        <w:t>staande stelling kreeg A. Kurjatni</w:t>
      </w:r>
      <w:r w:rsidR="002832DC" w:rsidRPr="00AD04D8">
        <w:rPr>
          <w:sz w:val="20"/>
          <w:szCs w:val="20"/>
          <w:lang w:val="nl-BE"/>
        </w:rPr>
        <w:softHyphen/>
        <w:t xml:space="preserve">kov de 3de prijs in </w:t>
      </w:r>
      <w:r w:rsidR="002832DC" w:rsidRPr="00AD04D8">
        <w:rPr>
          <w:i/>
          <w:iCs/>
          <w:sz w:val="20"/>
          <w:szCs w:val="20"/>
          <w:lang w:val="nl-BE"/>
        </w:rPr>
        <w:t>Shakhmaty v SSSR</w:t>
      </w:r>
      <w:r w:rsidR="002832DC" w:rsidRPr="00AD04D8">
        <w:rPr>
          <w:sz w:val="20"/>
          <w:szCs w:val="20"/>
          <w:lang w:val="nl-BE"/>
        </w:rPr>
        <w:t xml:space="preserve"> (1979). </w:t>
      </w:r>
    </w:p>
    <w:p w14:paraId="7A9CEA9C" w14:textId="77777777" w:rsidR="00923A0C" w:rsidRDefault="00923A0C" w:rsidP="002832DC">
      <w:pPr>
        <w:jc w:val="both"/>
        <w:rPr>
          <w:sz w:val="20"/>
          <w:szCs w:val="20"/>
          <w:lang w:val="nl-BE"/>
        </w:rPr>
      </w:pPr>
    </w:p>
    <w:p w14:paraId="70E15250" w14:textId="77777777" w:rsidR="002832DC" w:rsidRPr="00923A0C" w:rsidRDefault="002832DC" w:rsidP="002832DC">
      <w:pPr>
        <w:jc w:val="both"/>
        <w:rPr>
          <w:sz w:val="20"/>
          <w:szCs w:val="20"/>
          <w:lang w:val="nl-BE"/>
        </w:rPr>
      </w:pPr>
      <w:r w:rsidRPr="00AD04D8">
        <w:rPr>
          <w:sz w:val="20"/>
          <w:szCs w:val="20"/>
          <w:lang w:val="nl-BE"/>
        </w:rPr>
        <w:t>Hij speelde na 5.Tc2 de zet 5…Db7</w:t>
      </w:r>
      <w:r>
        <w:rPr>
          <w:sz w:val="20"/>
          <w:szCs w:val="20"/>
          <w:lang w:val="nl-BE"/>
        </w:rPr>
        <w:t>(?)</w:t>
      </w:r>
      <w:r w:rsidRPr="00AD04D8">
        <w:rPr>
          <w:sz w:val="20"/>
          <w:szCs w:val="20"/>
          <w:lang w:val="nl-BE"/>
        </w:rPr>
        <w:t xml:space="preserve"> met </w:t>
      </w:r>
      <w:r w:rsidRPr="0035776C">
        <w:rPr>
          <w:b/>
          <w:sz w:val="20"/>
          <w:szCs w:val="20"/>
          <w:lang w:val="nl-BE"/>
        </w:rPr>
        <w:t>6.Tb1</w:t>
      </w:r>
      <w:r w:rsidRPr="00AD04D8">
        <w:rPr>
          <w:sz w:val="20"/>
          <w:szCs w:val="20"/>
          <w:lang w:val="nl-BE"/>
        </w:rPr>
        <w:t xml:space="preserve"> Dg7</w:t>
      </w:r>
      <w:r>
        <w:rPr>
          <w:sz w:val="20"/>
          <w:szCs w:val="20"/>
          <w:lang w:val="nl-BE"/>
        </w:rPr>
        <w:t xml:space="preserve"> 7.Kd2+ Kf2 8.Kd3+ Kf3 9.Tf1+ Kg3</w:t>
      </w:r>
      <w:r w:rsidR="00923A0C">
        <w:rPr>
          <w:sz w:val="20"/>
          <w:szCs w:val="20"/>
          <w:lang w:val="nl-BE"/>
        </w:rPr>
        <w:t xml:space="preserve"> 10.Tg1+, met ver</w:t>
      </w:r>
      <w:r w:rsidR="00FA61AA">
        <w:rPr>
          <w:sz w:val="20"/>
          <w:szCs w:val="20"/>
          <w:lang w:val="nl-BE"/>
        </w:rPr>
        <w:t>over</w:t>
      </w:r>
      <w:r w:rsidR="00923A0C">
        <w:rPr>
          <w:sz w:val="20"/>
          <w:szCs w:val="20"/>
          <w:lang w:val="nl-BE"/>
        </w:rPr>
        <w:t>ing van de d</w:t>
      </w:r>
      <w:r w:rsidRPr="00AD04D8">
        <w:rPr>
          <w:sz w:val="20"/>
          <w:szCs w:val="20"/>
          <w:lang w:val="nl-BE"/>
        </w:rPr>
        <w:t xml:space="preserve">ame. </w:t>
      </w:r>
    </w:p>
    <w:p w14:paraId="0F1FB9C8" w14:textId="77777777" w:rsidR="002832DC" w:rsidRDefault="002832DC" w:rsidP="002832DC">
      <w:pPr>
        <w:pStyle w:val="03cOpmerking"/>
        <w:widowControl/>
        <w:spacing w:before="240"/>
        <w:rPr>
          <w:lang w:val="nl-BE"/>
        </w:rPr>
      </w:pPr>
      <w:r w:rsidRPr="00AD04D8">
        <w:rPr>
          <w:lang w:val="nl-BE"/>
        </w:rPr>
        <w:t xml:space="preserve">Maar er is een tweede oplossing met </w:t>
      </w:r>
      <w:r w:rsidRPr="0035776C">
        <w:rPr>
          <w:b/>
          <w:lang w:val="nl-BE"/>
        </w:rPr>
        <w:t>6.Th2</w:t>
      </w:r>
      <w:r w:rsidRPr="00AD04D8">
        <w:rPr>
          <w:lang w:val="nl-BE"/>
        </w:rPr>
        <w:t xml:space="preserve"> Kg1 7.Te2 Dg7 8.Kb1 Kf1 9.Tc2</w:t>
      </w:r>
      <w:r>
        <w:rPr>
          <w:lang w:val="nl-BE"/>
        </w:rPr>
        <w:t xml:space="preserve"> en bijvoorbeeld 9…Ke</w:t>
      </w:r>
      <w:r w:rsidR="00BB54BF">
        <w:rPr>
          <w:lang w:val="nl-BE"/>
        </w:rPr>
        <w:t>1 10.Ka2+ Dxa1+ 11.Kxa1+ .</w:t>
      </w:r>
    </w:p>
    <w:p w14:paraId="4F26E4BA" w14:textId="77777777" w:rsidR="002832DC" w:rsidRPr="00AD04D8" w:rsidRDefault="006745DD" w:rsidP="002832DC">
      <w:pPr>
        <w:pStyle w:val="03cOpmerking"/>
        <w:widowControl/>
        <w:spacing w:before="240"/>
        <w:rPr>
          <w:lang w:val="nl-BE"/>
        </w:rPr>
      </w:pPr>
      <w:r>
        <w:rPr>
          <w:lang w:val="nl-BE"/>
        </w:rPr>
        <w:t>Daarom mijn correctie.</w:t>
      </w:r>
    </w:p>
    <w:p w14:paraId="2221A0D1" w14:textId="77777777" w:rsidR="002832DC" w:rsidRPr="00AD04D8" w:rsidRDefault="002832DC" w:rsidP="002832DC">
      <w:pPr>
        <w:pStyle w:val="02bSource"/>
        <w:widowControl/>
        <w:spacing w:line="190" w:lineRule="exact"/>
        <w:ind w:firstLine="113"/>
        <w:rPr>
          <w:b/>
          <w:noProof/>
          <w:lang w:val="nl-BE"/>
        </w:rPr>
      </w:pPr>
      <w:r w:rsidRPr="00AD04D8">
        <w:rPr>
          <w:lang w:val="nl-BE"/>
        </w:rPr>
        <w:br w:type="page"/>
      </w:r>
      <w:r>
        <w:rPr>
          <w:b/>
          <w:noProof/>
          <w:lang w:val="nl-BE"/>
        </w:rPr>
        <w:lastRenderedPageBreak/>
        <w:t>- 15</w:t>
      </w:r>
      <w:r w:rsidRPr="00AD04D8">
        <w:rPr>
          <w:b/>
          <w:noProof/>
          <w:lang w:val="nl-BE"/>
        </w:rPr>
        <w:t xml:space="preserve"> -</w:t>
      </w:r>
    </w:p>
    <w:p w14:paraId="7F234551" w14:textId="77777777" w:rsidR="002832DC" w:rsidRPr="00AD04D8" w:rsidRDefault="002832DC" w:rsidP="002832DC">
      <w:pPr>
        <w:pStyle w:val="02bSource"/>
        <w:widowControl/>
        <w:spacing w:line="190" w:lineRule="exact"/>
        <w:ind w:firstLine="113"/>
        <w:rPr>
          <w:i/>
          <w:iCs/>
          <w:lang w:val="nl-BE"/>
        </w:rPr>
      </w:pPr>
    </w:p>
    <w:p w14:paraId="07273B00" w14:textId="77777777" w:rsidR="002832DC" w:rsidRPr="00AD04D8" w:rsidRDefault="002832DC" w:rsidP="002832DC">
      <w:pPr>
        <w:pStyle w:val="02bSource"/>
        <w:widowControl/>
        <w:spacing w:line="190" w:lineRule="exact"/>
        <w:ind w:firstLine="113"/>
        <w:outlineLvl w:val="0"/>
        <w:rPr>
          <w:lang w:val="nl-BE"/>
        </w:rPr>
      </w:pPr>
      <w:r w:rsidRPr="00AD04D8">
        <w:rPr>
          <w:i/>
          <w:iCs/>
          <w:lang w:val="nl-BE"/>
        </w:rPr>
        <w:t>EBUR,</w:t>
      </w:r>
      <w:r>
        <w:rPr>
          <w:lang w:val="nl-BE"/>
        </w:rPr>
        <w:t xml:space="preserve"> 2003</w:t>
      </w:r>
    </w:p>
    <w:p w14:paraId="070F2B2C" w14:textId="77777777" w:rsidR="002832DC" w:rsidRPr="00AD04D8" w:rsidRDefault="006E4BDA" w:rsidP="002832DC">
      <w:pPr>
        <w:pStyle w:val="02bSource"/>
        <w:widowControl/>
        <w:spacing w:line="190" w:lineRule="exact"/>
        <w:ind w:firstLine="113"/>
        <w:rPr>
          <w:lang w:val="nl-BE"/>
        </w:rPr>
      </w:pPr>
      <w:r>
        <w:rPr>
          <w:lang w:val="nl-BE"/>
        </w:rPr>
        <w:t xml:space="preserve">  </w:t>
      </w:r>
    </w:p>
    <w:p w14:paraId="6BF7E4FD" w14:textId="77777777" w:rsidR="002832DC" w:rsidRPr="00AD04D8" w:rsidRDefault="00990285" w:rsidP="002832DC">
      <w:pPr>
        <w:rPr>
          <w:sz w:val="20"/>
          <w:szCs w:val="20"/>
          <w:lang w:val="nl-BE"/>
        </w:rPr>
      </w:pPr>
      <w:r>
        <w:rPr>
          <w:noProof/>
          <w:lang w:val="nl-BE"/>
        </w:rPr>
        <w:object w:dxaOrig="1440" w:dyaOrig="1440" w14:anchorId="6AE5EFDF">
          <v:shape id="_x0000_s1069" type="#_x0000_t75" style="position:absolute;margin-left:0;margin-top:.3pt;width:152.15pt;height:152.15pt;z-index:251613184;mso-position-horizontal:center">
            <v:imagedata r:id="rId45" o:title=""/>
            <w10:wrap type="square"/>
          </v:shape>
          <o:OLEObject Type="Embed" ProgID="CorelDRAW.Graphic.12" ShapeID="_x0000_s1069" DrawAspect="Content" ObjectID="_1587467676" r:id="rId46"/>
        </w:object>
      </w:r>
    </w:p>
    <w:p w14:paraId="2018ABFB" w14:textId="77777777" w:rsidR="002832DC" w:rsidRPr="00AD04D8" w:rsidRDefault="002832DC" w:rsidP="002832DC">
      <w:pPr>
        <w:rPr>
          <w:sz w:val="20"/>
          <w:szCs w:val="20"/>
          <w:lang w:val="nl-BE"/>
        </w:rPr>
      </w:pPr>
      <w:r w:rsidRPr="00AD04D8">
        <w:rPr>
          <w:b/>
          <w:lang w:val="nl-BE"/>
        </w:rPr>
        <w:t>+</w:t>
      </w:r>
      <w:r w:rsidRPr="00AD04D8">
        <w:rPr>
          <w:b/>
          <w:sz w:val="20"/>
          <w:szCs w:val="20"/>
          <w:lang w:val="nl-BE"/>
        </w:rPr>
        <w:t xml:space="preserve"> </w:t>
      </w:r>
      <w:r w:rsidR="00FA61AA">
        <w:rPr>
          <w:sz w:val="20"/>
          <w:szCs w:val="20"/>
          <w:lang w:val="nl-BE"/>
        </w:rPr>
        <w:t xml:space="preserve">                           </w:t>
      </w:r>
      <w:r w:rsidR="004769BE">
        <w:rPr>
          <w:sz w:val="20"/>
          <w:szCs w:val="20"/>
          <w:lang w:val="nl-BE"/>
        </w:rPr>
        <w:t xml:space="preserve"> </w:t>
      </w:r>
      <w:r w:rsidR="00FA61AA">
        <w:rPr>
          <w:sz w:val="20"/>
          <w:szCs w:val="20"/>
          <w:lang w:val="nl-BE"/>
        </w:rPr>
        <w:t xml:space="preserve"> </w:t>
      </w:r>
      <w:r w:rsidRPr="00AD04D8">
        <w:rPr>
          <w:sz w:val="20"/>
          <w:szCs w:val="20"/>
          <w:lang w:val="nl-BE"/>
        </w:rPr>
        <w:t>0003.10 b8e2</w:t>
      </w:r>
    </w:p>
    <w:p w14:paraId="6D8A8F94" w14:textId="77777777" w:rsidR="002832DC" w:rsidRPr="00AD04D8" w:rsidRDefault="002832DC" w:rsidP="002832DC">
      <w:pPr>
        <w:rPr>
          <w:sz w:val="20"/>
          <w:szCs w:val="20"/>
          <w:lang w:val="nl-BE"/>
        </w:rPr>
      </w:pPr>
    </w:p>
    <w:p w14:paraId="77B300F8" w14:textId="77777777" w:rsidR="002832DC" w:rsidRPr="00AD04D8" w:rsidRDefault="002832DC" w:rsidP="002832DC">
      <w:pPr>
        <w:rPr>
          <w:b/>
          <w:sz w:val="20"/>
          <w:szCs w:val="20"/>
          <w:lang w:val="nl-BE"/>
        </w:rPr>
      </w:pPr>
      <w:r w:rsidRPr="00AD04D8">
        <w:rPr>
          <w:b/>
          <w:sz w:val="20"/>
          <w:szCs w:val="20"/>
          <w:lang w:val="nl-BE"/>
        </w:rPr>
        <w:tab/>
        <w:t>1.b6</w:t>
      </w:r>
      <w:r w:rsidRPr="00AD04D8">
        <w:rPr>
          <w:b/>
          <w:sz w:val="20"/>
          <w:szCs w:val="20"/>
          <w:lang w:val="nl-BE"/>
        </w:rPr>
        <w:tab/>
      </w:r>
      <w:r w:rsidRPr="00AD04D8">
        <w:rPr>
          <w:b/>
          <w:sz w:val="20"/>
          <w:szCs w:val="20"/>
          <w:lang w:val="nl-BE"/>
        </w:rPr>
        <w:tab/>
        <w:t>Kd3</w:t>
      </w:r>
    </w:p>
    <w:p w14:paraId="293932FD" w14:textId="77777777" w:rsidR="002832DC" w:rsidRPr="00AD04D8" w:rsidRDefault="002832DC" w:rsidP="002832DC">
      <w:pPr>
        <w:rPr>
          <w:b/>
          <w:sz w:val="20"/>
          <w:szCs w:val="20"/>
          <w:lang w:val="nl-BE"/>
        </w:rPr>
      </w:pPr>
      <w:r w:rsidRPr="00AD04D8">
        <w:rPr>
          <w:b/>
          <w:sz w:val="20"/>
          <w:szCs w:val="20"/>
          <w:lang w:val="nl-BE"/>
        </w:rPr>
        <w:tab/>
        <w:t>2.Kb7</w:t>
      </w:r>
    </w:p>
    <w:p w14:paraId="1265E85C" w14:textId="77777777" w:rsidR="002832DC" w:rsidRPr="00AD04D8" w:rsidRDefault="002832DC" w:rsidP="002832DC">
      <w:pPr>
        <w:pStyle w:val="03aText"/>
        <w:widowControl/>
        <w:rPr>
          <w:lang w:val="nl-BE"/>
        </w:rPr>
      </w:pPr>
      <w:r w:rsidRPr="00AD04D8">
        <w:rPr>
          <w:lang w:val="nl-BE"/>
        </w:rPr>
        <w:t xml:space="preserve">Blokkeert nog steeds de opmars van de pion. 2.Kc8? Kc4 3.Kd7 </w:t>
      </w:r>
      <w:r w:rsidRPr="00AD04D8">
        <w:rPr>
          <w:i/>
          <w:iCs/>
          <w:lang w:val="nl-BE"/>
        </w:rPr>
        <w:t xml:space="preserve">(Het beste) </w:t>
      </w:r>
      <w:r w:rsidRPr="00AD04D8">
        <w:rPr>
          <w:lang w:val="nl-BE"/>
        </w:rPr>
        <w:t>3…Pf6+ 4.Kc6 Pd5 5.b7 Pb4+ 6.Kb6 Pd5+ 7.Ka5 Pb4 8.b8D Pc6+ en 9.Pxb8.</w:t>
      </w:r>
    </w:p>
    <w:p w14:paraId="6A8FB9BB" w14:textId="77777777" w:rsidR="002832DC" w:rsidRPr="00AD04D8" w:rsidRDefault="002832DC" w:rsidP="002832DC">
      <w:pPr>
        <w:rPr>
          <w:b/>
          <w:sz w:val="20"/>
          <w:szCs w:val="20"/>
          <w:lang w:val="nl-BE"/>
        </w:rPr>
      </w:pPr>
      <w:r w:rsidRPr="00AD04D8">
        <w:rPr>
          <w:b/>
          <w:sz w:val="20"/>
          <w:szCs w:val="20"/>
          <w:lang w:val="nl-BE"/>
        </w:rPr>
        <w:tab/>
        <w:t>2…</w:t>
      </w:r>
      <w:r w:rsidRPr="00AD04D8">
        <w:rPr>
          <w:b/>
          <w:sz w:val="20"/>
          <w:szCs w:val="20"/>
          <w:lang w:val="nl-BE"/>
        </w:rPr>
        <w:tab/>
      </w:r>
      <w:r w:rsidRPr="00AD04D8">
        <w:rPr>
          <w:b/>
          <w:sz w:val="20"/>
          <w:szCs w:val="20"/>
          <w:lang w:val="nl-BE"/>
        </w:rPr>
        <w:tab/>
        <w:t>Pd6+</w:t>
      </w:r>
    </w:p>
    <w:p w14:paraId="26D5307F" w14:textId="77777777" w:rsidR="002832DC" w:rsidRPr="00AD04D8" w:rsidRDefault="002832DC" w:rsidP="002832DC">
      <w:pPr>
        <w:rPr>
          <w:b/>
          <w:sz w:val="20"/>
          <w:szCs w:val="20"/>
          <w:lang w:val="nl-BE"/>
        </w:rPr>
      </w:pPr>
      <w:r w:rsidRPr="00AD04D8">
        <w:rPr>
          <w:b/>
          <w:sz w:val="20"/>
          <w:szCs w:val="20"/>
          <w:lang w:val="nl-BE"/>
        </w:rPr>
        <w:tab/>
        <w:t>3.Kc7</w:t>
      </w:r>
    </w:p>
    <w:p w14:paraId="5BB251C0" w14:textId="77777777" w:rsidR="002832DC" w:rsidRPr="00AD04D8" w:rsidRDefault="002832DC" w:rsidP="002832DC">
      <w:pPr>
        <w:pStyle w:val="03aText"/>
        <w:widowControl/>
        <w:rPr>
          <w:lang w:val="nl-BE"/>
        </w:rPr>
      </w:pPr>
      <w:r w:rsidRPr="00AD04D8">
        <w:rPr>
          <w:lang w:val="nl-BE"/>
        </w:rPr>
        <w:t>Maar niet 3.Kc6? Pc4 4.b7 Pa5+ en 6.Pxb7.</w:t>
      </w:r>
    </w:p>
    <w:p w14:paraId="62F715E1" w14:textId="77777777" w:rsidR="002832DC" w:rsidRPr="00AD04D8" w:rsidRDefault="002832DC" w:rsidP="002832DC">
      <w:pPr>
        <w:rPr>
          <w:b/>
          <w:sz w:val="20"/>
          <w:szCs w:val="20"/>
          <w:lang w:val="nl-BE"/>
        </w:rPr>
      </w:pPr>
      <w:r w:rsidRPr="00AD04D8">
        <w:rPr>
          <w:b/>
          <w:sz w:val="20"/>
          <w:szCs w:val="20"/>
          <w:lang w:val="nl-BE"/>
        </w:rPr>
        <w:tab/>
        <w:t>3…</w:t>
      </w:r>
      <w:r w:rsidRPr="00AD04D8">
        <w:rPr>
          <w:b/>
          <w:sz w:val="20"/>
          <w:szCs w:val="20"/>
          <w:lang w:val="nl-BE"/>
        </w:rPr>
        <w:tab/>
      </w:r>
      <w:r w:rsidRPr="00AD04D8">
        <w:rPr>
          <w:b/>
          <w:sz w:val="20"/>
          <w:szCs w:val="20"/>
          <w:lang w:val="nl-BE"/>
        </w:rPr>
        <w:tab/>
        <w:t>Pe4</w:t>
      </w:r>
    </w:p>
    <w:p w14:paraId="3C0F3E7E" w14:textId="77777777" w:rsidR="002832DC" w:rsidRPr="00AD04D8" w:rsidRDefault="002832DC" w:rsidP="002832DC">
      <w:pPr>
        <w:rPr>
          <w:b/>
          <w:sz w:val="20"/>
          <w:szCs w:val="20"/>
          <w:lang w:val="nl-BE"/>
        </w:rPr>
      </w:pPr>
      <w:r w:rsidRPr="00AD04D8">
        <w:rPr>
          <w:b/>
          <w:sz w:val="20"/>
          <w:szCs w:val="20"/>
          <w:lang w:val="nl-BE"/>
        </w:rPr>
        <w:tab/>
        <w:t>4.Kc6</w:t>
      </w:r>
    </w:p>
    <w:p w14:paraId="2FDD34E0" w14:textId="77777777" w:rsidR="002832DC" w:rsidRPr="00AD04D8" w:rsidRDefault="002832DC" w:rsidP="002832DC">
      <w:pPr>
        <w:pStyle w:val="03aText"/>
        <w:widowControl/>
        <w:rPr>
          <w:lang w:val="nl-BE"/>
        </w:rPr>
      </w:pPr>
      <w:r w:rsidRPr="00AD04D8">
        <w:rPr>
          <w:lang w:val="nl-BE"/>
        </w:rPr>
        <w:t>En niet 4.b7? Pc5 5.b8D Pa6+ en 6…Pxb8.</w:t>
      </w:r>
    </w:p>
    <w:p w14:paraId="54424BB1" w14:textId="77777777" w:rsidR="002832DC" w:rsidRPr="00AD04D8" w:rsidRDefault="002832DC" w:rsidP="002832DC">
      <w:pPr>
        <w:spacing w:line="220" w:lineRule="exact"/>
        <w:rPr>
          <w:b/>
          <w:sz w:val="20"/>
          <w:szCs w:val="20"/>
          <w:lang w:val="nl-BE"/>
        </w:rPr>
      </w:pPr>
      <w:r w:rsidRPr="00AD04D8">
        <w:rPr>
          <w:b/>
          <w:sz w:val="20"/>
          <w:szCs w:val="20"/>
          <w:lang w:val="nl-BE"/>
        </w:rPr>
        <w:tab/>
        <w:t>4…</w:t>
      </w:r>
      <w:r w:rsidRPr="00AD04D8">
        <w:rPr>
          <w:b/>
          <w:sz w:val="20"/>
          <w:szCs w:val="20"/>
          <w:lang w:val="nl-BE"/>
        </w:rPr>
        <w:tab/>
      </w:r>
      <w:r w:rsidRPr="00AD04D8">
        <w:rPr>
          <w:b/>
          <w:sz w:val="20"/>
          <w:szCs w:val="20"/>
          <w:lang w:val="nl-BE"/>
        </w:rPr>
        <w:tab/>
        <w:t>Kc4</w:t>
      </w:r>
    </w:p>
    <w:p w14:paraId="0E5EA8BC" w14:textId="77777777" w:rsidR="002832DC" w:rsidRPr="00AD04D8" w:rsidRDefault="002832DC" w:rsidP="002832DC">
      <w:pPr>
        <w:rPr>
          <w:b/>
          <w:sz w:val="20"/>
          <w:szCs w:val="20"/>
          <w:lang w:val="nl-BE"/>
        </w:rPr>
      </w:pPr>
      <w:r w:rsidRPr="00AD04D8">
        <w:rPr>
          <w:b/>
          <w:sz w:val="20"/>
          <w:szCs w:val="20"/>
          <w:lang w:val="nl-BE"/>
        </w:rPr>
        <w:tab/>
        <w:t>5.b7</w:t>
      </w:r>
      <w:r w:rsidRPr="00AD04D8">
        <w:rPr>
          <w:b/>
          <w:sz w:val="20"/>
          <w:szCs w:val="20"/>
          <w:lang w:val="nl-BE"/>
        </w:rPr>
        <w:tab/>
      </w:r>
      <w:r w:rsidRPr="00AD04D8">
        <w:rPr>
          <w:b/>
          <w:sz w:val="20"/>
          <w:szCs w:val="20"/>
          <w:lang w:val="nl-BE"/>
        </w:rPr>
        <w:tab/>
        <w:t>Pc5</w:t>
      </w:r>
    </w:p>
    <w:p w14:paraId="607BE932" w14:textId="77777777" w:rsidR="002832DC" w:rsidRPr="00AD04D8" w:rsidRDefault="002832DC" w:rsidP="002832DC">
      <w:pPr>
        <w:rPr>
          <w:b/>
          <w:sz w:val="20"/>
          <w:szCs w:val="20"/>
          <w:lang w:val="nl-BE"/>
        </w:rPr>
      </w:pPr>
      <w:r w:rsidRPr="00AD04D8">
        <w:rPr>
          <w:b/>
          <w:sz w:val="20"/>
          <w:szCs w:val="20"/>
          <w:lang w:val="nl-BE"/>
        </w:rPr>
        <w:tab/>
        <w:t>6.b8D</w:t>
      </w:r>
    </w:p>
    <w:p w14:paraId="0CAE0626" w14:textId="77777777" w:rsidR="002832DC" w:rsidRDefault="002832DC" w:rsidP="002832DC">
      <w:pPr>
        <w:pStyle w:val="03aText"/>
        <w:widowControl/>
        <w:rPr>
          <w:lang w:val="nl-BE"/>
        </w:rPr>
      </w:pPr>
      <w:r w:rsidRPr="00AD04D8">
        <w:rPr>
          <w:lang w:val="nl-BE"/>
        </w:rPr>
        <w:t xml:space="preserve">En wint. Klein, fijn en rein. </w:t>
      </w:r>
    </w:p>
    <w:p w14:paraId="0B2E9143" w14:textId="77777777" w:rsidR="00453E68" w:rsidRDefault="002832DC" w:rsidP="002832DC">
      <w:pPr>
        <w:pStyle w:val="03aText"/>
        <w:widowControl/>
        <w:rPr>
          <w:lang w:val="nl-BE"/>
        </w:rPr>
      </w:pPr>
      <w:r>
        <w:rPr>
          <w:lang w:val="nl-BE"/>
        </w:rPr>
        <w:br w:type="column"/>
      </w:r>
    </w:p>
    <w:p w14:paraId="14876653" w14:textId="77777777" w:rsidR="00EB1D44" w:rsidRDefault="00EB1D44" w:rsidP="002832DC">
      <w:pPr>
        <w:pStyle w:val="03aText"/>
        <w:widowControl/>
        <w:rPr>
          <w:lang w:val="nl-BE"/>
        </w:rPr>
      </w:pPr>
    </w:p>
    <w:p w14:paraId="296D2D5C" w14:textId="77777777" w:rsidR="005E6482" w:rsidRDefault="005E6482" w:rsidP="002832DC">
      <w:pPr>
        <w:pStyle w:val="03aText"/>
        <w:widowControl/>
        <w:rPr>
          <w:lang w:val="nl-BE"/>
        </w:rPr>
      </w:pPr>
    </w:p>
    <w:p w14:paraId="5C71E688" w14:textId="77777777" w:rsidR="00355F08" w:rsidRDefault="00355F08" w:rsidP="002832DC">
      <w:pPr>
        <w:pStyle w:val="03aText"/>
        <w:widowControl/>
        <w:rPr>
          <w:lang w:val="nl-BE"/>
        </w:rPr>
      </w:pPr>
    </w:p>
    <w:p w14:paraId="18A5CD85" w14:textId="77777777" w:rsidR="002832DC" w:rsidRPr="00AD04D8" w:rsidRDefault="002832DC" w:rsidP="002832DC">
      <w:pPr>
        <w:pStyle w:val="03aText"/>
        <w:widowControl/>
        <w:rPr>
          <w:lang w:val="nl-BE"/>
        </w:rPr>
      </w:pPr>
      <w:r w:rsidRPr="00AD04D8">
        <w:rPr>
          <w:lang w:val="nl-BE"/>
        </w:rPr>
        <w:t xml:space="preserve">Harrie Grondijs pibliceerde in </w:t>
      </w:r>
      <w:r w:rsidRPr="00AD04D8">
        <w:rPr>
          <w:i/>
          <w:lang w:val="nl-BE"/>
        </w:rPr>
        <w:t xml:space="preserve">Springerzauber </w:t>
      </w:r>
      <w:r w:rsidRPr="00AD04D8">
        <w:rPr>
          <w:lang w:val="nl-BE"/>
        </w:rPr>
        <w:t>(1998), met vier stukjes op het bord, dit supermi</w:t>
      </w:r>
      <w:r>
        <w:rPr>
          <w:lang w:val="nl-BE"/>
        </w:rPr>
        <w:t>-</w:t>
      </w:r>
      <w:r w:rsidR="00454EC6">
        <w:rPr>
          <w:lang w:val="nl-BE"/>
        </w:rPr>
        <w:t>niatuurtje:</w:t>
      </w:r>
    </w:p>
    <w:p w14:paraId="2BCA2030" w14:textId="77777777" w:rsidR="002832DC" w:rsidRPr="00AD04D8" w:rsidRDefault="002832DC" w:rsidP="002832DC">
      <w:pPr>
        <w:pStyle w:val="03aText"/>
        <w:widowControl/>
        <w:rPr>
          <w:lang w:val="nl-BE"/>
        </w:rPr>
      </w:pPr>
    </w:p>
    <w:p w14:paraId="0441A61C" w14:textId="77777777" w:rsidR="002832DC" w:rsidRPr="003805FC" w:rsidRDefault="002832DC" w:rsidP="002832DC">
      <w:pPr>
        <w:pStyle w:val="03aText"/>
        <w:widowControl/>
        <w:rPr>
          <w:lang w:val="nl-BE"/>
        </w:rPr>
      </w:pPr>
      <w:r w:rsidRPr="003805FC">
        <w:rPr>
          <w:lang w:val="nl-BE"/>
        </w:rPr>
        <w:t xml:space="preserve">Kb8 b5 / Kg1 Pe8 + </w:t>
      </w:r>
    </w:p>
    <w:p w14:paraId="658E3D63" w14:textId="77777777" w:rsidR="002832DC" w:rsidRPr="003805FC" w:rsidRDefault="002832DC" w:rsidP="002832DC">
      <w:pPr>
        <w:pStyle w:val="03aText"/>
        <w:widowControl/>
        <w:rPr>
          <w:i/>
          <w:iCs/>
          <w:lang w:val="nl-BE"/>
        </w:rPr>
      </w:pPr>
    </w:p>
    <w:p w14:paraId="1CD5E82B" w14:textId="77777777" w:rsidR="006E4BDA" w:rsidRPr="008A1DD7" w:rsidRDefault="002832DC" w:rsidP="002832DC">
      <w:pPr>
        <w:pStyle w:val="03aText"/>
        <w:widowControl/>
        <w:rPr>
          <w:lang w:val="nl-BE"/>
        </w:rPr>
      </w:pPr>
      <w:r w:rsidRPr="00AD04D8">
        <w:rPr>
          <w:lang w:val="nl-BE"/>
        </w:rPr>
        <w:t>Hij gaf als op</w:t>
      </w:r>
      <w:r w:rsidR="005460AD">
        <w:rPr>
          <w:lang w:val="nl-BE"/>
        </w:rPr>
        <w:t xml:space="preserve">lossing: 1.b6 Kf2 </w:t>
      </w:r>
      <w:r w:rsidR="005460AD" w:rsidRPr="00BA4915">
        <w:rPr>
          <w:b/>
          <w:lang w:val="nl-BE"/>
        </w:rPr>
        <w:t>2.Kb7</w:t>
      </w:r>
      <w:r w:rsidR="005460AD">
        <w:rPr>
          <w:lang w:val="nl-BE"/>
        </w:rPr>
        <w:t xml:space="preserve"> </w:t>
      </w:r>
      <w:r w:rsidR="005460AD">
        <w:rPr>
          <w:i/>
          <w:lang w:val="nl-BE"/>
        </w:rPr>
        <w:t xml:space="preserve">(Ook </w:t>
      </w:r>
      <w:r w:rsidR="005460AD" w:rsidRPr="00BA4915">
        <w:rPr>
          <w:b/>
          <w:i/>
          <w:lang w:val="nl-BE"/>
        </w:rPr>
        <w:t>2.Kc8</w:t>
      </w:r>
      <w:r w:rsidR="005460AD">
        <w:rPr>
          <w:i/>
          <w:lang w:val="nl-BE"/>
        </w:rPr>
        <w:t xml:space="preserve"> is goed) </w:t>
      </w:r>
      <w:r w:rsidR="005460AD">
        <w:rPr>
          <w:lang w:val="nl-BE"/>
        </w:rPr>
        <w:t xml:space="preserve">2…Pd6+ 3.Kc7 Pb5+ </w:t>
      </w:r>
      <w:r w:rsidR="005460AD" w:rsidRPr="00BA4915">
        <w:rPr>
          <w:b/>
          <w:lang w:val="nl-BE"/>
        </w:rPr>
        <w:t>4.Kd7</w:t>
      </w:r>
      <w:r w:rsidR="005460AD">
        <w:rPr>
          <w:lang w:val="nl-BE"/>
        </w:rPr>
        <w:t xml:space="preserve"> </w:t>
      </w:r>
      <w:r w:rsidR="005460AD">
        <w:rPr>
          <w:i/>
          <w:lang w:val="nl-BE"/>
        </w:rPr>
        <w:t xml:space="preserve">(En ook </w:t>
      </w:r>
      <w:r w:rsidR="005460AD" w:rsidRPr="00BA4915">
        <w:rPr>
          <w:b/>
          <w:i/>
          <w:lang w:val="nl-BE"/>
        </w:rPr>
        <w:t>4.Kc6, 4.Kc8, 4.Kd8, 4.Kb7 en</w:t>
      </w:r>
      <w:r w:rsidR="005460AD">
        <w:rPr>
          <w:i/>
          <w:lang w:val="nl-BE"/>
        </w:rPr>
        <w:t xml:space="preserve"> </w:t>
      </w:r>
      <w:r w:rsidR="005460AD" w:rsidRPr="00BA4915">
        <w:rPr>
          <w:b/>
          <w:i/>
          <w:lang w:val="nl-BE"/>
        </w:rPr>
        <w:t>4.Kb8</w:t>
      </w:r>
      <w:r w:rsidR="005460AD">
        <w:rPr>
          <w:i/>
          <w:lang w:val="nl-BE"/>
        </w:rPr>
        <w:t xml:space="preserve"> zijn allen correct.)</w:t>
      </w:r>
      <w:r w:rsidR="00075E09">
        <w:rPr>
          <w:i/>
          <w:lang w:val="nl-BE"/>
        </w:rPr>
        <w:t xml:space="preserve"> En d</w:t>
      </w:r>
      <w:r w:rsidR="008A1DD7">
        <w:rPr>
          <w:lang w:val="nl-BE"/>
        </w:rPr>
        <w:t>us nevenoplosbaar.</w:t>
      </w:r>
    </w:p>
    <w:p w14:paraId="55386DFF" w14:textId="77777777" w:rsidR="002832DC" w:rsidRPr="00AD04D8" w:rsidRDefault="002832DC" w:rsidP="002832DC">
      <w:pPr>
        <w:pStyle w:val="03aText"/>
        <w:widowControl/>
        <w:rPr>
          <w:lang w:val="nl-BE"/>
        </w:rPr>
      </w:pPr>
      <w:r w:rsidRPr="00AD04D8">
        <w:rPr>
          <w:lang w:val="nl-BE"/>
        </w:rPr>
        <w:t xml:space="preserve"> </w:t>
      </w:r>
    </w:p>
    <w:p w14:paraId="70E0A833" w14:textId="77777777" w:rsidR="002832DC" w:rsidRPr="00AD04D8" w:rsidRDefault="002832DC" w:rsidP="002832DC">
      <w:pPr>
        <w:pStyle w:val="03aText"/>
        <w:widowControl/>
        <w:rPr>
          <w:i/>
          <w:lang w:val="nl-BE"/>
        </w:rPr>
      </w:pPr>
      <w:r w:rsidRPr="00AD04D8">
        <w:rPr>
          <w:lang w:val="nl-BE"/>
        </w:rPr>
        <w:t>“</w:t>
      </w:r>
      <w:r w:rsidRPr="00AD04D8">
        <w:rPr>
          <w:i/>
          <w:lang w:val="nl-BE"/>
        </w:rPr>
        <w:t xml:space="preserve">Grondijs geeft de stelling als de énige uitzondering op de door H.Rey </w:t>
      </w:r>
      <w:r>
        <w:rPr>
          <w:i/>
          <w:lang w:val="nl-BE"/>
        </w:rPr>
        <w:t>gedefinieerde, en dus</w:t>
      </w:r>
      <w:r w:rsidR="00DF11B0">
        <w:rPr>
          <w:i/>
          <w:lang w:val="nl-BE"/>
        </w:rPr>
        <w:t xml:space="preserve"> </w:t>
      </w:r>
      <w:r>
        <w:rPr>
          <w:i/>
          <w:lang w:val="nl-BE"/>
        </w:rPr>
        <w:t xml:space="preserve"> fou</w:t>
      </w:r>
      <w:r w:rsidR="00DF11B0">
        <w:rPr>
          <w:i/>
          <w:lang w:val="nl-BE"/>
        </w:rPr>
        <w:t>-</w:t>
      </w:r>
      <w:r>
        <w:rPr>
          <w:i/>
          <w:lang w:val="nl-BE"/>
        </w:rPr>
        <w:t>tieve</w:t>
      </w:r>
      <w:r w:rsidRPr="00AD04D8">
        <w:rPr>
          <w:i/>
          <w:lang w:val="nl-BE"/>
        </w:rPr>
        <w:t xml:space="preserve"> regel dat als de witte pion en de koning op dezelfde lijn staan, de pion minimaal op de 6</w:t>
      </w:r>
      <w:r w:rsidRPr="00AD04D8">
        <w:rPr>
          <w:i/>
          <w:vertAlign w:val="superscript"/>
          <w:lang w:val="nl-BE"/>
        </w:rPr>
        <w:t>de</w:t>
      </w:r>
      <w:r w:rsidRPr="00AD04D8">
        <w:rPr>
          <w:i/>
          <w:lang w:val="nl-BE"/>
        </w:rPr>
        <w:t>ri</w:t>
      </w:r>
      <w:r w:rsidR="008C3AB2">
        <w:rPr>
          <w:i/>
          <w:lang w:val="nl-BE"/>
        </w:rPr>
        <w:t>j moet staan wil wit kunnen win</w:t>
      </w:r>
      <w:r>
        <w:rPr>
          <w:i/>
          <w:lang w:val="nl-BE"/>
        </w:rPr>
        <w:t xml:space="preserve">nen. Daarbij moet de zwarte koning ver weg staan.” </w:t>
      </w:r>
      <w:r w:rsidR="008C3AB2">
        <w:rPr>
          <w:lang w:val="nl-BE"/>
        </w:rPr>
        <w:t>Aldus Ha</w:t>
      </w:r>
      <w:r>
        <w:rPr>
          <w:lang w:val="nl-BE"/>
        </w:rPr>
        <w:t>rold van der Heijden.</w:t>
      </w:r>
      <w:r w:rsidRPr="00AD04D8">
        <w:rPr>
          <w:i/>
          <w:lang w:val="nl-BE"/>
        </w:rPr>
        <w:t xml:space="preserve"> </w:t>
      </w:r>
    </w:p>
    <w:p w14:paraId="75A1A130" w14:textId="77777777" w:rsidR="002832DC" w:rsidRPr="00AD04D8" w:rsidRDefault="002832DC" w:rsidP="002832DC">
      <w:pPr>
        <w:pStyle w:val="03aText"/>
        <w:widowControl/>
        <w:rPr>
          <w:lang w:val="nl-BE"/>
        </w:rPr>
      </w:pPr>
    </w:p>
    <w:p w14:paraId="54B1A798" w14:textId="77777777" w:rsidR="002832DC" w:rsidRPr="00AD04D8" w:rsidRDefault="002832DC" w:rsidP="002832DC">
      <w:pPr>
        <w:pStyle w:val="03aText"/>
        <w:widowControl/>
        <w:rPr>
          <w:lang w:val="nl-BE"/>
        </w:rPr>
      </w:pPr>
      <w:r w:rsidRPr="00AD04D8">
        <w:rPr>
          <w:lang w:val="nl-BE"/>
        </w:rPr>
        <w:t xml:space="preserve">En </w:t>
      </w:r>
      <w:r>
        <w:rPr>
          <w:lang w:val="nl-BE"/>
        </w:rPr>
        <w:t xml:space="preserve">hij </w:t>
      </w:r>
      <w:r w:rsidRPr="00AD04D8">
        <w:rPr>
          <w:lang w:val="nl-BE"/>
        </w:rPr>
        <w:t>concludeerde met: “</w:t>
      </w:r>
      <w:r w:rsidRPr="00AD04D8">
        <w:rPr>
          <w:i/>
          <w:iCs/>
          <w:lang w:val="nl-BE"/>
        </w:rPr>
        <w:t>Het is dus niet zozeer als studie be</w:t>
      </w:r>
      <w:r>
        <w:rPr>
          <w:i/>
          <w:iCs/>
          <w:lang w:val="nl-BE"/>
        </w:rPr>
        <w:t>-</w:t>
      </w:r>
      <w:r w:rsidRPr="00AD04D8">
        <w:rPr>
          <w:i/>
          <w:iCs/>
          <w:lang w:val="nl-BE"/>
        </w:rPr>
        <w:t xml:space="preserve">doeld, maar wordt dat wel door Vandecasteele’s verbetering.” </w:t>
      </w:r>
    </w:p>
    <w:p w14:paraId="3E77677B" w14:textId="77777777" w:rsidR="002832DC" w:rsidRPr="00AD04D8" w:rsidRDefault="002832DC" w:rsidP="002832DC">
      <w:pPr>
        <w:pStyle w:val="02bSource"/>
        <w:widowControl/>
        <w:spacing w:line="190" w:lineRule="exact"/>
        <w:ind w:firstLine="113"/>
        <w:rPr>
          <w:b/>
          <w:noProof/>
          <w:lang w:val="nl-BE"/>
        </w:rPr>
      </w:pPr>
      <w:r w:rsidRPr="00AD04D8">
        <w:rPr>
          <w:lang w:val="nl-BE"/>
        </w:rPr>
        <w:br w:type="page"/>
      </w:r>
      <w:r w:rsidRPr="00AD04D8">
        <w:rPr>
          <w:b/>
          <w:noProof/>
          <w:lang w:val="nl-BE"/>
        </w:rPr>
        <w:lastRenderedPageBreak/>
        <w:t>- 16 -</w:t>
      </w:r>
    </w:p>
    <w:p w14:paraId="05C9BDCB" w14:textId="77777777" w:rsidR="002832DC" w:rsidRPr="00AD04D8" w:rsidRDefault="002832DC" w:rsidP="002832DC">
      <w:pPr>
        <w:pStyle w:val="02bSource"/>
        <w:widowControl/>
        <w:spacing w:line="190" w:lineRule="exact"/>
        <w:ind w:firstLine="113"/>
        <w:rPr>
          <w:i/>
          <w:iCs/>
          <w:lang w:val="nl-BE"/>
        </w:rPr>
      </w:pPr>
    </w:p>
    <w:p w14:paraId="2782BBA3" w14:textId="77777777" w:rsidR="002832DC" w:rsidRPr="00AD04D8" w:rsidRDefault="002832DC" w:rsidP="002832DC">
      <w:pPr>
        <w:pStyle w:val="02bSource"/>
        <w:widowControl/>
        <w:spacing w:line="190" w:lineRule="exact"/>
        <w:ind w:firstLine="113"/>
        <w:outlineLvl w:val="0"/>
        <w:rPr>
          <w:lang w:val="nl-BE"/>
        </w:rPr>
      </w:pPr>
      <w:r w:rsidRPr="00AD04D8">
        <w:rPr>
          <w:i/>
          <w:iCs/>
          <w:lang w:val="nl-BE"/>
        </w:rPr>
        <w:t>EBUR,</w:t>
      </w:r>
      <w:r w:rsidRPr="00AD04D8">
        <w:rPr>
          <w:lang w:val="nl-BE"/>
        </w:rPr>
        <w:t xml:space="preserve"> 2003</w:t>
      </w:r>
    </w:p>
    <w:p w14:paraId="5D651A1B" w14:textId="77777777" w:rsidR="002832DC" w:rsidRPr="00AD04D8" w:rsidRDefault="002832DC" w:rsidP="002832DC">
      <w:pPr>
        <w:pStyle w:val="02bSource"/>
        <w:widowControl/>
        <w:spacing w:line="190" w:lineRule="exact"/>
        <w:ind w:firstLine="113"/>
        <w:rPr>
          <w:lang w:val="nl-BE"/>
        </w:rPr>
      </w:pPr>
    </w:p>
    <w:p w14:paraId="0AA75900" w14:textId="77777777" w:rsidR="002832DC" w:rsidRPr="00AD04D8" w:rsidRDefault="00990285" w:rsidP="002832DC">
      <w:pPr>
        <w:spacing w:line="190" w:lineRule="exact"/>
        <w:rPr>
          <w:lang w:val="nl-BE"/>
        </w:rPr>
      </w:pPr>
      <w:r>
        <w:rPr>
          <w:noProof/>
          <w:lang w:val="nl-BE"/>
        </w:rPr>
        <w:object w:dxaOrig="1440" w:dyaOrig="1440" w14:anchorId="12303C6B">
          <v:shape id="_x0000_s1071" type="#_x0000_t75" style="position:absolute;margin-left:0;margin-top:.3pt;width:152.25pt;height:152.25pt;z-index:251614208;mso-position-horizontal:center">
            <v:imagedata r:id="rId47" o:title=""/>
            <w10:wrap type="square"/>
          </v:shape>
          <o:OLEObject Type="Embed" ProgID="CorelDRAW.Graphic.12" ShapeID="_x0000_s1071" DrawAspect="Content" ObjectID="_1587467677" r:id="rId48"/>
        </w:object>
      </w:r>
    </w:p>
    <w:p w14:paraId="510E0AA6" w14:textId="77777777" w:rsidR="002832DC" w:rsidRPr="00AD04D8" w:rsidRDefault="002832DC" w:rsidP="002832DC">
      <w:pPr>
        <w:rPr>
          <w:sz w:val="20"/>
          <w:szCs w:val="20"/>
          <w:lang w:val="nl-BE"/>
        </w:rPr>
      </w:pPr>
      <w:r w:rsidRPr="00AD04D8">
        <w:rPr>
          <w:b/>
          <w:lang w:val="nl-BE"/>
        </w:rPr>
        <w:t>+</w:t>
      </w:r>
      <w:r w:rsidR="00FA61AA">
        <w:rPr>
          <w:sz w:val="20"/>
          <w:szCs w:val="20"/>
          <w:lang w:val="nl-BE"/>
        </w:rPr>
        <w:t xml:space="preserve">                          </w:t>
      </w:r>
      <w:r w:rsidR="004769BE">
        <w:rPr>
          <w:sz w:val="20"/>
          <w:szCs w:val="20"/>
          <w:lang w:val="nl-BE"/>
        </w:rPr>
        <w:t xml:space="preserve"> </w:t>
      </w:r>
      <w:r w:rsidR="00FA61AA">
        <w:rPr>
          <w:sz w:val="20"/>
          <w:szCs w:val="20"/>
          <w:lang w:val="nl-BE"/>
        </w:rPr>
        <w:t xml:space="preserve">   </w:t>
      </w:r>
      <w:r w:rsidRPr="00AD04D8">
        <w:rPr>
          <w:sz w:val="20"/>
          <w:szCs w:val="20"/>
          <w:lang w:val="nl-BE"/>
        </w:rPr>
        <w:t>0014.00 e3a2</w:t>
      </w:r>
    </w:p>
    <w:p w14:paraId="22BB5E3E" w14:textId="77777777" w:rsidR="002832DC" w:rsidRPr="00AD04D8" w:rsidRDefault="002832DC" w:rsidP="002832DC">
      <w:pPr>
        <w:rPr>
          <w:lang w:val="nl-BE"/>
        </w:rPr>
      </w:pPr>
    </w:p>
    <w:p w14:paraId="091B457F" w14:textId="77777777" w:rsidR="002832DC" w:rsidRPr="00AD04D8" w:rsidRDefault="002832DC" w:rsidP="002832DC">
      <w:pPr>
        <w:rPr>
          <w:b/>
          <w:sz w:val="20"/>
          <w:szCs w:val="20"/>
          <w:lang w:val="nl-BE"/>
        </w:rPr>
      </w:pPr>
      <w:r w:rsidRPr="00AD04D8">
        <w:rPr>
          <w:b/>
          <w:sz w:val="20"/>
          <w:szCs w:val="20"/>
          <w:lang w:val="nl-BE"/>
        </w:rPr>
        <w:tab/>
        <w:t>1.Kd4</w:t>
      </w:r>
    </w:p>
    <w:p w14:paraId="7645CBDC" w14:textId="77777777" w:rsidR="002832DC" w:rsidRPr="00AD04D8" w:rsidRDefault="002832DC" w:rsidP="002832DC">
      <w:pPr>
        <w:pStyle w:val="03aText"/>
        <w:widowControl/>
        <w:rPr>
          <w:lang w:val="nl-BE"/>
        </w:rPr>
      </w:pPr>
      <w:r w:rsidRPr="00AD04D8">
        <w:rPr>
          <w:lang w:val="nl-BE"/>
        </w:rPr>
        <w:t>Met de dreiging 2.Kd5.</w:t>
      </w:r>
    </w:p>
    <w:p w14:paraId="6EAAB5FF" w14:textId="77777777" w:rsidR="002832DC" w:rsidRPr="00AD04D8" w:rsidRDefault="002832DC" w:rsidP="002832DC">
      <w:pPr>
        <w:rPr>
          <w:b/>
          <w:sz w:val="20"/>
          <w:szCs w:val="20"/>
          <w:lang w:val="nl-BE"/>
        </w:rPr>
      </w:pPr>
      <w:r w:rsidRPr="00AD04D8">
        <w:rPr>
          <w:b/>
          <w:sz w:val="20"/>
          <w:szCs w:val="20"/>
          <w:lang w:val="nl-BE"/>
        </w:rPr>
        <w:tab/>
        <w:t>1…</w:t>
      </w:r>
      <w:r w:rsidRPr="00AD04D8">
        <w:rPr>
          <w:b/>
          <w:sz w:val="20"/>
          <w:szCs w:val="20"/>
          <w:lang w:val="nl-BE"/>
        </w:rPr>
        <w:tab/>
      </w:r>
      <w:r w:rsidRPr="00AD04D8">
        <w:rPr>
          <w:b/>
          <w:sz w:val="20"/>
          <w:szCs w:val="20"/>
          <w:lang w:val="nl-BE"/>
        </w:rPr>
        <w:tab/>
        <w:t>Pd6</w:t>
      </w:r>
    </w:p>
    <w:p w14:paraId="2614FA3D" w14:textId="77777777" w:rsidR="002832DC" w:rsidRPr="00AD04D8" w:rsidRDefault="002832DC" w:rsidP="002832DC">
      <w:pPr>
        <w:rPr>
          <w:b/>
          <w:sz w:val="20"/>
          <w:szCs w:val="20"/>
          <w:lang w:val="nl-BE"/>
        </w:rPr>
      </w:pPr>
      <w:r w:rsidRPr="00AD04D8">
        <w:rPr>
          <w:b/>
          <w:sz w:val="20"/>
          <w:szCs w:val="20"/>
          <w:lang w:val="nl-BE"/>
        </w:rPr>
        <w:tab/>
        <w:t>2.Pe5</w:t>
      </w:r>
    </w:p>
    <w:p w14:paraId="0DD0C0B8" w14:textId="77777777" w:rsidR="002832DC" w:rsidRPr="00AD04D8" w:rsidRDefault="002832DC" w:rsidP="002832DC">
      <w:pPr>
        <w:pStyle w:val="03aText"/>
        <w:widowControl/>
        <w:rPr>
          <w:lang w:val="nl-BE"/>
        </w:rPr>
      </w:pPr>
      <w:r w:rsidRPr="00AD04D8">
        <w:rPr>
          <w:lang w:val="nl-BE"/>
        </w:rPr>
        <w:t>Met dezelfde dreiging.</w:t>
      </w:r>
    </w:p>
    <w:p w14:paraId="1C7DFC0F" w14:textId="77777777" w:rsidR="002832DC" w:rsidRPr="00AD04D8" w:rsidRDefault="002832DC" w:rsidP="002832DC">
      <w:pPr>
        <w:rPr>
          <w:b/>
          <w:sz w:val="20"/>
          <w:szCs w:val="20"/>
          <w:lang w:val="nl-BE"/>
        </w:rPr>
      </w:pPr>
      <w:r w:rsidRPr="00AD04D8">
        <w:rPr>
          <w:b/>
          <w:sz w:val="20"/>
          <w:szCs w:val="20"/>
          <w:lang w:val="nl-BE"/>
        </w:rPr>
        <w:tab/>
        <w:t>2…</w:t>
      </w:r>
      <w:r w:rsidRPr="00AD04D8">
        <w:rPr>
          <w:b/>
          <w:sz w:val="20"/>
          <w:szCs w:val="20"/>
          <w:lang w:val="nl-BE"/>
        </w:rPr>
        <w:tab/>
      </w:r>
      <w:r w:rsidRPr="00AD04D8">
        <w:rPr>
          <w:b/>
          <w:sz w:val="20"/>
          <w:szCs w:val="20"/>
          <w:lang w:val="nl-BE"/>
        </w:rPr>
        <w:tab/>
        <w:t>Pb7</w:t>
      </w:r>
    </w:p>
    <w:p w14:paraId="283B7B2E" w14:textId="77777777" w:rsidR="002832DC" w:rsidRDefault="002832DC" w:rsidP="002832DC">
      <w:pPr>
        <w:rPr>
          <w:b/>
          <w:sz w:val="20"/>
          <w:szCs w:val="20"/>
          <w:lang w:val="nl-BE"/>
        </w:rPr>
      </w:pPr>
      <w:r w:rsidRPr="00AD04D8">
        <w:rPr>
          <w:b/>
          <w:sz w:val="20"/>
          <w:szCs w:val="20"/>
          <w:lang w:val="nl-BE"/>
        </w:rPr>
        <w:tab/>
        <w:t>3.Pc4</w:t>
      </w:r>
    </w:p>
    <w:p w14:paraId="0CF1623D" w14:textId="77777777" w:rsidR="002832DC" w:rsidRDefault="002832DC" w:rsidP="0038155E">
      <w:pPr>
        <w:numPr>
          <w:ilvl w:val="0"/>
          <w:numId w:val="26"/>
        </w:numPr>
        <w:jc w:val="both"/>
        <w:rPr>
          <w:i/>
          <w:sz w:val="20"/>
          <w:szCs w:val="20"/>
          <w:lang w:val="nl-BE"/>
        </w:rPr>
      </w:pPr>
      <w:r>
        <w:rPr>
          <w:sz w:val="20"/>
          <w:szCs w:val="20"/>
          <w:lang w:val="nl-BE"/>
        </w:rPr>
        <w:t xml:space="preserve">3.Pc6? Pd6 4.Pe5 Pb7 5.Pc4 </w:t>
      </w:r>
      <w:r w:rsidR="00850A4B">
        <w:rPr>
          <w:i/>
          <w:sz w:val="20"/>
          <w:szCs w:val="20"/>
          <w:lang w:val="nl-BE"/>
        </w:rPr>
        <w:t>(Z</w:t>
      </w:r>
      <w:r>
        <w:rPr>
          <w:i/>
          <w:sz w:val="20"/>
          <w:szCs w:val="20"/>
          <w:lang w:val="nl-BE"/>
        </w:rPr>
        <w:t>ie zet 3.)</w:t>
      </w:r>
    </w:p>
    <w:p w14:paraId="23527F6D" w14:textId="77777777" w:rsidR="002832DC" w:rsidRPr="00D74052" w:rsidRDefault="002832DC" w:rsidP="0038155E">
      <w:pPr>
        <w:numPr>
          <w:ilvl w:val="0"/>
          <w:numId w:val="26"/>
        </w:numPr>
        <w:jc w:val="both"/>
        <w:rPr>
          <w:sz w:val="20"/>
          <w:szCs w:val="20"/>
          <w:lang w:val="nl-BE"/>
        </w:rPr>
      </w:pPr>
      <w:r>
        <w:rPr>
          <w:sz w:val="20"/>
          <w:szCs w:val="20"/>
          <w:lang w:val="nl-BE"/>
        </w:rPr>
        <w:t xml:space="preserve">3.Lc8? </w:t>
      </w:r>
      <w:r w:rsidR="00850A4B">
        <w:rPr>
          <w:sz w:val="20"/>
          <w:szCs w:val="20"/>
          <w:lang w:val="nl-BE"/>
        </w:rPr>
        <w:t xml:space="preserve">Pd6 4.Ld7 Pb7 5.Pc4 </w:t>
      </w:r>
      <w:r w:rsidR="00850A4B" w:rsidRPr="00850A4B">
        <w:rPr>
          <w:i/>
          <w:sz w:val="20"/>
          <w:szCs w:val="20"/>
          <w:lang w:val="nl-BE"/>
        </w:rPr>
        <w:t>(Z</w:t>
      </w:r>
      <w:r w:rsidRPr="00850A4B">
        <w:rPr>
          <w:i/>
          <w:sz w:val="20"/>
          <w:szCs w:val="20"/>
          <w:lang w:val="nl-BE"/>
        </w:rPr>
        <w:t>ie zet 3.)</w:t>
      </w:r>
    </w:p>
    <w:p w14:paraId="2EEF3418" w14:textId="77777777" w:rsidR="002832DC" w:rsidRPr="00AD04D8" w:rsidRDefault="002832DC" w:rsidP="002832DC">
      <w:pPr>
        <w:rPr>
          <w:b/>
          <w:sz w:val="20"/>
          <w:szCs w:val="20"/>
          <w:lang w:val="nl-BE"/>
        </w:rPr>
      </w:pPr>
      <w:r w:rsidRPr="00AD04D8">
        <w:rPr>
          <w:b/>
          <w:sz w:val="20"/>
          <w:szCs w:val="20"/>
          <w:lang w:val="nl-BE"/>
        </w:rPr>
        <w:tab/>
      </w:r>
      <w:r>
        <w:rPr>
          <w:b/>
          <w:sz w:val="20"/>
          <w:szCs w:val="20"/>
          <w:lang w:val="nl-BE"/>
        </w:rPr>
        <w:t>3…</w:t>
      </w:r>
      <w:r>
        <w:rPr>
          <w:b/>
          <w:sz w:val="20"/>
          <w:szCs w:val="20"/>
          <w:lang w:val="nl-BE"/>
        </w:rPr>
        <w:tab/>
      </w:r>
      <w:r>
        <w:rPr>
          <w:b/>
          <w:sz w:val="20"/>
          <w:szCs w:val="20"/>
          <w:lang w:val="nl-BE"/>
        </w:rPr>
        <w:tab/>
      </w:r>
      <w:r w:rsidRPr="00AD04D8">
        <w:rPr>
          <w:b/>
          <w:sz w:val="20"/>
          <w:szCs w:val="20"/>
          <w:lang w:val="nl-BE"/>
        </w:rPr>
        <w:t>Kb3</w:t>
      </w:r>
    </w:p>
    <w:p w14:paraId="29AE38BD" w14:textId="77777777" w:rsidR="002832DC" w:rsidRPr="00AD04D8" w:rsidRDefault="002832DC" w:rsidP="002832DC">
      <w:pPr>
        <w:rPr>
          <w:b/>
          <w:sz w:val="20"/>
          <w:szCs w:val="20"/>
          <w:lang w:val="nl-BE"/>
        </w:rPr>
      </w:pPr>
      <w:r w:rsidRPr="00AD04D8">
        <w:rPr>
          <w:b/>
          <w:sz w:val="20"/>
          <w:szCs w:val="20"/>
          <w:lang w:val="nl-BE"/>
        </w:rPr>
        <w:tab/>
        <w:t>4.Lc6</w:t>
      </w:r>
      <w:r w:rsidRPr="00AD04D8">
        <w:rPr>
          <w:b/>
          <w:sz w:val="20"/>
          <w:szCs w:val="20"/>
          <w:lang w:val="nl-BE"/>
        </w:rPr>
        <w:tab/>
      </w:r>
      <w:r w:rsidRPr="00AD04D8">
        <w:rPr>
          <w:b/>
          <w:sz w:val="20"/>
          <w:szCs w:val="20"/>
          <w:lang w:val="nl-BE"/>
        </w:rPr>
        <w:tab/>
        <w:t>Pd8</w:t>
      </w:r>
    </w:p>
    <w:p w14:paraId="1BC37118" w14:textId="77777777" w:rsidR="002832DC" w:rsidRPr="00AD04D8" w:rsidRDefault="002832DC" w:rsidP="002832DC">
      <w:pPr>
        <w:rPr>
          <w:b/>
          <w:sz w:val="20"/>
          <w:szCs w:val="20"/>
          <w:lang w:val="nl-BE"/>
        </w:rPr>
      </w:pPr>
      <w:r w:rsidRPr="00AD04D8">
        <w:rPr>
          <w:b/>
          <w:sz w:val="20"/>
          <w:szCs w:val="20"/>
          <w:lang w:val="nl-BE"/>
        </w:rPr>
        <w:tab/>
        <w:t>5.Ld5</w:t>
      </w:r>
    </w:p>
    <w:p w14:paraId="33D675AB" w14:textId="77777777" w:rsidR="002832DC" w:rsidRPr="00AD04D8" w:rsidRDefault="002832DC" w:rsidP="002832DC">
      <w:pPr>
        <w:pStyle w:val="03aText"/>
        <w:widowControl/>
        <w:rPr>
          <w:lang w:val="nl-BE"/>
        </w:rPr>
      </w:pPr>
      <w:r w:rsidRPr="00AD04D8">
        <w:rPr>
          <w:lang w:val="nl-BE"/>
        </w:rPr>
        <w:t>Het zwarte paard zit nu klem.</w:t>
      </w:r>
    </w:p>
    <w:p w14:paraId="456CF3B1" w14:textId="77777777" w:rsidR="002832DC" w:rsidRPr="00AD04D8" w:rsidRDefault="002832DC" w:rsidP="002832DC">
      <w:pPr>
        <w:rPr>
          <w:b/>
          <w:sz w:val="20"/>
          <w:szCs w:val="20"/>
          <w:lang w:val="nl-BE"/>
        </w:rPr>
      </w:pPr>
      <w:r w:rsidRPr="00AD04D8">
        <w:rPr>
          <w:b/>
          <w:sz w:val="20"/>
          <w:szCs w:val="20"/>
          <w:lang w:val="nl-BE"/>
        </w:rPr>
        <w:tab/>
        <w:t>5...</w:t>
      </w:r>
      <w:r w:rsidRPr="00AD04D8">
        <w:rPr>
          <w:b/>
          <w:sz w:val="20"/>
          <w:szCs w:val="20"/>
          <w:lang w:val="nl-BE"/>
        </w:rPr>
        <w:tab/>
      </w:r>
      <w:r w:rsidRPr="00AD04D8">
        <w:rPr>
          <w:b/>
          <w:sz w:val="20"/>
          <w:szCs w:val="20"/>
          <w:lang w:val="nl-BE"/>
        </w:rPr>
        <w:tab/>
        <w:t>Kb4</w:t>
      </w:r>
    </w:p>
    <w:p w14:paraId="7FCDAD94" w14:textId="77777777" w:rsidR="002832DC" w:rsidRPr="00D74052" w:rsidRDefault="002832DC" w:rsidP="002832DC">
      <w:pPr>
        <w:rPr>
          <w:b/>
          <w:sz w:val="20"/>
          <w:szCs w:val="20"/>
          <w:lang w:val="nl-BE"/>
        </w:rPr>
      </w:pPr>
      <w:r w:rsidRPr="00AD04D8">
        <w:rPr>
          <w:lang w:val="nl-BE"/>
        </w:rPr>
        <w:tab/>
      </w:r>
      <w:r w:rsidRPr="00D74052">
        <w:rPr>
          <w:b/>
          <w:sz w:val="20"/>
          <w:szCs w:val="20"/>
          <w:lang w:val="nl-BE"/>
        </w:rPr>
        <w:t>6.Pd6</w:t>
      </w:r>
      <w:r w:rsidRPr="00D74052">
        <w:rPr>
          <w:b/>
          <w:sz w:val="20"/>
          <w:szCs w:val="20"/>
          <w:lang w:val="nl-BE"/>
        </w:rPr>
        <w:tab/>
      </w:r>
      <w:r w:rsidRPr="00D74052">
        <w:rPr>
          <w:b/>
          <w:sz w:val="20"/>
          <w:szCs w:val="20"/>
          <w:lang w:val="nl-BE"/>
        </w:rPr>
        <w:tab/>
        <w:t>Ka5</w:t>
      </w:r>
    </w:p>
    <w:p w14:paraId="108916A2" w14:textId="77777777" w:rsidR="002832DC" w:rsidRPr="00AD04D8" w:rsidRDefault="002832DC" w:rsidP="002832DC">
      <w:pPr>
        <w:spacing w:line="220" w:lineRule="exact"/>
        <w:rPr>
          <w:b/>
          <w:sz w:val="20"/>
          <w:szCs w:val="20"/>
          <w:lang w:val="nl-BE"/>
        </w:rPr>
      </w:pPr>
      <w:r w:rsidRPr="00AD04D8">
        <w:rPr>
          <w:b/>
          <w:sz w:val="20"/>
          <w:szCs w:val="20"/>
          <w:lang w:val="nl-BE"/>
        </w:rPr>
        <w:tab/>
        <w:t>7.Kc5</w:t>
      </w:r>
      <w:r w:rsidRPr="00AD04D8">
        <w:rPr>
          <w:b/>
          <w:sz w:val="20"/>
          <w:szCs w:val="20"/>
          <w:lang w:val="nl-BE"/>
        </w:rPr>
        <w:tab/>
      </w:r>
      <w:r w:rsidRPr="00AD04D8">
        <w:rPr>
          <w:b/>
          <w:sz w:val="20"/>
          <w:szCs w:val="20"/>
          <w:lang w:val="nl-BE"/>
        </w:rPr>
        <w:tab/>
        <w:t>Ka6</w:t>
      </w:r>
    </w:p>
    <w:p w14:paraId="7635EEBC" w14:textId="77777777" w:rsidR="002832DC" w:rsidRPr="00AD04D8" w:rsidRDefault="002832DC" w:rsidP="002832DC">
      <w:pPr>
        <w:rPr>
          <w:b/>
          <w:sz w:val="20"/>
          <w:szCs w:val="20"/>
          <w:lang w:val="nl-BE"/>
        </w:rPr>
      </w:pPr>
      <w:r w:rsidRPr="00AD04D8">
        <w:rPr>
          <w:b/>
          <w:sz w:val="20"/>
          <w:szCs w:val="20"/>
          <w:lang w:val="nl-BE"/>
        </w:rPr>
        <w:tab/>
        <w:t>8.Lc4+</w:t>
      </w:r>
    </w:p>
    <w:p w14:paraId="0E1490BF" w14:textId="77777777" w:rsidR="00710E35" w:rsidRDefault="00710E35" w:rsidP="002832DC">
      <w:pPr>
        <w:pStyle w:val="03aText"/>
        <w:widowControl/>
        <w:rPr>
          <w:lang w:val="nl-BE"/>
        </w:rPr>
      </w:pPr>
    </w:p>
    <w:p w14:paraId="460198F9" w14:textId="77777777" w:rsidR="00710E35" w:rsidRDefault="00710E35" w:rsidP="002832DC">
      <w:pPr>
        <w:pStyle w:val="03aText"/>
        <w:widowControl/>
        <w:rPr>
          <w:lang w:val="nl-BE"/>
        </w:rPr>
      </w:pPr>
    </w:p>
    <w:p w14:paraId="46565B07" w14:textId="77777777" w:rsidR="00710E35" w:rsidRDefault="00710E35" w:rsidP="002832DC">
      <w:pPr>
        <w:pStyle w:val="03aText"/>
        <w:widowControl/>
        <w:rPr>
          <w:lang w:val="nl-BE"/>
        </w:rPr>
      </w:pPr>
    </w:p>
    <w:p w14:paraId="79EEFBD3" w14:textId="77777777" w:rsidR="005C4F58" w:rsidRDefault="005C4F58" w:rsidP="002832DC">
      <w:pPr>
        <w:pStyle w:val="03aText"/>
        <w:widowControl/>
        <w:rPr>
          <w:lang w:val="nl-BE"/>
        </w:rPr>
      </w:pPr>
    </w:p>
    <w:p w14:paraId="603FB726" w14:textId="77777777" w:rsidR="005E6482" w:rsidRDefault="005E6482" w:rsidP="002832DC">
      <w:pPr>
        <w:pStyle w:val="03aText"/>
        <w:widowControl/>
        <w:rPr>
          <w:lang w:val="nl-BE"/>
        </w:rPr>
      </w:pPr>
    </w:p>
    <w:p w14:paraId="0762236C" w14:textId="77777777" w:rsidR="00540867" w:rsidRDefault="00540867" w:rsidP="002832DC">
      <w:pPr>
        <w:pStyle w:val="03aText"/>
        <w:widowControl/>
        <w:rPr>
          <w:lang w:val="nl-BE"/>
        </w:rPr>
      </w:pPr>
    </w:p>
    <w:p w14:paraId="5AF587F3" w14:textId="77777777" w:rsidR="002832DC" w:rsidRPr="00AD04D8" w:rsidRDefault="002832DC" w:rsidP="002832DC">
      <w:pPr>
        <w:pStyle w:val="03aText"/>
        <w:widowControl/>
        <w:rPr>
          <w:lang w:val="nl-BE"/>
        </w:rPr>
      </w:pPr>
      <w:r w:rsidRPr="00AD04D8">
        <w:rPr>
          <w:lang w:val="nl-BE"/>
        </w:rPr>
        <w:t>En niet 8.Pc8? Pb7 9.Kc6 Pa5+,  met remise.</w:t>
      </w:r>
    </w:p>
    <w:p w14:paraId="186D6B71" w14:textId="77777777" w:rsidR="002832DC" w:rsidRPr="00AD04D8" w:rsidRDefault="002832DC" w:rsidP="00710E35">
      <w:pPr>
        <w:rPr>
          <w:b/>
          <w:sz w:val="20"/>
          <w:szCs w:val="20"/>
          <w:lang w:val="nl-BE"/>
        </w:rPr>
      </w:pPr>
      <w:r>
        <w:rPr>
          <w:b/>
          <w:sz w:val="20"/>
          <w:szCs w:val="20"/>
          <w:lang w:val="nl-BE"/>
        </w:rPr>
        <w:t xml:space="preserve">             </w:t>
      </w:r>
      <w:r w:rsidRPr="00AD04D8">
        <w:rPr>
          <w:b/>
          <w:sz w:val="20"/>
          <w:szCs w:val="20"/>
          <w:lang w:val="nl-BE"/>
        </w:rPr>
        <w:t>8…</w:t>
      </w:r>
      <w:r w:rsidRPr="00AD04D8">
        <w:rPr>
          <w:b/>
          <w:sz w:val="20"/>
          <w:szCs w:val="20"/>
          <w:lang w:val="nl-BE"/>
        </w:rPr>
        <w:tab/>
      </w:r>
      <w:r w:rsidRPr="00AD04D8">
        <w:rPr>
          <w:b/>
          <w:sz w:val="20"/>
          <w:szCs w:val="20"/>
          <w:lang w:val="nl-BE"/>
        </w:rPr>
        <w:tab/>
        <w:t>Ka7</w:t>
      </w:r>
    </w:p>
    <w:p w14:paraId="38BF92B0"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9.Kb5</w:t>
      </w:r>
    </w:p>
    <w:p w14:paraId="286B2C1A" w14:textId="77777777" w:rsidR="002832DC" w:rsidRPr="00D74052" w:rsidRDefault="002832DC" w:rsidP="002832DC">
      <w:pPr>
        <w:pStyle w:val="03aText"/>
        <w:widowControl/>
        <w:rPr>
          <w:i/>
          <w:lang w:val="nl-BE"/>
        </w:rPr>
      </w:pPr>
      <w:r w:rsidRPr="00AD04D8">
        <w:rPr>
          <w:lang w:val="nl-BE"/>
        </w:rPr>
        <w:t>Een</w:t>
      </w:r>
      <w:r w:rsidRPr="00AD04D8">
        <w:rPr>
          <w:b/>
          <w:bCs/>
          <w:lang w:val="nl-BE"/>
        </w:rPr>
        <w:t xml:space="preserve"> </w:t>
      </w:r>
      <w:r w:rsidRPr="00AD04D8">
        <w:rPr>
          <w:lang w:val="nl-BE"/>
        </w:rPr>
        <w:t>onnodige omweg is 9.Ld5? Ka6 10.Lc4+ Ka7 11.Kb5</w:t>
      </w:r>
      <w:r>
        <w:rPr>
          <w:lang w:val="nl-BE"/>
        </w:rPr>
        <w:t xml:space="preserve"> </w:t>
      </w:r>
      <w:r w:rsidR="00850A4B">
        <w:rPr>
          <w:i/>
          <w:lang w:val="nl-BE"/>
        </w:rPr>
        <w:t>(Z</w:t>
      </w:r>
      <w:r>
        <w:rPr>
          <w:i/>
          <w:lang w:val="nl-BE"/>
        </w:rPr>
        <w:t>ie zet 9.</w:t>
      </w:r>
      <w:r w:rsidR="00FD4410">
        <w:rPr>
          <w:i/>
          <w:lang w:val="nl-BE"/>
        </w:rPr>
        <w:t>)</w:t>
      </w:r>
    </w:p>
    <w:p w14:paraId="3287A3D5"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9…</w:t>
      </w:r>
      <w:r w:rsidRPr="00AD04D8">
        <w:rPr>
          <w:b/>
          <w:sz w:val="20"/>
          <w:szCs w:val="20"/>
          <w:lang w:val="nl-BE"/>
        </w:rPr>
        <w:tab/>
      </w:r>
      <w:r w:rsidRPr="00AD04D8">
        <w:rPr>
          <w:b/>
          <w:sz w:val="20"/>
          <w:szCs w:val="20"/>
          <w:lang w:val="nl-BE"/>
        </w:rPr>
        <w:tab/>
        <w:t>Kb8</w:t>
      </w:r>
    </w:p>
    <w:p w14:paraId="18A4F9AC" w14:textId="77777777" w:rsidR="002832DC" w:rsidRPr="00AD04D8" w:rsidRDefault="002832DC" w:rsidP="002832DC">
      <w:pPr>
        <w:rPr>
          <w:b/>
          <w:sz w:val="20"/>
          <w:szCs w:val="20"/>
          <w:lang w:val="nl-BE"/>
        </w:rPr>
      </w:pPr>
      <w:r>
        <w:rPr>
          <w:b/>
          <w:sz w:val="20"/>
          <w:szCs w:val="20"/>
          <w:lang w:val="nl-BE"/>
        </w:rPr>
        <w:t xml:space="preserve">           </w:t>
      </w:r>
      <w:r w:rsidR="000104C2">
        <w:rPr>
          <w:b/>
          <w:sz w:val="20"/>
          <w:szCs w:val="20"/>
          <w:lang w:val="nl-BE"/>
        </w:rPr>
        <w:t>10.Kb6</w:t>
      </w:r>
      <w:r w:rsidR="000104C2">
        <w:rPr>
          <w:b/>
          <w:sz w:val="20"/>
          <w:szCs w:val="20"/>
          <w:lang w:val="nl-BE"/>
        </w:rPr>
        <w:tab/>
      </w:r>
      <w:r w:rsidR="000104C2">
        <w:rPr>
          <w:b/>
          <w:sz w:val="20"/>
          <w:szCs w:val="20"/>
          <w:lang w:val="nl-BE"/>
        </w:rPr>
        <w:tab/>
        <w:t>Pc6</w:t>
      </w:r>
    </w:p>
    <w:p w14:paraId="0C0B066B" w14:textId="77777777" w:rsidR="002832DC" w:rsidRPr="00AD04D8" w:rsidRDefault="002832DC" w:rsidP="002832DC">
      <w:pPr>
        <w:rPr>
          <w:b/>
          <w:sz w:val="20"/>
          <w:szCs w:val="20"/>
          <w:lang w:val="nl-BE"/>
        </w:rPr>
      </w:pPr>
      <w:r>
        <w:rPr>
          <w:b/>
          <w:sz w:val="20"/>
          <w:szCs w:val="20"/>
          <w:lang w:val="nl-BE"/>
        </w:rPr>
        <w:t xml:space="preserve">           </w:t>
      </w:r>
      <w:r w:rsidR="000104C2">
        <w:rPr>
          <w:b/>
          <w:sz w:val="20"/>
          <w:szCs w:val="20"/>
          <w:lang w:val="nl-BE"/>
        </w:rPr>
        <w:t>11.Kxc6</w:t>
      </w:r>
    </w:p>
    <w:p w14:paraId="1E01DC90" w14:textId="77777777" w:rsidR="002832DC" w:rsidRPr="00AD04D8" w:rsidRDefault="00233CBF" w:rsidP="002832DC">
      <w:pPr>
        <w:pStyle w:val="03aText"/>
        <w:widowControl/>
        <w:rPr>
          <w:lang w:val="nl-BE"/>
        </w:rPr>
      </w:pPr>
      <w:r>
        <w:rPr>
          <w:lang w:val="nl-BE"/>
        </w:rPr>
        <w:t>En de koppige</w:t>
      </w:r>
      <w:r w:rsidR="002832DC">
        <w:rPr>
          <w:lang w:val="nl-BE"/>
        </w:rPr>
        <w:t xml:space="preserve"> Fries word gevan-gen</w:t>
      </w:r>
      <w:r w:rsidR="002832DC" w:rsidRPr="00AD04D8">
        <w:rPr>
          <w:lang w:val="nl-BE"/>
        </w:rPr>
        <w:t xml:space="preserve"> op de volgende zet.</w:t>
      </w:r>
    </w:p>
    <w:p w14:paraId="487741CD" w14:textId="77777777" w:rsidR="002832DC" w:rsidRPr="00AD04D8" w:rsidRDefault="002832DC" w:rsidP="002832DC">
      <w:pPr>
        <w:pStyle w:val="03aText"/>
        <w:widowControl/>
        <w:rPr>
          <w:lang w:val="nl-BE"/>
        </w:rPr>
      </w:pPr>
    </w:p>
    <w:p w14:paraId="222425DF" w14:textId="77777777" w:rsidR="002832DC" w:rsidRPr="00AD04D8" w:rsidRDefault="002832DC" w:rsidP="002832DC">
      <w:pPr>
        <w:pStyle w:val="03aText"/>
        <w:widowControl/>
        <w:rPr>
          <w:lang w:val="nl-BE"/>
        </w:rPr>
      </w:pPr>
      <w:r w:rsidRPr="00AD04D8">
        <w:rPr>
          <w:lang w:val="nl-BE"/>
        </w:rPr>
        <w:t xml:space="preserve">De 2de en 3de aanbeveling in het </w:t>
      </w:r>
      <w:r w:rsidRPr="00AD04D8">
        <w:rPr>
          <w:i/>
          <w:lang w:val="nl-BE"/>
        </w:rPr>
        <w:t xml:space="preserve">Rudenko JT </w:t>
      </w:r>
      <w:r w:rsidRPr="00AD04D8">
        <w:rPr>
          <w:lang w:val="nl-BE"/>
        </w:rPr>
        <w:t>in</w:t>
      </w:r>
      <w:r w:rsidRPr="00AD04D8">
        <w:rPr>
          <w:i/>
          <w:lang w:val="nl-BE"/>
        </w:rPr>
        <w:t xml:space="preserve"> Sportiva Gazeta</w:t>
      </w:r>
      <w:r w:rsidRPr="00AD04D8">
        <w:rPr>
          <w:lang w:val="nl-BE"/>
        </w:rPr>
        <w:t xml:space="preserve"> (1988)</w:t>
      </w:r>
      <w:r w:rsidRPr="00AD04D8">
        <w:rPr>
          <w:i/>
          <w:lang w:val="nl-BE"/>
        </w:rPr>
        <w:t xml:space="preserve"> </w:t>
      </w:r>
      <w:r w:rsidRPr="00AD04D8">
        <w:rPr>
          <w:lang w:val="nl-BE"/>
        </w:rPr>
        <w:t>van</w:t>
      </w:r>
      <w:r w:rsidRPr="00AD04D8">
        <w:rPr>
          <w:i/>
          <w:lang w:val="nl-BE"/>
        </w:rPr>
        <w:t xml:space="preserve"> </w:t>
      </w:r>
      <w:r w:rsidRPr="00AD04D8">
        <w:rPr>
          <w:lang w:val="nl-BE"/>
        </w:rPr>
        <w:t>A. Krochek</w:t>
      </w:r>
      <w:r w:rsidRPr="00AD04D8">
        <w:rPr>
          <w:i/>
          <w:lang w:val="nl-BE"/>
        </w:rPr>
        <w:t xml:space="preserve"> </w:t>
      </w:r>
      <w:r w:rsidRPr="00AD04D8">
        <w:rPr>
          <w:lang w:val="nl-BE"/>
        </w:rPr>
        <w:t>luidde:</w:t>
      </w:r>
    </w:p>
    <w:p w14:paraId="5FCDB207" w14:textId="77777777" w:rsidR="002832DC" w:rsidRPr="00AD04D8" w:rsidRDefault="002832DC" w:rsidP="002832DC">
      <w:pPr>
        <w:pStyle w:val="03aText"/>
        <w:widowControl/>
        <w:rPr>
          <w:lang w:val="nl-BE"/>
        </w:rPr>
      </w:pPr>
    </w:p>
    <w:p w14:paraId="7133A476" w14:textId="77777777" w:rsidR="002832DC" w:rsidRPr="00924C19" w:rsidRDefault="002832DC" w:rsidP="002832DC">
      <w:pPr>
        <w:pStyle w:val="03aText"/>
        <w:widowControl/>
        <w:rPr>
          <w:lang w:val="nl-BE"/>
        </w:rPr>
      </w:pPr>
      <w:r w:rsidRPr="00924C19">
        <w:rPr>
          <w:lang w:val="nl-BE"/>
        </w:rPr>
        <w:t>Ka2 Pb7 / Kd4 Ld7 Pc4 =</w:t>
      </w:r>
    </w:p>
    <w:p w14:paraId="65392E9D" w14:textId="77777777" w:rsidR="002832DC" w:rsidRPr="00AD04D8" w:rsidRDefault="002832DC" w:rsidP="002832DC">
      <w:pPr>
        <w:pStyle w:val="03aText"/>
        <w:widowControl/>
        <w:rPr>
          <w:lang w:val="nl-BE"/>
        </w:rPr>
      </w:pPr>
    </w:p>
    <w:p w14:paraId="5DBE1EAA" w14:textId="77777777" w:rsidR="002832DC" w:rsidRPr="00AD04D8" w:rsidRDefault="002832DC" w:rsidP="002832DC">
      <w:pPr>
        <w:pStyle w:val="03aText"/>
        <w:widowControl/>
        <w:rPr>
          <w:lang w:val="nl-BE"/>
        </w:rPr>
      </w:pPr>
      <w:r w:rsidRPr="00AD04D8">
        <w:rPr>
          <w:i/>
          <w:lang w:val="nl-BE"/>
        </w:rPr>
        <w:t xml:space="preserve"> </w:t>
      </w:r>
      <w:r w:rsidRPr="00AD04D8">
        <w:rPr>
          <w:lang w:val="nl-BE"/>
        </w:rPr>
        <w:t xml:space="preserve">1.Kb3 Lc6 2.Pd8 Ld5 3.Kb4 Pd6 4.Ka5 Kc5 5.Ka6 </w:t>
      </w:r>
      <w:r w:rsidR="006E4D3F">
        <w:rPr>
          <w:lang w:val="nl-BE"/>
        </w:rPr>
        <w:t xml:space="preserve">en </w:t>
      </w:r>
      <w:r w:rsidR="006E4D3F" w:rsidRPr="006E4D3F">
        <w:rPr>
          <w:b/>
          <w:lang w:val="nl-BE"/>
        </w:rPr>
        <w:t>5…</w:t>
      </w:r>
      <w:r w:rsidRPr="006E4D3F">
        <w:rPr>
          <w:b/>
          <w:lang w:val="nl-BE"/>
        </w:rPr>
        <w:t>Pc8</w:t>
      </w:r>
      <w:r w:rsidRPr="00AD04D8">
        <w:rPr>
          <w:lang w:val="nl-BE"/>
        </w:rPr>
        <w:t xml:space="preserve"> 6.Pb7+ Kb4 7.Pd8 Ka4 8.Pc6 Lxc6 pat. </w:t>
      </w:r>
    </w:p>
    <w:p w14:paraId="61AB5398" w14:textId="77777777" w:rsidR="002832DC" w:rsidRPr="00AD04D8" w:rsidRDefault="002832DC" w:rsidP="002832DC">
      <w:pPr>
        <w:pStyle w:val="03aText"/>
        <w:widowControl/>
        <w:rPr>
          <w:lang w:val="nl-BE"/>
        </w:rPr>
      </w:pPr>
    </w:p>
    <w:p w14:paraId="04B2E762" w14:textId="77777777" w:rsidR="002832DC" w:rsidRPr="00AD04D8" w:rsidRDefault="002832DC" w:rsidP="002832DC">
      <w:pPr>
        <w:pStyle w:val="03aText"/>
        <w:widowControl/>
        <w:rPr>
          <w:lang w:val="nl-BE"/>
        </w:rPr>
      </w:pPr>
      <w:r w:rsidRPr="00AD04D8">
        <w:rPr>
          <w:lang w:val="nl-BE"/>
        </w:rPr>
        <w:t>Maar na 5.Ka6</w:t>
      </w:r>
      <w:r w:rsidR="008948F5">
        <w:rPr>
          <w:lang w:val="nl-BE"/>
        </w:rPr>
        <w:t>?</w:t>
      </w:r>
      <w:r w:rsidRPr="00AD04D8">
        <w:rPr>
          <w:lang w:val="nl-BE"/>
        </w:rPr>
        <w:t xml:space="preserve"> verliest wit door </w:t>
      </w:r>
      <w:r w:rsidRPr="006E4D3F">
        <w:rPr>
          <w:b/>
          <w:lang w:val="nl-BE"/>
        </w:rPr>
        <w:t>5…Lc4+</w:t>
      </w:r>
      <w:r w:rsidRPr="00AD04D8">
        <w:rPr>
          <w:lang w:val="nl-BE"/>
        </w:rPr>
        <w:t xml:space="preserve"> 6.Ka5 Lb3 7.Ka6 Ld5 8.Ka5 Lc4 9.Ka4 Kb6 10.Kb4 Lg8 11.Ka4 Kc7 12.Kb4 Kxd8, en het paard wordt veroverd. </w:t>
      </w:r>
    </w:p>
    <w:p w14:paraId="5E634310" w14:textId="77777777" w:rsidR="002832DC" w:rsidRPr="00AD04D8" w:rsidRDefault="002832DC" w:rsidP="002832DC">
      <w:pPr>
        <w:pStyle w:val="03aText"/>
        <w:widowControl/>
        <w:rPr>
          <w:lang w:val="nl-BE"/>
        </w:rPr>
      </w:pPr>
    </w:p>
    <w:p w14:paraId="211099F3" w14:textId="77777777" w:rsidR="002832DC" w:rsidRDefault="002832DC" w:rsidP="002832DC">
      <w:pPr>
        <w:pStyle w:val="03aText"/>
        <w:widowControl/>
        <w:spacing w:before="40"/>
        <w:rPr>
          <w:lang w:val="nl-BE"/>
        </w:rPr>
      </w:pPr>
      <w:r w:rsidRPr="00AD04D8">
        <w:rPr>
          <w:lang w:val="nl-BE"/>
        </w:rPr>
        <w:t>Het leuke is dat in mij</w:t>
      </w:r>
      <w:r w:rsidR="006E4D3F">
        <w:rPr>
          <w:lang w:val="nl-BE"/>
        </w:rPr>
        <w:t>n correctie na 3.Pc4, er bijna</w:t>
      </w:r>
      <w:r w:rsidRPr="00AD04D8">
        <w:rPr>
          <w:lang w:val="nl-BE"/>
        </w:rPr>
        <w:t xml:space="preserve"> dezelfde dia</w:t>
      </w:r>
      <w:r w:rsidRPr="00AD04D8">
        <w:rPr>
          <w:lang w:val="nl-BE"/>
        </w:rPr>
        <w:softHyphen/>
        <w:t>gramstand ontstaat als bij Kro</w:t>
      </w:r>
      <w:r w:rsidRPr="00AD04D8">
        <w:rPr>
          <w:lang w:val="nl-BE"/>
        </w:rPr>
        <w:softHyphen/>
        <w:t>check, maar dan in spiegelbeeld en met verwisselde kleuren.</w:t>
      </w:r>
    </w:p>
    <w:p w14:paraId="14EED0A7" w14:textId="77777777" w:rsidR="002943FA" w:rsidRPr="00DC7F90" w:rsidRDefault="002943FA" w:rsidP="002943FA">
      <w:pPr>
        <w:pStyle w:val="03aText"/>
        <w:widowControl/>
        <w:spacing w:before="40"/>
        <w:rPr>
          <w:lang w:val="nl-BE"/>
        </w:rPr>
      </w:pPr>
    </w:p>
    <w:p w14:paraId="28C75430" w14:textId="77777777" w:rsidR="002832DC" w:rsidRPr="001D6918" w:rsidRDefault="002832DC" w:rsidP="00FB41F5">
      <w:pPr>
        <w:pStyle w:val="03aText"/>
        <w:widowControl/>
        <w:spacing w:before="40"/>
        <w:jc w:val="center"/>
        <w:rPr>
          <w:lang w:val="en-GB"/>
        </w:rPr>
      </w:pPr>
      <w:r w:rsidRPr="001D6918">
        <w:rPr>
          <w:b/>
          <w:noProof/>
          <w:lang w:val="en-GB"/>
        </w:rPr>
        <w:lastRenderedPageBreak/>
        <w:t>- 17 -</w:t>
      </w:r>
    </w:p>
    <w:p w14:paraId="01F56DCA" w14:textId="77777777" w:rsidR="002832DC" w:rsidRPr="001D6918" w:rsidRDefault="002832DC" w:rsidP="002832DC">
      <w:pPr>
        <w:pStyle w:val="02bSource"/>
        <w:widowControl/>
        <w:spacing w:line="190" w:lineRule="exact"/>
        <w:ind w:firstLine="113"/>
        <w:rPr>
          <w:lang w:val="en-GB"/>
        </w:rPr>
      </w:pPr>
    </w:p>
    <w:p w14:paraId="3F818246" w14:textId="77777777" w:rsidR="002832DC" w:rsidRPr="001D6918" w:rsidRDefault="002832DC" w:rsidP="002832DC">
      <w:pPr>
        <w:pStyle w:val="02bSource"/>
        <w:widowControl/>
        <w:spacing w:line="190" w:lineRule="exact"/>
        <w:ind w:firstLine="113"/>
        <w:outlineLvl w:val="0"/>
        <w:rPr>
          <w:lang w:val="en-GB"/>
        </w:rPr>
      </w:pPr>
      <w:r w:rsidRPr="001D6918">
        <w:rPr>
          <w:i/>
          <w:iCs/>
          <w:lang w:val="en-GB"/>
        </w:rPr>
        <w:t xml:space="preserve">EBUR, </w:t>
      </w:r>
      <w:r w:rsidRPr="001D6918">
        <w:rPr>
          <w:lang w:val="en-GB"/>
        </w:rPr>
        <w:t>2003</w:t>
      </w:r>
    </w:p>
    <w:p w14:paraId="666F917E" w14:textId="77777777" w:rsidR="002832DC" w:rsidRPr="001D6918" w:rsidRDefault="002832DC" w:rsidP="002832DC">
      <w:pPr>
        <w:pStyle w:val="02bSource"/>
        <w:widowControl/>
        <w:spacing w:line="190" w:lineRule="exact"/>
        <w:ind w:firstLine="113"/>
        <w:rPr>
          <w:lang w:val="en-GB"/>
        </w:rPr>
      </w:pPr>
    </w:p>
    <w:p w14:paraId="612D8C5A" w14:textId="77777777" w:rsidR="002832DC" w:rsidRPr="001D6918" w:rsidRDefault="00990285" w:rsidP="002832DC">
      <w:pPr>
        <w:spacing w:line="190" w:lineRule="exact"/>
        <w:rPr>
          <w:sz w:val="20"/>
          <w:szCs w:val="20"/>
          <w:lang w:val="en-GB"/>
        </w:rPr>
      </w:pPr>
      <w:r>
        <w:rPr>
          <w:noProof/>
          <w:lang w:val="nl-BE"/>
        </w:rPr>
        <w:object w:dxaOrig="1440" w:dyaOrig="1440" w14:anchorId="5F8A98D4">
          <v:shape id="_x0000_s1072" type="#_x0000_t75" style="position:absolute;margin-left:0;margin-top:.3pt;width:152.25pt;height:152.25pt;z-index:251615232;mso-position-horizontal:center">
            <v:imagedata r:id="rId49" o:title=""/>
            <w10:wrap type="square"/>
          </v:shape>
          <o:OLEObject Type="Embed" ProgID="CorelDRAW.Graphic.12" ShapeID="_x0000_s1072" DrawAspect="Content" ObjectID="_1587467678" r:id="rId50"/>
        </w:object>
      </w:r>
    </w:p>
    <w:p w14:paraId="2B6E4305" w14:textId="77777777" w:rsidR="002832DC" w:rsidRPr="001D6918" w:rsidRDefault="002832DC" w:rsidP="002832DC">
      <w:pPr>
        <w:rPr>
          <w:sz w:val="20"/>
          <w:szCs w:val="20"/>
          <w:lang w:val="en-GB"/>
        </w:rPr>
      </w:pPr>
      <w:r w:rsidRPr="001D6918">
        <w:rPr>
          <w:b/>
          <w:lang w:val="en-GB"/>
        </w:rPr>
        <w:t>+</w:t>
      </w:r>
      <w:r w:rsidRPr="001D6918">
        <w:rPr>
          <w:lang w:val="en-GB"/>
        </w:rPr>
        <w:t xml:space="preserve"> </w:t>
      </w:r>
      <w:r w:rsidRPr="001D6918">
        <w:rPr>
          <w:sz w:val="20"/>
          <w:szCs w:val="20"/>
          <w:lang w:val="en-GB"/>
        </w:rPr>
        <w:t xml:space="preserve">             </w:t>
      </w:r>
      <w:r w:rsidR="00FA61AA">
        <w:rPr>
          <w:sz w:val="20"/>
          <w:szCs w:val="20"/>
          <w:lang w:val="en-GB"/>
        </w:rPr>
        <w:t xml:space="preserve">             </w:t>
      </w:r>
      <w:r w:rsidR="004769BE">
        <w:rPr>
          <w:sz w:val="20"/>
          <w:szCs w:val="20"/>
          <w:lang w:val="en-GB"/>
        </w:rPr>
        <w:t xml:space="preserve">  </w:t>
      </w:r>
      <w:r w:rsidR="00FA61AA">
        <w:rPr>
          <w:sz w:val="20"/>
          <w:szCs w:val="20"/>
          <w:lang w:val="en-GB"/>
        </w:rPr>
        <w:t xml:space="preserve">  </w:t>
      </w:r>
      <w:r w:rsidRPr="001D6918">
        <w:rPr>
          <w:sz w:val="20"/>
          <w:szCs w:val="20"/>
          <w:lang w:val="en-GB"/>
        </w:rPr>
        <w:t>4001.00 f6c5</w:t>
      </w:r>
    </w:p>
    <w:p w14:paraId="400DE6FD" w14:textId="77777777" w:rsidR="002832DC" w:rsidRPr="001D6918" w:rsidRDefault="002832DC" w:rsidP="002832DC">
      <w:pPr>
        <w:rPr>
          <w:b/>
          <w:sz w:val="20"/>
          <w:szCs w:val="20"/>
          <w:lang w:val="en-GB"/>
        </w:rPr>
      </w:pPr>
    </w:p>
    <w:p w14:paraId="70635F62" w14:textId="77777777" w:rsidR="002832DC" w:rsidRPr="001D6918" w:rsidRDefault="002832DC" w:rsidP="002832DC">
      <w:pPr>
        <w:rPr>
          <w:b/>
          <w:sz w:val="20"/>
          <w:szCs w:val="20"/>
          <w:lang w:val="en-GB"/>
        </w:rPr>
      </w:pPr>
      <w:r w:rsidRPr="001D6918">
        <w:rPr>
          <w:b/>
          <w:sz w:val="20"/>
          <w:szCs w:val="20"/>
          <w:lang w:val="en-GB"/>
        </w:rPr>
        <w:t xml:space="preserve">             1.Pa4+</w:t>
      </w:r>
      <w:r w:rsidRPr="001D6918">
        <w:rPr>
          <w:b/>
          <w:sz w:val="20"/>
          <w:szCs w:val="20"/>
          <w:lang w:val="en-GB"/>
        </w:rPr>
        <w:tab/>
      </w:r>
      <w:r w:rsidRPr="001D6918">
        <w:rPr>
          <w:b/>
          <w:sz w:val="20"/>
          <w:szCs w:val="20"/>
          <w:lang w:val="en-GB"/>
        </w:rPr>
        <w:tab/>
        <w:t>Kd6</w:t>
      </w:r>
    </w:p>
    <w:p w14:paraId="2F4F2CE3" w14:textId="77777777" w:rsidR="002832DC" w:rsidRPr="001D6918" w:rsidRDefault="002832DC" w:rsidP="002832DC">
      <w:pPr>
        <w:rPr>
          <w:b/>
          <w:sz w:val="20"/>
          <w:szCs w:val="20"/>
          <w:lang w:val="en-GB"/>
        </w:rPr>
      </w:pPr>
      <w:r w:rsidRPr="001D6918">
        <w:rPr>
          <w:b/>
          <w:sz w:val="20"/>
          <w:szCs w:val="20"/>
          <w:lang w:val="en-GB"/>
        </w:rPr>
        <w:t xml:space="preserve">             2.Dg3+</w:t>
      </w:r>
      <w:r w:rsidRPr="001D6918">
        <w:rPr>
          <w:b/>
          <w:sz w:val="20"/>
          <w:szCs w:val="20"/>
          <w:lang w:val="en-GB"/>
        </w:rPr>
        <w:tab/>
      </w:r>
      <w:r w:rsidR="00F6750B">
        <w:rPr>
          <w:b/>
          <w:sz w:val="20"/>
          <w:szCs w:val="20"/>
          <w:lang w:val="en-GB"/>
        </w:rPr>
        <w:t xml:space="preserve">    </w:t>
      </w:r>
      <w:r w:rsidR="00F6750B">
        <w:rPr>
          <w:b/>
          <w:sz w:val="20"/>
          <w:szCs w:val="20"/>
          <w:lang w:val="en-GB"/>
        </w:rPr>
        <w:tab/>
      </w:r>
      <w:r w:rsidR="00710E35">
        <w:rPr>
          <w:b/>
          <w:sz w:val="20"/>
          <w:szCs w:val="20"/>
          <w:lang w:val="en-GB"/>
        </w:rPr>
        <w:t>Kc6</w:t>
      </w:r>
    </w:p>
    <w:p w14:paraId="0B79C4BA" w14:textId="77777777" w:rsidR="002832DC" w:rsidRPr="001D6918" w:rsidRDefault="002832DC" w:rsidP="002832DC">
      <w:pPr>
        <w:rPr>
          <w:b/>
          <w:sz w:val="20"/>
          <w:szCs w:val="20"/>
          <w:lang w:val="en-GB"/>
        </w:rPr>
      </w:pPr>
      <w:r w:rsidRPr="001D6918">
        <w:rPr>
          <w:b/>
          <w:sz w:val="20"/>
          <w:szCs w:val="20"/>
          <w:lang w:val="en-GB"/>
        </w:rPr>
        <w:t xml:space="preserve">             3.Dc3+</w:t>
      </w:r>
      <w:r w:rsidRPr="001D6918">
        <w:rPr>
          <w:b/>
          <w:sz w:val="20"/>
          <w:szCs w:val="20"/>
          <w:lang w:val="en-GB"/>
        </w:rPr>
        <w:tab/>
      </w:r>
      <w:r w:rsidRPr="001D6918">
        <w:rPr>
          <w:b/>
          <w:sz w:val="20"/>
          <w:szCs w:val="20"/>
          <w:lang w:val="en-GB"/>
        </w:rPr>
        <w:tab/>
        <w:t>Kb5</w:t>
      </w:r>
    </w:p>
    <w:p w14:paraId="597CD941" w14:textId="77777777" w:rsidR="002832DC" w:rsidRPr="001D6918" w:rsidRDefault="002832DC" w:rsidP="002832DC">
      <w:pPr>
        <w:rPr>
          <w:b/>
          <w:sz w:val="20"/>
          <w:szCs w:val="20"/>
          <w:lang w:val="en-GB"/>
        </w:rPr>
      </w:pPr>
      <w:r w:rsidRPr="001D6918">
        <w:rPr>
          <w:b/>
          <w:sz w:val="20"/>
          <w:szCs w:val="20"/>
          <w:lang w:val="en-GB"/>
        </w:rPr>
        <w:t xml:space="preserve">             4.Db3+</w:t>
      </w:r>
      <w:r w:rsidRPr="001D6918">
        <w:rPr>
          <w:b/>
          <w:sz w:val="20"/>
          <w:szCs w:val="20"/>
          <w:lang w:val="en-GB"/>
        </w:rPr>
        <w:tab/>
      </w:r>
      <w:r w:rsidRPr="001D6918">
        <w:rPr>
          <w:b/>
          <w:sz w:val="20"/>
          <w:szCs w:val="20"/>
          <w:lang w:val="en-GB"/>
        </w:rPr>
        <w:tab/>
        <w:t>Kc6</w:t>
      </w:r>
    </w:p>
    <w:p w14:paraId="25A7699B" w14:textId="77777777" w:rsidR="002832DC" w:rsidRPr="001D6918" w:rsidRDefault="002832DC" w:rsidP="002832DC">
      <w:pPr>
        <w:rPr>
          <w:b/>
          <w:sz w:val="20"/>
          <w:szCs w:val="20"/>
          <w:lang w:val="en-GB"/>
        </w:rPr>
      </w:pPr>
      <w:r w:rsidRPr="001D6918">
        <w:rPr>
          <w:b/>
          <w:sz w:val="20"/>
          <w:szCs w:val="20"/>
          <w:lang w:val="en-GB"/>
        </w:rPr>
        <w:t xml:space="preserve">             5.Dc4+</w:t>
      </w:r>
      <w:r w:rsidRPr="001D6918">
        <w:rPr>
          <w:b/>
          <w:sz w:val="20"/>
          <w:szCs w:val="20"/>
          <w:lang w:val="en-GB"/>
        </w:rPr>
        <w:tab/>
      </w:r>
      <w:r w:rsidRPr="001D6918">
        <w:rPr>
          <w:b/>
          <w:sz w:val="20"/>
          <w:szCs w:val="20"/>
          <w:lang w:val="en-GB"/>
        </w:rPr>
        <w:tab/>
        <w:t>Kd6</w:t>
      </w:r>
    </w:p>
    <w:p w14:paraId="228B34BB" w14:textId="77777777" w:rsidR="002832DC" w:rsidRPr="002F249F" w:rsidRDefault="002832DC" w:rsidP="002832DC">
      <w:pPr>
        <w:rPr>
          <w:b/>
          <w:sz w:val="20"/>
          <w:szCs w:val="20"/>
          <w:lang w:val="nl-BE"/>
        </w:rPr>
      </w:pPr>
      <w:r w:rsidRPr="001D6918">
        <w:rPr>
          <w:b/>
          <w:sz w:val="20"/>
          <w:szCs w:val="20"/>
          <w:lang w:val="en-GB"/>
        </w:rPr>
        <w:t xml:space="preserve">             </w:t>
      </w:r>
      <w:r w:rsidRPr="002F249F">
        <w:rPr>
          <w:b/>
          <w:sz w:val="20"/>
          <w:szCs w:val="20"/>
          <w:lang w:val="nl-BE"/>
        </w:rPr>
        <w:t>6.Dc5+</w:t>
      </w:r>
      <w:r w:rsidRPr="002F249F">
        <w:rPr>
          <w:b/>
          <w:sz w:val="20"/>
          <w:szCs w:val="20"/>
          <w:lang w:val="nl-BE"/>
        </w:rPr>
        <w:tab/>
      </w:r>
      <w:r w:rsidRPr="002F249F">
        <w:rPr>
          <w:b/>
          <w:sz w:val="20"/>
          <w:szCs w:val="20"/>
          <w:lang w:val="nl-BE"/>
        </w:rPr>
        <w:tab/>
        <w:t>Kd7</w:t>
      </w:r>
    </w:p>
    <w:p w14:paraId="5172A01B" w14:textId="77777777" w:rsidR="002832DC" w:rsidRPr="002F249F" w:rsidRDefault="002832DC" w:rsidP="002832DC">
      <w:pPr>
        <w:spacing w:line="220" w:lineRule="exact"/>
        <w:rPr>
          <w:b/>
          <w:sz w:val="20"/>
          <w:szCs w:val="20"/>
          <w:lang w:val="nl-BE"/>
        </w:rPr>
      </w:pPr>
      <w:r w:rsidRPr="002F249F">
        <w:rPr>
          <w:b/>
          <w:sz w:val="20"/>
          <w:szCs w:val="20"/>
          <w:lang w:val="nl-BE"/>
        </w:rPr>
        <w:t xml:space="preserve">             7.Pb6+</w:t>
      </w:r>
      <w:r w:rsidRPr="002F249F">
        <w:rPr>
          <w:b/>
          <w:sz w:val="20"/>
          <w:szCs w:val="20"/>
          <w:lang w:val="nl-BE"/>
        </w:rPr>
        <w:tab/>
      </w:r>
      <w:r w:rsidRPr="002F249F">
        <w:rPr>
          <w:b/>
          <w:sz w:val="20"/>
          <w:szCs w:val="20"/>
          <w:lang w:val="nl-BE"/>
        </w:rPr>
        <w:tab/>
        <w:t>Ke8</w:t>
      </w:r>
    </w:p>
    <w:p w14:paraId="35751229" w14:textId="77777777" w:rsidR="002832DC" w:rsidRPr="00AD04D8" w:rsidRDefault="002832DC" w:rsidP="002832DC">
      <w:pPr>
        <w:spacing w:line="220" w:lineRule="exact"/>
        <w:rPr>
          <w:b/>
          <w:sz w:val="20"/>
          <w:szCs w:val="20"/>
          <w:lang w:val="nl-BE"/>
        </w:rPr>
      </w:pPr>
      <w:r w:rsidRPr="002F249F">
        <w:rPr>
          <w:b/>
          <w:sz w:val="20"/>
          <w:szCs w:val="20"/>
          <w:lang w:val="nl-BE"/>
        </w:rPr>
        <w:t xml:space="preserve">             </w:t>
      </w:r>
      <w:r w:rsidRPr="00AD04D8">
        <w:rPr>
          <w:b/>
          <w:sz w:val="20"/>
          <w:szCs w:val="20"/>
          <w:lang w:val="nl-BE"/>
        </w:rPr>
        <w:t>8.De5+</w:t>
      </w:r>
      <w:r w:rsidRPr="00AD04D8">
        <w:rPr>
          <w:b/>
          <w:sz w:val="20"/>
          <w:szCs w:val="20"/>
          <w:lang w:val="nl-BE"/>
        </w:rPr>
        <w:tab/>
      </w:r>
      <w:r w:rsidRPr="00AD04D8">
        <w:rPr>
          <w:b/>
          <w:sz w:val="20"/>
          <w:szCs w:val="20"/>
          <w:lang w:val="nl-BE"/>
        </w:rPr>
        <w:tab/>
        <w:t>Kd8</w:t>
      </w:r>
    </w:p>
    <w:p w14:paraId="67468D61"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9.Dd6+</w:t>
      </w:r>
      <w:r w:rsidRPr="00AD04D8">
        <w:rPr>
          <w:b/>
          <w:sz w:val="20"/>
          <w:szCs w:val="20"/>
          <w:lang w:val="nl-BE"/>
        </w:rPr>
        <w:tab/>
      </w:r>
      <w:r w:rsidRPr="00AD04D8">
        <w:rPr>
          <w:b/>
          <w:sz w:val="20"/>
          <w:szCs w:val="20"/>
          <w:lang w:val="nl-BE"/>
        </w:rPr>
        <w:tab/>
        <w:t>Ke8</w:t>
      </w:r>
    </w:p>
    <w:p w14:paraId="18AA9DF4"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10.De6+</w:t>
      </w:r>
      <w:r>
        <w:rPr>
          <w:b/>
          <w:sz w:val="20"/>
          <w:szCs w:val="20"/>
          <w:lang w:val="nl-BE"/>
        </w:rPr>
        <w:tab/>
      </w:r>
      <w:r>
        <w:rPr>
          <w:b/>
          <w:sz w:val="20"/>
          <w:szCs w:val="20"/>
          <w:lang w:val="nl-BE"/>
        </w:rPr>
        <w:tab/>
      </w:r>
      <w:r w:rsidRPr="00AD04D8">
        <w:rPr>
          <w:b/>
          <w:sz w:val="20"/>
          <w:szCs w:val="20"/>
          <w:lang w:val="nl-BE"/>
        </w:rPr>
        <w:t>Kd8</w:t>
      </w:r>
    </w:p>
    <w:p w14:paraId="647A59B4"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11.Dg8+</w:t>
      </w:r>
      <w:r w:rsidRPr="00AD04D8">
        <w:rPr>
          <w:b/>
          <w:sz w:val="20"/>
          <w:szCs w:val="20"/>
          <w:lang w:val="nl-BE"/>
        </w:rPr>
        <w:tab/>
      </w:r>
      <w:r>
        <w:rPr>
          <w:b/>
          <w:sz w:val="20"/>
          <w:szCs w:val="20"/>
          <w:lang w:val="nl-BE"/>
        </w:rPr>
        <w:tab/>
      </w:r>
      <w:r w:rsidRPr="00AD04D8">
        <w:rPr>
          <w:b/>
          <w:sz w:val="20"/>
          <w:szCs w:val="20"/>
          <w:lang w:val="nl-BE"/>
        </w:rPr>
        <w:t>Kc7</w:t>
      </w:r>
    </w:p>
    <w:p w14:paraId="44D033D8" w14:textId="77777777" w:rsidR="00BA1500" w:rsidRDefault="002832DC" w:rsidP="002832DC">
      <w:pPr>
        <w:rPr>
          <w:b/>
          <w:sz w:val="20"/>
          <w:szCs w:val="20"/>
          <w:lang w:val="nl-BE"/>
        </w:rPr>
      </w:pPr>
      <w:r>
        <w:rPr>
          <w:b/>
          <w:sz w:val="20"/>
          <w:szCs w:val="20"/>
          <w:lang w:val="nl-BE"/>
        </w:rPr>
        <w:t xml:space="preserve">           </w:t>
      </w:r>
      <w:r w:rsidRPr="00AD04D8">
        <w:rPr>
          <w:b/>
          <w:sz w:val="20"/>
          <w:szCs w:val="20"/>
          <w:lang w:val="nl-BE"/>
        </w:rPr>
        <w:t>12.Pa8+</w:t>
      </w:r>
      <w:r w:rsidRPr="00AD04D8">
        <w:rPr>
          <w:b/>
          <w:sz w:val="20"/>
          <w:szCs w:val="20"/>
          <w:lang w:val="nl-BE"/>
        </w:rPr>
        <w:tab/>
      </w:r>
      <w:r w:rsidR="00BA1500">
        <w:rPr>
          <w:b/>
          <w:sz w:val="20"/>
          <w:szCs w:val="20"/>
          <w:lang w:val="nl-BE"/>
        </w:rPr>
        <w:t xml:space="preserve"> </w:t>
      </w:r>
    </w:p>
    <w:p w14:paraId="0261BD10" w14:textId="77777777" w:rsidR="00BA1500" w:rsidRDefault="00BA1500" w:rsidP="002832DC">
      <w:pPr>
        <w:rPr>
          <w:b/>
          <w:sz w:val="20"/>
          <w:szCs w:val="20"/>
          <w:lang w:val="nl-BE"/>
        </w:rPr>
      </w:pPr>
    </w:p>
    <w:p w14:paraId="7A9ECF3F" w14:textId="77777777" w:rsidR="00BA1500" w:rsidRDefault="00BA1500" w:rsidP="002832DC">
      <w:pPr>
        <w:rPr>
          <w:b/>
          <w:i/>
          <w:sz w:val="20"/>
          <w:szCs w:val="20"/>
          <w:lang w:val="nl-BE"/>
        </w:rPr>
      </w:pPr>
      <w:r>
        <w:rPr>
          <w:b/>
          <w:i/>
          <w:sz w:val="20"/>
          <w:szCs w:val="20"/>
          <w:lang w:val="nl-BE"/>
        </w:rPr>
        <w:t>Var!ant A</w:t>
      </w:r>
    </w:p>
    <w:p w14:paraId="3981AC2F" w14:textId="77777777" w:rsidR="002832DC" w:rsidRPr="00AD04D8" w:rsidRDefault="00BA1500" w:rsidP="00BA1500">
      <w:pPr>
        <w:rPr>
          <w:b/>
          <w:sz w:val="20"/>
          <w:szCs w:val="20"/>
          <w:lang w:val="nl-BE"/>
        </w:rPr>
      </w:pPr>
      <w:r>
        <w:rPr>
          <w:b/>
          <w:i/>
          <w:sz w:val="20"/>
          <w:szCs w:val="20"/>
          <w:lang w:val="nl-BE"/>
        </w:rPr>
        <w:t xml:space="preserve">          </w:t>
      </w:r>
      <w:r>
        <w:rPr>
          <w:b/>
          <w:sz w:val="20"/>
          <w:szCs w:val="20"/>
          <w:lang w:val="nl-BE"/>
        </w:rPr>
        <w:t xml:space="preserve"> 12…</w:t>
      </w:r>
      <w:r>
        <w:rPr>
          <w:b/>
          <w:sz w:val="20"/>
          <w:szCs w:val="20"/>
          <w:lang w:val="nl-BE"/>
        </w:rPr>
        <w:tab/>
      </w:r>
      <w:r>
        <w:rPr>
          <w:b/>
          <w:sz w:val="20"/>
          <w:szCs w:val="20"/>
          <w:lang w:val="nl-BE"/>
        </w:rPr>
        <w:tab/>
      </w:r>
      <w:r w:rsidR="002832DC" w:rsidRPr="00AD04D8">
        <w:rPr>
          <w:b/>
          <w:sz w:val="20"/>
          <w:szCs w:val="20"/>
          <w:lang w:val="nl-BE"/>
        </w:rPr>
        <w:t>Kd7</w:t>
      </w:r>
    </w:p>
    <w:p w14:paraId="3EB76110"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 xml:space="preserve">13.De6+ </w:t>
      </w:r>
      <w:r w:rsidRPr="00AD04D8">
        <w:rPr>
          <w:b/>
          <w:sz w:val="20"/>
          <w:szCs w:val="20"/>
          <w:lang w:val="nl-BE"/>
        </w:rPr>
        <w:tab/>
        <w:t>Kd8</w:t>
      </w:r>
    </w:p>
    <w:p w14:paraId="1C13826C" w14:textId="77777777" w:rsidR="002832DC" w:rsidRDefault="002832DC" w:rsidP="002832DC">
      <w:pPr>
        <w:rPr>
          <w:b/>
          <w:sz w:val="20"/>
          <w:szCs w:val="20"/>
          <w:lang w:val="nl-BE"/>
        </w:rPr>
      </w:pPr>
      <w:r>
        <w:rPr>
          <w:b/>
          <w:sz w:val="20"/>
          <w:szCs w:val="20"/>
          <w:lang w:val="nl-BE"/>
        </w:rPr>
        <w:t xml:space="preserve">           </w:t>
      </w:r>
      <w:r w:rsidRPr="00AD04D8">
        <w:rPr>
          <w:b/>
          <w:sz w:val="20"/>
          <w:szCs w:val="20"/>
          <w:lang w:val="nl-BE"/>
        </w:rPr>
        <w:t xml:space="preserve">14.Dd6+ </w:t>
      </w:r>
      <w:r w:rsidRPr="00AD04D8">
        <w:rPr>
          <w:b/>
          <w:sz w:val="20"/>
          <w:szCs w:val="20"/>
          <w:lang w:val="nl-BE"/>
        </w:rPr>
        <w:tab/>
        <w:t xml:space="preserve">Dd7 </w:t>
      </w:r>
    </w:p>
    <w:p w14:paraId="337F3A62" w14:textId="77777777" w:rsidR="002832DC" w:rsidRPr="00AD04D8" w:rsidRDefault="009E5531" w:rsidP="009E5531">
      <w:pPr>
        <w:rPr>
          <w:b/>
          <w:sz w:val="20"/>
          <w:szCs w:val="20"/>
          <w:lang w:val="nl-BE"/>
        </w:rPr>
      </w:pPr>
      <w:r>
        <w:rPr>
          <w:b/>
          <w:sz w:val="20"/>
          <w:szCs w:val="20"/>
          <w:lang w:val="nl-BE"/>
        </w:rPr>
        <w:t xml:space="preserve">           </w:t>
      </w:r>
      <w:r w:rsidR="002832DC" w:rsidRPr="00AD04D8">
        <w:rPr>
          <w:b/>
          <w:sz w:val="20"/>
          <w:szCs w:val="20"/>
          <w:lang w:val="nl-BE"/>
        </w:rPr>
        <w:t xml:space="preserve">15.Db8+ </w:t>
      </w:r>
      <w:r w:rsidR="002832DC">
        <w:rPr>
          <w:b/>
          <w:sz w:val="20"/>
          <w:szCs w:val="20"/>
          <w:lang w:val="nl-BE"/>
        </w:rPr>
        <w:tab/>
      </w:r>
      <w:r w:rsidR="002832DC" w:rsidRPr="00AD04D8">
        <w:rPr>
          <w:b/>
          <w:sz w:val="20"/>
          <w:szCs w:val="20"/>
          <w:lang w:val="nl-BE"/>
        </w:rPr>
        <w:t>Dc8</w:t>
      </w:r>
    </w:p>
    <w:p w14:paraId="32EF9094" w14:textId="77777777" w:rsidR="002832DC" w:rsidRPr="00AD04D8" w:rsidRDefault="002832DC" w:rsidP="002832DC">
      <w:pPr>
        <w:rPr>
          <w:b/>
          <w:sz w:val="20"/>
          <w:szCs w:val="20"/>
          <w:lang w:val="nl-BE"/>
        </w:rPr>
      </w:pPr>
      <w:r>
        <w:rPr>
          <w:b/>
          <w:sz w:val="20"/>
          <w:szCs w:val="20"/>
          <w:lang w:val="nl-BE"/>
        </w:rPr>
        <w:t xml:space="preserve">          </w:t>
      </w:r>
      <w:r w:rsidR="00D47376">
        <w:rPr>
          <w:b/>
          <w:sz w:val="20"/>
          <w:szCs w:val="20"/>
          <w:lang w:val="nl-BE"/>
        </w:rPr>
        <w:t xml:space="preserve"> </w:t>
      </w:r>
      <w:r w:rsidRPr="00AD04D8">
        <w:rPr>
          <w:b/>
          <w:sz w:val="20"/>
          <w:szCs w:val="20"/>
          <w:lang w:val="nl-BE"/>
        </w:rPr>
        <w:t xml:space="preserve">16.Db6+ </w:t>
      </w:r>
      <w:r w:rsidRPr="00AD04D8">
        <w:rPr>
          <w:b/>
          <w:sz w:val="20"/>
          <w:szCs w:val="20"/>
          <w:lang w:val="nl-BE"/>
        </w:rPr>
        <w:tab/>
        <w:t>Ke8</w:t>
      </w:r>
    </w:p>
    <w:p w14:paraId="2B8A427A" w14:textId="77777777" w:rsidR="002832DC" w:rsidRPr="00AD04D8" w:rsidRDefault="002832DC" w:rsidP="002832DC">
      <w:pPr>
        <w:rPr>
          <w:b/>
          <w:sz w:val="20"/>
          <w:szCs w:val="20"/>
          <w:lang w:val="nl-BE"/>
        </w:rPr>
      </w:pPr>
      <w:r>
        <w:rPr>
          <w:b/>
          <w:sz w:val="20"/>
          <w:szCs w:val="20"/>
          <w:lang w:val="nl-BE"/>
        </w:rPr>
        <w:t xml:space="preserve">         </w:t>
      </w:r>
      <w:r w:rsidR="00D47376">
        <w:rPr>
          <w:b/>
          <w:sz w:val="20"/>
          <w:szCs w:val="20"/>
          <w:lang w:val="nl-BE"/>
        </w:rPr>
        <w:t xml:space="preserve"> </w:t>
      </w:r>
      <w:r>
        <w:rPr>
          <w:b/>
          <w:sz w:val="20"/>
          <w:szCs w:val="20"/>
          <w:lang w:val="nl-BE"/>
        </w:rPr>
        <w:t xml:space="preserve"> </w:t>
      </w:r>
      <w:r w:rsidRPr="00AD04D8">
        <w:rPr>
          <w:b/>
          <w:sz w:val="20"/>
          <w:szCs w:val="20"/>
          <w:lang w:val="nl-BE"/>
        </w:rPr>
        <w:t>17.De3+</w:t>
      </w:r>
      <w:r w:rsidRPr="00AD04D8">
        <w:rPr>
          <w:b/>
          <w:sz w:val="20"/>
          <w:szCs w:val="20"/>
          <w:lang w:val="nl-BE"/>
        </w:rPr>
        <w:tab/>
      </w:r>
      <w:r>
        <w:rPr>
          <w:b/>
          <w:sz w:val="20"/>
          <w:szCs w:val="20"/>
          <w:lang w:val="nl-BE"/>
        </w:rPr>
        <w:tab/>
      </w:r>
      <w:r w:rsidRPr="00AD04D8">
        <w:rPr>
          <w:b/>
          <w:sz w:val="20"/>
          <w:szCs w:val="20"/>
          <w:lang w:val="nl-BE"/>
        </w:rPr>
        <w:t>Kf8</w:t>
      </w:r>
    </w:p>
    <w:p w14:paraId="72250B73" w14:textId="77777777" w:rsidR="002832DC" w:rsidRPr="00AD04D8" w:rsidRDefault="00D47376" w:rsidP="002832DC">
      <w:pPr>
        <w:rPr>
          <w:b/>
          <w:sz w:val="20"/>
          <w:szCs w:val="20"/>
          <w:lang w:val="nl-BE"/>
        </w:rPr>
      </w:pPr>
      <w:r>
        <w:rPr>
          <w:b/>
          <w:sz w:val="20"/>
          <w:szCs w:val="20"/>
          <w:lang w:val="nl-BE"/>
        </w:rPr>
        <w:t xml:space="preserve">           </w:t>
      </w:r>
      <w:r w:rsidR="002832DC" w:rsidRPr="00AD04D8">
        <w:rPr>
          <w:b/>
          <w:sz w:val="20"/>
          <w:szCs w:val="20"/>
          <w:lang w:val="nl-BE"/>
        </w:rPr>
        <w:t>18.De7+</w:t>
      </w:r>
      <w:r w:rsidR="002832DC" w:rsidRPr="00AD04D8">
        <w:rPr>
          <w:b/>
          <w:sz w:val="20"/>
          <w:szCs w:val="20"/>
          <w:lang w:val="nl-BE"/>
        </w:rPr>
        <w:tab/>
      </w:r>
      <w:r w:rsidR="002832DC">
        <w:rPr>
          <w:b/>
          <w:sz w:val="20"/>
          <w:szCs w:val="20"/>
          <w:lang w:val="nl-BE"/>
        </w:rPr>
        <w:tab/>
      </w:r>
      <w:r w:rsidR="002832DC" w:rsidRPr="00AD04D8">
        <w:rPr>
          <w:b/>
          <w:sz w:val="20"/>
          <w:szCs w:val="20"/>
          <w:lang w:val="nl-BE"/>
        </w:rPr>
        <w:t>Kg8</w:t>
      </w:r>
    </w:p>
    <w:p w14:paraId="12351F69" w14:textId="77777777" w:rsidR="00BA1500" w:rsidRDefault="002832DC" w:rsidP="002832DC">
      <w:pPr>
        <w:rPr>
          <w:b/>
          <w:sz w:val="20"/>
          <w:szCs w:val="20"/>
          <w:lang w:val="nl-BE"/>
        </w:rPr>
      </w:pPr>
      <w:r>
        <w:rPr>
          <w:b/>
          <w:sz w:val="20"/>
          <w:szCs w:val="20"/>
          <w:lang w:val="nl-BE"/>
        </w:rPr>
        <w:t xml:space="preserve">        </w:t>
      </w:r>
    </w:p>
    <w:p w14:paraId="1B02B086" w14:textId="77777777" w:rsidR="00BA1500" w:rsidRDefault="00BA1500" w:rsidP="002832DC">
      <w:pPr>
        <w:rPr>
          <w:b/>
          <w:sz w:val="20"/>
          <w:szCs w:val="20"/>
          <w:lang w:val="nl-BE"/>
        </w:rPr>
      </w:pPr>
    </w:p>
    <w:p w14:paraId="513AD30E" w14:textId="77777777" w:rsidR="00BA1500" w:rsidRDefault="00BA1500" w:rsidP="002832DC">
      <w:pPr>
        <w:rPr>
          <w:b/>
          <w:sz w:val="20"/>
          <w:szCs w:val="20"/>
          <w:lang w:val="nl-BE"/>
        </w:rPr>
      </w:pPr>
    </w:p>
    <w:p w14:paraId="58BF99C6" w14:textId="77777777" w:rsidR="00BA1500" w:rsidRDefault="00BA1500" w:rsidP="002832DC">
      <w:pPr>
        <w:rPr>
          <w:b/>
          <w:sz w:val="20"/>
          <w:szCs w:val="20"/>
          <w:lang w:val="nl-BE"/>
        </w:rPr>
      </w:pPr>
    </w:p>
    <w:p w14:paraId="497B2B07" w14:textId="77777777" w:rsidR="002832DC" w:rsidRDefault="00D47376" w:rsidP="002832DC">
      <w:pPr>
        <w:rPr>
          <w:b/>
          <w:sz w:val="20"/>
          <w:szCs w:val="20"/>
          <w:lang w:val="nl-BE"/>
        </w:rPr>
      </w:pPr>
      <w:r>
        <w:rPr>
          <w:b/>
          <w:sz w:val="20"/>
          <w:szCs w:val="20"/>
          <w:lang w:val="nl-BE"/>
        </w:rPr>
        <w:t xml:space="preserve"> </w:t>
      </w:r>
      <w:r w:rsidR="002832DC">
        <w:rPr>
          <w:b/>
          <w:sz w:val="20"/>
          <w:szCs w:val="20"/>
          <w:lang w:val="nl-BE"/>
        </w:rPr>
        <w:t xml:space="preserve"> </w:t>
      </w:r>
      <w:r w:rsidR="001F25E7">
        <w:rPr>
          <w:b/>
          <w:sz w:val="20"/>
          <w:szCs w:val="20"/>
          <w:lang w:val="nl-BE"/>
        </w:rPr>
        <w:tab/>
      </w:r>
      <w:r w:rsidR="002832DC">
        <w:rPr>
          <w:b/>
          <w:sz w:val="20"/>
          <w:szCs w:val="20"/>
          <w:lang w:val="nl-BE"/>
        </w:rPr>
        <w:t xml:space="preserve"> </w:t>
      </w:r>
      <w:r w:rsidR="002832DC" w:rsidRPr="00AD04D8">
        <w:rPr>
          <w:b/>
          <w:sz w:val="20"/>
          <w:szCs w:val="20"/>
          <w:lang w:val="nl-BE"/>
        </w:rPr>
        <w:t>19.Dg7+</w:t>
      </w:r>
    </w:p>
    <w:p w14:paraId="152E8D2D" w14:textId="77777777" w:rsidR="009B7B87" w:rsidRDefault="00132DDE" w:rsidP="009B7B87">
      <w:pPr>
        <w:jc w:val="both"/>
        <w:rPr>
          <w:sz w:val="20"/>
          <w:szCs w:val="20"/>
          <w:lang w:val="nl-BE"/>
        </w:rPr>
      </w:pPr>
      <w:r>
        <w:rPr>
          <w:sz w:val="20"/>
          <w:szCs w:val="20"/>
          <w:lang w:val="nl-BE"/>
        </w:rPr>
        <w:t>19</w:t>
      </w:r>
      <w:r w:rsidR="00883D06">
        <w:rPr>
          <w:sz w:val="20"/>
          <w:szCs w:val="20"/>
          <w:lang w:val="nl-BE"/>
        </w:rPr>
        <w:t xml:space="preserve"> keer ‘schaak’ en nu mat!</w:t>
      </w:r>
    </w:p>
    <w:p w14:paraId="35EAC4D3" w14:textId="77777777" w:rsidR="00BF32F7" w:rsidRPr="009B7B87" w:rsidRDefault="00BF32F7" w:rsidP="009B7B87">
      <w:pPr>
        <w:jc w:val="both"/>
        <w:rPr>
          <w:sz w:val="20"/>
          <w:szCs w:val="20"/>
          <w:lang w:val="nl-BE"/>
        </w:rPr>
      </w:pPr>
    </w:p>
    <w:p w14:paraId="0A8DA574" w14:textId="77777777" w:rsidR="008648DC" w:rsidRDefault="00BA1500" w:rsidP="002832DC">
      <w:pPr>
        <w:rPr>
          <w:sz w:val="20"/>
          <w:szCs w:val="20"/>
          <w:lang w:val="nl-BE"/>
        </w:rPr>
      </w:pPr>
      <w:r>
        <w:rPr>
          <w:sz w:val="20"/>
          <w:szCs w:val="20"/>
          <w:lang w:val="nl-BE"/>
        </w:rPr>
        <w:t>Korter maar correct is</w:t>
      </w:r>
      <w:r w:rsidR="00BF32F7">
        <w:rPr>
          <w:sz w:val="20"/>
          <w:szCs w:val="20"/>
          <w:lang w:val="nl-BE"/>
        </w:rPr>
        <w:t>:</w:t>
      </w:r>
    </w:p>
    <w:p w14:paraId="7710FB99" w14:textId="77777777" w:rsidR="00BF32F7" w:rsidRDefault="00BF32F7" w:rsidP="002832DC">
      <w:pPr>
        <w:rPr>
          <w:sz w:val="20"/>
          <w:szCs w:val="20"/>
          <w:lang w:val="nl-BE"/>
        </w:rPr>
      </w:pPr>
    </w:p>
    <w:p w14:paraId="61912014" w14:textId="77777777" w:rsidR="008648DC" w:rsidRDefault="00BA1500" w:rsidP="002832DC">
      <w:pPr>
        <w:rPr>
          <w:b/>
          <w:i/>
          <w:sz w:val="20"/>
          <w:szCs w:val="20"/>
          <w:lang w:val="nl-BE"/>
        </w:rPr>
      </w:pPr>
      <w:r>
        <w:rPr>
          <w:b/>
          <w:i/>
          <w:sz w:val="20"/>
          <w:szCs w:val="20"/>
          <w:lang w:val="nl-BE"/>
        </w:rPr>
        <w:t>Variant B</w:t>
      </w:r>
    </w:p>
    <w:p w14:paraId="17889714" w14:textId="77777777" w:rsidR="00BF32F7" w:rsidRDefault="00BF32F7" w:rsidP="002832DC">
      <w:pPr>
        <w:rPr>
          <w:b/>
          <w:sz w:val="20"/>
          <w:szCs w:val="20"/>
          <w:lang w:val="nl-BE"/>
        </w:rPr>
      </w:pPr>
      <w:r>
        <w:rPr>
          <w:b/>
          <w:sz w:val="20"/>
          <w:szCs w:val="20"/>
          <w:lang w:val="nl-BE"/>
        </w:rPr>
        <w:tab/>
        <w:t>12…</w:t>
      </w:r>
      <w:r>
        <w:rPr>
          <w:b/>
          <w:sz w:val="20"/>
          <w:szCs w:val="20"/>
          <w:lang w:val="nl-BE"/>
        </w:rPr>
        <w:tab/>
        <w:t xml:space="preserve">    </w:t>
      </w:r>
      <w:r>
        <w:rPr>
          <w:b/>
          <w:sz w:val="20"/>
          <w:szCs w:val="20"/>
          <w:lang w:val="nl-BE"/>
        </w:rPr>
        <w:tab/>
        <w:t>Kc6</w:t>
      </w:r>
    </w:p>
    <w:p w14:paraId="6E189EBF" w14:textId="77777777" w:rsidR="00BF32F7" w:rsidRDefault="00BF32F7" w:rsidP="002832DC">
      <w:pPr>
        <w:rPr>
          <w:b/>
          <w:sz w:val="20"/>
          <w:szCs w:val="20"/>
          <w:lang w:val="nl-BE"/>
        </w:rPr>
      </w:pPr>
      <w:r>
        <w:rPr>
          <w:b/>
          <w:sz w:val="20"/>
          <w:szCs w:val="20"/>
          <w:lang w:val="nl-BE"/>
        </w:rPr>
        <w:tab/>
        <w:t>13.Df2+</w:t>
      </w:r>
      <w:r>
        <w:rPr>
          <w:b/>
          <w:sz w:val="20"/>
          <w:szCs w:val="20"/>
          <w:lang w:val="nl-BE"/>
        </w:rPr>
        <w:tab/>
        <w:t>Kc5</w:t>
      </w:r>
    </w:p>
    <w:p w14:paraId="418F0657" w14:textId="77777777" w:rsidR="00BF32F7" w:rsidRDefault="00BF32F7" w:rsidP="002832DC">
      <w:pPr>
        <w:rPr>
          <w:b/>
          <w:sz w:val="20"/>
          <w:szCs w:val="20"/>
          <w:lang w:val="nl-BE"/>
        </w:rPr>
      </w:pPr>
      <w:r>
        <w:rPr>
          <w:b/>
          <w:sz w:val="20"/>
          <w:szCs w:val="20"/>
          <w:lang w:val="nl-BE"/>
        </w:rPr>
        <w:tab/>
        <w:t>14.Dxb7</w:t>
      </w:r>
    </w:p>
    <w:p w14:paraId="26F30250" w14:textId="77777777" w:rsidR="00BF32F7" w:rsidRPr="00BF32F7" w:rsidRDefault="0053237E" w:rsidP="002832DC">
      <w:pPr>
        <w:rPr>
          <w:sz w:val="20"/>
          <w:szCs w:val="20"/>
          <w:lang w:val="nl-BE"/>
        </w:rPr>
      </w:pPr>
      <w:r>
        <w:rPr>
          <w:sz w:val="20"/>
          <w:szCs w:val="20"/>
          <w:lang w:val="nl-BE"/>
        </w:rPr>
        <w:t>Zwart verliest dus.</w:t>
      </w:r>
    </w:p>
    <w:p w14:paraId="53AC6E35" w14:textId="77777777" w:rsidR="00BF32F7" w:rsidRPr="00BF32F7" w:rsidRDefault="00BF32F7" w:rsidP="002832DC">
      <w:pPr>
        <w:rPr>
          <w:b/>
          <w:sz w:val="20"/>
          <w:szCs w:val="20"/>
          <w:vertAlign w:val="subscript"/>
          <w:lang w:val="nl-BE"/>
        </w:rPr>
      </w:pPr>
    </w:p>
    <w:p w14:paraId="190CDB78" w14:textId="77777777" w:rsidR="002832DC" w:rsidRPr="00AD04D8" w:rsidRDefault="002832DC" w:rsidP="0053237E">
      <w:pPr>
        <w:rPr>
          <w:sz w:val="20"/>
          <w:szCs w:val="20"/>
          <w:lang w:val="nl-BE"/>
        </w:rPr>
      </w:pPr>
      <w:r w:rsidRPr="00AD04D8">
        <w:rPr>
          <w:sz w:val="20"/>
          <w:szCs w:val="20"/>
          <w:lang w:val="nl-BE"/>
        </w:rPr>
        <w:t xml:space="preserve">Het is de correctie van een minia-tuur van Otto Dehler in </w:t>
      </w:r>
      <w:r w:rsidRPr="00AD04D8">
        <w:rPr>
          <w:i/>
          <w:sz w:val="20"/>
          <w:szCs w:val="20"/>
          <w:lang w:val="nl-BE"/>
        </w:rPr>
        <w:t xml:space="preserve">Basler Nachrichten </w:t>
      </w:r>
      <w:r w:rsidRPr="00AD04D8">
        <w:rPr>
          <w:sz w:val="20"/>
          <w:szCs w:val="20"/>
          <w:lang w:val="nl-BE"/>
        </w:rPr>
        <w:t xml:space="preserve">(1925) : </w:t>
      </w:r>
    </w:p>
    <w:p w14:paraId="1D4C59DF" w14:textId="77777777" w:rsidR="002832DC" w:rsidRPr="00AD04D8" w:rsidRDefault="002832DC" w:rsidP="002832DC">
      <w:pPr>
        <w:jc w:val="both"/>
        <w:rPr>
          <w:sz w:val="20"/>
          <w:szCs w:val="20"/>
          <w:lang w:val="nl-BE"/>
        </w:rPr>
      </w:pPr>
    </w:p>
    <w:p w14:paraId="15207A3C" w14:textId="77777777" w:rsidR="002832DC" w:rsidRPr="00EB7160" w:rsidRDefault="002832DC" w:rsidP="002832DC">
      <w:pPr>
        <w:jc w:val="both"/>
        <w:rPr>
          <w:sz w:val="20"/>
          <w:szCs w:val="20"/>
          <w:lang w:val="nl-BE"/>
        </w:rPr>
      </w:pPr>
      <w:r w:rsidRPr="00EB7160">
        <w:rPr>
          <w:sz w:val="20"/>
          <w:szCs w:val="20"/>
          <w:lang w:val="nl-BE"/>
        </w:rPr>
        <w:t xml:space="preserve">Kf6 De5 Pb6 / Kb4 Db7 +. </w:t>
      </w:r>
    </w:p>
    <w:p w14:paraId="19FE0872" w14:textId="77777777" w:rsidR="002832DC" w:rsidRPr="00AD04D8" w:rsidRDefault="002832DC" w:rsidP="002832DC">
      <w:pPr>
        <w:jc w:val="both"/>
        <w:rPr>
          <w:sz w:val="20"/>
          <w:szCs w:val="20"/>
          <w:lang w:val="nl-BE"/>
        </w:rPr>
      </w:pPr>
    </w:p>
    <w:p w14:paraId="4196BD2E" w14:textId="77777777" w:rsidR="002832DC" w:rsidRPr="00AD04D8" w:rsidRDefault="002832DC" w:rsidP="002832DC">
      <w:pPr>
        <w:jc w:val="both"/>
        <w:rPr>
          <w:sz w:val="20"/>
          <w:szCs w:val="20"/>
          <w:lang w:val="nl-BE"/>
        </w:rPr>
      </w:pPr>
      <w:r w:rsidRPr="00AD04D8">
        <w:rPr>
          <w:sz w:val="20"/>
          <w:szCs w:val="20"/>
          <w:lang w:val="nl-BE"/>
        </w:rPr>
        <w:t xml:space="preserve">Na 1.Db2+ Kc5 2.Pa4+ Kc6 wint niet enkel </w:t>
      </w:r>
      <w:r w:rsidRPr="00F300B8">
        <w:rPr>
          <w:b/>
          <w:sz w:val="20"/>
          <w:szCs w:val="20"/>
          <w:lang w:val="nl-BE"/>
        </w:rPr>
        <w:t>3.Dc3+</w:t>
      </w:r>
      <w:r w:rsidRPr="00AD04D8">
        <w:rPr>
          <w:sz w:val="20"/>
          <w:szCs w:val="20"/>
          <w:lang w:val="nl-BE"/>
        </w:rPr>
        <w:t xml:space="preserve"> Kd5 4.Dd3</w:t>
      </w:r>
      <w:r w:rsidR="00C52AA9">
        <w:rPr>
          <w:sz w:val="20"/>
          <w:szCs w:val="20"/>
          <w:lang w:val="nl-BE"/>
        </w:rPr>
        <w:t>+</w:t>
      </w:r>
      <w:r w:rsidRPr="00AD04D8">
        <w:rPr>
          <w:sz w:val="20"/>
          <w:szCs w:val="20"/>
          <w:lang w:val="nl-BE"/>
        </w:rPr>
        <w:t xml:space="preserve"> Kc6 5.Dc4+ Kd6 6.Dc5+ Kd7 7.Pb6+ Ke8 8.De5+ Kd8 9.Dd6+ Ke8 10.De6+ Kd8 11.D</w:t>
      </w:r>
      <w:r w:rsidR="00382FA4">
        <w:rPr>
          <w:sz w:val="20"/>
          <w:szCs w:val="20"/>
          <w:lang w:val="nl-BE"/>
        </w:rPr>
        <w:t xml:space="preserve">g8+ Kc7 12.Pa8+ Kd7 13.Dg7+ Kc8 </w:t>
      </w:r>
      <w:r w:rsidRPr="00AD04D8">
        <w:rPr>
          <w:sz w:val="20"/>
          <w:szCs w:val="20"/>
          <w:lang w:val="nl-BE"/>
        </w:rPr>
        <w:t xml:space="preserve">14.Df8+ Kd7 15.De7+ Kc6 16.De4+ K~ 17.Dxb7, </w:t>
      </w:r>
    </w:p>
    <w:p w14:paraId="4EE4574A" w14:textId="77777777" w:rsidR="002832DC" w:rsidRPr="00AD04D8" w:rsidRDefault="002832DC" w:rsidP="002832DC">
      <w:pPr>
        <w:jc w:val="both"/>
        <w:rPr>
          <w:sz w:val="20"/>
          <w:szCs w:val="20"/>
          <w:lang w:val="nl-BE"/>
        </w:rPr>
      </w:pPr>
    </w:p>
    <w:p w14:paraId="28F599F6" w14:textId="77777777" w:rsidR="002832DC" w:rsidRPr="00AD04D8" w:rsidRDefault="002832DC" w:rsidP="002832DC">
      <w:pPr>
        <w:jc w:val="both"/>
        <w:rPr>
          <w:sz w:val="20"/>
          <w:szCs w:val="20"/>
          <w:lang w:val="nl-BE"/>
        </w:rPr>
      </w:pPr>
      <w:r w:rsidRPr="00AD04D8">
        <w:rPr>
          <w:sz w:val="20"/>
          <w:szCs w:val="20"/>
          <w:lang w:val="nl-BE"/>
        </w:rPr>
        <w:t xml:space="preserve">Maar ook zet </w:t>
      </w:r>
      <w:r w:rsidRPr="00F300B8">
        <w:rPr>
          <w:b/>
          <w:sz w:val="20"/>
          <w:szCs w:val="20"/>
          <w:lang w:val="nl-BE"/>
        </w:rPr>
        <w:t>3.Dc2+</w:t>
      </w:r>
      <w:r w:rsidRPr="00AD04D8">
        <w:rPr>
          <w:sz w:val="20"/>
          <w:szCs w:val="20"/>
          <w:lang w:val="nl-BE"/>
        </w:rPr>
        <w:t xml:space="preserve"> met 3…Kd5 4.Dd3+ enzovoort is een spijtige dual die ik kon wegwerken.</w:t>
      </w:r>
    </w:p>
    <w:p w14:paraId="7120314E" w14:textId="77777777" w:rsidR="002832DC" w:rsidRPr="00AD04D8" w:rsidRDefault="002832DC" w:rsidP="002832DC">
      <w:pPr>
        <w:jc w:val="both"/>
        <w:rPr>
          <w:sz w:val="20"/>
          <w:szCs w:val="20"/>
          <w:lang w:val="nl-BE"/>
        </w:rPr>
      </w:pPr>
    </w:p>
    <w:p w14:paraId="7B106D5A" w14:textId="77777777" w:rsidR="002832DC" w:rsidRPr="00AD04D8" w:rsidRDefault="002832DC" w:rsidP="002832DC">
      <w:pPr>
        <w:jc w:val="both"/>
        <w:rPr>
          <w:sz w:val="20"/>
          <w:szCs w:val="20"/>
          <w:lang w:val="nl-BE"/>
        </w:rPr>
      </w:pPr>
    </w:p>
    <w:p w14:paraId="404004D0" w14:textId="77777777" w:rsidR="00EC5F19" w:rsidRDefault="00EC5F19" w:rsidP="00EC5F19">
      <w:pPr>
        <w:pStyle w:val="03cOpmerking"/>
        <w:widowControl/>
        <w:rPr>
          <w:lang w:val="nl-BE"/>
        </w:rPr>
      </w:pPr>
    </w:p>
    <w:p w14:paraId="730587C9" w14:textId="77777777" w:rsidR="00EC5F19" w:rsidRDefault="00EC5F19" w:rsidP="00EC5F19">
      <w:pPr>
        <w:pStyle w:val="03cOpmerking"/>
        <w:widowControl/>
        <w:rPr>
          <w:lang w:val="nl-BE"/>
        </w:rPr>
      </w:pPr>
    </w:p>
    <w:p w14:paraId="36371D43" w14:textId="77777777" w:rsidR="00EC5F19" w:rsidRDefault="00EC5F19" w:rsidP="00EC5F19">
      <w:pPr>
        <w:pStyle w:val="03cOpmerking"/>
        <w:widowControl/>
        <w:rPr>
          <w:lang w:val="nl-BE"/>
        </w:rPr>
      </w:pPr>
    </w:p>
    <w:p w14:paraId="7B6A54E6" w14:textId="77777777" w:rsidR="00EC5F19" w:rsidRDefault="00EC5F19" w:rsidP="00EC5F19">
      <w:pPr>
        <w:pStyle w:val="03cOpmerking"/>
        <w:widowControl/>
        <w:rPr>
          <w:lang w:val="nl-BE"/>
        </w:rPr>
      </w:pPr>
    </w:p>
    <w:p w14:paraId="3947F949" w14:textId="77777777" w:rsidR="00EC5F19" w:rsidRDefault="00EC5F19" w:rsidP="00EC5F19">
      <w:pPr>
        <w:pStyle w:val="03cOpmerking"/>
        <w:widowControl/>
        <w:rPr>
          <w:lang w:val="nl-BE"/>
        </w:rPr>
      </w:pPr>
    </w:p>
    <w:p w14:paraId="19333792" w14:textId="77777777" w:rsidR="001B2AC9" w:rsidRDefault="001B2AC9" w:rsidP="001B2AC9">
      <w:pPr>
        <w:pStyle w:val="03cOpmerking"/>
        <w:widowControl/>
        <w:rPr>
          <w:lang w:val="nl-BE"/>
        </w:rPr>
      </w:pPr>
    </w:p>
    <w:p w14:paraId="5CE78B8B" w14:textId="77777777" w:rsidR="002832DC" w:rsidRPr="00AD04D8" w:rsidRDefault="002832DC" w:rsidP="001B2AC9">
      <w:pPr>
        <w:pStyle w:val="03cOpmerking"/>
        <w:widowControl/>
        <w:jc w:val="center"/>
        <w:rPr>
          <w:b/>
          <w:lang w:val="nl-BE"/>
        </w:rPr>
      </w:pPr>
      <w:r w:rsidRPr="00AD04D8">
        <w:rPr>
          <w:b/>
          <w:noProof/>
          <w:lang w:val="nl-BE"/>
        </w:rPr>
        <w:lastRenderedPageBreak/>
        <w:t>- 18 -</w:t>
      </w:r>
    </w:p>
    <w:p w14:paraId="39E1337B" w14:textId="77777777" w:rsidR="002832DC" w:rsidRPr="00AD04D8" w:rsidRDefault="002832DC" w:rsidP="002832DC">
      <w:pPr>
        <w:pStyle w:val="02bSource"/>
        <w:widowControl/>
        <w:spacing w:line="190" w:lineRule="exact"/>
        <w:ind w:firstLine="113"/>
        <w:rPr>
          <w:lang w:val="nl-BE"/>
        </w:rPr>
      </w:pPr>
    </w:p>
    <w:p w14:paraId="0F80C350" w14:textId="77777777" w:rsidR="002832DC" w:rsidRPr="00AD04D8" w:rsidRDefault="002832DC" w:rsidP="002832DC">
      <w:pPr>
        <w:pStyle w:val="02bSource"/>
        <w:widowControl/>
        <w:spacing w:line="190" w:lineRule="exact"/>
        <w:ind w:firstLine="113"/>
        <w:outlineLvl w:val="0"/>
        <w:rPr>
          <w:lang w:val="nl-BE"/>
        </w:rPr>
      </w:pPr>
      <w:r w:rsidRPr="00AD04D8">
        <w:rPr>
          <w:i/>
          <w:iCs/>
          <w:lang w:val="nl-BE"/>
        </w:rPr>
        <w:t>EBUR,</w:t>
      </w:r>
      <w:r w:rsidRPr="00AD04D8">
        <w:rPr>
          <w:lang w:val="nl-BE"/>
        </w:rPr>
        <w:t xml:space="preserve"> 2003</w:t>
      </w:r>
    </w:p>
    <w:p w14:paraId="59D18E6E" w14:textId="77777777" w:rsidR="002832DC" w:rsidRPr="00AD04D8" w:rsidRDefault="002832DC" w:rsidP="008246F2">
      <w:pPr>
        <w:pStyle w:val="02bSource"/>
        <w:widowControl/>
        <w:spacing w:line="190" w:lineRule="exact"/>
        <w:ind w:firstLine="113"/>
        <w:jc w:val="both"/>
        <w:rPr>
          <w:lang w:val="nl-BE"/>
        </w:rPr>
      </w:pPr>
    </w:p>
    <w:p w14:paraId="5751FEE8" w14:textId="77777777" w:rsidR="002832DC" w:rsidRPr="00AD04D8" w:rsidRDefault="00990285" w:rsidP="002832DC">
      <w:pPr>
        <w:rPr>
          <w:sz w:val="20"/>
          <w:szCs w:val="20"/>
          <w:lang w:val="nl-BE"/>
        </w:rPr>
      </w:pPr>
      <w:r>
        <w:rPr>
          <w:noProof/>
          <w:lang w:val="nl-BE"/>
        </w:rPr>
        <w:object w:dxaOrig="1440" w:dyaOrig="1440" w14:anchorId="6315F38D">
          <v:shape id="_x0000_s1074" type="#_x0000_t75" style="position:absolute;margin-left:0;margin-top:0;width:152.25pt;height:153pt;z-index:251617280;mso-position-horizontal:center">
            <v:imagedata r:id="rId51" o:title=""/>
            <w10:wrap type="square"/>
          </v:shape>
          <o:OLEObject Type="Embed" ProgID="CorelDRAW.Graphic.12" ShapeID="_x0000_s1074" DrawAspect="Content" ObjectID="_1587467679" r:id="rId52"/>
        </w:object>
      </w:r>
    </w:p>
    <w:p w14:paraId="7FACE82A" w14:textId="77777777" w:rsidR="002832DC" w:rsidRPr="00AD04D8" w:rsidRDefault="002832DC" w:rsidP="002832DC">
      <w:pPr>
        <w:rPr>
          <w:sz w:val="20"/>
          <w:szCs w:val="20"/>
          <w:lang w:val="nl-BE"/>
        </w:rPr>
      </w:pPr>
      <w:r w:rsidRPr="00AD04D8">
        <w:rPr>
          <w:b/>
          <w:lang w:val="nl-BE"/>
        </w:rPr>
        <w:t>+</w:t>
      </w:r>
      <w:r w:rsidR="00FA61AA">
        <w:rPr>
          <w:sz w:val="20"/>
          <w:szCs w:val="20"/>
          <w:lang w:val="nl-BE"/>
        </w:rPr>
        <w:t xml:space="preserve">                             </w:t>
      </w:r>
      <w:r w:rsidR="004769BE">
        <w:rPr>
          <w:sz w:val="20"/>
          <w:szCs w:val="20"/>
          <w:lang w:val="nl-BE"/>
        </w:rPr>
        <w:t xml:space="preserve"> </w:t>
      </w:r>
      <w:r w:rsidRPr="00AD04D8">
        <w:rPr>
          <w:sz w:val="20"/>
          <w:szCs w:val="20"/>
          <w:lang w:val="nl-BE"/>
        </w:rPr>
        <w:t>4001.00 d5c7</w:t>
      </w:r>
    </w:p>
    <w:p w14:paraId="275383F4" w14:textId="77777777" w:rsidR="002832DC" w:rsidRPr="00AD04D8" w:rsidRDefault="002832DC" w:rsidP="002832DC">
      <w:pPr>
        <w:rPr>
          <w:sz w:val="20"/>
          <w:szCs w:val="20"/>
          <w:lang w:val="nl-BE"/>
        </w:rPr>
      </w:pPr>
    </w:p>
    <w:p w14:paraId="49F9E24F"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1.Pe8+</w:t>
      </w:r>
      <w:r w:rsidRPr="00AD04D8">
        <w:rPr>
          <w:b/>
          <w:sz w:val="20"/>
          <w:szCs w:val="20"/>
          <w:lang w:val="nl-BE"/>
        </w:rPr>
        <w:tab/>
      </w:r>
      <w:r w:rsidRPr="00AD04D8">
        <w:rPr>
          <w:b/>
          <w:sz w:val="20"/>
          <w:szCs w:val="20"/>
          <w:lang w:val="nl-BE"/>
        </w:rPr>
        <w:tab/>
        <w:t>Kb7</w:t>
      </w:r>
    </w:p>
    <w:p w14:paraId="126BD328" w14:textId="77777777" w:rsidR="002832DC" w:rsidRPr="00AD04D8" w:rsidRDefault="002832DC" w:rsidP="002832DC">
      <w:pPr>
        <w:jc w:val="both"/>
        <w:rPr>
          <w:b/>
          <w:sz w:val="20"/>
          <w:szCs w:val="20"/>
          <w:lang w:val="nl-BE"/>
        </w:rPr>
      </w:pPr>
      <w:r>
        <w:rPr>
          <w:b/>
          <w:sz w:val="20"/>
          <w:szCs w:val="20"/>
          <w:lang w:val="nl-BE"/>
        </w:rPr>
        <w:t xml:space="preserve">             </w:t>
      </w:r>
      <w:r w:rsidRPr="00AD04D8">
        <w:rPr>
          <w:b/>
          <w:sz w:val="20"/>
          <w:szCs w:val="20"/>
          <w:lang w:val="nl-BE"/>
        </w:rPr>
        <w:t>2.Pd6+</w:t>
      </w:r>
      <w:r w:rsidRPr="00AD04D8">
        <w:rPr>
          <w:b/>
          <w:sz w:val="20"/>
          <w:szCs w:val="20"/>
          <w:lang w:val="nl-BE"/>
        </w:rPr>
        <w:tab/>
      </w:r>
      <w:r w:rsidRPr="00AD04D8">
        <w:rPr>
          <w:b/>
          <w:sz w:val="20"/>
          <w:szCs w:val="20"/>
          <w:lang w:val="nl-BE"/>
        </w:rPr>
        <w:tab/>
        <w:t>Ka8</w:t>
      </w:r>
    </w:p>
    <w:p w14:paraId="4D9072EF"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3.Da1+</w:t>
      </w:r>
      <w:r w:rsidRPr="00AD04D8">
        <w:rPr>
          <w:b/>
          <w:sz w:val="20"/>
          <w:szCs w:val="20"/>
          <w:lang w:val="nl-BE"/>
        </w:rPr>
        <w:tab/>
      </w:r>
      <w:r w:rsidRPr="00AD04D8">
        <w:rPr>
          <w:b/>
          <w:sz w:val="20"/>
          <w:szCs w:val="20"/>
          <w:lang w:val="nl-BE"/>
        </w:rPr>
        <w:tab/>
        <w:t>Da7</w:t>
      </w:r>
    </w:p>
    <w:p w14:paraId="399606A7"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4.Dh8+</w:t>
      </w:r>
      <w:r w:rsidRPr="00AD04D8">
        <w:rPr>
          <w:b/>
          <w:sz w:val="20"/>
          <w:szCs w:val="20"/>
          <w:lang w:val="nl-BE"/>
        </w:rPr>
        <w:tab/>
      </w:r>
      <w:r w:rsidRPr="00AD04D8">
        <w:rPr>
          <w:b/>
          <w:sz w:val="20"/>
          <w:szCs w:val="20"/>
          <w:lang w:val="nl-BE"/>
        </w:rPr>
        <w:tab/>
        <w:t>Db8</w:t>
      </w:r>
    </w:p>
    <w:p w14:paraId="4B8A079D"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5.Dh1</w:t>
      </w:r>
      <w:r w:rsidRPr="00AD04D8">
        <w:rPr>
          <w:b/>
          <w:sz w:val="20"/>
          <w:szCs w:val="20"/>
          <w:lang w:val="nl-BE"/>
        </w:rPr>
        <w:tab/>
      </w:r>
      <w:r w:rsidRPr="00AD04D8">
        <w:rPr>
          <w:b/>
          <w:sz w:val="20"/>
          <w:szCs w:val="20"/>
          <w:lang w:val="nl-BE"/>
        </w:rPr>
        <w:tab/>
        <w:t>Db2</w:t>
      </w:r>
    </w:p>
    <w:p w14:paraId="0952EECD"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6.De4</w:t>
      </w:r>
      <w:r w:rsidRPr="00AD04D8">
        <w:rPr>
          <w:b/>
          <w:sz w:val="20"/>
          <w:szCs w:val="20"/>
          <w:lang w:val="nl-BE"/>
        </w:rPr>
        <w:tab/>
      </w:r>
      <w:r w:rsidRPr="00AD04D8">
        <w:rPr>
          <w:b/>
          <w:sz w:val="20"/>
          <w:szCs w:val="20"/>
          <w:lang w:val="nl-BE"/>
        </w:rPr>
        <w:tab/>
        <w:t>Ka7</w:t>
      </w:r>
    </w:p>
    <w:p w14:paraId="4D9FDD01"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7.Da4+</w:t>
      </w:r>
      <w:r w:rsidRPr="00AD04D8">
        <w:rPr>
          <w:b/>
          <w:sz w:val="20"/>
          <w:szCs w:val="20"/>
          <w:lang w:val="nl-BE"/>
        </w:rPr>
        <w:tab/>
      </w:r>
      <w:r w:rsidRPr="00AD04D8">
        <w:rPr>
          <w:b/>
          <w:sz w:val="20"/>
          <w:szCs w:val="20"/>
          <w:lang w:val="nl-BE"/>
        </w:rPr>
        <w:tab/>
        <w:t>Kb8</w:t>
      </w:r>
    </w:p>
    <w:p w14:paraId="08EE417D" w14:textId="77777777" w:rsidR="002832DC" w:rsidRPr="00AD04D8" w:rsidRDefault="002832DC" w:rsidP="002832DC">
      <w:pPr>
        <w:rPr>
          <w:b/>
          <w:sz w:val="20"/>
          <w:szCs w:val="20"/>
          <w:lang w:val="nl-BE"/>
        </w:rPr>
      </w:pPr>
      <w:r>
        <w:rPr>
          <w:b/>
          <w:sz w:val="20"/>
          <w:szCs w:val="20"/>
          <w:lang w:val="nl-BE"/>
        </w:rPr>
        <w:t xml:space="preserve">             8.De8+</w:t>
      </w:r>
      <w:r>
        <w:rPr>
          <w:b/>
          <w:sz w:val="20"/>
          <w:szCs w:val="20"/>
          <w:lang w:val="nl-BE"/>
        </w:rPr>
        <w:tab/>
      </w:r>
      <w:r>
        <w:rPr>
          <w:b/>
          <w:sz w:val="20"/>
          <w:szCs w:val="20"/>
          <w:lang w:val="nl-BE"/>
        </w:rPr>
        <w:tab/>
        <w:t>K</w:t>
      </w:r>
      <w:r w:rsidRPr="00AD04D8">
        <w:rPr>
          <w:b/>
          <w:sz w:val="20"/>
          <w:szCs w:val="20"/>
          <w:lang w:val="nl-BE"/>
        </w:rPr>
        <w:t>a7</w:t>
      </w:r>
    </w:p>
    <w:p w14:paraId="37530EE2"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9.Pb5+</w:t>
      </w:r>
      <w:r w:rsidRPr="00AD04D8">
        <w:rPr>
          <w:b/>
          <w:sz w:val="20"/>
          <w:szCs w:val="20"/>
          <w:lang w:val="nl-BE"/>
        </w:rPr>
        <w:tab/>
      </w:r>
      <w:r w:rsidRPr="00AD04D8">
        <w:rPr>
          <w:b/>
          <w:sz w:val="20"/>
          <w:szCs w:val="20"/>
          <w:lang w:val="nl-BE"/>
        </w:rPr>
        <w:tab/>
        <w:t>Kb6</w:t>
      </w:r>
    </w:p>
    <w:p w14:paraId="086ECFF8"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10.Dd8+</w:t>
      </w:r>
      <w:r w:rsidRPr="00AD04D8">
        <w:rPr>
          <w:b/>
          <w:sz w:val="20"/>
          <w:szCs w:val="20"/>
          <w:lang w:val="nl-BE"/>
        </w:rPr>
        <w:tab/>
      </w:r>
      <w:r>
        <w:rPr>
          <w:b/>
          <w:sz w:val="20"/>
          <w:szCs w:val="20"/>
          <w:lang w:val="nl-BE"/>
        </w:rPr>
        <w:tab/>
      </w:r>
      <w:r w:rsidRPr="00AD04D8">
        <w:rPr>
          <w:b/>
          <w:sz w:val="20"/>
          <w:szCs w:val="20"/>
          <w:lang w:val="nl-BE"/>
        </w:rPr>
        <w:t>Kxb5</w:t>
      </w:r>
    </w:p>
    <w:p w14:paraId="1E2D04BC"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11.Db8+</w:t>
      </w:r>
      <w:r w:rsidRPr="00AD04D8">
        <w:rPr>
          <w:b/>
          <w:sz w:val="20"/>
          <w:szCs w:val="20"/>
          <w:lang w:val="nl-BE"/>
        </w:rPr>
        <w:tab/>
      </w:r>
      <w:r>
        <w:rPr>
          <w:b/>
          <w:sz w:val="20"/>
          <w:szCs w:val="20"/>
          <w:lang w:val="nl-BE"/>
        </w:rPr>
        <w:tab/>
      </w:r>
      <w:r w:rsidRPr="00AD04D8">
        <w:rPr>
          <w:b/>
          <w:sz w:val="20"/>
          <w:szCs w:val="20"/>
          <w:lang w:val="nl-BE"/>
        </w:rPr>
        <w:t xml:space="preserve">K~ </w:t>
      </w:r>
    </w:p>
    <w:p w14:paraId="401B5725"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12.Dxb2</w:t>
      </w:r>
    </w:p>
    <w:p w14:paraId="73EAFEC7" w14:textId="77777777" w:rsidR="008D024F" w:rsidRDefault="009E0085" w:rsidP="002832DC">
      <w:pPr>
        <w:pStyle w:val="03cOpmerking"/>
        <w:widowControl/>
        <w:spacing w:before="200"/>
        <w:rPr>
          <w:lang w:val="nl-BE"/>
        </w:rPr>
      </w:pPr>
      <w:r>
        <w:rPr>
          <w:lang w:val="nl-BE"/>
        </w:rPr>
        <w:t>Het is e</w:t>
      </w:r>
      <w:r w:rsidR="002832DC" w:rsidRPr="00AD04D8">
        <w:rPr>
          <w:lang w:val="nl-BE"/>
        </w:rPr>
        <w:t>en correctie van een ul</w:t>
      </w:r>
      <w:r w:rsidR="004B7584">
        <w:rPr>
          <w:lang w:val="nl-BE"/>
        </w:rPr>
        <w:t>tra</w:t>
      </w:r>
      <w:r w:rsidR="00D60EDB">
        <w:rPr>
          <w:lang w:val="nl-BE"/>
        </w:rPr>
        <w:t>-</w:t>
      </w:r>
      <w:r w:rsidR="002832DC" w:rsidRPr="00AD04D8">
        <w:rPr>
          <w:lang w:val="nl-BE"/>
        </w:rPr>
        <w:t>minia</w:t>
      </w:r>
      <w:r w:rsidR="002832DC" w:rsidRPr="00AD04D8">
        <w:rPr>
          <w:lang w:val="nl-BE"/>
        </w:rPr>
        <w:softHyphen/>
        <w:t xml:space="preserve">tuurtje van Julien Vandiest, die de 4de eervolle vermelding kreeg in het </w:t>
      </w:r>
      <w:r w:rsidR="002832DC" w:rsidRPr="00AD04D8">
        <w:rPr>
          <w:i/>
          <w:lang w:val="nl-BE"/>
        </w:rPr>
        <w:t xml:space="preserve">Armenia - JT </w:t>
      </w:r>
      <w:r w:rsidR="002832DC" w:rsidRPr="00AD04D8">
        <w:rPr>
          <w:lang w:val="nl-BE"/>
        </w:rPr>
        <w:t>(1980</w:t>
      </w:r>
      <w:r w:rsidR="00FA61AA">
        <w:rPr>
          <w:lang w:val="nl-BE"/>
        </w:rPr>
        <w:t>)</w:t>
      </w:r>
      <w:r w:rsidR="008D024F">
        <w:rPr>
          <w:lang w:val="nl-BE"/>
        </w:rPr>
        <w:t xml:space="preserve"> voor de volgende</w:t>
      </w:r>
      <w:r w:rsidR="002832DC" w:rsidRPr="00AD04D8">
        <w:rPr>
          <w:lang w:val="nl-BE"/>
        </w:rPr>
        <w:t xml:space="preserve"> oplos</w:t>
      </w:r>
      <w:r>
        <w:rPr>
          <w:lang w:val="nl-BE"/>
        </w:rPr>
        <w:t>s</w:t>
      </w:r>
      <w:r w:rsidR="002832DC" w:rsidRPr="00AD04D8">
        <w:rPr>
          <w:lang w:val="nl-BE"/>
        </w:rPr>
        <w:t>ing</w:t>
      </w:r>
      <w:r w:rsidR="00DC52D5">
        <w:rPr>
          <w:lang w:val="nl-BE"/>
        </w:rPr>
        <w:t xml:space="preserve">: </w:t>
      </w:r>
    </w:p>
    <w:p w14:paraId="193D1E6B" w14:textId="77777777" w:rsidR="00655799" w:rsidRDefault="00655799" w:rsidP="002832DC">
      <w:pPr>
        <w:pStyle w:val="03cOpmerking"/>
        <w:widowControl/>
        <w:spacing w:before="200"/>
        <w:rPr>
          <w:lang w:val="nl-BE"/>
        </w:rPr>
      </w:pPr>
    </w:p>
    <w:p w14:paraId="58C4A7BE" w14:textId="77777777" w:rsidR="00655799" w:rsidRDefault="00655799" w:rsidP="002832DC">
      <w:pPr>
        <w:pStyle w:val="03cOpmerking"/>
        <w:widowControl/>
        <w:spacing w:before="200"/>
        <w:rPr>
          <w:lang w:val="nl-BE"/>
        </w:rPr>
      </w:pPr>
    </w:p>
    <w:p w14:paraId="0B63F8B2" w14:textId="77777777" w:rsidR="00655799" w:rsidRDefault="00655799" w:rsidP="002832DC">
      <w:pPr>
        <w:pStyle w:val="03cOpmerking"/>
        <w:widowControl/>
        <w:spacing w:before="200"/>
        <w:rPr>
          <w:lang w:val="nl-BE"/>
        </w:rPr>
      </w:pPr>
    </w:p>
    <w:p w14:paraId="154881E2" w14:textId="77777777" w:rsidR="002832DC" w:rsidRPr="00AD04D8" w:rsidRDefault="00DC52D5" w:rsidP="002832DC">
      <w:pPr>
        <w:pStyle w:val="03cOpmerking"/>
        <w:widowControl/>
        <w:spacing w:before="200"/>
        <w:rPr>
          <w:lang w:val="nl-BE"/>
        </w:rPr>
      </w:pPr>
      <w:r>
        <w:rPr>
          <w:lang w:val="nl-BE"/>
        </w:rPr>
        <w:t>Na 1.Pe8+ tot</w:t>
      </w:r>
      <w:r w:rsidR="00071E17">
        <w:rPr>
          <w:lang w:val="nl-BE"/>
        </w:rPr>
        <w:t xml:space="preserve"> en met</w:t>
      </w:r>
      <w:r>
        <w:rPr>
          <w:lang w:val="nl-BE"/>
        </w:rPr>
        <w:t xml:space="preserve"> zet 6.De4 (</w:t>
      </w:r>
      <w:r w:rsidR="008D024F">
        <w:rPr>
          <w:lang w:val="nl-BE"/>
        </w:rPr>
        <w:t>zoals hiernaast</w:t>
      </w:r>
      <w:r>
        <w:rPr>
          <w:lang w:val="nl-BE"/>
        </w:rPr>
        <w:t>) vervolgt Julien nu met</w:t>
      </w:r>
      <w:r w:rsidR="008D024F">
        <w:rPr>
          <w:lang w:val="nl-BE"/>
        </w:rPr>
        <w:t xml:space="preserve">: </w:t>
      </w:r>
      <w:r>
        <w:rPr>
          <w:lang w:val="nl-BE"/>
        </w:rPr>
        <w:t>6…Dg7</w:t>
      </w:r>
      <w:r w:rsidR="007B0990">
        <w:rPr>
          <w:lang w:val="nl-BE"/>
        </w:rPr>
        <w:t>?</w:t>
      </w:r>
      <w:r>
        <w:rPr>
          <w:lang w:val="nl-BE"/>
        </w:rPr>
        <w:t xml:space="preserve"> 7.Kc6 Da7 8.Kb5+ Kb8 9.De8+ Kc7 10.De7+ Kb8 11.Dd8+ mat.</w:t>
      </w:r>
    </w:p>
    <w:p w14:paraId="19AB7DF1" w14:textId="77777777" w:rsidR="002832DC" w:rsidRPr="00AD04D8" w:rsidRDefault="002832DC" w:rsidP="002832DC">
      <w:pPr>
        <w:pStyle w:val="03cOpmerking"/>
        <w:widowControl/>
        <w:spacing w:before="200"/>
        <w:rPr>
          <w:lang w:val="nl-BE"/>
        </w:rPr>
      </w:pPr>
      <w:r w:rsidRPr="00AD04D8">
        <w:rPr>
          <w:lang w:val="nl-BE"/>
        </w:rPr>
        <w:t>Jammer voor mijn vriend, maar ik vond een nevenoplossing. Na: 7…Da7 wint niet enkel</w:t>
      </w:r>
      <w:r w:rsidR="008368A7">
        <w:rPr>
          <w:lang w:val="nl-BE"/>
        </w:rPr>
        <w:t xml:space="preserve"> </w:t>
      </w:r>
      <w:r w:rsidR="008246F2" w:rsidRPr="00F81D8C">
        <w:rPr>
          <w:b/>
          <w:lang w:val="nl-BE"/>
        </w:rPr>
        <w:t>8.Kb5+</w:t>
      </w:r>
      <w:r w:rsidR="008246F2">
        <w:rPr>
          <w:lang w:val="nl-BE"/>
        </w:rPr>
        <w:t xml:space="preserve"> Kb8 9.De8+ Kc7 1</w:t>
      </w:r>
      <w:r w:rsidR="008B5E70">
        <w:rPr>
          <w:lang w:val="nl-BE"/>
        </w:rPr>
        <w:t>0.De7+ Kb8 en 11.Dd8+ en mat, maar ook</w:t>
      </w:r>
      <w:r w:rsidR="008246F2">
        <w:rPr>
          <w:lang w:val="nl-BE"/>
        </w:rPr>
        <w:t xml:space="preserve"> </w:t>
      </w:r>
      <w:r w:rsidR="008246F2" w:rsidRPr="00F81D8C">
        <w:rPr>
          <w:b/>
          <w:lang w:val="nl-BE"/>
        </w:rPr>
        <w:t>8.Dd5</w:t>
      </w:r>
      <w:r w:rsidR="008246F2">
        <w:rPr>
          <w:lang w:val="nl-BE"/>
        </w:rPr>
        <w:t xml:space="preserve"> en bijvoorbeeld 8…Dg7 9.Pf7 Dg6+</w:t>
      </w:r>
      <w:r w:rsidR="00F81D8C">
        <w:rPr>
          <w:lang w:val="nl-BE"/>
        </w:rPr>
        <w:t xml:space="preserve"> 10.Kc7 Dc6+ 11.Dxd6 Ka7 12.Db7+ en mat.</w:t>
      </w:r>
    </w:p>
    <w:p w14:paraId="630B3AED" w14:textId="77777777" w:rsidR="002832DC" w:rsidRPr="00AD04D8" w:rsidRDefault="002832DC" w:rsidP="002832DC">
      <w:pPr>
        <w:pStyle w:val="03cOpmerking"/>
        <w:widowControl/>
        <w:spacing w:before="240"/>
        <w:rPr>
          <w:lang w:val="nl-BE"/>
        </w:rPr>
      </w:pPr>
      <w:r w:rsidRPr="00AD04D8">
        <w:rPr>
          <w:i/>
          <w:lang w:val="nl-BE"/>
        </w:rPr>
        <w:t>“Hiermee gaat wel een belangrijk deel van de artist</w:t>
      </w:r>
      <w:r w:rsidR="00F20404">
        <w:rPr>
          <w:i/>
          <w:lang w:val="nl-BE"/>
        </w:rPr>
        <w:t>ieke waarde van de studie verloren,</w:t>
      </w:r>
      <w:r w:rsidRPr="00AD04D8">
        <w:rPr>
          <w:i/>
          <w:lang w:val="nl-BE"/>
        </w:rPr>
        <w:t xml:space="preserve"> namelijk de stille zet 7.Kc</w:t>
      </w:r>
      <w:r w:rsidR="004B7584">
        <w:rPr>
          <w:i/>
          <w:lang w:val="nl-BE"/>
        </w:rPr>
        <w:t>6 en</w:t>
      </w:r>
      <w:r w:rsidR="00515FDD">
        <w:rPr>
          <w:i/>
          <w:lang w:val="nl-BE"/>
        </w:rPr>
        <w:t xml:space="preserve"> </w:t>
      </w:r>
      <w:r w:rsidR="00F20404">
        <w:rPr>
          <w:i/>
          <w:lang w:val="nl-BE"/>
        </w:rPr>
        <w:t>het aftrek-schaak 8.Kb5+</w:t>
      </w:r>
      <w:r w:rsidRPr="00AD04D8">
        <w:rPr>
          <w:i/>
          <w:lang w:val="nl-BE"/>
        </w:rPr>
        <w:t>.”</w:t>
      </w:r>
      <w:r w:rsidRPr="00AD04D8">
        <w:rPr>
          <w:lang w:val="nl-BE"/>
        </w:rPr>
        <w:t xml:space="preserve"> vond </w:t>
      </w:r>
      <w:r w:rsidRPr="005F08F9">
        <w:rPr>
          <w:lang w:val="nl-BE"/>
        </w:rPr>
        <w:t>Harold van der Heijden.</w:t>
      </w:r>
      <w:r w:rsidRPr="00AD04D8">
        <w:rPr>
          <w:lang w:val="nl-BE"/>
        </w:rPr>
        <w:t xml:space="preserve"> </w:t>
      </w:r>
    </w:p>
    <w:p w14:paraId="40E06EAA" w14:textId="77777777" w:rsidR="002832DC" w:rsidRPr="00AD04D8" w:rsidRDefault="002832DC" w:rsidP="002832DC">
      <w:pPr>
        <w:pStyle w:val="03cOpmerking"/>
        <w:widowControl/>
        <w:spacing w:before="240"/>
        <w:rPr>
          <w:lang w:val="nl-BE"/>
        </w:rPr>
      </w:pPr>
      <w:r w:rsidRPr="00AD04D8">
        <w:rPr>
          <w:lang w:val="nl-BE"/>
        </w:rPr>
        <w:t>De internationale groot</w:t>
      </w:r>
      <w:r w:rsidRPr="00AD04D8">
        <w:rPr>
          <w:lang w:val="nl-BE"/>
        </w:rPr>
        <w:softHyphen/>
        <w:t>meester G.M. Kasparjan vond dit minia-tuurtje de beste maljutka van het toernooi. Maar een jurerende grootmeester is niet onfeilbaar, zo</w:t>
      </w:r>
      <w:r w:rsidRPr="00AD04D8">
        <w:rPr>
          <w:lang w:val="nl-BE"/>
        </w:rPr>
        <w:softHyphen/>
        <w:t xml:space="preserve">als Vandiest zelf schreef in </w:t>
      </w:r>
      <w:r w:rsidRPr="00AD04D8">
        <w:rPr>
          <w:i/>
          <w:iCs/>
          <w:lang w:val="nl-BE"/>
        </w:rPr>
        <w:t>Fle</w:t>
      </w:r>
      <w:r w:rsidR="00585781">
        <w:rPr>
          <w:i/>
          <w:iCs/>
          <w:lang w:val="nl-BE"/>
        </w:rPr>
        <w:t>-</w:t>
      </w:r>
      <w:r w:rsidRPr="00AD04D8">
        <w:rPr>
          <w:i/>
          <w:iCs/>
          <w:lang w:val="nl-BE"/>
        </w:rPr>
        <w:t>mish Miniatures</w:t>
      </w:r>
      <w:r w:rsidRPr="00AD04D8">
        <w:rPr>
          <w:lang w:val="nl-BE"/>
        </w:rPr>
        <w:t xml:space="preserve">: </w:t>
      </w:r>
      <w:r w:rsidRPr="00AD04D8">
        <w:rPr>
          <w:i/>
          <w:iCs/>
          <w:lang w:val="nl-BE"/>
        </w:rPr>
        <w:t>“I dare say that tourney judges are often less cri</w:t>
      </w:r>
      <w:r w:rsidR="00585781">
        <w:rPr>
          <w:i/>
          <w:iCs/>
          <w:lang w:val="nl-BE"/>
        </w:rPr>
        <w:t>-</w:t>
      </w:r>
      <w:r w:rsidRPr="00AD04D8">
        <w:rPr>
          <w:i/>
          <w:iCs/>
          <w:lang w:val="nl-BE"/>
        </w:rPr>
        <w:t>tical than composers.”</w:t>
      </w:r>
    </w:p>
    <w:p w14:paraId="7D023E0E" w14:textId="77777777" w:rsidR="002832DC" w:rsidRPr="00AD04D8" w:rsidRDefault="002832DC" w:rsidP="001C5DCC">
      <w:pPr>
        <w:pStyle w:val="02bSource"/>
        <w:widowControl/>
        <w:spacing w:line="190" w:lineRule="exact"/>
        <w:ind w:firstLine="113"/>
        <w:rPr>
          <w:b/>
          <w:noProof/>
          <w:lang w:val="nl-BE"/>
        </w:rPr>
      </w:pPr>
      <w:r w:rsidRPr="00AD04D8">
        <w:rPr>
          <w:lang w:val="nl-BE"/>
        </w:rPr>
        <w:br w:type="page"/>
      </w:r>
      <w:r>
        <w:rPr>
          <w:b/>
          <w:noProof/>
          <w:lang w:val="nl-BE"/>
        </w:rPr>
        <w:lastRenderedPageBreak/>
        <w:t>- 19</w:t>
      </w:r>
      <w:r w:rsidRPr="00AD04D8">
        <w:rPr>
          <w:b/>
          <w:noProof/>
          <w:lang w:val="nl-BE"/>
        </w:rPr>
        <w:t xml:space="preserve"> -</w:t>
      </w:r>
    </w:p>
    <w:p w14:paraId="5A13982B" w14:textId="77777777" w:rsidR="002832DC" w:rsidRPr="00AD04D8" w:rsidRDefault="002832DC" w:rsidP="002832DC">
      <w:pPr>
        <w:pStyle w:val="02bSource"/>
        <w:widowControl/>
        <w:spacing w:line="190" w:lineRule="exact"/>
        <w:ind w:firstLine="113"/>
        <w:rPr>
          <w:lang w:val="nl-BE"/>
        </w:rPr>
      </w:pPr>
    </w:p>
    <w:p w14:paraId="3CC197D7" w14:textId="77777777" w:rsidR="002832DC" w:rsidRPr="00A401D3" w:rsidRDefault="002832DC" w:rsidP="002832DC">
      <w:pPr>
        <w:pStyle w:val="02bSource"/>
        <w:widowControl/>
        <w:spacing w:line="190" w:lineRule="exact"/>
        <w:ind w:firstLine="113"/>
        <w:outlineLvl w:val="0"/>
        <w:rPr>
          <w:iCs/>
          <w:lang w:val="nl-BE"/>
        </w:rPr>
      </w:pPr>
      <w:r w:rsidRPr="00AD04D8">
        <w:rPr>
          <w:i/>
          <w:iCs/>
          <w:lang w:val="nl-BE"/>
        </w:rPr>
        <w:t>Origineel</w:t>
      </w:r>
      <w:r>
        <w:rPr>
          <w:i/>
          <w:iCs/>
          <w:lang w:val="nl-BE"/>
        </w:rPr>
        <w:t xml:space="preserve">, </w:t>
      </w:r>
      <w:r>
        <w:rPr>
          <w:iCs/>
          <w:lang w:val="nl-BE"/>
        </w:rPr>
        <w:t>2008</w:t>
      </w:r>
    </w:p>
    <w:p w14:paraId="69EAF45C" w14:textId="77777777" w:rsidR="002832DC" w:rsidRPr="00AD04D8" w:rsidRDefault="002832DC" w:rsidP="002832DC">
      <w:pPr>
        <w:pStyle w:val="02bSource"/>
        <w:widowControl/>
        <w:spacing w:line="190" w:lineRule="exact"/>
        <w:ind w:firstLine="113"/>
        <w:rPr>
          <w:i/>
          <w:iCs/>
          <w:lang w:val="nl-BE"/>
        </w:rPr>
      </w:pPr>
    </w:p>
    <w:p w14:paraId="75AD64C8" w14:textId="77777777" w:rsidR="002832DC" w:rsidRPr="00AD04D8" w:rsidRDefault="002832DC" w:rsidP="002832DC">
      <w:pPr>
        <w:rPr>
          <w:lang w:val="nl-BE"/>
        </w:rPr>
      </w:pPr>
      <w:r w:rsidRPr="00AD04D8">
        <w:rPr>
          <w:lang w:val="nl-BE"/>
        </w:rPr>
        <w:object w:dxaOrig="4700" w:dyaOrig="4704" w14:anchorId="5C2D4FB2">
          <v:shape id="_x0000_i1043" type="#_x0000_t75" style="width:154.5pt;height:150.65pt" o:ole="">
            <v:imagedata r:id="rId53" o:title=""/>
          </v:shape>
          <o:OLEObject Type="Embed" ProgID="CorelDRAW.Graphic.12" ShapeID="_x0000_i1043" DrawAspect="Content" ObjectID="_1587467465" r:id="rId54"/>
        </w:object>
      </w:r>
    </w:p>
    <w:p w14:paraId="1800340F" w14:textId="77777777" w:rsidR="00CF3115" w:rsidRDefault="00CF3115" w:rsidP="002832DC">
      <w:pPr>
        <w:rPr>
          <w:b/>
          <w:lang w:val="nl-BE"/>
        </w:rPr>
      </w:pPr>
    </w:p>
    <w:p w14:paraId="5AD9F066" w14:textId="77777777" w:rsidR="002832DC" w:rsidRPr="00AD04D8" w:rsidRDefault="002832DC" w:rsidP="002832DC">
      <w:pPr>
        <w:rPr>
          <w:sz w:val="20"/>
          <w:szCs w:val="20"/>
          <w:lang w:val="nl-BE"/>
        </w:rPr>
      </w:pPr>
      <w:r w:rsidRPr="00AD04D8">
        <w:rPr>
          <w:b/>
          <w:lang w:val="nl-BE"/>
        </w:rPr>
        <w:t>+</w:t>
      </w:r>
      <w:r w:rsidR="00A76608">
        <w:rPr>
          <w:sz w:val="20"/>
          <w:szCs w:val="20"/>
          <w:lang w:val="nl-BE"/>
        </w:rPr>
        <w:t xml:space="preserve">                           </w:t>
      </w:r>
      <w:r w:rsidR="004769BE">
        <w:rPr>
          <w:sz w:val="20"/>
          <w:szCs w:val="20"/>
          <w:lang w:val="nl-BE"/>
        </w:rPr>
        <w:t xml:space="preserve"> </w:t>
      </w:r>
      <w:r w:rsidR="00A76608">
        <w:rPr>
          <w:sz w:val="20"/>
          <w:szCs w:val="20"/>
          <w:lang w:val="nl-BE"/>
        </w:rPr>
        <w:t xml:space="preserve"> </w:t>
      </w:r>
      <w:r w:rsidRPr="00AD04D8">
        <w:rPr>
          <w:sz w:val="20"/>
          <w:szCs w:val="20"/>
          <w:lang w:val="nl-BE"/>
        </w:rPr>
        <w:t xml:space="preserve"> 0041.00 d5c8</w:t>
      </w:r>
    </w:p>
    <w:p w14:paraId="75E867CC" w14:textId="77777777" w:rsidR="002832DC" w:rsidRPr="00AD04D8" w:rsidRDefault="002832DC" w:rsidP="002832DC">
      <w:pPr>
        <w:rPr>
          <w:lang w:val="nl-BE"/>
        </w:rPr>
      </w:pPr>
    </w:p>
    <w:p w14:paraId="6FE2E8C7" w14:textId="77777777" w:rsidR="002832DC" w:rsidRPr="00AD04D8" w:rsidRDefault="002832DC" w:rsidP="002832DC">
      <w:pPr>
        <w:rPr>
          <w:b/>
          <w:sz w:val="20"/>
          <w:szCs w:val="20"/>
          <w:lang w:val="nl-BE"/>
        </w:rPr>
      </w:pPr>
      <w:r w:rsidRPr="00AD04D8">
        <w:rPr>
          <w:b/>
          <w:sz w:val="20"/>
          <w:szCs w:val="20"/>
          <w:lang w:val="nl-BE"/>
        </w:rPr>
        <w:tab/>
        <w:t>1.Kc6</w:t>
      </w:r>
      <w:r w:rsidRPr="00AD04D8">
        <w:rPr>
          <w:b/>
          <w:sz w:val="20"/>
          <w:szCs w:val="20"/>
          <w:lang w:val="nl-BE"/>
        </w:rPr>
        <w:tab/>
      </w:r>
      <w:r w:rsidRPr="00AD04D8">
        <w:rPr>
          <w:b/>
          <w:sz w:val="20"/>
          <w:szCs w:val="20"/>
          <w:lang w:val="nl-BE"/>
        </w:rPr>
        <w:tab/>
        <w:t>Ld8</w:t>
      </w:r>
    </w:p>
    <w:p w14:paraId="6F091B3E" w14:textId="77777777" w:rsidR="002832DC" w:rsidRPr="00AD04D8" w:rsidRDefault="002832DC" w:rsidP="00021475">
      <w:pPr>
        <w:pStyle w:val="03aText"/>
        <w:widowControl/>
        <w:numPr>
          <w:ilvl w:val="0"/>
          <w:numId w:val="6"/>
        </w:numPr>
        <w:rPr>
          <w:lang w:val="nl-BE"/>
        </w:rPr>
      </w:pPr>
      <w:r w:rsidRPr="00AD04D8">
        <w:rPr>
          <w:lang w:val="nl-BE"/>
        </w:rPr>
        <w:t xml:space="preserve">1…Kd8? 2.Pd6 Ld4 3.Lh4+ Lf6 </w:t>
      </w:r>
      <w:r>
        <w:rPr>
          <w:lang w:val="nl-BE"/>
        </w:rPr>
        <w:t>4.Lxf6+ en mat.</w:t>
      </w:r>
      <w:r w:rsidRPr="00AD04D8">
        <w:rPr>
          <w:lang w:val="nl-BE"/>
        </w:rPr>
        <w:t xml:space="preserve"> Of</w:t>
      </w:r>
    </w:p>
    <w:p w14:paraId="4B670A97" w14:textId="77777777" w:rsidR="002832DC" w:rsidRPr="001D6918" w:rsidRDefault="002B627D" w:rsidP="00021475">
      <w:pPr>
        <w:pStyle w:val="03aText"/>
        <w:widowControl/>
        <w:numPr>
          <w:ilvl w:val="0"/>
          <w:numId w:val="6"/>
        </w:numPr>
        <w:rPr>
          <w:lang w:val="en-GB"/>
        </w:rPr>
      </w:pPr>
      <w:r>
        <w:rPr>
          <w:lang w:val="en-GB"/>
        </w:rPr>
        <w:t>1…Lg1? o</w:t>
      </w:r>
      <w:r w:rsidR="002832DC" w:rsidRPr="001D6918">
        <w:rPr>
          <w:lang w:val="en-GB"/>
        </w:rPr>
        <w:t>f 1.La7? 2.Lc7 Lc5 3.Pf6 Le7 4.Pd5 Lc5 5.Kxc5.</w:t>
      </w:r>
    </w:p>
    <w:p w14:paraId="4B0E2071" w14:textId="77777777" w:rsidR="002832DC" w:rsidRPr="001D6918" w:rsidRDefault="002832DC" w:rsidP="002832DC">
      <w:pPr>
        <w:rPr>
          <w:b/>
          <w:sz w:val="20"/>
          <w:szCs w:val="20"/>
          <w:lang w:val="en-GB"/>
        </w:rPr>
      </w:pPr>
      <w:r w:rsidRPr="001D6918">
        <w:rPr>
          <w:b/>
          <w:sz w:val="20"/>
          <w:szCs w:val="20"/>
          <w:lang w:val="en-GB"/>
        </w:rPr>
        <w:tab/>
        <w:t>2.Le5</w:t>
      </w:r>
      <w:r w:rsidRPr="001D6918">
        <w:rPr>
          <w:b/>
          <w:sz w:val="20"/>
          <w:szCs w:val="20"/>
          <w:lang w:val="en-GB"/>
        </w:rPr>
        <w:tab/>
      </w:r>
      <w:r w:rsidRPr="001D6918">
        <w:rPr>
          <w:b/>
          <w:sz w:val="20"/>
          <w:szCs w:val="20"/>
          <w:lang w:val="en-GB"/>
        </w:rPr>
        <w:tab/>
        <w:t>Le7</w:t>
      </w:r>
    </w:p>
    <w:p w14:paraId="77FF63DE" w14:textId="77777777" w:rsidR="002832DC" w:rsidRPr="001D6918" w:rsidRDefault="002832DC" w:rsidP="002832DC">
      <w:pPr>
        <w:pStyle w:val="03aText"/>
        <w:widowControl/>
        <w:rPr>
          <w:lang w:val="en-GB"/>
        </w:rPr>
      </w:pPr>
      <w:r w:rsidRPr="001D6918">
        <w:rPr>
          <w:lang w:val="en-GB"/>
        </w:rPr>
        <w:t>2...Lh4? 3.Pd6+ Kb8 4.Pf5+ K~ 5.Pxh4</w:t>
      </w:r>
    </w:p>
    <w:p w14:paraId="1BA72D2B" w14:textId="77777777" w:rsidR="002832DC" w:rsidRPr="00AD04D8" w:rsidRDefault="002832DC" w:rsidP="002832DC">
      <w:pPr>
        <w:spacing w:line="220" w:lineRule="exact"/>
        <w:rPr>
          <w:b/>
          <w:sz w:val="20"/>
          <w:szCs w:val="20"/>
          <w:lang w:val="nl-BE"/>
        </w:rPr>
      </w:pPr>
      <w:r w:rsidRPr="001D6918">
        <w:rPr>
          <w:b/>
          <w:sz w:val="20"/>
          <w:szCs w:val="20"/>
          <w:lang w:val="en-GB"/>
        </w:rPr>
        <w:tab/>
      </w:r>
      <w:r w:rsidRPr="00AD04D8">
        <w:rPr>
          <w:b/>
          <w:sz w:val="20"/>
          <w:szCs w:val="20"/>
          <w:lang w:val="nl-BE"/>
        </w:rPr>
        <w:t>3.Lc7</w:t>
      </w:r>
      <w:r w:rsidRPr="00AD04D8">
        <w:rPr>
          <w:b/>
          <w:sz w:val="20"/>
          <w:szCs w:val="20"/>
          <w:lang w:val="nl-BE"/>
        </w:rPr>
        <w:tab/>
      </w:r>
      <w:r w:rsidRPr="00AD04D8">
        <w:rPr>
          <w:b/>
          <w:sz w:val="20"/>
          <w:szCs w:val="20"/>
          <w:lang w:val="nl-BE"/>
        </w:rPr>
        <w:tab/>
        <w:t>Lf8</w:t>
      </w:r>
    </w:p>
    <w:p w14:paraId="777C8549" w14:textId="77777777" w:rsidR="002832DC" w:rsidRDefault="002832DC" w:rsidP="002832DC">
      <w:pPr>
        <w:rPr>
          <w:b/>
          <w:sz w:val="20"/>
          <w:szCs w:val="20"/>
          <w:lang w:val="nl-BE"/>
        </w:rPr>
      </w:pPr>
      <w:r>
        <w:rPr>
          <w:b/>
          <w:sz w:val="20"/>
          <w:szCs w:val="20"/>
          <w:lang w:val="nl-BE"/>
        </w:rPr>
        <w:tab/>
      </w:r>
      <w:r w:rsidRPr="00AD04D8">
        <w:rPr>
          <w:b/>
          <w:sz w:val="20"/>
          <w:szCs w:val="20"/>
          <w:lang w:val="nl-BE"/>
        </w:rPr>
        <w:t>4.Pf6</w:t>
      </w:r>
      <w:r w:rsidRPr="00AD04D8">
        <w:rPr>
          <w:b/>
          <w:sz w:val="20"/>
          <w:szCs w:val="20"/>
          <w:lang w:val="nl-BE"/>
        </w:rPr>
        <w:tab/>
      </w:r>
      <w:r w:rsidRPr="00AD04D8">
        <w:rPr>
          <w:b/>
          <w:sz w:val="20"/>
          <w:szCs w:val="20"/>
          <w:lang w:val="nl-BE"/>
        </w:rPr>
        <w:tab/>
        <w:t>Le7</w:t>
      </w:r>
    </w:p>
    <w:p w14:paraId="7F124A56" w14:textId="77777777" w:rsidR="002832DC" w:rsidRPr="00AD04D8" w:rsidRDefault="002832DC" w:rsidP="00EE24CA">
      <w:pPr>
        <w:ind w:firstLine="708"/>
        <w:rPr>
          <w:b/>
          <w:sz w:val="20"/>
          <w:szCs w:val="20"/>
          <w:lang w:val="nl-BE"/>
        </w:rPr>
      </w:pPr>
      <w:r w:rsidRPr="00AD04D8">
        <w:rPr>
          <w:b/>
          <w:sz w:val="20"/>
          <w:szCs w:val="20"/>
          <w:lang w:val="nl-BE"/>
        </w:rPr>
        <w:t>5.Pd5</w:t>
      </w:r>
    </w:p>
    <w:p w14:paraId="7BBAB927" w14:textId="77777777" w:rsidR="002832DC" w:rsidRPr="00AD04D8" w:rsidRDefault="002832DC" w:rsidP="002832DC">
      <w:pPr>
        <w:pStyle w:val="03aText"/>
        <w:widowControl/>
        <w:rPr>
          <w:lang w:val="nl-BE"/>
        </w:rPr>
      </w:pPr>
      <w:r w:rsidRPr="00AD04D8">
        <w:rPr>
          <w:lang w:val="nl-BE"/>
        </w:rPr>
        <w:t>Dreigt mat op b6 of e7</w:t>
      </w:r>
    </w:p>
    <w:p w14:paraId="455E0D5F" w14:textId="77777777" w:rsidR="002832DC" w:rsidRPr="00AD04D8" w:rsidRDefault="002832DC" w:rsidP="002832DC">
      <w:pPr>
        <w:rPr>
          <w:b/>
          <w:sz w:val="20"/>
          <w:szCs w:val="20"/>
          <w:lang w:val="nl-BE"/>
        </w:rPr>
      </w:pPr>
      <w:r w:rsidRPr="00AD04D8">
        <w:rPr>
          <w:b/>
          <w:sz w:val="20"/>
          <w:szCs w:val="20"/>
          <w:lang w:val="nl-BE"/>
        </w:rPr>
        <w:tab/>
        <w:t>5...</w:t>
      </w:r>
      <w:r w:rsidRPr="00AD04D8">
        <w:rPr>
          <w:b/>
          <w:sz w:val="20"/>
          <w:szCs w:val="20"/>
          <w:lang w:val="nl-BE"/>
        </w:rPr>
        <w:tab/>
      </w:r>
      <w:r w:rsidRPr="00AD04D8">
        <w:rPr>
          <w:b/>
          <w:sz w:val="20"/>
          <w:szCs w:val="20"/>
          <w:lang w:val="nl-BE"/>
        </w:rPr>
        <w:tab/>
        <w:t>Lc5</w:t>
      </w:r>
    </w:p>
    <w:p w14:paraId="4433C742" w14:textId="77777777" w:rsidR="002832DC" w:rsidRPr="00AD04D8" w:rsidRDefault="002832DC" w:rsidP="002832DC">
      <w:pPr>
        <w:pStyle w:val="03aText"/>
        <w:widowControl/>
        <w:rPr>
          <w:lang w:val="nl-BE"/>
        </w:rPr>
      </w:pPr>
      <w:r w:rsidRPr="00AD04D8">
        <w:rPr>
          <w:lang w:val="nl-BE"/>
        </w:rPr>
        <w:t>Maar omdat de witte loper gedekt is door het paard volgt</w:t>
      </w:r>
    </w:p>
    <w:p w14:paraId="11700F56" w14:textId="77777777" w:rsidR="002832DC" w:rsidRPr="00AD04D8" w:rsidRDefault="002832DC" w:rsidP="002832DC">
      <w:pPr>
        <w:rPr>
          <w:b/>
          <w:sz w:val="20"/>
          <w:szCs w:val="20"/>
          <w:lang w:val="nl-BE"/>
        </w:rPr>
      </w:pPr>
      <w:r w:rsidRPr="00AD04D8">
        <w:rPr>
          <w:b/>
          <w:sz w:val="20"/>
          <w:szCs w:val="20"/>
          <w:lang w:val="nl-BE"/>
        </w:rPr>
        <w:tab/>
        <w:t>6.Kxc5</w:t>
      </w:r>
    </w:p>
    <w:p w14:paraId="13092059" w14:textId="77777777" w:rsidR="002832DC" w:rsidRPr="00AD04D8" w:rsidRDefault="002832DC" w:rsidP="002832DC">
      <w:pPr>
        <w:pStyle w:val="03aText"/>
        <w:widowControl/>
        <w:rPr>
          <w:lang w:val="nl-BE"/>
        </w:rPr>
      </w:pPr>
      <w:r w:rsidRPr="00AD04D8">
        <w:rPr>
          <w:lang w:val="nl-BE"/>
        </w:rPr>
        <w:t>En wit wint.</w:t>
      </w:r>
    </w:p>
    <w:p w14:paraId="602AC275" w14:textId="77777777" w:rsidR="002832DC" w:rsidRPr="00AD04D8" w:rsidRDefault="002832DC" w:rsidP="002832DC">
      <w:pPr>
        <w:pStyle w:val="03aText"/>
        <w:widowControl/>
        <w:rPr>
          <w:lang w:val="nl-BE"/>
        </w:rPr>
      </w:pPr>
    </w:p>
    <w:p w14:paraId="6372F152" w14:textId="77777777" w:rsidR="00EE24CA" w:rsidRDefault="00EE24CA" w:rsidP="002832DC">
      <w:pPr>
        <w:pStyle w:val="03aText"/>
        <w:widowControl/>
        <w:rPr>
          <w:lang w:val="nl-BE"/>
        </w:rPr>
      </w:pPr>
    </w:p>
    <w:p w14:paraId="4BA0C96E" w14:textId="77777777" w:rsidR="00EE24CA" w:rsidRDefault="00EE24CA" w:rsidP="002832DC">
      <w:pPr>
        <w:pStyle w:val="03aText"/>
        <w:widowControl/>
        <w:rPr>
          <w:lang w:val="nl-BE"/>
        </w:rPr>
      </w:pPr>
    </w:p>
    <w:p w14:paraId="725C575A" w14:textId="77777777" w:rsidR="00EE24CA" w:rsidRDefault="00EE24CA" w:rsidP="002832DC">
      <w:pPr>
        <w:pStyle w:val="03aText"/>
        <w:widowControl/>
        <w:rPr>
          <w:lang w:val="nl-BE"/>
        </w:rPr>
      </w:pPr>
    </w:p>
    <w:p w14:paraId="5B900218" w14:textId="77777777" w:rsidR="00F640A5" w:rsidRDefault="00F640A5" w:rsidP="002832DC">
      <w:pPr>
        <w:pStyle w:val="03aText"/>
        <w:widowControl/>
        <w:rPr>
          <w:lang w:val="nl-BE"/>
        </w:rPr>
      </w:pPr>
    </w:p>
    <w:p w14:paraId="3EAD29DC" w14:textId="77777777" w:rsidR="005E6482" w:rsidRDefault="005E6482" w:rsidP="002832DC">
      <w:pPr>
        <w:pStyle w:val="03aText"/>
        <w:widowControl/>
        <w:rPr>
          <w:lang w:val="nl-BE"/>
        </w:rPr>
      </w:pPr>
    </w:p>
    <w:p w14:paraId="142BC048" w14:textId="77777777" w:rsidR="005E6482" w:rsidRDefault="005E6482" w:rsidP="002832DC">
      <w:pPr>
        <w:pStyle w:val="03aText"/>
        <w:widowControl/>
        <w:rPr>
          <w:lang w:val="nl-BE"/>
        </w:rPr>
      </w:pPr>
    </w:p>
    <w:p w14:paraId="6D7C3816" w14:textId="77777777" w:rsidR="00641D53" w:rsidRDefault="00641D53" w:rsidP="002832DC">
      <w:pPr>
        <w:pStyle w:val="03aText"/>
        <w:widowControl/>
        <w:rPr>
          <w:lang w:val="nl-BE"/>
        </w:rPr>
      </w:pPr>
    </w:p>
    <w:p w14:paraId="51808B18" w14:textId="77777777" w:rsidR="002832DC" w:rsidRPr="00AD04D8" w:rsidRDefault="002832DC" w:rsidP="002832DC">
      <w:pPr>
        <w:pStyle w:val="03aText"/>
        <w:widowControl/>
        <w:rPr>
          <w:lang w:val="nl-BE"/>
        </w:rPr>
      </w:pPr>
      <w:r w:rsidRPr="00AD04D8">
        <w:rPr>
          <w:lang w:val="nl-BE"/>
        </w:rPr>
        <w:t xml:space="preserve">In het </w:t>
      </w:r>
      <w:r w:rsidRPr="00AD04D8">
        <w:rPr>
          <w:i/>
          <w:iCs/>
          <w:lang w:val="nl-BE"/>
        </w:rPr>
        <w:t>Minsk Watches Tourney</w:t>
      </w:r>
      <w:r w:rsidRPr="00AD04D8">
        <w:rPr>
          <w:lang w:val="nl-BE"/>
        </w:rPr>
        <w:t xml:space="preserve">  tij</w:t>
      </w:r>
      <w:r w:rsidRPr="00AD04D8">
        <w:rPr>
          <w:lang w:val="nl-BE"/>
        </w:rPr>
        <w:softHyphen/>
        <w:t xml:space="preserve">dens het </w:t>
      </w:r>
      <w:r w:rsidRPr="00AD04D8">
        <w:rPr>
          <w:i/>
          <w:lang w:val="nl-BE"/>
        </w:rPr>
        <w:t>WCCC-congres in Sint Petersberg</w:t>
      </w:r>
      <w:r w:rsidRPr="00AD04D8">
        <w:rPr>
          <w:lang w:val="nl-BE"/>
        </w:rPr>
        <w:t xml:space="preserve"> (1998) kreeg V. K</w:t>
      </w:r>
      <w:r>
        <w:rPr>
          <w:lang w:val="nl-BE"/>
        </w:rPr>
        <w:t>uz-mi</w:t>
      </w:r>
      <w:r>
        <w:rPr>
          <w:lang w:val="nl-BE"/>
        </w:rPr>
        <w:softHyphen/>
        <w:t xml:space="preserve">chev een aanbeveling voor </w:t>
      </w:r>
      <w:r w:rsidRPr="00AD04D8">
        <w:rPr>
          <w:lang w:val="nl-BE"/>
        </w:rPr>
        <w:t>de</w:t>
      </w:r>
      <w:r w:rsidR="00EE24CA">
        <w:rPr>
          <w:lang w:val="nl-BE"/>
        </w:rPr>
        <w:t>-</w:t>
      </w:r>
      <w:r>
        <w:rPr>
          <w:lang w:val="nl-BE"/>
        </w:rPr>
        <w:t>ze</w:t>
      </w:r>
      <w:r w:rsidRPr="00AD04D8">
        <w:rPr>
          <w:lang w:val="nl-BE"/>
        </w:rPr>
        <w:t xml:space="preserve"> oplossing : </w:t>
      </w:r>
    </w:p>
    <w:p w14:paraId="4B64EF29" w14:textId="77777777" w:rsidR="002832DC" w:rsidRPr="00AD04D8" w:rsidRDefault="002832DC" w:rsidP="002832DC">
      <w:pPr>
        <w:pStyle w:val="03aText"/>
        <w:widowControl/>
        <w:rPr>
          <w:lang w:val="nl-BE"/>
        </w:rPr>
      </w:pPr>
    </w:p>
    <w:p w14:paraId="7A37D0C2" w14:textId="77777777" w:rsidR="002832DC" w:rsidRPr="00AD04D8" w:rsidRDefault="002832DC" w:rsidP="002832DC">
      <w:pPr>
        <w:pStyle w:val="03aText"/>
        <w:widowControl/>
        <w:rPr>
          <w:lang w:val="nl-BE"/>
        </w:rPr>
      </w:pPr>
      <w:r w:rsidRPr="00AD04D8">
        <w:rPr>
          <w:lang w:val="nl-BE"/>
        </w:rPr>
        <w:t>1.Kc6 Ld8 2.Le5</w:t>
      </w:r>
      <w:r w:rsidR="000747CA">
        <w:rPr>
          <w:lang w:val="nl-BE"/>
        </w:rPr>
        <w:t xml:space="preserve"> Lh4 3.Pd6+ Kd8 4.Ld4 Le7 5.Lb6</w:t>
      </w:r>
      <w:r w:rsidR="0038284C">
        <w:rPr>
          <w:lang w:val="nl-BE"/>
        </w:rPr>
        <w:t>+</w:t>
      </w:r>
      <w:r w:rsidRPr="00AD04D8">
        <w:rPr>
          <w:lang w:val="nl-BE"/>
        </w:rPr>
        <w:t xml:space="preserve"> en wint. </w:t>
      </w:r>
    </w:p>
    <w:p w14:paraId="4A508CA6" w14:textId="77777777" w:rsidR="002832DC" w:rsidRPr="00AD04D8" w:rsidRDefault="002832DC" w:rsidP="002832DC">
      <w:pPr>
        <w:pStyle w:val="03aText"/>
        <w:widowControl/>
        <w:rPr>
          <w:lang w:val="nl-BE"/>
        </w:rPr>
      </w:pPr>
    </w:p>
    <w:p w14:paraId="0F30A4FC" w14:textId="77777777" w:rsidR="00287183" w:rsidRDefault="00E2717A" w:rsidP="002832DC">
      <w:pPr>
        <w:pStyle w:val="03aText"/>
        <w:widowControl/>
        <w:rPr>
          <w:lang w:val="nl-BE"/>
        </w:rPr>
      </w:pPr>
      <w:r>
        <w:rPr>
          <w:lang w:val="nl-BE"/>
        </w:rPr>
        <w:t xml:space="preserve">Maar na 3…Kd8 wint zowel </w:t>
      </w:r>
    </w:p>
    <w:p w14:paraId="58360181" w14:textId="77777777" w:rsidR="00FD29FB" w:rsidRDefault="00E2717A" w:rsidP="002832DC">
      <w:pPr>
        <w:pStyle w:val="03aText"/>
        <w:widowControl/>
        <w:rPr>
          <w:lang w:val="nl-BE"/>
        </w:rPr>
      </w:pPr>
      <w:r>
        <w:rPr>
          <w:i/>
          <w:lang w:val="nl-BE"/>
        </w:rPr>
        <w:t xml:space="preserve">a) </w:t>
      </w:r>
      <w:r w:rsidR="00FD29FB">
        <w:rPr>
          <w:i/>
          <w:lang w:val="nl-BE"/>
        </w:rPr>
        <w:t xml:space="preserve"> </w:t>
      </w:r>
      <w:r w:rsidR="00602C74">
        <w:rPr>
          <w:i/>
          <w:lang w:val="nl-BE"/>
        </w:rPr>
        <w:t xml:space="preserve"> </w:t>
      </w:r>
      <w:r w:rsidRPr="003170D1">
        <w:rPr>
          <w:b/>
          <w:lang w:val="nl-BE"/>
        </w:rPr>
        <w:t>4.Lc3</w:t>
      </w:r>
      <w:r>
        <w:rPr>
          <w:lang w:val="nl-BE"/>
        </w:rPr>
        <w:t xml:space="preserve"> Kg5 5.Pf7+ en 6.Pxg5 </w:t>
      </w:r>
    </w:p>
    <w:p w14:paraId="2AE4A747" w14:textId="77777777" w:rsidR="00E2717A" w:rsidRDefault="00FD29FB" w:rsidP="002832DC">
      <w:pPr>
        <w:pStyle w:val="03aText"/>
        <w:widowControl/>
        <w:rPr>
          <w:lang w:val="nl-BE"/>
        </w:rPr>
      </w:pPr>
      <w:r>
        <w:rPr>
          <w:lang w:val="nl-BE"/>
        </w:rPr>
        <w:t xml:space="preserve">      </w:t>
      </w:r>
      <w:r w:rsidR="00E2717A">
        <w:rPr>
          <w:lang w:val="nl-BE"/>
        </w:rPr>
        <w:t>als</w:t>
      </w:r>
    </w:p>
    <w:p w14:paraId="20F21A79" w14:textId="77777777" w:rsidR="00E2717A" w:rsidRPr="00E2717A" w:rsidRDefault="00E2717A" w:rsidP="002832DC">
      <w:pPr>
        <w:pStyle w:val="03aText"/>
        <w:widowControl/>
        <w:rPr>
          <w:lang w:val="nl-BE"/>
        </w:rPr>
      </w:pPr>
      <w:r>
        <w:rPr>
          <w:i/>
          <w:lang w:val="nl-BE"/>
        </w:rPr>
        <w:t xml:space="preserve">b) </w:t>
      </w:r>
      <w:r w:rsidR="00602C74">
        <w:rPr>
          <w:i/>
          <w:lang w:val="nl-BE"/>
        </w:rPr>
        <w:t xml:space="preserve"> </w:t>
      </w:r>
      <w:r w:rsidR="003170D1">
        <w:rPr>
          <w:i/>
          <w:lang w:val="nl-BE"/>
        </w:rPr>
        <w:t xml:space="preserve"> </w:t>
      </w:r>
      <w:r w:rsidRPr="003170D1">
        <w:rPr>
          <w:b/>
          <w:lang w:val="nl-BE"/>
        </w:rPr>
        <w:t xml:space="preserve">4.Ld4 </w:t>
      </w:r>
      <w:r>
        <w:rPr>
          <w:lang w:val="nl-BE"/>
        </w:rPr>
        <w:t>Ke7 5.Pf5+ en 6.Pxh4.</w:t>
      </w:r>
    </w:p>
    <w:p w14:paraId="02EE58F8" w14:textId="77777777" w:rsidR="002832DC" w:rsidRDefault="002832DC" w:rsidP="002832DC">
      <w:pPr>
        <w:pStyle w:val="03aText"/>
        <w:widowControl/>
        <w:rPr>
          <w:lang w:val="nl-BE"/>
        </w:rPr>
      </w:pPr>
      <w:r w:rsidRPr="00AD04D8">
        <w:rPr>
          <w:lang w:val="nl-BE"/>
        </w:rPr>
        <w:t>Dus nevenoplosbaar.</w:t>
      </w:r>
    </w:p>
    <w:p w14:paraId="0CD7E0BD" w14:textId="77777777" w:rsidR="002832DC" w:rsidRDefault="002832DC" w:rsidP="002832DC">
      <w:pPr>
        <w:pStyle w:val="03aText"/>
        <w:widowControl/>
        <w:rPr>
          <w:lang w:val="nl-BE"/>
        </w:rPr>
      </w:pPr>
    </w:p>
    <w:p w14:paraId="50D56071" w14:textId="77777777" w:rsidR="002832DC" w:rsidRPr="00AD04D8" w:rsidRDefault="002832DC" w:rsidP="002832DC">
      <w:pPr>
        <w:pStyle w:val="03aText"/>
        <w:widowControl/>
        <w:rPr>
          <w:lang w:val="nl-BE"/>
        </w:rPr>
      </w:pPr>
      <w:r>
        <w:rPr>
          <w:lang w:val="nl-BE"/>
        </w:rPr>
        <w:t xml:space="preserve">Roger Missiaen vond mijn versie minder artistiek. Wellicht is dat zo, maar ze is tenminste </w:t>
      </w:r>
      <w:r w:rsidR="00897EDF">
        <w:rPr>
          <w:lang w:val="nl-BE"/>
        </w:rPr>
        <w:t xml:space="preserve">wel </w:t>
      </w:r>
      <w:r>
        <w:rPr>
          <w:lang w:val="nl-BE"/>
        </w:rPr>
        <w:t>correct.</w:t>
      </w:r>
    </w:p>
    <w:p w14:paraId="24E1BF36" w14:textId="77777777" w:rsidR="002832DC" w:rsidRPr="00AD04D8" w:rsidRDefault="00287183" w:rsidP="002832DC">
      <w:pPr>
        <w:pStyle w:val="02bSource"/>
        <w:widowControl/>
        <w:rPr>
          <w:b/>
          <w:noProof/>
          <w:lang w:val="nl-BE"/>
        </w:rPr>
      </w:pPr>
      <w:r>
        <w:rPr>
          <w:lang w:val="nl-BE"/>
        </w:rPr>
        <w:t xml:space="preserve"> </w:t>
      </w:r>
      <w:r w:rsidR="002832DC" w:rsidRPr="00AD04D8">
        <w:rPr>
          <w:lang w:val="nl-BE"/>
        </w:rPr>
        <w:br w:type="page"/>
      </w:r>
      <w:r w:rsidR="002832DC" w:rsidRPr="00AD04D8">
        <w:rPr>
          <w:b/>
          <w:noProof/>
          <w:lang w:val="nl-BE"/>
        </w:rPr>
        <w:lastRenderedPageBreak/>
        <w:t xml:space="preserve">- </w:t>
      </w:r>
      <w:r w:rsidR="002832DC">
        <w:rPr>
          <w:b/>
          <w:noProof/>
          <w:lang w:val="nl-BE"/>
        </w:rPr>
        <w:t>20</w:t>
      </w:r>
      <w:r w:rsidR="002832DC" w:rsidRPr="00AD04D8">
        <w:rPr>
          <w:b/>
          <w:noProof/>
          <w:lang w:val="nl-BE"/>
        </w:rPr>
        <w:t xml:space="preserve"> -</w:t>
      </w:r>
    </w:p>
    <w:p w14:paraId="037141F4" w14:textId="77777777" w:rsidR="002832DC" w:rsidRDefault="002832DC" w:rsidP="002832DC">
      <w:pPr>
        <w:pStyle w:val="03aText"/>
        <w:widowControl/>
        <w:spacing w:line="190" w:lineRule="exact"/>
        <w:jc w:val="center"/>
        <w:outlineLvl w:val="0"/>
        <w:rPr>
          <w:lang w:val="nl-BE"/>
        </w:rPr>
      </w:pPr>
    </w:p>
    <w:p w14:paraId="2AFBDE1F" w14:textId="77777777" w:rsidR="002832DC" w:rsidRPr="00A401D3" w:rsidRDefault="002832DC" w:rsidP="002832DC">
      <w:pPr>
        <w:pStyle w:val="03aText"/>
        <w:widowControl/>
        <w:spacing w:line="190" w:lineRule="exact"/>
        <w:jc w:val="center"/>
        <w:outlineLvl w:val="0"/>
        <w:rPr>
          <w:lang w:val="nl-BE"/>
        </w:rPr>
      </w:pPr>
      <w:r w:rsidRPr="00AD04D8">
        <w:rPr>
          <w:i/>
          <w:lang w:val="nl-BE"/>
        </w:rPr>
        <w:t>Origineel</w:t>
      </w:r>
      <w:r>
        <w:rPr>
          <w:i/>
          <w:lang w:val="nl-BE"/>
        </w:rPr>
        <w:t xml:space="preserve">, </w:t>
      </w:r>
      <w:r>
        <w:rPr>
          <w:lang w:val="nl-BE"/>
        </w:rPr>
        <w:t>2008</w:t>
      </w:r>
    </w:p>
    <w:p w14:paraId="1B8512BF" w14:textId="77777777" w:rsidR="002832DC" w:rsidRPr="00AD04D8" w:rsidRDefault="002832DC" w:rsidP="002832DC">
      <w:pPr>
        <w:pStyle w:val="02bSource"/>
        <w:widowControl/>
        <w:spacing w:line="190" w:lineRule="exact"/>
        <w:rPr>
          <w:lang w:val="nl-BE"/>
        </w:rPr>
      </w:pPr>
    </w:p>
    <w:p w14:paraId="5B2CE7CD" w14:textId="77777777" w:rsidR="002832DC" w:rsidRPr="00AD04D8" w:rsidRDefault="00041144" w:rsidP="002832DC">
      <w:pPr>
        <w:rPr>
          <w:sz w:val="20"/>
          <w:szCs w:val="20"/>
          <w:lang w:val="nl-BE"/>
        </w:rPr>
      </w:pPr>
      <w:r w:rsidRPr="00AD04D8">
        <w:rPr>
          <w:lang w:val="nl-BE"/>
        </w:rPr>
        <w:object w:dxaOrig="4700" w:dyaOrig="4723" w14:anchorId="515759F2">
          <v:shape id="_x0000_i1044" type="#_x0000_t75" style="width:154.5pt;height:155.1pt" o:ole="">
            <v:imagedata r:id="rId55" o:title=""/>
          </v:shape>
          <o:OLEObject Type="Embed" ProgID="CorelDRAW.Graphic.12" ShapeID="_x0000_i1044" DrawAspect="Content" ObjectID="_1587467466" r:id="rId56"/>
        </w:object>
      </w:r>
    </w:p>
    <w:p w14:paraId="64C58913" w14:textId="77777777" w:rsidR="00EE2530" w:rsidRDefault="00EE2530" w:rsidP="002832DC">
      <w:pPr>
        <w:rPr>
          <w:b/>
          <w:sz w:val="20"/>
          <w:szCs w:val="20"/>
          <w:lang w:val="nl-BE"/>
        </w:rPr>
      </w:pPr>
    </w:p>
    <w:p w14:paraId="0928836F" w14:textId="77777777" w:rsidR="002832DC" w:rsidRPr="00AD04D8" w:rsidRDefault="002832DC" w:rsidP="002832DC">
      <w:pPr>
        <w:rPr>
          <w:sz w:val="20"/>
          <w:szCs w:val="20"/>
          <w:lang w:val="nl-BE"/>
        </w:rPr>
      </w:pPr>
      <w:r w:rsidRPr="00AD04D8">
        <w:rPr>
          <w:b/>
          <w:lang w:val="nl-BE"/>
        </w:rPr>
        <w:t>=</w:t>
      </w:r>
      <w:r w:rsidR="00F27A6B">
        <w:rPr>
          <w:sz w:val="20"/>
          <w:szCs w:val="20"/>
          <w:lang w:val="nl-BE"/>
        </w:rPr>
        <w:t xml:space="preserve">                           </w:t>
      </w:r>
      <w:r w:rsidR="0000241B">
        <w:rPr>
          <w:sz w:val="20"/>
          <w:szCs w:val="20"/>
          <w:lang w:val="nl-BE"/>
        </w:rPr>
        <w:t xml:space="preserve"> </w:t>
      </w:r>
      <w:r w:rsidR="004F1A76">
        <w:rPr>
          <w:sz w:val="20"/>
          <w:szCs w:val="20"/>
          <w:lang w:val="nl-BE"/>
        </w:rPr>
        <w:t xml:space="preserve">  </w:t>
      </w:r>
      <w:r w:rsidRPr="00AD04D8">
        <w:rPr>
          <w:sz w:val="20"/>
          <w:szCs w:val="20"/>
          <w:lang w:val="nl-BE"/>
        </w:rPr>
        <w:t>0031.01 g8h1</w:t>
      </w:r>
    </w:p>
    <w:p w14:paraId="7246F185" w14:textId="77777777" w:rsidR="002832DC" w:rsidRPr="00AD04D8" w:rsidRDefault="002832DC" w:rsidP="002832DC">
      <w:pPr>
        <w:rPr>
          <w:sz w:val="20"/>
          <w:szCs w:val="20"/>
          <w:lang w:val="nl-BE"/>
        </w:rPr>
      </w:pPr>
    </w:p>
    <w:p w14:paraId="26AC5E00" w14:textId="77777777" w:rsidR="002832DC" w:rsidRDefault="002832DC" w:rsidP="002832DC">
      <w:pPr>
        <w:jc w:val="both"/>
        <w:rPr>
          <w:b/>
          <w:sz w:val="20"/>
          <w:szCs w:val="20"/>
          <w:lang w:val="nl-BE"/>
        </w:rPr>
      </w:pPr>
      <w:r>
        <w:rPr>
          <w:sz w:val="20"/>
          <w:szCs w:val="20"/>
          <w:lang w:val="nl-BE"/>
        </w:rPr>
        <w:t>De witte koning staat schaak en hij kiest het énig</w:t>
      </w:r>
      <w:r w:rsidR="00C23BD2">
        <w:rPr>
          <w:sz w:val="20"/>
          <w:szCs w:val="20"/>
          <w:lang w:val="nl-BE"/>
        </w:rPr>
        <w:t>e</w:t>
      </w:r>
      <w:r>
        <w:rPr>
          <w:sz w:val="20"/>
          <w:szCs w:val="20"/>
          <w:lang w:val="nl-BE"/>
        </w:rPr>
        <w:t xml:space="preserve"> goed</w:t>
      </w:r>
      <w:r w:rsidR="00C23BD2">
        <w:rPr>
          <w:sz w:val="20"/>
          <w:szCs w:val="20"/>
          <w:lang w:val="nl-BE"/>
        </w:rPr>
        <w:t>e</w:t>
      </w:r>
      <w:r>
        <w:rPr>
          <w:sz w:val="20"/>
          <w:szCs w:val="20"/>
          <w:lang w:val="nl-BE"/>
        </w:rPr>
        <w:t xml:space="preserve"> veld: </w:t>
      </w:r>
      <w:r w:rsidRPr="00AD04D8">
        <w:rPr>
          <w:b/>
          <w:sz w:val="20"/>
          <w:szCs w:val="20"/>
          <w:lang w:val="nl-BE"/>
        </w:rPr>
        <w:tab/>
      </w:r>
    </w:p>
    <w:p w14:paraId="3D9EE205" w14:textId="77777777" w:rsidR="002832DC" w:rsidRPr="00AD04D8" w:rsidRDefault="002832DC" w:rsidP="002832DC">
      <w:pPr>
        <w:rPr>
          <w:b/>
          <w:sz w:val="20"/>
          <w:szCs w:val="20"/>
          <w:lang w:val="nl-BE"/>
        </w:rPr>
      </w:pPr>
      <w:r>
        <w:rPr>
          <w:b/>
          <w:sz w:val="20"/>
          <w:szCs w:val="20"/>
          <w:lang w:val="nl-BE"/>
        </w:rPr>
        <w:tab/>
      </w:r>
      <w:r w:rsidRPr="00AD04D8">
        <w:rPr>
          <w:b/>
          <w:sz w:val="20"/>
          <w:szCs w:val="20"/>
          <w:lang w:val="nl-BE"/>
        </w:rPr>
        <w:t>1.Kg7</w:t>
      </w:r>
      <w:r w:rsidRPr="00AD04D8">
        <w:rPr>
          <w:b/>
          <w:sz w:val="20"/>
          <w:szCs w:val="20"/>
          <w:lang w:val="nl-BE"/>
        </w:rPr>
        <w:tab/>
      </w:r>
      <w:r w:rsidRPr="00AD04D8">
        <w:rPr>
          <w:b/>
          <w:sz w:val="20"/>
          <w:szCs w:val="20"/>
          <w:lang w:val="nl-BE"/>
        </w:rPr>
        <w:tab/>
        <w:t>f4</w:t>
      </w:r>
    </w:p>
    <w:p w14:paraId="1351A041" w14:textId="77777777" w:rsidR="002832DC" w:rsidRPr="00AD04D8" w:rsidRDefault="002832DC" w:rsidP="002832DC">
      <w:pPr>
        <w:rPr>
          <w:b/>
          <w:sz w:val="20"/>
          <w:szCs w:val="20"/>
          <w:lang w:val="nl-BE"/>
        </w:rPr>
      </w:pPr>
      <w:r w:rsidRPr="00AD04D8">
        <w:rPr>
          <w:b/>
          <w:sz w:val="20"/>
          <w:szCs w:val="20"/>
          <w:lang w:val="nl-BE"/>
        </w:rPr>
        <w:tab/>
        <w:t>2.Pb6</w:t>
      </w:r>
    </w:p>
    <w:p w14:paraId="3D7D8733" w14:textId="77777777" w:rsidR="002832DC" w:rsidRDefault="002832DC" w:rsidP="002832DC">
      <w:pPr>
        <w:pStyle w:val="03aText"/>
        <w:widowControl/>
        <w:rPr>
          <w:lang w:val="nl-BE"/>
        </w:rPr>
      </w:pPr>
      <w:r w:rsidRPr="00AD04D8">
        <w:rPr>
          <w:lang w:val="nl-BE"/>
        </w:rPr>
        <w:t>2.Pe7? is fout, want zwart ont</w:t>
      </w:r>
      <w:r w:rsidRPr="00AD04D8">
        <w:rPr>
          <w:lang w:val="nl-BE"/>
        </w:rPr>
        <w:softHyphen/>
        <w:t>neemt dan vier velden aan het paard met 2…Le4!</w:t>
      </w:r>
    </w:p>
    <w:p w14:paraId="13B8821A" w14:textId="77777777" w:rsidR="002832DC" w:rsidRPr="00AD04D8" w:rsidRDefault="002832DC" w:rsidP="002832DC">
      <w:pPr>
        <w:pStyle w:val="03aText"/>
        <w:widowControl/>
        <w:rPr>
          <w:lang w:val="nl-BE"/>
        </w:rPr>
      </w:pPr>
    </w:p>
    <w:p w14:paraId="2863D95E" w14:textId="77777777" w:rsidR="002832DC" w:rsidRDefault="002832DC" w:rsidP="002832DC">
      <w:pPr>
        <w:pStyle w:val="03aText"/>
        <w:widowControl/>
        <w:outlineLvl w:val="0"/>
        <w:rPr>
          <w:lang w:val="nl-BE"/>
        </w:rPr>
      </w:pPr>
      <w:r>
        <w:rPr>
          <w:lang w:val="nl-BE"/>
        </w:rPr>
        <w:t>Verder zal wit telke</w:t>
      </w:r>
      <w:r w:rsidR="00CF3115">
        <w:rPr>
          <w:lang w:val="nl-BE"/>
        </w:rPr>
        <w:t>ns de énige correcte zet spelen.</w:t>
      </w:r>
    </w:p>
    <w:p w14:paraId="1996AE49" w14:textId="77777777" w:rsidR="002832DC" w:rsidRDefault="002832DC" w:rsidP="002832DC">
      <w:pPr>
        <w:pStyle w:val="03aText"/>
        <w:widowControl/>
        <w:outlineLvl w:val="0"/>
        <w:rPr>
          <w:lang w:val="nl-BE"/>
        </w:rPr>
      </w:pPr>
      <w:r>
        <w:rPr>
          <w:lang w:val="nl-BE"/>
        </w:rPr>
        <w:br w:type="column"/>
      </w:r>
    </w:p>
    <w:p w14:paraId="44A8F6C5" w14:textId="77777777" w:rsidR="00355F08" w:rsidRDefault="00355F08" w:rsidP="002832DC">
      <w:pPr>
        <w:pStyle w:val="03aText"/>
        <w:widowControl/>
        <w:outlineLvl w:val="0"/>
        <w:rPr>
          <w:b/>
          <w:i/>
          <w:lang w:val="nl-BE"/>
        </w:rPr>
      </w:pPr>
    </w:p>
    <w:p w14:paraId="210FABA6" w14:textId="77777777" w:rsidR="00BB2D6C" w:rsidRDefault="00BB2D6C" w:rsidP="002832DC">
      <w:pPr>
        <w:pStyle w:val="03aText"/>
        <w:widowControl/>
        <w:outlineLvl w:val="0"/>
        <w:rPr>
          <w:b/>
          <w:i/>
          <w:lang w:val="nl-BE"/>
        </w:rPr>
      </w:pPr>
    </w:p>
    <w:p w14:paraId="7138CF1A" w14:textId="77777777" w:rsidR="00EB1D44" w:rsidRDefault="00EB1D44" w:rsidP="002832DC">
      <w:pPr>
        <w:pStyle w:val="03aText"/>
        <w:widowControl/>
        <w:outlineLvl w:val="0"/>
        <w:rPr>
          <w:b/>
          <w:i/>
          <w:lang w:val="nl-BE"/>
        </w:rPr>
      </w:pPr>
    </w:p>
    <w:p w14:paraId="2B6E0372" w14:textId="77777777" w:rsidR="002832DC" w:rsidRPr="001D6918" w:rsidRDefault="002832DC" w:rsidP="002832DC">
      <w:pPr>
        <w:pStyle w:val="03aText"/>
        <w:widowControl/>
        <w:outlineLvl w:val="0"/>
        <w:rPr>
          <w:b/>
          <w:i/>
          <w:lang w:val="en-GB"/>
        </w:rPr>
      </w:pPr>
      <w:r w:rsidRPr="001D6918">
        <w:rPr>
          <w:b/>
          <w:i/>
          <w:lang w:val="en-GB"/>
        </w:rPr>
        <w:t>Variant A</w:t>
      </w:r>
    </w:p>
    <w:p w14:paraId="3686EE94" w14:textId="77777777" w:rsidR="002832DC" w:rsidRPr="001D6918" w:rsidRDefault="002832DC" w:rsidP="002832DC">
      <w:pPr>
        <w:rPr>
          <w:b/>
          <w:sz w:val="20"/>
          <w:szCs w:val="20"/>
          <w:lang w:val="en-GB"/>
        </w:rPr>
      </w:pPr>
      <w:r w:rsidRPr="001D6918">
        <w:rPr>
          <w:b/>
          <w:sz w:val="20"/>
          <w:szCs w:val="20"/>
          <w:lang w:val="en-GB"/>
        </w:rPr>
        <w:t xml:space="preserve">             2…</w:t>
      </w:r>
      <w:r w:rsidRPr="001D6918">
        <w:rPr>
          <w:b/>
          <w:sz w:val="20"/>
          <w:szCs w:val="20"/>
          <w:lang w:val="en-GB"/>
        </w:rPr>
        <w:tab/>
      </w:r>
      <w:r w:rsidRPr="001D6918">
        <w:rPr>
          <w:b/>
          <w:sz w:val="20"/>
          <w:szCs w:val="20"/>
          <w:lang w:val="en-GB"/>
        </w:rPr>
        <w:tab/>
        <w:t>Le6</w:t>
      </w:r>
    </w:p>
    <w:p w14:paraId="717B6626" w14:textId="77777777" w:rsidR="002832DC" w:rsidRPr="001D6918" w:rsidRDefault="002832DC" w:rsidP="002832DC">
      <w:pPr>
        <w:rPr>
          <w:b/>
          <w:sz w:val="20"/>
          <w:szCs w:val="20"/>
          <w:lang w:val="en-GB"/>
        </w:rPr>
      </w:pPr>
      <w:r w:rsidRPr="001D6918">
        <w:rPr>
          <w:b/>
          <w:sz w:val="20"/>
          <w:szCs w:val="20"/>
          <w:lang w:val="en-GB"/>
        </w:rPr>
        <w:t xml:space="preserve">             3.Pa4</w:t>
      </w:r>
      <w:r w:rsidRPr="001D6918">
        <w:rPr>
          <w:b/>
          <w:sz w:val="20"/>
          <w:szCs w:val="20"/>
          <w:lang w:val="en-GB"/>
        </w:rPr>
        <w:tab/>
      </w:r>
      <w:r w:rsidRPr="001D6918">
        <w:rPr>
          <w:b/>
          <w:sz w:val="20"/>
          <w:szCs w:val="20"/>
          <w:lang w:val="en-GB"/>
        </w:rPr>
        <w:tab/>
        <w:t>f3</w:t>
      </w:r>
    </w:p>
    <w:p w14:paraId="260ABD76" w14:textId="77777777" w:rsidR="002832DC" w:rsidRPr="001D6918" w:rsidRDefault="002832DC" w:rsidP="002832DC">
      <w:pPr>
        <w:rPr>
          <w:b/>
          <w:sz w:val="20"/>
          <w:szCs w:val="20"/>
          <w:lang w:val="en-GB"/>
        </w:rPr>
      </w:pPr>
      <w:r w:rsidRPr="001D6918">
        <w:rPr>
          <w:b/>
          <w:sz w:val="20"/>
          <w:szCs w:val="20"/>
          <w:lang w:val="en-GB"/>
        </w:rPr>
        <w:t xml:space="preserve">             4.Pc3</w:t>
      </w:r>
      <w:r w:rsidRPr="001D6918">
        <w:rPr>
          <w:b/>
          <w:sz w:val="20"/>
          <w:szCs w:val="20"/>
          <w:lang w:val="en-GB"/>
        </w:rPr>
        <w:tab/>
      </w:r>
      <w:r w:rsidRPr="001D6918">
        <w:rPr>
          <w:b/>
          <w:sz w:val="20"/>
          <w:szCs w:val="20"/>
          <w:lang w:val="en-GB"/>
        </w:rPr>
        <w:tab/>
        <w:t>Lf5</w:t>
      </w:r>
    </w:p>
    <w:p w14:paraId="051322E0" w14:textId="77777777" w:rsidR="002832DC" w:rsidRPr="00AD04D8" w:rsidRDefault="002832DC" w:rsidP="002832DC">
      <w:pPr>
        <w:rPr>
          <w:b/>
          <w:sz w:val="20"/>
          <w:szCs w:val="20"/>
          <w:lang w:val="nl-BE"/>
        </w:rPr>
      </w:pPr>
      <w:r w:rsidRPr="001D6918">
        <w:rPr>
          <w:b/>
          <w:sz w:val="20"/>
          <w:szCs w:val="20"/>
          <w:lang w:val="en-GB"/>
        </w:rPr>
        <w:t xml:space="preserve">             </w:t>
      </w:r>
      <w:r w:rsidRPr="00AD04D8">
        <w:rPr>
          <w:b/>
          <w:sz w:val="20"/>
          <w:szCs w:val="20"/>
          <w:lang w:val="nl-BE"/>
        </w:rPr>
        <w:t>5.Pd1</w:t>
      </w:r>
      <w:r w:rsidRPr="00AD04D8">
        <w:rPr>
          <w:b/>
          <w:sz w:val="20"/>
          <w:szCs w:val="20"/>
          <w:lang w:val="nl-BE"/>
        </w:rPr>
        <w:tab/>
      </w:r>
      <w:r w:rsidRPr="00AD04D8">
        <w:rPr>
          <w:b/>
          <w:sz w:val="20"/>
          <w:szCs w:val="20"/>
          <w:lang w:val="nl-BE"/>
        </w:rPr>
        <w:tab/>
        <w:t>Kg2</w:t>
      </w:r>
    </w:p>
    <w:p w14:paraId="4A2D9808" w14:textId="77777777" w:rsidR="002832DC" w:rsidRPr="00AD04D8" w:rsidRDefault="00846E9E" w:rsidP="002832DC">
      <w:pPr>
        <w:pStyle w:val="03aText"/>
        <w:widowControl/>
        <w:rPr>
          <w:lang w:val="nl-BE"/>
        </w:rPr>
      </w:pPr>
      <w:r>
        <w:rPr>
          <w:lang w:val="nl-BE"/>
        </w:rPr>
        <w:t>De pion kan niet oprukken</w:t>
      </w:r>
      <w:r w:rsidR="002832DC" w:rsidRPr="00AD04D8">
        <w:rPr>
          <w:lang w:val="nl-BE"/>
        </w:rPr>
        <w:t xml:space="preserve"> en de witte koning komt ter hulp met</w:t>
      </w:r>
    </w:p>
    <w:p w14:paraId="522E4EA3" w14:textId="77777777" w:rsidR="002832DC" w:rsidRDefault="002832DC" w:rsidP="002832DC">
      <w:pPr>
        <w:rPr>
          <w:b/>
          <w:sz w:val="20"/>
          <w:szCs w:val="20"/>
          <w:lang w:val="nl-BE"/>
        </w:rPr>
      </w:pPr>
      <w:r>
        <w:rPr>
          <w:b/>
          <w:sz w:val="20"/>
          <w:szCs w:val="20"/>
          <w:lang w:val="nl-BE"/>
        </w:rPr>
        <w:t xml:space="preserve">             </w:t>
      </w:r>
      <w:r w:rsidRPr="00AD04D8">
        <w:rPr>
          <w:b/>
          <w:sz w:val="20"/>
          <w:szCs w:val="20"/>
          <w:lang w:val="nl-BE"/>
        </w:rPr>
        <w:t>6.Kf6</w:t>
      </w:r>
      <w:r w:rsidRPr="00AD04D8">
        <w:rPr>
          <w:b/>
          <w:sz w:val="20"/>
          <w:szCs w:val="20"/>
          <w:lang w:val="nl-BE"/>
        </w:rPr>
        <w:tab/>
      </w:r>
      <w:r w:rsidRPr="00AD04D8">
        <w:rPr>
          <w:b/>
          <w:sz w:val="20"/>
          <w:szCs w:val="20"/>
          <w:lang w:val="nl-BE"/>
        </w:rPr>
        <w:tab/>
        <w:t>Ld3</w:t>
      </w:r>
    </w:p>
    <w:p w14:paraId="558B93FD"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7.Ke6</w:t>
      </w:r>
    </w:p>
    <w:p w14:paraId="66B92367" w14:textId="77777777" w:rsidR="007B69C6" w:rsidRDefault="002832DC" w:rsidP="002832DC">
      <w:pPr>
        <w:pStyle w:val="03aText"/>
        <w:widowControl/>
        <w:rPr>
          <w:lang w:val="nl-BE"/>
        </w:rPr>
      </w:pPr>
      <w:r w:rsidRPr="00AD04D8">
        <w:rPr>
          <w:lang w:val="nl-BE"/>
        </w:rPr>
        <w:t>Een problee</w:t>
      </w:r>
      <w:r w:rsidR="00D02955">
        <w:rPr>
          <w:lang w:val="nl-BE"/>
        </w:rPr>
        <w:t xml:space="preserve">mzet, want </w:t>
      </w:r>
    </w:p>
    <w:p w14:paraId="67902618" w14:textId="77777777" w:rsidR="007B69C6" w:rsidRDefault="00D02955" w:rsidP="00586E21">
      <w:pPr>
        <w:pStyle w:val="03aText"/>
        <w:widowControl/>
        <w:numPr>
          <w:ilvl w:val="0"/>
          <w:numId w:val="207"/>
        </w:numPr>
        <w:rPr>
          <w:lang w:val="nl-BE"/>
        </w:rPr>
      </w:pPr>
      <w:r>
        <w:rPr>
          <w:lang w:val="nl-BE"/>
        </w:rPr>
        <w:t xml:space="preserve">7.Pe3? verliest door </w:t>
      </w:r>
      <w:r w:rsidR="002832DC" w:rsidRPr="00AD04D8">
        <w:rPr>
          <w:lang w:val="nl-BE"/>
        </w:rPr>
        <w:t xml:space="preserve">7…Kg3 8.Pd5 f2 9.Pe3 Kf3 en na 10.Pf1 slaat </w:t>
      </w:r>
      <w:r w:rsidR="002832DC" w:rsidRPr="00366F8D">
        <w:rPr>
          <w:lang w:val="nl-BE"/>
        </w:rPr>
        <w:t>zwart het paard</w:t>
      </w:r>
      <w:r w:rsidR="002832DC">
        <w:rPr>
          <w:lang w:val="nl-BE"/>
        </w:rPr>
        <w:t>,</w:t>
      </w:r>
      <w:r w:rsidR="002832DC" w:rsidRPr="00366F8D">
        <w:rPr>
          <w:lang w:val="nl-BE"/>
        </w:rPr>
        <w:t xml:space="preserve"> met winst. Ook niet goed is</w:t>
      </w:r>
      <w:r w:rsidR="007B69C6">
        <w:rPr>
          <w:lang w:val="nl-BE"/>
        </w:rPr>
        <w:t>:</w:t>
      </w:r>
    </w:p>
    <w:p w14:paraId="20125457" w14:textId="77777777" w:rsidR="002832DC" w:rsidRPr="00AD04D8" w:rsidRDefault="002832DC" w:rsidP="00586E21">
      <w:pPr>
        <w:pStyle w:val="03aText"/>
        <w:widowControl/>
        <w:numPr>
          <w:ilvl w:val="0"/>
          <w:numId w:val="207"/>
        </w:numPr>
        <w:rPr>
          <w:lang w:val="nl-BE"/>
        </w:rPr>
      </w:pPr>
      <w:r w:rsidRPr="00366F8D">
        <w:rPr>
          <w:lang w:val="nl-BE"/>
        </w:rPr>
        <w:t>7.Ke5? Kg3 8.Kd4  Lc2 9.Pe3 f2 10.Kc3 Kf4 11. Pf1 Lf5 en bijvoorbeeld 12.Kd2 Kf3 13.Kc3 Lh3 14.Pd2+ Ke3 15. Kc2 Ke2 16.Kc3 Lf5 17.K~ Kxd</w:t>
      </w:r>
      <w:r w:rsidR="007504C8">
        <w:rPr>
          <w:lang w:val="nl-BE"/>
        </w:rPr>
        <w:t>2.</w:t>
      </w:r>
    </w:p>
    <w:p w14:paraId="7A3A5D7A"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7…</w:t>
      </w:r>
      <w:r w:rsidRPr="00AD04D8">
        <w:rPr>
          <w:b/>
          <w:sz w:val="20"/>
          <w:szCs w:val="20"/>
          <w:lang w:val="nl-BE"/>
        </w:rPr>
        <w:tab/>
      </w:r>
      <w:r w:rsidRPr="00AD04D8">
        <w:rPr>
          <w:b/>
          <w:sz w:val="20"/>
          <w:szCs w:val="20"/>
          <w:lang w:val="nl-BE"/>
        </w:rPr>
        <w:tab/>
        <w:t>Kg3</w:t>
      </w:r>
    </w:p>
    <w:p w14:paraId="2C21034A"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8.Ke5</w:t>
      </w:r>
      <w:r w:rsidRPr="00AD04D8">
        <w:rPr>
          <w:b/>
          <w:sz w:val="20"/>
          <w:szCs w:val="20"/>
          <w:lang w:val="nl-BE"/>
        </w:rPr>
        <w:tab/>
      </w:r>
      <w:r w:rsidRPr="00AD04D8">
        <w:rPr>
          <w:b/>
          <w:sz w:val="20"/>
          <w:szCs w:val="20"/>
          <w:lang w:val="nl-BE"/>
        </w:rPr>
        <w:tab/>
        <w:t>Lc2</w:t>
      </w:r>
    </w:p>
    <w:p w14:paraId="0987EC01"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9.Pe3</w:t>
      </w:r>
      <w:r w:rsidRPr="00AD04D8">
        <w:rPr>
          <w:b/>
          <w:sz w:val="20"/>
          <w:szCs w:val="20"/>
          <w:lang w:val="nl-BE"/>
        </w:rPr>
        <w:tab/>
      </w:r>
      <w:r w:rsidRPr="00AD04D8">
        <w:rPr>
          <w:b/>
          <w:sz w:val="20"/>
          <w:szCs w:val="20"/>
          <w:lang w:val="nl-BE"/>
        </w:rPr>
        <w:tab/>
        <w:t>f2</w:t>
      </w:r>
    </w:p>
    <w:p w14:paraId="3E7585BB" w14:textId="77777777" w:rsidR="002832DC" w:rsidRPr="00AD04D8" w:rsidRDefault="002832DC" w:rsidP="002832DC">
      <w:pPr>
        <w:pStyle w:val="03aText"/>
        <w:widowControl/>
        <w:rPr>
          <w:lang w:val="nl-BE"/>
        </w:rPr>
      </w:pPr>
      <w:r w:rsidRPr="00AD04D8">
        <w:rPr>
          <w:lang w:val="nl-BE"/>
        </w:rPr>
        <w:t>En nu niet bijvoorbeeld 10.Kd4? Kf4 11.Pf1 Le4 12.Kc3 Lc6 13.Kb4 Lb7 14.Kc3 La6 15.Pd2 Ke3 16.Kc2 Le2 17.Kc3 Ld3 en de witte koning moet ook hier zijn paard opgeven.</w:t>
      </w:r>
      <w:r>
        <w:rPr>
          <w:lang w:val="nl-BE"/>
        </w:rPr>
        <w:t xml:space="preserve"> Maar:</w:t>
      </w:r>
    </w:p>
    <w:p w14:paraId="3D982695"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10.Pf1+</w:t>
      </w:r>
      <w:r w:rsidRPr="00AD04D8">
        <w:rPr>
          <w:b/>
          <w:sz w:val="20"/>
          <w:szCs w:val="20"/>
          <w:lang w:val="nl-BE"/>
        </w:rPr>
        <w:tab/>
      </w:r>
      <w:r w:rsidRPr="00AD04D8">
        <w:rPr>
          <w:b/>
          <w:sz w:val="20"/>
          <w:szCs w:val="20"/>
          <w:lang w:val="nl-BE"/>
        </w:rPr>
        <w:tab/>
        <w:t>Kf3</w:t>
      </w:r>
    </w:p>
    <w:p w14:paraId="110CFF31"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11.Ph2+</w:t>
      </w:r>
      <w:r w:rsidRPr="00AD04D8">
        <w:rPr>
          <w:b/>
          <w:sz w:val="20"/>
          <w:szCs w:val="20"/>
          <w:lang w:val="nl-BE"/>
        </w:rPr>
        <w:tab/>
      </w:r>
      <w:r>
        <w:rPr>
          <w:b/>
          <w:sz w:val="20"/>
          <w:szCs w:val="20"/>
          <w:lang w:val="nl-BE"/>
        </w:rPr>
        <w:tab/>
      </w:r>
      <w:r w:rsidRPr="00AD04D8">
        <w:rPr>
          <w:b/>
          <w:sz w:val="20"/>
          <w:szCs w:val="20"/>
          <w:lang w:val="nl-BE"/>
        </w:rPr>
        <w:t>Kg2</w:t>
      </w:r>
    </w:p>
    <w:p w14:paraId="3AA6C535"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12.Pg4</w:t>
      </w:r>
      <w:r w:rsidRPr="00AD04D8">
        <w:rPr>
          <w:b/>
          <w:sz w:val="20"/>
          <w:szCs w:val="20"/>
          <w:lang w:val="nl-BE"/>
        </w:rPr>
        <w:tab/>
      </w:r>
      <w:r w:rsidRPr="00AD04D8">
        <w:rPr>
          <w:b/>
          <w:sz w:val="20"/>
          <w:szCs w:val="20"/>
          <w:lang w:val="nl-BE"/>
        </w:rPr>
        <w:tab/>
        <w:t>f1D</w:t>
      </w:r>
    </w:p>
    <w:p w14:paraId="2AE843E5"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12.Pe3+</w:t>
      </w:r>
      <w:r w:rsidRPr="00AD04D8">
        <w:rPr>
          <w:b/>
          <w:sz w:val="20"/>
          <w:szCs w:val="20"/>
          <w:lang w:val="nl-BE"/>
        </w:rPr>
        <w:tab/>
      </w:r>
      <w:r>
        <w:rPr>
          <w:b/>
          <w:sz w:val="20"/>
          <w:szCs w:val="20"/>
          <w:lang w:val="nl-BE"/>
        </w:rPr>
        <w:tab/>
      </w:r>
      <w:r w:rsidRPr="00AD04D8">
        <w:rPr>
          <w:b/>
          <w:sz w:val="20"/>
          <w:szCs w:val="20"/>
          <w:lang w:val="nl-BE"/>
        </w:rPr>
        <w:t>K~</w:t>
      </w:r>
    </w:p>
    <w:p w14:paraId="2B81602A" w14:textId="77777777" w:rsidR="002832DC" w:rsidRPr="00AD04D8" w:rsidRDefault="002832DC" w:rsidP="002832DC">
      <w:pPr>
        <w:rPr>
          <w:b/>
          <w:sz w:val="20"/>
          <w:szCs w:val="20"/>
          <w:lang w:val="nl-BE"/>
        </w:rPr>
      </w:pPr>
      <w:r>
        <w:rPr>
          <w:b/>
          <w:sz w:val="20"/>
          <w:szCs w:val="20"/>
          <w:lang w:val="nl-BE"/>
        </w:rPr>
        <w:t xml:space="preserve">           </w:t>
      </w:r>
      <w:r w:rsidRPr="00AD04D8">
        <w:rPr>
          <w:b/>
          <w:sz w:val="20"/>
          <w:szCs w:val="20"/>
          <w:lang w:val="nl-BE"/>
        </w:rPr>
        <w:t>14.Pxf1(+)</w:t>
      </w:r>
    </w:p>
    <w:p w14:paraId="1D52F909" w14:textId="77777777" w:rsidR="002832DC" w:rsidRDefault="002832DC" w:rsidP="002832DC">
      <w:pPr>
        <w:pStyle w:val="03aText"/>
        <w:widowControl/>
        <w:rPr>
          <w:lang w:val="nl-BE"/>
        </w:rPr>
      </w:pPr>
      <w:r w:rsidRPr="00AD04D8">
        <w:rPr>
          <w:lang w:val="nl-BE"/>
        </w:rPr>
        <w:t>Eindelijk remise. Zo ook na:</w:t>
      </w:r>
    </w:p>
    <w:p w14:paraId="13289694" w14:textId="77777777" w:rsidR="002832DC" w:rsidRDefault="002832DC" w:rsidP="002832DC">
      <w:pPr>
        <w:pStyle w:val="03aText"/>
        <w:widowControl/>
        <w:rPr>
          <w:lang w:val="nl-BE"/>
        </w:rPr>
      </w:pPr>
      <w:r>
        <w:rPr>
          <w:lang w:val="nl-BE"/>
        </w:rPr>
        <w:br w:type="column"/>
      </w:r>
    </w:p>
    <w:p w14:paraId="17256A1C" w14:textId="77777777" w:rsidR="002832DC" w:rsidRDefault="002832DC" w:rsidP="002832DC">
      <w:pPr>
        <w:pStyle w:val="03aText"/>
        <w:widowControl/>
        <w:rPr>
          <w:b/>
          <w:i/>
          <w:lang w:val="nl-BE"/>
        </w:rPr>
      </w:pPr>
    </w:p>
    <w:p w14:paraId="11646C72" w14:textId="77777777" w:rsidR="00355F08" w:rsidRDefault="00355F08" w:rsidP="002832DC">
      <w:pPr>
        <w:pStyle w:val="03aText"/>
        <w:widowControl/>
        <w:rPr>
          <w:b/>
          <w:i/>
          <w:lang w:val="nl-BE"/>
        </w:rPr>
      </w:pPr>
    </w:p>
    <w:p w14:paraId="54A114B3" w14:textId="77777777" w:rsidR="00355F08" w:rsidRDefault="00355F08" w:rsidP="002832DC">
      <w:pPr>
        <w:pStyle w:val="03aText"/>
        <w:widowControl/>
        <w:rPr>
          <w:b/>
          <w:i/>
          <w:lang w:val="nl-BE"/>
        </w:rPr>
      </w:pPr>
    </w:p>
    <w:p w14:paraId="42A3F536" w14:textId="77777777" w:rsidR="002832DC" w:rsidRPr="00733C40" w:rsidRDefault="002832DC" w:rsidP="002832DC">
      <w:pPr>
        <w:pStyle w:val="03aText"/>
        <w:widowControl/>
        <w:rPr>
          <w:b/>
          <w:lang w:val="nl-BE"/>
        </w:rPr>
      </w:pPr>
      <w:r w:rsidRPr="00AD04D8">
        <w:rPr>
          <w:b/>
          <w:i/>
          <w:lang w:val="nl-BE"/>
        </w:rPr>
        <w:t>Variant B</w:t>
      </w:r>
    </w:p>
    <w:p w14:paraId="2702FED2" w14:textId="77777777" w:rsidR="002832DC" w:rsidRPr="00733C40" w:rsidRDefault="002832DC" w:rsidP="00114F71">
      <w:pPr>
        <w:rPr>
          <w:b/>
          <w:sz w:val="20"/>
          <w:szCs w:val="20"/>
          <w:lang w:val="nl-BE"/>
        </w:rPr>
      </w:pPr>
      <w:r w:rsidRPr="00733C40">
        <w:rPr>
          <w:b/>
          <w:sz w:val="20"/>
          <w:szCs w:val="20"/>
          <w:lang w:val="nl-BE"/>
        </w:rPr>
        <w:tab/>
        <w:t>2…</w:t>
      </w:r>
      <w:r w:rsidRPr="00733C40">
        <w:rPr>
          <w:b/>
          <w:sz w:val="20"/>
          <w:szCs w:val="20"/>
          <w:lang w:val="nl-BE"/>
        </w:rPr>
        <w:tab/>
      </w:r>
      <w:r w:rsidRPr="00733C40">
        <w:rPr>
          <w:b/>
          <w:sz w:val="20"/>
          <w:szCs w:val="20"/>
          <w:lang w:val="nl-BE"/>
        </w:rPr>
        <w:tab/>
        <w:t>Lb3</w:t>
      </w:r>
    </w:p>
    <w:p w14:paraId="38F68ED6" w14:textId="77777777" w:rsidR="002832DC" w:rsidRPr="00653D12" w:rsidRDefault="002832DC" w:rsidP="002832DC">
      <w:pPr>
        <w:rPr>
          <w:b/>
          <w:sz w:val="20"/>
          <w:szCs w:val="20"/>
          <w:lang w:val="nl-BE"/>
        </w:rPr>
      </w:pPr>
      <w:r w:rsidRPr="00AD04D8">
        <w:rPr>
          <w:b/>
          <w:sz w:val="20"/>
          <w:szCs w:val="20"/>
          <w:lang w:val="nl-BE"/>
        </w:rPr>
        <w:tab/>
      </w:r>
      <w:r w:rsidRPr="00653D12">
        <w:rPr>
          <w:b/>
          <w:sz w:val="20"/>
          <w:szCs w:val="20"/>
          <w:lang w:val="nl-BE"/>
        </w:rPr>
        <w:t>3.Pd7</w:t>
      </w:r>
      <w:r w:rsidRPr="00653D12">
        <w:rPr>
          <w:b/>
          <w:sz w:val="20"/>
          <w:szCs w:val="20"/>
          <w:lang w:val="nl-BE"/>
        </w:rPr>
        <w:tab/>
      </w:r>
      <w:r w:rsidRPr="00653D12">
        <w:rPr>
          <w:b/>
          <w:sz w:val="20"/>
          <w:szCs w:val="20"/>
          <w:lang w:val="nl-BE"/>
        </w:rPr>
        <w:tab/>
        <w:t>f3</w:t>
      </w:r>
    </w:p>
    <w:p w14:paraId="65D28BB2" w14:textId="77777777" w:rsidR="002832DC" w:rsidRPr="00653D12" w:rsidRDefault="002832DC" w:rsidP="002832DC">
      <w:pPr>
        <w:rPr>
          <w:b/>
          <w:sz w:val="20"/>
          <w:szCs w:val="20"/>
          <w:lang w:val="nl-BE"/>
        </w:rPr>
      </w:pPr>
      <w:r w:rsidRPr="00653D12">
        <w:rPr>
          <w:b/>
          <w:sz w:val="20"/>
          <w:szCs w:val="20"/>
          <w:lang w:val="nl-BE"/>
        </w:rPr>
        <w:tab/>
        <w:t>4.Pf6</w:t>
      </w:r>
      <w:r w:rsidRPr="00653D12">
        <w:rPr>
          <w:b/>
          <w:sz w:val="20"/>
          <w:szCs w:val="20"/>
          <w:lang w:val="nl-BE"/>
        </w:rPr>
        <w:tab/>
      </w:r>
      <w:r w:rsidRPr="00653D12">
        <w:rPr>
          <w:b/>
          <w:sz w:val="20"/>
          <w:szCs w:val="20"/>
          <w:lang w:val="nl-BE"/>
        </w:rPr>
        <w:tab/>
        <w:t>Kg2</w:t>
      </w:r>
    </w:p>
    <w:p w14:paraId="59461157" w14:textId="77777777" w:rsidR="002832DC" w:rsidRPr="00653D12" w:rsidRDefault="002832DC" w:rsidP="002832DC">
      <w:pPr>
        <w:rPr>
          <w:b/>
          <w:sz w:val="20"/>
          <w:szCs w:val="20"/>
          <w:lang w:val="nl-BE"/>
        </w:rPr>
      </w:pPr>
      <w:r w:rsidRPr="00653D12">
        <w:rPr>
          <w:b/>
          <w:sz w:val="20"/>
          <w:szCs w:val="20"/>
          <w:lang w:val="nl-BE"/>
        </w:rPr>
        <w:tab/>
        <w:t>5.Pe4</w:t>
      </w:r>
      <w:r w:rsidRPr="00653D12">
        <w:rPr>
          <w:b/>
          <w:sz w:val="20"/>
          <w:szCs w:val="20"/>
          <w:lang w:val="nl-BE"/>
        </w:rPr>
        <w:tab/>
      </w:r>
      <w:r w:rsidRPr="00653D12">
        <w:rPr>
          <w:b/>
          <w:sz w:val="20"/>
          <w:szCs w:val="20"/>
          <w:lang w:val="nl-BE"/>
        </w:rPr>
        <w:tab/>
        <w:t>Lc2</w:t>
      </w:r>
    </w:p>
    <w:p w14:paraId="70142319" w14:textId="77777777" w:rsidR="002832DC" w:rsidRPr="00AD04D8" w:rsidRDefault="002832DC" w:rsidP="002832DC">
      <w:pPr>
        <w:rPr>
          <w:b/>
          <w:sz w:val="20"/>
          <w:szCs w:val="20"/>
          <w:lang w:val="nl-BE"/>
        </w:rPr>
      </w:pPr>
      <w:r w:rsidRPr="00653D12">
        <w:rPr>
          <w:b/>
          <w:sz w:val="20"/>
          <w:szCs w:val="20"/>
          <w:lang w:val="nl-BE"/>
        </w:rPr>
        <w:tab/>
      </w:r>
      <w:r w:rsidRPr="00AD04D8">
        <w:rPr>
          <w:b/>
          <w:sz w:val="20"/>
          <w:szCs w:val="20"/>
          <w:lang w:val="nl-BE"/>
        </w:rPr>
        <w:t>6.Pd2</w:t>
      </w:r>
      <w:r w:rsidRPr="00AD04D8">
        <w:rPr>
          <w:b/>
          <w:sz w:val="20"/>
          <w:szCs w:val="20"/>
          <w:lang w:val="nl-BE"/>
        </w:rPr>
        <w:tab/>
      </w:r>
      <w:r w:rsidRPr="00AD04D8">
        <w:rPr>
          <w:b/>
          <w:sz w:val="20"/>
          <w:szCs w:val="20"/>
          <w:lang w:val="nl-BE"/>
        </w:rPr>
        <w:tab/>
        <w:t>f2</w:t>
      </w:r>
    </w:p>
    <w:p w14:paraId="4F9376E2" w14:textId="77777777" w:rsidR="002832DC" w:rsidRPr="00AD04D8" w:rsidRDefault="00F51A4B" w:rsidP="002832DC">
      <w:pPr>
        <w:spacing w:line="220" w:lineRule="exact"/>
        <w:rPr>
          <w:b/>
          <w:sz w:val="20"/>
          <w:szCs w:val="20"/>
          <w:lang w:val="nl-BE"/>
        </w:rPr>
      </w:pPr>
      <w:r>
        <w:rPr>
          <w:sz w:val="20"/>
          <w:szCs w:val="20"/>
          <w:lang w:val="nl-BE"/>
        </w:rPr>
        <w:t>D</w:t>
      </w:r>
      <w:r w:rsidR="002832DC" w:rsidRPr="00AD04D8">
        <w:rPr>
          <w:sz w:val="20"/>
          <w:szCs w:val="20"/>
          <w:lang w:val="nl-BE"/>
        </w:rPr>
        <w:t xml:space="preserve">e witte koning </w:t>
      </w:r>
      <w:r>
        <w:rPr>
          <w:sz w:val="20"/>
          <w:szCs w:val="20"/>
          <w:lang w:val="nl-BE"/>
        </w:rPr>
        <w:t xml:space="preserve">nadert </w:t>
      </w:r>
      <w:r w:rsidR="002832DC" w:rsidRPr="00AD04D8">
        <w:rPr>
          <w:sz w:val="20"/>
          <w:szCs w:val="20"/>
          <w:lang w:val="nl-BE"/>
        </w:rPr>
        <w:t>nu met:</w:t>
      </w:r>
    </w:p>
    <w:p w14:paraId="67449F3B" w14:textId="77777777" w:rsidR="002832DC" w:rsidRPr="00AD04D8" w:rsidRDefault="002832DC" w:rsidP="002832DC">
      <w:pPr>
        <w:rPr>
          <w:b/>
          <w:sz w:val="20"/>
          <w:szCs w:val="20"/>
          <w:lang w:val="nl-BE"/>
        </w:rPr>
      </w:pPr>
      <w:r w:rsidRPr="00AD04D8">
        <w:rPr>
          <w:b/>
          <w:sz w:val="20"/>
          <w:szCs w:val="20"/>
          <w:lang w:val="nl-BE"/>
        </w:rPr>
        <w:tab/>
        <w:t>7.Kf6</w:t>
      </w:r>
      <w:r w:rsidRPr="00AD04D8">
        <w:rPr>
          <w:b/>
          <w:sz w:val="20"/>
          <w:szCs w:val="20"/>
          <w:lang w:val="nl-BE"/>
        </w:rPr>
        <w:tab/>
      </w:r>
      <w:r w:rsidRPr="00AD04D8">
        <w:rPr>
          <w:b/>
          <w:sz w:val="20"/>
          <w:szCs w:val="20"/>
          <w:lang w:val="nl-BE"/>
        </w:rPr>
        <w:tab/>
        <w:t>Kg3</w:t>
      </w:r>
    </w:p>
    <w:p w14:paraId="4E9D8030" w14:textId="77777777" w:rsidR="002832DC" w:rsidRPr="00AD04D8" w:rsidRDefault="002832DC" w:rsidP="002832DC">
      <w:pPr>
        <w:rPr>
          <w:b/>
          <w:sz w:val="20"/>
          <w:szCs w:val="20"/>
          <w:lang w:val="nl-BE"/>
        </w:rPr>
      </w:pPr>
      <w:r w:rsidRPr="00AD04D8">
        <w:rPr>
          <w:b/>
          <w:sz w:val="20"/>
          <w:szCs w:val="20"/>
          <w:lang w:val="nl-BE"/>
        </w:rPr>
        <w:tab/>
        <w:t>8.Ke5</w:t>
      </w:r>
      <w:r w:rsidRPr="00AD04D8">
        <w:rPr>
          <w:b/>
          <w:sz w:val="20"/>
          <w:szCs w:val="20"/>
          <w:lang w:val="nl-BE"/>
        </w:rPr>
        <w:tab/>
      </w:r>
      <w:r w:rsidRPr="00AD04D8">
        <w:rPr>
          <w:b/>
          <w:sz w:val="20"/>
          <w:szCs w:val="20"/>
          <w:lang w:val="nl-BE"/>
        </w:rPr>
        <w:tab/>
        <w:t>Lb1</w:t>
      </w:r>
    </w:p>
    <w:p w14:paraId="0B4B7E8B" w14:textId="77777777" w:rsidR="002832DC" w:rsidRPr="00AD04D8" w:rsidRDefault="002832DC" w:rsidP="002832DC">
      <w:pPr>
        <w:rPr>
          <w:b/>
          <w:sz w:val="20"/>
          <w:szCs w:val="20"/>
          <w:lang w:val="nl-BE"/>
        </w:rPr>
      </w:pPr>
      <w:r w:rsidRPr="00AD04D8">
        <w:rPr>
          <w:b/>
          <w:sz w:val="20"/>
          <w:szCs w:val="20"/>
          <w:lang w:val="nl-BE"/>
        </w:rPr>
        <w:tab/>
        <w:t>9.Pf1+</w:t>
      </w:r>
      <w:r w:rsidRPr="00AD04D8">
        <w:rPr>
          <w:b/>
          <w:sz w:val="20"/>
          <w:szCs w:val="20"/>
          <w:lang w:val="nl-BE"/>
        </w:rPr>
        <w:tab/>
      </w:r>
      <w:r w:rsidRPr="00AD04D8">
        <w:rPr>
          <w:b/>
          <w:sz w:val="20"/>
          <w:szCs w:val="20"/>
          <w:lang w:val="nl-BE"/>
        </w:rPr>
        <w:tab/>
        <w:t>Kf3</w:t>
      </w:r>
    </w:p>
    <w:p w14:paraId="6A424A73" w14:textId="77777777" w:rsidR="002832DC" w:rsidRPr="00AD04D8" w:rsidRDefault="002832DC" w:rsidP="002832DC">
      <w:pPr>
        <w:pStyle w:val="03aText"/>
        <w:widowControl/>
        <w:rPr>
          <w:lang w:val="nl-BE"/>
        </w:rPr>
      </w:pPr>
      <w:r w:rsidRPr="00AD04D8">
        <w:rPr>
          <w:lang w:val="nl-BE"/>
        </w:rPr>
        <w:t xml:space="preserve">En </w:t>
      </w:r>
      <w:r w:rsidR="00D04DF6">
        <w:rPr>
          <w:lang w:val="nl-BE"/>
        </w:rPr>
        <w:t xml:space="preserve">verder zoals in variant A </w:t>
      </w:r>
      <w:r w:rsidR="00D04DF6">
        <w:rPr>
          <w:i/>
          <w:lang w:val="nl-BE"/>
        </w:rPr>
        <w:t>(zie zet 10.)</w:t>
      </w:r>
      <w:r w:rsidR="00D04DF6">
        <w:rPr>
          <w:lang w:val="nl-BE"/>
        </w:rPr>
        <w:t>, maar wit houdt één zet eer</w:t>
      </w:r>
      <w:r w:rsidRPr="00AD04D8">
        <w:rPr>
          <w:lang w:val="nl-BE"/>
        </w:rPr>
        <w:t>der re</w:t>
      </w:r>
      <w:r w:rsidRPr="00AD04D8">
        <w:rPr>
          <w:lang w:val="nl-BE"/>
        </w:rPr>
        <w:softHyphen/>
        <w:t>mise.</w:t>
      </w:r>
    </w:p>
    <w:p w14:paraId="0C2F0136" w14:textId="77777777" w:rsidR="00293088" w:rsidRDefault="00293088" w:rsidP="002832DC">
      <w:pPr>
        <w:pStyle w:val="03aText"/>
        <w:widowControl/>
        <w:rPr>
          <w:lang w:val="nl-BE"/>
        </w:rPr>
      </w:pPr>
    </w:p>
    <w:p w14:paraId="024E2985" w14:textId="77777777" w:rsidR="002832DC" w:rsidRDefault="002832DC" w:rsidP="002832DC">
      <w:pPr>
        <w:pStyle w:val="03aText"/>
        <w:widowControl/>
        <w:rPr>
          <w:lang w:val="nl-BE"/>
        </w:rPr>
      </w:pPr>
      <w:r w:rsidRPr="00AD04D8">
        <w:rPr>
          <w:lang w:val="nl-BE"/>
        </w:rPr>
        <w:t>Deze studie, waarin zwart meer weerstand biedt, is gecompo-neerd naar aanlei</w:t>
      </w:r>
      <w:r w:rsidRPr="00AD04D8">
        <w:rPr>
          <w:lang w:val="nl-BE"/>
        </w:rPr>
        <w:softHyphen/>
        <w:t>ding van de nevenoplosbare oplossing</w:t>
      </w:r>
      <w:r w:rsidR="002139CE">
        <w:rPr>
          <w:lang w:val="nl-BE"/>
        </w:rPr>
        <w:t>,</w:t>
      </w:r>
      <w:r w:rsidRPr="00AD04D8">
        <w:rPr>
          <w:lang w:val="nl-BE"/>
        </w:rPr>
        <w:t xml:space="preserve"> die G. Brenev gaf in de </w:t>
      </w:r>
      <w:r w:rsidRPr="00AD04D8">
        <w:rPr>
          <w:i/>
          <w:lang w:val="nl-BE"/>
        </w:rPr>
        <w:t xml:space="preserve">Neue Leipzger Zeitung </w:t>
      </w:r>
      <w:r w:rsidRPr="00AD04D8">
        <w:rPr>
          <w:lang w:val="nl-BE"/>
        </w:rPr>
        <w:t>(1934).</w:t>
      </w:r>
    </w:p>
    <w:p w14:paraId="0B9B8FF0" w14:textId="77777777" w:rsidR="002832DC" w:rsidRDefault="002832DC" w:rsidP="002832DC">
      <w:pPr>
        <w:pStyle w:val="03aText"/>
        <w:widowControl/>
        <w:rPr>
          <w:b/>
          <w:lang w:val="nl-BE"/>
        </w:rPr>
      </w:pPr>
    </w:p>
    <w:p w14:paraId="69ED9BA4" w14:textId="77777777" w:rsidR="002832DC" w:rsidRPr="001E5CFA" w:rsidRDefault="002832DC" w:rsidP="002832DC">
      <w:pPr>
        <w:pStyle w:val="03aText"/>
        <w:widowControl/>
        <w:rPr>
          <w:lang w:val="nl-BE"/>
        </w:rPr>
      </w:pPr>
      <w:r w:rsidRPr="001E5CFA">
        <w:rPr>
          <w:lang w:val="nl-BE"/>
        </w:rPr>
        <w:t xml:space="preserve">Kh5 Pd8 / Kh1 Ld5 f4 </w:t>
      </w:r>
      <w:r w:rsidRPr="001E5CFA">
        <w:rPr>
          <w:sz w:val="22"/>
          <w:szCs w:val="22"/>
          <w:lang w:val="nl-BE"/>
        </w:rPr>
        <w:t>=</w:t>
      </w:r>
    </w:p>
    <w:p w14:paraId="5B78CEEA" w14:textId="77777777" w:rsidR="002832DC" w:rsidRPr="00AD04D8" w:rsidRDefault="002832DC" w:rsidP="002832DC">
      <w:pPr>
        <w:pStyle w:val="03aText"/>
        <w:widowControl/>
        <w:rPr>
          <w:b/>
          <w:lang w:val="nl-BE"/>
        </w:rPr>
      </w:pPr>
    </w:p>
    <w:p w14:paraId="44A6CA96" w14:textId="77777777" w:rsidR="007F070B" w:rsidRDefault="002832DC" w:rsidP="0081665C">
      <w:pPr>
        <w:pStyle w:val="03aText"/>
        <w:widowControl/>
        <w:rPr>
          <w:lang w:val="nl-BE"/>
        </w:rPr>
      </w:pPr>
      <w:r w:rsidRPr="007F070B">
        <w:rPr>
          <w:b/>
          <w:lang w:val="nl-BE"/>
        </w:rPr>
        <w:t>1.Kg4</w:t>
      </w:r>
      <w:r w:rsidRPr="00AD04D8">
        <w:rPr>
          <w:lang w:val="nl-BE"/>
        </w:rPr>
        <w:t xml:space="preserve"> f3 2.Kg3 Kg1 3.Pe6 f2 4.Pf4 f1D 5.Ph3+ Kh1 6.Pf2+ Dxf2 7.Kxf2. </w:t>
      </w:r>
    </w:p>
    <w:p w14:paraId="4DB6C5B1" w14:textId="77777777" w:rsidR="002832DC" w:rsidRDefault="002832DC" w:rsidP="0081665C">
      <w:pPr>
        <w:pStyle w:val="03aText"/>
        <w:widowControl/>
        <w:rPr>
          <w:lang w:val="nl-BE"/>
        </w:rPr>
      </w:pPr>
      <w:r w:rsidRPr="00AD04D8">
        <w:rPr>
          <w:lang w:val="nl-BE"/>
        </w:rPr>
        <w:t xml:space="preserve">Maar ook goed is </w:t>
      </w:r>
      <w:r w:rsidRPr="007F070B">
        <w:rPr>
          <w:b/>
          <w:lang w:val="nl-BE"/>
        </w:rPr>
        <w:t>1</w:t>
      </w:r>
      <w:r w:rsidR="00D04DF6" w:rsidRPr="007F070B">
        <w:rPr>
          <w:b/>
          <w:lang w:val="nl-BE"/>
        </w:rPr>
        <w:t>.Pf7</w:t>
      </w:r>
      <w:r w:rsidR="00D04DF6">
        <w:rPr>
          <w:lang w:val="nl-BE"/>
        </w:rPr>
        <w:t xml:space="preserve"> f3 2.Pd6 f2 3.Pf5 Kg2 4.Pe3+ Kf3 5.Pg4 f1D 6.Ph2+ K~ 7.Pxf1.</w:t>
      </w:r>
      <w:r w:rsidRPr="00AD04D8">
        <w:rPr>
          <w:lang w:val="nl-BE"/>
        </w:rPr>
        <w:t xml:space="preserve"> </w:t>
      </w:r>
    </w:p>
    <w:p w14:paraId="77CAF209" w14:textId="77777777" w:rsidR="00F51A4B" w:rsidRPr="0081665C" w:rsidRDefault="00F51A4B" w:rsidP="0081665C">
      <w:pPr>
        <w:pStyle w:val="03aText"/>
        <w:widowControl/>
        <w:rPr>
          <w:b/>
          <w:lang w:val="nl-BE"/>
        </w:rPr>
      </w:pPr>
    </w:p>
    <w:p w14:paraId="3FB44233" w14:textId="77777777" w:rsidR="002832DC" w:rsidRPr="00AD04D8" w:rsidRDefault="002832DC" w:rsidP="002832DC">
      <w:pPr>
        <w:jc w:val="both"/>
        <w:rPr>
          <w:sz w:val="20"/>
          <w:szCs w:val="20"/>
          <w:lang w:val="nl-BE"/>
        </w:rPr>
      </w:pPr>
      <w:r w:rsidRPr="00AD04D8">
        <w:rPr>
          <w:sz w:val="20"/>
          <w:szCs w:val="20"/>
          <w:lang w:val="nl-BE"/>
        </w:rPr>
        <w:t>Het oplossingsverloop van Brenev i</w:t>
      </w:r>
      <w:r w:rsidR="00F27A6B">
        <w:rPr>
          <w:sz w:val="20"/>
          <w:szCs w:val="20"/>
          <w:lang w:val="nl-BE"/>
        </w:rPr>
        <w:t>s echter correct indien men ver</w:t>
      </w:r>
      <w:r w:rsidR="001D3F13">
        <w:rPr>
          <w:sz w:val="20"/>
          <w:szCs w:val="20"/>
          <w:lang w:val="nl-BE"/>
        </w:rPr>
        <w:t>-</w:t>
      </w:r>
      <w:r w:rsidRPr="00AD04D8">
        <w:rPr>
          <w:sz w:val="20"/>
          <w:szCs w:val="20"/>
          <w:lang w:val="nl-BE"/>
        </w:rPr>
        <w:t>tre</w:t>
      </w:r>
      <w:r w:rsidR="00F27A6B">
        <w:rPr>
          <w:sz w:val="20"/>
          <w:szCs w:val="20"/>
          <w:lang w:val="nl-BE"/>
        </w:rPr>
        <w:t>kt vanuit mijn verbeterde be</w:t>
      </w:r>
      <w:r w:rsidR="00477CFE">
        <w:rPr>
          <w:sz w:val="20"/>
          <w:szCs w:val="20"/>
          <w:lang w:val="nl-BE"/>
        </w:rPr>
        <w:t>-</w:t>
      </w:r>
      <w:r w:rsidR="00F27A6B">
        <w:rPr>
          <w:sz w:val="20"/>
          <w:szCs w:val="20"/>
          <w:lang w:val="nl-BE"/>
        </w:rPr>
        <w:t>gin</w:t>
      </w:r>
      <w:r w:rsidRPr="00AD04D8">
        <w:rPr>
          <w:sz w:val="20"/>
          <w:szCs w:val="20"/>
          <w:lang w:val="nl-BE"/>
        </w:rPr>
        <w:t>stelling, waarin ik de witte ko</w:t>
      </w:r>
      <w:r w:rsidR="00477CFE">
        <w:rPr>
          <w:sz w:val="20"/>
          <w:szCs w:val="20"/>
          <w:lang w:val="nl-BE"/>
        </w:rPr>
        <w:t>-</w:t>
      </w:r>
      <w:r w:rsidRPr="00AD04D8">
        <w:rPr>
          <w:sz w:val="20"/>
          <w:szCs w:val="20"/>
          <w:lang w:val="nl-BE"/>
        </w:rPr>
        <w:t>ning verplaats van veld h5 naar veld h3</w:t>
      </w:r>
      <w:r w:rsidR="00F27A6B">
        <w:rPr>
          <w:sz w:val="20"/>
          <w:szCs w:val="20"/>
          <w:lang w:val="nl-BE"/>
        </w:rPr>
        <w:t>,</w:t>
      </w:r>
      <w:r w:rsidRPr="00AD04D8">
        <w:rPr>
          <w:sz w:val="20"/>
          <w:szCs w:val="20"/>
          <w:lang w:val="nl-BE"/>
        </w:rPr>
        <w:t xml:space="preserve"> zoals te zien in</w:t>
      </w:r>
      <w:r w:rsidR="00F51A4B">
        <w:rPr>
          <w:sz w:val="20"/>
          <w:szCs w:val="20"/>
          <w:lang w:val="nl-BE"/>
        </w:rPr>
        <w:t>:</w:t>
      </w:r>
      <w:r w:rsidRPr="00AD04D8">
        <w:rPr>
          <w:sz w:val="20"/>
          <w:szCs w:val="20"/>
          <w:lang w:val="nl-BE"/>
        </w:rPr>
        <w:t xml:space="preserve"> </w:t>
      </w:r>
    </w:p>
    <w:p w14:paraId="015C6CFB" w14:textId="77777777" w:rsidR="00345C64" w:rsidRPr="00AD04D8" w:rsidRDefault="00345C64" w:rsidP="00345C64">
      <w:pPr>
        <w:pStyle w:val="02bSource"/>
        <w:widowControl/>
        <w:spacing w:line="190" w:lineRule="exact"/>
        <w:ind w:firstLine="113"/>
        <w:rPr>
          <w:b/>
          <w:noProof/>
          <w:lang w:val="nl-BE"/>
        </w:rPr>
      </w:pPr>
      <w:r>
        <w:rPr>
          <w:b/>
          <w:noProof/>
          <w:lang w:val="nl-BE"/>
        </w:rPr>
        <w:br w:type="column"/>
      </w:r>
      <w:r>
        <w:rPr>
          <w:b/>
          <w:noProof/>
          <w:lang w:val="nl-BE"/>
        </w:rPr>
        <w:t>- 21</w:t>
      </w:r>
      <w:r w:rsidRPr="00AD04D8">
        <w:rPr>
          <w:b/>
          <w:noProof/>
          <w:lang w:val="nl-BE"/>
        </w:rPr>
        <w:t xml:space="preserve"> -</w:t>
      </w:r>
    </w:p>
    <w:p w14:paraId="51CD937A" w14:textId="77777777" w:rsidR="00345C64" w:rsidRPr="00AD04D8" w:rsidRDefault="00345C64" w:rsidP="00345C64">
      <w:pPr>
        <w:pStyle w:val="02bSource"/>
        <w:widowControl/>
        <w:spacing w:line="190" w:lineRule="exact"/>
        <w:ind w:firstLine="113"/>
        <w:rPr>
          <w:lang w:val="nl-BE"/>
        </w:rPr>
      </w:pPr>
    </w:p>
    <w:p w14:paraId="569F954C" w14:textId="77777777" w:rsidR="00345C64" w:rsidRPr="00AD04D8" w:rsidRDefault="00345C64" w:rsidP="00345C64">
      <w:pPr>
        <w:pStyle w:val="02bSource"/>
        <w:widowControl/>
        <w:spacing w:line="190" w:lineRule="exact"/>
        <w:ind w:firstLine="113"/>
        <w:outlineLvl w:val="0"/>
        <w:rPr>
          <w:i/>
          <w:lang w:val="nl-BE"/>
        </w:rPr>
      </w:pPr>
      <w:r>
        <w:rPr>
          <w:i/>
          <w:lang w:val="nl-BE"/>
        </w:rPr>
        <w:t xml:space="preserve">EBUR, </w:t>
      </w:r>
      <w:r>
        <w:rPr>
          <w:lang w:val="nl-BE"/>
        </w:rPr>
        <w:t>2000</w:t>
      </w:r>
    </w:p>
    <w:p w14:paraId="432F7214" w14:textId="77777777" w:rsidR="00345C64" w:rsidRPr="00AD04D8" w:rsidRDefault="00345C64" w:rsidP="00345C64">
      <w:pPr>
        <w:pStyle w:val="02bSource"/>
        <w:widowControl/>
        <w:spacing w:line="190" w:lineRule="exact"/>
        <w:ind w:firstLine="113"/>
        <w:rPr>
          <w:lang w:val="nl-BE"/>
        </w:rPr>
      </w:pPr>
    </w:p>
    <w:p w14:paraId="0E385192" w14:textId="77777777" w:rsidR="004F154C" w:rsidRDefault="00201006" w:rsidP="002832DC">
      <w:pPr>
        <w:jc w:val="both"/>
        <w:rPr>
          <w:sz w:val="20"/>
          <w:szCs w:val="20"/>
          <w:lang w:val="nl-BE"/>
        </w:rPr>
      </w:pPr>
      <w:r w:rsidRPr="00345C64">
        <w:rPr>
          <w:noProof/>
          <w:lang w:val="nl-BE" w:eastAsia="nl-BE"/>
        </w:rPr>
        <w:drawing>
          <wp:inline distT="0" distB="0" distL="0" distR="0" wp14:anchorId="6DBFA95A" wp14:editId="6CD0DC47">
            <wp:extent cx="1933575" cy="1943100"/>
            <wp:effectExtent l="0" t="0" r="0" b="0"/>
            <wp:docPr id="6" name="Picture 6" descr="studi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ie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3575" cy="1943100"/>
                    </a:xfrm>
                    <a:prstGeom prst="rect">
                      <a:avLst/>
                    </a:prstGeom>
                    <a:noFill/>
                    <a:ln>
                      <a:noFill/>
                    </a:ln>
                  </pic:spPr>
                </pic:pic>
              </a:graphicData>
            </a:graphic>
          </wp:inline>
        </w:drawing>
      </w:r>
    </w:p>
    <w:p w14:paraId="219DFB86" w14:textId="77777777" w:rsidR="004F154C" w:rsidRPr="00AD04D8" w:rsidRDefault="004F154C" w:rsidP="002832DC">
      <w:pPr>
        <w:jc w:val="both"/>
        <w:rPr>
          <w:sz w:val="20"/>
          <w:szCs w:val="20"/>
          <w:lang w:val="nl-BE"/>
        </w:rPr>
      </w:pPr>
    </w:p>
    <w:p w14:paraId="44C700F9" w14:textId="77777777" w:rsidR="002832DC" w:rsidRPr="00653D12" w:rsidRDefault="00F51A4B" w:rsidP="002832DC">
      <w:pPr>
        <w:pStyle w:val="03aText"/>
        <w:widowControl/>
        <w:rPr>
          <w:lang w:val="en-GB"/>
        </w:rPr>
      </w:pPr>
      <w:r w:rsidRPr="00653D12">
        <w:rPr>
          <w:b/>
          <w:sz w:val="24"/>
          <w:szCs w:val="24"/>
          <w:lang w:val="en-GB"/>
        </w:rPr>
        <w:t xml:space="preserve">=                         </w:t>
      </w:r>
      <w:r w:rsidR="004141B9" w:rsidRPr="00653D12">
        <w:rPr>
          <w:lang w:val="en-GB"/>
        </w:rPr>
        <w:t>0031</w:t>
      </w:r>
      <w:r w:rsidRPr="00653D12">
        <w:rPr>
          <w:lang w:val="en-GB"/>
        </w:rPr>
        <w:t>.01 h3h1</w:t>
      </w:r>
    </w:p>
    <w:p w14:paraId="217D1A43" w14:textId="77777777" w:rsidR="00F51A4B" w:rsidRPr="00653D12" w:rsidRDefault="00F51A4B" w:rsidP="002832DC">
      <w:pPr>
        <w:pStyle w:val="03aText"/>
        <w:widowControl/>
        <w:rPr>
          <w:lang w:val="en-GB"/>
        </w:rPr>
      </w:pPr>
    </w:p>
    <w:p w14:paraId="576552F5" w14:textId="77777777" w:rsidR="00F51A4B" w:rsidRPr="00653D12" w:rsidRDefault="00046A9C" w:rsidP="002832DC">
      <w:pPr>
        <w:pStyle w:val="03aText"/>
        <w:widowControl/>
        <w:rPr>
          <w:b/>
          <w:lang w:val="en-GB"/>
        </w:rPr>
      </w:pPr>
      <w:r w:rsidRPr="00653D12">
        <w:rPr>
          <w:lang w:val="en-GB"/>
        </w:rPr>
        <w:tab/>
      </w:r>
      <w:r w:rsidRPr="00653D12">
        <w:rPr>
          <w:b/>
          <w:lang w:val="en-GB"/>
        </w:rPr>
        <w:t>1.Kg4</w:t>
      </w:r>
      <w:r w:rsidRPr="00653D12">
        <w:rPr>
          <w:b/>
          <w:lang w:val="en-GB"/>
        </w:rPr>
        <w:tab/>
      </w:r>
      <w:r w:rsidRPr="00653D12">
        <w:rPr>
          <w:b/>
          <w:lang w:val="en-GB"/>
        </w:rPr>
        <w:tab/>
        <w:t>f3</w:t>
      </w:r>
    </w:p>
    <w:p w14:paraId="652C59F1" w14:textId="77777777" w:rsidR="00046A9C" w:rsidRPr="00653D12" w:rsidRDefault="00046A9C" w:rsidP="002832DC">
      <w:pPr>
        <w:pStyle w:val="03aText"/>
        <w:widowControl/>
        <w:rPr>
          <w:b/>
          <w:lang w:val="en-GB"/>
        </w:rPr>
      </w:pPr>
      <w:r w:rsidRPr="00653D12">
        <w:rPr>
          <w:b/>
          <w:lang w:val="en-GB"/>
        </w:rPr>
        <w:tab/>
        <w:t>2.Kg3</w:t>
      </w:r>
      <w:r w:rsidRPr="00653D12">
        <w:rPr>
          <w:b/>
          <w:lang w:val="en-GB"/>
        </w:rPr>
        <w:tab/>
      </w:r>
      <w:r w:rsidRPr="00653D12">
        <w:rPr>
          <w:b/>
          <w:lang w:val="en-GB"/>
        </w:rPr>
        <w:tab/>
        <w:t>Kg1</w:t>
      </w:r>
    </w:p>
    <w:p w14:paraId="718363B1" w14:textId="77777777" w:rsidR="00046A9C" w:rsidRPr="00653D12" w:rsidRDefault="00046A9C" w:rsidP="002832DC">
      <w:pPr>
        <w:pStyle w:val="03aText"/>
        <w:widowControl/>
        <w:rPr>
          <w:b/>
          <w:lang w:val="en-GB"/>
        </w:rPr>
      </w:pPr>
      <w:r w:rsidRPr="00653D12">
        <w:rPr>
          <w:b/>
          <w:lang w:val="en-GB"/>
        </w:rPr>
        <w:tab/>
        <w:t>3.Pe6</w:t>
      </w:r>
      <w:r w:rsidRPr="00653D12">
        <w:rPr>
          <w:b/>
          <w:lang w:val="en-GB"/>
        </w:rPr>
        <w:tab/>
      </w:r>
      <w:r w:rsidRPr="00653D12">
        <w:rPr>
          <w:b/>
          <w:lang w:val="en-GB"/>
        </w:rPr>
        <w:tab/>
        <w:t>f2</w:t>
      </w:r>
    </w:p>
    <w:p w14:paraId="589461C7" w14:textId="77777777" w:rsidR="00046A9C" w:rsidRPr="00653D12" w:rsidRDefault="00046A9C" w:rsidP="002832DC">
      <w:pPr>
        <w:pStyle w:val="03aText"/>
        <w:widowControl/>
        <w:rPr>
          <w:b/>
          <w:lang w:val="en-GB"/>
        </w:rPr>
      </w:pPr>
      <w:r w:rsidRPr="00653D12">
        <w:rPr>
          <w:b/>
          <w:lang w:val="en-GB"/>
        </w:rPr>
        <w:tab/>
        <w:t>4.Pf4</w:t>
      </w:r>
    </w:p>
    <w:p w14:paraId="4F77FF76" w14:textId="77777777" w:rsidR="00046A9C" w:rsidRPr="00653D12" w:rsidRDefault="00046A9C" w:rsidP="002832DC">
      <w:pPr>
        <w:pStyle w:val="03aText"/>
        <w:widowControl/>
        <w:rPr>
          <w:b/>
          <w:lang w:val="en-GB"/>
        </w:rPr>
      </w:pPr>
    </w:p>
    <w:p w14:paraId="4990287C" w14:textId="77777777" w:rsidR="00046A9C" w:rsidRPr="00653D12" w:rsidRDefault="00046A9C" w:rsidP="002832DC">
      <w:pPr>
        <w:pStyle w:val="03aText"/>
        <w:widowControl/>
        <w:rPr>
          <w:b/>
          <w:i/>
          <w:lang w:val="en-GB"/>
        </w:rPr>
      </w:pPr>
      <w:r w:rsidRPr="00653D12">
        <w:rPr>
          <w:b/>
          <w:i/>
          <w:lang w:val="en-GB"/>
        </w:rPr>
        <w:t>Variant A</w:t>
      </w:r>
    </w:p>
    <w:p w14:paraId="3A6DF5FD" w14:textId="77777777" w:rsidR="00046A9C" w:rsidRPr="00653D12" w:rsidRDefault="00046A9C" w:rsidP="002832DC">
      <w:pPr>
        <w:pStyle w:val="03aText"/>
        <w:widowControl/>
        <w:rPr>
          <w:b/>
          <w:lang w:val="en-GB"/>
        </w:rPr>
      </w:pPr>
      <w:r w:rsidRPr="00653D12">
        <w:rPr>
          <w:b/>
          <w:i/>
          <w:lang w:val="en-GB"/>
        </w:rPr>
        <w:tab/>
      </w:r>
      <w:r w:rsidRPr="00653D12">
        <w:rPr>
          <w:b/>
          <w:lang w:val="en-GB"/>
        </w:rPr>
        <w:t>4…</w:t>
      </w:r>
      <w:r w:rsidRPr="00653D12">
        <w:rPr>
          <w:b/>
          <w:lang w:val="en-GB"/>
        </w:rPr>
        <w:tab/>
      </w:r>
      <w:r w:rsidRPr="00653D12">
        <w:rPr>
          <w:b/>
          <w:lang w:val="en-GB"/>
        </w:rPr>
        <w:tab/>
        <w:t>f1D</w:t>
      </w:r>
    </w:p>
    <w:p w14:paraId="2782B5B1" w14:textId="77777777" w:rsidR="00046A9C" w:rsidRPr="00653D12" w:rsidRDefault="00046A9C" w:rsidP="002832DC">
      <w:pPr>
        <w:pStyle w:val="03aText"/>
        <w:widowControl/>
        <w:rPr>
          <w:b/>
          <w:lang w:val="en-GB"/>
        </w:rPr>
      </w:pPr>
      <w:r w:rsidRPr="00653D12">
        <w:rPr>
          <w:b/>
          <w:lang w:val="en-GB"/>
        </w:rPr>
        <w:tab/>
        <w:t>5.Ph3+</w:t>
      </w:r>
      <w:r w:rsidRPr="00653D12">
        <w:rPr>
          <w:b/>
          <w:lang w:val="en-GB"/>
        </w:rPr>
        <w:tab/>
      </w:r>
      <w:r w:rsidRPr="00653D12">
        <w:rPr>
          <w:b/>
          <w:lang w:val="en-GB"/>
        </w:rPr>
        <w:tab/>
        <w:t>Kh1</w:t>
      </w:r>
    </w:p>
    <w:p w14:paraId="5C81056A" w14:textId="77777777" w:rsidR="00046A9C" w:rsidRDefault="00046A9C" w:rsidP="002832DC">
      <w:pPr>
        <w:pStyle w:val="03aText"/>
        <w:widowControl/>
        <w:rPr>
          <w:b/>
          <w:lang w:val="nl-BE"/>
        </w:rPr>
      </w:pPr>
      <w:r w:rsidRPr="00653D12">
        <w:rPr>
          <w:b/>
          <w:lang w:val="en-GB"/>
        </w:rPr>
        <w:tab/>
      </w:r>
      <w:r>
        <w:rPr>
          <w:b/>
          <w:lang w:val="nl-BE"/>
        </w:rPr>
        <w:t>6.Pf2+</w:t>
      </w:r>
      <w:r>
        <w:rPr>
          <w:b/>
          <w:lang w:val="nl-BE"/>
        </w:rPr>
        <w:tab/>
      </w:r>
      <w:r>
        <w:rPr>
          <w:b/>
          <w:lang w:val="nl-BE"/>
        </w:rPr>
        <w:tab/>
        <w:t>Dxf2</w:t>
      </w:r>
    </w:p>
    <w:p w14:paraId="5CB9A399" w14:textId="77777777" w:rsidR="00046A9C" w:rsidRDefault="00046A9C" w:rsidP="002832DC">
      <w:pPr>
        <w:pStyle w:val="03aText"/>
        <w:widowControl/>
        <w:rPr>
          <w:b/>
          <w:lang w:val="nl-BE"/>
        </w:rPr>
      </w:pPr>
      <w:r>
        <w:rPr>
          <w:b/>
          <w:lang w:val="nl-BE"/>
        </w:rPr>
        <w:tab/>
        <w:t>7.Kxf2</w:t>
      </w:r>
    </w:p>
    <w:p w14:paraId="58C61A98" w14:textId="77777777" w:rsidR="00046A9C" w:rsidRDefault="00046A9C" w:rsidP="002832DC">
      <w:pPr>
        <w:pStyle w:val="03aText"/>
        <w:widowControl/>
        <w:rPr>
          <w:b/>
          <w:lang w:val="nl-BE"/>
        </w:rPr>
      </w:pPr>
    </w:p>
    <w:p w14:paraId="42F71648" w14:textId="77777777" w:rsidR="00046A9C" w:rsidRDefault="00046A9C" w:rsidP="002832DC">
      <w:pPr>
        <w:pStyle w:val="03aText"/>
        <w:widowControl/>
        <w:rPr>
          <w:b/>
          <w:i/>
          <w:lang w:val="nl-BE"/>
        </w:rPr>
      </w:pPr>
      <w:r>
        <w:rPr>
          <w:b/>
          <w:i/>
          <w:lang w:val="nl-BE"/>
        </w:rPr>
        <w:t>Variant B</w:t>
      </w:r>
    </w:p>
    <w:p w14:paraId="1C1E9290" w14:textId="77777777" w:rsidR="00046A9C" w:rsidRDefault="00046A9C" w:rsidP="002832DC">
      <w:pPr>
        <w:pStyle w:val="03aText"/>
        <w:widowControl/>
        <w:rPr>
          <w:b/>
          <w:lang w:val="nl-BE"/>
        </w:rPr>
      </w:pPr>
      <w:r>
        <w:rPr>
          <w:b/>
          <w:i/>
          <w:lang w:val="nl-BE"/>
        </w:rPr>
        <w:tab/>
      </w:r>
      <w:r>
        <w:rPr>
          <w:b/>
          <w:lang w:val="nl-BE"/>
        </w:rPr>
        <w:t>4…</w:t>
      </w:r>
      <w:r>
        <w:rPr>
          <w:b/>
          <w:lang w:val="nl-BE"/>
        </w:rPr>
        <w:tab/>
      </w:r>
      <w:r>
        <w:rPr>
          <w:b/>
          <w:lang w:val="nl-BE"/>
        </w:rPr>
        <w:tab/>
        <w:t>Le6</w:t>
      </w:r>
    </w:p>
    <w:p w14:paraId="5BE95FF3" w14:textId="77777777" w:rsidR="00046A9C" w:rsidRDefault="00046A9C" w:rsidP="002832DC">
      <w:pPr>
        <w:pStyle w:val="03aText"/>
        <w:widowControl/>
        <w:rPr>
          <w:b/>
          <w:lang w:val="nl-BE"/>
        </w:rPr>
      </w:pPr>
      <w:r>
        <w:rPr>
          <w:b/>
          <w:lang w:val="nl-BE"/>
        </w:rPr>
        <w:tab/>
        <w:t>5.Pe2+</w:t>
      </w:r>
      <w:r>
        <w:rPr>
          <w:b/>
          <w:lang w:val="nl-BE"/>
        </w:rPr>
        <w:tab/>
      </w:r>
      <w:r>
        <w:rPr>
          <w:b/>
          <w:lang w:val="nl-BE"/>
        </w:rPr>
        <w:tab/>
        <w:t>Kf1</w:t>
      </w:r>
    </w:p>
    <w:p w14:paraId="2312CB9D" w14:textId="77777777" w:rsidR="00F70DC2" w:rsidRDefault="00046A9C" w:rsidP="002832DC">
      <w:pPr>
        <w:pStyle w:val="03aText"/>
        <w:widowControl/>
        <w:rPr>
          <w:b/>
          <w:lang w:val="nl-BE"/>
        </w:rPr>
      </w:pPr>
      <w:r>
        <w:rPr>
          <w:b/>
          <w:lang w:val="nl-BE"/>
        </w:rPr>
        <w:tab/>
        <w:t>6.Pf4</w:t>
      </w:r>
      <w:r>
        <w:rPr>
          <w:b/>
          <w:lang w:val="nl-BE"/>
        </w:rPr>
        <w:tab/>
      </w:r>
      <w:r>
        <w:rPr>
          <w:b/>
          <w:lang w:val="nl-BE"/>
        </w:rPr>
        <w:tab/>
      </w:r>
      <w:r w:rsidR="00F70DC2">
        <w:rPr>
          <w:b/>
          <w:lang w:val="nl-BE"/>
        </w:rPr>
        <w:t>Kg1</w:t>
      </w:r>
    </w:p>
    <w:p w14:paraId="231A13D0" w14:textId="77777777" w:rsidR="00F70DC2" w:rsidRDefault="00F70DC2" w:rsidP="00F70DC2">
      <w:pPr>
        <w:pStyle w:val="03aText"/>
        <w:widowControl/>
        <w:ind w:firstLine="708"/>
        <w:rPr>
          <w:b/>
          <w:lang w:val="nl-BE"/>
        </w:rPr>
      </w:pPr>
      <w:r>
        <w:rPr>
          <w:b/>
          <w:lang w:val="nl-BE"/>
        </w:rPr>
        <w:t>7.Pë2+</w:t>
      </w:r>
      <w:r>
        <w:rPr>
          <w:b/>
          <w:lang w:val="nl-BE"/>
        </w:rPr>
        <w:tab/>
      </w:r>
      <w:r>
        <w:rPr>
          <w:b/>
          <w:lang w:val="nl-BE"/>
        </w:rPr>
        <w:tab/>
        <w:t>Kf1</w:t>
      </w:r>
    </w:p>
    <w:p w14:paraId="3A76DADE" w14:textId="77777777" w:rsidR="000C69E4" w:rsidRDefault="00F70DC2" w:rsidP="00F70DC2">
      <w:pPr>
        <w:pStyle w:val="03aText"/>
        <w:widowControl/>
        <w:rPr>
          <w:lang w:val="nl-BE"/>
        </w:rPr>
      </w:pPr>
      <w:r w:rsidRPr="00F70DC2">
        <w:rPr>
          <w:lang w:val="nl-BE"/>
        </w:rPr>
        <w:t>Met remise</w:t>
      </w:r>
      <w:r>
        <w:rPr>
          <w:lang w:val="nl-BE"/>
        </w:rPr>
        <w:t xml:space="preserve"> door herhaling van zetten</w:t>
      </w:r>
      <w:r w:rsidR="000C69E4">
        <w:rPr>
          <w:lang w:val="nl-BE"/>
        </w:rPr>
        <w:t xml:space="preserve">: </w:t>
      </w:r>
    </w:p>
    <w:p w14:paraId="7CB75B59" w14:textId="77777777" w:rsidR="000C69E4" w:rsidRDefault="000C69E4" w:rsidP="000C69E4">
      <w:pPr>
        <w:pStyle w:val="03aText"/>
        <w:widowControl/>
        <w:ind w:firstLine="708"/>
        <w:rPr>
          <w:b/>
          <w:lang w:val="nl-BE"/>
        </w:rPr>
      </w:pPr>
      <w:r>
        <w:rPr>
          <w:b/>
          <w:lang w:val="nl-BE"/>
        </w:rPr>
        <w:t xml:space="preserve">8.Pf4 </w:t>
      </w:r>
      <w:r w:rsidR="00E20A93">
        <w:rPr>
          <w:b/>
          <w:lang w:val="nl-BE"/>
        </w:rPr>
        <w:tab/>
      </w:r>
      <w:r w:rsidR="00E20A93">
        <w:rPr>
          <w:b/>
          <w:lang w:val="nl-BE"/>
        </w:rPr>
        <w:tab/>
        <w:t>Lf5</w:t>
      </w:r>
    </w:p>
    <w:p w14:paraId="21386A55" w14:textId="77777777" w:rsidR="00E20A93" w:rsidRDefault="00E20A93" w:rsidP="000C69E4">
      <w:pPr>
        <w:pStyle w:val="03aText"/>
        <w:widowControl/>
        <w:ind w:firstLine="708"/>
        <w:rPr>
          <w:b/>
          <w:lang w:val="nl-BE"/>
        </w:rPr>
      </w:pPr>
      <w:r>
        <w:rPr>
          <w:b/>
          <w:lang w:val="nl-BE"/>
        </w:rPr>
        <w:t>9.Kf3</w:t>
      </w:r>
    </w:p>
    <w:p w14:paraId="0C54023E" w14:textId="77777777" w:rsidR="00046A9C" w:rsidRPr="000C69E4" w:rsidRDefault="000C69E4" w:rsidP="000C69E4">
      <w:pPr>
        <w:pStyle w:val="03aText"/>
        <w:widowControl/>
        <w:rPr>
          <w:lang w:val="nl-BE"/>
        </w:rPr>
      </w:pPr>
      <w:r w:rsidRPr="000C69E4">
        <w:rPr>
          <w:lang w:val="nl-BE"/>
        </w:rPr>
        <w:t>Enzovoor</w:t>
      </w:r>
      <w:r w:rsidR="00BC7D73">
        <w:rPr>
          <w:lang w:val="nl-BE"/>
        </w:rPr>
        <w:t>t.</w:t>
      </w:r>
      <w:r w:rsidR="00DE5D6E">
        <w:rPr>
          <w:lang w:val="nl-BE"/>
        </w:rPr>
        <w:t xml:space="preserve"> </w:t>
      </w:r>
      <w:r w:rsidR="00E20A93">
        <w:rPr>
          <w:lang w:val="nl-BE"/>
        </w:rPr>
        <w:t>Remise.</w:t>
      </w:r>
      <w:r w:rsidR="00F70DC2" w:rsidRPr="000C69E4">
        <w:rPr>
          <w:lang w:val="nl-BE"/>
        </w:rPr>
        <w:tab/>
      </w:r>
    </w:p>
    <w:p w14:paraId="0DE6C351" w14:textId="77777777" w:rsidR="002832DC" w:rsidRPr="00AD04D8" w:rsidRDefault="002832DC" w:rsidP="000278CF">
      <w:pPr>
        <w:pStyle w:val="02bSource"/>
        <w:widowControl/>
        <w:spacing w:line="190" w:lineRule="exact"/>
        <w:ind w:firstLine="113"/>
        <w:rPr>
          <w:b/>
          <w:noProof/>
          <w:lang w:val="nl-BE"/>
        </w:rPr>
      </w:pPr>
      <w:r w:rsidRPr="000C69E4">
        <w:rPr>
          <w:lang w:val="nl-BE"/>
        </w:rPr>
        <w:br w:type="page"/>
      </w:r>
      <w:r w:rsidR="000278CF">
        <w:rPr>
          <w:b/>
          <w:noProof/>
          <w:lang w:val="nl-BE"/>
        </w:rPr>
        <w:lastRenderedPageBreak/>
        <w:t>- 22</w:t>
      </w:r>
      <w:r w:rsidRPr="00AD04D8">
        <w:rPr>
          <w:b/>
          <w:noProof/>
          <w:lang w:val="nl-BE"/>
        </w:rPr>
        <w:t xml:space="preserve"> -</w:t>
      </w:r>
    </w:p>
    <w:p w14:paraId="68DFB624" w14:textId="77777777" w:rsidR="002832DC" w:rsidRPr="00AD04D8" w:rsidRDefault="002832DC" w:rsidP="002832DC">
      <w:pPr>
        <w:pStyle w:val="02bSource"/>
        <w:widowControl/>
        <w:spacing w:line="190" w:lineRule="exact"/>
        <w:ind w:firstLine="113"/>
        <w:rPr>
          <w:lang w:val="nl-BE"/>
        </w:rPr>
      </w:pPr>
    </w:p>
    <w:p w14:paraId="695B7A5D" w14:textId="77777777" w:rsidR="002832DC" w:rsidRPr="00AD04D8" w:rsidRDefault="002832DC" w:rsidP="002832DC">
      <w:pPr>
        <w:pStyle w:val="02bSource"/>
        <w:widowControl/>
        <w:spacing w:line="190" w:lineRule="exact"/>
        <w:ind w:firstLine="113"/>
        <w:outlineLvl w:val="0"/>
        <w:rPr>
          <w:i/>
          <w:lang w:val="nl-BE"/>
        </w:rPr>
      </w:pPr>
      <w:r w:rsidRPr="00AD04D8">
        <w:rPr>
          <w:i/>
          <w:lang w:val="nl-BE"/>
        </w:rPr>
        <w:t>Originee</w:t>
      </w:r>
      <w:r>
        <w:rPr>
          <w:i/>
          <w:lang w:val="nl-BE"/>
        </w:rPr>
        <w:t xml:space="preserve">l, </w:t>
      </w:r>
      <w:r>
        <w:rPr>
          <w:lang w:val="nl-BE"/>
        </w:rPr>
        <w:t>2008</w:t>
      </w:r>
    </w:p>
    <w:p w14:paraId="75722237" w14:textId="77777777" w:rsidR="002832DC" w:rsidRPr="00AD04D8" w:rsidRDefault="002832DC" w:rsidP="002832DC">
      <w:pPr>
        <w:pStyle w:val="02bSource"/>
        <w:widowControl/>
        <w:spacing w:line="190" w:lineRule="exact"/>
        <w:ind w:firstLine="113"/>
        <w:rPr>
          <w:lang w:val="nl-BE"/>
        </w:rPr>
      </w:pPr>
    </w:p>
    <w:p w14:paraId="36978F6B" w14:textId="77777777" w:rsidR="002832DC" w:rsidRPr="00AD04D8" w:rsidRDefault="002832DC" w:rsidP="002832DC">
      <w:pPr>
        <w:rPr>
          <w:sz w:val="20"/>
          <w:szCs w:val="20"/>
          <w:lang w:val="nl-BE"/>
        </w:rPr>
      </w:pPr>
      <w:r w:rsidRPr="00AD04D8">
        <w:rPr>
          <w:lang w:val="nl-BE"/>
        </w:rPr>
        <w:object w:dxaOrig="4699" w:dyaOrig="4703" w14:anchorId="1734CAEC">
          <v:shape id="_x0000_i1045" type="#_x0000_t75" style="width:155.1pt;height:150.1pt" o:ole="">
            <v:imagedata r:id="rId58" o:title=""/>
          </v:shape>
          <o:OLEObject Type="Embed" ProgID="CorelDRAW.Graphic.12" ShapeID="_x0000_i1045" DrawAspect="Content" ObjectID="_1587467467" r:id="rId59"/>
        </w:object>
      </w:r>
    </w:p>
    <w:p w14:paraId="6F65C406" w14:textId="77777777" w:rsidR="004769BE" w:rsidRPr="00F70DC2" w:rsidRDefault="004769BE" w:rsidP="002832DC">
      <w:pPr>
        <w:rPr>
          <w:b/>
          <w:sz w:val="20"/>
          <w:szCs w:val="20"/>
          <w:lang w:val="nl-BE"/>
        </w:rPr>
      </w:pPr>
    </w:p>
    <w:p w14:paraId="2E1E1750" w14:textId="77777777" w:rsidR="002832DC" w:rsidRPr="00ED1153" w:rsidRDefault="002832DC" w:rsidP="002832DC">
      <w:pPr>
        <w:rPr>
          <w:sz w:val="20"/>
          <w:szCs w:val="20"/>
          <w:lang w:val="en-GB"/>
        </w:rPr>
      </w:pPr>
      <w:r w:rsidRPr="00ED1153">
        <w:rPr>
          <w:b/>
          <w:lang w:val="en-GB"/>
        </w:rPr>
        <w:t>+</w:t>
      </w:r>
      <w:r w:rsidR="005A1589" w:rsidRPr="00ED1153">
        <w:rPr>
          <w:sz w:val="20"/>
          <w:szCs w:val="20"/>
          <w:lang w:val="en-GB"/>
        </w:rPr>
        <w:t xml:space="preserve">                           </w:t>
      </w:r>
      <w:r w:rsidR="00486E2B" w:rsidRPr="00ED1153">
        <w:rPr>
          <w:sz w:val="20"/>
          <w:szCs w:val="20"/>
          <w:lang w:val="en-GB"/>
        </w:rPr>
        <w:t xml:space="preserve"> </w:t>
      </w:r>
      <w:r w:rsidR="004769BE" w:rsidRPr="00ED1153">
        <w:rPr>
          <w:sz w:val="20"/>
          <w:szCs w:val="20"/>
          <w:lang w:val="en-GB"/>
        </w:rPr>
        <w:t xml:space="preserve"> </w:t>
      </w:r>
      <w:r w:rsidR="005A1589" w:rsidRPr="00ED1153">
        <w:rPr>
          <w:sz w:val="20"/>
          <w:szCs w:val="20"/>
          <w:lang w:val="en-GB"/>
        </w:rPr>
        <w:t xml:space="preserve"> </w:t>
      </w:r>
      <w:r w:rsidRPr="00ED1153">
        <w:rPr>
          <w:sz w:val="20"/>
          <w:szCs w:val="20"/>
          <w:lang w:val="en-GB"/>
        </w:rPr>
        <w:t>0010.11 h6h3</w:t>
      </w:r>
    </w:p>
    <w:p w14:paraId="537118BA" w14:textId="77777777" w:rsidR="002832DC" w:rsidRPr="00ED1153" w:rsidRDefault="002832DC" w:rsidP="002832DC">
      <w:pPr>
        <w:rPr>
          <w:sz w:val="20"/>
          <w:szCs w:val="20"/>
          <w:lang w:val="en-GB"/>
        </w:rPr>
      </w:pPr>
    </w:p>
    <w:p w14:paraId="34CE680B" w14:textId="77777777" w:rsidR="002832DC" w:rsidRPr="00ED1153" w:rsidRDefault="002832DC" w:rsidP="002832DC">
      <w:pPr>
        <w:rPr>
          <w:b/>
          <w:sz w:val="20"/>
          <w:szCs w:val="20"/>
          <w:lang w:val="en-GB"/>
        </w:rPr>
      </w:pPr>
      <w:r w:rsidRPr="00ED1153">
        <w:rPr>
          <w:b/>
          <w:sz w:val="20"/>
          <w:szCs w:val="20"/>
          <w:lang w:val="en-GB"/>
        </w:rPr>
        <w:tab/>
        <w:t>1.c7</w:t>
      </w:r>
      <w:r w:rsidRPr="00ED1153">
        <w:rPr>
          <w:b/>
          <w:sz w:val="20"/>
          <w:szCs w:val="20"/>
          <w:lang w:val="en-GB"/>
        </w:rPr>
        <w:tab/>
      </w:r>
      <w:r w:rsidRPr="00ED1153">
        <w:rPr>
          <w:b/>
          <w:sz w:val="20"/>
          <w:szCs w:val="20"/>
          <w:lang w:val="en-GB"/>
        </w:rPr>
        <w:tab/>
        <w:t>b1D</w:t>
      </w:r>
    </w:p>
    <w:p w14:paraId="6D7A4AFB" w14:textId="77777777" w:rsidR="002832DC" w:rsidRPr="00ED1153" w:rsidRDefault="002832DC" w:rsidP="002832DC">
      <w:pPr>
        <w:rPr>
          <w:b/>
          <w:sz w:val="20"/>
          <w:szCs w:val="20"/>
          <w:lang w:val="en-GB"/>
        </w:rPr>
      </w:pPr>
      <w:r w:rsidRPr="00ED1153">
        <w:rPr>
          <w:b/>
          <w:sz w:val="20"/>
          <w:szCs w:val="20"/>
          <w:lang w:val="en-GB"/>
        </w:rPr>
        <w:tab/>
        <w:t>2.c8D+</w:t>
      </w:r>
      <w:r w:rsidRPr="00ED1153">
        <w:rPr>
          <w:b/>
          <w:sz w:val="20"/>
          <w:szCs w:val="20"/>
          <w:lang w:val="en-GB"/>
        </w:rPr>
        <w:tab/>
      </w:r>
      <w:r w:rsidRPr="00ED1153">
        <w:rPr>
          <w:b/>
          <w:sz w:val="20"/>
          <w:szCs w:val="20"/>
          <w:lang w:val="en-GB"/>
        </w:rPr>
        <w:tab/>
        <w:t>Kg2</w:t>
      </w:r>
    </w:p>
    <w:p w14:paraId="079B68FC" w14:textId="77777777" w:rsidR="002832DC" w:rsidRPr="00ED1153" w:rsidRDefault="002832DC" w:rsidP="002832DC">
      <w:pPr>
        <w:rPr>
          <w:b/>
          <w:sz w:val="20"/>
          <w:szCs w:val="20"/>
          <w:lang w:val="en-GB"/>
        </w:rPr>
      </w:pPr>
      <w:r w:rsidRPr="00ED1153">
        <w:rPr>
          <w:b/>
          <w:sz w:val="20"/>
          <w:szCs w:val="20"/>
          <w:lang w:val="en-GB"/>
        </w:rPr>
        <w:tab/>
        <w:t>3.Dg4+</w:t>
      </w:r>
      <w:r w:rsidRPr="00ED1153">
        <w:rPr>
          <w:b/>
          <w:sz w:val="20"/>
          <w:szCs w:val="20"/>
          <w:lang w:val="en-GB"/>
        </w:rPr>
        <w:tab/>
      </w:r>
      <w:r w:rsidRPr="00ED1153">
        <w:rPr>
          <w:b/>
          <w:sz w:val="20"/>
          <w:szCs w:val="20"/>
          <w:lang w:val="en-GB"/>
        </w:rPr>
        <w:tab/>
        <w:t>Kf1</w:t>
      </w:r>
    </w:p>
    <w:p w14:paraId="7017514D" w14:textId="77777777" w:rsidR="002832DC" w:rsidRPr="00AD04D8" w:rsidRDefault="002832DC" w:rsidP="002832DC">
      <w:pPr>
        <w:rPr>
          <w:b/>
          <w:sz w:val="20"/>
          <w:szCs w:val="20"/>
          <w:lang w:val="nl-BE"/>
        </w:rPr>
      </w:pPr>
      <w:r w:rsidRPr="00ED1153">
        <w:rPr>
          <w:b/>
          <w:sz w:val="20"/>
          <w:szCs w:val="20"/>
          <w:lang w:val="en-GB"/>
        </w:rPr>
        <w:tab/>
      </w:r>
      <w:r w:rsidRPr="00AD04D8">
        <w:rPr>
          <w:b/>
          <w:sz w:val="20"/>
          <w:szCs w:val="20"/>
          <w:lang w:val="nl-BE"/>
        </w:rPr>
        <w:t>4.Df3+</w:t>
      </w:r>
      <w:r w:rsidRPr="00AD04D8">
        <w:rPr>
          <w:b/>
          <w:sz w:val="20"/>
          <w:szCs w:val="20"/>
          <w:lang w:val="nl-BE"/>
        </w:rPr>
        <w:tab/>
      </w:r>
      <w:r w:rsidRPr="00AD04D8">
        <w:rPr>
          <w:b/>
          <w:sz w:val="20"/>
          <w:szCs w:val="20"/>
          <w:lang w:val="nl-BE"/>
        </w:rPr>
        <w:tab/>
        <w:t>Kg1</w:t>
      </w:r>
    </w:p>
    <w:p w14:paraId="4996FB4C" w14:textId="77777777" w:rsidR="002832DC" w:rsidRDefault="002832DC" w:rsidP="002832DC">
      <w:pPr>
        <w:rPr>
          <w:b/>
          <w:sz w:val="20"/>
          <w:szCs w:val="20"/>
          <w:lang w:val="nl-BE"/>
        </w:rPr>
      </w:pPr>
      <w:r w:rsidRPr="00AD04D8">
        <w:rPr>
          <w:b/>
          <w:sz w:val="20"/>
          <w:szCs w:val="20"/>
          <w:lang w:val="nl-BE"/>
        </w:rPr>
        <w:tab/>
        <w:t>5.Lc5+</w:t>
      </w:r>
    </w:p>
    <w:p w14:paraId="4033640F" w14:textId="77777777" w:rsidR="002832DC" w:rsidRPr="007C0B90" w:rsidRDefault="002832DC" w:rsidP="002832DC">
      <w:pPr>
        <w:jc w:val="both"/>
        <w:rPr>
          <w:i/>
          <w:sz w:val="20"/>
          <w:szCs w:val="20"/>
          <w:lang w:val="nl-BE"/>
        </w:rPr>
      </w:pPr>
      <w:r>
        <w:rPr>
          <w:sz w:val="20"/>
          <w:szCs w:val="20"/>
          <w:lang w:val="nl-BE"/>
        </w:rPr>
        <w:t>5.De3+?, 5.Dg3+? of</w:t>
      </w:r>
      <w:r w:rsidR="007C0B90">
        <w:rPr>
          <w:sz w:val="20"/>
          <w:szCs w:val="20"/>
          <w:lang w:val="nl-BE"/>
        </w:rPr>
        <w:t xml:space="preserve"> 5.Dg4+? Kf1 6.Df3+ Kg1 7.Lc5+ </w:t>
      </w:r>
      <w:r w:rsidR="007C0B90" w:rsidRPr="007C0B90">
        <w:rPr>
          <w:i/>
          <w:sz w:val="20"/>
          <w:szCs w:val="20"/>
          <w:lang w:val="nl-BE"/>
        </w:rPr>
        <w:t>(</w:t>
      </w:r>
      <w:r w:rsidR="007C0B90">
        <w:rPr>
          <w:i/>
          <w:sz w:val="20"/>
          <w:szCs w:val="20"/>
          <w:lang w:val="nl-BE"/>
        </w:rPr>
        <w:t>Z</w:t>
      </w:r>
      <w:r w:rsidRPr="007C0B90">
        <w:rPr>
          <w:i/>
          <w:sz w:val="20"/>
          <w:szCs w:val="20"/>
          <w:lang w:val="nl-BE"/>
        </w:rPr>
        <w:t>ie zet 5.</w:t>
      </w:r>
      <w:r w:rsidR="007C0B90" w:rsidRPr="007C0B90">
        <w:rPr>
          <w:i/>
          <w:sz w:val="20"/>
          <w:szCs w:val="20"/>
          <w:lang w:val="nl-BE"/>
        </w:rPr>
        <w:t>)</w:t>
      </w:r>
    </w:p>
    <w:p w14:paraId="0E9257F0" w14:textId="77777777" w:rsidR="002832DC" w:rsidRPr="00AD04D8" w:rsidRDefault="002832DC" w:rsidP="002832DC">
      <w:pPr>
        <w:rPr>
          <w:b/>
          <w:sz w:val="20"/>
          <w:szCs w:val="20"/>
          <w:lang w:val="nl-BE"/>
        </w:rPr>
      </w:pPr>
      <w:r w:rsidRPr="00AD04D8">
        <w:rPr>
          <w:b/>
          <w:sz w:val="20"/>
          <w:szCs w:val="20"/>
          <w:lang w:val="nl-BE"/>
        </w:rPr>
        <w:tab/>
      </w:r>
      <w:r>
        <w:rPr>
          <w:b/>
          <w:sz w:val="20"/>
          <w:szCs w:val="20"/>
          <w:lang w:val="nl-BE"/>
        </w:rPr>
        <w:t>5…</w:t>
      </w:r>
      <w:r>
        <w:rPr>
          <w:b/>
          <w:sz w:val="20"/>
          <w:szCs w:val="20"/>
          <w:lang w:val="nl-BE"/>
        </w:rPr>
        <w:tab/>
      </w:r>
      <w:r w:rsidRPr="00AD04D8">
        <w:rPr>
          <w:b/>
          <w:sz w:val="20"/>
          <w:szCs w:val="20"/>
          <w:lang w:val="nl-BE"/>
        </w:rPr>
        <w:tab/>
        <w:t>Kh2</w:t>
      </w:r>
    </w:p>
    <w:p w14:paraId="1F44466A" w14:textId="77777777" w:rsidR="002832DC" w:rsidRDefault="002832DC" w:rsidP="002832DC">
      <w:pPr>
        <w:rPr>
          <w:b/>
          <w:sz w:val="20"/>
          <w:szCs w:val="20"/>
          <w:lang w:val="nl-BE"/>
        </w:rPr>
      </w:pPr>
      <w:r w:rsidRPr="00AD04D8">
        <w:rPr>
          <w:b/>
          <w:sz w:val="20"/>
          <w:szCs w:val="20"/>
          <w:lang w:val="nl-BE"/>
        </w:rPr>
        <w:tab/>
        <w:t>6.De2+</w:t>
      </w:r>
      <w:r w:rsidRPr="00AD04D8">
        <w:rPr>
          <w:b/>
          <w:sz w:val="20"/>
          <w:szCs w:val="20"/>
          <w:lang w:val="nl-BE"/>
        </w:rPr>
        <w:tab/>
      </w:r>
    </w:p>
    <w:p w14:paraId="194E1B24" w14:textId="77777777" w:rsidR="00B713A8" w:rsidRDefault="002832DC" w:rsidP="0038155E">
      <w:pPr>
        <w:numPr>
          <w:ilvl w:val="0"/>
          <w:numId w:val="45"/>
        </w:numPr>
        <w:jc w:val="both"/>
        <w:rPr>
          <w:sz w:val="20"/>
          <w:szCs w:val="20"/>
          <w:lang w:val="nl-BE"/>
        </w:rPr>
      </w:pPr>
      <w:r>
        <w:rPr>
          <w:sz w:val="20"/>
          <w:szCs w:val="20"/>
          <w:lang w:val="nl-BE"/>
        </w:rPr>
        <w:t>6.Df2+? o</w:t>
      </w:r>
      <w:r w:rsidR="007C0B90">
        <w:rPr>
          <w:sz w:val="20"/>
          <w:szCs w:val="20"/>
          <w:lang w:val="nl-BE"/>
        </w:rPr>
        <w:t>f 6.Df4+? Kh3 7.Df3+ Kh2 8.De2+</w:t>
      </w:r>
      <w:r w:rsidR="007C0B90" w:rsidRPr="007C0B90">
        <w:rPr>
          <w:i/>
          <w:sz w:val="20"/>
          <w:szCs w:val="20"/>
          <w:lang w:val="nl-BE"/>
        </w:rPr>
        <w:t>(</w:t>
      </w:r>
      <w:r w:rsidR="007C0B90">
        <w:rPr>
          <w:i/>
          <w:sz w:val="20"/>
          <w:szCs w:val="20"/>
          <w:lang w:val="nl-BE"/>
        </w:rPr>
        <w:t>Z</w:t>
      </w:r>
      <w:r w:rsidRPr="007C0B90">
        <w:rPr>
          <w:i/>
          <w:sz w:val="20"/>
          <w:szCs w:val="20"/>
          <w:lang w:val="nl-BE"/>
        </w:rPr>
        <w:t>ie zet 6.</w:t>
      </w:r>
      <w:r w:rsidR="007C0B90" w:rsidRPr="007C0B90">
        <w:rPr>
          <w:i/>
          <w:sz w:val="20"/>
          <w:szCs w:val="20"/>
          <w:lang w:val="nl-BE"/>
        </w:rPr>
        <w:t>)</w:t>
      </w:r>
      <w:r>
        <w:rPr>
          <w:sz w:val="20"/>
          <w:szCs w:val="20"/>
          <w:lang w:val="nl-BE"/>
        </w:rPr>
        <w:t xml:space="preserve"> Of</w:t>
      </w:r>
      <w:r w:rsidR="002D0907">
        <w:rPr>
          <w:sz w:val="20"/>
          <w:szCs w:val="20"/>
          <w:lang w:val="nl-BE"/>
        </w:rPr>
        <w:t>:</w:t>
      </w:r>
    </w:p>
    <w:p w14:paraId="6473E441" w14:textId="77777777" w:rsidR="002832DC" w:rsidRPr="008F43FB" w:rsidRDefault="002832DC" w:rsidP="0038155E">
      <w:pPr>
        <w:numPr>
          <w:ilvl w:val="0"/>
          <w:numId w:val="45"/>
        </w:numPr>
        <w:jc w:val="both"/>
        <w:rPr>
          <w:sz w:val="20"/>
          <w:szCs w:val="20"/>
          <w:lang w:val="nl-BE"/>
        </w:rPr>
      </w:pPr>
      <w:r>
        <w:rPr>
          <w:sz w:val="20"/>
          <w:szCs w:val="20"/>
          <w:lang w:val="nl-BE"/>
        </w:rPr>
        <w:t>6.Ld6+? Kg1 7.Lc5+</w:t>
      </w:r>
      <w:r w:rsidR="007C0B90">
        <w:rPr>
          <w:sz w:val="20"/>
          <w:szCs w:val="20"/>
          <w:lang w:val="nl-BE"/>
        </w:rPr>
        <w:t xml:space="preserve"> Kh2 8.De2+</w:t>
      </w:r>
      <w:r>
        <w:rPr>
          <w:sz w:val="20"/>
          <w:szCs w:val="20"/>
          <w:lang w:val="nl-BE"/>
        </w:rPr>
        <w:t xml:space="preserve"> </w:t>
      </w:r>
      <w:r w:rsidR="007C0B90" w:rsidRPr="007C0B90">
        <w:rPr>
          <w:i/>
          <w:sz w:val="20"/>
          <w:szCs w:val="20"/>
          <w:lang w:val="nl-BE"/>
        </w:rPr>
        <w:t>(Zie zet 6.)</w:t>
      </w:r>
    </w:p>
    <w:p w14:paraId="4D0889F3" w14:textId="77777777" w:rsidR="002832DC" w:rsidRPr="00AD04D8" w:rsidRDefault="002832DC" w:rsidP="002832DC">
      <w:pPr>
        <w:rPr>
          <w:b/>
          <w:sz w:val="20"/>
          <w:szCs w:val="20"/>
          <w:lang w:val="nl-BE"/>
        </w:rPr>
      </w:pPr>
      <w:r w:rsidRPr="00AD04D8">
        <w:rPr>
          <w:b/>
          <w:sz w:val="20"/>
          <w:szCs w:val="20"/>
          <w:lang w:val="nl-BE"/>
        </w:rPr>
        <w:tab/>
      </w:r>
      <w:r>
        <w:rPr>
          <w:b/>
          <w:sz w:val="20"/>
          <w:szCs w:val="20"/>
          <w:lang w:val="nl-BE"/>
        </w:rPr>
        <w:t>6…</w:t>
      </w:r>
      <w:r>
        <w:rPr>
          <w:b/>
          <w:sz w:val="20"/>
          <w:szCs w:val="20"/>
          <w:lang w:val="nl-BE"/>
        </w:rPr>
        <w:tab/>
      </w:r>
      <w:r>
        <w:rPr>
          <w:b/>
          <w:sz w:val="20"/>
          <w:szCs w:val="20"/>
          <w:lang w:val="nl-BE"/>
        </w:rPr>
        <w:tab/>
        <w:t>Kh1</w:t>
      </w:r>
    </w:p>
    <w:p w14:paraId="5BA0FE2D" w14:textId="77777777" w:rsidR="002832DC" w:rsidRDefault="002832DC" w:rsidP="002832DC">
      <w:pPr>
        <w:rPr>
          <w:b/>
          <w:sz w:val="20"/>
          <w:szCs w:val="20"/>
          <w:lang w:val="nl-BE"/>
        </w:rPr>
      </w:pPr>
      <w:r>
        <w:rPr>
          <w:b/>
          <w:sz w:val="20"/>
          <w:szCs w:val="20"/>
          <w:lang w:val="nl-BE"/>
        </w:rPr>
        <w:tab/>
        <w:t>7.Dh</w:t>
      </w:r>
      <w:r w:rsidRPr="00AD04D8">
        <w:rPr>
          <w:b/>
          <w:sz w:val="20"/>
          <w:szCs w:val="20"/>
          <w:lang w:val="nl-BE"/>
        </w:rPr>
        <w:t>5</w:t>
      </w:r>
      <w:r>
        <w:rPr>
          <w:b/>
          <w:sz w:val="20"/>
          <w:szCs w:val="20"/>
          <w:lang w:val="nl-BE"/>
        </w:rPr>
        <w:t>+</w:t>
      </w:r>
      <w:r>
        <w:rPr>
          <w:b/>
          <w:sz w:val="20"/>
          <w:szCs w:val="20"/>
          <w:lang w:val="nl-BE"/>
        </w:rPr>
        <w:tab/>
      </w:r>
      <w:r>
        <w:rPr>
          <w:b/>
          <w:sz w:val="20"/>
          <w:szCs w:val="20"/>
          <w:lang w:val="nl-BE"/>
        </w:rPr>
        <w:tab/>
      </w:r>
    </w:p>
    <w:p w14:paraId="4A43E874" w14:textId="77777777" w:rsidR="002832DC" w:rsidRDefault="007C0B90" w:rsidP="002832DC">
      <w:pPr>
        <w:jc w:val="both"/>
        <w:rPr>
          <w:sz w:val="20"/>
          <w:szCs w:val="20"/>
          <w:lang w:val="nl-BE"/>
        </w:rPr>
      </w:pPr>
      <w:r>
        <w:rPr>
          <w:sz w:val="20"/>
          <w:szCs w:val="20"/>
          <w:lang w:val="nl-BE"/>
        </w:rPr>
        <w:t>7.Df3+</w:t>
      </w:r>
      <w:r w:rsidR="001634BF">
        <w:rPr>
          <w:sz w:val="20"/>
          <w:szCs w:val="20"/>
          <w:lang w:val="nl-BE"/>
        </w:rPr>
        <w:t>?</w:t>
      </w:r>
      <w:r>
        <w:rPr>
          <w:sz w:val="20"/>
          <w:szCs w:val="20"/>
          <w:lang w:val="nl-BE"/>
        </w:rPr>
        <w:t xml:space="preserve"> Kh2 8.De2+ Kh1 9.Dh5+ </w:t>
      </w:r>
      <w:r w:rsidRPr="007C0B90">
        <w:rPr>
          <w:i/>
          <w:sz w:val="20"/>
          <w:szCs w:val="20"/>
          <w:lang w:val="nl-BE"/>
        </w:rPr>
        <w:t>(Z</w:t>
      </w:r>
      <w:r w:rsidR="002832DC" w:rsidRPr="007C0B90">
        <w:rPr>
          <w:i/>
          <w:sz w:val="20"/>
          <w:szCs w:val="20"/>
          <w:lang w:val="nl-BE"/>
        </w:rPr>
        <w:t>ie zet 7.</w:t>
      </w:r>
      <w:r w:rsidRPr="007C0B90">
        <w:rPr>
          <w:i/>
          <w:sz w:val="20"/>
          <w:szCs w:val="20"/>
          <w:lang w:val="nl-BE"/>
        </w:rPr>
        <w:t>)</w:t>
      </w:r>
    </w:p>
    <w:p w14:paraId="2A397765" w14:textId="77777777" w:rsidR="002832DC" w:rsidRPr="00960AEA" w:rsidRDefault="002832DC" w:rsidP="002832DC">
      <w:pPr>
        <w:jc w:val="both"/>
        <w:rPr>
          <w:sz w:val="20"/>
          <w:szCs w:val="20"/>
          <w:lang w:val="nl-BE"/>
        </w:rPr>
      </w:pPr>
      <w:r>
        <w:rPr>
          <w:sz w:val="20"/>
          <w:szCs w:val="20"/>
          <w:lang w:val="nl-BE"/>
        </w:rPr>
        <w:tab/>
      </w:r>
      <w:r>
        <w:rPr>
          <w:b/>
          <w:sz w:val="20"/>
          <w:szCs w:val="20"/>
          <w:lang w:val="nl-BE"/>
        </w:rPr>
        <w:t>7…</w:t>
      </w:r>
      <w:r>
        <w:rPr>
          <w:b/>
          <w:sz w:val="20"/>
          <w:szCs w:val="20"/>
          <w:lang w:val="nl-BE"/>
        </w:rPr>
        <w:tab/>
      </w:r>
      <w:r>
        <w:rPr>
          <w:b/>
          <w:sz w:val="20"/>
          <w:szCs w:val="20"/>
          <w:lang w:val="nl-BE"/>
        </w:rPr>
        <w:tab/>
        <w:t>Kg2</w:t>
      </w:r>
    </w:p>
    <w:p w14:paraId="79A61B94" w14:textId="77777777" w:rsidR="005A1589" w:rsidRDefault="002832DC" w:rsidP="002832DC">
      <w:pPr>
        <w:jc w:val="both"/>
        <w:rPr>
          <w:b/>
          <w:sz w:val="20"/>
          <w:szCs w:val="20"/>
          <w:lang w:val="nl-BE"/>
        </w:rPr>
      </w:pPr>
      <w:r>
        <w:rPr>
          <w:b/>
          <w:sz w:val="20"/>
          <w:szCs w:val="20"/>
          <w:lang w:val="nl-BE"/>
        </w:rPr>
        <w:tab/>
      </w:r>
    </w:p>
    <w:p w14:paraId="747CFE50" w14:textId="77777777" w:rsidR="005A1589" w:rsidRDefault="005A1589" w:rsidP="002832DC">
      <w:pPr>
        <w:jc w:val="both"/>
        <w:rPr>
          <w:b/>
          <w:sz w:val="20"/>
          <w:szCs w:val="20"/>
          <w:lang w:val="nl-BE"/>
        </w:rPr>
      </w:pPr>
    </w:p>
    <w:p w14:paraId="7A354582" w14:textId="77777777" w:rsidR="00355F08" w:rsidRDefault="00355F08" w:rsidP="002832DC">
      <w:pPr>
        <w:jc w:val="both"/>
        <w:rPr>
          <w:b/>
          <w:sz w:val="20"/>
          <w:szCs w:val="20"/>
          <w:lang w:val="nl-BE"/>
        </w:rPr>
      </w:pPr>
    </w:p>
    <w:p w14:paraId="68B89591" w14:textId="77777777" w:rsidR="00BA382C" w:rsidRDefault="00BA382C" w:rsidP="002832DC">
      <w:pPr>
        <w:jc w:val="both"/>
        <w:rPr>
          <w:b/>
          <w:sz w:val="20"/>
          <w:szCs w:val="20"/>
          <w:lang w:val="nl-BE"/>
        </w:rPr>
      </w:pPr>
    </w:p>
    <w:p w14:paraId="0C4ED9EF" w14:textId="77777777" w:rsidR="007F0175" w:rsidRDefault="007F0175" w:rsidP="002832DC">
      <w:pPr>
        <w:jc w:val="both"/>
        <w:rPr>
          <w:b/>
          <w:sz w:val="20"/>
          <w:szCs w:val="20"/>
          <w:lang w:val="nl-BE"/>
        </w:rPr>
      </w:pPr>
    </w:p>
    <w:p w14:paraId="480B5BC6" w14:textId="77777777" w:rsidR="00540867" w:rsidRDefault="00540867" w:rsidP="00E3271E">
      <w:pPr>
        <w:ind w:firstLine="708"/>
        <w:jc w:val="both"/>
        <w:rPr>
          <w:b/>
          <w:sz w:val="20"/>
          <w:szCs w:val="20"/>
          <w:lang w:val="nl-BE"/>
        </w:rPr>
      </w:pPr>
    </w:p>
    <w:p w14:paraId="76CC8C60" w14:textId="77777777" w:rsidR="00DE19AC" w:rsidRDefault="00DE19AC" w:rsidP="00E3271E">
      <w:pPr>
        <w:ind w:firstLine="708"/>
        <w:jc w:val="both"/>
        <w:rPr>
          <w:b/>
          <w:sz w:val="20"/>
          <w:szCs w:val="20"/>
          <w:lang w:val="nl-BE"/>
        </w:rPr>
      </w:pPr>
    </w:p>
    <w:p w14:paraId="203229BA" w14:textId="77777777" w:rsidR="002832DC" w:rsidRDefault="002832DC" w:rsidP="00E3271E">
      <w:pPr>
        <w:ind w:firstLine="708"/>
        <w:jc w:val="both"/>
        <w:rPr>
          <w:b/>
          <w:sz w:val="20"/>
          <w:szCs w:val="20"/>
          <w:lang w:val="nl-BE"/>
        </w:rPr>
      </w:pPr>
      <w:r>
        <w:rPr>
          <w:b/>
          <w:sz w:val="20"/>
          <w:szCs w:val="20"/>
          <w:lang w:val="nl-BE"/>
        </w:rPr>
        <w:t>8.Dg4+</w:t>
      </w:r>
    </w:p>
    <w:p w14:paraId="3F7778F2" w14:textId="77777777" w:rsidR="002832DC" w:rsidRDefault="007C0B90" w:rsidP="002832DC">
      <w:pPr>
        <w:jc w:val="both"/>
        <w:rPr>
          <w:sz w:val="20"/>
          <w:szCs w:val="20"/>
          <w:lang w:val="nl-BE"/>
        </w:rPr>
      </w:pPr>
      <w:r>
        <w:rPr>
          <w:sz w:val="20"/>
          <w:szCs w:val="20"/>
          <w:lang w:val="nl-BE"/>
        </w:rPr>
        <w:t xml:space="preserve">8.De2+? Kh1 9.Dh5+ Kg2 10.Dg4+ </w:t>
      </w:r>
      <w:r w:rsidRPr="007C0B90">
        <w:rPr>
          <w:i/>
          <w:sz w:val="20"/>
          <w:szCs w:val="20"/>
          <w:lang w:val="nl-BE"/>
        </w:rPr>
        <w:t>(Zi</w:t>
      </w:r>
      <w:r w:rsidR="002832DC" w:rsidRPr="007C0B90">
        <w:rPr>
          <w:i/>
          <w:sz w:val="20"/>
          <w:szCs w:val="20"/>
          <w:lang w:val="nl-BE"/>
        </w:rPr>
        <w:t>e zet 8.</w:t>
      </w:r>
      <w:r w:rsidRPr="007C0B90">
        <w:rPr>
          <w:i/>
          <w:sz w:val="20"/>
          <w:szCs w:val="20"/>
          <w:lang w:val="nl-BE"/>
        </w:rPr>
        <w:t>)</w:t>
      </w:r>
    </w:p>
    <w:p w14:paraId="6567B47A" w14:textId="77777777" w:rsidR="002832DC" w:rsidRDefault="002832DC" w:rsidP="002832DC">
      <w:pPr>
        <w:jc w:val="both"/>
        <w:rPr>
          <w:b/>
          <w:sz w:val="20"/>
          <w:szCs w:val="20"/>
          <w:lang w:val="nl-BE"/>
        </w:rPr>
      </w:pPr>
      <w:r>
        <w:rPr>
          <w:sz w:val="20"/>
          <w:szCs w:val="20"/>
          <w:lang w:val="nl-BE"/>
        </w:rPr>
        <w:tab/>
      </w:r>
      <w:r w:rsidR="001B6CAA">
        <w:rPr>
          <w:b/>
          <w:sz w:val="20"/>
          <w:szCs w:val="20"/>
          <w:lang w:val="nl-BE"/>
        </w:rPr>
        <w:t>8…</w:t>
      </w:r>
      <w:r w:rsidR="001B6CAA">
        <w:rPr>
          <w:b/>
          <w:sz w:val="20"/>
          <w:szCs w:val="20"/>
          <w:lang w:val="nl-BE"/>
        </w:rPr>
        <w:tab/>
      </w:r>
      <w:r w:rsidR="001B6CAA">
        <w:rPr>
          <w:b/>
          <w:sz w:val="20"/>
          <w:szCs w:val="20"/>
          <w:lang w:val="nl-BE"/>
        </w:rPr>
        <w:tab/>
        <w:t>Kf</w:t>
      </w:r>
      <w:r>
        <w:rPr>
          <w:b/>
          <w:sz w:val="20"/>
          <w:szCs w:val="20"/>
          <w:lang w:val="nl-BE"/>
        </w:rPr>
        <w:t>1</w:t>
      </w:r>
      <w:r w:rsidR="00C55424">
        <w:rPr>
          <w:b/>
          <w:sz w:val="20"/>
          <w:szCs w:val="20"/>
          <w:lang w:val="nl-BE"/>
        </w:rPr>
        <w:t>+</w:t>
      </w:r>
    </w:p>
    <w:p w14:paraId="5683A0FC" w14:textId="77777777" w:rsidR="002832DC" w:rsidRDefault="00C55424" w:rsidP="002832DC">
      <w:pPr>
        <w:jc w:val="both"/>
        <w:rPr>
          <w:b/>
          <w:sz w:val="20"/>
          <w:szCs w:val="20"/>
          <w:lang w:val="nl-BE"/>
        </w:rPr>
      </w:pPr>
      <w:r>
        <w:rPr>
          <w:b/>
          <w:sz w:val="20"/>
          <w:szCs w:val="20"/>
          <w:lang w:val="nl-BE"/>
        </w:rPr>
        <w:tab/>
        <w:t>9.Dg1</w:t>
      </w:r>
      <w:r>
        <w:rPr>
          <w:b/>
          <w:sz w:val="20"/>
          <w:szCs w:val="20"/>
          <w:lang w:val="nl-BE"/>
        </w:rPr>
        <w:tab/>
      </w:r>
      <w:r>
        <w:rPr>
          <w:b/>
          <w:sz w:val="20"/>
          <w:szCs w:val="20"/>
          <w:lang w:val="nl-BE"/>
        </w:rPr>
        <w:tab/>
        <w:t>Ke2</w:t>
      </w:r>
    </w:p>
    <w:p w14:paraId="12C3B645" w14:textId="77777777" w:rsidR="002832DC" w:rsidRPr="00C55424" w:rsidRDefault="00C55424" w:rsidP="002832DC">
      <w:pPr>
        <w:jc w:val="both"/>
        <w:rPr>
          <w:b/>
          <w:sz w:val="20"/>
          <w:szCs w:val="20"/>
          <w:lang w:val="nl-BE"/>
        </w:rPr>
      </w:pPr>
      <w:r>
        <w:rPr>
          <w:b/>
          <w:sz w:val="20"/>
          <w:szCs w:val="20"/>
          <w:lang w:val="nl-BE"/>
        </w:rPr>
        <w:t xml:space="preserve">           10.Dxb1</w:t>
      </w:r>
    </w:p>
    <w:p w14:paraId="79343CEB" w14:textId="77777777" w:rsidR="002832DC" w:rsidRPr="00AD04D8" w:rsidRDefault="002832DC" w:rsidP="002832DC">
      <w:pPr>
        <w:pStyle w:val="03aText"/>
        <w:widowControl/>
        <w:spacing w:before="40"/>
        <w:rPr>
          <w:lang w:val="nl-BE"/>
        </w:rPr>
      </w:pPr>
      <w:r w:rsidRPr="00AD04D8">
        <w:rPr>
          <w:lang w:val="nl-BE"/>
        </w:rPr>
        <w:t>Julien Vandiest</w:t>
      </w:r>
      <w:r w:rsidRPr="00AD04D8">
        <w:rPr>
          <w:i/>
          <w:lang w:val="nl-BE"/>
        </w:rPr>
        <w:t xml:space="preserve"> </w:t>
      </w:r>
      <w:r w:rsidRPr="00AD04D8">
        <w:rPr>
          <w:lang w:val="nl-BE"/>
        </w:rPr>
        <w:t xml:space="preserve">publiceerde in </w:t>
      </w:r>
      <w:r w:rsidRPr="00AD04D8">
        <w:rPr>
          <w:i/>
          <w:iCs/>
          <w:lang w:val="nl-BE"/>
        </w:rPr>
        <w:t>The Inde</w:t>
      </w:r>
      <w:r w:rsidRPr="00AD04D8">
        <w:rPr>
          <w:i/>
          <w:iCs/>
          <w:lang w:val="nl-BE"/>
        </w:rPr>
        <w:softHyphen/>
        <w:t>pendent</w:t>
      </w:r>
      <w:r w:rsidRPr="00AD04D8">
        <w:rPr>
          <w:lang w:val="nl-BE"/>
        </w:rPr>
        <w:t xml:space="preserve"> (1993) dit: </w:t>
      </w:r>
    </w:p>
    <w:p w14:paraId="64120AFD" w14:textId="77777777" w:rsidR="002832DC" w:rsidRPr="00AD04D8" w:rsidRDefault="002832DC" w:rsidP="002832DC">
      <w:pPr>
        <w:pStyle w:val="03aText"/>
        <w:widowControl/>
        <w:spacing w:before="40"/>
        <w:rPr>
          <w:lang w:val="nl-BE"/>
        </w:rPr>
      </w:pPr>
    </w:p>
    <w:p w14:paraId="233C836C" w14:textId="77777777" w:rsidR="002832DC" w:rsidRPr="0017153E" w:rsidRDefault="002832DC" w:rsidP="002832DC">
      <w:pPr>
        <w:pStyle w:val="03aText"/>
        <w:widowControl/>
        <w:spacing w:before="40"/>
        <w:rPr>
          <w:lang w:val="nl-BE"/>
        </w:rPr>
      </w:pPr>
      <w:r w:rsidRPr="0017153E">
        <w:rPr>
          <w:lang w:val="nl-BE"/>
        </w:rPr>
        <w:t xml:space="preserve">Kb3 Dh3 Le3 / Kb5 Dg7 + </w:t>
      </w:r>
    </w:p>
    <w:p w14:paraId="638A9535" w14:textId="77777777" w:rsidR="002832DC" w:rsidRPr="00AD04D8" w:rsidRDefault="002832DC" w:rsidP="002832DC">
      <w:pPr>
        <w:pStyle w:val="03aText"/>
        <w:widowControl/>
        <w:spacing w:before="40"/>
        <w:rPr>
          <w:lang w:val="nl-BE"/>
        </w:rPr>
      </w:pPr>
    </w:p>
    <w:p w14:paraId="568AFD53" w14:textId="77777777" w:rsidR="002832DC" w:rsidRDefault="002832DC" w:rsidP="002832DC">
      <w:pPr>
        <w:pStyle w:val="03aText"/>
        <w:widowControl/>
        <w:spacing w:before="40"/>
        <w:rPr>
          <w:lang w:val="nl-BE"/>
        </w:rPr>
      </w:pPr>
      <w:r w:rsidRPr="00AD04D8">
        <w:rPr>
          <w:lang w:val="nl-BE"/>
        </w:rPr>
        <w:t>Met de oplos</w:t>
      </w:r>
      <w:r w:rsidRPr="00AD04D8">
        <w:rPr>
          <w:lang w:val="nl-BE"/>
        </w:rPr>
        <w:softHyphen/>
        <w:t>sing</w:t>
      </w:r>
      <w:r w:rsidR="00BE71CD">
        <w:rPr>
          <w:lang w:val="nl-BE"/>
        </w:rPr>
        <w:t>:</w:t>
      </w:r>
      <w:r w:rsidRPr="00AD04D8">
        <w:rPr>
          <w:lang w:val="nl-BE"/>
        </w:rPr>
        <w:t xml:space="preserve"> </w:t>
      </w:r>
      <w:r w:rsidRPr="00E42841">
        <w:rPr>
          <w:b/>
          <w:lang w:val="nl-BE"/>
        </w:rPr>
        <w:t>1.Df5+</w:t>
      </w:r>
      <w:r w:rsidR="00B24F99">
        <w:rPr>
          <w:lang w:val="nl-BE"/>
        </w:rPr>
        <w:t xml:space="preserve"> </w:t>
      </w:r>
      <w:r w:rsidR="00B24F99">
        <w:rPr>
          <w:i/>
          <w:lang w:val="nl-BE"/>
        </w:rPr>
        <w:t>(</w:t>
      </w:r>
      <w:r w:rsidR="00B24F99" w:rsidRPr="00E42841">
        <w:rPr>
          <w:b/>
          <w:i/>
          <w:lang w:val="nl-BE"/>
        </w:rPr>
        <w:t>1.De6</w:t>
      </w:r>
      <w:r w:rsidR="00B24F99">
        <w:rPr>
          <w:i/>
          <w:lang w:val="nl-BE"/>
        </w:rPr>
        <w:t xml:space="preserve"> wint sneller.)</w:t>
      </w:r>
      <w:r w:rsidRPr="00AD04D8">
        <w:rPr>
          <w:lang w:val="nl-BE"/>
        </w:rPr>
        <w:t xml:space="preserve"> </w:t>
      </w:r>
      <w:r w:rsidR="00F35DE0">
        <w:rPr>
          <w:lang w:val="nl-BE"/>
        </w:rPr>
        <w:t>1…</w:t>
      </w:r>
      <w:r w:rsidRPr="00AD04D8">
        <w:rPr>
          <w:lang w:val="nl-BE"/>
        </w:rPr>
        <w:t xml:space="preserve">Ka6 </w:t>
      </w:r>
      <w:r>
        <w:rPr>
          <w:lang w:val="nl-BE"/>
        </w:rPr>
        <w:t xml:space="preserve"> </w:t>
      </w:r>
      <w:r w:rsidRPr="00AD04D8">
        <w:rPr>
          <w:lang w:val="nl-BE"/>
        </w:rPr>
        <w:t xml:space="preserve">2.Dc5 Dg8+ 3.Ka3 Kb7 </w:t>
      </w:r>
      <w:r w:rsidRPr="00E42841">
        <w:rPr>
          <w:b/>
          <w:lang w:val="nl-BE"/>
        </w:rPr>
        <w:t>4.Db6+</w:t>
      </w:r>
      <w:r w:rsidRPr="00AD04D8">
        <w:rPr>
          <w:lang w:val="nl-BE"/>
        </w:rPr>
        <w:t xml:space="preserve"> (</w:t>
      </w:r>
      <w:r w:rsidRPr="00E42841">
        <w:rPr>
          <w:b/>
          <w:i/>
          <w:lang w:val="nl-BE"/>
        </w:rPr>
        <w:t>4.Db5+</w:t>
      </w:r>
      <w:r w:rsidRPr="00B24F99">
        <w:rPr>
          <w:i/>
          <w:lang w:val="nl-BE"/>
        </w:rPr>
        <w:t xml:space="preserve"> is ook</w:t>
      </w:r>
      <w:r w:rsidRPr="00AD04D8">
        <w:rPr>
          <w:lang w:val="nl-BE"/>
        </w:rPr>
        <w:t xml:space="preserve"> </w:t>
      </w:r>
      <w:r w:rsidRPr="00B24F99">
        <w:rPr>
          <w:i/>
          <w:lang w:val="nl-BE"/>
        </w:rPr>
        <w:t>goed)</w:t>
      </w:r>
      <w:r w:rsidRPr="00AD04D8">
        <w:rPr>
          <w:lang w:val="nl-BE"/>
        </w:rPr>
        <w:t xml:space="preserve"> </w:t>
      </w:r>
      <w:r w:rsidR="00F35DE0">
        <w:rPr>
          <w:lang w:val="nl-BE"/>
        </w:rPr>
        <w:t>4…</w:t>
      </w:r>
      <w:r w:rsidRPr="00AD04D8">
        <w:rPr>
          <w:lang w:val="nl-BE"/>
        </w:rPr>
        <w:t xml:space="preserve">Kc8 5.Dc6+ Kb8 6.Lf4+ Ka7 7.Dd7+ Ka6 8.Kb4 Dg1 9.Dc8+ Ka7 10.Lb8+ Kb6 11.Lc7+ Ka7 12.Db8+ Ka6 13.Da8+ Da7 14.Dc6+ Db6 15.Dxb6+ en mat. </w:t>
      </w:r>
    </w:p>
    <w:p w14:paraId="2D2548A6" w14:textId="77777777" w:rsidR="00C033B7" w:rsidRDefault="00C033B7" w:rsidP="002832DC">
      <w:pPr>
        <w:pStyle w:val="03aText"/>
        <w:widowControl/>
        <w:spacing w:before="40"/>
        <w:rPr>
          <w:lang w:val="nl-BE"/>
        </w:rPr>
      </w:pPr>
    </w:p>
    <w:p w14:paraId="0A60C693" w14:textId="77777777" w:rsidR="00C033B7" w:rsidRPr="00AD04D8" w:rsidRDefault="00C033B7" w:rsidP="002832DC">
      <w:pPr>
        <w:pStyle w:val="03aText"/>
        <w:widowControl/>
        <w:spacing w:before="40"/>
        <w:rPr>
          <w:lang w:val="nl-BE"/>
        </w:rPr>
      </w:pPr>
      <w:r>
        <w:rPr>
          <w:lang w:val="nl-BE"/>
        </w:rPr>
        <w:t>Dus nevenoplosbaar.</w:t>
      </w:r>
    </w:p>
    <w:p w14:paraId="3DAEA6B5" w14:textId="77777777" w:rsidR="002832DC" w:rsidRPr="00AD04D8" w:rsidRDefault="002832DC" w:rsidP="002832DC">
      <w:pPr>
        <w:pStyle w:val="03aText"/>
        <w:widowControl/>
        <w:spacing w:before="40"/>
        <w:rPr>
          <w:lang w:val="nl-BE"/>
        </w:rPr>
      </w:pPr>
    </w:p>
    <w:p w14:paraId="703E3528" w14:textId="77777777" w:rsidR="002832DC" w:rsidRPr="00AD04D8" w:rsidRDefault="002832DC" w:rsidP="002832DC">
      <w:pPr>
        <w:jc w:val="both"/>
        <w:rPr>
          <w:sz w:val="20"/>
          <w:szCs w:val="20"/>
          <w:lang w:val="nl-BE"/>
        </w:rPr>
      </w:pPr>
      <w:r w:rsidRPr="00AD04D8">
        <w:rPr>
          <w:sz w:val="20"/>
          <w:szCs w:val="20"/>
          <w:lang w:val="nl-BE"/>
        </w:rPr>
        <w:t xml:space="preserve">De nieuwe bovenstaande studie is voorzien van een inleiding. Het is een </w:t>
      </w:r>
      <w:r w:rsidR="00B44C86">
        <w:rPr>
          <w:sz w:val="20"/>
          <w:szCs w:val="20"/>
          <w:lang w:val="nl-BE"/>
        </w:rPr>
        <w:t xml:space="preserve">correctie </w:t>
      </w:r>
      <w:r w:rsidR="0080667E">
        <w:rPr>
          <w:sz w:val="20"/>
          <w:szCs w:val="20"/>
          <w:lang w:val="nl-BE"/>
        </w:rPr>
        <w:t>van een studie van Julien,</w:t>
      </w:r>
      <w:r w:rsidRPr="00AD04D8">
        <w:rPr>
          <w:sz w:val="20"/>
          <w:szCs w:val="20"/>
          <w:lang w:val="nl-BE"/>
        </w:rPr>
        <w:t xml:space="preserve"> maar dan in</w:t>
      </w:r>
      <w:r>
        <w:rPr>
          <w:sz w:val="20"/>
          <w:szCs w:val="20"/>
          <w:lang w:val="nl-BE"/>
        </w:rPr>
        <w:t xml:space="preserve"> </w:t>
      </w:r>
      <w:r w:rsidRPr="00AD04D8">
        <w:rPr>
          <w:sz w:val="20"/>
          <w:szCs w:val="20"/>
          <w:lang w:val="nl-BE"/>
        </w:rPr>
        <w:t>spiege</w:t>
      </w:r>
      <w:r w:rsidR="00FA2181">
        <w:rPr>
          <w:sz w:val="20"/>
          <w:szCs w:val="20"/>
          <w:lang w:val="nl-BE"/>
        </w:rPr>
        <w:t>l</w:t>
      </w:r>
      <w:r w:rsidRPr="00AD04D8">
        <w:rPr>
          <w:sz w:val="20"/>
          <w:szCs w:val="20"/>
          <w:lang w:val="nl-BE"/>
        </w:rPr>
        <w:t>beeld.</w:t>
      </w:r>
    </w:p>
    <w:p w14:paraId="1D8A43B5" w14:textId="77777777" w:rsidR="002832DC" w:rsidRPr="00AD04D8" w:rsidRDefault="002832DC" w:rsidP="006814C9">
      <w:pPr>
        <w:pStyle w:val="02bSource"/>
        <w:widowControl/>
        <w:spacing w:line="190" w:lineRule="exact"/>
        <w:ind w:firstLine="113"/>
        <w:rPr>
          <w:b/>
          <w:noProof/>
          <w:lang w:val="nl-BE"/>
        </w:rPr>
      </w:pPr>
      <w:r w:rsidRPr="00AD04D8">
        <w:rPr>
          <w:b/>
          <w:lang w:val="nl-BE"/>
        </w:rPr>
        <w:br w:type="page"/>
      </w:r>
      <w:r w:rsidRPr="00AD04D8">
        <w:rPr>
          <w:b/>
          <w:noProof/>
          <w:lang w:val="nl-BE"/>
        </w:rPr>
        <w:lastRenderedPageBreak/>
        <w:t>- 2</w:t>
      </w:r>
      <w:r w:rsidR="000278CF">
        <w:rPr>
          <w:b/>
          <w:noProof/>
          <w:lang w:val="nl-BE"/>
        </w:rPr>
        <w:t>3</w:t>
      </w:r>
      <w:r w:rsidRPr="00AD04D8">
        <w:rPr>
          <w:b/>
          <w:noProof/>
          <w:lang w:val="nl-BE"/>
        </w:rPr>
        <w:t xml:space="preserve"> -</w:t>
      </w:r>
    </w:p>
    <w:p w14:paraId="5C543A1D" w14:textId="77777777" w:rsidR="002832DC" w:rsidRPr="00AD04D8" w:rsidRDefault="002832DC" w:rsidP="002832DC">
      <w:pPr>
        <w:pStyle w:val="02bSource"/>
        <w:widowControl/>
        <w:spacing w:line="190" w:lineRule="exact"/>
        <w:ind w:firstLine="113"/>
        <w:rPr>
          <w:lang w:val="nl-BE"/>
        </w:rPr>
      </w:pPr>
    </w:p>
    <w:p w14:paraId="26464FB1" w14:textId="77777777" w:rsidR="002832DC" w:rsidRPr="00AD04D8" w:rsidRDefault="00BD2A0C" w:rsidP="002832DC">
      <w:pPr>
        <w:pStyle w:val="02bSource"/>
        <w:widowControl/>
        <w:spacing w:line="190" w:lineRule="exact"/>
        <w:ind w:firstLine="113"/>
        <w:outlineLvl w:val="0"/>
        <w:rPr>
          <w:lang w:val="nl-BE"/>
        </w:rPr>
      </w:pPr>
      <w:r>
        <w:rPr>
          <w:i/>
          <w:iCs/>
          <w:lang w:val="nl-BE"/>
        </w:rPr>
        <w:t>EBU</w:t>
      </w:r>
      <w:r w:rsidR="002832DC" w:rsidRPr="00AD04D8">
        <w:rPr>
          <w:i/>
          <w:iCs/>
          <w:lang w:val="nl-BE"/>
        </w:rPr>
        <w:t xml:space="preserve">R, </w:t>
      </w:r>
      <w:r w:rsidR="002832DC" w:rsidRPr="00AD04D8">
        <w:rPr>
          <w:iCs/>
          <w:lang w:val="nl-BE"/>
        </w:rPr>
        <w:t>2002</w:t>
      </w:r>
    </w:p>
    <w:p w14:paraId="726BF504" w14:textId="77777777" w:rsidR="002832DC" w:rsidRPr="00AD04D8" w:rsidRDefault="002832DC" w:rsidP="002832DC">
      <w:pPr>
        <w:pStyle w:val="02bSource"/>
        <w:widowControl/>
        <w:spacing w:line="190" w:lineRule="exact"/>
        <w:ind w:firstLine="113"/>
        <w:rPr>
          <w:lang w:val="nl-BE"/>
        </w:rPr>
      </w:pPr>
    </w:p>
    <w:p w14:paraId="32A391BD" w14:textId="77777777" w:rsidR="002832DC" w:rsidRPr="00AD04D8" w:rsidRDefault="002832DC" w:rsidP="002832DC">
      <w:pPr>
        <w:rPr>
          <w:sz w:val="20"/>
          <w:szCs w:val="20"/>
          <w:lang w:val="nl-BE"/>
        </w:rPr>
      </w:pPr>
      <w:r w:rsidRPr="00AD04D8">
        <w:rPr>
          <w:lang w:val="nl-BE"/>
        </w:rPr>
        <w:object w:dxaOrig="4700" w:dyaOrig="4723" w14:anchorId="5F596ECA">
          <v:shape id="_x0000_i1046" type="#_x0000_t75" style="width:154.5pt;height:155.1pt" o:ole="">
            <v:imagedata r:id="rId60" o:title=""/>
          </v:shape>
          <o:OLEObject Type="Embed" ProgID="CorelDRAW.Graphic.12" ShapeID="_x0000_i1046" DrawAspect="Content" ObjectID="_1587467468" r:id="rId61"/>
        </w:object>
      </w:r>
    </w:p>
    <w:p w14:paraId="481AE018" w14:textId="77777777" w:rsidR="0080667E" w:rsidRDefault="0080667E" w:rsidP="002832DC">
      <w:pPr>
        <w:rPr>
          <w:b/>
          <w:sz w:val="20"/>
          <w:szCs w:val="20"/>
          <w:lang w:val="nl-BE"/>
        </w:rPr>
      </w:pPr>
    </w:p>
    <w:p w14:paraId="4A13C9CA" w14:textId="77777777" w:rsidR="002832DC" w:rsidRPr="00AD04D8" w:rsidRDefault="002832DC" w:rsidP="002832DC">
      <w:pPr>
        <w:rPr>
          <w:sz w:val="20"/>
          <w:szCs w:val="20"/>
          <w:lang w:val="nl-BE"/>
        </w:rPr>
      </w:pPr>
      <w:r w:rsidRPr="00AD04D8">
        <w:rPr>
          <w:b/>
          <w:lang w:val="nl-BE"/>
        </w:rPr>
        <w:t>+</w:t>
      </w:r>
      <w:r w:rsidR="00CE78DF">
        <w:rPr>
          <w:sz w:val="20"/>
          <w:szCs w:val="20"/>
          <w:lang w:val="nl-BE"/>
        </w:rPr>
        <w:t xml:space="preserve">                          </w:t>
      </w:r>
      <w:r w:rsidR="004769BE">
        <w:rPr>
          <w:sz w:val="20"/>
          <w:szCs w:val="20"/>
          <w:lang w:val="nl-BE"/>
        </w:rPr>
        <w:t xml:space="preserve"> </w:t>
      </w:r>
      <w:r w:rsidR="00CE78DF">
        <w:rPr>
          <w:sz w:val="20"/>
          <w:szCs w:val="20"/>
          <w:lang w:val="nl-BE"/>
        </w:rPr>
        <w:t xml:space="preserve">   </w:t>
      </w:r>
      <w:r w:rsidRPr="00AD04D8">
        <w:rPr>
          <w:sz w:val="20"/>
          <w:szCs w:val="20"/>
          <w:lang w:val="nl-BE"/>
        </w:rPr>
        <w:t>0014.00 h4c1</w:t>
      </w:r>
    </w:p>
    <w:p w14:paraId="743138C0" w14:textId="77777777" w:rsidR="002832DC" w:rsidRPr="00AD04D8" w:rsidRDefault="002832DC" w:rsidP="002832DC">
      <w:pPr>
        <w:rPr>
          <w:sz w:val="20"/>
          <w:szCs w:val="20"/>
          <w:lang w:val="nl-BE"/>
        </w:rPr>
      </w:pPr>
    </w:p>
    <w:p w14:paraId="1F5B0CF2" w14:textId="77777777" w:rsidR="002832DC" w:rsidRPr="00AD04D8" w:rsidRDefault="002832DC" w:rsidP="002832DC">
      <w:pPr>
        <w:rPr>
          <w:b/>
          <w:sz w:val="20"/>
          <w:szCs w:val="20"/>
          <w:lang w:val="nl-BE"/>
        </w:rPr>
      </w:pPr>
      <w:r w:rsidRPr="00AD04D8">
        <w:rPr>
          <w:b/>
          <w:sz w:val="20"/>
          <w:szCs w:val="20"/>
          <w:lang w:val="nl-BE"/>
        </w:rPr>
        <w:tab/>
        <w:t>1.Kg5</w:t>
      </w:r>
      <w:r w:rsidRPr="00AD04D8">
        <w:rPr>
          <w:b/>
          <w:sz w:val="20"/>
          <w:szCs w:val="20"/>
          <w:lang w:val="nl-BE"/>
        </w:rPr>
        <w:tab/>
      </w:r>
      <w:r w:rsidRPr="00AD04D8">
        <w:rPr>
          <w:b/>
          <w:sz w:val="20"/>
          <w:szCs w:val="20"/>
          <w:lang w:val="nl-BE"/>
        </w:rPr>
        <w:tab/>
        <w:t>Pf7+</w:t>
      </w:r>
    </w:p>
    <w:p w14:paraId="030C68AC" w14:textId="77777777" w:rsidR="002832DC" w:rsidRDefault="002832DC" w:rsidP="002832DC">
      <w:pPr>
        <w:rPr>
          <w:b/>
          <w:sz w:val="20"/>
          <w:szCs w:val="20"/>
          <w:lang w:val="nl-BE"/>
        </w:rPr>
      </w:pPr>
      <w:r w:rsidRPr="00AD04D8">
        <w:rPr>
          <w:b/>
          <w:sz w:val="20"/>
          <w:szCs w:val="20"/>
          <w:lang w:val="nl-BE"/>
        </w:rPr>
        <w:tab/>
        <w:t xml:space="preserve">2.Kf6 </w:t>
      </w:r>
    </w:p>
    <w:p w14:paraId="0E185046" w14:textId="77777777" w:rsidR="002832DC" w:rsidRPr="009E7091" w:rsidRDefault="002832DC" w:rsidP="002832DC">
      <w:pPr>
        <w:jc w:val="both"/>
        <w:rPr>
          <w:sz w:val="20"/>
          <w:szCs w:val="20"/>
          <w:lang w:val="nl-BE"/>
        </w:rPr>
      </w:pPr>
      <w:r>
        <w:rPr>
          <w:sz w:val="20"/>
          <w:szCs w:val="20"/>
          <w:lang w:val="nl-BE"/>
        </w:rPr>
        <w:t xml:space="preserve">2.Kf5? Ph6 3.Kg5 Pf7 4.Kf6 </w:t>
      </w:r>
      <w:r w:rsidR="00CD46B5">
        <w:rPr>
          <w:sz w:val="20"/>
          <w:szCs w:val="20"/>
          <w:lang w:val="nl-BE"/>
        </w:rPr>
        <w:t>(</w:t>
      </w:r>
      <w:r w:rsidR="00CD46B5">
        <w:rPr>
          <w:i/>
          <w:sz w:val="20"/>
          <w:szCs w:val="20"/>
          <w:lang w:val="nl-BE"/>
        </w:rPr>
        <w:t>Z</w:t>
      </w:r>
      <w:r>
        <w:rPr>
          <w:i/>
          <w:sz w:val="20"/>
          <w:szCs w:val="20"/>
          <w:lang w:val="nl-BE"/>
        </w:rPr>
        <w:t>ie zet 2.)</w:t>
      </w:r>
    </w:p>
    <w:p w14:paraId="55CC5357" w14:textId="77777777" w:rsidR="002832DC" w:rsidRPr="00AD04D8" w:rsidRDefault="002832DC" w:rsidP="002832DC">
      <w:pPr>
        <w:jc w:val="both"/>
        <w:rPr>
          <w:b/>
          <w:sz w:val="20"/>
          <w:szCs w:val="20"/>
          <w:lang w:val="nl-BE"/>
        </w:rPr>
      </w:pPr>
      <w:r>
        <w:rPr>
          <w:b/>
          <w:sz w:val="20"/>
          <w:szCs w:val="20"/>
          <w:lang w:val="nl-BE"/>
        </w:rPr>
        <w:tab/>
        <w:t>2…</w:t>
      </w:r>
      <w:r>
        <w:rPr>
          <w:b/>
          <w:sz w:val="20"/>
          <w:szCs w:val="20"/>
          <w:lang w:val="nl-BE"/>
        </w:rPr>
        <w:tab/>
      </w:r>
      <w:r>
        <w:rPr>
          <w:b/>
          <w:sz w:val="20"/>
          <w:szCs w:val="20"/>
          <w:lang w:val="nl-BE"/>
        </w:rPr>
        <w:tab/>
      </w:r>
      <w:r w:rsidRPr="00AD04D8">
        <w:rPr>
          <w:b/>
          <w:sz w:val="20"/>
          <w:szCs w:val="20"/>
          <w:lang w:val="nl-BE"/>
        </w:rPr>
        <w:t>Pd6</w:t>
      </w:r>
    </w:p>
    <w:p w14:paraId="1AA60D25" w14:textId="77777777" w:rsidR="002832DC" w:rsidRPr="00AD04D8" w:rsidRDefault="002832DC" w:rsidP="0038155E">
      <w:pPr>
        <w:numPr>
          <w:ilvl w:val="0"/>
          <w:numId w:val="15"/>
        </w:numPr>
        <w:jc w:val="both"/>
        <w:rPr>
          <w:sz w:val="20"/>
          <w:szCs w:val="20"/>
          <w:lang w:val="nl-BE"/>
        </w:rPr>
      </w:pPr>
      <w:r w:rsidRPr="00AD04D8">
        <w:rPr>
          <w:sz w:val="20"/>
          <w:szCs w:val="20"/>
          <w:lang w:val="nl-BE"/>
        </w:rPr>
        <w:t>2…Ph6</w:t>
      </w:r>
      <w:r w:rsidR="00A20AE2">
        <w:rPr>
          <w:sz w:val="20"/>
          <w:szCs w:val="20"/>
          <w:lang w:val="nl-BE"/>
        </w:rPr>
        <w:t>?</w:t>
      </w:r>
      <w:r w:rsidRPr="00AD04D8">
        <w:rPr>
          <w:sz w:val="20"/>
          <w:szCs w:val="20"/>
          <w:lang w:val="nl-BE"/>
        </w:rPr>
        <w:t xml:space="preserve"> 3.Ld7 </w:t>
      </w:r>
      <w:r w:rsidR="00CD46B5">
        <w:rPr>
          <w:i/>
          <w:sz w:val="20"/>
          <w:szCs w:val="20"/>
          <w:lang w:val="nl-BE"/>
        </w:rPr>
        <w:t>(D</w:t>
      </w:r>
      <w:r w:rsidRPr="00AD04D8">
        <w:rPr>
          <w:i/>
          <w:sz w:val="20"/>
          <w:szCs w:val="20"/>
          <w:lang w:val="nl-BE"/>
        </w:rPr>
        <w:t xml:space="preserve">reigt 4.Kg7) </w:t>
      </w:r>
      <w:r w:rsidRPr="00AD04D8">
        <w:rPr>
          <w:sz w:val="20"/>
          <w:szCs w:val="20"/>
          <w:lang w:val="nl-BE"/>
        </w:rPr>
        <w:t>3...Pg8+ 4.Kg5 en nu ofwel 4...Kc2 5.Le6 Pe7 6.Kf6 en het paard valt op de volgende zet. Ook na  4...Pe7 5.Le6 K~  6.Kf6.</w:t>
      </w:r>
    </w:p>
    <w:p w14:paraId="6F53046D" w14:textId="77777777" w:rsidR="002832DC" w:rsidRPr="00AD04D8" w:rsidRDefault="00956635" w:rsidP="0038155E">
      <w:pPr>
        <w:numPr>
          <w:ilvl w:val="0"/>
          <w:numId w:val="15"/>
        </w:numPr>
        <w:jc w:val="both"/>
        <w:rPr>
          <w:sz w:val="20"/>
          <w:szCs w:val="20"/>
          <w:lang w:val="nl-BE"/>
        </w:rPr>
      </w:pPr>
      <w:r>
        <w:rPr>
          <w:sz w:val="20"/>
          <w:szCs w:val="20"/>
          <w:lang w:val="nl-BE"/>
        </w:rPr>
        <w:t>2...Pd8</w:t>
      </w:r>
      <w:r w:rsidR="00A20AE2">
        <w:rPr>
          <w:sz w:val="20"/>
          <w:szCs w:val="20"/>
          <w:lang w:val="nl-BE"/>
        </w:rPr>
        <w:t xml:space="preserve">? </w:t>
      </w:r>
      <w:r>
        <w:rPr>
          <w:sz w:val="20"/>
          <w:szCs w:val="20"/>
          <w:lang w:val="nl-BE"/>
        </w:rPr>
        <w:t>3.Ld5 K~ Ke7</w:t>
      </w:r>
      <w:r w:rsidR="002832DC" w:rsidRPr="00AD04D8">
        <w:rPr>
          <w:sz w:val="20"/>
          <w:szCs w:val="20"/>
          <w:lang w:val="nl-BE"/>
        </w:rPr>
        <w:t>, enzo-voort.</w:t>
      </w:r>
    </w:p>
    <w:p w14:paraId="5EDDCE72" w14:textId="77777777" w:rsidR="002832DC" w:rsidRPr="00AD04D8" w:rsidRDefault="002832DC" w:rsidP="002832DC">
      <w:pPr>
        <w:rPr>
          <w:sz w:val="20"/>
          <w:szCs w:val="20"/>
          <w:lang w:val="nl-BE"/>
        </w:rPr>
      </w:pPr>
      <w:r w:rsidRPr="00AD04D8">
        <w:rPr>
          <w:sz w:val="20"/>
          <w:szCs w:val="20"/>
          <w:lang w:val="nl-BE"/>
        </w:rPr>
        <w:tab/>
      </w:r>
      <w:r w:rsidRPr="00AD04D8">
        <w:rPr>
          <w:b/>
          <w:sz w:val="20"/>
          <w:szCs w:val="20"/>
          <w:lang w:val="nl-BE"/>
        </w:rPr>
        <w:t>3.Ke6</w:t>
      </w:r>
      <w:r w:rsidRPr="00AD04D8">
        <w:rPr>
          <w:b/>
          <w:sz w:val="20"/>
          <w:szCs w:val="20"/>
          <w:lang w:val="nl-BE"/>
        </w:rPr>
        <w:tab/>
      </w:r>
      <w:r w:rsidRPr="00AD04D8">
        <w:rPr>
          <w:b/>
          <w:sz w:val="20"/>
          <w:szCs w:val="20"/>
          <w:lang w:val="nl-BE"/>
        </w:rPr>
        <w:tab/>
        <w:t>Pc8</w:t>
      </w:r>
    </w:p>
    <w:p w14:paraId="7E45C733" w14:textId="77777777" w:rsidR="002832DC" w:rsidRPr="00AD04D8" w:rsidRDefault="002832DC" w:rsidP="002832DC">
      <w:pPr>
        <w:rPr>
          <w:b/>
          <w:sz w:val="20"/>
          <w:szCs w:val="20"/>
          <w:lang w:val="nl-BE"/>
        </w:rPr>
      </w:pPr>
      <w:r>
        <w:rPr>
          <w:b/>
          <w:sz w:val="20"/>
          <w:szCs w:val="20"/>
          <w:lang w:val="nl-BE"/>
        </w:rPr>
        <w:tab/>
      </w:r>
      <w:r w:rsidRPr="00AD04D8">
        <w:rPr>
          <w:b/>
          <w:sz w:val="20"/>
          <w:szCs w:val="20"/>
          <w:lang w:val="nl-BE"/>
        </w:rPr>
        <w:t>4.Kd7</w:t>
      </w:r>
      <w:r w:rsidRPr="00AD04D8">
        <w:rPr>
          <w:b/>
          <w:sz w:val="20"/>
          <w:szCs w:val="20"/>
          <w:lang w:val="nl-BE"/>
        </w:rPr>
        <w:tab/>
      </w:r>
      <w:r w:rsidRPr="00AD04D8">
        <w:rPr>
          <w:b/>
          <w:sz w:val="20"/>
          <w:szCs w:val="20"/>
          <w:lang w:val="nl-BE"/>
        </w:rPr>
        <w:tab/>
        <w:t>Pa7</w:t>
      </w:r>
    </w:p>
    <w:p w14:paraId="55F7DCEC" w14:textId="77777777" w:rsidR="002832DC" w:rsidRPr="00AD04D8" w:rsidRDefault="002832DC" w:rsidP="002832DC">
      <w:pPr>
        <w:rPr>
          <w:sz w:val="20"/>
          <w:szCs w:val="20"/>
          <w:lang w:val="nl-BE"/>
        </w:rPr>
      </w:pPr>
      <w:r w:rsidRPr="00AD04D8">
        <w:rPr>
          <w:sz w:val="20"/>
          <w:szCs w:val="20"/>
          <w:lang w:val="nl-BE"/>
        </w:rPr>
        <w:t>4...Pb6</w:t>
      </w:r>
      <w:r w:rsidR="00CD46B5">
        <w:rPr>
          <w:sz w:val="20"/>
          <w:szCs w:val="20"/>
          <w:lang w:val="nl-BE"/>
        </w:rPr>
        <w:t>+</w:t>
      </w:r>
      <w:r w:rsidR="00A20AE2">
        <w:rPr>
          <w:sz w:val="20"/>
          <w:szCs w:val="20"/>
          <w:lang w:val="nl-BE"/>
        </w:rPr>
        <w:t>?</w:t>
      </w:r>
      <w:r w:rsidRPr="00AD04D8">
        <w:rPr>
          <w:sz w:val="20"/>
          <w:szCs w:val="20"/>
          <w:lang w:val="nl-BE"/>
        </w:rPr>
        <w:t xml:space="preserve"> 5.Kc7.</w:t>
      </w:r>
    </w:p>
    <w:p w14:paraId="20E32B12" w14:textId="77777777" w:rsidR="002832DC" w:rsidRPr="00AD04D8" w:rsidRDefault="002832DC" w:rsidP="002832DC">
      <w:pPr>
        <w:rPr>
          <w:b/>
          <w:sz w:val="20"/>
          <w:szCs w:val="20"/>
          <w:lang w:val="nl-BE"/>
        </w:rPr>
      </w:pPr>
      <w:r w:rsidRPr="00AD04D8">
        <w:rPr>
          <w:b/>
          <w:sz w:val="20"/>
          <w:szCs w:val="20"/>
          <w:lang w:val="nl-BE"/>
        </w:rPr>
        <w:tab/>
        <w:t>5.La4</w:t>
      </w:r>
      <w:r w:rsidRPr="00AD04D8">
        <w:rPr>
          <w:b/>
          <w:sz w:val="20"/>
          <w:szCs w:val="20"/>
          <w:lang w:val="nl-BE"/>
        </w:rPr>
        <w:tab/>
      </w:r>
      <w:r w:rsidRPr="00AD04D8">
        <w:rPr>
          <w:b/>
          <w:sz w:val="20"/>
          <w:szCs w:val="20"/>
          <w:lang w:val="nl-BE"/>
        </w:rPr>
        <w:tab/>
        <w:t>Kb2</w:t>
      </w:r>
    </w:p>
    <w:p w14:paraId="45F80324" w14:textId="77777777" w:rsidR="002832DC" w:rsidRPr="00AD04D8" w:rsidRDefault="002832DC" w:rsidP="002832DC">
      <w:pPr>
        <w:rPr>
          <w:b/>
          <w:sz w:val="20"/>
          <w:szCs w:val="20"/>
          <w:lang w:val="nl-BE"/>
        </w:rPr>
      </w:pPr>
      <w:r w:rsidRPr="00AD04D8">
        <w:rPr>
          <w:b/>
          <w:sz w:val="20"/>
          <w:szCs w:val="20"/>
          <w:lang w:val="nl-BE"/>
        </w:rPr>
        <w:tab/>
        <w:t>6.Kc7</w:t>
      </w:r>
      <w:r w:rsidRPr="00AD04D8">
        <w:rPr>
          <w:b/>
          <w:sz w:val="20"/>
          <w:szCs w:val="20"/>
          <w:lang w:val="nl-BE"/>
        </w:rPr>
        <w:tab/>
      </w:r>
      <w:r w:rsidRPr="00AD04D8">
        <w:rPr>
          <w:b/>
          <w:sz w:val="20"/>
          <w:szCs w:val="20"/>
          <w:lang w:val="nl-BE"/>
        </w:rPr>
        <w:tab/>
        <w:t>Ka3</w:t>
      </w:r>
    </w:p>
    <w:p w14:paraId="569D5F5B" w14:textId="77777777" w:rsidR="006760B4" w:rsidRDefault="002832DC" w:rsidP="002832DC">
      <w:pPr>
        <w:rPr>
          <w:b/>
          <w:sz w:val="20"/>
          <w:szCs w:val="20"/>
          <w:lang w:val="nl-BE"/>
        </w:rPr>
      </w:pPr>
      <w:r w:rsidRPr="00AD04D8">
        <w:rPr>
          <w:b/>
          <w:sz w:val="20"/>
          <w:szCs w:val="20"/>
          <w:lang w:val="nl-BE"/>
        </w:rPr>
        <w:tab/>
        <w:t>7.Ld7</w:t>
      </w:r>
      <w:r w:rsidRPr="00AD04D8">
        <w:rPr>
          <w:b/>
          <w:sz w:val="20"/>
          <w:szCs w:val="20"/>
          <w:lang w:val="nl-BE"/>
        </w:rPr>
        <w:tab/>
      </w:r>
      <w:r w:rsidRPr="00AD04D8">
        <w:rPr>
          <w:b/>
          <w:sz w:val="20"/>
          <w:szCs w:val="20"/>
          <w:lang w:val="nl-BE"/>
        </w:rPr>
        <w:tab/>
        <w:t xml:space="preserve">Kb4 </w:t>
      </w:r>
    </w:p>
    <w:p w14:paraId="6E6019BF" w14:textId="77777777" w:rsidR="002832DC" w:rsidRDefault="002832DC" w:rsidP="00EE2FD1">
      <w:pPr>
        <w:ind w:firstLine="708"/>
        <w:rPr>
          <w:b/>
          <w:sz w:val="20"/>
          <w:szCs w:val="20"/>
          <w:lang w:val="nl-BE"/>
        </w:rPr>
      </w:pPr>
      <w:r w:rsidRPr="00AD04D8">
        <w:rPr>
          <w:b/>
          <w:sz w:val="20"/>
          <w:szCs w:val="20"/>
          <w:lang w:val="nl-BE"/>
        </w:rPr>
        <w:t>8.Kb6</w:t>
      </w:r>
      <w:r w:rsidR="00202E3A">
        <w:rPr>
          <w:b/>
          <w:sz w:val="20"/>
          <w:szCs w:val="20"/>
          <w:lang w:val="nl-BE"/>
        </w:rPr>
        <w:tab/>
      </w:r>
      <w:r w:rsidR="00202E3A">
        <w:rPr>
          <w:b/>
          <w:sz w:val="20"/>
          <w:szCs w:val="20"/>
          <w:lang w:val="nl-BE"/>
        </w:rPr>
        <w:tab/>
        <w:t>Pc8</w:t>
      </w:r>
    </w:p>
    <w:p w14:paraId="77C89F9B" w14:textId="77777777" w:rsidR="00202E3A" w:rsidRPr="00AD04D8" w:rsidRDefault="00202E3A" w:rsidP="00EE2FD1">
      <w:pPr>
        <w:ind w:firstLine="708"/>
        <w:rPr>
          <w:b/>
          <w:sz w:val="20"/>
          <w:szCs w:val="20"/>
          <w:lang w:val="nl-BE"/>
        </w:rPr>
      </w:pPr>
      <w:r>
        <w:rPr>
          <w:b/>
          <w:sz w:val="20"/>
          <w:szCs w:val="20"/>
          <w:lang w:val="nl-BE"/>
        </w:rPr>
        <w:t>9.Lxc8</w:t>
      </w:r>
    </w:p>
    <w:p w14:paraId="669FFAD0" w14:textId="77777777" w:rsidR="00EE2FD1" w:rsidRDefault="00EE2FD1" w:rsidP="002832DC">
      <w:pPr>
        <w:rPr>
          <w:sz w:val="20"/>
          <w:szCs w:val="20"/>
          <w:lang w:val="nl-BE"/>
        </w:rPr>
      </w:pPr>
    </w:p>
    <w:p w14:paraId="2265E0FF" w14:textId="77777777" w:rsidR="00540867" w:rsidRDefault="00540867" w:rsidP="002832DC">
      <w:pPr>
        <w:rPr>
          <w:sz w:val="20"/>
          <w:szCs w:val="20"/>
          <w:lang w:val="nl-BE"/>
        </w:rPr>
      </w:pPr>
    </w:p>
    <w:p w14:paraId="39754B89" w14:textId="77777777" w:rsidR="00705B3E" w:rsidRDefault="00705B3E" w:rsidP="002832DC">
      <w:pPr>
        <w:rPr>
          <w:sz w:val="20"/>
          <w:szCs w:val="20"/>
          <w:lang w:val="nl-BE"/>
        </w:rPr>
      </w:pPr>
    </w:p>
    <w:p w14:paraId="63DFA9BF" w14:textId="77777777" w:rsidR="00BA382C" w:rsidRDefault="00BA382C" w:rsidP="002832DC">
      <w:pPr>
        <w:rPr>
          <w:sz w:val="20"/>
          <w:szCs w:val="20"/>
          <w:lang w:val="nl-BE"/>
        </w:rPr>
      </w:pPr>
    </w:p>
    <w:p w14:paraId="16800292" w14:textId="77777777" w:rsidR="00BE6029" w:rsidRDefault="00BE6029" w:rsidP="002832DC">
      <w:pPr>
        <w:rPr>
          <w:sz w:val="20"/>
          <w:szCs w:val="20"/>
          <w:lang w:val="nl-BE"/>
        </w:rPr>
      </w:pPr>
    </w:p>
    <w:p w14:paraId="47EF4A05" w14:textId="77777777" w:rsidR="002832DC" w:rsidRPr="00AD04D8" w:rsidRDefault="002832DC" w:rsidP="002832DC">
      <w:pPr>
        <w:rPr>
          <w:b/>
          <w:sz w:val="20"/>
          <w:szCs w:val="20"/>
          <w:lang w:val="nl-BE"/>
        </w:rPr>
      </w:pPr>
      <w:r w:rsidRPr="00AD04D8">
        <w:rPr>
          <w:sz w:val="20"/>
          <w:szCs w:val="20"/>
          <w:lang w:val="nl-BE"/>
        </w:rPr>
        <w:t xml:space="preserve">En het paard wordt veroverd </w:t>
      </w:r>
      <w:r w:rsidR="00202E3A">
        <w:rPr>
          <w:sz w:val="20"/>
          <w:szCs w:val="20"/>
          <w:lang w:val="nl-BE"/>
        </w:rPr>
        <w:t>.</w:t>
      </w:r>
    </w:p>
    <w:p w14:paraId="41F77762" w14:textId="77777777" w:rsidR="002832DC" w:rsidRPr="00AD04D8" w:rsidRDefault="002832DC" w:rsidP="002832DC">
      <w:pPr>
        <w:rPr>
          <w:b/>
          <w:sz w:val="20"/>
          <w:szCs w:val="20"/>
          <w:lang w:val="nl-BE"/>
        </w:rPr>
      </w:pPr>
    </w:p>
    <w:p w14:paraId="4DABD513" w14:textId="77777777" w:rsidR="002832DC" w:rsidRPr="00AD04D8" w:rsidRDefault="002832DC" w:rsidP="002832DC">
      <w:pPr>
        <w:rPr>
          <w:sz w:val="20"/>
          <w:szCs w:val="20"/>
          <w:lang w:val="nl-BE"/>
        </w:rPr>
      </w:pPr>
      <w:r w:rsidRPr="00AD04D8">
        <w:rPr>
          <w:sz w:val="20"/>
          <w:szCs w:val="20"/>
          <w:lang w:val="nl-BE"/>
        </w:rPr>
        <w:t>In de studie van Roger</w:t>
      </w:r>
      <w:r w:rsidRPr="00AD04D8">
        <w:rPr>
          <w:i/>
          <w:sz w:val="20"/>
          <w:szCs w:val="20"/>
          <w:lang w:val="nl-BE"/>
        </w:rPr>
        <w:t xml:space="preserve"> </w:t>
      </w:r>
      <w:r w:rsidRPr="00AD04D8">
        <w:rPr>
          <w:sz w:val="20"/>
          <w:szCs w:val="20"/>
          <w:lang w:val="nl-BE"/>
        </w:rPr>
        <w:t xml:space="preserve">Missiaen (1968):  </w:t>
      </w:r>
    </w:p>
    <w:p w14:paraId="541A1803" w14:textId="77777777" w:rsidR="002832DC" w:rsidRPr="00AD04D8" w:rsidRDefault="002832DC" w:rsidP="002832DC">
      <w:pPr>
        <w:pStyle w:val="03cOpmerking"/>
        <w:widowControl/>
        <w:rPr>
          <w:lang w:val="nl-BE"/>
        </w:rPr>
      </w:pPr>
    </w:p>
    <w:p w14:paraId="08180A54" w14:textId="77777777" w:rsidR="002832DC" w:rsidRPr="004E10C0" w:rsidRDefault="002832DC" w:rsidP="002832DC">
      <w:pPr>
        <w:pStyle w:val="03cOpmerking"/>
        <w:widowControl/>
        <w:rPr>
          <w:lang w:val="en-GB"/>
        </w:rPr>
      </w:pPr>
      <w:r w:rsidRPr="004E10C0">
        <w:rPr>
          <w:lang w:val="en-GB"/>
        </w:rPr>
        <w:t xml:space="preserve">Kf5 Ld7 Pb3 / Kf1 Ph7 e5 + </w:t>
      </w:r>
    </w:p>
    <w:p w14:paraId="1D50E6D3" w14:textId="77777777" w:rsidR="002832DC" w:rsidRPr="004E10C0" w:rsidRDefault="002832DC" w:rsidP="002832DC">
      <w:pPr>
        <w:pStyle w:val="03cOpmerking"/>
        <w:widowControl/>
        <w:rPr>
          <w:lang w:val="en-GB"/>
        </w:rPr>
      </w:pPr>
    </w:p>
    <w:p w14:paraId="43B3E9DE" w14:textId="77777777" w:rsidR="002832DC" w:rsidRPr="00AD04D8" w:rsidRDefault="002832DC" w:rsidP="00CD46B5">
      <w:pPr>
        <w:pStyle w:val="03cOpmerking"/>
        <w:widowControl/>
        <w:rPr>
          <w:lang w:val="nl-BE"/>
        </w:rPr>
      </w:pPr>
      <w:r w:rsidRPr="00AD04D8">
        <w:rPr>
          <w:lang w:val="nl-BE"/>
        </w:rPr>
        <w:t xml:space="preserve">slaat de koning de pion: </w:t>
      </w:r>
      <w:r w:rsidRPr="00E85B64">
        <w:rPr>
          <w:b/>
          <w:lang w:val="nl-BE"/>
        </w:rPr>
        <w:t>1.Kxe5</w:t>
      </w:r>
      <w:r w:rsidRPr="00AD04D8">
        <w:rPr>
          <w:lang w:val="nl-BE"/>
        </w:rPr>
        <w:t xml:space="preserve"> </w:t>
      </w:r>
      <w:r w:rsidR="00CD46B5">
        <w:rPr>
          <w:i/>
          <w:lang w:val="nl-BE"/>
        </w:rPr>
        <w:t>(M</w:t>
      </w:r>
      <w:r w:rsidRPr="00AD04D8">
        <w:rPr>
          <w:i/>
          <w:lang w:val="nl-BE"/>
        </w:rPr>
        <w:t xml:space="preserve">aar ook winnend zijn </w:t>
      </w:r>
      <w:r w:rsidRPr="00CD46B5">
        <w:rPr>
          <w:b/>
          <w:i/>
          <w:lang w:val="nl-BE"/>
        </w:rPr>
        <w:t>1.Pc5</w:t>
      </w:r>
      <w:r w:rsidRPr="00AD04D8">
        <w:rPr>
          <w:i/>
          <w:lang w:val="nl-BE"/>
        </w:rPr>
        <w:t xml:space="preserve">, </w:t>
      </w:r>
      <w:r w:rsidRPr="00AC127D">
        <w:rPr>
          <w:b/>
          <w:i/>
          <w:lang w:val="nl-BE"/>
        </w:rPr>
        <w:t>1.Lc6, 1.Lc8, 1.Le8, 1.Pd2 en</w:t>
      </w:r>
      <w:r w:rsidRPr="00AD04D8">
        <w:rPr>
          <w:i/>
          <w:lang w:val="nl-BE"/>
        </w:rPr>
        <w:t xml:space="preserve"> </w:t>
      </w:r>
      <w:r w:rsidRPr="00AC127D">
        <w:rPr>
          <w:b/>
          <w:i/>
          <w:lang w:val="nl-BE"/>
        </w:rPr>
        <w:t>1.La4</w:t>
      </w:r>
      <w:r w:rsidRPr="00AD04D8">
        <w:rPr>
          <w:i/>
          <w:lang w:val="nl-BE"/>
        </w:rPr>
        <w:t xml:space="preserve">) </w:t>
      </w:r>
      <w:r w:rsidRPr="00AD04D8">
        <w:rPr>
          <w:lang w:val="nl-BE"/>
        </w:rPr>
        <w:t xml:space="preserve">1...Pg5 2.Kf4 Pf7 </w:t>
      </w:r>
      <w:r w:rsidRPr="00AC127D">
        <w:rPr>
          <w:b/>
          <w:lang w:val="nl-BE"/>
        </w:rPr>
        <w:t xml:space="preserve">3.Pa5 </w:t>
      </w:r>
      <w:r w:rsidRPr="00AD04D8">
        <w:rPr>
          <w:i/>
          <w:lang w:val="nl-BE"/>
        </w:rPr>
        <w:t xml:space="preserve">(korter is </w:t>
      </w:r>
      <w:r w:rsidRPr="00AC127D">
        <w:rPr>
          <w:b/>
          <w:i/>
          <w:lang w:val="nl-BE"/>
        </w:rPr>
        <w:t>3.Le6</w:t>
      </w:r>
      <w:r w:rsidRPr="00AD04D8">
        <w:rPr>
          <w:i/>
          <w:lang w:val="nl-BE"/>
        </w:rPr>
        <w:t xml:space="preserve">) </w:t>
      </w:r>
      <w:r w:rsidRPr="00AD04D8">
        <w:rPr>
          <w:lang w:val="nl-BE"/>
        </w:rPr>
        <w:t xml:space="preserve">3...Pd6 4.Ke5 Pf7 5.Kf6 Pd6 6.Lc6 Ke1 7.Ke6 Pc8 8.Kd7 Pa7 9.La4 Kd2 10.Kc7 Kc3 11.Ld7 Kb4 12.Kb6 en wint. </w:t>
      </w:r>
    </w:p>
    <w:p w14:paraId="681FD2D8" w14:textId="77777777" w:rsidR="002832DC" w:rsidRPr="00AD04D8" w:rsidRDefault="002832DC" w:rsidP="002832DC">
      <w:pPr>
        <w:pStyle w:val="03cOpmerking"/>
        <w:widowControl/>
        <w:rPr>
          <w:lang w:val="nl-BE"/>
        </w:rPr>
      </w:pPr>
    </w:p>
    <w:p w14:paraId="27E8A992" w14:textId="77777777" w:rsidR="002832DC" w:rsidRPr="00AD04D8" w:rsidRDefault="002832DC" w:rsidP="002832DC">
      <w:pPr>
        <w:pStyle w:val="03cOpmerking"/>
        <w:widowControl/>
        <w:rPr>
          <w:lang w:val="nl-BE"/>
        </w:rPr>
      </w:pPr>
      <w:r w:rsidRPr="00AD04D8">
        <w:rPr>
          <w:lang w:val="nl-BE"/>
        </w:rPr>
        <w:t xml:space="preserve">Dus nevenoplosbaar.          </w:t>
      </w:r>
    </w:p>
    <w:p w14:paraId="23BE1E9B" w14:textId="77777777" w:rsidR="002832DC" w:rsidRPr="00AD04D8" w:rsidRDefault="002832DC" w:rsidP="002832DC">
      <w:pPr>
        <w:pStyle w:val="03cOpmerking"/>
        <w:widowControl/>
        <w:rPr>
          <w:b/>
          <w:lang w:val="nl-BE"/>
        </w:rPr>
      </w:pPr>
    </w:p>
    <w:p w14:paraId="4FA8EE9C" w14:textId="77777777" w:rsidR="002832DC" w:rsidRPr="008626F6" w:rsidRDefault="002832DC" w:rsidP="002832DC">
      <w:pPr>
        <w:pStyle w:val="03cOpmerking"/>
        <w:widowControl/>
        <w:rPr>
          <w:lang w:val="nl-BE"/>
        </w:rPr>
      </w:pPr>
      <w:r w:rsidRPr="00AD04D8">
        <w:rPr>
          <w:lang w:val="nl-BE"/>
        </w:rPr>
        <w:t>In de eerste uitgave van dit boek dacht ik dat dat mijn correctie kon verlengd worden met twee zetten,</w:t>
      </w:r>
      <w:r w:rsidR="001C1A67">
        <w:rPr>
          <w:lang w:val="nl-BE"/>
        </w:rPr>
        <w:t xml:space="preserve"> Namelijk: </w:t>
      </w:r>
      <w:r w:rsidR="001C1A67" w:rsidRPr="00FA62D2">
        <w:rPr>
          <w:lang w:val="nl-BE"/>
        </w:rPr>
        <w:t>Kf5 Le6 Pa5 / Kf1 Pe8</w:t>
      </w:r>
      <w:r w:rsidRPr="00FA62D2">
        <w:rPr>
          <w:lang w:val="nl-BE"/>
        </w:rPr>
        <w:t xml:space="preserve"> +</w:t>
      </w:r>
    </w:p>
    <w:p w14:paraId="1ED6A965" w14:textId="77777777" w:rsidR="002832DC" w:rsidRPr="00FA62D2" w:rsidRDefault="002832DC" w:rsidP="002832DC">
      <w:pPr>
        <w:pStyle w:val="03cOpmerking"/>
        <w:widowControl/>
        <w:rPr>
          <w:lang w:val="nl-BE"/>
        </w:rPr>
      </w:pPr>
    </w:p>
    <w:p w14:paraId="2C2D4F8D" w14:textId="77777777" w:rsidR="004A1F58" w:rsidRPr="00EC74FA" w:rsidRDefault="002832DC" w:rsidP="002602B4">
      <w:pPr>
        <w:jc w:val="both"/>
        <w:rPr>
          <w:sz w:val="20"/>
          <w:szCs w:val="20"/>
          <w:lang w:val="nl-BE"/>
        </w:rPr>
      </w:pPr>
      <w:r w:rsidRPr="00EC74FA">
        <w:rPr>
          <w:sz w:val="20"/>
          <w:szCs w:val="20"/>
          <w:lang w:val="nl-BE"/>
        </w:rPr>
        <w:t>Maar na 1.Ld7</w:t>
      </w:r>
      <w:r w:rsidR="00956635" w:rsidRPr="00EC74FA">
        <w:rPr>
          <w:sz w:val="20"/>
          <w:szCs w:val="20"/>
          <w:lang w:val="nl-BE"/>
        </w:rPr>
        <w:t>+</w:t>
      </w:r>
      <w:r w:rsidRPr="00EC74FA">
        <w:rPr>
          <w:sz w:val="20"/>
          <w:szCs w:val="20"/>
          <w:lang w:val="nl-BE"/>
        </w:rPr>
        <w:t xml:space="preserve"> Pd6+ 2.Ke5 Pf7+</w:t>
      </w:r>
      <w:r w:rsidR="002602B4" w:rsidRPr="00EC74FA">
        <w:rPr>
          <w:sz w:val="20"/>
          <w:szCs w:val="20"/>
          <w:lang w:val="nl-BE"/>
        </w:rPr>
        <w:t xml:space="preserve"> </w:t>
      </w:r>
      <w:r w:rsidR="002A4ACE" w:rsidRPr="00EC74FA">
        <w:rPr>
          <w:sz w:val="20"/>
          <w:szCs w:val="20"/>
          <w:lang w:val="nl-BE"/>
        </w:rPr>
        <w:t>3.Kf6 Pd6 4.Lc6 Ke2 5.Ke6 Pc8</w:t>
      </w:r>
      <w:r w:rsidR="002602B4" w:rsidRPr="00EC74FA">
        <w:rPr>
          <w:sz w:val="20"/>
          <w:szCs w:val="20"/>
          <w:lang w:val="nl-BE"/>
        </w:rPr>
        <w:t xml:space="preserve"> </w:t>
      </w:r>
      <w:r w:rsidRPr="00EC74FA">
        <w:rPr>
          <w:sz w:val="20"/>
          <w:szCs w:val="20"/>
          <w:lang w:val="nl-BE"/>
        </w:rPr>
        <w:t xml:space="preserve">6.Kd7 Pa7, wint niet enkel </w:t>
      </w:r>
      <w:r w:rsidRPr="00EC74FA">
        <w:rPr>
          <w:b/>
          <w:sz w:val="20"/>
          <w:szCs w:val="20"/>
          <w:lang w:val="nl-BE"/>
        </w:rPr>
        <w:t>7.La4</w:t>
      </w:r>
      <w:r w:rsidRPr="00EC74FA">
        <w:rPr>
          <w:sz w:val="20"/>
          <w:szCs w:val="20"/>
          <w:lang w:val="nl-BE"/>
        </w:rPr>
        <w:t xml:space="preserve"> Kd2 8.Kc7 Kc3 9.Ld7 Kb4 10.Kb6 enzovoort, maar ook </w:t>
      </w:r>
      <w:r w:rsidRPr="00EC74FA">
        <w:rPr>
          <w:b/>
          <w:sz w:val="20"/>
          <w:szCs w:val="20"/>
          <w:lang w:val="nl-BE"/>
        </w:rPr>
        <w:t>7.Lb7</w:t>
      </w:r>
      <w:r w:rsidRPr="00EC74FA">
        <w:rPr>
          <w:sz w:val="20"/>
          <w:szCs w:val="20"/>
          <w:lang w:val="nl-BE"/>
        </w:rPr>
        <w:t xml:space="preserve"> Kd2 8.La6 Kc3 9.Kc7 Kb4</w:t>
      </w:r>
      <w:r w:rsidRPr="00EC74FA">
        <w:rPr>
          <w:lang w:val="nl-BE"/>
        </w:rPr>
        <w:t xml:space="preserve"> </w:t>
      </w:r>
      <w:r w:rsidRPr="00EC74FA">
        <w:rPr>
          <w:sz w:val="20"/>
          <w:szCs w:val="20"/>
          <w:lang w:val="nl-BE"/>
        </w:rPr>
        <w:t>10.Kb6 Ka4 11.Pc4 Kb</w:t>
      </w:r>
      <w:r w:rsidR="00267343" w:rsidRPr="00EC74FA">
        <w:rPr>
          <w:sz w:val="20"/>
          <w:szCs w:val="20"/>
          <w:lang w:val="nl-BE"/>
        </w:rPr>
        <w:t>4 12.Kxa7.</w:t>
      </w:r>
      <w:r w:rsidR="004A1F58" w:rsidRPr="00EC74FA">
        <w:rPr>
          <w:sz w:val="20"/>
          <w:szCs w:val="20"/>
          <w:lang w:val="nl-BE"/>
        </w:rPr>
        <w:t>.</w:t>
      </w:r>
    </w:p>
    <w:p w14:paraId="61518F1D" w14:textId="77777777" w:rsidR="002139CE" w:rsidRPr="00EC74FA" w:rsidRDefault="002139CE" w:rsidP="002602B4">
      <w:pPr>
        <w:jc w:val="both"/>
        <w:rPr>
          <w:sz w:val="20"/>
          <w:szCs w:val="20"/>
          <w:lang w:val="nl-BE"/>
        </w:rPr>
      </w:pPr>
    </w:p>
    <w:p w14:paraId="10EC42E6" w14:textId="77777777" w:rsidR="002139CE" w:rsidRPr="004A1F58" w:rsidRDefault="002139CE" w:rsidP="002602B4">
      <w:pPr>
        <w:jc w:val="both"/>
        <w:rPr>
          <w:sz w:val="20"/>
          <w:szCs w:val="20"/>
          <w:lang w:val="nl-BE"/>
        </w:rPr>
      </w:pPr>
      <w:r>
        <w:rPr>
          <w:sz w:val="20"/>
          <w:szCs w:val="20"/>
          <w:lang w:val="nl-BE"/>
        </w:rPr>
        <w:t>Ook ik kan me vergissen.</w:t>
      </w:r>
    </w:p>
    <w:p w14:paraId="52CF3297" w14:textId="77777777" w:rsidR="008779BE" w:rsidRDefault="008779BE" w:rsidP="008779BE">
      <w:pPr>
        <w:rPr>
          <w:sz w:val="20"/>
          <w:szCs w:val="20"/>
          <w:lang w:val="nl-BE"/>
        </w:rPr>
      </w:pPr>
    </w:p>
    <w:p w14:paraId="71D4BE2B" w14:textId="77777777" w:rsidR="0042017B" w:rsidRDefault="0042017B" w:rsidP="0042017B">
      <w:pPr>
        <w:pStyle w:val="03cOpmerking"/>
        <w:widowControl/>
        <w:rPr>
          <w:b/>
          <w:lang w:val="nl-BE"/>
        </w:rPr>
      </w:pPr>
    </w:p>
    <w:p w14:paraId="0990665E" w14:textId="77777777" w:rsidR="00D707E5" w:rsidRDefault="00D707E5" w:rsidP="00D707E5">
      <w:pPr>
        <w:pStyle w:val="03cOpmerking"/>
        <w:widowControl/>
        <w:rPr>
          <w:b/>
          <w:lang w:val="nl-BE"/>
        </w:rPr>
      </w:pPr>
    </w:p>
    <w:p w14:paraId="03B3E99C" w14:textId="77777777" w:rsidR="00F55F1E" w:rsidRDefault="00F55F1E" w:rsidP="00D707E5">
      <w:pPr>
        <w:pStyle w:val="03cOpmerking"/>
        <w:widowControl/>
        <w:jc w:val="center"/>
        <w:rPr>
          <w:b/>
          <w:lang w:val="nl-BE"/>
        </w:rPr>
      </w:pPr>
    </w:p>
    <w:p w14:paraId="2815C7C3" w14:textId="77777777" w:rsidR="002832DC" w:rsidRPr="004A1F58" w:rsidRDefault="00F40990" w:rsidP="00D707E5">
      <w:pPr>
        <w:pStyle w:val="03cOpmerking"/>
        <w:widowControl/>
        <w:jc w:val="center"/>
        <w:rPr>
          <w:lang w:val="nl-BE"/>
        </w:rPr>
      </w:pPr>
      <w:r>
        <w:rPr>
          <w:b/>
          <w:lang w:val="nl-BE"/>
        </w:rPr>
        <w:lastRenderedPageBreak/>
        <w:t xml:space="preserve">- </w:t>
      </w:r>
      <w:r w:rsidR="002C60E3">
        <w:rPr>
          <w:b/>
          <w:lang w:val="nl-BE"/>
        </w:rPr>
        <w:t>24</w:t>
      </w:r>
      <w:r w:rsidR="002832DC" w:rsidRPr="00EA2F7E">
        <w:rPr>
          <w:b/>
          <w:lang w:val="nl-BE"/>
        </w:rPr>
        <w:t xml:space="preserve"> -</w:t>
      </w:r>
    </w:p>
    <w:p w14:paraId="669D3F42" w14:textId="77777777" w:rsidR="008C4B0A" w:rsidRPr="00EA2F7E" w:rsidRDefault="008C4B0A" w:rsidP="002832DC">
      <w:pPr>
        <w:pStyle w:val="03cOpmerking"/>
        <w:widowControl/>
        <w:jc w:val="center"/>
        <w:rPr>
          <w:b/>
          <w:lang w:val="nl-BE"/>
        </w:rPr>
      </w:pPr>
    </w:p>
    <w:p w14:paraId="3990A264" w14:textId="77777777" w:rsidR="002832DC" w:rsidRDefault="002832DC" w:rsidP="002832DC">
      <w:pPr>
        <w:pStyle w:val="03cOpmerking"/>
        <w:widowControl/>
        <w:jc w:val="center"/>
        <w:rPr>
          <w:lang w:val="nl-BE"/>
        </w:rPr>
      </w:pPr>
      <w:r>
        <w:rPr>
          <w:i/>
          <w:lang w:val="nl-BE"/>
        </w:rPr>
        <w:t xml:space="preserve">Origineel, </w:t>
      </w:r>
      <w:r>
        <w:rPr>
          <w:lang w:val="nl-BE"/>
        </w:rPr>
        <w:t>2009</w:t>
      </w:r>
    </w:p>
    <w:p w14:paraId="7CB2A0E1" w14:textId="77777777" w:rsidR="002832DC" w:rsidRDefault="002832DC" w:rsidP="002832DC">
      <w:pPr>
        <w:pStyle w:val="03cOpmerking"/>
        <w:widowControl/>
        <w:jc w:val="center"/>
        <w:rPr>
          <w:lang w:val="nl-BE"/>
        </w:rPr>
      </w:pPr>
      <w:r>
        <w:rPr>
          <w:lang w:val="nl-BE"/>
        </w:rPr>
        <w:t xml:space="preserve"> </w:t>
      </w:r>
    </w:p>
    <w:p w14:paraId="6BD2CDAC" w14:textId="77777777" w:rsidR="002832DC" w:rsidRDefault="00124BF1" w:rsidP="00BE4C08">
      <w:pPr>
        <w:pStyle w:val="03cOpmerking"/>
        <w:widowControl/>
        <w:rPr>
          <w:lang w:val="nl-BE"/>
        </w:rPr>
      </w:pPr>
      <w:r>
        <w:object w:dxaOrig="4431" w:dyaOrig="4429" w14:anchorId="04FC17EC">
          <v:shape id="_x0000_i1047" type="#_x0000_t75" style="width:2in;height:2in" o:ole="">
            <v:imagedata r:id="rId62" o:title=""/>
          </v:shape>
          <o:OLEObject Type="Embed" ProgID="CorelDRAW.Graphic.12" ShapeID="_x0000_i1047" DrawAspect="Content" ObjectID="_1587467469" r:id="rId63"/>
        </w:object>
      </w:r>
    </w:p>
    <w:p w14:paraId="11293C18" w14:textId="77777777" w:rsidR="00802AE3" w:rsidRPr="004A1F58" w:rsidRDefault="00802AE3" w:rsidP="002832DC">
      <w:pPr>
        <w:pStyle w:val="03cOpmerking"/>
        <w:widowControl/>
        <w:rPr>
          <w:b/>
          <w:lang w:val="nl-BE"/>
        </w:rPr>
      </w:pPr>
    </w:p>
    <w:p w14:paraId="75F31AE4" w14:textId="77777777" w:rsidR="002832DC" w:rsidRPr="00653D12" w:rsidRDefault="00A77920" w:rsidP="002832DC">
      <w:pPr>
        <w:pStyle w:val="03cOpmerking"/>
        <w:widowControl/>
        <w:rPr>
          <w:b/>
          <w:lang w:val="en-GB"/>
        </w:rPr>
      </w:pPr>
      <w:r w:rsidRPr="00653D12">
        <w:rPr>
          <w:b/>
          <w:sz w:val="24"/>
          <w:szCs w:val="24"/>
          <w:lang w:val="en-GB"/>
        </w:rPr>
        <w:t>=</w:t>
      </w:r>
      <w:r w:rsidR="002832DC" w:rsidRPr="00653D12">
        <w:rPr>
          <w:b/>
          <w:sz w:val="24"/>
          <w:szCs w:val="24"/>
          <w:lang w:val="en-GB"/>
        </w:rPr>
        <w:t xml:space="preserve">                     </w:t>
      </w:r>
      <w:r w:rsidR="00BE4C08">
        <w:rPr>
          <w:b/>
          <w:sz w:val="24"/>
          <w:szCs w:val="24"/>
          <w:lang w:val="en-GB"/>
        </w:rPr>
        <w:t xml:space="preserve"> </w:t>
      </w:r>
      <w:r w:rsidR="002832DC" w:rsidRPr="00653D12">
        <w:rPr>
          <w:lang w:val="en-GB"/>
        </w:rPr>
        <w:t>0400.01 d3a3</w:t>
      </w:r>
      <w:r w:rsidR="002832DC" w:rsidRPr="00653D12">
        <w:rPr>
          <w:b/>
          <w:lang w:val="en-GB"/>
        </w:rPr>
        <w:tab/>
      </w:r>
    </w:p>
    <w:p w14:paraId="0A5B832F" w14:textId="77777777" w:rsidR="00614B09" w:rsidRDefault="002832DC" w:rsidP="002832DC">
      <w:pPr>
        <w:pStyle w:val="03cOpmerking"/>
        <w:widowControl/>
        <w:rPr>
          <w:b/>
          <w:lang w:val="en-GB"/>
        </w:rPr>
      </w:pPr>
      <w:r w:rsidRPr="00653D12">
        <w:rPr>
          <w:b/>
          <w:lang w:val="en-GB"/>
        </w:rPr>
        <w:tab/>
      </w:r>
    </w:p>
    <w:p w14:paraId="73C45A58" w14:textId="77777777" w:rsidR="002832DC" w:rsidRPr="00653D12" w:rsidRDefault="002832DC" w:rsidP="00614B09">
      <w:pPr>
        <w:pStyle w:val="03cOpmerking"/>
        <w:widowControl/>
        <w:ind w:firstLine="708"/>
        <w:rPr>
          <w:b/>
          <w:lang w:val="en-GB"/>
        </w:rPr>
      </w:pPr>
      <w:r w:rsidRPr="00653D12">
        <w:rPr>
          <w:b/>
          <w:lang w:val="en-GB"/>
        </w:rPr>
        <w:t>1.Kc4+</w:t>
      </w:r>
      <w:r w:rsidRPr="00653D12">
        <w:rPr>
          <w:b/>
          <w:lang w:val="en-GB"/>
        </w:rPr>
        <w:tab/>
      </w:r>
      <w:r w:rsidRPr="00653D12">
        <w:rPr>
          <w:b/>
          <w:lang w:val="en-GB"/>
        </w:rPr>
        <w:tab/>
        <w:t>Ka2</w:t>
      </w:r>
    </w:p>
    <w:p w14:paraId="4ECACB9E" w14:textId="77777777" w:rsidR="002832DC" w:rsidRPr="00653D12" w:rsidRDefault="002832DC" w:rsidP="002832DC">
      <w:pPr>
        <w:pStyle w:val="03cOpmerking"/>
        <w:widowControl/>
        <w:rPr>
          <w:b/>
          <w:lang w:val="en-GB"/>
        </w:rPr>
      </w:pPr>
      <w:r w:rsidRPr="00653D12">
        <w:rPr>
          <w:b/>
          <w:lang w:val="en-GB"/>
        </w:rPr>
        <w:tab/>
        <w:t>2.Tg3</w:t>
      </w:r>
      <w:r w:rsidRPr="00653D12">
        <w:rPr>
          <w:b/>
          <w:lang w:val="en-GB"/>
        </w:rPr>
        <w:tab/>
      </w:r>
      <w:r w:rsidRPr="00653D12">
        <w:rPr>
          <w:b/>
          <w:lang w:val="en-GB"/>
        </w:rPr>
        <w:tab/>
        <w:t>Kb1</w:t>
      </w:r>
    </w:p>
    <w:p w14:paraId="54F24ABB" w14:textId="77777777" w:rsidR="002832DC" w:rsidRPr="00653D12" w:rsidRDefault="002832DC" w:rsidP="002832DC">
      <w:pPr>
        <w:pStyle w:val="03cOpmerking"/>
        <w:widowControl/>
        <w:rPr>
          <w:b/>
          <w:lang w:val="en-GB"/>
        </w:rPr>
      </w:pPr>
      <w:r w:rsidRPr="00653D12">
        <w:rPr>
          <w:b/>
          <w:lang w:val="en-GB"/>
        </w:rPr>
        <w:tab/>
        <w:t>3.Kd4</w:t>
      </w:r>
      <w:r w:rsidRPr="00653D12">
        <w:rPr>
          <w:b/>
          <w:lang w:val="en-GB"/>
        </w:rPr>
        <w:tab/>
      </w:r>
      <w:r w:rsidRPr="00653D12">
        <w:rPr>
          <w:b/>
          <w:lang w:val="en-GB"/>
        </w:rPr>
        <w:tab/>
        <w:t>Kc1</w:t>
      </w:r>
    </w:p>
    <w:p w14:paraId="6E29DC12" w14:textId="77777777" w:rsidR="002832DC" w:rsidRDefault="002832DC" w:rsidP="002832DC">
      <w:pPr>
        <w:pStyle w:val="03cOpmerking"/>
        <w:widowControl/>
        <w:rPr>
          <w:b/>
          <w:lang w:val="nl-BE"/>
        </w:rPr>
      </w:pPr>
      <w:r w:rsidRPr="00653D12">
        <w:rPr>
          <w:b/>
          <w:lang w:val="en-GB"/>
        </w:rPr>
        <w:tab/>
      </w:r>
      <w:r>
        <w:rPr>
          <w:b/>
          <w:lang w:val="nl-BE"/>
        </w:rPr>
        <w:t>4.Ke4</w:t>
      </w:r>
      <w:r>
        <w:rPr>
          <w:b/>
          <w:lang w:val="nl-BE"/>
        </w:rPr>
        <w:tab/>
      </w:r>
      <w:r>
        <w:rPr>
          <w:b/>
          <w:lang w:val="nl-BE"/>
        </w:rPr>
        <w:tab/>
        <w:t>Kd1</w:t>
      </w:r>
    </w:p>
    <w:p w14:paraId="56EC8D35" w14:textId="77777777" w:rsidR="002832DC" w:rsidRDefault="002832DC" w:rsidP="002832DC">
      <w:pPr>
        <w:pStyle w:val="03cOpmerking"/>
        <w:widowControl/>
        <w:rPr>
          <w:b/>
          <w:lang w:val="nl-BE"/>
        </w:rPr>
      </w:pPr>
      <w:r>
        <w:rPr>
          <w:b/>
          <w:lang w:val="nl-BE"/>
        </w:rPr>
        <w:tab/>
        <w:t>5.Kf3</w:t>
      </w:r>
      <w:r>
        <w:rPr>
          <w:b/>
          <w:lang w:val="nl-BE"/>
        </w:rPr>
        <w:tab/>
      </w:r>
      <w:r>
        <w:rPr>
          <w:b/>
          <w:lang w:val="nl-BE"/>
        </w:rPr>
        <w:tab/>
        <w:t>Ke1</w:t>
      </w:r>
    </w:p>
    <w:p w14:paraId="4BF20F08" w14:textId="77777777" w:rsidR="002832DC" w:rsidRDefault="002832DC" w:rsidP="002832DC">
      <w:pPr>
        <w:pStyle w:val="03cOpmerking"/>
        <w:widowControl/>
        <w:rPr>
          <w:lang w:val="nl-BE"/>
        </w:rPr>
      </w:pPr>
      <w:r w:rsidRPr="00AA1F23">
        <w:rPr>
          <w:lang w:val="nl-BE"/>
        </w:rPr>
        <w:t>5…Tb3+</w:t>
      </w:r>
      <w:r w:rsidR="00042152">
        <w:rPr>
          <w:lang w:val="nl-BE"/>
        </w:rPr>
        <w:t>?</w:t>
      </w:r>
      <w:r w:rsidRPr="00AA1F23">
        <w:rPr>
          <w:lang w:val="nl-BE"/>
        </w:rPr>
        <w:t xml:space="preserve"> 6.Kxg2</w:t>
      </w:r>
    </w:p>
    <w:p w14:paraId="20378B83" w14:textId="77777777" w:rsidR="002832DC" w:rsidRDefault="00977200" w:rsidP="002832DC">
      <w:pPr>
        <w:pStyle w:val="03cOpmerking"/>
        <w:widowControl/>
        <w:rPr>
          <w:b/>
          <w:lang w:val="nl-BE"/>
        </w:rPr>
      </w:pPr>
      <w:r>
        <w:rPr>
          <w:b/>
          <w:lang w:val="nl-BE"/>
        </w:rPr>
        <w:tab/>
        <w:t>6.Txg2</w:t>
      </w:r>
      <w:r w:rsidR="00726AD3">
        <w:rPr>
          <w:b/>
          <w:lang w:val="nl-BE"/>
        </w:rPr>
        <w:tab/>
      </w:r>
      <w:r w:rsidR="00726AD3">
        <w:rPr>
          <w:b/>
          <w:lang w:val="nl-BE"/>
        </w:rPr>
        <w:tab/>
        <w:t>Txg2</w:t>
      </w:r>
    </w:p>
    <w:p w14:paraId="0DEFDFC2" w14:textId="77777777" w:rsidR="00726AD3" w:rsidRDefault="00CD787A" w:rsidP="002832DC">
      <w:pPr>
        <w:pStyle w:val="03cOpmerking"/>
        <w:widowControl/>
        <w:rPr>
          <w:b/>
          <w:lang w:val="nl-BE"/>
        </w:rPr>
      </w:pPr>
      <w:r>
        <w:rPr>
          <w:b/>
          <w:lang w:val="nl-BE"/>
        </w:rPr>
        <w:tab/>
        <w:t>7.K</w:t>
      </w:r>
      <w:r w:rsidR="00726AD3">
        <w:rPr>
          <w:b/>
          <w:lang w:val="nl-BE"/>
        </w:rPr>
        <w:t>xg2</w:t>
      </w:r>
    </w:p>
    <w:p w14:paraId="4667CDAC" w14:textId="77777777" w:rsidR="00ED5A6A" w:rsidRDefault="00ED5A6A" w:rsidP="002832DC">
      <w:pPr>
        <w:pStyle w:val="03cOpmerking"/>
        <w:widowControl/>
        <w:rPr>
          <w:lang w:val="nl-BE"/>
        </w:rPr>
      </w:pPr>
    </w:p>
    <w:p w14:paraId="174A222B" w14:textId="77777777" w:rsidR="002832DC" w:rsidRDefault="002832DC" w:rsidP="002832DC">
      <w:pPr>
        <w:pStyle w:val="03cOpmerking"/>
        <w:widowControl/>
        <w:rPr>
          <w:lang w:val="nl-BE"/>
        </w:rPr>
      </w:pPr>
      <w:r>
        <w:rPr>
          <w:lang w:val="nl-BE"/>
        </w:rPr>
        <w:t xml:space="preserve">In het </w:t>
      </w:r>
      <w:r>
        <w:rPr>
          <w:i/>
          <w:lang w:val="nl-BE"/>
        </w:rPr>
        <w:t>‘S. Isenegger Tourney’</w:t>
      </w:r>
      <w:r w:rsidRPr="004D6AC3">
        <w:rPr>
          <w:lang w:val="nl-BE"/>
        </w:rPr>
        <w:t xml:space="preserve"> van</w:t>
      </w:r>
      <w:r>
        <w:rPr>
          <w:i/>
          <w:lang w:val="nl-BE"/>
        </w:rPr>
        <w:t xml:space="preserve">  </w:t>
      </w:r>
      <w:r>
        <w:rPr>
          <w:lang w:val="nl-BE"/>
        </w:rPr>
        <w:t>1966 stond een maljutka van M. Marysko:</w:t>
      </w:r>
    </w:p>
    <w:p w14:paraId="120D8791" w14:textId="77777777" w:rsidR="002832DC" w:rsidRDefault="002832DC" w:rsidP="002832DC">
      <w:pPr>
        <w:pStyle w:val="03cOpmerking"/>
        <w:widowControl/>
        <w:rPr>
          <w:lang w:val="nl-BE"/>
        </w:rPr>
      </w:pPr>
    </w:p>
    <w:p w14:paraId="2C168524" w14:textId="77777777" w:rsidR="002832DC" w:rsidRPr="0087680A" w:rsidRDefault="002832DC" w:rsidP="002832DC">
      <w:pPr>
        <w:pStyle w:val="03cOpmerking"/>
        <w:widowControl/>
        <w:rPr>
          <w:lang w:val="nl-BE"/>
        </w:rPr>
      </w:pPr>
      <w:r w:rsidRPr="0087680A">
        <w:rPr>
          <w:lang w:val="nl-BE"/>
        </w:rPr>
        <w:t>Kd2 Tc3 / Ka1 Tb7 g2 =</w:t>
      </w:r>
    </w:p>
    <w:p w14:paraId="76FE8A25" w14:textId="77777777" w:rsidR="002832DC" w:rsidRPr="0087680A" w:rsidRDefault="002832DC" w:rsidP="002832DC">
      <w:pPr>
        <w:pStyle w:val="03cOpmerking"/>
        <w:widowControl/>
        <w:rPr>
          <w:lang w:val="nl-BE"/>
        </w:rPr>
      </w:pPr>
    </w:p>
    <w:p w14:paraId="1E06A601" w14:textId="77777777" w:rsidR="002832DC" w:rsidRPr="00071304" w:rsidRDefault="002832DC" w:rsidP="002832DC">
      <w:pPr>
        <w:pStyle w:val="03cOpmerking"/>
        <w:widowControl/>
        <w:rPr>
          <w:lang w:val="nl-BE"/>
        </w:rPr>
      </w:pPr>
      <w:r>
        <w:rPr>
          <w:lang w:val="nl-BE"/>
        </w:rPr>
        <w:t>Met deze oploss</w:t>
      </w:r>
      <w:r w:rsidR="002860B2">
        <w:rPr>
          <w:lang w:val="nl-BE"/>
        </w:rPr>
        <w:t>ing: 1.Tg3 Tb2+ 2.Kc3 Ka2 3.Kd4.</w:t>
      </w:r>
      <w:r>
        <w:rPr>
          <w:lang w:val="nl-BE"/>
        </w:rPr>
        <w:t xml:space="preserve"> </w:t>
      </w:r>
      <w:r w:rsidR="002860B2">
        <w:rPr>
          <w:lang w:val="nl-BE"/>
        </w:rPr>
        <w:t>Maar</w:t>
      </w:r>
      <w:r>
        <w:rPr>
          <w:lang w:val="nl-BE"/>
        </w:rPr>
        <w:t xml:space="preserve">  de zetten</w:t>
      </w:r>
      <w:r w:rsidR="00977200">
        <w:rPr>
          <w:lang w:val="nl-BE"/>
        </w:rPr>
        <w:t xml:space="preserve"> </w:t>
      </w:r>
      <w:r>
        <w:rPr>
          <w:lang w:val="nl-BE"/>
        </w:rPr>
        <w:t>3.Kc4, 3.Tg4, 3.Tg5, 3.Tg6, 3.Tg7 en 3.Tg8 zijn allen ook goed voor remise.</w:t>
      </w:r>
    </w:p>
    <w:p w14:paraId="001B31E2" w14:textId="77777777" w:rsidR="002832DC" w:rsidRDefault="002832DC" w:rsidP="002832DC">
      <w:pPr>
        <w:pStyle w:val="03cOpmerking"/>
        <w:widowControl/>
        <w:rPr>
          <w:b/>
          <w:lang w:val="nl-BE"/>
        </w:rPr>
      </w:pPr>
    </w:p>
    <w:p w14:paraId="2E556373" w14:textId="77777777" w:rsidR="008C4B0A" w:rsidRDefault="008C4B0A" w:rsidP="002832DC">
      <w:pPr>
        <w:pStyle w:val="03cOpmerking"/>
        <w:widowControl/>
        <w:rPr>
          <w:lang w:val="nl-BE"/>
        </w:rPr>
      </w:pPr>
    </w:p>
    <w:p w14:paraId="1CD4FD09" w14:textId="77777777" w:rsidR="008C4B0A" w:rsidRDefault="008C4B0A" w:rsidP="002832DC">
      <w:pPr>
        <w:pStyle w:val="03cOpmerking"/>
        <w:widowControl/>
        <w:rPr>
          <w:lang w:val="nl-BE"/>
        </w:rPr>
      </w:pPr>
    </w:p>
    <w:p w14:paraId="31FC045C" w14:textId="77777777" w:rsidR="00611868" w:rsidRDefault="00611868" w:rsidP="002832DC">
      <w:pPr>
        <w:pStyle w:val="03cOpmerking"/>
        <w:widowControl/>
        <w:rPr>
          <w:lang w:val="nl-BE"/>
        </w:rPr>
      </w:pPr>
    </w:p>
    <w:p w14:paraId="2C3FF8D7" w14:textId="77777777" w:rsidR="002E7FC9" w:rsidRDefault="002E7FC9" w:rsidP="002832DC">
      <w:pPr>
        <w:pStyle w:val="03cOpmerking"/>
        <w:widowControl/>
        <w:rPr>
          <w:lang w:val="nl-BE"/>
        </w:rPr>
      </w:pPr>
    </w:p>
    <w:p w14:paraId="2D3A2B85" w14:textId="77777777" w:rsidR="00CD7D84" w:rsidRDefault="00CD7D84" w:rsidP="002832DC">
      <w:pPr>
        <w:pStyle w:val="03cOpmerking"/>
        <w:widowControl/>
        <w:rPr>
          <w:lang w:val="nl-BE"/>
        </w:rPr>
      </w:pPr>
    </w:p>
    <w:p w14:paraId="2BA457DF" w14:textId="77777777" w:rsidR="00ED5A6A" w:rsidRDefault="00ED5A6A" w:rsidP="002832DC">
      <w:pPr>
        <w:pStyle w:val="03cOpmerking"/>
        <w:widowControl/>
        <w:rPr>
          <w:lang w:val="nl-BE"/>
        </w:rPr>
      </w:pPr>
    </w:p>
    <w:p w14:paraId="5ACBD596" w14:textId="77777777" w:rsidR="002832DC" w:rsidRDefault="002832DC" w:rsidP="002832DC">
      <w:pPr>
        <w:pStyle w:val="03cOpmerking"/>
        <w:widowControl/>
        <w:rPr>
          <w:lang w:val="nl-BE"/>
        </w:rPr>
      </w:pPr>
      <w:r>
        <w:rPr>
          <w:lang w:val="nl-BE"/>
        </w:rPr>
        <w:t>J</w:t>
      </w:r>
      <w:r w:rsidR="00F71864">
        <w:rPr>
          <w:lang w:val="nl-BE"/>
        </w:rPr>
        <w:t>aren geleden heb ik deze cor</w:t>
      </w:r>
      <w:r w:rsidR="00977200">
        <w:rPr>
          <w:lang w:val="nl-BE"/>
        </w:rPr>
        <w:t>-</w:t>
      </w:r>
      <w:r w:rsidR="00F71864">
        <w:rPr>
          <w:lang w:val="nl-BE"/>
        </w:rPr>
        <w:t>rec</w:t>
      </w:r>
      <w:r>
        <w:rPr>
          <w:lang w:val="nl-BE"/>
        </w:rPr>
        <w:t>tie gedaan, maar of ik</w:t>
      </w:r>
      <w:r w:rsidR="00F71864">
        <w:rPr>
          <w:lang w:val="nl-BE"/>
        </w:rPr>
        <w:t xml:space="preserve"> ze ooit ge</w:t>
      </w:r>
      <w:r>
        <w:rPr>
          <w:lang w:val="nl-BE"/>
        </w:rPr>
        <w:t>publiceerd heb?</w:t>
      </w:r>
      <w:r w:rsidR="002860B2">
        <w:rPr>
          <w:lang w:val="nl-BE"/>
        </w:rPr>
        <w:t xml:space="preserve"> Nu dan.</w:t>
      </w:r>
    </w:p>
    <w:p w14:paraId="58CDB195" w14:textId="77777777" w:rsidR="007C4C2E" w:rsidRDefault="007C4C2E" w:rsidP="002832DC">
      <w:pPr>
        <w:pStyle w:val="03cOpmerking"/>
        <w:widowControl/>
        <w:rPr>
          <w:lang w:val="nl-BE"/>
        </w:rPr>
      </w:pPr>
    </w:p>
    <w:p w14:paraId="66229604" w14:textId="77777777" w:rsidR="007C4C2E" w:rsidRDefault="007C4C2E" w:rsidP="002832DC">
      <w:pPr>
        <w:pStyle w:val="03cOpmerking"/>
        <w:widowControl/>
        <w:rPr>
          <w:lang w:val="nl-BE"/>
        </w:rPr>
      </w:pPr>
      <w:r>
        <w:rPr>
          <w:lang w:val="nl-BE"/>
        </w:rPr>
        <w:t xml:space="preserve">Recent ontdekte ik dat, in de stu-die van Marysko, de zet </w:t>
      </w:r>
      <w:r w:rsidRPr="007410D3">
        <w:rPr>
          <w:b/>
          <w:lang w:val="nl-BE"/>
        </w:rPr>
        <w:t>2…Kb1</w:t>
      </w:r>
      <w:r w:rsidR="00FA62D2">
        <w:rPr>
          <w:b/>
          <w:lang w:val="nl-BE"/>
        </w:rPr>
        <w:t>!</w:t>
      </w:r>
      <w:r>
        <w:rPr>
          <w:lang w:val="nl-BE"/>
        </w:rPr>
        <w:t xml:space="preserve"> in </w:t>
      </w:r>
      <w:r w:rsidR="00FA79B4">
        <w:rPr>
          <w:lang w:val="nl-BE"/>
        </w:rPr>
        <w:t xml:space="preserve">plaats van </w:t>
      </w:r>
      <w:r w:rsidR="00FA79B4" w:rsidRPr="007410D3">
        <w:rPr>
          <w:b/>
          <w:lang w:val="nl-BE"/>
        </w:rPr>
        <w:t>2…Ka2</w:t>
      </w:r>
      <w:r w:rsidR="007410D3">
        <w:rPr>
          <w:b/>
          <w:lang w:val="nl-BE"/>
        </w:rPr>
        <w:t>?</w:t>
      </w:r>
      <w:r w:rsidR="00FA79B4">
        <w:rPr>
          <w:lang w:val="nl-BE"/>
        </w:rPr>
        <w:t xml:space="preserve"> wel correct is: 3.Kd4 Kc1 4.Ke4 Kd1 5.Kf3 Ke1 6.Txg2, met remise.</w:t>
      </w:r>
    </w:p>
    <w:p w14:paraId="57E1FF14" w14:textId="77777777" w:rsidR="00FA79B4" w:rsidRDefault="00FA79B4" w:rsidP="002832DC">
      <w:pPr>
        <w:pStyle w:val="03cOpmerking"/>
        <w:widowControl/>
        <w:rPr>
          <w:lang w:val="nl-BE"/>
        </w:rPr>
      </w:pPr>
    </w:p>
    <w:p w14:paraId="14038420" w14:textId="77777777" w:rsidR="0059489B" w:rsidRDefault="0059489B" w:rsidP="002832DC">
      <w:pPr>
        <w:pStyle w:val="03cOpmerking"/>
        <w:widowControl/>
        <w:rPr>
          <w:lang w:val="nl-BE"/>
        </w:rPr>
      </w:pPr>
    </w:p>
    <w:p w14:paraId="65F07BA4" w14:textId="77777777" w:rsidR="002832DC" w:rsidRPr="00BB770A" w:rsidRDefault="002832DC" w:rsidP="005737B8">
      <w:pPr>
        <w:pStyle w:val="03cOpmerking"/>
        <w:widowControl/>
        <w:jc w:val="center"/>
        <w:rPr>
          <w:lang w:val="nl-BE"/>
        </w:rPr>
      </w:pPr>
      <w:r w:rsidRPr="00FA082E">
        <w:rPr>
          <w:lang w:val="nl-BE"/>
        </w:rPr>
        <w:br w:type="page"/>
      </w:r>
      <w:r w:rsidR="008C4B0A" w:rsidRPr="00C47F2A">
        <w:rPr>
          <w:b/>
          <w:lang w:val="nl-BE"/>
        </w:rPr>
        <w:lastRenderedPageBreak/>
        <w:t xml:space="preserve">- </w:t>
      </w:r>
      <w:r w:rsidRPr="00C47F2A">
        <w:rPr>
          <w:b/>
          <w:lang w:val="nl-BE"/>
        </w:rPr>
        <w:t>2</w:t>
      </w:r>
      <w:r w:rsidR="002C60E3">
        <w:rPr>
          <w:b/>
          <w:lang w:val="nl-BE"/>
        </w:rPr>
        <w:t>5</w:t>
      </w:r>
      <w:r w:rsidR="00E50D6C" w:rsidRPr="00C47F2A">
        <w:rPr>
          <w:b/>
          <w:lang w:val="nl-BE"/>
        </w:rPr>
        <w:t xml:space="preserve"> </w:t>
      </w:r>
      <w:r w:rsidRPr="00C47F2A">
        <w:rPr>
          <w:b/>
          <w:lang w:val="nl-BE"/>
        </w:rPr>
        <w:t>-</w:t>
      </w:r>
    </w:p>
    <w:p w14:paraId="55C42F5F" w14:textId="77777777" w:rsidR="008C4B0A" w:rsidRPr="00C47F2A" w:rsidRDefault="008C4B0A" w:rsidP="002943FA">
      <w:pPr>
        <w:pStyle w:val="03cOpmerking"/>
        <w:widowControl/>
        <w:ind w:left="360"/>
        <w:jc w:val="center"/>
        <w:rPr>
          <w:b/>
          <w:lang w:val="nl-BE"/>
        </w:rPr>
      </w:pPr>
    </w:p>
    <w:p w14:paraId="625A45D2" w14:textId="77777777" w:rsidR="002832DC" w:rsidRPr="00C47F2A" w:rsidRDefault="002832DC" w:rsidP="002943FA">
      <w:pPr>
        <w:pStyle w:val="03cOpmerking"/>
        <w:widowControl/>
        <w:jc w:val="center"/>
        <w:rPr>
          <w:lang w:val="nl-BE"/>
        </w:rPr>
      </w:pPr>
      <w:r w:rsidRPr="00C47F2A">
        <w:rPr>
          <w:i/>
          <w:lang w:val="nl-BE"/>
        </w:rPr>
        <w:t xml:space="preserve">Origineel, </w:t>
      </w:r>
      <w:r w:rsidRPr="00C47F2A">
        <w:rPr>
          <w:lang w:val="nl-BE"/>
        </w:rPr>
        <w:t>2009</w:t>
      </w:r>
    </w:p>
    <w:p w14:paraId="3C358239" w14:textId="77777777" w:rsidR="002832DC" w:rsidRPr="00C47F2A" w:rsidRDefault="002832DC" w:rsidP="002832DC">
      <w:pPr>
        <w:pStyle w:val="03cOpmerking"/>
        <w:widowControl/>
        <w:jc w:val="center"/>
        <w:rPr>
          <w:lang w:val="nl-BE"/>
        </w:rPr>
      </w:pPr>
      <w:r w:rsidRPr="00C47F2A">
        <w:rPr>
          <w:lang w:val="nl-BE"/>
        </w:rPr>
        <w:t xml:space="preserve"> </w:t>
      </w:r>
    </w:p>
    <w:p w14:paraId="6BD1A4FD" w14:textId="77777777" w:rsidR="002832DC" w:rsidRPr="004267C2" w:rsidRDefault="002832DC" w:rsidP="002832DC">
      <w:pPr>
        <w:pStyle w:val="03cOpmerking"/>
        <w:widowControl/>
        <w:jc w:val="center"/>
        <w:rPr>
          <w:lang w:val="en-GB"/>
        </w:rPr>
      </w:pPr>
      <w:r>
        <w:object w:dxaOrig="4700" w:dyaOrig="4704" w14:anchorId="562E78B9">
          <v:shape id="_x0000_i1048" type="#_x0000_t75" style="width:154.5pt;height:150.65pt" o:ole="">
            <v:imagedata r:id="rId64" o:title=""/>
          </v:shape>
          <o:OLEObject Type="Embed" ProgID="CorelDRAW.Graphic.12" ShapeID="_x0000_i1048" DrawAspect="Content" ObjectID="_1587467470" r:id="rId65"/>
        </w:object>
      </w:r>
    </w:p>
    <w:p w14:paraId="64B36768" w14:textId="77777777" w:rsidR="00802AE3" w:rsidRPr="004267C2" w:rsidRDefault="00802AE3" w:rsidP="002832DC">
      <w:pPr>
        <w:pStyle w:val="03cOpmerking"/>
        <w:widowControl/>
        <w:rPr>
          <w:b/>
          <w:sz w:val="24"/>
          <w:szCs w:val="24"/>
          <w:lang w:val="en-GB"/>
        </w:rPr>
      </w:pPr>
    </w:p>
    <w:p w14:paraId="5192F764" w14:textId="77777777" w:rsidR="002832DC" w:rsidRPr="00FA082E" w:rsidRDefault="002832DC" w:rsidP="002832DC">
      <w:pPr>
        <w:pStyle w:val="03cOpmerking"/>
        <w:widowControl/>
        <w:rPr>
          <w:lang w:val="nl-BE"/>
        </w:rPr>
      </w:pPr>
      <w:r w:rsidRPr="00FA082E">
        <w:rPr>
          <w:b/>
          <w:sz w:val="24"/>
          <w:szCs w:val="24"/>
          <w:lang w:val="nl-BE"/>
        </w:rPr>
        <w:t xml:space="preserve">=                      </w:t>
      </w:r>
      <w:r w:rsidR="00802AE3" w:rsidRPr="00FA082E">
        <w:rPr>
          <w:b/>
          <w:sz w:val="24"/>
          <w:szCs w:val="24"/>
          <w:lang w:val="nl-BE"/>
        </w:rPr>
        <w:t xml:space="preserve"> </w:t>
      </w:r>
      <w:r w:rsidRPr="00FA082E">
        <w:rPr>
          <w:b/>
          <w:sz w:val="24"/>
          <w:szCs w:val="24"/>
          <w:lang w:val="nl-BE"/>
        </w:rPr>
        <w:t xml:space="preserve">  </w:t>
      </w:r>
      <w:r w:rsidR="00C672D7">
        <w:rPr>
          <w:lang w:val="nl-BE"/>
        </w:rPr>
        <w:t>0310.01 d6a8</w:t>
      </w:r>
    </w:p>
    <w:p w14:paraId="0E29A5C7" w14:textId="77777777" w:rsidR="002832DC" w:rsidRPr="00FA082E" w:rsidRDefault="002832DC" w:rsidP="002832DC">
      <w:pPr>
        <w:pStyle w:val="03cOpmerking"/>
        <w:widowControl/>
        <w:rPr>
          <w:lang w:val="nl-BE"/>
        </w:rPr>
      </w:pPr>
      <w:r w:rsidRPr="00FA082E">
        <w:rPr>
          <w:lang w:val="nl-BE"/>
        </w:rPr>
        <w:t xml:space="preserve"> </w:t>
      </w:r>
    </w:p>
    <w:p w14:paraId="6EC96CBA" w14:textId="77777777" w:rsidR="002832DC" w:rsidRPr="00FA082E" w:rsidRDefault="002832DC" w:rsidP="002832DC">
      <w:pPr>
        <w:pStyle w:val="03cOpmerking"/>
        <w:widowControl/>
        <w:rPr>
          <w:b/>
          <w:lang w:val="nl-BE"/>
        </w:rPr>
      </w:pPr>
      <w:r w:rsidRPr="00FA082E">
        <w:rPr>
          <w:lang w:val="nl-BE"/>
        </w:rPr>
        <w:tab/>
      </w:r>
      <w:r w:rsidRPr="00FA082E">
        <w:rPr>
          <w:b/>
          <w:lang w:val="nl-BE"/>
        </w:rPr>
        <w:t>1.Kc7</w:t>
      </w:r>
      <w:r w:rsidRPr="00FA082E">
        <w:rPr>
          <w:b/>
          <w:lang w:val="nl-BE"/>
        </w:rPr>
        <w:tab/>
      </w:r>
      <w:r w:rsidRPr="00FA082E">
        <w:rPr>
          <w:b/>
          <w:lang w:val="nl-BE"/>
        </w:rPr>
        <w:tab/>
        <w:t>Th7</w:t>
      </w:r>
    </w:p>
    <w:p w14:paraId="405D0691" w14:textId="77777777" w:rsidR="002832DC" w:rsidRPr="00FA082E" w:rsidRDefault="002832DC" w:rsidP="002832DC">
      <w:pPr>
        <w:pStyle w:val="03cOpmerking"/>
        <w:widowControl/>
        <w:rPr>
          <w:b/>
          <w:lang w:val="nl-BE"/>
        </w:rPr>
      </w:pPr>
      <w:r w:rsidRPr="00FA082E">
        <w:rPr>
          <w:b/>
          <w:lang w:val="nl-BE"/>
        </w:rPr>
        <w:tab/>
        <w:t>2.Lf2</w:t>
      </w:r>
    </w:p>
    <w:p w14:paraId="4BD1D133" w14:textId="77777777" w:rsidR="002832DC" w:rsidRPr="00FA082E" w:rsidRDefault="002832DC" w:rsidP="002832DC">
      <w:pPr>
        <w:pStyle w:val="03cOpmerking"/>
        <w:widowControl/>
        <w:rPr>
          <w:lang w:val="nl-BE"/>
        </w:rPr>
      </w:pPr>
      <w:r w:rsidRPr="00FA082E">
        <w:rPr>
          <w:lang w:val="nl-BE"/>
        </w:rPr>
        <w:t>De énige zet.</w:t>
      </w:r>
    </w:p>
    <w:p w14:paraId="4B537A47" w14:textId="77777777" w:rsidR="002832DC" w:rsidRPr="00FA082E" w:rsidRDefault="002832DC" w:rsidP="002832DC">
      <w:pPr>
        <w:pStyle w:val="03cOpmerking"/>
        <w:widowControl/>
        <w:rPr>
          <w:b/>
          <w:lang w:val="nl-BE"/>
        </w:rPr>
      </w:pPr>
      <w:r w:rsidRPr="00FA082E">
        <w:rPr>
          <w:b/>
          <w:lang w:val="nl-BE"/>
        </w:rPr>
        <w:tab/>
        <w:t>2…</w:t>
      </w:r>
      <w:r w:rsidRPr="00FA082E">
        <w:rPr>
          <w:b/>
          <w:lang w:val="nl-BE"/>
        </w:rPr>
        <w:tab/>
      </w:r>
      <w:r w:rsidRPr="00FA082E">
        <w:rPr>
          <w:b/>
          <w:lang w:val="nl-BE"/>
        </w:rPr>
        <w:tab/>
        <w:t>Th2</w:t>
      </w:r>
    </w:p>
    <w:p w14:paraId="5C86CD15" w14:textId="77777777" w:rsidR="002832DC" w:rsidRDefault="002832DC" w:rsidP="002832DC">
      <w:pPr>
        <w:pStyle w:val="03cOpmerking"/>
        <w:widowControl/>
        <w:rPr>
          <w:b/>
          <w:lang w:val="nl-BE"/>
        </w:rPr>
      </w:pPr>
      <w:r w:rsidRPr="00FA082E">
        <w:rPr>
          <w:b/>
          <w:lang w:val="nl-BE"/>
        </w:rPr>
        <w:tab/>
        <w:t>3.Lg3</w:t>
      </w:r>
      <w:r w:rsidRPr="00FA082E">
        <w:rPr>
          <w:b/>
          <w:lang w:val="nl-BE"/>
        </w:rPr>
        <w:tab/>
      </w:r>
      <w:r w:rsidRPr="00FA082E">
        <w:rPr>
          <w:b/>
          <w:lang w:val="nl-BE"/>
        </w:rPr>
        <w:tab/>
        <w:t>Th</w:t>
      </w:r>
      <w:r>
        <w:rPr>
          <w:b/>
          <w:lang w:val="nl-BE"/>
        </w:rPr>
        <w:t>3</w:t>
      </w:r>
    </w:p>
    <w:p w14:paraId="3A768FEC" w14:textId="77777777" w:rsidR="002832DC" w:rsidRDefault="002832DC" w:rsidP="002832DC">
      <w:pPr>
        <w:pStyle w:val="03cOpmerking"/>
        <w:widowControl/>
        <w:rPr>
          <w:b/>
          <w:lang w:val="nl-BE"/>
        </w:rPr>
      </w:pPr>
      <w:r>
        <w:rPr>
          <w:b/>
          <w:lang w:val="nl-BE"/>
        </w:rPr>
        <w:tab/>
        <w:t>4.Ld6</w:t>
      </w:r>
    </w:p>
    <w:p w14:paraId="717C1CC9" w14:textId="77777777" w:rsidR="002832DC" w:rsidRPr="00FA43BF" w:rsidRDefault="002832DC" w:rsidP="002832DC">
      <w:pPr>
        <w:pStyle w:val="03cOpmerking"/>
        <w:widowControl/>
        <w:rPr>
          <w:lang w:val="nl-BE"/>
        </w:rPr>
      </w:pPr>
      <w:r>
        <w:rPr>
          <w:lang w:val="nl-BE"/>
        </w:rPr>
        <w:t>Weerom de énige goede zet.</w:t>
      </w:r>
    </w:p>
    <w:p w14:paraId="416932DF" w14:textId="77777777" w:rsidR="002832DC" w:rsidRDefault="002832DC" w:rsidP="002832DC">
      <w:pPr>
        <w:pStyle w:val="03cOpmerking"/>
        <w:widowControl/>
        <w:rPr>
          <w:b/>
          <w:lang w:val="nl-BE"/>
        </w:rPr>
      </w:pPr>
      <w:r>
        <w:rPr>
          <w:b/>
          <w:lang w:val="nl-BE"/>
        </w:rPr>
        <w:tab/>
        <w:t>4…</w:t>
      </w:r>
      <w:r>
        <w:rPr>
          <w:b/>
          <w:lang w:val="nl-BE"/>
        </w:rPr>
        <w:tab/>
      </w:r>
      <w:r>
        <w:rPr>
          <w:b/>
          <w:lang w:val="nl-BE"/>
        </w:rPr>
        <w:tab/>
        <w:t>Th7</w:t>
      </w:r>
    </w:p>
    <w:p w14:paraId="7BD1658E" w14:textId="77777777" w:rsidR="002832DC" w:rsidRDefault="002832DC" w:rsidP="002832DC">
      <w:pPr>
        <w:pStyle w:val="03cOpmerking"/>
        <w:widowControl/>
        <w:rPr>
          <w:b/>
          <w:lang w:val="nl-BE"/>
        </w:rPr>
      </w:pPr>
      <w:r>
        <w:rPr>
          <w:b/>
          <w:lang w:val="nl-BE"/>
        </w:rPr>
        <w:tab/>
        <w:t xml:space="preserve">5.Lc5 </w:t>
      </w:r>
    </w:p>
    <w:p w14:paraId="2B3202E8" w14:textId="77777777" w:rsidR="00B43363" w:rsidRDefault="002832DC" w:rsidP="002832DC">
      <w:pPr>
        <w:pStyle w:val="03cOpmerking"/>
        <w:widowControl/>
        <w:rPr>
          <w:b/>
          <w:lang w:val="nl-BE"/>
        </w:rPr>
      </w:pPr>
      <w:r>
        <w:rPr>
          <w:lang w:val="nl-BE"/>
        </w:rPr>
        <w:t>En nogmaals de énige zet tot ge-lijkspel</w:t>
      </w:r>
      <w:r w:rsidR="00B43363">
        <w:rPr>
          <w:lang w:val="nl-BE"/>
        </w:rPr>
        <w:t>, daar steeds</w:t>
      </w:r>
      <w:r w:rsidR="00067956">
        <w:rPr>
          <w:lang w:val="nl-BE"/>
        </w:rPr>
        <w:t xml:space="preserve"> de zwarte ko</w:t>
      </w:r>
      <w:r w:rsidR="00B43363">
        <w:rPr>
          <w:lang w:val="nl-BE"/>
        </w:rPr>
        <w:t>-</w:t>
      </w:r>
      <w:r w:rsidR="00067956">
        <w:rPr>
          <w:lang w:val="nl-BE"/>
        </w:rPr>
        <w:t>ning buitenspel staat.</w:t>
      </w:r>
      <w:r>
        <w:rPr>
          <w:b/>
          <w:lang w:val="nl-BE"/>
        </w:rPr>
        <w:t xml:space="preserve"> </w:t>
      </w:r>
    </w:p>
    <w:p w14:paraId="38A63DBF" w14:textId="77777777" w:rsidR="002832DC" w:rsidRPr="0063479B" w:rsidRDefault="00B43363" w:rsidP="002832DC">
      <w:pPr>
        <w:pStyle w:val="03cOpmerking"/>
        <w:widowControl/>
        <w:rPr>
          <w:lang w:val="nl-BE"/>
        </w:rPr>
      </w:pPr>
      <w:r w:rsidRPr="0063479B">
        <w:rPr>
          <w:lang w:val="nl-BE"/>
        </w:rPr>
        <w:t>Dan maar:</w:t>
      </w:r>
      <w:r w:rsidR="002832DC" w:rsidRPr="0063479B">
        <w:rPr>
          <w:lang w:val="nl-BE"/>
        </w:rPr>
        <w:t xml:space="preserve"> </w:t>
      </w:r>
      <w:r w:rsidR="002832DC" w:rsidRPr="0063479B">
        <w:rPr>
          <w:lang w:val="nl-BE"/>
        </w:rPr>
        <w:tab/>
      </w:r>
      <w:r w:rsidR="002832DC" w:rsidRPr="0063479B">
        <w:rPr>
          <w:lang w:val="nl-BE"/>
        </w:rPr>
        <w:tab/>
        <w:t xml:space="preserve">  </w:t>
      </w:r>
    </w:p>
    <w:p w14:paraId="5C9B9C74" w14:textId="77777777" w:rsidR="002832DC" w:rsidRDefault="002832DC" w:rsidP="002832DC">
      <w:pPr>
        <w:pStyle w:val="03cOpmerking"/>
        <w:widowControl/>
        <w:rPr>
          <w:b/>
          <w:lang w:val="nl-BE"/>
        </w:rPr>
      </w:pPr>
      <w:r>
        <w:rPr>
          <w:b/>
          <w:lang w:val="nl-BE"/>
        </w:rPr>
        <w:tab/>
        <w:t>5…</w:t>
      </w:r>
      <w:r>
        <w:rPr>
          <w:b/>
          <w:lang w:val="nl-BE"/>
        </w:rPr>
        <w:tab/>
      </w:r>
      <w:r>
        <w:rPr>
          <w:b/>
          <w:lang w:val="nl-BE"/>
        </w:rPr>
        <w:tab/>
        <w:t>d6</w:t>
      </w:r>
    </w:p>
    <w:p w14:paraId="58CE06B3" w14:textId="77777777" w:rsidR="002832DC" w:rsidRDefault="002832DC" w:rsidP="002832DC">
      <w:pPr>
        <w:pStyle w:val="03cOpmerking"/>
        <w:widowControl/>
        <w:rPr>
          <w:b/>
          <w:lang w:val="nl-BE"/>
        </w:rPr>
      </w:pPr>
      <w:r>
        <w:rPr>
          <w:b/>
          <w:lang w:val="nl-BE"/>
        </w:rPr>
        <w:tab/>
        <w:t>6.Kxd6</w:t>
      </w:r>
    </w:p>
    <w:p w14:paraId="72E3E4D4" w14:textId="77777777" w:rsidR="002832DC" w:rsidRDefault="002832DC" w:rsidP="002832DC">
      <w:pPr>
        <w:pStyle w:val="03cOpmerking"/>
        <w:widowControl/>
        <w:rPr>
          <w:lang w:val="nl-BE"/>
        </w:rPr>
      </w:pPr>
      <w:r>
        <w:rPr>
          <w:lang w:val="nl-BE"/>
        </w:rPr>
        <w:t>En wit houdt dus remise</w:t>
      </w:r>
      <w:r w:rsidR="00C47F2A">
        <w:rPr>
          <w:lang w:val="nl-BE"/>
        </w:rPr>
        <w:t>.</w:t>
      </w:r>
    </w:p>
    <w:p w14:paraId="2BCE971F" w14:textId="77777777" w:rsidR="00C47F2A" w:rsidRDefault="00C47F2A" w:rsidP="002832DC">
      <w:pPr>
        <w:pStyle w:val="03cOpmerking"/>
        <w:widowControl/>
        <w:rPr>
          <w:lang w:val="nl-BE"/>
        </w:rPr>
      </w:pPr>
    </w:p>
    <w:p w14:paraId="2F884EB7" w14:textId="77777777" w:rsidR="004F7601" w:rsidRDefault="00C47F2A" w:rsidP="002832DC">
      <w:pPr>
        <w:pStyle w:val="03cOpmerking"/>
        <w:widowControl/>
        <w:rPr>
          <w:lang w:val="nl-BE"/>
        </w:rPr>
      </w:pPr>
      <w:r>
        <w:rPr>
          <w:lang w:val="nl-BE"/>
        </w:rPr>
        <w:t xml:space="preserve">Drie unieke </w:t>
      </w:r>
      <w:r w:rsidR="008E1803">
        <w:rPr>
          <w:lang w:val="nl-BE"/>
        </w:rPr>
        <w:t xml:space="preserve">witte </w:t>
      </w:r>
      <w:r>
        <w:rPr>
          <w:lang w:val="nl-BE"/>
        </w:rPr>
        <w:t>zetten!</w:t>
      </w:r>
    </w:p>
    <w:p w14:paraId="1B407CC7" w14:textId="77777777" w:rsidR="004F7601" w:rsidRDefault="004F7601" w:rsidP="002832DC">
      <w:pPr>
        <w:pStyle w:val="03cOpmerking"/>
        <w:widowControl/>
        <w:rPr>
          <w:lang w:val="nl-BE"/>
        </w:rPr>
      </w:pPr>
    </w:p>
    <w:p w14:paraId="13FF9DE9" w14:textId="77777777" w:rsidR="004F7601" w:rsidRDefault="004F7601" w:rsidP="002832DC">
      <w:pPr>
        <w:pStyle w:val="03cOpmerking"/>
        <w:widowControl/>
        <w:rPr>
          <w:lang w:val="nl-BE"/>
        </w:rPr>
      </w:pPr>
    </w:p>
    <w:p w14:paraId="5059AF49" w14:textId="77777777" w:rsidR="004F7601" w:rsidRDefault="004F7601" w:rsidP="002832DC">
      <w:pPr>
        <w:pStyle w:val="03cOpmerking"/>
        <w:widowControl/>
        <w:rPr>
          <w:lang w:val="nl-BE"/>
        </w:rPr>
      </w:pPr>
    </w:p>
    <w:p w14:paraId="1BA673D7" w14:textId="77777777" w:rsidR="004F7601" w:rsidRDefault="004F7601" w:rsidP="002832DC">
      <w:pPr>
        <w:pStyle w:val="03cOpmerking"/>
        <w:widowControl/>
        <w:rPr>
          <w:lang w:val="nl-BE"/>
        </w:rPr>
      </w:pPr>
    </w:p>
    <w:p w14:paraId="5BB6BD4B" w14:textId="77777777" w:rsidR="00611868" w:rsidRDefault="00611868" w:rsidP="002832DC">
      <w:pPr>
        <w:pStyle w:val="03cOpmerking"/>
        <w:widowControl/>
        <w:rPr>
          <w:lang w:val="nl-BE"/>
        </w:rPr>
      </w:pPr>
    </w:p>
    <w:p w14:paraId="0C88DD50" w14:textId="77777777" w:rsidR="00ED5A6A" w:rsidRDefault="00ED5A6A" w:rsidP="002832DC">
      <w:pPr>
        <w:pStyle w:val="03cOpmerking"/>
        <w:widowControl/>
        <w:rPr>
          <w:lang w:val="nl-BE"/>
        </w:rPr>
      </w:pPr>
    </w:p>
    <w:p w14:paraId="799EEB39" w14:textId="77777777" w:rsidR="00453E68" w:rsidRDefault="00453E68" w:rsidP="002832DC">
      <w:pPr>
        <w:pStyle w:val="03cOpmerking"/>
        <w:widowControl/>
        <w:rPr>
          <w:lang w:val="nl-BE"/>
        </w:rPr>
      </w:pPr>
    </w:p>
    <w:p w14:paraId="60B2ED81" w14:textId="77777777" w:rsidR="002832DC" w:rsidRPr="008D73C8" w:rsidRDefault="002832DC" w:rsidP="002832DC">
      <w:pPr>
        <w:pStyle w:val="03cOpmerking"/>
        <w:widowControl/>
        <w:rPr>
          <w:lang w:val="nl-BE"/>
        </w:rPr>
      </w:pPr>
      <w:r>
        <w:rPr>
          <w:lang w:val="nl-BE"/>
        </w:rPr>
        <w:t>Dit is mijn correctie van een 2</w:t>
      </w:r>
      <w:r w:rsidRPr="00233852">
        <w:rPr>
          <w:vertAlign w:val="superscript"/>
          <w:lang w:val="nl-BE"/>
        </w:rPr>
        <w:t>de</w:t>
      </w:r>
      <w:r>
        <w:rPr>
          <w:lang w:val="nl-BE"/>
        </w:rPr>
        <w:t xml:space="preserve"> prijs van A. Akerblom in </w:t>
      </w:r>
      <w:r>
        <w:rPr>
          <w:i/>
          <w:lang w:val="nl-BE"/>
        </w:rPr>
        <w:t xml:space="preserve">Schack-världen </w:t>
      </w:r>
      <w:r>
        <w:rPr>
          <w:lang w:val="nl-BE"/>
        </w:rPr>
        <w:t>1941 (!)</w:t>
      </w:r>
    </w:p>
    <w:p w14:paraId="4B4E5B2F" w14:textId="77777777" w:rsidR="002832DC" w:rsidRDefault="002832DC" w:rsidP="002832DC">
      <w:pPr>
        <w:pStyle w:val="03cOpmerking"/>
        <w:widowControl/>
        <w:rPr>
          <w:b/>
          <w:lang w:val="nl-BE"/>
        </w:rPr>
      </w:pPr>
    </w:p>
    <w:p w14:paraId="180CF471" w14:textId="77777777" w:rsidR="002832DC" w:rsidRDefault="002832DC" w:rsidP="002832DC">
      <w:pPr>
        <w:pStyle w:val="03cOpmerking"/>
        <w:widowControl/>
        <w:rPr>
          <w:lang w:val="nl-BE"/>
        </w:rPr>
      </w:pPr>
      <w:r>
        <w:rPr>
          <w:lang w:val="nl-BE"/>
        </w:rPr>
        <w:t xml:space="preserve">Reeds in de oorlogsjaren gaf de componist deze oplossing: 1.Kc7 Th7 2.Lf2 Tf7 </w:t>
      </w:r>
      <w:r w:rsidRPr="00A42A1A">
        <w:rPr>
          <w:b/>
          <w:lang w:val="nl-BE"/>
        </w:rPr>
        <w:t>3.Lc5</w:t>
      </w:r>
      <w:r>
        <w:rPr>
          <w:lang w:val="nl-BE"/>
        </w:rPr>
        <w:t xml:space="preserve"> </w:t>
      </w:r>
      <w:r>
        <w:rPr>
          <w:i/>
          <w:lang w:val="nl-BE"/>
        </w:rPr>
        <w:t xml:space="preserve">(Ook </w:t>
      </w:r>
      <w:r w:rsidRPr="00A42A1A">
        <w:rPr>
          <w:b/>
          <w:i/>
          <w:lang w:val="nl-BE"/>
        </w:rPr>
        <w:t>3.Lg1 of</w:t>
      </w:r>
      <w:r>
        <w:rPr>
          <w:i/>
          <w:lang w:val="nl-BE"/>
        </w:rPr>
        <w:t xml:space="preserve"> </w:t>
      </w:r>
      <w:r w:rsidRPr="00A42A1A">
        <w:rPr>
          <w:b/>
          <w:i/>
          <w:lang w:val="nl-BE"/>
        </w:rPr>
        <w:t>3.Ld4</w:t>
      </w:r>
      <w:r>
        <w:rPr>
          <w:i/>
          <w:lang w:val="nl-BE"/>
        </w:rPr>
        <w:t xml:space="preserve"> zijn goed) </w:t>
      </w:r>
      <w:r>
        <w:rPr>
          <w:lang w:val="nl-BE"/>
        </w:rPr>
        <w:t xml:space="preserve">3…Th7 4.Lf2 Tg7 </w:t>
      </w:r>
      <w:r w:rsidRPr="00A42A1A">
        <w:rPr>
          <w:b/>
          <w:lang w:val="nl-BE"/>
        </w:rPr>
        <w:t xml:space="preserve">5.Le3 </w:t>
      </w:r>
      <w:r>
        <w:rPr>
          <w:i/>
          <w:lang w:val="nl-BE"/>
        </w:rPr>
        <w:t>(</w:t>
      </w:r>
      <w:r w:rsidRPr="00A42A1A">
        <w:rPr>
          <w:b/>
          <w:i/>
          <w:lang w:val="nl-BE"/>
        </w:rPr>
        <w:t>5.Lc5</w:t>
      </w:r>
      <w:r>
        <w:rPr>
          <w:i/>
          <w:lang w:val="nl-BE"/>
        </w:rPr>
        <w:t xml:space="preserve"> voldoet ook) </w:t>
      </w:r>
      <w:r>
        <w:rPr>
          <w:lang w:val="nl-BE"/>
        </w:rPr>
        <w:t>5…Tg3</w:t>
      </w:r>
      <w:r w:rsidR="00522341">
        <w:rPr>
          <w:lang w:val="nl-BE"/>
        </w:rPr>
        <w:t xml:space="preserve"> </w:t>
      </w:r>
      <w:r>
        <w:rPr>
          <w:lang w:val="nl-BE"/>
        </w:rPr>
        <w:t xml:space="preserve">6.Lf4 Tg7 7.Le3 Tf7 </w:t>
      </w:r>
      <w:r w:rsidRPr="00A42A1A">
        <w:rPr>
          <w:b/>
          <w:lang w:val="nl-BE"/>
        </w:rPr>
        <w:t>8.Ld4</w:t>
      </w:r>
      <w:r>
        <w:rPr>
          <w:lang w:val="nl-BE"/>
        </w:rPr>
        <w:t xml:space="preserve"> </w:t>
      </w:r>
      <w:r>
        <w:rPr>
          <w:i/>
          <w:lang w:val="nl-BE"/>
        </w:rPr>
        <w:t>(</w:t>
      </w:r>
      <w:r w:rsidRPr="00A42A1A">
        <w:rPr>
          <w:b/>
          <w:i/>
          <w:lang w:val="nl-BE"/>
        </w:rPr>
        <w:t>8.Lg1 of 8.Lc5</w:t>
      </w:r>
      <w:r>
        <w:rPr>
          <w:i/>
          <w:lang w:val="nl-BE"/>
        </w:rPr>
        <w:t xml:space="preserve"> zijn ook correct) </w:t>
      </w:r>
      <w:r>
        <w:rPr>
          <w:lang w:val="nl-BE"/>
        </w:rPr>
        <w:t>8…Tf4 9.Le5 Tf7 10.Ld4 Te7 11.</w:t>
      </w:r>
      <w:r w:rsidR="0051796D">
        <w:rPr>
          <w:lang w:val="nl-BE"/>
        </w:rPr>
        <w:t>Lc5</w:t>
      </w:r>
      <w:r>
        <w:rPr>
          <w:lang w:val="nl-BE"/>
        </w:rPr>
        <w:t>, remise.</w:t>
      </w:r>
    </w:p>
    <w:p w14:paraId="440A48C6" w14:textId="77777777" w:rsidR="002832DC" w:rsidRDefault="002832DC" w:rsidP="002832DC">
      <w:pPr>
        <w:pStyle w:val="03cOpmerking"/>
        <w:widowControl/>
        <w:rPr>
          <w:lang w:val="nl-BE"/>
        </w:rPr>
      </w:pPr>
    </w:p>
    <w:p w14:paraId="5996B6D5" w14:textId="77777777" w:rsidR="002832DC" w:rsidRDefault="002832DC" w:rsidP="002832DC">
      <w:pPr>
        <w:pStyle w:val="03cOpmerking"/>
        <w:widowControl/>
        <w:rPr>
          <w:lang w:val="nl-BE"/>
        </w:rPr>
      </w:pPr>
      <w:r>
        <w:rPr>
          <w:lang w:val="nl-BE"/>
        </w:rPr>
        <w:t xml:space="preserve">Mijn kortere oplossing is correct volgens de </w:t>
      </w:r>
      <w:r w:rsidR="00CA65D9">
        <w:rPr>
          <w:i/>
          <w:lang w:val="nl-BE"/>
        </w:rPr>
        <w:t>Nalimov Endgame Ta</w:t>
      </w:r>
      <w:r w:rsidR="00BA4A19">
        <w:rPr>
          <w:i/>
          <w:lang w:val="nl-BE"/>
        </w:rPr>
        <w:t>-</w:t>
      </w:r>
      <w:r w:rsidR="00CA65D9">
        <w:rPr>
          <w:i/>
          <w:lang w:val="nl-BE"/>
        </w:rPr>
        <w:t>blebase,</w:t>
      </w:r>
      <w:r>
        <w:rPr>
          <w:i/>
          <w:lang w:val="nl-BE"/>
        </w:rPr>
        <w:t xml:space="preserve"> </w:t>
      </w:r>
      <w:r>
        <w:rPr>
          <w:lang w:val="nl-BE"/>
        </w:rPr>
        <w:t>waarover Akerblom toen uiteraard niet beschikte.</w:t>
      </w:r>
    </w:p>
    <w:p w14:paraId="05F10098" w14:textId="77777777" w:rsidR="002832DC" w:rsidRDefault="002832DC" w:rsidP="002832DC">
      <w:pPr>
        <w:pStyle w:val="03cOpmerking"/>
        <w:widowControl/>
        <w:rPr>
          <w:lang w:val="nl-BE"/>
        </w:rPr>
      </w:pPr>
    </w:p>
    <w:p w14:paraId="09B07A53" w14:textId="77777777" w:rsidR="002832DC" w:rsidRDefault="002832DC" w:rsidP="002832DC">
      <w:pPr>
        <w:pStyle w:val="03cOpmerking"/>
        <w:widowControl/>
        <w:rPr>
          <w:lang w:val="nl-BE"/>
        </w:rPr>
      </w:pPr>
      <w:r>
        <w:rPr>
          <w:lang w:val="nl-BE"/>
        </w:rPr>
        <w:t>Een knappe</w:t>
      </w:r>
      <w:r w:rsidR="003C5E07">
        <w:rPr>
          <w:lang w:val="nl-BE"/>
        </w:rPr>
        <w:t xml:space="preserve"> oplosser die d</w:t>
      </w:r>
      <w:r w:rsidR="009E1B23">
        <w:rPr>
          <w:lang w:val="nl-BE"/>
        </w:rPr>
        <w:t>it op een oploswedstrijd ontrafelt.</w:t>
      </w:r>
    </w:p>
    <w:p w14:paraId="525170FB" w14:textId="77777777" w:rsidR="002832DC" w:rsidRDefault="002832DC" w:rsidP="002832DC">
      <w:pPr>
        <w:pStyle w:val="03cOpmerking"/>
        <w:widowControl/>
        <w:jc w:val="center"/>
        <w:rPr>
          <w:b/>
          <w:lang w:val="nl-BE"/>
        </w:rPr>
      </w:pPr>
      <w:r>
        <w:rPr>
          <w:lang w:val="nl-BE"/>
        </w:rPr>
        <w:br w:type="page"/>
      </w:r>
      <w:r w:rsidR="004A639A">
        <w:rPr>
          <w:b/>
          <w:lang w:val="nl-BE"/>
        </w:rPr>
        <w:lastRenderedPageBreak/>
        <w:t>- 26 -</w:t>
      </w:r>
    </w:p>
    <w:p w14:paraId="19683B2E" w14:textId="77777777" w:rsidR="002832DC" w:rsidRDefault="002832DC" w:rsidP="002832DC">
      <w:pPr>
        <w:pStyle w:val="03cOpmerking"/>
        <w:widowControl/>
        <w:jc w:val="center"/>
        <w:rPr>
          <w:b/>
          <w:lang w:val="nl-BE"/>
        </w:rPr>
      </w:pPr>
    </w:p>
    <w:p w14:paraId="4EB32010" w14:textId="77777777" w:rsidR="002832DC" w:rsidRDefault="002832DC" w:rsidP="002832DC">
      <w:pPr>
        <w:pStyle w:val="03cOpmerking"/>
        <w:widowControl/>
        <w:jc w:val="center"/>
        <w:rPr>
          <w:lang w:val="nl-BE"/>
        </w:rPr>
      </w:pPr>
      <w:r>
        <w:rPr>
          <w:i/>
          <w:lang w:val="nl-BE"/>
        </w:rPr>
        <w:t xml:space="preserve">EBUR, </w:t>
      </w:r>
      <w:r>
        <w:rPr>
          <w:lang w:val="nl-BE"/>
        </w:rPr>
        <w:t>2001</w:t>
      </w:r>
    </w:p>
    <w:p w14:paraId="48E1E32C" w14:textId="77777777" w:rsidR="002832DC" w:rsidRDefault="002832DC" w:rsidP="002832DC">
      <w:pPr>
        <w:pStyle w:val="03cOpmerking"/>
        <w:widowControl/>
        <w:jc w:val="center"/>
        <w:rPr>
          <w:lang w:val="nl-BE"/>
        </w:rPr>
      </w:pPr>
    </w:p>
    <w:p w14:paraId="1CD4F544" w14:textId="77777777" w:rsidR="002832DC" w:rsidRPr="003C5E07" w:rsidRDefault="002832DC" w:rsidP="002832DC">
      <w:pPr>
        <w:pStyle w:val="03cOpmerking"/>
        <w:widowControl/>
        <w:jc w:val="center"/>
        <w:rPr>
          <w:lang w:val="nl-BE"/>
        </w:rPr>
      </w:pPr>
      <w:r>
        <w:object w:dxaOrig="4700" w:dyaOrig="4704" w14:anchorId="4FDA2FB1">
          <v:shape id="_x0000_i1049" type="#_x0000_t75" style="width:154.5pt;height:150.65pt" o:ole="">
            <v:imagedata r:id="rId66" o:title=""/>
          </v:shape>
          <o:OLEObject Type="Embed" ProgID="CorelDRAW.Graphic.12" ShapeID="_x0000_i1049" DrawAspect="Content" ObjectID="_1587467471" r:id="rId67"/>
        </w:object>
      </w:r>
    </w:p>
    <w:p w14:paraId="30D1E2DB" w14:textId="77777777" w:rsidR="00802AE3" w:rsidRDefault="00802AE3" w:rsidP="002832DC">
      <w:pPr>
        <w:pStyle w:val="03cOpmerking"/>
        <w:widowControl/>
        <w:rPr>
          <w:b/>
          <w:lang w:val="nl-BE"/>
        </w:rPr>
      </w:pPr>
    </w:p>
    <w:p w14:paraId="7EF8CB63" w14:textId="77777777" w:rsidR="002832DC" w:rsidRPr="00FA082E" w:rsidRDefault="002832DC" w:rsidP="002832DC">
      <w:pPr>
        <w:pStyle w:val="03cOpmerking"/>
        <w:widowControl/>
        <w:rPr>
          <w:lang w:val="en-GB"/>
        </w:rPr>
      </w:pPr>
      <w:r w:rsidRPr="00FA082E">
        <w:rPr>
          <w:b/>
          <w:sz w:val="24"/>
          <w:szCs w:val="24"/>
          <w:lang w:val="en-GB"/>
        </w:rPr>
        <w:t xml:space="preserve">+                      </w:t>
      </w:r>
      <w:r w:rsidR="00802AE3" w:rsidRPr="00FA082E">
        <w:rPr>
          <w:b/>
          <w:sz w:val="24"/>
          <w:szCs w:val="24"/>
          <w:lang w:val="en-GB"/>
        </w:rPr>
        <w:t xml:space="preserve"> </w:t>
      </w:r>
      <w:r w:rsidRPr="00FA082E">
        <w:rPr>
          <w:b/>
          <w:sz w:val="24"/>
          <w:szCs w:val="24"/>
          <w:lang w:val="en-GB"/>
        </w:rPr>
        <w:t xml:space="preserve">  </w:t>
      </w:r>
      <w:r w:rsidRPr="00FA082E">
        <w:rPr>
          <w:lang w:val="en-GB"/>
        </w:rPr>
        <w:t>0004.10 a8a3</w:t>
      </w:r>
    </w:p>
    <w:p w14:paraId="299FA162" w14:textId="77777777" w:rsidR="002832DC" w:rsidRPr="00FA082E" w:rsidRDefault="002832DC" w:rsidP="002832DC">
      <w:pPr>
        <w:pStyle w:val="03cOpmerking"/>
        <w:widowControl/>
        <w:rPr>
          <w:lang w:val="en-GB"/>
        </w:rPr>
      </w:pPr>
    </w:p>
    <w:p w14:paraId="6BFEEF5C" w14:textId="77777777" w:rsidR="002832DC" w:rsidRPr="00653D12" w:rsidRDefault="009F1D71" w:rsidP="009F1D71">
      <w:pPr>
        <w:pStyle w:val="03cOpmerking"/>
        <w:widowControl/>
        <w:ind w:left="681" w:firstLine="27"/>
        <w:rPr>
          <w:b/>
          <w:lang w:val="en-GB"/>
        </w:rPr>
      </w:pPr>
      <w:r w:rsidRPr="00653D12">
        <w:rPr>
          <w:b/>
          <w:lang w:val="en-GB"/>
        </w:rPr>
        <w:t>1.d5</w:t>
      </w:r>
      <w:r w:rsidRPr="00653D12">
        <w:rPr>
          <w:b/>
          <w:lang w:val="en-GB"/>
        </w:rPr>
        <w:tab/>
        <w:t xml:space="preserve">            </w:t>
      </w:r>
      <w:r w:rsidR="00534BFD" w:rsidRPr="00653D12">
        <w:rPr>
          <w:b/>
          <w:lang w:val="en-GB"/>
        </w:rPr>
        <w:t>Kb4</w:t>
      </w:r>
    </w:p>
    <w:p w14:paraId="2E31968E" w14:textId="77777777" w:rsidR="002832DC" w:rsidRPr="00653D12" w:rsidRDefault="009F1D71" w:rsidP="002832DC">
      <w:pPr>
        <w:pStyle w:val="03cOpmerking"/>
        <w:widowControl/>
        <w:rPr>
          <w:b/>
          <w:lang w:val="en-GB"/>
        </w:rPr>
      </w:pPr>
      <w:r w:rsidRPr="00653D12">
        <w:rPr>
          <w:b/>
          <w:lang w:val="en-GB"/>
        </w:rPr>
        <w:t xml:space="preserve">             2.d6</w:t>
      </w:r>
      <w:r w:rsidRPr="00653D12">
        <w:rPr>
          <w:b/>
          <w:lang w:val="en-GB"/>
        </w:rPr>
        <w:tab/>
        <w:t xml:space="preserve">            </w:t>
      </w:r>
      <w:r w:rsidR="00534BFD" w:rsidRPr="00653D12">
        <w:rPr>
          <w:b/>
          <w:lang w:val="en-GB"/>
        </w:rPr>
        <w:t>Pg5</w:t>
      </w:r>
    </w:p>
    <w:p w14:paraId="3F69A26C" w14:textId="77777777" w:rsidR="002832DC" w:rsidRPr="00653D12" w:rsidRDefault="009F1D71" w:rsidP="002832DC">
      <w:pPr>
        <w:pStyle w:val="03cOpmerking"/>
        <w:widowControl/>
        <w:rPr>
          <w:b/>
          <w:lang w:val="en-GB"/>
        </w:rPr>
      </w:pPr>
      <w:r w:rsidRPr="00653D12">
        <w:rPr>
          <w:b/>
          <w:lang w:val="en-GB"/>
        </w:rPr>
        <w:t xml:space="preserve">             3.d7</w:t>
      </w:r>
      <w:r w:rsidRPr="00653D12">
        <w:rPr>
          <w:b/>
          <w:lang w:val="en-GB"/>
        </w:rPr>
        <w:tab/>
        <w:t xml:space="preserve">            </w:t>
      </w:r>
      <w:r w:rsidR="00534BFD" w:rsidRPr="00653D12">
        <w:rPr>
          <w:b/>
          <w:lang w:val="en-GB"/>
        </w:rPr>
        <w:t>Pf7</w:t>
      </w:r>
    </w:p>
    <w:p w14:paraId="5288E518" w14:textId="77777777" w:rsidR="002832DC" w:rsidRPr="00DB7464" w:rsidRDefault="009F1D71" w:rsidP="002832DC">
      <w:pPr>
        <w:pStyle w:val="03cOpmerking"/>
        <w:widowControl/>
        <w:rPr>
          <w:b/>
          <w:lang w:val="nl-BE"/>
        </w:rPr>
      </w:pPr>
      <w:r w:rsidRPr="00653D12">
        <w:rPr>
          <w:b/>
          <w:lang w:val="en-GB"/>
        </w:rPr>
        <w:t xml:space="preserve">             </w:t>
      </w:r>
      <w:r w:rsidRPr="00DB7464">
        <w:rPr>
          <w:b/>
          <w:lang w:val="nl-BE"/>
        </w:rPr>
        <w:t>4.Pc6+</w:t>
      </w:r>
      <w:r w:rsidRPr="00DB7464">
        <w:rPr>
          <w:b/>
          <w:lang w:val="nl-BE"/>
        </w:rPr>
        <w:tab/>
        <w:t xml:space="preserve">            </w:t>
      </w:r>
      <w:r w:rsidR="002832DC" w:rsidRPr="00DB7464">
        <w:rPr>
          <w:b/>
          <w:lang w:val="nl-BE"/>
        </w:rPr>
        <w:t>Kc5</w:t>
      </w:r>
    </w:p>
    <w:p w14:paraId="68C9BE15" w14:textId="77777777" w:rsidR="002832DC" w:rsidRPr="00DB7464" w:rsidRDefault="009F1D71" w:rsidP="002832DC">
      <w:pPr>
        <w:pStyle w:val="03cOpmerking"/>
        <w:widowControl/>
        <w:rPr>
          <w:b/>
          <w:lang w:val="nl-BE"/>
        </w:rPr>
      </w:pPr>
      <w:r w:rsidRPr="00DB7464">
        <w:rPr>
          <w:b/>
          <w:lang w:val="nl-BE"/>
        </w:rPr>
        <w:t xml:space="preserve">             5.Kb7</w:t>
      </w:r>
      <w:r w:rsidRPr="00DB7464">
        <w:rPr>
          <w:b/>
          <w:lang w:val="nl-BE"/>
        </w:rPr>
        <w:tab/>
        <w:t xml:space="preserve">            </w:t>
      </w:r>
      <w:r w:rsidR="002832DC" w:rsidRPr="00DB7464">
        <w:rPr>
          <w:b/>
          <w:lang w:val="nl-BE"/>
        </w:rPr>
        <w:t>Kd6</w:t>
      </w:r>
    </w:p>
    <w:p w14:paraId="1E8E08D8" w14:textId="77777777" w:rsidR="004A639A" w:rsidRPr="00DB7464" w:rsidRDefault="009F1D71" w:rsidP="00DB7464">
      <w:pPr>
        <w:pStyle w:val="03cOpmerking"/>
        <w:widowControl/>
        <w:rPr>
          <w:b/>
          <w:lang w:val="nl-BE"/>
        </w:rPr>
      </w:pPr>
      <w:r w:rsidRPr="00DB7464">
        <w:rPr>
          <w:b/>
          <w:lang w:val="nl-BE"/>
        </w:rPr>
        <w:t xml:space="preserve">             6.Pb8</w:t>
      </w:r>
      <w:r w:rsidR="00DB7464" w:rsidRPr="00DB7464">
        <w:rPr>
          <w:b/>
          <w:lang w:val="nl-BE"/>
        </w:rPr>
        <w:tab/>
        <w:t xml:space="preserve">            Pd8</w:t>
      </w:r>
    </w:p>
    <w:p w14:paraId="49F5F872" w14:textId="77777777" w:rsidR="002832DC" w:rsidRPr="004A639A" w:rsidRDefault="002832DC" w:rsidP="004A639A">
      <w:pPr>
        <w:pStyle w:val="03cOpmerking"/>
        <w:widowControl/>
        <w:ind w:left="708"/>
        <w:rPr>
          <w:b/>
        </w:rPr>
      </w:pPr>
      <w:r w:rsidRPr="004A639A">
        <w:rPr>
          <w:b/>
        </w:rPr>
        <w:t>7.Kc8</w:t>
      </w:r>
      <w:r w:rsidR="006856AE" w:rsidRPr="004A639A">
        <w:rPr>
          <w:b/>
        </w:rPr>
        <w:tab/>
        <w:t xml:space="preserve">            </w:t>
      </w:r>
      <w:r w:rsidRPr="004A639A">
        <w:rPr>
          <w:b/>
        </w:rPr>
        <w:t>Pe6</w:t>
      </w:r>
    </w:p>
    <w:p w14:paraId="7C490D2B" w14:textId="77777777" w:rsidR="002832DC" w:rsidRPr="004A639A" w:rsidRDefault="006856AE" w:rsidP="002832DC">
      <w:pPr>
        <w:pStyle w:val="03cOpmerking"/>
        <w:widowControl/>
        <w:rPr>
          <w:b/>
        </w:rPr>
      </w:pPr>
      <w:r w:rsidRPr="004A639A">
        <w:rPr>
          <w:b/>
        </w:rPr>
        <w:t xml:space="preserve">             8.Pa6</w:t>
      </w:r>
      <w:r w:rsidRPr="004A639A">
        <w:rPr>
          <w:b/>
        </w:rPr>
        <w:tab/>
        <w:t xml:space="preserve">            </w:t>
      </w:r>
      <w:r w:rsidR="002832DC" w:rsidRPr="004A639A">
        <w:rPr>
          <w:b/>
        </w:rPr>
        <w:t>Kc6</w:t>
      </w:r>
      <w:r w:rsidR="002832DC" w:rsidRPr="004A639A">
        <w:rPr>
          <w:b/>
        </w:rPr>
        <w:tab/>
      </w:r>
    </w:p>
    <w:p w14:paraId="198B3012" w14:textId="77777777" w:rsidR="002832DC" w:rsidRPr="004A639A" w:rsidRDefault="002832DC" w:rsidP="002832DC">
      <w:pPr>
        <w:pStyle w:val="03cOpmerking"/>
        <w:widowControl/>
        <w:rPr>
          <w:b/>
        </w:rPr>
      </w:pPr>
      <w:r w:rsidRPr="004A639A">
        <w:rPr>
          <w:b/>
        </w:rPr>
        <w:t xml:space="preserve">             9.Pc7</w:t>
      </w:r>
    </w:p>
    <w:p w14:paraId="0BBFE95A" w14:textId="77777777" w:rsidR="002832DC" w:rsidRPr="00653D12" w:rsidRDefault="002832DC" w:rsidP="002832DC">
      <w:pPr>
        <w:pStyle w:val="03cOpmerking"/>
        <w:widowControl/>
        <w:rPr>
          <w:i/>
          <w:lang w:val="nl-BE"/>
        </w:rPr>
      </w:pPr>
      <w:r w:rsidRPr="00536316">
        <w:t xml:space="preserve">9.Pb4? </w:t>
      </w:r>
      <w:r w:rsidRPr="00653D12">
        <w:rPr>
          <w:lang w:val="nl-BE"/>
        </w:rPr>
        <w:t xml:space="preserve">Kd6 10.Pa6 Kc6 11.Pc7 </w:t>
      </w:r>
      <w:r w:rsidR="004E2F4A">
        <w:rPr>
          <w:i/>
          <w:lang w:val="nl-BE"/>
        </w:rPr>
        <w:t>(Z</w:t>
      </w:r>
      <w:r w:rsidRPr="00653D12">
        <w:rPr>
          <w:i/>
          <w:lang w:val="nl-BE"/>
        </w:rPr>
        <w:t>ie zet 9.)</w:t>
      </w:r>
    </w:p>
    <w:p w14:paraId="5C67C7C2" w14:textId="77777777" w:rsidR="002832DC" w:rsidRPr="00653D12" w:rsidRDefault="006856AE" w:rsidP="002832DC">
      <w:pPr>
        <w:pStyle w:val="03cOpmerking"/>
        <w:widowControl/>
        <w:rPr>
          <w:b/>
          <w:lang w:val="nl-BE"/>
        </w:rPr>
      </w:pPr>
      <w:r w:rsidRPr="00653D12">
        <w:rPr>
          <w:b/>
          <w:lang w:val="nl-BE"/>
        </w:rPr>
        <w:t xml:space="preserve">             9...</w:t>
      </w:r>
      <w:r w:rsidRPr="00653D12">
        <w:rPr>
          <w:b/>
          <w:lang w:val="nl-BE"/>
        </w:rPr>
        <w:tab/>
        <w:t xml:space="preserve">            </w:t>
      </w:r>
      <w:r w:rsidR="002832DC" w:rsidRPr="00653D12">
        <w:rPr>
          <w:b/>
          <w:lang w:val="nl-BE"/>
        </w:rPr>
        <w:t>Pxc7</w:t>
      </w:r>
    </w:p>
    <w:p w14:paraId="146741CF" w14:textId="77777777" w:rsidR="002832DC" w:rsidRPr="001D6918" w:rsidRDefault="002832DC" w:rsidP="002832DC">
      <w:pPr>
        <w:pStyle w:val="03cOpmerking"/>
        <w:widowControl/>
        <w:rPr>
          <w:b/>
          <w:lang w:val="nl-BE"/>
        </w:rPr>
      </w:pPr>
      <w:r w:rsidRPr="00653D12">
        <w:rPr>
          <w:b/>
          <w:lang w:val="nl-BE"/>
        </w:rPr>
        <w:t xml:space="preserve">           </w:t>
      </w:r>
      <w:r w:rsidRPr="006856AE">
        <w:rPr>
          <w:b/>
          <w:lang w:val="nl-BE"/>
        </w:rPr>
        <w:t>10.d8</w:t>
      </w:r>
      <w:r w:rsidRPr="001D6918">
        <w:rPr>
          <w:b/>
          <w:lang w:val="nl-BE"/>
        </w:rPr>
        <w:t>D</w:t>
      </w:r>
    </w:p>
    <w:p w14:paraId="58545DFE" w14:textId="77777777" w:rsidR="002832DC" w:rsidRDefault="002832DC" w:rsidP="002832DC">
      <w:pPr>
        <w:pStyle w:val="03cOpmerking"/>
        <w:widowControl/>
        <w:rPr>
          <w:lang w:val="nl-BE"/>
        </w:rPr>
      </w:pPr>
      <w:r w:rsidRPr="001D6918">
        <w:rPr>
          <w:lang w:val="nl-BE"/>
        </w:rPr>
        <w:t>En wint.</w:t>
      </w:r>
    </w:p>
    <w:p w14:paraId="37A6B12A" w14:textId="77777777" w:rsidR="00B05365" w:rsidRDefault="00B05365" w:rsidP="002832DC">
      <w:pPr>
        <w:pStyle w:val="03cOpmerking"/>
        <w:widowControl/>
        <w:rPr>
          <w:lang w:val="nl-BE"/>
        </w:rPr>
      </w:pPr>
    </w:p>
    <w:p w14:paraId="10E77493" w14:textId="77777777" w:rsidR="00B05365" w:rsidRDefault="00B05365" w:rsidP="002832DC">
      <w:pPr>
        <w:pStyle w:val="03cOpmerking"/>
        <w:widowControl/>
        <w:rPr>
          <w:lang w:val="nl-BE"/>
        </w:rPr>
      </w:pPr>
    </w:p>
    <w:p w14:paraId="1A6FD67D" w14:textId="77777777" w:rsidR="00B05365" w:rsidRDefault="00B05365" w:rsidP="002832DC">
      <w:pPr>
        <w:pStyle w:val="03cOpmerking"/>
        <w:widowControl/>
        <w:rPr>
          <w:lang w:val="nl-BE"/>
        </w:rPr>
      </w:pPr>
    </w:p>
    <w:p w14:paraId="4F843DE5" w14:textId="77777777" w:rsidR="00B05365" w:rsidRDefault="00B05365" w:rsidP="002832DC">
      <w:pPr>
        <w:pStyle w:val="03cOpmerking"/>
        <w:widowControl/>
        <w:rPr>
          <w:lang w:val="nl-BE"/>
        </w:rPr>
      </w:pPr>
    </w:p>
    <w:p w14:paraId="1F4754C8" w14:textId="77777777" w:rsidR="00EB1D44" w:rsidRDefault="00EB1D44" w:rsidP="002832DC">
      <w:pPr>
        <w:pStyle w:val="03cOpmerking"/>
        <w:widowControl/>
        <w:rPr>
          <w:lang w:val="nl-BE"/>
        </w:rPr>
      </w:pPr>
    </w:p>
    <w:p w14:paraId="0E8C474A" w14:textId="77777777" w:rsidR="00412283" w:rsidRDefault="00412283" w:rsidP="002832DC">
      <w:pPr>
        <w:pStyle w:val="03cOpmerking"/>
        <w:widowControl/>
        <w:rPr>
          <w:lang w:val="nl-BE"/>
        </w:rPr>
      </w:pPr>
    </w:p>
    <w:p w14:paraId="36979210" w14:textId="77777777" w:rsidR="0041043B" w:rsidRDefault="0041043B" w:rsidP="002832DC">
      <w:pPr>
        <w:pStyle w:val="03cOpmerking"/>
        <w:widowControl/>
        <w:rPr>
          <w:lang w:val="nl-BE"/>
        </w:rPr>
      </w:pPr>
    </w:p>
    <w:p w14:paraId="6FCB41C8" w14:textId="77777777" w:rsidR="00D92D4C" w:rsidRDefault="00D92D4C" w:rsidP="002832DC">
      <w:pPr>
        <w:pStyle w:val="03cOpmerking"/>
        <w:widowControl/>
        <w:rPr>
          <w:lang w:val="nl-BE"/>
        </w:rPr>
      </w:pPr>
    </w:p>
    <w:p w14:paraId="63A78AEB" w14:textId="77777777" w:rsidR="00B05365" w:rsidRDefault="00B05365" w:rsidP="00B05365">
      <w:pPr>
        <w:pStyle w:val="03cOpmerking"/>
        <w:widowControl/>
        <w:rPr>
          <w:lang w:val="nl-BE"/>
        </w:rPr>
      </w:pPr>
    </w:p>
    <w:p w14:paraId="2D893D8D" w14:textId="77777777" w:rsidR="001C1B5F" w:rsidRDefault="001C1B5F" w:rsidP="00B05365">
      <w:pPr>
        <w:pStyle w:val="03cOpmerking"/>
        <w:widowControl/>
        <w:rPr>
          <w:lang w:val="nl-BE"/>
        </w:rPr>
      </w:pPr>
    </w:p>
    <w:p w14:paraId="050B1E72" w14:textId="77777777" w:rsidR="001C1B5F" w:rsidRDefault="001C1B5F" w:rsidP="00B05365">
      <w:pPr>
        <w:pStyle w:val="03cOpmerking"/>
        <w:widowControl/>
        <w:rPr>
          <w:lang w:val="nl-BE"/>
        </w:rPr>
      </w:pPr>
    </w:p>
    <w:p w14:paraId="169BB530" w14:textId="77777777" w:rsidR="001C1B5F" w:rsidRDefault="001C1B5F" w:rsidP="00B05365">
      <w:pPr>
        <w:pStyle w:val="03cOpmerking"/>
        <w:widowControl/>
        <w:rPr>
          <w:lang w:val="nl-BE"/>
        </w:rPr>
      </w:pPr>
    </w:p>
    <w:p w14:paraId="6E82A7A2" w14:textId="77777777" w:rsidR="002832DC" w:rsidRPr="00B05365" w:rsidRDefault="002832DC" w:rsidP="00B05365">
      <w:pPr>
        <w:pStyle w:val="03cOpmerking"/>
        <w:widowControl/>
        <w:rPr>
          <w:lang w:val="nl-BE"/>
        </w:rPr>
      </w:pPr>
      <w:r>
        <w:rPr>
          <w:lang w:val="nl-BE"/>
        </w:rPr>
        <w:t>Het is een correctie van een ge-deelde 2</w:t>
      </w:r>
      <w:r w:rsidRPr="00533025">
        <w:rPr>
          <w:vertAlign w:val="superscript"/>
          <w:lang w:val="nl-BE"/>
        </w:rPr>
        <w:t>de</w:t>
      </w:r>
      <w:r w:rsidR="00F00822">
        <w:rPr>
          <w:lang w:val="nl-BE"/>
        </w:rPr>
        <w:t xml:space="preserve"> Eervolle V</w:t>
      </w:r>
      <w:r>
        <w:rPr>
          <w:lang w:val="nl-BE"/>
        </w:rPr>
        <w:t xml:space="preserve">ermelding in het </w:t>
      </w:r>
      <w:r>
        <w:rPr>
          <w:i/>
          <w:lang w:val="nl-BE"/>
        </w:rPr>
        <w:t xml:space="preserve">Serov-100 JT </w:t>
      </w:r>
      <w:r>
        <w:rPr>
          <w:lang w:val="nl-BE"/>
        </w:rPr>
        <w:t>(Uralsky Pro-blemist 1994) van V. Kaljagin:</w:t>
      </w:r>
    </w:p>
    <w:p w14:paraId="2565F0B5" w14:textId="77777777" w:rsidR="002832DC" w:rsidRDefault="002832DC" w:rsidP="002832DC">
      <w:pPr>
        <w:pStyle w:val="03cOpmerking"/>
        <w:widowControl/>
        <w:tabs>
          <w:tab w:val="left" w:pos="284"/>
        </w:tabs>
        <w:rPr>
          <w:lang w:val="nl-BE"/>
        </w:rPr>
      </w:pPr>
    </w:p>
    <w:p w14:paraId="52D01729" w14:textId="77777777" w:rsidR="002832DC" w:rsidRPr="00E137E0" w:rsidRDefault="002832DC" w:rsidP="002832DC">
      <w:pPr>
        <w:pStyle w:val="03cOpmerking"/>
        <w:widowControl/>
        <w:tabs>
          <w:tab w:val="left" w:pos="284"/>
        </w:tabs>
        <w:rPr>
          <w:lang w:val="nl-BE"/>
        </w:rPr>
      </w:pPr>
      <w:r w:rsidRPr="00E137E0">
        <w:rPr>
          <w:lang w:val="nl-BE"/>
        </w:rPr>
        <w:t>Ka8 Pa5 d4 / Kc3 Ph3 +</w:t>
      </w:r>
    </w:p>
    <w:p w14:paraId="14155DB5" w14:textId="77777777" w:rsidR="002832DC" w:rsidRDefault="002832DC" w:rsidP="002832DC">
      <w:pPr>
        <w:pStyle w:val="03cOpmerking"/>
        <w:widowControl/>
        <w:tabs>
          <w:tab w:val="left" w:pos="284"/>
        </w:tabs>
        <w:rPr>
          <w:b/>
          <w:lang w:val="nl-BE"/>
        </w:rPr>
      </w:pPr>
    </w:p>
    <w:p w14:paraId="12B8AC1E" w14:textId="77777777" w:rsidR="00BE488C" w:rsidRDefault="00BE488C" w:rsidP="002832DC">
      <w:pPr>
        <w:pStyle w:val="03cOpmerking"/>
        <w:widowControl/>
        <w:tabs>
          <w:tab w:val="left" w:pos="284"/>
        </w:tabs>
        <w:rPr>
          <w:lang w:val="nl-BE"/>
        </w:rPr>
      </w:pPr>
      <w:r>
        <w:rPr>
          <w:lang w:val="nl-BE"/>
        </w:rPr>
        <w:t>Hier</w:t>
      </w:r>
      <w:r w:rsidR="00B21F0D">
        <w:rPr>
          <w:lang w:val="nl-BE"/>
        </w:rPr>
        <w:t>,</w:t>
      </w:r>
      <w:r w:rsidR="002832DC">
        <w:rPr>
          <w:lang w:val="nl-BE"/>
        </w:rPr>
        <w:t xml:space="preserve"> na 1.d5, </w:t>
      </w:r>
      <w:r>
        <w:rPr>
          <w:lang w:val="nl-BE"/>
        </w:rPr>
        <w:t>antwoo</w:t>
      </w:r>
      <w:r w:rsidR="00983CC1">
        <w:rPr>
          <w:lang w:val="nl-BE"/>
        </w:rPr>
        <w:t>r</w:t>
      </w:r>
      <w:r>
        <w:rPr>
          <w:lang w:val="nl-BE"/>
        </w:rPr>
        <w:t>dt zwart met</w:t>
      </w:r>
    </w:p>
    <w:p w14:paraId="51AFB9B0" w14:textId="77777777" w:rsidR="002832DC" w:rsidRPr="002B70FA" w:rsidRDefault="00DB755B" w:rsidP="002832DC">
      <w:pPr>
        <w:pStyle w:val="03cOpmerking"/>
        <w:widowControl/>
        <w:tabs>
          <w:tab w:val="left" w:pos="284"/>
        </w:tabs>
        <w:rPr>
          <w:lang w:val="nl-BE"/>
        </w:rPr>
      </w:pPr>
      <w:r>
        <w:rPr>
          <w:lang w:val="nl-BE"/>
        </w:rPr>
        <w:t>1…</w:t>
      </w:r>
      <w:r w:rsidR="00BE488C">
        <w:rPr>
          <w:lang w:val="nl-BE"/>
        </w:rPr>
        <w:t>Pf4</w:t>
      </w:r>
      <w:r w:rsidR="00513DDF">
        <w:rPr>
          <w:lang w:val="nl-BE"/>
        </w:rPr>
        <w:t xml:space="preserve"> </w:t>
      </w:r>
      <w:r>
        <w:rPr>
          <w:lang w:val="nl-BE"/>
        </w:rPr>
        <w:t>(</w:t>
      </w:r>
      <w:r w:rsidR="00513DDF">
        <w:rPr>
          <w:i/>
          <w:lang w:val="nl-BE"/>
        </w:rPr>
        <w:t xml:space="preserve">En niet </w:t>
      </w:r>
      <w:r>
        <w:rPr>
          <w:i/>
          <w:lang w:val="nl-BE"/>
        </w:rPr>
        <w:t>1…</w:t>
      </w:r>
      <w:r w:rsidR="00513DDF">
        <w:rPr>
          <w:i/>
          <w:lang w:val="nl-BE"/>
        </w:rPr>
        <w:t>Kb4.)</w:t>
      </w:r>
      <w:r w:rsidR="00BE488C">
        <w:rPr>
          <w:lang w:val="nl-BE"/>
        </w:rPr>
        <w:t xml:space="preserve"> 2.d</w:t>
      </w:r>
      <w:r w:rsidR="00213EE7">
        <w:rPr>
          <w:lang w:val="nl-BE"/>
        </w:rPr>
        <w:t xml:space="preserve">6 </w:t>
      </w:r>
      <w:r w:rsidR="00B57EA0">
        <w:rPr>
          <w:lang w:val="nl-BE"/>
        </w:rPr>
        <w:t>Pd5</w:t>
      </w:r>
      <w:r w:rsidR="00B21F0D">
        <w:rPr>
          <w:lang w:val="nl-BE"/>
        </w:rPr>
        <w:t xml:space="preserve"> 3.d7 Pb6+ 4.K~ Pxd7</w:t>
      </w:r>
      <w:r w:rsidR="00B57EA0">
        <w:rPr>
          <w:lang w:val="nl-BE"/>
        </w:rPr>
        <w:t xml:space="preserve"> </w:t>
      </w:r>
      <w:r w:rsidR="00213EE7">
        <w:rPr>
          <w:lang w:val="nl-BE"/>
        </w:rPr>
        <w:t xml:space="preserve">en </w:t>
      </w:r>
      <w:r w:rsidR="00B21F0D">
        <w:rPr>
          <w:lang w:val="nl-BE"/>
        </w:rPr>
        <w:t>er</w:t>
      </w:r>
      <w:r w:rsidR="00213EE7">
        <w:rPr>
          <w:lang w:val="nl-BE"/>
        </w:rPr>
        <w:t xml:space="preserve"> is geen winst meer.</w:t>
      </w:r>
      <w:r w:rsidR="00BE488C">
        <w:rPr>
          <w:lang w:val="nl-BE"/>
        </w:rPr>
        <w:t xml:space="preserve"> </w:t>
      </w:r>
    </w:p>
    <w:p w14:paraId="5D737704" w14:textId="77777777" w:rsidR="002832DC" w:rsidRDefault="002832DC" w:rsidP="002832DC">
      <w:pPr>
        <w:pStyle w:val="03cOpmerking"/>
        <w:widowControl/>
        <w:tabs>
          <w:tab w:val="left" w:pos="284"/>
        </w:tabs>
        <w:rPr>
          <w:lang w:val="nl-BE"/>
        </w:rPr>
      </w:pPr>
    </w:p>
    <w:p w14:paraId="31A9CBBD" w14:textId="77777777" w:rsidR="00B05365" w:rsidRDefault="002832DC" w:rsidP="00B05365">
      <w:pPr>
        <w:pStyle w:val="03cOpmerking"/>
        <w:widowControl/>
        <w:tabs>
          <w:tab w:val="left" w:pos="284"/>
        </w:tabs>
        <w:rPr>
          <w:lang w:val="nl-BE"/>
        </w:rPr>
      </w:pPr>
      <w:r>
        <w:rPr>
          <w:lang w:val="nl-BE"/>
        </w:rPr>
        <w:t>Fout dus. Daarom verplaats</w:t>
      </w:r>
      <w:r w:rsidR="00775AB5">
        <w:rPr>
          <w:lang w:val="nl-BE"/>
        </w:rPr>
        <w:t>te</w:t>
      </w:r>
      <w:r>
        <w:rPr>
          <w:lang w:val="nl-BE"/>
        </w:rPr>
        <w:t xml:space="preserve"> ik</w:t>
      </w:r>
      <w:r w:rsidR="00677659">
        <w:rPr>
          <w:lang w:val="nl-BE"/>
        </w:rPr>
        <w:t xml:space="preserve">, in de beginstelling, </w:t>
      </w:r>
      <w:r>
        <w:rPr>
          <w:lang w:val="nl-BE"/>
        </w:rPr>
        <w:t>de zwarte koning van</w:t>
      </w:r>
      <w:r w:rsidR="00677659">
        <w:rPr>
          <w:lang w:val="nl-BE"/>
        </w:rPr>
        <w:t xml:space="preserve"> </w:t>
      </w:r>
      <w:r w:rsidR="00677659" w:rsidRPr="001715E0">
        <w:rPr>
          <w:b/>
          <w:lang w:val="nl-BE"/>
        </w:rPr>
        <w:t>c3</w:t>
      </w:r>
      <w:r w:rsidR="00677659">
        <w:rPr>
          <w:lang w:val="nl-BE"/>
        </w:rPr>
        <w:t xml:space="preserve"> naar </w:t>
      </w:r>
      <w:r w:rsidR="00677659" w:rsidRPr="001715E0">
        <w:rPr>
          <w:b/>
          <w:lang w:val="nl-BE"/>
        </w:rPr>
        <w:t>a3</w:t>
      </w:r>
      <w:r w:rsidR="00BE488C">
        <w:rPr>
          <w:lang w:val="nl-BE"/>
        </w:rPr>
        <w:t>.</w:t>
      </w:r>
    </w:p>
    <w:p w14:paraId="59F9F217" w14:textId="77777777" w:rsidR="00B05365" w:rsidRDefault="00B05365" w:rsidP="00B05365">
      <w:pPr>
        <w:pStyle w:val="03cOpmerking"/>
        <w:widowControl/>
        <w:tabs>
          <w:tab w:val="left" w:pos="284"/>
        </w:tabs>
        <w:rPr>
          <w:lang w:val="nl-BE"/>
        </w:rPr>
      </w:pPr>
    </w:p>
    <w:p w14:paraId="64C953CA" w14:textId="77777777" w:rsidR="00B05365" w:rsidRDefault="00B05365" w:rsidP="00B05365">
      <w:pPr>
        <w:pStyle w:val="03cOpmerking"/>
        <w:widowControl/>
        <w:tabs>
          <w:tab w:val="left" w:pos="284"/>
        </w:tabs>
        <w:rPr>
          <w:lang w:val="nl-BE"/>
        </w:rPr>
      </w:pPr>
    </w:p>
    <w:p w14:paraId="1AA05AC1" w14:textId="77777777" w:rsidR="00B05365" w:rsidRDefault="00B05365" w:rsidP="00B05365">
      <w:pPr>
        <w:pStyle w:val="03cOpmerking"/>
        <w:widowControl/>
        <w:tabs>
          <w:tab w:val="left" w:pos="284"/>
        </w:tabs>
        <w:rPr>
          <w:lang w:val="nl-BE"/>
        </w:rPr>
      </w:pPr>
    </w:p>
    <w:p w14:paraId="14C666F2" w14:textId="77777777" w:rsidR="00B05365" w:rsidRDefault="00B05365" w:rsidP="00B05365">
      <w:pPr>
        <w:pStyle w:val="03cOpmerking"/>
        <w:widowControl/>
        <w:tabs>
          <w:tab w:val="left" w:pos="284"/>
        </w:tabs>
        <w:rPr>
          <w:lang w:val="nl-BE"/>
        </w:rPr>
      </w:pPr>
    </w:p>
    <w:p w14:paraId="1A681AAC" w14:textId="77777777" w:rsidR="00B05365" w:rsidRDefault="00B05365" w:rsidP="00B05365">
      <w:pPr>
        <w:pStyle w:val="03cOpmerking"/>
        <w:widowControl/>
        <w:tabs>
          <w:tab w:val="left" w:pos="284"/>
        </w:tabs>
        <w:rPr>
          <w:lang w:val="nl-BE"/>
        </w:rPr>
      </w:pPr>
    </w:p>
    <w:p w14:paraId="26D3FA46" w14:textId="77777777" w:rsidR="00B05365" w:rsidRDefault="00B05365" w:rsidP="00B05365">
      <w:pPr>
        <w:pStyle w:val="03cOpmerking"/>
        <w:widowControl/>
        <w:tabs>
          <w:tab w:val="left" w:pos="284"/>
        </w:tabs>
        <w:rPr>
          <w:lang w:val="nl-BE"/>
        </w:rPr>
      </w:pPr>
    </w:p>
    <w:p w14:paraId="2D351557" w14:textId="77777777" w:rsidR="00B05365" w:rsidRDefault="00B05365" w:rsidP="00B05365">
      <w:pPr>
        <w:pStyle w:val="03cOpmerking"/>
        <w:widowControl/>
        <w:tabs>
          <w:tab w:val="left" w:pos="284"/>
        </w:tabs>
        <w:rPr>
          <w:lang w:val="nl-BE"/>
        </w:rPr>
      </w:pPr>
    </w:p>
    <w:p w14:paraId="68807023" w14:textId="77777777" w:rsidR="00B05365" w:rsidRDefault="00B05365" w:rsidP="00B05365">
      <w:pPr>
        <w:pStyle w:val="03cOpmerking"/>
        <w:widowControl/>
        <w:tabs>
          <w:tab w:val="left" w:pos="284"/>
        </w:tabs>
        <w:rPr>
          <w:lang w:val="nl-BE"/>
        </w:rPr>
      </w:pPr>
    </w:p>
    <w:p w14:paraId="225ADE23" w14:textId="77777777" w:rsidR="00B05365" w:rsidRDefault="00B05365" w:rsidP="00B05365">
      <w:pPr>
        <w:pStyle w:val="03cOpmerking"/>
        <w:widowControl/>
        <w:tabs>
          <w:tab w:val="left" w:pos="284"/>
        </w:tabs>
        <w:rPr>
          <w:lang w:val="nl-BE"/>
        </w:rPr>
      </w:pPr>
    </w:p>
    <w:p w14:paraId="13089C04" w14:textId="77777777" w:rsidR="00B05365" w:rsidRDefault="00B05365" w:rsidP="00B05365">
      <w:pPr>
        <w:pStyle w:val="03cOpmerking"/>
        <w:widowControl/>
        <w:tabs>
          <w:tab w:val="left" w:pos="284"/>
        </w:tabs>
        <w:rPr>
          <w:lang w:val="nl-BE"/>
        </w:rPr>
      </w:pPr>
    </w:p>
    <w:p w14:paraId="4C55FAE0" w14:textId="77777777" w:rsidR="002943FA" w:rsidRDefault="002943FA" w:rsidP="00EA443C">
      <w:pPr>
        <w:pStyle w:val="03cOpmerking"/>
        <w:widowControl/>
        <w:tabs>
          <w:tab w:val="left" w:pos="284"/>
        </w:tabs>
        <w:jc w:val="center"/>
        <w:rPr>
          <w:lang w:val="nl-BE"/>
        </w:rPr>
      </w:pPr>
    </w:p>
    <w:p w14:paraId="198650C6" w14:textId="77777777" w:rsidR="00DB7464" w:rsidRDefault="00DB7464" w:rsidP="004A531E">
      <w:pPr>
        <w:pStyle w:val="03cOpmerking"/>
        <w:widowControl/>
        <w:tabs>
          <w:tab w:val="left" w:pos="284"/>
        </w:tabs>
        <w:jc w:val="center"/>
        <w:rPr>
          <w:lang w:val="nl-BE"/>
        </w:rPr>
      </w:pPr>
    </w:p>
    <w:p w14:paraId="50D576E6" w14:textId="77777777" w:rsidR="00DB7464" w:rsidRDefault="00DB7464" w:rsidP="004A531E">
      <w:pPr>
        <w:pStyle w:val="03cOpmerking"/>
        <w:widowControl/>
        <w:tabs>
          <w:tab w:val="left" w:pos="284"/>
        </w:tabs>
        <w:jc w:val="center"/>
        <w:rPr>
          <w:lang w:val="nl-BE"/>
        </w:rPr>
      </w:pPr>
    </w:p>
    <w:p w14:paraId="283F2D86" w14:textId="77777777" w:rsidR="00DB7464" w:rsidRDefault="00DB7464" w:rsidP="004A531E">
      <w:pPr>
        <w:pStyle w:val="03cOpmerking"/>
        <w:widowControl/>
        <w:tabs>
          <w:tab w:val="left" w:pos="284"/>
        </w:tabs>
        <w:jc w:val="center"/>
        <w:rPr>
          <w:lang w:val="nl-BE"/>
        </w:rPr>
      </w:pPr>
    </w:p>
    <w:p w14:paraId="1AC22A99" w14:textId="77777777" w:rsidR="00DB7464" w:rsidRDefault="00DB7464" w:rsidP="004A531E">
      <w:pPr>
        <w:pStyle w:val="03cOpmerking"/>
        <w:widowControl/>
        <w:tabs>
          <w:tab w:val="left" w:pos="284"/>
        </w:tabs>
        <w:jc w:val="center"/>
        <w:rPr>
          <w:lang w:val="nl-BE"/>
        </w:rPr>
      </w:pPr>
    </w:p>
    <w:p w14:paraId="25E8FCE9" w14:textId="77777777" w:rsidR="00DB7464" w:rsidRDefault="00DB7464" w:rsidP="004A531E">
      <w:pPr>
        <w:pStyle w:val="03cOpmerking"/>
        <w:widowControl/>
        <w:tabs>
          <w:tab w:val="left" w:pos="284"/>
        </w:tabs>
        <w:jc w:val="center"/>
        <w:rPr>
          <w:lang w:val="nl-BE"/>
        </w:rPr>
      </w:pPr>
    </w:p>
    <w:p w14:paraId="763B3B80" w14:textId="77777777" w:rsidR="00DB7464" w:rsidRDefault="00DB7464" w:rsidP="004A531E">
      <w:pPr>
        <w:pStyle w:val="03cOpmerking"/>
        <w:widowControl/>
        <w:tabs>
          <w:tab w:val="left" w:pos="284"/>
        </w:tabs>
        <w:jc w:val="center"/>
        <w:rPr>
          <w:lang w:val="nl-BE"/>
        </w:rPr>
      </w:pPr>
    </w:p>
    <w:p w14:paraId="59669AEE" w14:textId="77777777" w:rsidR="00DB7464" w:rsidRDefault="00DB7464" w:rsidP="004A531E">
      <w:pPr>
        <w:pStyle w:val="03cOpmerking"/>
        <w:widowControl/>
        <w:tabs>
          <w:tab w:val="left" w:pos="284"/>
        </w:tabs>
        <w:jc w:val="center"/>
        <w:rPr>
          <w:lang w:val="nl-BE"/>
        </w:rPr>
      </w:pPr>
    </w:p>
    <w:p w14:paraId="505278FF" w14:textId="77777777" w:rsidR="00DB7464" w:rsidRDefault="00DB7464" w:rsidP="004A531E">
      <w:pPr>
        <w:pStyle w:val="03cOpmerking"/>
        <w:widowControl/>
        <w:tabs>
          <w:tab w:val="left" w:pos="284"/>
        </w:tabs>
        <w:jc w:val="center"/>
        <w:rPr>
          <w:lang w:val="nl-BE"/>
        </w:rPr>
      </w:pPr>
    </w:p>
    <w:p w14:paraId="06F8B4FE" w14:textId="77777777" w:rsidR="00DB7464" w:rsidRDefault="00DB7464" w:rsidP="004A531E">
      <w:pPr>
        <w:pStyle w:val="03cOpmerking"/>
        <w:widowControl/>
        <w:tabs>
          <w:tab w:val="left" w:pos="284"/>
        </w:tabs>
        <w:jc w:val="center"/>
        <w:rPr>
          <w:lang w:val="nl-BE"/>
        </w:rPr>
      </w:pPr>
    </w:p>
    <w:p w14:paraId="0E442C66" w14:textId="77777777" w:rsidR="00DB7464" w:rsidRDefault="00DB7464" w:rsidP="004A531E">
      <w:pPr>
        <w:pStyle w:val="03cOpmerking"/>
        <w:widowControl/>
        <w:tabs>
          <w:tab w:val="left" w:pos="284"/>
        </w:tabs>
        <w:jc w:val="center"/>
        <w:rPr>
          <w:lang w:val="nl-BE"/>
        </w:rPr>
      </w:pPr>
    </w:p>
    <w:p w14:paraId="6867FA67" w14:textId="77777777" w:rsidR="00B05365" w:rsidRPr="0051796D" w:rsidRDefault="0051796D" w:rsidP="004A531E">
      <w:pPr>
        <w:pStyle w:val="03cOpmerking"/>
        <w:widowControl/>
        <w:tabs>
          <w:tab w:val="left" w:pos="284"/>
        </w:tabs>
        <w:jc w:val="center"/>
        <w:rPr>
          <w:b/>
          <w:lang w:val="nl-BE"/>
        </w:rPr>
      </w:pPr>
      <w:r>
        <w:rPr>
          <w:lang w:val="nl-BE"/>
        </w:rPr>
        <w:lastRenderedPageBreak/>
        <w:t xml:space="preserve">- </w:t>
      </w:r>
      <w:r>
        <w:rPr>
          <w:b/>
          <w:lang w:val="nl-BE"/>
        </w:rPr>
        <w:t>27 -</w:t>
      </w:r>
    </w:p>
    <w:p w14:paraId="77FE27D8" w14:textId="77777777" w:rsidR="00B05365" w:rsidRDefault="00B05365" w:rsidP="00B05365">
      <w:pPr>
        <w:pStyle w:val="03cOpmerking"/>
        <w:widowControl/>
        <w:tabs>
          <w:tab w:val="left" w:pos="284"/>
        </w:tabs>
        <w:rPr>
          <w:lang w:val="nl-BE"/>
        </w:rPr>
      </w:pPr>
    </w:p>
    <w:p w14:paraId="6C4B6EEB" w14:textId="77777777" w:rsidR="002832DC" w:rsidRDefault="002832DC" w:rsidP="0051796D">
      <w:pPr>
        <w:pStyle w:val="03cOpmerking"/>
        <w:widowControl/>
        <w:tabs>
          <w:tab w:val="left" w:pos="284"/>
        </w:tabs>
        <w:jc w:val="center"/>
        <w:rPr>
          <w:lang w:val="nl-BE"/>
        </w:rPr>
      </w:pPr>
      <w:r>
        <w:rPr>
          <w:i/>
          <w:lang w:val="nl-BE"/>
        </w:rPr>
        <w:t xml:space="preserve">EBUR, </w:t>
      </w:r>
      <w:r>
        <w:rPr>
          <w:lang w:val="nl-BE"/>
        </w:rPr>
        <w:t>2001</w:t>
      </w:r>
    </w:p>
    <w:p w14:paraId="24EB2B7A" w14:textId="77777777" w:rsidR="002832DC" w:rsidRDefault="002832DC" w:rsidP="002832DC">
      <w:pPr>
        <w:pStyle w:val="03cOpmerking"/>
        <w:widowControl/>
        <w:tabs>
          <w:tab w:val="left" w:pos="284"/>
        </w:tabs>
        <w:jc w:val="center"/>
        <w:rPr>
          <w:lang w:val="nl-BE"/>
        </w:rPr>
      </w:pPr>
    </w:p>
    <w:p w14:paraId="6CEFB5C5" w14:textId="77777777" w:rsidR="002832DC" w:rsidRDefault="002832DC" w:rsidP="002832DC">
      <w:pPr>
        <w:pStyle w:val="03cOpmerking"/>
        <w:widowControl/>
        <w:tabs>
          <w:tab w:val="left" w:pos="284"/>
        </w:tabs>
        <w:jc w:val="center"/>
      </w:pPr>
      <w:r>
        <w:object w:dxaOrig="4700" w:dyaOrig="4704" w14:anchorId="00647504">
          <v:shape id="_x0000_i1050" type="#_x0000_t75" style="width:154.5pt;height:150.65pt" o:ole="">
            <v:imagedata r:id="rId68" o:title=""/>
          </v:shape>
          <o:OLEObject Type="Embed" ProgID="CorelDRAW.Graphic.12" ShapeID="_x0000_i1050" DrawAspect="Content" ObjectID="_1587467472" r:id="rId69"/>
        </w:object>
      </w:r>
    </w:p>
    <w:p w14:paraId="431D2739" w14:textId="77777777" w:rsidR="00802AE3" w:rsidRDefault="00802AE3" w:rsidP="002832DC">
      <w:pPr>
        <w:pStyle w:val="03cOpmerking"/>
        <w:widowControl/>
        <w:tabs>
          <w:tab w:val="left" w:pos="284"/>
        </w:tabs>
        <w:rPr>
          <w:b/>
        </w:rPr>
      </w:pPr>
    </w:p>
    <w:p w14:paraId="50769BD5" w14:textId="77777777" w:rsidR="002832DC" w:rsidRPr="001D6918" w:rsidRDefault="002832DC" w:rsidP="002832DC">
      <w:pPr>
        <w:pStyle w:val="03cOpmerking"/>
        <w:widowControl/>
        <w:tabs>
          <w:tab w:val="left" w:pos="284"/>
        </w:tabs>
      </w:pPr>
      <w:r>
        <w:rPr>
          <w:b/>
          <w:sz w:val="24"/>
          <w:szCs w:val="24"/>
        </w:rPr>
        <w:t>+</w:t>
      </w:r>
      <w:r w:rsidR="006D312A">
        <w:t xml:space="preserve">                            </w:t>
      </w:r>
      <w:r w:rsidR="003033D9">
        <w:t xml:space="preserve"> </w:t>
      </w:r>
      <w:r w:rsidR="006D312A">
        <w:t xml:space="preserve"> </w:t>
      </w:r>
      <w:r>
        <w:t>0004.10 e6e8</w:t>
      </w:r>
    </w:p>
    <w:p w14:paraId="71452A52" w14:textId="77777777" w:rsidR="002832DC" w:rsidRPr="001D6918" w:rsidRDefault="002832DC" w:rsidP="002832DC">
      <w:pPr>
        <w:pStyle w:val="03cOpmerking"/>
        <w:widowControl/>
        <w:tabs>
          <w:tab w:val="left" w:pos="284"/>
        </w:tabs>
      </w:pPr>
    </w:p>
    <w:p w14:paraId="057573DE" w14:textId="77777777" w:rsidR="002832DC" w:rsidRPr="001D6918" w:rsidRDefault="002832DC" w:rsidP="002832DC">
      <w:pPr>
        <w:pStyle w:val="03cOpmerking"/>
        <w:widowControl/>
        <w:tabs>
          <w:tab w:val="left" w:pos="284"/>
        </w:tabs>
        <w:rPr>
          <w:b/>
        </w:rPr>
      </w:pPr>
      <w:r w:rsidRPr="001D6918">
        <w:tab/>
      </w:r>
      <w:r w:rsidRPr="001D6918">
        <w:tab/>
      </w:r>
      <w:r w:rsidRPr="001D6918">
        <w:rPr>
          <w:b/>
        </w:rPr>
        <w:t>1.g7</w:t>
      </w:r>
      <w:r w:rsidRPr="001D6918">
        <w:rPr>
          <w:b/>
        </w:rPr>
        <w:tab/>
      </w:r>
      <w:r w:rsidRPr="001D6918">
        <w:rPr>
          <w:b/>
        </w:rPr>
        <w:tab/>
        <w:t>Pg5+</w:t>
      </w:r>
    </w:p>
    <w:p w14:paraId="05EACAAB" w14:textId="77777777" w:rsidR="002832DC" w:rsidRPr="001D6918" w:rsidRDefault="002832DC" w:rsidP="002832DC">
      <w:pPr>
        <w:pStyle w:val="03cOpmerking"/>
        <w:widowControl/>
        <w:tabs>
          <w:tab w:val="left" w:pos="284"/>
        </w:tabs>
        <w:rPr>
          <w:b/>
        </w:rPr>
      </w:pPr>
      <w:r w:rsidRPr="001D6918">
        <w:rPr>
          <w:b/>
        </w:rPr>
        <w:tab/>
      </w:r>
      <w:r w:rsidRPr="001D6918">
        <w:rPr>
          <w:b/>
        </w:rPr>
        <w:tab/>
        <w:t>2.Kf6</w:t>
      </w:r>
      <w:r w:rsidRPr="001D6918">
        <w:rPr>
          <w:b/>
        </w:rPr>
        <w:tab/>
      </w:r>
      <w:r w:rsidRPr="001D6918">
        <w:rPr>
          <w:b/>
        </w:rPr>
        <w:tab/>
        <w:t>Ph7+</w:t>
      </w:r>
    </w:p>
    <w:p w14:paraId="1B6DAC62" w14:textId="77777777" w:rsidR="002832DC" w:rsidRPr="001D6918" w:rsidRDefault="002832DC" w:rsidP="002832DC">
      <w:pPr>
        <w:pStyle w:val="03cOpmerking"/>
        <w:widowControl/>
        <w:tabs>
          <w:tab w:val="left" w:pos="284"/>
        </w:tabs>
        <w:rPr>
          <w:b/>
        </w:rPr>
      </w:pPr>
      <w:r w:rsidRPr="001D6918">
        <w:rPr>
          <w:b/>
        </w:rPr>
        <w:tab/>
      </w:r>
      <w:r w:rsidRPr="001D6918">
        <w:rPr>
          <w:b/>
        </w:rPr>
        <w:tab/>
        <w:t>3.Kg6</w:t>
      </w:r>
    </w:p>
    <w:p w14:paraId="597AF029" w14:textId="77777777" w:rsidR="002832DC" w:rsidRPr="00D343F8" w:rsidRDefault="002832DC" w:rsidP="002832DC">
      <w:pPr>
        <w:pStyle w:val="03cOpmerking"/>
        <w:widowControl/>
        <w:tabs>
          <w:tab w:val="left" w:pos="284"/>
        </w:tabs>
        <w:rPr>
          <w:i/>
          <w:lang w:val="nl-BE"/>
        </w:rPr>
      </w:pPr>
      <w:r w:rsidRPr="001D6918">
        <w:t xml:space="preserve">3.Ke6? </w:t>
      </w:r>
      <w:r>
        <w:rPr>
          <w:lang w:val="nl-BE"/>
        </w:rPr>
        <w:t xml:space="preserve">Pf8+ 4.Kf6 Ph7 5.Kg6 </w:t>
      </w:r>
      <w:r w:rsidR="00594C36">
        <w:rPr>
          <w:i/>
          <w:lang w:val="nl-BE"/>
        </w:rPr>
        <w:t>(Z</w:t>
      </w:r>
      <w:r>
        <w:rPr>
          <w:i/>
          <w:lang w:val="nl-BE"/>
        </w:rPr>
        <w:t>ie zet 3.)</w:t>
      </w:r>
    </w:p>
    <w:p w14:paraId="5C5C3673" w14:textId="77777777" w:rsidR="002832DC" w:rsidRDefault="002832DC" w:rsidP="002832DC">
      <w:pPr>
        <w:pStyle w:val="03cOpmerking"/>
        <w:widowControl/>
        <w:tabs>
          <w:tab w:val="left" w:pos="284"/>
        </w:tabs>
        <w:rPr>
          <w:b/>
          <w:lang w:val="nl-BE"/>
        </w:rPr>
      </w:pPr>
      <w:r>
        <w:rPr>
          <w:b/>
          <w:lang w:val="nl-BE"/>
        </w:rPr>
        <w:tab/>
      </w:r>
      <w:r>
        <w:rPr>
          <w:b/>
          <w:lang w:val="nl-BE"/>
        </w:rPr>
        <w:tab/>
      </w:r>
      <w:r w:rsidR="001D60B2">
        <w:rPr>
          <w:b/>
          <w:lang w:val="nl-BE"/>
        </w:rPr>
        <w:t>3…</w:t>
      </w:r>
      <w:r w:rsidR="001D60B2">
        <w:rPr>
          <w:b/>
          <w:lang w:val="nl-BE"/>
        </w:rPr>
        <w:tab/>
      </w:r>
      <w:r w:rsidR="001D60B2">
        <w:rPr>
          <w:b/>
          <w:lang w:val="nl-BE"/>
        </w:rPr>
        <w:tab/>
      </w:r>
      <w:r>
        <w:rPr>
          <w:b/>
          <w:lang w:val="nl-BE"/>
        </w:rPr>
        <w:t>Pf8+</w:t>
      </w:r>
    </w:p>
    <w:p w14:paraId="58A1C6A6" w14:textId="77777777" w:rsidR="002832DC" w:rsidRDefault="002832DC" w:rsidP="002832DC">
      <w:pPr>
        <w:pStyle w:val="03cOpmerking"/>
        <w:widowControl/>
        <w:tabs>
          <w:tab w:val="left" w:pos="284"/>
        </w:tabs>
        <w:rPr>
          <w:b/>
          <w:lang w:val="nl-BE"/>
        </w:rPr>
      </w:pPr>
      <w:r>
        <w:rPr>
          <w:b/>
          <w:lang w:val="nl-BE"/>
        </w:rPr>
        <w:tab/>
      </w:r>
      <w:r>
        <w:rPr>
          <w:b/>
          <w:lang w:val="nl-BE"/>
        </w:rPr>
        <w:tab/>
        <w:t>4.Kh6</w:t>
      </w:r>
      <w:r>
        <w:rPr>
          <w:b/>
          <w:lang w:val="nl-BE"/>
        </w:rPr>
        <w:tab/>
      </w:r>
      <w:r>
        <w:rPr>
          <w:b/>
          <w:lang w:val="nl-BE"/>
        </w:rPr>
        <w:tab/>
        <w:t>Kf7</w:t>
      </w:r>
    </w:p>
    <w:p w14:paraId="514EA539" w14:textId="77777777" w:rsidR="002832DC" w:rsidRDefault="002832DC" w:rsidP="002832DC">
      <w:pPr>
        <w:pStyle w:val="03cOpmerking"/>
        <w:widowControl/>
        <w:tabs>
          <w:tab w:val="left" w:pos="284"/>
        </w:tabs>
        <w:rPr>
          <w:b/>
          <w:lang w:val="nl-BE"/>
        </w:rPr>
      </w:pPr>
      <w:r>
        <w:rPr>
          <w:b/>
          <w:lang w:val="nl-BE"/>
        </w:rPr>
        <w:tab/>
      </w:r>
      <w:r>
        <w:rPr>
          <w:b/>
          <w:lang w:val="nl-BE"/>
        </w:rPr>
        <w:tab/>
        <w:t>5.Pc7</w:t>
      </w:r>
      <w:r>
        <w:rPr>
          <w:b/>
          <w:lang w:val="nl-BE"/>
        </w:rPr>
        <w:tab/>
      </w:r>
      <w:r>
        <w:rPr>
          <w:b/>
          <w:lang w:val="nl-BE"/>
        </w:rPr>
        <w:tab/>
        <w:t>Kg8</w:t>
      </w:r>
    </w:p>
    <w:p w14:paraId="51254A28" w14:textId="77777777" w:rsidR="002832DC" w:rsidRDefault="002832DC" w:rsidP="002832DC">
      <w:pPr>
        <w:pStyle w:val="03cOpmerking"/>
        <w:widowControl/>
        <w:tabs>
          <w:tab w:val="left" w:pos="284"/>
        </w:tabs>
        <w:rPr>
          <w:b/>
          <w:lang w:val="nl-BE"/>
        </w:rPr>
      </w:pPr>
      <w:r>
        <w:rPr>
          <w:b/>
          <w:lang w:val="nl-BE"/>
        </w:rPr>
        <w:tab/>
      </w:r>
      <w:r>
        <w:rPr>
          <w:b/>
          <w:lang w:val="nl-BE"/>
        </w:rPr>
        <w:tab/>
        <w:t>6.Pd5</w:t>
      </w:r>
    </w:p>
    <w:p w14:paraId="1E9AC131" w14:textId="77777777" w:rsidR="00594C36" w:rsidRPr="00594C36" w:rsidRDefault="00594C36" w:rsidP="002832DC">
      <w:pPr>
        <w:pStyle w:val="03cOpmerking"/>
        <w:widowControl/>
        <w:tabs>
          <w:tab w:val="left" w:pos="284"/>
        </w:tabs>
        <w:rPr>
          <w:lang w:val="nl-BE"/>
        </w:rPr>
      </w:pPr>
      <w:r>
        <w:rPr>
          <w:lang w:val="nl-BE"/>
        </w:rPr>
        <w:t>Met de dubbele schaakdreiging op veld e7 of veld g6.</w:t>
      </w:r>
    </w:p>
    <w:p w14:paraId="31F2346B" w14:textId="77777777" w:rsidR="002832DC" w:rsidRDefault="00594C36" w:rsidP="002832DC">
      <w:pPr>
        <w:pStyle w:val="03cOpmerking"/>
        <w:widowControl/>
        <w:tabs>
          <w:tab w:val="left" w:pos="284"/>
        </w:tabs>
        <w:rPr>
          <w:lang w:val="nl-BE"/>
        </w:rPr>
      </w:pPr>
      <w:r>
        <w:rPr>
          <w:lang w:val="nl-BE"/>
        </w:rPr>
        <w:t xml:space="preserve">5.Pe8? </w:t>
      </w:r>
      <w:r w:rsidR="002832DC">
        <w:rPr>
          <w:lang w:val="nl-BE"/>
        </w:rPr>
        <w:t xml:space="preserve">faalt hier door 5...Pd7 of 5…Ph7, met remise. </w:t>
      </w:r>
    </w:p>
    <w:p w14:paraId="33D1A884" w14:textId="77777777" w:rsidR="002832DC" w:rsidRDefault="00852DE7" w:rsidP="002832DC">
      <w:pPr>
        <w:pStyle w:val="03cOpmerking"/>
        <w:widowControl/>
        <w:tabs>
          <w:tab w:val="left" w:pos="284"/>
        </w:tabs>
        <w:rPr>
          <w:b/>
          <w:lang w:val="nl-BE"/>
        </w:rPr>
      </w:pPr>
      <w:r>
        <w:rPr>
          <w:lang w:val="nl-BE"/>
        </w:rPr>
        <w:tab/>
      </w:r>
      <w:r>
        <w:rPr>
          <w:lang w:val="nl-BE"/>
        </w:rPr>
        <w:tab/>
      </w:r>
      <w:r w:rsidR="002832DC">
        <w:rPr>
          <w:b/>
          <w:lang w:val="nl-BE"/>
        </w:rPr>
        <w:t>6…</w:t>
      </w:r>
      <w:r w:rsidR="002832DC">
        <w:rPr>
          <w:b/>
          <w:lang w:val="nl-BE"/>
        </w:rPr>
        <w:tab/>
      </w:r>
      <w:r w:rsidR="002832DC">
        <w:rPr>
          <w:b/>
          <w:lang w:val="nl-BE"/>
        </w:rPr>
        <w:tab/>
        <w:t>Pg6</w:t>
      </w:r>
    </w:p>
    <w:p w14:paraId="0D3A99E9" w14:textId="77777777" w:rsidR="002832DC" w:rsidRPr="00010A9F" w:rsidRDefault="002832DC" w:rsidP="002832DC">
      <w:pPr>
        <w:pStyle w:val="03cOpmerking"/>
        <w:widowControl/>
        <w:tabs>
          <w:tab w:val="left" w:pos="284"/>
        </w:tabs>
        <w:rPr>
          <w:b/>
          <w:lang w:val="nl-BE"/>
        </w:rPr>
      </w:pPr>
      <w:r>
        <w:rPr>
          <w:b/>
          <w:lang w:val="nl-BE"/>
        </w:rPr>
        <w:tab/>
      </w:r>
      <w:r>
        <w:rPr>
          <w:b/>
          <w:lang w:val="nl-BE"/>
        </w:rPr>
        <w:tab/>
        <w:t>7.Pf6+</w:t>
      </w:r>
      <w:r>
        <w:rPr>
          <w:b/>
          <w:lang w:val="nl-BE"/>
        </w:rPr>
        <w:tab/>
      </w:r>
      <w:r>
        <w:rPr>
          <w:b/>
          <w:lang w:val="nl-BE"/>
        </w:rPr>
        <w:tab/>
      </w:r>
    </w:p>
    <w:p w14:paraId="1C2F3DD6" w14:textId="77777777" w:rsidR="002832DC" w:rsidRPr="00010A9F" w:rsidRDefault="00594C36" w:rsidP="002832DC">
      <w:pPr>
        <w:pStyle w:val="03cOpmerking"/>
        <w:widowControl/>
        <w:tabs>
          <w:tab w:val="left" w:pos="284"/>
        </w:tabs>
        <w:rPr>
          <w:b/>
          <w:lang w:val="nl-BE"/>
        </w:rPr>
      </w:pPr>
      <w:r>
        <w:rPr>
          <w:lang w:val="nl-BE"/>
        </w:rPr>
        <w:t>En, opgelet, niet 7.Kxg6?</w:t>
      </w:r>
      <w:r w:rsidR="002832DC">
        <w:rPr>
          <w:lang w:val="nl-BE"/>
        </w:rPr>
        <w:t xml:space="preserve"> pat.</w:t>
      </w:r>
    </w:p>
    <w:p w14:paraId="5B640B70" w14:textId="77777777" w:rsidR="002832DC" w:rsidRDefault="002832DC" w:rsidP="002832DC">
      <w:pPr>
        <w:pStyle w:val="03cOpmerking"/>
        <w:widowControl/>
        <w:tabs>
          <w:tab w:val="left" w:pos="284"/>
        </w:tabs>
        <w:rPr>
          <w:b/>
          <w:lang w:val="nl-BE"/>
        </w:rPr>
      </w:pPr>
      <w:r>
        <w:rPr>
          <w:b/>
          <w:lang w:val="nl-BE"/>
        </w:rPr>
        <w:tab/>
      </w:r>
      <w:r>
        <w:rPr>
          <w:b/>
          <w:lang w:val="nl-BE"/>
        </w:rPr>
        <w:tab/>
        <w:t>7…</w:t>
      </w:r>
      <w:r>
        <w:rPr>
          <w:b/>
          <w:lang w:val="nl-BE"/>
        </w:rPr>
        <w:tab/>
      </w:r>
      <w:r>
        <w:rPr>
          <w:b/>
          <w:lang w:val="nl-BE"/>
        </w:rPr>
        <w:tab/>
        <w:t>Kf7</w:t>
      </w:r>
      <w:r>
        <w:rPr>
          <w:b/>
          <w:lang w:val="nl-BE"/>
        </w:rPr>
        <w:tab/>
      </w:r>
      <w:r>
        <w:rPr>
          <w:b/>
          <w:lang w:val="nl-BE"/>
        </w:rPr>
        <w:tab/>
        <w:t xml:space="preserve">  </w:t>
      </w:r>
      <w:r>
        <w:rPr>
          <w:b/>
          <w:lang w:val="nl-BE"/>
        </w:rPr>
        <w:tab/>
        <w:t>8.g8D+</w:t>
      </w:r>
    </w:p>
    <w:p w14:paraId="2817B995" w14:textId="77777777" w:rsidR="002832DC" w:rsidRDefault="002832DC" w:rsidP="002832DC">
      <w:pPr>
        <w:pStyle w:val="03cOpmerking"/>
        <w:widowControl/>
        <w:tabs>
          <w:tab w:val="left" w:pos="284"/>
        </w:tabs>
        <w:rPr>
          <w:lang w:val="nl-BE"/>
        </w:rPr>
      </w:pPr>
      <w:r>
        <w:rPr>
          <w:lang w:val="nl-BE"/>
        </w:rPr>
        <w:t>En wit wint.</w:t>
      </w:r>
    </w:p>
    <w:p w14:paraId="31374034" w14:textId="77777777" w:rsidR="00B70938" w:rsidRDefault="00B70938" w:rsidP="002832DC">
      <w:pPr>
        <w:pStyle w:val="03cOpmerking"/>
        <w:widowControl/>
        <w:tabs>
          <w:tab w:val="left" w:pos="284"/>
        </w:tabs>
        <w:rPr>
          <w:lang w:val="nl-BE"/>
        </w:rPr>
      </w:pPr>
    </w:p>
    <w:p w14:paraId="2FA6D1C6" w14:textId="77777777" w:rsidR="00852DE7" w:rsidRDefault="00852DE7" w:rsidP="002832DC">
      <w:pPr>
        <w:pStyle w:val="03cOpmerking"/>
        <w:widowControl/>
        <w:tabs>
          <w:tab w:val="left" w:pos="284"/>
        </w:tabs>
        <w:rPr>
          <w:lang w:val="nl-BE"/>
        </w:rPr>
      </w:pPr>
    </w:p>
    <w:p w14:paraId="2DCA6C54" w14:textId="77777777" w:rsidR="00852DE7" w:rsidRDefault="00852DE7" w:rsidP="002832DC">
      <w:pPr>
        <w:pStyle w:val="03cOpmerking"/>
        <w:widowControl/>
        <w:tabs>
          <w:tab w:val="left" w:pos="284"/>
        </w:tabs>
        <w:rPr>
          <w:lang w:val="nl-BE"/>
        </w:rPr>
      </w:pPr>
    </w:p>
    <w:p w14:paraId="49AA8C5C" w14:textId="77777777" w:rsidR="00EB1D44" w:rsidRDefault="00EB1D44" w:rsidP="002832DC">
      <w:pPr>
        <w:pStyle w:val="03cOpmerking"/>
        <w:widowControl/>
        <w:tabs>
          <w:tab w:val="left" w:pos="284"/>
        </w:tabs>
        <w:rPr>
          <w:lang w:val="nl-BE"/>
        </w:rPr>
      </w:pPr>
    </w:p>
    <w:p w14:paraId="2ED787F4" w14:textId="77777777" w:rsidR="0041043B" w:rsidRDefault="0041043B" w:rsidP="002832DC">
      <w:pPr>
        <w:pStyle w:val="03cOpmerking"/>
        <w:widowControl/>
        <w:tabs>
          <w:tab w:val="left" w:pos="284"/>
        </w:tabs>
        <w:rPr>
          <w:lang w:val="nl-BE"/>
        </w:rPr>
      </w:pPr>
    </w:p>
    <w:p w14:paraId="1D877003" w14:textId="77777777" w:rsidR="00412283" w:rsidRDefault="00412283" w:rsidP="002832DC">
      <w:pPr>
        <w:pStyle w:val="03cOpmerking"/>
        <w:widowControl/>
        <w:tabs>
          <w:tab w:val="left" w:pos="284"/>
        </w:tabs>
        <w:rPr>
          <w:lang w:val="nl-BE"/>
        </w:rPr>
      </w:pPr>
    </w:p>
    <w:p w14:paraId="6FE0EACB" w14:textId="77777777" w:rsidR="007C036F" w:rsidRDefault="007C036F" w:rsidP="002832DC">
      <w:pPr>
        <w:pStyle w:val="03cOpmerking"/>
        <w:widowControl/>
        <w:tabs>
          <w:tab w:val="left" w:pos="284"/>
        </w:tabs>
        <w:rPr>
          <w:lang w:val="nl-BE"/>
        </w:rPr>
      </w:pPr>
    </w:p>
    <w:p w14:paraId="229C676F" w14:textId="77777777" w:rsidR="002832DC" w:rsidRDefault="002832DC" w:rsidP="002832DC">
      <w:pPr>
        <w:pStyle w:val="03cOpmerking"/>
        <w:widowControl/>
        <w:tabs>
          <w:tab w:val="left" w:pos="284"/>
        </w:tabs>
        <w:rPr>
          <w:lang w:val="nl-BE"/>
        </w:rPr>
      </w:pPr>
      <w:r>
        <w:rPr>
          <w:lang w:val="nl-BE"/>
        </w:rPr>
        <w:t>De gedeelde 1</w:t>
      </w:r>
      <w:r>
        <w:rPr>
          <w:vertAlign w:val="superscript"/>
          <w:lang w:val="nl-BE"/>
        </w:rPr>
        <w:t xml:space="preserve">ste </w:t>
      </w:r>
      <w:r>
        <w:rPr>
          <w:lang w:val="nl-BE"/>
        </w:rPr>
        <w:t>en 2</w:t>
      </w:r>
      <w:r w:rsidRPr="00FD7F8C">
        <w:rPr>
          <w:vertAlign w:val="superscript"/>
          <w:lang w:val="nl-BE"/>
        </w:rPr>
        <w:t>de</w:t>
      </w:r>
      <w:r w:rsidR="00930675">
        <w:rPr>
          <w:lang w:val="nl-BE"/>
        </w:rPr>
        <w:t xml:space="preserve"> Eervolle V</w:t>
      </w:r>
      <w:r>
        <w:rPr>
          <w:lang w:val="nl-BE"/>
        </w:rPr>
        <w:t xml:space="preserve">ermelding van P. Arestov die verscheen in het </w:t>
      </w:r>
      <w:r w:rsidRPr="002933C4">
        <w:rPr>
          <w:i/>
          <w:lang w:val="nl-BE"/>
        </w:rPr>
        <w:t>Serov-100</w:t>
      </w:r>
      <w:r>
        <w:rPr>
          <w:i/>
          <w:lang w:val="nl-BE"/>
        </w:rPr>
        <w:t xml:space="preserve"> JT </w:t>
      </w:r>
      <w:r>
        <w:rPr>
          <w:lang w:val="nl-BE"/>
        </w:rPr>
        <w:t>1994 is niet correct:</w:t>
      </w:r>
    </w:p>
    <w:p w14:paraId="6538C033" w14:textId="77777777" w:rsidR="002832DC" w:rsidRDefault="002832DC" w:rsidP="002832DC">
      <w:pPr>
        <w:pStyle w:val="03cOpmerking"/>
        <w:widowControl/>
        <w:tabs>
          <w:tab w:val="left" w:pos="284"/>
        </w:tabs>
        <w:rPr>
          <w:lang w:val="nl-BE"/>
        </w:rPr>
      </w:pPr>
    </w:p>
    <w:p w14:paraId="4D324B2E" w14:textId="77777777" w:rsidR="002832DC" w:rsidRPr="000B60AE" w:rsidRDefault="002832DC" w:rsidP="002832DC">
      <w:pPr>
        <w:pStyle w:val="03cOpmerking"/>
        <w:widowControl/>
        <w:tabs>
          <w:tab w:val="left" w:pos="284"/>
        </w:tabs>
        <w:rPr>
          <w:lang w:val="nl-BE"/>
        </w:rPr>
      </w:pPr>
      <w:r w:rsidRPr="000B60AE">
        <w:rPr>
          <w:lang w:val="nl-BE"/>
        </w:rPr>
        <w:t xml:space="preserve">Ke6 Pb7 g6 / Ke8 Pf3 + </w:t>
      </w:r>
    </w:p>
    <w:p w14:paraId="1D7AF7B5" w14:textId="77777777" w:rsidR="002832DC" w:rsidRDefault="002832DC" w:rsidP="002832DC">
      <w:pPr>
        <w:pStyle w:val="03cOpmerking"/>
        <w:widowControl/>
        <w:tabs>
          <w:tab w:val="left" w:pos="284"/>
        </w:tabs>
        <w:rPr>
          <w:lang w:val="nl-BE"/>
        </w:rPr>
      </w:pPr>
    </w:p>
    <w:p w14:paraId="117DA5FC" w14:textId="77777777" w:rsidR="002832DC" w:rsidRDefault="002832DC" w:rsidP="002832DC">
      <w:pPr>
        <w:pStyle w:val="03cOpmerking"/>
        <w:widowControl/>
        <w:tabs>
          <w:tab w:val="left" w:pos="284"/>
        </w:tabs>
        <w:rPr>
          <w:lang w:val="nl-BE"/>
        </w:rPr>
      </w:pPr>
      <w:r>
        <w:rPr>
          <w:lang w:val="nl-BE"/>
        </w:rPr>
        <w:t>1.g7</w:t>
      </w:r>
      <w:r w:rsidR="00536316">
        <w:rPr>
          <w:lang w:val="nl-BE"/>
        </w:rPr>
        <w:t xml:space="preserve">? (Reeds deze zet is fout.) </w:t>
      </w:r>
      <w:r>
        <w:rPr>
          <w:lang w:val="nl-BE"/>
        </w:rPr>
        <w:t xml:space="preserve"> Pg5+ 2.Kf6 Ph7+ 3.Kg6 Pf8+</w:t>
      </w:r>
      <w:r w:rsidR="003F6DF8">
        <w:rPr>
          <w:lang w:val="nl-BE"/>
        </w:rPr>
        <w:t xml:space="preserve"> </w:t>
      </w:r>
      <w:r w:rsidR="00AA6586">
        <w:rPr>
          <w:lang w:val="nl-BE"/>
        </w:rPr>
        <w:t>4.Kh5</w:t>
      </w:r>
      <w:r>
        <w:rPr>
          <w:lang w:val="nl-BE"/>
        </w:rPr>
        <w:t xml:space="preserve"> Kf7 5.Kh6</w:t>
      </w:r>
      <w:r w:rsidR="00B0551E">
        <w:rPr>
          <w:lang w:val="nl-BE"/>
        </w:rPr>
        <w:t xml:space="preserve"> en</w:t>
      </w:r>
      <w:r>
        <w:rPr>
          <w:lang w:val="nl-BE"/>
        </w:rPr>
        <w:t xml:space="preserve"> </w:t>
      </w:r>
      <w:r w:rsidR="00B0551E" w:rsidRPr="00B0551E">
        <w:rPr>
          <w:b/>
          <w:lang w:val="nl-BE"/>
        </w:rPr>
        <w:t>5…</w:t>
      </w:r>
      <w:r w:rsidRPr="00F45A95">
        <w:rPr>
          <w:b/>
          <w:lang w:val="nl-BE"/>
        </w:rPr>
        <w:t>Pe6</w:t>
      </w:r>
      <w:r w:rsidR="00181D6A" w:rsidRPr="00F45A95">
        <w:rPr>
          <w:b/>
          <w:lang w:val="nl-BE"/>
        </w:rPr>
        <w:t>(?)</w:t>
      </w:r>
      <w:r w:rsidR="00181D6A">
        <w:rPr>
          <w:lang w:val="nl-BE"/>
        </w:rPr>
        <w:t xml:space="preserve"> 6.Pd8+ Pxd8 7.Kh7</w:t>
      </w:r>
      <w:r>
        <w:rPr>
          <w:lang w:val="nl-BE"/>
        </w:rPr>
        <w:t xml:space="preserve"> en wit wint. </w:t>
      </w:r>
    </w:p>
    <w:p w14:paraId="1C55761D" w14:textId="77777777" w:rsidR="002832DC" w:rsidRDefault="002832DC" w:rsidP="002832DC">
      <w:pPr>
        <w:pStyle w:val="03cOpmerking"/>
        <w:widowControl/>
        <w:tabs>
          <w:tab w:val="left" w:pos="284"/>
        </w:tabs>
        <w:rPr>
          <w:lang w:val="nl-BE"/>
        </w:rPr>
      </w:pPr>
      <w:r>
        <w:rPr>
          <w:lang w:val="nl-BE"/>
        </w:rPr>
        <w:t xml:space="preserve"> </w:t>
      </w:r>
    </w:p>
    <w:p w14:paraId="15A0E78B" w14:textId="77777777" w:rsidR="002832DC" w:rsidRDefault="002832DC" w:rsidP="002832DC">
      <w:pPr>
        <w:pStyle w:val="03cOpmerking"/>
        <w:widowControl/>
        <w:tabs>
          <w:tab w:val="left" w:pos="284"/>
        </w:tabs>
        <w:rPr>
          <w:lang w:val="nl-BE"/>
        </w:rPr>
      </w:pPr>
      <w:r>
        <w:rPr>
          <w:lang w:val="nl-BE"/>
        </w:rPr>
        <w:t xml:space="preserve">Maar na de zet </w:t>
      </w:r>
      <w:r w:rsidR="00AA6586">
        <w:rPr>
          <w:lang w:val="nl-BE"/>
        </w:rPr>
        <w:t>5.</w:t>
      </w:r>
      <w:r w:rsidR="00181D6A">
        <w:rPr>
          <w:lang w:val="nl-BE"/>
        </w:rPr>
        <w:t>Ph6</w:t>
      </w:r>
      <w:r w:rsidR="00683AA6">
        <w:rPr>
          <w:lang w:val="nl-BE"/>
        </w:rPr>
        <w:t xml:space="preserve"> speelt zwart </w:t>
      </w:r>
      <w:r w:rsidR="00536316">
        <w:rPr>
          <w:lang w:val="nl-BE"/>
        </w:rPr>
        <w:t xml:space="preserve"> (</w:t>
      </w:r>
      <w:r w:rsidR="00683AA6">
        <w:rPr>
          <w:lang w:val="nl-BE"/>
        </w:rPr>
        <w:t>niet 5…Pe6</w:t>
      </w:r>
      <w:r w:rsidR="00AA6586">
        <w:rPr>
          <w:lang w:val="nl-BE"/>
        </w:rPr>
        <w:t xml:space="preserve">, </w:t>
      </w:r>
      <w:r w:rsidR="00683AA6">
        <w:rPr>
          <w:lang w:val="nl-BE"/>
        </w:rPr>
        <w:t xml:space="preserve">maar bijvoorbeeld </w:t>
      </w:r>
      <w:r w:rsidR="00683AA6" w:rsidRPr="00F45A95">
        <w:rPr>
          <w:b/>
          <w:lang w:val="nl-BE"/>
        </w:rPr>
        <w:t xml:space="preserve">5..Kg8 </w:t>
      </w:r>
      <w:r w:rsidR="00C77C73" w:rsidRPr="00783B9A">
        <w:rPr>
          <w:lang w:val="nl-BE"/>
        </w:rPr>
        <w:t>of</w:t>
      </w:r>
      <w:r w:rsidR="00C77C73" w:rsidRPr="00F45A95">
        <w:rPr>
          <w:b/>
          <w:lang w:val="nl-BE"/>
        </w:rPr>
        <w:t xml:space="preserve"> 5…Pd7</w:t>
      </w:r>
      <w:r w:rsidR="00C77C73">
        <w:rPr>
          <w:lang w:val="nl-BE"/>
        </w:rPr>
        <w:t xml:space="preserve">, </w:t>
      </w:r>
      <w:r w:rsidR="00683AA6">
        <w:rPr>
          <w:lang w:val="nl-BE"/>
        </w:rPr>
        <w:t xml:space="preserve">en het </w:t>
      </w:r>
      <w:r w:rsidR="00C20035">
        <w:rPr>
          <w:lang w:val="nl-BE"/>
        </w:rPr>
        <w:t xml:space="preserve">is </w:t>
      </w:r>
      <w:r w:rsidR="00683AA6">
        <w:rPr>
          <w:lang w:val="nl-BE"/>
        </w:rPr>
        <w:t>remi</w:t>
      </w:r>
      <w:r w:rsidR="00C77C73">
        <w:rPr>
          <w:lang w:val="nl-BE"/>
        </w:rPr>
        <w:t>-</w:t>
      </w:r>
      <w:r w:rsidR="00683AA6">
        <w:rPr>
          <w:lang w:val="nl-BE"/>
        </w:rPr>
        <w:t>se.</w:t>
      </w:r>
    </w:p>
    <w:p w14:paraId="58DF6B07" w14:textId="77777777" w:rsidR="002832DC" w:rsidRDefault="002832DC" w:rsidP="002832DC">
      <w:pPr>
        <w:pStyle w:val="03cOpmerking"/>
        <w:widowControl/>
        <w:tabs>
          <w:tab w:val="left" w:pos="284"/>
        </w:tabs>
        <w:rPr>
          <w:lang w:val="nl-BE"/>
        </w:rPr>
      </w:pPr>
    </w:p>
    <w:p w14:paraId="0E19D9D7" w14:textId="77777777" w:rsidR="002832DC" w:rsidRDefault="002832DC" w:rsidP="002832DC">
      <w:pPr>
        <w:pStyle w:val="03cOpmerking"/>
        <w:widowControl/>
        <w:tabs>
          <w:tab w:val="left" w:pos="284"/>
        </w:tabs>
        <w:rPr>
          <w:lang w:val="nl-BE"/>
        </w:rPr>
      </w:pPr>
      <w:r>
        <w:rPr>
          <w:lang w:val="nl-BE"/>
        </w:rPr>
        <w:t xml:space="preserve">Het verplaatsen van het wit paard van veld </w:t>
      </w:r>
      <w:r w:rsidRPr="00F45A95">
        <w:rPr>
          <w:b/>
          <w:lang w:val="nl-BE"/>
        </w:rPr>
        <w:t>b7</w:t>
      </w:r>
      <w:r>
        <w:rPr>
          <w:lang w:val="nl-BE"/>
        </w:rPr>
        <w:t xml:space="preserve"> naar veld </w:t>
      </w:r>
      <w:r w:rsidRPr="00F45A95">
        <w:rPr>
          <w:b/>
          <w:lang w:val="nl-BE"/>
        </w:rPr>
        <w:t>a6</w:t>
      </w:r>
      <w:r>
        <w:rPr>
          <w:lang w:val="nl-BE"/>
        </w:rPr>
        <w:t xml:space="preserve"> bracht redding. </w:t>
      </w:r>
    </w:p>
    <w:p w14:paraId="10C6CEF8" w14:textId="77777777" w:rsidR="007E11CF" w:rsidRDefault="007E11CF" w:rsidP="002832DC">
      <w:pPr>
        <w:pStyle w:val="03cOpmerking"/>
        <w:widowControl/>
        <w:tabs>
          <w:tab w:val="left" w:pos="284"/>
        </w:tabs>
        <w:rPr>
          <w:lang w:val="nl-BE"/>
        </w:rPr>
      </w:pPr>
    </w:p>
    <w:p w14:paraId="35FECCF9" w14:textId="77777777" w:rsidR="007E11CF" w:rsidRDefault="007E11CF" w:rsidP="002832DC">
      <w:pPr>
        <w:pStyle w:val="03cOpmerking"/>
        <w:widowControl/>
        <w:tabs>
          <w:tab w:val="left" w:pos="284"/>
        </w:tabs>
        <w:rPr>
          <w:lang w:val="nl-BE"/>
        </w:rPr>
      </w:pPr>
    </w:p>
    <w:p w14:paraId="0B0A2DDF" w14:textId="77777777" w:rsidR="007E11CF" w:rsidRDefault="007E11CF" w:rsidP="002832DC">
      <w:pPr>
        <w:pStyle w:val="03cOpmerking"/>
        <w:widowControl/>
        <w:tabs>
          <w:tab w:val="left" w:pos="284"/>
        </w:tabs>
        <w:rPr>
          <w:lang w:val="nl-BE"/>
        </w:rPr>
      </w:pPr>
    </w:p>
    <w:p w14:paraId="208E8D72" w14:textId="77777777" w:rsidR="007E11CF" w:rsidRDefault="007E11CF" w:rsidP="002832DC">
      <w:pPr>
        <w:pStyle w:val="03cOpmerking"/>
        <w:widowControl/>
        <w:tabs>
          <w:tab w:val="left" w:pos="284"/>
        </w:tabs>
        <w:rPr>
          <w:lang w:val="nl-BE"/>
        </w:rPr>
      </w:pPr>
    </w:p>
    <w:p w14:paraId="17D50231" w14:textId="77777777" w:rsidR="007E11CF" w:rsidRDefault="007E11CF" w:rsidP="002832DC">
      <w:pPr>
        <w:pStyle w:val="03cOpmerking"/>
        <w:widowControl/>
        <w:tabs>
          <w:tab w:val="left" w:pos="284"/>
        </w:tabs>
        <w:rPr>
          <w:lang w:val="nl-BE"/>
        </w:rPr>
      </w:pPr>
    </w:p>
    <w:p w14:paraId="61C1D8FB" w14:textId="77777777" w:rsidR="007E11CF" w:rsidRDefault="007E11CF" w:rsidP="002832DC">
      <w:pPr>
        <w:pStyle w:val="03cOpmerking"/>
        <w:widowControl/>
        <w:tabs>
          <w:tab w:val="left" w:pos="284"/>
        </w:tabs>
        <w:rPr>
          <w:lang w:val="nl-BE"/>
        </w:rPr>
      </w:pPr>
    </w:p>
    <w:p w14:paraId="64AE0473" w14:textId="77777777" w:rsidR="007E11CF" w:rsidRDefault="007E11CF" w:rsidP="002832DC">
      <w:pPr>
        <w:pStyle w:val="03cOpmerking"/>
        <w:widowControl/>
        <w:tabs>
          <w:tab w:val="left" w:pos="284"/>
        </w:tabs>
        <w:rPr>
          <w:lang w:val="nl-BE"/>
        </w:rPr>
      </w:pPr>
    </w:p>
    <w:p w14:paraId="02EDA5DE" w14:textId="77777777" w:rsidR="007E11CF" w:rsidRDefault="007E11CF" w:rsidP="002832DC">
      <w:pPr>
        <w:pStyle w:val="03cOpmerking"/>
        <w:widowControl/>
        <w:tabs>
          <w:tab w:val="left" w:pos="284"/>
        </w:tabs>
        <w:rPr>
          <w:lang w:val="nl-BE"/>
        </w:rPr>
      </w:pPr>
    </w:p>
    <w:p w14:paraId="7200F350" w14:textId="77777777" w:rsidR="007E11CF" w:rsidRDefault="007E11CF" w:rsidP="002832DC">
      <w:pPr>
        <w:pStyle w:val="03cOpmerking"/>
        <w:widowControl/>
        <w:tabs>
          <w:tab w:val="left" w:pos="284"/>
        </w:tabs>
        <w:rPr>
          <w:lang w:val="nl-BE"/>
        </w:rPr>
      </w:pPr>
    </w:p>
    <w:p w14:paraId="298330B6" w14:textId="77777777" w:rsidR="007E11CF" w:rsidRDefault="007E11CF" w:rsidP="002832DC">
      <w:pPr>
        <w:pStyle w:val="03cOpmerking"/>
        <w:widowControl/>
        <w:tabs>
          <w:tab w:val="left" w:pos="284"/>
        </w:tabs>
        <w:rPr>
          <w:lang w:val="nl-BE"/>
        </w:rPr>
      </w:pPr>
    </w:p>
    <w:p w14:paraId="28F08F35" w14:textId="77777777" w:rsidR="007E11CF" w:rsidRDefault="007E11CF" w:rsidP="002832DC">
      <w:pPr>
        <w:pStyle w:val="03cOpmerking"/>
        <w:widowControl/>
        <w:tabs>
          <w:tab w:val="left" w:pos="284"/>
        </w:tabs>
        <w:rPr>
          <w:lang w:val="nl-BE"/>
        </w:rPr>
      </w:pPr>
    </w:p>
    <w:p w14:paraId="2FB2BCF8" w14:textId="77777777" w:rsidR="007E11CF" w:rsidRDefault="007E11CF" w:rsidP="002832DC">
      <w:pPr>
        <w:pStyle w:val="03cOpmerking"/>
        <w:widowControl/>
        <w:tabs>
          <w:tab w:val="left" w:pos="284"/>
        </w:tabs>
        <w:rPr>
          <w:lang w:val="nl-BE"/>
        </w:rPr>
      </w:pPr>
    </w:p>
    <w:p w14:paraId="77085254" w14:textId="77777777" w:rsidR="007E11CF" w:rsidRDefault="007E11CF" w:rsidP="002832DC">
      <w:pPr>
        <w:pStyle w:val="03cOpmerking"/>
        <w:widowControl/>
        <w:tabs>
          <w:tab w:val="left" w:pos="284"/>
        </w:tabs>
        <w:rPr>
          <w:lang w:val="nl-BE"/>
        </w:rPr>
      </w:pPr>
    </w:p>
    <w:p w14:paraId="154B515C" w14:textId="77777777" w:rsidR="007E11CF" w:rsidRDefault="007E11CF" w:rsidP="002832DC">
      <w:pPr>
        <w:pStyle w:val="03cOpmerking"/>
        <w:widowControl/>
        <w:tabs>
          <w:tab w:val="left" w:pos="284"/>
        </w:tabs>
        <w:rPr>
          <w:lang w:val="nl-BE"/>
        </w:rPr>
      </w:pPr>
    </w:p>
    <w:p w14:paraId="057CFF2E" w14:textId="77777777" w:rsidR="007E11CF" w:rsidRDefault="007E11CF" w:rsidP="002832DC">
      <w:pPr>
        <w:pStyle w:val="03cOpmerking"/>
        <w:widowControl/>
        <w:tabs>
          <w:tab w:val="left" w:pos="284"/>
        </w:tabs>
        <w:rPr>
          <w:lang w:val="nl-BE"/>
        </w:rPr>
      </w:pPr>
    </w:p>
    <w:p w14:paraId="27564980" w14:textId="77777777" w:rsidR="007E11CF" w:rsidRDefault="007E11CF" w:rsidP="002832DC">
      <w:pPr>
        <w:pStyle w:val="03cOpmerking"/>
        <w:widowControl/>
        <w:tabs>
          <w:tab w:val="left" w:pos="284"/>
        </w:tabs>
        <w:rPr>
          <w:lang w:val="nl-BE"/>
        </w:rPr>
      </w:pPr>
    </w:p>
    <w:p w14:paraId="344E7969" w14:textId="77777777" w:rsidR="007E11CF" w:rsidRDefault="007E11CF" w:rsidP="002832DC">
      <w:pPr>
        <w:pStyle w:val="03cOpmerking"/>
        <w:widowControl/>
        <w:tabs>
          <w:tab w:val="left" w:pos="284"/>
        </w:tabs>
        <w:rPr>
          <w:lang w:val="nl-BE"/>
        </w:rPr>
      </w:pPr>
    </w:p>
    <w:p w14:paraId="419476AE" w14:textId="77777777" w:rsidR="007E11CF" w:rsidRDefault="007E11CF" w:rsidP="002832DC">
      <w:pPr>
        <w:pStyle w:val="03cOpmerking"/>
        <w:widowControl/>
        <w:tabs>
          <w:tab w:val="left" w:pos="284"/>
        </w:tabs>
        <w:rPr>
          <w:lang w:val="nl-BE"/>
        </w:rPr>
      </w:pPr>
    </w:p>
    <w:p w14:paraId="7799BA43" w14:textId="77777777" w:rsidR="005D6B13" w:rsidRDefault="005D6B13" w:rsidP="000A78D7">
      <w:pPr>
        <w:pStyle w:val="03cOpmerking"/>
        <w:widowControl/>
        <w:tabs>
          <w:tab w:val="left" w:pos="284"/>
        </w:tabs>
        <w:rPr>
          <w:lang w:val="nl-BE"/>
        </w:rPr>
      </w:pPr>
    </w:p>
    <w:p w14:paraId="5F8BA05D" w14:textId="77777777" w:rsidR="005D6B13" w:rsidRDefault="005D6B13" w:rsidP="007E11CF">
      <w:pPr>
        <w:pStyle w:val="03cOpmerking"/>
        <w:widowControl/>
        <w:jc w:val="center"/>
        <w:rPr>
          <w:lang w:val="nl-BE"/>
        </w:rPr>
      </w:pPr>
    </w:p>
    <w:p w14:paraId="0A93EBBA" w14:textId="77777777" w:rsidR="005D6B13" w:rsidRPr="007E11CF" w:rsidRDefault="000A78D7" w:rsidP="000A78D7">
      <w:pPr>
        <w:pStyle w:val="03cOpmerking"/>
        <w:widowControl/>
        <w:rPr>
          <w:lang w:val="nl-BE"/>
        </w:rPr>
        <w:sectPr w:rsidR="005D6B13" w:rsidRPr="007E11CF" w:rsidSect="00E0743A">
          <w:type w:val="continuous"/>
          <w:pgSz w:w="8392" w:h="11907" w:code="11"/>
          <w:pgMar w:top="1134" w:right="567" w:bottom="1134" w:left="567" w:header="720" w:footer="720" w:gutter="567"/>
          <w:cols w:num="2" w:space="567"/>
          <w:noEndnote/>
        </w:sectPr>
      </w:pPr>
      <w:r>
        <w:rPr>
          <w:lang w:val="nl-BE"/>
        </w:rPr>
        <w:t xml:space="preserve"> </w:t>
      </w:r>
    </w:p>
    <w:p w14:paraId="67C6ED2C" w14:textId="77777777" w:rsidR="00412822" w:rsidRPr="00AD04D8" w:rsidRDefault="000A78D7" w:rsidP="000A78D7">
      <w:pPr>
        <w:tabs>
          <w:tab w:val="left" w:pos="2160"/>
          <w:tab w:val="left" w:pos="2295"/>
          <w:tab w:val="center" w:pos="3402"/>
        </w:tabs>
        <w:rPr>
          <w:rFonts w:ascii="Copperplate Gothic Bold" w:hAnsi="Copperplate Gothic Bold"/>
          <w:noProof/>
          <w:sz w:val="32"/>
          <w:szCs w:val="32"/>
          <w:lang w:val="nl-BE"/>
        </w:rPr>
      </w:pPr>
      <w:r>
        <w:rPr>
          <w:rFonts w:ascii="Copperplate Gothic Bold" w:hAnsi="Copperplate Gothic Bold"/>
          <w:noProof/>
          <w:sz w:val="32"/>
          <w:szCs w:val="32"/>
          <w:lang w:val="nl-BE"/>
        </w:rPr>
        <w:lastRenderedPageBreak/>
        <w:tab/>
      </w:r>
      <w:r w:rsidR="00412822" w:rsidRPr="00AD04D8">
        <w:rPr>
          <w:rFonts w:ascii="Copperplate Gothic Bold" w:hAnsi="Copperplate Gothic Bold"/>
          <w:noProof/>
          <w:sz w:val="32"/>
          <w:szCs w:val="32"/>
          <w:lang w:val="nl-BE"/>
        </w:rPr>
        <w:t>Maljutka’s</w:t>
      </w:r>
    </w:p>
    <w:p w14:paraId="5585B070" w14:textId="77777777" w:rsidR="00412822" w:rsidRPr="00AD04D8" w:rsidRDefault="00412822" w:rsidP="00412822">
      <w:pPr>
        <w:tabs>
          <w:tab w:val="left" w:pos="2160"/>
          <w:tab w:val="center" w:pos="3402"/>
        </w:tabs>
        <w:rPr>
          <w:rFonts w:ascii="Copperplate Gothic Bold" w:hAnsi="Copperplate Gothic Bold"/>
          <w:noProof/>
          <w:sz w:val="32"/>
          <w:szCs w:val="32"/>
          <w:lang w:val="nl-BE"/>
        </w:rPr>
      </w:pPr>
    </w:p>
    <w:p w14:paraId="04CE9168" w14:textId="77777777" w:rsidR="00412822" w:rsidRPr="00AD04D8" w:rsidRDefault="00412822" w:rsidP="00412822">
      <w:pPr>
        <w:pStyle w:val="01Title"/>
        <w:widowControl/>
        <w:tabs>
          <w:tab w:val="clear" w:pos="567"/>
          <w:tab w:val="left" w:pos="285"/>
        </w:tabs>
        <w:spacing w:after="200"/>
        <w:ind w:left="0"/>
        <w:rPr>
          <w:noProof/>
          <w:sz w:val="32"/>
          <w:szCs w:val="32"/>
          <w:lang w:val="nl-BE"/>
        </w:rPr>
      </w:pPr>
    </w:p>
    <w:p w14:paraId="03ACF8A9" w14:textId="77777777" w:rsidR="00412822" w:rsidRPr="00AD04D8" w:rsidRDefault="000A78D7" w:rsidP="008A0584">
      <w:pPr>
        <w:pStyle w:val="01Title"/>
        <w:widowControl/>
        <w:tabs>
          <w:tab w:val="clear" w:pos="567"/>
          <w:tab w:val="left" w:pos="285"/>
        </w:tabs>
        <w:spacing w:after="200"/>
        <w:ind w:left="0"/>
        <w:jc w:val="both"/>
        <w:rPr>
          <w:noProof/>
          <w:sz w:val="32"/>
          <w:szCs w:val="32"/>
          <w:lang w:val="nl-BE"/>
        </w:rPr>
      </w:pPr>
      <w:r>
        <w:rPr>
          <w:noProof/>
          <w:sz w:val="32"/>
          <w:szCs w:val="32"/>
          <w:lang w:val="nl-BE"/>
        </w:rPr>
        <w:t xml:space="preserve"> </w:t>
      </w:r>
    </w:p>
    <w:p w14:paraId="1DCC0F83" w14:textId="77777777" w:rsidR="00412822" w:rsidRPr="00AD04D8" w:rsidRDefault="00412822" w:rsidP="00412822">
      <w:pPr>
        <w:pStyle w:val="01Title"/>
        <w:widowControl/>
        <w:tabs>
          <w:tab w:val="clear" w:pos="567"/>
          <w:tab w:val="left" w:pos="285"/>
        </w:tabs>
        <w:spacing w:after="200"/>
        <w:ind w:left="0"/>
        <w:rPr>
          <w:noProof/>
          <w:sz w:val="32"/>
          <w:szCs w:val="32"/>
          <w:lang w:val="nl-BE"/>
        </w:rPr>
      </w:pPr>
    </w:p>
    <w:p w14:paraId="387BDD32" w14:textId="77777777" w:rsidR="00412822" w:rsidRPr="00AD04D8" w:rsidRDefault="00412822" w:rsidP="00412822">
      <w:pPr>
        <w:pStyle w:val="01Title"/>
        <w:widowControl/>
        <w:tabs>
          <w:tab w:val="clear" w:pos="567"/>
          <w:tab w:val="left" w:pos="285"/>
        </w:tabs>
        <w:spacing w:after="200"/>
        <w:ind w:left="0"/>
        <w:rPr>
          <w:noProof/>
          <w:sz w:val="32"/>
          <w:szCs w:val="32"/>
          <w:lang w:val="nl-BE"/>
        </w:rPr>
      </w:pPr>
    </w:p>
    <w:p w14:paraId="02E1A162" w14:textId="77777777" w:rsidR="00412822" w:rsidRPr="00AD04D8" w:rsidRDefault="00412822" w:rsidP="00412822">
      <w:pPr>
        <w:pStyle w:val="01Title"/>
        <w:widowControl/>
        <w:tabs>
          <w:tab w:val="clear" w:pos="567"/>
          <w:tab w:val="left" w:pos="285"/>
        </w:tabs>
        <w:spacing w:after="200"/>
        <w:ind w:left="0"/>
        <w:rPr>
          <w:noProof/>
          <w:sz w:val="32"/>
          <w:szCs w:val="32"/>
          <w:lang w:val="nl-BE"/>
        </w:rPr>
      </w:pPr>
    </w:p>
    <w:p w14:paraId="24F8D464" w14:textId="77777777" w:rsidR="00412822" w:rsidRPr="00AD04D8" w:rsidRDefault="00412822" w:rsidP="00412822">
      <w:pPr>
        <w:pStyle w:val="01Title"/>
        <w:widowControl/>
        <w:tabs>
          <w:tab w:val="clear" w:pos="567"/>
          <w:tab w:val="left" w:pos="1860"/>
        </w:tabs>
        <w:spacing w:after="200"/>
        <w:ind w:left="0"/>
        <w:rPr>
          <w:noProof/>
          <w:sz w:val="32"/>
          <w:szCs w:val="32"/>
          <w:lang w:val="nl-BE"/>
        </w:rPr>
      </w:pPr>
    </w:p>
    <w:p w14:paraId="78F8C51D" w14:textId="77777777" w:rsidR="00412822" w:rsidRPr="00AD04D8" w:rsidRDefault="00412822" w:rsidP="00412822">
      <w:pPr>
        <w:pStyle w:val="01Title"/>
        <w:widowControl/>
        <w:tabs>
          <w:tab w:val="clear" w:pos="567"/>
          <w:tab w:val="left" w:pos="285"/>
        </w:tabs>
        <w:spacing w:after="200"/>
        <w:ind w:left="0"/>
        <w:rPr>
          <w:noProof/>
          <w:sz w:val="32"/>
          <w:szCs w:val="32"/>
          <w:lang w:val="nl-BE"/>
        </w:rPr>
      </w:pPr>
    </w:p>
    <w:p w14:paraId="7AAED0A2" w14:textId="77777777" w:rsidR="00412822" w:rsidRPr="00AD04D8" w:rsidRDefault="00412822" w:rsidP="00412822">
      <w:pPr>
        <w:pStyle w:val="01Title"/>
        <w:widowControl/>
        <w:tabs>
          <w:tab w:val="clear" w:pos="567"/>
          <w:tab w:val="left" w:pos="285"/>
        </w:tabs>
        <w:spacing w:after="200"/>
        <w:ind w:left="0"/>
        <w:rPr>
          <w:noProof/>
          <w:sz w:val="32"/>
          <w:szCs w:val="32"/>
          <w:lang w:val="nl-BE"/>
        </w:rPr>
      </w:pPr>
    </w:p>
    <w:p w14:paraId="1F86D4A9" w14:textId="77777777" w:rsidR="00412822" w:rsidRPr="00AD04D8" w:rsidRDefault="00412822" w:rsidP="00412822">
      <w:pPr>
        <w:pStyle w:val="01Title"/>
        <w:widowControl/>
        <w:tabs>
          <w:tab w:val="clear" w:pos="567"/>
          <w:tab w:val="left" w:pos="285"/>
        </w:tabs>
        <w:spacing w:after="200"/>
        <w:ind w:left="0"/>
        <w:rPr>
          <w:noProof/>
          <w:sz w:val="32"/>
          <w:szCs w:val="32"/>
          <w:lang w:val="nl-BE"/>
        </w:rPr>
      </w:pPr>
    </w:p>
    <w:p w14:paraId="129909F9" w14:textId="77777777" w:rsidR="00412822" w:rsidRPr="00AD04D8" w:rsidRDefault="00412822" w:rsidP="00412822">
      <w:pPr>
        <w:pStyle w:val="01Title"/>
        <w:widowControl/>
        <w:tabs>
          <w:tab w:val="clear" w:pos="567"/>
          <w:tab w:val="left" w:pos="285"/>
        </w:tabs>
        <w:spacing w:after="200"/>
        <w:ind w:left="0"/>
        <w:rPr>
          <w:noProof/>
          <w:sz w:val="32"/>
          <w:szCs w:val="32"/>
          <w:lang w:val="nl-BE"/>
        </w:rPr>
      </w:pPr>
    </w:p>
    <w:p w14:paraId="1420603D" w14:textId="77777777" w:rsidR="00412822" w:rsidRPr="00AD04D8" w:rsidRDefault="00412822" w:rsidP="00412822">
      <w:pPr>
        <w:pStyle w:val="01Title"/>
        <w:widowControl/>
        <w:tabs>
          <w:tab w:val="clear" w:pos="567"/>
          <w:tab w:val="left" w:pos="285"/>
        </w:tabs>
        <w:spacing w:after="200"/>
        <w:ind w:left="0"/>
        <w:rPr>
          <w:noProof/>
          <w:sz w:val="32"/>
          <w:szCs w:val="32"/>
          <w:lang w:val="nl-BE"/>
        </w:rPr>
      </w:pPr>
    </w:p>
    <w:p w14:paraId="3918C247" w14:textId="77777777" w:rsidR="00412822" w:rsidRDefault="00412822" w:rsidP="00412822">
      <w:pPr>
        <w:pStyle w:val="01Title"/>
        <w:widowControl/>
        <w:tabs>
          <w:tab w:val="clear" w:pos="567"/>
          <w:tab w:val="left" w:pos="285"/>
        </w:tabs>
        <w:spacing w:after="200"/>
        <w:ind w:left="0"/>
        <w:rPr>
          <w:noProof/>
          <w:sz w:val="32"/>
          <w:szCs w:val="32"/>
          <w:lang w:val="nl-BE"/>
        </w:rPr>
      </w:pPr>
    </w:p>
    <w:p w14:paraId="05E1E787" w14:textId="77777777" w:rsidR="007E68F6" w:rsidRPr="00AD04D8" w:rsidRDefault="007E68F6" w:rsidP="00412822">
      <w:pPr>
        <w:pStyle w:val="01Title"/>
        <w:widowControl/>
        <w:tabs>
          <w:tab w:val="clear" w:pos="567"/>
          <w:tab w:val="left" w:pos="285"/>
        </w:tabs>
        <w:spacing w:after="200"/>
        <w:ind w:left="0"/>
        <w:rPr>
          <w:noProof/>
          <w:sz w:val="32"/>
          <w:szCs w:val="32"/>
          <w:lang w:val="nl-BE"/>
        </w:rPr>
      </w:pPr>
    </w:p>
    <w:p w14:paraId="467BCF54" w14:textId="77777777" w:rsidR="000F23DE" w:rsidRDefault="000F23DE" w:rsidP="00412822">
      <w:pPr>
        <w:pStyle w:val="01Title"/>
        <w:widowControl/>
        <w:tabs>
          <w:tab w:val="clear" w:pos="567"/>
          <w:tab w:val="left" w:pos="285"/>
        </w:tabs>
        <w:spacing w:after="200" w:line="160" w:lineRule="exact"/>
        <w:ind w:left="0"/>
        <w:rPr>
          <w:noProof/>
          <w:sz w:val="32"/>
          <w:szCs w:val="32"/>
          <w:lang w:val="nl-BE"/>
        </w:rPr>
      </w:pPr>
    </w:p>
    <w:p w14:paraId="16CDA694" w14:textId="77777777" w:rsidR="003746EB" w:rsidRDefault="006D312A" w:rsidP="006D312A">
      <w:pPr>
        <w:rPr>
          <w:i/>
          <w:sz w:val="20"/>
          <w:szCs w:val="20"/>
          <w:lang w:val="nl-BE"/>
        </w:rPr>
      </w:pPr>
      <w:r>
        <w:rPr>
          <w:i/>
          <w:sz w:val="20"/>
          <w:szCs w:val="20"/>
          <w:lang w:val="nl-BE"/>
        </w:rPr>
        <w:t xml:space="preserve">                                                           </w:t>
      </w:r>
    </w:p>
    <w:p w14:paraId="6A7C462B" w14:textId="77777777" w:rsidR="00C328CE" w:rsidRDefault="00EF1FBE" w:rsidP="00D91079">
      <w:pPr>
        <w:jc w:val="both"/>
        <w:rPr>
          <w:b/>
          <w:i/>
          <w:sz w:val="20"/>
          <w:szCs w:val="20"/>
          <w:lang w:val="nl-BE"/>
        </w:rPr>
      </w:pPr>
      <w:r w:rsidRPr="00B0458B">
        <w:rPr>
          <w:b/>
          <w:i/>
          <w:sz w:val="20"/>
          <w:szCs w:val="20"/>
          <w:lang w:val="nl-BE"/>
        </w:rPr>
        <w:t xml:space="preserve">                              </w:t>
      </w:r>
      <w:r w:rsidR="00B0458B">
        <w:rPr>
          <w:b/>
          <w:i/>
          <w:sz w:val="20"/>
          <w:szCs w:val="20"/>
          <w:lang w:val="nl-BE"/>
        </w:rPr>
        <w:t xml:space="preserve">                         </w:t>
      </w:r>
      <w:r w:rsidRPr="00B0458B">
        <w:rPr>
          <w:b/>
          <w:i/>
          <w:sz w:val="20"/>
          <w:szCs w:val="20"/>
          <w:lang w:val="nl-BE"/>
        </w:rPr>
        <w:t xml:space="preserve"> </w:t>
      </w:r>
      <w:r w:rsidR="00412822" w:rsidRPr="00B0458B">
        <w:rPr>
          <w:b/>
          <w:i/>
          <w:sz w:val="20"/>
          <w:szCs w:val="20"/>
          <w:lang w:val="nl-BE"/>
        </w:rPr>
        <w:t>Eenvoud is het kenmerk van het war</w:t>
      </w:r>
      <w:r w:rsidR="00D91079">
        <w:rPr>
          <w:b/>
          <w:i/>
          <w:sz w:val="20"/>
          <w:szCs w:val="20"/>
          <w:lang w:val="nl-BE"/>
        </w:rPr>
        <w:t>e</w:t>
      </w:r>
    </w:p>
    <w:p w14:paraId="3C9CC79F" w14:textId="77777777" w:rsidR="00D91079" w:rsidRPr="00D91079" w:rsidRDefault="00D91079" w:rsidP="00D91079">
      <w:pPr>
        <w:jc w:val="both"/>
        <w:rPr>
          <w:sz w:val="20"/>
          <w:szCs w:val="20"/>
          <w:lang w:val="nl-BE"/>
        </w:rPr>
      </w:pPr>
      <w:r>
        <w:rPr>
          <w:b/>
          <w:i/>
          <w:sz w:val="20"/>
          <w:szCs w:val="20"/>
          <w:lang w:val="nl-BE"/>
        </w:rPr>
        <w:t xml:space="preserve">                                                                                   </w:t>
      </w:r>
      <w:r w:rsidR="00747AA2">
        <w:rPr>
          <w:b/>
          <w:i/>
          <w:sz w:val="20"/>
          <w:szCs w:val="20"/>
          <w:lang w:val="nl-BE"/>
        </w:rPr>
        <w:t xml:space="preserve"> </w:t>
      </w:r>
      <w:r>
        <w:rPr>
          <w:sz w:val="20"/>
          <w:szCs w:val="20"/>
          <w:lang w:val="nl-BE"/>
        </w:rPr>
        <w:t>(Devies van Boerhave)</w:t>
      </w:r>
    </w:p>
    <w:p w14:paraId="65A2FD18" w14:textId="77777777" w:rsidR="00D91079" w:rsidRDefault="00747AA2" w:rsidP="00D91079">
      <w:pPr>
        <w:jc w:val="both"/>
        <w:rPr>
          <w:b/>
          <w:i/>
          <w:sz w:val="20"/>
          <w:szCs w:val="20"/>
          <w:lang w:val="nl-BE"/>
        </w:rPr>
      </w:pPr>
      <w:r>
        <w:rPr>
          <w:b/>
          <w:i/>
          <w:sz w:val="20"/>
          <w:szCs w:val="20"/>
          <w:lang w:val="nl-BE"/>
        </w:rPr>
        <w:t xml:space="preserve"> </w:t>
      </w:r>
    </w:p>
    <w:p w14:paraId="38D475DC" w14:textId="77777777" w:rsidR="00637B89" w:rsidRPr="005D44A3" w:rsidRDefault="0016537E" w:rsidP="0016537E">
      <w:pPr>
        <w:rPr>
          <w:sz w:val="20"/>
          <w:szCs w:val="20"/>
          <w:lang w:val="nl-BE"/>
        </w:rPr>
      </w:pPr>
      <w:r>
        <w:rPr>
          <w:sz w:val="20"/>
          <w:szCs w:val="20"/>
          <w:lang w:val="nl-BE"/>
        </w:rPr>
        <w:lastRenderedPageBreak/>
        <w:t xml:space="preserve">                      </w:t>
      </w:r>
      <w:r w:rsidR="00637B89" w:rsidRPr="005D44A3">
        <w:rPr>
          <w:sz w:val="20"/>
          <w:szCs w:val="20"/>
          <w:lang w:val="nl-BE"/>
        </w:rPr>
        <w:t>-</w:t>
      </w:r>
      <w:r w:rsidR="00D91079" w:rsidRPr="005D44A3">
        <w:rPr>
          <w:sz w:val="20"/>
          <w:szCs w:val="20"/>
          <w:lang w:val="nl-BE"/>
        </w:rPr>
        <w:t xml:space="preserve"> </w:t>
      </w:r>
      <w:r w:rsidR="00D91079" w:rsidRPr="0016537E">
        <w:rPr>
          <w:b/>
          <w:sz w:val="20"/>
          <w:szCs w:val="20"/>
          <w:lang w:val="nl-BE"/>
        </w:rPr>
        <w:t>28</w:t>
      </w:r>
      <w:r w:rsidR="00D91079" w:rsidRPr="005D44A3">
        <w:rPr>
          <w:sz w:val="20"/>
          <w:szCs w:val="20"/>
          <w:lang w:val="nl-BE"/>
        </w:rPr>
        <w:t xml:space="preserve"> </w:t>
      </w:r>
      <w:r w:rsidR="00637B89" w:rsidRPr="005D44A3">
        <w:rPr>
          <w:sz w:val="20"/>
          <w:szCs w:val="20"/>
          <w:lang w:val="nl-BE"/>
        </w:rPr>
        <w:t>-</w:t>
      </w:r>
    </w:p>
    <w:p w14:paraId="49BA413A" w14:textId="77777777" w:rsidR="00637B89" w:rsidRDefault="00637B89" w:rsidP="00CA33F3">
      <w:pPr>
        <w:rPr>
          <w:b/>
          <w:i/>
          <w:sz w:val="20"/>
          <w:szCs w:val="20"/>
          <w:lang w:val="nl-BE"/>
        </w:rPr>
      </w:pPr>
    </w:p>
    <w:p w14:paraId="096532C7" w14:textId="77777777" w:rsidR="00637B89" w:rsidRPr="00637B89" w:rsidRDefault="00637B89" w:rsidP="00637B89">
      <w:pPr>
        <w:rPr>
          <w:i/>
          <w:sz w:val="20"/>
          <w:szCs w:val="20"/>
          <w:lang w:val="nl-BE"/>
        </w:rPr>
      </w:pPr>
      <w:r>
        <w:rPr>
          <w:i/>
          <w:sz w:val="20"/>
          <w:szCs w:val="20"/>
          <w:lang w:val="nl-BE"/>
        </w:rPr>
        <w:t>64 studies op 64 velden, 1994</w:t>
      </w:r>
    </w:p>
    <w:p w14:paraId="0A59B491" w14:textId="77777777" w:rsidR="00D91079" w:rsidRPr="00D91079" w:rsidRDefault="00637B89" w:rsidP="00D91079">
      <w:pPr>
        <w:jc w:val="both"/>
        <w:rPr>
          <w:b/>
          <w:i/>
          <w:sz w:val="20"/>
          <w:szCs w:val="20"/>
          <w:lang w:val="nl-BE"/>
        </w:rPr>
        <w:sectPr w:rsidR="00D91079" w:rsidRPr="00D91079" w:rsidSect="003D5E46">
          <w:pgSz w:w="8392" w:h="11907" w:code="11"/>
          <w:pgMar w:top="1134" w:right="567" w:bottom="1134" w:left="567" w:header="720" w:footer="720" w:gutter="567"/>
          <w:cols w:space="720"/>
          <w:noEndnote/>
        </w:sectPr>
      </w:pPr>
      <w:r>
        <w:rPr>
          <w:b/>
          <w:i/>
          <w:sz w:val="20"/>
          <w:szCs w:val="20"/>
          <w:lang w:val="nl-BE"/>
        </w:rPr>
        <w:t xml:space="preserve">                 </w:t>
      </w:r>
    </w:p>
    <w:p w14:paraId="2E70E1F6" w14:textId="77777777" w:rsidR="003B0882" w:rsidRDefault="003B0882" w:rsidP="00D91079">
      <w:pPr>
        <w:spacing w:line="190" w:lineRule="exact"/>
        <w:rPr>
          <w:b/>
          <w:sz w:val="20"/>
          <w:szCs w:val="20"/>
          <w:lang w:val="nl-BE"/>
        </w:rPr>
        <w:sectPr w:rsidR="003B0882" w:rsidSect="003D5E46">
          <w:type w:val="continuous"/>
          <w:pgSz w:w="8392" w:h="11907" w:code="11"/>
          <w:pgMar w:top="1134" w:right="567" w:bottom="1134" w:left="567" w:header="720" w:footer="720" w:gutter="567"/>
          <w:cols w:num="2" w:space="709"/>
          <w:noEndnote/>
        </w:sectPr>
      </w:pPr>
    </w:p>
    <w:p w14:paraId="3B99788D" w14:textId="77777777" w:rsidR="00A139DA" w:rsidRPr="00AD04D8" w:rsidRDefault="00D91079" w:rsidP="00D91079">
      <w:pPr>
        <w:spacing w:line="190" w:lineRule="exact"/>
        <w:rPr>
          <w:sz w:val="20"/>
          <w:szCs w:val="20"/>
          <w:lang w:val="nl-BE"/>
        </w:rPr>
      </w:pPr>
      <w:r>
        <w:rPr>
          <w:i/>
          <w:sz w:val="20"/>
          <w:szCs w:val="20"/>
          <w:lang w:val="nl-BE"/>
        </w:rPr>
        <w:t xml:space="preserve">                                                             </w:t>
      </w:r>
    </w:p>
    <w:p w14:paraId="09B29F6E" w14:textId="77777777" w:rsidR="00412822" w:rsidRPr="00AD04D8" w:rsidRDefault="00990285" w:rsidP="00412822">
      <w:pPr>
        <w:rPr>
          <w:rFonts w:cs="Arial"/>
          <w:sz w:val="20"/>
          <w:szCs w:val="20"/>
          <w:lang w:val="nl-BE"/>
        </w:rPr>
      </w:pPr>
      <w:r>
        <w:rPr>
          <w:rFonts w:cs="Arial"/>
          <w:sz w:val="20"/>
          <w:szCs w:val="20"/>
          <w:lang w:val="nl-BE"/>
        </w:rPr>
        <w:object w:dxaOrig="1440" w:dyaOrig="1440" w14:anchorId="28E9DA85">
          <v:shape id="_x0000_s1079" type="#_x0000_t75" style="position:absolute;margin-left:0;margin-top:0;width:152.5pt;height:152.5pt;z-index:251622400;mso-position-horizontal:center">
            <v:imagedata r:id="rId70" o:title=""/>
            <w10:wrap type="square"/>
          </v:shape>
          <o:OLEObject Type="Embed" ProgID="CorelDRAW.Graphic.12" ShapeID="_x0000_s1079" DrawAspect="Content" ObjectID="_1587467680" r:id="rId71"/>
        </w:object>
      </w:r>
    </w:p>
    <w:p w14:paraId="249AE926" w14:textId="77777777" w:rsidR="00412822" w:rsidRPr="00AD04D8" w:rsidRDefault="00412822" w:rsidP="00412822">
      <w:pPr>
        <w:rPr>
          <w:rFonts w:cs="Arial"/>
          <w:sz w:val="20"/>
          <w:szCs w:val="20"/>
          <w:lang w:val="nl-BE"/>
        </w:rPr>
      </w:pPr>
      <w:r w:rsidRPr="00AD04D8">
        <w:rPr>
          <w:rFonts w:cs="Arial"/>
          <w:b/>
          <w:lang w:val="nl-BE"/>
        </w:rPr>
        <w:t xml:space="preserve">+ </w:t>
      </w:r>
      <w:r w:rsidRPr="00AD04D8">
        <w:rPr>
          <w:rFonts w:cs="Arial"/>
          <w:sz w:val="20"/>
          <w:szCs w:val="20"/>
          <w:lang w:val="nl-BE"/>
        </w:rPr>
        <w:t xml:space="preserve">                            3001.10 g8e6</w:t>
      </w:r>
    </w:p>
    <w:p w14:paraId="65EF1465" w14:textId="77777777" w:rsidR="00412822" w:rsidRPr="00AD04D8" w:rsidRDefault="00412822" w:rsidP="00412822">
      <w:pPr>
        <w:rPr>
          <w:rFonts w:cs="Arial"/>
          <w:sz w:val="20"/>
          <w:szCs w:val="20"/>
          <w:lang w:val="nl-BE"/>
        </w:rPr>
      </w:pPr>
    </w:p>
    <w:p w14:paraId="1FEE4C5F" w14:textId="77777777" w:rsidR="00412822" w:rsidRPr="00AD04D8" w:rsidRDefault="00F821AC" w:rsidP="0080383D">
      <w:pPr>
        <w:pStyle w:val="03aText"/>
        <w:widowControl/>
        <w:rPr>
          <w:noProof/>
          <w:lang w:val="nl-BE"/>
        </w:rPr>
      </w:pPr>
      <w:r>
        <w:rPr>
          <w:noProof/>
          <w:lang w:val="nl-BE"/>
        </w:rPr>
        <w:t>In deze maljutka weet wit de dame</w:t>
      </w:r>
      <w:r w:rsidR="00412822" w:rsidRPr="00AD04D8">
        <w:rPr>
          <w:noProof/>
          <w:lang w:val="nl-BE"/>
        </w:rPr>
        <w:t xml:space="preserve"> te verschal</w:t>
      </w:r>
      <w:r>
        <w:rPr>
          <w:noProof/>
          <w:lang w:val="nl-BE"/>
        </w:rPr>
        <w:t>ken door er zelf een te behalen+</w:t>
      </w:r>
    </w:p>
    <w:p w14:paraId="13F49EA6" w14:textId="77777777" w:rsidR="00412822" w:rsidRPr="00AD04D8" w:rsidRDefault="00412822" w:rsidP="00412822">
      <w:pPr>
        <w:rPr>
          <w:rFonts w:cs="Arial"/>
          <w:b/>
          <w:sz w:val="20"/>
          <w:szCs w:val="20"/>
          <w:lang w:val="nl-BE"/>
        </w:rPr>
      </w:pPr>
      <w:r w:rsidRPr="00AD04D8">
        <w:rPr>
          <w:rFonts w:cs="Arial"/>
          <w:b/>
          <w:sz w:val="20"/>
          <w:szCs w:val="20"/>
          <w:lang w:val="nl-BE"/>
        </w:rPr>
        <w:tab/>
        <w:t>1.e8D+</w:t>
      </w:r>
      <w:r w:rsidRPr="00AD04D8">
        <w:rPr>
          <w:rFonts w:cs="Arial"/>
          <w:b/>
          <w:sz w:val="20"/>
          <w:szCs w:val="20"/>
          <w:lang w:val="nl-BE"/>
        </w:rPr>
        <w:tab/>
      </w:r>
      <w:r w:rsidRPr="00AD04D8">
        <w:rPr>
          <w:rFonts w:cs="Arial"/>
          <w:b/>
          <w:sz w:val="20"/>
          <w:szCs w:val="20"/>
          <w:lang w:val="nl-BE"/>
        </w:rPr>
        <w:tab/>
        <w:t>Kf6</w:t>
      </w:r>
    </w:p>
    <w:p w14:paraId="2A76FA62" w14:textId="77777777" w:rsidR="00412822" w:rsidRPr="00AD04D8" w:rsidRDefault="00412822" w:rsidP="00412822">
      <w:pPr>
        <w:pStyle w:val="03aText"/>
        <w:widowControl/>
        <w:rPr>
          <w:noProof/>
          <w:lang w:val="nl-BE"/>
        </w:rPr>
      </w:pPr>
      <w:r w:rsidRPr="00AD04D8">
        <w:rPr>
          <w:noProof/>
          <w:lang w:val="nl-BE"/>
        </w:rPr>
        <w:t>Na 1...Kd5</w:t>
      </w:r>
      <w:r w:rsidR="00997520">
        <w:rPr>
          <w:noProof/>
          <w:lang w:val="nl-BE"/>
        </w:rPr>
        <w:t>?</w:t>
      </w:r>
      <w:r w:rsidRPr="00AD04D8">
        <w:rPr>
          <w:noProof/>
          <w:lang w:val="nl-BE"/>
        </w:rPr>
        <w:t xml:space="preserve"> 2.Db5+ Ke6 3.Dc6+ Ke7 4.Dd6+ Ke8 volgt 5.Dd8 mat.</w:t>
      </w:r>
    </w:p>
    <w:p w14:paraId="31703E4B" w14:textId="77777777" w:rsidR="00412822" w:rsidRPr="00AD04D8" w:rsidRDefault="00412822" w:rsidP="00412822">
      <w:pPr>
        <w:rPr>
          <w:rFonts w:cs="Arial"/>
          <w:b/>
          <w:sz w:val="20"/>
          <w:szCs w:val="20"/>
          <w:lang w:val="nl-BE"/>
        </w:rPr>
      </w:pPr>
      <w:r w:rsidRPr="00AD04D8">
        <w:rPr>
          <w:rFonts w:cs="Arial"/>
          <w:b/>
          <w:sz w:val="20"/>
          <w:szCs w:val="20"/>
          <w:lang w:val="nl-BE"/>
        </w:rPr>
        <w:tab/>
        <w:t>2.Dd8+</w:t>
      </w:r>
      <w:r w:rsidRPr="00AD04D8">
        <w:rPr>
          <w:rFonts w:cs="Arial"/>
          <w:b/>
          <w:sz w:val="20"/>
          <w:szCs w:val="20"/>
          <w:lang w:val="nl-BE"/>
        </w:rPr>
        <w:tab/>
      </w:r>
      <w:r w:rsidRPr="00AD04D8">
        <w:rPr>
          <w:rFonts w:cs="Arial"/>
          <w:b/>
          <w:sz w:val="20"/>
          <w:szCs w:val="20"/>
          <w:lang w:val="nl-BE"/>
        </w:rPr>
        <w:tab/>
        <w:t>Kg6</w:t>
      </w:r>
    </w:p>
    <w:p w14:paraId="3A12A208" w14:textId="77777777" w:rsidR="00412822" w:rsidRPr="00AD04D8" w:rsidRDefault="00412822" w:rsidP="00412822">
      <w:pPr>
        <w:rPr>
          <w:rFonts w:cs="Arial"/>
          <w:b/>
          <w:sz w:val="20"/>
          <w:szCs w:val="20"/>
          <w:lang w:val="nl-BE"/>
        </w:rPr>
      </w:pPr>
      <w:r w:rsidRPr="00AD04D8">
        <w:rPr>
          <w:rFonts w:cs="Arial"/>
          <w:b/>
          <w:sz w:val="20"/>
          <w:szCs w:val="20"/>
          <w:lang w:val="nl-BE"/>
        </w:rPr>
        <w:tab/>
        <w:t>3.Dd6+</w:t>
      </w:r>
      <w:r w:rsidRPr="00AD04D8">
        <w:rPr>
          <w:rFonts w:cs="Arial"/>
          <w:b/>
          <w:sz w:val="20"/>
          <w:szCs w:val="20"/>
          <w:lang w:val="nl-BE"/>
        </w:rPr>
        <w:tab/>
      </w:r>
      <w:r w:rsidRPr="00AD04D8">
        <w:rPr>
          <w:rFonts w:cs="Arial"/>
          <w:b/>
          <w:sz w:val="20"/>
          <w:szCs w:val="20"/>
          <w:lang w:val="nl-BE"/>
        </w:rPr>
        <w:tab/>
        <w:t>Df6</w:t>
      </w:r>
    </w:p>
    <w:p w14:paraId="77DEDE20" w14:textId="77777777" w:rsidR="00412822" w:rsidRPr="00AD04D8" w:rsidRDefault="00412822" w:rsidP="00412822">
      <w:pPr>
        <w:pStyle w:val="03aText"/>
        <w:widowControl/>
        <w:rPr>
          <w:noProof/>
          <w:lang w:val="nl-BE"/>
        </w:rPr>
      </w:pPr>
      <w:r w:rsidRPr="00AD04D8">
        <w:rPr>
          <w:noProof/>
          <w:lang w:val="nl-BE"/>
        </w:rPr>
        <w:t>3...Kh5</w:t>
      </w:r>
      <w:r w:rsidR="00997520">
        <w:rPr>
          <w:noProof/>
          <w:lang w:val="nl-BE"/>
        </w:rPr>
        <w:t>?</w:t>
      </w:r>
      <w:r w:rsidRPr="00AD04D8">
        <w:rPr>
          <w:noProof/>
          <w:lang w:val="nl-BE"/>
        </w:rPr>
        <w:t xml:space="preserve"> 4.Dh2+ Kg4 </w:t>
      </w:r>
      <w:r w:rsidRPr="00AD04D8">
        <w:rPr>
          <w:i/>
          <w:iCs/>
          <w:noProof/>
          <w:lang w:val="nl-BE"/>
        </w:rPr>
        <w:t>(4...Kg6 5.Dh6</w:t>
      </w:r>
      <w:r w:rsidR="0082257A">
        <w:rPr>
          <w:i/>
          <w:iCs/>
          <w:noProof/>
          <w:lang w:val="nl-BE"/>
        </w:rPr>
        <w:t>+ en</w:t>
      </w:r>
      <w:r w:rsidRPr="00AD04D8">
        <w:rPr>
          <w:i/>
          <w:iCs/>
          <w:noProof/>
          <w:lang w:val="nl-BE"/>
        </w:rPr>
        <w:t xml:space="preserve"> mat) </w:t>
      </w:r>
      <w:r w:rsidR="001E7987">
        <w:rPr>
          <w:noProof/>
          <w:lang w:val="nl-BE"/>
        </w:rPr>
        <w:t>5.Ph6+ en 6.Pxf5</w:t>
      </w:r>
    </w:p>
    <w:p w14:paraId="3BFC6DEE" w14:textId="77777777" w:rsidR="00412822" w:rsidRPr="00AD04D8" w:rsidRDefault="00412822" w:rsidP="00412822">
      <w:pPr>
        <w:rPr>
          <w:rFonts w:cs="Arial"/>
          <w:b/>
          <w:sz w:val="20"/>
          <w:szCs w:val="20"/>
          <w:lang w:val="nl-BE"/>
        </w:rPr>
      </w:pPr>
      <w:r w:rsidRPr="00AD04D8">
        <w:rPr>
          <w:rFonts w:cs="Arial"/>
          <w:b/>
          <w:sz w:val="20"/>
          <w:szCs w:val="20"/>
          <w:lang w:val="nl-BE"/>
        </w:rPr>
        <w:tab/>
        <w:t>4.Dd3+</w:t>
      </w:r>
      <w:r w:rsidRPr="00AD04D8">
        <w:rPr>
          <w:rFonts w:cs="Arial"/>
          <w:b/>
          <w:sz w:val="20"/>
          <w:szCs w:val="20"/>
          <w:lang w:val="nl-BE"/>
        </w:rPr>
        <w:tab/>
      </w:r>
      <w:r w:rsidRPr="00AD04D8">
        <w:rPr>
          <w:rFonts w:cs="Arial"/>
          <w:b/>
          <w:sz w:val="20"/>
          <w:szCs w:val="20"/>
          <w:lang w:val="nl-BE"/>
        </w:rPr>
        <w:tab/>
        <w:t>Df5</w:t>
      </w:r>
    </w:p>
    <w:p w14:paraId="5E122A7C" w14:textId="77777777" w:rsidR="00412822" w:rsidRPr="00AD04D8" w:rsidRDefault="00412822" w:rsidP="00412822">
      <w:pPr>
        <w:pStyle w:val="03aText"/>
        <w:widowControl/>
        <w:rPr>
          <w:noProof/>
          <w:lang w:val="nl-BE"/>
        </w:rPr>
      </w:pPr>
      <w:r w:rsidRPr="00AD04D8">
        <w:rPr>
          <w:noProof/>
          <w:lang w:val="nl-BE"/>
        </w:rPr>
        <w:t>4...Kh5</w:t>
      </w:r>
      <w:r w:rsidR="00997520">
        <w:rPr>
          <w:noProof/>
          <w:lang w:val="nl-BE"/>
        </w:rPr>
        <w:t>?</w:t>
      </w:r>
      <w:r w:rsidRPr="00AD04D8">
        <w:rPr>
          <w:noProof/>
          <w:lang w:val="nl-BE"/>
        </w:rPr>
        <w:t xml:space="preserve"> 5.Dh3+ Dh4 </w:t>
      </w:r>
      <w:r w:rsidR="0082257A">
        <w:rPr>
          <w:i/>
          <w:iCs/>
          <w:noProof/>
          <w:lang w:val="nl-BE"/>
        </w:rPr>
        <w:t>(5...Kg6 6.Dh7+ en</w:t>
      </w:r>
      <w:r w:rsidRPr="00AD04D8">
        <w:rPr>
          <w:i/>
          <w:iCs/>
          <w:noProof/>
          <w:lang w:val="nl-BE"/>
        </w:rPr>
        <w:t xml:space="preserve"> mat)</w:t>
      </w:r>
      <w:r w:rsidRPr="00AD04D8">
        <w:rPr>
          <w:noProof/>
          <w:lang w:val="nl-BE"/>
        </w:rPr>
        <w:t xml:space="preserve"> 6.Df5+ Dg5+ 7.Dxg5</w:t>
      </w:r>
      <w:r w:rsidR="0082257A">
        <w:rPr>
          <w:noProof/>
          <w:lang w:val="nl-BE"/>
        </w:rPr>
        <w:t>+</w:t>
      </w:r>
      <w:r w:rsidRPr="00AD04D8">
        <w:rPr>
          <w:noProof/>
          <w:lang w:val="nl-BE"/>
        </w:rPr>
        <w:t xml:space="preserve"> mat.</w:t>
      </w:r>
    </w:p>
    <w:p w14:paraId="79F4CDE1" w14:textId="77777777" w:rsidR="00412822" w:rsidRPr="00AD04D8" w:rsidRDefault="00412822" w:rsidP="00412822">
      <w:pPr>
        <w:rPr>
          <w:rFonts w:cs="Arial"/>
          <w:b/>
          <w:sz w:val="20"/>
          <w:szCs w:val="20"/>
          <w:lang w:val="nl-BE"/>
        </w:rPr>
      </w:pPr>
      <w:r w:rsidRPr="00AD04D8">
        <w:rPr>
          <w:rFonts w:cs="Arial"/>
          <w:b/>
          <w:sz w:val="20"/>
          <w:szCs w:val="20"/>
          <w:lang w:val="nl-BE"/>
        </w:rPr>
        <w:tab/>
        <w:t>5.Dg3+</w:t>
      </w:r>
      <w:r w:rsidRPr="00AD04D8">
        <w:rPr>
          <w:rFonts w:cs="Arial"/>
          <w:b/>
          <w:sz w:val="20"/>
          <w:szCs w:val="20"/>
          <w:lang w:val="nl-BE"/>
        </w:rPr>
        <w:tab/>
      </w:r>
      <w:r w:rsidRPr="00AD04D8">
        <w:rPr>
          <w:rFonts w:cs="Arial"/>
          <w:b/>
          <w:sz w:val="20"/>
          <w:szCs w:val="20"/>
          <w:lang w:val="nl-BE"/>
        </w:rPr>
        <w:tab/>
        <w:t>Kf6</w:t>
      </w:r>
    </w:p>
    <w:p w14:paraId="3F8B3417" w14:textId="77777777" w:rsidR="007E68F6" w:rsidRDefault="00412822" w:rsidP="00412822">
      <w:pPr>
        <w:pStyle w:val="03aText"/>
        <w:widowControl/>
        <w:rPr>
          <w:noProof/>
          <w:lang w:val="nl-BE"/>
        </w:rPr>
      </w:pPr>
      <w:r w:rsidRPr="00AD04D8">
        <w:rPr>
          <w:noProof/>
          <w:lang w:val="nl-BE"/>
        </w:rPr>
        <w:t>Opnieuw niet 5...Kh5</w:t>
      </w:r>
      <w:r w:rsidR="00997520">
        <w:rPr>
          <w:noProof/>
          <w:lang w:val="nl-BE"/>
        </w:rPr>
        <w:t>?</w:t>
      </w:r>
      <w:r w:rsidRPr="00AD04D8">
        <w:rPr>
          <w:noProof/>
          <w:lang w:val="nl-BE"/>
        </w:rPr>
        <w:t xml:space="preserve"> 6.Dh2+ enzo</w:t>
      </w:r>
      <w:r w:rsidRPr="00AD04D8">
        <w:rPr>
          <w:noProof/>
          <w:lang w:val="nl-BE"/>
        </w:rPr>
        <w:softHyphen/>
        <w:t>voort.</w:t>
      </w:r>
    </w:p>
    <w:p w14:paraId="5A5A19DD" w14:textId="77777777" w:rsidR="00412822" w:rsidRPr="00D15461" w:rsidRDefault="00412822" w:rsidP="00D15461">
      <w:pPr>
        <w:pStyle w:val="03aText"/>
        <w:widowControl/>
        <w:ind w:firstLine="708"/>
        <w:rPr>
          <w:b/>
          <w:lang w:val="nl-BE"/>
        </w:rPr>
      </w:pPr>
      <w:r w:rsidRPr="00D15461">
        <w:rPr>
          <w:b/>
          <w:lang w:val="nl-BE"/>
        </w:rPr>
        <w:t>6.Dc3+</w:t>
      </w:r>
      <w:r w:rsidRPr="00D15461">
        <w:rPr>
          <w:b/>
          <w:lang w:val="nl-BE"/>
        </w:rPr>
        <w:tab/>
      </w:r>
      <w:r w:rsidRPr="00D15461">
        <w:rPr>
          <w:b/>
          <w:lang w:val="nl-BE"/>
        </w:rPr>
        <w:tab/>
        <w:t>Ke7</w:t>
      </w:r>
    </w:p>
    <w:p w14:paraId="4D9F2660" w14:textId="77777777" w:rsidR="00412822" w:rsidRDefault="00412822" w:rsidP="005B4866">
      <w:pPr>
        <w:rPr>
          <w:rFonts w:cs="Arial"/>
          <w:b/>
          <w:sz w:val="20"/>
          <w:szCs w:val="20"/>
          <w:lang w:val="nl-BE"/>
        </w:rPr>
      </w:pPr>
      <w:r w:rsidRPr="00AD04D8">
        <w:rPr>
          <w:rFonts w:cs="Arial"/>
          <w:b/>
          <w:sz w:val="20"/>
          <w:szCs w:val="20"/>
          <w:lang w:val="nl-BE"/>
        </w:rPr>
        <w:tab/>
        <w:t>7.Db4+</w:t>
      </w:r>
    </w:p>
    <w:p w14:paraId="6D900AB6" w14:textId="77777777" w:rsidR="00412822" w:rsidRPr="00DD203D" w:rsidRDefault="00415866" w:rsidP="00412822">
      <w:pPr>
        <w:jc w:val="both"/>
        <w:rPr>
          <w:rFonts w:cs="Arial"/>
          <w:i/>
          <w:sz w:val="20"/>
          <w:szCs w:val="20"/>
          <w:lang w:val="nl-BE"/>
        </w:rPr>
      </w:pPr>
      <w:r>
        <w:rPr>
          <w:rFonts w:cs="Arial"/>
          <w:sz w:val="20"/>
          <w:szCs w:val="20"/>
          <w:lang w:val="nl-BE"/>
        </w:rPr>
        <w:t>7.Da3.? of 7.Dc7+ Kf6 8.Dc3+ Ke</w:t>
      </w:r>
      <w:r w:rsidR="00412822">
        <w:rPr>
          <w:rFonts w:cs="Arial"/>
          <w:sz w:val="20"/>
          <w:szCs w:val="20"/>
          <w:lang w:val="nl-BE"/>
        </w:rPr>
        <w:t xml:space="preserve">7 9.Db4+ </w:t>
      </w:r>
      <w:r w:rsidR="00412822">
        <w:rPr>
          <w:rFonts w:cs="Arial"/>
          <w:i/>
          <w:sz w:val="20"/>
          <w:szCs w:val="20"/>
          <w:lang w:val="nl-BE"/>
        </w:rPr>
        <w:t>(</w:t>
      </w:r>
      <w:r w:rsidR="0057697B">
        <w:rPr>
          <w:rFonts w:cs="Arial"/>
          <w:i/>
          <w:sz w:val="20"/>
          <w:szCs w:val="20"/>
          <w:lang w:val="nl-BE"/>
        </w:rPr>
        <w:t>Z</w:t>
      </w:r>
      <w:r w:rsidR="00412822">
        <w:rPr>
          <w:rFonts w:cs="Arial"/>
          <w:i/>
          <w:sz w:val="20"/>
          <w:szCs w:val="20"/>
          <w:lang w:val="nl-BE"/>
        </w:rPr>
        <w:t>ie zet</w:t>
      </w:r>
      <w:r>
        <w:rPr>
          <w:rFonts w:cs="Arial"/>
          <w:i/>
          <w:sz w:val="20"/>
          <w:szCs w:val="20"/>
          <w:lang w:val="nl-BE"/>
        </w:rPr>
        <w:t xml:space="preserve"> </w:t>
      </w:r>
      <w:r w:rsidR="00412822">
        <w:rPr>
          <w:rFonts w:cs="Arial"/>
          <w:i/>
          <w:sz w:val="20"/>
          <w:szCs w:val="20"/>
          <w:lang w:val="nl-BE"/>
        </w:rPr>
        <w:t>7.)</w:t>
      </w:r>
    </w:p>
    <w:p w14:paraId="49F7E027" w14:textId="77777777" w:rsidR="00412822" w:rsidRPr="00AD04D8" w:rsidRDefault="00412822" w:rsidP="00023376">
      <w:pPr>
        <w:rPr>
          <w:rFonts w:cs="Arial"/>
          <w:b/>
          <w:sz w:val="20"/>
          <w:szCs w:val="20"/>
          <w:lang w:val="nl-BE"/>
        </w:rPr>
      </w:pPr>
      <w:r>
        <w:rPr>
          <w:rFonts w:cs="Arial"/>
          <w:b/>
          <w:sz w:val="20"/>
          <w:szCs w:val="20"/>
          <w:lang w:val="nl-BE"/>
        </w:rPr>
        <w:tab/>
        <w:t>7…</w:t>
      </w:r>
      <w:r>
        <w:rPr>
          <w:rFonts w:cs="Arial"/>
          <w:b/>
          <w:sz w:val="20"/>
          <w:szCs w:val="20"/>
          <w:lang w:val="nl-BE"/>
        </w:rPr>
        <w:tab/>
      </w:r>
      <w:r>
        <w:rPr>
          <w:rFonts w:cs="Arial"/>
          <w:b/>
          <w:sz w:val="20"/>
          <w:szCs w:val="20"/>
          <w:lang w:val="nl-BE"/>
        </w:rPr>
        <w:tab/>
      </w:r>
      <w:r w:rsidRPr="00AD04D8">
        <w:rPr>
          <w:rFonts w:cs="Arial"/>
          <w:b/>
          <w:sz w:val="20"/>
          <w:szCs w:val="20"/>
          <w:lang w:val="nl-BE"/>
        </w:rPr>
        <w:t>Kf6</w:t>
      </w:r>
    </w:p>
    <w:p w14:paraId="455F11B5" w14:textId="77777777" w:rsidR="00412822" w:rsidRPr="00AD04D8" w:rsidRDefault="00412822" w:rsidP="00412822">
      <w:pPr>
        <w:pStyle w:val="03aText"/>
        <w:widowControl/>
        <w:rPr>
          <w:noProof/>
          <w:lang w:val="nl-BE"/>
        </w:rPr>
      </w:pPr>
      <w:r w:rsidRPr="00AD04D8">
        <w:rPr>
          <w:noProof/>
          <w:lang w:val="nl-BE"/>
        </w:rPr>
        <w:t>7...Kd7</w:t>
      </w:r>
      <w:r w:rsidR="00997520">
        <w:rPr>
          <w:noProof/>
          <w:lang w:val="nl-BE"/>
        </w:rPr>
        <w:t>?</w:t>
      </w:r>
      <w:r w:rsidRPr="00AD04D8">
        <w:rPr>
          <w:noProof/>
          <w:lang w:val="nl-BE"/>
        </w:rPr>
        <w:t xml:space="preserve"> verliest sneller: 8.Dd6+ Kc8 9.Dd8+ Kb7 10.Pd6+ en 11.Pxf5.</w:t>
      </w:r>
    </w:p>
    <w:p w14:paraId="6B3728EA" w14:textId="77777777" w:rsidR="00412822" w:rsidRDefault="00982BA8" w:rsidP="00412822">
      <w:pPr>
        <w:rPr>
          <w:rFonts w:cs="Arial"/>
          <w:b/>
          <w:sz w:val="20"/>
          <w:szCs w:val="20"/>
          <w:lang w:val="nl-BE"/>
        </w:rPr>
      </w:pPr>
      <w:r>
        <w:rPr>
          <w:rFonts w:cs="Arial"/>
          <w:b/>
          <w:sz w:val="20"/>
          <w:szCs w:val="20"/>
          <w:lang w:val="nl-BE"/>
        </w:rPr>
        <w:tab/>
        <w:t>8.Dd4+</w:t>
      </w:r>
    </w:p>
    <w:p w14:paraId="3E2982E2" w14:textId="77777777" w:rsidR="00412822" w:rsidRPr="00DD203D" w:rsidRDefault="00412822" w:rsidP="00412822">
      <w:pPr>
        <w:jc w:val="both"/>
        <w:rPr>
          <w:rFonts w:cs="Arial"/>
          <w:i/>
          <w:sz w:val="20"/>
          <w:szCs w:val="20"/>
          <w:lang w:val="nl-BE"/>
        </w:rPr>
      </w:pPr>
      <w:r>
        <w:rPr>
          <w:rFonts w:cs="Arial"/>
          <w:sz w:val="20"/>
          <w:szCs w:val="20"/>
          <w:lang w:val="nl-BE"/>
        </w:rPr>
        <w:t xml:space="preserve">8.Db2+? of 8.Dc3+? Ke7 9.Db4+ Kf6 10.Dd4+ </w:t>
      </w:r>
      <w:r w:rsidR="0057697B">
        <w:rPr>
          <w:rFonts w:cs="Arial"/>
          <w:i/>
          <w:sz w:val="20"/>
          <w:szCs w:val="20"/>
          <w:lang w:val="nl-BE"/>
        </w:rPr>
        <w:t>(Z</w:t>
      </w:r>
      <w:r>
        <w:rPr>
          <w:rFonts w:cs="Arial"/>
          <w:i/>
          <w:sz w:val="20"/>
          <w:szCs w:val="20"/>
          <w:lang w:val="nl-BE"/>
        </w:rPr>
        <w:t>ie zet 8.)</w:t>
      </w:r>
    </w:p>
    <w:p w14:paraId="598EE4E7" w14:textId="77777777" w:rsidR="00412822" w:rsidRPr="00AD04D8" w:rsidRDefault="00412822" w:rsidP="00412822">
      <w:pPr>
        <w:rPr>
          <w:rFonts w:cs="Arial"/>
          <w:b/>
          <w:sz w:val="20"/>
          <w:szCs w:val="20"/>
          <w:lang w:val="nl-BE"/>
        </w:rPr>
      </w:pPr>
      <w:r>
        <w:rPr>
          <w:rFonts w:cs="Arial"/>
          <w:b/>
          <w:sz w:val="20"/>
          <w:szCs w:val="20"/>
          <w:lang w:val="nl-BE"/>
        </w:rPr>
        <w:tab/>
        <w:t>8…</w:t>
      </w:r>
      <w:r>
        <w:rPr>
          <w:rFonts w:cs="Arial"/>
          <w:b/>
          <w:sz w:val="20"/>
          <w:szCs w:val="20"/>
          <w:lang w:val="nl-BE"/>
        </w:rPr>
        <w:tab/>
      </w:r>
      <w:r>
        <w:rPr>
          <w:rFonts w:cs="Arial"/>
          <w:b/>
          <w:sz w:val="20"/>
          <w:szCs w:val="20"/>
          <w:lang w:val="nl-BE"/>
        </w:rPr>
        <w:tab/>
      </w:r>
      <w:r w:rsidRPr="00AD04D8">
        <w:rPr>
          <w:rFonts w:cs="Arial"/>
          <w:b/>
          <w:sz w:val="20"/>
          <w:szCs w:val="20"/>
          <w:lang w:val="nl-BE"/>
        </w:rPr>
        <w:t>Kg6</w:t>
      </w:r>
    </w:p>
    <w:p w14:paraId="59F052B9" w14:textId="77777777" w:rsidR="00412822" w:rsidRDefault="00412822" w:rsidP="00412822">
      <w:pPr>
        <w:rPr>
          <w:rFonts w:cs="Arial"/>
          <w:b/>
          <w:sz w:val="20"/>
          <w:szCs w:val="20"/>
          <w:lang w:val="nl-BE"/>
        </w:rPr>
      </w:pPr>
      <w:r w:rsidRPr="00AD04D8">
        <w:rPr>
          <w:rFonts w:cs="Arial"/>
          <w:b/>
          <w:sz w:val="20"/>
          <w:szCs w:val="20"/>
          <w:lang w:val="nl-BE"/>
        </w:rPr>
        <w:tab/>
        <w:t>9.Dg7+</w:t>
      </w:r>
    </w:p>
    <w:p w14:paraId="73A2771E" w14:textId="77777777" w:rsidR="00412822" w:rsidRPr="00017082" w:rsidRDefault="0082257A" w:rsidP="0038155E">
      <w:pPr>
        <w:numPr>
          <w:ilvl w:val="0"/>
          <w:numId w:val="27"/>
        </w:numPr>
        <w:jc w:val="both"/>
        <w:rPr>
          <w:rFonts w:cs="Arial"/>
          <w:sz w:val="20"/>
          <w:szCs w:val="20"/>
          <w:lang w:val="nl-BE"/>
        </w:rPr>
      </w:pPr>
      <w:r>
        <w:rPr>
          <w:rFonts w:cs="Arial"/>
          <w:sz w:val="20"/>
          <w:szCs w:val="20"/>
          <w:lang w:val="nl-BE"/>
        </w:rPr>
        <w:t>9.Dg1+? Kf6 10.Dd4+ Kg6</w:t>
      </w:r>
      <w:r w:rsidR="00412822">
        <w:rPr>
          <w:rFonts w:cs="Arial"/>
          <w:sz w:val="20"/>
          <w:szCs w:val="20"/>
          <w:lang w:val="nl-BE"/>
        </w:rPr>
        <w:t xml:space="preserve"> 11.Dg7+ </w:t>
      </w:r>
      <w:r w:rsidR="0057697B">
        <w:rPr>
          <w:rFonts w:cs="Arial"/>
          <w:i/>
          <w:sz w:val="20"/>
          <w:szCs w:val="20"/>
          <w:lang w:val="nl-BE"/>
        </w:rPr>
        <w:t>(Z</w:t>
      </w:r>
      <w:r w:rsidR="00412822">
        <w:rPr>
          <w:rFonts w:cs="Arial"/>
          <w:i/>
          <w:sz w:val="20"/>
          <w:szCs w:val="20"/>
          <w:lang w:val="nl-BE"/>
        </w:rPr>
        <w:t>ie zet 9.)</w:t>
      </w:r>
    </w:p>
    <w:p w14:paraId="3AC0BA07" w14:textId="77777777" w:rsidR="00412822" w:rsidRPr="00017082" w:rsidRDefault="00412822" w:rsidP="0038155E">
      <w:pPr>
        <w:numPr>
          <w:ilvl w:val="0"/>
          <w:numId w:val="27"/>
        </w:numPr>
        <w:jc w:val="both"/>
        <w:rPr>
          <w:rFonts w:cs="Arial"/>
          <w:sz w:val="20"/>
          <w:szCs w:val="20"/>
          <w:lang w:val="nl-BE"/>
        </w:rPr>
      </w:pPr>
      <w:r>
        <w:rPr>
          <w:rFonts w:cs="Arial"/>
          <w:sz w:val="20"/>
          <w:szCs w:val="20"/>
          <w:lang w:val="nl-BE"/>
        </w:rPr>
        <w:t>9.Dd6+? Kf6 10.</w:t>
      </w:r>
      <w:r w:rsidR="00415866">
        <w:rPr>
          <w:rFonts w:cs="Arial"/>
          <w:sz w:val="20"/>
          <w:szCs w:val="20"/>
          <w:lang w:val="nl-BE"/>
        </w:rPr>
        <w:t>Dd3+ Df5 11.Dg3+</w:t>
      </w:r>
      <w:r>
        <w:rPr>
          <w:rFonts w:cs="Arial"/>
          <w:sz w:val="20"/>
          <w:szCs w:val="20"/>
          <w:lang w:val="nl-BE"/>
        </w:rPr>
        <w:t xml:space="preserve"> </w:t>
      </w:r>
      <w:r w:rsidR="0057697B">
        <w:rPr>
          <w:rFonts w:cs="Arial"/>
          <w:i/>
          <w:sz w:val="20"/>
          <w:szCs w:val="20"/>
          <w:lang w:val="nl-BE"/>
        </w:rPr>
        <w:t>(Z</w:t>
      </w:r>
      <w:r w:rsidR="00415866">
        <w:rPr>
          <w:rFonts w:cs="Arial"/>
          <w:i/>
          <w:sz w:val="20"/>
          <w:szCs w:val="20"/>
          <w:lang w:val="nl-BE"/>
        </w:rPr>
        <w:t>ie zet 5</w:t>
      </w:r>
      <w:r>
        <w:rPr>
          <w:rFonts w:cs="Arial"/>
          <w:i/>
          <w:sz w:val="20"/>
          <w:szCs w:val="20"/>
          <w:lang w:val="nl-BE"/>
        </w:rPr>
        <w:t>.)</w:t>
      </w:r>
    </w:p>
    <w:p w14:paraId="0EAD6966" w14:textId="77777777" w:rsidR="00412822" w:rsidRPr="00AD04D8" w:rsidRDefault="00412822" w:rsidP="00412822">
      <w:pPr>
        <w:rPr>
          <w:rFonts w:cs="Arial"/>
          <w:b/>
          <w:sz w:val="20"/>
          <w:szCs w:val="20"/>
          <w:lang w:val="nl-BE"/>
        </w:rPr>
      </w:pPr>
      <w:r>
        <w:rPr>
          <w:rFonts w:cs="Arial"/>
          <w:b/>
          <w:sz w:val="20"/>
          <w:szCs w:val="20"/>
          <w:lang w:val="nl-BE"/>
        </w:rPr>
        <w:tab/>
        <w:t>9…</w:t>
      </w:r>
      <w:r>
        <w:rPr>
          <w:rFonts w:cs="Arial"/>
          <w:b/>
          <w:sz w:val="20"/>
          <w:szCs w:val="20"/>
          <w:lang w:val="nl-BE"/>
        </w:rPr>
        <w:tab/>
      </w:r>
      <w:r>
        <w:rPr>
          <w:rFonts w:cs="Arial"/>
          <w:b/>
          <w:sz w:val="20"/>
          <w:szCs w:val="20"/>
          <w:lang w:val="nl-BE"/>
        </w:rPr>
        <w:tab/>
      </w:r>
      <w:r w:rsidRPr="00AD04D8">
        <w:rPr>
          <w:rFonts w:cs="Arial"/>
          <w:b/>
          <w:sz w:val="20"/>
          <w:szCs w:val="20"/>
          <w:lang w:val="nl-BE"/>
        </w:rPr>
        <w:t>Kh5</w:t>
      </w:r>
    </w:p>
    <w:p w14:paraId="2DB13324"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10.Dh8+</w:t>
      </w:r>
      <w:r w:rsidRPr="00AD04D8">
        <w:rPr>
          <w:rFonts w:cs="Arial"/>
          <w:b/>
          <w:sz w:val="20"/>
          <w:szCs w:val="20"/>
          <w:lang w:val="nl-BE"/>
        </w:rPr>
        <w:tab/>
      </w:r>
      <w:r>
        <w:rPr>
          <w:rFonts w:cs="Arial"/>
          <w:b/>
          <w:sz w:val="20"/>
          <w:szCs w:val="20"/>
          <w:lang w:val="nl-BE"/>
        </w:rPr>
        <w:tab/>
      </w:r>
      <w:r w:rsidRPr="00AD04D8">
        <w:rPr>
          <w:rFonts w:cs="Arial"/>
          <w:b/>
          <w:sz w:val="20"/>
          <w:szCs w:val="20"/>
          <w:lang w:val="nl-BE"/>
        </w:rPr>
        <w:t>Kg4</w:t>
      </w:r>
    </w:p>
    <w:p w14:paraId="0203B1B1" w14:textId="77777777" w:rsidR="00412822" w:rsidRPr="00AD04D8" w:rsidRDefault="00412822" w:rsidP="00412822">
      <w:pPr>
        <w:pStyle w:val="03aText"/>
        <w:widowControl/>
        <w:rPr>
          <w:noProof/>
          <w:lang w:val="nl-BE"/>
        </w:rPr>
      </w:pPr>
      <w:r w:rsidRPr="00AD04D8">
        <w:rPr>
          <w:noProof/>
          <w:lang w:val="nl-BE"/>
        </w:rPr>
        <w:t>10...Kg6</w:t>
      </w:r>
      <w:r w:rsidR="00997520">
        <w:rPr>
          <w:noProof/>
          <w:lang w:val="nl-BE"/>
        </w:rPr>
        <w:t>?</w:t>
      </w:r>
      <w:r w:rsidRPr="00AD04D8">
        <w:rPr>
          <w:noProof/>
          <w:lang w:val="nl-BE"/>
        </w:rPr>
        <w:t xml:space="preserve"> 11.Dh6 + en mat.</w:t>
      </w:r>
    </w:p>
    <w:p w14:paraId="62C47CF6" w14:textId="77777777" w:rsidR="00412822" w:rsidRPr="00B354CB" w:rsidRDefault="00412822" w:rsidP="00412822">
      <w:pPr>
        <w:rPr>
          <w:rFonts w:cs="Arial"/>
          <w:b/>
          <w:sz w:val="20"/>
          <w:szCs w:val="20"/>
          <w:lang w:val="en-GB"/>
        </w:rPr>
      </w:pPr>
      <w:r>
        <w:rPr>
          <w:rFonts w:cs="Arial"/>
          <w:b/>
          <w:sz w:val="20"/>
          <w:szCs w:val="20"/>
          <w:lang w:val="nl-BE"/>
        </w:rPr>
        <w:t xml:space="preserve">           </w:t>
      </w:r>
      <w:r w:rsidRPr="00B354CB">
        <w:rPr>
          <w:rFonts w:cs="Arial"/>
          <w:b/>
          <w:sz w:val="20"/>
          <w:szCs w:val="20"/>
          <w:lang w:val="en-GB"/>
        </w:rPr>
        <w:t>11.Ph6+</w:t>
      </w:r>
      <w:r w:rsidRPr="00B354CB">
        <w:rPr>
          <w:rFonts w:cs="Arial"/>
          <w:b/>
          <w:sz w:val="20"/>
          <w:szCs w:val="20"/>
          <w:lang w:val="en-GB"/>
        </w:rPr>
        <w:tab/>
      </w:r>
      <w:r w:rsidRPr="00B354CB">
        <w:rPr>
          <w:rFonts w:cs="Arial"/>
          <w:b/>
          <w:sz w:val="20"/>
          <w:szCs w:val="20"/>
          <w:lang w:val="en-GB"/>
        </w:rPr>
        <w:tab/>
        <w:t>K~</w:t>
      </w:r>
    </w:p>
    <w:p w14:paraId="26FAC2E9" w14:textId="77777777" w:rsidR="00D2417C" w:rsidRPr="00B354CB" w:rsidRDefault="00D2417C" w:rsidP="00412822">
      <w:pPr>
        <w:rPr>
          <w:rFonts w:cs="Arial"/>
          <w:b/>
          <w:sz w:val="20"/>
          <w:szCs w:val="20"/>
          <w:lang w:val="en-GB"/>
        </w:rPr>
      </w:pPr>
      <w:r w:rsidRPr="00B354CB">
        <w:rPr>
          <w:rFonts w:cs="Arial"/>
          <w:b/>
          <w:sz w:val="20"/>
          <w:szCs w:val="20"/>
          <w:lang w:val="en-GB"/>
        </w:rPr>
        <w:t xml:space="preserve">           12.Pxf5</w:t>
      </w:r>
    </w:p>
    <w:p w14:paraId="7D143171" w14:textId="77777777" w:rsidR="003148C0" w:rsidRPr="00B354CB" w:rsidRDefault="003148C0" w:rsidP="00412822">
      <w:pPr>
        <w:rPr>
          <w:rFonts w:cs="Arial"/>
          <w:b/>
          <w:sz w:val="20"/>
          <w:szCs w:val="20"/>
          <w:lang w:val="en-GB"/>
        </w:rPr>
      </w:pPr>
    </w:p>
    <w:p w14:paraId="0AB9C33A" w14:textId="77777777" w:rsidR="00377E7A" w:rsidRDefault="003148C0" w:rsidP="003148C0">
      <w:pPr>
        <w:jc w:val="both"/>
        <w:rPr>
          <w:rFonts w:cs="Arial"/>
          <w:i/>
          <w:sz w:val="20"/>
          <w:szCs w:val="20"/>
        </w:rPr>
      </w:pPr>
      <w:r w:rsidRPr="00B354CB">
        <w:rPr>
          <w:rFonts w:cs="Arial"/>
          <w:sz w:val="20"/>
          <w:szCs w:val="20"/>
          <w:lang w:val="en-GB"/>
        </w:rPr>
        <w:t xml:space="preserve">In het boek </w:t>
      </w:r>
      <w:r w:rsidRPr="00B354CB">
        <w:rPr>
          <w:rFonts w:cs="Arial"/>
          <w:i/>
          <w:sz w:val="20"/>
          <w:szCs w:val="20"/>
          <w:lang w:val="en-GB"/>
        </w:rPr>
        <w:t>Flemish Miniatures</w:t>
      </w:r>
      <w:r w:rsidRPr="00B354CB">
        <w:rPr>
          <w:rFonts w:cs="Arial"/>
          <w:sz w:val="20"/>
          <w:szCs w:val="20"/>
          <w:lang w:val="en-GB"/>
        </w:rPr>
        <w:t xml:space="preserve"> waardeerde de befaamde dame-specialist Julien Vandie</w:t>
      </w:r>
      <w:r w:rsidRPr="003148C0">
        <w:rPr>
          <w:rFonts w:cs="Arial"/>
          <w:sz w:val="20"/>
          <w:szCs w:val="20"/>
        </w:rPr>
        <w:t>st dit klei</w:t>
      </w:r>
      <w:r w:rsidR="00F113EB">
        <w:rPr>
          <w:rFonts w:cs="Arial"/>
          <w:sz w:val="20"/>
          <w:szCs w:val="20"/>
        </w:rPr>
        <w:t>-</w:t>
      </w:r>
      <w:r w:rsidRPr="003148C0">
        <w:rPr>
          <w:rFonts w:cs="Arial"/>
          <w:sz w:val="20"/>
          <w:szCs w:val="20"/>
        </w:rPr>
        <w:t xml:space="preserve">nood met: </w:t>
      </w:r>
      <w:r w:rsidRPr="003148C0">
        <w:rPr>
          <w:rFonts w:cs="Arial"/>
          <w:i/>
          <w:sz w:val="20"/>
          <w:szCs w:val="20"/>
        </w:rPr>
        <w:t>“I feel grateful that my friend Ignace has imagined this straightforward gem by ma</w:t>
      </w:r>
      <w:r w:rsidR="00F113EB">
        <w:rPr>
          <w:rFonts w:cs="Arial"/>
          <w:i/>
          <w:sz w:val="20"/>
          <w:szCs w:val="20"/>
        </w:rPr>
        <w:t xml:space="preserve">king </w:t>
      </w:r>
      <w:r w:rsidR="00377E7A">
        <w:rPr>
          <w:rFonts w:cs="Arial"/>
          <w:i/>
          <w:sz w:val="20"/>
          <w:szCs w:val="20"/>
        </w:rPr>
        <w:t>use of ‘my’ favourite material.”</w:t>
      </w:r>
    </w:p>
    <w:p w14:paraId="13832F43" w14:textId="77777777" w:rsidR="00D2502C" w:rsidRDefault="00D2502C" w:rsidP="003148C0">
      <w:pPr>
        <w:jc w:val="both"/>
        <w:rPr>
          <w:rFonts w:cs="Arial"/>
          <w:i/>
          <w:sz w:val="20"/>
          <w:szCs w:val="20"/>
        </w:rPr>
      </w:pPr>
    </w:p>
    <w:p w14:paraId="2AB8D0BE" w14:textId="77777777" w:rsidR="00D2502C" w:rsidRDefault="00D2502C" w:rsidP="003148C0">
      <w:pPr>
        <w:jc w:val="both"/>
        <w:rPr>
          <w:rFonts w:cs="Arial"/>
          <w:i/>
          <w:sz w:val="20"/>
          <w:szCs w:val="20"/>
        </w:rPr>
      </w:pPr>
    </w:p>
    <w:p w14:paraId="0F2CD3BB" w14:textId="77777777" w:rsidR="00675F3B" w:rsidRDefault="00675F3B" w:rsidP="00747AA2">
      <w:pPr>
        <w:pStyle w:val="Plattetekst"/>
        <w:spacing w:line="190" w:lineRule="exact"/>
        <w:rPr>
          <w:rFonts w:ascii="Arial" w:hAnsi="Arial" w:cs="Arial"/>
          <w:b w:val="0"/>
          <w:i/>
          <w:sz w:val="20"/>
          <w:szCs w:val="20"/>
          <w:lang w:val="en-US"/>
        </w:rPr>
      </w:pPr>
    </w:p>
    <w:p w14:paraId="45C36415" w14:textId="77777777" w:rsidR="00675F3B" w:rsidRDefault="00675F3B" w:rsidP="00747AA2">
      <w:pPr>
        <w:pStyle w:val="Plattetekst"/>
        <w:spacing w:line="190" w:lineRule="exact"/>
        <w:rPr>
          <w:rFonts w:ascii="Arial" w:hAnsi="Arial" w:cs="Arial"/>
          <w:b w:val="0"/>
          <w:i/>
          <w:sz w:val="20"/>
          <w:szCs w:val="20"/>
          <w:lang w:val="en-US"/>
        </w:rPr>
      </w:pPr>
    </w:p>
    <w:p w14:paraId="73E3477A" w14:textId="77777777" w:rsidR="00675F3B" w:rsidRDefault="00675F3B" w:rsidP="00747AA2">
      <w:pPr>
        <w:pStyle w:val="Plattetekst"/>
        <w:spacing w:line="190" w:lineRule="exact"/>
        <w:rPr>
          <w:rFonts w:ascii="Arial" w:hAnsi="Arial" w:cs="Arial"/>
          <w:b w:val="0"/>
          <w:i/>
          <w:sz w:val="20"/>
          <w:szCs w:val="20"/>
          <w:lang w:val="en-US"/>
        </w:rPr>
      </w:pPr>
    </w:p>
    <w:p w14:paraId="713A08F4" w14:textId="77777777" w:rsidR="00675F3B" w:rsidRDefault="00675F3B" w:rsidP="00747AA2">
      <w:pPr>
        <w:pStyle w:val="Plattetekst"/>
        <w:spacing w:line="190" w:lineRule="exact"/>
        <w:rPr>
          <w:rFonts w:ascii="Arial" w:hAnsi="Arial" w:cs="Arial"/>
          <w:b w:val="0"/>
          <w:i/>
          <w:sz w:val="20"/>
          <w:szCs w:val="20"/>
          <w:lang w:val="en-US"/>
        </w:rPr>
      </w:pPr>
    </w:p>
    <w:p w14:paraId="5A767FBC" w14:textId="77777777" w:rsidR="00675F3B" w:rsidRDefault="00675F3B" w:rsidP="00747AA2">
      <w:pPr>
        <w:pStyle w:val="Plattetekst"/>
        <w:spacing w:line="190" w:lineRule="exact"/>
        <w:rPr>
          <w:rFonts w:ascii="Arial" w:hAnsi="Arial" w:cs="Arial"/>
          <w:b w:val="0"/>
          <w:i/>
          <w:sz w:val="20"/>
          <w:szCs w:val="20"/>
          <w:lang w:val="en-US"/>
        </w:rPr>
      </w:pPr>
    </w:p>
    <w:p w14:paraId="0F0F3C52" w14:textId="77777777" w:rsidR="00675F3B" w:rsidRDefault="00675F3B" w:rsidP="00747AA2">
      <w:pPr>
        <w:pStyle w:val="Plattetekst"/>
        <w:spacing w:line="190" w:lineRule="exact"/>
        <w:rPr>
          <w:rFonts w:ascii="Arial" w:hAnsi="Arial" w:cs="Arial"/>
          <w:b w:val="0"/>
          <w:i/>
          <w:sz w:val="20"/>
          <w:szCs w:val="20"/>
          <w:lang w:val="en-US"/>
        </w:rPr>
      </w:pPr>
    </w:p>
    <w:p w14:paraId="5689D447" w14:textId="77777777" w:rsidR="00675F3B" w:rsidRDefault="00675F3B" w:rsidP="00747AA2">
      <w:pPr>
        <w:pStyle w:val="Plattetekst"/>
        <w:spacing w:line="190" w:lineRule="exact"/>
        <w:rPr>
          <w:rFonts w:ascii="Arial" w:hAnsi="Arial" w:cs="Arial"/>
          <w:b w:val="0"/>
          <w:i/>
          <w:sz w:val="20"/>
          <w:szCs w:val="20"/>
          <w:lang w:val="en-US"/>
        </w:rPr>
      </w:pPr>
    </w:p>
    <w:p w14:paraId="00A1945E" w14:textId="77777777" w:rsidR="00675F3B" w:rsidRDefault="00675F3B" w:rsidP="00747AA2">
      <w:pPr>
        <w:pStyle w:val="Plattetekst"/>
        <w:spacing w:line="190" w:lineRule="exact"/>
        <w:rPr>
          <w:rFonts w:ascii="Arial" w:hAnsi="Arial" w:cs="Arial"/>
          <w:b w:val="0"/>
          <w:i/>
          <w:sz w:val="20"/>
          <w:szCs w:val="20"/>
          <w:lang w:val="en-US"/>
        </w:rPr>
      </w:pPr>
    </w:p>
    <w:p w14:paraId="51C59531" w14:textId="77777777" w:rsidR="00E565E7" w:rsidRPr="00F821AC" w:rsidRDefault="0016537E" w:rsidP="00747AA2">
      <w:pPr>
        <w:pStyle w:val="Plattetekst"/>
        <w:spacing w:line="190" w:lineRule="exact"/>
        <w:rPr>
          <w:rFonts w:ascii="Arial" w:hAnsi="Arial" w:cs="Arial"/>
          <w:sz w:val="20"/>
          <w:szCs w:val="20"/>
        </w:rPr>
      </w:pPr>
      <w:r w:rsidRPr="007436B8">
        <w:rPr>
          <w:rFonts w:ascii="Arial" w:hAnsi="Arial" w:cs="Arial"/>
          <w:sz w:val="20"/>
          <w:szCs w:val="20"/>
          <w:lang w:val="en-US"/>
        </w:rPr>
        <w:lastRenderedPageBreak/>
        <w:t xml:space="preserve">                    </w:t>
      </w:r>
      <w:r w:rsidR="00DD2D7D">
        <w:rPr>
          <w:rFonts w:ascii="Arial" w:hAnsi="Arial" w:cs="Arial"/>
          <w:sz w:val="20"/>
          <w:szCs w:val="20"/>
        </w:rPr>
        <w:t xml:space="preserve">- </w:t>
      </w:r>
      <w:r w:rsidR="00D14C7C">
        <w:rPr>
          <w:rFonts w:ascii="Arial" w:hAnsi="Arial" w:cs="Arial"/>
          <w:sz w:val="20"/>
          <w:szCs w:val="20"/>
        </w:rPr>
        <w:t>29</w:t>
      </w:r>
      <w:r w:rsidR="00F821AC">
        <w:rPr>
          <w:rFonts w:ascii="Arial" w:hAnsi="Arial" w:cs="Arial"/>
          <w:sz w:val="20"/>
          <w:szCs w:val="20"/>
        </w:rPr>
        <w:t xml:space="preserve"> -</w:t>
      </w:r>
    </w:p>
    <w:p w14:paraId="23F957BD" w14:textId="77777777" w:rsidR="00E565E7" w:rsidRDefault="00E565E7" w:rsidP="00E565E7">
      <w:pPr>
        <w:pStyle w:val="03aText"/>
        <w:widowControl/>
        <w:spacing w:line="160" w:lineRule="exact"/>
        <w:jc w:val="center"/>
        <w:rPr>
          <w:lang w:val="nl-BE"/>
        </w:rPr>
      </w:pPr>
    </w:p>
    <w:p w14:paraId="2FA7B1EC" w14:textId="77777777" w:rsidR="00F60E6F" w:rsidRDefault="00E565E7" w:rsidP="00475CCB">
      <w:pPr>
        <w:pStyle w:val="03aText"/>
        <w:widowControl/>
        <w:jc w:val="center"/>
        <w:rPr>
          <w:lang w:val="nl-BE"/>
        </w:rPr>
      </w:pPr>
      <w:r>
        <w:rPr>
          <w:i/>
          <w:lang w:val="nl-BE"/>
        </w:rPr>
        <w:t xml:space="preserve">Origineel, </w:t>
      </w:r>
      <w:r>
        <w:rPr>
          <w:lang w:val="nl-BE"/>
        </w:rPr>
        <w:t>2008</w:t>
      </w:r>
    </w:p>
    <w:p w14:paraId="4F61706B" w14:textId="77777777" w:rsidR="00475CCB" w:rsidRDefault="00475CCB" w:rsidP="00475CCB">
      <w:pPr>
        <w:pStyle w:val="03aText"/>
        <w:widowControl/>
        <w:jc w:val="center"/>
        <w:rPr>
          <w:noProof/>
          <w:lang w:val="nl-BE"/>
        </w:rPr>
      </w:pPr>
    </w:p>
    <w:p w14:paraId="68228FDC" w14:textId="77777777" w:rsidR="00675F3B" w:rsidRDefault="00675F3B" w:rsidP="00475CCB">
      <w:pPr>
        <w:pStyle w:val="03aText"/>
        <w:widowControl/>
        <w:jc w:val="center"/>
        <w:rPr>
          <w:noProof/>
          <w:lang w:val="nl-BE"/>
        </w:rPr>
      </w:pPr>
    </w:p>
    <w:p w14:paraId="10F5E6B5" w14:textId="77777777" w:rsidR="00E565E7" w:rsidRPr="00475CCB" w:rsidRDefault="00475CCB" w:rsidP="00475CCB">
      <w:pPr>
        <w:pStyle w:val="03aText"/>
        <w:widowControl/>
        <w:jc w:val="center"/>
        <w:rPr>
          <w:lang w:val="nl-BE"/>
        </w:rPr>
      </w:pPr>
      <w:r w:rsidRPr="00475CCB">
        <w:rPr>
          <w:noProof/>
          <w:lang w:val="nl-BE"/>
        </w:rPr>
        <w:drawing>
          <wp:inline distT="0" distB="0" distL="0" distR="0" wp14:anchorId="2E70DF69" wp14:editId="3B377EC2">
            <wp:extent cx="1899285" cy="189221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99285" cy="1892211"/>
                    </a:xfrm>
                    <a:prstGeom prst="rect">
                      <a:avLst/>
                    </a:prstGeom>
                    <a:noFill/>
                    <a:ln>
                      <a:noFill/>
                    </a:ln>
                  </pic:spPr>
                </pic:pic>
              </a:graphicData>
            </a:graphic>
          </wp:inline>
        </w:drawing>
      </w:r>
    </w:p>
    <w:p w14:paraId="44A063ED" w14:textId="77777777" w:rsidR="00475CCB" w:rsidRDefault="00475CCB" w:rsidP="00E565E7">
      <w:pPr>
        <w:pStyle w:val="03aText"/>
        <w:widowControl/>
        <w:rPr>
          <w:b/>
          <w:sz w:val="24"/>
          <w:szCs w:val="24"/>
          <w:lang w:val="nl-BE"/>
        </w:rPr>
      </w:pPr>
    </w:p>
    <w:p w14:paraId="58266173" w14:textId="77777777" w:rsidR="00E565E7" w:rsidRDefault="00E565E7" w:rsidP="00E565E7">
      <w:pPr>
        <w:pStyle w:val="03aText"/>
        <w:widowControl/>
        <w:rPr>
          <w:lang w:val="nl-BE"/>
        </w:rPr>
      </w:pPr>
      <w:r>
        <w:rPr>
          <w:b/>
          <w:sz w:val="24"/>
          <w:szCs w:val="24"/>
          <w:lang w:val="nl-BE"/>
        </w:rPr>
        <w:t>+</w:t>
      </w:r>
      <w:r w:rsidR="001F51E7">
        <w:rPr>
          <w:lang w:val="nl-BE"/>
        </w:rPr>
        <w:t xml:space="preserve">                            </w:t>
      </w:r>
      <w:r>
        <w:rPr>
          <w:lang w:val="nl-BE"/>
        </w:rPr>
        <w:t>0014.00 h4b1</w:t>
      </w:r>
    </w:p>
    <w:p w14:paraId="53755743" w14:textId="77777777" w:rsidR="00AA3C76" w:rsidRDefault="00AA3C76" w:rsidP="00E565E7">
      <w:pPr>
        <w:pStyle w:val="03aText"/>
        <w:widowControl/>
        <w:rPr>
          <w:lang w:val="nl-BE"/>
        </w:rPr>
      </w:pPr>
    </w:p>
    <w:p w14:paraId="57A1810D" w14:textId="77777777" w:rsidR="00AA3C76" w:rsidRDefault="00AA3C76" w:rsidP="00E565E7">
      <w:pPr>
        <w:pStyle w:val="03aText"/>
        <w:widowControl/>
        <w:rPr>
          <w:lang w:val="nl-BE"/>
        </w:rPr>
      </w:pPr>
      <w:r>
        <w:rPr>
          <w:lang w:val="nl-BE"/>
        </w:rPr>
        <w:t>Loper en paard tegen paard is meestal remise, doch deze studie is een uitzondering.</w:t>
      </w:r>
    </w:p>
    <w:p w14:paraId="69E0B626" w14:textId="77777777" w:rsidR="00F821AC" w:rsidRDefault="00F821AC" w:rsidP="00E565E7">
      <w:pPr>
        <w:pStyle w:val="03aText"/>
        <w:widowControl/>
        <w:rPr>
          <w:lang w:val="nl-BE"/>
        </w:rPr>
      </w:pPr>
    </w:p>
    <w:p w14:paraId="6CB8B541" w14:textId="77777777" w:rsidR="00E565E7" w:rsidRDefault="00E565E7" w:rsidP="00BE6887">
      <w:pPr>
        <w:pStyle w:val="03aText"/>
        <w:widowControl/>
        <w:ind w:firstLine="708"/>
        <w:rPr>
          <w:b/>
          <w:lang w:val="nl-BE"/>
        </w:rPr>
      </w:pPr>
      <w:r>
        <w:rPr>
          <w:b/>
          <w:lang w:val="nl-BE"/>
        </w:rPr>
        <w:t xml:space="preserve">1.Le4+ </w:t>
      </w:r>
      <w:r>
        <w:rPr>
          <w:b/>
          <w:lang w:val="nl-BE"/>
        </w:rPr>
        <w:tab/>
      </w:r>
      <w:r>
        <w:rPr>
          <w:b/>
          <w:lang w:val="nl-BE"/>
        </w:rPr>
        <w:tab/>
        <w:t xml:space="preserve">Kb2 </w:t>
      </w:r>
    </w:p>
    <w:p w14:paraId="050E7C92" w14:textId="77777777" w:rsidR="005B79A1" w:rsidRDefault="00DA586D" w:rsidP="00E565E7">
      <w:pPr>
        <w:pStyle w:val="03aText"/>
        <w:widowControl/>
        <w:rPr>
          <w:b/>
          <w:lang w:val="nl-BE"/>
        </w:rPr>
      </w:pPr>
      <w:r>
        <w:rPr>
          <w:b/>
          <w:lang w:val="nl-BE"/>
        </w:rPr>
        <w:tab/>
        <w:t>2.Lf5</w:t>
      </w:r>
      <w:r w:rsidR="00E565E7">
        <w:rPr>
          <w:b/>
          <w:lang w:val="nl-BE"/>
        </w:rPr>
        <w:t xml:space="preserve"> </w:t>
      </w:r>
      <w:r w:rsidR="00E565E7">
        <w:rPr>
          <w:b/>
          <w:lang w:val="nl-BE"/>
        </w:rPr>
        <w:tab/>
      </w:r>
      <w:r w:rsidR="00E565E7">
        <w:rPr>
          <w:b/>
          <w:lang w:val="nl-BE"/>
        </w:rPr>
        <w:tab/>
      </w:r>
    </w:p>
    <w:p w14:paraId="17CDAD8E" w14:textId="77777777" w:rsidR="005B79A1" w:rsidRDefault="00944223" w:rsidP="00E565E7">
      <w:pPr>
        <w:pStyle w:val="03aText"/>
        <w:widowControl/>
        <w:rPr>
          <w:lang w:val="nl-BE"/>
        </w:rPr>
      </w:pPr>
      <w:r>
        <w:rPr>
          <w:lang w:val="nl-BE"/>
        </w:rPr>
        <w:t>Het paard is reeds op</w:t>
      </w:r>
      <w:r w:rsidR="005B79A1">
        <w:rPr>
          <w:lang w:val="nl-BE"/>
        </w:rPr>
        <w:t>gesloten.</w:t>
      </w:r>
    </w:p>
    <w:p w14:paraId="4887E31F" w14:textId="77777777" w:rsidR="00E565E7" w:rsidRDefault="00944223" w:rsidP="00944223">
      <w:pPr>
        <w:pStyle w:val="03aText"/>
        <w:widowControl/>
        <w:ind w:left="708"/>
        <w:rPr>
          <w:b/>
          <w:lang w:val="nl-BE"/>
        </w:rPr>
      </w:pPr>
      <w:r w:rsidRPr="00944223">
        <w:rPr>
          <w:b/>
          <w:lang w:val="nl-BE"/>
        </w:rPr>
        <w:t>2…</w:t>
      </w:r>
      <w:r>
        <w:rPr>
          <w:b/>
          <w:lang w:val="nl-BE"/>
        </w:rPr>
        <w:tab/>
      </w:r>
      <w:r>
        <w:rPr>
          <w:b/>
          <w:lang w:val="nl-BE"/>
        </w:rPr>
        <w:tab/>
        <w:t xml:space="preserve">Kc3 3.Kg5 </w:t>
      </w:r>
      <w:r>
        <w:rPr>
          <w:b/>
          <w:lang w:val="nl-BE"/>
        </w:rPr>
        <w:tab/>
      </w:r>
      <w:r>
        <w:rPr>
          <w:b/>
          <w:lang w:val="nl-BE"/>
        </w:rPr>
        <w:tab/>
        <w:t xml:space="preserve">Kd4 </w:t>
      </w:r>
      <w:r w:rsidR="00E565E7">
        <w:rPr>
          <w:b/>
          <w:lang w:val="nl-BE"/>
        </w:rPr>
        <w:t xml:space="preserve">4.Kf6 </w:t>
      </w:r>
      <w:r w:rsidR="00E565E7">
        <w:rPr>
          <w:b/>
          <w:lang w:val="nl-BE"/>
        </w:rPr>
        <w:tab/>
      </w:r>
      <w:r w:rsidR="00E565E7">
        <w:rPr>
          <w:b/>
          <w:lang w:val="nl-BE"/>
        </w:rPr>
        <w:tab/>
        <w:t xml:space="preserve">Kd5 </w:t>
      </w:r>
      <w:r w:rsidR="00E565E7">
        <w:rPr>
          <w:i/>
          <w:lang w:val="nl-BE"/>
        </w:rPr>
        <w:tab/>
        <w:t xml:space="preserve"> </w:t>
      </w:r>
      <w:r>
        <w:rPr>
          <w:b/>
          <w:lang w:val="nl-BE"/>
        </w:rPr>
        <w:t>5.Pb7</w:t>
      </w:r>
      <w:r>
        <w:rPr>
          <w:b/>
          <w:lang w:val="nl-BE"/>
        </w:rPr>
        <w:tab/>
      </w:r>
      <w:r>
        <w:rPr>
          <w:b/>
          <w:lang w:val="nl-BE"/>
        </w:rPr>
        <w:tab/>
        <w:t xml:space="preserve">Kc6 </w:t>
      </w:r>
      <w:r w:rsidR="00E565E7">
        <w:rPr>
          <w:b/>
          <w:lang w:val="nl-BE"/>
        </w:rPr>
        <w:t>6.Pd8</w:t>
      </w:r>
      <w:r w:rsidR="00E565E7">
        <w:rPr>
          <w:b/>
          <w:lang w:val="nl-BE"/>
        </w:rPr>
        <w:tab/>
      </w:r>
      <w:r w:rsidR="00E565E7">
        <w:rPr>
          <w:b/>
          <w:lang w:val="nl-BE"/>
        </w:rPr>
        <w:tab/>
        <w:t>Kc7</w:t>
      </w:r>
    </w:p>
    <w:p w14:paraId="2021017E" w14:textId="77777777" w:rsidR="00E565E7" w:rsidRDefault="00E565E7" w:rsidP="00E565E7">
      <w:pPr>
        <w:pStyle w:val="03aText"/>
        <w:widowControl/>
        <w:rPr>
          <w:b/>
          <w:lang w:val="nl-BE"/>
        </w:rPr>
      </w:pPr>
      <w:r>
        <w:rPr>
          <w:b/>
          <w:lang w:val="nl-BE"/>
        </w:rPr>
        <w:tab/>
        <w:t>7.Ke7</w:t>
      </w:r>
      <w:r w:rsidR="00386BCB">
        <w:rPr>
          <w:b/>
          <w:lang w:val="nl-BE"/>
        </w:rPr>
        <w:t xml:space="preserve">                Pg6</w:t>
      </w:r>
    </w:p>
    <w:p w14:paraId="2D430176" w14:textId="77777777" w:rsidR="00E565E7" w:rsidRDefault="00DA7F71" w:rsidP="00E565E7">
      <w:pPr>
        <w:pStyle w:val="03aText"/>
        <w:widowControl/>
        <w:rPr>
          <w:lang w:val="nl-BE"/>
        </w:rPr>
      </w:pPr>
      <w:r>
        <w:rPr>
          <w:lang w:val="nl-BE"/>
        </w:rPr>
        <w:t>H</w:t>
      </w:r>
      <w:r w:rsidR="00E565E7">
        <w:rPr>
          <w:lang w:val="nl-BE"/>
        </w:rPr>
        <w:t>et zwarte paard gaat ook</w:t>
      </w:r>
      <w:r w:rsidR="00ED1153">
        <w:rPr>
          <w:lang w:val="nl-BE"/>
        </w:rPr>
        <w:t xml:space="preserve"> hier verloren wegens zetplicht:</w:t>
      </w:r>
    </w:p>
    <w:p w14:paraId="7E9BD8AA" w14:textId="77777777" w:rsidR="002E0C4A" w:rsidRDefault="002E0C4A" w:rsidP="00E565E7">
      <w:pPr>
        <w:pStyle w:val="03aText"/>
        <w:widowControl/>
        <w:rPr>
          <w:b/>
          <w:lang w:val="nl-BE"/>
        </w:rPr>
      </w:pPr>
      <w:r>
        <w:rPr>
          <w:lang w:val="nl-BE"/>
        </w:rPr>
        <w:tab/>
      </w:r>
      <w:r w:rsidR="00386BCB">
        <w:rPr>
          <w:b/>
          <w:lang w:val="nl-BE"/>
        </w:rPr>
        <w:t>8.Lxg6</w:t>
      </w:r>
    </w:p>
    <w:p w14:paraId="3BD3F8EE" w14:textId="77777777" w:rsidR="00944223" w:rsidRPr="00944223" w:rsidRDefault="00944223" w:rsidP="00E565E7">
      <w:pPr>
        <w:pStyle w:val="03aText"/>
        <w:widowControl/>
        <w:rPr>
          <w:lang w:val="nl-BE"/>
        </w:rPr>
      </w:pPr>
      <w:r>
        <w:rPr>
          <w:lang w:val="nl-BE"/>
        </w:rPr>
        <w:t>Met winst.</w:t>
      </w:r>
    </w:p>
    <w:p w14:paraId="4E019003" w14:textId="77777777" w:rsidR="00ED1153" w:rsidRPr="00ED1153" w:rsidRDefault="00ED1153" w:rsidP="00E565E7">
      <w:pPr>
        <w:pStyle w:val="03aText"/>
        <w:widowControl/>
        <w:rPr>
          <w:b/>
          <w:lang w:val="nl-BE"/>
        </w:rPr>
      </w:pPr>
      <w:r>
        <w:rPr>
          <w:lang w:val="nl-BE"/>
        </w:rPr>
        <w:tab/>
      </w:r>
    </w:p>
    <w:p w14:paraId="2CFE9CDB" w14:textId="77777777" w:rsidR="00431A8E" w:rsidRDefault="00431A8E" w:rsidP="00431A8E">
      <w:pPr>
        <w:pStyle w:val="03aText"/>
        <w:widowControl/>
        <w:rPr>
          <w:lang w:val="nl-BE"/>
        </w:rPr>
      </w:pPr>
    </w:p>
    <w:p w14:paraId="3ED44843" w14:textId="77777777" w:rsidR="0080383D" w:rsidRDefault="0080383D" w:rsidP="0080383D">
      <w:pPr>
        <w:pStyle w:val="03aText"/>
        <w:widowControl/>
        <w:rPr>
          <w:lang w:val="nl-BE"/>
        </w:rPr>
      </w:pPr>
    </w:p>
    <w:p w14:paraId="70E50FD9" w14:textId="77777777" w:rsidR="00DA586D" w:rsidRDefault="00DA586D" w:rsidP="0080383D">
      <w:pPr>
        <w:pStyle w:val="03aText"/>
        <w:widowControl/>
        <w:jc w:val="center"/>
        <w:rPr>
          <w:lang w:val="nl-BE"/>
        </w:rPr>
      </w:pPr>
    </w:p>
    <w:p w14:paraId="1E9DEC0C" w14:textId="77777777" w:rsidR="00DA586D" w:rsidRDefault="00DA586D" w:rsidP="0080383D">
      <w:pPr>
        <w:pStyle w:val="03aText"/>
        <w:widowControl/>
        <w:jc w:val="center"/>
        <w:rPr>
          <w:lang w:val="nl-BE"/>
        </w:rPr>
      </w:pPr>
    </w:p>
    <w:p w14:paraId="2B7557B6" w14:textId="77777777" w:rsidR="00DA586D" w:rsidRDefault="00DA586D" w:rsidP="0080383D">
      <w:pPr>
        <w:pStyle w:val="03aText"/>
        <w:widowControl/>
        <w:jc w:val="center"/>
        <w:rPr>
          <w:lang w:val="nl-BE"/>
        </w:rPr>
      </w:pPr>
    </w:p>
    <w:p w14:paraId="4FB2A24E" w14:textId="77777777" w:rsidR="00DA586D" w:rsidRDefault="00DA586D" w:rsidP="0080383D">
      <w:pPr>
        <w:pStyle w:val="03aText"/>
        <w:widowControl/>
        <w:jc w:val="center"/>
        <w:rPr>
          <w:lang w:val="nl-BE"/>
        </w:rPr>
      </w:pPr>
    </w:p>
    <w:p w14:paraId="1309653A" w14:textId="77777777" w:rsidR="00DA586D" w:rsidRDefault="00DA586D" w:rsidP="0080383D">
      <w:pPr>
        <w:pStyle w:val="03aText"/>
        <w:widowControl/>
        <w:jc w:val="center"/>
        <w:rPr>
          <w:lang w:val="nl-BE"/>
        </w:rPr>
      </w:pPr>
    </w:p>
    <w:p w14:paraId="6A7D2235" w14:textId="77777777" w:rsidR="00DA586D" w:rsidRDefault="00DA586D" w:rsidP="00E44D9D">
      <w:pPr>
        <w:pStyle w:val="03aText"/>
        <w:widowControl/>
        <w:rPr>
          <w:lang w:val="nl-BE"/>
        </w:rPr>
      </w:pPr>
    </w:p>
    <w:p w14:paraId="5D9637AC" w14:textId="77777777" w:rsidR="00DA586D" w:rsidRDefault="00DA586D" w:rsidP="0080383D">
      <w:pPr>
        <w:pStyle w:val="03aText"/>
        <w:widowControl/>
        <w:jc w:val="center"/>
        <w:rPr>
          <w:lang w:val="nl-BE"/>
        </w:rPr>
      </w:pPr>
    </w:p>
    <w:p w14:paraId="66E2BB51" w14:textId="77777777" w:rsidR="00DA586D" w:rsidRDefault="00DA586D" w:rsidP="0080383D">
      <w:pPr>
        <w:pStyle w:val="03aText"/>
        <w:widowControl/>
        <w:jc w:val="center"/>
        <w:rPr>
          <w:lang w:val="nl-BE"/>
        </w:rPr>
      </w:pPr>
    </w:p>
    <w:p w14:paraId="2338F99B" w14:textId="77777777" w:rsidR="00DA586D" w:rsidRDefault="00DA586D" w:rsidP="0080383D">
      <w:pPr>
        <w:pStyle w:val="03aText"/>
        <w:widowControl/>
        <w:jc w:val="center"/>
        <w:rPr>
          <w:lang w:val="nl-BE"/>
        </w:rPr>
      </w:pPr>
    </w:p>
    <w:p w14:paraId="5BCC675B" w14:textId="77777777" w:rsidR="00DA586D" w:rsidRDefault="00DA586D" w:rsidP="0080383D">
      <w:pPr>
        <w:pStyle w:val="03aText"/>
        <w:widowControl/>
        <w:jc w:val="center"/>
        <w:rPr>
          <w:lang w:val="nl-BE"/>
        </w:rPr>
      </w:pPr>
    </w:p>
    <w:p w14:paraId="4BA5E2CD" w14:textId="77777777" w:rsidR="00DA586D" w:rsidRDefault="00DA586D" w:rsidP="0080383D">
      <w:pPr>
        <w:pStyle w:val="03aText"/>
        <w:widowControl/>
        <w:jc w:val="center"/>
        <w:rPr>
          <w:lang w:val="nl-BE"/>
        </w:rPr>
      </w:pPr>
    </w:p>
    <w:p w14:paraId="35FABD06" w14:textId="77777777" w:rsidR="00DA586D" w:rsidRDefault="00DA586D" w:rsidP="0080383D">
      <w:pPr>
        <w:pStyle w:val="03aText"/>
        <w:widowControl/>
        <w:jc w:val="center"/>
        <w:rPr>
          <w:lang w:val="nl-BE"/>
        </w:rPr>
      </w:pPr>
    </w:p>
    <w:p w14:paraId="6F324DE4" w14:textId="77777777" w:rsidR="00DA586D" w:rsidRDefault="00DA586D" w:rsidP="0080383D">
      <w:pPr>
        <w:pStyle w:val="03aText"/>
        <w:widowControl/>
        <w:jc w:val="center"/>
        <w:rPr>
          <w:lang w:val="nl-BE"/>
        </w:rPr>
      </w:pPr>
    </w:p>
    <w:p w14:paraId="77E3254D" w14:textId="77777777" w:rsidR="00DA586D" w:rsidRDefault="00DA586D" w:rsidP="0080383D">
      <w:pPr>
        <w:pStyle w:val="03aText"/>
        <w:widowControl/>
        <w:jc w:val="center"/>
        <w:rPr>
          <w:lang w:val="nl-BE"/>
        </w:rPr>
      </w:pPr>
    </w:p>
    <w:p w14:paraId="601AF661" w14:textId="77777777" w:rsidR="00DA586D" w:rsidRDefault="00DA586D" w:rsidP="0080383D">
      <w:pPr>
        <w:pStyle w:val="03aText"/>
        <w:widowControl/>
        <w:jc w:val="center"/>
        <w:rPr>
          <w:lang w:val="nl-BE"/>
        </w:rPr>
      </w:pPr>
    </w:p>
    <w:p w14:paraId="056AC760" w14:textId="77777777" w:rsidR="00DA586D" w:rsidRDefault="00DA586D" w:rsidP="0080383D">
      <w:pPr>
        <w:pStyle w:val="03aText"/>
        <w:widowControl/>
        <w:jc w:val="center"/>
        <w:rPr>
          <w:lang w:val="nl-BE"/>
        </w:rPr>
      </w:pPr>
    </w:p>
    <w:p w14:paraId="6C6F6312" w14:textId="77777777" w:rsidR="00DA586D" w:rsidRDefault="00DA586D" w:rsidP="0080383D">
      <w:pPr>
        <w:pStyle w:val="03aText"/>
        <w:widowControl/>
        <w:jc w:val="center"/>
        <w:rPr>
          <w:lang w:val="nl-BE"/>
        </w:rPr>
      </w:pPr>
    </w:p>
    <w:p w14:paraId="0838A865" w14:textId="77777777" w:rsidR="00DA586D" w:rsidRDefault="00DA586D" w:rsidP="0080383D">
      <w:pPr>
        <w:pStyle w:val="03aText"/>
        <w:widowControl/>
        <w:jc w:val="center"/>
        <w:rPr>
          <w:lang w:val="nl-BE"/>
        </w:rPr>
      </w:pPr>
    </w:p>
    <w:p w14:paraId="00A0F21A" w14:textId="77777777" w:rsidR="00DA586D" w:rsidRDefault="00DA586D" w:rsidP="0080383D">
      <w:pPr>
        <w:pStyle w:val="03aText"/>
        <w:widowControl/>
        <w:jc w:val="center"/>
        <w:rPr>
          <w:lang w:val="nl-BE"/>
        </w:rPr>
      </w:pPr>
    </w:p>
    <w:p w14:paraId="397486E5" w14:textId="77777777" w:rsidR="00DA586D" w:rsidRDefault="00DA586D" w:rsidP="0080383D">
      <w:pPr>
        <w:pStyle w:val="03aText"/>
        <w:widowControl/>
        <w:jc w:val="center"/>
        <w:rPr>
          <w:lang w:val="nl-BE"/>
        </w:rPr>
      </w:pPr>
    </w:p>
    <w:p w14:paraId="4667C28E" w14:textId="77777777" w:rsidR="00DA586D" w:rsidRDefault="00DA586D" w:rsidP="0080383D">
      <w:pPr>
        <w:pStyle w:val="03aText"/>
        <w:widowControl/>
        <w:jc w:val="center"/>
        <w:rPr>
          <w:lang w:val="nl-BE"/>
        </w:rPr>
      </w:pPr>
    </w:p>
    <w:p w14:paraId="159F8BD8" w14:textId="77777777" w:rsidR="00DA586D" w:rsidRDefault="00DA586D" w:rsidP="0080383D">
      <w:pPr>
        <w:pStyle w:val="03aText"/>
        <w:widowControl/>
        <w:jc w:val="center"/>
        <w:rPr>
          <w:lang w:val="nl-BE"/>
        </w:rPr>
      </w:pPr>
    </w:p>
    <w:p w14:paraId="24C4912C" w14:textId="77777777" w:rsidR="00DA586D" w:rsidRDefault="00DA586D" w:rsidP="0080383D">
      <w:pPr>
        <w:pStyle w:val="03aText"/>
        <w:widowControl/>
        <w:jc w:val="center"/>
        <w:rPr>
          <w:lang w:val="nl-BE"/>
        </w:rPr>
      </w:pPr>
    </w:p>
    <w:p w14:paraId="24020533" w14:textId="77777777" w:rsidR="00DA586D" w:rsidRDefault="00DA586D" w:rsidP="0080383D">
      <w:pPr>
        <w:pStyle w:val="03aText"/>
        <w:widowControl/>
        <w:jc w:val="center"/>
        <w:rPr>
          <w:lang w:val="nl-BE"/>
        </w:rPr>
      </w:pPr>
    </w:p>
    <w:p w14:paraId="7C8E428D" w14:textId="77777777" w:rsidR="00DA586D" w:rsidRDefault="00DA586D" w:rsidP="0080383D">
      <w:pPr>
        <w:pStyle w:val="03aText"/>
        <w:widowControl/>
        <w:jc w:val="center"/>
        <w:rPr>
          <w:lang w:val="nl-BE"/>
        </w:rPr>
      </w:pPr>
    </w:p>
    <w:p w14:paraId="789C10EF" w14:textId="77777777" w:rsidR="00DA586D" w:rsidRDefault="00DA586D" w:rsidP="0080383D">
      <w:pPr>
        <w:pStyle w:val="03aText"/>
        <w:widowControl/>
        <w:jc w:val="center"/>
        <w:rPr>
          <w:lang w:val="nl-BE"/>
        </w:rPr>
      </w:pPr>
    </w:p>
    <w:p w14:paraId="16428874" w14:textId="77777777" w:rsidR="00DA586D" w:rsidRDefault="00DA586D" w:rsidP="0080383D">
      <w:pPr>
        <w:pStyle w:val="03aText"/>
        <w:widowControl/>
        <w:jc w:val="center"/>
        <w:rPr>
          <w:lang w:val="nl-BE"/>
        </w:rPr>
      </w:pPr>
    </w:p>
    <w:p w14:paraId="117985B6" w14:textId="77777777" w:rsidR="00DA586D" w:rsidRDefault="00DA586D" w:rsidP="0080383D">
      <w:pPr>
        <w:pStyle w:val="03aText"/>
        <w:widowControl/>
        <w:jc w:val="center"/>
        <w:rPr>
          <w:lang w:val="nl-BE"/>
        </w:rPr>
      </w:pPr>
    </w:p>
    <w:p w14:paraId="7E0B5A1A" w14:textId="77777777" w:rsidR="00DA586D" w:rsidRDefault="00DA586D" w:rsidP="0080383D">
      <w:pPr>
        <w:pStyle w:val="03aText"/>
        <w:widowControl/>
        <w:jc w:val="center"/>
        <w:rPr>
          <w:lang w:val="nl-BE"/>
        </w:rPr>
      </w:pPr>
    </w:p>
    <w:p w14:paraId="148C8020" w14:textId="77777777" w:rsidR="00DA586D" w:rsidRDefault="00DA586D" w:rsidP="0080383D">
      <w:pPr>
        <w:pStyle w:val="03aText"/>
        <w:widowControl/>
        <w:jc w:val="center"/>
        <w:rPr>
          <w:lang w:val="nl-BE"/>
        </w:rPr>
      </w:pPr>
    </w:p>
    <w:p w14:paraId="6D1BF5A8" w14:textId="77777777" w:rsidR="00DA586D" w:rsidRDefault="00DA586D" w:rsidP="0080383D">
      <w:pPr>
        <w:pStyle w:val="03aText"/>
        <w:widowControl/>
        <w:jc w:val="center"/>
        <w:rPr>
          <w:lang w:val="nl-BE"/>
        </w:rPr>
      </w:pPr>
    </w:p>
    <w:p w14:paraId="64AC2A69" w14:textId="77777777" w:rsidR="00DA586D" w:rsidRDefault="00DA586D" w:rsidP="0080383D">
      <w:pPr>
        <w:pStyle w:val="03aText"/>
        <w:widowControl/>
        <w:jc w:val="center"/>
        <w:rPr>
          <w:lang w:val="nl-BE"/>
        </w:rPr>
      </w:pPr>
    </w:p>
    <w:p w14:paraId="3BE3EC11" w14:textId="77777777" w:rsidR="00DA586D" w:rsidRDefault="00DA586D" w:rsidP="0080383D">
      <w:pPr>
        <w:pStyle w:val="03aText"/>
        <w:widowControl/>
        <w:jc w:val="center"/>
        <w:rPr>
          <w:lang w:val="nl-BE"/>
        </w:rPr>
      </w:pPr>
    </w:p>
    <w:p w14:paraId="31E40D90" w14:textId="77777777" w:rsidR="00DA586D" w:rsidRDefault="00DA586D" w:rsidP="0080383D">
      <w:pPr>
        <w:pStyle w:val="03aText"/>
        <w:widowControl/>
        <w:jc w:val="center"/>
        <w:rPr>
          <w:lang w:val="nl-BE"/>
        </w:rPr>
      </w:pPr>
    </w:p>
    <w:p w14:paraId="14E9086F" w14:textId="77777777" w:rsidR="00DA586D" w:rsidRDefault="00DA586D" w:rsidP="0080383D">
      <w:pPr>
        <w:pStyle w:val="03aText"/>
        <w:widowControl/>
        <w:jc w:val="center"/>
        <w:rPr>
          <w:lang w:val="nl-BE"/>
        </w:rPr>
      </w:pPr>
    </w:p>
    <w:p w14:paraId="4AF549DD" w14:textId="77777777" w:rsidR="00DA586D" w:rsidRDefault="00DA586D" w:rsidP="0080383D">
      <w:pPr>
        <w:pStyle w:val="03aText"/>
        <w:widowControl/>
        <w:jc w:val="center"/>
        <w:rPr>
          <w:lang w:val="nl-BE"/>
        </w:rPr>
      </w:pPr>
    </w:p>
    <w:p w14:paraId="3F1F7E53" w14:textId="77777777" w:rsidR="00DA586D" w:rsidRDefault="00DA586D" w:rsidP="0080383D">
      <w:pPr>
        <w:pStyle w:val="03aText"/>
        <w:widowControl/>
        <w:jc w:val="center"/>
        <w:rPr>
          <w:lang w:val="nl-BE"/>
        </w:rPr>
      </w:pPr>
    </w:p>
    <w:p w14:paraId="363E043B" w14:textId="77777777" w:rsidR="00DA586D" w:rsidRDefault="00DA586D" w:rsidP="0080383D">
      <w:pPr>
        <w:pStyle w:val="03aText"/>
        <w:widowControl/>
        <w:jc w:val="center"/>
        <w:rPr>
          <w:lang w:val="nl-BE"/>
        </w:rPr>
      </w:pPr>
    </w:p>
    <w:p w14:paraId="04350941" w14:textId="77777777" w:rsidR="00DA586D" w:rsidRDefault="00DA586D" w:rsidP="0080383D">
      <w:pPr>
        <w:pStyle w:val="03aText"/>
        <w:widowControl/>
        <w:jc w:val="center"/>
        <w:rPr>
          <w:lang w:val="nl-BE"/>
        </w:rPr>
      </w:pPr>
    </w:p>
    <w:p w14:paraId="01B0B079" w14:textId="77777777" w:rsidR="00DA586D" w:rsidRDefault="00DA586D" w:rsidP="0080383D">
      <w:pPr>
        <w:pStyle w:val="03aText"/>
        <w:widowControl/>
        <w:jc w:val="center"/>
        <w:rPr>
          <w:lang w:val="nl-BE"/>
        </w:rPr>
      </w:pPr>
    </w:p>
    <w:p w14:paraId="726ECBB9" w14:textId="77777777" w:rsidR="00FE756E" w:rsidRDefault="00FE756E" w:rsidP="00FE756E">
      <w:pPr>
        <w:pStyle w:val="03aText"/>
        <w:widowControl/>
        <w:rPr>
          <w:lang w:val="nl-BE"/>
        </w:rPr>
      </w:pPr>
    </w:p>
    <w:p w14:paraId="1F8A7A23" w14:textId="77777777" w:rsidR="00E565E7" w:rsidRDefault="00E565E7" w:rsidP="00FE756E">
      <w:pPr>
        <w:pStyle w:val="03aText"/>
        <w:widowControl/>
        <w:jc w:val="center"/>
        <w:rPr>
          <w:b/>
          <w:lang w:val="nl-BE"/>
        </w:rPr>
      </w:pPr>
      <w:r>
        <w:rPr>
          <w:lang w:val="nl-BE"/>
        </w:rPr>
        <w:lastRenderedPageBreak/>
        <w:t xml:space="preserve">- </w:t>
      </w:r>
      <w:r w:rsidR="005D44A3">
        <w:rPr>
          <w:b/>
          <w:lang w:val="nl-BE"/>
        </w:rPr>
        <w:t>31</w:t>
      </w:r>
      <w:r>
        <w:rPr>
          <w:b/>
          <w:lang w:val="nl-BE"/>
        </w:rPr>
        <w:t xml:space="preserve"> -</w:t>
      </w:r>
    </w:p>
    <w:p w14:paraId="1E7C59EC" w14:textId="77777777" w:rsidR="00E565E7" w:rsidRDefault="00E565E7" w:rsidP="00E565E7">
      <w:pPr>
        <w:pStyle w:val="03aText"/>
        <w:widowControl/>
        <w:jc w:val="center"/>
        <w:rPr>
          <w:b/>
          <w:lang w:val="nl-BE"/>
        </w:rPr>
      </w:pPr>
    </w:p>
    <w:p w14:paraId="239277F8" w14:textId="77777777" w:rsidR="00E565E7" w:rsidRDefault="00E565E7" w:rsidP="00E565E7">
      <w:pPr>
        <w:spacing w:line="190" w:lineRule="atLeast"/>
        <w:jc w:val="center"/>
        <w:rPr>
          <w:sz w:val="20"/>
          <w:szCs w:val="20"/>
          <w:lang w:val="nl-BE"/>
        </w:rPr>
      </w:pPr>
      <w:r>
        <w:rPr>
          <w:i/>
          <w:sz w:val="20"/>
          <w:szCs w:val="20"/>
          <w:lang w:val="nl-BE"/>
        </w:rPr>
        <w:t xml:space="preserve">EBUR, </w:t>
      </w:r>
      <w:r>
        <w:rPr>
          <w:sz w:val="20"/>
          <w:szCs w:val="20"/>
          <w:lang w:val="nl-BE"/>
        </w:rPr>
        <w:t>2000</w:t>
      </w:r>
    </w:p>
    <w:p w14:paraId="451138A4" w14:textId="77777777" w:rsidR="00E565E7" w:rsidRDefault="00E565E7" w:rsidP="00E565E7">
      <w:pPr>
        <w:spacing w:line="190" w:lineRule="atLeast"/>
        <w:jc w:val="center"/>
        <w:rPr>
          <w:sz w:val="20"/>
          <w:szCs w:val="20"/>
          <w:lang w:val="nl-BE"/>
        </w:rPr>
      </w:pPr>
    </w:p>
    <w:p w14:paraId="40B6B35C" w14:textId="77777777" w:rsidR="00E565E7" w:rsidRDefault="00E565E7" w:rsidP="00E565E7">
      <w:pPr>
        <w:spacing w:line="190" w:lineRule="atLeast"/>
        <w:jc w:val="center"/>
      </w:pPr>
      <w:r>
        <w:object w:dxaOrig="4699" w:dyaOrig="4703" w14:anchorId="5B06BA7B">
          <v:shape id="_x0000_i1052" type="#_x0000_t75" style="width:155.1pt;height:154.5pt" o:ole="">
            <v:imagedata r:id="rId73" o:title=""/>
          </v:shape>
          <o:OLEObject Type="Embed" ProgID="CorelDRAW.Graphic.12" ShapeID="_x0000_i1052" DrawAspect="Content" ObjectID="_1587467473" r:id="rId74"/>
        </w:object>
      </w:r>
    </w:p>
    <w:p w14:paraId="3C0BAAB6" w14:textId="77777777" w:rsidR="00647888" w:rsidRDefault="00647888" w:rsidP="00E565E7">
      <w:pPr>
        <w:spacing w:line="190" w:lineRule="atLeast"/>
        <w:jc w:val="both"/>
        <w:rPr>
          <w:b/>
          <w:lang w:val="nl-BE"/>
        </w:rPr>
      </w:pPr>
    </w:p>
    <w:p w14:paraId="26A0DD3D" w14:textId="77777777" w:rsidR="00E565E7" w:rsidRPr="00653D12" w:rsidRDefault="00E565E7" w:rsidP="00E565E7">
      <w:pPr>
        <w:spacing w:line="190" w:lineRule="atLeast"/>
        <w:jc w:val="both"/>
        <w:rPr>
          <w:sz w:val="20"/>
          <w:szCs w:val="20"/>
          <w:lang w:val="nl-BE"/>
        </w:rPr>
      </w:pPr>
      <w:r w:rsidRPr="00653D12">
        <w:rPr>
          <w:b/>
          <w:lang w:val="nl-BE"/>
        </w:rPr>
        <w:t>+</w:t>
      </w:r>
      <w:r w:rsidRPr="00653D12">
        <w:rPr>
          <w:b/>
          <w:sz w:val="20"/>
          <w:szCs w:val="20"/>
          <w:lang w:val="nl-BE"/>
        </w:rPr>
        <w:t xml:space="preserve"> ZAZ</w:t>
      </w:r>
      <w:r w:rsidRPr="00653D12">
        <w:rPr>
          <w:b/>
          <w:lang w:val="nl-BE"/>
        </w:rPr>
        <w:t xml:space="preserve">                 </w:t>
      </w:r>
      <w:r w:rsidRPr="00653D12">
        <w:rPr>
          <w:sz w:val="20"/>
          <w:szCs w:val="20"/>
          <w:lang w:val="nl-BE"/>
        </w:rPr>
        <w:t>0001.11 a8b1</w:t>
      </w:r>
    </w:p>
    <w:p w14:paraId="04542DD4" w14:textId="77777777" w:rsidR="00E565E7" w:rsidRPr="00653D12" w:rsidRDefault="00E565E7" w:rsidP="00E565E7">
      <w:pPr>
        <w:spacing w:line="190" w:lineRule="atLeast"/>
        <w:jc w:val="both"/>
        <w:rPr>
          <w:sz w:val="20"/>
          <w:szCs w:val="20"/>
          <w:lang w:val="nl-BE"/>
        </w:rPr>
      </w:pPr>
    </w:p>
    <w:p w14:paraId="2C6EC820" w14:textId="77777777" w:rsidR="00E565E7" w:rsidRDefault="00E565E7" w:rsidP="00E565E7">
      <w:pPr>
        <w:spacing w:line="190" w:lineRule="atLeast"/>
        <w:jc w:val="both"/>
        <w:rPr>
          <w:sz w:val="20"/>
          <w:szCs w:val="20"/>
          <w:lang w:val="nl-BE"/>
        </w:rPr>
      </w:pPr>
      <w:r>
        <w:rPr>
          <w:sz w:val="20"/>
          <w:szCs w:val="20"/>
          <w:lang w:val="nl-BE"/>
        </w:rPr>
        <w:t xml:space="preserve">Deze en de hiernaast staande </w:t>
      </w:r>
      <w:r>
        <w:rPr>
          <w:i/>
          <w:sz w:val="20"/>
          <w:szCs w:val="20"/>
          <w:lang w:val="nl-BE"/>
        </w:rPr>
        <w:t>maljutka</w:t>
      </w:r>
      <w:r>
        <w:rPr>
          <w:sz w:val="20"/>
          <w:szCs w:val="20"/>
          <w:lang w:val="nl-BE"/>
        </w:rPr>
        <w:t xml:space="preserve"> zijn studies die Julien Vandiest graag had ontworpen</w:t>
      </w:r>
      <w:r w:rsidR="001F4018">
        <w:rPr>
          <w:sz w:val="20"/>
          <w:szCs w:val="20"/>
          <w:lang w:val="nl-BE"/>
        </w:rPr>
        <w:t>.</w:t>
      </w:r>
    </w:p>
    <w:p w14:paraId="3100509D" w14:textId="77777777" w:rsidR="001F4018" w:rsidRDefault="00E85B64" w:rsidP="00E565E7">
      <w:pPr>
        <w:spacing w:line="190" w:lineRule="atLeast"/>
        <w:jc w:val="both"/>
        <w:rPr>
          <w:sz w:val="20"/>
          <w:szCs w:val="20"/>
          <w:lang w:val="nl-BE"/>
        </w:rPr>
      </w:pPr>
      <w:r>
        <w:rPr>
          <w:sz w:val="20"/>
          <w:szCs w:val="20"/>
          <w:lang w:val="nl-BE"/>
        </w:rPr>
        <w:t xml:space="preserve">Maar het </w:t>
      </w:r>
      <w:r w:rsidR="001F4018">
        <w:rPr>
          <w:sz w:val="20"/>
          <w:szCs w:val="20"/>
          <w:lang w:val="nl-BE"/>
        </w:rPr>
        <w:t>zijn</w:t>
      </w:r>
      <w:r>
        <w:rPr>
          <w:sz w:val="20"/>
          <w:szCs w:val="20"/>
          <w:lang w:val="nl-BE"/>
        </w:rPr>
        <w:t xml:space="preserve"> mijn kindjes:</w:t>
      </w:r>
    </w:p>
    <w:p w14:paraId="74215A78" w14:textId="77777777" w:rsidR="00E565E7" w:rsidRDefault="00E565E7" w:rsidP="00E565E7">
      <w:pPr>
        <w:spacing w:line="190" w:lineRule="atLeast"/>
        <w:jc w:val="both"/>
        <w:rPr>
          <w:b/>
          <w:sz w:val="20"/>
          <w:szCs w:val="20"/>
          <w:lang w:val="nl-BE"/>
        </w:rPr>
      </w:pPr>
      <w:r>
        <w:rPr>
          <w:b/>
          <w:sz w:val="20"/>
          <w:szCs w:val="20"/>
          <w:lang w:val="nl-BE"/>
        </w:rPr>
        <w:tab/>
        <w:t>1…</w:t>
      </w:r>
      <w:r>
        <w:rPr>
          <w:b/>
          <w:sz w:val="20"/>
          <w:szCs w:val="20"/>
          <w:lang w:val="nl-BE"/>
        </w:rPr>
        <w:tab/>
      </w:r>
      <w:r>
        <w:rPr>
          <w:b/>
          <w:sz w:val="20"/>
          <w:szCs w:val="20"/>
          <w:lang w:val="nl-BE"/>
        </w:rPr>
        <w:tab/>
        <w:t>Ka1</w:t>
      </w:r>
    </w:p>
    <w:p w14:paraId="3E9899B7" w14:textId="77777777" w:rsidR="00E565E7" w:rsidRDefault="00E565E7" w:rsidP="00E565E7">
      <w:pPr>
        <w:spacing w:line="190" w:lineRule="atLeast"/>
        <w:jc w:val="both"/>
        <w:rPr>
          <w:b/>
          <w:sz w:val="20"/>
          <w:szCs w:val="20"/>
          <w:lang w:val="nl-BE"/>
        </w:rPr>
      </w:pPr>
      <w:r>
        <w:rPr>
          <w:b/>
          <w:sz w:val="20"/>
          <w:szCs w:val="20"/>
          <w:lang w:val="nl-BE"/>
        </w:rPr>
        <w:tab/>
        <w:t>2.c8D</w:t>
      </w:r>
      <w:r>
        <w:rPr>
          <w:b/>
          <w:sz w:val="20"/>
          <w:szCs w:val="20"/>
          <w:lang w:val="nl-BE"/>
        </w:rPr>
        <w:tab/>
      </w:r>
      <w:r>
        <w:rPr>
          <w:b/>
          <w:sz w:val="20"/>
          <w:szCs w:val="20"/>
          <w:lang w:val="nl-BE"/>
        </w:rPr>
        <w:tab/>
        <w:t>b1D</w:t>
      </w:r>
    </w:p>
    <w:p w14:paraId="7F4DDF83" w14:textId="77777777" w:rsidR="00E565E7" w:rsidRDefault="00E565E7" w:rsidP="00E565E7">
      <w:pPr>
        <w:spacing w:line="190" w:lineRule="atLeast"/>
        <w:jc w:val="both"/>
        <w:rPr>
          <w:b/>
          <w:sz w:val="20"/>
          <w:szCs w:val="20"/>
          <w:lang w:val="nl-BE"/>
        </w:rPr>
      </w:pPr>
      <w:r>
        <w:rPr>
          <w:b/>
          <w:sz w:val="20"/>
          <w:szCs w:val="20"/>
          <w:lang w:val="nl-BE"/>
        </w:rPr>
        <w:tab/>
        <w:t>3.Dc3+</w:t>
      </w:r>
      <w:r>
        <w:rPr>
          <w:b/>
          <w:sz w:val="20"/>
          <w:szCs w:val="20"/>
          <w:lang w:val="nl-BE"/>
        </w:rPr>
        <w:tab/>
      </w:r>
      <w:r>
        <w:rPr>
          <w:b/>
          <w:sz w:val="20"/>
          <w:szCs w:val="20"/>
          <w:lang w:val="nl-BE"/>
        </w:rPr>
        <w:tab/>
        <w:t>Db2</w:t>
      </w:r>
    </w:p>
    <w:p w14:paraId="6984A337" w14:textId="77777777" w:rsidR="00E565E7" w:rsidRDefault="00E565E7" w:rsidP="00E565E7">
      <w:pPr>
        <w:spacing w:line="190" w:lineRule="atLeast"/>
        <w:jc w:val="both"/>
        <w:rPr>
          <w:b/>
          <w:sz w:val="20"/>
          <w:szCs w:val="20"/>
          <w:lang w:val="nl-BE"/>
        </w:rPr>
      </w:pPr>
      <w:r>
        <w:rPr>
          <w:b/>
          <w:sz w:val="20"/>
          <w:szCs w:val="20"/>
          <w:lang w:val="nl-BE"/>
        </w:rPr>
        <w:tab/>
        <w:t>4.De1+</w:t>
      </w:r>
      <w:r>
        <w:rPr>
          <w:b/>
          <w:sz w:val="20"/>
          <w:szCs w:val="20"/>
          <w:lang w:val="nl-BE"/>
        </w:rPr>
        <w:tab/>
      </w:r>
      <w:r>
        <w:rPr>
          <w:b/>
          <w:sz w:val="20"/>
          <w:szCs w:val="20"/>
          <w:lang w:val="nl-BE"/>
        </w:rPr>
        <w:tab/>
        <w:t>Db1</w:t>
      </w:r>
    </w:p>
    <w:p w14:paraId="20767449" w14:textId="77777777" w:rsidR="00E565E7" w:rsidRDefault="00E565E7" w:rsidP="00E565E7">
      <w:pPr>
        <w:spacing w:line="190" w:lineRule="atLeast"/>
        <w:jc w:val="both"/>
        <w:rPr>
          <w:b/>
          <w:sz w:val="20"/>
          <w:szCs w:val="20"/>
          <w:lang w:val="nl-BE"/>
        </w:rPr>
      </w:pPr>
      <w:r>
        <w:rPr>
          <w:b/>
          <w:sz w:val="20"/>
          <w:szCs w:val="20"/>
          <w:lang w:val="nl-BE"/>
        </w:rPr>
        <w:tab/>
        <w:t>5.De5+</w:t>
      </w:r>
      <w:r>
        <w:rPr>
          <w:b/>
          <w:sz w:val="20"/>
          <w:szCs w:val="20"/>
          <w:lang w:val="nl-BE"/>
        </w:rPr>
        <w:tab/>
      </w:r>
      <w:r>
        <w:rPr>
          <w:b/>
          <w:sz w:val="20"/>
          <w:szCs w:val="20"/>
          <w:lang w:val="nl-BE"/>
        </w:rPr>
        <w:tab/>
        <w:t>Db2</w:t>
      </w:r>
    </w:p>
    <w:p w14:paraId="7B57DF4B" w14:textId="77777777" w:rsidR="00E565E7" w:rsidRDefault="00E565E7" w:rsidP="00E565E7">
      <w:pPr>
        <w:spacing w:line="190" w:lineRule="atLeast"/>
        <w:jc w:val="both"/>
        <w:rPr>
          <w:b/>
          <w:sz w:val="20"/>
          <w:szCs w:val="20"/>
          <w:lang w:val="nl-BE"/>
        </w:rPr>
      </w:pPr>
      <w:r>
        <w:rPr>
          <w:b/>
          <w:sz w:val="20"/>
          <w:szCs w:val="20"/>
          <w:lang w:val="nl-BE"/>
        </w:rPr>
        <w:tab/>
        <w:t>6.Da5+</w:t>
      </w:r>
      <w:r>
        <w:rPr>
          <w:b/>
          <w:sz w:val="20"/>
          <w:szCs w:val="20"/>
          <w:lang w:val="nl-BE"/>
        </w:rPr>
        <w:tab/>
      </w:r>
      <w:r>
        <w:rPr>
          <w:b/>
          <w:sz w:val="20"/>
          <w:szCs w:val="20"/>
          <w:lang w:val="nl-BE"/>
        </w:rPr>
        <w:tab/>
        <w:t>Kb1</w:t>
      </w:r>
    </w:p>
    <w:p w14:paraId="751E4B16" w14:textId="77777777" w:rsidR="00E565E7" w:rsidRDefault="00E565E7" w:rsidP="00E565E7">
      <w:pPr>
        <w:spacing w:line="190" w:lineRule="atLeast"/>
        <w:jc w:val="both"/>
        <w:rPr>
          <w:b/>
          <w:sz w:val="20"/>
          <w:szCs w:val="20"/>
          <w:lang w:val="nl-BE"/>
        </w:rPr>
      </w:pPr>
      <w:r>
        <w:rPr>
          <w:b/>
          <w:sz w:val="20"/>
          <w:szCs w:val="20"/>
          <w:lang w:val="nl-BE"/>
        </w:rPr>
        <w:tab/>
        <w:t>7.Df5+</w:t>
      </w:r>
      <w:r>
        <w:rPr>
          <w:b/>
          <w:sz w:val="20"/>
          <w:szCs w:val="20"/>
          <w:lang w:val="nl-BE"/>
        </w:rPr>
        <w:tab/>
      </w:r>
      <w:r>
        <w:rPr>
          <w:b/>
          <w:sz w:val="20"/>
          <w:szCs w:val="20"/>
          <w:lang w:val="nl-BE"/>
        </w:rPr>
        <w:tab/>
        <w:t>Ka1</w:t>
      </w:r>
    </w:p>
    <w:p w14:paraId="26337B29" w14:textId="77777777" w:rsidR="00E565E7" w:rsidRDefault="00E565E7" w:rsidP="00E565E7">
      <w:pPr>
        <w:spacing w:line="190" w:lineRule="atLeast"/>
        <w:jc w:val="both"/>
        <w:rPr>
          <w:b/>
          <w:sz w:val="20"/>
          <w:szCs w:val="20"/>
          <w:lang w:val="nl-BE"/>
        </w:rPr>
      </w:pPr>
      <w:r>
        <w:rPr>
          <w:b/>
          <w:sz w:val="20"/>
          <w:szCs w:val="20"/>
          <w:lang w:val="nl-BE"/>
        </w:rPr>
        <w:tab/>
        <w:t>8.Df1+</w:t>
      </w:r>
      <w:r>
        <w:rPr>
          <w:b/>
          <w:sz w:val="20"/>
          <w:szCs w:val="20"/>
          <w:lang w:val="nl-BE"/>
        </w:rPr>
        <w:tab/>
      </w:r>
      <w:r>
        <w:rPr>
          <w:b/>
          <w:sz w:val="20"/>
          <w:szCs w:val="20"/>
          <w:lang w:val="nl-BE"/>
        </w:rPr>
        <w:tab/>
        <w:t>Db1</w:t>
      </w:r>
    </w:p>
    <w:p w14:paraId="2008AA97" w14:textId="77777777" w:rsidR="00E565E7" w:rsidRPr="00E565E7" w:rsidRDefault="00E565E7" w:rsidP="00E565E7">
      <w:pPr>
        <w:spacing w:line="190" w:lineRule="atLeast"/>
        <w:jc w:val="both"/>
        <w:rPr>
          <w:b/>
          <w:sz w:val="20"/>
          <w:szCs w:val="20"/>
          <w:lang w:val="nl-BE"/>
        </w:rPr>
      </w:pPr>
      <w:r>
        <w:rPr>
          <w:b/>
          <w:sz w:val="20"/>
          <w:szCs w:val="20"/>
          <w:lang w:val="nl-BE"/>
        </w:rPr>
        <w:tab/>
      </w:r>
      <w:r w:rsidRPr="00E565E7">
        <w:rPr>
          <w:b/>
          <w:sz w:val="20"/>
          <w:szCs w:val="20"/>
          <w:lang w:val="nl-BE"/>
        </w:rPr>
        <w:t>9.Df6+</w:t>
      </w:r>
      <w:r w:rsidRPr="00E565E7">
        <w:rPr>
          <w:b/>
          <w:sz w:val="20"/>
          <w:szCs w:val="20"/>
          <w:lang w:val="nl-BE"/>
        </w:rPr>
        <w:tab/>
      </w:r>
      <w:r w:rsidRPr="00E565E7">
        <w:rPr>
          <w:b/>
          <w:sz w:val="20"/>
          <w:szCs w:val="20"/>
          <w:lang w:val="nl-BE"/>
        </w:rPr>
        <w:tab/>
        <w:t>Db2</w:t>
      </w:r>
    </w:p>
    <w:p w14:paraId="07851C67" w14:textId="77777777" w:rsidR="00E565E7" w:rsidRPr="00E565E7" w:rsidRDefault="00E565E7" w:rsidP="00E565E7">
      <w:pPr>
        <w:spacing w:line="190" w:lineRule="atLeast"/>
        <w:jc w:val="both"/>
        <w:rPr>
          <w:b/>
          <w:sz w:val="20"/>
          <w:szCs w:val="20"/>
          <w:lang w:val="nl-BE"/>
        </w:rPr>
      </w:pPr>
      <w:r w:rsidRPr="00E565E7">
        <w:rPr>
          <w:b/>
          <w:sz w:val="20"/>
          <w:szCs w:val="20"/>
          <w:lang w:val="nl-BE"/>
        </w:rPr>
        <w:t xml:space="preserve">           10.Da6+</w:t>
      </w:r>
      <w:r w:rsidRPr="00E565E7">
        <w:rPr>
          <w:b/>
          <w:sz w:val="20"/>
          <w:szCs w:val="20"/>
          <w:lang w:val="nl-BE"/>
        </w:rPr>
        <w:tab/>
      </w:r>
      <w:r w:rsidRPr="00E565E7">
        <w:rPr>
          <w:b/>
          <w:sz w:val="20"/>
          <w:szCs w:val="20"/>
          <w:lang w:val="nl-BE"/>
        </w:rPr>
        <w:tab/>
        <w:t>Kb1</w:t>
      </w:r>
    </w:p>
    <w:p w14:paraId="189F6214" w14:textId="77777777" w:rsidR="00E565E7" w:rsidRPr="00E565E7" w:rsidRDefault="00E565E7" w:rsidP="00E565E7">
      <w:pPr>
        <w:spacing w:line="190" w:lineRule="atLeast"/>
        <w:jc w:val="both"/>
        <w:rPr>
          <w:b/>
          <w:sz w:val="20"/>
          <w:szCs w:val="20"/>
          <w:lang w:val="nl-BE"/>
        </w:rPr>
      </w:pPr>
      <w:r w:rsidRPr="00E565E7">
        <w:rPr>
          <w:b/>
          <w:sz w:val="20"/>
          <w:szCs w:val="20"/>
          <w:lang w:val="nl-BE"/>
        </w:rPr>
        <w:t xml:space="preserve">           11.Df1+</w:t>
      </w:r>
      <w:r w:rsidRPr="00E565E7">
        <w:rPr>
          <w:b/>
          <w:sz w:val="20"/>
          <w:szCs w:val="20"/>
          <w:lang w:val="nl-BE"/>
        </w:rPr>
        <w:tab/>
      </w:r>
      <w:r w:rsidRPr="00E565E7">
        <w:rPr>
          <w:b/>
          <w:sz w:val="20"/>
          <w:szCs w:val="20"/>
          <w:lang w:val="nl-BE"/>
        </w:rPr>
        <w:tab/>
        <w:t>Dc1</w:t>
      </w:r>
    </w:p>
    <w:p w14:paraId="358257C2" w14:textId="77777777" w:rsidR="00E565E7" w:rsidRDefault="00E565E7" w:rsidP="00E565E7">
      <w:pPr>
        <w:spacing w:line="190" w:lineRule="atLeast"/>
        <w:jc w:val="both"/>
        <w:rPr>
          <w:b/>
          <w:sz w:val="20"/>
          <w:szCs w:val="20"/>
          <w:lang w:val="nl-BE"/>
        </w:rPr>
      </w:pPr>
      <w:r w:rsidRPr="00E565E7">
        <w:rPr>
          <w:b/>
          <w:sz w:val="20"/>
          <w:szCs w:val="20"/>
          <w:lang w:val="nl-BE"/>
        </w:rPr>
        <w:t xml:space="preserve">           </w:t>
      </w:r>
      <w:r>
        <w:rPr>
          <w:b/>
          <w:sz w:val="20"/>
          <w:szCs w:val="20"/>
          <w:lang w:val="nl-BE"/>
        </w:rPr>
        <w:t>12.Df5+</w:t>
      </w:r>
      <w:r>
        <w:rPr>
          <w:b/>
          <w:sz w:val="20"/>
          <w:szCs w:val="20"/>
          <w:lang w:val="nl-BE"/>
        </w:rPr>
        <w:tab/>
      </w:r>
      <w:r>
        <w:rPr>
          <w:b/>
          <w:sz w:val="20"/>
          <w:szCs w:val="20"/>
          <w:lang w:val="nl-BE"/>
        </w:rPr>
        <w:tab/>
        <w:t>Ka1</w:t>
      </w:r>
    </w:p>
    <w:p w14:paraId="646D73AF" w14:textId="77777777" w:rsidR="00E565E7" w:rsidRDefault="00E565E7" w:rsidP="00E565E7">
      <w:pPr>
        <w:spacing w:line="190" w:lineRule="atLeast"/>
        <w:jc w:val="both"/>
        <w:rPr>
          <w:b/>
          <w:sz w:val="20"/>
          <w:szCs w:val="20"/>
          <w:lang w:val="nl-BE"/>
        </w:rPr>
      </w:pPr>
      <w:r>
        <w:rPr>
          <w:b/>
          <w:sz w:val="20"/>
          <w:szCs w:val="20"/>
          <w:lang w:val="nl-BE"/>
        </w:rPr>
        <w:t xml:space="preserve">           13.Da5+</w:t>
      </w:r>
      <w:r>
        <w:rPr>
          <w:b/>
          <w:sz w:val="20"/>
          <w:szCs w:val="20"/>
          <w:lang w:val="nl-BE"/>
        </w:rPr>
        <w:tab/>
      </w:r>
      <w:r>
        <w:rPr>
          <w:b/>
          <w:sz w:val="20"/>
          <w:szCs w:val="20"/>
          <w:lang w:val="nl-BE"/>
        </w:rPr>
        <w:tab/>
        <w:t>Kb</w:t>
      </w:r>
      <w:r w:rsidR="00EA555D">
        <w:rPr>
          <w:b/>
          <w:sz w:val="20"/>
          <w:szCs w:val="20"/>
          <w:lang w:val="nl-BE"/>
        </w:rPr>
        <w:t>2</w:t>
      </w:r>
    </w:p>
    <w:p w14:paraId="55FBE1FB" w14:textId="77777777" w:rsidR="00E565E7" w:rsidRDefault="00E565E7" w:rsidP="00E565E7">
      <w:pPr>
        <w:spacing w:line="190" w:lineRule="atLeast"/>
        <w:jc w:val="both"/>
        <w:rPr>
          <w:sz w:val="20"/>
          <w:szCs w:val="20"/>
          <w:lang w:val="nl-BE"/>
        </w:rPr>
      </w:pPr>
      <w:r>
        <w:rPr>
          <w:sz w:val="20"/>
          <w:szCs w:val="20"/>
          <w:lang w:val="nl-BE"/>
        </w:rPr>
        <w:t>En nu de genadeslag:</w:t>
      </w:r>
    </w:p>
    <w:p w14:paraId="3B19391E" w14:textId="77777777" w:rsidR="00E565E7" w:rsidRDefault="00E565E7" w:rsidP="00E565E7">
      <w:pPr>
        <w:spacing w:line="190" w:lineRule="atLeast"/>
        <w:jc w:val="both"/>
        <w:rPr>
          <w:b/>
          <w:sz w:val="20"/>
          <w:szCs w:val="20"/>
          <w:lang w:val="nl-BE"/>
        </w:rPr>
      </w:pPr>
      <w:r>
        <w:rPr>
          <w:sz w:val="20"/>
          <w:szCs w:val="20"/>
          <w:lang w:val="nl-BE"/>
        </w:rPr>
        <w:t xml:space="preserve">           </w:t>
      </w:r>
      <w:r w:rsidR="00EA555D">
        <w:rPr>
          <w:b/>
          <w:sz w:val="20"/>
          <w:szCs w:val="20"/>
          <w:lang w:val="nl-BE"/>
        </w:rPr>
        <w:t>14.Pd3+</w:t>
      </w:r>
      <w:r w:rsidR="00E50B9A">
        <w:rPr>
          <w:b/>
          <w:sz w:val="20"/>
          <w:szCs w:val="20"/>
          <w:lang w:val="nl-BE"/>
        </w:rPr>
        <w:t xml:space="preserve"> </w:t>
      </w:r>
    </w:p>
    <w:p w14:paraId="51B1130E" w14:textId="77777777" w:rsidR="002F3CB3" w:rsidRDefault="00EA555D" w:rsidP="002F3CB3">
      <w:pPr>
        <w:spacing w:line="190" w:lineRule="atLeast"/>
        <w:jc w:val="both"/>
        <w:rPr>
          <w:sz w:val="20"/>
          <w:szCs w:val="20"/>
          <w:lang w:val="nl-BE"/>
        </w:rPr>
      </w:pPr>
      <w:r>
        <w:rPr>
          <w:sz w:val="20"/>
          <w:szCs w:val="20"/>
          <w:lang w:val="nl-BE"/>
        </w:rPr>
        <w:t>En de dame wordt genomen.</w:t>
      </w:r>
      <w:r w:rsidR="00427747">
        <w:rPr>
          <w:sz w:val="20"/>
          <w:szCs w:val="20"/>
          <w:lang w:val="nl-BE"/>
        </w:rPr>
        <w:t xml:space="preserve"> </w:t>
      </w:r>
    </w:p>
    <w:p w14:paraId="1134F427" w14:textId="77777777" w:rsidR="00E565E7" w:rsidRDefault="00E565E7" w:rsidP="0000016B">
      <w:pPr>
        <w:spacing w:line="190" w:lineRule="atLeast"/>
        <w:jc w:val="center"/>
        <w:rPr>
          <w:sz w:val="20"/>
          <w:szCs w:val="20"/>
          <w:lang w:val="nl-BE"/>
        </w:rPr>
      </w:pPr>
      <w:r>
        <w:rPr>
          <w:sz w:val="20"/>
          <w:szCs w:val="20"/>
          <w:lang w:val="nl-BE"/>
        </w:rPr>
        <w:t xml:space="preserve">- </w:t>
      </w:r>
      <w:r w:rsidR="005D44A3">
        <w:rPr>
          <w:b/>
          <w:sz w:val="20"/>
          <w:szCs w:val="20"/>
          <w:lang w:val="nl-BE"/>
        </w:rPr>
        <w:t>32</w:t>
      </w:r>
      <w:r>
        <w:rPr>
          <w:b/>
          <w:sz w:val="20"/>
          <w:szCs w:val="20"/>
          <w:lang w:val="nl-BE"/>
        </w:rPr>
        <w:t xml:space="preserve"> </w:t>
      </w:r>
      <w:r>
        <w:rPr>
          <w:sz w:val="20"/>
          <w:szCs w:val="20"/>
          <w:lang w:val="nl-BE"/>
        </w:rPr>
        <w:t>-</w:t>
      </w:r>
    </w:p>
    <w:p w14:paraId="37873D82" w14:textId="77777777" w:rsidR="00E565E7" w:rsidRDefault="00E565E7" w:rsidP="00E565E7">
      <w:pPr>
        <w:spacing w:line="190" w:lineRule="atLeast"/>
        <w:ind w:left="360"/>
        <w:jc w:val="both"/>
        <w:rPr>
          <w:sz w:val="20"/>
          <w:szCs w:val="20"/>
          <w:lang w:val="nl-BE"/>
        </w:rPr>
      </w:pPr>
    </w:p>
    <w:p w14:paraId="5A4F66B0" w14:textId="77777777" w:rsidR="00E565E7" w:rsidRDefault="00E565E7" w:rsidP="00E565E7">
      <w:pPr>
        <w:spacing w:line="190" w:lineRule="atLeast"/>
        <w:ind w:left="360"/>
        <w:rPr>
          <w:sz w:val="20"/>
          <w:szCs w:val="20"/>
          <w:lang w:val="nl-BE"/>
        </w:rPr>
      </w:pPr>
      <w:r>
        <w:rPr>
          <w:i/>
          <w:sz w:val="20"/>
          <w:szCs w:val="20"/>
          <w:lang w:val="nl-BE"/>
        </w:rPr>
        <w:t xml:space="preserve">          EBUR, </w:t>
      </w:r>
      <w:r>
        <w:rPr>
          <w:sz w:val="20"/>
          <w:szCs w:val="20"/>
          <w:lang w:val="nl-BE"/>
        </w:rPr>
        <w:t>2003</w:t>
      </w:r>
    </w:p>
    <w:p w14:paraId="33234C33" w14:textId="77777777" w:rsidR="00E565E7" w:rsidRDefault="00E565E7" w:rsidP="00E565E7">
      <w:pPr>
        <w:spacing w:line="190" w:lineRule="atLeast"/>
        <w:ind w:left="360"/>
        <w:jc w:val="center"/>
        <w:rPr>
          <w:sz w:val="20"/>
          <w:szCs w:val="20"/>
          <w:lang w:val="nl-BE"/>
        </w:rPr>
      </w:pPr>
    </w:p>
    <w:p w14:paraId="6C2F0755" w14:textId="77777777" w:rsidR="00E565E7" w:rsidRDefault="00E565E7" w:rsidP="00E565E7">
      <w:pPr>
        <w:spacing w:line="190" w:lineRule="atLeast"/>
      </w:pPr>
      <w:r>
        <w:object w:dxaOrig="4699" w:dyaOrig="4703" w14:anchorId="2C2CF101">
          <v:shape id="_x0000_i1053" type="#_x0000_t75" style="width:155.1pt;height:154.5pt" o:ole="">
            <v:imagedata r:id="rId75" o:title=""/>
          </v:shape>
          <o:OLEObject Type="Embed" ProgID="CorelDRAW.Graphic.12" ShapeID="_x0000_i1053" DrawAspect="Content" ObjectID="_1587467474" r:id="rId76"/>
        </w:object>
      </w:r>
    </w:p>
    <w:p w14:paraId="63393AAB" w14:textId="77777777" w:rsidR="00647888" w:rsidRDefault="00647888" w:rsidP="00E565E7">
      <w:pPr>
        <w:spacing w:line="190" w:lineRule="atLeast"/>
        <w:jc w:val="both"/>
        <w:rPr>
          <w:b/>
          <w:lang w:val="nl-BE"/>
        </w:rPr>
      </w:pPr>
    </w:p>
    <w:p w14:paraId="258C9674" w14:textId="77777777" w:rsidR="00E565E7" w:rsidRPr="00E565E7" w:rsidRDefault="00E565E7" w:rsidP="00E565E7">
      <w:pPr>
        <w:spacing w:line="190" w:lineRule="atLeast"/>
        <w:jc w:val="both"/>
        <w:rPr>
          <w:sz w:val="20"/>
          <w:szCs w:val="20"/>
          <w:lang w:val="nl-BE"/>
        </w:rPr>
      </w:pPr>
      <w:r w:rsidRPr="00E565E7">
        <w:rPr>
          <w:b/>
          <w:lang w:val="nl-BE"/>
        </w:rPr>
        <w:t xml:space="preserve">+ </w:t>
      </w:r>
      <w:r w:rsidRPr="00E565E7">
        <w:rPr>
          <w:b/>
          <w:sz w:val="20"/>
          <w:szCs w:val="20"/>
          <w:lang w:val="nl-BE"/>
        </w:rPr>
        <w:t xml:space="preserve">ZAZ                     </w:t>
      </w:r>
      <w:r w:rsidRPr="00E565E7">
        <w:rPr>
          <w:sz w:val="20"/>
          <w:szCs w:val="20"/>
          <w:lang w:val="nl-BE"/>
        </w:rPr>
        <w:t>0001.11 b8b1</w:t>
      </w:r>
    </w:p>
    <w:p w14:paraId="1D749BF0" w14:textId="77777777" w:rsidR="00E565E7" w:rsidRPr="00E565E7" w:rsidRDefault="00E565E7" w:rsidP="00E565E7">
      <w:pPr>
        <w:spacing w:line="190" w:lineRule="atLeast"/>
        <w:jc w:val="both"/>
        <w:rPr>
          <w:sz w:val="20"/>
          <w:szCs w:val="20"/>
          <w:lang w:val="nl-BE"/>
        </w:rPr>
      </w:pPr>
    </w:p>
    <w:p w14:paraId="1D8EF7B8" w14:textId="77777777" w:rsidR="00E565E7" w:rsidRDefault="00E565E7" w:rsidP="00E565E7">
      <w:pPr>
        <w:spacing w:line="190" w:lineRule="atLeast"/>
        <w:jc w:val="both"/>
        <w:rPr>
          <w:sz w:val="20"/>
          <w:szCs w:val="20"/>
          <w:lang w:val="nl-BE"/>
        </w:rPr>
      </w:pPr>
      <w:r>
        <w:rPr>
          <w:sz w:val="20"/>
          <w:szCs w:val="20"/>
          <w:lang w:val="nl-BE"/>
        </w:rPr>
        <w:t>Met de witte koning op b8, in plaats van a8, is er een andere oplossing na de vierde zet:</w:t>
      </w:r>
    </w:p>
    <w:p w14:paraId="10C203CC" w14:textId="77777777" w:rsidR="00E565E7" w:rsidRDefault="00E565E7" w:rsidP="00E565E7">
      <w:pPr>
        <w:spacing w:line="190" w:lineRule="atLeast"/>
        <w:jc w:val="both"/>
        <w:rPr>
          <w:b/>
          <w:sz w:val="20"/>
          <w:szCs w:val="20"/>
          <w:lang w:val="nl-BE"/>
        </w:rPr>
      </w:pPr>
      <w:r>
        <w:rPr>
          <w:sz w:val="20"/>
          <w:szCs w:val="20"/>
          <w:lang w:val="nl-BE"/>
        </w:rPr>
        <w:tab/>
      </w:r>
      <w:r>
        <w:rPr>
          <w:b/>
          <w:sz w:val="20"/>
          <w:szCs w:val="20"/>
          <w:lang w:val="nl-BE"/>
        </w:rPr>
        <w:t>1…</w:t>
      </w:r>
      <w:r>
        <w:rPr>
          <w:b/>
          <w:sz w:val="20"/>
          <w:szCs w:val="20"/>
          <w:lang w:val="nl-BE"/>
        </w:rPr>
        <w:tab/>
      </w:r>
      <w:r>
        <w:rPr>
          <w:b/>
          <w:sz w:val="20"/>
          <w:szCs w:val="20"/>
          <w:lang w:val="nl-BE"/>
        </w:rPr>
        <w:tab/>
        <w:t>Ka1</w:t>
      </w:r>
    </w:p>
    <w:p w14:paraId="7E185431" w14:textId="77777777" w:rsidR="00E565E7" w:rsidRDefault="00E565E7" w:rsidP="00E565E7">
      <w:pPr>
        <w:spacing w:line="190" w:lineRule="atLeast"/>
        <w:jc w:val="both"/>
        <w:rPr>
          <w:b/>
          <w:sz w:val="20"/>
          <w:szCs w:val="20"/>
          <w:lang w:val="nl-BE"/>
        </w:rPr>
      </w:pPr>
      <w:r>
        <w:rPr>
          <w:b/>
          <w:sz w:val="20"/>
          <w:szCs w:val="20"/>
          <w:lang w:val="nl-BE"/>
        </w:rPr>
        <w:tab/>
        <w:t>2.c8D</w:t>
      </w:r>
      <w:r>
        <w:rPr>
          <w:b/>
          <w:sz w:val="20"/>
          <w:szCs w:val="20"/>
          <w:lang w:val="nl-BE"/>
        </w:rPr>
        <w:tab/>
      </w:r>
      <w:r>
        <w:rPr>
          <w:b/>
          <w:sz w:val="20"/>
          <w:szCs w:val="20"/>
          <w:lang w:val="nl-BE"/>
        </w:rPr>
        <w:tab/>
        <w:t>b1D</w:t>
      </w:r>
    </w:p>
    <w:p w14:paraId="0662C6A7" w14:textId="77777777" w:rsidR="00E565E7" w:rsidRDefault="001167AD" w:rsidP="00E565E7">
      <w:pPr>
        <w:spacing w:line="190" w:lineRule="atLeast"/>
        <w:jc w:val="both"/>
        <w:rPr>
          <w:b/>
          <w:sz w:val="20"/>
          <w:szCs w:val="20"/>
          <w:lang w:val="nl-BE"/>
        </w:rPr>
      </w:pPr>
      <w:r>
        <w:rPr>
          <w:b/>
          <w:sz w:val="20"/>
          <w:szCs w:val="20"/>
          <w:lang w:val="nl-BE"/>
        </w:rPr>
        <w:tab/>
        <w:t>3.Dc3+</w:t>
      </w:r>
      <w:r w:rsidR="00E565E7">
        <w:rPr>
          <w:b/>
          <w:sz w:val="20"/>
          <w:szCs w:val="20"/>
          <w:lang w:val="nl-BE"/>
        </w:rPr>
        <w:tab/>
      </w:r>
      <w:r w:rsidR="00E565E7">
        <w:rPr>
          <w:b/>
          <w:sz w:val="20"/>
          <w:szCs w:val="20"/>
          <w:lang w:val="nl-BE"/>
        </w:rPr>
        <w:tab/>
        <w:t>Db2</w:t>
      </w:r>
    </w:p>
    <w:p w14:paraId="166BA90C" w14:textId="77777777" w:rsidR="00E565E7" w:rsidRDefault="00E565E7" w:rsidP="00E565E7">
      <w:pPr>
        <w:spacing w:line="190" w:lineRule="atLeast"/>
        <w:jc w:val="both"/>
        <w:rPr>
          <w:b/>
          <w:sz w:val="20"/>
          <w:szCs w:val="20"/>
          <w:lang w:val="nl-BE"/>
        </w:rPr>
      </w:pPr>
      <w:r>
        <w:rPr>
          <w:b/>
          <w:sz w:val="20"/>
          <w:szCs w:val="20"/>
          <w:lang w:val="nl-BE"/>
        </w:rPr>
        <w:tab/>
        <w:t>4.De1+</w:t>
      </w:r>
      <w:r>
        <w:rPr>
          <w:b/>
          <w:sz w:val="20"/>
          <w:szCs w:val="20"/>
          <w:lang w:val="nl-BE"/>
        </w:rPr>
        <w:tab/>
      </w:r>
      <w:r>
        <w:rPr>
          <w:b/>
          <w:sz w:val="20"/>
          <w:szCs w:val="20"/>
          <w:lang w:val="nl-BE"/>
        </w:rPr>
        <w:tab/>
        <w:t>Db1</w:t>
      </w:r>
    </w:p>
    <w:p w14:paraId="3B40E390" w14:textId="77777777" w:rsidR="00E565E7" w:rsidRDefault="00E565E7" w:rsidP="00E565E7">
      <w:pPr>
        <w:spacing w:line="190" w:lineRule="atLeast"/>
        <w:jc w:val="both"/>
        <w:rPr>
          <w:b/>
          <w:sz w:val="20"/>
          <w:szCs w:val="20"/>
          <w:lang w:val="nl-BE"/>
        </w:rPr>
      </w:pPr>
      <w:r>
        <w:rPr>
          <w:b/>
          <w:sz w:val="20"/>
          <w:szCs w:val="20"/>
          <w:lang w:val="nl-BE"/>
        </w:rPr>
        <w:tab/>
        <w:t>5.Dd2</w:t>
      </w:r>
    </w:p>
    <w:p w14:paraId="4366D99D" w14:textId="77777777" w:rsidR="00E565E7" w:rsidRDefault="00E565E7" w:rsidP="00E565E7">
      <w:pPr>
        <w:spacing w:line="190" w:lineRule="atLeast"/>
        <w:jc w:val="both"/>
        <w:rPr>
          <w:sz w:val="20"/>
          <w:szCs w:val="20"/>
          <w:lang w:val="nl-BE"/>
        </w:rPr>
      </w:pPr>
      <w:r>
        <w:rPr>
          <w:sz w:val="20"/>
          <w:szCs w:val="20"/>
          <w:lang w:val="nl-BE"/>
        </w:rPr>
        <w:t>Een stille, afwachtende zet.</w:t>
      </w:r>
    </w:p>
    <w:p w14:paraId="5BB72EC1" w14:textId="77777777" w:rsidR="00E565E7" w:rsidRDefault="00E565E7" w:rsidP="00E565E7">
      <w:pPr>
        <w:spacing w:line="190" w:lineRule="atLeast"/>
        <w:jc w:val="both"/>
        <w:rPr>
          <w:b/>
          <w:sz w:val="20"/>
          <w:szCs w:val="20"/>
          <w:lang w:val="nl-BE"/>
        </w:rPr>
      </w:pPr>
      <w:r>
        <w:rPr>
          <w:sz w:val="20"/>
          <w:szCs w:val="20"/>
          <w:lang w:val="nl-BE"/>
        </w:rPr>
        <w:tab/>
      </w:r>
      <w:r>
        <w:rPr>
          <w:b/>
          <w:sz w:val="20"/>
          <w:szCs w:val="20"/>
          <w:lang w:val="nl-BE"/>
        </w:rPr>
        <w:t>5…</w:t>
      </w:r>
      <w:r>
        <w:rPr>
          <w:b/>
          <w:sz w:val="20"/>
          <w:szCs w:val="20"/>
          <w:lang w:val="nl-BE"/>
        </w:rPr>
        <w:tab/>
      </w:r>
      <w:r>
        <w:rPr>
          <w:b/>
          <w:sz w:val="20"/>
          <w:szCs w:val="20"/>
          <w:lang w:val="nl-BE"/>
        </w:rPr>
        <w:tab/>
        <w:t>Db2</w:t>
      </w:r>
    </w:p>
    <w:p w14:paraId="1D899056" w14:textId="77777777" w:rsidR="00E565E7" w:rsidRDefault="00E565E7" w:rsidP="00E565E7">
      <w:pPr>
        <w:spacing w:line="190" w:lineRule="atLeast"/>
        <w:jc w:val="both"/>
        <w:rPr>
          <w:b/>
          <w:sz w:val="20"/>
          <w:szCs w:val="20"/>
          <w:lang w:val="nl-BE"/>
        </w:rPr>
      </w:pPr>
      <w:r>
        <w:rPr>
          <w:b/>
          <w:sz w:val="20"/>
          <w:szCs w:val="20"/>
          <w:lang w:val="nl-BE"/>
        </w:rPr>
        <w:tab/>
        <w:t>6.Dd1+</w:t>
      </w:r>
      <w:r>
        <w:rPr>
          <w:b/>
          <w:sz w:val="20"/>
          <w:szCs w:val="20"/>
          <w:lang w:val="nl-BE"/>
        </w:rPr>
        <w:tab/>
      </w:r>
      <w:r>
        <w:rPr>
          <w:b/>
          <w:sz w:val="20"/>
          <w:szCs w:val="20"/>
          <w:lang w:val="nl-BE"/>
        </w:rPr>
        <w:tab/>
        <w:t>Db1</w:t>
      </w:r>
    </w:p>
    <w:p w14:paraId="4172EE23" w14:textId="77777777" w:rsidR="00E565E7" w:rsidRDefault="00E565E7" w:rsidP="00E565E7">
      <w:pPr>
        <w:spacing w:line="190" w:lineRule="atLeast"/>
        <w:jc w:val="both"/>
        <w:rPr>
          <w:b/>
          <w:sz w:val="20"/>
          <w:szCs w:val="20"/>
          <w:lang w:val="nl-BE"/>
        </w:rPr>
      </w:pPr>
      <w:r>
        <w:rPr>
          <w:b/>
          <w:sz w:val="20"/>
          <w:szCs w:val="20"/>
          <w:lang w:val="nl-BE"/>
        </w:rPr>
        <w:tab/>
        <w:t>7.Dd4+</w:t>
      </w:r>
      <w:r>
        <w:rPr>
          <w:b/>
          <w:sz w:val="20"/>
          <w:szCs w:val="20"/>
          <w:lang w:val="nl-BE"/>
        </w:rPr>
        <w:tab/>
      </w:r>
      <w:r>
        <w:rPr>
          <w:b/>
          <w:sz w:val="20"/>
          <w:szCs w:val="20"/>
          <w:lang w:val="nl-BE"/>
        </w:rPr>
        <w:tab/>
        <w:t>Db2</w:t>
      </w:r>
    </w:p>
    <w:p w14:paraId="712685B6" w14:textId="77777777" w:rsidR="00E565E7" w:rsidRDefault="00E565E7" w:rsidP="00E565E7">
      <w:pPr>
        <w:spacing w:line="190" w:lineRule="atLeast"/>
        <w:jc w:val="both"/>
        <w:rPr>
          <w:b/>
          <w:sz w:val="20"/>
          <w:szCs w:val="20"/>
          <w:lang w:val="nl-BE"/>
        </w:rPr>
      </w:pPr>
      <w:r>
        <w:rPr>
          <w:b/>
          <w:sz w:val="20"/>
          <w:szCs w:val="20"/>
          <w:lang w:val="nl-BE"/>
        </w:rPr>
        <w:tab/>
        <w:t>8.Da7+</w:t>
      </w:r>
      <w:r>
        <w:rPr>
          <w:b/>
          <w:sz w:val="20"/>
          <w:szCs w:val="20"/>
          <w:lang w:val="nl-BE"/>
        </w:rPr>
        <w:tab/>
      </w:r>
      <w:r>
        <w:rPr>
          <w:b/>
          <w:sz w:val="20"/>
          <w:szCs w:val="20"/>
          <w:lang w:val="nl-BE"/>
        </w:rPr>
        <w:tab/>
        <w:t>Kb1</w:t>
      </w:r>
    </w:p>
    <w:p w14:paraId="6DE47E84" w14:textId="77777777" w:rsidR="00E565E7" w:rsidRDefault="00E565E7" w:rsidP="00E565E7">
      <w:pPr>
        <w:spacing w:line="190" w:lineRule="atLeast"/>
        <w:jc w:val="both"/>
        <w:rPr>
          <w:b/>
          <w:sz w:val="20"/>
          <w:szCs w:val="20"/>
          <w:lang w:val="nl-BE"/>
        </w:rPr>
      </w:pPr>
      <w:r>
        <w:rPr>
          <w:b/>
          <w:sz w:val="20"/>
          <w:szCs w:val="20"/>
          <w:lang w:val="nl-BE"/>
        </w:rPr>
        <w:tab/>
        <w:t>9.Dg1+</w:t>
      </w:r>
      <w:r>
        <w:rPr>
          <w:b/>
          <w:sz w:val="20"/>
          <w:szCs w:val="20"/>
          <w:lang w:val="nl-BE"/>
        </w:rPr>
        <w:tab/>
      </w:r>
      <w:r>
        <w:rPr>
          <w:b/>
          <w:sz w:val="20"/>
          <w:szCs w:val="20"/>
          <w:lang w:val="nl-BE"/>
        </w:rPr>
        <w:tab/>
        <w:t>Dc1</w:t>
      </w:r>
    </w:p>
    <w:p w14:paraId="71D68144" w14:textId="77777777" w:rsidR="00E565E7" w:rsidRDefault="00E565E7" w:rsidP="00E565E7">
      <w:pPr>
        <w:spacing w:line="190" w:lineRule="atLeast"/>
        <w:jc w:val="both"/>
        <w:rPr>
          <w:b/>
          <w:sz w:val="20"/>
          <w:szCs w:val="20"/>
          <w:lang w:val="nl-BE"/>
        </w:rPr>
      </w:pPr>
      <w:r>
        <w:rPr>
          <w:b/>
          <w:sz w:val="20"/>
          <w:szCs w:val="20"/>
          <w:lang w:val="nl-BE"/>
        </w:rPr>
        <w:t xml:space="preserve">           10.Dg6+</w:t>
      </w:r>
      <w:r>
        <w:rPr>
          <w:b/>
          <w:sz w:val="20"/>
          <w:szCs w:val="20"/>
          <w:lang w:val="nl-BE"/>
        </w:rPr>
        <w:tab/>
      </w:r>
      <w:r>
        <w:rPr>
          <w:b/>
          <w:sz w:val="20"/>
          <w:szCs w:val="20"/>
          <w:lang w:val="nl-BE"/>
        </w:rPr>
        <w:tab/>
        <w:t>Ka1</w:t>
      </w:r>
    </w:p>
    <w:p w14:paraId="4D29FC86" w14:textId="77777777" w:rsidR="00E565E7" w:rsidRDefault="00E565E7" w:rsidP="00E565E7">
      <w:pPr>
        <w:spacing w:line="190" w:lineRule="atLeast"/>
        <w:jc w:val="both"/>
        <w:rPr>
          <w:b/>
          <w:sz w:val="20"/>
          <w:szCs w:val="20"/>
          <w:lang w:val="nl-BE"/>
        </w:rPr>
      </w:pPr>
      <w:r>
        <w:rPr>
          <w:b/>
          <w:sz w:val="20"/>
          <w:szCs w:val="20"/>
          <w:lang w:val="nl-BE"/>
        </w:rPr>
        <w:t xml:space="preserve">           11.Da6+</w:t>
      </w:r>
      <w:r>
        <w:rPr>
          <w:b/>
          <w:sz w:val="20"/>
          <w:szCs w:val="20"/>
          <w:lang w:val="nl-BE"/>
        </w:rPr>
        <w:tab/>
      </w:r>
      <w:r>
        <w:rPr>
          <w:b/>
          <w:sz w:val="20"/>
          <w:szCs w:val="20"/>
          <w:lang w:val="nl-BE"/>
        </w:rPr>
        <w:tab/>
        <w:t>Kb1</w:t>
      </w:r>
    </w:p>
    <w:p w14:paraId="5EC96D08" w14:textId="77777777" w:rsidR="00B64A49" w:rsidRDefault="00E565E7" w:rsidP="00B64A49">
      <w:pPr>
        <w:spacing w:line="190" w:lineRule="atLeast"/>
        <w:jc w:val="both"/>
        <w:rPr>
          <w:b/>
          <w:sz w:val="20"/>
          <w:szCs w:val="20"/>
          <w:lang w:val="nl-BE"/>
        </w:rPr>
      </w:pPr>
      <w:r>
        <w:rPr>
          <w:b/>
          <w:sz w:val="20"/>
          <w:szCs w:val="20"/>
          <w:lang w:val="nl-BE"/>
        </w:rPr>
        <w:t xml:space="preserve">           12.Da2+</w:t>
      </w:r>
      <w:r w:rsidR="00E50B9A">
        <w:rPr>
          <w:b/>
          <w:sz w:val="20"/>
          <w:szCs w:val="20"/>
          <w:lang w:val="nl-BE"/>
        </w:rPr>
        <w:tab/>
      </w:r>
      <w:r w:rsidR="00E50B9A">
        <w:rPr>
          <w:b/>
          <w:sz w:val="20"/>
          <w:szCs w:val="20"/>
          <w:lang w:val="nl-BE"/>
        </w:rPr>
        <w:tab/>
        <w:t>Kb2</w:t>
      </w:r>
    </w:p>
    <w:p w14:paraId="7068A944" w14:textId="77777777" w:rsidR="00E50B9A" w:rsidRDefault="00E50B9A" w:rsidP="00B64A49">
      <w:pPr>
        <w:spacing w:line="190" w:lineRule="atLeast"/>
        <w:jc w:val="both"/>
        <w:rPr>
          <w:b/>
          <w:sz w:val="20"/>
          <w:szCs w:val="20"/>
          <w:lang w:val="nl-BE"/>
        </w:rPr>
      </w:pPr>
      <w:r>
        <w:rPr>
          <w:b/>
          <w:sz w:val="20"/>
          <w:szCs w:val="20"/>
          <w:lang w:val="nl-BE"/>
        </w:rPr>
        <w:t xml:space="preserve">           13.Pd3+</w:t>
      </w:r>
    </w:p>
    <w:p w14:paraId="7A327BFA" w14:textId="77777777" w:rsidR="00E50B9A" w:rsidRDefault="00E50B9A" w:rsidP="00B64A49">
      <w:pPr>
        <w:spacing w:line="190" w:lineRule="atLeast"/>
        <w:jc w:val="both"/>
        <w:rPr>
          <w:sz w:val="20"/>
          <w:szCs w:val="20"/>
          <w:lang w:val="nl-BE"/>
        </w:rPr>
      </w:pPr>
      <w:r>
        <w:rPr>
          <w:sz w:val="20"/>
          <w:szCs w:val="20"/>
          <w:lang w:val="nl-BE"/>
        </w:rPr>
        <w:t>Ook hier wordt de dame genomen</w:t>
      </w:r>
    </w:p>
    <w:p w14:paraId="7DCB23C5" w14:textId="77777777" w:rsidR="00E50B9A" w:rsidRPr="00E50B9A" w:rsidRDefault="00E50B9A" w:rsidP="00B64A49">
      <w:pPr>
        <w:spacing w:line="190" w:lineRule="atLeast"/>
        <w:jc w:val="both"/>
        <w:rPr>
          <w:sz w:val="20"/>
          <w:szCs w:val="20"/>
          <w:lang w:val="nl-BE"/>
        </w:rPr>
      </w:pPr>
      <w:r>
        <w:rPr>
          <w:sz w:val="20"/>
          <w:szCs w:val="20"/>
          <w:lang w:val="nl-BE"/>
        </w:rPr>
        <w:t>Met winst.</w:t>
      </w:r>
    </w:p>
    <w:p w14:paraId="752849CE" w14:textId="77777777" w:rsidR="00E565E7" w:rsidRDefault="00E565E7" w:rsidP="002D5D3A">
      <w:pPr>
        <w:spacing w:line="190" w:lineRule="atLeast"/>
        <w:jc w:val="center"/>
        <w:rPr>
          <w:sz w:val="20"/>
          <w:szCs w:val="20"/>
          <w:lang w:val="nl-BE"/>
        </w:rPr>
      </w:pPr>
      <w:r>
        <w:rPr>
          <w:sz w:val="20"/>
          <w:szCs w:val="20"/>
          <w:lang w:val="nl-BE"/>
        </w:rPr>
        <w:lastRenderedPageBreak/>
        <w:t xml:space="preserve">- </w:t>
      </w:r>
      <w:r>
        <w:rPr>
          <w:b/>
          <w:sz w:val="20"/>
          <w:szCs w:val="20"/>
          <w:lang w:val="nl-BE"/>
        </w:rPr>
        <w:t xml:space="preserve">33 </w:t>
      </w:r>
      <w:r>
        <w:rPr>
          <w:sz w:val="20"/>
          <w:szCs w:val="20"/>
          <w:lang w:val="nl-BE"/>
        </w:rPr>
        <w:t>-</w:t>
      </w:r>
    </w:p>
    <w:p w14:paraId="25A44CD0" w14:textId="77777777" w:rsidR="00E565E7" w:rsidRDefault="00EF168A" w:rsidP="00E565E7">
      <w:pPr>
        <w:spacing w:line="190" w:lineRule="atLeast"/>
        <w:ind w:left="360"/>
        <w:jc w:val="both"/>
        <w:rPr>
          <w:sz w:val="20"/>
          <w:szCs w:val="20"/>
          <w:lang w:val="nl-BE"/>
        </w:rPr>
      </w:pPr>
      <w:r>
        <w:rPr>
          <w:sz w:val="20"/>
          <w:szCs w:val="20"/>
          <w:lang w:val="nl-BE"/>
        </w:rPr>
        <w:t xml:space="preserve">  </w:t>
      </w:r>
    </w:p>
    <w:p w14:paraId="2B238D79" w14:textId="77777777" w:rsidR="00E565E7" w:rsidRDefault="00E565E7" w:rsidP="00E565E7">
      <w:pPr>
        <w:spacing w:line="190" w:lineRule="atLeast"/>
        <w:ind w:left="360"/>
        <w:rPr>
          <w:sz w:val="20"/>
          <w:szCs w:val="20"/>
          <w:lang w:val="nl-BE"/>
        </w:rPr>
      </w:pPr>
      <w:r>
        <w:rPr>
          <w:i/>
          <w:sz w:val="20"/>
          <w:szCs w:val="20"/>
          <w:lang w:val="nl-BE"/>
        </w:rPr>
        <w:t xml:space="preserve">           EBUR, </w:t>
      </w:r>
      <w:r>
        <w:rPr>
          <w:sz w:val="20"/>
          <w:szCs w:val="20"/>
          <w:lang w:val="nl-BE"/>
        </w:rPr>
        <w:t>2003</w:t>
      </w:r>
    </w:p>
    <w:p w14:paraId="0DF7207E" w14:textId="77777777" w:rsidR="00E565E7" w:rsidRDefault="00E565E7" w:rsidP="00E565E7">
      <w:pPr>
        <w:spacing w:line="190" w:lineRule="atLeast"/>
        <w:jc w:val="center"/>
        <w:rPr>
          <w:sz w:val="20"/>
          <w:szCs w:val="20"/>
          <w:lang w:val="nl-BE"/>
        </w:rPr>
      </w:pPr>
    </w:p>
    <w:p w14:paraId="5CA64AD4" w14:textId="77777777" w:rsidR="00E565E7" w:rsidRPr="00B64A49" w:rsidRDefault="00E565E7" w:rsidP="00E565E7">
      <w:pPr>
        <w:spacing w:line="190" w:lineRule="atLeast"/>
        <w:jc w:val="both"/>
        <w:rPr>
          <w:lang w:val="nl-BE"/>
        </w:rPr>
      </w:pPr>
      <w:r>
        <w:object w:dxaOrig="4699" w:dyaOrig="4722" w14:anchorId="5326718E">
          <v:shape id="_x0000_i1054" type="#_x0000_t75" style="width:155.1pt;height:155.1pt" o:ole="">
            <v:imagedata r:id="rId77" o:title=""/>
          </v:shape>
          <o:OLEObject Type="Embed" ProgID="CorelDRAW.Graphic.12" ShapeID="_x0000_i1054" DrawAspect="Content" ObjectID="_1587467475" r:id="rId78"/>
        </w:object>
      </w:r>
    </w:p>
    <w:p w14:paraId="729184AC" w14:textId="77777777" w:rsidR="00647888" w:rsidRDefault="00647888" w:rsidP="00E565E7">
      <w:pPr>
        <w:spacing w:line="190" w:lineRule="atLeast"/>
        <w:jc w:val="both"/>
        <w:rPr>
          <w:b/>
          <w:lang w:val="en-GB"/>
        </w:rPr>
      </w:pPr>
    </w:p>
    <w:p w14:paraId="539BBCA2" w14:textId="77777777" w:rsidR="00E565E7" w:rsidRPr="00DC7F90" w:rsidRDefault="00E565E7" w:rsidP="00E565E7">
      <w:pPr>
        <w:spacing w:line="190" w:lineRule="atLeast"/>
        <w:jc w:val="both"/>
        <w:rPr>
          <w:sz w:val="20"/>
          <w:szCs w:val="20"/>
          <w:lang w:val="en-GB"/>
        </w:rPr>
      </w:pPr>
      <w:r w:rsidRPr="00DC7F90">
        <w:rPr>
          <w:b/>
          <w:lang w:val="en-GB"/>
        </w:rPr>
        <w:t xml:space="preserve">+ </w:t>
      </w:r>
      <w:r w:rsidRPr="00DC7F90">
        <w:rPr>
          <w:b/>
          <w:sz w:val="20"/>
          <w:szCs w:val="20"/>
          <w:lang w:val="en-GB"/>
        </w:rPr>
        <w:t>ZAZ</w:t>
      </w:r>
      <w:r w:rsidRPr="00DC7F90">
        <w:rPr>
          <w:b/>
          <w:lang w:val="en-GB"/>
        </w:rPr>
        <w:t xml:space="preserve">    </w:t>
      </w:r>
      <w:r w:rsidR="00647888">
        <w:rPr>
          <w:b/>
          <w:lang w:val="en-GB"/>
        </w:rPr>
        <w:t xml:space="preserve">  </w:t>
      </w:r>
      <w:r w:rsidRPr="00DC7F90">
        <w:rPr>
          <w:b/>
          <w:lang w:val="en-GB"/>
        </w:rPr>
        <w:t xml:space="preserve">             </w:t>
      </w:r>
      <w:r w:rsidRPr="00DC7F90">
        <w:rPr>
          <w:sz w:val="20"/>
          <w:szCs w:val="20"/>
          <w:lang w:val="en-GB"/>
        </w:rPr>
        <w:t>0010.11 a8a1</w:t>
      </w:r>
    </w:p>
    <w:p w14:paraId="18A08053" w14:textId="77777777" w:rsidR="00E565E7" w:rsidRPr="00DC7F90" w:rsidRDefault="00647888" w:rsidP="00E565E7">
      <w:pPr>
        <w:spacing w:line="190" w:lineRule="atLeast"/>
        <w:rPr>
          <w:i/>
          <w:sz w:val="20"/>
          <w:szCs w:val="20"/>
          <w:lang w:val="en-GB"/>
        </w:rPr>
      </w:pPr>
      <w:r>
        <w:rPr>
          <w:i/>
          <w:sz w:val="20"/>
          <w:szCs w:val="20"/>
          <w:lang w:val="en-GB"/>
        </w:rPr>
        <w:t xml:space="preserve"> </w:t>
      </w:r>
    </w:p>
    <w:p w14:paraId="6067B216" w14:textId="77777777" w:rsidR="00E565E7" w:rsidRPr="00DC7F90" w:rsidRDefault="00E565E7" w:rsidP="00E565E7">
      <w:pPr>
        <w:spacing w:line="190" w:lineRule="atLeast"/>
        <w:jc w:val="both"/>
        <w:rPr>
          <w:b/>
          <w:sz w:val="20"/>
          <w:szCs w:val="20"/>
          <w:lang w:val="en-GB"/>
        </w:rPr>
      </w:pPr>
      <w:r w:rsidRPr="00DC7F90">
        <w:rPr>
          <w:b/>
          <w:sz w:val="20"/>
          <w:szCs w:val="20"/>
          <w:lang w:val="en-GB"/>
        </w:rPr>
        <w:tab/>
        <w:t>1…</w:t>
      </w:r>
      <w:r w:rsidRPr="00DC7F90">
        <w:rPr>
          <w:b/>
          <w:sz w:val="20"/>
          <w:szCs w:val="20"/>
          <w:lang w:val="en-GB"/>
        </w:rPr>
        <w:tab/>
      </w:r>
      <w:r w:rsidRPr="00DC7F90">
        <w:rPr>
          <w:b/>
          <w:sz w:val="20"/>
          <w:szCs w:val="20"/>
          <w:lang w:val="en-GB"/>
        </w:rPr>
        <w:tab/>
        <w:t>b1D</w:t>
      </w:r>
    </w:p>
    <w:p w14:paraId="0527F034" w14:textId="77777777" w:rsidR="00E565E7" w:rsidRPr="00DC7F90" w:rsidRDefault="00E565E7" w:rsidP="00E565E7">
      <w:pPr>
        <w:spacing w:line="190" w:lineRule="atLeast"/>
        <w:jc w:val="both"/>
        <w:rPr>
          <w:b/>
          <w:sz w:val="20"/>
          <w:szCs w:val="20"/>
          <w:lang w:val="en-GB"/>
        </w:rPr>
      </w:pPr>
      <w:r w:rsidRPr="00DC7F90">
        <w:rPr>
          <w:b/>
          <w:sz w:val="20"/>
          <w:szCs w:val="20"/>
          <w:lang w:val="en-GB"/>
        </w:rPr>
        <w:tab/>
        <w:t>2.h8D+</w:t>
      </w:r>
      <w:r w:rsidRPr="00DC7F90">
        <w:rPr>
          <w:b/>
          <w:sz w:val="20"/>
          <w:szCs w:val="20"/>
          <w:lang w:val="en-GB"/>
        </w:rPr>
        <w:tab/>
      </w:r>
      <w:r w:rsidRPr="00DC7F90">
        <w:rPr>
          <w:b/>
          <w:sz w:val="20"/>
          <w:szCs w:val="20"/>
          <w:lang w:val="en-GB"/>
        </w:rPr>
        <w:tab/>
        <w:t>Db2</w:t>
      </w:r>
    </w:p>
    <w:p w14:paraId="6836B82E" w14:textId="77777777" w:rsidR="00E565E7" w:rsidRPr="00DC7F90" w:rsidRDefault="00E565E7" w:rsidP="00E565E7">
      <w:pPr>
        <w:spacing w:line="190" w:lineRule="atLeast"/>
        <w:jc w:val="both"/>
        <w:rPr>
          <w:b/>
          <w:sz w:val="20"/>
          <w:szCs w:val="20"/>
          <w:lang w:val="en-GB"/>
        </w:rPr>
      </w:pPr>
      <w:r w:rsidRPr="00DC7F90">
        <w:rPr>
          <w:b/>
          <w:sz w:val="20"/>
          <w:szCs w:val="20"/>
          <w:lang w:val="en-GB"/>
        </w:rPr>
        <w:tab/>
        <w:t>3.Dh1+</w:t>
      </w:r>
      <w:r w:rsidRPr="00DC7F90">
        <w:rPr>
          <w:b/>
          <w:sz w:val="20"/>
          <w:szCs w:val="20"/>
          <w:lang w:val="en-GB"/>
        </w:rPr>
        <w:tab/>
      </w:r>
      <w:r w:rsidRPr="00DC7F90">
        <w:rPr>
          <w:b/>
          <w:sz w:val="20"/>
          <w:szCs w:val="20"/>
          <w:lang w:val="en-GB"/>
        </w:rPr>
        <w:tab/>
        <w:t>Db1</w:t>
      </w:r>
    </w:p>
    <w:p w14:paraId="1644ACE2" w14:textId="77777777" w:rsidR="00E565E7" w:rsidRDefault="00E565E7" w:rsidP="00E565E7">
      <w:pPr>
        <w:spacing w:line="190" w:lineRule="atLeast"/>
        <w:jc w:val="both"/>
        <w:rPr>
          <w:b/>
          <w:sz w:val="20"/>
          <w:szCs w:val="20"/>
          <w:lang w:val="nl-BE"/>
        </w:rPr>
      </w:pPr>
      <w:r w:rsidRPr="00DC7F90">
        <w:rPr>
          <w:b/>
          <w:sz w:val="20"/>
          <w:szCs w:val="20"/>
          <w:lang w:val="en-GB"/>
        </w:rPr>
        <w:tab/>
      </w:r>
      <w:r>
        <w:rPr>
          <w:b/>
          <w:sz w:val="20"/>
          <w:szCs w:val="20"/>
          <w:lang w:val="nl-BE"/>
        </w:rPr>
        <w:t>4.Dh2</w:t>
      </w:r>
    </w:p>
    <w:p w14:paraId="63A90A5B" w14:textId="77777777" w:rsidR="00E565E7" w:rsidRDefault="00E565E7" w:rsidP="00E565E7">
      <w:pPr>
        <w:spacing w:line="190" w:lineRule="atLeast"/>
        <w:jc w:val="both"/>
        <w:rPr>
          <w:sz w:val="20"/>
          <w:szCs w:val="20"/>
          <w:lang w:val="nl-BE"/>
        </w:rPr>
      </w:pPr>
      <w:r>
        <w:rPr>
          <w:sz w:val="20"/>
          <w:szCs w:val="20"/>
          <w:lang w:val="nl-BE"/>
        </w:rPr>
        <w:t>Een stille zet.</w:t>
      </w:r>
    </w:p>
    <w:p w14:paraId="66FF1DFF" w14:textId="77777777" w:rsidR="00E565E7" w:rsidRDefault="00E565E7" w:rsidP="00E565E7">
      <w:pPr>
        <w:spacing w:line="190" w:lineRule="atLeast"/>
        <w:jc w:val="both"/>
        <w:rPr>
          <w:b/>
          <w:sz w:val="20"/>
          <w:szCs w:val="20"/>
          <w:lang w:val="nl-BE"/>
        </w:rPr>
      </w:pPr>
      <w:r>
        <w:rPr>
          <w:sz w:val="20"/>
          <w:szCs w:val="20"/>
          <w:lang w:val="nl-BE"/>
        </w:rPr>
        <w:tab/>
      </w:r>
      <w:r>
        <w:rPr>
          <w:b/>
          <w:sz w:val="20"/>
          <w:szCs w:val="20"/>
          <w:lang w:val="nl-BE"/>
        </w:rPr>
        <w:t>4…</w:t>
      </w:r>
      <w:r>
        <w:rPr>
          <w:b/>
          <w:sz w:val="20"/>
          <w:szCs w:val="20"/>
          <w:lang w:val="nl-BE"/>
        </w:rPr>
        <w:tab/>
      </w:r>
      <w:r>
        <w:rPr>
          <w:b/>
          <w:sz w:val="20"/>
          <w:szCs w:val="20"/>
          <w:lang w:val="nl-BE"/>
        </w:rPr>
        <w:tab/>
        <w:t>Db2</w:t>
      </w:r>
    </w:p>
    <w:p w14:paraId="642EB0C7" w14:textId="77777777" w:rsidR="00E565E7" w:rsidRDefault="00E565E7" w:rsidP="00E565E7">
      <w:pPr>
        <w:spacing w:line="190" w:lineRule="atLeast"/>
        <w:jc w:val="both"/>
        <w:rPr>
          <w:b/>
          <w:sz w:val="20"/>
          <w:szCs w:val="20"/>
          <w:lang w:val="nl-BE"/>
        </w:rPr>
      </w:pPr>
      <w:r>
        <w:rPr>
          <w:b/>
          <w:sz w:val="20"/>
          <w:szCs w:val="20"/>
          <w:lang w:val="nl-BE"/>
        </w:rPr>
        <w:tab/>
        <w:t>5.Dg1+</w:t>
      </w:r>
      <w:r>
        <w:rPr>
          <w:b/>
          <w:sz w:val="20"/>
          <w:szCs w:val="20"/>
          <w:lang w:val="nl-BE"/>
        </w:rPr>
        <w:tab/>
      </w:r>
      <w:r>
        <w:rPr>
          <w:b/>
          <w:sz w:val="20"/>
          <w:szCs w:val="20"/>
          <w:lang w:val="nl-BE"/>
        </w:rPr>
        <w:tab/>
        <w:t>Db1</w:t>
      </w:r>
    </w:p>
    <w:p w14:paraId="6E40A6C5" w14:textId="77777777" w:rsidR="002D5D3A" w:rsidRDefault="00E565E7" w:rsidP="00E565E7">
      <w:pPr>
        <w:spacing w:line="190" w:lineRule="atLeast"/>
        <w:jc w:val="both"/>
        <w:rPr>
          <w:b/>
          <w:sz w:val="20"/>
          <w:szCs w:val="20"/>
          <w:lang w:val="nl-BE"/>
        </w:rPr>
      </w:pPr>
      <w:r>
        <w:rPr>
          <w:b/>
          <w:sz w:val="20"/>
          <w:szCs w:val="20"/>
          <w:lang w:val="nl-BE"/>
        </w:rPr>
        <w:tab/>
        <w:t>6.Dd4+</w:t>
      </w:r>
      <w:r>
        <w:rPr>
          <w:b/>
          <w:sz w:val="20"/>
          <w:szCs w:val="20"/>
          <w:lang w:val="nl-BE"/>
        </w:rPr>
        <w:tab/>
      </w:r>
    </w:p>
    <w:p w14:paraId="414AC3A9" w14:textId="77777777" w:rsidR="002D5D3A" w:rsidRPr="002D5D3A" w:rsidRDefault="002D5D3A" w:rsidP="00E565E7">
      <w:pPr>
        <w:spacing w:line="190" w:lineRule="atLeast"/>
        <w:jc w:val="both"/>
        <w:rPr>
          <w:b/>
          <w:sz w:val="20"/>
          <w:szCs w:val="20"/>
          <w:lang w:val="nl-BE"/>
        </w:rPr>
      </w:pPr>
      <w:r>
        <w:rPr>
          <w:sz w:val="20"/>
          <w:szCs w:val="20"/>
          <w:lang w:val="nl-BE"/>
        </w:rPr>
        <w:t xml:space="preserve">6.Df2? Dc2 7.Dd4+ </w:t>
      </w:r>
      <w:r>
        <w:rPr>
          <w:i/>
          <w:sz w:val="20"/>
          <w:szCs w:val="20"/>
          <w:lang w:val="nl-BE"/>
        </w:rPr>
        <w:t>(Zie zet 6.)</w:t>
      </w:r>
      <w:r>
        <w:rPr>
          <w:sz w:val="20"/>
          <w:szCs w:val="20"/>
          <w:lang w:val="nl-BE"/>
        </w:rPr>
        <w:t xml:space="preserve"> </w:t>
      </w:r>
    </w:p>
    <w:p w14:paraId="6C40FA0A" w14:textId="77777777" w:rsidR="00E565E7" w:rsidRDefault="00E565E7" w:rsidP="00E565E7">
      <w:pPr>
        <w:spacing w:line="190" w:lineRule="atLeast"/>
        <w:jc w:val="both"/>
        <w:rPr>
          <w:b/>
          <w:sz w:val="20"/>
          <w:szCs w:val="20"/>
          <w:lang w:val="nl-BE"/>
        </w:rPr>
      </w:pPr>
      <w:r>
        <w:rPr>
          <w:b/>
          <w:sz w:val="20"/>
          <w:szCs w:val="20"/>
          <w:lang w:val="nl-BE"/>
        </w:rPr>
        <w:tab/>
      </w:r>
      <w:r w:rsidR="002D5D3A">
        <w:rPr>
          <w:b/>
          <w:sz w:val="20"/>
          <w:szCs w:val="20"/>
          <w:lang w:val="nl-BE"/>
        </w:rPr>
        <w:t>6…</w:t>
      </w:r>
      <w:r w:rsidR="002D5D3A">
        <w:rPr>
          <w:b/>
          <w:sz w:val="20"/>
          <w:szCs w:val="20"/>
          <w:lang w:val="nl-BE"/>
        </w:rPr>
        <w:tab/>
      </w:r>
      <w:r w:rsidR="002D5D3A">
        <w:rPr>
          <w:b/>
          <w:sz w:val="20"/>
          <w:szCs w:val="20"/>
          <w:lang w:val="nl-BE"/>
        </w:rPr>
        <w:tab/>
      </w:r>
      <w:r>
        <w:rPr>
          <w:b/>
          <w:sz w:val="20"/>
          <w:szCs w:val="20"/>
          <w:lang w:val="nl-BE"/>
        </w:rPr>
        <w:t>Db2</w:t>
      </w:r>
    </w:p>
    <w:p w14:paraId="13C5550F" w14:textId="77777777" w:rsidR="00E565E7" w:rsidRDefault="00E565E7" w:rsidP="00E565E7">
      <w:pPr>
        <w:spacing w:line="190" w:lineRule="atLeast"/>
        <w:jc w:val="both"/>
        <w:rPr>
          <w:b/>
          <w:sz w:val="20"/>
          <w:szCs w:val="20"/>
          <w:lang w:val="nl-BE"/>
        </w:rPr>
      </w:pPr>
      <w:r>
        <w:rPr>
          <w:b/>
          <w:sz w:val="20"/>
          <w:szCs w:val="20"/>
          <w:lang w:val="nl-BE"/>
        </w:rPr>
        <w:tab/>
        <w:t>7.Dd1+</w:t>
      </w:r>
      <w:r>
        <w:rPr>
          <w:b/>
          <w:sz w:val="20"/>
          <w:szCs w:val="20"/>
          <w:lang w:val="nl-BE"/>
        </w:rPr>
        <w:tab/>
      </w:r>
      <w:r>
        <w:rPr>
          <w:b/>
          <w:sz w:val="20"/>
          <w:szCs w:val="20"/>
          <w:lang w:val="nl-BE"/>
        </w:rPr>
        <w:tab/>
        <w:t>Db1</w:t>
      </w:r>
    </w:p>
    <w:p w14:paraId="145CEB02" w14:textId="77777777" w:rsidR="00E565E7" w:rsidRPr="00E23290" w:rsidRDefault="00E565E7" w:rsidP="00E565E7">
      <w:pPr>
        <w:spacing w:line="190" w:lineRule="atLeast"/>
        <w:jc w:val="both"/>
        <w:rPr>
          <w:b/>
          <w:sz w:val="20"/>
          <w:szCs w:val="20"/>
          <w:lang w:val="nl-BE"/>
        </w:rPr>
      </w:pPr>
      <w:r>
        <w:rPr>
          <w:b/>
          <w:sz w:val="20"/>
          <w:szCs w:val="20"/>
          <w:lang w:val="nl-BE"/>
        </w:rPr>
        <w:tab/>
        <w:t>8.De2+</w:t>
      </w:r>
      <w:r>
        <w:rPr>
          <w:b/>
          <w:sz w:val="20"/>
          <w:szCs w:val="20"/>
          <w:lang w:val="nl-BE"/>
        </w:rPr>
        <w:tab/>
      </w:r>
    </w:p>
    <w:p w14:paraId="4BB054F0" w14:textId="77777777" w:rsidR="00E23290" w:rsidRPr="00E23290" w:rsidRDefault="00E23290" w:rsidP="00E565E7">
      <w:pPr>
        <w:spacing w:line="190" w:lineRule="atLeast"/>
        <w:jc w:val="both"/>
        <w:rPr>
          <w:i/>
          <w:sz w:val="20"/>
          <w:szCs w:val="20"/>
          <w:lang w:val="nl-BE"/>
        </w:rPr>
      </w:pPr>
      <w:r>
        <w:rPr>
          <w:sz w:val="20"/>
          <w:szCs w:val="20"/>
          <w:lang w:val="nl-BE"/>
        </w:rPr>
        <w:t xml:space="preserve">8.Dd2? Dc2 9.Dd4+ </w:t>
      </w:r>
      <w:r>
        <w:rPr>
          <w:i/>
          <w:sz w:val="20"/>
          <w:szCs w:val="20"/>
          <w:lang w:val="nl-BE"/>
        </w:rPr>
        <w:t>(Zie zet 6.)</w:t>
      </w:r>
    </w:p>
    <w:p w14:paraId="46B75148" w14:textId="77777777" w:rsidR="00E565E7" w:rsidRDefault="00E23290" w:rsidP="00E565E7">
      <w:pPr>
        <w:spacing w:line="190" w:lineRule="atLeast"/>
        <w:jc w:val="both"/>
        <w:rPr>
          <w:sz w:val="20"/>
          <w:szCs w:val="20"/>
          <w:lang w:val="nl-BE"/>
        </w:rPr>
      </w:pPr>
      <w:r>
        <w:rPr>
          <w:sz w:val="20"/>
          <w:szCs w:val="20"/>
          <w:lang w:val="nl-BE"/>
        </w:rPr>
        <w:t xml:space="preserve">             </w:t>
      </w:r>
      <w:r w:rsidR="00E565E7">
        <w:rPr>
          <w:b/>
          <w:sz w:val="20"/>
          <w:szCs w:val="20"/>
          <w:lang w:val="nl-BE"/>
        </w:rPr>
        <w:t>8…</w:t>
      </w:r>
      <w:r w:rsidR="00E565E7">
        <w:rPr>
          <w:b/>
          <w:sz w:val="20"/>
          <w:szCs w:val="20"/>
          <w:lang w:val="nl-BE"/>
        </w:rPr>
        <w:tab/>
      </w:r>
      <w:r w:rsidR="00E565E7">
        <w:rPr>
          <w:sz w:val="20"/>
          <w:szCs w:val="20"/>
          <w:lang w:val="nl-BE"/>
        </w:rPr>
        <w:tab/>
      </w:r>
      <w:r w:rsidR="00E565E7">
        <w:rPr>
          <w:b/>
          <w:sz w:val="20"/>
          <w:szCs w:val="20"/>
          <w:lang w:val="nl-BE"/>
        </w:rPr>
        <w:t>Dc2</w:t>
      </w:r>
    </w:p>
    <w:p w14:paraId="01B605AF" w14:textId="77777777" w:rsidR="00E565E7" w:rsidRDefault="00E565E7" w:rsidP="00E565E7">
      <w:pPr>
        <w:spacing w:line="190" w:lineRule="atLeast"/>
        <w:jc w:val="both"/>
        <w:rPr>
          <w:sz w:val="20"/>
          <w:szCs w:val="20"/>
          <w:lang w:val="nl-BE"/>
        </w:rPr>
      </w:pPr>
      <w:r>
        <w:rPr>
          <w:sz w:val="20"/>
          <w:szCs w:val="20"/>
          <w:lang w:val="nl-BE"/>
        </w:rPr>
        <w:t>Opgelet voor pat.</w:t>
      </w:r>
    </w:p>
    <w:p w14:paraId="3F04CBD6" w14:textId="77777777" w:rsidR="00E565E7" w:rsidRDefault="00E565E7" w:rsidP="00E565E7">
      <w:pPr>
        <w:spacing w:line="190" w:lineRule="atLeast"/>
        <w:jc w:val="both"/>
        <w:rPr>
          <w:b/>
          <w:sz w:val="20"/>
          <w:szCs w:val="20"/>
          <w:lang w:val="nl-BE"/>
        </w:rPr>
      </w:pPr>
      <w:r>
        <w:rPr>
          <w:sz w:val="20"/>
          <w:szCs w:val="20"/>
          <w:lang w:val="nl-BE"/>
        </w:rPr>
        <w:tab/>
      </w:r>
      <w:r>
        <w:rPr>
          <w:b/>
          <w:sz w:val="20"/>
          <w:szCs w:val="20"/>
          <w:lang w:val="nl-BE"/>
        </w:rPr>
        <w:t>9.De5+</w:t>
      </w:r>
      <w:r>
        <w:rPr>
          <w:b/>
          <w:sz w:val="20"/>
          <w:szCs w:val="20"/>
          <w:lang w:val="nl-BE"/>
        </w:rPr>
        <w:tab/>
      </w:r>
      <w:r>
        <w:rPr>
          <w:b/>
          <w:sz w:val="20"/>
          <w:szCs w:val="20"/>
          <w:lang w:val="nl-BE"/>
        </w:rPr>
        <w:tab/>
        <w:t>Db2</w:t>
      </w:r>
    </w:p>
    <w:p w14:paraId="360CB29A" w14:textId="77777777" w:rsidR="00E565E7" w:rsidRDefault="00E565E7" w:rsidP="00E565E7">
      <w:pPr>
        <w:spacing w:line="190" w:lineRule="atLeast"/>
        <w:jc w:val="both"/>
        <w:rPr>
          <w:b/>
          <w:sz w:val="20"/>
          <w:szCs w:val="20"/>
          <w:lang w:val="nl-BE"/>
        </w:rPr>
      </w:pPr>
      <w:r>
        <w:rPr>
          <w:b/>
          <w:sz w:val="20"/>
          <w:szCs w:val="20"/>
          <w:lang w:val="nl-BE"/>
        </w:rPr>
        <w:t xml:space="preserve">           10.De1+</w:t>
      </w:r>
      <w:r>
        <w:rPr>
          <w:b/>
          <w:sz w:val="20"/>
          <w:szCs w:val="20"/>
          <w:lang w:val="nl-BE"/>
        </w:rPr>
        <w:tab/>
      </w:r>
      <w:r>
        <w:rPr>
          <w:b/>
          <w:sz w:val="20"/>
          <w:szCs w:val="20"/>
          <w:lang w:val="nl-BE"/>
        </w:rPr>
        <w:tab/>
        <w:t>Db1</w:t>
      </w:r>
    </w:p>
    <w:p w14:paraId="202C90F8" w14:textId="77777777" w:rsidR="00E23290" w:rsidRDefault="00E565E7" w:rsidP="00E565E7">
      <w:pPr>
        <w:spacing w:line="190" w:lineRule="atLeast"/>
        <w:jc w:val="both"/>
        <w:rPr>
          <w:b/>
          <w:sz w:val="20"/>
          <w:szCs w:val="20"/>
          <w:lang w:val="nl-BE"/>
        </w:rPr>
      </w:pPr>
      <w:r>
        <w:rPr>
          <w:b/>
          <w:sz w:val="20"/>
          <w:szCs w:val="20"/>
          <w:lang w:val="nl-BE"/>
        </w:rPr>
        <w:t xml:space="preserve">           11.Dc3+</w:t>
      </w:r>
      <w:r>
        <w:rPr>
          <w:b/>
          <w:sz w:val="20"/>
          <w:szCs w:val="20"/>
          <w:lang w:val="nl-BE"/>
        </w:rPr>
        <w:tab/>
      </w:r>
    </w:p>
    <w:p w14:paraId="68C23775" w14:textId="77777777" w:rsidR="00E23290" w:rsidRPr="00E23290" w:rsidRDefault="00E23290" w:rsidP="00E565E7">
      <w:pPr>
        <w:spacing w:line="190" w:lineRule="atLeast"/>
        <w:jc w:val="both"/>
        <w:rPr>
          <w:i/>
          <w:sz w:val="20"/>
          <w:szCs w:val="20"/>
          <w:lang w:val="nl-BE"/>
        </w:rPr>
      </w:pPr>
      <w:r>
        <w:rPr>
          <w:sz w:val="20"/>
          <w:szCs w:val="20"/>
          <w:lang w:val="nl-BE"/>
        </w:rPr>
        <w:t xml:space="preserve">11.De2? Dc2 12.De5+ Kb2 13.De1+ </w:t>
      </w:r>
      <w:r>
        <w:rPr>
          <w:i/>
          <w:sz w:val="20"/>
          <w:szCs w:val="20"/>
          <w:lang w:val="nl-BE"/>
        </w:rPr>
        <w:t>(Zie zet 10.)</w:t>
      </w:r>
    </w:p>
    <w:p w14:paraId="7DD67AA3" w14:textId="77777777" w:rsidR="00E23290" w:rsidRDefault="00E23290" w:rsidP="00E565E7">
      <w:pPr>
        <w:spacing w:line="190" w:lineRule="atLeast"/>
        <w:jc w:val="both"/>
        <w:rPr>
          <w:b/>
          <w:sz w:val="20"/>
          <w:szCs w:val="20"/>
          <w:lang w:val="nl-BE"/>
        </w:rPr>
      </w:pPr>
    </w:p>
    <w:p w14:paraId="282BB813" w14:textId="77777777" w:rsidR="00EF168A" w:rsidRDefault="00EF168A" w:rsidP="00E565E7">
      <w:pPr>
        <w:spacing w:line="190" w:lineRule="atLeast"/>
        <w:jc w:val="both"/>
        <w:rPr>
          <w:b/>
          <w:sz w:val="20"/>
          <w:szCs w:val="20"/>
          <w:lang w:val="nl-BE"/>
        </w:rPr>
      </w:pPr>
    </w:p>
    <w:p w14:paraId="30418A4B" w14:textId="77777777" w:rsidR="00EF168A" w:rsidRDefault="00EF168A" w:rsidP="00E565E7">
      <w:pPr>
        <w:spacing w:line="190" w:lineRule="atLeast"/>
        <w:jc w:val="both"/>
        <w:rPr>
          <w:b/>
          <w:sz w:val="20"/>
          <w:szCs w:val="20"/>
          <w:lang w:val="nl-BE"/>
        </w:rPr>
      </w:pPr>
    </w:p>
    <w:p w14:paraId="5D632D78" w14:textId="77777777" w:rsidR="00EF168A" w:rsidRDefault="00EF168A" w:rsidP="00E565E7">
      <w:pPr>
        <w:spacing w:line="190" w:lineRule="atLeast"/>
        <w:jc w:val="both"/>
        <w:rPr>
          <w:b/>
          <w:sz w:val="20"/>
          <w:szCs w:val="20"/>
          <w:lang w:val="nl-BE"/>
        </w:rPr>
      </w:pPr>
    </w:p>
    <w:p w14:paraId="40D446B6" w14:textId="77777777" w:rsidR="00E565E7" w:rsidRDefault="00EF168A" w:rsidP="00EF168A">
      <w:pPr>
        <w:spacing w:line="190" w:lineRule="atLeast"/>
        <w:jc w:val="both"/>
        <w:rPr>
          <w:b/>
          <w:sz w:val="20"/>
          <w:szCs w:val="20"/>
          <w:lang w:val="nl-BE"/>
        </w:rPr>
      </w:pPr>
      <w:r>
        <w:rPr>
          <w:b/>
          <w:sz w:val="20"/>
          <w:szCs w:val="20"/>
          <w:lang w:val="nl-BE"/>
        </w:rPr>
        <w:t xml:space="preserve">           </w:t>
      </w:r>
      <w:r w:rsidR="00E23290">
        <w:rPr>
          <w:b/>
          <w:sz w:val="20"/>
          <w:szCs w:val="20"/>
          <w:lang w:val="nl-BE"/>
        </w:rPr>
        <w:t>11…</w:t>
      </w:r>
      <w:r>
        <w:rPr>
          <w:b/>
          <w:sz w:val="20"/>
          <w:szCs w:val="20"/>
          <w:lang w:val="nl-BE"/>
        </w:rPr>
        <w:tab/>
      </w:r>
      <w:r>
        <w:rPr>
          <w:b/>
          <w:sz w:val="20"/>
          <w:szCs w:val="20"/>
          <w:lang w:val="nl-BE"/>
        </w:rPr>
        <w:tab/>
      </w:r>
      <w:r w:rsidR="00E565E7">
        <w:rPr>
          <w:b/>
          <w:sz w:val="20"/>
          <w:szCs w:val="20"/>
          <w:lang w:val="nl-BE"/>
        </w:rPr>
        <w:t>Db2</w:t>
      </w:r>
    </w:p>
    <w:p w14:paraId="2AA98019" w14:textId="77777777" w:rsidR="002D5D3A" w:rsidRPr="00E23290" w:rsidRDefault="00E565E7" w:rsidP="00E565E7">
      <w:pPr>
        <w:spacing w:line="190" w:lineRule="atLeast"/>
        <w:jc w:val="both"/>
        <w:rPr>
          <w:b/>
          <w:sz w:val="20"/>
          <w:szCs w:val="20"/>
          <w:lang w:val="nl-BE"/>
        </w:rPr>
      </w:pPr>
      <w:r>
        <w:rPr>
          <w:b/>
          <w:sz w:val="20"/>
          <w:szCs w:val="20"/>
          <w:lang w:val="nl-BE"/>
        </w:rPr>
        <w:t xml:space="preserve">           12.Da5+</w:t>
      </w:r>
      <w:r>
        <w:rPr>
          <w:b/>
          <w:sz w:val="20"/>
          <w:szCs w:val="20"/>
          <w:lang w:val="nl-BE"/>
        </w:rPr>
        <w:tab/>
      </w:r>
      <w:r>
        <w:rPr>
          <w:b/>
          <w:sz w:val="20"/>
          <w:szCs w:val="20"/>
          <w:lang w:val="nl-BE"/>
        </w:rPr>
        <w:tab/>
        <w:t>Kb1</w:t>
      </w:r>
    </w:p>
    <w:p w14:paraId="43A3F99A" w14:textId="77777777" w:rsidR="00E565E7" w:rsidRDefault="00E565E7" w:rsidP="00E565E7">
      <w:pPr>
        <w:spacing w:line="190" w:lineRule="atLeast"/>
        <w:jc w:val="both"/>
        <w:rPr>
          <w:b/>
          <w:sz w:val="20"/>
          <w:szCs w:val="20"/>
          <w:lang w:val="nl-BE"/>
        </w:rPr>
      </w:pPr>
      <w:r>
        <w:rPr>
          <w:b/>
          <w:sz w:val="20"/>
          <w:szCs w:val="20"/>
          <w:lang w:val="nl-BE"/>
        </w:rPr>
        <w:t xml:space="preserve">   </w:t>
      </w:r>
      <w:r w:rsidR="00EF168A">
        <w:rPr>
          <w:b/>
          <w:sz w:val="20"/>
          <w:szCs w:val="20"/>
          <w:lang w:val="nl-BE"/>
        </w:rPr>
        <w:t xml:space="preserve">        13.Le4+</w:t>
      </w:r>
      <w:r w:rsidR="00EF168A">
        <w:rPr>
          <w:b/>
          <w:sz w:val="20"/>
          <w:szCs w:val="20"/>
          <w:lang w:val="nl-BE"/>
        </w:rPr>
        <w:tab/>
      </w:r>
      <w:r w:rsidR="00EF168A">
        <w:rPr>
          <w:b/>
          <w:sz w:val="20"/>
          <w:szCs w:val="20"/>
          <w:lang w:val="nl-BE"/>
        </w:rPr>
        <w:tab/>
        <w:t>Kc1</w:t>
      </w:r>
    </w:p>
    <w:p w14:paraId="04AB5D78" w14:textId="77777777" w:rsidR="00EF168A" w:rsidRDefault="00EF168A" w:rsidP="00E565E7">
      <w:pPr>
        <w:spacing w:line="190" w:lineRule="atLeast"/>
        <w:jc w:val="both"/>
        <w:rPr>
          <w:b/>
          <w:sz w:val="20"/>
          <w:szCs w:val="20"/>
          <w:lang w:val="nl-BE"/>
        </w:rPr>
      </w:pPr>
      <w:r>
        <w:rPr>
          <w:b/>
          <w:sz w:val="20"/>
          <w:szCs w:val="20"/>
          <w:lang w:val="nl-BE"/>
        </w:rPr>
        <w:t xml:space="preserve">           14.De1+</w:t>
      </w:r>
    </w:p>
    <w:p w14:paraId="3D2D73E0" w14:textId="77777777" w:rsidR="00E565E7" w:rsidRPr="00EF168A" w:rsidRDefault="00E565E7" w:rsidP="00E565E7">
      <w:pPr>
        <w:spacing w:line="190" w:lineRule="atLeast"/>
        <w:jc w:val="both"/>
        <w:rPr>
          <w:b/>
          <w:sz w:val="20"/>
          <w:szCs w:val="20"/>
          <w:lang w:val="nl-BE"/>
        </w:rPr>
      </w:pPr>
      <w:r>
        <w:rPr>
          <w:sz w:val="20"/>
          <w:szCs w:val="20"/>
          <w:lang w:val="nl-BE"/>
        </w:rPr>
        <w:t>En mat.</w:t>
      </w:r>
    </w:p>
    <w:p w14:paraId="13C32375" w14:textId="77777777" w:rsidR="00E565E7" w:rsidRDefault="00E565E7" w:rsidP="00E565E7">
      <w:pPr>
        <w:spacing w:line="190" w:lineRule="atLeast"/>
        <w:jc w:val="both"/>
        <w:rPr>
          <w:sz w:val="20"/>
          <w:szCs w:val="20"/>
          <w:lang w:val="nl-BE"/>
        </w:rPr>
      </w:pPr>
    </w:p>
    <w:p w14:paraId="4033F321" w14:textId="77777777" w:rsidR="00E04451" w:rsidRPr="00E04451" w:rsidRDefault="00E565E7" w:rsidP="00E04451">
      <w:pPr>
        <w:spacing w:line="190" w:lineRule="atLeast"/>
        <w:jc w:val="both"/>
        <w:rPr>
          <w:i/>
          <w:sz w:val="20"/>
          <w:szCs w:val="20"/>
          <w:lang w:val="nl-BE"/>
        </w:rPr>
      </w:pPr>
      <w:r>
        <w:rPr>
          <w:sz w:val="20"/>
          <w:szCs w:val="20"/>
          <w:lang w:val="nl-BE"/>
        </w:rPr>
        <w:t>Een halve eeuw geleden was een de</w:t>
      </w:r>
      <w:r w:rsidR="00B61D2E">
        <w:rPr>
          <w:sz w:val="20"/>
          <w:szCs w:val="20"/>
          <w:lang w:val="nl-BE"/>
        </w:rPr>
        <w:t>rgelijke studie, met dame en lo</w:t>
      </w:r>
      <w:r>
        <w:rPr>
          <w:sz w:val="20"/>
          <w:szCs w:val="20"/>
          <w:lang w:val="nl-BE"/>
        </w:rPr>
        <w:t>per tegen dame</w:t>
      </w:r>
      <w:r w:rsidR="00D06262">
        <w:rPr>
          <w:sz w:val="20"/>
          <w:szCs w:val="20"/>
          <w:lang w:val="nl-BE"/>
        </w:rPr>
        <w:t>,</w:t>
      </w:r>
      <w:r>
        <w:rPr>
          <w:sz w:val="20"/>
          <w:szCs w:val="20"/>
          <w:lang w:val="nl-BE"/>
        </w:rPr>
        <w:t xml:space="preserve"> n</w:t>
      </w:r>
      <w:r w:rsidR="00230D05">
        <w:rPr>
          <w:sz w:val="20"/>
          <w:szCs w:val="20"/>
          <w:lang w:val="nl-BE"/>
        </w:rPr>
        <w:t>iet zo een</w:t>
      </w:r>
      <w:r w:rsidR="0080383D">
        <w:rPr>
          <w:sz w:val="20"/>
          <w:szCs w:val="20"/>
          <w:lang w:val="nl-BE"/>
        </w:rPr>
        <w:t>-</w:t>
      </w:r>
      <w:r w:rsidR="00230D05">
        <w:rPr>
          <w:sz w:val="20"/>
          <w:szCs w:val="20"/>
          <w:lang w:val="nl-BE"/>
        </w:rPr>
        <w:t>voudig te construeren, laat staan op te lossen.</w:t>
      </w:r>
      <w:r>
        <w:rPr>
          <w:sz w:val="20"/>
          <w:szCs w:val="20"/>
          <w:lang w:val="nl-BE"/>
        </w:rPr>
        <w:t xml:space="preserve"> Heden ten dage lukt het </w:t>
      </w:r>
      <w:r w:rsidR="00230D05">
        <w:rPr>
          <w:sz w:val="20"/>
          <w:szCs w:val="20"/>
          <w:lang w:val="nl-BE"/>
        </w:rPr>
        <w:t>ge</w:t>
      </w:r>
      <w:r>
        <w:rPr>
          <w:sz w:val="20"/>
          <w:szCs w:val="20"/>
          <w:lang w:val="nl-BE"/>
        </w:rPr>
        <w:t xml:space="preserve">makkelijker dankzij de hulp van </w:t>
      </w:r>
      <w:r>
        <w:rPr>
          <w:i/>
          <w:sz w:val="20"/>
          <w:szCs w:val="20"/>
          <w:lang w:val="nl-BE"/>
        </w:rPr>
        <w:t>Nalimov</w:t>
      </w:r>
      <w:r w:rsidR="00D965E0">
        <w:rPr>
          <w:i/>
          <w:sz w:val="20"/>
          <w:szCs w:val="20"/>
          <w:lang w:val="nl-BE"/>
        </w:rPr>
        <w:t>’</w:t>
      </w:r>
      <w:r w:rsidR="00E04451">
        <w:rPr>
          <w:i/>
          <w:sz w:val="20"/>
          <w:szCs w:val="20"/>
          <w:lang w:val="nl-BE"/>
        </w:rPr>
        <w:t>s  Database.</w:t>
      </w:r>
    </w:p>
    <w:p w14:paraId="24031899" w14:textId="77777777" w:rsidR="00E565E7" w:rsidRDefault="00E565E7" w:rsidP="00E565E7">
      <w:pPr>
        <w:spacing w:line="190" w:lineRule="atLeast"/>
        <w:jc w:val="both"/>
        <w:rPr>
          <w:sz w:val="20"/>
          <w:szCs w:val="20"/>
          <w:lang w:val="nl-BE"/>
        </w:rPr>
      </w:pPr>
    </w:p>
    <w:p w14:paraId="25D376BB" w14:textId="77777777" w:rsidR="00E565E7" w:rsidRDefault="00E565E7" w:rsidP="00882F07">
      <w:pPr>
        <w:rPr>
          <w:rFonts w:cs="Arial"/>
          <w:sz w:val="20"/>
          <w:szCs w:val="20"/>
          <w:lang w:val="nl-BE"/>
        </w:rPr>
      </w:pPr>
    </w:p>
    <w:p w14:paraId="3C7EB2E9" w14:textId="77777777" w:rsidR="00E565E7" w:rsidRDefault="00E565E7" w:rsidP="008D2C26">
      <w:pPr>
        <w:jc w:val="both"/>
        <w:rPr>
          <w:rFonts w:cs="Arial"/>
          <w:sz w:val="20"/>
          <w:szCs w:val="20"/>
          <w:lang w:val="nl-BE"/>
        </w:rPr>
      </w:pPr>
    </w:p>
    <w:p w14:paraId="63A2595A" w14:textId="77777777" w:rsidR="00E565E7" w:rsidRDefault="00E565E7" w:rsidP="00882F07">
      <w:pPr>
        <w:rPr>
          <w:rFonts w:cs="Arial"/>
          <w:sz w:val="20"/>
          <w:szCs w:val="20"/>
          <w:lang w:val="nl-BE"/>
        </w:rPr>
      </w:pPr>
    </w:p>
    <w:p w14:paraId="664AC130" w14:textId="77777777" w:rsidR="00E565E7" w:rsidRDefault="00E565E7" w:rsidP="00882F07">
      <w:pPr>
        <w:rPr>
          <w:rFonts w:cs="Arial"/>
          <w:sz w:val="20"/>
          <w:szCs w:val="20"/>
          <w:lang w:val="nl-BE"/>
        </w:rPr>
      </w:pPr>
    </w:p>
    <w:p w14:paraId="5CE23311" w14:textId="77777777" w:rsidR="00E565E7" w:rsidRDefault="00E565E7" w:rsidP="00882F07">
      <w:pPr>
        <w:rPr>
          <w:rFonts w:cs="Arial"/>
          <w:sz w:val="20"/>
          <w:szCs w:val="20"/>
          <w:lang w:val="nl-BE"/>
        </w:rPr>
      </w:pPr>
    </w:p>
    <w:p w14:paraId="6CCDEAD7" w14:textId="77777777" w:rsidR="00E565E7" w:rsidRDefault="00E565E7" w:rsidP="00882F07">
      <w:pPr>
        <w:rPr>
          <w:rFonts w:cs="Arial"/>
          <w:sz w:val="20"/>
          <w:szCs w:val="20"/>
          <w:lang w:val="nl-BE"/>
        </w:rPr>
      </w:pPr>
    </w:p>
    <w:p w14:paraId="32B727E0" w14:textId="77777777" w:rsidR="00E565E7" w:rsidRDefault="00E565E7" w:rsidP="00882F07">
      <w:pPr>
        <w:rPr>
          <w:rFonts w:cs="Arial"/>
          <w:sz w:val="20"/>
          <w:szCs w:val="20"/>
          <w:lang w:val="nl-BE"/>
        </w:rPr>
      </w:pPr>
    </w:p>
    <w:p w14:paraId="37819A43" w14:textId="77777777" w:rsidR="00E565E7" w:rsidRDefault="00647888" w:rsidP="00882F07">
      <w:pPr>
        <w:rPr>
          <w:rFonts w:cs="Arial"/>
          <w:sz w:val="20"/>
          <w:szCs w:val="20"/>
          <w:lang w:val="nl-BE"/>
        </w:rPr>
      </w:pPr>
      <w:r>
        <w:rPr>
          <w:rFonts w:cs="Arial"/>
          <w:sz w:val="20"/>
          <w:szCs w:val="20"/>
          <w:lang w:val="nl-BE"/>
        </w:rPr>
        <w:t xml:space="preserve"> </w:t>
      </w:r>
    </w:p>
    <w:p w14:paraId="0207C6AC" w14:textId="77777777" w:rsidR="00E565E7" w:rsidRDefault="00E565E7" w:rsidP="00882F07">
      <w:pPr>
        <w:rPr>
          <w:rFonts w:cs="Arial"/>
          <w:sz w:val="20"/>
          <w:szCs w:val="20"/>
          <w:lang w:val="nl-BE"/>
        </w:rPr>
      </w:pPr>
    </w:p>
    <w:p w14:paraId="7F5D6F26" w14:textId="77777777" w:rsidR="00E565E7" w:rsidRDefault="00E565E7" w:rsidP="00882F07">
      <w:pPr>
        <w:rPr>
          <w:rFonts w:cs="Arial"/>
          <w:sz w:val="20"/>
          <w:szCs w:val="20"/>
          <w:lang w:val="nl-BE"/>
        </w:rPr>
      </w:pPr>
    </w:p>
    <w:p w14:paraId="3E7E0DA0" w14:textId="77777777" w:rsidR="00E565E7" w:rsidRDefault="00E565E7" w:rsidP="00882F07">
      <w:pPr>
        <w:rPr>
          <w:rFonts w:cs="Arial"/>
          <w:sz w:val="20"/>
          <w:szCs w:val="20"/>
          <w:lang w:val="nl-BE"/>
        </w:rPr>
      </w:pPr>
    </w:p>
    <w:p w14:paraId="04DD979C" w14:textId="77777777" w:rsidR="00E565E7" w:rsidRDefault="00E565E7" w:rsidP="00882F07">
      <w:pPr>
        <w:rPr>
          <w:rFonts w:cs="Arial"/>
          <w:sz w:val="20"/>
          <w:szCs w:val="20"/>
          <w:lang w:val="nl-BE"/>
        </w:rPr>
      </w:pPr>
    </w:p>
    <w:p w14:paraId="440DDF0A" w14:textId="77777777" w:rsidR="00E565E7" w:rsidRDefault="00E565E7" w:rsidP="00882F07">
      <w:pPr>
        <w:rPr>
          <w:rFonts w:cs="Arial"/>
          <w:sz w:val="20"/>
          <w:szCs w:val="20"/>
          <w:lang w:val="nl-BE"/>
        </w:rPr>
      </w:pPr>
    </w:p>
    <w:p w14:paraId="63325248" w14:textId="77777777" w:rsidR="00B1135D" w:rsidRDefault="00B1135D" w:rsidP="00882F07">
      <w:pPr>
        <w:rPr>
          <w:rFonts w:cs="Arial"/>
          <w:sz w:val="20"/>
          <w:szCs w:val="20"/>
          <w:lang w:val="nl-BE"/>
        </w:rPr>
      </w:pPr>
    </w:p>
    <w:p w14:paraId="1C8B7138" w14:textId="77777777" w:rsidR="00B1135D" w:rsidRDefault="00B1135D" w:rsidP="00882F07">
      <w:pPr>
        <w:rPr>
          <w:rFonts w:cs="Arial"/>
          <w:sz w:val="20"/>
          <w:szCs w:val="20"/>
          <w:lang w:val="nl-BE"/>
        </w:rPr>
      </w:pPr>
    </w:p>
    <w:p w14:paraId="2C833BC0" w14:textId="77777777" w:rsidR="008C2889" w:rsidRDefault="008C2889" w:rsidP="008C2889">
      <w:pPr>
        <w:spacing w:line="190" w:lineRule="atLeast"/>
        <w:rPr>
          <w:rFonts w:cs="Arial"/>
          <w:sz w:val="20"/>
          <w:szCs w:val="20"/>
          <w:lang w:val="nl-BE"/>
        </w:rPr>
      </w:pPr>
    </w:p>
    <w:p w14:paraId="4197F663" w14:textId="77777777" w:rsidR="007C6938" w:rsidRDefault="007C6938" w:rsidP="008C2889">
      <w:pPr>
        <w:spacing w:line="190" w:lineRule="atLeast"/>
        <w:jc w:val="center"/>
        <w:rPr>
          <w:rFonts w:cs="Arial"/>
          <w:b/>
          <w:sz w:val="20"/>
          <w:szCs w:val="20"/>
          <w:lang w:val="nl-BE"/>
        </w:rPr>
      </w:pPr>
    </w:p>
    <w:p w14:paraId="7DD4124C" w14:textId="77777777" w:rsidR="007C6938" w:rsidRDefault="007C6938" w:rsidP="008C2889">
      <w:pPr>
        <w:spacing w:line="190" w:lineRule="atLeast"/>
        <w:jc w:val="center"/>
        <w:rPr>
          <w:rFonts w:cs="Arial"/>
          <w:b/>
          <w:sz w:val="20"/>
          <w:szCs w:val="20"/>
          <w:lang w:val="nl-BE"/>
        </w:rPr>
      </w:pPr>
    </w:p>
    <w:p w14:paraId="4BCEE1BF" w14:textId="77777777" w:rsidR="007C6938" w:rsidRDefault="007C6938" w:rsidP="008C2889">
      <w:pPr>
        <w:spacing w:line="190" w:lineRule="atLeast"/>
        <w:jc w:val="center"/>
        <w:rPr>
          <w:rFonts w:cs="Arial"/>
          <w:b/>
          <w:sz w:val="20"/>
          <w:szCs w:val="20"/>
          <w:lang w:val="nl-BE"/>
        </w:rPr>
      </w:pPr>
    </w:p>
    <w:p w14:paraId="5AB74B34" w14:textId="77777777" w:rsidR="002943FA" w:rsidRDefault="002943FA" w:rsidP="00B25610">
      <w:pPr>
        <w:spacing w:line="190" w:lineRule="atLeast"/>
        <w:rPr>
          <w:rFonts w:cs="Arial"/>
          <w:b/>
          <w:sz w:val="20"/>
          <w:szCs w:val="20"/>
          <w:lang w:val="nl-BE"/>
        </w:rPr>
      </w:pPr>
    </w:p>
    <w:p w14:paraId="44CCFC88" w14:textId="77777777" w:rsidR="002943FA" w:rsidRDefault="002943FA" w:rsidP="00B25610">
      <w:pPr>
        <w:spacing w:line="190" w:lineRule="atLeast"/>
        <w:rPr>
          <w:rFonts w:cs="Arial"/>
          <w:b/>
          <w:sz w:val="20"/>
          <w:szCs w:val="20"/>
          <w:lang w:val="nl-BE"/>
        </w:rPr>
      </w:pPr>
    </w:p>
    <w:p w14:paraId="0700C3CD" w14:textId="77777777" w:rsidR="00066476" w:rsidRDefault="00066476" w:rsidP="002943FA">
      <w:pPr>
        <w:spacing w:line="190" w:lineRule="atLeast"/>
        <w:jc w:val="center"/>
        <w:rPr>
          <w:rFonts w:cs="Arial"/>
          <w:b/>
          <w:sz w:val="20"/>
          <w:szCs w:val="20"/>
          <w:lang w:val="nl-BE"/>
        </w:rPr>
      </w:pPr>
    </w:p>
    <w:p w14:paraId="43645382" w14:textId="77777777" w:rsidR="00281735" w:rsidRDefault="00281735" w:rsidP="00281735">
      <w:pPr>
        <w:spacing w:line="190" w:lineRule="atLeast"/>
        <w:rPr>
          <w:rFonts w:cs="Arial"/>
          <w:b/>
          <w:sz w:val="20"/>
          <w:szCs w:val="20"/>
          <w:lang w:val="nl-BE"/>
        </w:rPr>
      </w:pPr>
    </w:p>
    <w:p w14:paraId="7AE4795D" w14:textId="77777777" w:rsidR="00412822" w:rsidRPr="00066476" w:rsidRDefault="00B52290" w:rsidP="00281735">
      <w:pPr>
        <w:spacing w:line="190" w:lineRule="atLeast"/>
        <w:jc w:val="center"/>
        <w:rPr>
          <w:rFonts w:cs="Arial"/>
          <w:b/>
          <w:sz w:val="20"/>
          <w:szCs w:val="20"/>
          <w:lang w:val="nl-BE"/>
        </w:rPr>
      </w:pPr>
      <w:r w:rsidRPr="00B64A49">
        <w:rPr>
          <w:rFonts w:cs="Arial"/>
          <w:b/>
          <w:sz w:val="20"/>
          <w:szCs w:val="20"/>
          <w:lang w:val="nl-BE"/>
        </w:rPr>
        <w:lastRenderedPageBreak/>
        <w:t>- 34 -</w:t>
      </w:r>
    </w:p>
    <w:p w14:paraId="2A10EE81" w14:textId="77777777" w:rsidR="00B52290" w:rsidRPr="00B64A49" w:rsidRDefault="00B52290" w:rsidP="00B52290">
      <w:pPr>
        <w:spacing w:line="190" w:lineRule="atLeast"/>
        <w:rPr>
          <w:rFonts w:cs="Arial"/>
          <w:b/>
          <w:sz w:val="20"/>
          <w:szCs w:val="20"/>
          <w:lang w:val="nl-BE"/>
        </w:rPr>
      </w:pPr>
    </w:p>
    <w:p w14:paraId="669A9F4E" w14:textId="77777777" w:rsidR="008C2889" w:rsidRPr="00B64A49" w:rsidRDefault="00B52290" w:rsidP="008C2889">
      <w:pPr>
        <w:spacing w:line="190" w:lineRule="atLeast"/>
        <w:jc w:val="center"/>
        <w:rPr>
          <w:rFonts w:cs="Arial"/>
          <w:sz w:val="20"/>
          <w:szCs w:val="20"/>
          <w:lang w:val="nl-BE"/>
        </w:rPr>
      </w:pPr>
      <w:r w:rsidRPr="00B64A49">
        <w:rPr>
          <w:rFonts w:cs="Arial"/>
          <w:i/>
          <w:sz w:val="20"/>
          <w:szCs w:val="20"/>
          <w:lang w:val="nl-BE"/>
        </w:rPr>
        <w:t xml:space="preserve">Rene Olthof 40JT, </w:t>
      </w:r>
      <w:r w:rsidRPr="00B64A49">
        <w:rPr>
          <w:rFonts w:cs="Arial"/>
          <w:sz w:val="20"/>
          <w:szCs w:val="20"/>
          <w:lang w:val="nl-BE"/>
        </w:rPr>
        <w:t>1999</w:t>
      </w:r>
    </w:p>
    <w:p w14:paraId="54DE685F" w14:textId="77777777" w:rsidR="00642666" w:rsidRPr="00642666" w:rsidRDefault="007947F7" w:rsidP="00642666">
      <w:pPr>
        <w:spacing w:line="190" w:lineRule="atLeast"/>
        <w:jc w:val="center"/>
        <w:rPr>
          <w:rFonts w:cs="Arial"/>
          <w:sz w:val="20"/>
          <w:szCs w:val="20"/>
          <w:lang w:val="nl-BE"/>
        </w:rPr>
      </w:pPr>
      <w:r w:rsidRPr="00C03E8D">
        <w:rPr>
          <w:rFonts w:cs="Arial"/>
          <w:sz w:val="20"/>
          <w:szCs w:val="20"/>
          <w:lang w:val="nl-BE"/>
        </w:rPr>
        <w:t>Bijzondere Vermelding</w:t>
      </w:r>
    </w:p>
    <w:p w14:paraId="7356FA12" w14:textId="77777777" w:rsidR="00386C91" w:rsidRDefault="00386C91" w:rsidP="00412822">
      <w:pPr>
        <w:rPr>
          <w:rFonts w:cs="Arial"/>
          <w:b/>
          <w:sz w:val="20"/>
          <w:szCs w:val="20"/>
          <w:lang w:val="nl-BE"/>
        </w:rPr>
      </w:pPr>
    </w:p>
    <w:p w14:paraId="6AC48484" w14:textId="77777777" w:rsidR="00386C91" w:rsidRDefault="00F224F0" w:rsidP="00412822">
      <w:r>
        <w:object w:dxaOrig="4431" w:dyaOrig="4430" w14:anchorId="04DF254A">
          <v:shape id="_x0000_i1055" type="#_x0000_t75" style="width:154.5pt;height:153.95pt" o:ole="">
            <v:imagedata r:id="rId79" o:title=""/>
          </v:shape>
          <o:OLEObject Type="Embed" ProgID="CorelDRAW.Graphic.12" ShapeID="_x0000_i1055" DrawAspect="Content" ObjectID="_1587467476" r:id="rId80"/>
        </w:object>
      </w:r>
    </w:p>
    <w:p w14:paraId="101C9F16" w14:textId="77777777" w:rsidR="00B62C59" w:rsidRDefault="00B62C59" w:rsidP="00412822">
      <w:pPr>
        <w:rPr>
          <w:b/>
          <w:lang w:val="nl-BE"/>
        </w:rPr>
      </w:pPr>
    </w:p>
    <w:p w14:paraId="350FCE75" w14:textId="77777777" w:rsidR="00F224F0" w:rsidRPr="00F224F0" w:rsidRDefault="00F224F0" w:rsidP="00412822">
      <w:pPr>
        <w:rPr>
          <w:rFonts w:cs="Arial"/>
          <w:sz w:val="20"/>
          <w:szCs w:val="20"/>
          <w:lang w:val="nl-BE"/>
        </w:rPr>
      </w:pPr>
      <w:r w:rsidRPr="0082746D">
        <w:rPr>
          <w:b/>
          <w:lang w:val="nl-BE"/>
        </w:rPr>
        <w:t xml:space="preserve">+            </w:t>
      </w:r>
      <w:r w:rsidR="006538FD">
        <w:rPr>
          <w:sz w:val="20"/>
          <w:szCs w:val="20"/>
          <w:lang w:val="nl-BE"/>
        </w:rPr>
        <w:t xml:space="preserve">             </w:t>
      </w:r>
      <w:r w:rsidRPr="0082746D">
        <w:rPr>
          <w:sz w:val="20"/>
          <w:szCs w:val="20"/>
          <w:lang w:val="nl-BE"/>
        </w:rPr>
        <w:t xml:space="preserve"> 0001.11 e8h8</w:t>
      </w:r>
    </w:p>
    <w:p w14:paraId="3A703293" w14:textId="77777777" w:rsidR="00386C91" w:rsidRDefault="00386C91" w:rsidP="00412822">
      <w:pPr>
        <w:rPr>
          <w:rFonts w:cs="Arial"/>
          <w:b/>
          <w:sz w:val="20"/>
          <w:szCs w:val="20"/>
          <w:lang w:val="nl-BE"/>
        </w:rPr>
      </w:pPr>
    </w:p>
    <w:p w14:paraId="7D510398" w14:textId="77777777" w:rsidR="00412822" w:rsidRPr="00C03E8D" w:rsidRDefault="00412822" w:rsidP="00F224F0">
      <w:pPr>
        <w:ind w:firstLine="708"/>
        <w:rPr>
          <w:rFonts w:cs="Arial"/>
          <w:b/>
          <w:sz w:val="20"/>
          <w:szCs w:val="20"/>
          <w:lang w:val="nl-BE"/>
        </w:rPr>
      </w:pPr>
      <w:r w:rsidRPr="00C03E8D">
        <w:rPr>
          <w:rFonts w:cs="Arial"/>
          <w:b/>
          <w:sz w:val="20"/>
          <w:szCs w:val="20"/>
          <w:lang w:val="nl-BE"/>
        </w:rPr>
        <w:t>1.d8D</w:t>
      </w:r>
      <w:r w:rsidRPr="00C03E8D">
        <w:rPr>
          <w:rFonts w:cs="Arial"/>
          <w:b/>
          <w:sz w:val="20"/>
          <w:szCs w:val="20"/>
          <w:lang w:val="nl-BE"/>
        </w:rPr>
        <w:tab/>
      </w:r>
      <w:r w:rsidRPr="00C03E8D">
        <w:rPr>
          <w:rFonts w:cs="Arial"/>
          <w:b/>
          <w:sz w:val="20"/>
          <w:szCs w:val="20"/>
          <w:lang w:val="nl-BE"/>
        </w:rPr>
        <w:tab/>
        <w:t>f1D</w:t>
      </w:r>
    </w:p>
    <w:p w14:paraId="2803E863" w14:textId="77777777" w:rsidR="00412822" w:rsidRPr="00AD04D8" w:rsidRDefault="00412822" w:rsidP="00412822">
      <w:pPr>
        <w:rPr>
          <w:rFonts w:cs="Arial"/>
          <w:b/>
          <w:sz w:val="20"/>
          <w:szCs w:val="20"/>
          <w:lang w:val="nl-BE"/>
        </w:rPr>
      </w:pPr>
      <w:r w:rsidRPr="00C03E8D">
        <w:rPr>
          <w:rFonts w:cs="Arial"/>
          <w:b/>
          <w:sz w:val="20"/>
          <w:szCs w:val="20"/>
          <w:lang w:val="nl-BE"/>
        </w:rPr>
        <w:tab/>
      </w:r>
      <w:r w:rsidRPr="00AD04D8">
        <w:rPr>
          <w:rFonts w:cs="Arial"/>
          <w:b/>
          <w:sz w:val="20"/>
          <w:szCs w:val="20"/>
          <w:lang w:val="nl-BE"/>
        </w:rPr>
        <w:t>2.Dd4+</w:t>
      </w:r>
      <w:r w:rsidRPr="00AD04D8">
        <w:rPr>
          <w:rFonts w:cs="Arial"/>
          <w:b/>
          <w:sz w:val="20"/>
          <w:szCs w:val="20"/>
          <w:lang w:val="nl-BE"/>
        </w:rPr>
        <w:tab/>
      </w:r>
      <w:r w:rsidRPr="00AD04D8">
        <w:rPr>
          <w:rFonts w:cs="Arial"/>
          <w:b/>
          <w:sz w:val="20"/>
          <w:szCs w:val="20"/>
          <w:lang w:val="nl-BE"/>
        </w:rPr>
        <w:tab/>
        <w:t>Kh7</w:t>
      </w:r>
    </w:p>
    <w:p w14:paraId="38F6F5B5" w14:textId="77777777" w:rsidR="00412822" w:rsidRPr="008219DE" w:rsidRDefault="00412822" w:rsidP="00412822">
      <w:pPr>
        <w:pStyle w:val="03aText"/>
        <w:widowControl/>
        <w:rPr>
          <w:i/>
          <w:noProof/>
          <w:lang w:val="nl-BE"/>
        </w:rPr>
      </w:pPr>
      <w:r w:rsidRPr="00AD04D8">
        <w:rPr>
          <w:noProof/>
          <w:lang w:val="nl-BE"/>
        </w:rPr>
        <w:t>2...Kg8</w:t>
      </w:r>
      <w:r w:rsidR="00A06BA1">
        <w:rPr>
          <w:noProof/>
          <w:lang w:val="nl-BE"/>
        </w:rPr>
        <w:t>?</w:t>
      </w:r>
      <w:r w:rsidRPr="00AD04D8">
        <w:rPr>
          <w:noProof/>
          <w:lang w:val="nl-BE"/>
        </w:rPr>
        <w:t xml:space="preserve"> 3.Dd5+ </w:t>
      </w:r>
      <w:r w:rsidR="008219DE">
        <w:rPr>
          <w:noProof/>
          <w:lang w:val="nl-BE"/>
        </w:rPr>
        <w:t>Kh7 4.Pf5</w:t>
      </w:r>
      <w:r w:rsidRPr="00AD04D8">
        <w:rPr>
          <w:noProof/>
          <w:lang w:val="nl-BE"/>
        </w:rPr>
        <w:t xml:space="preserve"> </w:t>
      </w:r>
      <w:r w:rsidR="008219DE" w:rsidRPr="008219DE">
        <w:rPr>
          <w:i/>
          <w:noProof/>
          <w:lang w:val="nl-BE"/>
        </w:rPr>
        <w:t>(Zie</w:t>
      </w:r>
      <w:r w:rsidR="008219DE">
        <w:rPr>
          <w:noProof/>
          <w:lang w:val="nl-BE"/>
        </w:rPr>
        <w:t xml:space="preserve"> </w:t>
      </w:r>
      <w:r w:rsidR="008219DE">
        <w:rPr>
          <w:i/>
          <w:noProof/>
          <w:lang w:val="nl-BE"/>
        </w:rPr>
        <w:t>zet 7.</w:t>
      </w:r>
      <w:r w:rsidR="008219DE" w:rsidRPr="008219DE">
        <w:rPr>
          <w:i/>
          <w:noProof/>
          <w:lang w:val="nl-BE"/>
        </w:rPr>
        <w:t xml:space="preserve"> in de hoofdvariant.)</w:t>
      </w:r>
    </w:p>
    <w:p w14:paraId="753CEF20" w14:textId="77777777" w:rsidR="00412822" w:rsidRPr="00AD04D8" w:rsidRDefault="00412822" w:rsidP="00412822">
      <w:pPr>
        <w:rPr>
          <w:rFonts w:cs="Arial"/>
          <w:b/>
          <w:sz w:val="20"/>
          <w:szCs w:val="20"/>
          <w:lang w:val="nl-BE"/>
        </w:rPr>
      </w:pPr>
      <w:r w:rsidRPr="00AD04D8">
        <w:rPr>
          <w:rFonts w:cs="Arial"/>
          <w:b/>
          <w:sz w:val="20"/>
          <w:szCs w:val="20"/>
          <w:lang w:val="nl-BE"/>
        </w:rPr>
        <w:tab/>
        <w:t>3.De4+</w:t>
      </w:r>
      <w:r w:rsidRPr="00AD04D8">
        <w:rPr>
          <w:rFonts w:cs="Arial"/>
          <w:b/>
          <w:sz w:val="20"/>
          <w:szCs w:val="20"/>
          <w:lang w:val="nl-BE"/>
        </w:rPr>
        <w:tab/>
      </w:r>
      <w:r w:rsidRPr="00AD04D8">
        <w:rPr>
          <w:rFonts w:cs="Arial"/>
          <w:b/>
          <w:sz w:val="20"/>
          <w:szCs w:val="20"/>
          <w:lang w:val="nl-BE"/>
        </w:rPr>
        <w:tab/>
        <w:t>Kh8</w:t>
      </w:r>
    </w:p>
    <w:p w14:paraId="3DAE9EAE" w14:textId="77777777" w:rsidR="00412822" w:rsidRPr="00AD04D8" w:rsidRDefault="00412822" w:rsidP="00412822">
      <w:pPr>
        <w:pStyle w:val="03aText"/>
        <w:widowControl/>
        <w:rPr>
          <w:noProof/>
          <w:lang w:val="nl-BE"/>
        </w:rPr>
      </w:pPr>
      <w:r w:rsidRPr="00AD04D8">
        <w:rPr>
          <w:noProof/>
          <w:lang w:val="nl-BE"/>
        </w:rPr>
        <w:t>3…Kg8</w:t>
      </w:r>
      <w:r w:rsidR="00A06BA1">
        <w:rPr>
          <w:noProof/>
          <w:lang w:val="nl-BE"/>
        </w:rPr>
        <w:t>?</w:t>
      </w:r>
      <w:r w:rsidRPr="00AD04D8">
        <w:rPr>
          <w:noProof/>
          <w:lang w:val="nl-BE"/>
        </w:rPr>
        <w:t xml:space="preserve"> 4.Dd5+ Kh7 5.Pf5, </w:t>
      </w:r>
    </w:p>
    <w:p w14:paraId="6F0A3D05" w14:textId="77777777" w:rsidR="00412822" w:rsidRPr="00AD04D8" w:rsidRDefault="00412822" w:rsidP="00412822">
      <w:pPr>
        <w:pStyle w:val="03aText"/>
        <w:widowControl/>
        <w:rPr>
          <w:noProof/>
          <w:lang w:val="nl-BE"/>
        </w:rPr>
      </w:pPr>
      <w:r w:rsidRPr="00AD04D8">
        <w:rPr>
          <w:noProof/>
          <w:lang w:val="nl-BE"/>
        </w:rPr>
        <w:t>zie zet 7.</w:t>
      </w:r>
    </w:p>
    <w:p w14:paraId="76D3D16A" w14:textId="77777777" w:rsidR="00412822" w:rsidRPr="00AD04D8" w:rsidRDefault="00412822" w:rsidP="00412822">
      <w:pPr>
        <w:rPr>
          <w:rFonts w:cs="Arial"/>
          <w:b/>
          <w:sz w:val="20"/>
          <w:szCs w:val="20"/>
          <w:lang w:val="nl-BE"/>
        </w:rPr>
      </w:pPr>
      <w:r w:rsidRPr="00AD04D8">
        <w:rPr>
          <w:rFonts w:cs="Arial"/>
          <w:b/>
          <w:sz w:val="20"/>
          <w:szCs w:val="20"/>
          <w:lang w:val="nl-BE"/>
        </w:rPr>
        <w:tab/>
        <w:t>4.De5+</w:t>
      </w:r>
      <w:r w:rsidRPr="00AD04D8">
        <w:rPr>
          <w:rFonts w:cs="Arial"/>
          <w:b/>
          <w:sz w:val="20"/>
          <w:szCs w:val="20"/>
          <w:lang w:val="nl-BE"/>
        </w:rPr>
        <w:tab/>
      </w:r>
      <w:r w:rsidRPr="00AD04D8">
        <w:rPr>
          <w:rFonts w:cs="Arial"/>
          <w:b/>
          <w:sz w:val="20"/>
          <w:szCs w:val="20"/>
          <w:lang w:val="nl-BE"/>
        </w:rPr>
        <w:tab/>
        <w:t>Kh7</w:t>
      </w:r>
    </w:p>
    <w:p w14:paraId="3715BF3A" w14:textId="77777777" w:rsidR="00412822" w:rsidRDefault="00412822" w:rsidP="00412822">
      <w:pPr>
        <w:rPr>
          <w:rFonts w:cs="Arial"/>
          <w:b/>
          <w:sz w:val="20"/>
          <w:szCs w:val="20"/>
          <w:lang w:val="nl-BE"/>
        </w:rPr>
      </w:pPr>
      <w:r w:rsidRPr="00AD04D8">
        <w:rPr>
          <w:rFonts w:cs="Arial"/>
          <w:b/>
          <w:sz w:val="20"/>
          <w:szCs w:val="20"/>
          <w:lang w:val="nl-BE"/>
        </w:rPr>
        <w:tab/>
        <w:t>5.Dh5+</w:t>
      </w:r>
    </w:p>
    <w:p w14:paraId="5855E751" w14:textId="77777777" w:rsidR="00412822" w:rsidRPr="00EA512D" w:rsidRDefault="000D61C2" w:rsidP="00412822">
      <w:pPr>
        <w:rPr>
          <w:rFonts w:cs="Arial"/>
          <w:i/>
          <w:sz w:val="20"/>
          <w:szCs w:val="20"/>
          <w:lang w:val="nl-BE"/>
        </w:rPr>
      </w:pPr>
      <w:r>
        <w:rPr>
          <w:rFonts w:cs="Arial"/>
          <w:sz w:val="20"/>
          <w:szCs w:val="20"/>
          <w:lang w:val="nl-BE"/>
        </w:rPr>
        <w:t>5</w:t>
      </w:r>
      <w:r w:rsidR="009A57FE">
        <w:rPr>
          <w:rFonts w:cs="Arial"/>
          <w:sz w:val="20"/>
          <w:szCs w:val="20"/>
          <w:lang w:val="nl-BE"/>
        </w:rPr>
        <w:t>.De4+</w:t>
      </w:r>
      <w:r w:rsidR="00A06BA1">
        <w:rPr>
          <w:rFonts w:cs="Arial"/>
          <w:sz w:val="20"/>
          <w:szCs w:val="20"/>
          <w:lang w:val="nl-BE"/>
        </w:rPr>
        <w:t>?</w:t>
      </w:r>
      <w:r w:rsidR="009A57FE">
        <w:rPr>
          <w:rFonts w:cs="Arial"/>
          <w:sz w:val="20"/>
          <w:szCs w:val="20"/>
          <w:lang w:val="nl-BE"/>
        </w:rPr>
        <w:t xml:space="preserve"> Kh8 6</w:t>
      </w:r>
      <w:r w:rsidR="00412822">
        <w:rPr>
          <w:rFonts w:cs="Arial"/>
          <w:sz w:val="20"/>
          <w:szCs w:val="20"/>
          <w:lang w:val="nl-BE"/>
        </w:rPr>
        <w:t xml:space="preserve">.De5+ </w:t>
      </w:r>
      <w:r w:rsidR="008112BB">
        <w:rPr>
          <w:rFonts w:cs="Arial"/>
          <w:i/>
          <w:sz w:val="20"/>
          <w:szCs w:val="20"/>
          <w:lang w:val="nl-BE"/>
        </w:rPr>
        <w:t>(Z</w:t>
      </w:r>
      <w:r w:rsidR="00412822">
        <w:rPr>
          <w:rFonts w:cs="Arial"/>
          <w:i/>
          <w:sz w:val="20"/>
          <w:szCs w:val="20"/>
          <w:lang w:val="nl-BE"/>
        </w:rPr>
        <w:t>ie</w:t>
      </w:r>
      <w:r w:rsidR="002106EA">
        <w:rPr>
          <w:rFonts w:cs="Arial"/>
          <w:i/>
          <w:sz w:val="20"/>
          <w:szCs w:val="20"/>
          <w:lang w:val="nl-BE"/>
        </w:rPr>
        <w:t xml:space="preserve"> </w:t>
      </w:r>
      <w:r>
        <w:rPr>
          <w:rFonts w:cs="Arial"/>
          <w:i/>
          <w:sz w:val="20"/>
          <w:szCs w:val="20"/>
          <w:lang w:val="nl-BE"/>
        </w:rPr>
        <w:t>zet 4</w:t>
      </w:r>
      <w:r w:rsidR="00412822">
        <w:rPr>
          <w:rFonts w:cs="Arial"/>
          <w:i/>
          <w:sz w:val="20"/>
          <w:szCs w:val="20"/>
          <w:lang w:val="nl-BE"/>
        </w:rPr>
        <w:t>.)</w:t>
      </w:r>
    </w:p>
    <w:p w14:paraId="7297E0B2" w14:textId="77777777" w:rsidR="00412822" w:rsidRPr="00AD04D8" w:rsidRDefault="00412822" w:rsidP="00412822">
      <w:pPr>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r>
      <w:r w:rsidRPr="00AD04D8">
        <w:rPr>
          <w:rFonts w:cs="Arial"/>
          <w:b/>
          <w:sz w:val="20"/>
          <w:szCs w:val="20"/>
          <w:lang w:val="nl-BE"/>
        </w:rPr>
        <w:t>Kg8</w:t>
      </w:r>
    </w:p>
    <w:p w14:paraId="4793F770" w14:textId="77777777" w:rsidR="00412822" w:rsidRPr="00AD04D8" w:rsidRDefault="00412822" w:rsidP="00412822">
      <w:pPr>
        <w:pStyle w:val="03aText"/>
        <w:widowControl/>
        <w:rPr>
          <w:noProof/>
          <w:lang w:val="nl-BE"/>
        </w:rPr>
      </w:pPr>
      <w:r w:rsidRPr="00AD04D8">
        <w:rPr>
          <w:noProof/>
          <w:lang w:val="nl-BE"/>
        </w:rPr>
        <w:t>En niet 5…Kg7</w:t>
      </w:r>
      <w:r w:rsidR="00A06BA1">
        <w:rPr>
          <w:noProof/>
          <w:lang w:val="nl-BE"/>
        </w:rPr>
        <w:t>?</w:t>
      </w:r>
      <w:r w:rsidRPr="00AD04D8">
        <w:rPr>
          <w:noProof/>
          <w:lang w:val="nl-BE"/>
        </w:rPr>
        <w:t xml:space="preserve"> 6.Pf5+ Kf6 7.Dh6+ Ke5 8.Dd6+ Ke4 9.Pg3+ en 10.Pxf1.</w:t>
      </w:r>
    </w:p>
    <w:p w14:paraId="12885763" w14:textId="77777777" w:rsidR="0077211D" w:rsidRDefault="00412822" w:rsidP="00412822">
      <w:pPr>
        <w:rPr>
          <w:rFonts w:cs="Arial"/>
          <w:b/>
          <w:sz w:val="20"/>
          <w:szCs w:val="20"/>
          <w:lang w:val="nl-BE"/>
        </w:rPr>
      </w:pPr>
      <w:r w:rsidRPr="00AD04D8">
        <w:rPr>
          <w:rFonts w:cs="Arial"/>
          <w:b/>
          <w:sz w:val="20"/>
          <w:szCs w:val="20"/>
          <w:lang w:val="nl-BE"/>
        </w:rPr>
        <w:tab/>
        <w:t>6.Dd5+</w:t>
      </w:r>
    </w:p>
    <w:p w14:paraId="138D2053" w14:textId="77777777" w:rsidR="00F3358A" w:rsidRPr="00F3358A" w:rsidRDefault="00412822" w:rsidP="0038155E">
      <w:pPr>
        <w:numPr>
          <w:ilvl w:val="0"/>
          <w:numId w:val="28"/>
        </w:numPr>
        <w:jc w:val="both"/>
        <w:rPr>
          <w:rFonts w:cs="Arial"/>
          <w:i/>
          <w:sz w:val="20"/>
          <w:szCs w:val="20"/>
          <w:lang w:val="nl-BE"/>
        </w:rPr>
      </w:pPr>
      <w:r>
        <w:rPr>
          <w:rFonts w:cs="Arial"/>
          <w:sz w:val="20"/>
          <w:szCs w:val="20"/>
          <w:lang w:val="nl-BE"/>
        </w:rPr>
        <w:t>6.Dg5+? of 6.Dg4+</w:t>
      </w:r>
      <w:r w:rsidR="00A34173">
        <w:rPr>
          <w:rFonts w:cs="Arial"/>
          <w:sz w:val="20"/>
          <w:szCs w:val="20"/>
          <w:lang w:val="nl-BE"/>
        </w:rPr>
        <w:t>?</w:t>
      </w:r>
      <w:r>
        <w:rPr>
          <w:rFonts w:cs="Arial"/>
          <w:sz w:val="20"/>
          <w:szCs w:val="20"/>
          <w:lang w:val="nl-BE"/>
        </w:rPr>
        <w:t xml:space="preserve"> Kh7 7.Dh5+ Kg8 8.Dd5+ </w:t>
      </w:r>
      <w:r>
        <w:rPr>
          <w:rFonts w:cs="Arial"/>
          <w:i/>
          <w:sz w:val="20"/>
          <w:szCs w:val="20"/>
          <w:lang w:val="nl-BE"/>
        </w:rPr>
        <w:t>(</w:t>
      </w:r>
      <w:r w:rsidR="008112BB">
        <w:rPr>
          <w:rFonts w:cs="Arial"/>
          <w:i/>
          <w:sz w:val="20"/>
          <w:szCs w:val="20"/>
          <w:lang w:val="nl-BE"/>
        </w:rPr>
        <w:t>Z</w:t>
      </w:r>
      <w:r>
        <w:rPr>
          <w:rFonts w:cs="Arial"/>
          <w:i/>
          <w:sz w:val="20"/>
          <w:szCs w:val="20"/>
          <w:lang w:val="nl-BE"/>
        </w:rPr>
        <w:t>ie zet 6.)</w:t>
      </w:r>
    </w:p>
    <w:p w14:paraId="281DBBD6" w14:textId="77777777" w:rsidR="008C2889" w:rsidRDefault="008C2889" w:rsidP="00F3358A">
      <w:pPr>
        <w:jc w:val="both"/>
        <w:rPr>
          <w:rFonts w:cs="Arial"/>
          <w:i/>
          <w:sz w:val="20"/>
          <w:szCs w:val="20"/>
          <w:lang w:val="nl-BE"/>
        </w:rPr>
      </w:pPr>
    </w:p>
    <w:p w14:paraId="17BBD69D" w14:textId="77777777" w:rsidR="008C2889" w:rsidRDefault="008C2889" w:rsidP="00F3358A">
      <w:pPr>
        <w:jc w:val="both"/>
        <w:rPr>
          <w:rFonts w:cs="Arial"/>
          <w:i/>
          <w:sz w:val="20"/>
          <w:szCs w:val="20"/>
          <w:lang w:val="nl-BE"/>
        </w:rPr>
      </w:pPr>
    </w:p>
    <w:p w14:paraId="1C24FEA8" w14:textId="77777777" w:rsidR="00D11072" w:rsidRDefault="00D11072" w:rsidP="00F3358A">
      <w:pPr>
        <w:jc w:val="both"/>
        <w:rPr>
          <w:rFonts w:cs="Arial"/>
          <w:i/>
          <w:sz w:val="20"/>
          <w:szCs w:val="20"/>
          <w:lang w:val="nl-BE"/>
        </w:rPr>
      </w:pPr>
    </w:p>
    <w:p w14:paraId="524A40A8" w14:textId="77777777" w:rsidR="00CE39F9" w:rsidRDefault="00CE39F9" w:rsidP="00F3358A">
      <w:pPr>
        <w:jc w:val="both"/>
        <w:rPr>
          <w:rFonts w:cs="Arial"/>
          <w:i/>
          <w:sz w:val="20"/>
          <w:szCs w:val="20"/>
          <w:lang w:val="nl-BE"/>
        </w:rPr>
      </w:pPr>
    </w:p>
    <w:p w14:paraId="059F4DC4" w14:textId="77777777" w:rsidR="00813449" w:rsidRDefault="00813449" w:rsidP="00F3358A">
      <w:pPr>
        <w:jc w:val="both"/>
        <w:rPr>
          <w:rFonts w:cs="Arial"/>
          <w:i/>
          <w:sz w:val="20"/>
          <w:szCs w:val="20"/>
          <w:lang w:val="nl-BE"/>
        </w:rPr>
      </w:pPr>
    </w:p>
    <w:p w14:paraId="4B771EC9" w14:textId="77777777" w:rsidR="00F92D6C" w:rsidRDefault="00F92D6C" w:rsidP="00F3358A">
      <w:pPr>
        <w:jc w:val="both"/>
        <w:rPr>
          <w:rFonts w:cs="Arial"/>
          <w:i/>
          <w:sz w:val="20"/>
          <w:szCs w:val="20"/>
          <w:lang w:val="nl-BE"/>
        </w:rPr>
      </w:pPr>
    </w:p>
    <w:p w14:paraId="33E4E2E8" w14:textId="77777777" w:rsidR="00412822" w:rsidRPr="00DA6058" w:rsidRDefault="00412822" w:rsidP="0038155E">
      <w:pPr>
        <w:numPr>
          <w:ilvl w:val="0"/>
          <w:numId w:val="28"/>
        </w:numPr>
        <w:jc w:val="both"/>
        <w:rPr>
          <w:rFonts w:cs="Arial"/>
          <w:sz w:val="20"/>
          <w:szCs w:val="20"/>
          <w:lang w:val="nl-BE"/>
        </w:rPr>
      </w:pPr>
      <w:r>
        <w:rPr>
          <w:rFonts w:cs="Arial"/>
          <w:sz w:val="20"/>
          <w:szCs w:val="20"/>
          <w:lang w:val="nl-BE"/>
        </w:rPr>
        <w:t>6.Dg6+?</w:t>
      </w:r>
      <w:r w:rsidR="00F3358A">
        <w:rPr>
          <w:rFonts w:cs="Arial"/>
          <w:sz w:val="20"/>
          <w:szCs w:val="20"/>
          <w:lang w:val="nl-BE"/>
        </w:rPr>
        <w:t xml:space="preserve"> </w:t>
      </w:r>
      <w:r>
        <w:rPr>
          <w:rFonts w:cs="Arial"/>
          <w:sz w:val="20"/>
          <w:szCs w:val="20"/>
          <w:lang w:val="nl-BE"/>
        </w:rPr>
        <w:t xml:space="preserve"> Kh8 </w:t>
      </w:r>
      <w:r w:rsidR="00F3358A">
        <w:rPr>
          <w:rFonts w:cs="Arial"/>
          <w:sz w:val="20"/>
          <w:szCs w:val="20"/>
          <w:lang w:val="nl-BE"/>
        </w:rPr>
        <w:t xml:space="preserve">   </w:t>
      </w:r>
      <w:r>
        <w:rPr>
          <w:rFonts w:cs="Arial"/>
          <w:sz w:val="20"/>
          <w:szCs w:val="20"/>
          <w:lang w:val="nl-BE"/>
        </w:rPr>
        <w:t xml:space="preserve">7.Dh5+ </w:t>
      </w:r>
      <w:r w:rsidR="00F3358A">
        <w:rPr>
          <w:rFonts w:cs="Arial"/>
          <w:sz w:val="20"/>
          <w:szCs w:val="20"/>
          <w:lang w:val="nl-BE"/>
        </w:rPr>
        <w:t xml:space="preserve"> </w:t>
      </w:r>
      <w:r>
        <w:rPr>
          <w:rFonts w:cs="Arial"/>
          <w:sz w:val="20"/>
          <w:szCs w:val="20"/>
          <w:lang w:val="nl-BE"/>
        </w:rPr>
        <w:t>Kg8</w:t>
      </w:r>
      <w:r w:rsidR="00DA6058">
        <w:rPr>
          <w:rFonts w:cs="Arial"/>
          <w:sz w:val="20"/>
          <w:szCs w:val="20"/>
          <w:lang w:val="nl-BE"/>
        </w:rPr>
        <w:t xml:space="preserve"> </w:t>
      </w:r>
      <w:r>
        <w:rPr>
          <w:rFonts w:cs="Arial"/>
          <w:sz w:val="20"/>
          <w:szCs w:val="20"/>
          <w:lang w:val="nl-BE"/>
        </w:rPr>
        <w:t xml:space="preserve">8.Dd5+ </w:t>
      </w:r>
      <w:r w:rsidR="008112BB">
        <w:rPr>
          <w:rFonts w:cs="Arial"/>
          <w:i/>
          <w:sz w:val="20"/>
          <w:szCs w:val="20"/>
          <w:lang w:val="nl-BE"/>
        </w:rPr>
        <w:t>(Z</w:t>
      </w:r>
      <w:r>
        <w:rPr>
          <w:rFonts w:cs="Arial"/>
          <w:i/>
          <w:sz w:val="20"/>
          <w:szCs w:val="20"/>
          <w:lang w:val="nl-BE"/>
        </w:rPr>
        <w:t>ie zet 6.)</w:t>
      </w:r>
    </w:p>
    <w:p w14:paraId="6EE1A89C" w14:textId="77777777" w:rsidR="00412822" w:rsidRPr="00AD04D8" w:rsidRDefault="00412822" w:rsidP="00412822">
      <w:pPr>
        <w:rPr>
          <w:rFonts w:cs="Arial"/>
          <w:b/>
          <w:sz w:val="20"/>
          <w:szCs w:val="20"/>
          <w:lang w:val="nl-BE"/>
        </w:rPr>
      </w:pPr>
      <w:r>
        <w:rPr>
          <w:rFonts w:cs="Arial"/>
          <w:b/>
          <w:sz w:val="20"/>
          <w:szCs w:val="20"/>
          <w:lang w:val="nl-BE"/>
        </w:rPr>
        <w:tab/>
        <w:t>6…</w:t>
      </w:r>
      <w:r>
        <w:rPr>
          <w:rFonts w:cs="Arial"/>
          <w:b/>
          <w:sz w:val="20"/>
          <w:szCs w:val="20"/>
          <w:lang w:val="nl-BE"/>
        </w:rPr>
        <w:tab/>
      </w:r>
      <w:r>
        <w:rPr>
          <w:rFonts w:cs="Arial"/>
          <w:b/>
          <w:sz w:val="20"/>
          <w:szCs w:val="20"/>
          <w:lang w:val="nl-BE"/>
        </w:rPr>
        <w:tab/>
      </w:r>
      <w:r w:rsidRPr="00AD04D8">
        <w:rPr>
          <w:rFonts w:cs="Arial"/>
          <w:b/>
          <w:sz w:val="20"/>
          <w:szCs w:val="20"/>
          <w:lang w:val="nl-BE"/>
        </w:rPr>
        <w:t>Kh7</w:t>
      </w:r>
    </w:p>
    <w:p w14:paraId="620E49B4" w14:textId="77777777" w:rsidR="00412822" w:rsidRDefault="00412822" w:rsidP="00412822">
      <w:pPr>
        <w:pStyle w:val="03aText"/>
        <w:widowControl/>
        <w:rPr>
          <w:noProof/>
          <w:lang w:val="nl-BE"/>
        </w:rPr>
      </w:pPr>
      <w:r w:rsidRPr="00AD04D8">
        <w:rPr>
          <w:noProof/>
          <w:lang w:val="nl-BE"/>
        </w:rPr>
        <w:t>6…Kh8</w:t>
      </w:r>
      <w:r w:rsidR="00A06BA1">
        <w:rPr>
          <w:noProof/>
          <w:lang w:val="nl-BE"/>
        </w:rPr>
        <w:t>?</w:t>
      </w:r>
      <w:r w:rsidRPr="00AD04D8">
        <w:rPr>
          <w:noProof/>
          <w:lang w:val="nl-BE"/>
        </w:rPr>
        <w:t xml:space="preserve"> 7.Pf5 Da1 8.Dd8 Kh7 9.Dh4+ Kg6 10.Pe7+ Kg7 11.Dg5+ en zwart wordt mat ge-</w:t>
      </w:r>
      <w:r>
        <w:rPr>
          <w:noProof/>
          <w:lang w:val="nl-BE"/>
        </w:rPr>
        <w:t>zet in het hoekje.</w:t>
      </w:r>
    </w:p>
    <w:p w14:paraId="592E60EC" w14:textId="77777777" w:rsidR="00412822" w:rsidRDefault="00412822" w:rsidP="00412822">
      <w:pPr>
        <w:pStyle w:val="03aText"/>
        <w:widowControl/>
        <w:rPr>
          <w:b/>
          <w:noProof/>
          <w:lang w:val="nl-BE"/>
        </w:rPr>
      </w:pPr>
      <w:r>
        <w:rPr>
          <w:b/>
          <w:noProof/>
          <w:lang w:val="nl-BE"/>
        </w:rPr>
        <w:tab/>
        <w:t>7.Pf5</w:t>
      </w:r>
    </w:p>
    <w:p w14:paraId="6349121A" w14:textId="77777777" w:rsidR="00412822" w:rsidRDefault="00412822" w:rsidP="0038155E">
      <w:pPr>
        <w:pStyle w:val="03aText"/>
        <w:widowControl/>
        <w:numPr>
          <w:ilvl w:val="0"/>
          <w:numId w:val="29"/>
        </w:numPr>
        <w:rPr>
          <w:i/>
          <w:noProof/>
          <w:lang w:val="nl-BE"/>
        </w:rPr>
      </w:pPr>
      <w:r>
        <w:rPr>
          <w:noProof/>
          <w:lang w:val="nl-BE"/>
        </w:rPr>
        <w:t xml:space="preserve">7.Dh5+? Kg8 8.Dd5+ Kh7 9.Pf5+ </w:t>
      </w:r>
      <w:r w:rsidR="008112BB">
        <w:rPr>
          <w:i/>
          <w:noProof/>
          <w:lang w:val="nl-BE"/>
        </w:rPr>
        <w:t>(Z</w:t>
      </w:r>
      <w:r>
        <w:rPr>
          <w:i/>
          <w:noProof/>
          <w:lang w:val="nl-BE"/>
        </w:rPr>
        <w:t>ie zet 7.)</w:t>
      </w:r>
    </w:p>
    <w:p w14:paraId="05485D85" w14:textId="77777777" w:rsidR="00412822" w:rsidRDefault="00412822" w:rsidP="0038155E">
      <w:pPr>
        <w:pStyle w:val="03aText"/>
        <w:widowControl/>
        <w:numPr>
          <w:ilvl w:val="0"/>
          <w:numId w:val="29"/>
        </w:numPr>
        <w:rPr>
          <w:i/>
          <w:noProof/>
          <w:lang w:val="nl-BE"/>
        </w:rPr>
      </w:pPr>
      <w:r>
        <w:rPr>
          <w:noProof/>
          <w:lang w:val="nl-BE"/>
        </w:rPr>
        <w:t>7.De4+? Kh8 8.De5+ Kh</w:t>
      </w:r>
      <w:r w:rsidR="002106EA">
        <w:rPr>
          <w:noProof/>
          <w:lang w:val="nl-BE"/>
        </w:rPr>
        <w:t>7 9.Dh5+</w:t>
      </w:r>
      <w:r>
        <w:rPr>
          <w:noProof/>
          <w:lang w:val="nl-BE"/>
        </w:rPr>
        <w:t xml:space="preserve"> </w:t>
      </w:r>
      <w:r>
        <w:rPr>
          <w:i/>
          <w:noProof/>
          <w:lang w:val="nl-BE"/>
        </w:rPr>
        <w:t>(</w:t>
      </w:r>
      <w:r w:rsidR="008112BB">
        <w:rPr>
          <w:i/>
          <w:noProof/>
          <w:lang w:val="nl-BE"/>
        </w:rPr>
        <w:t>Z</w:t>
      </w:r>
      <w:r>
        <w:rPr>
          <w:i/>
          <w:noProof/>
          <w:lang w:val="nl-BE"/>
        </w:rPr>
        <w:t xml:space="preserve">ie zet </w:t>
      </w:r>
      <w:r w:rsidR="002106EA">
        <w:rPr>
          <w:i/>
          <w:noProof/>
          <w:lang w:val="nl-BE"/>
        </w:rPr>
        <w:t>7</w:t>
      </w:r>
      <w:r>
        <w:rPr>
          <w:i/>
          <w:noProof/>
          <w:lang w:val="nl-BE"/>
        </w:rPr>
        <w:t>.)</w:t>
      </w:r>
    </w:p>
    <w:p w14:paraId="44386446" w14:textId="77777777" w:rsidR="00412822" w:rsidRPr="00302373" w:rsidRDefault="00412822" w:rsidP="00412822">
      <w:pPr>
        <w:pStyle w:val="03aText"/>
        <w:widowControl/>
        <w:rPr>
          <w:i/>
          <w:noProof/>
          <w:lang w:val="nl-BE"/>
        </w:rPr>
      </w:pPr>
    </w:p>
    <w:p w14:paraId="426BAAAB" w14:textId="77777777" w:rsidR="00412822" w:rsidRPr="00AD04D8" w:rsidRDefault="00412822" w:rsidP="00412822">
      <w:pPr>
        <w:pStyle w:val="03aText"/>
        <w:widowControl/>
        <w:rPr>
          <w:b/>
          <w:i/>
          <w:noProof/>
          <w:lang w:val="nl-BE"/>
        </w:rPr>
      </w:pPr>
      <w:r w:rsidRPr="00AD04D8">
        <w:rPr>
          <w:b/>
          <w:i/>
          <w:noProof/>
          <w:lang w:val="nl-BE"/>
        </w:rPr>
        <w:t>Variant A</w:t>
      </w:r>
    </w:p>
    <w:p w14:paraId="377F48C6" w14:textId="77777777" w:rsidR="00412822" w:rsidRPr="00AD04D8" w:rsidRDefault="00412822" w:rsidP="00412822">
      <w:pPr>
        <w:pStyle w:val="03aText"/>
        <w:widowControl/>
        <w:rPr>
          <w:b/>
          <w:noProof/>
          <w:lang w:val="nl-BE"/>
        </w:rPr>
      </w:pPr>
      <w:r w:rsidRPr="00AD04D8">
        <w:rPr>
          <w:b/>
          <w:i/>
          <w:noProof/>
          <w:lang w:val="nl-BE"/>
        </w:rPr>
        <w:tab/>
      </w:r>
      <w:r w:rsidRPr="00AD04D8">
        <w:rPr>
          <w:b/>
          <w:noProof/>
          <w:lang w:val="nl-BE"/>
        </w:rPr>
        <w:t>7…</w:t>
      </w:r>
      <w:r w:rsidRPr="00AD04D8">
        <w:rPr>
          <w:b/>
          <w:noProof/>
          <w:lang w:val="nl-BE"/>
        </w:rPr>
        <w:tab/>
      </w:r>
      <w:r w:rsidRPr="00AD04D8">
        <w:rPr>
          <w:b/>
          <w:noProof/>
          <w:lang w:val="nl-BE"/>
        </w:rPr>
        <w:tab/>
        <w:t>De1+</w:t>
      </w:r>
    </w:p>
    <w:p w14:paraId="2917A7ED" w14:textId="77777777" w:rsidR="00412822" w:rsidRPr="00AD04D8" w:rsidRDefault="00412822" w:rsidP="00412822">
      <w:pPr>
        <w:rPr>
          <w:rFonts w:cs="Arial"/>
          <w:b/>
          <w:sz w:val="20"/>
          <w:szCs w:val="20"/>
          <w:lang w:val="nl-BE"/>
        </w:rPr>
      </w:pPr>
      <w:r w:rsidRPr="00AD04D8">
        <w:rPr>
          <w:rFonts w:cs="Arial"/>
          <w:b/>
          <w:sz w:val="20"/>
          <w:szCs w:val="20"/>
          <w:lang w:val="nl-BE"/>
        </w:rPr>
        <w:tab/>
        <w:t>8.Kf7</w:t>
      </w:r>
      <w:r w:rsidRPr="00AD04D8">
        <w:rPr>
          <w:rFonts w:cs="Arial"/>
          <w:b/>
          <w:sz w:val="20"/>
          <w:szCs w:val="20"/>
          <w:lang w:val="nl-BE"/>
        </w:rPr>
        <w:tab/>
      </w:r>
      <w:r w:rsidRPr="00AD04D8">
        <w:rPr>
          <w:rFonts w:cs="Arial"/>
          <w:b/>
          <w:sz w:val="20"/>
          <w:szCs w:val="20"/>
          <w:lang w:val="nl-BE"/>
        </w:rPr>
        <w:tab/>
        <w:t>Db1</w:t>
      </w:r>
    </w:p>
    <w:p w14:paraId="0B91FA54" w14:textId="77777777" w:rsidR="00412822" w:rsidRPr="00AD04D8" w:rsidRDefault="00412822" w:rsidP="00412822">
      <w:pPr>
        <w:pStyle w:val="03aText"/>
        <w:widowControl/>
        <w:rPr>
          <w:noProof/>
          <w:lang w:val="nl-BE"/>
        </w:rPr>
      </w:pPr>
      <w:r w:rsidRPr="00AD04D8">
        <w:rPr>
          <w:noProof/>
          <w:lang w:val="nl-BE"/>
        </w:rPr>
        <w:t>Nog het beste, want bijv</w:t>
      </w:r>
      <w:r w:rsidR="002106EA">
        <w:rPr>
          <w:noProof/>
          <w:lang w:val="nl-BE"/>
        </w:rPr>
        <w:t>oorbeeld 8…Dg1</w:t>
      </w:r>
      <w:r w:rsidR="00A06BA1">
        <w:rPr>
          <w:noProof/>
          <w:lang w:val="nl-BE"/>
        </w:rPr>
        <w:t>?</w:t>
      </w:r>
      <w:r w:rsidR="002106EA">
        <w:rPr>
          <w:noProof/>
          <w:lang w:val="nl-BE"/>
        </w:rPr>
        <w:t xml:space="preserve"> </w:t>
      </w:r>
      <w:r w:rsidR="00813449">
        <w:rPr>
          <w:noProof/>
          <w:lang w:val="nl-BE"/>
        </w:rPr>
        <w:t>verliest sneller:</w:t>
      </w:r>
      <w:r w:rsidRPr="00AD04D8">
        <w:rPr>
          <w:noProof/>
          <w:lang w:val="nl-BE"/>
        </w:rPr>
        <w:t xml:space="preserve"> 9.Kf8 Kg6 10.Pe7+ Kh6 11.Pg8+ Kg</w:t>
      </w:r>
      <w:r w:rsidR="002106EA">
        <w:rPr>
          <w:noProof/>
          <w:lang w:val="nl-BE"/>
        </w:rPr>
        <w:t>6 12.Df7+ Kg5 en 13.Dg7+ met da</w:t>
      </w:r>
      <w:r w:rsidR="00813449">
        <w:rPr>
          <w:noProof/>
          <w:lang w:val="nl-BE"/>
        </w:rPr>
        <w:t>-</w:t>
      </w:r>
      <w:r w:rsidRPr="00AD04D8">
        <w:rPr>
          <w:noProof/>
          <w:lang w:val="nl-BE"/>
        </w:rPr>
        <w:t>meverlies.</w:t>
      </w:r>
    </w:p>
    <w:p w14:paraId="7A3D2A13" w14:textId="77777777" w:rsidR="00412822" w:rsidRPr="00EC74FA" w:rsidRDefault="00412822" w:rsidP="00412822">
      <w:pPr>
        <w:rPr>
          <w:rFonts w:cs="Arial"/>
          <w:b/>
          <w:sz w:val="20"/>
          <w:szCs w:val="20"/>
          <w:lang w:val="en-GB"/>
        </w:rPr>
      </w:pPr>
      <w:r w:rsidRPr="00AD04D8">
        <w:rPr>
          <w:rFonts w:cs="Arial"/>
          <w:b/>
          <w:sz w:val="20"/>
          <w:szCs w:val="20"/>
          <w:lang w:val="nl-BE"/>
        </w:rPr>
        <w:tab/>
      </w:r>
      <w:r w:rsidRPr="00EC74FA">
        <w:rPr>
          <w:rFonts w:cs="Arial"/>
          <w:b/>
          <w:sz w:val="20"/>
          <w:szCs w:val="20"/>
          <w:lang w:val="en-GB"/>
        </w:rPr>
        <w:t>9.Dd7</w:t>
      </w:r>
    </w:p>
    <w:p w14:paraId="178418A3" w14:textId="77777777" w:rsidR="008112BB" w:rsidRPr="00EC74FA" w:rsidRDefault="00412822" w:rsidP="00412822">
      <w:pPr>
        <w:rPr>
          <w:rFonts w:cs="Arial"/>
          <w:i/>
          <w:sz w:val="20"/>
          <w:szCs w:val="20"/>
          <w:lang w:val="en-GB"/>
        </w:rPr>
      </w:pPr>
      <w:r w:rsidRPr="00EC74FA">
        <w:rPr>
          <w:rFonts w:cs="Arial"/>
          <w:sz w:val="20"/>
          <w:szCs w:val="20"/>
          <w:lang w:val="en-GB"/>
        </w:rPr>
        <w:t xml:space="preserve">9.Pe7? Df1 10.Pf5 Db1 11.Dd7 </w:t>
      </w:r>
      <w:r w:rsidR="008112BB" w:rsidRPr="00EC74FA">
        <w:rPr>
          <w:rFonts w:cs="Arial"/>
          <w:i/>
          <w:sz w:val="20"/>
          <w:szCs w:val="20"/>
          <w:lang w:val="en-GB"/>
        </w:rPr>
        <w:t>(</w:t>
      </w:r>
    </w:p>
    <w:p w14:paraId="41B1D0E6" w14:textId="77777777" w:rsidR="00412822" w:rsidRPr="009039AB" w:rsidRDefault="008112BB" w:rsidP="00412822">
      <w:pPr>
        <w:rPr>
          <w:rFonts w:cs="Arial"/>
          <w:i/>
          <w:sz w:val="20"/>
          <w:szCs w:val="20"/>
          <w:lang w:val="nl-BE"/>
        </w:rPr>
      </w:pPr>
      <w:r>
        <w:rPr>
          <w:rFonts w:cs="Arial"/>
          <w:i/>
          <w:sz w:val="20"/>
          <w:szCs w:val="20"/>
          <w:lang w:val="nl-BE"/>
        </w:rPr>
        <w:t>Z</w:t>
      </w:r>
      <w:r w:rsidR="00412822">
        <w:rPr>
          <w:rFonts w:cs="Arial"/>
          <w:i/>
          <w:sz w:val="20"/>
          <w:szCs w:val="20"/>
          <w:lang w:val="nl-BE"/>
        </w:rPr>
        <w:t>ie zet 9.</w:t>
      </w:r>
      <w:r w:rsidR="00CC2694">
        <w:rPr>
          <w:rFonts w:cs="Arial"/>
          <w:i/>
          <w:sz w:val="20"/>
          <w:szCs w:val="20"/>
          <w:lang w:val="nl-BE"/>
        </w:rPr>
        <w:t>)</w:t>
      </w:r>
    </w:p>
    <w:p w14:paraId="5DA7DD6C" w14:textId="77777777" w:rsidR="00412822" w:rsidRPr="00AD04D8" w:rsidRDefault="00412822" w:rsidP="00412822">
      <w:pPr>
        <w:rPr>
          <w:rFonts w:cs="Arial"/>
          <w:b/>
          <w:sz w:val="20"/>
          <w:szCs w:val="20"/>
          <w:lang w:val="nl-BE"/>
        </w:rPr>
      </w:pPr>
      <w:r w:rsidRPr="00AD04D8">
        <w:rPr>
          <w:rFonts w:cs="Arial"/>
          <w:b/>
          <w:sz w:val="20"/>
          <w:szCs w:val="20"/>
          <w:lang w:val="nl-BE"/>
        </w:rPr>
        <w:tab/>
      </w:r>
      <w:r>
        <w:rPr>
          <w:rFonts w:cs="Arial"/>
          <w:b/>
          <w:sz w:val="20"/>
          <w:szCs w:val="20"/>
          <w:lang w:val="nl-BE"/>
        </w:rPr>
        <w:t>9…</w:t>
      </w:r>
      <w:r>
        <w:rPr>
          <w:rFonts w:cs="Arial"/>
          <w:b/>
          <w:sz w:val="20"/>
          <w:szCs w:val="20"/>
          <w:lang w:val="nl-BE"/>
        </w:rPr>
        <w:tab/>
      </w:r>
      <w:r>
        <w:rPr>
          <w:rFonts w:cs="Arial"/>
          <w:b/>
          <w:sz w:val="20"/>
          <w:szCs w:val="20"/>
          <w:lang w:val="nl-BE"/>
        </w:rPr>
        <w:tab/>
      </w:r>
      <w:r w:rsidRPr="00AD04D8">
        <w:rPr>
          <w:rFonts w:cs="Arial"/>
          <w:b/>
          <w:sz w:val="20"/>
          <w:szCs w:val="20"/>
          <w:lang w:val="nl-BE"/>
        </w:rPr>
        <w:t>Db6</w:t>
      </w:r>
    </w:p>
    <w:p w14:paraId="0BE65839" w14:textId="77777777" w:rsidR="00050877" w:rsidRPr="00F3358A" w:rsidRDefault="00412822" w:rsidP="00F3358A">
      <w:pPr>
        <w:pStyle w:val="03aText"/>
        <w:widowControl/>
        <w:rPr>
          <w:noProof/>
          <w:lang w:val="nl-BE"/>
        </w:rPr>
      </w:pPr>
      <w:r w:rsidRPr="00AD04D8">
        <w:rPr>
          <w:noProof/>
          <w:lang w:val="nl-BE"/>
        </w:rPr>
        <w:t>Na 9…Dg1</w:t>
      </w:r>
      <w:r w:rsidR="00A06BA1">
        <w:rPr>
          <w:noProof/>
          <w:lang w:val="nl-BE"/>
        </w:rPr>
        <w:t>?</w:t>
      </w:r>
      <w:r w:rsidRPr="00AD04D8">
        <w:rPr>
          <w:noProof/>
          <w:lang w:val="nl-BE"/>
        </w:rPr>
        <w:t xml:space="preserve"> wint wit met</w:t>
      </w:r>
      <w:r w:rsidR="002106EA">
        <w:rPr>
          <w:noProof/>
          <w:lang w:val="nl-BE"/>
        </w:rPr>
        <w:t xml:space="preserve"> bijvoor-beeld:</w:t>
      </w:r>
      <w:r w:rsidRPr="00AD04D8">
        <w:rPr>
          <w:noProof/>
          <w:lang w:val="nl-BE"/>
        </w:rPr>
        <w:t xml:space="preserve"> 10.Dc7 Dg2 11.Kf8+ Kh8 12.De5+ Kh7 13.De7+ Kg6 14.Ph4+ en 15.Pxg2.</w:t>
      </w:r>
    </w:p>
    <w:p w14:paraId="1ED329F9" w14:textId="77777777" w:rsidR="00412822" w:rsidRPr="00AD04D8" w:rsidRDefault="0077211D" w:rsidP="00412822">
      <w:pPr>
        <w:rPr>
          <w:rFonts w:cs="Arial"/>
          <w:b/>
          <w:sz w:val="20"/>
          <w:szCs w:val="20"/>
          <w:lang w:val="nl-BE"/>
        </w:rPr>
      </w:pPr>
      <w:r>
        <w:rPr>
          <w:rFonts w:cs="Arial"/>
          <w:b/>
          <w:sz w:val="20"/>
          <w:szCs w:val="20"/>
          <w:lang w:val="nl-BE"/>
        </w:rPr>
        <w:t xml:space="preserve">        </w:t>
      </w:r>
      <w:r w:rsidR="00412822">
        <w:rPr>
          <w:rFonts w:cs="Arial"/>
          <w:b/>
          <w:sz w:val="20"/>
          <w:szCs w:val="20"/>
          <w:lang w:val="nl-BE"/>
        </w:rPr>
        <w:t xml:space="preserve">  </w:t>
      </w:r>
      <w:r w:rsidR="00412822" w:rsidRPr="00AD04D8">
        <w:rPr>
          <w:rFonts w:cs="Arial"/>
          <w:b/>
          <w:sz w:val="20"/>
          <w:szCs w:val="20"/>
          <w:lang w:val="nl-BE"/>
        </w:rPr>
        <w:t>10.Pd6</w:t>
      </w:r>
      <w:r w:rsidR="00412822">
        <w:rPr>
          <w:rFonts w:cs="Arial"/>
          <w:b/>
          <w:sz w:val="20"/>
          <w:szCs w:val="20"/>
          <w:lang w:val="nl-BE"/>
        </w:rPr>
        <w:tab/>
      </w:r>
      <w:r w:rsidR="00412822">
        <w:rPr>
          <w:rFonts w:cs="Arial"/>
          <w:b/>
          <w:sz w:val="20"/>
          <w:szCs w:val="20"/>
          <w:lang w:val="nl-BE"/>
        </w:rPr>
        <w:tab/>
      </w:r>
      <w:r w:rsidR="00412822" w:rsidRPr="00AD04D8">
        <w:rPr>
          <w:rFonts w:cs="Arial"/>
          <w:b/>
          <w:sz w:val="20"/>
          <w:szCs w:val="20"/>
          <w:lang w:val="nl-BE"/>
        </w:rPr>
        <w:t>Df2+</w:t>
      </w:r>
    </w:p>
    <w:p w14:paraId="25FDEFD4" w14:textId="77777777" w:rsidR="00412822" w:rsidRPr="00AD04D8" w:rsidRDefault="00412822" w:rsidP="00412822">
      <w:pPr>
        <w:pStyle w:val="03aText"/>
        <w:widowControl/>
        <w:rPr>
          <w:noProof/>
          <w:lang w:val="nl-BE"/>
        </w:rPr>
      </w:pPr>
      <w:r w:rsidRPr="00AD04D8">
        <w:rPr>
          <w:noProof/>
          <w:lang w:val="nl-BE"/>
        </w:rPr>
        <w:t>10…Kh6</w:t>
      </w:r>
      <w:r w:rsidR="00A06BA1">
        <w:rPr>
          <w:noProof/>
          <w:lang w:val="nl-BE"/>
        </w:rPr>
        <w:t>?</w:t>
      </w:r>
      <w:r w:rsidRPr="00AD04D8">
        <w:rPr>
          <w:noProof/>
          <w:lang w:val="nl-BE"/>
        </w:rPr>
        <w:t xml:space="preserve"> 11.De6+</w:t>
      </w:r>
      <w:r w:rsidR="002106EA">
        <w:rPr>
          <w:noProof/>
          <w:lang w:val="nl-BE"/>
        </w:rPr>
        <w:t xml:space="preserve"> en bijvoor</w:t>
      </w:r>
      <w:r w:rsidR="00A06BA1">
        <w:rPr>
          <w:noProof/>
          <w:lang w:val="nl-BE"/>
        </w:rPr>
        <w:t>-</w:t>
      </w:r>
      <w:r w:rsidR="002106EA">
        <w:rPr>
          <w:noProof/>
          <w:lang w:val="nl-BE"/>
        </w:rPr>
        <w:t>beeld</w:t>
      </w:r>
      <w:r w:rsidRPr="00AD04D8">
        <w:rPr>
          <w:noProof/>
          <w:lang w:val="nl-BE"/>
        </w:rPr>
        <w:t xml:space="preserve"> Kh5 12.Dg6+ Kh4 13.Pf5+ Kh3 14.Dg3 mat.</w:t>
      </w:r>
    </w:p>
    <w:p w14:paraId="19E65E9A" w14:textId="77777777" w:rsidR="00412822" w:rsidRDefault="00E543AB" w:rsidP="00412822">
      <w:pPr>
        <w:rPr>
          <w:rFonts w:cs="Arial"/>
          <w:b/>
          <w:sz w:val="20"/>
          <w:szCs w:val="20"/>
          <w:lang w:val="nl-BE"/>
        </w:rPr>
      </w:pPr>
      <w:r>
        <w:rPr>
          <w:rFonts w:cs="Arial"/>
          <w:b/>
          <w:sz w:val="20"/>
          <w:szCs w:val="20"/>
          <w:lang w:val="nl-BE"/>
        </w:rPr>
        <w:t xml:space="preserve">         </w:t>
      </w:r>
      <w:r w:rsidR="00412822">
        <w:rPr>
          <w:rFonts w:cs="Arial"/>
          <w:b/>
          <w:sz w:val="20"/>
          <w:szCs w:val="20"/>
          <w:lang w:val="nl-BE"/>
        </w:rPr>
        <w:t xml:space="preserve"> 1</w:t>
      </w:r>
      <w:r w:rsidR="00412822" w:rsidRPr="00AD04D8">
        <w:rPr>
          <w:rFonts w:cs="Arial"/>
          <w:b/>
          <w:sz w:val="20"/>
          <w:szCs w:val="20"/>
          <w:lang w:val="nl-BE"/>
        </w:rPr>
        <w:t>1.Ke8+</w:t>
      </w:r>
      <w:r w:rsidR="00412822" w:rsidRPr="00AD04D8">
        <w:rPr>
          <w:rFonts w:cs="Arial"/>
          <w:b/>
          <w:sz w:val="20"/>
          <w:szCs w:val="20"/>
          <w:lang w:val="nl-BE"/>
        </w:rPr>
        <w:tab/>
      </w:r>
      <w:r w:rsidR="00802DFC">
        <w:rPr>
          <w:rFonts w:cs="Arial"/>
          <w:b/>
          <w:sz w:val="20"/>
          <w:szCs w:val="20"/>
          <w:lang w:val="nl-BE"/>
        </w:rPr>
        <w:tab/>
        <w:t>Kg6</w:t>
      </w:r>
      <w:r w:rsidR="00412822" w:rsidRPr="00AD04D8">
        <w:rPr>
          <w:rFonts w:cs="Arial"/>
          <w:b/>
          <w:sz w:val="20"/>
          <w:szCs w:val="20"/>
          <w:lang w:val="nl-BE"/>
        </w:rPr>
        <w:tab/>
      </w:r>
    </w:p>
    <w:p w14:paraId="35C7F178" w14:textId="77777777" w:rsidR="00F3358A" w:rsidRDefault="00F3358A" w:rsidP="00412822">
      <w:pPr>
        <w:rPr>
          <w:rFonts w:cs="Arial"/>
          <w:b/>
          <w:sz w:val="20"/>
          <w:szCs w:val="20"/>
          <w:lang w:val="nl-BE"/>
        </w:rPr>
      </w:pPr>
    </w:p>
    <w:p w14:paraId="528752EC" w14:textId="77777777" w:rsidR="00F3358A" w:rsidRDefault="00F3358A" w:rsidP="00412822">
      <w:pPr>
        <w:rPr>
          <w:rFonts w:cs="Arial"/>
          <w:b/>
          <w:sz w:val="20"/>
          <w:szCs w:val="20"/>
          <w:lang w:val="nl-BE"/>
        </w:rPr>
      </w:pPr>
    </w:p>
    <w:p w14:paraId="2C8508C5" w14:textId="77777777" w:rsidR="00F3358A" w:rsidRDefault="00F3358A" w:rsidP="00412822">
      <w:pPr>
        <w:rPr>
          <w:rFonts w:cs="Arial"/>
          <w:b/>
          <w:sz w:val="20"/>
          <w:szCs w:val="20"/>
          <w:lang w:val="nl-BE"/>
        </w:rPr>
      </w:pPr>
    </w:p>
    <w:p w14:paraId="06AE29AA" w14:textId="77777777" w:rsidR="00CC2694" w:rsidRDefault="00CC2694" w:rsidP="00412822">
      <w:pPr>
        <w:rPr>
          <w:rFonts w:cs="Arial"/>
          <w:b/>
          <w:sz w:val="20"/>
          <w:szCs w:val="20"/>
          <w:lang w:val="nl-BE"/>
        </w:rPr>
      </w:pPr>
    </w:p>
    <w:p w14:paraId="628105CB" w14:textId="77777777" w:rsidR="00412822" w:rsidRDefault="00412822" w:rsidP="00802DFC">
      <w:pPr>
        <w:rPr>
          <w:rFonts w:cs="Arial"/>
          <w:b/>
          <w:sz w:val="20"/>
          <w:szCs w:val="20"/>
          <w:lang w:val="nl-BE"/>
        </w:rPr>
      </w:pPr>
    </w:p>
    <w:p w14:paraId="0AC82EF1" w14:textId="77777777" w:rsidR="00D32BDA" w:rsidRDefault="00D32BDA" w:rsidP="00802DFC">
      <w:pPr>
        <w:rPr>
          <w:rFonts w:cs="Arial"/>
          <w:b/>
          <w:sz w:val="20"/>
          <w:szCs w:val="20"/>
          <w:lang w:val="nl-BE"/>
        </w:rPr>
      </w:pPr>
    </w:p>
    <w:p w14:paraId="3CBD8022" w14:textId="77777777" w:rsidR="00D32BDA" w:rsidRPr="00AD04D8" w:rsidRDefault="00D32BDA" w:rsidP="00802DFC">
      <w:pPr>
        <w:rPr>
          <w:rFonts w:cs="Arial"/>
          <w:b/>
          <w:sz w:val="20"/>
          <w:szCs w:val="20"/>
          <w:lang w:val="nl-BE"/>
        </w:rPr>
      </w:pPr>
    </w:p>
    <w:p w14:paraId="4CE9751D" w14:textId="77777777" w:rsidR="00412822" w:rsidRPr="00AD04D8" w:rsidRDefault="00EF4B11" w:rsidP="00412822">
      <w:pPr>
        <w:pStyle w:val="03aText"/>
        <w:widowControl/>
        <w:rPr>
          <w:noProof/>
          <w:lang w:val="nl-BE"/>
        </w:rPr>
      </w:pPr>
      <w:r>
        <w:rPr>
          <w:noProof/>
          <w:lang w:val="nl-BE"/>
        </w:rPr>
        <w:t>Zwart kruipt uit het</w:t>
      </w:r>
      <w:r w:rsidR="00412822" w:rsidRPr="00AD04D8">
        <w:rPr>
          <w:noProof/>
          <w:lang w:val="nl-BE"/>
        </w:rPr>
        <w:t xml:space="preserve"> hoek</w:t>
      </w:r>
      <w:r>
        <w:rPr>
          <w:noProof/>
          <w:lang w:val="nl-BE"/>
        </w:rPr>
        <w:t>je</w:t>
      </w:r>
      <w:r w:rsidR="0027044E">
        <w:rPr>
          <w:noProof/>
          <w:lang w:val="nl-BE"/>
        </w:rPr>
        <w:t>, en</w:t>
      </w:r>
      <w:r w:rsidR="00412822" w:rsidRPr="00AD04D8">
        <w:rPr>
          <w:b/>
          <w:bCs/>
          <w:noProof/>
          <w:lang w:val="nl-BE"/>
        </w:rPr>
        <w:t xml:space="preserve"> </w:t>
      </w:r>
      <w:r w:rsidR="00372DDA" w:rsidRPr="009C0CAE">
        <w:rPr>
          <w:bCs/>
          <w:noProof/>
          <w:lang w:val="nl-BE"/>
        </w:rPr>
        <w:t>na</w:t>
      </w:r>
      <w:r w:rsidR="00372DDA">
        <w:rPr>
          <w:b/>
          <w:bCs/>
          <w:noProof/>
          <w:lang w:val="nl-BE"/>
        </w:rPr>
        <w:t xml:space="preserve"> </w:t>
      </w:r>
      <w:r w:rsidR="00412822" w:rsidRPr="00AD04D8">
        <w:rPr>
          <w:noProof/>
          <w:lang w:val="nl-BE"/>
        </w:rPr>
        <w:t>b</w:t>
      </w:r>
      <w:r w:rsidR="0027044E">
        <w:rPr>
          <w:noProof/>
          <w:lang w:val="nl-BE"/>
        </w:rPr>
        <w:t>ij</w:t>
      </w:r>
      <w:r w:rsidR="0027044E">
        <w:rPr>
          <w:noProof/>
          <w:lang w:val="nl-BE"/>
        </w:rPr>
        <w:softHyphen/>
        <w:t>voorbeeld 11…Kg8</w:t>
      </w:r>
      <w:r w:rsidR="00A06BA1">
        <w:rPr>
          <w:noProof/>
          <w:lang w:val="nl-BE"/>
        </w:rPr>
        <w:t>?</w:t>
      </w:r>
      <w:r w:rsidR="0027044E">
        <w:rPr>
          <w:noProof/>
          <w:lang w:val="nl-BE"/>
        </w:rPr>
        <w:t xml:space="preserve"> </w:t>
      </w:r>
      <w:r w:rsidR="00412822" w:rsidRPr="00AD04D8">
        <w:rPr>
          <w:noProof/>
          <w:lang w:val="nl-BE"/>
        </w:rPr>
        <w:t>12.Dg4+ Kh7 13. Pf5 Da7 14.Dh5+ Kg8 15</w:t>
      </w:r>
      <w:r w:rsidR="00372DDA">
        <w:rPr>
          <w:noProof/>
          <w:lang w:val="nl-BE"/>
        </w:rPr>
        <w:t>.Pe7+ Kg7 16.Dg6+ Kh8 17.Dh6+ is het</w:t>
      </w:r>
      <w:r w:rsidR="00412822" w:rsidRPr="00AD04D8">
        <w:rPr>
          <w:noProof/>
          <w:lang w:val="nl-BE"/>
        </w:rPr>
        <w:t xml:space="preserve">  mat.</w:t>
      </w:r>
    </w:p>
    <w:p w14:paraId="333EAE6E"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12.Dg4+</w:t>
      </w:r>
    </w:p>
    <w:p w14:paraId="06B68416" w14:textId="77777777" w:rsidR="00412822" w:rsidRPr="00AD04D8" w:rsidRDefault="00412822" w:rsidP="00412822">
      <w:pPr>
        <w:pStyle w:val="03aText"/>
        <w:widowControl/>
        <w:rPr>
          <w:noProof/>
          <w:lang w:val="nl-BE"/>
        </w:rPr>
      </w:pPr>
      <w:r w:rsidRPr="00AD04D8">
        <w:rPr>
          <w:noProof/>
          <w:lang w:val="nl-BE"/>
        </w:rPr>
        <w:t>Na 12…Kh6(7) volgt mat in het hoekje door 13.Pf5(+), enzovoort. Om hieraan te ontsnappen speelt zwart</w:t>
      </w:r>
      <w:r w:rsidR="0027044E">
        <w:rPr>
          <w:noProof/>
          <w:lang w:val="nl-BE"/>
        </w:rPr>
        <w:t>:</w:t>
      </w:r>
    </w:p>
    <w:p w14:paraId="22F5F678" w14:textId="77777777" w:rsidR="00412822" w:rsidRPr="00AD04D8" w:rsidRDefault="00412822" w:rsidP="00412822">
      <w:pPr>
        <w:rPr>
          <w:rFonts w:cs="Arial"/>
          <w:b/>
          <w:sz w:val="20"/>
          <w:szCs w:val="20"/>
          <w:lang w:val="nl-BE"/>
        </w:rPr>
      </w:pPr>
      <w:r>
        <w:rPr>
          <w:noProof/>
          <w:lang w:val="nl-BE"/>
        </w:rPr>
        <w:t xml:space="preserve">          </w:t>
      </w:r>
      <w:r w:rsidRPr="00AD04D8">
        <w:rPr>
          <w:rFonts w:cs="Arial"/>
          <w:b/>
          <w:sz w:val="20"/>
          <w:szCs w:val="20"/>
          <w:lang w:val="nl-BE"/>
        </w:rPr>
        <w:t>12…</w:t>
      </w:r>
      <w:r w:rsidRPr="00AD04D8">
        <w:rPr>
          <w:rFonts w:cs="Arial"/>
          <w:b/>
          <w:sz w:val="20"/>
          <w:szCs w:val="20"/>
          <w:lang w:val="nl-BE"/>
        </w:rPr>
        <w:tab/>
      </w:r>
      <w:r w:rsidRPr="00AD04D8">
        <w:rPr>
          <w:rFonts w:cs="Arial"/>
          <w:b/>
          <w:sz w:val="20"/>
          <w:szCs w:val="20"/>
          <w:lang w:val="nl-BE"/>
        </w:rPr>
        <w:tab/>
        <w:t>Kf6</w:t>
      </w:r>
    </w:p>
    <w:p w14:paraId="50FD0F18" w14:textId="77777777" w:rsidR="00412822" w:rsidRPr="00AD04D8" w:rsidRDefault="00412822" w:rsidP="00412822">
      <w:pPr>
        <w:pStyle w:val="03aText"/>
        <w:widowControl/>
        <w:rPr>
          <w:noProof/>
          <w:lang w:val="nl-BE"/>
        </w:rPr>
      </w:pPr>
      <w:r w:rsidRPr="00AD04D8">
        <w:rPr>
          <w:noProof/>
          <w:lang w:val="nl-BE"/>
        </w:rPr>
        <w:t>Maar na de paardvork</w:t>
      </w:r>
    </w:p>
    <w:p w14:paraId="1738D9B9"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13.Pe4+</w:t>
      </w:r>
      <w:r>
        <w:rPr>
          <w:rFonts w:cs="Arial"/>
          <w:b/>
          <w:sz w:val="20"/>
          <w:szCs w:val="20"/>
          <w:lang w:val="nl-BE"/>
        </w:rPr>
        <w:tab/>
      </w:r>
      <w:r w:rsidRPr="00AD04D8">
        <w:rPr>
          <w:rFonts w:cs="Arial"/>
          <w:b/>
          <w:sz w:val="20"/>
          <w:szCs w:val="20"/>
          <w:lang w:val="nl-BE"/>
        </w:rPr>
        <w:tab/>
        <w:t>Ke5</w:t>
      </w:r>
    </w:p>
    <w:p w14:paraId="7B05450D"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14.Pxf2</w:t>
      </w:r>
    </w:p>
    <w:p w14:paraId="1437026E" w14:textId="77777777" w:rsidR="0077211D" w:rsidRDefault="00412822" w:rsidP="00412822">
      <w:pPr>
        <w:pStyle w:val="03aText"/>
        <w:widowControl/>
        <w:rPr>
          <w:noProof/>
          <w:lang w:val="nl-BE"/>
        </w:rPr>
      </w:pPr>
      <w:r w:rsidRPr="00AD04D8">
        <w:rPr>
          <w:noProof/>
          <w:lang w:val="nl-BE"/>
        </w:rPr>
        <w:t>verovert wit uiteindelijk de zwarte koningin op hetzelfde veld waar zij als pionnetje startte.</w:t>
      </w:r>
    </w:p>
    <w:p w14:paraId="1D64EF6F" w14:textId="77777777" w:rsidR="0077211D" w:rsidRDefault="0077211D" w:rsidP="00412822">
      <w:pPr>
        <w:pStyle w:val="03aText"/>
        <w:widowControl/>
        <w:rPr>
          <w:noProof/>
          <w:lang w:val="nl-BE"/>
        </w:rPr>
      </w:pPr>
    </w:p>
    <w:p w14:paraId="44423503" w14:textId="77777777" w:rsidR="00412822" w:rsidRPr="0077211D" w:rsidRDefault="00412822" w:rsidP="00412822">
      <w:pPr>
        <w:pStyle w:val="03aText"/>
        <w:widowControl/>
        <w:rPr>
          <w:noProof/>
          <w:lang w:val="nl-BE"/>
        </w:rPr>
      </w:pPr>
      <w:r w:rsidRPr="00AD04D8">
        <w:rPr>
          <w:b/>
          <w:i/>
          <w:noProof/>
          <w:lang w:val="nl-BE"/>
        </w:rPr>
        <w:t xml:space="preserve">Variant B </w:t>
      </w:r>
    </w:p>
    <w:p w14:paraId="3AF89D11" w14:textId="77777777" w:rsidR="00412822" w:rsidRPr="00AD04D8" w:rsidRDefault="00412822" w:rsidP="00412822">
      <w:pPr>
        <w:pStyle w:val="03aText"/>
        <w:widowControl/>
        <w:rPr>
          <w:b/>
          <w:noProof/>
          <w:lang w:val="nl-BE"/>
        </w:rPr>
      </w:pPr>
      <w:r>
        <w:rPr>
          <w:b/>
          <w:noProof/>
          <w:lang w:val="nl-BE"/>
        </w:rPr>
        <w:t xml:space="preserve">             </w:t>
      </w:r>
      <w:r w:rsidRPr="00AD04D8">
        <w:rPr>
          <w:b/>
          <w:noProof/>
          <w:lang w:val="nl-BE"/>
        </w:rPr>
        <w:t>7…</w:t>
      </w:r>
      <w:r w:rsidRPr="00AD04D8">
        <w:rPr>
          <w:b/>
          <w:noProof/>
          <w:lang w:val="nl-BE"/>
        </w:rPr>
        <w:tab/>
      </w:r>
      <w:r w:rsidRPr="00AD04D8">
        <w:rPr>
          <w:b/>
          <w:noProof/>
          <w:lang w:val="nl-BE"/>
        </w:rPr>
        <w:tab/>
        <w:t>De2</w:t>
      </w:r>
    </w:p>
    <w:p w14:paraId="6EAE5B02" w14:textId="77777777" w:rsidR="00412822" w:rsidRPr="00AD04D8" w:rsidRDefault="00412822" w:rsidP="00412822">
      <w:pPr>
        <w:pStyle w:val="03aText"/>
        <w:widowControl/>
        <w:rPr>
          <w:b/>
          <w:noProof/>
          <w:lang w:val="nl-BE"/>
        </w:rPr>
      </w:pPr>
      <w:r>
        <w:rPr>
          <w:b/>
          <w:noProof/>
          <w:lang w:val="nl-BE"/>
        </w:rPr>
        <w:t xml:space="preserve">             </w:t>
      </w:r>
      <w:r w:rsidRPr="00AD04D8">
        <w:rPr>
          <w:b/>
          <w:noProof/>
          <w:lang w:val="nl-BE"/>
        </w:rPr>
        <w:t>8.Kf7</w:t>
      </w:r>
      <w:r w:rsidRPr="00AD04D8">
        <w:rPr>
          <w:b/>
          <w:noProof/>
          <w:lang w:val="nl-BE"/>
        </w:rPr>
        <w:tab/>
      </w:r>
      <w:r w:rsidRPr="00AD04D8">
        <w:rPr>
          <w:b/>
          <w:noProof/>
          <w:lang w:val="nl-BE"/>
        </w:rPr>
        <w:tab/>
        <w:t>Dh5+</w:t>
      </w:r>
    </w:p>
    <w:p w14:paraId="31E640A8" w14:textId="77777777" w:rsidR="00412822" w:rsidRPr="00AD04D8" w:rsidRDefault="00412822" w:rsidP="00412822">
      <w:pPr>
        <w:pStyle w:val="03aText"/>
        <w:widowControl/>
        <w:rPr>
          <w:b/>
          <w:noProof/>
          <w:lang w:val="nl-BE"/>
        </w:rPr>
      </w:pPr>
      <w:r>
        <w:rPr>
          <w:b/>
          <w:noProof/>
          <w:lang w:val="nl-BE"/>
        </w:rPr>
        <w:t xml:space="preserve">             </w:t>
      </w:r>
      <w:r w:rsidRPr="00AD04D8">
        <w:rPr>
          <w:b/>
          <w:noProof/>
          <w:lang w:val="nl-BE"/>
        </w:rPr>
        <w:t>9.Kf8</w:t>
      </w:r>
      <w:r w:rsidRPr="00AD04D8">
        <w:rPr>
          <w:b/>
          <w:noProof/>
          <w:lang w:val="nl-BE"/>
        </w:rPr>
        <w:tab/>
      </w:r>
      <w:r w:rsidRPr="00AD04D8">
        <w:rPr>
          <w:b/>
          <w:noProof/>
          <w:lang w:val="nl-BE"/>
        </w:rPr>
        <w:tab/>
        <w:t>Kg6</w:t>
      </w:r>
    </w:p>
    <w:p w14:paraId="694B3A48" w14:textId="77777777" w:rsidR="00412822" w:rsidRPr="00AD04D8" w:rsidRDefault="00412822" w:rsidP="00412822">
      <w:pPr>
        <w:pStyle w:val="03aText"/>
        <w:widowControl/>
        <w:rPr>
          <w:b/>
          <w:noProof/>
          <w:lang w:val="nl-BE"/>
        </w:rPr>
      </w:pPr>
      <w:r>
        <w:rPr>
          <w:b/>
          <w:noProof/>
          <w:lang w:val="nl-BE"/>
        </w:rPr>
        <w:t xml:space="preserve">           </w:t>
      </w:r>
      <w:r w:rsidRPr="00AD04D8">
        <w:rPr>
          <w:b/>
          <w:noProof/>
          <w:lang w:val="nl-BE"/>
        </w:rPr>
        <w:t xml:space="preserve">10.Pe7+ </w:t>
      </w:r>
      <w:r w:rsidRPr="00AD04D8">
        <w:rPr>
          <w:b/>
          <w:noProof/>
          <w:lang w:val="nl-BE"/>
        </w:rPr>
        <w:tab/>
        <w:t>Kh6</w:t>
      </w:r>
    </w:p>
    <w:p w14:paraId="0607C06A" w14:textId="77777777" w:rsidR="00412822" w:rsidRPr="00AD04D8" w:rsidRDefault="00412822" w:rsidP="00412822">
      <w:pPr>
        <w:pStyle w:val="03aText"/>
        <w:widowControl/>
        <w:rPr>
          <w:b/>
          <w:noProof/>
          <w:lang w:val="nl-BE"/>
        </w:rPr>
      </w:pPr>
      <w:r>
        <w:rPr>
          <w:b/>
          <w:noProof/>
          <w:lang w:val="nl-BE"/>
        </w:rPr>
        <w:t xml:space="preserve">           </w:t>
      </w:r>
      <w:r w:rsidRPr="00AD04D8">
        <w:rPr>
          <w:b/>
          <w:noProof/>
          <w:lang w:val="nl-BE"/>
        </w:rPr>
        <w:t>11.De6+</w:t>
      </w:r>
      <w:r w:rsidRPr="00AD04D8">
        <w:rPr>
          <w:b/>
          <w:noProof/>
          <w:lang w:val="nl-BE"/>
        </w:rPr>
        <w:tab/>
      </w:r>
      <w:r>
        <w:rPr>
          <w:b/>
          <w:noProof/>
          <w:lang w:val="nl-BE"/>
        </w:rPr>
        <w:tab/>
      </w:r>
      <w:r w:rsidRPr="00AD04D8">
        <w:rPr>
          <w:b/>
          <w:noProof/>
          <w:lang w:val="nl-BE"/>
        </w:rPr>
        <w:t>Kg5</w:t>
      </w:r>
    </w:p>
    <w:p w14:paraId="726D5754" w14:textId="77777777" w:rsidR="00412822" w:rsidRPr="00AD04D8" w:rsidRDefault="00412822" w:rsidP="00412822">
      <w:pPr>
        <w:pStyle w:val="03aText"/>
        <w:widowControl/>
        <w:rPr>
          <w:b/>
          <w:noProof/>
          <w:lang w:val="nl-BE"/>
        </w:rPr>
      </w:pPr>
      <w:r>
        <w:rPr>
          <w:b/>
          <w:noProof/>
          <w:lang w:val="nl-BE"/>
        </w:rPr>
        <w:t xml:space="preserve">           </w:t>
      </w:r>
      <w:r w:rsidRPr="00AD04D8">
        <w:rPr>
          <w:b/>
          <w:noProof/>
          <w:lang w:val="nl-BE"/>
        </w:rPr>
        <w:t>12.Df5+</w:t>
      </w:r>
      <w:r w:rsidRPr="00AD04D8">
        <w:rPr>
          <w:b/>
          <w:noProof/>
          <w:lang w:val="nl-BE"/>
        </w:rPr>
        <w:tab/>
      </w:r>
      <w:r>
        <w:rPr>
          <w:b/>
          <w:noProof/>
          <w:lang w:val="nl-BE"/>
        </w:rPr>
        <w:tab/>
      </w:r>
      <w:r w:rsidRPr="00AD04D8">
        <w:rPr>
          <w:b/>
          <w:noProof/>
          <w:lang w:val="nl-BE"/>
        </w:rPr>
        <w:t>Kh4</w:t>
      </w:r>
    </w:p>
    <w:p w14:paraId="67BC33E4" w14:textId="77777777" w:rsidR="00412822" w:rsidRPr="00AD04D8" w:rsidRDefault="00412822" w:rsidP="00412822">
      <w:pPr>
        <w:pStyle w:val="03aText"/>
        <w:widowControl/>
        <w:rPr>
          <w:b/>
          <w:noProof/>
          <w:lang w:val="nl-BE"/>
        </w:rPr>
      </w:pPr>
      <w:r>
        <w:rPr>
          <w:b/>
          <w:noProof/>
          <w:lang w:val="nl-BE"/>
        </w:rPr>
        <w:t xml:space="preserve">           </w:t>
      </w:r>
      <w:r w:rsidRPr="00AD04D8">
        <w:rPr>
          <w:b/>
          <w:noProof/>
          <w:lang w:val="nl-BE"/>
        </w:rPr>
        <w:t>13.Pg6+</w:t>
      </w:r>
      <w:r w:rsidRPr="00AD04D8">
        <w:rPr>
          <w:b/>
          <w:noProof/>
          <w:lang w:val="nl-BE"/>
        </w:rPr>
        <w:tab/>
      </w:r>
      <w:r>
        <w:rPr>
          <w:b/>
          <w:noProof/>
          <w:lang w:val="nl-BE"/>
        </w:rPr>
        <w:tab/>
      </w:r>
      <w:r w:rsidRPr="00AD04D8">
        <w:rPr>
          <w:b/>
          <w:noProof/>
          <w:lang w:val="nl-BE"/>
        </w:rPr>
        <w:t>Dxg6</w:t>
      </w:r>
    </w:p>
    <w:p w14:paraId="3A1F8DC4" w14:textId="77777777" w:rsidR="00412822" w:rsidRPr="00AD04D8" w:rsidRDefault="00412822" w:rsidP="00412822">
      <w:pPr>
        <w:pStyle w:val="03aText"/>
        <w:widowControl/>
        <w:rPr>
          <w:b/>
          <w:noProof/>
          <w:lang w:val="nl-BE"/>
        </w:rPr>
      </w:pPr>
      <w:r>
        <w:rPr>
          <w:b/>
          <w:noProof/>
          <w:lang w:val="nl-BE"/>
        </w:rPr>
        <w:t xml:space="preserve">           </w:t>
      </w:r>
      <w:r w:rsidRPr="00AD04D8">
        <w:rPr>
          <w:b/>
          <w:noProof/>
          <w:lang w:val="nl-BE"/>
        </w:rPr>
        <w:t>14.Dxg6</w:t>
      </w:r>
    </w:p>
    <w:p w14:paraId="678E6D2B" w14:textId="77777777" w:rsidR="00412822" w:rsidRPr="00AD04D8" w:rsidRDefault="00412822" w:rsidP="00412822">
      <w:pPr>
        <w:pStyle w:val="03aText"/>
        <w:widowControl/>
        <w:rPr>
          <w:b/>
          <w:noProof/>
          <w:lang w:val="nl-BE"/>
        </w:rPr>
      </w:pPr>
      <w:r w:rsidRPr="00AD04D8">
        <w:rPr>
          <w:b/>
          <w:noProof/>
          <w:lang w:val="nl-BE"/>
        </w:rPr>
        <w:tab/>
      </w:r>
    </w:p>
    <w:p w14:paraId="5DFF0A13" w14:textId="77777777" w:rsidR="00F86CC9" w:rsidRDefault="00F86CC9" w:rsidP="00412822">
      <w:pPr>
        <w:pStyle w:val="03aText"/>
        <w:widowControl/>
        <w:rPr>
          <w:noProof/>
          <w:lang w:val="nl-BE"/>
        </w:rPr>
      </w:pPr>
    </w:p>
    <w:p w14:paraId="1C32539F" w14:textId="77777777" w:rsidR="00F86CC9" w:rsidRDefault="00F86CC9" w:rsidP="00412822">
      <w:pPr>
        <w:pStyle w:val="03aText"/>
        <w:widowControl/>
        <w:rPr>
          <w:noProof/>
          <w:lang w:val="nl-BE"/>
        </w:rPr>
      </w:pPr>
    </w:p>
    <w:p w14:paraId="51BEB0A2" w14:textId="77777777" w:rsidR="00F86CC9" w:rsidRDefault="00F86CC9" w:rsidP="00412822">
      <w:pPr>
        <w:pStyle w:val="03aText"/>
        <w:widowControl/>
        <w:rPr>
          <w:noProof/>
          <w:lang w:val="nl-BE"/>
        </w:rPr>
      </w:pPr>
    </w:p>
    <w:p w14:paraId="1B8B27B2" w14:textId="77777777" w:rsidR="00F86CC9" w:rsidRDefault="00F86CC9" w:rsidP="00412822">
      <w:pPr>
        <w:pStyle w:val="03aText"/>
        <w:widowControl/>
        <w:rPr>
          <w:noProof/>
          <w:lang w:val="nl-BE"/>
        </w:rPr>
      </w:pPr>
    </w:p>
    <w:p w14:paraId="447EA045" w14:textId="77777777" w:rsidR="00F86CC9" w:rsidRDefault="00F86CC9" w:rsidP="00412822">
      <w:pPr>
        <w:pStyle w:val="03aText"/>
        <w:widowControl/>
        <w:rPr>
          <w:noProof/>
          <w:lang w:val="nl-BE"/>
        </w:rPr>
      </w:pPr>
    </w:p>
    <w:p w14:paraId="48D75148" w14:textId="77777777" w:rsidR="00F86CC9" w:rsidRDefault="00F86CC9" w:rsidP="00412822">
      <w:pPr>
        <w:pStyle w:val="03aText"/>
        <w:widowControl/>
        <w:rPr>
          <w:noProof/>
          <w:lang w:val="nl-BE"/>
        </w:rPr>
      </w:pPr>
    </w:p>
    <w:p w14:paraId="0756054F" w14:textId="77777777" w:rsidR="00F86CC9" w:rsidRDefault="00F86CC9" w:rsidP="00412822">
      <w:pPr>
        <w:pStyle w:val="03aText"/>
        <w:widowControl/>
        <w:rPr>
          <w:noProof/>
          <w:lang w:val="nl-BE"/>
        </w:rPr>
      </w:pPr>
    </w:p>
    <w:p w14:paraId="0A166C7D" w14:textId="77777777" w:rsidR="00F86CC9" w:rsidRDefault="00F86CC9" w:rsidP="00412822">
      <w:pPr>
        <w:pStyle w:val="03aText"/>
        <w:widowControl/>
        <w:rPr>
          <w:noProof/>
          <w:lang w:val="nl-BE"/>
        </w:rPr>
      </w:pPr>
    </w:p>
    <w:p w14:paraId="194CA126" w14:textId="77777777" w:rsidR="00F86CC9" w:rsidRDefault="00F86CC9" w:rsidP="00412822">
      <w:pPr>
        <w:pStyle w:val="03aText"/>
        <w:widowControl/>
        <w:rPr>
          <w:noProof/>
          <w:lang w:val="nl-BE"/>
        </w:rPr>
      </w:pPr>
    </w:p>
    <w:p w14:paraId="2BCEE8F3" w14:textId="77777777" w:rsidR="00F86CC9" w:rsidRDefault="00F86CC9" w:rsidP="00412822">
      <w:pPr>
        <w:pStyle w:val="03aText"/>
        <w:widowControl/>
        <w:rPr>
          <w:noProof/>
          <w:lang w:val="nl-BE"/>
        </w:rPr>
      </w:pPr>
    </w:p>
    <w:p w14:paraId="3BCB8A52" w14:textId="77777777" w:rsidR="00F86CC9" w:rsidRDefault="00F86CC9" w:rsidP="00412822">
      <w:pPr>
        <w:pStyle w:val="03aText"/>
        <w:widowControl/>
        <w:rPr>
          <w:noProof/>
          <w:lang w:val="nl-BE"/>
        </w:rPr>
      </w:pPr>
    </w:p>
    <w:p w14:paraId="0A862FAD" w14:textId="77777777" w:rsidR="00F45300" w:rsidRDefault="00F45300" w:rsidP="00412822">
      <w:pPr>
        <w:pStyle w:val="03aText"/>
        <w:widowControl/>
        <w:rPr>
          <w:noProof/>
          <w:lang w:val="nl-BE"/>
        </w:rPr>
      </w:pPr>
    </w:p>
    <w:p w14:paraId="58DFC90D" w14:textId="77777777" w:rsidR="00AD2355" w:rsidRDefault="00AD2355" w:rsidP="00412822">
      <w:pPr>
        <w:pStyle w:val="03aText"/>
        <w:widowControl/>
        <w:rPr>
          <w:noProof/>
          <w:lang w:val="nl-BE"/>
        </w:rPr>
      </w:pPr>
    </w:p>
    <w:p w14:paraId="1C30E352" w14:textId="77777777" w:rsidR="00412822" w:rsidRDefault="00412822" w:rsidP="00412822">
      <w:pPr>
        <w:pStyle w:val="03aText"/>
        <w:widowControl/>
        <w:rPr>
          <w:noProof/>
          <w:lang w:val="nl-BE"/>
        </w:rPr>
      </w:pPr>
      <w:r w:rsidRPr="00AD04D8">
        <w:rPr>
          <w:noProof/>
          <w:lang w:val="nl-BE"/>
        </w:rPr>
        <w:t>Dat deze maljutka, (door sommi-gen ondergewaardeerd, omdat er slechts vijf stukken op het bord staan.)</w:t>
      </w:r>
      <w:r w:rsidRPr="00AD04D8">
        <w:rPr>
          <w:i/>
          <w:noProof/>
          <w:lang w:val="nl-BE"/>
        </w:rPr>
        <w:t xml:space="preserve"> </w:t>
      </w:r>
      <w:r w:rsidRPr="00AD04D8">
        <w:rPr>
          <w:noProof/>
          <w:lang w:val="nl-BE"/>
        </w:rPr>
        <w:t xml:space="preserve">werd bekroond op het </w:t>
      </w:r>
      <w:r w:rsidRPr="00AD04D8">
        <w:rPr>
          <w:i/>
          <w:iCs/>
          <w:noProof/>
          <w:lang w:val="nl-BE"/>
        </w:rPr>
        <w:t xml:space="preserve">International Chess Tournement </w:t>
      </w:r>
      <w:r w:rsidRPr="00AD04D8">
        <w:rPr>
          <w:noProof/>
          <w:lang w:val="nl-BE"/>
        </w:rPr>
        <w:t xml:space="preserve">in </w:t>
      </w:r>
      <w:r w:rsidR="00EF4B11">
        <w:rPr>
          <w:noProof/>
          <w:lang w:val="nl-BE"/>
        </w:rPr>
        <w:t>’</w:t>
      </w:r>
      <w:r w:rsidRPr="00AD04D8">
        <w:rPr>
          <w:noProof/>
          <w:lang w:val="nl-BE"/>
        </w:rPr>
        <w:t>s Hertogenbosch</w:t>
      </w:r>
      <w:r w:rsidR="00EF4B11">
        <w:rPr>
          <w:noProof/>
          <w:lang w:val="nl-BE"/>
        </w:rPr>
        <w:t xml:space="preserve">, </w:t>
      </w:r>
      <w:r w:rsidRPr="00AD04D8">
        <w:rPr>
          <w:noProof/>
          <w:lang w:val="nl-BE"/>
        </w:rPr>
        <w:t>stemt mij te-vreden.</w:t>
      </w:r>
    </w:p>
    <w:p w14:paraId="1A8D9456" w14:textId="77777777" w:rsidR="009A4D13" w:rsidRDefault="009A4D13" w:rsidP="00412822">
      <w:pPr>
        <w:pStyle w:val="03aText"/>
        <w:widowControl/>
        <w:rPr>
          <w:noProof/>
          <w:lang w:val="nl-BE"/>
        </w:rPr>
      </w:pPr>
    </w:p>
    <w:p w14:paraId="44806F06" w14:textId="77777777" w:rsidR="009A4D13" w:rsidRPr="009A4D13" w:rsidRDefault="009A4D13" w:rsidP="00412822">
      <w:pPr>
        <w:pStyle w:val="03aText"/>
        <w:widowControl/>
        <w:rPr>
          <w:b/>
          <w:i/>
          <w:noProof/>
          <w:lang w:val="en-GB"/>
        </w:rPr>
      </w:pPr>
      <w:r w:rsidRPr="009A4D13">
        <w:rPr>
          <w:noProof/>
          <w:lang w:val="en-GB"/>
        </w:rPr>
        <w:t xml:space="preserve">René Olthof is overtuigd: </w:t>
      </w:r>
      <w:r w:rsidRPr="009A4D13">
        <w:rPr>
          <w:i/>
          <w:noProof/>
          <w:lang w:val="en-GB"/>
        </w:rPr>
        <w:t>“Queen and knight versus queen seems a virtually inexhaustable well.”</w:t>
      </w:r>
    </w:p>
    <w:p w14:paraId="0E301379" w14:textId="77777777" w:rsidR="008C2889" w:rsidRPr="009A4D13" w:rsidRDefault="008C2889" w:rsidP="00412822">
      <w:pPr>
        <w:spacing w:line="190" w:lineRule="exact"/>
        <w:jc w:val="center"/>
        <w:rPr>
          <w:noProof/>
          <w:lang w:val="en-GB"/>
        </w:rPr>
      </w:pPr>
    </w:p>
    <w:p w14:paraId="6567B7B6" w14:textId="77777777" w:rsidR="008C2889" w:rsidRPr="009A4D13" w:rsidRDefault="008C2889" w:rsidP="00412822">
      <w:pPr>
        <w:spacing w:line="190" w:lineRule="exact"/>
        <w:jc w:val="center"/>
        <w:rPr>
          <w:noProof/>
          <w:lang w:val="en-GB"/>
        </w:rPr>
      </w:pPr>
    </w:p>
    <w:p w14:paraId="56FFA824" w14:textId="77777777" w:rsidR="00293F4E" w:rsidRDefault="00293F4E" w:rsidP="00293F4E">
      <w:pPr>
        <w:spacing w:line="190" w:lineRule="exact"/>
        <w:jc w:val="center"/>
        <w:rPr>
          <w:noProof/>
          <w:lang w:val="en-GB"/>
        </w:rPr>
      </w:pPr>
    </w:p>
    <w:p w14:paraId="28E263EB" w14:textId="77777777" w:rsidR="00293F4E" w:rsidRDefault="00293F4E" w:rsidP="00293F4E">
      <w:pPr>
        <w:spacing w:line="190" w:lineRule="exact"/>
        <w:jc w:val="center"/>
        <w:rPr>
          <w:noProof/>
          <w:lang w:val="en-GB"/>
        </w:rPr>
      </w:pPr>
    </w:p>
    <w:p w14:paraId="101FE4FF" w14:textId="77777777" w:rsidR="00293F4E" w:rsidRDefault="00293F4E" w:rsidP="00293F4E">
      <w:pPr>
        <w:spacing w:line="190" w:lineRule="exact"/>
        <w:jc w:val="center"/>
        <w:rPr>
          <w:noProof/>
          <w:lang w:val="en-GB"/>
        </w:rPr>
      </w:pPr>
    </w:p>
    <w:p w14:paraId="32A0CE13" w14:textId="77777777" w:rsidR="00293F4E" w:rsidRDefault="00293F4E" w:rsidP="00293F4E">
      <w:pPr>
        <w:spacing w:line="190" w:lineRule="exact"/>
        <w:jc w:val="center"/>
        <w:rPr>
          <w:noProof/>
          <w:lang w:val="en-GB"/>
        </w:rPr>
      </w:pPr>
    </w:p>
    <w:p w14:paraId="5E0E74A9" w14:textId="77777777" w:rsidR="00293F4E" w:rsidRDefault="00293F4E" w:rsidP="00293F4E">
      <w:pPr>
        <w:spacing w:line="190" w:lineRule="exact"/>
        <w:jc w:val="center"/>
        <w:rPr>
          <w:noProof/>
          <w:lang w:val="en-GB"/>
        </w:rPr>
      </w:pPr>
    </w:p>
    <w:p w14:paraId="6B9E555A" w14:textId="77777777" w:rsidR="00293F4E" w:rsidRDefault="00293F4E" w:rsidP="00293F4E">
      <w:pPr>
        <w:spacing w:line="190" w:lineRule="exact"/>
        <w:jc w:val="center"/>
        <w:rPr>
          <w:noProof/>
          <w:lang w:val="en-GB"/>
        </w:rPr>
      </w:pPr>
    </w:p>
    <w:p w14:paraId="343D555B" w14:textId="77777777" w:rsidR="00293F4E" w:rsidRPr="005714AA" w:rsidRDefault="00293F4E" w:rsidP="00293F4E">
      <w:pPr>
        <w:spacing w:line="190" w:lineRule="exact"/>
        <w:jc w:val="center"/>
        <w:rPr>
          <w:b/>
          <w:sz w:val="20"/>
          <w:szCs w:val="20"/>
        </w:rPr>
      </w:pPr>
    </w:p>
    <w:p w14:paraId="3000610C" w14:textId="77777777" w:rsidR="00293F4E" w:rsidRPr="005714AA" w:rsidRDefault="00293F4E" w:rsidP="00293F4E">
      <w:pPr>
        <w:spacing w:line="190" w:lineRule="exact"/>
        <w:jc w:val="center"/>
        <w:rPr>
          <w:b/>
          <w:sz w:val="20"/>
          <w:szCs w:val="20"/>
        </w:rPr>
      </w:pPr>
    </w:p>
    <w:p w14:paraId="1997CCCC" w14:textId="77777777" w:rsidR="00293F4E" w:rsidRPr="005714AA" w:rsidRDefault="00293F4E" w:rsidP="00293F4E">
      <w:pPr>
        <w:spacing w:line="190" w:lineRule="exact"/>
        <w:jc w:val="center"/>
        <w:rPr>
          <w:b/>
          <w:sz w:val="20"/>
          <w:szCs w:val="20"/>
        </w:rPr>
      </w:pPr>
    </w:p>
    <w:p w14:paraId="6F9873DD" w14:textId="77777777" w:rsidR="00293F4E" w:rsidRPr="005714AA" w:rsidRDefault="00293F4E" w:rsidP="00293F4E">
      <w:pPr>
        <w:spacing w:line="190" w:lineRule="exact"/>
        <w:jc w:val="center"/>
        <w:rPr>
          <w:b/>
          <w:sz w:val="20"/>
          <w:szCs w:val="20"/>
        </w:rPr>
      </w:pPr>
    </w:p>
    <w:p w14:paraId="46A1E99C" w14:textId="77777777" w:rsidR="00293F4E" w:rsidRPr="005714AA" w:rsidRDefault="00293F4E" w:rsidP="00293F4E">
      <w:pPr>
        <w:spacing w:line="190" w:lineRule="exact"/>
        <w:jc w:val="center"/>
        <w:rPr>
          <w:b/>
          <w:sz w:val="20"/>
          <w:szCs w:val="20"/>
        </w:rPr>
      </w:pPr>
    </w:p>
    <w:p w14:paraId="4C8BD71E" w14:textId="77777777" w:rsidR="00293F4E" w:rsidRPr="005714AA" w:rsidRDefault="00293F4E" w:rsidP="00293F4E">
      <w:pPr>
        <w:spacing w:line="190" w:lineRule="exact"/>
        <w:jc w:val="center"/>
        <w:rPr>
          <w:b/>
          <w:sz w:val="20"/>
          <w:szCs w:val="20"/>
        </w:rPr>
      </w:pPr>
    </w:p>
    <w:p w14:paraId="2BC884BF" w14:textId="77777777" w:rsidR="00293F4E" w:rsidRPr="005714AA" w:rsidRDefault="00293F4E" w:rsidP="00293F4E">
      <w:pPr>
        <w:spacing w:line="190" w:lineRule="exact"/>
        <w:jc w:val="center"/>
        <w:rPr>
          <w:b/>
          <w:sz w:val="20"/>
          <w:szCs w:val="20"/>
        </w:rPr>
      </w:pPr>
    </w:p>
    <w:p w14:paraId="46996DFA" w14:textId="77777777" w:rsidR="00293F4E" w:rsidRPr="005714AA" w:rsidRDefault="00293F4E" w:rsidP="00293F4E">
      <w:pPr>
        <w:spacing w:line="190" w:lineRule="exact"/>
        <w:jc w:val="center"/>
        <w:rPr>
          <w:b/>
          <w:sz w:val="20"/>
          <w:szCs w:val="20"/>
        </w:rPr>
      </w:pPr>
    </w:p>
    <w:p w14:paraId="071CDA74" w14:textId="77777777" w:rsidR="00293F4E" w:rsidRPr="005714AA" w:rsidRDefault="00293F4E" w:rsidP="00293F4E">
      <w:pPr>
        <w:spacing w:line="190" w:lineRule="exact"/>
        <w:jc w:val="center"/>
        <w:rPr>
          <w:b/>
          <w:sz w:val="20"/>
          <w:szCs w:val="20"/>
        </w:rPr>
      </w:pPr>
    </w:p>
    <w:p w14:paraId="78F54451" w14:textId="77777777" w:rsidR="00293F4E" w:rsidRPr="005714AA" w:rsidRDefault="00293F4E" w:rsidP="00293F4E">
      <w:pPr>
        <w:spacing w:line="190" w:lineRule="exact"/>
        <w:jc w:val="center"/>
        <w:rPr>
          <w:b/>
          <w:sz w:val="20"/>
          <w:szCs w:val="20"/>
        </w:rPr>
      </w:pPr>
    </w:p>
    <w:p w14:paraId="744ACFC2" w14:textId="77777777" w:rsidR="00293F4E" w:rsidRPr="005714AA" w:rsidRDefault="00293F4E" w:rsidP="00293F4E">
      <w:pPr>
        <w:spacing w:line="190" w:lineRule="exact"/>
        <w:jc w:val="center"/>
        <w:rPr>
          <w:b/>
          <w:sz w:val="20"/>
          <w:szCs w:val="20"/>
        </w:rPr>
      </w:pPr>
    </w:p>
    <w:p w14:paraId="75113AE3" w14:textId="77777777" w:rsidR="00293F4E" w:rsidRPr="005714AA" w:rsidRDefault="00293F4E" w:rsidP="00293F4E">
      <w:pPr>
        <w:spacing w:line="190" w:lineRule="exact"/>
        <w:jc w:val="center"/>
        <w:rPr>
          <w:b/>
          <w:sz w:val="20"/>
          <w:szCs w:val="20"/>
        </w:rPr>
      </w:pPr>
    </w:p>
    <w:p w14:paraId="310D0895" w14:textId="77777777" w:rsidR="00293F4E" w:rsidRPr="005714AA" w:rsidRDefault="00293F4E" w:rsidP="00293F4E">
      <w:pPr>
        <w:spacing w:line="190" w:lineRule="exact"/>
        <w:jc w:val="center"/>
        <w:rPr>
          <w:b/>
          <w:sz w:val="20"/>
          <w:szCs w:val="20"/>
        </w:rPr>
      </w:pPr>
    </w:p>
    <w:p w14:paraId="5C0F082E" w14:textId="77777777" w:rsidR="00293F4E" w:rsidRPr="005714AA" w:rsidRDefault="00293F4E" w:rsidP="00293F4E">
      <w:pPr>
        <w:spacing w:line="190" w:lineRule="exact"/>
        <w:jc w:val="center"/>
        <w:rPr>
          <w:b/>
          <w:sz w:val="20"/>
          <w:szCs w:val="20"/>
        </w:rPr>
      </w:pPr>
    </w:p>
    <w:p w14:paraId="47B9B490" w14:textId="77777777" w:rsidR="00293F4E" w:rsidRPr="005714AA" w:rsidRDefault="00293F4E" w:rsidP="00293F4E">
      <w:pPr>
        <w:spacing w:line="190" w:lineRule="exact"/>
        <w:jc w:val="center"/>
        <w:rPr>
          <w:b/>
          <w:sz w:val="20"/>
          <w:szCs w:val="20"/>
        </w:rPr>
      </w:pPr>
    </w:p>
    <w:p w14:paraId="3A50C8B6" w14:textId="77777777" w:rsidR="00293F4E" w:rsidRPr="005714AA" w:rsidRDefault="00293F4E" w:rsidP="00293F4E">
      <w:pPr>
        <w:spacing w:line="190" w:lineRule="exact"/>
        <w:jc w:val="center"/>
        <w:rPr>
          <w:b/>
          <w:sz w:val="20"/>
          <w:szCs w:val="20"/>
        </w:rPr>
      </w:pPr>
    </w:p>
    <w:p w14:paraId="4830C422" w14:textId="77777777" w:rsidR="00293F4E" w:rsidRPr="005714AA" w:rsidRDefault="00293F4E" w:rsidP="00293F4E">
      <w:pPr>
        <w:spacing w:line="190" w:lineRule="exact"/>
        <w:jc w:val="center"/>
        <w:rPr>
          <w:b/>
          <w:sz w:val="20"/>
          <w:szCs w:val="20"/>
        </w:rPr>
      </w:pPr>
    </w:p>
    <w:p w14:paraId="11E13A46" w14:textId="77777777" w:rsidR="00293F4E" w:rsidRPr="005714AA" w:rsidRDefault="00293F4E" w:rsidP="00293F4E">
      <w:pPr>
        <w:spacing w:line="190" w:lineRule="exact"/>
        <w:jc w:val="center"/>
        <w:rPr>
          <w:b/>
          <w:sz w:val="20"/>
          <w:szCs w:val="20"/>
        </w:rPr>
      </w:pPr>
    </w:p>
    <w:p w14:paraId="088554D1" w14:textId="77777777" w:rsidR="00293F4E" w:rsidRPr="005714AA" w:rsidRDefault="00293F4E" w:rsidP="00293F4E">
      <w:pPr>
        <w:spacing w:line="190" w:lineRule="exact"/>
        <w:jc w:val="center"/>
        <w:rPr>
          <w:b/>
          <w:sz w:val="20"/>
          <w:szCs w:val="20"/>
        </w:rPr>
      </w:pPr>
    </w:p>
    <w:p w14:paraId="7E13910A" w14:textId="77777777" w:rsidR="00293F4E" w:rsidRPr="005714AA" w:rsidRDefault="00293F4E" w:rsidP="00293F4E">
      <w:pPr>
        <w:spacing w:line="190" w:lineRule="exact"/>
        <w:jc w:val="center"/>
        <w:rPr>
          <w:b/>
          <w:sz w:val="20"/>
          <w:szCs w:val="20"/>
        </w:rPr>
      </w:pPr>
    </w:p>
    <w:p w14:paraId="4FB038E6" w14:textId="77777777" w:rsidR="00293F4E" w:rsidRPr="005714AA" w:rsidRDefault="00293F4E" w:rsidP="00293F4E">
      <w:pPr>
        <w:spacing w:line="190" w:lineRule="exact"/>
        <w:jc w:val="center"/>
        <w:rPr>
          <w:b/>
          <w:sz w:val="20"/>
          <w:szCs w:val="20"/>
        </w:rPr>
      </w:pPr>
    </w:p>
    <w:p w14:paraId="3683AA98" w14:textId="77777777" w:rsidR="00293F4E" w:rsidRPr="005714AA" w:rsidRDefault="00293F4E" w:rsidP="00293F4E">
      <w:pPr>
        <w:spacing w:line="190" w:lineRule="exact"/>
        <w:jc w:val="center"/>
        <w:rPr>
          <w:b/>
          <w:sz w:val="20"/>
          <w:szCs w:val="20"/>
        </w:rPr>
      </w:pPr>
    </w:p>
    <w:p w14:paraId="7434574B" w14:textId="77777777" w:rsidR="00412822" w:rsidRPr="00AD04D8" w:rsidRDefault="00412822" w:rsidP="00293F4E">
      <w:pPr>
        <w:spacing w:line="190" w:lineRule="exact"/>
        <w:jc w:val="center"/>
        <w:rPr>
          <w:b/>
          <w:sz w:val="20"/>
          <w:szCs w:val="20"/>
          <w:lang w:val="nl-BE"/>
        </w:rPr>
      </w:pPr>
      <w:r w:rsidRPr="00AD04D8">
        <w:rPr>
          <w:b/>
          <w:sz w:val="20"/>
          <w:szCs w:val="20"/>
          <w:lang w:val="nl-BE"/>
        </w:rPr>
        <w:lastRenderedPageBreak/>
        <w:t xml:space="preserve">- </w:t>
      </w:r>
      <w:r w:rsidR="004873BD">
        <w:rPr>
          <w:b/>
          <w:sz w:val="20"/>
          <w:szCs w:val="20"/>
          <w:lang w:val="nl-BE"/>
        </w:rPr>
        <w:t>35</w:t>
      </w:r>
      <w:r w:rsidRPr="00AD04D8">
        <w:rPr>
          <w:b/>
          <w:sz w:val="20"/>
          <w:szCs w:val="20"/>
          <w:lang w:val="nl-BE"/>
        </w:rPr>
        <w:t xml:space="preserve"> -</w:t>
      </w:r>
    </w:p>
    <w:p w14:paraId="1705BC6E" w14:textId="77777777" w:rsidR="00412822" w:rsidRPr="00AD04D8" w:rsidRDefault="00412822" w:rsidP="00412822">
      <w:pPr>
        <w:spacing w:line="190" w:lineRule="exact"/>
        <w:jc w:val="center"/>
        <w:rPr>
          <w:sz w:val="20"/>
          <w:szCs w:val="20"/>
          <w:lang w:val="nl-BE"/>
        </w:rPr>
      </w:pPr>
    </w:p>
    <w:p w14:paraId="521A75E4" w14:textId="77777777" w:rsidR="00412822" w:rsidRPr="00AD04D8" w:rsidRDefault="00412822" w:rsidP="00412822">
      <w:pPr>
        <w:spacing w:line="190" w:lineRule="exact"/>
        <w:jc w:val="center"/>
        <w:rPr>
          <w:sz w:val="20"/>
          <w:szCs w:val="20"/>
          <w:lang w:val="nl-BE"/>
        </w:rPr>
      </w:pPr>
      <w:r>
        <w:rPr>
          <w:i/>
          <w:sz w:val="20"/>
          <w:szCs w:val="20"/>
          <w:lang w:val="nl-BE"/>
        </w:rPr>
        <w:t>EBUR, 2000</w:t>
      </w:r>
    </w:p>
    <w:p w14:paraId="5C2992EE" w14:textId="77777777" w:rsidR="00412822" w:rsidRPr="00AD04D8" w:rsidRDefault="00412822" w:rsidP="00412822">
      <w:pPr>
        <w:spacing w:line="190" w:lineRule="exact"/>
        <w:jc w:val="center"/>
        <w:rPr>
          <w:sz w:val="20"/>
          <w:szCs w:val="20"/>
          <w:lang w:val="nl-BE"/>
        </w:rPr>
      </w:pPr>
    </w:p>
    <w:p w14:paraId="41F68BE7" w14:textId="77777777" w:rsidR="00B95A41" w:rsidRDefault="00041144" w:rsidP="00480799">
      <w:pPr>
        <w:rPr>
          <w:lang w:val="nl-BE"/>
        </w:rPr>
      </w:pPr>
      <w:r w:rsidRPr="00AD04D8">
        <w:rPr>
          <w:lang w:val="nl-BE"/>
        </w:rPr>
        <w:object w:dxaOrig="4700" w:dyaOrig="4704" w14:anchorId="7FA62D0B">
          <v:shape id="_x0000_i1056" type="#_x0000_t75" style="width:154.5pt;height:150.65pt" o:ole="">
            <v:imagedata r:id="rId81" o:title=""/>
          </v:shape>
          <o:OLEObject Type="Embed" ProgID="CorelDRAW.Graphic.12" ShapeID="_x0000_i1056" DrawAspect="Content" ObjectID="_1587467477" r:id="rId82"/>
        </w:object>
      </w:r>
    </w:p>
    <w:p w14:paraId="2A61F5C9" w14:textId="77777777" w:rsidR="00B62C59" w:rsidRDefault="00B62C59" w:rsidP="0035480F">
      <w:pPr>
        <w:rPr>
          <w:b/>
          <w:noProof/>
          <w:lang w:val="nl-BE"/>
        </w:rPr>
      </w:pPr>
    </w:p>
    <w:p w14:paraId="0B1EE3D5" w14:textId="77777777" w:rsidR="00412822" w:rsidRPr="00B95A41" w:rsidRDefault="00412822" w:rsidP="0035480F">
      <w:pPr>
        <w:rPr>
          <w:noProof/>
          <w:sz w:val="20"/>
          <w:szCs w:val="20"/>
          <w:lang w:val="nl-BE"/>
        </w:rPr>
      </w:pPr>
      <w:r w:rsidRPr="00B95A41">
        <w:rPr>
          <w:b/>
          <w:noProof/>
          <w:lang w:val="nl-BE"/>
        </w:rPr>
        <w:t>+</w:t>
      </w:r>
      <w:r w:rsidR="00D00692" w:rsidRPr="00B95A41">
        <w:rPr>
          <w:b/>
          <w:noProof/>
          <w:lang w:val="nl-BE"/>
        </w:rPr>
        <w:t xml:space="preserve">  </w:t>
      </w:r>
      <w:r w:rsidR="00B95A41">
        <w:rPr>
          <w:noProof/>
          <w:sz w:val="20"/>
          <w:szCs w:val="20"/>
          <w:lang w:val="nl-BE"/>
        </w:rPr>
        <w:t xml:space="preserve">                        </w:t>
      </w:r>
      <w:r w:rsidR="00A85FA6">
        <w:rPr>
          <w:noProof/>
          <w:sz w:val="20"/>
          <w:szCs w:val="20"/>
          <w:lang w:val="nl-BE"/>
        </w:rPr>
        <w:t xml:space="preserve"> </w:t>
      </w:r>
      <w:r w:rsidR="00480799">
        <w:rPr>
          <w:noProof/>
          <w:sz w:val="20"/>
          <w:szCs w:val="20"/>
          <w:lang w:val="nl-BE"/>
        </w:rPr>
        <w:t xml:space="preserve"> </w:t>
      </w:r>
      <w:r w:rsidRPr="00B95A41">
        <w:rPr>
          <w:noProof/>
          <w:sz w:val="20"/>
          <w:szCs w:val="20"/>
          <w:lang w:val="nl-BE"/>
        </w:rPr>
        <w:t>3001.10 d2d6</w:t>
      </w:r>
    </w:p>
    <w:p w14:paraId="3B17249E" w14:textId="77777777" w:rsidR="00B95A41" w:rsidRPr="00B95A41" w:rsidRDefault="00B95A41" w:rsidP="00B95A41">
      <w:pPr>
        <w:jc w:val="center"/>
        <w:rPr>
          <w:noProof/>
          <w:sz w:val="20"/>
          <w:szCs w:val="20"/>
          <w:lang w:val="nl-BE"/>
        </w:rPr>
      </w:pPr>
    </w:p>
    <w:p w14:paraId="01E48AC2" w14:textId="77777777" w:rsidR="00412822" w:rsidRPr="00AD04D8" w:rsidRDefault="00412822" w:rsidP="00B95A41">
      <w:pPr>
        <w:ind w:firstLine="708"/>
        <w:rPr>
          <w:rFonts w:cs="Arial"/>
          <w:b/>
          <w:sz w:val="20"/>
          <w:szCs w:val="20"/>
          <w:lang w:val="nl-BE"/>
        </w:rPr>
      </w:pPr>
      <w:r w:rsidRPr="00AD04D8">
        <w:rPr>
          <w:rFonts w:cs="Arial"/>
          <w:b/>
          <w:sz w:val="20"/>
          <w:szCs w:val="20"/>
          <w:lang w:val="nl-BE"/>
        </w:rPr>
        <w:t>1.d8D+</w:t>
      </w:r>
    </w:p>
    <w:p w14:paraId="37ABE149" w14:textId="77777777" w:rsidR="00412822" w:rsidRPr="00AD04D8" w:rsidRDefault="00412822" w:rsidP="00412822">
      <w:pPr>
        <w:pStyle w:val="03aText"/>
        <w:widowControl/>
        <w:rPr>
          <w:noProof/>
          <w:lang w:val="nl-BE"/>
        </w:rPr>
      </w:pPr>
      <w:r w:rsidRPr="00AD04D8">
        <w:rPr>
          <w:noProof/>
          <w:lang w:val="nl-BE"/>
        </w:rPr>
        <w:t>Wit heeft nu een paard extra, maar is dit voldoende voor de winst?</w:t>
      </w:r>
    </w:p>
    <w:p w14:paraId="57EE78D3" w14:textId="77777777" w:rsidR="00412822" w:rsidRPr="00AD04D8" w:rsidRDefault="00412822" w:rsidP="00412822">
      <w:pPr>
        <w:rPr>
          <w:rFonts w:cs="Arial"/>
          <w:b/>
          <w:sz w:val="20"/>
          <w:szCs w:val="20"/>
          <w:lang w:val="nl-BE"/>
        </w:rPr>
      </w:pPr>
      <w:r w:rsidRPr="00AD04D8">
        <w:rPr>
          <w:rFonts w:cs="Arial"/>
          <w:b/>
          <w:sz w:val="20"/>
          <w:szCs w:val="20"/>
          <w:lang w:val="nl-BE"/>
        </w:rPr>
        <w:tab/>
        <w:t>1...</w:t>
      </w:r>
      <w:r w:rsidRPr="00AD04D8">
        <w:rPr>
          <w:rFonts w:cs="Arial"/>
          <w:b/>
          <w:sz w:val="20"/>
          <w:szCs w:val="20"/>
          <w:lang w:val="nl-BE"/>
        </w:rPr>
        <w:tab/>
      </w:r>
      <w:r w:rsidRPr="00AD04D8">
        <w:rPr>
          <w:rFonts w:cs="Arial"/>
          <w:b/>
          <w:sz w:val="20"/>
          <w:szCs w:val="20"/>
          <w:lang w:val="nl-BE"/>
        </w:rPr>
        <w:tab/>
        <w:t>Kc5</w:t>
      </w:r>
    </w:p>
    <w:p w14:paraId="729E162F" w14:textId="77777777" w:rsidR="00412822" w:rsidRPr="00AD04D8" w:rsidRDefault="00412822" w:rsidP="00412822">
      <w:pPr>
        <w:pStyle w:val="03aText"/>
        <w:widowControl/>
        <w:rPr>
          <w:noProof/>
          <w:lang w:val="nl-BE"/>
        </w:rPr>
      </w:pPr>
      <w:r w:rsidRPr="00AD04D8">
        <w:rPr>
          <w:noProof/>
          <w:lang w:val="nl-BE"/>
        </w:rPr>
        <w:t>Sneller gaat het na 1...Ke6? 2.Dd7+ Kf6 3.Df7+ Kg5 4.Dg6+, zie zet 8. in de hoofdvariant.</w:t>
      </w:r>
    </w:p>
    <w:p w14:paraId="35C5F99E" w14:textId="77777777" w:rsidR="00412822" w:rsidRDefault="00412822" w:rsidP="00412822">
      <w:pPr>
        <w:rPr>
          <w:rFonts w:cs="Arial"/>
          <w:b/>
          <w:sz w:val="20"/>
          <w:szCs w:val="20"/>
          <w:lang w:val="nl-BE"/>
        </w:rPr>
      </w:pPr>
      <w:r w:rsidRPr="00AD04D8">
        <w:rPr>
          <w:rFonts w:cs="Arial"/>
          <w:b/>
          <w:sz w:val="20"/>
          <w:szCs w:val="20"/>
          <w:lang w:val="nl-BE"/>
        </w:rPr>
        <w:tab/>
        <w:t>2.Da5+</w:t>
      </w:r>
      <w:r w:rsidRPr="00AD04D8">
        <w:rPr>
          <w:rFonts w:cs="Arial"/>
          <w:b/>
          <w:sz w:val="20"/>
          <w:szCs w:val="20"/>
          <w:lang w:val="nl-BE"/>
        </w:rPr>
        <w:tab/>
      </w:r>
      <w:r w:rsidRPr="00AD04D8">
        <w:rPr>
          <w:rFonts w:cs="Arial"/>
          <w:b/>
          <w:sz w:val="20"/>
          <w:szCs w:val="20"/>
          <w:lang w:val="nl-BE"/>
        </w:rPr>
        <w:tab/>
        <w:t>Kd4</w:t>
      </w:r>
    </w:p>
    <w:p w14:paraId="0705F5A6" w14:textId="77777777" w:rsidR="00AA2516" w:rsidRPr="00AA2516" w:rsidRDefault="00AA2516" w:rsidP="00AA2516">
      <w:pPr>
        <w:jc w:val="both"/>
        <w:rPr>
          <w:rFonts w:cs="Arial"/>
          <w:i/>
          <w:sz w:val="20"/>
          <w:szCs w:val="20"/>
          <w:lang w:val="nl-BE"/>
        </w:rPr>
      </w:pPr>
      <w:r>
        <w:rPr>
          <w:rFonts w:cs="Arial"/>
          <w:sz w:val="20"/>
          <w:szCs w:val="20"/>
          <w:lang w:val="nl-BE"/>
        </w:rPr>
        <w:t>Na 2…Kd6 3.Db6+ Ke7 4.Dc7+ Ke6 5.Dd7 Kf6 6.Df7</w:t>
      </w:r>
      <w:r w:rsidR="009C6B5B">
        <w:rPr>
          <w:rFonts w:cs="Arial"/>
          <w:sz w:val="20"/>
          <w:szCs w:val="20"/>
          <w:lang w:val="nl-BE"/>
        </w:rPr>
        <w:t>+</w:t>
      </w:r>
      <w:r>
        <w:rPr>
          <w:rFonts w:cs="Arial"/>
          <w:sz w:val="20"/>
          <w:szCs w:val="20"/>
          <w:lang w:val="nl-BE"/>
        </w:rPr>
        <w:t xml:space="preserve"> </w:t>
      </w:r>
      <w:r>
        <w:rPr>
          <w:rFonts w:cs="Arial"/>
          <w:i/>
          <w:sz w:val="20"/>
          <w:szCs w:val="20"/>
          <w:lang w:val="nl-BE"/>
        </w:rPr>
        <w:t>(</w:t>
      </w:r>
      <w:r w:rsidR="009E366D">
        <w:rPr>
          <w:rFonts w:cs="Arial"/>
          <w:i/>
          <w:sz w:val="20"/>
          <w:szCs w:val="20"/>
          <w:lang w:val="nl-BE"/>
        </w:rPr>
        <w:t>Z</w:t>
      </w:r>
      <w:r w:rsidR="00A34000">
        <w:rPr>
          <w:rFonts w:cs="Arial"/>
          <w:i/>
          <w:sz w:val="20"/>
          <w:szCs w:val="20"/>
          <w:lang w:val="nl-BE"/>
        </w:rPr>
        <w:t>ie zet 7.</w:t>
      </w:r>
      <w:r>
        <w:rPr>
          <w:rFonts w:cs="Arial"/>
          <w:i/>
          <w:sz w:val="20"/>
          <w:szCs w:val="20"/>
          <w:lang w:val="nl-BE"/>
        </w:rPr>
        <w:t xml:space="preserve"> in de hoofdvariant.)</w:t>
      </w:r>
    </w:p>
    <w:p w14:paraId="0AAD8D37" w14:textId="77777777" w:rsidR="00412822" w:rsidRPr="00AD04D8" w:rsidRDefault="00412822" w:rsidP="00412822">
      <w:pPr>
        <w:rPr>
          <w:rFonts w:cs="Arial"/>
          <w:b/>
          <w:sz w:val="20"/>
          <w:szCs w:val="20"/>
          <w:lang w:val="nl-BE"/>
        </w:rPr>
      </w:pPr>
      <w:r w:rsidRPr="00AD04D8">
        <w:rPr>
          <w:rFonts w:cs="Arial"/>
          <w:b/>
          <w:sz w:val="20"/>
          <w:szCs w:val="20"/>
          <w:lang w:val="nl-BE"/>
        </w:rPr>
        <w:tab/>
        <w:t>3.Db4+</w:t>
      </w:r>
      <w:r w:rsidRPr="00AD04D8">
        <w:rPr>
          <w:rFonts w:cs="Arial"/>
          <w:b/>
          <w:sz w:val="20"/>
          <w:szCs w:val="20"/>
          <w:lang w:val="nl-BE"/>
        </w:rPr>
        <w:tab/>
      </w:r>
      <w:r w:rsidRPr="00AD04D8">
        <w:rPr>
          <w:rFonts w:cs="Arial"/>
          <w:b/>
          <w:sz w:val="20"/>
          <w:szCs w:val="20"/>
          <w:lang w:val="nl-BE"/>
        </w:rPr>
        <w:tab/>
        <w:t>Kd5</w:t>
      </w:r>
    </w:p>
    <w:p w14:paraId="3F0F3B64" w14:textId="77777777" w:rsidR="00412822" w:rsidRPr="00AD04D8" w:rsidRDefault="00412822" w:rsidP="00412822">
      <w:pPr>
        <w:rPr>
          <w:rFonts w:cs="Arial"/>
          <w:b/>
          <w:sz w:val="20"/>
          <w:szCs w:val="20"/>
          <w:lang w:val="nl-BE"/>
        </w:rPr>
      </w:pPr>
      <w:r w:rsidRPr="00AD04D8">
        <w:rPr>
          <w:rFonts w:cs="Arial"/>
          <w:b/>
          <w:sz w:val="20"/>
          <w:szCs w:val="20"/>
          <w:lang w:val="nl-BE"/>
        </w:rPr>
        <w:tab/>
        <w:t>4.Dc4+</w:t>
      </w:r>
      <w:r w:rsidRPr="00AD04D8">
        <w:rPr>
          <w:rFonts w:cs="Arial"/>
          <w:b/>
          <w:sz w:val="20"/>
          <w:szCs w:val="20"/>
          <w:lang w:val="nl-BE"/>
        </w:rPr>
        <w:tab/>
      </w:r>
      <w:r w:rsidRPr="00AD04D8">
        <w:rPr>
          <w:rFonts w:cs="Arial"/>
          <w:b/>
          <w:sz w:val="20"/>
          <w:szCs w:val="20"/>
          <w:lang w:val="nl-BE"/>
        </w:rPr>
        <w:tab/>
        <w:t>Kd6</w:t>
      </w:r>
    </w:p>
    <w:p w14:paraId="46663EF3" w14:textId="77777777" w:rsidR="00412822" w:rsidRDefault="00412822" w:rsidP="00412822">
      <w:pPr>
        <w:rPr>
          <w:rFonts w:cs="Arial"/>
          <w:b/>
          <w:sz w:val="20"/>
          <w:szCs w:val="20"/>
          <w:lang w:val="nl-BE"/>
        </w:rPr>
      </w:pPr>
      <w:r>
        <w:rPr>
          <w:rFonts w:cs="Arial"/>
          <w:b/>
          <w:sz w:val="20"/>
          <w:szCs w:val="20"/>
          <w:lang w:val="nl-BE"/>
        </w:rPr>
        <w:t xml:space="preserve">  </w:t>
      </w:r>
      <w:r w:rsidR="009E3C6C">
        <w:rPr>
          <w:rFonts w:cs="Arial"/>
          <w:b/>
          <w:sz w:val="20"/>
          <w:szCs w:val="20"/>
          <w:lang w:val="nl-BE"/>
        </w:rPr>
        <w:tab/>
      </w:r>
      <w:r w:rsidRPr="00AD04D8">
        <w:rPr>
          <w:rFonts w:cs="Arial"/>
          <w:b/>
          <w:sz w:val="20"/>
          <w:szCs w:val="20"/>
          <w:lang w:val="nl-BE"/>
        </w:rPr>
        <w:t>5.Dc6+</w:t>
      </w:r>
    </w:p>
    <w:p w14:paraId="5B89BF07" w14:textId="77777777" w:rsidR="00BC3938" w:rsidRDefault="00412822" w:rsidP="00BC3938">
      <w:pPr>
        <w:jc w:val="both"/>
        <w:rPr>
          <w:rFonts w:cs="Arial"/>
          <w:i/>
          <w:sz w:val="20"/>
          <w:szCs w:val="20"/>
          <w:lang w:val="nl-BE"/>
        </w:rPr>
      </w:pPr>
      <w:r>
        <w:rPr>
          <w:rFonts w:cs="Arial"/>
          <w:sz w:val="20"/>
          <w:szCs w:val="20"/>
          <w:lang w:val="nl-BE"/>
        </w:rPr>
        <w:t>5.Dd4+? Kc7 6.Da7+ Kd6 7.Db6+ Ke7</w:t>
      </w:r>
      <w:r w:rsidR="00A828D0">
        <w:rPr>
          <w:rFonts w:cs="Arial"/>
          <w:sz w:val="20"/>
          <w:szCs w:val="20"/>
          <w:lang w:val="nl-BE"/>
        </w:rPr>
        <w:t xml:space="preserve"> 8.</w:t>
      </w:r>
      <w:r w:rsidR="00A93167">
        <w:rPr>
          <w:rFonts w:cs="Arial"/>
          <w:sz w:val="20"/>
          <w:szCs w:val="20"/>
          <w:lang w:val="nl-BE"/>
        </w:rPr>
        <w:t xml:space="preserve">Dc7+ Ke6 9.Dd7 Kf6 10.Df7+ Kg5 </w:t>
      </w:r>
      <w:r w:rsidR="00A93167">
        <w:rPr>
          <w:rFonts w:cs="Arial"/>
          <w:i/>
          <w:sz w:val="20"/>
          <w:szCs w:val="20"/>
          <w:lang w:val="nl-BE"/>
        </w:rPr>
        <w:t>(Zie zet 8.)</w:t>
      </w:r>
      <w:r w:rsidR="00A828D0">
        <w:rPr>
          <w:rFonts w:cs="Arial"/>
          <w:sz w:val="20"/>
          <w:szCs w:val="20"/>
          <w:lang w:val="nl-BE"/>
        </w:rPr>
        <w:t xml:space="preserve"> </w:t>
      </w:r>
    </w:p>
    <w:p w14:paraId="4E7245B6" w14:textId="77777777" w:rsidR="00412822" w:rsidRPr="00AD04D8" w:rsidRDefault="00412822" w:rsidP="00BC3938">
      <w:pPr>
        <w:jc w:val="both"/>
        <w:rPr>
          <w:rFonts w:cs="Arial"/>
          <w:b/>
          <w:sz w:val="20"/>
          <w:szCs w:val="20"/>
          <w:lang w:val="nl-BE"/>
        </w:rPr>
      </w:pPr>
      <w:r>
        <w:rPr>
          <w:rFonts w:cs="Arial"/>
          <w:b/>
          <w:sz w:val="20"/>
          <w:szCs w:val="20"/>
          <w:lang w:val="nl-BE"/>
        </w:rPr>
        <w:t xml:space="preserve">             5…</w:t>
      </w:r>
      <w:r>
        <w:rPr>
          <w:rFonts w:cs="Arial"/>
          <w:b/>
          <w:sz w:val="20"/>
          <w:szCs w:val="20"/>
          <w:lang w:val="nl-BE"/>
        </w:rPr>
        <w:tab/>
      </w:r>
      <w:r>
        <w:rPr>
          <w:rFonts w:cs="Arial"/>
          <w:b/>
          <w:sz w:val="20"/>
          <w:szCs w:val="20"/>
          <w:lang w:val="nl-BE"/>
        </w:rPr>
        <w:tab/>
      </w:r>
      <w:r w:rsidRPr="00AD04D8">
        <w:rPr>
          <w:rFonts w:cs="Arial"/>
          <w:b/>
          <w:sz w:val="20"/>
          <w:szCs w:val="20"/>
          <w:lang w:val="nl-BE"/>
        </w:rPr>
        <w:t>Ke7</w:t>
      </w:r>
    </w:p>
    <w:p w14:paraId="10E92C9D" w14:textId="77777777" w:rsidR="00412822" w:rsidRPr="00AD04D8" w:rsidRDefault="00412822" w:rsidP="00990023">
      <w:pPr>
        <w:rPr>
          <w:rFonts w:cs="Arial"/>
          <w:b/>
          <w:sz w:val="20"/>
          <w:szCs w:val="20"/>
          <w:lang w:val="nl-BE"/>
        </w:rPr>
      </w:pPr>
      <w:r>
        <w:rPr>
          <w:rFonts w:cs="Arial"/>
          <w:b/>
          <w:sz w:val="20"/>
          <w:szCs w:val="20"/>
          <w:lang w:val="nl-BE"/>
        </w:rPr>
        <w:t xml:space="preserve">           </w:t>
      </w:r>
      <w:r w:rsidR="00990023">
        <w:rPr>
          <w:rFonts w:cs="Arial"/>
          <w:b/>
          <w:sz w:val="20"/>
          <w:szCs w:val="20"/>
          <w:lang w:val="nl-BE"/>
        </w:rPr>
        <w:t xml:space="preserve">  </w:t>
      </w:r>
      <w:r w:rsidR="00D42D5E">
        <w:rPr>
          <w:rFonts w:cs="Arial"/>
          <w:b/>
          <w:sz w:val="20"/>
          <w:szCs w:val="20"/>
          <w:lang w:val="nl-BE"/>
        </w:rPr>
        <w:t>6.Dd7+</w:t>
      </w:r>
      <w:r w:rsidR="00D42D5E">
        <w:rPr>
          <w:rFonts w:cs="Arial"/>
          <w:b/>
          <w:sz w:val="20"/>
          <w:szCs w:val="20"/>
          <w:lang w:val="nl-BE"/>
        </w:rPr>
        <w:tab/>
      </w:r>
      <w:r w:rsidR="00D42D5E">
        <w:rPr>
          <w:rFonts w:cs="Arial"/>
          <w:b/>
          <w:sz w:val="20"/>
          <w:szCs w:val="20"/>
          <w:lang w:val="nl-BE"/>
        </w:rPr>
        <w:tab/>
      </w:r>
    </w:p>
    <w:p w14:paraId="5C61402D" w14:textId="77777777" w:rsidR="00990023" w:rsidRDefault="00990023" w:rsidP="00412822">
      <w:pPr>
        <w:pStyle w:val="03aText"/>
        <w:widowControl/>
        <w:spacing w:line="190" w:lineRule="exact"/>
        <w:rPr>
          <w:noProof/>
          <w:lang w:val="nl-BE"/>
        </w:rPr>
      </w:pPr>
    </w:p>
    <w:p w14:paraId="19E7E095" w14:textId="77777777" w:rsidR="00990023" w:rsidRDefault="00990023" w:rsidP="00412822">
      <w:pPr>
        <w:pStyle w:val="03aText"/>
        <w:widowControl/>
        <w:spacing w:line="190" w:lineRule="exact"/>
        <w:rPr>
          <w:noProof/>
          <w:lang w:val="nl-BE"/>
        </w:rPr>
      </w:pPr>
    </w:p>
    <w:p w14:paraId="6F9F6C9F" w14:textId="77777777" w:rsidR="00990023" w:rsidRDefault="00990023" w:rsidP="00412822">
      <w:pPr>
        <w:pStyle w:val="03aText"/>
        <w:widowControl/>
        <w:spacing w:line="190" w:lineRule="exact"/>
        <w:rPr>
          <w:noProof/>
          <w:lang w:val="nl-BE"/>
        </w:rPr>
      </w:pPr>
    </w:p>
    <w:p w14:paraId="52170E51" w14:textId="77777777" w:rsidR="00990023" w:rsidRDefault="00990023" w:rsidP="00412822">
      <w:pPr>
        <w:pStyle w:val="03aText"/>
        <w:widowControl/>
        <w:spacing w:line="190" w:lineRule="exact"/>
        <w:rPr>
          <w:noProof/>
          <w:lang w:val="nl-BE"/>
        </w:rPr>
      </w:pPr>
    </w:p>
    <w:p w14:paraId="598D0B52" w14:textId="77777777" w:rsidR="00293F4E" w:rsidRDefault="00293F4E" w:rsidP="00412822">
      <w:pPr>
        <w:pStyle w:val="03aText"/>
        <w:widowControl/>
        <w:spacing w:line="190" w:lineRule="exact"/>
        <w:rPr>
          <w:noProof/>
          <w:lang w:val="nl-BE"/>
        </w:rPr>
      </w:pPr>
    </w:p>
    <w:p w14:paraId="12F83716" w14:textId="77777777" w:rsidR="0076534A" w:rsidRDefault="0076534A" w:rsidP="00412822">
      <w:pPr>
        <w:pStyle w:val="03aText"/>
        <w:widowControl/>
        <w:spacing w:line="190" w:lineRule="exact"/>
        <w:rPr>
          <w:noProof/>
          <w:lang w:val="nl-BE"/>
        </w:rPr>
      </w:pPr>
    </w:p>
    <w:p w14:paraId="576608DA" w14:textId="77777777" w:rsidR="00990023" w:rsidRDefault="00990023" w:rsidP="00412822">
      <w:pPr>
        <w:pStyle w:val="03aText"/>
        <w:widowControl/>
        <w:spacing w:line="190" w:lineRule="exact"/>
        <w:rPr>
          <w:noProof/>
          <w:lang w:val="nl-BE"/>
        </w:rPr>
      </w:pPr>
    </w:p>
    <w:p w14:paraId="006E8670" w14:textId="77777777" w:rsidR="00412822" w:rsidRDefault="00A34000" w:rsidP="00FE42F6">
      <w:pPr>
        <w:pStyle w:val="03aText"/>
        <w:spacing w:before="40"/>
        <w:rPr>
          <w:noProof/>
          <w:lang w:val="nl-BE"/>
        </w:rPr>
      </w:pPr>
      <w:r>
        <w:rPr>
          <w:noProof/>
          <w:lang w:val="nl-BE"/>
        </w:rPr>
        <w:t>N</w:t>
      </w:r>
      <w:r w:rsidR="00412822" w:rsidRPr="002637DE">
        <w:rPr>
          <w:noProof/>
          <w:lang w:val="nl-BE"/>
        </w:rPr>
        <w:t>u wordt de zwarte k</w:t>
      </w:r>
      <w:r w:rsidR="00A828D0">
        <w:rPr>
          <w:noProof/>
          <w:lang w:val="nl-BE"/>
        </w:rPr>
        <w:t>oning naar onder gedwongen: 6.Dc7+? Ke6 7.Dc7+ Kf6 8.Df7+</w:t>
      </w:r>
      <w:r w:rsidR="009E366D">
        <w:rPr>
          <w:noProof/>
          <w:lang w:val="nl-BE"/>
        </w:rPr>
        <w:t xml:space="preserve"> </w:t>
      </w:r>
      <w:r w:rsidR="00A828D0">
        <w:rPr>
          <w:i/>
          <w:noProof/>
          <w:lang w:val="nl-BE"/>
        </w:rPr>
        <w:t>(</w:t>
      </w:r>
      <w:r w:rsidR="009E366D">
        <w:rPr>
          <w:i/>
          <w:noProof/>
          <w:lang w:val="nl-BE"/>
        </w:rPr>
        <w:t>Z</w:t>
      </w:r>
      <w:r w:rsidR="00A828D0">
        <w:rPr>
          <w:i/>
          <w:noProof/>
          <w:lang w:val="nl-BE"/>
        </w:rPr>
        <w:t xml:space="preserve">ie zet </w:t>
      </w:r>
      <w:r w:rsidR="009E366D">
        <w:rPr>
          <w:i/>
          <w:noProof/>
          <w:lang w:val="nl-BE"/>
        </w:rPr>
        <w:t>7</w:t>
      </w:r>
      <w:r w:rsidR="00412822" w:rsidRPr="002637DE">
        <w:rPr>
          <w:i/>
          <w:noProof/>
          <w:lang w:val="nl-BE"/>
        </w:rPr>
        <w:t>.)</w:t>
      </w:r>
      <w:r w:rsidR="00412822" w:rsidRPr="002637DE">
        <w:rPr>
          <w:noProof/>
          <w:lang w:val="nl-BE"/>
        </w:rPr>
        <w:t xml:space="preserve"> </w:t>
      </w:r>
    </w:p>
    <w:p w14:paraId="2B28381A" w14:textId="77777777" w:rsidR="00D42D5E" w:rsidRPr="00D42D5E" w:rsidRDefault="00D42D5E" w:rsidP="00412822">
      <w:pPr>
        <w:pStyle w:val="03aText"/>
        <w:widowControl/>
        <w:spacing w:line="190" w:lineRule="exact"/>
        <w:rPr>
          <w:b/>
          <w:noProof/>
          <w:lang w:val="nl-BE"/>
        </w:rPr>
      </w:pPr>
      <w:r>
        <w:rPr>
          <w:noProof/>
          <w:lang w:val="nl-BE"/>
        </w:rPr>
        <w:t xml:space="preserve">             </w:t>
      </w:r>
      <w:r>
        <w:rPr>
          <w:b/>
          <w:noProof/>
          <w:lang w:val="nl-BE"/>
        </w:rPr>
        <w:t xml:space="preserve">6…               </w:t>
      </w:r>
      <w:r>
        <w:rPr>
          <w:b/>
          <w:noProof/>
          <w:lang w:val="nl-BE"/>
        </w:rPr>
        <w:tab/>
        <w:t>Kf6</w:t>
      </w:r>
    </w:p>
    <w:p w14:paraId="40FD06E0"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7.Df7+</w:t>
      </w:r>
      <w:r w:rsidRPr="00AD04D8">
        <w:rPr>
          <w:rFonts w:cs="Arial"/>
          <w:b/>
          <w:sz w:val="20"/>
          <w:szCs w:val="20"/>
          <w:lang w:val="nl-BE"/>
        </w:rPr>
        <w:tab/>
      </w:r>
      <w:r w:rsidRPr="00AD04D8">
        <w:rPr>
          <w:rFonts w:cs="Arial"/>
          <w:b/>
          <w:sz w:val="20"/>
          <w:szCs w:val="20"/>
          <w:lang w:val="nl-BE"/>
        </w:rPr>
        <w:tab/>
        <w:t>Kg5</w:t>
      </w:r>
    </w:p>
    <w:p w14:paraId="45FDA504"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8.Dg6+</w:t>
      </w:r>
      <w:r w:rsidRPr="00AD04D8">
        <w:rPr>
          <w:rFonts w:cs="Arial"/>
          <w:b/>
          <w:sz w:val="20"/>
          <w:szCs w:val="20"/>
          <w:lang w:val="nl-BE"/>
        </w:rPr>
        <w:tab/>
      </w:r>
      <w:r w:rsidRPr="00AD04D8">
        <w:rPr>
          <w:rFonts w:cs="Arial"/>
          <w:b/>
          <w:sz w:val="20"/>
          <w:szCs w:val="20"/>
          <w:lang w:val="nl-BE"/>
        </w:rPr>
        <w:tab/>
        <w:t>Kf4</w:t>
      </w:r>
    </w:p>
    <w:p w14:paraId="2EB06053" w14:textId="77777777" w:rsidR="00412822" w:rsidRPr="00AD04D8" w:rsidRDefault="00412822" w:rsidP="00412822">
      <w:pPr>
        <w:pStyle w:val="03aText"/>
        <w:widowControl/>
        <w:rPr>
          <w:noProof/>
          <w:lang w:val="nl-BE"/>
        </w:rPr>
      </w:pPr>
      <w:r>
        <w:rPr>
          <w:noProof/>
          <w:lang w:val="nl-BE"/>
        </w:rPr>
        <w:t>En</w:t>
      </w:r>
      <w:r w:rsidRPr="00AD04D8">
        <w:rPr>
          <w:noProof/>
          <w:lang w:val="nl-BE"/>
        </w:rPr>
        <w:t xml:space="preserve"> komt het paard in aktie.</w:t>
      </w:r>
    </w:p>
    <w:p w14:paraId="3F6C09C6"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9.Pd3+</w:t>
      </w:r>
      <w:r w:rsidRPr="00AD04D8">
        <w:rPr>
          <w:rFonts w:cs="Arial"/>
          <w:b/>
          <w:sz w:val="20"/>
          <w:szCs w:val="20"/>
          <w:lang w:val="nl-BE"/>
        </w:rPr>
        <w:tab/>
      </w:r>
      <w:r w:rsidRPr="00AD04D8">
        <w:rPr>
          <w:rFonts w:cs="Arial"/>
          <w:b/>
          <w:sz w:val="20"/>
          <w:szCs w:val="20"/>
          <w:lang w:val="nl-BE"/>
        </w:rPr>
        <w:tab/>
        <w:t>Kf3</w:t>
      </w:r>
    </w:p>
    <w:p w14:paraId="2EBFBE8F" w14:textId="77777777" w:rsidR="00412822" w:rsidRPr="009F5717" w:rsidRDefault="00412822" w:rsidP="009F5717">
      <w:pPr>
        <w:rPr>
          <w:rFonts w:cs="Arial"/>
          <w:b/>
          <w:sz w:val="20"/>
          <w:szCs w:val="20"/>
          <w:lang w:val="nl-BE"/>
        </w:rPr>
      </w:pPr>
      <w:r>
        <w:rPr>
          <w:rFonts w:cs="Arial"/>
          <w:b/>
          <w:sz w:val="20"/>
          <w:szCs w:val="20"/>
          <w:lang w:val="nl-BE"/>
        </w:rPr>
        <w:t xml:space="preserve">           </w:t>
      </w:r>
      <w:r w:rsidRPr="00AD04D8">
        <w:rPr>
          <w:rFonts w:cs="Arial"/>
          <w:b/>
          <w:sz w:val="20"/>
          <w:szCs w:val="20"/>
          <w:lang w:val="nl-BE"/>
        </w:rPr>
        <w:t>10.Df5+</w:t>
      </w:r>
      <w:r w:rsidRPr="00AD04D8">
        <w:rPr>
          <w:rFonts w:cs="Arial"/>
          <w:b/>
          <w:sz w:val="20"/>
          <w:szCs w:val="20"/>
          <w:lang w:val="nl-BE"/>
        </w:rPr>
        <w:tab/>
      </w:r>
      <w:r>
        <w:rPr>
          <w:rFonts w:cs="Arial"/>
          <w:b/>
          <w:sz w:val="20"/>
          <w:szCs w:val="20"/>
          <w:lang w:val="nl-BE"/>
        </w:rPr>
        <w:tab/>
      </w:r>
      <w:r w:rsidRPr="00AD04D8">
        <w:rPr>
          <w:rFonts w:cs="Arial"/>
          <w:b/>
          <w:sz w:val="20"/>
          <w:szCs w:val="20"/>
          <w:lang w:val="nl-BE"/>
        </w:rPr>
        <w:t>Kg</w:t>
      </w:r>
      <w:r w:rsidR="009F5717">
        <w:rPr>
          <w:rFonts w:cs="Arial"/>
          <w:b/>
          <w:sz w:val="20"/>
          <w:szCs w:val="20"/>
          <w:lang w:val="nl-BE"/>
        </w:rPr>
        <w:t>2</w:t>
      </w:r>
      <w:r w:rsidR="009F5717" w:rsidRPr="009F5717">
        <w:rPr>
          <w:noProof/>
          <w:lang w:val="nl-BE"/>
        </w:rPr>
        <w:t xml:space="preserve">  </w:t>
      </w:r>
    </w:p>
    <w:p w14:paraId="0CFE2E52" w14:textId="77777777" w:rsidR="00412822" w:rsidRPr="009F5717" w:rsidRDefault="00412822" w:rsidP="00412822">
      <w:pPr>
        <w:rPr>
          <w:rFonts w:cs="Arial"/>
          <w:b/>
          <w:sz w:val="20"/>
          <w:szCs w:val="20"/>
          <w:lang w:val="nl-BE"/>
        </w:rPr>
      </w:pPr>
      <w:r w:rsidRPr="009F5717">
        <w:rPr>
          <w:rFonts w:cs="Arial"/>
          <w:b/>
          <w:sz w:val="20"/>
          <w:szCs w:val="20"/>
          <w:lang w:val="nl-BE"/>
        </w:rPr>
        <w:t xml:space="preserve"> </w:t>
      </w:r>
      <w:r w:rsidR="009F5717" w:rsidRPr="009F5717">
        <w:rPr>
          <w:rFonts w:cs="Arial"/>
          <w:b/>
          <w:sz w:val="20"/>
          <w:szCs w:val="20"/>
          <w:lang w:val="nl-BE"/>
        </w:rPr>
        <w:t xml:space="preserve">          11.Pf4+</w:t>
      </w:r>
      <w:r w:rsidRPr="009F5717">
        <w:rPr>
          <w:rFonts w:cs="Arial"/>
          <w:b/>
          <w:sz w:val="20"/>
          <w:szCs w:val="20"/>
          <w:lang w:val="nl-BE"/>
        </w:rPr>
        <w:tab/>
      </w:r>
      <w:r w:rsidRPr="009F5717">
        <w:rPr>
          <w:rFonts w:cs="Arial"/>
          <w:b/>
          <w:sz w:val="20"/>
          <w:szCs w:val="20"/>
          <w:lang w:val="nl-BE"/>
        </w:rPr>
        <w:tab/>
        <w:t>Kf2</w:t>
      </w:r>
    </w:p>
    <w:p w14:paraId="0E43C660" w14:textId="77777777" w:rsidR="00412822" w:rsidRPr="00A93167" w:rsidRDefault="00412822" w:rsidP="00412822">
      <w:pPr>
        <w:rPr>
          <w:rFonts w:cs="Arial"/>
          <w:b/>
          <w:sz w:val="20"/>
          <w:szCs w:val="20"/>
          <w:lang w:val="nl-BE"/>
        </w:rPr>
      </w:pPr>
      <w:r w:rsidRPr="009F5717">
        <w:rPr>
          <w:rFonts w:cs="Arial"/>
          <w:b/>
          <w:sz w:val="20"/>
          <w:szCs w:val="20"/>
          <w:lang w:val="nl-BE"/>
        </w:rPr>
        <w:t xml:space="preserve">           </w:t>
      </w:r>
      <w:r w:rsidRPr="00A93167">
        <w:rPr>
          <w:rFonts w:cs="Arial"/>
          <w:b/>
          <w:sz w:val="20"/>
          <w:szCs w:val="20"/>
          <w:lang w:val="nl-BE"/>
        </w:rPr>
        <w:t>12.Pe2+</w:t>
      </w:r>
    </w:p>
    <w:p w14:paraId="591E0865" w14:textId="77777777" w:rsidR="00412822" w:rsidRPr="00097F42" w:rsidRDefault="00412822" w:rsidP="00412822">
      <w:pPr>
        <w:jc w:val="both"/>
        <w:rPr>
          <w:rFonts w:cs="Arial"/>
          <w:i/>
          <w:sz w:val="20"/>
          <w:szCs w:val="20"/>
          <w:lang w:val="nl-BE"/>
        </w:rPr>
      </w:pPr>
      <w:r w:rsidRPr="00A93167">
        <w:rPr>
          <w:rFonts w:cs="Arial"/>
          <w:sz w:val="20"/>
          <w:szCs w:val="20"/>
          <w:lang w:val="nl-BE"/>
        </w:rPr>
        <w:t xml:space="preserve">12.Ph3+? </w:t>
      </w:r>
      <w:r>
        <w:rPr>
          <w:rFonts w:cs="Arial"/>
          <w:sz w:val="20"/>
          <w:szCs w:val="20"/>
          <w:lang w:val="nl-BE"/>
        </w:rPr>
        <w:t xml:space="preserve">Kg2 13.Pf4+ Kf2 14.Pe2 </w:t>
      </w:r>
      <w:r>
        <w:rPr>
          <w:rFonts w:cs="Arial"/>
          <w:i/>
          <w:sz w:val="20"/>
          <w:szCs w:val="20"/>
          <w:lang w:val="nl-BE"/>
        </w:rPr>
        <w:t>(zie zet 12.)</w:t>
      </w:r>
    </w:p>
    <w:p w14:paraId="7034FB62" w14:textId="77777777" w:rsidR="00412822" w:rsidRPr="00AD04D8" w:rsidRDefault="00412822" w:rsidP="00412822">
      <w:pPr>
        <w:rPr>
          <w:rFonts w:cs="Arial"/>
          <w:b/>
          <w:sz w:val="20"/>
          <w:szCs w:val="20"/>
          <w:lang w:val="nl-BE"/>
        </w:rPr>
      </w:pPr>
      <w:r>
        <w:rPr>
          <w:rFonts w:cs="Arial"/>
          <w:b/>
          <w:sz w:val="20"/>
          <w:szCs w:val="20"/>
          <w:lang w:val="nl-BE"/>
        </w:rPr>
        <w:t xml:space="preserve">           12…</w:t>
      </w:r>
      <w:r>
        <w:rPr>
          <w:rFonts w:cs="Arial"/>
          <w:b/>
          <w:sz w:val="20"/>
          <w:szCs w:val="20"/>
          <w:lang w:val="nl-BE"/>
        </w:rPr>
        <w:tab/>
      </w:r>
      <w:r>
        <w:rPr>
          <w:rFonts w:cs="Arial"/>
          <w:b/>
          <w:sz w:val="20"/>
          <w:szCs w:val="20"/>
          <w:lang w:val="nl-BE"/>
        </w:rPr>
        <w:tab/>
      </w:r>
      <w:r w:rsidRPr="00AD04D8">
        <w:rPr>
          <w:rFonts w:cs="Arial"/>
          <w:b/>
          <w:sz w:val="20"/>
          <w:szCs w:val="20"/>
          <w:lang w:val="nl-BE"/>
        </w:rPr>
        <w:t>Df3</w:t>
      </w:r>
    </w:p>
    <w:p w14:paraId="3B9CBFA2" w14:textId="77777777" w:rsidR="009F5717" w:rsidRDefault="00412822" w:rsidP="009F5717">
      <w:pPr>
        <w:ind w:left="708" w:hanging="708"/>
        <w:rPr>
          <w:rFonts w:cs="Arial"/>
          <w:b/>
          <w:sz w:val="20"/>
          <w:szCs w:val="20"/>
          <w:lang w:val="nl-BE"/>
        </w:rPr>
      </w:pPr>
      <w:r>
        <w:rPr>
          <w:rFonts w:cs="Arial"/>
          <w:b/>
          <w:sz w:val="20"/>
          <w:szCs w:val="20"/>
          <w:lang w:val="nl-BE"/>
        </w:rPr>
        <w:t xml:space="preserve">           </w:t>
      </w:r>
      <w:r w:rsidRPr="00AD04D8">
        <w:rPr>
          <w:rFonts w:cs="Arial"/>
          <w:b/>
          <w:sz w:val="20"/>
          <w:szCs w:val="20"/>
          <w:lang w:val="nl-BE"/>
        </w:rPr>
        <w:t>13.Dc5+</w:t>
      </w:r>
      <w:r w:rsidRPr="00AD04D8">
        <w:rPr>
          <w:rFonts w:cs="Arial"/>
          <w:b/>
          <w:sz w:val="20"/>
          <w:szCs w:val="20"/>
          <w:lang w:val="nl-BE"/>
        </w:rPr>
        <w:tab/>
      </w:r>
      <w:r>
        <w:rPr>
          <w:rFonts w:cs="Arial"/>
          <w:b/>
          <w:sz w:val="20"/>
          <w:szCs w:val="20"/>
          <w:lang w:val="nl-BE"/>
        </w:rPr>
        <w:tab/>
      </w:r>
      <w:r w:rsidR="009F5717">
        <w:rPr>
          <w:rFonts w:cs="Arial"/>
          <w:b/>
          <w:sz w:val="20"/>
          <w:szCs w:val="20"/>
          <w:lang w:val="nl-BE"/>
        </w:rPr>
        <w:t>Kg2</w:t>
      </w:r>
    </w:p>
    <w:p w14:paraId="07708C63" w14:textId="77777777" w:rsidR="00412822" w:rsidRPr="00AD04D8" w:rsidRDefault="009F5717" w:rsidP="009F5717">
      <w:pPr>
        <w:ind w:left="708" w:hanging="708"/>
        <w:rPr>
          <w:rFonts w:cs="Arial"/>
          <w:b/>
          <w:sz w:val="20"/>
          <w:szCs w:val="20"/>
          <w:lang w:val="nl-BE"/>
        </w:rPr>
      </w:pPr>
      <w:r>
        <w:rPr>
          <w:rFonts w:cs="Arial"/>
          <w:b/>
          <w:sz w:val="20"/>
          <w:szCs w:val="20"/>
          <w:lang w:val="nl-BE"/>
        </w:rPr>
        <w:t xml:space="preserve">           </w:t>
      </w:r>
      <w:r w:rsidR="00412822" w:rsidRPr="00AD04D8">
        <w:rPr>
          <w:rFonts w:cs="Arial"/>
          <w:b/>
          <w:sz w:val="20"/>
          <w:szCs w:val="20"/>
          <w:lang w:val="nl-BE"/>
        </w:rPr>
        <w:t>14.Dg5+</w:t>
      </w:r>
      <w:r w:rsidR="00BB54C4">
        <w:rPr>
          <w:rFonts w:cs="Arial"/>
          <w:b/>
          <w:sz w:val="20"/>
          <w:szCs w:val="20"/>
          <w:lang w:val="nl-BE"/>
        </w:rPr>
        <w:t xml:space="preserve"> </w:t>
      </w:r>
      <w:r w:rsidR="00412822" w:rsidRPr="00AD04D8">
        <w:rPr>
          <w:rFonts w:cs="Arial"/>
          <w:b/>
          <w:sz w:val="20"/>
          <w:szCs w:val="20"/>
          <w:lang w:val="nl-BE"/>
        </w:rPr>
        <w:tab/>
        <w:t>Kh2</w:t>
      </w:r>
    </w:p>
    <w:p w14:paraId="03C65FFA" w14:textId="77777777" w:rsidR="00412822" w:rsidRPr="0092594C" w:rsidRDefault="00412822" w:rsidP="009F74C1">
      <w:pPr>
        <w:rPr>
          <w:rFonts w:cs="Arial"/>
          <w:i/>
          <w:sz w:val="20"/>
          <w:szCs w:val="20"/>
          <w:lang w:val="nl-BE"/>
        </w:rPr>
      </w:pPr>
      <w:r>
        <w:rPr>
          <w:rFonts w:cs="Arial"/>
          <w:b/>
          <w:sz w:val="20"/>
          <w:szCs w:val="20"/>
          <w:lang w:val="nl-BE"/>
        </w:rPr>
        <w:t xml:space="preserve">          </w:t>
      </w:r>
      <w:r w:rsidR="009F74C1">
        <w:rPr>
          <w:rFonts w:cs="Arial"/>
          <w:b/>
          <w:sz w:val="20"/>
          <w:szCs w:val="20"/>
          <w:lang w:val="nl-BE"/>
        </w:rPr>
        <w:t xml:space="preserve"> </w:t>
      </w:r>
      <w:r w:rsidRPr="00AD04D8">
        <w:rPr>
          <w:rFonts w:cs="Arial"/>
          <w:b/>
          <w:sz w:val="20"/>
          <w:szCs w:val="20"/>
          <w:lang w:val="nl-BE"/>
        </w:rPr>
        <w:t>15.Ke1</w:t>
      </w:r>
    </w:p>
    <w:p w14:paraId="6C5C9B29" w14:textId="77777777" w:rsidR="0092594C" w:rsidRDefault="009F5717" w:rsidP="00CA6550">
      <w:pPr>
        <w:jc w:val="both"/>
        <w:rPr>
          <w:rFonts w:cs="Arial"/>
          <w:sz w:val="20"/>
          <w:szCs w:val="20"/>
          <w:lang w:val="nl-BE"/>
        </w:rPr>
      </w:pPr>
      <w:r>
        <w:rPr>
          <w:rFonts w:cs="Arial"/>
          <w:sz w:val="20"/>
          <w:szCs w:val="20"/>
          <w:lang w:val="nl-BE"/>
        </w:rPr>
        <w:t xml:space="preserve">Een </w:t>
      </w:r>
      <w:r w:rsidR="00CA6550">
        <w:rPr>
          <w:rFonts w:cs="Arial"/>
          <w:sz w:val="20"/>
          <w:szCs w:val="20"/>
          <w:lang w:val="nl-BE"/>
        </w:rPr>
        <w:t xml:space="preserve"> </w:t>
      </w:r>
      <w:r>
        <w:rPr>
          <w:rFonts w:cs="Arial"/>
          <w:sz w:val="20"/>
          <w:szCs w:val="20"/>
          <w:lang w:val="nl-BE"/>
        </w:rPr>
        <w:t>stille zet:</w:t>
      </w:r>
    </w:p>
    <w:p w14:paraId="37B96D94" w14:textId="77777777" w:rsidR="00E71CFD" w:rsidRPr="0092594C" w:rsidRDefault="0092594C" w:rsidP="0092594C">
      <w:pPr>
        <w:jc w:val="both"/>
        <w:rPr>
          <w:rFonts w:cs="Arial"/>
          <w:i/>
          <w:sz w:val="20"/>
          <w:szCs w:val="20"/>
          <w:lang w:val="nl-BE"/>
        </w:rPr>
      </w:pPr>
      <w:r>
        <w:rPr>
          <w:rFonts w:cs="Arial"/>
          <w:i/>
          <w:sz w:val="20"/>
          <w:szCs w:val="20"/>
          <w:lang w:val="nl-BE"/>
        </w:rPr>
        <w:t xml:space="preserve">a) </w:t>
      </w:r>
      <w:r w:rsidR="00CA6550" w:rsidRPr="0092594C">
        <w:rPr>
          <w:sz w:val="20"/>
          <w:szCs w:val="20"/>
          <w:lang w:val="nl-BE"/>
        </w:rPr>
        <w:t>15.Dh4+</w:t>
      </w:r>
      <w:r w:rsidR="0081180E" w:rsidRPr="0092594C">
        <w:rPr>
          <w:sz w:val="20"/>
          <w:szCs w:val="20"/>
          <w:lang w:val="nl-BE"/>
        </w:rPr>
        <w:t xml:space="preserve">? </w:t>
      </w:r>
      <w:r w:rsidRPr="0092594C">
        <w:rPr>
          <w:sz w:val="20"/>
          <w:szCs w:val="20"/>
          <w:lang w:val="nl-BE"/>
        </w:rPr>
        <w:t xml:space="preserve">of </w:t>
      </w:r>
      <w:r w:rsidR="00CA6550" w:rsidRPr="0092594C">
        <w:rPr>
          <w:sz w:val="20"/>
          <w:szCs w:val="20"/>
          <w:lang w:val="nl-BE"/>
        </w:rPr>
        <w:t>15.Dh6</w:t>
      </w:r>
      <w:r w:rsidR="0081180E" w:rsidRPr="0092594C">
        <w:rPr>
          <w:sz w:val="20"/>
          <w:szCs w:val="20"/>
          <w:lang w:val="nl-BE"/>
        </w:rPr>
        <w:t>?</w:t>
      </w:r>
      <w:r w:rsidR="00CA6550" w:rsidRPr="0092594C">
        <w:rPr>
          <w:sz w:val="20"/>
          <w:szCs w:val="20"/>
          <w:lang w:val="nl-BE"/>
        </w:rPr>
        <w:t xml:space="preserve"> Kg2</w:t>
      </w:r>
      <w:r w:rsidR="0043726B" w:rsidRPr="0092594C">
        <w:rPr>
          <w:sz w:val="20"/>
          <w:szCs w:val="20"/>
          <w:lang w:val="nl-BE"/>
        </w:rPr>
        <w:t xml:space="preserve"> </w:t>
      </w:r>
      <w:r>
        <w:rPr>
          <w:sz w:val="20"/>
          <w:szCs w:val="20"/>
          <w:lang w:val="nl-BE"/>
        </w:rPr>
        <w:t xml:space="preserve">        </w:t>
      </w:r>
      <w:r w:rsidR="0043726B" w:rsidRPr="0092594C">
        <w:rPr>
          <w:sz w:val="20"/>
          <w:szCs w:val="20"/>
          <w:lang w:val="nl-BE"/>
        </w:rPr>
        <w:t>16.Dg5+ Kh2 17.Ke1 is een onno</w:t>
      </w:r>
      <w:r w:rsidR="00E71CFD" w:rsidRPr="0092594C">
        <w:rPr>
          <w:sz w:val="20"/>
          <w:szCs w:val="20"/>
          <w:lang w:val="nl-BE"/>
        </w:rPr>
        <w:t xml:space="preserve">dige omweg: </w:t>
      </w:r>
      <w:r w:rsidR="00E71CFD" w:rsidRPr="0092594C">
        <w:rPr>
          <w:i/>
          <w:sz w:val="20"/>
          <w:szCs w:val="20"/>
          <w:lang w:val="nl-BE"/>
        </w:rPr>
        <w:t xml:space="preserve">(Zie zet </w:t>
      </w:r>
      <w:r w:rsidRPr="0092594C">
        <w:rPr>
          <w:i/>
          <w:sz w:val="20"/>
          <w:szCs w:val="20"/>
          <w:lang w:val="nl-BE"/>
        </w:rPr>
        <w:t>15.)</w:t>
      </w:r>
      <w:r w:rsidR="00461164" w:rsidRPr="0092594C">
        <w:rPr>
          <w:sz w:val="20"/>
          <w:szCs w:val="20"/>
          <w:lang w:val="nl-BE"/>
        </w:rPr>
        <w:t xml:space="preserve"> </w:t>
      </w:r>
      <w:r>
        <w:rPr>
          <w:sz w:val="20"/>
          <w:szCs w:val="20"/>
          <w:lang w:val="nl-BE"/>
        </w:rPr>
        <w:t>Ook:</w:t>
      </w:r>
    </w:p>
    <w:p w14:paraId="5FADA001" w14:textId="77777777" w:rsidR="00412822" w:rsidRPr="0092594C" w:rsidRDefault="0092594C" w:rsidP="0092594C">
      <w:pPr>
        <w:jc w:val="both"/>
        <w:rPr>
          <w:sz w:val="20"/>
          <w:szCs w:val="20"/>
          <w:lang w:val="nl-BE"/>
        </w:rPr>
      </w:pPr>
      <w:r>
        <w:rPr>
          <w:i/>
          <w:sz w:val="20"/>
          <w:szCs w:val="20"/>
          <w:lang w:val="nl-BE"/>
        </w:rPr>
        <w:t xml:space="preserve">b) </w:t>
      </w:r>
      <w:r w:rsidR="00E71CFD">
        <w:rPr>
          <w:sz w:val="20"/>
          <w:szCs w:val="20"/>
          <w:lang w:val="nl-BE"/>
        </w:rPr>
        <w:t>15.De5+?</w:t>
      </w:r>
      <w:r>
        <w:rPr>
          <w:sz w:val="20"/>
          <w:szCs w:val="20"/>
          <w:lang w:val="nl-BE"/>
        </w:rPr>
        <w:t xml:space="preserve"> Kh1</w:t>
      </w:r>
      <w:r w:rsidR="00E71CFD">
        <w:rPr>
          <w:sz w:val="20"/>
          <w:szCs w:val="20"/>
          <w:lang w:val="nl-BE"/>
        </w:rPr>
        <w:t>16.De6 Kg2 17.</w:t>
      </w:r>
      <w:r>
        <w:rPr>
          <w:sz w:val="20"/>
          <w:szCs w:val="20"/>
          <w:lang w:val="nl-BE"/>
        </w:rPr>
        <w:t xml:space="preserve">Dg6+ Kh2 18.Dh6 Kg2 </w:t>
      </w:r>
      <w:r w:rsidR="00E71CFD">
        <w:rPr>
          <w:sz w:val="20"/>
          <w:szCs w:val="20"/>
          <w:lang w:val="nl-BE"/>
        </w:rPr>
        <w:t xml:space="preserve">19.Dg5+ Kh2 20.Ke1 </w:t>
      </w:r>
      <w:r w:rsidR="00E71CFD" w:rsidRPr="00E71CFD">
        <w:rPr>
          <w:i/>
          <w:sz w:val="20"/>
          <w:szCs w:val="20"/>
          <w:lang w:val="nl-BE"/>
        </w:rPr>
        <w:t>(</w:t>
      </w:r>
      <w:r w:rsidR="00E71CFD">
        <w:rPr>
          <w:i/>
          <w:sz w:val="20"/>
          <w:szCs w:val="20"/>
          <w:lang w:val="nl-BE"/>
        </w:rPr>
        <w:t>Z</w:t>
      </w:r>
      <w:r w:rsidR="00E71CFD" w:rsidRPr="00E71CFD">
        <w:rPr>
          <w:i/>
          <w:sz w:val="20"/>
          <w:szCs w:val="20"/>
          <w:lang w:val="nl-BE"/>
        </w:rPr>
        <w:t>ie zet 15.)</w:t>
      </w:r>
    </w:p>
    <w:p w14:paraId="22E02D04" w14:textId="77777777" w:rsidR="00412822" w:rsidRPr="00AD04D8" w:rsidRDefault="00412822" w:rsidP="00412822">
      <w:pPr>
        <w:rPr>
          <w:rFonts w:cs="Arial"/>
          <w:b/>
          <w:sz w:val="20"/>
          <w:szCs w:val="20"/>
          <w:lang w:val="nl-BE"/>
        </w:rPr>
      </w:pPr>
      <w:r>
        <w:rPr>
          <w:rFonts w:cs="Arial"/>
          <w:b/>
          <w:sz w:val="20"/>
          <w:szCs w:val="20"/>
          <w:lang w:val="nl-BE"/>
        </w:rPr>
        <w:t xml:space="preserve">           </w:t>
      </w:r>
      <w:r w:rsidR="009F5717">
        <w:rPr>
          <w:rFonts w:cs="Arial"/>
          <w:b/>
          <w:sz w:val="20"/>
          <w:szCs w:val="20"/>
          <w:lang w:val="nl-BE"/>
        </w:rPr>
        <w:t>15...</w:t>
      </w:r>
      <w:r w:rsidR="009F5717">
        <w:rPr>
          <w:rFonts w:cs="Arial"/>
          <w:b/>
          <w:sz w:val="20"/>
          <w:szCs w:val="20"/>
          <w:lang w:val="nl-BE"/>
        </w:rPr>
        <w:tab/>
      </w:r>
      <w:r w:rsidR="009F5717">
        <w:rPr>
          <w:rFonts w:cs="Arial"/>
          <w:b/>
          <w:sz w:val="20"/>
          <w:szCs w:val="20"/>
          <w:lang w:val="nl-BE"/>
        </w:rPr>
        <w:tab/>
        <w:t>Kh1</w:t>
      </w:r>
    </w:p>
    <w:p w14:paraId="0D2BC673" w14:textId="77777777" w:rsidR="00412822" w:rsidRPr="00461164" w:rsidRDefault="00412822" w:rsidP="00461164">
      <w:pPr>
        <w:rPr>
          <w:rFonts w:cs="Arial"/>
          <w:b/>
          <w:sz w:val="20"/>
          <w:szCs w:val="20"/>
          <w:lang w:val="nl-BE"/>
        </w:rPr>
      </w:pPr>
      <w:r>
        <w:rPr>
          <w:rFonts w:cs="Arial"/>
          <w:b/>
          <w:sz w:val="20"/>
          <w:szCs w:val="20"/>
          <w:lang w:val="nl-BE"/>
        </w:rPr>
        <w:t xml:space="preserve">           </w:t>
      </w:r>
      <w:r w:rsidR="002E1C97">
        <w:rPr>
          <w:rFonts w:cs="Arial"/>
          <w:b/>
          <w:sz w:val="20"/>
          <w:szCs w:val="20"/>
          <w:lang w:val="nl-BE"/>
        </w:rPr>
        <w:t>16.Kf2</w:t>
      </w:r>
      <w:r w:rsidR="002E1C97">
        <w:rPr>
          <w:rFonts w:cs="Arial"/>
          <w:b/>
          <w:sz w:val="20"/>
          <w:szCs w:val="20"/>
          <w:lang w:val="nl-BE"/>
        </w:rPr>
        <w:tab/>
      </w:r>
      <w:r w:rsidR="002E1C97">
        <w:rPr>
          <w:rFonts w:cs="Arial"/>
          <w:b/>
          <w:sz w:val="20"/>
          <w:szCs w:val="20"/>
          <w:lang w:val="nl-BE"/>
        </w:rPr>
        <w:tab/>
        <w:t>Dg2</w:t>
      </w:r>
      <w:r w:rsidR="001C5CFA">
        <w:rPr>
          <w:rFonts w:cs="Arial"/>
          <w:b/>
          <w:sz w:val="20"/>
          <w:szCs w:val="20"/>
          <w:lang w:val="nl-BE"/>
        </w:rPr>
        <w:t>+</w:t>
      </w:r>
      <w:r w:rsidR="002E1C97">
        <w:rPr>
          <w:rFonts w:cs="Arial"/>
          <w:b/>
          <w:sz w:val="20"/>
          <w:szCs w:val="20"/>
          <w:lang w:val="nl-BE"/>
        </w:rPr>
        <w:tab/>
      </w:r>
    </w:p>
    <w:p w14:paraId="6368F501" w14:textId="77777777" w:rsidR="00B95A41" w:rsidRDefault="00412822" w:rsidP="002E1C97">
      <w:pPr>
        <w:rPr>
          <w:b/>
          <w:noProof/>
          <w:sz w:val="20"/>
          <w:szCs w:val="20"/>
          <w:lang w:val="nl-BE"/>
        </w:rPr>
      </w:pPr>
      <w:r>
        <w:rPr>
          <w:rFonts w:cs="Arial"/>
          <w:b/>
          <w:sz w:val="20"/>
          <w:szCs w:val="20"/>
          <w:lang w:val="nl-BE"/>
        </w:rPr>
        <w:t xml:space="preserve">          </w:t>
      </w:r>
      <w:r w:rsidR="002E1C97">
        <w:rPr>
          <w:noProof/>
          <w:lang w:val="nl-BE"/>
        </w:rPr>
        <w:t xml:space="preserve"> </w:t>
      </w:r>
      <w:r w:rsidR="002E1C97" w:rsidRPr="002E1C97">
        <w:rPr>
          <w:b/>
          <w:noProof/>
          <w:sz w:val="20"/>
          <w:szCs w:val="20"/>
          <w:lang w:val="nl-BE"/>
        </w:rPr>
        <w:t>17.Dxg2</w:t>
      </w:r>
    </w:p>
    <w:p w14:paraId="4C8C0F4A" w14:textId="77777777" w:rsidR="00ED1502" w:rsidRPr="00ED1502" w:rsidRDefault="00ED1502" w:rsidP="002E1C97">
      <w:pPr>
        <w:rPr>
          <w:noProof/>
          <w:sz w:val="20"/>
          <w:szCs w:val="20"/>
          <w:lang w:val="nl-BE"/>
        </w:rPr>
      </w:pPr>
      <w:r>
        <w:rPr>
          <w:noProof/>
          <w:sz w:val="20"/>
          <w:szCs w:val="20"/>
          <w:lang w:val="nl-BE"/>
        </w:rPr>
        <w:t>En mat.</w:t>
      </w:r>
    </w:p>
    <w:p w14:paraId="34336140" w14:textId="77777777" w:rsidR="00412822" w:rsidRPr="00AD04D8" w:rsidRDefault="00412822" w:rsidP="00412822">
      <w:pPr>
        <w:pStyle w:val="03cOpmerking"/>
        <w:widowControl/>
        <w:spacing w:before="200"/>
        <w:rPr>
          <w:noProof/>
          <w:lang w:val="nl-BE"/>
        </w:rPr>
      </w:pPr>
      <w:r w:rsidRPr="00AD04D8">
        <w:rPr>
          <w:noProof/>
          <w:lang w:val="nl-BE"/>
        </w:rPr>
        <w:t>Een stu</w:t>
      </w:r>
      <w:r w:rsidRPr="00AD04D8">
        <w:rPr>
          <w:noProof/>
          <w:lang w:val="nl-BE"/>
        </w:rPr>
        <w:softHyphen/>
        <w:t xml:space="preserve">die </w:t>
      </w:r>
      <w:r w:rsidR="006C044A">
        <w:rPr>
          <w:noProof/>
          <w:lang w:val="nl-BE"/>
        </w:rPr>
        <w:t>‘</w:t>
      </w:r>
      <w:r w:rsidRPr="00AD04D8">
        <w:rPr>
          <w:i/>
          <w:noProof/>
          <w:lang w:val="nl-BE"/>
        </w:rPr>
        <w:t>à la Vandiest</w:t>
      </w:r>
      <w:r w:rsidRPr="00AD04D8">
        <w:rPr>
          <w:noProof/>
          <w:lang w:val="nl-BE"/>
        </w:rPr>
        <w:t>.</w:t>
      </w:r>
      <w:r w:rsidR="006C044A">
        <w:rPr>
          <w:noProof/>
          <w:lang w:val="nl-BE"/>
        </w:rPr>
        <w:t>’</w:t>
      </w:r>
    </w:p>
    <w:p w14:paraId="3226A626" w14:textId="77777777" w:rsidR="007F0892" w:rsidRDefault="00412822" w:rsidP="00412822">
      <w:pPr>
        <w:pStyle w:val="02bSource"/>
        <w:widowControl/>
        <w:tabs>
          <w:tab w:val="left" w:pos="114"/>
        </w:tabs>
        <w:spacing w:line="190" w:lineRule="exact"/>
        <w:ind w:firstLine="113"/>
        <w:rPr>
          <w:noProof/>
          <w:lang w:val="nl-BE"/>
        </w:rPr>
      </w:pPr>
      <w:r w:rsidRPr="00AD04D8">
        <w:rPr>
          <w:noProof/>
          <w:lang w:val="nl-BE"/>
        </w:rPr>
        <w:br w:type="page"/>
      </w:r>
    </w:p>
    <w:p w14:paraId="0FC0C7BD" w14:textId="77777777" w:rsidR="007F0892" w:rsidRDefault="007F0892" w:rsidP="00412822">
      <w:pPr>
        <w:pStyle w:val="02bSource"/>
        <w:widowControl/>
        <w:tabs>
          <w:tab w:val="left" w:pos="114"/>
        </w:tabs>
        <w:spacing w:line="190" w:lineRule="exact"/>
        <w:ind w:firstLine="113"/>
        <w:rPr>
          <w:noProof/>
          <w:lang w:val="nl-BE"/>
        </w:rPr>
      </w:pPr>
    </w:p>
    <w:p w14:paraId="71BB5F85" w14:textId="77777777" w:rsidR="00D6552B" w:rsidRDefault="008D05BD" w:rsidP="008D05BD">
      <w:pPr>
        <w:pStyle w:val="02bSource"/>
        <w:widowControl/>
        <w:tabs>
          <w:tab w:val="left" w:pos="114"/>
        </w:tabs>
        <w:spacing w:line="190" w:lineRule="exact"/>
        <w:jc w:val="left"/>
        <w:rPr>
          <w:noProof/>
          <w:lang w:val="nl-BE"/>
        </w:rPr>
      </w:pPr>
      <w:r>
        <w:rPr>
          <w:noProof/>
          <w:lang w:val="nl-BE"/>
        </w:rPr>
        <w:t xml:space="preserve">                    </w:t>
      </w:r>
    </w:p>
    <w:p w14:paraId="3C4C648F" w14:textId="77777777" w:rsidR="00D6552B" w:rsidRDefault="00D6552B" w:rsidP="008D05BD">
      <w:pPr>
        <w:pStyle w:val="02bSource"/>
        <w:widowControl/>
        <w:tabs>
          <w:tab w:val="left" w:pos="114"/>
        </w:tabs>
        <w:spacing w:line="190" w:lineRule="exact"/>
        <w:jc w:val="left"/>
        <w:rPr>
          <w:noProof/>
          <w:lang w:val="nl-BE"/>
        </w:rPr>
      </w:pPr>
    </w:p>
    <w:p w14:paraId="59BA8383" w14:textId="77777777" w:rsidR="00D6552B" w:rsidRDefault="00D6552B" w:rsidP="008D05BD">
      <w:pPr>
        <w:pStyle w:val="02bSource"/>
        <w:widowControl/>
        <w:tabs>
          <w:tab w:val="left" w:pos="114"/>
        </w:tabs>
        <w:spacing w:line="190" w:lineRule="exact"/>
        <w:jc w:val="left"/>
        <w:rPr>
          <w:noProof/>
          <w:lang w:val="nl-BE"/>
        </w:rPr>
      </w:pPr>
    </w:p>
    <w:p w14:paraId="63540FF4" w14:textId="77777777" w:rsidR="00D6552B" w:rsidRDefault="00D6552B" w:rsidP="008D05BD">
      <w:pPr>
        <w:pStyle w:val="02bSource"/>
        <w:widowControl/>
        <w:tabs>
          <w:tab w:val="left" w:pos="114"/>
        </w:tabs>
        <w:spacing w:line="190" w:lineRule="exact"/>
        <w:jc w:val="left"/>
        <w:rPr>
          <w:noProof/>
          <w:lang w:val="nl-BE"/>
        </w:rPr>
      </w:pPr>
    </w:p>
    <w:p w14:paraId="2AF4FBE7" w14:textId="77777777" w:rsidR="00D6552B" w:rsidRDefault="00D6552B" w:rsidP="008D05BD">
      <w:pPr>
        <w:pStyle w:val="02bSource"/>
        <w:widowControl/>
        <w:tabs>
          <w:tab w:val="left" w:pos="114"/>
        </w:tabs>
        <w:spacing w:line="190" w:lineRule="exact"/>
        <w:jc w:val="left"/>
        <w:rPr>
          <w:noProof/>
          <w:lang w:val="nl-BE"/>
        </w:rPr>
      </w:pPr>
    </w:p>
    <w:p w14:paraId="137094DA" w14:textId="77777777" w:rsidR="00D6552B" w:rsidRDefault="00D6552B" w:rsidP="008D05BD">
      <w:pPr>
        <w:pStyle w:val="02bSource"/>
        <w:widowControl/>
        <w:tabs>
          <w:tab w:val="left" w:pos="114"/>
        </w:tabs>
        <w:spacing w:line="190" w:lineRule="exact"/>
        <w:jc w:val="left"/>
        <w:rPr>
          <w:noProof/>
          <w:lang w:val="nl-BE"/>
        </w:rPr>
      </w:pPr>
    </w:p>
    <w:p w14:paraId="610B310E" w14:textId="77777777" w:rsidR="00D6552B" w:rsidRDefault="00D6552B" w:rsidP="008D05BD">
      <w:pPr>
        <w:pStyle w:val="02bSource"/>
        <w:widowControl/>
        <w:tabs>
          <w:tab w:val="left" w:pos="114"/>
        </w:tabs>
        <w:spacing w:line="190" w:lineRule="exact"/>
        <w:jc w:val="left"/>
        <w:rPr>
          <w:noProof/>
          <w:lang w:val="nl-BE"/>
        </w:rPr>
      </w:pPr>
    </w:p>
    <w:p w14:paraId="0565D954" w14:textId="77777777" w:rsidR="00D6552B" w:rsidRDefault="00D6552B" w:rsidP="008D05BD">
      <w:pPr>
        <w:pStyle w:val="02bSource"/>
        <w:widowControl/>
        <w:tabs>
          <w:tab w:val="left" w:pos="114"/>
        </w:tabs>
        <w:spacing w:line="190" w:lineRule="exact"/>
        <w:jc w:val="left"/>
        <w:rPr>
          <w:noProof/>
          <w:lang w:val="nl-BE"/>
        </w:rPr>
      </w:pPr>
    </w:p>
    <w:p w14:paraId="2F4F2CEE" w14:textId="77777777" w:rsidR="00D6552B" w:rsidRDefault="00D6552B" w:rsidP="008D05BD">
      <w:pPr>
        <w:pStyle w:val="02bSource"/>
        <w:widowControl/>
        <w:tabs>
          <w:tab w:val="left" w:pos="114"/>
        </w:tabs>
        <w:spacing w:line="190" w:lineRule="exact"/>
        <w:jc w:val="left"/>
        <w:rPr>
          <w:noProof/>
          <w:lang w:val="nl-BE"/>
        </w:rPr>
      </w:pPr>
    </w:p>
    <w:p w14:paraId="0B7B6FE5" w14:textId="77777777" w:rsidR="00D6552B" w:rsidRDefault="00D6552B" w:rsidP="008D05BD">
      <w:pPr>
        <w:pStyle w:val="02bSource"/>
        <w:widowControl/>
        <w:tabs>
          <w:tab w:val="left" w:pos="114"/>
        </w:tabs>
        <w:spacing w:line="190" w:lineRule="exact"/>
        <w:jc w:val="left"/>
        <w:rPr>
          <w:noProof/>
          <w:lang w:val="nl-BE"/>
        </w:rPr>
      </w:pPr>
    </w:p>
    <w:p w14:paraId="198057F8" w14:textId="77777777" w:rsidR="00D6552B" w:rsidRDefault="00D6552B" w:rsidP="008D05BD">
      <w:pPr>
        <w:pStyle w:val="02bSource"/>
        <w:widowControl/>
        <w:tabs>
          <w:tab w:val="left" w:pos="114"/>
        </w:tabs>
        <w:spacing w:line="190" w:lineRule="exact"/>
        <w:jc w:val="left"/>
        <w:rPr>
          <w:noProof/>
          <w:lang w:val="nl-BE"/>
        </w:rPr>
      </w:pPr>
    </w:p>
    <w:p w14:paraId="6BBB8C46" w14:textId="77777777" w:rsidR="00D6552B" w:rsidRDefault="00D6552B" w:rsidP="008D05BD">
      <w:pPr>
        <w:pStyle w:val="02bSource"/>
        <w:widowControl/>
        <w:tabs>
          <w:tab w:val="left" w:pos="114"/>
        </w:tabs>
        <w:spacing w:line="190" w:lineRule="exact"/>
        <w:jc w:val="left"/>
        <w:rPr>
          <w:noProof/>
          <w:lang w:val="nl-BE"/>
        </w:rPr>
      </w:pPr>
    </w:p>
    <w:p w14:paraId="150148B3" w14:textId="77777777" w:rsidR="00D6552B" w:rsidRDefault="00D6552B" w:rsidP="008D05BD">
      <w:pPr>
        <w:pStyle w:val="02bSource"/>
        <w:widowControl/>
        <w:tabs>
          <w:tab w:val="left" w:pos="114"/>
        </w:tabs>
        <w:spacing w:line="190" w:lineRule="exact"/>
        <w:jc w:val="left"/>
        <w:rPr>
          <w:noProof/>
          <w:lang w:val="nl-BE"/>
        </w:rPr>
      </w:pPr>
    </w:p>
    <w:p w14:paraId="6D4ECAD3" w14:textId="77777777" w:rsidR="00D6552B" w:rsidRDefault="00D6552B" w:rsidP="008D05BD">
      <w:pPr>
        <w:pStyle w:val="02bSource"/>
        <w:widowControl/>
        <w:tabs>
          <w:tab w:val="left" w:pos="114"/>
        </w:tabs>
        <w:spacing w:line="190" w:lineRule="exact"/>
        <w:jc w:val="left"/>
        <w:rPr>
          <w:noProof/>
          <w:lang w:val="nl-BE"/>
        </w:rPr>
      </w:pPr>
    </w:p>
    <w:p w14:paraId="02C7EBA7" w14:textId="77777777" w:rsidR="00D6552B" w:rsidRDefault="00D6552B" w:rsidP="008D05BD">
      <w:pPr>
        <w:pStyle w:val="02bSource"/>
        <w:widowControl/>
        <w:tabs>
          <w:tab w:val="left" w:pos="114"/>
        </w:tabs>
        <w:spacing w:line="190" w:lineRule="exact"/>
        <w:jc w:val="left"/>
        <w:rPr>
          <w:noProof/>
          <w:lang w:val="nl-BE"/>
        </w:rPr>
      </w:pPr>
    </w:p>
    <w:p w14:paraId="4AA827D4" w14:textId="77777777" w:rsidR="00D6552B" w:rsidRDefault="00D6552B" w:rsidP="008D05BD">
      <w:pPr>
        <w:pStyle w:val="02bSource"/>
        <w:widowControl/>
        <w:tabs>
          <w:tab w:val="left" w:pos="114"/>
        </w:tabs>
        <w:spacing w:line="190" w:lineRule="exact"/>
        <w:jc w:val="left"/>
        <w:rPr>
          <w:noProof/>
          <w:lang w:val="nl-BE"/>
        </w:rPr>
      </w:pPr>
    </w:p>
    <w:p w14:paraId="300CD8C5" w14:textId="77777777" w:rsidR="00D6552B" w:rsidRDefault="00D6552B" w:rsidP="008D05BD">
      <w:pPr>
        <w:pStyle w:val="02bSource"/>
        <w:widowControl/>
        <w:tabs>
          <w:tab w:val="left" w:pos="114"/>
        </w:tabs>
        <w:spacing w:line="190" w:lineRule="exact"/>
        <w:jc w:val="left"/>
        <w:rPr>
          <w:noProof/>
          <w:lang w:val="nl-BE"/>
        </w:rPr>
      </w:pPr>
    </w:p>
    <w:p w14:paraId="77E4C57F" w14:textId="77777777" w:rsidR="00D6552B" w:rsidRDefault="00D6552B" w:rsidP="008D05BD">
      <w:pPr>
        <w:pStyle w:val="02bSource"/>
        <w:widowControl/>
        <w:tabs>
          <w:tab w:val="left" w:pos="114"/>
        </w:tabs>
        <w:spacing w:line="190" w:lineRule="exact"/>
        <w:jc w:val="left"/>
        <w:rPr>
          <w:noProof/>
          <w:lang w:val="nl-BE"/>
        </w:rPr>
      </w:pPr>
    </w:p>
    <w:p w14:paraId="1E79815D" w14:textId="77777777" w:rsidR="00D6552B" w:rsidRDefault="00D6552B" w:rsidP="008D05BD">
      <w:pPr>
        <w:pStyle w:val="02bSource"/>
        <w:widowControl/>
        <w:tabs>
          <w:tab w:val="left" w:pos="114"/>
        </w:tabs>
        <w:spacing w:line="190" w:lineRule="exact"/>
        <w:jc w:val="left"/>
        <w:rPr>
          <w:noProof/>
          <w:lang w:val="nl-BE"/>
        </w:rPr>
      </w:pPr>
    </w:p>
    <w:p w14:paraId="366499BD" w14:textId="77777777" w:rsidR="00D6552B" w:rsidRDefault="00D6552B" w:rsidP="008D05BD">
      <w:pPr>
        <w:pStyle w:val="02bSource"/>
        <w:widowControl/>
        <w:tabs>
          <w:tab w:val="left" w:pos="114"/>
        </w:tabs>
        <w:spacing w:line="190" w:lineRule="exact"/>
        <w:jc w:val="left"/>
        <w:rPr>
          <w:noProof/>
          <w:lang w:val="nl-BE"/>
        </w:rPr>
      </w:pPr>
    </w:p>
    <w:p w14:paraId="4C6AB00A" w14:textId="77777777" w:rsidR="00D6552B" w:rsidRDefault="00D6552B" w:rsidP="008D05BD">
      <w:pPr>
        <w:pStyle w:val="02bSource"/>
        <w:widowControl/>
        <w:tabs>
          <w:tab w:val="left" w:pos="114"/>
        </w:tabs>
        <w:spacing w:line="190" w:lineRule="exact"/>
        <w:jc w:val="left"/>
        <w:rPr>
          <w:noProof/>
          <w:lang w:val="nl-BE"/>
        </w:rPr>
      </w:pPr>
    </w:p>
    <w:p w14:paraId="33F05B4E" w14:textId="77777777" w:rsidR="00D6552B" w:rsidRDefault="00D6552B" w:rsidP="008D05BD">
      <w:pPr>
        <w:pStyle w:val="02bSource"/>
        <w:widowControl/>
        <w:tabs>
          <w:tab w:val="left" w:pos="114"/>
        </w:tabs>
        <w:spacing w:line="190" w:lineRule="exact"/>
        <w:jc w:val="left"/>
        <w:rPr>
          <w:noProof/>
          <w:lang w:val="nl-BE"/>
        </w:rPr>
      </w:pPr>
    </w:p>
    <w:p w14:paraId="26EB99DA" w14:textId="77777777" w:rsidR="00D6552B" w:rsidRDefault="00D6552B" w:rsidP="008D05BD">
      <w:pPr>
        <w:pStyle w:val="02bSource"/>
        <w:widowControl/>
        <w:tabs>
          <w:tab w:val="left" w:pos="114"/>
        </w:tabs>
        <w:spacing w:line="190" w:lineRule="exact"/>
        <w:jc w:val="left"/>
        <w:rPr>
          <w:noProof/>
          <w:lang w:val="nl-BE"/>
        </w:rPr>
      </w:pPr>
    </w:p>
    <w:p w14:paraId="377A03DB" w14:textId="77777777" w:rsidR="00D6552B" w:rsidRDefault="00D6552B" w:rsidP="008D05BD">
      <w:pPr>
        <w:pStyle w:val="02bSource"/>
        <w:widowControl/>
        <w:tabs>
          <w:tab w:val="left" w:pos="114"/>
        </w:tabs>
        <w:spacing w:line="190" w:lineRule="exact"/>
        <w:jc w:val="left"/>
        <w:rPr>
          <w:noProof/>
          <w:lang w:val="nl-BE"/>
        </w:rPr>
      </w:pPr>
    </w:p>
    <w:p w14:paraId="5EF2C338" w14:textId="77777777" w:rsidR="00D6552B" w:rsidRDefault="00D6552B" w:rsidP="008D05BD">
      <w:pPr>
        <w:pStyle w:val="02bSource"/>
        <w:widowControl/>
        <w:tabs>
          <w:tab w:val="left" w:pos="114"/>
        </w:tabs>
        <w:spacing w:line="190" w:lineRule="exact"/>
        <w:jc w:val="left"/>
        <w:rPr>
          <w:noProof/>
          <w:lang w:val="nl-BE"/>
        </w:rPr>
      </w:pPr>
    </w:p>
    <w:p w14:paraId="2238334E" w14:textId="77777777" w:rsidR="00D6552B" w:rsidRDefault="00D6552B" w:rsidP="008D05BD">
      <w:pPr>
        <w:pStyle w:val="02bSource"/>
        <w:widowControl/>
        <w:tabs>
          <w:tab w:val="left" w:pos="114"/>
        </w:tabs>
        <w:spacing w:line="190" w:lineRule="exact"/>
        <w:jc w:val="left"/>
        <w:rPr>
          <w:noProof/>
          <w:lang w:val="nl-BE"/>
        </w:rPr>
      </w:pPr>
    </w:p>
    <w:p w14:paraId="611509C1" w14:textId="77777777" w:rsidR="00D6552B" w:rsidRDefault="00D6552B" w:rsidP="008D05BD">
      <w:pPr>
        <w:pStyle w:val="02bSource"/>
        <w:widowControl/>
        <w:tabs>
          <w:tab w:val="left" w:pos="114"/>
        </w:tabs>
        <w:spacing w:line="190" w:lineRule="exact"/>
        <w:jc w:val="left"/>
        <w:rPr>
          <w:noProof/>
          <w:lang w:val="nl-BE"/>
        </w:rPr>
      </w:pPr>
    </w:p>
    <w:p w14:paraId="7F2429D2" w14:textId="77777777" w:rsidR="00D6552B" w:rsidRDefault="00D6552B" w:rsidP="008D05BD">
      <w:pPr>
        <w:pStyle w:val="02bSource"/>
        <w:widowControl/>
        <w:tabs>
          <w:tab w:val="left" w:pos="114"/>
        </w:tabs>
        <w:spacing w:line="190" w:lineRule="exact"/>
        <w:jc w:val="left"/>
        <w:rPr>
          <w:noProof/>
          <w:lang w:val="nl-BE"/>
        </w:rPr>
      </w:pPr>
    </w:p>
    <w:p w14:paraId="29654F08" w14:textId="77777777" w:rsidR="00D6552B" w:rsidRDefault="00D6552B" w:rsidP="008D05BD">
      <w:pPr>
        <w:pStyle w:val="02bSource"/>
        <w:widowControl/>
        <w:tabs>
          <w:tab w:val="left" w:pos="114"/>
        </w:tabs>
        <w:spacing w:line="190" w:lineRule="exact"/>
        <w:jc w:val="left"/>
        <w:rPr>
          <w:noProof/>
          <w:lang w:val="nl-BE"/>
        </w:rPr>
      </w:pPr>
    </w:p>
    <w:p w14:paraId="2E95B58E" w14:textId="77777777" w:rsidR="00D6552B" w:rsidRDefault="00D6552B" w:rsidP="008D05BD">
      <w:pPr>
        <w:pStyle w:val="02bSource"/>
        <w:widowControl/>
        <w:tabs>
          <w:tab w:val="left" w:pos="114"/>
        </w:tabs>
        <w:spacing w:line="190" w:lineRule="exact"/>
        <w:jc w:val="left"/>
        <w:rPr>
          <w:noProof/>
          <w:lang w:val="nl-BE"/>
        </w:rPr>
      </w:pPr>
    </w:p>
    <w:p w14:paraId="4062E5A6" w14:textId="77777777" w:rsidR="00D6552B" w:rsidRDefault="00D6552B" w:rsidP="008D05BD">
      <w:pPr>
        <w:pStyle w:val="02bSource"/>
        <w:widowControl/>
        <w:tabs>
          <w:tab w:val="left" w:pos="114"/>
        </w:tabs>
        <w:spacing w:line="190" w:lineRule="exact"/>
        <w:jc w:val="left"/>
        <w:rPr>
          <w:noProof/>
          <w:lang w:val="nl-BE"/>
        </w:rPr>
      </w:pPr>
    </w:p>
    <w:p w14:paraId="2D10DBB6" w14:textId="77777777" w:rsidR="00D6552B" w:rsidRDefault="00D6552B" w:rsidP="008D05BD">
      <w:pPr>
        <w:pStyle w:val="02bSource"/>
        <w:widowControl/>
        <w:tabs>
          <w:tab w:val="left" w:pos="114"/>
        </w:tabs>
        <w:spacing w:line="190" w:lineRule="exact"/>
        <w:jc w:val="left"/>
        <w:rPr>
          <w:noProof/>
          <w:lang w:val="nl-BE"/>
        </w:rPr>
      </w:pPr>
    </w:p>
    <w:p w14:paraId="7AC996C0" w14:textId="77777777" w:rsidR="00D6552B" w:rsidRDefault="00D6552B" w:rsidP="008D05BD">
      <w:pPr>
        <w:pStyle w:val="02bSource"/>
        <w:widowControl/>
        <w:tabs>
          <w:tab w:val="left" w:pos="114"/>
        </w:tabs>
        <w:spacing w:line="190" w:lineRule="exact"/>
        <w:jc w:val="left"/>
        <w:rPr>
          <w:noProof/>
          <w:lang w:val="nl-BE"/>
        </w:rPr>
      </w:pPr>
    </w:p>
    <w:p w14:paraId="22A94873" w14:textId="77777777" w:rsidR="00D6552B" w:rsidRDefault="00D6552B" w:rsidP="008D05BD">
      <w:pPr>
        <w:pStyle w:val="02bSource"/>
        <w:widowControl/>
        <w:tabs>
          <w:tab w:val="left" w:pos="114"/>
        </w:tabs>
        <w:spacing w:line="190" w:lineRule="exact"/>
        <w:jc w:val="left"/>
        <w:rPr>
          <w:noProof/>
          <w:lang w:val="nl-BE"/>
        </w:rPr>
      </w:pPr>
    </w:p>
    <w:p w14:paraId="534D31A1" w14:textId="77777777" w:rsidR="00D6552B" w:rsidRDefault="00D6552B" w:rsidP="008D05BD">
      <w:pPr>
        <w:pStyle w:val="02bSource"/>
        <w:widowControl/>
        <w:tabs>
          <w:tab w:val="left" w:pos="114"/>
        </w:tabs>
        <w:spacing w:line="190" w:lineRule="exact"/>
        <w:jc w:val="left"/>
        <w:rPr>
          <w:noProof/>
          <w:lang w:val="nl-BE"/>
        </w:rPr>
      </w:pPr>
    </w:p>
    <w:p w14:paraId="5375BCC3" w14:textId="77777777" w:rsidR="00D6552B" w:rsidRDefault="00D6552B" w:rsidP="008D05BD">
      <w:pPr>
        <w:pStyle w:val="02bSource"/>
        <w:widowControl/>
        <w:tabs>
          <w:tab w:val="left" w:pos="114"/>
        </w:tabs>
        <w:spacing w:line="190" w:lineRule="exact"/>
        <w:jc w:val="left"/>
        <w:rPr>
          <w:noProof/>
          <w:lang w:val="nl-BE"/>
        </w:rPr>
      </w:pPr>
    </w:p>
    <w:p w14:paraId="66D7656C" w14:textId="77777777" w:rsidR="00D6552B" w:rsidRDefault="00D6552B" w:rsidP="008D05BD">
      <w:pPr>
        <w:pStyle w:val="02bSource"/>
        <w:widowControl/>
        <w:tabs>
          <w:tab w:val="left" w:pos="114"/>
        </w:tabs>
        <w:spacing w:line="190" w:lineRule="exact"/>
        <w:jc w:val="left"/>
        <w:rPr>
          <w:noProof/>
          <w:lang w:val="nl-BE"/>
        </w:rPr>
      </w:pPr>
    </w:p>
    <w:p w14:paraId="705ABF3E" w14:textId="77777777" w:rsidR="00D6552B" w:rsidRDefault="00D6552B" w:rsidP="008D05BD">
      <w:pPr>
        <w:pStyle w:val="02bSource"/>
        <w:widowControl/>
        <w:tabs>
          <w:tab w:val="left" w:pos="114"/>
        </w:tabs>
        <w:spacing w:line="190" w:lineRule="exact"/>
        <w:jc w:val="left"/>
        <w:rPr>
          <w:noProof/>
          <w:lang w:val="nl-BE"/>
        </w:rPr>
      </w:pPr>
    </w:p>
    <w:p w14:paraId="646793A6" w14:textId="77777777" w:rsidR="00D6552B" w:rsidRDefault="00D6552B" w:rsidP="008D05BD">
      <w:pPr>
        <w:pStyle w:val="02bSource"/>
        <w:widowControl/>
        <w:tabs>
          <w:tab w:val="left" w:pos="114"/>
        </w:tabs>
        <w:spacing w:line="190" w:lineRule="exact"/>
        <w:jc w:val="left"/>
        <w:rPr>
          <w:noProof/>
          <w:lang w:val="nl-BE"/>
        </w:rPr>
      </w:pPr>
    </w:p>
    <w:p w14:paraId="74983752" w14:textId="77777777" w:rsidR="00D6552B" w:rsidRDefault="00D6552B" w:rsidP="008D05BD">
      <w:pPr>
        <w:pStyle w:val="02bSource"/>
        <w:widowControl/>
        <w:tabs>
          <w:tab w:val="left" w:pos="114"/>
        </w:tabs>
        <w:spacing w:line="190" w:lineRule="exact"/>
        <w:jc w:val="left"/>
        <w:rPr>
          <w:noProof/>
          <w:lang w:val="nl-BE"/>
        </w:rPr>
      </w:pPr>
    </w:p>
    <w:p w14:paraId="0E8F33D6" w14:textId="77777777" w:rsidR="00D6552B" w:rsidRDefault="00D6552B" w:rsidP="008D05BD">
      <w:pPr>
        <w:pStyle w:val="02bSource"/>
        <w:widowControl/>
        <w:tabs>
          <w:tab w:val="left" w:pos="114"/>
        </w:tabs>
        <w:spacing w:line="190" w:lineRule="exact"/>
        <w:jc w:val="left"/>
        <w:rPr>
          <w:noProof/>
          <w:lang w:val="nl-BE"/>
        </w:rPr>
      </w:pPr>
    </w:p>
    <w:p w14:paraId="26C453B6" w14:textId="77777777" w:rsidR="00D6552B" w:rsidRDefault="00D6552B" w:rsidP="008D05BD">
      <w:pPr>
        <w:pStyle w:val="02bSource"/>
        <w:widowControl/>
        <w:tabs>
          <w:tab w:val="left" w:pos="114"/>
        </w:tabs>
        <w:spacing w:line="190" w:lineRule="exact"/>
        <w:jc w:val="left"/>
        <w:rPr>
          <w:noProof/>
          <w:lang w:val="nl-BE"/>
        </w:rPr>
      </w:pPr>
    </w:p>
    <w:p w14:paraId="54CC4515" w14:textId="77777777" w:rsidR="00D6552B" w:rsidRDefault="00D6552B" w:rsidP="008D05BD">
      <w:pPr>
        <w:pStyle w:val="02bSource"/>
        <w:widowControl/>
        <w:tabs>
          <w:tab w:val="left" w:pos="114"/>
        </w:tabs>
        <w:spacing w:line="190" w:lineRule="exact"/>
        <w:jc w:val="left"/>
        <w:rPr>
          <w:noProof/>
          <w:lang w:val="nl-BE"/>
        </w:rPr>
      </w:pPr>
    </w:p>
    <w:p w14:paraId="3B8319E9" w14:textId="77777777" w:rsidR="00D6552B" w:rsidRDefault="00D6552B" w:rsidP="008D05BD">
      <w:pPr>
        <w:pStyle w:val="02bSource"/>
        <w:widowControl/>
        <w:tabs>
          <w:tab w:val="left" w:pos="114"/>
        </w:tabs>
        <w:spacing w:line="190" w:lineRule="exact"/>
        <w:jc w:val="left"/>
        <w:rPr>
          <w:noProof/>
          <w:lang w:val="nl-BE"/>
        </w:rPr>
      </w:pPr>
    </w:p>
    <w:p w14:paraId="2F85CCF9" w14:textId="77777777" w:rsidR="00D6552B" w:rsidRDefault="00D6552B" w:rsidP="008D05BD">
      <w:pPr>
        <w:pStyle w:val="02bSource"/>
        <w:widowControl/>
        <w:tabs>
          <w:tab w:val="left" w:pos="114"/>
        </w:tabs>
        <w:spacing w:line="190" w:lineRule="exact"/>
        <w:jc w:val="left"/>
        <w:rPr>
          <w:noProof/>
          <w:lang w:val="nl-BE"/>
        </w:rPr>
      </w:pPr>
    </w:p>
    <w:p w14:paraId="3B153151" w14:textId="77777777" w:rsidR="00D6552B" w:rsidRDefault="00D6552B" w:rsidP="008D05BD">
      <w:pPr>
        <w:pStyle w:val="02bSource"/>
        <w:widowControl/>
        <w:tabs>
          <w:tab w:val="left" w:pos="114"/>
        </w:tabs>
        <w:spacing w:line="190" w:lineRule="exact"/>
        <w:jc w:val="left"/>
        <w:rPr>
          <w:noProof/>
          <w:lang w:val="nl-BE"/>
        </w:rPr>
      </w:pPr>
    </w:p>
    <w:p w14:paraId="3711C77E" w14:textId="77777777" w:rsidR="00D6552B" w:rsidRDefault="00D6552B" w:rsidP="008D05BD">
      <w:pPr>
        <w:pStyle w:val="02bSource"/>
        <w:widowControl/>
        <w:tabs>
          <w:tab w:val="left" w:pos="114"/>
        </w:tabs>
        <w:spacing w:line="190" w:lineRule="exact"/>
        <w:jc w:val="left"/>
        <w:rPr>
          <w:noProof/>
          <w:lang w:val="nl-BE"/>
        </w:rPr>
      </w:pPr>
    </w:p>
    <w:p w14:paraId="401F0929" w14:textId="77777777" w:rsidR="00D6552B" w:rsidRDefault="00D6552B" w:rsidP="008D05BD">
      <w:pPr>
        <w:pStyle w:val="02bSource"/>
        <w:widowControl/>
        <w:tabs>
          <w:tab w:val="left" w:pos="114"/>
        </w:tabs>
        <w:spacing w:line="190" w:lineRule="exact"/>
        <w:jc w:val="left"/>
        <w:rPr>
          <w:noProof/>
          <w:lang w:val="nl-BE"/>
        </w:rPr>
      </w:pPr>
    </w:p>
    <w:p w14:paraId="01AF4250" w14:textId="77777777" w:rsidR="00D6552B" w:rsidRDefault="00D6552B" w:rsidP="008D05BD">
      <w:pPr>
        <w:pStyle w:val="02bSource"/>
        <w:widowControl/>
        <w:tabs>
          <w:tab w:val="left" w:pos="114"/>
        </w:tabs>
        <w:spacing w:line="190" w:lineRule="exact"/>
        <w:jc w:val="left"/>
        <w:rPr>
          <w:noProof/>
          <w:lang w:val="nl-BE"/>
        </w:rPr>
      </w:pPr>
    </w:p>
    <w:p w14:paraId="3B8FB76D" w14:textId="77777777" w:rsidR="00D6552B" w:rsidRDefault="00D6552B" w:rsidP="008D05BD">
      <w:pPr>
        <w:pStyle w:val="02bSource"/>
        <w:widowControl/>
        <w:tabs>
          <w:tab w:val="left" w:pos="114"/>
        </w:tabs>
        <w:spacing w:line="190" w:lineRule="exact"/>
        <w:jc w:val="left"/>
        <w:rPr>
          <w:noProof/>
          <w:lang w:val="nl-BE"/>
        </w:rPr>
      </w:pPr>
    </w:p>
    <w:p w14:paraId="137CAB91" w14:textId="77777777" w:rsidR="00D6552B" w:rsidRDefault="00D6552B" w:rsidP="008D05BD">
      <w:pPr>
        <w:pStyle w:val="02bSource"/>
        <w:widowControl/>
        <w:tabs>
          <w:tab w:val="left" w:pos="114"/>
        </w:tabs>
        <w:spacing w:line="190" w:lineRule="exact"/>
        <w:jc w:val="left"/>
        <w:rPr>
          <w:noProof/>
          <w:lang w:val="nl-BE"/>
        </w:rPr>
      </w:pPr>
    </w:p>
    <w:p w14:paraId="30CE916C" w14:textId="77777777" w:rsidR="00D6552B" w:rsidRDefault="00D6552B" w:rsidP="008D05BD">
      <w:pPr>
        <w:pStyle w:val="02bSource"/>
        <w:widowControl/>
        <w:tabs>
          <w:tab w:val="left" w:pos="114"/>
        </w:tabs>
        <w:spacing w:line="190" w:lineRule="exact"/>
        <w:jc w:val="left"/>
        <w:rPr>
          <w:noProof/>
          <w:lang w:val="nl-BE"/>
        </w:rPr>
      </w:pPr>
    </w:p>
    <w:p w14:paraId="7FADBB77" w14:textId="77777777" w:rsidR="00D6552B" w:rsidRDefault="00D6552B" w:rsidP="008D05BD">
      <w:pPr>
        <w:pStyle w:val="02bSource"/>
        <w:widowControl/>
        <w:tabs>
          <w:tab w:val="left" w:pos="114"/>
        </w:tabs>
        <w:spacing w:line="190" w:lineRule="exact"/>
        <w:jc w:val="left"/>
        <w:rPr>
          <w:noProof/>
          <w:lang w:val="nl-BE"/>
        </w:rPr>
      </w:pPr>
    </w:p>
    <w:p w14:paraId="46FDBF43" w14:textId="77777777" w:rsidR="00D6552B" w:rsidRDefault="00D6552B" w:rsidP="008D05BD">
      <w:pPr>
        <w:pStyle w:val="02bSource"/>
        <w:widowControl/>
        <w:tabs>
          <w:tab w:val="left" w:pos="114"/>
        </w:tabs>
        <w:spacing w:line="190" w:lineRule="exact"/>
        <w:jc w:val="left"/>
        <w:rPr>
          <w:noProof/>
          <w:lang w:val="nl-BE"/>
        </w:rPr>
      </w:pPr>
    </w:p>
    <w:p w14:paraId="0F9F5113" w14:textId="77777777" w:rsidR="00D6552B" w:rsidRDefault="00D6552B" w:rsidP="008D05BD">
      <w:pPr>
        <w:pStyle w:val="02bSource"/>
        <w:widowControl/>
        <w:tabs>
          <w:tab w:val="left" w:pos="114"/>
        </w:tabs>
        <w:spacing w:line="190" w:lineRule="exact"/>
        <w:jc w:val="left"/>
        <w:rPr>
          <w:noProof/>
          <w:lang w:val="nl-BE"/>
        </w:rPr>
      </w:pPr>
    </w:p>
    <w:p w14:paraId="6DF5F04F" w14:textId="77777777" w:rsidR="00D6552B" w:rsidRDefault="00D6552B" w:rsidP="008D05BD">
      <w:pPr>
        <w:pStyle w:val="02bSource"/>
        <w:widowControl/>
        <w:tabs>
          <w:tab w:val="left" w:pos="114"/>
        </w:tabs>
        <w:spacing w:line="190" w:lineRule="exact"/>
        <w:jc w:val="left"/>
        <w:rPr>
          <w:noProof/>
          <w:lang w:val="nl-BE"/>
        </w:rPr>
      </w:pPr>
    </w:p>
    <w:p w14:paraId="0F10FF90" w14:textId="77777777" w:rsidR="00D6552B" w:rsidRDefault="00D6552B" w:rsidP="008D05BD">
      <w:pPr>
        <w:pStyle w:val="02bSource"/>
        <w:widowControl/>
        <w:tabs>
          <w:tab w:val="left" w:pos="114"/>
        </w:tabs>
        <w:spacing w:line="190" w:lineRule="exact"/>
        <w:jc w:val="left"/>
        <w:rPr>
          <w:noProof/>
          <w:lang w:val="nl-BE"/>
        </w:rPr>
      </w:pPr>
    </w:p>
    <w:p w14:paraId="1A28EA57" w14:textId="77777777" w:rsidR="00D6552B" w:rsidRDefault="00D6552B" w:rsidP="008D05BD">
      <w:pPr>
        <w:pStyle w:val="02bSource"/>
        <w:widowControl/>
        <w:tabs>
          <w:tab w:val="left" w:pos="114"/>
        </w:tabs>
        <w:spacing w:line="190" w:lineRule="exact"/>
        <w:jc w:val="left"/>
        <w:rPr>
          <w:noProof/>
          <w:lang w:val="nl-BE"/>
        </w:rPr>
      </w:pPr>
    </w:p>
    <w:p w14:paraId="2EB2D9D5" w14:textId="77777777" w:rsidR="00D6552B" w:rsidRDefault="00D6552B" w:rsidP="008D05BD">
      <w:pPr>
        <w:pStyle w:val="02bSource"/>
        <w:widowControl/>
        <w:tabs>
          <w:tab w:val="left" w:pos="114"/>
        </w:tabs>
        <w:spacing w:line="190" w:lineRule="exact"/>
        <w:jc w:val="left"/>
        <w:rPr>
          <w:noProof/>
          <w:lang w:val="nl-BE"/>
        </w:rPr>
      </w:pPr>
    </w:p>
    <w:p w14:paraId="1E5B8C22" w14:textId="77777777" w:rsidR="00D6552B" w:rsidRDefault="00D6552B" w:rsidP="008D05BD">
      <w:pPr>
        <w:pStyle w:val="02bSource"/>
        <w:widowControl/>
        <w:tabs>
          <w:tab w:val="left" w:pos="114"/>
        </w:tabs>
        <w:spacing w:line="190" w:lineRule="exact"/>
        <w:jc w:val="left"/>
        <w:rPr>
          <w:noProof/>
          <w:lang w:val="nl-BE"/>
        </w:rPr>
      </w:pPr>
    </w:p>
    <w:p w14:paraId="391BC054" w14:textId="77777777" w:rsidR="00D6552B" w:rsidRDefault="00D6552B" w:rsidP="008D05BD">
      <w:pPr>
        <w:pStyle w:val="02bSource"/>
        <w:widowControl/>
        <w:tabs>
          <w:tab w:val="left" w:pos="114"/>
        </w:tabs>
        <w:spacing w:line="190" w:lineRule="exact"/>
        <w:jc w:val="left"/>
        <w:rPr>
          <w:noProof/>
          <w:lang w:val="nl-BE"/>
        </w:rPr>
      </w:pPr>
    </w:p>
    <w:p w14:paraId="78AE3765" w14:textId="77777777" w:rsidR="00D6552B" w:rsidRDefault="00D6552B" w:rsidP="008D05BD">
      <w:pPr>
        <w:pStyle w:val="02bSource"/>
        <w:widowControl/>
        <w:tabs>
          <w:tab w:val="left" w:pos="114"/>
        </w:tabs>
        <w:spacing w:line="190" w:lineRule="exact"/>
        <w:jc w:val="left"/>
        <w:rPr>
          <w:noProof/>
          <w:lang w:val="nl-BE"/>
        </w:rPr>
      </w:pPr>
    </w:p>
    <w:p w14:paraId="4E901893" w14:textId="77777777" w:rsidR="00D6552B" w:rsidRDefault="00D6552B" w:rsidP="008D05BD">
      <w:pPr>
        <w:pStyle w:val="02bSource"/>
        <w:widowControl/>
        <w:tabs>
          <w:tab w:val="left" w:pos="114"/>
        </w:tabs>
        <w:spacing w:line="190" w:lineRule="exact"/>
        <w:jc w:val="left"/>
        <w:rPr>
          <w:noProof/>
          <w:lang w:val="nl-BE"/>
        </w:rPr>
      </w:pPr>
    </w:p>
    <w:p w14:paraId="090B950D" w14:textId="77777777" w:rsidR="00D6552B" w:rsidRDefault="00D6552B" w:rsidP="008D05BD">
      <w:pPr>
        <w:pStyle w:val="02bSource"/>
        <w:widowControl/>
        <w:tabs>
          <w:tab w:val="left" w:pos="114"/>
        </w:tabs>
        <w:spacing w:line="190" w:lineRule="exact"/>
        <w:jc w:val="left"/>
        <w:rPr>
          <w:noProof/>
          <w:lang w:val="nl-BE"/>
        </w:rPr>
      </w:pPr>
    </w:p>
    <w:p w14:paraId="1C61B871" w14:textId="77777777" w:rsidR="00D6552B" w:rsidRDefault="00D6552B" w:rsidP="008D05BD">
      <w:pPr>
        <w:pStyle w:val="02bSource"/>
        <w:widowControl/>
        <w:tabs>
          <w:tab w:val="left" w:pos="114"/>
        </w:tabs>
        <w:spacing w:line="190" w:lineRule="exact"/>
        <w:jc w:val="left"/>
        <w:rPr>
          <w:noProof/>
          <w:lang w:val="nl-BE"/>
        </w:rPr>
      </w:pPr>
    </w:p>
    <w:p w14:paraId="6BED7AAD" w14:textId="77777777" w:rsidR="00D6552B" w:rsidRDefault="00D6552B" w:rsidP="008D05BD">
      <w:pPr>
        <w:pStyle w:val="02bSource"/>
        <w:widowControl/>
        <w:tabs>
          <w:tab w:val="left" w:pos="114"/>
        </w:tabs>
        <w:spacing w:line="190" w:lineRule="exact"/>
        <w:jc w:val="left"/>
        <w:rPr>
          <w:noProof/>
          <w:lang w:val="nl-BE"/>
        </w:rPr>
      </w:pPr>
    </w:p>
    <w:p w14:paraId="10881E76" w14:textId="77777777" w:rsidR="00D6552B" w:rsidRDefault="00D6552B" w:rsidP="008D05BD">
      <w:pPr>
        <w:pStyle w:val="02bSource"/>
        <w:widowControl/>
        <w:tabs>
          <w:tab w:val="left" w:pos="114"/>
        </w:tabs>
        <w:spacing w:line="190" w:lineRule="exact"/>
        <w:jc w:val="left"/>
        <w:rPr>
          <w:noProof/>
          <w:lang w:val="nl-BE"/>
        </w:rPr>
      </w:pPr>
    </w:p>
    <w:p w14:paraId="51053FA7" w14:textId="77777777" w:rsidR="00D6552B" w:rsidRDefault="00D6552B" w:rsidP="008D05BD">
      <w:pPr>
        <w:pStyle w:val="02bSource"/>
        <w:widowControl/>
        <w:tabs>
          <w:tab w:val="left" w:pos="114"/>
        </w:tabs>
        <w:spacing w:line="190" w:lineRule="exact"/>
        <w:jc w:val="left"/>
        <w:rPr>
          <w:noProof/>
          <w:lang w:val="nl-BE"/>
        </w:rPr>
      </w:pPr>
    </w:p>
    <w:p w14:paraId="5167B8A4" w14:textId="77777777" w:rsidR="00D6552B" w:rsidRDefault="00D6552B" w:rsidP="008D05BD">
      <w:pPr>
        <w:pStyle w:val="02bSource"/>
        <w:widowControl/>
        <w:tabs>
          <w:tab w:val="left" w:pos="114"/>
        </w:tabs>
        <w:spacing w:line="190" w:lineRule="exact"/>
        <w:jc w:val="left"/>
        <w:rPr>
          <w:noProof/>
          <w:lang w:val="nl-BE"/>
        </w:rPr>
      </w:pPr>
    </w:p>
    <w:p w14:paraId="132356A7" w14:textId="77777777" w:rsidR="00D6552B" w:rsidRDefault="00D6552B" w:rsidP="008D05BD">
      <w:pPr>
        <w:pStyle w:val="02bSource"/>
        <w:widowControl/>
        <w:tabs>
          <w:tab w:val="left" w:pos="114"/>
        </w:tabs>
        <w:spacing w:line="190" w:lineRule="exact"/>
        <w:jc w:val="left"/>
        <w:rPr>
          <w:noProof/>
          <w:lang w:val="nl-BE"/>
        </w:rPr>
      </w:pPr>
    </w:p>
    <w:p w14:paraId="4DC00DCC" w14:textId="77777777" w:rsidR="00C55FA4" w:rsidRDefault="00C55FA4" w:rsidP="008D05BD">
      <w:pPr>
        <w:pStyle w:val="02bSource"/>
        <w:widowControl/>
        <w:tabs>
          <w:tab w:val="left" w:pos="114"/>
        </w:tabs>
        <w:spacing w:line="190" w:lineRule="exact"/>
        <w:jc w:val="left"/>
        <w:rPr>
          <w:noProof/>
          <w:lang w:val="nl-BE"/>
        </w:rPr>
      </w:pPr>
    </w:p>
    <w:p w14:paraId="5BDE2FBD" w14:textId="77777777" w:rsidR="00C55FA4" w:rsidRDefault="00C55FA4" w:rsidP="008D05BD">
      <w:pPr>
        <w:pStyle w:val="02bSource"/>
        <w:widowControl/>
        <w:tabs>
          <w:tab w:val="left" w:pos="114"/>
        </w:tabs>
        <w:spacing w:line="190" w:lineRule="exact"/>
        <w:jc w:val="left"/>
        <w:rPr>
          <w:noProof/>
          <w:lang w:val="nl-BE"/>
        </w:rPr>
      </w:pPr>
    </w:p>
    <w:p w14:paraId="75DA3D53" w14:textId="77777777" w:rsidR="00C55FA4" w:rsidRDefault="00C55FA4" w:rsidP="008D05BD">
      <w:pPr>
        <w:pStyle w:val="02bSource"/>
        <w:widowControl/>
        <w:tabs>
          <w:tab w:val="left" w:pos="114"/>
        </w:tabs>
        <w:spacing w:line="190" w:lineRule="exact"/>
        <w:jc w:val="left"/>
        <w:rPr>
          <w:noProof/>
          <w:lang w:val="nl-BE"/>
        </w:rPr>
      </w:pPr>
    </w:p>
    <w:p w14:paraId="506F86EC" w14:textId="77777777" w:rsidR="00C55FA4" w:rsidRDefault="00C55FA4" w:rsidP="008D05BD">
      <w:pPr>
        <w:pStyle w:val="02bSource"/>
        <w:widowControl/>
        <w:tabs>
          <w:tab w:val="left" w:pos="114"/>
        </w:tabs>
        <w:spacing w:line="190" w:lineRule="exact"/>
        <w:jc w:val="left"/>
        <w:rPr>
          <w:noProof/>
          <w:lang w:val="nl-BE"/>
        </w:rPr>
      </w:pPr>
    </w:p>
    <w:p w14:paraId="6197E99E" w14:textId="77777777" w:rsidR="00C55FA4" w:rsidRDefault="00C55FA4" w:rsidP="008D05BD">
      <w:pPr>
        <w:pStyle w:val="02bSource"/>
        <w:widowControl/>
        <w:tabs>
          <w:tab w:val="left" w:pos="114"/>
        </w:tabs>
        <w:spacing w:line="190" w:lineRule="exact"/>
        <w:jc w:val="left"/>
        <w:rPr>
          <w:noProof/>
          <w:lang w:val="nl-BE"/>
        </w:rPr>
      </w:pPr>
    </w:p>
    <w:p w14:paraId="1BEA4318" w14:textId="77777777" w:rsidR="00C55FA4" w:rsidRDefault="00C55FA4" w:rsidP="008D05BD">
      <w:pPr>
        <w:pStyle w:val="02bSource"/>
        <w:widowControl/>
        <w:tabs>
          <w:tab w:val="left" w:pos="114"/>
        </w:tabs>
        <w:spacing w:line="190" w:lineRule="exact"/>
        <w:jc w:val="left"/>
        <w:rPr>
          <w:noProof/>
          <w:lang w:val="nl-BE"/>
        </w:rPr>
      </w:pPr>
    </w:p>
    <w:p w14:paraId="051CAA64" w14:textId="77777777" w:rsidR="00C55FA4" w:rsidRDefault="00C55FA4" w:rsidP="008D05BD">
      <w:pPr>
        <w:pStyle w:val="02bSource"/>
        <w:widowControl/>
        <w:tabs>
          <w:tab w:val="left" w:pos="114"/>
        </w:tabs>
        <w:spacing w:line="190" w:lineRule="exact"/>
        <w:jc w:val="left"/>
        <w:rPr>
          <w:noProof/>
          <w:lang w:val="nl-BE"/>
        </w:rPr>
      </w:pPr>
    </w:p>
    <w:p w14:paraId="37C17A6C" w14:textId="77777777" w:rsidR="00C55FA4" w:rsidRDefault="00C55FA4" w:rsidP="008D05BD">
      <w:pPr>
        <w:pStyle w:val="02bSource"/>
        <w:widowControl/>
        <w:tabs>
          <w:tab w:val="left" w:pos="114"/>
        </w:tabs>
        <w:spacing w:line="190" w:lineRule="exact"/>
        <w:jc w:val="left"/>
        <w:rPr>
          <w:noProof/>
          <w:lang w:val="nl-BE"/>
        </w:rPr>
      </w:pPr>
    </w:p>
    <w:p w14:paraId="14824EA3" w14:textId="77777777" w:rsidR="00C55FA4" w:rsidRDefault="00C55FA4" w:rsidP="008D05BD">
      <w:pPr>
        <w:pStyle w:val="02bSource"/>
        <w:widowControl/>
        <w:tabs>
          <w:tab w:val="left" w:pos="114"/>
        </w:tabs>
        <w:spacing w:line="190" w:lineRule="exact"/>
        <w:jc w:val="left"/>
        <w:rPr>
          <w:noProof/>
          <w:lang w:val="nl-BE"/>
        </w:rPr>
      </w:pPr>
    </w:p>
    <w:p w14:paraId="660F8F0A" w14:textId="77777777" w:rsidR="00C55FA4" w:rsidRDefault="00C55FA4" w:rsidP="008D05BD">
      <w:pPr>
        <w:pStyle w:val="02bSource"/>
        <w:widowControl/>
        <w:tabs>
          <w:tab w:val="left" w:pos="114"/>
        </w:tabs>
        <w:spacing w:line="190" w:lineRule="exact"/>
        <w:jc w:val="left"/>
        <w:rPr>
          <w:noProof/>
          <w:lang w:val="nl-BE"/>
        </w:rPr>
      </w:pPr>
    </w:p>
    <w:p w14:paraId="7DEF6BF0" w14:textId="77777777" w:rsidR="00C55FA4" w:rsidRDefault="00C55FA4" w:rsidP="008D05BD">
      <w:pPr>
        <w:pStyle w:val="02bSource"/>
        <w:widowControl/>
        <w:tabs>
          <w:tab w:val="left" w:pos="114"/>
        </w:tabs>
        <w:spacing w:line="190" w:lineRule="exact"/>
        <w:jc w:val="left"/>
        <w:rPr>
          <w:noProof/>
          <w:lang w:val="nl-BE"/>
        </w:rPr>
      </w:pPr>
    </w:p>
    <w:p w14:paraId="650CD94F" w14:textId="77777777" w:rsidR="00C55FA4" w:rsidRDefault="00C55FA4" w:rsidP="008D05BD">
      <w:pPr>
        <w:pStyle w:val="02bSource"/>
        <w:widowControl/>
        <w:tabs>
          <w:tab w:val="left" w:pos="114"/>
        </w:tabs>
        <w:spacing w:line="190" w:lineRule="exact"/>
        <w:jc w:val="left"/>
        <w:rPr>
          <w:noProof/>
          <w:lang w:val="nl-BE"/>
        </w:rPr>
      </w:pPr>
    </w:p>
    <w:p w14:paraId="38F9A71B" w14:textId="77777777" w:rsidR="00C55FA4" w:rsidRDefault="00C55FA4" w:rsidP="008D05BD">
      <w:pPr>
        <w:pStyle w:val="02bSource"/>
        <w:widowControl/>
        <w:tabs>
          <w:tab w:val="left" w:pos="114"/>
        </w:tabs>
        <w:spacing w:line="190" w:lineRule="exact"/>
        <w:jc w:val="left"/>
        <w:rPr>
          <w:noProof/>
          <w:lang w:val="nl-BE"/>
        </w:rPr>
      </w:pPr>
    </w:p>
    <w:p w14:paraId="5C8C96DE" w14:textId="77777777" w:rsidR="00C55FA4" w:rsidRDefault="00C55FA4" w:rsidP="008D05BD">
      <w:pPr>
        <w:pStyle w:val="02bSource"/>
        <w:widowControl/>
        <w:tabs>
          <w:tab w:val="left" w:pos="114"/>
        </w:tabs>
        <w:spacing w:line="190" w:lineRule="exact"/>
        <w:jc w:val="left"/>
        <w:rPr>
          <w:noProof/>
          <w:lang w:val="nl-BE"/>
        </w:rPr>
      </w:pPr>
    </w:p>
    <w:p w14:paraId="1884973F" w14:textId="77777777" w:rsidR="00C55FA4" w:rsidRDefault="00C55FA4" w:rsidP="008D05BD">
      <w:pPr>
        <w:pStyle w:val="02bSource"/>
        <w:widowControl/>
        <w:tabs>
          <w:tab w:val="left" w:pos="114"/>
        </w:tabs>
        <w:spacing w:line="190" w:lineRule="exact"/>
        <w:jc w:val="left"/>
        <w:rPr>
          <w:noProof/>
          <w:lang w:val="nl-BE"/>
        </w:rPr>
      </w:pPr>
    </w:p>
    <w:p w14:paraId="31AB0223" w14:textId="77777777" w:rsidR="00C55FA4" w:rsidRDefault="00C55FA4" w:rsidP="008D05BD">
      <w:pPr>
        <w:pStyle w:val="02bSource"/>
        <w:widowControl/>
        <w:tabs>
          <w:tab w:val="left" w:pos="114"/>
        </w:tabs>
        <w:spacing w:line="190" w:lineRule="exact"/>
        <w:jc w:val="left"/>
        <w:rPr>
          <w:noProof/>
          <w:lang w:val="nl-BE"/>
        </w:rPr>
      </w:pPr>
    </w:p>
    <w:p w14:paraId="087DBFAD" w14:textId="77777777" w:rsidR="00C55FA4" w:rsidRDefault="00C55FA4" w:rsidP="008D05BD">
      <w:pPr>
        <w:pStyle w:val="02bSource"/>
        <w:widowControl/>
        <w:tabs>
          <w:tab w:val="left" w:pos="114"/>
        </w:tabs>
        <w:spacing w:line="190" w:lineRule="exact"/>
        <w:jc w:val="left"/>
        <w:rPr>
          <w:noProof/>
          <w:lang w:val="nl-BE"/>
        </w:rPr>
      </w:pPr>
    </w:p>
    <w:p w14:paraId="5B2F03D9" w14:textId="77777777" w:rsidR="00C55FA4" w:rsidRDefault="00C55FA4" w:rsidP="008D05BD">
      <w:pPr>
        <w:pStyle w:val="02bSource"/>
        <w:widowControl/>
        <w:tabs>
          <w:tab w:val="left" w:pos="114"/>
        </w:tabs>
        <w:spacing w:line="190" w:lineRule="exact"/>
        <w:jc w:val="left"/>
        <w:rPr>
          <w:noProof/>
          <w:lang w:val="nl-BE"/>
        </w:rPr>
      </w:pPr>
    </w:p>
    <w:p w14:paraId="35B377EB" w14:textId="77777777" w:rsidR="00C55FA4" w:rsidRDefault="00C55FA4" w:rsidP="008D05BD">
      <w:pPr>
        <w:pStyle w:val="02bSource"/>
        <w:widowControl/>
        <w:tabs>
          <w:tab w:val="left" w:pos="114"/>
        </w:tabs>
        <w:spacing w:line="190" w:lineRule="exact"/>
        <w:jc w:val="left"/>
        <w:rPr>
          <w:noProof/>
          <w:lang w:val="nl-BE"/>
        </w:rPr>
      </w:pPr>
    </w:p>
    <w:p w14:paraId="410C5547" w14:textId="77777777" w:rsidR="00C55FA4" w:rsidRDefault="00C55FA4" w:rsidP="008D05BD">
      <w:pPr>
        <w:pStyle w:val="02bSource"/>
        <w:widowControl/>
        <w:tabs>
          <w:tab w:val="left" w:pos="114"/>
        </w:tabs>
        <w:spacing w:line="190" w:lineRule="exact"/>
        <w:jc w:val="left"/>
        <w:rPr>
          <w:noProof/>
          <w:lang w:val="nl-BE"/>
        </w:rPr>
      </w:pPr>
    </w:p>
    <w:p w14:paraId="113055A5" w14:textId="77777777" w:rsidR="00C55FA4" w:rsidRDefault="00C55FA4" w:rsidP="008D05BD">
      <w:pPr>
        <w:pStyle w:val="02bSource"/>
        <w:widowControl/>
        <w:tabs>
          <w:tab w:val="left" w:pos="114"/>
        </w:tabs>
        <w:spacing w:line="190" w:lineRule="exact"/>
        <w:jc w:val="left"/>
        <w:rPr>
          <w:noProof/>
          <w:lang w:val="nl-BE"/>
        </w:rPr>
      </w:pPr>
    </w:p>
    <w:p w14:paraId="06524E0C" w14:textId="77777777" w:rsidR="00C55FA4" w:rsidRDefault="00C55FA4" w:rsidP="008D05BD">
      <w:pPr>
        <w:pStyle w:val="02bSource"/>
        <w:widowControl/>
        <w:tabs>
          <w:tab w:val="left" w:pos="114"/>
        </w:tabs>
        <w:spacing w:line="190" w:lineRule="exact"/>
        <w:jc w:val="left"/>
        <w:rPr>
          <w:noProof/>
          <w:lang w:val="nl-BE"/>
        </w:rPr>
      </w:pPr>
    </w:p>
    <w:p w14:paraId="1E88D131" w14:textId="77777777" w:rsidR="00C55FA4" w:rsidRDefault="00C55FA4" w:rsidP="008D05BD">
      <w:pPr>
        <w:pStyle w:val="02bSource"/>
        <w:widowControl/>
        <w:tabs>
          <w:tab w:val="left" w:pos="114"/>
        </w:tabs>
        <w:spacing w:line="190" w:lineRule="exact"/>
        <w:jc w:val="left"/>
        <w:rPr>
          <w:noProof/>
          <w:lang w:val="nl-BE"/>
        </w:rPr>
      </w:pPr>
    </w:p>
    <w:p w14:paraId="01CE0C70" w14:textId="77777777" w:rsidR="00C55FA4" w:rsidRDefault="00C55FA4" w:rsidP="008D05BD">
      <w:pPr>
        <w:pStyle w:val="02bSource"/>
        <w:widowControl/>
        <w:tabs>
          <w:tab w:val="left" w:pos="114"/>
        </w:tabs>
        <w:spacing w:line="190" w:lineRule="exact"/>
        <w:jc w:val="left"/>
        <w:rPr>
          <w:noProof/>
          <w:lang w:val="nl-BE"/>
        </w:rPr>
      </w:pPr>
    </w:p>
    <w:p w14:paraId="58BFCAAD" w14:textId="77777777" w:rsidR="00C55FA4" w:rsidRDefault="00C55FA4" w:rsidP="008D05BD">
      <w:pPr>
        <w:pStyle w:val="02bSource"/>
        <w:widowControl/>
        <w:tabs>
          <w:tab w:val="left" w:pos="114"/>
        </w:tabs>
        <w:spacing w:line="190" w:lineRule="exact"/>
        <w:jc w:val="left"/>
        <w:rPr>
          <w:noProof/>
          <w:lang w:val="nl-BE"/>
        </w:rPr>
      </w:pPr>
    </w:p>
    <w:p w14:paraId="50CF2C36" w14:textId="77777777" w:rsidR="00C55FA4" w:rsidRDefault="00C55FA4" w:rsidP="008D05BD">
      <w:pPr>
        <w:pStyle w:val="02bSource"/>
        <w:widowControl/>
        <w:tabs>
          <w:tab w:val="left" w:pos="114"/>
        </w:tabs>
        <w:spacing w:line="190" w:lineRule="exact"/>
        <w:jc w:val="left"/>
        <w:rPr>
          <w:noProof/>
          <w:lang w:val="nl-BE"/>
        </w:rPr>
      </w:pPr>
    </w:p>
    <w:p w14:paraId="36DFEA89" w14:textId="77777777" w:rsidR="00C55FA4" w:rsidRDefault="00C55FA4" w:rsidP="008D05BD">
      <w:pPr>
        <w:pStyle w:val="02bSource"/>
        <w:widowControl/>
        <w:tabs>
          <w:tab w:val="left" w:pos="114"/>
        </w:tabs>
        <w:spacing w:line="190" w:lineRule="exact"/>
        <w:jc w:val="left"/>
        <w:rPr>
          <w:noProof/>
          <w:lang w:val="nl-BE"/>
        </w:rPr>
      </w:pPr>
    </w:p>
    <w:p w14:paraId="47355838" w14:textId="77777777" w:rsidR="00C55FA4" w:rsidRDefault="00C55FA4" w:rsidP="008D05BD">
      <w:pPr>
        <w:pStyle w:val="02bSource"/>
        <w:widowControl/>
        <w:tabs>
          <w:tab w:val="left" w:pos="114"/>
        </w:tabs>
        <w:spacing w:line="190" w:lineRule="exact"/>
        <w:jc w:val="left"/>
        <w:rPr>
          <w:noProof/>
          <w:lang w:val="nl-BE"/>
        </w:rPr>
      </w:pPr>
    </w:p>
    <w:p w14:paraId="64863D00" w14:textId="77777777" w:rsidR="00C55FA4" w:rsidRDefault="00C55FA4" w:rsidP="00C55FA4">
      <w:pPr>
        <w:pStyle w:val="02bSource"/>
        <w:widowControl/>
        <w:tabs>
          <w:tab w:val="left" w:pos="114"/>
        </w:tabs>
        <w:spacing w:line="190" w:lineRule="exact"/>
        <w:jc w:val="left"/>
        <w:rPr>
          <w:noProof/>
          <w:lang w:val="nl-BE"/>
        </w:rPr>
      </w:pPr>
    </w:p>
    <w:p w14:paraId="0CDF0EFB" w14:textId="77777777" w:rsidR="00C55FA4" w:rsidRDefault="00C55FA4" w:rsidP="00C55FA4">
      <w:pPr>
        <w:pStyle w:val="02bSource"/>
        <w:widowControl/>
        <w:tabs>
          <w:tab w:val="left" w:pos="114"/>
        </w:tabs>
        <w:spacing w:line="190" w:lineRule="exact"/>
        <w:jc w:val="left"/>
        <w:rPr>
          <w:b/>
          <w:noProof/>
          <w:lang w:val="nl-BE"/>
        </w:rPr>
      </w:pPr>
      <w:r>
        <w:rPr>
          <w:b/>
          <w:noProof/>
          <w:lang w:val="nl-BE"/>
        </w:rPr>
        <w:lastRenderedPageBreak/>
        <w:t xml:space="preserve">                                   </w:t>
      </w:r>
    </w:p>
    <w:p w14:paraId="644E6ED3" w14:textId="77777777" w:rsidR="00C55FA4" w:rsidRPr="00AD04D8" w:rsidRDefault="00AE6430" w:rsidP="00AE6430">
      <w:pPr>
        <w:pStyle w:val="02bSource"/>
        <w:widowControl/>
        <w:tabs>
          <w:tab w:val="left" w:pos="114"/>
        </w:tabs>
        <w:spacing w:line="190" w:lineRule="exact"/>
        <w:ind w:left="1026"/>
        <w:jc w:val="left"/>
        <w:rPr>
          <w:b/>
          <w:noProof/>
          <w:lang w:val="nl-BE"/>
        </w:rPr>
      </w:pPr>
      <w:r>
        <w:rPr>
          <w:b/>
          <w:noProof/>
          <w:lang w:val="nl-BE"/>
        </w:rPr>
        <w:t xml:space="preserve">   </w:t>
      </w:r>
      <w:r w:rsidR="00C55FA4">
        <w:rPr>
          <w:b/>
          <w:noProof/>
          <w:lang w:val="nl-BE"/>
        </w:rPr>
        <w:t>36 -</w:t>
      </w:r>
    </w:p>
    <w:p w14:paraId="2FFE84F9" w14:textId="77777777" w:rsidR="00412822" w:rsidRPr="00AD04D8" w:rsidRDefault="00AE6430" w:rsidP="00412822">
      <w:pPr>
        <w:pStyle w:val="02bSource"/>
        <w:widowControl/>
        <w:tabs>
          <w:tab w:val="left" w:pos="114"/>
        </w:tabs>
        <w:spacing w:line="190" w:lineRule="exact"/>
        <w:ind w:firstLine="113"/>
        <w:rPr>
          <w:b/>
          <w:noProof/>
          <w:lang w:val="nl-BE"/>
        </w:rPr>
      </w:pPr>
      <w:r>
        <w:rPr>
          <w:b/>
          <w:noProof/>
          <w:lang w:val="nl-BE"/>
        </w:rPr>
        <w:t xml:space="preserve">  </w:t>
      </w:r>
    </w:p>
    <w:p w14:paraId="524002A6" w14:textId="77777777" w:rsidR="00412822" w:rsidRPr="00AD04D8" w:rsidRDefault="00412822" w:rsidP="00412822">
      <w:pPr>
        <w:pStyle w:val="02bSource"/>
        <w:widowControl/>
        <w:tabs>
          <w:tab w:val="left" w:pos="114"/>
        </w:tabs>
        <w:spacing w:line="190" w:lineRule="exact"/>
        <w:ind w:firstLine="113"/>
        <w:rPr>
          <w:noProof/>
          <w:lang w:val="nl-BE"/>
        </w:rPr>
      </w:pPr>
      <w:r w:rsidRPr="00AD04D8">
        <w:rPr>
          <w:i/>
          <w:iCs/>
          <w:noProof/>
          <w:lang w:val="nl-BE"/>
        </w:rPr>
        <w:t>Probleemblad</w:t>
      </w:r>
      <w:r w:rsidRPr="00AD04D8">
        <w:rPr>
          <w:noProof/>
          <w:lang w:val="nl-BE"/>
        </w:rPr>
        <w:t>, 2000</w:t>
      </w:r>
    </w:p>
    <w:p w14:paraId="7CB26B00" w14:textId="77777777" w:rsidR="00412822" w:rsidRDefault="00AE6430" w:rsidP="006F5582">
      <w:pPr>
        <w:pStyle w:val="02bSource"/>
        <w:widowControl/>
        <w:tabs>
          <w:tab w:val="left" w:pos="114"/>
        </w:tabs>
        <w:spacing w:line="190" w:lineRule="exact"/>
        <w:ind w:firstLine="113"/>
        <w:jc w:val="both"/>
        <w:rPr>
          <w:noProof/>
          <w:lang w:val="nl-BE"/>
        </w:rPr>
      </w:pPr>
      <w:r>
        <w:rPr>
          <w:noProof/>
          <w:lang w:val="nl-BE"/>
        </w:rPr>
        <w:t xml:space="preserve"> </w:t>
      </w:r>
    </w:p>
    <w:p w14:paraId="63BFD0E4" w14:textId="77777777" w:rsidR="00C55FA4" w:rsidRPr="00AD04D8" w:rsidRDefault="00C55FA4" w:rsidP="006F5582">
      <w:pPr>
        <w:pStyle w:val="02bSource"/>
        <w:widowControl/>
        <w:tabs>
          <w:tab w:val="left" w:pos="114"/>
        </w:tabs>
        <w:spacing w:line="190" w:lineRule="exact"/>
        <w:ind w:firstLine="113"/>
        <w:jc w:val="both"/>
        <w:rPr>
          <w:noProof/>
          <w:lang w:val="nl-BE"/>
        </w:rPr>
      </w:pPr>
    </w:p>
    <w:p w14:paraId="50BD9843" w14:textId="77777777" w:rsidR="00412822" w:rsidRPr="00AD04D8" w:rsidRDefault="00990285" w:rsidP="00412822">
      <w:pPr>
        <w:rPr>
          <w:rFonts w:cs="Arial"/>
          <w:sz w:val="20"/>
          <w:szCs w:val="20"/>
          <w:lang w:val="nl-BE"/>
        </w:rPr>
      </w:pPr>
      <w:r>
        <w:rPr>
          <w:noProof/>
          <w:lang w:val="nl-BE"/>
        </w:rPr>
        <w:object w:dxaOrig="1440" w:dyaOrig="1440" w14:anchorId="251B02CC">
          <v:shape id="_x0000_s1080" type="#_x0000_t75" style="position:absolute;margin-left:0;margin-top:0;width:152.4pt;height:152.4pt;z-index:251623424;mso-position-horizontal:center">
            <v:imagedata r:id="rId83" o:title=""/>
            <w10:wrap type="square"/>
          </v:shape>
          <o:OLEObject Type="Embed" ProgID="CorelDRAW.Graphic.12" ShapeID="_x0000_s1080" DrawAspect="Content" ObjectID="_1587467681" r:id="rId84"/>
        </w:object>
      </w:r>
    </w:p>
    <w:p w14:paraId="14872F97" w14:textId="77777777" w:rsidR="00412822" w:rsidRPr="00AD04D8" w:rsidRDefault="00412822" w:rsidP="00412822">
      <w:pPr>
        <w:rPr>
          <w:rFonts w:cs="Arial"/>
          <w:sz w:val="20"/>
          <w:szCs w:val="20"/>
          <w:lang w:val="nl-BE"/>
        </w:rPr>
      </w:pPr>
      <w:r w:rsidRPr="00AD04D8">
        <w:rPr>
          <w:rFonts w:cs="Arial"/>
          <w:b/>
          <w:lang w:val="nl-BE"/>
        </w:rPr>
        <w:t>+</w:t>
      </w:r>
      <w:r w:rsidRPr="00AD04D8">
        <w:rPr>
          <w:rFonts w:cs="Arial"/>
          <w:b/>
          <w:sz w:val="20"/>
          <w:szCs w:val="20"/>
          <w:lang w:val="nl-BE"/>
        </w:rPr>
        <w:t xml:space="preserve"> </w:t>
      </w:r>
      <w:r w:rsidR="00EB7292" w:rsidRPr="00A32CB8">
        <w:rPr>
          <w:rFonts w:cs="Arial"/>
          <w:b/>
          <w:sz w:val="20"/>
          <w:szCs w:val="20"/>
          <w:lang w:val="nl-BE"/>
        </w:rPr>
        <w:t>ZAZ</w:t>
      </w:r>
      <w:r w:rsidR="00EB7292">
        <w:rPr>
          <w:rFonts w:cs="Arial"/>
          <w:sz w:val="20"/>
          <w:szCs w:val="20"/>
          <w:lang w:val="nl-BE"/>
        </w:rPr>
        <w:t xml:space="preserve">                     </w:t>
      </w:r>
      <w:r w:rsidRPr="00AD04D8">
        <w:rPr>
          <w:rFonts w:cs="Arial"/>
          <w:sz w:val="20"/>
          <w:szCs w:val="20"/>
          <w:lang w:val="nl-BE"/>
        </w:rPr>
        <w:t xml:space="preserve">0002.01 c3b1 </w:t>
      </w:r>
    </w:p>
    <w:p w14:paraId="213960E4" w14:textId="77777777" w:rsidR="00412822" w:rsidRPr="00AD04D8" w:rsidRDefault="00412822" w:rsidP="00412822">
      <w:pPr>
        <w:pStyle w:val="03aText"/>
        <w:widowControl/>
        <w:rPr>
          <w:noProof/>
          <w:lang w:val="nl-BE"/>
        </w:rPr>
      </w:pPr>
    </w:p>
    <w:p w14:paraId="3146C4AD" w14:textId="77777777" w:rsidR="00412822" w:rsidRPr="00424379" w:rsidRDefault="00412822" w:rsidP="00412822">
      <w:pPr>
        <w:pStyle w:val="03aText"/>
        <w:widowControl/>
        <w:rPr>
          <w:b/>
          <w:noProof/>
          <w:lang w:val="nl-BE"/>
        </w:rPr>
      </w:pPr>
      <w:r w:rsidRPr="00AD04D8">
        <w:rPr>
          <w:noProof/>
          <w:lang w:val="nl-BE"/>
        </w:rPr>
        <w:t xml:space="preserve">De zwarte pion tracht de gekende bewijsvoering </w:t>
      </w:r>
      <w:r w:rsidR="00F75C2C">
        <w:rPr>
          <w:noProof/>
          <w:lang w:val="nl-BE"/>
        </w:rPr>
        <w:t>van A. A.</w:t>
      </w:r>
      <w:r w:rsidRPr="00AD04D8">
        <w:rPr>
          <w:noProof/>
          <w:lang w:val="nl-BE"/>
        </w:rPr>
        <w:t xml:space="preserve"> Troitzky te doorbreken, die beweert dat bij een wil</w:t>
      </w:r>
      <w:r w:rsidRPr="00AD04D8">
        <w:rPr>
          <w:noProof/>
          <w:lang w:val="nl-BE"/>
        </w:rPr>
        <w:softHyphen/>
        <w:t xml:space="preserve">lekeurige stand van de zwarte koning </w:t>
      </w:r>
      <w:r w:rsidRPr="008C66DE">
        <w:rPr>
          <w:b/>
          <w:noProof/>
          <w:lang w:val="nl-BE"/>
        </w:rPr>
        <w:t>wit onvoorwaar</w:t>
      </w:r>
      <w:r w:rsidR="008C66DE">
        <w:rPr>
          <w:b/>
          <w:noProof/>
          <w:lang w:val="nl-BE"/>
        </w:rPr>
        <w:t>-</w:t>
      </w:r>
      <w:r w:rsidRPr="008C66DE">
        <w:rPr>
          <w:b/>
          <w:noProof/>
          <w:lang w:val="nl-BE"/>
        </w:rPr>
        <w:t>de</w:t>
      </w:r>
      <w:r w:rsidR="008C66DE">
        <w:rPr>
          <w:b/>
          <w:noProof/>
          <w:lang w:val="nl-BE"/>
        </w:rPr>
        <w:t>l</w:t>
      </w:r>
      <w:r w:rsidRPr="008C66DE">
        <w:rPr>
          <w:b/>
          <w:noProof/>
          <w:lang w:val="nl-BE"/>
        </w:rPr>
        <w:t>ijk wint tegen</w:t>
      </w:r>
      <w:r w:rsidRPr="00AD04D8">
        <w:rPr>
          <w:noProof/>
          <w:lang w:val="nl-BE"/>
        </w:rPr>
        <w:t xml:space="preserve"> </w:t>
      </w:r>
      <w:r w:rsidRPr="008C66DE">
        <w:rPr>
          <w:b/>
          <w:noProof/>
          <w:lang w:val="nl-BE"/>
        </w:rPr>
        <w:t>een pion die zich bevindt op veld</w:t>
      </w:r>
      <w:r w:rsidRPr="00AD04D8">
        <w:rPr>
          <w:noProof/>
          <w:lang w:val="nl-BE"/>
        </w:rPr>
        <w:t xml:space="preserve"> </w:t>
      </w:r>
      <w:r w:rsidRPr="001234B8">
        <w:rPr>
          <w:b/>
          <w:noProof/>
          <w:lang w:val="nl-BE"/>
        </w:rPr>
        <w:t>e4,</w:t>
      </w:r>
      <w:r w:rsidRPr="00AD04D8">
        <w:rPr>
          <w:noProof/>
          <w:lang w:val="nl-BE"/>
        </w:rPr>
        <w:t xml:space="preserve"> </w:t>
      </w:r>
      <w:r w:rsidR="008C66DE">
        <w:rPr>
          <w:b/>
          <w:noProof/>
          <w:lang w:val="nl-BE"/>
        </w:rPr>
        <w:t>maar niet la</w:t>
      </w:r>
      <w:r w:rsidRPr="00424379">
        <w:rPr>
          <w:b/>
          <w:noProof/>
          <w:lang w:val="nl-BE"/>
        </w:rPr>
        <w:t>ger.</w:t>
      </w:r>
    </w:p>
    <w:p w14:paraId="02F3DD05" w14:textId="77777777" w:rsidR="00412822" w:rsidRPr="00AD04D8" w:rsidRDefault="00412822" w:rsidP="00412822">
      <w:pPr>
        <w:rPr>
          <w:rFonts w:cs="Arial"/>
          <w:b/>
          <w:sz w:val="20"/>
          <w:szCs w:val="20"/>
          <w:lang w:val="nl-BE"/>
        </w:rPr>
      </w:pPr>
      <w:r w:rsidRPr="00AD04D8">
        <w:rPr>
          <w:rFonts w:cs="Arial"/>
          <w:b/>
          <w:sz w:val="20"/>
          <w:szCs w:val="20"/>
          <w:lang w:val="nl-BE"/>
        </w:rPr>
        <w:tab/>
        <w:t>1...</w:t>
      </w:r>
      <w:r w:rsidRPr="00AD04D8">
        <w:rPr>
          <w:rFonts w:cs="Arial"/>
          <w:b/>
          <w:sz w:val="20"/>
          <w:szCs w:val="20"/>
          <w:lang w:val="nl-BE"/>
        </w:rPr>
        <w:tab/>
      </w:r>
      <w:r w:rsidRPr="00AD04D8">
        <w:rPr>
          <w:rFonts w:cs="Arial"/>
          <w:b/>
          <w:sz w:val="20"/>
          <w:szCs w:val="20"/>
          <w:lang w:val="nl-BE"/>
        </w:rPr>
        <w:tab/>
        <w:t>e5</w:t>
      </w:r>
    </w:p>
    <w:p w14:paraId="6072B6D2" w14:textId="77777777" w:rsidR="00412822" w:rsidRPr="00AD04D8" w:rsidRDefault="00412822" w:rsidP="00412822">
      <w:pPr>
        <w:rPr>
          <w:rFonts w:cs="Arial"/>
          <w:b/>
          <w:sz w:val="20"/>
          <w:szCs w:val="20"/>
          <w:lang w:val="nl-BE"/>
        </w:rPr>
      </w:pPr>
      <w:r w:rsidRPr="00AD04D8">
        <w:rPr>
          <w:rFonts w:cs="Arial"/>
          <w:b/>
          <w:sz w:val="20"/>
          <w:szCs w:val="20"/>
          <w:lang w:val="nl-BE"/>
        </w:rPr>
        <w:tab/>
        <w:t>2.Pg3</w:t>
      </w:r>
    </w:p>
    <w:p w14:paraId="2BDC845D" w14:textId="77777777" w:rsidR="00412822" w:rsidRPr="00AD04D8" w:rsidRDefault="00412822" w:rsidP="00412822">
      <w:pPr>
        <w:pStyle w:val="03aText"/>
        <w:widowControl/>
        <w:rPr>
          <w:noProof/>
          <w:lang w:val="nl-BE"/>
        </w:rPr>
      </w:pPr>
      <w:r w:rsidRPr="00AD04D8">
        <w:rPr>
          <w:noProof/>
          <w:lang w:val="nl-BE"/>
        </w:rPr>
        <w:t>Met de bedoe</w:t>
      </w:r>
      <w:r w:rsidR="004B740B">
        <w:rPr>
          <w:noProof/>
          <w:lang w:val="nl-BE"/>
        </w:rPr>
        <w:t>ling 3.Pe4. Maar zwart zet door met:</w:t>
      </w:r>
    </w:p>
    <w:p w14:paraId="45CEA7BF" w14:textId="77777777" w:rsidR="00412822" w:rsidRPr="00AD04D8" w:rsidRDefault="00412822" w:rsidP="00412822">
      <w:pPr>
        <w:rPr>
          <w:rFonts w:cs="Arial"/>
          <w:b/>
          <w:sz w:val="20"/>
          <w:szCs w:val="20"/>
          <w:lang w:val="nl-BE"/>
        </w:rPr>
      </w:pPr>
      <w:r w:rsidRPr="00AD04D8">
        <w:rPr>
          <w:rFonts w:cs="Arial"/>
          <w:b/>
          <w:sz w:val="20"/>
          <w:szCs w:val="20"/>
          <w:lang w:val="nl-BE"/>
        </w:rPr>
        <w:tab/>
        <w:t>2...</w:t>
      </w:r>
      <w:r w:rsidRPr="00AD04D8">
        <w:rPr>
          <w:rFonts w:cs="Arial"/>
          <w:b/>
          <w:sz w:val="20"/>
          <w:szCs w:val="20"/>
          <w:lang w:val="nl-BE"/>
        </w:rPr>
        <w:tab/>
      </w:r>
      <w:r w:rsidRPr="00AD04D8">
        <w:rPr>
          <w:rFonts w:cs="Arial"/>
          <w:b/>
          <w:sz w:val="20"/>
          <w:szCs w:val="20"/>
          <w:lang w:val="nl-BE"/>
        </w:rPr>
        <w:tab/>
        <w:t>e4</w:t>
      </w:r>
    </w:p>
    <w:p w14:paraId="24061A90" w14:textId="77777777" w:rsidR="00412822" w:rsidRPr="00AD04D8" w:rsidRDefault="00412822" w:rsidP="00412822">
      <w:pPr>
        <w:rPr>
          <w:rFonts w:cs="Arial"/>
          <w:b/>
          <w:sz w:val="20"/>
          <w:szCs w:val="20"/>
          <w:lang w:val="nl-BE"/>
        </w:rPr>
      </w:pPr>
      <w:r w:rsidRPr="00AD04D8">
        <w:rPr>
          <w:rFonts w:cs="Arial"/>
          <w:b/>
          <w:sz w:val="20"/>
          <w:szCs w:val="20"/>
          <w:lang w:val="nl-BE"/>
        </w:rPr>
        <w:tab/>
        <w:t>3.Pe2</w:t>
      </w:r>
    </w:p>
    <w:p w14:paraId="1935C76E" w14:textId="77777777" w:rsidR="00FE7069" w:rsidRPr="00FE7069" w:rsidRDefault="00412822" w:rsidP="00380861">
      <w:pPr>
        <w:pStyle w:val="03aText"/>
        <w:widowControl/>
        <w:rPr>
          <w:i/>
          <w:noProof/>
          <w:lang w:val="nl-BE"/>
        </w:rPr>
      </w:pPr>
      <w:r w:rsidRPr="00AD04D8">
        <w:rPr>
          <w:noProof/>
          <w:lang w:val="nl-BE"/>
        </w:rPr>
        <w:t>Belet 3...Kc1.</w:t>
      </w:r>
      <w:r w:rsidRPr="00AD04D8">
        <w:rPr>
          <w:b/>
          <w:bCs/>
          <w:noProof/>
          <w:lang w:val="nl-BE"/>
        </w:rPr>
        <w:t xml:space="preserve"> </w:t>
      </w:r>
      <w:r w:rsidRPr="00AD04D8">
        <w:rPr>
          <w:noProof/>
          <w:lang w:val="nl-BE"/>
        </w:rPr>
        <w:t xml:space="preserve">En loopt nu de pion door met </w:t>
      </w:r>
      <w:r w:rsidRPr="00F4261D">
        <w:rPr>
          <w:noProof/>
          <w:lang w:val="nl-BE"/>
        </w:rPr>
        <w:t>3...e3</w:t>
      </w:r>
      <w:r w:rsidR="00000A64" w:rsidRPr="00F4261D">
        <w:rPr>
          <w:noProof/>
          <w:lang w:val="nl-BE"/>
        </w:rPr>
        <w:t>?</w:t>
      </w:r>
      <w:r w:rsidRPr="00F4261D">
        <w:rPr>
          <w:noProof/>
          <w:lang w:val="nl-BE"/>
        </w:rPr>
        <w:t>,</w:t>
      </w:r>
      <w:r w:rsidRPr="00AD04D8">
        <w:rPr>
          <w:noProof/>
          <w:lang w:val="nl-BE"/>
        </w:rPr>
        <w:t xml:space="preserve"> dan sluit wit de deur: 4.Kb3 Ka1 en bijvoorbeeld 5.Pg5 Kb1 6.Pf3 Ka1 7.Pc3 e2 8.Pd4 e1D 9.Pc2+ mat, of 8...e1P</w:t>
      </w:r>
      <w:r w:rsidRPr="00AD04D8">
        <w:rPr>
          <w:i/>
          <w:noProof/>
          <w:lang w:val="nl-BE"/>
        </w:rPr>
        <w:t xml:space="preserve"> </w:t>
      </w:r>
      <w:r w:rsidRPr="00AD04D8">
        <w:rPr>
          <w:noProof/>
          <w:lang w:val="nl-BE"/>
        </w:rPr>
        <w:t>9.Ka3 Pc2+ 10.Pxc2+ en ook mat</w:t>
      </w:r>
      <w:r w:rsidR="0074401A">
        <w:rPr>
          <w:i/>
          <w:noProof/>
          <w:lang w:val="nl-BE"/>
        </w:rPr>
        <w:t>.</w:t>
      </w:r>
      <w:r w:rsidR="00FE7069">
        <w:rPr>
          <w:i/>
          <w:noProof/>
          <w:lang w:val="nl-BE"/>
        </w:rPr>
        <w:t xml:space="preserve">      </w:t>
      </w:r>
    </w:p>
    <w:p w14:paraId="3F307485" w14:textId="77777777" w:rsidR="00380861" w:rsidRDefault="00380861" w:rsidP="00412822">
      <w:pPr>
        <w:pStyle w:val="03aText"/>
        <w:widowControl/>
        <w:rPr>
          <w:noProof/>
          <w:lang w:val="nl-BE"/>
        </w:rPr>
      </w:pPr>
    </w:p>
    <w:p w14:paraId="40F2D694" w14:textId="77777777" w:rsidR="0005200B" w:rsidRDefault="0005200B" w:rsidP="00412822">
      <w:pPr>
        <w:pStyle w:val="03aText"/>
        <w:widowControl/>
        <w:rPr>
          <w:noProof/>
          <w:lang w:val="nl-BE"/>
        </w:rPr>
      </w:pPr>
    </w:p>
    <w:p w14:paraId="3F1EB173" w14:textId="77777777" w:rsidR="00834194" w:rsidRDefault="00834194" w:rsidP="00412822">
      <w:pPr>
        <w:pStyle w:val="03aText"/>
        <w:widowControl/>
        <w:rPr>
          <w:noProof/>
          <w:lang w:val="nl-BE"/>
        </w:rPr>
      </w:pPr>
    </w:p>
    <w:p w14:paraId="178A5FC6" w14:textId="77777777" w:rsidR="00293F4E" w:rsidRDefault="00293F4E" w:rsidP="00412822">
      <w:pPr>
        <w:pStyle w:val="03aText"/>
        <w:widowControl/>
        <w:rPr>
          <w:noProof/>
          <w:lang w:val="nl-BE"/>
        </w:rPr>
      </w:pPr>
    </w:p>
    <w:p w14:paraId="3288DDFC" w14:textId="77777777" w:rsidR="008D2084" w:rsidRDefault="008D2084" w:rsidP="00412822">
      <w:pPr>
        <w:pStyle w:val="03aText"/>
        <w:widowControl/>
        <w:rPr>
          <w:noProof/>
          <w:lang w:val="nl-BE"/>
        </w:rPr>
      </w:pPr>
    </w:p>
    <w:p w14:paraId="47B8E915" w14:textId="77777777" w:rsidR="00412822" w:rsidRPr="00AD04D8" w:rsidRDefault="00C55FA4" w:rsidP="00412822">
      <w:pPr>
        <w:pStyle w:val="03aText"/>
        <w:widowControl/>
        <w:rPr>
          <w:noProof/>
          <w:lang w:val="nl-BE"/>
        </w:rPr>
      </w:pPr>
      <w:r>
        <w:rPr>
          <w:noProof/>
          <w:lang w:val="nl-BE"/>
        </w:rPr>
        <w:t xml:space="preserve">  </w:t>
      </w:r>
      <w:r w:rsidR="00412822" w:rsidRPr="00AD04D8">
        <w:rPr>
          <w:noProof/>
          <w:lang w:val="nl-BE"/>
        </w:rPr>
        <w:t>ontsnappen langs:</w:t>
      </w:r>
    </w:p>
    <w:p w14:paraId="1BD2B0FC" w14:textId="77777777" w:rsidR="00412822" w:rsidRPr="00AD04D8" w:rsidRDefault="00412822" w:rsidP="00412822">
      <w:pPr>
        <w:rPr>
          <w:rFonts w:cs="Arial"/>
          <w:b/>
          <w:sz w:val="20"/>
          <w:szCs w:val="20"/>
          <w:lang w:val="nl-BE"/>
        </w:rPr>
      </w:pPr>
      <w:r w:rsidRPr="00AD04D8">
        <w:rPr>
          <w:rFonts w:cs="Arial"/>
          <w:b/>
          <w:sz w:val="20"/>
          <w:szCs w:val="20"/>
          <w:lang w:val="nl-BE"/>
        </w:rPr>
        <w:tab/>
        <w:t>3...</w:t>
      </w:r>
      <w:r w:rsidRPr="00AD04D8">
        <w:rPr>
          <w:rFonts w:cs="Arial"/>
          <w:b/>
          <w:sz w:val="20"/>
          <w:szCs w:val="20"/>
          <w:lang w:val="nl-BE"/>
        </w:rPr>
        <w:tab/>
      </w:r>
      <w:r w:rsidRPr="00AD04D8">
        <w:rPr>
          <w:rFonts w:cs="Arial"/>
          <w:b/>
          <w:sz w:val="20"/>
          <w:szCs w:val="20"/>
          <w:lang w:val="nl-BE"/>
        </w:rPr>
        <w:tab/>
        <w:t>Ka2</w:t>
      </w:r>
    </w:p>
    <w:p w14:paraId="7CDC6BAA" w14:textId="77777777" w:rsidR="00412822" w:rsidRPr="00AD04D8" w:rsidRDefault="00412822" w:rsidP="00412822">
      <w:pPr>
        <w:rPr>
          <w:rFonts w:cs="Arial"/>
          <w:b/>
          <w:sz w:val="20"/>
          <w:szCs w:val="20"/>
          <w:lang w:val="nl-BE"/>
        </w:rPr>
      </w:pPr>
      <w:r w:rsidRPr="00AD04D8">
        <w:rPr>
          <w:rFonts w:cs="Arial"/>
          <w:b/>
          <w:sz w:val="20"/>
          <w:szCs w:val="20"/>
          <w:lang w:val="nl-BE"/>
        </w:rPr>
        <w:tab/>
        <w:t>4.Pf6</w:t>
      </w:r>
      <w:r w:rsidRPr="00AD04D8">
        <w:rPr>
          <w:rFonts w:cs="Arial"/>
          <w:b/>
          <w:sz w:val="20"/>
          <w:szCs w:val="20"/>
          <w:lang w:val="nl-BE"/>
        </w:rPr>
        <w:tab/>
      </w:r>
      <w:r w:rsidRPr="00AD04D8">
        <w:rPr>
          <w:rFonts w:cs="Arial"/>
          <w:b/>
          <w:sz w:val="20"/>
          <w:szCs w:val="20"/>
          <w:lang w:val="nl-BE"/>
        </w:rPr>
        <w:tab/>
        <w:t>Ka3</w:t>
      </w:r>
    </w:p>
    <w:p w14:paraId="2F1B5AD6" w14:textId="77777777" w:rsidR="00852176" w:rsidRDefault="00412822" w:rsidP="00412822">
      <w:pPr>
        <w:pStyle w:val="03aText"/>
        <w:widowControl/>
        <w:rPr>
          <w:noProof/>
          <w:lang w:val="nl-BE"/>
        </w:rPr>
      </w:pPr>
      <w:r w:rsidRPr="00AD04D8">
        <w:rPr>
          <w:noProof/>
          <w:lang w:val="nl-BE"/>
        </w:rPr>
        <w:t xml:space="preserve">Na </w:t>
      </w:r>
      <w:r w:rsidRPr="00F4261D">
        <w:rPr>
          <w:noProof/>
          <w:lang w:val="nl-BE"/>
        </w:rPr>
        <w:t>4...e3</w:t>
      </w:r>
      <w:r w:rsidR="00852176" w:rsidRPr="00F4261D">
        <w:rPr>
          <w:noProof/>
          <w:lang w:val="nl-BE"/>
        </w:rPr>
        <w:t>?</w:t>
      </w:r>
      <w:r w:rsidRPr="00AD04D8">
        <w:rPr>
          <w:noProof/>
          <w:lang w:val="nl-BE"/>
        </w:rPr>
        <w:t xml:space="preserve"> volgt 5.Pd5</w:t>
      </w:r>
      <w:r w:rsidRPr="00AD04D8">
        <w:rPr>
          <w:b/>
          <w:bCs/>
          <w:noProof/>
          <w:lang w:val="nl-BE"/>
        </w:rPr>
        <w:t xml:space="preserve"> </w:t>
      </w:r>
      <w:r w:rsidR="00852176">
        <w:rPr>
          <w:noProof/>
          <w:lang w:val="nl-BE"/>
        </w:rPr>
        <w:t>Ka3 6.Pb6</w:t>
      </w:r>
    </w:p>
    <w:p w14:paraId="477883CE" w14:textId="77777777" w:rsidR="00991661" w:rsidRPr="00C55FA4" w:rsidRDefault="00852176" w:rsidP="00C55FA4">
      <w:pPr>
        <w:pStyle w:val="03aText"/>
        <w:widowControl/>
        <w:rPr>
          <w:noProof/>
          <w:lang w:val="nl-BE"/>
        </w:rPr>
      </w:pPr>
      <w:r>
        <w:rPr>
          <w:noProof/>
          <w:lang w:val="nl-BE"/>
        </w:rPr>
        <w:t>Ka2 7.Pc4 Kb1 8.Kb3 Ka1 9.Pc3 e2 10.Pe3 (</w:t>
      </w:r>
      <w:r w:rsidR="00000A64">
        <w:rPr>
          <w:noProof/>
          <w:lang w:val="nl-BE"/>
        </w:rPr>
        <w:t>e1D</w:t>
      </w:r>
      <w:r w:rsidR="00412822" w:rsidRPr="00AD04D8">
        <w:rPr>
          <w:noProof/>
          <w:lang w:val="nl-BE"/>
        </w:rPr>
        <w:t>Na</w:t>
      </w:r>
      <w:r w:rsidR="00C179E4">
        <w:rPr>
          <w:noProof/>
          <w:lang w:val="nl-BE"/>
        </w:rPr>
        <w:t>:</w:t>
      </w:r>
    </w:p>
    <w:p w14:paraId="75655B49" w14:textId="77777777" w:rsidR="00802098" w:rsidRDefault="00412822" w:rsidP="006A0EB8">
      <w:pPr>
        <w:pStyle w:val="03aText"/>
        <w:widowControl/>
        <w:numPr>
          <w:ilvl w:val="0"/>
          <w:numId w:val="227"/>
        </w:numPr>
        <w:rPr>
          <w:noProof/>
          <w:lang w:val="nl-BE"/>
        </w:rPr>
      </w:pPr>
      <w:r w:rsidRPr="00AD04D8">
        <w:rPr>
          <w:noProof/>
          <w:lang w:val="nl-BE"/>
        </w:rPr>
        <w:t>5...</w:t>
      </w:r>
      <w:r w:rsidR="00C179E4">
        <w:rPr>
          <w:noProof/>
          <w:lang w:val="nl-BE"/>
        </w:rPr>
        <w:t>Ka4? 6.Pe3, wint wit ook</w:t>
      </w:r>
      <w:r w:rsidR="00835DF2">
        <w:rPr>
          <w:noProof/>
          <w:lang w:val="nl-BE"/>
        </w:rPr>
        <w:t xml:space="preserve"> </w:t>
      </w:r>
      <w:r w:rsidRPr="00AD04D8">
        <w:rPr>
          <w:noProof/>
          <w:lang w:val="nl-BE"/>
        </w:rPr>
        <w:t>na 57 zetten (</w:t>
      </w:r>
      <w:r w:rsidR="00E3015D">
        <w:rPr>
          <w:i/>
          <w:noProof/>
          <w:lang w:val="nl-BE"/>
        </w:rPr>
        <w:t xml:space="preserve">Ken </w:t>
      </w:r>
      <w:r w:rsidR="00C179E4">
        <w:rPr>
          <w:i/>
          <w:noProof/>
          <w:lang w:val="nl-BE"/>
        </w:rPr>
        <w:t>Thompson)</w:t>
      </w:r>
      <w:r w:rsidR="00000A64">
        <w:rPr>
          <w:i/>
          <w:noProof/>
          <w:lang w:val="nl-BE"/>
        </w:rPr>
        <w:t>.</w:t>
      </w:r>
      <w:r w:rsidR="00E3015D">
        <w:rPr>
          <w:noProof/>
          <w:lang w:val="nl-BE"/>
        </w:rPr>
        <w:t xml:space="preserve"> </w:t>
      </w:r>
      <w:r w:rsidR="001A17B9">
        <w:rPr>
          <w:noProof/>
          <w:lang w:val="nl-BE"/>
        </w:rPr>
        <w:t>Ook na:</w:t>
      </w:r>
    </w:p>
    <w:p w14:paraId="4C6BFD79" w14:textId="77777777" w:rsidR="00D35336" w:rsidRDefault="00802098" w:rsidP="006A0EB8">
      <w:pPr>
        <w:pStyle w:val="03aText"/>
        <w:widowControl/>
        <w:numPr>
          <w:ilvl w:val="0"/>
          <w:numId w:val="227"/>
        </w:numPr>
        <w:rPr>
          <w:noProof/>
          <w:lang w:val="nl-BE"/>
        </w:rPr>
      </w:pPr>
      <w:r w:rsidRPr="00000A64">
        <w:rPr>
          <w:noProof/>
          <w:lang w:val="nl-BE"/>
        </w:rPr>
        <w:t>5…e3</w:t>
      </w:r>
      <w:r w:rsidR="00000A64">
        <w:rPr>
          <w:noProof/>
          <w:lang w:val="nl-BE"/>
        </w:rPr>
        <w:t>?</w:t>
      </w:r>
      <w:r w:rsidR="00B53E0E">
        <w:rPr>
          <w:noProof/>
          <w:lang w:val="nl-BE"/>
        </w:rPr>
        <w:t>,</w:t>
      </w:r>
      <w:r w:rsidR="00C179E4" w:rsidRPr="00000A64">
        <w:rPr>
          <w:noProof/>
          <w:lang w:val="nl-BE"/>
        </w:rPr>
        <w:t>verliest zwart</w:t>
      </w:r>
      <w:r w:rsidR="00651A80">
        <w:rPr>
          <w:noProof/>
          <w:lang w:val="nl-BE"/>
        </w:rPr>
        <w:t>:</w:t>
      </w:r>
      <w:r w:rsidR="00C179E4" w:rsidRPr="00000A64">
        <w:rPr>
          <w:noProof/>
          <w:lang w:val="nl-BE"/>
        </w:rPr>
        <w:t>door</w:t>
      </w:r>
      <w:r w:rsidR="00CF35B9">
        <w:rPr>
          <w:noProof/>
          <w:lang w:val="nl-BE"/>
        </w:rPr>
        <w:t>:</w:t>
      </w:r>
      <w:r w:rsidR="00835DF2">
        <w:rPr>
          <w:noProof/>
          <w:lang w:val="nl-BE"/>
        </w:rPr>
        <w:t xml:space="preserve"> </w:t>
      </w:r>
      <w:r w:rsidR="00C179E4" w:rsidRPr="00000A64">
        <w:rPr>
          <w:noProof/>
          <w:lang w:val="nl-BE"/>
        </w:rPr>
        <w:t>6.Pb6 Ka2 7.Pc4 Kb1 8.Kb3</w:t>
      </w:r>
      <w:r w:rsidR="00835DF2">
        <w:rPr>
          <w:noProof/>
          <w:lang w:val="nl-BE"/>
        </w:rPr>
        <w:t xml:space="preserve"> </w:t>
      </w:r>
      <w:r w:rsidR="00C179E4" w:rsidRPr="00000A64">
        <w:rPr>
          <w:noProof/>
          <w:lang w:val="nl-BE"/>
        </w:rPr>
        <w:t>Ka1 9.Pc3 e2 10.</w:t>
      </w:r>
      <w:r w:rsidR="00B73918" w:rsidRPr="00000A64">
        <w:rPr>
          <w:noProof/>
          <w:lang w:val="nl-BE"/>
        </w:rPr>
        <w:t>Pe3</w:t>
      </w:r>
      <w:r w:rsidR="00835DF2">
        <w:rPr>
          <w:noProof/>
          <w:lang w:val="nl-BE"/>
        </w:rPr>
        <w:t xml:space="preserve"> </w:t>
      </w:r>
      <w:r w:rsidR="00B73918" w:rsidRPr="00000A64">
        <w:rPr>
          <w:noProof/>
          <w:lang w:val="nl-BE"/>
        </w:rPr>
        <w:t>e1P</w:t>
      </w:r>
      <w:r w:rsidR="00835DF2">
        <w:rPr>
          <w:noProof/>
          <w:lang w:val="nl-BE"/>
        </w:rPr>
        <w:t xml:space="preserve"> </w:t>
      </w:r>
      <w:r w:rsidR="00B73918" w:rsidRPr="00000A64">
        <w:rPr>
          <w:noProof/>
          <w:lang w:val="nl-BE"/>
        </w:rPr>
        <w:t>11.Ka3 Pc2+ en 12.Pxc2.</w:t>
      </w:r>
      <w:r w:rsidR="00651A80">
        <w:rPr>
          <w:noProof/>
          <w:lang w:val="nl-BE"/>
        </w:rPr>
        <w:t xml:space="preserve"> Of hier 10…e1D 11.Pc2+</w:t>
      </w:r>
    </w:p>
    <w:p w14:paraId="65E7F1D5" w14:textId="77777777" w:rsidR="00651A80" w:rsidRPr="00000A64" w:rsidRDefault="00651A80" w:rsidP="00651A80">
      <w:pPr>
        <w:pStyle w:val="03aText"/>
        <w:widowControl/>
        <w:ind w:left="360"/>
        <w:rPr>
          <w:noProof/>
          <w:lang w:val="nl-BE"/>
        </w:rPr>
      </w:pPr>
    </w:p>
    <w:p w14:paraId="0E356148" w14:textId="77777777" w:rsidR="00B73918" w:rsidRDefault="00B73918" w:rsidP="00412822">
      <w:pPr>
        <w:pStyle w:val="03aText"/>
        <w:widowControl/>
        <w:rPr>
          <w:b/>
          <w:noProof/>
          <w:lang w:val="nl-BE"/>
        </w:rPr>
      </w:pPr>
      <w:r>
        <w:rPr>
          <w:b/>
          <w:noProof/>
          <w:lang w:val="nl-BE"/>
        </w:rPr>
        <w:tab/>
        <w:t>6.Kb4</w:t>
      </w:r>
      <w:r>
        <w:rPr>
          <w:b/>
          <w:noProof/>
          <w:lang w:val="nl-BE"/>
        </w:rPr>
        <w:tab/>
      </w:r>
      <w:r>
        <w:rPr>
          <w:b/>
          <w:noProof/>
          <w:lang w:val="nl-BE"/>
        </w:rPr>
        <w:tab/>
        <w:t>e3</w:t>
      </w:r>
      <w:r w:rsidR="00F4261D">
        <w:rPr>
          <w:b/>
          <w:noProof/>
          <w:lang w:val="nl-BE"/>
        </w:rPr>
        <w:t>!</w:t>
      </w:r>
    </w:p>
    <w:p w14:paraId="30E1C606" w14:textId="77777777" w:rsidR="00B73918" w:rsidRDefault="00D235F1" w:rsidP="00412822">
      <w:pPr>
        <w:pStyle w:val="03aText"/>
        <w:widowControl/>
        <w:rPr>
          <w:b/>
          <w:noProof/>
          <w:lang w:val="nl-BE"/>
        </w:rPr>
      </w:pPr>
      <w:r>
        <w:rPr>
          <w:b/>
          <w:noProof/>
          <w:lang w:val="nl-BE"/>
        </w:rPr>
        <w:t>L</w:t>
      </w:r>
      <w:r w:rsidR="008C66DE">
        <w:rPr>
          <w:b/>
          <w:noProof/>
          <w:lang w:val="nl-BE"/>
        </w:rPr>
        <w:t>ager dus dan e4. En wit wint:</w:t>
      </w:r>
    </w:p>
    <w:p w14:paraId="607696DD" w14:textId="77777777" w:rsidR="00B73918" w:rsidRDefault="00B73918" w:rsidP="00412822">
      <w:pPr>
        <w:pStyle w:val="03aText"/>
        <w:widowControl/>
        <w:rPr>
          <w:b/>
          <w:noProof/>
          <w:lang w:val="nl-BE"/>
        </w:rPr>
      </w:pPr>
      <w:r>
        <w:rPr>
          <w:b/>
          <w:noProof/>
          <w:lang w:val="nl-BE"/>
        </w:rPr>
        <w:tab/>
        <w:t>7.Ka4</w:t>
      </w:r>
      <w:r>
        <w:rPr>
          <w:b/>
          <w:noProof/>
          <w:lang w:val="nl-BE"/>
        </w:rPr>
        <w:tab/>
      </w:r>
      <w:r>
        <w:rPr>
          <w:b/>
          <w:noProof/>
          <w:lang w:val="nl-BE"/>
        </w:rPr>
        <w:tab/>
        <w:t>Kb2</w:t>
      </w:r>
    </w:p>
    <w:p w14:paraId="40868F73" w14:textId="77777777" w:rsidR="00B73918" w:rsidRDefault="00B73918" w:rsidP="00412822">
      <w:pPr>
        <w:pStyle w:val="03aText"/>
        <w:widowControl/>
        <w:rPr>
          <w:b/>
          <w:noProof/>
          <w:lang w:val="nl-BE"/>
        </w:rPr>
      </w:pPr>
      <w:r>
        <w:rPr>
          <w:b/>
          <w:noProof/>
          <w:lang w:val="nl-BE"/>
        </w:rPr>
        <w:tab/>
        <w:t>8.Pb4</w:t>
      </w:r>
      <w:r>
        <w:rPr>
          <w:b/>
          <w:noProof/>
          <w:lang w:val="nl-BE"/>
        </w:rPr>
        <w:tab/>
      </w:r>
      <w:r>
        <w:rPr>
          <w:b/>
          <w:noProof/>
          <w:lang w:val="nl-BE"/>
        </w:rPr>
        <w:tab/>
        <w:t>Kb1</w:t>
      </w:r>
    </w:p>
    <w:p w14:paraId="053A0F97" w14:textId="77777777" w:rsidR="00B73918" w:rsidRDefault="00B73918" w:rsidP="00412822">
      <w:pPr>
        <w:pStyle w:val="03aText"/>
        <w:widowControl/>
        <w:rPr>
          <w:b/>
          <w:noProof/>
          <w:lang w:val="nl-BE"/>
        </w:rPr>
      </w:pPr>
      <w:r>
        <w:rPr>
          <w:b/>
          <w:noProof/>
          <w:lang w:val="nl-BE"/>
        </w:rPr>
        <w:tab/>
        <w:t>9.Ka3(Kb3)</w:t>
      </w:r>
      <w:r>
        <w:rPr>
          <w:b/>
          <w:noProof/>
          <w:lang w:val="nl-BE"/>
        </w:rPr>
        <w:tab/>
        <w:t>Ka1</w:t>
      </w:r>
    </w:p>
    <w:p w14:paraId="1F74BB0C" w14:textId="77777777" w:rsidR="00B73918" w:rsidRDefault="00B73918" w:rsidP="00412822">
      <w:pPr>
        <w:pStyle w:val="03aText"/>
        <w:widowControl/>
        <w:rPr>
          <w:b/>
          <w:noProof/>
          <w:lang w:val="nl-BE"/>
        </w:rPr>
      </w:pPr>
      <w:r>
        <w:rPr>
          <w:b/>
          <w:noProof/>
          <w:lang w:val="nl-BE"/>
        </w:rPr>
        <w:t xml:space="preserve">          10.Pc3</w:t>
      </w:r>
      <w:r>
        <w:rPr>
          <w:b/>
          <w:noProof/>
          <w:lang w:val="nl-BE"/>
        </w:rPr>
        <w:tab/>
      </w:r>
      <w:r>
        <w:rPr>
          <w:b/>
          <w:noProof/>
          <w:lang w:val="nl-BE"/>
        </w:rPr>
        <w:tab/>
        <w:t>e2</w:t>
      </w:r>
    </w:p>
    <w:p w14:paraId="5C386EC2" w14:textId="77777777" w:rsidR="00B73918" w:rsidRDefault="00B73918" w:rsidP="00412822">
      <w:pPr>
        <w:pStyle w:val="03aText"/>
        <w:widowControl/>
        <w:rPr>
          <w:b/>
          <w:noProof/>
          <w:lang w:val="nl-BE"/>
        </w:rPr>
      </w:pPr>
      <w:r>
        <w:rPr>
          <w:b/>
          <w:noProof/>
          <w:lang w:val="nl-BE"/>
        </w:rPr>
        <w:t xml:space="preserve">          11.Pc2+</w:t>
      </w:r>
    </w:p>
    <w:p w14:paraId="7BFDF98A" w14:textId="77777777" w:rsidR="00B73918" w:rsidRPr="00E3308A" w:rsidRDefault="00B73918" w:rsidP="00412822">
      <w:pPr>
        <w:pStyle w:val="03aText"/>
        <w:widowControl/>
        <w:rPr>
          <w:noProof/>
          <w:lang w:val="nl-BE"/>
        </w:rPr>
      </w:pPr>
      <w:r w:rsidRPr="00E3308A">
        <w:rPr>
          <w:noProof/>
          <w:lang w:val="nl-BE"/>
        </w:rPr>
        <w:t>En mat.</w:t>
      </w:r>
    </w:p>
    <w:p w14:paraId="595B2701" w14:textId="77777777" w:rsidR="00B73918" w:rsidRPr="00E3308A" w:rsidRDefault="00B73918" w:rsidP="00412822">
      <w:pPr>
        <w:pStyle w:val="03aText"/>
        <w:widowControl/>
        <w:rPr>
          <w:noProof/>
          <w:lang w:val="nl-BE"/>
        </w:rPr>
      </w:pPr>
    </w:p>
    <w:p w14:paraId="18F44594" w14:textId="77777777" w:rsidR="00B73918" w:rsidRPr="00E3308A" w:rsidRDefault="00B73918" w:rsidP="00412822">
      <w:pPr>
        <w:pStyle w:val="03aText"/>
        <w:widowControl/>
        <w:rPr>
          <w:noProof/>
          <w:lang w:val="nl-BE"/>
        </w:rPr>
      </w:pPr>
      <w:r w:rsidRPr="00E3308A">
        <w:rPr>
          <w:noProof/>
          <w:lang w:val="nl-BE"/>
        </w:rPr>
        <w:t>“Het schaak der wrake”, aldus Roger Missiaen.</w:t>
      </w:r>
    </w:p>
    <w:p w14:paraId="6E1E0E0A" w14:textId="77777777" w:rsidR="00E3308A" w:rsidRPr="00E3308A" w:rsidRDefault="00E3308A" w:rsidP="00412822">
      <w:pPr>
        <w:pStyle w:val="03aText"/>
        <w:widowControl/>
        <w:rPr>
          <w:noProof/>
          <w:lang w:val="nl-BE"/>
        </w:rPr>
      </w:pPr>
    </w:p>
    <w:p w14:paraId="120D7638" w14:textId="77777777" w:rsidR="0074401A" w:rsidRDefault="00E3308A" w:rsidP="00412822">
      <w:pPr>
        <w:pStyle w:val="03aText"/>
        <w:widowControl/>
        <w:rPr>
          <w:noProof/>
          <w:lang w:val="nl-BE"/>
        </w:rPr>
      </w:pPr>
      <w:r w:rsidRPr="00E3308A">
        <w:rPr>
          <w:noProof/>
          <w:lang w:val="nl-BE"/>
        </w:rPr>
        <w:t>Een bijna zuivere studie</w:t>
      </w:r>
      <w:r w:rsidR="00000A64">
        <w:rPr>
          <w:noProof/>
          <w:lang w:val="nl-BE"/>
        </w:rPr>
        <w:t xml:space="preserve">, </w:t>
      </w:r>
      <w:r w:rsidR="004A5169">
        <w:rPr>
          <w:noProof/>
          <w:lang w:val="nl-BE"/>
        </w:rPr>
        <w:t>(</w:t>
      </w:r>
      <w:r w:rsidR="00000A64">
        <w:rPr>
          <w:noProof/>
          <w:lang w:val="nl-BE"/>
        </w:rPr>
        <w:t>zie</w:t>
      </w:r>
      <w:r>
        <w:rPr>
          <w:i/>
          <w:noProof/>
          <w:lang w:val="nl-BE"/>
        </w:rPr>
        <w:t xml:space="preserve"> </w:t>
      </w:r>
      <w:r w:rsidRPr="00000A64">
        <w:rPr>
          <w:noProof/>
          <w:lang w:val="nl-BE"/>
        </w:rPr>
        <w:t>de</w:t>
      </w:r>
      <w:r>
        <w:rPr>
          <w:i/>
          <w:noProof/>
          <w:lang w:val="nl-BE"/>
        </w:rPr>
        <w:t xml:space="preserve"> </w:t>
      </w:r>
      <w:r w:rsidR="00000A64">
        <w:rPr>
          <w:i/>
          <w:noProof/>
          <w:lang w:val="nl-BE"/>
        </w:rPr>
        <w:t>‘</w:t>
      </w:r>
      <w:r>
        <w:rPr>
          <w:i/>
          <w:noProof/>
          <w:lang w:val="nl-BE"/>
        </w:rPr>
        <w:t>dual</w:t>
      </w:r>
      <w:r w:rsidR="00000A64">
        <w:rPr>
          <w:i/>
          <w:noProof/>
          <w:lang w:val="nl-BE"/>
        </w:rPr>
        <w:t xml:space="preserve">’ </w:t>
      </w:r>
      <w:r>
        <w:rPr>
          <w:i/>
          <w:noProof/>
          <w:lang w:val="nl-BE"/>
        </w:rPr>
        <w:t xml:space="preserve">op zet 9) </w:t>
      </w:r>
      <w:r>
        <w:rPr>
          <w:noProof/>
          <w:lang w:val="nl-BE"/>
        </w:rPr>
        <w:t>die hier d</w:t>
      </w:r>
      <w:r w:rsidR="00000A64">
        <w:rPr>
          <w:noProof/>
          <w:lang w:val="nl-BE"/>
        </w:rPr>
        <w:t>e weer</w:t>
      </w:r>
      <w:r w:rsidR="00BC59A4">
        <w:rPr>
          <w:noProof/>
          <w:lang w:val="nl-BE"/>
        </w:rPr>
        <w:t>-legging is van de foute be</w:t>
      </w:r>
      <w:r w:rsidR="0074401A">
        <w:rPr>
          <w:noProof/>
          <w:lang w:val="nl-BE"/>
        </w:rPr>
        <w:t xml:space="preserve">wering van Troitzky.   </w:t>
      </w:r>
    </w:p>
    <w:p w14:paraId="297CFB11" w14:textId="77777777" w:rsidR="0074401A" w:rsidRDefault="0074401A" w:rsidP="00412822">
      <w:pPr>
        <w:pStyle w:val="03aText"/>
        <w:widowControl/>
        <w:rPr>
          <w:noProof/>
          <w:lang w:val="nl-BE"/>
        </w:rPr>
      </w:pPr>
    </w:p>
    <w:p w14:paraId="3AB881E9" w14:textId="77777777" w:rsidR="0074401A" w:rsidRDefault="0074401A" w:rsidP="00412822">
      <w:pPr>
        <w:pStyle w:val="03aText"/>
        <w:widowControl/>
        <w:rPr>
          <w:noProof/>
          <w:lang w:val="nl-BE"/>
        </w:rPr>
      </w:pPr>
    </w:p>
    <w:p w14:paraId="535C8D1A" w14:textId="77777777" w:rsidR="0074401A" w:rsidRDefault="0074401A" w:rsidP="00412822">
      <w:pPr>
        <w:pStyle w:val="03aText"/>
        <w:widowControl/>
        <w:rPr>
          <w:noProof/>
          <w:lang w:val="nl-BE"/>
        </w:rPr>
      </w:pPr>
    </w:p>
    <w:p w14:paraId="209E06E6" w14:textId="77777777" w:rsidR="0074401A" w:rsidRDefault="0074401A" w:rsidP="00412822">
      <w:pPr>
        <w:pStyle w:val="03aText"/>
        <w:widowControl/>
        <w:rPr>
          <w:noProof/>
          <w:lang w:val="nl-BE"/>
        </w:rPr>
      </w:pPr>
    </w:p>
    <w:p w14:paraId="697B60F8" w14:textId="77777777" w:rsidR="00C55FA4" w:rsidRDefault="0074401A" w:rsidP="00E60699">
      <w:pPr>
        <w:pStyle w:val="03aText"/>
        <w:widowControl/>
        <w:rPr>
          <w:noProof/>
          <w:lang w:val="nl-BE"/>
        </w:rPr>
      </w:pPr>
      <w:r>
        <w:rPr>
          <w:noProof/>
          <w:lang w:val="nl-BE"/>
        </w:rPr>
        <w:lastRenderedPageBreak/>
        <w:t xml:space="preserve">                                                                                                                                                                                                                                                                                                                                                                                                                                               </w:t>
      </w:r>
    </w:p>
    <w:p w14:paraId="3D440BDF" w14:textId="77777777" w:rsidR="00C55FA4" w:rsidRDefault="00C55FA4" w:rsidP="00E60699">
      <w:pPr>
        <w:pStyle w:val="03aText"/>
        <w:widowControl/>
        <w:rPr>
          <w:noProof/>
          <w:lang w:val="nl-BE"/>
        </w:rPr>
      </w:pPr>
    </w:p>
    <w:p w14:paraId="76883490" w14:textId="77777777" w:rsidR="00C55FA4" w:rsidRDefault="00C55FA4" w:rsidP="00E60699">
      <w:pPr>
        <w:pStyle w:val="03aText"/>
        <w:widowControl/>
        <w:rPr>
          <w:noProof/>
          <w:lang w:val="nl-BE"/>
        </w:rPr>
      </w:pPr>
    </w:p>
    <w:p w14:paraId="62556E3F" w14:textId="77777777" w:rsidR="00C55FA4" w:rsidRDefault="00C55FA4" w:rsidP="00E60699">
      <w:pPr>
        <w:pStyle w:val="03aText"/>
        <w:widowControl/>
        <w:rPr>
          <w:noProof/>
          <w:lang w:val="nl-BE"/>
        </w:rPr>
      </w:pPr>
    </w:p>
    <w:p w14:paraId="0273637F" w14:textId="77777777" w:rsidR="00412822" w:rsidRPr="00E60699" w:rsidRDefault="00412822" w:rsidP="00E60699">
      <w:pPr>
        <w:pStyle w:val="03aText"/>
        <w:widowControl/>
        <w:rPr>
          <w:noProof/>
          <w:lang w:val="nl-BE"/>
        </w:rPr>
      </w:pPr>
      <w:r w:rsidRPr="00AD04D8">
        <w:rPr>
          <w:noProof/>
          <w:lang w:val="nl-BE"/>
        </w:rPr>
        <w:t>Deze studie, zo</w:t>
      </w:r>
      <w:r w:rsidR="00183349">
        <w:rPr>
          <w:noProof/>
          <w:lang w:val="nl-BE"/>
        </w:rPr>
        <w:t>als ook enkele voor</w:t>
      </w:r>
      <w:r w:rsidR="00BE6029">
        <w:rPr>
          <w:noProof/>
          <w:lang w:val="nl-BE"/>
        </w:rPr>
        <w:t>beelden door</w:t>
      </w:r>
      <w:r w:rsidRPr="00AD04D8">
        <w:rPr>
          <w:i/>
          <w:noProof/>
          <w:lang w:val="nl-BE"/>
        </w:rPr>
        <w:t>Troitzky</w:t>
      </w:r>
      <w:r w:rsidR="005A76F7">
        <w:rPr>
          <w:i/>
          <w:noProof/>
          <w:lang w:val="nl-BE"/>
        </w:rPr>
        <w:t xml:space="preserve"> </w:t>
      </w:r>
      <w:r w:rsidR="00767346" w:rsidRPr="00767346">
        <w:rPr>
          <w:i/>
          <w:noProof/>
          <w:lang w:val="nl-BE"/>
        </w:rPr>
        <w:t>himself</w:t>
      </w:r>
      <w:r w:rsidRPr="00767346">
        <w:rPr>
          <w:i/>
          <w:noProof/>
          <w:lang w:val="nl-BE"/>
        </w:rPr>
        <w:t xml:space="preserve"> </w:t>
      </w:r>
      <w:r w:rsidRPr="00AD04D8">
        <w:rPr>
          <w:noProof/>
          <w:lang w:val="nl-BE"/>
        </w:rPr>
        <w:t>aa</w:t>
      </w:r>
      <w:r w:rsidR="003B49C3">
        <w:rPr>
          <w:noProof/>
          <w:lang w:val="nl-BE"/>
        </w:rPr>
        <w:t>n</w:t>
      </w:r>
      <w:r w:rsidR="00F236EC">
        <w:rPr>
          <w:noProof/>
          <w:lang w:val="nl-BE"/>
        </w:rPr>
        <w:t>getoond</w:t>
      </w:r>
      <w:r w:rsidR="00F926D4">
        <w:rPr>
          <w:noProof/>
          <w:lang w:val="nl-BE"/>
        </w:rPr>
        <w:t>,</w:t>
      </w:r>
      <w:r>
        <w:rPr>
          <w:noProof/>
          <w:lang w:val="nl-BE"/>
        </w:rPr>
        <w:t xml:space="preserve"> </w:t>
      </w:r>
      <w:r w:rsidR="00026FA0">
        <w:rPr>
          <w:noProof/>
          <w:lang w:val="nl-BE"/>
        </w:rPr>
        <w:t>is</w:t>
      </w:r>
      <w:r w:rsidR="00E60699">
        <w:rPr>
          <w:noProof/>
          <w:lang w:val="nl-BE"/>
        </w:rPr>
        <w:t xml:space="preserve"> een</w:t>
      </w:r>
      <w:r w:rsidR="00666B70">
        <w:rPr>
          <w:noProof/>
          <w:lang w:val="nl-BE"/>
        </w:rPr>
        <w:t xml:space="preserve"> uitzonde</w:t>
      </w:r>
      <w:r w:rsidR="00666B70">
        <w:rPr>
          <w:noProof/>
          <w:lang w:val="nl-BE"/>
        </w:rPr>
        <w:softHyphen/>
        <w:t xml:space="preserve">ring </w:t>
      </w:r>
      <w:r w:rsidR="00E60699">
        <w:rPr>
          <w:noProof/>
          <w:lang w:val="nl-BE"/>
        </w:rPr>
        <w:t xml:space="preserve">op </w:t>
      </w:r>
      <w:r w:rsidR="00F236EC" w:rsidRPr="00E60699">
        <w:rPr>
          <w:noProof/>
          <w:lang w:val="nl-BE"/>
        </w:rPr>
        <w:t>de regel.</w:t>
      </w:r>
    </w:p>
    <w:p w14:paraId="1FBCB53D" w14:textId="77777777" w:rsidR="00E23201" w:rsidRDefault="00412822" w:rsidP="00412822">
      <w:pPr>
        <w:pStyle w:val="03cOpmerking"/>
        <w:widowControl/>
        <w:spacing w:before="200"/>
        <w:rPr>
          <w:noProof/>
          <w:lang w:val="nl-BE"/>
        </w:rPr>
      </w:pPr>
      <w:r w:rsidRPr="00A97B80">
        <w:rPr>
          <w:noProof/>
          <w:lang w:val="en-GB"/>
        </w:rPr>
        <w:t>JohnDubois schree</w:t>
      </w:r>
      <w:r w:rsidRPr="001D6918">
        <w:rPr>
          <w:noProof/>
          <w:lang w:val="en-GB"/>
        </w:rPr>
        <w:t>f:</w:t>
      </w:r>
      <w:r w:rsidR="005A76F7">
        <w:rPr>
          <w:i/>
          <w:iCs/>
          <w:noProof/>
          <w:lang w:val="en-GB"/>
        </w:rPr>
        <w:t xml:space="preserve">“White </w:t>
      </w:r>
      <w:r w:rsidRPr="001D6918">
        <w:rPr>
          <w:i/>
          <w:iCs/>
          <w:noProof/>
          <w:lang w:val="en-GB"/>
        </w:rPr>
        <w:t>threa</w:t>
      </w:r>
      <w:r w:rsidR="00F236EC">
        <w:rPr>
          <w:i/>
          <w:iCs/>
          <w:noProof/>
          <w:lang w:val="en-GB"/>
        </w:rPr>
        <w:t>-t</w:t>
      </w:r>
      <w:r w:rsidRPr="001D6918">
        <w:rPr>
          <w:i/>
          <w:iCs/>
          <w:noProof/>
          <w:lang w:val="en-GB"/>
        </w:rPr>
        <w:t xml:space="preserve">ens ‘Troitzky’ twice to gain two tempi. </w:t>
      </w:r>
      <w:r w:rsidRPr="00AD04D8">
        <w:rPr>
          <w:i/>
          <w:iCs/>
          <w:noProof/>
          <w:lang w:val="nl-BE"/>
        </w:rPr>
        <w:t>However one must start with the right Knight.”</w:t>
      </w:r>
      <w:r w:rsidRPr="00AD04D8">
        <w:rPr>
          <w:noProof/>
          <w:lang w:val="nl-BE"/>
        </w:rPr>
        <w:t xml:space="preserve"> </w:t>
      </w:r>
    </w:p>
    <w:p w14:paraId="25819E2F" w14:textId="77777777" w:rsidR="00412822" w:rsidRPr="00AD04D8" w:rsidRDefault="00412822" w:rsidP="00412822">
      <w:pPr>
        <w:pStyle w:val="03cOpmerking"/>
        <w:widowControl/>
        <w:spacing w:before="200"/>
        <w:rPr>
          <w:noProof/>
          <w:lang w:val="nl-BE"/>
        </w:rPr>
      </w:pPr>
      <w:r>
        <w:rPr>
          <w:noProof/>
          <w:lang w:val="nl-BE"/>
        </w:rPr>
        <w:t>Ik heb deze studie</w:t>
      </w:r>
      <w:r w:rsidRPr="00AD04D8">
        <w:rPr>
          <w:noProof/>
          <w:lang w:val="nl-BE"/>
        </w:rPr>
        <w:t xml:space="preserve"> opgedragen aan Roger Missiaen naar aanlei-ding van zijn 75ste verjaardag. </w:t>
      </w:r>
    </w:p>
    <w:p w14:paraId="789E4451" w14:textId="77777777" w:rsidR="00412822" w:rsidRPr="00AD04D8" w:rsidRDefault="00412822" w:rsidP="00412822">
      <w:pPr>
        <w:pStyle w:val="03aText"/>
        <w:widowControl/>
        <w:spacing w:line="260" w:lineRule="exact"/>
        <w:rPr>
          <w:noProof/>
          <w:lang w:val="nl-BE"/>
        </w:rPr>
      </w:pPr>
    </w:p>
    <w:p w14:paraId="6AAFD00F" w14:textId="77777777" w:rsidR="00412822" w:rsidRPr="00AD04D8" w:rsidRDefault="00412822" w:rsidP="00412822">
      <w:pPr>
        <w:pStyle w:val="03aText"/>
        <w:widowControl/>
        <w:spacing w:line="220" w:lineRule="exact"/>
        <w:rPr>
          <w:noProof/>
          <w:lang w:val="nl-BE"/>
        </w:rPr>
      </w:pPr>
      <w:r w:rsidRPr="00AD04D8">
        <w:rPr>
          <w:noProof/>
          <w:lang w:val="nl-BE"/>
        </w:rPr>
        <w:t xml:space="preserve">Met hetzelfde povere materiaal had mijn vriend </w:t>
      </w:r>
      <w:r w:rsidRPr="000A3D44">
        <w:rPr>
          <w:noProof/>
          <w:lang w:val="nl-BE"/>
        </w:rPr>
        <w:t>Roger</w:t>
      </w:r>
      <w:r w:rsidR="00780F25">
        <w:rPr>
          <w:noProof/>
          <w:lang w:val="nl-BE"/>
        </w:rPr>
        <w:t xml:space="preserve"> in 1997 onderstaande studie aan mij op-ge</w:t>
      </w:r>
      <w:r w:rsidRPr="00AD04D8">
        <w:rPr>
          <w:noProof/>
          <w:lang w:val="nl-BE"/>
        </w:rPr>
        <w:t xml:space="preserve">dragen: </w:t>
      </w:r>
    </w:p>
    <w:p w14:paraId="75CDBA5E" w14:textId="77777777" w:rsidR="00412822" w:rsidRPr="00AD04D8" w:rsidRDefault="00412822" w:rsidP="00412822">
      <w:pPr>
        <w:pStyle w:val="03aText"/>
        <w:widowControl/>
        <w:spacing w:line="220" w:lineRule="exact"/>
        <w:rPr>
          <w:noProof/>
          <w:lang w:val="nl-BE"/>
        </w:rPr>
      </w:pPr>
    </w:p>
    <w:p w14:paraId="7073B011" w14:textId="77777777" w:rsidR="00412822" w:rsidRPr="00B30CD5" w:rsidRDefault="00412822" w:rsidP="00412822">
      <w:pPr>
        <w:pStyle w:val="03aText"/>
        <w:widowControl/>
        <w:spacing w:line="220" w:lineRule="exact"/>
        <w:rPr>
          <w:noProof/>
          <w:lang w:val="nl-BE"/>
        </w:rPr>
      </w:pPr>
      <w:r w:rsidRPr="00B30CD5">
        <w:rPr>
          <w:noProof/>
          <w:lang w:val="nl-BE"/>
        </w:rPr>
        <w:t xml:space="preserve">Ka3 Pc1 Pf1 / Ka1 e4 + ZAZ </w:t>
      </w:r>
    </w:p>
    <w:p w14:paraId="21366933" w14:textId="77777777" w:rsidR="00412822" w:rsidRPr="00B30CD5" w:rsidRDefault="00412822" w:rsidP="00412822">
      <w:pPr>
        <w:pStyle w:val="03aText"/>
        <w:widowControl/>
        <w:spacing w:line="220" w:lineRule="exact"/>
        <w:rPr>
          <w:noProof/>
          <w:lang w:val="nl-BE"/>
        </w:rPr>
      </w:pPr>
    </w:p>
    <w:p w14:paraId="3F6E8818" w14:textId="77777777" w:rsidR="00412822" w:rsidRPr="00AD04D8" w:rsidRDefault="00412822" w:rsidP="00412822">
      <w:pPr>
        <w:pStyle w:val="03aText"/>
        <w:widowControl/>
        <w:spacing w:line="220" w:lineRule="exact"/>
        <w:rPr>
          <w:noProof/>
          <w:lang w:val="nl-BE"/>
        </w:rPr>
      </w:pPr>
      <w:r w:rsidRPr="00AD04D8">
        <w:rPr>
          <w:noProof/>
          <w:lang w:val="nl-BE"/>
        </w:rPr>
        <w:t xml:space="preserve">met de oplossing: 1...Kb1 2.Pa2 e3 3.Kb3, en: </w:t>
      </w:r>
    </w:p>
    <w:p w14:paraId="0E67CDE6" w14:textId="77777777" w:rsidR="00412822" w:rsidRPr="00AD04D8" w:rsidRDefault="00412822" w:rsidP="00412822">
      <w:pPr>
        <w:pStyle w:val="03aText"/>
        <w:widowControl/>
        <w:numPr>
          <w:ilvl w:val="0"/>
          <w:numId w:val="1"/>
        </w:numPr>
        <w:spacing w:line="220" w:lineRule="exact"/>
        <w:rPr>
          <w:noProof/>
          <w:lang w:val="nl-BE"/>
        </w:rPr>
      </w:pPr>
      <w:r w:rsidRPr="00AD04D8">
        <w:rPr>
          <w:noProof/>
          <w:lang w:val="nl-BE"/>
        </w:rPr>
        <w:t>3...e2 4.Pd2+ Ka1 5.Pb4 e1P 6.Ka3 Pc2+ 7.Pxc2+ en mat.</w:t>
      </w:r>
    </w:p>
    <w:p w14:paraId="3F52A77A" w14:textId="77777777" w:rsidR="00E06516" w:rsidRDefault="00412822" w:rsidP="00E06516">
      <w:pPr>
        <w:pStyle w:val="03aText"/>
        <w:widowControl/>
        <w:numPr>
          <w:ilvl w:val="0"/>
          <w:numId w:val="1"/>
        </w:numPr>
        <w:spacing w:line="220" w:lineRule="exact"/>
        <w:rPr>
          <w:noProof/>
          <w:lang w:val="nl-BE"/>
        </w:rPr>
      </w:pPr>
      <w:r w:rsidRPr="00AD04D8">
        <w:rPr>
          <w:noProof/>
          <w:lang w:val="nl-BE"/>
        </w:rPr>
        <w:t>3...Ka1 4.Pc3 e2 5.Pe3 e1P 6</w:t>
      </w:r>
      <w:r w:rsidR="00E06516">
        <w:rPr>
          <w:noProof/>
          <w:lang w:val="nl-BE"/>
        </w:rPr>
        <w:t>.Ka3  Pc2+ Pxc2+ en mat.</w:t>
      </w:r>
    </w:p>
    <w:p w14:paraId="60EFD2A1" w14:textId="77777777" w:rsidR="004D6DE9" w:rsidRDefault="004D6DE9" w:rsidP="00440EFD">
      <w:pPr>
        <w:pStyle w:val="03aText"/>
        <w:widowControl/>
        <w:spacing w:line="220" w:lineRule="exact"/>
        <w:rPr>
          <w:noProof/>
          <w:lang w:val="nl-BE"/>
        </w:rPr>
      </w:pPr>
    </w:p>
    <w:p w14:paraId="6B704620" w14:textId="77777777" w:rsidR="00440EFD" w:rsidRDefault="00440EFD" w:rsidP="00440EFD">
      <w:pPr>
        <w:pStyle w:val="03aText"/>
        <w:widowControl/>
        <w:spacing w:line="220" w:lineRule="exact"/>
        <w:rPr>
          <w:noProof/>
          <w:lang w:val="nl-BE"/>
        </w:rPr>
      </w:pPr>
      <w:r>
        <w:rPr>
          <w:noProof/>
          <w:lang w:val="nl-BE"/>
        </w:rPr>
        <w:t>Waarvoor dank.</w:t>
      </w:r>
    </w:p>
    <w:p w14:paraId="4D3F1915" w14:textId="77777777" w:rsidR="00E06516" w:rsidRDefault="00E06516" w:rsidP="00E06516">
      <w:pPr>
        <w:pStyle w:val="03aText"/>
        <w:widowControl/>
        <w:spacing w:line="220" w:lineRule="exact"/>
        <w:rPr>
          <w:noProof/>
          <w:lang w:val="nl-BE"/>
        </w:rPr>
      </w:pPr>
    </w:p>
    <w:p w14:paraId="08B2245B" w14:textId="77777777" w:rsidR="00E06516" w:rsidRDefault="00E06516" w:rsidP="00E06516">
      <w:pPr>
        <w:pStyle w:val="03aText"/>
        <w:widowControl/>
        <w:spacing w:line="220" w:lineRule="exact"/>
        <w:rPr>
          <w:noProof/>
          <w:lang w:val="nl-BE"/>
        </w:rPr>
      </w:pPr>
    </w:p>
    <w:p w14:paraId="352975D9" w14:textId="77777777" w:rsidR="00E06516" w:rsidRDefault="00E06516" w:rsidP="00E06516">
      <w:pPr>
        <w:pStyle w:val="03aText"/>
        <w:widowControl/>
        <w:spacing w:line="220" w:lineRule="exact"/>
        <w:rPr>
          <w:noProof/>
          <w:lang w:val="nl-BE"/>
        </w:rPr>
      </w:pPr>
    </w:p>
    <w:p w14:paraId="129AE7EB" w14:textId="77777777" w:rsidR="00E06516" w:rsidRDefault="00E06516" w:rsidP="00E06516">
      <w:pPr>
        <w:pStyle w:val="03aText"/>
        <w:widowControl/>
        <w:spacing w:line="220" w:lineRule="exact"/>
        <w:rPr>
          <w:noProof/>
          <w:lang w:val="nl-BE"/>
        </w:rPr>
      </w:pPr>
    </w:p>
    <w:p w14:paraId="5BBFCCEE" w14:textId="77777777" w:rsidR="00E06516" w:rsidRDefault="00E06516" w:rsidP="00E06516">
      <w:pPr>
        <w:pStyle w:val="03aText"/>
        <w:widowControl/>
        <w:spacing w:line="220" w:lineRule="exact"/>
        <w:rPr>
          <w:noProof/>
          <w:lang w:val="nl-BE"/>
        </w:rPr>
      </w:pPr>
    </w:p>
    <w:p w14:paraId="6825A6E4" w14:textId="77777777" w:rsidR="00E06516" w:rsidRDefault="00E06516" w:rsidP="00E06516">
      <w:pPr>
        <w:pStyle w:val="03aText"/>
        <w:widowControl/>
        <w:spacing w:line="220" w:lineRule="exact"/>
        <w:rPr>
          <w:noProof/>
          <w:lang w:val="nl-BE"/>
        </w:rPr>
      </w:pPr>
    </w:p>
    <w:p w14:paraId="07807045" w14:textId="77777777" w:rsidR="00E06516" w:rsidRDefault="00E06516" w:rsidP="00E06516">
      <w:pPr>
        <w:pStyle w:val="03aText"/>
        <w:widowControl/>
        <w:spacing w:line="220" w:lineRule="exact"/>
        <w:rPr>
          <w:noProof/>
          <w:lang w:val="nl-BE"/>
        </w:rPr>
      </w:pPr>
    </w:p>
    <w:p w14:paraId="655FA8B5" w14:textId="77777777" w:rsidR="00E06516" w:rsidRDefault="00E06516" w:rsidP="00E06516">
      <w:pPr>
        <w:pStyle w:val="03aText"/>
        <w:widowControl/>
        <w:spacing w:line="220" w:lineRule="exact"/>
        <w:rPr>
          <w:noProof/>
          <w:lang w:val="nl-BE"/>
        </w:rPr>
      </w:pPr>
    </w:p>
    <w:p w14:paraId="21D816F3" w14:textId="77777777" w:rsidR="00E06516" w:rsidRDefault="00E06516" w:rsidP="00E06516">
      <w:pPr>
        <w:pStyle w:val="03aText"/>
        <w:widowControl/>
        <w:spacing w:line="220" w:lineRule="exact"/>
        <w:rPr>
          <w:noProof/>
          <w:lang w:val="nl-BE"/>
        </w:rPr>
      </w:pPr>
    </w:p>
    <w:p w14:paraId="79F53108" w14:textId="77777777" w:rsidR="00E06516" w:rsidRDefault="00E06516" w:rsidP="00E06516">
      <w:pPr>
        <w:pStyle w:val="03aText"/>
        <w:widowControl/>
        <w:spacing w:line="220" w:lineRule="exact"/>
        <w:rPr>
          <w:noProof/>
          <w:lang w:val="nl-BE"/>
        </w:rPr>
      </w:pPr>
    </w:p>
    <w:p w14:paraId="4E66E80E" w14:textId="77777777" w:rsidR="00E06516" w:rsidRDefault="00E06516" w:rsidP="00E06516">
      <w:pPr>
        <w:pStyle w:val="03aText"/>
        <w:widowControl/>
        <w:spacing w:line="220" w:lineRule="exact"/>
        <w:rPr>
          <w:noProof/>
          <w:lang w:val="nl-BE"/>
        </w:rPr>
      </w:pPr>
    </w:p>
    <w:p w14:paraId="5CE14D81" w14:textId="77777777" w:rsidR="00E06516" w:rsidRDefault="00E06516" w:rsidP="00E06516">
      <w:pPr>
        <w:pStyle w:val="03aText"/>
        <w:widowControl/>
        <w:spacing w:line="220" w:lineRule="exact"/>
        <w:rPr>
          <w:noProof/>
          <w:lang w:val="nl-BE"/>
        </w:rPr>
      </w:pPr>
    </w:p>
    <w:p w14:paraId="4A6747B2" w14:textId="77777777" w:rsidR="00E06516" w:rsidRDefault="00E06516" w:rsidP="00E06516">
      <w:pPr>
        <w:pStyle w:val="03aText"/>
        <w:widowControl/>
        <w:spacing w:line="220" w:lineRule="exact"/>
        <w:rPr>
          <w:noProof/>
          <w:lang w:val="nl-BE"/>
        </w:rPr>
      </w:pPr>
    </w:p>
    <w:p w14:paraId="77365ED6" w14:textId="77777777" w:rsidR="00E06516" w:rsidRDefault="00E06516" w:rsidP="00E06516">
      <w:pPr>
        <w:pStyle w:val="03aText"/>
        <w:widowControl/>
        <w:spacing w:line="220" w:lineRule="exact"/>
        <w:rPr>
          <w:noProof/>
          <w:lang w:val="nl-BE"/>
        </w:rPr>
      </w:pPr>
    </w:p>
    <w:p w14:paraId="7BE13C83" w14:textId="77777777" w:rsidR="00E06516" w:rsidRDefault="00E06516" w:rsidP="00E06516">
      <w:pPr>
        <w:pStyle w:val="03aText"/>
        <w:widowControl/>
        <w:spacing w:line="220" w:lineRule="exact"/>
        <w:rPr>
          <w:noProof/>
          <w:lang w:val="nl-BE"/>
        </w:rPr>
      </w:pPr>
    </w:p>
    <w:p w14:paraId="0ADB68B3" w14:textId="77777777" w:rsidR="00E06516" w:rsidRDefault="00E06516" w:rsidP="00E06516">
      <w:pPr>
        <w:pStyle w:val="03aText"/>
        <w:widowControl/>
        <w:spacing w:line="220" w:lineRule="exact"/>
        <w:rPr>
          <w:noProof/>
          <w:lang w:val="nl-BE"/>
        </w:rPr>
      </w:pPr>
    </w:p>
    <w:p w14:paraId="1E4C5F4A" w14:textId="77777777" w:rsidR="00E06516" w:rsidRDefault="00E06516" w:rsidP="00E06516">
      <w:pPr>
        <w:pStyle w:val="03aText"/>
        <w:widowControl/>
        <w:spacing w:line="220" w:lineRule="exact"/>
        <w:rPr>
          <w:noProof/>
          <w:lang w:val="nl-BE"/>
        </w:rPr>
      </w:pPr>
    </w:p>
    <w:p w14:paraId="72F05F90" w14:textId="77777777" w:rsidR="00E06516" w:rsidRDefault="00E06516" w:rsidP="00E06516">
      <w:pPr>
        <w:pStyle w:val="03aText"/>
        <w:widowControl/>
        <w:spacing w:line="220" w:lineRule="exact"/>
        <w:rPr>
          <w:noProof/>
          <w:lang w:val="nl-BE"/>
        </w:rPr>
      </w:pPr>
    </w:p>
    <w:p w14:paraId="0A8F14AC" w14:textId="77777777" w:rsidR="00E06516" w:rsidRDefault="00E06516" w:rsidP="00E06516">
      <w:pPr>
        <w:pStyle w:val="03aText"/>
        <w:widowControl/>
        <w:spacing w:line="220" w:lineRule="exact"/>
        <w:rPr>
          <w:noProof/>
          <w:lang w:val="nl-BE"/>
        </w:rPr>
      </w:pPr>
    </w:p>
    <w:p w14:paraId="2E18B99E" w14:textId="77777777" w:rsidR="00E06516" w:rsidRDefault="00E06516" w:rsidP="00E06516">
      <w:pPr>
        <w:pStyle w:val="03aText"/>
        <w:widowControl/>
        <w:spacing w:line="220" w:lineRule="exact"/>
        <w:rPr>
          <w:noProof/>
          <w:lang w:val="nl-BE"/>
        </w:rPr>
      </w:pPr>
    </w:p>
    <w:p w14:paraId="05959F8B" w14:textId="77777777" w:rsidR="00E06516" w:rsidRDefault="00E06516" w:rsidP="00E06516">
      <w:pPr>
        <w:pStyle w:val="03aText"/>
        <w:widowControl/>
        <w:spacing w:line="220" w:lineRule="exact"/>
        <w:rPr>
          <w:noProof/>
          <w:lang w:val="nl-BE"/>
        </w:rPr>
      </w:pPr>
    </w:p>
    <w:p w14:paraId="5816535D" w14:textId="77777777" w:rsidR="00E06516" w:rsidRDefault="00E06516" w:rsidP="00E06516">
      <w:pPr>
        <w:pStyle w:val="03aText"/>
        <w:widowControl/>
        <w:spacing w:line="220" w:lineRule="exact"/>
        <w:rPr>
          <w:noProof/>
          <w:lang w:val="nl-BE"/>
        </w:rPr>
      </w:pPr>
    </w:p>
    <w:p w14:paraId="6B88F5A4" w14:textId="77777777" w:rsidR="00E06516" w:rsidRDefault="00E06516" w:rsidP="00E06516">
      <w:pPr>
        <w:pStyle w:val="03aText"/>
        <w:widowControl/>
        <w:spacing w:line="220" w:lineRule="exact"/>
        <w:rPr>
          <w:noProof/>
          <w:lang w:val="nl-BE"/>
        </w:rPr>
      </w:pPr>
    </w:p>
    <w:p w14:paraId="00449323" w14:textId="77777777" w:rsidR="00E06516" w:rsidRDefault="00E06516" w:rsidP="00E06516">
      <w:pPr>
        <w:pStyle w:val="03aText"/>
        <w:widowControl/>
        <w:spacing w:line="220" w:lineRule="exact"/>
        <w:rPr>
          <w:noProof/>
          <w:lang w:val="nl-BE"/>
        </w:rPr>
      </w:pPr>
    </w:p>
    <w:p w14:paraId="61CD513F" w14:textId="77777777" w:rsidR="00E06516" w:rsidRDefault="00E06516" w:rsidP="00E06516">
      <w:pPr>
        <w:pStyle w:val="03aText"/>
        <w:widowControl/>
        <w:spacing w:line="220" w:lineRule="exact"/>
        <w:rPr>
          <w:noProof/>
          <w:lang w:val="nl-BE"/>
        </w:rPr>
      </w:pPr>
    </w:p>
    <w:p w14:paraId="1CB2CC2F" w14:textId="77777777" w:rsidR="00E06516" w:rsidRDefault="00E06516" w:rsidP="00E06516">
      <w:pPr>
        <w:pStyle w:val="03aText"/>
        <w:widowControl/>
        <w:spacing w:line="220" w:lineRule="exact"/>
        <w:rPr>
          <w:noProof/>
          <w:lang w:val="nl-BE"/>
        </w:rPr>
      </w:pPr>
    </w:p>
    <w:p w14:paraId="124FF753" w14:textId="77777777" w:rsidR="00E06516" w:rsidRDefault="00E06516" w:rsidP="00E06516">
      <w:pPr>
        <w:pStyle w:val="03aText"/>
        <w:widowControl/>
        <w:spacing w:line="220" w:lineRule="exact"/>
        <w:rPr>
          <w:noProof/>
          <w:lang w:val="nl-BE"/>
        </w:rPr>
      </w:pPr>
    </w:p>
    <w:p w14:paraId="20CFF33C" w14:textId="77777777" w:rsidR="00E06516" w:rsidRDefault="00E06516" w:rsidP="00E06516">
      <w:pPr>
        <w:pStyle w:val="03aText"/>
        <w:widowControl/>
        <w:spacing w:line="220" w:lineRule="exact"/>
        <w:rPr>
          <w:noProof/>
          <w:lang w:val="nl-BE"/>
        </w:rPr>
      </w:pPr>
    </w:p>
    <w:p w14:paraId="64B31498" w14:textId="77777777" w:rsidR="00E06516" w:rsidRDefault="00E06516" w:rsidP="00E06516">
      <w:pPr>
        <w:pStyle w:val="03aText"/>
        <w:widowControl/>
        <w:spacing w:line="220" w:lineRule="exact"/>
        <w:rPr>
          <w:noProof/>
          <w:lang w:val="nl-BE"/>
        </w:rPr>
      </w:pPr>
    </w:p>
    <w:p w14:paraId="4529F637" w14:textId="77777777" w:rsidR="00E06516" w:rsidRDefault="00E06516" w:rsidP="00E06516">
      <w:pPr>
        <w:pStyle w:val="03aText"/>
        <w:widowControl/>
        <w:spacing w:line="220" w:lineRule="exact"/>
        <w:rPr>
          <w:noProof/>
          <w:lang w:val="nl-BE"/>
        </w:rPr>
      </w:pPr>
    </w:p>
    <w:p w14:paraId="75D78481" w14:textId="77777777" w:rsidR="00E06516" w:rsidRDefault="00E06516" w:rsidP="00E06516">
      <w:pPr>
        <w:pStyle w:val="03aText"/>
        <w:widowControl/>
        <w:spacing w:line="220" w:lineRule="exact"/>
        <w:rPr>
          <w:noProof/>
          <w:lang w:val="nl-BE"/>
        </w:rPr>
      </w:pPr>
    </w:p>
    <w:p w14:paraId="6803319C" w14:textId="77777777" w:rsidR="00E06516" w:rsidRDefault="00E06516" w:rsidP="00E06516">
      <w:pPr>
        <w:pStyle w:val="03aText"/>
        <w:widowControl/>
        <w:spacing w:line="220" w:lineRule="exact"/>
        <w:rPr>
          <w:noProof/>
          <w:lang w:val="nl-BE"/>
        </w:rPr>
      </w:pPr>
    </w:p>
    <w:p w14:paraId="5D932B7A" w14:textId="77777777" w:rsidR="00E06516" w:rsidRDefault="00E06516" w:rsidP="00E06516">
      <w:pPr>
        <w:pStyle w:val="03aText"/>
        <w:widowControl/>
        <w:spacing w:line="220" w:lineRule="exact"/>
        <w:rPr>
          <w:noProof/>
          <w:lang w:val="nl-BE"/>
        </w:rPr>
      </w:pPr>
    </w:p>
    <w:p w14:paraId="71F7C02F" w14:textId="77777777" w:rsidR="00E06516" w:rsidRDefault="00E06516" w:rsidP="00E06516">
      <w:pPr>
        <w:pStyle w:val="03aText"/>
        <w:widowControl/>
        <w:spacing w:line="220" w:lineRule="exact"/>
        <w:rPr>
          <w:noProof/>
          <w:lang w:val="nl-BE"/>
        </w:rPr>
      </w:pPr>
    </w:p>
    <w:p w14:paraId="4894B53F" w14:textId="77777777" w:rsidR="00E06516" w:rsidRDefault="00E06516" w:rsidP="00E06516">
      <w:pPr>
        <w:pStyle w:val="03aText"/>
        <w:widowControl/>
        <w:spacing w:line="220" w:lineRule="exact"/>
        <w:rPr>
          <w:noProof/>
          <w:lang w:val="nl-BE"/>
        </w:rPr>
      </w:pPr>
    </w:p>
    <w:p w14:paraId="0BFA1A91" w14:textId="77777777" w:rsidR="00E06516" w:rsidRDefault="00E06516" w:rsidP="00E06516">
      <w:pPr>
        <w:pStyle w:val="03aText"/>
        <w:widowControl/>
        <w:spacing w:line="220" w:lineRule="exact"/>
        <w:rPr>
          <w:noProof/>
          <w:lang w:val="nl-BE"/>
        </w:rPr>
      </w:pPr>
    </w:p>
    <w:p w14:paraId="14D9D6A3" w14:textId="77777777" w:rsidR="00E06516" w:rsidRDefault="00E06516" w:rsidP="00E06516">
      <w:pPr>
        <w:pStyle w:val="03aText"/>
        <w:widowControl/>
        <w:spacing w:line="220" w:lineRule="exact"/>
        <w:rPr>
          <w:noProof/>
          <w:lang w:val="nl-BE"/>
        </w:rPr>
      </w:pPr>
    </w:p>
    <w:p w14:paraId="040BFA45" w14:textId="77777777" w:rsidR="00E06516" w:rsidRDefault="00E06516" w:rsidP="00E06516">
      <w:pPr>
        <w:pStyle w:val="03aText"/>
        <w:widowControl/>
        <w:spacing w:line="220" w:lineRule="exact"/>
        <w:rPr>
          <w:noProof/>
          <w:lang w:val="nl-BE"/>
        </w:rPr>
      </w:pPr>
    </w:p>
    <w:p w14:paraId="5A8CCE61" w14:textId="77777777" w:rsidR="00E06516" w:rsidRDefault="00E06516" w:rsidP="00E06516">
      <w:pPr>
        <w:pStyle w:val="03aText"/>
        <w:widowControl/>
        <w:spacing w:line="220" w:lineRule="exact"/>
        <w:rPr>
          <w:noProof/>
          <w:lang w:val="nl-BE"/>
        </w:rPr>
      </w:pPr>
    </w:p>
    <w:p w14:paraId="66D64A9C" w14:textId="77777777" w:rsidR="00E06516" w:rsidRDefault="00E06516" w:rsidP="00E06516">
      <w:pPr>
        <w:pStyle w:val="03aText"/>
        <w:widowControl/>
        <w:spacing w:line="220" w:lineRule="exact"/>
        <w:rPr>
          <w:noProof/>
          <w:lang w:val="nl-BE"/>
        </w:rPr>
      </w:pPr>
    </w:p>
    <w:p w14:paraId="45F927AD" w14:textId="77777777" w:rsidR="00E06516" w:rsidRDefault="00E06516" w:rsidP="00E06516">
      <w:pPr>
        <w:pStyle w:val="03aText"/>
        <w:widowControl/>
        <w:spacing w:line="220" w:lineRule="exact"/>
        <w:rPr>
          <w:noProof/>
          <w:lang w:val="nl-BE"/>
        </w:rPr>
      </w:pPr>
    </w:p>
    <w:p w14:paraId="0273EBFF" w14:textId="77777777" w:rsidR="00E06516" w:rsidRDefault="00E06516" w:rsidP="00E06516">
      <w:pPr>
        <w:pStyle w:val="03aText"/>
        <w:widowControl/>
        <w:spacing w:line="220" w:lineRule="exact"/>
        <w:rPr>
          <w:noProof/>
          <w:lang w:val="nl-BE"/>
        </w:rPr>
      </w:pPr>
    </w:p>
    <w:p w14:paraId="34314870" w14:textId="77777777" w:rsidR="00E06516" w:rsidRDefault="00E06516" w:rsidP="00E06516">
      <w:pPr>
        <w:pStyle w:val="03aText"/>
        <w:widowControl/>
        <w:spacing w:line="220" w:lineRule="exact"/>
        <w:rPr>
          <w:noProof/>
          <w:lang w:val="nl-BE"/>
        </w:rPr>
      </w:pPr>
    </w:p>
    <w:p w14:paraId="61B4D05F" w14:textId="77777777" w:rsidR="00E06516" w:rsidRDefault="00E06516" w:rsidP="00E06516">
      <w:pPr>
        <w:pStyle w:val="03aText"/>
        <w:widowControl/>
        <w:spacing w:line="220" w:lineRule="exact"/>
        <w:rPr>
          <w:noProof/>
          <w:lang w:val="nl-BE"/>
        </w:rPr>
      </w:pPr>
    </w:p>
    <w:p w14:paraId="70AABBA1" w14:textId="77777777" w:rsidR="00E06516" w:rsidRDefault="00E06516" w:rsidP="00E06516">
      <w:pPr>
        <w:pStyle w:val="03aText"/>
        <w:widowControl/>
        <w:spacing w:line="220" w:lineRule="exact"/>
        <w:rPr>
          <w:noProof/>
          <w:lang w:val="nl-BE"/>
        </w:rPr>
      </w:pPr>
    </w:p>
    <w:p w14:paraId="60ECF7A3" w14:textId="77777777" w:rsidR="00E06516" w:rsidRDefault="00E06516" w:rsidP="00E06516">
      <w:pPr>
        <w:pStyle w:val="03aText"/>
        <w:widowControl/>
        <w:spacing w:line="220" w:lineRule="exact"/>
        <w:rPr>
          <w:noProof/>
          <w:lang w:val="nl-BE"/>
        </w:rPr>
      </w:pPr>
    </w:p>
    <w:p w14:paraId="7DE514A2" w14:textId="77777777" w:rsidR="00462393" w:rsidRPr="004E3165" w:rsidRDefault="00462393" w:rsidP="00410CDE">
      <w:pPr>
        <w:pStyle w:val="03aText"/>
        <w:widowControl/>
        <w:spacing w:line="220" w:lineRule="exact"/>
        <w:rPr>
          <w:b/>
          <w:noProof/>
          <w:lang w:val="nl-BE"/>
        </w:rPr>
      </w:pPr>
    </w:p>
    <w:p w14:paraId="585584AF" w14:textId="77777777" w:rsidR="00916E3F" w:rsidRDefault="00916E3F" w:rsidP="004E3165">
      <w:pPr>
        <w:pStyle w:val="03aText"/>
        <w:widowControl/>
        <w:spacing w:line="220" w:lineRule="exact"/>
        <w:jc w:val="center"/>
        <w:rPr>
          <w:lang w:val="nl-BE"/>
        </w:rPr>
      </w:pPr>
    </w:p>
    <w:p w14:paraId="63D014E6" w14:textId="77777777" w:rsidR="00916E3F" w:rsidRDefault="00916E3F" w:rsidP="004E3165">
      <w:pPr>
        <w:pStyle w:val="03aText"/>
        <w:widowControl/>
        <w:spacing w:line="220" w:lineRule="exact"/>
        <w:jc w:val="center"/>
        <w:rPr>
          <w:lang w:val="nl-BE"/>
        </w:rPr>
      </w:pPr>
    </w:p>
    <w:p w14:paraId="40BEA7E7" w14:textId="77777777" w:rsidR="00641A6A" w:rsidRDefault="00641A6A" w:rsidP="004242B8">
      <w:pPr>
        <w:pStyle w:val="03aText"/>
        <w:widowControl/>
        <w:spacing w:line="220" w:lineRule="exact"/>
        <w:jc w:val="center"/>
        <w:rPr>
          <w:lang w:val="nl-BE"/>
        </w:rPr>
      </w:pPr>
    </w:p>
    <w:p w14:paraId="6D3C156B" w14:textId="77777777" w:rsidR="00641A6A" w:rsidRDefault="00641A6A" w:rsidP="004242B8">
      <w:pPr>
        <w:pStyle w:val="03aText"/>
        <w:widowControl/>
        <w:spacing w:line="220" w:lineRule="exact"/>
        <w:jc w:val="center"/>
        <w:rPr>
          <w:lang w:val="nl-BE"/>
        </w:rPr>
      </w:pPr>
    </w:p>
    <w:p w14:paraId="350E952B" w14:textId="77777777" w:rsidR="00641A6A" w:rsidRDefault="00641A6A" w:rsidP="004242B8">
      <w:pPr>
        <w:pStyle w:val="03aText"/>
        <w:widowControl/>
        <w:spacing w:line="220" w:lineRule="exact"/>
        <w:jc w:val="center"/>
        <w:rPr>
          <w:lang w:val="nl-BE"/>
        </w:rPr>
      </w:pPr>
    </w:p>
    <w:p w14:paraId="0B7D70A9" w14:textId="77777777" w:rsidR="002F3CB3" w:rsidRDefault="002F3CB3" w:rsidP="004242B8">
      <w:pPr>
        <w:pStyle w:val="03aText"/>
        <w:widowControl/>
        <w:spacing w:line="220" w:lineRule="exact"/>
        <w:jc w:val="center"/>
        <w:rPr>
          <w:lang w:val="nl-BE"/>
        </w:rPr>
      </w:pPr>
    </w:p>
    <w:p w14:paraId="6657B54B" w14:textId="77777777" w:rsidR="00412822" w:rsidRPr="004E3165" w:rsidRDefault="003E21D3" w:rsidP="004242B8">
      <w:pPr>
        <w:pStyle w:val="03aText"/>
        <w:widowControl/>
        <w:spacing w:line="220" w:lineRule="exact"/>
        <w:jc w:val="center"/>
        <w:rPr>
          <w:b/>
          <w:noProof/>
          <w:lang w:val="nl-BE"/>
        </w:rPr>
      </w:pPr>
      <w:r w:rsidRPr="004E3165">
        <w:rPr>
          <w:lang w:val="nl-BE"/>
        </w:rPr>
        <w:t xml:space="preserve">- </w:t>
      </w:r>
      <w:r w:rsidR="0064657E">
        <w:rPr>
          <w:b/>
          <w:lang w:val="nl-BE"/>
        </w:rPr>
        <w:t>37</w:t>
      </w:r>
      <w:r w:rsidR="008D3C96">
        <w:rPr>
          <w:b/>
          <w:lang w:val="nl-BE"/>
        </w:rPr>
        <w:t xml:space="preserve"> </w:t>
      </w:r>
      <w:r w:rsidR="00F01298" w:rsidRPr="004E3165">
        <w:rPr>
          <w:lang w:val="nl-BE"/>
        </w:rPr>
        <w:t>-</w:t>
      </w:r>
    </w:p>
    <w:p w14:paraId="4DD2FD66" w14:textId="77777777" w:rsidR="00412822" w:rsidRPr="00AD04D8" w:rsidRDefault="00412822" w:rsidP="00412822">
      <w:pPr>
        <w:pStyle w:val="Plattetekst"/>
        <w:spacing w:line="190" w:lineRule="exact"/>
        <w:jc w:val="center"/>
        <w:rPr>
          <w:b w:val="0"/>
          <w:noProof/>
        </w:rPr>
      </w:pPr>
    </w:p>
    <w:p w14:paraId="32501543" w14:textId="77777777" w:rsidR="00412822" w:rsidRPr="00AD04D8" w:rsidRDefault="00412822" w:rsidP="00412822">
      <w:pPr>
        <w:pStyle w:val="02bSource"/>
        <w:widowControl/>
        <w:tabs>
          <w:tab w:val="left" w:pos="114"/>
        </w:tabs>
        <w:spacing w:line="190" w:lineRule="exact"/>
        <w:rPr>
          <w:lang w:val="nl-BE"/>
        </w:rPr>
      </w:pPr>
      <w:r w:rsidRPr="00AD04D8">
        <w:rPr>
          <w:i/>
          <w:iCs/>
          <w:lang w:val="nl-BE"/>
        </w:rPr>
        <w:t>Jan Timman - 50 JT,</w:t>
      </w:r>
      <w:r w:rsidRPr="00AD04D8">
        <w:rPr>
          <w:lang w:val="nl-BE"/>
        </w:rPr>
        <w:t xml:space="preserve"> 2001</w:t>
      </w:r>
    </w:p>
    <w:p w14:paraId="454C71B3" w14:textId="77777777" w:rsidR="00412822" w:rsidRPr="00AD04D8" w:rsidRDefault="00412822" w:rsidP="00412822">
      <w:pPr>
        <w:pStyle w:val="02bSource"/>
        <w:widowControl/>
        <w:tabs>
          <w:tab w:val="left" w:pos="114"/>
        </w:tabs>
        <w:spacing w:line="190" w:lineRule="exact"/>
        <w:rPr>
          <w:lang w:val="nl-BE"/>
        </w:rPr>
      </w:pPr>
    </w:p>
    <w:p w14:paraId="20B2A902" w14:textId="77777777" w:rsidR="00412822" w:rsidRPr="00AD04D8" w:rsidRDefault="00990285" w:rsidP="00412822">
      <w:pPr>
        <w:pStyle w:val="02bSource"/>
        <w:widowControl/>
        <w:tabs>
          <w:tab w:val="left" w:pos="114"/>
        </w:tabs>
        <w:rPr>
          <w:lang w:val="nl-BE"/>
        </w:rPr>
      </w:pPr>
      <w:r>
        <w:rPr>
          <w:noProof/>
          <w:lang w:val="nl-BE"/>
        </w:rPr>
        <w:object w:dxaOrig="1440" w:dyaOrig="1440" w14:anchorId="18471312">
          <v:shape id="_x0000_s1084" type="#_x0000_t75" style="position:absolute;left:0;text-align:left;margin-left:0;margin-top:0;width:152.25pt;height:153pt;z-index:251624448;mso-position-horizontal:center">
            <v:imagedata r:id="rId85" o:title=""/>
            <w10:wrap type="square"/>
          </v:shape>
          <o:OLEObject Type="Embed" ProgID="CorelDRAW.Graphic.12" ShapeID="_x0000_s1084" DrawAspect="Content" ObjectID="_1587467682" r:id="rId86"/>
        </w:object>
      </w:r>
    </w:p>
    <w:p w14:paraId="010A886C" w14:textId="77777777" w:rsidR="00412822" w:rsidRPr="00AD04D8" w:rsidRDefault="00412822" w:rsidP="00412822">
      <w:pPr>
        <w:rPr>
          <w:rFonts w:cs="Arial"/>
          <w:sz w:val="20"/>
          <w:szCs w:val="20"/>
          <w:lang w:val="nl-BE"/>
        </w:rPr>
      </w:pPr>
      <w:r w:rsidRPr="00AD04D8">
        <w:rPr>
          <w:rFonts w:cs="Arial"/>
          <w:b/>
          <w:lang w:val="nl-BE"/>
        </w:rPr>
        <w:t>+</w:t>
      </w:r>
      <w:r w:rsidR="00E42477">
        <w:rPr>
          <w:rFonts w:cs="Arial"/>
          <w:sz w:val="20"/>
          <w:szCs w:val="20"/>
          <w:lang w:val="nl-BE"/>
        </w:rPr>
        <w:t xml:space="preserve">                          </w:t>
      </w:r>
      <w:r w:rsidR="0091278A">
        <w:rPr>
          <w:rFonts w:cs="Arial"/>
          <w:sz w:val="20"/>
          <w:szCs w:val="20"/>
          <w:lang w:val="nl-BE"/>
        </w:rPr>
        <w:t xml:space="preserve"> </w:t>
      </w:r>
      <w:r w:rsidR="00A85FA6">
        <w:rPr>
          <w:rFonts w:cs="Arial"/>
          <w:sz w:val="20"/>
          <w:szCs w:val="20"/>
          <w:lang w:val="nl-BE"/>
        </w:rPr>
        <w:t xml:space="preserve">  </w:t>
      </w:r>
      <w:r w:rsidRPr="00AD04D8">
        <w:rPr>
          <w:rFonts w:cs="Arial"/>
          <w:sz w:val="20"/>
          <w:szCs w:val="20"/>
          <w:lang w:val="nl-BE"/>
        </w:rPr>
        <w:t>0014.00 g1h7</w:t>
      </w:r>
    </w:p>
    <w:p w14:paraId="0C2050C8" w14:textId="77777777" w:rsidR="00412822" w:rsidRPr="00AD04D8" w:rsidRDefault="00412822" w:rsidP="00412822">
      <w:pPr>
        <w:rPr>
          <w:rFonts w:cs="Arial"/>
          <w:sz w:val="20"/>
          <w:szCs w:val="20"/>
          <w:lang w:val="nl-BE"/>
        </w:rPr>
      </w:pPr>
    </w:p>
    <w:p w14:paraId="4EC7CF50" w14:textId="77777777" w:rsidR="00412822" w:rsidRPr="00591E27" w:rsidRDefault="00412822" w:rsidP="00412822">
      <w:pPr>
        <w:rPr>
          <w:rFonts w:cs="Arial"/>
          <w:b/>
          <w:sz w:val="20"/>
          <w:szCs w:val="20"/>
          <w:lang w:val="nl-BE"/>
        </w:rPr>
      </w:pPr>
      <w:r w:rsidRPr="00AD04D8">
        <w:rPr>
          <w:lang w:val="nl-BE"/>
        </w:rPr>
        <w:tab/>
      </w:r>
      <w:r w:rsidRPr="00591E27">
        <w:rPr>
          <w:b/>
          <w:sz w:val="20"/>
          <w:szCs w:val="20"/>
          <w:lang w:val="nl-BE"/>
        </w:rPr>
        <w:t>1.Le2</w:t>
      </w:r>
      <w:r w:rsidRPr="00591E27">
        <w:rPr>
          <w:b/>
          <w:sz w:val="20"/>
          <w:szCs w:val="20"/>
          <w:lang w:val="nl-BE"/>
        </w:rPr>
        <w:tab/>
      </w:r>
      <w:r w:rsidRPr="00591E27">
        <w:rPr>
          <w:b/>
          <w:sz w:val="20"/>
          <w:szCs w:val="20"/>
          <w:lang w:val="nl-BE"/>
        </w:rPr>
        <w:tab/>
        <w:t>Kg7</w:t>
      </w:r>
    </w:p>
    <w:p w14:paraId="6269206A" w14:textId="77777777" w:rsidR="00412822" w:rsidRPr="00AD04D8" w:rsidRDefault="00412822" w:rsidP="00412822">
      <w:pPr>
        <w:rPr>
          <w:rFonts w:cs="Arial"/>
          <w:b/>
          <w:sz w:val="20"/>
          <w:szCs w:val="20"/>
          <w:lang w:val="nl-BE"/>
        </w:rPr>
      </w:pPr>
      <w:r w:rsidRPr="00AD04D8">
        <w:rPr>
          <w:rFonts w:cs="Arial"/>
          <w:b/>
          <w:sz w:val="20"/>
          <w:szCs w:val="20"/>
          <w:lang w:val="nl-BE"/>
        </w:rPr>
        <w:tab/>
        <w:t xml:space="preserve">2.Ld3  </w:t>
      </w:r>
    </w:p>
    <w:p w14:paraId="760D7DB0" w14:textId="77777777" w:rsidR="00412822" w:rsidRPr="00AD04D8" w:rsidRDefault="00412822" w:rsidP="00412822">
      <w:pPr>
        <w:rPr>
          <w:rFonts w:cs="Arial"/>
          <w:sz w:val="20"/>
          <w:szCs w:val="20"/>
          <w:lang w:val="nl-BE"/>
        </w:rPr>
      </w:pPr>
      <w:r w:rsidRPr="00AD04D8">
        <w:rPr>
          <w:rFonts w:cs="Arial"/>
          <w:sz w:val="20"/>
          <w:szCs w:val="20"/>
          <w:lang w:val="nl-BE"/>
        </w:rPr>
        <w:t>Nu de moor gevangen zit nade</w:t>
      </w:r>
      <w:r w:rsidR="00E42477">
        <w:rPr>
          <w:rFonts w:cs="Arial"/>
          <w:sz w:val="20"/>
          <w:szCs w:val="20"/>
          <w:lang w:val="nl-BE"/>
        </w:rPr>
        <w:t>-</w:t>
      </w:r>
      <w:r w:rsidR="006D3E7E">
        <w:rPr>
          <w:rFonts w:cs="Arial"/>
          <w:sz w:val="20"/>
          <w:szCs w:val="20"/>
          <w:lang w:val="nl-BE"/>
        </w:rPr>
        <w:t>ren beide koningen:</w:t>
      </w:r>
    </w:p>
    <w:p w14:paraId="7E9BBA73" w14:textId="77777777" w:rsidR="00412822" w:rsidRPr="00AD04D8" w:rsidRDefault="00412822" w:rsidP="00412822">
      <w:pPr>
        <w:rPr>
          <w:rFonts w:cs="Arial"/>
          <w:b/>
          <w:sz w:val="20"/>
          <w:szCs w:val="20"/>
          <w:lang w:val="nl-BE"/>
        </w:rPr>
      </w:pPr>
      <w:r w:rsidRPr="00AD04D8">
        <w:rPr>
          <w:rFonts w:cs="Arial"/>
          <w:b/>
          <w:sz w:val="20"/>
          <w:szCs w:val="20"/>
          <w:lang w:val="nl-BE"/>
        </w:rPr>
        <w:tab/>
        <w:t>2…</w:t>
      </w:r>
      <w:r w:rsidRPr="00AD04D8">
        <w:rPr>
          <w:rFonts w:cs="Arial"/>
          <w:b/>
          <w:sz w:val="20"/>
          <w:szCs w:val="20"/>
          <w:lang w:val="nl-BE"/>
        </w:rPr>
        <w:tab/>
      </w:r>
      <w:r w:rsidRPr="00AD04D8">
        <w:rPr>
          <w:rFonts w:cs="Arial"/>
          <w:b/>
          <w:sz w:val="20"/>
          <w:szCs w:val="20"/>
          <w:lang w:val="nl-BE"/>
        </w:rPr>
        <w:tab/>
        <w:t>Kf6</w:t>
      </w:r>
    </w:p>
    <w:p w14:paraId="374CD52C" w14:textId="77777777" w:rsidR="00412822" w:rsidRPr="00AD04D8" w:rsidRDefault="00412822" w:rsidP="00412822">
      <w:pPr>
        <w:rPr>
          <w:rFonts w:cs="Arial"/>
          <w:b/>
          <w:sz w:val="20"/>
          <w:szCs w:val="20"/>
          <w:lang w:val="nl-BE"/>
        </w:rPr>
      </w:pPr>
      <w:r w:rsidRPr="00AD04D8">
        <w:rPr>
          <w:rFonts w:cs="Arial"/>
          <w:b/>
          <w:sz w:val="20"/>
          <w:szCs w:val="20"/>
          <w:lang w:val="nl-BE"/>
        </w:rPr>
        <w:tab/>
        <w:t>3.Kf2</w:t>
      </w:r>
      <w:r w:rsidRPr="00AD04D8">
        <w:rPr>
          <w:rFonts w:cs="Arial"/>
          <w:b/>
          <w:sz w:val="20"/>
          <w:szCs w:val="20"/>
          <w:lang w:val="nl-BE"/>
        </w:rPr>
        <w:tab/>
      </w:r>
      <w:r w:rsidRPr="00AD04D8">
        <w:rPr>
          <w:rFonts w:cs="Arial"/>
          <w:b/>
          <w:sz w:val="20"/>
          <w:szCs w:val="20"/>
          <w:lang w:val="nl-BE"/>
        </w:rPr>
        <w:tab/>
        <w:t>Ke6</w:t>
      </w:r>
    </w:p>
    <w:p w14:paraId="199ADB85" w14:textId="77777777" w:rsidR="00412822" w:rsidRPr="00AD04D8" w:rsidRDefault="00412822" w:rsidP="00412822">
      <w:pPr>
        <w:pStyle w:val="03aText"/>
        <w:widowControl/>
        <w:rPr>
          <w:lang w:val="nl-BE"/>
        </w:rPr>
      </w:pPr>
      <w:r w:rsidRPr="00AD04D8">
        <w:rPr>
          <w:lang w:val="nl-BE"/>
        </w:rPr>
        <w:t>Beter dan 3…Ke5 4.Ke3 Ke6 5.Ke4 Kd6 6.Kd4 Kc7 7.Kc5 Kb7 8.Pa2 K~ 9.Kb4 en het is zover.</w:t>
      </w:r>
    </w:p>
    <w:p w14:paraId="64E42B52" w14:textId="77777777" w:rsidR="00412822" w:rsidRPr="00AD04D8" w:rsidRDefault="00412822" w:rsidP="00412822">
      <w:pPr>
        <w:rPr>
          <w:rFonts w:cs="Arial"/>
          <w:b/>
          <w:sz w:val="20"/>
          <w:szCs w:val="20"/>
          <w:lang w:val="nl-BE"/>
        </w:rPr>
      </w:pPr>
      <w:r w:rsidRPr="00AD04D8">
        <w:rPr>
          <w:rFonts w:cs="Arial"/>
          <w:b/>
          <w:sz w:val="20"/>
          <w:szCs w:val="20"/>
          <w:lang w:val="nl-BE"/>
        </w:rPr>
        <w:tab/>
        <w:t>4.Ke3</w:t>
      </w:r>
      <w:r w:rsidRPr="00AD04D8">
        <w:rPr>
          <w:rFonts w:cs="Arial"/>
          <w:b/>
          <w:sz w:val="20"/>
          <w:szCs w:val="20"/>
          <w:lang w:val="nl-BE"/>
        </w:rPr>
        <w:tab/>
      </w:r>
      <w:r w:rsidRPr="00AD04D8">
        <w:rPr>
          <w:rFonts w:cs="Arial"/>
          <w:b/>
          <w:sz w:val="20"/>
          <w:szCs w:val="20"/>
          <w:lang w:val="nl-BE"/>
        </w:rPr>
        <w:tab/>
        <w:t>Ke5</w:t>
      </w:r>
    </w:p>
    <w:p w14:paraId="205ED6DC" w14:textId="77777777" w:rsidR="00412822" w:rsidRPr="00AD04D8" w:rsidRDefault="00412822" w:rsidP="00412822">
      <w:pPr>
        <w:rPr>
          <w:rFonts w:cs="Arial"/>
          <w:b/>
          <w:sz w:val="20"/>
          <w:szCs w:val="20"/>
          <w:lang w:val="nl-BE"/>
        </w:rPr>
      </w:pPr>
      <w:r w:rsidRPr="00AD04D8">
        <w:rPr>
          <w:rFonts w:cs="Arial"/>
          <w:b/>
          <w:sz w:val="20"/>
          <w:szCs w:val="20"/>
          <w:lang w:val="nl-BE"/>
        </w:rPr>
        <w:tab/>
        <w:t>5.Le2</w:t>
      </w:r>
    </w:p>
    <w:p w14:paraId="7165893D" w14:textId="77777777" w:rsidR="00412822" w:rsidRPr="00AD04D8" w:rsidRDefault="00412822" w:rsidP="00412822">
      <w:pPr>
        <w:pStyle w:val="03aText"/>
        <w:widowControl/>
        <w:rPr>
          <w:lang w:val="nl-BE"/>
        </w:rPr>
      </w:pPr>
      <w:r w:rsidRPr="00AD04D8">
        <w:rPr>
          <w:lang w:val="nl-BE"/>
        </w:rPr>
        <w:t>Maakt plaats voor zijn koning.</w:t>
      </w:r>
    </w:p>
    <w:p w14:paraId="5F4EE8C3" w14:textId="77777777" w:rsidR="00412822" w:rsidRPr="00AD04D8" w:rsidRDefault="00412822" w:rsidP="00412822">
      <w:pPr>
        <w:rPr>
          <w:rFonts w:cs="Arial"/>
          <w:b/>
          <w:sz w:val="20"/>
          <w:szCs w:val="20"/>
          <w:lang w:val="nl-BE"/>
        </w:rPr>
      </w:pPr>
      <w:r w:rsidRPr="00AD04D8">
        <w:rPr>
          <w:rFonts w:cs="Arial"/>
          <w:b/>
          <w:sz w:val="20"/>
          <w:szCs w:val="20"/>
          <w:lang w:val="nl-BE"/>
        </w:rPr>
        <w:tab/>
        <w:t>5…</w:t>
      </w:r>
      <w:r w:rsidRPr="00AD04D8">
        <w:rPr>
          <w:rFonts w:cs="Arial"/>
          <w:b/>
          <w:sz w:val="20"/>
          <w:szCs w:val="20"/>
          <w:lang w:val="nl-BE"/>
        </w:rPr>
        <w:tab/>
      </w:r>
      <w:r w:rsidRPr="00AD04D8">
        <w:rPr>
          <w:rFonts w:cs="Arial"/>
          <w:b/>
          <w:sz w:val="20"/>
          <w:szCs w:val="20"/>
          <w:lang w:val="nl-BE"/>
        </w:rPr>
        <w:tab/>
        <w:t>Pb1</w:t>
      </w:r>
    </w:p>
    <w:p w14:paraId="71446790" w14:textId="77777777" w:rsidR="00412822" w:rsidRPr="00AD04D8" w:rsidRDefault="00412822" w:rsidP="00412822">
      <w:pPr>
        <w:rPr>
          <w:rFonts w:cs="Arial"/>
          <w:b/>
          <w:sz w:val="20"/>
          <w:szCs w:val="20"/>
          <w:lang w:val="nl-BE"/>
        </w:rPr>
      </w:pPr>
      <w:r w:rsidRPr="00AD04D8">
        <w:rPr>
          <w:rFonts w:cs="Arial"/>
          <w:b/>
          <w:sz w:val="20"/>
          <w:szCs w:val="20"/>
          <w:lang w:val="nl-BE"/>
        </w:rPr>
        <w:tab/>
        <w:t>6.Kd3</w:t>
      </w:r>
      <w:r w:rsidRPr="00AD04D8">
        <w:rPr>
          <w:rFonts w:cs="Arial"/>
          <w:b/>
          <w:sz w:val="20"/>
          <w:szCs w:val="20"/>
          <w:lang w:val="nl-BE"/>
        </w:rPr>
        <w:tab/>
      </w:r>
      <w:r w:rsidRPr="00AD04D8">
        <w:rPr>
          <w:rFonts w:cs="Arial"/>
          <w:b/>
          <w:sz w:val="20"/>
          <w:szCs w:val="20"/>
          <w:lang w:val="nl-BE"/>
        </w:rPr>
        <w:tab/>
        <w:t>Pa3</w:t>
      </w:r>
    </w:p>
    <w:p w14:paraId="684600A3" w14:textId="77777777" w:rsidR="00412822" w:rsidRPr="00AD04D8" w:rsidRDefault="006176C2" w:rsidP="00412822">
      <w:pPr>
        <w:pStyle w:val="03aText"/>
        <w:widowControl/>
        <w:spacing w:line="260" w:lineRule="exact"/>
        <w:jc w:val="left"/>
        <w:rPr>
          <w:noProof/>
          <w:lang w:val="nl-BE"/>
        </w:rPr>
      </w:pPr>
      <w:r>
        <w:rPr>
          <w:lang w:val="nl-BE"/>
        </w:rPr>
        <w:t>Er dreigde</w:t>
      </w:r>
      <w:r w:rsidR="00412822" w:rsidRPr="00AD04D8">
        <w:rPr>
          <w:lang w:val="nl-BE"/>
        </w:rPr>
        <w:t xml:space="preserve"> immers 7.Pc2.</w:t>
      </w:r>
    </w:p>
    <w:p w14:paraId="60935AD5" w14:textId="77777777" w:rsidR="006760B4" w:rsidRPr="00DD5C4F" w:rsidRDefault="00412822" w:rsidP="00412822">
      <w:pPr>
        <w:pStyle w:val="03aText"/>
        <w:widowControl/>
        <w:rPr>
          <w:lang w:val="nl-BE"/>
        </w:rPr>
      </w:pPr>
      <w:r w:rsidRPr="00AD04D8">
        <w:rPr>
          <w:lang w:val="nl-BE"/>
        </w:rPr>
        <w:tab/>
      </w:r>
      <w:r w:rsidRPr="00AD04D8">
        <w:rPr>
          <w:b/>
          <w:lang w:val="nl-BE"/>
        </w:rPr>
        <w:t>7.Kc3</w:t>
      </w:r>
      <w:r w:rsidR="00DD5C4F">
        <w:rPr>
          <w:lang w:val="nl-BE"/>
        </w:rPr>
        <w:tab/>
      </w:r>
      <w:r w:rsidR="00DD5C4F">
        <w:rPr>
          <w:lang w:val="nl-BE"/>
        </w:rPr>
        <w:tab/>
      </w:r>
      <w:r w:rsidRPr="00AD04D8">
        <w:rPr>
          <w:b/>
          <w:lang w:val="nl-BE"/>
        </w:rPr>
        <w:t>Kd6</w:t>
      </w:r>
    </w:p>
    <w:p w14:paraId="1010939E" w14:textId="77777777" w:rsidR="00412822" w:rsidRPr="00E42477" w:rsidRDefault="00412822" w:rsidP="006F169B">
      <w:pPr>
        <w:pStyle w:val="03aText"/>
        <w:widowControl/>
        <w:ind w:firstLine="708"/>
        <w:rPr>
          <w:b/>
          <w:lang w:val="nl-BE"/>
        </w:rPr>
      </w:pPr>
      <w:r w:rsidRPr="00E42477">
        <w:rPr>
          <w:b/>
          <w:lang w:val="nl-BE"/>
        </w:rPr>
        <w:t>8.Kd4</w:t>
      </w:r>
    </w:p>
    <w:p w14:paraId="66FBE000" w14:textId="77777777" w:rsidR="006F169B" w:rsidRDefault="006F169B" w:rsidP="00412822">
      <w:pPr>
        <w:pStyle w:val="03aText"/>
        <w:widowControl/>
        <w:rPr>
          <w:lang w:val="nl-BE"/>
        </w:rPr>
      </w:pPr>
    </w:p>
    <w:p w14:paraId="67CD4467" w14:textId="77777777" w:rsidR="006F169B" w:rsidRDefault="006F169B" w:rsidP="00412822">
      <w:pPr>
        <w:pStyle w:val="03aText"/>
        <w:widowControl/>
        <w:rPr>
          <w:lang w:val="nl-BE"/>
        </w:rPr>
      </w:pPr>
    </w:p>
    <w:p w14:paraId="48C60C8B" w14:textId="77777777" w:rsidR="006F169B" w:rsidRDefault="006F169B" w:rsidP="00412822">
      <w:pPr>
        <w:pStyle w:val="03aText"/>
        <w:widowControl/>
        <w:rPr>
          <w:lang w:val="nl-BE"/>
        </w:rPr>
      </w:pPr>
    </w:p>
    <w:p w14:paraId="70DC0443" w14:textId="77777777" w:rsidR="00DD5C4F" w:rsidRDefault="00DD5C4F" w:rsidP="00412822">
      <w:pPr>
        <w:pStyle w:val="03aText"/>
        <w:widowControl/>
        <w:rPr>
          <w:lang w:val="nl-BE"/>
        </w:rPr>
      </w:pPr>
    </w:p>
    <w:p w14:paraId="439C8164" w14:textId="77777777" w:rsidR="00607F8E" w:rsidRDefault="00607F8E" w:rsidP="00412822">
      <w:pPr>
        <w:pStyle w:val="03aText"/>
        <w:widowControl/>
        <w:rPr>
          <w:lang w:val="nl-BE"/>
        </w:rPr>
      </w:pPr>
    </w:p>
    <w:p w14:paraId="661CA754" w14:textId="77777777" w:rsidR="000C48DC" w:rsidRDefault="000C48DC" w:rsidP="00412822">
      <w:pPr>
        <w:pStyle w:val="03aText"/>
        <w:widowControl/>
        <w:rPr>
          <w:lang w:val="nl-BE"/>
        </w:rPr>
      </w:pPr>
    </w:p>
    <w:p w14:paraId="744C1EB9" w14:textId="77777777" w:rsidR="005C4F58" w:rsidRDefault="005C4F58" w:rsidP="00412822">
      <w:pPr>
        <w:pStyle w:val="03aText"/>
        <w:widowControl/>
        <w:rPr>
          <w:lang w:val="nl-BE"/>
        </w:rPr>
      </w:pPr>
    </w:p>
    <w:p w14:paraId="27439DEA" w14:textId="77777777" w:rsidR="008D2084" w:rsidRDefault="008D2084" w:rsidP="00412822">
      <w:pPr>
        <w:pStyle w:val="03aText"/>
        <w:widowControl/>
        <w:rPr>
          <w:lang w:val="nl-BE"/>
        </w:rPr>
      </w:pPr>
    </w:p>
    <w:p w14:paraId="680DD37A" w14:textId="77777777" w:rsidR="00412822" w:rsidRPr="00AD04D8" w:rsidRDefault="00412822" w:rsidP="00412822">
      <w:pPr>
        <w:pStyle w:val="03aText"/>
        <w:widowControl/>
        <w:rPr>
          <w:lang w:val="nl-BE"/>
        </w:rPr>
      </w:pPr>
      <w:r w:rsidRPr="00AD04D8">
        <w:rPr>
          <w:lang w:val="nl-BE"/>
        </w:rPr>
        <w:t>Opgepast</w:t>
      </w:r>
      <w:r>
        <w:rPr>
          <w:lang w:val="nl-BE"/>
        </w:rPr>
        <w:t>, n</w:t>
      </w:r>
      <w:r w:rsidRPr="00AD04D8">
        <w:rPr>
          <w:lang w:val="nl-BE"/>
        </w:rPr>
        <w:t>iet</w:t>
      </w:r>
      <w:r w:rsidR="00E42477">
        <w:rPr>
          <w:lang w:val="nl-BE"/>
        </w:rPr>
        <w:t>:</w:t>
      </w:r>
      <w:r w:rsidRPr="00AD04D8">
        <w:rPr>
          <w:lang w:val="nl-BE"/>
        </w:rPr>
        <w:t xml:space="preserve"> </w:t>
      </w:r>
    </w:p>
    <w:p w14:paraId="7576D55F" w14:textId="77777777" w:rsidR="00412822" w:rsidRPr="00AD04D8" w:rsidRDefault="00412822" w:rsidP="0038155E">
      <w:pPr>
        <w:pStyle w:val="03aText"/>
        <w:widowControl/>
        <w:numPr>
          <w:ilvl w:val="0"/>
          <w:numId w:val="30"/>
        </w:numPr>
        <w:rPr>
          <w:lang w:val="nl-BE"/>
        </w:rPr>
      </w:pPr>
      <w:r w:rsidRPr="00AD04D8">
        <w:rPr>
          <w:lang w:val="nl-BE"/>
        </w:rPr>
        <w:t>8.Kb3? 8.Pb1 en het paard ontsnapt via 9…Pd2. En na</w:t>
      </w:r>
      <w:r w:rsidR="00E42477">
        <w:rPr>
          <w:lang w:val="nl-BE"/>
        </w:rPr>
        <w:t>:</w:t>
      </w:r>
    </w:p>
    <w:p w14:paraId="6AE4867C" w14:textId="77777777" w:rsidR="000B7F1E" w:rsidRDefault="00412822" w:rsidP="0038155E">
      <w:pPr>
        <w:pStyle w:val="03aText"/>
        <w:widowControl/>
        <w:numPr>
          <w:ilvl w:val="0"/>
          <w:numId w:val="30"/>
        </w:numPr>
        <w:rPr>
          <w:lang w:val="nl-BE"/>
        </w:rPr>
      </w:pPr>
      <w:r w:rsidRPr="00AD04D8">
        <w:rPr>
          <w:lang w:val="nl-BE"/>
        </w:rPr>
        <w:t>8.Kb2? Pb5 9.Lxb5 Kc5 is het</w:t>
      </w:r>
      <w:r w:rsidR="00E42477">
        <w:rPr>
          <w:lang w:val="nl-BE"/>
        </w:rPr>
        <w:t xml:space="preserve"> remise daar één van de stuk</w:t>
      </w:r>
      <w:r>
        <w:rPr>
          <w:lang w:val="nl-BE"/>
        </w:rPr>
        <w:t>ken verloren gaat.</w:t>
      </w:r>
      <w:r w:rsidR="00DC569F">
        <w:rPr>
          <w:lang w:val="nl-BE"/>
        </w:rPr>
        <w:t xml:space="preserve">             </w:t>
      </w:r>
    </w:p>
    <w:p w14:paraId="5C082F51" w14:textId="77777777" w:rsidR="00412822" w:rsidRPr="00DC569F" w:rsidRDefault="009C314E" w:rsidP="009C314E">
      <w:pPr>
        <w:pStyle w:val="03aText"/>
        <w:widowControl/>
        <w:ind w:left="57"/>
        <w:rPr>
          <w:lang w:val="nl-BE"/>
        </w:rPr>
      </w:pPr>
      <w:r>
        <w:rPr>
          <w:b/>
          <w:i/>
          <w:lang w:val="nl-BE"/>
        </w:rPr>
        <w:t>c)</w:t>
      </w:r>
      <w:r w:rsidR="00940867">
        <w:rPr>
          <w:b/>
          <w:lang w:val="nl-BE"/>
        </w:rPr>
        <w:t xml:space="preserve">     </w:t>
      </w:r>
      <w:r>
        <w:rPr>
          <w:b/>
          <w:lang w:val="nl-BE"/>
        </w:rPr>
        <w:t xml:space="preserve">  </w:t>
      </w:r>
      <w:r w:rsidR="00940867">
        <w:rPr>
          <w:b/>
          <w:lang w:val="nl-BE"/>
        </w:rPr>
        <w:t xml:space="preserve"> </w:t>
      </w:r>
      <w:r w:rsidR="00412822">
        <w:rPr>
          <w:b/>
          <w:lang w:val="nl-BE"/>
        </w:rPr>
        <w:t>8…</w:t>
      </w:r>
      <w:r w:rsidR="00412822">
        <w:rPr>
          <w:b/>
          <w:lang w:val="nl-BE"/>
        </w:rPr>
        <w:tab/>
      </w:r>
      <w:r w:rsidR="00412822">
        <w:rPr>
          <w:b/>
          <w:lang w:val="nl-BE"/>
        </w:rPr>
        <w:tab/>
        <w:t>Pb1</w:t>
      </w:r>
      <w:r w:rsidR="00DC569F">
        <w:rPr>
          <w:b/>
          <w:lang w:val="nl-BE"/>
        </w:rPr>
        <w:t xml:space="preserve"> </w:t>
      </w:r>
    </w:p>
    <w:p w14:paraId="410C2266" w14:textId="77777777" w:rsidR="00412822" w:rsidRPr="00AD04D8" w:rsidRDefault="00940867" w:rsidP="00940867">
      <w:pPr>
        <w:ind w:firstLine="360"/>
        <w:rPr>
          <w:rFonts w:cs="Arial"/>
          <w:b/>
          <w:sz w:val="20"/>
          <w:szCs w:val="20"/>
          <w:lang w:val="nl-BE"/>
        </w:rPr>
      </w:pPr>
      <w:r>
        <w:rPr>
          <w:rFonts w:cs="Arial"/>
          <w:b/>
          <w:sz w:val="20"/>
          <w:szCs w:val="20"/>
          <w:lang w:val="nl-BE"/>
        </w:rPr>
        <w:t xml:space="preserve">      </w:t>
      </w:r>
      <w:r w:rsidR="00412822" w:rsidRPr="00AD04D8">
        <w:rPr>
          <w:rFonts w:cs="Arial"/>
          <w:b/>
          <w:sz w:val="20"/>
          <w:szCs w:val="20"/>
          <w:lang w:val="nl-BE"/>
        </w:rPr>
        <w:t>9.Ld1</w:t>
      </w:r>
      <w:r w:rsidR="00412822" w:rsidRPr="00AD04D8">
        <w:rPr>
          <w:rFonts w:cs="Arial"/>
          <w:b/>
          <w:sz w:val="20"/>
          <w:szCs w:val="20"/>
          <w:lang w:val="nl-BE"/>
        </w:rPr>
        <w:tab/>
      </w:r>
    </w:p>
    <w:p w14:paraId="09907315" w14:textId="77777777" w:rsidR="00412822" w:rsidRPr="00AD04D8" w:rsidRDefault="00412822" w:rsidP="00412822">
      <w:pPr>
        <w:rPr>
          <w:rFonts w:cs="Arial"/>
          <w:sz w:val="20"/>
          <w:szCs w:val="20"/>
          <w:lang w:val="nl-BE"/>
        </w:rPr>
      </w:pPr>
      <w:r w:rsidRPr="00AD04D8">
        <w:rPr>
          <w:rFonts w:cs="Arial"/>
          <w:sz w:val="20"/>
          <w:szCs w:val="20"/>
          <w:lang w:val="nl-BE"/>
        </w:rPr>
        <w:t>Een probleemzet.</w:t>
      </w:r>
    </w:p>
    <w:p w14:paraId="059B9FCF"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9…</w:t>
      </w:r>
      <w:r w:rsidRPr="00AD04D8">
        <w:rPr>
          <w:rFonts w:cs="Arial"/>
          <w:b/>
          <w:sz w:val="20"/>
          <w:szCs w:val="20"/>
          <w:lang w:val="nl-BE"/>
        </w:rPr>
        <w:tab/>
      </w:r>
      <w:r w:rsidRPr="00AD04D8">
        <w:rPr>
          <w:rFonts w:cs="Arial"/>
          <w:b/>
          <w:sz w:val="20"/>
          <w:szCs w:val="20"/>
          <w:lang w:val="nl-BE"/>
        </w:rPr>
        <w:tab/>
        <w:t>Pa3</w:t>
      </w:r>
    </w:p>
    <w:p w14:paraId="3E4E7E00" w14:textId="77777777" w:rsidR="00412822" w:rsidRPr="00AD04D8" w:rsidRDefault="003D07AC" w:rsidP="00412822">
      <w:pPr>
        <w:pStyle w:val="03aText"/>
        <w:widowControl/>
        <w:rPr>
          <w:lang w:val="nl-BE"/>
        </w:rPr>
      </w:pPr>
      <w:r>
        <w:rPr>
          <w:lang w:val="nl-BE"/>
        </w:rPr>
        <w:t>9.Pd2? 10.Pd5 Pf1 11.Pc3. Z</w:t>
      </w:r>
      <w:r w:rsidR="00412822" w:rsidRPr="00AD04D8">
        <w:rPr>
          <w:lang w:val="nl-BE"/>
        </w:rPr>
        <w:t>ie zet 13. in de hoofdvari</w:t>
      </w:r>
      <w:r w:rsidR="00412822" w:rsidRPr="00AD04D8">
        <w:rPr>
          <w:lang w:val="nl-BE"/>
        </w:rPr>
        <w:softHyphen/>
        <w:t>ant.</w:t>
      </w:r>
    </w:p>
    <w:p w14:paraId="64448982" w14:textId="77777777" w:rsidR="00412822"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10.La4</w:t>
      </w:r>
    </w:p>
    <w:p w14:paraId="345C3351" w14:textId="77777777" w:rsidR="00412822" w:rsidRPr="00E25411" w:rsidRDefault="00A06E0F" w:rsidP="00412822">
      <w:pPr>
        <w:jc w:val="both"/>
        <w:rPr>
          <w:rFonts w:cs="Arial"/>
          <w:sz w:val="20"/>
          <w:szCs w:val="20"/>
          <w:lang w:val="nl-BE"/>
        </w:rPr>
      </w:pPr>
      <w:r>
        <w:rPr>
          <w:rFonts w:cs="Arial"/>
          <w:sz w:val="20"/>
          <w:szCs w:val="20"/>
          <w:lang w:val="nl-BE"/>
        </w:rPr>
        <w:t>10.Le2+? Pb1 11.Ld1</w:t>
      </w:r>
      <w:r w:rsidR="00412822">
        <w:rPr>
          <w:rFonts w:cs="Arial"/>
          <w:sz w:val="20"/>
          <w:szCs w:val="20"/>
          <w:lang w:val="nl-BE"/>
        </w:rPr>
        <w:t xml:space="preserve"> </w:t>
      </w:r>
      <w:r w:rsidR="00166F67">
        <w:rPr>
          <w:rFonts w:cs="Arial"/>
          <w:i/>
          <w:sz w:val="20"/>
          <w:szCs w:val="20"/>
          <w:lang w:val="nl-BE"/>
        </w:rPr>
        <w:t>(Z</w:t>
      </w:r>
      <w:r>
        <w:rPr>
          <w:rFonts w:cs="Arial"/>
          <w:i/>
          <w:sz w:val="20"/>
          <w:szCs w:val="20"/>
          <w:lang w:val="nl-BE"/>
        </w:rPr>
        <w:t>ie zet 9</w:t>
      </w:r>
      <w:r w:rsidR="00412822">
        <w:rPr>
          <w:rFonts w:cs="Arial"/>
          <w:i/>
          <w:sz w:val="20"/>
          <w:szCs w:val="20"/>
          <w:lang w:val="nl-BE"/>
        </w:rPr>
        <w:t>.)</w:t>
      </w:r>
      <w:r w:rsidR="00412822">
        <w:rPr>
          <w:rFonts w:cs="Arial"/>
          <w:sz w:val="20"/>
          <w:szCs w:val="20"/>
          <w:lang w:val="nl-BE"/>
        </w:rPr>
        <w:t xml:space="preserve"> </w:t>
      </w:r>
    </w:p>
    <w:p w14:paraId="50298444" w14:textId="77777777" w:rsidR="00412822" w:rsidRPr="00AD04D8" w:rsidRDefault="00412822" w:rsidP="00412822">
      <w:pPr>
        <w:rPr>
          <w:rFonts w:cs="Arial"/>
          <w:b/>
          <w:sz w:val="20"/>
          <w:szCs w:val="20"/>
          <w:lang w:val="nl-BE"/>
        </w:rPr>
      </w:pPr>
      <w:r>
        <w:rPr>
          <w:rFonts w:cs="Arial"/>
          <w:b/>
          <w:sz w:val="20"/>
          <w:szCs w:val="20"/>
          <w:lang w:val="nl-BE"/>
        </w:rPr>
        <w:t xml:space="preserve">           10…</w:t>
      </w:r>
      <w:r>
        <w:rPr>
          <w:rFonts w:cs="Arial"/>
          <w:b/>
          <w:sz w:val="20"/>
          <w:szCs w:val="20"/>
          <w:lang w:val="nl-BE"/>
        </w:rPr>
        <w:tab/>
      </w:r>
      <w:r>
        <w:rPr>
          <w:rFonts w:cs="Arial"/>
          <w:b/>
          <w:sz w:val="20"/>
          <w:szCs w:val="20"/>
          <w:lang w:val="nl-BE"/>
        </w:rPr>
        <w:tab/>
      </w:r>
      <w:r w:rsidRPr="00AD04D8">
        <w:rPr>
          <w:rFonts w:cs="Arial"/>
          <w:b/>
          <w:sz w:val="20"/>
          <w:szCs w:val="20"/>
          <w:lang w:val="nl-BE"/>
        </w:rPr>
        <w:t>Pb1</w:t>
      </w:r>
    </w:p>
    <w:p w14:paraId="63C3F660" w14:textId="77777777" w:rsidR="00412822" w:rsidRPr="00AD04D8" w:rsidRDefault="00A06E0F" w:rsidP="00412822">
      <w:pPr>
        <w:pStyle w:val="03aText"/>
        <w:widowControl/>
        <w:rPr>
          <w:lang w:val="nl-BE"/>
        </w:rPr>
      </w:pPr>
      <w:r>
        <w:rPr>
          <w:lang w:val="nl-BE"/>
        </w:rPr>
        <w:t>Opnieuw een vluchtpoging, maar:</w:t>
      </w:r>
    </w:p>
    <w:p w14:paraId="6FCF9A43" w14:textId="77777777" w:rsidR="00412822"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11.Pd5</w:t>
      </w:r>
    </w:p>
    <w:p w14:paraId="0A5DF0EF" w14:textId="77777777" w:rsidR="00412822" w:rsidRPr="00A06E0F" w:rsidRDefault="00A06E0F" w:rsidP="00412822">
      <w:pPr>
        <w:rPr>
          <w:rFonts w:cs="Arial"/>
          <w:sz w:val="20"/>
          <w:szCs w:val="20"/>
          <w:lang w:val="nl-BE"/>
        </w:rPr>
      </w:pPr>
      <w:r>
        <w:rPr>
          <w:rFonts w:cs="Arial"/>
          <w:sz w:val="20"/>
          <w:szCs w:val="20"/>
          <w:lang w:val="nl-BE"/>
        </w:rPr>
        <w:t xml:space="preserve">11.Ld1? Pa3 12.La4 </w:t>
      </w:r>
      <w:r w:rsidR="00412822">
        <w:rPr>
          <w:rFonts w:cs="Arial"/>
          <w:i/>
          <w:sz w:val="20"/>
          <w:szCs w:val="20"/>
          <w:lang w:val="nl-BE"/>
        </w:rPr>
        <w:t xml:space="preserve">(zie zet </w:t>
      </w:r>
      <w:r>
        <w:rPr>
          <w:rFonts w:cs="Arial"/>
          <w:i/>
          <w:sz w:val="20"/>
          <w:szCs w:val="20"/>
          <w:lang w:val="nl-BE"/>
        </w:rPr>
        <w:t>10</w:t>
      </w:r>
      <w:r w:rsidR="00412822">
        <w:rPr>
          <w:rFonts w:cs="Arial"/>
          <w:i/>
          <w:sz w:val="20"/>
          <w:szCs w:val="20"/>
          <w:lang w:val="nl-BE"/>
        </w:rPr>
        <w:t>.)</w:t>
      </w:r>
    </w:p>
    <w:p w14:paraId="50F0A636" w14:textId="77777777" w:rsidR="00412822" w:rsidRPr="001D6918" w:rsidRDefault="00412822" w:rsidP="00412822">
      <w:pPr>
        <w:rPr>
          <w:rFonts w:cs="Arial"/>
          <w:b/>
          <w:sz w:val="20"/>
          <w:szCs w:val="20"/>
          <w:lang w:val="en-GB"/>
        </w:rPr>
      </w:pPr>
      <w:r>
        <w:rPr>
          <w:rFonts w:cs="Arial"/>
          <w:b/>
          <w:sz w:val="20"/>
          <w:szCs w:val="20"/>
          <w:lang w:val="nl-BE"/>
        </w:rPr>
        <w:t xml:space="preserve">           </w:t>
      </w:r>
      <w:r w:rsidRPr="001D6918">
        <w:rPr>
          <w:rFonts w:cs="Arial"/>
          <w:b/>
          <w:sz w:val="20"/>
          <w:szCs w:val="20"/>
          <w:lang w:val="en-GB"/>
        </w:rPr>
        <w:t>11…</w:t>
      </w:r>
      <w:r w:rsidRPr="001D6918">
        <w:rPr>
          <w:rFonts w:cs="Arial"/>
          <w:b/>
          <w:sz w:val="20"/>
          <w:szCs w:val="20"/>
          <w:lang w:val="en-GB"/>
        </w:rPr>
        <w:tab/>
      </w:r>
      <w:r w:rsidRPr="001D6918">
        <w:rPr>
          <w:rFonts w:cs="Arial"/>
          <w:b/>
          <w:sz w:val="20"/>
          <w:szCs w:val="20"/>
          <w:lang w:val="en-GB"/>
        </w:rPr>
        <w:tab/>
        <w:t>Pd2</w:t>
      </w:r>
    </w:p>
    <w:p w14:paraId="3B2557F5" w14:textId="77777777" w:rsidR="00412822" w:rsidRPr="001D6918" w:rsidRDefault="00412822" w:rsidP="00412822">
      <w:pPr>
        <w:rPr>
          <w:rFonts w:cs="Arial"/>
          <w:b/>
          <w:sz w:val="20"/>
          <w:szCs w:val="20"/>
          <w:lang w:val="en-GB"/>
        </w:rPr>
      </w:pPr>
      <w:r w:rsidRPr="001D6918">
        <w:rPr>
          <w:rFonts w:cs="Arial"/>
          <w:b/>
          <w:sz w:val="20"/>
          <w:szCs w:val="20"/>
          <w:lang w:val="en-GB"/>
        </w:rPr>
        <w:t xml:space="preserve">           12.Ld1</w:t>
      </w:r>
      <w:r w:rsidRPr="001D6918">
        <w:rPr>
          <w:rFonts w:cs="Arial"/>
          <w:b/>
          <w:sz w:val="20"/>
          <w:szCs w:val="20"/>
          <w:lang w:val="en-GB"/>
        </w:rPr>
        <w:tab/>
      </w:r>
      <w:r w:rsidRPr="001D6918">
        <w:rPr>
          <w:rFonts w:cs="Arial"/>
          <w:b/>
          <w:sz w:val="20"/>
          <w:szCs w:val="20"/>
          <w:lang w:val="en-GB"/>
        </w:rPr>
        <w:tab/>
        <w:t>Pf1</w:t>
      </w:r>
    </w:p>
    <w:p w14:paraId="22AC32E3" w14:textId="77777777" w:rsidR="00412822" w:rsidRPr="001D6918" w:rsidRDefault="00412822" w:rsidP="00412822">
      <w:pPr>
        <w:jc w:val="both"/>
        <w:rPr>
          <w:rFonts w:cs="Arial"/>
          <w:sz w:val="20"/>
          <w:szCs w:val="20"/>
          <w:lang w:val="en-GB"/>
        </w:rPr>
      </w:pPr>
      <w:r w:rsidRPr="001D6918">
        <w:rPr>
          <w:rFonts w:cs="Arial"/>
          <w:b/>
          <w:sz w:val="20"/>
          <w:szCs w:val="20"/>
          <w:lang w:val="en-GB"/>
        </w:rPr>
        <w:t xml:space="preserve">           13.Pc3</w:t>
      </w:r>
    </w:p>
    <w:p w14:paraId="432902FC" w14:textId="77777777" w:rsidR="00412822" w:rsidRPr="00575581" w:rsidRDefault="00412822" w:rsidP="00412822">
      <w:pPr>
        <w:jc w:val="both"/>
        <w:rPr>
          <w:rFonts w:cs="Arial"/>
          <w:i/>
          <w:sz w:val="20"/>
          <w:szCs w:val="20"/>
          <w:lang w:val="nl-BE"/>
        </w:rPr>
      </w:pPr>
      <w:r w:rsidRPr="001D6918">
        <w:rPr>
          <w:rFonts w:cs="Arial"/>
          <w:sz w:val="20"/>
          <w:szCs w:val="20"/>
          <w:lang w:val="en-GB"/>
        </w:rPr>
        <w:t xml:space="preserve">13.Lg4? </w:t>
      </w:r>
      <w:r>
        <w:rPr>
          <w:rFonts w:cs="Arial"/>
          <w:sz w:val="20"/>
          <w:szCs w:val="20"/>
          <w:lang w:val="nl-BE"/>
        </w:rPr>
        <w:t xml:space="preserve">Pd2 14.Ld1 Pf1 15.Pc3 </w:t>
      </w:r>
      <w:r w:rsidR="002C3205">
        <w:rPr>
          <w:rFonts w:cs="Arial"/>
          <w:i/>
          <w:sz w:val="20"/>
          <w:szCs w:val="20"/>
          <w:lang w:val="nl-BE"/>
        </w:rPr>
        <w:t>(Z</w:t>
      </w:r>
      <w:r>
        <w:rPr>
          <w:rFonts w:cs="Arial"/>
          <w:i/>
          <w:sz w:val="20"/>
          <w:szCs w:val="20"/>
          <w:lang w:val="nl-BE"/>
        </w:rPr>
        <w:t>ie zet 13.)</w:t>
      </w:r>
      <w:r w:rsidRPr="00575581">
        <w:rPr>
          <w:rFonts w:cs="Arial"/>
          <w:b/>
          <w:sz w:val="20"/>
          <w:szCs w:val="20"/>
          <w:lang w:val="nl-BE"/>
        </w:rPr>
        <w:tab/>
      </w:r>
      <w:r w:rsidRPr="00575581">
        <w:rPr>
          <w:rFonts w:cs="Arial"/>
          <w:b/>
          <w:sz w:val="20"/>
          <w:szCs w:val="20"/>
          <w:lang w:val="nl-BE"/>
        </w:rPr>
        <w:tab/>
      </w:r>
    </w:p>
    <w:p w14:paraId="17645331" w14:textId="77777777" w:rsidR="001E3DB1" w:rsidRPr="00653D12" w:rsidRDefault="001E3DB1" w:rsidP="00A06E0F">
      <w:pPr>
        <w:rPr>
          <w:rFonts w:cs="Arial"/>
          <w:b/>
          <w:sz w:val="20"/>
          <w:szCs w:val="20"/>
          <w:lang w:val="nl-BE"/>
        </w:rPr>
      </w:pPr>
      <w:r w:rsidRPr="00653D12">
        <w:rPr>
          <w:rFonts w:cs="Arial"/>
          <w:b/>
          <w:sz w:val="20"/>
          <w:szCs w:val="20"/>
          <w:lang w:val="nl-BE"/>
        </w:rPr>
        <w:t xml:space="preserve">           </w:t>
      </w:r>
      <w:r w:rsidR="00412822" w:rsidRPr="00653D12">
        <w:rPr>
          <w:rFonts w:cs="Arial"/>
          <w:b/>
          <w:sz w:val="20"/>
          <w:szCs w:val="20"/>
          <w:lang w:val="nl-BE"/>
        </w:rPr>
        <w:t>13…</w:t>
      </w:r>
      <w:r w:rsidR="00412822" w:rsidRPr="00653D12">
        <w:rPr>
          <w:rFonts w:cs="Arial"/>
          <w:b/>
          <w:sz w:val="20"/>
          <w:szCs w:val="20"/>
          <w:lang w:val="nl-BE"/>
        </w:rPr>
        <w:tab/>
      </w:r>
      <w:r w:rsidR="00412822" w:rsidRPr="00653D12">
        <w:rPr>
          <w:rFonts w:cs="Arial"/>
          <w:b/>
          <w:sz w:val="20"/>
          <w:szCs w:val="20"/>
          <w:lang w:val="nl-BE"/>
        </w:rPr>
        <w:tab/>
        <w:t>Pd2</w:t>
      </w:r>
    </w:p>
    <w:p w14:paraId="7ED849E0" w14:textId="77777777" w:rsidR="00412822" w:rsidRPr="001E3DB1" w:rsidRDefault="001E3DB1" w:rsidP="00412822">
      <w:pPr>
        <w:jc w:val="both"/>
        <w:rPr>
          <w:rFonts w:cs="Arial"/>
          <w:sz w:val="20"/>
          <w:szCs w:val="20"/>
          <w:lang w:val="nl-BE"/>
        </w:rPr>
      </w:pPr>
      <w:r w:rsidRPr="00653D12">
        <w:rPr>
          <w:rFonts w:cs="Arial"/>
          <w:sz w:val="20"/>
          <w:szCs w:val="20"/>
          <w:lang w:val="nl-BE"/>
        </w:rPr>
        <w:t xml:space="preserve">           </w:t>
      </w:r>
      <w:r w:rsidRPr="001E3DB1">
        <w:rPr>
          <w:rFonts w:cs="Arial"/>
          <w:b/>
          <w:sz w:val="20"/>
          <w:szCs w:val="20"/>
          <w:lang w:val="nl-BE"/>
        </w:rPr>
        <w:t>14.</w:t>
      </w:r>
      <w:r>
        <w:rPr>
          <w:rFonts w:cs="Arial"/>
          <w:b/>
          <w:sz w:val="20"/>
          <w:szCs w:val="20"/>
          <w:lang w:val="nl-BE"/>
        </w:rPr>
        <w:t>Kd3</w:t>
      </w:r>
      <w:r w:rsidR="00412822" w:rsidRPr="001E3DB1">
        <w:rPr>
          <w:rFonts w:cs="Arial"/>
          <w:sz w:val="20"/>
          <w:szCs w:val="20"/>
          <w:lang w:val="nl-BE"/>
        </w:rPr>
        <w:t xml:space="preserve"> </w:t>
      </w:r>
      <w:r w:rsidR="00412822" w:rsidRPr="001E3DB1">
        <w:rPr>
          <w:rFonts w:cs="Arial"/>
          <w:b/>
          <w:sz w:val="20"/>
          <w:szCs w:val="20"/>
          <w:lang w:val="nl-BE"/>
        </w:rPr>
        <w:t xml:space="preserve">           </w:t>
      </w:r>
      <w:r w:rsidR="00A06E0F" w:rsidRPr="001E3DB1">
        <w:rPr>
          <w:rFonts w:cs="Arial"/>
          <w:b/>
          <w:sz w:val="20"/>
          <w:szCs w:val="20"/>
          <w:lang w:val="nl-BE"/>
        </w:rPr>
        <w:t xml:space="preserve">                          </w:t>
      </w:r>
      <w:r w:rsidRPr="001E3DB1">
        <w:rPr>
          <w:rFonts w:cs="Arial"/>
          <w:b/>
          <w:sz w:val="20"/>
          <w:szCs w:val="20"/>
          <w:lang w:val="nl-BE"/>
        </w:rPr>
        <w:t xml:space="preserve">         </w:t>
      </w:r>
      <w:r w:rsidR="00412822" w:rsidRPr="001E3DB1">
        <w:rPr>
          <w:rFonts w:cs="Arial"/>
          <w:sz w:val="20"/>
          <w:szCs w:val="20"/>
          <w:lang w:val="nl-BE"/>
        </w:rPr>
        <w:t>14.Pd5? Pf1 15.Pc3 Pd2 16.Kd3</w:t>
      </w:r>
    </w:p>
    <w:p w14:paraId="4A9716BA" w14:textId="77777777" w:rsidR="00412822" w:rsidRPr="001E3DB1" w:rsidRDefault="002C3205" w:rsidP="00412822">
      <w:pPr>
        <w:jc w:val="both"/>
        <w:rPr>
          <w:rFonts w:cs="Arial"/>
          <w:i/>
          <w:sz w:val="20"/>
          <w:szCs w:val="20"/>
          <w:lang w:val="nl-BE"/>
        </w:rPr>
      </w:pPr>
      <w:r>
        <w:rPr>
          <w:rFonts w:cs="Arial"/>
          <w:i/>
          <w:sz w:val="20"/>
          <w:szCs w:val="20"/>
          <w:lang w:val="nl-BE"/>
        </w:rPr>
        <w:t>(Z</w:t>
      </w:r>
      <w:r w:rsidR="00412822" w:rsidRPr="001E3DB1">
        <w:rPr>
          <w:rFonts w:cs="Arial"/>
          <w:i/>
          <w:sz w:val="20"/>
          <w:szCs w:val="20"/>
          <w:lang w:val="nl-BE"/>
        </w:rPr>
        <w:t>ie zet 14.)</w:t>
      </w:r>
    </w:p>
    <w:p w14:paraId="214FBD42" w14:textId="77777777" w:rsidR="00412822" w:rsidRPr="001E3DB1" w:rsidRDefault="00412822" w:rsidP="00412822">
      <w:pPr>
        <w:rPr>
          <w:rFonts w:cs="Arial"/>
          <w:b/>
          <w:sz w:val="20"/>
          <w:szCs w:val="20"/>
          <w:lang w:val="nl-BE"/>
        </w:rPr>
      </w:pPr>
      <w:r w:rsidRPr="001E3DB1">
        <w:rPr>
          <w:rFonts w:cs="Arial"/>
          <w:b/>
          <w:sz w:val="20"/>
          <w:szCs w:val="20"/>
          <w:lang w:val="nl-BE"/>
        </w:rPr>
        <w:t xml:space="preserve">           14…</w:t>
      </w:r>
      <w:r w:rsidRPr="001E3DB1">
        <w:rPr>
          <w:rFonts w:cs="Arial"/>
          <w:b/>
          <w:sz w:val="20"/>
          <w:szCs w:val="20"/>
          <w:lang w:val="nl-BE"/>
        </w:rPr>
        <w:tab/>
      </w:r>
      <w:r w:rsidRPr="001E3DB1">
        <w:rPr>
          <w:rFonts w:cs="Arial"/>
          <w:b/>
          <w:sz w:val="20"/>
          <w:szCs w:val="20"/>
          <w:lang w:val="nl-BE"/>
        </w:rPr>
        <w:tab/>
        <w:t>Pf1</w:t>
      </w:r>
    </w:p>
    <w:p w14:paraId="0B1C3EBC" w14:textId="77777777" w:rsidR="006760B4" w:rsidRPr="001E3DB1" w:rsidRDefault="001E3DB1" w:rsidP="00412822">
      <w:pPr>
        <w:rPr>
          <w:rFonts w:cs="Arial"/>
          <w:b/>
          <w:sz w:val="20"/>
          <w:szCs w:val="20"/>
          <w:lang w:val="nl-BE"/>
        </w:rPr>
      </w:pPr>
      <w:r>
        <w:rPr>
          <w:rFonts w:cs="Arial"/>
          <w:b/>
          <w:sz w:val="20"/>
          <w:szCs w:val="20"/>
          <w:lang w:val="nl-BE"/>
        </w:rPr>
        <w:t xml:space="preserve">           </w:t>
      </w:r>
      <w:r w:rsidR="00412822" w:rsidRPr="001E3DB1">
        <w:rPr>
          <w:rFonts w:cs="Arial"/>
          <w:b/>
          <w:sz w:val="20"/>
          <w:szCs w:val="20"/>
          <w:lang w:val="nl-BE"/>
        </w:rPr>
        <w:t>15.Pe4+</w:t>
      </w:r>
    </w:p>
    <w:p w14:paraId="559F56C9" w14:textId="77777777" w:rsidR="00412822" w:rsidRPr="002E48ED" w:rsidRDefault="00E42477" w:rsidP="006176C2">
      <w:pPr>
        <w:rPr>
          <w:rFonts w:cs="Arial"/>
          <w:b/>
          <w:sz w:val="20"/>
          <w:szCs w:val="20"/>
          <w:lang w:val="nl-BE"/>
        </w:rPr>
      </w:pPr>
      <w:r w:rsidRPr="00DC7F90">
        <w:rPr>
          <w:rFonts w:cs="Arial"/>
          <w:sz w:val="20"/>
          <w:szCs w:val="20"/>
          <w:lang w:val="nl-BE"/>
        </w:rPr>
        <w:t>15.Kd4?</w:t>
      </w:r>
      <w:r w:rsidR="006176C2" w:rsidRPr="00DC7F90">
        <w:rPr>
          <w:rFonts w:cs="Arial"/>
          <w:sz w:val="20"/>
          <w:szCs w:val="20"/>
          <w:lang w:val="nl-BE"/>
        </w:rPr>
        <w:t xml:space="preserve"> of 15.Ke4? </w:t>
      </w:r>
      <w:r w:rsidRPr="002E48ED">
        <w:rPr>
          <w:rFonts w:cs="Arial"/>
          <w:sz w:val="20"/>
          <w:szCs w:val="20"/>
          <w:lang w:val="nl-BE"/>
        </w:rPr>
        <w:t>Pd2 16.Kd3 Pf1</w:t>
      </w:r>
      <w:r w:rsidR="00412822" w:rsidRPr="002E48ED">
        <w:rPr>
          <w:rFonts w:cs="Arial"/>
          <w:sz w:val="20"/>
          <w:szCs w:val="20"/>
          <w:lang w:val="nl-BE"/>
        </w:rPr>
        <w:t>17.Pe4+</w:t>
      </w:r>
      <w:r w:rsidR="00412822" w:rsidRPr="001E3DB1">
        <w:rPr>
          <w:rFonts w:cs="Arial"/>
          <w:i/>
          <w:sz w:val="20"/>
          <w:szCs w:val="20"/>
          <w:lang w:val="nl-BE"/>
        </w:rPr>
        <w:t>(</w:t>
      </w:r>
      <w:r w:rsidR="002C3205">
        <w:rPr>
          <w:rFonts w:cs="Arial"/>
          <w:i/>
          <w:sz w:val="20"/>
          <w:szCs w:val="20"/>
          <w:lang w:val="nl-BE"/>
        </w:rPr>
        <w:t>Z</w:t>
      </w:r>
      <w:r w:rsidR="00412822">
        <w:rPr>
          <w:rFonts w:cs="Arial"/>
          <w:i/>
          <w:sz w:val="20"/>
          <w:szCs w:val="20"/>
          <w:lang w:val="nl-BE"/>
        </w:rPr>
        <w:t>ie zet 15.)</w:t>
      </w:r>
    </w:p>
    <w:p w14:paraId="5CD14877" w14:textId="77777777" w:rsidR="00412822" w:rsidRPr="00AD04D8" w:rsidRDefault="00412822" w:rsidP="00575581">
      <w:pPr>
        <w:rPr>
          <w:rFonts w:cs="Arial"/>
          <w:b/>
          <w:sz w:val="20"/>
          <w:szCs w:val="20"/>
          <w:lang w:val="nl-BE"/>
        </w:rPr>
      </w:pPr>
      <w:r>
        <w:rPr>
          <w:rFonts w:cs="Arial"/>
          <w:b/>
          <w:sz w:val="20"/>
          <w:szCs w:val="20"/>
          <w:lang w:val="nl-BE"/>
        </w:rPr>
        <w:t xml:space="preserve">         </w:t>
      </w:r>
      <w:r w:rsidR="00DD16C0">
        <w:rPr>
          <w:rFonts w:cs="Arial"/>
          <w:b/>
          <w:sz w:val="20"/>
          <w:szCs w:val="20"/>
          <w:lang w:val="nl-BE"/>
        </w:rPr>
        <w:t xml:space="preserve">  </w:t>
      </w:r>
      <w:r>
        <w:rPr>
          <w:rFonts w:cs="Arial"/>
          <w:b/>
          <w:sz w:val="20"/>
          <w:szCs w:val="20"/>
          <w:lang w:val="nl-BE"/>
        </w:rPr>
        <w:t xml:space="preserve">15…     </w:t>
      </w:r>
      <w:r>
        <w:rPr>
          <w:rFonts w:cs="Arial"/>
          <w:b/>
          <w:sz w:val="20"/>
          <w:szCs w:val="20"/>
          <w:lang w:val="nl-BE"/>
        </w:rPr>
        <w:tab/>
      </w:r>
      <w:r>
        <w:rPr>
          <w:rFonts w:cs="Arial"/>
          <w:b/>
          <w:sz w:val="20"/>
          <w:szCs w:val="20"/>
          <w:lang w:val="nl-BE"/>
        </w:rPr>
        <w:tab/>
      </w:r>
      <w:r w:rsidRPr="00AD04D8">
        <w:rPr>
          <w:rFonts w:cs="Arial"/>
          <w:b/>
          <w:sz w:val="20"/>
          <w:szCs w:val="20"/>
          <w:lang w:val="nl-BE"/>
        </w:rPr>
        <w:t>Ke5</w:t>
      </w:r>
    </w:p>
    <w:p w14:paraId="63D5E933" w14:textId="77777777" w:rsidR="00412822" w:rsidRPr="00AD04D8" w:rsidRDefault="00412822" w:rsidP="00532AA9">
      <w:pPr>
        <w:rPr>
          <w:rFonts w:cs="Arial"/>
          <w:b/>
          <w:sz w:val="20"/>
          <w:szCs w:val="20"/>
          <w:lang w:val="nl-BE"/>
        </w:rPr>
      </w:pPr>
      <w:r>
        <w:rPr>
          <w:rFonts w:cs="Arial"/>
          <w:b/>
          <w:sz w:val="20"/>
          <w:szCs w:val="20"/>
          <w:lang w:val="nl-BE"/>
        </w:rPr>
        <w:t xml:space="preserve">         </w:t>
      </w:r>
      <w:r w:rsidR="00DD16C0">
        <w:rPr>
          <w:rFonts w:cs="Arial"/>
          <w:b/>
          <w:sz w:val="20"/>
          <w:szCs w:val="20"/>
          <w:lang w:val="nl-BE"/>
        </w:rPr>
        <w:t xml:space="preserve">  </w:t>
      </w:r>
      <w:r w:rsidRPr="00AD04D8">
        <w:rPr>
          <w:rFonts w:cs="Arial"/>
          <w:b/>
          <w:sz w:val="20"/>
          <w:szCs w:val="20"/>
          <w:lang w:val="nl-BE"/>
        </w:rPr>
        <w:t>16.Le2</w:t>
      </w:r>
      <w:r w:rsidRPr="00AD04D8">
        <w:rPr>
          <w:rFonts w:cs="Arial"/>
          <w:b/>
          <w:sz w:val="20"/>
          <w:szCs w:val="20"/>
          <w:lang w:val="nl-BE"/>
        </w:rPr>
        <w:tab/>
      </w:r>
      <w:r w:rsidRPr="00AD04D8">
        <w:rPr>
          <w:rFonts w:cs="Arial"/>
          <w:b/>
          <w:sz w:val="20"/>
          <w:szCs w:val="20"/>
          <w:lang w:val="nl-BE"/>
        </w:rPr>
        <w:tab/>
        <w:t>Ph2</w:t>
      </w:r>
    </w:p>
    <w:p w14:paraId="20603FEB" w14:textId="77777777" w:rsidR="00412822" w:rsidRPr="00AD04D8" w:rsidRDefault="00412822" w:rsidP="00412822">
      <w:pPr>
        <w:rPr>
          <w:rFonts w:cs="Arial"/>
          <w:b/>
          <w:sz w:val="20"/>
          <w:szCs w:val="20"/>
          <w:lang w:val="nl-BE"/>
        </w:rPr>
      </w:pPr>
      <w:r>
        <w:rPr>
          <w:rFonts w:cs="Arial"/>
          <w:b/>
          <w:sz w:val="20"/>
          <w:szCs w:val="20"/>
          <w:lang w:val="nl-BE"/>
        </w:rPr>
        <w:t xml:space="preserve">          </w:t>
      </w:r>
      <w:r w:rsidR="00532AA9">
        <w:rPr>
          <w:rFonts w:cs="Arial"/>
          <w:b/>
          <w:sz w:val="20"/>
          <w:szCs w:val="20"/>
          <w:lang w:val="nl-BE"/>
        </w:rPr>
        <w:t xml:space="preserve"> </w:t>
      </w:r>
      <w:r w:rsidRPr="00AD04D8">
        <w:rPr>
          <w:rFonts w:cs="Arial"/>
          <w:b/>
          <w:sz w:val="20"/>
          <w:szCs w:val="20"/>
          <w:lang w:val="nl-BE"/>
        </w:rPr>
        <w:t>17.Ke3</w:t>
      </w:r>
    </w:p>
    <w:p w14:paraId="2780CD8D" w14:textId="77777777" w:rsidR="00412822" w:rsidRPr="00AD04D8" w:rsidRDefault="00412822" w:rsidP="00412822">
      <w:pPr>
        <w:pStyle w:val="03aText"/>
        <w:widowControl/>
        <w:rPr>
          <w:lang w:val="nl-BE"/>
        </w:rPr>
      </w:pPr>
      <w:r w:rsidRPr="00AD04D8">
        <w:rPr>
          <w:lang w:val="nl-BE"/>
        </w:rPr>
        <w:t>En ‘black beauty’ zit in de val</w:t>
      </w:r>
      <w:r w:rsidR="00532AA9">
        <w:rPr>
          <w:lang w:val="nl-BE"/>
        </w:rPr>
        <w:t>.</w:t>
      </w:r>
    </w:p>
    <w:p w14:paraId="135A5006" w14:textId="77777777" w:rsidR="0071100E" w:rsidRDefault="00412822" w:rsidP="00D36E41">
      <w:pPr>
        <w:rPr>
          <w:rFonts w:cs="Arial"/>
          <w:b/>
          <w:sz w:val="20"/>
          <w:szCs w:val="20"/>
          <w:lang w:val="nl-BE"/>
        </w:rPr>
      </w:pPr>
      <w:r>
        <w:rPr>
          <w:rFonts w:cs="Arial"/>
          <w:b/>
          <w:sz w:val="20"/>
          <w:szCs w:val="20"/>
          <w:lang w:val="nl-BE"/>
        </w:rPr>
        <w:t xml:space="preserve">          </w:t>
      </w:r>
    </w:p>
    <w:p w14:paraId="0ABCB9B2" w14:textId="77777777" w:rsidR="0071100E" w:rsidRDefault="0071100E" w:rsidP="00D36E41">
      <w:pPr>
        <w:rPr>
          <w:rFonts w:cs="Arial"/>
          <w:b/>
          <w:sz w:val="20"/>
          <w:szCs w:val="20"/>
          <w:lang w:val="nl-BE"/>
        </w:rPr>
      </w:pPr>
    </w:p>
    <w:p w14:paraId="052C8808" w14:textId="77777777" w:rsidR="0071100E" w:rsidRDefault="0071100E" w:rsidP="00D36E41">
      <w:pPr>
        <w:rPr>
          <w:rFonts w:cs="Arial"/>
          <w:b/>
          <w:sz w:val="20"/>
          <w:szCs w:val="20"/>
          <w:lang w:val="nl-BE"/>
        </w:rPr>
      </w:pPr>
    </w:p>
    <w:p w14:paraId="186B4E62" w14:textId="77777777" w:rsidR="0071100E" w:rsidRDefault="0071100E" w:rsidP="00D36E41">
      <w:pPr>
        <w:rPr>
          <w:rFonts w:cs="Arial"/>
          <w:b/>
          <w:sz w:val="20"/>
          <w:szCs w:val="20"/>
          <w:lang w:val="nl-BE"/>
        </w:rPr>
      </w:pPr>
    </w:p>
    <w:p w14:paraId="67AAD745" w14:textId="77777777" w:rsidR="0071100E" w:rsidRDefault="0071100E" w:rsidP="00D36E41">
      <w:pPr>
        <w:rPr>
          <w:rFonts w:cs="Arial"/>
          <w:b/>
          <w:sz w:val="20"/>
          <w:szCs w:val="20"/>
          <w:lang w:val="nl-BE"/>
        </w:rPr>
      </w:pPr>
    </w:p>
    <w:p w14:paraId="201171D2" w14:textId="77777777" w:rsidR="0071100E" w:rsidRDefault="0071100E" w:rsidP="00D36E41">
      <w:pPr>
        <w:rPr>
          <w:rFonts w:cs="Arial"/>
          <w:b/>
          <w:sz w:val="20"/>
          <w:szCs w:val="20"/>
          <w:lang w:val="nl-BE"/>
        </w:rPr>
      </w:pPr>
    </w:p>
    <w:p w14:paraId="58485383" w14:textId="77777777" w:rsidR="00412822" w:rsidRPr="00AD04D8" w:rsidRDefault="00710EAE" w:rsidP="00710EAE">
      <w:pPr>
        <w:rPr>
          <w:rFonts w:cs="Arial"/>
          <w:b/>
          <w:sz w:val="20"/>
          <w:szCs w:val="20"/>
          <w:lang w:val="nl-BE"/>
        </w:rPr>
      </w:pPr>
      <w:r>
        <w:rPr>
          <w:rFonts w:cs="Arial"/>
          <w:b/>
          <w:sz w:val="20"/>
          <w:szCs w:val="20"/>
          <w:lang w:val="nl-BE"/>
        </w:rPr>
        <w:t xml:space="preserve">           </w:t>
      </w:r>
      <w:r w:rsidR="00412822" w:rsidRPr="00AD04D8">
        <w:rPr>
          <w:rFonts w:cs="Arial"/>
          <w:b/>
          <w:sz w:val="20"/>
          <w:szCs w:val="20"/>
          <w:lang w:val="nl-BE"/>
        </w:rPr>
        <w:t>17</w:t>
      </w:r>
      <w:r w:rsidR="00412822">
        <w:rPr>
          <w:rFonts w:cs="Arial"/>
          <w:b/>
          <w:sz w:val="20"/>
          <w:szCs w:val="20"/>
          <w:lang w:val="nl-BE"/>
        </w:rPr>
        <w:t>…</w:t>
      </w:r>
      <w:r w:rsidR="00412822">
        <w:rPr>
          <w:rFonts w:cs="Arial"/>
          <w:b/>
          <w:sz w:val="20"/>
          <w:szCs w:val="20"/>
          <w:lang w:val="nl-BE"/>
        </w:rPr>
        <w:tab/>
      </w:r>
      <w:r w:rsidR="00412822">
        <w:rPr>
          <w:rFonts w:cs="Arial"/>
          <w:b/>
          <w:sz w:val="20"/>
          <w:szCs w:val="20"/>
          <w:lang w:val="nl-BE"/>
        </w:rPr>
        <w:tab/>
      </w:r>
      <w:r w:rsidR="00412822" w:rsidRPr="00AD04D8">
        <w:rPr>
          <w:rFonts w:cs="Arial"/>
          <w:b/>
          <w:sz w:val="20"/>
          <w:szCs w:val="20"/>
          <w:lang w:val="nl-BE"/>
        </w:rPr>
        <w:t>Kf5</w:t>
      </w:r>
    </w:p>
    <w:p w14:paraId="69B8BAB4"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18.Pf2</w:t>
      </w:r>
      <w:r w:rsidRPr="00AD04D8">
        <w:rPr>
          <w:rFonts w:cs="Arial"/>
          <w:b/>
          <w:sz w:val="20"/>
          <w:szCs w:val="20"/>
          <w:lang w:val="nl-BE"/>
        </w:rPr>
        <w:tab/>
      </w:r>
      <w:r w:rsidRPr="00AD04D8">
        <w:rPr>
          <w:rFonts w:cs="Arial"/>
          <w:b/>
          <w:sz w:val="20"/>
          <w:szCs w:val="20"/>
          <w:lang w:val="nl-BE"/>
        </w:rPr>
        <w:tab/>
        <w:t>Kg5</w:t>
      </w:r>
    </w:p>
    <w:p w14:paraId="6EDF7DBB" w14:textId="77777777" w:rsidR="00412822" w:rsidRPr="00AD04D8" w:rsidRDefault="0071100E" w:rsidP="0071100E">
      <w:pPr>
        <w:rPr>
          <w:rFonts w:cs="Arial"/>
          <w:b/>
          <w:sz w:val="20"/>
          <w:szCs w:val="20"/>
          <w:lang w:val="nl-BE"/>
        </w:rPr>
      </w:pPr>
      <w:r>
        <w:rPr>
          <w:rFonts w:cs="Arial"/>
          <w:b/>
          <w:sz w:val="20"/>
          <w:szCs w:val="20"/>
          <w:lang w:val="nl-BE"/>
        </w:rPr>
        <w:t xml:space="preserve">          </w:t>
      </w:r>
      <w:r w:rsidR="003D3946">
        <w:rPr>
          <w:rFonts w:cs="Arial"/>
          <w:b/>
          <w:sz w:val="20"/>
          <w:szCs w:val="20"/>
          <w:lang w:val="nl-BE"/>
        </w:rPr>
        <w:t xml:space="preserve"> 19.Ke4</w:t>
      </w:r>
      <w:r w:rsidR="003D3946">
        <w:rPr>
          <w:rFonts w:cs="Arial"/>
          <w:b/>
          <w:sz w:val="20"/>
          <w:szCs w:val="20"/>
          <w:lang w:val="nl-BE"/>
        </w:rPr>
        <w:tab/>
        <w:t xml:space="preserve">    </w:t>
      </w:r>
      <w:r w:rsidR="003D3946">
        <w:rPr>
          <w:rFonts w:cs="Arial"/>
          <w:b/>
          <w:sz w:val="20"/>
          <w:szCs w:val="20"/>
          <w:lang w:val="nl-BE"/>
        </w:rPr>
        <w:tab/>
      </w:r>
      <w:r w:rsidR="00412822" w:rsidRPr="00AD04D8">
        <w:rPr>
          <w:rFonts w:cs="Arial"/>
          <w:b/>
          <w:sz w:val="20"/>
          <w:szCs w:val="20"/>
          <w:lang w:val="nl-BE"/>
        </w:rPr>
        <w:t>Kh4</w:t>
      </w:r>
    </w:p>
    <w:p w14:paraId="0EE74FD2"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20.Kf4</w:t>
      </w:r>
      <w:r w:rsidRPr="00AD04D8">
        <w:rPr>
          <w:rFonts w:cs="Arial"/>
          <w:b/>
          <w:sz w:val="20"/>
          <w:szCs w:val="20"/>
          <w:lang w:val="nl-BE"/>
        </w:rPr>
        <w:tab/>
      </w:r>
      <w:r w:rsidRPr="00AD04D8">
        <w:rPr>
          <w:rFonts w:cs="Arial"/>
          <w:b/>
          <w:sz w:val="20"/>
          <w:szCs w:val="20"/>
          <w:lang w:val="nl-BE"/>
        </w:rPr>
        <w:tab/>
        <w:t>Pg4</w:t>
      </w:r>
    </w:p>
    <w:p w14:paraId="5AEDD985" w14:textId="77777777" w:rsidR="00412822"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21.Pxg4</w:t>
      </w:r>
    </w:p>
    <w:p w14:paraId="71BE9FED" w14:textId="77777777" w:rsidR="00412822" w:rsidRPr="00105C2E" w:rsidRDefault="00412822" w:rsidP="00412822">
      <w:pPr>
        <w:jc w:val="both"/>
        <w:rPr>
          <w:rFonts w:cs="Arial"/>
          <w:sz w:val="20"/>
          <w:szCs w:val="20"/>
          <w:lang w:val="nl-BE"/>
        </w:rPr>
      </w:pPr>
      <w:r>
        <w:rPr>
          <w:rFonts w:cs="Arial"/>
          <w:sz w:val="20"/>
          <w:szCs w:val="20"/>
          <w:lang w:val="nl-BE"/>
        </w:rPr>
        <w:t xml:space="preserve">Wit wint, </w:t>
      </w:r>
      <w:r w:rsidRPr="00105C2E">
        <w:rPr>
          <w:sz w:val="20"/>
          <w:szCs w:val="20"/>
          <w:lang w:val="nl-BE"/>
        </w:rPr>
        <w:t>maar niet 21.Lxg4? pat.</w:t>
      </w:r>
    </w:p>
    <w:p w14:paraId="390A346B" w14:textId="77777777" w:rsidR="00412822" w:rsidRDefault="00412822" w:rsidP="00412822">
      <w:pPr>
        <w:pStyle w:val="03aText"/>
        <w:widowControl/>
        <w:rPr>
          <w:lang w:val="nl-BE"/>
        </w:rPr>
      </w:pPr>
    </w:p>
    <w:p w14:paraId="5789C74F" w14:textId="77777777" w:rsidR="00412822" w:rsidRDefault="00412822" w:rsidP="00412822">
      <w:pPr>
        <w:pStyle w:val="03aText"/>
        <w:widowControl/>
        <w:spacing w:line="260" w:lineRule="exact"/>
        <w:jc w:val="left"/>
        <w:rPr>
          <w:i/>
          <w:lang w:val="nl-BE"/>
        </w:rPr>
      </w:pPr>
      <w:r w:rsidRPr="00AD04D8">
        <w:rPr>
          <w:lang w:val="nl-BE"/>
        </w:rPr>
        <w:t xml:space="preserve">In een gespiegelde versie die per abuis verscheen in </w:t>
      </w:r>
      <w:r w:rsidRPr="00AD04D8">
        <w:rPr>
          <w:i/>
          <w:lang w:val="nl-BE"/>
        </w:rPr>
        <w:t xml:space="preserve">Probleemblad </w:t>
      </w:r>
      <w:r w:rsidRPr="00AD04D8">
        <w:rPr>
          <w:lang w:val="nl-BE"/>
        </w:rPr>
        <w:t xml:space="preserve">(2004) schreef rubriekleider Ward Stoffelen: </w:t>
      </w:r>
      <w:r w:rsidRPr="00AD04D8">
        <w:rPr>
          <w:i/>
          <w:lang w:val="nl-BE"/>
        </w:rPr>
        <w:t>“De verovering van het zwarte paard is een werk van lan-</w:t>
      </w:r>
      <w:r>
        <w:rPr>
          <w:i/>
          <w:lang w:val="nl-BE"/>
        </w:rPr>
        <w:t xml:space="preserve">  </w:t>
      </w:r>
      <w:r w:rsidRPr="00AD04D8">
        <w:rPr>
          <w:i/>
          <w:lang w:val="nl-BE"/>
        </w:rPr>
        <w:t>ge</w:t>
      </w:r>
      <w:r>
        <w:rPr>
          <w:i/>
          <w:lang w:val="nl-BE"/>
        </w:rPr>
        <w:t xml:space="preserve"> adem. Natuurlijk Is dat met de</w:t>
      </w:r>
    </w:p>
    <w:p w14:paraId="5BB004C1" w14:textId="77777777" w:rsidR="00412822" w:rsidRDefault="00412822" w:rsidP="00412822">
      <w:pPr>
        <w:pStyle w:val="03aText"/>
        <w:widowControl/>
        <w:spacing w:line="260" w:lineRule="exact"/>
        <w:jc w:val="left"/>
        <w:rPr>
          <w:i/>
          <w:lang w:val="nl-BE"/>
        </w:rPr>
      </w:pPr>
      <w:r>
        <w:rPr>
          <w:i/>
          <w:lang w:val="nl-BE"/>
        </w:rPr>
        <w:t>Thompson database gemakkelijk</w:t>
      </w:r>
    </w:p>
    <w:p w14:paraId="0AB33EE7" w14:textId="77777777" w:rsidR="008C580C" w:rsidRDefault="004E3165" w:rsidP="008C580C">
      <w:pPr>
        <w:pStyle w:val="03aText"/>
        <w:widowControl/>
        <w:spacing w:line="260" w:lineRule="exact"/>
        <w:rPr>
          <w:i/>
          <w:lang w:val="nl-BE"/>
        </w:rPr>
      </w:pPr>
      <w:r>
        <w:rPr>
          <w:i/>
          <w:lang w:val="nl-BE"/>
        </w:rPr>
        <w:t>op te lossen</w:t>
      </w:r>
      <w:r w:rsidR="00351ED2">
        <w:rPr>
          <w:i/>
          <w:lang w:val="nl-BE"/>
        </w:rPr>
        <w:t>”</w:t>
      </w:r>
      <w:r>
        <w:rPr>
          <w:i/>
          <w:lang w:val="nl-BE"/>
        </w:rPr>
        <w:t>.</w:t>
      </w:r>
      <w:r w:rsidR="007F2E09">
        <w:rPr>
          <w:i/>
          <w:lang w:val="nl-BE"/>
        </w:rPr>
        <w:t xml:space="preserve"> </w:t>
      </w:r>
      <w:r w:rsidR="00412822" w:rsidRPr="00AD04D8">
        <w:rPr>
          <w:lang w:val="nl-BE"/>
        </w:rPr>
        <w:t xml:space="preserve">Ward heeft het dus over </w:t>
      </w:r>
      <w:r w:rsidR="00575581" w:rsidRPr="009831F5">
        <w:rPr>
          <w:i/>
          <w:u w:val="single"/>
          <w:lang w:val="nl-BE"/>
        </w:rPr>
        <w:t>‘oplos</w:t>
      </w:r>
      <w:r w:rsidR="00412822" w:rsidRPr="009831F5">
        <w:rPr>
          <w:i/>
          <w:u w:val="single"/>
          <w:lang w:val="nl-BE"/>
        </w:rPr>
        <w:t>sen’</w:t>
      </w:r>
      <w:r w:rsidR="00412822" w:rsidRPr="00AD04D8">
        <w:rPr>
          <w:i/>
          <w:lang w:val="nl-BE"/>
        </w:rPr>
        <w:t xml:space="preserve"> </w:t>
      </w:r>
      <w:r w:rsidR="00412822" w:rsidRPr="00AD04D8">
        <w:rPr>
          <w:lang w:val="nl-BE"/>
        </w:rPr>
        <w:t>en niet over</w:t>
      </w:r>
      <w:r w:rsidR="00412822" w:rsidRPr="00AD04D8">
        <w:rPr>
          <w:i/>
          <w:lang w:val="nl-BE"/>
        </w:rPr>
        <w:t xml:space="preserve"> </w:t>
      </w:r>
      <w:r w:rsidR="00412822" w:rsidRPr="009831F5">
        <w:rPr>
          <w:i/>
          <w:u w:val="single"/>
          <w:lang w:val="nl-BE"/>
        </w:rPr>
        <w:t>‘com</w:t>
      </w:r>
      <w:r w:rsidR="00575581" w:rsidRPr="009831F5">
        <w:rPr>
          <w:i/>
          <w:u w:val="single"/>
          <w:lang w:val="nl-BE"/>
        </w:rPr>
        <w:t>-</w:t>
      </w:r>
      <w:r w:rsidR="008C580C" w:rsidRPr="009831F5">
        <w:rPr>
          <w:i/>
          <w:u w:val="single"/>
          <w:lang w:val="nl-BE"/>
        </w:rPr>
        <w:t xml:space="preserve">poneren’ </w:t>
      </w:r>
    </w:p>
    <w:p w14:paraId="1980CEC8" w14:textId="77777777" w:rsidR="008C580C" w:rsidRDefault="008C580C" w:rsidP="008C580C">
      <w:pPr>
        <w:pStyle w:val="03aText"/>
        <w:widowControl/>
        <w:spacing w:line="260" w:lineRule="exact"/>
        <w:rPr>
          <w:i/>
          <w:lang w:val="nl-BE"/>
        </w:rPr>
      </w:pPr>
    </w:p>
    <w:p w14:paraId="7D897E3B" w14:textId="77777777" w:rsidR="00412822" w:rsidRPr="001C46E4" w:rsidRDefault="00412822" w:rsidP="008C580C">
      <w:pPr>
        <w:pStyle w:val="03aText"/>
        <w:widowControl/>
        <w:spacing w:line="260" w:lineRule="exact"/>
        <w:rPr>
          <w:i/>
          <w:lang w:val="nl-BE"/>
        </w:rPr>
      </w:pPr>
      <w:r w:rsidRPr="00AD04D8">
        <w:rPr>
          <w:lang w:val="nl-BE"/>
        </w:rPr>
        <w:t>Terecht ging hij</w:t>
      </w:r>
      <w:r w:rsidR="00B74AFE">
        <w:rPr>
          <w:lang w:val="nl-BE"/>
        </w:rPr>
        <w:t xml:space="preserve"> dan</w:t>
      </w:r>
      <w:r w:rsidRPr="00AD04D8">
        <w:rPr>
          <w:lang w:val="nl-BE"/>
        </w:rPr>
        <w:t xml:space="preserve"> verder met: </w:t>
      </w:r>
      <w:r w:rsidRPr="00AD04D8">
        <w:rPr>
          <w:i/>
          <w:lang w:val="nl-BE"/>
        </w:rPr>
        <w:t>“Maar de verdienste van d</w:t>
      </w:r>
      <w:r w:rsidR="0091278A">
        <w:rPr>
          <w:i/>
          <w:lang w:val="nl-BE"/>
        </w:rPr>
        <w:t>e com</w:t>
      </w:r>
      <w:r w:rsidR="00B74AFE">
        <w:rPr>
          <w:i/>
          <w:lang w:val="nl-BE"/>
        </w:rPr>
        <w:t>-</w:t>
      </w:r>
      <w:r w:rsidR="0091278A">
        <w:rPr>
          <w:i/>
          <w:lang w:val="nl-BE"/>
        </w:rPr>
        <w:t>ponist is dat het oplos</w:t>
      </w:r>
      <w:r w:rsidR="00E42477">
        <w:rPr>
          <w:i/>
          <w:lang w:val="nl-BE"/>
        </w:rPr>
        <w:t>sin</w:t>
      </w:r>
      <w:r w:rsidR="00B74AFE">
        <w:rPr>
          <w:i/>
          <w:lang w:val="nl-BE"/>
        </w:rPr>
        <w:t>gsver-</w:t>
      </w:r>
      <w:r w:rsidRPr="00AD04D8">
        <w:rPr>
          <w:i/>
          <w:lang w:val="nl-BE"/>
        </w:rPr>
        <w:t>loop</w:t>
      </w:r>
      <w:r w:rsidR="00B74AFE">
        <w:rPr>
          <w:lang w:val="nl-BE"/>
        </w:rPr>
        <w:t xml:space="preserve"> </w:t>
      </w:r>
      <w:r w:rsidRPr="00AD04D8">
        <w:rPr>
          <w:i/>
          <w:lang w:val="nl-BE"/>
        </w:rPr>
        <w:t xml:space="preserve">vanuit </w:t>
      </w:r>
      <w:r w:rsidRPr="00343B09">
        <w:rPr>
          <w:i/>
          <w:lang w:val="nl-BE"/>
        </w:rPr>
        <w:t>de beginstel</w:t>
      </w:r>
      <w:r w:rsidR="0091278A">
        <w:rPr>
          <w:i/>
          <w:lang w:val="nl-BE"/>
        </w:rPr>
        <w:t>l</w:t>
      </w:r>
      <w:r w:rsidR="00B74AFE">
        <w:rPr>
          <w:i/>
          <w:lang w:val="nl-BE"/>
        </w:rPr>
        <w:t xml:space="preserve">ing </w:t>
      </w:r>
      <w:r w:rsidRPr="00343B09">
        <w:rPr>
          <w:i/>
          <w:lang w:val="nl-BE"/>
        </w:rPr>
        <w:t>bij de beste zwa</w:t>
      </w:r>
      <w:r w:rsidR="00B74AFE">
        <w:rPr>
          <w:i/>
          <w:lang w:val="nl-BE"/>
        </w:rPr>
        <w:t>r</w:t>
      </w:r>
      <w:r w:rsidRPr="00343B09">
        <w:rPr>
          <w:i/>
          <w:lang w:val="nl-BE"/>
        </w:rPr>
        <w:t>te verdediging singu</w:t>
      </w:r>
      <w:r w:rsidR="00B74AFE">
        <w:rPr>
          <w:i/>
          <w:lang w:val="nl-BE"/>
        </w:rPr>
        <w:t>-</w:t>
      </w:r>
      <w:r w:rsidRPr="00343B09">
        <w:rPr>
          <w:i/>
          <w:lang w:val="nl-BE"/>
        </w:rPr>
        <w:t>lier</w:t>
      </w:r>
      <w:r w:rsidRPr="00AD04D8">
        <w:rPr>
          <w:i/>
          <w:lang w:val="nl-BE"/>
        </w:rPr>
        <w:t xml:space="preserve"> is.</w:t>
      </w:r>
      <w:r>
        <w:rPr>
          <w:lang w:val="nl-BE"/>
        </w:rPr>
        <w:t xml:space="preserve"> </w:t>
      </w:r>
      <w:r w:rsidRPr="00AD04D8">
        <w:rPr>
          <w:i/>
          <w:lang w:val="nl-BE"/>
        </w:rPr>
        <w:t>Sinds John Nunn dergel</w:t>
      </w:r>
      <w:r>
        <w:rPr>
          <w:i/>
          <w:lang w:val="nl-BE"/>
        </w:rPr>
        <w:t>ij</w:t>
      </w:r>
      <w:r w:rsidR="00B74AFE">
        <w:rPr>
          <w:i/>
          <w:lang w:val="nl-BE"/>
        </w:rPr>
        <w:t>-</w:t>
      </w:r>
      <w:r>
        <w:rPr>
          <w:i/>
          <w:lang w:val="nl-BE"/>
        </w:rPr>
        <w:t>ke stel</w:t>
      </w:r>
      <w:r w:rsidR="00DA612E">
        <w:rPr>
          <w:i/>
          <w:lang w:val="nl-BE"/>
        </w:rPr>
        <w:t>lingen</w:t>
      </w:r>
      <w:r w:rsidRPr="00AD04D8">
        <w:rPr>
          <w:i/>
          <w:lang w:val="nl-BE"/>
        </w:rPr>
        <w:t xml:space="preserve"> voor het eerst distil</w:t>
      </w:r>
      <w:r w:rsidR="00B74AFE">
        <w:rPr>
          <w:i/>
          <w:lang w:val="nl-BE"/>
        </w:rPr>
        <w:t>-</w:t>
      </w:r>
      <w:r w:rsidRPr="00AD04D8">
        <w:rPr>
          <w:i/>
          <w:lang w:val="nl-BE"/>
        </w:rPr>
        <w:t>lee</w:t>
      </w:r>
      <w:r>
        <w:rPr>
          <w:i/>
          <w:lang w:val="nl-BE"/>
        </w:rPr>
        <w:t>r</w:t>
      </w:r>
      <w:r w:rsidRPr="00AD04D8">
        <w:rPr>
          <w:i/>
          <w:lang w:val="nl-BE"/>
        </w:rPr>
        <w:t xml:space="preserve">de uit </w:t>
      </w:r>
      <w:r>
        <w:rPr>
          <w:i/>
          <w:lang w:val="nl-BE"/>
        </w:rPr>
        <w:t>de 5-stuk</w:t>
      </w:r>
      <w:r w:rsidR="00B74AFE">
        <w:rPr>
          <w:i/>
          <w:lang w:val="nl-BE"/>
        </w:rPr>
        <w:t xml:space="preserve">ken </w:t>
      </w:r>
      <w:r>
        <w:rPr>
          <w:i/>
          <w:lang w:val="nl-BE"/>
        </w:rPr>
        <w:t xml:space="preserve">database, </w:t>
      </w:r>
      <w:r w:rsidR="00DA612E">
        <w:rPr>
          <w:i/>
          <w:lang w:val="nl-BE"/>
        </w:rPr>
        <w:t xml:space="preserve">zijn </w:t>
      </w:r>
      <w:r>
        <w:rPr>
          <w:i/>
          <w:lang w:val="nl-BE"/>
        </w:rPr>
        <w:t>daar</w:t>
      </w:r>
      <w:r w:rsidRPr="00AD04D8">
        <w:rPr>
          <w:i/>
          <w:lang w:val="nl-BE"/>
        </w:rPr>
        <w:t>over twee diametraal te</w:t>
      </w:r>
      <w:r w:rsidR="00B74AFE">
        <w:rPr>
          <w:i/>
          <w:lang w:val="nl-BE"/>
        </w:rPr>
        <w:t>-</w:t>
      </w:r>
      <w:r w:rsidRPr="00AD04D8">
        <w:rPr>
          <w:i/>
          <w:lang w:val="nl-BE"/>
        </w:rPr>
        <w:t>genover elkaar staande opinies gangbaar.</w:t>
      </w:r>
      <w:r w:rsidR="00477053">
        <w:rPr>
          <w:i/>
          <w:lang w:val="nl-BE"/>
        </w:rPr>
        <w:t xml:space="preserve"> Op</w:t>
      </w:r>
      <w:r w:rsidR="00E42477">
        <w:rPr>
          <w:i/>
          <w:lang w:val="nl-BE"/>
        </w:rPr>
        <w:t>los</w:t>
      </w:r>
      <w:r>
        <w:rPr>
          <w:i/>
          <w:lang w:val="nl-BE"/>
        </w:rPr>
        <w:t>sers die de data</w:t>
      </w:r>
      <w:r w:rsidR="00B74AFE">
        <w:rPr>
          <w:i/>
          <w:lang w:val="nl-BE"/>
        </w:rPr>
        <w:t>-</w:t>
      </w:r>
      <w:r>
        <w:rPr>
          <w:i/>
          <w:lang w:val="nl-BE"/>
        </w:rPr>
        <w:t>base gebru</w:t>
      </w:r>
      <w:r w:rsidR="00B74AFE">
        <w:rPr>
          <w:i/>
          <w:lang w:val="nl-BE"/>
        </w:rPr>
        <w:t>i</w:t>
      </w:r>
      <w:r>
        <w:rPr>
          <w:i/>
          <w:lang w:val="nl-BE"/>
        </w:rPr>
        <w:t>ken vinden de oplos</w:t>
      </w:r>
      <w:r w:rsidR="00B74AFE">
        <w:rPr>
          <w:i/>
          <w:lang w:val="nl-BE"/>
        </w:rPr>
        <w:t>-</w:t>
      </w:r>
      <w:r>
        <w:rPr>
          <w:i/>
          <w:lang w:val="nl-BE"/>
        </w:rPr>
        <w:t>sing van</w:t>
      </w:r>
      <w:r w:rsidRPr="00AD04D8">
        <w:rPr>
          <w:i/>
          <w:lang w:val="nl-BE"/>
        </w:rPr>
        <w:t>zelf</w:t>
      </w:r>
      <w:r w:rsidR="00477053">
        <w:rPr>
          <w:i/>
          <w:lang w:val="nl-BE"/>
        </w:rPr>
        <w:t>spre</w:t>
      </w:r>
      <w:r w:rsidR="00B74AFE">
        <w:rPr>
          <w:i/>
          <w:lang w:val="nl-BE"/>
        </w:rPr>
        <w:t>kend een ‘</w:t>
      </w:r>
      <w:r w:rsidR="00477053">
        <w:rPr>
          <w:i/>
          <w:lang w:val="nl-BE"/>
        </w:rPr>
        <w:t>mak</w:t>
      </w:r>
      <w:r w:rsidR="00D6040F">
        <w:rPr>
          <w:i/>
          <w:lang w:val="nl-BE"/>
        </w:rPr>
        <w:t>-</w:t>
      </w:r>
      <w:r w:rsidR="00477053">
        <w:rPr>
          <w:i/>
          <w:lang w:val="nl-BE"/>
        </w:rPr>
        <w:t>kie</w:t>
      </w:r>
      <w:r w:rsidR="00D6040F">
        <w:rPr>
          <w:i/>
          <w:lang w:val="nl-BE"/>
        </w:rPr>
        <w:t>’</w:t>
      </w:r>
      <w:r w:rsidR="00477053">
        <w:rPr>
          <w:i/>
          <w:lang w:val="nl-BE"/>
        </w:rPr>
        <w:t>,</w:t>
      </w:r>
      <w:r w:rsidR="00DA612E">
        <w:rPr>
          <w:i/>
          <w:lang w:val="nl-BE"/>
        </w:rPr>
        <w:t xml:space="preserve"> </w:t>
      </w:r>
      <w:r w:rsidRPr="00AD04D8">
        <w:rPr>
          <w:i/>
          <w:lang w:val="nl-BE"/>
        </w:rPr>
        <w:t xml:space="preserve">maar dat is niet echt fair.” </w:t>
      </w:r>
    </w:p>
    <w:p w14:paraId="1EBCAAC0" w14:textId="77777777" w:rsidR="00D36E41" w:rsidRDefault="00D36E41" w:rsidP="00412822">
      <w:pPr>
        <w:pStyle w:val="03aText"/>
        <w:widowControl/>
        <w:rPr>
          <w:lang w:val="nl-BE"/>
        </w:rPr>
      </w:pPr>
    </w:p>
    <w:p w14:paraId="46EF5168" w14:textId="77777777" w:rsidR="00D36E41" w:rsidRDefault="00D36E41" w:rsidP="00412822">
      <w:pPr>
        <w:pStyle w:val="03aText"/>
        <w:widowControl/>
        <w:rPr>
          <w:lang w:val="nl-BE"/>
        </w:rPr>
      </w:pPr>
    </w:p>
    <w:p w14:paraId="6612CB76" w14:textId="77777777" w:rsidR="00D36E41" w:rsidRDefault="00D36E41" w:rsidP="00412822">
      <w:pPr>
        <w:pStyle w:val="03aText"/>
        <w:widowControl/>
        <w:rPr>
          <w:lang w:val="nl-BE"/>
        </w:rPr>
      </w:pPr>
    </w:p>
    <w:p w14:paraId="7A144F0C" w14:textId="77777777" w:rsidR="00A745E0" w:rsidRDefault="00A745E0" w:rsidP="00412822">
      <w:pPr>
        <w:pStyle w:val="03aText"/>
        <w:widowControl/>
        <w:rPr>
          <w:lang w:val="nl-BE"/>
        </w:rPr>
      </w:pPr>
    </w:p>
    <w:p w14:paraId="78296FC0" w14:textId="77777777" w:rsidR="00A745E0" w:rsidRDefault="00A745E0" w:rsidP="00412822">
      <w:pPr>
        <w:pStyle w:val="03aText"/>
        <w:widowControl/>
        <w:rPr>
          <w:lang w:val="nl-BE"/>
        </w:rPr>
      </w:pPr>
    </w:p>
    <w:p w14:paraId="68B10445" w14:textId="77777777" w:rsidR="00A745E0" w:rsidRDefault="00A745E0" w:rsidP="00412822">
      <w:pPr>
        <w:pStyle w:val="03aText"/>
        <w:widowControl/>
        <w:rPr>
          <w:lang w:val="nl-BE"/>
        </w:rPr>
      </w:pPr>
    </w:p>
    <w:p w14:paraId="69FDBE14" w14:textId="77777777" w:rsidR="00412822" w:rsidRDefault="00412822" w:rsidP="00412822">
      <w:pPr>
        <w:pStyle w:val="03aText"/>
        <w:widowControl/>
        <w:rPr>
          <w:lang w:val="nl-BE"/>
        </w:rPr>
      </w:pPr>
      <w:r w:rsidRPr="00AD04D8">
        <w:rPr>
          <w:lang w:val="nl-BE"/>
        </w:rPr>
        <w:t xml:space="preserve">En is, omdat de componist nu be-schikt over meer gesofisticeerd materiaal, het scheppen van een </w:t>
      </w:r>
      <w:r>
        <w:rPr>
          <w:lang w:val="nl-BE"/>
        </w:rPr>
        <w:t xml:space="preserve"> kleine </w:t>
      </w:r>
      <w:r w:rsidRPr="00AD04D8">
        <w:rPr>
          <w:lang w:val="nl-BE"/>
        </w:rPr>
        <w:t>maar fijne schaakstudie daarom  minderwaardig?</w:t>
      </w:r>
    </w:p>
    <w:p w14:paraId="4671FE80" w14:textId="77777777" w:rsidR="00412822" w:rsidRDefault="00412822" w:rsidP="00412822">
      <w:pPr>
        <w:pStyle w:val="03aText"/>
        <w:widowControl/>
        <w:rPr>
          <w:lang w:val="nl-BE"/>
        </w:rPr>
      </w:pPr>
    </w:p>
    <w:p w14:paraId="1E3D4A4C" w14:textId="77777777" w:rsidR="00412822" w:rsidRPr="00503A25" w:rsidRDefault="00412822" w:rsidP="00412822">
      <w:pPr>
        <w:pStyle w:val="03aText"/>
        <w:widowControl/>
        <w:rPr>
          <w:lang w:val="nl-BE"/>
        </w:rPr>
      </w:pPr>
      <w:r>
        <w:rPr>
          <w:lang w:val="nl-BE"/>
        </w:rPr>
        <w:t>Ik wou eerst de onderstaande uit-breiding opsturen</w:t>
      </w:r>
      <w:r w:rsidR="00503A25">
        <w:rPr>
          <w:lang w:val="nl-BE"/>
        </w:rPr>
        <w:t xml:space="preserve"> naar</w:t>
      </w:r>
      <w:r>
        <w:rPr>
          <w:lang w:val="nl-BE"/>
        </w:rPr>
        <w:t xml:space="preserve"> het </w:t>
      </w:r>
      <w:r w:rsidR="00503A25">
        <w:rPr>
          <w:i/>
          <w:lang w:val="nl-BE"/>
        </w:rPr>
        <w:t>Jan Timm</w:t>
      </w:r>
      <w:r>
        <w:rPr>
          <w:i/>
          <w:lang w:val="nl-BE"/>
        </w:rPr>
        <w:t>an-50 JT</w:t>
      </w:r>
      <w:r w:rsidR="00254379">
        <w:rPr>
          <w:i/>
          <w:lang w:val="nl-BE"/>
        </w:rPr>
        <w:t>,</w:t>
      </w:r>
      <w:r>
        <w:rPr>
          <w:i/>
          <w:lang w:val="nl-BE"/>
        </w:rPr>
        <w:t xml:space="preserve"> </w:t>
      </w:r>
      <w:r w:rsidRPr="00503A25">
        <w:rPr>
          <w:lang w:val="nl-BE"/>
        </w:rPr>
        <w:t xml:space="preserve">maar vond ze niet zo mooi: </w:t>
      </w:r>
      <w:r w:rsidR="002E48ED">
        <w:rPr>
          <w:lang w:val="nl-BE"/>
        </w:rPr>
        <w:t>Nu wel.</w:t>
      </w:r>
    </w:p>
    <w:p w14:paraId="3057F843" w14:textId="77777777" w:rsidR="00412822" w:rsidRDefault="00412822" w:rsidP="00412822">
      <w:pPr>
        <w:pStyle w:val="03aText"/>
        <w:widowControl/>
        <w:rPr>
          <w:i/>
          <w:lang w:val="nl-BE"/>
        </w:rPr>
      </w:pPr>
    </w:p>
    <w:p w14:paraId="39DBF416" w14:textId="77777777" w:rsidR="004F103A" w:rsidRDefault="00412822" w:rsidP="00412822">
      <w:pPr>
        <w:pStyle w:val="03aText"/>
        <w:widowControl/>
        <w:rPr>
          <w:b/>
          <w:lang w:val="nl-BE"/>
        </w:rPr>
      </w:pPr>
      <w:r w:rsidRPr="004F103A">
        <w:rPr>
          <w:b/>
          <w:lang w:val="nl-BE"/>
        </w:rPr>
        <w:t>Kg1 Le2 Lh6 Pd3 /</w:t>
      </w:r>
    </w:p>
    <w:p w14:paraId="462FD05A" w14:textId="77777777" w:rsidR="00412822" w:rsidRPr="004F103A" w:rsidRDefault="004F103A" w:rsidP="00412822">
      <w:pPr>
        <w:pStyle w:val="03aText"/>
        <w:widowControl/>
        <w:rPr>
          <w:b/>
          <w:lang w:val="nl-BE"/>
        </w:rPr>
      </w:pPr>
      <w:r>
        <w:rPr>
          <w:b/>
          <w:lang w:val="nl-BE"/>
        </w:rPr>
        <w:t xml:space="preserve">                         </w:t>
      </w:r>
      <w:r w:rsidR="00412822" w:rsidRPr="004F103A">
        <w:rPr>
          <w:b/>
          <w:lang w:val="nl-BE"/>
        </w:rPr>
        <w:t xml:space="preserve"> Kh7 La3 Pd1 +</w:t>
      </w:r>
    </w:p>
    <w:p w14:paraId="3358D6CD" w14:textId="77777777" w:rsidR="00412822" w:rsidRDefault="00412822" w:rsidP="00412822">
      <w:pPr>
        <w:pStyle w:val="03aText"/>
        <w:widowControl/>
        <w:rPr>
          <w:b/>
          <w:sz w:val="18"/>
          <w:szCs w:val="18"/>
          <w:lang w:val="nl-BE"/>
        </w:rPr>
      </w:pPr>
    </w:p>
    <w:p w14:paraId="72354299" w14:textId="77777777" w:rsidR="00412822" w:rsidRDefault="00412822" w:rsidP="00412822">
      <w:pPr>
        <w:pStyle w:val="03aText"/>
        <w:widowControl/>
        <w:rPr>
          <w:i/>
          <w:lang w:val="nl-BE"/>
        </w:rPr>
      </w:pPr>
      <w:r w:rsidRPr="00C51272">
        <w:rPr>
          <w:lang w:val="nl-BE"/>
        </w:rPr>
        <w:t xml:space="preserve">Met de oplossing: </w:t>
      </w:r>
      <w:r w:rsidRPr="00C2257C">
        <w:rPr>
          <w:b/>
          <w:lang w:val="nl-BE"/>
        </w:rPr>
        <w:t xml:space="preserve">1.Ld2 Pb2 2.Lc1 Pc4 3.Lxa3 Pxa3 4.Pb4 Kg7 5.Ld3 Kf6 6.Kf2, </w:t>
      </w:r>
      <w:r w:rsidRPr="00C2257C">
        <w:rPr>
          <w:lang w:val="nl-BE"/>
        </w:rPr>
        <w:t>enzovoort.</w:t>
      </w:r>
      <w:r w:rsidRPr="00C2257C">
        <w:rPr>
          <w:b/>
          <w:lang w:val="nl-BE"/>
        </w:rPr>
        <w:t xml:space="preserve"> </w:t>
      </w:r>
      <w:r w:rsidR="00133D77">
        <w:rPr>
          <w:i/>
          <w:lang w:val="nl-BE"/>
        </w:rPr>
        <w:t>(Z</w:t>
      </w:r>
      <w:r w:rsidRPr="00C2257C">
        <w:rPr>
          <w:i/>
          <w:lang w:val="nl-BE"/>
        </w:rPr>
        <w:t>ie zet 3.)</w:t>
      </w:r>
    </w:p>
    <w:p w14:paraId="0048D668" w14:textId="77777777" w:rsidR="002E6A0B" w:rsidRDefault="002E6A0B" w:rsidP="00412822">
      <w:pPr>
        <w:pStyle w:val="03aText"/>
        <w:widowControl/>
        <w:rPr>
          <w:i/>
          <w:lang w:val="nl-BE"/>
        </w:rPr>
      </w:pPr>
    </w:p>
    <w:p w14:paraId="0555F9C6" w14:textId="77777777" w:rsidR="002E6A0B" w:rsidRDefault="002E6A0B" w:rsidP="00412822">
      <w:pPr>
        <w:pStyle w:val="03aText"/>
        <w:widowControl/>
        <w:rPr>
          <w:lang w:val="nl-BE"/>
        </w:rPr>
      </w:pPr>
      <w:r>
        <w:rPr>
          <w:lang w:val="nl-BE"/>
        </w:rPr>
        <w:t>Een verlenging met 3 zetten.</w:t>
      </w:r>
    </w:p>
    <w:p w14:paraId="4E5BD7EE" w14:textId="77777777" w:rsidR="00635F6C" w:rsidRDefault="00635F6C" w:rsidP="00412822">
      <w:pPr>
        <w:pStyle w:val="03aText"/>
        <w:widowControl/>
        <w:rPr>
          <w:lang w:val="nl-BE"/>
        </w:rPr>
      </w:pPr>
    </w:p>
    <w:p w14:paraId="347793BF" w14:textId="77777777" w:rsidR="00E65724" w:rsidRPr="002E6A0B" w:rsidRDefault="00E65724" w:rsidP="00412822">
      <w:pPr>
        <w:pStyle w:val="03aText"/>
        <w:widowControl/>
        <w:rPr>
          <w:lang w:val="nl-BE"/>
        </w:rPr>
      </w:pPr>
      <w:r>
        <w:rPr>
          <w:lang w:val="nl-BE"/>
        </w:rPr>
        <w:t xml:space="preserve">Op de </w:t>
      </w:r>
      <w:r w:rsidR="00E000C2">
        <w:rPr>
          <w:lang w:val="nl-BE"/>
        </w:rPr>
        <w:t xml:space="preserve">nu </w:t>
      </w:r>
      <w:r>
        <w:rPr>
          <w:lang w:val="nl-BE"/>
        </w:rPr>
        <w:t>twee dozijn</w:t>
      </w:r>
      <w:r w:rsidR="00E000C2">
        <w:rPr>
          <w:lang w:val="nl-BE"/>
        </w:rPr>
        <w:t xml:space="preserve"> zetten</w:t>
      </w:r>
      <w:r w:rsidR="00C26B26">
        <w:rPr>
          <w:lang w:val="nl-BE"/>
        </w:rPr>
        <w:t xml:space="preserve"> (24)</w:t>
      </w:r>
      <w:r w:rsidR="00E000C2">
        <w:rPr>
          <w:lang w:val="nl-BE"/>
        </w:rPr>
        <w:t xml:space="preserve"> wordt er slechts</w:t>
      </w:r>
      <w:r>
        <w:rPr>
          <w:lang w:val="nl-BE"/>
        </w:rPr>
        <w:t xml:space="preserve"> éénmaal schaak gegeven</w:t>
      </w:r>
      <w:r w:rsidR="00A51E4E">
        <w:rPr>
          <w:lang w:val="nl-BE"/>
        </w:rPr>
        <w:t xml:space="preserve"> door wit</w:t>
      </w:r>
      <w:r>
        <w:rPr>
          <w:lang w:val="nl-BE"/>
        </w:rPr>
        <w:t>!</w:t>
      </w:r>
    </w:p>
    <w:p w14:paraId="6A6BE89E" w14:textId="77777777" w:rsidR="00412822" w:rsidRPr="00AD04D8" w:rsidRDefault="006760B4" w:rsidP="00412822">
      <w:pPr>
        <w:pStyle w:val="02bSource"/>
        <w:widowControl/>
        <w:spacing w:line="190" w:lineRule="exact"/>
        <w:ind w:firstLine="113"/>
        <w:rPr>
          <w:b/>
          <w:noProof/>
          <w:lang w:val="nl-BE"/>
        </w:rPr>
      </w:pPr>
      <w:r w:rsidRPr="00C51272">
        <w:rPr>
          <w:b/>
          <w:noProof/>
          <w:lang w:val="nl-BE"/>
        </w:rPr>
        <w:br w:type="page"/>
      </w:r>
      <w:r w:rsidR="00412822" w:rsidRPr="00AD04D8">
        <w:rPr>
          <w:b/>
          <w:noProof/>
          <w:lang w:val="nl-BE"/>
        </w:rPr>
        <w:lastRenderedPageBreak/>
        <w:t xml:space="preserve">- </w:t>
      </w:r>
      <w:r w:rsidR="0064657E">
        <w:rPr>
          <w:b/>
          <w:noProof/>
          <w:lang w:val="nl-BE"/>
        </w:rPr>
        <w:t>38</w:t>
      </w:r>
      <w:r w:rsidR="00412822" w:rsidRPr="00AD04D8">
        <w:rPr>
          <w:b/>
          <w:noProof/>
          <w:lang w:val="nl-BE"/>
        </w:rPr>
        <w:t xml:space="preserve"> -</w:t>
      </w:r>
    </w:p>
    <w:p w14:paraId="48C7D442" w14:textId="77777777" w:rsidR="00412822" w:rsidRPr="00AD04D8" w:rsidRDefault="00412822" w:rsidP="00412822">
      <w:pPr>
        <w:pStyle w:val="02bSource"/>
        <w:widowControl/>
        <w:spacing w:line="190" w:lineRule="exact"/>
        <w:ind w:firstLine="113"/>
        <w:rPr>
          <w:lang w:val="nl-BE"/>
        </w:rPr>
      </w:pPr>
    </w:p>
    <w:p w14:paraId="3526C02B" w14:textId="77777777" w:rsidR="00412822" w:rsidRPr="00AD04D8" w:rsidRDefault="00412822" w:rsidP="00412822">
      <w:pPr>
        <w:pStyle w:val="02bSource"/>
        <w:widowControl/>
        <w:spacing w:line="190" w:lineRule="exact"/>
        <w:ind w:firstLine="113"/>
        <w:outlineLvl w:val="0"/>
        <w:rPr>
          <w:lang w:val="nl-BE"/>
        </w:rPr>
      </w:pPr>
      <w:r w:rsidRPr="00AD04D8">
        <w:rPr>
          <w:i/>
          <w:iCs/>
          <w:lang w:val="nl-BE"/>
        </w:rPr>
        <w:t>EBUR,</w:t>
      </w:r>
      <w:r w:rsidRPr="00AD04D8">
        <w:rPr>
          <w:lang w:val="nl-BE"/>
        </w:rPr>
        <w:t xml:space="preserve"> 2002</w:t>
      </w:r>
    </w:p>
    <w:p w14:paraId="2AA70372" w14:textId="77777777" w:rsidR="00412822" w:rsidRPr="00AD04D8" w:rsidRDefault="00412822" w:rsidP="00412822">
      <w:pPr>
        <w:pStyle w:val="02bSource"/>
        <w:widowControl/>
        <w:spacing w:line="190" w:lineRule="exact"/>
        <w:ind w:firstLine="113"/>
        <w:rPr>
          <w:lang w:val="nl-BE"/>
        </w:rPr>
      </w:pPr>
      <w:r w:rsidRPr="00AD04D8">
        <w:rPr>
          <w:lang w:val="nl-BE"/>
        </w:rPr>
        <w:t>3de Aanbeveling</w:t>
      </w:r>
    </w:p>
    <w:p w14:paraId="643BED60" w14:textId="77777777" w:rsidR="00412822" w:rsidRPr="00AD04D8" w:rsidRDefault="00412822" w:rsidP="00412822">
      <w:pPr>
        <w:pStyle w:val="02bSource"/>
        <w:widowControl/>
        <w:spacing w:line="190" w:lineRule="exact"/>
        <w:ind w:firstLine="113"/>
        <w:rPr>
          <w:lang w:val="nl-BE"/>
        </w:rPr>
      </w:pPr>
    </w:p>
    <w:p w14:paraId="6A0E6838" w14:textId="77777777" w:rsidR="00412822" w:rsidRPr="00AD04D8" w:rsidRDefault="00990285" w:rsidP="00412822">
      <w:pPr>
        <w:rPr>
          <w:sz w:val="20"/>
          <w:szCs w:val="20"/>
          <w:lang w:val="nl-BE"/>
        </w:rPr>
      </w:pPr>
      <w:r>
        <w:rPr>
          <w:noProof/>
          <w:lang w:val="nl-BE"/>
        </w:rPr>
        <w:object w:dxaOrig="1440" w:dyaOrig="1440" w14:anchorId="79B34D89">
          <v:shape id="_x0000_s1090" type="#_x0000_t75" style="position:absolute;margin-left:0;margin-top:0;width:152.05pt;height:152.65pt;z-index:251629568;mso-position-horizontal:center">
            <v:imagedata r:id="rId87" o:title=""/>
            <w10:wrap type="square"/>
          </v:shape>
          <o:OLEObject Type="Embed" ProgID="CorelDRAW.Graphic.12" ShapeID="_x0000_s1090" DrawAspect="Content" ObjectID="_1587467683" r:id="rId88"/>
        </w:object>
      </w:r>
    </w:p>
    <w:p w14:paraId="45C11F35" w14:textId="77777777" w:rsidR="00412822" w:rsidRPr="00AD04D8" w:rsidRDefault="00412822" w:rsidP="00412822">
      <w:pPr>
        <w:rPr>
          <w:sz w:val="20"/>
          <w:szCs w:val="20"/>
          <w:lang w:val="nl-BE"/>
        </w:rPr>
      </w:pPr>
      <w:r w:rsidRPr="00AD04D8">
        <w:rPr>
          <w:b/>
          <w:lang w:val="nl-BE"/>
        </w:rPr>
        <w:t>+</w:t>
      </w:r>
      <w:r w:rsidRPr="00AD04D8">
        <w:rPr>
          <w:sz w:val="20"/>
          <w:szCs w:val="20"/>
          <w:lang w:val="nl-BE"/>
        </w:rPr>
        <w:t xml:space="preserve">         </w:t>
      </w:r>
      <w:r w:rsidR="0054597A">
        <w:rPr>
          <w:sz w:val="20"/>
          <w:szCs w:val="20"/>
          <w:lang w:val="nl-BE"/>
        </w:rPr>
        <w:t xml:space="preserve">                    </w:t>
      </w:r>
      <w:r w:rsidRPr="00AD04D8">
        <w:rPr>
          <w:sz w:val="20"/>
          <w:szCs w:val="20"/>
          <w:lang w:val="nl-BE"/>
        </w:rPr>
        <w:t>0014.00 b8a6</w:t>
      </w:r>
    </w:p>
    <w:p w14:paraId="1CD71F8E" w14:textId="77777777" w:rsidR="00412822" w:rsidRPr="00AD04D8" w:rsidRDefault="00412822" w:rsidP="00412822">
      <w:pPr>
        <w:rPr>
          <w:sz w:val="20"/>
          <w:szCs w:val="20"/>
          <w:lang w:val="nl-BE"/>
        </w:rPr>
      </w:pPr>
    </w:p>
    <w:p w14:paraId="03E24243" w14:textId="77777777" w:rsidR="00412822" w:rsidRPr="00AD04D8" w:rsidRDefault="00412822" w:rsidP="00412822">
      <w:pPr>
        <w:pStyle w:val="03aText"/>
        <w:widowControl/>
        <w:rPr>
          <w:lang w:val="nl-BE"/>
        </w:rPr>
      </w:pPr>
      <w:r w:rsidRPr="00AD04D8">
        <w:rPr>
          <w:lang w:val="nl-BE"/>
        </w:rPr>
        <w:t>Het zwart paard zit opgesloten, en beide koningen reppen er zic</w:t>
      </w:r>
      <w:r w:rsidR="0078786F">
        <w:rPr>
          <w:lang w:val="nl-BE"/>
        </w:rPr>
        <w:t xml:space="preserve">h </w:t>
      </w:r>
      <w:r w:rsidRPr="00AD04D8">
        <w:rPr>
          <w:lang w:val="nl-BE"/>
        </w:rPr>
        <w:t>naar toe.</w:t>
      </w:r>
    </w:p>
    <w:p w14:paraId="1A14B63F" w14:textId="77777777" w:rsidR="00412822" w:rsidRPr="00AD04D8" w:rsidRDefault="00412822" w:rsidP="00412822">
      <w:pPr>
        <w:rPr>
          <w:b/>
          <w:sz w:val="20"/>
          <w:szCs w:val="20"/>
          <w:lang w:val="nl-BE"/>
        </w:rPr>
      </w:pPr>
      <w:r w:rsidRPr="00AD04D8">
        <w:rPr>
          <w:b/>
          <w:sz w:val="20"/>
          <w:szCs w:val="20"/>
          <w:lang w:val="nl-BE"/>
        </w:rPr>
        <w:tab/>
        <w:t>1.Kc7</w:t>
      </w:r>
      <w:r w:rsidRPr="00AD04D8">
        <w:rPr>
          <w:b/>
          <w:sz w:val="20"/>
          <w:szCs w:val="20"/>
          <w:lang w:val="nl-BE"/>
        </w:rPr>
        <w:tab/>
      </w:r>
      <w:r w:rsidRPr="00AD04D8">
        <w:rPr>
          <w:b/>
          <w:sz w:val="20"/>
          <w:szCs w:val="20"/>
          <w:lang w:val="nl-BE"/>
        </w:rPr>
        <w:tab/>
        <w:t>Kb5</w:t>
      </w:r>
    </w:p>
    <w:p w14:paraId="27A04151" w14:textId="77777777" w:rsidR="00412822" w:rsidRPr="00AD04D8" w:rsidRDefault="00412822" w:rsidP="00412822">
      <w:pPr>
        <w:rPr>
          <w:b/>
          <w:sz w:val="20"/>
          <w:szCs w:val="20"/>
          <w:lang w:val="nl-BE"/>
        </w:rPr>
      </w:pPr>
      <w:r w:rsidRPr="00AD04D8">
        <w:rPr>
          <w:b/>
          <w:sz w:val="20"/>
          <w:szCs w:val="20"/>
          <w:lang w:val="nl-BE"/>
        </w:rPr>
        <w:tab/>
        <w:t>2.Kd6</w:t>
      </w:r>
      <w:r w:rsidRPr="00AD04D8">
        <w:rPr>
          <w:b/>
          <w:sz w:val="20"/>
          <w:szCs w:val="20"/>
          <w:lang w:val="nl-BE"/>
        </w:rPr>
        <w:tab/>
      </w:r>
      <w:r w:rsidRPr="00AD04D8">
        <w:rPr>
          <w:b/>
          <w:sz w:val="20"/>
          <w:szCs w:val="20"/>
          <w:lang w:val="nl-BE"/>
        </w:rPr>
        <w:tab/>
        <w:t>Kc4</w:t>
      </w:r>
    </w:p>
    <w:p w14:paraId="49F67D44" w14:textId="77777777" w:rsidR="00412822" w:rsidRPr="00AD04D8" w:rsidRDefault="00412822" w:rsidP="00412822">
      <w:pPr>
        <w:rPr>
          <w:b/>
          <w:sz w:val="20"/>
          <w:szCs w:val="20"/>
          <w:lang w:val="nl-BE"/>
        </w:rPr>
      </w:pPr>
      <w:r w:rsidRPr="00AD04D8">
        <w:rPr>
          <w:b/>
          <w:sz w:val="20"/>
          <w:szCs w:val="20"/>
          <w:lang w:val="nl-BE"/>
        </w:rPr>
        <w:tab/>
        <w:t>3.Ke5</w:t>
      </w:r>
      <w:r w:rsidRPr="00AD04D8">
        <w:rPr>
          <w:b/>
          <w:sz w:val="20"/>
          <w:szCs w:val="20"/>
          <w:lang w:val="nl-BE"/>
        </w:rPr>
        <w:tab/>
      </w:r>
      <w:r w:rsidRPr="00AD04D8">
        <w:rPr>
          <w:b/>
          <w:sz w:val="20"/>
          <w:szCs w:val="20"/>
          <w:lang w:val="nl-BE"/>
        </w:rPr>
        <w:tab/>
        <w:t>Kd3</w:t>
      </w:r>
    </w:p>
    <w:p w14:paraId="1030866D" w14:textId="77777777" w:rsidR="00412822" w:rsidRPr="00AD04D8" w:rsidRDefault="00412822" w:rsidP="00412822">
      <w:pPr>
        <w:rPr>
          <w:b/>
          <w:sz w:val="20"/>
          <w:szCs w:val="20"/>
          <w:lang w:val="nl-BE"/>
        </w:rPr>
      </w:pPr>
      <w:r w:rsidRPr="00AD04D8">
        <w:rPr>
          <w:b/>
          <w:sz w:val="20"/>
          <w:szCs w:val="20"/>
          <w:lang w:val="nl-BE"/>
        </w:rPr>
        <w:tab/>
        <w:t>4.Kf4</w:t>
      </w:r>
      <w:r w:rsidRPr="00AD04D8">
        <w:rPr>
          <w:b/>
          <w:sz w:val="20"/>
          <w:szCs w:val="20"/>
          <w:lang w:val="nl-BE"/>
        </w:rPr>
        <w:tab/>
      </w:r>
      <w:r w:rsidRPr="00AD04D8">
        <w:rPr>
          <w:b/>
          <w:sz w:val="20"/>
          <w:szCs w:val="20"/>
          <w:lang w:val="nl-BE"/>
        </w:rPr>
        <w:tab/>
        <w:t>Ke2</w:t>
      </w:r>
    </w:p>
    <w:p w14:paraId="30A1CC94" w14:textId="77777777" w:rsidR="00412822" w:rsidRPr="00AD04D8" w:rsidRDefault="0067693D" w:rsidP="00412822">
      <w:pPr>
        <w:pStyle w:val="03aText"/>
        <w:widowControl/>
        <w:rPr>
          <w:lang w:val="nl-BE"/>
        </w:rPr>
      </w:pPr>
      <w:r>
        <w:rPr>
          <w:lang w:val="nl-BE"/>
        </w:rPr>
        <w:t>En na</w:t>
      </w:r>
      <w:r w:rsidR="00412822" w:rsidRPr="00AD04D8">
        <w:rPr>
          <w:lang w:val="nl-BE"/>
        </w:rPr>
        <w:t xml:space="preserve"> de aanval van het paard op de koning</w:t>
      </w:r>
      <w:r w:rsidR="00753B19">
        <w:rPr>
          <w:lang w:val="nl-BE"/>
        </w:rPr>
        <w:t>:</w:t>
      </w:r>
    </w:p>
    <w:p w14:paraId="4A322075" w14:textId="77777777" w:rsidR="00412822" w:rsidRPr="00AD04D8" w:rsidRDefault="00412822" w:rsidP="00412822">
      <w:pPr>
        <w:rPr>
          <w:b/>
          <w:sz w:val="20"/>
          <w:szCs w:val="20"/>
          <w:lang w:val="nl-BE"/>
        </w:rPr>
      </w:pPr>
      <w:r w:rsidRPr="00AD04D8">
        <w:rPr>
          <w:b/>
          <w:sz w:val="20"/>
          <w:szCs w:val="20"/>
          <w:lang w:val="nl-BE"/>
        </w:rPr>
        <w:tab/>
        <w:t>5.Pc3+</w:t>
      </w:r>
    </w:p>
    <w:p w14:paraId="0014086B" w14:textId="77777777" w:rsidR="00E83ECA" w:rsidRPr="00E83ECA" w:rsidRDefault="00412822" w:rsidP="00E83ECA">
      <w:pPr>
        <w:pStyle w:val="03aText"/>
        <w:widowControl/>
        <w:rPr>
          <w:lang w:val="nl-BE"/>
        </w:rPr>
      </w:pPr>
      <w:r w:rsidRPr="00AD04D8">
        <w:rPr>
          <w:lang w:val="nl-BE"/>
        </w:rPr>
        <w:t>kan deze nu twee richtingen uit:</w:t>
      </w:r>
    </w:p>
    <w:p w14:paraId="1B93912B" w14:textId="77777777" w:rsidR="00412822" w:rsidRPr="00E83ECA" w:rsidRDefault="00412822" w:rsidP="00412822">
      <w:pPr>
        <w:rPr>
          <w:b/>
          <w:sz w:val="20"/>
          <w:szCs w:val="20"/>
          <w:lang w:val="nl-BE"/>
        </w:rPr>
      </w:pPr>
      <w:r w:rsidRPr="00E83ECA">
        <w:rPr>
          <w:b/>
          <w:sz w:val="20"/>
          <w:szCs w:val="20"/>
          <w:lang w:val="nl-BE"/>
        </w:rPr>
        <w:tab/>
        <w:t>5…</w:t>
      </w:r>
      <w:r w:rsidRPr="00E83ECA">
        <w:rPr>
          <w:b/>
          <w:sz w:val="20"/>
          <w:szCs w:val="20"/>
          <w:lang w:val="nl-BE"/>
        </w:rPr>
        <w:tab/>
      </w:r>
      <w:r w:rsidRPr="00E83ECA">
        <w:rPr>
          <w:b/>
          <w:sz w:val="20"/>
          <w:szCs w:val="20"/>
          <w:lang w:val="nl-BE"/>
        </w:rPr>
        <w:tab/>
        <w:t>Kd3(2)</w:t>
      </w:r>
    </w:p>
    <w:p w14:paraId="0734DD1E" w14:textId="77777777" w:rsidR="00412822" w:rsidRPr="00E83ECA" w:rsidRDefault="00412822" w:rsidP="00412822">
      <w:pPr>
        <w:rPr>
          <w:b/>
          <w:sz w:val="20"/>
          <w:szCs w:val="20"/>
          <w:lang w:val="nl-BE"/>
        </w:rPr>
      </w:pPr>
      <w:r w:rsidRPr="00E83ECA">
        <w:rPr>
          <w:b/>
          <w:sz w:val="20"/>
          <w:szCs w:val="20"/>
          <w:lang w:val="nl-BE"/>
        </w:rPr>
        <w:tab/>
        <w:t>6.Pb5</w:t>
      </w:r>
      <w:r w:rsidRPr="00E83ECA">
        <w:rPr>
          <w:b/>
          <w:sz w:val="20"/>
          <w:szCs w:val="20"/>
          <w:lang w:val="nl-BE"/>
        </w:rPr>
        <w:tab/>
      </w:r>
      <w:r w:rsidRPr="00E83ECA">
        <w:rPr>
          <w:b/>
          <w:sz w:val="20"/>
          <w:szCs w:val="20"/>
          <w:lang w:val="nl-BE"/>
        </w:rPr>
        <w:tab/>
        <w:t>Ke2</w:t>
      </w:r>
    </w:p>
    <w:p w14:paraId="12137562" w14:textId="77777777" w:rsidR="00412822" w:rsidRPr="00E83ECA" w:rsidRDefault="00412822" w:rsidP="00412822">
      <w:pPr>
        <w:rPr>
          <w:b/>
          <w:sz w:val="20"/>
          <w:szCs w:val="20"/>
          <w:lang w:val="nl-BE"/>
        </w:rPr>
      </w:pPr>
      <w:r w:rsidRPr="00E83ECA">
        <w:rPr>
          <w:b/>
          <w:sz w:val="20"/>
          <w:szCs w:val="20"/>
          <w:lang w:val="nl-BE"/>
        </w:rPr>
        <w:tab/>
        <w:t>7.Pd4+</w:t>
      </w:r>
      <w:r w:rsidRPr="00E83ECA">
        <w:rPr>
          <w:b/>
          <w:sz w:val="20"/>
          <w:szCs w:val="20"/>
          <w:lang w:val="nl-BE"/>
        </w:rPr>
        <w:tab/>
      </w:r>
      <w:r w:rsidR="003C5AEA">
        <w:rPr>
          <w:b/>
          <w:sz w:val="20"/>
          <w:szCs w:val="20"/>
          <w:lang w:val="nl-BE"/>
        </w:rPr>
        <w:t xml:space="preserve"> </w:t>
      </w:r>
      <w:r w:rsidR="003C5AEA">
        <w:rPr>
          <w:b/>
          <w:sz w:val="20"/>
          <w:szCs w:val="20"/>
          <w:lang w:val="nl-BE"/>
        </w:rPr>
        <w:tab/>
        <w:t>Kd3</w:t>
      </w:r>
    </w:p>
    <w:p w14:paraId="0F8AEDE5" w14:textId="77777777" w:rsidR="00412822" w:rsidRPr="0024206B" w:rsidRDefault="00412822" w:rsidP="00412822">
      <w:pPr>
        <w:rPr>
          <w:b/>
          <w:sz w:val="20"/>
          <w:szCs w:val="20"/>
          <w:lang w:val="nl-BE"/>
        </w:rPr>
      </w:pPr>
      <w:r w:rsidRPr="00E83ECA">
        <w:rPr>
          <w:b/>
          <w:sz w:val="20"/>
          <w:szCs w:val="20"/>
          <w:lang w:val="nl-BE"/>
        </w:rPr>
        <w:tab/>
      </w:r>
      <w:r w:rsidR="003C5AEA">
        <w:rPr>
          <w:b/>
          <w:sz w:val="20"/>
          <w:szCs w:val="20"/>
          <w:lang w:val="nl-BE"/>
        </w:rPr>
        <w:t>8.Pf3</w:t>
      </w:r>
      <w:r w:rsidR="003C5AEA">
        <w:rPr>
          <w:b/>
          <w:sz w:val="20"/>
          <w:szCs w:val="20"/>
          <w:lang w:val="nl-BE"/>
        </w:rPr>
        <w:tab/>
        <w:t xml:space="preserve">            </w:t>
      </w:r>
      <w:r w:rsidRPr="0024206B">
        <w:rPr>
          <w:b/>
          <w:sz w:val="20"/>
          <w:szCs w:val="20"/>
          <w:lang w:val="nl-BE"/>
        </w:rPr>
        <w:t xml:space="preserve"> Ke2</w:t>
      </w:r>
    </w:p>
    <w:p w14:paraId="5FD533FF" w14:textId="77777777" w:rsidR="007170DA" w:rsidRDefault="00412822" w:rsidP="002C672F">
      <w:pPr>
        <w:rPr>
          <w:b/>
          <w:sz w:val="20"/>
          <w:szCs w:val="20"/>
          <w:lang w:val="nl-BE"/>
        </w:rPr>
      </w:pPr>
      <w:r w:rsidRPr="0024206B">
        <w:rPr>
          <w:b/>
          <w:sz w:val="20"/>
          <w:szCs w:val="20"/>
          <w:lang w:val="nl-BE"/>
        </w:rPr>
        <w:tab/>
        <w:t>9.Pg1+</w:t>
      </w:r>
      <w:r w:rsidRPr="0024206B">
        <w:rPr>
          <w:b/>
          <w:sz w:val="20"/>
          <w:szCs w:val="20"/>
          <w:lang w:val="nl-BE"/>
        </w:rPr>
        <w:tab/>
      </w:r>
      <w:r w:rsidRPr="0024206B">
        <w:rPr>
          <w:b/>
          <w:sz w:val="20"/>
          <w:szCs w:val="20"/>
          <w:lang w:val="nl-BE"/>
        </w:rPr>
        <w:tab/>
        <w:t>Kf1</w:t>
      </w:r>
    </w:p>
    <w:p w14:paraId="11389442" w14:textId="77777777" w:rsidR="00412822" w:rsidRPr="0024206B" w:rsidRDefault="007170DA" w:rsidP="007170DA">
      <w:pPr>
        <w:rPr>
          <w:b/>
          <w:sz w:val="20"/>
          <w:szCs w:val="20"/>
          <w:lang w:val="nl-BE"/>
        </w:rPr>
      </w:pPr>
      <w:r>
        <w:rPr>
          <w:b/>
          <w:sz w:val="20"/>
          <w:szCs w:val="20"/>
          <w:lang w:val="nl-BE"/>
        </w:rPr>
        <w:t xml:space="preserve">           </w:t>
      </w:r>
      <w:r w:rsidR="00412822" w:rsidRPr="0024206B">
        <w:rPr>
          <w:b/>
          <w:sz w:val="20"/>
          <w:szCs w:val="20"/>
          <w:lang w:val="nl-BE"/>
        </w:rPr>
        <w:t>10.Ph3</w:t>
      </w:r>
      <w:r w:rsidR="00412822" w:rsidRPr="0024206B">
        <w:rPr>
          <w:b/>
          <w:sz w:val="20"/>
          <w:szCs w:val="20"/>
          <w:lang w:val="nl-BE"/>
        </w:rPr>
        <w:tab/>
      </w:r>
      <w:r w:rsidR="00412822" w:rsidRPr="0024206B">
        <w:rPr>
          <w:b/>
          <w:sz w:val="20"/>
          <w:szCs w:val="20"/>
          <w:lang w:val="nl-BE"/>
        </w:rPr>
        <w:tab/>
        <w:t>Kg2</w:t>
      </w:r>
    </w:p>
    <w:p w14:paraId="429C5A8E" w14:textId="77777777" w:rsidR="00412822" w:rsidRPr="0024206B" w:rsidRDefault="00E83ECA" w:rsidP="00412822">
      <w:pPr>
        <w:rPr>
          <w:b/>
          <w:sz w:val="20"/>
          <w:szCs w:val="20"/>
          <w:lang w:val="nl-BE"/>
        </w:rPr>
      </w:pPr>
      <w:r>
        <w:rPr>
          <w:b/>
          <w:sz w:val="20"/>
          <w:szCs w:val="20"/>
          <w:lang w:val="nl-BE"/>
        </w:rPr>
        <w:t xml:space="preserve">           11.Kg4</w:t>
      </w:r>
      <w:r>
        <w:rPr>
          <w:b/>
          <w:sz w:val="20"/>
          <w:szCs w:val="20"/>
          <w:lang w:val="nl-BE"/>
        </w:rPr>
        <w:tab/>
      </w:r>
      <w:r>
        <w:rPr>
          <w:b/>
          <w:sz w:val="20"/>
          <w:szCs w:val="20"/>
          <w:lang w:val="nl-BE"/>
        </w:rPr>
        <w:tab/>
        <w:t>Kh2</w:t>
      </w:r>
    </w:p>
    <w:p w14:paraId="034AC45E" w14:textId="77777777" w:rsidR="00412822" w:rsidRDefault="00412822" w:rsidP="00BE29F3">
      <w:pPr>
        <w:rPr>
          <w:b/>
          <w:sz w:val="20"/>
          <w:szCs w:val="20"/>
          <w:lang w:val="nl-BE"/>
        </w:rPr>
      </w:pPr>
      <w:r w:rsidRPr="0024206B">
        <w:rPr>
          <w:b/>
          <w:sz w:val="20"/>
          <w:szCs w:val="20"/>
          <w:lang w:val="nl-BE"/>
        </w:rPr>
        <w:t xml:space="preserve">          </w:t>
      </w:r>
      <w:r w:rsidR="00BE29F3">
        <w:rPr>
          <w:b/>
          <w:sz w:val="20"/>
          <w:szCs w:val="20"/>
          <w:lang w:val="nl-BE"/>
        </w:rPr>
        <w:t xml:space="preserve"> </w:t>
      </w:r>
      <w:r w:rsidR="00E83ECA">
        <w:rPr>
          <w:b/>
          <w:sz w:val="20"/>
          <w:szCs w:val="20"/>
          <w:lang w:val="nl-BE"/>
        </w:rPr>
        <w:t>12.Pf4</w:t>
      </w:r>
      <w:r w:rsidR="00E83ECA">
        <w:rPr>
          <w:b/>
          <w:sz w:val="20"/>
          <w:szCs w:val="20"/>
          <w:lang w:val="nl-BE"/>
        </w:rPr>
        <w:tab/>
      </w:r>
      <w:r w:rsidR="00E83ECA">
        <w:rPr>
          <w:b/>
          <w:sz w:val="20"/>
          <w:szCs w:val="20"/>
          <w:lang w:val="nl-BE"/>
        </w:rPr>
        <w:tab/>
        <w:t>Pg3</w:t>
      </w:r>
    </w:p>
    <w:p w14:paraId="665C0843" w14:textId="77777777" w:rsidR="00E83ECA" w:rsidRDefault="00E83ECA" w:rsidP="00E83ECA">
      <w:pPr>
        <w:rPr>
          <w:b/>
          <w:sz w:val="20"/>
          <w:szCs w:val="20"/>
          <w:lang w:val="nl-BE"/>
        </w:rPr>
      </w:pPr>
      <w:r>
        <w:rPr>
          <w:b/>
          <w:sz w:val="20"/>
          <w:szCs w:val="20"/>
          <w:lang w:val="nl-BE"/>
        </w:rPr>
        <w:t xml:space="preserve">           13.Lx</w:t>
      </w:r>
      <w:r w:rsidR="00A732E7">
        <w:rPr>
          <w:b/>
          <w:sz w:val="20"/>
          <w:szCs w:val="20"/>
          <w:lang w:val="nl-BE"/>
        </w:rPr>
        <w:t>g3+</w:t>
      </w:r>
    </w:p>
    <w:p w14:paraId="73B5E26F" w14:textId="77777777" w:rsidR="00412822" w:rsidRDefault="00412822" w:rsidP="00412822">
      <w:pPr>
        <w:pStyle w:val="03cOpmerking"/>
        <w:widowControl/>
        <w:rPr>
          <w:lang w:val="nl-BE"/>
        </w:rPr>
      </w:pPr>
    </w:p>
    <w:p w14:paraId="23BCA2FA" w14:textId="77777777" w:rsidR="00A732E7" w:rsidRDefault="00A732E7" w:rsidP="00412822">
      <w:pPr>
        <w:pStyle w:val="03cOpmerking"/>
        <w:widowControl/>
        <w:rPr>
          <w:lang w:val="nl-BE"/>
        </w:rPr>
      </w:pPr>
    </w:p>
    <w:p w14:paraId="16C524F8" w14:textId="77777777" w:rsidR="00A732E7" w:rsidRDefault="00A732E7" w:rsidP="00412822">
      <w:pPr>
        <w:pStyle w:val="03cOpmerking"/>
        <w:widowControl/>
        <w:rPr>
          <w:lang w:val="nl-BE"/>
        </w:rPr>
      </w:pPr>
    </w:p>
    <w:p w14:paraId="2427F0E6" w14:textId="77777777" w:rsidR="00A732E7" w:rsidRDefault="00A732E7" w:rsidP="00412822">
      <w:pPr>
        <w:pStyle w:val="03cOpmerking"/>
        <w:widowControl/>
        <w:rPr>
          <w:lang w:val="nl-BE"/>
        </w:rPr>
      </w:pPr>
    </w:p>
    <w:p w14:paraId="2B5160E0" w14:textId="77777777" w:rsidR="00A732E7" w:rsidRDefault="00A732E7" w:rsidP="00412822">
      <w:pPr>
        <w:pStyle w:val="03cOpmerking"/>
        <w:widowControl/>
        <w:rPr>
          <w:lang w:val="nl-BE"/>
        </w:rPr>
      </w:pPr>
    </w:p>
    <w:p w14:paraId="6BFE497D" w14:textId="77777777" w:rsidR="00A732E7" w:rsidRDefault="00A732E7" w:rsidP="00412822">
      <w:pPr>
        <w:pStyle w:val="03cOpmerking"/>
        <w:widowControl/>
        <w:rPr>
          <w:lang w:val="nl-BE"/>
        </w:rPr>
      </w:pPr>
      <w:r>
        <w:rPr>
          <w:lang w:val="nl-BE"/>
        </w:rPr>
        <w:t>Dit miniatuurtje is geïnspireerd op een niet zuivere studie van V.Kaljagin in Pat a Mat (1992°</w:t>
      </w:r>
    </w:p>
    <w:p w14:paraId="155631A1" w14:textId="77777777" w:rsidR="00A732E7" w:rsidRPr="00AD04D8" w:rsidRDefault="007B75F5" w:rsidP="00412822">
      <w:pPr>
        <w:pStyle w:val="03cOpmerking"/>
        <w:widowControl/>
        <w:rPr>
          <w:lang w:val="nl-BE"/>
        </w:rPr>
      </w:pPr>
      <w:r>
        <w:rPr>
          <w:lang w:val="nl-BE"/>
        </w:rPr>
        <w:t xml:space="preserve"> </w:t>
      </w:r>
    </w:p>
    <w:p w14:paraId="26BAB2A6" w14:textId="77777777" w:rsidR="00412822" w:rsidRPr="006272DE" w:rsidRDefault="006272DE" w:rsidP="00412822">
      <w:pPr>
        <w:pStyle w:val="03cOpmerking"/>
        <w:widowControl/>
        <w:rPr>
          <w:b/>
          <w:lang w:val="nl-BE"/>
        </w:rPr>
      </w:pPr>
      <w:r w:rsidRPr="00B90DF1">
        <w:rPr>
          <w:lang w:val="nl-BE"/>
        </w:rPr>
        <w:t xml:space="preserve">Kf7 La1 Pb7 e4 / </w:t>
      </w:r>
      <w:r w:rsidR="00412822" w:rsidRPr="00B90DF1">
        <w:rPr>
          <w:lang w:val="nl-BE"/>
        </w:rPr>
        <w:t>Kh6 c7 d6 h4</w:t>
      </w:r>
      <w:r w:rsidR="00412822" w:rsidRPr="006272DE">
        <w:rPr>
          <w:b/>
          <w:lang w:val="nl-BE"/>
        </w:rPr>
        <w:t xml:space="preserve"> + </w:t>
      </w:r>
    </w:p>
    <w:p w14:paraId="636456E1" w14:textId="77777777" w:rsidR="00412822" w:rsidRPr="00AD04D8" w:rsidRDefault="00412822" w:rsidP="00412822">
      <w:pPr>
        <w:pStyle w:val="03cOpmerking"/>
        <w:widowControl/>
        <w:rPr>
          <w:lang w:val="nl-BE"/>
        </w:rPr>
      </w:pPr>
    </w:p>
    <w:p w14:paraId="1B65E802" w14:textId="77777777" w:rsidR="00412822" w:rsidRPr="00AD04D8" w:rsidRDefault="00412822" w:rsidP="00412822">
      <w:pPr>
        <w:pStyle w:val="03cOpmerking"/>
        <w:widowControl/>
        <w:rPr>
          <w:lang w:val="nl-BE"/>
        </w:rPr>
      </w:pPr>
      <w:r w:rsidRPr="00AD04D8">
        <w:rPr>
          <w:lang w:val="nl-BE"/>
        </w:rPr>
        <w:t xml:space="preserve">Na 1.e5 h3 2.exd6 cxd6 3.Pxd6 h2 4.Pe4 h1P </w:t>
      </w:r>
      <w:r w:rsidRPr="005E62A9">
        <w:rPr>
          <w:b/>
          <w:lang w:val="nl-BE"/>
        </w:rPr>
        <w:t>5.Kf6</w:t>
      </w:r>
      <w:r w:rsidRPr="00AD04D8">
        <w:rPr>
          <w:lang w:val="nl-BE"/>
        </w:rPr>
        <w:t xml:space="preserve"> </w:t>
      </w:r>
      <w:r w:rsidRPr="00AD04D8">
        <w:rPr>
          <w:i/>
          <w:lang w:val="nl-BE"/>
        </w:rPr>
        <w:t>(</w:t>
      </w:r>
      <w:r w:rsidRPr="005E62A9">
        <w:rPr>
          <w:b/>
          <w:i/>
          <w:lang w:val="nl-BE"/>
        </w:rPr>
        <w:t xml:space="preserve">5.Ke6 </w:t>
      </w:r>
      <w:r w:rsidRPr="00AD04D8">
        <w:rPr>
          <w:i/>
          <w:lang w:val="nl-BE"/>
        </w:rPr>
        <w:t>is ook goed)</w:t>
      </w:r>
      <w:r w:rsidRPr="00AD04D8">
        <w:rPr>
          <w:lang w:val="nl-BE"/>
        </w:rPr>
        <w:t xml:space="preserve"> 5...Kh5 6.Kf5 Kh4 7.Kf4  Kh3 8.Kf3 Kh2 9.Le5+ Kh3 </w:t>
      </w:r>
      <w:r w:rsidRPr="005E62A9">
        <w:rPr>
          <w:b/>
          <w:lang w:val="nl-BE"/>
        </w:rPr>
        <w:t>10.Lb8</w:t>
      </w:r>
      <w:r w:rsidRPr="00AD04D8">
        <w:rPr>
          <w:lang w:val="nl-BE"/>
        </w:rPr>
        <w:t xml:space="preserve"> </w:t>
      </w:r>
      <w:r w:rsidRPr="00AD04D8">
        <w:rPr>
          <w:i/>
          <w:lang w:val="nl-BE"/>
        </w:rPr>
        <w:t xml:space="preserve">(Ook winnend zijn </w:t>
      </w:r>
      <w:r w:rsidRPr="005E62A9">
        <w:rPr>
          <w:b/>
          <w:i/>
          <w:lang w:val="nl-BE"/>
        </w:rPr>
        <w:t>10.Lc7</w:t>
      </w:r>
      <w:r w:rsidRPr="00AD04D8">
        <w:rPr>
          <w:i/>
          <w:lang w:val="nl-BE"/>
        </w:rPr>
        <w:t xml:space="preserve"> </w:t>
      </w:r>
      <w:r w:rsidR="00B90DF1">
        <w:rPr>
          <w:i/>
          <w:lang w:val="nl-BE"/>
        </w:rPr>
        <w:t>en</w:t>
      </w:r>
      <w:r w:rsidRPr="005E62A9">
        <w:rPr>
          <w:b/>
          <w:i/>
          <w:lang w:val="nl-BE"/>
        </w:rPr>
        <w:t xml:space="preserve"> 10.Ld6</w:t>
      </w:r>
      <w:r w:rsidRPr="00AD04D8">
        <w:rPr>
          <w:i/>
          <w:lang w:val="nl-BE"/>
        </w:rPr>
        <w:t xml:space="preserve">) </w:t>
      </w:r>
      <w:r w:rsidR="0067693D">
        <w:rPr>
          <w:lang w:val="nl-BE"/>
        </w:rPr>
        <w:t>10...Kh4 11.Kg2 en het zwart paard wordt veroverd</w:t>
      </w:r>
    </w:p>
    <w:p w14:paraId="2F824847" w14:textId="77777777" w:rsidR="00412822" w:rsidRPr="00AD04D8" w:rsidRDefault="00412822" w:rsidP="00412822">
      <w:pPr>
        <w:rPr>
          <w:b/>
          <w:sz w:val="20"/>
          <w:szCs w:val="20"/>
          <w:lang w:val="nl-BE"/>
        </w:rPr>
      </w:pPr>
    </w:p>
    <w:p w14:paraId="341BA46F" w14:textId="77777777" w:rsidR="00F104E8" w:rsidRDefault="00412822" w:rsidP="00412822">
      <w:pPr>
        <w:jc w:val="both"/>
        <w:rPr>
          <w:i/>
          <w:sz w:val="20"/>
          <w:szCs w:val="20"/>
          <w:lang w:val="en-GB"/>
        </w:rPr>
      </w:pPr>
      <w:r w:rsidRPr="001D6918">
        <w:rPr>
          <w:sz w:val="20"/>
          <w:szCs w:val="20"/>
          <w:lang w:val="en-GB"/>
        </w:rPr>
        <w:t>Reiner Staudtes</w:t>
      </w:r>
      <w:r w:rsidR="00D262BA">
        <w:rPr>
          <w:sz w:val="20"/>
          <w:szCs w:val="20"/>
          <w:lang w:val="en-GB"/>
        </w:rPr>
        <w:t>’</w:t>
      </w:r>
      <w:r w:rsidRPr="001D6918">
        <w:rPr>
          <w:sz w:val="20"/>
          <w:szCs w:val="20"/>
          <w:lang w:val="en-GB"/>
        </w:rPr>
        <w:t xml:space="preserve"> oord</w:t>
      </w:r>
      <w:r w:rsidR="00061EC7">
        <w:rPr>
          <w:sz w:val="20"/>
          <w:szCs w:val="20"/>
          <w:lang w:val="en-GB"/>
        </w:rPr>
        <w:t>eel omtrent mijn studie luidde:</w:t>
      </w:r>
      <w:r w:rsidRPr="001D6918">
        <w:rPr>
          <w:sz w:val="20"/>
          <w:szCs w:val="20"/>
          <w:lang w:val="en-GB"/>
        </w:rPr>
        <w:t xml:space="preserve"> </w:t>
      </w:r>
      <w:r w:rsidRPr="001D6918">
        <w:rPr>
          <w:i/>
          <w:sz w:val="20"/>
          <w:szCs w:val="20"/>
          <w:lang w:val="en-GB"/>
        </w:rPr>
        <w:t>“The dia</w:t>
      </w:r>
      <w:r w:rsidRPr="001D6918">
        <w:rPr>
          <w:i/>
          <w:sz w:val="20"/>
          <w:szCs w:val="20"/>
          <w:lang w:val="en-GB"/>
        </w:rPr>
        <w:softHyphen/>
        <w:t>gonal walk of the king and then the duel of knight and black king make us forget that two pieces are only spectaters all the time</w:t>
      </w:r>
      <w:r w:rsidR="00607FD8">
        <w:rPr>
          <w:i/>
          <w:sz w:val="20"/>
          <w:szCs w:val="20"/>
          <w:lang w:val="en-GB"/>
        </w:rPr>
        <w:t>.</w:t>
      </w:r>
      <w:r w:rsidRPr="001D6918">
        <w:rPr>
          <w:i/>
          <w:sz w:val="20"/>
          <w:szCs w:val="20"/>
          <w:lang w:val="en-GB"/>
        </w:rPr>
        <w:t>”</w:t>
      </w:r>
    </w:p>
    <w:p w14:paraId="23800B98" w14:textId="77777777" w:rsidR="000A08AD" w:rsidRDefault="000A08AD" w:rsidP="00412822">
      <w:pPr>
        <w:jc w:val="both"/>
        <w:rPr>
          <w:i/>
          <w:sz w:val="20"/>
          <w:szCs w:val="20"/>
          <w:lang w:val="en-GB"/>
        </w:rPr>
      </w:pPr>
    </w:p>
    <w:p w14:paraId="024994D3" w14:textId="77777777" w:rsidR="00F104E8" w:rsidRPr="00F104E8" w:rsidRDefault="00F104E8" w:rsidP="00412822">
      <w:pPr>
        <w:jc w:val="both"/>
        <w:rPr>
          <w:b/>
          <w:sz w:val="20"/>
          <w:szCs w:val="20"/>
          <w:lang w:val="en-GB"/>
        </w:rPr>
      </w:pPr>
    </w:p>
    <w:p w14:paraId="5BDF0485" w14:textId="77777777" w:rsidR="00E009C6" w:rsidRDefault="006760B4" w:rsidP="006760B4">
      <w:pPr>
        <w:jc w:val="center"/>
        <w:rPr>
          <w:i/>
          <w:sz w:val="20"/>
          <w:szCs w:val="20"/>
          <w:lang w:val="en-GB"/>
        </w:rPr>
      </w:pPr>
      <w:r w:rsidRPr="00DC7F90">
        <w:rPr>
          <w:i/>
          <w:sz w:val="20"/>
          <w:szCs w:val="20"/>
          <w:lang w:val="en-GB"/>
        </w:rPr>
        <w:br w:type="page"/>
      </w:r>
    </w:p>
    <w:p w14:paraId="15BD400F" w14:textId="77777777" w:rsidR="00E009C6" w:rsidRDefault="00E009C6" w:rsidP="006760B4">
      <w:pPr>
        <w:jc w:val="center"/>
        <w:rPr>
          <w:i/>
          <w:sz w:val="20"/>
          <w:szCs w:val="20"/>
          <w:lang w:val="en-GB"/>
        </w:rPr>
      </w:pPr>
    </w:p>
    <w:p w14:paraId="184F2C7C" w14:textId="77777777" w:rsidR="00E009C6" w:rsidRDefault="00E009C6" w:rsidP="006760B4">
      <w:pPr>
        <w:jc w:val="center"/>
        <w:rPr>
          <w:i/>
          <w:sz w:val="20"/>
          <w:szCs w:val="20"/>
          <w:lang w:val="en-GB"/>
        </w:rPr>
      </w:pPr>
    </w:p>
    <w:p w14:paraId="306A4AE5" w14:textId="77777777" w:rsidR="00E009C6" w:rsidRDefault="00E009C6" w:rsidP="006760B4">
      <w:pPr>
        <w:jc w:val="center"/>
        <w:rPr>
          <w:i/>
          <w:sz w:val="20"/>
          <w:szCs w:val="20"/>
          <w:lang w:val="en-GB"/>
        </w:rPr>
      </w:pPr>
    </w:p>
    <w:p w14:paraId="78C7EF5B" w14:textId="77777777" w:rsidR="00E009C6" w:rsidRDefault="00E009C6" w:rsidP="006760B4">
      <w:pPr>
        <w:jc w:val="center"/>
        <w:rPr>
          <w:i/>
          <w:sz w:val="20"/>
          <w:szCs w:val="20"/>
          <w:lang w:val="en-GB"/>
        </w:rPr>
      </w:pPr>
    </w:p>
    <w:p w14:paraId="293670CB" w14:textId="77777777" w:rsidR="00E009C6" w:rsidRDefault="00E009C6" w:rsidP="006760B4">
      <w:pPr>
        <w:jc w:val="center"/>
        <w:rPr>
          <w:i/>
          <w:sz w:val="20"/>
          <w:szCs w:val="20"/>
          <w:lang w:val="en-GB"/>
        </w:rPr>
      </w:pPr>
    </w:p>
    <w:p w14:paraId="2891E39B" w14:textId="77777777" w:rsidR="00E009C6" w:rsidRDefault="00E009C6" w:rsidP="006760B4">
      <w:pPr>
        <w:jc w:val="center"/>
        <w:rPr>
          <w:i/>
          <w:sz w:val="20"/>
          <w:szCs w:val="20"/>
          <w:lang w:val="en-GB"/>
        </w:rPr>
      </w:pPr>
    </w:p>
    <w:p w14:paraId="7FD56C33" w14:textId="77777777" w:rsidR="00E009C6" w:rsidRDefault="00E009C6" w:rsidP="006760B4">
      <w:pPr>
        <w:jc w:val="center"/>
        <w:rPr>
          <w:i/>
          <w:sz w:val="20"/>
          <w:szCs w:val="20"/>
          <w:lang w:val="en-GB"/>
        </w:rPr>
      </w:pPr>
    </w:p>
    <w:p w14:paraId="39A4D7E4" w14:textId="77777777" w:rsidR="00E009C6" w:rsidRDefault="00E009C6" w:rsidP="006760B4">
      <w:pPr>
        <w:jc w:val="center"/>
        <w:rPr>
          <w:i/>
          <w:sz w:val="20"/>
          <w:szCs w:val="20"/>
          <w:lang w:val="en-GB"/>
        </w:rPr>
      </w:pPr>
    </w:p>
    <w:p w14:paraId="03FB06F2" w14:textId="77777777" w:rsidR="00E009C6" w:rsidRDefault="00E009C6" w:rsidP="006760B4">
      <w:pPr>
        <w:jc w:val="center"/>
        <w:rPr>
          <w:i/>
          <w:sz w:val="20"/>
          <w:szCs w:val="20"/>
          <w:lang w:val="en-GB"/>
        </w:rPr>
      </w:pPr>
    </w:p>
    <w:p w14:paraId="50461F78" w14:textId="77777777" w:rsidR="00E009C6" w:rsidRDefault="00E009C6" w:rsidP="006760B4">
      <w:pPr>
        <w:jc w:val="center"/>
        <w:rPr>
          <w:i/>
          <w:sz w:val="20"/>
          <w:szCs w:val="20"/>
          <w:lang w:val="en-GB"/>
        </w:rPr>
      </w:pPr>
    </w:p>
    <w:p w14:paraId="2D322938" w14:textId="77777777" w:rsidR="00E009C6" w:rsidRDefault="00E009C6" w:rsidP="006760B4">
      <w:pPr>
        <w:jc w:val="center"/>
        <w:rPr>
          <w:i/>
          <w:sz w:val="20"/>
          <w:szCs w:val="20"/>
          <w:lang w:val="en-GB"/>
        </w:rPr>
      </w:pPr>
    </w:p>
    <w:p w14:paraId="78640F06" w14:textId="77777777" w:rsidR="00E009C6" w:rsidRDefault="00E009C6" w:rsidP="006760B4">
      <w:pPr>
        <w:jc w:val="center"/>
        <w:rPr>
          <w:i/>
          <w:sz w:val="20"/>
          <w:szCs w:val="20"/>
          <w:lang w:val="en-GB"/>
        </w:rPr>
      </w:pPr>
    </w:p>
    <w:p w14:paraId="31A15689" w14:textId="77777777" w:rsidR="00E009C6" w:rsidRDefault="00E009C6" w:rsidP="006760B4">
      <w:pPr>
        <w:jc w:val="center"/>
        <w:rPr>
          <w:i/>
          <w:sz w:val="20"/>
          <w:szCs w:val="20"/>
          <w:lang w:val="en-GB"/>
        </w:rPr>
      </w:pPr>
    </w:p>
    <w:p w14:paraId="15819B44" w14:textId="77777777" w:rsidR="00E009C6" w:rsidRDefault="00E009C6" w:rsidP="006760B4">
      <w:pPr>
        <w:jc w:val="center"/>
        <w:rPr>
          <w:i/>
          <w:sz w:val="20"/>
          <w:szCs w:val="20"/>
          <w:lang w:val="en-GB"/>
        </w:rPr>
      </w:pPr>
    </w:p>
    <w:p w14:paraId="282E3CD9" w14:textId="77777777" w:rsidR="00E009C6" w:rsidRDefault="00E009C6" w:rsidP="006760B4">
      <w:pPr>
        <w:jc w:val="center"/>
        <w:rPr>
          <w:i/>
          <w:sz w:val="20"/>
          <w:szCs w:val="20"/>
          <w:lang w:val="en-GB"/>
        </w:rPr>
      </w:pPr>
    </w:p>
    <w:p w14:paraId="10E10CB4" w14:textId="77777777" w:rsidR="00E009C6" w:rsidRDefault="00E009C6" w:rsidP="006760B4">
      <w:pPr>
        <w:jc w:val="center"/>
        <w:rPr>
          <w:i/>
          <w:sz w:val="20"/>
          <w:szCs w:val="20"/>
          <w:lang w:val="en-GB"/>
        </w:rPr>
      </w:pPr>
    </w:p>
    <w:p w14:paraId="24B10DE3" w14:textId="77777777" w:rsidR="00E009C6" w:rsidRDefault="00E009C6" w:rsidP="006760B4">
      <w:pPr>
        <w:jc w:val="center"/>
        <w:rPr>
          <w:i/>
          <w:sz w:val="20"/>
          <w:szCs w:val="20"/>
          <w:lang w:val="en-GB"/>
        </w:rPr>
      </w:pPr>
    </w:p>
    <w:p w14:paraId="376E95A8" w14:textId="77777777" w:rsidR="00E009C6" w:rsidRDefault="00E009C6" w:rsidP="006760B4">
      <w:pPr>
        <w:jc w:val="center"/>
        <w:rPr>
          <w:i/>
          <w:sz w:val="20"/>
          <w:szCs w:val="20"/>
          <w:lang w:val="en-GB"/>
        </w:rPr>
      </w:pPr>
    </w:p>
    <w:p w14:paraId="28701FDB" w14:textId="77777777" w:rsidR="00E009C6" w:rsidRDefault="00E009C6" w:rsidP="006760B4">
      <w:pPr>
        <w:jc w:val="center"/>
        <w:rPr>
          <w:i/>
          <w:sz w:val="20"/>
          <w:szCs w:val="20"/>
          <w:lang w:val="en-GB"/>
        </w:rPr>
      </w:pPr>
    </w:p>
    <w:p w14:paraId="7082D585" w14:textId="77777777" w:rsidR="00E009C6" w:rsidRDefault="00E009C6" w:rsidP="006760B4">
      <w:pPr>
        <w:jc w:val="center"/>
        <w:rPr>
          <w:i/>
          <w:sz w:val="20"/>
          <w:szCs w:val="20"/>
          <w:lang w:val="en-GB"/>
        </w:rPr>
      </w:pPr>
    </w:p>
    <w:p w14:paraId="66463BA9" w14:textId="77777777" w:rsidR="00E009C6" w:rsidRDefault="00E009C6" w:rsidP="006760B4">
      <w:pPr>
        <w:jc w:val="center"/>
        <w:rPr>
          <w:i/>
          <w:sz w:val="20"/>
          <w:szCs w:val="20"/>
          <w:lang w:val="en-GB"/>
        </w:rPr>
      </w:pPr>
    </w:p>
    <w:p w14:paraId="2F6BB569" w14:textId="77777777" w:rsidR="00E009C6" w:rsidRDefault="00E009C6" w:rsidP="006760B4">
      <w:pPr>
        <w:jc w:val="center"/>
        <w:rPr>
          <w:i/>
          <w:sz w:val="20"/>
          <w:szCs w:val="20"/>
          <w:lang w:val="en-GB"/>
        </w:rPr>
      </w:pPr>
    </w:p>
    <w:p w14:paraId="521B5004" w14:textId="77777777" w:rsidR="00E009C6" w:rsidRDefault="00E009C6" w:rsidP="006760B4">
      <w:pPr>
        <w:jc w:val="center"/>
        <w:rPr>
          <w:i/>
          <w:sz w:val="20"/>
          <w:szCs w:val="20"/>
          <w:lang w:val="en-GB"/>
        </w:rPr>
      </w:pPr>
    </w:p>
    <w:p w14:paraId="7CD97F3E" w14:textId="77777777" w:rsidR="00E009C6" w:rsidRDefault="00E009C6" w:rsidP="006760B4">
      <w:pPr>
        <w:jc w:val="center"/>
        <w:rPr>
          <w:i/>
          <w:sz w:val="20"/>
          <w:szCs w:val="20"/>
          <w:lang w:val="en-GB"/>
        </w:rPr>
      </w:pPr>
    </w:p>
    <w:p w14:paraId="3EF36CE7" w14:textId="77777777" w:rsidR="00E009C6" w:rsidRDefault="00E009C6" w:rsidP="006760B4">
      <w:pPr>
        <w:jc w:val="center"/>
        <w:rPr>
          <w:i/>
          <w:sz w:val="20"/>
          <w:szCs w:val="20"/>
          <w:lang w:val="en-GB"/>
        </w:rPr>
      </w:pPr>
    </w:p>
    <w:p w14:paraId="1BA5ABAB" w14:textId="77777777" w:rsidR="00E009C6" w:rsidRDefault="00E009C6" w:rsidP="006760B4">
      <w:pPr>
        <w:jc w:val="center"/>
        <w:rPr>
          <w:i/>
          <w:sz w:val="20"/>
          <w:szCs w:val="20"/>
          <w:lang w:val="en-GB"/>
        </w:rPr>
      </w:pPr>
    </w:p>
    <w:p w14:paraId="3DB7791E" w14:textId="77777777" w:rsidR="00E009C6" w:rsidRDefault="00E009C6" w:rsidP="006760B4">
      <w:pPr>
        <w:jc w:val="center"/>
        <w:rPr>
          <w:i/>
          <w:sz w:val="20"/>
          <w:szCs w:val="20"/>
          <w:lang w:val="en-GB"/>
        </w:rPr>
      </w:pPr>
    </w:p>
    <w:p w14:paraId="42AE3E01" w14:textId="77777777" w:rsidR="00E009C6" w:rsidRDefault="00E009C6" w:rsidP="006760B4">
      <w:pPr>
        <w:jc w:val="center"/>
        <w:rPr>
          <w:i/>
          <w:sz w:val="20"/>
          <w:szCs w:val="20"/>
          <w:lang w:val="en-GB"/>
        </w:rPr>
      </w:pPr>
    </w:p>
    <w:p w14:paraId="318D787E" w14:textId="77777777" w:rsidR="00E009C6" w:rsidRDefault="00E009C6" w:rsidP="006760B4">
      <w:pPr>
        <w:jc w:val="center"/>
        <w:rPr>
          <w:i/>
          <w:sz w:val="20"/>
          <w:szCs w:val="20"/>
          <w:lang w:val="en-GB"/>
        </w:rPr>
      </w:pPr>
    </w:p>
    <w:p w14:paraId="1B54423B" w14:textId="77777777" w:rsidR="00E009C6" w:rsidRDefault="00E009C6" w:rsidP="006760B4">
      <w:pPr>
        <w:jc w:val="center"/>
        <w:rPr>
          <w:i/>
          <w:sz w:val="20"/>
          <w:szCs w:val="20"/>
          <w:lang w:val="en-GB"/>
        </w:rPr>
      </w:pPr>
    </w:p>
    <w:p w14:paraId="0A7D9DB7" w14:textId="77777777" w:rsidR="00E009C6" w:rsidRDefault="00E009C6" w:rsidP="006760B4">
      <w:pPr>
        <w:jc w:val="center"/>
        <w:rPr>
          <w:i/>
          <w:sz w:val="20"/>
          <w:szCs w:val="20"/>
          <w:lang w:val="en-GB"/>
        </w:rPr>
      </w:pPr>
    </w:p>
    <w:p w14:paraId="10182583" w14:textId="77777777" w:rsidR="00E009C6" w:rsidRDefault="00E009C6" w:rsidP="006760B4">
      <w:pPr>
        <w:jc w:val="center"/>
        <w:rPr>
          <w:i/>
          <w:sz w:val="20"/>
          <w:szCs w:val="20"/>
          <w:lang w:val="en-GB"/>
        </w:rPr>
      </w:pPr>
    </w:p>
    <w:p w14:paraId="0963D6A1" w14:textId="77777777" w:rsidR="00E009C6" w:rsidRDefault="00E009C6" w:rsidP="006760B4">
      <w:pPr>
        <w:jc w:val="center"/>
        <w:rPr>
          <w:i/>
          <w:sz w:val="20"/>
          <w:szCs w:val="20"/>
          <w:lang w:val="en-GB"/>
        </w:rPr>
      </w:pPr>
    </w:p>
    <w:p w14:paraId="562D8F44" w14:textId="77777777" w:rsidR="00E009C6" w:rsidRDefault="00E009C6" w:rsidP="006760B4">
      <w:pPr>
        <w:jc w:val="center"/>
        <w:rPr>
          <w:i/>
          <w:sz w:val="20"/>
          <w:szCs w:val="20"/>
          <w:lang w:val="en-GB"/>
        </w:rPr>
      </w:pPr>
    </w:p>
    <w:p w14:paraId="2CDE070F" w14:textId="77777777" w:rsidR="00E009C6" w:rsidRDefault="00E009C6" w:rsidP="006760B4">
      <w:pPr>
        <w:jc w:val="center"/>
        <w:rPr>
          <w:i/>
          <w:sz w:val="20"/>
          <w:szCs w:val="20"/>
          <w:lang w:val="en-GB"/>
        </w:rPr>
      </w:pPr>
    </w:p>
    <w:p w14:paraId="5CC19EBE" w14:textId="77777777" w:rsidR="00E009C6" w:rsidRDefault="00E009C6" w:rsidP="006760B4">
      <w:pPr>
        <w:jc w:val="center"/>
        <w:rPr>
          <w:i/>
          <w:sz w:val="20"/>
          <w:szCs w:val="20"/>
          <w:lang w:val="en-GB"/>
        </w:rPr>
      </w:pPr>
    </w:p>
    <w:p w14:paraId="0AF3C621" w14:textId="77777777" w:rsidR="00E009C6" w:rsidRDefault="00E009C6" w:rsidP="006760B4">
      <w:pPr>
        <w:jc w:val="center"/>
        <w:rPr>
          <w:i/>
          <w:sz w:val="20"/>
          <w:szCs w:val="20"/>
          <w:lang w:val="en-GB"/>
        </w:rPr>
      </w:pPr>
    </w:p>
    <w:p w14:paraId="45049111" w14:textId="77777777" w:rsidR="00E009C6" w:rsidRDefault="00E009C6" w:rsidP="006760B4">
      <w:pPr>
        <w:jc w:val="center"/>
        <w:rPr>
          <w:i/>
          <w:sz w:val="20"/>
          <w:szCs w:val="20"/>
          <w:lang w:val="en-GB"/>
        </w:rPr>
      </w:pPr>
    </w:p>
    <w:p w14:paraId="5B3E120A" w14:textId="77777777" w:rsidR="00E009C6" w:rsidRDefault="00E009C6" w:rsidP="006760B4">
      <w:pPr>
        <w:jc w:val="center"/>
        <w:rPr>
          <w:i/>
          <w:sz w:val="20"/>
          <w:szCs w:val="20"/>
          <w:lang w:val="en-GB"/>
        </w:rPr>
      </w:pPr>
    </w:p>
    <w:p w14:paraId="7746F3CE" w14:textId="77777777" w:rsidR="00E009C6" w:rsidRDefault="00E009C6" w:rsidP="006760B4">
      <w:pPr>
        <w:jc w:val="center"/>
        <w:rPr>
          <w:i/>
          <w:sz w:val="20"/>
          <w:szCs w:val="20"/>
          <w:lang w:val="en-GB"/>
        </w:rPr>
      </w:pPr>
    </w:p>
    <w:p w14:paraId="78040E6F" w14:textId="77777777" w:rsidR="00E009C6" w:rsidRDefault="00E009C6" w:rsidP="006760B4">
      <w:pPr>
        <w:jc w:val="center"/>
        <w:rPr>
          <w:i/>
          <w:sz w:val="20"/>
          <w:szCs w:val="20"/>
          <w:lang w:val="en-GB"/>
        </w:rPr>
      </w:pPr>
    </w:p>
    <w:p w14:paraId="4EAAA80B" w14:textId="77777777" w:rsidR="00E009C6" w:rsidRDefault="00E009C6" w:rsidP="006760B4">
      <w:pPr>
        <w:jc w:val="center"/>
        <w:rPr>
          <w:i/>
          <w:sz w:val="20"/>
          <w:szCs w:val="20"/>
          <w:lang w:val="en-GB"/>
        </w:rPr>
      </w:pPr>
    </w:p>
    <w:p w14:paraId="03FD813F" w14:textId="77777777" w:rsidR="00E009C6" w:rsidRDefault="00E009C6" w:rsidP="006760B4">
      <w:pPr>
        <w:jc w:val="center"/>
        <w:rPr>
          <w:i/>
          <w:sz w:val="20"/>
          <w:szCs w:val="20"/>
          <w:lang w:val="en-GB"/>
        </w:rPr>
      </w:pPr>
    </w:p>
    <w:p w14:paraId="2F53F9CC" w14:textId="77777777" w:rsidR="00E009C6" w:rsidRDefault="00E009C6" w:rsidP="006760B4">
      <w:pPr>
        <w:jc w:val="center"/>
        <w:rPr>
          <w:i/>
          <w:sz w:val="20"/>
          <w:szCs w:val="20"/>
          <w:lang w:val="en-GB"/>
        </w:rPr>
      </w:pPr>
    </w:p>
    <w:p w14:paraId="43A2CB85" w14:textId="77777777" w:rsidR="00E009C6" w:rsidRDefault="00E009C6" w:rsidP="006760B4">
      <w:pPr>
        <w:jc w:val="center"/>
        <w:rPr>
          <w:i/>
          <w:sz w:val="20"/>
          <w:szCs w:val="20"/>
          <w:lang w:val="en-GB"/>
        </w:rPr>
      </w:pPr>
    </w:p>
    <w:p w14:paraId="576680EF" w14:textId="77777777" w:rsidR="00E009C6" w:rsidRDefault="00E009C6" w:rsidP="006760B4">
      <w:pPr>
        <w:jc w:val="center"/>
        <w:rPr>
          <w:i/>
          <w:sz w:val="20"/>
          <w:szCs w:val="20"/>
          <w:lang w:val="en-GB"/>
        </w:rPr>
      </w:pPr>
    </w:p>
    <w:p w14:paraId="126D45F1" w14:textId="77777777" w:rsidR="00E009C6" w:rsidRDefault="00E009C6" w:rsidP="006760B4">
      <w:pPr>
        <w:jc w:val="center"/>
        <w:rPr>
          <w:i/>
          <w:sz w:val="20"/>
          <w:szCs w:val="20"/>
          <w:lang w:val="en-GB"/>
        </w:rPr>
      </w:pPr>
    </w:p>
    <w:p w14:paraId="0520DE5C" w14:textId="77777777" w:rsidR="00E009C6" w:rsidRDefault="00E009C6" w:rsidP="006760B4">
      <w:pPr>
        <w:jc w:val="center"/>
        <w:rPr>
          <w:i/>
          <w:sz w:val="20"/>
          <w:szCs w:val="20"/>
          <w:lang w:val="en-GB"/>
        </w:rPr>
      </w:pPr>
    </w:p>
    <w:p w14:paraId="58FF1E8D" w14:textId="77777777" w:rsidR="00E009C6" w:rsidRDefault="00E009C6" w:rsidP="006760B4">
      <w:pPr>
        <w:jc w:val="center"/>
        <w:rPr>
          <w:i/>
          <w:sz w:val="20"/>
          <w:szCs w:val="20"/>
          <w:lang w:val="en-GB"/>
        </w:rPr>
      </w:pPr>
    </w:p>
    <w:p w14:paraId="4E43EABA" w14:textId="77777777" w:rsidR="00E009C6" w:rsidRDefault="00E009C6" w:rsidP="006760B4">
      <w:pPr>
        <w:jc w:val="center"/>
        <w:rPr>
          <w:i/>
          <w:sz w:val="20"/>
          <w:szCs w:val="20"/>
          <w:lang w:val="en-GB"/>
        </w:rPr>
      </w:pPr>
    </w:p>
    <w:p w14:paraId="1E90C3CE" w14:textId="77777777" w:rsidR="00E009C6" w:rsidRDefault="00E009C6" w:rsidP="006760B4">
      <w:pPr>
        <w:jc w:val="center"/>
        <w:rPr>
          <w:i/>
          <w:sz w:val="20"/>
          <w:szCs w:val="20"/>
          <w:lang w:val="en-GB"/>
        </w:rPr>
      </w:pPr>
    </w:p>
    <w:p w14:paraId="32B46E55" w14:textId="77777777" w:rsidR="00E009C6" w:rsidRDefault="00E009C6" w:rsidP="006760B4">
      <w:pPr>
        <w:jc w:val="center"/>
        <w:rPr>
          <w:i/>
          <w:sz w:val="20"/>
          <w:szCs w:val="20"/>
          <w:lang w:val="en-GB"/>
        </w:rPr>
      </w:pPr>
    </w:p>
    <w:p w14:paraId="4EF98B12" w14:textId="77777777" w:rsidR="00E009C6" w:rsidRDefault="00E009C6" w:rsidP="006760B4">
      <w:pPr>
        <w:jc w:val="center"/>
        <w:rPr>
          <w:i/>
          <w:sz w:val="20"/>
          <w:szCs w:val="20"/>
          <w:lang w:val="en-GB"/>
        </w:rPr>
      </w:pPr>
    </w:p>
    <w:p w14:paraId="5659035C" w14:textId="77777777" w:rsidR="00E009C6" w:rsidRDefault="00E009C6" w:rsidP="006760B4">
      <w:pPr>
        <w:jc w:val="center"/>
        <w:rPr>
          <w:i/>
          <w:sz w:val="20"/>
          <w:szCs w:val="20"/>
          <w:lang w:val="en-GB"/>
        </w:rPr>
      </w:pPr>
    </w:p>
    <w:p w14:paraId="2FE2C7C0" w14:textId="77777777" w:rsidR="00E009C6" w:rsidRDefault="00E009C6" w:rsidP="006760B4">
      <w:pPr>
        <w:jc w:val="center"/>
        <w:rPr>
          <w:i/>
          <w:sz w:val="20"/>
          <w:szCs w:val="20"/>
          <w:lang w:val="en-GB"/>
        </w:rPr>
      </w:pPr>
    </w:p>
    <w:p w14:paraId="2A15D6BC" w14:textId="77777777" w:rsidR="00E009C6" w:rsidRDefault="00E009C6" w:rsidP="006760B4">
      <w:pPr>
        <w:jc w:val="center"/>
        <w:rPr>
          <w:i/>
          <w:sz w:val="20"/>
          <w:szCs w:val="20"/>
          <w:lang w:val="en-GB"/>
        </w:rPr>
      </w:pPr>
    </w:p>
    <w:p w14:paraId="22DBB6CD" w14:textId="77777777" w:rsidR="00E009C6" w:rsidRDefault="00E009C6" w:rsidP="006760B4">
      <w:pPr>
        <w:jc w:val="center"/>
        <w:rPr>
          <w:i/>
          <w:sz w:val="20"/>
          <w:szCs w:val="20"/>
          <w:lang w:val="en-GB"/>
        </w:rPr>
      </w:pPr>
    </w:p>
    <w:p w14:paraId="62009B68" w14:textId="77777777" w:rsidR="00E009C6" w:rsidRDefault="00E009C6" w:rsidP="006760B4">
      <w:pPr>
        <w:jc w:val="center"/>
        <w:rPr>
          <w:i/>
          <w:sz w:val="20"/>
          <w:szCs w:val="20"/>
          <w:lang w:val="en-GB"/>
        </w:rPr>
      </w:pPr>
    </w:p>
    <w:p w14:paraId="4C56C2D1" w14:textId="77777777" w:rsidR="00E009C6" w:rsidRDefault="00E009C6" w:rsidP="006760B4">
      <w:pPr>
        <w:jc w:val="center"/>
        <w:rPr>
          <w:i/>
          <w:sz w:val="20"/>
          <w:szCs w:val="20"/>
          <w:lang w:val="en-GB"/>
        </w:rPr>
      </w:pPr>
    </w:p>
    <w:p w14:paraId="377CA431" w14:textId="77777777" w:rsidR="00E009C6" w:rsidRDefault="00E009C6" w:rsidP="006760B4">
      <w:pPr>
        <w:jc w:val="center"/>
        <w:rPr>
          <w:i/>
          <w:sz w:val="20"/>
          <w:szCs w:val="20"/>
          <w:lang w:val="en-GB"/>
        </w:rPr>
      </w:pPr>
    </w:p>
    <w:p w14:paraId="43B3C497" w14:textId="77777777" w:rsidR="00E009C6" w:rsidRDefault="00E009C6" w:rsidP="006760B4">
      <w:pPr>
        <w:jc w:val="center"/>
        <w:rPr>
          <w:i/>
          <w:sz w:val="20"/>
          <w:szCs w:val="20"/>
          <w:lang w:val="en-GB"/>
        </w:rPr>
      </w:pPr>
    </w:p>
    <w:p w14:paraId="6289B80F" w14:textId="77777777" w:rsidR="00E009C6" w:rsidRDefault="00E009C6" w:rsidP="006760B4">
      <w:pPr>
        <w:jc w:val="center"/>
        <w:rPr>
          <w:i/>
          <w:sz w:val="20"/>
          <w:szCs w:val="20"/>
          <w:lang w:val="en-GB"/>
        </w:rPr>
      </w:pPr>
    </w:p>
    <w:p w14:paraId="5867042B" w14:textId="77777777" w:rsidR="00E009C6" w:rsidRDefault="00E009C6" w:rsidP="006760B4">
      <w:pPr>
        <w:jc w:val="center"/>
        <w:rPr>
          <w:i/>
          <w:sz w:val="20"/>
          <w:szCs w:val="20"/>
          <w:lang w:val="en-GB"/>
        </w:rPr>
      </w:pPr>
    </w:p>
    <w:p w14:paraId="0317D4F8" w14:textId="77777777" w:rsidR="00E009C6" w:rsidRDefault="00E009C6" w:rsidP="006760B4">
      <w:pPr>
        <w:jc w:val="center"/>
        <w:rPr>
          <w:i/>
          <w:sz w:val="20"/>
          <w:szCs w:val="20"/>
          <w:lang w:val="en-GB"/>
        </w:rPr>
      </w:pPr>
    </w:p>
    <w:p w14:paraId="4451DE6C" w14:textId="77777777" w:rsidR="00E009C6" w:rsidRDefault="00E009C6" w:rsidP="006760B4">
      <w:pPr>
        <w:jc w:val="center"/>
        <w:rPr>
          <w:i/>
          <w:sz w:val="20"/>
          <w:szCs w:val="20"/>
          <w:lang w:val="en-GB"/>
        </w:rPr>
      </w:pPr>
    </w:p>
    <w:p w14:paraId="13CEB526" w14:textId="77777777" w:rsidR="00E009C6" w:rsidRDefault="00E009C6" w:rsidP="006760B4">
      <w:pPr>
        <w:jc w:val="center"/>
        <w:rPr>
          <w:i/>
          <w:sz w:val="20"/>
          <w:szCs w:val="20"/>
          <w:lang w:val="en-GB"/>
        </w:rPr>
      </w:pPr>
    </w:p>
    <w:p w14:paraId="7C082A19" w14:textId="77777777" w:rsidR="00E009C6" w:rsidRDefault="00E009C6" w:rsidP="006760B4">
      <w:pPr>
        <w:jc w:val="center"/>
        <w:rPr>
          <w:i/>
          <w:sz w:val="20"/>
          <w:szCs w:val="20"/>
          <w:lang w:val="en-GB"/>
        </w:rPr>
      </w:pPr>
    </w:p>
    <w:p w14:paraId="6044033B" w14:textId="77777777" w:rsidR="00E009C6" w:rsidRDefault="00E009C6" w:rsidP="006760B4">
      <w:pPr>
        <w:jc w:val="center"/>
        <w:rPr>
          <w:i/>
          <w:sz w:val="20"/>
          <w:szCs w:val="20"/>
          <w:lang w:val="en-GB"/>
        </w:rPr>
      </w:pPr>
    </w:p>
    <w:p w14:paraId="2C3CDBE8" w14:textId="77777777" w:rsidR="00E009C6" w:rsidRDefault="00E009C6" w:rsidP="006760B4">
      <w:pPr>
        <w:jc w:val="center"/>
        <w:rPr>
          <w:i/>
          <w:sz w:val="20"/>
          <w:szCs w:val="20"/>
          <w:lang w:val="en-GB"/>
        </w:rPr>
      </w:pPr>
    </w:p>
    <w:p w14:paraId="35CD1538" w14:textId="77777777" w:rsidR="00E009C6" w:rsidRDefault="00E009C6" w:rsidP="006760B4">
      <w:pPr>
        <w:jc w:val="center"/>
        <w:rPr>
          <w:i/>
          <w:sz w:val="20"/>
          <w:szCs w:val="20"/>
          <w:lang w:val="en-GB"/>
        </w:rPr>
      </w:pPr>
    </w:p>
    <w:p w14:paraId="17B3D931" w14:textId="77777777" w:rsidR="00E009C6" w:rsidRDefault="00E009C6" w:rsidP="006760B4">
      <w:pPr>
        <w:jc w:val="center"/>
        <w:rPr>
          <w:i/>
          <w:sz w:val="20"/>
          <w:szCs w:val="20"/>
          <w:lang w:val="en-GB"/>
        </w:rPr>
      </w:pPr>
    </w:p>
    <w:p w14:paraId="699FEA17" w14:textId="77777777" w:rsidR="00E009C6" w:rsidRDefault="00E009C6" w:rsidP="006760B4">
      <w:pPr>
        <w:jc w:val="center"/>
        <w:rPr>
          <w:i/>
          <w:sz w:val="20"/>
          <w:szCs w:val="20"/>
          <w:lang w:val="en-GB"/>
        </w:rPr>
      </w:pPr>
    </w:p>
    <w:p w14:paraId="36E46486" w14:textId="77777777" w:rsidR="004D75EE" w:rsidRDefault="004D75EE" w:rsidP="004D75EE">
      <w:pPr>
        <w:rPr>
          <w:i/>
          <w:sz w:val="20"/>
          <w:szCs w:val="20"/>
          <w:lang w:val="en-GB"/>
        </w:rPr>
      </w:pPr>
    </w:p>
    <w:p w14:paraId="72F13F4B" w14:textId="77777777" w:rsidR="004D75EE" w:rsidRDefault="004D75EE" w:rsidP="004D75EE">
      <w:pPr>
        <w:rPr>
          <w:i/>
          <w:sz w:val="20"/>
          <w:szCs w:val="20"/>
          <w:lang w:val="en-GB"/>
        </w:rPr>
      </w:pPr>
    </w:p>
    <w:p w14:paraId="2C161F8D" w14:textId="77777777" w:rsidR="004D75EE" w:rsidRDefault="004D75EE" w:rsidP="004D75EE">
      <w:pPr>
        <w:rPr>
          <w:i/>
          <w:sz w:val="20"/>
          <w:szCs w:val="20"/>
          <w:lang w:val="en-GB"/>
        </w:rPr>
      </w:pPr>
    </w:p>
    <w:p w14:paraId="67C52F13" w14:textId="77777777" w:rsidR="004D75EE" w:rsidRDefault="004D75EE" w:rsidP="004D75EE">
      <w:pPr>
        <w:rPr>
          <w:i/>
          <w:sz w:val="20"/>
          <w:szCs w:val="20"/>
          <w:lang w:val="en-GB"/>
        </w:rPr>
      </w:pPr>
    </w:p>
    <w:p w14:paraId="12ABD75A" w14:textId="77777777" w:rsidR="004D75EE" w:rsidRDefault="004D75EE" w:rsidP="004D75EE">
      <w:pPr>
        <w:rPr>
          <w:i/>
          <w:sz w:val="20"/>
          <w:szCs w:val="20"/>
          <w:lang w:val="en-GB"/>
        </w:rPr>
      </w:pPr>
    </w:p>
    <w:p w14:paraId="65715D4D" w14:textId="77777777" w:rsidR="004D75EE" w:rsidRDefault="004D75EE" w:rsidP="004D75EE">
      <w:pPr>
        <w:rPr>
          <w:i/>
          <w:sz w:val="20"/>
          <w:szCs w:val="20"/>
          <w:lang w:val="en-GB"/>
        </w:rPr>
      </w:pPr>
    </w:p>
    <w:p w14:paraId="4915495C" w14:textId="77777777" w:rsidR="004D75EE" w:rsidRDefault="004D75EE" w:rsidP="004D75EE">
      <w:pPr>
        <w:rPr>
          <w:i/>
          <w:sz w:val="20"/>
          <w:szCs w:val="20"/>
          <w:lang w:val="en-GB"/>
        </w:rPr>
      </w:pPr>
    </w:p>
    <w:p w14:paraId="50AC27F6" w14:textId="77777777" w:rsidR="004D75EE" w:rsidRDefault="004D75EE" w:rsidP="004D75EE">
      <w:pPr>
        <w:rPr>
          <w:i/>
          <w:sz w:val="20"/>
          <w:szCs w:val="20"/>
          <w:lang w:val="en-GB"/>
        </w:rPr>
      </w:pPr>
    </w:p>
    <w:p w14:paraId="7785E487" w14:textId="77777777" w:rsidR="004D75EE" w:rsidRDefault="004D75EE" w:rsidP="004D75EE">
      <w:pPr>
        <w:rPr>
          <w:i/>
          <w:sz w:val="20"/>
          <w:szCs w:val="20"/>
          <w:lang w:val="en-GB"/>
        </w:rPr>
      </w:pPr>
    </w:p>
    <w:p w14:paraId="669CF8EA" w14:textId="77777777" w:rsidR="004D75EE" w:rsidRDefault="004D75EE" w:rsidP="004D75EE">
      <w:pPr>
        <w:rPr>
          <w:i/>
          <w:sz w:val="20"/>
          <w:szCs w:val="20"/>
          <w:lang w:val="en-GB"/>
        </w:rPr>
      </w:pPr>
    </w:p>
    <w:p w14:paraId="2F061C2D" w14:textId="77777777" w:rsidR="00412822" w:rsidRPr="004D75EE" w:rsidRDefault="00F47715" w:rsidP="004D75EE">
      <w:pPr>
        <w:rPr>
          <w:i/>
          <w:sz w:val="20"/>
          <w:szCs w:val="20"/>
          <w:lang w:val="en-GB"/>
        </w:rPr>
      </w:pPr>
      <w:r w:rsidRPr="004D75EE">
        <w:rPr>
          <w:i/>
          <w:sz w:val="20"/>
          <w:szCs w:val="20"/>
          <w:lang w:val="en-GB"/>
        </w:rPr>
        <w:lastRenderedPageBreak/>
        <w:t xml:space="preserve"> </w:t>
      </w:r>
      <w:r w:rsidR="00A1557A" w:rsidRPr="004D75EE">
        <w:rPr>
          <w:i/>
          <w:sz w:val="20"/>
          <w:szCs w:val="20"/>
          <w:lang w:val="en-GB"/>
        </w:rPr>
        <w:t>–</w:t>
      </w:r>
    </w:p>
    <w:p w14:paraId="1873A4CB" w14:textId="77777777" w:rsidR="00A1557A" w:rsidRPr="00A1557A" w:rsidRDefault="00A1557A" w:rsidP="00A1557A">
      <w:pPr>
        <w:rPr>
          <w:b/>
          <w:sz w:val="20"/>
          <w:szCs w:val="20"/>
          <w:lang w:val="en-GB"/>
        </w:rPr>
      </w:pPr>
      <w:r>
        <w:rPr>
          <w:b/>
          <w:sz w:val="20"/>
          <w:szCs w:val="20"/>
          <w:lang w:val="en-GB"/>
        </w:rPr>
        <w:t>Kc7 Dh2 Ba6 / Ka7 Db1 +</w:t>
      </w:r>
    </w:p>
    <w:p w14:paraId="2785CD4C" w14:textId="77777777" w:rsidR="008F6804" w:rsidRPr="00CD76E4" w:rsidRDefault="008F6804" w:rsidP="00412822">
      <w:pPr>
        <w:rPr>
          <w:rFonts w:cs="Arial"/>
          <w:b/>
        </w:rPr>
      </w:pPr>
    </w:p>
    <w:p w14:paraId="5321B65F" w14:textId="77777777" w:rsidR="00412822" w:rsidRPr="004D75EE" w:rsidRDefault="00412822" w:rsidP="00412822">
      <w:pPr>
        <w:rPr>
          <w:rFonts w:cs="Arial"/>
          <w:sz w:val="20"/>
          <w:szCs w:val="20"/>
        </w:rPr>
      </w:pPr>
      <w:r w:rsidRPr="004D75EE">
        <w:rPr>
          <w:rFonts w:cs="Arial"/>
          <w:b/>
        </w:rPr>
        <w:t>+</w:t>
      </w:r>
      <w:r w:rsidR="001F7100" w:rsidRPr="004D75EE">
        <w:t xml:space="preserve">        </w:t>
      </w:r>
      <w:r w:rsidR="00AD48CE" w:rsidRPr="004D75EE">
        <w:t xml:space="preserve">                </w:t>
      </w:r>
      <w:r w:rsidR="00AD48CE" w:rsidRPr="004D75EE">
        <w:rPr>
          <w:sz w:val="20"/>
          <w:szCs w:val="20"/>
        </w:rPr>
        <w:t>4010.00 c7a7</w:t>
      </w:r>
      <w:r w:rsidR="001F7100" w:rsidRPr="004D75EE">
        <w:t xml:space="preserve">  </w:t>
      </w:r>
    </w:p>
    <w:p w14:paraId="4F5E4B94" w14:textId="77777777" w:rsidR="00412822" w:rsidRPr="004D75EE" w:rsidRDefault="00412822" w:rsidP="00412822"/>
    <w:p w14:paraId="6F864A46" w14:textId="77777777" w:rsidR="0011799F" w:rsidRPr="005D1FE8" w:rsidRDefault="00412822" w:rsidP="00412822">
      <w:pPr>
        <w:rPr>
          <w:rFonts w:cs="Arial"/>
          <w:b/>
          <w:sz w:val="20"/>
          <w:szCs w:val="20"/>
          <w:lang w:val="nl-BE"/>
        </w:rPr>
      </w:pPr>
      <w:r w:rsidRPr="004D75EE">
        <w:rPr>
          <w:rFonts w:cs="Arial"/>
          <w:b/>
          <w:sz w:val="20"/>
          <w:szCs w:val="20"/>
        </w:rPr>
        <w:tab/>
      </w:r>
      <w:r w:rsidRPr="005D1FE8">
        <w:rPr>
          <w:rFonts w:cs="Arial"/>
          <w:b/>
          <w:sz w:val="20"/>
          <w:szCs w:val="20"/>
          <w:lang w:val="nl-BE"/>
        </w:rPr>
        <w:t>1.</w:t>
      </w:r>
      <w:r w:rsidR="0011799F" w:rsidRPr="005D1FE8">
        <w:rPr>
          <w:rFonts w:cs="Arial"/>
          <w:b/>
          <w:sz w:val="20"/>
          <w:szCs w:val="20"/>
          <w:lang w:val="nl-BE"/>
        </w:rPr>
        <w:t>Lb5</w:t>
      </w:r>
    </w:p>
    <w:p w14:paraId="0DDC53A6" w14:textId="77777777" w:rsidR="0011799F" w:rsidRDefault="0011799F" w:rsidP="0011799F">
      <w:pPr>
        <w:jc w:val="both"/>
        <w:rPr>
          <w:rFonts w:cs="Arial"/>
          <w:sz w:val="20"/>
          <w:szCs w:val="20"/>
          <w:lang w:val="nl-BE"/>
        </w:rPr>
      </w:pPr>
      <w:r>
        <w:rPr>
          <w:rFonts w:cs="Arial"/>
          <w:sz w:val="20"/>
          <w:szCs w:val="20"/>
          <w:lang w:val="nl-BE"/>
        </w:rPr>
        <w:t>Een gedurfde zet, maar slaat zwart dit offeraanbod dan volgt mat: 1…Dxb5 2.Da2+ Da6 3.Df2+ Ka8 4.Df8+ Ka7 5</w:t>
      </w:r>
      <w:r w:rsidR="00D91F92">
        <w:rPr>
          <w:rFonts w:cs="Arial"/>
          <w:sz w:val="20"/>
          <w:szCs w:val="20"/>
          <w:lang w:val="nl-BE"/>
        </w:rPr>
        <w:t>.</w:t>
      </w:r>
      <w:r>
        <w:rPr>
          <w:rFonts w:cs="Arial"/>
          <w:sz w:val="20"/>
          <w:szCs w:val="20"/>
          <w:lang w:val="nl-BE"/>
        </w:rPr>
        <w:t>Db8+.</w:t>
      </w:r>
    </w:p>
    <w:p w14:paraId="5881B04A" w14:textId="77777777" w:rsidR="0011799F" w:rsidRDefault="0011799F" w:rsidP="0011799F">
      <w:pPr>
        <w:jc w:val="both"/>
        <w:rPr>
          <w:rFonts w:cs="Arial"/>
          <w:b/>
          <w:sz w:val="20"/>
          <w:szCs w:val="20"/>
          <w:lang w:val="nl-BE"/>
        </w:rPr>
      </w:pPr>
      <w:r>
        <w:rPr>
          <w:rFonts w:cs="Arial"/>
          <w:sz w:val="20"/>
          <w:szCs w:val="20"/>
          <w:lang w:val="nl-BE"/>
        </w:rPr>
        <w:tab/>
      </w:r>
      <w:r>
        <w:rPr>
          <w:rFonts w:cs="Arial"/>
          <w:b/>
          <w:sz w:val="20"/>
          <w:szCs w:val="20"/>
          <w:lang w:val="nl-BE"/>
        </w:rPr>
        <w:t>1…</w:t>
      </w:r>
      <w:r>
        <w:rPr>
          <w:rFonts w:cs="Arial"/>
          <w:b/>
          <w:sz w:val="20"/>
          <w:szCs w:val="20"/>
          <w:lang w:val="nl-BE"/>
        </w:rPr>
        <w:tab/>
      </w:r>
      <w:r>
        <w:rPr>
          <w:rFonts w:cs="Arial"/>
          <w:b/>
          <w:sz w:val="20"/>
          <w:szCs w:val="20"/>
          <w:lang w:val="nl-BE"/>
        </w:rPr>
        <w:tab/>
        <w:t>Dc1</w:t>
      </w:r>
      <w:r w:rsidR="005C4558">
        <w:rPr>
          <w:rFonts w:cs="Arial"/>
          <w:b/>
          <w:sz w:val="20"/>
          <w:szCs w:val="20"/>
          <w:lang w:val="nl-BE"/>
        </w:rPr>
        <w:t>+</w:t>
      </w:r>
    </w:p>
    <w:p w14:paraId="0254EE70" w14:textId="77777777" w:rsidR="0011799F" w:rsidRDefault="0011799F" w:rsidP="0011799F">
      <w:pPr>
        <w:jc w:val="both"/>
        <w:rPr>
          <w:rFonts w:cs="Arial"/>
          <w:b/>
          <w:sz w:val="20"/>
          <w:szCs w:val="20"/>
          <w:lang w:val="nl-BE"/>
        </w:rPr>
      </w:pPr>
      <w:r>
        <w:rPr>
          <w:rFonts w:cs="Arial"/>
          <w:b/>
          <w:sz w:val="20"/>
          <w:szCs w:val="20"/>
          <w:lang w:val="nl-BE"/>
        </w:rPr>
        <w:tab/>
        <w:t>2.Lc6</w:t>
      </w:r>
      <w:r>
        <w:rPr>
          <w:rFonts w:cs="Arial"/>
          <w:b/>
          <w:sz w:val="20"/>
          <w:szCs w:val="20"/>
          <w:lang w:val="nl-BE"/>
        </w:rPr>
        <w:tab/>
      </w:r>
      <w:r>
        <w:rPr>
          <w:rFonts w:cs="Arial"/>
          <w:b/>
          <w:sz w:val="20"/>
          <w:szCs w:val="20"/>
          <w:lang w:val="nl-BE"/>
        </w:rPr>
        <w:tab/>
        <w:t>Db1</w:t>
      </w:r>
    </w:p>
    <w:p w14:paraId="0F4BF337" w14:textId="77777777" w:rsidR="0011799F" w:rsidRDefault="0011799F" w:rsidP="0011799F">
      <w:pPr>
        <w:jc w:val="both"/>
        <w:rPr>
          <w:rFonts w:cs="Arial"/>
          <w:b/>
          <w:sz w:val="20"/>
          <w:szCs w:val="20"/>
          <w:lang w:val="nl-BE"/>
        </w:rPr>
      </w:pPr>
      <w:r>
        <w:rPr>
          <w:rFonts w:cs="Arial"/>
          <w:b/>
          <w:sz w:val="20"/>
          <w:szCs w:val="20"/>
          <w:lang w:val="nl-BE"/>
        </w:rPr>
        <w:tab/>
        <w:t>3.Df2+</w:t>
      </w:r>
      <w:r>
        <w:rPr>
          <w:rFonts w:cs="Arial"/>
          <w:b/>
          <w:sz w:val="20"/>
          <w:szCs w:val="20"/>
          <w:lang w:val="nl-BE"/>
        </w:rPr>
        <w:tab/>
      </w:r>
      <w:r>
        <w:rPr>
          <w:rFonts w:cs="Arial"/>
          <w:b/>
          <w:sz w:val="20"/>
          <w:szCs w:val="20"/>
          <w:lang w:val="nl-BE"/>
        </w:rPr>
        <w:tab/>
        <w:t>Ka6</w:t>
      </w:r>
    </w:p>
    <w:p w14:paraId="6FBE451E" w14:textId="77777777" w:rsidR="0011799F" w:rsidRDefault="0011799F" w:rsidP="0011799F">
      <w:pPr>
        <w:jc w:val="both"/>
        <w:rPr>
          <w:rFonts w:cs="Arial"/>
          <w:b/>
          <w:sz w:val="20"/>
          <w:szCs w:val="20"/>
          <w:lang w:val="nl-BE"/>
        </w:rPr>
      </w:pPr>
      <w:r>
        <w:rPr>
          <w:rFonts w:cs="Arial"/>
          <w:b/>
          <w:sz w:val="20"/>
          <w:szCs w:val="20"/>
          <w:lang w:val="nl-BE"/>
        </w:rPr>
        <w:tab/>
        <w:t>4.De2+</w:t>
      </w:r>
      <w:r>
        <w:rPr>
          <w:rFonts w:cs="Arial"/>
          <w:b/>
          <w:sz w:val="20"/>
          <w:szCs w:val="20"/>
          <w:lang w:val="nl-BE"/>
        </w:rPr>
        <w:tab/>
      </w:r>
      <w:r>
        <w:rPr>
          <w:rFonts w:cs="Arial"/>
          <w:b/>
          <w:sz w:val="20"/>
          <w:szCs w:val="20"/>
          <w:lang w:val="nl-BE"/>
        </w:rPr>
        <w:tab/>
        <w:t>Ka5</w:t>
      </w:r>
    </w:p>
    <w:p w14:paraId="716E9352" w14:textId="77777777" w:rsidR="0011799F" w:rsidRDefault="0011799F" w:rsidP="0011799F">
      <w:pPr>
        <w:jc w:val="both"/>
        <w:rPr>
          <w:rFonts w:cs="Arial"/>
          <w:b/>
          <w:sz w:val="20"/>
          <w:szCs w:val="20"/>
          <w:lang w:val="nl-BE"/>
        </w:rPr>
      </w:pPr>
      <w:r>
        <w:rPr>
          <w:rFonts w:cs="Arial"/>
          <w:b/>
          <w:sz w:val="20"/>
          <w:szCs w:val="20"/>
          <w:lang w:val="nl-BE"/>
        </w:rPr>
        <w:tab/>
        <w:t>5.Dd2+</w:t>
      </w:r>
      <w:r>
        <w:rPr>
          <w:rFonts w:cs="Arial"/>
          <w:b/>
          <w:sz w:val="20"/>
          <w:szCs w:val="20"/>
          <w:lang w:val="nl-BE"/>
        </w:rPr>
        <w:tab/>
      </w:r>
      <w:r>
        <w:rPr>
          <w:rFonts w:cs="Arial"/>
          <w:b/>
          <w:sz w:val="20"/>
          <w:szCs w:val="20"/>
          <w:lang w:val="nl-BE"/>
        </w:rPr>
        <w:tab/>
        <w:t>Ka6</w:t>
      </w:r>
    </w:p>
    <w:p w14:paraId="3A16A1B5" w14:textId="77777777" w:rsidR="0011799F" w:rsidRDefault="0011799F" w:rsidP="0011799F">
      <w:pPr>
        <w:jc w:val="both"/>
        <w:rPr>
          <w:rFonts w:cs="Arial"/>
          <w:b/>
          <w:sz w:val="20"/>
          <w:szCs w:val="20"/>
          <w:lang w:val="nl-BE"/>
        </w:rPr>
      </w:pPr>
      <w:r>
        <w:rPr>
          <w:rFonts w:cs="Arial"/>
          <w:b/>
          <w:sz w:val="20"/>
          <w:szCs w:val="20"/>
          <w:lang w:val="nl-BE"/>
        </w:rPr>
        <w:tab/>
        <w:t>6.Df2</w:t>
      </w:r>
      <w:r>
        <w:rPr>
          <w:rFonts w:cs="Arial"/>
          <w:b/>
          <w:sz w:val="20"/>
          <w:szCs w:val="20"/>
          <w:lang w:val="nl-BE"/>
        </w:rPr>
        <w:tab/>
      </w:r>
      <w:r>
        <w:rPr>
          <w:rFonts w:cs="Arial"/>
          <w:b/>
          <w:sz w:val="20"/>
          <w:szCs w:val="20"/>
          <w:lang w:val="nl-BE"/>
        </w:rPr>
        <w:tab/>
      </w:r>
    </w:p>
    <w:p w14:paraId="11466C68" w14:textId="77777777" w:rsidR="0011799F" w:rsidRDefault="0011799F" w:rsidP="0011799F">
      <w:pPr>
        <w:jc w:val="both"/>
        <w:rPr>
          <w:rFonts w:cs="Arial"/>
          <w:sz w:val="20"/>
          <w:szCs w:val="20"/>
          <w:lang w:val="nl-BE"/>
        </w:rPr>
      </w:pPr>
      <w:r>
        <w:rPr>
          <w:rFonts w:cs="Arial"/>
          <w:sz w:val="20"/>
          <w:szCs w:val="20"/>
          <w:lang w:val="nl-BE"/>
        </w:rPr>
        <w:t>Een stille zet.</w:t>
      </w:r>
    </w:p>
    <w:p w14:paraId="55B9887A" w14:textId="77777777" w:rsidR="0011799F" w:rsidRDefault="0011799F" w:rsidP="0011799F">
      <w:pPr>
        <w:jc w:val="both"/>
        <w:rPr>
          <w:rFonts w:cs="Arial"/>
          <w:b/>
          <w:sz w:val="20"/>
          <w:szCs w:val="20"/>
          <w:lang w:val="nl-BE"/>
        </w:rPr>
      </w:pPr>
      <w:r>
        <w:rPr>
          <w:rFonts w:cs="Arial"/>
          <w:b/>
          <w:sz w:val="20"/>
          <w:szCs w:val="20"/>
          <w:lang w:val="nl-BE"/>
        </w:rPr>
        <w:tab/>
        <w:t>6…</w:t>
      </w:r>
      <w:r>
        <w:rPr>
          <w:rFonts w:cs="Arial"/>
          <w:b/>
          <w:sz w:val="20"/>
          <w:szCs w:val="20"/>
          <w:lang w:val="nl-BE"/>
        </w:rPr>
        <w:tab/>
      </w:r>
      <w:r>
        <w:rPr>
          <w:rFonts w:cs="Arial"/>
          <w:b/>
          <w:sz w:val="20"/>
          <w:szCs w:val="20"/>
          <w:lang w:val="nl-BE"/>
        </w:rPr>
        <w:tab/>
        <w:t>Db3</w:t>
      </w:r>
    </w:p>
    <w:p w14:paraId="49B5A116" w14:textId="77777777" w:rsidR="0011799F" w:rsidRDefault="0011799F" w:rsidP="0011799F">
      <w:pPr>
        <w:jc w:val="both"/>
        <w:rPr>
          <w:rFonts w:cs="Arial"/>
          <w:sz w:val="20"/>
          <w:szCs w:val="20"/>
          <w:lang w:val="nl-BE"/>
        </w:rPr>
      </w:pPr>
      <w:r>
        <w:rPr>
          <w:rFonts w:cs="Arial"/>
          <w:sz w:val="20"/>
          <w:szCs w:val="20"/>
          <w:lang w:val="nl-BE"/>
        </w:rPr>
        <w:t>Want na bijvoorbeeld 6…Dh7+</w:t>
      </w:r>
      <w:r w:rsidR="0024545F">
        <w:rPr>
          <w:rFonts w:cs="Arial"/>
          <w:sz w:val="20"/>
          <w:szCs w:val="20"/>
          <w:lang w:val="nl-BE"/>
        </w:rPr>
        <w:t>?</w:t>
      </w:r>
      <w:r>
        <w:rPr>
          <w:rFonts w:cs="Arial"/>
          <w:sz w:val="20"/>
          <w:szCs w:val="20"/>
          <w:lang w:val="nl-BE"/>
        </w:rPr>
        <w:t xml:space="preserve"> 7.Ld7 Ka5+ is het mat.</w:t>
      </w:r>
    </w:p>
    <w:p w14:paraId="57F1B0FE" w14:textId="77777777" w:rsidR="0011799F" w:rsidRDefault="0011799F" w:rsidP="0011799F">
      <w:pPr>
        <w:jc w:val="both"/>
        <w:rPr>
          <w:rFonts w:cs="Arial"/>
          <w:b/>
          <w:sz w:val="20"/>
          <w:szCs w:val="20"/>
          <w:lang w:val="nl-BE"/>
        </w:rPr>
      </w:pPr>
      <w:r>
        <w:rPr>
          <w:rFonts w:cs="Arial"/>
          <w:b/>
          <w:sz w:val="20"/>
          <w:szCs w:val="20"/>
          <w:lang w:val="nl-BE"/>
        </w:rPr>
        <w:tab/>
        <w:t>7.Df1+</w:t>
      </w:r>
      <w:r>
        <w:rPr>
          <w:rFonts w:cs="Arial"/>
          <w:b/>
          <w:sz w:val="20"/>
          <w:szCs w:val="20"/>
          <w:lang w:val="nl-BE"/>
        </w:rPr>
        <w:tab/>
      </w:r>
      <w:r>
        <w:rPr>
          <w:rFonts w:cs="Arial"/>
          <w:b/>
          <w:sz w:val="20"/>
          <w:szCs w:val="20"/>
          <w:lang w:val="nl-BE"/>
        </w:rPr>
        <w:tab/>
        <w:t>Ka5</w:t>
      </w:r>
    </w:p>
    <w:p w14:paraId="6E1FDE9B" w14:textId="77777777" w:rsidR="0011799F" w:rsidRDefault="002F249F" w:rsidP="0011799F">
      <w:pPr>
        <w:jc w:val="both"/>
        <w:rPr>
          <w:rFonts w:cs="Arial"/>
          <w:b/>
          <w:sz w:val="20"/>
          <w:szCs w:val="20"/>
          <w:lang w:val="nl-BE"/>
        </w:rPr>
      </w:pPr>
      <w:r>
        <w:rPr>
          <w:rFonts w:cs="Arial"/>
          <w:b/>
          <w:sz w:val="20"/>
          <w:szCs w:val="20"/>
          <w:lang w:val="nl-BE"/>
        </w:rPr>
        <w:tab/>
        <w:t>8.De1+</w:t>
      </w:r>
      <w:r>
        <w:rPr>
          <w:rFonts w:cs="Arial"/>
          <w:b/>
          <w:sz w:val="20"/>
          <w:szCs w:val="20"/>
          <w:lang w:val="nl-BE"/>
        </w:rPr>
        <w:tab/>
      </w:r>
      <w:r>
        <w:rPr>
          <w:rFonts w:cs="Arial"/>
          <w:b/>
          <w:sz w:val="20"/>
          <w:szCs w:val="20"/>
          <w:lang w:val="nl-BE"/>
        </w:rPr>
        <w:tab/>
        <w:t>Kc3</w:t>
      </w:r>
      <w:r w:rsidR="0011799F">
        <w:rPr>
          <w:rFonts w:cs="Arial"/>
          <w:b/>
          <w:sz w:val="20"/>
          <w:szCs w:val="20"/>
          <w:lang w:val="nl-BE"/>
        </w:rPr>
        <w:tab/>
      </w:r>
    </w:p>
    <w:p w14:paraId="57ABD472" w14:textId="77777777" w:rsidR="006D3867" w:rsidRDefault="0011799F" w:rsidP="0011799F">
      <w:pPr>
        <w:jc w:val="both"/>
        <w:rPr>
          <w:rFonts w:cs="Arial"/>
          <w:b/>
          <w:sz w:val="20"/>
          <w:szCs w:val="20"/>
          <w:lang w:val="nl-BE"/>
        </w:rPr>
      </w:pPr>
      <w:r>
        <w:rPr>
          <w:rFonts w:cs="Arial"/>
          <w:b/>
          <w:sz w:val="20"/>
          <w:szCs w:val="20"/>
          <w:lang w:val="nl-BE"/>
        </w:rPr>
        <w:tab/>
        <w:t>9.</w:t>
      </w:r>
      <w:r w:rsidR="002F249F">
        <w:rPr>
          <w:rFonts w:cs="Arial"/>
          <w:b/>
          <w:sz w:val="20"/>
          <w:szCs w:val="20"/>
          <w:lang w:val="nl-BE"/>
        </w:rPr>
        <w:t>Dxc3</w:t>
      </w:r>
      <w:r w:rsidR="002F249F">
        <w:rPr>
          <w:rFonts w:cs="Arial"/>
          <w:b/>
          <w:sz w:val="20"/>
          <w:szCs w:val="20"/>
          <w:lang w:val="nl-BE"/>
        </w:rPr>
        <w:tab/>
      </w:r>
    </w:p>
    <w:p w14:paraId="7602083B" w14:textId="77777777" w:rsidR="0011799F" w:rsidRPr="00CB7277" w:rsidRDefault="006D3867" w:rsidP="00CB7277">
      <w:pPr>
        <w:jc w:val="both"/>
        <w:rPr>
          <w:rFonts w:cs="Arial"/>
          <w:sz w:val="20"/>
          <w:szCs w:val="20"/>
          <w:lang w:val="nl-BE"/>
        </w:rPr>
      </w:pPr>
      <w:r>
        <w:rPr>
          <w:rFonts w:cs="Arial"/>
          <w:sz w:val="20"/>
          <w:szCs w:val="20"/>
          <w:lang w:val="nl-BE"/>
        </w:rPr>
        <w:t>En mat.</w:t>
      </w:r>
    </w:p>
    <w:p w14:paraId="4702B213" w14:textId="77777777" w:rsidR="00E94D2B" w:rsidRPr="00E94D2B" w:rsidRDefault="00E94D2B" w:rsidP="00412822">
      <w:pPr>
        <w:rPr>
          <w:rFonts w:cs="Arial"/>
          <w:b/>
          <w:sz w:val="20"/>
          <w:szCs w:val="20"/>
          <w:lang w:val="nl-BE"/>
        </w:rPr>
      </w:pPr>
    </w:p>
    <w:p w14:paraId="4D765972" w14:textId="77777777" w:rsidR="0011799F" w:rsidRDefault="0011799F" w:rsidP="00412822">
      <w:pPr>
        <w:rPr>
          <w:rFonts w:cs="Arial"/>
          <w:b/>
          <w:sz w:val="20"/>
          <w:szCs w:val="20"/>
          <w:lang w:val="nl-BE"/>
        </w:rPr>
      </w:pPr>
    </w:p>
    <w:p w14:paraId="50523C63" w14:textId="77777777" w:rsidR="0011799F" w:rsidRDefault="0011799F" w:rsidP="00412822">
      <w:pPr>
        <w:rPr>
          <w:rFonts w:cs="Arial"/>
          <w:b/>
          <w:sz w:val="20"/>
          <w:szCs w:val="20"/>
          <w:lang w:val="nl-BE"/>
        </w:rPr>
      </w:pPr>
    </w:p>
    <w:p w14:paraId="7DE370DC" w14:textId="77777777" w:rsidR="00412822" w:rsidRPr="00AD04D8" w:rsidRDefault="00412822" w:rsidP="00C91B74">
      <w:pPr>
        <w:rPr>
          <w:rFonts w:cs="Arial"/>
          <w:b/>
          <w:sz w:val="20"/>
          <w:szCs w:val="20"/>
          <w:lang w:val="nl-BE"/>
        </w:rPr>
      </w:pPr>
    </w:p>
    <w:p w14:paraId="196DB264" w14:textId="77777777" w:rsidR="00412822" w:rsidRPr="00AD04D8" w:rsidRDefault="00412822" w:rsidP="00412822">
      <w:pPr>
        <w:pStyle w:val="03aText"/>
        <w:widowControl/>
        <w:jc w:val="center"/>
        <w:rPr>
          <w:lang w:val="nl-BE"/>
        </w:rPr>
      </w:pPr>
      <w:r w:rsidRPr="00AD04D8">
        <w:rPr>
          <w:lang w:val="nl-BE"/>
        </w:rPr>
        <w:br w:type="page"/>
      </w:r>
      <w:r w:rsidR="003E21D3">
        <w:rPr>
          <w:b/>
          <w:lang w:val="nl-BE"/>
        </w:rPr>
        <w:lastRenderedPageBreak/>
        <w:t xml:space="preserve">- </w:t>
      </w:r>
      <w:r w:rsidR="0064657E">
        <w:rPr>
          <w:b/>
          <w:lang w:val="nl-BE"/>
        </w:rPr>
        <w:t>40</w:t>
      </w:r>
      <w:r w:rsidRPr="00AD04D8">
        <w:rPr>
          <w:b/>
          <w:lang w:val="nl-BE"/>
        </w:rPr>
        <w:t xml:space="preserve"> -</w:t>
      </w:r>
    </w:p>
    <w:p w14:paraId="20617395" w14:textId="77777777" w:rsidR="00412822" w:rsidRPr="00AD04D8" w:rsidRDefault="00412822" w:rsidP="00412822">
      <w:pPr>
        <w:pStyle w:val="02bSource"/>
        <w:widowControl/>
        <w:tabs>
          <w:tab w:val="left" w:pos="114"/>
        </w:tabs>
        <w:spacing w:line="190" w:lineRule="exact"/>
        <w:ind w:firstLine="113"/>
        <w:rPr>
          <w:lang w:val="nl-BE"/>
        </w:rPr>
      </w:pPr>
    </w:p>
    <w:p w14:paraId="559BD905" w14:textId="77777777" w:rsidR="00412822" w:rsidRPr="00AD04D8" w:rsidRDefault="00412822" w:rsidP="00412822">
      <w:pPr>
        <w:pStyle w:val="02bSource"/>
        <w:widowControl/>
        <w:tabs>
          <w:tab w:val="left" w:pos="114"/>
        </w:tabs>
        <w:spacing w:line="190" w:lineRule="exact"/>
        <w:ind w:firstLine="113"/>
        <w:rPr>
          <w:lang w:val="nl-BE"/>
        </w:rPr>
      </w:pPr>
      <w:r w:rsidRPr="00AD04D8">
        <w:rPr>
          <w:i/>
          <w:iCs/>
          <w:lang w:val="nl-BE"/>
        </w:rPr>
        <w:t>Probleemblad,</w:t>
      </w:r>
      <w:r w:rsidRPr="00AD04D8">
        <w:rPr>
          <w:lang w:val="nl-BE"/>
        </w:rPr>
        <w:t xml:space="preserve"> 2002</w:t>
      </w:r>
    </w:p>
    <w:p w14:paraId="56E17001" w14:textId="77777777" w:rsidR="00412822" w:rsidRPr="00AD04D8" w:rsidRDefault="00412822" w:rsidP="00412822">
      <w:pPr>
        <w:pStyle w:val="02bSource"/>
        <w:widowControl/>
        <w:tabs>
          <w:tab w:val="left" w:pos="114"/>
        </w:tabs>
        <w:spacing w:line="190" w:lineRule="exact"/>
        <w:ind w:firstLine="113"/>
        <w:rPr>
          <w:lang w:val="nl-BE"/>
        </w:rPr>
      </w:pPr>
    </w:p>
    <w:p w14:paraId="2192B261" w14:textId="77777777" w:rsidR="00412822" w:rsidRPr="00AD04D8" w:rsidRDefault="00990285" w:rsidP="00412822">
      <w:pPr>
        <w:rPr>
          <w:rFonts w:cs="Arial"/>
          <w:sz w:val="20"/>
          <w:szCs w:val="20"/>
          <w:lang w:val="nl-BE"/>
        </w:rPr>
      </w:pPr>
      <w:r>
        <w:rPr>
          <w:noProof/>
          <w:lang w:val="nl-BE"/>
        </w:rPr>
        <w:object w:dxaOrig="1440" w:dyaOrig="1440" w14:anchorId="6EB28338">
          <v:shape id="_x0000_s1086" type="#_x0000_t75" style="position:absolute;margin-left:0;margin-top:.3pt;width:152.3pt;height:153pt;z-index:251625472;mso-position-horizontal:center">
            <v:imagedata r:id="rId89" o:title=""/>
            <w10:wrap type="square"/>
          </v:shape>
          <o:OLEObject Type="Embed" ProgID="CorelDRAW.Graphic.12" ShapeID="_x0000_s1086" DrawAspect="Content" ObjectID="_1587467684" r:id="rId90"/>
        </w:object>
      </w:r>
    </w:p>
    <w:p w14:paraId="13D1E8D1" w14:textId="77777777" w:rsidR="00412822" w:rsidRPr="00AD04D8" w:rsidRDefault="00412822" w:rsidP="00412822">
      <w:pPr>
        <w:rPr>
          <w:rFonts w:cs="Arial"/>
          <w:sz w:val="20"/>
          <w:szCs w:val="20"/>
          <w:lang w:val="nl-BE"/>
        </w:rPr>
      </w:pPr>
      <w:r w:rsidRPr="00AD04D8">
        <w:rPr>
          <w:rFonts w:cs="Arial"/>
          <w:b/>
          <w:lang w:val="nl-BE"/>
        </w:rPr>
        <w:t xml:space="preserve">+ </w:t>
      </w:r>
      <w:r w:rsidRPr="00AD04D8">
        <w:rPr>
          <w:rFonts w:cs="Arial"/>
          <w:b/>
          <w:sz w:val="20"/>
          <w:szCs w:val="20"/>
          <w:lang w:val="nl-BE"/>
        </w:rPr>
        <w:t xml:space="preserve">  </w:t>
      </w:r>
      <w:r w:rsidRPr="00AD04D8">
        <w:rPr>
          <w:rFonts w:cs="Arial"/>
          <w:sz w:val="20"/>
          <w:szCs w:val="20"/>
          <w:lang w:val="nl-BE"/>
        </w:rPr>
        <w:t xml:space="preserve">                   </w:t>
      </w:r>
      <w:r w:rsidR="00020A0F">
        <w:rPr>
          <w:rFonts w:cs="Arial"/>
          <w:sz w:val="20"/>
          <w:szCs w:val="20"/>
          <w:lang w:val="nl-BE"/>
        </w:rPr>
        <w:t xml:space="preserve">      </w:t>
      </w:r>
      <w:r w:rsidR="00771F9F">
        <w:rPr>
          <w:rFonts w:cs="Arial"/>
          <w:sz w:val="20"/>
          <w:szCs w:val="20"/>
          <w:lang w:val="nl-BE"/>
        </w:rPr>
        <w:t xml:space="preserve"> </w:t>
      </w:r>
      <w:r w:rsidRPr="00AD04D8">
        <w:rPr>
          <w:rFonts w:cs="Arial"/>
          <w:sz w:val="20"/>
          <w:szCs w:val="20"/>
          <w:lang w:val="nl-BE"/>
        </w:rPr>
        <w:t>1330.00 c1h5</w:t>
      </w:r>
    </w:p>
    <w:p w14:paraId="76DD4887" w14:textId="77777777" w:rsidR="00412822" w:rsidRPr="00AD04D8" w:rsidRDefault="00412822" w:rsidP="00412822">
      <w:pPr>
        <w:rPr>
          <w:rFonts w:cs="Arial"/>
          <w:sz w:val="20"/>
          <w:szCs w:val="20"/>
          <w:lang w:val="nl-BE"/>
        </w:rPr>
      </w:pPr>
    </w:p>
    <w:p w14:paraId="22346280" w14:textId="77777777" w:rsidR="00412822" w:rsidRPr="00AD04D8" w:rsidRDefault="00412822" w:rsidP="00412822">
      <w:pPr>
        <w:pStyle w:val="03aText"/>
        <w:widowControl/>
        <w:rPr>
          <w:lang w:val="nl-BE"/>
        </w:rPr>
      </w:pPr>
      <w:r w:rsidRPr="00AD04D8">
        <w:rPr>
          <w:lang w:val="nl-BE"/>
        </w:rPr>
        <w:t>Dat een dame wint tegen een to-ren én een loper is niet zo evi-dent.</w:t>
      </w:r>
    </w:p>
    <w:p w14:paraId="4EB37AED" w14:textId="77777777" w:rsidR="00412822" w:rsidRPr="00AD04D8" w:rsidRDefault="00412822" w:rsidP="00412822">
      <w:pPr>
        <w:rPr>
          <w:rFonts w:cs="Arial"/>
          <w:b/>
          <w:sz w:val="20"/>
          <w:szCs w:val="20"/>
          <w:lang w:val="nl-BE"/>
        </w:rPr>
      </w:pPr>
      <w:r w:rsidRPr="00AD04D8">
        <w:rPr>
          <w:rFonts w:cs="Arial"/>
          <w:b/>
          <w:sz w:val="20"/>
          <w:szCs w:val="20"/>
          <w:lang w:val="nl-BE"/>
        </w:rPr>
        <w:tab/>
        <w:t>1.Dh8+</w:t>
      </w:r>
      <w:r w:rsidRPr="00AD04D8">
        <w:rPr>
          <w:rFonts w:cs="Arial"/>
          <w:b/>
          <w:sz w:val="20"/>
          <w:szCs w:val="20"/>
          <w:lang w:val="nl-BE"/>
        </w:rPr>
        <w:tab/>
      </w:r>
      <w:r w:rsidRPr="00AD04D8">
        <w:rPr>
          <w:rFonts w:cs="Arial"/>
          <w:b/>
          <w:sz w:val="20"/>
          <w:szCs w:val="20"/>
          <w:lang w:val="nl-BE"/>
        </w:rPr>
        <w:tab/>
        <w:t>Kg4</w:t>
      </w:r>
    </w:p>
    <w:p w14:paraId="567FB94D" w14:textId="77777777" w:rsidR="00412822" w:rsidRPr="00AD04D8" w:rsidRDefault="00412822" w:rsidP="00412822">
      <w:pPr>
        <w:rPr>
          <w:rFonts w:cs="Arial"/>
          <w:b/>
          <w:sz w:val="20"/>
          <w:szCs w:val="20"/>
          <w:lang w:val="nl-BE"/>
        </w:rPr>
      </w:pPr>
      <w:r w:rsidRPr="00AD04D8">
        <w:rPr>
          <w:rFonts w:cs="Arial"/>
          <w:b/>
          <w:sz w:val="20"/>
          <w:szCs w:val="20"/>
          <w:lang w:val="nl-BE"/>
        </w:rPr>
        <w:tab/>
        <w:t>2.Dd4+</w:t>
      </w:r>
      <w:r w:rsidRPr="00AD04D8">
        <w:rPr>
          <w:rFonts w:cs="Arial"/>
          <w:b/>
          <w:sz w:val="20"/>
          <w:szCs w:val="20"/>
          <w:lang w:val="nl-BE"/>
        </w:rPr>
        <w:tab/>
      </w:r>
      <w:r w:rsidRPr="00AD04D8">
        <w:rPr>
          <w:rFonts w:cs="Arial"/>
          <w:b/>
          <w:sz w:val="20"/>
          <w:szCs w:val="20"/>
          <w:lang w:val="nl-BE"/>
        </w:rPr>
        <w:tab/>
        <w:t>Kh5</w:t>
      </w:r>
    </w:p>
    <w:p w14:paraId="7CF4ABB1" w14:textId="77777777" w:rsidR="00412822" w:rsidRPr="00AD04D8" w:rsidRDefault="00AF30BD" w:rsidP="00412822">
      <w:pPr>
        <w:jc w:val="both"/>
        <w:rPr>
          <w:rFonts w:cs="Arial"/>
          <w:sz w:val="20"/>
          <w:szCs w:val="20"/>
          <w:lang w:val="nl-BE"/>
        </w:rPr>
      </w:pPr>
      <w:r>
        <w:rPr>
          <w:rFonts w:cs="Arial"/>
          <w:sz w:val="20"/>
          <w:szCs w:val="20"/>
          <w:lang w:val="nl-BE"/>
        </w:rPr>
        <w:t>2…Kg5</w:t>
      </w:r>
      <w:r w:rsidR="0024545F">
        <w:rPr>
          <w:rFonts w:cs="Arial"/>
          <w:sz w:val="20"/>
          <w:szCs w:val="20"/>
          <w:lang w:val="nl-BE"/>
        </w:rPr>
        <w:t>?</w:t>
      </w:r>
      <w:r>
        <w:rPr>
          <w:rFonts w:cs="Arial"/>
          <w:sz w:val="20"/>
          <w:szCs w:val="20"/>
          <w:lang w:val="nl-BE"/>
        </w:rPr>
        <w:t xml:space="preserve"> 3.Dd3 Tc</w:t>
      </w:r>
      <w:r w:rsidR="00412822" w:rsidRPr="00AD04D8">
        <w:rPr>
          <w:rFonts w:cs="Arial"/>
          <w:sz w:val="20"/>
          <w:szCs w:val="20"/>
          <w:lang w:val="nl-BE"/>
        </w:rPr>
        <w:t>5+ 4.Kd2 Lf5 5.De3+ en 6.Dxc5.</w:t>
      </w:r>
    </w:p>
    <w:p w14:paraId="516B94A5" w14:textId="77777777" w:rsidR="00412822" w:rsidRPr="00AD04D8" w:rsidRDefault="00412822" w:rsidP="00412822">
      <w:pPr>
        <w:rPr>
          <w:rFonts w:cs="Arial"/>
          <w:b/>
          <w:sz w:val="20"/>
          <w:szCs w:val="20"/>
          <w:lang w:val="nl-BE"/>
        </w:rPr>
      </w:pPr>
      <w:r w:rsidRPr="00AD04D8">
        <w:rPr>
          <w:rFonts w:cs="Arial"/>
          <w:b/>
          <w:sz w:val="20"/>
          <w:szCs w:val="20"/>
          <w:lang w:val="nl-BE"/>
        </w:rPr>
        <w:tab/>
        <w:t>3.Dd3</w:t>
      </w:r>
    </w:p>
    <w:p w14:paraId="273254C9" w14:textId="77777777" w:rsidR="00412822" w:rsidRPr="00AD04D8" w:rsidRDefault="00412822" w:rsidP="00412822">
      <w:pPr>
        <w:rPr>
          <w:rFonts w:cs="Arial"/>
          <w:b/>
          <w:sz w:val="20"/>
          <w:szCs w:val="20"/>
          <w:lang w:val="nl-BE"/>
        </w:rPr>
      </w:pPr>
      <w:r w:rsidRPr="00AD04D8">
        <w:rPr>
          <w:sz w:val="20"/>
          <w:szCs w:val="20"/>
          <w:lang w:val="nl-BE"/>
        </w:rPr>
        <w:t>Wit valt zowel de toren als de lo-per aan.</w:t>
      </w:r>
    </w:p>
    <w:p w14:paraId="50EB6A80" w14:textId="77777777" w:rsidR="00412822" w:rsidRPr="00AD04D8" w:rsidRDefault="00412822" w:rsidP="00412822">
      <w:pPr>
        <w:rPr>
          <w:rFonts w:cs="Arial"/>
          <w:b/>
          <w:sz w:val="20"/>
          <w:szCs w:val="20"/>
          <w:lang w:val="nl-BE"/>
        </w:rPr>
      </w:pPr>
      <w:r w:rsidRPr="00AD04D8">
        <w:rPr>
          <w:rFonts w:cs="Arial"/>
          <w:b/>
          <w:sz w:val="20"/>
          <w:szCs w:val="20"/>
          <w:lang w:val="nl-BE"/>
        </w:rPr>
        <w:tab/>
        <w:t>3…</w:t>
      </w:r>
      <w:r w:rsidRPr="00AD04D8">
        <w:rPr>
          <w:rFonts w:cs="Arial"/>
          <w:b/>
          <w:sz w:val="20"/>
          <w:szCs w:val="20"/>
          <w:lang w:val="nl-BE"/>
        </w:rPr>
        <w:tab/>
      </w:r>
      <w:r w:rsidRPr="00AD04D8">
        <w:rPr>
          <w:rFonts w:cs="Arial"/>
          <w:b/>
          <w:sz w:val="20"/>
          <w:szCs w:val="20"/>
          <w:lang w:val="nl-BE"/>
        </w:rPr>
        <w:tab/>
        <w:t>Tc5+</w:t>
      </w:r>
    </w:p>
    <w:p w14:paraId="72619547" w14:textId="77777777" w:rsidR="00412822" w:rsidRPr="00AD04D8" w:rsidRDefault="00412822" w:rsidP="00412822">
      <w:pPr>
        <w:rPr>
          <w:rFonts w:cs="Arial"/>
          <w:b/>
          <w:sz w:val="20"/>
          <w:szCs w:val="20"/>
          <w:lang w:val="nl-BE"/>
        </w:rPr>
      </w:pPr>
      <w:r w:rsidRPr="00AD04D8">
        <w:rPr>
          <w:lang w:val="nl-BE"/>
        </w:rPr>
        <w:tab/>
      </w:r>
      <w:r w:rsidRPr="00AD04D8">
        <w:rPr>
          <w:b/>
          <w:sz w:val="20"/>
          <w:szCs w:val="20"/>
          <w:lang w:val="nl-BE"/>
        </w:rPr>
        <w:t>4.Kd2</w:t>
      </w:r>
      <w:r w:rsidRPr="00AD04D8">
        <w:rPr>
          <w:b/>
          <w:sz w:val="20"/>
          <w:szCs w:val="20"/>
          <w:lang w:val="nl-BE"/>
        </w:rPr>
        <w:tab/>
      </w:r>
      <w:r w:rsidRPr="00AD04D8">
        <w:rPr>
          <w:b/>
          <w:sz w:val="20"/>
          <w:szCs w:val="20"/>
          <w:lang w:val="nl-BE"/>
        </w:rPr>
        <w:tab/>
        <w:t>Lf5</w:t>
      </w:r>
    </w:p>
    <w:p w14:paraId="24A8AA66" w14:textId="77777777" w:rsidR="00412822" w:rsidRPr="00B354CB" w:rsidRDefault="00412822" w:rsidP="00412822">
      <w:pPr>
        <w:jc w:val="both"/>
        <w:rPr>
          <w:lang w:val="nl-BE"/>
        </w:rPr>
      </w:pPr>
      <w:r w:rsidRPr="00B354CB">
        <w:rPr>
          <w:rFonts w:cs="Arial"/>
          <w:sz w:val="20"/>
          <w:szCs w:val="20"/>
          <w:lang w:val="nl-BE"/>
        </w:rPr>
        <w:t>4…Lc8</w:t>
      </w:r>
      <w:r w:rsidR="0024545F" w:rsidRPr="00B354CB">
        <w:rPr>
          <w:rFonts w:cs="Arial"/>
          <w:sz w:val="20"/>
          <w:szCs w:val="20"/>
          <w:lang w:val="nl-BE"/>
        </w:rPr>
        <w:t>?</w:t>
      </w:r>
      <w:r w:rsidRPr="00B354CB">
        <w:rPr>
          <w:rFonts w:cs="Arial"/>
          <w:sz w:val="20"/>
          <w:szCs w:val="20"/>
          <w:lang w:val="nl-BE"/>
        </w:rPr>
        <w:t xml:space="preserve"> 5.Dd4 Tf5 6.Dh8+ K~  7.Dxc8. </w:t>
      </w:r>
    </w:p>
    <w:p w14:paraId="759DCA37" w14:textId="77777777" w:rsidR="00412822" w:rsidRDefault="00412822" w:rsidP="00412822">
      <w:pPr>
        <w:pStyle w:val="03aText"/>
        <w:widowControl/>
        <w:rPr>
          <w:lang w:val="nl-BE"/>
        </w:rPr>
      </w:pPr>
      <w:r w:rsidRPr="00AD04D8">
        <w:rPr>
          <w:lang w:val="nl-BE"/>
        </w:rPr>
        <w:t>Zwart valt op zijn beurt de dame aan.</w:t>
      </w:r>
    </w:p>
    <w:p w14:paraId="4163A4E7" w14:textId="77777777" w:rsidR="006760B4" w:rsidRDefault="00412822" w:rsidP="00412822">
      <w:pPr>
        <w:pStyle w:val="03aText"/>
        <w:widowControl/>
        <w:rPr>
          <w:b/>
          <w:lang w:val="nl-BE"/>
        </w:rPr>
      </w:pPr>
      <w:r>
        <w:rPr>
          <w:lang w:val="nl-BE"/>
        </w:rPr>
        <w:tab/>
      </w:r>
      <w:r w:rsidRPr="00AD04D8">
        <w:rPr>
          <w:b/>
          <w:lang w:val="nl-BE"/>
        </w:rPr>
        <w:t>5.De2+</w:t>
      </w:r>
      <w:r w:rsidRPr="00AD04D8">
        <w:rPr>
          <w:b/>
          <w:lang w:val="nl-BE"/>
        </w:rPr>
        <w:tab/>
      </w:r>
    </w:p>
    <w:p w14:paraId="26BA14C0" w14:textId="77777777" w:rsidR="008D2084" w:rsidRDefault="006760B4" w:rsidP="00766981">
      <w:pPr>
        <w:pStyle w:val="03aText"/>
        <w:widowControl/>
        <w:rPr>
          <w:lang w:val="nl-BE"/>
        </w:rPr>
      </w:pPr>
      <w:r>
        <w:rPr>
          <w:lang w:val="nl-BE"/>
        </w:rPr>
        <w:br w:type="column"/>
      </w:r>
    </w:p>
    <w:p w14:paraId="4BBAD3A1" w14:textId="77777777" w:rsidR="00D93375" w:rsidRDefault="00D93375" w:rsidP="00412822">
      <w:pPr>
        <w:rPr>
          <w:rFonts w:cs="Arial"/>
          <w:b/>
          <w:i/>
          <w:sz w:val="20"/>
          <w:szCs w:val="20"/>
          <w:lang w:val="nl-BE"/>
        </w:rPr>
      </w:pPr>
    </w:p>
    <w:p w14:paraId="5955A513" w14:textId="77777777" w:rsidR="00FC3E37" w:rsidRDefault="00FC3E37" w:rsidP="00412822">
      <w:pPr>
        <w:rPr>
          <w:rFonts w:cs="Arial"/>
          <w:b/>
          <w:i/>
          <w:sz w:val="20"/>
          <w:szCs w:val="20"/>
          <w:lang w:val="nl-BE"/>
        </w:rPr>
      </w:pPr>
    </w:p>
    <w:p w14:paraId="45AA9EB9" w14:textId="77777777" w:rsidR="00412822" w:rsidRPr="00AD04D8" w:rsidRDefault="00412822" w:rsidP="00412822">
      <w:pPr>
        <w:jc w:val="both"/>
        <w:rPr>
          <w:rFonts w:cs="Arial"/>
          <w:b/>
          <w:i/>
          <w:sz w:val="20"/>
          <w:szCs w:val="20"/>
          <w:lang w:val="nl-BE"/>
        </w:rPr>
      </w:pPr>
    </w:p>
    <w:p w14:paraId="3D97EA5C" w14:textId="77777777" w:rsidR="00412822" w:rsidRPr="00AD04D8" w:rsidRDefault="005619FE" w:rsidP="00412822">
      <w:pPr>
        <w:jc w:val="both"/>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Kg</w:t>
      </w:r>
      <w:r w:rsidR="00412822" w:rsidRPr="00AD04D8">
        <w:rPr>
          <w:rFonts w:cs="Arial"/>
          <w:b/>
          <w:sz w:val="20"/>
          <w:szCs w:val="20"/>
          <w:lang w:val="nl-BE"/>
        </w:rPr>
        <w:t>6</w:t>
      </w:r>
    </w:p>
    <w:p w14:paraId="0806AC62" w14:textId="77777777" w:rsidR="00412822" w:rsidRPr="00AD04D8" w:rsidRDefault="00412822" w:rsidP="00412822">
      <w:pPr>
        <w:jc w:val="both"/>
        <w:rPr>
          <w:rFonts w:cs="Arial"/>
          <w:b/>
          <w:sz w:val="20"/>
          <w:szCs w:val="20"/>
          <w:lang w:val="nl-BE"/>
        </w:rPr>
      </w:pPr>
      <w:r w:rsidRPr="00AD04D8">
        <w:rPr>
          <w:rFonts w:cs="Arial"/>
          <w:b/>
          <w:sz w:val="20"/>
          <w:szCs w:val="20"/>
          <w:lang w:val="nl-BE"/>
        </w:rPr>
        <w:tab/>
        <w:t>6.De8</w:t>
      </w:r>
      <w:r w:rsidR="00DD5C4F">
        <w:rPr>
          <w:rFonts w:cs="Arial"/>
          <w:b/>
          <w:sz w:val="20"/>
          <w:szCs w:val="20"/>
          <w:lang w:val="nl-BE"/>
        </w:rPr>
        <w:t>+</w:t>
      </w:r>
      <w:r w:rsidRPr="00AD04D8">
        <w:rPr>
          <w:rFonts w:cs="Arial"/>
          <w:b/>
          <w:sz w:val="20"/>
          <w:szCs w:val="20"/>
          <w:lang w:val="nl-BE"/>
        </w:rPr>
        <w:tab/>
      </w:r>
      <w:r w:rsidRPr="00AD04D8">
        <w:rPr>
          <w:rFonts w:cs="Arial"/>
          <w:b/>
          <w:sz w:val="20"/>
          <w:szCs w:val="20"/>
          <w:lang w:val="nl-BE"/>
        </w:rPr>
        <w:tab/>
        <w:t>Kf6</w:t>
      </w:r>
    </w:p>
    <w:p w14:paraId="030FE0BB" w14:textId="77777777" w:rsidR="00412822" w:rsidRPr="00AD04D8" w:rsidRDefault="00DD5C4F" w:rsidP="00412822">
      <w:pPr>
        <w:jc w:val="both"/>
        <w:rPr>
          <w:rFonts w:cs="Arial"/>
          <w:b/>
          <w:sz w:val="20"/>
          <w:szCs w:val="20"/>
          <w:lang w:val="nl-BE"/>
        </w:rPr>
      </w:pPr>
      <w:r>
        <w:rPr>
          <w:rFonts w:cs="Arial"/>
          <w:b/>
          <w:sz w:val="20"/>
          <w:szCs w:val="20"/>
          <w:lang w:val="nl-BE"/>
        </w:rPr>
        <w:tab/>
        <w:t>7.Df8+</w:t>
      </w:r>
      <w:r w:rsidR="00412822" w:rsidRPr="00AD04D8">
        <w:rPr>
          <w:rFonts w:cs="Arial"/>
          <w:b/>
          <w:sz w:val="20"/>
          <w:szCs w:val="20"/>
          <w:lang w:val="nl-BE"/>
        </w:rPr>
        <w:tab/>
      </w:r>
      <w:r w:rsidR="00412822" w:rsidRPr="00AD04D8">
        <w:rPr>
          <w:rFonts w:cs="Arial"/>
          <w:b/>
          <w:sz w:val="20"/>
          <w:szCs w:val="20"/>
          <w:lang w:val="nl-BE"/>
        </w:rPr>
        <w:tab/>
        <w:t>Ke5</w:t>
      </w:r>
    </w:p>
    <w:p w14:paraId="132D1118" w14:textId="77777777" w:rsidR="00412822" w:rsidRPr="00AD04D8" w:rsidRDefault="00412822" w:rsidP="00412822">
      <w:pPr>
        <w:jc w:val="both"/>
        <w:rPr>
          <w:rFonts w:cs="Arial"/>
          <w:b/>
          <w:sz w:val="20"/>
          <w:szCs w:val="20"/>
          <w:lang w:val="nl-BE"/>
        </w:rPr>
      </w:pPr>
      <w:r w:rsidRPr="00AD04D8">
        <w:rPr>
          <w:rFonts w:cs="Arial"/>
          <w:b/>
          <w:sz w:val="20"/>
          <w:szCs w:val="20"/>
          <w:lang w:val="nl-BE"/>
        </w:rPr>
        <w:tab/>
        <w:t>8.Dxc5</w:t>
      </w:r>
      <w:r w:rsidRPr="00AD04D8">
        <w:rPr>
          <w:rFonts w:cs="Arial"/>
          <w:b/>
          <w:sz w:val="20"/>
          <w:szCs w:val="20"/>
          <w:lang w:val="nl-BE"/>
        </w:rPr>
        <w:tab/>
      </w:r>
    </w:p>
    <w:p w14:paraId="42F5912D" w14:textId="77777777" w:rsidR="00412822" w:rsidRPr="00AD04D8" w:rsidRDefault="00412822" w:rsidP="00412822">
      <w:pPr>
        <w:jc w:val="both"/>
        <w:rPr>
          <w:rFonts w:cs="Arial"/>
          <w:b/>
          <w:sz w:val="20"/>
          <w:szCs w:val="20"/>
          <w:lang w:val="nl-BE"/>
        </w:rPr>
      </w:pPr>
      <w:r w:rsidRPr="00AD04D8">
        <w:rPr>
          <w:rFonts w:cs="Arial"/>
          <w:sz w:val="20"/>
          <w:szCs w:val="20"/>
          <w:lang w:val="nl-BE"/>
        </w:rPr>
        <w:t>En ook hier wint wit.</w:t>
      </w:r>
      <w:r w:rsidRPr="00AD04D8">
        <w:rPr>
          <w:rFonts w:cs="Arial"/>
          <w:b/>
          <w:sz w:val="20"/>
          <w:szCs w:val="20"/>
          <w:lang w:val="nl-BE"/>
        </w:rPr>
        <w:tab/>
      </w:r>
    </w:p>
    <w:p w14:paraId="61CF3274" w14:textId="77777777" w:rsidR="00412822" w:rsidRPr="00753A3C" w:rsidRDefault="00412822" w:rsidP="00412822">
      <w:pPr>
        <w:pStyle w:val="02bSource"/>
        <w:widowControl/>
        <w:spacing w:line="190" w:lineRule="exact"/>
        <w:ind w:firstLine="113"/>
        <w:rPr>
          <w:b/>
          <w:noProof/>
        </w:rPr>
      </w:pPr>
      <w:r w:rsidRPr="00FB026D">
        <w:br w:type="page"/>
      </w:r>
      <w:r w:rsidRPr="00753A3C">
        <w:rPr>
          <w:b/>
          <w:noProof/>
        </w:rPr>
        <w:lastRenderedPageBreak/>
        <w:t xml:space="preserve">- </w:t>
      </w:r>
      <w:r w:rsidR="0064657E" w:rsidRPr="00753A3C">
        <w:rPr>
          <w:b/>
          <w:noProof/>
        </w:rPr>
        <w:t>41</w:t>
      </w:r>
      <w:r w:rsidRPr="00753A3C">
        <w:rPr>
          <w:b/>
          <w:noProof/>
        </w:rPr>
        <w:t xml:space="preserve"> -</w:t>
      </w:r>
    </w:p>
    <w:p w14:paraId="64CF7470" w14:textId="77777777" w:rsidR="00412822" w:rsidRPr="00753A3C" w:rsidRDefault="0090423B" w:rsidP="00B7275F">
      <w:pPr>
        <w:pStyle w:val="02bSource"/>
        <w:widowControl/>
        <w:spacing w:line="190" w:lineRule="exact"/>
        <w:ind w:firstLine="113"/>
        <w:rPr>
          <w:i/>
          <w:iCs/>
        </w:rPr>
      </w:pPr>
      <w:r w:rsidRPr="00753A3C">
        <w:rPr>
          <w:i/>
          <w:iCs/>
        </w:rPr>
        <w:t xml:space="preserve">            </w:t>
      </w:r>
    </w:p>
    <w:p w14:paraId="05B2E6E6" w14:textId="77777777" w:rsidR="009A5548" w:rsidRPr="00753A3C" w:rsidRDefault="00B7275F" w:rsidP="00B7275F">
      <w:pPr>
        <w:pStyle w:val="02bSource"/>
        <w:widowControl/>
        <w:spacing w:line="190" w:lineRule="exact"/>
        <w:ind w:firstLine="113"/>
        <w:outlineLvl w:val="0"/>
        <w:rPr>
          <w:iCs/>
        </w:rPr>
      </w:pPr>
      <w:r w:rsidRPr="00753A3C">
        <w:rPr>
          <w:i/>
          <w:iCs/>
        </w:rPr>
        <w:t xml:space="preserve">EBUR, </w:t>
      </w:r>
      <w:r w:rsidR="0090423B" w:rsidRPr="00753A3C">
        <w:rPr>
          <w:iCs/>
        </w:rPr>
        <w:t>2003</w:t>
      </w:r>
    </w:p>
    <w:p w14:paraId="3B50C2D9" w14:textId="77777777" w:rsidR="00B7275F" w:rsidRPr="00753A3C" w:rsidRDefault="00B7275F" w:rsidP="00B7275F">
      <w:pPr>
        <w:pStyle w:val="02bSource"/>
        <w:widowControl/>
        <w:spacing w:line="190" w:lineRule="exact"/>
        <w:ind w:firstLine="113"/>
        <w:jc w:val="left"/>
        <w:outlineLvl w:val="0"/>
      </w:pPr>
    </w:p>
    <w:p w14:paraId="244FC8A3" w14:textId="77777777" w:rsidR="00412822" w:rsidRPr="00753A3C" w:rsidRDefault="00412822" w:rsidP="00412822">
      <w:r w:rsidRPr="00AD04D8">
        <w:rPr>
          <w:lang w:val="nl-BE"/>
        </w:rPr>
        <w:object w:dxaOrig="4699" w:dyaOrig="4703" w14:anchorId="5160DE53">
          <v:shape id="_x0000_i1061" type="#_x0000_t75" style="width:155.1pt;height:150.1pt" o:ole="">
            <v:imagedata r:id="rId91" o:title=""/>
          </v:shape>
          <o:OLEObject Type="Embed" ProgID="CorelDRAW.Graphic.12" ShapeID="_x0000_i1061" DrawAspect="Content" ObjectID="_1587467478" r:id="rId92"/>
        </w:object>
      </w:r>
      <w:r w:rsidR="00CF219C" w:rsidRPr="00753A3C">
        <w:t xml:space="preserve">  </w:t>
      </w:r>
    </w:p>
    <w:p w14:paraId="23D0EBD6" w14:textId="77777777" w:rsidR="008F6804" w:rsidRPr="00753A3C" w:rsidRDefault="008F6804" w:rsidP="00412822">
      <w:pPr>
        <w:rPr>
          <w:b/>
        </w:rPr>
      </w:pPr>
    </w:p>
    <w:p w14:paraId="20F42352" w14:textId="77777777" w:rsidR="00412822" w:rsidRPr="00753A3C" w:rsidRDefault="00412822" w:rsidP="00412822">
      <w:pPr>
        <w:rPr>
          <w:sz w:val="20"/>
          <w:szCs w:val="20"/>
        </w:rPr>
      </w:pPr>
      <w:r w:rsidRPr="00753A3C">
        <w:rPr>
          <w:b/>
        </w:rPr>
        <w:t>+</w:t>
      </w:r>
      <w:r w:rsidRPr="00753A3C">
        <w:rPr>
          <w:sz w:val="20"/>
          <w:szCs w:val="20"/>
        </w:rPr>
        <w:t xml:space="preserve">            </w:t>
      </w:r>
      <w:r w:rsidR="00020A0F" w:rsidRPr="00753A3C">
        <w:rPr>
          <w:sz w:val="20"/>
          <w:szCs w:val="20"/>
        </w:rPr>
        <w:t xml:space="preserve">                 </w:t>
      </w:r>
      <w:r w:rsidR="000B7117" w:rsidRPr="00753A3C">
        <w:rPr>
          <w:sz w:val="20"/>
          <w:szCs w:val="20"/>
        </w:rPr>
        <w:t xml:space="preserve"> </w:t>
      </w:r>
      <w:r w:rsidRPr="00753A3C">
        <w:rPr>
          <w:sz w:val="20"/>
          <w:szCs w:val="20"/>
        </w:rPr>
        <w:t>4010.00 f3d2</w:t>
      </w:r>
    </w:p>
    <w:p w14:paraId="50FBCB91" w14:textId="77777777" w:rsidR="00412822" w:rsidRPr="00753A3C" w:rsidRDefault="00412822" w:rsidP="00412822"/>
    <w:p w14:paraId="66BD5E27" w14:textId="77777777" w:rsidR="00412822" w:rsidRPr="00753A3C" w:rsidRDefault="00412822" w:rsidP="00412822">
      <w:pPr>
        <w:rPr>
          <w:b/>
          <w:sz w:val="20"/>
          <w:szCs w:val="20"/>
        </w:rPr>
      </w:pPr>
      <w:r w:rsidRPr="00753A3C">
        <w:rPr>
          <w:b/>
          <w:sz w:val="20"/>
          <w:szCs w:val="20"/>
        </w:rPr>
        <w:tab/>
      </w:r>
      <w:r w:rsidR="00B522A0" w:rsidRPr="00753A3C">
        <w:rPr>
          <w:b/>
          <w:sz w:val="20"/>
          <w:szCs w:val="20"/>
        </w:rPr>
        <w:t xml:space="preserve"> 1.Dd6+</w:t>
      </w:r>
      <w:r w:rsidR="00B522A0" w:rsidRPr="00753A3C">
        <w:rPr>
          <w:b/>
          <w:sz w:val="20"/>
          <w:szCs w:val="20"/>
        </w:rPr>
        <w:tab/>
      </w:r>
      <w:r w:rsidRPr="00753A3C">
        <w:rPr>
          <w:b/>
          <w:sz w:val="20"/>
          <w:szCs w:val="20"/>
        </w:rPr>
        <w:t>Kc3</w:t>
      </w:r>
    </w:p>
    <w:p w14:paraId="09D1EE44" w14:textId="77777777" w:rsidR="00412822" w:rsidRPr="00753A3C" w:rsidRDefault="00412822" w:rsidP="00412822">
      <w:pPr>
        <w:rPr>
          <w:b/>
          <w:sz w:val="20"/>
          <w:szCs w:val="20"/>
        </w:rPr>
      </w:pPr>
      <w:r w:rsidRPr="00753A3C">
        <w:rPr>
          <w:b/>
          <w:sz w:val="20"/>
          <w:szCs w:val="20"/>
        </w:rPr>
        <w:tab/>
      </w:r>
      <w:r w:rsidR="00B522A0" w:rsidRPr="00753A3C">
        <w:rPr>
          <w:b/>
          <w:sz w:val="20"/>
          <w:szCs w:val="20"/>
        </w:rPr>
        <w:t xml:space="preserve"> </w:t>
      </w:r>
      <w:r w:rsidRPr="00753A3C">
        <w:rPr>
          <w:b/>
          <w:sz w:val="20"/>
          <w:szCs w:val="20"/>
        </w:rPr>
        <w:t>2.Dc5+</w:t>
      </w:r>
      <w:r w:rsidRPr="00753A3C">
        <w:rPr>
          <w:b/>
          <w:sz w:val="20"/>
          <w:szCs w:val="20"/>
        </w:rPr>
        <w:tab/>
      </w:r>
      <w:r w:rsidRPr="00753A3C">
        <w:rPr>
          <w:b/>
          <w:sz w:val="20"/>
          <w:szCs w:val="20"/>
        </w:rPr>
        <w:tab/>
        <w:t>Kd3</w:t>
      </w:r>
    </w:p>
    <w:p w14:paraId="55AE4FFD" w14:textId="77777777" w:rsidR="00412822" w:rsidRPr="00AD04D8" w:rsidRDefault="008478F8" w:rsidP="00021475">
      <w:pPr>
        <w:pStyle w:val="03aText"/>
        <w:widowControl/>
        <w:numPr>
          <w:ilvl w:val="0"/>
          <w:numId w:val="5"/>
        </w:numPr>
        <w:rPr>
          <w:lang w:val="nl-BE"/>
        </w:rPr>
      </w:pPr>
      <w:r>
        <w:rPr>
          <w:lang w:val="nl-BE"/>
        </w:rPr>
        <w:t>2…Kb2</w:t>
      </w:r>
      <w:r w:rsidR="0024545F">
        <w:rPr>
          <w:lang w:val="nl-BE"/>
        </w:rPr>
        <w:t>?</w:t>
      </w:r>
      <w:r>
        <w:rPr>
          <w:lang w:val="nl-BE"/>
        </w:rPr>
        <w:t xml:space="preserve"> 3.Dc2+</w:t>
      </w:r>
      <w:r w:rsidR="00412822" w:rsidRPr="00AD04D8">
        <w:rPr>
          <w:lang w:val="nl-BE"/>
        </w:rPr>
        <w:t xml:space="preserve"> </w:t>
      </w:r>
      <w:r>
        <w:rPr>
          <w:lang w:val="nl-BE"/>
        </w:rPr>
        <w:t>Ka1 4.Dc3+ Kb1 5.Lc2+ Ka2 6.Db3+ Ka1 7.Db1+ en mat.</w:t>
      </w:r>
    </w:p>
    <w:p w14:paraId="1B3F79F9" w14:textId="77777777" w:rsidR="00412822" w:rsidRDefault="00412822" w:rsidP="00021475">
      <w:pPr>
        <w:pStyle w:val="03aText"/>
        <w:widowControl/>
        <w:numPr>
          <w:ilvl w:val="0"/>
          <w:numId w:val="5"/>
        </w:numPr>
        <w:rPr>
          <w:lang w:val="nl-BE"/>
        </w:rPr>
      </w:pPr>
      <w:r w:rsidRPr="00AD04D8">
        <w:rPr>
          <w:lang w:val="nl-BE"/>
        </w:rPr>
        <w:t>2…Dc4</w:t>
      </w:r>
      <w:r w:rsidR="0024545F">
        <w:rPr>
          <w:lang w:val="nl-BE"/>
        </w:rPr>
        <w:t>?</w:t>
      </w:r>
      <w:r w:rsidRPr="00AD04D8">
        <w:rPr>
          <w:lang w:val="nl-BE"/>
        </w:rPr>
        <w:t xml:space="preserve"> 3.Da3+ Kd4 4.De3+ Kd5 5.Lb3 Dxb3 6.Dxb3.</w:t>
      </w:r>
    </w:p>
    <w:p w14:paraId="6D370FDC" w14:textId="77777777" w:rsidR="00020A0F" w:rsidRPr="00020A0F" w:rsidRDefault="00B522A0" w:rsidP="00020A0F">
      <w:pPr>
        <w:pStyle w:val="03aText"/>
        <w:widowControl/>
        <w:ind w:firstLine="708"/>
        <w:rPr>
          <w:b/>
          <w:lang w:val="nl-BE"/>
        </w:rPr>
      </w:pPr>
      <w:r>
        <w:rPr>
          <w:b/>
          <w:lang w:val="nl-BE"/>
        </w:rPr>
        <w:t xml:space="preserve"> </w:t>
      </w:r>
      <w:r w:rsidR="00020A0F">
        <w:rPr>
          <w:b/>
          <w:lang w:val="nl-BE"/>
        </w:rPr>
        <w:t xml:space="preserve">3.Dd5 </w:t>
      </w:r>
      <w:r w:rsidR="00020A0F">
        <w:rPr>
          <w:b/>
          <w:lang w:val="nl-BE"/>
        </w:rPr>
        <w:tab/>
      </w:r>
      <w:r w:rsidR="00020A0F">
        <w:rPr>
          <w:b/>
          <w:lang w:val="nl-BE"/>
        </w:rPr>
        <w:tab/>
        <w:t>Dd4</w:t>
      </w:r>
    </w:p>
    <w:p w14:paraId="746852EB" w14:textId="77777777" w:rsidR="00412822" w:rsidRPr="00DA43D3" w:rsidRDefault="00412822" w:rsidP="00A50663">
      <w:pPr>
        <w:jc w:val="both"/>
        <w:rPr>
          <w:sz w:val="20"/>
          <w:szCs w:val="20"/>
          <w:lang w:val="nl-BE"/>
        </w:rPr>
      </w:pPr>
      <w:r w:rsidRPr="00020A0F">
        <w:rPr>
          <w:sz w:val="20"/>
          <w:szCs w:val="20"/>
          <w:lang w:val="nl-BE"/>
        </w:rPr>
        <w:t>Na 3…Kc3</w:t>
      </w:r>
      <w:r w:rsidR="0024545F">
        <w:rPr>
          <w:sz w:val="20"/>
          <w:szCs w:val="20"/>
          <w:lang w:val="nl-BE"/>
        </w:rPr>
        <w:t>?</w:t>
      </w:r>
      <w:r w:rsidRPr="00020A0F">
        <w:rPr>
          <w:sz w:val="20"/>
          <w:szCs w:val="20"/>
          <w:lang w:val="nl-BE"/>
        </w:rPr>
        <w:t xml:space="preserve"> verliest zwart de da-me door 4.Db3+ Kd4</w:t>
      </w:r>
      <w:r w:rsidR="00DE26CE">
        <w:rPr>
          <w:sz w:val="20"/>
          <w:szCs w:val="20"/>
          <w:lang w:val="nl-BE"/>
        </w:rPr>
        <w:t xml:space="preserve"> </w:t>
      </w:r>
      <w:r w:rsidR="00DA43D3">
        <w:rPr>
          <w:i/>
          <w:sz w:val="20"/>
          <w:szCs w:val="20"/>
          <w:lang w:val="nl-BE"/>
        </w:rPr>
        <w:t>(4…Kd2 5.De3+ mat.)</w:t>
      </w:r>
      <w:r w:rsidR="00DA43D3">
        <w:rPr>
          <w:sz w:val="20"/>
          <w:szCs w:val="20"/>
          <w:lang w:val="nl-BE"/>
        </w:rPr>
        <w:t xml:space="preserve"> 5.Db4+ en </w:t>
      </w:r>
      <w:r w:rsidRPr="00020A0F">
        <w:rPr>
          <w:sz w:val="20"/>
          <w:szCs w:val="20"/>
          <w:lang w:val="nl-BE"/>
        </w:rPr>
        <w:t>6.Dxh4.</w:t>
      </w:r>
    </w:p>
    <w:p w14:paraId="61420611" w14:textId="77777777" w:rsidR="00412822" w:rsidRDefault="008D0394" w:rsidP="00412822">
      <w:pPr>
        <w:spacing w:line="220" w:lineRule="exact"/>
        <w:rPr>
          <w:b/>
          <w:sz w:val="20"/>
          <w:szCs w:val="20"/>
          <w:lang w:val="nl-BE"/>
        </w:rPr>
      </w:pPr>
      <w:r>
        <w:rPr>
          <w:b/>
          <w:sz w:val="20"/>
          <w:szCs w:val="20"/>
          <w:lang w:val="nl-BE"/>
        </w:rPr>
        <w:tab/>
        <w:t xml:space="preserve"> 4.</w:t>
      </w:r>
      <w:r w:rsidR="00412822" w:rsidRPr="00AD04D8">
        <w:rPr>
          <w:b/>
          <w:sz w:val="20"/>
          <w:szCs w:val="20"/>
          <w:lang w:val="nl-BE"/>
        </w:rPr>
        <w:t>Df5+</w:t>
      </w:r>
    </w:p>
    <w:p w14:paraId="3CEFAE64" w14:textId="77777777" w:rsidR="00412822" w:rsidRPr="00F327CF" w:rsidRDefault="00DE26CE" w:rsidP="00412822">
      <w:pPr>
        <w:jc w:val="both"/>
        <w:rPr>
          <w:i/>
          <w:sz w:val="20"/>
          <w:szCs w:val="20"/>
          <w:lang w:val="nl-BE"/>
        </w:rPr>
      </w:pPr>
      <w:r>
        <w:rPr>
          <w:sz w:val="20"/>
          <w:szCs w:val="20"/>
          <w:lang w:val="nl-BE"/>
        </w:rPr>
        <w:t xml:space="preserve">4.Db3+? Dc3 5.Dd5+ </w:t>
      </w:r>
      <w:r w:rsidR="00412822">
        <w:rPr>
          <w:sz w:val="20"/>
          <w:szCs w:val="20"/>
          <w:lang w:val="nl-BE"/>
        </w:rPr>
        <w:t xml:space="preserve"> </w:t>
      </w:r>
      <w:r w:rsidR="00CF0A7D">
        <w:rPr>
          <w:i/>
          <w:sz w:val="20"/>
          <w:szCs w:val="20"/>
          <w:lang w:val="nl-BE"/>
        </w:rPr>
        <w:t>(Z</w:t>
      </w:r>
      <w:r>
        <w:rPr>
          <w:i/>
          <w:sz w:val="20"/>
          <w:szCs w:val="20"/>
          <w:lang w:val="nl-BE"/>
        </w:rPr>
        <w:t>ie zet 3.)</w:t>
      </w:r>
    </w:p>
    <w:p w14:paraId="5202019A" w14:textId="77777777" w:rsidR="00412822" w:rsidRPr="00AD04D8" w:rsidRDefault="00412822" w:rsidP="00412822">
      <w:pPr>
        <w:rPr>
          <w:b/>
          <w:sz w:val="20"/>
          <w:szCs w:val="20"/>
          <w:lang w:val="nl-BE"/>
        </w:rPr>
      </w:pPr>
      <w:r>
        <w:rPr>
          <w:b/>
          <w:sz w:val="20"/>
          <w:szCs w:val="20"/>
          <w:lang w:val="nl-BE"/>
        </w:rPr>
        <w:t xml:space="preserve">             </w:t>
      </w:r>
      <w:r w:rsidR="00B522A0">
        <w:rPr>
          <w:b/>
          <w:sz w:val="20"/>
          <w:szCs w:val="20"/>
          <w:lang w:val="nl-BE"/>
        </w:rPr>
        <w:t xml:space="preserve"> </w:t>
      </w:r>
      <w:r>
        <w:rPr>
          <w:b/>
          <w:sz w:val="20"/>
          <w:szCs w:val="20"/>
          <w:lang w:val="nl-BE"/>
        </w:rPr>
        <w:t>4…</w:t>
      </w:r>
      <w:r>
        <w:rPr>
          <w:b/>
          <w:sz w:val="20"/>
          <w:szCs w:val="20"/>
          <w:lang w:val="nl-BE"/>
        </w:rPr>
        <w:tab/>
      </w:r>
      <w:r>
        <w:rPr>
          <w:b/>
          <w:sz w:val="20"/>
          <w:szCs w:val="20"/>
          <w:lang w:val="nl-BE"/>
        </w:rPr>
        <w:tab/>
      </w:r>
      <w:r w:rsidRPr="00AD04D8">
        <w:rPr>
          <w:b/>
          <w:sz w:val="20"/>
          <w:szCs w:val="20"/>
          <w:lang w:val="nl-BE"/>
        </w:rPr>
        <w:t>Kc3</w:t>
      </w:r>
    </w:p>
    <w:p w14:paraId="32045187" w14:textId="77777777" w:rsidR="00DD2916" w:rsidRPr="00AD04D8" w:rsidRDefault="00DA43D3" w:rsidP="00412822">
      <w:pPr>
        <w:pStyle w:val="03aText"/>
        <w:widowControl/>
        <w:rPr>
          <w:lang w:val="nl-BE"/>
        </w:rPr>
      </w:pPr>
      <w:r>
        <w:rPr>
          <w:lang w:val="nl-BE"/>
        </w:rPr>
        <w:t>4…Kc4</w:t>
      </w:r>
      <w:r w:rsidR="0024545F">
        <w:rPr>
          <w:lang w:val="nl-BE"/>
        </w:rPr>
        <w:t>?</w:t>
      </w:r>
      <w:r>
        <w:rPr>
          <w:lang w:val="nl-BE"/>
        </w:rPr>
        <w:t xml:space="preserve">  Db5+ Kc3 6.Db3+ Kd2 7.Dc2+ Ke1 8.De2+ en mat.</w:t>
      </w:r>
    </w:p>
    <w:p w14:paraId="6AB8870D" w14:textId="77777777" w:rsidR="00412822" w:rsidRPr="005072D5" w:rsidRDefault="00412822" w:rsidP="00D60A93">
      <w:pPr>
        <w:rPr>
          <w:lang w:val="nl-BE"/>
        </w:rPr>
      </w:pPr>
      <w:r>
        <w:rPr>
          <w:lang w:val="nl-BE"/>
        </w:rPr>
        <w:t xml:space="preserve">         </w:t>
      </w:r>
      <w:r w:rsidR="00D60A93">
        <w:rPr>
          <w:b/>
          <w:sz w:val="20"/>
          <w:szCs w:val="20"/>
          <w:lang w:val="nl-BE"/>
        </w:rPr>
        <w:t xml:space="preserve"> </w:t>
      </w:r>
      <w:r w:rsidRPr="00AD04D8">
        <w:rPr>
          <w:b/>
          <w:sz w:val="20"/>
          <w:szCs w:val="20"/>
          <w:lang w:val="nl-BE"/>
        </w:rPr>
        <w:t>5.Dc2+</w:t>
      </w:r>
      <w:r w:rsidRPr="00AD04D8">
        <w:rPr>
          <w:b/>
          <w:sz w:val="20"/>
          <w:szCs w:val="20"/>
          <w:lang w:val="nl-BE"/>
        </w:rPr>
        <w:tab/>
      </w:r>
      <w:r w:rsidR="00A50663">
        <w:rPr>
          <w:b/>
          <w:sz w:val="20"/>
          <w:szCs w:val="20"/>
          <w:lang w:val="nl-BE"/>
        </w:rPr>
        <w:tab/>
      </w:r>
      <w:r w:rsidRPr="00AD04D8">
        <w:rPr>
          <w:b/>
          <w:sz w:val="20"/>
          <w:szCs w:val="20"/>
          <w:lang w:val="nl-BE"/>
        </w:rPr>
        <w:t>Kb4</w:t>
      </w:r>
    </w:p>
    <w:p w14:paraId="4421E3DA" w14:textId="77777777" w:rsidR="00412822" w:rsidRPr="00AD04D8" w:rsidRDefault="00CF219C" w:rsidP="00412822">
      <w:pPr>
        <w:rPr>
          <w:b/>
          <w:sz w:val="20"/>
          <w:szCs w:val="20"/>
          <w:lang w:val="nl-BE"/>
        </w:rPr>
      </w:pPr>
      <w:r>
        <w:rPr>
          <w:b/>
          <w:sz w:val="20"/>
          <w:szCs w:val="20"/>
          <w:lang w:val="nl-BE"/>
        </w:rPr>
        <w:t xml:space="preserve">           </w:t>
      </w:r>
      <w:r w:rsidR="00412822">
        <w:rPr>
          <w:b/>
          <w:sz w:val="20"/>
          <w:szCs w:val="20"/>
          <w:lang w:val="nl-BE"/>
        </w:rPr>
        <w:t xml:space="preserve"> </w:t>
      </w:r>
      <w:r w:rsidR="00412822" w:rsidRPr="00AD04D8">
        <w:rPr>
          <w:b/>
          <w:sz w:val="20"/>
          <w:szCs w:val="20"/>
          <w:lang w:val="nl-BE"/>
        </w:rPr>
        <w:t>6.Db3+</w:t>
      </w:r>
      <w:r w:rsidR="00412822" w:rsidRPr="00AD04D8">
        <w:rPr>
          <w:b/>
          <w:sz w:val="20"/>
          <w:szCs w:val="20"/>
          <w:lang w:val="nl-BE"/>
        </w:rPr>
        <w:tab/>
      </w:r>
      <w:r w:rsidR="00412822" w:rsidRPr="00AD04D8">
        <w:rPr>
          <w:b/>
          <w:sz w:val="20"/>
          <w:szCs w:val="20"/>
          <w:lang w:val="nl-BE"/>
        </w:rPr>
        <w:tab/>
        <w:t>Kc5</w:t>
      </w:r>
    </w:p>
    <w:p w14:paraId="632EEBC6" w14:textId="77777777" w:rsidR="00412822" w:rsidRPr="00AD04D8" w:rsidRDefault="00CF219C" w:rsidP="00412822">
      <w:pPr>
        <w:rPr>
          <w:b/>
          <w:sz w:val="20"/>
          <w:szCs w:val="20"/>
          <w:lang w:val="nl-BE"/>
        </w:rPr>
      </w:pPr>
      <w:r>
        <w:rPr>
          <w:b/>
          <w:sz w:val="20"/>
          <w:szCs w:val="20"/>
          <w:lang w:val="nl-BE"/>
        </w:rPr>
        <w:t xml:space="preserve">            </w:t>
      </w:r>
      <w:r w:rsidR="00412822" w:rsidRPr="00AD04D8">
        <w:rPr>
          <w:b/>
          <w:sz w:val="20"/>
          <w:szCs w:val="20"/>
          <w:lang w:val="nl-BE"/>
        </w:rPr>
        <w:t>7.Db5+</w:t>
      </w:r>
      <w:r w:rsidR="00412822" w:rsidRPr="00AD04D8">
        <w:rPr>
          <w:b/>
          <w:sz w:val="20"/>
          <w:szCs w:val="20"/>
          <w:lang w:val="nl-BE"/>
        </w:rPr>
        <w:tab/>
      </w:r>
      <w:r w:rsidR="00412822" w:rsidRPr="00AD04D8">
        <w:rPr>
          <w:b/>
          <w:sz w:val="20"/>
          <w:szCs w:val="20"/>
          <w:lang w:val="nl-BE"/>
        </w:rPr>
        <w:tab/>
        <w:t>Kd6</w:t>
      </w:r>
    </w:p>
    <w:p w14:paraId="1A17F302" w14:textId="77777777" w:rsidR="00412822" w:rsidRDefault="00CF219C" w:rsidP="00412822">
      <w:pPr>
        <w:rPr>
          <w:b/>
          <w:sz w:val="20"/>
          <w:szCs w:val="20"/>
          <w:lang w:val="nl-BE"/>
        </w:rPr>
      </w:pPr>
      <w:r>
        <w:rPr>
          <w:b/>
          <w:sz w:val="20"/>
          <w:szCs w:val="20"/>
          <w:lang w:val="nl-BE"/>
        </w:rPr>
        <w:t xml:space="preserve">            </w:t>
      </w:r>
      <w:r w:rsidR="00412822" w:rsidRPr="00AD04D8">
        <w:rPr>
          <w:b/>
          <w:sz w:val="20"/>
          <w:szCs w:val="20"/>
          <w:lang w:val="nl-BE"/>
        </w:rPr>
        <w:t>8.Dd7+</w:t>
      </w:r>
    </w:p>
    <w:p w14:paraId="23D252AB" w14:textId="77777777" w:rsidR="00412822" w:rsidRPr="00F327CF" w:rsidRDefault="00412822" w:rsidP="00412822">
      <w:pPr>
        <w:rPr>
          <w:i/>
          <w:sz w:val="20"/>
          <w:szCs w:val="20"/>
          <w:lang w:val="nl-BE"/>
        </w:rPr>
      </w:pPr>
      <w:r>
        <w:rPr>
          <w:sz w:val="20"/>
          <w:szCs w:val="20"/>
          <w:lang w:val="nl-BE"/>
        </w:rPr>
        <w:t>8.Dc6+</w:t>
      </w:r>
      <w:r w:rsidR="0024545F">
        <w:rPr>
          <w:sz w:val="20"/>
          <w:szCs w:val="20"/>
          <w:lang w:val="nl-BE"/>
        </w:rPr>
        <w:t xml:space="preserve"> Ke5 9.De8+</w:t>
      </w:r>
      <w:r>
        <w:rPr>
          <w:sz w:val="20"/>
          <w:szCs w:val="20"/>
          <w:lang w:val="nl-BE"/>
        </w:rPr>
        <w:t>Kd5</w:t>
      </w:r>
      <w:r w:rsidR="0024545F">
        <w:rPr>
          <w:sz w:val="20"/>
          <w:szCs w:val="20"/>
          <w:lang w:val="nl-BE"/>
        </w:rPr>
        <w:t xml:space="preserve"> </w:t>
      </w:r>
      <w:r>
        <w:rPr>
          <w:sz w:val="20"/>
          <w:szCs w:val="20"/>
          <w:lang w:val="nl-BE"/>
        </w:rPr>
        <w:t xml:space="preserve">10.Dd7+ </w:t>
      </w:r>
    </w:p>
    <w:p w14:paraId="56BA33C6" w14:textId="77777777" w:rsidR="00CF219C" w:rsidRDefault="00412822" w:rsidP="00412822">
      <w:pPr>
        <w:rPr>
          <w:b/>
          <w:sz w:val="20"/>
          <w:szCs w:val="20"/>
          <w:lang w:val="nl-BE"/>
        </w:rPr>
      </w:pPr>
      <w:r>
        <w:rPr>
          <w:b/>
          <w:sz w:val="20"/>
          <w:szCs w:val="20"/>
          <w:lang w:val="nl-BE"/>
        </w:rPr>
        <w:t xml:space="preserve">          </w:t>
      </w:r>
    </w:p>
    <w:p w14:paraId="406121F9" w14:textId="77777777" w:rsidR="00CF219C" w:rsidRDefault="00CF219C" w:rsidP="00412822">
      <w:pPr>
        <w:rPr>
          <w:b/>
          <w:sz w:val="20"/>
          <w:szCs w:val="20"/>
          <w:lang w:val="nl-BE"/>
        </w:rPr>
      </w:pPr>
    </w:p>
    <w:p w14:paraId="69612EA3" w14:textId="77777777" w:rsidR="00CF219C" w:rsidRDefault="00CF219C" w:rsidP="00CF219C">
      <w:pPr>
        <w:ind w:firstLine="708"/>
        <w:rPr>
          <w:b/>
          <w:sz w:val="20"/>
          <w:szCs w:val="20"/>
          <w:lang w:val="nl-BE"/>
        </w:rPr>
      </w:pPr>
    </w:p>
    <w:p w14:paraId="5047139B" w14:textId="77777777" w:rsidR="00CF219C" w:rsidRDefault="00CF219C" w:rsidP="00CF219C">
      <w:pPr>
        <w:ind w:firstLine="708"/>
        <w:rPr>
          <w:b/>
          <w:sz w:val="20"/>
          <w:szCs w:val="20"/>
          <w:lang w:val="nl-BE"/>
        </w:rPr>
      </w:pPr>
    </w:p>
    <w:p w14:paraId="51C80CD4" w14:textId="77777777" w:rsidR="00CF219C" w:rsidRDefault="00412822" w:rsidP="00CF219C">
      <w:pPr>
        <w:ind w:firstLine="708"/>
        <w:rPr>
          <w:b/>
          <w:sz w:val="20"/>
          <w:szCs w:val="20"/>
          <w:lang w:val="nl-BE"/>
        </w:rPr>
      </w:pPr>
      <w:r>
        <w:rPr>
          <w:b/>
          <w:sz w:val="20"/>
          <w:szCs w:val="20"/>
          <w:lang w:val="nl-BE"/>
        </w:rPr>
        <w:t xml:space="preserve"> 8…</w:t>
      </w:r>
      <w:r>
        <w:rPr>
          <w:b/>
          <w:sz w:val="20"/>
          <w:szCs w:val="20"/>
          <w:lang w:val="nl-BE"/>
        </w:rPr>
        <w:tab/>
      </w:r>
      <w:r>
        <w:rPr>
          <w:b/>
          <w:sz w:val="20"/>
          <w:szCs w:val="20"/>
          <w:lang w:val="nl-BE"/>
        </w:rPr>
        <w:tab/>
      </w:r>
      <w:r w:rsidR="00DD4820">
        <w:rPr>
          <w:b/>
          <w:sz w:val="20"/>
          <w:szCs w:val="20"/>
          <w:lang w:val="nl-BE"/>
        </w:rPr>
        <w:t>Ke</w:t>
      </w:r>
      <w:r w:rsidRPr="00AD04D8">
        <w:rPr>
          <w:b/>
          <w:sz w:val="20"/>
          <w:szCs w:val="20"/>
          <w:lang w:val="nl-BE"/>
        </w:rPr>
        <w:t>5</w:t>
      </w:r>
    </w:p>
    <w:p w14:paraId="02A113F6" w14:textId="77777777" w:rsidR="00412822" w:rsidRDefault="00CF219C" w:rsidP="00CF219C">
      <w:pPr>
        <w:ind w:firstLine="708"/>
        <w:rPr>
          <w:b/>
          <w:sz w:val="20"/>
          <w:szCs w:val="20"/>
          <w:lang w:val="nl-BE"/>
        </w:rPr>
      </w:pPr>
      <w:r>
        <w:rPr>
          <w:b/>
          <w:sz w:val="20"/>
          <w:szCs w:val="20"/>
          <w:lang w:val="nl-BE"/>
        </w:rPr>
        <w:t xml:space="preserve"> 9.Dg7+ </w:t>
      </w:r>
    </w:p>
    <w:p w14:paraId="788769E7" w14:textId="77777777" w:rsidR="00412822" w:rsidRPr="00F327CF" w:rsidRDefault="00412822" w:rsidP="00412822">
      <w:pPr>
        <w:jc w:val="both"/>
        <w:rPr>
          <w:i/>
          <w:sz w:val="20"/>
          <w:szCs w:val="20"/>
          <w:lang w:val="nl-BE"/>
        </w:rPr>
      </w:pPr>
      <w:r>
        <w:rPr>
          <w:sz w:val="20"/>
          <w:szCs w:val="20"/>
          <w:lang w:val="nl-BE"/>
        </w:rPr>
        <w:t xml:space="preserve">9.Db5+? Kd6 10.Dd7+ Kc5 12.Dc6+ </w:t>
      </w:r>
      <w:r w:rsidR="00CF0A7D">
        <w:rPr>
          <w:i/>
          <w:sz w:val="20"/>
          <w:szCs w:val="20"/>
          <w:lang w:val="nl-BE"/>
        </w:rPr>
        <w:t>(Z</w:t>
      </w:r>
      <w:r>
        <w:rPr>
          <w:i/>
          <w:sz w:val="20"/>
          <w:szCs w:val="20"/>
          <w:lang w:val="nl-BE"/>
        </w:rPr>
        <w:t>ie zet 9</w:t>
      </w:r>
      <w:r w:rsidR="009A5548">
        <w:rPr>
          <w:i/>
          <w:sz w:val="20"/>
          <w:szCs w:val="20"/>
          <w:lang w:val="nl-BE"/>
        </w:rPr>
        <w:t>)</w:t>
      </w:r>
      <w:r>
        <w:rPr>
          <w:i/>
          <w:sz w:val="20"/>
          <w:szCs w:val="20"/>
          <w:lang w:val="nl-BE"/>
        </w:rPr>
        <w:t>.</w:t>
      </w:r>
    </w:p>
    <w:p w14:paraId="7DF6C332" w14:textId="77777777" w:rsidR="00412822" w:rsidRPr="00DD4820" w:rsidRDefault="00412822" w:rsidP="00DD4820">
      <w:pPr>
        <w:rPr>
          <w:b/>
          <w:sz w:val="20"/>
          <w:szCs w:val="20"/>
          <w:lang w:val="nl-BE"/>
        </w:rPr>
      </w:pPr>
      <w:r>
        <w:rPr>
          <w:b/>
          <w:sz w:val="20"/>
          <w:szCs w:val="20"/>
          <w:lang w:val="nl-BE"/>
        </w:rPr>
        <w:t xml:space="preserve">         </w:t>
      </w:r>
      <w:r w:rsidR="00CF219C">
        <w:rPr>
          <w:b/>
          <w:sz w:val="20"/>
          <w:szCs w:val="20"/>
          <w:lang w:val="nl-BE"/>
        </w:rPr>
        <w:t xml:space="preserve"> </w:t>
      </w:r>
      <w:r>
        <w:rPr>
          <w:b/>
          <w:sz w:val="20"/>
          <w:szCs w:val="20"/>
          <w:lang w:val="nl-BE"/>
        </w:rPr>
        <w:t xml:space="preserve">    9…</w:t>
      </w:r>
      <w:r>
        <w:rPr>
          <w:b/>
          <w:sz w:val="20"/>
          <w:szCs w:val="20"/>
          <w:lang w:val="nl-BE"/>
        </w:rPr>
        <w:tab/>
      </w:r>
      <w:r>
        <w:rPr>
          <w:b/>
          <w:sz w:val="20"/>
          <w:szCs w:val="20"/>
          <w:lang w:val="nl-BE"/>
        </w:rPr>
        <w:tab/>
      </w:r>
      <w:r w:rsidR="00DD4820">
        <w:rPr>
          <w:b/>
          <w:sz w:val="20"/>
          <w:szCs w:val="20"/>
          <w:lang w:val="nl-BE"/>
        </w:rPr>
        <w:t xml:space="preserve">Kd5                                                    </w:t>
      </w:r>
    </w:p>
    <w:p w14:paraId="7EAB44E1" w14:textId="77777777" w:rsidR="00DD4820" w:rsidRDefault="00DD4820" w:rsidP="00412822">
      <w:pPr>
        <w:pStyle w:val="03aText"/>
        <w:widowControl/>
        <w:rPr>
          <w:b/>
          <w:lang w:val="nl-BE"/>
        </w:rPr>
      </w:pPr>
      <w:r>
        <w:rPr>
          <w:lang w:val="nl-BE"/>
        </w:rPr>
        <w:t xml:space="preserve">          </w:t>
      </w:r>
      <w:r w:rsidR="00CF219C">
        <w:rPr>
          <w:lang w:val="nl-BE"/>
        </w:rPr>
        <w:t xml:space="preserve"> </w:t>
      </w:r>
      <w:r>
        <w:rPr>
          <w:lang w:val="nl-BE"/>
        </w:rPr>
        <w:t xml:space="preserve"> </w:t>
      </w:r>
      <w:r w:rsidR="00CF219C">
        <w:rPr>
          <w:b/>
          <w:lang w:val="nl-BE"/>
        </w:rPr>
        <w:t>10.Lb3+</w:t>
      </w:r>
      <w:r w:rsidR="00CF219C">
        <w:rPr>
          <w:b/>
          <w:lang w:val="nl-BE"/>
        </w:rPr>
        <w:tab/>
      </w:r>
      <w:r>
        <w:rPr>
          <w:b/>
          <w:lang w:val="nl-BE"/>
        </w:rPr>
        <w:t>Kc5</w:t>
      </w:r>
    </w:p>
    <w:p w14:paraId="0B7E655A" w14:textId="77777777" w:rsidR="00DD4820" w:rsidRDefault="00DD4820" w:rsidP="00412822">
      <w:pPr>
        <w:pStyle w:val="03aText"/>
        <w:widowControl/>
        <w:rPr>
          <w:b/>
          <w:lang w:val="nl-BE"/>
        </w:rPr>
      </w:pPr>
      <w:r>
        <w:rPr>
          <w:b/>
          <w:lang w:val="nl-BE"/>
        </w:rPr>
        <w:t xml:space="preserve">          </w:t>
      </w:r>
      <w:r w:rsidR="00CF219C">
        <w:rPr>
          <w:b/>
          <w:lang w:val="nl-BE"/>
        </w:rPr>
        <w:t xml:space="preserve"> </w:t>
      </w:r>
      <w:r>
        <w:rPr>
          <w:b/>
          <w:lang w:val="nl-BE"/>
        </w:rPr>
        <w:t xml:space="preserve"> </w:t>
      </w:r>
      <w:r w:rsidR="00711E0E">
        <w:rPr>
          <w:b/>
          <w:lang w:val="nl-BE"/>
        </w:rPr>
        <w:t xml:space="preserve">11.Da7+    </w:t>
      </w:r>
      <w:r w:rsidR="00711E0E">
        <w:rPr>
          <w:b/>
          <w:lang w:val="nl-BE"/>
        </w:rPr>
        <w:tab/>
        <w:t>Kb5</w:t>
      </w:r>
    </w:p>
    <w:p w14:paraId="0B02D9AF" w14:textId="77777777" w:rsidR="00DD4820" w:rsidRDefault="00711E0E" w:rsidP="00412822">
      <w:pPr>
        <w:pStyle w:val="03aText"/>
        <w:widowControl/>
        <w:rPr>
          <w:b/>
          <w:lang w:val="nl-BE"/>
        </w:rPr>
      </w:pPr>
      <w:r>
        <w:rPr>
          <w:b/>
          <w:lang w:val="nl-BE"/>
        </w:rPr>
        <w:t xml:space="preserve">            12.Dxd4</w:t>
      </w:r>
    </w:p>
    <w:p w14:paraId="0765B398" w14:textId="77777777" w:rsidR="00711E0E" w:rsidRPr="00711E0E" w:rsidRDefault="00711E0E" w:rsidP="00412822">
      <w:pPr>
        <w:pStyle w:val="03aText"/>
        <w:widowControl/>
        <w:rPr>
          <w:lang w:val="nl-BE"/>
        </w:rPr>
      </w:pPr>
      <w:r>
        <w:rPr>
          <w:lang w:val="nl-BE"/>
        </w:rPr>
        <w:t>En wit wint.</w:t>
      </w:r>
    </w:p>
    <w:p w14:paraId="63A7775A" w14:textId="77777777" w:rsidR="00DD4820" w:rsidRPr="00CF219C" w:rsidRDefault="00DD4820" w:rsidP="00412822">
      <w:pPr>
        <w:pStyle w:val="03aText"/>
        <w:widowControl/>
        <w:rPr>
          <w:lang w:val="nl-BE"/>
        </w:rPr>
      </w:pPr>
    </w:p>
    <w:p w14:paraId="2A9AAD2F" w14:textId="77777777" w:rsidR="00412822" w:rsidRPr="00AD04D8" w:rsidRDefault="00D11499" w:rsidP="00412822">
      <w:pPr>
        <w:pStyle w:val="03aText"/>
        <w:widowControl/>
        <w:rPr>
          <w:lang w:val="nl-BE"/>
        </w:rPr>
      </w:pPr>
      <w:r>
        <w:rPr>
          <w:lang w:val="nl-BE"/>
        </w:rPr>
        <w:t xml:space="preserve">In </w:t>
      </w:r>
      <w:r w:rsidR="00412822" w:rsidRPr="00AD04D8">
        <w:rPr>
          <w:i/>
          <w:iCs/>
          <w:lang w:val="nl-BE"/>
        </w:rPr>
        <w:t>Probleemblad</w:t>
      </w:r>
      <w:r>
        <w:rPr>
          <w:i/>
          <w:iCs/>
          <w:lang w:val="nl-BE"/>
        </w:rPr>
        <w:t xml:space="preserve"> </w:t>
      </w:r>
      <w:r w:rsidR="00B7275F">
        <w:rPr>
          <w:bCs/>
          <w:lang w:val="nl-BE"/>
        </w:rPr>
        <w:t>(</w:t>
      </w:r>
      <w:r w:rsidR="00412822" w:rsidRPr="00AD04D8">
        <w:rPr>
          <w:lang w:val="nl-BE"/>
        </w:rPr>
        <w:t>1999</w:t>
      </w:r>
      <w:r w:rsidR="0063433E">
        <w:rPr>
          <w:lang w:val="nl-BE"/>
        </w:rPr>
        <w:t>)</w:t>
      </w:r>
      <w:r w:rsidR="00433608">
        <w:rPr>
          <w:lang w:val="nl-BE"/>
        </w:rPr>
        <w:t xml:space="preserve"> </w:t>
      </w:r>
      <w:r w:rsidR="00412822" w:rsidRPr="00AD04D8">
        <w:rPr>
          <w:lang w:val="nl-BE"/>
        </w:rPr>
        <w:t xml:space="preserve">publiceer-de ik dit miniatuurtje: </w:t>
      </w:r>
    </w:p>
    <w:p w14:paraId="0AF2B6B9" w14:textId="77777777" w:rsidR="00412822" w:rsidRPr="00AD04D8" w:rsidRDefault="00412822" w:rsidP="00412822">
      <w:pPr>
        <w:pStyle w:val="03cOpmerking"/>
        <w:widowControl/>
        <w:spacing w:before="240"/>
        <w:rPr>
          <w:b/>
          <w:lang w:val="nl-BE"/>
        </w:rPr>
      </w:pPr>
      <w:r w:rsidRPr="00AD04D8">
        <w:rPr>
          <w:b/>
          <w:lang w:val="nl-BE"/>
        </w:rPr>
        <w:t xml:space="preserve">Kf3 Dg8 La4 / Kd3 Dd4 + </w:t>
      </w:r>
    </w:p>
    <w:p w14:paraId="1C589819" w14:textId="77777777" w:rsidR="00412822" w:rsidRPr="00521303" w:rsidRDefault="00412822" w:rsidP="00412822">
      <w:pPr>
        <w:pStyle w:val="03cOpmerking"/>
        <w:widowControl/>
        <w:spacing w:before="240"/>
        <w:rPr>
          <w:b/>
          <w:i/>
          <w:lang w:val="nl-BE"/>
        </w:rPr>
      </w:pPr>
      <w:r w:rsidRPr="00AD04D8">
        <w:rPr>
          <w:lang w:val="nl-BE"/>
        </w:rPr>
        <w:t>met de oplossin</w:t>
      </w:r>
      <w:r w:rsidR="00DB070E">
        <w:rPr>
          <w:lang w:val="nl-BE"/>
        </w:rPr>
        <w:t xml:space="preserve">g: </w:t>
      </w:r>
      <w:r w:rsidR="00DB070E" w:rsidRPr="00521303">
        <w:rPr>
          <w:b/>
          <w:lang w:val="nl-BE"/>
        </w:rPr>
        <w:t>1.Db3+ Kc3 2.Dd5+ Dd4 3.Df5+ Kc3 4.Dc2+</w:t>
      </w:r>
      <w:r w:rsidRPr="00521303">
        <w:rPr>
          <w:b/>
          <w:lang w:val="nl-BE"/>
        </w:rPr>
        <w:t xml:space="preserve"> </w:t>
      </w:r>
      <w:r w:rsidRPr="00521303">
        <w:rPr>
          <w:lang w:val="nl-BE"/>
        </w:rPr>
        <w:t>enzovoort</w:t>
      </w:r>
      <w:r w:rsidR="00DB070E" w:rsidRPr="00521303">
        <w:rPr>
          <w:lang w:val="nl-BE"/>
        </w:rPr>
        <w:t>,</w:t>
      </w:r>
      <w:r w:rsidRPr="00521303">
        <w:rPr>
          <w:lang w:val="nl-BE"/>
        </w:rPr>
        <w:t xml:space="preserve"> al</w:t>
      </w:r>
      <w:r w:rsidR="00674FAD" w:rsidRPr="00521303">
        <w:rPr>
          <w:lang w:val="nl-BE"/>
        </w:rPr>
        <w:t>s boven</w:t>
      </w:r>
      <w:r w:rsidR="00521303">
        <w:rPr>
          <w:lang w:val="nl-BE"/>
        </w:rPr>
        <w:t>:</w:t>
      </w:r>
      <w:r w:rsidR="00674FAD" w:rsidRPr="00521303">
        <w:rPr>
          <w:b/>
          <w:lang w:val="nl-BE"/>
        </w:rPr>
        <w:t xml:space="preserve"> 5.Dc2.</w:t>
      </w:r>
    </w:p>
    <w:p w14:paraId="0DCFB61A" w14:textId="77777777" w:rsidR="00711E0E" w:rsidRPr="00711E0E" w:rsidRDefault="00412822" w:rsidP="00412822">
      <w:pPr>
        <w:pStyle w:val="03cOpmerking"/>
        <w:widowControl/>
        <w:spacing w:before="240"/>
        <w:rPr>
          <w:i/>
          <w:lang w:val="nl-BE"/>
        </w:rPr>
      </w:pPr>
      <w:r w:rsidRPr="00AD04D8">
        <w:rPr>
          <w:lang w:val="nl-BE"/>
        </w:rPr>
        <w:t>Ward Stoffe</w:t>
      </w:r>
      <w:r w:rsidRPr="00AD04D8">
        <w:rPr>
          <w:lang w:val="nl-BE"/>
        </w:rPr>
        <w:softHyphen/>
        <w:t xml:space="preserve">len schreef toen: </w:t>
      </w:r>
      <w:r w:rsidRPr="000B60AE">
        <w:rPr>
          <w:lang w:val="nl-BE"/>
        </w:rPr>
        <w:t>“Met</w:t>
      </w:r>
      <w:r w:rsidRPr="00AD04D8">
        <w:rPr>
          <w:lang w:val="nl-BE"/>
        </w:rPr>
        <w:t xml:space="preserve"> </w:t>
      </w:r>
      <w:r w:rsidRPr="006C6A62">
        <w:rPr>
          <w:i/>
          <w:lang w:val="nl-BE"/>
        </w:rPr>
        <w:t>minder ma</w:t>
      </w:r>
      <w:r w:rsidRPr="006C6A62">
        <w:rPr>
          <w:i/>
          <w:lang w:val="nl-BE"/>
        </w:rPr>
        <w:softHyphen/>
        <w:t xml:space="preserve">teriaal kan het niet. </w:t>
      </w:r>
      <w:r w:rsidRPr="00711E0E">
        <w:rPr>
          <w:i/>
          <w:lang w:val="nl-BE"/>
        </w:rPr>
        <w:t>Zo</w:t>
      </w:r>
      <w:r w:rsidR="0064748D" w:rsidRPr="00711E0E">
        <w:rPr>
          <w:i/>
          <w:lang w:val="nl-BE"/>
        </w:rPr>
        <w:t>-</w:t>
      </w:r>
      <w:r w:rsidRPr="00711E0E">
        <w:rPr>
          <w:i/>
          <w:lang w:val="nl-BE"/>
        </w:rPr>
        <w:t>als hij al enkele malen met</w:t>
      </w:r>
      <w:r w:rsidRPr="00711E0E">
        <w:rPr>
          <w:lang w:val="nl-BE"/>
        </w:rPr>
        <w:t xml:space="preserve"> </w:t>
      </w:r>
      <w:r w:rsidRPr="00711E0E">
        <w:rPr>
          <w:i/>
          <w:lang w:val="nl-BE"/>
        </w:rPr>
        <w:t>paar</w:t>
      </w:r>
      <w:r w:rsidR="0064748D" w:rsidRPr="00711E0E">
        <w:rPr>
          <w:i/>
          <w:lang w:val="nl-BE"/>
        </w:rPr>
        <w:t>-</w:t>
      </w:r>
      <w:r w:rsidRPr="00711E0E">
        <w:rPr>
          <w:i/>
          <w:lang w:val="nl-BE"/>
        </w:rPr>
        <w:t>den toonde, speelt ook hier het terugke</w:t>
      </w:r>
      <w:r w:rsidR="00711E0E" w:rsidRPr="00711E0E">
        <w:rPr>
          <w:i/>
          <w:lang w:val="nl-BE"/>
        </w:rPr>
        <w:t xml:space="preserve">ermotief </w:t>
      </w:r>
      <w:r w:rsidR="005072D5" w:rsidRPr="00711E0E">
        <w:rPr>
          <w:i/>
          <w:lang w:val="nl-BE"/>
        </w:rPr>
        <w:t>een</w:t>
      </w:r>
      <w:r w:rsidR="00711E0E">
        <w:rPr>
          <w:i/>
          <w:lang w:val="nl-BE"/>
        </w:rPr>
        <w:t xml:space="preserve"> </w:t>
      </w:r>
      <w:r w:rsidRPr="00711E0E">
        <w:rPr>
          <w:i/>
          <w:lang w:val="nl-BE"/>
        </w:rPr>
        <w:t>hoofd</w:t>
      </w:r>
      <w:r w:rsidR="00FC3E37" w:rsidRPr="00711E0E">
        <w:rPr>
          <w:i/>
          <w:lang w:val="nl-BE"/>
        </w:rPr>
        <w:t>rol.</w:t>
      </w:r>
    </w:p>
    <w:p w14:paraId="7489ADB4" w14:textId="77777777" w:rsidR="00412822" w:rsidRPr="00711E0E" w:rsidRDefault="002F672C" w:rsidP="00412822">
      <w:pPr>
        <w:pStyle w:val="03cOpmerking"/>
        <w:widowControl/>
        <w:spacing w:before="240"/>
        <w:rPr>
          <w:i/>
        </w:rPr>
      </w:pPr>
      <w:r w:rsidRPr="005072D5">
        <w:rPr>
          <w:i/>
        </w:rPr>
        <w:t>”</w:t>
      </w:r>
      <w:r w:rsidR="00412822" w:rsidRPr="001D6918">
        <w:rPr>
          <w:lang w:val="en-GB"/>
        </w:rPr>
        <w:t xml:space="preserve">Maar Fernand Joseph reageerde aldus: </w:t>
      </w:r>
      <w:r w:rsidR="00412822" w:rsidRPr="001D6918">
        <w:rPr>
          <w:i/>
          <w:lang w:val="en-GB"/>
        </w:rPr>
        <w:t>“Wit</w:t>
      </w:r>
      <w:r w:rsidR="00146174">
        <w:rPr>
          <w:i/>
          <w:lang w:val="en-GB"/>
        </w:rPr>
        <w:t>h</w:t>
      </w:r>
      <w:r w:rsidR="00412822" w:rsidRPr="001D6918">
        <w:rPr>
          <w:i/>
          <w:lang w:val="en-GB"/>
        </w:rPr>
        <w:t xml:space="preserve"> all my respects to my esteemed and talented  country-man, I must say: this belongs to the past, certainly in the e</w:t>
      </w:r>
      <w:r w:rsidR="000F04B5">
        <w:rPr>
          <w:i/>
          <w:lang w:val="en-GB"/>
        </w:rPr>
        <w:t>ra of the Ken Thomson database,</w:t>
      </w:r>
      <w:r w:rsidR="00412822" w:rsidRPr="001D6918">
        <w:rPr>
          <w:i/>
          <w:lang w:val="en-GB"/>
        </w:rPr>
        <w:t xml:space="preserve"> which</w:t>
      </w:r>
      <w:r w:rsidR="00146174">
        <w:rPr>
          <w:i/>
          <w:lang w:val="en-GB"/>
        </w:rPr>
        <w:t xml:space="preserve"> enables the composi</w:t>
      </w:r>
      <w:r w:rsidR="00146174">
        <w:rPr>
          <w:i/>
          <w:lang w:val="en-GB"/>
        </w:rPr>
        <w:softHyphen/>
        <w:t>tion of nu</w:t>
      </w:r>
      <w:r w:rsidR="005072D5">
        <w:rPr>
          <w:i/>
          <w:lang w:val="en-GB"/>
        </w:rPr>
        <w:t>m</w:t>
      </w:r>
      <w:r w:rsidR="0064748D">
        <w:rPr>
          <w:i/>
          <w:lang w:val="en-GB"/>
        </w:rPr>
        <w:t>-</w:t>
      </w:r>
      <w:r w:rsidR="00412822" w:rsidRPr="001D6918">
        <w:rPr>
          <w:i/>
          <w:lang w:val="en-GB"/>
        </w:rPr>
        <w:t>rous of such endgames.”</w:t>
      </w:r>
      <w:r w:rsidR="00412822" w:rsidRPr="001D6918">
        <w:rPr>
          <w:lang w:val="en-GB"/>
        </w:rPr>
        <w:t xml:space="preserve"> </w:t>
      </w:r>
    </w:p>
    <w:p w14:paraId="60D9BD50" w14:textId="77777777" w:rsidR="00337945" w:rsidRPr="00446B2F" w:rsidRDefault="00337945" w:rsidP="00412822">
      <w:pPr>
        <w:pStyle w:val="03cOpmerking"/>
        <w:widowControl/>
        <w:spacing w:before="240"/>
      </w:pPr>
    </w:p>
    <w:p w14:paraId="1C4087B2" w14:textId="77777777" w:rsidR="00FB4BE0" w:rsidRPr="00CD76E4" w:rsidRDefault="00FB4BE0" w:rsidP="00412822">
      <w:pPr>
        <w:pStyle w:val="03cOpmerking"/>
        <w:widowControl/>
        <w:spacing w:before="240"/>
      </w:pPr>
    </w:p>
    <w:p w14:paraId="72A28523" w14:textId="77777777" w:rsidR="00FB4BE0" w:rsidRPr="00CD76E4" w:rsidRDefault="00FB4BE0" w:rsidP="00412822">
      <w:pPr>
        <w:pStyle w:val="03cOpmerking"/>
        <w:widowControl/>
        <w:spacing w:before="240"/>
      </w:pPr>
    </w:p>
    <w:p w14:paraId="5FDA88DF" w14:textId="77777777" w:rsidR="00FB4BE0" w:rsidRPr="00CD76E4" w:rsidRDefault="00FB4BE0" w:rsidP="00412822">
      <w:pPr>
        <w:pStyle w:val="03cOpmerking"/>
        <w:widowControl/>
        <w:spacing w:before="240"/>
      </w:pPr>
    </w:p>
    <w:p w14:paraId="5DC1C846" w14:textId="77777777" w:rsidR="00753A3C" w:rsidRDefault="00412822" w:rsidP="00412822">
      <w:pPr>
        <w:pStyle w:val="03cOpmerking"/>
        <w:widowControl/>
        <w:spacing w:before="240"/>
        <w:rPr>
          <w:lang w:val="nl-BE"/>
        </w:rPr>
      </w:pPr>
      <w:r w:rsidRPr="00AD04D8">
        <w:rPr>
          <w:lang w:val="nl-BE"/>
        </w:rPr>
        <w:t>Sorry Fernand, maar ik heb nog geen enkele compositie gezien</w:t>
      </w:r>
      <w:r>
        <w:rPr>
          <w:lang w:val="nl-BE"/>
        </w:rPr>
        <w:t xml:space="preserve">, vervaardigd door een database. </w:t>
      </w:r>
    </w:p>
    <w:p w14:paraId="6E2D0988" w14:textId="77777777" w:rsidR="00412822" w:rsidRDefault="00412822" w:rsidP="00412822">
      <w:pPr>
        <w:pStyle w:val="03cOpmerking"/>
        <w:widowControl/>
        <w:spacing w:before="240"/>
        <w:rPr>
          <w:lang w:val="nl-BE"/>
        </w:rPr>
      </w:pPr>
      <w:r>
        <w:rPr>
          <w:lang w:val="nl-BE"/>
        </w:rPr>
        <w:t>Wel kan deze laatste de correct-heid van een studie snel beves-tigen en is dan ook een handige  hulp bij het componeren.</w:t>
      </w:r>
    </w:p>
    <w:p w14:paraId="50D39A05" w14:textId="77777777" w:rsidR="006760B4" w:rsidRPr="00A50663" w:rsidRDefault="00412822" w:rsidP="00412822">
      <w:pPr>
        <w:pStyle w:val="03cOpmerking"/>
        <w:widowControl/>
        <w:spacing w:before="240"/>
        <w:rPr>
          <w:i/>
          <w:lang w:val="nl-BE"/>
        </w:rPr>
      </w:pPr>
      <w:r w:rsidRPr="00AD04D8">
        <w:rPr>
          <w:lang w:val="nl-BE"/>
        </w:rPr>
        <w:t>Maar compon</w:t>
      </w:r>
      <w:r w:rsidR="00D123A7">
        <w:rPr>
          <w:lang w:val="nl-BE"/>
        </w:rPr>
        <w:t>eren zelf kan alleen de componist!</w:t>
      </w:r>
      <w:r w:rsidR="00F94697">
        <w:rPr>
          <w:lang w:val="nl-BE"/>
        </w:rPr>
        <w:t>!</w:t>
      </w:r>
    </w:p>
    <w:p w14:paraId="60C89625" w14:textId="77777777" w:rsidR="006532CF" w:rsidRDefault="006532CF" w:rsidP="006532CF">
      <w:pPr>
        <w:pStyle w:val="03aText"/>
        <w:widowControl/>
        <w:rPr>
          <w:lang w:val="nl-BE"/>
        </w:rPr>
      </w:pPr>
    </w:p>
    <w:p w14:paraId="0A34EB9A" w14:textId="77777777" w:rsidR="00412822" w:rsidRPr="00653D12" w:rsidRDefault="00412822" w:rsidP="006532CF">
      <w:pPr>
        <w:pStyle w:val="03aText"/>
        <w:widowControl/>
        <w:rPr>
          <w:i/>
          <w:lang w:val="en-GB"/>
        </w:rPr>
      </w:pPr>
      <w:r w:rsidRPr="00AD04D8">
        <w:rPr>
          <w:lang w:val="nl-BE"/>
        </w:rPr>
        <w:t>En Alex Ettinger beweerde om-trent deze studie</w:t>
      </w:r>
      <w:r w:rsidRPr="00517E1F">
        <w:rPr>
          <w:lang w:val="nl-BE"/>
        </w:rPr>
        <w:t xml:space="preserve">: </w:t>
      </w:r>
      <w:r w:rsidRPr="00517E1F">
        <w:rPr>
          <w:i/>
          <w:lang w:val="nl-BE"/>
        </w:rPr>
        <w:t>“Mechanica</w:t>
      </w:r>
      <w:r w:rsidR="00A50663" w:rsidRPr="00517E1F">
        <w:rPr>
          <w:i/>
          <w:lang w:val="nl-BE"/>
        </w:rPr>
        <w:t xml:space="preserve">l </w:t>
      </w:r>
      <w:r w:rsidRPr="00517E1F">
        <w:rPr>
          <w:i/>
          <w:lang w:val="nl-BE"/>
        </w:rPr>
        <w:t xml:space="preserve">and unpleasant. </w:t>
      </w:r>
      <w:r w:rsidR="00B62758" w:rsidRPr="00517E1F">
        <w:rPr>
          <w:i/>
          <w:lang w:val="en-GB"/>
        </w:rPr>
        <w:t>I have seen so</w:t>
      </w:r>
      <w:r w:rsidR="008D42E7">
        <w:rPr>
          <w:i/>
          <w:lang w:val="en-GB"/>
        </w:rPr>
        <w:t>-</w:t>
      </w:r>
      <w:r w:rsidRPr="00517E1F">
        <w:rPr>
          <w:i/>
          <w:lang w:val="en-GB"/>
        </w:rPr>
        <w:t>mething slightly better and quite similar from P.Heuacker in Deut-sche Schach</w:t>
      </w:r>
      <w:r w:rsidRPr="00517E1F">
        <w:rPr>
          <w:i/>
          <w:lang w:val="en-GB"/>
        </w:rPr>
        <w:softHyphen/>
        <w:t>blätter 1939:</w:t>
      </w:r>
    </w:p>
    <w:p w14:paraId="2B3F2479" w14:textId="77777777" w:rsidR="00412822" w:rsidRPr="001D6918" w:rsidRDefault="00412822" w:rsidP="00412822">
      <w:pPr>
        <w:jc w:val="both"/>
        <w:rPr>
          <w:b/>
          <w:sz w:val="20"/>
          <w:szCs w:val="20"/>
          <w:lang w:val="en-GB"/>
        </w:rPr>
      </w:pPr>
    </w:p>
    <w:p w14:paraId="30671245" w14:textId="77777777" w:rsidR="00412822" w:rsidRPr="001D6918" w:rsidRDefault="00412822" w:rsidP="00412822">
      <w:pPr>
        <w:jc w:val="both"/>
        <w:rPr>
          <w:b/>
          <w:sz w:val="20"/>
          <w:szCs w:val="20"/>
          <w:lang w:val="en-GB"/>
        </w:rPr>
      </w:pPr>
      <w:r w:rsidRPr="001D6918">
        <w:rPr>
          <w:b/>
          <w:sz w:val="20"/>
          <w:szCs w:val="20"/>
          <w:lang w:val="en-GB"/>
        </w:rPr>
        <w:t xml:space="preserve"> Kh4 Da8 La6 / Ka2 Dc1 Lc5 +</w:t>
      </w:r>
    </w:p>
    <w:p w14:paraId="7D34B283" w14:textId="77777777" w:rsidR="00412822" w:rsidRPr="001D6918" w:rsidRDefault="00412822" w:rsidP="00412822">
      <w:pPr>
        <w:jc w:val="both"/>
        <w:rPr>
          <w:i/>
          <w:sz w:val="20"/>
          <w:szCs w:val="20"/>
          <w:lang w:val="en-GB"/>
        </w:rPr>
      </w:pPr>
    </w:p>
    <w:p w14:paraId="69B1366F" w14:textId="77777777" w:rsidR="00D11072" w:rsidRPr="00446B2F" w:rsidRDefault="00412822" w:rsidP="00412822">
      <w:pPr>
        <w:jc w:val="both"/>
        <w:rPr>
          <w:i/>
          <w:sz w:val="20"/>
          <w:szCs w:val="20"/>
          <w:lang w:val="en-GB"/>
        </w:rPr>
      </w:pPr>
      <w:r w:rsidRPr="00446B2F">
        <w:rPr>
          <w:i/>
          <w:sz w:val="20"/>
          <w:szCs w:val="20"/>
          <w:lang w:val="en-GB"/>
        </w:rPr>
        <w:t>1.Lc4+ Kb2 2.Da2+ Kc3 3.Db3+ Kd4 4.Dd3+ Ke5 5.Dd5+ Kf6 6.Df7+ Ke5 7.De6+ Kd4 8.Dd5+ Kc3 9.Dd3+ K</w:t>
      </w:r>
      <w:r w:rsidR="00D11072" w:rsidRPr="00446B2F">
        <w:rPr>
          <w:i/>
          <w:sz w:val="20"/>
          <w:szCs w:val="20"/>
          <w:lang w:val="en-GB"/>
        </w:rPr>
        <w:t>b2 10.Db3+ Ka1 11.Da2+ en mat</w:t>
      </w:r>
      <w:r w:rsidR="00514438" w:rsidRPr="00446B2F">
        <w:rPr>
          <w:i/>
          <w:sz w:val="20"/>
          <w:szCs w:val="20"/>
          <w:lang w:val="en-GB"/>
        </w:rPr>
        <w:t>."</w:t>
      </w:r>
    </w:p>
    <w:p w14:paraId="4E82416D" w14:textId="77777777" w:rsidR="007403B7" w:rsidRDefault="005D3F44" w:rsidP="00412822">
      <w:pPr>
        <w:pStyle w:val="03cOpmerking"/>
        <w:widowControl/>
        <w:spacing w:before="240"/>
        <w:rPr>
          <w:lang w:val="nl-BE"/>
        </w:rPr>
      </w:pPr>
      <w:r>
        <w:rPr>
          <w:lang w:val="nl-BE"/>
        </w:rPr>
        <w:t>Is mijn</w:t>
      </w:r>
      <w:r w:rsidR="00A371C4">
        <w:rPr>
          <w:lang w:val="nl-BE"/>
        </w:rPr>
        <w:t xml:space="preserve"> econo</w:t>
      </w:r>
      <w:r w:rsidR="00412822" w:rsidRPr="00AD04D8">
        <w:rPr>
          <w:lang w:val="nl-BE"/>
        </w:rPr>
        <w:t xml:space="preserve">mischere versie, met één stuk </w:t>
      </w:r>
      <w:r w:rsidR="00412822" w:rsidRPr="00852977">
        <w:rPr>
          <w:i/>
          <w:lang w:val="nl-BE"/>
        </w:rPr>
        <w:t>minder</w:t>
      </w:r>
      <w:r w:rsidR="00412822" w:rsidRPr="00AD04D8">
        <w:rPr>
          <w:lang w:val="nl-BE"/>
        </w:rPr>
        <w:t xml:space="preserve"> en één </w:t>
      </w:r>
      <w:r w:rsidR="002E1283">
        <w:rPr>
          <w:lang w:val="nl-BE"/>
        </w:rPr>
        <w:t>oplos</w:t>
      </w:r>
      <w:r w:rsidR="00D7157B">
        <w:rPr>
          <w:lang w:val="nl-BE"/>
        </w:rPr>
        <w:t>-</w:t>
      </w:r>
      <w:r>
        <w:rPr>
          <w:lang w:val="nl-BE"/>
        </w:rPr>
        <w:t>ings</w:t>
      </w:r>
      <w:r w:rsidR="00412822" w:rsidRPr="00AD04D8">
        <w:rPr>
          <w:lang w:val="nl-BE"/>
        </w:rPr>
        <w:t xml:space="preserve">zet </w:t>
      </w:r>
      <w:r w:rsidR="00412822" w:rsidRPr="00852977">
        <w:rPr>
          <w:i/>
          <w:lang w:val="nl-BE"/>
        </w:rPr>
        <w:t>meer</w:t>
      </w:r>
      <w:r w:rsidR="00791C1C" w:rsidRPr="00852977">
        <w:rPr>
          <w:i/>
          <w:lang w:val="nl-BE"/>
        </w:rPr>
        <w:t>,</w:t>
      </w:r>
      <w:r w:rsidR="00412822" w:rsidRPr="00AD04D8">
        <w:rPr>
          <w:lang w:val="nl-BE"/>
        </w:rPr>
        <w:t xml:space="preserve"> dan</w:t>
      </w:r>
      <w:r w:rsidR="00F3657E">
        <w:rPr>
          <w:lang w:val="nl-BE"/>
        </w:rPr>
        <w:t xml:space="preserve"> nog onaange</w:t>
      </w:r>
      <w:r w:rsidR="00DA4161">
        <w:rPr>
          <w:lang w:val="nl-BE"/>
        </w:rPr>
        <w:t>-</w:t>
      </w:r>
      <w:r w:rsidR="00F3657E">
        <w:rPr>
          <w:lang w:val="nl-BE"/>
        </w:rPr>
        <w:t xml:space="preserve">namer, Alex? </w:t>
      </w:r>
    </w:p>
    <w:p w14:paraId="7614CB29" w14:textId="77777777" w:rsidR="0056758E" w:rsidRDefault="0056758E" w:rsidP="00412822">
      <w:pPr>
        <w:pStyle w:val="03cOpmerking"/>
        <w:widowControl/>
        <w:spacing w:before="240"/>
        <w:rPr>
          <w:lang w:val="nl-BE"/>
        </w:rPr>
      </w:pPr>
    </w:p>
    <w:p w14:paraId="16C2D890" w14:textId="77777777" w:rsidR="0056758E" w:rsidRDefault="0056758E" w:rsidP="00412822">
      <w:pPr>
        <w:pStyle w:val="03cOpmerking"/>
        <w:widowControl/>
        <w:spacing w:before="240"/>
        <w:rPr>
          <w:lang w:val="nl-BE"/>
        </w:rPr>
      </w:pPr>
    </w:p>
    <w:p w14:paraId="4BFAB8BF" w14:textId="77777777" w:rsidR="0056758E" w:rsidRDefault="0056758E" w:rsidP="00412822">
      <w:pPr>
        <w:pStyle w:val="03cOpmerking"/>
        <w:widowControl/>
        <w:spacing w:before="240"/>
        <w:rPr>
          <w:lang w:val="nl-BE"/>
        </w:rPr>
      </w:pPr>
    </w:p>
    <w:p w14:paraId="6C8E4635" w14:textId="77777777" w:rsidR="0056758E" w:rsidRDefault="0056758E" w:rsidP="00412822">
      <w:pPr>
        <w:pStyle w:val="03cOpmerking"/>
        <w:widowControl/>
        <w:spacing w:before="240"/>
        <w:rPr>
          <w:lang w:val="nl-BE"/>
        </w:rPr>
      </w:pPr>
    </w:p>
    <w:p w14:paraId="292862C1" w14:textId="77777777" w:rsidR="00FB4BE0" w:rsidRDefault="00FB4BE0" w:rsidP="00412822">
      <w:pPr>
        <w:pStyle w:val="03cOpmerking"/>
        <w:widowControl/>
        <w:spacing w:before="240"/>
        <w:rPr>
          <w:lang w:val="nl-BE"/>
        </w:rPr>
      </w:pPr>
    </w:p>
    <w:p w14:paraId="0D615790" w14:textId="77777777" w:rsidR="00C9363C" w:rsidRDefault="00F3657E" w:rsidP="00412822">
      <w:pPr>
        <w:pStyle w:val="03cOpmerking"/>
        <w:widowControl/>
        <w:spacing w:before="240"/>
        <w:rPr>
          <w:lang w:val="nl-BE"/>
        </w:rPr>
      </w:pPr>
      <w:r>
        <w:rPr>
          <w:lang w:val="nl-BE"/>
        </w:rPr>
        <w:t>In de onder</w:t>
      </w:r>
      <w:r w:rsidR="00412822" w:rsidRPr="00AD04D8">
        <w:rPr>
          <w:lang w:val="nl-BE"/>
        </w:rPr>
        <w:t>staande recente ver</w:t>
      </w:r>
      <w:r w:rsidR="008D42E7">
        <w:rPr>
          <w:lang w:val="nl-BE"/>
        </w:rPr>
        <w:t>-</w:t>
      </w:r>
      <w:r w:rsidR="00412822" w:rsidRPr="00AD04D8">
        <w:rPr>
          <w:lang w:val="nl-BE"/>
        </w:rPr>
        <w:t>sie zijn er ze</w:t>
      </w:r>
      <w:r>
        <w:rPr>
          <w:lang w:val="nl-BE"/>
        </w:rPr>
        <w:t>lfs 3</w:t>
      </w:r>
      <w:r w:rsidR="005F3E2E">
        <w:rPr>
          <w:lang w:val="nl-BE"/>
        </w:rPr>
        <w:t xml:space="preserve"> zetten meer, </w:t>
      </w:r>
      <w:r>
        <w:rPr>
          <w:lang w:val="nl-BE"/>
        </w:rPr>
        <w:t>en die</w:t>
      </w:r>
      <w:r w:rsidR="001C573C">
        <w:rPr>
          <w:lang w:val="nl-BE"/>
        </w:rPr>
        <w:t xml:space="preserve"> heb</w:t>
      </w:r>
      <w:r w:rsidR="005F3E2E">
        <w:rPr>
          <w:lang w:val="nl-BE"/>
        </w:rPr>
        <w:t xml:space="preserve"> </w:t>
      </w:r>
      <w:r w:rsidR="002F3FAB" w:rsidRPr="00225506">
        <w:rPr>
          <w:i/>
          <w:lang w:val="nl-BE"/>
        </w:rPr>
        <w:t>‘ik’</w:t>
      </w:r>
      <w:r w:rsidR="00412822" w:rsidRPr="00AD04D8">
        <w:rPr>
          <w:lang w:val="nl-BE"/>
        </w:rPr>
        <w:t xml:space="preserve"> gevonden</w:t>
      </w:r>
      <w:r>
        <w:rPr>
          <w:lang w:val="nl-BE"/>
        </w:rPr>
        <w:t>,</w:t>
      </w:r>
      <w:r w:rsidR="00412822" w:rsidRPr="00AD04D8">
        <w:rPr>
          <w:lang w:val="nl-BE"/>
        </w:rPr>
        <w:t xml:space="preserve"> en niet de database</w:t>
      </w:r>
      <w:r w:rsidR="00D123A7">
        <w:rPr>
          <w:lang w:val="nl-BE"/>
        </w:rPr>
        <w:t>.</w:t>
      </w:r>
    </w:p>
    <w:p w14:paraId="6A68F3CB" w14:textId="77777777" w:rsidR="00A440F6" w:rsidRDefault="00A440F6" w:rsidP="00C9363C">
      <w:pPr>
        <w:pStyle w:val="02bSource"/>
        <w:widowControl/>
        <w:spacing w:line="190" w:lineRule="exact"/>
        <w:ind w:firstLine="113"/>
        <w:rPr>
          <w:b/>
          <w:noProof/>
          <w:lang w:val="nl-BE"/>
        </w:rPr>
      </w:pPr>
    </w:p>
    <w:p w14:paraId="575DB3B2" w14:textId="77777777" w:rsidR="00C9363C" w:rsidRPr="00AD04D8" w:rsidRDefault="00C9363C" w:rsidP="00C9363C">
      <w:pPr>
        <w:pStyle w:val="02bSource"/>
        <w:widowControl/>
        <w:spacing w:line="190" w:lineRule="exact"/>
        <w:ind w:firstLine="113"/>
        <w:rPr>
          <w:b/>
          <w:noProof/>
          <w:lang w:val="nl-BE"/>
        </w:rPr>
      </w:pPr>
      <w:r w:rsidRPr="00AD04D8">
        <w:rPr>
          <w:b/>
          <w:noProof/>
          <w:lang w:val="nl-BE"/>
        </w:rPr>
        <w:t xml:space="preserve">- </w:t>
      </w:r>
      <w:r>
        <w:rPr>
          <w:b/>
          <w:noProof/>
          <w:lang w:val="nl-BE"/>
        </w:rPr>
        <w:t>42</w:t>
      </w:r>
      <w:r w:rsidRPr="00AD04D8">
        <w:rPr>
          <w:b/>
          <w:noProof/>
          <w:lang w:val="nl-BE"/>
        </w:rPr>
        <w:t xml:space="preserve"> -</w:t>
      </w:r>
    </w:p>
    <w:p w14:paraId="40C3A4A8" w14:textId="77777777" w:rsidR="00C9363C" w:rsidRPr="00AD04D8" w:rsidRDefault="00C9363C" w:rsidP="00C9363C">
      <w:pPr>
        <w:pStyle w:val="02bSource"/>
        <w:widowControl/>
        <w:spacing w:line="190" w:lineRule="exact"/>
        <w:ind w:firstLine="113"/>
        <w:rPr>
          <w:i/>
          <w:iCs/>
          <w:lang w:val="nl-BE"/>
        </w:rPr>
      </w:pPr>
      <w:r>
        <w:rPr>
          <w:i/>
          <w:iCs/>
          <w:lang w:val="nl-BE"/>
        </w:rPr>
        <w:t xml:space="preserve">            </w:t>
      </w:r>
    </w:p>
    <w:p w14:paraId="2C909793" w14:textId="77777777" w:rsidR="00C9363C" w:rsidRPr="006451FB" w:rsidRDefault="00C9363C" w:rsidP="00C9363C">
      <w:pPr>
        <w:pStyle w:val="02bSource"/>
        <w:widowControl/>
        <w:spacing w:line="190" w:lineRule="exact"/>
        <w:ind w:firstLine="113"/>
        <w:outlineLvl w:val="0"/>
        <w:rPr>
          <w:iCs/>
          <w:lang w:val="nl-BE"/>
        </w:rPr>
      </w:pPr>
      <w:r w:rsidRPr="00D264DD">
        <w:rPr>
          <w:i/>
          <w:lang w:val="nl-BE"/>
        </w:rPr>
        <w:t>Origineel</w:t>
      </w:r>
      <w:r>
        <w:rPr>
          <w:lang w:val="nl-BE"/>
        </w:rPr>
        <w:t>, 2011</w:t>
      </w:r>
    </w:p>
    <w:p w14:paraId="4213B460" w14:textId="77777777" w:rsidR="00C9363C" w:rsidRPr="00B7275F" w:rsidRDefault="00C9363C" w:rsidP="00C9363C">
      <w:pPr>
        <w:pStyle w:val="02bSource"/>
        <w:widowControl/>
        <w:spacing w:line="190" w:lineRule="exact"/>
        <w:ind w:firstLine="113"/>
        <w:jc w:val="left"/>
        <w:outlineLvl w:val="0"/>
        <w:rPr>
          <w:lang w:val="nl-BE"/>
        </w:rPr>
      </w:pPr>
    </w:p>
    <w:p w14:paraId="08FB95C7" w14:textId="77777777" w:rsidR="00C9363C" w:rsidRPr="00AD04D8" w:rsidRDefault="00C9363C" w:rsidP="00C9363C">
      <w:pPr>
        <w:rPr>
          <w:lang w:val="nl-BE"/>
        </w:rPr>
      </w:pPr>
      <w:r>
        <w:object w:dxaOrig="4700" w:dyaOrig="4704" w14:anchorId="0C3DEE0C">
          <v:shape id="_x0000_i1062" type="#_x0000_t75" style="width:154.5pt;height:153.4pt" o:ole="">
            <v:imagedata r:id="rId93" o:title=""/>
          </v:shape>
          <o:OLEObject Type="Embed" ProgID="CorelDRAW.Graphic.12" ShapeID="_x0000_i1062" DrawAspect="Content" ObjectID="_1587467479" r:id="rId94"/>
        </w:object>
      </w:r>
    </w:p>
    <w:p w14:paraId="36ADB109" w14:textId="77777777" w:rsidR="008F6804" w:rsidRDefault="008F6804" w:rsidP="00C9363C">
      <w:pPr>
        <w:rPr>
          <w:b/>
          <w:lang w:val="nl-BE"/>
        </w:rPr>
      </w:pPr>
    </w:p>
    <w:p w14:paraId="406D7385" w14:textId="77777777" w:rsidR="00C9363C" w:rsidRPr="00AD04D8" w:rsidRDefault="00C9363C" w:rsidP="00C9363C">
      <w:pPr>
        <w:rPr>
          <w:sz w:val="20"/>
          <w:szCs w:val="20"/>
          <w:lang w:val="nl-BE"/>
        </w:rPr>
      </w:pPr>
      <w:r w:rsidRPr="00AD04D8">
        <w:rPr>
          <w:b/>
          <w:lang w:val="nl-BE"/>
        </w:rPr>
        <w:t>+</w:t>
      </w:r>
      <w:r w:rsidRPr="00AD04D8">
        <w:rPr>
          <w:sz w:val="20"/>
          <w:szCs w:val="20"/>
          <w:lang w:val="nl-BE"/>
        </w:rPr>
        <w:t xml:space="preserve">            </w:t>
      </w:r>
      <w:r>
        <w:rPr>
          <w:sz w:val="20"/>
          <w:szCs w:val="20"/>
          <w:lang w:val="nl-BE"/>
        </w:rPr>
        <w:t xml:space="preserve">                 </w:t>
      </w:r>
      <w:r w:rsidRPr="00C9363C">
        <w:rPr>
          <w:sz w:val="20"/>
          <w:szCs w:val="20"/>
          <w:lang w:val="nl-BE"/>
        </w:rPr>
        <w:t>0010.02 g3d3</w:t>
      </w:r>
    </w:p>
    <w:p w14:paraId="41F59992" w14:textId="77777777" w:rsidR="00297179" w:rsidRDefault="005F3E2E" w:rsidP="00365038">
      <w:pPr>
        <w:pStyle w:val="03cOpmerking"/>
        <w:widowControl/>
        <w:spacing w:before="240"/>
        <w:rPr>
          <w:lang w:val="nl-BE"/>
        </w:rPr>
      </w:pPr>
      <w:r w:rsidRPr="00B76D7D">
        <w:rPr>
          <w:b/>
          <w:lang w:val="nl-BE"/>
        </w:rPr>
        <w:t>1.b8D a1D 2</w:t>
      </w:r>
      <w:r w:rsidR="001C573C" w:rsidRPr="00B76D7D">
        <w:rPr>
          <w:b/>
          <w:lang w:val="nl-BE"/>
        </w:rPr>
        <w:t>.</w:t>
      </w:r>
      <w:r w:rsidRPr="00B76D7D">
        <w:rPr>
          <w:b/>
          <w:lang w:val="nl-BE"/>
        </w:rPr>
        <w:t xml:space="preserve">Dxb3+ Dc3 4.Dd5+ </w:t>
      </w:r>
      <w:r w:rsidR="00F00732" w:rsidRPr="00B76D7D">
        <w:rPr>
          <w:b/>
          <w:lang w:val="nl-BE"/>
        </w:rPr>
        <w:t>Dd4 5.Df5+</w:t>
      </w:r>
      <w:r w:rsidR="0066620E">
        <w:rPr>
          <w:b/>
          <w:lang w:val="nl-BE"/>
        </w:rPr>
        <w:t>…</w:t>
      </w:r>
      <w:r w:rsidR="0066620E">
        <w:rPr>
          <w:lang w:val="nl-BE"/>
        </w:rPr>
        <w:t xml:space="preserve"> </w:t>
      </w:r>
      <w:r w:rsidR="00F00732" w:rsidRPr="00B76D7D">
        <w:rPr>
          <w:lang w:val="nl-BE"/>
        </w:rPr>
        <w:t>tot</w:t>
      </w:r>
      <w:r w:rsidR="00F00732" w:rsidRPr="00B76D7D">
        <w:rPr>
          <w:b/>
          <w:lang w:val="nl-BE"/>
        </w:rPr>
        <w:t xml:space="preserve"> 14.De2+ </w:t>
      </w:r>
      <w:r w:rsidR="00F00732" w:rsidRPr="00B76D7D">
        <w:rPr>
          <w:lang w:val="nl-BE"/>
        </w:rPr>
        <w:t>en mat.</w:t>
      </w:r>
    </w:p>
    <w:p w14:paraId="0611513B" w14:textId="77777777" w:rsidR="00365038" w:rsidRPr="00297179" w:rsidRDefault="00297179" w:rsidP="00365038">
      <w:pPr>
        <w:pStyle w:val="03cOpmerking"/>
        <w:widowControl/>
        <w:spacing w:before="240"/>
        <w:rPr>
          <w:b/>
          <w:lang w:val="nl-BE"/>
        </w:rPr>
      </w:pPr>
      <w:r>
        <w:rPr>
          <w:lang w:val="nl-BE"/>
        </w:rPr>
        <w:t xml:space="preserve">Ik opteer voor </w:t>
      </w:r>
      <w:r w:rsidR="001C573C">
        <w:rPr>
          <w:lang w:val="nl-BE"/>
        </w:rPr>
        <w:t xml:space="preserve">de </w:t>
      </w:r>
      <w:r w:rsidR="00404554">
        <w:rPr>
          <w:lang w:val="nl-BE"/>
        </w:rPr>
        <w:t xml:space="preserve">eenvoud: </w:t>
      </w:r>
      <w:r>
        <w:rPr>
          <w:lang w:val="nl-BE"/>
        </w:rPr>
        <w:t>een ‘</w:t>
      </w:r>
      <w:r>
        <w:rPr>
          <w:i/>
          <w:lang w:val="nl-BE"/>
        </w:rPr>
        <w:t>maljutka’.</w:t>
      </w:r>
    </w:p>
    <w:p w14:paraId="6165FA15" w14:textId="77777777" w:rsidR="00E526A7" w:rsidRDefault="00E526A7" w:rsidP="00155C08">
      <w:pPr>
        <w:pStyle w:val="03cOpmerking"/>
        <w:widowControl/>
        <w:spacing w:before="240"/>
        <w:jc w:val="center"/>
        <w:rPr>
          <w:b/>
          <w:lang w:val="nl-BE"/>
        </w:rPr>
      </w:pPr>
    </w:p>
    <w:p w14:paraId="2037D391" w14:textId="77777777" w:rsidR="00337945" w:rsidRDefault="00337945" w:rsidP="00155C08">
      <w:pPr>
        <w:pStyle w:val="03cOpmerking"/>
        <w:widowControl/>
        <w:spacing w:before="240"/>
        <w:jc w:val="center"/>
        <w:rPr>
          <w:b/>
          <w:lang w:val="nl-BE"/>
        </w:rPr>
      </w:pPr>
    </w:p>
    <w:p w14:paraId="18BC36A6" w14:textId="77777777" w:rsidR="00FB4BE0" w:rsidRDefault="00FB4BE0" w:rsidP="005D755A">
      <w:pPr>
        <w:pStyle w:val="03cOpmerking"/>
        <w:widowControl/>
        <w:spacing w:before="240"/>
        <w:jc w:val="center"/>
        <w:rPr>
          <w:b/>
          <w:lang w:val="nl-BE"/>
        </w:rPr>
      </w:pPr>
    </w:p>
    <w:p w14:paraId="07893109" w14:textId="77777777" w:rsidR="00412822" w:rsidRPr="00035665" w:rsidRDefault="00412822" w:rsidP="005D755A">
      <w:pPr>
        <w:pStyle w:val="03cOpmerking"/>
        <w:widowControl/>
        <w:spacing w:before="240"/>
        <w:jc w:val="center"/>
        <w:rPr>
          <w:i/>
          <w:lang w:val="nl-BE"/>
        </w:rPr>
      </w:pPr>
      <w:r w:rsidRPr="00876814">
        <w:rPr>
          <w:b/>
          <w:lang w:val="nl-BE"/>
        </w:rPr>
        <w:lastRenderedPageBreak/>
        <w:t>-</w:t>
      </w:r>
      <w:r w:rsidRPr="00AD04D8">
        <w:rPr>
          <w:lang w:val="nl-BE"/>
        </w:rPr>
        <w:t xml:space="preserve"> </w:t>
      </w:r>
      <w:r w:rsidR="0064657E">
        <w:rPr>
          <w:b/>
          <w:lang w:val="nl-BE"/>
        </w:rPr>
        <w:t>43</w:t>
      </w:r>
      <w:r w:rsidRPr="00AD04D8">
        <w:rPr>
          <w:b/>
          <w:lang w:val="nl-BE"/>
        </w:rPr>
        <w:t xml:space="preserve"> -</w:t>
      </w:r>
    </w:p>
    <w:p w14:paraId="352AD89F" w14:textId="77777777" w:rsidR="00412822" w:rsidRPr="00AD04D8" w:rsidRDefault="00412822" w:rsidP="00412822">
      <w:pPr>
        <w:pStyle w:val="02bSource"/>
        <w:widowControl/>
        <w:tabs>
          <w:tab w:val="left" w:pos="114"/>
        </w:tabs>
        <w:spacing w:line="190" w:lineRule="exact"/>
        <w:ind w:firstLine="113"/>
        <w:rPr>
          <w:lang w:val="nl-BE"/>
        </w:rPr>
      </w:pPr>
    </w:p>
    <w:p w14:paraId="47C52800" w14:textId="77777777" w:rsidR="00412822" w:rsidRPr="00AD04D8" w:rsidRDefault="00412822" w:rsidP="00412822">
      <w:pPr>
        <w:pStyle w:val="02bSource"/>
        <w:widowControl/>
        <w:tabs>
          <w:tab w:val="left" w:pos="114"/>
        </w:tabs>
        <w:spacing w:line="190" w:lineRule="exact"/>
        <w:ind w:firstLine="113"/>
        <w:rPr>
          <w:lang w:val="nl-BE"/>
        </w:rPr>
      </w:pPr>
      <w:r w:rsidRPr="00AD04D8">
        <w:rPr>
          <w:i/>
          <w:iCs/>
          <w:lang w:val="nl-BE"/>
        </w:rPr>
        <w:t>Probleemblad,</w:t>
      </w:r>
      <w:r w:rsidRPr="00AD04D8">
        <w:rPr>
          <w:lang w:val="nl-BE"/>
        </w:rPr>
        <w:t xml:space="preserve"> 2005</w:t>
      </w:r>
    </w:p>
    <w:p w14:paraId="719C527A" w14:textId="77777777" w:rsidR="00412822" w:rsidRPr="00AD04D8" w:rsidRDefault="00412822" w:rsidP="00412822">
      <w:pPr>
        <w:pStyle w:val="02bSource"/>
        <w:widowControl/>
        <w:tabs>
          <w:tab w:val="left" w:pos="114"/>
        </w:tabs>
        <w:spacing w:line="190" w:lineRule="exact"/>
        <w:ind w:firstLine="113"/>
        <w:rPr>
          <w:lang w:val="nl-BE"/>
        </w:rPr>
      </w:pPr>
    </w:p>
    <w:p w14:paraId="1515014B" w14:textId="77777777" w:rsidR="00412822" w:rsidRDefault="00412822" w:rsidP="00412822">
      <w:pPr>
        <w:rPr>
          <w:lang w:val="nl-BE"/>
        </w:rPr>
      </w:pPr>
      <w:r w:rsidRPr="00AD04D8">
        <w:rPr>
          <w:lang w:val="nl-BE"/>
        </w:rPr>
        <w:object w:dxaOrig="4700" w:dyaOrig="4704" w14:anchorId="3EE1F84F">
          <v:shape id="_x0000_i1063" type="#_x0000_t75" style="width:154.5pt;height:150.65pt" o:ole="">
            <v:imagedata r:id="rId95" o:title=""/>
          </v:shape>
          <o:OLEObject Type="Embed" ProgID="CorelDRAW.Graphic.12" ShapeID="_x0000_i1063" DrawAspect="Content" ObjectID="_1587467480" r:id="rId96"/>
        </w:object>
      </w:r>
    </w:p>
    <w:p w14:paraId="61DF4E2B" w14:textId="77777777" w:rsidR="008F6804" w:rsidRDefault="008F6804" w:rsidP="00412822">
      <w:pPr>
        <w:spacing w:line="190" w:lineRule="exact"/>
        <w:rPr>
          <w:rFonts w:cs="Arial"/>
          <w:b/>
          <w:lang w:val="nl-BE"/>
        </w:rPr>
      </w:pPr>
    </w:p>
    <w:p w14:paraId="4EC6C31A" w14:textId="77777777" w:rsidR="0044542F" w:rsidRPr="00CD76E4" w:rsidRDefault="00412822" w:rsidP="00CD76E4">
      <w:pPr>
        <w:spacing w:line="190" w:lineRule="exact"/>
        <w:rPr>
          <w:rFonts w:cs="Arial"/>
          <w:sz w:val="20"/>
          <w:szCs w:val="20"/>
          <w:lang w:val="nl-BE"/>
        </w:rPr>
      </w:pPr>
      <w:r w:rsidRPr="00CD76E4">
        <w:rPr>
          <w:rFonts w:cs="Arial"/>
          <w:b/>
          <w:lang w:val="nl-BE"/>
        </w:rPr>
        <w:t>+</w:t>
      </w:r>
      <w:r w:rsidR="000464C9" w:rsidRPr="00CD76E4">
        <w:rPr>
          <w:rFonts w:cs="Arial"/>
          <w:sz w:val="20"/>
          <w:szCs w:val="20"/>
          <w:lang w:val="nl-BE"/>
        </w:rPr>
        <w:t xml:space="preserve">                            </w:t>
      </w:r>
      <w:r w:rsidR="00FC7164" w:rsidRPr="00CD76E4">
        <w:rPr>
          <w:rFonts w:cs="Arial"/>
          <w:sz w:val="20"/>
          <w:szCs w:val="20"/>
          <w:lang w:val="nl-BE"/>
        </w:rPr>
        <w:t xml:space="preserve"> </w:t>
      </w:r>
      <w:r w:rsidRPr="00CD76E4">
        <w:rPr>
          <w:rFonts w:cs="Arial"/>
          <w:sz w:val="20"/>
          <w:szCs w:val="20"/>
          <w:lang w:val="nl-BE"/>
        </w:rPr>
        <w:t>1330.00 e1a1</w:t>
      </w:r>
    </w:p>
    <w:p w14:paraId="3A37A379" w14:textId="77777777" w:rsidR="00B55692" w:rsidRDefault="00B55692" w:rsidP="00412822">
      <w:pPr>
        <w:pStyle w:val="03aText"/>
        <w:widowControl/>
        <w:rPr>
          <w:lang w:val="nl-BE"/>
        </w:rPr>
      </w:pPr>
    </w:p>
    <w:p w14:paraId="0387296F" w14:textId="77777777" w:rsidR="00412822" w:rsidRPr="00CD76E4" w:rsidRDefault="00412822" w:rsidP="00B55692">
      <w:pPr>
        <w:ind w:firstLine="708"/>
        <w:rPr>
          <w:rFonts w:cs="Arial"/>
          <w:b/>
          <w:sz w:val="20"/>
          <w:szCs w:val="20"/>
          <w:lang w:val="nl-BE"/>
        </w:rPr>
      </w:pPr>
      <w:r w:rsidRPr="00CD76E4">
        <w:rPr>
          <w:rFonts w:cs="Arial"/>
          <w:b/>
          <w:sz w:val="20"/>
          <w:szCs w:val="20"/>
          <w:lang w:val="nl-BE"/>
        </w:rPr>
        <w:t>1.Da8+</w:t>
      </w:r>
      <w:r w:rsidRPr="00CD76E4">
        <w:rPr>
          <w:rFonts w:cs="Arial"/>
          <w:b/>
          <w:sz w:val="20"/>
          <w:szCs w:val="20"/>
          <w:lang w:val="nl-BE"/>
        </w:rPr>
        <w:tab/>
      </w:r>
      <w:r w:rsidRPr="00CD76E4">
        <w:rPr>
          <w:rFonts w:cs="Arial"/>
          <w:b/>
          <w:sz w:val="20"/>
          <w:szCs w:val="20"/>
          <w:lang w:val="nl-BE"/>
        </w:rPr>
        <w:tab/>
        <w:t>La2</w:t>
      </w:r>
    </w:p>
    <w:p w14:paraId="734D3DF2" w14:textId="77777777" w:rsidR="00A72546" w:rsidRPr="00484F31" w:rsidRDefault="00412822" w:rsidP="00412822">
      <w:pPr>
        <w:jc w:val="both"/>
        <w:rPr>
          <w:rFonts w:cs="Arial"/>
          <w:sz w:val="20"/>
          <w:szCs w:val="20"/>
          <w:lang w:val="nl-BE"/>
        </w:rPr>
      </w:pPr>
      <w:r w:rsidRPr="00484F31">
        <w:rPr>
          <w:rFonts w:cs="Arial"/>
          <w:sz w:val="20"/>
          <w:szCs w:val="20"/>
          <w:lang w:val="nl-BE"/>
        </w:rPr>
        <w:t>1…Kb2</w:t>
      </w:r>
      <w:r w:rsidR="00FC6C43" w:rsidRPr="00484F31">
        <w:rPr>
          <w:rFonts w:cs="Arial"/>
          <w:sz w:val="20"/>
          <w:szCs w:val="20"/>
          <w:lang w:val="nl-BE"/>
        </w:rPr>
        <w:t>?</w:t>
      </w:r>
      <w:r w:rsidRPr="00484F31">
        <w:rPr>
          <w:rFonts w:cs="Arial"/>
          <w:sz w:val="20"/>
          <w:szCs w:val="20"/>
          <w:lang w:val="nl-BE"/>
        </w:rPr>
        <w:t xml:space="preserve"> 2.De4</w:t>
      </w:r>
      <w:r w:rsidR="007E1EC2" w:rsidRPr="00484F31">
        <w:rPr>
          <w:rFonts w:cs="Arial"/>
          <w:sz w:val="20"/>
          <w:szCs w:val="20"/>
          <w:lang w:val="nl-BE"/>
        </w:rPr>
        <w:t xml:space="preserve"> </w:t>
      </w:r>
      <w:r w:rsidR="004C2270" w:rsidRPr="00484F31">
        <w:rPr>
          <w:rFonts w:cs="Arial"/>
          <w:sz w:val="20"/>
          <w:szCs w:val="20"/>
          <w:lang w:val="nl-BE"/>
        </w:rPr>
        <w:t>Ld7 3.Dd4+</w:t>
      </w:r>
      <w:r w:rsidR="007E1EC2" w:rsidRPr="00484F31">
        <w:rPr>
          <w:rFonts w:cs="Arial"/>
          <w:sz w:val="20"/>
          <w:szCs w:val="20"/>
          <w:lang w:val="nl-BE"/>
        </w:rPr>
        <w:t xml:space="preserve"> en</w:t>
      </w:r>
      <w:r w:rsidR="006518F2" w:rsidRPr="00484F31">
        <w:rPr>
          <w:rFonts w:cs="Arial"/>
          <w:sz w:val="20"/>
          <w:szCs w:val="20"/>
          <w:lang w:val="nl-BE"/>
        </w:rPr>
        <w:t xml:space="preserve"> </w:t>
      </w:r>
      <w:r w:rsidR="004C2270" w:rsidRPr="00484F31">
        <w:rPr>
          <w:rFonts w:cs="Arial"/>
          <w:sz w:val="20"/>
          <w:szCs w:val="20"/>
          <w:lang w:val="nl-BE"/>
        </w:rPr>
        <w:t>4.Dxd7 of</w:t>
      </w:r>
      <w:r w:rsidR="004D6E69" w:rsidRPr="00484F31">
        <w:rPr>
          <w:rFonts w:cs="Arial"/>
          <w:sz w:val="20"/>
          <w:szCs w:val="20"/>
          <w:lang w:val="nl-BE"/>
        </w:rPr>
        <w:t>:</w:t>
      </w:r>
      <w:r w:rsidR="00341C9D" w:rsidRPr="00484F31">
        <w:rPr>
          <w:rFonts w:cs="Arial"/>
          <w:sz w:val="20"/>
          <w:szCs w:val="20"/>
          <w:lang w:val="nl-BE"/>
        </w:rPr>
        <w:t xml:space="preserve"> hier </w:t>
      </w:r>
      <w:r w:rsidR="004C2270" w:rsidRPr="00484F31">
        <w:rPr>
          <w:rFonts w:cs="Arial"/>
          <w:sz w:val="20"/>
          <w:szCs w:val="20"/>
          <w:lang w:val="nl-BE"/>
        </w:rPr>
        <w:t>2…Le5 3</w:t>
      </w:r>
      <w:r w:rsidR="00A72546" w:rsidRPr="00484F31">
        <w:rPr>
          <w:rFonts w:cs="Arial"/>
          <w:sz w:val="20"/>
          <w:szCs w:val="20"/>
          <w:lang w:val="nl-BE"/>
        </w:rPr>
        <w:t>.</w:t>
      </w:r>
      <w:r w:rsidR="004C2270" w:rsidRPr="00484F31">
        <w:rPr>
          <w:rFonts w:cs="Arial"/>
          <w:sz w:val="20"/>
          <w:szCs w:val="20"/>
          <w:lang w:val="nl-BE"/>
        </w:rPr>
        <w:t>De2+ Kc3 4.Dxb5.</w:t>
      </w:r>
      <w:r w:rsidR="00B23AE2" w:rsidRPr="00484F31">
        <w:rPr>
          <w:rFonts w:cs="Arial"/>
          <w:sz w:val="20"/>
          <w:szCs w:val="20"/>
          <w:lang w:val="nl-BE"/>
        </w:rPr>
        <w:t xml:space="preserve"> </w:t>
      </w:r>
    </w:p>
    <w:p w14:paraId="754E56B6" w14:textId="77777777" w:rsidR="00412822" w:rsidRPr="00CD76E4" w:rsidRDefault="00412822" w:rsidP="00412822">
      <w:pPr>
        <w:rPr>
          <w:rFonts w:cs="Arial"/>
          <w:b/>
          <w:sz w:val="20"/>
          <w:szCs w:val="20"/>
          <w:lang w:val="nl-BE"/>
        </w:rPr>
      </w:pPr>
      <w:r w:rsidRPr="00CD76E4">
        <w:rPr>
          <w:rFonts w:cs="Arial"/>
          <w:b/>
          <w:sz w:val="20"/>
          <w:szCs w:val="20"/>
          <w:lang w:val="nl-BE"/>
        </w:rPr>
        <w:tab/>
        <w:t>2.Dh8+</w:t>
      </w:r>
      <w:r w:rsidRPr="00CD76E4">
        <w:rPr>
          <w:rFonts w:cs="Arial"/>
          <w:b/>
          <w:sz w:val="20"/>
          <w:szCs w:val="20"/>
          <w:lang w:val="nl-BE"/>
        </w:rPr>
        <w:tab/>
      </w:r>
      <w:r w:rsidRPr="00CD76E4">
        <w:rPr>
          <w:rFonts w:cs="Arial"/>
          <w:b/>
          <w:sz w:val="20"/>
          <w:szCs w:val="20"/>
          <w:lang w:val="nl-BE"/>
        </w:rPr>
        <w:tab/>
        <w:t>Tb2</w:t>
      </w:r>
    </w:p>
    <w:p w14:paraId="5961703D" w14:textId="77777777" w:rsidR="00412822" w:rsidRPr="00CD76E4" w:rsidRDefault="00412822" w:rsidP="00412822">
      <w:pPr>
        <w:jc w:val="both"/>
        <w:rPr>
          <w:rFonts w:cs="Arial"/>
          <w:sz w:val="20"/>
          <w:szCs w:val="20"/>
          <w:lang w:val="en-GB"/>
        </w:rPr>
      </w:pPr>
      <w:r w:rsidRPr="00CD76E4">
        <w:rPr>
          <w:rFonts w:cs="Arial"/>
          <w:sz w:val="20"/>
          <w:szCs w:val="20"/>
          <w:lang w:val="nl-BE"/>
        </w:rPr>
        <w:t>Het beste want bijvoorbeeld: 2...</w:t>
      </w:r>
      <w:r w:rsidR="00B23AE2" w:rsidRPr="00CD76E4">
        <w:rPr>
          <w:rFonts w:cs="Arial"/>
          <w:sz w:val="20"/>
          <w:szCs w:val="20"/>
          <w:lang w:val="nl-BE"/>
        </w:rPr>
        <w:t>Kb1</w:t>
      </w:r>
      <w:r w:rsidR="00FC6C43" w:rsidRPr="00CD76E4">
        <w:rPr>
          <w:rFonts w:cs="Arial"/>
          <w:sz w:val="20"/>
          <w:szCs w:val="20"/>
          <w:lang w:val="nl-BE"/>
        </w:rPr>
        <w:t>?</w:t>
      </w:r>
      <w:r w:rsidR="00B23AE2" w:rsidRPr="00CD76E4">
        <w:rPr>
          <w:rFonts w:cs="Arial"/>
          <w:sz w:val="20"/>
          <w:szCs w:val="20"/>
          <w:lang w:val="nl-BE"/>
        </w:rPr>
        <w:t xml:space="preserve"> </w:t>
      </w:r>
      <w:r w:rsidR="00B23AE2" w:rsidRPr="00CD76E4">
        <w:rPr>
          <w:rFonts w:cs="Arial"/>
          <w:sz w:val="20"/>
          <w:szCs w:val="20"/>
        </w:rPr>
        <w:t>3.Dd4 K</w:t>
      </w:r>
      <w:r w:rsidR="00B23AE2" w:rsidRPr="00CD76E4">
        <w:rPr>
          <w:rFonts w:cs="Arial"/>
          <w:sz w:val="20"/>
          <w:szCs w:val="20"/>
          <w:lang w:val="en-GB"/>
        </w:rPr>
        <w:t>c2 4.Da4+ Tb3 5.Dxa2+.</w:t>
      </w:r>
    </w:p>
    <w:p w14:paraId="0A1BB233" w14:textId="77777777" w:rsidR="00412822" w:rsidRPr="00CD76E4" w:rsidRDefault="00412822" w:rsidP="00412822">
      <w:pPr>
        <w:rPr>
          <w:rFonts w:cs="Arial"/>
          <w:b/>
          <w:sz w:val="20"/>
          <w:szCs w:val="20"/>
          <w:lang w:val="nl-BE"/>
        </w:rPr>
      </w:pPr>
      <w:r w:rsidRPr="00CD76E4">
        <w:rPr>
          <w:rFonts w:cs="Arial"/>
          <w:b/>
          <w:sz w:val="20"/>
          <w:szCs w:val="20"/>
          <w:lang w:val="en-GB"/>
        </w:rPr>
        <w:tab/>
      </w:r>
      <w:r w:rsidRPr="00CD76E4">
        <w:rPr>
          <w:rFonts w:cs="Arial"/>
          <w:b/>
          <w:sz w:val="20"/>
          <w:szCs w:val="20"/>
          <w:lang w:val="nl-BE"/>
        </w:rPr>
        <w:t>3.Kd1</w:t>
      </w:r>
      <w:r w:rsidRPr="00CD76E4">
        <w:rPr>
          <w:rFonts w:cs="Arial"/>
          <w:b/>
          <w:sz w:val="20"/>
          <w:szCs w:val="20"/>
          <w:lang w:val="nl-BE"/>
        </w:rPr>
        <w:tab/>
      </w:r>
      <w:r w:rsidRPr="00CD76E4">
        <w:rPr>
          <w:rFonts w:cs="Arial"/>
          <w:b/>
          <w:sz w:val="20"/>
          <w:szCs w:val="20"/>
          <w:lang w:val="nl-BE"/>
        </w:rPr>
        <w:tab/>
        <w:t>Kb1</w:t>
      </w:r>
    </w:p>
    <w:p w14:paraId="6390006E" w14:textId="77777777" w:rsidR="006760B4" w:rsidRPr="00CD76E4" w:rsidRDefault="00412822" w:rsidP="00412822">
      <w:pPr>
        <w:pStyle w:val="03aText"/>
        <w:widowControl/>
        <w:rPr>
          <w:b/>
          <w:lang w:val="nl-BE"/>
        </w:rPr>
      </w:pPr>
      <w:r w:rsidRPr="00CD76E4">
        <w:rPr>
          <w:lang w:val="nl-BE"/>
        </w:rPr>
        <w:t>En</w:t>
      </w:r>
      <w:r w:rsidR="00B23AE2" w:rsidRPr="00CD76E4">
        <w:rPr>
          <w:lang w:val="nl-BE"/>
        </w:rPr>
        <w:t xml:space="preserve"> wit</w:t>
      </w:r>
      <w:r w:rsidRPr="00CD76E4">
        <w:rPr>
          <w:lang w:val="nl-BE"/>
        </w:rPr>
        <w:t xml:space="preserve"> daalt zelfzeker de trap af</w:t>
      </w:r>
      <w:r w:rsidRPr="00CD76E4">
        <w:rPr>
          <w:b/>
          <w:lang w:val="nl-BE"/>
        </w:rPr>
        <w:t>:</w:t>
      </w:r>
    </w:p>
    <w:p w14:paraId="266D54C1" w14:textId="77777777" w:rsidR="00412822" w:rsidRPr="00CD76E4" w:rsidRDefault="00412822" w:rsidP="00B23AE2">
      <w:pPr>
        <w:pStyle w:val="03aText"/>
        <w:widowControl/>
        <w:ind w:firstLine="708"/>
        <w:rPr>
          <w:b/>
          <w:lang w:val="nl-BE"/>
        </w:rPr>
      </w:pPr>
      <w:r w:rsidRPr="00CD76E4">
        <w:rPr>
          <w:b/>
          <w:lang w:val="nl-BE"/>
        </w:rPr>
        <w:t>4.Dh7+</w:t>
      </w:r>
      <w:r w:rsidRPr="00CD76E4">
        <w:rPr>
          <w:b/>
          <w:lang w:val="nl-BE"/>
        </w:rPr>
        <w:tab/>
      </w:r>
      <w:r w:rsidRPr="00CD76E4">
        <w:rPr>
          <w:b/>
          <w:lang w:val="nl-BE"/>
        </w:rPr>
        <w:tab/>
        <w:t>Ka1</w:t>
      </w:r>
    </w:p>
    <w:p w14:paraId="4B592CF4" w14:textId="77777777" w:rsidR="00412822" w:rsidRPr="00CD76E4" w:rsidRDefault="00412822" w:rsidP="00CC6077">
      <w:pPr>
        <w:rPr>
          <w:rFonts w:cs="Arial"/>
          <w:b/>
          <w:sz w:val="20"/>
          <w:szCs w:val="20"/>
          <w:lang w:val="nl-BE"/>
        </w:rPr>
      </w:pPr>
      <w:r w:rsidRPr="00CD76E4">
        <w:rPr>
          <w:rFonts w:cs="Arial"/>
          <w:b/>
          <w:sz w:val="20"/>
          <w:szCs w:val="20"/>
          <w:lang w:val="nl-BE"/>
        </w:rPr>
        <w:tab/>
        <w:t>5.Dg7</w:t>
      </w:r>
      <w:r w:rsidRPr="00CD76E4">
        <w:rPr>
          <w:rFonts w:cs="Arial"/>
          <w:b/>
          <w:sz w:val="20"/>
          <w:szCs w:val="20"/>
          <w:lang w:val="nl-BE"/>
        </w:rPr>
        <w:tab/>
      </w:r>
      <w:r w:rsidRPr="00CD76E4">
        <w:rPr>
          <w:rFonts w:cs="Arial"/>
          <w:b/>
          <w:sz w:val="20"/>
          <w:szCs w:val="20"/>
          <w:lang w:val="nl-BE"/>
        </w:rPr>
        <w:tab/>
        <w:t>Kb1</w:t>
      </w:r>
    </w:p>
    <w:p w14:paraId="371E795D" w14:textId="77777777" w:rsidR="00412822" w:rsidRPr="00CD76E4" w:rsidRDefault="00412822" w:rsidP="00CD76E4">
      <w:pPr>
        <w:rPr>
          <w:rFonts w:cs="Arial"/>
          <w:b/>
          <w:sz w:val="20"/>
          <w:szCs w:val="20"/>
          <w:lang w:val="nl-BE"/>
        </w:rPr>
      </w:pPr>
      <w:r w:rsidRPr="00AD04D8">
        <w:rPr>
          <w:rFonts w:cs="Arial"/>
          <w:b/>
          <w:sz w:val="20"/>
          <w:szCs w:val="20"/>
          <w:lang w:val="nl-BE"/>
        </w:rPr>
        <w:tab/>
      </w:r>
      <w:r w:rsidRPr="00CD76E4">
        <w:rPr>
          <w:rFonts w:cs="Arial"/>
          <w:b/>
          <w:sz w:val="20"/>
          <w:szCs w:val="20"/>
          <w:lang w:val="nl-BE"/>
        </w:rPr>
        <w:t>6.Dg6+</w:t>
      </w:r>
      <w:r w:rsidRPr="00CD76E4">
        <w:rPr>
          <w:rFonts w:cs="Arial"/>
          <w:b/>
          <w:sz w:val="20"/>
          <w:szCs w:val="20"/>
          <w:lang w:val="nl-BE"/>
        </w:rPr>
        <w:tab/>
      </w:r>
      <w:r w:rsidRPr="00CD76E4">
        <w:rPr>
          <w:rFonts w:cs="Arial"/>
          <w:b/>
          <w:sz w:val="20"/>
          <w:szCs w:val="20"/>
          <w:lang w:val="nl-BE"/>
        </w:rPr>
        <w:tab/>
        <w:t>Ka1</w:t>
      </w:r>
    </w:p>
    <w:p w14:paraId="2722ADC4" w14:textId="77777777" w:rsidR="00412822" w:rsidRPr="00CD76E4" w:rsidRDefault="00412822" w:rsidP="00CC6077">
      <w:pPr>
        <w:rPr>
          <w:rFonts w:cs="Arial"/>
          <w:b/>
          <w:sz w:val="20"/>
          <w:szCs w:val="20"/>
          <w:lang w:val="nl-BE"/>
        </w:rPr>
      </w:pPr>
      <w:r w:rsidRPr="00CD76E4">
        <w:rPr>
          <w:rFonts w:cs="Arial"/>
          <w:b/>
          <w:sz w:val="20"/>
          <w:szCs w:val="20"/>
          <w:lang w:val="nl-BE"/>
        </w:rPr>
        <w:tab/>
        <w:t>7.Df6</w:t>
      </w:r>
      <w:r w:rsidRPr="00CD76E4">
        <w:rPr>
          <w:rFonts w:cs="Arial"/>
          <w:b/>
          <w:sz w:val="20"/>
          <w:szCs w:val="20"/>
          <w:lang w:val="nl-BE"/>
        </w:rPr>
        <w:tab/>
      </w:r>
      <w:r w:rsidRPr="00CD76E4">
        <w:rPr>
          <w:rFonts w:cs="Arial"/>
          <w:b/>
          <w:sz w:val="20"/>
          <w:szCs w:val="20"/>
          <w:lang w:val="nl-BE"/>
        </w:rPr>
        <w:tab/>
        <w:t>Kb1</w:t>
      </w:r>
    </w:p>
    <w:p w14:paraId="78710EE4" w14:textId="77777777" w:rsidR="00412822" w:rsidRPr="00CD76E4" w:rsidRDefault="00412822" w:rsidP="00412822">
      <w:pPr>
        <w:rPr>
          <w:rFonts w:cs="Arial"/>
          <w:b/>
          <w:sz w:val="20"/>
          <w:szCs w:val="20"/>
          <w:lang w:val="nl-BE"/>
        </w:rPr>
      </w:pPr>
      <w:r w:rsidRPr="00CD76E4">
        <w:rPr>
          <w:rFonts w:cs="Arial"/>
          <w:b/>
          <w:sz w:val="20"/>
          <w:szCs w:val="20"/>
          <w:lang w:val="nl-BE"/>
        </w:rPr>
        <w:tab/>
        <w:t>8.Df5+</w:t>
      </w:r>
      <w:r w:rsidRPr="00CD76E4">
        <w:rPr>
          <w:rFonts w:cs="Arial"/>
          <w:b/>
          <w:sz w:val="20"/>
          <w:szCs w:val="20"/>
          <w:lang w:val="nl-BE"/>
        </w:rPr>
        <w:tab/>
      </w:r>
      <w:r w:rsidRPr="00CD76E4">
        <w:rPr>
          <w:rFonts w:cs="Arial"/>
          <w:b/>
          <w:sz w:val="20"/>
          <w:szCs w:val="20"/>
          <w:lang w:val="nl-BE"/>
        </w:rPr>
        <w:tab/>
        <w:t>Ka1</w:t>
      </w:r>
    </w:p>
    <w:p w14:paraId="2455471A" w14:textId="77777777" w:rsidR="00412822" w:rsidRPr="00CD76E4" w:rsidRDefault="00412822" w:rsidP="00412822">
      <w:pPr>
        <w:rPr>
          <w:rFonts w:cs="Arial"/>
          <w:b/>
          <w:sz w:val="20"/>
          <w:szCs w:val="20"/>
          <w:lang w:val="nl-BE"/>
        </w:rPr>
      </w:pPr>
      <w:r w:rsidRPr="00CD76E4">
        <w:rPr>
          <w:rFonts w:cs="Arial"/>
          <w:b/>
          <w:sz w:val="20"/>
          <w:szCs w:val="20"/>
          <w:lang w:val="nl-BE"/>
        </w:rPr>
        <w:tab/>
        <w:t>9.De5</w:t>
      </w:r>
      <w:r w:rsidRPr="00CD76E4">
        <w:rPr>
          <w:rFonts w:cs="Arial"/>
          <w:b/>
          <w:sz w:val="20"/>
          <w:szCs w:val="20"/>
          <w:lang w:val="nl-BE"/>
        </w:rPr>
        <w:tab/>
      </w:r>
      <w:r w:rsidRPr="00CD76E4">
        <w:rPr>
          <w:rFonts w:cs="Arial"/>
          <w:b/>
          <w:sz w:val="20"/>
          <w:szCs w:val="20"/>
          <w:lang w:val="nl-BE"/>
        </w:rPr>
        <w:tab/>
        <w:t>Kb1</w:t>
      </w:r>
    </w:p>
    <w:p w14:paraId="7695771A" w14:textId="77777777" w:rsidR="00412822" w:rsidRPr="00CD76E4" w:rsidRDefault="00412822" w:rsidP="00412822">
      <w:pPr>
        <w:rPr>
          <w:rFonts w:cs="Arial"/>
          <w:b/>
          <w:sz w:val="20"/>
          <w:szCs w:val="20"/>
          <w:lang w:val="nl-BE"/>
        </w:rPr>
      </w:pPr>
      <w:r w:rsidRPr="00CD76E4">
        <w:rPr>
          <w:rFonts w:cs="Arial"/>
          <w:b/>
          <w:sz w:val="20"/>
          <w:szCs w:val="20"/>
          <w:lang w:val="nl-BE"/>
        </w:rPr>
        <w:t xml:space="preserve">           10.De4+</w:t>
      </w:r>
      <w:r w:rsidRPr="00CD76E4">
        <w:rPr>
          <w:rFonts w:cs="Arial"/>
          <w:b/>
          <w:sz w:val="20"/>
          <w:szCs w:val="20"/>
          <w:lang w:val="nl-BE"/>
        </w:rPr>
        <w:tab/>
      </w:r>
      <w:r w:rsidRPr="00CD76E4">
        <w:rPr>
          <w:rFonts w:cs="Arial"/>
          <w:b/>
          <w:sz w:val="20"/>
          <w:szCs w:val="20"/>
          <w:lang w:val="nl-BE"/>
        </w:rPr>
        <w:tab/>
        <w:t>Ka1</w:t>
      </w:r>
    </w:p>
    <w:p w14:paraId="5F07054C" w14:textId="77777777" w:rsidR="00412822" w:rsidRPr="00CD76E4" w:rsidRDefault="00412822" w:rsidP="00412822">
      <w:pPr>
        <w:spacing w:line="220" w:lineRule="exact"/>
        <w:rPr>
          <w:rFonts w:cs="Arial"/>
          <w:b/>
          <w:sz w:val="20"/>
          <w:szCs w:val="20"/>
          <w:lang w:val="nl-BE"/>
        </w:rPr>
      </w:pPr>
      <w:r w:rsidRPr="00CD76E4">
        <w:rPr>
          <w:rFonts w:cs="Arial"/>
          <w:b/>
          <w:sz w:val="20"/>
          <w:szCs w:val="20"/>
          <w:lang w:val="nl-BE"/>
        </w:rPr>
        <w:t xml:space="preserve">           11.Dd4</w:t>
      </w:r>
      <w:r w:rsidRPr="00CD76E4">
        <w:rPr>
          <w:rFonts w:cs="Arial"/>
          <w:b/>
          <w:sz w:val="20"/>
          <w:szCs w:val="20"/>
          <w:lang w:val="nl-BE"/>
        </w:rPr>
        <w:tab/>
      </w:r>
      <w:r w:rsidRPr="00CD76E4">
        <w:rPr>
          <w:rFonts w:cs="Arial"/>
          <w:b/>
          <w:sz w:val="20"/>
          <w:szCs w:val="20"/>
          <w:lang w:val="nl-BE"/>
        </w:rPr>
        <w:tab/>
        <w:t>Kb1</w:t>
      </w:r>
    </w:p>
    <w:p w14:paraId="2B632155" w14:textId="77777777" w:rsidR="00412822" w:rsidRPr="00CD76E4" w:rsidRDefault="00412822" w:rsidP="00412822">
      <w:pPr>
        <w:rPr>
          <w:rFonts w:cs="Arial"/>
          <w:b/>
          <w:sz w:val="20"/>
          <w:szCs w:val="20"/>
          <w:lang w:val="nl-BE"/>
        </w:rPr>
      </w:pPr>
      <w:r w:rsidRPr="00CD76E4">
        <w:rPr>
          <w:rFonts w:cs="Arial"/>
          <w:b/>
          <w:sz w:val="20"/>
          <w:szCs w:val="20"/>
          <w:lang w:val="nl-BE"/>
        </w:rPr>
        <w:t xml:space="preserve">           12.Dd3+</w:t>
      </w:r>
      <w:r w:rsidRPr="00CD76E4">
        <w:rPr>
          <w:rFonts w:cs="Arial"/>
          <w:b/>
          <w:sz w:val="20"/>
          <w:szCs w:val="20"/>
          <w:lang w:val="nl-BE"/>
        </w:rPr>
        <w:tab/>
      </w:r>
      <w:r w:rsidRPr="00CD76E4">
        <w:rPr>
          <w:rFonts w:cs="Arial"/>
          <w:b/>
          <w:sz w:val="20"/>
          <w:szCs w:val="20"/>
          <w:lang w:val="nl-BE"/>
        </w:rPr>
        <w:tab/>
        <w:t>Ka1</w:t>
      </w:r>
    </w:p>
    <w:p w14:paraId="150282DD" w14:textId="77777777" w:rsidR="00412822" w:rsidRPr="00CD76E4" w:rsidRDefault="00412822" w:rsidP="00412822">
      <w:pPr>
        <w:rPr>
          <w:rFonts w:cs="Arial"/>
          <w:b/>
          <w:sz w:val="20"/>
          <w:szCs w:val="20"/>
          <w:lang w:val="nl-BE"/>
        </w:rPr>
      </w:pPr>
      <w:r w:rsidRPr="00CD76E4">
        <w:rPr>
          <w:rFonts w:cs="Arial"/>
          <w:b/>
          <w:sz w:val="20"/>
          <w:szCs w:val="20"/>
          <w:lang w:val="nl-BE"/>
        </w:rPr>
        <w:t xml:space="preserve">           13.Dc3</w:t>
      </w:r>
      <w:r w:rsidRPr="00CD76E4">
        <w:rPr>
          <w:rFonts w:cs="Arial"/>
          <w:b/>
          <w:sz w:val="20"/>
          <w:szCs w:val="20"/>
          <w:lang w:val="nl-BE"/>
        </w:rPr>
        <w:tab/>
      </w:r>
      <w:r w:rsidRPr="00CD76E4">
        <w:rPr>
          <w:rFonts w:cs="Arial"/>
          <w:b/>
          <w:sz w:val="20"/>
          <w:szCs w:val="20"/>
          <w:lang w:val="nl-BE"/>
        </w:rPr>
        <w:tab/>
        <w:t>Kb1</w:t>
      </w:r>
    </w:p>
    <w:p w14:paraId="1C63089E" w14:textId="77777777" w:rsidR="00412822" w:rsidRPr="00CD76E4" w:rsidRDefault="00412822" w:rsidP="00412822">
      <w:pPr>
        <w:rPr>
          <w:rFonts w:cs="Arial"/>
          <w:b/>
          <w:sz w:val="20"/>
          <w:szCs w:val="20"/>
          <w:lang w:val="nl-BE"/>
        </w:rPr>
      </w:pPr>
      <w:r w:rsidRPr="00CD76E4">
        <w:rPr>
          <w:rFonts w:cs="Arial"/>
          <w:b/>
          <w:sz w:val="20"/>
          <w:szCs w:val="20"/>
          <w:lang w:val="nl-BE"/>
        </w:rPr>
        <w:t xml:space="preserve">           14.Dc1+</w:t>
      </w:r>
    </w:p>
    <w:p w14:paraId="1E4E4EF2" w14:textId="77777777" w:rsidR="00CD76E4" w:rsidRDefault="00CD76E4" w:rsidP="00412822">
      <w:pPr>
        <w:rPr>
          <w:rFonts w:cs="Arial"/>
          <w:sz w:val="20"/>
          <w:szCs w:val="20"/>
          <w:lang w:val="nl-BE"/>
        </w:rPr>
      </w:pPr>
    </w:p>
    <w:p w14:paraId="3D376092" w14:textId="77777777" w:rsidR="00CD76E4" w:rsidRDefault="00CD76E4" w:rsidP="00412822">
      <w:pPr>
        <w:rPr>
          <w:rFonts w:cs="Arial"/>
          <w:sz w:val="20"/>
          <w:szCs w:val="20"/>
          <w:lang w:val="nl-BE"/>
        </w:rPr>
      </w:pPr>
    </w:p>
    <w:p w14:paraId="1080A5E5" w14:textId="77777777" w:rsidR="00CD76E4" w:rsidRDefault="00CD76E4" w:rsidP="00412822">
      <w:pPr>
        <w:rPr>
          <w:rFonts w:cs="Arial"/>
          <w:sz w:val="20"/>
          <w:szCs w:val="20"/>
          <w:lang w:val="nl-BE"/>
        </w:rPr>
      </w:pPr>
    </w:p>
    <w:p w14:paraId="32690866" w14:textId="77777777" w:rsidR="00CD76E4" w:rsidRDefault="00CD76E4" w:rsidP="00412822">
      <w:pPr>
        <w:rPr>
          <w:rFonts w:cs="Arial"/>
          <w:sz w:val="20"/>
          <w:szCs w:val="20"/>
          <w:lang w:val="nl-BE"/>
        </w:rPr>
      </w:pPr>
    </w:p>
    <w:p w14:paraId="02741277" w14:textId="77777777" w:rsidR="00CD76E4" w:rsidRDefault="00CD76E4" w:rsidP="00412822">
      <w:pPr>
        <w:rPr>
          <w:rFonts w:cs="Arial"/>
          <w:sz w:val="20"/>
          <w:szCs w:val="20"/>
          <w:lang w:val="nl-BE"/>
        </w:rPr>
      </w:pPr>
    </w:p>
    <w:p w14:paraId="39F517CD" w14:textId="77777777" w:rsidR="00412822" w:rsidRDefault="00CD76E4" w:rsidP="00412822">
      <w:pPr>
        <w:rPr>
          <w:rFonts w:cs="Arial"/>
          <w:sz w:val="20"/>
          <w:szCs w:val="20"/>
          <w:lang w:val="nl-BE"/>
        </w:rPr>
      </w:pPr>
      <w:r>
        <w:rPr>
          <w:rFonts w:cs="Arial"/>
          <w:sz w:val="20"/>
          <w:szCs w:val="20"/>
          <w:lang w:val="nl-BE"/>
        </w:rPr>
        <w:t>En wit wint</w:t>
      </w:r>
      <w:r w:rsidR="00D13FDE">
        <w:rPr>
          <w:rFonts w:cs="Arial"/>
          <w:sz w:val="20"/>
          <w:szCs w:val="20"/>
          <w:lang w:val="nl-BE"/>
        </w:rPr>
        <w:t xml:space="preserve"> op de volgende zet, door de toren te slaan..</w:t>
      </w:r>
    </w:p>
    <w:p w14:paraId="0A9EF2A3" w14:textId="77777777" w:rsidR="0051437C" w:rsidRPr="00B55692" w:rsidRDefault="0051437C" w:rsidP="00412822">
      <w:pPr>
        <w:rPr>
          <w:rFonts w:cs="Arial"/>
          <w:sz w:val="20"/>
          <w:szCs w:val="20"/>
          <w:lang w:val="nl-BE"/>
        </w:rPr>
      </w:pPr>
    </w:p>
    <w:p w14:paraId="0ECF158F" w14:textId="77777777" w:rsidR="00E526A7" w:rsidRDefault="00E526A7" w:rsidP="00E526A7">
      <w:pPr>
        <w:pStyle w:val="03aText"/>
        <w:widowControl/>
        <w:jc w:val="left"/>
        <w:rPr>
          <w:lang w:val="nl-BE"/>
        </w:rPr>
      </w:pPr>
    </w:p>
    <w:p w14:paraId="397AC739" w14:textId="77777777" w:rsidR="00E526A7" w:rsidRDefault="00E526A7" w:rsidP="00E526A7">
      <w:pPr>
        <w:pStyle w:val="03aText"/>
        <w:widowControl/>
        <w:jc w:val="left"/>
        <w:rPr>
          <w:lang w:val="nl-BE"/>
        </w:rPr>
      </w:pPr>
    </w:p>
    <w:p w14:paraId="363998FE" w14:textId="77777777" w:rsidR="00E526A7" w:rsidRDefault="00E526A7" w:rsidP="00E526A7">
      <w:pPr>
        <w:pStyle w:val="03aText"/>
        <w:widowControl/>
        <w:jc w:val="left"/>
        <w:rPr>
          <w:lang w:val="nl-BE"/>
        </w:rPr>
      </w:pPr>
    </w:p>
    <w:p w14:paraId="5AAF2675" w14:textId="77777777" w:rsidR="00C277B7" w:rsidRDefault="00412822" w:rsidP="001125B6">
      <w:pPr>
        <w:pStyle w:val="02bSource"/>
        <w:widowControl/>
        <w:spacing w:line="190" w:lineRule="exact"/>
        <w:ind w:firstLine="113"/>
        <w:rPr>
          <w:lang w:val="nl-BE"/>
        </w:rPr>
      </w:pPr>
      <w:r w:rsidRPr="00AD04D8">
        <w:rPr>
          <w:lang w:val="nl-BE"/>
        </w:rPr>
        <w:br w:type="page"/>
      </w:r>
    </w:p>
    <w:p w14:paraId="0C633CB6" w14:textId="77777777" w:rsidR="00C277B7" w:rsidRDefault="00C277B7" w:rsidP="001125B6">
      <w:pPr>
        <w:pStyle w:val="02bSource"/>
        <w:widowControl/>
        <w:spacing w:line="190" w:lineRule="exact"/>
        <w:ind w:firstLine="113"/>
        <w:rPr>
          <w:lang w:val="nl-BE"/>
        </w:rPr>
      </w:pPr>
    </w:p>
    <w:p w14:paraId="561CBC4D" w14:textId="77777777" w:rsidR="00C277B7" w:rsidRDefault="00C277B7" w:rsidP="001125B6">
      <w:pPr>
        <w:pStyle w:val="02bSource"/>
        <w:widowControl/>
        <w:spacing w:line="190" w:lineRule="exact"/>
        <w:ind w:firstLine="113"/>
        <w:rPr>
          <w:lang w:val="nl-BE"/>
        </w:rPr>
      </w:pPr>
    </w:p>
    <w:p w14:paraId="2770B9EE" w14:textId="77777777" w:rsidR="00C277B7" w:rsidRDefault="00C277B7" w:rsidP="001125B6">
      <w:pPr>
        <w:pStyle w:val="02bSource"/>
        <w:widowControl/>
        <w:spacing w:line="190" w:lineRule="exact"/>
        <w:ind w:firstLine="113"/>
        <w:rPr>
          <w:lang w:val="nl-BE"/>
        </w:rPr>
      </w:pPr>
    </w:p>
    <w:p w14:paraId="2A999EC7" w14:textId="77777777" w:rsidR="00C277B7" w:rsidRDefault="00C277B7" w:rsidP="001125B6">
      <w:pPr>
        <w:pStyle w:val="02bSource"/>
        <w:widowControl/>
        <w:spacing w:line="190" w:lineRule="exact"/>
        <w:ind w:firstLine="113"/>
        <w:rPr>
          <w:lang w:val="nl-BE"/>
        </w:rPr>
      </w:pPr>
    </w:p>
    <w:p w14:paraId="626CFE6D" w14:textId="77777777" w:rsidR="00C277B7" w:rsidRDefault="00C277B7" w:rsidP="001125B6">
      <w:pPr>
        <w:pStyle w:val="02bSource"/>
        <w:widowControl/>
        <w:spacing w:line="190" w:lineRule="exact"/>
        <w:ind w:firstLine="113"/>
        <w:rPr>
          <w:lang w:val="nl-BE"/>
        </w:rPr>
      </w:pPr>
    </w:p>
    <w:p w14:paraId="0A69760A" w14:textId="77777777" w:rsidR="00C277B7" w:rsidRDefault="00C277B7" w:rsidP="001125B6">
      <w:pPr>
        <w:pStyle w:val="02bSource"/>
        <w:widowControl/>
        <w:spacing w:line="190" w:lineRule="exact"/>
        <w:ind w:firstLine="113"/>
        <w:rPr>
          <w:lang w:val="nl-BE"/>
        </w:rPr>
      </w:pPr>
    </w:p>
    <w:p w14:paraId="0AE21A54" w14:textId="77777777" w:rsidR="00C277B7" w:rsidRDefault="00C277B7" w:rsidP="001125B6">
      <w:pPr>
        <w:pStyle w:val="02bSource"/>
        <w:widowControl/>
        <w:spacing w:line="190" w:lineRule="exact"/>
        <w:ind w:firstLine="113"/>
        <w:rPr>
          <w:lang w:val="nl-BE"/>
        </w:rPr>
      </w:pPr>
    </w:p>
    <w:p w14:paraId="1F18C0F0" w14:textId="77777777" w:rsidR="00C277B7" w:rsidRDefault="00C277B7" w:rsidP="001125B6">
      <w:pPr>
        <w:pStyle w:val="02bSource"/>
        <w:widowControl/>
        <w:spacing w:line="190" w:lineRule="exact"/>
        <w:ind w:firstLine="113"/>
        <w:rPr>
          <w:lang w:val="nl-BE"/>
        </w:rPr>
      </w:pPr>
    </w:p>
    <w:p w14:paraId="13AE886A" w14:textId="77777777" w:rsidR="00C277B7" w:rsidRDefault="00C277B7" w:rsidP="001125B6">
      <w:pPr>
        <w:pStyle w:val="02bSource"/>
        <w:widowControl/>
        <w:spacing w:line="190" w:lineRule="exact"/>
        <w:ind w:firstLine="113"/>
        <w:rPr>
          <w:lang w:val="nl-BE"/>
        </w:rPr>
      </w:pPr>
    </w:p>
    <w:p w14:paraId="29B3FA17" w14:textId="77777777" w:rsidR="00C277B7" w:rsidRDefault="00C277B7" w:rsidP="001125B6">
      <w:pPr>
        <w:pStyle w:val="02bSource"/>
        <w:widowControl/>
        <w:spacing w:line="190" w:lineRule="exact"/>
        <w:ind w:firstLine="113"/>
        <w:rPr>
          <w:lang w:val="nl-BE"/>
        </w:rPr>
      </w:pPr>
    </w:p>
    <w:p w14:paraId="788E04F1" w14:textId="77777777" w:rsidR="00C277B7" w:rsidRDefault="00C277B7" w:rsidP="001125B6">
      <w:pPr>
        <w:pStyle w:val="02bSource"/>
        <w:widowControl/>
        <w:spacing w:line="190" w:lineRule="exact"/>
        <w:ind w:firstLine="113"/>
        <w:rPr>
          <w:lang w:val="nl-BE"/>
        </w:rPr>
      </w:pPr>
    </w:p>
    <w:p w14:paraId="7B60816A" w14:textId="77777777" w:rsidR="00C277B7" w:rsidRDefault="00C277B7" w:rsidP="001125B6">
      <w:pPr>
        <w:pStyle w:val="02bSource"/>
        <w:widowControl/>
        <w:spacing w:line="190" w:lineRule="exact"/>
        <w:ind w:firstLine="113"/>
        <w:rPr>
          <w:lang w:val="nl-BE"/>
        </w:rPr>
      </w:pPr>
    </w:p>
    <w:p w14:paraId="4051C70E" w14:textId="77777777" w:rsidR="00C277B7" w:rsidRDefault="00C277B7" w:rsidP="001125B6">
      <w:pPr>
        <w:pStyle w:val="02bSource"/>
        <w:widowControl/>
        <w:spacing w:line="190" w:lineRule="exact"/>
        <w:ind w:firstLine="113"/>
        <w:rPr>
          <w:lang w:val="nl-BE"/>
        </w:rPr>
      </w:pPr>
    </w:p>
    <w:p w14:paraId="1C4E2E31" w14:textId="77777777" w:rsidR="00C277B7" w:rsidRDefault="00C277B7" w:rsidP="001125B6">
      <w:pPr>
        <w:pStyle w:val="02bSource"/>
        <w:widowControl/>
        <w:spacing w:line="190" w:lineRule="exact"/>
        <w:ind w:firstLine="113"/>
        <w:rPr>
          <w:lang w:val="nl-BE"/>
        </w:rPr>
      </w:pPr>
    </w:p>
    <w:p w14:paraId="7E4ED9ED" w14:textId="77777777" w:rsidR="00C277B7" w:rsidRDefault="00C277B7" w:rsidP="001125B6">
      <w:pPr>
        <w:pStyle w:val="02bSource"/>
        <w:widowControl/>
        <w:spacing w:line="190" w:lineRule="exact"/>
        <w:ind w:firstLine="113"/>
        <w:rPr>
          <w:lang w:val="nl-BE"/>
        </w:rPr>
      </w:pPr>
    </w:p>
    <w:p w14:paraId="320B47EB" w14:textId="77777777" w:rsidR="00C277B7" w:rsidRDefault="00C277B7" w:rsidP="001125B6">
      <w:pPr>
        <w:pStyle w:val="02bSource"/>
        <w:widowControl/>
        <w:spacing w:line="190" w:lineRule="exact"/>
        <w:ind w:firstLine="113"/>
        <w:rPr>
          <w:lang w:val="nl-BE"/>
        </w:rPr>
      </w:pPr>
    </w:p>
    <w:p w14:paraId="75D2CEB8" w14:textId="77777777" w:rsidR="00C277B7" w:rsidRDefault="00C277B7" w:rsidP="001125B6">
      <w:pPr>
        <w:pStyle w:val="02bSource"/>
        <w:widowControl/>
        <w:spacing w:line="190" w:lineRule="exact"/>
        <w:ind w:firstLine="113"/>
        <w:rPr>
          <w:lang w:val="nl-BE"/>
        </w:rPr>
      </w:pPr>
    </w:p>
    <w:p w14:paraId="33516C92" w14:textId="77777777" w:rsidR="00C277B7" w:rsidRDefault="00C277B7" w:rsidP="001125B6">
      <w:pPr>
        <w:pStyle w:val="02bSource"/>
        <w:widowControl/>
        <w:spacing w:line="190" w:lineRule="exact"/>
        <w:ind w:firstLine="113"/>
        <w:rPr>
          <w:lang w:val="nl-BE"/>
        </w:rPr>
      </w:pPr>
    </w:p>
    <w:p w14:paraId="55BEDD1A" w14:textId="77777777" w:rsidR="00C277B7" w:rsidRDefault="00C277B7" w:rsidP="001125B6">
      <w:pPr>
        <w:pStyle w:val="02bSource"/>
        <w:widowControl/>
        <w:spacing w:line="190" w:lineRule="exact"/>
        <w:ind w:firstLine="113"/>
        <w:rPr>
          <w:lang w:val="nl-BE"/>
        </w:rPr>
      </w:pPr>
    </w:p>
    <w:p w14:paraId="163513E7" w14:textId="77777777" w:rsidR="00C277B7" w:rsidRDefault="00C277B7" w:rsidP="001125B6">
      <w:pPr>
        <w:pStyle w:val="02bSource"/>
        <w:widowControl/>
        <w:spacing w:line="190" w:lineRule="exact"/>
        <w:ind w:firstLine="113"/>
        <w:rPr>
          <w:lang w:val="nl-BE"/>
        </w:rPr>
      </w:pPr>
    </w:p>
    <w:p w14:paraId="0D493626" w14:textId="77777777" w:rsidR="00C277B7" w:rsidRDefault="00C277B7" w:rsidP="001125B6">
      <w:pPr>
        <w:pStyle w:val="02bSource"/>
        <w:widowControl/>
        <w:spacing w:line="190" w:lineRule="exact"/>
        <w:ind w:firstLine="113"/>
        <w:rPr>
          <w:lang w:val="nl-BE"/>
        </w:rPr>
      </w:pPr>
    </w:p>
    <w:p w14:paraId="4CAF103E" w14:textId="77777777" w:rsidR="00C277B7" w:rsidRDefault="00C277B7" w:rsidP="001125B6">
      <w:pPr>
        <w:pStyle w:val="02bSource"/>
        <w:widowControl/>
        <w:spacing w:line="190" w:lineRule="exact"/>
        <w:ind w:firstLine="113"/>
        <w:rPr>
          <w:lang w:val="nl-BE"/>
        </w:rPr>
      </w:pPr>
    </w:p>
    <w:p w14:paraId="730EFC74" w14:textId="77777777" w:rsidR="00C277B7" w:rsidRDefault="00C277B7" w:rsidP="001125B6">
      <w:pPr>
        <w:pStyle w:val="02bSource"/>
        <w:widowControl/>
        <w:spacing w:line="190" w:lineRule="exact"/>
        <w:ind w:firstLine="113"/>
        <w:rPr>
          <w:lang w:val="nl-BE"/>
        </w:rPr>
      </w:pPr>
    </w:p>
    <w:p w14:paraId="20F7D77E" w14:textId="77777777" w:rsidR="00C277B7" w:rsidRDefault="00C277B7" w:rsidP="001125B6">
      <w:pPr>
        <w:pStyle w:val="02bSource"/>
        <w:widowControl/>
        <w:spacing w:line="190" w:lineRule="exact"/>
        <w:ind w:firstLine="113"/>
        <w:rPr>
          <w:lang w:val="nl-BE"/>
        </w:rPr>
      </w:pPr>
    </w:p>
    <w:p w14:paraId="5F12BF3C" w14:textId="77777777" w:rsidR="00C277B7" w:rsidRDefault="00C277B7" w:rsidP="001125B6">
      <w:pPr>
        <w:pStyle w:val="02bSource"/>
        <w:widowControl/>
        <w:spacing w:line="190" w:lineRule="exact"/>
        <w:ind w:firstLine="113"/>
        <w:rPr>
          <w:lang w:val="nl-BE"/>
        </w:rPr>
      </w:pPr>
    </w:p>
    <w:p w14:paraId="6D3F3F0E" w14:textId="77777777" w:rsidR="00C277B7" w:rsidRDefault="00C277B7" w:rsidP="001125B6">
      <w:pPr>
        <w:pStyle w:val="02bSource"/>
        <w:widowControl/>
        <w:spacing w:line="190" w:lineRule="exact"/>
        <w:ind w:firstLine="113"/>
        <w:rPr>
          <w:lang w:val="nl-BE"/>
        </w:rPr>
      </w:pPr>
    </w:p>
    <w:p w14:paraId="2E62E942" w14:textId="77777777" w:rsidR="00C277B7" w:rsidRDefault="00C277B7" w:rsidP="001125B6">
      <w:pPr>
        <w:pStyle w:val="02bSource"/>
        <w:widowControl/>
        <w:spacing w:line="190" w:lineRule="exact"/>
        <w:ind w:firstLine="113"/>
        <w:rPr>
          <w:lang w:val="nl-BE"/>
        </w:rPr>
      </w:pPr>
    </w:p>
    <w:p w14:paraId="239B557B" w14:textId="77777777" w:rsidR="00C277B7" w:rsidRDefault="00C277B7" w:rsidP="001125B6">
      <w:pPr>
        <w:pStyle w:val="02bSource"/>
        <w:widowControl/>
        <w:spacing w:line="190" w:lineRule="exact"/>
        <w:ind w:firstLine="113"/>
        <w:rPr>
          <w:lang w:val="nl-BE"/>
        </w:rPr>
      </w:pPr>
    </w:p>
    <w:p w14:paraId="192B149F" w14:textId="77777777" w:rsidR="00C277B7" w:rsidRDefault="00C277B7" w:rsidP="001125B6">
      <w:pPr>
        <w:pStyle w:val="02bSource"/>
        <w:widowControl/>
        <w:spacing w:line="190" w:lineRule="exact"/>
        <w:ind w:firstLine="113"/>
        <w:rPr>
          <w:lang w:val="nl-BE"/>
        </w:rPr>
      </w:pPr>
    </w:p>
    <w:p w14:paraId="24C2CF6F" w14:textId="77777777" w:rsidR="00C277B7" w:rsidRDefault="00C277B7" w:rsidP="001125B6">
      <w:pPr>
        <w:pStyle w:val="02bSource"/>
        <w:widowControl/>
        <w:spacing w:line="190" w:lineRule="exact"/>
        <w:ind w:firstLine="113"/>
        <w:rPr>
          <w:lang w:val="nl-BE"/>
        </w:rPr>
      </w:pPr>
    </w:p>
    <w:p w14:paraId="609CAD97" w14:textId="77777777" w:rsidR="00C277B7" w:rsidRDefault="00C277B7" w:rsidP="001125B6">
      <w:pPr>
        <w:pStyle w:val="02bSource"/>
        <w:widowControl/>
        <w:spacing w:line="190" w:lineRule="exact"/>
        <w:ind w:firstLine="113"/>
        <w:rPr>
          <w:lang w:val="nl-BE"/>
        </w:rPr>
      </w:pPr>
    </w:p>
    <w:p w14:paraId="75BC52A4" w14:textId="77777777" w:rsidR="00C277B7" w:rsidRDefault="00C277B7" w:rsidP="001125B6">
      <w:pPr>
        <w:pStyle w:val="02bSource"/>
        <w:widowControl/>
        <w:spacing w:line="190" w:lineRule="exact"/>
        <w:ind w:firstLine="113"/>
        <w:rPr>
          <w:lang w:val="nl-BE"/>
        </w:rPr>
      </w:pPr>
    </w:p>
    <w:p w14:paraId="54BB6725" w14:textId="77777777" w:rsidR="00C277B7" w:rsidRDefault="00C277B7" w:rsidP="001125B6">
      <w:pPr>
        <w:pStyle w:val="02bSource"/>
        <w:widowControl/>
        <w:spacing w:line="190" w:lineRule="exact"/>
        <w:ind w:firstLine="113"/>
        <w:rPr>
          <w:lang w:val="nl-BE"/>
        </w:rPr>
      </w:pPr>
    </w:p>
    <w:p w14:paraId="3470E32A" w14:textId="77777777" w:rsidR="00C277B7" w:rsidRDefault="00C277B7" w:rsidP="001125B6">
      <w:pPr>
        <w:pStyle w:val="02bSource"/>
        <w:widowControl/>
        <w:spacing w:line="190" w:lineRule="exact"/>
        <w:ind w:firstLine="113"/>
        <w:rPr>
          <w:lang w:val="nl-BE"/>
        </w:rPr>
      </w:pPr>
    </w:p>
    <w:p w14:paraId="69C78B3C" w14:textId="77777777" w:rsidR="00C277B7" w:rsidRDefault="00C277B7" w:rsidP="001125B6">
      <w:pPr>
        <w:pStyle w:val="02bSource"/>
        <w:widowControl/>
        <w:spacing w:line="190" w:lineRule="exact"/>
        <w:ind w:firstLine="113"/>
        <w:rPr>
          <w:lang w:val="nl-BE"/>
        </w:rPr>
      </w:pPr>
    </w:p>
    <w:p w14:paraId="273579DB" w14:textId="77777777" w:rsidR="00C277B7" w:rsidRDefault="00C277B7" w:rsidP="001125B6">
      <w:pPr>
        <w:pStyle w:val="02bSource"/>
        <w:widowControl/>
        <w:spacing w:line="190" w:lineRule="exact"/>
        <w:ind w:firstLine="113"/>
        <w:rPr>
          <w:lang w:val="nl-BE"/>
        </w:rPr>
      </w:pPr>
    </w:p>
    <w:p w14:paraId="4990801A" w14:textId="77777777" w:rsidR="00C277B7" w:rsidRDefault="00C277B7" w:rsidP="001125B6">
      <w:pPr>
        <w:pStyle w:val="02bSource"/>
        <w:widowControl/>
        <w:spacing w:line="190" w:lineRule="exact"/>
        <w:ind w:firstLine="113"/>
        <w:rPr>
          <w:lang w:val="nl-BE"/>
        </w:rPr>
      </w:pPr>
    </w:p>
    <w:p w14:paraId="478F5277" w14:textId="77777777" w:rsidR="00C277B7" w:rsidRDefault="00C277B7" w:rsidP="001125B6">
      <w:pPr>
        <w:pStyle w:val="02bSource"/>
        <w:widowControl/>
        <w:spacing w:line="190" w:lineRule="exact"/>
        <w:ind w:firstLine="113"/>
        <w:rPr>
          <w:lang w:val="nl-BE"/>
        </w:rPr>
      </w:pPr>
    </w:p>
    <w:p w14:paraId="605B8415" w14:textId="77777777" w:rsidR="00C277B7" w:rsidRDefault="00C277B7" w:rsidP="001125B6">
      <w:pPr>
        <w:pStyle w:val="02bSource"/>
        <w:widowControl/>
        <w:spacing w:line="190" w:lineRule="exact"/>
        <w:ind w:firstLine="113"/>
        <w:rPr>
          <w:lang w:val="nl-BE"/>
        </w:rPr>
      </w:pPr>
    </w:p>
    <w:p w14:paraId="31E70634" w14:textId="77777777" w:rsidR="00C277B7" w:rsidRDefault="00C277B7" w:rsidP="001125B6">
      <w:pPr>
        <w:pStyle w:val="02bSource"/>
        <w:widowControl/>
        <w:spacing w:line="190" w:lineRule="exact"/>
        <w:ind w:firstLine="113"/>
        <w:rPr>
          <w:lang w:val="nl-BE"/>
        </w:rPr>
      </w:pPr>
    </w:p>
    <w:p w14:paraId="06E5B3F0" w14:textId="77777777" w:rsidR="00C277B7" w:rsidRDefault="00C277B7" w:rsidP="001125B6">
      <w:pPr>
        <w:pStyle w:val="02bSource"/>
        <w:widowControl/>
        <w:spacing w:line="190" w:lineRule="exact"/>
        <w:ind w:firstLine="113"/>
        <w:rPr>
          <w:lang w:val="nl-BE"/>
        </w:rPr>
      </w:pPr>
    </w:p>
    <w:p w14:paraId="3534B6C2" w14:textId="77777777" w:rsidR="00C277B7" w:rsidRDefault="00C277B7" w:rsidP="001125B6">
      <w:pPr>
        <w:pStyle w:val="02bSource"/>
        <w:widowControl/>
        <w:spacing w:line="190" w:lineRule="exact"/>
        <w:ind w:firstLine="113"/>
        <w:rPr>
          <w:lang w:val="nl-BE"/>
        </w:rPr>
      </w:pPr>
    </w:p>
    <w:p w14:paraId="42540FA3" w14:textId="77777777" w:rsidR="00C277B7" w:rsidRDefault="00C277B7" w:rsidP="001125B6">
      <w:pPr>
        <w:pStyle w:val="02bSource"/>
        <w:widowControl/>
        <w:spacing w:line="190" w:lineRule="exact"/>
        <w:ind w:firstLine="113"/>
        <w:rPr>
          <w:lang w:val="nl-BE"/>
        </w:rPr>
      </w:pPr>
    </w:p>
    <w:p w14:paraId="2DE8ADEB" w14:textId="77777777" w:rsidR="00C277B7" w:rsidRDefault="00C277B7" w:rsidP="001125B6">
      <w:pPr>
        <w:pStyle w:val="02bSource"/>
        <w:widowControl/>
        <w:spacing w:line="190" w:lineRule="exact"/>
        <w:ind w:firstLine="113"/>
        <w:rPr>
          <w:lang w:val="nl-BE"/>
        </w:rPr>
      </w:pPr>
    </w:p>
    <w:p w14:paraId="5264D1B5" w14:textId="77777777" w:rsidR="00C277B7" w:rsidRDefault="00C277B7" w:rsidP="001125B6">
      <w:pPr>
        <w:pStyle w:val="02bSource"/>
        <w:widowControl/>
        <w:spacing w:line="190" w:lineRule="exact"/>
        <w:ind w:firstLine="113"/>
        <w:rPr>
          <w:lang w:val="nl-BE"/>
        </w:rPr>
      </w:pPr>
    </w:p>
    <w:p w14:paraId="00CDF595" w14:textId="77777777" w:rsidR="00C277B7" w:rsidRDefault="00C277B7" w:rsidP="001125B6">
      <w:pPr>
        <w:pStyle w:val="02bSource"/>
        <w:widowControl/>
        <w:spacing w:line="190" w:lineRule="exact"/>
        <w:ind w:firstLine="113"/>
        <w:rPr>
          <w:lang w:val="nl-BE"/>
        </w:rPr>
      </w:pPr>
    </w:p>
    <w:p w14:paraId="78530D06" w14:textId="77777777" w:rsidR="00C277B7" w:rsidRDefault="00C277B7" w:rsidP="001125B6">
      <w:pPr>
        <w:pStyle w:val="02bSource"/>
        <w:widowControl/>
        <w:spacing w:line="190" w:lineRule="exact"/>
        <w:ind w:firstLine="113"/>
        <w:rPr>
          <w:lang w:val="nl-BE"/>
        </w:rPr>
      </w:pPr>
    </w:p>
    <w:p w14:paraId="25278C5A" w14:textId="77777777" w:rsidR="00C277B7" w:rsidRDefault="00C277B7" w:rsidP="001125B6">
      <w:pPr>
        <w:pStyle w:val="02bSource"/>
        <w:widowControl/>
        <w:spacing w:line="190" w:lineRule="exact"/>
        <w:ind w:firstLine="113"/>
        <w:rPr>
          <w:lang w:val="nl-BE"/>
        </w:rPr>
      </w:pPr>
    </w:p>
    <w:p w14:paraId="794030BC" w14:textId="77777777" w:rsidR="00C277B7" w:rsidRDefault="00C277B7" w:rsidP="001125B6">
      <w:pPr>
        <w:pStyle w:val="02bSource"/>
        <w:widowControl/>
        <w:spacing w:line="190" w:lineRule="exact"/>
        <w:ind w:firstLine="113"/>
        <w:rPr>
          <w:lang w:val="nl-BE"/>
        </w:rPr>
      </w:pPr>
    </w:p>
    <w:p w14:paraId="2E9A868C" w14:textId="77777777" w:rsidR="00C277B7" w:rsidRDefault="00C277B7" w:rsidP="001125B6">
      <w:pPr>
        <w:pStyle w:val="02bSource"/>
        <w:widowControl/>
        <w:spacing w:line="190" w:lineRule="exact"/>
        <w:ind w:firstLine="113"/>
        <w:rPr>
          <w:lang w:val="nl-BE"/>
        </w:rPr>
      </w:pPr>
    </w:p>
    <w:p w14:paraId="79287236" w14:textId="77777777" w:rsidR="00C277B7" w:rsidRDefault="00C277B7" w:rsidP="001125B6">
      <w:pPr>
        <w:pStyle w:val="02bSource"/>
        <w:widowControl/>
        <w:spacing w:line="190" w:lineRule="exact"/>
        <w:ind w:firstLine="113"/>
        <w:rPr>
          <w:lang w:val="nl-BE"/>
        </w:rPr>
      </w:pPr>
    </w:p>
    <w:p w14:paraId="1FB27B27" w14:textId="77777777" w:rsidR="00C277B7" w:rsidRDefault="00C277B7" w:rsidP="001125B6">
      <w:pPr>
        <w:pStyle w:val="02bSource"/>
        <w:widowControl/>
        <w:spacing w:line="190" w:lineRule="exact"/>
        <w:ind w:firstLine="113"/>
        <w:rPr>
          <w:lang w:val="nl-BE"/>
        </w:rPr>
      </w:pPr>
    </w:p>
    <w:p w14:paraId="1D2B52A0" w14:textId="77777777" w:rsidR="00C277B7" w:rsidRDefault="00C277B7" w:rsidP="001125B6">
      <w:pPr>
        <w:pStyle w:val="02bSource"/>
        <w:widowControl/>
        <w:spacing w:line="190" w:lineRule="exact"/>
        <w:ind w:firstLine="113"/>
        <w:rPr>
          <w:lang w:val="nl-BE"/>
        </w:rPr>
      </w:pPr>
    </w:p>
    <w:p w14:paraId="220D743B" w14:textId="77777777" w:rsidR="00C277B7" w:rsidRDefault="00C277B7" w:rsidP="001125B6">
      <w:pPr>
        <w:pStyle w:val="02bSource"/>
        <w:widowControl/>
        <w:spacing w:line="190" w:lineRule="exact"/>
        <w:ind w:firstLine="113"/>
        <w:rPr>
          <w:lang w:val="nl-BE"/>
        </w:rPr>
      </w:pPr>
    </w:p>
    <w:p w14:paraId="7930C66F" w14:textId="77777777" w:rsidR="00C277B7" w:rsidRDefault="00C277B7" w:rsidP="001125B6">
      <w:pPr>
        <w:pStyle w:val="02bSource"/>
        <w:widowControl/>
        <w:spacing w:line="190" w:lineRule="exact"/>
        <w:ind w:firstLine="113"/>
        <w:rPr>
          <w:lang w:val="nl-BE"/>
        </w:rPr>
      </w:pPr>
    </w:p>
    <w:p w14:paraId="5F3989B5" w14:textId="77777777" w:rsidR="00C277B7" w:rsidRDefault="00C277B7" w:rsidP="001125B6">
      <w:pPr>
        <w:pStyle w:val="02bSource"/>
        <w:widowControl/>
        <w:spacing w:line="190" w:lineRule="exact"/>
        <w:ind w:firstLine="113"/>
        <w:rPr>
          <w:lang w:val="nl-BE"/>
        </w:rPr>
      </w:pPr>
    </w:p>
    <w:p w14:paraId="3D64C87C" w14:textId="77777777" w:rsidR="00C277B7" w:rsidRDefault="00C277B7" w:rsidP="001125B6">
      <w:pPr>
        <w:pStyle w:val="02bSource"/>
        <w:widowControl/>
        <w:spacing w:line="190" w:lineRule="exact"/>
        <w:ind w:firstLine="113"/>
        <w:rPr>
          <w:lang w:val="nl-BE"/>
        </w:rPr>
      </w:pPr>
    </w:p>
    <w:p w14:paraId="5E6C0DD1" w14:textId="77777777" w:rsidR="00C277B7" w:rsidRDefault="00C277B7" w:rsidP="001125B6">
      <w:pPr>
        <w:pStyle w:val="02bSource"/>
        <w:widowControl/>
        <w:spacing w:line="190" w:lineRule="exact"/>
        <w:ind w:firstLine="113"/>
        <w:rPr>
          <w:lang w:val="nl-BE"/>
        </w:rPr>
      </w:pPr>
    </w:p>
    <w:p w14:paraId="725B03C8" w14:textId="77777777" w:rsidR="00C277B7" w:rsidRDefault="00C277B7" w:rsidP="001125B6">
      <w:pPr>
        <w:pStyle w:val="02bSource"/>
        <w:widowControl/>
        <w:spacing w:line="190" w:lineRule="exact"/>
        <w:ind w:firstLine="113"/>
        <w:rPr>
          <w:lang w:val="nl-BE"/>
        </w:rPr>
      </w:pPr>
    </w:p>
    <w:p w14:paraId="28AD0F56" w14:textId="77777777" w:rsidR="00C277B7" w:rsidRDefault="00C277B7" w:rsidP="001125B6">
      <w:pPr>
        <w:pStyle w:val="02bSource"/>
        <w:widowControl/>
        <w:spacing w:line="190" w:lineRule="exact"/>
        <w:ind w:firstLine="113"/>
        <w:rPr>
          <w:lang w:val="nl-BE"/>
        </w:rPr>
      </w:pPr>
    </w:p>
    <w:p w14:paraId="12321D81" w14:textId="77777777" w:rsidR="00C277B7" w:rsidRDefault="00C277B7" w:rsidP="001125B6">
      <w:pPr>
        <w:pStyle w:val="02bSource"/>
        <w:widowControl/>
        <w:spacing w:line="190" w:lineRule="exact"/>
        <w:ind w:firstLine="113"/>
        <w:rPr>
          <w:lang w:val="nl-BE"/>
        </w:rPr>
      </w:pPr>
    </w:p>
    <w:p w14:paraId="27A28760" w14:textId="77777777" w:rsidR="00C277B7" w:rsidRDefault="00C277B7" w:rsidP="001125B6">
      <w:pPr>
        <w:pStyle w:val="02bSource"/>
        <w:widowControl/>
        <w:spacing w:line="190" w:lineRule="exact"/>
        <w:ind w:firstLine="113"/>
        <w:rPr>
          <w:lang w:val="nl-BE"/>
        </w:rPr>
      </w:pPr>
    </w:p>
    <w:p w14:paraId="2130397B" w14:textId="77777777" w:rsidR="00C277B7" w:rsidRDefault="00C277B7" w:rsidP="001125B6">
      <w:pPr>
        <w:pStyle w:val="02bSource"/>
        <w:widowControl/>
        <w:spacing w:line="190" w:lineRule="exact"/>
        <w:ind w:firstLine="113"/>
        <w:rPr>
          <w:lang w:val="nl-BE"/>
        </w:rPr>
      </w:pPr>
    </w:p>
    <w:p w14:paraId="5219E1B9" w14:textId="77777777" w:rsidR="00C277B7" w:rsidRDefault="00C277B7" w:rsidP="001125B6">
      <w:pPr>
        <w:pStyle w:val="02bSource"/>
        <w:widowControl/>
        <w:spacing w:line="190" w:lineRule="exact"/>
        <w:ind w:firstLine="113"/>
        <w:rPr>
          <w:lang w:val="nl-BE"/>
        </w:rPr>
      </w:pPr>
    </w:p>
    <w:p w14:paraId="45F55F55" w14:textId="77777777" w:rsidR="00C277B7" w:rsidRDefault="00C277B7" w:rsidP="001125B6">
      <w:pPr>
        <w:pStyle w:val="02bSource"/>
        <w:widowControl/>
        <w:spacing w:line="190" w:lineRule="exact"/>
        <w:ind w:firstLine="113"/>
        <w:rPr>
          <w:lang w:val="nl-BE"/>
        </w:rPr>
      </w:pPr>
    </w:p>
    <w:p w14:paraId="715713A5" w14:textId="77777777" w:rsidR="00C277B7" w:rsidRDefault="00C277B7" w:rsidP="001125B6">
      <w:pPr>
        <w:pStyle w:val="02bSource"/>
        <w:widowControl/>
        <w:spacing w:line="190" w:lineRule="exact"/>
        <w:ind w:firstLine="113"/>
        <w:rPr>
          <w:lang w:val="nl-BE"/>
        </w:rPr>
      </w:pPr>
    </w:p>
    <w:p w14:paraId="3499A3FE" w14:textId="77777777" w:rsidR="00C277B7" w:rsidRDefault="00C277B7" w:rsidP="001125B6">
      <w:pPr>
        <w:pStyle w:val="02bSource"/>
        <w:widowControl/>
        <w:spacing w:line="190" w:lineRule="exact"/>
        <w:ind w:firstLine="113"/>
        <w:rPr>
          <w:lang w:val="nl-BE"/>
        </w:rPr>
      </w:pPr>
    </w:p>
    <w:p w14:paraId="05351547" w14:textId="77777777" w:rsidR="00C277B7" w:rsidRDefault="00C277B7" w:rsidP="001125B6">
      <w:pPr>
        <w:pStyle w:val="02bSource"/>
        <w:widowControl/>
        <w:spacing w:line="190" w:lineRule="exact"/>
        <w:ind w:firstLine="113"/>
        <w:rPr>
          <w:lang w:val="nl-BE"/>
        </w:rPr>
      </w:pPr>
    </w:p>
    <w:p w14:paraId="607DFBA4" w14:textId="77777777" w:rsidR="00C277B7" w:rsidRDefault="00C277B7" w:rsidP="001125B6">
      <w:pPr>
        <w:pStyle w:val="02bSource"/>
        <w:widowControl/>
        <w:spacing w:line="190" w:lineRule="exact"/>
        <w:ind w:firstLine="113"/>
        <w:rPr>
          <w:lang w:val="nl-BE"/>
        </w:rPr>
      </w:pPr>
    </w:p>
    <w:p w14:paraId="5C2B9AEB" w14:textId="77777777" w:rsidR="00C277B7" w:rsidRDefault="00C277B7" w:rsidP="001125B6">
      <w:pPr>
        <w:pStyle w:val="02bSource"/>
        <w:widowControl/>
        <w:spacing w:line="190" w:lineRule="exact"/>
        <w:ind w:firstLine="113"/>
        <w:rPr>
          <w:lang w:val="nl-BE"/>
        </w:rPr>
      </w:pPr>
    </w:p>
    <w:p w14:paraId="0FE30922" w14:textId="77777777" w:rsidR="00C277B7" w:rsidRDefault="00C277B7" w:rsidP="001125B6">
      <w:pPr>
        <w:pStyle w:val="02bSource"/>
        <w:widowControl/>
        <w:spacing w:line="190" w:lineRule="exact"/>
        <w:ind w:firstLine="113"/>
        <w:rPr>
          <w:lang w:val="nl-BE"/>
        </w:rPr>
      </w:pPr>
    </w:p>
    <w:p w14:paraId="13E21613" w14:textId="77777777" w:rsidR="00C277B7" w:rsidRDefault="00C277B7" w:rsidP="001125B6">
      <w:pPr>
        <w:pStyle w:val="02bSource"/>
        <w:widowControl/>
        <w:spacing w:line="190" w:lineRule="exact"/>
        <w:ind w:firstLine="113"/>
        <w:rPr>
          <w:lang w:val="nl-BE"/>
        </w:rPr>
      </w:pPr>
    </w:p>
    <w:p w14:paraId="63759DA2" w14:textId="77777777" w:rsidR="00C277B7" w:rsidRDefault="00C277B7" w:rsidP="001125B6">
      <w:pPr>
        <w:pStyle w:val="02bSource"/>
        <w:widowControl/>
        <w:spacing w:line="190" w:lineRule="exact"/>
        <w:ind w:firstLine="113"/>
        <w:rPr>
          <w:lang w:val="nl-BE"/>
        </w:rPr>
      </w:pPr>
    </w:p>
    <w:p w14:paraId="322D3BAD" w14:textId="77777777" w:rsidR="00C277B7" w:rsidRDefault="00C277B7" w:rsidP="001125B6">
      <w:pPr>
        <w:pStyle w:val="02bSource"/>
        <w:widowControl/>
        <w:spacing w:line="190" w:lineRule="exact"/>
        <w:ind w:firstLine="113"/>
        <w:rPr>
          <w:lang w:val="nl-BE"/>
        </w:rPr>
      </w:pPr>
    </w:p>
    <w:p w14:paraId="0C571DF0" w14:textId="77777777" w:rsidR="00C277B7" w:rsidRDefault="00C277B7" w:rsidP="001125B6">
      <w:pPr>
        <w:pStyle w:val="02bSource"/>
        <w:widowControl/>
        <w:spacing w:line="190" w:lineRule="exact"/>
        <w:ind w:firstLine="113"/>
        <w:rPr>
          <w:lang w:val="nl-BE"/>
        </w:rPr>
      </w:pPr>
    </w:p>
    <w:p w14:paraId="05243B9C" w14:textId="77777777" w:rsidR="00C277B7" w:rsidRDefault="00C277B7" w:rsidP="001125B6">
      <w:pPr>
        <w:pStyle w:val="02bSource"/>
        <w:widowControl/>
        <w:spacing w:line="190" w:lineRule="exact"/>
        <w:ind w:firstLine="113"/>
        <w:rPr>
          <w:lang w:val="nl-BE"/>
        </w:rPr>
      </w:pPr>
    </w:p>
    <w:p w14:paraId="5A0F84B8" w14:textId="77777777" w:rsidR="00C277B7" w:rsidRDefault="00C277B7" w:rsidP="001125B6">
      <w:pPr>
        <w:pStyle w:val="02bSource"/>
        <w:widowControl/>
        <w:spacing w:line="190" w:lineRule="exact"/>
        <w:ind w:firstLine="113"/>
        <w:rPr>
          <w:lang w:val="nl-BE"/>
        </w:rPr>
      </w:pPr>
    </w:p>
    <w:p w14:paraId="206377C3" w14:textId="77777777" w:rsidR="00C277B7" w:rsidRDefault="00C277B7" w:rsidP="001125B6">
      <w:pPr>
        <w:pStyle w:val="02bSource"/>
        <w:widowControl/>
        <w:spacing w:line="190" w:lineRule="exact"/>
        <w:ind w:firstLine="113"/>
        <w:rPr>
          <w:lang w:val="nl-BE"/>
        </w:rPr>
      </w:pPr>
    </w:p>
    <w:p w14:paraId="22F6436A" w14:textId="77777777" w:rsidR="00C277B7" w:rsidRDefault="00C277B7" w:rsidP="001125B6">
      <w:pPr>
        <w:pStyle w:val="02bSource"/>
        <w:widowControl/>
        <w:spacing w:line="190" w:lineRule="exact"/>
        <w:ind w:firstLine="113"/>
        <w:rPr>
          <w:lang w:val="nl-BE"/>
        </w:rPr>
      </w:pPr>
    </w:p>
    <w:p w14:paraId="5C850F99" w14:textId="77777777" w:rsidR="00C277B7" w:rsidRDefault="00C277B7" w:rsidP="001125B6">
      <w:pPr>
        <w:pStyle w:val="02bSource"/>
        <w:widowControl/>
        <w:spacing w:line="190" w:lineRule="exact"/>
        <w:ind w:firstLine="113"/>
        <w:rPr>
          <w:lang w:val="nl-BE"/>
        </w:rPr>
      </w:pPr>
    </w:p>
    <w:p w14:paraId="77B45578" w14:textId="77777777" w:rsidR="00C277B7" w:rsidRDefault="00C277B7" w:rsidP="001125B6">
      <w:pPr>
        <w:pStyle w:val="02bSource"/>
        <w:widowControl/>
        <w:spacing w:line="190" w:lineRule="exact"/>
        <w:ind w:firstLine="113"/>
        <w:rPr>
          <w:lang w:val="nl-BE"/>
        </w:rPr>
      </w:pPr>
    </w:p>
    <w:p w14:paraId="5C3FC438" w14:textId="77777777" w:rsidR="00C277B7" w:rsidRDefault="00C277B7" w:rsidP="001125B6">
      <w:pPr>
        <w:pStyle w:val="02bSource"/>
        <w:widowControl/>
        <w:spacing w:line="190" w:lineRule="exact"/>
        <w:ind w:firstLine="113"/>
        <w:rPr>
          <w:lang w:val="nl-BE"/>
        </w:rPr>
      </w:pPr>
    </w:p>
    <w:p w14:paraId="15577A47" w14:textId="77777777" w:rsidR="00C277B7" w:rsidRDefault="00C277B7" w:rsidP="001125B6">
      <w:pPr>
        <w:pStyle w:val="02bSource"/>
        <w:widowControl/>
        <w:spacing w:line="190" w:lineRule="exact"/>
        <w:ind w:firstLine="113"/>
        <w:rPr>
          <w:lang w:val="nl-BE"/>
        </w:rPr>
      </w:pPr>
    </w:p>
    <w:p w14:paraId="57FAB8C7" w14:textId="77777777" w:rsidR="00C277B7" w:rsidRDefault="00C277B7" w:rsidP="001125B6">
      <w:pPr>
        <w:pStyle w:val="02bSource"/>
        <w:widowControl/>
        <w:spacing w:line="190" w:lineRule="exact"/>
        <w:ind w:firstLine="113"/>
        <w:rPr>
          <w:lang w:val="nl-BE"/>
        </w:rPr>
      </w:pPr>
    </w:p>
    <w:p w14:paraId="488F92F8" w14:textId="77777777" w:rsidR="00C277B7" w:rsidRDefault="00C277B7" w:rsidP="001125B6">
      <w:pPr>
        <w:pStyle w:val="02bSource"/>
        <w:widowControl/>
        <w:spacing w:line="190" w:lineRule="exact"/>
        <w:ind w:firstLine="113"/>
        <w:rPr>
          <w:lang w:val="nl-BE"/>
        </w:rPr>
      </w:pPr>
    </w:p>
    <w:p w14:paraId="4706046B" w14:textId="77777777" w:rsidR="00C277B7" w:rsidRDefault="00C277B7" w:rsidP="001125B6">
      <w:pPr>
        <w:pStyle w:val="02bSource"/>
        <w:widowControl/>
        <w:spacing w:line="190" w:lineRule="exact"/>
        <w:ind w:firstLine="113"/>
        <w:rPr>
          <w:lang w:val="nl-BE"/>
        </w:rPr>
      </w:pPr>
    </w:p>
    <w:p w14:paraId="4CE44BEC" w14:textId="77777777" w:rsidR="00C277B7" w:rsidRDefault="00C277B7" w:rsidP="001125B6">
      <w:pPr>
        <w:pStyle w:val="02bSource"/>
        <w:widowControl/>
        <w:spacing w:line="190" w:lineRule="exact"/>
        <w:ind w:firstLine="113"/>
        <w:rPr>
          <w:lang w:val="nl-BE"/>
        </w:rPr>
      </w:pPr>
    </w:p>
    <w:p w14:paraId="6D416869" w14:textId="77777777" w:rsidR="00C277B7" w:rsidRDefault="00C277B7" w:rsidP="001125B6">
      <w:pPr>
        <w:pStyle w:val="02bSource"/>
        <w:widowControl/>
        <w:spacing w:line="190" w:lineRule="exact"/>
        <w:ind w:firstLine="113"/>
        <w:rPr>
          <w:lang w:val="nl-BE"/>
        </w:rPr>
      </w:pPr>
    </w:p>
    <w:p w14:paraId="014F6F85" w14:textId="77777777" w:rsidR="00C277B7" w:rsidRDefault="00C277B7" w:rsidP="001125B6">
      <w:pPr>
        <w:pStyle w:val="02bSource"/>
        <w:widowControl/>
        <w:spacing w:line="190" w:lineRule="exact"/>
        <w:ind w:firstLine="113"/>
        <w:rPr>
          <w:lang w:val="nl-BE"/>
        </w:rPr>
      </w:pPr>
    </w:p>
    <w:p w14:paraId="5F760008" w14:textId="77777777" w:rsidR="00C277B7" w:rsidRDefault="00C277B7" w:rsidP="001125B6">
      <w:pPr>
        <w:pStyle w:val="02bSource"/>
        <w:widowControl/>
        <w:spacing w:line="190" w:lineRule="exact"/>
        <w:ind w:firstLine="113"/>
        <w:rPr>
          <w:lang w:val="nl-BE"/>
        </w:rPr>
      </w:pPr>
    </w:p>
    <w:p w14:paraId="4CEC0E05" w14:textId="77777777" w:rsidR="00C277B7" w:rsidRDefault="00C277B7" w:rsidP="001125B6">
      <w:pPr>
        <w:pStyle w:val="02bSource"/>
        <w:widowControl/>
        <w:spacing w:line="190" w:lineRule="exact"/>
        <w:ind w:firstLine="113"/>
        <w:rPr>
          <w:lang w:val="nl-BE"/>
        </w:rPr>
      </w:pPr>
    </w:p>
    <w:p w14:paraId="16E2B654" w14:textId="77777777" w:rsidR="00C277B7" w:rsidRDefault="00C277B7" w:rsidP="001125B6">
      <w:pPr>
        <w:pStyle w:val="02bSource"/>
        <w:widowControl/>
        <w:spacing w:line="190" w:lineRule="exact"/>
        <w:ind w:firstLine="113"/>
        <w:rPr>
          <w:lang w:val="nl-BE"/>
        </w:rPr>
      </w:pPr>
    </w:p>
    <w:p w14:paraId="12796632" w14:textId="77777777" w:rsidR="00C277B7" w:rsidRDefault="00C277B7" w:rsidP="001125B6">
      <w:pPr>
        <w:pStyle w:val="02bSource"/>
        <w:widowControl/>
        <w:spacing w:line="190" w:lineRule="exact"/>
        <w:ind w:firstLine="113"/>
        <w:rPr>
          <w:lang w:val="nl-BE"/>
        </w:rPr>
      </w:pPr>
    </w:p>
    <w:p w14:paraId="5652500C" w14:textId="77777777" w:rsidR="00C277B7" w:rsidRDefault="00C277B7" w:rsidP="001125B6">
      <w:pPr>
        <w:pStyle w:val="02bSource"/>
        <w:widowControl/>
        <w:spacing w:line="190" w:lineRule="exact"/>
        <w:ind w:firstLine="113"/>
        <w:rPr>
          <w:lang w:val="nl-BE"/>
        </w:rPr>
      </w:pPr>
    </w:p>
    <w:p w14:paraId="2ED5CBEE" w14:textId="77777777" w:rsidR="00C277B7" w:rsidRDefault="00C277B7" w:rsidP="001125B6">
      <w:pPr>
        <w:pStyle w:val="02bSource"/>
        <w:widowControl/>
        <w:spacing w:line="190" w:lineRule="exact"/>
        <w:ind w:firstLine="113"/>
        <w:rPr>
          <w:lang w:val="nl-BE"/>
        </w:rPr>
      </w:pPr>
    </w:p>
    <w:p w14:paraId="5AFD2EB2" w14:textId="77777777" w:rsidR="00C277B7" w:rsidRDefault="00C277B7" w:rsidP="001125B6">
      <w:pPr>
        <w:pStyle w:val="02bSource"/>
        <w:widowControl/>
        <w:spacing w:line="190" w:lineRule="exact"/>
        <w:ind w:firstLine="113"/>
        <w:rPr>
          <w:lang w:val="nl-BE"/>
        </w:rPr>
      </w:pPr>
    </w:p>
    <w:p w14:paraId="3DF53636" w14:textId="77777777" w:rsidR="00C277B7" w:rsidRDefault="00C277B7" w:rsidP="001125B6">
      <w:pPr>
        <w:pStyle w:val="02bSource"/>
        <w:widowControl/>
        <w:spacing w:line="190" w:lineRule="exact"/>
        <w:ind w:firstLine="113"/>
        <w:rPr>
          <w:lang w:val="nl-BE"/>
        </w:rPr>
      </w:pPr>
    </w:p>
    <w:p w14:paraId="032D7D67" w14:textId="77777777" w:rsidR="00C277B7" w:rsidRDefault="00C277B7" w:rsidP="001125B6">
      <w:pPr>
        <w:pStyle w:val="02bSource"/>
        <w:widowControl/>
        <w:spacing w:line="190" w:lineRule="exact"/>
        <w:ind w:firstLine="113"/>
        <w:rPr>
          <w:lang w:val="nl-BE"/>
        </w:rPr>
      </w:pPr>
    </w:p>
    <w:p w14:paraId="03308C59" w14:textId="77777777" w:rsidR="00C277B7" w:rsidRDefault="00C277B7" w:rsidP="001125B6">
      <w:pPr>
        <w:pStyle w:val="02bSource"/>
        <w:widowControl/>
        <w:spacing w:line="190" w:lineRule="exact"/>
        <w:ind w:firstLine="113"/>
        <w:rPr>
          <w:lang w:val="nl-BE"/>
        </w:rPr>
      </w:pPr>
    </w:p>
    <w:p w14:paraId="7884E116" w14:textId="77777777" w:rsidR="00C277B7" w:rsidRDefault="00C277B7" w:rsidP="001125B6">
      <w:pPr>
        <w:pStyle w:val="02bSource"/>
        <w:widowControl/>
        <w:spacing w:line="190" w:lineRule="exact"/>
        <w:ind w:firstLine="113"/>
        <w:rPr>
          <w:lang w:val="nl-BE"/>
        </w:rPr>
      </w:pPr>
    </w:p>
    <w:p w14:paraId="1CBC0705" w14:textId="77777777" w:rsidR="00412822" w:rsidRPr="00AD04D8" w:rsidRDefault="00412822" w:rsidP="001125B6">
      <w:pPr>
        <w:pStyle w:val="02bSource"/>
        <w:widowControl/>
        <w:spacing w:line="190" w:lineRule="exact"/>
        <w:ind w:firstLine="113"/>
        <w:rPr>
          <w:b/>
          <w:noProof/>
          <w:lang w:val="nl-BE"/>
        </w:rPr>
      </w:pPr>
      <w:r w:rsidRPr="00AD04D8">
        <w:rPr>
          <w:b/>
          <w:noProof/>
          <w:lang w:val="nl-BE"/>
        </w:rPr>
        <w:lastRenderedPageBreak/>
        <w:t xml:space="preserve">- </w:t>
      </w:r>
      <w:r w:rsidR="0064657E">
        <w:rPr>
          <w:b/>
          <w:noProof/>
          <w:lang w:val="nl-BE"/>
        </w:rPr>
        <w:t xml:space="preserve">44 </w:t>
      </w:r>
      <w:r w:rsidRPr="00AD04D8">
        <w:rPr>
          <w:b/>
          <w:noProof/>
          <w:lang w:val="nl-BE"/>
        </w:rPr>
        <w:t>-</w:t>
      </w:r>
    </w:p>
    <w:p w14:paraId="74660ABA" w14:textId="77777777" w:rsidR="00412822" w:rsidRPr="00AD04D8" w:rsidRDefault="00412822" w:rsidP="00412822">
      <w:pPr>
        <w:pStyle w:val="02bSource"/>
        <w:widowControl/>
        <w:spacing w:line="190" w:lineRule="exact"/>
        <w:ind w:firstLine="113"/>
        <w:rPr>
          <w:lang w:val="nl-BE"/>
        </w:rPr>
      </w:pPr>
    </w:p>
    <w:p w14:paraId="09B67F74" w14:textId="77777777" w:rsidR="00412822" w:rsidRPr="002702D3" w:rsidRDefault="002702D3" w:rsidP="00401270">
      <w:pPr>
        <w:pStyle w:val="02bSource"/>
        <w:widowControl/>
        <w:spacing w:line="190" w:lineRule="exact"/>
        <w:ind w:firstLine="113"/>
        <w:outlineLvl w:val="0"/>
        <w:rPr>
          <w:lang w:val="nl-BE"/>
        </w:rPr>
      </w:pPr>
      <w:r>
        <w:rPr>
          <w:i/>
          <w:lang w:val="nl-BE"/>
        </w:rPr>
        <w:t xml:space="preserve">EBUR, </w:t>
      </w:r>
      <w:r>
        <w:rPr>
          <w:lang w:val="nl-BE"/>
        </w:rPr>
        <w:t>2004</w:t>
      </w:r>
    </w:p>
    <w:p w14:paraId="39443E9D" w14:textId="77777777" w:rsidR="00412822" w:rsidRPr="00AD04D8" w:rsidRDefault="00412822" w:rsidP="002702D3">
      <w:pPr>
        <w:pStyle w:val="02bSource"/>
        <w:widowControl/>
        <w:spacing w:line="190" w:lineRule="exact"/>
        <w:ind w:firstLine="113"/>
        <w:outlineLvl w:val="0"/>
        <w:rPr>
          <w:lang w:val="nl-BE"/>
        </w:rPr>
      </w:pPr>
    </w:p>
    <w:p w14:paraId="0A22CCBA" w14:textId="77777777" w:rsidR="00412822" w:rsidRPr="00AD04D8" w:rsidRDefault="00412822" w:rsidP="00412822">
      <w:pPr>
        <w:rPr>
          <w:sz w:val="20"/>
          <w:szCs w:val="20"/>
          <w:lang w:val="nl-BE"/>
        </w:rPr>
      </w:pPr>
      <w:r w:rsidRPr="00AD04D8">
        <w:rPr>
          <w:lang w:val="nl-BE"/>
        </w:rPr>
        <w:object w:dxaOrig="4700" w:dyaOrig="4723" w14:anchorId="7DFFC025">
          <v:shape id="_x0000_i1064" type="#_x0000_t75" style="width:154.5pt;height:155.1pt" o:ole="">
            <v:imagedata r:id="rId97" o:title=""/>
          </v:shape>
          <o:OLEObject Type="Embed" ProgID="CorelDRAW.Graphic.12" ShapeID="_x0000_i1064" DrawAspect="Content" ObjectID="_1587467481" r:id="rId98"/>
        </w:object>
      </w:r>
    </w:p>
    <w:p w14:paraId="7414BE2E" w14:textId="77777777" w:rsidR="007A1CEA" w:rsidRDefault="007A1CEA" w:rsidP="00412822">
      <w:pPr>
        <w:rPr>
          <w:b/>
          <w:lang w:val="nl-BE"/>
        </w:rPr>
      </w:pPr>
    </w:p>
    <w:p w14:paraId="5AD0D6E8" w14:textId="77777777" w:rsidR="00412822" w:rsidRPr="00AD04D8" w:rsidRDefault="00412822" w:rsidP="00412822">
      <w:pPr>
        <w:rPr>
          <w:sz w:val="20"/>
          <w:szCs w:val="20"/>
          <w:lang w:val="nl-BE"/>
        </w:rPr>
      </w:pPr>
      <w:r w:rsidRPr="00AD04D8">
        <w:rPr>
          <w:b/>
          <w:lang w:val="nl-BE"/>
        </w:rPr>
        <w:t>=</w:t>
      </w:r>
      <w:r w:rsidR="00F86DCE">
        <w:rPr>
          <w:sz w:val="20"/>
          <w:szCs w:val="20"/>
          <w:lang w:val="nl-BE"/>
        </w:rPr>
        <w:t xml:space="preserve">                           </w:t>
      </w:r>
      <w:r w:rsidR="00FA7833">
        <w:rPr>
          <w:sz w:val="20"/>
          <w:szCs w:val="20"/>
          <w:lang w:val="nl-BE"/>
        </w:rPr>
        <w:t xml:space="preserve"> </w:t>
      </w:r>
      <w:r w:rsidR="00F86DCE">
        <w:rPr>
          <w:sz w:val="20"/>
          <w:szCs w:val="20"/>
          <w:lang w:val="nl-BE"/>
        </w:rPr>
        <w:t xml:space="preserve"> </w:t>
      </w:r>
      <w:r w:rsidRPr="00AD04D8">
        <w:rPr>
          <w:sz w:val="20"/>
          <w:szCs w:val="20"/>
          <w:lang w:val="nl-BE"/>
        </w:rPr>
        <w:t>0310.01 e2h1</w:t>
      </w:r>
    </w:p>
    <w:p w14:paraId="18D16736" w14:textId="77777777" w:rsidR="00412822" w:rsidRPr="00AD04D8" w:rsidRDefault="00412822" w:rsidP="00412822">
      <w:pPr>
        <w:rPr>
          <w:sz w:val="20"/>
          <w:szCs w:val="20"/>
          <w:lang w:val="nl-BE"/>
        </w:rPr>
      </w:pPr>
    </w:p>
    <w:p w14:paraId="34714FCB" w14:textId="77777777" w:rsidR="00412822" w:rsidRPr="00AD04D8" w:rsidRDefault="00412822" w:rsidP="00412822">
      <w:pPr>
        <w:pStyle w:val="03aText"/>
        <w:widowControl/>
        <w:rPr>
          <w:lang w:val="nl-BE"/>
        </w:rPr>
      </w:pPr>
      <w:r w:rsidRPr="00AD04D8">
        <w:rPr>
          <w:lang w:val="nl-BE"/>
        </w:rPr>
        <w:t>Kan wit nog remise halen in deze maljutka?</w:t>
      </w:r>
    </w:p>
    <w:p w14:paraId="7A0EFC07" w14:textId="77777777" w:rsidR="00412822" w:rsidRPr="00AD04D8" w:rsidRDefault="00412822" w:rsidP="00412822">
      <w:pPr>
        <w:rPr>
          <w:rFonts w:cs="Arial"/>
          <w:b/>
          <w:sz w:val="20"/>
          <w:szCs w:val="20"/>
          <w:lang w:val="nl-BE"/>
        </w:rPr>
      </w:pPr>
      <w:r w:rsidRPr="00AD04D8">
        <w:rPr>
          <w:rFonts w:cs="Arial"/>
          <w:b/>
          <w:sz w:val="20"/>
          <w:szCs w:val="20"/>
          <w:lang w:val="nl-BE"/>
        </w:rPr>
        <w:tab/>
        <w:t>1.Kf1</w:t>
      </w:r>
      <w:r w:rsidRPr="00AD04D8">
        <w:rPr>
          <w:rFonts w:cs="Arial"/>
          <w:b/>
          <w:sz w:val="20"/>
          <w:szCs w:val="20"/>
          <w:lang w:val="nl-BE"/>
        </w:rPr>
        <w:tab/>
      </w:r>
      <w:r w:rsidRPr="00AD04D8">
        <w:rPr>
          <w:rFonts w:cs="Arial"/>
          <w:b/>
          <w:sz w:val="20"/>
          <w:szCs w:val="20"/>
          <w:lang w:val="nl-BE"/>
        </w:rPr>
        <w:tab/>
        <w:t>Kh2</w:t>
      </w:r>
    </w:p>
    <w:p w14:paraId="2BE79E37" w14:textId="77777777" w:rsidR="00412822" w:rsidRPr="00AD04D8" w:rsidRDefault="00412822" w:rsidP="00412822">
      <w:pPr>
        <w:pStyle w:val="03aText"/>
        <w:widowControl/>
        <w:rPr>
          <w:lang w:val="nl-BE"/>
        </w:rPr>
      </w:pPr>
      <w:r w:rsidRPr="00AD04D8">
        <w:rPr>
          <w:lang w:val="nl-BE"/>
        </w:rPr>
        <w:t>De zwarte koning wil naar veld g3 om zijn pion te dekken.</w:t>
      </w:r>
    </w:p>
    <w:p w14:paraId="6FAD7F9D" w14:textId="77777777" w:rsidR="00412822" w:rsidRPr="00AD04D8" w:rsidRDefault="00412822" w:rsidP="00412822">
      <w:pPr>
        <w:rPr>
          <w:rFonts w:cs="Arial"/>
          <w:b/>
          <w:sz w:val="20"/>
          <w:szCs w:val="20"/>
          <w:lang w:val="nl-BE"/>
        </w:rPr>
      </w:pPr>
      <w:r w:rsidRPr="00AD04D8">
        <w:rPr>
          <w:rFonts w:cs="Arial"/>
          <w:b/>
          <w:sz w:val="20"/>
          <w:szCs w:val="20"/>
          <w:lang w:val="nl-BE"/>
        </w:rPr>
        <w:tab/>
        <w:t>2.Lb4</w:t>
      </w:r>
    </w:p>
    <w:p w14:paraId="6E05AFDB" w14:textId="77777777" w:rsidR="00412822" w:rsidRPr="00AD04D8" w:rsidRDefault="00181FF9" w:rsidP="00412822">
      <w:pPr>
        <w:pStyle w:val="03aText"/>
        <w:widowControl/>
        <w:rPr>
          <w:lang w:val="nl-BE"/>
        </w:rPr>
      </w:pPr>
      <w:r>
        <w:rPr>
          <w:lang w:val="nl-BE"/>
        </w:rPr>
        <w:t xml:space="preserve">Maar </w:t>
      </w:r>
      <w:r w:rsidR="00412822" w:rsidRPr="00AD04D8">
        <w:rPr>
          <w:lang w:val="nl-BE"/>
        </w:rPr>
        <w:t>niet 2.Lc5?</w:t>
      </w:r>
      <w:r w:rsidR="0035011B">
        <w:rPr>
          <w:lang w:val="nl-BE"/>
        </w:rPr>
        <w:t xml:space="preserve"> wegens</w:t>
      </w:r>
      <w:r w:rsidR="00410BCD">
        <w:rPr>
          <w:lang w:val="nl-BE"/>
        </w:rPr>
        <w:t xml:space="preserve"> </w:t>
      </w:r>
      <w:r w:rsidR="00B14BBF">
        <w:rPr>
          <w:lang w:val="nl-BE"/>
        </w:rPr>
        <w:t>2…</w:t>
      </w:r>
      <w:r w:rsidR="00412822" w:rsidRPr="00AD04D8">
        <w:rPr>
          <w:lang w:val="nl-BE"/>
        </w:rPr>
        <w:t>Kg3</w:t>
      </w:r>
    </w:p>
    <w:p w14:paraId="6B384E48" w14:textId="77777777" w:rsidR="00412822" w:rsidRPr="00AD04D8" w:rsidRDefault="00412822" w:rsidP="00412822">
      <w:pPr>
        <w:rPr>
          <w:rFonts w:cs="Arial"/>
          <w:b/>
          <w:sz w:val="20"/>
          <w:szCs w:val="20"/>
          <w:lang w:val="nl-BE"/>
        </w:rPr>
      </w:pPr>
      <w:r w:rsidRPr="00AD04D8">
        <w:rPr>
          <w:rFonts w:cs="Arial"/>
          <w:b/>
          <w:sz w:val="20"/>
          <w:szCs w:val="20"/>
          <w:lang w:val="nl-BE"/>
        </w:rPr>
        <w:tab/>
        <w:t>2…</w:t>
      </w:r>
      <w:r w:rsidRPr="00AD04D8">
        <w:rPr>
          <w:rFonts w:cs="Arial"/>
          <w:b/>
          <w:sz w:val="20"/>
          <w:szCs w:val="20"/>
          <w:lang w:val="nl-BE"/>
        </w:rPr>
        <w:tab/>
      </w:r>
      <w:r w:rsidRPr="00AD04D8">
        <w:rPr>
          <w:rFonts w:cs="Arial"/>
          <w:b/>
          <w:sz w:val="20"/>
          <w:szCs w:val="20"/>
          <w:lang w:val="nl-BE"/>
        </w:rPr>
        <w:tab/>
        <w:t>Tb2</w:t>
      </w:r>
    </w:p>
    <w:p w14:paraId="6A200562" w14:textId="77777777" w:rsidR="00412822" w:rsidRPr="00AD04D8" w:rsidRDefault="00412822" w:rsidP="00412822">
      <w:pPr>
        <w:rPr>
          <w:rFonts w:cs="Arial"/>
          <w:b/>
          <w:sz w:val="20"/>
          <w:szCs w:val="20"/>
          <w:lang w:val="nl-BE"/>
        </w:rPr>
      </w:pPr>
      <w:r w:rsidRPr="00AD04D8">
        <w:rPr>
          <w:rFonts w:cs="Arial"/>
          <w:b/>
          <w:sz w:val="20"/>
          <w:szCs w:val="20"/>
          <w:lang w:val="nl-BE"/>
        </w:rPr>
        <w:tab/>
        <w:t>3.La3</w:t>
      </w:r>
    </w:p>
    <w:p w14:paraId="697B69B9" w14:textId="77777777" w:rsidR="00412822" w:rsidRPr="00AD04D8" w:rsidRDefault="00412822" w:rsidP="00412822">
      <w:pPr>
        <w:pStyle w:val="03aText"/>
        <w:widowControl/>
        <w:rPr>
          <w:lang w:val="nl-BE"/>
        </w:rPr>
      </w:pPr>
      <w:r w:rsidRPr="00AD04D8">
        <w:rPr>
          <w:lang w:val="nl-BE"/>
        </w:rPr>
        <w:t xml:space="preserve">En niet: </w:t>
      </w:r>
    </w:p>
    <w:p w14:paraId="3E93D857" w14:textId="77777777" w:rsidR="00412822" w:rsidRPr="00AD04D8" w:rsidRDefault="00412822" w:rsidP="00021475">
      <w:pPr>
        <w:pStyle w:val="03aText"/>
        <w:widowControl/>
        <w:numPr>
          <w:ilvl w:val="0"/>
          <w:numId w:val="7"/>
        </w:numPr>
        <w:rPr>
          <w:lang w:val="nl-BE"/>
        </w:rPr>
      </w:pPr>
      <w:r>
        <w:rPr>
          <w:lang w:val="nl-BE"/>
        </w:rPr>
        <w:t xml:space="preserve">3.Ld6+? Kh3 4.La3 Ta2 </w:t>
      </w:r>
      <w:r w:rsidRPr="00AD04D8">
        <w:rPr>
          <w:lang w:val="nl-BE"/>
        </w:rPr>
        <w:t>5.</w:t>
      </w:r>
      <w:r>
        <w:rPr>
          <w:lang w:val="nl-BE"/>
        </w:rPr>
        <w:t>Ld6 Ta6 6.Le5 Ta5 7.Lc3 Tf5</w:t>
      </w:r>
      <w:r w:rsidR="003057D4">
        <w:rPr>
          <w:lang w:val="nl-BE"/>
        </w:rPr>
        <w:t xml:space="preserve"> 8.Ld4 Kg3</w:t>
      </w:r>
      <w:r w:rsidR="0035011B">
        <w:rPr>
          <w:lang w:val="nl-BE"/>
        </w:rPr>
        <w:t>, en</w:t>
      </w:r>
      <w:r>
        <w:rPr>
          <w:lang w:val="nl-BE"/>
        </w:rPr>
        <w:t>zovoort.</w:t>
      </w:r>
      <w:r w:rsidRPr="00AD04D8">
        <w:rPr>
          <w:lang w:val="nl-BE"/>
        </w:rPr>
        <w:t xml:space="preserve"> Ook niet</w:t>
      </w:r>
      <w:r w:rsidR="003057D4">
        <w:rPr>
          <w:lang w:val="nl-BE"/>
        </w:rPr>
        <w:t>:</w:t>
      </w:r>
    </w:p>
    <w:p w14:paraId="48DF5E4B" w14:textId="77777777" w:rsidR="00412822" w:rsidRDefault="00412822" w:rsidP="00021475">
      <w:pPr>
        <w:pStyle w:val="03aText"/>
        <w:widowControl/>
        <w:numPr>
          <w:ilvl w:val="0"/>
          <w:numId w:val="7"/>
        </w:numPr>
        <w:rPr>
          <w:lang w:val="nl-BE"/>
        </w:rPr>
      </w:pPr>
      <w:r w:rsidRPr="00AD04D8">
        <w:rPr>
          <w:lang w:val="nl-BE"/>
        </w:rPr>
        <w:t>3.Lc3? Tc2 4.Le5+</w:t>
      </w:r>
      <w:r>
        <w:rPr>
          <w:lang w:val="nl-BE"/>
        </w:rPr>
        <w:t xml:space="preserve"> Kh3 5.Lb8 Tc8 6.Ld6 Td8 7.Le7 Td7 8.Lc5 Kg3 9.Lxf2</w:t>
      </w:r>
      <w:r w:rsidR="0035011B">
        <w:rPr>
          <w:lang w:val="nl-BE"/>
        </w:rPr>
        <w:t>+</w:t>
      </w:r>
      <w:r>
        <w:rPr>
          <w:lang w:val="nl-BE"/>
        </w:rPr>
        <w:t xml:space="preserve"> Kf3 en wit wint.</w:t>
      </w:r>
      <w:r w:rsidRPr="00AD04D8">
        <w:rPr>
          <w:lang w:val="nl-BE"/>
        </w:rPr>
        <w:t xml:space="preserve"> </w:t>
      </w:r>
      <w:r>
        <w:rPr>
          <w:lang w:val="nl-BE"/>
        </w:rPr>
        <w:t xml:space="preserve">  </w:t>
      </w:r>
      <w:r w:rsidRPr="00AD04D8">
        <w:rPr>
          <w:lang w:val="nl-BE"/>
        </w:rPr>
        <w:t xml:space="preserve">  </w:t>
      </w:r>
    </w:p>
    <w:p w14:paraId="3C31312C" w14:textId="77777777" w:rsidR="00F86DCE" w:rsidRDefault="00412822" w:rsidP="00F86DCE">
      <w:pPr>
        <w:pStyle w:val="03aText"/>
        <w:widowControl/>
        <w:ind w:left="705"/>
        <w:rPr>
          <w:lang w:val="nl-BE"/>
        </w:rPr>
      </w:pPr>
      <w:r w:rsidRPr="00AD04D8">
        <w:rPr>
          <w:b/>
          <w:lang w:val="nl-BE"/>
        </w:rPr>
        <w:t>3…</w:t>
      </w:r>
      <w:r w:rsidRPr="00AD04D8">
        <w:rPr>
          <w:b/>
          <w:lang w:val="nl-BE"/>
        </w:rPr>
        <w:tab/>
      </w:r>
      <w:r w:rsidRPr="00AD04D8">
        <w:rPr>
          <w:b/>
          <w:lang w:val="nl-BE"/>
        </w:rPr>
        <w:tab/>
        <w:t>Ta2</w:t>
      </w:r>
      <w:r>
        <w:rPr>
          <w:lang w:val="nl-BE"/>
        </w:rPr>
        <w:t xml:space="preserve"> </w:t>
      </w:r>
    </w:p>
    <w:p w14:paraId="46383B3A" w14:textId="77777777" w:rsidR="00412822" w:rsidRPr="00F86DCE" w:rsidRDefault="00412822" w:rsidP="00E74798">
      <w:pPr>
        <w:pStyle w:val="03aText"/>
        <w:widowControl/>
        <w:ind w:firstLine="705"/>
        <w:rPr>
          <w:b/>
          <w:lang w:val="nl-BE"/>
        </w:rPr>
      </w:pPr>
      <w:r w:rsidRPr="00F86DCE">
        <w:rPr>
          <w:b/>
          <w:lang w:val="nl-BE"/>
        </w:rPr>
        <w:t>4.Ld6+</w:t>
      </w:r>
      <w:r w:rsidRPr="00F86DCE">
        <w:rPr>
          <w:b/>
          <w:lang w:val="nl-BE"/>
        </w:rPr>
        <w:tab/>
      </w:r>
      <w:r w:rsidRPr="00F86DCE">
        <w:rPr>
          <w:b/>
          <w:lang w:val="nl-BE"/>
        </w:rPr>
        <w:tab/>
        <w:t>Kh3</w:t>
      </w:r>
    </w:p>
    <w:p w14:paraId="7644FC87" w14:textId="77777777" w:rsidR="00412822" w:rsidRPr="00AD04D8" w:rsidRDefault="00841E20" w:rsidP="00F86DCE">
      <w:pPr>
        <w:rPr>
          <w:rFonts w:cs="Arial"/>
          <w:b/>
          <w:sz w:val="20"/>
          <w:szCs w:val="20"/>
          <w:lang w:val="nl-BE"/>
        </w:rPr>
      </w:pPr>
      <w:r>
        <w:rPr>
          <w:rFonts w:cs="Arial"/>
          <w:b/>
          <w:sz w:val="20"/>
          <w:szCs w:val="20"/>
          <w:lang w:val="nl-BE"/>
        </w:rPr>
        <w:t xml:space="preserve"> </w:t>
      </w:r>
      <w:r>
        <w:rPr>
          <w:rFonts w:cs="Arial"/>
          <w:b/>
          <w:sz w:val="20"/>
          <w:szCs w:val="20"/>
          <w:lang w:val="nl-BE"/>
        </w:rPr>
        <w:tab/>
      </w:r>
      <w:r w:rsidR="00412822" w:rsidRPr="00AD04D8">
        <w:rPr>
          <w:rFonts w:cs="Arial"/>
          <w:b/>
          <w:sz w:val="20"/>
          <w:szCs w:val="20"/>
          <w:lang w:val="nl-BE"/>
        </w:rPr>
        <w:t>5.Lc7</w:t>
      </w:r>
      <w:r w:rsidR="00412822" w:rsidRPr="00AD04D8">
        <w:rPr>
          <w:rFonts w:cs="Arial"/>
          <w:b/>
          <w:sz w:val="20"/>
          <w:szCs w:val="20"/>
          <w:lang w:val="nl-BE"/>
        </w:rPr>
        <w:tab/>
      </w:r>
      <w:r w:rsidR="00412822" w:rsidRPr="00AD04D8">
        <w:rPr>
          <w:rFonts w:cs="Arial"/>
          <w:b/>
          <w:sz w:val="20"/>
          <w:szCs w:val="20"/>
          <w:lang w:val="nl-BE"/>
        </w:rPr>
        <w:tab/>
        <w:t>Tb2</w:t>
      </w:r>
    </w:p>
    <w:p w14:paraId="4F98CCCA" w14:textId="77777777" w:rsidR="00F15916" w:rsidRDefault="00F15916" w:rsidP="00412822">
      <w:pPr>
        <w:pStyle w:val="03aText"/>
        <w:widowControl/>
        <w:rPr>
          <w:lang w:val="nl-BE"/>
        </w:rPr>
      </w:pPr>
    </w:p>
    <w:p w14:paraId="33F54410" w14:textId="77777777" w:rsidR="00F15916" w:rsidRDefault="00F15916" w:rsidP="00412822">
      <w:pPr>
        <w:pStyle w:val="03aText"/>
        <w:widowControl/>
        <w:rPr>
          <w:lang w:val="nl-BE"/>
        </w:rPr>
      </w:pPr>
    </w:p>
    <w:p w14:paraId="6340FC1E" w14:textId="77777777" w:rsidR="00603F9D" w:rsidRDefault="00603F9D" w:rsidP="00412822">
      <w:pPr>
        <w:pStyle w:val="03aText"/>
        <w:widowControl/>
        <w:rPr>
          <w:lang w:val="nl-BE"/>
        </w:rPr>
      </w:pPr>
    </w:p>
    <w:p w14:paraId="4F14F0BA" w14:textId="77777777" w:rsidR="008E29C6" w:rsidRDefault="008E29C6" w:rsidP="00412822">
      <w:pPr>
        <w:pStyle w:val="03aText"/>
        <w:widowControl/>
        <w:rPr>
          <w:lang w:val="nl-BE"/>
        </w:rPr>
      </w:pPr>
    </w:p>
    <w:p w14:paraId="7163E3A3" w14:textId="77777777" w:rsidR="00E74798" w:rsidRDefault="00E74798" w:rsidP="00412822">
      <w:pPr>
        <w:pStyle w:val="03aText"/>
        <w:widowControl/>
        <w:rPr>
          <w:lang w:val="nl-BE"/>
        </w:rPr>
      </w:pPr>
    </w:p>
    <w:p w14:paraId="2020DCC7" w14:textId="77777777" w:rsidR="00412822" w:rsidRPr="00AD04D8" w:rsidRDefault="00224D85" w:rsidP="00412822">
      <w:pPr>
        <w:pStyle w:val="03aText"/>
        <w:widowControl/>
        <w:rPr>
          <w:lang w:val="nl-BE"/>
        </w:rPr>
      </w:pPr>
      <w:r>
        <w:rPr>
          <w:lang w:val="nl-BE"/>
        </w:rPr>
        <w:t>D</w:t>
      </w:r>
      <w:r w:rsidR="00412822" w:rsidRPr="00AD04D8">
        <w:rPr>
          <w:lang w:val="nl-BE"/>
        </w:rPr>
        <w:t xml:space="preserve">e loper </w:t>
      </w:r>
      <w:r w:rsidR="0078759E">
        <w:rPr>
          <w:lang w:val="nl-BE"/>
        </w:rPr>
        <w:t>daalt</w:t>
      </w:r>
      <w:r>
        <w:rPr>
          <w:lang w:val="nl-BE"/>
        </w:rPr>
        <w:t xml:space="preserve"> </w:t>
      </w:r>
      <w:r w:rsidR="00412822" w:rsidRPr="00AD04D8">
        <w:rPr>
          <w:lang w:val="nl-BE"/>
        </w:rPr>
        <w:t>rustig de trap af</w:t>
      </w:r>
      <w:r w:rsidR="00F86DCE">
        <w:rPr>
          <w:lang w:val="nl-BE"/>
        </w:rPr>
        <w:t>.</w:t>
      </w:r>
      <w:r w:rsidR="00412822" w:rsidRPr="00AD04D8">
        <w:rPr>
          <w:lang w:val="nl-BE"/>
        </w:rPr>
        <w:t> </w:t>
      </w:r>
    </w:p>
    <w:p w14:paraId="27C27BD0"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6.Ld6</w:t>
      </w:r>
      <w:r w:rsidRPr="00AD04D8">
        <w:rPr>
          <w:rFonts w:cs="Arial"/>
          <w:b/>
          <w:sz w:val="20"/>
          <w:szCs w:val="20"/>
          <w:lang w:val="nl-BE"/>
        </w:rPr>
        <w:tab/>
      </w:r>
      <w:r w:rsidRPr="00AD04D8">
        <w:rPr>
          <w:rFonts w:cs="Arial"/>
          <w:b/>
          <w:sz w:val="20"/>
          <w:szCs w:val="20"/>
          <w:lang w:val="nl-BE"/>
        </w:rPr>
        <w:tab/>
        <w:t>Tc2</w:t>
      </w:r>
    </w:p>
    <w:p w14:paraId="6B1492E8"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7.Le5</w:t>
      </w:r>
      <w:r w:rsidRPr="00AD04D8">
        <w:rPr>
          <w:rFonts w:cs="Arial"/>
          <w:b/>
          <w:sz w:val="20"/>
          <w:szCs w:val="20"/>
          <w:lang w:val="nl-BE"/>
        </w:rPr>
        <w:tab/>
      </w:r>
      <w:r w:rsidRPr="00AD04D8">
        <w:rPr>
          <w:rFonts w:cs="Arial"/>
          <w:b/>
          <w:sz w:val="20"/>
          <w:szCs w:val="20"/>
          <w:lang w:val="nl-BE"/>
        </w:rPr>
        <w:tab/>
        <w:t>Td2</w:t>
      </w:r>
    </w:p>
    <w:p w14:paraId="0F54BEE7"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8.Lf4</w:t>
      </w:r>
      <w:r w:rsidRPr="00AD04D8">
        <w:rPr>
          <w:rFonts w:cs="Arial"/>
          <w:b/>
          <w:sz w:val="20"/>
          <w:szCs w:val="20"/>
          <w:lang w:val="nl-BE"/>
        </w:rPr>
        <w:tab/>
      </w:r>
      <w:r w:rsidRPr="00AD04D8">
        <w:rPr>
          <w:rFonts w:cs="Arial"/>
          <w:b/>
          <w:sz w:val="20"/>
          <w:szCs w:val="20"/>
          <w:lang w:val="nl-BE"/>
        </w:rPr>
        <w:tab/>
        <w:t>Te2</w:t>
      </w:r>
    </w:p>
    <w:p w14:paraId="412C57B2" w14:textId="77777777" w:rsidR="00412822" w:rsidRPr="00AD04D8" w:rsidRDefault="00412822" w:rsidP="00412822">
      <w:pPr>
        <w:pStyle w:val="03aText"/>
        <w:widowControl/>
        <w:rPr>
          <w:lang w:val="nl-BE"/>
        </w:rPr>
      </w:pPr>
      <w:r w:rsidRPr="00AD04D8">
        <w:rPr>
          <w:lang w:val="nl-BE"/>
        </w:rPr>
        <w:t>En dan weer naar boven met de schuine lift:</w:t>
      </w:r>
    </w:p>
    <w:p w14:paraId="5D2D0ED8"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9.Lb8</w:t>
      </w:r>
    </w:p>
    <w:p w14:paraId="249F63BD" w14:textId="77777777" w:rsidR="00412822" w:rsidRPr="00AD04D8" w:rsidRDefault="00412822" w:rsidP="00412822">
      <w:pPr>
        <w:pStyle w:val="03aText"/>
        <w:widowControl/>
        <w:rPr>
          <w:lang w:val="nl-BE"/>
        </w:rPr>
      </w:pPr>
      <w:r w:rsidRPr="00FA7833">
        <w:rPr>
          <w:lang w:val="nl-BE"/>
        </w:rPr>
        <w:t>Vermits nu na 9…Ta2? wit terug</w:t>
      </w:r>
      <w:r w:rsidRPr="00AD04D8">
        <w:rPr>
          <w:lang w:val="nl-BE"/>
        </w:rPr>
        <w:t xml:space="preserve"> de trap afdaalt met 10.Lc7</w:t>
      </w:r>
      <w:r w:rsidR="00D320DB">
        <w:rPr>
          <w:lang w:val="nl-BE"/>
        </w:rPr>
        <w:t>,</w:t>
      </w:r>
      <w:r w:rsidRPr="00AD04D8">
        <w:rPr>
          <w:lang w:val="nl-BE"/>
        </w:rPr>
        <w:t xml:space="preserve"> enzo-voort speelt zwart:</w:t>
      </w:r>
    </w:p>
    <w:p w14:paraId="11C21963"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9…</w:t>
      </w:r>
      <w:r w:rsidRPr="00AD04D8">
        <w:rPr>
          <w:rFonts w:cs="Arial"/>
          <w:b/>
          <w:sz w:val="20"/>
          <w:szCs w:val="20"/>
          <w:lang w:val="nl-BE"/>
        </w:rPr>
        <w:tab/>
      </w:r>
      <w:r w:rsidRPr="00AD04D8">
        <w:rPr>
          <w:rFonts w:cs="Arial"/>
          <w:b/>
          <w:sz w:val="20"/>
          <w:szCs w:val="20"/>
          <w:lang w:val="nl-BE"/>
        </w:rPr>
        <w:tab/>
        <w:t>Te8</w:t>
      </w:r>
    </w:p>
    <w:p w14:paraId="5E54A8A1" w14:textId="77777777" w:rsidR="00412822" w:rsidRPr="00AD04D8" w:rsidRDefault="00412822" w:rsidP="00412822">
      <w:pPr>
        <w:pStyle w:val="03aText"/>
        <w:widowControl/>
        <w:rPr>
          <w:lang w:val="nl-BE"/>
        </w:rPr>
      </w:pPr>
      <w:r w:rsidRPr="00AD04D8">
        <w:rPr>
          <w:lang w:val="nl-BE"/>
        </w:rPr>
        <w:t>En dan verrast wit ons plots met:</w:t>
      </w:r>
    </w:p>
    <w:p w14:paraId="70D61522"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10.Lg3</w:t>
      </w:r>
      <w:r w:rsidRPr="00AD04D8">
        <w:rPr>
          <w:rFonts w:cs="Arial"/>
          <w:b/>
          <w:sz w:val="20"/>
          <w:szCs w:val="20"/>
          <w:lang w:val="nl-BE"/>
        </w:rPr>
        <w:tab/>
      </w:r>
      <w:r w:rsidRPr="00AD04D8">
        <w:rPr>
          <w:rFonts w:cs="Arial"/>
          <w:b/>
          <w:sz w:val="20"/>
          <w:szCs w:val="20"/>
          <w:lang w:val="nl-BE"/>
        </w:rPr>
        <w:tab/>
        <w:t>Kxg3</w:t>
      </w:r>
    </w:p>
    <w:p w14:paraId="5FF5A1BA" w14:textId="77777777" w:rsidR="00412822" w:rsidRPr="00AD04D8" w:rsidRDefault="00F8208B" w:rsidP="00412822">
      <w:pPr>
        <w:pStyle w:val="03aText"/>
        <w:widowControl/>
        <w:rPr>
          <w:lang w:val="nl-BE"/>
        </w:rPr>
      </w:pPr>
      <w:r>
        <w:rPr>
          <w:lang w:val="nl-BE"/>
        </w:rPr>
        <w:t>P</w:t>
      </w:r>
      <w:r w:rsidR="00412822" w:rsidRPr="00AD04D8">
        <w:rPr>
          <w:lang w:val="nl-BE"/>
        </w:rPr>
        <w:t xml:space="preserve">at. </w:t>
      </w:r>
      <w:r w:rsidR="00F86DCE">
        <w:rPr>
          <w:lang w:val="nl-BE"/>
        </w:rPr>
        <w:t>Want na</w:t>
      </w:r>
      <w:r w:rsidR="00412822" w:rsidRPr="00AD04D8">
        <w:rPr>
          <w:lang w:val="nl-BE"/>
        </w:rPr>
        <w:t xml:space="preserve"> 10...Kg4 11.Kxf2 Tf8+ 12.Kg2 is het remise.</w:t>
      </w:r>
    </w:p>
    <w:p w14:paraId="6D4A3775" w14:textId="77777777" w:rsidR="00412822" w:rsidRPr="00AD04D8" w:rsidRDefault="00412822" w:rsidP="00412822">
      <w:pPr>
        <w:pStyle w:val="03cOpmerking"/>
        <w:widowControl/>
        <w:rPr>
          <w:lang w:val="nl-BE"/>
        </w:rPr>
      </w:pPr>
    </w:p>
    <w:p w14:paraId="533E6A01" w14:textId="77777777" w:rsidR="00412822" w:rsidRPr="00AD04D8" w:rsidRDefault="00412822" w:rsidP="00412822">
      <w:pPr>
        <w:pStyle w:val="03cOpmerking"/>
        <w:widowControl/>
        <w:rPr>
          <w:lang w:val="nl-BE"/>
        </w:rPr>
      </w:pPr>
      <w:r w:rsidRPr="00AD04D8">
        <w:rPr>
          <w:lang w:val="nl-BE"/>
        </w:rPr>
        <w:t xml:space="preserve">In </w:t>
      </w:r>
      <w:r w:rsidRPr="00AD04D8">
        <w:rPr>
          <w:i/>
          <w:iCs/>
          <w:lang w:val="nl-BE"/>
        </w:rPr>
        <w:t>Magyar Sakkélet</w:t>
      </w:r>
      <w:r w:rsidRPr="00AD04D8">
        <w:rPr>
          <w:lang w:val="nl-BE"/>
        </w:rPr>
        <w:t xml:space="preserve"> (1967) kreeg Pal Benko de 1ste Prijs voor dit gelijkaardig ultraminiatuurtje: </w:t>
      </w:r>
    </w:p>
    <w:p w14:paraId="1C7594C9" w14:textId="77777777" w:rsidR="00412822" w:rsidRPr="00AD04D8" w:rsidRDefault="00412822" w:rsidP="00412822">
      <w:pPr>
        <w:pStyle w:val="03cOpmerking"/>
        <w:widowControl/>
        <w:rPr>
          <w:lang w:val="nl-BE"/>
        </w:rPr>
      </w:pPr>
    </w:p>
    <w:p w14:paraId="65D9B67D" w14:textId="77777777" w:rsidR="00412822" w:rsidRPr="00AD04D8" w:rsidRDefault="00412822" w:rsidP="00412822">
      <w:pPr>
        <w:pStyle w:val="03cOpmerking"/>
        <w:widowControl/>
        <w:rPr>
          <w:b/>
          <w:lang w:val="nl-BE"/>
        </w:rPr>
      </w:pPr>
      <w:r w:rsidRPr="00390A13">
        <w:rPr>
          <w:lang w:val="nl-BE"/>
        </w:rPr>
        <w:t>Kf1 Lb8 / Kh3 Ta2 f2 =</w:t>
      </w:r>
      <w:r w:rsidRPr="00AD04D8">
        <w:rPr>
          <w:b/>
          <w:lang w:val="nl-BE"/>
        </w:rPr>
        <w:t xml:space="preserve"> </w:t>
      </w:r>
    </w:p>
    <w:p w14:paraId="6C3AC096" w14:textId="77777777" w:rsidR="00412822" w:rsidRPr="00AD04D8" w:rsidRDefault="00412822" w:rsidP="00412822">
      <w:pPr>
        <w:pStyle w:val="03cOpmerking"/>
        <w:widowControl/>
        <w:rPr>
          <w:lang w:val="nl-BE"/>
        </w:rPr>
      </w:pPr>
    </w:p>
    <w:p w14:paraId="24FB18E7" w14:textId="77777777" w:rsidR="00412822" w:rsidRPr="00AD04D8" w:rsidRDefault="00412822" w:rsidP="00412822">
      <w:pPr>
        <w:pStyle w:val="03cOpmerking"/>
        <w:widowControl/>
        <w:rPr>
          <w:lang w:val="nl-BE"/>
        </w:rPr>
      </w:pPr>
      <w:r w:rsidRPr="00AD04D8">
        <w:rPr>
          <w:lang w:val="nl-BE"/>
        </w:rPr>
        <w:t xml:space="preserve">De oplossing is zes zetten diep: 1.Lc7 Tb2 2.Ld6 Tc2 3.Le5 Td2 4.Lf4 Te2 5.Lb8 Te8 6.Lg3 Kxg3 pat. </w:t>
      </w:r>
    </w:p>
    <w:p w14:paraId="4FF72AA9" w14:textId="77777777" w:rsidR="00412822" w:rsidRPr="00AD04D8" w:rsidRDefault="00412822" w:rsidP="00412822">
      <w:pPr>
        <w:pStyle w:val="03cOpmerking"/>
        <w:widowControl/>
        <w:rPr>
          <w:lang w:val="nl-BE"/>
        </w:rPr>
      </w:pPr>
    </w:p>
    <w:p w14:paraId="582C7FF1" w14:textId="77777777" w:rsidR="00224D85" w:rsidRPr="00044977" w:rsidRDefault="00F86DCE" w:rsidP="000019B7">
      <w:pPr>
        <w:pStyle w:val="03cOpmerking"/>
        <w:widowControl/>
        <w:rPr>
          <w:i/>
          <w:lang w:val="nl-BE"/>
        </w:rPr>
      </w:pPr>
      <w:r>
        <w:rPr>
          <w:lang w:val="nl-BE"/>
        </w:rPr>
        <w:t xml:space="preserve">Met hetzelfde povere materiaal </w:t>
      </w:r>
      <w:r w:rsidR="00412822" w:rsidRPr="00AD04D8">
        <w:rPr>
          <w:lang w:val="nl-BE"/>
        </w:rPr>
        <w:t>en een andere beginstand voegde ik er vier</w:t>
      </w:r>
      <w:r w:rsidR="0078759E">
        <w:rPr>
          <w:lang w:val="nl-BE"/>
        </w:rPr>
        <w:t xml:space="preserve"> </w:t>
      </w:r>
      <w:r w:rsidR="00412822" w:rsidRPr="00AD04D8">
        <w:rPr>
          <w:lang w:val="nl-BE"/>
        </w:rPr>
        <w:t>(4!) zetten aan toe.</w:t>
      </w:r>
      <w:r w:rsidR="00FA7833">
        <w:rPr>
          <w:lang w:val="nl-BE"/>
        </w:rPr>
        <w:t xml:space="preserve"> </w:t>
      </w:r>
      <w:r w:rsidR="00412822">
        <w:rPr>
          <w:lang w:val="nl-BE"/>
        </w:rPr>
        <w:t>Ik com</w:t>
      </w:r>
      <w:r w:rsidR="00173DAF">
        <w:rPr>
          <w:lang w:val="nl-BE"/>
        </w:rPr>
        <w:t>-</w:t>
      </w:r>
      <w:r w:rsidR="00FA7833">
        <w:rPr>
          <w:lang w:val="nl-BE"/>
        </w:rPr>
        <w:t>poneerde nog een verleng</w:t>
      </w:r>
      <w:r w:rsidR="00412822">
        <w:rPr>
          <w:lang w:val="nl-BE"/>
        </w:rPr>
        <w:t>ing van deze studie die ik zo</w:t>
      </w:r>
      <w:r w:rsidR="00707917">
        <w:rPr>
          <w:lang w:val="nl-BE"/>
        </w:rPr>
        <w:t>nd naar één van beide tornooien.</w:t>
      </w:r>
      <w:r w:rsidR="00412822">
        <w:rPr>
          <w:lang w:val="nl-BE"/>
        </w:rPr>
        <w:t xml:space="preserve"> </w:t>
      </w:r>
      <w:r w:rsidR="00707917">
        <w:rPr>
          <w:lang w:val="nl-BE"/>
        </w:rPr>
        <w:t>A</w:t>
      </w:r>
      <w:r w:rsidR="005B0AC7">
        <w:rPr>
          <w:lang w:val="nl-BE"/>
        </w:rPr>
        <w:t xml:space="preserve">ls ik me niet vergis, </w:t>
      </w:r>
      <w:r w:rsidR="00412822">
        <w:rPr>
          <w:lang w:val="nl-BE"/>
        </w:rPr>
        <w:t xml:space="preserve">naar  het </w:t>
      </w:r>
      <w:r w:rsidR="00412822" w:rsidRPr="00224D85">
        <w:rPr>
          <w:i/>
          <w:lang w:val="nl-BE"/>
        </w:rPr>
        <w:t>Tim</w:t>
      </w:r>
      <w:r w:rsidR="00224D85" w:rsidRPr="00224D85">
        <w:rPr>
          <w:i/>
          <w:lang w:val="nl-BE"/>
        </w:rPr>
        <w:t xml:space="preserve"> </w:t>
      </w:r>
      <w:r w:rsidR="00412822" w:rsidRPr="00224D85">
        <w:rPr>
          <w:i/>
          <w:lang w:val="nl-BE"/>
        </w:rPr>
        <w:t>Krabbé</w:t>
      </w:r>
      <w:r w:rsidR="00412822" w:rsidRPr="00D95D87">
        <w:rPr>
          <w:i/>
          <w:lang w:val="nl-BE"/>
        </w:rPr>
        <w:t xml:space="preserve">-60 Composition Tourney </w:t>
      </w:r>
      <w:r w:rsidR="00412822" w:rsidRPr="00D95D87">
        <w:rPr>
          <w:lang w:val="nl-BE"/>
        </w:rPr>
        <w:t>of</w:t>
      </w:r>
      <w:r w:rsidR="00224D85" w:rsidRPr="00D95D87">
        <w:rPr>
          <w:lang w:val="nl-BE"/>
        </w:rPr>
        <w:t>wel</w:t>
      </w:r>
      <w:r w:rsidR="00412822" w:rsidRPr="00D95D87">
        <w:rPr>
          <w:lang w:val="nl-BE"/>
        </w:rPr>
        <w:t xml:space="preserve"> naar het </w:t>
      </w:r>
      <w:r w:rsidR="00412822" w:rsidRPr="00D95D87">
        <w:rPr>
          <w:i/>
          <w:lang w:val="nl-BE"/>
        </w:rPr>
        <w:t>Quiet Move Tourney</w:t>
      </w:r>
      <w:r w:rsidR="00400B9C" w:rsidRPr="00D95D87">
        <w:rPr>
          <w:lang w:val="nl-BE"/>
        </w:rPr>
        <w:t>.</w:t>
      </w:r>
    </w:p>
    <w:p w14:paraId="3E3525A1" w14:textId="77777777" w:rsidR="00CE6A31" w:rsidRPr="00D95D87" w:rsidRDefault="00CE6A31" w:rsidP="00412822">
      <w:pPr>
        <w:pStyle w:val="03aText"/>
        <w:widowControl/>
        <w:jc w:val="center"/>
        <w:rPr>
          <w:b/>
          <w:lang w:val="nl-BE"/>
        </w:rPr>
      </w:pPr>
    </w:p>
    <w:p w14:paraId="17F16C9B" w14:textId="77777777" w:rsidR="00C53383" w:rsidRPr="00D95D87" w:rsidRDefault="00C53383" w:rsidP="00CE6A31">
      <w:pPr>
        <w:pStyle w:val="03aText"/>
        <w:widowControl/>
        <w:rPr>
          <w:lang w:val="nl-BE"/>
        </w:rPr>
      </w:pPr>
    </w:p>
    <w:p w14:paraId="23E024FE" w14:textId="77777777" w:rsidR="00B11173" w:rsidRDefault="00B11173" w:rsidP="00FB4988">
      <w:pPr>
        <w:pStyle w:val="03aText"/>
        <w:widowControl/>
        <w:rPr>
          <w:lang w:val="nl-BE"/>
        </w:rPr>
      </w:pPr>
    </w:p>
    <w:p w14:paraId="68F7DDF7" w14:textId="77777777" w:rsidR="00603F9D" w:rsidRPr="00D95D87" w:rsidRDefault="00603F9D" w:rsidP="00FB4988">
      <w:pPr>
        <w:pStyle w:val="03aText"/>
        <w:widowControl/>
        <w:rPr>
          <w:lang w:val="nl-BE"/>
        </w:rPr>
      </w:pPr>
    </w:p>
    <w:p w14:paraId="080B47B1" w14:textId="77777777" w:rsidR="00B11173" w:rsidRPr="00D95D87" w:rsidRDefault="00B11173" w:rsidP="00FB4988">
      <w:pPr>
        <w:pStyle w:val="03aText"/>
        <w:widowControl/>
        <w:rPr>
          <w:lang w:val="nl-BE"/>
        </w:rPr>
      </w:pPr>
    </w:p>
    <w:p w14:paraId="33CA078D" w14:textId="77777777" w:rsidR="00CE6A31" w:rsidRDefault="00CE6A31" w:rsidP="00FB4988">
      <w:pPr>
        <w:pStyle w:val="03aText"/>
        <w:widowControl/>
        <w:rPr>
          <w:lang w:val="nl-BE"/>
        </w:rPr>
      </w:pPr>
      <w:r w:rsidRPr="00CE6A31">
        <w:rPr>
          <w:lang w:val="nl-BE"/>
        </w:rPr>
        <w:t>Zie</w:t>
      </w:r>
      <w:r w:rsidR="00CB3702">
        <w:rPr>
          <w:lang w:val="nl-BE"/>
        </w:rPr>
        <w:t xml:space="preserve"> hier een</w:t>
      </w:r>
      <w:r w:rsidR="00FB4988">
        <w:rPr>
          <w:lang w:val="nl-BE"/>
        </w:rPr>
        <w:t xml:space="preserve"> uitbreiding</w:t>
      </w:r>
      <w:r w:rsidR="00827704">
        <w:rPr>
          <w:lang w:val="nl-BE"/>
        </w:rPr>
        <w:t xml:space="preserve"> van de vorige studie</w:t>
      </w:r>
      <w:r w:rsidR="00FB4988">
        <w:rPr>
          <w:lang w:val="nl-BE"/>
        </w:rPr>
        <w:t>, die feite</w:t>
      </w:r>
      <w:r w:rsidR="00827704">
        <w:rPr>
          <w:lang w:val="nl-BE"/>
        </w:rPr>
        <w:t>lijk</w:t>
      </w:r>
      <w:r w:rsidR="00FB4988">
        <w:rPr>
          <w:lang w:val="nl-BE"/>
        </w:rPr>
        <w:t xml:space="preserve"> bij</w:t>
      </w:r>
      <w:r w:rsidR="00827704">
        <w:rPr>
          <w:lang w:val="nl-BE"/>
        </w:rPr>
        <w:t xml:space="preserve"> de rubriek</w:t>
      </w:r>
      <w:r w:rsidR="00797F47">
        <w:rPr>
          <w:lang w:val="nl-BE"/>
        </w:rPr>
        <w:t xml:space="preserve"> ‘Miniaturen’ behoort:</w:t>
      </w:r>
    </w:p>
    <w:p w14:paraId="6890732D" w14:textId="77777777" w:rsidR="00797F47" w:rsidRDefault="00797F47" w:rsidP="00FB4988">
      <w:pPr>
        <w:pStyle w:val="03aText"/>
        <w:widowControl/>
        <w:rPr>
          <w:lang w:val="nl-BE"/>
        </w:rPr>
      </w:pPr>
    </w:p>
    <w:p w14:paraId="089F8614" w14:textId="77777777" w:rsidR="00412822" w:rsidRPr="00797F47" w:rsidRDefault="00797F47" w:rsidP="00412822">
      <w:pPr>
        <w:pStyle w:val="03aText"/>
        <w:widowControl/>
        <w:rPr>
          <w:b/>
          <w:lang w:val="nl-BE"/>
        </w:rPr>
      </w:pPr>
      <w:r>
        <w:rPr>
          <w:b/>
          <w:lang w:val="nl-BE"/>
        </w:rPr>
        <w:t>Ke1 La3 Pf6 / Kh1 Td2 e3 f3 +</w:t>
      </w:r>
    </w:p>
    <w:p w14:paraId="6AE762FD" w14:textId="77777777" w:rsidR="007A45ED" w:rsidRDefault="007A45ED" w:rsidP="00412822">
      <w:pPr>
        <w:pStyle w:val="03aText"/>
        <w:widowControl/>
        <w:rPr>
          <w:lang w:val="nl-BE"/>
        </w:rPr>
      </w:pPr>
      <w:r>
        <w:rPr>
          <w:lang w:val="nl-BE"/>
        </w:rPr>
        <w:t xml:space="preserve"> </w:t>
      </w:r>
    </w:p>
    <w:p w14:paraId="49CD66D1" w14:textId="77777777" w:rsidR="00412822" w:rsidRPr="007A45ED" w:rsidRDefault="00412822" w:rsidP="007A45ED">
      <w:pPr>
        <w:pStyle w:val="03aText"/>
        <w:widowControl/>
        <w:ind w:firstLine="708"/>
        <w:rPr>
          <w:lang w:val="nl-BE"/>
        </w:rPr>
      </w:pPr>
      <w:r w:rsidRPr="001D6918">
        <w:rPr>
          <w:b/>
          <w:lang w:val="nl-BE"/>
        </w:rPr>
        <w:t>1.Pg4</w:t>
      </w:r>
    </w:p>
    <w:p w14:paraId="67EE30C5" w14:textId="77777777" w:rsidR="00412822" w:rsidRPr="001D6918" w:rsidRDefault="00CB3702" w:rsidP="00412822">
      <w:pPr>
        <w:pStyle w:val="03aText"/>
        <w:widowControl/>
        <w:rPr>
          <w:lang w:val="nl-BE"/>
        </w:rPr>
      </w:pPr>
      <w:r>
        <w:rPr>
          <w:lang w:val="nl-BE"/>
        </w:rPr>
        <w:t>En n</w:t>
      </w:r>
      <w:r w:rsidR="00412822" w:rsidRPr="001D6918">
        <w:rPr>
          <w:lang w:val="nl-BE"/>
        </w:rPr>
        <w:t>iet 1.Pe4?, hopend op 1...f2</w:t>
      </w:r>
      <w:r>
        <w:rPr>
          <w:lang w:val="nl-BE"/>
        </w:rPr>
        <w:t xml:space="preserve"> 2.Pxf2 exf2 3.Kf1,</w:t>
      </w:r>
      <w:r w:rsidR="00412822" w:rsidRPr="001D6918">
        <w:rPr>
          <w:lang w:val="nl-BE"/>
        </w:rPr>
        <w:t xml:space="preserve"> enzovoort als in de hoofdvariant. Maar dan speelt zw</w:t>
      </w:r>
      <w:r>
        <w:rPr>
          <w:lang w:val="nl-BE"/>
        </w:rPr>
        <w:t>art 1...Tg2 en</w:t>
      </w:r>
      <w:r w:rsidR="00360858">
        <w:rPr>
          <w:lang w:val="nl-BE"/>
        </w:rPr>
        <w:t xml:space="preserve"> na</w:t>
      </w:r>
      <w:r>
        <w:rPr>
          <w:lang w:val="nl-BE"/>
        </w:rPr>
        <w:t xml:space="preserve"> bijvoorbeeld 2.Kd1 Tg4 3.Pc3</w:t>
      </w:r>
      <w:r w:rsidR="00360858">
        <w:rPr>
          <w:lang w:val="nl-BE"/>
        </w:rPr>
        <w:t xml:space="preserve"> e2 4.Kc2 e8D, wint zwart.</w:t>
      </w:r>
    </w:p>
    <w:p w14:paraId="37D1F565" w14:textId="77777777" w:rsidR="00E74798" w:rsidRDefault="00412822" w:rsidP="00412822">
      <w:pPr>
        <w:pStyle w:val="03aText"/>
        <w:widowControl/>
        <w:rPr>
          <w:lang w:val="nl-BE"/>
        </w:rPr>
      </w:pPr>
      <w:r w:rsidRPr="001D6918">
        <w:rPr>
          <w:lang w:val="nl-BE"/>
        </w:rPr>
        <w:tab/>
      </w:r>
      <w:r w:rsidRPr="001D6918">
        <w:rPr>
          <w:b/>
          <w:lang w:val="nl-BE"/>
        </w:rPr>
        <w:t>1...</w:t>
      </w:r>
      <w:r w:rsidRPr="001D6918">
        <w:rPr>
          <w:b/>
          <w:lang w:val="nl-BE"/>
        </w:rPr>
        <w:tab/>
      </w:r>
      <w:r w:rsidRPr="001D6918">
        <w:rPr>
          <w:b/>
          <w:lang w:val="nl-BE"/>
        </w:rPr>
        <w:tab/>
        <w:t>f2+</w:t>
      </w:r>
    </w:p>
    <w:p w14:paraId="0CBFF8E3" w14:textId="77777777" w:rsidR="00412822" w:rsidRPr="001D6918" w:rsidRDefault="00911A9A" w:rsidP="00412822">
      <w:pPr>
        <w:pStyle w:val="03aText"/>
        <w:widowControl/>
        <w:rPr>
          <w:lang w:val="nl-BE"/>
        </w:rPr>
      </w:pPr>
      <w:r>
        <w:rPr>
          <w:lang w:val="nl-BE"/>
        </w:rPr>
        <w:t>Het beste, want</w:t>
      </w:r>
      <w:r w:rsidR="00821D6E">
        <w:rPr>
          <w:lang w:val="nl-BE"/>
        </w:rPr>
        <w:t xml:space="preserve"> na</w:t>
      </w:r>
      <w:r>
        <w:rPr>
          <w:lang w:val="nl-BE"/>
        </w:rPr>
        <w:t xml:space="preserve"> 1...Tg2 2.Pe3 Te2+ 3.Kf1 Txe3 is</w:t>
      </w:r>
      <w:r w:rsidR="00821D6E">
        <w:rPr>
          <w:lang w:val="nl-BE"/>
        </w:rPr>
        <w:t xml:space="preserve"> het</w:t>
      </w:r>
      <w:r w:rsidR="00412822" w:rsidRPr="001D6918">
        <w:rPr>
          <w:lang w:val="nl-BE"/>
        </w:rPr>
        <w:t xml:space="preserve"> remise.</w:t>
      </w:r>
    </w:p>
    <w:p w14:paraId="3BBBE419" w14:textId="77777777" w:rsidR="00A20911" w:rsidRDefault="00A20911" w:rsidP="00401270">
      <w:pPr>
        <w:pStyle w:val="03aText"/>
        <w:widowControl/>
        <w:rPr>
          <w:b/>
          <w:lang w:val="nl-BE"/>
        </w:rPr>
      </w:pPr>
      <w:r>
        <w:rPr>
          <w:b/>
          <w:lang w:val="nl-BE"/>
        </w:rPr>
        <w:tab/>
        <w:t>2.Pxf2+</w:t>
      </w:r>
      <w:r>
        <w:rPr>
          <w:b/>
          <w:lang w:val="nl-BE"/>
        </w:rPr>
        <w:tab/>
        <w:t xml:space="preserve"> </w:t>
      </w:r>
      <w:r w:rsidR="00003668">
        <w:rPr>
          <w:b/>
          <w:lang w:val="nl-BE"/>
        </w:rPr>
        <w:tab/>
      </w:r>
      <w:r w:rsidR="00412822" w:rsidRPr="001D6918">
        <w:rPr>
          <w:b/>
          <w:lang w:val="nl-BE"/>
        </w:rPr>
        <w:t>exf2+</w:t>
      </w:r>
    </w:p>
    <w:p w14:paraId="322A5F6F" w14:textId="77777777" w:rsidR="00797F47" w:rsidRDefault="00412822" w:rsidP="00797F47">
      <w:pPr>
        <w:pStyle w:val="03aText"/>
        <w:widowControl/>
        <w:ind w:firstLine="708"/>
        <w:rPr>
          <w:b/>
          <w:lang w:val="nl-BE"/>
        </w:rPr>
      </w:pPr>
      <w:r w:rsidRPr="001D6918">
        <w:rPr>
          <w:b/>
          <w:lang w:val="nl-BE"/>
        </w:rPr>
        <w:t>3.Kf1</w:t>
      </w:r>
      <w:r w:rsidRPr="001D6918">
        <w:rPr>
          <w:b/>
          <w:lang w:val="nl-BE"/>
        </w:rPr>
        <w:tab/>
      </w:r>
      <w:r w:rsidR="00911A9A">
        <w:rPr>
          <w:b/>
          <w:lang w:val="nl-BE"/>
        </w:rPr>
        <w:t xml:space="preserve">   </w:t>
      </w:r>
    </w:p>
    <w:p w14:paraId="1E9C02B0" w14:textId="77777777" w:rsidR="00797F47" w:rsidRDefault="00797F47" w:rsidP="00797F47">
      <w:pPr>
        <w:pStyle w:val="03aText"/>
        <w:widowControl/>
        <w:rPr>
          <w:b/>
          <w:lang w:val="nl-BE"/>
        </w:rPr>
      </w:pPr>
    </w:p>
    <w:p w14:paraId="621FD9D9" w14:textId="77777777" w:rsidR="006760B4" w:rsidRPr="00B82884" w:rsidRDefault="00412822" w:rsidP="00797F47">
      <w:pPr>
        <w:pStyle w:val="03aText"/>
        <w:widowControl/>
        <w:rPr>
          <w:lang w:val="nl-BE"/>
        </w:rPr>
      </w:pPr>
      <w:r w:rsidRPr="001D6918">
        <w:rPr>
          <w:lang w:val="nl-BE"/>
        </w:rPr>
        <w:t>E</w:t>
      </w:r>
      <w:r w:rsidR="00911A9A">
        <w:rPr>
          <w:lang w:val="nl-BE"/>
        </w:rPr>
        <w:t>n verder zoals in</w:t>
      </w:r>
      <w:r w:rsidR="00B82884">
        <w:rPr>
          <w:lang w:val="nl-BE"/>
        </w:rPr>
        <w:t xml:space="preserve"> de</w:t>
      </w:r>
      <w:r w:rsidR="00911A9A">
        <w:rPr>
          <w:lang w:val="nl-BE"/>
        </w:rPr>
        <w:t xml:space="preserve"> oorspron</w:t>
      </w:r>
      <w:r w:rsidR="00B82884">
        <w:rPr>
          <w:lang w:val="nl-BE"/>
        </w:rPr>
        <w:t>-</w:t>
      </w:r>
      <w:r w:rsidR="00911A9A">
        <w:rPr>
          <w:lang w:val="nl-BE"/>
        </w:rPr>
        <w:t>k</w:t>
      </w:r>
      <w:r w:rsidR="00B82884">
        <w:rPr>
          <w:lang w:val="nl-BE"/>
        </w:rPr>
        <w:t>el</w:t>
      </w:r>
      <w:r w:rsidR="00911A9A">
        <w:rPr>
          <w:lang w:val="nl-BE"/>
        </w:rPr>
        <w:t>ijke</w:t>
      </w:r>
      <w:r w:rsidR="00224D85">
        <w:rPr>
          <w:lang w:val="nl-BE"/>
        </w:rPr>
        <w:t xml:space="preserve"> </w:t>
      </w:r>
      <w:r w:rsidR="005D6E75">
        <w:rPr>
          <w:lang w:val="nl-BE"/>
        </w:rPr>
        <w:t xml:space="preserve">sobere </w:t>
      </w:r>
      <w:r w:rsidRPr="001D6918">
        <w:rPr>
          <w:lang w:val="nl-BE"/>
        </w:rPr>
        <w:t>studie</w:t>
      </w:r>
      <w:r w:rsidR="00C237AB">
        <w:rPr>
          <w:lang w:val="nl-BE"/>
        </w:rPr>
        <w:t xml:space="preserve"> hiernaast</w:t>
      </w:r>
      <w:r w:rsidR="00B82884">
        <w:rPr>
          <w:lang w:val="nl-BE"/>
        </w:rPr>
        <w:t>,</w:t>
      </w:r>
      <w:r w:rsidRPr="001D6918">
        <w:rPr>
          <w:lang w:val="nl-BE"/>
        </w:rPr>
        <w:t xml:space="preserve"> </w:t>
      </w:r>
      <w:r w:rsidR="00B82884">
        <w:rPr>
          <w:lang w:val="nl-BE"/>
        </w:rPr>
        <w:t xml:space="preserve">die </w:t>
      </w:r>
      <w:r w:rsidRPr="007138E6">
        <w:rPr>
          <w:lang w:val="nl-BE"/>
        </w:rPr>
        <w:t>ik ver</w:t>
      </w:r>
      <w:r w:rsidR="00911A9A">
        <w:rPr>
          <w:lang w:val="nl-BE"/>
        </w:rPr>
        <w:t>kies</w:t>
      </w:r>
      <w:r w:rsidR="00401270">
        <w:rPr>
          <w:lang w:val="nl-BE"/>
        </w:rPr>
        <w:t>.</w:t>
      </w:r>
    </w:p>
    <w:p w14:paraId="7AF557B5" w14:textId="77777777" w:rsidR="001125B6" w:rsidRDefault="001125B6" w:rsidP="00E24D55">
      <w:pPr>
        <w:pStyle w:val="03aText"/>
        <w:widowControl/>
        <w:jc w:val="center"/>
        <w:rPr>
          <w:lang w:val="nl-BE"/>
        </w:rPr>
      </w:pPr>
    </w:p>
    <w:p w14:paraId="3132C0F4" w14:textId="77777777" w:rsidR="00412822" w:rsidRPr="00AD04D8" w:rsidRDefault="006760B4" w:rsidP="00C46D6F">
      <w:pPr>
        <w:pStyle w:val="03aText"/>
        <w:widowControl/>
        <w:jc w:val="center"/>
        <w:rPr>
          <w:b/>
          <w:lang w:val="nl-BE"/>
        </w:rPr>
      </w:pPr>
      <w:r w:rsidRPr="007138E6">
        <w:rPr>
          <w:lang w:val="nl-BE"/>
        </w:rPr>
        <w:br w:type="page"/>
      </w:r>
      <w:r w:rsidR="00412822" w:rsidRPr="00876814">
        <w:rPr>
          <w:b/>
          <w:lang w:val="nl-BE"/>
        </w:rPr>
        <w:lastRenderedPageBreak/>
        <w:t>-</w:t>
      </w:r>
      <w:r w:rsidR="00412822" w:rsidRPr="00AD04D8">
        <w:rPr>
          <w:lang w:val="nl-BE"/>
        </w:rPr>
        <w:t xml:space="preserve"> </w:t>
      </w:r>
      <w:r w:rsidR="006F05DB">
        <w:rPr>
          <w:b/>
          <w:lang w:val="nl-BE"/>
        </w:rPr>
        <w:t>45</w:t>
      </w:r>
      <w:r w:rsidR="00412822" w:rsidRPr="00AD04D8">
        <w:rPr>
          <w:b/>
          <w:lang w:val="nl-BE"/>
        </w:rPr>
        <w:t xml:space="preserve"> -</w:t>
      </w:r>
    </w:p>
    <w:p w14:paraId="03211069" w14:textId="77777777" w:rsidR="00412822" w:rsidRPr="00AD04D8" w:rsidRDefault="00412822" w:rsidP="00412822">
      <w:pPr>
        <w:pStyle w:val="02bSource"/>
        <w:widowControl/>
        <w:tabs>
          <w:tab w:val="left" w:pos="114"/>
        </w:tabs>
        <w:spacing w:line="190" w:lineRule="exact"/>
        <w:ind w:firstLine="113"/>
        <w:rPr>
          <w:lang w:val="nl-BE"/>
        </w:rPr>
      </w:pPr>
    </w:p>
    <w:p w14:paraId="267F2F5D" w14:textId="77777777" w:rsidR="00412822" w:rsidRPr="004D2C76" w:rsidRDefault="00412822" w:rsidP="00412822">
      <w:pPr>
        <w:pStyle w:val="02bSource"/>
        <w:widowControl/>
        <w:tabs>
          <w:tab w:val="left" w:pos="114"/>
        </w:tabs>
        <w:spacing w:line="190" w:lineRule="exact"/>
        <w:ind w:firstLine="113"/>
        <w:rPr>
          <w:lang w:val="nl-BE"/>
        </w:rPr>
      </w:pPr>
      <w:r w:rsidRPr="00AD04D8">
        <w:rPr>
          <w:i/>
          <w:iCs/>
          <w:lang w:val="nl-BE"/>
        </w:rPr>
        <w:t>Origineel</w:t>
      </w:r>
      <w:r>
        <w:rPr>
          <w:i/>
          <w:iCs/>
          <w:lang w:val="nl-BE"/>
        </w:rPr>
        <w:t xml:space="preserve">, </w:t>
      </w:r>
      <w:r>
        <w:rPr>
          <w:iCs/>
          <w:lang w:val="nl-BE"/>
        </w:rPr>
        <w:t>2000</w:t>
      </w:r>
    </w:p>
    <w:p w14:paraId="7848C47F" w14:textId="77777777" w:rsidR="00412822" w:rsidRPr="00AD04D8" w:rsidRDefault="00412822" w:rsidP="00412822">
      <w:pPr>
        <w:pStyle w:val="02bSource"/>
        <w:widowControl/>
        <w:tabs>
          <w:tab w:val="left" w:pos="114"/>
        </w:tabs>
        <w:spacing w:line="190" w:lineRule="exact"/>
        <w:ind w:firstLine="113"/>
        <w:rPr>
          <w:lang w:val="nl-BE"/>
        </w:rPr>
      </w:pPr>
    </w:p>
    <w:p w14:paraId="1AA73872" w14:textId="77777777" w:rsidR="00412822" w:rsidRPr="00AD04D8" w:rsidRDefault="00412822" w:rsidP="00412822">
      <w:pPr>
        <w:pStyle w:val="02bSource"/>
        <w:widowControl/>
        <w:tabs>
          <w:tab w:val="left" w:pos="114"/>
        </w:tabs>
        <w:rPr>
          <w:lang w:val="nl-BE"/>
        </w:rPr>
      </w:pPr>
      <w:r w:rsidRPr="00AD04D8">
        <w:rPr>
          <w:lang w:val="nl-BE"/>
        </w:rPr>
        <w:object w:dxaOrig="4700" w:dyaOrig="4704" w14:anchorId="577B364A">
          <v:shape id="_x0000_i1065" type="#_x0000_t75" style="width:154.5pt;height:150.65pt" o:ole="">
            <v:imagedata r:id="rId99" o:title=""/>
          </v:shape>
          <o:OLEObject Type="Embed" ProgID="CorelDRAW.Graphic.12" ShapeID="_x0000_i1065" DrawAspect="Content" ObjectID="_1587467482" r:id="rId100"/>
        </w:object>
      </w:r>
    </w:p>
    <w:p w14:paraId="1C2D2E14" w14:textId="77777777" w:rsidR="007A1CEA" w:rsidRDefault="007A1CEA" w:rsidP="00412822">
      <w:pPr>
        <w:rPr>
          <w:rFonts w:cs="Arial"/>
          <w:b/>
          <w:lang w:val="nl-BE"/>
        </w:rPr>
      </w:pPr>
    </w:p>
    <w:p w14:paraId="0C4D85BE" w14:textId="77777777" w:rsidR="00412822" w:rsidRPr="00AD04D8" w:rsidRDefault="00412822" w:rsidP="00412822">
      <w:pPr>
        <w:rPr>
          <w:rFonts w:cs="Arial"/>
          <w:sz w:val="20"/>
          <w:szCs w:val="20"/>
          <w:lang w:val="nl-BE"/>
        </w:rPr>
      </w:pPr>
      <w:r w:rsidRPr="00AD04D8">
        <w:rPr>
          <w:rFonts w:cs="Arial"/>
          <w:b/>
          <w:lang w:val="nl-BE"/>
        </w:rPr>
        <w:t>+</w:t>
      </w:r>
      <w:r w:rsidR="007138E6">
        <w:rPr>
          <w:rFonts w:cs="Arial"/>
          <w:sz w:val="20"/>
          <w:szCs w:val="20"/>
          <w:lang w:val="nl-BE"/>
        </w:rPr>
        <w:t xml:space="preserve">                           </w:t>
      </w:r>
      <w:r w:rsidR="00BB0BC4">
        <w:rPr>
          <w:rFonts w:cs="Arial"/>
          <w:sz w:val="20"/>
          <w:szCs w:val="20"/>
          <w:lang w:val="nl-BE"/>
        </w:rPr>
        <w:t xml:space="preserve"> </w:t>
      </w:r>
      <w:r w:rsidR="007138E6">
        <w:rPr>
          <w:rFonts w:cs="Arial"/>
          <w:sz w:val="20"/>
          <w:szCs w:val="20"/>
          <w:lang w:val="nl-BE"/>
        </w:rPr>
        <w:t xml:space="preserve"> </w:t>
      </w:r>
      <w:r w:rsidRPr="00AD04D8">
        <w:rPr>
          <w:rFonts w:cs="Arial"/>
          <w:sz w:val="20"/>
          <w:szCs w:val="20"/>
          <w:lang w:val="nl-BE"/>
        </w:rPr>
        <w:t>4001.00 b7b5</w:t>
      </w:r>
    </w:p>
    <w:p w14:paraId="151080A6" w14:textId="77777777" w:rsidR="00412822" w:rsidRPr="00AD04D8" w:rsidRDefault="00412822" w:rsidP="00412822">
      <w:pPr>
        <w:rPr>
          <w:rFonts w:cs="Arial"/>
          <w:sz w:val="20"/>
          <w:szCs w:val="20"/>
          <w:lang w:val="nl-BE"/>
        </w:rPr>
      </w:pPr>
    </w:p>
    <w:p w14:paraId="352423BE" w14:textId="77777777" w:rsidR="00412822" w:rsidRPr="00AD04D8" w:rsidRDefault="007138E6" w:rsidP="00412822">
      <w:pPr>
        <w:rPr>
          <w:rFonts w:cs="Arial"/>
          <w:b/>
          <w:sz w:val="20"/>
          <w:szCs w:val="20"/>
          <w:lang w:val="nl-BE"/>
        </w:rPr>
      </w:pPr>
      <w:r>
        <w:rPr>
          <w:rFonts w:cs="Arial"/>
          <w:b/>
          <w:sz w:val="20"/>
          <w:szCs w:val="20"/>
          <w:lang w:val="nl-BE"/>
        </w:rPr>
        <w:tab/>
        <w:t>1.Pa7+</w:t>
      </w:r>
      <w:r>
        <w:rPr>
          <w:rFonts w:cs="Arial"/>
          <w:b/>
          <w:sz w:val="20"/>
          <w:szCs w:val="20"/>
          <w:lang w:val="nl-BE"/>
        </w:rPr>
        <w:tab/>
        <w:t xml:space="preserve">            </w:t>
      </w:r>
      <w:r w:rsidR="00412822" w:rsidRPr="00AD04D8">
        <w:rPr>
          <w:rFonts w:cs="Arial"/>
          <w:b/>
          <w:sz w:val="20"/>
          <w:szCs w:val="20"/>
          <w:lang w:val="nl-BE"/>
        </w:rPr>
        <w:t>Kb4(Ka5)</w:t>
      </w:r>
    </w:p>
    <w:p w14:paraId="467BF5C8" w14:textId="77777777" w:rsidR="00412822" w:rsidRPr="00AD04D8" w:rsidRDefault="00412822" w:rsidP="00412822">
      <w:pPr>
        <w:rPr>
          <w:rFonts w:cs="Arial"/>
          <w:b/>
          <w:sz w:val="20"/>
          <w:szCs w:val="20"/>
          <w:lang w:val="nl-BE"/>
        </w:rPr>
      </w:pPr>
      <w:r w:rsidRPr="00AD04D8">
        <w:rPr>
          <w:rFonts w:cs="Arial"/>
          <w:b/>
          <w:sz w:val="20"/>
          <w:szCs w:val="20"/>
          <w:lang w:val="nl-BE"/>
        </w:rPr>
        <w:tab/>
        <w:t>2.Pc6+</w:t>
      </w:r>
      <w:r w:rsidRPr="00AD04D8">
        <w:rPr>
          <w:rFonts w:cs="Arial"/>
          <w:b/>
          <w:sz w:val="20"/>
          <w:szCs w:val="20"/>
          <w:lang w:val="nl-BE"/>
        </w:rPr>
        <w:tab/>
      </w:r>
      <w:r w:rsidRPr="00AD04D8">
        <w:rPr>
          <w:rFonts w:cs="Arial"/>
          <w:b/>
          <w:sz w:val="20"/>
          <w:szCs w:val="20"/>
          <w:lang w:val="nl-BE"/>
        </w:rPr>
        <w:tab/>
        <w:t>Kb5</w:t>
      </w:r>
    </w:p>
    <w:p w14:paraId="1C90D79E" w14:textId="77777777" w:rsidR="00412822" w:rsidRPr="00DF19B7" w:rsidRDefault="00412822" w:rsidP="00412822">
      <w:pPr>
        <w:pStyle w:val="03aText"/>
        <w:widowControl/>
        <w:rPr>
          <w:b/>
          <w:lang w:val="nl-BE"/>
        </w:rPr>
      </w:pPr>
      <w:r>
        <w:rPr>
          <w:lang w:val="nl-BE"/>
        </w:rPr>
        <w:t xml:space="preserve"> </w:t>
      </w:r>
      <w:r>
        <w:rPr>
          <w:lang w:val="nl-BE"/>
        </w:rPr>
        <w:tab/>
      </w:r>
      <w:r w:rsidRPr="00DF19B7">
        <w:rPr>
          <w:b/>
          <w:lang w:val="nl-BE"/>
        </w:rPr>
        <w:t>3.De5+</w:t>
      </w:r>
      <w:r w:rsidRPr="00DF19B7">
        <w:rPr>
          <w:b/>
          <w:lang w:val="nl-BE"/>
        </w:rPr>
        <w:tab/>
      </w:r>
    </w:p>
    <w:p w14:paraId="7BAC99B1" w14:textId="77777777" w:rsidR="00412822" w:rsidRDefault="00412822" w:rsidP="0038155E">
      <w:pPr>
        <w:numPr>
          <w:ilvl w:val="0"/>
          <w:numId w:val="31"/>
        </w:numPr>
        <w:jc w:val="both"/>
        <w:rPr>
          <w:rFonts w:cs="Arial"/>
          <w:i/>
          <w:sz w:val="20"/>
          <w:szCs w:val="20"/>
          <w:lang w:val="nl-BE"/>
        </w:rPr>
      </w:pPr>
      <w:r w:rsidRPr="00AD04D8">
        <w:rPr>
          <w:rFonts w:cs="Arial"/>
          <w:sz w:val="20"/>
          <w:szCs w:val="20"/>
          <w:lang w:val="nl-BE"/>
        </w:rPr>
        <w:t>3</w:t>
      </w:r>
      <w:r>
        <w:rPr>
          <w:rFonts w:cs="Arial"/>
          <w:sz w:val="20"/>
          <w:szCs w:val="20"/>
          <w:lang w:val="nl-BE"/>
        </w:rPr>
        <w:t xml:space="preserve">.Db2+? Kc5 4.De5+ </w:t>
      </w:r>
      <w:r w:rsidR="001A73FE">
        <w:rPr>
          <w:rFonts w:cs="Arial"/>
          <w:i/>
          <w:sz w:val="20"/>
          <w:szCs w:val="20"/>
          <w:lang w:val="nl-BE"/>
        </w:rPr>
        <w:t>(Z</w:t>
      </w:r>
      <w:r>
        <w:rPr>
          <w:rFonts w:cs="Arial"/>
          <w:i/>
          <w:sz w:val="20"/>
          <w:szCs w:val="20"/>
          <w:lang w:val="nl-BE"/>
        </w:rPr>
        <w:t>ie zet 3.)</w:t>
      </w:r>
    </w:p>
    <w:p w14:paraId="27911E94" w14:textId="77777777" w:rsidR="00412822" w:rsidRPr="005C694F" w:rsidRDefault="00412822" w:rsidP="0038155E">
      <w:pPr>
        <w:numPr>
          <w:ilvl w:val="0"/>
          <w:numId w:val="31"/>
        </w:numPr>
        <w:jc w:val="both"/>
        <w:rPr>
          <w:rFonts w:cs="Arial"/>
          <w:sz w:val="20"/>
          <w:szCs w:val="20"/>
          <w:lang w:val="nl-BE"/>
        </w:rPr>
      </w:pPr>
      <w:r>
        <w:rPr>
          <w:rFonts w:cs="Arial"/>
          <w:sz w:val="20"/>
          <w:szCs w:val="20"/>
          <w:lang w:val="nl-BE"/>
        </w:rPr>
        <w:t>3.Df1+? K</w:t>
      </w:r>
      <w:r w:rsidR="00CB16FC">
        <w:rPr>
          <w:rFonts w:cs="Arial"/>
          <w:sz w:val="20"/>
          <w:szCs w:val="20"/>
          <w:lang w:val="nl-BE"/>
        </w:rPr>
        <w:t>c5 4.Df5+ Kc4 5.Dg4+ Kb5 6.De2+</w:t>
      </w:r>
      <w:r>
        <w:rPr>
          <w:rFonts w:cs="Arial"/>
          <w:sz w:val="20"/>
          <w:szCs w:val="20"/>
          <w:lang w:val="nl-BE"/>
        </w:rPr>
        <w:t xml:space="preserve"> 7.De5+ </w:t>
      </w:r>
      <w:r w:rsidR="001A73FE">
        <w:rPr>
          <w:rFonts w:cs="Arial"/>
          <w:i/>
          <w:sz w:val="20"/>
          <w:szCs w:val="20"/>
          <w:lang w:val="nl-BE"/>
        </w:rPr>
        <w:t>(Z</w:t>
      </w:r>
      <w:r>
        <w:rPr>
          <w:rFonts w:cs="Arial"/>
          <w:i/>
          <w:sz w:val="20"/>
          <w:szCs w:val="20"/>
          <w:lang w:val="nl-BE"/>
        </w:rPr>
        <w:t>ie zet 3.)</w:t>
      </w:r>
    </w:p>
    <w:p w14:paraId="054ED03D" w14:textId="77777777" w:rsidR="00412822" w:rsidRPr="007138E6" w:rsidRDefault="00412822" w:rsidP="007138E6">
      <w:pPr>
        <w:ind w:left="705"/>
        <w:jc w:val="both"/>
        <w:rPr>
          <w:lang w:val="nl-BE"/>
        </w:rPr>
      </w:pPr>
      <w:r w:rsidRPr="00AD04D8">
        <w:rPr>
          <w:rFonts w:cs="Arial"/>
          <w:b/>
          <w:sz w:val="20"/>
          <w:szCs w:val="20"/>
          <w:lang w:val="nl-BE"/>
        </w:rPr>
        <w:t>3...</w:t>
      </w:r>
      <w:r w:rsidRPr="00AD04D8">
        <w:rPr>
          <w:rFonts w:cs="Arial"/>
          <w:b/>
          <w:sz w:val="20"/>
          <w:szCs w:val="20"/>
          <w:lang w:val="nl-BE"/>
        </w:rPr>
        <w:tab/>
      </w:r>
      <w:r w:rsidRPr="00AD04D8">
        <w:rPr>
          <w:rFonts w:cs="Arial"/>
          <w:b/>
          <w:sz w:val="20"/>
          <w:szCs w:val="20"/>
          <w:lang w:val="nl-BE"/>
        </w:rPr>
        <w:tab/>
        <w:t>Kc4</w:t>
      </w:r>
      <w:r w:rsidR="007138E6">
        <w:rPr>
          <w:lang w:val="nl-BE"/>
        </w:rPr>
        <w:t xml:space="preserve"> </w:t>
      </w:r>
      <w:r w:rsidR="007138E6">
        <w:rPr>
          <w:rFonts w:cs="Arial"/>
          <w:sz w:val="20"/>
          <w:szCs w:val="20"/>
          <w:lang w:val="nl-BE"/>
        </w:rPr>
        <w:tab/>
        <w:t xml:space="preserve">    </w:t>
      </w:r>
      <w:r w:rsidRPr="00AD04D8">
        <w:rPr>
          <w:rFonts w:cs="Arial"/>
          <w:b/>
          <w:sz w:val="20"/>
          <w:szCs w:val="20"/>
          <w:lang w:val="nl-BE"/>
        </w:rPr>
        <w:t xml:space="preserve"> </w:t>
      </w:r>
      <w:r w:rsidR="007138E6">
        <w:rPr>
          <w:rFonts w:cs="Arial"/>
          <w:b/>
          <w:sz w:val="20"/>
          <w:szCs w:val="20"/>
          <w:lang w:val="nl-BE"/>
        </w:rPr>
        <w:t xml:space="preserve">     </w:t>
      </w:r>
      <w:r w:rsidRPr="00AD04D8">
        <w:rPr>
          <w:rFonts w:cs="Arial"/>
          <w:b/>
          <w:sz w:val="20"/>
          <w:szCs w:val="20"/>
          <w:lang w:val="nl-BE"/>
        </w:rPr>
        <w:t>4.Dd4+</w:t>
      </w:r>
      <w:r w:rsidRPr="00AD04D8">
        <w:rPr>
          <w:rFonts w:cs="Arial"/>
          <w:b/>
          <w:sz w:val="20"/>
          <w:szCs w:val="20"/>
          <w:lang w:val="nl-BE"/>
        </w:rPr>
        <w:tab/>
      </w:r>
      <w:r w:rsidRPr="00AD04D8">
        <w:rPr>
          <w:rFonts w:cs="Arial"/>
          <w:b/>
          <w:sz w:val="20"/>
          <w:szCs w:val="20"/>
          <w:lang w:val="nl-BE"/>
        </w:rPr>
        <w:tab/>
        <w:t>Kb3</w:t>
      </w:r>
    </w:p>
    <w:p w14:paraId="3B9757AD" w14:textId="77777777" w:rsidR="00412822" w:rsidRPr="00AD04D8" w:rsidRDefault="00412822" w:rsidP="00412822">
      <w:pPr>
        <w:rPr>
          <w:rFonts w:cs="Arial"/>
          <w:b/>
          <w:sz w:val="20"/>
          <w:szCs w:val="20"/>
          <w:lang w:val="nl-BE"/>
        </w:rPr>
      </w:pPr>
      <w:r w:rsidRPr="00AD04D8">
        <w:rPr>
          <w:rFonts w:cs="Arial"/>
          <w:b/>
          <w:sz w:val="20"/>
          <w:szCs w:val="20"/>
          <w:lang w:val="nl-BE"/>
        </w:rPr>
        <w:tab/>
        <w:t>5.Dd1+</w:t>
      </w:r>
      <w:r w:rsidRPr="00AD04D8">
        <w:rPr>
          <w:rFonts w:cs="Arial"/>
          <w:b/>
          <w:sz w:val="20"/>
          <w:szCs w:val="20"/>
          <w:lang w:val="nl-BE"/>
        </w:rPr>
        <w:tab/>
      </w:r>
      <w:r w:rsidRPr="00AD04D8">
        <w:rPr>
          <w:rFonts w:cs="Arial"/>
          <w:b/>
          <w:sz w:val="20"/>
          <w:szCs w:val="20"/>
          <w:lang w:val="nl-BE"/>
        </w:rPr>
        <w:tab/>
        <w:t>Ka3</w:t>
      </w:r>
    </w:p>
    <w:p w14:paraId="380B656F" w14:textId="77777777" w:rsidR="00412822" w:rsidRPr="00AD04D8" w:rsidRDefault="00412822" w:rsidP="00412822">
      <w:pPr>
        <w:rPr>
          <w:rFonts w:cs="Arial"/>
          <w:b/>
          <w:sz w:val="20"/>
          <w:szCs w:val="20"/>
          <w:lang w:val="nl-BE"/>
        </w:rPr>
      </w:pPr>
      <w:r w:rsidRPr="00AD04D8">
        <w:rPr>
          <w:rFonts w:cs="Arial"/>
          <w:b/>
          <w:sz w:val="20"/>
          <w:szCs w:val="20"/>
          <w:lang w:val="nl-BE"/>
        </w:rPr>
        <w:tab/>
        <w:t>6.Da1+</w:t>
      </w:r>
      <w:r w:rsidRPr="00AD04D8">
        <w:rPr>
          <w:rFonts w:cs="Arial"/>
          <w:b/>
          <w:sz w:val="20"/>
          <w:szCs w:val="20"/>
          <w:lang w:val="nl-BE"/>
        </w:rPr>
        <w:tab/>
      </w:r>
      <w:r w:rsidRPr="00AD04D8">
        <w:rPr>
          <w:rFonts w:cs="Arial"/>
          <w:b/>
          <w:sz w:val="20"/>
          <w:szCs w:val="20"/>
          <w:lang w:val="nl-BE"/>
        </w:rPr>
        <w:tab/>
        <w:t>Kb3</w:t>
      </w:r>
    </w:p>
    <w:p w14:paraId="283F2825" w14:textId="77777777" w:rsidR="00412822" w:rsidRDefault="00412822" w:rsidP="00412822">
      <w:pPr>
        <w:rPr>
          <w:rFonts w:cs="Arial"/>
          <w:b/>
          <w:sz w:val="20"/>
          <w:szCs w:val="20"/>
          <w:lang w:val="nl-BE"/>
        </w:rPr>
      </w:pPr>
      <w:r w:rsidRPr="00AD04D8">
        <w:rPr>
          <w:rFonts w:cs="Arial"/>
          <w:b/>
          <w:sz w:val="20"/>
          <w:szCs w:val="20"/>
          <w:lang w:val="nl-BE"/>
        </w:rPr>
        <w:tab/>
        <w:t>7.Pa5+</w:t>
      </w:r>
      <w:r w:rsidRPr="00AD04D8">
        <w:rPr>
          <w:rFonts w:cs="Arial"/>
          <w:b/>
          <w:sz w:val="20"/>
          <w:szCs w:val="20"/>
          <w:lang w:val="nl-BE"/>
        </w:rPr>
        <w:tab/>
      </w:r>
      <w:r w:rsidRPr="00AD04D8">
        <w:rPr>
          <w:rFonts w:cs="Arial"/>
          <w:b/>
          <w:sz w:val="20"/>
          <w:szCs w:val="20"/>
          <w:lang w:val="nl-BE"/>
        </w:rPr>
        <w:tab/>
      </w:r>
    </w:p>
    <w:p w14:paraId="19F3DE99" w14:textId="77777777" w:rsidR="00412822" w:rsidRPr="005C694F" w:rsidRDefault="00412822" w:rsidP="0038155E">
      <w:pPr>
        <w:numPr>
          <w:ilvl w:val="0"/>
          <w:numId w:val="32"/>
        </w:numPr>
        <w:jc w:val="both"/>
        <w:rPr>
          <w:rFonts w:cs="Arial"/>
          <w:sz w:val="20"/>
          <w:szCs w:val="20"/>
          <w:lang w:val="nl-BE"/>
        </w:rPr>
      </w:pPr>
      <w:r>
        <w:rPr>
          <w:rFonts w:cs="Arial"/>
          <w:sz w:val="20"/>
          <w:szCs w:val="20"/>
          <w:lang w:val="nl-BE"/>
        </w:rPr>
        <w:t xml:space="preserve">7.Dd1+? Ka3 8.Da1+ Kb3 9.Pa5+ </w:t>
      </w:r>
      <w:r w:rsidR="001A73FE">
        <w:rPr>
          <w:rFonts w:cs="Arial"/>
          <w:i/>
          <w:sz w:val="20"/>
          <w:szCs w:val="20"/>
          <w:lang w:val="nl-BE"/>
        </w:rPr>
        <w:t>(Z</w:t>
      </w:r>
      <w:r>
        <w:rPr>
          <w:rFonts w:cs="Arial"/>
          <w:i/>
          <w:sz w:val="20"/>
          <w:szCs w:val="20"/>
          <w:lang w:val="nl-BE"/>
        </w:rPr>
        <w:t>ie zet 7.)</w:t>
      </w:r>
    </w:p>
    <w:p w14:paraId="3BAF4E2D" w14:textId="77777777" w:rsidR="00412822" w:rsidRDefault="00E23324" w:rsidP="0038155E">
      <w:pPr>
        <w:numPr>
          <w:ilvl w:val="0"/>
          <w:numId w:val="32"/>
        </w:numPr>
        <w:jc w:val="both"/>
        <w:rPr>
          <w:rFonts w:cs="Arial"/>
          <w:i/>
          <w:sz w:val="20"/>
          <w:szCs w:val="20"/>
          <w:lang w:val="nl-BE"/>
        </w:rPr>
      </w:pPr>
      <w:r>
        <w:rPr>
          <w:rFonts w:cs="Arial"/>
          <w:sz w:val="20"/>
          <w:szCs w:val="20"/>
          <w:lang w:val="nl-BE"/>
        </w:rPr>
        <w:t>7.Pd4+? Kb4</w:t>
      </w:r>
      <w:r w:rsidR="00412822">
        <w:rPr>
          <w:rFonts w:cs="Arial"/>
          <w:sz w:val="20"/>
          <w:szCs w:val="20"/>
          <w:lang w:val="nl-BE"/>
        </w:rPr>
        <w:t xml:space="preserve"> 8.Pc6+ Kb5 9.De5+ </w:t>
      </w:r>
      <w:r w:rsidR="001A73FE">
        <w:rPr>
          <w:rFonts w:cs="Arial"/>
          <w:i/>
          <w:sz w:val="20"/>
          <w:szCs w:val="20"/>
          <w:lang w:val="nl-BE"/>
        </w:rPr>
        <w:t>(Z</w:t>
      </w:r>
      <w:r w:rsidR="00412822">
        <w:rPr>
          <w:rFonts w:cs="Arial"/>
          <w:i/>
          <w:sz w:val="20"/>
          <w:szCs w:val="20"/>
          <w:lang w:val="nl-BE"/>
        </w:rPr>
        <w:t>ie zet 3.)</w:t>
      </w:r>
    </w:p>
    <w:p w14:paraId="4F56EFD6" w14:textId="77777777" w:rsidR="00412822" w:rsidRPr="0043470E" w:rsidRDefault="00412822" w:rsidP="0043470E">
      <w:pPr>
        <w:ind w:firstLine="708"/>
        <w:jc w:val="both"/>
        <w:rPr>
          <w:rFonts w:cs="Arial"/>
          <w:i/>
          <w:sz w:val="20"/>
          <w:szCs w:val="20"/>
          <w:lang w:val="nl-BE"/>
        </w:rPr>
      </w:pPr>
      <w:r>
        <w:rPr>
          <w:rFonts w:cs="Arial"/>
          <w:sz w:val="20"/>
          <w:szCs w:val="20"/>
          <w:lang w:val="nl-BE"/>
        </w:rPr>
        <w:t xml:space="preserve"> </w:t>
      </w:r>
      <w:r>
        <w:rPr>
          <w:rFonts w:cs="Arial"/>
          <w:b/>
          <w:sz w:val="20"/>
          <w:szCs w:val="20"/>
          <w:lang w:val="nl-BE"/>
        </w:rPr>
        <w:t>7…</w:t>
      </w:r>
      <w:r>
        <w:rPr>
          <w:rFonts w:cs="Arial"/>
          <w:b/>
          <w:sz w:val="20"/>
          <w:szCs w:val="20"/>
          <w:lang w:val="nl-BE"/>
        </w:rPr>
        <w:tab/>
      </w:r>
      <w:r>
        <w:rPr>
          <w:rFonts w:cs="Arial"/>
          <w:b/>
          <w:sz w:val="20"/>
          <w:szCs w:val="20"/>
          <w:lang w:val="nl-BE"/>
        </w:rPr>
        <w:tab/>
      </w:r>
      <w:r w:rsidRPr="00AD04D8">
        <w:rPr>
          <w:rFonts w:cs="Arial"/>
          <w:b/>
          <w:sz w:val="20"/>
          <w:szCs w:val="20"/>
          <w:lang w:val="nl-BE"/>
        </w:rPr>
        <w:t>Kb4</w:t>
      </w:r>
    </w:p>
    <w:p w14:paraId="553BB643" w14:textId="77777777" w:rsidR="00F657FD" w:rsidRDefault="00062DCF" w:rsidP="00062DCF">
      <w:pPr>
        <w:ind w:firstLine="708"/>
        <w:rPr>
          <w:rFonts w:cs="Arial"/>
          <w:b/>
          <w:sz w:val="20"/>
          <w:szCs w:val="20"/>
          <w:lang w:val="nl-BE"/>
        </w:rPr>
      </w:pPr>
      <w:r>
        <w:rPr>
          <w:rFonts w:cs="Arial"/>
          <w:b/>
          <w:sz w:val="20"/>
          <w:szCs w:val="20"/>
          <w:lang w:val="nl-BE"/>
        </w:rPr>
        <w:t xml:space="preserve"> </w:t>
      </w:r>
      <w:r w:rsidR="00412822" w:rsidRPr="00AD04D8">
        <w:rPr>
          <w:rFonts w:cs="Arial"/>
          <w:b/>
          <w:sz w:val="20"/>
          <w:szCs w:val="20"/>
          <w:lang w:val="nl-BE"/>
        </w:rPr>
        <w:t>8.Dd4+</w:t>
      </w:r>
    </w:p>
    <w:p w14:paraId="6ECC1A27" w14:textId="77777777" w:rsidR="00F657FD" w:rsidRDefault="00F657FD" w:rsidP="00062DCF">
      <w:pPr>
        <w:ind w:firstLine="708"/>
        <w:rPr>
          <w:rFonts w:cs="Arial"/>
          <w:b/>
          <w:sz w:val="20"/>
          <w:szCs w:val="20"/>
          <w:lang w:val="nl-BE"/>
        </w:rPr>
      </w:pPr>
    </w:p>
    <w:p w14:paraId="27144700" w14:textId="77777777" w:rsidR="0043470E" w:rsidRDefault="00412822" w:rsidP="00062DCF">
      <w:pPr>
        <w:ind w:firstLine="708"/>
        <w:rPr>
          <w:rFonts w:cs="Arial"/>
          <w:b/>
          <w:sz w:val="20"/>
          <w:szCs w:val="20"/>
          <w:lang w:val="nl-BE"/>
        </w:rPr>
      </w:pPr>
      <w:r w:rsidRPr="00AD04D8">
        <w:rPr>
          <w:rFonts w:cs="Arial"/>
          <w:b/>
          <w:sz w:val="20"/>
          <w:szCs w:val="20"/>
          <w:lang w:val="nl-BE"/>
        </w:rPr>
        <w:tab/>
      </w:r>
    </w:p>
    <w:p w14:paraId="4FF49627" w14:textId="77777777" w:rsidR="0043470E" w:rsidRDefault="0043470E" w:rsidP="00412822">
      <w:pPr>
        <w:rPr>
          <w:rFonts w:cs="Arial"/>
          <w:b/>
          <w:sz w:val="20"/>
          <w:szCs w:val="20"/>
          <w:lang w:val="nl-BE"/>
        </w:rPr>
      </w:pPr>
    </w:p>
    <w:p w14:paraId="7531371F" w14:textId="77777777" w:rsidR="00603F9D" w:rsidRDefault="00603F9D" w:rsidP="00412822">
      <w:pPr>
        <w:rPr>
          <w:rFonts w:cs="Arial"/>
          <w:b/>
          <w:sz w:val="20"/>
          <w:szCs w:val="20"/>
          <w:lang w:val="nl-BE"/>
        </w:rPr>
      </w:pPr>
    </w:p>
    <w:p w14:paraId="7C1CA21C" w14:textId="77777777" w:rsidR="00412822" w:rsidRDefault="00412822" w:rsidP="00412822">
      <w:pPr>
        <w:rPr>
          <w:rFonts w:cs="Arial"/>
          <w:b/>
          <w:sz w:val="20"/>
          <w:szCs w:val="20"/>
          <w:lang w:val="nl-BE"/>
        </w:rPr>
      </w:pPr>
      <w:r w:rsidRPr="00AD04D8">
        <w:rPr>
          <w:rFonts w:cs="Arial"/>
          <w:b/>
          <w:sz w:val="20"/>
          <w:szCs w:val="20"/>
          <w:lang w:val="nl-BE"/>
        </w:rPr>
        <w:tab/>
      </w:r>
    </w:p>
    <w:p w14:paraId="71840421" w14:textId="77777777" w:rsidR="0043470E" w:rsidRDefault="0043470E" w:rsidP="0043470E">
      <w:pPr>
        <w:ind w:left="60"/>
        <w:jc w:val="both"/>
        <w:rPr>
          <w:rFonts w:cs="Arial"/>
          <w:sz w:val="20"/>
          <w:szCs w:val="20"/>
          <w:lang w:val="nl-BE"/>
        </w:rPr>
      </w:pPr>
    </w:p>
    <w:p w14:paraId="709F5ED8" w14:textId="77777777" w:rsidR="00F657FD" w:rsidRDefault="00F657FD" w:rsidP="0043470E">
      <w:pPr>
        <w:ind w:left="60"/>
        <w:jc w:val="both"/>
        <w:rPr>
          <w:rFonts w:cs="Arial"/>
          <w:sz w:val="20"/>
          <w:szCs w:val="20"/>
          <w:lang w:val="nl-BE"/>
        </w:rPr>
      </w:pPr>
    </w:p>
    <w:p w14:paraId="2D068439" w14:textId="77777777" w:rsidR="0043470E" w:rsidRPr="005C694F" w:rsidRDefault="00412822" w:rsidP="0038155E">
      <w:pPr>
        <w:numPr>
          <w:ilvl w:val="0"/>
          <w:numId w:val="33"/>
        </w:numPr>
        <w:jc w:val="both"/>
        <w:rPr>
          <w:rFonts w:cs="Arial"/>
          <w:sz w:val="20"/>
          <w:szCs w:val="20"/>
          <w:lang w:val="nl-BE"/>
        </w:rPr>
      </w:pPr>
      <w:r>
        <w:rPr>
          <w:rFonts w:cs="Arial"/>
          <w:sz w:val="20"/>
          <w:szCs w:val="20"/>
          <w:lang w:val="nl-BE"/>
        </w:rPr>
        <w:t xml:space="preserve">8.De1+? Kb5 9.De5+ Kb4 10.Dd4+ </w:t>
      </w:r>
      <w:r w:rsidR="001A73FE">
        <w:rPr>
          <w:rFonts w:cs="Arial"/>
          <w:i/>
          <w:sz w:val="20"/>
          <w:szCs w:val="20"/>
          <w:lang w:val="nl-BE"/>
        </w:rPr>
        <w:t>(Z</w:t>
      </w:r>
      <w:r>
        <w:rPr>
          <w:rFonts w:cs="Arial"/>
          <w:i/>
          <w:sz w:val="20"/>
          <w:szCs w:val="20"/>
          <w:lang w:val="nl-BE"/>
        </w:rPr>
        <w:t>ie zet 8.)</w:t>
      </w:r>
    </w:p>
    <w:p w14:paraId="6E0B4D01" w14:textId="77777777" w:rsidR="00412822" w:rsidRPr="0086564F" w:rsidRDefault="00412822" w:rsidP="0038155E">
      <w:pPr>
        <w:numPr>
          <w:ilvl w:val="0"/>
          <w:numId w:val="33"/>
        </w:numPr>
        <w:jc w:val="both"/>
        <w:rPr>
          <w:rFonts w:cs="Arial"/>
          <w:sz w:val="20"/>
          <w:szCs w:val="20"/>
          <w:lang w:val="nl-BE"/>
        </w:rPr>
      </w:pPr>
      <w:r>
        <w:rPr>
          <w:rFonts w:cs="Arial"/>
          <w:sz w:val="20"/>
          <w:szCs w:val="20"/>
          <w:lang w:val="nl-BE"/>
        </w:rPr>
        <w:t xml:space="preserve">8.Db2+? Kc5 9.De5+ Kb4 10.Dd4+ </w:t>
      </w:r>
      <w:r w:rsidR="001A73FE">
        <w:rPr>
          <w:rFonts w:cs="Arial"/>
          <w:i/>
          <w:sz w:val="20"/>
          <w:szCs w:val="20"/>
          <w:lang w:val="nl-BE"/>
        </w:rPr>
        <w:t>(Z</w:t>
      </w:r>
      <w:r>
        <w:rPr>
          <w:rFonts w:cs="Arial"/>
          <w:i/>
          <w:sz w:val="20"/>
          <w:szCs w:val="20"/>
          <w:lang w:val="nl-BE"/>
        </w:rPr>
        <w:t>ie zet 8.)</w:t>
      </w:r>
    </w:p>
    <w:p w14:paraId="42961873" w14:textId="77777777" w:rsidR="0086564F" w:rsidRPr="0086564F" w:rsidRDefault="0086564F" w:rsidP="0038155E">
      <w:pPr>
        <w:numPr>
          <w:ilvl w:val="0"/>
          <w:numId w:val="33"/>
        </w:numPr>
        <w:jc w:val="both"/>
        <w:rPr>
          <w:rFonts w:cs="Arial"/>
          <w:i/>
          <w:sz w:val="20"/>
          <w:szCs w:val="20"/>
          <w:lang w:val="nl-BE"/>
        </w:rPr>
      </w:pPr>
      <w:r w:rsidRPr="0086564F">
        <w:rPr>
          <w:rFonts w:cs="Arial"/>
          <w:sz w:val="20"/>
          <w:szCs w:val="20"/>
          <w:lang w:val="nl-BE"/>
        </w:rPr>
        <w:t>8.Pc6+</w:t>
      </w:r>
      <w:r w:rsidR="00D26CE2">
        <w:rPr>
          <w:rFonts w:cs="Arial"/>
          <w:sz w:val="20"/>
          <w:szCs w:val="20"/>
          <w:lang w:val="nl-BE"/>
        </w:rPr>
        <w:t>?</w:t>
      </w:r>
      <w:r w:rsidRPr="0086564F">
        <w:rPr>
          <w:rFonts w:cs="Arial"/>
          <w:sz w:val="20"/>
          <w:szCs w:val="20"/>
          <w:lang w:val="nl-BE"/>
        </w:rPr>
        <w:t xml:space="preserve"> </w:t>
      </w:r>
      <w:r w:rsidR="00B432AB">
        <w:rPr>
          <w:rFonts w:cs="Arial"/>
          <w:sz w:val="20"/>
          <w:szCs w:val="20"/>
          <w:lang w:val="nl-BE"/>
        </w:rPr>
        <w:t>Kb5 4.De5 Kc4 5.Dd4 Kb3 6.Dd1 Ka3 7.Da1 Kb3 (</w:t>
      </w:r>
      <w:r w:rsidR="00B432AB">
        <w:rPr>
          <w:rFonts w:cs="Arial"/>
          <w:i/>
          <w:sz w:val="20"/>
          <w:szCs w:val="20"/>
          <w:lang w:val="nl-BE"/>
        </w:rPr>
        <w:t>Zie zet 6.)</w:t>
      </w:r>
    </w:p>
    <w:p w14:paraId="1334BBA3" w14:textId="77777777" w:rsidR="00412822" w:rsidRPr="00E252CD" w:rsidRDefault="00412822" w:rsidP="00412822">
      <w:pPr>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t>Ka3</w:t>
      </w:r>
    </w:p>
    <w:p w14:paraId="690F171B" w14:textId="77777777" w:rsidR="00412822"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9.P</w:t>
      </w:r>
      <w:r w:rsidR="00B432AB">
        <w:rPr>
          <w:rFonts w:cs="Arial"/>
          <w:b/>
          <w:sz w:val="20"/>
          <w:szCs w:val="20"/>
          <w:lang w:val="nl-BE"/>
        </w:rPr>
        <w:t>c4+</w:t>
      </w:r>
      <w:r w:rsidR="00B432AB">
        <w:rPr>
          <w:rFonts w:cs="Arial"/>
          <w:b/>
          <w:sz w:val="20"/>
          <w:szCs w:val="20"/>
          <w:lang w:val="nl-BE"/>
        </w:rPr>
        <w:tab/>
      </w:r>
    </w:p>
    <w:p w14:paraId="02F65E2C" w14:textId="77777777" w:rsidR="00412822" w:rsidRDefault="00B432AB" w:rsidP="00412822">
      <w:pPr>
        <w:rPr>
          <w:rFonts w:cs="Arial"/>
          <w:i/>
          <w:sz w:val="20"/>
          <w:szCs w:val="20"/>
          <w:lang w:val="nl-BE"/>
        </w:rPr>
      </w:pPr>
      <w:r>
        <w:rPr>
          <w:rFonts w:cs="Arial"/>
          <w:sz w:val="20"/>
          <w:szCs w:val="20"/>
          <w:lang w:val="nl-BE"/>
        </w:rPr>
        <w:t>9.Da1+</w:t>
      </w:r>
      <w:r w:rsidR="00412822">
        <w:rPr>
          <w:rFonts w:cs="Arial"/>
          <w:sz w:val="20"/>
          <w:szCs w:val="20"/>
          <w:lang w:val="nl-BE"/>
        </w:rPr>
        <w:t xml:space="preserve"> Kb4 10.Dd4+ </w:t>
      </w:r>
      <w:r w:rsidR="001A73FE">
        <w:rPr>
          <w:rFonts w:cs="Arial"/>
          <w:i/>
          <w:sz w:val="20"/>
          <w:szCs w:val="20"/>
          <w:lang w:val="nl-BE"/>
        </w:rPr>
        <w:t>(Z</w:t>
      </w:r>
      <w:r w:rsidR="00721F3E">
        <w:rPr>
          <w:rFonts w:cs="Arial"/>
          <w:i/>
          <w:sz w:val="20"/>
          <w:szCs w:val="20"/>
          <w:lang w:val="nl-BE"/>
        </w:rPr>
        <w:t>ie zet</w:t>
      </w:r>
      <w:r w:rsidR="00412822">
        <w:rPr>
          <w:rFonts w:cs="Arial"/>
          <w:i/>
          <w:sz w:val="20"/>
          <w:szCs w:val="20"/>
          <w:lang w:val="nl-BE"/>
        </w:rPr>
        <w:t xml:space="preserve"> 8</w:t>
      </w:r>
      <w:r w:rsidR="00BC194B">
        <w:rPr>
          <w:rFonts w:cs="Arial"/>
          <w:i/>
          <w:sz w:val="20"/>
          <w:szCs w:val="20"/>
          <w:lang w:val="nl-BE"/>
        </w:rPr>
        <w:t>.)</w:t>
      </w:r>
    </w:p>
    <w:p w14:paraId="40877F06" w14:textId="77777777" w:rsidR="00096CAF" w:rsidRDefault="00412822" w:rsidP="00412822">
      <w:pPr>
        <w:rPr>
          <w:b/>
          <w:sz w:val="20"/>
          <w:szCs w:val="20"/>
          <w:lang w:val="nl-BE"/>
        </w:rPr>
      </w:pPr>
      <w:r>
        <w:rPr>
          <w:lang w:val="nl-BE"/>
        </w:rPr>
        <w:t xml:space="preserve">           </w:t>
      </w:r>
      <w:r w:rsidRPr="00E252CD">
        <w:rPr>
          <w:b/>
          <w:sz w:val="20"/>
          <w:szCs w:val="20"/>
          <w:lang w:val="nl-BE"/>
        </w:rPr>
        <w:t xml:space="preserve">9… </w:t>
      </w:r>
      <w:r w:rsidRPr="00E252CD">
        <w:rPr>
          <w:b/>
          <w:sz w:val="20"/>
          <w:szCs w:val="20"/>
          <w:lang w:val="nl-BE"/>
        </w:rPr>
        <w:tab/>
      </w:r>
      <w:r w:rsidRPr="00E252CD">
        <w:rPr>
          <w:b/>
          <w:sz w:val="20"/>
          <w:szCs w:val="20"/>
          <w:lang w:val="nl-BE"/>
        </w:rPr>
        <w:tab/>
        <w:t>Kb3</w:t>
      </w:r>
    </w:p>
    <w:p w14:paraId="2920D623" w14:textId="77777777" w:rsidR="00412822" w:rsidRPr="00096CAF" w:rsidRDefault="00096CAF" w:rsidP="00412822">
      <w:pPr>
        <w:rPr>
          <w:rFonts w:cs="Arial"/>
          <w:i/>
          <w:sz w:val="20"/>
          <w:szCs w:val="20"/>
          <w:lang w:val="nl-BE"/>
        </w:rPr>
      </w:pPr>
      <w:r>
        <w:rPr>
          <w:b/>
          <w:sz w:val="20"/>
          <w:szCs w:val="20"/>
          <w:lang w:val="nl-BE"/>
        </w:rPr>
        <w:t xml:space="preserve">           </w:t>
      </w:r>
      <w:r w:rsidR="00412822" w:rsidRPr="00AD04D8">
        <w:rPr>
          <w:rFonts w:cs="Arial"/>
          <w:b/>
          <w:sz w:val="20"/>
          <w:szCs w:val="20"/>
          <w:lang w:val="nl-BE"/>
        </w:rPr>
        <w:t>10.Pd2+</w:t>
      </w:r>
      <w:r w:rsidR="00412822" w:rsidRPr="00AD04D8">
        <w:rPr>
          <w:rFonts w:cs="Arial"/>
          <w:b/>
          <w:sz w:val="20"/>
          <w:szCs w:val="20"/>
          <w:lang w:val="nl-BE"/>
        </w:rPr>
        <w:tab/>
      </w:r>
      <w:r w:rsidR="00412822">
        <w:rPr>
          <w:rFonts w:cs="Arial"/>
          <w:b/>
          <w:sz w:val="20"/>
          <w:szCs w:val="20"/>
          <w:lang w:val="nl-BE"/>
        </w:rPr>
        <w:tab/>
      </w:r>
      <w:r w:rsidR="00412822" w:rsidRPr="00AD04D8">
        <w:rPr>
          <w:rFonts w:cs="Arial"/>
          <w:b/>
          <w:sz w:val="20"/>
          <w:szCs w:val="20"/>
          <w:lang w:val="nl-BE"/>
        </w:rPr>
        <w:t>Ka3</w:t>
      </w:r>
    </w:p>
    <w:p w14:paraId="6BC3B5BC" w14:textId="77777777" w:rsidR="00096CAF" w:rsidRDefault="00412822" w:rsidP="00096CAF">
      <w:pPr>
        <w:rPr>
          <w:rFonts w:cs="Arial"/>
          <w:b/>
          <w:sz w:val="20"/>
          <w:szCs w:val="20"/>
          <w:lang w:val="nl-BE"/>
        </w:rPr>
      </w:pPr>
      <w:r>
        <w:rPr>
          <w:rFonts w:cs="Arial"/>
          <w:b/>
          <w:sz w:val="20"/>
          <w:szCs w:val="20"/>
          <w:lang w:val="nl-BE"/>
        </w:rPr>
        <w:t xml:space="preserve">           </w:t>
      </w:r>
      <w:r w:rsidRPr="00AD04D8">
        <w:rPr>
          <w:rFonts w:cs="Arial"/>
          <w:b/>
          <w:sz w:val="20"/>
          <w:szCs w:val="20"/>
          <w:lang w:val="nl-BE"/>
        </w:rPr>
        <w:t>11.Da1+</w:t>
      </w:r>
      <w:r w:rsidRPr="00AD04D8">
        <w:rPr>
          <w:rFonts w:cs="Arial"/>
          <w:b/>
          <w:sz w:val="20"/>
          <w:szCs w:val="20"/>
          <w:lang w:val="nl-BE"/>
        </w:rPr>
        <w:tab/>
      </w:r>
      <w:r w:rsidR="00446B2F">
        <w:rPr>
          <w:rFonts w:cs="Arial"/>
          <w:b/>
          <w:sz w:val="20"/>
          <w:szCs w:val="20"/>
          <w:lang w:val="nl-BE"/>
        </w:rPr>
        <w:t xml:space="preserve"> </w:t>
      </w:r>
      <w:r>
        <w:rPr>
          <w:rFonts w:cs="Arial"/>
          <w:b/>
          <w:sz w:val="20"/>
          <w:szCs w:val="20"/>
          <w:lang w:val="nl-BE"/>
        </w:rPr>
        <w:tab/>
      </w:r>
      <w:r w:rsidRPr="00AD04D8">
        <w:rPr>
          <w:rFonts w:cs="Arial"/>
          <w:b/>
          <w:sz w:val="20"/>
          <w:szCs w:val="20"/>
          <w:lang w:val="nl-BE"/>
        </w:rPr>
        <w:t>Kb4</w:t>
      </w:r>
    </w:p>
    <w:p w14:paraId="4E1FCFE7" w14:textId="77777777" w:rsidR="00412822" w:rsidRPr="00096CAF" w:rsidRDefault="00096CAF" w:rsidP="00096CAF">
      <w:pPr>
        <w:rPr>
          <w:rFonts w:cs="Arial"/>
          <w:b/>
          <w:sz w:val="20"/>
          <w:szCs w:val="20"/>
          <w:lang w:val="nl-BE"/>
        </w:rPr>
      </w:pPr>
      <w:r>
        <w:rPr>
          <w:rFonts w:cs="Arial"/>
          <w:b/>
          <w:sz w:val="20"/>
          <w:szCs w:val="20"/>
          <w:lang w:val="nl-BE"/>
        </w:rPr>
        <w:t xml:space="preserve">           </w:t>
      </w:r>
      <w:r w:rsidR="00412822" w:rsidRPr="00457E6A">
        <w:rPr>
          <w:b/>
          <w:sz w:val="20"/>
          <w:szCs w:val="20"/>
          <w:lang w:val="nl-BE"/>
        </w:rPr>
        <w:t>12.Db2+</w:t>
      </w:r>
      <w:r w:rsidR="001C06F6">
        <w:rPr>
          <w:b/>
          <w:sz w:val="20"/>
          <w:szCs w:val="20"/>
          <w:lang w:val="nl-BE"/>
        </w:rPr>
        <w:tab/>
      </w:r>
      <w:r w:rsidR="00412822">
        <w:rPr>
          <w:b/>
          <w:sz w:val="20"/>
          <w:szCs w:val="20"/>
          <w:lang w:val="nl-BE"/>
        </w:rPr>
        <w:tab/>
      </w:r>
      <w:r w:rsidR="00412822" w:rsidRPr="00457E6A">
        <w:rPr>
          <w:b/>
          <w:sz w:val="20"/>
          <w:szCs w:val="20"/>
          <w:lang w:val="nl-BE"/>
        </w:rPr>
        <w:t>Kc5</w:t>
      </w:r>
    </w:p>
    <w:p w14:paraId="3577AC42" w14:textId="77777777" w:rsidR="00412822" w:rsidRPr="00457E6A" w:rsidRDefault="00412822" w:rsidP="00412822">
      <w:pPr>
        <w:jc w:val="both"/>
        <w:rPr>
          <w:rFonts w:cs="Arial"/>
          <w:sz w:val="20"/>
          <w:szCs w:val="20"/>
          <w:lang w:val="nl-BE"/>
        </w:rPr>
      </w:pPr>
      <w:r>
        <w:rPr>
          <w:sz w:val="20"/>
          <w:szCs w:val="20"/>
          <w:lang w:val="nl-BE"/>
        </w:rPr>
        <w:t>De zwarte koning dreigt te ont-snappen, maar:</w:t>
      </w:r>
    </w:p>
    <w:p w14:paraId="4B182390" w14:textId="77777777" w:rsidR="004F6493" w:rsidRDefault="00412822" w:rsidP="00F657FD">
      <w:pPr>
        <w:rPr>
          <w:rFonts w:cs="Arial"/>
          <w:b/>
          <w:sz w:val="20"/>
          <w:szCs w:val="20"/>
          <w:lang w:val="nl-BE"/>
        </w:rPr>
      </w:pPr>
      <w:r>
        <w:rPr>
          <w:rFonts w:cs="Arial"/>
          <w:b/>
          <w:sz w:val="20"/>
          <w:szCs w:val="20"/>
          <w:lang w:val="nl-BE"/>
        </w:rPr>
        <w:t xml:space="preserve">           </w:t>
      </w:r>
      <w:r w:rsidRPr="00AD04D8">
        <w:rPr>
          <w:rFonts w:cs="Arial"/>
          <w:b/>
          <w:sz w:val="20"/>
          <w:szCs w:val="20"/>
          <w:lang w:val="nl-BE"/>
        </w:rPr>
        <w:t>13.</w:t>
      </w:r>
      <w:r w:rsidR="00446B2F">
        <w:rPr>
          <w:rFonts w:cs="Arial"/>
          <w:b/>
          <w:sz w:val="20"/>
          <w:szCs w:val="20"/>
          <w:lang w:val="nl-BE"/>
        </w:rPr>
        <w:t>De5</w:t>
      </w:r>
      <w:r w:rsidR="00446B2F">
        <w:rPr>
          <w:rFonts w:cs="Arial"/>
          <w:b/>
          <w:sz w:val="20"/>
          <w:szCs w:val="20"/>
          <w:lang w:val="nl-BE"/>
        </w:rPr>
        <w:tab/>
      </w:r>
      <w:r w:rsidR="00446B2F">
        <w:rPr>
          <w:rFonts w:cs="Arial"/>
          <w:b/>
          <w:sz w:val="20"/>
          <w:szCs w:val="20"/>
          <w:lang w:val="nl-BE"/>
        </w:rPr>
        <w:tab/>
        <w:t>Kb4</w:t>
      </w:r>
    </w:p>
    <w:p w14:paraId="78191F01" w14:textId="77777777" w:rsidR="004F6493" w:rsidRDefault="00446B2F" w:rsidP="00F657FD">
      <w:pPr>
        <w:rPr>
          <w:rFonts w:cs="Arial"/>
          <w:b/>
          <w:sz w:val="20"/>
          <w:szCs w:val="20"/>
          <w:lang w:val="nl-BE"/>
        </w:rPr>
      </w:pPr>
      <w:r>
        <w:rPr>
          <w:rFonts w:cs="Arial"/>
          <w:b/>
          <w:sz w:val="20"/>
          <w:szCs w:val="20"/>
          <w:lang w:val="nl-BE"/>
        </w:rPr>
        <w:t xml:space="preserve">           14.Kb6</w:t>
      </w:r>
    </w:p>
    <w:p w14:paraId="76C76571" w14:textId="77777777" w:rsidR="00C277B7" w:rsidRDefault="00446B2F" w:rsidP="00F657FD">
      <w:pPr>
        <w:rPr>
          <w:rFonts w:cs="Arial"/>
          <w:sz w:val="20"/>
          <w:szCs w:val="20"/>
          <w:lang w:val="nl-BE"/>
        </w:rPr>
      </w:pPr>
      <w:r>
        <w:rPr>
          <w:rFonts w:cs="Arial"/>
          <w:i/>
          <w:sz w:val="20"/>
          <w:szCs w:val="20"/>
          <w:lang w:val="nl-BE"/>
        </w:rPr>
        <w:t xml:space="preserve">a)  </w:t>
      </w:r>
      <w:r w:rsidR="00C277B7">
        <w:rPr>
          <w:rFonts w:cs="Arial"/>
          <w:sz w:val="20"/>
          <w:szCs w:val="20"/>
          <w:lang w:val="nl-BE"/>
        </w:rPr>
        <w:t xml:space="preserve">14.Kb2? Kc5 15.De5+ Kb4    </w:t>
      </w:r>
    </w:p>
    <w:p w14:paraId="5A8B9876" w14:textId="77777777" w:rsidR="00446B2F" w:rsidRDefault="00446B2F" w:rsidP="00F657FD">
      <w:pPr>
        <w:rPr>
          <w:rFonts w:cs="Arial"/>
          <w:i/>
          <w:sz w:val="20"/>
          <w:szCs w:val="20"/>
          <w:lang w:val="nl-BE"/>
        </w:rPr>
      </w:pPr>
      <w:r>
        <w:rPr>
          <w:rFonts w:cs="Arial"/>
          <w:sz w:val="20"/>
          <w:szCs w:val="20"/>
          <w:lang w:val="nl-BE"/>
        </w:rPr>
        <w:t xml:space="preserve">16.Kb6 </w:t>
      </w:r>
      <w:r>
        <w:rPr>
          <w:rFonts w:cs="Arial"/>
          <w:i/>
          <w:sz w:val="20"/>
          <w:szCs w:val="20"/>
          <w:lang w:val="nl-BE"/>
        </w:rPr>
        <w:t>(Zie zet 14.)</w:t>
      </w:r>
    </w:p>
    <w:p w14:paraId="3864BCD0" w14:textId="77777777" w:rsidR="00446B2F" w:rsidRPr="00446B2F" w:rsidRDefault="00446B2F" w:rsidP="00F657FD">
      <w:pPr>
        <w:rPr>
          <w:rFonts w:cs="Arial"/>
          <w:sz w:val="20"/>
          <w:szCs w:val="20"/>
          <w:lang w:val="nl-BE"/>
        </w:rPr>
      </w:pPr>
      <w:r>
        <w:rPr>
          <w:rFonts w:cs="Arial"/>
          <w:i/>
          <w:sz w:val="20"/>
          <w:szCs w:val="20"/>
          <w:lang w:val="nl-BE"/>
        </w:rPr>
        <w:t xml:space="preserve">b)  </w:t>
      </w:r>
      <w:r>
        <w:rPr>
          <w:rFonts w:cs="Arial"/>
          <w:sz w:val="20"/>
          <w:szCs w:val="20"/>
          <w:lang w:val="nl-BE"/>
        </w:rPr>
        <w:t xml:space="preserve">14.Dd4? Ka3 15.Da1+ Kb4   </w:t>
      </w:r>
      <w:r w:rsidR="00CB16FC">
        <w:rPr>
          <w:rFonts w:cs="Arial"/>
          <w:sz w:val="20"/>
          <w:szCs w:val="20"/>
          <w:lang w:val="nl-BE"/>
        </w:rPr>
        <w:t xml:space="preserve">   </w:t>
      </w:r>
      <w:r>
        <w:rPr>
          <w:rFonts w:cs="Arial"/>
          <w:sz w:val="20"/>
          <w:szCs w:val="20"/>
          <w:lang w:val="nl-BE"/>
        </w:rPr>
        <w:t xml:space="preserve">16.Db2+ Kc5 17.De5+ Kb4 </w:t>
      </w:r>
    </w:p>
    <w:p w14:paraId="0BAC3827" w14:textId="77777777" w:rsidR="00446B2F" w:rsidRDefault="00446B2F" w:rsidP="00F657FD">
      <w:pPr>
        <w:rPr>
          <w:rFonts w:cs="Arial"/>
          <w:i/>
          <w:sz w:val="20"/>
          <w:szCs w:val="20"/>
          <w:lang w:val="nl-BE"/>
        </w:rPr>
      </w:pPr>
      <w:r>
        <w:rPr>
          <w:rFonts w:cs="Arial"/>
          <w:sz w:val="20"/>
          <w:szCs w:val="20"/>
          <w:lang w:val="nl-BE"/>
        </w:rPr>
        <w:t xml:space="preserve">18.Kb6 </w:t>
      </w:r>
      <w:r>
        <w:rPr>
          <w:rFonts w:cs="Arial"/>
          <w:i/>
          <w:sz w:val="20"/>
          <w:szCs w:val="20"/>
          <w:lang w:val="nl-BE"/>
        </w:rPr>
        <w:t>Zie zet 14.)</w:t>
      </w:r>
    </w:p>
    <w:p w14:paraId="68F2F9AC" w14:textId="77777777" w:rsidR="00CB16FC" w:rsidRDefault="00CB16FC" w:rsidP="00F657FD">
      <w:pPr>
        <w:rPr>
          <w:rFonts w:cs="Arial"/>
          <w:b/>
          <w:sz w:val="20"/>
          <w:szCs w:val="20"/>
          <w:lang w:val="nl-BE"/>
        </w:rPr>
      </w:pPr>
      <w:r>
        <w:rPr>
          <w:rFonts w:cs="Arial"/>
          <w:b/>
          <w:sz w:val="20"/>
          <w:szCs w:val="20"/>
          <w:lang w:val="nl-BE"/>
        </w:rPr>
        <w:tab/>
        <w:t>15…</w:t>
      </w:r>
      <w:r>
        <w:rPr>
          <w:rFonts w:cs="Arial"/>
          <w:b/>
          <w:sz w:val="20"/>
          <w:szCs w:val="20"/>
          <w:lang w:val="nl-BE"/>
        </w:rPr>
        <w:tab/>
      </w:r>
      <w:r>
        <w:rPr>
          <w:rFonts w:cs="Arial"/>
          <w:b/>
          <w:sz w:val="20"/>
          <w:szCs w:val="20"/>
          <w:lang w:val="nl-BE"/>
        </w:rPr>
        <w:tab/>
        <w:t>Db5+</w:t>
      </w:r>
      <w:r>
        <w:rPr>
          <w:rFonts w:cs="Arial"/>
          <w:b/>
          <w:sz w:val="20"/>
          <w:szCs w:val="20"/>
          <w:lang w:val="nl-BE"/>
        </w:rPr>
        <w:tab/>
      </w:r>
    </w:p>
    <w:p w14:paraId="4C611C97" w14:textId="77777777" w:rsidR="00CB16FC" w:rsidRDefault="00CB16FC" w:rsidP="00F657FD">
      <w:pPr>
        <w:rPr>
          <w:rFonts w:cs="Arial"/>
          <w:b/>
          <w:sz w:val="20"/>
          <w:szCs w:val="20"/>
          <w:lang w:val="nl-BE"/>
        </w:rPr>
      </w:pPr>
      <w:r>
        <w:rPr>
          <w:rFonts w:cs="Arial"/>
          <w:b/>
          <w:sz w:val="20"/>
          <w:szCs w:val="20"/>
          <w:lang w:val="nl-BE"/>
        </w:rPr>
        <w:tab/>
        <w:t>16.Dxb5</w:t>
      </w:r>
    </w:p>
    <w:p w14:paraId="4492B648" w14:textId="77777777" w:rsidR="00CB16FC" w:rsidRPr="00CB16FC" w:rsidRDefault="00CB16FC" w:rsidP="00F657FD">
      <w:pPr>
        <w:rPr>
          <w:rFonts w:cs="Arial"/>
          <w:sz w:val="20"/>
          <w:szCs w:val="20"/>
          <w:lang w:val="nl-BE"/>
        </w:rPr>
      </w:pPr>
      <w:r>
        <w:rPr>
          <w:rFonts w:cs="Arial"/>
          <w:sz w:val="20"/>
          <w:szCs w:val="20"/>
          <w:lang w:val="nl-BE"/>
        </w:rPr>
        <w:t>En wit wint.</w:t>
      </w:r>
    </w:p>
    <w:p w14:paraId="4B67B170" w14:textId="77777777" w:rsidR="00446B2F" w:rsidRDefault="00446B2F" w:rsidP="00F657FD">
      <w:pPr>
        <w:rPr>
          <w:rFonts w:cs="Arial"/>
          <w:sz w:val="20"/>
          <w:szCs w:val="20"/>
          <w:lang w:val="nl-BE"/>
        </w:rPr>
      </w:pPr>
    </w:p>
    <w:p w14:paraId="640EE1E3" w14:textId="77777777" w:rsidR="004F6493" w:rsidRPr="004F6493" w:rsidRDefault="004F6493" w:rsidP="004F6493">
      <w:pPr>
        <w:jc w:val="both"/>
        <w:rPr>
          <w:rFonts w:cs="Arial"/>
          <w:sz w:val="20"/>
          <w:szCs w:val="20"/>
          <w:lang w:val="nl-BE"/>
        </w:rPr>
      </w:pPr>
      <w:r>
        <w:rPr>
          <w:rFonts w:cs="Arial"/>
          <w:sz w:val="20"/>
          <w:szCs w:val="20"/>
          <w:lang w:val="nl-BE"/>
        </w:rPr>
        <w:t>En mat</w:t>
      </w:r>
      <w:r w:rsidR="000B112D">
        <w:rPr>
          <w:rFonts w:cs="Arial"/>
          <w:sz w:val="20"/>
          <w:szCs w:val="20"/>
          <w:lang w:val="nl-BE"/>
        </w:rPr>
        <w:t xml:space="preserve">, </w:t>
      </w:r>
      <w:r>
        <w:rPr>
          <w:rFonts w:cs="Arial"/>
          <w:sz w:val="20"/>
          <w:szCs w:val="20"/>
          <w:lang w:val="nl-BE"/>
        </w:rPr>
        <w:t>na veerti</w:t>
      </w:r>
      <w:r w:rsidR="000B112D">
        <w:rPr>
          <w:rFonts w:cs="Arial"/>
          <w:sz w:val="20"/>
          <w:szCs w:val="20"/>
          <w:lang w:val="nl-BE"/>
        </w:rPr>
        <w:t>en</w:t>
      </w:r>
      <w:r w:rsidR="001A73FE">
        <w:rPr>
          <w:rFonts w:cs="Arial"/>
          <w:sz w:val="20"/>
          <w:szCs w:val="20"/>
          <w:lang w:val="nl-BE"/>
        </w:rPr>
        <w:t xml:space="preserve"> (</w:t>
      </w:r>
      <w:r>
        <w:rPr>
          <w:rFonts w:cs="Arial"/>
          <w:sz w:val="20"/>
          <w:szCs w:val="20"/>
          <w:lang w:val="nl-BE"/>
        </w:rPr>
        <w:t xml:space="preserve">14) </w:t>
      </w:r>
      <w:r w:rsidR="00877633">
        <w:rPr>
          <w:rFonts w:cs="Arial"/>
          <w:sz w:val="20"/>
          <w:szCs w:val="20"/>
          <w:lang w:val="nl-BE"/>
        </w:rPr>
        <w:t>conse</w:t>
      </w:r>
      <w:r w:rsidR="001A73FE">
        <w:rPr>
          <w:rFonts w:cs="Arial"/>
          <w:sz w:val="20"/>
          <w:szCs w:val="20"/>
          <w:lang w:val="nl-BE"/>
        </w:rPr>
        <w:t>cu</w:t>
      </w:r>
      <w:r w:rsidR="00877633">
        <w:rPr>
          <w:rFonts w:cs="Arial"/>
          <w:sz w:val="20"/>
          <w:szCs w:val="20"/>
          <w:lang w:val="nl-BE"/>
        </w:rPr>
        <w:t>-</w:t>
      </w:r>
      <w:r w:rsidR="000B112D">
        <w:rPr>
          <w:rFonts w:cs="Arial"/>
          <w:sz w:val="20"/>
          <w:szCs w:val="20"/>
          <w:lang w:val="nl-BE"/>
        </w:rPr>
        <w:t xml:space="preserve">tieve </w:t>
      </w:r>
      <w:r>
        <w:rPr>
          <w:rFonts w:cs="Arial"/>
          <w:sz w:val="20"/>
          <w:szCs w:val="20"/>
          <w:lang w:val="nl-BE"/>
        </w:rPr>
        <w:t>schaak</w:t>
      </w:r>
      <w:r w:rsidR="000B112D">
        <w:rPr>
          <w:rFonts w:cs="Arial"/>
          <w:sz w:val="20"/>
          <w:szCs w:val="20"/>
          <w:lang w:val="nl-BE"/>
        </w:rPr>
        <w:t xml:space="preserve">zetten. </w:t>
      </w:r>
    </w:p>
    <w:p w14:paraId="29FCB741" w14:textId="77777777" w:rsidR="004F6493" w:rsidRDefault="004F6493" w:rsidP="00F657FD">
      <w:pPr>
        <w:rPr>
          <w:rFonts w:cs="Arial"/>
          <w:b/>
          <w:sz w:val="20"/>
          <w:szCs w:val="20"/>
          <w:lang w:val="nl-BE"/>
        </w:rPr>
      </w:pPr>
    </w:p>
    <w:p w14:paraId="5F0F00C5" w14:textId="77777777" w:rsidR="004F6493" w:rsidRDefault="004F6493" w:rsidP="00F657FD">
      <w:pPr>
        <w:rPr>
          <w:rFonts w:cs="Arial"/>
          <w:b/>
          <w:sz w:val="20"/>
          <w:szCs w:val="20"/>
          <w:lang w:val="nl-BE"/>
        </w:rPr>
      </w:pPr>
    </w:p>
    <w:p w14:paraId="5D9D5C55" w14:textId="77777777" w:rsidR="004F6493" w:rsidRDefault="004F6493" w:rsidP="00F657FD">
      <w:pPr>
        <w:rPr>
          <w:rFonts w:cs="Arial"/>
          <w:b/>
          <w:sz w:val="20"/>
          <w:szCs w:val="20"/>
          <w:lang w:val="nl-BE"/>
        </w:rPr>
      </w:pPr>
    </w:p>
    <w:p w14:paraId="78EC0FC1" w14:textId="77777777" w:rsidR="00F657FD" w:rsidRDefault="00F657FD" w:rsidP="00412822">
      <w:pPr>
        <w:pStyle w:val="03aText"/>
        <w:widowControl/>
        <w:rPr>
          <w:lang w:val="nl-BE"/>
        </w:rPr>
      </w:pPr>
    </w:p>
    <w:p w14:paraId="13254804" w14:textId="77777777" w:rsidR="00F657FD" w:rsidRDefault="00F657FD" w:rsidP="00412822">
      <w:pPr>
        <w:pStyle w:val="03aText"/>
        <w:widowControl/>
        <w:rPr>
          <w:lang w:val="nl-BE"/>
        </w:rPr>
      </w:pPr>
    </w:p>
    <w:p w14:paraId="18488052" w14:textId="77777777" w:rsidR="00F657FD" w:rsidRDefault="00F657FD" w:rsidP="00412822">
      <w:pPr>
        <w:pStyle w:val="03aText"/>
        <w:widowControl/>
        <w:rPr>
          <w:lang w:val="nl-BE"/>
        </w:rPr>
      </w:pPr>
    </w:p>
    <w:p w14:paraId="306F8C7A" w14:textId="77777777" w:rsidR="007F3F7F" w:rsidRDefault="007F3F7F" w:rsidP="007F3F7F">
      <w:pPr>
        <w:pStyle w:val="02bSource"/>
        <w:widowControl/>
        <w:tabs>
          <w:tab w:val="left" w:pos="114"/>
        </w:tabs>
        <w:spacing w:line="190" w:lineRule="exact"/>
        <w:jc w:val="left"/>
        <w:rPr>
          <w:lang w:val="nl-BE"/>
        </w:rPr>
      </w:pPr>
    </w:p>
    <w:p w14:paraId="426CF11F" w14:textId="77777777" w:rsidR="00412822" w:rsidRPr="00697275" w:rsidRDefault="00412822" w:rsidP="007F3F7F">
      <w:pPr>
        <w:pStyle w:val="02bSource"/>
        <w:widowControl/>
        <w:tabs>
          <w:tab w:val="left" w:pos="114"/>
        </w:tabs>
        <w:spacing w:line="190" w:lineRule="exact"/>
        <w:rPr>
          <w:b/>
          <w:iCs/>
          <w:lang w:val="nl-BE"/>
        </w:rPr>
      </w:pPr>
      <w:r w:rsidRPr="00876814">
        <w:rPr>
          <w:b/>
          <w:iCs/>
          <w:lang w:val="nl-BE"/>
        </w:rPr>
        <w:lastRenderedPageBreak/>
        <w:t>-</w:t>
      </w:r>
      <w:r w:rsidRPr="00AD04D8">
        <w:rPr>
          <w:iCs/>
          <w:lang w:val="nl-BE"/>
        </w:rPr>
        <w:t xml:space="preserve"> </w:t>
      </w:r>
      <w:r w:rsidR="006F05DB">
        <w:rPr>
          <w:b/>
          <w:iCs/>
          <w:lang w:val="nl-BE"/>
        </w:rPr>
        <w:t>46</w:t>
      </w:r>
      <w:r w:rsidRPr="00AD04D8">
        <w:rPr>
          <w:b/>
          <w:iCs/>
          <w:lang w:val="nl-BE"/>
        </w:rPr>
        <w:t xml:space="preserve"> </w:t>
      </w:r>
      <w:r w:rsidRPr="00876814">
        <w:rPr>
          <w:b/>
          <w:iCs/>
          <w:lang w:val="nl-BE"/>
        </w:rPr>
        <w:t>-</w:t>
      </w:r>
    </w:p>
    <w:p w14:paraId="686B1311" w14:textId="77777777" w:rsidR="00412822" w:rsidRPr="00AD04D8" w:rsidRDefault="00412822" w:rsidP="00412822">
      <w:pPr>
        <w:pStyle w:val="02bSource"/>
        <w:widowControl/>
        <w:tabs>
          <w:tab w:val="left" w:pos="114"/>
        </w:tabs>
        <w:spacing w:line="190" w:lineRule="exact"/>
        <w:ind w:firstLine="113"/>
        <w:rPr>
          <w:i/>
          <w:iCs/>
          <w:lang w:val="nl-BE"/>
        </w:rPr>
      </w:pPr>
    </w:p>
    <w:p w14:paraId="6EC76716" w14:textId="77777777" w:rsidR="00412822" w:rsidRPr="00AD04D8" w:rsidRDefault="00412822" w:rsidP="00412822">
      <w:pPr>
        <w:pStyle w:val="02bSource"/>
        <w:widowControl/>
        <w:tabs>
          <w:tab w:val="left" w:pos="114"/>
        </w:tabs>
        <w:spacing w:line="190" w:lineRule="exact"/>
        <w:ind w:firstLine="113"/>
        <w:rPr>
          <w:i/>
          <w:iCs/>
          <w:lang w:val="nl-BE"/>
        </w:rPr>
      </w:pPr>
      <w:r w:rsidRPr="00AD04D8">
        <w:rPr>
          <w:i/>
          <w:iCs/>
          <w:lang w:val="nl-BE"/>
        </w:rPr>
        <w:t>Originee</w:t>
      </w:r>
      <w:r>
        <w:rPr>
          <w:i/>
          <w:iCs/>
          <w:lang w:val="nl-BE"/>
        </w:rPr>
        <w:t xml:space="preserve">l, </w:t>
      </w:r>
      <w:r>
        <w:rPr>
          <w:iCs/>
          <w:lang w:val="nl-BE"/>
        </w:rPr>
        <w:t>2008</w:t>
      </w:r>
    </w:p>
    <w:p w14:paraId="72CAB71E" w14:textId="77777777" w:rsidR="00412822" w:rsidRPr="00AD04D8" w:rsidRDefault="00412822" w:rsidP="00412822">
      <w:pPr>
        <w:pStyle w:val="02bSource"/>
        <w:widowControl/>
        <w:tabs>
          <w:tab w:val="left" w:pos="114"/>
        </w:tabs>
        <w:spacing w:line="190" w:lineRule="exact"/>
        <w:ind w:firstLine="113"/>
        <w:rPr>
          <w:lang w:val="nl-BE"/>
        </w:rPr>
      </w:pPr>
    </w:p>
    <w:p w14:paraId="65DFEB1D" w14:textId="77777777" w:rsidR="00412822" w:rsidRPr="00AD04D8" w:rsidRDefault="00990285" w:rsidP="00412822">
      <w:pPr>
        <w:pStyle w:val="02bSource"/>
        <w:widowControl/>
        <w:tabs>
          <w:tab w:val="left" w:pos="114"/>
        </w:tabs>
        <w:rPr>
          <w:b/>
          <w:lang w:val="nl-BE"/>
        </w:rPr>
      </w:pPr>
      <w:r>
        <w:rPr>
          <w:noProof/>
          <w:lang w:val="nl-BE"/>
        </w:rPr>
        <w:object w:dxaOrig="1440" w:dyaOrig="1440" w14:anchorId="2CDE8F9F">
          <v:shape id="_x0000_s1087" type="#_x0000_t75" style="position:absolute;left:0;text-align:left;margin-left:0;margin-top:.3pt;width:152.25pt;height:153pt;z-index:251626496;mso-position-horizontal:center">
            <v:imagedata r:id="rId101" o:title=""/>
            <w10:wrap type="square"/>
          </v:shape>
          <o:OLEObject Type="Embed" ProgID="CorelDRAW.Graphic.12" ShapeID="_x0000_s1087" DrawAspect="Content" ObjectID="_1587467685" r:id="rId102"/>
        </w:object>
      </w:r>
    </w:p>
    <w:p w14:paraId="5A4BA30E" w14:textId="77777777" w:rsidR="00412822" w:rsidRPr="00AD04D8" w:rsidRDefault="00412822" w:rsidP="00412822">
      <w:pPr>
        <w:rPr>
          <w:rFonts w:cs="Arial"/>
          <w:sz w:val="20"/>
          <w:szCs w:val="20"/>
          <w:lang w:val="nl-BE"/>
        </w:rPr>
      </w:pPr>
      <w:r w:rsidRPr="00AD04D8">
        <w:rPr>
          <w:rFonts w:cs="Arial"/>
          <w:b/>
          <w:lang w:val="nl-BE"/>
        </w:rPr>
        <w:t>+</w:t>
      </w:r>
      <w:r w:rsidR="007A3F2C">
        <w:rPr>
          <w:rFonts w:cs="Arial"/>
          <w:sz w:val="20"/>
          <w:szCs w:val="20"/>
          <w:lang w:val="nl-BE"/>
        </w:rPr>
        <w:t xml:space="preserve">                           </w:t>
      </w:r>
      <w:r w:rsidR="00E56B0B">
        <w:rPr>
          <w:rFonts w:cs="Arial"/>
          <w:sz w:val="20"/>
          <w:szCs w:val="20"/>
          <w:lang w:val="nl-BE"/>
        </w:rPr>
        <w:t xml:space="preserve"> </w:t>
      </w:r>
      <w:r w:rsidR="007A3F2C">
        <w:rPr>
          <w:rFonts w:cs="Arial"/>
          <w:sz w:val="20"/>
          <w:szCs w:val="20"/>
          <w:lang w:val="nl-BE"/>
        </w:rPr>
        <w:t xml:space="preserve"> </w:t>
      </w:r>
      <w:r w:rsidRPr="00AD04D8">
        <w:rPr>
          <w:rFonts w:cs="Arial"/>
          <w:sz w:val="20"/>
          <w:szCs w:val="20"/>
          <w:lang w:val="nl-BE"/>
        </w:rPr>
        <w:t>0014.00 h1e1</w:t>
      </w:r>
    </w:p>
    <w:p w14:paraId="22BB4307" w14:textId="77777777" w:rsidR="00412822" w:rsidRPr="00AD04D8" w:rsidRDefault="00412822" w:rsidP="00412822">
      <w:pPr>
        <w:rPr>
          <w:rFonts w:cs="Arial"/>
          <w:sz w:val="20"/>
          <w:szCs w:val="20"/>
          <w:lang w:val="nl-BE"/>
        </w:rPr>
      </w:pPr>
    </w:p>
    <w:p w14:paraId="05072F73" w14:textId="77777777" w:rsidR="00412822" w:rsidRPr="00AD04D8" w:rsidRDefault="00412822" w:rsidP="00412822">
      <w:pPr>
        <w:rPr>
          <w:rFonts w:cs="Arial"/>
          <w:b/>
          <w:sz w:val="20"/>
          <w:szCs w:val="20"/>
          <w:lang w:val="nl-BE"/>
        </w:rPr>
      </w:pPr>
      <w:r w:rsidRPr="00AD04D8">
        <w:rPr>
          <w:rFonts w:cs="Arial"/>
          <w:b/>
          <w:sz w:val="20"/>
          <w:szCs w:val="20"/>
          <w:lang w:val="nl-BE"/>
        </w:rPr>
        <w:tab/>
        <w:t>1.Lh5</w:t>
      </w:r>
      <w:r w:rsidRPr="00AD04D8">
        <w:rPr>
          <w:rFonts w:cs="Arial"/>
          <w:b/>
          <w:sz w:val="20"/>
          <w:szCs w:val="20"/>
          <w:lang w:val="nl-BE"/>
        </w:rPr>
        <w:tab/>
      </w:r>
      <w:r w:rsidRPr="00AD04D8">
        <w:rPr>
          <w:rFonts w:cs="Arial"/>
          <w:b/>
          <w:sz w:val="20"/>
          <w:szCs w:val="20"/>
          <w:lang w:val="nl-BE"/>
        </w:rPr>
        <w:tab/>
        <w:t>Kf2</w:t>
      </w:r>
    </w:p>
    <w:p w14:paraId="7FB40253" w14:textId="77777777" w:rsidR="00412822" w:rsidRPr="00AD04D8" w:rsidRDefault="00412822" w:rsidP="00412822">
      <w:pPr>
        <w:pStyle w:val="03aText"/>
        <w:widowControl/>
        <w:rPr>
          <w:lang w:val="nl-BE"/>
        </w:rPr>
      </w:pPr>
      <w:r w:rsidRPr="00AD04D8">
        <w:rPr>
          <w:lang w:val="nl-BE"/>
        </w:rPr>
        <w:t>Alhoewel het vijandeli</w:t>
      </w:r>
      <w:r w:rsidR="00540069">
        <w:rPr>
          <w:lang w:val="nl-BE"/>
        </w:rPr>
        <w:t>jk paard op</w:t>
      </w:r>
      <w:r w:rsidR="00540069">
        <w:rPr>
          <w:lang w:val="nl-BE"/>
        </w:rPr>
        <w:softHyphen/>
        <w:t>gesloten zit</w:t>
      </w:r>
      <w:r w:rsidRPr="00AD04D8">
        <w:rPr>
          <w:lang w:val="nl-BE"/>
        </w:rPr>
        <w:t xml:space="preserve"> is de winst nie</w:t>
      </w:r>
      <w:r w:rsidR="00A31F5B">
        <w:rPr>
          <w:lang w:val="nl-BE"/>
        </w:rPr>
        <w:t xml:space="preserve">t zo eenvoudig want de zwarte </w:t>
      </w:r>
      <w:r w:rsidRPr="00AD04D8">
        <w:rPr>
          <w:lang w:val="nl-BE"/>
        </w:rPr>
        <w:t>koning snelt ter hulp.</w:t>
      </w:r>
    </w:p>
    <w:p w14:paraId="37CA2928" w14:textId="77777777" w:rsidR="00412822" w:rsidRPr="00AD04D8" w:rsidRDefault="00412822" w:rsidP="00A86177">
      <w:pPr>
        <w:rPr>
          <w:rFonts w:cs="Arial"/>
          <w:b/>
          <w:sz w:val="20"/>
          <w:szCs w:val="20"/>
          <w:lang w:val="nl-BE"/>
        </w:rPr>
      </w:pPr>
      <w:r w:rsidRPr="00AD04D8">
        <w:rPr>
          <w:rFonts w:cs="Arial"/>
          <w:b/>
          <w:sz w:val="20"/>
          <w:szCs w:val="20"/>
          <w:lang w:val="nl-BE"/>
        </w:rPr>
        <w:tab/>
        <w:t>2.Kh2</w:t>
      </w:r>
      <w:r w:rsidRPr="00AD04D8">
        <w:rPr>
          <w:rFonts w:cs="Arial"/>
          <w:b/>
          <w:sz w:val="20"/>
          <w:szCs w:val="20"/>
          <w:lang w:val="nl-BE"/>
        </w:rPr>
        <w:tab/>
      </w:r>
      <w:r w:rsidRPr="00AD04D8">
        <w:rPr>
          <w:rFonts w:cs="Arial"/>
          <w:b/>
          <w:sz w:val="20"/>
          <w:szCs w:val="20"/>
          <w:lang w:val="nl-BE"/>
        </w:rPr>
        <w:tab/>
        <w:t>Ke3</w:t>
      </w:r>
    </w:p>
    <w:p w14:paraId="6199B8DF" w14:textId="77777777" w:rsidR="00412822" w:rsidRPr="00AD04D8" w:rsidRDefault="00412822" w:rsidP="00412822">
      <w:pPr>
        <w:rPr>
          <w:rFonts w:cs="Arial"/>
          <w:b/>
          <w:sz w:val="20"/>
          <w:szCs w:val="20"/>
          <w:lang w:val="nl-BE"/>
        </w:rPr>
      </w:pPr>
      <w:r w:rsidRPr="00AD04D8">
        <w:rPr>
          <w:rFonts w:cs="Arial"/>
          <w:b/>
          <w:sz w:val="20"/>
          <w:szCs w:val="20"/>
          <w:lang w:val="nl-BE"/>
        </w:rPr>
        <w:tab/>
        <w:t>3.Kg3</w:t>
      </w:r>
      <w:r w:rsidRPr="00AD04D8">
        <w:rPr>
          <w:rFonts w:cs="Arial"/>
          <w:b/>
          <w:sz w:val="20"/>
          <w:szCs w:val="20"/>
          <w:lang w:val="nl-BE"/>
        </w:rPr>
        <w:tab/>
      </w:r>
      <w:r w:rsidRPr="00AD04D8">
        <w:rPr>
          <w:rFonts w:cs="Arial"/>
          <w:b/>
          <w:sz w:val="20"/>
          <w:szCs w:val="20"/>
          <w:lang w:val="nl-BE"/>
        </w:rPr>
        <w:tab/>
        <w:t>Ke4</w:t>
      </w:r>
    </w:p>
    <w:p w14:paraId="61563EF1" w14:textId="77777777" w:rsidR="00412822" w:rsidRPr="00AD04D8" w:rsidRDefault="00412822" w:rsidP="00412822">
      <w:pPr>
        <w:rPr>
          <w:rFonts w:cs="Arial"/>
          <w:b/>
          <w:sz w:val="20"/>
          <w:szCs w:val="20"/>
          <w:lang w:val="nl-BE"/>
        </w:rPr>
      </w:pPr>
      <w:r w:rsidRPr="00AD04D8">
        <w:rPr>
          <w:rFonts w:cs="Arial"/>
          <w:b/>
          <w:sz w:val="20"/>
          <w:szCs w:val="20"/>
          <w:lang w:val="nl-BE"/>
        </w:rPr>
        <w:tab/>
        <w:t>4.Kg4</w:t>
      </w:r>
      <w:r w:rsidRPr="00AD04D8">
        <w:rPr>
          <w:rFonts w:cs="Arial"/>
          <w:b/>
          <w:sz w:val="20"/>
          <w:szCs w:val="20"/>
          <w:lang w:val="nl-BE"/>
        </w:rPr>
        <w:tab/>
      </w:r>
      <w:r w:rsidRPr="00AD04D8">
        <w:rPr>
          <w:rFonts w:cs="Arial"/>
          <w:b/>
          <w:sz w:val="20"/>
          <w:szCs w:val="20"/>
          <w:lang w:val="nl-BE"/>
        </w:rPr>
        <w:tab/>
        <w:t>Kd5</w:t>
      </w:r>
    </w:p>
    <w:p w14:paraId="44B98E06" w14:textId="77777777" w:rsidR="00412822" w:rsidRPr="00AD04D8" w:rsidRDefault="00412822" w:rsidP="00412822">
      <w:pPr>
        <w:rPr>
          <w:rFonts w:cs="Arial"/>
          <w:b/>
          <w:sz w:val="20"/>
          <w:szCs w:val="20"/>
          <w:lang w:val="nl-BE"/>
        </w:rPr>
      </w:pPr>
      <w:r w:rsidRPr="00AD04D8">
        <w:rPr>
          <w:rFonts w:cs="Arial"/>
          <w:b/>
          <w:sz w:val="20"/>
          <w:szCs w:val="20"/>
          <w:lang w:val="nl-BE"/>
        </w:rPr>
        <w:tab/>
        <w:t>5.Pd8</w:t>
      </w:r>
      <w:r w:rsidRPr="00AD04D8">
        <w:rPr>
          <w:rFonts w:cs="Arial"/>
          <w:b/>
          <w:sz w:val="20"/>
          <w:szCs w:val="20"/>
          <w:lang w:val="nl-BE"/>
        </w:rPr>
        <w:tab/>
      </w:r>
      <w:r w:rsidRPr="00AD04D8">
        <w:rPr>
          <w:rFonts w:cs="Arial"/>
          <w:b/>
          <w:sz w:val="20"/>
          <w:szCs w:val="20"/>
          <w:lang w:val="nl-BE"/>
        </w:rPr>
        <w:tab/>
        <w:t>Kd6</w:t>
      </w:r>
    </w:p>
    <w:p w14:paraId="1D8A5A4B" w14:textId="77777777" w:rsidR="00412822" w:rsidRPr="00AD04D8" w:rsidRDefault="00412822" w:rsidP="00412822">
      <w:pPr>
        <w:rPr>
          <w:rFonts w:cs="Arial"/>
          <w:b/>
          <w:sz w:val="20"/>
          <w:szCs w:val="20"/>
          <w:lang w:val="nl-BE"/>
        </w:rPr>
      </w:pPr>
      <w:r w:rsidRPr="00AD04D8">
        <w:rPr>
          <w:rFonts w:cs="Arial"/>
          <w:b/>
          <w:sz w:val="20"/>
          <w:szCs w:val="20"/>
          <w:lang w:val="nl-BE"/>
        </w:rPr>
        <w:tab/>
        <w:t>6.Kf5</w:t>
      </w:r>
      <w:r w:rsidRPr="00AD04D8">
        <w:rPr>
          <w:rFonts w:cs="Arial"/>
          <w:b/>
          <w:sz w:val="20"/>
          <w:szCs w:val="20"/>
          <w:lang w:val="nl-BE"/>
        </w:rPr>
        <w:tab/>
      </w:r>
      <w:r w:rsidRPr="00AD04D8">
        <w:rPr>
          <w:rFonts w:cs="Arial"/>
          <w:b/>
          <w:sz w:val="20"/>
          <w:szCs w:val="20"/>
          <w:lang w:val="nl-BE"/>
        </w:rPr>
        <w:tab/>
        <w:t>Ke7</w:t>
      </w:r>
    </w:p>
    <w:p w14:paraId="5FB6A81D" w14:textId="77777777" w:rsidR="00412822" w:rsidRPr="00AD04D8" w:rsidRDefault="00412822" w:rsidP="00412822">
      <w:pPr>
        <w:rPr>
          <w:rFonts w:cs="Arial"/>
          <w:b/>
          <w:sz w:val="20"/>
          <w:szCs w:val="20"/>
          <w:lang w:val="nl-BE"/>
        </w:rPr>
      </w:pPr>
      <w:r w:rsidRPr="00AD04D8">
        <w:rPr>
          <w:rFonts w:cs="Arial"/>
          <w:b/>
          <w:sz w:val="20"/>
          <w:szCs w:val="20"/>
          <w:lang w:val="nl-BE"/>
        </w:rPr>
        <w:tab/>
        <w:t>7.Pc6+7…</w:t>
      </w:r>
      <w:r w:rsidRPr="00AD04D8">
        <w:rPr>
          <w:rFonts w:cs="Arial"/>
          <w:b/>
          <w:sz w:val="20"/>
          <w:szCs w:val="20"/>
          <w:lang w:val="nl-BE"/>
        </w:rPr>
        <w:tab/>
      </w:r>
      <w:r w:rsidRPr="00AD04D8">
        <w:rPr>
          <w:rFonts w:cs="Arial"/>
          <w:b/>
          <w:sz w:val="20"/>
          <w:szCs w:val="20"/>
          <w:lang w:val="nl-BE"/>
        </w:rPr>
        <w:tab/>
        <w:t>Kd6</w:t>
      </w:r>
    </w:p>
    <w:p w14:paraId="7D5C5B90" w14:textId="77777777" w:rsidR="00412822" w:rsidRDefault="00412822" w:rsidP="00412822">
      <w:pPr>
        <w:spacing w:line="230" w:lineRule="exact"/>
        <w:rPr>
          <w:rFonts w:cs="Arial"/>
          <w:b/>
          <w:sz w:val="20"/>
          <w:szCs w:val="20"/>
          <w:lang w:val="nl-BE"/>
        </w:rPr>
      </w:pPr>
      <w:r>
        <w:rPr>
          <w:rFonts w:cs="Arial"/>
          <w:color w:val="000000"/>
          <w:sz w:val="20"/>
          <w:szCs w:val="20"/>
          <w:lang w:val="nl-BE"/>
        </w:rPr>
        <w:tab/>
      </w:r>
      <w:r w:rsidRPr="00AD04D8">
        <w:rPr>
          <w:rFonts w:cs="Arial"/>
          <w:b/>
          <w:sz w:val="20"/>
          <w:szCs w:val="20"/>
          <w:lang w:val="nl-BE"/>
        </w:rPr>
        <w:t>8.Pb4</w:t>
      </w:r>
    </w:p>
    <w:p w14:paraId="5B31AD41" w14:textId="77777777" w:rsidR="00C72C41" w:rsidRDefault="00373DBB" w:rsidP="0038155E">
      <w:pPr>
        <w:numPr>
          <w:ilvl w:val="0"/>
          <w:numId w:val="34"/>
        </w:numPr>
        <w:spacing w:line="230" w:lineRule="exact"/>
        <w:jc w:val="both"/>
        <w:rPr>
          <w:rFonts w:cs="Arial"/>
          <w:i/>
          <w:sz w:val="20"/>
          <w:szCs w:val="20"/>
          <w:lang w:val="nl-BE"/>
        </w:rPr>
      </w:pPr>
      <w:r>
        <w:rPr>
          <w:rFonts w:cs="Arial"/>
          <w:sz w:val="20"/>
          <w:szCs w:val="20"/>
          <w:lang w:val="nl-BE"/>
        </w:rPr>
        <w:t>8.Pa7</w:t>
      </w:r>
      <w:r w:rsidR="008F2125">
        <w:rPr>
          <w:rFonts w:cs="Arial"/>
          <w:sz w:val="20"/>
          <w:szCs w:val="20"/>
          <w:lang w:val="nl-BE"/>
        </w:rPr>
        <w:t>?</w:t>
      </w:r>
      <w:r w:rsidR="00412822">
        <w:rPr>
          <w:rFonts w:cs="Arial"/>
          <w:sz w:val="20"/>
          <w:szCs w:val="20"/>
          <w:lang w:val="nl-BE"/>
        </w:rPr>
        <w:t xml:space="preserve"> Ke7 9.Pc8+ Kd7 10.Pb6 Ke7 11.Pd5+ </w:t>
      </w:r>
      <w:r w:rsidR="0041406A">
        <w:rPr>
          <w:rFonts w:cs="Arial"/>
          <w:i/>
          <w:sz w:val="20"/>
          <w:szCs w:val="20"/>
          <w:lang w:val="nl-BE"/>
        </w:rPr>
        <w:t>(Z</w:t>
      </w:r>
      <w:r w:rsidR="00412822">
        <w:rPr>
          <w:rFonts w:cs="Arial"/>
          <w:i/>
          <w:sz w:val="20"/>
          <w:szCs w:val="20"/>
          <w:lang w:val="nl-BE"/>
        </w:rPr>
        <w:t>ie zet 9.)</w:t>
      </w:r>
    </w:p>
    <w:p w14:paraId="1BD07FE4" w14:textId="77777777" w:rsidR="00412822" w:rsidRPr="007231E0" w:rsidRDefault="00412822" w:rsidP="0038155E">
      <w:pPr>
        <w:numPr>
          <w:ilvl w:val="0"/>
          <w:numId w:val="34"/>
        </w:numPr>
        <w:spacing w:line="230" w:lineRule="exact"/>
        <w:jc w:val="both"/>
        <w:rPr>
          <w:rFonts w:cs="Arial"/>
          <w:i/>
          <w:sz w:val="20"/>
          <w:szCs w:val="20"/>
          <w:lang w:val="nl-BE"/>
        </w:rPr>
      </w:pPr>
      <w:r>
        <w:rPr>
          <w:rFonts w:cs="Arial"/>
          <w:sz w:val="20"/>
          <w:szCs w:val="20"/>
          <w:lang w:val="nl-BE"/>
        </w:rPr>
        <w:t xml:space="preserve">8.Pe5? Ke7 9.Pc6+ Kd6 10.Pb4 </w:t>
      </w:r>
      <w:r w:rsidR="0041406A">
        <w:rPr>
          <w:rFonts w:cs="Arial"/>
          <w:i/>
          <w:sz w:val="20"/>
          <w:szCs w:val="20"/>
          <w:lang w:val="nl-BE"/>
        </w:rPr>
        <w:t>(Z</w:t>
      </w:r>
      <w:r>
        <w:rPr>
          <w:rFonts w:cs="Arial"/>
          <w:i/>
          <w:sz w:val="20"/>
          <w:szCs w:val="20"/>
          <w:lang w:val="nl-BE"/>
        </w:rPr>
        <w:t>ie zet 8.)</w:t>
      </w:r>
    </w:p>
    <w:p w14:paraId="28C7092C" w14:textId="77777777" w:rsidR="00F470A2" w:rsidRDefault="00412822" w:rsidP="005C174F">
      <w:pPr>
        <w:spacing w:line="230" w:lineRule="exact"/>
        <w:rPr>
          <w:rFonts w:cs="Arial"/>
          <w:b/>
          <w:sz w:val="20"/>
          <w:szCs w:val="20"/>
          <w:lang w:val="nl-BE"/>
        </w:rPr>
      </w:pPr>
      <w:r>
        <w:rPr>
          <w:rFonts w:cs="Arial"/>
          <w:b/>
          <w:sz w:val="20"/>
          <w:szCs w:val="20"/>
          <w:lang w:val="nl-BE"/>
        </w:rPr>
        <w:t xml:space="preserve">            </w:t>
      </w:r>
    </w:p>
    <w:p w14:paraId="76B7B16D" w14:textId="77777777" w:rsidR="00F470A2" w:rsidRDefault="00F470A2" w:rsidP="005C174F">
      <w:pPr>
        <w:spacing w:line="230" w:lineRule="exact"/>
        <w:rPr>
          <w:rFonts w:cs="Arial"/>
          <w:b/>
          <w:sz w:val="20"/>
          <w:szCs w:val="20"/>
          <w:lang w:val="nl-BE"/>
        </w:rPr>
      </w:pPr>
    </w:p>
    <w:p w14:paraId="001E97A4" w14:textId="77777777" w:rsidR="00F470A2" w:rsidRDefault="00F470A2" w:rsidP="005C174F">
      <w:pPr>
        <w:spacing w:line="230" w:lineRule="exact"/>
        <w:rPr>
          <w:rFonts w:cs="Arial"/>
          <w:b/>
          <w:sz w:val="20"/>
          <w:szCs w:val="20"/>
          <w:lang w:val="nl-BE"/>
        </w:rPr>
      </w:pPr>
    </w:p>
    <w:p w14:paraId="30AC1791" w14:textId="77777777" w:rsidR="00F470A2" w:rsidRDefault="00F470A2" w:rsidP="005C174F">
      <w:pPr>
        <w:spacing w:line="230" w:lineRule="exact"/>
        <w:rPr>
          <w:rFonts w:cs="Arial"/>
          <w:b/>
          <w:sz w:val="20"/>
          <w:szCs w:val="20"/>
          <w:lang w:val="nl-BE"/>
        </w:rPr>
      </w:pPr>
    </w:p>
    <w:p w14:paraId="5510D6DD" w14:textId="77777777" w:rsidR="00F470A2" w:rsidRDefault="00F470A2" w:rsidP="005C174F">
      <w:pPr>
        <w:spacing w:line="230" w:lineRule="exact"/>
        <w:rPr>
          <w:rFonts w:cs="Arial"/>
          <w:b/>
          <w:sz w:val="20"/>
          <w:szCs w:val="20"/>
          <w:lang w:val="nl-BE"/>
        </w:rPr>
      </w:pPr>
    </w:p>
    <w:p w14:paraId="020FC590" w14:textId="77777777" w:rsidR="00F470A2" w:rsidRDefault="00F470A2" w:rsidP="005C174F">
      <w:pPr>
        <w:spacing w:line="230" w:lineRule="exact"/>
        <w:rPr>
          <w:rFonts w:cs="Arial"/>
          <w:b/>
          <w:sz w:val="20"/>
          <w:szCs w:val="20"/>
          <w:lang w:val="nl-BE"/>
        </w:rPr>
      </w:pPr>
    </w:p>
    <w:p w14:paraId="321AE0A8" w14:textId="77777777" w:rsidR="00F470A2" w:rsidRDefault="00F470A2" w:rsidP="005C174F">
      <w:pPr>
        <w:spacing w:line="230" w:lineRule="exact"/>
        <w:rPr>
          <w:rFonts w:cs="Arial"/>
          <w:b/>
          <w:sz w:val="20"/>
          <w:szCs w:val="20"/>
          <w:lang w:val="nl-BE"/>
        </w:rPr>
      </w:pPr>
    </w:p>
    <w:p w14:paraId="4C29617A" w14:textId="77777777" w:rsidR="005C174F" w:rsidRDefault="00F470A2" w:rsidP="00F470A2">
      <w:pPr>
        <w:spacing w:line="230" w:lineRule="exact"/>
        <w:jc w:val="center"/>
        <w:rPr>
          <w:rFonts w:cs="Arial"/>
          <w:b/>
          <w:sz w:val="20"/>
          <w:szCs w:val="20"/>
          <w:lang w:val="nl-BE"/>
        </w:rPr>
      </w:pPr>
      <w:r>
        <w:rPr>
          <w:rFonts w:cs="Arial"/>
          <w:b/>
          <w:sz w:val="20"/>
          <w:szCs w:val="20"/>
          <w:lang w:val="nl-BE"/>
        </w:rPr>
        <w:t xml:space="preserve">  </w:t>
      </w:r>
      <w:r w:rsidR="00412822">
        <w:rPr>
          <w:rFonts w:cs="Arial"/>
          <w:b/>
          <w:sz w:val="20"/>
          <w:szCs w:val="20"/>
          <w:lang w:val="nl-BE"/>
        </w:rPr>
        <w:t>8…</w:t>
      </w:r>
      <w:r w:rsidR="00412822">
        <w:rPr>
          <w:rFonts w:cs="Arial"/>
          <w:b/>
          <w:sz w:val="20"/>
          <w:szCs w:val="20"/>
          <w:lang w:val="nl-BE"/>
        </w:rPr>
        <w:tab/>
      </w:r>
      <w:r w:rsidR="00412822">
        <w:rPr>
          <w:rFonts w:cs="Arial"/>
          <w:b/>
          <w:sz w:val="20"/>
          <w:szCs w:val="20"/>
          <w:lang w:val="nl-BE"/>
        </w:rPr>
        <w:tab/>
      </w:r>
      <w:r w:rsidR="00412822" w:rsidRPr="00AD04D8">
        <w:rPr>
          <w:rFonts w:cs="Arial"/>
          <w:b/>
          <w:sz w:val="20"/>
          <w:szCs w:val="20"/>
          <w:lang w:val="nl-BE"/>
        </w:rPr>
        <w:t>K</w:t>
      </w:r>
      <w:r w:rsidR="0092635D">
        <w:rPr>
          <w:rFonts w:cs="Arial"/>
          <w:b/>
          <w:sz w:val="20"/>
          <w:szCs w:val="20"/>
          <w:lang w:val="nl-BE"/>
        </w:rPr>
        <w:t>e7</w:t>
      </w:r>
    </w:p>
    <w:p w14:paraId="6A8D6AFF" w14:textId="77777777" w:rsidR="007036F8" w:rsidRDefault="005C174F" w:rsidP="005C174F">
      <w:pPr>
        <w:spacing w:line="230" w:lineRule="exact"/>
        <w:rPr>
          <w:rFonts w:cs="Arial"/>
          <w:b/>
          <w:sz w:val="20"/>
          <w:szCs w:val="20"/>
          <w:lang w:val="nl-BE"/>
        </w:rPr>
      </w:pPr>
      <w:r>
        <w:rPr>
          <w:rFonts w:cs="Arial"/>
          <w:b/>
          <w:sz w:val="20"/>
          <w:szCs w:val="20"/>
          <w:lang w:val="nl-BE"/>
        </w:rPr>
        <w:t xml:space="preserve">            </w:t>
      </w:r>
      <w:r w:rsidR="007036F8">
        <w:rPr>
          <w:rFonts w:cs="Arial"/>
          <w:b/>
          <w:sz w:val="20"/>
          <w:szCs w:val="20"/>
          <w:lang w:val="nl-BE"/>
        </w:rPr>
        <w:t xml:space="preserve"> 9.Pd5+</w:t>
      </w:r>
      <w:r w:rsidR="007036F8">
        <w:rPr>
          <w:rFonts w:cs="Arial"/>
          <w:b/>
          <w:sz w:val="20"/>
          <w:szCs w:val="20"/>
          <w:lang w:val="nl-BE"/>
        </w:rPr>
        <w:tab/>
      </w:r>
      <w:r w:rsidR="007036F8">
        <w:rPr>
          <w:rFonts w:cs="Arial"/>
          <w:b/>
          <w:sz w:val="20"/>
          <w:szCs w:val="20"/>
          <w:lang w:val="nl-BE"/>
        </w:rPr>
        <w:tab/>
      </w:r>
    </w:p>
    <w:p w14:paraId="4E4EA522" w14:textId="77777777" w:rsidR="007036F8" w:rsidRPr="007036F8" w:rsidRDefault="007036F8" w:rsidP="007036F8">
      <w:pPr>
        <w:rPr>
          <w:rFonts w:cs="Arial"/>
          <w:i/>
          <w:sz w:val="20"/>
          <w:szCs w:val="20"/>
          <w:lang w:val="nl-BE"/>
        </w:rPr>
      </w:pPr>
      <w:r>
        <w:rPr>
          <w:rFonts w:cs="Arial"/>
          <w:sz w:val="20"/>
          <w:szCs w:val="20"/>
          <w:lang w:val="nl-BE"/>
        </w:rPr>
        <w:t>9.Pc6? Kd7 10.Pb4 Ke7 11.Pd5 (</w:t>
      </w:r>
      <w:r>
        <w:rPr>
          <w:rFonts w:cs="Arial"/>
          <w:i/>
          <w:sz w:val="20"/>
          <w:szCs w:val="20"/>
          <w:lang w:val="nl-BE"/>
        </w:rPr>
        <w:t>Zie zet 9.)</w:t>
      </w:r>
    </w:p>
    <w:p w14:paraId="3A21E3CA" w14:textId="77777777" w:rsidR="00412822" w:rsidRDefault="007036F8" w:rsidP="007036F8">
      <w:pPr>
        <w:ind w:left="708"/>
        <w:rPr>
          <w:rFonts w:cs="Arial"/>
          <w:b/>
          <w:sz w:val="20"/>
          <w:szCs w:val="20"/>
          <w:lang w:val="nl-BE"/>
        </w:rPr>
      </w:pPr>
      <w:r>
        <w:rPr>
          <w:rFonts w:cs="Arial"/>
          <w:b/>
          <w:sz w:val="20"/>
          <w:szCs w:val="20"/>
          <w:lang w:val="nl-BE"/>
        </w:rPr>
        <w:t>9…</w:t>
      </w:r>
      <w:r>
        <w:rPr>
          <w:rFonts w:cs="Arial"/>
          <w:b/>
          <w:sz w:val="20"/>
          <w:szCs w:val="20"/>
          <w:lang w:val="nl-BE"/>
        </w:rPr>
        <w:tab/>
      </w:r>
      <w:r>
        <w:rPr>
          <w:rFonts w:cs="Arial"/>
          <w:b/>
          <w:sz w:val="20"/>
          <w:szCs w:val="20"/>
          <w:lang w:val="nl-BE"/>
        </w:rPr>
        <w:tab/>
      </w:r>
      <w:r w:rsidR="00412822" w:rsidRPr="00AD04D8">
        <w:rPr>
          <w:rFonts w:cs="Arial"/>
          <w:b/>
          <w:sz w:val="20"/>
          <w:szCs w:val="20"/>
          <w:lang w:val="nl-BE"/>
        </w:rPr>
        <w:t>Kd6</w:t>
      </w:r>
    </w:p>
    <w:p w14:paraId="412C9F70" w14:textId="77777777" w:rsidR="00412822" w:rsidRPr="00715D3C" w:rsidRDefault="00715D3C" w:rsidP="00715D3C">
      <w:pPr>
        <w:jc w:val="both"/>
        <w:rPr>
          <w:rFonts w:cs="Arial"/>
          <w:sz w:val="20"/>
          <w:szCs w:val="20"/>
          <w:lang w:val="nl-BE"/>
        </w:rPr>
      </w:pPr>
      <w:r>
        <w:rPr>
          <w:rFonts w:cs="Arial"/>
          <w:sz w:val="20"/>
          <w:szCs w:val="20"/>
          <w:lang w:val="nl-BE"/>
        </w:rPr>
        <w:t xml:space="preserve">           </w:t>
      </w:r>
      <w:r w:rsidR="00412822" w:rsidRPr="00AD04D8">
        <w:rPr>
          <w:rFonts w:cs="Arial"/>
          <w:b/>
          <w:sz w:val="20"/>
          <w:szCs w:val="20"/>
          <w:lang w:val="nl-BE"/>
        </w:rPr>
        <w:t>10.Pf6</w:t>
      </w:r>
      <w:r w:rsidR="00412822" w:rsidRPr="00AD04D8">
        <w:rPr>
          <w:rFonts w:cs="Arial"/>
          <w:b/>
          <w:sz w:val="20"/>
          <w:szCs w:val="20"/>
          <w:lang w:val="nl-BE"/>
        </w:rPr>
        <w:tab/>
      </w:r>
      <w:r w:rsidR="00412822" w:rsidRPr="00AD04D8">
        <w:rPr>
          <w:rFonts w:cs="Arial"/>
          <w:b/>
          <w:sz w:val="20"/>
          <w:szCs w:val="20"/>
          <w:lang w:val="nl-BE"/>
        </w:rPr>
        <w:tab/>
        <w:t>Ke7</w:t>
      </w:r>
    </w:p>
    <w:p w14:paraId="67ED6A78"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11.Pg8+</w:t>
      </w:r>
      <w:r w:rsidRPr="00AD04D8">
        <w:rPr>
          <w:rFonts w:cs="Arial"/>
          <w:b/>
          <w:sz w:val="20"/>
          <w:szCs w:val="20"/>
          <w:lang w:val="nl-BE"/>
        </w:rPr>
        <w:tab/>
      </w:r>
      <w:r>
        <w:rPr>
          <w:rFonts w:cs="Arial"/>
          <w:b/>
          <w:sz w:val="20"/>
          <w:szCs w:val="20"/>
          <w:lang w:val="nl-BE"/>
        </w:rPr>
        <w:tab/>
      </w:r>
      <w:r w:rsidRPr="00AD04D8">
        <w:rPr>
          <w:rFonts w:cs="Arial"/>
          <w:b/>
          <w:sz w:val="20"/>
          <w:szCs w:val="20"/>
          <w:lang w:val="nl-BE"/>
        </w:rPr>
        <w:t>Kf8</w:t>
      </w:r>
    </w:p>
    <w:p w14:paraId="1A1A752F" w14:textId="77777777" w:rsidR="00412822" w:rsidRPr="00AD04D8" w:rsidRDefault="00412822" w:rsidP="00412822">
      <w:pPr>
        <w:rPr>
          <w:rFonts w:cs="Arial"/>
          <w:b/>
          <w:sz w:val="20"/>
          <w:szCs w:val="20"/>
          <w:lang w:val="nl-BE"/>
        </w:rPr>
      </w:pPr>
      <w:r>
        <w:rPr>
          <w:rFonts w:cs="Arial"/>
          <w:b/>
          <w:sz w:val="20"/>
          <w:szCs w:val="20"/>
          <w:lang w:val="nl-BE"/>
        </w:rPr>
        <w:t xml:space="preserve">           </w:t>
      </w:r>
      <w:r w:rsidR="00F541CA">
        <w:rPr>
          <w:rFonts w:cs="Arial"/>
          <w:b/>
          <w:sz w:val="20"/>
          <w:szCs w:val="20"/>
          <w:lang w:val="nl-BE"/>
        </w:rPr>
        <w:t>12.Ph6</w:t>
      </w:r>
      <w:r w:rsidR="00F541CA">
        <w:rPr>
          <w:rFonts w:cs="Arial"/>
          <w:b/>
          <w:sz w:val="20"/>
          <w:szCs w:val="20"/>
          <w:lang w:val="nl-BE"/>
        </w:rPr>
        <w:tab/>
      </w:r>
      <w:r w:rsidR="00F541CA">
        <w:rPr>
          <w:rFonts w:cs="Arial"/>
          <w:b/>
          <w:sz w:val="20"/>
          <w:szCs w:val="20"/>
          <w:lang w:val="nl-BE"/>
        </w:rPr>
        <w:tab/>
        <w:t>Ke</w:t>
      </w:r>
      <w:r w:rsidRPr="00AD04D8">
        <w:rPr>
          <w:rFonts w:cs="Arial"/>
          <w:b/>
          <w:sz w:val="20"/>
          <w:szCs w:val="20"/>
          <w:lang w:val="nl-BE"/>
        </w:rPr>
        <w:t>7</w:t>
      </w:r>
    </w:p>
    <w:p w14:paraId="040E3BA8" w14:textId="77777777" w:rsidR="00412822" w:rsidRPr="00F541CA" w:rsidRDefault="00412822" w:rsidP="00412822">
      <w:pPr>
        <w:rPr>
          <w:rFonts w:cs="Arial"/>
          <w:b/>
          <w:sz w:val="20"/>
          <w:szCs w:val="20"/>
          <w:lang w:val="nl-BE"/>
        </w:rPr>
      </w:pPr>
      <w:r>
        <w:rPr>
          <w:rFonts w:cs="Arial"/>
          <w:b/>
          <w:sz w:val="20"/>
          <w:szCs w:val="20"/>
          <w:lang w:val="nl-BE"/>
        </w:rPr>
        <w:t xml:space="preserve">           </w:t>
      </w:r>
      <w:r w:rsidR="00F541CA">
        <w:rPr>
          <w:rFonts w:cs="Arial"/>
          <w:b/>
          <w:sz w:val="20"/>
          <w:szCs w:val="20"/>
          <w:lang w:val="nl-BE"/>
        </w:rPr>
        <w:t>13.Ke5</w:t>
      </w:r>
      <w:r w:rsidRPr="00AD04D8">
        <w:rPr>
          <w:rFonts w:cs="Arial"/>
          <w:b/>
          <w:sz w:val="20"/>
          <w:szCs w:val="20"/>
          <w:lang w:val="nl-BE"/>
        </w:rPr>
        <w:tab/>
      </w:r>
      <w:r w:rsidR="00F541CA" w:rsidRPr="00F541CA">
        <w:rPr>
          <w:rFonts w:cs="Arial"/>
          <w:b/>
          <w:sz w:val="20"/>
          <w:szCs w:val="20"/>
          <w:lang w:val="nl-BE"/>
        </w:rPr>
        <w:tab/>
        <w:t>Pg6</w:t>
      </w:r>
    </w:p>
    <w:p w14:paraId="31135C9F" w14:textId="77777777" w:rsidR="007249A1" w:rsidRPr="00F541CA" w:rsidRDefault="00412822" w:rsidP="00412822">
      <w:pPr>
        <w:rPr>
          <w:rFonts w:cs="Arial"/>
          <w:b/>
          <w:sz w:val="20"/>
          <w:szCs w:val="20"/>
          <w:lang w:val="nl-BE"/>
        </w:rPr>
      </w:pPr>
      <w:r w:rsidRPr="00F541CA">
        <w:rPr>
          <w:rFonts w:cs="Arial"/>
          <w:color w:val="000000"/>
          <w:sz w:val="20"/>
          <w:szCs w:val="20"/>
          <w:lang w:val="nl-BE"/>
        </w:rPr>
        <w:t xml:space="preserve">           </w:t>
      </w:r>
      <w:r w:rsidR="00F541CA" w:rsidRPr="00F541CA">
        <w:rPr>
          <w:rFonts w:cs="Arial"/>
          <w:b/>
          <w:sz w:val="20"/>
          <w:szCs w:val="20"/>
          <w:lang w:val="nl-BE"/>
        </w:rPr>
        <w:t>14.Lxg6</w:t>
      </w:r>
      <w:r w:rsidR="00F541CA">
        <w:rPr>
          <w:rFonts w:cs="Arial"/>
          <w:b/>
          <w:sz w:val="20"/>
          <w:szCs w:val="20"/>
          <w:lang w:val="nl-BE"/>
        </w:rPr>
        <w:tab/>
      </w:r>
      <w:r w:rsidR="00F541CA">
        <w:rPr>
          <w:rFonts w:cs="Arial"/>
          <w:b/>
          <w:sz w:val="20"/>
          <w:szCs w:val="20"/>
          <w:lang w:val="nl-BE"/>
        </w:rPr>
        <w:tab/>
      </w:r>
    </w:p>
    <w:p w14:paraId="4ED50944" w14:textId="77777777" w:rsidR="00412822" w:rsidRPr="004D45E4" w:rsidRDefault="007249A1" w:rsidP="004D45E4">
      <w:pPr>
        <w:jc w:val="both"/>
        <w:rPr>
          <w:rFonts w:cs="Arial"/>
          <w:sz w:val="20"/>
          <w:szCs w:val="20"/>
          <w:lang w:val="nl-BE"/>
        </w:rPr>
      </w:pPr>
      <w:r w:rsidRPr="00BC120B">
        <w:rPr>
          <w:rFonts w:cs="Arial"/>
          <w:sz w:val="20"/>
          <w:szCs w:val="20"/>
          <w:lang w:val="nl-BE"/>
        </w:rPr>
        <w:t>Wit win</w:t>
      </w:r>
      <w:r w:rsidR="004D45E4">
        <w:rPr>
          <w:rFonts w:cs="Arial"/>
          <w:sz w:val="20"/>
          <w:szCs w:val="20"/>
          <w:lang w:val="nl-BE"/>
        </w:rPr>
        <w:t>t</w:t>
      </w:r>
    </w:p>
    <w:p w14:paraId="5DD156CF" w14:textId="77777777" w:rsidR="004D45E4" w:rsidRDefault="004D45E4" w:rsidP="00D17A01">
      <w:pPr>
        <w:spacing w:line="190" w:lineRule="exact"/>
        <w:rPr>
          <w:rFonts w:cs="Arial"/>
          <w:b/>
          <w:sz w:val="20"/>
          <w:szCs w:val="20"/>
          <w:lang w:val="nl-BE"/>
        </w:rPr>
      </w:pPr>
    </w:p>
    <w:p w14:paraId="42FC2CA0" w14:textId="77777777" w:rsidR="00D17A01" w:rsidRPr="00D17A01" w:rsidRDefault="00D17A01" w:rsidP="00D17A01">
      <w:pPr>
        <w:spacing w:line="190" w:lineRule="exact"/>
        <w:rPr>
          <w:rFonts w:cs="Arial"/>
          <w:sz w:val="20"/>
          <w:szCs w:val="20"/>
          <w:lang w:val="nl-BE"/>
        </w:rPr>
      </w:pPr>
      <w:r w:rsidRPr="00D17A01">
        <w:rPr>
          <w:rFonts w:cs="Arial"/>
          <w:sz w:val="20"/>
          <w:szCs w:val="20"/>
          <w:lang w:val="nl-BE"/>
        </w:rPr>
        <w:t>Zeer instructief.</w:t>
      </w:r>
    </w:p>
    <w:p w14:paraId="5F48BF67" w14:textId="77777777" w:rsidR="004D45E4" w:rsidRDefault="004D45E4" w:rsidP="00945153">
      <w:pPr>
        <w:spacing w:line="190" w:lineRule="exact"/>
        <w:jc w:val="center"/>
        <w:rPr>
          <w:rFonts w:cs="Arial"/>
          <w:b/>
          <w:sz w:val="20"/>
          <w:szCs w:val="20"/>
          <w:lang w:val="nl-BE"/>
        </w:rPr>
      </w:pPr>
    </w:p>
    <w:p w14:paraId="04E3C4FD" w14:textId="77777777" w:rsidR="004D45E4" w:rsidRDefault="004D45E4" w:rsidP="00945153">
      <w:pPr>
        <w:spacing w:line="190" w:lineRule="exact"/>
        <w:jc w:val="center"/>
        <w:rPr>
          <w:rFonts w:cs="Arial"/>
          <w:b/>
          <w:sz w:val="20"/>
          <w:szCs w:val="20"/>
          <w:lang w:val="nl-BE"/>
        </w:rPr>
      </w:pPr>
    </w:p>
    <w:p w14:paraId="3108C6F9" w14:textId="77777777" w:rsidR="004D45E4" w:rsidRDefault="004D45E4" w:rsidP="00945153">
      <w:pPr>
        <w:spacing w:line="190" w:lineRule="exact"/>
        <w:jc w:val="center"/>
        <w:rPr>
          <w:rFonts w:cs="Arial"/>
          <w:b/>
          <w:sz w:val="20"/>
          <w:szCs w:val="20"/>
          <w:lang w:val="nl-BE"/>
        </w:rPr>
      </w:pPr>
    </w:p>
    <w:p w14:paraId="38C6069D" w14:textId="77777777" w:rsidR="004D45E4" w:rsidRDefault="004D45E4" w:rsidP="00945153">
      <w:pPr>
        <w:spacing w:line="190" w:lineRule="exact"/>
        <w:jc w:val="center"/>
        <w:rPr>
          <w:rFonts w:cs="Arial"/>
          <w:b/>
          <w:sz w:val="20"/>
          <w:szCs w:val="20"/>
          <w:lang w:val="nl-BE"/>
        </w:rPr>
      </w:pPr>
    </w:p>
    <w:p w14:paraId="1FF88BCE" w14:textId="77777777" w:rsidR="004D45E4" w:rsidRDefault="004D45E4" w:rsidP="00945153">
      <w:pPr>
        <w:spacing w:line="190" w:lineRule="exact"/>
        <w:jc w:val="center"/>
        <w:rPr>
          <w:rFonts w:cs="Arial"/>
          <w:b/>
          <w:sz w:val="20"/>
          <w:szCs w:val="20"/>
          <w:lang w:val="nl-BE"/>
        </w:rPr>
      </w:pPr>
    </w:p>
    <w:p w14:paraId="1D181E5A" w14:textId="77777777" w:rsidR="004D45E4" w:rsidRDefault="004D45E4" w:rsidP="00945153">
      <w:pPr>
        <w:spacing w:line="190" w:lineRule="exact"/>
        <w:jc w:val="center"/>
        <w:rPr>
          <w:rFonts w:cs="Arial"/>
          <w:b/>
          <w:sz w:val="20"/>
          <w:szCs w:val="20"/>
          <w:lang w:val="nl-BE"/>
        </w:rPr>
      </w:pPr>
    </w:p>
    <w:p w14:paraId="4151253B" w14:textId="77777777" w:rsidR="004D45E4" w:rsidRDefault="004D45E4" w:rsidP="00945153">
      <w:pPr>
        <w:spacing w:line="190" w:lineRule="exact"/>
        <w:jc w:val="center"/>
        <w:rPr>
          <w:rFonts w:cs="Arial"/>
          <w:b/>
          <w:sz w:val="20"/>
          <w:szCs w:val="20"/>
          <w:lang w:val="nl-BE"/>
        </w:rPr>
      </w:pPr>
    </w:p>
    <w:p w14:paraId="610E2DA9" w14:textId="77777777" w:rsidR="004D45E4" w:rsidRDefault="004D45E4" w:rsidP="00945153">
      <w:pPr>
        <w:spacing w:line="190" w:lineRule="exact"/>
        <w:jc w:val="center"/>
        <w:rPr>
          <w:rFonts w:cs="Arial"/>
          <w:b/>
          <w:sz w:val="20"/>
          <w:szCs w:val="20"/>
          <w:lang w:val="nl-BE"/>
        </w:rPr>
      </w:pPr>
    </w:p>
    <w:p w14:paraId="77FA9571" w14:textId="77777777" w:rsidR="004D45E4" w:rsidRDefault="004D45E4" w:rsidP="00945153">
      <w:pPr>
        <w:spacing w:line="190" w:lineRule="exact"/>
        <w:jc w:val="center"/>
        <w:rPr>
          <w:rFonts w:cs="Arial"/>
          <w:b/>
          <w:sz w:val="20"/>
          <w:szCs w:val="20"/>
          <w:lang w:val="nl-BE"/>
        </w:rPr>
      </w:pPr>
    </w:p>
    <w:p w14:paraId="63440337" w14:textId="77777777" w:rsidR="004D45E4" w:rsidRDefault="004D45E4" w:rsidP="00945153">
      <w:pPr>
        <w:spacing w:line="190" w:lineRule="exact"/>
        <w:jc w:val="center"/>
        <w:rPr>
          <w:rFonts w:cs="Arial"/>
          <w:b/>
          <w:sz w:val="20"/>
          <w:szCs w:val="20"/>
          <w:lang w:val="nl-BE"/>
        </w:rPr>
      </w:pPr>
    </w:p>
    <w:p w14:paraId="433C35DD" w14:textId="77777777" w:rsidR="004D45E4" w:rsidRDefault="004D45E4" w:rsidP="00945153">
      <w:pPr>
        <w:spacing w:line="190" w:lineRule="exact"/>
        <w:jc w:val="center"/>
        <w:rPr>
          <w:rFonts w:cs="Arial"/>
          <w:b/>
          <w:sz w:val="20"/>
          <w:szCs w:val="20"/>
          <w:lang w:val="nl-BE"/>
        </w:rPr>
      </w:pPr>
    </w:p>
    <w:p w14:paraId="77EB33CD" w14:textId="77777777" w:rsidR="004D45E4" w:rsidRDefault="004D45E4" w:rsidP="00945153">
      <w:pPr>
        <w:spacing w:line="190" w:lineRule="exact"/>
        <w:jc w:val="center"/>
        <w:rPr>
          <w:rFonts w:cs="Arial"/>
          <w:b/>
          <w:sz w:val="20"/>
          <w:szCs w:val="20"/>
          <w:lang w:val="nl-BE"/>
        </w:rPr>
      </w:pPr>
    </w:p>
    <w:p w14:paraId="152F3B7B" w14:textId="77777777" w:rsidR="004D45E4" w:rsidRDefault="004D45E4" w:rsidP="00945153">
      <w:pPr>
        <w:spacing w:line="190" w:lineRule="exact"/>
        <w:jc w:val="center"/>
        <w:rPr>
          <w:rFonts w:cs="Arial"/>
          <w:b/>
          <w:sz w:val="20"/>
          <w:szCs w:val="20"/>
          <w:lang w:val="nl-BE"/>
        </w:rPr>
      </w:pPr>
    </w:p>
    <w:p w14:paraId="5009A8D6" w14:textId="77777777" w:rsidR="004D45E4" w:rsidRDefault="004D45E4" w:rsidP="00945153">
      <w:pPr>
        <w:spacing w:line="190" w:lineRule="exact"/>
        <w:jc w:val="center"/>
        <w:rPr>
          <w:rFonts w:cs="Arial"/>
          <w:b/>
          <w:sz w:val="20"/>
          <w:szCs w:val="20"/>
          <w:lang w:val="nl-BE"/>
        </w:rPr>
      </w:pPr>
    </w:p>
    <w:p w14:paraId="1D9EFAB4" w14:textId="77777777" w:rsidR="004D45E4" w:rsidRDefault="004D45E4" w:rsidP="00945153">
      <w:pPr>
        <w:spacing w:line="190" w:lineRule="exact"/>
        <w:jc w:val="center"/>
        <w:rPr>
          <w:rFonts w:cs="Arial"/>
          <w:b/>
          <w:sz w:val="20"/>
          <w:szCs w:val="20"/>
          <w:lang w:val="nl-BE"/>
        </w:rPr>
      </w:pPr>
    </w:p>
    <w:p w14:paraId="77048083" w14:textId="77777777" w:rsidR="004D45E4" w:rsidRDefault="004D45E4" w:rsidP="00945153">
      <w:pPr>
        <w:spacing w:line="190" w:lineRule="exact"/>
        <w:jc w:val="center"/>
        <w:rPr>
          <w:rFonts w:cs="Arial"/>
          <w:b/>
          <w:sz w:val="20"/>
          <w:szCs w:val="20"/>
          <w:lang w:val="nl-BE"/>
        </w:rPr>
      </w:pPr>
    </w:p>
    <w:p w14:paraId="02C3197B" w14:textId="77777777" w:rsidR="0019307F" w:rsidRDefault="0019307F" w:rsidP="00945153">
      <w:pPr>
        <w:spacing w:line="190" w:lineRule="exact"/>
        <w:jc w:val="center"/>
        <w:rPr>
          <w:rFonts w:cs="Arial"/>
          <w:b/>
          <w:sz w:val="20"/>
          <w:szCs w:val="20"/>
          <w:lang w:val="nl-BE"/>
        </w:rPr>
      </w:pPr>
    </w:p>
    <w:p w14:paraId="11B528C7" w14:textId="77777777" w:rsidR="0019307F" w:rsidRDefault="0019307F" w:rsidP="00945153">
      <w:pPr>
        <w:spacing w:line="190" w:lineRule="exact"/>
        <w:jc w:val="center"/>
        <w:rPr>
          <w:rFonts w:cs="Arial"/>
          <w:b/>
          <w:sz w:val="20"/>
          <w:szCs w:val="20"/>
          <w:lang w:val="nl-BE"/>
        </w:rPr>
      </w:pPr>
    </w:p>
    <w:p w14:paraId="6DEA0A66" w14:textId="77777777" w:rsidR="0019307F" w:rsidRDefault="0019307F" w:rsidP="00945153">
      <w:pPr>
        <w:spacing w:line="190" w:lineRule="exact"/>
        <w:jc w:val="center"/>
        <w:rPr>
          <w:rFonts w:cs="Arial"/>
          <w:b/>
          <w:sz w:val="20"/>
          <w:szCs w:val="20"/>
          <w:lang w:val="nl-BE"/>
        </w:rPr>
      </w:pPr>
    </w:p>
    <w:p w14:paraId="469DCD10" w14:textId="77777777" w:rsidR="0019307F" w:rsidRDefault="0019307F" w:rsidP="00945153">
      <w:pPr>
        <w:spacing w:line="190" w:lineRule="exact"/>
        <w:jc w:val="center"/>
        <w:rPr>
          <w:rFonts w:cs="Arial"/>
          <w:b/>
          <w:sz w:val="20"/>
          <w:szCs w:val="20"/>
          <w:lang w:val="nl-BE"/>
        </w:rPr>
      </w:pPr>
    </w:p>
    <w:p w14:paraId="2ED0A8C5" w14:textId="77777777" w:rsidR="0019307F" w:rsidRDefault="0019307F" w:rsidP="00945153">
      <w:pPr>
        <w:spacing w:line="190" w:lineRule="exact"/>
        <w:jc w:val="center"/>
        <w:rPr>
          <w:rFonts w:cs="Arial"/>
          <w:b/>
          <w:sz w:val="20"/>
          <w:szCs w:val="20"/>
          <w:lang w:val="nl-BE"/>
        </w:rPr>
      </w:pPr>
    </w:p>
    <w:p w14:paraId="15E74BC3" w14:textId="77777777" w:rsidR="0019307F" w:rsidRDefault="0019307F" w:rsidP="00945153">
      <w:pPr>
        <w:spacing w:line="190" w:lineRule="exact"/>
        <w:jc w:val="center"/>
        <w:rPr>
          <w:rFonts w:cs="Arial"/>
          <w:b/>
          <w:sz w:val="20"/>
          <w:szCs w:val="20"/>
          <w:lang w:val="nl-BE"/>
        </w:rPr>
      </w:pPr>
    </w:p>
    <w:p w14:paraId="6552222C" w14:textId="77777777" w:rsidR="00F470A2" w:rsidRDefault="00F470A2" w:rsidP="00945153">
      <w:pPr>
        <w:spacing w:line="190" w:lineRule="exact"/>
        <w:jc w:val="center"/>
        <w:rPr>
          <w:rFonts w:cs="Arial"/>
          <w:b/>
          <w:sz w:val="20"/>
          <w:szCs w:val="20"/>
          <w:lang w:val="nl-BE"/>
        </w:rPr>
      </w:pPr>
    </w:p>
    <w:p w14:paraId="1AF5E3E1" w14:textId="77777777" w:rsidR="00F470A2" w:rsidRDefault="00F470A2" w:rsidP="00945153">
      <w:pPr>
        <w:spacing w:line="190" w:lineRule="exact"/>
        <w:jc w:val="center"/>
        <w:rPr>
          <w:rFonts w:cs="Arial"/>
          <w:b/>
          <w:sz w:val="20"/>
          <w:szCs w:val="20"/>
          <w:lang w:val="nl-BE"/>
        </w:rPr>
      </w:pPr>
    </w:p>
    <w:p w14:paraId="6633E5CF" w14:textId="77777777" w:rsidR="00F470A2" w:rsidRDefault="00F470A2" w:rsidP="00945153">
      <w:pPr>
        <w:spacing w:line="190" w:lineRule="exact"/>
        <w:jc w:val="center"/>
        <w:rPr>
          <w:rFonts w:cs="Arial"/>
          <w:b/>
          <w:sz w:val="20"/>
          <w:szCs w:val="20"/>
          <w:lang w:val="nl-BE"/>
        </w:rPr>
      </w:pPr>
    </w:p>
    <w:p w14:paraId="70042371" w14:textId="77777777" w:rsidR="00F470A2" w:rsidRDefault="00F470A2" w:rsidP="00945153">
      <w:pPr>
        <w:spacing w:line="190" w:lineRule="exact"/>
        <w:jc w:val="center"/>
        <w:rPr>
          <w:rFonts w:cs="Arial"/>
          <w:b/>
          <w:sz w:val="20"/>
          <w:szCs w:val="20"/>
          <w:lang w:val="nl-BE"/>
        </w:rPr>
      </w:pPr>
    </w:p>
    <w:p w14:paraId="69D09FCF" w14:textId="77777777" w:rsidR="00F470A2" w:rsidRDefault="00F470A2" w:rsidP="00945153">
      <w:pPr>
        <w:spacing w:line="190" w:lineRule="exact"/>
        <w:jc w:val="center"/>
        <w:rPr>
          <w:rFonts w:cs="Arial"/>
          <w:b/>
          <w:sz w:val="20"/>
          <w:szCs w:val="20"/>
          <w:lang w:val="nl-BE"/>
        </w:rPr>
      </w:pPr>
    </w:p>
    <w:p w14:paraId="038FA87C" w14:textId="77777777" w:rsidR="00F470A2" w:rsidRDefault="00F470A2" w:rsidP="00945153">
      <w:pPr>
        <w:spacing w:line="190" w:lineRule="exact"/>
        <w:jc w:val="center"/>
        <w:rPr>
          <w:rFonts w:cs="Arial"/>
          <w:b/>
          <w:sz w:val="20"/>
          <w:szCs w:val="20"/>
          <w:lang w:val="nl-BE"/>
        </w:rPr>
      </w:pPr>
    </w:p>
    <w:p w14:paraId="393F602F" w14:textId="77777777" w:rsidR="00F470A2" w:rsidRDefault="00F470A2" w:rsidP="00945153">
      <w:pPr>
        <w:spacing w:line="190" w:lineRule="exact"/>
        <w:jc w:val="center"/>
        <w:rPr>
          <w:rFonts w:cs="Arial"/>
          <w:b/>
          <w:sz w:val="20"/>
          <w:szCs w:val="20"/>
          <w:lang w:val="nl-BE"/>
        </w:rPr>
      </w:pPr>
    </w:p>
    <w:p w14:paraId="4F59BB52" w14:textId="77777777" w:rsidR="006760AB" w:rsidRDefault="006760AB" w:rsidP="006760AB">
      <w:pPr>
        <w:spacing w:line="190" w:lineRule="exact"/>
        <w:rPr>
          <w:rFonts w:cs="Arial"/>
          <w:b/>
          <w:sz w:val="20"/>
          <w:szCs w:val="20"/>
          <w:lang w:val="nl-BE"/>
        </w:rPr>
      </w:pPr>
    </w:p>
    <w:p w14:paraId="4074273C" w14:textId="77777777" w:rsidR="00412822" w:rsidRPr="00AD04D8" w:rsidRDefault="00412822" w:rsidP="006760AB">
      <w:pPr>
        <w:spacing w:line="190" w:lineRule="exact"/>
        <w:jc w:val="center"/>
        <w:rPr>
          <w:rFonts w:cs="Arial"/>
          <w:b/>
          <w:sz w:val="20"/>
          <w:szCs w:val="20"/>
          <w:lang w:val="nl-BE"/>
        </w:rPr>
      </w:pPr>
      <w:r>
        <w:rPr>
          <w:rFonts w:cs="Arial"/>
          <w:b/>
          <w:sz w:val="20"/>
          <w:szCs w:val="20"/>
          <w:lang w:val="nl-BE"/>
        </w:rPr>
        <w:lastRenderedPageBreak/>
        <w:t xml:space="preserve">- </w:t>
      </w:r>
      <w:r w:rsidR="006F05DB">
        <w:rPr>
          <w:rFonts w:cs="Arial"/>
          <w:b/>
          <w:sz w:val="20"/>
          <w:szCs w:val="20"/>
          <w:lang w:val="nl-BE"/>
        </w:rPr>
        <w:t>47</w:t>
      </w:r>
      <w:r w:rsidRPr="00AD04D8">
        <w:rPr>
          <w:rFonts w:cs="Arial"/>
          <w:b/>
          <w:sz w:val="20"/>
          <w:szCs w:val="20"/>
          <w:lang w:val="nl-BE"/>
        </w:rPr>
        <w:t xml:space="preserve"> -</w:t>
      </w:r>
    </w:p>
    <w:p w14:paraId="4311F898" w14:textId="77777777" w:rsidR="00412822" w:rsidRPr="00AD04D8" w:rsidRDefault="00412822" w:rsidP="00412822">
      <w:pPr>
        <w:spacing w:line="190" w:lineRule="exact"/>
        <w:jc w:val="center"/>
        <w:rPr>
          <w:rFonts w:cs="Arial"/>
          <w:b/>
          <w:sz w:val="20"/>
          <w:szCs w:val="20"/>
          <w:lang w:val="nl-BE"/>
        </w:rPr>
      </w:pPr>
    </w:p>
    <w:p w14:paraId="237ACA38" w14:textId="77777777" w:rsidR="00412822" w:rsidRPr="004D2C76" w:rsidRDefault="00412822" w:rsidP="00412822">
      <w:pPr>
        <w:spacing w:line="190" w:lineRule="exact"/>
        <w:jc w:val="center"/>
        <w:rPr>
          <w:rFonts w:cs="Arial"/>
          <w:sz w:val="20"/>
          <w:szCs w:val="20"/>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38AC8882" w14:textId="77777777" w:rsidR="00412822" w:rsidRPr="00AD04D8" w:rsidRDefault="00412822" w:rsidP="00412822">
      <w:pPr>
        <w:spacing w:line="190" w:lineRule="exact"/>
        <w:jc w:val="center"/>
        <w:rPr>
          <w:rFonts w:cs="Arial"/>
          <w:i/>
          <w:sz w:val="20"/>
          <w:szCs w:val="20"/>
          <w:lang w:val="nl-BE"/>
        </w:rPr>
      </w:pPr>
    </w:p>
    <w:p w14:paraId="4DFDA59D" w14:textId="77777777" w:rsidR="00412822" w:rsidRPr="00AD04D8" w:rsidRDefault="00990285" w:rsidP="00412822">
      <w:pPr>
        <w:pStyle w:val="02bSource"/>
        <w:widowControl/>
        <w:tabs>
          <w:tab w:val="left" w:pos="114"/>
        </w:tabs>
        <w:rPr>
          <w:lang w:val="nl-BE"/>
        </w:rPr>
      </w:pPr>
      <w:r>
        <w:rPr>
          <w:noProof/>
          <w:lang w:val="nl-BE"/>
        </w:rPr>
        <w:object w:dxaOrig="1440" w:dyaOrig="1440" w14:anchorId="71389F53">
          <v:shape id="_x0000_s1088" type="#_x0000_t75" style="position:absolute;left:0;text-align:left;margin-left:0;margin-top:.3pt;width:152.25pt;height:152.25pt;z-index:251627520;mso-position-horizontal:center">
            <v:imagedata r:id="rId103" o:title=""/>
            <w10:wrap type="square"/>
          </v:shape>
          <o:OLEObject Type="Embed" ProgID="CorelDRAW.Graphic.12" ShapeID="_x0000_s1088" DrawAspect="Content" ObjectID="_1587467686" r:id="rId104"/>
        </w:object>
      </w:r>
    </w:p>
    <w:p w14:paraId="16C74F54" w14:textId="77777777" w:rsidR="00412822" w:rsidRPr="00AD04D8" w:rsidRDefault="00412822" w:rsidP="00412822">
      <w:pPr>
        <w:rPr>
          <w:rFonts w:cs="Arial"/>
          <w:sz w:val="20"/>
          <w:szCs w:val="20"/>
          <w:lang w:val="nl-BE"/>
        </w:rPr>
      </w:pPr>
      <w:r w:rsidRPr="00AD04D8">
        <w:rPr>
          <w:rFonts w:cs="Arial"/>
          <w:b/>
          <w:lang w:val="nl-BE"/>
        </w:rPr>
        <w:t>+</w:t>
      </w:r>
      <w:r w:rsidR="009B4891">
        <w:rPr>
          <w:rFonts w:cs="Arial"/>
          <w:sz w:val="20"/>
          <w:szCs w:val="20"/>
          <w:lang w:val="nl-BE"/>
        </w:rPr>
        <w:t xml:space="preserve">                           </w:t>
      </w:r>
      <w:r w:rsidR="00E56B0B">
        <w:rPr>
          <w:rFonts w:cs="Arial"/>
          <w:sz w:val="20"/>
          <w:szCs w:val="20"/>
          <w:lang w:val="nl-BE"/>
        </w:rPr>
        <w:t xml:space="preserve">  </w:t>
      </w:r>
      <w:r w:rsidRPr="00AD04D8">
        <w:rPr>
          <w:rFonts w:cs="Arial"/>
          <w:sz w:val="20"/>
          <w:szCs w:val="20"/>
          <w:lang w:val="nl-BE"/>
        </w:rPr>
        <w:t>4010.00 c3c6</w:t>
      </w:r>
    </w:p>
    <w:p w14:paraId="773B1471" w14:textId="77777777" w:rsidR="00412822" w:rsidRPr="00AD04D8" w:rsidRDefault="00412822" w:rsidP="00412822">
      <w:pPr>
        <w:rPr>
          <w:rFonts w:cs="Arial"/>
          <w:sz w:val="20"/>
          <w:szCs w:val="20"/>
          <w:lang w:val="nl-BE"/>
        </w:rPr>
      </w:pPr>
    </w:p>
    <w:p w14:paraId="308C2578" w14:textId="77777777" w:rsidR="00412822" w:rsidRPr="00AD04D8" w:rsidRDefault="00412822" w:rsidP="00412822">
      <w:pPr>
        <w:rPr>
          <w:rFonts w:cs="Arial"/>
          <w:b/>
          <w:sz w:val="20"/>
          <w:szCs w:val="20"/>
          <w:lang w:val="nl-BE"/>
        </w:rPr>
      </w:pPr>
      <w:r w:rsidRPr="00AD04D8">
        <w:rPr>
          <w:rFonts w:cs="Arial"/>
          <w:b/>
          <w:sz w:val="20"/>
          <w:szCs w:val="20"/>
          <w:lang w:val="nl-BE"/>
        </w:rPr>
        <w:tab/>
        <w:t>1.Kb4+</w:t>
      </w:r>
      <w:r w:rsidRPr="00AD04D8">
        <w:rPr>
          <w:rFonts w:cs="Arial"/>
          <w:b/>
          <w:sz w:val="20"/>
          <w:szCs w:val="20"/>
          <w:lang w:val="nl-BE"/>
        </w:rPr>
        <w:tab/>
      </w:r>
      <w:r w:rsidRPr="00AD04D8">
        <w:rPr>
          <w:rFonts w:cs="Arial"/>
          <w:b/>
          <w:sz w:val="20"/>
          <w:szCs w:val="20"/>
          <w:lang w:val="nl-BE"/>
        </w:rPr>
        <w:tab/>
        <w:t>Kb7</w:t>
      </w:r>
    </w:p>
    <w:p w14:paraId="0B862E29" w14:textId="77777777" w:rsidR="00412822" w:rsidRPr="00AD04D8" w:rsidRDefault="00412822" w:rsidP="00412822">
      <w:pPr>
        <w:rPr>
          <w:rFonts w:cs="Arial"/>
          <w:b/>
          <w:sz w:val="20"/>
          <w:szCs w:val="20"/>
          <w:lang w:val="nl-BE"/>
        </w:rPr>
      </w:pPr>
      <w:r w:rsidRPr="00AD04D8">
        <w:rPr>
          <w:rFonts w:cs="Arial"/>
          <w:b/>
          <w:sz w:val="20"/>
          <w:szCs w:val="20"/>
          <w:lang w:val="nl-BE"/>
        </w:rPr>
        <w:tab/>
        <w:t>2.Ld5+</w:t>
      </w:r>
      <w:r w:rsidRPr="00AD04D8">
        <w:rPr>
          <w:rFonts w:cs="Arial"/>
          <w:b/>
          <w:sz w:val="20"/>
          <w:szCs w:val="20"/>
          <w:lang w:val="nl-BE"/>
        </w:rPr>
        <w:tab/>
      </w:r>
      <w:r w:rsidRPr="00AD04D8">
        <w:rPr>
          <w:rFonts w:cs="Arial"/>
          <w:b/>
          <w:sz w:val="20"/>
          <w:szCs w:val="20"/>
          <w:lang w:val="nl-BE"/>
        </w:rPr>
        <w:tab/>
        <w:t>Kb8</w:t>
      </w:r>
    </w:p>
    <w:p w14:paraId="35A58BE6" w14:textId="77777777" w:rsidR="00412822" w:rsidRPr="00AD04D8" w:rsidRDefault="00412822" w:rsidP="00412822">
      <w:pPr>
        <w:rPr>
          <w:rFonts w:cs="Arial"/>
          <w:b/>
          <w:sz w:val="20"/>
          <w:szCs w:val="20"/>
          <w:lang w:val="nl-BE"/>
        </w:rPr>
      </w:pPr>
      <w:r w:rsidRPr="00AD04D8">
        <w:rPr>
          <w:rFonts w:cs="Arial"/>
          <w:b/>
          <w:sz w:val="20"/>
          <w:szCs w:val="20"/>
          <w:lang w:val="nl-BE"/>
        </w:rPr>
        <w:tab/>
        <w:t>3.Dh2+</w:t>
      </w:r>
      <w:r w:rsidRPr="00AD04D8">
        <w:rPr>
          <w:rFonts w:cs="Arial"/>
          <w:b/>
          <w:sz w:val="20"/>
          <w:szCs w:val="20"/>
          <w:lang w:val="nl-BE"/>
        </w:rPr>
        <w:tab/>
      </w:r>
      <w:r w:rsidRPr="00AD04D8">
        <w:rPr>
          <w:rFonts w:cs="Arial"/>
          <w:b/>
          <w:sz w:val="20"/>
          <w:szCs w:val="20"/>
          <w:lang w:val="nl-BE"/>
        </w:rPr>
        <w:tab/>
        <w:t>Dc7</w:t>
      </w:r>
    </w:p>
    <w:p w14:paraId="2AF4C874" w14:textId="77777777" w:rsidR="00E24D55" w:rsidRDefault="00412822" w:rsidP="00412822">
      <w:pPr>
        <w:pStyle w:val="03aText"/>
        <w:widowControl/>
        <w:rPr>
          <w:lang w:val="nl-BE"/>
        </w:rPr>
      </w:pPr>
      <w:r w:rsidRPr="00AD04D8">
        <w:rPr>
          <w:lang w:val="nl-BE"/>
        </w:rPr>
        <w:t>3…Ka7</w:t>
      </w:r>
      <w:r w:rsidR="008F2125">
        <w:rPr>
          <w:lang w:val="nl-BE"/>
        </w:rPr>
        <w:t>?</w:t>
      </w:r>
      <w:r w:rsidRPr="00AD04D8">
        <w:rPr>
          <w:lang w:val="nl-BE"/>
        </w:rPr>
        <w:t xml:space="preserve"> 4.Dg1+ Da6 5.Da1+ Kb6 6.Da5+ en mat. Of hier 4…Kb8 5.Db6+ Db7 6.Dxb7+ en mat.</w:t>
      </w:r>
    </w:p>
    <w:p w14:paraId="0BBAD213" w14:textId="77777777" w:rsidR="00412822" w:rsidRPr="00B50372" w:rsidRDefault="00B50372" w:rsidP="008A215F">
      <w:pPr>
        <w:pStyle w:val="03aText"/>
        <w:widowControl/>
        <w:ind w:firstLine="708"/>
        <w:rPr>
          <w:b/>
          <w:lang w:val="nl-BE"/>
        </w:rPr>
      </w:pPr>
      <w:r>
        <w:rPr>
          <w:b/>
          <w:lang w:val="nl-BE"/>
        </w:rPr>
        <w:t>4.Dh8+</w:t>
      </w:r>
      <w:r w:rsidR="008F73D3">
        <w:rPr>
          <w:b/>
          <w:lang w:val="nl-BE"/>
        </w:rPr>
        <w:tab/>
      </w:r>
      <w:r>
        <w:rPr>
          <w:b/>
          <w:lang w:val="nl-BE"/>
        </w:rPr>
        <w:tab/>
      </w:r>
      <w:r w:rsidR="00412822" w:rsidRPr="00B50372">
        <w:rPr>
          <w:b/>
          <w:lang w:val="nl-BE"/>
        </w:rPr>
        <w:t>Dc8</w:t>
      </w:r>
    </w:p>
    <w:p w14:paraId="1919E4C4" w14:textId="77777777" w:rsidR="00DC0B8D" w:rsidRDefault="00DC0B8D" w:rsidP="008F64FF">
      <w:pPr>
        <w:ind w:firstLine="708"/>
        <w:rPr>
          <w:rFonts w:cs="Arial"/>
          <w:b/>
          <w:sz w:val="20"/>
          <w:szCs w:val="20"/>
          <w:lang w:val="nl-BE"/>
        </w:rPr>
      </w:pPr>
    </w:p>
    <w:p w14:paraId="116A0015" w14:textId="77777777" w:rsidR="00412822" w:rsidRPr="00AD04D8" w:rsidRDefault="00412822" w:rsidP="008F64FF">
      <w:pPr>
        <w:ind w:firstLine="708"/>
        <w:rPr>
          <w:rFonts w:cs="Arial"/>
          <w:b/>
          <w:sz w:val="20"/>
          <w:szCs w:val="20"/>
          <w:lang w:val="nl-BE"/>
        </w:rPr>
      </w:pPr>
      <w:r w:rsidRPr="00AD04D8">
        <w:rPr>
          <w:rFonts w:cs="Arial"/>
          <w:b/>
          <w:sz w:val="20"/>
          <w:szCs w:val="20"/>
          <w:lang w:val="nl-BE"/>
        </w:rPr>
        <w:t>8.Dc6+</w:t>
      </w:r>
      <w:r w:rsidRPr="00AD04D8">
        <w:rPr>
          <w:rFonts w:cs="Arial"/>
          <w:b/>
          <w:sz w:val="20"/>
          <w:szCs w:val="20"/>
          <w:lang w:val="nl-BE"/>
        </w:rPr>
        <w:tab/>
      </w:r>
      <w:r w:rsidRPr="00AD04D8">
        <w:rPr>
          <w:rFonts w:cs="Arial"/>
          <w:b/>
          <w:sz w:val="20"/>
          <w:szCs w:val="20"/>
          <w:lang w:val="nl-BE"/>
        </w:rPr>
        <w:tab/>
        <w:t>Kd8</w:t>
      </w:r>
    </w:p>
    <w:p w14:paraId="2A91E70B" w14:textId="77777777" w:rsidR="0019307F" w:rsidRDefault="00412822" w:rsidP="0019307F">
      <w:pPr>
        <w:ind w:left="708"/>
        <w:rPr>
          <w:rFonts w:cs="Arial"/>
          <w:b/>
          <w:sz w:val="20"/>
          <w:szCs w:val="20"/>
          <w:lang w:val="nl-BE"/>
        </w:rPr>
      </w:pPr>
      <w:r w:rsidRPr="00AD04D8">
        <w:rPr>
          <w:rFonts w:cs="Arial"/>
          <w:b/>
          <w:sz w:val="20"/>
          <w:szCs w:val="20"/>
          <w:lang w:val="nl-BE"/>
        </w:rPr>
        <w:t>9.Df6+</w:t>
      </w:r>
      <w:r w:rsidRPr="00AD04D8">
        <w:rPr>
          <w:rFonts w:cs="Arial"/>
          <w:b/>
          <w:sz w:val="20"/>
          <w:szCs w:val="20"/>
          <w:lang w:val="nl-BE"/>
        </w:rPr>
        <w:tab/>
      </w:r>
      <w:r w:rsidRPr="00AD04D8">
        <w:rPr>
          <w:rFonts w:cs="Arial"/>
          <w:b/>
          <w:sz w:val="20"/>
          <w:szCs w:val="20"/>
          <w:lang w:val="nl-BE"/>
        </w:rPr>
        <w:tab/>
        <w:t>Kc7</w:t>
      </w:r>
    </w:p>
    <w:p w14:paraId="3A595A6D" w14:textId="77777777" w:rsidR="00412822" w:rsidRPr="00AD04D8" w:rsidRDefault="0019307F" w:rsidP="0019307F">
      <w:pPr>
        <w:rPr>
          <w:rFonts w:cs="Arial"/>
          <w:b/>
          <w:sz w:val="20"/>
          <w:szCs w:val="20"/>
          <w:lang w:val="nl-BE"/>
        </w:rPr>
      </w:pPr>
      <w:r>
        <w:rPr>
          <w:rFonts w:cs="Arial"/>
          <w:b/>
          <w:sz w:val="20"/>
          <w:szCs w:val="20"/>
          <w:lang w:val="nl-BE"/>
        </w:rPr>
        <w:t xml:space="preserve">           10.Kc5</w:t>
      </w:r>
      <w:r w:rsidR="00B9176E">
        <w:rPr>
          <w:rFonts w:cs="Arial"/>
          <w:b/>
          <w:sz w:val="20"/>
          <w:szCs w:val="20"/>
          <w:lang w:val="nl-BE"/>
        </w:rPr>
        <w:t xml:space="preserve"> </w:t>
      </w:r>
      <w:r>
        <w:rPr>
          <w:rFonts w:cs="Arial"/>
          <w:b/>
          <w:sz w:val="20"/>
          <w:szCs w:val="20"/>
          <w:lang w:val="nl-BE"/>
        </w:rPr>
        <w:t xml:space="preserve">               Kd7  </w:t>
      </w:r>
      <w:r w:rsidR="00412822" w:rsidRPr="00AD04D8">
        <w:rPr>
          <w:rFonts w:cs="Arial"/>
          <w:b/>
          <w:sz w:val="20"/>
          <w:szCs w:val="20"/>
          <w:lang w:val="nl-BE"/>
        </w:rPr>
        <w:tab/>
      </w:r>
      <w:r>
        <w:rPr>
          <w:rFonts w:cs="Arial"/>
          <w:b/>
          <w:sz w:val="20"/>
          <w:szCs w:val="20"/>
          <w:lang w:val="nl-BE"/>
        </w:rPr>
        <w:t xml:space="preserve">  </w:t>
      </w:r>
    </w:p>
    <w:p w14:paraId="10EEE1BD" w14:textId="77777777" w:rsidR="0019307F" w:rsidRPr="00D17A01" w:rsidRDefault="00412822" w:rsidP="00412822">
      <w:pPr>
        <w:rPr>
          <w:rFonts w:cs="Arial"/>
          <w:b/>
          <w:sz w:val="20"/>
          <w:szCs w:val="20"/>
          <w:lang w:val="nl-BE"/>
        </w:rPr>
      </w:pPr>
      <w:r>
        <w:rPr>
          <w:rFonts w:cs="Arial"/>
          <w:b/>
          <w:sz w:val="20"/>
          <w:szCs w:val="20"/>
          <w:lang w:val="nl-BE"/>
        </w:rPr>
        <w:t xml:space="preserve">           </w:t>
      </w:r>
      <w:r w:rsidR="0019307F" w:rsidRPr="00D17A01">
        <w:rPr>
          <w:rFonts w:cs="Arial"/>
          <w:b/>
          <w:sz w:val="20"/>
          <w:szCs w:val="20"/>
          <w:lang w:val="nl-BE"/>
        </w:rPr>
        <w:t>11.Lc6</w:t>
      </w:r>
      <w:r w:rsidR="0019307F" w:rsidRPr="00D17A01">
        <w:rPr>
          <w:rFonts w:cs="Arial"/>
          <w:b/>
          <w:sz w:val="20"/>
          <w:szCs w:val="20"/>
          <w:lang w:val="nl-BE"/>
        </w:rPr>
        <w:tab/>
      </w:r>
      <w:r w:rsidR="0019307F" w:rsidRPr="00D17A01">
        <w:rPr>
          <w:rFonts w:cs="Arial"/>
          <w:b/>
          <w:sz w:val="20"/>
          <w:szCs w:val="20"/>
          <w:lang w:val="nl-BE"/>
        </w:rPr>
        <w:tab/>
        <w:t>Dxc6</w:t>
      </w:r>
    </w:p>
    <w:p w14:paraId="3756D6D8" w14:textId="77777777" w:rsidR="0019307F" w:rsidRPr="00D17A01" w:rsidRDefault="0019307F" w:rsidP="00412822">
      <w:pPr>
        <w:rPr>
          <w:rFonts w:cs="Arial"/>
          <w:b/>
          <w:sz w:val="20"/>
          <w:szCs w:val="20"/>
          <w:lang w:val="nl-BE"/>
        </w:rPr>
      </w:pPr>
      <w:r w:rsidRPr="00D17A01">
        <w:rPr>
          <w:rFonts w:cs="Arial"/>
          <w:b/>
          <w:sz w:val="20"/>
          <w:szCs w:val="20"/>
          <w:lang w:val="nl-BE"/>
        </w:rPr>
        <w:t xml:space="preserve">           12.Dxc6</w:t>
      </w:r>
    </w:p>
    <w:p w14:paraId="197CE560" w14:textId="77777777" w:rsidR="005D24B4" w:rsidRPr="00D17A01" w:rsidRDefault="005D24B4" w:rsidP="00412822">
      <w:pPr>
        <w:rPr>
          <w:rFonts w:cs="Arial"/>
          <w:sz w:val="20"/>
          <w:szCs w:val="20"/>
          <w:lang w:val="nl-BE"/>
        </w:rPr>
      </w:pPr>
      <w:r w:rsidRPr="00D17A01">
        <w:rPr>
          <w:rFonts w:cs="Arial"/>
          <w:sz w:val="20"/>
          <w:szCs w:val="20"/>
          <w:lang w:val="nl-BE"/>
        </w:rPr>
        <w:t>En wit wint.</w:t>
      </w:r>
    </w:p>
    <w:p w14:paraId="67786399" w14:textId="77777777" w:rsidR="00412822" w:rsidRPr="00D17A01" w:rsidRDefault="0019307F" w:rsidP="00412822">
      <w:pPr>
        <w:rPr>
          <w:rFonts w:cs="Arial"/>
          <w:b/>
          <w:sz w:val="20"/>
          <w:szCs w:val="20"/>
          <w:lang w:val="nl-BE"/>
        </w:rPr>
      </w:pPr>
      <w:r w:rsidRPr="00D17A01">
        <w:rPr>
          <w:rFonts w:cs="Arial"/>
          <w:b/>
          <w:sz w:val="20"/>
          <w:szCs w:val="20"/>
          <w:lang w:val="nl-BE"/>
        </w:rPr>
        <w:t xml:space="preserve"> </w:t>
      </w:r>
    </w:p>
    <w:p w14:paraId="1091C89D" w14:textId="77777777" w:rsidR="0019307F" w:rsidRPr="00D17A01" w:rsidRDefault="0019307F" w:rsidP="00412822">
      <w:pPr>
        <w:rPr>
          <w:rFonts w:cs="Arial"/>
          <w:b/>
          <w:sz w:val="20"/>
          <w:szCs w:val="20"/>
          <w:lang w:val="nl-BE"/>
        </w:rPr>
      </w:pPr>
      <w:r w:rsidRPr="00D17A01">
        <w:rPr>
          <w:rFonts w:cs="Arial"/>
          <w:b/>
          <w:sz w:val="20"/>
          <w:szCs w:val="20"/>
          <w:lang w:val="nl-BE"/>
        </w:rPr>
        <w:t xml:space="preserve">          </w:t>
      </w:r>
    </w:p>
    <w:p w14:paraId="43C9F551" w14:textId="77777777" w:rsidR="00C72C41" w:rsidRPr="00D17A01" w:rsidRDefault="0019307F" w:rsidP="00412822">
      <w:pPr>
        <w:rPr>
          <w:rFonts w:cs="Arial"/>
          <w:b/>
          <w:sz w:val="20"/>
          <w:szCs w:val="20"/>
          <w:lang w:val="nl-BE"/>
        </w:rPr>
      </w:pPr>
      <w:r w:rsidRPr="00D17A01">
        <w:rPr>
          <w:rFonts w:cs="Arial"/>
          <w:b/>
          <w:sz w:val="20"/>
          <w:szCs w:val="20"/>
          <w:lang w:val="nl-BE"/>
        </w:rPr>
        <w:t xml:space="preserve"> </w:t>
      </w:r>
    </w:p>
    <w:p w14:paraId="35D50CCD" w14:textId="77777777" w:rsidR="00C72C41" w:rsidRPr="00D17A01" w:rsidRDefault="00C72C41" w:rsidP="00412822">
      <w:pPr>
        <w:rPr>
          <w:rFonts w:cs="Arial"/>
          <w:b/>
          <w:sz w:val="20"/>
          <w:szCs w:val="20"/>
          <w:lang w:val="nl-BE"/>
        </w:rPr>
      </w:pPr>
    </w:p>
    <w:p w14:paraId="4958EF49" w14:textId="77777777" w:rsidR="00C72C41" w:rsidRPr="00D17A01" w:rsidRDefault="00C72C41" w:rsidP="00951E62">
      <w:pPr>
        <w:jc w:val="both"/>
        <w:rPr>
          <w:rFonts w:cs="Arial"/>
          <w:b/>
          <w:sz w:val="20"/>
          <w:szCs w:val="20"/>
          <w:lang w:val="nl-BE"/>
        </w:rPr>
      </w:pPr>
    </w:p>
    <w:p w14:paraId="73E0A30D" w14:textId="77777777" w:rsidR="00766981" w:rsidRPr="00D17A01" w:rsidRDefault="00766981" w:rsidP="00412822">
      <w:pPr>
        <w:rPr>
          <w:rFonts w:cs="Arial"/>
          <w:b/>
          <w:sz w:val="20"/>
          <w:szCs w:val="20"/>
          <w:lang w:val="nl-BE"/>
        </w:rPr>
      </w:pPr>
    </w:p>
    <w:p w14:paraId="0BDC1A45" w14:textId="77777777" w:rsidR="00DF1505" w:rsidRPr="00D17A01" w:rsidRDefault="00DF1505" w:rsidP="00DF1505">
      <w:pPr>
        <w:rPr>
          <w:rFonts w:cs="Arial"/>
          <w:b/>
          <w:sz w:val="20"/>
          <w:szCs w:val="20"/>
          <w:lang w:val="nl-BE"/>
        </w:rPr>
      </w:pPr>
    </w:p>
    <w:p w14:paraId="15E875F4" w14:textId="77777777" w:rsidR="00726C99" w:rsidRDefault="00726C99" w:rsidP="00412822">
      <w:pPr>
        <w:pStyle w:val="03aText"/>
        <w:widowControl/>
        <w:rPr>
          <w:lang w:val="nl-BE"/>
        </w:rPr>
      </w:pPr>
    </w:p>
    <w:p w14:paraId="1201BD8D" w14:textId="77777777" w:rsidR="005D772D" w:rsidRDefault="005D772D" w:rsidP="005D772D">
      <w:pPr>
        <w:pStyle w:val="03aText"/>
        <w:widowControl/>
        <w:rPr>
          <w:lang w:val="nl-BE"/>
        </w:rPr>
      </w:pPr>
    </w:p>
    <w:p w14:paraId="67D18EA1" w14:textId="77777777" w:rsidR="005D772D" w:rsidRDefault="005D772D" w:rsidP="005D772D">
      <w:pPr>
        <w:pStyle w:val="03aText"/>
        <w:widowControl/>
        <w:jc w:val="center"/>
        <w:rPr>
          <w:lang w:val="nl-BE"/>
        </w:rPr>
      </w:pPr>
    </w:p>
    <w:p w14:paraId="6D59B078" w14:textId="77777777" w:rsidR="00130D70" w:rsidRDefault="00130D70" w:rsidP="005D772D">
      <w:pPr>
        <w:pStyle w:val="03aText"/>
        <w:widowControl/>
        <w:jc w:val="center"/>
        <w:rPr>
          <w:lang w:val="nl-BE"/>
        </w:rPr>
      </w:pPr>
    </w:p>
    <w:p w14:paraId="24D3E0B5" w14:textId="77777777" w:rsidR="00130D70" w:rsidRDefault="00130D70" w:rsidP="005D772D">
      <w:pPr>
        <w:pStyle w:val="03aText"/>
        <w:widowControl/>
        <w:jc w:val="center"/>
        <w:rPr>
          <w:lang w:val="nl-BE"/>
        </w:rPr>
      </w:pPr>
    </w:p>
    <w:p w14:paraId="6F6055FE" w14:textId="77777777" w:rsidR="00130D70" w:rsidRDefault="00130D70" w:rsidP="005D772D">
      <w:pPr>
        <w:pStyle w:val="03aText"/>
        <w:widowControl/>
        <w:jc w:val="center"/>
        <w:rPr>
          <w:lang w:val="nl-BE"/>
        </w:rPr>
      </w:pPr>
    </w:p>
    <w:p w14:paraId="5DCFF419" w14:textId="77777777" w:rsidR="00130D70" w:rsidRDefault="00130D70" w:rsidP="005D772D">
      <w:pPr>
        <w:pStyle w:val="03aText"/>
        <w:widowControl/>
        <w:jc w:val="center"/>
        <w:rPr>
          <w:lang w:val="nl-BE"/>
        </w:rPr>
      </w:pPr>
    </w:p>
    <w:p w14:paraId="0DD4429E" w14:textId="77777777" w:rsidR="00130D70" w:rsidRDefault="00130D70" w:rsidP="005D772D">
      <w:pPr>
        <w:pStyle w:val="03aText"/>
        <w:widowControl/>
        <w:jc w:val="center"/>
        <w:rPr>
          <w:lang w:val="nl-BE"/>
        </w:rPr>
      </w:pPr>
    </w:p>
    <w:p w14:paraId="230C7194" w14:textId="77777777" w:rsidR="00130D70" w:rsidRDefault="00130D70" w:rsidP="005D772D">
      <w:pPr>
        <w:pStyle w:val="03aText"/>
        <w:widowControl/>
        <w:jc w:val="center"/>
        <w:rPr>
          <w:lang w:val="nl-BE"/>
        </w:rPr>
      </w:pPr>
    </w:p>
    <w:p w14:paraId="2F6E0DDD" w14:textId="77777777" w:rsidR="00130D70" w:rsidRDefault="00130D70" w:rsidP="005D772D">
      <w:pPr>
        <w:pStyle w:val="03aText"/>
        <w:widowControl/>
        <w:jc w:val="center"/>
        <w:rPr>
          <w:lang w:val="nl-BE"/>
        </w:rPr>
      </w:pPr>
    </w:p>
    <w:p w14:paraId="2C169B9F" w14:textId="77777777" w:rsidR="00130D70" w:rsidRDefault="00130D70" w:rsidP="005D772D">
      <w:pPr>
        <w:pStyle w:val="03aText"/>
        <w:widowControl/>
        <w:jc w:val="center"/>
        <w:rPr>
          <w:lang w:val="nl-BE"/>
        </w:rPr>
      </w:pPr>
    </w:p>
    <w:p w14:paraId="7A5CEF69" w14:textId="77777777" w:rsidR="00130D70" w:rsidRDefault="00130D70" w:rsidP="005D772D">
      <w:pPr>
        <w:pStyle w:val="03aText"/>
        <w:widowControl/>
        <w:jc w:val="center"/>
        <w:rPr>
          <w:lang w:val="nl-BE"/>
        </w:rPr>
      </w:pPr>
    </w:p>
    <w:p w14:paraId="5A598861" w14:textId="77777777" w:rsidR="00130D70" w:rsidRDefault="00130D70" w:rsidP="00483F02">
      <w:pPr>
        <w:pStyle w:val="03aText"/>
        <w:widowControl/>
        <w:rPr>
          <w:lang w:val="nl-BE"/>
        </w:rPr>
      </w:pPr>
    </w:p>
    <w:p w14:paraId="37D1C72F" w14:textId="77777777" w:rsidR="00130D70" w:rsidRDefault="00130D70" w:rsidP="005D772D">
      <w:pPr>
        <w:pStyle w:val="03aText"/>
        <w:widowControl/>
        <w:jc w:val="center"/>
        <w:rPr>
          <w:lang w:val="nl-BE"/>
        </w:rPr>
      </w:pPr>
    </w:p>
    <w:p w14:paraId="05D316AB" w14:textId="77777777" w:rsidR="00130D70" w:rsidRDefault="00130D70" w:rsidP="005D772D">
      <w:pPr>
        <w:pStyle w:val="03aText"/>
        <w:widowControl/>
        <w:jc w:val="center"/>
        <w:rPr>
          <w:lang w:val="nl-BE"/>
        </w:rPr>
      </w:pPr>
    </w:p>
    <w:p w14:paraId="0E194144" w14:textId="77777777" w:rsidR="00130D70" w:rsidRDefault="00130D70" w:rsidP="005D772D">
      <w:pPr>
        <w:pStyle w:val="03aText"/>
        <w:widowControl/>
        <w:jc w:val="center"/>
        <w:rPr>
          <w:lang w:val="nl-BE"/>
        </w:rPr>
      </w:pPr>
    </w:p>
    <w:p w14:paraId="79E98872" w14:textId="77777777" w:rsidR="00130D70" w:rsidRDefault="00130D70" w:rsidP="005D772D">
      <w:pPr>
        <w:pStyle w:val="03aText"/>
        <w:widowControl/>
        <w:jc w:val="center"/>
        <w:rPr>
          <w:lang w:val="nl-BE"/>
        </w:rPr>
      </w:pPr>
    </w:p>
    <w:p w14:paraId="0F2466D7" w14:textId="77777777" w:rsidR="00130D70" w:rsidRDefault="00130D70" w:rsidP="005D772D">
      <w:pPr>
        <w:pStyle w:val="03aText"/>
        <w:widowControl/>
        <w:jc w:val="center"/>
        <w:rPr>
          <w:lang w:val="nl-BE"/>
        </w:rPr>
      </w:pPr>
    </w:p>
    <w:p w14:paraId="028A0F77" w14:textId="77777777" w:rsidR="00130D70" w:rsidRDefault="00130D70" w:rsidP="005D772D">
      <w:pPr>
        <w:pStyle w:val="03aText"/>
        <w:widowControl/>
        <w:jc w:val="center"/>
        <w:rPr>
          <w:lang w:val="nl-BE"/>
        </w:rPr>
      </w:pPr>
    </w:p>
    <w:p w14:paraId="057FF50B" w14:textId="77777777" w:rsidR="00130D70" w:rsidRDefault="00130D70" w:rsidP="005D772D">
      <w:pPr>
        <w:pStyle w:val="03aText"/>
        <w:widowControl/>
        <w:jc w:val="center"/>
        <w:rPr>
          <w:lang w:val="nl-BE"/>
        </w:rPr>
      </w:pPr>
    </w:p>
    <w:p w14:paraId="18E84BF1" w14:textId="77777777" w:rsidR="00130D70" w:rsidRDefault="00130D70" w:rsidP="005D772D">
      <w:pPr>
        <w:pStyle w:val="03aText"/>
        <w:widowControl/>
        <w:jc w:val="center"/>
        <w:rPr>
          <w:lang w:val="nl-BE"/>
        </w:rPr>
      </w:pPr>
    </w:p>
    <w:p w14:paraId="22B615B7" w14:textId="77777777" w:rsidR="00130D70" w:rsidRDefault="00130D70" w:rsidP="005D772D">
      <w:pPr>
        <w:pStyle w:val="03aText"/>
        <w:widowControl/>
        <w:jc w:val="center"/>
        <w:rPr>
          <w:lang w:val="nl-BE"/>
        </w:rPr>
      </w:pPr>
    </w:p>
    <w:p w14:paraId="3E6BC869" w14:textId="77777777" w:rsidR="00130D70" w:rsidRDefault="00130D70" w:rsidP="005D772D">
      <w:pPr>
        <w:pStyle w:val="03aText"/>
        <w:widowControl/>
        <w:jc w:val="center"/>
        <w:rPr>
          <w:lang w:val="nl-BE"/>
        </w:rPr>
      </w:pPr>
    </w:p>
    <w:p w14:paraId="47F44BCF" w14:textId="77777777" w:rsidR="00130D70" w:rsidRDefault="00130D70" w:rsidP="005D772D">
      <w:pPr>
        <w:pStyle w:val="03aText"/>
        <w:widowControl/>
        <w:jc w:val="center"/>
        <w:rPr>
          <w:lang w:val="nl-BE"/>
        </w:rPr>
      </w:pPr>
    </w:p>
    <w:p w14:paraId="020D1653" w14:textId="77777777" w:rsidR="00130D70" w:rsidRDefault="00130D70" w:rsidP="005D772D">
      <w:pPr>
        <w:pStyle w:val="03aText"/>
        <w:widowControl/>
        <w:jc w:val="center"/>
        <w:rPr>
          <w:lang w:val="nl-BE"/>
        </w:rPr>
      </w:pPr>
    </w:p>
    <w:p w14:paraId="4B1E24A0" w14:textId="77777777" w:rsidR="00130D70" w:rsidRDefault="00130D70" w:rsidP="005D772D">
      <w:pPr>
        <w:pStyle w:val="03aText"/>
        <w:widowControl/>
        <w:jc w:val="center"/>
        <w:rPr>
          <w:lang w:val="nl-BE"/>
        </w:rPr>
      </w:pPr>
    </w:p>
    <w:p w14:paraId="5E6FE9FD" w14:textId="77777777" w:rsidR="00130D70" w:rsidRDefault="00130D70" w:rsidP="005D772D">
      <w:pPr>
        <w:pStyle w:val="03aText"/>
        <w:widowControl/>
        <w:jc w:val="center"/>
        <w:rPr>
          <w:lang w:val="nl-BE"/>
        </w:rPr>
      </w:pPr>
    </w:p>
    <w:p w14:paraId="067073EB" w14:textId="77777777" w:rsidR="00130D70" w:rsidRDefault="00130D70" w:rsidP="005D772D">
      <w:pPr>
        <w:pStyle w:val="03aText"/>
        <w:widowControl/>
        <w:jc w:val="center"/>
        <w:rPr>
          <w:lang w:val="nl-BE"/>
        </w:rPr>
      </w:pPr>
    </w:p>
    <w:p w14:paraId="231BAC28" w14:textId="77777777" w:rsidR="00DF1505" w:rsidRDefault="00DF1505" w:rsidP="00DF1505">
      <w:pPr>
        <w:pStyle w:val="03aText"/>
        <w:widowControl/>
        <w:rPr>
          <w:b/>
          <w:lang w:val="nl-BE"/>
        </w:rPr>
      </w:pPr>
    </w:p>
    <w:p w14:paraId="77A82D54" w14:textId="77777777" w:rsidR="00DF1505" w:rsidRDefault="00DF1505" w:rsidP="00DF1505">
      <w:pPr>
        <w:pStyle w:val="03aText"/>
        <w:widowControl/>
        <w:rPr>
          <w:b/>
          <w:lang w:val="nl-BE"/>
        </w:rPr>
      </w:pPr>
    </w:p>
    <w:p w14:paraId="09DFF591" w14:textId="77777777" w:rsidR="00DF1505" w:rsidRDefault="00DF1505" w:rsidP="00DF1505">
      <w:pPr>
        <w:pStyle w:val="03aText"/>
        <w:widowControl/>
        <w:rPr>
          <w:b/>
          <w:lang w:val="nl-BE"/>
        </w:rPr>
      </w:pPr>
    </w:p>
    <w:p w14:paraId="6FDC6D80" w14:textId="77777777" w:rsidR="000A0C3A" w:rsidRDefault="000A0C3A" w:rsidP="00DF1505">
      <w:pPr>
        <w:pStyle w:val="03aText"/>
        <w:widowControl/>
        <w:jc w:val="center"/>
        <w:rPr>
          <w:b/>
          <w:lang w:val="nl-BE"/>
        </w:rPr>
      </w:pPr>
    </w:p>
    <w:p w14:paraId="7661BFAF" w14:textId="77777777" w:rsidR="004A618F" w:rsidRDefault="004A618F" w:rsidP="00DF1505">
      <w:pPr>
        <w:pStyle w:val="03aText"/>
        <w:widowControl/>
        <w:jc w:val="center"/>
        <w:rPr>
          <w:b/>
          <w:lang w:val="nl-BE"/>
        </w:rPr>
      </w:pPr>
    </w:p>
    <w:p w14:paraId="1F0383E7" w14:textId="77777777" w:rsidR="004A618F" w:rsidRDefault="004A618F" w:rsidP="00DF1505">
      <w:pPr>
        <w:pStyle w:val="03aText"/>
        <w:widowControl/>
        <w:jc w:val="center"/>
        <w:rPr>
          <w:b/>
          <w:lang w:val="nl-BE"/>
        </w:rPr>
      </w:pPr>
    </w:p>
    <w:p w14:paraId="64E7FAF9" w14:textId="77777777" w:rsidR="004A618F" w:rsidRDefault="004A618F" w:rsidP="00DF1505">
      <w:pPr>
        <w:pStyle w:val="03aText"/>
        <w:widowControl/>
        <w:jc w:val="center"/>
        <w:rPr>
          <w:b/>
          <w:lang w:val="nl-BE"/>
        </w:rPr>
      </w:pPr>
    </w:p>
    <w:p w14:paraId="32941C4B" w14:textId="77777777" w:rsidR="004A618F" w:rsidRDefault="004A618F" w:rsidP="00DF1505">
      <w:pPr>
        <w:pStyle w:val="03aText"/>
        <w:widowControl/>
        <w:jc w:val="center"/>
        <w:rPr>
          <w:b/>
          <w:lang w:val="nl-BE"/>
        </w:rPr>
      </w:pPr>
    </w:p>
    <w:p w14:paraId="770E2A0E" w14:textId="77777777" w:rsidR="004A618F" w:rsidRDefault="004A618F" w:rsidP="00DF1505">
      <w:pPr>
        <w:pStyle w:val="03aText"/>
        <w:widowControl/>
        <w:jc w:val="center"/>
        <w:rPr>
          <w:b/>
          <w:lang w:val="nl-BE"/>
        </w:rPr>
      </w:pPr>
    </w:p>
    <w:p w14:paraId="75705FDB" w14:textId="77777777" w:rsidR="006760AB" w:rsidRDefault="006760AB" w:rsidP="00DF1505">
      <w:pPr>
        <w:pStyle w:val="03aText"/>
        <w:widowControl/>
        <w:jc w:val="center"/>
        <w:rPr>
          <w:b/>
          <w:lang w:val="nl-BE"/>
        </w:rPr>
      </w:pPr>
    </w:p>
    <w:p w14:paraId="731A4FAA" w14:textId="77777777" w:rsidR="006760AB" w:rsidRDefault="006760AB" w:rsidP="00DF1505">
      <w:pPr>
        <w:pStyle w:val="03aText"/>
        <w:widowControl/>
        <w:jc w:val="center"/>
        <w:rPr>
          <w:b/>
          <w:lang w:val="nl-BE"/>
        </w:rPr>
      </w:pPr>
    </w:p>
    <w:p w14:paraId="536F1761" w14:textId="77777777" w:rsidR="006760AB" w:rsidRDefault="006760AB" w:rsidP="00DF1505">
      <w:pPr>
        <w:pStyle w:val="03aText"/>
        <w:widowControl/>
        <w:jc w:val="center"/>
        <w:rPr>
          <w:b/>
          <w:lang w:val="nl-BE"/>
        </w:rPr>
      </w:pPr>
    </w:p>
    <w:p w14:paraId="67E0D05C" w14:textId="77777777" w:rsidR="006760AB" w:rsidRDefault="006760AB" w:rsidP="00DF1505">
      <w:pPr>
        <w:pStyle w:val="03aText"/>
        <w:widowControl/>
        <w:jc w:val="center"/>
        <w:rPr>
          <w:b/>
          <w:lang w:val="nl-BE"/>
        </w:rPr>
      </w:pPr>
    </w:p>
    <w:p w14:paraId="36A63762" w14:textId="77777777" w:rsidR="00412822" w:rsidRDefault="00412822" w:rsidP="00DF1505">
      <w:pPr>
        <w:pStyle w:val="03aText"/>
        <w:widowControl/>
        <w:jc w:val="center"/>
        <w:rPr>
          <w:b/>
          <w:lang w:val="nl-BE"/>
        </w:rPr>
      </w:pPr>
      <w:r w:rsidRPr="005D772D">
        <w:rPr>
          <w:b/>
          <w:lang w:val="nl-BE"/>
        </w:rPr>
        <w:lastRenderedPageBreak/>
        <w:t xml:space="preserve">- </w:t>
      </w:r>
      <w:r w:rsidR="006F05DB">
        <w:rPr>
          <w:b/>
          <w:lang w:val="nl-BE"/>
        </w:rPr>
        <w:t>48</w:t>
      </w:r>
      <w:r w:rsidRPr="005D772D">
        <w:rPr>
          <w:b/>
          <w:lang w:val="nl-BE"/>
        </w:rPr>
        <w:t xml:space="preserve"> -</w:t>
      </w:r>
    </w:p>
    <w:p w14:paraId="21A77BE7" w14:textId="77777777" w:rsidR="005D772D" w:rsidRPr="005D772D" w:rsidRDefault="005D772D" w:rsidP="005D772D">
      <w:pPr>
        <w:pStyle w:val="02bSource"/>
        <w:widowControl/>
        <w:tabs>
          <w:tab w:val="left" w:pos="114"/>
        </w:tabs>
        <w:spacing w:line="190" w:lineRule="exact"/>
        <w:ind w:firstLine="113"/>
        <w:rPr>
          <w:lang w:val="nl-BE"/>
        </w:rPr>
      </w:pPr>
    </w:p>
    <w:p w14:paraId="31490378" w14:textId="77777777" w:rsidR="00412822" w:rsidRPr="004D2C76" w:rsidRDefault="00412822" w:rsidP="00412822">
      <w:pPr>
        <w:pStyle w:val="02bSource"/>
        <w:widowControl/>
        <w:tabs>
          <w:tab w:val="left" w:pos="114"/>
        </w:tabs>
        <w:spacing w:line="190" w:lineRule="exact"/>
        <w:ind w:firstLine="113"/>
        <w:rPr>
          <w:lang w:val="nl-BE"/>
        </w:rPr>
      </w:pPr>
      <w:r w:rsidRPr="00AD04D8">
        <w:rPr>
          <w:i/>
          <w:lang w:val="nl-BE"/>
        </w:rPr>
        <w:t>Origineel</w:t>
      </w:r>
      <w:r>
        <w:rPr>
          <w:i/>
          <w:lang w:val="nl-BE"/>
        </w:rPr>
        <w:t xml:space="preserve">, </w:t>
      </w:r>
      <w:r>
        <w:rPr>
          <w:lang w:val="nl-BE"/>
        </w:rPr>
        <w:t>2008</w:t>
      </w:r>
    </w:p>
    <w:p w14:paraId="5916CF0F" w14:textId="77777777" w:rsidR="00454112" w:rsidRPr="00CA33F3" w:rsidRDefault="00990285" w:rsidP="00CA33F3">
      <w:pPr>
        <w:pStyle w:val="02bSource"/>
        <w:widowControl/>
        <w:tabs>
          <w:tab w:val="left" w:pos="114"/>
        </w:tabs>
        <w:spacing w:line="190" w:lineRule="exact"/>
        <w:ind w:firstLine="113"/>
        <w:jc w:val="both"/>
        <w:rPr>
          <w:lang w:val="nl-BE"/>
        </w:rPr>
      </w:pPr>
      <w:r>
        <w:rPr>
          <w:noProof/>
          <w:lang w:val="nl-BE"/>
        </w:rPr>
        <w:object w:dxaOrig="1440" w:dyaOrig="1440" w14:anchorId="244527D1">
          <v:shape id="_x0000_s1089" type="#_x0000_t75" style="position:absolute;left:0;text-align:left;margin-left:0;margin-top:.3pt;width:152.25pt;height:152.25pt;z-index:251628544;mso-position-horizontal:center">
            <v:imagedata r:id="rId105" o:title=""/>
            <w10:wrap type="square"/>
          </v:shape>
          <o:OLEObject Type="Embed" ProgID="CorelDRAW.Graphic.12" ShapeID="_x0000_s1089" DrawAspect="Content" ObjectID="_1587467687" r:id="rId106"/>
        </w:object>
      </w:r>
    </w:p>
    <w:p w14:paraId="5B1262B1" w14:textId="77777777" w:rsidR="00412822" w:rsidRPr="00AD04D8" w:rsidRDefault="00493D73" w:rsidP="00493D73">
      <w:pPr>
        <w:pStyle w:val="02bSource"/>
        <w:widowControl/>
        <w:tabs>
          <w:tab w:val="left" w:pos="114"/>
        </w:tabs>
        <w:jc w:val="left"/>
        <w:rPr>
          <w:lang w:val="nl-BE"/>
        </w:rPr>
      </w:pPr>
      <w:r>
        <w:rPr>
          <w:b/>
          <w:sz w:val="24"/>
          <w:szCs w:val="24"/>
          <w:lang w:val="nl-BE"/>
        </w:rPr>
        <w:t>+</w:t>
      </w:r>
      <w:r w:rsidR="00DA628B">
        <w:rPr>
          <w:lang w:val="nl-BE"/>
        </w:rPr>
        <w:t xml:space="preserve">                            </w:t>
      </w:r>
      <w:r>
        <w:rPr>
          <w:lang w:val="nl-BE"/>
        </w:rPr>
        <w:t xml:space="preserve"> </w:t>
      </w:r>
      <w:r w:rsidR="00412822" w:rsidRPr="00AD04D8">
        <w:rPr>
          <w:lang w:val="nl-BE"/>
        </w:rPr>
        <w:t xml:space="preserve"> 0004.10 f5a1</w:t>
      </w:r>
    </w:p>
    <w:p w14:paraId="6B60FDE2" w14:textId="77777777" w:rsidR="00412822" w:rsidRPr="00AD04D8" w:rsidRDefault="00412822" w:rsidP="00412822">
      <w:pPr>
        <w:rPr>
          <w:rFonts w:cs="Arial"/>
          <w:sz w:val="20"/>
          <w:szCs w:val="20"/>
          <w:lang w:val="nl-BE"/>
        </w:rPr>
      </w:pPr>
    </w:p>
    <w:p w14:paraId="02F8C24A" w14:textId="77777777" w:rsidR="009D3BB0" w:rsidRDefault="000A0C3A" w:rsidP="000A0C3A">
      <w:pPr>
        <w:jc w:val="both"/>
        <w:rPr>
          <w:rFonts w:cs="Arial"/>
          <w:b/>
          <w:sz w:val="20"/>
          <w:szCs w:val="20"/>
          <w:lang w:val="nl-BE"/>
        </w:rPr>
      </w:pPr>
      <w:r>
        <w:rPr>
          <w:rFonts w:cs="Arial"/>
          <w:sz w:val="20"/>
          <w:szCs w:val="20"/>
          <w:lang w:val="nl-BE"/>
        </w:rPr>
        <w:t>Een kleine correcte oplssing</w:t>
      </w:r>
      <w:r w:rsidR="00EF57F4">
        <w:rPr>
          <w:rFonts w:cs="Arial"/>
          <w:sz w:val="20"/>
          <w:szCs w:val="20"/>
          <w:lang w:val="nl-BE"/>
        </w:rPr>
        <w:t xml:space="preserve"> voor onderstaande studie:</w:t>
      </w:r>
    </w:p>
    <w:p w14:paraId="1C4235AD" w14:textId="77777777" w:rsidR="005D25D6" w:rsidRDefault="005D25D6" w:rsidP="00052466">
      <w:pPr>
        <w:jc w:val="both"/>
        <w:rPr>
          <w:rFonts w:cs="Arial"/>
          <w:b/>
          <w:sz w:val="20"/>
          <w:szCs w:val="20"/>
          <w:lang w:val="nl-BE"/>
        </w:rPr>
      </w:pPr>
    </w:p>
    <w:p w14:paraId="3311E872" w14:textId="77777777" w:rsidR="00412822" w:rsidRPr="00AD04D8" w:rsidRDefault="00EF57F4" w:rsidP="00EF57F4">
      <w:pPr>
        <w:pStyle w:val="03aText"/>
        <w:widowControl/>
        <w:rPr>
          <w:b/>
          <w:lang w:val="nl-BE"/>
        </w:rPr>
      </w:pPr>
      <w:r>
        <w:rPr>
          <w:b/>
          <w:color w:val="auto"/>
          <w:lang w:val="nl-BE"/>
        </w:rPr>
        <w:t xml:space="preserve">             </w:t>
      </w:r>
      <w:r>
        <w:rPr>
          <w:b/>
          <w:lang w:val="nl-BE"/>
        </w:rPr>
        <w:t>1Ke6</w:t>
      </w:r>
      <w:r w:rsidR="00412822" w:rsidRPr="00AD04D8">
        <w:rPr>
          <w:b/>
          <w:lang w:val="nl-BE"/>
        </w:rPr>
        <w:tab/>
      </w:r>
      <w:r w:rsidR="00412822" w:rsidRPr="00AD04D8">
        <w:rPr>
          <w:b/>
          <w:lang w:val="nl-BE"/>
        </w:rPr>
        <w:tab/>
        <w:t>Kb2</w:t>
      </w:r>
    </w:p>
    <w:p w14:paraId="510F298A" w14:textId="77777777" w:rsidR="00412822" w:rsidRPr="00AD04D8" w:rsidRDefault="00412822" w:rsidP="00412822">
      <w:pPr>
        <w:pStyle w:val="03aText"/>
        <w:widowControl/>
        <w:rPr>
          <w:b/>
          <w:lang w:val="nl-BE"/>
        </w:rPr>
      </w:pPr>
      <w:r w:rsidRPr="00AD04D8">
        <w:rPr>
          <w:b/>
          <w:lang w:val="nl-BE"/>
        </w:rPr>
        <w:tab/>
        <w:t>2.Pd4</w:t>
      </w:r>
      <w:r w:rsidRPr="00AD04D8">
        <w:rPr>
          <w:b/>
          <w:lang w:val="nl-BE"/>
        </w:rPr>
        <w:tab/>
      </w:r>
      <w:r w:rsidRPr="00AD04D8">
        <w:rPr>
          <w:b/>
          <w:lang w:val="nl-BE"/>
        </w:rPr>
        <w:tab/>
        <w:t>Kc3</w:t>
      </w:r>
    </w:p>
    <w:p w14:paraId="4DB981F4" w14:textId="77777777" w:rsidR="00412822" w:rsidRPr="00AD04D8" w:rsidRDefault="00412822" w:rsidP="00412822">
      <w:pPr>
        <w:pStyle w:val="03aText"/>
        <w:widowControl/>
        <w:rPr>
          <w:b/>
          <w:lang w:val="nl-BE"/>
        </w:rPr>
      </w:pPr>
      <w:r w:rsidRPr="00AD04D8">
        <w:rPr>
          <w:b/>
          <w:lang w:val="nl-BE"/>
        </w:rPr>
        <w:tab/>
        <w:t>3.Pb5+</w:t>
      </w:r>
      <w:r w:rsidRPr="00AD04D8">
        <w:rPr>
          <w:b/>
          <w:lang w:val="nl-BE"/>
        </w:rPr>
        <w:tab/>
      </w:r>
      <w:r w:rsidRPr="00AD04D8">
        <w:rPr>
          <w:b/>
          <w:lang w:val="nl-BE"/>
        </w:rPr>
        <w:tab/>
        <w:t>Kb4</w:t>
      </w:r>
    </w:p>
    <w:p w14:paraId="60BB39EA" w14:textId="77777777" w:rsidR="00412822" w:rsidRDefault="00412822" w:rsidP="00412822">
      <w:pPr>
        <w:pStyle w:val="03aText"/>
        <w:widowControl/>
        <w:rPr>
          <w:b/>
          <w:lang w:val="nl-BE"/>
        </w:rPr>
      </w:pPr>
      <w:r w:rsidRPr="00AD04D8">
        <w:rPr>
          <w:b/>
          <w:lang w:val="nl-BE"/>
        </w:rPr>
        <w:tab/>
        <w:t>4.Kf7</w:t>
      </w:r>
      <w:r w:rsidRPr="00AD04D8">
        <w:rPr>
          <w:b/>
          <w:lang w:val="nl-BE"/>
        </w:rPr>
        <w:tab/>
      </w:r>
      <w:r w:rsidRPr="00AD04D8">
        <w:rPr>
          <w:b/>
          <w:lang w:val="nl-BE"/>
        </w:rPr>
        <w:tab/>
        <w:t>Kc5</w:t>
      </w:r>
    </w:p>
    <w:p w14:paraId="09A9C2C4" w14:textId="77777777" w:rsidR="00F12B8B" w:rsidRDefault="00F12B8B" w:rsidP="00412822">
      <w:pPr>
        <w:pStyle w:val="03aText"/>
        <w:widowControl/>
        <w:rPr>
          <w:b/>
          <w:lang w:val="nl-BE"/>
        </w:rPr>
      </w:pPr>
      <w:r>
        <w:rPr>
          <w:b/>
          <w:lang w:val="nl-BE"/>
        </w:rPr>
        <w:tab/>
        <w:t>5.e6</w:t>
      </w:r>
      <w:r>
        <w:rPr>
          <w:b/>
          <w:lang w:val="nl-BE"/>
        </w:rPr>
        <w:tab/>
      </w:r>
      <w:r>
        <w:rPr>
          <w:b/>
          <w:lang w:val="nl-BE"/>
        </w:rPr>
        <w:tab/>
        <w:t>Pd6</w:t>
      </w:r>
      <w:r w:rsidR="001E1A14">
        <w:rPr>
          <w:b/>
          <w:lang w:val="nl-BE"/>
        </w:rPr>
        <w:t>+</w:t>
      </w:r>
    </w:p>
    <w:p w14:paraId="50A19D3D" w14:textId="77777777" w:rsidR="00F12B8B" w:rsidRDefault="00F12B8B" w:rsidP="00412822">
      <w:pPr>
        <w:pStyle w:val="03aText"/>
        <w:widowControl/>
        <w:rPr>
          <w:b/>
          <w:lang w:val="nl-BE"/>
        </w:rPr>
      </w:pPr>
      <w:r>
        <w:rPr>
          <w:b/>
          <w:lang w:val="nl-BE"/>
        </w:rPr>
        <w:tab/>
        <w:t>6.Pxd6</w:t>
      </w:r>
      <w:r>
        <w:rPr>
          <w:b/>
          <w:lang w:val="nl-BE"/>
        </w:rPr>
        <w:tab/>
      </w:r>
      <w:r>
        <w:rPr>
          <w:b/>
          <w:lang w:val="nl-BE"/>
        </w:rPr>
        <w:tab/>
        <w:t>Kxd6</w:t>
      </w:r>
    </w:p>
    <w:p w14:paraId="631A044D" w14:textId="77777777" w:rsidR="00F12B8B" w:rsidRDefault="00F12B8B" w:rsidP="00412822">
      <w:pPr>
        <w:pStyle w:val="03aText"/>
        <w:widowControl/>
        <w:rPr>
          <w:b/>
          <w:lang w:val="nl-BE"/>
        </w:rPr>
      </w:pPr>
      <w:r>
        <w:rPr>
          <w:b/>
          <w:lang w:val="nl-BE"/>
        </w:rPr>
        <w:tab/>
        <w:t>7.e7</w:t>
      </w:r>
    </w:p>
    <w:p w14:paraId="7823E153" w14:textId="77777777" w:rsidR="00575D79" w:rsidRDefault="00D056D4" w:rsidP="00575D79">
      <w:pPr>
        <w:pStyle w:val="03aText"/>
        <w:widowControl/>
        <w:rPr>
          <w:lang w:val="nl-BE"/>
        </w:rPr>
      </w:pPr>
      <w:r>
        <w:rPr>
          <w:lang w:val="nl-BE"/>
        </w:rPr>
        <w:t>En wit wint.</w:t>
      </w:r>
    </w:p>
    <w:p w14:paraId="138827D0" w14:textId="77777777" w:rsidR="00CA33F3" w:rsidRDefault="00CA33F3" w:rsidP="00575D79">
      <w:pPr>
        <w:pStyle w:val="03aText"/>
        <w:widowControl/>
        <w:rPr>
          <w:lang w:val="nl-BE"/>
        </w:rPr>
      </w:pPr>
    </w:p>
    <w:p w14:paraId="696C1760" w14:textId="77777777" w:rsidR="00CA33F3" w:rsidRPr="00CA33F3" w:rsidRDefault="00CA33F3" w:rsidP="00CA33F3">
      <w:pPr>
        <w:pStyle w:val="03aText"/>
        <w:widowControl/>
        <w:rPr>
          <w:lang w:val="nl-BE"/>
        </w:rPr>
      </w:pPr>
      <w:r>
        <w:rPr>
          <w:lang w:val="nl-BE"/>
        </w:rPr>
        <w:t>Maar zwart biedt sterkere tegen-stand:</w:t>
      </w:r>
    </w:p>
    <w:p w14:paraId="72C99C48" w14:textId="77777777" w:rsidR="00DC0B8D" w:rsidRDefault="00DC0B8D" w:rsidP="00CA33F3">
      <w:pPr>
        <w:pStyle w:val="03aText"/>
        <w:widowControl/>
        <w:rPr>
          <w:lang w:val="nl-BE"/>
        </w:rPr>
      </w:pPr>
    </w:p>
    <w:p w14:paraId="3B7D7144" w14:textId="77777777" w:rsidR="00DC0B8D" w:rsidRDefault="00DC0B8D" w:rsidP="00CA33F3">
      <w:pPr>
        <w:pStyle w:val="03aText"/>
        <w:widowControl/>
        <w:rPr>
          <w:lang w:val="nl-BE"/>
        </w:rPr>
      </w:pPr>
    </w:p>
    <w:p w14:paraId="566F01F6" w14:textId="77777777" w:rsidR="00DC0B8D" w:rsidRDefault="00DC0B8D" w:rsidP="00CA33F3">
      <w:pPr>
        <w:pStyle w:val="03aText"/>
        <w:widowControl/>
        <w:rPr>
          <w:lang w:val="nl-BE"/>
        </w:rPr>
      </w:pPr>
    </w:p>
    <w:p w14:paraId="7BAB2669" w14:textId="77777777" w:rsidR="00DC0B8D" w:rsidRDefault="00DC0B8D" w:rsidP="00CA33F3">
      <w:pPr>
        <w:pStyle w:val="03aText"/>
        <w:widowControl/>
        <w:rPr>
          <w:lang w:val="nl-BE"/>
        </w:rPr>
      </w:pPr>
    </w:p>
    <w:p w14:paraId="6FED877F" w14:textId="77777777" w:rsidR="00DC0B8D" w:rsidRDefault="00DC0B8D" w:rsidP="00CA33F3">
      <w:pPr>
        <w:pStyle w:val="03aText"/>
        <w:widowControl/>
        <w:rPr>
          <w:lang w:val="nl-BE"/>
        </w:rPr>
      </w:pPr>
    </w:p>
    <w:p w14:paraId="06740EFF" w14:textId="77777777" w:rsidR="00DC0B8D" w:rsidRDefault="00DC0B8D" w:rsidP="00CA33F3">
      <w:pPr>
        <w:pStyle w:val="03aText"/>
        <w:widowControl/>
        <w:rPr>
          <w:lang w:val="nl-BE"/>
        </w:rPr>
      </w:pPr>
    </w:p>
    <w:p w14:paraId="2D7009DB" w14:textId="77777777" w:rsidR="00DC0B8D" w:rsidRDefault="00DC0B8D" w:rsidP="00CA33F3">
      <w:pPr>
        <w:pStyle w:val="03aText"/>
        <w:widowControl/>
        <w:rPr>
          <w:lang w:val="nl-BE"/>
        </w:rPr>
      </w:pPr>
    </w:p>
    <w:p w14:paraId="3E36D965" w14:textId="77777777" w:rsidR="00DC0B8D" w:rsidRDefault="00DC0B8D" w:rsidP="00CA33F3">
      <w:pPr>
        <w:pStyle w:val="03aText"/>
        <w:widowControl/>
        <w:rPr>
          <w:lang w:val="nl-BE"/>
        </w:rPr>
      </w:pPr>
    </w:p>
    <w:p w14:paraId="593ED26E" w14:textId="77777777" w:rsidR="00DC0B8D" w:rsidRDefault="00DC0B8D" w:rsidP="00CA33F3">
      <w:pPr>
        <w:pStyle w:val="03aText"/>
        <w:widowControl/>
        <w:rPr>
          <w:lang w:val="nl-BE"/>
        </w:rPr>
      </w:pPr>
    </w:p>
    <w:p w14:paraId="5A1B9E86" w14:textId="77777777" w:rsidR="00DC0B8D" w:rsidRDefault="00DC0B8D" w:rsidP="00CA33F3">
      <w:pPr>
        <w:pStyle w:val="03aText"/>
        <w:widowControl/>
        <w:rPr>
          <w:lang w:val="nl-BE"/>
        </w:rPr>
      </w:pPr>
    </w:p>
    <w:p w14:paraId="709D6F57" w14:textId="77777777" w:rsidR="00DC0B8D" w:rsidRDefault="00DC0B8D" w:rsidP="00CA33F3">
      <w:pPr>
        <w:pStyle w:val="03aText"/>
        <w:widowControl/>
        <w:rPr>
          <w:lang w:val="nl-BE"/>
        </w:rPr>
      </w:pPr>
    </w:p>
    <w:p w14:paraId="62C555B0" w14:textId="77777777" w:rsidR="00CA33F3" w:rsidRDefault="00CA33F3" w:rsidP="00CA33F3">
      <w:pPr>
        <w:pStyle w:val="03aText"/>
        <w:widowControl/>
        <w:rPr>
          <w:b/>
          <w:lang w:val="nl-BE"/>
        </w:rPr>
      </w:pPr>
      <w:r>
        <w:rPr>
          <w:lang w:val="nl-BE"/>
        </w:rPr>
        <w:t>Het pionnetje moet nog drie stap-pen doen om te promoveren.Maar de witte koning zal dat driemaal blokkeren.</w:t>
      </w:r>
      <w:r>
        <w:rPr>
          <w:b/>
          <w:lang w:val="nl-BE"/>
        </w:rPr>
        <w:tab/>
      </w:r>
    </w:p>
    <w:p w14:paraId="47752F28" w14:textId="77777777" w:rsidR="00CA33F3" w:rsidRDefault="00CA33F3" w:rsidP="00CA33F3">
      <w:pPr>
        <w:pStyle w:val="03aText"/>
        <w:widowControl/>
        <w:rPr>
          <w:b/>
          <w:lang w:val="nl-BE"/>
        </w:rPr>
      </w:pPr>
      <w:r>
        <w:rPr>
          <w:b/>
          <w:lang w:val="nl-BE"/>
        </w:rPr>
        <w:tab/>
        <w:t>1.Ke6</w:t>
      </w:r>
    </w:p>
    <w:p w14:paraId="759EF2C9" w14:textId="77777777" w:rsidR="00DC0B8D" w:rsidRDefault="00DC0B8D" w:rsidP="00CA33F3">
      <w:pPr>
        <w:pStyle w:val="03aText"/>
        <w:widowControl/>
        <w:rPr>
          <w:lang w:val="nl-BE"/>
        </w:rPr>
      </w:pPr>
      <w:r>
        <w:rPr>
          <w:lang w:val="nl-BE"/>
        </w:rPr>
        <w:t>Eerste blokkade.</w:t>
      </w:r>
    </w:p>
    <w:p w14:paraId="6DD50061" w14:textId="77777777" w:rsidR="00DC0B8D" w:rsidRDefault="00DC0B8D" w:rsidP="00DC0B8D">
      <w:pPr>
        <w:pStyle w:val="03aText"/>
        <w:widowControl/>
        <w:ind w:firstLine="708"/>
        <w:rPr>
          <w:b/>
          <w:lang w:val="nl-BE"/>
        </w:rPr>
      </w:pPr>
      <w:r>
        <w:rPr>
          <w:b/>
          <w:lang w:val="nl-BE"/>
        </w:rPr>
        <w:t>1…</w:t>
      </w:r>
      <w:r>
        <w:rPr>
          <w:b/>
          <w:lang w:val="nl-BE"/>
        </w:rPr>
        <w:tab/>
      </w:r>
      <w:r>
        <w:rPr>
          <w:b/>
          <w:lang w:val="nl-BE"/>
        </w:rPr>
        <w:tab/>
        <w:t>Pc7</w:t>
      </w:r>
      <w:r w:rsidR="0048694D">
        <w:rPr>
          <w:b/>
          <w:lang w:val="nl-BE"/>
        </w:rPr>
        <w:t>+</w:t>
      </w:r>
    </w:p>
    <w:p w14:paraId="1F7C70B7" w14:textId="77777777" w:rsidR="00DC0B8D" w:rsidRDefault="00DC0B8D" w:rsidP="00DC0B8D">
      <w:pPr>
        <w:pStyle w:val="03aText"/>
        <w:widowControl/>
        <w:ind w:firstLine="708"/>
        <w:rPr>
          <w:b/>
          <w:lang w:val="nl-BE"/>
        </w:rPr>
      </w:pPr>
      <w:r>
        <w:rPr>
          <w:b/>
          <w:lang w:val="nl-BE"/>
        </w:rPr>
        <w:t>2.Kd6</w:t>
      </w:r>
      <w:r>
        <w:rPr>
          <w:b/>
          <w:lang w:val="nl-BE"/>
        </w:rPr>
        <w:tab/>
      </w:r>
      <w:r>
        <w:rPr>
          <w:b/>
          <w:lang w:val="nl-BE"/>
        </w:rPr>
        <w:tab/>
        <w:t>Pe8+</w:t>
      </w:r>
    </w:p>
    <w:p w14:paraId="03FCF07B" w14:textId="77777777" w:rsidR="00DC0B8D" w:rsidRDefault="00DC0B8D" w:rsidP="00DC0B8D">
      <w:pPr>
        <w:pStyle w:val="03aText"/>
        <w:widowControl/>
        <w:ind w:firstLine="708"/>
        <w:rPr>
          <w:b/>
          <w:lang w:val="nl-BE"/>
        </w:rPr>
      </w:pPr>
      <w:r>
        <w:rPr>
          <w:b/>
          <w:lang w:val="nl-BE"/>
        </w:rPr>
        <w:t>3.Ke7</w:t>
      </w:r>
    </w:p>
    <w:p w14:paraId="19A2438D" w14:textId="77777777" w:rsidR="00DC0B8D" w:rsidRDefault="00DC0B8D" w:rsidP="00DC0B8D">
      <w:pPr>
        <w:pStyle w:val="03aText"/>
        <w:widowControl/>
        <w:rPr>
          <w:lang w:val="nl-BE"/>
        </w:rPr>
      </w:pPr>
      <w:r>
        <w:rPr>
          <w:lang w:val="nl-BE"/>
        </w:rPr>
        <w:t>Tweede blokkade.</w:t>
      </w:r>
    </w:p>
    <w:p w14:paraId="010639CA" w14:textId="77777777" w:rsidR="00DC0B8D" w:rsidRDefault="00DC0B8D" w:rsidP="00DC0B8D">
      <w:pPr>
        <w:pStyle w:val="03aText"/>
        <w:widowControl/>
        <w:rPr>
          <w:b/>
          <w:lang w:val="nl-BE"/>
        </w:rPr>
      </w:pPr>
      <w:r>
        <w:rPr>
          <w:lang w:val="nl-BE"/>
        </w:rPr>
        <w:tab/>
      </w:r>
      <w:r w:rsidRPr="00DC0B8D">
        <w:rPr>
          <w:b/>
          <w:lang w:val="nl-BE"/>
        </w:rPr>
        <w:t>3…</w:t>
      </w:r>
      <w:r w:rsidRPr="00DC0B8D">
        <w:rPr>
          <w:b/>
          <w:lang w:val="nl-BE"/>
        </w:rPr>
        <w:tab/>
      </w:r>
      <w:r w:rsidRPr="00DC0B8D">
        <w:rPr>
          <w:b/>
          <w:lang w:val="nl-BE"/>
        </w:rPr>
        <w:tab/>
        <w:t>Pc7</w:t>
      </w:r>
    </w:p>
    <w:p w14:paraId="66E3AB62" w14:textId="77777777" w:rsidR="00DC0B8D" w:rsidRDefault="00DC0B8D" w:rsidP="00DC0B8D">
      <w:pPr>
        <w:pStyle w:val="03aText"/>
        <w:widowControl/>
        <w:rPr>
          <w:b/>
          <w:lang w:val="nl-BE"/>
        </w:rPr>
      </w:pPr>
      <w:r>
        <w:rPr>
          <w:b/>
          <w:lang w:val="nl-BE"/>
        </w:rPr>
        <w:tab/>
        <w:t>4.Pd4</w:t>
      </w:r>
      <w:r>
        <w:rPr>
          <w:b/>
          <w:lang w:val="nl-BE"/>
        </w:rPr>
        <w:tab/>
      </w:r>
      <w:r>
        <w:rPr>
          <w:b/>
          <w:lang w:val="nl-BE"/>
        </w:rPr>
        <w:tab/>
        <w:t>Pd5</w:t>
      </w:r>
    </w:p>
    <w:p w14:paraId="4732C6DD" w14:textId="77777777" w:rsidR="00DC0B8D" w:rsidRDefault="00DC0B8D" w:rsidP="00DC0B8D">
      <w:pPr>
        <w:pStyle w:val="03aText"/>
        <w:widowControl/>
        <w:rPr>
          <w:b/>
          <w:lang w:val="nl-BE"/>
        </w:rPr>
      </w:pPr>
      <w:r>
        <w:rPr>
          <w:b/>
          <w:lang w:val="nl-BE"/>
        </w:rPr>
        <w:tab/>
        <w:t>5.Ke6</w:t>
      </w:r>
    </w:p>
    <w:p w14:paraId="0203DFAF" w14:textId="77777777" w:rsidR="00DC0B8D" w:rsidRDefault="00DC0B8D" w:rsidP="00DC0B8D">
      <w:pPr>
        <w:pStyle w:val="03aText"/>
        <w:widowControl/>
        <w:rPr>
          <w:lang w:val="nl-BE"/>
        </w:rPr>
      </w:pPr>
      <w:r>
        <w:rPr>
          <w:lang w:val="nl-BE"/>
        </w:rPr>
        <w:t>Derde blokkade.</w:t>
      </w:r>
    </w:p>
    <w:p w14:paraId="69A8F66B" w14:textId="77777777" w:rsidR="00DC0B8D" w:rsidRDefault="00DC0B8D" w:rsidP="00DC0B8D">
      <w:pPr>
        <w:pStyle w:val="03aText"/>
        <w:widowControl/>
        <w:rPr>
          <w:b/>
          <w:lang w:val="nl-BE"/>
        </w:rPr>
      </w:pPr>
      <w:r>
        <w:rPr>
          <w:b/>
          <w:lang w:val="nl-BE"/>
        </w:rPr>
        <w:tab/>
        <w:t>5…</w:t>
      </w:r>
      <w:r>
        <w:rPr>
          <w:b/>
          <w:lang w:val="nl-BE"/>
        </w:rPr>
        <w:tab/>
      </w:r>
      <w:r>
        <w:rPr>
          <w:b/>
          <w:lang w:val="nl-BE"/>
        </w:rPr>
        <w:tab/>
        <w:t>Pf4</w:t>
      </w:r>
    </w:p>
    <w:p w14:paraId="12024968" w14:textId="77777777" w:rsidR="00DC0B8D" w:rsidRDefault="00DC0B8D" w:rsidP="00DC0B8D">
      <w:pPr>
        <w:pStyle w:val="03aText"/>
        <w:widowControl/>
        <w:rPr>
          <w:b/>
          <w:lang w:val="nl-BE"/>
        </w:rPr>
      </w:pPr>
      <w:r>
        <w:rPr>
          <w:b/>
          <w:lang w:val="nl-BE"/>
        </w:rPr>
        <w:tab/>
        <w:t>6.Kf5</w:t>
      </w:r>
      <w:r>
        <w:rPr>
          <w:b/>
          <w:lang w:val="nl-BE"/>
        </w:rPr>
        <w:tab/>
      </w:r>
      <w:r>
        <w:rPr>
          <w:b/>
          <w:lang w:val="nl-BE"/>
        </w:rPr>
        <w:tab/>
        <w:t>Pd5</w:t>
      </w:r>
    </w:p>
    <w:p w14:paraId="7CC6DFC9" w14:textId="77777777" w:rsidR="00483F02" w:rsidRDefault="00DC0B8D" w:rsidP="00DC0B8D">
      <w:pPr>
        <w:pStyle w:val="03aText"/>
        <w:widowControl/>
        <w:rPr>
          <w:b/>
          <w:lang w:val="nl-BE"/>
        </w:rPr>
      </w:pPr>
      <w:r>
        <w:rPr>
          <w:b/>
          <w:lang w:val="nl-BE"/>
        </w:rPr>
        <w:tab/>
        <w:t>7.</w:t>
      </w:r>
      <w:r w:rsidR="00483F02">
        <w:rPr>
          <w:b/>
          <w:lang w:val="nl-BE"/>
        </w:rPr>
        <w:t xml:space="preserve">e6  </w:t>
      </w:r>
      <w:r w:rsidR="00483F02">
        <w:rPr>
          <w:b/>
          <w:lang w:val="nl-BE"/>
        </w:rPr>
        <w:tab/>
      </w:r>
      <w:r w:rsidR="00483F02">
        <w:rPr>
          <w:b/>
          <w:lang w:val="nl-BE"/>
        </w:rPr>
        <w:tab/>
        <w:t>Kb2</w:t>
      </w:r>
    </w:p>
    <w:p w14:paraId="74842D62" w14:textId="77777777" w:rsidR="00483F02" w:rsidRDefault="00483F02" w:rsidP="00DC0B8D">
      <w:pPr>
        <w:pStyle w:val="03aText"/>
        <w:widowControl/>
        <w:rPr>
          <w:b/>
          <w:lang w:val="nl-BE"/>
        </w:rPr>
      </w:pPr>
      <w:r>
        <w:rPr>
          <w:b/>
          <w:lang w:val="nl-BE"/>
        </w:rPr>
        <w:tab/>
        <w:t>8.Ke5</w:t>
      </w:r>
      <w:r>
        <w:rPr>
          <w:b/>
          <w:lang w:val="nl-BE"/>
        </w:rPr>
        <w:tab/>
      </w:r>
      <w:r>
        <w:rPr>
          <w:b/>
          <w:lang w:val="nl-BE"/>
        </w:rPr>
        <w:tab/>
        <w:t>Pe7</w:t>
      </w:r>
    </w:p>
    <w:p w14:paraId="0DCE031D" w14:textId="77777777" w:rsidR="00483F02" w:rsidRDefault="00483F02" w:rsidP="00DC0B8D">
      <w:pPr>
        <w:pStyle w:val="03aText"/>
        <w:widowControl/>
        <w:rPr>
          <w:b/>
          <w:lang w:val="nl-BE"/>
        </w:rPr>
      </w:pPr>
      <w:r>
        <w:rPr>
          <w:b/>
          <w:lang w:val="nl-BE"/>
        </w:rPr>
        <w:tab/>
        <w:t>9.Kf6</w:t>
      </w:r>
      <w:r>
        <w:rPr>
          <w:b/>
          <w:lang w:val="nl-BE"/>
        </w:rPr>
        <w:tab/>
      </w:r>
      <w:r>
        <w:rPr>
          <w:b/>
          <w:lang w:val="nl-BE"/>
        </w:rPr>
        <w:tab/>
        <w:t>Pd5</w:t>
      </w:r>
    </w:p>
    <w:p w14:paraId="335A226A" w14:textId="77777777" w:rsidR="00483F02" w:rsidRDefault="00483F02" w:rsidP="00DC0B8D">
      <w:pPr>
        <w:pStyle w:val="03aText"/>
        <w:widowControl/>
        <w:rPr>
          <w:b/>
          <w:lang w:val="nl-BE"/>
        </w:rPr>
      </w:pPr>
      <w:r>
        <w:rPr>
          <w:b/>
          <w:lang w:val="nl-BE"/>
        </w:rPr>
        <w:t xml:space="preserve">           10.Kf7</w:t>
      </w:r>
    </w:p>
    <w:p w14:paraId="23E6FCCC" w14:textId="77777777" w:rsidR="00483F02" w:rsidRDefault="00483F02" w:rsidP="00DC0B8D">
      <w:pPr>
        <w:pStyle w:val="03aText"/>
        <w:widowControl/>
        <w:rPr>
          <w:lang w:val="nl-BE"/>
        </w:rPr>
      </w:pPr>
      <w:r>
        <w:rPr>
          <w:lang w:val="nl-BE"/>
        </w:rPr>
        <w:t>10.Ke5? Pe7 11.Kf6 Pd5+ 12.Kf7</w:t>
      </w:r>
    </w:p>
    <w:p w14:paraId="6F7CF21A" w14:textId="77777777" w:rsidR="00483F02" w:rsidRDefault="00483F02" w:rsidP="00DC0B8D">
      <w:pPr>
        <w:pStyle w:val="03aText"/>
        <w:widowControl/>
        <w:rPr>
          <w:lang w:val="nl-BE"/>
        </w:rPr>
      </w:pPr>
      <w:r>
        <w:rPr>
          <w:lang w:val="nl-BE"/>
        </w:rPr>
        <w:t>(Zie zet 10.)</w:t>
      </w:r>
    </w:p>
    <w:p w14:paraId="2760C10A" w14:textId="77777777" w:rsidR="006760AB" w:rsidRDefault="00483F02" w:rsidP="00DC0B8D">
      <w:pPr>
        <w:pStyle w:val="03aText"/>
        <w:widowControl/>
        <w:rPr>
          <w:b/>
          <w:lang w:val="nl-BE"/>
        </w:rPr>
      </w:pPr>
      <w:r>
        <w:rPr>
          <w:lang w:val="nl-BE"/>
        </w:rPr>
        <w:t xml:space="preserve">           </w:t>
      </w:r>
      <w:r w:rsidR="006760AB" w:rsidRPr="006760AB">
        <w:rPr>
          <w:b/>
          <w:lang w:val="nl-BE"/>
        </w:rPr>
        <w:t>10…</w:t>
      </w:r>
      <w:r w:rsidR="006760AB">
        <w:rPr>
          <w:b/>
          <w:lang w:val="nl-BE"/>
        </w:rPr>
        <w:tab/>
      </w:r>
      <w:r w:rsidR="006760AB">
        <w:rPr>
          <w:b/>
          <w:lang w:val="nl-BE"/>
        </w:rPr>
        <w:tab/>
        <w:t>Kc3</w:t>
      </w:r>
    </w:p>
    <w:p w14:paraId="45DA5E32" w14:textId="77777777" w:rsidR="006760AB" w:rsidRDefault="006760AB" w:rsidP="00DC0B8D">
      <w:pPr>
        <w:pStyle w:val="03aText"/>
        <w:widowControl/>
        <w:rPr>
          <w:b/>
          <w:lang w:val="nl-BE"/>
        </w:rPr>
      </w:pPr>
      <w:r>
        <w:rPr>
          <w:b/>
          <w:lang w:val="nl-BE"/>
        </w:rPr>
        <w:t xml:space="preserve">           11.Pe2+</w:t>
      </w:r>
      <w:r>
        <w:rPr>
          <w:b/>
          <w:lang w:val="nl-BE"/>
        </w:rPr>
        <w:tab/>
      </w:r>
      <w:r>
        <w:rPr>
          <w:b/>
          <w:lang w:val="nl-BE"/>
        </w:rPr>
        <w:tab/>
        <w:t>Kd2</w:t>
      </w:r>
    </w:p>
    <w:p w14:paraId="655C7B87" w14:textId="77777777" w:rsidR="006760AB" w:rsidRDefault="006760AB" w:rsidP="00DC0B8D">
      <w:pPr>
        <w:pStyle w:val="03aText"/>
        <w:widowControl/>
        <w:rPr>
          <w:b/>
          <w:lang w:val="nl-BE"/>
        </w:rPr>
      </w:pPr>
      <w:r>
        <w:rPr>
          <w:b/>
          <w:lang w:val="nl-BE"/>
        </w:rPr>
        <w:t xml:space="preserve">           12.Pf4</w:t>
      </w:r>
      <w:r>
        <w:rPr>
          <w:b/>
          <w:lang w:val="nl-BE"/>
        </w:rPr>
        <w:tab/>
      </w:r>
      <w:r>
        <w:rPr>
          <w:b/>
          <w:lang w:val="nl-BE"/>
        </w:rPr>
        <w:tab/>
        <w:t>Pc7</w:t>
      </w:r>
    </w:p>
    <w:p w14:paraId="27FBE24E" w14:textId="77777777" w:rsidR="006760AB" w:rsidRDefault="006760AB" w:rsidP="00DC0B8D">
      <w:pPr>
        <w:pStyle w:val="03aText"/>
        <w:widowControl/>
        <w:rPr>
          <w:b/>
          <w:lang w:val="nl-BE"/>
        </w:rPr>
      </w:pPr>
      <w:r>
        <w:rPr>
          <w:b/>
          <w:lang w:val="nl-BE"/>
        </w:rPr>
        <w:t xml:space="preserve">           13.e7</w:t>
      </w:r>
      <w:r>
        <w:rPr>
          <w:b/>
          <w:lang w:val="nl-BE"/>
        </w:rPr>
        <w:tab/>
      </w:r>
      <w:r>
        <w:rPr>
          <w:b/>
          <w:lang w:val="nl-BE"/>
        </w:rPr>
        <w:tab/>
        <w:t>Pd5</w:t>
      </w:r>
    </w:p>
    <w:p w14:paraId="05259245" w14:textId="77777777" w:rsidR="006760AB" w:rsidRDefault="006760AB" w:rsidP="00DC0B8D">
      <w:pPr>
        <w:pStyle w:val="03aText"/>
        <w:widowControl/>
        <w:rPr>
          <w:b/>
          <w:lang w:val="nl-BE"/>
        </w:rPr>
      </w:pPr>
      <w:r>
        <w:rPr>
          <w:b/>
          <w:lang w:val="nl-BE"/>
        </w:rPr>
        <w:t xml:space="preserve">           14.e8D</w:t>
      </w:r>
    </w:p>
    <w:p w14:paraId="0D6922EF" w14:textId="77777777" w:rsidR="00483F02" w:rsidRPr="006760AB" w:rsidRDefault="006760AB" w:rsidP="00DC0B8D">
      <w:pPr>
        <w:pStyle w:val="03aText"/>
        <w:widowControl/>
        <w:rPr>
          <w:b/>
          <w:lang w:val="nl-BE"/>
        </w:rPr>
      </w:pPr>
      <w:r w:rsidRPr="006760AB">
        <w:rPr>
          <w:b/>
          <w:lang w:val="nl-BE"/>
        </w:rPr>
        <w:tab/>
      </w:r>
      <w:r w:rsidRPr="006760AB">
        <w:rPr>
          <w:b/>
          <w:lang w:val="nl-BE"/>
        </w:rPr>
        <w:tab/>
      </w:r>
    </w:p>
    <w:p w14:paraId="156DD157" w14:textId="77777777" w:rsidR="00DC0B8D" w:rsidRPr="006760AB" w:rsidRDefault="00DC0B8D" w:rsidP="00DC0B8D">
      <w:pPr>
        <w:pStyle w:val="03aText"/>
        <w:widowControl/>
        <w:rPr>
          <w:b/>
          <w:lang w:val="nl-BE"/>
        </w:rPr>
      </w:pPr>
    </w:p>
    <w:p w14:paraId="3104B805" w14:textId="77777777" w:rsidR="00DC0B8D" w:rsidRPr="00DC0B8D" w:rsidRDefault="00DC0B8D" w:rsidP="00DC0B8D">
      <w:pPr>
        <w:pStyle w:val="03aText"/>
        <w:widowControl/>
        <w:rPr>
          <w:lang w:val="nl-BE"/>
        </w:rPr>
      </w:pPr>
    </w:p>
    <w:p w14:paraId="1D146140" w14:textId="77777777" w:rsidR="00436797" w:rsidRPr="00DC0B8D" w:rsidRDefault="00436797" w:rsidP="00DF14C0">
      <w:pPr>
        <w:pStyle w:val="03aText"/>
        <w:widowControl/>
        <w:jc w:val="center"/>
        <w:rPr>
          <w:b/>
          <w:lang w:val="nl-BE"/>
        </w:rPr>
      </w:pPr>
    </w:p>
    <w:p w14:paraId="31E38807" w14:textId="77777777" w:rsidR="00436797" w:rsidRPr="00DC0B8D" w:rsidRDefault="00436797" w:rsidP="00DF14C0">
      <w:pPr>
        <w:pStyle w:val="03aText"/>
        <w:widowControl/>
        <w:jc w:val="center"/>
        <w:rPr>
          <w:b/>
          <w:lang w:val="nl-BE"/>
        </w:rPr>
      </w:pPr>
    </w:p>
    <w:p w14:paraId="00E63BBB" w14:textId="77777777" w:rsidR="00436797" w:rsidRDefault="00436797" w:rsidP="00DF14C0">
      <w:pPr>
        <w:pStyle w:val="03aText"/>
        <w:widowControl/>
        <w:jc w:val="center"/>
        <w:rPr>
          <w:b/>
          <w:lang w:val="nl-BE"/>
        </w:rPr>
      </w:pPr>
    </w:p>
    <w:p w14:paraId="1B8E177A" w14:textId="77777777" w:rsidR="00436797" w:rsidRDefault="00436797" w:rsidP="00DF14C0">
      <w:pPr>
        <w:pStyle w:val="03aText"/>
        <w:widowControl/>
        <w:jc w:val="center"/>
        <w:rPr>
          <w:b/>
          <w:lang w:val="nl-BE"/>
        </w:rPr>
      </w:pPr>
    </w:p>
    <w:p w14:paraId="3527730C" w14:textId="77777777" w:rsidR="00436797" w:rsidRDefault="00436797" w:rsidP="00DF14C0">
      <w:pPr>
        <w:pStyle w:val="03aText"/>
        <w:widowControl/>
        <w:jc w:val="center"/>
        <w:rPr>
          <w:b/>
          <w:lang w:val="nl-BE"/>
        </w:rPr>
      </w:pPr>
    </w:p>
    <w:p w14:paraId="45755C87" w14:textId="77777777" w:rsidR="00436797" w:rsidRDefault="00436797" w:rsidP="00DF14C0">
      <w:pPr>
        <w:pStyle w:val="03aText"/>
        <w:widowControl/>
        <w:jc w:val="center"/>
        <w:rPr>
          <w:b/>
          <w:lang w:val="nl-BE"/>
        </w:rPr>
      </w:pPr>
    </w:p>
    <w:p w14:paraId="426B7BF9" w14:textId="77777777" w:rsidR="00436797" w:rsidRDefault="00436797" w:rsidP="00DF14C0">
      <w:pPr>
        <w:pStyle w:val="03aText"/>
        <w:widowControl/>
        <w:jc w:val="center"/>
        <w:rPr>
          <w:b/>
          <w:lang w:val="nl-BE"/>
        </w:rPr>
      </w:pPr>
    </w:p>
    <w:p w14:paraId="307FE835" w14:textId="77777777" w:rsidR="006B1866" w:rsidRDefault="006B1866" w:rsidP="000640D7">
      <w:pPr>
        <w:pStyle w:val="03aText"/>
        <w:widowControl/>
        <w:rPr>
          <w:b/>
          <w:lang w:val="nl-BE"/>
        </w:rPr>
      </w:pPr>
    </w:p>
    <w:p w14:paraId="35FC108C" w14:textId="77777777" w:rsidR="00412822" w:rsidRPr="00575D79" w:rsidRDefault="00412822" w:rsidP="006B1866">
      <w:pPr>
        <w:pStyle w:val="03aText"/>
        <w:widowControl/>
        <w:jc w:val="center"/>
        <w:rPr>
          <w:lang w:val="nl-BE"/>
        </w:rPr>
      </w:pPr>
      <w:r w:rsidRPr="00803FFA">
        <w:rPr>
          <w:b/>
          <w:lang w:val="nl-BE"/>
        </w:rPr>
        <w:lastRenderedPageBreak/>
        <w:t xml:space="preserve">- </w:t>
      </w:r>
      <w:r w:rsidR="006F05DB">
        <w:rPr>
          <w:b/>
          <w:lang w:val="nl-BE"/>
        </w:rPr>
        <w:t>49</w:t>
      </w:r>
      <w:r w:rsidRPr="00803FFA">
        <w:rPr>
          <w:b/>
          <w:lang w:val="nl-BE"/>
        </w:rPr>
        <w:t xml:space="preserve"> -</w:t>
      </w:r>
    </w:p>
    <w:p w14:paraId="221395CA" w14:textId="77777777" w:rsidR="00412822" w:rsidRPr="00AD04D8" w:rsidRDefault="00412822" w:rsidP="00412822">
      <w:pPr>
        <w:pStyle w:val="02bSource"/>
        <w:widowControl/>
        <w:tabs>
          <w:tab w:val="left" w:pos="114"/>
        </w:tabs>
        <w:spacing w:line="190" w:lineRule="exact"/>
        <w:ind w:firstLine="113"/>
        <w:rPr>
          <w:lang w:val="nl-BE"/>
        </w:rPr>
      </w:pPr>
    </w:p>
    <w:p w14:paraId="6466326F" w14:textId="77777777" w:rsidR="00412822" w:rsidRPr="004D2C76" w:rsidRDefault="00412822" w:rsidP="00412822">
      <w:pPr>
        <w:pStyle w:val="02bSource"/>
        <w:widowControl/>
        <w:tabs>
          <w:tab w:val="left" w:pos="114"/>
        </w:tabs>
        <w:spacing w:line="190" w:lineRule="exact"/>
        <w:ind w:firstLine="113"/>
        <w:rPr>
          <w:lang w:val="nl-BE"/>
        </w:rPr>
      </w:pPr>
      <w:r w:rsidRPr="00AD04D8">
        <w:rPr>
          <w:i/>
          <w:lang w:val="nl-BE"/>
        </w:rPr>
        <w:t>Origineel</w:t>
      </w:r>
      <w:r>
        <w:rPr>
          <w:i/>
          <w:lang w:val="nl-BE"/>
        </w:rPr>
        <w:t xml:space="preserve">, </w:t>
      </w:r>
      <w:r>
        <w:rPr>
          <w:lang w:val="nl-BE"/>
        </w:rPr>
        <w:t>2008</w:t>
      </w:r>
    </w:p>
    <w:p w14:paraId="3FA9B42D" w14:textId="77777777" w:rsidR="00412822" w:rsidRPr="00AD04D8" w:rsidRDefault="00412822" w:rsidP="00412822">
      <w:pPr>
        <w:pStyle w:val="02bSource"/>
        <w:widowControl/>
        <w:tabs>
          <w:tab w:val="left" w:pos="114"/>
        </w:tabs>
        <w:spacing w:line="190" w:lineRule="exact"/>
        <w:ind w:firstLine="113"/>
        <w:rPr>
          <w:lang w:val="nl-BE"/>
        </w:rPr>
      </w:pPr>
    </w:p>
    <w:p w14:paraId="6C71F2BE" w14:textId="77777777" w:rsidR="00052466" w:rsidRPr="00AD04D8" w:rsidRDefault="00412822" w:rsidP="00412822">
      <w:pPr>
        <w:pStyle w:val="03aText"/>
        <w:widowControl/>
        <w:spacing w:before="40"/>
        <w:rPr>
          <w:lang w:val="nl-BE"/>
        </w:rPr>
      </w:pPr>
      <w:r w:rsidRPr="00AD04D8">
        <w:rPr>
          <w:lang w:val="nl-BE"/>
        </w:rPr>
        <w:object w:dxaOrig="4700" w:dyaOrig="4704" w14:anchorId="0C154FBA">
          <v:shape id="_x0000_i1069" type="#_x0000_t75" style="width:154.5pt;height:150.65pt" o:ole="">
            <v:imagedata r:id="rId107" o:title=""/>
          </v:shape>
          <o:OLEObject Type="Embed" ProgID="CorelDRAW.Graphic.12" ShapeID="_x0000_i1069" DrawAspect="Content" ObjectID="_1587467483" r:id="rId108"/>
        </w:object>
      </w:r>
    </w:p>
    <w:p w14:paraId="6A7A5F67" w14:textId="77777777" w:rsidR="00A90729" w:rsidRDefault="00A90729" w:rsidP="00412822">
      <w:pPr>
        <w:rPr>
          <w:rFonts w:cs="Arial"/>
          <w:b/>
          <w:lang w:val="nl-BE"/>
        </w:rPr>
      </w:pPr>
    </w:p>
    <w:p w14:paraId="73AAE056" w14:textId="77777777" w:rsidR="00412822" w:rsidRPr="00AD04D8" w:rsidRDefault="00412822" w:rsidP="00412822">
      <w:pPr>
        <w:rPr>
          <w:rFonts w:cs="Arial"/>
          <w:sz w:val="20"/>
          <w:szCs w:val="20"/>
          <w:lang w:val="nl-BE"/>
        </w:rPr>
      </w:pPr>
      <w:r w:rsidRPr="00AD04D8">
        <w:rPr>
          <w:rFonts w:cs="Arial"/>
          <w:b/>
          <w:lang w:val="nl-BE"/>
        </w:rPr>
        <w:t>+</w:t>
      </w:r>
      <w:r w:rsidR="00454112">
        <w:rPr>
          <w:rFonts w:cs="Arial"/>
          <w:sz w:val="20"/>
          <w:szCs w:val="20"/>
          <w:lang w:val="nl-BE"/>
        </w:rPr>
        <w:t xml:space="preserve">                            </w:t>
      </w:r>
      <w:r w:rsidR="008B5FF0">
        <w:rPr>
          <w:rFonts w:cs="Arial"/>
          <w:sz w:val="20"/>
          <w:szCs w:val="20"/>
          <w:lang w:val="nl-BE"/>
        </w:rPr>
        <w:t xml:space="preserve"> </w:t>
      </w:r>
      <w:r w:rsidRPr="00AD04D8">
        <w:rPr>
          <w:rFonts w:cs="Arial"/>
          <w:sz w:val="20"/>
          <w:szCs w:val="20"/>
          <w:lang w:val="nl-BE"/>
        </w:rPr>
        <w:t>4001.00 e1b8</w:t>
      </w:r>
    </w:p>
    <w:p w14:paraId="7D6D2EFC" w14:textId="77777777" w:rsidR="00412822" w:rsidRPr="00AD04D8" w:rsidRDefault="00412822" w:rsidP="00412822">
      <w:pPr>
        <w:rPr>
          <w:rFonts w:cs="Arial"/>
          <w:sz w:val="20"/>
          <w:szCs w:val="20"/>
          <w:lang w:val="nl-BE"/>
        </w:rPr>
      </w:pPr>
    </w:p>
    <w:p w14:paraId="60B0818A" w14:textId="77777777" w:rsidR="00412822" w:rsidRPr="00AD04D8" w:rsidRDefault="00412822" w:rsidP="00412822">
      <w:pPr>
        <w:rPr>
          <w:rFonts w:cs="Arial"/>
          <w:b/>
          <w:sz w:val="20"/>
          <w:szCs w:val="20"/>
          <w:lang w:val="nl-BE"/>
        </w:rPr>
      </w:pPr>
      <w:r w:rsidRPr="00AD04D8">
        <w:rPr>
          <w:rFonts w:cs="Arial"/>
          <w:b/>
          <w:sz w:val="20"/>
          <w:szCs w:val="20"/>
          <w:lang w:val="nl-BE"/>
        </w:rPr>
        <w:tab/>
        <w:t>1.Pd7+</w:t>
      </w:r>
      <w:r w:rsidRPr="00AD04D8">
        <w:rPr>
          <w:rFonts w:cs="Arial"/>
          <w:b/>
          <w:sz w:val="20"/>
          <w:szCs w:val="20"/>
          <w:lang w:val="nl-BE"/>
        </w:rPr>
        <w:tab/>
      </w:r>
      <w:r w:rsidRPr="00AD04D8">
        <w:rPr>
          <w:rFonts w:cs="Arial"/>
          <w:b/>
          <w:sz w:val="20"/>
          <w:szCs w:val="20"/>
          <w:lang w:val="nl-BE"/>
        </w:rPr>
        <w:tab/>
        <w:t>Ka8</w:t>
      </w:r>
    </w:p>
    <w:p w14:paraId="6E667F0B" w14:textId="77777777" w:rsidR="00412822" w:rsidRPr="00FB2A13" w:rsidRDefault="00B64F59" w:rsidP="00B64F59">
      <w:pPr>
        <w:pStyle w:val="03aText"/>
        <w:widowControl/>
        <w:rPr>
          <w:iCs/>
          <w:lang w:val="nl-BE"/>
        </w:rPr>
      </w:pPr>
      <w:r>
        <w:rPr>
          <w:b/>
          <w:lang w:val="nl-BE"/>
        </w:rPr>
        <w:t xml:space="preserve">             </w:t>
      </w:r>
      <w:r w:rsidR="00412822" w:rsidRPr="00AD04D8">
        <w:rPr>
          <w:b/>
          <w:lang w:val="nl-BE"/>
        </w:rPr>
        <w:t>2.Da4+</w:t>
      </w:r>
      <w:r w:rsidR="00412822" w:rsidRPr="00AD04D8">
        <w:rPr>
          <w:b/>
          <w:lang w:val="nl-BE"/>
        </w:rPr>
        <w:tab/>
      </w:r>
      <w:r w:rsidR="00412822" w:rsidRPr="00AD04D8">
        <w:rPr>
          <w:b/>
          <w:lang w:val="nl-BE"/>
        </w:rPr>
        <w:tab/>
        <w:t>Da7</w:t>
      </w:r>
    </w:p>
    <w:p w14:paraId="6D24C91F"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3.De4+</w:t>
      </w:r>
      <w:r w:rsidRPr="00AD04D8">
        <w:rPr>
          <w:rFonts w:cs="Arial"/>
          <w:b/>
          <w:sz w:val="20"/>
          <w:szCs w:val="20"/>
          <w:lang w:val="nl-BE"/>
        </w:rPr>
        <w:tab/>
      </w:r>
      <w:r w:rsidRPr="00AD04D8">
        <w:rPr>
          <w:rFonts w:cs="Arial"/>
          <w:b/>
          <w:sz w:val="20"/>
          <w:szCs w:val="20"/>
          <w:lang w:val="nl-BE"/>
        </w:rPr>
        <w:tab/>
        <w:t>Db7</w:t>
      </w:r>
    </w:p>
    <w:p w14:paraId="37449B7B"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4.De8+</w:t>
      </w:r>
      <w:r w:rsidRPr="00AD04D8">
        <w:rPr>
          <w:rFonts w:cs="Arial"/>
          <w:b/>
          <w:sz w:val="20"/>
          <w:szCs w:val="20"/>
          <w:lang w:val="nl-BE"/>
        </w:rPr>
        <w:tab/>
      </w:r>
      <w:r w:rsidRPr="00AD04D8">
        <w:rPr>
          <w:rFonts w:cs="Arial"/>
          <w:b/>
          <w:sz w:val="20"/>
          <w:szCs w:val="20"/>
          <w:lang w:val="nl-BE"/>
        </w:rPr>
        <w:tab/>
        <w:t>Ka7</w:t>
      </w:r>
    </w:p>
    <w:p w14:paraId="5E0D82D7" w14:textId="77777777" w:rsidR="00412822" w:rsidRPr="005728E0" w:rsidRDefault="00412822" w:rsidP="005728E0">
      <w:pPr>
        <w:rPr>
          <w:rFonts w:cs="Arial"/>
          <w:b/>
          <w:sz w:val="20"/>
          <w:szCs w:val="20"/>
          <w:lang w:val="nl-BE"/>
        </w:rPr>
      </w:pPr>
      <w:r>
        <w:rPr>
          <w:rFonts w:cs="Arial"/>
          <w:b/>
          <w:sz w:val="20"/>
          <w:szCs w:val="20"/>
          <w:lang w:val="nl-BE"/>
        </w:rPr>
        <w:t xml:space="preserve">             </w:t>
      </w:r>
      <w:r w:rsidRPr="00AD04D8">
        <w:rPr>
          <w:rFonts w:cs="Arial"/>
          <w:b/>
          <w:sz w:val="20"/>
          <w:szCs w:val="20"/>
          <w:lang w:val="nl-BE"/>
        </w:rPr>
        <w:t>5.De3+</w:t>
      </w:r>
      <w:r w:rsidRPr="00AD04D8">
        <w:rPr>
          <w:rFonts w:cs="Arial"/>
          <w:b/>
          <w:sz w:val="20"/>
          <w:szCs w:val="20"/>
          <w:lang w:val="nl-BE"/>
        </w:rPr>
        <w:tab/>
      </w:r>
      <w:r w:rsidRPr="00AD04D8">
        <w:rPr>
          <w:rFonts w:cs="Arial"/>
          <w:b/>
          <w:sz w:val="20"/>
          <w:szCs w:val="20"/>
          <w:lang w:val="nl-BE"/>
        </w:rPr>
        <w:tab/>
      </w:r>
      <w:r w:rsidR="005728E0">
        <w:rPr>
          <w:rFonts w:cs="Arial"/>
          <w:b/>
          <w:sz w:val="20"/>
          <w:szCs w:val="20"/>
          <w:lang w:val="nl-BE"/>
        </w:rPr>
        <w:t>Ka8</w:t>
      </w:r>
    </w:p>
    <w:p w14:paraId="4761650C"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6.Da3+</w:t>
      </w:r>
      <w:r w:rsidRPr="00AD04D8">
        <w:rPr>
          <w:rFonts w:cs="Arial"/>
          <w:b/>
          <w:sz w:val="20"/>
          <w:szCs w:val="20"/>
          <w:lang w:val="nl-BE"/>
        </w:rPr>
        <w:tab/>
      </w:r>
      <w:r w:rsidRPr="00AD04D8">
        <w:rPr>
          <w:rFonts w:cs="Arial"/>
          <w:b/>
          <w:sz w:val="20"/>
          <w:szCs w:val="20"/>
          <w:lang w:val="nl-BE"/>
        </w:rPr>
        <w:tab/>
        <w:t>Da7</w:t>
      </w:r>
    </w:p>
    <w:p w14:paraId="7E6E4942"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7.Df3+</w:t>
      </w:r>
      <w:r w:rsidRPr="00AD04D8">
        <w:rPr>
          <w:rFonts w:cs="Arial"/>
          <w:b/>
          <w:sz w:val="20"/>
          <w:szCs w:val="20"/>
          <w:lang w:val="nl-BE"/>
        </w:rPr>
        <w:tab/>
      </w:r>
      <w:r w:rsidRPr="00AD04D8">
        <w:rPr>
          <w:rFonts w:cs="Arial"/>
          <w:b/>
          <w:sz w:val="20"/>
          <w:szCs w:val="20"/>
          <w:lang w:val="nl-BE"/>
        </w:rPr>
        <w:tab/>
        <w:t>Db7</w:t>
      </w:r>
    </w:p>
    <w:p w14:paraId="67FD6940"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8.Df8+</w:t>
      </w:r>
      <w:r w:rsidRPr="00AD04D8">
        <w:rPr>
          <w:rFonts w:cs="Arial"/>
          <w:b/>
          <w:sz w:val="20"/>
          <w:szCs w:val="20"/>
          <w:lang w:val="nl-BE"/>
        </w:rPr>
        <w:tab/>
      </w:r>
      <w:r w:rsidRPr="00AD04D8">
        <w:rPr>
          <w:rFonts w:cs="Arial"/>
          <w:b/>
          <w:sz w:val="20"/>
          <w:szCs w:val="20"/>
          <w:lang w:val="nl-BE"/>
        </w:rPr>
        <w:tab/>
        <w:t>Ka7</w:t>
      </w:r>
    </w:p>
    <w:p w14:paraId="7FBBBB40" w14:textId="77777777" w:rsidR="00412822" w:rsidRPr="00AD04D8" w:rsidRDefault="00412822" w:rsidP="00412822">
      <w:pPr>
        <w:rPr>
          <w:rFonts w:cs="Arial"/>
          <w:b/>
          <w:sz w:val="20"/>
          <w:szCs w:val="20"/>
          <w:lang w:val="nl-BE"/>
        </w:rPr>
      </w:pPr>
      <w:r>
        <w:rPr>
          <w:rFonts w:cs="Arial"/>
          <w:b/>
          <w:sz w:val="20"/>
          <w:szCs w:val="20"/>
          <w:lang w:val="nl-BE"/>
        </w:rPr>
        <w:t xml:space="preserve">             </w:t>
      </w:r>
      <w:r w:rsidRPr="00AD04D8">
        <w:rPr>
          <w:rFonts w:cs="Arial"/>
          <w:b/>
          <w:sz w:val="20"/>
          <w:szCs w:val="20"/>
          <w:lang w:val="nl-BE"/>
        </w:rPr>
        <w:t>9.Da3+</w:t>
      </w:r>
      <w:r w:rsidRPr="00AD04D8">
        <w:rPr>
          <w:rFonts w:cs="Arial"/>
          <w:b/>
          <w:sz w:val="20"/>
          <w:szCs w:val="20"/>
          <w:lang w:val="nl-BE"/>
        </w:rPr>
        <w:tab/>
      </w:r>
      <w:r w:rsidRPr="00AD04D8">
        <w:rPr>
          <w:rFonts w:cs="Arial"/>
          <w:b/>
          <w:sz w:val="20"/>
          <w:szCs w:val="20"/>
          <w:lang w:val="nl-BE"/>
        </w:rPr>
        <w:tab/>
        <w:t>Da6</w:t>
      </w:r>
    </w:p>
    <w:p w14:paraId="600B81E1" w14:textId="77777777" w:rsidR="00412822" w:rsidRPr="005728E0" w:rsidRDefault="00412822" w:rsidP="005728E0">
      <w:pPr>
        <w:rPr>
          <w:rFonts w:cs="Arial"/>
          <w:b/>
          <w:sz w:val="20"/>
          <w:szCs w:val="20"/>
          <w:lang w:val="nl-BE"/>
        </w:rPr>
      </w:pPr>
      <w:r>
        <w:rPr>
          <w:rFonts w:cs="Arial"/>
          <w:b/>
          <w:sz w:val="20"/>
          <w:szCs w:val="20"/>
          <w:lang w:val="nl-BE"/>
        </w:rPr>
        <w:t xml:space="preserve">           </w:t>
      </w:r>
      <w:r w:rsidRPr="00AD04D8">
        <w:rPr>
          <w:rFonts w:cs="Arial"/>
          <w:b/>
          <w:sz w:val="20"/>
          <w:szCs w:val="20"/>
          <w:lang w:val="nl-BE"/>
        </w:rPr>
        <w:t>10.De3+</w:t>
      </w:r>
      <w:r w:rsidRPr="00AD04D8">
        <w:rPr>
          <w:rFonts w:cs="Arial"/>
          <w:b/>
          <w:sz w:val="20"/>
          <w:szCs w:val="20"/>
          <w:lang w:val="nl-BE"/>
        </w:rPr>
        <w:tab/>
      </w:r>
      <w:r>
        <w:rPr>
          <w:rFonts w:cs="Arial"/>
          <w:b/>
          <w:sz w:val="20"/>
          <w:szCs w:val="20"/>
          <w:lang w:val="nl-BE"/>
        </w:rPr>
        <w:tab/>
      </w:r>
      <w:r w:rsidRPr="00AD04D8">
        <w:rPr>
          <w:rFonts w:cs="Arial"/>
          <w:b/>
          <w:sz w:val="20"/>
          <w:szCs w:val="20"/>
          <w:lang w:val="nl-BE"/>
        </w:rPr>
        <w:t>K</w:t>
      </w:r>
      <w:r w:rsidR="005728E0">
        <w:rPr>
          <w:rFonts w:cs="Arial"/>
          <w:b/>
          <w:sz w:val="20"/>
          <w:szCs w:val="20"/>
          <w:lang w:val="nl-BE"/>
        </w:rPr>
        <w:t>b7</w:t>
      </w:r>
    </w:p>
    <w:p w14:paraId="348289DA" w14:textId="77777777" w:rsidR="00412822" w:rsidRPr="00AD04D8" w:rsidRDefault="00412822" w:rsidP="00412822">
      <w:pPr>
        <w:rPr>
          <w:rFonts w:cs="Arial"/>
          <w:b/>
          <w:sz w:val="20"/>
          <w:szCs w:val="20"/>
          <w:lang w:val="nl-BE"/>
        </w:rPr>
      </w:pPr>
      <w:r>
        <w:rPr>
          <w:rFonts w:cs="Arial"/>
          <w:b/>
          <w:sz w:val="20"/>
          <w:szCs w:val="20"/>
          <w:lang w:val="nl-BE"/>
        </w:rPr>
        <w:t xml:space="preserve">           </w:t>
      </w:r>
      <w:r w:rsidR="005728E0">
        <w:rPr>
          <w:rFonts w:cs="Arial"/>
          <w:b/>
          <w:sz w:val="20"/>
          <w:szCs w:val="20"/>
          <w:lang w:val="nl-BE"/>
        </w:rPr>
        <w:t>11.Pc5</w:t>
      </w:r>
      <w:r w:rsidRPr="00AD04D8">
        <w:rPr>
          <w:rFonts w:cs="Arial"/>
          <w:b/>
          <w:sz w:val="20"/>
          <w:szCs w:val="20"/>
          <w:lang w:val="nl-BE"/>
        </w:rPr>
        <w:t>+</w:t>
      </w:r>
      <w:r w:rsidRPr="00AD04D8">
        <w:rPr>
          <w:rFonts w:cs="Arial"/>
          <w:b/>
          <w:sz w:val="20"/>
          <w:szCs w:val="20"/>
          <w:lang w:val="nl-BE"/>
        </w:rPr>
        <w:tab/>
      </w:r>
      <w:r>
        <w:rPr>
          <w:rFonts w:cs="Arial"/>
          <w:b/>
          <w:sz w:val="20"/>
          <w:szCs w:val="20"/>
          <w:lang w:val="nl-BE"/>
        </w:rPr>
        <w:tab/>
      </w:r>
      <w:r w:rsidR="005728E0">
        <w:rPr>
          <w:rFonts w:cs="Arial"/>
          <w:b/>
          <w:sz w:val="20"/>
          <w:szCs w:val="20"/>
          <w:lang w:val="nl-BE"/>
        </w:rPr>
        <w:t>Kb6</w:t>
      </w:r>
    </w:p>
    <w:p w14:paraId="0EEF465E" w14:textId="77777777" w:rsidR="00412822" w:rsidRPr="00AD04D8" w:rsidRDefault="005728E0" w:rsidP="00412822">
      <w:pPr>
        <w:rPr>
          <w:rFonts w:cs="Arial"/>
          <w:b/>
          <w:sz w:val="20"/>
          <w:szCs w:val="20"/>
          <w:lang w:val="nl-BE"/>
        </w:rPr>
      </w:pPr>
      <w:r>
        <w:rPr>
          <w:rFonts w:cs="Arial"/>
          <w:sz w:val="20"/>
          <w:szCs w:val="20"/>
          <w:lang w:val="nl-BE"/>
        </w:rPr>
        <w:t xml:space="preserve">          </w:t>
      </w:r>
      <w:r w:rsidR="00412822">
        <w:rPr>
          <w:rFonts w:cs="Arial"/>
          <w:b/>
          <w:sz w:val="20"/>
          <w:szCs w:val="20"/>
          <w:lang w:val="nl-BE"/>
        </w:rPr>
        <w:t xml:space="preserve"> </w:t>
      </w:r>
      <w:r>
        <w:rPr>
          <w:rFonts w:cs="Arial"/>
          <w:b/>
          <w:sz w:val="20"/>
          <w:szCs w:val="20"/>
          <w:lang w:val="nl-BE"/>
        </w:rPr>
        <w:t>12.Pxa6</w:t>
      </w:r>
    </w:p>
    <w:p w14:paraId="0C6B3348" w14:textId="77777777" w:rsidR="00B93D52" w:rsidRDefault="00491C2E" w:rsidP="00B93D52">
      <w:pPr>
        <w:pStyle w:val="03aText"/>
        <w:widowControl/>
        <w:rPr>
          <w:lang w:val="nl-BE"/>
        </w:rPr>
      </w:pPr>
      <w:r>
        <w:rPr>
          <w:lang w:val="nl-BE"/>
        </w:rPr>
        <w:t>E</w:t>
      </w:r>
      <w:r w:rsidR="005728E0">
        <w:rPr>
          <w:lang w:val="nl-BE"/>
        </w:rPr>
        <w:t>n wint.</w:t>
      </w:r>
    </w:p>
    <w:p w14:paraId="079B0E4D" w14:textId="77777777" w:rsidR="000C4AA9" w:rsidRDefault="00B93D52" w:rsidP="00766981">
      <w:pPr>
        <w:pStyle w:val="03aText"/>
        <w:widowControl/>
        <w:rPr>
          <w:lang w:val="nl-BE"/>
        </w:rPr>
      </w:pPr>
      <w:r>
        <w:rPr>
          <w:lang w:val="nl-BE"/>
        </w:rPr>
        <w:br w:type="column"/>
      </w:r>
    </w:p>
    <w:p w14:paraId="62805BD7" w14:textId="77777777" w:rsidR="00407625" w:rsidRDefault="00407625" w:rsidP="00766981">
      <w:pPr>
        <w:pStyle w:val="03aText"/>
        <w:widowControl/>
        <w:rPr>
          <w:lang w:val="nl-BE"/>
        </w:rPr>
      </w:pPr>
    </w:p>
    <w:p w14:paraId="715025F6" w14:textId="77777777" w:rsidR="00A05B36" w:rsidRDefault="00A05B36" w:rsidP="00766981">
      <w:pPr>
        <w:pStyle w:val="03aText"/>
        <w:widowControl/>
        <w:rPr>
          <w:lang w:val="nl-BE"/>
        </w:rPr>
      </w:pPr>
    </w:p>
    <w:p w14:paraId="2ACD4CEC" w14:textId="77777777" w:rsidR="004E500B" w:rsidRDefault="004E500B" w:rsidP="00766981">
      <w:pPr>
        <w:pStyle w:val="03aText"/>
        <w:widowControl/>
        <w:rPr>
          <w:lang w:val="nl-BE"/>
        </w:rPr>
      </w:pPr>
    </w:p>
    <w:p w14:paraId="210CCBA2" w14:textId="77777777" w:rsidR="00412822" w:rsidRPr="00AD04D8" w:rsidRDefault="00412822" w:rsidP="00412822">
      <w:pPr>
        <w:pStyle w:val="03cOpmerking"/>
        <w:widowControl/>
        <w:spacing w:before="240"/>
        <w:rPr>
          <w:lang w:val="nl-BE"/>
        </w:rPr>
      </w:pPr>
      <w:r w:rsidRPr="00AD04D8">
        <w:rPr>
          <w:lang w:val="nl-BE"/>
        </w:rPr>
        <w:t xml:space="preserve">Deze maljutka is een verlenging met één zet van mijn studie in </w:t>
      </w:r>
      <w:r w:rsidR="00FB2A13">
        <w:rPr>
          <w:i/>
          <w:lang w:val="nl-BE"/>
        </w:rPr>
        <w:t>Fle</w:t>
      </w:r>
      <w:r w:rsidRPr="00AD04D8">
        <w:rPr>
          <w:i/>
          <w:lang w:val="nl-BE"/>
        </w:rPr>
        <w:t xml:space="preserve">mish Miniatures </w:t>
      </w:r>
      <w:r w:rsidRPr="00AD04D8">
        <w:rPr>
          <w:lang w:val="nl-BE"/>
        </w:rPr>
        <w:t xml:space="preserve">(1998): </w:t>
      </w:r>
    </w:p>
    <w:p w14:paraId="02ECCDC9" w14:textId="77777777" w:rsidR="00412822" w:rsidRPr="00AD04D8" w:rsidRDefault="00412822" w:rsidP="00412822">
      <w:pPr>
        <w:pStyle w:val="03cOpmerking"/>
        <w:widowControl/>
        <w:spacing w:before="240"/>
        <w:rPr>
          <w:b/>
          <w:lang w:val="nl-BE"/>
        </w:rPr>
      </w:pPr>
      <w:r w:rsidRPr="00AD04D8">
        <w:rPr>
          <w:b/>
          <w:lang w:val="nl-BE"/>
        </w:rPr>
        <w:t xml:space="preserve">Ke1 Dd1 Pd7 / Ka8 Db7 + </w:t>
      </w:r>
    </w:p>
    <w:p w14:paraId="519F59E1" w14:textId="77777777" w:rsidR="00412822" w:rsidRDefault="00412822" w:rsidP="00412822">
      <w:pPr>
        <w:jc w:val="both"/>
        <w:rPr>
          <w:sz w:val="20"/>
          <w:szCs w:val="20"/>
          <w:lang w:val="nl-BE"/>
        </w:rPr>
      </w:pPr>
    </w:p>
    <w:p w14:paraId="6947FFFA" w14:textId="77777777" w:rsidR="001030B6" w:rsidRPr="00390A13" w:rsidRDefault="001030B6" w:rsidP="00412822">
      <w:pPr>
        <w:jc w:val="both"/>
        <w:rPr>
          <w:sz w:val="20"/>
          <w:szCs w:val="20"/>
          <w:lang w:val="nl-BE"/>
        </w:rPr>
      </w:pPr>
      <w:r w:rsidRPr="00390A13">
        <w:rPr>
          <w:b/>
          <w:sz w:val="20"/>
          <w:szCs w:val="20"/>
          <w:lang w:val="nl-BE"/>
        </w:rPr>
        <w:t xml:space="preserve">1.Da4+ Da7 2.De4+ Db7 3.De8+ Ka7 4.De3+ </w:t>
      </w:r>
      <w:r w:rsidR="00AF4EE5" w:rsidRPr="00390A13">
        <w:rPr>
          <w:i/>
          <w:sz w:val="20"/>
          <w:szCs w:val="20"/>
          <w:lang w:val="nl-BE"/>
        </w:rPr>
        <w:t>(Z</w:t>
      </w:r>
      <w:r w:rsidRPr="00390A13">
        <w:rPr>
          <w:i/>
          <w:sz w:val="20"/>
          <w:szCs w:val="20"/>
          <w:lang w:val="nl-BE"/>
        </w:rPr>
        <w:t>ie zet 5.)</w:t>
      </w:r>
      <w:r w:rsidR="00AF4EE5" w:rsidRPr="00390A13">
        <w:rPr>
          <w:sz w:val="20"/>
          <w:szCs w:val="20"/>
          <w:lang w:val="nl-BE"/>
        </w:rPr>
        <w:t>, enzo-</w:t>
      </w:r>
      <w:r w:rsidRPr="00390A13">
        <w:rPr>
          <w:sz w:val="20"/>
          <w:szCs w:val="20"/>
          <w:lang w:val="nl-BE"/>
        </w:rPr>
        <w:t>voort</w:t>
      </w:r>
    </w:p>
    <w:p w14:paraId="0A34189A" w14:textId="77777777" w:rsidR="001030B6" w:rsidRPr="001030B6" w:rsidRDefault="001030B6" w:rsidP="00412822">
      <w:pPr>
        <w:jc w:val="both"/>
        <w:rPr>
          <w:i/>
          <w:sz w:val="20"/>
          <w:szCs w:val="20"/>
          <w:lang w:val="nl-BE"/>
        </w:rPr>
      </w:pPr>
    </w:p>
    <w:p w14:paraId="0BA08C50" w14:textId="77777777" w:rsidR="00F316EE" w:rsidRPr="00AD04D8" w:rsidRDefault="00412822" w:rsidP="00F316EE">
      <w:pPr>
        <w:pStyle w:val="02bSource"/>
        <w:widowControl/>
        <w:tabs>
          <w:tab w:val="left" w:pos="114"/>
        </w:tabs>
        <w:spacing w:line="190" w:lineRule="exact"/>
        <w:ind w:firstLine="113"/>
        <w:rPr>
          <w:lang w:val="nl-BE"/>
        </w:rPr>
      </w:pPr>
      <w:r w:rsidRPr="00F316EE">
        <w:rPr>
          <w:lang w:val="nl-BE"/>
        </w:rPr>
        <w:br w:type="page"/>
      </w:r>
      <w:r w:rsidR="00F316EE" w:rsidRPr="00876814">
        <w:rPr>
          <w:b/>
          <w:lang w:val="nl-BE"/>
        </w:rPr>
        <w:lastRenderedPageBreak/>
        <w:t>-</w:t>
      </w:r>
      <w:r w:rsidR="00F316EE" w:rsidRPr="00AD04D8">
        <w:rPr>
          <w:lang w:val="nl-BE"/>
        </w:rPr>
        <w:t xml:space="preserve"> </w:t>
      </w:r>
      <w:r w:rsidR="006F05DB">
        <w:rPr>
          <w:b/>
          <w:lang w:val="nl-BE"/>
        </w:rPr>
        <w:t>50</w:t>
      </w:r>
      <w:r w:rsidR="00F316EE" w:rsidRPr="00AD04D8">
        <w:rPr>
          <w:b/>
          <w:lang w:val="nl-BE"/>
        </w:rPr>
        <w:t xml:space="preserve"> </w:t>
      </w:r>
      <w:r w:rsidR="00F316EE" w:rsidRPr="00876814">
        <w:rPr>
          <w:b/>
          <w:lang w:val="nl-BE"/>
        </w:rPr>
        <w:t>-</w:t>
      </w:r>
    </w:p>
    <w:p w14:paraId="29338DAA" w14:textId="77777777" w:rsidR="00F316EE" w:rsidRPr="00AD04D8" w:rsidRDefault="00F316EE" w:rsidP="00F316EE">
      <w:pPr>
        <w:pStyle w:val="02bSource"/>
        <w:widowControl/>
        <w:tabs>
          <w:tab w:val="left" w:pos="114"/>
        </w:tabs>
        <w:spacing w:line="190" w:lineRule="exact"/>
        <w:ind w:firstLine="113"/>
        <w:rPr>
          <w:lang w:val="nl-BE"/>
        </w:rPr>
      </w:pPr>
    </w:p>
    <w:p w14:paraId="39CE79DE" w14:textId="77777777" w:rsidR="00F316EE" w:rsidRPr="004D2C76" w:rsidRDefault="00F316EE" w:rsidP="00F316EE">
      <w:pPr>
        <w:pStyle w:val="02bSource"/>
        <w:widowControl/>
        <w:tabs>
          <w:tab w:val="left" w:pos="114"/>
        </w:tabs>
        <w:spacing w:line="190" w:lineRule="exact"/>
        <w:ind w:firstLine="113"/>
        <w:rPr>
          <w:iCs/>
          <w:lang w:val="nl-BE"/>
        </w:rPr>
      </w:pPr>
      <w:r w:rsidRPr="00AD04D8">
        <w:rPr>
          <w:i/>
          <w:iCs/>
          <w:lang w:val="nl-BE"/>
        </w:rPr>
        <w:t>Origineel</w:t>
      </w:r>
      <w:r>
        <w:rPr>
          <w:i/>
          <w:iCs/>
          <w:lang w:val="nl-BE"/>
        </w:rPr>
        <w:t xml:space="preserve">, </w:t>
      </w:r>
      <w:r>
        <w:rPr>
          <w:iCs/>
          <w:lang w:val="nl-BE"/>
        </w:rPr>
        <w:t>2008</w:t>
      </w:r>
    </w:p>
    <w:p w14:paraId="4125FB96" w14:textId="77777777" w:rsidR="00F316EE" w:rsidRPr="00AD04D8" w:rsidRDefault="00F316EE" w:rsidP="00F316EE">
      <w:pPr>
        <w:pStyle w:val="02bSource"/>
        <w:widowControl/>
        <w:tabs>
          <w:tab w:val="left" w:pos="114"/>
        </w:tabs>
        <w:spacing w:line="190" w:lineRule="exact"/>
        <w:ind w:firstLine="113"/>
        <w:rPr>
          <w:lang w:val="nl-BE"/>
        </w:rPr>
      </w:pPr>
    </w:p>
    <w:p w14:paraId="69317D56" w14:textId="77777777" w:rsidR="00F316EE" w:rsidRPr="00AD04D8" w:rsidRDefault="00990285" w:rsidP="00F316EE">
      <w:pPr>
        <w:pStyle w:val="02bSource"/>
        <w:widowControl/>
        <w:tabs>
          <w:tab w:val="left" w:pos="114"/>
        </w:tabs>
        <w:jc w:val="left"/>
        <w:rPr>
          <w:i/>
          <w:iCs/>
          <w:lang w:val="nl-BE"/>
        </w:rPr>
      </w:pPr>
      <w:r>
        <w:rPr>
          <w:noProof/>
          <w:lang w:val="nl-BE"/>
        </w:rPr>
        <w:object w:dxaOrig="1440" w:dyaOrig="1440" w14:anchorId="28A03B09">
          <v:shape id="_x0000_s1380" type="#_x0000_t75" style="position:absolute;margin-left:0;margin-top:0;width:152.4pt;height:152.4pt;z-index:251700224;mso-position-horizontal:center">
            <v:imagedata r:id="rId109" o:title=""/>
            <w10:wrap type="square"/>
          </v:shape>
          <o:OLEObject Type="Embed" ProgID="CorelDRAW.Graphic.12" ShapeID="_x0000_s1380" DrawAspect="Content" ObjectID="_1587467688" r:id="rId110"/>
        </w:object>
      </w:r>
    </w:p>
    <w:p w14:paraId="2AA22FE6" w14:textId="77777777" w:rsidR="00F316EE" w:rsidRPr="00AD04D8" w:rsidRDefault="00F316EE" w:rsidP="00F316EE">
      <w:pPr>
        <w:rPr>
          <w:rFonts w:cs="Arial"/>
          <w:sz w:val="20"/>
          <w:szCs w:val="20"/>
          <w:lang w:val="nl-BE"/>
        </w:rPr>
      </w:pPr>
      <w:r w:rsidRPr="00AD04D8">
        <w:rPr>
          <w:rFonts w:cs="Arial"/>
          <w:b/>
          <w:lang w:val="nl-BE"/>
        </w:rPr>
        <w:t>+</w:t>
      </w:r>
      <w:r w:rsidRPr="00AD04D8">
        <w:rPr>
          <w:rFonts w:cs="Arial"/>
          <w:lang w:val="nl-BE"/>
        </w:rPr>
        <w:t xml:space="preserve"> </w:t>
      </w:r>
      <w:r w:rsidR="00575D79">
        <w:rPr>
          <w:rFonts w:cs="Arial"/>
          <w:sz w:val="20"/>
          <w:szCs w:val="20"/>
          <w:lang w:val="nl-BE"/>
        </w:rPr>
        <w:t xml:space="preserve">                            </w:t>
      </w:r>
      <w:r w:rsidRPr="00AD04D8">
        <w:rPr>
          <w:rFonts w:cs="Arial"/>
          <w:sz w:val="20"/>
          <w:szCs w:val="20"/>
          <w:lang w:val="nl-BE"/>
        </w:rPr>
        <w:t xml:space="preserve">4010.00 h4g7 </w:t>
      </w:r>
    </w:p>
    <w:p w14:paraId="2B14545C" w14:textId="77777777" w:rsidR="00F316EE" w:rsidRPr="00AD04D8" w:rsidRDefault="00F316EE" w:rsidP="00F316EE">
      <w:pPr>
        <w:rPr>
          <w:rFonts w:cs="Arial"/>
          <w:sz w:val="20"/>
          <w:szCs w:val="20"/>
          <w:lang w:val="nl-BE"/>
        </w:rPr>
      </w:pPr>
    </w:p>
    <w:p w14:paraId="45F5240A" w14:textId="77777777" w:rsidR="00F316EE" w:rsidRPr="00AD04D8" w:rsidRDefault="00F316EE" w:rsidP="00F316EE">
      <w:pPr>
        <w:jc w:val="both"/>
        <w:rPr>
          <w:rFonts w:cs="Arial"/>
          <w:sz w:val="20"/>
          <w:szCs w:val="20"/>
          <w:lang w:val="nl-BE"/>
        </w:rPr>
      </w:pPr>
      <w:r w:rsidRPr="00AD04D8">
        <w:rPr>
          <w:rFonts w:cs="Arial"/>
          <w:sz w:val="20"/>
          <w:szCs w:val="20"/>
          <w:lang w:val="nl-BE"/>
        </w:rPr>
        <w:t xml:space="preserve">Wit start met een niet zo eenvou- dig te vinden </w:t>
      </w:r>
      <w:r w:rsidR="001459A7">
        <w:rPr>
          <w:rFonts w:cs="Arial"/>
          <w:sz w:val="20"/>
          <w:szCs w:val="20"/>
          <w:lang w:val="nl-BE"/>
        </w:rPr>
        <w:t>‘</w:t>
      </w:r>
      <w:r w:rsidRPr="00AD04D8">
        <w:rPr>
          <w:rFonts w:cs="Arial"/>
          <w:sz w:val="20"/>
          <w:szCs w:val="20"/>
          <w:lang w:val="nl-BE"/>
        </w:rPr>
        <w:t>aftrekschaak</w:t>
      </w:r>
      <w:r w:rsidR="00BF7A5C">
        <w:rPr>
          <w:rFonts w:cs="Arial"/>
          <w:sz w:val="20"/>
          <w:szCs w:val="20"/>
          <w:lang w:val="nl-BE"/>
        </w:rPr>
        <w:t>zet</w:t>
      </w:r>
      <w:r w:rsidR="001459A7">
        <w:rPr>
          <w:rFonts w:cs="Arial"/>
          <w:sz w:val="20"/>
          <w:szCs w:val="20"/>
          <w:lang w:val="nl-BE"/>
        </w:rPr>
        <w:t>’</w:t>
      </w:r>
      <w:r w:rsidR="00F31D20">
        <w:rPr>
          <w:rFonts w:cs="Arial"/>
          <w:sz w:val="20"/>
          <w:szCs w:val="20"/>
          <w:lang w:val="nl-BE"/>
        </w:rPr>
        <w:t xml:space="preserve"> van</w:t>
      </w:r>
      <w:r w:rsidRPr="00AD04D8">
        <w:rPr>
          <w:rFonts w:cs="Arial"/>
          <w:sz w:val="20"/>
          <w:szCs w:val="20"/>
          <w:lang w:val="nl-BE"/>
        </w:rPr>
        <w:t xml:space="preserve"> de loper:</w:t>
      </w:r>
    </w:p>
    <w:p w14:paraId="68746C92" w14:textId="77777777" w:rsidR="00F316EE" w:rsidRPr="00AD04D8" w:rsidRDefault="00F316EE" w:rsidP="00F316EE">
      <w:pPr>
        <w:rPr>
          <w:rFonts w:cs="Arial"/>
          <w:b/>
          <w:sz w:val="20"/>
          <w:szCs w:val="20"/>
          <w:lang w:val="nl-BE"/>
        </w:rPr>
      </w:pPr>
      <w:r w:rsidRPr="00AD04D8">
        <w:rPr>
          <w:rFonts w:cs="Arial"/>
          <w:b/>
          <w:sz w:val="20"/>
          <w:szCs w:val="20"/>
          <w:lang w:val="nl-BE"/>
        </w:rPr>
        <w:tab/>
        <w:t>1.Lf5+</w:t>
      </w:r>
      <w:r w:rsidRPr="00AD04D8">
        <w:rPr>
          <w:rFonts w:cs="Arial"/>
          <w:b/>
          <w:sz w:val="20"/>
          <w:szCs w:val="20"/>
          <w:lang w:val="nl-BE"/>
        </w:rPr>
        <w:tab/>
      </w:r>
      <w:r w:rsidRPr="00AD04D8">
        <w:rPr>
          <w:rFonts w:cs="Arial"/>
          <w:b/>
          <w:sz w:val="20"/>
          <w:szCs w:val="20"/>
          <w:lang w:val="nl-BE"/>
        </w:rPr>
        <w:tab/>
        <w:t>Kh8</w:t>
      </w:r>
    </w:p>
    <w:p w14:paraId="55760E2E" w14:textId="77777777" w:rsidR="00F316EE" w:rsidRPr="00AD04D8" w:rsidRDefault="00F316EE" w:rsidP="00F316EE">
      <w:pPr>
        <w:jc w:val="both"/>
        <w:rPr>
          <w:rFonts w:cs="Arial"/>
          <w:sz w:val="20"/>
          <w:szCs w:val="20"/>
          <w:lang w:val="nl-BE"/>
        </w:rPr>
      </w:pPr>
      <w:r w:rsidRPr="00AD04D8">
        <w:rPr>
          <w:rFonts w:cs="Arial"/>
          <w:sz w:val="20"/>
          <w:szCs w:val="20"/>
          <w:lang w:val="nl-BE"/>
        </w:rPr>
        <w:t>1…Kf8</w:t>
      </w:r>
      <w:r w:rsidR="00F945E1">
        <w:rPr>
          <w:rFonts w:cs="Arial"/>
          <w:sz w:val="20"/>
          <w:szCs w:val="20"/>
          <w:lang w:val="nl-BE"/>
        </w:rPr>
        <w:t>?</w:t>
      </w:r>
      <w:r w:rsidRPr="00AD04D8">
        <w:rPr>
          <w:rFonts w:cs="Arial"/>
          <w:sz w:val="20"/>
          <w:szCs w:val="20"/>
          <w:lang w:val="nl-BE"/>
        </w:rPr>
        <w:t xml:space="preserve"> 2.Dc5+ Kf7 3.Dd5+ Kg7 4.De5+ Kf8 5.Dd6+ Kg7 6.Kg5 Kf7+ 7.Lg6+ Kg7 8.Df6+ en mat.</w:t>
      </w:r>
    </w:p>
    <w:p w14:paraId="2D0ADF31" w14:textId="77777777" w:rsidR="00F316EE" w:rsidRPr="00AD04D8" w:rsidRDefault="00F316EE" w:rsidP="00F316EE">
      <w:pPr>
        <w:rPr>
          <w:rFonts w:cs="Arial"/>
          <w:b/>
          <w:sz w:val="20"/>
          <w:szCs w:val="20"/>
          <w:lang w:val="nl-BE"/>
        </w:rPr>
      </w:pPr>
      <w:r w:rsidRPr="00AD04D8">
        <w:rPr>
          <w:rFonts w:cs="Arial"/>
          <w:b/>
          <w:sz w:val="20"/>
          <w:szCs w:val="20"/>
          <w:lang w:val="nl-BE"/>
        </w:rPr>
        <w:tab/>
        <w:t>2.Dd4+</w:t>
      </w:r>
      <w:r w:rsidRPr="00AD04D8">
        <w:rPr>
          <w:rFonts w:cs="Arial"/>
          <w:b/>
          <w:sz w:val="20"/>
          <w:szCs w:val="20"/>
          <w:lang w:val="nl-BE"/>
        </w:rPr>
        <w:tab/>
      </w:r>
      <w:r w:rsidRPr="00AD04D8">
        <w:rPr>
          <w:rFonts w:cs="Arial"/>
          <w:b/>
          <w:sz w:val="20"/>
          <w:szCs w:val="20"/>
          <w:lang w:val="nl-BE"/>
        </w:rPr>
        <w:tab/>
        <w:t>Dg7</w:t>
      </w:r>
    </w:p>
    <w:p w14:paraId="15212488" w14:textId="77777777" w:rsidR="00F316EE" w:rsidRPr="00AD04D8" w:rsidRDefault="00F316EE" w:rsidP="00F316EE">
      <w:pPr>
        <w:rPr>
          <w:rFonts w:cs="Arial"/>
          <w:b/>
          <w:sz w:val="20"/>
          <w:szCs w:val="20"/>
          <w:lang w:val="nl-BE"/>
        </w:rPr>
      </w:pPr>
      <w:r w:rsidRPr="00AD04D8">
        <w:rPr>
          <w:rFonts w:cs="Arial"/>
          <w:b/>
          <w:sz w:val="20"/>
          <w:szCs w:val="20"/>
          <w:lang w:val="nl-BE"/>
        </w:rPr>
        <w:tab/>
        <w:t>3.Dd8+</w:t>
      </w:r>
      <w:r w:rsidRPr="00AD04D8">
        <w:rPr>
          <w:rFonts w:cs="Arial"/>
          <w:b/>
          <w:sz w:val="20"/>
          <w:szCs w:val="20"/>
          <w:lang w:val="nl-BE"/>
        </w:rPr>
        <w:tab/>
      </w:r>
      <w:r w:rsidRPr="00AD04D8">
        <w:rPr>
          <w:rFonts w:cs="Arial"/>
          <w:b/>
          <w:sz w:val="20"/>
          <w:szCs w:val="20"/>
          <w:lang w:val="nl-BE"/>
        </w:rPr>
        <w:tab/>
        <w:t>Dg8</w:t>
      </w:r>
    </w:p>
    <w:p w14:paraId="3383450E" w14:textId="77777777" w:rsidR="00F316EE" w:rsidRPr="00AD04D8" w:rsidRDefault="00F316EE" w:rsidP="00F316EE">
      <w:pPr>
        <w:rPr>
          <w:rFonts w:cs="Arial"/>
          <w:b/>
          <w:sz w:val="20"/>
          <w:szCs w:val="20"/>
          <w:lang w:val="nl-BE"/>
        </w:rPr>
      </w:pPr>
      <w:r w:rsidRPr="00AD04D8">
        <w:rPr>
          <w:rFonts w:cs="Arial"/>
          <w:b/>
          <w:sz w:val="20"/>
          <w:szCs w:val="20"/>
          <w:lang w:val="nl-BE"/>
        </w:rPr>
        <w:tab/>
        <w:t>4.Dc7</w:t>
      </w:r>
    </w:p>
    <w:p w14:paraId="4DFD0725" w14:textId="77777777" w:rsidR="00F316EE" w:rsidRPr="00AD04D8" w:rsidRDefault="00F316EE" w:rsidP="00F316EE">
      <w:pPr>
        <w:jc w:val="both"/>
        <w:rPr>
          <w:rFonts w:cs="Arial"/>
          <w:b/>
          <w:sz w:val="20"/>
          <w:szCs w:val="20"/>
          <w:lang w:val="nl-BE"/>
        </w:rPr>
      </w:pPr>
      <w:r>
        <w:rPr>
          <w:rFonts w:cs="Arial"/>
          <w:sz w:val="20"/>
          <w:szCs w:val="20"/>
          <w:lang w:val="nl-BE"/>
        </w:rPr>
        <w:t>Deze</w:t>
      </w:r>
      <w:r w:rsidRPr="00AD04D8">
        <w:rPr>
          <w:rFonts w:cs="Arial"/>
          <w:sz w:val="20"/>
          <w:szCs w:val="20"/>
          <w:lang w:val="nl-BE"/>
        </w:rPr>
        <w:t xml:space="preserve"> still</w:t>
      </w:r>
      <w:r>
        <w:rPr>
          <w:rFonts w:cs="Arial"/>
          <w:sz w:val="20"/>
          <w:szCs w:val="20"/>
          <w:lang w:val="nl-BE"/>
        </w:rPr>
        <w:t>e zet is korter dan 4.Dd4+? of 4.Df6+?</w:t>
      </w:r>
      <w:r w:rsidRPr="00AD04D8">
        <w:rPr>
          <w:rFonts w:cs="Arial"/>
          <w:sz w:val="20"/>
          <w:szCs w:val="20"/>
          <w:lang w:val="nl-BE"/>
        </w:rPr>
        <w:t xml:space="preserve">      </w:t>
      </w:r>
      <w:r w:rsidRPr="00AD04D8">
        <w:rPr>
          <w:rFonts w:cs="Arial"/>
          <w:b/>
          <w:sz w:val="20"/>
          <w:szCs w:val="20"/>
          <w:lang w:val="nl-BE"/>
        </w:rPr>
        <w:tab/>
      </w:r>
      <w:r w:rsidRPr="00AD04D8">
        <w:rPr>
          <w:rFonts w:cs="Arial"/>
          <w:b/>
          <w:sz w:val="20"/>
          <w:szCs w:val="20"/>
          <w:lang w:val="nl-BE"/>
        </w:rPr>
        <w:tab/>
      </w:r>
    </w:p>
    <w:p w14:paraId="7F080734" w14:textId="77777777" w:rsidR="00F316EE" w:rsidRDefault="00F316EE" w:rsidP="00F316EE">
      <w:pPr>
        <w:rPr>
          <w:rFonts w:cs="Arial"/>
          <w:b/>
          <w:sz w:val="20"/>
          <w:szCs w:val="20"/>
          <w:lang w:val="nl-BE"/>
        </w:rPr>
      </w:pPr>
      <w:r w:rsidRPr="00AD04D8">
        <w:rPr>
          <w:rFonts w:cs="Arial"/>
          <w:b/>
          <w:sz w:val="20"/>
          <w:szCs w:val="20"/>
          <w:lang w:val="nl-BE"/>
        </w:rPr>
        <w:tab/>
        <w:t>4…</w:t>
      </w:r>
      <w:r w:rsidRPr="00AD04D8">
        <w:rPr>
          <w:rFonts w:cs="Arial"/>
          <w:b/>
          <w:sz w:val="20"/>
          <w:szCs w:val="20"/>
          <w:lang w:val="nl-BE"/>
        </w:rPr>
        <w:tab/>
      </w:r>
      <w:r w:rsidRPr="00AD04D8">
        <w:rPr>
          <w:rFonts w:cs="Arial"/>
          <w:b/>
          <w:sz w:val="20"/>
          <w:szCs w:val="20"/>
          <w:lang w:val="nl-BE"/>
        </w:rPr>
        <w:tab/>
        <w:t>Dg7</w:t>
      </w:r>
    </w:p>
    <w:p w14:paraId="72096440" w14:textId="77777777" w:rsidR="00F316EE" w:rsidRDefault="00F316EE" w:rsidP="00F316EE">
      <w:pPr>
        <w:ind w:firstLine="708"/>
        <w:rPr>
          <w:rFonts w:cs="Arial"/>
          <w:b/>
          <w:sz w:val="20"/>
          <w:szCs w:val="20"/>
          <w:lang w:val="nl-BE"/>
        </w:rPr>
      </w:pPr>
      <w:r w:rsidRPr="00AD04D8">
        <w:rPr>
          <w:rFonts w:cs="Arial"/>
          <w:b/>
          <w:sz w:val="20"/>
          <w:szCs w:val="20"/>
          <w:lang w:val="nl-BE"/>
        </w:rPr>
        <w:t>5.Db8+</w:t>
      </w:r>
      <w:r w:rsidRPr="00AD04D8">
        <w:rPr>
          <w:rFonts w:cs="Arial"/>
          <w:b/>
          <w:sz w:val="20"/>
          <w:szCs w:val="20"/>
          <w:lang w:val="nl-BE"/>
        </w:rPr>
        <w:tab/>
      </w:r>
    </w:p>
    <w:p w14:paraId="6D57EFF2" w14:textId="77777777" w:rsidR="00F316EE" w:rsidRPr="00C83C3F" w:rsidRDefault="00F316EE" w:rsidP="00F316EE">
      <w:pPr>
        <w:spacing w:line="240" w:lineRule="exact"/>
        <w:jc w:val="both"/>
        <w:rPr>
          <w:rFonts w:cs="Arial"/>
          <w:sz w:val="20"/>
          <w:szCs w:val="20"/>
          <w:lang w:val="nl-BE"/>
        </w:rPr>
      </w:pPr>
      <w:r>
        <w:rPr>
          <w:rFonts w:cs="Arial"/>
          <w:sz w:val="20"/>
          <w:szCs w:val="20"/>
          <w:lang w:val="nl-BE"/>
        </w:rPr>
        <w:t>Ook deze zet is korter dan 5.Dc8+? of 5.Dd8+?</w:t>
      </w:r>
    </w:p>
    <w:p w14:paraId="619D0B20" w14:textId="77777777" w:rsidR="00F316EE" w:rsidRPr="00AD04D8" w:rsidRDefault="00F316EE" w:rsidP="00F316EE">
      <w:pPr>
        <w:spacing w:line="240" w:lineRule="exact"/>
        <w:rPr>
          <w:rFonts w:cs="Arial"/>
          <w:b/>
          <w:sz w:val="20"/>
          <w:szCs w:val="20"/>
          <w:lang w:val="nl-BE"/>
        </w:rPr>
      </w:pPr>
      <w:r>
        <w:rPr>
          <w:rFonts w:cs="Arial"/>
          <w:b/>
          <w:sz w:val="20"/>
          <w:szCs w:val="20"/>
          <w:lang w:val="nl-BE"/>
        </w:rPr>
        <w:t xml:space="preserve">             5…</w:t>
      </w:r>
      <w:r>
        <w:rPr>
          <w:rFonts w:cs="Arial"/>
          <w:b/>
          <w:sz w:val="20"/>
          <w:szCs w:val="20"/>
          <w:lang w:val="nl-BE"/>
        </w:rPr>
        <w:tab/>
      </w:r>
      <w:r>
        <w:rPr>
          <w:rFonts w:cs="Arial"/>
          <w:b/>
          <w:sz w:val="20"/>
          <w:szCs w:val="20"/>
          <w:lang w:val="nl-BE"/>
        </w:rPr>
        <w:tab/>
      </w:r>
      <w:r w:rsidRPr="00AD04D8">
        <w:rPr>
          <w:rFonts w:cs="Arial"/>
          <w:b/>
          <w:sz w:val="20"/>
          <w:szCs w:val="20"/>
          <w:lang w:val="nl-BE"/>
        </w:rPr>
        <w:t>Kg8</w:t>
      </w:r>
    </w:p>
    <w:p w14:paraId="60C0C056" w14:textId="77777777" w:rsidR="00F316EE" w:rsidRDefault="00F316EE" w:rsidP="00F316EE">
      <w:pPr>
        <w:rPr>
          <w:rFonts w:cs="Arial"/>
          <w:b/>
          <w:sz w:val="20"/>
          <w:szCs w:val="20"/>
          <w:lang w:val="nl-BE"/>
        </w:rPr>
      </w:pPr>
      <w:r>
        <w:rPr>
          <w:rFonts w:cs="Arial"/>
          <w:b/>
          <w:sz w:val="20"/>
          <w:szCs w:val="20"/>
          <w:lang w:val="nl-BE"/>
        </w:rPr>
        <w:t xml:space="preserve">             </w:t>
      </w:r>
      <w:r w:rsidRPr="00AD04D8">
        <w:rPr>
          <w:rFonts w:cs="Arial"/>
          <w:b/>
          <w:sz w:val="20"/>
          <w:szCs w:val="20"/>
          <w:lang w:val="nl-BE"/>
        </w:rPr>
        <w:t>6.De5+</w:t>
      </w:r>
    </w:p>
    <w:p w14:paraId="5D9F8ACB" w14:textId="77777777" w:rsidR="00F316EE" w:rsidRDefault="00F316EE" w:rsidP="00134D3F">
      <w:pPr>
        <w:jc w:val="both"/>
        <w:rPr>
          <w:rFonts w:cs="Arial"/>
          <w:sz w:val="20"/>
          <w:szCs w:val="20"/>
          <w:lang w:val="nl-BE"/>
        </w:rPr>
      </w:pPr>
      <w:r w:rsidRPr="00C83C3F">
        <w:rPr>
          <w:rFonts w:cs="Arial"/>
          <w:sz w:val="20"/>
          <w:szCs w:val="20"/>
          <w:lang w:val="nl-BE"/>
        </w:rPr>
        <w:t>En ook korter dan 6.Db2+?</w:t>
      </w:r>
    </w:p>
    <w:p w14:paraId="4C9C68A2" w14:textId="77777777" w:rsidR="00134D3F" w:rsidRPr="00134D3F" w:rsidRDefault="00134D3F" w:rsidP="00134D3F">
      <w:pPr>
        <w:jc w:val="both"/>
        <w:rPr>
          <w:rFonts w:cs="Arial"/>
          <w:sz w:val="20"/>
          <w:szCs w:val="20"/>
          <w:lang w:val="nl-BE"/>
        </w:rPr>
      </w:pPr>
    </w:p>
    <w:p w14:paraId="2766F55B" w14:textId="77777777" w:rsidR="00F316EE" w:rsidRDefault="00F316EE" w:rsidP="00F316EE">
      <w:pPr>
        <w:rPr>
          <w:rFonts w:cs="Arial"/>
          <w:b/>
          <w:sz w:val="20"/>
          <w:szCs w:val="20"/>
          <w:lang w:val="nl-BE"/>
        </w:rPr>
      </w:pPr>
    </w:p>
    <w:p w14:paraId="33DF6A1E" w14:textId="77777777" w:rsidR="00344772" w:rsidRDefault="00344772" w:rsidP="00F316EE">
      <w:pPr>
        <w:rPr>
          <w:rFonts w:cs="Arial"/>
          <w:b/>
          <w:sz w:val="20"/>
          <w:szCs w:val="20"/>
          <w:lang w:val="nl-BE"/>
        </w:rPr>
      </w:pPr>
    </w:p>
    <w:p w14:paraId="1CF6D45F" w14:textId="77777777" w:rsidR="0047774E" w:rsidRDefault="0047774E" w:rsidP="00F316EE">
      <w:pPr>
        <w:rPr>
          <w:rFonts w:cs="Arial"/>
          <w:b/>
          <w:sz w:val="20"/>
          <w:szCs w:val="20"/>
          <w:lang w:val="nl-BE"/>
        </w:rPr>
      </w:pPr>
    </w:p>
    <w:p w14:paraId="443E0153" w14:textId="77777777" w:rsidR="00551E80" w:rsidRDefault="00551E80" w:rsidP="00F316EE">
      <w:pPr>
        <w:rPr>
          <w:rFonts w:cs="Arial"/>
          <w:b/>
          <w:sz w:val="20"/>
          <w:szCs w:val="20"/>
          <w:lang w:val="nl-BE"/>
        </w:rPr>
      </w:pPr>
    </w:p>
    <w:p w14:paraId="19C5AB91" w14:textId="77777777" w:rsidR="00615049" w:rsidRDefault="00615049" w:rsidP="00F316EE">
      <w:pPr>
        <w:rPr>
          <w:rFonts w:cs="Arial"/>
          <w:b/>
          <w:sz w:val="20"/>
          <w:szCs w:val="20"/>
          <w:lang w:val="nl-BE"/>
        </w:rPr>
      </w:pPr>
    </w:p>
    <w:p w14:paraId="4F53880E" w14:textId="77777777" w:rsidR="00F316EE" w:rsidRPr="00AD04D8" w:rsidRDefault="00134D3F" w:rsidP="00F316EE">
      <w:pPr>
        <w:rPr>
          <w:rFonts w:cs="Arial"/>
          <w:b/>
          <w:sz w:val="20"/>
          <w:szCs w:val="20"/>
          <w:lang w:val="nl-BE"/>
        </w:rPr>
      </w:pPr>
      <w:r>
        <w:rPr>
          <w:rFonts w:cs="Arial"/>
          <w:b/>
          <w:sz w:val="20"/>
          <w:szCs w:val="20"/>
          <w:lang w:val="nl-BE"/>
        </w:rPr>
        <w:t xml:space="preserve">            </w:t>
      </w:r>
      <w:r w:rsidR="00F316EE">
        <w:rPr>
          <w:rFonts w:cs="Arial"/>
          <w:b/>
          <w:sz w:val="20"/>
          <w:szCs w:val="20"/>
          <w:lang w:val="nl-BE"/>
        </w:rPr>
        <w:t xml:space="preserve"> 6…</w:t>
      </w:r>
      <w:r w:rsidR="00F316EE">
        <w:rPr>
          <w:rFonts w:cs="Arial"/>
          <w:b/>
          <w:sz w:val="20"/>
          <w:szCs w:val="20"/>
          <w:lang w:val="nl-BE"/>
        </w:rPr>
        <w:tab/>
      </w:r>
      <w:r w:rsidR="00F316EE">
        <w:rPr>
          <w:rFonts w:cs="Arial"/>
          <w:b/>
          <w:sz w:val="20"/>
          <w:szCs w:val="20"/>
          <w:lang w:val="nl-BE"/>
        </w:rPr>
        <w:tab/>
      </w:r>
      <w:r w:rsidR="00F316EE" w:rsidRPr="00AD04D8">
        <w:rPr>
          <w:rFonts w:cs="Arial"/>
          <w:b/>
          <w:sz w:val="20"/>
          <w:szCs w:val="20"/>
          <w:lang w:val="nl-BE"/>
        </w:rPr>
        <w:t>Kg7</w:t>
      </w:r>
    </w:p>
    <w:p w14:paraId="52976BA2" w14:textId="77777777" w:rsidR="00F316EE" w:rsidRPr="00AD04D8" w:rsidRDefault="00F316EE" w:rsidP="00F316EE">
      <w:pPr>
        <w:rPr>
          <w:rFonts w:cs="Arial"/>
          <w:b/>
          <w:sz w:val="20"/>
          <w:szCs w:val="20"/>
          <w:lang w:val="nl-BE"/>
        </w:rPr>
      </w:pPr>
      <w:r>
        <w:rPr>
          <w:rFonts w:cs="Arial"/>
          <w:b/>
          <w:sz w:val="20"/>
          <w:szCs w:val="20"/>
          <w:lang w:val="nl-BE"/>
        </w:rPr>
        <w:t xml:space="preserve">             </w:t>
      </w:r>
      <w:r w:rsidRPr="00AD04D8">
        <w:rPr>
          <w:rFonts w:cs="Arial"/>
          <w:b/>
          <w:sz w:val="20"/>
          <w:szCs w:val="20"/>
          <w:lang w:val="nl-BE"/>
        </w:rPr>
        <w:t>7.De8+</w:t>
      </w:r>
      <w:r w:rsidRPr="00AD04D8">
        <w:rPr>
          <w:rFonts w:cs="Arial"/>
          <w:b/>
          <w:sz w:val="20"/>
          <w:szCs w:val="20"/>
          <w:lang w:val="nl-BE"/>
        </w:rPr>
        <w:tab/>
      </w:r>
      <w:r w:rsidRPr="00AD04D8">
        <w:rPr>
          <w:rFonts w:cs="Arial"/>
          <w:b/>
          <w:sz w:val="20"/>
          <w:szCs w:val="20"/>
          <w:lang w:val="nl-BE"/>
        </w:rPr>
        <w:tab/>
        <w:t>Dg8</w:t>
      </w:r>
    </w:p>
    <w:p w14:paraId="16090AEF" w14:textId="77777777" w:rsidR="00F316EE" w:rsidRPr="00AD04D8" w:rsidRDefault="00F316EE" w:rsidP="00F316EE">
      <w:pPr>
        <w:rPr>
          <w:rFonts w:cs="Arial"/>
          <w:b/>
          <w:sz w:val="20"/>
          <w:szCs w:val="20"/>
          <w:lang w:val="nl-BE"/>
        </w:rPr>
      </w:pPr>
      <w:r>
        <w:rPr>
          <w:rFonts w:cs="Arial"/>
          <w:b/>
          <w:sz w:val="20"/>
          <w:szCs w:val="20"/>
          <w:lang w:val="nl-BE"/>
        </w:rPr>
        <w:t xml:space="preserve">             </w:t>
      </w:r>
      <w:r w:rsidRPr="00AD04D8">
        <w:rPr>
          <w:rFonts w:cs="Arial"/>
          <w:b/>
          <w:sz w:val="20"/>
          <w:szCs w:val="20"/>
          <w:lang w:val="nl-BE"/>
        </w:rPr>
        <w:t>8.Dh5+</w:t>
      </w:r>
      <w:r w:rsidRPr="00AD04D8">
        <w:rPr>
          <w:rFonts w:cs="Arial"/>
          <w:b/>
          <w:sz w:val="20"/>
          <w:szCs w:val="20"/>
          <w:lang w:val="nl-BE"/>
        </w:rPr>
        <w:tab/>
      </w:r>
      <w:r w:rsidRPr="00AD04D8">
        <w:rPr>
          <w:rFonts w:cs="Arial"/>
          <w:b/>
          <w:sz w:val="20"/>
          <w:szCs w:val="20"/>
          <w:lang w:val="nl-BE"/>
        </w:rPr>
        <w:tab/>
        <w:t>Kg7</w:t>
      </w:r>
    </w:p>
    <w:p w14:paraId="73F52792" w14:textId="77777777" w:rsidR="00F316EE" w:rsidRPr="00AD04D8" w:rsidRDefault="00F316EE" w:rsidP="00F316EE">
      <w:pPr>
        <w:pStyle w:val="03aText"/>
        <w:widowControl/>
        <w:rPr>
          <w:lang w:val="nl-BE"/>
        </w:rPr>
      </w:pPr>
      <w:r w:rsidRPr="00AD04D8">
        <w:rPr>
          <w:lang w:val="nl-BE"/>
        </w:rPr>
        <w:t>Het gevecht tussen de dames is voorlopig afgelopen.</w:t>
      </w:r>
    </w:p>
    <w:p w14:paraId="1EFC0773" w14:textId="77777777" w:rsidR="00F316EE" w:rsidRDefault="00F316EE" w:rsidP="00F316EE">
      <w:pPr>
        <w:rPr>
          <w:rFonts w:cs="Arial"/>
          <w:b/>
          <w:sz w:val="20"/>
          <w:szCs w:val="20"/>
          <w:lang w:val="nl-BE"/>
        </w:rPr>
      </w:pPr>
      <w:r>
        <w:rPr>
          <w:rFonts w:cs="Arial"/>
          <w:b/>
          <w:sz w:val="20"/>
          <w:szCs w:val="20"/>
          <w:lang w:val="nl-BE"/>
        </w:rPr>
        <w:t xml:space="preserve">             </w:t>
      </w:r>
      <w:r w:rsidRPr="00AD04D8">
        <w:rPr>
          <w:rFonts w:cs="Arial"/>
          <w:b/>
          <w:sz w:val="20"/>
          <w:szCs w:val="20"/>
          <w:lang w:val="nl-BE"/>
        </w:rPr>
        <w:t>9.Dg6+</w:t>
      </w:r>
    </w:p>
    <w:p w14:paraId="45B6808C" w14:textId="77777777" w:rsidR="00F316EE" w:rsidRPr="00C83C3F" w:rsidRDefault="00F316EE" w:rsidP="00F316EE">
      <w:pPr>
        <w:jc w:val="both"/>
        <w:rPr>
          <w:rFonts w:cs="Arial"/>
          <w:sz w:val="20"/>
          <w:szCs w:val="20"/>
          <w:lang w:val="nl-BE"/>
        </w:rPr>
      </w:pPr>
      <w:r>
        <w:rPr>
          <w:rFonts w:cs="Arial"/>
          <w:sz w:val="20"/>
          <w:szCs w:val="20"/>
          <w:lang w:val="nl-BE"/>
        </w:rPr>
        <w:t>Nogmaals de kortste weg.</w:t>
      </w:r>
    </w:p>
    <w:p w14:paraId="056E566D" w14:textId="77777777" w:rsidR="00F316EE" w:rsidRPr="00AD04D8" w:rsidRDefault="00F316EE" w:rsidP="00F316EE">
      <w:pPr>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r>
      <w:r w:rsidRPr="00AD04D8">
        <w:rPr>
          <w:rFonts w:cs="Arial"/>
          <w:b/>
          <w:sz w:val="20"/>
          <w:szCs w:val="20"/>
          <w:lang w:val="nl-BE"/>
        </w:rPr>
        <w:t>Kf8</w:t>
      </w:r>
    </w:p>
    <w:p w14:paraId="74F645B9" w14:textId="77777777" w:rsidR="00F316EE" w:rsidRPr="00AD04D8" w:rsidRDefault="00F316EE" w:rsidP="00F316EE">
      <w:pPr>
        <w:rPr>
          <w:rFonts w:cs="Arial"/>
          <w:b/>
          <w:sz w:val="20"/>
          <w:szCs w:val="20"/>
          <w:lang w:val="nl-BE"/>
        </w:rPr>
      </w:pPr>
      <w:r>
        <w:rPr>
          <w:rFonts w:cs="Arial"/>
          <w:b/>
          <w:sz w:val="20"/>
          <w:szCs w:val="20"/>
          <w:lang w:val="nl-BE"/>
        </w:rPr>
        <w:t xml:space="preserve">           </w:t>
      </w:r>
      <w:r w:rsidRPr="00AD04D8">
        <w:rPr>
          <w:rFonts w:cs="Arial"/>
          <w:b/>
          <w:sz w:val="20"/>
          <w:szCs w:val="20"/>
          <w:lang w:val="nl-BE"/>
        </w:rPr>
        <w:t>10.Dd6+</w:t>
      </w:r>
      <w:r w:rsidRPr="00AD04D8">
        <w:rPr>
          <w:rFonts w:cs="Arial"/>
          <w:b/>
          <w:sz w:val="20"/>
          <w:szCs w:val="20"/>
          <w:lang w:val="nl-BE"/>
        </w:rPr>
        <w:tab/>
      </w:r>
      <w:r>
        <w:rPr>
          <w:rFonts w:cs="Arial"/>
          <w:b/>
          <w:sz w:val="20"/>
          <w:szCs w:val="20"/>
          <w:lang w:val="nl-BE"/>
        </w:rPr>
        <w:tab/>
      </w:r>
      <w:r w:rsidRPr="00AD04D8">
        <w:rPr>
          <w:rFonts w:cs="Arial"/>
          <w:b/>
          <w:sz w:val="20"/>
          <w:szCs w:val="20"/>
          <w:lang w:val="nl-BE"/>
        </w:rPr>
        <w:t>Kg7</w:t>
      </w:r>
    </w:p>
    <w:p w14:paraId="26DDB7E7" w14:textId="77777777" w:rsidR="00F316EE" w:rsidRPr="00AD04D8" w:rsidRDefault="00F316EE" w:rsidP="00F316EE">
      <w:pPr>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11.Kg5 </w:t>
      </w:r>
    </w:p>
    <w:p w14:paraId="22E4EFC3" w14:textId="77777777" w:rsidR="00F316EE" w:rsidRPr="00AD04D8" w:rsidRDefault="00F316EE" w:rsidP="00F316EE">
      <w:pPr>
        <w:jc w:val="both"/>
        <w:rPr>
          <w:rFonts w:cs="Arial"/>
          <w:sz w:val="20"/>
          <w:szCs w:val="20"/>
          <w:lang w:val="nl-BE"/>
        </w:rPr>
      </w:pPr>
      <w:r w:rsidRPr="00AD04D8">
        <w:rPr>
          <w:rFonts w:cs="Arial"/>
          <w:sz w:val="20"/>
          <w:szCs w:val="20"/>
          <w:lang w:val="nl-BE"/>
        </w:rPr>
        <w:t xml:space="preserve">De koning mag ook een duit </w:t>
      </w:r>
      <w:r>
        <w:rPr>
          <w:rFonts w:cs="Arial"/>
          <w:sz w:val="20"/>
          <w:szCs w:val="20"/>
          <w:lang w:val="nl-BE"/>
        </w:rPr>
        <w:t>i</w:t>
      </w:r>
      <w:r w:rsidRPr="00AD04D8">
        <w:rPr>
          <w:rFonts w:cs="Arial"/>
          <w:sz w:val="20"/>
          <w:szCs w:val="20"/>
          <w:lang w:val="nl-BE"/>
        </w:rPr>
        <w:t>n het zakje doen</w:t>
      </w:r>
      <w:r>
        <w:rPr>
          <w:rFonts w:cs="Arial"/>
          <w:sz w:val="20"/>
          <w:szCs w:val="20"/>
          <w:lang w:val="nl-BE"/>
        </w:rPr>
        <w:t>, want ook hier is het de kortste weg naar winst.</w:t>
      </w:r>
    </w:p>
    <w:p w14:paraId="43CED352" w14:textId="77777777" w:rsidR="000B666C" w:rsidRDefault="00F316EE" w:rsidP="004C1F8C">
      <w:pPr>
        <w:rPr>
          <w:rFonts w:cs="Arial"/>
          <w:b/>
          <w:sz w:val="20"/>
          <w:szCs w:val="20"/>
          <w:lang w:val="nl-BE"/>
        </w:rPr>
      </w:pPr>
      <w:r>
        <w:rPr>
          <w:rFonts w:cs="Arial"/>
          <w:b/>
          <w:sz w:val="20"/>
          <w:szCs w:val="20"/>
          <w:lang w:val="nl-BE"/>
        </w:rPr>
        <w:t xml:space="preserve">           </w:t>
      </w:r>
      <w:r w:rsidRPr="00AD04D8">
        <w:rPr>
          <w:rFonts w:cs="Arial"/>
          <w:b/>
          <w:sz w:val="20"/>
          <w:szCs w:val="20"/>
          <w:lang w:val="nl-BE"/>
        </w:rPr>
        <w:t>11…</w:t>
      </w:r>
      <w:r w:rsidR="000B666C">
        <w:rPr>
          <w:rFonts w:cs="Arial"/>
          <w:b/>
          <w:sz w:val="20"/>
          <w:szCs w:val="20"/>
          <w:lang w:val="nl-BE"/>
        </w:rPr>
        <w:tab/>
      </w:r>
      <w:r w:rsidR="000B666C">
        <w:rPr>
          <w:rFonts w:cs="Arial"/>
          <w:b/>
          <w:sz w:val="20"/>
          <w:szCs w:val="20"/>
          <w:lang w:val="nl-BE"/>
        </w:rPr>
        <w:tab/>
        <w:t>Df7</w:t>
      </w:r>
    </w:p>
    <w:p w14:paraId="708DD591" w14:textId="77777777" w:rsidR="000B666C" w:rsidRDefault="000B666C" w:rsidP="004C1F8C">
      <w:pPr>
        <w:rPr>
          <w:rFonts w:cs="Arial"/>
          <w:b/>
          <w:sz w:val="20"/>
          <w:szCs w:val="20"/>
          <w:lang w:val="nl-BE"/>
        </w:rPr>
      </w:pPr>
      <w:r>
        <w:rPr>
          <w:rFonts w:cs="Arial"/>
          <w:b/>
          <w:sz w:val="20"/>
          <w:szCs w:val="20"/>
          <w:lang w:val="nl-BE"/>
        </w:rPr>
        <w:t xml:space="preserve">           12.Dh6+</w:t>
      </w:r>
      <w:r>
        <w:rPr>
          <w:rFonts w:cs="Arial"/>
          <w:b/>
          <w:sz w:val="20"/>
          <w:szCs w:val="20"/>
          <w:lang w:val="nl-BE"/>
        </w:rPr>
        <w:tab/>
      </w:r>
      <w:r>
        <w:rPr>
          <w:rFonts w:cs="Arial"/>
          <w:b/>
          <w:sz w:val="20"/>
          <w:szCs w:val="20"/>
          <w:lang w:val="nl-BE"/>
        </w:rPr>
        <w:tab/>
        <w:t>Kg8</w:t>
      </w:r>
    </w:p>
    <w:p w14:paraId="0C470148" w14:textId="77777777" w:rsidR="000B666C" w:rsidRDefault="000B666C" w:rsidP="004C1F8C">
      <w:pPr>
        <w:rPr>
          <w:rFonts w:cs="Arial"/>
          <w:b/>
          <w:sz w:val="20"/>
          <w:szCs w:val="20"/>
          <w:lang w:val="nl-BE"/>
        </w:rPr>
      </w:pPr>
      <w:r>
        <w:rPr>
          <w:rFonts w:cs="Arial"/>
          <w:b/>
          <w:sz w:val="20"/>
          <w:szCs w:val="20"/>
          <w:lang w:val="nl-BE"/>
        </w:rPr>
        <w:t xml:space="preserve">           13.Le6</w:t>
      </w:r>
      <w:r>
        <w:rPr>
          <w:rFonts w:cs="Arial"/>
          <w:b/>
          <w:sz w:val="20"/>
          <w:szCs w:val="20"/>
          <w:lang w:val="nl-BE"/>
        </w:rPr>
        <w:tab/>
      </w:r>
      <w:r>
        <w:rPr>
          <w:rFonts w:cs="Arial"/>
          <w:b/>
          <w:sz w:val="20"/>
          <w:szCs w:val="20"/>
          <w:lang w:val="nl-BE"/>
        </w:rPr>
        <w:tab/>
        <w:t>Dxe6</w:t>
      </w:r>
    </w:p>
    <w:p w14:paraId="1B08E653" w14:textId="77777777" w:rsidR="000B666C" w:rsidRDefault="000B666C" w:rsidP="004C1F8C">
      <w:pPr>
        <w:rPr>
          <w:rFonts w:cs="Arial"/>
          <w:b/>
          <w:sz w:val="20"/>
          <w:szCs w:val="20"/>
          <w:lang w:val="nl-BE"/>
        </w:rPr>
      </w:pPr>
      <w:r>
        <w:rPr>
          <w:rFonts w:cs="Arial"/>
          <w:b/>
          <w:sz w:val="20"/>
          <w:szCs w:val="20"/>
          <w:lang w:val="nl-BE"/>
        </w:rPr>
        <w:t xml:space="preserve">           14.Kxe6+</w:t>
      </w:r>
    </w:p>
    <w:p w14:paraId="3F78B659" w14:textId="77777777" w:rsidR="004C1F8C" w:rsidRPr="004C1F8C" w:rsidRDefault="000B666C" w:rsidP="004C1F8C">
      <w:pPr>
        <w:rPr>
          <w:rFonts w:cs="Arial"/>
          <w:b/>
          <w:sz w:val="20"/>
          <w:szCs w:val="20"/>
          <w:u w:val="double"/>
          <w:lang w:val="nl-BE"/>
        </w:rPr>
      </w:pPr>
      <w:r>
        <w:rPr>
          <w:rFonts w:cs="Arial"/>
          <w:sz w:val="20"/>
          <w:szCs w:val="20"/>
          <w:lang w:val="nl-BE"/>
        </w:rPr>
        <w:t>Met winst.</w:t>
      </w:r>
      <w:r w:rsidR="004C1F8C">
        <w:rPr>
          <w:rFonts w:cs="Arial"/>
          <w:b/>
          <w:sz w:val="20"/>
          <w:szCs w:val="20"/>
          <w:lang w:val="nl-BE"/>
        </w:rPr>
        <w:tab/>
      </w:r>
      <w:r w:rsidR="004C1F8C">
        <w:rPr>
          <w:rFonts w:cs="Arial"/>
          <w:b/>
          <w:sz w:val="20"/>
          <w:szCs w:val="20"/>
          <w:lang w:val="nl-BE"/>
        </w:rPr>
        <w:tab/>
      </w:r>
      <w:r w:rsidR="00F316EE" w:rsidRPr="00AD04D8">
        <w:rPr>
          <w:rFonts w:cs="Arial"/>
          <w:b/>
          <w:sz w:val="20"/>
          <w:szCs w:val="20"/>
          <w:lang w:val="nl-BE"/>
        </w:rPr>
        <w:tab/>
      </w:r>
    </w:p>
    <w:p w14:paraId="14F85704" w14:textId="77777777" w:rsidR="004C1F8C" w:rsidRDefault="004C1F8C" w:rsidP="004C1F8C">
      <w:pPr>
        <w:rPr>
          <w:rFonts w:cs="Arial"/>
          <w:b/>
          <w:sz w:val="20"/>
          <w:szCs w:val="20"/>
          <w:lang w:val="nl-BE"/>
        </w:rPr>
      </w:pPr>
    </w:p>
    <w:p w14:paraId="162EF066" w14:textId="77777777" w:rsidR="004C1F8C" w:rsidRDefault="004C1F8C" w:rsidP="004C1F8C">
      <w:pPr>
        <w:rPr>
          <w:rFonts w:cs="Arial"/>
          <w:b/>
          <w:sz w:val="20"/>
          <w:szCs w:val="20"/>
          <w:lang w:val="nl-BE"/>
        </w:rPr>
      </w:pPr>
    </w:p>
    <w:p w14:paraId="21C93885" w14:textId="77777777" w:rsidR="004C1F8C" w:rsidRDefault="004C1F8C" w:rsidP="004C1F8C">
      <w:pPr>
        <w:rPr>
          <w:rFonts w:cs="Arial"/>
          <w:b/>
          <w:sz w:val="20"/>
          <w:szCs w:val="20"/>
          <w:lang w:val="nl-BE"/>
        </w:rPr>
      </w:pPr>
    </w:p>
    <w:p w14:paraId="3F8A1A63" w14:textId="77777777" w:rsidR="004C1F8C" w:rsidRDefault="004C1F8C" w:rsidP="004C1F8C">
      <w:pPr>
        <w:rPr>
          <w:rFonts w:cs="Arial"/>
          <w:b/>
          <w:sz w:val="20"/>
          <w:szCs w:val="20"/>
          <w:lang w:val="nl-BE"/>
        </w:rPr>
      </w:pPr>
    </w:p>
    <w:p w14:paraId="30231A2A" w14:textId="77777777" w:rsidR="004C1F8C" w:rsidRDefault="004C1F8C" w:rsidP="004C1F8C">
      <w:pPr>
        <w:rPr>
          <w:rFonts w:cs="Arial"/>
          <w:b/>
          <w:sz w:val="20"/>
          <w:szCs w:val="20"/>
          <w:lang w:val="nl-BE"/>
        </w:rPr>
      </w:pPr>
    </w:p>
    <w:p w14:paraId="4DAF7AB3" w14:textId="77777777" w:rsidR="004C1F8C" w:rsidRDefault="004C1F8C" w:rsidP="004C1F8C">
      <w:pPr>
        <w:rPr>
          <w:rFonts w:cs="Arial"/>
          <w:b/>
          <w:sz w:val="20"/>
          <w:szCs w:val="20"/>
          <w:lang w:val="nl-BE"/>
        </w:rPr>
      </w:pPr>
    </w:p>
    <w:p w14:paraId="6002FCC4" w14:textId="77777777" w:rsidR="004C1F8C" w:rsidRPr="00AD04D8" w:rsidRDefault="004C1F8C" w:rsidP="004C1F8C">
      <w:pPr>
        <w:rPr>
          <w:b/>
          <w:sz w:val="20"/>
          <w:szCs w:val="20"/>
          <w:lang w:val="nl-BE"/>
        </w:rPr>
      </w:pPr>
    </w:p>
    <w:p w14:paraId="6DA7DFF0" w14:textId="77777777" w:rsidR="000B666C" w:rsidRDefault="000B666C" w:rsidP="00F316EE">
      <w:pPr>
        <w:spacing w:line="190" w:lineRule="exact"/>
        <w:jc w:val="center"/>
        <w:rPr>
          <w:b/>
          <w:sz w:val="20"/>
          <w:szCs w:val="20"/>
          <w:lang w:val="nl-BE"/>
        </w:rPr>
      </w:pPr>
    </w:p>
    <w:p w14:paraId="5C46FA3D" w14:textId="77777777" w:rsidR="000B666C" w:rsidRDefault="000B666C" w:rsidP="00F316EE">
      <w:pPr>
        <w:spacing w:line="190" w:lineRule="exact"/>
        <w:jc w:val="center"/>
        <w:rPr>
          <w:b/>
          <w:sz w:val="20"/>
          <w:szCs w:val="20"/>
          <w:lang w:val="nl-BE"/>
        </w:rPr>
      </w:pPr>
    </w:p>
    <w:p w14:paraId="29FAE056" w14:textId="77777777" w:rsidR="000B666C" w:rsidRDefault="000B666C" w:rsidP="00F316EE">
      <w:pPr>
        <w:spacing w:line="190" w:lineRule="exact"/>
        <w:jc w:val="center"/>
        <w:rPr>
          <w:b/>
          <w:sz w:val="20"/>
          <w:szCs w:val="20"/>
          <w:lang w:val="nl-BE"/>
        </w:rPr>
      </w:pPr>
    </w:p>
    <w:p w14:paraId="187D057B" w14:textId="77777777" w:rsidR="000B666C" w:rsidRDefault="000B666C" w:rsidP="00F316EE">
      <w:pPr>
        <w:spacing w:line="190" w:lineRule="exact"/>
        <w:jc w:val="center"/>
        <w:rPr>
          <w:b/>
          <w:sz w:val="20"/>
          <w:szCs w:val="20"/>
          <w:lang w:val="nl-BE"/>
        </w:rPr>
      </w:pPr>
    </w:p>
    <w:p w14:paraId="0F48090B" w14:textId="77777777" w:rsidR="000B666C" w:rsidRDefault="000B666C" w:rsidP="00F316EE">
      <w:pPr>
        <w:spacing w:line="190" w:lineRule="exact"/>
        <w:jc w:val="center"/>
        <w:rPr>
          <w:b/>
          <w:sz w:val="20"/>
          <w:szCs w:val="20"/>
          <w:lang w:val="nl-BE"/>
        </w:rPr>
      </w:pPr>
    </w:p>
    <w:p w14:paraId="598F97CD" w14:textId="77777777" w:rsidR="000B666C" w:rsidRDefault="000B666C" w:rsidP="00F316EE">
      <w:pPr>
        <w:spacing w:line="190" w:lineRule="exact"/>
        <w:jc w:val="center"/>
        <w:rPr>
          <w:b/>
          <w:sz w:val="20"/>
          <w:szCs w:val="20"/>
          <w:lang w:val="nl-BE"/>
        </w:rPr>
      </w:pPr>
    </w:p>
    <w:p w14:paraId="74BF8523" w14:textId="77777777" w:rsidR="000B666C" w:rsidRDefault="000B666C" w:rsidP="00F316EE">
      <w:pPr>
        <w:spacing w:line="190" w:lineRule="exact"/>
        <w:jc w:val="center"/>
        <w:rPr>
          <w:b/>
          <w:sz w:val="20"/>
          <w:szCs w:val="20"/>
          <w:lang w:val="nl-BE"/>
        </w:rPr>
      </w:pPr>
    </w:p>
    <w:p w14:paraId="72637E9B" w14:textId="77777777" w:rsidR="000B666C" w:rsidRDefault="000B666C" w:rsidP="00F316EE">
      <w:pPr>
        <w:spacing w:line="190" w:lineRule="exact"/>
        <w:jc w:val="center"/>
        <w:rPr>
          <w:b/>
          <w:sz w:val="20"/>
          <w:szCs w:val="20"/>
          <w:lang w:val="nl-BE"/>
        </w:rPr>
      </w:pPr>
    </w:p>
    <w:p w14:paraId="6DFCF9EA" w14:textId="77777777" w:rsidR="000B666C" w:rsidRDefault="000B666C" w:rsidP="00F316EE">
      <w:pPr>
        <w:spacing w:line="190" w:lineRule="exact"/>
        <w:jc w:val="center"/>
        <w:rPr>
          <w:b/>
          <w:sz w:val="20"/>
          <w:szCs w:val="20"/>
          <w:lang w:val="nl-BE"/>
        </w:rPr>
      </w:pPr>
    </w:p>
    <w:p w14:paraId="1D0C7EB8" w14:textId="77777777" w:rsidR="000B666C" w:rsidRDefault="000B666C" w:rsidP="00F316EE">
      <w:pPr>
        <w:spacing w:line="190" w:lineRule="exact"/>
        <w:jc w:val="center"/>
        <w:rPr>
          <w:b/>
          <w:sz w:val="20"/>
          <w:szCs w:val="20"/>
          <w:lang w:val="nl-BE"/>
        </w:rPr>
      </w:pPr>
    </w:p>
    <w:p w14:paraId="0366244D" w14:textId="77777777" w:rsidR="000B666C" w:rsidRDefault="000B666C" w:rsidP="00F316EE">
      <w:pPr>
        <w:spacing w:line="190" w:lineRule="exact"/>
        <w:jc w:val="center"/>
        <w:rPr>
          <w:b/>
          <w:sz w:val="20"/>
          <w:szCs w:val="20"/>
          <w:lang w:val="nl-BE"/>
        </w:rPr>
      </w:pPr>
    </w:p>
    <w:p w14:paraId="008B4E15" w14:textId="77777777" w:rsidR="000B666C" w:rsidRDefault="000B666C" w:rsidP="00F316EE">
      <w:pPr>
        <w:spacing w:line="190" w:lineRule="exact"/>
        <w:jc w:val="center"/>
        <w:rPr>
          <w:b/>
          <w:sz w:val="20"/>
          <w:szCs w:val="20"/>
          <w:lang w:val="nl-BE"/>
        </w:rPr>
      </w:pPr>
    </w:p>
    <w:p w14:paraId="7B3F2044" w14:textId="77777777" w:rsidR="000B666C" w:rsidRDefault="000B666C" w:rsidP="00F316EE">
      <w:pPr>
        <w:spacing w:line="190" w:lineRule="exact"/>
        <w:jc w:val="center"/>
        <w:rPr>
          <w:b/>
          <w:sz w:val="20"/>
          <w:szCs w:val="20"/>
          <w:lang w:val="nl-BE"/>
        </w:rPr>
      </w:pPr>
    </w:p>
    <w:p w14:paraId="3FC5CA17" w14:textId="77777777" w:rsidR="000B666C" w:rsidRDefault="000B666C" w:rsidP="00F316EE">
      <w:pPr>
        <w:spacing w:line="190" w:lineRule="exact"/>
        <w:jc w:val="center"/>
        <w:rPr>
          <w:b/>
          <w:sz w:val="20"/>
          <w:szCs w:val="20"/>
          <w:lang w:val="nl-BE"/>
        </w:rPr>
      </w:pPr>
    </w:p>
    <w:p w14:paraId="21E69D43" w14:textId="77777777" w:rsidR="000B666C" w:rsidRDefault="000B666C" w:rsidP="00F316EE">
      <w:pPr>
        <w:spacing w:line="190" w:lineRule="exact"/>
        <w:jc w:val="center"/>
        <w:rPr>
          <w:b/>
          <w:sz w:val="20"/>
          <w:szCs w:val="20"/>
          <w:lang w:val="nl-BE"/>
        </w:rPr>
      </w:pPr>
    </w:p>
    <w:p w14:paraId="272BE311" w14:textId="77777777" w:rsidR="00F316EE" w:rsidRPr="00AD04D8" w:rsidRDefault="00F316EE" w:rsidP="00F316EE">
      <w:pPr>
        <w:spacing w:line="190" w:lineRule="exact"/>
        <w:jc w:val="center"/>
        <w:rPr>
          <w:b/>
          <w:sz w:val="20"/>
          <w:szCs w:val="20"/>
          <w:lang w:val="nl-BE"/>
        </w:rPr>
      </w:pPr>
      <w:r w:rsidRPr="00AD04D8">
        <w:rPr>
          <w:b/>
          <w:sz w:val="20"/>
          <w:szCs w:val="20"/>
          <w:lang w:val="nl-BE"/>
        </w:rPr>
        <w:lastRenderedPageBreak/>
        <w:t xml:space="preserve">- </w:t>
      </w:r>
      <w:r w:rsidR="006F05DB">
        <w:rPr>
          <w:b/>
          <w:sz w:val="20"/>
          <w:szCs w:val="20"/>
          <w:lang w:val="nl-BE"/>
        </w:rPr>
        <w:t>51</w:t>
      </w:r>
      <w:r>
        <w:rPr>
          <w:b/>
          <w:sz w:val="20"/>
          <w:szCs w:val="20"/>
          <w:lang w:val="nl-BE"/>
        </w:rPr>
        <w:t xml:space="preserve"> </w:t>
      </w:r>
      <w:r w:rsidRPr="00AD04D8">
        <w:rPr>
          <w:b/>
          <w:sz w:val="20"/>
          <w:szCs w:val="20"/>
          <w:lang w:val="nl-BE"/>
        </w:rPr>
        <w:t>-</w:t>
      </w:r>
      <w:r w:rsidR="006258FF">
        <w:rPr>
          <w:b/>
          <w:sz w:val="20"/>
          <w:szCs w:val="20"/>
          <w:lang w:val="nl-BE"/>
        </w:rPr>
        <w:t xml:space="preserve"> wachten</w:t>
      </w:r>
    </w:p>
    <w:p w14:paraId="59B2C0D7" w14:textId="77777777" w:rsidR="00F316EE" w:rsidRPr="00AD04D8" w:rsidRDefault="00F316EE" w:rsidP="00F316EE">
      <w:pPr>
        <w:spacing w:line="190" w:lineRule="exact"/>
        <w:jc w:val="center"/>
        <w:rPr>
          <w:b/>
          <w:sz w:val="20"/>
          <w:szCs w:val="20"/>
          <w:lang w:val="nl-BE"/>
        </w:rPr>
      </w:pPr>
    </w:p>
    <w:p w14:paraId="399CE4C1" w14:textId="77777777" w:rsidR="00F316EE" w:rsidRPr="004D2C76" w:rsidRDefault="00F316EE" w:rsidP="00F316EE">
      <w:pPr>
        <w:spacing w:line="190" w:lineRule="exact"/>
        <w:jc w:val="center"/>
        <w:rPr>
          <w:sz w:val="20"/>
          <w:szCs w:val="20"/>
          <w:lang w:val="nl-BE"/>
        </w:rPr>
      </w:pPr>
      <w:r w:rsidRPr="00AD04D8">
        <w:rPr>
          <w:i/>
          <w:sz w:val="20"/>
          <w:szCs w:val="20"/>
          <w:lang w:val="nl-BE"/>
        </w:rPr>
        <w:t>Origineel</w:t>
      </w:r>
      <w:r>
        <w:rPr>
          <w:i/>
          <w:sz w:val="20"/>
          <w:szCs w:val="20"/>
          <w:lang w:val="nl-BE"/>
        </w:rPr>
        <w:t xml:space="preserve">, </w:t>
      </w:r>
      <w:r>
        <w:rPr>
          <w:sz w:val="20"/>
          <w:szCs w:val="20"/>
          <w:lang w:val="nl-BE"/>
        </w:rPr>
        <w:t>2008</w:t>
      </w:r>
    </w:p>
    <w:p w14:paraId="53008220" w14:textId="77777777" w:rsidR="00F316EE" w:rsidRPr="00AD04D8" w:rsidRDefault="00F316EE" w:rsidP="00F316EE">
      <w:pPr>
        <w:spacing w:line="190" w:lineRule="exact"/>
        <w:jc w:val="center"/>
        <w:rPr>
          <w:b/>
          <w:i/>
          <w:sz w:val="20"/>
          <w:szCs w:val="20"/>
          <w:lang w:val="nl-BE"/>
        </w:rPr>
      </w:pPr>
    </w:p>
    <w:p w14:paraId="558CE070" w14:textId="77777777" w:rsidR="00F316EE" w:rsidRPr="00AD04D8" w:rsidRDefault="00990285" w:rsidP="00F316EE">
      <w:pPr>
        <w:jc w:val="both"/>
        <w:rPr>
          <w:sz w:val="20"/>
          <w:szCs w:val="20"/>
          <w:lang w:val="nl-BE"/>
        </w:rPr>
      </w:pPr>
      <w:r>
        <w:rPr>
          <w:noProof/>
          <w:lang w:val="nl-BE"/>
        </w:rPr>
        <w:object w:dxaOrig="1440" w:dyaOrig="1440" w14:anchorId="26057F0B">
          <v:shape id="_x0000_s1381" type="#_x0000_t75" style="position:absolute;left:0;text-align:left;margin-left:0;margin-top:0;width:151.5pt;height:152.25pt;z-index:251701248;mso-position-horizontal:center">
            <v:imagedata r:id="rId111" o:title=""/>
            <w10:wrap type="square"/>
          </v:shape>
          <o:OLEObject Type="Embed" ProgID="CorelDRAW.Graphic.12" ShapeID="_x0000_s1381" DrawAspect="Content" ObjectID="_1587467689" r:id="rId112"/>
        </w:object>
      </w:r>
    </w:p>
    <w:p w14:paraId="188B0839" w14:textId="77777777" w:rsidR="00F316EE" w:rsidRPr="00AD04D8" w:rsidRDefault="00C4554B" w:rsidP="00F316EE">
      <w:pPr>
        <w:jc w:val="both"/>
        <w:rPr>
          <w:sz w:val="20"/>
          <w:szCs w:val="20"/>
          <w:lang w:val="nl-BE"/>
        </w:rPr>
      </w:pPr>
      <w:r>
        <w:rPr>
          <w:b/>
          <w:lang w:val="nl-BE"/>
        </w:rPr>
        <w:t>+</w:t>
      </w:r>
      <w:r w:rsidR="00F316EE" w:rsidRPr="00AD04D8">
        <w:rPr>
          <w:b/>
          <w:sz w:val="22"/>
          <w:szCs w:val="22"/>
          <w:lang w:val="nl-BE"/>
        </w:rPr>
        <w:t xml:space="preserve"> </w:t>
      </w:r>
      <w:r w:rsidR="003133A9">
        <w:rPr>
          <w:sz w:val="20"/>
          <w:szCs w:val="20"/>
          <w:lang w:val="nl-BE"/>
        </w:rPr>
        <w:t xml:space="preserve">                            </w:t>
      </w:r>
      <w:r w:rsidR="00575D79">
        <w:rPr>
          <w:sz w:val="20"/>
          <w:szCs w:val="20"/>
          <w:lang w:val="nl-BE"/>
        </w:rPr>
        <w:t>0010.11</w:t>
      </w:r>
      <w:r w:rsidR="003133A9">
        <w:rPr>
          <w:sz w:val="20"/>
          <w:szCs w:val="20"/>
          <w:lang w:val="nl-BE"/>
        </w:rPr>
        <w:t xml:space="preserve"> </w:t>
      </w:r>
      <w:r w:rsidR="00F316EE" w:rsidRPr="00AD04D8">
        <w:rPr>
          <w:sz w:val="20"/>
          <w:szCs w:val="20"/>
          <w:lang w:val="nl-BE"/>
        </w:rPr>
        <w:t>e8e4</w:t>
      </w:r>
    </w:p>
    <w:p w14:paraId="28C73CE3" w14:textId="77777777" w:rsidR="00F316EE" w:rsidRPr="00AD04D8" w:rsidRDefault="00F316EE" w:rsidP="00F316EE">
      <w:pPr>
        <w:jc w:val="both"/>
        <w:rPr>
          <w:sz w:val="20"/>
          <w:szCs w:val="20"/>
          <w:lang w:val="nl-BE"/>
        </w:rPr>
      </w:pPr>
    </w:p>
    <w:p w14:paraId="7E77A38F" w14:textId="77777777" w:rsidR="00F316EE" w:rsidRPr="00AD04D8" w:rsidRDefault="00F316EE" w:rsidP="00F316EE">
      <w:pPr>
        <w:jc w:val="both"/>
        <w:rPr>
          <w:b/>
          <w:sz w:val="20"/>
          <w:szCs w:val="20"/>
          <w:lang w:val="nl-BE"/>
        </w:rPr>
      </w:pPr>
      <w:r w:rsidRPr="00AD04D8">
        <w:rPr>
          <w:b/>
          <w:sz w:val="20"/>
          <w:szCs w:val="20"/>
          <w:lang w:val="nl-BE"/>
        </w:rPr>
        <w:tab/>
        <w:t xml:space="preserve">1.g8D </w:t>
      </w:r>
      <w:r w:rsidRPr="00AD04D8">
        <w:rPr>
          <w:b/>
          <w:sz w:val="20"/>
          <w:szCs w:val="20"/>
          <w:lang w:val="nl-BE"/>
        </w:rPr>
        <w:tab/>
      </w:r>
      <w:r w:rsidRPr="00AD04D8">
        <w:rPr>
          <w:b/>
          <w:sz w:val="20"/>
          <w:szCs w:val="20"/>
          <w:lang w:val="nl-BE"/>
        </w:rPr>
        <w:tab/>
        <w:t xml:space="preserve">a1D </w:t>
      </w:r>
    </w:p>
    <w:p w14:paraId="4ECA8FA6" w14:textId="77777777" w:rsidR="00F316EE" w:rsidRPr="00AD04D8" w:rsidRDefault="00F316EE" w:rsidP="00F316EE">
      <w:pPr>
        <w:jc w:val="both"/>
        <w:rPr>
          <w:b/>
          <w:sz w:val="20"/>
          <w:szCs w:val="20"/>
          <w:lang w:val="nl-BE"/>
        </w:rPr>
      </w:pPr>
      <w:r w:rsidRPr="00AD04D8">
        <w:rPr>
          <w:b/>
          <w:sz w:val="20"/>
          <w:szCs w:val="20"/>
          <w:lang w:val="nl-BE"/>
        </w:rPr>
        <w:tab/>
        <w:t xml:space="preserve">2.Dg2+ </w:t>
      </w:r>
      <w:r w:rsidRPr="00AD04D8">
        <w:rPr>
          <w:b/>
          <w:sz w:val="20"/>
          <w:szCs w:val="20"/>
          <w:lang w:val="nl-BE"/>
        </w:rPr>
        <w:tab/>
        <w:t xml:space="preserve">Kf5 </w:t>
      </w:r>
    </w:p>
    <w:p w14:paraId="4BF59FF5" w14:textId="77777777" w:rsidR="00F316EE" w:rsidRPr="00252C5E" w:rsidRDefault="00F316EE" w:rsidP="00F316EE">
      <w:pPr>
        <w:jc w:val="both"/>
        <w:rPr>
          <w:sz w:val="20"/>
          <w:szCs w:val="20"/>
          <w:lang w:val="nl-BE"/>
        </w:rPr>
      </w:pPr>
      <w:r w:rsidRPr="00AD04D8">
        <w:rPr>
          <w:sz w:val="20"/>
          <w:szCs w:val="20"/>
          <w:lang w:val="nl-BE"/>
        </w:rPr>
        <w:t xml:space="preserve">Het beste: </w:t>
      </w:r>
    </w:p>
    <w:p w14:paraId="29064CE0" w14:textId="77777777" w:rsidR="00F316EE" w:rsidRPr="00AD04D8" w:rsidRDefault="00F316EE" w:rsidP="0038155E">
      <w:pPr>
        <w:numPr>
          <w:ilvl w:val="0"/>
          <w:numId w:val="14"/>
        </w:numPr>
        <w:jc w:val="both"/>
        <w:rPr>
          <w:sz w:val="20"/>
          <w:szCs w:val="20"/>
          <w:lang w:val="nl-BE"/>
        </w:rPr>
      </w:pPr>
      <w:r w:rsidRPr="00AD04D8">
        <w:rPr>
          <w:sz w:val="20"/>
          <w:szCs w:val="20"/>
          <w:lang w:val="nl-BE"/>
        </w:rPr>
        <w:t>2…Kf4</w:t>
      </w:r>
      <w:r w:rsidR="00642C59">
        <w:rPr>
          <w:sz w:val="20"/>
          <w:szCs w:val="20"/>
          <w:lang w:val="nl-BE"/>
        </w:rPr>
        <w:t>?</w:t>
      </w:r>
      <w:r w:rsidRPr="00AD04D8">
        <w:rPr>
          <w:sz w:val="20"/>
          <w:szCs w:val="20"/>
          <w:lang w:val="nl-BE"/>
        </w:rPr>
        <w:t xml:space="preserve"> 3.Dg4+ Ke3 4.Df3+, </w:t>
      </w:r>
      <w:r>
        <w:rPr>
          <w:sz w:val="20"/>
          <w:szCs w:val="20"/>
          <w:lang w:val="nl-BE"/>
        </w:rPr>
        <w:t>(</w:t>
      </w:r>
      <w:r w:rsidR="00E55071">
        <w:rPr>
          <w:i/>
          <w:sz w:val="20"/>
          <w:szCs w:val="20"/>
          <w:lang w:val="nl-BE"/>
        </w:rPr>
        <w:t>Z</w:t>
      </w:r>
      <w:r w:rsidRPr="00D031B4">
        <w:rPr>
          <w:i/>
          <w:sz w:val="20"/>
          <w:szCs w:val="20"/>
          <w:lang w:val="nl-BE"/>
        </w:rPr>
        <w:t>ie zet 8. in de hoofdvari</w:t>
      </w:r>
      <w:r w:rsidR="00E55071">
        <w:rPr>
          <w:i/>
          <w:sz w:val="20"/>
          <w:szCs w:val="20"/>
          <w:lang w:val="nl-BE"/>
        </w:rPr>
        <w:t>-</w:t>
      </w:r>
      <w:r w:rsidRPr="00D031B4">
        <w:rPr>
          <w:i/>
          <w:sz w:val="20"/>
          <w:szCs w:val="20"/>
          <w:lang w:val="nl-BE"/>
        </w:rPr>
        <w:t>ant.)</w:t>
      </w:r>
      <w:r w:rsidRPr="00AD04D8">
        <w:rPr>
          <w:sz w:val="20"/>
          <w:szCs w:val="20"/>
          <w:lang w:val="nl-BE"/>
        </w:rPr>
        <w:t xml:space="preserve"> </w:t>
      </w:r>
    </w:p>
    <w:p w14:paraId="71C0032A" w14:textId="77777777" w:rsidR="00F316EE" w:rsidRPr="00AD04D8" w:rsidRDefault="00F316EE" w:rsidP="0038155E">
      <w:pPr>
        <w:numPr>
          <w:ilvl w:val="0"/>
          <w:numId w:val="14"/>
        </w:numPr>
        <w:jc w:val="both"/>
        <w:rPr>
          <w:sz w:val="20"/>
          <w:szCs w:val="20"/>
          <w:lang w:val="nl-BE"/>
        </w:rPr>
      </w:pPr>
      <w:r w:rsidRPr="00AD04D8">
        <w:rPr>
          <w:sz w:val="20"/>
          <w:szCs w:val="20"/>
          <w:lang w:val="nl-BE"/>
        </w:rPr>
        <w:t>2…Kd3</w:t>
      </w:r>
      <w:r w:rsidR="00642C59">
        <w:rPr>
          <w:sz w:val="20"/>
          <w:szCs w:val="20"/>
          <w:lang w:val="nl-BE"/>
        </w:rPr>
        <w:t>?</w:t>
      </w:r>
      <w:r w:rsidRPr="00AD04D8">
        <w:rPr>
          <w:sz w:val="20"/>
          <w:szCs w:val="20"/>
          <w:lang w:val="nl-BE"/>
        </w:rPr>
        <w:t xml:space="preserve"> 3.Df1+</w:t>
      </w:r>
      <w:r>
        <w:rPr>
          <w:sz w:val="20"/>
          <w:szCs w:val="20"/>
          <w:lang w:val="nl-BE"/>
        </w:rPr>
        <w:t xml:space="preserve"> Ke3 4.Df3+ </w:t>
      </w:r>
      <w:r w:rsidR="00E55071">
        <w:rPr>
          <w:i/>
          <w:sz w:val="20"/>
          <w:szCs w:val="20"/>
          <w:lang w:val="nl-BE"/>
        </w:rPr>
        <w:t>(Z</w:t>
      </w:r>
      <w:r>
        <w:rPr>
          <w:i/>
          <w:sz w:val="20"/>
          <w:szCs w:val="20"/>
          <w:lang w:val="nl-BE"/>
        </w:rPr>
        <w:t>ie zet 8.)</w:t>
      </w:r>
    </w:p>
    <w:p w14:paraId="6E4661A2" w14:textId="77777777" w:rsidR="00F316EE" w:rsidRPr="00252C5E" w:rsidRDefault="00F316EE" w:rsidP="00F316EE">
      <w:pPr>
        <w:jc w:val="both"/>
        <w:rPr>
          <w:sz w:val="20"/>
          <w:szCs w:val="20"/>
          <w:lang w:val="nl-BE"/>
        </w:rPr>
      </w:pPr>
      <w:r w:rsidRPr="00AD04D8">
        <w:rPr>
          <w:sz w:val="20"/>
          <w:szCs w:val="20"/>
          <w:lang w:val="nl-BE"/>
        </w:rPr>
        <w:tab/>
      </w:r>
      <w:r w:rsidRPr="00AD04D8">
        <w:rPr>
          <w:b/>
          <w:sz w:val="20"/>
          <w:szCs w:val="20"/>
          <w:lang w:val="nl-BE"/>
        </w:rPr>
        <w:t>3.Dg4+</w:t>
      </w:r>
    </w:p>
    <w:p w14:paraId="1D1C7BF7" w14:textId="77777777" w:rsidR="00F316EE" w:rsidRDefault="00F316EE" w:rsidP="00F316EE">
      <w:pPr>
        <w:jc w:val="both"/>
        <w:rPr>
          <w:i/>
          <w:sz w:val="20"/>
          <w:szCs w:val="20"/>
          <w:lang w:val="nl-BE"/>
        </w:rPr>
      </w:pPr>
      <w:r>
        <w:rPr>
          <w:sz w:val="20"/>
          <w:szCs w:val="20"/>
          <w:lang w:val="nl-BE"/>
        </w:rPr>
        <w:t xml:space="preserve">3.Dh3+? of 3.Df2+ Ke4 4.Dg2+ Kf5 5.Dg4+ </w:t>
      </w:r>
      <w:r w:rsidR="00E55071">
        <w:rPr>
          <w:i/>
          <w:sz w:val="20"/>
          <w:szCs w:val="20"/>
          <w:lang w:val="nl-BE"/>
        </w:rPr>
        <w:t>(Z</w:t>
      </w:r>
      <w:r>
        <w:rPr>
          <w:i/>
          <w:sz w:val="20"/>
          <w:szCs w:val="20"/>
          <w:lang w:val="nl-BE"/>
        </w:rPr>
        <w:t>ie zet 3.)</w:t>
      </w:r>
    </w:p>
    <w:p w14:paraId="68CC6CCC" w14:textId="77777777" w:rsidR="00F316EE" w:rsidRPr="005933B8" w:rsidRDefault="00F316EE" w:rsidP="00F316EE">
      <w:pPr>
        <w:ind w:firstLine="708"/>
        <w:jc w:val="both"/>
        <w:rPr>
          <w:i/>
          <w:sz w:val="20"/>
          <w:szCs w:val="20"/>
          <w:lang w:val="nl-BE"/>
        </w:rPr>
      </w:pPr>
      <w:r>
        <w:rPr>
          <w:b/>
          <w:sz w:val="20"/>
          <w:szCs w:val="20"/>
          <w:lang w:val="nl-BE"/>
        </w:rPr>
        <w:t>3…</w:t>
      </w:r>
      <w:r>
        <w:rPr>
          <w:b/>
          <w:sz w:val="20"/>
          <w:szCs w:val="20"/>
          <w:lang w:val="nl-BE"/>
        </w:rPr>
        <w:tab/>
      </w:r>
      <w:r>
        <w:rPr>
          <w:b/>
          <w:sz w:val="20"/>
          <w:szCs w:val="20"/>
          <w:lang w:val="nl-BE"/>
        </w:rPr>
        <w:tab/>
      </w:r>
      <w:r w:rsidRPr="00AD04D8">
        <w:rPr>
          <w:b/>
          <w:sz w:val="20"/>
          <w:szCs w:val="20"/>
          <w:lang w:val="nl-BE"/>
        </w:rPr>
        <w:t>Kf6</w:t>
      </w:r>
    </w:p>
    <w:p w14:paraId="0576C58D" w14:textId="77777777" w:rsidR="00F316EE" w:rsidRDefault="00F316EE" w:rsidP="006076A2">
      <w:pPr>
        <w:ind w:firstLine="708"/>
        <w:jc w:val="both"/>
        <w:rPr>
          <w:b/>
          <w:sz w:val="20"/>
          <w:szCs w:val="20"/>
          <w:lang w:val="nl-BE"/>
        </w:rPr>
      </w:pPr>
      <w:r w:rsidRPr="00AD04D8">
        <w:rPr>
          <w:b/>
          <w:sz w:val="20"/>
          <w:szCs w:val="20"/>
          <w:lang w:val="nl-BE"/>
        </w:rPr>
        <w:t xml:space="preserve">4.Df4+ </w:t>
      </w:r>
      <w:r w:rsidRPr="00AD04D8">
        <w:rPr>
          <w:b/>
          <w:sz w:val="20"/>
          <w:szCs w:val="20"/>
          <w:lang w:val="nl-BE"/>
        </w:rPr>
        <w:tab/>
      </w:r>
    </w:p>
    <w:p w14:paraId="388553DE" w14:textId="77777777" w:rsidR="00F316EE" w:rsidRPr="00C43F55" w:rsidRDefault="00AC02FD" w:rsidP="00F316EE">
      <w:pPr>
        <w:jc w:val="both"/>
        <w:rPr>
          <w:i/>
          <w:sz w:val="20"/>
          <w:szCs w:val="20"/>
          <w:lang w:val="nl-BE"/>
        </w:rPr>
      </w:pPr>
      <w:r>
        <w:rPr>
          <w:sz w:val="20"/>
          <w:szCs w:val="20"/>
          <w:lang w:val="nl-BE"/>
        </w:rPr>
        <w:t xml:space="preserve">4.Dh4+? Df5+ 5.Dg4+ </w:t>
      </w:r>
      <w:r w:rsidR="00E55071">
        <w:rPr>
          <w:i/>
          <w:sz w:val="20"/>
          <w:szCs w:val="20"/>
          <w:lang w:val="nl-BE"/>
        </w:rPr>
        <w:t>(Z</w:t>
      </w:r>
      <w:r>
        <w:rPr>
          <w:i/>
          <w:sz w:val="20"/>
          <w:szCs w:val="20"/>
          <w:lang w:val="nl-BE"/>
        </w:rPr>
        <w:t>ie zet 3.)</w:t>
      </w:r>
    </w:p>
    <w:p w14:paraId="6DEF347A" w14:textId="77777777" w:rsidR="00F316EE" w:rsidRPr="00AD04D8" w:rsidRDefault="00F316EE" w:rsidP="00F316EE">
      <w:pPr>
        <w:jc w:val="both"/>
        <w:rPr>
          <w:b/>
          <w:sz w:val="20"/>
          <w:szCs w:val="20"/>
          <w:lang w:val="nl-BE"/>
        </w:rPr>
      </w:pPr>
      <w:r>
        <w:rPr>
          <w:b/>
          <w:sz w:val="20"/>
          <w:szCs w:val="20"/>
          <w:lang w:val="nl-BE"/>
        </w:rPr>
        <w:t xml:space="preserve">             4…</w:t>
      </w:r>
      <w:r>
        <w:rPr>
          <w:b/>
          <w:sz w:val="20"/>
          <w:szCs w:val="20"/>
          <w:lang w:val="nl-BE"/>
        </w:rPr>
        <w:tab/>
      </w:r>
      <w:r>
        <w:rPr>
          <w:b/>
          <w:sz w:val="20"/>
          <w:szCs w:val="20"/>
          <w:lang w:val="nl-BE"/>
        </w:rPr>
        <w:tab/>
      </w:r>
      <w:r w:rsidRPr="00AD04D8">
        <w:rPr>
          <w:b/>
          <w:sz w:val="20"/>
          <w:szCs w:val="20"/>
          <w:lang w:val="nl-BE"/>
        </w:rPr>
        <w:t xml:space="preserve">Kg6 </w:t>
      </w:r>
    </w:p>
    <w:p w14:paraId="0CBD1B71" w14:textId="77777777" w:rsidR="00F316EE" w:rsidRPr="00AD04D8" w:rsidRDefault="00F316EE" w:rsidP="00F316EE">
      <w:pPr>
        <w:jc w:val="both"/>
        <w:rPr>
          <w:sz w:val="20"/>
          <w:szCs w:val="20"/>
          <w:lang w:val="nl-BE"/>
        </w:rPr>
      </w:pPr>
      <w:r w:rsidRPr="00AD04D8">
        <w:rPr>
          <w:sz w:val="20"/>
          <w:szCs w:val="20"/>
          <w:lang w:val="nl-BE"/>
        </w:rPr>
        <w:t xml:space="preserve">Na 4…Kg7? 5.Dg5+ Kh7 6.Lc2+ Kh8 7.Dh6+ Kg8 volgt mat. </w:t>
      </w:r>
    </w:p>
    <w:p w14:paraId="4DD27FEA" w14:textId="77777777" w:rsidR="00F316EE" w:rsidRDefault="00F316EE" w:rsidP="00F316EE">
      <w:pPr>
        <w:jc w:val="both"/>
        <w:rPr>
          <w:b/>
          <w:sz w:val="20"/>
          <w:szCs w:val="20"/>
          <w:lang w:val="nl-BE"/>
        </w:rPr>
      </w:pPr>
      <w:r>
        <w:rPr>
          <w:b/>
          <w:sz w:val="20"/>
          <w:szCs w:val="20"/>
          <w:lang w:val="nl-BE"/>
        </w:rPr>
        <w:t xml:space="preserve">             </w:t>
      </w:r>
      <w:r w:rsidRPr="00AD04D8">
        <w:rPr>
          <w:b/>
          <w:sz w:val="20"/>
          <w:szCs w:val="20"/>
          <w:lang w:val="nl-BE"/>
        </w:rPr>
        <w:t xml:space="preserve">5.Df7+ </w:t>
      </w:r>
    </w:p>
    <w:p w14:paraId="1F8200E3" w14:textId="77777777" w:rsidR="00F316EE" w:rsidRPr="00C43F55" w:rsidRDefault="00F316EE" w:rsidP="00F316EE">
      <w:pPr>
        <w:jc w:val="both"/>
        <w:rPr>
          <w:i/>
          <w:sz w:val="20"/>
          <w:szCs w:val="20"/>
          <w:lang w:val="nl-BE"/>
        </w:rPr>
      </w:pPr>
      <w:r>
        <w:rPr>
          <w:sz w:val="20"/>
          <w:szCs w:val="20"/>
          <w:lang w:val="nl-BE"/>
        </w:rPr>
        <w:t xml:space="preserve">5.De4+? Kg5 6.Dg4+ Kf6 7.Df4+  </w:t>
      </w:r>
      <w:r w:rsidR="00E55071">
        <w:rPr>
          <w:i/>
          <w:sz w:val="20"/>
          <w:szCs w:val="20"/>
          <w:lang w:val="nl-BE"/>
        </w:rPr>
        <w:t>(Z</w:t>
      </w:r>
      <w:r>
        <w:rPr>
          <w:i/>
          <w:sz w:val="20"/>
          <w:szCs w:val="20"/>
          <w:lang w:val="nl-BE"/>
        </w:rPr>
        <w:t>ie zet 4.)</w:t>
      </w:r>
    </w:p>
    <w:p w14:paraId="5968C5E0" w14:textId="77777777" w:rsidR="00F316EE" w:rsidRDefault="00F316EE" w:rsidP="00F316EE">
      <w:pPr>
        <w:jc w:val="both"/>
        <w:rPr>
          <w:b/>
          <w:sz w:val="20"/>
          <w:szCs w:val="20"/>
          <w:lang w:val="nl-BE"/>
        </w:rPr>
      </w:pPr>
      <w:r>
        <w:rPr>
          <w:b/>
          <w:sz w:val="20"/>
          <w:szCs w:val="20"/>
          <w:lang w:val="nl-BE"/>
        </w:rPr>
        <w:t xml:space="preserve">             </w:t>
      </w:r>
    </w:p>
    <w:p w14:paraId="237C122C" w14:textId="77777777" w:rsidR="00F316EE" w:rsidRPr="00E549FB" w:rsidRDefault="00F316EE" w:rsidP="00E549FB">
      <w:pPr>
        <w:spacing w:line="276" w:lineRule="auto"/>
        <w:rPr>
          <w:b/>
          <w:sz w:val="20"/>
          <w:szCs w:val="20"/>
          <w:lang w:val="nl-BE"/>
        </w:rPr>
      </w:pPr>
    </w:p>
    <w:p w14:paraId="69D1D5C2" w14:textId="77777777" w:rsidR="0047774E" w:rsidRDefault="0047774E" w:rsidP="00E53B46">
      <w:pPr>
        <w:jc w:val="both"/>
        <w:rPr>
          <w:b/>
          <w:sz w:val="20"/>
          <w:szCs w:val="20"/>
          <w:lang w:val="nl-BE"/>
        </w:rPr>
      </w:pPr>
    </w:p>
    <w:p w14:paraId="32026106" w14:textId="77777777" w:rsidR="00551E80" w:rsidRDefault="00551E80" w:rsidP="00E53B46">
      <w:pPr>
        <w:jc w:val="both"/>
        <w:rPr>
          <w:b/>
          <w:sz w:val="20"/>
          <w:szCs w:val="20"/>
          <w:lang w:val="nl-BE"/>
        </w:rPr>
      </w:pPr>
    </w:p>
    <w:p w14:paraId="2050EC16" w14:textId="77777777" w:rsidR="00615049" w:rsidRDefault="00615049" w:rsidP="00E53B46">
      <w:pPr>
        <w:jc w:val="both"/>
        <w:rPr>
          <w:b/>
          <w:sz w:val="20"/>
          <w:szCs w:val="20"/>
          <w:lang w:val="nl-BE"/>
        </w:rPr>
      </w:pPr>
    </w:p>
    <w:p w14:paraId="5B7DD7B7" w14:textId="77777777" w:rsidR="00F316EE" w:rsidRPr="00AD04D8" w:rsidRDefault="00E53B46" w:rsidP="00E53B46">
      <w:pPr>
        <w:jc w:val="both"/>
        <w:rPr>
          <w:b/>
          <w:sz w:val="20"/>
          <w:szCs w:val="20"/>
          <w:lang w:val="nl-BE"/>
        </w:rPr>
      </w:pPr>
      <w:r>
        <w:rPr>
          <w:b/>
          <w:sz w:val="20"/>
          <w:szCs w:val="20"/>
          <w:lang w:val="nl-BE"/>
        </w:rPr>
        <w:t xml:space="preserve">             </w:t>
      </w:r>
      <w:r w:rsidR="00F316EE">
        <w:rPr>
          <w:b/>
          <w:sz w:val="20"/>
          <w:szCs w:val="20"/>
          <w:lang w:val="nl-BE"/>
        </w:rPr>
        <w:t>5…</w:t>
      </w:r>
      <w:r w:rsidR="00F316EE">
        <w:rPr>
          <w:b/>
          <w:sz w:val="20"/>
          <w:szCs w:val="20"/>
          <w:lang w:val="nl-BE"/>
        </w:rPr>
        <w:tab/>
      </w:r>
      <w:r w:rsidR="00F316EE">
        <w:rPr>
          <w:b/>
          <w:sz w:val="20"/>
          <w:szCs w:val="20"/>
          <w:lang w:val="nl-BE"/>
        </w:rPr>
        <w:tab/>
      </w:r>
      <w:r w:rsidR="00F316EE" w:rsidRPr="00AD04D8">
        <w:rPr>
          <w:b/>
          <w:sz w:val="20"/>
          <w:szCs w:val="20"/>
          <w:lang w:val="nl-BE"/>
        </w:rPr>
        <w:t xml:space="preserve">Kg5 </w:t>
      </w:r>
    </w:p>
    <w:p w14:paraId="05C96B83" w14:textId="77777777" w:rsidR="00F316EE" w:rsidRDefault="00F316EE" w:rsidP="00F316EE">
      <w:pPr>
        <w:jc w:val="both"/>
        <w:rPr>
          <w:sz w:val="20"/>
          <w:szCs w:val="20"/>
          <w:lang w:val="nl-BE"/>
        </w:rPr>
      </w:pPr>
      <w:r>
        <w:rPr>
          <w:sz w:val="20"/>
          <w:szCs w:val="20"/>
          <w:lang w:val="nl-BE"/>
        </w:rPr>
        <w:t>Nu wordt de</w:t>
      </w:r>
      <w:r w:rsidRPr="00AD04D8">
        <w:rPr>
          <w:sz w:val="20"/>
          <w:szCs w:val="20"/>
          <w:lang w:val="nl-BE"/>
        </w:rPr>
        <w:t xml:space="preserve"> koning naar onderen gedwongen</w:t>
      </w:r>
      <w:r>
        <w:rPr>
          <w:sz w:val="20"/>
          <w:szCs w:val="20"/>
          <w:lang w:val="nl-BE"/>
        </w:rPr>
        <w:t xml:space="preserve"> langs de kortste weg:</w:t>
      </w:r>
    </w:p>
    <w:p w14:paraId="1B2E46E0" w14:textId="77777777" w:rsidR="00F316EE" w:rsidRPr="00AD04D8" w:rsidRDefault="00F316EE" w:rsidP="00F316EE">
      <w:pPr>
        <w:jc w:val="both"/>
        <w:rPr>
          <w:b/>
          <w:sz w:val="20"/>
          <w:szCs w:val="20"/>
          <w:lang w:val="nl-BE"/>
        </w:rPr>
      </w:pPr>
      <w:r>
        <w:rPr>
          <w:sz w:val="20"/>
          <w:szCs w:val="20"/>
          <w:lang w:val="nl-BE"/>
        </w:rPr>
        <w:t xml:space="preserve">         </w:t>
      </w:r>
      <w:r>
        <w:rPr>
          <w:b/>
          <w:sz w:val="20"/>
          <w:szCs w:val="20"/>
          <w:lang w:val="nl-BE"/>
        </w:rPr>
        <w:t xml:space="preserve">    </w:t>
      </w:r>
      <w:r w:rsidRPr="00AD04D8">
        <w:rPr>
          <w:b/>
          <w:sz w:val="20"/>
          <w:szCs w:val="20"/>
          <w:lang w:val="nl-BE"/>
        </w:rPr>
        <w:t>6.Dh5+</w:t>
      </w:r>
      <w:r w:rsidRPr="00AD04D8">
        <w:rPr>
          <w:b/>
          <w:sz w:val="20"/>
          <w:szCs w:val="20"/>
          <w:lang w:val="nl-BE"/>
        </w:rPr>
        <w:tab/>
      </w:r>
      <w:r w:rsidRPr="00AD04D8">
        <w:rPr>
          <w:b/>
          <w:sz w:val="20"/>
          <w:szCs w:val="20"/>
          <w:lang w:val="nl-BE"/>
        </w:rPr>
        <w:tab/>
        <w:t xml:space="preserve">Kf4 </w:t>
      </w:r>
    </w:p>
    <w:p w14:paraId="5961C163" w14:textId="77777777" w:rsidR="00F316EE" w:rsidRPr="00AD04D8" w:rsidRDefault="00F316EE" w:rsidP="00F316EE">
      <w:pPr>
        <w:jc w:val="both"/>
        <w:rPr>
          <w:b/>
          <w:sz w:val="20"/>
          <w:szCs w:val="20"/>
          <w:lang w:val="nl-BE"/>
        </w:rPr>
      </w:pPr>
      <w:r>
        <w:rPr>
          <w:b/>
          <w:sz w:val="20"/>
          <w:szCs w:val="20"/>
          <w:lang w:val="nl-BE"/>
        </w:rPr>
        <w:t xml:space="preserve">             </w:t>
      </w:r>
      <w:r w:rsidRPr="00AD04D8">
        <w:rPr>
          <w:b/>
          <w:sz w:val="20"/>
          <w:szCs w:val="20"/>
          <w:lang w:val="nl-BE"/>
        </w:rPr>
        <w:t xml:space="preserve">7.Dg4+ </w:t>
      </w:r>
      <w:r w:rsidRPr="00AD04D8">
        <w:rPr>
          <w:b/>
          <w:sz w:val="20"/>
          <w:szCs w:val="20"/>
          <w:lang w:val="nl-BE"/>
        </w:rPr>
        <w:tab/>
        <w:t xml:space="preserve">Ke3 </w:t>
      </w:r>
    </w:p>
    <w:p w14:paraId="1644CDC8" w14:textId="77777777" w:rsidR="00F316EE" w:rsidRPr="00AD04D8" w:rsidRDefault="00F316EE" w:rsidP="00F316EE">
      <w:pPr>
        <w:jc w:val="both"/>
        <w:rPr>
          <w:b/>
          <w:sz w:val="20"/>
          <w:szCs w:val="20"/>
          <w:lang w:val="nl-BE"/>
        </w:rPr>
      </w:pPr>
      <w:r>
        <w:rPr>
          <w:b/>
          <w:sz w:val="20"/>
          <w:szCs w:val="20"/>
          <w:lang w:val="nl-BE"/>
        </w:rPr>
        <w:t xml:space="preserve">             </w:t>
      </w:r>
      <w:r w:rsidRPr="00AD04D8">
        <w:rPr>
          <w:b/>
          <w:sz w:val="20"/>
          <w:szCs w:val="20"/>
          <w:lang w:val="nl-BE"/>
        </w:rPr>
        <w:t xml:space="preserve">8.Df3+ </w:t>
      </w:r>
      <w:r w:rsidRPr="00AD04D8">
        <w:rPr>
          <w:b/>
          <w:sz w:val="20"/>
          <w:szCs w:val="20"/>
          <w:lang w:val="nl-BE"/>
        </w:rPr>
        <w:tab/>
      </w:r>
      <w:r w:rsidRPr="00AD04D8">
        <w:rPr>
          <w:b/>
          <w:sz w:val="20"/>
          <w:szCs w:val="20"/>
          <w:lang w:val="nl-BE"/>
        </w:rPr>
        <w:tab/>
        <w:t xml:space="preserve">Kd2 </w:t>
      </w:r>
    </w:p>
    <w:p w14:paraId="68972AD3" w14:textId="77777777" w:rsidR="00F316EE" w:rsidRPr="00AD04D8" w:rsidRDefault="00F316EE" w:rsidP="00F316EE">
      <w:pPr>
        <w:jc w:val="both"/>
        <w:rPr>
          <w:sz w:val="20"/>
          <w:szCs w:val="20"/>
          <w:lang w:val="nl-BE"/>
        </w:rPr>
      </w:pPr>
      <w:r w:rsidRPr="00AD04D8">
        <w:rPr>
          <w:sz w:val="20"/>
          <w:szCs w:val="20"/>
          <w:lang w:val="nl-BE"/>
        </w:rPr>
        <w:t>8...Kd4</w:t>
      </w:r>
      <w:r w:rsidR="00642C59">
        <w:rPr>
          <w:sz w:val="20"/>
          <w:szCs w:val="20"/>
          <w:lang w:val="nl-BE"/>
        </w:rPr>
        <w:t>?</w:t>
      </w:r>
      <w:r w:rsidRPr="00AD04D8">
        <w:rPr>
          <w:sz w:val="20"/>
          <w:szCs w:val="20"/>
          <w:lang w:val="nl-BE"/>
        </w:rPr>
        <w:t xml:space="preserve"> 9.Df6+ en 10.Dxa1</w:t>
      </w:r>
    </w:p>
    <w:p w14:paraId="0A52D133" w14:textId="77777777" w:rsidR="00F316EE" w:rsidRPr="00AD04D8" w:rsidRDefault="00F316EE" w:rsidP="00F316EE">
      <w:pPr>
        <w:jc w:val="both"/>
        <w:rPr>
          <w:b/>
          <w:sz w:val="20"/>
          <w:szCs w:val="20"/>
          <w:lang w:val="nl-BE"/>
        </w:rPr>
      </w:pPr>
      <w:r>
        <w:rPr>
          <w:b/>
          <w:sz w:val="20"/>
          <w:szCs w:val="20"/>
          <w:lang w:val="nl-BE"/>
        </w:rPr>
        <w:t xml:space="preserve">             </w:t>
      </w:r>
      <w:r w:rsidRPr="00AD04D8">
        <w:rPr>
          <w:b/>
          <w:sz w:val="20"/>
          <w:szCs w:val="20"/>
          <w:lang w:val="nl-BE"/>
        </w:rPr>
        <w:t>9</w:t>
      </w:r>
      <w:r>
        <w:rPr>
          <w:b/>
          <w:sz w:val="20"/>
          <w:szCs w:val="20"/>
          <w:lang w:val="nl-BE"/>
        </w:rPr>
        <w:t xml:space="preserve">.De2+ </w:t>
      </w:r>
      <w:r>
        <w:rPr>
          <w:b/>
          <w:sz w:val="20"/>
          <w:szCs w:val="20"/>
          <w:lang w:val="nl-BE"/>
        </w:rPr>
        <w:tab/>
      </w:r>
      <w:r w:rsidRPr="00AD04D8">
        <w:rPr>
          <w:b/>
          <w:sz w:val="20"/>
          <w:szCs w:val="20"/>
          <w:lang w:val="nl-BE"/>
        </w:rPr>
        <w:t xml:space="preserve">Kc1 </w:t>
      </w:r>
    </w:p>
    <w:p w14:paraId="26303E43" w14:textId="77777777" w:rsidR="00F316EE" w:rsidRPr="00AD04D8" w:rsidRDefault="00F316EE" w:rsidP="00F316EE">
      <w:pPr>
        <w:jc w:val="both"/>
        <w:rPr>
          <w:b/>
          <w:sz w:val="20"/>
          <w:szCs w:val="20"/>
          <w:lang w:val="nl-BE"/>
        </w:rPr>
      </w:pPr>
      <w:r>
        <w:rPr>
          <w:b/>
          <w:sz w:val="20"/>
          <w:szCs w:val="20"/>
          <w:lang w:val="nl-BE"/>
        </w:rPr>
        <w:t xml:space="preserve">           </w:t>
      </w:r>
      <w:r w:rsidRPr="00AD04D8">
        <w:rPr>
          <w:b/>
          <w:sz w:val="20"/>
          <w:szCs w:val="20"/>
          <w:lang w:val="nl-BE"/>
        </w:rPr>
        <w:t xml:space="preserve">10.Dc2+ </w:t>
      </w:r>
    </w:p>
    <w:p w14:paraId="23D154AD" w14:textId="77777777" w:rsidR="00F316EE" w:rsidRDefault="00F316EE" w:rsidP="00F316EE">
      <w:pPr>
        <w:jc w:val="both"/>
        <w:rPr>
          <w:sz w:val="20"/>
          <w:szCs w:val="20"/>
          <w:lang w:val="nl-BE"/>
        </w:rPr>
      </w:pPr>
      <w:r>
        <w:rPr>
          <w:sz w:val="20"/>
          <w:szCs w:val="20"/>
          <w:lang w:val="nl-BE"/>
        </w:rPr>
        <w:t xml:space="preserve">en mat. Of 9…Kc3 10.De5+ en </w:t>
      </w:r>
      <w:r w:rsidRPr="007D6759">
        <w:rPr>
          <w:sz w:val="20"/>
          <w:szCs w:val="20"/>
          <w:lang w:val="nl-BE"/>
        </w:rPr>
        <w:t>11.Dxa</w:t>
      </w:r>
      <w:r>
        <w:rPr>
          <w:sz w:val="20"/>
          <w:szCs w:val="20"/>
          <w:lang w:val="nl-BE"/>
        </w:rPr>
        <w:t>1.</w:t>
      </w:r>
    </w:p>
    <w:p w14:paraId="30AA3D80" w14:textId="77777777" w:rsidR="00F316EE" w:rsidRDefault="00F316EE" w:rsidP="00F316EE">
      <w:pPr>
        <w:jc w:val="both"/>
        <w:rPr>
          <w:sz w:val="20"/>
          <w:szCs w:val="20"/>
          <w:lang w:val="nl-BE"/>
        </w:rPr>
      </w:pPr>
    </w:p>
    <w:p w14:paraId="0E062A60" w14:textId="77777777" w:rsidR="00F316EE" w:rsidRDefault="00F316EE" w:rsidP="00F316EE">
      <w:pPr>
        <w:jc w:val="both"/>
        <w:rPr>
          <w:b/>
          <w:sz w:val="20"/>
          <w:szCs w:val="20"/>
          <w:lang w:val="nl-BE"/>
        </w:rPr>
      </w:pPr>
      <w:r>
        <w:rPr>
          <w:sz w:val="20"/>
          <w:szCs w:val="20"/>
          <w:lang w:val="nl-BE"/>
        </w:rPr>
        <w:t>En de zwarte da</w:t>
      </w:r>
      <w:r w:rsidR="00E55071">
        <w:rPr>
          <w:sz w:val="20"/>
          <w:szCs w:val="20"/>
          <w:lang w:val="nl-BE"/>
        </w:rPr>
        <w:t>me keek er naar.</w:t>
      </w:r>
    </w:p>
    <w:p w14:paraId="1D94544F" w14:textId="77777777" w:rsidR="00F316EE" w:rsidRDefault="00F316EE" w:rsidP="00F316EE">
      <w:pPr>
        <w:spacing w:line="190" w:lineRule="exact"/>
        <w:jc w:val="center"/>
        <w:rPr>
          <w:rFonts w:cs="Arial"/>
          <w:b/>
          <w:sz w:val="20"/>
          <w:szCs w:val="20"/>
          <w:lang w:val="nl-BE"/>
        </w:rPr>
      </w:pPr>
    </w:p>
    <w:p w14:paraId="5E730D59" w14:textId="77777777" w:rsidR="006076A2" w:rsidRDefault="006076A2" w:rsidP="00F316EE">
      <w:pPr>
        <w:spacing w:line="190" w:lineRule="exact"/>
        <w:jc w:val="center"/>
        <w:rPr>
          <w:rFonts w:cs="Arial"/>
          <w:b/>
          <w:sz w:val="20"/>
          <w:szCs w:val="20"/>
          <w:lang w:val="nl-BE"/>
        </w:rPr>
      </w:pPr>
    </w:p>
    <w:p w14:paraId="7ED40770" w14:textId="77777777" w:rsidR="006076A2" w:rsidRDefault="006076A2" w:rsidP="00F316EE">
      <w:pPr>
        <w:spacing w:line="190" w:lineRule="exact"/>
        <w:jc w:val="center"/>
        <w:rPr>
          <w:rFonts w:cs="Arial"/>
          <w:b/>
          <w:sz w:val="20"/>
          <w:szCs w:val="20"/>
          <w:lang w:val="nl-BE"/>
        </w:rPr>
      </w:pPr>
    </w:p>
    <w:p w14:paraId="272E5A69" w14:textId="77777777" w:rsidR="006076A2" w:rsidRDefault="006076A2" w:rsidP="00F316EE">
      <w:pPr>
        <w:spacing w:line="190" w:lineRule="exact"/>
        <w:jc w:val="center"/>
        <w:rPr>
          <w:rFonts w:cs="Arial"/>
          <w:b/>
          <w:sz w:val="20"/>
          <w:szCs w:val="20"/>
          <w:lang w:val="nl-BE"/>
        </w:rPr>
      </w:pPr>
    </w:p>
    <w:p w14:paraId="384F3866" w14:textId="77777777" w:rsidR="006076A2" w:rsidRDefault="006076A2" w:rsidP="00F316EE">
      <w:pPr>
        <w:spacing w:line="190" w:lineRule="exact"/>
        <w:jc w:val="center"/>
        <w:rPr>
          <w:rFonts w:cs="Arial"/>
          <w:b/>
          <w:sz w:val="20"/>
          <w:szCs w:val="20"/>
          <w:lang w:val="nl-BE"/>
        </w:rPr>
      </w:pPr>
    </w:p>
    <w:p w14:paraId="52337B1E" w14:textId="77777777" w:rsidR="006076A2" w:rsidRDefault="006076A2" w:rsidP="00F316EE">
      <w:pPr>
        <w:spacing w:line="190" w:lineRule="exact"/>
        <w:jc w:val="center"/>
        <w:rPr>
          <w:rFonts w:cs="Arial"/>
          <w:b/>
          <w:sz w:val="20"/>
          <w:szCs w:val="20"/>
          <w:lang w:val="nl-BE"/>
        </w:rPr>
      </w:pPr>
    </w:p>
    <w:p w14:paraId="1C07147A" w14:textId="77777777" w:rsidR="006076A2" w:rsidRDefault="006076A2" w:rsidP="00F316EE">
      <w:pPr>
        <w:spacing w:line="190" w:lineRule="exact"/>
        <w:jc w:val="center"/>
        <w:rPr>
          <w:rFonts w:cs="Arial"/>
          <w:b/>
          <w:sz w:val="20"/>
          <w:szCs w:val="20"/>
          <w:lang w:val="nl-BE"/>
        </w:rPr>
      </w:pPr>
    </w:p>
    <w:p w14:paraId="56A95958" w14:textId="77777777" w:rsidR="006076A2" w:rsidRDefault="006076A2" w:rsidP="00F316EE">
      <w:pPr>
        <w:spacing w:line="190" w:lineRule="exact"/>
        <w:jc w:val="center"/>
        <w:rPr>
          <w:rFonts w:cs="Arial"/>
          <w:b/>
          <w:sz w:val="20"/>
          <w:szCs w:val="20"/>
          <w:lang w:val="nl-BE"/>
        </w:rPr>
      </w:pPr>
    </w:p>
    <w:p w14:paraId="39D57AAF" w14:textId="77777777" w:rsidR="006076A2" w:rsidRDefault="006076A2" w:rsidP="00F316EE">
      <w:pPr>
        <w:spacing w:line="190" w:lineRule="exact"/>
        <w:jc w:val="center"/>
        <w:rPr>
          <w:rFonts w:cs="Arial"/>
          <w:b/>
          <w:sz w:val="20"/>
          <w:szCs w:val="20"/>
          <w:lang w:val="nl-BE"/>
        </w:rPr>
      </w:pPr>
    </w:p>
    <w:p w14:paraId="4DD04CC3" w14:textId="77777777" w:rsidR="006076A2" w:rsidRDefault="006076A2" w:rsidP="00F316EE">
      <w:pPr>
        <w:spacing w:line="190" w:lineRule="exact"/>
        <w:jc w:val="center"/>
        <w:rPr>
          <w:rFonts w:cs="Arial"/>
          <w:b/>
          <w:sz w:val="20"/>
          <w:szCs w:val="20"/>
          <w:lang w:val="nl-BE"/>
        </w:rPr>
      </w:pPr>
    </w:p>
    <w:p w14:paraId="4B1DAFBA" w14:textId="77777777" w:rsidR="006076A2" w:rsidRDefault="006076A2" w:rsidP="00F316EE">
      <w:pPr>
        <w:spacing w:line="190" w:lineRule="exact"/>
        <w:jc w:val="center"/>
        <w:rPr>
          <w:rFonts w:cs="Arial"/>
          <w:b/>
          <w:sz w:val="20"/>
          <w:szCs w:val="20"/>
          <w:lang w:val="nl-BE"/>
        </w:rPr>
      </w:pPr>
    </w:p>
    <w:p w14:paraId="4CEB5912" w14:textId="77777777" w:rsidR="006076A2" w:rsidRDefault="006076A2" w:rsidP="00F316EE">
      <w:pPr>
        <w:spacing w:line="190" w:lineRule="exact"/>
        <w:jc w:val="center"/>
        <w:rPr>
          <w:rFonts w:cs="Arial"/>
          <w:b/>
          <w:sz w:val="20"/>
          <w:szCs w:val="20"/>
          <w:lang w:val="nl-BE"/>
        </w:rPr>
      </w:pPr>
    </w:p>
    <w:p w14:paraId="7BC4F3F5" w14:textId="77777777" w:rsidR="006076A2" w:rsidRDefault="006076A2" w:rsidP="00F316EE">
      <w:pPr>
        <w:spacing w:line="190" w:lineRule="exact"/>
        <w:jc w:val="center"/>
        <w:rPr>
          <w:rFonts w:cs="Arial"/>
          <w:b/>
          <w:sz w:val="20"/>
          <w:szCs w:val="20"/>
          <w:lang w:val="nl-BE"/>
        </w:rPr>
      </w:pPr>
    </w:p>
    <w:p w14:paraId="4DCFF7D6" w14:textId="77777777" w:rsidR="006076A2" w:rsidRDefault="006076A2" w:rsidP="00F316EE">
      <w:pPr>
        <w:spacing w:line="190" w:lineRule="exact"/>
        <w:jc w:val="center"/>
        <w:rPr>
          <w:rFonts w:cs="Arial"/>
          <w:b/>
          <w:sz w:val="20"/>
          <w:szCs w:val="20"/>
          <w:lang w:val="nl-BE"/>
        </w:rPr>
      </w:pPr>
    </w:p>
    <w:p w14:paraId="3E63B412" w14:textId="77777777" w:rsidR="006076A2" w:rsidRDefault="006076A2" w:rsidP="00F316EE">
      <w:pPr>
        <w:spacing w:line="190" w:lineRule="exact"/>
        <w:jc w:val="center"/>
        <w:rPr>
          <w:rFonts w:cs="Arial"/>
          <w:b/>
          <w:sz w:val="20"/>
          <w:szCs w:val="20"/>
          <w:lang w:val="nl-BE"/>
        </w:rPr>
      </w:pPr>
    </w:p>
    <w:p w14:paraId="11FFDC86" w14:textId="77777777" w:rsidR="006076A2" w:rsidRDefault="006076A2" w:rsidP="00F316EE">
      <w:pPr>
        <w:spacing w:line="190" w:lineRule="exact"/>
        <w:jc w:val="center"/>
        <w:rPr>
          <w:rFonts w:cs="Arial"/>
          <w:b/>
          <w:sz w:val="20"/>
          <w:szCs w:val="20"/>
          <w:lang w:val="nl-BE"/>
        </w:rPr>
      </w:pPr>
    </w:p>
    <w:p w14:paraId="1FBBCD2F" w14:textId="77777777" w:rsidR="006076A2" w:rsidRDefault="006076A2" w:rsidP="00F316EE">
      <w:pPr>
        <w:spacing w:line="190" w:lineRule="exact"/>
        <w:jc w:val="center"/>
        <w:rPr>
          <w:rFonts w:cs="Arial"/>
          <w:b/>
          <w:sz w:val="20"/>
          <w:szCs w:val="20"/>
          <w:lang w:val="nl-BE"/>
        </w:rPr>
      </w:pPr>
    </w:p>
    <w:p w14:paraId="02BB4903" w14:textId="77777777" w:rsidR="006076A2" w:rsidRDefault="006076A2" w:rsidP="00F316EE">
      <w:pPr>
        <w:spacing w:line="190" w:lineRule="exact"/>
        <w:jc w:val="center"/>
        <w:rPr>
          <w:rFonts w:cs="Arial"/>
          <w:b/>
          <w:sz w:val="20"/>
          <w:szCs w:val="20"/>
          <w:lang w:val="nl-BE"/>
        </w:rPr>
      </w:pPr>
    </w:p>
    <w:p w14:paraId="65ECAFC2" w14:textId="77777777" w:rsidR="006076A2" w:rsidRDefault="006076A2" w:rsidP="00F316EE">
      <w:pPr>
        <w:spacing w:line="190" w:lineRule="exact"/>
        <w:jc w:val="center"/>
        <w:rPr>
          <w:rFonts w:cs="Arial"/>
          <w:b/>
          <w:sz w:val="20"/>
          <w:szCs w:val="20"/>
          <w:lang w:val="nl-BE"/>
        </w:rPr>
      </w:pPr>
    </w:p>
    <w:p w14:paraId="441FA41C" w14:textId="77777777" w:rsidR="006076A2" w:rsidRDefault="006076A2" w:rsidP="00F316EE">
      <w:pPr>
        <w:spacing w:line="190" w:lineRule="exact"/>
        <w:jc w:val="center"/>
        <w:rPr>
          <w:rFonts w:cs="Arial"/>
          <w:b/>
          <w:sz w:val="20"/>
          <w:szCs w:val="20"/>
          <w:lang w:val="nl-BE"/>
        </w:rPr>
      </w:pPr>
    </w:p>
    <w:p w14:paraId="0CE78F9B" w14:textId="77777777" w:rsidR="006076A2" w:rsidRDefault="006076A2" w:rsidP="00F316EE">
      <w:pPr>
        <w:spacing w:line="190" w:lineRule="exact"/>
        <w:jc w:val="center"/>
        <w:rPr>
          <w:rFonts w:cs="Arial"/>
          <w:b/>
          <w:sz w:val="20"/>
          <w:szCs w:val="20"/>
          <w:lang w:val="nl-BE"/>
        </w:rPr>
      </w:pPr>
    </w:p>
    <w:p w14:paraId="2A7CE116" w14:textId="77777777" w:rsidR="006076A2" w:rsidRDefault="006076A2" w:rsidP="00F316EE">
      <w:pPr>
        <w:spacing w:line="190" w:lineRule="exact"/>
        <w:jc w:val="center"/>
        <w:rPr>
          <w:rFonts w:cs="Arial"/>
          <w:b/>
          <w:sz w:val="20"/>
          <w:szCs w:val="20"/>
          <w:lang w:val="nl-BE"/>
        </w:rPr>
      </w:pPr>
    </w:p>
    <w:p w14:paraId="13D3D02D" w14:textId="77777777" w:rsidR="006076A2" w:rsidRDefault="006076A2" w:rsidP="00F316EE">
      <w:pPr>
        <w:spacing w:line="190" w:lineRule="exact"/>
        <w:jc w:val="center"/>
        <w:rPr>
          <w:rFonts w:cs="Arial"/>
          <w:b/>
          <w:sz w:val="20"/>
          <w:szCs w:val="20"/>
          <w:lang w:val="nl-BE"/>
        </w:rPr>
      </w:pPr>
    </w:p>
    <w:p w14:paraId="3FE61741" w14:textId="77777777" w:rsidR="006076A2" w:rsidRDefault="006076A2" w:rsidP="00F316EE">
      <w:pPr>
        <w:spacing w:line="190" w:lineRule="exact"/>
        <w:jc w:val="center"/>
        <w:rPr>
          <w:rFonts w:cs="Arial"/>
          <w:b/>
          <w:sz w:val="20"/>
          <w:szCs w:val="20"/>
          <w:lang w:val="nl-BE"/>
        </w:rPr>
      </w:pPr>
    </w:p>
    <w:p w14:paraId="7916E855" w14:textId="77777777" w:rsidR="006076A2" w:rsidRDefault="006076A2" w:rsidP="00F316EE">
      <w:pPr>
        <w:spacing w:line="190" w:lineRule="exact"/>
        <w:jc w:val="center"/>
        <w:rPr>
          <w:rFonts w:cs="Arial"/>
          <w:b/>
          <w:sz w:val="20"/>
          <w:szCs w:val="20"/>
          <w:lang w:val="nl-BE"/>
        </w:rPr>
      </w:pPr>
    </w:p>
    <w:p w14:paraId="7EDC0F45" w14:textId="77777777" w:rsidR="00916496" w:rsidRDefault="00916496" w:rsidP="00575D79">
      <w:pPr>
        <w:spacing w:line="190" w:lineRule="exact"/>
        <w:rPr>
          <w:rFonts w:cs="Arial"/>
          <w:b/>
          <w:sz w:val="20"/>
          <w:szCs w:val="20"/>
          <w:lang w:val="nl-BE"/>
        </w:rPr>
      </w:pPr>
    </w:p>
    <w:p w14:paraId="5B42B6C9" w14:textId="77777777" w:rsidR="00916496" w:rsidRDefault="00916496" w:rsidP="00575D79">
      <w:pPr>
        <w:spacing w:line="190" w:lineRule="exact"/>
        <w:rPr>
          <w:rFonts w:cs="Arial"/>
          <w:b/>
          <w:sz w:val="20"/>
          <w:szCs w:val="20"/>
          <w:lang w:val="nl-BE"/>
        </w:rPr>
      </w:pPr>
    </w:p>
    <w:p w14:paraId="296B2C71" w14:textId="77777777" w:rsidR="00916496" w:rsidRDefault="00916496" w:rsidP="00575D79">
      <w:pPr>
        <w:spacing w:line="190" w:lineRule="exact"/>
        <w:rPr>
          <w:rFonts w:cs="Arial"/>
          <w:b/>
          <w:sz w:val="20"/>
          <w:szCs w:val="20"/>
          <w:lang w:val="nl-BE"/>
        </w:rPr>
      </w:pPr>
    </w:p>
    <w:p w14:paraId="0F94A25A" w14:textId="77777777" w:rsidR="0063664B" w:rsidRDefault="0063664B" w:rsidP="0063664B">
      <w:pPr>
        <w:spacing w:line="190" w:lineRule="exact"/>
        <w:rPr>
          <w:rFonts w:cs="Arial"/>
          <w:b/>
          <w:sz w:val="20"/>
          <w:szCs w:val="20"/>
          <w:lang w:val="nl-BE"/>
        </w:rPr>
      </w:pPr>
    </w:p>
    <w:p w14:paraId="54250C1E" w14:textId="77777777" w:rsidR="00F316EE" w:rsidRPr="00AD04D8" w:rsidRDefault="00F316EE" w:rsidP="0063664B">
      <w:pPr>
        <w:spacing w:line="190" w:lineRule="exact"/>
        <w:jc w:val="center"/>
        <w:rPr>
          <w:rFonts w:cs="Arial"/>
          <w:b/>
          <w:sz w:val="20"/>
          <w:szCs w:val="20"/>
          <w:lang w:val="nl-BE"/>
        </w:rPr>
      </w:pPr>
      <w:r w:rsidRPr="00876814">
        <w:rPr>
          <w:rFonts w:cs="Arial"/>
          <w:b/>
          <w:sz w:val="20"/>
          <w:szCs w:val="20"/>
          <w:lang w:val="nl-BE"/>
        </w:rPr>
        <w:lastRenderedPageBreak/>
        <w:t>-</w:t>
      </w:r>
      <w:r w:rsidRPr="00AD04D8">
        <w:rPr>
          <w:rFonts w:cs="Arial"/>
          <w:b/>
          <w:sz w:val="20"/>
          <w:szCs w:val="20"/>
          <w:lang w:val="nl-BE"/>
        </w:rPr>
        <w:t xml:space="preserve"> </w:t>
      </w:r>
      <w:r w:rsidR="006F05DB">
        <w:rPr>
          <w:rFonts w:cs="Arial"/>
          <w:b/>
          <w:sz w:val="20"/>
          <w:szCs w:val="20"/>
          <w:lang w:val="nl-BE"/>
        </w:rPr>
        <w:t>52</w:t>
      </w:r>
      <w:r w:rsidRPr="00AD04D8">
        <w:rPr>
          <w:rFonts w:cs="Arial"/>
          <w:b/>
          <w:sz w:val="20"/>
          <w:szCs w:val="20"/>
          <w:lang w:val="nl-BE"/>
        </w:rPr>
        <w:t xml:space="preserve"> -</w:t>
      </w:r>
    </w:p>
    <w:p w14:paraId="2C4EC84C" w14:textId="77777777" w:rsidR="00F316EE" w:rsidRPr="00AD04D8" w:rsidRDefault="00F316EE" w:rsidP="00F316EE">
      <w:pPr>
        <w:spacing w:line="190" w:lineRule="exact"/>
        <w:jc w:val="center"/>
        <w:rPr>
          <w:rFonts w:cs="Arial"/>
          <w:b/>
          <w:sz w:val="20"/>
          <w:szCs w:val="20"/>
          <w:lang w:val="nl-BE"/>
        </w:rPr>
      </w:pPr>
    </w:p>
    <w:p w14:paraId="6566C693" w14:textId="77777777" w:rsidR="00F316EE" w:rsidRPr="00AD04D8" w:rsidRDefault="00F316EE" w:rsidP="00F316EE">
      <w:pPr>
        <w:spacing w:line="190" w:lineRule="exact"/>
        <w:jc w:val="center"/>
        <w:outlineLvl w:val="0"/>
        <w:rPr>
          <w:rFonts w:cs="Arial"/>
          <w:sz w:val="20"/>
          <w:szCs w:val="20"/>
          <w:lang w:val="nl-BE"/>
        </w:rPr>
      </w:pPr>
      <w:r>
        <w:rPr>
          <w:rFonts w:cs="Arial"/>
          <w:i/>
          <w:sz w:val="20"/>
          <w:szCs w:val="20"/>
          <w:lang w:val="nl-BE"/>
        </w:rPr>
        <w:t>Origineel</w:t>
      </w:r>
      <w:r w:rsidRPr="00AD04D8">
        <w:rPr>
          <w:rFonts w:cs="Arial"/>
          <w:i/>
          <w:sz w:val="20"/>
          <w:szCs w:val="20"/>
          <w:lang w:val="nl-BE"/>
        </w:rPr>
        <w:t xml:space="preserve">, </w:t>
      </w:r>
      <w:r>
        <w:rPr>
          <w:rFonts w:cs="Arial"/>
          <w:sz w:val="20"/>
          <w:szCs w:val="20"/>
          <w:lang w:val="nl-BE"/>
        </w:rPr>
        <w:t>2000</w:t>
      </w:r>
    </w:p>
    <w:p w14:paraId="32DCF3BC" w14:textId="77777777" w:rsidR="00F316EE" w:rsidRPr="00AD04D8" w:rsidRDefault="00F316EE" w:rsidP="00F316EE">
      <w:pPr>
        <w:spacing w:line="190" w:lineRule="exact"/>
        <w:jc w:val="center"/>
        <w:rPr>
          <w:lang w:val="nl-BE"/>
        </w:rPr>
      </w:pPr>
    </w:p>
    <w:p w14:paraId="617F3036" w14:textId="77777777" w:rsidR="00F316EE" w:rsidRDefault="00F316EE" w:rsidP="00F316EE">
      <w:pPr>
        <w:jc w:val="center"/>
        <w:rPr>
          <w:sz w:val="20"/>
          <w:szCs w:val="20"/>
          <w:lang w:val="nl-BE"/>
        </w:rPr>
      </w:pPr>
      <w:r>
        <w:object w:dxaOrig="4700" w:dyaOrig="4704" w14:anchorId="3BE79A5E">
          <v:shape id="_x0000_i1072" type="#_x0000_t75" style="width:154.5pt;height:150.65pt" o:ole="">
            <v:imagedata r:id="rId113" o:title=""/>
          </v:shape>
          <o:OLEObject Type="Embed" ProgID="CorelDRAW.Graphic.12" ShapeID="_x0000_i1072" DrawAspect="Content" ObjectID="_1587467484" r:id="rId114"/>
        </w:object>
      </w:r>
    </w:p>
    <w:p w14:paraId="67697B4E" w14:textId="77777777" w:rsidR="00D03481" w:rsidRDefault="00D03481" w:rsidP="00F316EE">
      <w:pPr>
        <w:jc w:val="both"/>
        <w:rPr>
          <w:b/>
          <w:lang w:val="nl-BE"/>
        </w:rPr>
      </w:pPr>
    </w:p>
    <w:p w14:paraId="54AC4A8F" w14:textId="77777777" w:rsidR="00F316EE" w:rsidRDefault="00F316EE" w:rsidP="00F316EE">
      <w:pPr>
        <w:jc w:val="both"/>
        <w:rPr>
          <w:sz w:val="20"/>
          <w:szCs w:val="20"/>
          <w:lang w:val="nl-BE"/>
        </w:rPr>
      </w:pPr>
      <w:r>
        <w:rPr>
          <w:b/>
          <w:lang w:val="nl-BE"/>
        </w:rPr>
        <w:t xml:space="preserve">+                        </w:t>
      </w:r>
      <w:r w:rsidR="00A108C6">
        <w:rPr>
          <w:sz w:val="20"/>
          <w:szCs w:val="20"/>
          <w:lang w:val="nl-BE"/>
        </w:rPr>
        <w:t>06</w:t>
      </w:r>
      <w:r w:rsidRPr="00312637">
        <w:rPr>
          <w:sz w:val="20"/>
          <w:szCs w:val="20"/>
          <w:lang w:val="nl-BE"/>
        </w:rPr>
        <w:t>00.10 e7g2</w:t>
      </w:r>
    </w:p>
    <w:p w14:paraId="70B52703" w14:textId="77777777" w:rsidR="004E4F43" w:rsidRDefault="004E4F43" w:rsidP="00F316EE">
      <w:pPr>
        <w:jc w:val="both"/>
        <w:rPr>
          <w:sz w:val="20"/>
          <w:szCs w:val="20"/>
          <w:lang w:val="nl-BE"/>
        </w:rPr>
      </w:pPr>
    </w:p>
    <w:p w14:paraId="70A6A0D6" w14:textId="77777777" w:rsidR="004E4F43" w:rsidRPr="00312637" w:rsidRDefault="004E4F43" w:rsidP="00970D5D">
      <w:pPr>
        <w:rPr>
          <w:b/>
          <w:sz w:val="20"/>
          <w:szCs w:val="20"/>
          <w:lang w:val="nl-BE"/>
        </w:rPr>
      </w:pPr>
      <w:r>
        <w:rPr>
          <w:sz w:val="20"/>
          <w:szCs w:val="20"/>
          <w:lang w:val="nl-BE"/>
        </w:rPr>
        <w:t>Winst van een armza</w:t>
      </w:r>
      <w:r w:rsidR="004A6E89">
        <w:rPr>
          <w:sz w:val="20"/>
          <w:szCs w:val="20"/>
          <w:lang w:val="nl-BE"/>
        </w:rPr>
        <w:t>lig pionnetje tegen twee oninneembare</w:t>
      </w:r>
      <w:r>
        <w:rPr>
          <w:sz w:val="20"/>
          <w:szCs w:val="20"/>
          <w:lang w:val="nl-BE"/>
        </w:rPr>
        <w:t xml:space="preserve"> burch</w:t>
      </w:r>
      <w:r w:rsidR="004A6E89">
        <w:rPr>
          <w:sz w:val="20"/>
          <w:szCs w:val="20"/>
          <w:lang w:val="nl-BE"/>
        </w:rPr>
        <w:t>-</w:t>
      </w:r>
      <w:r w:rsidR="00261A5C">
        <w:rPr>
          <w:sz w:val="20"/>
          <w:szCs w:val="20"/>
          <w:lang w:val="nl-BE"/>
        </w:rPr>
        <w:t xml:space="preserve">ten. Het </w:t>
      </w:r>
      <w:r w:rsidR="00171250">
        <w:rPr>
          <w:sz w:val="20"/>
          <w:szCs w:val="20"/>
          <w:lang w:val="nl-BE"/>
        </w:rPr>
        <w:t>lijkt wel</w:t>
      </w:r>
      <w:r w:rsidR="00261A5C">
        <w:rPr>
          <w:sz w:val="20"/>
          <w:szCs w:val="20"/>
          <w:lang w:val="nl-BE"/>
        </w:rPr>
        <w:t xml:space="preserve"> een utopie. </w:t>
      </w:r>
      <w:r>
        <w:rPr>
          <w:sz w:val="20"/>
          <w:szCs w:val="20"/>
          <w:lang w:val="nl-BE"/>
        </w:rPr>
        <w:t>Maar</w:t>
      </w:r>
      <w:r w:rsidR="00261A5C">
        <w:rPr>
          <w:sz w:val="20"/>
          <w:szCs w:val="20"/>
          <w:lang w:val="nl-BE"/>
        </w:rPr>
        <w:t>:</w:t>
      </w:r>
    </w:p>
    <w:p w14:paraId="43753099" w14:textId="77777777" w:rsidR="00F316EE" w:rsidRDefault="00F316EE" w:rsidP="00F316EE">
      <w:pPr>
        <w:jc w:val="center"/>
        <w:rPr>
          <w:sz w:val="20"/>
          <w:szCs w:val="20"/>
          <w:lang w:val="nl-BE"/>
        </w:rPr>
      </w:pPr>
    </w:p>
    <w:p w14:paraId="01D624FE" w14:textId="77777777" w:rsidR="00F316EE" w:rsidRDefault="00F316EE" w:rsidP="00F316EE">
      <w:pPr>
        <w:rPr>
          <w:b/>
          <w:sz w:val="20"/>
          <w:szCs w:val="20"/>
          <w:lang w:val="nl-BE"/>
        </w:rPr>
      </w:pPr>
      <w:r>
        <w:rPr>
          <w:b/>
          <w:sz w:val="20"/>
          <w:szCs w:val="20"/>
          <w:lang w:val="nl-BE"/>
        </w:rPr>
        <w:tab/>
        <w:t>1.g8D+</w:t>
      </w:r>
      <w:r>
        <w:rPr>
          <w:b/>
          <w:sz w:val="20"/>
          <w:szCs w:val="20"/>
          <w:lang w:val="nl-BE"/>
        </w:rPr>
        <w:tab/>
      </w:r>
      <w:r>
        <w:rPr>
          <w:b/>
          <w:sz w:val="20"/>
          <w:szCs w:val="20"/>
          <w:lang w:val="nl-BE"/>
        </w:rPr>
        <w:tab/>
        <w:t>Kh2</w:t>
      </w:r>
    </w:p>
    <w:p w14:paraId="0F55DBB9" w14:textId="77777777" w:rsidR="00F316EE" w:rsidRDefault="00F316EE" w:rsidP="00F316EE">
      <w:pPr>
        <w:rPr>
          <w:b/>
          <w:sz w:val="20"/>
          <w:szCs w:val="20"/>
          <w:lang w:val="nl-BE"/>
        </w:rPr>
      </w:pPr>
      <w:r>
        <w:rPr>
          <w:b/>
          <w:sz w:val="20"/>
          <w:szCs w:val="20"/>
          <w:lang w:val="nl-BE"/>
        </w:rPr>
        <w:tab/>
        <w:t>2.Db8+</w:t>
      </w:r>
      <w:r>
        <w:rPr>
          <w:b/>
          <w:sz w:val="20"/>
          <w:szCs w:val="20"/>
          <w:lang w:val="nl-BE"/>
        </w:rPr>
        <w:tab/>
      </w:r>
      <w:r>
        <w:rPr>
          <w:b/>
          <w:sz w:val="20"/>
          <w:szCs w:val="20"/>
          <w:lang w:val="nl-BE"/>
        </w:rPr>
        <w:tab/>
        <w:t>Kh1</w:t>
      </w:r>
    </w:p>
    <w:p w14:paraId="6BDB0B91" w14:textId="77777777" w:rsidR="00F316EE" w:rsidRDefault="00F316EE" w:rsidP="00F316EE">
      <w:pPr>
        <w:rPr>
          <w:b/>
          <w:sz w:val="20"/>
          <w:szCs w:val="20"/>
          <w:lang w:val="nl-BE"/>
        </w:rPr>
      </w:pPr>
      <w:r>
        <w:rPr>
          <w:b/>
          <w:sz w:val="20"/>
          <w:szCs w:val="20"/>
          <w:lang w:val="nl-BE"/>
        </w:rPr>
        <w:tab/>
        <w:t>3.Db7+</w:t>
      </w:r>
      <w:r>
        <w:rPr>
          <w:b/>
          <w:sz w:val="20"/>
          <w:szCs w:val="20"/>
          <w:lang w:val="nl-BE"/>
        </w:rPr>
        <w:tab/>
      </w:r>
      <w:r>
        <w:rPr>
          <w:b/>
          <w:sz w:val="20"/>
          <w:szCs w:val="20"/>
          <w:lang w:val="nl-BE"/>
        </w:rPr>
        <w:tab/>
        <w:t>Kg1</w:t>
      </w:r>
    </w:p>
    <w:p w14:paraId="4D57B5D5" w14:textId="77777777" w:rsidR="00F316EE" w:rsidRPr="00ED1153" w:rsidRDefault="00F316EE" w:rsidP="00F316EE">
      <w:pPr>
        <w:rPr>
          <w:b/>
          <w:sz w:val="20"/>
          <w:szCs w:val="20"/>
          <w:lang w:val="en-GB"/>
        </w:rPr>
      </w:pPr>
      <w:r>
        <w:rPr>
          <w:b/>
          <w:sz w:val="20"/>
          <w:szCs w:val="20"/>
          <w:lang w:val="nl-BE"/>
        </w:rPr>
        <w:tab/>
      </w:r>
      <w:r w:rsidRPr="00ED1153">
        <w:rPr>
          <w:b/>
          <w:sz w:val="20"/>
          <w:szCs w:val="20"/>
          <w:lang w:val="en-GB"/>
        </w:rPr>
        <w:t>4.Db6+</w:t>
      </w:r>
      <w:r w:rsidRPr="00ED1153">
        <w:rPr>
          <w:b/>
          <w:sz w:val="20"/>
          <w:szCs w:val="20"/>
          <w:lang w:val="en-GB"/>
        </w:rPr>
        <w:tab/>
      </w:r>
      <w:r w:rsidRPr="00ED1153">
        <w:rPr>
          <w:b/>
          <w:sz w:val="20"/>
          <w:szCs w:val="20"/>
          <w:lang w:val="en-GB"/>
        </w:rPr>
        <w:tab/>
        <w:t>Kh1</w:t>
      </w:r>
    </w:p>
    <w:p w14:paraId="38E78578" w14:textId="77777777" w:rsidR="00F316EE" w:rsidRPr="00ED1153" w:rsidRDefault="00F316EE" w:rsidP="00F316EE">
      <w:pPr>
        <w:rPr>
          <w:b/>
          <w:sz w:val="20"/>
          <w:szCs w:val="20"/>
          <w:lang w:val="en-GB"/>
        </w:rPr>
      </w:pPr>
      <w:r w:rsidRPr="00ED1153">
        <w:rPr>
          <w:b/>
          <w:sz w:val="20"/>
          <w:szCs w:val="20"/>
          <w:lang w:val="en-GB"/>
        </w:rPr>
        <w:tab/>
        <w:t>5.Dc6+</w:t>
      </w:r>
      <w:r w:rsidRPr="00ED1153">
        <w:rPr>
          <w:b/>
          <w:sz w:val="20"/>
          <w:szCs w:val="20"/>
          <w:lang w:val="en-GB"/>
        </w:rPr>
        <w:tab/>
      </w:r>
      <w:r w:rsidRPr="00ED1153">
        <w:rPr>
          <w:b/>
          <w:sz w:val="20"/>
          <w:szCs w:val="20"/>
          <w:lang w:val="en-GB"/>
        </w:rPr>
        <w:tab/>
        <w:t>Kh2</w:t>
      </w:r>
    </w:p>
    <w:p w14:paraId="24F82550" w14:textId="77777777" w:rsidR="00F316EE" w:rsidRPr="00ED1153" w:rsidRDefault="00F316EE" w:rsidP="00F316EE">
      <w:pPr>
        <w:rPr>
          <w:b/>
          <w:sz w:val="20"/>
          <w:szCs w:val="20"/>
          <w:lang w:val="en-GB"/>
        </w:rPr>
      </w:pPr>
      <w:r w:rsidRPr="00ED1153">
        <w:rPr>
          <w:b/>
          <w:sz w:val="20"/>
          <w:szCs w:val="20"/>
          <w:lang w:val="en-GB"/>
        </w:rPr>
        <w:tab/>
        <w:t>6.Dd6+</w:t>
      </w:r>
    </w:p>
    <w:p w14:paraId="5EBC23EF" w14:textId="77777777" w:rsidR="00F316EE" w:rsidRDefault="00F316EE" w:rsidP="00F316EE">
      <w:pPr>
        <w:jc w:val="both"/>
        <w:rPr>
          <w:i/>
          <w:sz w:val="20"/>
          <w:szCs w:val="20"/>
          <w:lang w:val="nl-BE"/>
        </w:rPr>
      </w:pPr>
      <w:r w:rsidRPr="00ED1153">
        <w:rPr>
          <w:sz w:val="20"/>
          <w:szCs w:val="20"/>
          <w:lang w:val="en-GB"/>
        </w:rPr>
        <w:t xml:space="preserve">6.Dc2+? of 6.Dc7? </w:t>
      </w:r>
      <w:r>
        <w:rPr>
          <w:sz w:val="20"/>
          <w:szCs w:val="20"/>
          <w:lang w:val="nl-BE"/>
        </w:rPr>
        <w:t xml:space="preserve">Kh1 7.Dc6+ Kh2 8.Dd6 </w:t>
      </w:r>
      <w:r w:rsidR="00BC490A">
        <w:rPr>
          <w:i/>
          <w:sz w:val="20"/>
          <w:szCs w:val="20"/>
          <w:lang w:val="nl-BE"/>
        </w:rPr>
        <w:t>(Z</w:t>
      </w:r>
      <w:r>
        <w:rPr>
          <w:i/>
          <w:sz w:val="20"/>
          <w:szCs w:val="20"/>
          <w:lang w:val="nl-BE"/>
        </w:rPr>
        <w:t>ie zet 6.)</w:t>
      </w:r>
    </w:p>
    <w:p w14:paraId="72BB78AA" w14:textId="77777777" w:rsidR="00F316EE" w:rsidRDefault="00F316EE" w:rsidP="00F316EE">
      <w:pPr>
        <w:jc w:val="both"/>
        <w:rPr>
          <w:b/>
          <w:sz w:val="20"/>
          <w:szCs w:val="20"/>
          <w:lang w:val="nl-BE"/>
        </w:rPr>
      </w:pPr>
      <w:r>
        <w:rPr>
          <w:b/>
          <w:sz w:val="20"/>
          <w:szCs w:val="20"/>
          <w:lang w:val="nl-BE"/>
        </w:rPr>
        <w:tab/>
        <w:t>6…</w:t>
      </w:r>
      <w:r>
        <w:rPr>
          <w:b/>
          <w:sz w:val="20"/>
          <w:szCs w:val="20"/>
          <w:lang w:val="nl-BE"/>
        </w:rPr>
        <w:tab/>
      </w:r>
      <w:r>
        <w:rPr>
          <w:b/>
          <w:sz w:val="20"/>
          <w:szCs w:val="20"/>
          <w:lang w:val="nl-BE"/>
        </w:rPr>
        <w:tab/>
        <w:t>Kh3</w:t>
      </w:r>
    </w:p>
    <w:p w14:paraId="1D1100BB" w14:textId="77777777" w:rsidR="00F316EE" w:rsidRDefault="00F316EE" w:rsidP="00F316EE">
      <w:pPr>
        <w:rPr>
          <w:b/>
          <w:sz w:val="20"/>
          <w:szCs w:val="20"/>
          <w:lang w:val="nl-BE"/>
        </w:rPr>
      </w:pPr>
      <w:r>
        <w:rPr>
          <w:b/>
          <w:sz w:val="20"/>
          <w:szCs w:val="20"/>
          <w:lang w:val="nl-BE"/>
        </w:rPr>
        <w:tab/>
        <w:t xml:space="preserve">7.Dd3+  </w:t>
      </w:r>
      <w:r>
        <w:rPr>
          <w:b/>
          <w:sz w:val="20"/>
          <w:szCs w:val="20"/>
          <w:lang w:val="nl-BE"/>
        </w:rPr>
        <w:tab/>
        <w:t>Kg2</w:t>
      </w:r>
    </w:p>
    <w:p w14:paraId="3055B9DC" w14:textId="77777777" w:rsidR="00F316EE" w:rsidRDefault="00F316EE" w:rsidP="00F316EE">
      <w:pPr>
        <w:rPr>
          <w:b/>
          <w:sz w:val="20"/>
          <w:szCs w:val="20"/>
          <w:lang w:val="nl-BE"/>
        </w:rPr>
      </w:pPr>
      <w:r>
        <w:rPr>
          <w:b/>
          <w:sz w:val="20"/>
          <w:szCs w:val="20"/>
          <w:lang w:val="nl-BE"/>
        </w:rPr>
        <w:tab/>
        <w:t>8.Dd5+</w:t>
      </w:r>
    </w:p>
    <w:p w14:paraId="63C8020A" w14:textId="77777777" w:rsidR="00F316EE" w:rsidRDefault="00F316EE" w:rsidP="0038155E">
      <w:pPr>
        <w:numPr>
          <w:ilvl w:val="0"/>
          <w:numId w:val="18"/>
        </w:numPr>
        <w:jc w:val="both"/>
        <w:rPr>
          <w:i/>
          <w:sz w:val="20"/>
          <w:szCs w:val="20"/>
          <w:lang w:val="nl-BE"/>
        </w:rPr>
      </w:pPr>
      <w:r>
        <w:rPr>
          <w:sz w:val="20"/>
          <w:szCs w:val="20"/>
          <w:lang w:val="nl-BE"/>
        </w:rPr>
        <w:t xml:space="preserve">8.Dd2+? Kf1 9.Dd3+ Kf2 10.Dc2+ Kf1 11.Df5+ Kg2 12.Dd5+ </w:t>
      </w:r>
      <w:r w:rsidR="00BC490A">
        <w:rPr>
          <w:i/>
          <w:sz w:val="20"/>
          <w:szCs w:val="20"/>
          <w:lang w:val="nl-BE"/>
        </w:rPr>
        <w:t>(Z</w:t>
      </w:r>
      <w:r>
        <w:rPr>
          <w:i/>
          <w:sz w:val="20"/>
          <w:szCs w:val="20"/>
          <w:lang w:val="nl-BE"/>
        </w:rPr>
        <w:t>ie zet 8.)</w:t>
      </w:r>
    </w:p>
    <w:p w14:paraId="0B0320AA" w14:textId="77777777" w:rsidR="00F316EE" w:rsidRDefault="00F316EE" w:rsidP="00F316EE">
      <w:pPr>
        <w:jc w:val="both"/>
        <w:rPr>
          <w:i/>
          <w:sz w:val="20"/>
          <w:szCs w:val="20"/>
          <w:lang w:val="nl-BE"/>
        </w:rPr>
      </w:pPr>
    </w:p>
    <w:p w14:paraId="1208C3DF" w14:textId="77777777" w:rsidR="00A7474F" w:rsidRDefault="00A7474F" w:rsidP="00F316EE">
      <w:pPr>
        <w:jc w:val="both"/>
        <w:rPr>
          <w:i/>
          <w:sz w:val="20"/>
          <w:szCs w:val="20"/>
          <w:lang w:val="nl-BE"/>
        </w:rPr>
      </w:pPr>
    </w:p>
    <w:p w14:paraId="754EF8A2" w14:textId="77777777" w:rsidR="00A7474F" w:rsidRDefault="00A7474F" w:rsidP="00F316EE">
      <w:pPr>
        <w:jc w:val="both"/>
        <w:rPr>
          <w:i/>
          <w:sz w:val="20"/>
          <w:szCs w:val="20"/>
          <w:lang w:val="nl-BE"/>
        </w:rPr>
      </w:pPr>
    </w:p>
    <w:p w14:paraId="71A548A6" w14:textId="77777777" w:rsidR="00A7474F" w:rsidRPr="00A7474F" w:rsidRDefault="00A7474F" w:rsidP="00F316EE">
      <w:pPr>
        <w:jc w:val="both"/>
        <w:rPr>
          <w:i/>
          <w:sz w:val="20"/>
          <w:szCs w:val="20"/>
          <w:lang w:val="nl-BE"/>
        </w:rPr>
      </w:pPr>
    </w:p>
    <w:p w14:paraId="6CE0F46C" w14:textId="77777777" w:rsidR="008377B1" w:rsidRDefault="008377B1" w:rsidP="00F316EE">
      <w:pPr>
        <w:jc w:val="both"/>
        <w:rPr>
          <w:sz w:val="20"/>
          <w:szCs w:val="20"/>
          <w:lang w:val="nl-BE"/>
        </w:rPr>
      </w:pPr>
    </w:p>
    <w:p w14:paraId="0D0DD7A3" w14:textId="77777777" w:rsidR="00F023A4" w:rsidRDefault="00F023A4" w:rsidP="00F316EE">
      <w:pPr>
        <w:jc w:val="both"/>
        <w:rPr>
          <w:sz w:val="20"/>
          <w:szCs w:val="20"/>
          <w:lang w:val="nl-BE"/>
        </w:rPr>
      </w:pPr>
    </w:p>
    <w:p w14:paraId="67163A31" w14:textId="77777777" w:rsidR="00615049" w:rsidRPr="00E80036" w:rsidRDefault="00615049" w:rsidP="00F316EE">
      <w:pPr>
        <w:jc w:val="both"/>
        <w:rPr>
          <w:sz w:val="20"/>
          <w:szCs w:val="20"/>
          <w:lang w:val="nl-BE"/>
        </w:rPr>
      </w:pPr>
    </w:p>
    <w:p w14:paraId="5AC3498F" w14:textId="77777777" w:rsidR="00F316EE" w:rsidRDefault="00F316EE" w:rsidP="0038155E">
      <w:pPr>
        <w:numPr>
          <w:ilvl w:val="0"/>
          <w:numId w:val="18"/>
        </w:numPr>
        <w:jc w:val="both"/>
        <w:rPr>
          <w:sz w:val="20"/>
          <w:szCs w:val="20"/>
          <w:lang w:val="nl-BE"/>
        </w:rPr>
      </w:pPr>
      <w:r>
        <w:rPr>
          <w:sz w:val="20"/>
          <w:szCs w:val="20"/>
          <w:lang w:val="nl-BE"/>
        </w:rPr>
        <w:t xml:space="preserve">8.Dc2+? of 8.Dg6+? Kh1 9.Dc6+ Kh2 10.Dd6+ Kh3 11.Dd3+ </w:t>
      </w:r>
      <w:r w:rsidR="00887B85">
        <w:rPr>
          <w:i/>
          <w:sz w:val="20"/>
          <w:szCs w:val="20"/>
          <w:lang w:val="nl-BE"/>
        </w:rPr>
        <w:t>(Z</w:t>
      </w:r>
      <w:r>
        <w:rPr>
          <w:i/>
          <w:sz w:val="20"/>
          <w:szCs w:val="20"/>
          <w:lang w:val="nl-BE"/>
        </w:rPr>
        <w:t>ie zet 7.)</w:t>
      </w:r>
      <w:r>
        <w:rPr>
          <w:sz w:val="20"/>
          <w:szCs w:val="20"/>
          <w:lang w:val="nl-BE"/>
        </w:rPr>
        <w:t>.</w:t>
      </w:r>
    </w:p>
    <w:p w14:paraId="10E9D209" w14:textId="77777777" w:rsidR="00F316EE" w:rsidRPr="00536C28" w:rsidRDefault="00F316EE" w:rsidP="0038155E">
      <w:pPr>
        <w:numPr>
          <w:ilvl w:val="0"/>
          <w:numId w:val="18"/>
        </w:numPr>
        <w:jc w:val="both"/>
        <w:rPr>
          <w:i/>
          <w:sz w:val="20"/>
          <w:szCs w:val="20"/>
          <w:lang w:val="nl-BE"/>
        </w:rPr>
      </w:pPr>
      <w:r>
        <w:rPr>
          <w:sz w:val="20"/>
          <w:szCs w:val="20"/>
          <w:lang w:val="nl-BE"/>
        </w:rPr>
        <w:t xml:space="preserve">8.De2+? Kg1 9.De3+ Kh1 10.Df3+ Kh2 11.Df2+ Kh3 12.De3+ Kg2 13.Dd2+ Kf1 14.Dd3+ Kg2 15.Dd5+ </w:t>
      </w:r>
      <w:r>
        <w:rPr>
          <w:i/>
          <w:sz w:val="20"/>
          <w:szCs w:val="20"/>
          <w:lang w:val="nl-BE"/>
        </w:rPr>
        <w:t>(Zie zet 8.)</w:t>
      </w:r>
    </w:p>
    <w:p w14:paraId="752B6A00" w14:textId="77777777" w:rsidR="00F316EE" w:rsidRDefault="00F316EE" w:rsidP="00F316EE">
      <w:pPr>
        <w:jc w:val="both"/>
        <w:rPr>
          <w:b/>
          <w:sz w:val="20"/>
          <w:szCs w:val="20"/>
          <w:lang w:val="nl-BE"/>
        </w:rPr>
      </w:pPr>
      <w:r>
        <w:rPr>
          <w:sz w:val="20"/>
          <w:szCs w:val="20"/>
          <w:lang w:val="nl-BE"/>
        </w:rPr>
        <w:t xml:space="preserve">             </w:t>
      </w:r>
      <w:r>
        <w:rPr>
          <w:b/>
          <w:sz w:val="20"/>
          <w:szCs w:val="20"/>
          <w:lang w:val="nl-BE"/>
        </w:rPr>
        <w:t>8…</w:t>
      </w:r>
      <w:r>
        <w:rPr>
          <w:b/>
          <w:sz w:val="20"/>
          <w:szCs w:val="20"/>
          <w:lang w:val="nl-BE"/>
        </w:rPr>
        <w:tab/>
      </w:r>
      <w:r>
        <w:rPr>
          <w:b/>
          <w:sz w:val="20"/>
          <w:szCs w:val="20"/>
          <w:lang w:val="nl-BE"/>
        </w:rPr>
        <w:tab/>
        <w:t>Kf2</w:t>
      </w:r>
    </w:p>
    <w:p w14:paraId="1D8E6DD3" w14:textId="77777777" w:rsidR="00F316EE" w:rsidRDefault="00F316EE" w:rsidP="00F316EE">
      <w:pPr>
        <w:jc w:val="both"/>
        <w:rPr>
          <w:b/>
          <w:sz w:val="20"/>
          <w:szCs w:val="20"/>
          <w:lang w:val="nl-BE"/>
        </w:rPr>
      </w:pPr>
      <w:r>
        <w:rPr>
          <w:b/>
          <w:sz w:val="20"/>
          <w:szCs w:val="20"/>
          <w:lang w:val="nl-BE"/>
        </w:rPr>
        <w:t xml:space="preserve">             9.Df7+</w:t>
      </w:r>
    </w:p>
    <w:p w14:paraId="7C17F9D0" w14:textId="77777777" w:rsidR="00F316EE" w:rsidRDefault="00F316EE" w:rsidP="0038155E">
      <w:pPr>
        <w:numPr>
          <w:ilvl w:val="0"/>
          <w:numId w:val="19"/>
        </w:numPr>
        <w:jc w:val="both"/>
        <w:rPr>
          <w:sz w:val="20"/>
          <w:szCs w:val="20"/>
          <w:lang w:val="nl-BE"/>
        </w:rPr>
      </w:pPr>
      <w:r>
        <w:rPr>
          <w:sz w:val="20"/>
          <w:szCs w:val="20"/>
          <w:lang w:val="nl-BE"/>
        </w:rPr>
        <w:t>9.Dc5+? Kg2 10.Dd5+</w:t>
      </w:r>
      <w:r w:rsidR="00BC490A">
        <w:rPr>
          <w:i/>
          <w:sz w:val="20"/>
          <w:szCs w:val="20"/>
          <w:lang w:val="nl-BE"/>
        </w:rPr>
        <w:t xml:space="preserve"> (Z</w:t>
      </w:r>
      <w:r>
        <w:rPr>
          <w:i/>
          <w:sz w:val="20"/>
          <w:szCs w:val="20"/>
          <w:lang w:val="nl-BE"/>
        </w:rPr>
        <w:t>ie zet 8.)</w:t>
      </w:r>
    </w:p>
    <w:p w14:paraId="3ED78950" w14:textId="77777777" w:rsidR="00F316EE" w:rsidRDefault="00F316EE" w:rsidP="0038155E">
      <w:pPr>
        <w:numPr>
          <w:ilvl w:val="0"/>
          <w:numId w:val="19"/>
        </w:numPr>
        <w:jc w:val="both"/>
        <w:rPr>
          <w:sz w:val="20"/>
          <w:szCs w:val="20"/>
          <w:lang w:val="nl-BE"/>
        </w:rPr>
      </w:pPr>
      <w:r>
        <w:rPr>
          <w:sz w:val="20"/>
          <w:szCs w:val="20"/>
          <w:lang w:val="nl-BE"/>
        </w:rPr>
        <w:t xml:space="preserve">9.Dd2+? Kf1 10.Dd3+ Kg2 11.Dd5 </w:t>
      </w:r>
      <w:r w:rsidR="00BC490A">
        <w:rPr>
          <w:i/>
          <w:sz w:val="20"/>
          <w:szCs w:val="20"/>
          <w:lang w:val="nl-BE"/>
        </w:rPr>
        <w:t>Z</w:t>
      </w:r>
      <w:r>
        <w:rPr>
          <w:i/>
          <w:sz w:val="20"/>
          <w:szCs w:val="20"/>
          <w:lang w:val="nl-BE"/>
        </w:rPr>
        <w:t>ie zet 8.)</w:t>
      </w:r>
    </w:p>
    <w:p w14:paraId="6DBB9980" w14:textId="77777777" w:rsidR="00F316EE" w:rsidRDefault="00F316EE" w:rsidP="00F316EE">
      <w:pPr>
        <w:jc w:val="both"/>
        <w:rPr>
          <w:b/>
          <w:sz w:val="20"/>
          <w:szCs w:val="20"/>
          <w:lang w:val="nl-BE"/>
        </w:rPr>
      </w:pPr>
      <w:r>
        <w:rPr>
          <w:sz w:val="20"/>
          <w:szCs w:val="20"/>
          <w:lang w:val="nl-BE"/>
        </w:rPr>
        <w:t xml:space="preserve">             </w:t>
      </w:r>
      <w:r>
        <w:rPr>
          <w:b/>
          <w:sz w:val="20"/>
          <w:szCs w:val="20"/>
          <w:lang w:val="nl-BE"/>
        </w:rPr>
        <w:t>9…</w:t>
      </w:r>
      <w:r>
        <w:rPr>
          <w:b/>
          <w:sz w:val="20"/>
          <w:szCs w:val="20"/>
          <w:lang w:val="nl-BE"/>
        </w:rPr>
        <w:tab/>
      </w:r>
      <w:r>
        <w:rPr>
          <w:b/>
          <w:sz w:val="20"/>
          <w:szCs w:val="20"/>
          <w:lang w:val="nl-BE"/>
        </w:rPr>
        <w:tab/>
        <w:t>Ke3</w:t>
      </w:r>
    </w:p>
    <w:p w14:paraId="50FCC2BA" w14:textId="77777777" w:rsidR="00F316EE" w:rsidRDefault="00F316EE" w:rsidP="00F316EE">
      <w:pPr>
        <w:jc w:val="both"/>
        <w:rPr>
          <w:b/>
          <w:sz w:val="20"/>
          <w:szCs w:val="20"/>
          <w:lang w:val="nl-BE"/>
        </w:rPr>
      </w:pPr>
      <w:r>
        <w:rPr>
          <w:b/>
          <w:sz w:val="20"/>
          <w:szCs w:val="20"/>
          <w:lang w:val="nl-BE"/>
        </w:rPr>
        <w:t xml:space="preserve">           10.Db3+</w:t>
      </w:r>
      <w:r>
        <w:rPr>
          <w:b/>
          <w:sz w:val="20"/>
          <w:szCs w:val="20"/>
          <w:lang w:val="nl-BE"/>
        </w:rPr>
        <w:tab/>
      </w:r>
      <w:r>
        <w:rPr>
          <w:b/>
          <w:sz w:val="20"/>
          <w:szCs w:val="20"/>
          <w:lang w:val="nl-BE"/>
        </w:rPr>
        <w:tab/>
        <w:t>Kd2</w:t>
      </w:r>
    </w:p>
    <w:p w14:paraId="0BC743E6" w14:textId="77777777" w:rsidR="00F316EE" w:rsidRDefault="00F316EE" w:rsidP="00F316EE">
      <w:pPr>
        <w:jc w:val="both"/>
        <w:rPr>
          <w:b/>
          <w:sz w:val="20"/>
          <w:szCs w:val="20"/>
          <w:lang w:val="nl-BE"/>
        </w:rPr>
      </w:pPr>
      <w:r>
        <w:rPr>
          <w:b/>
          <w:sz w:val="20"/>
          <w:szCs w:val="20"/>
          <w:lang w:val="nl-BE"/>
        </w:rPr>
        <w:t xml:space="preserve">           11.Db2+</w:t>
      </w:r>
      <w:r>
        <w:rPr>
          <w:b/>
          <w:sz w:val="20"/>
          <w:szCs w:val="20"/>
          <w:lang w:val="nl-BE"/>
        </w:rPr>
        <w:tab/>
      </w:r>
      <w:r>
        <w:rPr>
          <w:b/>
          <w:sz w:val="20"/>
          <w:szCs w:val="20"/>
          <w:lang w:val="nl-BE"/>
        </w:rPr>
        <w:tab/>
        <w:t>K~</w:t>
      </w:r>
    </w:p>
    <w:p w14:paraId="7684785D" w14:textId="77777777" w:rsidR="00F316EE" w:rsidRDefault="00F316EE" w:rsidP="00F316EE">
      <w:pPr>
        <w:jc w:val="both"/>
        <w:rPr>
          <w:b/>
          <w:sz w:val="20"/>
          <w:szCs w:val="20"/>
          <w:lang w:val="nl-BE"/>
        </w:rPr>
      </w:pPr>
      <w:r>
        <w:rPr>
          <w:b/>
          <w:sz w:val="20"/>
          <w:szCs w:val="20"/>
          <w:lang w:val="nl-BE"/>
        </w:rPr>
        <w:t xml:space="preserve">           12.Dxa1</w:t>
      </w:r>
    </w:p>
    <w:p w14:paraId="530A6F43" w14:textId="77777777" w:rsidR="00F316EE" w:rsidRDefault="00F316EE" w:rsidP="00F316EE">
      <w:pPr>
        <w:jc w:val="both"/>
        <w:rPr>
          <w:sz w:val="20"/>
          <w:szCs w:val="20"/>
          <w:lang w:val="nl-BE"/>
        </w:rPr>
      </w:pPr>
      <w:r>
        <w:rPr>
          <w:sz w:val="20"/>
          <w:szCs w:val="20"/>
          <w:lang w:val="nl-BE"/>
        </w:rPr>
        <w:t>En dame tegen toren wint.</w:t>
      </w:r>
    </w:p>
    <w:p w14:paraId="525B3155" w14:textId="77777777" w:rsidR="00F316EE" w:rsidRDefault="00F316EE" w:rsidP="00F316EE">
      <w:pPr>
        <w:jc w:val="both"/>
        <w:rPr>
          <w:sz w:val="20"/>
          <w:szCs w:val="20"/>
          <w:lang w:val="nl-BE"/>
        </w:rPr>
      </w:pPr>
    </w:p>
    <w:p w14:paraId="0F807B79" w14:textId="77777777" w:rsidR="00F316EE" w:rsidRDefault="00EA6383" w:rsidP="00F316EE">
      <w:pPr>
        <w:jc w:val="both"/>
        <w:rPr>
          <w:sz w:val="20"/>
          <w:szCs w:val="20"/>
          <w:lang w:val="nl-BE"/>
        </w:rPr>
      </w:pPr>
      <w:r>
        <w:rPr>
          <w:sz w:val="20"/>
          <w:szCs w:val="20"/>
          <w:lang w:val="nl-BE"/>
        </w:rPr>
        <w:t xml:space="preserve">Een misschien saaie maar toch  </w:t>
      </w:r>
      <w:r w:rsidR="00F316EE">
        <w:rPr>
          <w:sz w:val="20"/>
          <w:szCs w:val="20"/>
          <w:lang w:val="nl-BE"/>
        </w:rPr>
        <w:t>correcte studie</w:t>
      </w:r>
      <w:r w:rsidR="00181B1F">
        <w:rPr>
          <w:sz w:val="20"/>
          <w:szCs w:val="20"/>
          <w:lang w:val="nl-BE"/>
        </w:rPr>
        <w:t xml:space="preserve">. Iets dergelijks had ik </w:t>
      </w:r>
      <w:r w:rsidR="00AD7676">
        <w:rPr>
          <w:sz w:val="20"/>
          <w:szCs w:val="20"/>
          <w:lang w:val="nl-BE"/>
        </w:rPr>
        <w:t>in indertijd opge</w:t>
      </w:r>
      <w:r w:rsidR="00F316EE">
        <w:rPr>
          <w:sz w:val="20"/>
          <w:szCs w:val="20"/>
          <w:lang w:val="nl-BE"/>
        </w:rPr>
        <w:t xml:space="preserve">zonden naar het </w:t>
      </w:r>
      <w:r>
        <w:rPr>
          <w:i/>
          <w:sz w:val="20"/>
          <w:szCs w:val="20"/>
          <w:lang w:val="nl-BE"/>
        </w:rPr>
        <w:t xml:space="preserve">1° Concorso </w:t>
      </w:r>
      <w:r w:rsidR="00AD7676">
        <w:rPr>
          <w:i/>
          <w:sz w:val="20"/>
          <w:szCs w:val="20"/>
          <w:lang w:val="nl-BE"/>
        </w:rPr>
        <w:t>In</w:t>
      </w:r>
      <w:r w:rsidR="00F316EE">
        <w:rPr>
          <w:i/>
          <w:sz w:val="20"/>
          <w:szCs w:val="20"/>
          <w:lang w:val="nl-BE"/>
        </w:rPr>
        <w:t xml:space="preserve">ternationale per studi “Studistica”  </w:t>
      </w:r>
      <w:r w:rsidR="00D839E9">
        <w:rPr>
          <w:sz w:val="20"/>
          <w:szCs w:val="20"/>
          <w:lang w:val="nl-BE"/>
        </w:rPr>
        <w:t>in Italie (2000). Maar het</w:t>
      </w:r>
      <w:r w:rsidR="00F7784D">
        <w:rPr>
          <w:sz w:val="20"/>
          <w:szCs w:val="20"/>
          <w:lang w:val="nl-BE"/>
        </w:rPr>
        <w:t xml:space="preserve"> bleek nevenoplosbaar </w:t>
      </w:r>
      <w:r w:rsidR="00F316EE">
        <w:rPr>
          <w:sz w:val="20"/>
          <w:szCs w:val="20"/>
          <w:lang w:val="nl-BE"/>
        </w:rPr>
        <w:t xml:space="preserve">op het einde. </w:t>
      </w:r>
    </w:p>
    <w:p w14:paraId="4F0D9285" w14:textId="77777777" w:rsidR="00F316EE" w:rsidRDefault="00F316EE" w:rsidP="00F316EE">
      <w:pPr>
        <w:jc w:val="both"/>
        <w:rPr>
          <w:sz w:val="20"/>
          <w:szCs w:val="20"/>
          <w:lang w:val="nl-BE"/>
        </w:rPr>
      </w:pPr>
    </w:p>
    <w:p w14:paraId="56BACFAF" w14:textId="77777777" w:rsidR="00F316EE" w:rsidRDefault="00F316EE" w:rsidP="00F316EE">
      <w:pPr>
        <w:jc w:val="both"/>
        <w:rPr>
          <w:sz w:val="20"/>
          <w:szCs w:val="20"/>
          <w:lang w:val="nl-BE"/>
        </w:rPr>
      </w:pPr>
      <w:r>
        <w:rPr>
          <w:sz w:val="20"/>
          <w:szCs w:val="20"/>
          <w:lang w:val="nl-BE"/>
        </w:rPr>
        <w:t>Daarom deze nieuwe versie.</w:t>
      </w:r>
    </w:p>
    <w:p w14:paraId="57BE3E78" w14:textId="77777777" w:rsidR="00F316EE" w:rsidRDefault="00F316EE" w:rsidP="00EA3F76">
      <w:pPr>
        <w:pStyle w:val="Plattetekst"/>
        <w:spacing w:line="190" w:lineRule="exact"/>
        <w:jc w:val="center"/>
        <w:rPr>
          <w:rFonts w:ascii="Arial" w:hAnsi="Arial" w:cs="Arial"/>
          <w:sz w:val="20"/>
          <w:szCs w:val="20"/>
        </w:rPr>
      </w:pPr>
    </w:p>
    <w:p w14:paraId="386F6FE4" w14:textId="77777777" w:rsidR="00F316EE" w:rsidRDefault="00F316EE" w:rsidP="00EA3F76">
      <w:pPr>
        <w:pStyle w:val="Plattetekst"/>
        <w:spacing w:line="190" w:lineRule="exact"/>
        <w:jc w:val="center"/>
        <w:rPr>
          <w:rFonts w:ascii="Arial" w:hAnsi="Arial" w:cs="Arial"/>
          <w:sz w:val="20"/>
          <w:szCs w:val="20"/>
        </w:rPr>
      </w:pPr>
    </w:p>
    <w:p w14:paraId="26243FB1" w14:textId="77777777" w:rsidR="00F316EE" w:rsidRDefault="00F316EE" w:rsidP="00EA3F76">
      <w:pPr>
        <w:pStyle w:val="Plattetekst"/>
        <w:spacing w:line="190" w:lineRule="exact"/>
        <w:jc w:val="center"/>
        <w:rPr>
          <w:rFonts w:ascii="Arial" w:hAnsi="Arial" w:cs="Arial"/>
          <w:sz w:val="20"/>
          <w:szCs w:val="20"/>
        </w:rPr>
      </w:pPr>
    </w:p>
    <w:p w14:paraId="57AC362D" w14:textId="77777777" w:rsidR="00F316EE" w:rsidRDefault="00F316EE" w:rsidP="00EA3F76">
      <w:pPr>
        <w:pStyle w:val="Plattetekst"/>
        <w:spacing w:line="190" w:lineRule="exact"/>
        <w:jc w:val="center"/>
        <w:rPr>
          <w:rFonts w:ascii="Arial" w:hAnsi="Arial" w:cs="Arial"/>
          <w:sz w:val="20"/>
          <w:szCs w:val="20"/>
        </w:rPr>
      </w:pPr>
    </w:p>
    <w:p w14:paraId="04A74421" w14:textId="77777777" w:rsidR="00F316EE" w:rsidRDefault="00F316EE" w:rsidP="00EA3F76">
      <w:pPr>
        <w:pStyle w:val="Plattetekst"/>
        <w:spacing w:line="190" w:lineRule="exact"/>
        <w:jc w:val="center"/>
        <w:rPr>
          <w:rFonts w:ascii="Arial" w:hAnsi="Arial" w:cs="Arial"/>
          <w:sz w:val="20"/>
          <w:szCs w:val="20"/>
        </w:rPr>
      </w:pPr>
    </w:p>
    <w:p w14:paraId="1FED490F" w14:textId="77777777" w:rsidR="00F316EE" w:rsidRDefault="00F316EE" w:rsidP="00EA3F76">
      <w:pPr>
        <w:pStyle w:val="Plattetekst"/>
        <w:spacing w:line="190" w:lineRule="exact"/>
        <w:jc w:val="center"/>
        <w:rPr>
          <w:rFonts w:ascii="Arial" w:hAnsi="Arial" w:cs="Arial"/>
          <w:sz w:val="20"/>
          <w:szCs w:val="20"/>
        </w:rPr>
      </w:pPr>
    </w:p>
    <w:p w14:paraId="6D187839" w14:textId="77777777" w:rsidR="00F316EE" w:rsidRDefault="00F316EE" w:rsidP="00EA3F76">
      <w:pPr>
        <w:pStyle w:val="Plattetekst"/>
        <w:spacing w:line="190" w:lineRule="exact"/>
        <w:jc w:val="center"/>
        <w:rPr>
          <w:rFonts w:ascii="Arial" w:hAnsi="Arial" w:cs="Arial"/>
          <w:sz w:val="20"/>
          <w:szCs w:val="20"/>
        </w:rPr>
      </w:pPr>
    </w:p>
    <w:p w14:paraId="5EC91040" w14:textId="77777777" w:rsidR="00AB378F" w:rsidRDefault="00AB378F" w:rsidP="00AB378F">
      <w:pPr>
        <w:pStyle w:val="Plattetekst"/>
        <w:spacing w:line="190" w:lineRule="exact"/>
        <w:rPr>
          <w:rFonts w:ascii="Arial" w:hAnsi="Arial" w:cs="Arial"/>
          <w:sz w:val="20"/>
          <w:szCs w:val="20"/>
        </w:rPr>
      </w:pPr>
    </w:p>
    <w:p w14:paraId="628156AB" w14:textId="77777777" w:rsidR="00A02338" w:rsidRDefault="00A02338" w:rsidP="00AB378F">
      <w:pPr>
        <w:pStyle w:val="Plattetekst"/>
        <w:spacing w:line="190" w:lineRule="exact"/>
        <w:jc w:val="center"/>
        <w:rPr>
          <w:rFonts w:ascii="Arial" w:hAnsi="Arial" w:cs="Arial"/>
          <w:sz w:val="20"/>
          <w:szCs w:val="20"/>
        </w:rPr>
      </w:pPr>
    </w:p>
    <w:p w14:paraId="16E6BBC9" w14:textId="77777777" w:rsidR="00EA3F76" w:rsidRPr="00F15201" w:rsidRDefault="00EA3F76" w:rsidP="00AC432E">
      <w:pPr>
        <w:pStyle w:val="Plattetekst"/>
        <w:spacing w:line="190" w:lineRule="exact"/>
        <w:jc w:val="center"/>
        <w:rPr>
          <w:rFonts w:ascii="Arial" w:hAnsi="Arial" w:cs="Arial"/>
          <w:sz w:val="20"/>
          <w:szCs w:val="20"/>
        </w:rPr>
      </w:pPr>
      <w:r w:rsidRPr="00F15201">
        <w:rPr>
          <w:rFonts w:ascii="Arial" w:hAnsi="Arial" w:cs="Arial"/>
          <w:sz w:val="20"/>
          <w:szCs w:val="20"/>
        </w:rPr>
        <w:lastRenderedPageBreak/>
        <w:t xml:space="preserve">- </w:t>
      </w:r>
      <w:r w:rsidR="006F05DB">
        <w:rPr>
          <w:rFonts w:ascii="Arial" w:hAnsi="Arial" w:cs="Arial"/>
          <w:sz w:val="20"/>
          <w:szCs w:val="20"/>
        </w:rPr>
        <w:t>53</w:t>
      </w:r>
      <w:r w:rsidRPr="00F15201">
        <w:rPr>
          <w:rFonts w:ascii="Arial" w:hAnsi="Arial" w:cs="Arial"/>
          <w:sz w:val="20"/>
          <w:szCs w:val="20"/>
        </w:rPr>
        <w:t xml:space="preserve"> -</w:t>
      </w:r>
    </w:p>
    <w:p w14:paraId="2CBEC372" w14:textId="77777777" w:rsidR="00EA3F76" w:rsidRPr="00460921" w:rsidRDefault="00EA3F76" w:rsidP="00EA3F76">
      <w:pPr>
        <w:spacing w:line="190" w:lineRule="exact"/>
        <w:jc w:val="center"/>
        <w:rPr>
          <w:rFonts w:cs="Arial"/>
          <w:b/>
          <w:i/>
          <w:sz w:val="20"/>
          <w:szCs w:val="20"/>
          <w:lang w:val="nl-BE"/>
        </w:rPr>
      </w:pPr>
    </w:p>
    <w:p w14:paraId="2D5CB373" w14:textId="77777777" w:rsidR="00EA3F76" w:rsidRPr="00DF5F09" w:rsidRDefault="00EA3F76" w:rsidP="00EA3F76">
      <w:pPr>
        <w:spacing w:line="190" w:lineRule="exact"/>
        <w:jc w:val="center"/>
        <w:outlineLvl w:val="0"/>
        <w:rPr>
          <w:sz w:val="20"/>
          <w:szCs w:val="20"/>
          <w:lang w:val="nl-BE"/>
        </w:rPr>
      </w:pPr>
      <w:r w:rsidRPr="00930429">
        <w:rPr>
          <w:sz w:val="20"/>
          <w:szCs w:val="20"/>
          <w:lang w:val="nl-BE"/>
        </w:rPr>
        <w:t>Tim Crabbé</w:t>
      </w:r>
      <w:r w:rsidRPr="00DF5F09">
        <w:rPr>
          <w:sz w:val="20"/>
          <w:szCs w:val="20"/>
          <w:lang w:val="nl-BE"/>
        </w:rPr>
        <w:t>-60 Compositie</w:t>
      </w:r>
    </w:p>
    <w:p w14:paraId="585CFDBF" w14:textId="77777777" w:rsidR="00EA3F76" w:rsidRDefault="00EA3F76" w:rsidP="00EA3F76">
      <w:pPr>
        <w:spacing w:line="190" w:lineRule="exact"/>
        <w:jc w:val="center"/>
        <w:outlineLvl w:val="0"/>
        <w:rPr>
          <w:sz w:val="20"/>
          <w:szCs w:val="20"/>
          <w:lang w:val="nl-BE"/>
        </w:rPr>
      </w:pPr>
      <w:r w:rsidRPr="00DF5F09">
        <w:rPr>
          <w:sz w:val="20"/>
          <w:szCs w:val="20"/>
          <w:lang w:val="nl-BE"/>
        </w:rPr>
        <w:t>Toernooi, 2000</w:t>
      </w:r>
    </w:p>
    <w:p w14:paraId="027F605B" w14:textId="77777777" w:rsidR="00EA3F76" w:rsidRDefault="00EA3F76" w:rsidP="00EA3F76">
      <w:pPr>
        <w:pStyle w:val="01Title"/>
        <w:ind w:left="0"/>
        <w:rPr>
          <w:sz w:val="20"/>
          <w:szCs w:val="20"/>
          <w:lang w:val="nl-BE"/>
        </w:rPr>
      </w:pPr>
    </w:p>
    <w:p w14:paraId="6BA03FF9" w14:textId="77777777" w:rsidR="00EA3F76" w:rsidRDefault="00EA3F76" w:rsidP="00EA3F76">
      <w:pPr>
        <w:pStyle w:val="01Title"/>
        <w:ind w:left="0"/>
        <w:rPr>
          <w:sz w:val="20"/>
          <w:szCs w:val="20"/>
          <w:lang w:val="nl-BE"/>
        </w:rPr>
      </w:pPr>
      <w:r>
        <w:object w:dxaOrig="4431" w:dyaOrig="4447" w14:anchorId="3F19EC07">
          <v:shape id="_x0000_i1073" type="#_x0000_t75" style="width:154.5pt;height:153.4pt" o:ole="">
            <v:imagedata r:id="rId115" o:title=""/>
          </v:shape>
          <o:OLEObject Type="Embed" ProgID="CorelDRAW.Graphic.12" ShapeID="_x0000_i1073" DrawAspect="Content" ObjectID="_1587467485" r:id="rId116"/>
        </w:object>
      </w:r>
    </w:p>
    <w:p w14:paraId="7DC32725" w14:textId="77777777" w:rsidR="00A90729" w:rsidRDefault="00A90729" w:rsidP="00EA3F76">
      <w:pPr>
        <w:pStyle w:val="03cOpmerking"/>
        <w:widowControl/>
        <w:spacing w:before="240" w:line="80" w:lineRule="exact"/>
        <w:jc w:val="left"/>
        <w:rPr>
          <w:b/>
          <w:sz w:val="24"/>
          <w:szCs w:val="24"/>
          <w:lang w:val="nl-BE"/>
        </w:rPr>
      </w:pPr>
    </w:p>
    <w:p w14:paraId="42C1B8BE" w14:textId="77777777" w:rsidR="00EA3F76" w:rsidRPr="00E572B3" w:rsidRDefault="00EA3F76" w:rsidP="00EA3F76">
      <w:pPr>
        <w:pStyle w:val="03cOpmerking"/>
        <w:widowControl/>
        <w:spacing w:before="240" w:line="80" w:lineRule="exact"/>
        <w:jc w:val="left"/>
        <w:rPr>
          <w:b/>
          <w:sz w:val="24"/>
          <w:szCs w:val="24"/>
          <w:lang w:val="nl-BE"/>
        </w:rPr>
      </w:pPr>
      <w:r w:rsidRPr="00E572B3">
        <w:rPr>
          <w:b/>
          <w:sz w:val="24"/>
          <w:szCs w:val="24"/>
          <w:lang w:val="nl-BE"/>
        </w:rPr>
        <w:t xml:space="preserve">+                        </w:t>
      </w:r>
      <w:r w:rsidRPr="00E572B3">
        <w:rPr>
          <w:lang w:val="nl-BE"/>
        </w:rPr>
        <w:t>0014.00 d1g1</w:t>
      </w:r>
    </w:p>
    <w:p w14:paraId="1CD92612" w14:textId="77777777" w:rsidR="00EA3F76" w:rsidRPr="001D6918" w:rsidRDefault="00EA3F76" w:rsidP="00EA3F76">
      <w:pPr>
        <w:pStyle w:val="03cOpmerking"/>
        <w:widowControl/>
        <w:spacing w:before="240"/>
        <w:ind w:left="708"/>
        <w:jc w:val="left"/>
        <w:rPr>
          <w:b/>
          <w:lang w:val="nl-BE"/>
        </w:rPr>
      </w:pPr>
      <w:r w:rsidRPr="001D6918">
        <w:rPr>
          <w:b/>
          <w:lang w:val="nl-BE"/>
        </w:rPr>
        <w:t>1.Ke2</w:t>
      </w:r>
      <w:r w:rsidRPr="001D6918">
        <w:rPr>
          <w:b/>
          <w:lang w:val="nl-BE"/>
        </w:rPr>
        <w:tab/>
      </w:r>
      <w:r w:rsidRPr="001D6918">
        <w:rPr>
          <w:b/>
          <w:lang w:val="nl-BE"/>
        </w:rPr>
        <w:tab/>
        <w:t>Pb6</w:t>
      </w:r>
    </w:p>
    <w:p w14:paraId="51963A3C" w14:textId="77777777" w:rsidR="00EA3F76" w:rsidRDefault="00EA3F76" w:rsidP="00EA3F76">
      <w:pPr>
        <w:pStyle w:val="03cOpmerking"/>
        <w:widowControl/>
        <w:rPr>
          <w:b/>
          <w:lang w:val="nl-BE"/>
        </w:rPr>
      </w:pPr>
      <w:r>
        <w:rPr>
          <w:lang w:val="nl-BE"/>
        </w:rPr>
        <w:t xml:space="preserve">  </w:t>
      </w:r>
      <w:r>
        <w:rPr>
          <w:lang w:val="nl-BE"/>
        </w:rPr>
        <w:tab/>
      </w:r>
      <w:r>
        <w:rPr>
          <w:b/>
          <w:lang w:val="nl-BE"/>
        </w:rPr>
        <w:t>2.Pg4</w:t>
      </w:r>
      <w:r>
        <w:rPr>
          <w:b/>
          <w:lang w:val="nl-BE"/>
        </w:rPr>
        <w:tab/>
      </w:r>
      <w:r>
        <w:rPr>
          <w:b/>
          <w:lang w:val="nl-BE"/>
        </w:rPr>
        <w:tab/>
        <w:t>Kg2</w:t>
      </w:r>
    </w:p>
    <w:p w14:paraId="0B44E465" w14:textId="77777777" w:rsidR="00EA3F76" w:rsidRDefault="00EA3F76" w:rsidP="00EA3F76">
      <w:pPr>
        <w:pStyle w:val="03cOpmerking"/>
        <w:widowControl/>
        <w:rPr>
          <w:b/>
          <w:lang w:val="nl-BE"/>
        </w:rPr>
      </w:pPr>
      <w:r>
        <w:rPr>
          <w:b/>
          <w:lang w:val="nl-BE"/>
        </w:rPr>
        <w:tab/>
        <w:t>3.Pe3+</w:t>
      </w:r>
      <w:r>
        <w:rPr>
          <w:b/>
          <w:lang w:val="nl-BE"/>
        </w:rPr>
        <w:tab/>
      </w:r>
      <w:r>
        <w:rPr>
          <w:b/>
          <w:lang w:val="nl-BE"/>
        </w:rPr>
        <w:tab/>
        <w:t>Kh3</w:t>
      </w:r>
    </w:p>
    <w:p w14:paraId="6CFAACF0" w14:textId="77777777" w:rsidR="00EA3F76" w:rsidRDefault="00EA3F76" w:rsidP="00EA3F76">
      <w:pPr>
        <w:pStyle w:val="03cOpmerking"/>
        <w:widowControl/>
        <w:rPr>
          <w:b/>
          <w:lang w:val="nl-BE"/>
        </w:rPr>
      </w:pPr>
      <w:r>
        <w:rPr>
          <w:b/>
          <w:lang w:val="nl-BE"/>
        </w:rPr>
        <w:tab/>
        <w:t>4.Kf3</w:t>
      </w:r>
      <w:r>
        <w:rPr>
          <w:b/>
          <w:lang w:val="nl-BE"/>
        </w:rPr>
        <w:tab/>
      </w:r>
      <w:r>
        <w:rPr>
          <w:b/>
          <w:lang w:val="nl-BE"/>
        </w:rPr>
        <w:tab/>
        <w:t>Kh4</w:t>
      </w:r>
    </w:p>
    <w:p w14:paraId="67C96081" w14:textId="77777777" w:rsidR="00EA3F76" w:rsidRDefault="00EA3F76" w:rsidP="00EA3F76">
      <w:pPr>
        <w:pStyle w:val="03cOpmerking"/>
        <w:widowControl/>
        <w:rPr>
          <w:b/>
          <w:lang w:val="nl-BE"/>
        </w:rPr>
      </w:pPr>
      <w:r>
        <w:rPr>
          <w:b/>
          <w:lang w:val="nl-BE"/>
        </w:rPr>
        <w:tab/>
        <w:t>5.Kf4</w:t>
      </w:r>
      <w:r>
        <w:rPr>
          <w:b/>
          <w:lang w:val="nl-BE"/>
        </w:rPr>
        <w:tab/>
      </w:r>
      <w:r>
        <w:rPr>
          <w:b/>
          <w:lang w:val="nl-BE"/>
        </w:rPr>
        <w:tab/>
        <w:t>Pc8</w:t>
      </w:r>
    </w:p>
    <w:p w14:paraId="338835AB" w14:textId="77777777" w:rsidR="00EA3F76" w:rsidRDefault="00EA3F76" w:rsidP="00EA3F76">
      <w:pPr>
        <w:pStyle w:val="03cOpmerking"/>
        <w:widowControl/>
        <w:rPr>
          <w:b/>
          <w:lang w:val="nl-BE"/>
        </w:rPr>
      </w:pPr>
      <w:r>
        <w:rPr>
          <w:b/>
          <w:lang w:val="nl-BE"/>
        </w:rPr>
        <w:tab/>
        <w:t>6.Lf6+</w:t>
      </w:r>
      <w:r>
        <w:rPr>
          <w:b/>
          <w:lang w:val="nl-BE"/>
        </w:rPr>
        <w:tab/>
      </w:r>
      <w:r>
        <w:rPr>
          <w:b/>
          <w:lang w:val="nl-BE"/>
        </w:rPr>
        <w:tab/>
        <w:t>Kh5</w:t>
      </w:r>
    </w:p>
    <w:p w14:paraId="0B7F9DD1" w14:textId="77777777" w:rsidR="00EA3F76" w:rsidRDefault="00EA3F76" w:rsidP="00EA3F76">
      <w:pPr>
        <w:pStyle w:val="03cOpmerking"/>
        <w:widowControl/>
        <w:rPr>
          <w:b/>
          <w:lang w:val="nl-BE"/>
        </w:rPr>
      </w:pPr>
      <w:r>
        <w:rPr>
          <w:b/>
          <w:lang w:val="nl-BE"/>
        </w:rPr>
        <w:tab/>
        <w:t>7.Ke5</w:t>
      </w:r>
      <w:r>
        <w:rPr>
          <w:b/>
          <w:lang w:val="nl-BE"/>
        </w:rPr>
        <w:tab/>
      </w:r>
      <w:r>
        <w:rPr>
          <w:b/>
          <w:lang w:val="nl-BE"/>
        </w:rPr>
        <w:tab/>
        <w:t>Kg6</w:t>
      </w:r>
    </w:p>
    <w:p w14:paraId="39D61359" w14:textId="77777777" w:rsidR="00EA3F76" w:rsidRDefault="00EA3F76" w:rsidP="00EA3F76">
      <w:pPr>
        <w:pStyle w:val="03cOpmerking"/>
        <w:widowControl/>
        <w:rPr>
          <w:b/>
          <w:lang w:val="nl-BE"/>
        </w:rPr>
      </w:pPr>
      <w:r>
        <w:rPr>
          <w:b/>
          <w:lang w:val="nl-BE"/>
        </w:rPr>
        <w:tab/>
        <w:t>8.Pd5</w:t>
      </w:r>
    </w:p>
    <w:p w14:paraId="64B10E8D" w14:textId="77777777" w:rsidR="00EA3F76" w:rsidRPr="00CB0679" w:rsidRDefault="002D25CD" w:rsidP="00EA3F76">
      <w:pPr>
        <w:pStyle w:val="03cOpmerking"/>
        <w:widowControl/>
        <w:rPr>
          <w:lang w:val="nl-BE"/>
        </w:rPr>
      </w:pPr>
      <w:r>
        <w:rPr>
          <w:lang w:val="nl-BE"/>
        </w:rPr>
        <w:t xml:space="preserve">En twee zwarte </w:t>
      </w:r>
      <w:r w:rsidR="00EA3F76">
        <w:rPr>
          <w:lang w:val="nl-BE"/>
        </w:rPr>
        <w:t>verdedigingen:</w:t>
      </w:r>
    </w:p>
    <w:p w14:paraId="77883387" w14:textId="77777777" w:rsidR="00EA3F76" w:rsidRDefault="00EA3F76" w:rsidP="00EA3F76">
      <w:pPr>
        <w:pStyle w:val="03cOpmerking"/>
        <w:widowControl/>
        <w:rPr>
          <w:b/>
          <w:i/>
          <w:lang w:val="nl-BE"/>
        </w:rPr>
      </w:pPr>
    </w:p>
    <w:p w14:paraId="3F2DA8FF" w14:textId="77777777" w:rsidR="00EA3F76" w:rsidRDefault="00EA3F76" w:rsidP="00EA3F76">
      <w:pPr>
        <w:pStyle w:val="03cOpmerking"/>
        <w:widowControl/>
        <w:rPr>
          <w:b/>
          <w:i/>
          <w:lang w:val="nl-BE"/>
        </w:rPr>
      </w:pPr>
    </w:p>
    <w:p w14:paraId="55B9084A" w14:textId="77777777" w:rsidR="00EA3F76" w:rsidRDefault="00EA3F76" w:rsidP="00EA3F76">
      <w:pPr>
        <w:pStyle w:val="03cOpmerking"/>
        <w:widowControl/>
        <w:rPr>
          <w:b/>
          <w:i/>
          <w:lang w:val="nl-BE"/>
        </w:rPr>
      </w:pPr>
    </w:p>
    <w:p w14:paraId="367FEDED" w14:textId="77777777" w:rsidR="00EA3F76" w:rsidRDefault="00EA3F76" w:rsidP="00EA3F76">
      <w:pPr>
        <w:pStyle w:val="03cOpmerking"/>
        <w:widowControl/>
        <w:rPr>
          <w:b/>
          <w:i/>
          <w:lang w:val="nl-BE"/>
        </w:rPr>
      </w:pPr>
    </w:p>
    <w:p w14:paraId="64D77E47" w14:textId="77777777" w:rsidR="00EA3F76" w:rsidRDefault="00EA3F76" w:rsidP="00EA3F76">
      <w:pPr>
        <w:pStyle w:val="03cOpmerking"/>
        <w:widowControl/>
        <w:rPr>
          <w:b/>
          <w:i/>
          <w:lang w:val="nl-BE"/>
        </w:rPr>
      </w:pPr>
    </w:p>
    <w:p w14:paraId="3A145A30" w14:textId="77777777" w:rsidR="00EA3F76" w:rsidRDefault="00EA3F76" w:rsidP="00EA3F76">
      <w:pPr>
        <w:pStyle w:val="03cOpmerking"/>
        <w:widowControl/>
        <w:rPr>
          <w:b/>
          <w:i/>
          <w:lang w:val="nl-BE"/>
        </w:rPr>
      </w:pPr>
    </w:p>
    <w:p w14:paraId="39D4A899" w14:textId="77777777" w:rsidR="00EA3F76" w:rsidRDefault="00EA3F76" w:rsidP="00EA3F76">
      <w:pPr>
        <w:pStyle w:val="03cOpmerking"/>
        <w:widowControl/>
        <w:rPr>
          <w:b/>
          <w:i/>
          <w:lang w:val="nl-BE"/>
        </w:rPr>
      </w:pPr>
    </w:p>
    <w:p w14:paraId="2E54C229" w14:textId="77777777" w:rsidR="00EA3F76" w:rsidRDefault="00EA3F76" w:rsidP="00EA3F76">
      <w:pPr>
        <w:pStyle w:val="03cOpmerking"/>
        <w:widowControl/>
        <w:rPr>
          <w:b/>
          <w:i/>
          <w:lang w:val="nl-BE"/>
        </w:rPr>
      </w:pPr>
    </w:p>
    <w:p w14:paraId="04A96ACD" w14:textId="77777777" w:rsidR="00EA3F76" w:rsidRDefault="00EA3F76" w:rsidP="00EA3F76">
      <w:pPr>
        <w:pStyle w:val="03cOpmerking"/>
        <w:widowControl/>
        <w:rPr>
          <w:b/>
          <w:i/>
          <w:lang w:val="nl-BE"/>
        </w:rPr>
      </w:pPr>
    </w:p>
    <w:p w14:paraId="7272EE05" w14:textId="77777777" w:rsidR="00EA3F76" w:rsidRPr="00B0123E" w:rsidRDefault="00EA3F76" w:rsidP="00EA3F76">
      <w:pPr>
        <w:pStyle w:val="03cOpmerking"/>
        <w:widowControl/>
        <w:rPr>
          <w:b/>
          <w:lang w:val="nl-BE"/>
        </w:rPr>
      </w:pPr>
    </w:p>
    <w:p w14:paraId="3E2234D2" w14:textId="77777777" w:rsidR="00EA3F76" w:rsidRDefault="00EA3F76" w:rsidP="00EA3F76">
      <w:pPr>
        <w:pStyle w:val="03cOpmerking"/>
        <w:widowControl/>
        <w:rPr>
          <w:b/>
          <w:i/>
          <w:lang w:val="nl-BE"/>
        </w:rPr>
      </w:pPr>
    </w:p>
    <w:p w14:paraId="415131A2" w14:textId="77777777" w:rsidR="00EA3F76" w:rsidRDefault="00EA3F76" w:rsidP="00EA3F76">
      <w:pPr>
        <w:pStyle w:val="03cOpmerking"/>
        <w:widowControl/>
        <w:rPr>
          <w:b/>
          <w:i/>
          <w:lang w:val="nl-BE"/>
        </w:rPr>
      </w:pPr>
    </w:p>
    <w:p w14:paraId="62E9E96B" w14:textId="77777777" w:rsidR="00E80036" w:rsidRDefault="00E80036" w:rsidP="00EA3F76">
      <w:pPr>
        <w:pStyle w:val="03cOpmerking"/>
        <w:widowControl/>
        <w:rPr>
          <w:b/>
          <w:i/>
          <w:lang w:val="nl-BE"/>
        </w:rPr>
      </w:pPr>
    </w:p>
    <w:p w14:paraId="42AC9858" w14:textId="77777777" w:rsidR="008E7F6D" w:rsidRDefault="008E7F6D" w:rsidP="00EA3F76">
      <w:pPr>
        <w:pStyle w:val="03cOpmerking"/>
        <w:widowControl/>
        <w:rPr>
          <w:b/>
          <w:i/>
          <w:lang w:val="nl-BE"/>
        </w:rPr>
      </w:pPr>
    </w:p>
    <w:p w14:paraId="725D4613" w14:textId="77777777" w:rsidR="004A6CFE" w:rsidRDefault="004A6CFE" w:rsidP="00EA3F76">
      <w:pPr>
        <w:pStyle w:val="03cOpmerking"/>
        <w:widowControl/>
        <w:rPr>
          <w:b/>
          <w:i/>
          <w:lang w:val="nl-BE"/>
        </w:rPr>
      </w:pPr>
    </w:p>
    <w:p w14:paraId="7F564C7F" w14:textId="77777777" w:rsidR="00EA3F76" w:rsidRPr="001D6918" w:rsidRDefault="00EA3F76" w:rsidP="00EA3F76">
      <w:pPr>
        <w:pStyle w:val="03cOpmerking"/>
        <w:widowControl/>
        <w:rPr>
          <w:b/>
          <w:i/>
          <w:lang w:val="en-GB"/>
        </w:rPr>
      </w:pPr>
      <w:r w:rsidRPr="001D6918">
        <w:rPr>
          <w:b/>
          <w:i/>
          <w:lang w:val="en-GB"/>
        </w:rPr>
        <w:t>Variant A</w:t>
      </w:r>
    </w:p>
    <w:p w14:paraId="2CC19F3F" w14:textId="77777777" w:rsidR="00EA3F76" w:rsidRPr="001D6918" w:rsidRDefault="00EA3F76" w:rsidP="00EA3F76">
      <w:pPr>
        <w:pStyle w:val="03cOpmerking"/>
        <w:widowControl/>
        <w:rPr>
          <w:b/>
          <w:lang w:val="en-GB"/>
        </w:rPr>
      </w:pPr>
      <w:r w:rsidRPr="001D6918">
        <w:rPr>
          <w:b/>
          <w:lang w:val="en-GB"/>
        </w:rPr>
        <w:t xml:space="preserve">             8…</w:t>
      </w:r>
      <w:r w:rsidRPr="001D6918">
        <w:rPr>
          <w:b/>
          <w:lang w:val="en-GB"/>
        </w:rPr>
        <w:tab/>
      </w:r>
      <w:r w:rsidRPr="001D6918">
        <w:rPr>
          <w:b/>
          <w:lang w:val="en-GB"/>
        </w:rPr>
        <w:tab/>
        <w:t>Kf7</w:t>
      </w:r>
    </w:p>
    <w:p w14:paraId="1B06F826" w14:textId="77777777" w:rsidR="00EA3F76" w:rsidRPr="001D6918" w:rsidRDefault="00EA3F76" w:rsidP="00EA3F76">
      <w:pPr>
        <w:pStyle w:val="03cOpmerking"/>
        <w:widowControl/>
        <w:rPr>
          <w:b/>
          <w:lang w:val="en-GB"/>
        </w:rPr>
      </w:pPr>
      <w:r w:rsidRPr="001D6918">
        <w:rPr>
          <w:b/>
          <w:lang w:val="en-GB"/>
        </w:rPr>
        <w:t xml:space="preserve">             9.Lh4</w:t>
      </w:r>
      <w:r w:rsidRPr="001D6918">
        <w:rPr>
          <w:b/>
          <w:lang w:val="en-GB"/>
        </w:rPr>
        <w:tab/>
      </w:r>
      <w:r w:rsidRPr="001D6918">
        <w:rPr>
          <w:b/>
          <w:lang w:val="en-GB"/>
        </w:rPr>
        <w:tab/>
        <w:t>Pa7</w:t>
      </w:r>
    </w:p>
    <w:p w14:paraId="756A8F7C" w14:textId="77777777" w:rsidR="00EA3F76" w:rsidRPr="001D6918" w:rsidRDefault="00EA3F76" w:rsidP="00EA3F76">
      <w:pPr>
        <w:pStyle w:val="03cOpmerking"/>
        <w:widowControl/>
        <w:rPr>
          <w:b/>
          <w:lang w:val="en-GB"/>
        </w:rPr>
      </w:pPr>
      <w:r w:rsidRPr="001D6918">
        <w:rPr>
          <w:b/>
          <w:lang w:val="en-GB"/>
        </w:rPr>
        <w:t xml:space="preserve">           10.Kd6</w:t>
      </w:r>
      <w:r w:rsidRPr="001D6918">
        <w:rPr>
          <w:b/>
          <w:lang w:val="en-GB"/>
        </w:rPr>
        <w:tab/>
      </w:r>
      <w:r w:rsidRPr="001D6918">
        <w:rPr>
          <w:b/>
          <w:lang w:val="en-GB"/>
        </w:rPr>
        <w:tab/>
        <w:t>Pb5+</w:t>
      </w:r>
    </w:p>
    <w:p w14:paraId="140F8568" w14:textId="77777777" w:rsidR="00EA3F76" w:rsidRDefault="00EA3F76" w:rsidP="00EA3F76">
      <w:pPr>
        <w:pStyle w:val="03cOpmerking"/>
        <w:widowControl/>
        <w:rPr>
          <w:b/>
          <w:lang w:val="nl-BE"/>
        </w:rPr>
      </w:pPr>
      <w:r w:rsidRPr="001D6918">
        <w:rPr>
          <w:b/>
          <w:lang w:val="en-GB"/>
        </w:rPr>
        <w:t xml:space="preserve">           </w:t>
      </w:r>
      <w:r>
        <w:rPr>
          <w:b/>
          <w:lang w:val="nl-BE"/>
        </w:rPr>
        <w:t>11.Kc5</w:t>
      </w:r>
      <w:r>
        <w:rPr>
          <w:b/>
          <w:lang w:val="nl-BE"/>
        </w:rPr>
        <w:tab/>
      </w:r>
      <w:r>
        <w:rPr>
          <w:b/>
          <w:lang w:val="nl-BE"/>
        </w:rPr>
        <w:tab/>
        <w:t>Ke6</w:t>
      </w:r>
    </w:p>
    <w:p w14:paraId="327D95EA" w14:textId="77777777" w:rsidR="00EA3F76" w:rsidRDefault="00EA3F76" w:rsidP="00EA3F76">
      <w:pPr>
        <w:pStyle w:val="03cOpmerking"/>
        <w:widowControl/>
        <w:rPr>
          <w:b/>
          <w:lang w:val="nl-BE"/>
        </w:rPr>
      </w:pPr>
      <w:r>
        <w:rPr>
          <w:b/>
          <w:lang w:val="nl-BE"/>
        </w:rPr>
        <w:t xml:space="preserve">           12.Lg3</w:t>
      </w:r>
      <w:r>
        <w:rPr>
          <w:b/>
          <w:lang w:val="nl-BE"/>
        </w:rPr>
        <w:tab/>
      </w:r>
      <w:r>
        <w:rPr>
          <w:b/>
          <w:lang w:val="nl-BE"/>
        </w:rPr>
        <w:tab/>
        <w:t>Pa7</w:t>
      </w:r>
    </w:p>
    <w:p w14:paraId="16ECEF27" w14:textId="77777777" w:rsidR="00EA3F76" w:rsidRDefault="00EA3F76" w:rsidP="00EA3F76">
      <w:pPr>
        <w:pStyle w:val="03cOpmerking"/>
        <w:widowControl/>
        <w:rPr>
          <w:b/>
          <w:lang w:val="nl-BE"/>
        </w:rPr>
      </w:pPr>
      <w:r>
        <w:rPr>
          <w:b/>
          <w:lang w:val="nl-BE"/>
        </w:rPr>
        <w:t xml:space="preserve">           13.Pb6</w:t>
      </w:r>
      <w:r>
        <w:rPr>
          <w:b/>
          <w:lang w:val="nl-BE"/>
        </w:rPr>
        <w:tab/>
      </w:r>
      <w:r>
        <w:rPr>
          <w:b/>
          <w:lang w:val="nl-BE"/>
        </w:rPr>
        <w:tab/>
        <w:t>Ke7</w:t>
      </w:r>
    </w:p>
    <w:p w14:paraId="1A9F670A" w14:textId="77777777" w:rsidR="00EA3F76" w:rsidRDefault="00EA3F76" w:rsidP="00EA3F76">
      <w:pPr>
        <w:pStyle w:val="03cOpmerking"/>
        <w:widowControl/>
        <w:rPr>
          <w:b/>
          <w:lang w:val="nl-BE"/>
        </w:rPr>
      </w:pPr>
      <w:r>
        <w:rPr>
          <w:b/>
          <w:lang w:val="nl-BE"/>
        </w:rPr>
        <w:t xml:space="preserve">           14.Lb8</w:t>
      </w:r>
    </w:p>
    <w:p w14:paraId="7040A320" w14:textId="77777777" w:rsidR="00EA3F76" w:rsidRPr="00CB0679" w:rsidRDefault="00EA3F76" w:rsidP="00EA3F76">
      <w:pPr>
        <w:pStyle w:val="03cOpmerking"/>
        <w:widowControl/>
        <w:rPr>
          <w:lang w:val="nl-BE"/>
        </w:rPr>
      </w:pPr>
      <w:r w:rsidRPr="00725E29">
        <w:rPr>
          <w:lang w:val="nl-BE"/>
        </w:rPr>
        <w:t>14.Lh4</w:t>
      </w:r>
      <w:r w:rsidR="00975EF1">
        <w:rPr>
          <w:lang w:val="nl-BE"/>
        </w:rPr>
        <w:t>+</w:t>
      </w:r>
      <w:r w:rsidRPr="00725E29">
        <w:rPr>
          <w:lang w:val="nl-BE"/>
        </w:rPr>
        <w:t>? K</w:t>
      </w:r>
      <w:r w:rsidR="002D25CD">
        <w:rPr>
          <w:lang w:val="nl-BE"/>
        </w:rPr>
        <w:t>e6 15.Lg3 Ke7 16.Lb8 (Z</w:t>
      </w:r>
      <w:r>
        <w:rPr>
          <w:lang w:val="nl-BE"/>
        </w:rPr>
        <w:t>ie zet 14.)</w:t>
      </w:r>
    </w:p>
    <w:p w14:paraId="7ABF012D" w14:textId="77777777" w:rsidR="00EA3F76" w:rsidRDefault="00EA3F76" w:rsidP="00EA3F76">
      <w:pPr>
        <w:pStyle w:val="03cOpmerking"/>
        <w:widowControl/>
        <w:rPr>
          <w:b/>
          <w:lang w:val="nl-BE"/>
        </w:rPr>
      </w:pPr>
      <w:r>
        <w:rPr>
          <w:lang w:val="nl-BE"/>
        </w:rPr>
        <w:t xml:space="preserve">           </w:t>
      </w:r>
      <w:r>
        <w:rPr>
          <w:b/>
          <w:lang w:val="nl-BE"/>
        </w:rPr>
        <w:t>14…</w:t>
      </w:r>
      <w:r>
        <w:rPr>
          <w:b/>
          <w:lang w:val="nl-BE"/>
        </w:rPr>
        <w:tab/>
      </w:r>
      <w:r>
        <w:rPr>
          <w:b/>
          <w:lang w:val="nl-BE"/>
        </w:rPr>
        <w:tab/>
        <w:t>Kd8</w:t>
      </w:r>
    </w:p>
    <w:p w14:paraId="0C9D139C" w14:textId="77777777" w:rsidR="00EA3F76" w:rsidRDefault="00EA3F76" w:rsidP="00EA3F76">
      <w:pPr>
        <w:pStyle w:val="03cOpmerking"/>
        <w:widowControl/>
        <w:rPr>
          <w:b/>
          <w:lang w:val="nl-BE"/>
        </w:rPr>
      </w:pPr>
      <w:r>
        <w:rPr>
          <w:b/>
          <w:lang w:val="nl-BE"/>
        </w:rPr>
        <w:t xml:space="preserve">           15.Lxa7</w:t>
      </w:r>
    </w:p>
    <w:p w14:paraId="01060FAF" w14:textId="77777777" w:rsidR="00EA3F76" w:rsidRDefault="00EA3F76" w:rsidP="00EA3F76">
      <w:pPr>
        <w:pStyle w:val="03cOpmerking"/>
        <w:widowControl/>
        <w:rPr>
          <w:lang w:val="nl-BE"/>
        </w:rPr>
      </w:pPr>
      <w:r>
        <w:rPr>
          <w:lang w:val="nl-BE"/>
        </w:rPr>
        <w:t>En wit heeft het paard gevangen met winst. Of:</w:t>
      </w:r>
    </w:p>
    <w:p w14:paraId="60944F0A" w14:textId="77777777" w:rsidR="00EA3F76" w:rsidRDefault="00EA3F76" w:rsidP="00EA3F76">
      <w:pPr>
        <w:pStyle w:val="03cOpmerking"/>
        <w:widowControl/>
        <w:rPr>
          <w:lang w:val="nl-BE"/>
        </w:rPr>
      </w:pPr>
    </w:p>
    <w:p w14:paraId="34A921C1" w14:textId="77777777" w:rsidR="00EA3F76" w:rsidRDefault="00EA3F76" w:rsidP="00EA3F76">
      <w:pPr>
        <w:pStyle w:val="03cOpmerking"/>
        <w:widowControl/>
        <w:rPr>
          <w:b/>
          <w:i/>
          <w:lang w:val="nl-BE"/>
        </w:rPr>
      </w:pPr>
      <w:r>
        <w:rPr>
          <w:b/>
          <w:i/>
          <w:lang w:val="nl-BE"/>
        </w:rPr>
        <w:t>Variant B</w:t>
      </w:r>
    </w:p>
    <w:p w14:paraId="5780B65D" w14:textId="77777777" w:rsidR="00EA3F76" w:rsidRDefault="00EA3F76" w:rsidP="00EA3F76">
      <w:pPr>
        <w:pStyle w:val="03cOpmerking"/>
        <w:widowControl/>
        <w:rPr>
          <w:b/>
          <w:lang w:val="nl-BE"/>
        </w:rPr>
      </w:pPr>
      <w:r>
        <w:rPr>
          <w:b/>
          <w:lang w:val="nl-BE"/>
        </w:rPr>
        <w:t xml:space="preserve">             8…</w:t>
      </w:r>
      <w:r>
        <w:rPr>
          <w:b/>
          <w:lang w:val="nl-BE"/>
        </w:rPr>
        <w:tab/>
      </w:r>
      <w:r>
        <w:rPr>
          <w:b/>
          <w:lang w:val="nl-BE"/>
        </w:rPr>
        <w:tab/>
        <w:t>Pa7</w:t>
      </w:r>
    </w:p>
    <w:p w14:paraId="7FE0F209" w14:textId="77777777" w:rsidR="00EA3F76" w:rsidRDefault="00EA3F76" w:rsidP="00EA3F76">
      <w:pPr>
        <w:pStyle w:val="03cOpmerking"/>
        <w:widowControl/>
        <w:rPr>
          <w:b/>
          <w:lang w:val="nl-BE"/>
        </w:rPr>
      </w:pPr>
      <w:r>
        <w:rPr>
          <w:b/>
          <w:lang w:val="nl-BE"/>
        </w:rPr>
        <w:t xml:space="preserve">             9.Ke6</w:t>
      </w:r>
      <w:r>
        <w:rPr>
          <w:b/>
          <w:lang w:val="nl-BE"/>
        </w:rPr>
        <w:tab/>
      </w:r>
      <w:r>
        <w:rPr>
          <w:b/>
          <w:lang w:val="nl-BE"/>
        </w:rPr>
        <w:tab/>
        <w:t>Pc6</w:t>
      </w:r>
    </w:p>
    <w:p w14:paraId="73B244D1" w14:textId="77777777" w:rsidR="00EA3F76" w:rsidRPr="004D7329" w:rsidRDefault="00EA3F76" w:rsidP="00EA3F76">
      <w:pPr>
        <w:pStyle w:val="03cOpmerking"/>
        <w:widowControl/>
        <w:rPr>
          <w:b/>
          <w:lang w:val="nl-BE"/>
        </w:rPr>
      </w:pPr>
      <w:r>
        <w:rPr>
          <w:b/>
          <w:lang w:val="nl-BE"/>
        </w:rPr>
        <w:t xml:space="preserve">           10.Pf4+</w:t>
      </w:r>
      <w:r>
        <w:rPr>
          <w:b/>
          <w:lang w:val="nl-BE"/>
        </w:rPr>
        <w:tab/>
      </w:r>
      <w:r>
        <w:rPr>
          <w:b/>
          <w:lang w:val="nl-BE"/>
        </w:rPr>
        <w:tab/>
        <w:t>Kh6</w:t>
      </w:r>
    </w:p>
    <w:p w14:paraId="19070861" w14:textId="77777777" w:rsidR="00EA3F76" w:rsidRDefault="00EA3F76" w:rsidP="00EA3F76">
      <w:pPr>
        <w:pStyle w:val="03cOpmerking"/>
        <w:widowControl/>
        <w:rPr>
          <w:b/>
          <w:lang w:val="nl-BE"/>
        </w:rPr>
      </w:pPr>
      <w:r>
        <w:rPr>
          <w:lang w:val="nl-BE"/>
        </w:rPr>
        <w:t xml:space="preserve">           </w:t>
      </w:r>
      <w:r>
        <w:rPr>
          <w:b/>
          <w:lang w:val="nl-BE"/>
        </w:rPr>
        <w:t>11.Kd5</w:t>
      </w:r>
      <w:r>
        <w:rPr>
          <w:b/>
          <w:lang w:val="nl-BE"/>
        </w:rPr>
        <w:tab/>
      </w:r>
      <w:r>
        <w:rPr>
          <w:b/>
          <w:lang w:val="nl-BE"/>
        </w:rPr>
        <w:tab/>
        <w:t>Pb4+</w:t>
      </w:r>
    </w:p>
    <w:p w14:paraId="3DD92DDB" w14:textId="77777777" w:rsidR="00EA3F76" w:rsidRDefault="00EA3F76" w:rsidP="00EA3F76">
      <w:pPr>
        <w:pStyle w:val="03cOpmerking"/>
        <w:widowControl/>
        <w:rPr>
          <w:b/>
          <w:lang w:val="nl-BE"/>
        </w:rPr>
      </w:pPr>
      <w:r>
        <w:rPr>
          <w:b/>
          <w:lang w:val="nl-BE"/>
        </w:rPr>
        <w:t xml:space="preserve">           12.Kc4</w:t>
      </w:r>
      <w:r>
        <w:rPr>
          <w:b/>
          <w:lang w:val="nl-BE"/>
        </w:rPr>
        <w:tab/>
      </w:r>
      <w:r>
        <w:rPr>
          <w:b/>
          <w:lang w:val="nl-BE"/>
        </w:rPr>
        <w:tab/>
        <w:t>Pc2</w:t>
      </w:r>
    </w:p>
    <w:p w14:paraId="4FC10260" w14:textId="77777777" w:rsidR="00EA3F76" w:rsidRDefault="00EA3F76" w:rsidP="00EA3F76">
      <w:pPr>
        <w:pStyle w:val="03cOpmerking"/>
        <w:widowControl/>
        <w:rPr>
          <w:b/>
          <w:lang w:val="nl-BE"/>
        </w:rPr>
      </w:pPr>
      <w:r>
        <w:rPr>
          <w:b/>
          <w:lang w:val="nl-BE"/>
        </w:rPr>
        <w:t xml:space="preserve">           13.Pg2</w:t>
      </w:r>
      <w:r>
        <w:rPr>
          <w:b/>
          <w:lang w:val="nl-BE"/>
        </w:rPr>
        <w:tab/>
      </w:r>
      <w:r>
        <w:rPr>
          <w:b/>
          <w:lang w:val="nl-BE"/>
        </w:rPr>
        <w:tab/>
        <w:t>Pa3+</w:t>
      </w:r>
    </w:p>
    <w:p w14:paraId="3A84F238" w14:textId="77777777" w:rsidR="00EA3F76" w:rsidRDefault="00EA3F76" w:rsidP="00EA3F76">
      <w:pPr>
        <w:pStyle w:val="03cOpmerking"/>
        <w:widowControl/>
        <w:rPr>
          <w:b/>
          <w:lang w:val="nl-BE"/>
        </w:rPr>
      </w:pPr>
      <w:r>
        <w:rPr>
          <w:b/>
          <w:lang w:val="nl-BE"/>
        </w:rPr>
        <w:t xml:space="preserve">           14.Kb4</w:t>
      </w:r>
      <w:r>
        <w:rPr>
          <w:b/>
          <w:lang w:val="nl-BE"/>
        </w:rPr>
        <w:tab/>
      </w:r>
      <w:r>
        <w:rPr>
          <w:b/>
          <w:lang w:val="nl-BE"/>
        </w:rPr>
        <w:tab/>
        <w:t>Pb1</w:t>
      </w:r>
    </w:p>
    <w:p w14:paraId="194D23EA" w14:textId="77777777" w:rsidR="00EA3F76" w:rsidRDefault="00EA3F76" w:rsidP="00EA3F76">
      <w:pPr>
        <w:pStyle w:val="03cOpmerking"/>
        <w:widowControl/>
        <w:rPr>
          <w:b/>
          <w:lang w:val="nl-BE"/>
        </w:rPr>
      </w:pPr>
      <w:r>
        <w:rPr>
          <w:b/>
          <w:lang w:val="nl-BE"/>
        </w:rPr>
        <w:t xml:space="preserve">           15.Lb2</w:t>
      </w:r>
      <w:r>
        <w:rPr>
          <w:b/>
          <w:lang w:val="nl-BE"/>
        </w:rPr>
        <w:tab/>
      </w:r>
      <w:r>
        <w:rPr>
          <w:b/>
          <w:lang w:val="nl-BE"/>
        </w:rPr>
        <w:tab/>
        <w:t>Pd2</w:t>
      </w:r>
    </w:p>
    <w:p w14:paraId="3F678C1E" w14:textId="77777777" w:rsidR="00EA3F76" w:rsidRDefault="00975EF1" w:rsidP="00EA3F76">
      <w:pPr>
        <w:pStyle w:val="03cOpmerking"/>
        <w:widowControl/>
        <w:rPr>
          <w:lang w:val="nl-BE"/>
        </w:rPr>
      </w:pPr>
      <w:r>
        <w:rPr>
          <w:lang w:val="nl-BE"/>
        </w:rPr>
        <w:t>15…K</w:t>
      </w:r>
      <w:r w:rsidR="00104385">
        <w:rPr>
          <w:lang w:val="nl-BE"/>
        </w:rPr>
        <w:t>h7</w:t>
      </w:r>
      <w:r w:rsidR="00642C59">
        <w:rPr>
          <w:lang w:val="nl-BE"/>
        </w:rPr>
        <w:t>?</w:t>
      </w:r>
      <w:r w:rsidR="00104385">
        <w:rPr>
          <w:lang w:val="nl-BE"/>
        </w:rPr>
        <w:t xml:space="preserve"> 16.Lc1</w:t>
      </w:r>
      <w:r w:rsidR="00E60C8F">
        <w:rPr>
          <w:lang w:val="nl-BE"/>
        </w:rPr>
        <w:t>e</w:t>
      </w:r>
      <w:r w:rsidR="00104385">
        <w:rPr>
          <w:lang w:val="nl-BE"/>
        </w:rPr>
        <w:t>n</w:t>
      </w:r>
      <w:r w:rsidR="00EA3F76">
        <w:rPr>
          <w:lang w:val="nl-BE"/>
        </w:rPr>
        <w:t xml:space="preserve"> de koning kan </w:t>
      </w:r>
      <w:r w:rsidR="00E60C8F">
        <w:rPr>
          <w:lang w:val="nl-BE"/>
        </w:rPr>
        <w:t xml:space="preserve">ook hier </w:t>
      </w:r>
      <w:r w:rsidR="00EA3F76">
        <w:rPr>
          <w:lang w:val="nl-BE"/>
        </w:rPr>
        <w:t>het paard vangen.</w:t>
      </w:r>
    </w:p>
    <w:p w14:paraId="02773903" w14:textId="77777777" w:rsidR="00EA3F76" w:rsidRDefault="00EA3F76" w:rsidP="00EA3F76">
      <w:pPr>
        <w:pStyle w:val="03cOpmerking"/>
        <w:widowControl/>
        <w:rPr>
          <w:b/>
          <w:lang w:val="nl-BE"/>
        </w:rPr>
      </w:pPr>
      <w:r>
        <w:rPr>
          <w:lang w:val="nl-BE"/>
        </w:rPr>
        <w:t xml:space="preserve">           </w:t>
      </w:r>
      <w:r>
        <w:rPr>
          <w:b/>
          <w:lang w:val="nl-BE"/>
        </w:rPr>
        <w:t>16.Lc1</w:t>
      </w:r>
      <w:r>
        <w:rPr>
          <w:b/>
          <w:lang w:val="nl-BE"/>
        </w:rPr>
        <w:tab/>
      </w:r>
      <w:r>
        <w:rPr>
          <w:b/>
          <w:lang w:val="nl-BE"/>
        </w:rPr>
        <w:tab/>
        <w:t xml:space="preserve">K~ </w:t>
      </w:r>
    </w:p>
    <w:p w14:paraId="32D2E0F6" w14:textId="77777777" w:rsidR="00EA3F76" w:rsidRPr="004D7329" w:rsidRDefault="00EA3F76" w:rsidP="00EA3F76">
      <w:pPr>
        <w:pStyle w:val="03cOpmerking"/>
        <w:widowControl/>
        <w:rPr>
          <w:b/>
          <w:lang w:val="nl-BE"/>
        </w:rPr>
      </w:pPr>
      <w:r>
        <w:rPr>
          <w:b/>
          <w:lang w:val="nl-BE"/>
        </w:rPr>
        <w:t xml:space="preserve">           17.Lxd2</w:t>
      </w:r>
    </w:p>
    <w:p w14:paraId="5F0D1209" w14:textId="77777777" w:rsidR="00E572B3" w:rsidRPr="002852F3" w:rsidRDefault="00EA3F76" w:rsidP="002852F3">
      <w:pPr>
        <w:pStyle w:val="03cOpmerking"/>
        <w:widowControl/>
        <w:rPr>
          <w:lang w:val="nl-BE"/>
        </w:rPr>
      </w:pPr>
      <w:r w:rsidRPr="002852F3">
        <w:rPr>
          <w:lang w:val="nl-BE"/>
        </w:rPr>
        <w:t>Wit wint</w:t>
      </w:r>
      <w:r w:rsidRPr="002852F3">
        <w:rPr>
          <w:b/>
          <w:lang w:val="nl-BE"/>
        </w:rPr>
        <w:tab/>
        <w:t xml:space="preserve"> </w:t>
      </w:r>
      <w:r w:rsidRPr="002852F3">
        <w:rPr>
          <w:lang w:val="nl-BE"/>
        </w:rPr>
        <w:t>ook</w:t>
      </w:r>
      <w:r w:rsidR="00E572B3" w:rsidRPr="002852F3">
        <w:rPr>
          <w:b/>
          <w:lang w:val="nl-BE"/>
        </w:rPr>
        <w:t xml:space="preserve"> </w:t>
      </w:r>
      <w:r w:rsidR="00975EF1" w:rsidRPr="00CC1F0B">
        <w:rPr>
          <w:lang w:val="nl-BE"/>
        </w:rPr>
        <w:t>hier.</w:t>
      </w:r>
      <w:r w:rsidR="00E572B3" w:rsidRPr="002852F3">
        <w:rPr>
          <w:b/>
          <w:lang w:val="nl-BE"/>
        </w:rPr>
        <w:t xml:space="preserve">         </w:t>
      </w:r>
      <w:r w:rsidR="002852F3" w:rsidRPr="002852F3">
        <w:rPr>
          <w:b/>
          <w:lang w:val="nl-BE"/>
        </w:rPr>
        <w:t xml:space="preserve"> </w:t>
      </w:r>
    </w:p>
    <w:p w14:paraId="1379DDDB" w14:textId="77777777" w:rsidR="00E572B3" w:rsidRDefault="00E572B3" w:rsidP="00412822">
      <w:pPr>
        <w:pStyle w:val="03cOpmerking"/>
        <w:widowControl/>
        <w:jc w:val="center"/>
        <w:rPr>
          <w:b/>
          <w:lang w:val="nl-BE"/>
        </w:rPr>
      </w:pPr>
    </w:p>
    <w:p w14:paraId="4540D454" w14:textId="77777777" w:rsidR="00E572B3" w:rsidRDefault="00E572B3" w:rsidP="00412822">
      <w:pPr>
        <w:pStyle w:val="03cOpmerking"/>
        <w:widowControl/>
        <w:jc w:val="center"/>
        <w:rPr>
          <w:b/>
          <w:lang w:val="nl-BE"/>
        </w:rPr>
      </w:pPr>
    </w:p>
    <w:p w14:paraId="631E7614" w14:textId="77777777" w:rsidR="00E572B3" w:rsidRDefault="00E572B3" w:rsidP="00412822">
      <w:pPr>
        <w:pStyle w:val="03cOpmerking"/>
        <w:widowControl/>
        <w:jc w:val="center"/>
        <w:rPr>
          <w:b/>
          <w:lang w:val="nl-BE"/>
        </w:rPr>
      </w:pPr>
    </w:p>
    <w:p w14:paraId="22A4B5C2" w14:textId="77777777" w:rsidR="00E572B3" w:rsidRDefault="00E572B3" w:rsidP="00412822">
      <w:pPr>
        <w:pStyle w:val="03cOpmerking"/>
        <w:widowControl/>
        <w:jc w:val="center"/>
        <w:rPr>
          <w:b/>
          <w:lang w:val="nl-BE"/>
        </w:rPr>
      </w:pPr>
    </w:p>
    <w:p w14:paraId="23DD9ACF" w14:textId="77777777" w:rsidR="00E572B3" w:rsidRDefault="00E572B3" w:rsidP="00412822">
      <w:pPr>
        <w:pStyle w:val="03cOpmerking"/>
        <w:widowControl/>
        <w:jc w:val="center"/>
        <w:rPr>
          <w:b/>
          <w:lang w:val="nl-BE"/>
        </w:rPr>
      </w:pPr>
    </w:p>
    <w:p w14:paraId="0788CE0B" w14:textId="77777777" w:rsidR="00D00365" w:rsidRDefault="00D00365" w:rsidP="00D00365">
      <w:pPr>
        <w:pStyle w:val="03cOpmerking"/>
        <w:widowControl/>
        <w:rPr>
          <w:b/>
          <w:lang w:val="nl-BE"/>
        </w:rPr>
      </w:pPr>
    </w:p>
    <w:p w14:paraId="2655437B" w14:textId="77777777" w:rsidR="00D00365" w:rsidRDefault="00D00365" w:rsidP="00D00365">
      <w:pPr>
        <w:pStyle w:val="03cOpmerking"/>
        <w:widowControl/>
        <w:rPr>
          <w:b/>
          <w:lang w:val="nl-BE"/>
        </w:rPr>
      </w:pPr>
    </w:p>
    <w:p w14:paraId="300A841A" w14:textId="77777777" w:rsidR="00412822" w:rsidRDefault="00412822" w:rsidP="00D00365">
      <w:pPr>
        <w:pStyle w:val="03cOpmerking"/>
        <w:widowControl/>
        <w:jc w:val="center"/>
        <w:rPr>
          <w:b/>
          <w:lang w:val="nl-BE"/>
        </w:rPr>
      </w:pPr>
      <w:r>
        <w:rPr>
          <w:b/>
          <w:lang w:val="nl-BE"/>
        </w:rPr>
        <w:t xml:space="preserve">- </w:t>
      </w:r>
      <w:r w:rsidR="001E6FC4">
        <w:rPr>
          <w:b/>
          <w:lang w:val="nl-BE"/>
        </w:rPr>
        <w:t>54</w:t>
      </w:r>
      <w:r>
        <w:rPr>
          <w:b/>
          <w:lang w:val="nl-BE"/>
        </w:rPr>
        <w:t xml:space="preserve"> -</w:t>
      </w:r>
    </w:p>
    <w:p w14:paraId="1E7A98B0" w14:textId="77777777" w:rsidR="00412822" w:rsidRDefault="00412822" w:rsidP="00412822">
      <w:pPr>
        <w:pStyle w:val="03cOpmerking"/>
        <w:widowControl/>
        <w:jc w:val="center"/>
        <w:rPr>
          <w:b/>
          <w:lang w:val="nl-BE"/>
        </w:rPr>
      </w:pPr>
    </w:p>
    <w:p w14:paraId="6040571A" w14:textId="77777777" w:rsidR="00412822" w:rsidRDefault="00412822" w:rsidP="00412822">
      <w:pPr>
        <w:pStyle w:val="03cOpmerking"/>
        <w:widowControl/>
        <w:jc w:val="center"/>
        <w:rPr>
          <w:lang w:val="nl-BE"/>
        </w:rPr>
      </w:pPr>
      <w:r>
        <w:rPr>
          <w:i/>
          <w:lang w:val="nl-BE"/>
        </w:rPr>
        <w:t xml:space="preserve">Origineel, </w:t>
      </w:r>
      <w:r>
        <w:rPr>
          <w:lang w:val="nl-BE"/>
        </w:rPr>
        <w:t>2001</w:t>
      </w:r>
    </w:p>
    <w:p w14:paraId="1F5A5F02" w14:textId="77777777" w:rsidR="00412822" w:rsidRDefault="00412822" w:rsidP="00412822">
      <w:pPr>
        <w:pStyle w:val="03cOpmerking"/>
        <w:widowControl/>
        <w:jc w:val="center"/>
        <w:rPr>
          <w:lang w:val="nl-BE"/>
        </w:rPr>
      </w:pPr>
    </w:p>
    <w:p w14:paraId="68FB8C0B" w14:textId="77777777" w:rsidR="00412822" w:rsidRPr="002852F3" w:rsidRDefault="00041144" w:rsidP="00412822">
      <w:pPr>
        <w:pStyle w:val="03cOpmerking"/>
        <w:widowControl/>
        <w:rPr>
          <w:lang w:val="nl-BE"/>
        </w:rPr>
      </w:pPr>
      <w:r>
        <w:object w:dxaOrig="4700" w:dyaOrig="4704" w14:anchorId="6080A740">
          <v:shape id="_x0000_i1074" type="#_x0000_t75" style="width:154.5pt;height:150.65pt" o:ole="">
            <v:imagedata r:id="rId117" o:title=""/>
          </v:shape>
          <o:OLEObject Type="Embed" ProgID="CorelDRAW.Graphic.12" ShapeID="_x0000_i1074" DrawAspect="Content" ObjectID="_1587467486" r:id="rId118"/>
        </w:object>
      </w:r>
    </w:p>
    <w:p w14:paraId="1538644E" w14:textId="77777777" w:rsidR="00A90729" w:rsidRDefault="00A90729" w:rsidP="00412822">
      <w:pPr>
        <w:pStyle w:val="03cOpmerking"/>
        <w:widowControl/>
        <w:rPr>
          <w:b/>
          <w:sz w:val="24"/>
          <w:szCs w:val="24"/>
          <w:lang w:val="nl-BE"/>
        </w:rPr>
      </w:pPr>
    </w:p>
    <w:p w14:paraId="2F6CC3CD" w14:textId="77777777" w:rsidR="00412822" w:rsidRPr="001D6918" w:rsidRDefault="00412822" w:rsidP="00412822">
      <w:pPr>
        <w:pStyle w:val="03cOpmerking"/>
        <w:widowControl/>
        <w:rPr>
          <w:lang w:val="nl-BE"/>
        </w:rPr>
      </w:pPr>
      <w:r w:rsidRPr="001D6918">
        <w:rPr>
          <w:b/>
          <w:sz w:val="24"/>
          <w:szCs w:val="24"/>
          <w:lang w:val="nl-BE"/>
        </w:rPr>
        <w:t xml:space="preserve">+                       </w:t>
      </w:r>
      <w:r w:rsidR="00BB51DE">
        <w:rPr>
          <w:b/>
          <w:sz w:val="24"/>
          <w:szCs w:val="24"/>
          <w:lang w:val="nl-BE"/>
        </w:rPr>
        <w:t xml:space="preserve"> </w:t>
      </w:r>
      <w:r w:rsidRPr="001D6918">
        <w:rPr>
          <w:lang w:val="nl-BE"/>
        </w:rPr>
        <w:t>0014.00 h2b1</w:t>
      </w:r>
    </w:p>
    <w:p w14:paraId="7AA0638A" w14:textId="77777777" w:rsidR="00412822" w:rsidRPr="001D6918" w:rsidRDefault="00412822" w:rsidP="00412822">
      <w:pPr>
        <w:pStyle w:val="03cOpmerking"/>
        <w:widowControl/>
        <w:rPr>
          <w:lang w:val="nl-BE"/>
        </w:rPr>
      </w:pPr>
    </w:p>
    <w:p w14:paraId="76179DB1" w14:textId="77777777" w:rsidR="00412822" w:rsidRPr="001D6918" w:rsidRDefault="00412822" w:rsidP="00412822">
      <w:pPr>
        <w:pStyle w:val="03cOpmerking"/>
        <w:widowControl/>
        <w:rPr>
          <w:b/>
          <w:lang w:val="nl-BE"/>
        </w:rPr>
      </w:pPr>
      <w:r w:rsidRPr="001D6918">
        <w:rPr>
          <w:lang w:val="nl-BE"/>
        </w:rPr>
        <w:tab/>
      </w:r>
      <w:r w:rsidRPr="001D6918">
        <w:rPr>
          <w:b/>
          <w:lang w:val="nl-BE"/>
        </w:rPr>
        <w:t>1.Le4+</w:t>
      </w:r>
      <w:r w:rsidRPr="001D6918">
        <w:rPr>
          <w:b/>
          <w:lang w:val="nl-BE"/>
        </w:rPr>
        <w:tab/>
      </w:r>
      <w:r w:rsidRPr="001D6918">
        <w:rPr>
          <w:b/>
          <w:lang w:val="nl-BE"/>
        </w:rPr>
        <w:tab/>
        <w:t>Kb2</w:t>
      </w:r>
    </w:p>
    <w:p w14:paraId="0309732F" w14:textId="77777777" w:rsidR="00412822" w:rsidRPr="001D6918" w:rsidRDefault="00412822" w:rsidP="00412822">
      <w:pPr>
        <w:pStyle w:val="03cOpmerking"/>
        <w:widowControl/>
        <w:rPr>
          <w:b/>
          <w:lang w:val="nl-BE"/>
        </w:rPr>
      </w:pPr>
      <w:r w:rsidRPr="001D6918">
        <w:rPr>
          <w:b/>
          <w:lang w:val="nl-BE"/>
        </w:rPr>
        <w:tab/>
        <w:t>2.Lf5</w:t>
      </w:r>
    </w:p>
    <w:p w14:paraId="1C948A7F" w14:textId="77777777" w:rsidR="00412822" w:rsidRPr="001D6918" w:rsidRDefault="00412822" w:rsidP="00412822">
      <w:pPr>
        <w:pStyle w:val="03cOpmerking"/>
        <w:widowControl/>
        <w:rPr>
          <w:lang w:val="nl-BE"/>
        </w:rPr>
      </w:pPr>
      <w:r w:rsidRPr="001D6918">
        <w:rPr>
          <w:lang w:val="nl-BE"/>
        </w:rPr>
        <w:t>Wit sluit het paard op.</w:t>
      </w:r>
    </w:p>
    <w:p w14:paraId="0991FB5D" w14:textId="77777777" w:rsidR="00412822" w:rsidRPr="001D6918" w:rsidRDefault="00412822" w:rsidP="00412822">
      <w:pPr>
        <w:pStyle w:val="03cOpmerking"/>
        <w:widowControl/>
        <w:rPr>
          <w:b/>
          <w:lang w:val="nl-BE"/>
        </w:rPr>
      </w:pPr>
      <w:r w:rsidRPr="001D6918">
        <w:rPr>
          <w:b/>
          <w:lang w:val="nl-BE"/>
        </w:rPr>
        <w:tab/>
        <w:t>2...</w:t>
      </w:r>
      <w:r w:rsidRPr="001D6918">
        <w:rPr>
          <w:b/>
          <w:lang w:val="nl-BE"/>
        </w:rPr>
        <w:tab/>
      </w:r>
      <w:r w:rsidRPr="001D6918">
        <w:rPr>
          <w:b/>
          <w:lang w:val="nl-BE"/>
        </w:rPr>
        <w:tab/>
        <w:t>Kc3</w:t>
      </w:r>
    </w:p>
    <w:p w14:paraId="4064E55E" w14:textId="77777777" w:rsidR="00412822" w:rsidRPr="001D6918" w:rsidRDefault="00412822" w:rsidP="00412822">
      <w:pPr>
        <w:pStyle w:val="03cOpmerking"/>
        <w:widowControl/>
        <w:rPr>
          <w:b/>
          <w:lang w:val="nl-BE"/>
        </w:rPr>
      </w:pPr>
      <w:r w:rsidRPr="001D6918">
        <w:rPr>
          <w:b/>
          <w:lang w:val="nl-BE"/>
        </w:rPr>
        <w:tab/>
        <w:t>3.Kg3</w:t>
      </w:r>
      <w:r w:rsidRPr="001D6918">
        <w:rPr>
          <w:b/>
          <w:lang w:val="nl-BE"/>
        </w:rPr>
        <w:tab/>
      </w:r>
      <w:r w:rsidRPr="001D6918">
        <w:rPr>
          <w:b/>
          <w:lang w:val="nl-BE"/>
        </w:rPr>
        <w:tab/>
        <w:t>Kc4</w:t>
      </w:r>
    </w:p>
    <w:p w14:paraId="79C02508" w14:textId="77777777" w:rsidR="00412822" w:rsidRPr="001D6918" w:rsidRDefault="00412822" w:rsidP="00412822">
      <w:pPr>
        <w:pStyle w:val="03cOpmerking"/>
        <w:widowControl/>
        <w:rPr>
          <w:b/>
          <w:lang w:val="nl-BE"/>
        </w:rPr>
      </w:pPr>
      <w:r w:rsidRPr="001D6918">
        <w:rPr>
          <w:b/>
          <w:lang w:val="nl-BE"/>
        </w:rPr>
        <w:tab/>
        <w:t>4.Kf4</w:t>
      </w:r>
      <w:r w:rsidRPr="001D6918">
        <w:rPr>
          <w:b/>
          <w:lang w:val="nl-BE"/>
        </w:rPr>
        <w:tab/>
      </w:r>
      <w:r w:rsidRPr="001D6918">
        <w:rPr>
          <w:b/>
          <w:lang w:val="nl-BE"/>
        </w:rPr>
        <w:tab/>
        <w:t>Kd4</w:t>
      </w:r>
    </w:p>
    <w:p w14:paraId="5B599499" w14:textId="77777777" w:rsidR="00412822" w:rsidRPr="001D6918" w:rsidRDefault="00412822" w:rsidP="00412822">
      <w:pPr>
        <w:pStyle w:val="03cOpmerking"/>
        <w:widowControl/>
        <w:rPr>
          <w:b/>
          <w:lang w:val="nl-BE"/>
        </w:rPr>
      </w:pPr>
      <w:r w:rsidRPr="001D6918">
        <w:rPr>
          <w:b/>
          <w:lang w:val="nl-BE"/>
        </w:rPr>
        <w:tab/>
        <w:t>5.Lg4</w:t>
      </w:r>
    </w:p>
    <w:p w14:paraId="16A6929E" w14:textId="77777777" w:rsidR="00412822" w:rsidRPr="001D6918" w:rsidRDefault="00412822" w:rsidP="00412822">
      <w:pPr>
        <w:pStyle w:val="03cOpmerking"/>
        <w:widowControl/>
        <w:rPr>
          <w:lang w:val="nl-BE"/>
        </w:rPr>
      </w:pPr>
      <w:r w:rsidRPr="001D6918">
        <w:rPr>
          <w:lang w:val="nl-BE"/>
        </w:rPr>
        <w:t>De loper moet het paard laten ontsnappen want na 5.Kg5</w:t>
      </w:r>
      <w:r w:rsidR="00C839AE">
        <w:rPr>
          <w:lang w:val="nl-BE"/>
        </w:rPr>
        <w:t>?</w:t>
      </w:r>
      <w:r w:rsidRPr="001D6918">
        <w:rPr>
          <w:lang w:val="nl-BE"/>
        </w:rPr>
        <w:t xml:space="preserve"> volgt 5...Ke5 en het is afgelopen. Zwart profiteert daar van met:</w:t>
      </w:r>
    </w:p>
    <w:p w14:paraId="0F53737F" w14:textId="77777777" w:rsidR="00412822" w:rsidRPr="001D6918" w:rsidRDefault="00412822" w:rsidP="00412822">
      <w:pPr>
        <w:pStyle w:val="03cOpmerking"/>
        <w:widowControl/>
        <w:rPr>
          <w:b/>
          <w:lang w:val="nl-BE"/>
        </w:rPr>
      </w:pPr>
      <w:r w:rsidRPr="001D6918">
        <w:rPr>
          <w:lang w:val="nl-BE"/>
        </w:rPr>
        <w:tab/>
      </w:r>
      <w:r w:rsidRPr="001D6918">
        <w:rPr>
          <w:b/>
          <w:lang w:val="nl-BE"/>
        </w:rPr>
        <w:t>5...</w:t>
      </w:r>
      <w:r w:rsidRPr="001D6918">
        <w:rPr>
          <w:b/>
          <w:lang w:val="nl-BE"/>
        </w:rPr>
        <w:tab/>
      </w:r>
      <w:r w:rsidRPr="001D6918">
        <w:rPr>
          <w:b/>
          <w:lang w:val="nl-BE"/>
        </w:rPr>
        <w:tab/>
        <w:t>Ph7</w:t>
      </w:r>
    </w:p>
    <w:p w14:paraId="0F82762D" w14:textId="77777777" w:rsidR="00412822" w:rsidRPr="001D6918" w:rsidRDefault="00412822" w:rsidP="00412822">
      <w:pPr>
        <w:pStyle w:val="03cOpmerking"/>
        <w:widowControl/>
        <w:rPr>
          <w:b/>
          <w:lang w:val="nl-BE"/>
        </w:rPr>
      </w:pPr>
      <w:r w:rsidRPr="001D6918">
        <w:rPr>
          <w:b/>
          <w:lang w:val="nl-BE"/>
        </w:rPr>
        <w:tab/>
        <w:t>6.Kf5</w:t>
      </w:r>
      <w:r w:rsidRPr="001D6918">
        <w:rPr>
          <w:b/>
          <w:lang w:val="nl-BE"/>
        </w:rPr>
        <w:tab/>
      </w:r>
      <w:r w:rsidRPr="001D6918">
        <w:rPr>
          <w:b/>
          <w:lang w:val="nl-BE"/>
        </w:rPr>
        <w:tab/>
        <w:t>Pf8</w:t>
      </w:r>
    </w:p>
    <w:p w14:paraId="1AFC682D" w14:textId="77777777" w:rsidR="00B31D72" w:rsidRDefault="00412822" w:rsidP="00B31D72">
      <w:pPr>
        <w:pStyle w:val="03cOpmerking"/>
        <w:widowControl/>
        <w:rPr>
          <w:lang w:val="nl-BE"/>
        </w:rPr>
      </w:pPr>
      <w:r w:rsidRPr="001D6918">
        <w:rPr>
          <w:lang w:val="nl-BE"/>
        </w:rPr>
        <w:t>maar het paard moet terug</w:t>
      </w:r>
    </w:p>
    <w:p w14:paraId="6035594B" w14:textId="77777777" w:rsidR="00412822" w:rsidRPr="00B31D72" w:rsidRDefault="00412822" w:rsidP="00B31D72">
      <w:pPr>
        <w:pStyle w:val="03cOpmerking"/>
        <w:widowControl/>
        <w:ind w:firstLine="708"/>
        <w:rPr>
          <w:lang w:val="nl-BE"/>
        </w:rPr>
      </w:pPr>
      <w:r w:rsidRPr="001D6918">
        <w:rPr>
          <w:b/>
          <w:lang w:val="nl-BE"/>
        </w:rPr>
        <w:t>7.Kf6</w:t>
      </w:r>
      <w:r w:rsidRPr="001D6918">
        <w:rPr>
          <w:b/>
          <w:lang w:val="nl-BE"/>
        </w:rPr>
        <w:tab/>
      </w:r>
      <w:r w:rsidRPr="001D6918">
        <w:rPr>
          <w:b/>
          <w:lang w:val="nl-BE"/>
        </w:rPr>
        <w:tab/>
        <w:t>Kc5</w:t>
      </w:r>
    </w:p>
    <w:p w14:paraId="79AF6F01" w14:textId="77777777" w:rsidR="00412822" w:rsidRPr="001D6918" w:rsidRDefault="00412822" w:rsidP="00816D0E">
      <w:pPr>
        <w:pStyle w:val="03cOpmerking"/>
        <w:widowControl/>
        <w:ind w:firstLine="708"/>
        <w:rPr>
          <w:b/>
          <w:lang w:val="nl-BE"/>
        </w:rPr>
      </w:pPr>
      <w:r w:rsidRPr="001D6918">
        <w:rPr>
          <w:b/>
          <w:lang w:val="nl-BE"/>
        </w:rPr>
        <w:t>8.Ke5</w:t>
      </w:r>
    </w:p>
    <w:p w14:paraId="5A42749E" w14:textId="77777777" w:rsidR="00412822" w:rsidRPr="001D6918" w:rsidRDefault="006B4BFF" w:rsidP="006B4BFF">
      <w:pPr>
        <w:pStyle w:val="03cOpmerking"/>
        <w:widowControl/>
        <w:rPr>
          <w:lang w:val="nl-BE"/>
        </w:rPr>
      </w:pPr>
      <w:r>
        <w:rPr>
          <w:lang w:val="nl-BE"/>
        </w:rPr>
        <w:t xml:space="preserve">En niet 8.Kg7? Pd7 9.Lxd7 Kd6 </w:t>
      </w:r>
      <w:r w:rsidR="00412822" w:rsidRPr="001D6918">
        <w:rPr>
          <w:lang w:val="nl-BE"/>
        </w:rPr>
        <w:t>en een stuk gaat verloren.</w:t>
      </w:r>
    </w:p>
    <w:p w14:paraId="4280C9F5" w14:textId="77777777" w:rsidR="00421BEA" w:rsidRDefault="00421BEA" w:rsidP="006B4BFF">
      <w:pPr>
        <w:pStyle w:val="03cOpmerking"/>
        <w:widowControl/>
        <w:ind w:firstLine="708"/>
        <w:rPr>
          <w:b/>
          <w:lang w:val="nl-BE"/>
        </w:rPr>
      </w:pPr>
    </w:p>
    <w:p w14:paraId="61D09FCF" w14:textId="77777777" w:rsidR="00421BEA" w:rsidRDefault="00421BEA" w:rsidP="006B4BFF">
      <w:pPr>
        <w:pStyle w:val="03cOpmerking"/>
        <w:widowControl/>
        <w:ind w:firstLine="708"/>
        <w:rPr>
          <w:b/>
          <w:lang w:val="nl-BE"/>
        </w:rPr>
      </w:pPr>
    </w:p>
    <w:p w14:paraId="1B8F9FF1" w14:textId="77777777" w:rsidR="00421BEA" w:rsidRDefault="00421BEA" w:rsidP="00816D0E">
      <w:pPr>
        <w:pStyle w:val="03cOpmerking"/>
        <w:widowControl/>
        <w:ind w:firstLine="708"/>
        <w:rPr>
          <w:b/>
          <w:lang w:val="nl-BE"/>
        </w:rPr>
      </w:pPr>
    </w:p>
    <w:p w14:paraId="6FF7AEEC" w14:textId="77777777" w:rsidR="00421BEA" w:rsidRDefault="00421BEA" w:rsidP="00816D0E">
      <w:pPr>
        <w:pStyle w:val="03cOpmerking"/>
        <w:widowControl/>
        <w:ind w:firstLine="708"/>
        <w:rPr>
          <w:b/>
          <w:lang w:val="nl-BE"/>
        </w:rPr>
      </w:pPr>
    </w:p>
    <w:p w14:paraId="0BFE93CA" w14:textId="77777777" w:rsidR="003E2A4E" w:rsidRDefault="003E2A4E" w:rsidP="00816D0E">
      <w:pPr>
        <w:pStyle w:val="03cOpmerking"/>
        <w:widowControl/>
        <w:ind w:firstLine="708"/>
        <w:rPr>
          <w:b/>
          <w:lang w:val="nl-BE"/>
        </w:rPr>
      </w:pPr>
    </w:p>
    <w:p w14:paraId="40787031" w14:textId="77777777" w:rsidR="00A90729" w:rsidRDefault="00A90729" w:rsidP="00816D0E">
      <w:pPr>
        <w:pStyle w:val="03cOpmerking"/>
        <w:widowControl/>
        <w:ind w:firstLine="708"/>
        <w:rPr>
          <w:b/>
          <w:lang w:val="nl-BE"/>
        </w:rPr>
      </w:pPr>
    </w:p>
    <w:p w14:paraId="6774F066" w14:textId="77777777" w:rsidR="00B0421F" w:rsidRDefault="00B0421F" w:rsidP="00816D0E">
      <w:pPr>
        <w:pStyle w:val="03cOpmerking"/>
        <w:widowControl/>
        <w:ind w:firstLine="708"/>
        <w:rPr>
          <w:b/>
          <w:lang w:val="nl-BE"/>
        </w:rPr>
      </w:pPr>
    </w:p>
    <w:p w14:paraId="0C3768C7" w14:textId="77777777" w:rsidR="00412822" w:rsidRPr="00EE7733" w:rsidRDefault="00412822" w:rsidP="00816D0E">
      <w:pPr>
        <w:pStyle w:val="03cOpmerking"/>
        <w:widowControl/>
        <w:ind w:firstLine="708"/>
        <w:rPr>
          <w:lang w:val="nl-BE"/>
        </w:rPr>
      </w:pPr>
      <w:r w:rsidRPr="001D6918">
        <w:rPr>
          <w:b/>
          <w:lang w:val="nl-BE"/>
        </w:rPr>
        <w:t>8...</w:t>
      </w:r>
      <w:r w:rsidRPr="001D6918">
        <w:rPr>
          <w:b/>
          <w:lang w:val="nl-BE"/>
        </w:rPr>
        <w:tab/>
      </w:r>
      <w:r w:rsidRPr="001D6918">
        <w:rPr>
          <w:b/>
          <w:lang w:val="nl-BE"/>
        </w:rPr>
        <w:tab/>
        <w:t>Ph7</w:t>
      </w:r>
    </w:p>
    <w:p w14:paraId="44BB471A" w14:textId="77777777" w:rsidR="00412822" w:rsidRPr="001D6918" w:rsidRDefault="00412822" w:rsidP="00412822">
      <w:pPr>
        <w:pStyle w:val="03cOpmerking"/>
        <w:widowControl/>
        <w:rPr>
          <w:lang w:val="nl-BE"/>
        </w:rPr>
      </w:pPr>
      <w:r w:rsidRPr="001D6918">
        <w:rPr>
          <w:lang w:val="nl-BE"/>
        </w:rPr>
        <w:t>Zwart probeert nog eens.</w:t>
      </w:r>
    </w:p>
    <w:p w14:paraId="5FA37BBF" w14:textId="77777777" w:rsidR="00412822" w:rsidRPr="00421BEA" w:rsidRDefault="00421BEA" w:rsidP="00866993">
      <w:pPr>
        <w:pStyle w:val="03cOpmerking"/>
        <w:widowControl/>
        <w:rPr>
          <w:lang w:val="nl-BE"/>
        </w:rPr>
      </w:pPr>
      <w:r>
        <w:rPr>
          <w:lang w:val="nl-BE"/>
        </w:rPr>
        <w:t xml:space="preserve">           </w:t>
      </w:r>
      <w:r w:rsidR="00866993">
        <w:rPr>
          <w:b/>
          <w:lang w:val="nl-BE"/>
        </w:rPr>
        <w:t xml:space="preserve">  </w:t>
      </w:r>
      <w:r w:rsidR="00412822" w:rsidRPr="001D6918">
        <w:rPr>
          <w:b/>
          <w:lang w:val="nl-BE"/>
        </w:rPr>
        <w:t>9.Lh5</w:t>
      </w:r>
      <w:r w:rsidR="00412822" w:rsidRPr="001D6918">
        <w:rPr>
          <w:b/>
          <w:lang w:val="nl-BE"/>
        </w:rPr>
        <w:tab/>
      </w:r>
      <w:r w:rsidR="00412822" w:rsidRPr="001D6918">
        <w:rPr>
          <w:b/>
          <w:lang w:val="nl-BE"/>
        </w:rPr>
        <w:tab/>
        <w:t>Pf8</w:t>
      </w:r>
    </w:p>
    <w:p w14:paraId="1DCF3D48" w14:textId="77777777" w:rsidR="00412822" w:rsidRPr="009441BD" w:rsidRDefault="009441BD" w:rsidP="00412822">
      <w:pPr>
        <w:pStyle w:val="03cOpmerking"/>
        <w:widowControl/>
        <w:rPr>
          <w:i/>
          <w:lang w:val="nl-BE"/>
        </w:rPr>
      </w:pPr>
      <w:r>
        <w:rPr>
          <w:lang w:val="nl-BE"/>
        </w:rPr>
        <w:t>Dit is sterker dan 9...Pg5</w:t>
      </w:r>
      <w:r w:rsidR="00C839AE">
        <w:rPr>
          <w:lang w:val="nl-BE"/>
        </w:rPr>
        <w:t>?</w:t>
      </w:r>
      <w:r>
        <w:rPr>
          <w:lang w:val="nl-BE"/>
        </w:rPr>
        <w:t xml:space="preserve"> 10.Pd5 Ph3 11.Pf6 </w:t>
      </w:r>
      <w:r w:rsidR="00B52B47">
        <w:rPr>
          <w:i/>
          <w:lang w:val="nl-BE"/>
        </w:rPr>
        <w:t>(Z</w:t>
      </w:r>
      <w:r>
        <w:rPr>
          <w:i/>
          <w:lang w:val="nl-BE"/>
        </w:rPr>
        <w:t>ie zet 13.)</w:t>
      </w:r>
    </w:p>
    <w:p w14:paraId="326EC667" w14:textId="77777777" w:rsidR="00412822" w:rsidRPr="001D6918" w:rsidRDefault="00412822" w:rsidP="00412822">
      <w:pPr>
        <w:pStyle w:val="03cOpmerking"/>
        <w:widowControl/>
        <w:rPr>
          <w:b/>
          <w:lang w:val="nl-BE"/>
        </w:rPr>
      </w:pPr>
      <w:r w:rsidRPr="001D6918">
        <w:rPr>
          <w:lang w:val="nl-BE"/>
        </w:rPr>
        <w:t xml:space="preserve">           </w:t>
      </w:r>
      <w:r w:rsidRPr="001D6918">
        <w:rPr>
          <w:b/>
          <w:lang w:val="nl-BE"/>
        </w:rPr>
        <w:t>10.Le8</w:t>
      </w:r>
      <w:r w:rsidRPr="001D6918">
        <w:rPr>
          <w:b/>
          <w:lang w:val="nl-BE"/>
        </w:rPr>
        <w:tab/>
      </w:r>
      <w:r w:rsidRPr="001D6918">
        <w:rPr>
          <w:b/>
          <w:lang w:val="nl-BE"/>
        </w:rPr>
        <w:tab/>
        <w:t>Ph7</w:t>
      </w:r>
    </w:p>
    <w:p w14:paraId="5EBE2FB0" w14:textId="77777777" w:rsidR="00412822" w:rsidRPr="001D6918" w:rsidRDefault="00412822" w:rsidP="00412822">
      <w:pPr>
        <w:pStyle w:val="03cOpmerking"/>
        <w:widowControl/>
        <w:rPr>
          <w:lang w:val="nl-BE"/>
        </w:rPr>
      </w:pPr>
      <w:r w:rsidRPr="001D6918">
        <w:rPr>
          <w:lang w:val="nl-BE"/>
        </w:rPr>
        <w:t>Zwart houdt vol.</w:t>
      </w:r>
    </w:p>
    <w:p w14:paraId="41385DB6" w14:textId="77777777" w:rsidR="00412822" w:rsidRPr="001D6918" w:rsidRDefault="00412822" w:rsidP="00412822">
      <w:pPr>
        <w:pStyle w:val="03cOpmerking"/>
        <w:widowControl/>
        <w:rPr>
          <w:b/>
          <w:lang w:val="nl-BE"/>
        </w:rPr>
      </w:pPr>
      <w:r w:rsidRPr="001D6918">
        <w:rPr>
          <w:lang w:val="nl-BE"/>
        </w:rPr>
        <w:t xml:space="preserve">           </w:t>
      </w:r>
      <w:r w:rsidRPr="001D6918">
        <w:rPr>
          <w:b/>
          <w:lang w:val="nl-BE"/>
        </w:rPr>
        <w:t>11.Pd5</w:t>
      </w:r>
      <w:r w:rsidRPr="001D6918">
        <w:rPr>
          <w:b/>
          <w:lang w:val="nl-BE"/>
        </w:rPr>
        <w:tab/>
      </w:r>
      <w:r w:rsidRPr="001D6918">
        <w:rPr>
          <w:b/>
          <w:lang w:val="nl-BE"/>
        </w:rPr>
        <w:tab/>
        <w:t>Pg5</w:t>
      </w:r>
    </w:p>
    <w:p w14:paraId="2A6FE2BD" w14:textId="77777777" w:rsidR="00412822" w:rsidRPr="001D6918" w:rsidRDefault="00412822" w:rsidP="00412822">
      <w:pPr>
        <w:pStyle w:val="03cOpmerking"/>
        <w:widowControl/>
        <w:rPr>
          <w:b/>
          <w:lang w:val="nl-BE"/>
        </w:rPr>
      </w:pPr>
      <w:r w:rsidRPr="001D6918">
        <w:rPr>
          <w:b/>
          <w:lang w:val="nl-BE"/>
        </w:rPr>
        <w:t xml:space="preserve">           12.Lh5</w:t>
      </w:r>
      <w:r w:rsidRPr="001D6918">
        <w:rPr>
          <w:b/>
          <w:lang w:val="nl-BE"/>
        </w:rPr>
        <w:tab/>
      </w:r>
      <w:r w:rsidRPr="001D6918">
        <w:rPr>
          <w:b/>
          <w:lang w:val="nl-BE"/>
        </w:rPr>
        <w:tab/>
        <w:t>Ph3</w:t>
      </w:r>
    </w:p>
    <w:p w14:paraId="215A3B69" w14:textId="77777777" w:rsidR="00412822" w:rsidRPr="001D6918" w:rsidRDefault="00412822" w:rsidP="00412822">
      <w:pPr>
        <w:pStyle w:val="03cOpmerking"/>
        <w:widowControl/>
        <w:rPr>
          <w:b/>
          <w:lang w:val="nl-BE"/>
        </w:rPr>
      </w:pPr>
      <w:r w:rsidRPr="001D6918">
        <w:rPr>
          <w:b/>
          <w:lang w:val="nl-BE"/>
        </w:rPr>
        <w:t xml:space="preserve">           13.Pf6</w:t>
      </w:r>
      <w:r w:rsidRPr="001D6918">
        <w:rPr>
          <w:b/>
          <w:lang w:val="nl-BE"/>
        </w:rPr>
        <w:tab/>
      </w:r>
      <w:r w:rsidRPr="001D6918">
        <w:rPr>
          <w:b/>
          <w:lang w:val="nl-BE"/>
        </w:rPr>
        <w:tab/>
        <w:t>Pg5</w:t>
      </w:r>
    </w:p>
    <w:p w14:paraId="1DA60151" w14:textId="77777777" w:rsidR="00412822" w:rsidRPr="001D6918" w:rsidRDefault="00412822" w:rsidP="00412822">
      <w:pPr>
        <w:pStyle w:val="03cOpmerking"/>
        <w:widowControl/>
        <w:rPr>
          <w:b/>
          <w:lang w:val="nl-BE"/>
        </w:rPr>
      </w:pPr>
      <w:r w:rsidRPr="001D6918">
        <w:rPr>
          <w:b/>
          <w:lang w:val="nl-BE"/>
        </w:rPr>
        <w:t xml:space="preserve">           14.Kf5</w:t>
      </w:r>
      <w:r w:rsidRPr="001D6918">
        <w:rPr>
          <w:b/>
          <w:lang w:val="nl-BE"/>
        </w:rPr>
        <w:tab/>
      </w:r>
      <w:r w:rsidRPr="001D6918">
        <w:rPr>
          <w:b/>
          <w:lang w:val="nl-BE"/>
        </w:rPr>
        <w:tab/>
        <w:t>Ph3</w:t>
      </w:r>
    </w:p>
    <w:p w14:paraId="048D2F8F" w14:textId="77777777" w:rsidR="00412822" w:rsidRPr="001D6918" w:rsidRDefault="00412822" w:rsidP="00412822">
      <w:pPr>
        <w:pStyle w:val="03cOpmerking"/>
        <w:widowControl/>
        <w:rPr>
          <w:b/>
          <w:lang w:val="nl-BE"/>
        </w:rPr>
      </w:pPr>
      <w:r w:rsidRPr="001D6918">
        <w:rPr>
          <w:b/>
          <w:lang w:val="nl-BE"/>
        </w:rPr>
        <w:t xml:space="preserve">           15.Pe4+</w:t>
      </w:r>
      <w:r w:rsidRPr="001D6918">
        <w:rPr>
          <w:b/>
          <w:lang w:val="nl-BE"/>
        </w:rPr>
        <w:tab/>
      </w:r>
      <w:r w:rsidRPr="001D6918">
        <w:rPr>
          <w:b/>
          <w:lang w:val="nl-BE"/>
        </w:rPr>
        <w:tab/>
        <w:t>Kd4</w:t>
      </w:r>
      <w:r w:rsidRPr="001D6918">
        <w:rPr>
          <w:b/>
          <w:lang w:val="nl-BE"/>
        </w:rPr>
        <w:tab/>
      </w:r>
    </w:p>
    <w:p w14:paraId="37663E17" w14:textId="77777777" w:rsidR="00412822" w:rsidRPr="001D6918" w:rsidRDefault="00412822" w:rsidP="00412822">
      <w:pPr>
        <w:pStyle w:val="03cOpmerking"/>
        <w:widowControl/>
        <w:rPr>
          <w:b/>
          <w:lang w:val="nl-BE"/>
        </w:rPr>
      </w:pPr>
      <w:r w:rsidRPr="001D6918">
        <w:rPr>
          <w:b/>
          <w:lang w:val="nl-BE"/>
        </w:rPr>
        <w:t xml:space="preserve">           16.Lg4</w:t>
      </w:r>
      <w:r w:rsidRPr="001D6918">
        <w:rPr>
          <w:b/>
          <w:lang w:val="nl-BE"/>
        </w:rPr>
        <w:tab/>
      </w:r>
      <w:r w:rsidRPr="001D6918">
        <w:rPr>
          <w:b/>
          <w:lang w:val="nl-BE"/>
        </w:rPr>
        <w:tab/>
        <w:t>Pg1</w:t>
      </w:r>
    </w:p>
    <w:p w14:paraId="6868DA96" w14:textId="77777777" w:rsidR="00412822" w:rsidRPr="001D6918" w:rsidRDefault="00412822" w:rsidP="00412822">
      <w:pPr>
        <w:pStyle w:val="03cOpmerking"/>
        <w:widowControl/>
        <w:rPr>
          <w:b/>
          <w:lang w:val="nl-BE"/>
        </w:rPr>
      </w:pPr>
      <w:r w:rsidRPr="001D6918">
        <w:rPr>
          <w:b/>
          <w:lang w:val="nl-BE"/>
        </w:rPr>
        <w:t xml:space="preserve">           17.Kf4</w:t>
      </w:r>
      <w:r w:rsidRPr="001D6918">
        <w:rPr>
          <w:b/>
          <w:lang w:val="nl-BE"/>
        </w:rPr>
        <w:tab/>
      </w:r>
      <w:r w:rsidRPr="001D6918">
        <w:rPr>
          <w:b/>
          <w:lang w:val="nl-BE"/>
        </w:rPr>
        <w:tab/>
        <w:t>Kd3</w:t>
      </w:r>
    </w:p>
    <w:p w14:paraId="19968B5B" w14:textId="77777777" w:rsidR="00412822" w:rsidRPr="001D6918" w:rsidRDefault="00412822" w:rsidP="00412822">
      <w:pPr>
        <w:pStyle w:val="03cOpmerking"/>
        <w:widowControl/>
        <w:rPr>
          <w:b/>
          <w:lang w:val="nl-BE"/>
        </w:rPr>
      </w:pPr>
      <w:r w:rsidRPr="001D6918">
        <w:rPr>
          <w:b/>
          <w:lang w:val="nl-BE"/>
        </w:rPr>
        <w:t xml:space="preserve">           18.Pg3</w:t>
      </w:r>
      <w:r w:rsidRPr="001D6918">
        <w:rPr>
          <w:b/>
          <w:lang w:val="nl-BE"/>
        </w:rPr>
        <w:tab/>
      </w:r>
      <w:r w:rsidRPr="001D6918">
        <w:rPr>
          <w:b/>
          <w:lang w:val="nl-BE"/>
        </w:rPr>
        <w:tab/>
        <w:t>Kd2</w:t>
      </w:r>
    </w:p>
    <w:p w14:paraId="3F6CD3E3" w14:textId="77777777" w:rsidR="00412822" w:rsidRPr="001D6918" w:rsidRDefault="00412822" w:rsidP="00412822">
      <w:pPr>
        <w:pStyle w:val="03cOpmerking"/>
        <w:widowControl/>
        <w:rPr>
          <w:b/>
          <w:lang w:val="nl-BE"/>
        </w:rPr>
      </w:pPr>
      <w:r w:rsidRPr="001D6918">
        <w:rPr>
          <w:b/>
          <w:lang w:val="nl-BE"/>
        </w:rPr>
        <w:t xml:space="preserve">           19.Ke4</w:t>
      </w:r>
      <w:r w:rsidRPr="001D6918">
        <w:rPr>
          <w:b/>
          <w:lang w:val="nl-BE"/>
        </w:rPr>
        <w:tab/>
      </w:r>
      <w:r w:rsidRPr="001D6918">
        <w:rPr>
          <w:b/>
          <w:lang w:val="nl-BE"/>
        </w:rPr>
        <w:tab/>
        <w:t>Ke1</w:t>
      </w:r>
    </w:p>
    <w:p w14:paraId="4D097D49" w14:textId="77777777" w:rsidR="00412822" w:rsidRPr="001D6918" w:rsidRDefault="00412822" w:rsidP="00412822">
      <w:pPr>
        <w:pStyle w:val="03cOpmerking"/>
        <w:widowControl/>
        <w:rPr>
          <w:b/>
          <w:lang w:val="nl-BE"/>
        </w:rPr>
      </w:pPr>
      <w:r w:rsidRPr="001D6918">
        <w:rPr>
          <w:b/>
          <w:lang w:val="nl-BE"/>
        </w:rPr>
        <w:t xml:space="preserve">           20.Ke3</w:t>
      </w:r>
      <w:r w:rsidRPr="001D6918">
        <w:rPr>
          <w:b/>
          <w:lang w:val="nl-BE"/>
        </w:rPr>
        <w:tab/>
      </w:r>
      <w:r w:rsidRPr="001D6918">
        <w:rPr>
          <w:b/>
          <w:lang w:val="nl-BE"/>
        </w:rPr>
        <w:tab/>
        <w:t>Pf3</w:t>
      </w:r>
    </w:p>
    <w:p w14:paraId="001840DA" w14:textId="77777777" w:rsidR="00412822" w:rsidRPr="001D6918" w:rsidRDefault="00117C40" w:rsidP="00412822">
      <w:pPr>
        <w:pStyle w:val="03cOpmerking"/>
        <w:widowControl/>
        <w:rPr>
          <w:lang w:val="nl-BE"/>
        </w:rPr>
      </w:pPr>
      <w:r>
        <w:rPr>
          <w:lang w:val="nl-BE"/>
        </w:rPr>
        <w:t>E</w:t>
      </w:r>
      <w:r w:rsidR="009441BD">
        <w:rPr>
          <w:lang w:val="nl-BE"/>
        </w:rPr>
        <w:t>ven opgelet, nu</w:t>
      </w:r>
      <w:r w:rsidR="00412822" w:rsidRPr="001D6918">
        <w:rPr>
          <w:lang w:val="nl-BE"/>
        </w:rPr>
        <w:t xml:space="preserve"> niet 21.Lxf3?, pat. Maar:</w:t>
      </w:r>
    </w:p>
    <w:p w14:paraId="3D7C8AD1" w14:textId="77777777" w:rsidR="00412822" w:rsidRPr="001D6918" w:rsidRDefault="00412822" w:rsidP="00412822">
      <w:pPr>
        <w:pStyle w:val="03cOpmerking"/>
        <w:widowControl/>
        <w:rPr>
          <w:b/>
          <w:lang w:val="nl-BE"/>
        </w:rPr>
      </w:pPr>
      <w:r w:rsidRPr="001D6918">
        <w:rPr>
          <w:lang w:val="nl-BE"/>
        </w:rPr>
        <w:t xml:space="preserve">           </w:t>
      </w:r>
      <w:r w:rsidRPr="001D6918">
        <w:rPr>
          <w:b/>
          <w:lang w:val="nl-BE"/>
        </w:rPr>
        <w:t>21.Kxf3</w:t>
      </w:r>
    </w:p>
    <w:p w14:paraId="6DE6406D" w14:textId="77777777" w:rsidR="00412822" w:rsidRPr="001D6918" w:rsidRDefault="00412822" w:rsidP="00412822">
      <w:pPr>
        <w:pStyle w:val="03cOpmerking"/>
        <w:widowControl/>
        <w:rPr>
          <w:lang w:val="nl-BE"/>
        </w:rPr>
      </w:pPr>
      <w:r w:rsidRPr="001D6918">
        <w:rPr>
          <w:lang w:val="nl-BE"/>
        </w:rPr>
        <w:t>En wit wint.</w:t>
      </w:r>
    </w:p>
    <w:p w14:paraId="35428E88" w14:textId="77777777" w:rsidR="00412822" w:rsidRPr="001D6918" w:rsidRDefault="00412822" w:rsidP="00412822">
      <w:pPr>
        <w:pStyle w:val="03cOpmerking"/>
        <w:widowControl/>
        <w:rPr>
          <w:lang w:val="nl-BE"/>
        </w:rPr>
      </w:pPr>
    </w:p>
    <w:p w14:paraId="5562D7D7" w14:textId="77777777" w:rsidR="00E24D55" w:rsidRDefault="00BC4D55" w:rsidP="00412822">
      <w:pPr>
        <w:pStyle w:val="03cOpmerking"/>
        <w:widowControl/>
        <w:rPr>
          <w:lang w:val="nl-BE"/>
        </w:rPr>
      </w:pPr>
      <w:r>
        <w:rPr>
          <w:lang w:val="nl-BE"/>
        </w:rPr>
        <w:t>Een lange maar succesrijke ach</w:t>
      </w:r>
      <w:r w:rsidR="00246BD0">
        <w:rPr>
          <w:lang w:val="nl-BE"/>
        </w:rPr>
        <w:t>t</w:t>
      </w:r>
      <w:r>
        <w:rPr>
          <w:lang w:val="nl-BE"/>
        </w:rPr>
        <w:t>-</w:t>
      </w:r>
      <w:r w:rsidR="00246BD0">
        <w:rPr>
          <w:lang w:val="nl-BE"/>
        </w:rPr>
        <w:t>t</w:t>
      </w:r>
      <w:r w:rsidR="00412822" w:rsidRPr="001D6918">
        <w:rPr>
          <w:lang w:val="nl-BE"/>
        </w:rPr>
        <w:t>ervolging.</w:t>
      </w:r>
    </w:p>
    <w:p w14:paraId="4BFF242D" w14:textId="77777777" w:rsidR="00816D0E" w:rsidRDefault="00816D0E" w:rsidP="00E24D55">
      <w:pPr>
        <w:pStyle w:val="03cOpmerking"/>
        <w:widowControl/>
        <w:jc w:val="center"/>
        <w:rPr>
          <w:lang w:val="nl-BE"/>
        </w:rPr>
      </w:pPr>
    </w:p>
    <w:p w14:paraId="161BC0B8" w14:textId="77777777" w:rsidR="00816D0E" w:rsidRDefault="00816D0E" w:rsidP="00E24D55">
      <w:pPr>
        <w:pStyle w:val="03cOpmerking"/>
        <w:widowControl/>
        <w:jc w:val="center"/>
        <w:rPr>
          <w:lang w:val="nl-BE"/>
        </w:rPr>
      </w:pPr>
    </w:p>
    <w:p w14:paraId="41BD1BAD" w14:textId="77777777" w:rsidR="00816D0E" w:rsidRDefault="00816D0E" w:rsidP="00E24D55">
      <w:pPr>
        <w:pStyle w:val="03cOpmerking"/>
        <w:widowControl/>
        <w:jc w:val="center"/>
        <w:rPr>
          <w:lang w:val="nl-BE"/>
        </w:rPr>
      </w:pPr>
    </w:p>
    <w:p w14:paraId="0EDB849B" w14:textId="77777777" w:rsidR="00816D0E" w:rsidRDefault="00816D0E" w:rsidP="00E24D55">
      <w:pPr>
        <w:pStyle w:val="03cOpmerking"/>
        <w:widowControl/>
        <w:jc w:val="center"/>
        <w:rPr>
          <w:lang w:val="nl-BE"/>
        </w:rPr>
      </w:pPr>
    </w:p>
    <w:p w14:paraId="167AF019" w14:textId="77777777" w:rsidR="00816D0E" w:rsidRDefault="00816D0E" w:rsidP="00E24D55">
      <w:pPr>
        <w:pStyle w:val="03cOpmerking"/>
        <w:widowControl/>
        <w:jc w:val="center"/>
        <w:rPr>
          <w:lang w:val="nl-BE"/>
        </w:rPr>
      </w:pPr>
    </w:p>
    <w:p w14:paraId="0559B4FE" w14:textId="77777777" w:rsidR="00816D0E" w:rsidRDefault="00816D0E" w:rsidP="00E24D55">
      <w:pPr>
        <w:pStyle w:val="03cOpmerking"/>
        <w:widowControl/>
        <w:jc w:val="center"/>
        <w:rPr>
          <w:lang w:val="nl-BE"/>
        </w:rPr>
      </w:pPr>
    </w:p>
    <w:p w14:paraId="5D8139CE" w14:textId="77777777" w:rsidR="00816D0E" w:rsidRDefault="00816D0E" w:rsidP="00E24D55">
      <w:pPr>
        <w:pStyle w:val="03cOpmerking"/>
        <w:widowControl/>
        <w:jc w:val="center"/>
        <w:rPr>
          <w:lang w:val="nl-BE"/>
        </w:rPr>
      </w:pPr>
    </w:p>
    <w:p w14:paraId="41938341" w14:textId="77777777" w:rsidR="00816D0E" w:rsidRDefault="00816D0E" w:rsidP="00E24D55">
      <w:pPr>
        <w:pStyle w:val="03cOpmerking"/>
        <w:widowControl/>
        <w:jc w:val="center"/>
        <w:rPr>
          <w:lang w:val="nl-BE"/>
        </w:rPr>
      </w:pPr>
    </w:p>
    <w:p w14:paraId="531F3246" w14:textId="77777777" w:rsidR="00816D0E" w:rsidRDefault="00816D0E" w:rsidP="00E24D55">
      <w:pPr>
        <w:pStyle w:val="03cOpmerking"/>
        <w:widowControl/>
        <w:jc w:val="center"/>
        <w:rPr>
          <w:lang w:val="nl-BE"/>
        </w:rPr>
      </w:pPr>
    </w:p>
    <w:p w14:paraId="6ED88337" w14:textId="77777777" w:rsidR="00816D0E" w:rsidRDefault="00816D0E" w:rsidP="00E24D55">
      <w:pPr>
        <w:pStyle w:val="03cOpmerking"/>
        <w:widowControl/>
        <w:jc w:val="center"/>
        <w:rPr>
          <w:lang w:val="nl-BE"/>
        </w:rPr>
      </w:pPr>
    </w:p>
    <w:p w14:paraId="032EC261" w14:textId="77777777" w:rsidR="00816D0E" w:rsidRDefault="00816D0E" w:rsidP="00E24D55">
      <w:pPr>
        <w:pStyle w:val="03cOpmerking"/>
        <w:widowControl/>
        <w:jc w:val="center"/>
        <w:rPr>
          <w:lang w:val="nl-BE"/>
        </w:rPr>
      </w:pPr>
    </w:p>
    <w:p w14:paraId="33E3BE35" w14:textId="77777777" w:rsidR="00EE2E99" w:rsidRPr="00305064" w:rsidRDefault="00E24D55" w:rsidP="00EE2E99">
      <w:pPr>
        <w:pStyle w:val="03cOpmerking"/>
        <w:widowControl/>
        <w:jc w:val="center"/>
        <w:rPr>
          <w:b/>
        </w:rPr>
      </w:pPr>
      <w:r>
        <w:rPr>
          <w:lang w:val="nl-BE"/>
        </w:rPr>
        <w:br w:type="page"/>
      </w:r>
      <w:r w:rsidR="00F94CCC">
        <w:rPr>
          <w:b/>
        </w:rPr>
        <w:lastRenderedPageBreak/>
        <w:t>- 55</w:t>
      </w:r>
      <w:r w:rsidR="005E26DD">
        <w:rPr>
          <w:b/>
        </w:rPr>
        <w:t xml:space="preserve"> </w:t>
      </w:r>
      <w:r w:rsidR="00EE2E99">
        <w:rPr>
          <w:b/>
        </w:rPr>
        <w:t>-</w:t>
      </w:r>
    </w:p>
    <w:p w14:paraId="4304CF39" w14:textId="77777777" w:rsidR="00EE2E99" w:rsidRDefault="00EE2E99" w:rsidP="00EE2E99">
      <w:pPr>
        <w:pStyle w:val="03cOpmerking"/>
        <w:widowControl/>
        <w:jc w:val="center"/>
      </w:pPr>
    </w:p>
    <w:p w14:paraId="2A8E91A1" w14:textId="77777777" w:rsidR="00412822" w:rsidRDefault="00412822" w:rsidP="00412822">
      <w:pPr>
        <w:pStyle w:val="03cOpmerking"/>
        <w:widowControl/>
        <w:jc w:val="center"/>
        <w:rPr>
          <w:lang w:val="nl-BE"/>
        </w:rPr>
      </w:pPr>
      <w:r>
        <w:rPr>
          <w:i/>
          <w:lang w:val="nl-BE"/>
        </w:rPr>
        <w:t xml:space="preserve">EBUR, </w:t>
      </w:r>
      <w:r>
        <w:rPr>
          <w:lang w:val="nl-BE"/>
        </w:rPr>
        <w:t>2000</w:t>
      </w:r>
    </w:p>
    <w:p w14:paraId="3A7591C0" w14:textId="77777777" w:rsidR="00412822" w:rsidRDefault="00412822" w:rsidP="00412822">
      <w:pPr>
        <w:pStyle w:val="03cOpmerking"/>
        <w:widowControl/>
        <w:jc w:val="center"/>
        <w:rPr>
          <w:lang w:val="nl-BE"/>
        </w:rPr>
      </w:pPr>
    </w:p>
    <w:p w14:paraId="4B65386F" w14:textId="77777777" w:rsidR="00412822" w:rsidRPr="005F468A" w:rsidRDefault="00412822" w:rsidP="00412822">
      <w:pPr>
        <w:pStyle w:val="03cOpmerking"/>
        <w:widowControl/>
        <w:jc w:val="center"/>
        <w:rPr>
          <w:lang w:val="nl-BE"/>
        </w:rPr>
      </w:pPr>
      <w:r>
        <w:object w:dxaOrig="4700" w:dyaOrig="4704" w14:anchorId="429D32DE">
          <v:shape id="_x0000_i1075" type="#_x0000_t75" style="width:154.5pt;height:150.65pt" o:ole="">
            <v:imagedata r:id="rId119" o:title=""/>
          </v:shape>
          <o:OLEObject Type="Embed" ProgID="CorelDRAW.Graphic.12" ShapeID="_x0000_i1075" DrawAspect="Content" ObjectID="_1587467487" r:id="rId120"/>
        </w:object>
      </w:r>
    </w:p>
    <w:p w14:paraId="0532D152" w14:textId="77777777" w:rsidR="00A90729" w:rsidRDefault="00A90729" w:rsidP="00412822">
      <w:pPr>
        <w:pStyle w:val="03cOpmerking"/>
        <w:widowControl/>
        <w:rPr>
          <w:b/>
          <w:sz w:val="24"/>
          <w:szCs w:val="24"/>
          <w:lang w:val="nl-BE"/>
        </w:rPr>
      </w:pPr>
    </w:p>
    <w:p w14:paraId="0994E5D9" w14:textId="77777777" w:rsidR="00412822" w:rsidRDefault="00FE1E59" w:rsidP="00412822">
      <w:pPr>
        <w:pStyle w:val="03cOpmerking"/>
        <w:widowControl/>
        <w:rPr>
          <w:lang w:val="nl-BE"/>
        </w:rPr>
      </w:pPr>
      <w:r>
        <w:rPr>
          <w:b/>
          <w:sz w:val="24"/>
          <w:szCs w:val="24"/>
          <w:lang w:val="nl-BE"/>
        </w:rPr>
        <w:t xml:space="preserve">+                     </w:t>
      </w:r>
      <w:r w:rsidR="00806CCD">
        <w:rPr>
          <w:b/>
          <w:sz w:val="24"/>
          <w:szCs w:val="24"/>
          <w:lang w:val="nl-BE"/>
        </w:rPr>
        <w:t xml:space="preserve"> </w:t>
      </w:r>
      <w:r>
        <w:rPr>
          <w:b/>
          <w:sz w:val="24"/>
          <w:szCs w:val="24"/>
          <w:lang w:val="nl-BE"/>
        </w:rPr>
        <w:t xml:space="preserve"> </w:t>
      </w:r>
      <w:r w:rsidR="00412822">
        <w:rPr>
          <w:b/>
          <w:sz w:val="24"/>
          <w:szCs w:val="24"/>
          <w:lang w:val="nl-BE"/>
        </w:rPr>
        <w:t xml:space="preserve"> </w:t>
      </w:r>
      <w:r w:rsidR="004009A1">
        <w:rPr>
          <w:lang w:val="nl-BE"/>
        </w:rPr>
        <w:t>4</w:t>
      </w:r>
      <w:r w:rsidR="00412822">
        <w:rPr>
          <w:lang w:val="nl-BE"/>
        </w:rPr>
        <w:t>001.00 g4c4</w:t>
      </w:r>
    </w:p>
    <w:p w14:paraId="30426C02" w14:textId="77777777" w:rsidR="00412822" w:rsidRDefault="00412822" w:rsidP="00412822">
      <w:pPr>
        <w:pStyle w:val="03cOpmerking"/>
        <w:widowControl/>
        <w:rPr>
          <w:lang w:val="nl-BE"/>
        </w:rPr>
      </w:pPr>
    </w:p>
    <w:p w14:paraId="7F3648B6" w14:textId="77777777" w:rsidR="00412822" w:rsidRDefault="00412822" w:rsidP="00412822">
      <w:pPr>
        <w:pStyle w:val="03cOpmerking"/>
        <w:widowControl/>
        <w:rPr>
          <w:b/>
          <w:lang w:val="nl-BE"/>
        </w:rPr>
      </w:pPr>
      <w:r>
        <w:rPr>
          <w:b/>
          <w:lang w:val="nl-BE"/>
        </w:rPr>
        <w:tab/>
        <w:t>1.De4+</w:t>
      </w:r>
      <w:r>
        <w:rPr>
          <w:b/>
          <w:lang w:val="nl-BE"/>
        </w:rPr>
        <w:tab/>
      </w:r>
      <w:r>
        <w:rPr>
          <w:b/>
          <w:lang w:val="nl-BE"/>
        </w:rPr>
        <w:tab/>
        <w:t>Kb3</w:t>
      </w:r>
    </w:p>
    <w:p w14:paraId="609072F7" w14:textId="77777777" w:rsidR="00412822" w:rsidRDefault="00412822" w:rsidP="00412822">
      <w:pPr>
        <w:pStyle w:val="03cOpmerking"/>
        <w:widowControl/>
        <w:rPr>
          <w:b/>
          <w:lang w:val="nl-BE"/>
        </w:rPr>
      </w:pPr>
      <w:r>
        <w:rPr>
          <w:b/>
          <w:lang w:val="nl-BE"/>
        </w:rPr>
        <w:tab/>
        <w:t>2.Db1+</w:t>
      </w:r>
      <w:r>
        <w:rPr>
          <w:b/>
          <w:lang w:val="nl-BE"/>
        </w:rPr>
        <w:tab/>
      </w:r>
      <w:r>
        <w:rPr>
          <w:b/>
          <w:lang w:val="nl-BE"/>
        </w:rPr>
        <w:tab/>
        <w:t>Kc4</w:t>
      </w:r>
    </w:p>
    <w:p w14:paraId="20974985" w14:textId="77777777" w:rsidR="00412822" w:rsidRDefault="00412822" w:rsidP="00412822">
      <w:pPr>
        <w:pStyle w:val="03cOpmerking"/>
        <w:widowControl/>
        <w:rPr>
          <w:b/>
          <w:lang w:val="nl-BE"/>
        </w:rPr>
      </w:pPr>
      <w:r>
        <w:rPr>
          <w:b/>
          <w:lang w:val="nl-BE"/>
        </w:rPr>
        <w:tab/>
        <w:t>3.Dc2+</w:t>
      </w:r>
      <w:r>
        <w:rPr>
          <w:b/>
          <w:lang w:val="nl-BE"/>
        </w:rPr>
        <w:tab/>
      </w:r>
      <w:r>
        <w:rPr>
          <w:b/>
          <w:lang w:val="nl-BE"/>
        </w:rPr>
        <w:tab/>
        <w:t>Kb5</w:t>
      </w:r>
    </w:p>
    <w:p w14:paraId="66EC3A59" w14:textId="77777777" w:rsidR="00A97C54" w:rsidRPr="00FA082E" w:rsidRDefault="00412822" w:rsidP="00412822">
      <w:pPr>
        <w:pStyle w:val="03cOpmerking"/>
        <w:widowControl/>
        <w:rPr>
          <w:b/>
          <w:lang w:val="nl-BE"/>
        </w:rPr>
      </w:pPr>
      <w:r>
        <w:rPr>
          <w:b/>
          <w:lang w:val="nl-BE"/>
        </w:rPr>
        <w:tab/>
      </w:r>
      <w:r w:rsidRPr="00FA082E">
        <w:rPr>
          <w:b/>
          <w:lang w:val="nl-BE"/>
        </w:rPr>
        <w:t>4.Db3+</w:t>
      </w:r>
    </w:p>
    <w:p w14:paraId="0F8749AB" w14:textId="77777777" w:rsidR="00A97C54" w:rsidRPr="00A97C54" w:rsidRDefault="00A97C54" w:rsidP="00412822">
      <w:pPr>
        <w:pStyle w:val="03cOpmerking"/>
        <w:widowControl/>
        <w:rPr>
          <w:i/>
          <w:lang w:val="nl-BE"/>
        </w:rPr>
      </w:pPr>
      <w:r w:rsidRPr="00A97C54">
        <w:rPr>
          <w:lang w:val="nl-BE"/>
        </w:rPr>
        <w:t>4.Db2+</w:t>
      </w:r>
      <w:r w:rsidR="00C839AE">
        <w:rPr>
          <w:lang w:val="nl-BE"/>
        </w:rPr>
        <w:t>?</w:t>
      </w:r>
      <w:r w:rsidRPr="00A97C54">
        <w:rPr>
          <w:lang w:val="nl-BE"/>
        </w:rPr>
        <w:t xml:space="preserve"> Kc4 5.Dc3+ Kb5 6.Db4+ </w:t>
      </w:r>
      <w:r w:rsidR="00241A44">
        <w:rPr>
          <w:i/>
          <w:lang w:val="nl-BE"/>
        </w:rPr>
        <w:t>(Z</w:t>
      </w:r>
      <w:r w:rsidRPr="00A97C54">
        <w:rPr>
          <w:i/>
          <w:lang w:val="nl-BE"/>
        </w:rPr>
        <w:t>e zet 5.)</w:t>
      </w:r>
    </w:p>
    <w:p w14:paraId="5421D6B9" w14:textId="77777777" w:rsidR="00412822" w:rsidRPr="00A97C54" w:rsidRDefault="00412822" w:rsidP="00412822">
      <w:pPr>
        <w:pStyle w:val="03cOpmerking"/>
        <w:widowControl/>
        <w:rPr>
          <w:b/>
          <w:lang w:val="nl-BE"/>
        </w:rPr>
      </w:pPr>
      <w:r w:rsidRPr="00A97C54">
        <w:rPr>
          <w:b/>
          <w:lang w:val="nl-BE"/>
        </w:rPr>
        <w:tab/>
      </w:r>
      <w:r w:rsidR="00A97C54">
        <w:rPr>
          <w:b/>
          <w:lang w:val="nl-BE"/>
        </w:rPr>
        <w:t>4…</w:t>
      </w:r>
      <w:r w:rsidR="00A97C54">
        <w:rPr>
          <w:b/>
          <w:lang w:val="nl-BE"/>
        </w:rPr>
        <w:tab/>
      </w:r>
      <w:r w:rsidR="00A97C54">
        <w:rPr>
          <w:b/>
          <w:lang w:val="nl-BE"/>
        </w:rPr>
        <w:tab/>
      </w:r>
      <w:r w:rsidRPr="00A97C54">
        <w:rPr>
          <w:b/>
          <w:lang w:val="nl-BE"/>
        </w:rPr>
        <w:t>Kc5</w:t>
      </w:r>
    </w:p>
    <w:p w14:paraId="31375A7D" w14:textId="77777777" w:rsidR="00412822" w:rsidRPr="00A97C54" w:rsidRDefault="00412822" w:rsidP="00412822">
      <w:pPr>
        <w:pStyle w:val="03cOpmerking"/>
        <w:widowControl/>
        <w:rPr>
          <w:b/>
          <w:lang w:val="nl-BE"/>
        </w:rPr>
      </w:pPr>
      <w:r w:rsidRPr="00A97C54">
        <w:rPr>
          <w:b/>
          <w:lang w:val="nl-BE"/>
        </w:rPr>
        <w:tab/>
        <w:t>5.Db4+</w:t>
      </w:r>
      <w:r w:rsidRPr="00A97C54">
        <w:rPr>
          <w:b/>
          <w:lang w:val="nl-BE"/>
        </w:rPr>
        <w:tab/>
      </w:r>
      <w:r w:rsidRPr="00A97C54">
        <w:rPr>
          <w:b/>
          <w:lang w:val="nl-BE"/>
        </w:rPr>
        <w:tab/>
        <w:t>Kc6</w:t>
      </w:r>
    </w:p>
    <w:p w14:paraId="33973ABD" w14:textId="77777777" w:rsidR="00412822" w:rsidRPr="00A97C54" w:rsidRDefault="00412822" w:rsidP="00412822">
      <w:pPr>
        <w:pStyle w:val="03cOpmerking"/>
        <w:widowControl/>
        <w:rPr>
          <w:b/>
          <w:lang w:val="nl-BE"/>
        </w:rPr>
      </w:pPr>
      <w:r w:rsidRPr="00A97C54">
        <w:rPr>
          <w:b/>
          <w:lang w:val="nl-BE"/>
        </w:rPr>
        <w:tab/>
        <w:t>6.Db6+</w:t>
      </w:r>
      <w:r w:rsidRPr="00A97C54">
        <w:rPr>
          <w:b/>
          <w:lang w:val="nl-BE"/>
        </w:rPr>
        <w:tab/>
      </w:r>
      <w:r w:rsidRPr="00A97C54">
        <w:rPr>
          <w:b/>
          <w:lang w:val="nl-BE"/>
        </w:rPr>
        <w:tab/>
        <w:t>Kd7</w:t>
      </w:r>
    </w:p>
    <w:p w14:paraId="4BB52985" w14:textId="77777777" w:rsidR="00412822" w:rsidRDefault="00412822" w:rsidP="00412822">
      <w:pPr>
        <w:pStyle w:val="03cOpmerking"/>
        <w:widowControl/>
        <w:rPr>
          <w:b/>
          <w:lang w:val="nl-BE"/>
        </w:rPr>
      </w:pPr>
      <w:r w:rsidRPr="00A97C54">
        <w:rPr>
          <w:b/>
          <w:lang w:val="nl-BE"/>
        </w:rPr>
        <w:tab/>
      </w:r>
      <w:r>
        <w:rPr>
          <w:b/>
          <w:lang w:val="nl-BE"/>
        </w:rPr>
        <w:t>7.Dc7+</w:t>
      </w:r>
      <w:r>
        <w:rPr>
          <w:b/>
          <w:lang w:val="nl-BE"/>
        </w:rPr>
        <w:tab/>
      </w:r>
      <w:r>
        <w:rPr>
          <w:b/>
          <w:lang w:val="nl-BE"/>
        </w:rPr>
        <w:tab/>
        <w:t>Ke6</w:t>
      </w:r>
    </w:p>
    <w:p w14:paraId="0006AA63" w14:textId="77777777" w:rsidR="00412822" w:rsidRPr="00B354CB" w:rsidRDefault="00412822" w:rsidP="00412822">
      <w:pPr>
        <w:pStyle w:val="03cOpmerking"/>
        <w:widowControl/>
        <w:rPr>
          <w:b/>
          <w:lang w:val="en-GB"/>
        </w:rPr>
      </w:pPr>
      <w:r>
        <w:rPr>
          <w:b/>
          <w:lang w:val="nl-BE"/>
        </w:rPr>
        <w:tab/>
      </w:r>
      <w:r w:rsidRPr="00B354CB">
        <w:rPr>
          <w:b/>
          <w:lang w:val="en-GB"/>
        </w:rPr>
        <w:t>8.Pf4+</w:t>
      </w:r>
      <w:r w:rsidRPr="00B354CB">
        <w:rPr>
          <w:b/>
          <w:lang w:val="en-GB"/>
        </w:rPr>
        <w:tab/>
      </w:r>
      <w:r w:rsidRPr="00B354CB">
        <w:rPr>
          <w:b/>
          <w:lang w:val="en-GB"/>
        </w:rPr>
        <w:tab/>
        <w:t>Kf6</w:t>
      </w:r>
    </w:p>
    <w:p w14:paraId="1AC34DFE" w14:textId="77777777" w:rsidR="00412822" w:rsidRPr="00B354CB" w:rsidRDefault="00412822" w:rsidP="00412822">
      <w:pPr>
        <w:pStyle w:val="03cOpmerking"/>
        <w:widowControl/>
        <w:rPr>
          <w:b/>
          <w:lang w:val="en-GB"/>
        </w:rPr>
      </w:pPr>
      <w:r w:rsidRPr="00B354CB">
        <w:rPr>
          <w:b/>
          <w:lang w:val="en-GB"/>
        </w:rPr>
        <w:tab/>
        <w:t>9.Dd6+</w:t>
      </w:r>
      <w:r w:rsidRPr="00B354CB">
        <w:rPr>
          <w:b/>
          <w:lang w:val="en-GB"/>
        </w:rPr>
        <w:tab/>
      </w:r>
      <w:r w:rsidRPr="00B354CB">
        <w:rPr>
          <w:b/>
          <w:lang w:val="en-GB"/>
        </w:rPr>
        <w:tab/>
        <w:t>Kg7</w:t>
      </w:r>
    </w:p>
    <w:p w14:paraId="5193BB54" w14:textId="77777777" w:rsidR="00412822" w:rsidRPr="00B354CB" w:rsidRDefault="00412822" w:rsidP="00412822">
      <w:pPr>
        <w:pStyle w:val="03cOpmerking"/>
        <w:widowControl/>
        <w:rPr>
          <w:b/>
          <w:lang w:val="en-GB"/>
        </w:rPr>
      </w:pPr>
      <w:r w:rsidRPr="00B354CB">
        <w:rPr>
          <w:b/>
          <w:lang w:val="en-GB"/>
        </w:rPr>
        <w:t xml:space="preserve">           10.Pe6+</w:t>
      </w:r>
      <w:r w:rsidRPr="00B354CB">
        <w:rPr>
          <w:b/>
          <w:lang w:val="en-GB"/>
        </w:rPr>
        <w:tab/>
      </w:r>
      <w:r w:rsidRPr="00B354CB">
        <w:rPr>
          <w:b/>
          <w:lang w:val="en-GB"/>
        </w:rPr>
        <w:tab/>
        <w:t>Kg6</w:t>
      </w:r>
    </w:p>
    <w:p w14:paraId="2B865384" w14:textId="77777777" w:rsidR="00412822" w:rsidRDefault="00412822" w:rsidP="00412822">
      <w:pPr>
        <w:pStyle w:val="03cOpmerking"/>
        <w:widowControl/>
        <w:rPr>
          <w:b/>
          <w:lang w:val="nl-BE"/>
        </w:rPr>
      </w:pPr>
      <w:r w:rsidRPr="00B354CB">
        <w:rPr>
          <w:b/>
          <w:lang w:val="en-GB"/>
        </w:rPr>
        <w:t xml:space="preserve">           </w:t>
      </w:r>
      <w:r>
        <w:rPr>
          <w:b/>
          <w:lang w:val="nl-BE"/>
        </w:rPr>
        <w:t>11.Pg5+</w:t>
      </w:r>
      <w:r>
        <w:rPr>
          <w:b/>
          <w:lang w:val="nl-BE"/>
        </w:rPr>
        <w:tab/>
      </w:r>
      <w:r>
        <w:rPr>
          <w:b/>
          <w:lang w:val="nl-BE"/>
        </w:rPr>
        <w:tab/>
        <w:t>Kf6</w:t>
      </w:r>
    </w:p>
    <w:p w14:paraId="5B3ECC2A" w14:textId="77777777" w:rsidR="00412822" w:rsidRDefault="00412822" w:rsidP="00412822">
      <w:pPr>
        <w:pStyle w:val="03cOpmerking"/>
        <w:widowControl/>
        <w:rPr>
          <w:b/>
          <w:lang w:val="nl-BE"/>
        </w:rPr>
      </w:pPr>
      <w:r>
        <w:rPr>
          <w:b/>
          <w:lang w:val="nl-BE"/>
        </w:rPr>
        <w:t xml:space="preserve">           12.Dd3+</w:t>
      </w:r>
      <w:r>
        <w:rPr>
          <w:b/>
          <w:lang w:val="nl-BE"/>
        </w:rPr>
        <w:tab/>
      </w:r>
      <w:r>
        <w:rPr>
          <w:b/>
          <w:lang w:val="nl-BE"/>
        </w:rPr>
        <w:tab/>
        <w:t>Kg7</w:t>
      </w:r>
    </w:p>
    <w:p w14:paraId="132B3F9A" w14:textId="77777777" w:rsidR="00412822" w:rsidRDefault="00412822" w:rsidP="00412822">
      <w:pPr>
        <w:pStyle w:val="03cOpmerking"/>
        <w:widowControl/>
        <w:rPr>
          <w:b/>
          <w:lang w:val="nl-BE"/>
        </w:rPr>
      </w:pPr>
      <w:r>
        <w:rPr>
          <w:b/>
          <w:lang w:val="nl-BE"/>
        </w:rPr>
        <w:t xml:space="preserve">           13.Dd7+</w:t>
      </w:r>
      <w:r>
        <w:rPr>
          <w:b/>
          <w:lang w:val="nl-BE"/>
        </w:rPr>
        <w:tab/>
      </w:r>
      <w:r>
        <w:rPr>
          <w:b/>
          <w:lang w:val="nl-BE"/>
        </w:rPr>
        <w:tab/>
        <w:t>Kg8</w:t>
      </w:r>
    </w:p>
    <w:p w14:paraId="7D33B056" w14:textId="77777777" w:rsidR="00412822" w:rsidRPr="0009516F" w:rsidRDefault="00412822" w:rsidP="00412822">
      <w:pPr>
        <w:pStyle w:val="03cOpmerking"/>
        <w:widowControl/>
        <w:rPr>
          <w:b/>
          <w:lang w:val="nl-BE"/>
        </w:rPr>
      </w:pPr>
      <w:r>
        <w:rPr>
          <w:b/>
          <w:lang w:val="nl-BE"/>
        </w:rPr>
        <w:t xml:space="preserve">           14.Kh5</w:t>
      </w:r>
      <w:r>
        <w:rPr>
          <w:b/>
          <w:lang w:val="nl-BE"/>
        </w:rPr>
        <w:tab/>
      </w:r>
      <w:r>
        <w:rPr>
          <w:b/>
          <w:lang w:val="nl-BE"/>
        </w:rPr>
        <w:tab/>
      </w:r>
    </w:p>
    <w:p w14:paraId="4300D8B1" w14:textId="77777777" w:rsidR="00332795" w:rsidRPr="00C7765A" w:rsidRDefault="00412822" w:rsidP="00332795">
      <w:pPr>
        <w:pStyle w:val="03cOpmerking"/>
        <w:widowControl/>
        <w:rPr>
          <w:lang w:val="nl-BE"/>
        </w:rPr>
      </w:pPr>
      <w:r>
        <w:rPr>
          <w:lang w:val="nl-BE"/>
        </w:rPr>
        <w:t xml:space="preserve">Een verrassende </w:t>
      </w:r>
      <w:r w:rsidR="00B46433">
        <w:rPr>
          <w:lang w:val="nl-BE"/>
        </w:rPr>
        <w:t xml:space="preserve">stille </w:t>
      </w:r>
      <w:r>
        <w:rPr>
          <w:lang w:val="nl-BE"/>
        </w:rPr>
        <w:t>zet.</w:t>
      </w:r>
    </w:p>
    <w:p w14:paraId="1285C51C" w14:textId="77777777" w:rsidR="0075660A" w:rsidRPr="0075660A" w:rsidRDefault="0075660A" w:rsidP="0075660A">
      <w:pPr>
        <w:pStyle w:val="03cOpmerking"/>
        <w:widowControl/>
        <w:rPr>
          <w:i/>
          <w:lang w:val="nl-BE"/>
        </w:rPr>
      </w:pPr>
    </w:p>
    <w:p w14:paraId="30E78F9A" w14:textId="77777777" w:rsidR="0075660A" w:rsidRDefault="0075660A" w:rsidP="0075660A">
      <w:pPr>
        <w:pStyle w:val="03cOpmerking"/>
        <w:widowControl/>
        <w:rPr>
          <w:lang w:val="nl-BE"/>
        </w:rPr>
      </w:pPr>
    </w:p>
    <w:p w14:paraId="3E7CC4E9" w14:textId="77777777" w:rsidR="0075660A" w:rsidRDefault="0075660A" w:rsidP="0075660A">
      <w:pPr>
        <w:pStyle w:val="03cOpmerking"/>
        <w:widowControl/>
        <w:rPr>
          <w:lang w:val="nl-BE"/>
        </w:rPr>
      </w:pPr>
    </w:p>
    <w:p w14:paraId="539B00CD" w14:textId="77777777" w:rsidR="0075660A" w:rsidRDefault="0075660A" w:rsidP="0075660A">
      <w:pPr>
        <w:pStyle w:val="03cOpmerking"/>
        <w:widowControl/>
        <w:rPr>
          <w:lang w:val="nl-BE"/>
        </w:rPr>
      </w:pPr>
    </w:p>
    <w:p w14:paraId="7C7A905C" w14:textId="77777777" w:rsidR="00E03014" w:rsidRDefault="00E03014" w:rsidP="0075660A">
      <w:pPr>
        <w:pStyle w:val="03cOpmerking"/>
        <w:widowControl/>
        <w:rPr>
          <w:lang w:val="nl-BE"/>
        </w:rPr>
      </w:pPr>
    </w:p>
    <w:p w14:paraId="05011C1A" w14:textId="77777777" w:rsidR="00253C3C" w:rsidRDefault="00253C3C" w:rsidP="0075660A">
      <w:pPr>
        <w:pStyle w:val="03cOpmerking"/>
        <w:widowControl/>
        <w:rPr>
          <w:lang w:val="nl-BE"/>
        </w:rPr>
      </w:pPr>
    </w:p>
    <w:p w14:paraId="169FBC88" w14:textId="77777777" w:rsidR="0075660A" w:rsidRDefault="0075660A" w:rsidP="0075660A">
      <w:pPr>
        <w:pStyle w:val="03cOpmerking"/>
        <w:widowControl/>
        <w:rPr>
          <w:lang w:val="nl-BE"/>
        </w:rPr>
      </w:pPr>
    </w:p>
    <w:p w14:paraId="091071E5" w14:textId="77777777" w:rsidR="00C7765A" w:rsidRDefault="00CA044F" w:rsidP="0075660A">
      <w:pPr>
        <w:pStyle w:val="03cOpmerking"/>
        <w:widowControl/>
        <w:rPr>
          <w:i/>
          <w:lang w:val="nl-BE"/>
        </w:rPr>
      </w:pPr>
      <w:r>
        <w:rPr>
          <w:lang w:val="nl-BE"/>
        </w:rPr>
        <w:t>14.Dc8+</w:t>
      </w:r>
      <w:r w:rsidR="00C839AE">
        <w:rPr>
          <w:lang w:val="nl-BE"/>
        </w:rPr>
        <w:t>?</w:t>
      </w:r>
      <w:r>
        <w:rPr>
          <w:lang w:val="nl-BE"/>
        </w:rPr>
        <w:t xml:space="preserve"> of ook 14.De8</w:t>
      </w:r>
      <w:r w:rsidR="00C839AE">
        <w:rPr>
          <w:lang w:val="nl-BE"/>
        </w:rPr>
        <w:t>?</w:t>
      </w:r>
      <w:r>
        <w:rPr>
          <w:lang w:val="nl-BE"/>
        </w:rPr>
        <w:t xml:space="preserve"> of nog 14.Dd5</w:t>
      </w:r>
      <w:r w:rsidR="00C839AE">
        <w:rPr>
          <w:lang w:val="nl-BE"/>
        </w:rPr>
        <w:t>?</w:t>
      </w:r>
      <w:r>
        <w:rPr>
          <w:lang w:val="nl-BE"/>
        </w:rPr>
        <w:t>, dan 14…Kg7</w:t>
      </w:r>
      <w:r w:rsidR="00C06165">
        <w:rPr>
          <w:lang w:val="nl-BE"/>
        </w:rPr>
        <w:t xml:space="preserve"> </w:t>
      </w:r>
      <w:r>
        <w:rPr>
          <w:lang w:val="nl-BE"/>
        </w:rPr>
        <w:t xml:space="preserve">15.Dd7+ Kg8 16.Kh5 </w:t>
      </w:r>
      <w:r w:rsidRPr="00CA044F">
        <w:rPr>
          <w:i/>
          <w:lang w:val="nl-BE"/>
        </w:rPr>
        <w:t>(Zie zet 14.)</w:t>
      </w:r>
    </w:p>
    <w:p w14:paraId="56EE126A" w14:textId="77777777" w:rsidR="00412822" w:rsidRDefault="00C96732" w:rsidP="00C96732">
      <w:pPr>
        <w:pStyle w:val="03cOpmerking"/>
        <w:widowControl/>
        <w:rPr>
          <w:b/>
          <w:lang w:val="nl-BE"/>
        </w:rPr>
      </w:pPr>
      <w:r>
        <w:rPr>
          <w:b/>
          <w:lang w:val="nl-BE"/>
        </w:rPr>
        <w:t xml:space="preserve">           </w:t>
      </w:r>
      <w:r w:rsidR="00412822">
        <w:rPr>
          <w:b/>
          <w:lang w:val="nl-BE"/>
        </w:rPr>
        <w:t>14…</w:t>
      </w:r>
      <w:r w:rsidR="00412822">
        <w:rPr>
          <w:b/>
          <w:lang w:val="nl-BE"/>
        </w:rPr>
        <w:tab/>
      </w:r>
      <w:r w:rsidR="00412822">
        <w:rPr>
          <w:b/>
          <w:lang w:val="nl-BE"/>
        </w:rPr>
        <w:tab/>
        <w:t>Dg7</w:t>
      </w:r>
    </w:p>
    <w:p w14:paraId="06455D81" w14:textId="77777777" w:rsidR="00412822" w:rsidRDefault="00412822" w:rsidP="00412822">
      <w:pPr>
        <w:pStyle w:val="03cOpmerking"/>
        <w:widowControl/>
        <w:rPr>
          <w:b/>
          <w:lang w:val="nl-BE"/>
        </w:rPr>
      </w:pPr>
      <w:r>
        <w:rPr>
          <w:b/>
          <w:lang w:val="nl-BE"/>
        </w:rPr>
        <w:t xml:space="preserve">           15.Dd5</w:t>
      </w:r>
      <w:r w:rsidR="00241A44">
        <w:rPr>
          <w:b/>
          <w:lang w:val="nl-BE"/>
        </w:rPr>
        <w:t>+</w:t>
      </w:r>
      <w:r>
        <w:rPr>
          <w:b/>
          <w:lang w:val="nl-BE"/>
        </w:rPr>
        <w:tab/>
      </w:r>
      <w:r w:rsidR="00241A44">
        <w:rPr>
          <w:b/>
          <w:lang w:val="nl-BE"/>
        </w:rPr>
        <w:tab/>
        <w:t>Kh8</w:t>
      </w:r>
    </w:p>
    <w:p w14:paraId="2E20CE0B" w14:textId="77777777" w:rsidR="00A97C54" w:rsidRDefault="00412822" w:rsidP="00412822">
      <w:pPr>
        <w:pStyle w:val="03cOpmerking"/>
        <w:widowControl/>
        <w:rPr>
          <w:b/>
          <w:lang w:val="nl-BE"/>
        </w:rPr>
      </w:pPr>
      <w:r>
        <w:rPr>
          <w:b/>
          <w:lang w:val="nl-BE"/>
        </w:rPr>
        <w:t xml:space="preserve">           16.Dd8+</w:t>
      </w:r>
      <w:r>
        <w:rPr>
          <w:b/>
          <w:lang w:val="nl-BE"/>
        </w:rPr>
        <w:tab/>
      </w:r>
    </w:p>
    <w:p w14:paraId="3B8D4DF8" w14:textId="77777777" w:rsidR="00A92995" w:rsidRDefault="00A97C54" w:rsidP="0038155E">
      <w:pPr>
        <w:pStyle w:val="03cOpmerking"/>
        <w:widowControl/>
        <w:numPr>
          <w:ilvl w:val="0"/>
          <w:numId w:val="48"/>
        </w:numPr>
        <w:rPr>
          <w:i/>
          <w:lang w:val="nl-BE"/>
        </w:rPr>
      </w:pPr>
      <w:r>
        <w:rPr>
          <w:lang w:val="nl-BE"/>
        </w:rPr>
        <w:t>16.Dd6</w:t>
      </w:r>
      <w:r w:rsidR="00C839AE">
        <w:rPr>
          <w:lang w:val="nl-BE"/>
        </w:rPr>
        <w:t>?</w:t>
      </w:r>
      <w:r>
        <w:rPr>
          <w:lang w:val="nl-BE"/>
        </w:rPr>
        <w:t xml:space="preserve"> Kg8 17.Dd5+ </w:t>
      </w:r>
      <w:r w:rsidR="00241A44">
        <w:rPr>
          <w:i/>
          <w:lang w:val="nl-BE"/>
        </w:rPr>
        <w:t>(Zie</w:t>
      </w:r>
      <w:r w:rsidR="005756D4">
        <w:rPr>
          <w:i/>
          <w:lang w:val="nl-BE"/>
        </w:rPr>
        <w:t xml:space="preserve"> zet 15.)</w:t>
      </w:r>
    </w:p>
    <w:p w14:paraId="36F4F1FE" w14:textId="77777777" w:rsidR="00A92995" w:rsidRDefault="00A92995" w:rsidP="0038155E">
      <w:pPr>
        <w:pStyle w:val="03cOpmerking"/>
        <w:widowControl/>
        <w:numPr>
          <w:ilvl w:val="0"/>
          <w:numId w:val="48"/>
        </w:numPr>
        <w:rPr>
          <w:i/>
          <w:lang w:val="nl-BE"/>
        </w:rPr>
      </w:pPr>
      <w:r>
        <w:rPr>
          <w:lang w:val="nl-BE"/>
        </w:rPr>
        <w:t>16.Da8+</w:t>
      </w:r>
      <w:r w:rsidR="00C839AE">
        <w:rPr>
          <w:lang w:val="nl-BE"/>
        </w:rPr>
        <w:t>?</w:t>
      </w:r>
      <w:r>
        <w:rPr>
          <w:lang w:val="nl-BE"/>
        </w:rPr>
        <w:t xml:space="preserve"> Dg8 17.Dc6 Dg7 18.Dd6 Kg8 19.Dd5+ </w:t>
      </w:r>
      <w:r w:rsidR="00241A44">
        <w:rPr>
          <w:i/>
          <w:lang w:val="nl-BE"/>
        </w:rPr>
        <w:t xml:space="preserve">(Zie </w:t>
      </w:r>
      <w:r w:rsidR="005756D4">
        <w:rPr>
          <w:i/>
          <w:lang w:val="nl-BE"/>
        </w:rPr>
        <w:t>zet 15.)</w:t>
      </w:r>
    </w:p>
    <w:p w14:paraId="6DF48160" w14:textId="77777777" w:rsidR="00A92995" w:rsidRDefault="00A92995" w:rsidP="0038155E">
      <w:pPr>
        <w:pStyle w:val="03cOpmerking"/>
        <w:widowControl/>
        <w:numPr>
          <w:ilvl w:val="0"/>
          <w:numId w:val="48"/>
        </w:numPr>
        <w:rPr>
          <w:i/>
          <w:lang w:val="nl-BE"/>
        </w:rPr>
      </w:pPr>
      <w:r>
        <w:rPr>
          <w:lang w:val="nl-BE"/>
        </w:rPr>
        <w:t>16.Dc5</w:t>
      </w:r>
      <w:r w:rsidR="00C839AE">
        <w:rPr>
          <w:lang w:val="nl-BE"/>
        </w:rPr>
        <w:t>?</w:t>
      </w:r>
      <w:r>
        <w:rPr>
          <w:lang w:val="nl-BE"/>
        </w:rPr>
        <w:t xml:space="preserve"> Df6 17.Dc8+ Kg7 18.Dc7+ Kg8 19.Dd7 Df2 20.Dd8 Df8 21.Dd5+ </w:t>
      </w:r>
      <w:r w:rsidR="005756D4">
        <w:rPr>
          <w:i/>
          <w:lang w:val="nl-BE"/>
        </w:rPr>
        <w:t>(Zie zet 15.)</w:t>
      </w:r>
    </w:p>
    <w:p w14:paraId="5814337D" w14:textId="77777777" w:rsidR="00A97C54" w:rsidRPr="00A97C54" w:rsidRDefault="00A92995" w:rsidP="0038155E">
      <w:pPr>
        <w:pStyle w:val="03cOpmerking"/>
        <w:widowControl/>
        <w:numPr>
          <w:ilvl w:val="0"/>
          <w:numId w:val="48"/>
        </w:numPr>
        <w:rPr>
          <w:i/>
          <w:lang w:val="nl-BE"/>
        </w:rPr>
      </w:pPr>
      <w:r>
        <w:rPr>
          <w:lang w:val="nl-BE"/>
        </w:rPr>
        <w:t>16.Dh1</w:t>
      </w:r>
      <w:r w:rsidR="00C839AE">
        <w:rPr>
          <w:lang w:val="nl-BE"/>
        </w:rPr>
        <w:t>?</w:t>
      </w:r>
      <w:r>
        <w:rPr>
          <w:lang w:val="nl-BE"/>
        </w:rPr>
        <w:t xml:space="preserve"> Df6 1</w:t>
      </w:r>
      <w:r w:rsidR="008E2662">
        <w:rPr>
          <w:lang w:val="nl-BE"/>
        </w:rPr>
        <w:t>7.Da8+ Kg7 18.Da7+ Kg8 19.Dd7+ Df2 20.Dd8</w:t>
      </w:r>
      <w:r>
        <w:rPr>
          <w:lang w:val="nl-BE"/>
        </w:rPr>
        <w:t xml:space="preserve"> Df8 21.Dd5+ </w:t>
      </w:r>
      <w:r>
        <w:rPr>
          <w:i/>
          <w:lang w:val="nl-BE"/>
        </w:rPr>
        <w:t>(</w:t>
      </w:r>
      <w:r w:rsidR="008E2662">
        <w:rPr>
          <w:i/>
          <w:lang w:val="nl-BE"/>
        </w:rPr>
        <w:t>Z</w:t>
      </w:r>
      <w:r>
        <w:rPr>
          <w:i/>
          <w:lang w:val="nl-BE"/>
        </w:rPr>
        <w:t>ie zet 15.)</w:t>
      </w:r>
      <w:r w:rsidR="00A97C54">
        <w:rPr>
          <w:i/>
          <w:lang w:val="nl-BE"/>
        </w:rPr>
        <w:t xml:space="preserve"> </w:t>
      </w:r>
    </w:p>
    <w:p w14:paraId="1A0826BE" w14:textId="77777777" w:rsidR="00E24D55" w:rsidRDefault="00A92995" w:rsidP="00412822">
      <w:pPr>
        <w:pStyle w:val="03cOpmerking"/>
        <w:widowControl/>
        <w:rPr>
          <w:b/>
          <w:lang w:val="nl-BE"/>
        </w:rPr>
      </w:pPr>
      <w:r>
        <w:rPr>
          <w:b/>
          <w:lang w:val="nl-BE"/>
        </w:rPr>
        <w:t xml:space="preserve">           16… </w:t>
      </w:r>
      <w:r>
        <w:rPr>
          <w:b/>
          <w:lang w:val="nl-BE"/>
        </w:rPr>
        <w:tab/>
      </w:r>
      <w:r>
        <w:rPr>
          <w:b/>
          <w:lang w:val="nl-BE"/>
        </w:rPr>
        <w:tab/>
      </w:r>
      <w:r w:rsidR="00412822">
        <w:rPr>
          <w:b/>
          <w:lang w:val="nl-BE"/>
        </w:rPr>
        <w:t>Dg8</w:t>
      </w:r>
    </w:p>
    <w:p w14:paraId="45C302D1" w14:textId="77777777" w:rsidR="00412822" w:rsidRDefault="008E33D2" w:rsidP="00A97C54">
      <w:pPr>
        <w:pStyle w:val="03cOpmerking"/>
        <w:widowControl/>
        <w:rPr>
          <w:b/>
          <w:lang w:val="nl-BE"/>
        </w:rPr>
      </w:pPr>
      <w:r>
        <w:rPr>
          <w:b/>
          <w:lang w:val="nl-BE"/>
        </w:rPr>
        <w:t xml:space="preserve">           </w:t>
      </w:r>
      <w:r w:rsidR="00412822">
        <w:rPr>
          <w:b/>
          <w:lang w:val="nl-BE"/>
        </w:rPr>
        <w:t>17.Dd6</w:t>
      </w:r>
    </w:p>
    <w:p w14:paraId="654FE3D1" w14:textId="77777777" w:rsidR="00412822" w:rsidRDefault="00412822" w:rsidP="00412822">
      <w:pPr>
        <w:pStyle w:val="03cOpmerking"/>
        <w:widowControl/>
        <w:rPr>
          <w:lang w:val="nl-BE"/>
        </w:rPr>
      </w:pPr>
      <w:r>
        <w:rPr>
          <w:lang w:val="nl-BE"/>
        </w:rPr>
        <w:t>Weerom een stille zet.</w:t>
      </w:r>
    </w:p>
    <w:p w14:paraId="44E3A53D" w14:textId="77777777" w:rsidR="00412822" w:rsidRDefault="00753C58" w:rsidP="00203697">
      <w:pPr>
        <w:pStyle w:val="03cOpmerking"/>
        <w:widowControl/>
        <w:rPr>
          <w:b/>
          <w:lang w:val="nl-BE"/>
        </w:rPr>
      </w:pPr>
      <w:r>
        <w:rPr>
          <w:b/>
          <w:lang w:val="nl-BE"/>
        </w:rPr>
        <w:t xml:space="preserve">           </w:t>
      </w:r>
      <w:r w:rsidR="00412822">
        <w:rPr>
          <w:b/>
          <w:lang w:val="nl-BE"/>
        </w:rPr>
        <w:t>17…</w:t>
      </w:r>
      <w:r w:rsidR="00412822">
        <w:rPr>
          <w:b/>
          <w:lang w:val="nl-BE"/>
        </w:rPr>
        <w:tab/>
      </w:r>
      <w:r w:rsidR="00412822">
        <w:rPr>
          <w:b/>
          <w:lang w:val="nl-BE"/>
        </w:rPr>
        <w:tab/>
        <w:t>De8</w:t>
      </w:r>
    </w:p>
    <w:p w14:paraId="6C46E69B" w14:textId="77777777" w:rsidR="00412822" w:rsidRDefault="00753C58" w:rsidP="00753C58">
      <w:pPr>
        <w:pStyle w:val="03cOpmerking"/>
        <w:widowControl/>
        <w:rPr>
          <w:b/>
          <w:lang w:val="nl-BE"/>
        </w:rPr>
      </w:pPr>
      <w:r>
        <w:rPr>
          <w:b/>
          <w:lang w:val="nl-BE"/>
        </w:rPr>
        <w:t xml:space="preserve">           </w:t>
      </w:r>
      <w:r w:rsidR="00412822">
        <w:rPr>
          <w:b/>
          <w:lang w:val="nl-BE"/>
        </w:rPr>
        <w:t>18.Kh6</w:t>
      </w:r>
      <w:r w:rsidR="00412822">
        <w:rPr>
          <w:b/>
          <w:lang w:val="nl-BE"/>
        </w:rPr>
        <w:tab/>
      </w:r>
      <w:r w:rsidR="00412822">
        <w:rPr>
          <w:b/>
          <w:lang w:val="nl-BE"/>
        </w:rPr>
        <w:tab/>
        <w:t>Kg8</w:t>
      </w:r>
    </w:p>
    <w:p w14:paraId="7709B327" w14:textId="77777777" w:rsidR="00412822" w:rsidRDefault="00753C58" w:rsidP="00412822">
      <w:pPr>
        <w:pStyle w:val="03cOpmerking"/>
        <w:widowControl/>
        <w:rPr>
          <w:b/>
          <w:lang w:val="nl-BE"/>
        </w:rPr>
      </w:pPr>
      <w:r>
        <w:rPr>
          <w:b/>
          <w:lang w:val="nl-BE"/>
        </w:rPr>
        <w:t xml:space="preserve">           </w:t>
      </w:r>
      <w:r w:rsidR="00412822">
        <w:rPr>
          <w:b/>
          <w:lang w:val="nl-BE"/>
        </w:rPr>
        <w:t>19.Dd5+</w:t>
      </w:r>
      <w:r w:rsidR="00412822">
        <w:rPr>
          <w:b/>
          <w:lang w:val="nl-BE"/>
        </w:rPr>
        <w:tab/>
      </w:r>
      <w:r>
        <w:rPr>
          <w:b/>
          <w:lang w:val="nl-BE"/>
        </w:rPr>
        <w:tab/>
      </w:r>
      <w:r w:rsidR="00412822">
        <w:rPr>
          <w:b/>
          <w:lang w:val="nl-BE"/>
        </w:rPr>
        <w:t>Kf8</w:t>
      </w:r>
    </w:p>
    <w:p w14:paraId="4A2AE045" w14:textId="77777777" w:rsidR="00332795" w:rsidRDefault="00753C58" w:rsidP="00412822">
      <w:pPr>
        <w:pStyle w:val="03cOpmerking"/>
        <w:widowControl/>
        <w:rPr>
          <w:b/>
          <w:lang w:val="nl-BE"/>
        </w:rPr>
      </w:pPr>
      <w:r>
        <w:rPr>
          <w:b/>
          <w:lang w:val="nl-BE"/>
        </w:rPr>
        <w:t xml:space="preserve">           </w:t>
      </w:r>
      <w:r w:rsidR="00412822">
        <w:rPr>
          <w:b/>
          <w:lang w:val="nl-BE"/>
        </w:rPr>
        <w:t>20.Df5+</w:t>
      </w:r>
    </w:p>
    <w:p w14:paraId="69EA8FB4" w14:textId="77777777" w:rsidR="00332795" w:rsidRDefault="00332795" w:rsidP="0038155E">
      <w:pPr>
        <w:pStyle w:val="03cOpmerking"/>
        <w:widowControl/>
        <w:numPr>
          <w:ilvl w:val="0"/>
          <w:numId w:val="49"/>
        </w:numPr>
        <w:rPr>
          <w:i/>
          <w:lang w:val="nl-BE"/>
        </w:rPr>
      </w:pPr>
      <w:r>
        <w:rPr>
          <w:lang w:val="nl-BE"/>
        </w:rPr>
        <w:t>20.Dc5+</w:t>
      </w:r>
      <w:r w:rsidR="00C839AE">
        <w:rPr>
          <w:lang w:val="nl-BE"/>
        </w:rPr>
        <w:t>?</w:t>
      </w:r>
      <w:r>
        <w:rPr>
          <w:lang w:val="nl-BE"/>
        </w:rPr>
        <w:t xml:space="preserve"> of 20.Db</w:t>
      </w:r>
      <w:r w:rsidR="00C839AE">
        <w:rPr>
          <w:lang w:val="nl-BE"/>
        </w:rPr>
        <w:t>87?</w:t>
      </w:r>
      <w:r>
        <w:rPr>
          <w:lang w:val="nl-BE"/>
        </w:rPr>
        <w:t>, De7 21.Dc8+ D</w:t>
      </w:r>
      <w:r w:rsidR="00753C58">
        <w:rPr>
          <w:lang w:val="nl-BE"/>
        </w:rPr>
        <w:t>e</w:t>
      </w:r>
      <w:r>
        <w:rPr>
          <w:lang w:val="nl-BE"/>
        </w:rPr>
        <w:t xml:space="preserve">8 22.Df5+ </w:t>
      </w:r>
      <w:r w:rsidR="009C5979">
        <w:rPr>
          <w:i/>
          <w:lang w:val="nl-BE"/>
        </w:rPr>
        <w:t xml:space="preserve">(Zie </w:t>
      </w:r>
      <w:r w:rsidR="00EE210D">
        <w:rPr>
          <w:i/>
          <w:lang w:val="nl-BE"/>
        </w:rPr>
        <w:t xml:space="preserve">zet </w:t>
      </w:r>
      <w:r>
        <w:rPr>
          <w:i/>
          <w:lang w:val="nl-BE"/>
        </w:rPr>
        <w:t>20.)</w:t>
      </w:r>
    </w:p>
    <w:p w14:paraId="6697E805" w14:textId="77777777" w:rsidR="00332795" w:rsidRPr="00332795" w:rsidRDefault="00332795" w:rsidP="0038155E">
      <w:pPr>
        <w:pStyle w:val="03cOpmerking"/>
        <w:widowControl/>
        <w:numPr>
          <w:ilvl w:val="0"/>
          <w:numId w:val="49"/>
        </w:numPr>
        <w:rPr>
          <w:i/>
          <w:lang w:val="nl-BE"/>
        </w:rPr>
      </w:pPr>
      <w:r>
        <w:rPr>
          <w:lang w:val="nl-BE"/>
        </w:rPr>
        <w:t>Dd6+</w:t>
      </w:r>
      <w:r w:rsidR="00C839AE">
        <w:rPr>
          <w:lang w:val="nl-BE"/>
        </w:rPr>
        <w:t>?</w:t>
      </w:r>
      <w:r>
        <w:rPr>
          <w:lang w:val="nl-BE"/>
        </w:rPr>
        <w:t xml:space="preserve"> Kg8 21.Dd5+ Kf8 22.Df5+ </w:t>
      </w:r>
      <w:r>
        <w:rPr>
          <w:i/>
          <w:lang w:val="nl-BE"/>
        </w:rPr>
        <w:t>(</w:t>
      </w:r>
      <w:r w:rsidR="00437481">
        <w:rPr>
          <w:i/>
          <w:lang w:val="nl-BE"/>
        </w:rPr>
        <w:t>Z</w:t>
      </w:r>
      <w:r>
        <w:rPr>
          <w:i/>
          <w:lang w:val="nl-BE"/>
        </w:rPr>
        <w:t>ie zet 20.)</w:t>
      </w:r>
    </w:p>
    <w:p w14:paraId="6CACFCC7" w14:textId="77777777" w:rsidR="00412822" w:rsidRDefault="00753C58" w:rsidP="00412822">
      <w:pPr>
        <w:pStyle w:val="03cOpmerking"/>
        <w:widowControl/>
        <w:rPr>
          <w:b/>
          <w:lang w:val="nl-BE"/>
        </w:rPr>
      </w:pPr>
      <w:r>
        <w:rPr>
          <w:b/>
          <w:lang w:val="nl-BE"/>
        </w:rPr>
        <w:t xml:space="preserve">           20…</w:t>
      </w:r>
      <w:r>
        <w:rPr>
          <w:b/>
          <w:lang w:val="nl-BE"/>
        </w:rPr>
        <w:tab/>
      </w:r>
      <w:r>
        <w:rPr>
          <w:b/>
          <w:lang w:val="nl-BE"/>
        </w:rPr>
        <w:tab/>
      </w:r>
      <w:r w:rsidR="00412822">
        <w:rPr>
          <w:b/>
          <w:lang w:val="nl-BE"/>
        </w:rPr>
        <w:t>Ke7</w:t>
      </w:r>
    </w:p>
    <w:p w14:paraId="436A4CE3" w14:textId="77777777" w:rsidR="00412822" w:rsidRDefault="00753C58" w:rsidP="00412822">
      <w:pPr>
        <w:pStyle w:val="03cOpmerking"/>
        <w:widowControl/>
        <w:rPr>
          <w:b/>
          <w:lang w:val="nl-BE"/>
        </w:rPr>
      </w:pPr>
      <w:r>
        <w:rPr>
          <w:b/>
          <w:lang w:val="nl-BE"/>
        </w:rPr>
        <w:t xml:space="preserve">           </w:t>
      </w:r>
      <w:r w:rsidR="00412822">
        <w:rPr>
          <w:b/>
          <w:lang w:val="nl-BE"/>
        </w:rPr>
        <w:t>21.De6+</w:t>
      </w:r>
      <w:r w:rsidR="00412822">
        <w:rPr>
          <w:b/>
          <w:lang w:val="nl-BE"/>
        </w:rPr>
        <w:tab/>
      </w:r>
      <w:r>
        <w:rPr>
          <w:b/>
          <w:lang w:val="nl-BE"/>
        </w:rPr>
        <w:tab/>
      </w:r>
      <w:r w:rsidR="00412822">
        <w:rPr>
          <w:b/>
          <w:lang w:val="nl-BE"/>
        </w:rPr>
        <w:t>Kd8</w:t>
      </w:r>
    </w:p>
    <w:p w14:paraId="60147E33" w14:textId="77777777" w:rsidR="00412822" w:rsidRDefault="00753C58" w:rsidP="00412822">
      <w:pPr>
        <w:pStyle w:val="03cOpmerking"/>
        <w:widowControl/>
        <w:rPr>
          <w:b/>
          <w:lang w:val="nl-BE"/>
        </w:rPr>
      </w:pPr>
      <w:r>
        <w:rPr>
          <w:b/>
          <w:lang w:val="nl-BE"/>
        </w:rPr>
        <w:t xml:space="preserve">           </w:t>
      </w:r>
      <w:r w:rsidR="00412822">
        <w:rPr>
          <w:b/>
          <w:lang w:val="nl-BE"/>
        </w:rPr>
        <w:t>22.Pf7+</w:t>
      </w:r>
      <w:r w:rsidR="00412822">
        <w:rPr>
          <w:b/>
          <w:lang w:val="nl-BE"/>
        </w:rPr>
        <w:tab/>
      </w:r>
      <w:r w:rsidR="00412822">
        <w:rPr>
          <w:b/>
          <w:lang w:val="nl-BE"/>
        </w:rPr>
        <w:tab/>
        <w:t>Kc7</w:t>
      </w:r>
    </w:p>
    <w:p w14:paraId="0D3A4D49" w14:textId="77777777" w:rsidR="00412822" w:rsidRPr="00C65F4A" w:rsidRDefault="00753C58" w:rsidP="00412822">
      <w:pPr>
        <w:pStyle w:val="03cOpmerking"/>
        <w:widowControl/>
        <w:rPr>
          <w:b/>
          <w:lang w:val="nl-BE"/>
        </w:rPr>
      </w:pPr>
      <w:r>
        <w:rPr>
          <w:b/>
          <w:lang w:val="nl-BE"/>
        </w:rPr>
        <w:t xml:space="preserve">           </w:t>
      </w:r>
      <w:r w:rsidR="00412822">
        <w:rPr>
          <w:b/>
          <w:lang w:val="nl-BE"/>
        </w:rPr>
        <w:t>23.Dxe8</w:t>
      </w:r>
    </w:p>
    <w:p w14:paraId="10B3AC6F" w14:textId="77777777" w:rsidR="00E06F64" w:rsidRDefault="00332795" w:rsidP="00412822">
      <w:pPr>
        <w:pStyle w:val="03cOpmerking"/>
        <w:widowControl/>
        <w:rPr>
          <w:lang w:val="nl-BE"/>
        </w:rPr>
      </w:pPr>
      <w:r>
        <w:rPr>
          <w:lang w:val="nl-BE"/>
        </w:rPr>
        <w:t>En wint.</w:t>
      </w:r>
    </w:p>
    <w:p w14:paraId="57EAD9AB" w14:textId="77777777" w:rsidR="00332795" w:rsidRDefault="00332795" w:rsidP="00412822">
      <w:pPr>
        <w:pStyle w:val="03cOpmerking"/>
        <w:widowControl/>
        <w:rPr>
          <w:lang w:val="nl-BE"/>
        </w:rPr>
      </w:pPr>
    </w:p>
    <w:p w14:paraId="67AD4990" w14:textId="77777777" w:rsidR="00332795" w:rsidRDefault="00332795" w:rsidP="00412822">
      <w:pPr>
        <w:pStyle w:val="03cOpmerking"/>
        <w:widowControl/>
        <w:rPr>
          <w:lang w:val="nl-BE"/>
        </w:rPr>
      </w:pPr>
    </w:p>
    <w:p w14:paraId="7DEC0E59" w14:textId="77777777" w:rsidR="00332795" w:rsidRDefault="00332795" w:rsidP="00412822">
      <w:pPr>
        <w:pStyle w:val="03cOpmerking"/>
        <w:widowControl/>
        <w:rPr>
          <w:lang w:val="nl-BE"/>
        </w:rPr>
      </w:pPr>
    </w:p>
    <w:p w14:paraId="63EF61E5" w14:textId="77777777" w:rsidR="00332795" w:rsidRDefault="00332795" w:rsidP="00412822">
      <w:pPr>
        <w:pStyle w:val="03cOpmerking"/>
        <w:widowControl/>
        <w:rPr>
          <w:lang w:val="nl-BE"/>
        </w:rPr>
      </w:pPr>
    </w:p>
    <w:p w14:paraId="718B67E1" w14:textId="77777777" w:rsidR="0041245B" w:rsidRDefault="0041245B" w:rsidP="00412822">
      <w:pPr>
        <w:pStyle w:val="03cOpmerking"/>
        <w:widowControl/>
        <w:rPr>
          <w:lang w:val="nl-BE"/>
        </w:rPr>
      </w:pPr>
    </w:p>
    <w:p w14:paraId="0C1D0CD7" w14:textId="77777777" w:rsidR="00412822" w:rsidRDefault="00412822" w:rsidP="00412822">
      <w:pPr>
        <w:pStyle w:val="03cOpmerking"/>
        <w:widowControl/>
        <w:rPr>
          <w:lang w:val="nl-BE"/>
        </w:rPr>
      </w:pPr>
      <w:r>
        <w:rPr>
          <w:lang w:val="nl-BE"/>
        </w:rPr>
        <w:t>Het is een verbetering van een studie van W. Prigoenov in Ces-kovensky Sach (1992):</w:t>
      </w:r>
    </w:p>
    <w:p w14:paraId="51824F5F" w14:textId="77777777" w:rsidR="00412822" w:rsidRDefault="00412822" w:rsidP="00412822">
      <w:pPr>
        <w:pStyle w:val="03cOpmerking"/>
        <w:widowControl/>
        <w:rPr>
          <w:lang w:val="nl-BE"/>
        </w:rPr>
      </w:pPr>
    </w:p>
    <w:p w14:paraId="0F2BE35B" w14:textId="77777777" w:rsidR="00412822" w:rsidRPr="004F3BA2" w:rsidRDefault="00412822" w:rsidP="00412822">
      <w:pPr>
        <w:pStyle w:val="03cOpmerking"/>
        <w:widowControl/>
        <w:rPr>
          <w:lang w:val="nl-BE"/>
        </w:rPr>
      </w:pPr>
      <w:r w:rsidRPr="004F3BA2">
        <w:rPr>
          <w:lang w:val="nl-BE"/>
        </w:rPr>
        <w:t>Kg4 Da6 Pd5 / Ke4 Df7 +</w:t>
      </w:r>
    </w:p>
    <w:p w14:paraId="21BDC67E" w14:textId="77777777" w:rsidR="00412822" w:rsidRDefault="00412822" w:rsidP="00412822">
      <w:pPr>
        <w:pStyle w:val="03cOpmerking"/>
        <w:widowControl/>
        <w:rPr>
          <w:b/>
          <w:lang w:val="nl-BE"/>
        </w:rPr>
      </w:pPr>
    </w:p>
    <w:p w14:paraId="08749E9A" w14:textId="77777777" w:rsidR="003A06DD" w:rsidRPr="003A06DD" w:rsidRDefault="00412822" w:rsidP="006B582B">
      <w:pPr>
        <w:pStyle w:val="03cOpmerking"/>
        <w:widowControl/>
        <w:rPr>
          <w:lang w:val="nl-BE"/>
        </w:rPr>
      </w:pPr>
      <w:r>
        <w:rPr>
          <w:lang w:val="nl-BE"/>
        </w:rPr>
        <w:t>1.De2+ Kd4 2.De3+ Kc4 3.Dc3+ Kb5 4.Db4+ Kc6 5.Db6+ Kd7 6.Dc7+ Ke6 7.Pf4+ Kf6 8.Dd6+ Kg7 9.Pe6 Kg6 10.Pg5+ Df6 11.Dd3+ K</w:t>
      </w:r>
      <w:r w:rsidR="006B582B">
        <w:rPr>
          <w:lang w:val="nl-BE"/>
        </w:rPr>
        <w:t>g7 12.Dd7+ Kg8 13.Kh5 Dg</w:t>
      </w:r>
      <w:r>
        <w:rPr>
          <w:lang w:val="nl-BE"/>
        </w:rPr>
        <w:t>1</w:t>
      </w:r>
      <w:r w:rsidR="006B582B">
        <w:rPr>
          <w:lang w:val="nl-BE"/>
        </w:rPr>
        <w:t xml:space="preserve"> en </w:t>
      </w:r>
      <w:r w:rsidR="006B582B" w:rsidRPr="006B582B">
        <w:rPr>
          <w:b/>
          <w:lang w:val="nl-BE"/>
        </w:rPr>
        <w:t>14.De8+</w:t>
      </w:r>
      <w:r w:rsidR="006B582B">
        <w:rPr>
          <w:b/>
          <w:lang w:val="nl-BE"/>
        </w:rPr>
        <w:t>?</w:t>
      </w:r>
      <w:r w:rsidR="003A06DD">
        <w:rPr>
          <w:lang w:val="nl-BE"/>
        </w:rPr>
        <w:t xml:space="preserve"> </w:t>
      </w:r>
      <w:r w:rsidR="00125145">
        <w:rPr>
          <w:i/>
          <w:lang w:val="nl-BE"/>
        </w:rPr>
        <w:t>(Win</w:t>
      </w:r>
      <w:r w:rsidR="003A06DD">
        <w:rPr>
          <w:i/>
          <w:lang w:val="nl-BE"/>
        </w:rPr>
        <w:t>nen ook:</w:t>
      </w:r>
      <w:r w:rsidR="00125145" w:rsidRPr="007E6CC7">
        <w:rPr>
          <w:b/>
          <w:i/>
          <w:lang w:val="nl-BE"/>
        </w:rPr>
        <w:t>14.Dd5+,14.Dd8+,</w:t>
      </w:r>
    </w:p>
    <w:p w14:paraId="7CF530B7" w14:textId="77777777" w:rsidR="00E24D55" w:rsidRDefault="00412822" w:rsidP="00D260DB">
      <w:pPr>
        <w:pStyle w:val="03cOpmerking"/>
        <w:widowControl/>
        <w:rPr>
          <w:lang w:val="nl-BE"/>
        </w:rPr>
      </w:pPr>
      <w:r w:rsidRPr="003A06DD">
        <w:rPr>
          <w:b/>
          <w:i/>
          <w:lang w:val="nl-BE"/>
        </w:rPr>
        <w:t xml:space="preserve">14.De6+ </w:t>
      </w:r>
      <w:r w:rsidRPr="007E6CC7">
        <w:rPr>
          <w:i/>
          <w:lang w:val="nl-BE"/>
        </w:rPr>
        <w:t>en</w:t>
      </w:r>
      <w:r w:rsidRPr="003A06DD">
        <w:rPr>
          <w:b/>
          <w:i/>
          <w:lang w:val="nl-BE"/>
        </w:rPr>
        <w:t xml:space="preserve"> 14.Dc8+</w:t>
      </w:r>
      <w:r w:rsidR="00125145">
        <w:rPr>
          <w:i/>
          <w:lang w:val="nl-BE"/>
        </w:rPr>
        <w:t xml:space="preserve">.) </w:t>
      </w:r>
      <w:r>
        <w:rPr>
          <w:lang w:val="nl-BE"/>
        </w:rPr>
        <w:t>14…Df</w:t>
      </w:r>
      <w:r w:rsidR="00203697">
        <w:rPr>
          <w:lang w:val="nl-BE"/>
        </w:rPr>
        <w:t xml:space="preserve">8 15.De6+ Kh8 </w:t>
      </w:r>
      <w:r w:rsidR="00203697" w:rsidRPr="006B582B">
        <w:rPr>
          <w:b/>
          <w:lang w:val="nl-BE"/>
        </w:rPr>
        <w:t>16.De4?</w:t>
      </w:r>
      <w:r w:rsidR="00203697">
        <w:rPr>
          <w:lang w:val="nl-BE"/>
        </w:rPr>
        <w:t xml:space="preserve"> </w:t>
      </w:r>
      <w:r>
        <w:rPr>
          <w:lang w:val="nl-BE"/>
        </w:rPr>
        <w:t>(</w:t>
      </w:r>
      <w:r>
        <w:rPr>
          <w:i/>
          <w:lang w:val="nl-BE"/>
        </w:rPr>
        <w:t xml:space="preserve">En </w:t>
      </w:r>
      <w:r w:rsidRPr="003A06DD">
        <w:rPr>
          <w:b/>
          <w:i/>
          <w:lang w:val="nl-BE"/>
        </w:rPr>
        <w:t xml:space="preserve">16.Dd7 </w:t>
      </w:r>
      <w:r w:rsidRPr="007E6CC7">
        <w:rPr>
          <w:i/>
          <w:lang w:val="nl-BE"/>
        </w:rPr>
        <w:t>of</w:t>
      </w:r>
      <w:r w:rsidRPr="003A06DD">
        <w:rPr>
          <w:b/>
          <w:i/>
          <w:lang w:val="nl-BE"/>
        </w:rPr>
        <w:t xml:space="preserve"> 16.De5+</w:t>
      </w:r>
      <w:r>
        <w:rPr>
          <w:i/>
          <w:lang w:val="nl-BE"/>
        </w:rPr>
        <w:t xml:space="preserve"> is korter) </w:t>
      </w:r>
      <w:r>
        <w:rPr>
          <w:lang w:val="nl-BE"/>
        </w:rPr>
        <w:t xml:space="preserve">16…Dg7 </w:t>
      </w:r>
      <w:r w:rsidRPr="006B582B">
        <w:rPr>
          <w:b/>
          <w:lang w:val="nl-BE"/>
        </w:rPr>
        <w:t>17.Da8+?</w:t>
      </w:r>
      <w:r>
        <w:rPr>
          <w:lang w:val="nl-BE"/>
        </w:rPr>
        <w:t xml:space="preserve"> </w:t>
      </w:r>
      <w:r w:rsidRPr="007E6CC7">
        <w:rPr>
          <w:i/>
          <w:lang w:val="nl-BE"/>
        </w:rPr>
        <w:t>(</w:t>
      </w:r>
      <w:r w:rsidRPr="003A06DD">
        <w:rPr>
          <w:b/>
          <w:i/>
          <w:lang w:val="nl-BE"/>
        </w:rPr>
        <w:t>17.De8+</w:t>
      </w:r>
      <w:r>
        <w:rPr>
          <w:i/>
          <w:lang w:val="nl-BE"/>
        </w:rPr>
        <w:t xml:space="preserve"> is korter.) </w:t>
      </w:r>
      <w:r w:rsidR="00310027">
        <w:rPr>
          <w:lang w:val="nl-BE"/>
        </w:rPr>
        <w:t>17…Dg</w:t>
      </w:r>
      <w:r>
        <w:rPr>
          <w:lang w:val="nl-BE"/>
        </w:rPr>
        <w:t xml:space="preserve">8 </w:t>
      </w:r>
      <w:r w:rsidRPr="006B582B">
        <w:rPr>
          <w:b/>
          <w:lang w:val="nl-BE"/>
        </w:rPr>
        <w:t>18.Dh1?</w:t>
      </w:r>
      <w:r>
        <w:rPr>
          <w:lang w:val="nl-BE"/>
        </w:rPr>
        <w:t xml:space="preserve"> </w:t>
      </w:r>
      <w:r>
        <w:rPr>
          <w:i/>
          <w:lang w:val="nl-BE"/>
        </w:rPr>
        <w:t>(</w:t>
      </w:r>
      <w:r w:rsidRPr="003A06DD">
        <w:rPr>
          <w:b/>
          <w:i/>
          <w:lang w:val="nl-BE"/>
        </w:rPr>
        <w:t xml:space="preserve">18.Dc6 </w:t>
      </w:r>
      <w:r w:rsidRPr="007E6CC7">
        <w:rPr>
          <w:i/>
          <w:lang w:val="nl-BE"/>
        </w:rPr>
        <w:t>of</w:t>
      </w:r>
      <w:r w:rsidRPr="003A06DD">
        <w:rPr>
          <w:b/>
          <w:i/>
          <w:lang w:val="nl-BE"/>
        </w:rPr>
        <w:t xml:space="preserve"> 18.De4 </w:t>
      </w:r>
      <w:r>
        <w:rPr>
          <w:i/>
          <w:lang w:val="nl-BE"/>
        </w:rPr>
        <w:t xml:space="preserve">winnen ook.) </w:t>
      </w:r>
      <w:r w:rsidRPr="00C65F4A">
        <w:rPr>
          <w:lang w:val="nl-BE"/>
        </w:rPr>
        <w:t>18…Da2</w:t>
      </w:r>
      <w:r>
        <w:rPr>
          <w:i/>
          <w:lang w:val="nl-BE"/>
        </w:rPr>
        <w:t xml:space="preserve"> </w:t>
      </w:r>
      <w:r w:rsidRPr="00C65F4A">
        <w:rPr>
          <w:lang w:val="nl-BE"/>
        </w:rPr>
        <w:t>19.Kg6+</w:t>
      </w:r>
      <w:r>
        <w:rPr>
          <w:lang w:val="nl-BE"/>
        </w:rPr>
        <w:t xml:space="preserve"> Kg8 20.De4 Da6+ 21.Pe6 Da2 22.Dg4 Df2 </w:t>
      </w:r>
      <w:r w:rsidR="00203697">
        <w:rPr>
          <w:lang w:val="nl-BE"/>
        </w:rPr>
        <w:t>23.Pf4 Db6+ 24.Kh5+ Kf8</w:t>
      </w:r>
      <w:r w:rsidR="0086112B">
        <w:rPr>
          <w:i/>
          <w:lang w:val="nl-BE"/>
        </w:rPr>
        <w:t xml:space="preserve"> </w:t>
      </w:r>
      <w:r w:rsidR="00D260DB">
        <w:rPr>
          <w:b/>
          <w:lang w:val="nl-BE"/>
        </w:rPr>
        <w:t xml:space="preserve">25.Dc8+? </w:t>
      </w:r>
      <w:r w:rsidR="00D260DB">
        <w:rPr>
          <w:lang w:val="nl-BE"/>
        </w:rPr>
        <w:t>(</w:t>
      </w:r>
      <w:r w:rsidR="00D260DB" w:rsidRPr="007E6CC7">
        <w:rPr>
          <w:b/>
          <w:i/>
          <w:lang w:val="nl-BE"/>
        </w:rPr>
        <w:t>25.Pg6</w:t>
      </w:r>
      <w:r w:rsidR="00D260DB">
        <w:rPr>
          <w:lang w:val="nl-BE"/>
        </w:rPr>
        <w:t xml:space="preserve"> is korter.) 25…Kf7 26.Dd7+ Kg8 27.Pe6 Da5+ 28.Kg6, en wit wint.</w:t>
      </w:r>
    </w:p>
    <w:p w14:paraId="655AD437" w14:textId="77777777" w:rsidR="00753C58" w:rsidRDefault="00753C58" w:rsidP="00412822">
      <w:pPr>
        <w:pStyle w:val="03cOpmerking"/>
        <w:widowControl/>
        <w:rPr>
          <w:lang w:val="nl-BE"/>
        </w:rPr>
      </w:pPr>
    </w:p>
    <w:p w14:paraId="688C2602" w14:textId="77777777" w:rsidR="00753C58" w:rsidRDefault="00855D67" w:rsidP="00412822">
      <w:pPr>
        <w:pStyle w:val="03cOpmerking"/>
        <w:widowControl/>
        <w:rPr>
          <w:lang w:val="nl-BE"/>
        </w:rPr>
      </w:pPr>
      <w:r>
        <w:rPr>
          <w:lang w:val="nl-BE"/>
        </w:rPr>
        <w:t>Vele malen nevenoplosbaar dus.</w:t>
      </w:r>
    </w:p>
    <w:p w14:paraId="639B075F" w14:textId="77777777" w:rsidR="00A12E3B" w:rsidRDefault="00A12E3B" w:rsidP="00412822">
      <w:pPr>
        <w:pStyle w:val="03cOpmerking"/>
        <w:widowControl/>
        <w:rPr>
          <w:lang w:val="nl-BE"/>
        </w:rPr>
      </w:pPr>
    </w:p>
    <w:p w14:paraId="4D76AFE3" w14:textId="77777777" w:rsidR="00A12E3B" w:rsidRDefault="00A12E3B" w:rsidP="00412822">
      <w:pPr>
        <w:pStyle w:val="03cOpmerking"/>
        <w:widowControl/>
        <w:rPr>
          <w:lang w:val="nl-BE"/>
        </w:rPr>
      </w:pPr>
    </w:p>
    <w:p w14:paraId="5D467247" w14:textId="77777777" w:rsidR="00A12E3B" w:rsidRDefault="00A12E3B" w:rsidP="00412822">
      <w:pPr>
        <w:pStyle w:val="03cOpmerking"/>
        <w:widowControl/>
        <w:rPr>
          <w:lang w:val="nl-BE"/>
        </w:rPr>
      </w:pPr>
    </w:p>
    <w:p w14:paraId="729AED53" w14:textId="77777777" w:rsidR="00A12E3B" w:rsidRDefault="00A12E3B" w:rsidP="00412822">
      <w:pPr>
        <w:pStyle w:val="03cOpmerking"/>
        <w:widowControl/>
        <w:rPr>
          <w:lang w:val="nl-BE"/>
        </w:rPr>
      </w:pPr>
    </w:p>
    <w:p w14:paraId="3C8F79B2" w14:textId="77777777" w:rsidR="00A12E3B" w:rsidRDefault="00A12E3B" w:rsidP="00412822">
      <w:pPr>
        <w:pStyle w:val="03cOpmerking"/>
        <w:widowControl/>
        <w:rPr>
          <w:lang w:val="nl-BE"/>
        </w:rPr>
      </w:pPr>
    </w:p>
    <w:p w14:paraId="673C74E8" w14:textId="77777777" w:rsidR="00A12E3B" w:rsidRDefault="00A12E3B" w:rsidP="00412822">
      <w:pPr>
        <w:pStyle w:val="03cOpmerking"/>
        <w:widowControl/>
        <w:rPr>
          <w:lang w:val="nl-BE"/>
        </w:rPr>
      </w:pPr>
    </w:p>
    <w:p w14:paraId="155DE0EB" w14:textId="77777777" w:rsidR="00A12E3B" w:rsidRDefault="00A12E3B" w:rsidP="00412822">
      <w:pPr>
        <w:pStyle w:val="03cOpmerking"/>
        <w:widowControl/>
        <w:rPr>
          <w:lang w:val="nl-BE"/>
        </w:rPr>
      </w:pPr>
    </w:p>
    <w:p w14:paraId="4D8A5BC8" w14:textId="77777777" w:rsidR="00A12E3B" w:rsidRDefault="00A12E3B" w:rsidP="00412822">
      <w:pPr>
        <w:pStyle w:val="03cOpmerking"/>
        <w:widowControl/>
        <w:rPr>
          <w:lang w:val="nl-BE"/>
        </w:rPr>
      </w:pPr>
    </w:p>
    <w:p w14:paraId="4FEFDB47" w14:textId="77777777" w:rsidR="00A12E3B" w:rsidRDefault="00A12E3B" w:rsidP="00412822">
      <w:pPr>
        <w:pStyle w:val="03cOpmerking"/>
        <w:widowControl/>
        <w:rPr>
          <w:lang w:val="nl-BE"/>
        </w:rPr>
      </w:pPr>
    </w:p>
    <w:p w14:paraId="3FBC018B" w14:textId="77777777" w:rsidR="00A12E3B" w:rsidRDefault="00A12E3B" w:rsidP="00412822">
      <w:pPr>
        <w:pStyle w:val="03cOpmerking"/>
        <w:widowControl/>
        <w:rPr>
          <w:lang w:val="nl-BE"/>
        </w:rPr>
      </w:pPr>
    </w:p>
    <w:p w14:paraId="2A9407AA" w14:textId="77777777" w:rsidR="00A12E3B" w:rsidRDefault="00A12E3B" w:rsidP="00412822">
      <w:pPr>
        <w:pStyle w:val="03cOpmerking"/>
        <w:widowControl/>
        <w:rPr>
          <w:lang w:val="nl-BE"/>
        </w:rPr>
      </w:pPr>
    </w:p>
    <w:p w14:paraId="0BF6DA41" w14:textId="77777777" w:rsidR="00A12E3B" w:rsidRDefault="00A12E3B" w:rsidP="00412822">
      <w:pPr>
        <w:pStyle w:val="03cOpmerking"/>
        <w:widowControl/>
        <w:rPr>
          <w:lang w:val="nl-BE"/>
        </w:rPr>
      </w:pPr>
    </w:p>
    <w:p w14:paraId="181FACC2" w14:textId="77777777" w:rsidR="00A12E3B" w:rsidRDefault="00A12E3B" w:rsidP="00412822">
      <w:pPr>
        <w:pStyle w:val="03cOpmerking"/>
        <w:widowControl/>
        <w:rPr>
          <w:lang w:val="nl-BE"/>
        </w:rPr>
      </w:pPr>
    </w:p>
    <w:p w14:paraId="12334A59" w14:textId="77777777" w:rsidR="00A12E3B" w:rsidRDefault="00A12E3B" w:rsidP="00412822">
      <w:pPr>
        <w:pStyle w:val="03cOpmerking"/>
        <w:widowControl/>
        <w:rPr>
          <w:lang w:val="nl-BE"/>
        </w:rPr>
      </w:pPr>
    </w:p>
    <w:p w14:paraId="54B7F0D4" w14:textId="77777777" w:rsidR="00A12E3B" w:rsidRDefault="00A12E3B" w:rsidP="00412822">
      <w:pPr>
        <w:pStyle w:val="03cOpmerking"/>
        <w:widowControl/>
        <w:rPr>
          <w:lang w:val="nl-BE"/>
        </w:rPr>
      </w:pPr>
    </w:p>
    <w:p w14:paraId="2F9ECD35" w14:textId="77777777" w:rsidR="00A12E3B" w:rsidRDefault="00A12E3B" w:rsidP="00412822">
      <w:pPr>
        <w:pStyle w:val="03cOpmerking"/>
        <w:widowControl/>
        <w:rPr>
          <w:lang w:val="nl-BE"/>
        </w:rPr>
      </w:pPr>
    </w:p>
    <w:p w14:paraId="7A333C13" w14:textId="77777777" w:rsidR="00A12E3B" w:rsidRDefault="00A12E3B" w:rsidP="00412822">
      <w:pPr>
        <w:pStyle w:val="03cOpmerking"/>
        <w:widowControl/>
        <w:rPr>
          <w:lang w:val="nl-BE"/>
        </w:rPr>
      </w:pPr>
    </w:p>
    <w:p w14:paraId="1A948C3B" w14:textId="77777777" w:rsidR="00A12E3B" w:rsidRDefault="00A12E3B" w:rsidP="00412822">
      <w:pPr>
        <w:pStyle w:val="03cOpmerking"/>
        <w:widowControl/>
        <w:rPr>
          <w:lang w:val="nl-BE"/>
        </w:rPr>
      </w:pPr>
    </w:p>
    <w:p w14:paraId="4FD4797E" w14:textId="77777777" w:rsidR="00A12E3B" w:rsidRDefault="00A12E3B" w:rsidP="00412822">
      <w:pPr>
        <w:pStyle w:val="03cOpmerking"/>
        <w:widowControl/>
        <w:rPr>
          <w:lang w:val="nl-BE"/>
        </w:rPr>
      </w:pPr>
    </w:p>
    <w:p w14:paraId="2545AA3F" w14:textId="77777777" w:rsidR="00A12E3B" w:rsidRDefault="00A12E3B" w:rsidP="00412822">
      <w:pPr>
        <w:pStyle w:val="03cOpmerking"/>
        <w:widowControl/>
        <w:rPr>
          <w:lang w:val="nl-BE"/>
        </w:rPr>
      </w:pPr>
    </w:p>
    <w:p w14:paraId="7CA0F3B2" w14:textId="77777777" w:rsidR="00A12E3B" w:rsidRDefault="00A12E3B" w:rsidP="00412822">
      <w:pPr>
        <w:pStyle w:val="03cOpmerking"/>
        <w:widowControl/>
        <w:rPr>
          <w:lang w:val="nl-BE"/>
        </w:rPr>
      </w:pPr>
    </w:p>
    <w:p w14:paraId="45B1F870" w14:textId="77777777" w:rsidR="00A12E3B" w:rsidRDefault="00A12E3B" w:rsidP="00412822">
      <w:pPr>
        <w:pStyle w:val="03cOpmerking"/>
        <w:widowControl/>
        <w:rPr>
          <w:lang w:val="nl-BE"/>
        </w:rPr>
      </w:pPr>
    </w:p>
    <w:p w14:paraId="5794B56E" w14:textId="77777777" w:rsidR="00A12E3B" w:rsidRDefault="00A12E3B" w:rsidP="00412822">
      <w:pPr>
        <w:pStyle w:val="03cOpmerking"/>
        <w:widowControl/>
        <w:rPr>
          <w:lang w:val="nl-BE"/>
        </w:rPr>
      </w:pPr>
    </w:p>
    <w:p w14:paraId="7F012781" w14:textId="77777777" w:rsidR="00A12E3B" w:rsidRDefault="00A12E3B" w:rsidP="00412822">
      <w:pPr>
        <w:pStyle w:val="03cOpmerking"/>
        <w:widowControl/>
        <w:rPr>
          <w:lang w:val="nl-BE"/>
        </w:rPr>
      </w:pPr>
    </w:p>
    <w:p w14:paraId="6A558B4D" w14:textId="77777777" w:rsidR="00A12E3B" w:rsidRDefault="00A12E3B" w:rsidP="00412822">
      <w:pPr>
        <w:pStyle w:val="03cOpmerking"/>
        <w:widowControl/>
        <w:rPr>
          <w:lang w:val="nl-BE"/>
        </w:rPr>
      </w:pPr>
    </w:p>
    <w:p w14:paraId="6ECE0A85" w14:textId="77777777" w:rsidR="00A12E3B" w:rsidRDefault="00A12E3B" w:rsidP="00412822">
      <w:pPr>
        <w:pStyle w:val="03cOpmerking"/>
        <w:widowControl/>
        <w:rPr>
          <w:lang w:val="nl-BE"/>
        </w:rPr>
      </w:pPr>
    </w:p>
    <w:p w14:paraId="717692B0" w14:textId="77777777" w:rsidR="00A12E3B" w:rsidRDefault="00A12E3B" w:rsidP="00412822">
      <w:pPr>
        <w:pStyle w:val="03cOpmerking"/>
        <w:widowControl/>
        <w:rPr>
          <w:lang w:val="nl-BE"/>
        </w:rPr>
      </w:pPr>
    </w:p>
    <w:p w14:paraId="6CE66C3C" w14:textId="77777777" w:rsidR="00A12E3B" w:rsidRDefault="00A12E3B" w:rsidP="00412822">
      <w:pPr>
        <w:pStyle w:val="03cOpmerking"/>
        <w:widowControl/>
        <w:rPr>
          <w:lang w:val="nl-BE"/>
        </w:rPr>
      </w:pPr>
    </w:p>
    <w:p w14:paraId="5ED33534" w14:textId="77777777" w:rsidR="00A12E3B" w:rsidRDefault="00A12E3B" w:rsidP="00412822">
      <w:pPr>
        <w:pStyle w:val="03cOpmerking"/>
        <w:widowControl/>
        <w:rPr>
          <w:lang w:val="nl-BE"/>
        </w:rPr>
      </w:pPr>
    </w:p>
    <w:p w14:paraId="67ACEC06" w14:textId="77777777" w:rsidR="00A12E3B" w:rsidRDefault="00A12E3B" w:rsidP="00412822">
      <w:pPr>
        <w:pStyle w:val="03cOpmerking"/>
        <w:widowControl/>
        <w:rPr>
          <w:lang w:val="nl-BE"/>
        </w:rPr>
      </w:pPr>
    </w:p>
    <w:p w14:paraId="6FE77DBD" w14:textId="77777777" w:rsidR="00A12E3B" w:rsidRDefault="00A12E3B" w:rsidP="00412822">
      <w:pPr>
        <w:pStyle w:val="03cOpmerking"/>
        <w:widowControl/>
        <w:rPr>
          <w:lang w:val="nl-BE"/>
        </w:rPr>
      </w:pPr>
    </w:p>
    <w:p w14:paraId="1ECFBA84" w14:textId="77777777" w:rsidR="00A12E3B" w:rsidRDefault="00A12E3B" w:rsidP="00412822">
      <w:pPr>
        <w:pStyle w:val="03cOpmerking"/>
        <w:widowControl/>
        <w:rPr>
          <w:lang w:val="nl-BE"/>
        </w:rPr>
      </w:pPr>
    </w:p>
    <w:p w14:paraId="2233215D" w14:textId="77777777" w:rsidR="00A12E3B" w:rsidRDefault="00A12E3B" w:rsidP="00412822">
      <w:pPr>
        <w:pStyle w:val="03cOpmerking"/>
        <w:widowControl/>
        <w:rPr>
          <w:lang w:val="nl-BE"/>
        </w:rPr>
      </w:pPr>
    </w:p>
    <w:p w14:paraId="1E93A43C" w14:textId="77777777" w:rsidR="00A12E3B" w:rsidRDefault="00A12E3B" w:rsidP="00412822">
      <w:pPr>
        <w:pStyle w:val="03cOpmerking"/>
        <w:widowControl/>
        <w:rPr>
          <w:lang w:val="nl-BE"/>
        </w:rPr>
      </w:pPr>
    </w:p>
    <w:p w14:paraId="21105529" w14:textId="77777777" w:rsidR="00A12E3B" w:rsidRDefault="00A12E3B" w:rsidP="00412822">
      <w:pPr>
        <w:pStyle w:val="03cOpmerking"/>
        <w:widowControl/>
        <w:rPr>
          <w:lang w:val="nl-BE"/>
        </w:rPr>
      </w:pPr>
    </w:p>
    <w:p w14:paraId="0A9FC4B0" w14:textId="77777777" w:rsidR="00A12E3B" w:rsidRDefault="00A12E3B" w:rsidP="00412822">
      <w:pPr>
        <w:pStyle w:val="03cOpmerking"/>
        <w:widowControl/>
        <w:rPr>
          <w:lang w:val="nl-BE"/>
        </w:rPr>
      </w:pPr>
    </w:p>
    <w:p w14:paraId="2E494FA8" w14:textId="77777777" w:rsidR="00A12E3B" w:rsidRDefault="00A12E3B" w:rsidP="00412822">
      <w:pPr>
        <w:pStyle w:val="03cOpmerking"/>
        <w:widowControl/>
        <w:rPr>
          <w:lang w:val="nl-BE"/>
        </w:rPr>
      </w:pPr>
    </w:p>
    <w:p w14:paraId="4D81B0F4" w14:textId="77777777" w:rsidR="00A12E3B" w:rsidRDefault="00A12E3B" w:rsidP="00412822">
      <w:pPr>
        <w:pStyle w:val="03cOpmerking"/>
        <w:widowControl/>
        <w:rPr>
          <w:lang w:val="nl-BE"/>
        </w:rPr>
      </w:pPr>
    </w:p>
    <w:p w14:paraId="036E6114" w14:textId="77777777" w:rsidR="00A12E3B" w:rsidRDefault="00A12E3B" w:rsidP="00412822">
      <w:pPr>
        <w:pStyle w:val="03cOpmerking"/>
        <w:widowControl/>
        <w:rPr>
          <w:lang w:val="nl-BE"/>
        </w:rPr>
      </w:pPr>
    </w:p>
    <w:p w14:paraId="3C8EE6FA" w14:textId="77777777" w:rsidR="00A12E3B" w:rsidRDefault="00A12E3B" w:rsidP="00412822">
      <w:pPr>
        <w:pStyle w:val="03cOpmerking"/>
        <w:widowControl/>
        <w:rPr>
          <w:lang w:val="nl-BE"/>
        </w:rPr>
      </w:pPr>
    </w:p>
    <w:p w14:paraId="513FCCD3" w14:textId="77777777" w:rsidR="00A12E3B" w:rsidRDefault="00A12E3B" w:rsidP="00412822">
      <w:pPr>
        <w:pStyle w:val="03cOpmerking"/>
        <w:widowControl/>
        <w:rPr>
          <w:lang w:val="nl-BE"/>
        </w:rPr>
      </w:pPr>
    </w:p>
    <w:p w14:paraId="17A1A9D9" w14:textId="77777777" w:rsidR="00A12E3B" w:rsidRDefault="00A12E3B" w:rsidP="00412822">
      <w:pPr>
        <w:pStyle w:val="03cOpmerking"/>
        <w:widowControl/>
        <w:rPr>
          <w:lang w:val="nl-BE"/>
        </w:rPr>
      </w:pPr>
    </w:p>
    <w:p w14:paraId="2FFDB297" w14:textId="77777777" w:rsidR="00A12E3B" w:rsidRDefault="00A12E3B" w:rsidP="00412822">
      <w:pPr>
        <w:pStyle w:val="03cOpmerking"/>
        <w:widowControl/>
        <w:rPr>
          <w:lang w:val="nl-BE"/>
        </w:rPr>
      </w:pPr>
    </w:p>
    <w:p w14:paraId="32B90CA5" w14:textId="77777777" w:rsidR="00A12E3B" w:rsidRDefault="00A12E3B" w:rsidP="00412822">
      <w:pPr>
        <w:pStyle w:val="03cOpmerking"/>
        <w:widowControl/>
        <w:rPr>
          <w:lang w:val="nl-BE"/>
        </w:rPr>
      </w:pPr>
    </w:p>
    <w:p w14:paraId="0026DBDB" w14:textId="77777777" w:rsidR="00A12E3B" w:rsidRDefault="00A12E3B" w:rsidP="00412822">
      <w:pPr>
        <w:pStyle w:val="03cOpmerking"/>
        <w:widowControl/>
        <w:rPr>
          <w:lang w:val="nl-BE"/>
        </w:rPr>
      </w:pPr>
    </w:p>
    <w:p w14:paraId="6DCCFFBA" w14:textId="77777777" w:rsidR="00A12E3B" w:rsidRDefault="00A12E3B" w:rsidP="00412822">
      <w:pPr>
        <w:pStyle w:val="03cOpmerking"/>
        <w:widowControl/>
        <w:rPr>
          <w:lang w:val="nl-BE"/>
        </w:rPr>
      </w:pPr>
    </w:p>
    <w:p w14:paraId="6C7B71FD" w14:textId="77777777" w:rsidR="00A12E3B" w:rsidRDefault="00A12E3B" w:rsidP="00412822">
      <w:pPr>
        <w:pStyle w:val="03cOpmerking"/>
        <w:widowControl/>
        <w:rPr>
          <w:lang w:val="nl-BE"/>
        </w:rPr>
      </w:pPr>
    </w:p>
    <w:p w14:paraId="56D0E308" w14:textId="77777777" w:rsidR="00A12E3B" w:rsidRDefault="00A12E3B" w:rsidP="00412822">
      <w:pPr>
        <w:pStyle w:val="03cOpmerking"/>
        <w:widowControl/>
        <w:rPr>
          <w:lang w:val="nl-BE"/>
        </w:rPr>
      </w:pPr>
    </w:p>
    <w:p w14:paraId="26A287F1" w14:textId="77777777" w:rsidR="00782B20" w:rsidRDefault="00782B20" w:rsidP="00782B20">
      <w:pPr>
        <w:pStyle w:val="03cOpmerking"/>
        <w:widowControl/>
        <w:rPr>
          <w:lang w:val="nl-BE"/>
        </w:rPr>
      </w:pPr>
    </w:p>
    <w:p w14:paraId="444600D1" w14:textId="77777777" w:rsidR="00E03014" w:rsidRDefault="00E03014" w:rsidP="00782B20">
      <w:pPr>
        <w:pStyle w:val="03cOpmerking"/>
        <w:widowControl/>
        <w:jc w:val="center"/>
        <w:rPr>
          <w:lang w:val="nl-BE"/>
        </w:rPr>
      </w:pPr>
    </w:p>
    <w:p w14:paraId="4C9A2AB7" w14:textId="77777777" w:rsidR="001517DB" w:rsidRDefault="001517DB" w:rsidP="00782B20">
      <w:pPr>
        <w:pStyle w:val="03cOpmerking"/>
        <w:widowControl/>
        <w:jc w:val="center"/>
        <w:rPr>
          <w:lang w:val="nl-BE"/>
        </w:rPr>
      </w:pPr>
    </w:p>
    <w:p w14:paraId="516591AF" w14:textId="77777777" w:rsidR="00FE6DA1" w:rsidRPr="00FE6DA1" w:rsidRDefault="00FE6DA1" w:rsidP="00782B20">
      <w:pPr>
        <w:pStyle w:val="03cOpmerking"/>
        <w:widowControl/>
        <w:jc w:val="center"/>
        <w:rPr>
          <w:b/>
          <w:i/>
          <w:lang w:val="nl-BE"/>
        </w:rPr>
      </w:pPr>
      <w:r>
        <w:rPr>
          <w:lang w:val="nl-BE"/>
        </w:rPr>
        <w:lastRenderedPageBreak/>
        <w:t xml:space="preserve">- </w:t>
      </w:r>
      <w:r w:rsidR="0081766B">
        <w:rPr>
          <w:b/>
          <w:lang w:val="nl-BE"/>
        </w:rPr>
        <w:t>56</w:t>
      </w:r>
      <w:r>
        <w:rPr>
          <w:b/>
          <w:lang w:val="nl-BE"/>
        </w:rPr>
        <w:t xml:space="preserve"> -</w:t>
      </w:r>
    </w:p>
    <w:p w14:paraId="4092D34C" w14:textId="77777777" w:rsidR="0027464A" w:rsidRDefault="0027464A" w:rsidP="00412822">
      <w:pPr>
        <w:pStyle w:val="03cOpmerking"/>
        <w:widowControl/>
        <w:rPr>
          <w:lang w:val="nl-BE"/>
        </w:rPr>
      </w:pPr>
    </w:p>
    <w:p w14:paraId="5BC0D397" w14:textId="77777777" w:rsidR="00E50659" w:rsidRDefault="007D665C" w:rsidP="000543CC">
      <w:pPr>
        <w:pStyle w:val="03cOpmerking"/>
        <w:widowControl/>
        <w:jc w:val="center"/>
        <w:rPr>
          <w:lang w:val="nl-BE"/>
        </w:rPr>
      </w:pPr>
      <w:r>
        <w:rPr>
          <w:i/>
          <w:lang w:val="nl-BE"/>
        </w:rPr>
        <w:t>EG</w:t>
      </w:r>
      <w:r w:rsidR="000543CC">
        <w:rPr>
          <w:i/>
          <w:lang w:val="nl-BE"/>
        </w:rPr>
        <w:t xml:space="preserve">, </w:t>
      </w:r>
      <w:r w:rsidR="000543CC">
        <w:rPr>
          <w:lang w:val="nl-BE"/>
        </w:rPr>
        <w:t>2012</w:t>
      </w:r>
    </w:p>
    <w:p w14:paraId="0F821E8D" w14:textId="77777777" w:rsidR="006A0662" w:rsidRPr="000543CC" w:rsidRDefault="006A0662" w:rsidP="000543CC">
      <w:pPr>
        <w:pStyle w:val="03cOpmerking"/>
        <w:widowControl/>
        <w:jc w:val="center"/>
        <w:rPr>
          <w:lang w:val="nl-BE"/>
        </w:rPr>
      </w:pPr>
    </w:p>
    <w:p w14:paraId="0DDAC0C5" w14:textId="77777777" w:rsidR="00A12E3B" w:rsidRDefault="006A0662" w:rsidP="00E34877">
      <w:pPr>
        <w:pStyle w:val="03cOpmerking"/>
        <w:widowControl/>
      </w:pPr>
      <w:r>
        <w:object w:dxaOrig="4700" w:dyaOrig="4704" w14:anchorId="23B548B7">
          <v:shape id="_x0000_i1076" type="#_x0000_t75" style="width:154.5pt;height:153.4pt" o:ole="">
            <v:imagedata r:id="rId121" o:title=""/>
          </v:shape>
          <o:OLEObject Type="Embed" ProgID="CorelDRAW.Graphic.12" ShapeID="_x0000_i1076" DrawAspect="Content" ObjectID="_1587467488" r:id="rId122"/>
        </w:object>
      </w:r>
    </w:p>
    <w:p w14:paraId="1C220C3A" w14:textId="77777777" w:rsidR="00A90729" w:rsidRDefault="00A90729" w:rsidP="00A12E3B">
      <w:pPr>
        <w:pStyle w:val="03cOpmerking"/>
        <w:widowControl/>
        <w:rPr>
          <w:b/>
          <w:i/>
          <w:sz w:val="24"/>
          <w:szCs w:val="24"/>
          <w:lang w:val="en-GB"/>
        </w:rPr>
      </w:pPr>
    </w:p>
    <w:p w14:paraId="613BCB8F" w14:textId="77777777" w:rsidR="00A12E3B" w:rsidRPr="00653D12" w:rsidRDefault="000543CC" w:rsidP="00A12E3B">
      <w:pPr>
        <w:pStyle w:val="03cOpmerking"/>
        <w:widowControl/>
        <w:rPr>
          <w:b/>
          <w:i/>
          <w:sz w:val="24"/>
          <w:szCs w:val="24"/>
          <w:lang w:val="en-GB"/>
        </w:rPr>
      </w:pPr>
      <w:r w:rsidRPr="00653D12">
        <w:rPr>
          <w:b/>
          <w:i/>
          <w:sz w:val="24"/>
          <w:szCs w:val="24"/>
          <w:lang w:val="en-GB"/>
        </w:rPr>
        <w:t xml:space="preserve">+      </w:t>
      </w:r>
      <w:r w:rsidR="00A12E3B" w:rsidRPr="00653D12">
        <w:rPr>
          <w:b/>
          <w:i/>
          <w:sz w:val="24"/>
          <w:szCs w:val="24"/>
          <w:lang w:val="en-GB"/>
        </w:rPr>
        <w:t xml:space="preserve">                 </w:t>
      </w:r>
      <w:r w:rsidRPr="00653D12">
        <w:rPr>
          <w:b/>
          <w:i/>
          <w:sz w:val="24"/>
          <w:szCs w:val="24"/>
          <w:lang w:val="en-GB"/>
        </w:rPr>
        <w:t xml:space="preserve"> </w:t>
      </w:r>
      <w:r w:rsidR="002F7B02">
        <w:rPr>
          <w:lang w:val="en-GB"/>
        </w:rPr>
        <w:t>0001.1</w:t>
      </w:r>
      <w:r w:rsidR="00A12E3B" w:rsidRPr="00653D12">
        <w:rPr>
          <w:lang w:val="en-GB"/>
        </w:rPr>
        <w:t>1 a2d6</w:t>
      </w:r>
      <w:r w:rsidRPr="00653D12">
        <w:rPr>
          <w:b/>
          <w:i/>
          <w:sz w:val="24"/>
          <w:szCs w:val="24"/>
          <w:lang w:val="en-GB"/>
        </w:rPr>
        <w:t xml:space="preserve"> </w:t>
      </w:r>
    </w:p>
    <w:p w14:paraId="4DFD1985" w14:textId="77777777" w:rsidR="00A12E3B" w:rsidRPr="00653D12" w:rsidRDefault="00A12E3B" w:rsidP="00A12E3B">
      <w:pPr>
        <w:pStyle w:val="03cOpmerking"/>
        <w:widowControl/>
        <w:rPr>
          <w:b/>
          <w:i/>
          <w:sz w:val="24"/>
          <w:szCs w:val="24"/>
          <w:lang w:val="en-GB"/>
        </w:rPr>
      </w:pPr>
    </w:p>
    <w:p w14:paraId="01C8E4BA" w14:textId="77777777" w:rsidR="00A12E3B" w:rsidRPr="00653D12" w:rsidRDefault="00A12E3B" w:rsidP="00A12E3B">
      <w:pPr>
        <w:pStyle w:val="03cOpmerking"/>
        <w:widowControl/>
        <w:rPr>
          <w:b/>
          <w:lang w:val="en-GB"/>
        </w:rPr>
      </w:pPr>
      <w:r w:rsidRPr="00653D12">
        <w:rPr>
          <w:b/>
          <w:sz w:val="24"/>
          <w:szCs w:val="24"/>
          <w:lang w:val="en-GB"/>
        </w:rPr>
        <w:tab/>
      </w:r>
      <w:r w:rsidRPr="00653D12">
        <w:rPr>
          <w:b/>
          <w:lang w:val="en-GB"/>
        </w:rPr>
        <w:t>1.Sf7</w:t>
      </w:r>
      <w:r w:rsidR="00C87311">
        <w:rPr>
          <w:b/>
          <w:lang w:val="en-GB"/>
        </w:rPr>
        <w:t>+</w:t>
      </w:r>
      <w:r w:rsidRPr="00653D12">
        <w:rPr>
          <w:b/>
          <w:lang w:val="en-GB"/>
        </w:rPr>
        <w:tab/>
      </w:r>
      <w:r w:rsidRPr="00653D12">
        <w:rPr>
          <w:b/>
          <w:lang w:val="en-GB"/>
        </w:rPr>
        <w:tab/>
      </w:r>
    </w:p>
    <w:p w14:paraId="12FB6C25" w14:textId="77777777" w:rsidR="00A12E3B" w:rsidRPr="00653D12" w:rsidRDefault="00A12E3B" w:rsidP="00A12E3B">
      <w:pPr>
        <w:pStyle w:val="03cOpmerking"/>
        <w:widowControl/>
        <w:rPr>
          <w:lang w:val="en-GB"/>
        </w:rPr>
      </w:pPr>
      <w:r w:rsidRPr="00653D12">
        <w:rPr>
          <w:lang w:val="en-GB"/>
        </w:rPr>
        <w:t>1.Pg6? h3 2.Ph4 h2 3.Pf5+ Kc5 4.Pg3 Kxc4</w:t>
      </w:r>
      <w:r w:rsidR="00260776" w:rsidRPr="00653D12">
        <w:rPr>
          <w:lang w:val="en-GB"/>
        </w:rPr>
        <w:t>.</w:t>
      </w:r>
    </w:p>
    <w:p w14:paraId="5270803D" w14:textId="77777777" w:rsidR="00260776" w:rsidRPr="002E140E" w:rsidRDefault="00260776" w:rsidP="00A12E3B">
      <w:pPr>
        <w:pStyle w:val="03cOpmerking"/>
        <w:widowControl/>
        <w:rPr>
          <w:b/>
          <w:lang w:val="nl-BE"/>
        </w:rPr>
      </w:pPr>
      <w:r w:rsidRPr="002E140E">
        <w:rPr>
          <w:b/>
          <w:lang w:val="nl-BE"/>
        </w:rPr>
        <w:t>Eerste fout!</w:t>
      </w:r>
    </w:p>
    <w:p w14:paraId="40F488DD" w14:textId="77777777" w:rsidR="00260776" w:rsidRDefault="00260776" w:rsidP="00A12E3B">
      <w:pPr>
        <w:pStyle w:val="03cOpmerking"/>
        <w:widowControl/>
        <w:rPr>
          <w:b/>
          <w:lang w:val="nl-BE"/>
        </w:rPr>
      </w:pPr>
      <w:r>
        <w:rPr>
          <w:lang w:val="nl-BE"/>
        </w:rPr>
        <w:tab/>
      </w:r>
      <w:r>
        <w:rPr>
          <w:b/>
          <w:lang w:val="nl-BE"/>
        </w:rPr>
        <w:t>1…</w:t>
      </w:r>
      <w:r>
        <w:rPr>
          <w:b/>
          <w:lang w:val="nl-BE"/>
        </w:rPr>
        <w:tab/>
      </w:r>
      <w:r>
        <w:rPr>
          <w:b/>
          <w:lang w:val="nl-BE"/>
        </w:rPr>
        <w:tab/>
        <w:t>Kc5</w:t>
      </w:r>
    </w:p>
    <w:p w14:paraId="003364EC" w14:textId="77777777" w:rsidR="00260776" w:rsidRDefault="00260776" w:rsidP="00A12E3B">
      <w:pPr>
        <w:pStyle w:val="03cOpmerking"/>
        <w:widowControl/>
        <w:rPr>
          <w:b/>
          <w:lang w:val="nl-BE"/>
        </w:rPr>
      </w:pPr>
      <w:r>
        <w:rPr>
          <w:b/>
          <w:lang w:val="nl-BE"/>
        </w:rPr>
        <w:tab/>
        <w:t>2.Kb3</w:t>
      </w:r>
      <w:r>
        <w:rPr>
          <w:b/>
          <w:lang w:val="nl-BE"/>
        </w:rPr>
        <w:tab/>
      </w:r>
      <w:r>
        <w:rPr>
          <w:b/>
          <w:lang w:val="nl-BE"/>
        </w:rPr>
        <w:tab/>
        <w:t>h3</w:t>
      </w:r>
    </w:p>
    <w:p w14:paraId="4EB37505" w14:textId="77777777" w:rsidR="00260776" w:rsidRDefault="00260776" w:rsidP="00A12E3B">
      <w:pPr>
        <w:pStyle w:val="03cOpmerking"/>
        <w:widowControl/>
        <w:rPr>
          <w:b/>
          <w:lang w:val="nl-BE"/>
        </w:rPr>
      </w:pPr>
      <w:r>
        <w:rPr>
          <w:b/>
          <w:lang w:val="nl-BE"/>
        </w:rPr>
        <w:tab/>
        <w:t>3.Pg5</w:t>
      </w:r>
    </w:p>
    <w:p w14:paraId="559D1F00" w14:textId="77777777" w:rsidR="00260776" w:rsidRDefault="00260776" w:rsidP="00A12E3B">
      <w:pPr>
        <w:pStyle w:val="03cOpmerking"/>
        <w:widowControl/>
        <w:rPr>
          <w:lang w:val="nl-BE"/>
        </w:rPr>
      </w:pPr>
      <w:r>
        <w:rPr>
          <w:lang w:val="nl-BE"/>
        </w:rPr>
        <w:t xml:space="preserve">3.Pe5? h2 4.Pd3+ Kd6 5.Pf2 Ke6 6.Kc3 </w:t>
      </w:r>
      <w:r w:rsidR="002E140E">
        <w:rPr>
          <w:i/>
          <w:lang w:val="nl-BE"/>
        </w:rPr>
        <w:t>(H</w:t>
      </w:r>
      <w:r>
        <w:rPr>
          <w:i/>
          <w:lang w:val="nl-BE"/>
        </w:rPr>
        <w:t xml:space="preserve">et beste, want na 6.c5 </w:t>
      </w:r>
      <w:r w:rsidR="002E140E">
        <w:rPr>
          <w:i/>
          <w:lang w:val="nl-BE"/>
        </w:rPr>
        <w:t>of 6.kb4 is het remise met 6…Kf5 7.c5 Kf4 8.c6 Kf3 9.c7 Kxf2 10.c8D c1D)</w:t>
      </w:r>
      <w:r>
        <w:rPr>
          <w:i/>
          <w:lang w:val="nl-BE"/>
        </w:rPr>
        <w:t xml:space="preserve"> </w:t>
      </w:r>
      <w:r>
        <w:rPr>
          <w:lang w:val="nl-BE"/>
        </w:rPr>
        <w:t>6...Kf5 7.Kd3 Kf4 8.Ke2 h1D 9.Pxh1 Ke4.</w:t>
      </w:r>
    </w:p>
    <w:p w14:paraId="07BB3798" w14:textId="77777777" w:rsidR="00260776" w:rsidRPr="00EC74FA" w:rsidRDefault="00260776" w:rsidP="00A12E3B">
      <w:pPr>
        <w:pStyle w:val="03cOpmerking"/>
        <w:widowControl/>
        <w:rPr>
          <w:lang w:val="en-GB"/>
        </w:rPr>
      </w:pPr>
      <w:r w:rsidRPr="00EC74FA">
        <w:rPr>
          <w:b/>
          <w:lang w:val="en-GB"/>
        </w:rPr>
        <w:t>Tweede fout!</w:t>
      </w:r>
    </w:p>
    <w:p w14:paraId="3450679C" w14:textId="77777777" w:rsidR="00260776" w:rsidRPr="00653D12" w:rsidRDefault="00260776" w:rsidP="00A12E3B">
      <w:pPr>
        <w:pStyle w:val="03cOpmerking"/>
        <w:widowControl/>
        <w:rPr>
          <w:b/>
          <w:lang w:val="en-GB"/>
        </w:rPr>
      </w:pPr>
      <w:r w:rsidRPr="00EC74FA">
        <w:rPr>
          <w:lang w:val="en-GB"/>
        </w:rPr>
        <w:tab/>
      </w:r>
      <w:r w:rsidRPr="00653D12">
        <w:rPr>
          <w:b/>
          <w:lang w:val="en-GB"/>
        </w:rPr>
        <w:t>3…</w:t>
      </w:r>
      <w:r w:rsidRPr="00653D12">
        <w:rPr>
          <w:b/>
          <w:lang w:val="en-GB"/>
        </w:rPr>
        <w:tab/>
      </w:r>
      <w:r w:rsidRPr="00653D12">
        <w:rPr>
          <w:b/>
          <w:lang w:val="en-GB"/>
        </w:rPr>
        <w:tab/>
        <w:t>h2</w:t>
      </w:r>
    </w:p>
    <w:p w14:paraId="0BA397A7" w14:textId="77777777" w:rsidR="00260776" w:rsidRPr="00653D12" w:rsidRDefault="00260776" w:rsidP="00A12E3B">
      <w:pPr>
        <w:pStyle w:val="03cOpmerking"/>
        <w:widowControl/>
        <w:rPr>
          <w:b/>
          <w:lang w:val="en-GB"/>
        </w:rPr>
      </w:pPr>
      <w:r w:rsidRPr="00653D12">
        <w:rPr>
          <w:b/>
          <w:lang w:val="en-GB"/>
        </w:rPr>
        <w:tab/>
        <w:t>4.Pe4+</w:t>
      </w:r>
      <w:r w:rsidRPr="00653D12">
        <w:rPr>
          <w:b/>
          <w:lang w:val="en-GB"/>
        </w:rPr>
        <w:tab/>
      </w:r>
      <w:r w:rsidRPr="00653D12">
        <w:rPr>
          <w:b/>
          <w:lang w:val="en-GB"/>
        </w:rPr>
        <w:tab/>
        <w:t>Kd4</w:t>
      </w:r>
    </w:p>
    <w:p w14:paraId="1DFD9C30" w14:textId="77777777" w:rsidR="00260776" w:rsidRPr="00260776" w:rsidRDefault="00260776" w:rsidP="00A12E3B">
      <w:pPr>
        <w:pStyle w:val="03cOpmerking"/>
        <w:widowControl/>
        <w:rPr>
          <w:b/>
          <w:lang w:val="en-GB"/>
        </w:rPr>
      </w:pPr>
      <w:r w:rsidRPr="00653D12">
        <w:rPr>
          <w:b/>
          <w:lang w:val="en-GB"/>
        </w:rPr>
        <w:tab/>
      </w:r>
      <w:r w:rsidRPr="00260776">
        <w:rPr>
          <w:b/>
          <w:lang w:val="en-GB"/>
        </w:rPr>
        <w:t>5.Pf2</w:t>
      </w:r>
    </w:p>
    <w:p w14:paraId="255DB1F5" w14:textId="77777777" w:rsidR="00260776" w:rsidRDefault="00260776" w:rsidP="00A12E3B">
      <w:pPr>
        <w:pStyle w:val="03cOpmerking"/>
        <w:widowControl/>
        <w:rPr>
          <w:lang w:val="en-GB"/>
        </w:rPr>
      </w:pPr>
      <w:r w:rsidRPr="00260776">
        <w:rPr>
          <w:lang w:val="en-GB"/>
        </w:rPr>
        <w:t>5.Pg3? Kd3 6.c5 Ke3 7.c6 Kf3 8.c7 Kxg3 9.c8D h1D, remise</w:t>
      </w:r>
      <w:r>
        <w:rPr>
          <w:lang w:val="en-GB"/>
        </w:rPr>
        <w:t>.</w:t>
      </w:r>
    </w:p>
    <w:p w14:paraId="1680D9A6" w14:textId="77777777" w:rsidR="00260776" w:rsidRPr="002E140E" w:rsidRDefault="00A17800" w:rsidP="00A12E3B">
      <w:pPr>
        <w:pStyle w:val="03cOpmerking"/>
        <w:widowControl/>
        <w:rPr>
          <w:b/>
          <w:lang w:val="nl-BE"/>
        </w:rPr>
      </w:pPr>
      <w:r w:rsidRPr="002E140E">
        <w:rPr>
          <w:b/>
          <w:lang w:val="nl-BE"/>
        </w:rPr>
        <w:t>Derde fout!</w:t>
      </w:r>
    </w:p>
    <w:p w14:paraId="682A8061" w14:textId="77777777" w:rsidR="00034BBF" w:rsidRPr="00653D12" w:rsidRDefault="00A17800" w:rsidP="00A12E3B">
      <w:pPr>
        <w:pStyle w:val="03cOpmerking"/>
        <w:widowControl/>
        <w:rPr>
          <w:lang w:val="nl-BE"/>
        </w:rPr>
      </w:pPr>
      <w:r w:rsidRPr="00653D12">
        <w:rPr>
          <w:lang w:val="nl-BE"/>
        </w:rPr>
        <w:tab/>
      </w:r>
    </w:p>
    <w:p w14:paraId="418C0997" w14:textId="77777777" w:rsidR="002E140E" w:rsidRDefault="002E140E" w:rsidP="00A12E3B">
      <w:pPr>
        <w:pStyle w:val="03cOpmerking"/>
        <w:widowControl/>
        <w:rPr>
          <w:lang w:val="nl-BE"/>
        </w:rPr>
      </w:pPr>
    </w:p>
    <w:p w14:paraId="3458C577" w14:textId="77777777" w:rsidR="00E03014" w:rsidRDefault="00E03014" w:rsidP="00A12E3B">
      <w:pPr>
        <w:pStyle w:val="03cOpmerking"/>
        <w:widowControl/>
        <w:rPr>
          <w:lang w:val="nl-BE"/>
        </w:rPr>
      </w:pPr>
    </w:p>
    <w:p w14:paraId="4C9C3761" w14:textId="77777777" w:rsidR="00E843DF" w:rsidRDefault="00E843DF" w:rsidP="00A12E3B">
      <w:pPr>
        <w:pStyle w:val="03cOpmerking"/>
        <w:widowControl/>
        <w:rPr>
          <w:lang w:val="nl-BE"/>
        </w:rPr>
      </w:pPr>
    </w:p>
    <w:p w14:paraId="20055337" w14:textId="77777777" w:rsidR="004B4FF0" w:rsidRPr="00653D12" w:rsidRDefault="004B4FF0" w:rsidP="00A12E3B">
      <w:pPr>
        <w:pStyle w:val="03cOpmerking"/>
        <w:widowControl/>
        <w:rPr>
          <w:lang w:val="nl-BE"/>
        </w:rPr>
      </w:pPr>
    </w:p>
    <w:p w14:paraId="075629B2" w14:textId="77777777" w:rsidR="00A17800" w:rsidRPr="00653D12" w:rsidRDefault="00A17800" w:rsidP="00034BBF">
      <w:pPr>
        <w:pStyle w:val="03cOpmerking"/>
        <w:widowControl/>
        <w:ind w:firstLine="708"/>
        <w:rPr>
          <w:b/>
          <w:lang w:val="nl-BE"/>
        </w:rPr>
      </w:pPr>
      <w:r w:rsidRPr="00653D12">
        <w:rPr>
          <w:b/>
          <w:lang w:val="nl-BE"/>
        </w:rPr>
        <w:t>5...</w:t>
      </w:r>
      <w:r w:rsidRPr="00653D12">
        <w:rPr>
          <w:b/>
          <w:lang w:val="nl-BE"/>
        </w:rPr>
        <w:tab/>
      </w:r>
      <w:r w:rsidRPr="00653D12">
        <w:rPr>
          <w:b/>
          <w:lang w:val="nl-BE"/>
        </w:rPr>
        <w:tab/>
        <w:t>Ke3</w:t>
      </w:r>
    </w:p>
    <w:p w14:paraId="0F8A346F" w14:textId="77777777" w:rsidR="00A17800" w:rsidRPr="00653D12" w:rsidRDefault="00A17800" w:rsidP="00034BBF">
      <w:pPr>
        <w:pStyle w:val="03cOpmerking"/>
        <w:widowControl/>
        <w:ind w:firstLine="708"/>
        <w:rPr>
          <w:b/>
          <w:lang w:val="nl-BE"/>
        </w:rPr>
      </w:pPr>
      <w:r w:rsidRPr="00653D12">
        <w:rPr>
          <w:b/>
          <w:lang w:val="nl-BE"/>
        </w:rPr>
        <w:t>6.Pg4</w:t>
      </w:r>
      <w:r w:rsidR="002E140E">
        <w:rPr>
          <w:b/>
          <w:lang w:val="nl-BE"/>
        </w:rPr>
        <w:t>+</w:t>
      </w:r>
    </w:p>
    <w:p w14:paraId="440A4497" w14:textId="77777777" w:rsidR="00A17800" w:rsidRPr="00A17800" w:rsidRDefault="00A17800" w:rsidP="00A17800">
      <w:pPr>
        <w:pStyle w:val="03cOpmerking"/>
        <w:widowControl/>
        <w:rPr>
          <w:lang w:val="nl-BE"/>
        </w:rPr>
      </w:pPr>
      <w:r w:rsidRPr="00A17800">
        <w:rPr>
          <w:lang w:val="nl-BE"/>
        </w:rPr>
        <w:t>6.Ph1? Kf3 7.c5 Kg2, enzovoort.</w:t>
      </w:r>
    </w:p>
    <w:p w14:paraId="58F62C85" w14:textId="77777777" w:rsidR="00A17800" w:rsidRDefault="00A17800" w:rsidP="00A17800">
      <w:pPr>
        <w:pStyle w:val="03cOpmerking"/>
        <w:widowControl/>
        <w:rPr>
          <w:lang w:val="nl-BE"/>
        </w:rPr>
      </w:pPr>
      <w:r w:rsidRPr="002E140E">
        <w:rPr>
          <w:b/>
          <w:lang w:val="nl-BE"/>
        </w:rPr>
        <w:t>Vierde fout!</w:t>
      </w:r>
    </w:p>
    <w:p w14:paraId="7716D815" w14:textId="77777777" w:rsidR="00A17800" w:rsidRDefault="00A17800" w:rsidP="00A17800">
      <w:pPr>
        <w:pStyle w:val="03cOpmerking"/>
        <w:widowControl/>
        <w:rPr>
          <w:b/>
          <w:lang w:val="nl-BE"/>
        </w:rPr>
      </w:pPr>
      <w:r>
        <w:rPr>
          <w:lang w:val="nl-BE"/>
        </w:rPr>
        <w:tab/>
      </w:r>
      <w:r>
        <w:rPr>
          <w:b/>
          <w:lang w:val="nl-BE"/>
        </w:rPr>
        <w:t>6…</w:t>
      </w:r>
      <w:r>
        <w:rPr>
          <w:b/>
          <w:lang w:val="nl-BE"/>
        </w:rPr>
        <w:tab/>
      </w:r>
      <w:r>
        <w:rPr>
          <w:b/>
          <w:lang w:val="nl-BE"/>
        </w:rPr>
        <w:tab/>
        <w:t>Kd4</w:t>
      </w:r>
    </w:p>
    <w:p w14:paraId="426CA1CD" w14:textId="77777777" w:rsidR="00A17800" w:rsidRDefault="00A17800" w:rsidP="00A17800">
      <w:pPr>
        <w:pStyle w:val="03cOpmerking"/>
        <w:widowControl/>
        <w:rPr>
          <w:b/>
          <w:lang w:val="nl-BE"/>
        </w:rPr>
      </w:pPr>
      <w:r>
        <w:rPr>
          <w:b/>
          <w:lang w:val="nl-BE"/>
        </w:rPr>
        <w:tab/>
        <w:t>7.Pxh2</w:t>
      </w:r>
    </w:p>
    <w:p w14:paraId="5C881F32" w14:textId="77777777" w:rsidR="00A17800" w:rsidRDefault="00A17800" w:rsidP="00A17800">
      <w:pPr>
        <w:pStyle w:val="03cOpmerking"/>
        <w:widowControl/>
        <w:rPr>
          <w:lang w:val="nl-BE"/>
        </w:rPr>
      </w:pPr>
      <w:r>
        <w:rPr>
          <w:lang w:val="nl-BE"/>
        </w:rPr>
        <w:t>En wit wint.</w:t>
      </w:r>
    </w:p>
    <w:p w14:paraId="6D21A651" w14:textId="77777777" w:rsidR="00A17800" w:rsidRDefault="00A17800" w:rsidP="00A17800">
      <w:pPr>
        <w:pStyle w:val="03cOpmerking"/>
        <w:widowControl/>
        <w:rPr>
          <w:lang w:val="nl-BE"/>
        </w:rPr>
      </w:pPr>
    </w:p>
    <w:p w14:paraId="3EF65382" w14:textId="77777777" w:rsidR="00A17800" w:rsidRPr="00A17800" w:rsidRDefault="00A17800" w:rsidP="00A17800">
      <w:pPr>
        <w:pStyle w:val="03cOpmerking"/>
        <w:widowControl/>
        <w:rPr>
          <w:lang w:val="nl-BE"/>
        </w:rPr>
      </w:pPr>
      <w:r>
        <w:rPr>
          <w:lang w:val="nl-BE"/>
        </w:rPr>
        <w:t>Deze maljutka is het eenvoudig bewijs dat een bordspeler zich hier vier</w:t>
      </w:r>
      <w:r w:rsidR="00345D1E">
        <w:rPr>
          <w:lang w:val="nl-BE"/>
        </w:rPr>
        <w:t xml:space="preserve"> (4</w:t>
      </w:r>
      <w:r w:rsidR="007F3F52">
        <w:rPr>
          <w:lang w:val="nl-BE"/>
        </w:rPr>
        <w:t>!</w:t>
      </w:r>
      <w:r w:rsidR="00345D1E">
        <w:rPr>
          <w:lang w:val="nl-BE"/>
        </w:rPr>
        <w:t xml:space="preserve">) </w:t>
      </w:r>
      <w:r>
        <w:rPr>
          <w:lang w:val="nl-BE"/>
        </w:rPr>
        <w:t>maal kan vergi</w:t>
      </w:r>
      <w:r w:rsidR="009026D9">
        <w:rPr>
          <w:lang w:val="nl-BE"/>
        </w:rPr>
        <w:t>ssen in een eenvo</w:t>
      </w:r>
      <w:r w:rsidR="00DB7C01">
        <w:rPr>
          <w:lang w:val="nl-BE"/>
        </w:rPr>
        <w:t>udige stelling met vi</w:t>
      </w:r>
      <w:r w:rsidR="00FB393E">
        <w:rPr>
          <w:lang w:val="nl-BE"/>
        </w:rPr>
        <w:t>jf stukken en slechts zeven zet</w:t>
      </w:r>
      <w:r w:rsidR="00DB7C01">
        <w:rPr>
          <w:lang w:val="nl-BE"/>
        </w:rPr>
        <w:t>ten diep.</w:t>
      </w:r>
    </w:p>
    <w:p w14:paraId="0AEE733A" w14:textId="77777777" w:rsidR="00A17800" w:rsidRPr="00A17800" w:rsidRDefault="00A17800" w:rsidP="00A12E3B">
      <w:pPr>
        <w:pStyle w:val="03cOpmerking"/>
        <w:widowControl/>
        <w:rPr>
          <w:b/>
          <w:lang w:val="nl-BE"/>
        </w:rPr>
      </w:pPr>
    </w:p>
    <w:p w14:paraId="78C7391B" w14:textId="77777777" w:rsidR="00A12E3B" w:rsidRPr="00A17800" w:rsidRDefault="00A12E3B" w:rsidP="00A12E3B">
      <w:pPr>
        <w:pStyle w:val="03cOpmerking"/>
        <w:widowControl/>
        <w:rPr>
          <w:b/>
          <w:i/>
          <w:sz w:val="24"/>
          <w:szCs w:val="24"/>
          <w:lang w:val="nl-BE"/>
        </w:rPr>
      </w:pPr>
    </w:p>
    <w:p w14:paraId="0DE6B420" w14:textId="77777777" w:rsidR="00885999" w:rsidRPr="00A17800" w:rsidRDefault="00A12E3B" w:rsidP="00A12E3B">
      <w:pPr>
        <w:pStyle w:val="03cOpmerking"/>
        <w:widowControl/>
        <w:rPr>
          <w:lang w:val="nl-BE"/>
        </w:rPr>
      </w:pPr>
      <w:r w:rsidRPr="00A17800">
        <w:rPr>
          <w:sz w:val="24"/>
          <w:szCs w:val="24"/>
          <w:lang w:val="nl-BE"/>
        </w:rPr>
        <w:tab/>
      </w:r>
      <w:r w:rsidR="000543CC" w:rsidRPr="00A17800">
        <w:rPr>
          <w:b/>
          <w:i/>
          <w:sz w:val="24"/>
          <w:szCs w:val="24"/>
          <w:lang w:val="nl-BE"/>
        </w:rPr>
        <w:t xml:space="preserve">         </w:t>
      </w:r>
    </w:p>
    <w:p w14:paraId="6698F814" w14:textId="77777777" w:rsidR="00885999" w:rsidRPr="00A17800" w:rsidRDefault="00885999" w:rsidP="00E34877">
      <w:pPr>
        <w:pStyle w:val="03cOpmerking"/>
        <w:widowControl/>
        <w:rPr>
          <w:lang w:val="nl-BE"/>
        </w:rPr>
      </w:pPr>
    </w:p>
    <w:p w14:paraId="157209E9" w14:textId="77777777" w:rsidR="00AC337B" w:rsidRPr="00A17800" w:rsidRDefault="00AC337B" w:rsidP="00E34877">
      <w:pPr>
        <w:pStyle w:val="03cOpmerking"/>
        <w:widowControl/>
        <w:rPr>
          <w:b/>
          <w:lang w:val="nl-BE"/>
        </w:rPr>
      </w:pPr>
      <w:r w:rsidRPr="00A17800">
        <w:rPr>
          <w:b/>
          <w:lang w:val="nl-BE"/>
        </w:rPr>
        <w:tab/>
      </w:r>
    </w:p>
    <w:p w14:paraId="52F2DFAC" w14:textId="77777777" w:rsidR="00332795" w:rsidRPr="00A17800" w:rsidRDefault="00332795" w:rsidP="00357056">
      <w:pPr>
        <w:pStyle w:val="03cOpmerking"/>
        <w:widowControl/>
        <w:jc w:val="center"/>
        <w:rPr>
          <w:lang w:val="nl-BE"/>
        </w:rPr>
      </w:pPr>
    </w:p>
    <w:p w14:paraId="4A7BB3E2" w14:textId="77777777" w:rsidR="00332795" w:rsidRPr="00A17800" w:rsidRDefault="00332795" w:rsidP="00357056">
      <w:pPr>
        <w:pStyle w:val="03cOpmerking"/>
        <w:widowControl/>
        <w:jc w:val="center"/>
        <w:rPr>
          <w:lang w:val="nl-BE"/>
        </w:rPr>
      </w:pPr>
    </w:p>
    <w:p w14:paraId="06B0BC3F" w14:textId="77777777" w:rsidR="00332795" w:rsidRPr="00A17800" w:rsidRDefault="00332795" w:rsidP="00357056">
      <w:pPr>
        <w:pStyle w:val="03cOpmerking"/>
        <w:widowControl/>
        <w:jc w:val="center"/>
        <w:rPr>
          <w:lang w:val="nl-BE"/>
        </w:rPr>
      </w:pPr>
    </w:p>
    <w:p w14:paraId="453279E1" w14:textId="77777777" w:rsidR="00332795" w:rsidRPr="00A17800" w:rsidRDefault="00332795" w:rsidP="00357056">
      <w:pPr>
        <w:pStyle w:val="03cOpmerking"/>
        <w:widowControl/>
        <w:jc w:val="center"/>
        <w:rPr>
          <w:lang w:val="nl-BE"/>
        </w:rPr>
      </w:pPr>
    </w:p>
    <w:p w14:paraId="3C7A8108" w14:textId="77777777" w:rsidR="00332795" w:rsidRPr="00A17800" w:rsidRDefault="00332795" w:rsidP="00357056">
      <w:pPr>
        <w:pStyle w:val="03cOpmerking"/>
        <w:widowControl/>
        <w:jc w:val="center"/>
        <w:rPr>
          <w:lang w:val="nl-BE"/>
        </w:rPr>
      </w:pPr>
    </w:p>
    <w:p w14:paraId="42B4F702" w14:textId="77777777" w:rsidR="000E2421" w:rsidRPr="00A17800" w:rsidRDefault="000E2421" w:rsidP="00153E8B">
      <w:pPr>
        <w:pStyle w:val="03cOpmerking"/>
        <w:widowControl/>
        <w:jc w:val="center"/>
        <w:rPr>
          <w:b/>
          <w:lang w:val="nl-BE"/>
        </w:rPr>
      </w:pPr>
    </w:p>
    <w:p w14:paraId="3374DF2B" w14:textId="77777777" w:rsidR="000E2421" w:rsidRPr="00A17800" w:rsidRDefault="000E2421" w:rsidP="00153E8B">
      <w:pPr>
        <w:pStyle w:val="03cOpmerking"/>
        <w:widowControl/>
        <w:jc w:val="center"/>
        <w:rPr>
          <w:b/>
          <w:lang w:val="nl-BE"/>
        </w:rPr>
      </w:pPr>
    </w:p>
    <w:p w14:paraId="25A24D7D" w14:textId="77777777" w:rsidR="000E2421" w:rsidRPr="00A17800" w:rsidRDefault="000E2421" w:rsidP="00153E8B">
      <w:pPr>
        <w:pStyle w:val="03cOpmerking"/>
        <w:widowControl/>
        <w:jc w:val="center"/>
        <w:rPr>
          <w:b/>
          <w:lang w:val="nl-BE"/>
        </w:rPr>
      </w:pPr>
    </w:p>
    <w:p w14:paraId="5E837838" w14:textId="77777777" w:rsidR="000E2421" w:rsidRPr="00A17800" w:rsidRDefault="000E2421" w:rsidP="00153E8B">
      <w:pPr>
        <w:pStyle w:val="03cOpmerking"/>
        <w:widowControl/>
        <w:jc w:val="center"/>
        <w:rPr>
          <w:b/>
          <w:lang w:val="nl-BE"/>
        </w:rPr>
      </w:pPr>
    </w:p>
    <w:p w14:paraId="74A7E4F1" w14:textId="77777777" w:rsidR="000E2421" w:rsidRPr="00A17800" w:rsidRDefault="000E2421" w:rsidP="00153E8B">
      <w:pPr>
        <w:pStyle w:val="03cOpmerking"/>
        <w:widowControl/>
        <w:jc w:val="center"/>
        <w:rPr>
          <w:b/>
          <w:lang w:val="nl-BE"/>
        </w:rPr>
      </w:pPr>
    </w:p>
    <w:p w14:paraId="6806E144" w14:textId="77777777" w:rsidR="000E2421" w:rsidRPr="00A17800" w:rsidRDefault="000E2421" w:rsidP="00153E8B">
      <w:pPr>
        <w:pStyle w:val="03cOpmerking"/>
        <w:widowControl/>
        <w:jc w:val="center"/>
        <w:rPr>
          <w:b/>
          <w:lang w:val="nl-BE"/>
        </w:rPr>
      </w:pPr>
    </w:p>
    <w:p w14:paraId="6AFCE74F" w14:textId="77777777" w:rsidR="000E2421" w:rsidRPr="00A17800" w:rsidRDefault="000E2421" w:rsidP="00153E8B">
      <w:pPr>
        <w:pStyle w:val="03cOpmerking"/>
        <w:widowControl/>
        <w:jc w:val="center"/>
        <w:rPr>
          <w:b/>
          <w:lang w:val="nl-BE"/>
        </w:rPr>
      </w:pPr>
    </w:p>
    <w:p w14:paraId="0342BA56" w14:textId="77777777" w:rsidR="000E2421" w:rsidRPr="00A17800" w:rsidRDefault="000E2421" w:rsidP="00153E8B">
      <w:pPr>
        <w:pStyle w:val="03cOpmerking"/>
        <w:widowControl/>
        <w:jc w:val="center"/>
        <w:rPr>
          <w:b/>
          <w:lang w:val="nl-BE"/>
        </w:rPr>
      </w:pPr>
    </w:p>
    <w:p w14:paraId="31F339CE" w14:textId="77777777" w:rsidR="000E2421" w:rsidRPr="00A17800" w:rsidRDefault="000E2421" w:rsidP="00153E8B">
      <w:pPr>
        <w:pStyle w:val="03cOpmerking"/>
        <w:widowControl/>
        <w:jc w:val="center"/>
        <w:rPr>
          <w:b/>
          <w:lang w:val="nl-BE"/>
        </w:rPr>
      </w:pPr>
    </w:p>
    <w:p w14:paraId="5AFD4F08" w14:textId="77777777" w:rsidR="000E2421" w:rsidRPr="00A17800" w:rsidRDefault="000E2421" w:rsidP="00153E8B">
      <w:pPr>
        <w:pStyle w:val="03cOpmerking"/>
        <w:widowControl/>
        <w:jc w:val="center"/>
        <w:rPr>
          <w:b/>
          <w:lang w:val="nl-BE"/>
        </w:rPr>
      </w:pPr>
    </w:p>
    <w:p w14:paraId="42CDC36B" w14:textId="77777777" w:rsidR="000E2421" w:rsidRPr="00A17800" w:rsidRDefault="000E2421" w:rsidP="00153E8B">
      <w:pPr>
        <w:pStyle w:val="03cOpmerking"/>
        <w:widowControl/>
        <w:jc w:val="center"/>
        <w:rPr>
          <w:b/>
          <w:lang w:val="nl-BE"/>
        </w:rPr>
      </w:pPr>
    </w:p>
    <w:p w14:paraId="6ACEADB8" w14:textId="77777777" w:rsidR="0041111D" w:rsidRDefault="0041111D" w:rsidP="00483304">
      <w:pPr>
        <w:pStyle w:val="03cOpmerking"/>
        <w:widowControl/>
        <w:jc w:val="center"/>
        <w:rPr>
          <w:b/>
          <w:lang w:val="nl-BE"/>
        </w:rPr>
      </w:pPr>
    </w:p>
    <w:p w14:paraId="15EB617C" w14:textId="77777777" w:rsidR="0027464A" w:rsidRPr="00A65BC2" w:rsidRDefault="0081766B" w:rsidP="00483304">
      <w:pPr>
        <w:pStyle w:val="03cOpmerking"/>
        <w:widowControl/>
        <w:jc w:val="center"/>
        <w:rPr>
          <w:lang w:val="nl-BE"/>
        </w:rPr>
      </w:pPr>
      <w:r>
        <w:rPr>
          <w:b/>
          <w:lang w:val="nl-BE"/>
        </w:rPr>
        <w:lastRenderedPageBreak/>
        <w:t>- 57</w:t>
      </w:r>
      <w:r w:rsidR="005C29DF">
        <w:rPr>
          <w:b/>
          <w:lang w:val="nl-BE"/>
        </w:rPr>
        <w:t xml:space="preserve"> -</w:t>
      </w:r>
    </w:p>
    <w:p w14:paraId="02078C6C" w14:textId="77777777" w:rsidR="0027464A" w:rsidRDefault="0027464A" w:rsidP="00412822">
      <w:pPr>
        <w:pStyle w:val="03cOpmerking"/>
        <w:widowControl/>
        <w:rPr>
          <w:lang w:val="nl-BE"/>
        </w:rPr>
      </w:pPr>
    </w:p>
    <w:p w14:paraId="76A2AB73" w14:textId="77777777" w:rsidR="003033F7" w:rsidRPr="00FC3B42" w:rsidRDefault="00E57C00" w:rsidP="00E57C00">
      <w:pPr>
        <w:pStyle w:val="03cOpmerking"/>
        <w:widowControl/>
        <w:jc w:val="center"/>
        <w:rPr>
          <w:lang w:val="nl-BE"/>
        </w:rPr>
      </w:pPr>
      <w:r>
        <w:rPr>
          <w:i/>
          <w:lang w:val="nl-BE"/>
        </w:rPr>
        <w:t>EG,</w:t>
      </w:r>
      <w:r w:rsidR="003033F7" w:rsidRPr="00FC3B42">
        <w:rPr>
          <w:lang w:val="nl-BE"/>
        </w:rPr>
        <w:t xml:space="preserve"> 2011</w:t>
      </w:r>
    </w:p>
    <w:p w14:paraId="59985F07" w14:textId="77777777" w:rsidR="003033F7" w:rsidRPr="00FC3B42" w:rsidRDefault="003033F7" w:rsidP="0027464A">
      <w:pPr>
        <w:pStyle w:val="03cOpmerking"/>
        <w:widowControl/>
        <w:jc w:val="center"/>
        <w:rPr>
          <w:lang w:val="nl-BE"/>
        </w:rPr>
      </w:pPr>
    </w:p>
    <w:p w14:paraId="458270E0" w14:textId="77777777" w:rsidR="003033F7" w:rsidRPr="00A12E3B" w:rsidRDefault="00741AF6" w:rsidP="00190A7D">
      <w:pPr>
        <w:pStyle w:val="03cOpmerking"/>
        <w:widowControl/>
        <w:rPr>
          <w:lang w:val="nl-BE"/>
        </w:rPr>
      </w:pPr>
      <w:r>
        <w:object w:dxaOrig="4700" w:dyaOrig="4704" w14:anchorId="7CB354B1">
          <v:shape id="_x0000_i1077" type="#_x0000_t75" style="width:149pt;height:150.65pt" o:ole="">
            <v:imagedata r:id="rId123" o:title=""/>
          </v:shape>
          <o:OLEObject Type="Embed" ProgID="CorelDRAW.Graphic.12" ShapeID="_x0000_i1077" DrawAspect="Content" ObjectID="_1587467489" r:id="rId124"/>
        </w:object>
      </w:r>
    </w:p>
    <w:p w14:paraId="38311957" w14:textId="77777777" w:rsidR="00741AF6" w:rsidRPr="00A12E3B" w:rsidRDefault="00741AF6" w:rsidP="0027464A">
      <w:pPr>
        <w:pStyle w:val="03cOpmerking"/>
        <w:widowControl/>
        <w:jc w:val="center"/>
        <w:rPr>
          <w:lang w:val="nl-BE"/>
        </w:rPr>
      </w:pPr>
    </w:p>
    <w:p w14:paraId="4EA601E3" w14:textId="77777777" w:rsidR="003033F7" w:rsidRDefault="003033F7" w:rsidP="003033F7">
      <w:pPr>
        <w:pStyle w:val="03cOpmerking"/>
        <w:widowControl/>
        <w:jc w:val="left"/>
        <w:rPr>
          <w:b/>
          <w:sz w:val="24"/>
          <w:szCs w:val="24"/>
          <w:lang w:val="nl-BE"/>
        </w:rPr>
      </w:pPr>
      <w:r>
        <w:rPr>
          <w:b/>
          <w:sz w:val="24"/>
          <w:szCs w:val="24"/>
          <w:lang w:val="nl-BE"/>
        </w:rPr>
        <w:t xml:space="preserve">+                       </w:t>
      </w:r>
      <w:r w:rsidR="00AA7415">
        <w:rPr>
          <w:b/>
          <w:sz w:val="24"/>
          <w:szCs w:val="24"/>
          <w:lang w:val="nl-BE"/>
        </w:rPr>
        <w:t xml:space="preserve"> </w:t>
      </w:r>
      <w:r>
        <w:rPr>
          <w:lang w:val="nl-BE"/>
        </w:rPr>
        <w:t>0031.10 e8h8</w:t>
      </w:r>
      <w:r>
        <w:rPr>
          <w:b/>
          <w:sz w:val="24"/>
          <w:szCs w:val="24"/>
          <w:lang w:val="nl-BE"/>
        </w:rPr>
        <w:t xml:space="preserve">   </w:t>
      </w:r>
    </w:p>
    <w:p w14:paraId="51A32ECA" w14:textId="77777777" w:rsidR="003033F7" w:rsidRDefault="003033F7" w:rsidP="003033F7">
      <w:pPr>
        <w:pStyle w:val="03cOpmerking"/>
        <w:widowControl/>
        <w:jc w:val="left"/>
        <w:rPr>
          <w:b/>
          <w:sz w:val="24"/>
          <w:szCs w:val="24"/>
          <w:lang w:val="nl-BE"/>
        </w:rPr>
      </w:pPr>
    </w:p>
    <w:p w14:paraId="7C46E69A" w14:textId="77777777" w:rsidR="003033F7" w:rsidRDefault="003033F7" w:rsidP="003033F7">
      <w:pPr>
        <w:pStyle w:val="03cOpmerking"/>
        <w:widowControl/>
        <w:rPr>
          <w:lang w:val="nl-BE"/>
        </w:rPr>
      </w:pPr>
      <w:r>
        <w:rPr>
          <w:lang w:val="nl-BE"/>
        </w:rPr>
        <w:t>De pion moet nog 3 zetten doen</w:t>
      </w:r>
      <w:r w:rsidR="00E843DF">
        <w:rPr>
          <w:lang w:val="nl-BE"/>
        </w:rPr>
        <w:t>.</w:t>
      </w:r>
      <w:r w:rsidR="00CB1220">
        <w:rPr>
          <w:lang w:val="nl-BE"/>
        </w:rPr>
        <w:t xml:space="preserve"> </w:t>
      </w:r>
      <w:r w:rsidR="00E843DF">
        <w:rPr>
          <w:lang w:val="nl-BE"/>
        </w:rPr>
        <w:t xml:space="preserve">De </w:t>
      </w:r>
      <w:r>
        <w:rPr>
          <w:lang w:val="nl-BE"/>
        </w:rPr>
        <w:t>koning bezet</w:t>
      </w:r>
      <w:r w:rsidR="00D14F2E">
        <w:rPr>
          <w:lang w:val="nl-BE"/>
        </w:rPr>
        <w:t xml:space="preserve"> reeds een veld:</w:t>
      </w:r>
    </w:p>
    <w:p w14:paraId="47099F60" w14:textId="77777777" w:rsidR="00E843DF" w:rsidRDefault="003033F7" w:rsidP="003033F7">
      <w:pPr>
        <w:pStyle w:val="03cOpmerking"/>
        <w:widowControl/>
        <w:jc w:val="left"/>
        <w:rPr>
          <w:lang w:val="nl-BE"/>
        </w:rPr>
      </w:pPr>
      <w:r>
        <w:rPr>
          <w:lang w:val="nl-BE"/>
        </w:rPr>
        <w:tab/>
      </w:r>
    </w:p>
    <w:p w14:paraId="57340269" w14:textId="77777777" w:rsidR="003033F7" w:rsidRDefault="003033F7" w:rsidP="00E843DF">
      <w:pPr>
        <w:pStyle w:val="03cOpmerking"/>
        <w:widowControl/>
        <w:ind w:firstLine="708"/>
        <w:jc w:val="left"/>
        <w:rPr>
          <w:b/>
          <w:lang w:val="nl-BE"/>
        </w:rPr>
      </w:pPr>
      <w:r>
        <w:rPr>
          <w:b/>
          <w:lang w:val="nl-BE"/>
        </w:rPr>
        <w:t>1.Kf8</w:t>
      </w:r>
    </w:p>
    <w:p w14:paraId="014D5C80" w14:textId="77777777" w:rsidR="003033F7" w:rsidRDefault="003033F7" w:rsidP="003033F7">
      <w:pPr>
        <w:pStyle w:val="03cOpmerking"/>
        <w:widowControl/>
        <w:jc w:val="left"/>
        <w:rPr>
          <w:b/>
          <w:lang w:val="nl-BE"/>
        </w:rPr>
      </w:pPr>
    </w:p>
    <w:p w14:paraId="0FE252A0" w14:textId="77777777" w:rsidR="003033F7" w:rsidRDefault="003033F7" w:rsidP="003033F7">
      <w:pPr>
        <w:pStyle w:val="03cOpmerking"/>
        <w:widowControl/>
        <w:jc w:val="left"/>
        <w:rPr>
          <w:b/>
          <w:i/>
          <w:lang w:val="nl-BE"/>
        </w:rPr>
      </w:pPr>
      <w:r>
        <w:rPr>
          <w:b/>
          <w:i/>
          <w:lang w:val="nl-BE"/>
        </w:rPr>
        <w:t>Variant A</w:t>
      </w:r>
    </w:p>
    <w:p w14:paraId="78887979" w14:textId="77777777" w:rsidR="003B3F30" w:rsidRDefault="003B3F30" w:rsidP="003033F7">
      <w:pPr>
        <w:pStyle w:val="03cOpmerking"/>
        <w:widowControl/>
        <w:jc w:val="left"/>
        <w:rPr>
          <w:b/>
          <w:lang w:val="nl-BE"/>
        </w:rPr>
      </w:pPr>
      <w:r>
        <w:rPr>
          <w:b/>
          <w:lang w:val="nl-BE"/>
        </w:rPr>
        <w:tab/>
        <w:t>1…</w:t>
      </w:r>
      <w:r>
        <w:rPr>
          <w:b/>
          <w:lang w:val="nl-BE"/>
        </w:rPr>
        <w:tab/>
      </w:r>
      <w:r>
        <w:rPr>
          <w:b/>
          <w:lang w:val="nl-BE"/>
        </w:rPr>
        <w:tab/>
        <w:t>Kh7</w:t>
      </w:r>
    </w:p>
    <w:p w14:paraId="26A908E3" w14:textId="77777777" w:rsidR="003B3F30" w:rsidRDefault="003B3F30" w:rsidP="003033F7">
      <w:pPr>
        <w:pStyle w:val="03cOpmerking"/>
        <w:widowControl/>
        <w:jc w:val="left"/>
        <w:rPr>
          <w:b/>
          <w:lang w:val="nl-BE"/>
        </w:rPr>
      </w:pPr>
      <w:r>
        <w:rPr>
          <w:lang w:val="nl-BE"/>
        </w:rPr>
        <w:tab/>
      </w:r>
      <w:r>
        <w:rPr>
          <w:b/>
          <w:lang w:val="nl-BE"/>
        </w:rPr>
        <w:t>2.Pf7</w:t>
      </w:r>
    </w:p>
    <w:p w14:paraId="3DC6BA51" w14:textId="77777777" w:rsidR="003B3F30" w:rsidRDefault="00E127FE" w:rsidP="003B3F30">
      <w:pPr>
        <w:pStyle w:val="03cOpmerking"/>
        <w:widowControl/>
        <w:rPr>
          <w:lang w:val="nl-BE"/>
        </w:rPr>
      </w:pPr>
      <w:r>
        <w:rPr>
          <w:lang w:val="nl-BE"/>
        </w:rPr>
        <w:t>En ook het paard blokkeert de opmars</w:t>
      </w:r>
      <w:r w:rsidR="008D5F38">
        <w:rPr>
          <w:lang w:val="nl-BE"/>
        </w:rPr>
        <w:t xml:space="preserve"> van de pion.</w:t>
      </w:r>
    </w:p>
    <w:p w14:paraId="0BE684B4" w14:textId="77777777" w:rsidR="00CB1220" w:rsidRDefault="003B3F30" w:rsidP="003B3F30">
      <w:pPr>
        <w:pStyle w:val="03cOpmerking"/>
        <w:widowControl/>
        <w:rPr>
          <w:b/>
          <w:lang w:val="nl-BE"/>
        </w:rPr>
      </w:pPr>
      <w:r>
        <w:rPr>
          <w:lang w:val="nl-BE"/>
        </w:rPr>
        <w:tab/>
      </w:r>
      <w:r>
        <w:rPr>
          <w:b/>
          <w:lang w:val="nl-BE"/>
        </w:rPr>
        <w:t>2…</w:t>
      </w:r>
      <w:r>
        <w:rPr>
          <w:b/>
          <w:lang w:val="nl-BE"/>
        </w:rPr>
        <w:tab/>
      </w:r>
      <w:r>
        <w:rPr>
          <w:b/>
          <w:lang w:val="nl-BE"/>
        </w:rPr>
        <w:tab/>
        <w:t>Lf1</w:t>
      </w:r>
    </w:p>
    <w:p w14:paraId="257DA79D" w14:textId="77777777" w:rsidR="00CB1220" w:rsidRPr="00CB1220" w:rsidRDefault="00CB1220" w:rsidP="003B3F30">
      <w:pPr>
        <w:pStyle w:val="03cOpmerking"/>
        <w:widowControl/>
        <w:rPr>
          <w:lang w:val="nl-BE"/>
        </w:rPr>
      </w:pPr>
      <w:r>
        <w:rPr>
          <w:lang w:val="nl-BE"/>
        </w:rPr>
        <w:t>2…Le4</w:t>
      </w:r>
      <w:r w:rsidR="00D03C5E">
        <w:rPr>
          <w:lang w:val="nl-BE"/>
        </w:rPr>
        <w:t>?</w:t>
      </w:r>
      <w:r>
        <w:rPr>
          <w:lang w:val="nl-BE"/>
        </w:rPr>
        <w:t>(</w:t>
      </w:r>
      <w:r w:rsidR="00D03C5E">
        <w:rPr>
          <w:lang w:val="nl-BE"/>
        </w:rPr>
        <w:t>2…</w:t>
      </w:r>
      <w:r>
        <w:rPr>
          <w:lang w:val="nl-BE"/>
        </w:rPr>
        <w:t>Lh3</w:t>
      </w:r>
      <w:r w:rsidR="00D03C5E">
        <w:rPr>
          <w:lang w:val="nl-BE"/>
        </w:rPr>
        <w:t>?</w:t>
      </w:r>
      <w:r>
        <w:rPr>
          <w:lang w:val="nl-BE"/>
        </w:rPr>
        <w:t>) 3.Pg5+ Kh6 4.Pxe4.</w:t>
      </w:r>
    </w:p>
    <w:p w14:paraId="6093EAAE" w14:textId="77777777" w:rsidR="003B3F30" w:rsidRDefault="003B3F30" w:rsidP="003B3F30">
      <w:pPr>
        <w:pStyle w:val="03cOpmerking"/>
        <w:widowControl/>
        <w:rPr>
          <w:b/>
          <w:lang w:val="nl-BE"/>
        </w:rPr>
      </w:pPr>
      <w:r>
        <w:rPr>
          <w:b/>
          <w:lang w:val="nl-BE"/>
        </w:rPr>
        <w:tab/>
        <w:t>3.f6</w:t>
      </w:r>
      <w:r>
        <w:rPr>
          <w:b/>
          <w:lang w:val="nl-BE"/>
        </w:rPr>
        <w:tab/>
      </w:r>
      <w:r>
        <w:rPr>
          <w:b/>
          <w:lang w:val="nl-BE"/>
        </w:rPr>
        <w:tab/>
        <w:t>Le2</w:t>
      </w:r>
    </w:p>
    <w:p w14:paraId="259EFB57" w14:textId="77777777" w:rsidR="003B3F30" w:rsidRDefault="003B3F30" w:rsidP="003B3F30">
      <w:pPr>
        <w:pStyle w:val="03cOpmerking"/>
        <w:widowControl/>
        <w:rPr>
          <w:b/>
          <w:lang w:val="nl-BE"/>
        </w:rPr>
      </w:pPr>
      <w:r>
        <w:rPr>
          <w:b/>
          <w:lang w:val="nl-BE"/>
        </w:rPr>
        <w:tab/>
        <w:t>4.Pg5+</w:t>
      </w:r>
      <w:r>
        <w:rPr>
          <w:b/>
          <w:lang w:val="nl-BE"/>
        </w:rPr>
        <w:tab/>
      </w:r>
      <w:r>
        <w:rPr>
          <w:b/>
          <w:lang w:val="nl-BE"/>
        </w:rPr>
        <w:tab/>
        <w:t>Kg6</w:t>
      </w:r>
    </w:p>
    <w:p w14:paraId="5F1D022F" w14:textId="77777777" w:rsidR="003B3F30" w:rsidRDefault="003B3F30" w:rsidP="003B3F30">
      <w:pPr>
        <w:pStyle w:val="03cOpmerking"/>
        <w:widowControl/>
        <w:rPr>
          <w:b/>
          <w:lang w:val="nl-BE"/>
        </w:rPr>
      </w:pPr>
      <w:r>
        <w:rPr>
          <w:b/>
          <w:lang w:val="nl-BE"/>
        </w:rPr>
        <w:tab/>
        <w:t>5.Ke7</w:t>
      </w:r>
      <w:r>
        <w:rPr>
          <w:b/>
          <w:lang w:val="nl-BE"/>
        </w:rPr>
        <w:tab/>
      </w:r>
      <w:r>
        <w:rPr>
          <w:b/>
          <w:lang w:val="nl-BE"/>
        </w:rPr>
        <w:tab/>
        <w:t>Lc4</w:t>
      </w:r>
    </w:p>
    <w:p w14:paraId="76E9AD26" w14:textId="77777777" w:rsidR="003B3F30" w:rsidRDefault="003B3F30" w:rsidP="003B3F30">
      <w:pPr>
        <w:pStyle w:val="03cOpmerking"/>
        <w:widowControl/>
        <w:rPr>
          <w:b/>
          <w:lang w:val="nl-BE"/>
        </w:rPr>
      </w:pPr>
      <w:r>
        <w:rPr>
          <w:b/>
          <w:lang w:val="nl-BE"/>
        </w:rPr>
        <w:tab/>
        <w:t>6.Pe6</w:t>
      </w:r>
      <w:r>
        <w:rPr>
          <w:b/>
          <w:lang w:val="nl-BE"/>
        </w:rPr>
        <w:tab/>
      </w:r>
      <w:r w:rsidR="00885999">
        <w:rPr>
          <w:b/>
          <w:lang w:val="nl-BE"/>
        </w:rPr>
        <w:t xml:space="preserve"> </w:t>
      </w:r>
      <w:r>
        <w:rPr>
          <w:b/>
          <w:lang w:val="nl-BE"/>
        </w:rPr>
        <w:tab/>
        <w:t>Lxe6</w:t>
      </w:r>
    </w:p>
    <w:p w14:paraId="7DA4701B" w14:textId="77777777" w:rsidR="003B3F30" w:rsidRDefault="00574C5A" w:rsidP="003B3F30">
      <w:pPr>
        <w:pStyle w:val="03cOpmerking"/>
        <w:widowControl/>
        <w:rPr>
          <w:b/>
          <w:lang w:val="nl-BE"/>
        </w:rPr>
      </w:pPr>
      <w:r>
        <w:rPr>
          <w:b/>
          <w:lang w:val="nl-BE"/>
        </w:rPr>
        <w:tab/>
        <w:t>7.Kxe6</w:t>
      </w:r>
      <w:r w:rsidR="003B3F30">
        <w:rPr>
          <w:b/>
          <w:lang w:val="nl-BE"/>
        </w:rPr>
        <w:tab/>
      </w:r>
      <w:r w:rsidR="003B3F30">
        <w:rPr>
          <w:b/>
          <w:lang w:val="nl-BE"/>
        </w:rPr>
        <w:tab/>
        <w:t>Kg5</w:t>
      </w:r>
    </w:p>
    <w:p w14:paraId="286DABD4" w14:textId="77777777" w:rsidR="00E843DF" w:rsidRDefault="003B3F30" w:rsidP="003B3F30">
      <w:pPr>
        <w:pStyle w:val="03cOpmerking"/>
        <w:widowControl/>
        <w:rPr>
          <w:lang w:val="nl-BE"/>
        </w:rPr>
      </w:pPr>
      <w:r>
        <w:rPr>
          <w:lang w:val="nl-BE"/>
        </w:rPr>
        <w:t>En wit haalt toch het promotie-veld na:</w:t>
      </w:r>
    </w:p>
    <w:p w14:paraId="1265ACC6" w14:textId="77777777" w:rsidR="003B3F30" w:rsidRPr="00E843DF" w:rsidRDefault="003B3F30" w:rsidP="00D14F2E">
      <w:pPr>
        <w:pStyle w:val="03cOpmerking"/>
        <w:widowControl/>
        <w:ind w:firstLine="708"/>
        <w:rPr>
          <w:lang w:val="nl-BE"/>
        </w:rPr>
      </w:pPr>
      <w:r>
        <w:rPr>
          <w:b/>
          <w:lang w:val="nl-BE"/>
        </w:rPr>
        <w:t>8.f7</w:t>
      </w:r>
    </w:p>
    <w:p w14:paraId="61A1E9B7" w14:textId="77777777" w:rsidR="00B100A2" w:rsidRDefault="00B100A2" w:rsidP="003B3F30">
      <w:pPr>
        <w:pStyle w:val="03cOpmerking"/>
        <w:widowControl/>
        <w:rPr>
          <w:b/>
          <w:lang w:val="nl-BE"/>
        </w:rPr>
      </w:pPr>
    </w:p>
    <w:p w14:paraId="1B8FFDC1" w14:textId="77777777" w:rsidR="00615049" w:rsidRDefault="00615049" w:rsidP="003B3F30">
      <w:pPr>
        <w:pStyle w:val="03cOpmerking"/>
        <w:widowControl/>
        <w:rPr>
          <w:b/>
          <w:lang w:val="nl-BE"/>
        </w:rPr>
      </w:pPr>
    </w:p>
    <w:p w14:paraId="7E069AA5" w14:textId="77777777" w:rsidR="00D14F2E" w:rsidRDefault="00D14F2E" w:rsidP="003B3F30">
      <w:pPr>
        <w:pStyle w:val="03cOpmerking"/>
        <w:widowControl/>
        <w:rPr>
          <w:b/>
          <w:lang w:val="nl-BE"/>
        </w:rPr>
      </w:pPr>
    </w:p>
    <w:p w14:paraId="5E679B5C" w14:textId="77777777" w:rsidR="00D14F2E" w:rsidRDefault="00D14F2E" w:rsidP="003B3F30">
      <w:pPr>
        <w:pStyle w:val="03cOpmerking"/>
        <w:widowControl/>
        <w:rPr>
          <w:b/>
          <w:lang w:val="nl-BE"/>
        </w:rPr>
      </w:pPr>
    </w:p>
    <w:p w14:paraId="47BFF628" w14:textId="77777777" w:rsidR="00D14F2E" w:rsidRDefault="00D14F2E" w:rsidP="003B3F30">
      <w:pPr>
        <w:pStyle w:val="03cOpmerking"/>
        <w:widowControl/>
        <w:rPr>
          <w:b/>
          <w:lang w:val="nl-BE"/>
        </w:rPr>
      </w:pPr>
    </w:p>
    <w:p w14:paraId="2A533F4A" w14:textId="77777777" w:rsidR="00623FEC" w:rsidRDefault="00623FEC" w:rsidP="003B3F30">
      <w:pPr>
        <w:pStyle w:val="03cOpmerking"/>
        <w:widowControl/>
        <w:rPr>
          <w:b/>
          <w:i/>
          <w:lang w:val="nl-BE"/>
        </w:rPr>
      </w:pPr>
      <w:r>
        <w:rPr>
          <w:b/>
          <w:i/>
          <w:lang w:val="nl-BE"/>
        </w:rPr>
        <w:t>Variant B</w:t>
      </w:r>
    </w:p>
    <w:p w14:paraId="56AFBCCB" w14:textId="77777777" w:rsidR="00623FEC" w:rsidRDefault="00623FEC" w:rsidP="003B3F30">
      <w:pPr>
        <w:pStyle w:val="03cOpmerking"/>
        <w:widowControl/>
        <w:rPr>
          <w:b/>
          <w:lang w:val="nl-BE"/>
        </w:rPr>
      </w:pPr>
      <w:r>
        <w:rPr>
          <w:b/>
          <w:lang w:val="nl-BE"/>
        </w:rPr>
        <w:tab/>
        <w:t>1…</w:t>
      </w:r>
      <w:r>
        <w:rPr>
          <w:b/>
          <w:lang w:val="nl-BE"/>
        </w:rPr>
        <w:tab/>
      </w:r>
      <w:r>
        <w:rPr>
          <w:b/>
          <w:lang w:val="nl-BE"/>
        </w:rPr>
        <w:tab/>
        <w:t>Ld5</w:t>
      </w:r>
    </w:p>
    <w:p w14:paraId="2EEA9974" w14:textId="77777777" w:rsidR="006D3D0D" w:rsidRDefault="00623FEC" w:rsidP="003B3F30">
      <w:pPr>
        <w:pStyle w:val="03cOpmerking"/>
        <w:widowControl/>
        <w:rPr>
          <w:b/>
          <w:lang w:val="nl-BE"/>
        </w:rPr>
      </w:pPr>
      <w:r>
        <w:rPr>
          <w:b/>
          <w:lang w:val="nl-BE"/>
        </w:rPr>
        <w:tab/>
        <w:t>2.Pf7+</w:t>
      </w:r>
      <w:r>
        <w:rPr>
          <w:b/>
          <w:lang w:val="nl-BE"/>
        </w:rPr>
        <w:tab/>
      </w:r>
      <w:r>
        <w:rPr>
          <w:b/>
          <w:lang w:val="nl-BE"/>
        </w:rPr>
        <w:tab/>
      </w:r>
    </w:p>
    <w:p w14:paraId="790DCB95" w14:textId="77777777" w:rsidR="006D3D0D" w:rsidRPr="006D3D0D" w:rsidRDefault="006D3D0D" w:rsidP="003B3F30">
      <w:pPr>
        <w:pStyle w:val="03cOpmerking"/>
        <w:widowControl/>
        <w:rPr>
          <w:lang w:val="nl-BE"/>
        </w:rPr>
      </w:pPr>
      <w:r>
        <w:rPr>
          <w:lang w:val="nl-BE"/>
        </w:rPr>
        <w:t>Ook hier plaats</w:t>
      </w:r>
      <w:r w:rsidR="00FA2E04">
        <w:rPr>
          <w:lang w:val="nl-BE"/>
        </w:rPr>
        <w:t>t</w:t>
      </w:r>
      <w:r>
        <w:rPr>
          <w:lang w:val="nl-BE"/>
        </w:rPr>
        <w:t xml:space="preserve"> het paard zich voor zijn pion.</w:t>
      </w:r>
    </w:p>
    <w:p w14:paraId="2148082B" w14:textId="77777777" w:rsidR="00623FEC" w:rsidRDefault="006D3D0D" w:rsidP="006D3D0D">
      <w:pPr>
        <w:pStyle w:val="03cOpmerking"/>
        <w:widowControl/>
        <w:ind w:firstLine="708"/>
        <w:rPr>
          <w:b/>
          <w:lang w:val="nl-BE"/>
        </w:rPr>
      </w:pPr>
      <w:r>
        <w:rPr>
          <w:b/>
          <w:lang w:val="nl-BE"/>
        </w:rPr>
        <w:t>2…</w:t>
      </w:r>
      <w:r>
        <w:rPr>
          <w:b/>
          <w:lang w:val="nl-BE"/>
        </w:rPr>
        <w:tab/>
      </w:r>
      <w:r>
        <w:rPr>
          <w:b/>
          <w:lang w:val="nl-BE"/>
        </w:rPr>
        <w:tab/>
      </w:r>
      <w:r w:rsidR="00623FEC">
        <w:rPr>
          <w:b/>
          <w:lang w:val="nl-BE"/>
        </w:rPr>
        <w:t>Kh7</w:t>
      </w:r>
    </w:p>
    <w:p w14:paraId="636E28F8" w14:textId="77777777" w:rsidR="00623FEC" w:rsidRDefault="00623FEC" w:rsidP="003B3F30">
      <w:pPr>
        <w:pStyle w:val="03cOpmerking"/>
        <w:widowControl/>
        <w:rPr>
          <w:b/>
          <w:lang w:val="nl-BE"/>
        </w:rPr>
      </w:pPr>
      <w:r>
        <w:rPr>
          <w:b/>
          <w:lang w:val="nl-BE"/>
        </w:rPr>
        <w:tab/>
        <w:t>3.Pg5+</w:t>
      </w:r>
      <w:r>
        <w:rPr>
          <w:b/>
          <w:lang w:val="nl-BE"/>
        </w:rPr>
        <w:tab/>
      </w:r>
      <w:r>
        <w:rPr>
          <w:b/>
          <w:lang w:val="nl-BE"/>
        </w:rPr>
        <w:tab/>
        <w:t>Kh6</w:t>
      </w:r>
    </w:p>
    <w:p w14:paraId="142699A6" w14:textId="77777777" w:rsidR="00623FEC" w:rsidRDefault="00623FEC" w:rsidP="003B3F30">
      <w:pPr>
        <w:pStyle w:val="03cOpmerking"/>
        <w:widowControl/>
        <w:rPr>
          <w:b/>
          <w:lang w:val="nl-BE"/>
        </w:rPr>
      </w:pPr>
      <w:r>
        <w:rPr>
          <w:b/>
          <w:lang w:val="nl-BE"/>
        </w:rPr>
        <w:tab/>
        <w:t>4.Pe6</w:t>
      </w:r>
      <w:r>
        <w:rPr>
          <w:b/>
          <w:lang w:val="nl-BE"/>
        </w:rPr>
        <w:tab/>
      </w:r>
      <w:r>
        <w:rPr>
          <w:b/>
          <w:lang w:val="nl-BE"/>
        </w:rPr>
        <w:tab/>
        <w:t>Le4</w:t>
      </w:r>
    </w:p>
    <w:p w14:paraId="27E129D5" w14:textId="77777777" w:rsidR="00437C78" w:rsidRDefault="00890DCD" w:rsidP="003B3F30">
      <w:pPr>
        <w:pStyle w:val="03cOpmerking"/>
        <w:widowControl/>
        <w:rPr>
          <w:b/>
          <w:lang w:val="nl-BE"/>
        </w:rPr>
      </w:pPr>
      <w:r>
        <w:rPr>
          <w:b/>
          <w:lang w:val="nl-BE"/>
        </w:rPr>
        <w:tab/>
        <w:t>5.f6</w:t>
      </w:r>
      <w:r>
        <w:rPr>
          <w:b/>
          <w:lang w:val="nl-BE"/>
        </w:rPr>
        <w:tab/>
      </w:r>
      <w:r>
        <w:rPr>
          <w:b/>
          <w:lang w:val="nl-BE"/>
        </w:rPr>
        <w:tab/>
        <w:t>Lg6</w:t>
      </w:r>
      <w:r w:rsidR="00623FEC">
        <w:rPr>
          <w:b/>
          <w:lang w:val="nl-BE"/>
        </w:rPr>
        <w:tab/>
        <w:t>6.K</w:t>
      </w:r>
      <w:r>
        <w:rPr>
          <w:b/>
          <w:lang w:val="nl-BE"/>
        </w:rPr>
        <w:t>e7</w:t>
      </w:r>
      <w:r>
        <w:rPr>
          <w:b/>
          <w:lang w:val="nl-BE"/>
        </w:rPr>
        <w:tab/>
      </w:r>
      <w:r>
        <w:rPr>
          <w:b/>
          <w:lang w:val="nl-BE"/>
        </w:rPr>
        <w:tab/>
        <w:t>Lh5</w:t>
      </w:r>
    </w:p>
    <w:p w14:paraId="040E9086" w14:textId="77777777" w:rsidR="00437C78" w:rsidRPr="00437C78" w:rsidRDefault="00437C78" w:rsidP="003B3F30">
      <w:pPr>
        <w:pStyle w:val="03cOpmerking"/>
        <w:widowControl/>
        <w:rPr>
          <w:lang w:val="nl-BE"/>
        </w:rPr>
      </w:pPr>
      <w:r>
        <w:rPr>
          <w:lang w:val="nl-BE"/>
        </w:rPr>
        <w:t>Na een zwarte koningszet volgt de paardvork met verovering van de loper.</w:t>
      </w:r>
    </w:p>
    <w:p w14:paraId="3DCB0460" w14:textId="77777777" w:rsidR="00E135DC" w:rsidRDefault="00C06A05" w:rsidP="003B3F30">
      <w:pPr>
        <w:pStyle w:val="03cOpmerking"/>
        <w:widowControl/>
        <w:rPr>
          <w:b/>
          <w:lang w:val="nl-BE"/>
        </w:rPr>
      </w:pPr>
      <w:r>
        <w:rPr>
          <w:b/>
          <w:lang w:val="nl-BE"/>
        </w:rPr>
        <w:tab/>
        <w:t xml:space="preserve">7.Pf4+     </w:t>
      </w:r>
      <w:r>
        <w:rPr>
          <w:b/>
          <w:lang w:val="nl-BE"/>
        </w:rPr>
        <w:tab/>
        <w:t>Lf7</w:t>
      </w:r>
    </w:p>
    <w:p w14:paraId="3073AA59" w14:textId="77777777" w:rsidR="00890DCD" w:rsidRPr="00E135DC" w:rsidRDefault="00890DCD" w:rsidP="003B3F30">
      <w:pPr>
        <w:pStyle w:val="03cOpmerking"/>
        <w:widowControl/>
        <w:rPr>
          <w:b/>
          <w:lang w:val="nl-BE"/>
        </w:rPr>
      </w:pPr>
      <w:r>
        <w:rPr>
          <w:lang w:val="nl-BE"/>
        </w:rPr>
        <w:t>Er is niet beter;</w:t>
      </w:r>
    </w:p>
    <w:p w14:paraId="605AD925" w14:textId="77777777" w:rsidR="00890DCD" w:rsidRPr="00890DCD" w:rsidRDefault="00C06A05" w:rsidP="003B3F30">
      <w:pPr>
        <w:pStyle w:val="03cOpmerking"/>
        <w:widowControl/>
        <w:rPr>
          <w:b/>
          <w:lang w:val="nl-BE"/>
        </w:rPr>
      </w:pPr>
      <w:r>
        <w:rPr>
          <w:b/>
          <w:lang w:val="nl-BE"/>
        </w:rPr>
        <w:tab/>
        <w:t>Kxf7</w:t>
      </w:r>
    </w:p>
    <w:p w14:paraId="18493EDB" w14:textId="77777777" w:rsidR="00382D40" w:rsidRDefault="00623FEC" w:rsidP="003B3F30">
      <w:pPr>
        <w:pStyle w:val="03cOpmerking"/>
        <w:widowControl/>
        <w:rPr>
          <w:lang w:val="nl-BE"/>
        </w:rPr>
      </w:pPr>
      <w:r>
        <w:rPr>
          <w:lang w:val="nl-BE"/>
        </w:rPr>
        <w:t>Ook hier met winst.</w:t>
      </w:r>
    </w:p>
    <w:p w14:paraId="4CFD05F0" w14:textId="77777777" w:rsidR="00FE42EE" w:rsidRDefault="00FE42EE" w:rsidP="003B3F30">
      <w:pPr>
        <w:pStyle w:val="03cOpmerking"/>
        <w:widowControl/>
        <w:rPr>
          <w:lang w:val="nl-BE"/>
        </w:rPr>
      </w:pPr>
    </w:p>
    <w:p w14:paraId="21D9B2BD" w14:textId="77777777" w:rsidR="00FE42EE" w:rsidRDefault="001C0C98" w:rsidP="003B3F30">
      <w:pPr>
        <w:pStyle w:val="03cOpmerking"/>
        <w:widowControl/>
        <w:rPr>
          <w:i/>
          <w:lang w:val="en-GB"/>
        </w:rPr>
      </w:pPr>
      <w:r>
        <w:rPr>
          <w:lang w:val="en-GB"/>
        </w:rPr>
        <w:t xml:space="preserve">Jarl Ulrichsen oordeelde over </w:t>
      </w:r>
      <w:r w:rsidR="00FE42EE">
        <w:rPr>
          <w:lang w:val="en-GB"/>
        </w:rPr>
        <w:t>de</w:t>
      </w:r>
      <w:r>
        <w:rPr>
          <w:lang w:val="en-GB"/>
        </w:rPr>
        <w:t>-z</w:t>
      </w:r>
      <w:r w:rsidR="00FE42EE">
        <w:rPr>
          <w:lang w:val="en-GB"/>
        </w:rPr>
        <w:t xml:space="preserve">e studie </w:t>
      </w:r>
      <w:r w:rsidR="00F61B73">
        <w:rPr>
          <w:i/>
          <w:lang w:val="en-GB"/>
        </w:rPr>
        <w:t>“F</w:t>
      </w:r>
      <w:r w:rsidR="00FE42EE">
        <w:rPr>
          <w:i/>
          <w:lang w:val="en-GB"/>
        </w:rPr>
        <w:t>in</w:t>
      </w:r>
      <w:r>
        <w:rPr>
          <w:i/>
          <w:lang w:val="en-GB"/>
        </w:rPr>
        <w:t>e if you like to test your capa</w:t>
      </w:r>
      <w:r w:rsidR="00FE42EE">
        <w:rPr>
          <w:i/>
          <w:lang w:val="en-GB"/>
        </w:rPr>
        <w:t>city to play simple end</w:t>
      </w:r>
      <w:r>
        <w:rPr>
          <w:i/>
          <w:lang w:val="en-GB"/>
        </w:rPr>
        <w:t>-</w:t>
      </w:r>
      <w:r w:rsidR="00FE42EE">
        <w:rPr>
          <w:i/>
          <w:lang w:val="en-GB"/>
        </w:rPr>
        <w:t>games, but are not candidate for the award.”</w:t>
      </w:r>
    </w:p>
    <w:p w14:paraId="37AABB60" w14:textId="77777777" w:rsidR="00FE42EE" w:rsidRDefault="00FE42EE" w:rsidP="003B3F30">
      <w:pPr>
        <w:pStyle w:val="03cOpmerking"/>
        <w:widowControl/>
        <w:rPr>
          <w:lang w:val="en-GB"/>
        </w:rPr>
      </w:pPr>
    </w:p>
    <w:p w14:paraId="2BE32CFD" w14:textId="77777777" w:rsidR="001C0C98" w:rsidRDefault="001C0C98" w:rsidP="003B3F30">
      <w:pPr>
        <w:pStyle w:val="03cOpmerking"/>
        <w:widowControl/>
        <w:rPr>
          <w:lang w:val="nl-BE"/>
        </w:rPr>
      </w:pPr>
      <w:r w:rsidRPr="001C0C98">
        <w:rPr>
          <w:lang w:val="nl-BE"/>
        </w:rPr>
        <w:t>Hier wordt e</w:t>
      </w:r>
      <w:r w:rsidR="006E4C12">
        <w:rPr>
          <w:lang w:val="nl-BE"/>
        </w:rPr>
        <w:t>en</w:t>
      </w:r>
      <w:r>
        <w:rPr>
          <w:lang w:val="nl-BE"/>
        </w:rPr>
        <w:t xml:space="preserve"> pion, opweg naar promotie, tot tweemaal to</w:t>
      </w:r>
      <w:r w:rsidR="00EE5D47">
        <w:rPr>
          <w:lang w:val="nl-BE"/>
        </w:rPr>
        <w:t>e ver-spert door twee obstakels, in bei-de varianten.</w:t>
      </w:r>
    </w:p>
    <w:p w14:paraId="4541BAF4" w14:textId="77777777" w:rsidR="00855E8A" w:rsidRDefault="00855E8A" w:rsidP="003B3F30">
      <w:pPr>
        <w:pStyle w:val="03cOpmerking"/>
        <w:widowControl/>
        <w:rPr>
          <w:lang w:val="nl-BE"/>
        </w:rPr>
      </w:pPr>
    </w:p>
    <w:p w14:paraId="05AE02B4" w14:textId="77777777" w:rsidR="00D22081" w:rsidRDefault="00855E8A" w:rsidP="003B3F30">
      <w:pPr>
        <w:pStyle w:val="03cOpmerking"/>
        <w:widowControl/>
        <w:rPr>
          <w:lang w:val="nl-BE"/>
        </w:rPr>
      </w:pPr>
      <w:r>
        <w:rPr>
          <w:lang w:val="nl-BE"/>
        </w:rPr>
        <w:t>Niet zo</w:t>
      </w:r>
      <w:r w:rsidR="00151ED7">
        <w:rPr>
          <w:lang w:val="nl-BE"/>
        </w:rPr>
        <w:t xml:space="preserve"> simpel, Jarl.</w:t>
      </w:r>
      <w:r w:rsidR="001C0C98">
        <w:rPr>
          <w:lang w:val="nl-BE"/>
        </w:rPr>
        <w:t xml:space="preserve"> </w:t>
      </w:r>
    </w:p>
    <w:p w14:paraId="7FAA619E" w14:textId="77777777" w:rsidR="00AC5154" w:rsidRPr="00FE42EE" w:rsidRDefault="008D5111" w:rsidP="003B3F30">
      <w:pPr>
        <w:pStyle w:val="03cOpmerking"/>
        <w:widowControl/>
        <w:rPr>
          <w:lang w:val="nl-BE"/>
        </w:rPr>
      </w:pPr>
      <w:r>
        <w:rPr>
          <w:lang w:val="nl-BE"/>
        </w:rPr>
        <w:t>Ach</w:t>
      </w:r>
      <w:r w:rsidR="00D22081">
        <w:rPr>
          <w:lang w:val="nl-BE"/>
        </w:rPr>
        <w:t>, i</w:t>
      </w:r>
      <w:r w:rsidR="00597888">
        <w:rPr>
          <w:lang w:val="nl-BE"/>
        </w:rPr>
        <w:t>eder zijn smaak!</w:t>
      </w:r>
    </w:p>
    <w:p w14:paraId="466FED5F" w14:textId="77777777" w:rsidR="00382D40" w:rsidRPr="00FE42EE" w:rsidRDefault="00382D40" w:rsidP="003B3F30">
      <w:pPr>
        <w:pStyle w:val="03cOpmerking"/>
        <w:widowControl/>
        <w:rPr>
          <w:lang w:val="nl-BE"/>
        </w:rPr>
      </w:pPr>
    </w:p>
    <w:p w14:paraId="4EF242D5" w14:textId="77777777" w:rsidR="001C13EB" w:rsidRDefault="001C13EB" w:rsidP="00F10DD6">
      <w:pPr>
        <w:pStyle w:val="03cOpmerking"/>
        <w:widowControl/>
        <w:rPr>
          <w:b/>
          <w:lang w:val="nl-BE"/>
        </w:rPr>
      </w:pPr>
    </w:p>
    <w:p w14:paraId="3EFABFBE" w14:textId="77777777" w:rsidR="001C13EB" w:rsidRDefault="001C13EB" w:rsidP="003F2DA9">
      <w:pPr>
        <w:pStyle w:val="03cOpmerking"/>
        <w:widowControl/>
        <w:jc w:val="center"/>
        <w:rPr>
          <w:b/>
          <w:lang w:val="nl-BE"/>
        </w:rPr>
      </w:pPr>
    </w:p>
    <w:p w14:paraId="349AB81D" w14:textId="77777777" w:rsidR="00286F69" w:rsidRDefault="00286F69" w:rsidP="003F2DA9">
      <w:pPr>
        <w:pStyle w:val="03cOpmerking"/>
        <w:widowControl/>
        <w:jc w:val="center"/>
        <w:rPr>
          <w:b/>
          <w:lang w:val="nl-BE"/>
        </w:rPr>
      </w:pPr>
    </w:p>
    <w:p w14:paraId="2E95ED14" w14:textId="77777777" w:rsidR="00D14F2E" w:rsidRDefault="00D14F2E" w:rsidP="003F2DA9">
      <w:pPr>
        <w:pStyle w:val="03cOpmerking"/>
        <w:widowControl/>
        <w:jc w:val="center"/>
        <w:rPr>
          <w:b/>
          <w:lang w:val="nl-BE"/>
        </w:rPr>
      </w:pPr>
    </w:p>
    <w:p w14:paraId="48B4E91D" w14:textId="77777777" w:rsidR="000229DC" w:rsidRPr="000229DC" w:rsidRDefault="00483702" w:rsidP="003F2DA9">
      <w:pPr>
        <w:pStyle w:val="03cOpmerking"/>
        <w:widowControl/>
        <w:jc w:val="center"/>
        <w:rPr>
          <w:b/>
          <w:lang w:val="nl-BE"/>
        </w:rPr>
      </w:pPr>
      <w:r>
        <w:rPr>
          <w:b/>
          <w:lang w:val="nl-BE"/>
        </w:rPr>
        <w:lastRenderedPageBreak/>
        <w:t xml:space="preserve">- </w:t>
      </w:r>
      <w:r w:rsidR="0081766B">
        <w:rPr>
          <w:b/>
          <w:lang w:val="nl-BE"/>
        </w:rPr>
        <w:t>58</w:t>
      </w:r>
      <w:r w:rsidR="000229DC">
        <w:rPr>
          <w:b/>
          <w:lang w:val="nl-BE"/>
        </w:rPr>
        <w:t xml:space="preserve"> -</w:t>
      </w:r>
    </w:p>
    <w:p w14:paraId="5F5FD6FF" w14:textId="77777777" w:rsidR="000229DC" w:rsidRDefault="000229DC" w:rsidP="00E94519">
      <w:pPr>
        <w:pStyle w:val="03cOpmerking"/>
        <w:widowControl/>
        <w:jc w:val="center"/>
        <w:rPr>
          <w:i/>
          <w:lang w:val="nl-BE"/>
        </w:rPr>
      </w:pPr>
    </w:p>
    <w:p w14:paraId="7AC7F031" w14:textId="77777777" w:rsidR="00382D40" w:rsidRDefault="00382D40" w:rsidP="00E94519">
      <w:pPr>
        <w:pStyle w:val="03cOpmerking"/>
        <w:widowControl/>
        <w:jc w:val="center"/>
        <w:rPr>
          <w:lang w:val="nl-BE"/>
        </w:rPr>
      </w:pPr>
      <w:r>
        <w:rPr>
          <w:i/>
          <w:lang w:val="nl-BE"/>
        </w:rPr>
        <w:t xml:space="preserve">Origineel, </w:t>
      </w:r>
      <w:r>
        <w:rPr>
          <w:lang w:val="nl-BE"/>
        </w:rPr>
        <w:t>2011</w:t>
      </w:r>
    </w:p>
    <w:p w14:paraId="635675CB" w14:textId="77777777" w:rsidR="00382D40" w:rsidRDefault="00382D40" w:rsidP="00382D40">
      <w:pPr>
        <w:pStyle w:val="03cOpmerking"/>
        <w:widowControl/>
        <w:jc w:val="center"/>
        <w:rPr>
          <w:lang w:val="nl-BE"/>
        </w:rPr>
      </w:pPr>
    </w:p>
    <w:p w14:paraId="06F1DF77" w14:textId="77777777" w:rsidR="005E7CEC" w:rsidRPr="00597888" w:rsidRDefault="005E7CEC" w:rsidP="00382D40">
      <w:pPr>
        <w:pStyle w:val="03cOpmerking"/>
        <w:widowControl/>
        <w:jc w:val="center"/>
        <w:rPr>
          <w:lang w:val="nl-BE"/>
        </w:rPr>
      </w:pPr>
      <w:r>
        <w:object w:dxaOrig="4700" w:dyaOrig="4704" w14:anchorId="06C4FDB2">
          <v:shape id="_x0000_i1078" type="#_x0000_t75" style="width:154.5pt;height:153.4pt" o:ole="">
            <v:imagedata r:id="rId125" o:title=""/>
          </v:shape>
          <o:OLEObject Type="Embed" ProgID="CorelDRAW.Graphic.12" ShapeID="_x0000_i1078" DrawAspect="Content" ObjectID="_1587467490" r:id="rId126"/>
        </w:object>
      </w:r>
    </w:p>
    <w:p w14:paraId="08168F3B" w14:textId="77777777" w:rsidR="001C13EB" w:rsidRDefault="001C13EB" w:rsidP="005E7CEC">
      <w:pPr>
        <w:pStyle w:val="03cOpmerking"/>
        <w:widowControl/>
        <w:jc w:val="left"/>
        <w:rPr>
          <w:b/>
          <w:sz w:val="24"/>
          <w:szCs w:val="24"/>
          <w:lang w:val="nl-BE"/>
        </w:rPr>
      </w:pPr>
    </w:p>
    <w:p w14:paraId="64818A58" w14:textId="77777777" w:rsidR="005E7CEC" w:rsidRPr="00597888" w:rsidRDefault="005E7CEC" w:rsidP="005E7CEC">
      <w:pPr>
        <w:pStyle w:val="03cOpmerking"/>
        <w:widowControl/>
        <w:jc w:val="left"/>
        <w:rPr>
          <w:lang w:val="nl-BE"/>
        </w:rPr>
      </w:pPr>
      <w:r w:rsidRPr="00597888">
        <w:rPr>
          <w:b/>
          <w:sz w:val="24"/>
          <w:szCs w:val="24"/>
          <w:lang w:val="nl-BE"/>
        </w:rPr>
        <w:t xml:space="preserve">+                    </w:t>
      </w:r>
      <w:r w:rsidRPr="00597888">
        <w:rPr>
          <w:lang w:val="nl-BE"/>
        </w:rPr>
        <w:t xml:space="preserve">     0300.20 g1h3</w:t>
      </w:r>
    </w:p>
    <w:p w14:paraId="58A54FD9" w14:textId="77777777" w:rsidR="005E7CEC" w:rsidRPr="00597888" w:rsidRDefault="005E7CEC" w:rsidP="005E7CEC">
      <w:pPr>
        <w:pStyle w:val="03cOpmerking"/>
        <w:widowControl/>
        <w:jc w:val="left"/>
        <w:rPr>
          <w:lang w:val="nl-BE"/>
        </w:rPr>
      </w:pPr>
    </w:p>
    <w:p w14:paraId="58F517AA" w14:textId="77777777" w:rsidR="005E7CEC" w:rsidRPr="00597888" w:rsidRDefault="005E7CEC" w:rsidP="005E7CEC">
      <w:pPr>
        <w:pStyle w:val="03cOpmerking"/>
        <w:widowControl/>
        <w:jc w:val="left"/>
        <w:rPr>
          <w:b/>
          <w:lang w:val="nl-BE"/>
        </w:rPr>
      </w:pPr>
      <w:r w:rsidRPr="00597888">
        <w:rPr>
          <w:b/>
          <w:lang w:val="nl-BE"/>
        </w:rPr>
        <w:tab/>
        <w:t>1.f7</w:t>
      </w:r>
      <w:r w:rsidRPr="00597888">
        <w:rPr>
          <w:b/>
          <w:lang w:val="nl-BE"/>
        </w:rPr>
        <w:tab/>
      </w:r>
      <w:r w:rsidRPr="00597888">
        <w:rPr>
          <w:b/>
          <w:lang w:val="nl-BE"/>
        </w:rPr>
        <w:tab/>
        <w:t>Tg2+</w:t>
      </w:r>
    </w:p>
    <w:p w14:paraId="4D99BACF" w14:textId="77777777" w:rsidR="005E7CEC" w:rsidRPr="00597888" w:rsidRDefault="005E7CEC" w:rsidP="005E7CEC">
      <w:pPr>
        <w:pStyle w:val="03cOpmerking"/>
        <w:widowControl/>
        <w:jc w:val="left"/>
        <w:rPr>
          <w:b/>
          <w:lang w:val="nl-BE"/>
        </w:rPr>
      </w:pPr>
      <w:r w:rsidRPr="00597888">
        <w:rPr>
          <w:b/>
          <w:lang w:val="nl-BE"/>
        </w:rPr>
        <w:tab/>
        <w:t>2.Kf1</w:t>
      </w:r>
      <w:r w:rsidRPr="00597888">
        <w:rPr>
          <w:b/>
          <w:lang w:val="nl-BE"/>
        </w:rPr>
        <w:tab/>
      </w:r>
      <w:r w:rsidRPr="00597888">
        <w:rPr>
          <w:b/>
          <w:lang w:val="nl-BE"/>
        </w:rPr>
        <w:tab/>
        <w:t>Tg4</w:t>
      </w:r>
    </w:p>
    <w:p w14:paraId="1DA0802D" w14:textId="77777777" w:rsidR="005E7CEC" w:rsidRPr="00ED1153" w:rsidRDefault="005E7CEC" w:rsidP="005E7CEC">
      <w:pPr>
        <w:pStyle w:val="03cOpmerking"/>
        <w:widowControl/>
        <w:jc w:val="left"/>
        <w:rPr>
          <w:b/>
          <w:lang w:val="nl-BE"/>
        </w:rPr>
      </w:pPr>
      <w:r w:rsidRPr="00597888">
        <w:rPr>
          <w:b/>
          <w:lang w:val="nl-BE"/>
        </w:rPr>
        <w:tab/>
        <w:t>3.f8</w:t>
      </w:r>
      <w:r w:rsidRPr="00ED1153">
        <w:rPr>
          <w:b/>
          <w:lang w:val="nl-BE"/>
        </w:rPr>
        <w:t>T</w:t>
      </w:r>
    </w:p>
    <w:p w14:paraId="3162042F" w14:textId="77777777" w:rsidR="005E7CEC" w:rsidRDefault="005E7CEC" w:rsidP="005E7CEC">
      <w:pPr>
        <w:pStyle w:val="03cOpmerking"/>
        <w:widowControl/>
        <w:jc w:val="left"/>
        <w:rPr>
          <w:lang w:val="nl-BE"/>
        </w:rPr>
      </w:pPr>
      <w:r>
        <w:rPr>
          <w:lang w:val="nl-BE"/>
        </w:rPr>
        <w:t>En niet 3.f8D? Tf4 4.Dxf4 en pat!</w:t>
      </w:r>
    </w:p>
    <w:p w14:paraId="18473DA4" w14:textId="77777777" w:rsidR="005E7CEC" w:rsidRPr="00FA082E" w:rsidRDefault="005E7CEC" w:rsidP="005E7CEC">
      <w:pPr>
        <w:pStyle w:val="03cOpmerking"/>
        <w:widowControl/>
        <w:jc w:val="left"/>
        <w:rPr>
          <w:b/>
          <w:lang w:val="en-GB"/>
        </w:rPr>
      </w:pPr>
      <w:r>
        <w:rPr>
          <w:lang w:val="nl-BE"/>
        </w:rPr>
        <w:tab/>
      </w:r>
      <w:r w:rsidRPr="00FA082E">
        <w:rPr>
          <w:b/>
          <w:lang w:val="en-GB"/>
        </w:rPr>
        <w:t>3…</w:t>
      </w:r>
      <w:r w:rsidRPr="00FA082E">
        <w:rPr>
          <w:b/>
          <w:lang w:val="en-GB"/>
        </w:rPr>
        <w:tab/>
      </w:r>
      <w:r w:rsidRPr="00FA082E">
        <w:rPr>
          <w:b/>
          <w:lang w:val="en-GB"/>
        </w:rPr>
        <w:tab/>
        <w:t>Ta4</w:t>
      </w:r>
    </w:p>
    <w:p w14:paraId="001489C2" w14:textId="77777777" w:rsidR="005E7CEC" w:rsidRPr="00FA082E" w:rsidRDefault="005E7CEC" w:rsidP="005E7CEC">
      <w:pPr>
        <w:pStyle w:val="03cOpmerking"/>
        <w:widowControl/>
        <w:jc w:val="left"/>
        <w:rPr>
          <w:b/>
          <w:lang w:val="en-GB"/>
        </w:rPr>
      </w:pPr>
      <w:r w:rsidRPr="00FA082E">
        <w:rPr>
          <w:b/>
          <w:lang w:val="en-GB"/>
        </w:rPr>
        <w:tab/>
        <w:t>4.Ta8</w:t>
      </w:r>
      <w:r w:rsidRPr="00FA082E">
        <w:rPr>
          <w:b/>
          <w:lang w:val="en-GB"/>
        </w:rPr>
        <w:tab/>
      </w:r>
      <w:r w:rsidRPr="00FA082E">
        <w:rPr>
          <w:b/>
          <w:lang w:val="en-GB"/>
        </w:rPr>
        <w:tab/>
        <w:t>Kg4</w:t>
      </w:r>
    </w:p>
    <w:p w14:paraId="2EF58E66" w14:textId="77777777" w:rsidR="005E7CEC" w:rsidRPr="00FA082E" w:rsidRDefault="005E7CEC" w:rsidP="005E7CEC">
      <w:pPr>
        <w:pStyle w:val="03cOpmerking"/>
        <w:widowControl/>
        <w:jc w:val="left"/>
        <w:rPr>
          <w:b/>
          <w:lang w:val="en-GB"/>
        </w:rPr>
      </w:pPr>
      <w:r w:rsidRPr="00FA082E">
        <w:rPr>
          <w:b/>
          <w:lang w:val="en-GB"/>
        </w:rPr>
        <w:tab/>
        <w:t>5.Ke2</w:t>
      </w:r>
      <w:r w:rsidRPr="00FA082E">
        <w:rPr>
          <w:b/>
          <w:lang w:val="en-GB"/>
        </w:rPr>
        <w:tab/>
      </w:r>
      <w:r w:rsidRPr="00FA082E">
        <w:rPr>
          <w:b/>
          <w:lang w:val="en-GB"/>
        </w:rPr>
        <w:tab/>
        <w:t>Kf5</w:t>
      </w:r>
    </w:p>
    <w:p w14:paraId="1D64BE5E" w14:textId="77777777" w:rsidR="005E7CEC" w:rsidRPr="00FA082E" w:rsidRDefault="005E7CEC" w:rsidP="005E7CEC">
      <w:pPr>
        <w:pStyle w:val="03cOpmerking"/>
        <w:widowControl/>
        <w:jc w:val="left"/>
        <w:rPr>
          <w:b/>
          <w:lang w:val="en-GB"/>
        </w:rPr>
      </w:pPr>
      <w:r w:rsidRPr="00FA082E">
        <w:rPr>
          <w:b/>
          <w:lang w:val="en-GB"/>
        </w:rPr>
        <w:tab/>
        <w:t>6.a6</w:t>
      </w:r>
      <w:r w:rsidRPr="00FA082E">
        <w:rPr>
          <w:b/>
          <w:lang w:val="en-GB"/>
        </w:rPr>
        <w:tab/>
      </w:r>
      <w:r w:rsidRPr="00FA082E">
        <w:rPr>
          <w:b/>
          <w:lang w:val="en-GB"/>
        </w:rPr>
        <w:tab/>
        <w:t>Ke6</w:t>
      </w:r>
    </w:p>
    <w:p w14:paraId="3CE7DF0F" w14:textId="77777777" w:rsidR="005E7CEC" w:rsidRPr="00FA082E" w:rsidRDefault="005E7CEC" w:rsidP="005E7CEC">
      <w:pPr>
        <w:pStyle w:val="03cOpmerking"/>
        <w:widowControl/>
        <w:jc w:val="left"/>
        <w:rPr>
          <w:b/>
          <w:lang w:val="en-GB"/>
        </w:rPr>
      </w:pPr>
      <w:r w:rsidRPr="00FA082E">
        <w:rPr>
          <w:b/>
          <w:lang w:val="en-GB"/>
        </w:rPr>
        <w:tab/>
        <w:t>7.a7</w:t>
      </w:r>
      <w:r w:rsidRPr="00FA082E">
        <w:rPr>
          <w:b/>
          <w:lang w:val="en-GB"/>
        </w:rPr>
        <w:tab/>
      </w:r>
      <w:r w:rsidRPr="00FA082E">
        <w:rPr>
          <w:b/>
          <w:lang w:val="en-GB"/>
        </w:rPr>
        <w:tab/>
        <w:t>Kf7</w:t>
      </w:r>
    </w:p>
    <w:p w14:paraId="26652428" w14:textId="77777777" w:rsidR="005E7CEC" w:rsidRPr="00FA082E" w:rsidRDefault="005E7CEC" w:rsidP="005E7CEC">
      <w:pPr>
        <w:pStyle w:val="03cOpmerking"/>
        <w:widowControl/>
        <w:jc w:val="left"/>
        <w:rPr>
          <w:b/>
          <w:lang w:val="en-GB"/>
        </w:rPr>
      </w:pPr>
      <w:r w:rsidRPr="00FA082E">
        <w:rPr>
          <w:b/>
          <w:lang w:val="en-GB"/>
        </w:rPr>
        <w:tab/>
        <w:t>8.Th8</w:t>
      </w:r>
      <w:r w:rsidRPr="00FA082E">
        <w:rPr>
          <w:b/>
          <w:lang w:val="en-GB"/>
        </w:rPr>
        <w:tab/>
      </w:r>
      <w:r w:rsidRPr="00FA082E">
        <w:rPr>
          <w:b/>
          <w:lang w:val="en-GB"/>
        </w:rPr>
        <w:tab/>
        <w:t>Txa7</w:t>
      </w:r>
    </w:p>
    <w:p w14:paraId="1128E6FB" w14:textId="77777777" w:rsidR="005E7CEC" w:rsidRPr="00FA082E" w:rsidRDefault="005E7CEC" w:rsidP="005E7CEC">
      <w:pPr>
        <w:pStyle w:val="03cOpmerking"/>
        <w:widowControl/>
        <w:jc w:val="left"/>
        <w:rPr>
          <w:b/>
          <w:lang w:val="en-GB"/>
        </w:rPr>
      </w:pPr>
      <w:r w:rsidRPr="00FA082E">
        <w:rPr>
          <w:b/>
          <w:lang w:val="en-GB"/>
        </w:rPr>
        <w:tab/>
        <w:t>9.Th7+</w:t>
      </w:r>
      <w:r w:rsidRPr="00FA082E">
        <w:rPr>
          <w:b/>
          <w:lang w:val="en-GB"/>
        </w:rPr>
        <w:tab/>
      </w:r>
      <w:r w:rsidRPr="00FA082E">
        <w:rPr>
          <w:b/>
          <w:lang w:val="en-GB"/>
        </w:rPr>
        <w:tab/>
        <w:t>K~</w:t>
      </w:r>
    </w:p>
    <w:p w14:paraId="6931D37E" w14:textId="77777777" w:rsidR="005E7CEC" w:rsidRDefault="005E7CEC" w:rsidP="005E7CEC">
      <w:pPr>
        <w:pStyle w:val="03cOpmerking"/>
        <w:widowControl/>
        <w:jc w:val="left"/>
        <w:rPr>
          <w:b/>
          <w:lang w:val="nl-BE"/>
        </w:rPr>
      </w:pPr>
      <w:r w:rsidRPr="00FA082E">
        <w:rPr>
          <w:b/>
          <w:lang w:val="en-GB"/>
        </w:rPr>
        <w:t xml:space="preserve">           </w:t>
      </w:r>
      <w:r>
        <w:rPr>
          <w:b/>
          <w:lang w:val="nl-BE"/>
        </w:rPr>
        <w:t>10.Txa7</w:t>
      </w:r>
    </w:p>
    <w:p w14:paraId="378B7E56" w14:textId="77777777" w:rsidR="00D535CF" w:rsidRDefault="00D535CF" w:rsidP="005E7CEC">
      <w:pPr>
        <w:pStyle w:val="03cOpmerking"/>
        <w:widowControl/>
        <w:jc w:val="left"/>
        <w:rPr>
          <w:lang w:val="nl-BE"/>
        </w:rPr>
      </w:pPr>
      <w:r>
        <w:rPr>
          <w:lang w:val="nl-BE"/>
        </w:rPr>
        <w:t>En wit wint.</w:t>
      </w:r>
    </w:p>
    <w:p w14:paraId="7D7A82DA" w14:textId="77777777" w:rsidR="00D535CF" w:rsidRDefault="00D535CF" w:rsidP="005E7CEC">
      <w:pPr>
        <w:pStyle w:val="03cOpmerking"/>
        <w:widowControl/>
        <w:jc w:val="left"/>
        <w:rPr>
          <w:lang w:val="nl-BE"/>
        </w:rPr>
      </w:pPr>
    </w:p>
    <w:p w14:paraId="5FFAEEB0" w14:textId="77777777" w:rsidR="00CA6AFF" w:rsidRDefault="0087391A" w:rsidP="00D95D87">
      <w:pPr>
        <w:pStyle w:val="03cOpmerking"/>
        <w:widowControl/>
        <w:rPr>
          <w:lang w:val="nl-BE"/>
        </w:rPr>
      </w:pPr>
      <w:r>
        <w:rPr>
          <w:lang w:val="nl-BE"/>
        </w:rPr>
        <w:t>De Brit Frank Healey (1828</w:t>
      </w:r>
      <w:r w:rsidR="00F448DD">
        <w:rPr>
          <w:lang w:val="nl-BE"/>
        </w:rPr>
        <w:t>-</w:t>
      </w:r>
      <w:r w:rsidR="00D535CF">
        <w:rPr>
          <w:lang w:val="nl-BE"/>
        </w:rPr>
        <w:t xml:space="preserve">1906) componeerde bovenstaande mal-jutka in 1880, die in 1895 ontleed werd in een verhandeling </w:t>
      </w:r>
      <w:r w:rsidR="00DB085B">
        <w:rPr>
          <w:lang w:val="nl-BE"/>
        </w:rPr>
        <w:t xml:space="preserve">over </w:t>
      </w:r>
      <w:r w:rsidR="00CA6AFF">
        <w:rPr>
          <w:lang w:val="nl-BE"/>
        </w:rPr>
        <w:t xml:space="preserve">het </w:t>
      </w:r>
      <w:r w:rsidR="00CA6AFF" w:rsidRPr="00BA45B6">
        <w:rPr>
          <w:i/>
          <w:lang w:val="nl-BE"/>
        </w:rPr>
        <w:t>“Common of Sense”</w:t>
      </w:r>
      <w:r w:rsidR="00CA6AFF">
        <w:rPr>
          <w:lang w:val="nl-BE"/>
        </w:rPr>
        <w:t xml:space="preserve"> </w:t>
      </w:r>
      <w:r w:rsidR="00D535CF">
        <w:rPr>
          <w:lang w:val="nl-BE"/>
        </w:rPr>
        <w:t>door D</w:t>
      </w:r>
      <w:r w:rsidR="00CA6AFF">
        <w:rPr>
          <w:lang w:val="nl-BE"/>
        </w:rPr>
        <w:t>r</w:t>
      </w:r>
      <w:r w:rsidR="00FD6EAF">
        <w:rPr>
          <w:lang w:val="nl-BE"/>
        </w:rPr>
        <w:t>.</w:t>
      </w:r>
      <w:r w:rsidR="00CA6AFF">
        <w:rPr>
          <w:lang w:val="nl-BE"/>
        </w:rPr>
        <w:t xml:space="preserve"> </w:t>
      </w:r>
      <w:r w:rsidR="00D535CF">
        <w:rPr>
          <w:lang w:val="nl-BE"/>
        </w:rPr>
        <w:t>Emanuel Lasker in London.</w:t>
      </w:r>
    </w:p>
    <w:p w14:paraId="38A3BBC4" w14:textId="77777777" w:rsidR="00CA6AFF" w:rsidRDefault="00CA6AFF" w:rsidP="005E7CEC">
      <w:pPr>
        <w:pStyle w:val="03cOpmerking"/>
        <w:widowControl/>
        <w:jc w:val="left"/>
        <w:rPr>
          <w:lang w:val="nl-BE"/>
        </w:rPr>
      </w:pPr>
    </w:p>
    <w:p w14:paraId="7C672245" w14:textId="77777777" w:rsidR="004B1D10" w:rsidRDefault="004B1D10" w:rsidP="0047555F">
      <w:pPr>
        <w:pStyle w:val="03cOpmerking"/>
        <w:widowControl/>
        <w:rPr>
          <w:lang w:val="nl-BE"/>
        </w:rPr>
      </w:pPr>
    </w:p>
    <w:p w14:paraId="1B9AA9A1" w14:textId="77777777" w:rsidR="00E014EE" w:rsidRDefault="00E014EE" w:rsidP="0047555F">
      <w:pPr>
        <w:pStyle w:val="03cOpmerking"/>
        <w:widowControl/>
        <w:rPr>
          <w:lang w:val="nl-BE"/>
        </w:rPr>
      </w:pPr>
    </w:p>
    <w:p w14:paraId="176A4302" w14:textId="77777777" w:rsidR="00E03014" w:rsidRDefault="00E03014" w:rsidP="0047555F">
      <w:pPr>
        <w:pStyle w:val="03cOpmerking"/>
        <w:widowControl/>
        <w:rPr>
          <w:lang w:val="nl-BE"/>
        </w:rPr>
      </w:pPr>
    </w:p>
    <w:p w14:paraId="62995C12" w14:textId="77777777" w:rsidR="004466E2" w:rsidRDefault="004466E2" w:rsidP="0047555F">
      <w:pPr>
        <w:pStyle w:val="03cOpmerking"/>
        <w:widowControl/>
        <w:rPr>
          <w:lang w:val="nl-BE"/>
        </w:rPr>
      </w:pPr>
    </w:p>
    <w:p w14:paraId="306E0F28" w14:textId="77777777" w:rsidR="0047555F" w:rsidRDefault="00CA6AFF" w:rsidP="00C07E9A">
      <w:pPr>
        <w:pStyle w:val="03cOpmerking"/>
        <w:widowControl/>
        <w:rPr>
          <w:lang w:val="nl-BE"/>
        </w:rPr>
      </w:pPr>
      <w:r>
        <w:rPr>
          <w:lang w:val="nl-BE"/>
        </w:rPr>
        <w:t xml:space="preserve">De oplossing in </w:t>
      </w:r>
      <w:r w:rsidRPr="0047555F">
        <w:rPr>
          <w:i/>
          <w:lang w:val="nl-BE"/>
        </w:rPr>
        <w:t>Shakhmatny Lis-tok</w:t>
      </w:r>
      <w:r>
        <w:rPr>
          <w:lang w:val="nl-BE"/>
        </w:rPr>
        <w:t xml:space="preserve"> was, volgens de database van Harold van der Heijden</w:t>
      </w:r>
      <w:r w:rsidR="0047555F">
        <w:rPr>
          <w:lang w:val="nl-BE"/>
        </w:rPr>
        <w:t>,</w:t>
      </w:r>
      <w:r>
        <w:rPr>
          <w:lang w:val="nl-BE"/>
        </w:rPr>
        <w:t xml:space="preserve"> </w:t>
      </w:r>
      <w:r w:rsidR="0047555F">
        <w:rPr>
          <w:lang w:val="nl-BE"/>
        </w:rPr>
        <w:t>aldus:</w:t>
      </w:r>
    </w:p>
    <w:p w14:paraId="09484B99" w14:textId="77777777" w:rsidR="0047555F" w:rsidRDefault="0047555F" w:rsidP="0047555F">
      <w:pPr>
        <w:pStyle w:val="03cOpmerking"/>
        <w:widowControl/>
        <w:jc w:val="left"/>
        <w:rPr>
          <w:lang w:val="nl-BE"/>
        </w:rPr>
      </w:pPr>
    </w:p>
    <w:p w14:paraId="3588ECCC" w14:textId="77777777" w:rsidR="0042692E" w:rsidRDefault="0047555F" w:rsidP="000A7F58">
      <w:pPr>
        <w:pStyle w:val="03cOpmerking"/>
        <w:widowControl/>
        <w:rPr>
          <w:i/>
          <w:lang w:val="nl-BE"/>
        </w:rPr>
      </w:pPr>
      <w:r w:rsidRPr="00204BCD">
        <w:rPr>
          <w:lang w:val="nl-BE"/>
        </w:rPr>
        <w:t>1.f7 Tg2</w:t>
      </w:r>
      <w:r w:rsidR="00204BCD" w:rsidRPr="00204BCD">
        <w:rPr>
          <w:lang w:val="nl-BE"/>
        </w:rPr>
        <w:t>+</w:t>
      </w:r>
      <w:r w:rsidRPr="00204BCD">
        <w:rPr>
          <w:lang w:val="nl-BE"/>
        </w:rPr>
        <w:t xml:space="preserve"> 2.Kf1 Tg4 3.</w:t>
      </w:r>
      <w:r w:rsidR="00204BCD" w:rsidRPr="00204BCD">
        <w:rPr>
          <w:lang w:val="nl-BE"/>
        </w:rPr>
        <w:t>f8T Ta4 4.Ta8 Kg4 5.Ke</w:t>
      </w:r>
      <w:r w:rsidR="00204BCD">
        <w:rPr>
          <w:lang w:val="nl-BE"/>
        </w:rPr>
        <w:t xml:space="preserve">2 Kf5 6.a6 Kf6 </w:t>
      </w:r>
      <w:r w:rsidR="00204BCD" w:rsidRPr="00B33708">
        <w:rPr>
          <w:b/>
          <w:lang w:val="nl-BE"/>
        </w:rPr>
        <w:t>7.Kd3</w:t>
      </w:r>
      <w:r w:rsidR="00204BCD" w:rsidRPr="00204BCD">
        <w:rPr>
          <w:lang w:val="nl-BE"/>
        </w:rPr>
        <w:t xml:space="preserve"> </w:t>
      </w:r>
      <w:r w:rsidR="000A7F58">
        <w:rPr>
          <w:i/>
          <w:lang w:val="nl-BE"/>
        </w:rPr>
        <w:t xml:space="preserve">(Ook zet </w:t>
      </w:r>
      <w:r w:rsidR="000A7F58" w:rsidRPr="00B33708">
        <w:rPr>
          <w:b/>
          <w:i/>
          <w:lang w:val="nl-BE"/>
        </w:rPr>
        <w:t>7.Kd2</w:t>
      </w:r>
      <w:r w:rsidR="000A7F58">
        <w:rPr>
          <w:i/>
          <w:lang w:val="nl-BE"/>
        </w:rPr>
        <w:t xml:space="preserve"> is goed)  </w:t>
      </w:r>
      <w:r w:rsidR="000A7F58">
        <w:rPr>
          <w:lang w:val="nl-BE"/>
        </w:rPr>
        <w:t xml:space="preserve">7…Kg7 8.Kc3 Kh7 </w:t>
      </w:r>
      <w:r w:rsidR="000A7F58" w:rsidRPr="00B33708">
        <w:rPr>
          <w:b/>
          <w:lang w:val="nl-BE"/>
        </w:rPr>
        <w:t>9.Kb3</w:t>
      </w:r>
      <w:r w:rsidR="000A7F58">
        <w:rPr>
          <w:lang w:val="nl-BE"/>
        </w:rPr>
        <w:t xml:space="preserve"> </w:t>
      </w:r>
      <w:r w:rsidR="000A7F58">
        <w:rPr>
          <w:i/>
          <w:lang w:val="nl-BE"/>
        </w:rPr>
        <w:t xml:space="preserve">(Ook </w:t>
      </w:r>
      <w:r w:rsidR="000A7F58" w:rsidRPr="00B33708">
        <w:rPr>
          <w:b/>
          <w:i/>
          <w:lang w:val="nl-BE"/>
        </w:rPr>
        <w:t>9.Ta7</w:t>
      </w:r>
      <w:r w:rsidR="000A7F58">
        <w:rPr>
          <w:i/>
          <w:lang w:val="nl-BE"/>
        </w:rPr>
        <w:t xml:space="preserve">) </w:t>
      </w:r>
      <w:r w:rsidR="00B33708">
        <w:rPr>
          <w:lang w:val="nl-BE"/>
        </w:rPr>
        <w:t xml:space="preserve">9…Ta5 10.Kb4 </w:t>
      </w:r>
      <w:r w:rsidR="000A7F58">
        <w:rPr>
          <w:lang w:val="nl-BE"/>
        </w:rPr>
        <w:t xml:space="preserve">Ta1 </w:t>
      </w:r>
      <w:r w:rsidR="000A7F58" w:rsidRPr="00B33708">
        <w:rPr>
          <w:b/>
          <w:lang w:val="nl-BE"/>
        </w:rPr>
        <w:t>11.Kb5</w:t>
      </w:r>
      <w:r w:rsidR="000A7F58">
        <w:rPr>
          <w:lang w:val="nl-BE"/>
        </w:rPr>
        <w:t xml:space="preserve"> </w:t>
      </w:r>
      <w:r w:rsidR="000A7F58">
        <w:rPr>
          <w:i/>
          <w:lang w:val="nl-BE"/>
        </w:rPr>
        <w:t xml:space="preserve">(Ook </w:t>
      </w:r>
      <w:r w:rsidR="000A7F58" w:rsidRPr="00B33708">
        <w:rPr>
          <w:b/>
          <w:i/>
          <w:lang w:val="nl-BE"/>
        </w:rPr>
        <w:t>11.Kc5</w:t>
      </w:r>
      <w:r w:rsidR="000A7F58">
        <w:rPr>
          <w:i/>
          <w:lang w:val="nl-BE"/>
        </w:rPr>
        <w:t xml:space="preserve">) </w:t>
      </w:r>
      <w:r w:rsidR="007424C7">
        <w:rPr>
          <w:lang w:val="nl-BE"/>
        </w:rPr>
        <w:t xml:space="preserve"> </w:t>
      </w:r>
      <w:r w:rsidR="00EE619B">
        <w:rPr>
          <w:lang w:val="nl-BE"/>
        </w:rPr>
        <w:t xml:space="preserve">11…Tb1+ </w:t>
      </w:r>
      <w:r w:rsidR="000A7F58" w:rsidRPr="00B33708">
        <w:rPr>
          <w:b/>
          <w:lang w:val="nl-BE"/>
        </w:rPr>
        <w:t>12.Kc6</w:t>
      </w:r>
      <w:r w:rsidR="0042692E">
        <w:rPr>
          <w:lang w:val="nl-BE"/>
        </w:rPr>
        <w:t xml:space="preserve"> </w:t>
      </w:r>
      <w:r w:rsidR="006F5D13">
        <w:rPr>
          <w:i/>
          <w:lang w:val="nl-BE"/>
        </w:rPr>
        <w:t xml:space="preserve">(12.Ook </w:t>
      </w:r>
      <w:r w:rsidR="006F5D13" w:rsidRPr="00B33708">
        <w:rPr>
          <w:b/>
          <w:i/>
          <w:lang w:val="nl-BE"/>
        </w:rPr>
        <w:t>12.Kc5</w:t>
      </w:r>
      <w:r w:rsidR="0042692E">
        <w:rPr>
          <w:i/>
          <w:lang w:val="nl-BE"/>
        </w:rPr>
        <w:t xml:space="preserve"> is goed.)</w:t>
      </w:r>
    </w:p>
    <w:p w14:paraId="60F11B22" w14:textId="77777777" w:rsidR="006F5D13" w:rsidRDefault="007424C7" w:rsidP="000A7F58">
      <w:pPr>
        <w:pStyle w:val="03cOpmerking"/>
        <w:widowControl/>
        <w:rPr>
          <w:i/>
          <w:lang w:val="nl-BE"/>
        </w:rPr>
      </w:pPr>
      <w:r>
        <w:rPr>
          <w:lang w:val="nl-BE"/>
        </w:rPr>
        <w:t>12…Tc1+</w:t>
      </w:r>
      <w:r w:rsidR="006F5D13">
        <w:rPr>
          <w:i/>
          <w:lang w:val="nl-BE"/>
        </w:rPr>
        <w:t xml:space="preserve"> </w:t>
      </w:r>
      <w:r w:rsidR="006F5D13" w:rsidRPr="00B33708">
        <w:rPr>
          <w:b/>
          <w:lang w:val="nl-BE"/>
        </w:rPr>
        <w:t>13.Kb7</w:t>
      </w:r>
      <w:r w:rsidR="006F5D13">
        <w:rPr>
          <w:lang w:val="nl-BE"/>
        </w:rPr>
        <w:t xml:space="preserve"> </w:t>
      </w:r>
      <w:r w:rsidR="006F5D13">
        <w:rPr>
          <w:i/>
          <w:lang w:val="nl-BE"/>
        </w:rPr>
        <w:t xml:space="preserve">(Ook </w:t>
      </w:r>
      <w:r w:rsidR="006F5D13" w:rsidRPr="00B33708">
        <w:rPr>
          <w:b/>
          <w:i/>
          <w:lang w:val="nl-BE"/>
        </w:rPr>
        <w:t>13.Kb6</w:t>
      </w:r>
      <w:r w:rsidR="006F5D13">
        <w:rPr>
          <w:i/>
          <w:lang w:val="nl-BE"/>
        </w:rPr>
        <w:t xml:space="preserve">) </w:t>
      </w:r>
      <w:r w:rsidR="006F5D13">
        <w:rPr>
          <w:lang w:val="nl-BE"/>
        </w:rPr>
        <w:t xml:space="preserve">13…Tb1+ 14.Ka7 Kg7 15.Tb8 Ta1 </w:t>
      </w:r>
      <w:r w:rsidR="006F5D13" w:rsidRPr="00B33708">
        <w:rPr>
          <w:b/>
          <w:lang w:val="nl-BE"/>
        </w:rPr>
        <w:t>16.Tb6</w:t>
      </w:r>
      <w:r w:rsidR="006F5D13">
        <w:rPr>
          <w:lang w:val="nl-BE"/>
        </w:rPr>
        <w:t xml:space="preserve"> </w:t>
      </w:r>
      <w:r w:rsidR="006F5D13">
        <w:rPr>
          <w:i/>
          <w:lang w:val="nl-BE"/>
        </w:rPr>
        <w:t>(En ook</w:t>
      </w:r>
      <w:r w:rsidR="00B96EF7">
        <w:rPr>
          <w:i/>
          <w:lang w:val="nl-BE"/>
        </w:rPr>
        <w:t xml:space="preserve"> nog </w:t>
      </w:r>
      <w:r w:rsidR="00B96EF7" w:rsidRPr="00B33708">
        <w:rPr>
          <w:b/>
          <w:i/>
          <w:lang w:val="nl-BE"/>
        </w:rPr>
        <w:t>16.Tb5</w:t>
      </w:r>
      <w:r w:rsidR="00B96EF7" w:rsidRPr="00B33708">
        <w:rPr>
          <w:i/>
          <w:lang w:val="nl-BE"/>
        </w:rPr>
        <w:t>)</w:t>
      </w:r>
      <w:r w:rsidR="006F5D13">
        <w:rPr>
          <w:i/>
          <w:lang w:val="nl-BE"/>
        </w:rPr>
        <w:t xml:space="preserve"> </w:t>
      </w:r>
      <w:r w:rsidR="00B96EF7">
        <w:rPr>
          <w:lang w:val="nl-BE"/>
        </w:rPr>
        <w:t>16…Kf7 17.Kb7…</w:t>
      </w:r>
    </w:p>
    <w:p w14:paraId="1CAADD11" w14:textId="77777777" w:rsidR="006F5D13" w:rsidRDefault="006F5D13" w:rsidP="000A7F58">
      <w:pPr>
        <w:pStyle w:val="03cOpmerking"/>
        <w:widowControl/>
        <w:rPr>
          <w:i/>
          <w:lang w:val="nl-BE"/>
        </w:rPr>
      </w:pPr>
    </w:p>
    <w:p w14:paraId="61EF965D" w14:textId="77777777" w:rsidR="00026D3E" w:rsidRDefault="006410DC" w:rsidP="000A7F58">
      <w:pPr>
        <w:pStyle w:val="03cOpmerking"/>
        <w:widowControl/>
        <w:rPr>
          <w:lang w:val="nl-BE"/>
        </w:rPr>
      </w:pPr>
      <w:r>
        <w:rPr>
          <w:lang w:val="nl-BE"/>
        </w:rPr>
        <w:t xml:space="preserve">Men kan dit bezwaarlijk </w:t>
      </w:r>
      <w:r w:rsidR="006F5D13">
        <w:rPr>
          <w:lang w:val="nl-BE"/>
        </w:rPr>
        <w:t>een cor</w:t>
      </w:r>
      <w:r>
        <w:rPr>
          <w:lang w:val="nl-BE"/>
        </w:rPr>
        <w:t>-</w:t>
      </w:r>
      <w:r w:rsidR="006F5D13">
        <w:rPr>
          <w:lang w:val="nl-BE"/>
        </w:rPr>
        <w:t>rec</w:t>
      </w:r>
      <w:r>
        <w:rPr>
          <w:lang w:val="nl-BE"/>
        </w:rPr>
        <w:t>te studie</w:t>
      </w:r>
      <w:r w:rsidR="0035674A">
        <w:rPr>
          <w:lang w:val="nl-BE"/>
        </w:rPr>
        <w:t xml:space="preserve"> noemen. Bovendien vond ik nog </w:t>
      </w:r>
      <w:r w:rsidR="006F5D13">
        <w:rPr>
          <w:lang w:val="nl-BE"/>
        </w:rPr>
        <w:t>de volgende foute oplos</w:t>
      </w:r>
      <w:r w:rsidR="0035674A">
        <w:rPr>
          <w:lang w:val="nl-BE"/>
        </w:rPr>
        <w:t>sing</w:t>
      </w:r>
      <w:r w:rsidR="00B243CB">
        <w:rPr>
          <w:lang w:val="nl-BE"/>
        </w:rPr>
        <w:t xml:space="preserve"> </w:t>
      </w:r>
      <w:r w:rsidR="00270004">
        <w:rPr>
          <w:lang w:val="nl-BE"/>
        </w:rPr>
        <w:t xml:space="preserve">in </w:t>
      </w:r>
      <w:r w:rsidR="00270004">
        <w:rPr>
          <w:i/>
          <w:lang w:val="nl-BE"/>
        </w:rPr>
        <w:t>American Chess Art,</w:t>
      </w:r>
      <w:r w:rsidR="00026D3E">
        <w:rPr>
          <w:lang w:val="nl-BE"/>
        </w:rPr>
        <w:t xml:space="preserve"> </w:t>
      </w:r>
      <w:r w:rsidR="00026D3E">
        <w:rPr>
          <w:i/>
          <w:lang w:val="nl-BE"/>
        </w:rPr>
        <w:t>250 Portraits</w:t>
      </w:r>
      <w:r w:rsidR="00026D3E">
        <w:rPr>
          <w:lang w:val="nl-BE"/>
        </w:rPr>
        <w:t xml:space="preserve">: </w:t>
      </w:r>
    </w:p>
    <w:p w14:paraId="3F6848AC" w14:textId="77777777" w:rsidR="00026D3E" w:rsidRDefault="00026D3E" w:rsidP="000A7F58">
      <w:pPr>
        <w:pStyle w:val="03cOpmerking"/>
        <w:widowControl/>
        <w:rPr>
          <w:lang w:val="nl-BE"/>
        </w:rPr>
      </w:pPr>
    </w:p>
    <w:p w14:paraId="1EB8D4FD" w14:textId="77777777" w:rsidR="008A1490" w:rsidRDefault="00026D3E" w:rsidP="000A7F58">
      <w:pPr>
        <w:pStyle w:val="03cOpmerking"/>
        <w:widowControl/>
        <w:rPr>
          <w:lang w:val="nl-BE"/>
        </w:rPr>
      </w:pPr>
      <w:r w:rsidRPr="00026D3E">
        <w:rPr>
          <w:lang w:val="nl-BE"/>
        </w:rPr>
        <w:t>1.f7 Tg2 2.Kf1 Tg4 3.f8T</w:t>
      </w:r>
      <w:r>
        <w:rPr>
          <w:lang w:val="nl-BE"/>
        </w:rPr>
        <w:t xml:space="preserve"> T</w:t>
      </w:r>
      <w:r w:rsidRPr="00026D3E">
        <w:rPr>
          <w:lang w:val="nl-BE"/>
        </w:rPr>
        <w:t>a4</w:t>
      </w:r>
      <w:r w:rsidR="008A1490">
        <w:rPr>
          <w:lang w:val="nl-BE"/>
        </w:rPr>
        <w:t xml:space="preserve"> 4.Ta8 </w:t>
      </w:r>
      <w:r w:rsidRPr="00026D3E">
        <w:rPr>
          <w:lang w:val="nl-BE"/>
        </w:rPr>
        <w:t>Kg4 en nu</w:t>
      </w:r>
      <w:r>
        <w:rPr>
          <w:lang w:val="nl-BE"/>
        </w:rPr>
        <w:t xml:space="preserve"> </w:t>
      </w:r>
      <w:r w:rsidRPr="0042692E">
        <w:rPr>
          <w:b/>
          <w:lang w:val="nl-BE"/>
        </w:rPr>
        <w:t>5.a6</w:t>
      </w:r>
      <w:r w:rsidR="000229DC" w:rsidRPr="0042692E">
        <w:rPr>
          <w:b/>
          <w:lang w:val="nl-BE"/>
        </w:rPr>
        <w:t>?</w:t>
      </w:r>
      <w:r>
        <w:rPr>
          <w:lang w:val="nl-BE"/>
        </w:rPr>
        <w:t xml:space="preserve"> Kf3 6.Ke1 Ke3 7.Kd1 Kd3 8.Kc1 Kc3 9.Kb1 Tb4+</w:t>
      </w:r>
      <w:r w:rsidR="00B243CB">
        <w:rPr>
          <w:lang w:val="nl-BE"/>
        </w:rPr>
        <w:t xml:space="preserve"> enzovoort</w:t>
      </w:r>
      <w:r w:rsidR="00D87D19">
        <w:rPr>
          <w:lang w:val="nl-BE"/>
        </w:rPr>
        <w:t>, maar</w:t>
      </w:r>
      <w:r w:rsidR="003A223A">
        <w:rPr>
          <w:lang w:val="nl-BE"/>
        </w:rPr>
        <w:t xml:space="preserve"> ook hier</w:t>
      </w:r>
      <w:r w:rsidR="00D87D19">
        <w:rPr>
          <w:lang w:val="nl-BE"/>
        </w:rPr>
        <w:t xml:space="preserve"> geen winst.</w:t>
      </w:r>
    </w:p>
    <w:p w14:paraId="33CFB3F8" w14:textId="77777777" w:rsidR="00B243CB" w:rsidRDefault="008A1490" w:rsidP="000A7F58">
      <w:pPr>
        <w:pStyle w:val="03cOpmerking"/>
        <w:widowControl/>
        <w:rPr>
          <w:lang w:val="nl-BE"/>
        </w:rPr>
      </w:pPr>
      <w:r>
        <w:rPr>
          <w:lang w:val="nl-BE"/>
        </w:rPr>
        <w:t xml:space="preserve"> </w:t>
      </w:r>
    </w:p>
    <w:p w14:paraId="42380490" w14:textId="77777777" w:rsidR="00E03014" w:rsidRDefault="00B243CB" w:rsidP="00E03014">
      <w:pPr>
        <w:pStyle w:val="03cOpmerking"/>
        <w:widowControl/>
        <w:rPr>
          <w:lang w:val="nl-BE"/>
        </w:rPr>
      </w:pPr>
      <w:r>
        <w:rPr>
          <w:lang w:val="nl-BE"/>
        </w:rPr>
        <w:t>Door mijn verbetering is dit sober miniatuurtje</w:t>
      </w:r>
      <w:r w:rsidR="00026D3E" w:rsidRPr="00026D3E">
        <w:rPr>
          <w:lang w:val="nl-BE"/>
        </w:rPr>
        <w:t xml:space="preserve"> </w:t>
      </w:r>
      <w:r w:rsidR="008A1490">
        <w:rPr>
          <w:lang w:val="nl-BE"/>
        </w:rPr>
        <w:t>nu het</w:t>
      </w:r>
      <w:r>
        <w:rPr>
          <w:lang w:val="nl-BE"/>
        </w:rPr>
        <w:t xml:space="preserve"> extra</w:t>
      </w:r>
      <w:r w:rsidR="006C64EB">
        <w:rPr>
          <w:lang w:val="nl-BE"/>
        </w:rPr>
        <w:t xml:space="preserve"> </w:t>
      </w:r>
      <w:r w:rsidR="00C83FB8">
        <w:rPr>
          <w:lang w:val="nl-BE"/>
        </w:rPr>
        <w:t>moeilijk</w:t>
      </w:r>
      <w:r>
        <w:rPr>
          <w:lang w:val="nl-BE"/>
        </w:rPr>
        <w:t xml:space="preserve"> w</w:t>
      </w:r>
      <w:r w:rsidR="006C64EB">
        <w:rPr>
          <w:lang w:val="nl-BE"/>
        </w:rPr>
        <w:t>erk</w:t>
      </w:r>
      <w:r w:rsidR="00321C1D">
        <w:rPr>
          <w:lang w:val="nl-BE"/>
        </w:rPr>
        <w:t>j</w:t>
      </w:r>
      <w:r w:rsidR="006C64EB">
        <w:rPr>
          <w:lang w:val="nl-BE"/>
        </w:rPr>
        <w:t xml:space="preserve">e geworden, </w:t>
      </w:r>
      <w:r w:rsidR="000229DC">
        <w:rPr>
          <w:lang w:val="nl-BE"/>
        </w:rPr>
        <w:t>die</w:t>
      </w:r>
      <w:r>
        <w:rPr>
          <w:lang w:val="nl-BE"/>
        </w:rPr>
        <w:t xml:space="preserve"> </w:t>
      </w:r>
      <w:r w:rsidR="006C64EB">
        <w:rPr>
          <w:lang w:val="nl-BE"/>
        </w:rPr>
        <w:t xml:space="preserve">de Brit </w:t>
      </w:r>
      <w:r>
        <w:rPr>
          <w:lang w:val="nl-BE"/>
        </w:rPr>
        <w:t xml:space="preserve">voor </w:t>
      </w:r>
    </w:p>
    <w:p w14:paraId="7A13EF7C" w14:textId="77777777" w:rsidR="00153DFF" w:rsidRDefault="00153DFF" w:rsidP="00E03014">
      <w:pPr>
        <w:pStyle w:val="03cOpmerking"/>
        <w:widowControl/>
        <w:rPr>
          <w:lang w:val="nl-BE"/>
        </w:rPr>
      </w:pPr>
      <w:r>
        <w:rPr>
          <w:lang w:val="nl-BE"/>
        </w:rPr>
        <w:t>ogen had.</w:t>
      </w:r>
    </w:p>
    <w:p w14:paraId="69D76CD1" w14:textId="77777777" w:rsidR="00E03014" w:rsidRDefault="00E03014" w:rsidP="00E03014">
      <w:pPr>
        <w:pStyle w:val="03cOpmerking"/>
        <w:widowControl/>
        <w:rPr>
          <w:lang w:val="nl-BE"/>
        </w:rPr>
      </w:pPr>
    </w:p>
    <w:p w14:paraId="08768909" w14:textId="77777777" w:rsidR="00E03014" w:rsidRDefault="00E03014" w:rsidP="00E03014">
      <w:pPr>
        <w:pStyle w:val="03cOpmerking"/>
        <w:widowControl/>
        <w:rPr>
          <w:lang w:val="nl-BE"/>
        </w:rPr>
      </w:pPr>
    </w:p>
    <w:p w14:paraId="4673E274" w14:textId="77777777" w:rsidR="00E03014" w:rsidRDefault="00E03014" w:rsidP="00E03014">
      <w:pPr>
        <w:pStyle w:val="03cOpmerking"/>
        <w:widowControl/>
        <w:rPr>
          <w:lang w:val="nl-BE"/>
        </w:rPr>
      </w:pPr>
    </w:p>
    <w:p w14:paraId="66C36138" w14:textId="77777777" w:rsidR="00F10DD6" w:rsidRDefault="00F10DD6" w:rsidP="0059190F">
      <w:pPr>
        <w:pStyle w:val="03cOpmerking"/>
        <w:widowControl/>
        <w:jc w:val="center"/>
        <w:rPr>
          <w:b/>
          <w:lang w:val="nl-BE"/>
        </w:rPr>
      </w:pPr>
    </w:p>
    <w:p w14:paraId="70757C74" w14:textId="77777777" w:rsidR="005D1EF2" w:rsidRPr="00E03014" w:rsidRDefault="00173065" w:rsidP="0059190F">
      <w:pPr>
        <w:pStyle w:val="03cOpmerking"/>
        <w:widowControl/>
        <w:jc w:val="center"/>
        <w:rPr>
          <w:lang w:val="nl-BE"/>
        </w:rPr>
      </w:pPr>
      <w:r w:rsidRPr="00312225">
        <w:rPr>
          <w:b/>
          <w:lang w:val="nl-BE"/>
        </w:rPr>
        <w:lastRenderedPageBreak/>
        <w:t>-</w:t>
      </w:r>
      <w:r>
        <w:rPr>
          <w:lang w:val="nl-BE"/>
        </w:rPr>
        <w:t xml:space="preserve"> </w:t>
      </w:r>
      <w:r w:rsidR="0081766B">
        <w:rPr>
          <w:b/>
          <w:lang w:val="nl-BE"/>
        </w:rPr>
        <w:t>59</w:t>
      </w:r>
      <w:r>
        <w:rPr>
          <w:b/>
          <w:lang w:val="nl-BE"/>
        </w:rPr>
        <w:t xml:space="preserve"> -</w:t>
      </w:r>
    </w:p>
    <w:p w14:paraId="6634698C" w14:textId="77777777" w:rsidR="005D1EF2" w:rsidRDefault="005D1EF2" w:rsidP="005D1EF2">
      <w:pPr>
        <w:pStyle w:val="03cOpmerking"/>
        <w:widowControl/>
        <w:jc w:val="center"/>
        <w:rPr>
          <w:b/>
          <w:lang w:val="nl-BE"/>
        </w:rPr>
      </w:pPr>
    </w:p>
    <w:p w14:paraId="03C1FFFF" w14:textId="77777777" w:rsidR="005D1EF2" w:rsidRDefault="005D1EF2" w:rsidP="00E03014">
      <w:pPr>
        <w:pStyle w:val="03cOpmerking"/>
        <w:widowControl/>
        <w:jc w:val="center"/>
        <w:rPr>
          <w:lang w:val="nl-BE"/>
        </w:rPr>
      </w:pPr>
      <w:r>
        <w:rPr>
          <w:i/>
          <w:lang w:val="nl-BE"/>
        </w:rPr>
        <w:t xml:space="preserve">Origineel, </w:t>
      </w:r>
      <w:r>
        <w:rPr>
          <w:lang w:val="nl-BE"/>
        </w:rPr>
        <w:t>2011</w:t>
      </w:r>
    </w:p>
    <w:p w14:paraId="44868ED6" w14:textId="77777777" w:rsidR="00E03014" w:rsidRDefault="00E03014" w:rsidP="00E03014">
      <w:pPr>
        <w:pStyle w:val="03cOpmerking"/>
        <w:widowControl/>
        <w:jc w:val="center"/>
        <w:rPr>
          <w:lang w:val="nl-BE"/>
        </w:rPr>
      </w:pPr>
    </w:p>
    <w:p w14:paraId="7922803B" w14:textId="77777777" w:rsidR="005D1EF2" w:rsidRDefault="00C53DB9" w:rsidP="00C53DB9">
      <w:pPr>
        <w:pStyle w:val="03cOpmerking"/>
        <w:widowControl/>
      </w:pPr>
      <w:r>
        <w:object w:dxaOrig="4700" w:dyaOrig="4704" w14:anchorId="4E453EA6">
          <v:shape id="_x0000_i1079" type="#_x0000_t75" style="width:154.5pt;height:153.4pt" o:ole="">
            <v:imagedata r:id="rId127" o:title=""/>
          </v:shape>
          <o:OLEObject Type="Embed" ProgID="CorelDRAW.Graphic.12" ShapeID="_x0000_i1079" DrawAspect="Content" ObjectID="_1587467491" r:id="rId128"/>
        </w:object>
      </w:r>
    </w:p>
    <w:p w14:paraId="3B9E4521" w14:textId="77777777" w:rsidR="001C13EB" w:rsidRDefault="001C13EB" w:rsidP="00C53DB9">
      <w:pPr>
        <w:pStyle w:val="03cOpmerking"/>
        <w:widowControl/>
        <w:rPr>
          <w:b/>
          <w:sz w:val="24"/>
          <w:szCs w:val="24"/>
          <w:lang w:val="nl-BE"/>
        </w:rPr>
      </w:pPr>
    </w:p>
    <w:p w14:paraId="41CED9D5" w14:textId="77777777" w:rsidR="00C53DB9" w:rsidRPr="00FA082E" w:rsidRDefault="00C53DB9" w:rsidP="00C53DB9">
      <w:pPr>
        <w:pStyle w:val="03cOpmerking"/>
        <w:widowControl/>
        <w:rPr>
          <w:lang w:val="nl-BE"/>
        </w:rPr>
      </w:pPr>
      <w:r w:rsidRPr="00FA082E">
        <w:rPr>
          <w:b/>
          <w:sz w:val="24"/>
          <w:szCs w:val="24"/>
          <w:lang w:val="nl-BE"/>
        </w:rPr>
        <w:t xml:space="preserve">+                        </w:t>
      </w:r>
      <w:r w:rsidR="00B16107">
        <w:rPr>
          <w:lang w:val="nl-BE"/>
        </w:rPr>
        <w:t>0013.1</w:t>
      </w:r>
      <w:r w:rsidRPr="00FA082E">
        <w:rPr>
          <w:lang w:val="nl-BE"/>
        </w:rPr>
        <w:t>0 d7d5</w:t>
      </w:r>
    </w:p>
    <w:p w14:paraId="378787DD" w14:textId="77777777" w:rsidR="00C53DB9" w:rsidRPr="00FA082E" w:rsidRDefault="00C53DB9" w:rsidP="00C53DB9">
      <w:pPr>
        <w:pStyle w:val="03cOpmerking"/>
        <w:widowControl/>
        <w:rPr>
          <w:lang w:val="nl-BE"/>
        </w:rPr>
      </w:pPr>
    </w:p>
    <w:p w14:paraId="6573E7B3" w14:textId="77777777" w:rsidR="00C53DB9" w:rsidRDefault="00C53DB9" w:rsidP="00C53DB9">
      <w:pPr>
        <w:pStyle w:val="03cOpmerking"/>
        <w:widowControl/>
        <w:rPr>
          <w:b/>
          <w:lang w:val="nl-BE"/>
        </w:rPr>
      </w:pPr>
      <w:r>
        <w:rPr>
          <w:lang w:val="nl-BE"/>
        </w:rPr>
        <w:tab/>
      </w:r>
      <w:r>
        <w:rPr>
          <w:b/>
          <w:lang w:val="nl-BE"/>
        </w:rPr>
        <w:t>1.Ke7</w:t>
      </w:r>
    </w:p>
    <w:p w14:paraId="2A8CA3A2" w14:textId="77777777" w:rsidR="00C53DB9" w:rsidRDefault="00C53DB9" w:rsidP="00C53DB9">
      <w:pPr>
        <w:pStyle w:val="03cOpmerking"/>
        <w:widowControl/>
        <w:rPr>
          <w:lang w:val="nl-BE"/>
        </w:rPr>
      </w:pPr>
      <w:r>
        <w:rPr>
          <w:lang w:val="nl-BE"/>
        </w:rPr>
        <w:t>Maakt plaats voor de pionpromo-tie.</w:t>
      </w:r>
    </w:p>
    <w:p w14:paraId="706E3D03" w14:textId="77777777" w:rsidR="00C53DB9" w:rsidRDefault="00C53DB9" w:rsidP="00C53DB9">
      <w:pPr>
        <w:pStyle w:val="03cOpmerking"/>
        <w:widowControl/>
        <w:rPr>
          <w:b/>
          <w:lang w:val="nl-BE"/>
        </w:rPr>
      </w:pPr>
      <w:r>
        <w:rPr>
          <w:lang w:val="nl-BE"/>
        </w:rPr>
        <w:tab/>
      </w:r>
      <w:r>
        <w:rPr>
          <w:b/>
          <w:lang w:val="nl-BE"/>
        </w:rPr>
        <w:t>1…</w:t>
      </w:r>
      <w:r>
        <w:rPr>
          <w:b/>
          <w:lang w:val="nl-BE"/>
        </w:rPr>
        <w:tab/>
      </w:r>
      <w:r>
        <w:rPr>
          <w:b/>
          <w:lang w:val="nl-BE"/>
        </w:rPr>
        <w:tab/>
        <w:t>Pf8</w:t>
      </w:r>
    </w:p>
    <w:p w14:paraId="5027A103" w14:textId="77777777" w:rsidR="00C53DB9" w:rsidRDefault="00C53DB9" w:rsidP="00C53DB9">
      <w:pPr>
        <w:pStyle w:val="03cOpmerking"/>
        <w:widowControl/>
        <w:rPr>
          <w:lang w:val="nl-BE"/>
        </w:rPr>
      </w:pPr>
      <w:r>
        <w:rPr>
          <w:lang w:val="nl-BE"/>
        </w:rPr>
        <w:t>Het pa</w:t>
      </w:r>
      <w:r w:rsidR="00362C77">
        <w:rPr>
          <w:lang w:val="nl-BE"/>
        </w:rPr>
        <w:t>ard lokt de de koning weg, maar na:</w:t>
      </w:r>
    </w:p>
    <w:p w14:paraId="1B58D2EC" w14:textId="77777777" w:rsidR="00C53DB9" w:rsidRDefault="00C53DB9" w:rsidP="00C53DB9">
      <w:pPr>
        <w:pStyle w:val="03cOpmerking"/>
        <w:widowControl/>
        <w:rPr>
          <w:b/>
          <w:lang w:val="nl-BE"/>
        </w:rPr>
      </w:pPr>
      <w:r>
        <w:rPr>
          <w:b/>
          <w:lang w:val="nl-BE"/>
        </w:rPr>
        <w:tab/>
        <w:t>2.Le8</w:t>
      </w:r>
    </w:p>
    <w:p w14:paraId="39A0719D" w14:textId="77777777" w:rsidR="00276FFA" w:rsidRDefault="008B5BDA" w:rsidP="00362C77">
      <w:pPr>
        <w:pStyle w:val="03cOpmerking"/>
        <w:widowControl/>
        <w:rPr>
          <w:lang w:val="nl-BE"/>
        </w:rPr>
      </w:pPr>
      <w:r>
        <w:rPr>
          <w:lang w:val="nl-BE"/>
        </w:rPr>
        <w:t>speelt de opponent</w:t>
      </w:r>
      <w:r w:rsidR="00362C77">
        <w:rPr>
          <w:lang w:val="nl-BE"/>
        </w:rPr>
        <w:t xml:space="preserve"> het best:</w:t>
      </w:r>
    </w:p>
    <w:p w14:paraId="5B33719F" w14:textId="77777777" w:rsidR="00276FFA" w:rsidRDefault="00276FFA" w:rsidP="00276FFA">
      <w:pPr>
        <w:pStyle w:val="03cOpmerking"/>
        <w:widowControl/>
        <w:jc w:val="left"/>
        <w:rPr>
          <w:b/>
          <w:lang w:val="nl-BE"/>
        </w:rPr>
      </w:pPr>
      <w:r>
        <w:rPr>
          <w:lang w:val="nl-BE"/>
        </w:rPr>
        <w:tab/>
      </w:r>
      <w:r>
        <w:rPr>
          <w:b/>
          <w:lang w:val="nl-BE"/>
        </w:rPr>
        <w:t>2…</w:t>
      </w:r>
      <w:r>
        <w:rPr>
          <w:b/>
          <w:lang w:val="nl-BE"/>
        </w:rPr>
        <w:tab/>
      </w:r>
      <w:r>
        <w:rPr>
          <w:b/>
          <w:lang w:val="nl-BE"/>
        </w:rPr>
        <w:tab/>
        <w:t>Kc5</w:t>
      </w:r>
    </w:p>
    <w:p w14:paraId="5F9AB594" w14:textId="77777777" w:rsidR="00276FFA" w:rsidRDefault="00276FFA" w:rsidP="00276FFA">
      <w:pPr>
        <w:pStyle w:val="03cOpmerking"/>
        <w:widowControl/>
        <w:jc w:val="left"/>
        <w:rPr>
          <w:b/>
          <w:lang w:val="nl-BE"/>
        </w:rPr>
      </w:pPr>
      <w:r>
        <w:rPr>
          <w:b/>
          <w:lang w:val="nl-BE"/>
        </w:rPr>
        <w:tab/>
        <w:t>3.Lh5</w:t>
      </w:r>
      <w:r>
        <w:rPr>
          <w:b/>
          <w:lang w:val="nl-BE"/>
        </w:rPr>
        <w:tab/>
      </w:r>
      <w:r>
        <w:rPr>
          <w:b/>
          <w:lang w:val="nl-BE"/>
        </w:rPr>
        <w:tab/>
        <w:t>Kd5</w:t>
      </w:r>
    </w:p>
    <w:p w14:paraId="4D34E048" w14:textId="77777777" w:rsidR="00276FFA" w:rsidRDefault="00362C77" w:rsidP="00276FFA">
      <w:pPr>
        <w:pStyle w:val="03cOpmerking"/>
        <w:widowControl/>
        <w:rPr>
          <w:lang w:val="nl-BE"/>
        </w:rPr>
      </w:pPr>
      <w:r>
        <w:rPr>
          <w:lang w:val="nl-BE"/>
        </w:rPr>
        <w:t>Na 3…Kc6</w:t>
      </w:r>
      <w:r w:rsidR="00A739BB">
        <w:rPr>
          <w:lang w:val="nl-BE"/>
        </w:rPr>
        <w:t>?</w:t>
      </w:r>
      <w:r>
        <w:rPr>
          <w:lang w:val="nl-BE"/>
        </w:rPr>
        <w:t xml:space="preserve"> 4.Lf3</w:t>
      </w:r>
      <w:r w:rsidR="00A17AAA">
        <w:rPr>
          <w:lang w:val="nl-BE"/>
        </w:rPr>
        <w:t>+</w:t>
      </w:r>
      <w:r>
        <w:rPr>
          <w:lang w:val="nl-BE"/>
        </w:rPr>
        <w:t xml:space="preserve"> Kc5 5.Le4 moet de </w:t>
      </w:r>
      <w:r w:rsidR="00A17AAA">
        <w:rPr>
          <w:lang w:val="nl-BE"/>
        </w:rPr>
        <w:t xml:space="preserve">zwarte </w:t>
      </w:r>
      <w:r>
        <w:rPr>
          <w:lang w:val="nl-BE"/>
        </w:rPr>
        <w:t>koning</w:t>
      </w:r>
      <w:r w:rsidR="00026ABD">
        <w:rPr>
          <w:lang w:val="nl-BE"/>
        </w:rPr>
        <w:t xml:space="preserve"> de pio</w:t>
      </w:r>
      <w:r>
        <w:rPr>
          <w:lang w:val="nl-BE"/>
        </w:rPr>
        <w:t>n loslaten of het paard offeren.</w:t>
      </w:r>
    </w:p>
    <w:p w14:paraId="008D0B1E" w14:textId="77777777" w:rsidR="00276FFA" w:rsidRDefault="00276FFA" w:rsidP="00276FFA">
      <w:pPr>
        <w:pStyle w:val="03cOpmerking"/>
        <w:widowControl/>
        <w:rPr>
          <w:b/>
          <w:lang w:val="nl-BE"/>
        </w:rPr>
      </w:pPr>
      <w:r>
        <w:rPr>
          <w:lang w:val="nl-BE"/>
        </w:rPr>
        <w:tab/>
      </w:r>
      <w:r>
        <w:rPr>
          <w:b/>
          <w:lang w:val="nl-BE"/>
        </w:rPr>
        <w:t>4.Lf3+</w:t>
      </w:r>
      <w:r>
        <w:rPr>
          <w:b/>
          <w:lang w:val="nl-BE"/>
        </w:rPr>
        <w:tab/>
      </w:r>
      <w:r>
        <w:rPr>
          <w:b/>
          <w:lang w:val="nl-BE"/>
        </w:rPr>
        <w:tab/>
        <w:t>Ke5</w:t>
      </w:r>
    </w:p>
    <w:p w14:paraId="3DF03306" w14:textId="77777777" w:rsidR="00276FFA" w:rsidRDefault="00276FFA" w:rsidP="00276FFA">
      <w:pPr>
        <w:pStyle w:val="03cOpmerking"/>
        <w:widowControl/>
        <w:rPr>
          <w:lang w:val="nl-BE"/>
        </w:rPr>
      </w:pPr>
      <w:r>
        <w:rPr>
          <w:lang w:val="nl-BE"/>
        </w:rPr>
        <w:t>Na 4…Kc5</w:t>
      </w:r>
      <w:r w:rsidR="00A739BB">
        <w:rPr>
          <w:lang w:val="nl-BE"/>
        </w:rPr>
        <w:t>?</w:t>
      </w:r>
      <w:r>
        <w:rPr>
          <w:lang w:val="nl-BE"/>
        </w:rPr>
        <w:t xml:space="preserve"> 5.Le4 Kd4 volgt </w:t>
      </w:r>
      <w:r w:rsidR="00362C77">
        <w:rPr>
          <w:lang w:val="nl-BE"/>
        </w:rPr>
        <w:t xml:space="preserve">na-tuurlijk </w:t>
      </w:r>
      <w:r>
        <w:rPr>
          <w:lang w:val="nl-BE"/>
        </w:rPr>
        <w:t>6.Kxf8</w:t>
      </w:r>
    </w:p>
    <w:p w14:paraId="42E23EB4" w14:textId="77777777" w:rsidR="00362C77" w:rsidRPr="00653D12" w:rsidRDefault="00276FFA" w:rsidP="00276FFA">
      <w:pPr>
        <w:pStyle w:val="03cOpmerking"/>
        <w:widowControl/>
        <w:rPr>
          <w:b/>
          <w:lang w:val="nl-BE"/>
        </w:rPr>
      </w:pPr>
      <w:r>
        <w:rPr>
          <w:lang w:val="nl-BE"/>
        </w:rPr>
        <w:tab/>
      </w:r>
      <w:r w:rsidRPr="00653D12">
        <w:rPr>
          <w:b/>
          <w:lang w:val="nl-BE"/>
        </w:rPr>
        <w:t>5.Le4</w:t>
      </w:r>
      <w:r w:rsidRPr="00653D12">
        <w:rPr>
          <w:b/>
          <w:lang w:val="nl-BE"/>
        </w:rPr>
        <w:tab/>
      </w:r>
    </w:p>
    <w:p w14:paraId="7C8C564E" w14:textId="77777777" w:rsidR="00362C77" w:rsidRDefault="00362C77" w:rsidP="00276FFA">
      <w:pPr>
        <w:pStyle w:val="03cOpmerking"/>
        <w:widowControl/>
        <w:rPr>
          <w:lang w:val="nl-BE"/>
        </w:rPr>
      </w:pPr>
      <w:r w:rsidRPr="00362C77">
        <w:rPr>
          <w:lang w:val="nl-BE"/>
        </w:rPr>
        <w:t xml:space="preserve">Dit offeraanbod verplicht </w:t>
      </w:r>
      <w:r w:rsidR="000F4DB2">
        <w:rPr>
          <w:lang w:val="nl-BE"/>
        </w:rPr>
        <w:t xml:space="preserve">zwart </w:t>
      </w:r>
      <w:r w:rsidRPr="00362C77">
        <w:rPr>
          <w:lang w:val="nl-BE"/>
        </w:rPr>
        <w:t>nu het paard te spelen</w:t>
      </w:r>
      <w:r>
        <w:rPr>
          <w:lang w:val="nl-BE"/>
        </w:rPr>
        <w:t>:</w:t>
      </w:r>
    </w:p>
    <w:p w14:paraId="2ED7E327" w14:textId="77777777" w:rsidR="00362C77" w:rsidRDefault="00362C77" w:rsidP="00276FFA">
      <w:pPr>
        <w:pStyle w:val="03cOpmerking"/>
        <w:widowControl/>
        <w:rPr>
          <w:lang w:val="nl-BE"/>
        </w:rPr>
      </w:pPr>
    </w:p>
    <w:p w14:paraId="2B32098A" w14:textId="77777777" w:rsidR="00362C77" w:rsidRDefault="00362C77" w:rsidP="00276FFA">
      <w:pPr>
        <w:pStyle w:val="03cOpmerking"/>
        <w:widowControl/>
        <w:rPr>
          <w:lang w:val="nl-BE"/>
        </w:rPr>
      </w:pPr>
    </w:p>
    <w:p w14:paraId="39A4B9B7" w14:textId="77777777" w:rsidR="00362C77" w:rsidRDefault="00362C77" w:rsidP="00276FFA">
      <w:pPr>
        <w:pStyle w:val="03cOpmerking"/>
        <w:widowControl/>
        <w:rPr>
          <w:lang w:val="nl-BE"/>
        </w:rPr>
      </w:pPr>
    </w:p>
    <w:p w14:paraId="7F757F5D" w14:textId="77777777" w:rsidR="00B920B7" w:rsidRDefault="00B920B7" w:rsidP="00276FFA">
      <w:pPr>
        <w:pStyle w:val="03cOpmerking"/>
        <w:widowControl/>
        <w:rPr>
          <w:lang w:val="nl-BE"/>
        </w:rPr>
      </w:pPr>
    </w:p>
    <w:p w14:paraId="59A4037A" w14:textId="77777777" w:rsidR="004466E2" w:rsidRDefault="004466E2" w:rsidP="00276FFA">
      <w:pPr>
        <w:pStyle w:val="03cOpmerking"/>
        <w:widowControl/>
        <w:rPr>
          <w:lang w:val="nl-BE"/>
        </w:rPr>
      </w:pPr>
    </w:p>
    <w:p w14:paraId="0426405B" w14:textId="77777777" w:rsidR="00E03014" w:rsidRDefault="00E03014" w:rsidP="00276FFA">
      <w:pPr>
        <w:pStyle w:val="03cOpmerking"/>
        <w:widowControl/>
        <w:rPr>
          <w:lang w:val="nl-BE"/>
        </w:rPr>
      </w:pPr>
    </w:p>
    <w:p w14:paraId="4A7F9F27" w14:textId="77777777" w:rsidR="00276FFA" w:rsidRPr="00B354CB" w:rsidRDefault="00362C77" w:rsidP="004B1D10">
      <w:pPr>
        <w:pStyle w:val="03cOpmerking"/>
        <w:widowControl/>
        <w:ind w:firstLine="708"/>
        <w:rPr>
          <w:b/>
          <w:lang w:val="en-GB"/>
        </w:rPr>
      </w:pPr>
      <w:r w:rsidRPr="00B354CB">
        <w:rPr>
          <w:b/>
          <w:lang w:val="en-GB"/>
        </w:rPr>
        <w:t>5</w:t>
      </w:r>
      <w:r w:rsidR="004B1D10" w:rsidRPr="00B354CB">
        <w:rPr>
          <w:b/>
          <w:lang w:val="en-GB"/>
        </w:rPr>
        <w:t>..</w:t>
      </w:r>
      <w:r w:rsidRPr="00B354CB">
        <w:rPr>
          <w:b/>
          <w:lang w:val="en-GB"/>
        </w:rPr>
        <w:t>.</w:t>
      </w:r>
      <w:r w:rsidR="004B1D10" w:rsidRPr="00B354CB">
        <w:rPr>
          <w:b/>
          <w:lang w:val="en-GB"/>
        </w:rPr>
        <w:tab/>
      </w:r>
      <w:r w:rsidR="004B1D10" w:rsidRPr="00B354CB">
        <w:rPr>
          <w:b/>
          <w:lang w:val="en-GB"/>
        </w:rPr>
        <w:tab/>
      </w:r>
      <w:r w:rsidR="00276FFA" w:rsidRPr="00B354CB">
        <w:rPr>
          <w:b/>
          <w:lang w:val="en-GB"/>
        </w:rPr>
        <w:t>Pe6</w:t>
      </w:r>
    </w:p>
    <w:p w14:paraId="1D096892" w14:textId="77777777" w:rsidR="000F4DB2" w:rsidRPr="00B354CB" w:rsidRDefault="00276FFA" w:rsidP="000F4DB2">
      <w:pPr>
        <w:pStyle w:val="03cOpmerking"/>
        <w:widowControl/>
        <w:rPr>
          <w:lang w:val="en-GB"/>
        </w:rPr>
      </w:pPr>
      <w:r w:rsidRPr="00B354CB">
        <w:rPr>
          <w:lang w:val="en-GB"/>
        </w:rPr>
        <w:t>What else?</w:t>
      </w:r>
    </w:p>
    <w:p w14:paraId="0CFD74DF" w14:textId="77777777" w:rsidR="00DA522D" w:rsidRPr="00B354CB" w:rsidRDefault="00362C77" w:rsidP="000F4DB2">
      <w:pPr>
        <w:pStyle w:val="03cOpmerking"/>
        <w:widowControl/>
        <w:ind w:firstLine="708"/>
        <w:rPr>
          <w:lang w:val="en-GB"/>
        </w:rPr>
      </w:pPr>
      <w:r w:rsidRPr="00B354CB">
        <w:rPr>
          <w:b/>
          <w:lang w:val="en-GB"/>
        </w:rPr>
        <w:t>6.d7</w:t>
      </w:r>
      <w:r w:rsidR="004B1D10" w:rsidRPr="00B354CB">
        <w:rPr>
          <w:b/>
          <w:lang w:val="en-GB"/>
        </w:rPr>
        <w:tab/>
      </w:r>
      <w:r w:rsidR="004B1D10" w:rsidRPr="00B354CB">
        <w:rPr>
          <w:b/>
          <w:lang w:val="en-GB"/>
        </w:rPr>
        <w:tab/>
        <w:t>Kxe4</w:t>
      </w:r>
      <w:r w:rsidRPr="00B354CB">
        <w:rPr>
          <w:b/>
          <w:lang w:val="en-GB"/>
        </w:rPr>
        <w:tab/>
      </w:r>
      <w:r w:rsidRPr="00B354CB">
        <w:rPr>
          <w:b/>
          <w:lang w:val="en-GB"/>
        </w:rPr>
        <w:tab/>
      </w:r>
      <w:r w:rsidR="004B1D10" w:rsidRPr="00B354CB">
        <w:rPr>
          <w:b/>
          <w:lang w:val="en-GB"/>
        </w:rPr>
        <w:t>7.Kxe6</w:t>
      </w:r>
    </w:p>
    <w:p w14:paraId="72793B97" w14:textId="77777777" w:rsidR="00DA522D" w:rsidRDefault="00DA522D" w:rsidP="00276FFA">
      <w:pPr>
        <w:pStyle w:val="03cOpmerking"/>
        <w:widowControl/>
        <w:rPr>
          <w:lang w:val="nl-BE"/>
        </w:rPr>
      </w:pPr>
      <w:r>
        <w:rPr>
          <w:lang w:val="nl-BE"/>
        </w:rPr>
        <w:t>Het is gelukt, wit wint.</w:t>
      </w:r>
    </w:p>
    <w:p w14:paraId="2FF012FB" w14:textId="77777777" w:rsidR="00DA522D" w:rsidRDefault="00DA522D" w:rsidP="00276FFA">
      <w:pPr>
        <w:pStyle w:val="03cOpmerking"/>
        <w:widowControl/>
        <w:rPr>
          <w:lang w:val="nl-BE"/>
        </w:rPr>
      </w:pPr>
    </w:p>
    <w:p w14:paraId="2814FC3B" w14:textId="77777777" w:rsidR="000A78D7" w:rsidRDefault="000A78D7" w:rsidP="00276FFA">
      <w:pPr>
        <w:pStyle w:val="03cOpmerking"/>
        <w:widowControl/>
        <w:rPr>
          <w:lang w:val="nl-BE"/>
        </w:rPr>
      </w:pPr>
    </w:p>
    <w:p w14:paraId="481D1D21" w14:textId="77777777" w:rsidR="000A78D7" w:rsidRDefault="000A78D7" w:rsidP="00276FFA">
      <w:pPr>
        <w:pStyle w:val="03cOpmerking"/>
        <w:widowControl/>
        <w:rPr>
          <w:lang w:val="nl-BE"/>
        </w:rPr>
      </w:pPr>
    </w:p>
    <w:p w14:paraId="1FF34F96" w14:textId="77777777" w:rsidR="000A78D7" w:rsidRDefault="000A78D7" w:rsidP="00276FFA">
      <w:pPr>
        <w:pStyle w:val="03cOpmerking"/>
        <w:widowControl/>
        <w:rPr>
          <w:lang w:val="nl-BE"/>
        </w:rPr>
      </w:pPr>
    </w:p>
    <w:p w14:paraId="5440E3BD" w14:textId="77777777" w:rsidR="000A78D7" w:rsidRDefault="000A78D7" w:rsidP="00276FFA">
      <w:pPr>
        <w:pStyle w:val="03cOpmerking"/>
        <w:widowControl/>
        <w:rPr>
          <w:lang w:val="nl-BE"/>
        </w:rPr>
      </w:pPr>
    </w:p>
    <w:p w14:paraId="586DB6FB" w14:textId="77777777" w:rsidR="000A78D7" w:rsidRDefault="000A78D7" w:rsidP="00276FFA">
      <w:pPr>
        <w:pStyle w:val="03cOpmerking"/>
        <w:widowControl/>
        <w:rPr>
          <w:lang w:val="nl-BE"/>
        </w:rPr>
      </w:pPr>
    </w:p>
    <w:p w14:paraId="0411958D" w14:textId="77777777" w:rsidR="000A78D7" w:rsidRDefault="000A78D7" w:rsidP="00276FFA">
      <w:pPr>
        <w:pStyle w:val="03cOpmerking"/>
        <w:widowControl/>
        <w:rPr>
          <w:lang w:val="nl-BE"/>
        </w:rPr>
      </w:pPr>
    </w:p>
    <w:p w14:paraId="31A2F7F3" w14:textId="77777777" w:rsidR="000A78D7" w:rsidRDefault="000A78D7" w:rsidP="00276FFA">
      <w:pPr>
        <w:pStyle w:val="03cOpmerking"/>
        <w:widowControl/>
        <w:rPr>
          <w:lang w:val="nl-BE"/>
        </w:rPr>
      </w:pPr>
    </w:p>
    <w:p w14:paraId="540EE1D2" w14:textId="77777777" w:rsidR="000A78D7" w:rsidRDefault="000A78D7" w:rsidP="00276FFA">
      <w:pPr>
        <w:pStyle w:val="03cOpmerking"/>
        <w:widowControl/>
        <w:rPr>
          <w:lang w:val="nl-BE"/>
        </w:rPr>
      </w:pPr>
    </w:p>
    <w:p w14:paraId="59FA0623" w14:textId="77777777" w:rsidR="000A78D7" w:rsidRDefault="000A78D7" w:rsidP="00276FFA">
      <w:pPr>
        <w:pStyle w:val="03cOpmerking"/>
        <w:widowControl/>
        <w:rPr>
          <w:lang w:val="nl-BE"/>
        </w:rPr>
      </w:pPr>
    </w:p>
    <w:p w14:paraId="67CA462D" w14:textId="77777777" w:rsidR="000A78D7" w:rsidRDefault="000A78D7" w:rsidP="00276FFA">
      <w:pPr>
        <w:pStyle w:val="03cOpmerking"/>
        <w:widowControl/>
        <w:rPr>
          <w:lang w:val="nl-BE"/>
        </w:rPr>
      </w:pPr>
    </w:p>
    <w:p w14:paraId="55F327E7" w14:textId="77777777" w:rsidR="000A78D7" w:rsidRDefault="000A78D7" w:rsidP="00276FFA">
      <w:pPr>
        <w:pStyle w:val="03cOpmerking"/>
        <w:widowControl/>
        <w:rPr>
          <w:lang w:val="nl-BE"/>
        </w:rPr>
      </w:pPr>
    </w:p>
    <w:p w14:paraId="6C4EB6E9" w14:textId="77777777" w:rsidR="000A78D7" w:rsidRDefault="000A78D7" w:rsidP="00276FFA">
      <w:pPr>
        <w:pStyle w:val="03cOpmerking"/>
        <w:widowControl/>
        <w:rPr>
          <w:lang w:val="nl-BE"/>
        </w:rPr>
      </w:pPr>
    </w:p>
    <w:p w14:paraId="22CBFB5D" w14:textId="77777777" w:rsidR="000A78D7" w:rsidRDefault="000A78D7" w:rsidP="00276FFA">
      <w:pPr>
        <w:pStyle w:val="03cOpmerking"/>
        <w:widowControl/>
        <w:rPr>
          <w:lang w:val="nl-BE"/>
        </w:rPr>
      </w:pPr>
    </w:p>
    <w:p w14:paraId="0676D5DC" w14:textId="77777777" w:rsidR="000A78D7" w:rsidRDefault="000A78D7" w:rsidP="00276FFA">
      <w:pPr>
        <w:pStyle w:val="03cOpmerking"/>
        <w:widowControl/>
        <w:rPr>
          <w:lang w:val="nl-BE"/>
        </w:rPr>
      </w:pPr>
    </w:p>
    <w:p w14:paraId="17F71FCF" w14:textId="77777777" w:rsidR="000A78D7" w:rsidRDefault="000A78D7" w:rsidP="00276FFA">
      <w:pPr>
        <w:pStyle w:val="03cOpmerking"/>
        <w:widowControl/>
        <w:rPr>
          <w:lang w:val="nl-BE"/>
        </w:rPr>
      </w:pPr>
    </w:p>
    <w:p w14:paraId="7E8BF53A" w14:textId="77777777" w:rsidR="000A78D7" w:rsidRDefault="000A78D7" w:rsidP="00276FFA">
      <w:pPr>
        <w:pStyle w:val="03cOpmerking"/>
        <w:widowControl/>
        <w:rPr>
          <w:lang w:val="nl-BE"/>
        </w:rPr>
      </w:pPr>
    </w:p>
    <w:p w14:paraId="5A4BB8A4" w14:textId="77777777" w:rsidR="000A78D7" w:rsidRDefault="000A78D7" w:rsidP="00276FFA">
      <w:pPr>
        <w:pStyle w:val="03cOpmerking"/>
        <w:widowControl/>
        <w:rPr>
          <w:lang w:val="nl-BE"/>
        </w:rPr>
      </w:pPr>
    </w:p>
    <w:p w14:paraId="25F74E1C" w14:textId="77777777" w:rsidR="000A78D7" w:rsidRDefault="000A78D7" w:rsidP="00276FFA">
      <w:pPr>
        <w:pStyle w:val="03cOpmerking"/>
        <w:widowControl/>
        <w:rPr>
          <w:lang w:val="nl-BE"/>
        </w:rPr>
      </w:pPr>
    </w:p>
    <w:p w14:paraId="1B7C5C8B" w14:textId="77777777" w:rsidR="000A78D7" w:rsidRDefault="000A78D7" w:rsidP="00276FFA">
      <w:pPr>
        <w:pStyle w:val="03cOpmerking"/>
        <w:widowControl/>
        <w:rPr>
          <w:lang w:val="nl-BE"/>
        </w:rPr>
      </w:pPr>
    </w:p>
    <w:p w14:paraId="0CF70835" w14:textId="77777777" w:rsidR="000A78D7" w:rsidRDefault="000A78D7" w:rsidP="00276FFA">
      <w:pPr>
        <w:pStyle w:val="03cOpmerking"/>
        <w:widowControl/>
        <w:rPr>
          <w:lang w:val="nl-BE"/>
        </w:rPr>
      </w:pPr>
    </w:p>
    <w:p w14:paraId="7C028635" w14:textId="77777777" w:rsidR="000A78D7" w:rsidRDefault="000A78D7" w:rsidP="00276FFA">
      <w:pPr>
        <w:pStyle w:val="03cOpmerking"/>
        <w:widowControl/>
        <w:rPr>
          <w:lang w:val="nl-BE"/>
        </w:rPr>
      </w:pPr>
    </w:p>
    <w:p w14:paraId="07E39EDC" w14:textId="77777777" w:rsidR="000A78D7" w:rsidRDefault="000A78D7" w:rsidP="00276FFA">
      <w:pPr>
        <w:pStyle w:val="03cOpmerking"/>
        <w:widowControl/>
        <w:rPr>
          <w:lang w:val="nl-BE"/>
        </w:rPr>
      </w:pPr>
    </w:p>
    <w:p w14:paraId="42521E49" w14:textId="77777777" w:rsidR="000A78D7" w:rsidRDefault="000A78D7" w:rsidP="00276FFA">
      <w:pPr>
        <w:pStyle w:val="03cOpmerking"/>
        <w:widowControl/>
        <w:rPr>
          <w:lang w:val="nl-BE"/>
        </w:rPr>
      </w:pPr>
    </w:p>
    <w:p w14:paraId="6360B17B" w14:textId="77777777" w:rsidR="000A78D7" w:rsidRDefault="000A78D7" w:rsidP="00276FFA">
      <w:pPr>
        <w:pStyle w:val="03cOpmerking"/>
        <w:widowControl/>
        <w:rPr>
          <w:lang w:val="nl-BE"/>
        </w:rPr>
      </w:pPr>
    </w:p>
    <w:p w14:paraId="0F85A928" w14:textId="77777777" w:rsidR="000A78D7" w:rsidRDefault="000A78D7" w:rsidP="00276FFA">
      <w:pPr>
        <w:pStyle w:val="03cOpmerking"/>
        <w:widowControl/>
        <w:rPr>
          <w:lang w:val="nl-BE"/>
        </w:rPr>
      </w:pPr>
    </w:p>
    <w:p w14:paraId="15B72579" w14:textId="77777777" w:rsidR="000A78D7" w:rsidRDefault="000A78D7" w:rsidP="00276FFA">
      <w:pPr>
        <w:pStyle w:val="03cOpmerking"/>
        <w:widowControl/>
        <w:rPr>
          <w:lang w:val="nl-BE"/>
        </w:rPr>
      </w:pPr>
    </w:p>
    <w:p w14:paraId="2E254071" w14:textId="77777777" w:rsidR="000A78D7" w:rsidRDefault="000A78D7" w:rsidP="00276FFA">
      <w:pPr>
        <w:pStyle w:val="03cOpmerking"/>
        <w:widowControl/>
        <w:rPr>
          <w:lang w:val="nl-BE"/>
        </w:rPr>
      </w:pPr>
    </w:p>
    <w:p w14:paraId="6625EC57" w14:textId="77777777" w:rsidR="004228B5" w:rsidRDefault="004228B5" w:rsidP="00676D82">
      <w:pPr>
        <w:pStyle w:val="03cOpmerking"/>
        <w:widowControl/>
        <w:jc w:val="center"/>
        <w:rPr>
          <w:b/>
          <w:lang w:val="nl-BE"/>
        </w:rPr>
      </w:pPr>
    </w:p>
    <w:p w14:paraId="57E8B5C6" w14:textId="77777777" w:rsidR="00100CFD" w:rsidRDefault="00100CFD" w:rsidP="00C667A4">
      <w:pPr>
        <w:pStyle w:val="03cOpmerking"/>
        <w:widowControl/>
        <w:jc w:val="center"/>
        <w:rPr>
          <w:b/>
          <w:lang w:val="nl-BE"/>
        </w:rPr>
      </w:pPr>
    </w:p>
    <w:p w14:paraId="1592438D" w14:textId="77777777" w:rsidR="00F10DD6" w:rsidRDefault="00F10DD6" w:rsidP="005714AA">
      <w:pPr>
        <w:pStyle w:val="03cOpmerking"/>
        <w:widowControl/>
        <w:jc w:val="center"/>
        <w:rPr>
          <w:b/>
          <w:lang w:val="nl-BE"/>
        </w:rPr>
      </w:pPr>
    </w:p>
    <w:p w14:paraId="27362ACD" w14:textId="77777777" w:rsidR="000A78D7" w:rsidRPr="004B1D10" w:rsidRDefault="003C355B" w:rsidP="005714AA">
      <w:pPr>
        <w:pStyle w:val="03cOpmerking"/>
        <w:widowControl/>
        <w:jc w:val="center"/>
        <w:rPr>
          <w:b/>
          <w:lang w:val="nl-BE"/>
        </w:rPr>
      </w:pPr>
      <w:r>
        <w:rPr>
          <w:b/>
          <w:lang w:val="nl-BE"/>
        </w:rPr>
        <w:lastRenderedPageBreak/>
        <w:t xml:space="preserve">- </w:t>
      </w:r>
      <w:r w:rsidR="0081766B">
        <w:rPr>
          <w:b/>
          <w:lang w:val="nl-BE"/>
        </w:rPr>
        <w:t>60</w:t>
      </w:r>
      <w:r w:rsidR="00057D3B" w:rsidRPr="004B1D10">
        <w:rPr>
          <w:b/>
          <w:lang w:val="nl-BE"/>
        </w:rPr>
        <w:t xml:space="preserve"> </w:t>
      </w:r>
      <w:r w:rsidR="00AE0C4C" w:rsidRPr="004B1D10">
        <w:rPr>
          <w:b/>
          <w:lang w:val="nl-BE"/>
        </w:rPr>
        <w:t>-</w:t>
      </w:r>
    </w:p>
    <w:p w14:paraId="6414C540" w14:textId="77777777" w:rsidR="003C355B" w:rsidRPr="004B1D10" w:rsidRDefault="003C355B" w:rsidP="000A78D7">
      <w:pPr>
        <w:pStyle w:val="03cOpmerking"/>
        <w:widowControl/>
        <w:jc w:val="center"/>
        <w:rPr>
          <w:i/>
          <w:lang w:val="nl-BE"/>
        </w:rPr>
      </w:pPr>
    </w:p>
    <w:p w14:paraId="0BE00CBB" w14:textId="77777777" w:rsidR="000A78D7" w:rsidRPr="004B1D10" w:rsidRDefault="00A61D24" w:rsidP="000A78D7">
      <w:pPr>
        <w:pStyle w:val="03cOpmerking"/>
        <w:widowControl/>
        <w:jc w:val="center"/>
        <w:rPr>
          <w:lang w:val="nl-BE"/>
        </w:rPr>
      </w:pPr>
      <w:r w:rsidRPr="004B1D10">
        <w:rPr>
          <w:i/>
          <w:lang w:val="nl-BE"/>
        </w:rPr>
        <w:t xml:space="preserve">Probleemblad, </w:t>
      </w:r>
      <w:r w:rsidR="000A78D7" w:rsidRPr="004B1D10">
        <w:rPr>
          <w:lang w:val="nl-BE"/>
        </w:rPr>
        <w:t>2011</w:t>
      </w:r>
    </w:p>
    <w:p w14:paraId="2D552BAA" w14:textId="77777777" w:rsidR="0047276E" w:rsidRPr="004B1D10" w:rsidRDefault="0047276E" w:rsidP="000A78D7">
      <w:pPr>
        <w:pStyle w:val="03cOpmerking"/>
        <w:widowControl/>
        <w:jc w:val="center"/>
        <w:rPr>
          <w:lang w:val="nl-BE"/>
        </w:rPr>
      </w:pPr>
    </w:p>
    <w:p w14:paraId="3778E868" w14:textId="77777777" w:rsidR="0047276E" w:rsidRPr="003C355B" w:rsidRDefault="00967AEF" w:rsidP="000A78D7">
      <w:pPr>
        <w:pStyle w:val="03cOpmerking"/>
        <w:widowControl/>
        <w:jc w:val="center"/>
        <w:rPr>
          <w:lang w:val="en-GB"/>
        </w:rPr>
      </w:pPr>
      <w:r>
        <w:object w:dxaOrig="4700" w:dyaOrig="4704" w14:anchorId="51814DDB">
          <v:shape id="_x0000_i1080" type="#_x0000_t75" style="width:154.5pt;height:153.4pt" o:ole="">
            <v:imagedata r:id="rId129" o:title=""/>
          </v:shape>
          <o:OLEObject Type="Embed" ProgID="CorelDRAW.Graphic.12" ShapeID="_x0000_i1080" DrawAspect="Content" ObjectID="_1587467492" r:id="rId130"/>
        </w:object>
      </w:r>
    </w:p>
    <w:p w14:paraId="3478BAD8" w14:textId="77777777" w:rsidR="001C13EB" w:rsidRDefault="001C13EB" w:rsidP="00967AEF">
      <w:pPr>
        <w:pStyle w:val="03cOpmerking"/>
        <w:widowControl/>
        <w:jc w:val="left"/>
        <w:rPr>
          <w:b/>
          <w:sz w:val="24"/>
          <w:szCs w:val="24"/>
          <w:lang w:val="nl-BE"/>
        </w:rPr>
      </w:pPr>
    </w:p>
    <w:p w14:paraId="16A4BAE0" w14:textId="77777777" w:rsidR="00967AEF" w:rsidRPr="00FA082E" w:rsidRDefault="00967AEF" w:rsidP="00967AEF">
      <w:pPr>
        <w:pStyle w:val="03cOpmerking"/>
        <w:widowControl/>
        <w:jc w:val="left"/>
        <w:rPr>
          <w:lang w:val="nl-BE"/>
        </w:rPr>
      </w:pPr>
      <w:r w:rsidRPr="00FA082E">
        <w:rPr>
          <w:b/>
          <w:sz w:val="24"/>
          <w:szCs w:val="24"/>
          <w:lang w:val="nl-BE"/>
        </w:rPr>
        <w:t xml:space="preserve">+                        </w:t>
      </w:r>
      <w:r w:rsidR="00C31CA5">
        <w:rPr>
          <w:lang w:val="nl-BE"/>
        </w:rPr>
        <w:t>0400.1</w:t>
      </w:r>
      <w:r w:rsidRPr="00FA082E">
        <w:rPr>
          <w:lang w:val="nl-BE"/>
        </w:rPr>
        <w:t>0 e4g4</w:t>
      </w:r>
    </w:p>
    <w:p w14:paraId="48A1E503" w14:textId="77777777" w:rsidR="000A78D7" w:rsidRPr="00FA082E" w:rsidRDefault="000A78D7" w:rsidP="000A78D7">
      <w:pPr>
        <w:pStyle w:val="03cOpmerking"/>
        <w:widowControl/>
        <w:jc w:val="center"/>
        <w:rPr>
          <w:lang w:val="nl-BE"/>
        </w:rPr>
      </w:pPr>
    </w:p>
    <w:p w14:paraId="05DB826E" w14:textId="77777777" w:rsidR="00967AEF" w:rsidRPr="00FA082E" w:rsidRDefault="00967AEF" w:rsidP="00967AEF">
      <w:pPr>
        <w:pStyle w:val="03cOpmerking"/>
        <w:widowControl/>
        <w:rPr>
          <w:b/>
          <w:lang w:val="nl-BE"/>
        </w:rPr>
      </w:pPr>
      <w:r w:rsidRPr="00FA082E">
        <w:rPr>
          <w:lang w:val="nl-BE"/>
        </w:rPr>
        <w:tab/>
      </w:r>
      <w:r w:rsidRPr="00FA082E">
        <w:rPr>
          <w:b/>
          <w:lang w:val="nl-BE"/>
        </w:rPr>
        <w:t>1.g7</w:t>
      </w:r>
      <w:r w:rsidRPr="00FA082E">
        <w:rPr>
          <w:b/>
          <w:lang w:val="nl-BE"/>
        </w:rPr>
        <w:tab/>
      </w:r>
      <w:r w:rsidRPr="00FA082E">
        <w:rPr>
          <w:b/>
          <w:lang w:val="nl-BE"/>
        </w:rPr>
        <w:tab/>
        <w:t>Te6+</w:t>
      </w:r>
    </w:p>
    <w:p w14:paraId="51275D5F" w14:textId="77777777" w:rsidR="00967AEF" w:rsidRPr="00FA082E" w:rsidRDefault="00967AEF" w:rsidP="00967AEF">
      <w:pPr>
        <w:pStyle w:val="03cOpmerking"/>
        <w:widowControl/>
        <w:rPr>
          <w:b/>
          <w:lang w:val="nl-BE"/>
        </w:rPr>
      </w:pPr>
      <w:r w:rsidRPr="00FA082E">
        <w:rPr>
          <w:b/>
          <w:lang w:val="nl-BE"/>
        </w:rPr>
        <w:tab/>
        <w:t>2.Kd5</w:t>
      </w:r>
      <w:r w:rsidRPr="00FA082E">
        <w:rPr>
          <w:b/>
          <w:lang w:val="nl-BE"/>
        </w:rPr>
        <w:tab/>
      </w:r>
      <w:r w:rsidRPr="00FA082E">
        <w:rPr>
          <w:b/>
          <w:lang w:val="nl-BE"/>
        </w:rPr>
        <w:tab/>
        <w:t>Tg6</w:t>
      </w:r>
    </w:p>
    <w:p w14:paraId="6E35F42E" w14:textId="77777777" w:rsidR="00967AEF" w:rsidRPr="00FA082E" w:rsidRDefault="00967AEF" w:rsidP="00967AEF">
      <w:pPr>
        <w:pStyle w:val="03cOpmerking"/>
        <w:widowControl/>
        <w:rPr>
          <w:b/>
          <w:lang w:val="nl-BE"/>
        </w:rPr>
      </w:pPr>
      <w:r w:rsidRPr="00FA082E">
        <w:rPr>
          <w:b/>
          <w:lang w:val="nl-BE"/>
        </w:rPr>
        <w:tab/>
        <w:t>3.Tf1</w:t>
      </w:r>
      <w:r w:rsidRPr="00FA082E">
        <w:rPr>
          <w:b/>
          <w:lang w:val="nl-BE"/>
        </w:rPr>
        <w:tab/>
      </w:r>
      <w:r w:rsidRPr="00FA082E">
        <w:rPr>
          <w:b/>
          <w:lang w:val="nl-BE"/>
        </w:rPr>
        <w:tab/>
        <w:t>Kh3</w:t>
      </w:r>
    </w:p>
    <w:p w14:paraId="26E56D6B" w14:textId="77777777" w:rsidR="00967AEF" w:rsidRPr="003C355B" w:rsidRDefault="00967AEF" w:rsidP="00967AEF">
      <w:pPr>
        <w:pStyle w:val="03cOpmerking"/>
        <w:widowControl/>
        <w:rPr>
          <w:b/>
          <w:lang w:val="en-GB"/>
        </w:rPr>
      </w:pPr>
      <w:r w:rsidRPr="00FA082E">
        <w:rPr>
          <w:b/>
          <w:lang w:val="nl-BE"/>
        </w:rPr>
        <w:tab/>
      </w:r>
      <w:r w:rsidRPr="003C355B">
        <w:rPr>
          <w:b/>
          <w:lang w:val="en-GB"/>
        </w:rPr>
        <w:t>4.Th1+</w:t>
      </w:r>
      <w:r w:rsidRPr="003C355B">
        <w:rPr>
          <w:b/>
          <w:lang w:val="en-GB"/>
        </w:rPr>
        <w:tab/>
      </w:r>
      <w:r w:rsidRPr="003C355B">
        <w:rPr>
          <w:b/>
          <w:lang w:val="en-GB"/>
        </w:rPr>
        <w:tab/>
        <w:t>Kg2</w:t>
      </w:r>
    </w:p>
    <w:p w14:paraId="4AA35A24" w14:textId="77777777" w:rsidR="00967AEF" w:rsidRPr="003C355B" w:rsidRDefault="00967AEF" w:rsidP="00967AEF">
      <w:pPr>
        <w:pStyle w:val="03cOpmerking"/>
        <w:widowControl/>
        <w:rPr>
          <w:b/>
          <w:lang w:val="en-GB"/>
        </w:rPr>
      </w:pPr>
      <w:r w:rsidRPr="003C355B">
        <w:rPr>
          <w:b/>
          <w:lang w:val="en-GB"/>
        </w:rPr>
        <w:tab/>
        <w:t>5.Th7</w:t>
      </w:r>
      <w:r w:rsidRPr="003C355B">
        <w:rPr>
          <w:b/>
          <w:lang w:val="en-GB"/>
        </w:rPr>
        <w:tab/>
      </w:r>
      <w:r w:rsidRPr="003C355B">
        <w:rPr>
          <w:b/>
          <w:lang w:val="en-GB"/>
        </w:rPr>
        <w:tab/>
      </w:r>
      <w:r w:rsidR="006B6AB3" w:rsidRPr="003C355B">
        <w:rPr>
          <w:b/>
          <w:lang w:val="en-GB"/>
        </w:rPr>
        <w:t>Kf3</w:t>
      </w:r>
    </w:p>
    <w:p w14:paraId="77C600B9" w14:textId="77777777" w:rsidR="00967AEF" w:rsidRPr="003C355B" w:rsidRDefault="00967AEF" w:rsidP="00967AEF">
      <w:pPr>
        <w:pStyle w:val="03cOpmerking"/>
        <w:widowControl/>
        <w:rPr>
          <w:b/>
          <w:lang w:val="en-GB"/>
        </w:rPr>
      </w:pPr>
      <w:r w:rsidRPr="003C355B">
        <w:rPr>
          <w:b/>
          <w:lang w:val="en-GB"/>
        </w:rPr>
        <w:tab/>
        <w:t>6.Ke5</w:t>
      </w:r>
      <w:r w:rsidRPr="003C355B">
        <w:rPr>
          <w:b/>
          <w:lang w:val="en-GB"/>
        </w:rPr>
        <w:tab/>
      </w:r>
      <w:r w:rsidRPr="003C355B">
        <w:rPr>
          <w:b/>
          <w:lang w:val="en-GB"/>
        </w:rPr>
        <w:tab/>
        <w:t>Kg4</w:t>
      </w:r>
    </w:p>
    <w:p w14:paraId="0216BDC2" w14:textId="77777777" w:rsidR="00967AEF" w:rsidRPr="00FA082E" w:rsidRDefault="00967AEF" w:rsidP="00967AEF">
      <w:pPr>
        <w:pStyle w:val="03cOpmerking"/>
        <w:widowControl/>
        <w:rPr>
          <w:b/>
          <w:lang w:val="nl-BE"/>
        </w:rPr>
      </w:pPr>
      <w:r w:rsidRPr="003C355B">
        <w:rPr>
          <w:b/>
          <w:lang w:val="en-GB"/>
        </w:rPr>
        <w:tab/>
      </w:r>
      <w:r w:rsidRPr="00FA082E">
        <w:rPr>
          <w:b/>
          <w:lang w:val="nl-BE"/>
        </w:rPr>
        <w:t>7.Th1</w:t>
      </w:r>
      <w:r w:rsidRPr="00FA082E">
        <w:rPr>
          <w:b/>
          <w:lang w:val="nl-BE"/>
        </w:rPr>
        <w:tab/>
      </w:r>
      <w:r w:rsidRPr="00FA082E">
        <w:rPr>
          <w:b/>
          <w:lang w:val="nl-BE"/>
        </w:rPr>
        <w:tab/>
        <w:t>Kf3</w:t>
      </w:r>
    </w:p>
    <w:p w14:paraId="3D7A7B64" w14:textId="77777777" w:rsidR="006B2FEF" w:rsidRDefault="00967AEF" w:rsidP="00967AEF">
      <w:pPr>
        <w:pStyle w:val="03cOpmerking"/>
        <w:widowControl/>
        <w:rPr>
          <w:b/>
          <w:lang w:val="nl-BE"/>
        </w:rPr>
      </w:pPr>
      <w:r w:rsidRPr="00FA082E">
        <w:rPr>
          <w:b/>
          <w:lang w:val="nl-BE"/>
        </w:rPr>
        <w:tab/>
      </w:r>
      <w:r>
        <w:rPr>
          <w:b/>
          <w:lang w:val="nl-BE"/>
        </w:rPr>
        <w:t>8.Tf1</w:t>
      </w:r>
      <w:r w:rsidR="006B2FEF">
        <w:rPr>
          <w:b/>
          <w:lang w:val="nl-BE"/>
        </w:rPr>
        <w:t>+</w:t>
      </w:r>
      <w:r w:rsidR="006B2FEF">
        <w:rPr>
          <w:b/>
          <w:lang w:val="nl-BE"/>
        </w:rPr>
        <w:tab/>
      </w:r>
      <w:r w:rsidR="006B2FEF">
        <w:rPr>
          <w:b/>
          <w:lang w:val="nl-BE"/>
        </w:rPr>
        <w:tab/>
        <w:t>Kg2</w:t>
      </w:r>
    </w:p>
    <w:p w14:paraId="1EDC82D9" w14:textId="77777777" w:rsidR="00967AEF" w:rsidRDefault="00967AEF" w:rsidP="00967AEF">
      <w:pPr>
        <w:pStyle w:val="03cOpmerking"/>
        <w:widowControl/>
        <w:rPr>
          <w:b/>
          <w:lang w:val="nl-BE"/>
        </w:rPr>
      </w:pPr>
      <w:r>
        <w:rPr>
          <w:b/>
          <w:lang w:val="nl-BE"/>
        </w:rPr>
        <w:tab/>
        <w:t>9.Tf7</w:t>
      </w:r>
    </w:p>
    <w:p w14:paraId="0C948F4F" w14:textId="77777777" w:rsidR="00321650" w:rsidRDefault="00967AEF" w:rsidP="00967AEF">
      <w:pPr>
        <w:pStyle w:val="03cOpmerking"/>
        <w:widowControl/>
        <w:rPr>
          <w:lang w:val="nl-BE"/>
        </w:rPr>
      </w:pPr>
      <w:r>
        <w:rPr>
          <w:lang w:val="nl-BE"/>
        </w:rPr>
        <w:t>Na deze rondgang staat de witte toren terug op</w:t>
      </w:r>
      <w:r w:rsidR="00D91228">
        <w:rPr>
          <w:lang w:val="nl-BE"/>
        </w:rPr>
        <w:t xml:space="preserve"> </w:t>
      </w:r>
      <w:r>
        <w:rPr>
          <w:lang w:val="nl-BE"/>
        </w:rPr>
        <w:t>zijn startp</w:t>
      </w:r>
      <w:r w:rsidR="00E657BA">
        <w:rPr>
          <w:lang w:val="nl-BE"/>
        </w:rPr>
        <w:t>laats</w:t>
      </w:r>
      <w:r w:rsidR="0059483A">
        <w:rPr>
          <w:lang w:val="nl-BE"/>
        </w:rPr>
        <w:t>.</w:t>
      </w:r>
      <w:r w:rsidR="00E657BA">
        <w:rPr>
          <w:lang w:val="nl-BE"/>
        </w:rPr>
        <w:t xml:space="preserve"> </w:t>
      </w:r>
    </w:p>
    <w:p w14:paraId="3A4A8053" w14:textId="77777777" w:rsidR="006B6AB3" w:rsidRDefault="00967AEF" w:rsidP="00967AEF">
      <w:pPr>
        <w:pStyle w:val="03cOpmerking"/>
        <w:widowControl/>
        <w:rPr>
          <w:b/>
          <w:lang w:val="nl-BE"/>
        </w:rPr>
      </w:pPr>
      <w:r>
        <w:rPr>
          <w:lang w:val="nl-BE"/>
        </w:rPr>
        <w:tab/>
      </w:r>
      <w:r w:rsidR="00321650">
        <w:rPr>
          <w:b/>
          <w:lang w:val="nl-BE"/>
        </w:rPr>
        <w:t>9…</w:t>
      </w:r>
      <w:r w:rsidR="00321650">
        <w:rPr>
          <w:b/>
          <w:lang w:val="nl-BE"/>
        </w:rPr>
        <w:tab/>
      </w:r>
      <w:r w:rsidR="00321650">
        <w:rPr>
          <w:b/>
          <w:lang w:val="nl-BE"/>
        </w:rPr>
        <w:tab/>
      </w:r>
      <w:r w:rsidR="006B2FEF">
        <w:rPr>
          <w:b/>
          <w:lang w:val="nl-BE"/>
        </w:rPr>
        <w:t>Kg3</w:t>
      </w:r>
    </w:p>
    <w:p w14:paraId="5729B396" w14:textId="77777777" w:rsidR="00687D1E" w:rsidRDefault="007456C7" w:rsidP="007456C7">
      <w:pPr>
        <w:pStyle w:val="03cOpmerking"/>
        <w:widowControl/>
        <w:rPr>
          <w:b/>
          <w:lang w:val="nl-BE"/>
        </w:rPr>
      </w:pPr>
      <w:r>
        <w:rPr>
          <w:b/>
          <w:lang w:val="nl-BE"/>
        </w:rPr>
        <w:t xml:space="preserve">           </w:t>
      </w:r>
      <w:r w:rsidR="00D91228">
        <w:rPr>
          <w:b/>
          <w:lang w:val="nl-BE"/>
        </w:rPr>
        <w:t>10.Kf5</w:t>
      </w:r>
    </w:p>
    <w:p w14:paraId="75DB6D9C" w14:textId="77777777" w:rsidR="00856EFF" w:rsidRDefault="00856EFF" w:rsidP="007456C7">
      <w:pPr>
        <w:pStyle w:val="03cOpmerking"/>
        <w:widowControl/>
        <w:rPr>
          <w:lang w:val="nl-BE"/>
        </w:rPr>
      </w:pPr>
      <w:r>
        <w:rPr>
          <w:lang w:val="nl-BE"/>
        </w:rPr>
        <w:t xml:space="preserve">10.Ta7?  Kg4 11.Ta1 Kf3 12.Tf1+ </w:t>
      </w:r>
    </w:p>
    <w:p w14:paraId="7E08FDFE" w14:textId="77777777" w:rsidR="00856EFF" w:rsidRPr="00856EFF" w:rsidRDefault="00856EFF" w:rsidP="007456C7">
      <w:pPr>
        <w:pStyle w:val="03cOpmerking"/>
        <w:widowControl/>
        <w:rPr>
          <w:lang w:val="nl-BE"/>
        </w:rPr>
      </w:pPr>
      <w:r>
        <w:rPr>
          <w:lang w:val="nl-BE"/>
        </w:rPr>
        <w:t xml:space="preserve">Ke3 13.Tf7 Kd3 14.Kf5 </w:t>
      </w:r>
      <w:r>
        <w:rPr>
          <w:i/>
          <w:lang w:val="nl-BE"/>
        </w:rPr>
        <w:t>(Zie zet 10.)</w:t>
      </w:r>
      <w:r>
        <w:rPr>
          <w:lang w:val="nl-BE"/>
        </w:rPr>
        <w:t xml:space="preserve">              </w:t>
      </w:r>
    </w:p>
    <w:p w14:paraId="3A04F116" w14:textId="77777777" w:rsidR="00856EFF" w:rsidRDefault="00856EFF" w:rsidP="00967AEF">
      <w:pPr>
        <w:pStyle w:val="03cOpmerking"/>
        <w:widowControl/>
        <w:rPr>
          <w:lang w:val="nl-BE"/>
        </w:rPr>
      </w:pPr>
    </w:p>
    <w:p w14:paraId="6AA19D8D" w14:textId="77777777" w:rsidR="00856EFF" w:rsidRDefault="00856EFF" w:rsidP="00967AEF">
      <w:pPr>
        <w:pStyle w:val="03cOpmerking"/>
        <w:widowControl/>
        <w:rPr>
          <w:lang w:val="nl-BE"/>
        </w:rPr>
      </w:pPr>
    </w:p>
    <w:p w14:paraId="55260BC7" w14:textId="77777777" w:rsidR="00856EFF" w:rsidRDefault="00856EFF" w:rsidP="00967AEF">
      <w:pPr>
        <w:pStyle w:val="03cOpmerking"/>
        <w:widowControl/>
        <w:rPr>
          <w:lang w:val="nl-BE"/>
        </w:rPr>
      </w:pPr>
    </w:p>
    <w:p w14:paraId="2F9EBE2A" w14:textId="77777777" w:rsidR="00856EFF" w:rsidRDefault="00856EFF" w:rsidP="00967AEF">
      <w:pPr>
        <w:pStyle w:val="03cOpmerking"/>
        <w:widowControl/>
        <w:rPr>
          <w:lang w:val="nl-BE"/>
        </w:rPr>
      </w:pPr>
    </w:p>
    <w:p w14:paraId="77F2282C" w14:textId="77777777" w:rsidR="00856EFF" w:rsidRDefault="00856EFF" w:rsidP="00967AEF">
      <w:pPr>
        <w:pStyle w:val="03cOpmerking"/>
        <w:widowControl/>
        <w:rPr>
          <w:lang w:val="nl-BE"/>
        </w:rPr>
      </w:pPr>
    </w:p>
    <w:p w14:paraId="1FFC14CD" w14:textId="77777777" w:rsidR="00856EFF" w:rsidRDefault="00856EFF" w:rsidP="00967AEF">
      <w:pPr>
        <w:pStyle w:val="03cOpmerking"/>
        <w:widowControl/>
        <w:rPr>
          <w:lang w:val="nl-BE"/>
        </w:rPr>
      </w:pPr>
    </w:p>
    <w:p w14:paraId="24B6B6D8" w14:textId="77777777" w:rsidR="00856EFF" w:rsidRDefault="00856EFF" w:rsidP="00967AEF">
      <w:pPr>
        <w:pStyle w:val="03cOpmerking"/>
        <w:widowControl/>
        <w:rPr>
          <w:lang w:val="nl-BE"/>
        </w:rPr>
      </w:pPr>
    </w:p>
    <w:p w14:paraId="1091430E" w14:textId="77777777" w:rsidR="00856EFF" w:rsidRDefault="00856EFF" w:rsidP="00967AEF">
      <w:pPr>
        <w:pStyle w:val="03cOpmerking"/>
        <w:widowControl/>
        <w:rPr>
          <w:lang w:val="nl-BE"/>
        </w:rPr>
      </w:pPr>
    </w:p>
    <w:p w14:paraId="2FC6279C" w14:textId="77777777" w:rsidR="00856EFF" w:rsidRDefault="00856EFF" w:rsidP="00967AEF">
      <w:pPr>
        <w:pStyle w:val="03cOpmerking"/>
        <w:widowControl/>
        <w:rPr>
          <w:lang w:val="nl-BE"/>
        </w:rPr>
      </w:pPr>
    </w:p>
    <w:p w14:paraId="5FEA5600" w14:textId="77777777" w:rsidR="00687D1E" w:rsidRDefault="00687D1E" w:rsidP="00967AEF">
      <w:pPr>
        <w:pStyle w:val="03cOpmerking"/>
        <w:widowControl/>
        <w:rPr>
          <w:lang w:val="nl-BE"/>
        </w:rPr>
      </w:pPr>
      <w:r>
        <w:rPr>
          <w:lang w:val="nl-BE"/>
        </w:rPr>
        <w:t xml:space="preserve">Speelt zwart nu 10…Tg4?, dan klimt de witte koning via 11.Ke(f)6 </w:t>
      </w:r>
      <w:r w:rsidR="00CE0281">
        <w:rPr>
          <w:lang w:val="nl-BE"/>
        </w:rPr>
        <w:t>naar</w:t>
      </w:r>
      <w:r>
        <w:rPr>
          <w:lang w:val="nl-BE"/>
        </w:rPr>
        <w:t xml:space="preserve"> winst.</w:t>
      </w:r>
    </w:p>
    <w:p w14:paraId="3BF21F08" w14:textId="77777777" w:rsidR="0059483A" w:rsidRPr="00687D1E" w:rsidRDefault="00687D1E" w:rsidP="00967AEF">
      <w:pPr>
        <w:pStyle w:val="03cOpmerking"/>
        <w:widowControl/>
        <w:rPr>
          <w:lang w:val="nl-BE"/>
        </w:rPr>
      </w:pPr>
      <w:r>
        <w:rPr>
          <w:lang w:val="nl-BE"/>
        </w:rPr>
        <w:t>Daarom</w:t>
      </w:r>
      <w:r w:rsidR="0059483A">
        <w:rPr>
          <w:lang w:val="nl-BE"/>
        </w:rPr>
        <w:t xml:space="preserve"> pleegt </w:t>
      </w:r>
      <w:r>
        <w:rPr>
          <w:lang w:val="nl-BE"/>
        </w:rPr>
        <w:t>zwart</w:t>
      </w:r>
      <w:r w:rsidR="0059483A">
        <w:rPr>
          <w:lang w:val="nl-BE"/>
        </w:rPr>
        <w:t xml:space="preserve"> kamikaze:</w:t>
      </w:r>
    </w:p>
    <w:p w14:paraId="529D585C" w14:textId="77777777" w:rsidR="00D91228" w:rsidRDefault="0059483A" w:rsidP="00967AEF">
      <w:pPr>
        <w:pStyle w:val="03cOpmerking"/>
        <w:widowControl/>
        <w:rPr>
          <w:b/>
          <w:lang w:val="nl-BE"/>
        </w:rPr>
      </w:pPr>
      <w:r>
        <w:rPr>
          <w:b/>
          <w:lang w:val="nl-BE"/>
        </w:rPr>
        <w:t xml:space="preserve">           10…</w:t>
      </w:r>
      <w:r>
        <w:rPr>
          <w:b/>
          <w:lang w:val="nl-BE"/>
        </w:rPr>
        <w:tab/>
      </w:r>
      <w:r>
        <w:rPr>
          <w:b/>
          <w:lang w:val="nl-BE"/>
        </w:rPr>
        <w:tab/>
      </w:r>
      <w:r w:rsidR="00D91228">
        <w:rPr>
          <w:b/>
          <w:lang w:val="nl-BE"/>
        </w:rPr>
        <w:t xml:space="preserve">Txg7   </w:t>
      </w:r>
    </w:p>
    <w:p w14:paraId="7953B52F" w14:textId="77777777" w:rsidR="00687D1E" w:rsidRDefault="00D91228" w:rsidP="00967AEF">
      <w:pPr>
        <w:pStyle w:val="03cOpmerking"/>
        <w:widowControl/>
        <w:rPr>
          <w:b/>
          <w:lang w:val="nl-BE"/>
        </w:rPr>
      </w:pPr>
      <w:r>
        <w:rPr>
          <w:b/>
          <w:lang w:val="nl-BE"/>
        </w:rPr>
        <w:t xml:space="preserve">           11.Txg7</w:t>
      </w:r>
      <w:r w:rsidR="00687D1E">
        <w:rPr>
          <w:b/>
          <w:lang w:val="nl-BE"/>
        </w:rPr>
        <w:t>+</w:t>
      </w:r>
      <w:r>
        <w:rPr>
          <w:b/>
          <w:lang w:val="nl-BE"/>
        </w:rPr>
        <w:t xml:space="preserve">  </w:t>
      </w:r>
    </w:p>
    <w:p w14:paraId="1B5ABE44" w14:textId="77777777" w:rsidR="00321650" w:rsidRDefault="00A37E0E" w:rsidP="00967AEF">
      <w:pPr>
        <w:pStyle w:val="03cOpmerking"/>
        <w:widowControl/>
        <w:rPr>
          <w:b/>
          <w:lang w:val="nl-BE"/>
        </w:rPr>
      </w:pPr>
      <w:r>
        <w:rPr>
          <w:lang w:val="nl-BE"/>
        </w:rPr>
        <w:t>Maar wit</w:t>
      </w:r>
      <w:r w:rsidR="00687D1E">
        <w:rPr>
          <w:lang w:val="nl-BE"/>
        </w:rPr>
        <w:t xml:space="preserve"> wint.</w:t>
      </w:r>
      <w:r w:rsidR="00D91228">
        <w:rPr>
          <w:b/>
          <w:lang w:val="nl-BE"/>
        </w:rPr>
        <w:t xml:space="preserve">           </w:t>
      </w:r>
      <w:r w:rsidR="00321650">
        <w:rPr>
          <w:b/>
          <w:lang w:val="nl-BE"/>
        </w:rPr>
        <w:t xml:space="preserve">  </w:t>
      </w:r>
      <w:r w:rsidR="00D91228">
        <w:rPr>
          <w:b/>
          <w:lang w:val="nl-BE"/>
        </w:rPr>
        <w:t xml:space="preserve">        </w:t>
      </w:r>
    </w:p>
    <w:p w14:paraId="034209A7" w14:textId="77777777" w:rsidR="00687D1E" w:rsidRDefault="00687D1E" w:rsidP="00967AEF">
      <w:pPr>
        <w:pStyle w:val="03cOpmerking"/>
        <w:widowControl/>
        <w:rPr>
          <w:lang w:val="nl-BE"/>
        </w:rPr>
      </w:pPr>
    </w:p>
    <w:p w14:paraId="17790212" w14:textId="77777777" w:rsidR="00E657BA" w:rsidRDefault="00E657BA" w:rsidP="00967AEF">
      <w:pPr>
        <w:pStyle w:val="03cOpmerking"/>
        <w:widowControl/>
        <w:rPr>
          <w:lang w:val="nl-BE"/>
        </w:rPr>
      </w:pPr>
      <w:r>
        <w:rPr>
          <w:lang w:val="nl-BE"/>
        </w:rPr>
        <w:t>Deze maljutka is een verlengin</w:t>
      </w:r>
      <w:r w:rsidR="00F45079">
        <w:rPr>
          <w:lang w:val="nl-BE"/>
        </w:rPr>
        <w:t>g met twee zetten van een eenvou-dige</w:t>
      </w:r>
      <w:r>
        <w:rPr>
          <w:lang w:val="nl-BE"/>
        </w:rPr>
        <w:t xml:space="preserve"> </w:t>
      </w:r>
      <w:r w:rsidR="00D2237F">
        <w:rPr>
          <w:lang w:val="nl-BE"/>
        </w:rPr>
        <w:t>studie van M.H. Kleiman ver</w:t>
      </w:r>
      <w:r w:rsidR="00F45079">
        <w:rPr>
          <w:lang w:val="nl-BE"/>
        </w:rPr>
        <w:t>sche</w:t>
      </w:r>
      <w:r>
        <w:rPr>
          <w:lang w:val="nl-BE"/>
        </w:rPr>
        <w:t xml:space="preserve">nen in </w:t>
      </w:r>
      <w:r>
        <w:rPr>
          <w:i/>
          <w:lang w:val="nl-BE"/>
        </w:rPr>
        <w:t xml:space="preserve">Chess Review. </w:t>
      </w:r>
      <w:r>
        <w:rPr>
          <w:lang w:val="nl-BE"/>
        </w:rPr>
        <w:t>(1968):</w:t>
      </w:r>
    </w:p>
    <w:p w14:paraId="18511B13" w14:textId="77777777" w:rsidR="00E657BA" w:rsidRDefault="00E657BA" w:rsidP="00967AEF">
      <w:pPr>
        <w:pStyle w:val="03cOpmerking"/>
        <w:widowControl/>
        <w:rPr>
          <w:lang w:val="nl-BE"/>
        </w:rPr>
      </w:pPr>
    </w:p>
    <w:p w14:paraId="7A886AA9" w14:textId="77777777" w:rsidR="00733190" w:rsidRPr="00FB2C0B" w:rsidRDefault="00E657BA" w:rsidP="00967AEF">
      <w:pPr>
        <w:pStyle w:val="03cOpmerking"/>
        <w:widowControl/>
        <w:rPr>
          <w:lang w:val="nl-BE"/>
        </w:rPr>
      </w:pPr>
      <w:r w:rsidRPr="00FB2C0B">
        <w:rPr>
          <w:lang w:val="nl-BE"/>
        </w:rPr>
        <w:t>Kd5 Tf7 g7 / Kg4 Tg6 +</w:t>
      </w:r>
    </w:p>
    <w:p w14:paraId="5E70CF87" w14:textId="77777777" w:rsidR="00F45079" w:rsidRPr="00FB2C0B" w:rsidRDefault="00F45079" w:rsidP="00967AEF">
      <w:pPr>
        <w:pStyle w:val="03cOpmerking"/>
        <w:widowControl/>
        <w:rPr>
          <w:lang w:val="nl-BE"/>
        </w:rPr>
      </w:pPr>
    </w:p>
    <w:p w14:paraId="28D64AE2" w14:textId="77777777" w:rsidR="00F45079" w:rsidRPr="00653D12" w:rsidRDefault="00F45079" w:rsidP="00967AEF">
      <w:pPr>
        <w:pStyle w:val="03cOpmerking"/>
        <w:widowControl/>
        <w:rPr>
          <w:lang w:val="nl-BE"/>
        </w:rPr>
      </w:pPr>
      <w:r w:rsidRPr="00653D12">
        <w:rPr>
          <w:lang w:val="nl-BE"/>
        </w:rPr>
        <w:t>1</w:t>
      </w:r>
      <w:r w:rsidR="007C254A" w:rsidRPr="00653D12">
        <w:rPr>
          <w:lang w:val="nl-BE"/>
        </w:rPr>
        <w:t>.Tf1 Kh3 2.Th1+</w:t>
      </w:r>
      <w:r w:rsidRPr="00653D12">
        <w:rPr>
          <w:lang w:val="nl-BE"/>
        </w:rPr>
        <w:t xml:space="preserve"> Kg2 </w:t>
      </w:r>
      <w:r w:rsidR="007C254A" w:rsidRPr="00653D12">
        <w:rPr>
          <w:lang w:val="nl-BE"/>
        </w:rPr>
        <w:t>3.Th7 Kf3 4.Ke5</w:t>
      </w:r>
      <w:r w:rsidRPr="00653D12">
        <w:rPr>
          <w:lang w:val="nl-BE"/>
        </w:rPr>
        <w:t xml:space="preserve"> Kg4</w:t>
      </w:r>
      <w:r w:rsidR="007C254A" w:rsidRPr="00653D12">
        <w:rPr>
          <w:lang w:val="nl-BE"/>
        </w:rPr>
        <w:t xml:space="preserve"> 5.Th1</w:t>
      </w:r>
      <w:r w:rsidRPr="00653D12">
        <w:rPr>
          <w:lang w:val="nl-BE"/>
        </w:rPr>
        <w:t xml:space="preserve"> Kf3</w:t>
      </w:r>
      <w:r w:rsidR="007C254A" w:rsidRPr="00653D12">
        <w:rPr>
          <w:lang w:val="nl-BE"/>
        </w:rPr>
        <w:t xml:space="preserve"> 6.</w:t>
      </w:r>
      <w:r w:rsidRPr="00653D12">
        <w:rPr>
          <w:lang w:val="nl-BE"/>
        </w:rPr>
        <w:t xml:space="preserve">Tf1 Kg2 7.Tf7 Kg3 8.Kf5 Tg4 </w:t>
      </w:r>
      <w:r w:rsidRPr="00802A9F">
        <w:rPr>
          <w:b/>
          <w:lang w:val="nl-BE"/>
        </w:rPr>
        <w:t>9.Kf6</w:t>
      </w:r>
      <w:r w:rsidRPr="00653D12">
        <w:rPr>
          <w:lang w:val="nl-BE"/>
        </w:rPr>
        <w:t>.</w:t>
      </w:r>
    </w:p>
    <w:p w14:paraId="4003759A" w14:textId="77777777" w:rsidR="00733190" w:rsidRDefault="00F45079" w:rsidP="00967AEF">
      <w:pPr>
        <w:pStyle w:val="03cOpmerking"/>
        <w:widowControl/>
        <w:rPr>
          <w:i/>
          <w:lang w:val="nl-BE"/>
        </w:rPr>
      </w:pPr>
      <w:r>
        <w:rPr>
          <w:lang w:val="nl-BE"/>
        </w:rPr>
        <w:t xml:space="preserve">Maar ook </w:t>
      </w:r>
      <w:r w:rsidRPr="00802A9F">
        <w:rPr>
          <w:b/>
          <w:lang w:val="nl-BE"/>
        </w:rPr>
        <w:t>9.Ke6</w:t>
      </w:r>
      <w:r>
        <w:rPr>
          <w:lang w:val="nl-BE"/>
        </w:rPr>
        <w:t xml:space="preserve"> is goed. </w:t>
      </w:r>
      <w:r w:rsidR="00733190">
        <w:rPr>
          <w:i/>
          <w:lang w:val="nl-BE"/>
        </w:rPr>
        <w:t xml:space="preserve"> </w:t>
      </w:r>
    </w:p>
    <w:p w14:paraId="5FC362F2" w14:textId="77777777" w:rsidR="00733190" w:rsidRDefault="00733190" w:rsidP="00967AEF">
      <w:pPr>
        <w:pStyle w:val="03cOpmerking"/>
        <w:widowControl/>
        <w:rPr>
          <w:lang w:val="nl-BE"/>
        </w:rPr>
      </w:pPr>
    </w:p>
    <w:p w14:paraId="65B7BB1F" w14:textId="77777777" w:rsidR="00733190" w:rsidRDefault="00733190" w:rsidP="00733190">
      <w:pPr>
        <w:pStyle w:val="03cOpmerking"/>
        <w:widowControl/>
        <w:rPr>
          <w:lang w:val="nl-BE"/>
        </w:rPr>
      </w:pPr>
      <w:r>
        <w:rPr>
          <w:lang w:val="nl-BE"/>
        </w:rPr>
        <w:t xml:space="preserve">Daar de zet </w:t>
      </w:r>
      <w:r w:rsidRPr="000B1D2C">
        <w:rPr>
          <w:b/>
          <w:lang w:val="nl-BE"/>
        </w:rPr>
        <w:t>2.Kd5</w:t>
      </w:r>
      <w:r>
        <w:rPr>
          <w:lang w:val="nl-BE"/>
        </w:rPr>
        <w:t xml:space="preserve"> de énige cor-</w:t>
      </w:r>
      <w:r w:rsidR="00834697">
        <w:rPr>
          <w:lang w:val="nl-BE"/>
        </w:rPr>
        <w:t>recte</w:t>
      </w:r>
      <w:r w:rsidR="000B1D2C">
        <w:rPr>
          <w:lang w:val="nl-BE"/>
        </w:rPr>
        <w:t xml:space="preserve"> is in mijn</w:t>
      </w:r>
      <w:r>
        <w:rPr>
          <w:lang w:val="nl-BE"/>
        </w:rPr>
        <w:t xml:space="preserve"> </w:t>
      </w:r>
      <w:r w:rsidR="0059483A">
        <w:rPr>
          <w:lang w:val="nl-BE"/>
        </w:rPr>
        <w:t>extensie</w:t>
      </w:r>
      <w:r w:rsidR="00567FD8">
        <w:rPr>
          <w:lang w:val="nl-BE"/>
        </w:rPr>
        <w:t>,</w:t>
      </w:r>
      <w:r>
        <w:rPr>
          <w:lang w:val="nl-BE"/>
        </w:rPr>
        <w:t xml:space="preserve"> vond ik het de moeite waard dit te publi</w:t>
      </w:r>
      <w:r w:rsidR="000B1D2C">
        <w:rPr>
          <w:lang w:val="nl-BE"/>
        </w:rPr>
        <w:t>-</w:t>
      </w:r>
      <w:r>
        <w:rPr>
          <w:lang w:val="nl-BE"/>
        </w:rPr>
        <w:t xml:space="preserve">ceren. </w:t>
      </w:r>
      <w:r w:rsidR="00134668">
        <w:rPr>
          <w:lang w:val="nl-BE"/>
        </w:rPr>
        <w:t>Niks grandioos overigens.</w:t>
      </w:r>
    </w:p>
    <w:p w14:paraId="549292F7" w14:textId="77777777" w:rsidR="00BC3106" w:rsidRDefault="00BC3106" w:rsidP="00733190">
      <w:pPr>
        <w:pStyle w:val="03cOpmerking"/>
        <w:widowControl/>
        <w:rPr>
          <w:lang w:val="nl-BE"/>
        </w:rPr>
      </w:pPr>
    </w:p>
    <w:p w14:paraId="161CED7E" w14:textId="77777777" w:rsidR="00BC3106" w:rsidRDefault="00BC3106" w:rsidP="00733190">
      <w:pPr>
        <w:pStyle w:val="03cOpmerking"/>
        <w:widowControl/>
        <w:rPr>
          <w:lang w:val="nl-BE"/>
        </w:rPr>
      </w:pPr>
    </w:p>
    <w:p w14:paraId="6ECFB37E" w14:textId="77777777" w:rsidR="00BC3106" w:rsidRDefault="00BC3106" w:rsidP="00733190">
      <w:pPr>
        <w:pStyle w:val="03cOpmerking"/>
        <w:widowControl/>
        <w:rPr>
          <w:lang w:val="nl-BE"/>
        </w:rPr>
      </w:pPr>
    </w:p>
    <w:p w14:paraId="3125D5DF" w14:textId="77777777" w:rsidR="00BC3106" w:rsidRDefault="00BC3106" w:rsidP="00733190">
      <w:pPr>
        <w:pStyle w:val="03cOpmerking"/>
        <w:widowControl/>
        <w:rPr>
          <w:lang w:val="nl-BE"/>
        </w:rPr>
      </w:pPr>
    </w:p>
    <w:p w14:paraId="138A9179" w14:textId="77777777" w:rsidR="00BC3106" w:rsidRDefault="00BC3106" w:rsidP="00733190">
      <w:pPr>
        <w:pStyle w:val="03cOpmerking"/>
        <w:widowControl/>
        <w:rPr>
          <w:lang w:val="nl-BE"/>
        </w:rPr>
      </w:pPr>
    </w:p>
    <w:p w14:paraId="45FB910B" w14:textId="77777777" w:rsidR="00BC3106" w:rsidRDefault="00BC3106" w:rsidP="00733190">
      <w:pPr>
        <w:pStyle w:val="03cOpmerking"/>
        <w:widowControl/>
        <w:rPr>
          <w:lang w:val="nl-BE"/>
        </w:rPr>
      </w:pPr>
    </w:p>
    <w:p w14:paraId="5EF834C7" w14:textId="77777777" w:rsidR="00BC3106" w:rsidRDefault="00BC3106" w:rsidP="00733190">
      <w:pPr>
        <w:pStyle w:val="03cOpmerking"/>
        <w:widowControl/>
        <w:rPr>
          <w:lang w:val="nl-BE"/>
        </w:rPr>
      </w:pPr>
    </w:p>
    <w:p w14:paraId="730D91B4" w14:textId="77777777" w:rsidR="00BC3106" w:rsidRDefault="00BC3106" w:rsidP="00733190">
      <w:pPr>
        <w:pStyle w:val="03cOpmerking"/>
        <w:widowControl/>
        <w:rPr>
          <w:lang w:val="nl-BE"/>
        </w:rPr>
      </w:pPr>
    </w:p>
    <w:p w14:paraId="6A9B974E" w14:textId="77777777" w:rsidR="00BC3106" w:rsidRDefault="00BC3106" w:rsidP="00733190">
      <w:pPr>
        <w:pStyle w:val="03cOpmerking"/>
        <w:widowControl/>
        <w:rPr>
          <w:lang w:val="nl-BE"/>
        </w:rPr>
      </w:pPr>
    </w:p>
    <w:p w14:paraId="6E088158" w14:textId="77777777" w:rsidR="00BC3106" w:rsidRDefault="00BC3106" w:rsidP="00733190">
      <w:pPr>
        <w:pStyle w:val="03cOpmerking"/>
        <w:widowControl/>
        <w:rPr>
          <w:lang w:val="nl-BE"/>
        </w:rPr>
      </w:pPr>
    </w:p>
    <w:p w14:paraId="57571064" w14:textId="77777777" w:rsidR="00BC3106" w:rsidRDefault="00BC3106" w:rsidP="00733190">
      <w:pPr>
        <w:pStyle w:val="03cOpmerking"/>
        <w:widowControl/>
        <w:rPr>
          <w:lang w:val="nl-BE"/>
        </w:rPr>
      </w:pPr>
    </w:p>
    <w:p w14:paraId="421CBD3F" w14:textId="77777777" w:rsidR="00161BED" w:rsidRPr="00C3392F" w:rsidRDefault="00ED717B" w:rsidP="005714AA">
      <w:pPr>
        <w:widowControl/>
        <w:autoSpaceDE/>
        <w:autoSpaceDN/>
        <w:adjustRightInd/>
        <w:jc w:val="center"/>
        <w:rPr>
          <w:rFonts w:cs="Arial"/>
          <w:b/>
          <w:color w:val="000000"/>
          <w:sz w:val="20"/>
          <w:szCs w:val="20"/>
          <w:lang w:val="nl-BE"/>
        </w:rPr>
      </w:pPr>
      <w:r w:rsidRPr="00C3392F">
        <w:rPr>
          <w:b/>
          <w:sz w:val="20"/>
          <w:szCs w:val="20"/>
          <w:lang w:val="nl-BE"/>
        </w:rPr>
        <w:lastRenderedPageBreak/>
        <w:t>-</w:t>
      </w:r>
      <w:r w:rsidRPr="00C3392F">
        <w:rPr>
          <w:sz w:val="20"/>
          <w:szCs w:val="20"/>
          <w:lang w:val="nl-BE"/>
        </w:rPr>
        <w:t xml:space="preserve"> </w:t>
      </w:r>
      <w:r w:rsidR="0081766B" w:rsidRPr="00C3392F">
        <w:rPr>
          <w:b/>
          <w:sz w:val="20"/>
          <w:szCs w:val="20"/>
          <w:lang w:val="nl-BE"/>
        </w:rPr>
        <w:t>61</w:t>
      </w:r>
      <w:r w:rsidRPr="00C3392F">
        <w:rPr>
          <w:b/>
          <w:sz w:val="20"/>
          <w:szCs w:val="20"/>
          <w:lang w:val="nl-BE"/>
        </w:rPr>
        <w:t xml:space="preserve"> -</w:t>
      </w:r>
    </w:p>
    <w:p w14:paraId="6394E975" w14:textId="77777777" w:rsidR="00ED717B" w:rsidRDefault="00ED717B" w:rsidP="00ED717B">
      <w:pPr>
        <w:pStyle w:val="03cOpmerking"/>
        <w:widowControl/>
        <w:jc w:val="center"/>
        <w:rPr>
          <w:b/>
          <w:lang w:val="nl-BE"/>
        </w:rPr>
      </w:pPr>
    </w:p>
    <w:p w14:paraId="62CD29F5" w14:textId="77777777" w:rsidR="00ED717B" w:rsidRDefault="00ED717B" w:rsidP="00ED717B">
      <w:pPr>
        <w:pStyle w:val="03cOpmerking"/>
        <w:widowControl/>
        <w:jc w:val="center"/>
        <w:rPr>
          <w:lang w:val="nl-BE"/>
        </w:rPr>
      </w:pPr>
      <w:r>
        <w:rPr>
          <w:i/>
          <w:lang w:val="nl-BE"/>
        </w:rPr>
        <w:t xml:space="preserve">EBUR, </w:t>
      </w:r>
      <w:r>
        <w:rPr>
          <w:lang w:val="nl-BE"/>
        </w:rPr>
        <w:t>2000</w:t>
      </w:r>
    </w:p>
    <w:p w14:paraId="73CF90E4" w14:textId="77777777" w:rsidR="00ED717B" w:rsidRDefault="00ED717B" w:rsidP="00ED717B">
      <w:pPr>
        <w:pStyle w:val="03cOpmerking"/>
        <w:widowControl/>
        <w:jc w:val="center"/>
        <w:rPr>
          <w:lang w:val="nl-BE"/>
        </w:rPr>
      </w:pPr>
    </w:p>
    <w:p w14:paraId="7CF66273" w14:textId="77777777" w:rsidR="00161BED" w:rsidRDefault="00DA0EEA" w:rsidP="000B18C6">
      <w:pPr>
        <w:pStyle w:val="03cOpmerking"/>
        <w:widowControl/>
      </w:pPr>
      <w:r>
        <w:object w:dxaOrig="4700" w:dyaOrig="4704" w14:anchorId="6894A572">
          <v:shape id="_x0000_i1081" type="#_x0000_t75" style="width:154.5pt;height:153.4pt" o:ole="">
            <v:imagedata r:id="rId131" o:title=""/>
          </v:shape>
          <o:OLEObject Type="Embed" ProgID="CorelDRAW.Graphic.12" ShapeID="_x0000_i1081" DrawAspect="Content" ObjectID="_1587467493" r:id="rId132"/>
        </w:object>
      </w:r>
    </w:p>
    <w:p w14:paraId="132BDE13" w14:textId="77777777" w:rsidR="001C13EB" w:rsidRDefault="001C13EB" w:rsidP="000B18C6">
      <w:pPr>
        <w:pStyle w:val="03cOpmerking"/>
        <w:widowControl/>
        <w:rPr>
          <w:b/>
          <w:sz w:val="24"/>
          <w:szCs w:val="24"/>
          <w:lang w:val="nl-BE"/>
        </w:rPr>
      </w:pPr>
    </w:p>
    <w:p w14:paraId="14F341F7" w14:textId="77777777" w:rsidR="00DA0EEA" w:rsidRPr="00FA082E" w:rsidRDefault="00DA0EEA" w:rsidP="000B18C6">
      <w:pPr>
        <w:pStyle w:val="03cOpmerking"/>
        <w:widowControl/>
        <w:rPr>
          <w:lang w:val="nl-BE"/>
        </w:rPr>
      </w:pPr>
      <w:r w:rsidRPr="00FA082E">
        <w:rPr>
          <w:b/>
          <w:sz w:val="24"/>
          <w:szCs w:val="24"/>
          <w:lang w:val="nl-BE"/>
        </w:rPr>
        <w:t xml:space="preserve">+                        </w:t>
      </w:r>
      <w:r w:rsidRPr="00FA082E">
        <w:rPr>
          <w:lang w:val="nl-BE"/>
        </w:rPr>
        <w:t>4001.00 h5h8</w:t>
      </w:r>
    </w:p>
    <w:p w14:paraId="53366A02" w14:textId="77777777" w:rsidR="00DA0EEA" w:rsidRPr="00FA082E" w:rsidRDefault="00DA0EEA" w:rsidP="000B18C6">
      <w:pPr>
        <w:pStyle w:val="03cOpmerking"/>
        <w:widowControl/>
        <w:rPr>
          <w:lang w:val="nl-BE"/>
        </w:rPr>
      </w:pPr>
    </w:p>
    <w:p w14:paraId="698DC14A" w14:textId="77777777" w:rsidR="00DA0EEA" w:rsidRPr="00FA082E" w:rsidRDefault="00DA0EEA" w:rsidP="000B18C6">
      <w:pPr>
        <w:pStyle w:val="03cOpmerking"/>
        <w:widowControl/>
        <w:rPr>
          <w:b/>
          <w:lang w:val="nl-BE"/>
        </w:rPr>
      </w:pPr>
      <w:r w:rsidRPr="00FA082E">
        <w:rPr>
          <w:lang w:val="nl-BE"/>
        </w:rPr>
        <w:tab/>
      </w:r>
      <w:r w:rsidRPr="00FA082E">
        <w:rPr>
          <w:b/>
          <w:lang w:val="nl-BE"/>
        </w:rPr>
        <w:t>1.Pe4</w:t>
      </w:r>
      <w:r w:rsidRPr="00FA082E">
        <w:rPr>
          <w:b/>
          <w:lang w:val="nl-BE"/>
        </w:rPr>
        <w:tab/>
      </w:r>
      <w:r w:rsidRPr="00FA082E">
        <w:rPr>
          <w:b/>
          <w:lang w:val="nl-BE"/>
        </w:rPr>
        <w:tab/>
        <w:t>Dg8</w:t>
      </w:r>
    </w:p>
    <w:p w14:paraId="7E3D29AB" w14:textId="77777777" w:rsidR="00DA0EEA" w:rsidRPr="00FA082E" w:rsidRDefault="00DA0EEA" w:rsidP="000B18C6">
      <w:pPr>
        <w:pStyle w:val="03cOpmerking"/>
        <w:widowControl/>
        <w:rPr>
          <w:b/>
          <w:lang w:val="nl-BE"/>
        </w:rPr>
      </w:pPr>
      <w:r w:rsidRPr="00FA082E">
        <w:rPr>
          <w:b/>
          <w:lang w:val="nl-BE"/>
        </w:rPr>
        <w:tab/>
        <w:t>2.Pg5</w:t>
      </w:r>
      <w:r w:rsidRPr="00FA082E">
        <w:rPr>
          <w:b/>
          <w:lang w:val="nl-BE"/>
        </w:rPr>
        <w:tab/>
      </w:r>
      <w:r w:rsidRPr="00FA082E">
        <w:rPr>
          <w:b/>
          <w:lang w:val="nl-BE"/>
        </w:rPr>
        <w:tab/>
        <w:t>Da2</w:t>
      </w:r>
    </w:p>
    <w:p w14:paraId="0B7473A5" w14:textId="77777777" w:rsidR="00DA0EEA" w:rsidRPr="00FA082E" w:rsidRDefault="00DA0EEA" w:rsidP="000B18C6">
      <w:pPr>
        <w:pStyle w:val="03cOpmerking"/>
        <w:widowControl/>
        <w:rPr>
          <w:b/>
          <w:lang w:val="nl-BE"/>
        </w:rPr>
      </w:pPr>
      <w:r w:rsidRPr="00FA082E">
        <w:rPr>
          <w:b/>
          <w:lang w:val="nl-BE"/>
        </w:rPr>
        <w:tab/>
        <w:t>3.Dg6+</w:t>
      </w:r>
      <w:r w:rsidRPr="00FA082E">
        <w:rPr>
          <w:b/>
          <w:lang w:val="nl-BE"/>
        </w:rPr>
        <w:tab/>
      </w:r>
      <w:r w:rsidRPr="00FA082E">
        <w:rPr>
          <w:b/>
          <w:lang w:val="nl-BE"/>
        </w:rPr>
        <w:tab/>
        <w:t>Kg8</w:t>
      </w:r>
    </w:p>
    <w:p w14:paraId="0D85316C" w14:textId="77777777" w:rsidR="00673430" w:rsidRDefault="00DA0EEA" w:rsidP="000B18C6">
      <w:pPr>
        <w:pStyle w:val="03cOpmerking"/>
        <w:widowControl/>
        <w:rPr>
          <w:b/>
          <w:lang w:val="nl-BE"/>
        </w:rPr>
      </w:pPr>
      <w:r w:rsidRPr="00FA082E">
        <w:rPr>
          <w:b/>
          <w:lang w:val="nl-BE"/>
        </w:rPr>
        <w:tab/>
        <w:t>4.De4</w:t>
      </w:r>
    </w:p>
    <w:p w14:paraId="49C5C3B7" w14:textId="77777777" w:rsidR="00673430" w:rsidRPr="00673430" w:rsidRDefault="00673430" w:rsidP="000B18C6">
      <w:pPr>
        <w:pStyle w:val="03cOpmerking"/>
        <w:widowControl/>
        <w:rPr>
          <w:lang w:val="nl-BE"/>
        </w:rPr>
      </w:pPr>
      <w:r>
        <w:rPr>
          <w:lang w:val="nl-BE"/>
        </w:rPr>
        <w:t>Een stille zet.</w:t>
      </w:r>
    </w:p>
    <w:p w14:paraId="42F22842" w14:textId="77777777" w:rsidR="00DA0EEA" w:rsidRPr="00FA082E" w:rsidRDefault="00DA0EEA" w:rsidP="000B18C6">
      <w:pPr>
        <w:pStyle w:val="03cOpmerking"/>
        <w:widowControl/>
        <w:rPr>
          <w:b/>
          <w:lang w:val="nl-BE"/>
        </w:rPr>
      </w:pPr>
      <w:r w:rsidRPr="00FA082E">
        <w:rPr>
          <w:b/>
          <w:lang w:val="nl-BE"/>
        </w:rPr>
        <w:tab/>
      </w:r>
      <w:r w:rsidR="00673430">
        <w:rPr>
          <w:b/>
          <w:lang w:val="nl-BE"/>
        </w:rPr>
        <w:t>4…</w:t>
      </w:r>
      <w:r w:rsidR="00673430">
        <w:rPr>
          <w:b/>
          <w:lang w:val="nl-BE"/>
        </w:rPr>
        <w:tab/>
      </w:r>
      <w:r w:rsidRPr="00FA082E">
        <w:rPr>
          <w:b/>
          <w:lang w:val="nl-BE"/>
        </w:rPr>
        <w:tab/>
        <w:t>Da6+</w:t>
      </w:r>
    </w:p>
    <w:p w14:paraId="5EFF5194" w14:textId="77777777" w:rsidR="00DA0EEA" w:rsidRPr="00FA082E" w:rsidRDefault="00DA0EEA" w:rsidP="000B18C6">
      <w:pPr>
        <w:pStyle w:val="03cOpmerking"/>
        <w:widowControl/>
        <w:rPr>
          <w:b/>
          <w:lang w:val="nl-BE"/>
        </w:rPr>
      </w:pPr>
      <w:r w:rsidRPr="00FA082E">
        <w:rPr>
          <w:b/>
          <w:lang w:val="nl-BE"/>
        </w:rPr>
        <w:tab/>
        <w:t>5.Pe6</w:t>
      </w:r>
      <w:r w:rsidRPr="00FA082E">
        <w:rPr>
          <w:b/>
          <w:lang w:val="nl-BE"/>
        </w:rPr>
        <w:tab/>
      </w:r>
      <w:r w:rsidRPr="00FA082E">
        <w:rPr>
          <w:b/>
          <w:lang w:val="nl-BE"/>
        </w:rPr>
        <w:tab/>
        <w:t>Da2</w:t>
      </w:r>
    </w:p>
    <w:p w14:paraId="03E9804C" w14:textId="77777777" w:rsidR="00DA0EEA" w:rsidRPr="00FA082E" w:rsidRDefault="00DA0EEA" w:rsidP="000B18C6">
      <w:pPr>
        <w:pStyle w:val="03cOpmerking"/>
        <w:widowControl/>
        <w:rPr>
          <w:b/>
          <w:lang w:val="nl-BE"/>
        </w:rPr>
      </w:pPr>
      <w:r w:rsidRPr="00FA082E">
        <w:rPr>
          <w:b/>
          <w:lang w:val="nl-BE"/>
        </w:rPr>
        <w:tab/>
        <w:t>6.Dg4</w:t>
      </w:r>
      <w:r w:rsidRPr="00FA082E">
        <w:rPr>
          <w:b/>
          <w:lang w:val="nl-BE"/>
        </w:rPr>
        <w:tab/>
      </w:r>
      <w:r w:rsidRPr="00FA082E">
        <w:rPr>
          <w:b/>
          <w:lang w:val="nl-BE"/>
        </w:rPr>
        <w:tab/>
        <w:t>Df2</w:t>
      </w:r>
    </w:p>
    <w:p w14:paraId="2FEB9BCF" w14:textId="77777777" w:rsidR="00DA0EEA" w:rsidRPr="00DA0EEA" w:rsidRDefault="00DA0EEA" w:rsidP="000B18C6">
      <w:pPr>
        <w:pStyle w:val="03cOpmerking"/>
        <w:widowControl/>
        <w:rPr>
          <w:b/>
          <w:lang w:val="nl-BE"/>
        </w:rPr>
      </w:pPr>
      <w:r w:rsidRPr="00FA082E">
        <w:rPr>
          <w:b/>
          <w:lang w:val="nl-BE"/>
        </w:rPr>
        <w:tab/>
      </w:r>
      <w:r w:rsidRPr="00DA0EEA">
        <w:rPr>
          <w:b/>
          <w:lang w:val="nl-BE"/>
        </w:rPr>
        <w:t>7.Pf4</w:t>
      </w:r>
      <w:r w:rsidRPr="00DA0EEA">
        <w:rPr>
          <w:b/>
          <w:lang w:val="nl-BE"/>
        </w:rPr>
        <w:tab/>
      </w:r>
      <w:r w:rsidRPr="00DA0EEA">
        <w:rPr>
          <w:b/>
          <w:lang w:val="nl-BE"/>
        </w:rPr>
        <w:tab/>
        <w:t>Db6+</w:t>
      </w:r>
    </w:p>
    <w:p w14:paraId="7CC51083" w14:textId="77777777" w:rsidR="00DA0EEA" w:rsidRDefault="00DA0EEA" w:rsidP="000B18C6">
      <w:pPr>
        <w:pStyle w:val="03cOpmerking"/>
        <w:widowControl/>
        <w:rPr>
          <w:b/>
          <w:lang w:val="nl-BE"/>
        </w:rPr>
      </w:pPr>
      <w:r w:rsidRPr="00DA0EEA">
        <w:rPr>
          <w:b/>
          <w:lang w:val="nl-BE"/>
        </w:rPr>
        <w:tab/>
        <w:t>8.Kh5+</w:t>
      </w:r>
      <w:r w:rsidRPr="00DA0EEA">
        <w:rPr>
          <w:b/>
          <w:lang w:val="nl-BE"/>
        </w:rPr>
        <w:tab/>
      </w:r>
      <w:r>
        <w:rPr>
          <w:b/>
          <w:lang w:val="nl-BE"/>
        </w:rPr>
        <w:tab/>
        <w:t>Kf7</w:t>
      </w:r>
    </w:p>
    <w:p w14:paraId="2F177A43" w14:textId="77777777" w:rsidR="00893E5E" w:rsidRDefault="00DA0EEA" w:rsidP="00893E5E">
      <w:pPr>
        <w:pStyle w:val="03cOpmerking"/>
        <w:widowControl/>
        <w:rPr>
          <w:lang w:val="nl-BE"/>
        </w:rPr>
      </w:pPr>
      <w:r>
        <w:rPr>
          <w:b/>
          <w:lang w:val="nl-BE"/>
        </w:rPr>
        <w:tab/>
        <w:t>9.Dd7+</w:t>
      </w:r>
      <w:r>
        <w:rPr>
          <w:b/>
          <w:lang w:val="nl-BE"/>
        </w:rPr>
        <w:tab/>
      </w:r>
      <w:r>
        <w:rPr>
          <w:b/>
          <w:lang w:val="nl-BE"/>
        </w:rPr>
        <w:tab/>
        <w:t>K</w:t>
      </w:r>
      <w:r w:rsidR="00893E5E">
        <w:rPr>
          <w:b/>
          <w:lang w:val="nl-BE"/>
        </w:rPr>
        <w:t>f6</w:t>
      </w:r>
    </w:p>
    <w:p w14:paraId="32BA1BCE" w14:textId="77777777" w:rsidR="00DA0EEA" w:rsidRDefault="00DE21EE" w:rsidP="000B18C6">
      <w:pPr>
        <w:pStyle w:val="03cOpmerking"/>
        <w:widowControl/>
        <w:rPr>
          <w:b/>
          <w:lang w:val="nl-BE"/>
        </w:rPr>
      </w:pPr>
      <w:r>
        <w:rPr>
          <w:b/>
          <w:lang w:val="nl-BE"/>
        </w:rPr>
        <w:t xml:space="preserve">  </w:t>
      </w:r>
      <w:r w:rsidR="00893E5E">
        <w:rPr>
          <w:b/>
          <w:lang w:val="nl-BE"/>
        </w:rPr>
        <w:t xml:space="preserve">         10.Pd5+</w:t>
      </w:r>
      <w:r w:rsidR="00893E5E">
        <w:rPr>
          <w:b/>
          <w:lang w:val="nl-BE"/>
        </w:rPr>
        <w:tab/>
      </w:r>
      <w:r w:rsidR="00893E5E">
        <w:rPr>
          <w:b/>
          <w:lang w:val="nl-BE"/>
        </w:rPr>
        <w:tab/>
        <w:t>Ke5</w:t>
      </w:r>
    </w:p>
    <w:p w14:paraId="28C981E8" w14:textId="77777777" w:rsidR="00893E5E" w:rsidRDefault="00893E5E" w:rsidP="000B18C6">
      <w:pPr>
        <w:pStyle w:val="03cOpmerking"/>
        <w:widowControl/>
        <w:rPr>
          <w:b/>
          <w:lang w:val="nl-BE"/>
        </w:rPr>
      </w:pPr>
      <w:r>
        <w:rPr>
          <w:b/>
          <w:lang w:val="nl-BE"/>
        </w:rPr>
        <w:t xml:space="preserve">           11.Pxb6</w:t>
      </w:r>
    </w:p>
    <w:p w14:paraId="5589737A" w14:textId="77777777" w:rsidR="00893E5E" w:rsidRPr="00893E5E" w:rsidRDefault="00893E5E" w:rsidP="000B18C6">
      <w:pPr>
        <w:pStyle w:val="03cOpmerking"/>
        <w:widowControl/>
        <w:rPr>
          <w:lang w:val="nl-BE"/>
        </w:rPr>
      </w:pPr>
      <w:r>
        <w:rPr>
          <w:lang w:val="nl-BE"/>
        </w:rPr>
        <w:t>En wint.</w:t>
      </w:r>
    </w:p>
    <w:p w14:paraId="151FF321" w14:textId="77777777" w:rsidR="00DA0EEA" w:rsidRDefault="00DA0EEA" w:rsidP="000B18C6">
      <w:pPr>
        <w:pStyle w:val="03cOpmerking"/>
        <w:widowControl/>
        <w:rPr>
          <w:lang w:val="nl-BE"/>
        </w:rPr>
      </w:pPr>
    </w:p>
    <w:p w14:paraId="05BEEA5F" w14:textId="77777777" w:rsidR="006703E4" w:rsidRDefault="006703E4" w:rsidP="000B18C6">
      <w:pPr>
        <w:pStyle w:val="03cOpmerking"/>
        <w:widowControl/>
        <w:rPr>
          <w:lang w:val="nl-BE"/>
        </w:rPr>
      </w:pPr>
    </w:p>
    <w:p w14:paraId="0831E687" w14:textId="77777777" w:rsidR="006703E4" w:rsidRDefault="006703E4" w:rsidP="000B18C6">
      <w:pPr>
        <w:pStyle w:val="03cOpmerking"/>
        <w:widowControl/>
        <w:rPr>
          <w:lang w:val="nl-BE"/>
        </w:rPr>
      </w:pPr>
    </w:p>
    <w:p w14:paraId="7D657C5E" w14:textId="77777777" w:rsidR="006703E4" w:rsidRDefault="006703E4" w:rsidP="000B18C6">
      <w:pPr>
        <w:pStyle w:val="03cOpmerking"/>
        <w:widowControl/>
        <w:rPr>
          <w:lang w:val="nl-BE"/>
        </w:rPr>
      </w:pPr>
    </w:p>
    <w:p w14:paraId="39610C3F" w14:textId="77777777" w:rsidR="006703E4" w:rsidRDefault="006703E4" w:rsidP="000B18C6">
      <w:pPr>
        <w:pStyle w:val="03cOpmerking"/>
        <w:widowControl/>
        <w:rPr>
          <w:lang w:val="nl-BE"/>
        </w:rPr>
      </w:pPr>
    </w:p>
    <w:p w14:paraId="5B1FAE84" w14:textId="77777777" w:rsidR="00615049" w:rsidRDefault="00615049" w:rsidP="000B18C6">
      <w:pPr>
        <w:pStyle w:val="03cOpmerking"/>
        <w:widowControl/>
        <w:rPr>
          <w:lang w:val="nl-BE"/>
        </w:rPr>
      </w:pPr>
    </w:p>
    <w:p w14:paraId="6976F1CA" w14:textId="77777777" w:rsidR="003D1345" w:rsidRDefault="003D1345" w:rsidP="000B18C6">
      <w:pPr>
        <w:pStyle w:val="03cOpmerking"/>
        <w:widowControl/>
        <w:rPr>
          <w:lang w:val="nl-BE"/>
        </w:rPr>
      </w:pPr>
    </w:p>
    <w:p w14:paraId="1326CB8B" w14:textId="77777777" w:rsidR="00615049" w:rsidRDefault="00615049" w:rsidP="000B18C6">
      <w:pPr>
        <w:pStyle w:val="03cOpmerking"/>
        <w:widowControl/>
        <w:rPr>
          <w:lang w:val="nl-BE"/>
        </w:rPr>
      </w:pPr>
    </w:p>
    <w:p w14:paraId="525B6252" w14:textId="77777777" w:rsidR="00624D5D" w:rsidRDefault="00DA0EEA" w:rsidP="000B18C6">
      <w:pPr>
        <w:pStyle w:val="03cOpmerking"/>
        <w:widowControl/>
        <w:rPr>
          <w:lang w:val="nl-BE"/>
        </w:rPr>
      </w:pPr>
      <w:r>
        <w:rPr>
          <w:lang w:val="nl-BE"/>
        </w:rPr>
        <w:t xml:space="preserve">Een </w:t>
      </w:r>
      <w:r w:rsidR="0025630A">
        <w:rPr>
          <w:lang w:val="nl-BE"/>
        </w:rPr>
        <w:t xml:space="preserve">knap </w:t>
      </w:r>
      <w:r w:rsidR="00734BCE">
        <w:rPr>
          <w:lang w:val="nl-BE"/>
        </w:rPr>
        <w:t xml:space="preserve">en moeilijk op te lossen </w:t>
      </w:r>
      <w:r w:rsidR="0025630A">
        <w:rPr>
          <w:lang w:val="nl-BE"/>
        </w:rPr>
        <w:t xml:space="preserve">miniatuurtje van </w:t>
      </w:r>
      <w:r w:rsidR="00734BCE">
        <w:rPr>
          <w:lang w:val="nl-BE"/>
        </w:rPr>
        <w:t>Julien</w:t>
      </w:r>
      <w:r w:rsidR="0025630A">
        <w:rPr>
          <w:lang w:val="nl-BE"/>
        </w:rPr>
        <w:t xml:space="preserve"> Vandiest</w:t>
      </w:r>
      <w:r w:rsidR="00624D5D">
        <w:rPr>
          <w:lang w:val="nl-BE"/>
        </w:rPr>
        <w:t xml:space="preserve"> in </w:t>
      </w:r>
      <w:r w:rsidR="00624D5D">
        <w:rPr>
          <w:i/>
          <w:lang w:val="nl-BE"/>
        </w:rPr>
        <w:t xml:space="preserve">EBUR </w:t>
      </w:r>
      <w:r w:rsidR="00624D5D">
        <w:rPr>
          <w:lang w:val="nl-BE"/>
        </w:rPr>
        <w:t>(September 2000) luidde:</w:t>
      </w:r>
    </w:p>
    <w:p w14:paraId="16D7C0EE" w14:textId="77777777" w:rsidR="00C76FD6" w:rsidRDefault="00C76FD6" w:rsidP="000B18C6">
      <w:pPr>
        <w:pStyle w:val="03cOpmerking"/>
        <w:widowControl/>
        <w:rPr>
          <w:lang w:val="nl-BE"/>
        </w:rPr>
      </w:pPr>
    </w:p>
    <w:p w14:paraId="6E111578" w14:textId="77777777" w:rsidR="00624D5D" w:rsidRPr="009A2FA9" w:rsidRDefault="00624D5D" w:rsidP="000B18C6">
      <w:pPr>
        <w:pStyle w:val="03cOpmerking"/>
        <w:widowControl/>
        <w:rPr>
          <w:lang w:val="en-GB"/>
        </w:rPr>
      </w:pPr>
      <w:r w:rsidRPr="009A2FA9">
        <w:rPr>
          <w:lang w:val="en-GB"/>
        </w:rPr>
        <w:t>Kh5 Dh1 Pe4 / Kh8 Dg8 +</w:t>
      </w:r>
    </w:p>
    <w:p w14:paraId="2071807A" w14:textId="77777777" w:rsidR="00624D5D" w:rsidRDefault="00624D5D" w:rsidP="000B18C6">
      <w:pPr>
        <w:pStyle w:val="03cOpmerking"/>
        <w:widowControl/>
        <w:rPr>
          <w:b/>
          <w:lang w:val="en-GB"/>
        </w:rPr>
      </w:pPr>
    </w:p>
    <w:p w14:paraId="3D5A80BE" w14:textId="77777777" w:rsidR="00734BCE" w:rsidRPr="0051378E" w:rsidRDefault="00734BCE" w:rsidP="000B18C6">
      <w:pPr>
        <w:pStyle w:val="03cOpmerking"/>
        <w:widowControl/>
        <w:rPr>
          <w:i/>
          <w:lang w:val="nl-BE"/>
        </w:rPr>
      </w:pPr>
      <w:r>
        <w:rPr>
          <w:lang w:val="nl-BE"/>
        </w:rPr>
        <w:t>e</w:t>
      </w:r>
      <w:r w:rsidR="00624D5D" w:rsidRPr="00734BCE">
        <w:rPr>
          <w:lang w:val="nl-BE"/>
        </w:rPr>
        <w:t>n start</w:t>
      </w:r>
      <w:r>
        <w:rPr>
          <w:lang w:val="nl-BE"/>
        </w:rPr>
        <w:t>t</w:t>
      </w:r>
      <w:r w:rsidR="00624D5D" w:rsidRPr="00734BCE">
        <w:rPr>
          <w:lang w:val="nl-BE"/>
        </w:rPr>
        <w:t>e met 1.Pg5</w:t>
      </w:r>
      <w:r w:rsidRPr="00734BCE">
        <w:rPr>
          <w:lang w:val="nl-BE"/>
        </w:rPr>
        <w:t xml:space="preserve"> Da2 2.</w:t>
      </w:r>
      <w:r w:rsidR="00673430">
        <w:rPr>
          <w:lang w:val="nl-BE"/>
        </w:rPr>
        <w:t>Kg6+,</w:t>
      </w:r>
      <w:r w:rsidR="0051378E">
        <w:rPr>
          <w:lang w:val="nl-BE"/>
        </w:rPr>
        <w:t xml:space="preserve"> Kg8 </w:t>
      </w:r>
      <w:r w:rsidR="0051378E" w:rsidRPr="00255F88">
        <w:rPr>
          <w:lang w:val="nl-BE"/>
        </w:rPr>
        <w:t>3.De4</w:t>
      </w:r>
      <w:r w:rsidR="0051378E">
        <w:rPr>
          <w:lang w:val="nl-BE"/>
        </w:rPr>
        <w:t xml:space="preserve"> </w:t>
      </w:r>
      <w:r w:rsidR="00673430">
        <w:rPr>
          <w:lang w:val="nl-BE"/>
        </w:rPr>
        <w:t>enzovoort zoals in mijn uitbreiding</w:t>
      </w:r>
      <w:r>
        <w:rPr>
          <w:lang w:val="nl-BE"/>
        </w:rPr>
        <w:t xml:space="preserve"> </w:t>
      </w:r>
      <w:r w:rsidR="0051378E">
        <w:rPr>
          <w:lang w:val="nl-BE"/>
        </w:rPr>
        <w:t>(</w:t>
      </w:r>
      <w:r w:rsidR="0051378E">
        <w:rPr>
          <w:i/>
          <w:lang w:val="nl-BE"/>
        </w:rPr>
        <w:t>Zie zet 4.)</w:t>
      </w:r>
    </w:p>
    <w:p w14:paraId="5409CA3F" w14:textId="77777777" w:rsidR="00673430" w:rsidRPr="00673430" w:rsidRDefault="00673430" w:rsidP="000B18C6">
      <w:pPr>
        <w:pStyle w:val="03cOpmerking"/>
        <w:widowControl/>
        <w:rPr>
          <w:i/>
          <w:lang w:val="nl-BE"/>
        </w:rPr>
      </w:pPr>
      <w:r>
        <w:rPr>
          <w:i/>
          <w:lang w:val="nl-BE"/>
        </w:rPr>
        <w:t>(December 2000).</w:t>
      </w:r>
    </w:p>
    <w:p w14:paraId="16A0A8D5" w14:textId="77777777" w:rsidR="00734BCE" w:rsidRDefault="00734BCE" w:rsidP="000B18C6">
      <w:pPr>
        <w:pStyle w:val="03cOpmerking"/>
        <w:widowControl/>
        <w:rPr>
          <w:lang w:val="nl-BE"/>
        </w:rPr>
      </w:pPr>
    </w:p>
    <w:p w14:paraId="2C79B3F8" w14:textId="77777777" w:rsidR="00D80066" w:rsidRDefault="00734BCE" w:rsidP="000B18C6">
      <w:pPr>
        <w:pStyle w:val="03cOpmerking"/>
        <w:widowControl/>
        <w:rPr>
          <w:lang w:val="nl-BE"/>
        </w:rPr>
      </w:pPr>
      <w:r>
        <w:rPr>
          <w:lang w:val="nl-BE"/>
        </w:rPr>
        <w:t>Mijn minus</w:t>
      </w:r>
      <w:r w:rsidR="00255F88">
        <w:rPr>
          <w:lang w:val="nl-BE"/>
        </w:rPr>
        <w:t xml:space="preserve">cule bijdrage is één zet meer: </w:t>
      </w:r>
      <w:r w:rsidR="00255F88">
        <w:rPr>
          <w:b/>
          <w:lang w:val="nl-BE"/>
        </w:rPr>
        <w:t>1.Pe4 Dg8</w:t>
      </w:r>
      <w:r w:rsidR="00255F88">
        <w:rPr>
          <w:lang w:val="nl-BE"/>
        </w:rPr>
        <w:t>.</w:t>
      </w:r>
      <w:r w:rsidR="00A812AA">
        <w:rPr>
          <w:lang w:val="nl-BE"/>
        </w:rPr>
        <w:t xml:space="preserve"> Dus een </w:t>
      </w:r>
      <w:r>
        <w:rPr>
          <w:lang w:val="nl-BE"/>
        </w:rPr>
        <w:t xml:space="preserve"> ietsie</w:t>
      </w:r>
      <w:r w:rsidR="00514EC6">
        <w:rPr>
          <w:lang w:val="nl-BE"/>
        </w:rPr>
        <w:t>-</w:t>
      </w:r>
      <w:r>
        <w:rPr>
          <w:lang w:val="nl-BE"/>
        </w:rPr>
        <w:t>pietsie langere inleiding</w:t>
      </w:r>
      <w:r w:rsidR="00673430">
        <w:rPr>
          <w:lang w:val="nl-BE"/>
        </w:rPr>
        <w:t>, die Julien zeker zou gewaardeerd he</w:t>
      </w:r>
    </w:p>
    <w:p w14:paraId="53F9FA99" w14:textId="77777777" w:rsidR="00D80066" w:rsidRDefault="00D80066" w:rsidP="000B18C6">
      <w:pPr>
        <w:pStyle w:val="03cOpmerking"/>
        <w:widowControl/>
        <w:rPr>
          <w:lang w:val="nl-BE"/>
        </w:rPr>
      </w:pPr>
    </w:p>
    <w:p w14:paraId="380FA0B1" w14:textId="77777777" w:rsidR="00D80066" w:rsidRDefault="00D80066" w:rsidP="000B18C6">
      <w:pPr>
        <w:pStyle w:val="03cOpmerking"/>
        <w:widowControl/>
        <w:rPr>
          <w:lang w:val="nl-BE"/>
        </w:rPr>
      </w:pPr>
    </w:p>
    <w:p w14:paraId="4A94695C" w14:textId="77777777" w:rsidR="00D80066" w:rsidRDefault="00D80066" w:rsidP="000B18C6">
      <w:pPr>
        <w:pStyle w:val="03cOpmerking"/>
        <w:widowControl/>
        <w:rPr>
          <w:lang w:val="nl-BE"/>
        </w:rPr>
      </w:pPr>
    </w:p>
    <w:p w14:paraId="3A9ADE11" w14:textId="77777777" w:rsidR="00D80066" w:rsidRDefault="00D80066" w:rsidP="000B18C6">
      <w:pPr>
        <w:pStyle w:val="03cOpmerking"/>
        <w:widowControl/>
        <w:rPr>
          <w:lang w:val="nl-BE"/>
        </w:rPr>
      </w:pPr>
    </w:p>
    <w:p w14:paraId="6245FE60" w14:textId="77777777" w:rsidR="00D80066" w:rsidRDefault="00D80066" w:rsidP="000B18C6">
      <w:pPr>
        <w:pStyle w:val="03cOpmerking"/>
        <w:widowControl/>
        <w:rPr>
          <w:lang w:val="nl-BE"/>
        </w:rPr>
      </w:pPr>
    </w:p>
    <w:p w14:paraId="323C9EAA" w14:textId="77777777" w:rsidR="00D80066" w:rsidRDefault="00D80066" w:rsidP="000B18C6">
      <w:pPr>
        <w:pStyle w:val="03cOpmerking"/>
        <w:widowControl/>
        <w:rPr>
          <w:lang w:val="nl-BE"/>
        </w:rPr>
      </w:pPr>
    </w:p>
    <w:p w14:paraId="5A9FA7EA" w14:textId="77777777" w:rsidR="00D80066" w:rsidRDefault="00D80066" w:rsidP="000B18C6">
      <w:pPr>
        <w:pStyle w:val="03cOpmerking"/>
        <w:widowControl/>
        <w:rPr>
          <w:lang w:val="nl-BE"/>
        </w:rPr>
      </w:pPr>
    </w:p>
    <w:p w14:paraId="39F992C7" w14:textId="77777777" w:rsidR="00D80066" w:rsidRDefault="00D80066" w:rsidP="000B18C6">
      <w:pPr>
        <w:pStyle w:val="03cOpmerking"/>
        <w:widowControl/>
        <w:rPr>
          <w:lang w:val="nl-BE"/>
        </w:rPr>
      </w:pPr>
    </w:p>
    <w:p w14:paraId="36809CCF" w14:textId="77777777" w:rsidR="00D80066" w:rsidRDefault="00D80066" w:rsidP="000B18C6">
      <w:pPr>
        <w:pStyle w:val="03cOpmerking"/>
        <w:widowControl/>
        <w:rPr>
          <w:lang w:val="nl-BE"/>
        </w:rPr>
      </w:pPr>
    </w:p>
    <w:p w14:paraId="7F0C73BB" w14:textId="77777777" w:rsidR="00D80066" w:rsidRDefault="00D80066" w:rsidP="000B18C6">
      <w:pPr>
        <w:pStyle w:val="03cOpmerking"/>
        <w:widowControl/>
        <w:rPr>
          <w:lang w:val="nl-BE"/>
        </w:rPr>
      </w:pPr>
    </w:p>
    <w:p w14:paraId="1BC0D887" w14:textId="77777777" w:rsidR="001811FD" w:rsidRDefault="001811FD" w:rsidP="001811FD">
      <w:pPr>
        <w:pStyle w:val="03cOpmerking"/>
        <w:widowControl/>
        <w:rPr>
          <w:lang w:val="nl-BE"/>
        </w:rPr>
      </w:pPr>
    </w:p>
    <w:p w14:paraId="503F75CE" w14:textId="77777777" w:rsidR="002F3CB3" w:rsidRDefault="002F3CB3" w:rsidP="004D1BE9">
      <w:pPr>
        <w:pStyle w:val="03cOpmerking"/>
        <w:widowControl/>
        <w:jc w:val="center"/>
        <w:rPr>
          <w:b/>
          <w:lang w:val="nl-BE"/>
        </w:rPr>
      </w:pPr>
    </w:p>
    <w:p w14:paraId="2D97339B" w14:textId="77777777" w:rsidR="002F3CB3" w:rsidRDefault="002F3CB3" w:rsidP="004D1BE9">
      <w:pPr>
        <w:pStyle w:val="03cOpmerking"/>
        <w:widowControl/>
        <w:jc w:val="center"/>
        <w:rPr>
          <w:b/>
          <w:lang w:val="nl-BE"/>
        </w:rPr>
      </w:pPr>
    </w:p>
    <w:p w14:paraId="1CA39DFF" w14:textId="77777777" w:rsidR="002F3CB3" w:rsidRDefault="002F3CB3" w:rsidP="004D1BE9">
      <w:pPr>
        <w:pStyle w:val="03cOpmerking"/>
        <w:widowControl/>
        <w:jc w:val="center"/>
        <w:rPr>
          <w:b/>
          <w:lang w:val="nl-BE"/>
        </w:rPr>
      </w:pPr>
    </w:p>
    <w:p w14:paraId="4BF10D90" w14:textId="77777777" w:rsidR="00F36AE7" w:rsidRDefault="00F36AE7">
      <w:pPr>
        <w:widowControl/>
        <w:autoSpaceDE/>
        <w:autoSpaceDN/>
        <w:adjustRightInd/>
        <w:rPr>
          <w:rFonts w:cs="Arial"/>
          <w:b/>
          <w:color w:val="000000"/>
          <w:sz w:val="20"/>
          <w:szCs w:val="20"/>
          <w:lang w:val="nl-BE"/>
        </w:rPr>
      </w:pPr>
      <w:r>
        <w:rPr>
          <w:b/>
          <w:lang w:val="nl-BE"/>
        </w:rPr>
        <w:br w:type="page"/>
      </w:r>
    </w:p>
    <w:p w14:paraId="79A2238D" w14:textId="77777777" w:rsidR="00D80066" w:rsidRPr="00D80066" w:rsidRDefault="00D80066" w:rsidP="004D1BE9">
      <w:pPr>
        <w:pStyle w:val="03cOpmerking"/>
        <w:widowControl/>
        <w:jc w:val="center"/>
        <w:rPr>
          <w:b/>
          <w:lang w:val="nl-BE"/>
        </w:rPr>
      </w:pPr>
      <w:r w:rsidRPr="002A5149">
        <w:rPr>
          <w:b/>
          <w:lang w:val="nl-BE"/>
        </w:rPr>
        <w:lastRenderedPageBreak/>
        <w:t xml:space="preserve">- </w:t>
      </w:r>
      <w:r w:rsidR="0081766B">
        <w:rPr>
          <w:b/>
          <w:lang w:val="nl-BE"/>
        </w:rPr>
        <w:t>62</w:t>
      </w:r>
      <w:r>
        <w:rPr>
          <w:b/>
          <w:lang w:val="nl-BE"/>
        </w:rPr>
        <w:t xml:space="preserve"> -</w:t>
      </w:r>
    </w:p>
    <w:p w14:paraId="5C3ADB0C" w14:textId="77777777" w:rsidR="009915B8" w:rsidRDefault="009915B8" w:rsidP="000B18C6">
      <w:pPr>
        <w:pStyle w:val="03cOpmerking"/>
        <w:widowControl/>
        <w:rPr>
          <w:lang w:val="nl-BE"/>
        </w:rPr>
      </w:pPr>
    </w:p>
    <w:p w14:paraId="58F23AE4" w14:textId="77777777" w:rsidR="009915B8" w:rsidRPr="00D80066" w:rsidRDefault="00D80066" w:rsidP="00D80066">
      <w:pPr>
        <w:pStyle w:val="03cOpmerking"/>
        <w:widowControl/>
        <w:jc w:val="center"/>
        <w:rPr>
          <w:lang w:val="nl-BE"/>
        </w:rPr>
      </w:pPr>
      <w:r>
        <w:rPr>
          <w:i/>
          <w:lang w:val="nl-BE"/>
        </w:rPr>
        <w:t xml:space="preserve">Origineel, </w:t>
      </w:r>
      <w:r>
        <w:rPr>
          <w:lang w:val="nl-BE"/>
        </w:rPr>
        <w:t>2011</w:t>
      </w:r>
    </w:p>
    <w:p w14:paraId="5FCA2D5E" w14:textId="77777777" w:rsidR="009915B8" w:rsidRDefault="009915B8" w:rsidP="000B18C6">
      <w:pPr>
        <w:pStyle w:val="03cOpmerking"/>
        <w:widowControl/>
        <w:rPr>
          <w:lang w:val="nl-BE"/>
        </w:rPr>
      </w:pPr>
    </w:p>
    <w:p w14:paraId="6A3B689B" w14:textId="77777777" w:rsidR="009915B8" w:rsidRDefault="00D87479" w:rsidP="00D80066">
      <w:pPr>
        <w:pStyle w:val="03cOpmerking"/>
        <w:widowControl/>
        <w:jc w:val="center"/>
        <w:rPr>
          <w:lang w:val="nl-BE"/>
        </w:rPr>
      </w:pPr>
      <w:r>
        <w:object w:dxaOrig="4700" w:dyaOrig="4704" w14:anchorId="299BECEB">
          <v:shape id="_x0000_i1082" type="#_x0000_t75" style="width:154.5pt;height:153.4pt" o:ole="">
            <v:imagedata r:id="rId133" o:title=""/>
          </v:shape>
          <o:OLEObject Type="Embed" ProgID="CorelDRAW.Graphic.12" ShapeID="_x0000_i1082" DrawAspect="Content" ObjectID="_1587467494" r:id="rId134"/>
        </w:object>
      </w:r>
    </w:p>
    <w:p w14:paraId="0428ED03" w14:textId="77777777" w:rsidR="001C13EB" w:rsidRDefault="001C13EB" w:rsidP="000B18C6">
      <w:pPr>
        <w:pStyle w:val="03cOpmerking"/>
        <w:widowControl/>
        <w:rPr>
          <w:b/>
          <w:sz w:val="24"/>
          <w:szCs w:val="24"/>
          <w:lang w:val="en-GB"/>
        </w:rPr>
      </w:pPr>
    </w:p>
    <w:p w14:paraId="31193261" w14:textId="77777777" w:rsidR="009915B8" w:rsidRPr="00FA082E" w:rsidRDefault="00575D79" w:rsidP="000B18C6">
      <w:pPr>
        <w:pStyle w:val="03cOpmerking"/>
        <w:widowControl/>
        <w:rPr>
          <w:lang w:val="en-GB"/>
        </w:rPr>
      </w:pPr>
      <w:r>
        <w:rPr>
          <w:b/>
          <w:sz w:val="24"/>
          <w:szCs w:val="24"/>
          <w:lang w:val="en-GB"/>
        </w:rPr>
        <w:t xml:space="preserve">+                      </w:t>
      </w:r>
      <w:r w:rsidR="00542A03">
        <w:rPr>
          <w:b/>
          <w:sz w:val="24"/>
          <w:szCs w:val="24"/>
          <w:lang w:val="en-GB"/>
        </w:rPr>
        <w:t xml:space="preserve"> </w:t>
      </w:r>
      <w:r>
        <w:rPr>
          <w:b/>
          <w:sz w:val="24"/>
          <w:szCs w:val="24"/>
          <w:lang w:val="en-GB"/>
        </w:rPr>
        <w:t xml:space="preserve"> </w:t>
      </w:r>
      <w:r w:rsidR="00D87479" w:rsidRPr="00FA082E">
        <w:rPr>
          <w:lang w:val="en-GB"/>
        </w:rPr>
        <w:t>4010.00 c5a5</w:t>
      </w:r>
    </w:p>
    <w:p w14:paraId="2EAE861C" w14:textId="77777777" w:rsidR="00D87479" w:rsidRPr="00FA082E" w:rsidRDefault="00D87479" w:rsidP="000B18C6">
      <w:pPr>
        <w:pStyle w:val="03cOpmerking"/>
        <w:widowControl/>
        <w:rPr>
          <w:lang w:val="en-GB"/>
        </w:rPr>
      </w:pPr>
    </w:p>
    <w:p w14:paraId="785BB5F6" w14:textId="77777777" w:rsidR="00D87479" w:rsidRPr="00FA082E" w:rsidRDefault="00D87479" w:rsidP="000B18C6">
      <w:pPr>
        <w:pStyle w:val="03cOpmerking"/>
        <w:widowControl/>
        <w:rPr>
          <w:b/>
          <w:lang w:val="en-GB"/>
        </w:rPr>
      </w:pPr>
      <w:r w:rsidRPr="00FA082E">
        <w:rPr>
          <w:lang w:val="en-GB"/>
        </w:rPr>
        <w:tab/>
      </w:r>
      <w:r w:rsidRPr="00FA082E">
        <w:rPr>
          <w:b/>
          <w:lang w:val="en-GB"/>
        </w:rPr>
        <w:t>1.Lc3+</w:t>
      </w:r>
      <w:r w:rsidRPr="00FA082E">
        <w:rPr>
          <w:b/>
          <w:lang w:val="en-GB"/>
        </w:rPr>
        <w:tab/>
      </w:r>
      <w:r w:rsidRPr="00FA082E">
        <w:rPr>
          <w:b/>
          <w:lang w:val="en-GB"/>
        </w:rPr>
        <w:tab/>
        <w:t>Ka6</w:t>
      </w:r>
    </w:p>
    <w:p w14:paraId="71609DBE" w14:textId="77777777" w:rsidR="00D87479" w:rsidRPr="00FA082E" w:rsidRDefault="00D87479" w:rsidP="000B18C6">
      <w:pPr>
        <w:pStyle w:val="03cOpmerking"/>
        <w:widowControl/>
        <w:rPr>
          <w:b/>
          <w:lang w:val="en-GB"/>
        </w:rPr>
      </w:pPr>
      <w:r w:rsidRPr="00FA082E">
        <w:rPr>
          <w:b/>
          <w:lang w:val="en-GB"/>
        </w:rPr>
        <w:tab/>
        <w:t>2.Dh6+</w:t>
      </w:r>
      <w:r w:rsidRPr="00FA082E">
        <w:rPr>
          <w:b/>
          <w:lang w:val="en-GB"/>
        </w:rPr>
        <w:tab/>
      </w:r>
      <w:r w:rsidRPr="00FA082E">
        <w:rPr>
          <w:b/>
          <w:lang w:val="en-GB"/>
        </w:rPr>
        <w:tab/>
        <w:t>Kb7</w:t>
      </w:r>
    </w:p>
    <w:p w14:paraId="22907A23" w14:textId="77777777" w:rsidR="00D87479" w:rsidRPr="00FA082E" w:rsidRDefault="00D87479" w:rsidP="000B18C6">
      <w:pPr>
        <w:pStyle w:val="03cOpmerking"/>
        <w:widowControl/>
        <w:rPr>
          <w:b/>
          <w:lang w:val="en-GB"/>
        </w:rPr>
      </w:pPr>
      <w:r w:rsidRPr="00FA082E">
        <w:rPr>
          <w:b/>
          <w:lang w:val="en-GB"/>
        </w:rPr>
        <w:tab/>
        <w:t>3.Db6+</w:t>
      </w:r>
      <w:r w:rsidRPr="00FA082E">
        <w:rPr>
          <w:b/>
          <w:lang w:val="en-GB"/>
        </w:rPr>
        <w:tab/>
      </w:r>
      <w:r w:rsidRPr="00FA082E">
        <w:rPr>
          <w:b/>
          <w:lang w:val="en-GB"/>
        </w:rPr>
        <w:tab/>
        <w:t>Kc8</w:t>
      </w:r>
    </w:p>
    <w:p w14:paraId="1BAA4AC9" w14:textId="77777777" w:rsidR="00D87479" w:rsidRDefault="00D87479" w:rsidP="000B18C6">
      <w:pPr>
        <w:pStyle w:val="03cOpmerking"/>
        <w:widowControl/>
        <w:rPr>
          <w:b/>
          <w:lang w:val="nl-BE"/>
        </w:rPr>
      </w:pPr>
      <w:r w:rsidRPr="00FA082E">
        <w:rPr>
          <w:b/>
          <w:lang w:val="en-GB"/>
        </w:rPr>
        <w:tab/>
      </w:r>
      <w:r>
        <w:rPr>
          <w:b/>
          <w:lang w:val="nl-BE"/>
        </w:rPr>
        <w:t>4.De6+</w:t>
      </w:r>
      <w:r>
        <w:rPr>
          <w:b/>
          <w:lang w:val="nl-BE"/>
        </w:rPr>
        <w:tab/>
      </w:r>
      <w:r>
        <w:rPr>
          <w:b/>
          <w:lang w:val="nl-BE"/>
        </w:rPr>
        <w:tab/>
        <w:t>Kb7</w:t>
      </w:r>
    </w:p>
    <w:p w14:paraId="6F03D217" w14:textId="77777777" w:rsidR="00D87479" w:rsidRDefault="00D87479" w:rsidP="000B18C6">
      <w:pPr>
        <w:pStyle w:val="03cOpmerking"/>
        <w:widowControl/>
        <w:rPr>
          <w:b/>
          <w:lang w:val="nl-BE"/>
        </w:rPr>
      </w:pPr>
      <w:r>
        <w:rPr>
          <w:b/>
          <w:lang w:val="nl-BE"/>
        </w:rPr>
        <w:tab/>
        <w:t>5.Dd7+</w:t>
      </w:r>
    </w:p>
    <w:p w14:paraId="009FAABB" w14:textId="77777777" w:rsidR="00D87479" w:rsidRDefault="00D57796" w:rsidP="000B18C6">
      <w:pPr>
        <w:pStyle w:val="03cOpmerking"/>
        <w:widowControl/>
        <w:rPr>
          <w:lang w:val="nl-BE"/>
        </w:rPr>
      </w:pPr>
      <w:r>
        <w:rPr>
          <w:lang w:val="nl-BE"/>
        </w:rPr>
        <w:t xml:space="preserve">Na </w:t>
      </w:r>
      <w:r w:rsidR="00D87479">
        <w:rPr>
          <w:lang w:val="nl-BE"/>
        </w:rPr>
        <w:t>5.Db6+</w:t>
      </w:r>
      <w:r w:rsidR="00D311BB">
        <w:rPr>
          <w:lang w:val="nl-BE"/>
        </w:rPr>
        <w:t>?,</w:t>
      </w:r>
      <w:r w:rsidR="00D87479">
        <w:rPr>
          <w:lang w:val="nl-BE"/>
        </w:rPr>
        <w:t xml:space="preserve"> 5.De7+</w:t>
      </w:r>
      <w:r w:rsidR="00D311BB">
        <w:rPr>
          <w:lang w:val="nl-BE"/>
        </w:rPr>
        <w:t>?,</w:t>
      </w:r>
      <w:r>
        <w:rPr>
          <w:lang w:val="nl-BE"/>
        </w:rPr>
        <w:t xml:space="preserve"> 5.Db3+</w:t>
      </w:r>
      <w:r w:rsidR="00D311BB">
        <w:rPr>
          <w:lang w:val="nl-BE"/>
        </w:rPr>
        <w:t>?</w:t>
      </w:r>
      <w:r>
        <w:rPr>
          <w:lang w:val="nl-BE"/>
        </w:rPr>
        <w:t xml:space="preserve"> of nog 5.Df7+</w:t>
      </w:r>
      <w:r w:rsidR="00D311BB">
        <w:rPr>
          <w:lang w:val="nl-BE"/>
        </w:rPr>
        <w:t>?</w:t>
      </w:r>
      <w:r>
        <w:rPr>
          <w:lang w:val="nl-BE"/>
        </w:rPr>
        <w:t>, volgt</w:t>
      </w:r>
      <w:r w:rsidR="00D87479">
        <w:rPr>
          <w:lang w:val="nl-BE"/>
        </w:rPr>
        <w:t xml:space="preserve"> 5</w:t>
      </w:r>
      <w:r>
        <w:rPr>
          <w:lang w:val="nl-BE"/>
        </w:rPr>
        <w:t>..</w:t>
      </w:r>
      <w:r w:rsidR="00D87479">
        <w:rPr>
          <w:lang w:val="nl-BE"/>
        </w:rPr>
        <w:t>.Kc8 6.De6+ Kb7 7.Dd7+</w:t>
      </w:r>
      <w:r>
        <w:rPr>
          <w:lang w:val="nl-BE"/>
        </w:rPr>
        <w:t>. Het</w:t>
      </w:r>
      <w:r w:rsidR="00D87479">
        <w:rPr>
          <w:lang w:val="nl-BE"/>
        </w:rPr>
        <w:t xml:space="preserve"> is </w:t>
      </w:r>
      <w:r>
        <w:rPr>
          <w:lang w:val="nl-BE"/>
        </w:rPr>
        <w:t xml:space="preserve">dus </w:t>
      </w:r>
      <w:r w:rsidR="00D87479">
        <w:rPr>
          <w:lang w:val="nl-BE"/>
        </w:rPr>
        <w:t>een on</w:t>
      </w:r>
      <w:r>
        <w:rPr>
          <w:lang w:val="nl-BE"/>
        </w:rPr>
        <w:t xml:space="preserve">nodige omweg, </w:t>
      </w:r>
      <w:r w:rsidR="00F42203">
        <w:rPr>
          <w:i/>
          <w:lang w:val="nl-BE"/>
        </w:rPr>
        <w:t>(Zie zet 5.)</w:t>
      </w:r>
    </w:p>
    <w:p w14:paraId="08656A7B" w14:textId="77777777" w:rsidR="00D57796" w:rsidRDefault="00D87479" w:rsidP="000B18C6">
      <w:pPr>
        <w:pStyle w:val="03cOpmerking"/>
        <w:widowControl/>
        <w:rPr>
          <w:b/>
          <w:lang w:val="nl-BE"/>
        </w:rPr>
      </w:pPr>
      <w:r>
        <w:rPr>
          <w:lang w:val="nl-BE"/>
        </w:rPr>
        <w:tab/>
      </w:r>
      <w:r>
        <w:rPr>
          <w:b/>
          <w:lang w:val="nl-BE"/>
        </w:rPr>
        <w:t>5…</w:t>
      </w:r>
      <w:r w:rsidR="00D57796">
        <w:rPr>
          <w:b/>
          <w:lang w:val="nl-BE"/>
        </w:rPr>
        <w:tab/>
      </w:r>
      <w:r w:rsidR="00D57796">
        <w:rPr>
          <w:b/>
          <w:lang w:val="nl-BE"/>
        </w:rPr>
        <w:tab/>
        <w:t>Ka8</w:t>
      </w:r>
    </w:p>
    <w:p w14:paraId="35B29A0C" w14:textId="77777777" w:rsidR="00D57796" w:rsidRDefault="00D57796" w:rsidP="000B18C6">
      <w:pPr>
        <w:pStyle w:val="03cOpmerking"/>
        <w:widowControl/>
        <w:rPr>
          <w:b/>
          <w:lang w:val="nl-BE"/>
        </w:rPr>
      </w:pPr>
      <w:r>
        <w:rPr>
          <w:b/>
          <w:lang w:val="nl-BE"/>
        </w:rPr>
        <w:tab/>
        <w:t>6.Dc8+</w:t>
      </w:r>
    </w:p>
    <w:p w14:paraId="1FCC8787" w14:textId="77777777" w:rsidR="00D57796" w:rsidRPr="0026162E" w:rsidRDefault="00D57796" w:rsidP="0038155E">
      <w:pPr>
        <w:pStyle w:val="03cOpmerking"/>
        <w:widowControl/>
        <w:numPr>
          <w:ilvl w:val="0"/>
          <w:numId w:val="55"/>
        </w:numPr>
        <w:rPr>
          <w:lang w:val="nl-BE"/>
        </w:rPr>
      </w:pPr>
      <w:r w:rsidRPr="0026162E">
        <w:rPr>
          <w:lang w:val="nl-BE"/>
        </w:rPr>
        <w:t>6.Dd8+</w:t>
      </w:r>
      <w:r w:rsidR="00A739BB">
        <w:rPr>
          <w:lang w:val="nl-BE"/>
        </w:rPr>
        <w:t>?</w:t>
      </w:r>
      <w:r w:rsidRPr="0026162E">
        <w:rPr>
          <w:lang w:val="nl-BE"/>
        </w:rPr>
        <w:t xml:space="preserve"> of 6.Da4+</w:t>
      </w:r>
      <w:r w:rsidR="00A739BB">
        <w:rPr>
          <w:lang w:val="nl-BE"/>
        </w:rPr>
        <w:t>?</w:t>
      </w:r>
      <w:r w:rsidRPr="0026162E">
        <w:rPr>
          <w:lang w:val="nl-BE"/>
        </w:rPr>
        <w:t>, Kb7 7.Dd7+ Ka8 8.Dc8</w:t>
      </w:r>
      <w:r w:rsidR="00B53E21" w:rsidRPr="0026162E">
        <w:rPr>
          <w:lang w:val="nl-BE"/>
        </w:rPr>
        <w:t>+</w:t>
      </w:r>
      <w:r w:rsidRPr="0026162E">
        <w:rPr>
          <w:lang w:val="nl-BE"/>
        </w:rPr>
        <w:t xml:space="preserve"> </w:t>
      </w:r>
      <w:r w:rsidR="00F42203">
        <w:rPr>
          <w:i/>
          <w:lang w:val="nl-BE"/>
        </w:rPr>
        <w:t>(Z</w:t>
      </w:r>
      <w:r w:rsidRPr="0026162E">
        <w:rPr>
          <w:i/>
          <w:lang w:val="nl-BE"/>
        </w:rPr>
        <w:t>ie zet 6.)</w:t>
      </w:r>
    </w:p>
    <w:p w14:paraId="04781B04" w14:textId="77777777" w:rsidR="00D57796" w:rsidRPr="002A2FF5" w:rsidRDefault="00D57796" w:rsidP="0038155E">
      <w:pPr>
        <w:pStyle w:val="03cOpmerking"/>
        <w:widowControl/>
        <w:numPr>
          <w:ilvl w:val="0"/>
          <w:numId w:val="55"/>
        </w:numPr>
        <w:rPr>
          <w:lang w:val="nl-BE"/>
        </w:rPr>
      </w:pPr>
      <w:r>
        <w:rPr>
          <w:lang w:val="nl-BE"/>
        </w:rPr>
        <w:t>6.De8+</w:t>
      </w:r>
      <w:r w:rsidR="00A739BB">
        <w:rPr>
          <w:lang w:val="nl-BE"/>
        </w:rPr>
        <w:t>?</w:t>
      </w:r>
      <w:r>
        <w:rPr>
          <w:lang w:val="nl-BE"/>
        </w:rPr>
        <w:t xml:space="preserve"> Ka7 7.Da4+ Kb7 8.Dd7+ </w:t>
      </w:r>
      <w:r>
        <w:rPr>
          <w:i/>
          <w:lang w:val="nl-BE"/>
        </w:rPr>
        <w:t>(</w:t>
      </w:r>
      <w:r w:rsidR="00F42203">
        <w:rPr>
          <w:i/>
          <w:lang w:val="nl-BE"/>
        </w:rPr>
        <w:t>Z</w:t>
      </w:r>
      <w:r>
        <w:rPr>
          <w:i/>
          <w:lang w:val="nl-BE"/>
        </w:rPr>
        <w:t>ie zet 5.)</w:t>
      </w:r>
    </w:p>
    <w:p w14:paraId="0EB11B2F" w14:textId="77777777" w:rsidR="00D57796" w:rsidRDefault="00D57796" w:rsidP="000B18C6">
      <w:pPr>
        <w:pStyle w:val="03cOpmerking"/>
        <w:widowControl/>
        <w:rPr>
          <w:b/>
          <w:lang w:val="nl-BE"/>
        </w:rPr>
      </w:pPr>
      <w:r>
        <w:rPr>
          <w:b/>
          <w:lang w:val="nl-BE"/>
        </w:rPr>
        <w:tab/>
        <w:t>6…</w:t>
      </w:r>
      <w:r>
        <w:rPr>
          <w:b/>
          <w:lang w:val="nl-BE"/>
        </w:rPr>
        <w:tab/>
      </w:r>
      <w:r>
        <w:rPr>
          <w:b/>
          <w:lang w:val="nl-BE"/>
        </w:rPr>
        <w:tab/>
      </w:r>
      <w:r w:rsidR="00B53E21">
        <w:rPr>
          <w:b/>
          <w:lang w:val="nl-BE"/>
        </w:rPr>
        <w:t>Ka7</w:t>
      </w:r>
    </w:p>
    <w:p w14:paraId="3B6C8C6D" w14:textId="77777777" w:rsidR="001811FD" w:rsidRDefault="00B53E21" w:rsidP="000B18C6">
      <w:pPr>
        <w:pStyle w:val="03cOpmerking"/>
        <w:widowControl/>
        <w:rPr>
          <w:b/>
          <w:lang w:val="nl-BE"/>
        </w:rPr>
      </w:pPr>
      <w:r>
        <w:rPr>
          <w:b/>
          <w:lang w:val="nl-BE"/>
        </w:rPr>
        <w:tab/>
        <w:t>7.Ld4</w:t>
      </w:r>
    </w:p>
    <w:p w14:paraId="4E540DD5" w14:textId="77777777" w:rsidR="001811FD" w:rsidRPr="001811FD" w:rsidRDefault="001811FD" w:rsidP="000B18C6">
      <w:pPr>
        <w:pStyle w:val="03cOpmerking"/>
        <w:widowControl/>
        <w:rPr>
          <w:lang w:val="nl-BE"/>
        </w:rPr>
      </w:pPr>
      <w:r>
        <w:rPr>
          <w:lang w:val="nl-BE"/>
        </w:rPr>
        <w:t>Klaar voor een aftrelschaak.</w:t>
      </w:r>
    </w:p>
    <w:p w14:paraId="09A39539" w14:textId="77777777" w:rsidR="001811FD" w:rsidRDefault="001811FD" w:rsidP="000B18C6">
      <w:pPr>
        <w:pStyle w:val="03cOpmerking"/>
        <w:widowControl/>
        <w:rPr>
          <w:b/>
          <w:lang w:val="nl-BE"/>
        </w:rPr>
      </w:pPr>
      <w:r>
        <w:rPr>
          <w:b/>
          <w:lang w:val="nl-BE"/>
        </w:rPr>
        <w:tab/>
      </w:r>
    </w:p>
    <w:p w14:paraId="63A07450" w14:textId="77777777" w:rsidR="001811FD" w:rsidRDefault="001811FD" w:rsidP="000B18C6">
      <w:pPr>
        <w:pStyle w:val="03cOpmerking"/>
        <w:widowControl/>
        <w:rPr>
          <w:b/>
          <w:lang w:val="nl-BE"/>
        </w:rPr>
      </w:pPr>
    </w:p>
    <w:p w14:paraId="1D9AFB47" w14:textId="77777777" w:rsidR="001811FD" w:rsidRDefault="001811FD" w:rsidP="000B18C6">
      <w:pPr>
        <w:pStyle w:val="03cOpmerking"/>
        <w:widowControl/>
        <w:rPr>
          <w:b/>
          <w:lang w:val="nl-BE"/>
        </w:rPr>
      </w:pPr>
    </w:p>
    <w:p w14:paraId="5DA6A0F1" w14:textId="77777777" w:rsidR="00615049" w:rsidRDefault="00615049" w:rsidP="000B18C6">
      <w:pPr>
        <w:pStyle w:val="03cOpmerking"/>
        <w:widowControl/>
        <w:rPr>
          <w:b/>
          <w:lang w:val="nl-BE"/>
        </w:rPr>
      </w:pPr>
    </w:p>
    <w:p w14:paraId="5C7928B2" w14:textId="77777777" w:rsidR="00FF415D" w:rsidRDefault="00FF415D" w:rsidP="000B18C6">
      <w:pPr>
        <w:pStyle w:val="03cOpmerking"/>
        <w:widowControl/>
        <w:rPr>
          <w:b/>
          <w:lang w:val="nl-BE"/>
        </w:rPr>
      </w:pPr>
    </w:p>
    <w:p w14:paraId="2F1B2B21" w14:textId="77777777" w:rsidR="008F7EBC" w:rsidRDefault="008F7EBC" w:rsidP="008E3FB2">
      <w:pPr>
        <w:pStyle w:val="03cOpmerking"/>
        <w:widowControl/>
        <w:rPr>
          <w:b/>
          <w:lang w:val="nl-BE"/>
        </w:rPr>
      </w:pPr>
    </w:p>
    <w:p w14:paraId="40524B22" w14:textId="77777777" w:rsidR="00B53E21" w:rsidRDefault="001811FD" w:rsidP="001811FD">
      <w:pPr>
        <w:pStyle w:val="03cOpmerking"/>
        <w:widowControl/>
        <w:ind w:firstLine="708"/>
        <w:rPr>
          <w:b/>
          <w:lang w:val="nl-BE"/>
        </w:rPr>
      </w:pPr>
      <w:r>
        <w:rPr>
          <w:b/>
          <w:lang w:val="nl-BE"/>
        </w:rPr>
        <w:t>7…</w:t>
      </w:r>
      <w:r>
        <w:rPr>
          <w:b/>
          <w:lang w:val="nl-BE"/>
        </w:rPr>
        <w:tab/>
      </w:r>
      <w:r>
        <w:rPr>
          <w:b/>
          <w:lang w:val="nl-BE"/>
        </w:rPr>
        <w:tab/>
      </w:r>
      <w:r w:rsidR="00B53E21">
        <w:rPr>
          <w:b/>
          <w:lang w:val="nl-BE"/>
        </w:rPr>
        <w:t>Db7</w:t>
      </w:r>
    </w:p>
    <w:p w14:paraId="30192F65" w14:textId="77777777" w:rsidR="00B53E21" w:rsidRDefault="00B53E21" w:rsidP="000B18C6">
      <w:pPr>
        <w:pStyle w:val="03cOpmerking"/>
        <w:widowControl/>
        <w:rPr>
          <w:b/>
          <w:lang w:val="nl-BE"/>
        </w:rPr>
      </w:pPr>
      <w:r>
        <w:rPr>
          <w:b/>
          <w:lang w:val="nl-BE"/>
        </w:rPr>
        <w:tab/>
        <w:t>8.Kc4+</w:t>
      </w:r>
      <w:r>
        <w:rPr>
          <w:b/>
          <w:lang w:val="nl-BE"/>
        </w:rPr>
        <w:tab/>
      </w:r>
      <w:r>
        <w:rPr>
          <w:b/>
          <w:lang w:val="nl-BE"/>
        </w:rPr>
        <w:tab/>
        <w:t>Da6</w:t>
      </w:r>
    </w:p>
    <w:p w14:paraId="513BF993" w14:textId="77777777" w:rsidR="00B53E21" w:rsidRDefault="00B53E21" w:rsidP="000B18C6">
      <w:pPr>
        <w:pStyle w:val="03cOpmerking"/>
        <w:widowControl/>
        <w:rPr>
          <w:b/>
          <w:lang w:val="nl-BE"/>
        </w:rPr>
      </w:pPr>
      <w:r>
        <w:rPr>
          <w:b/>
          <w:lang w:val="nl-BE"/>
        </w:rPr>
        <w:tab/>
        <w:t>9.De6+</w:t>
      </w:r>
      <w:r>
        <w:rPr>
          <w:b/>
          <w:lang w:val="nl-BE"/>
        </w:rPr>
        <w:tab/>
      </w:r>
      <w:r>
        <w:rPr>
          <w:b/>
          <w:lang w:val="nl-BE"/>
        </w:rPr>
        <w:tab/>
        <w:t>Ka5</w:t>
      </w:r>
    </w:p>
    <w:p w14:paraId="04E26BF9" w14:textId="77777777" w:rsidR="00B53E21" w:rsidRDefault="00B53E21" w:rsidP="001811FD">
      <w:pPr>
        <w:pStyle w:val="03cOpmerking"/>
        <w:widowControl/>
        <w:rPr>
          <w:b/>
          <w:lang w:val="nl-BE"/>
        </w:rPr>
      </w:pPr>
      <w:r>
        <w:rPr>
          <w:b/>
          <w:lang w:val="nl-BE"/>
        </w:rPr>
        <w:t xml:space="preserve">           10.De1+</w:t>
      </w:r>
    </w:p>
    <w:p w14:paraId="7D54F4B0" w14:textId="77777777" w:rsidR="00B53E21" w:rsidRDefault="00F42203" w:rsidP="000B18C6">
      <w:pPr>
        <w:pStyle w:val="03cOpmerking"/>
        <w:widowControl/>
        <w:rPr>
          <w:lang w:val="nl-BE"/>
        </w:rPr>
      </w:pPr>
      <w:r>
        <w:rPr>
          <w:lang w:val="nl-BE"/>
        </w:rPr>
        <w:t>10.Df5+</w:t>
      </w:r>
      <w:r w:rsidR="00A739BB">
        <w:rPr>
          <w:lang w:val="nl-BE"/>
        </w:rPr>
        <w:t>?</w:t>
      </w:r>
      <w:r>
        <w:rPr>
          <w:lang w:val="nl-BE"/>
        </w:rPr>
        <w:t xml:space="preserve"> Ka6 11.De6+ (Z</w:t>
      </w:r>
      <w:r w:rsidR="00B53E21">
        <w:rPr>
          <w:lang w:val="nl-BE"/>
        </w:rPr>
        <w:t>ie zet 9.)</w:t>
      </w:r>
    </w:p>
    <w:p w14:paraId="3F3BFDD9" w14:textId="77777777" w:rsidR="00B53E21" w:rsidRDefault="00BD521C" w:rsidP="000B18C6">
      <w:pPr>
        <w:pStyle w:val="03cOpmerking"/>
        <w:widowControl/>
        <w:rPr>
          <w:b/>
          <w:lang w:val="nl-BE"/>
        </w:rPr>
      </w:pPr>
      <w:r>
        <w:rPr>
          <w:lang w:val="nl-BE"/>
        </w:rPr>
        <w:t xml:space="preserve">           </w:t>
      </w:r>
      <w:r w:rsidR="00B764D4">
        <w:rPr>
          <w:b/>
          <w:lang w:val="nl-BE"/>
        </w:rPr>
        <w:t>10…</w:t>
      </w:r>
      <w:r w:rsidR="00B764D4">
        <w:rPr>
          <w:b/>
          <w:lang w:val="nl-BE"/>
        </w:rPr>
        <w:tab/>
      </w:r>
      <w:r w:rsidR="00B764D4">
        <w:rPr>
          <w:b/>
          <w:lang w:val="nl-BE"/>
        </w:rPr>
        <w:tab/>
        <w:t>Db4</w:t>
      </w:r>
    </w:p>
    <w:p w14:paraId="7B8635AF" w14:textId="77777777" w:rsidR="00B53E21" w:rsidRDefault="00BD521C" w:rsidP="000B18C6">
      <w:pPr>
        <w:pStyle w:val="03cOpmerking"/>
        <w:widowControl/>
        <w:rPr>
          <w:b/>
          <w:lang w:val="nl-BE"/>
        </w:rPr>
      </w:pPr>
      <w:r>
        <w:rPr>
          <w:b/>
          <w:lang w:val="nl-BE"/>
        </w:rPr>
        <w:t xml:space="preserve">           </w:t>
      </w:r>
      <w:r w:rsidR="00B764D4">
        <w:rPr>
          <w:b/>
          <w:lang w:val="nl-BE"/>
        </w:rPr>
        <w:t>11.Dxb4</w:t>
      </w:r>
    </w:p>
    <w:p w14:paraId="66C68231" w14:textId="77777777" w:rsidR="00B53E21" w:rsidRDefault="00B53E21" w:rsidP="000B18C6">
      <w:pPr>
        <w:pStyle w:val="03cOpmerking"/>
        <w:widowControl/>
        <w:rPr>
          <w:lang w:val="nl-BE"/>
        </w:rPr>
      </w:pPr>
      <w:r>
        <w:rPr>
          <w:lang w:val="nl-BE"/>
        </w:rPr>
        <w:t>E</w:t>
      </w:r>
      <w:r w:rsidR="00B764D4">
        <w:rPr>
          <w:lang w:val="nl-BE"/>
        </w:rPr>
        <w:t>n,wi wint.</w:t>
      </w:r>
      <w:r>
        <w:rPr>
          <w:lang w:val="nl-BE"/>
        </w:rPr>
        <w:tab/>
      </w:r>
    </w:p>
    <w:p w14:paraId="687D894F" w14:textId="77777777" w:rsidR="00837C05" w:rsidRDefault="00837C05" w:rsidP="000B18C6">
      <w:pPr>
        <w:pStyle w:val="03cOpmerking"/>
        <w:widowControl/>
        <w:rPr>
          <w:lang w:val="nl-BE"/>
        </w:rPr>
      </w:pPr>
    </w:p>
    <w:p w14:paraId="3309910A" w14:textId="77777777" w:rsidR="00837C05" w:rsidRDefault="00837C05" w:rsidP="000B18C6">
      <w:pPr>
        <w:pStyle w:val="03cOpmerking"/>
        <w:widowControl/>
        <w:rPr>
          <w:lang w:val="nl-BE"/>
        </w:rPr>
      </w:pPr>
    </w:p>
    <w:p w14:paraId="110DF158" w14:textId="77777777" w:rsidR="00837C05" w:rsidRDefault="00837C05" w:rsidP="000B18C6">
      <w:pPr>
        <w:pStyle w:val="03cOpmerking"/>
        <w:widowControl/>
        <w:rPr>
          <w:lang w:val="nl-BE"/>
        </w:rPr>
      </w:pPr>
    </w:p>
    <w:p w14:paraId="5EF08619" w14:textId="77777777" w:rsidR="00837C05" w:rsidRDefault="00837C05" w:rsidP="000B18C6">
      <w:pPr>
        <w:pStyle w:val="03cOpmerking"/>
        <w:widowControl/>
        <w:rPr>
          <w:lang w:val="nl-BE"/>
        </w:rPr>
      </w:pPr>
    </w:p>
    <w:p w14:paraId="4C5551B6" w14:textId="77777777" w:rsidR="00837C05" w:rsidRDefault="00837C05" w:rsidP="000B18C6">
      <w:pPr>
        <w:pStyle w:val="03cOpmerking"/>
        <w:widowControl/>
        <w:rPr>
          <w:lang w:val="nl-BE"/>
        </w:rPr>
      </w:pPr>
    </w:p>
    <w:p w14:paraId="002C8ACA" w14:textId="77777777" w:rsidR="00837C05" w:rsidRDefault="00837C05" w:rsidP="000B18C6">
      <w:pPr>
        <w:pStyle w:val="03cOpmerking"/>
        <w:widowControl/>
        <w:rPr>
          <w:lang w:val="nl-BE"/>
        </w:rPr>
      </w:pPr>
    </w:p>
    <w:p w14:paraId="47D5086D" w14:textId="77777777" w:rsidR="00837C05" w:rsidRDefault="00837C05" w:rsidP="000B18C6">
      <w:pPr>
        <w:pStyle w:val="03cOpmerking"/>
        <w:widowControl/>
        <w:rPr>
          <w:lang w:val="nl-BE"/>
        </w:rPr>
      </w:pPr>
    </w:p>
    <w:p w14:paraId="52B11B69" w14:textId="77777777" w:rsidR="00837C05" w:rsidRDefault="00837C05" w:rsidP="000B18C6">
      <w:pPr>
        <w:pStyle w:val="03cOpmerking"/>
        <w:widowControl/>
        <w:rPr>
          <w:lang w:val="nl-BE"/>
        </w:rPr>
      </w:pPr>
    </w:p>
    <w:p w14:paraId="6F755CE4" w14:textId="77777777" w:rsidR="00837C05" w:rsidRDefault="00837C05" w:rsidP="000B18C6">
      <w:pPr>
        <w:pStyle w:val="03cOpmerking"/>
        <w:widowControl/>
        <w:rPr>
          <w:lang w:val="nl-BE"/>
        </w:rPr>
      </w:pPr>
    </w:p>
    <w:p w14:paraId="04797731" w14:textId="77777777" w:rsidR="00837C05" w:rsidRDefault="00837C05" w:rsidP="000B18C6">
      <w:pPr>
        <w:pStyle w:val="03cOpmerking"/>
        <w:widowControl/>
        <w:rPr>
          <w:lang w:val="nl-BE"/>
        </w:rPr>
      </w:pPr>
    </w:p>
    <w:p w14:paraId="42DE36B1" w14:textId="77777777" w:rsidR="00837C05" w:rsidRDefault="00837C05" w:rsidP="000B18C6">
      <w:pPr>
        <w:pStyle w:val="03cOpmerking"/>
        <w:widowControl/>
        <w:rPr>
          <w:lang w:val="nl-BE"/>
        </w:rPr>
      </w:pPr>
    </w:p>
    <w:p w14:paraId="61E4FE5D" w14:textId="77777777" w:rsidR="00837C05" w:rsidRDefault="00837C05" w:rsidP="000B18C6">
      <w:pPr>
        <w:pStyle w:val="03cOpmerking"/>
        <w:widowControl/>
        <w:rPr>
          <w:lang w:val="nl-BE"/>
        </w:rPr>
      </w:pPr>
    </w:p>
    <w:p w14:paraId="28FF1C5D" w14:textId="77777777" w:rsidR="00837C05" w:rsidRDefault="00837C05" w:rsidP="000B18C6">
      <w:pPr>
        <w:pStyle w:val="03cOpmerking"/>
        <w:widowControl/>
        <w:rPr>
          <w:lang w:val="nl-BE"/>
        </w:rPr>
      </w:pPr>
    </w:p>
    <w:p w14:paraId="5DEFE8CF" w14:textId="77777777" w:rsidR="00837C05" w:rsidRDefault="00837C05" w:rsidP="000B18C6">
      <w:pPr>
        <w:pStyle w:val="03cOpmerking"/>
        <w:widowControl/>
        <w:rPr>
          <w:lang w:val="nl-BE"/>
        </w:rPr>
      </w:pPr>
    </w:p>
    <w:p w14:paraId="57C342E9" w14:textId="77777777" w:rsidR="00837C05" w:rsidRDefault="00837C05" w:rsidP="000B18C6">
      <w:pPr>
        <w:pStyle w:val="03cOpmerking"/>
        <w:widowControl/>
        <w:rPr>
          <w:lang w:val="nl-BE"/>
        </w:rPr>
      </w:pPr>
    </w:p>
    <w:p w14:paraId="78EACC31" w14:textId="77777777" w:rsidR="00837C05" w:rsidRDefault="00837C05" w:rsidP="000B18C6">
      <w:pPr>
        <w:pStyle w:val="03cOpmerking"/>
        <w:widowControl/>
        <w:rPr>
          <w:lang w:val="nl-BE"/>
        </w:rPr>
      </w:pPr>
    </w:p>
    <w:p w14:paraId="62A8750D" w14:textId="77777777" w:rsidR="00837C05" w:rsidRDefault="00837C05" w:rsidP="000B18C6">
      <w:pPr>
        <w:pStyle w:val="03cOpmerking"/>
        <w:widowControl/>
        <w:rPr>
          <w:lang w:val="nl-BE"/>
        </w:rPr>
      </w:pPr>
    </w:p>
    <w:p w14:paraId="739F5A4C" w14:textId="77777777" w:rsidR="00837C05" w:rsidRDefault="00837C05" w:rsidP="000B18C6">
      <w:pPr>
        <w:pStyle w:val="03cOpmerking"/>
        <w:widowControl/>
        <w:rPr>
          <w:lang w:val="nl-BE"/>
        </w:rPr>
      </w:pPr>
    </w:p>
    <w:p w14:paraId="43580900" w14:textId="77777777" w:rsidR="00837C05" w:rsidRDefault="00837C05" w:rsidP="000B18C6">
      <w:pPr>
        <w:pStyle w:val="03cOpmerking"/>
        <w:widowControl/>
        <w:rPr>
          <w:lang w:val="nl-BE"/>
        </w:rPr>
      </w:pPr>
    </w:p>
    <w:p w14:paraId="235E145A" w14:textId="77777777" w:rsidR="00837C05" w:rsidRDefault="00837C05" w:rsidP="000B18C6">
      <w:pPr>
        <w:pStyle w:val="03cOpmerking"/>
        <w:widowControl/>
        <w:rPr>
          <w:lang w:val="nl-BE"/>
        </w:rPr>
      </w:pPr>
    </w:p>
    <w:p w14:paraId="6B3F81E1" w14:textId="77777777" w:rsidR="00837C05" w:rsidRDefault="00837C05" w:rsidP="000B18C6">
      <w:pPr>
        <w:pStyle w:val="03cOpmerking"/>
        <w:widowControl/>
        <w:rPr>
          <w:lang w:val="nl-BE"/>
        </w:rPr>
      </w:pPr>
    </w:p>
    <w:p w14:paraId="7E6695FC" w14:textId="77777777" w:rsidR="00837C05" w:rsidRDefault="00837C05" w:rsidP="000B18C6">
      <w:pPr>
        <w:pStyle w:val="03cOpmerking"/>
        <w:widowControl/>
        <w:rPr>
          <w:lang w:val="nl-BE"/>
        </w:rPr>
      </w:pPr>
    </w:p>
    <w:p w14:paraId="4094F17D" w14:textId="77777777" w:rsidR="00837C05" w:rsidRDefault="00837C05" w:rsidP="000B18C6">
      <w:pPr>
        <w:pStyle w:val="03cOpmerking"/>
        <w:widowControl/>
        <w:rPr>
          <w:lang w:val="nl-BE"/>
        </w:rPr>
      </w:pPr>
    </w:p>
    <w:p w14:paraId="2D011583" w14:textId="77777777" w:rsidR="00837C05" w:rsidRDefault="00837C05" w:rsidP="000B18C6">
      <w:pPr>
        <w:pStyle w:val="03cOpmerking"/>
        <w:widowControl/>
        <w:rPr>
          <w:lang w:val="nl-BE"/>
        </w:rPr>
      </w:pPr>
    </w:p>
    <w:p w14:paraId="1DA318E9" w14:textId="77777777" w:rsidR="00596C8E" w:rsidRDefault="00596C8E" w:rsidP="00C07E9A">
      <w:pPr>
        <w:pStyle w:val="03cOpmerking"/>
        <w:widowControl/>
        <w:jc w:val="center"/>
        <w:rPr>
          <w:b/>
          <w:lang w:val="nl-BE"/>
        </w:rPr>
      </w:pPr>
    </w:p>
    <w:p w14:paraId="14FF5FB7" w14:textId="77777777" w:rsidR="00C12018" w:rsidRDefault="00C12018" w:rsidP="00C12018">
      <w:pPr>
        <w:pStyle w:val="03cOpmerking"/>
        <w:widowControl/>
        <w:rPr>
          <w:b/>
          <w:lang w:val="nl-BE"/>
        </w:rPr>
      </w:pPr>
    </w:p>
    <w:p w14:paraId="2407A462" w14:textId="77777777" w:rsidR="00C12018" w:rsidRDefault="00C12018" w:rsidP="00C12018">
      <w:pPr>
        <w:pStyle w:val="03cOpmerking"/>
        <w:widowControl/>
        <w:rPr>
          <w:b/>
          <w:lang w:val="nl-BE"/>
        </w:rPr>
      </w:pPr>
    </w:p>
    <w:p w14:paraId="543A0038" w14:textId="77777777" w:rsidR="008E3FB2" w:rsidRDefault="008E3FB2" w:rsidP="008E3FB2">
      <w:pPr>
        <w:widowControl/>
        <w:autoSpaceDE/>
        <w:autoSpaceDN/>
        <w:adjustRightInd/>
        <w:rPr>
          <w:b/>
          <w:sz w:val="20"/>
          <w:szCs w:val="20"/>
          <w:lang w:val="nl-BE"/>
        </w:rPr>
      </w:pPr>
    </w:p>
    <w:p w14:paraId="50273C29" w14:textId="77777777" w:rsidR="00837C05" w:rsidRPr="00C3392F" w:rsidRDefault="0081766B" w:rsidP="003524C3">
      <w:pPr>
        <w:widowControl/>
        <w:autoSpaceDE/>
        <w:autoSpaceDN/>
        <w:adjustRightInd/>
        <w:jc w:val="center"/>
        <w:rPr>
          <w:rFonts w:cs="Arial"/>
          <w:b/>
          <w:color w:val="000000"/>
          <w:sz w:val="20"/>
          <w:szCs w:val="20"/>
          <w:lang w:val="nl-BE"/>
        </w:rPr>
      </w:pPr>
      <w:r w:rsidRPr="00C3392F">
        <w:rPr>
          <w:b/>
          <w:sz w:val="20"/>
          <w:szCs w:val="20"/>
          <w:lang w:val="nl-BE"/>
        </w:rPr>
        <w:lastRenderedPageBreak/>
        <w:t>- 63</w:t>
      </w:r>
      <w:r w:rsidR="00837C05" w:rsidRPr="00C3392F">
        <w:rPr>
          <w:b/>
          <w:sz w:val="20"/>
          <w:szCs w:val="20"/>
          <w:lang w:val="nl-BE"/>
        </w:rPr>
        <w:t xml:space="preserve"> -</w:t>
      </w:r>
    </w:p>
    <w:p w14:paraId="0C3BC63E" w14:textId="77777777" w:rsidR="001A1E12" w:rsidRDefault="001A1E12" w:rsidP="000B18C6">
      <w:pPr>
        <w:pStyle w:val="03cOpmerking"/>
        <w:widowControl/>
        <w:rPr>
          <w:lang w:val="nl-BE"/>
        </w:rPr>
      </w:pPr>
    </w:p>
    <w:p w14:paraId="6C30E7BA" w14:textId="77777777" w:rsidR="001A1E12" w:rsidRDefault="00837C05" w:rsidP="00837C05">
      <w:pPr>
        <w:pStyle w:val="03cOpmerking"/>
        <w:widowControl/>
        <w:jc w:val="center"/>
        <w:rPr>
          <w:lang w:val="nl-BE"/>
        </w:rPr>
      </w:pPr>
      <w:r>
        <w:rPr>
          <w:i/>
          <w:lang w:val="nl-BE"/>
        </w:rPr>
        <w:t xml:space="preserve">0rigineel, </w:t>
      </w:r>
      <w:r>
        <w:rPr>
          <w:lang w:val="nl-BE"/>
        </w:rPr>
        <w:t>2012</w:t>
      </w:r>
    </w:p>
    <w:p w14:paraId="2B36B50C" w14:textId="77777777" w:rsidR="00837C05" w:rsidRDefault="00837C05" w:rsidP="00837C05">
      <w:pPr>
        <w:pStyle w:val="03cOpmerking"/>
        <w:widowControl/>
        <w:jc w:val="center"/>
        <w:rPr>
          <w:lang w:val="nl-BE"/>
        </w:rPr>
      </w:pPr>
    </w:p>
    <w:p w14:paraId="6CCC452E" w14:textId="77777777" w:rsidR="00837C05" w:rsidRPr="00B764D4" w:rsidRDefault="00EF18F8" w:rsidP="00837C05">
      <w:pPr>
        <w:pStyle w:val="03cOpmerking"/>
        <w:widowControl/>
        <w:jc w:val="center"/>
        <w:rPr>
          <w:lang w:val="nl-BE"/>
        </w:rPr>
      </w:pPr>
      <w:r>
        <w:object w:dxaOrig="4431" w:dyaOrig="4430" w14:anchorId="5DDCB96D">
          <v:shape id="_x0000_i1083" type="#_x0000_t75" style="width:154.5pt;height:153.95pt" o:ole="">
            <v:imagedata r:id="rId135" o:title=""/>
          </v:shape>
          <o:OLEObject Type="Embed" ProgID="CorelDRAW.Graphic.12" ShapeID="_x0000_i1083" DrawAspect="Content" ObjectID="_1587467495" r:id="rId136"/>
        </w:object>
      </w:r>
    </w:p>
    <w:p w14:paraId="7386DBE9" w14:textId="77777777" w:rsidR="001C13EB" w:rsidRDefault="001C13EB" w:rsidP="00EF18F8">
      <w:pPr>
        <w:pStyle w:val="03cOpmerking"/>
        <w:widowControl/>
        <w:rPr>
          <w:b/>
          <w:sz w:val="24"/>
          <w:szCs w:val="24"/>
          <w:lang w:val="nl-BE"/>
        </w:rPr>
      </w:pPr>
    </w:p>
    <w:p w14:paraId="17AF708F" w14:textId="77777777" w:rsidR="00EF18F8" w:rsidRDefault="00EF18F8" w:rsidP="00EF18F8">
      <w:pPr>
        <w:pStyle w:val="03cOpmerking"/>
        <w:widowControl/>
        <w:rPr>
          <w:lang w:val="nl-BE"/>
        </w:rPr>
      </w:pPr>
      <w:r>
        <w:rPr>
          <w:b/>
          <w:sz w:val="24"/>
          <w:szCs w:val="24"/>
          <w:lang w:val="nl-BE"/>
        </w:rPr>
        <w:t xml:space="preserve">+                        </w:t>
      </w:r>
      <w:r>
        <w:rPr>
          <w:lang w:val="nl-BE"/>
        </w:rPr>
        <w:t>4001.00 d2d8</w:t>
      </w:r>
    </w:p>
    <w:p w14:paraId="407DDB9E" w14:textId="77777777" w:rsidR="00EF18F8" w:rsidRDefault="00EF18F8" w:rsidP="00EF18F8">
      <w:pPr>
        <w:pStyle w:val="03cOpmerking"/>
        <w:widowControl/>
        <w:rPr>
          <w:lang w:val="nl-BE"/>
        </w:rPr>
      </w:pPr>
    </w:p>
    <w:p w14:paraId="375F02AF" w14:textId="77777777" w:rsidR="00EF18F8" w:rsidRDefault="00EF18F8" w:rsidP="00EF18F8">
      <w:pPr>
        <w:pStyle w:val="03cOpmerking"/>
        <w:widowControl/>
        <w:rPr>
          <w:b/>
          <w:lang w:val="nl-BE"/>
        </w:rPr>
      </w:pPr>
      <w:r>
        <w:rPr>
          <w:lang w:val="nl-BE"/>
        </w:rPr>
        <w:tab/>
      </w:r>
      <w:r>
        <w:rPr>
          <w:b/>
          <w:lang w:val="nl-BE"/>
        </w:rPr>
        <w:t>1.Pe5+</w:t>
      </w:r>
      <w:r>
        <w:rPr>
          <w:b/>
          <w:lang w:val="nl-BE"/>
        </w:rPr>
        <w:tab/>
      </w:r>
      <w:r>
        <w:rPr>
          <w:b/>
          <w:lang w:val="nl-BE"/>
        </w:rPr>
        <w:tab/>
        <w:t>Ke7</w:t>
      </w:r>
    </w:p>
    <w:p w14:paraId="52F6B596" w14:textId="77777777" w:rsidR="004D6AF7" w:rsidRDefault="00EF18F8" w:rsidP="00EF18F8">
      <w:pPr>
        <w:pStyle w:val="03cOpmerking"/>
        <w:widowControl/>
        <w:rPr>
          <w:b/>
          <w:lang w:val="nl-BE"/>
        </w:rPr>
      </w:pPr>
      <w:r>
        <w:rPr>
          <w:b/>
          <w:lang w:val="nl-BE"/>
        </w:rPr>
        <w:tab/>
        <w:t>2.Dd7+</w:t>
      </w:r>
      <w:r>
        <w:rPr>
          <w:b/>
          <w:lang w:val="nl-BE"/>
        </w:rPr>
        <w:tab/>
      </w:r>
    </w:p>
    <w:p w14:paraId="5DA1164E" w14:textId="77777777" w:rsidR="004D6AF7" w:rsidRPr="004D6AF7" w:rsidRDefault="004D6AF7" w:rsidP="00EF18F8">
      <w:pPr>
        <w:pStyle w:val="03cOpmerking"/>
        <w:widowControl/>
        <w:rPr>
          <w:i/>
          <w:lang w:val="nl-BE"/>
        </w:rPr>
      </w:pPr>
      <w:r>
        <w:rPr>
          <w:lang w:val="nl-BE"/>
        </w:rPr>
        <w:t xml:space="preserve">2.Da7+? Kd6 3.Db6+ Ke7 4.Dc7+ Ke6 5.Dd7+ </w:t>
      </w:r>
      <w:r>
        <w:rPr>
          <w:i/>
          <w:lang w:val="nl-BE"/>
        </w:rPr>
        <w:t>(Zie zet 2.)</w:t>
      </w:r>
    </w:p>
    <w:p w14:paraId="07E18DE0" w14:textId="77777777" w:rsidR="00EF18F8" w:rsidRDefault="00EF18F8" w:rsidP="00EF18F8">
      <w:pPr>
        <w:pStyle w:val="03cOpmerking"/>
        <w:widowControl/>
        <w:rPr>
          <w:b/>
          <w:lang w:val="nl-BE"/>
        </w:rPr>
      </w:pPr>
      <w:r>
        <w:rPr>
          <w:b/>
          <w:lang w:val="nl-BE"/>
        </w:rPr>
        <w:tab/>
        <w:t>Kf6</w:t>
      </w:r>
    </w:p>
    <w:p w14:paraId="730C6E30" w14:textId="77777777" w:rsidR="00EF18F8" w:rsidRDefault="00EF18F8" w:rsidP="00EF18F8">
      <w:pPr>
        <w:pStyle w:val="03cOpmerking"/>
        <w:widowControl/>
        <w:rPr>
          <w:b/>
          <w:lang w:val="nl-BE"/>
        </w:rPr>
      </w:pPr>
      <w:r>
        <w:rPr>
          <w:b/>
          <w:lang w:val="nl-BE"/>
        </w:rPr>
        <w:tab/>
        <w:t>3.Df7+</w:t>
      </w:r>
      <w:r>
        <w:rPr>
          <w:b/>
          <w:lang w:val="nl-BE"/>
        </w:rPr>
        <w:tab/>
      </w:r>
      <w:r>
        <w:rPr>
          <w:b/>
          <w:lang w:val="nl-BE"/>
        </w:rPr>
        <w:tab/>
        <w:t>Kg5</w:t>
      </w:r>
    </w:p>
    <w:p w14:paraId="3EEC20E6" w14:textId="77777777" w:rsidR="00EF18F8" w:rsidRDefault="00EF18F8" w:rsidP="00EF18F8">
      <w:pPr>
        <w:pStyle w:val="03cOpmerking"/>
        <w:widowControl/>
        <w:rPr>
          <w:b/>
          <w:lang w:val="nl-BE"/>
        </w:rPr>
      </w:pPr>
      <w:r>
        <w:rPr>
          <w:b/>
          <w:lang w:val="nl-BE"/>
        </w:rPr>
        <w:tab/>
        <w:t>4.Dg6+</w:t>
      </w:r>
      <w:r>
        <w:rPr>
          <w:b/>
          <w:lang w:val="nl-BE"/>
        </w:rPr>
        <w:tab/>
      </w:r>
      <w:r>
        <w:rPr>
          <w:b/>
          <w:lang w:val="nl-BE"/>
        </w:rPr>
        <w:tab/>
        <w:t>Kf4</w:t>
      </w:r>
    </w:p>
    <w:p w14:paraId="03B6DBF8" w14:textId="77777777" w:rsidR="00EF18F8" w:rsidRDefault="00EF18F8" w:rsidP="00EF18F8">
      <w:pPr>
        <w:pStyle w:val="03cOpmerking"/>
        <w:widowControl/>
        <w:rPr>
          <w:b/>
          <w:lang w:val="nl-BE"/>
        </w:rPr>
      </w:pPr>
      <w:r>
        <w:rPr>
          <w:b/>
          <w:lang w:val="nl-BE"/>
        </w:rPr>
        <w:tab/>
        <w:t>5.Pd3+</w:t>
      </w:r>
      <w:r>
        <w:rPr>
          <w:b/>
          <w:lang w:val="nl-BE"/>
        </w:rPr>
        <w:tab/>
      </w:r>
      <w:r>
        <w:rPr>
          <w:b/>
          <w:lang w:val="nl-BE"/>
        </w:rPr>
        <w:tab/>
        <w:t>Kf3</w:t>
      </w:r>
    </w:p>
    <w:p w14:paraId="1921665A" w14:textId="77777777" w:rsidR="00EF18F8" w:rsidRDefault="00EF18F8" w:rsidP="00EF18F8">
      <w:pPr>
        <w:pStyle w:val="03cOpmerking"/>
        <w:widowControl/>
        <w:rPr>
          <w:b/>
          <w:lang w:val="nl-BE"/>
        </w:rPr>
      </w:pPr>
      <w:r>
        <w:rPr>
          <w:b/>
          <w:lang w:val="nl-BE"/>
        </w:rPr>
        <w:tab/>
        <w:t>6.Df5+</w:t>
      </w:r>
      <w:r>
        <w:rPr>
          <w:b/>
          <w:lang w:val="nl-BE"/>
        </w:rPr>
        <w:tab/>
      </w:r>
      <w:r>
        <w:rPr>
          <w:b/>
          <w:lang w:val="nl-BE"/>
        </w:rPr>
        <w:tab/>
        <w:t>Kg2</w:t>
      </w:r>
    </w:p>
    <w:p w14:paraId="31605972" w14:textId="77777777" w:rsidR="00EF18F8" w:rsidRPr="004D6AF7" w:rsidRDefault="00EF18F8" w:rsidP="00EF18F8">
      <w:pPr>
        <w:pStyle w:val="03cOpmerking"/>
        <w:widowControl/>
        <w:rPr>
          <w:b/>
          <w:lang w:val="nl-BE"/>
        </w:rPr>
      </w:pPr>
      <w:r>
        <w:rPr>
          <w:b/>
          <w:lang w:val="nl-BE"/>
        </w:rPr>
        <w:tab/>
      </w:r>
      <w:r w:rsidRPr="004D6AF7">
        <w:rPr>
          <w:b/>
          <w:lang w:val="nl-BE"/>
        </w:rPr>
        <w:t>7.Pf4+</w:t>
      </w:r>
      <w:r w:rsidRPr="004D6AF7">
        <w:rPr>
          <w:b/>
          <w:lang w:val="nl-BE"/>
        </w:rPr>
        <w:tab/>
      </w:r>
      <w:r w:rsidRPr="004D6AF7">
        <w:rPr>
          <w:b/>
          <w:lang w:val="nl-BE"/>
        </w:rPr>
        <w:tab/>
        <w:t>Kf2</w:t>
      </w:r>
    </w:p>
    <w:p w14:paraId="58544095" w14:textId="77777777" w:rsidR="00EF18F8" w:rsidRPr="004D6AF7" w:rsidRDefault="00EF18F8" w:rsidP="00EF18F8">
      <w:pPr>
        <w:pStyle w:val="03cOpmerking"/>
        <w:widowControl/>
        <w:rPr>
          <w:b/>
          <w:lang w:val="nl-BE"/>
        </w:rPr>
      </w:pPr>
      <w:r w:rsidRPr="004D6AF7">
        <w:rPr>
          <w:b/>
          <w:lang w:val="nl-BE"/>
        </w:rPr>
        <w:tab/>
        <w:t>8.Pe2</w:t>
      </w:r>
      <w:r w:rsidRPr="004D6AF7">
        <w:rPr>
          <w:b/>
          <w:lang w:val="nl-BE"/>
        </w:rPr>
        <w:tab/>
      </w:r>
      <w:r w:rsidRPr="004D6AF7">
        <w:rPr>
          <w:b/>
          <w:lang w:val="nl-BE"/>
        </w:rPr>
        <w:tab/>
        <w:t>Kf3</w:t>
      </w:r>
    </w:p>
    <w:p w14:paraId="333E69A0" w14:textId="77777777" w:rsidR="00EF18F8" w:rsidRPr="004D6AF7" w:rsidRDefault="00EF18F8" w:rsidP="00EF18F8">
      <w:pPr>
        <w:pStyle w:val="03cOpmerking"/>
        <w:widowControl/>
        <w:rPr>
          <w:b/>
          <w:lang w:val="nl-BE"/>
        </w:rPr>
      </w:pPr>
      <w:r w:rsidRPr="004D6AF7">
        <w:rPr>
          <w:b/>
          <w:lang w:val="nl-BE"/>
        </w:rPr>
        <w:tab/>
        <w:t>9.Dc5+</w:t>
      </w:r>
      <w:r w:rsidRPr="004D6AF7">
        <w:rPr>
          <w:b/>
          <w:lang w:val="nl-BE"/>
        </w:rPr>
        <w:tab/>
      </w:r>
      <w:r w:rsidRPr="004D6AF7">
        <w:rPr>
          <w:b/>
          <w:lang w:val="nl-BE"/>
        </w:rPr>
        <w:tab/>
        <w:t>Kg2</w:t>
      </w:r>
    </w:p>
    <w:p w14:paraId="7C66DC43" w14:textId="77777777" w:rsidR="00EF18F8" w:rsidRDefault="00EF18F8" w:rsidP="00EF18F8">
      <w:pPr>
        <w:pStyle w:val="03cOpmerking"/>
        <w:widowControl/>
        <w:rPr>
          <w:b/>
          <w:lang w:val="nl-BE"/>
        </w:rPr>
      </w:pPr>
      <w:r w:rsidRPr="004D6AF7">
        <w:rPr>
          <w:b/>
          <w:lang w:val="nl-BE"/>
        </w:rPr>
        <w:t xml:space="preserve">           </w:t>
      </w:r>
      <w:r>
        <w:rPr>
          <w:b/>
          <w:lang w:val="nl-BE"/>
        </w:rPr>
        <w:t>10.Dg5+</w:t>
      </w:r>
      <w:r>
        <w:rPr>
          <w:b/>
          <w:lang w:val="nl-BE"/>
        </w:rPr>
        <w:tab/>
      </w:r>
      <w:r>
        <w:rPr>
          <w:b/>
          <w:lang w:val="nl-BE"/>
        </w:rPr>
        <w:tab/>
        <w:t>Kh2</w:t>
      </w:r>
    </w:p>
    <w:p w14:paraId="111CFEF0" w14:textId="77777777" w:rsidR="00EF18F8" w:rsidRDefault="00EF18F8" w:rsidP="00EF18F8">
      <w:pPr>
        <w:pStyle w:val="03cOpmerking"/>
        <w:widowControl/>
        <w:rPr>
          <w:b/>
          <w:lang w:val="nl-BE"/>
        </w:rPr>
      </w:pPr>
      <w:r>
        <w:rPr>
          <w:b/>
          <w:lang w:val="nl-BE"/>
        </w:rPr>
        <w:t xml:space="preserve">           11.Ke1</w:t>
      </w:r>
      <w:r>
        <w:rPr>
          <w:b/>
          <w:lang w:val="nl-BE"/>
        </w:rPr>
        <w:tab/>
      </w:r>
      <w:r>
        <w:rPr>
          <w:b/>
          <w:lang w:val="nl-BE"/>
        </w:rPr>
        <w:tab/>
        <w:t>Dg2</w:t>
      </w:r>
    </w:p>
    <w:p w14:paraId="206CF5C3" w14:textId="77777777" w:rsidR="00EF18F8" w:rsidRDefault="00EF18F8" w:rsidP="00EF18F8">
      <w:pPr>
        <w:pStyle w:val="03cOpmerking"/>
        <w:widowControl/>
        <w:rPr>
          <w:b/>
          <w:lang w:val="nl-BE"/>
        </w:rPr>
      </w:pPr>
      <w:r>
        <w:rPr>
          <w:b/>
          <w:lang w:val="nl-BE"/>
        </w:rPr>
        <w:t xml:space="preserve">           12.De5+</w:t>
      </w:r>
      <w:r>
        <w:rPr>
          <w:b/>
          <w:lang w:val="nl-BE"/>
        </w:rPr>
        <w:tab/>
      </w:r>
      <w:r>
        <w:rPr>
          <w:b/>
          <w:lang w:val="nl-BE"/>
        </w:rPr>
        <w:tab/>
        <w:t>Kh3</w:t>
      </w:r>
    </w:p>
    <w:p w14:paraId="0F1CF2A4" w14:textId="77777777" w:rsidR="00EF18F8" w:rsidRDefault="00EF18F8" w:rsidP="00EF18F8">
      <w:pPr>
        <w:pStyle w:val="03cOpmerking"/>
        <w:widowControl/>
        <w:rPr>
          <w:b/>
          <w:lang w:val="nl-BE"/>
        </w:rPr>
      </w:pPr>
      <w:r>
        <w:rPr>
          <w:b/>
          <w:lang w:val="nl-BE"/>
        </w:rPr>
        <w:t xml:space="preserve">           13.Dh5+</w:t>
      </w:r>
    </w:p>
    <w:p w14:paraId="649524EA" w14:textId="77777777" w:rsidR="00BA4F9F" w:rsidRDefault="00BA4F9F" w:rsidP="00EF18F8">
      <w:pPr>
        <w:pStyle w:val="03cOpmerking"/>
        <w:widowControl/>
        <w:rPr>
          <w:lang w:val="nl-BE"/>
        </w:rPr>
      </w:pPr>
      <w:r>
        <w:rPr>
          <w:lang w:val="nl-BE"/>
        </w:rPr>
        <w:t>En mat.</w:t>
      </w:r>
    </w:p>
    <w:p w14:paraId="48B60CB5" w14:textId="77777777" w:rsidR="00A67EA0" w:rsidRDefault="00A67EA0" w:rsidP="00EF18F8">
      <w:pPr>
        <w:pStyle w:val="03cOpmerking"/>
        <w:widowControl/>
        <w:rPr>
          <w:lang w:val="nl-BE"/>
        </w:rPr>
      </w:pPr>
    </w:p>
    <w:p w14:paraId="0B126495" w14:textId="77777777" w:rsidR="00A67EA0" w:rsidRPr="00BA4F9F" w:rsidRDefault="00A67EA0" w:rsidP="00EF18F8">
      <w:pPr>
        <w:pStyle w:val="03cOpmerking"/>
        <w:widowControl/>
        <w:rPr>
          <w:lang w:val="nl-BE"/>
        </w:rPr>
      </w:pPr>
      <w:r>
        <w:rPr>
          <w:lang w:val="nl-BE"/>
        </w:rPr>
        <w:t>In de voetsporen van Julien Van</w:t>
      </w:r>
      <w:r w:rsidR="00CE4DD1">
        <w:rPr>
          <w:lang w:val="nl-BE"/>
        </w:rPr>
        <w:t>-</w:t>
      </w:r>
      <w:r>
        <w:rPr>
          <w:lang w:val="nl-BE"/>
        </w:rPr>
        <w:t>diest.</w:t>
      </w:r>
    </w:p>
    <w:p w14:paraId="5BA96006" w14:textId="77777777" w:rsidR="001A1E12" w:rsidRDefault="001A1E12" w:rsidP="000B18C6">
      <w:pPr>
        <w:pStyle w:val="03cOpmerking"/>
        <w:widowControl/>
        <w:rPr>
          <w:lang w:val="nl-BE"/>
        </w:rPr>
      </w:pPr>
    </w:p>
    <w:p w14:paraId="0BD5B35B" w14:textId="77777777" w:rsidR="001A1E12" w:rsidRDefault="001A1E12" w:rsidP="000B18C6">
      <w:pPr>
        <w:pStyle w:val="03cOpmerking"/>
        <w:widowControl/>
        <w:rPr>
          <w:lang w:val="nl-BE"/>
        </w:rPr>
      </w:pPr>
    </w:p>
    <w:p w14:paraId="204E5020" w14:textId="77777777" w:rsidR="001A1E12" w:rsidRDefault="001A1E12" w:rsidP="000B18C6">
      <w:pPr>
        <w:pStyle w:val="03cOpmerking"/>
        <w:widowControl/>
        <w:rPr>
          <w:lang w:val="nl-BE"/>
        </w:rPr>
      </w:pPr>
    </w:p>
    <w:p w14:paraId="77649996" w14:textId="77777777" w:rsidR="001A1E12" w:rsidRDefault="001A1E12" w:rsidP="000B18C6">
      <w:pPr>
        <w:pStyle w:val="03cOpmerking"/>
        <w:widowControl/>
        <w:rPr>
          <w:lang w:val="nl-BE"/>
        </w:rPr>
      </w:pPr>
    </w:p>
    <w:p w14:paraId="69651802" w14:textId="77777777" w:rsidR="001A1E12" w:rsidRDefault="001A1E12" w:rsidP="000B18C6">
      <w:pPr>
        <w:pStyle w:val="03cOpmerking"/>
        <w:widowControl/>
        <w:rPr>
          <w:lang w:val="nl-BE"/>
        </w:rPr>
      </w:pPr>
    </w:p>
    <w:p w14:paraId="66570321" w14:textId="77777777" w:rsidR="001A1E12" w:rsidRDefault="001A1E12" w:rsidP="000B18C6">
      <w:pPr>
        <w:pStyle w:val="03cOpmerking"/>
        <w:widowControl/>
        <w:rPr>
          <w:lang w:val="nl-BE"/>
        </w:rPr>
      </w:pPr>
    </w:p>
    <w:p w14:paraId="331FF33D" w14:textId="77777777" w:rsidR="001A1E12" w:rsidRDefault="001A1E12" w:rsidP="000B18C6">
      <w:pPr>
        <w:pStyle w:val="03cOpmerking"/>
        <w:widowControl/>
        <w:rPr>
          <w:lang w:val="nl-BE"/>
        </w:rPr>
      </w:pPr>
    </w:p>
    <w:p w14:paraId="6BC3345D" w14:textId="77777777" w:rsidR="001A1E12" w:rsidRDefault="001A1E12" w:rsidP="000B18C6">
      <w:pPr>
        <w:pStyle w:val="03cOpmerking"/>
        <w:widowControl/>
        <w:rPr>
          <w:lang w:val="nl-BE"/>
        </w:rPr>
      </w:pPr>
    </w:p>
    <w:p w14:paraId="3ABCBF62" w14:textId="77777777" w:rsidR="001A1E12" w:rsidRDefault="001A1E12" w:rsidP="000B18C6">
      <w:pPr>
        <w:pStyle w:val="03cOpmerking"/>
        <w:widowControl/>
        <w:rPr>
          <w:lang w:val="nl-BE"/>
        </w:rPr>
      </w:pPr>
    </w:p>
    <w:p w14:paraId="7606E625" w14:textId="77777777" w:rsidR="001A1E12" w:rsidRDefault="001A1E12" w:rsidP="000B18C6">
      <w:pPr>
        <w:pStyle w:val="03cOpmerking"/>
        <w:widowControl/>
        <w:rPr>
          <w:lang w:val="nl-BE"/>
        </w:rPr>
      </w:pPr>
    </w:p>
    <w:p w14:paraId="01B80797" w14:textId="77777777" w:rsidR="001A1E12" w:rsidRDefault="001A1E12" w:rsidP="000B18C6">
      <w:pPr>
        <w:pStyle w:val="03cOpmerking"/>
        <w:widowControl/>
        <w:rPr>
          <w:lang w:val="nl-BE"/>
        </w:rPr>
      </w:pPr>
    </w:p>
    <w:p w14:paraId="0C07DFEF" w14:textId="77777777" w:rsidR="001A1E12" w:rsidRDefault="001A1E12" w:rsidP="000B18C6">
      <w:pPr>
        <w:pStyle w:val="03cOpmerking"/>
        <w:widowControl/>
        <w:rPr>
          <w:lang w:val="nl-BE"/>
        </w:rPr>
      </w:pPr>
    </w:p>
    <w:p w14:paraId="25269085" w14:textId="77777777" w:rsidR="001A1E12" w:rsidRDefault="001A1E12" w:rsidP="000B18C6">
      <w:pPr>
        <w:pStyle w:val="03cOpmerking"/>
        <w:widowControl/>
        <w:rPr>
          <w:lang w:val="nl-BE"/>
        </w:rPr>
      </w:pPr>
    </w:p>
    <w:p w14:paraId="53830DBB" w14:textId="77777777" w:rsidR="001A1E12" w:rsidRDefault="001A1E12" w:rsidP="000B18C6">
      <w:pPr>
        <w:pStyle w:val="03cOpmerking"/>
        <w:widowControl/>
        <w:rPr>
          <w:lang w:val="nl-BE"/>
        </w:rPr>
      </w:pPr>
    </w:p>
    <w:p w14:paraId="65B29E34" w14:textId="77777777" w:rsidR="001A1E12" w:rsidRDefault="001A1E12" w:rsidP="000B18C6">
      <w:pPr>
        <w:pStyle w:val="03cOpmerking"/>
        <w:widowControl/>
        <w:rPr>
          <w:lang w:val="nl-BE"/>
        </w:rPr>
      </w:pPr>
    </w:p>
    <w:p w14:paraId="106C1C31" w14:textId="77777777" w:rsidR="001A1E12" w:rsidRDefault="001A1E12" w:rsidP="000B18C6">
      <w:pPr>
        <w:pStyle w:val="03cOpmerking"/>
        <w:widowControl/>
        <w:rPr>
          <w:lang w:val="nl-BE"/>
        </w:rPr>
      </w:pPr>
    </w:p>
    <w:p w14:paraId="1E823B7A" w14:textId="77777777" w:rsidR="001A1E12" w:rsidRDefault="001A1E12" w:rsidP="000B18C6">
      <w:pPr>
        <w:pStyle w:val="03cOpmerking"/>
        <w:widowControl/>
        <w:rPr>
          <w:lang w:val="nl-BE"/>
        </w:rPr>
      </w:pPr>
    </w:p>
    <w:p w14:paraId="0530693A" w14:textId="77777777" w:rsidR="001A1E12" w:rsidRDefault="001A1E12" w:rsidP="000B18C6">
      <w:pPr>
        <w:pStyle w:val="03cOpmerking"/>
        <w:widowControl/>
        <w:rPr>
          <w:lang w:val="nl-BE"/>
        </w:rPr>
      </w:pPr>
    </w:p>
    <w:p w14:paraId="2D418880" w14:textId="77777777" w:rsidR="001A1E12" w:rsidRDefault="001A1E12" w:rsidP="000B18C6">
      <w:pPr>
        <w:pStyle w:val="03cOpmerking"/>
        <w:widowControl/>
        <w:rPr>
          <w:lang w:val="nl-BE"/>
        </w:rPr>
      </w:pPr>
    </w:p>
    <w:p w14:paraId="461E5357" w14:textId="77777777" w:rsidR="001A1E12" w:rsidRDefault="001A1E12" w:rsidP="000B18C6">
      <w:pPr>
        <w:pStyle w:val="03cOpmerking"/>
        <w:widowControl/>
        <w:rPr>
          <w:lang w:val="nl-BE"/>
        </w:rPr>
      </w:pPr>
    </w:p>
    <w:p w14:paraId="14701D54" w14:textId="77777777" w:rsidR="001A1E12" w:rsidRDefault="001A1E12" w:rsidP="000B18C6">
      <w:pPr>
        <w:pStyle w:val="03cOpmerking"/>
        <w:widowControl/>
        <w:rPr>
          <w:lang w:val="nl-BE"/>
        </w:rPr>
      </w:pPr>
    </w:p>
    <w:p w14:paraId="2C21E87F" w14:textId="77777777" w:rsidR="001A1E12" w:rsidRDefault="001A1E12" w:rsidP="000B18C6">
      <w:pPr>
        <w:pStyle w:val="03cOpmerking"/>
        <w:widowControl/>
        <w:rPr>
          <w:lang w:val="nl-BE"/>
        </w:rPr>
      </w:pPr>
    </w:p>
    <w:p w14:paraId="2BE126D5" w14:textId="77777777" w:rsidR="001A1E12" w:rsidRDefault="001A1E12" w:rsidP="000B18C6">
      <w:pPr>
        <w:pStyle w:val="03cOpmerking"/>
        <w:widowControl/>
        <w:rPr>
          <w:lang w:val="nl-BE"/>
        </w:rPr>
      </w:pPr>
    </w:p>
    <w:p w14:paraId="779B72EC" w14:textId="77777777" w:rsidR="001A1E12" w:rsidRDefault="001A1E12" w:rsidP="000B18C6">
      <w:pPr>
        <w:pStyle w:val="03cOpmerking"/>
        <w:widowControl/>
        <w:rPr>
          <w:lang w:val="nl-BE"/>
        </w:rPr>
      </w:pPr>
    </w:p>
    <w:p w14:paraId="2194B4C2" w14:textId="77777777" w:rsidR="001A1E12" w:rsidRDefault="001A1E12" w:rsidP="000B18C6">
      <w:pPr>
        <w:pStyle w:val="03cOpmerking"/>
        <w:widowControl/>
        <w:rPr>
          <w:lang w:val="nl-BE"/>
        </w:rPr>
      </w:pPr>
    </w:p>
    <w:p w14:paraId="60E7350A" w14:textId="77777777" w:rsidR="001A1E12" w:rsidRDefault="001A1E12" w:rsidP="000B18C6">
      <w:pPr>
        <w:pStyle w:val="03cOpmerking"/>
        <w:widowControl/>
        <w:rPr>
          <w:lang w:val="nl-BE"/>
        </w:rPr>
      </w:pPr>
    </w:p>
    <w:p w14:paraId="20EAB42D" w14:textId="77777777" w:rsidR="001A1E12" w:rsidRDefault="001A1E12" w:rsidP="000B18C6">
      <w:pPr>
        <w:pStyle w:val="03cOpmerking"/>
        <w:widowControl/>
        <w:rPr>
          <w:lang w:val="nl-BE"/>
        </w:rPr>
      </w:pPr>
    </w:p>
    <w:p w14:paraId="670ED945" w14:textId="77777777" w:rsidR="002B78BB" w:rsidRDefault="002B78BB" w:rsidP="001A1E12">
      <w:pPr>
        <w:pStyle w:val="03cOpmerking"/>
        <w:widowControl/>
        <w:jc w:val="center"/>
        <w:rPr>
          <w:b/>
          <w:lang w:val="nl-BE"/>
        </w:rPr>
      </w:pPr>
    </w:p>
    <w:p w14:paraId="3FB20B60" w14:textId="77777777" w:rsidR="002B78BB" w:rsidRDefault="002B78BB" w:rsidP="001A1E12">
      <w:pPr>
        <w:pStyle w:val="03cOpmerking"/>
        <w:widowControl/>
        <w:jc w:val="center"/>
        <w:rPr>
          <w:b/>
          <w:lang w:val="nl-BE"/>
        </w:rPr>
      </w:pPr>
    </w:p>
    <w:p w14:paraId="2C6B3D84" w14:textId="77777777" w:rsidR="002B78BB" w:rsidRDefault="002B78BB" w:rsidP="001A1E12">
      <w:pPr>
        <w:pStyle w:val="03cOpmerking"/>
        <w:widowControl/>
        <w:jc w:val="center"/>
        <w:rPr>
          <w:b/>
          <w:lang w:val="nl-BE"/>
        </w:rPr>
      </w:pPr>
    </w:p>
    <w:p w14:paraId="2923AA0D" w14:textId="77777777" w:rsidR="002B78BB" w:rsidRDefault="002B78BB" w:rsidP="001A1E12">
      <w:pPr>
        <w:pStyle w:val="03cOpmerking"/>
        <w:widowControl/>
        <w:jc w:val="center"/>
        <w:rPr>
          <w:b/>
          <w:lang w:val="nl-BE"/>
        </w:rPr>
      </w:pPr>
    </w:p>
    <w:p w14:paraId="583F77EF" w14:textId="77777777" w:rsidR="002B78BB" w:rsidRDefault="002B78BB" w:rsidP="001A1E12">
      <w:pPr>
        <w:pStyle w:val="03cOpmerking"/>
        <w:widowControl/>
        <w:jc w:val="center"/>
        <w:rPr>
          <w:b/>
          <w:lang w:val="nl-BE"/>
        </w:rPr>
      </w:pPr>
    </w:p>
    <w:p w14:paraId="15E8E30B" w14:textId="77777777" w:rsidR="002B78BB" w:rsidRDefault="002B78BB" w:rsidP="001A1E12">
      <w:pPr>
        <w:pStyle w:val="03cOpmerking"/>
        <w:widowControl/>
        <w:jc w:val="center"/>
        <w:rPr>
          <w:b/>
          <w:lang w:val="nl-BE"/>
        </w:rPr>
      </w:pPr>
    </w:p>
    <w:p w14:paraId="225AE0F5" w14:textId="77777777" w:rsidR="002B78BB" w:rsidRDefault="002B78BB" w:rsidP="001A1E12">
      <w:pPr>
        <w:pStyle w:val="03cOpmerking"/>
        <w:widowControl/>
        <w:jc w:val="center"/>
        <w:rPr>
          <w:b/>
          <w:lang w:val="nl-BE"/>
        </w:rPr>
      </w:pPr>
    </w:p>
    <w:p w14:paraId="1374E72E" w14:textId="77777777" w:rsidR="002B78BB" w:rsidRDefault="002B78BB" w:rsidP="001A1E12">
      <w:pPr>
        <w:pStyle w:val="03cOpmerking"/>
        <w:widowControl/>
        <w:jc w:val="center"/>
        <w:rPr>
          <w:b/>
          <w:lang w:val="nl-BE"/>
        </w:rPr>
      </w:pPr>
    </w:p>
    <w:p w14:paraId="06D590D4" w14:textId="77777777" w:rsidR="002B78BB" w:rsidRDefault="002B78BB" w:rsidP="001A1E12">
      <w:pPr>
        <w:pStyle w:val="03cOpmerking"/>
        <w:widowControl/>
        <w:jc w:val="center"/>
        <w:rPr>
          <w:b/>
          <w:lang w:val="nl-BE"/>
        </w:rPr>
      </w:pPr>
    </w:p>
    <w:p w14:paraId="4A21C292" w14:textId="77777777" w:rsidR="002B78BB" w:rsidRDefault="002B78BB" w:rsidP="001A1E12">
      <w:pPr>
        <w:pStyle w:val="03cOpmerking"/>
        <w:widowControl/>
        <w:jc w:val="center"/>
        <w:rPr>
          <w:b/>
          <w:lang w:val="nl-BE"/>
        </w:rPr>
      </w:pPr>
    </w:p>
    <w:p w14:paraId="0C3245AA" w14:textId="77777777" w:rsidR="002B78BB" w:rsidRDefault="002B78BB" w:rsidP="001A1E12">
      <w:pPr>
        <w:pStyle w:val="03cOpmerking"/>
        <w:widowControl/>
        <w:jc w:val="center"/>
        <w:rPr>
          <w:b/>
          <w:lang w:val="nl-BE"/>
        </w:rPr>
      </w:pPr>
    </w:p>
    <w:p w14:paraId="7FA75070" w14:textId="77777777" w:rsidR="002B78BB" w:rsidRDefault="002B78BB" w:rsidP="001A1E12">
      <w:pPr>
        <w:pStyle w:val="03cOpmerking"/>
        <w:widowControl/>
        <w:jc w:val="center"/>
        <w:rPr>
          <w:b/>
          <w:lang w:val="nl-BE"/>
        </w:rPr>
      </w:pPr>
    </w:p>
    <w:p w14:paraId="50C5D60B" w14:textId="77777777" w:rsidR="002B78BB" w:rsidRDefault="002B78BB" w:rsidP="001A1E12">
      <w:pPr>
        <w:pStyle w:val="03cOpmerking"/>
        <w:widowControl/>
        <w:jc w:val="center"/>
        <w:rPr>
          <w:b/>
          <w:lang w:val="nl-BE"/>
        </w:rPr>
      </w:pPr>
    </w:p>
    <w:p w14:paraId="50B1397D" w14:textId="77777777" w:rsidR="002B78BB" w:rsidRDefault="002B78BB" w:rsidP="001A1E12">
      <w:pPr>
        <w:pStyle w:val="03cOpmerking"/>
        <w:widowControl/>
        <w:jc w:val="center"/>
        <w:rPr>
          <w:b/>
          <w:lang w:val="nl-BE"/>
        </w:rPr>
      </w:pPr>
    </w:p>
    <w:p w14:paraId="39F753EA" w14:textId="77777777" w:rsidR="002B78BB" w:rsidRDefault="002B78BB" w:rsidP="001A1E12">
      <w:pPr>
        <w:pStyle w:val="03cOpmerking"/>
        <w:widowControl/>
        <w:jc w:val="center"/>
        <w:rPr>
          <w:b/>
          <w:lang w:val="nl-BE"/>
        </w:rPr>
      </w:pPr>
    </w:p>
    <w:p w14:paraId="605B1A3D" w14:textId="77777777" w:rsidR="002B78BB" w:rsidRDefault="002B78BB" w:rsidP="001A1E12">
      <w:pPr>
        <w:pStyle w:val="03cOpmerking"/>
        <w:widowControl/>
        <w:jc w:val="center"/>
        <w:rPr>
          <w:b/>
          <w:lang w:val="nl-BE"/>
        </w:rPr>
      </w:pPr>
    </w:p>
    <w:p w14:paraId="220A7506" w14:textId="77777777" w:rsidR="00C251DE" w:rsidRDefault="00C251DE" w:rsidP="00C251DE">
      <w:pPr>
        <w:widowControl/>
        <w:autoSpaceDE/>
        <w:autoSpaceDN/>
        <w:adjustRightInd/>
        <w:rPr>
          <w:rFonts w:cs="Arial"/>
          <w:b/>
          <w:color w:val="000000"/>
          <w:sz w:val="20"/>
          <w:szCs w:val="20"/>
          <w:lang w:val="nl-BE"/>
        </w:rPr>
      </w:pPr>
    </w:p>
    <w:p w14:paraId="06381903" w14:textId="77777777" w:rsidR="001A1E12" w:rsidRPr="00F10DD6" w:rsidRDefault="00286BF2" w:rsidP="00C251DE">
      <w:pPr>
        <w:widowControl/>
        <w:autoSpaceDE/>
        <w:autoSpaceDN/>
        <w:adjustRightInd/>
        <w:jc w:val="center"/>
        <w:rPr>
          <w:b/>
          <w:lang w:val="nl-BE"/>
        </w:rPr>
      </w:pPr>
      <w:r w:rsidRPr="00C3392F">
        <w:rPr>
          <w:b/>
          <w:sz w:val="20"/>
          <w:szCs w:val="20"/>
          <w:lang w:val="nl-BE"/>
        </w:rPr>
        <w:t xml:space="preserve">- </w:t>
      </w:r>
      <w:r w:rsidR="0081766B" w:rsidRPr="00C3392F">
        <w:rPr>
          <w:b/>
          <w:sz w:val="20"/>
          <w:szCs w:val="20"/>
          <w:lang w:val="nl-BE"/>
        </w:rPr>
        <w:t>64</w:t>
      </w:r>
      <w:r w:rsidR="001A1E12" w:rsidRPr="00C3392F">
        <w:rPr>
          <w:b/>
          <w:sz w:val="20"/>
          <w:szCs w:val="20"/>
          <w:lang w:val="nl-BE"/>
        </w:rPr>
        <w:t xml:space="preserve"> -</w:t>
      </w:r>
    </w:p>
    <w:p w14:paraId="3124338D" w14:textId="77777777" w:rsidR="001B1F89" w:rsidRPr="004D6AF7" w:rsidRDefault="001B1F89" w:rsidP="000B18C6">
      <w:pPr>
        <w:pStyle w:val="03cOpmerking"/>
        <w:widowControl/>
        <w:rPr>
          <w:i/>
          <w:lang w:val="nl-BE"/>
        </w:rPr>
      </w:pPr>
    </w:p>
    <w:p w14:paraId="54DA692F" w14:textId="77777777" w:rsidR="001B1F89" w:rsidRPr="0099669A" w:rsidRDefault="00AA4C81" w:rsidP="00AA4C81">
      <w:pPr>
        <w:pStyle w:val="03cOpmerking"/>
        <w:widowControl/>
        <w:jc w:val="center"/>
        <w:rPr>
          <w:lang w:val="nl-BE"/>
        </w:rPr>
      </w:pPr>
      <w:r>
        <w:rPr>
          <w:lang w:val="nl-BE"/>
        </w:rPr>
        <w:t>-</w:t>
      </w:r>
      <w:r w:rsidR="0099669A">
        <w:rPr>
          <w:i/>
          <w:lang w:val="nl-BE"/>
        </w:rPr>
        <w:t xml:space="preserve">Origineel, </w:t>
      </w:r>
      <w:r w:rsidR="0099669A">
        <w:rPr>
          <w:lang w:val="nl-BE"/>
        </w:rPr>
        <w:t>2011</w:t>
      </w:r>
    </w:p>
    <w:p w14:paraId="5A021C6B" w14:textId="77777777" w:rsidR="001B1F89" w:rsidRDefault="001B1F89" w:rsidP="000B18C6">
      <w:pPr>
        <w:pStyle w:val="03cOpmerking"/>
        <w:widowControl/>
        <w:rPr>
          <w:lang w:val="nl-BE"/>
        </w:rPr>
      </w:pPr>
    </w:p>
    <w:p w14:paraId="1E0927BD" w14:textId="77777777" w:rsidR="001B1F89" w:rsidRDefault="00893E70" w:rsidP="0099669A">
      <w:pPr>
        <w:pStyle w:val="03cOpmerking"/>
        <w:widowControl/>
        <w:jc w:val="center"/>
        <w:rPr>
          <w:lang w:val="nl-BE"/>
        </w:rPr>
      </w:pPr>
      <w:r>
        <w:object w:dxaOrig="4700" w:dyaOrig="4704" w14:anchorId="77C2846E">
          <v:shape id="_x0000_i1084" type="#_x0000_t75" style="width:154.5pt;height:153.4pt" o:ole="">
            <v:imagedata r:id="rId137" o:title=""/>
          </v:shape>
          <o:OLEObject Type="Embed" ProgID="CorelDRAW.Graphic.12" ShapeID="_x0000_i1084" DrawAspect="Content" ObjectID="_1587467496" r:id="rId138"/>
        </w:object>
      </w:r>
    </w:p>
    <w:p w14:paraId="60464298" w14:textId="77777777" w:rsidR="001C13EB" w:rsidRDefault="001C13EB" w:rsidP="000B18C6">
      <w:pPr>
        <w:pStyle w:val="03cOpmerking"/>
        <w:widowControl/>
        <w:rPr>
          <w:b/>
          <w:sz w:val="24"/>
          <w:szCs w:val="24"/>
          <w:lang w:val="nl-BE"/>
        </w:rPr>
      </w:pPr>
    </w:p>
    <w:p w14:paraId="02759F42" w14:textId="77777777" w:rsidR="00467ED9" w:rsidRDefault="00893E70" w:rsidP="000B18C6">
      <w:pPr>
        <w:pStyle w:val="03cOpmerking"/>
        <w:widowControl/>
        <w:rPr>
          <w:lang w:val="nl-BE"/>
        </w:rPr>
      </w:pPr>
      <w:r>
        <w:rPr>
          <w:b/>
          <w:sz w:val="24"/>
          <w:szCs w:val="24"/>
          <w:lang w:val="nl-BE"/>
        </w:rPr>
        <w:t xml:space="preserve">+                         </w:t>
      </w:r>
      <w:r>
        <w:rPr>
          <w:lang w:val="nl-BE"/>
        </w:rPr>
        <w:t>0014.00 d5f1</w:t>
      </w:r>
    </w:p>
    <w:p w14:paraId="756B58E0" w14:textId="77777777" w:rsidR="001B1F89" w:rsidRPr="00893E70" w:rsidRDefault="00893E70" w:rsidP="000B18C6">
      <w:pPr>
        <w:pStyle w:val="03cOpmerking"/>
        <w:widowControl/>
        <w:rPr>
          <w:b/>
          <w:lang w:val="nl-BE"/>
        </w:rPr>
      </w:pPr>
      <w:r>
        <w:rPr>
          <w:b/>
          <w:sz w:val="24"/>
          <w:szCs w:val="24"/>
          <w:lang w:val="nl-BE"/>
        </w:rPr>
        <w:t xml:space="preserve">       </w:t>
      </w:r>
    </w:p>
    <w:p w14:paraId="323D8888" w14:textId="77777777" w:rsidR="00D7328D" w:rsidRDefault="00467ED9" w:rsidP="000B18C6">
      <w:pPr>
        <w:pStyle w:val="03cOpmerking"/>
        <w:widowControl/>
        <w:rPr>
          <w:lang w:val="nl-BE"/>
        </w:rPr>
      </w:pPr>
      <w:r>
        <w:rPr>
          <w:lang w:val="nl-BE"/>
        </w:rPr>
        <w:t xml:space="preserve">Wit tracht het </w:t>
      </w:r>
      <w:r w:rsidR="001652DE">
        <w:rPr>
          <w:lang w:val="nl-BE"/>
        </w:rPr>
        <w:t xml:space="preserve">afgelegen </w:t>
      </w:r>
      <w:r>
        <w:rPr>
          <w:lang w:val="nl-BE"/>
        </w:rPr>
        <w:t>paard te vangen, en 1.Kc6? faalt op</w:t>
      </w:r>
      <w:r w:rsidR="00D7328D">
        <w:rPr>
          <w:lang w:val="nl-BE"/>
        </w:rPr>
        <w:t xml:space="preserve"> de zet</w:t>
      </w:r>
      <w:r w:rsidR="003C0E1B">
        <w:rPr>
          <w:lang w:val="nl-BE"/>
        </w:rPr>
        <w:t>ten:</w:t>
      </w:r>
      <w:r>
        <w:rPr>
          <w:lang w:val="nl-BE"/>
        </w:rPr>
        <w:t xml:space="preserve"> 1…</w:t>
      </w:r>
      <w:r w:rsidR="001652DE">
        <w:rPr>
          <w:lang w:val="nl-BE"/>
        </w:rPr>
        <w:t>Pd8 o</w:t>
      </w:r>
      <w:r>
        <w:rPr>
          <w:lang w:val="nl-BE"/>
        </w:rPr>
        <w:t>f 1…Pa5.</w:t>
      </w:r>
    </w:p>
    <w:p w14:paraId="7DAB9D3F" w14:textId="77777777" w:rsidR="00467ED9" w:rsidRDefault="00567A6D" w:rsidP="000B18C6">
      <w:pPr>
        <w:pStyle w:val="03cOpmerking"/>
        <w:widowControl/>
        <w:rPr>
          <w:lang w:val="nl-BE"/>
        </w:rPr>
      </w:pPr>
      <w:r>
        <w:rPr>
          <w:lang w:val="nl-BE"/>
        </w:rPr>
        <w:t>Daarom brengt wit zijn</w:t>
      </w:r>
      <w:r w:rsidR="00467ED9">
        <w:rPr>
          <w:lang w:val="nl-BE"/>
        </w:rPr>
        <w:t xml:space="preserve"> paard dicht</w:t>
      </w:r>
      <w:r>
        <w:rPr>
          <w:lang w:val="nl-BE"/>
        </w:rPr>
        <w:t>erbij</w:t>
      </w:r>
      <w:r w:rsidR="009C1382">
        <w:rPr>
          <w:lang w:val="nl-BE"/>
        </w:rPr>
        <w:t xml:space="preserve"> </w:t>
      </w:r>
      <w:r>
        <w:rPr>
          <w:lang w:val="nl-BE"/>
        </w:rPr>
        <w:t>via:</w:t>
      </w:r>
    </w:p>
    <w:p w14:paraId="3BBC83E8" w14:textId="77777777" w:rsidR="001B1F89" w:rsidRDefault="00893E70" w:rsidP="000B18C6">
      <w:pPr>
        <w:pStyle w:val="03cOpmerking"/>
        <w:widowControl/>
        <w:rPr>
          <w:b/>
          <w:lang w:val="nl-BE"/>
        </w:rPr>
      </w:pPr>
      <w:r>
        <w:rPr>
          <w:lang w:val="nl-BE"/>
        </w:rPr>
        <w:tab/>
      </w:r>
      <w:r>
        <w:rPr>
          <w:b/>
          <w:lang w:val="nl-BE"/>
        </w:rPr>
        <w:t>1.Pd2+</w:t>
      </w:r>
      <w:r>
        <w:rPr>
          <w:b/>
          <w:lang w:val="nl-BE"/>
        </w:rPr>
        <w:tab/>
      </w:r>
      <w:r>
        <w:rPr>
          <w:b/>
          <w:lang w:val="nl-BE"/>
        </w:rPr>
        <w:tab/>
        <w:t>Ke2</w:t>
      </w:r>
    </w:p>
    <w:p w14:paraId="4A1D253C" w14:textId="77777777" w:rsidR="001652DE" w:rsidRDefault="00893E70" w:rsidP="000B18C6">
      <w:pPr>
        <w:pStyle w:val="03cOpmerking"/>
        <w:widowControl/>
        <w:rPr>
          <w:lang w:val="nl-BE"/>
        </w:rPr>
      </w:pPr>
      <w:r>
        <w:rPr>
          <w:b/>
          <w:lang w:val="nl-BE"/>
        </w:rPr>
        <w:tab/>
        <w:t>2.Pb3</w:t>
      </w:r>
      <w:r>
        <w:rPr>
          <w:b/>
          <w:lang w:val="nl-BE"/>
        </w:rPr>
        <w:tab/>
      </w:r>
      <w:r>
        <w:rPr>
          <w:b/>
          <w:lang w:val="nl-BE"/>
        </w:rPr>
        <w:tab/>
        <w:t>Kd3</w:t>
      </w:r>
    </w:p>
    <w:p w14:paraId="5B2A5359" w14:textId="77777777" w:rsidR="001652DE" w:rsidRDefault="001652DE" w:rsidP="000B18C6">
      <w:pPr>
        <w:pStyle w:val="03cOpmerking"/>
        <w:widowControl/>
        <w:rPr>
          <w:b/>
          <w:lang w:val="nl-BE"/>
        </w:rPr>
      </w:pPr>
      <w:r>
        <w:rPr>
          <w:lang w:val="nl-BE"/>
        </w:rPr>
        <w:t>Ook de zwarte koning nadert.</w:t>
      </w:r>
    </w:p>
    <w:p w14:paraId="01CC7466" w14:textId="77777777" w:rsidR="005B5397" w:rsidRDefault="00893E70" w:rsidP="000B18C6">
      <w:pPr>
        <w:pStyle w:val="03cOpmerking"/>
        <w:widowControl/>
        <w:rPr>
          <w:b/>
          <w:lang w:val="nl-BE"/>
        </w:rPr>
      </w:pPr>
      <w:r>
        <w:rPr>
          <w:b/>
          <w:lang w:val="nl-BE"/>
        </w:rPr>
        <w:tab/>
        <w:t>3.Lb4</w:t>
      </w:r>
    </w:p>
    <w:p w14:paraId="1B9A1239" w14:textId="77777777" w:rsidR="005B5397" w:rsidRPr="005B5397" w:rsidRDefault="00567A6D" w:rsidP="000B18C6">
      <w:pPr>
        <w:pStyle w:val="03cOpmerking"/>
        <w:widowControl/>
        <w:rPr>
          <w:lang w:val="nl-BE"/>
        </w:rPr>
      </w:pPr>
      <w:r>
        <w:rPr>
          <w:lang w:val="nl-BE"/>
        </w:rPr>
        <w:t>Dekt veld c3</w:t>
      </w:r>
      <w:r w:rsidR="00434B8F">
        <w:rPr>
          <w:lang w:val="nl-BE"/>
        </w:rPr>
        <w:t>.</w:t>
      </w:r>
      <w:r>
        <w:rPr>
          <w:lang w:val="nl-BE"/>
        </w:rPr>
        <w:t>want</w:t>
      </w:r>
      <w:r w:rsidR="00434B8F">
        <w:rPr>
          <w:lang w:val="nl-BE"/>
        </w:rPr>
        <w:t xml:space="preserve"> </w:t>
      </w:r>
      <w:r>
        <w:rPr>
          <w:lang w:val="nl-BE"/>
        </w:rPr>
        <w:t>n</w:t>
      </w:r>
      <w:r w:rsidR="005B5397">
        <w:rPr>
          <w:lang w:val="nl-BE"/>
        </w:rPr>
        <w:t xml:space="preserve">a </w:t>
      </w:r>
      <w:r w:rsidR="00780C70">
        <w:rPr>
          <w:lang w:val="nl-BE"/>
        </w:rPr>
        <w:t xml:space="preserve">bijvoorbeeld 3.Le7? Kc3 4.Pd4 </w:t>
      </w:r>
      <w:r w:rsidR="005B5397">
        <w:rPr>
          <w:lang w:val="nl-BE"/>
        </w:rPr>
        <w:t>Pa5 is het remise.</w:t>
      </w:r>
    </w:p>
    <w:p w14:paraId="00B9CBC9" w14:textId="77777777" w:rsidR="00893E70" w:rsidRDefault="005B5397" w:rsidP="000B18C6">
      <w:pPr>
        <w:pStyle w:val="03cOpmerking"/>
        <w:widowControl/>
        <w:rPr>
          <w:b/>
          <w:lang w:val="nl-BE"/>
        </w:rPr>
      </w:pPr>
      <w:r>
        <w:rPr>
          <w:b/>
          <w:lang w:val="nl-BE"/>
        </w:rPr>
        <w:tab/>
        <w:t xml:space="preserve">3… </w:t>
      </w:r>
      <w:r>
        <w:rPr>
          <w:b/>
          <w:lang w:val="nl-BE"/>
        </w:rPr>
        <w:tab/>
      </w:r>
      <w:r>
        <w:rPr>
          <w:b/>
          <w:lang w:val="nl-BE"/>
        </w:rPr>
        <w:tab/>
      </w:r>
      <w:r w:rsidR="00893E70">
        <w:rPr>
          <w:b/>
          <w:lang w:val="nl-BE"/>
        </w:rPr>
        <w:t>Pd8</w:t>
      </w:r>
    </w:p>
    <w:p w14:paraId="72CB958A" w14:textId="77777777" w:rsidR="005B5397" w:rsidRDefault="00893E70" w:rsidP="000B18C6">
      <w:pPr>
        <w:pStyle w:val="03cOpmerking"/>
        <w:widowControl/>
        <w:rPr>
          <w:b/>
          <w:lang w:val="nl-BE"/>
        </w:rPr>
      </w:pPr>
      <w:r>
        <w:rPr>
          <w:b/>
          <w:lang w:val="nl-BE"/>
        </w:rPr>
        <w:tab/>
        <w:t>4.Ld6</w:t>
      </w:r>
      <w:r>
        <w:rPr>
          <w:b/>
          <w:lang w:val="nl-BE"/>
        </w:rPr>
        <w:tab/>
      </w:r>
    </w:p>
    <w:p w14:paraId="0734BFD4" w14:textId="77777777" w:rsidR="005B5397" w:rsidRPr="005B5397" w:rsidRDefault="005B5397" w:rsidP="000B18C6">
      <w:pPr>
        <w:pStyle w:val="03cOpmerking"/>
        <w:widowControl/>
        <w:rPr>
          <w:lang w:val="nl-BE"/>
        </w:rPr>
      </w:pPr>
      <w:r>
        <w:rPr>
          <w:lang w:val="nl-BE"/>
        </w:rPr>
        <w:t>Na 4.Le7? ontsnapt het paard:</w:t>
      </w:r>
      <w:r w:rsidR="00D7328D">
        <w:rPr>
          <w:lang w:val="nl-BE"/>
        </w:rPr>
        <w:t xml:space="preserve"> 4…Pf7 5.Pd4 Ke3 6.Pf5+ Kf4, en</w:t>
      </w:r>
      <w:r>
        <w:rPr>
          <w:lang w:val="nl-BE"/>
        </w:rPr>
        <w:t>zovoort.</w:t>
      </w:r>
    </w:p>
    <w:p w14:paraId="0DAFEE3A" w14:textId="77777777" w:rsidR="00776552" w:rsidRDefault="00893E70" w:rsidP="000B18C6">
      <w:pPr>
        <w:pStyle w:val="03cOpmerking"/>
        <w:widowControl/>
        <w:rPr>
          <w:b/>
          <w:lang w:val="nl-BE"/>
        </w:rPr>
      </w:pPr>
      <w:r>
        <w:rPr>
          <w:b/>
          <w:lang w:val="nl-BE"/>
        </w:rPr>
        <w:tab/>
      </w:r>
    </w:p>
    <w:p w14:paraId="3152E21D" w14:textId="77777777" w:rsidR="00776552" w:rsidRDefault="00776552" w:rsidP="000B18C6">
      <w:pPr>
        <w:pStyle w:val="03cOpmerking"/>
        <w:widowControl/>
        <w:rPr>
          <w:b/>
          <w:lang w:val="nl-BE"/>
        </w:rPr>
      </w:pPr>
    </w:p>
    <w:p w14:paraId="53B95178" w14:textId="77777777" w:rsidR="00776552" w:rsidRDefault="00776552" w:rsidP="000B18C6">
      <w:pPr>
        <w:pStyle w:val="03cOpmerking"/>
        <w:widowControl/>
        <w:rPr>
          <w:b/>
          <w:lang w:val="nl-BE"/>
        </w:rPr>
      </w:pPr>
    </w:p>
    <w:p w14:paraId="077747C2" w14:textId="77777777" w:rsidR="00776552" w:rsidRDefault="00776552" w:rsidP="000B18C6">
      <w:pPr>
        <w:pStyle w:val="03cOpmerking"/>
        <w:widowControl/>
        <w:rPr>
          <w:b/>
          <w:lang w:val="nl-BE"/>
        </w:rPr>
      </w:pPr>
    </w:p>
    <w:p w14:paraId="060884D1" w14:textId="77777777" w:rsidR="00776552" w:rsidRDefault="00776552" w:rsidP="000B18C6">
      <w:pPr>
        <w:pStyle w:val="03cOpmerking"/>
        <w:widowControl/>
        <w:rPr>
          <w:b/>
          <w:lang w:val="nl-BE"/>
        </w:rPr>
      </w:pPr>
    </w:p>
    <w:p w14:paraId="0FDC0744" w14:textId="77777777" w:rsidR="00776552" w:rsidRDefault="00776552" w:rsidP="000B18C6">
      <w:pPr>
        <w:pStyle w:val="03cOpmerking"/>
        <w:widowControl/>
        <w:rPr>
          <w:b/>
          <w:lang w:val="nl-BE"/>
        </w:rPr>
      </w:pPr>
    </w:p>
    <w:p w14:paraId="070F7E2B" w14:textId="77777777" w:rsidR="00776552" w:rsidRDefault="00776552" w:rsidP="000B18C6">
      <w:pPr>
        <w:pStyle w:val="03cOpmerking"/>
        <w:widowControl/>
        <w:rPr>
          <w:b/>
          <w:lang w:val="nl-BE"/>
        </w:rPr>
      </w:pPr>
    </w:p>
    <w:p w14:paraId="7867EF84" w14:textId="77777777" w:rsidR="00C22A75" w:rsidRDefault="00C22A75" w:rsidP="000B18C6">
      <w:pPr>
        <w:pStyle w:val="03cOpmerking"/>
        <w:widowControl/>
        <w:rPr>
          <w:b/>
          <w:lang w:val="nl-BE"/>
        </w:rPr>
      </w:pPr>
    </w:p>
    <w:p w14:paraId="465C8820" w14:textId="77777777" w:rsidR="00893E70" w:rsidRDefault="005B5397" w:rsidP="00776552">
      <w:pPr>
        <w:pStyle w:val="03cOpmerking"/>
        <w:widowControl/>
        <w:ind w:firstLine="708"/>
        <w:rPr>
          <w:b/>
          <w:lang w:val="nl-BE"/>
        </w:rPr>
      </w:pPr>
      <w:r>
        <w:rPr>
          <w:b/>
          <w:lang w:val="nl-BE"/>
        </w:rPr>
        <w:t>4…</w:t>
      </w:r>
      <w:r>
        <w:rPr>
          <w:b/>
          <w:lang w:val="nl-BE"/>
        </w:rPr>
        <w:tab/>
      </w:r>
      <w:r>
        <w:rPr>
          <w:b/>
          <w:lang w:val="nl-BE"/>
        </w:rPr>
        <w:tab/>
      </w:r>
      <w:r w:rsidR="00893E70">
        <w:rPr>
          <w:b/>
          <w:lang w:val="nl-BE"/>
        </w:rPr>
        <w:t>Pb7</w:t>
      </w:r>
    </w:p>
    <w:p w14:paraId="66DF0020" w14:textId="77777777" w:rsidR="005B5397" w:rsidRDefault="00893E70" w:rsidP="00776552">
      <w:pPr>
        <w:pStyle w:val="03cOpmerking"/>
        <w:widowControl/>
        <w:rPr>
          <w:b/>
          <w:lang w:val="nl-BE"/>
        </w:rPr>
      </w:pPr>
      <w:r>
        <w:rPr>
          <w:b/>
          <w:lang w:val="nl-BE"/>
        </w:rPr>
        <w:tab/>
        <w:t>5.Le5</w:t>
      </w:r>
    </w:p>
    <w:p w14:paraId="1414B6ED" w14:textId="77777777" w:rsidR="005B5397" w:rsidRPr="005B5397" w:rsidRDefault="005B5397" w:rsidP="000B18C6">
      <w:pPr>
        <w:pStyle w:val="03cOpmerking"/>
        <w:widowControl/>
        <w:rPr>
          <w:lang w:val="nl-BE"/>
        </w:rPr>
      </w:pPr>
      <w:r>
        <w:rPr>
          <w:lang w:val="nl-BE"/>
        </w:rPr>
        <w:t xml:space="preserve">Verhindert </w:t>
      </w:r>
      <w:r w:rsidR="0080233C">
        <w:rPr>
          <w:lang w:val="nl-BE"/>
        </w:rPr>
        <w:t xml:space="preserve">opnieuw </w:t>
      </w:r>
      <w:r>
        <w:rPr>
          <w:lang w:val="nl-BE"/>
        </w:rPr>
        <w:t>5…Kc3</w:t>
      </w:r>
    </w:p>
    <w:p w14:paraId="79BA59C4" w14:textId="77777777" w:rsidR="00893E70" w:rsidRDefault="005B5397" w:rsidP="00F22F28">
      <w:pPr>
        <w:pStyle w:val="03cOpmerking"/>
        <w:widowControl/>
        <w:rPr>
          <w:b/>
          <w:lang w:val="nl-BE"/>
        </w:rPr>
      </w:pPr>
      <w:r>
        <w:rPr>
          <w:b/>
          <w:lang w:val="nl-BE"/>
        </w:rPr>
        <w:tab/>
        <w:t>5…</w:t>
      </w:r>
      <w:r>
        <w:rPr>
          <w:b/>
          <w:lang w:val="nl-BE"/>
        </w:rPr>
        <w:tab/>
      </w:r>
      <w:r>
        <w:rPr>
          <w:b/>
          <w:lang w:val="nl-BE"/>
        </w:rPr>
        <w:tab/>
      </w:r>
      <w:r w:rsidR="00893E70">
        <w:rPr>
          <w:b/>
          <w:lang w:val="nl-BE"/>
        </w:rPr>
        <w:t>Pd8</w:t>
      </w:r>
    </w:p>
    <w:p w14:paraId="7D12B2D4" w14:textId="77777777" w:rsidR="00893E70" w:rsidRDefault="00893E70" w:rsidP="000B18C6">
      <w:pPr>
        <w:pStyle w:val="03cOpmerking"/>
        <w:widowControl/>
        <w:rPr>
          <w:b/>
          <w:lang w:val="nl-BE"/>
        </w:rPr>
      </w:pPr>
      <w:r>
        <w:rPr>
          <w:b/>
          <w:lang w:val="nl-BE"/>
        </w:rPr>
        <w:tab/>
        <w:t>6.Lc7</w:t>
      </w:r>
      <w:r>
        <w:rPr>
          <w:b/>
          <w:lang w:val="nl-BE"/>
        </w:rPr>
        <w:tab/>
      </w:r>
      <w:r>
        <w:rPr>
          <w:b/>
          <w:lang w:val="nl-BE"/>
        </w:rPr>
        <w:tab/>
        <w:t>Kc3</w:t>
      </w:r>
    </w:p>
    <w:p w14:paraId="51636E51" w14:textId="77777777" w:rsidR="002E79CD" w:rsidRPr="00466FEC" w:rsidRDefault="00893E70" w:rsidP="00466FEC">
      <w:pPr>
        <w:pStyle w:val="03cOpmerking"/>
        <w:widowControl/>
        <w:rPr>
          <w:lang w:val="nl-BE"/>
        </w:rPr>
      </w:pPr>
      <w:r>
        <w:rPr>
          <w:lang w:val="nl-BE"/>
        </w:rPr>
        <w:tab/>
      </w:r>
      <w:r>
        <w:rPr>
          <w:b/>
          <w:lang w:val="nl-BE"/>
        </w:rPr>
        <w:t>7.Pa5</w:t>
      </w:r>
    </w:p>
    <w:p w14:paraId="6E8C0AA4" w14:textId="77777777" w:rsidR="002E79CD" w:rsidRPr="002E79CD" w:rsidRDefault="002E79CD" w:rsidP="002E79CD">
      <w:pPr>
        <w:pStyle w:val="03cOpmerking"/>
        <w:widowControl/>
        <w:rPr>
          <w:lang w:val="nl-BE"/>
        </w:rPr>
      </w:pPr>
      <w:r>
        <w:rPr>
          <w:lang w:val="nl-BE"/>
        </w:rPr>
        <w:t>Na 7.Pc5? Pf7 8.Lf4 Kb4 9.Pe6 Kb5 10.Le3 Ka5 11.Kc6 Pe5+ 12.Kd5 Pd7 13.Kd6 Pb6 is het re-mise.</w:t>
      </w:r>
    </w:p>
    <w:p w14:paraId="0D812107" w14:textId="77777777" w:rsidR="00893E70" w:rsidRDefault="002E79CD" w:rsidP="002E79CD">
      <w:pPr>
        <w:pStyle w:val="03cOpmerking"/>
        <w:widowControl/>
        <w:ind w:firstLine="708"/>
        <w:rPr>
          <w:b/>
          <w:lang w:val="nl-BE"/>
        </w:rPr>
      </w:pPr>
      <w:r>
        <w:rPr>
          <w:b/>
          <w:lang w:val="nl-BE"/>
        </w:rPr>
        <w:t>7…</w:t>
      </w:r>
      <w:r>
        <w:rPr>
          <w:b/>
          <w:lang w:val="nl-BE"/>
        </w:rPr>
        <w:tab/>
      </w:r>
      <w:r>
        <w:rPr>
          <w:b/>
          <w:lang w:val="nl-BE"/>
        </w:rPr>
        <w:tab/>
      </w:r>
      <w:r w:rsidR="00893E70">
        <w:rPr>
          <w:b/>
          <w:lang w:val="nl-BE"/>
        </w:rPr>
        <w:t>Pf7</w:t>
      </w:r>
    </w:p>
    <w:p w14:paraId="2DDCCF4D" w14:textId="77777777" w:rsidR="002E79CD" w:rsidRDefault="00893E70" w:rsidP="002E79CD">
      <w:pPr>
        <w:pStyle w:val="03cOpmerking"/>
        <w:widowControl/>
        <w:ind w:firstLine="708"/>
        <w:rPr>
          <w:b/>
          <w:lang w:val="nl-BE"/>
        </w:rPr>
      </w:pPr>
      <w:r>
        <w:rPr>
          <w:b/>
          <w:lang w:val="nl-BE"/>
        </w:rPr>
        <w:t>8.Lf4</w:t>
      </w:r>
    </w:p>
    <w:p w14:paraId="0B099AF0" w14:textId="77777777" w:rsidR="002E79CD" w:rsidRDefault="00434B8F" w:rsidP="002E79CD">
      <w:pPr>
        <w:pStyle w:val="03cOpmerking"/>
        <w:widowControl/>
        <w:rPr>
          <w:b/>
          <w:lang w:val="nl-BE"/>
        </w:rPr>
      </w:pPr>
      <w:r>
        <w:rPr>
          <w:lang w:val="nl-BE"/>
        </w:rPr>
        <w:t>Dreigt 9.Ke6</w:t>
      </w:r>
      <w:r w:rsidR="002E79CD">
        <w:rPr>
          <w:lang w:val="nl-BE"/>
        </w:rPr>
        <w:t xml:space="preserve"> en 9.Pc6</w:t>
      </w:r>
      <w:r w:rsidR="00893E70">
        <w:rPr>
          <w:b/>
          <w:lang w:val="nl-BE"/>
        </w:rPr>
        <w:tab/>
      </w:r>
      <w:r w:rsidR="00893E70">
        <w:rPr>
          <w:b/>
          <w:lang w:val="nl-BE"/>
        </w:rPr>
        <w:tab/>
      </w:r>
    </w:p>
    <w:p w14:paraId="0A899420" w14:textId="77777777" w:rsidR="00893E70" w:rsidRPr="00653D12" w:rsidRDefault="002E79CD" w:rsidP="002E79CD">
      <w:pPr>
        <w:pStyle w:val="03cOpmerking"/>
        <w:widowControl/>
        <w:ind w:firstLine="708"/>
        <w:rPr>
          <w:b/>
          <w:lang w:val="en-GB"/>
        </w:rPr>
      </w:pPr>
      <w:r w:rsidRPr="00653D12">
        <w:rPr>
          <w:b/>
          <w:lang w:val="en-GB"/>
        </w:rPr>
        <w:t xml:space="preserve">8… </w:t>
      </w:r>
      <w:r w:rsidRPr="00653D12">
        <w:rPr>
          <w:b/>
          <w:lang w:val="en-GB"/>
        </w:rPr>
        <w:tab/>
      </w:r>
      <w:r w:rsidRPr="00653D12">
        <w:rPr>
          <w:b/>
          <w:lang w:val="en-GB"/>
        </w:rPr>
        <w:tab/>
      </w:r>
      <w:r w:rsidR="00893E70" w:rsidRPr="00653D12">
        <w:rPr>
          <w:b/>
          <w:lang w:val="en-GB"/>
        </w:rPr>
        <w:t>Pd8</w:t>
      </w:r>
    </w:p>
    <w:p w14:paraId="5B04462C" w14:textId="77777777" w:rsidR="00F22F28" w:rsidRPr="00653D12" w:rsidRDefault="00893E70" w:rsidP="000B18C6">
      <w:pPr>
        <w:pStyle w:val="03cOpmerking"/>
        <w:widowControl/>
        <w:rPr>
          <w:b/>
          <w:lang w:val="en-GB"/>
        </w:rPr>
      </w:pPr>
      <w:r w:rsidRPr="00653D12">
        <w:rPr>
          <w:b/>
          <w:lang w:val="en-GB"/>
        </w:rPr>
        <w:tab/>
        <w:t>9.Le3</w:t>
      </w:r>
      <w:r w:rsidRPr="00653D12">
        <w:rPr>
          <w:b/>
          <w:lang w:val="en-GB"/>
        </w:rPr>
        <w:tab/>
      </w:r>
    </w:p>
    <w:p w14:paraId="4E04E8D0" w14:textId="77777777" w:rsidR="00F22F28" w:rsidRPr="00653D12" w:rsidRDefault="00F22F28" w:rsidP="000B18C6">
      <w:pPr>
        <w:pStyle w:val="03cOpmerking"/>
        <w:widowControl/>
        <w:rPr>
          <w:b/>
          <w:lang w:val="en-GB"/>
        </w:rPr>
      </w:pPr>
    </w:p>
    <w:p w14:paraId="2D6463CE" w14:textId="77777777" w:rsidR="00F22F28" w:rsidRPr="00653D12" w:rsidRDefault="00F22F28" w:rsidP="000B18C6">
      <w:pPr>
        <w:pStyle w:val="03cOpmerking"/>
        <w:widowControl/>
        <w:rPr>
          <w:b/>
          <w:i/>
          <w:lang w:val="en-GB"/>
        </w:rPr>
      </w:pPr>
      <w:r w:rsidRPr="00653D12">
        <w:rPr>
          <w:b/>
          <w:i/>
          <w:lang w:val="en-GB"/>
        </w:rPr>
        <w:t>Variant A</w:t>
      </w:r>
    </w:p>
    <w:p w14:paraId="7F55B36B" w14:textId="77777777" w:rsidR="00893E70" w:rsidRPr="00653D12" w:rsidRDefault="00893E70" w:rsidP="00F22F28">
      <w:pPr>
        <w:pStyle w:val="03cOpmerking"/>
        <w:widowControl/>
        <w:rPr>
          <w:b/>
          <w:lang w:val="en-GB"/>
        </w:rPr>
      </w:pPr>
      <w:r w:rsidRPr="00653D12">
        <w:rPr>
          <w:b/>
          <w:lang w:val="en-GB"/>
        </w:rPr>
        <w:tab/>
      </w:r>
      <w:r w:rsidR="002E79CD" w:rsidRPr="00653D12">
        <w:rPr>
          <w:b/>
          <w:lang w:val="en-GB"/>
        </w:rPr>
        <w:t>9…</w:t>
      </w:r>
      <w:r w:rsidR="002E79CD" w:rsidRPr="00653D12">
        <w:rPr>
          <w:b/>
          <w:lang w:val="en-GB"/>
        </w:rPr>
        <w:tab/>
      </w:r>
      <w:r w:rsidR="002E79CD" w:rsidRPr="00653D12">
        <w:rPr>
          <w:b/>
          <w:lang w:val="en-GB"/>
        </w:rPr>
        <w:tab/>
      </w:r>
      <w:r w:rsidRPr="00653D12">
        <w:rPr>
          <w:b/>
          <w:lang w:val="en-GB"/>
        </w:rPr>
        <w:t>Kd3</w:t>
      </w:r>
    </w:p>
    <w:p w14:paraId="15D10B0E" w14:textId="77777777" w:rsidR="00893E70" w:rsidRPr="00653D12" w:rsidRDefault="00662D91" w:rsidP="00662D91">
      <w:pPr>
        <w:pStyle w:val="03cOpmerking"/>
        <w:widowControl/>
        <w:rPr>
          <w:b/>
          <w:lang w:val="en-GB"/>
        </w:rPr>
      </w:pPr>
      <w:r>
        <w:rPr>
          <w:b/>
          <w:lang w:val="en-GB"/>
        </w:rPr>
        <w:t xml:space="preserve">           </w:t>
      </w:r>
      <w:r w:rsidR="00893E70" w:rsidRPr="00653D12">
        <w:rPr>
          <w:b/>
          <w:lang w:val="en-GB"/>
        </w:rPr>
        <w:t>10.</w:t>
      </w:r>
      <w:r w:rsidR="004C0FCB" w:rsidRPr="00653D12">
        <w:rPr>
          <w:b/>
          <w:lang w:val="en-GB"/>
        </w:rPr>
        <w:t>Lg5</w:t>
      </w:r>
      <w:r w:rsidR="004C0FCB" w:rsidRPr="00653D12">
        <w:rPr>
          <w:b/>
          <w:lang w:val="en-GB"/>
        </w:rPr>
        <w:tab/>
      </w:r>
      <w:r w:rsidR="004C0FCB" w:rsidRPr="00653D12">
        <w:rPr>
          <w:b/>
          <w:lang w:val="en-GB"/>
        </w:rPr>
        <w:tab/>
        <w:t>Pf7</w:t>
      </w:r>
    </w:p>
    <w:p w14:paraId="0FA1E33E" w14:textId="77777777" w:rsidR="002E79CD" w:rsidRDefault="004C0FCB" w:rsidP="000B18C6">
      <w:pPr>
        <w:pStyle w:val="03cOpmerking"/>
        <w:widowControl/>
        <w:rPr>
          <w:b/>
          <w:lang w:val="nl-BE"/>
        </w:rPr>
      </w:pPr>
      <w:r w:rsidRPr="00653D12">
        <w:rPr>
          <w:b/>
          <w:lang w:val="en-GB"/>
        </w:rPr>
        <w:t xml:space="preserve">           </w:t>
      </w:r>
      <w:r>
        <w:rPr>
          <w:b/>
          <w:lang w:val="nl-BE"/>
        </w:rPr>
        <w:t>11.Lc1</w:t>
      </w:r>
      <w:r>
        <w:rPr>
          <w:b/>
          <w:lang w:val="nl-BE"/>
        </w:rPr>
        <w:tab/>
      </w:r>
      <w:r>
        <w:rPr>
          <w:b/>
          <w:lang w:val="nl-BE"/>
        </w:rPr>
        <w:tab/>
      </w:r>
    </w:p>
    <w:p w14:paraId="50977C1E" w14:textId="77777777" w:rsidR="002E79CD" w:rsidRPr="002E79CD" w:rsidRDefault="00D707AD" w:rsidP="000B18C6">
      <w:pPr>
        <w:pStyle w:val="03cOpmerking"/>
        <w:widowControl/>
        <w:rPr>
          <w:lang w:val="nl-BE"/>
        </w:rPr>
      </w:pPr>
      <w:r>
        <w:rPr>
          <w:lang w:val="nl-BE"/>
        </w:rPr>
        <w:t>De énige correcte zet op de dia-gonaal c1-h6, want 11.Lf4</w:t>
      </w:r>
      <w:r w:rsidR="00452772">
        <w:rPr>
          <w:lang w:val="nl-BE"/>
        </w:rPr>
        <w:t>?</w:t>
      </w:r>
      <w:r>
        <w:rPr>
          <w:lang w:val="nl-BE"/>
        </w:rPr>
        <w:t xml:space="preserve"> Pd8 12.Lg5 Pf7 13.Lc1 is een onnodi-ge omweg.</w:t>
      </w:r>
    </w:p>
    <w:p w14:paraId="5E816662" w14:textId="77777777" w:rsidR="004C0FCB" w:rsidRDefault="00D707AD" w:rsidP="00D707AD">
      <w:pPr>
        <w:pStyle w:val="03cOpmerking"/>
        <w:widowControl/>
        <w:rPr>
          <w:b/>
          <w:lang w:val="nl-BE"/>
        </w:rPr>
      </w:pPr>
      <w:r>
        <w:rPr>
          <w:b/>
          <w:lang w:val="nl-BE"/>
        </w:rPr>
        <w:t xml:space="preserve">           11…</w:t>
      </w:r>
      <w:r>
        <w:rPr>
          <w:b/>
          <w:lang w:val="nl-BE"/>
        </w:rPr>
        <w:tab/>
      </w:r>
      <w:r>
        <w:rPr>
          <w:b/>
          <w:lang w:val="nl-BE"/>
        </w:rPr>
        <w:tab/>
      </w:r>
      <w:r w:rsidR="004C0FCB">
        <w:rPr>
          <w:b/>
          <w:lang w:val="nl-BE"/>
        </w:rPr>
        <w:t>Kc2</w:t>
      </w:r>
    </w:p>
    <w:p w14:paraId="2541B57D" w14:textId="77777777" w:rsidR="004C0FCB" w:rsidRDefault="004C0FCB" w:rsidP="000B18C6">
      <w:pPr>
        <w:pStyle w:val="03cOpmerking"/>
        <w:widowControl/>
        <w:rPr>
          <w:b/>
          <w:lang w:val="nl-BE"/>
        </w:rPr>
      </w:pPr>
      <w:r>
        <w:rPr>
          <w:b/>
          <w:lang w:val="nl-BE"/>
        </w:rPr>
        <w:t xml:space="preserve">           12.Lf4</w:t>
      </w:r>
      <w:r>
        <w:rPr>
          <w:b/>
          <w:lang w:val="nl-BE"/>
        </w:rPr>
        <w:tab/>
      </w:r>
      <w:r>
        <w:rPr>
          <w:b/>
          <w:lang w:val="nl-BE"/>
        </w:rPr>
        <w:tab/>
      </w:r>
      <w:r w:rsidR="00D7125F">
        <w:rPr>
          <w:b/>
          <w:lang w:val="nl-BE"/>
        </w:rPr>
        <w:t>P</w:t>
      </w:r>
      <w:r>
        <w:rPr>
          <w:b/>
          <w:lang w:val="nl-BE"/>
        </w:rPr>
        <w:t>d8</w:t>
      </w:r>
    </w:p>
    <w:p w14:paraId="64DC47DC" w14:textId="77777777" w:rsidR="00D707AD" w:rsidRDefault="004C0FCB" w:rsidP="000B18C6">
      <w:pPr>
        <w:pStyle w:val="03cOpmerking"/>
        <w:widowControl/>
        <w:rPr>
          <w:b/>
          <w:lang w:val="nl-BE"/>
        </w:rPr>
      </w:pPr>
      <w:r>
        <w:rPr>
          <w:b/>
          <w:lang w:val="nl-BE"/>
        </w:rPr>
        <w:t xml:space="preserve">           13.Ke5</w:t>
      </w:r>
    </w:p>
    <w:p w14:paraId="71BDBFC0" w14:textId="77777777" w:rsidR="00D707AD" w:rsidRPr="00D707AD" w:rsidRDefault="00D707AD" w:rsidP="000B18C6">
      <w:pPr>
        <w:pStyle w:val="03cOpmerking"/>
        <w:widowControl/>
        <w:rPr>
          <w:lang w:val="nl-BE"/>
        </w:rPr>
      </w:pPr>
      <w:r>
        <w:rPr>
          <w:lang w:val="nl-BE"/>
        </w:rPr>
        <w:t>Dreigt 14.Kf6, enzovoort.</w:t>
      </w:r>
    </w:p>
    <w:p w14:paraId="17721A1F" w14:textId="77777777" w:rsidR="004C0FCB" w:rsidRDefault="00D707AD" w:rsidP="000B18C6">
      <w:pPr>
        <w:pStyle w:val="03cOpmerking"/>
        <w:widowControl/>
        <w:rPr>
          <w:b/>
          <w:lang w:val="nl-BE"/>
        </w:rPr>
      </w:pPr>
      <w:r>
        <w:rPr>
          <w:b/>
          <w:lang w:val="nl-BE"/>
        </w:rPr>
        <w:t xml:space="preserve">           13…</w:t>
      </w:r>
      <w:r>
        <w:rPr>
          <w:b/>
          <w:lang w:val="nl-BE"/>
        </w:rPr>
        <w:tab/>
      </w:r>
      <w:r>
        <w:rPr>
          <w:b/>
          <w:lang w:val="nl-BE"/>
        </w:rPr>
        <w:tab/>
      </w:r>
      <w:r w:rsidR="004C0FCB">
        <w:rPr>
          <w:b/>
          <w:lang w:val="nl-BE"/>
        </w:rPr>
        <w:t>Pf7</w:t>
      </w:r>
      <w:r w:rsidR="00D7125F">
        <w:rPr>
          <w:b/>
          <w:lang w:val="nl-BE"/>
        </w:rPr>
        <w:t>+</w:t>
      </w:r>
    </w:p>
    <w:p w14:paraId="0F60C3FF" w14:textId="77777777" w:rsidR="004C0FCB" w:rsidRDefault="004C0FCB" w:rsidP="000B18C6">
      <w:pPr>
        <w:pStyle w:val="03cOpmerking"/>
        <w:widowControl/>
        <w:rPr>
          <w:b/>
          <w:lang w:val="nl-BE"/>
        </w:rPr>
      </w:pPr>
      <w:r>
        <w:rPr>
          <w:b/>
          <w:lang w:val="nl-BE"/>
        </w:rPr>
        <w:t xml:space="preserve">           14.Kf6</w:t>
      </w:r>
      <w:r>
        <w:rPr>
          <w:b/>
          <w:lang w:val="nl-BE"/>
        </w:rPr>
        <w:tab/>
      </w:r>
      <w:r>
        <w:rPr>
          <w:b/>
          <w:lang w:val="nl-BE"/>
        </w:rPr>
        <w:tab/>
        <w:t>Pd8</w:t>
      </w:r>
    </w:p>
    <w:p w14:paraId="0E4BD1FA" w14:textId="77777777" w:rsidR="004C0FCB" w:rsidRDefault="004C0FCB" w:rsidP="000B18C6">
      <w:pPr>
        <w:pStyle w:val="03cOpmerking"/>
        <w:widowControl/>
        <w:rPr>
          <w:b/>
          <w:lang w:val="nl-BE"/>
        </w:rPr>
      </w:pPr>
      <w:r>
        <w:rPr>
          <w:b/>
          <w:lang w:val="nl-BE"/>
        </w:rPr>
        <w:t xml:space="preserve">           15.Lc7</w:t>
      </w:r>
      <w:r>
        <w:rPr>
          <w:b/>
          <w:lang w:val="nl-BE"/>
        </w:rPr>
        <w:tab/>
      </w:r>
      <w:r>
        <w:rPr>
          <w:b/>
          <w:lang w:val="nl-BE"/>
        </w:rPr>
        <w:tab/>
        <w:t>K~</w:t>
      </w:r>
    </w:p>
    <w:p w14:paraId="0DC30A1D" w14:textId="77777777" w:rsidR="004C0FCB" w:rsidRDefault="004C0FCB" w:rsidP="000B18C6">
      <w:pPr>
        <w:pStyle w:val="03cOpmerking"/>
        <w:widowControl/>
        <w:rPr>
          <w:b/>
          <w:lang w:val="nl-BE"/>
        </w:rPr>
      </w:pPr>
      <w:r>
        <w:rPr>
          <w:b/>
          <w:lang w:val="nl-BE"/>
        </w:rPr>
        <w:t xml:space="preserve">           16.Lxd8</w:t>
      </w:r>
      <w:r w:rsidR="00F22F28">
        <w:rPr>
          <w:b/>
          <w:lang w:val="nl-BE"/>
        </w:rPr>
        <w:t>+</w:t>
      </w:r>
    </w:p>
    <w:p w14:paraId="0E67A70C" w14:textId="77777777" w:rsidR="00061E13" w:rsidRDefault="00F22F28" w:rsidP="000B18C6">
      <w:pPr>
        <w:pStyle w:val="03cOpmerking"/>
        <w:widowControl/>
        <w:rPr>
          <w:lang w:val="nl-BE"/>
        </w:rPr>
      </w:pPr>
      <w:r>
        <w:rPr>
          <w:lang w:val="nl-BE"/>
        </w:rPr>
        <w:t>En mat.</w:t>
      </w:r>
    </w:p>
    <w:p w14:paraId="398026CA" w14:textId="77777777" w:rsidR="00F22F28" w:rsidRDefault="00F22F28" w:rsidP="000B18C6">
      <w:pPr>
        <w:pStyle w:val="03cOpmerking"/>
        <w:widowControl/>
        <w:rPr>
          <w:lang w:val="nl-BE"/>
        </w:rPr>
      </w:pPr>
    </w:p>
    <w:p w14:paraId="045CEC67" w14:textId="77777777" w:rsidR="00F22F28" w:rsidRDefault="00F22F28" w:rsidP="000B18C6">
      <w:pPr>
        <w:pStyle w:val="03cOpmerking"/>
        <w:widowControl/>
        <w:rPr>
          <w:lang w:val="nl-BE"/>
        </w:rPr>
      </w:pPr>
    </w:p>
    <w:p w14:paraId="7BE5D6CC" w14:textId="77777777" w:rsidR="00F22F28" w:rsidRDefault="00F22F28" w:rsidP="000B18C6">
      <w:pPr>
        <w:pStyle w:val="03cOpmerking"/>
        <w:widowControl/>
        <w:rPr>
          <w:lang w:val="nl-BE"/>
        </w:rPr>
      </w:pPr>
    </w:p>
    <w:p w14:paraId="3B6E56D5" w14:textId="77777777" w:rsidR="002124EF" w:rsidRDefault="002124EF" w:rsidP="000B18C6">
      <w:pPr>
        <w:pStyle w:val="03cOpmerking"/>
        <w:widowControl/>
        <w:rPr>
          <w:b/>
          <w:i/>
          <w:lang w:val="nl-BE"/>
        </w:rPr>
      </w:pPr>
    </w:p>
    <w:p w14:paraId="1305F3A3" w14:textId="77777777" w:rsidR="002124EF" w:rsidRDefault="002124EF" w:rsidP="000B18C6">
      <w:pPr>
        <w:pStyle w:val="03cOpmerking"/>
        <w:widowControl/>
        <w:rPr>
          <w:b/>
          <w:i/>
          <w:lang w:val="nl-BE"/>
        </w:rPr>
      </w:pPr>
    </w:p>
    <w:p w14:paraId="666067EA" w14:textId="77777777" w:rsidR="002124EF" w:rsidRDefault="002124EF" w:rsidP="000B18C6">
      <w:pPr>
        <w:pStyle w:val="03cOpmerking"/>
        <w:widowControl/>
        <w:rPr>
          <w:b/>
          <w:i/>
          <w:lang w:val="nl-BE"/>
        </w:rPr>
      </w:pPr>
    </w:p>
    <w:p w14:paraId="1B7F6296" w14:textId="77777777" w:rsidR="002124EF" w:rsidRDefault="002124EF" w:rsidP="000B18C6">
      <w:pPr>
        <w:pStyle w:val="03cOpmerking"/>
        <w:widowControl/>
        <w:rPr>
          <w:b/>
          <w:i/>
          <w:lang w:val="nl-BE"/>
        </w:rPr>
      </w:pPr>
    </w:p>
    <w:p w14:paraId="00F5E186" w14:textId="77777777" w:rsidR="0078134D" w:rsidRDefault="0078134D" w:rsidP="000B18C6">
      <w:pPr>
        <w:pStyle w:val="03cOpmerking"/>
        <w:widowControl/>
        <w:rPr>
          <w:b/>
          <w:i/>
          <w:lang w:val="nl-BE"/>
        </w:rPr>
      </w:pPr>
    </w:p>
    <w:p w14:paraId="73D97AAA" w14:textId="77777777" w:rsidR="00F22F28" w:rsidRDefault="00F22F28" w:rsidP="000B18C6">
      <w:pPr>
        <w:pStyle w:val="03cOpmerking"/>
        <w:widowControl/>
        <w:rPr>
          <w:b/>
          <w:i/>
          <w:lang w:val="nl-BE"/>
        </w:rPr>
      </w:pPr>
      <w:r>
        <w:rPr>
          <w:b/>
          <w:i/>
          <w:lang w:val="nl-BE"/>
        </w:rPr>
        <w:t>Variant B</w:t>
      </w:r>
    </w:p>
    <w:p w14:paraId="7943B34F" w14:textId="77777777" w:rsidR="00F22F28" w:rsidRDefault="00F22F28" w:rsidP="000B18C6">
      <w:pPr>
        <w:pStyle w:val="03cOpmerking"/>
        <w:widowControl/>
        <w:rPr>
          <w:b/>
          <w:lang w:val="nl-BE"/>
        </w:rPr>
      </w:pPr>
      <w:r>
        <w:rPr>
          <w:b/>
          <w:i/>
          <w:lang w:val="nl-BE"/>
        </w:rPr>
        <w:tab/>
      </w:r>
      <w:r>
        <w:rPr>
          <w:b/>
          <w:lang w:val="nl-BE"/>
        </w:rPr>
        <w:t>9</w:t>
      </w:r>
      <w:r w:rsidR="0034031D">
        <w:rPr>
          <w:b/>
          <w:lang w:val="nl-BE"/>
        </w:rPr>
        <w:t>…</w:t>
      </w:r>
      <w:r>
        <w:rPr>
          <w:b/>
          <w:lang w:val="nl-BE"/>
        </w:rPr>
        <w:tab/>
      </w:r>
      <w:r>
        <w:rPr>
          <w:b/>
          <w:lang w:val="nl-BE"/>
        </w:rPr>
        <w:tab/>
        <w:t>Kb4</w:t>
      </w:r>
    </w:p>
    <w:p w14:paraId="3542C421" w14:textId="77777777" w:rsidR="00F22F28" w:rsidRDefault="00F22F28" w:rsidP="000B18C6">
      <w:pPr>
        <w:pStyle w:val="03cOpmerking"/>
        <w:widowControl/>
        <w:rPr>
          <w:b/>
          <w:lang w:val="nl-BE"/>
        </w:rPr>
      </w:pPr>
      <w:r>
        <w:rPr>
          <w:b/>
          <w:lang w:val="nl-BE"/>
        </w:rPr>
        <w:t xml:space="preserve">           10.Lb6</w:t>
      </w:r>
      <w:r>
        <w:rPr>
          <w:b/>
          <w:lang w:val="nl-BE"/>
        </w:rPr>
        <w:tab/>
      </w:r>
      <w:r>
        <w:rPr>
          <w:b/>
          <w:lang w:val="nl-BE"/>
        </w:rPr>
        <w:tab/>
        <w:t>Pf7</w:t>
      </w:r>
    </w:p>
    <w:p w14:paraId="5D6AE527" w14:textId="77777777" w:rsidR="00F22F28" w:rsidRDefault="00F22F28" w:rsidP="000B18C6">
      <w:pPr>
        <w:pStyle w:val="03cOpmerking"/>
        <w:widowControl/>
        <w:rPr>
          <w:b/>
          <w:lang w:val="nl-BE"/>
        </w:rPr>
      </w:pPr>
      <w:r>
        <w:rPr>
          <w:b/>
          <w:lang w:val="nl-BE"/>
        </w:rPr>
        <w:t xml:space="preserve">           11.Pc6+</w:t>
      </w:r>
      <w:r>
        <w:rPr>
          <w:b/>
          <w:lang w:val="nl-BE"/>
        </w:rPr>
        <w:tab/>
      </w:r>
      <w:r>
        <w:rPr>
          <w:b/>
          <w:lang w:val="nl-BE"/>
        </w:rPr>
        <w:tab/>
        <w:t>Kb5</w:t>
      </w:r>
    </w:p>
    <w:p w14:paraId="68E5E7BA" w14:textId="77777777" w:rsidR="00F22F28" w:rsidRDefault="00F22F28" w:rsidP="000B18C6">
      <w:pPr>
        <w:pStyle w:val="03cOpmerking"/>
        <w:widowControl/>
        <w:rPr>
          <w:b/>
          <w:lang w:val="nl-BE"/>
        </w:rPr>
      </w:pPr>
      <w:r>
        <w:rPr>
          <w:b/>
          <w:lang w:val="nl-BE"/>
        </w:rPr>
        <w:t xml:space="preserve">           12.Le3</w:t>
      </w:r>
      <w:r>
        <w:rPr>
          <w:b/>
          <w:lang w:val="nl-BE"/>
        </w:rPr>
        <w:tab/>
      </w:r>
      <w:r>
        <w:rPr>
          <w:b/>
          <w:lang w:val="nl-BE"/>
        </w:rPr>
        <w:tab/>
        <w:t>Ka6</w:t>
      </w:r>
    </w:p>
    <w:p w14:paraId="56F7AD40" w14:textId="77777777" w:rsidR="00F22F28" w:rsidRDefault="00F22F28" w:rsidP="000B18C6">
      <w:pPr>
        <w:pStyle w:val="03cOpmerking"/>
        <w:widowControl/>
        <w:rPr>
          <w:b/>
          <w:lang w:val="nl-BE"/>
        </w:rPr>
      </w:pPr>
      <w:r>
        <w:rPr>
          <w:b/>
          <w:lang w:val="nl-BE"/>
        </w:rPr>
        <w:t xml:space="preserve">           13.Ke6</w:t>
      </w:r>
      <w:r>
        <w:rPr>
          <w:b/>
          <w:lang w:val="nl-BE"/>
        </w:rPr>
        <w:tab/>
      </w:r>
      <w:r>
        <w:rPr>
          <w:b/>
          <w:lang w:val="nl-BE"/>
        </w:rPr>
        <w:tab/>
        <w:t>Kb7</w:t>
      </w:r>
    </w:p>
    <w:p w14:paraId="76BE528E" w14:textId="77777777" w:rsidR="00F22F28" w:rsidRPr="00653D12" w:rsidRDefault="00F22F28" w:rsidP="000B18C6">
      <w:pPr>
        <w:pStyle w:val="03cOpmerking"/>
        <w:widowControl/>
        <w:rPr>
          <w:b/>
          <w:lang w:val="nl-BE"/>
        </w:rPr>
      </w:pPr>
      <w:r>
        <w:rPr>
          <w:b/>
          <w:lang w:val="nl-BE"/>
        </w:rPr>
        <w:t xml:space="preserve">           </w:t>
      </w:r>
      <w:r w:rsidRPr="00653D12">
        <w:rPr>
          <w:b/>
          <w:lang w:val="nl-BE"/>
        </w:rPr>
        <w:t>14.Pe7</w:t>
      </w:r>
      <w:r w:rsidRPr="00653D12">
        <w:rPr>
          <w:b/>
          <w:lang w:val="nl-BE"/>
        </w:rPr>
        <w:tab/>
      </w:r>
      <w:r w:rsidRPr="00653D12">
        <w:rPr>
          <w:b/>
          <w:lang w:val="nl-BE"/>
        </w:rPr>
        <w:tab/>
        <w:t>Pd8</w:t>
      </w:r>
      <w:r w:rsidR="003377AD" w:rsidRPr="00653D12">
        <w:rPr>
          <w:b/>
          <w:lang w:val="nl-BE"/>
        </w:rPr>
        <w:t>+</w:t>
      </w:r>
    </w:p>
    <w:p w14:paraId="7E71F769" w14:textId="77777777" w:rsidR="00F22F28" w:rsidRPr="00915F5C" w:rsidRDefault="00F22F28" w:rsidP="000B18C6">
      <w:pPr>
        <w:pStyle w:val="03cOpmerking"/>
        <w:widowControl/>
        <w:rPr>
          <w:b/>
          <w:lang w:val="nl-BE"/>
        </w:rPr>
      </w:pPr>
      <w:r w:rsidRPr="00653D12">
        <w:rPr>
          <w:b/>
          <w:lang w:val="nl-BE"/>
        </w:rPr>
        <w:t xml:space="preserve">           </w:t>
      </w:r>
      <w:r w:rsidRPr="00915F5C">
        <w:rPr>
          <w:b/>
          <w:lang w:val="nl-BE"/>
        </w:rPr>
        <w:t>15.Kd7</w:t>
      </w:r>
      <w:r w:rsidRPr="00915F5C">
        <w:rPr>
          <w:b/>
          <w:lang w:val="nl-BE"/>
        </w:rPr>
        <w:tab/>
      </w:r>
      <w:r w:rsidRPr="00915F5C">
        <w:rPr>
          <w:b/>
          <w:lang w:val="nl-BE"/>
        </w:rPr>
        <w:tab/>
        <w:t>Pf7</w:t>
      </w:r>
    </w:p>
    <w:p w14:paraId="752D71A6" w14:textId="77777777" w:rsidR="00915F5C" w:rsidRDefault="00F22F28" w:rsidP="000B18C6">
      <w:pPr>
        <w:pStyle w:val="03cOpmerking"/>
        <w:widowControl/>
        <w:rPr>
          <w:b/>
          <w:lang w:val="nl-BE"/>
        </w:rPr>
      </w:pPr>
      <w:r w:rsidRPr="00915F5C">
        <w:rPr>
          <w:b/>
          <w:lang w:val="nl-BE"/>
        </w:rPr>
        <w:t xml:space="preserve">           16.</w:t>
      </w:r>
      <w:r w:rsidR="00915F5C" w:rsidRPr="00915F5C">
        <w:rPr>
          <w:b/>
          <w:lang w:val="nl-BE"/>
        </w:rPr>
        <w:t xml:space="preserve">Pg6 </w:t>
      </w:r>
      <w:r w:rsidR="00915F5C" w:rsidRPr="00915F5C">
        <w:rPr>
          <w:b/>
          <w:lang w:val="nl-BE"/>
        </w:rPr>
        <w:tab/>
      </w:r>
      <w:r w:rsidR="00915F5C">
        <w:rPr>
          <w:b/>
          <w:lang w:val="nl-BE"/>
        </w:rPr>
        <w:tab/>
        <w:t>K~</w:t>
      </w:r>
    </w:p>
    <w:p w14:paraId="6B6DECE8" w14:textId="77777777" w:rsidR="00915F5C" w:rsidRDefault="00915F5C" w:rsidP="000B18C6">
      <w:pPr>
        <w:pStyle w:val="03cOpmerking"/>
        <w:widowControl/>
        <w:rPr>
          <w:b/>
          <w:lang w:val="nl-BE"/>
        </w:rPr>
      </w:pPr>
      <w:r>
        <w:rPr>
          <w:b/>
          <w:lang w:val="nl-BE"/>
        </w:rPr>
        <w:t xml:space="preserve">           17.Ke7</w:t>
      </w:r>
      <w:r w:rsidR="003377AD">
        <w:rPr>
          <w:b/>
          <w:lang w:val="nl-BE"/>
        </w:rPr>
        <w:tab/>
      </w:r>
      <w:r w:rsidR="003377AD">
        <w:rPr>
          <w:b/>
          <w:lang w:val="nl-BE"/>
        </w:rPr>
        <w:tab/>
        <w:t>K~</w:t>
      </w:r>
    </w:p>
    <w:p w14:paraId="73266701" w14:textId="77777777" w:rsidR="003377AD" w:rsidRDefault="00DD5C4F" w:rsidP="000B18C6">
      <w:pPr>
        <w:pStyle w:val="03cOpmerking"/>
        <w:widowControl/>
        <w:rPr>
          <w:b/>
          <w:lang w:val="nl-BE"/>
        </w:rPr>
      </w:pPr>
      <w:r>
        <w:rPr>
          <w:b/>
          <w:lang w:val="nl-BE"/>
        </w:rPr>
        <w:t xml:space="preserve">           18.Kxf7</w:t>
      </w:r>
    </w:p>
    <w:p w14:paraId="234A92C4" w14:textId="77777777" w:rsidR="00915F5C" w:rsidRDefault="00915F5C" w:rsidP="000B18C6">
      <w:pPr>
        <w:pStyle w:val="03cOpmerking"/>
        <w:widowControl/>
        <w:rPr>
          <w:lang w:val="nl-BE"/>
        </w:rPr>
      </w:pPr>
      <w:r>
        <w:rPr>
          <w:lang w:val="nl-BE"/>
        </w:rPr>
        <w:t>En het paard gaat verloren met</w:t>
      </w:r>
      <w:r w:rsidR="00547C3E">
        <w:rPr>
          <w:lang w:val="nl-BE"/>
        </w:rPr>
        <w:t xml:space="preserve"> winst </w:t>
      </w:r>
      <w:r>
        <w:rPr>
          <w:lang w:val="nl-BE"/>
        </w:rPr>
        <w:t>voor wit.</w:t>
      </w:r>
    </w:p>
    <w:p w14:paraId="7EED375A" w14:textId="77777777" w:rsidR="003377AD" w:rsidRDefault="003377AD" w:rsidP="000B18C6">
      <w:pPr>
        <w:pStyle w:val="03cOpmerking"/>
        <w:widowControl/>
        <w:rPr>
          <w:lang w:val="nl-BE"/>
        </w:rPr>
      </w:pPr>
    </w:p>
    <w:p w14:paraId="6D7162D7" w14:textId="77777777" w:rsidR="003377AD" w:rsidRDefault="003377AD" w:rsidP="000B18C6">
      <w:pPr>
        <w:pStyle w:val="03cOpmerking"/>
        <w:widowControl/>
        <w:rPr>
          <w:lang w:val="nl-BE"/>
        </w:rPr>
      </w:pPr>
      <w:r>
        <w:rPr>
          <w:lang w:val="nl-BE"/>
        </w:rPr>
        <w:t>Variant A heb ik opgestuurd naar</w:t>
      </w:r>
      <w:r w:rsidR="00D7328D">
        <w:rPr>
          <w:lang w:val="nl-BE"/>
        </w:rPr>
        <w:t>:</w:t>
      </w:r>
      <w:r>
        <w:rPr>
          <w:lang w:val="nl-BE"/>
        </w:rPr>
        <w:t xml:space="preserve"> BCPS 2012 </w:t>
      </w:r>
      <w:r w:rsidRPr="00FC1A07">
        <w:rPr>
          <w:i/>
          <w:lang w:val="nl-BE"/>
        </w:rPr>
        <w:t>Tourney Studies</w:t>
      </w:r>
      <w:r>
        <w:rPr>
          <w:lang w:val="nl-BE"/>
        </w:rPr>
        <w:t>.</w:t>
      </w:r>
      <w:r w:rsidR="005A3EEA">
        <w:rPr>
          <w:lang w:val="nl-BE"/>
        </w:rPr>
        <w:t xml:space="preserve"> Zonder gevolg.</w:t>
      </w:r>
    </w:p>
    <w:p w14:paraId="31E9C8B8" w14:textId="77777777" w:rsidR="00915F5C" w:rsidRDefault="00915F5C" w:rsidP="000B18C6">
      <w:pPr>
        <w:pStyle w:val="03cOpmerking"/>
        <w:widowControl/>
        <w:rPr>
          <w:lang w:val="nl-BE"/>
        </w:rPr>
      </w:pPr>
    </w:p>
    <w:p w14:paraId="70C602FF" w14:textId="77777777" w:rsidR="00915F5C" w:rsidRDefault="00915F5C" w:rsidP="000B18C6">
      <w:pPr>
        <w:pStyle w:val="03cOpmerking"/>
        <w:widowControl/>
        <w:rPr>
          <w:lang w:val="nl-BE"/>
        </w:rPr>
      </w:pPr>
    </w:p>
    <w:p w14:paraId="776DEDC4" w14:textId="77777777" w:rsidR="00915F5C" w:rsidRDefault="00915F5C" w:rsidP="000B18C6">
      <w:pPr>
        <w:pStyle w:val="03cOpmerking"/>
        <w:widowControl/>
        <w:rPr>
          <w:lang w:val="nl-BE"/>
        </w:rPr>
      </w:pPr>
    </w:p>
    <w:p w14:paraId="4F475F3B" w14:textId="77777777" w:rsidR="00915F5C" w:rsidRDefault="00915F5C" w:rsidP="000B18C6">
      <w:pPr>
        <w:pStyle w:val="03cOpmerking"/>
        <w:widowControl/>
        <w:rPr>
          <w:lang w:val="nl-BE"/>
        </w:rPr>
      </w:pPr>
    </w:p>
    <w:p w14:paraId="001D2AFC" w14:textId="77777777" w:rsidR="00915F5C" w:rsidRDefault="00915F5C" w:rsidP="000B18C6">
      <w:pPr>
        <w:pStyle w:val="03cOpmerking"/>
        <w:widowControl/>
        <w:rPr>
          <w:lang w:val="nl-BE"/>
        </w:rPr>
      </w:pPr>
    </w:p>
    <w:p w14:paraId="7A06C322" w14:textId="77777777" w:rsidR="00915F5C" w:rsidRDefault="00915F5C" w:rsidP="000B18C6">
      <w:pPr>
        <w:pStyle w:val="03cOpmerking"/>
        <w:widowControl/>
        <w:rPr>
          <w:lang w:val="nl-BE"/>
        </w:rPr>
      </w:pPr>
    </w:p>
    <w:p w14:paraId="7078FB64" w14:textId="77777777" w:rsidR="00915F5C" w:rsidRDefault="00915F5C" w:rsidP="000B18C6">
      <w:pPr>
        <w:pStyle w:val="03cOpmerking"/>
        <w:widowControl/>
        <w:rPr>
          <w:lang w:val="nl-BE"/>
        </w:rPr>
      </w:pPr>
    </w:p>
    <w:p w14:paraId="6C512648" w14:textId="77777777" w:rsidR="00915F5C" w:rsidRDefault="00915F5C" w:rsidP="000B18C6">
      <w:pPr>
        <w:pStyle w:val="03cOpmerking"/>
        <w:widowControl/>
        <w:rPr>
          <w:lang w:val="nl-BE"/>
        </w:rPr>
      </w:pPr>
    </w:p>
    <w:p w14:paraId="00369B36" w14:textId="77777777" w:rsidR="00915F5C" w:rsidRDefault="00915F5C" w:rsidP="000B18C6">
      <w:pPr>
        <w:pStyle w:val="03cOpmerking"/>
        <w:widowControl/>
        <w:rPr>
          <w:lang w:val="nl-BE"/>
        </w:rPr>
      </w:pPr>
    </w:p>
    <w:p w14:paraId="49ED0E41" w14:textId="77777777" w:rsidR="00915F5C" w:rsidRDefault="00915F5C" w:rsidP="000B18C6">
      <w:pPr>
        <w:pStyle w:val="03cOpmerking"/>
        <w:widowControl/>
        <w:rPr>
          <w:lang w:val="nl-BE"/>
        </w:rPr>
      </w:pPr>
    </w:p>
    <w:p w14:paraId="2648B0D4" w14:textId="77777777" w:rsidR="00915F5C" w:rsidRDefault="00915F5C" w:rsidP="000B18C6">
      <w:pPr>
        <w:pStyle w:val="03cOpmerking"/>
        <w:widowControl/>
        <w:rPr>
          <w:lang w:val="nl-BE"/>
        </w:rPr>
      </w:pPr>
    </w:p>
    <w:p w14:paraId="4DB47561" w14:textId="77777777" w:rsidR="00915F5C" w:rsidRDefault="00915F5C" w:rsidP="000B18C6">
      <w:pPr>
        <w:pStyle w:val="03cOpmerking"/>
        <w:widowControl/>
        <w:rPr>
          <w:lang w:val="nl-BE"/>
        </w:rPr>
      </w:pPr>
    </w:p>
    <w:p w14:paraId="1F07E534" w14:textId="77777777" w:rsidR="00915F5C" w:rsidRDefault="00915F5C" w:rsidP="000B18C6">
      <w:pPr>
        <w:pStyle w:val="03cOpmerking"/>
        <w:widowControl/>
        <w:rPr>
          <w:lang w:val="nl-BE"/>
        </w:rPr>
      </w:pPr>
    </w:p>
    <w:p w14:paraId="0CF0C300" w14:textId="77777777" w:rsidR="00915F5C" w:rsidRDefault="00915F5C" w:rsidP="000B18C6">
      <w:pPr>
        <w:pStyle w:val="03cOpmerking"/>
        <w:widowControl/>
        <w:rPr>
          <w:lang w:val="nl-BE"/>
        </w:rPr>
      </w:pPr>
    </w:p>
    <w:p w14:paraId="0B7598F1" w14:textId="77777777" w:rsidR="00915F5C" w:rsidRDefault="00915F5C" w:rsidP="000B18C6">
      <w:pPr>
        <w:pStyle w:val="03cOpmerking"/>
        <w:widowControl/>
        <w:rPr>
          <w:lang w:val="nl-BE"/>
        </w:rPr>
      </w:pPr>
    </w:p>
    <w:p w14:paraId="39790308" w14:textId="77777777" w:rsidR="00915F5C" w:rsidRDefault="00915F5C" w:rsidP="000B18C6">
      <w:pPr>
        <w:pStyle w:val="03cOpmerking"/>
        <w:widowControl/>
        <w:rPr>
          <w:lang w:val="nl-BE"/>
        </w:rPr>
      </w:pPr>
    </w:p>
    <w:p w14:paraId="72762D8F" w14:textId="77777777" w:rsidR="00915F5C" w:rsidRDefault="00915F5C" w:rsidP="000B18C6">
      <w:pPr>
        <w:pStyle w:val="03cOpmerking"/>
        <w:widowControl/>
        <w:rPr>
          <w:lang w:val="nl-BE"/>
        </w:rPr>
      </w:pPr>
    </w:p>
    <w:p w14:paraId="3ABEB71E" w14:textId="77777777" w:rsidR="00915F5C" w:rsidRDefault="00915F5C" w:rsidP="000B18C6">
      <w:pPr>
        <w:pStyle w:val="03cOpmerking"/>
        <w:widowControl/>
        <w:rPr>
          <w:lang w:val="nl-BE"/>
        </w:rPr>
      </w:pPr>
    </w:p>
    <w:p w14:paraId="4183D097" w14:textId="77777777" w:rsidR="00915F5C" w:rsidRDefault="00915F5C" w:rsidP="000B18C6">
      <w:pPr>
        <w:pStyle w:val="03cOpmerking"/>
        <w:widowControl/>
        <w:rPr>
          <w:lang w:val="nl-BE"/>
        </w:rPr>
      </w:pPr>
    </w:p>
    <w:p w14:paraId="78E610C3" w14:textId="77777777" w:rsidR="00915F5C" w:rsidRDefault="00915F5C" w:rsidP="000B18C6">
      <w:pPr>
        <w:pStyle w:val="03cOpmerking"/>
        <w:widowControl/>
        <w:rPr>
          <w:lang w:val="nl-BE"/>
        </w:rPr>
      </w:pPr>
    </w:p>
    <w:p w14:paraId="2D1DF5DD" w14:textId="77777777" w:rsidR="00915F5C" w:rsidRDefault="00915F5C" w:rsidP="000B18C6">
      <w:pPr>
        <w:pStyle w:val="03cOpmerking"/>
        <w:widowControl/>
        <w:rPr>
          <w:lang w:val="nl-BE"/>
        </w:rPr>
      </w:pPr>
    </w:p>
    <w:p w14:paraId="716DDDD9" w14:textId="77777777" w:rsidR="00915F5C" w:rsidRDefault="00915F5C" w:rsidP="000B18C6">
      <w:pPr>
        <w:pStyle w:val="03cOpmerking"/>
        <w:widowControl/>
        <w:rPr>
          <w:lang w:val="nl-BE"/>
        </w:rPr>
      </w:pPr>
    </w:p>
    <w:p w14:paraId="1EE4C160" w14:textId="77777777" w:rsidR="00915F5C" w:rsidRDefault="00915F5C" w:rsidP="000B18C6">
      <w:pPr>
        <w:pStyle w:val="03cOpmerking"/>
        <w:widowControl/>
        <w:rPr>
          <w:lang w:val="nl-BE"/>
        </w:rPr>
      </w:pPr>
    </w:p>
    <w:p w14:paraId="48DB36F2" w14:textId="77777777" w:rsidR="00915F5C" w:rsidRDefault="00915F5C" w:rsidP="000B18C6">
      <w:pPr>
        <w:pStyle w:val="03cOpmerking"/>
        <w:widowControl/>
        <w:rPr>
          <w:lang w:val="nl-BE"/>
        </w:rPr>
      </w:pPr>
    </w:p>
    <w:p w14:paraId="1CD7CF29" w14:textId="77777777" w:rsidR="00915F5C" w:rsidRDefault="00915F5C" w:rsidP="000B18C6">
      <w:pPr>
        <w:pStyle w:val="03cOpmerking"/>
        <w:widowControl/>
        <w:rPr>
          <w:lang w:val="nl-BE"/>
        </w:rPr>
      </w:pPr>
    </w:p>
    <w:p w14:paraId="1E332B4B" w14:textId="77777777" w:rsidR="00915F5C" w:rsidRDefault="00915F5C" w:rsidP="000B18C6">
      <w:pPr>
        <w:pStyle w:val="03cOpmerking"/>
        <w:widowControl/>
        <w:rPr>
          <w:lang w:val="nl-BE"/>
        </w:rPr>
      </w:pPr>
    </w:p>
    <w:p w14:paraId="2C109618" w14:textId="77777777" w:rsidR="00915F5C" w:rsidRDefault="00915F5C" w:rsidP="000B18C6">
      <w:pPr>
        <w:pStyle w:val="03cOpmerking"/>
        <w:widowControl/>
        <w:rPr>
          <w:lang w:val="nl-BE"/>
        </w:rPr>
      </w:pPr>
    </w:p>
    <w:p w14:paraId="135AD2E4" w14:textId="77777777" w:rsidR="00915F5C" w:rsidRDefault="00915F5C" w:rsidP="000B18C6">
      <w:pPr>
        <w:pStyle w:val="03cOpmerking"/>
        <w:widowControl/>
        <w:rPr>
          <w:lang w:val="nl-BE"/>
        </w:rPr>
      </w:pPr>
    </w:p>
    <w:p w14:paraId="1E5922D6" w14:textId="77777777" w:rsidR="00915F5C" w:rsidRDefault="00915F5C" w:rsidP="000B18C6">
      <w:pPr>
        <w:pStyle w:val="03cOpmerking"/>
        <w:widowControl/>
        <w:rPr>
          <w:lang w:val="nl-BE"/>
        </w:rPr>
      </w:pPr>
    </w:p>
    <w:p w14:paraId="5C9A3372" w14:textId="77777777" w:rsidR="00915F5C" w:rsidRDefault="00915F5C" w:rsidP="000B18C6">
      <w:pPr>
        <w:pStyle w:val="03cOpmerking"/>
        <w:widowControl/>
        <w:rPr>
          <w:lang w:val="nl-BE"/>
        </w:rPr>
      </w:pPr>
    </w:p>
    <w:p w14:paraId="22B4961A" w14:textId="77777777" w:rsidR="00915F5C" w:rsidRDefault="00915F5C" w:rsidP="000B18C6">
      <w:pPr>
        <w:pStyle w:val="03cOpmerking"/>
        <w:widowControl/>
        <w:rPr>
          <w:lang w:val="nl-BE"/>
        </w:rPr>
      </w:pPr>
    </w:p>
    <w:p w14:paraId="04EF1653" w14:textId="77777777" w:rsidR="00915F5C" w:rsidRDefault="00915F5C" w:rsidP="000B18C6">
      <w:pPr>
        <w:pStyle w:val="03cOpmerking"/>
        <w:widowControl/>
        <w:rPr>
          <w:lang w:val="nl-BE"/>
        </w:rPr>
      </w:pPr>
    </w:p>
    <w:p w14:paraId="63382E70" w14:textId="77777777" w:rsidR="00915F5C" w:rsidRDefault="00915F5C" w:rsidP="000B18C6">
      <w:pPr>
        <w:pStyle w:val="03cOpmerking"/>
        <w:widowControl/>
        <w:rPr>
          <w:lang w:val="nl-BE"/>
        </w:rPr>
      </w:pPr>
    </w:p>
    <w:p w14:paraId="7D5A790B" w14:textId="77777777" w:rsidR="00915F5C" w:rsidRDefault="00915F5C" w:rsidP="000B18C6">
      <w:pPr>
        <w:pStyle w:val="03cOpmerking"/>
        <w:widowControl/>
        <w:rPr>
          <w:lang w:val="nl-BE"/>
        </w:rPr>
      </w:pPr>
    </w:p>
    <w:p w14:paraId="12E28C97" w14:textId="77777777" w:rsidR="00915F5C" w:rsidRDefault="00915F5C" w:rsidP="000B18C6">
      <w:pPr>
        <w:pStyle w:val="03cOpmerking"/>
        <w:widowControl/>
        <w:rPr>
          <w:lang w:val="nl-BE"/>
        </w:rPr>
      </w:pPr>
    </w:p>
    <w:p w14:paraId="18383E6C" w14:textId="77777777" w:rsidR="00915F5C" w:rsidRDefault="00915F5C" w:rsidP="000B18C6">
      <w:pPr>
        <w:pStyle w:val="03cOpmerking"/>
        <w:widowControl/>
        <w:rPr>
          <w:lang w:val="nl-BE"/>
        </w:rPr>
      </w:pPr>
    </w:p>
    <w:p w14:paraId="40BF663D" w14:textId="77777777" w:rsidR="00915F5C" w:rsidRDefault="00915F5C" w:rsidP="000B18C6">
      <w:pPr>
        <w:pStyle w:val="03cOpmerking"/>
        <w:widowControl/>
        <w:rPr>
          <w:lang w:val="nl-BE"/>
        </w:rPr>
      </w:pPr>
    </w:p>
    <w:p w14:paraId="09C2040F" w14:textId="77777777" w:rsidR="00915F5C" w:rsidRDefault="00915F5C" w:rsidP="000B18C6">
      <w:pPr>
        <w:pStyle w:val="03cOpmerking"/>
        <w:widowControl/>
        <w:rPr>
          <w:lang w:val="nl-BE"/>
        </w:rPr>
      </w:pPr>
    </w:p>
    <w:p w14:paraId="73227B61" w14:textId="77777777" w:rsidR="00FF415D" w:rsidRDefault="00FF415D" w:rsidP="00FF415D">
      <w:pPr>
        <w:widowControl/>
        <w:autoSpaceDE/>
        <w:autoSpaceDN/>
        <w:adjustRightInd/>
        <w:rPr>
          <w:rFonts w:cs="Arial"/>
          <w:color w:val="000000"/>
          <w:sz w:val="20"/>
          <w:szCs w:val="20"/>
          <w:lang w:val="nl-BE"/>
        </w:rPr>
      </w:pPr>
    </w:p>
    <w:p w14:paraId="0CE42078" w14:textId="77777777" w:rsidR="00FF415D" w:rsidRDefault="00FF415D" w:rsidP="00FF415D">
      <w:pPr>
        <w:widowControl/>
        <w:autoSpaceDE/>
        <w:autoSpaceDN/>
        <w:adjustRightInd/>
        <w:rPr>
          <w:rFonts w:cs="Arial"/>
          <w:color w:val="000000"/>
          <w:sz w:val="20"/>
          <w:szCs w:val="20"/>
          <w:lang w:val="nl-BE"/>
        </w:rPr>
      </w:pPr>
    </w:p>
    <w:p w14:paraId="26BE422F" w14:textId="77777777" w:rsidR="00FF415D" w:rsidRDefault="00FF415D" w:rsidP="00FF415D">
      <w:pPr>
        <w:widowControl/>
        <w:autoSpaceDE/>
        <w:autoSpaceDN/>
        <w:adjustRightInd/>
        <w:rPr>
          <w:rFonts w:cs="Arial"/>
          <w:color w:val="000000"/>
          <w:sz w:val="20"/>
          <w:szCs w:val="20"/>
          <w:lang w:val="nl-BE"/>
        </w:rPr>
      </w:pPr>
    </w:p>
    <w:p w14:paraId="6BFDCD74" w14:textId="77777777" w:rsidR="00FF415D" w:rsidRDefault="00FF415D" w:rsidP="00FF415D">
      <w:pPr>
        <w:widowControl/>
        <w:autoSpaceDE/>
        <w:autoSpaceDN/>
        <w:adjustRightInd/>
        <w:rPr>
          <w:rFonts w:cs="Arial"/>
          <w:color w:val="000000"/>
          <w:sz w:val="20"/>
          <w:szCs w:val="20"/>
          <w:lang w:val="nl-BE"/>
        </w:rPr>
      </w:pPr>
    </w:p>
    <w:p w14:paraId="02BFC6D1" w14:textId="77777777" w:rsidR="00FF415D" w:rsidRDefault="00FF415D" w:rsidP="00FF415D">
      <w:pPr>
        <w:widowControl/>
        <w:autoSpaceDE/>
        <w:autoSpaceDN/>
        <w:adjustRightInd/>
        <w:rPr>
          <w:rFonts w:cs="Arial"/>
          <w:color w:val="000000"/>
          <w:sz w:val="20"/>
          <w:szCs w:val="20"/>
          <w:lang w:val="nl-BE"/>
        </w:rPr>
      </w:pPr>
    </w:p>
    <w:p w14:paraId="123AF427" w14:textId="77777777" w:rsidR="00FF415D" w:rsidRDefault="00FF415D" w:rsidP="00FF415D">
      <w:pPr>
        <w:widowControl/>
        <w:autoSpaceDE/>
        <w:autoSpaceDN/>
        <w:adjustRightInd/>
        <w:rPr>
          <w:rFonts w:cs="Arial"/>
          <w:color w:val="000000"/>
          <w:sz w:val="20"/>
          <w:szCs w:val="20"/>
          <w:lang w:val="nl-BE"/>
        </w:rPr>
      </w:pPr>
    </w:p>
    <w:p w14:paraId="7AB546CC" w14:textId="77777777" w:rsidR="00FF415D" w:rsidRDefault="00FF415D" w:rsidP="00FF415D">
      <w:pPr>
        <w:widowControl/>
        <w:autoSpaceDE/>
        <w:autoSpaceDN/>
        <w:adjustRightInd/>
        <w:rPr>
          <w:rFonts w:cs="Arial"/>
          <w:color w:val="000000"/>
          <w:sz w:val="20"/>
          <w:szCs w:val="20"/>
          <w:lang w:val="nl-BE"/>
        </w:rPr>
      </w:pPr>
    </w:p>
    <w:p w14:paraId="1769EDA8" w14:textId="77777777" w:rsidR="00FF415D" w:rsidRDefault="00FF415D" w:rsidP="00FF415D">
      <w:pPr>
        <w:widowControl/>
        <w:autoSpaceDE/>
        <w:autoSpaceDN/>
        <w:adjustRightInd/>
        <w:rPr>
          <w:rFonts w:cs="Arial"/>
          <w:color w:val="000000"/>
          <w:sz w:val="20"/>
          <w:szCs w:val="20"/>
          <w:lang w:val="nl-BE"/>
        </w:rPr>
      </w:pPr>
    </w:p>
    <w:p w14:paraId="55CF0F16" w14:textId="77777777" w:rsidR="00FF415D" w:rsidRDefault="00FF415D" w:rsidP="00FF415D">
      <w:pPr>
        <w:widowControl/>
        <w:autoSpaceDE/>
        <w:autoSpaceDN/>
        <w:adjustRightInd/>
        <w:rPr>
          <w:rFonts w:cs="Arial"/>
          <w:color w:val="000000"/>
          <w:sz w:val="20"/>
          <w:szCs w:val="20"/>
          <w:lang w:val="nl-BE"/>
        </w:rPr>
      </w:pPr>
    </w:p>
    <w:p w14:paraId="03829CA8" w14:textId="77777777" w:rsidR="00FF415D" w:rsidRDefault="00FF415D" w:rsidP="00FF415D">
      <w:pPr>
        <w:widowControl/>
        <w:autoSpaceDE/>
        <w:autoSpaceDN/>
        <w:adjustRightInd/>
        <w:rPr>
          <w:rFonts w:cs="Arial"/>
          <w:color w:val="000000"/>
          <w:sz w:val="20"/>
          <w:szCs w:val="20"/>
          <w:lang w:val="nl-BE"/>
        </w:rPr>
      </w:pPr>
    </w:p>
    <w:p w14:paraId="44C08E75" w14:textId="77777777" w:rsidR="00FF415D" w:rsidRDefault="00FF415D" w:rsidP="00FF415D">
      <w:pPr>
        <w:widowControl/>
        <w:autoSpaceDE/>
        <w:autoSpaceDN/>
        <w:adjustRightInd/>
        <w:rPr>
          <w:rFonts w:cs="Arial"/>
          <w:color w:val="000000"/>
          <w:sz w:val="20"/>
          <w:szCs w:val="20"/>
          <w:lang w:val="nl-BE"/>
        </w:rPr>
      </w:pPr>
    </w:p>
    <w:p w14:paraId="2A25E58A" w14:textId="77777777" w:rsidR="00FF415D" w:rsidRDefault="00FF415D" w:rsidP="00FF415D">
      <w:pPr>
        <w:widowControl/>
        <w:autoSpaceDE/>
        <w:autoSpaceDN/>
        <w:adjustRightInd/>
        <w:rPr>
          <w:rFonts w:cs="Arial"/>
          <w:color w:val="000000"/>
          <w:sz w:val="20"/>
          <w:szCs w:val="20"/>
          <w:lang w:val="nl-BE"/>
        </w:rPr>
      </w:pPr>
    </w:p>
    <w:p w14:paraId="0AE39A1B" w14:textId="77777777" w:rsidR="00FF415D" w:rsidRDefault="00FF415D" w:rsidP="00FF415D">
      <w:pPr>
        <w:widowControl/>
        <w:autoSpaceDE/>
        <w:autoSpaceDN/>
        <w:adjustRightInd/>
        <w:rPr>
          <w:rFonts w:cs="Arial"/>
          <w:color w:val="000000"/>
          <w:sz w:val="20"/>
          <w:szCs w:val="20"/>
          <w:lang w:val="nl-BE"/>
        </w:rPr>
      </w:pPr>
    </w:p>
    <w:p w14:paraId="589BAF69" w14:textId="77777777" w:rsidR="00FF415D" w:rsidRDefault="00FF415D" w:rsidP="00FF415D">
      <w:pPr>
        <w:widowControl/>
        <w:autoSpaceDE/>
        <w:autoSpaceDN/>
        <w:adjustRightInd/>
        <w:rPr>
          <w:rFonts w:cs="Arial"/>
          <w:color w:val="000000"/>
          <w:sz w:val="20"/>
          <w:szCs w:val="20"/>
          <w:lang w:val="nl-BE"/>
        </w:rPr>
      </w:pPr>
    </w:p>
    <w:p w14:paraId="67A5326C" w14:textId="77777777" w:rsidR="00FF415D" w:rsidRDefault="00FF415D" w:rsidP="00FF415D">
      <w:pPr>
        <w:widowControl/>
        <w:autoSpaceDE/>
        <w:autoSpaceDN/>
        <w:adjustRightInd/>
        <w:rPr>
          <w:rFonts w:cs="Arial"/>
          <w:color w:val="000000"/>
          <w:sz w:val="20"/>
          <w:szCs w:val="20"/>
          <w:lang w:val="nl-BE"/>
        </w:rPr>
      </w:pPr>
    </w:p>
    <w:p w14:paraId="478C4CEC" w14:textId="77777777" w:rsidR="00FF415D" w:rsidRDefault="00FF415D" w:rsidP="00FF415D">
      <w:pPr>
        <w:widowControl/>
        <w:autoSpaceDE/>
        <w:autoSpaceDN/>
        <w:adjustRightInd/>
        <w:rPr>
          <w:rFonts w:cs="Arial"/>
          <w:color w:val="000000"/>
          <w:sz w:val="20"/>
          <w:szCs w:val="20"/>
          <w:lang w:val="nl-BE"/>
        </w:rPr>
      </w:pPr>
    </w:p>
    <w:p w14:paraId="6C6FE4F4" w14:textId="77777777" w:rsidR="00FF415D" w:rsidRDefault="00FF415D" w:rsidP="00FF415D">
      <w:pPr>
        <w:widowControl/>
        <w:autoSpaceDE/>
        <w:autoSpaceDN/>
        <w:adjustRightInd/>
        <w:rPr>
          <w:rFonts w:cs="Arial"/>
          <w:color w:val="000000"/>
          <w:sz w:val="20"/>
          <w:szCs w:val="20"/>
          <w:lang w:val="nl-BE"/>
        </w:rPr>
      </w:pPr>
    </w:p>
    <w:p w14:paraId="1BAF6213" w14:textId="77777777" w:rsidR="00FF415D" w:rsidRDefault="00FF415D" w:rsidP="00FF415D">
      <w:pPr>
        <w:widowControl/>
        <w:autoSpaceDE/>
        <w:autoSpaceDN/>
        <w:adjustRightInd/>
        <w:rPr>
          <w:rFonts w:cs="Arial"/>
          <w:color w:val="000000"/>
          <w:sz w:val="20"/>
          <w:szCs w:val="20"/>
          <w:lang w:val="nl-BE"/>
        </w:rPr>
      </w:pPr>
    </w:p>
    <w:p w14:paraId="32522914" w14:textId="77777777" w:rsidR="00A709BD" w:rsidRDefault="00A709BD" w:rsidP="005F3602">
      <w:pPr>
        <w:pStyle w:val="03cOpmerking"/>
        <w:widowControl/>
        <w:rPr>
          <w:lang w:val="nl-BE"/>
        </w:rPr>
      </w:pPr>
    </w:p>
    <w:p w14:paraId="14FEA442" w14:textId="77777777" w:rsidR="00AA4C81" w:rsidRPr="00AA4C81" w:rsidRDefault="00A709BD" w:rsidP="005F3602">
      <w:pPr>
        <w:pStyle w:val="03cOpmerking"/>
        <w:widowControl/>
        <w:rPr>
          <w:b/>
          <w:lang w:val="nl-BE"/>
        </w:rPr>
      </w:pPr>
      <w:r>
        <w:rPr>
          <w:b/>
          <w:lang w:val="nl-BE"/>
        </w:rPr>
        <w:lastRenderedPageBreak/>
        <w:t xml:space="preserve">                        </w:t>
      </w:r>
      <w:r w:rsidR="00B7424C">
        <w:rPr>
          <w:b/>
          <w:lang w:val="nl-BE"/>
        </w:rPr>
        <w:t xml:space="preserve">- </w:t>
      </w:r>
      <w:r w:rsidR="00AA4C81">
        <w:rPr>
          <w:b/>
          <w:lang w:val="nl-BE"/>
        </w:rPr>
        <w:t>65 -</w:t>
      </w:r>
    </w:p>
    <w:p w14:paraId="07F0301A" w14:textId="77777777" w:rsidR="00AA4C81" w:rsidRDefault="00AA4C81" w:rsidP="00647839">
      <w:pPr>
        <w:pStyle w:val="03cOpmerking"/>
        <w:widowControl/>
        <w:jc w:val="center"/>
        <w:rPr>
          <w:i/>
          <w:lang w:val="nl-BE"/>
        </w:rPr>
      </w:pPr>
    </w:p>
    <w:p w14:paraId="24720ACC" w14:textId="77777777" w:rsidR="00647839" w:rsidRPr="00915F5C" w:rsidRDefault="00647839" w:rsidP="00647839">
      <w:pPr>
        <w:pStyle w:val="03cOpmerking"/>
        <w:widowControl/>
        <w:jc w:val="center"/>
        <w:rPr>
          <w:lang w:val="nl-BE"/>
        </w:rPr>
      </w:pPr>
      <w:r w:rsidRPr="00915F5C">
        <w:rPr>
          <w:i/>
          <w:lang w:val="nl-BE"/>
        </w:rPr>
        <w:t xml:space="preserve">0rigineel, </w:t>
      </w:r>
      <w:r w:rsidRPr="00915F5C">
        <w:rPr>
          <w:lang w:val="nl-BE"/>
        </w:rPr>
        <w:t>2011</w:t>
      </w:r>
    </w:p>
    <w:p w14:paraId="4614F42C" w14:textId="77777777" w:rsidR="001B1F89" w:rsidRPr="00915F5C" w:rsidRDefault="001B1F89" w:rsidP="000B18C6">
      <w:pPr>
        <w:pStyle w:val="03cOpmerking"/>
        <w:widowControl/>
        <w:rPr>
          <w:lang w:val="nl-BE"/>
        </w:rPr>
      </w:pPr>
    </w:p>
    <w:p w14:paraId="2CE82170" w14:textId="77777777" w:rsidR="001B1F89" w:rsidRPr="00915F5C" w:rsidRDefault="00FF7537" w:rsidP="00647839">
      <w:pPr>
        <w:pStyle w:val="03cOpmerking"/>
        <w:widowControl/>
        <w:jc w:val="center"/>
        <w:rPr>
          <w:lang w:val="nl-BE"/>
        </w:rPr>
      </w:pPr>
      <w:r>
        <w:object w:dxaOrig="4700" w:dyaOrig="4704" w14:anchorId="7C5F5722">
          <v:shape id="_x0000_i1085" type="#_x0000_t75" style="width:154.5pt;height:153.4pt" o:ole="">
            <v:imagedata r:id="rId139" o:title=""/>
          </v:shape>
          <o:OLEObject Type="Embed" ProgID="CorelDRAW.Graphic.12" ShapeID="_x0000_i1085" DrawAspect="Content" ObjectID="_1587467497" r:id="rId140"/>
        </w:object>
      </w:r>
    </w:p>
    <w:p w14:paraId="60579D47" w14:textId="77777777" w:rsidR="00F10DD6" w:rsidRDefault="00F10DD6" w:rsidP="000B18C6">
      <w:pPr>
        <w:pStyle w:val="03cOpmerking"/>
        <w:widowControl/>
        <w:rPr>
          <w:b/>
          <w:sz w:val="24"/>
          <w:szCs w:val="24"/>
          <w:lang w:val="nl-BE"/>
        </w:rPr>
      </w:pPr>
    </w:p>
    <w:p w14:paraId="1C399399" w14:textId="77777777" w:rsidR="001B1F89" w:rsidRPr="00915F5C" w:rsidRDefault="00C31CA5" w:rsidP="000B18C6">
      <w:pPr>
        <w:pStyle w:val="03cOpmerking"/>
        <w:widowControl/>
        <w:rPr>
          <w:lang w:val="nl-BE"/>
        </w:rPr>
      </w:pPr>
      <w:r w:rsidRPr="00915F5C">
        <w:rPr>
          <w:b/>
          <w:sz w:val="24"/>
          <w:szCs w:val="24"/>
          <w:lang w:val="nl-BE"/>
        </w:rPr>
        <w:t xml:space="preserve">+                         </w:t>
      </w:r>
      <w:r w:rsidR="00FF7537" w:rsidRPr="00915F5C">
        <w:rPr>
          <w:lang w:val="nl-BE"/>
        </w:rPr>
        <w:t>0014.</w:t>
      </w:r>
      <w:r w:rsidRPr="00915F5C">
        <w:rPr>
          <w:lang w:val="nl-BE"/>
        </w:rPr>
        <w:t xml:space="preserve">00 </w:t>
      </w:r>
      <w:r w:rsidR="00FF7537" w:rsidRPr="00915F5C">
        <w:rPr>
          <w:lang w:val="nl-BE"/>
        </w:rPr>
        <w:t>f4h2</w:t>
      </w:r>
      <w:r w:rsidR="00FF7537" w:rsidRPr="00915F5C">
        <w:rPr>
          <w:b/>
          <w:sz w:val="24"/>
          <w:szCs w:val="24"/>
          <w:lang w:val="nl-BE"/>
        </w:rPr>
        <w:t xml:space="preserve">  </w:t>
      </w:r>
    </w:p>
    <w:p w14:paraId="67E01026" w14:textId="77777777" w:rsidR="001B1F89" w:rsidRPr="00915F5C" w:rsidRDefault="001B1F89" w:rsidP="000B18C6">
      <w:pPr>
        <w:pStyle w:val="03cOpmerking"/>
        <w:widowControl/>
        <w:rPr>
          <w:lang w:val="nl-BE"/>
        </w:rPr>
      </w:pPr>
    </w:p>
    <w:p w14:paraId="19D86B28" w14:textId="77777777" w:rsidR="001B1F89" w:rsidRDefault="00FF7537" w:rsidP="00C67C56">
      <w:pPr>
        <w:pStyle w:val="03cOpmerking"/>
        <w:widowControl/>
        <w:ind w:firstLine="708"/>
        <w:rPr>
          <w:b/>
          <w:lang w:val="nl-BE"/>
        </w:rPr>
      </w:pPr>
      <w:r w:rsidRPr="00915F5C">
        <w:rPr>
          <w:b/>
          <w:lang w:val="nl-BE"/>
        </w:rPr>
        <w:t>1.</w:t>
      </w:r>
      <w:r>
        <w:rPr>
          <w:b/>
          <w:lang w:val="nl-BE"/>
        </w:rPr>
        <w:t>Pe4</w:t>
      </w:r>
    </w:p>
    <w:p w14:paraId="1E939FD8" w14:textId="77777777" w:rsidR="002C7BAF" w:rsidRDefault="0048519E" w:rsidP="000B18C6">
      <w:pPr>
        <w:pStyle w:val="03cOpmerking"/>
        <w:widowControl/>
        <w:rPr>
          <w:lang w:val="nl-BE"/>
        </w:rPr>
      </w:pPr>
      <w:r>
        <w:rPr>
          <w:lang w:val="nl-BE"/>
        </w:rPr>
        <w:t>Een verrassend</w:t>
      </w:r>
      <w:r w:rsidR="004034B5">
        <w:rPr>
          <w:lang w:val="nl-BE"/>
        </w:rPr>
        <w:t>e zet.</w:t>
      </w:r>
    </w:p>
    <w:p w14:paraId="2067F1CB" w14:textId="77777777" w:rsidR="00FF7537" w:rsidRDefault="00FF7537" w:rsidP="000B18C6">
      <w:pPr>
        <w:pStyle w:val="03cOpmerking"/>
        <w:widowControl/>
        <w:rPr>
          <w:b/>
          <w:lang w:val="nl-BE"/>
        </w:rPr>
      </w:pPr>
      <w:r>
        <w:rPr>
          <w:lang w:val="nl-BE"/>
        </w:rPr>
        <w:tab/>
      </w:r>
      <w:r>
        <w:rPr>
          <w:b/>
          <w:lang w:val="nl-BE"/>
        </w:rPr>
        <w:t>1…</w:t>
      </w:r>
      <w:r>
        <w:rPr>
          <w:b/>
          <w:lang w:val="nl-BE"/>
        </w:rPr>
        <w:tab/>
      </w:r>
      <w:r>
        <w:rPr>
          <w:b/>
          <w:lang w:val="nl-BE"/>
        </w:rPr>
        <w:tab/>
        <w:t>Pa3</w:t>
      </w:r>
    </w:p>
    <w:p w14:paraId="4EB3C7CB" w14:textId="77777777" w:rsidR="00FF7537" w:rsidRDefault="00FF7537" w:rsidP="000B18C6">
      <w:pPr>
        <w:pStyle w:val="03cOpmerking"/>
        <w:widowControl/>
        <w:rPr>
          <w:b/>
          <w:lang w:val="nl-BE"/>
        </w:rPr>
      </w:pPr>
      <w:r>
        <w:rPr>
          <w:b/>
          <w:lang w:val="nl-BE"/>
        </w:rPr>
        <w:tab/>
        <w:t>2.Kf3</w:t>
      </w:r>
      <w:r>
        <w:rPr>
          <w:b/>
          <w:lang w:val="nl-BE"/>
        </w:rPr>
        <w:tab/>
      </w:r>
      <w:r>
        <w:rPr>
          <w:b/>
          <w:lang w:val="nl-BE"/>
        </w:rPr>
        <w:tab/>
        <w:t>Pc4</w:t>
      </w:r>
    </w:p>
    <w:p w14:paraId="6204A8C9" w14:textId="77777777" w:rsidR="00F851C3" w:rsidRDefault="00F851C3" w:rsidP="000B18C6">
      <w:pPr>
        <w:pStyle w:val="03cOpmerking"/>
        <w:widowControl/>
        <w:rPr>
          <w:b/>
          <w:lang w:val="nl-BE"/>
        </w:rPr>
      </w:pPr>
      <w:r>
        <w:rPr>
          <w:b/>
          <w:lang w:val="nl-BE"/>
        </w:rPr>
        <w:tab/>
        <w:t>3.Lf6</w:t>
      </w:r>
      <w:r>
        <w:rPr>
          <w:b/>
          <w:lang w:val="nl-BE"/>
        </w:rPr>
        <w:tab/>
      </w:r>
      <w:r>
        <w:rPr>
          <w:b/>
          <w:lang w:val="nl-BE"/>
        </w:rPr>
        <w:tab/>
        <w:t>Kg1</w:t>
      </w:r>
    </w:p>
    <w:p w14:paraId="67CC1264" w14:textId="77777777" w:rsidR="00F851C3" w:rsidRPr="00FA082E" w:rsidRDefault="00F851C3" w:rsidP="000B18C6">
      <w:pPr>
        <w:pStyle w:val="03cOpmerking"/>
        <w:widowControl/>
        <w:rPr>
          <w:b/>
          <w:lang w:val="nl-BE"/>
        </w:rPr>
      </w:pPr>
      <w:r>
        <w:rPr>
          <w:b/>
          <w:lang w:val="nl-BE"/>
        </w:rPr>
        <w:tab/>
      </w:r>
      <w:r w:rsidRPr="00FA082E">
        <w:rPr>
          <w:b/>
          <w:lang w:val="nl-BE"/>
        </w:rPr>
        <w:t>4.Ld4</w:t>
      </w:r>
      <w:r w:rsidR="00DD5C4F">
        <w:rPr>
          <w:b/>
          <w:lang w:val="nl-BE"/>
        </w:rPr>
        <w:t>+</w:t>
      </w:r>
    </w:p>
    <w:p w14:paraId="1AEA6B56" w14:textId="77777777" w:rsidR="00FF7537" w:rsidRDefault="00F851C3" w:rsidP="000B18C6">
      <w:pPr>
        <w:pStyle w:val="03cOpmerking"/>
        <w:widowControl/>
        <w:rPr>
          <w:b/>
          <w:lang w:val="nl-BE"/>
        </w:rPr>
      </w:pPr>
      <w:r w:rsidRPr="00F851C3">
        <w:rPr>
          <w:lang w:val="nl-BE"/>
        </w:rPr>
        <w:t>Na 4.La1</w:t>
      </w:r>
      <w:r w:rsidR="004034B5">
        <w:rPr>
          <w:lang w:val="nl-BE"/>
        </w:rPr>
        <w:t>?</w:t>
      </w:r>
      <w:r w:rsidRPr="00F851C3">
        <w:rPr>
          <w:lang w:val="nl-BE"/>
        </w:rPr>
        <w:t xml:space="preserve"> of 4.Lg7</w:t>
      </w:r>
      <w:r w:rsidR="004034B5">
        <w:rPr>
          <w:lang w:val="nl-BE"/>
        </w:rPr>
        <w:t xml:space="preserve">? of  </w:t>
      </w:r>
      <w:r w:rsidRPr="00F851C3">
        <w:rPr>
          <w:lang w:val="nl-BE"/>
        </w:rPr>
        <w:t>4.Lh8</w:t>
      </w:r>
      <w:r w:rsidR="004034B5">
        <w:rPr>
          <w:lang w:val="nl-BE"/>
        </w:rPr>
        <w:t>?</w:t>
      </w:r>
      <w:r w:rsidRPr="00F851C3">
        <w:rPr>
          <w:b/>
          <w:lang w:val="nl-BE"/>
        </w:rPr>
        <w:t xml:space="preserve"> </w:t>
      </w:r>
      <w:r w:rsidRPr="00F851C3">
        <w:rPr>
          <w:lang w:val="nl-BE"/>
        </w:rPr>
        <w:t xml:space="preserve">volgt 4...Kh2 5.Lf6 </w:t>
      </w:r>
      <w:r>
        <w:rPr>
          <w:i/>
          <w:lang w:val="nl-BE"/>
        </w:rPr>
        <w:t xml:space="preserve">(zie zet 3.) </w:t>
      </w:r>
      <w:r w:rsidR="00FF7537" w:rsidRPr="00F851C3">
        <w:rPr>
          <w:b/>
          <w:lang w:val="nl-BE"/>
        </w:rPr>
        <w:tab/>
      </w:r>
    </w:p>
    <w:p w14:paraId="2E247006" w14:textId="77777777" w:rsidR="00F851C3" w:rsidRDefault="00F851C3" w:rsidP="000B18C6">
      <w:pPr>
        <w:pStyle w:val="03cOpmerking"/>
        <w:widowControl/>
        <w:rPr>
          <w:b/>
          <w:lang w:val="nl-BE"/>
        </w:rPr>
      </w:pPr>
      <w:r>
        <w:rPr>
          <w:b/>
          <w:lang w:val="nl-BE"/>
        </w:rPr>
        <w:tab/>
        <w:t>4…</w:t>
      </w:r>
      <w:r>
        <w:rPr>
          <w:b/>
          <w:lang w:val="nl-BE"/>
        </w:rPr>
        <w:tab/>
      </w:r>
      <w:r>
        <w:rPr>
          <w:b/>
          <w:lang w:val="nl-BE"/>
        </w:rPr>
        <w:tab/>
        <w:t>Kf1</w:t>
      </w:r>
    </w:p>
    <w:p w14:paraId="46EA6F58" w14:textId="77777777" w:rsidR="00F851C3" w:rsidRDefault="00F851C3" w:rsidP="000B18C6">
      <w:pPr>
        <w:pStyle w:val="03cOpmerking"/>
        <w:widowControl/>
        <w:rPr>
          <w:b/>
          <w:lang w:val="nl-BE"/>
        </w:rPr>
      </w:pPr>
      <w:r>
        <w:rPr>
          <w:b/>
          <w:lang w:val="nl-BE"/>
        </w:rPr>
        <w:tab/>
        <w:t>5.Lc3</w:t>
      </w:r>
      <w:r>
        <w:rPr>
          <w:b/>
          <w:lang w:val="nl-BE"/>
        </w:rPr>
        <w:tab/>
      </w:r>
      <w:r>
        <w:rPr>
          <w:b/>
          <w:lang w:val="nl-BE"/>
        </w:rPr>
        <w:tab/>
        <w:t>Kg1</w:t>
      </w:r>
    </w:p>
    <w:p w14:paraId="2ABE62A7" w14:textId="77777777" w:rsidR="00F851C3" w:rsidRDefault="00F851C3" w:rsidP="000B18C6">
      <w:pPr>
        <w:pStyle w:val="03cOpmerking"/>
        <w:widowControl/>
        <w:rPr>
          <w:b/>
          <w:lang w:val="nl-BE"/>
        </w:rPr>
      </w:pPr>
      <w:r>
        <w:rPr>
          <w:b/>
          <w:lang w:val="nl-BE"/>
        </w:rPr>
        <w:tab/>
        <w:t xml:space="preserve">6.Pg3 </w:t>
      </w:r>
    </w:p>
    <w:p w14:paraId="64DB78C8" w14:textId="77777777" w:rsidR="00F851C3" w:rsidRDefault="0048519E" w:rsidP="000B18C6">
      <w:pPr>
        <w:pStyle w:val="03cOpmerking"/>
        <w:widowControl/>
        <w:rPr>
          <w:lang w:val="nl-BE"/>
        </w:rPr>
      </w:pPr>
      <w:r>
        <w:rPr>
          <w:lang w:val="nl-BE"/>
        </w:rPr>
        <w:t>Terug van weggeweest. Na:</w:t>
      </w:r>
      <w:r w:rsidR="00F851C3">
        <w:rPr>
          <w:lang w:val="nl-BE"/>
        </w:rPr>
        <w:t>:</w:t>
      </w:r>
    </w:p>
    <w:p w14:paraId="52B581DF" w14:textId="77777777" w:rsidR="00F851C3" w:rsidRDefault="0050482B" w:rsidP="0038155E">
      <w:pPr>
        <w:pStyle w:val="03cOpmerking"/>
        <w:widowControl/>
        <w:numPr>
          <w:ilvl w:val="0"/>
          <w:numId w:val="54"/>
        </w:numPr>
        <w:rPr>
          <w:i/>
          <w:lang w:val="nl-BE"/>
        </w:rPr>
      </w:pPr>
      <w:r>
        <w:rPr>
          <w:lang w:val="nl-BE"/>
        </w:rPr>
        <w:t>6.Ld4+</w:t>
      </w:r>
      <w:r w:rsidR="004034B5">
        <w:rPr>
          <w:lang w:val="nl-BE"/>
        </w:rPr>
        <w:t>?</w:t>
      </w:r>
      <w:r w:rsidR="0087013F">
        <w:rPr>
          <w:lang w:val="nl-BE"/>
        </w:rPr>
        <w:t xml:space="preserve"> volgt 6… Kf1 7.Lc3 </w:t>
      </w:r>
      <w:r w:rsidR="004034B5">
        <w:rPr>
          <w:lang w:val="nl-BE"/>
        </w:rPr>
        <w:t>(</w:t>
      </w:r>
      <w:r w:rsidR="004034B5">
        <w:rPr>
          <w:i/>
          <w:lang w:val="nl-BE"/>
        </w:rPr>
        <w:t>Z</w:t>
      </w:r>
      <w:r w:rsidR="0087013F">
        <w:rPr>
          <w:i/>
          <w:lang w:val="nl-BE"/>
        </w:rPr>
        <w:t>ie zet 3.)</w:t>
      </w:r>
      <w:r w:rsidR="004034B5">
        <w:rPr>
          <w:lang w:val="nl-BE"/>
        </w:rPr>
        <w:t xml:space="preserve"> En na:</w:t>
      </w:r>
    </w:p>
    <w:p w14:paraId="18443376" w14:textId="77777777" w:rsidR="004034B5" w:rsidRDefault="004034B5" w:rsidP="0038155E">
      <w:pPr>
        <w:pStyle w:val="03cOpmerking"/>
        <w:widowControl/>
        <w:numPr>
          <w:ilvl w:val="0"/>
          <w:numId w:val="54"/>
        </w:numPr>
        <w:rPr>
          <w:i/>
          <w:lang w:val="nl-BE"/>
        </w:rPr>
      </w:pPr>
      <w:r>
        <w:rPr>
          <w:lang w:val="nl-BE"/>
        </w:rPr>
        <w:t xml:space="preserve">6.Kg3? Kf1 7.Kf3 Kg1 8.Pg3 </w:t>
      </w:r>
      <w:r>
        <w:rPr>
          <w:i/>
          <w:lang w:val="nl-BE"/>
        </w:rPr>
        <w:t>(Zie zet 6.)</w:t>
      </w:r>
      <w:r>
        <w:rPr>
          <w:lang w:val="nl-BE"/>
        </w:rPr>
        <w:t xml:space="preserve"> En nog, na:</w:t>
      </w:r>
    </w:p>
    <w:p w14:paraId="0B76FB7B" w14:textId="77777777" w:rsidR="00DE3E8C" w:rsidRDefault="0087013F" w:rsidP="0038155E">
      <w:pPr>
        <w:pStyle w:val="03cOpmerking"/>
        <w:widowControl/>
        <w:numPr>
          <w:ilvl w:val="0"/>
          <w:numId w:val="54"/>
        </w:numPr>
        <w:rPr>
          <w:i/>
          <w:lang w:val="nl-BE"/>
        </w:rPr>
      </w:pPr>
      <w:r>
        <w:rPr>
          <w:lang w:val="nl-BE"/>
        </w:rPr>
        <w:t>6.La1</w:t>
      </w:r>
      <w:r w:rsidR="004034B5">
        <w:rPr>
          <w:lang w:val="nl-BE"/>
        </w:rPr>
        <w:t>?</w:t>
      </w:r>
      <w:r>
        <w:rPr>
          <w:lang w:val="nl-BE"/>
        </w:rPr>
        <w:t>, 6.Lg7</w:t>
      </w:r>
      <w:r w:rsidR="004034B5">
        <w:rPr>
          <w:lang w:val="nl-BE"/>
        </w:rPr>
        <w:t>?</w:t>
      </w:r>
      <w:r>
        <w:rPr>
          <w:lang w:val="nl-BE"/>
        </w:rPr>
        <w:t xml:space="preserve"> of 6.Lh8</w:t>
      </w:r>
      <w:r w:rsidR="004034B5">
        <w:rPr>
          <w:lang w:val="nl-BE"/>
        </w:rPr>
        <w:t>?</w:t>
      </w:r>
      <w:r>
        <w:rPr>
          <w:lang w:val="nl-BE"/>
        </w:rPr>
        <w:t xml:space="preserve"> volgt 6…Kh2 7.Lf6 </w:t>
      </w:r>
      <w:r w:rsidR="004034B5">
        <w:rPr>
          <w:i/>
          <w:lang w:val="nl-BE"/>
        </w:rPr>
        <w:t>(Z</w:t>
      </w:r>
      <w:r>
        <w:rPr>
          <w:i/>
          <w:lang w:val="nl-BE"/>
        </w:rPr>
        <w:t>ie zet 3.)</w:t>
      </w:r>
    </w:p>
    <w:p w14:paraId="6E9A4757" w14:textId="77777777" w:rsidR="002C7BAF" w:rsidRDefault="002C7BAF" w:rsidP="002C7BAF">
      <w:pPr>
        <w:pStyle w:val="03cOpmerking"/>
        <w:widowControl/>
        <w:rPr>
          <w:i/>
          <w:lang w:val="nl-BE"/>
        </w:rPr>
      </w:pPr>
    </w:p>
    <w:p w14:paraId="2FAFD482" w14:textId="77777777" w:rsidR="002C7BAF" w:rsidRPr="002C7BAF" w:rsidRDefault="002C7BAF" w:rsidP="002C7BAF">
      <w:pPr>
        <w:pStyle w:val="03cOpmerking"/>
        <w:widowControl/>
        <w:rPr>
          <w:i/>
          <w:lang w:val="nl-BE"/>
        </w:rPr>
      </w:pPr>
    </w:p>
    <w:p w14:paraId="07785B78" w14:textId="77777777" w:rsidR="00B10A68" w:rsidRDefault="00B10A68" w:rsidP="0087013F">
      <w:pPr>
        <w:pStyle w:val="03cOpmerking"/>
        <w:widowControl/>
        <w:ind w:left="708"/>
        <w:rPr>
          <w:b/>
          <w:lang w:val="nl-BE"/>
        </w:rPr>
      </w:pPr>
    </w:p>
    <w:p w14:paraId="2F59AEB6" w14:textId="77777777" w:rsidR="002C7BAF" w:rsidRDefault="002C7BAF" w:rsidP="0087013F">
      <w:pPr>
        <w:pStyle w:val="03cOpmerking"/>
        <w:widowControl/>
        <w:ind w:left="708"/>
        <w:rPr>
          <w:b/>
          <w:lang w:val="nl-BE"/>
        </w:rPr>
      </w:pPr>
    </w:p>
    <w:p w14:paraId="1E9044BA" w14:textId="77777777" w:rsidR="005A2F5E" w:rsidRDefault="005A2F5E" w:rsidP="0087013F">
      <w:pPr>
        <w:pStyle w:val="03cOpmerking"/>
        <w:widowControl/>
        <w:ind w:left="708"/>
        <w:rPr>
          <w:b/>
          <w:lang w:val="nl-BE"/>
        </w:rPr>
      </w:pPr>
    </w:p>
    <w:p w14:paraId="1FA9476C" w14:textId="77777777" w:rsidR="00FF70B0" w:rsidRDefault="006A4822" w:rsidP="0087013F">
      <w:pPr>
        <w:pStyle w:val="03cOpmerking"/>
        <w:widowControl/>
        <w:ind w:left="708"/>
        <w:rPr>
          <w:b/>
          <w:lang w:val="nl-BE"/>
        </w:rPr>
      </w:pPr>
      <w:r>
        <w:rPr>
          <w:b/>
          <w:lang w:val="nl-BE"/>
        </w:rPr>
        <w:t xml:space="preserve"> </w:t>
      </w:r>
    </w:p>
    <w:p w14:paraId="3C25C863" w14:textId="77777777" w:rsidR="00FF415D" w:rsidRDefault="00FF415D" w:rsidP="00FF415D">
      <w:pPr>
        <w:pStyle w:val="03cOpmerking"/>
        <w:widowControl/>
        <w:ind w:left="708"/>
        <w:jc w:val="center"/>
        <w:rPr>
          <w:b/>
          <w:lang w:val="nl-BE"/>
        </w:rPr>
      </w:pPr>
    </w:p>
    <w:p w14:paraId="108542C1" w14:textId="77777777" w:rsidR="002C7BAF" w:rsidRDefault="002C7BAF" w:rsidP="0087013F">
      <w:pPr>
        <w:pStyle w:val="03cOpmerking"/>
        <w:widowControl/>
        <w:ind w:left="708"/>
        <w:rPr>
          <w:b/>
          <w:lang w:val="nl-BE"/>
        </w:rPr>
      </w:pPr>
    </w:p>
    <w:p w14:paraId="635E8FD9" w14:textId="77777777" w:rsidR="0087013F" w:rsidRPr="00B354CB" w:rsidRDefault="0087013F" w:rsidP="0087013F">
      <w:pPr>
        <w:pStyle w:val="03cOpmerking"/>
        <w:widowControl/>
        <w:ind w:left="708"/>
        <w:rPr>
          <w:b/>
          <w:lang w:val="en-GB"/>
        </w:rPr>
      </w:pPr>
      <w:r w:rsidRPr="00B354CB">
        <w:rPr>
          <w:b/>
          <w:lang w:val="en-GB"/>
        </w:rPr>
        <w:t>6…</w:t>
      </w:r>
      <w:r w:rsidRPr="00B354CB">
        <w:rPr>
          <w:b/>
          <w:lang w:val="en-GB"/>
        </w:rPr>
        <w:tab/>
      </w:r>
      <w:r w:rsidRPr="00B354CB">
        <w:rPr>
          <w:b/>
          <w:lang w:val="en-GB"/>
        </w:rPr>
        <w:tab/>
        <w:t>Kh2</w:t>
      </w:r>
    </w:p>
    <w:p w14:paraId="3DC15857" w14:textId="77777777" w:rsidR="0087013F" w:rsidRPr="00B354CB" w:rsidRDefault="0087013F" w:rsidP="00B10A68">
      <w:pPr>
        <w:pStyle w:val="03cOpmerking"/>
        <w:widowControl/>
        <w:ind w:left="708"/>
        <w:rPr>
          <w:b/>
          <w:lang w:val="en-GB"/>
        </w:rPr>
      </w:pPr>
      <w:r w:rsidRPr="00B354CB">
        <w:rPr>
          <w:b/>
          <w:lang w:val="en-GB"/>
        </w:rPr>
        <w:t>7.Pe2</w:t>
      </w:r>
    </w:p>
    <w:p w14:paraId="3D66D9A6" w14:textId="77777777" w:rsidR="0087013F" w:rsidRPr="0087013F" w:rsidRDefault="0087013F" w:rsidP="0087013F">
      <w:pPr>
        <w:pStyle w:val="03cOpmerking"/>
        <w:widowControl/>
        <w:rPr>
          <w:i/>
          <w:lang w:val="nl-BE"/>
        </w:rPr>
      </w:pPr>
      <w:r w:rsidRPr="00B354CB">
        <w:rPr>
          <w:lang w:val="en-GB"/>
        </w:rPr>
        <w:t>7.Ph5</w:t>
      </w:r>
      <w:r w:rsidR="00452772" w:rsidRPr="00B354CB">
        <w:rPr>
          <w:lang w:val="en-GB"/>
        </w:rPr>
        <w:t>?</w:t>
      </w:r>
      <w:r w:rsidRPr="00B354CB">
        <w:rPr>
          <w:lang w:val="en-GB"/>
        </w:rPr>
        <w:t xml:space="preserve"> of 7.Pf5</w:t>
      </w:r>
      <w:r w:rsidR="00452772" w:rsidRPr="00B354CB">
        <w:rPr>
          <w:lang w:val="en-GB"/>
        </w:rPr>
        <w:t>?</w:t>
      </w:r>
      <w:r w:rsidR="006550E1" w:rsidRPr="00B354CB">
        <w:rPr>
          <w:lang w:val="en-GB"/>
        </w:rPr>
        <w:t xml:space="preserve"> </w:t>
      </w:r>
      <w:r w:rsidRPr="0087013F">
        <w:rPr>
          <w:lang w:val="nl-BE"/>
        </w:rPr>
        <w:t xml:space="preserve">Kg1 8.Pg3 </w:t>
      </w:r>
      <w:r w:rsidRPr="0087013F">
        <w:rPr>
          <w:i/>
          <w:lang w:val="nl-BE"/>
        </w:rPr>
        <w:t>(zie zet</w:t>
      </w:r>
      <w:r w:rsidR="006550E1">
        <w:rPr>
          <w:i/>
          <w:lang w:val="nl-BE"/>
        </w:rPr>
        <w:t xml:space="preserve"> </w:t>
      </w:r>
      <w:r w:rsidRPr="0087013F">
        <w:rPr>
          <w:i/>
          <w:lang w:val="nl-BE"/>
        </w:rPr>
        <w:t>6.)</w:t>
      </w:r>
    </w:p>
    <w:p w14:paraId="2DB87931" w14:textId="77777777" w:rsidR="0087013F" w:rsidRDefault="0087013F" w:rsidP="0087013F">
      <w:pPr>
        <w:pStyle w:val="03cOpmerking"/>
        <w:widowControl/>
        <w:rPr>
          <w:b/>
          <w:lang w:val="nl-BE"/>
        </w:rPr>
      </w:pPr>
      <w:r>
        <w:rPr>
          <w:b/>
          <w:lang w:val="nl-BE"/>
        </w:rPr>
        <w:tab/>
        <w:t>7…</w:t>
      </w:r>
      <w:r>
        <w:rPr>
          <w:b/>
          <w:lang w:val="nl-BE"/>
        </w:rPr>
        <w:tab/>
      </w:r>
      <w:r>
        <w:rPr>
          <w:b/>
          <w:lang w:val="nl-BE"/>
        </w:rPr>
        <w:tab/>
        <w:t>Kh3</w:t>
      </w:r>
    </w:p>
    <w:p w14:paraId="190E1602" w14:textId="77777777" w:rsidR="005A2CF9" w:rsidRPr="000F18E7" w:rsidRDefault="0087013F" w:rsidP="0087013F">
      <w:pPr>
        <w:pStyle w:val="03cOpmerking"/>
        <w:widowControl/>
        <w:rPr>
          <w:b/>
          <w:lang w:val="nl-BE"/>
        </w:rPr>
      </w:pPr>
      <w:r>
        <w:rPr>
          <w:b/>
          <w:lang w:val="nl-BE"/>
        </w:rPr>
        <w:tab/>
        <w:t>8.Pf4+</w:t>
      </w:r>
      <w:r>
        <w:rPr>
          <w:b/>
          <w:lang w:val="nl-BE"/>
        </w:rPr>
        <w:tab/>
      </w:r>
      <w:r>
        <w:rPr>
          <w:b/>
          <w:lang w:val="nl-BE"/>
        </w:rPr>
        <w:tab/>
      </w:r>
      <w:r w:rsidR="0048519E">
        <w:rPr>
          <w:b/>
          <w:lang w:val="nl-BE"/>
        </w:rPr>
        <w:t>Kh4</w:t>
      </w:r>
      <w:r w:rsidR="00DC063B">
        <w:rPr>
          <w:i/>
          <w:lang w:val="nl-BE"/>
        </w:rPr>
        <w:t xml:space="preserve"> </w:t>
      </w:r>
    </w:p>
    <w:p w14:paraId="4C6F0FF6" w14:textId="77777777" w:rsidR="0048519E" w:rsidRDefault="0048519E" w:rsidP="0087013F">
      <w:pPr>
        <w:pStyle w:val="03cOpmerking"/>
        <w:widowControl/>
        <w:rPr>
          <w:b/>
          <w:lang w:val="nl-BE"/>
        </w:rPr>
      </w:pPr>
      <w:r>
        <w:rPr>
          <w:lang w:val="nl-BE"/>
        </w:rPr>
        <w:tab/>
      </w:r>
      <w:r>
        <w:rPr>
          <w:b/>
          <w:lang w:val="nl-BE"/>
        </w:rPr>
        <w:t>9.Lf6+</w:t>
      </w:r>
    </w:p>
    <w:p w14:paraId="5BC423E9" w14:textId="77777777" w:rsidR="000F18E7" w:rsidRPr="000F18E7" w:rsidRDefault="000F18E7" w:rsidP="0087013F">
      <w:pPr>
        <w:pStyle w:val="03cOpmerking"/>
        <w:widowControl/>
        <w:rPr>
          <w:lang w:val="nl-BE"/>
        </w:rPr>
      </w:pPr>
      <w:r>
        <w:rPr>
          <w:lang w:val="nl-BE"/>
        </w:rPr>
        <w:t>En mat.</w:t>
      </w:r>
    </w:p>
    <w:p w14:paraId="0EA28FCB" w14:textId="77777777" w:rsidR="00A5384F" w:rsidRDefault="00A5384F" w:rsidP="0087013F">
      <w:pPr>
        <w:pStyle w:val="03cOpmerking"/>
        <w:widowControl/>
        <w:rPr>
          <w:lang w:val="nl-BE"/>
        </w:rPr>
      </w:pPr>
    </w:p>
    <w:p w14:paraId="0D7312AD" w14:textId="77777777" w:rsidR="00A5384F" w:rsidRPr="002C6C75" w:rsidRDefault="00DE35A2" w:rsidP="0087013F">
      <w:pPr>
        <w:pStyle w:val="03cOpmerking"/>
        <w:widowControl/>
        <w:rPr>
          <w:lang w:val="nl-BE"/>
        </w:rPr>
      </w:pPr>
      <w:r>
        <w:rPr>
          <w:lang w:val="nl-BE"/>
        </w:rPr>
        <w:t>Onfortuinlijke</w:t>
      </w:r>
      <w:r w:rsidR="002C6C75">
        <w:rPr>
          <w:lang w:val="nl-BE"/>
        </w:rPr>
        <w:t xml:space="preserve"> bordspeler die</w:t>
      </w:r>
      <w:r>
        <w:rPr>
          <w:lang w:val="nl-BE"/>
        </w:rPr>
        <w:t>,</w:t>
      </w:r>
      <w:r w:rsidR="002C6C75">
        <w:rPr>
          <w:lang w:val="nl-BE"/>
        </w:rPr>
        <w:t xml:space="preserve"> na</w:t>
      </w:r>
      <w:r>
        <w:rPr>
          <w:lang w:val="nl-BE"/>
        </w:rPr>
        <w:t>-</w:t>
      </w:r>
      <w:r w:rsidR="002C6C75">
        <w:rPr>
          <w:lang w:val="nl-BE"/>
        </w:rPr>
        <w:t xml:space="preserve">dat zwart hier 8…Kh2 speelt, de winst moet zoeken, want die is tachtig (80) zetten diep, volgens </w:t>
      </w:r>
      <w:r w:rsidR="000548FB">
        <w:rPr>
          <w:lang w:val="nl-BE"/>
        </w:rPr>
        <w:t>‘</w:t>
      </w:r>
      <w:r w:rsidR="002C6C75">
        <w:rPr>
          <w:i/>
          <w:lang w:val="nl-BE"/>
        </w:rPr>
        <w:t>Nalimov</w:t>
      </w:r>
      <w:r w:rsidR="000F18E7">
        <w:rPr>
          <w:lang w:val="nl-BE"/>
        </w:rPr>
        <w:t>.</w:t>
      </w:r>
      <w:r w:rsidR="000548FB">
        <w:rPr>
          <w:lang w:val="nl-BE"/>
        </w:rPr>
        <w:t>’</w:t>
      </w:r>
    </w:p>
    <w:p w14:paraId="12A0259B" w14:textId="77777777" w:rsidR="00A5384F" w:rsidRDefault="00A5384F" w:rsidP="0087013F">
      <w:pPr>
        <w:pStyle w:val="03cOpmerking"/>
        <w:widowControl/>
        <w:rPr>
          <w:lang w:val="nl-BE"/>
        </w:rPr>
      </w:pPr>
    </w:p>
    <w:p w14:paraId="24CF6BF9" w14:textId="77777777" w:rsidR="00A5384F" w:rsidRDefault="00A5384F" w:rsidP="0087013F">
      <w:pPr>
        <w:pStyle w:val="03cOpmerking"/>
        <w:widowControl/>
        <w:rPr>
          <w:lang w:val="nl-BE"/>
        </w:rPr>
      </w:pPr>
    </w:p>
    <w:p w14:paraId="446DFFEE" w14:textId="77777777" w:rsidR="00A5384F" w:rsidRDefault="00A5384F" w:rsidP="0087013F">
      <w:pPr>
        <w:pStyle w:val="03cOpmerking"/>
        <w:widowControl/>
        <w:rPr>
          <w:lang w:val="nl-BE"/>
        </w:rPr>
      </w:pPr>
    </w:p>
    <w:p w14:paraId="4B002A72" w14:textId="77777777" w:rsidR="00A5384F" w:rsidRDefault="00A5384F" w:rsidP="0087013F">
      <w:pPr>
        <w:pStyle w:val="03cOpmerking"/>
        <w:widowControl/>
        <w:rPr>
          <w:lang w:val="nl-BE"/>
        </w:rPr>
      </w:pPr>
    </w:p>
    <w:p w14:paraId="60694136" w14:textId="77777777" w:rsidR="00A5384F" w:rsidRDefault="00A5384F" w:rsidP="0087013F">
      <w:pPr>
        <w:pStyle w:val="03cOpmerking"/>
        <w:widowControl/>
        <w:rPr>
          <w:lang w:val="nl-BE"/>
        </w:rPr>
      </w:pPr>
    </w:p>
    <w:p w14:paraId="40F7A0BD" w14:textId="77777777" w:rsidR="00A5384F" w:rsidRDefault="00A5384F" w:rsidP="0087013F">
      <w:pPr>
        <w:pStyle w:val="03cOpmerking"/>
        <w:widowControl/>
        <w:rPr>
          <w:lang w:val="nl-BE"/>
        </w:rPr>
      </w:pPr>
    </w:p>
    <w:p w14:paraId="76DE509E" w14:textId="77777777" w:rsidR="00A5384F" w:rsidRDefault="00A5384F" w:rsidP="0087013F">
      <w:pPr>
        <w:pStyle w:val="03cOpmerking"/>
        <w:widowControl/>
        <w:rPr>
          <w:lang w:val="nl-BE"/>
        </w:rPr>
      </w:pPr>
    </w:p>
    <w:p w14:paraId="49C7B50F" w14:textId="77777777" w:rsidR="00A5384F" w:rsidRDefault="00A5384F" w:rsidP="0087013F">
      <w:pPr>
        <w:pStyle w:val="03cOpmerking"/>
        <w:widowControl/>
        <w:rPr>
          <w:lang w:val="nl-BE"/>
        </w:rPr>
      </w:pPr>
    </w:p>
    <w:p w14:paraId="0D79DD70" w14:textId="77777777" w:rsidR="00A5384F" w:rsidRDefault="00A5384F" w:rsidP="0087013F">
      <w:pPr>
        <w:pStyle w:val="03cOpmerking"/>
        <w:widowControl/>
        <w:rPr>
          <w:lang w:val="nl-BE"/>
        </w:rPr>
      </w:pPr>
    </w:p>
    <w:p w14:paraId="1730D520" w14:textId="77777777" w:rsidR="00A5384F" w:rsidRDefault="00A5384F" w:rsidP="0087013F">
      <w:pPr>
        <w:pStyle w:val="03cOpmerking"/>
        <w:widowControl/>
        <w:rPr>
          <w:lang w:val="nl-BE"/>
        </w:rPr>
      </w:pPr>
    </w:p>
    <w:p w14:paraId="476CF262" w14:textId="77777777" w:rsidR="00A5384F" w:rsidRDefault="00A5384F" w:rsidP="0087013F">
      <w:pPr>
        <w:pStyle w:val="03cOpmerking"/>
        <w:widowControl/>
        <w:rPr>
          <w:lang w:val="nl-BE"/>
        </w:rPr>
      </w:pPr>
    </w:p>
    <w:p w14:paraId="399B7790" w14:textId="77777777" w:rsidR="00A5384F" w:rsidRDefault="00A5384F" w:rsidP="0087013F">
      <w:pPr>
        <w:pStyle w:val="03cOpmerking"/>
        <w:widowControl/>
        <w:rPr>
          <w:lang w:val="nl-BE"/>
        </w:rPr>
      </w:pPr>
    </w:p>
    <w:p w14:paraId="1C46A09D" w14:textId="77777777" w:rsidR="00A5384F" w:rsidRDefault="00A5384F" w:rsidP="0087013F">
      <w:pPr>
        <w:pStyle w:val="03cOpmerking"/>
        <w:widowControl/>
        <w:rPr>
          <w:lang w:val="nl-BE"/>
        </w:rPr>
      </w:pPr>
    </w:p>
    <w:p w14:paraId="5C8C5D95" w14:textId="77777777" w:rsidR="00A5384F" w:rsidRDefault="00A5384F" w:rsidP="0087013F">
      <w:pPr>
        <w:pStyle w:val="03cOpmerking"/>
        <w:widowControl/>
        <w:rPr>
          <w:lang w:val="nl-BE"/>
        </w:rPr>
      </w:pPr>
    </w:p>
    <w:p w14:paraId="0FEEFFF6" w14:textId="77777777" w:rsidR="00A5384F" w:rsidRDefault="00A5384F" w:rsidP="0087013F">
      <w:pPr>
        <w:pStyle w:val="03cOpmerking"/>
        <w:widowControl/>
        <w:rPr>
          <w:lang w:val="nl-BE"/>
        </w:rPr>
      </w:pPr>
    </w:p>
    <w:p w14:paraId="5EDE4A3F" w14:textId="77777777" w:rsidR="00A5384F" w:rsidRDefault="00A5384F" w:rsidP="0087013F">
      <w:pPr>
        <w:pStyle w:val="03cOpmerking"/>
        <w:widowControl/>
        <w:rPr>
          <w:lang w:val="nl-BE"/>
        </w:rPr>
      </w:pPr>
    </w:p>
    <w:p w14:paraId="10D3307A" w14:textId="77777777" w:rsidR="00A5384F" w:rsidRDefault="00A5384F" w:rsidP="0087013F">
      <w:pPr>
        <w:pStyle w:val="03cOpmerking"/>
        <w:widowControl/>
        <w:rPr>
          <w:lang w:val="nl-BE"/>
        </w:rPr>
      </w:pPr>
    </w:p>
    <w:p w14:paraId="10F766C7" w14:textId="77777777" w:rsidR="00A5384F" w:rsidRDefault="00A5384F" w:rsidP="0087013F">
      <w:pPr>
        <w:pStyle w:val="03cOpmerking"/>
        <w:widowControl/>
        <w:rPr>
          <w:lang w:val="nl-BE"/>
        </w:rPr>
      </w:pPr>
    </w:p>
    <w:p w14:paraId="7E2EAB71" w14:textId="77777777" w:rsidR="00A5384F" w:rsidRDefault="00A5384F" w:rsidP="0087013F">
      <w:pPr>
        <w:pStyle w:val="03cOpmerking"/>
        <w:widowControl/>
        <w:rPr>
          <w:lang w:val="nl-BE"/>
        </w:rPr>
      </w:pPr>
    </w:p>
    <w:p w14:paraId="5F74155F" w14:textId="77777777" w:rsidR="00A5384F" w:rsidRDefault="00A5384F" w:rsidP="0087013F">
      <w:pPr>
        <w:pStyle w:val="03cOpmerking"/>
        <w:widowControl/>
        <w:rPr>
          <w:lang w:val="nl-BE"/>
        </w:rPr>
      </w:pPr>
    </w:p>
    <w:p w14:paraId="0364B927" w14:textId="77777777" w:rsidR="007A2AF4" w:rsidRDefault="007A2AF4" w:rsidP="007A2AF4">
      <w:pPr>
        <w:widowControl/>
        <w:autoSpaceDE/>
        <w:autoSpaceDN/>
        <w:adjustRightInd/>
        <w:jc w:val="both"/>
        <w:rPr>
          <w:rFonts w:cs="Arial"/>
          <w:b/>
          <w:color w:val="000000"/>
          <w:sz w:val="20"/>
          <w:szCs w:val="20"/>
          <w:lang w:val="nl-BE"/>
        </w:rPr>
      </w:pPr>
    </w:p>
    <w:p w14:paraId="4A1FC643" w14:textId="77777777" w:rsidR="006C21B3" w:rsidRPr="000447B7" w:rsidRDefault="0081766B" w:rsidP="000447B7">
      <w:pPr>
        <w:widowControl/>
        <w:autoSpaceDE/>
        <w:autoSpaceDN/>
        <w:adjustRightInd/>
        <w:jc w:val="center"/>
        <w:rPr>
          <w:b/>
          <w:sz w:val="20"/>
          <w:szCs w:val="20"/>
          <w:lang w:val="nl-BE"/>
        </w:rPr>
      </w:pPr>
      <w:r w:rsidRPr="006A4822">
        <w:rPr>
          <w:b/>
          <w:sz w:val="20"/>
          <w:szCs w:val="20"/>
          <w:lang w:val="nl-BE"/>
        </w:rPr>
        <w:lastRenderedPageBreak/>
        <w:t>- 66</w:t>
      </w:r>
      <w:r w:rsidR="005676CC" w:rsidRPr="006A4822">
        <w:rPr>
          <w:b/>
          <w:sz w:val="20"/>
          <w:szCs w:val="20"/>
          <w:lang w:val="nl-BE"/>
        </w:rPr>
        <w:t xml:space="preserve"> -</w:t>
      </w:r>
    </w:p>
    <w:p w14:paraId="4005E1EA" w14:textId="77777777" w:rsidR="006C21B3" w:rsidRPr="006C21B3" w:rsidRDefault="006C21B3" w:rsidP="006C21B3">
      <w:pPr>
        <w:pStyle w:val="03cOpmerking"/>
        <w:widowControl/>
        <w:jc w:val="center"/>
        <w:rPr>
          <w:b/>
          <w:lang w:val="nl-BE"/>
        </w:rPr>
      </w:pPr>
    </w:p>
    <w:p w14:paraId="3CB8A53A" w14:textId="77777777" w:rsidR="006C21B3" w:rsidRPr="007374A3" w:rsidRDefault="006C21B3" w:rsidP="00A640F1">
      <w:pPr>
        <w:pStyle w:val="03cOpmerking"/>
        <w:widowControl/>
        <w:jc w:val="center"/>
        <w:rPr>
          <w:lang w:val="nl-BE"/>
        </w:rPr>
      </w:pPr>
      <w:r>
        <w:rPr>
          <w:i/>
          <w:lang w:val="nl-BE"/>
        </w:rPr>
        <w:t xml:space="preserve">Origineel, </w:t>
      </w:r>
      <w:r w:rsidR="00AB539E">
        <w:rPr>
          <w:lang w:val="nl-BE"/>
        </w:rPr>
        <w:t>2013</w:t>
      </w:r>
    </w:p>
    <w:p w14:paraId="12A76609" w14:textId="77777777" w:rsidR="006C21B3" w:rsidRDefault="006C21B3" w:rsidP="000B18C6">
      <w:pPr>
        <w:pStyle w:val="03cOpmerking"/>
        <w:widowControl/>
        <w:rPr>
          <w:lang w:val="nl-BE"/>
        </w:rPr>
      </w:pPr>
    </w:p>
    <w:p w14:paraId="3B021115" w14:textId="77777777" w:rsidR="006C21B3" w:rsidRDefault="007374A3" w:rsidP="000B18C6">
      <w:pPr>
        <w:pStyle w:val="03cOpmerking"/>
        <w:widowControl/>
        <w:rPr>
          <w:lang w:val="nl-BE"/>
        </w:rPr>
      </w:pPr>
      <w:r>
        <w:object w:dxaOrig="4700" w:dyaOrig="4704" w14:anchorId="709EB832">
          <v:shape id="_x0000_i1086" type="#_x0000_t75" style="width:154.5pt;height:153.4pt" o:ole="">
            <v:imagedata r:id="rId141" o:title=""/>
          </v:shape>
          <o:OLEObject Type="Embed" ProgID="CorelDRAW.Graphic.12" ShapeID="_x0000_i1086" DrawAspect="Content" ObjectID="_1587467498" r:id="rId142"/>
        </w:object>
      </w:r>
    </w:p>
    <w:p w14:paraId="595613BE" w14:textId="77777777" w:rsidR="00F10DD6" w:rsidRDefault="00F10DD6" w:rsidP="000B18C6">
      <w:pPr>
        <w:pStyle w:val="03cOpmerking"/>
        <w:widowControl/>
        <w:rPr>
          <w:b/>
          <w:sz w:val="24"/>
          <w:szCs w:val="24"/>
          <w:lang w:val="nl-BE"/>
        </w:rPr>
      </w:pPr>
    </w:p>
    <w:p w14:paraId="564033F1" w14:textId="77777777" w:rsidR="006C21B3" w:rsidRPr="006C21B3" w:rsidRDefault="006C21B3" w:rsidP="000B18C6">
      <w:pPr>
        <w:pStyle w:val="03cOpmerking"/>
        <w:widowControl/>
        <w:rPr>
          <w:sz w:val="24"/>
          <w:szCs w:val="24"/>
          <w:lang w:val="nl-BE"/>
        </w:rPr>
      </w:pPr>
      <w:r>
        <w:rPr>
          <w:b/>
          <w:sz w:val="24"/>
          <w:szCs w:val="24"/>
          <w:lang w:val="nl-BE"/>
        </w:rPr>
        <w:t xml:space="preserve">+                        </w:t>
      </w:r>
      <w:r w:rsidR="00CB71F0">
        <w:rPr>
          <w:lang w:val="nl-BE"/>
        </w:rPr>
        <w:t>013</w:t>
      </w:r>
      <w:r>
        <w:rPr>
          <w:lang w:val="nl-BE"/>
        </w:rPr>
        <w:t>0.10 b1h6</w:t>
      </w:r>
      <w:r>
        <w:rPr>
          <w:b/>
          <w:sz w:val="24"/>
          <w:szCs w:val="24"/>
          <w:lang w:val="nl-BE"/>
        </w:rPr>
        <w:t xml:space="preserve">     </w:t>
      </w:r>
    </w:p>
    <w:p w14:paraId="78158F2C" w14:textId="77777777" w:rsidR="001B1F89" w:rsidRDefault="001B1F89" w:rsidP="000B18C6">
      <w:pPr>
        <w:pStyle w:val="03cOpmerking"/>
        <w:widowControl/>
        <w:rPr>
          <w:lang w:val="nl-BE"/>
        </w:rPr>
      </w:pPr>
    </w:p>
    <w:p w14:paraId="6E227707" w14:textId="77777777" w:rsidR="00C32433" w:rsidRDefault="00C32433" w:rsidP="000B18C6">
      <w:pPr>
        <w:pStyle w:val="03cOpmerking"/>
        <w:widowControl/>
        <w:rPr>
          <w:b/>
          <w:lang w:val="nl-BE"/>
        </w:rPr>
      </w:pPr>
      <w:r>
        <w:rPr>
          <w:lang w:val="nl-BE"/>
        </w:rPr>
        <w:tab/>
      </w:r>
      <w:r>
        <w:rPr>
          <w:b/>
          <w:lang w:val="nl-BE"/>
        </w:rPr>
        <w:t>1.Kc2</w:t>
      </w:r>
      <w:r>
        <w:rPr>
          <w:b/>
          <w:lang w:val="nl-BE"/>
        </w:rPr>
        <w:tab/>
      </w:r>
      <w:r>
        <w:rPr>
          <w:b/>
          <w:lang w:val="nl-BE"/>
        </w:rPr>
        <w:tab/>
        <w:t>Kh5</w:t>
      </w:r>
    </w:p>
    <w:p w14:paraId="3B3D450C" w14:textId="77777777" w:rsidR="00C32433" w:rsidRDefault="00C32433" w:rsidP="000B18C6">
      <w:pPr>
        <w:pStyle w:val="03cOpmerking"/>
        <w:widowControl/>
        <w:rPr>
          <w:b/>
          <w:lang w:val="nl-BE"/>
        </w:rPr>
      </w:pPr>
      <w:r>
        <w:rPr>
          <w:b/>
          <w:lang w:val="nl-BE"/>
        </w:rPr>
        <w:tab/>
        <w:t>2.Tf4</w:t>
      </w:r>
      <w:r>
        <w:rPr>
          <w:b/>
          <w:lang w:val="nl-BE"/>
        </w:rPr>
        <w:tab/>
      </w:r>
      <w:r>
        <w:rPr>
          <w:b/>
          <w:lang w:val="nl-BE"/>
        </w:rPr>
        <w:tab/>
      </w:r>
    </w:p>
    <w:p w14:paraId="388EC0CA" w14:textId="77777777" w:rsidR="00C32433" w:rsidRDefault="00C32433" w:rsidP="000B18C6">
      <w:pPr>
        <w:pStyle w:val="03cOpmerking"/>
        <w:widowControl/>
        <w:rPr>
          <w:lang w:val="nl-BE"/>
        </w:rPr>
      </w:pPr>
      <w:r>
        <w:rPr>
          <w:lang w:val="nl-BE"/>
        </w:rPr>
        <w:t>Belet 2…Lf6</w:t>
      </w:r>
      <w:r>
        <w:rPr>
          <w:lang w:val="nl-BE"/>
        </w:rPr>
        <w:tab/>
      </w:r>
    </w:p>
    <w:p w14:paraId="5786E0A5" w14:textId="77777777" w:rsidR="00C32433" w:rsidRDefault="00C32433" w:rsidP="000B18C6">
      <w:pPr>
        <w:pStyle w:val="03cOpmerking"/>
        <w:widowControl/>
        <w:rPr>
          <w:b/>
          <w:lang w:val="nl-BE"/>
        </w:rPr>
      </w:pPr>
      <w:r>
        <w:rPr>
          <w:lang w:val="nl-BE"/>
        </w:rPr>
        <w:tab/>
      </w:r>
      <w:r>
        <w:rPr>
          <w:b/>
          <w:lang w:val="nl-BE"/>
        </w:rPr>
        <w:t>2…</w:t>
      </w:r>
      <w:r>
        <w:rPr>
          <w:b/>
          <w:lang w:val="nl-BE"/>
        </w:rPr>
        <w:tab/>
      </w:r>
      <w:r>
        <w:rPr>
          <w:b/>
          <w:lang w:val="nl-BE"/>
        </w:rPr>
        <w:tab/>
        <w:t>Lh6</w:t>
      </w:r>
    </w:p>
    <w:p w14:paraId="6C64FCEB" w14:textId="77777777" w:rsidR="00C32433" w:rsidRDefault="00C32433" w:rsidP="000B18C6">
      <w:pPr>
        <w:pStyle w:val="03cOpmerking"/>
        <w:widowControl/>
        <w:rPr>
          <w:b/>
          <w:lang w:val="nl-BE"/>
        </w:rPr>
      </w:pPr>
      <w:r>
        <w:rPr>
          <w:b/>
          <w:lang w:val="nl-BE"/>
        </w:rPr>
        <w:tab/>
        <w:t>3.Tf6</w:t>
      </w:r>
      <w:r>
        <w:rPr>
          <w:b/>
          <w:lang w:val="nl-BE"/>
        </w:rPr>
        <w:tab/>
      </w:r>
      <w:r>
        <w:rPr>
          <w:b/>
          <w:lang w:val="nl-BE"/>
        </w:rPr>
        <w:tab/>
        <w:t>Le3</w:t>
      </w:r>
    </w:p>
    <w:p w14:paraId="7947C18C" w14:textId="77777777" w:rsidR="00C32433" w:rsidRDefault="00C32433" w:rsidP="000B18C6">
      <w:pPr>
        <w:pStyle w:val="03cOpmerking"/>
        <w:widowControl/>
        <w:rPr>
          <w:b/>
          <w:lang w:val="nl-BE"/>
        </w:rPr>
      </w:pPr>
      <w:r>
        <w:rPr>
          <w:b/>
          <w:lang w:val="nl-BE"/>
        </w:rPr>
        <w:tab/>
        <w:t>4.Kd3</w:t>
      </w:r>
      <w:r>
        <w:rPr>
          <w:b/>
          <w:lang w:val="nl-BE"/>
        </w:rPr>
        <w:tab/>
      </w:r>
      <w:r>
        <w:rPr>
          <w:b/>
          <w:lang w:val="nl-BE"/>
        </w:rPr>
        <w:tab/>
      </w:r>
    </w:p>
    <w:p w14:paraId="50D91391" w14:textId="77777777" w:rsidR="00C32433" w:rsidRDefault="00C32433" w:rsidP="000B18C6">
      <w:pPr>
        <w:pStyle w:val="03cOpmerking"/>
        <w:widowControl/>
        <w:rPr>
          <w:lang w:val="nl-BE"/>
        </w:rPr>
      </w:pPr>
      <w:r>
        <w:rPr>
          <w:lang w:val="nl-BE"/>
        </w:rPr>
        <w:t xml:space="preserve">De witte koning komt </w:t>
      </w:r>
      <w:r w:rsidR="00AC0FA8">
        <w:rPr>
          <w:lang w:val="nl-BE"/>
        </w:rPr>
        <w:t xml:space="preserve">weer </w:t>
      </w:r>
      <w:r>
        <w:rPr>
          <w:lang w:val="nl-BE"/>
        </w:rPr>
        <w:t>een stapje dichterbij.</w:t>
      </w:r>
    </w:p>
    <w:p w14:paraId="32D07752" w14:textId="77777777" w:rsidR="00C32433" w:rsidRPr="00653D12" w:rsidRDefault="00C32433" w:rsidP="000B18C6">
      <w:pPr>
        <w:pStyle w:val="03cOpmerking"/>
        <w:widowControl/>
        <w:rPr>
          <w:b/>
          <w:lang w:val="en-GB"/>
        </w:rPr>
      </w:pPr>
      <w:r>
        <w:rPr>
          <w:lang w:val="nl-BE"/>
        </w:rPr>
        <w:tab/>
      </w:r>
      <w:r w:rsidRPr="00653D12">
        <w:rPr>
          <w:b/>
          <w:lang w:val="en-GB"/>
        </w:rPr>
        <w:t>4…</w:t>
      </w:r>
      <w:r w:rsidRPr="00653D12">
        <w:rPr>
          <w:b/>
          <w:lang w:val="en-GB"/>
        </w:rPr>
        <w:tab/>
      </w:r>
      <w:r w:rsidRPr="00653D12">
        <w:rPr>
          <w:b/>
          <w:lang w:val="en-GB"/>
        </w:rPr>
        <w:tab/>
        <w:t>Lc1</w:t>
      </w:r>
    </w:p>
    <w:p w14:paraId="027E4FDF" w14:textId="77777777" w:rsidR="00C32433" w:rsidRPr="00653D12" w:rsidRDefault="00C32433" w:rsidP="000B18C6">
      <w:pPr>
        <w:pStyle w:val="03cOpmerking"/>
        <w:widowControl/>
        <w:rPr>
          <w:b/>
          <w:lang w:val="en-GB"/>
        </w:rPr>
      </w:pPr>
      <w:r w:rsidRPr="00653D12">
        <w:rPr>
          <w:b/>
          <w:lang w:val="en-GB"/>
        </w:rPr>
        <w:tab/>
        <w:t>5.Tf1</w:t>
      </w:r>
      <w:r w:rsidRPr="00653D12">
        <w:rPr>
          <w:b/>
          <w:lang w:val="en-GB"/>
        </w:rPr>
        <w:tab/>
      </w:r>
      <w:r w:rsidRPr="00653D12">
        <w:rPr>
          <w:b/>
          <w:lang w:val="en-GB"/>
        </w:rPr>
        <w:tab/>
        <w:t>Lb2</w:t>
      </w:r>
    </w:p>
    <w:p w14:paraId="42CAD1A3" w14:textId="77777777" w:rsidR="00C32433" w:rsidRPr="00653D12" w:rsidRDefault="00C32433" w:rsidP="000B18C6">
      <w:pPr>
        <w:pStyle w:val="03cOpmerking"/>
        <w:widowControl/>
        <w:rPr>
          <w:b/>
          <w:lang w:val="en-GB"/>
        </w:rPr>
      </w:pPr>
      <w:r w:rsidRPr="00653D12">
        <w:rPr>
          <w:b/>
          <w:lang w:val="en-GB"/>
        </w:rPr>
        <w:tab/>
      </w:r>
      <w:r w:rsidR="00A23085" w:rsidRPr="00653D12">
        <w:rPr>
          <w:b/>
          <w:lang w:val="en-GB"/>
        </w:rPr>
        <w:t>6.Th1</w:t>
      </w:r>
      <w:r w:rsidRPr="00653D12">
        <w:rPr>
          <w:b/>
          <w:lang w:val="en-GB"/>
        </w:rPr>
        <w:tab/>
      </w:r>
      <w:r w:rsidRPr="00653D12">
        <w:rPr>
          <w:b/>
          <w:lang w:val="en-GB"/>
        </w:rPr>
        <w:tab/>
      </w:r>
      <w:r w:rsidR="00A23085" w:rsidRPr="00653D12">
        <w:rPr>
          <w:b/>
          <w:lang w:val="en-GB"/>
        </w:rPr>
        <w:t>Lf6</w:t>
      </w:r>
    </w:p>
    <w:p w14:paraId="79D939D3" w14:textId="77777777" w:rsidR="00C32433" w:rsidRPr="00653D12" w:rsidRDefault="00C32433" w:rsidP="000B18C6">
      <w:pPr>
        <w:pStyle w:val="03cOpmerking"/>
        <w:widowControl/>
        <w:rPr>
          <w:b/>
          <w:lang w:val="en-GB"/>
        </w:rPr>
      </w:pPr>
      <w:r w:rsidRPr="00653D12">
        <w:rPr>
          <w:b/>
          <w:lang w:val="en-GB"/>
        </w:rPr>
        <w:tab/>
      </w:r>
      <w:r w:rsidR="00A23085" w:rsidRPr="00653D12">
        <w:rPr>
          <w:b/>
          <w:lang w:val="en-GB"/>
        </w:rPr>
        <w:t>7.Ke4</w:t>
      </w:r>
    </w:p>
    <w:p w14:paraId="1D8C3BCE" w14:textId="77777777" w:rsidR="00C32433" w:rsidRDefault="00A23085" w:rsidP="000B18C6">
      <w:pPr>
        <w:pStyle w:val="03cOpmerking"/>
        <w:widowControl/>
        <w:rPr>
          <w:lang w:val="nl-BE"/>
        </w:rPr>
      </w:pPr>
      <w:r>
        <w:rPr>
          <w:lang w:val="nl-BE"/>
        </w:rPr>
        <w:t>En weer ee</w:t>
      </w:r>
      <w:r w:rsidR="00AC0FA8">
        <w:rPr>
          <w:lang w:val="nl-BE"/>
        </w:rPr>
        <w:t>n stapje;</w:t>
      </w:r>
    </w:p>
    <w:p w14:paraId="27DF13E5" w14:textId="77777777" w:rsidR="00C32433" w:rsidRDefault="00C32433" w:rsidP="000B18C6">
      <w:pPr>
        <w:pStyle w:val="03cOpmerking"/>
        <w:widowControl/>
        <w:rPr>
          <w:b/>
          <w:lang w:val="nl-BE"/>
        </w:rPr>
      </w:pPr>
      <w:r>
        <w:rPr>
          <w:lang w:val="nl-BE"/>
        </w:rPr>
        <w:tab/>
      </w:r>
      <w:r>
        <w:rPr>
          <w:b/>
          <w:lang w:val="nl-BE"/>
        </w:rPr>
        <w:t>7…</w:t>
      </w:r>
      <w:r>
        <w:rPr>
          <w:b/>
          <w:lang w:val="nl-BE"/>
        </w:rPr>
        <w:tab/>
      </w:r>
      <w:r>
        <w:rPr>
          <w:b/>
          <w:lang w:val="nl-BE"/>
        </w:rPr>
        <w:tab/>
        <w:t>Le7</w:t>
      </w:r>
    </w:p>
    <w:p w14:paraId="340B0BAA" w14:textId="77777777" w:rsidR="00F2154C" w:rsidRPr="00F2154C" w:rsidRDefault="00F2154C" w:rsidP="000B18C6">
      <w:pPr>
        <w:pStyle w:val="03cOpmerking"/>
        <w:widowControl/>
        <w:rPr>
          <w:lang w:val="nl-BE"/>
        </w:rPr>
      </w:pPr>
      <w:r>
        <w:rPr>
          <w:lang w:val="nl-BE"/>
        </w:rPr>
        <w:t>Na 7…Lxh4 wint 8.Kf5</w:t>
      </w:r>
    </w:p>
    <w:p w14:paraId="26CB3993" w14:textId="77777777" w:rsidR="00A23085" w:rsidRDefault="00A23085" w:rsidP="000B18C6">
      <w:pPr>
        <w:pStyle w:val="03cOpmerking"/>
        <w:widowControl/>
        <w:rPr>
          <w:b/>
          <w:lang w:val="nl-BE"/>
        </w:rPr>
      </w:pPr>
      <w:r>
        <w:rPr>
          <w:b/>
          <w:lang w:val="nl-BE"/>
        </w:rPr>
        <w:tab/>
        <w:t>8.Kf5</w:t>
      </w:r>
    </w:p>
    <w:p w14:paraId="5D6C7472" w14:textId="77777777" w:rsidR="00A23085" w:rsidRDefault="00AC0FA8" w:rsidP="000B18C6">
      <w:pPr>
        <w:pStyle w:val="03cOpmerking"/>
        <w:widowControl/>
        <w:rPr>
          <w:lang w:val="nl-BE"/>
        </w:rPr>
      </w:pPr>
      <w:r>
        <w:rPr>
          <w:lang w:val="nl-BE"/>
        </w:rPr>
        <w:t>En nog een, zodat zwart ontmoe-</w:t>
      </w:r>
      <w:r w:rsidR="00A23085">
        <w:rPr>
          <w:lang w:val="nl-BE"/>
        </w:rPr>
        <w:t>digd de pion sl</w:t>
      </w:r>
      <w:r w:rsidR="00536334">
        <w:rPr>
          <w:lang w:val="nl-BE"/>
        </w:rPr>
        <w:t>aat.</w:t>
      </w:r>
    </w:p>
    <w:p w14:paraId="24BC3486" w14:textId="77777777" w:rsidR="00A23085" w:rsidRDefault="00A23085" w:rsidP="000B18C6">
      <w:pPr>
        <w:pStyle w:val="03cOpmerking"/>
        <w:widowControl/>
        <w:rPr>
          <w:b/>
          <w:lang w:val="nl-BE"/>
        </w:rPr>
      </w:pPr>
      <w:r>
        <w:rPr>
          <w:lang w:val="nl-BE"/>
        </w:rPr>
        <w:tab/>
      </w:r>
      <w:r>
        <w:rPr>
          <w:b/>
          <w:lang w:val="nl-BE"/>
        </w:rPr>
        <w:t>8…</w:t>
      </w:r>
      <w:r>
        <w:rPr>
          <w:b/>
          <w:lang w:val="nl-BE"/>
        </w:rPr>
        <w:tab/>
      </w:r>
      <w:r>
        <w:rPr>
          <w:b/>
          <w:lang w:val="nl-BE"/>
        </w:rPr>
        <w:tab/>
        <w:t>Lxh4</w:t>
      </w:r>
    </w:p>
    <w:p w14:paraId="6337BCDD" w14:textId="77777777" w:rsidR="000A2E70" w:rsidRPr="000A2E70" w:rsidRDefault="000A2E70" w:rsidP="000B18C6">
      <w:pPr>
        <w:pStyle w:val="03cOpmerking"/>
        <w:widowControl/>
        <w:rPr>
          <w:lang w:val="nl-BE"/>
        </w:rPr>
      </w:pPr>
      <w:r w:rsidRPr="000A2E70">
        <w:rPr>
          <w:lang w:val="nl-BE"/>
        </w:rPr>
        <w:t>Maar wit wint.</w:t>
      </w:r>
    </w:p>
    <w:p w14:paraId="6C554F5C" w14:textId="77777777" w:rsidR="00001A13" w:rsidRDefault="00001A13" w:rsidP="000B18C6">
      <w:pPr>
        <w:pStyle w:val="03cOpmerking"/>
        <w:widowControl/>
        <w:rPr>
          <w:lang w:val="nl-BE"/>
        </w:rPr>
      </w:pPr>
    </w:p>
    <w:p w14:paraId="1FD27DE6" w14:textId="77777777" w:rsidR="00001A13" w:rsidRDefault="00001A13" w:rsidP="000B18C6">
      <w:pPr>
        <w:pStyle w:val="03cOpmerking"/>
        <w:widowControl/>
        <w:rPr>
          <w:lang w:val="nl-BE"/>
        </w:rPr>
      </w:pPr>
    </w:p>
    <w:p w14:paraId="6934B599" w14:textId="77777777" w:rsidR="00001A13" w:rsidRDefault="00001A13" w:rsidP="000B18C6">
      <w:pPr>
        <w:pStyle w:val="03cOpmerking"/>
        <w:widowControl/>
        <w:rPr>
          <w:lang w:val="nl-BE"/>
        </w:rPr>
      </w:pPr>
    </w:p>
    <w:p w14:paraId="26278EA4" w14:textId="77777777" w:rsidR="00001A13" w:rsidRDefault="00001A13" w:rsidP="000B18C6">
      <w:pPr>
        <w:pStyle w:val="03cOpmerking"/>
        <w:widowControl/>
        <w:rPr>
          <w:lang w:val="nl-BE"/>
        </w:rPr>
      </w:pPr>
    </w:p>
    <w:p w14:paraId="5697FE2C" w14:textId="77777777" w:rsidR="00001A13" w:rsidRDefault="00001A13" w:rsidP="000B18C6">
      <w:pPr>
        <w:pStyle w:val="03cOpmerking"/>
        <w:widowControl/>
        <w:rPr>
          <w:lang w:val="nl-BE"/>
        </w:rPr>
      </w:pPr>
    </w:p>
    <w:p w14:paraId="1FFEBA99" w14:textId="77777777" w:rsidR="001E5CB0" w:rsidRPr="00653D12" w:rsidRDefault="001E5CB0" w:rsidP="000B18C6">
      <w:pPr>
        <w:pStyle w:val="03cOpmerking"/>
        <w:widowControl/>
        <w:rPr>
          <w:lang w:val="nl-BE"/>
        </w:rPr>
      </w:pPr>
    </w:p>
    <w:p w14:paraId="0A49468B" w14:textId="77777777" w:rsidR="001E5CB0" w:rsidRPr="00653D12" w:rsidRDefault="001E5CB0" w:rsidP="000B18C6">
      <w:pPr>
        <w:pStyle w:val="03cOpmerking"/>
        <w:widowControl/>
        <w:rPr>
          <w:lang w:val="nl-BE"/>
        </w:rPr>
      </w:pPr>
    </w:p>
    <w:p w14:paraId="3823F67F" w14:textId="77777777" w:rsidR="001E5CB0" w:rsidRPr="00653D12" w:rsidRDefault="001E5CB0" w:rsidP="000B18C6">
      <w:pPr>
        <w:pStyle w:val="03cOpmerking"/>
        <w:widowControl/>
        <w:rPr>
          <w:lang w:val="nl-BE"/>
        </w:rPr>
      </w:pPr>
    </w:p>
    <w:p w14:paraId="56B44239" w14:textId="77777777" w:rsidR="001E5CB0" w:rsidRPr="00653D12" w:rsidRDefault="001E5CB0" w:rsidP="000B18C6">
      <w:pPr>
        <w:pStyle w:val="03cOpmerking"/>
        <w:widowControl/>
        <w:rPr>
          <w:lang w:val="nl-BE"/>
        </w:rPr>
      </w:pPr>
    </w:p>
    <w:p w14:paraId="5C5D679C" w14:textId="77777777" w:rsidR="001E5CB0" w:rsidRPr="00653D12" w:rsidRDefault="001E5CB0" w:rsidP="000B18C6">
      <w:pPr>
        <w:pStyle w:val="03cOpmerking"/>
        <w:widowControl/>
        <w:rPr>
          <w:lang w:val="nl-BE"/>
        </w:rPr>
      </w:pPr>
    </w:p>
    <w:p w14:paraId="065CC2E3" w14:textId="77777777" w:rsidR="001E5CB0" w:rsidRPr="00653D12" w:rsidRDefault="001E5CB0" w:rsidP="000B18C6">
      <w:pPr>
        <w:pStyle w:val="03cOpmerking"/>
        <w:widowControl/>
        <w:rPr>
          <w:lang w:val="nl-BE"/>
        </w:rPr>
      </w:pPr>
    </w:p>
    <w:p w14:paraId="2FAD3191" w14:textId="77777777" w:rsidR="001E5CB0" w:rsidRPr="00653D12" w:rsidRDefault="001E5CB0" w:rsidP="000B18C6">
      <w:pPr>
        <w:pStyle w:val="03cOpmerking"/>
        <w:widowControl/>
        <w:rPr>
          <w:lang w:val="nl-BE"/>
        </w:rPr>
      </w:pPr>
    </w:p>
    <w:p w14:paraId="22535CDF" w14:textId="77777777" w:rsidR="001E5CB0" w:rsidRPr="00653D12" w:rsidRDefault="001E5CB0" w:rsidP="000B18C6">
      <w:pPr>
        <w:pStyle w:val="03cOpmerking"/>
        <w:widowControl/>
        <w:rPr>
          <w:lang w:val="nl-BE"/>
        </w:rPr>
      </w:pPr>
    </w:p>
    <w:p w14:paraId="731E9EA4" w14:textId="77777777" w:rsidR="001E5CB0" w:rsidRPr="00653D12" w:rsidRDefault="001E5CB0" w:rsidP="000B18C6">
      <w:pPr>
        <w:pStyle w:val="03cOpmerking"/>
        <w:widowControl/>
        <w:rPr>
          <w:lang w:val="nl-BE"/>
        </w:rPr>
      </w:pPr>
    </w:p>
    <w:p w14:paraId="78B8EC4A" w14:textId="77777777" w:rsidR="001E5CB0" w:rsidRPr="00653D12" w:rsidRDefault="001E5CB0" w:rsidP="000B18C6">
      <w:pPr>
        <w:pStyle w:val="03cOpmerking"/>
        <w:widowControl/>
        <w:rPr>
          <w:lang w:val="nl-BE"/>
        </w:rPr>
      </w:pPr>
    </w:p>
    <w:p w14:paraId="694DD6AE" w14:textId="77777777" w:rsidR="001E5CB0" w:rsidRPr="00653D12" w:rsidRDefault="001E5CB0" w:rsidP="000B18C6">
      <w:pPr>
        <w:pStyle w:val="03cOpmerking"/>
        <w:widowControl/>
        <w:rPr>
          <w:lang w:val="nl-BE"/>
        </w:rPr>
      </w:pPr>
    </w:p>
    <w:p w14:paraId="6A31BE87" w14:textId="77777777" w:rsidR="001E5CB0" w:rsidRPr="00653D12" w:rsidRDefault="001E5CB0" w:rsidP="000B18C6">
      <w:pPr>
        <w:pStyle w:val="03cOpmerking"/>
        <w:widowControl/>
        <w:rPr>
          <w:lang w:val="nl-BE"/>
        </w:rPr>
      </w:pPr>
    </w:p>
    <w:p w14:paraId="116741C6" w14:textId="77777777" w:rsidR="001E5CB0" w:rsidRPr="00653D12" w:rsidRDefault="001E5CB0" w:rsidP="000B18C6">
      <w:pPr>
        <w:pStyle w:val="03cOpmerking"/>
        <w:widowControl/>
        <w:rPr>
          <w:lang w:val="nl-BE"/>
        </w:rPr>
      </w:pPr>
    </w:p>
    <w:p w14:paraId="4152FEA7" w14:textId="77777777" w:rsidR="001E5CB0" w:rsidRPr="00653D12" w:rsidRDefault="001E5CB0" w:rsidP="000B18C6">
      <w:pPr>
        <w:pStyle w:val="03cOpmerking"/>
        <w:widowControl/>
        <w:rPr>
          <w:lang w:val="nl-BE"/>
        </w:rPr>
      </w:pPr>
    </w:p>
    <w:p w14:paraId="28002F93" w14:textId="77777777" w:rsidR="001E5CB0" w:rsidRPr="00653D12" w:rsidRDefault="001E5CB0" w:rsidP="000B18C6">
      <w:pPr>
        <w:pStyle w:val="03cOpmerking"/>
        <w:widowControl/>
        <w:rPr>
          <w:lang w:val="nl-BE"/>
        </w:rPr>
      </w:pPr>
    </w:p>
    <w:p w14:paraId="2A2DEB40" w14:textId="77777777" w:rsidR="001E5CB0" w:rsidRPr="00653D12" w:rsidRDefault="001E5CB0" w:rsidP="000B18C6">
      <w:pPr>
        <w:pStyle w:val="03cOpmerking"/>
        <w:widowControl/>
        <w:rPr>
          <w:lang w:val="nl-BE"/>
        </w:rPr>
      </w:pPr>
    </w:p>
    <w:p w14:paraId="3EA6CFB7" w14:textId="77777777" w:rsidR="001E5CB0" w:rsidRPr="00653D12" w:rsidRDefault="001E5CB0" w:rsidP="000B18C6">
      <w:pPr>
        <w:pStyle w:val="03cOpmerking"/>
        <w:widowControl/>
        <w:rPr>
          <w:lang w:val="nl-BE"/>
        </w:rPr>
      </w:pPr>
    </w:p>
    <w:p w14:paraId="207B74AD" w14:textId="77777777" w:rsidR="001E5CB0" w:rsidRPr="00653D12" w:rsidRDefault="001E5CB0" w:rsidP="000B18C6">
      <w:pPr>
        <w:pStyle w:val="03cOpmerking"/>
        <w:widowControl/>
        <w:rPr>
          <w:lang w:val="nl-BE"/>
        </w:rPr>
      </w:pPr>
    </w:p>
    <w:p w14:paraId="3B37D87B" w14:textId="77777777" w:rsidR="001E5CB0" w:rsidRPr="00653D12" w:rsidRDefault="001E5CB0" w:rsidP="000B18C6">
      <w:pPr>
        <w:pStyle w:val="03cOpmerking"/>
        <w:widowControl/>
        <w:rPr>
          <w:lang w:val="nl-BE"/>
        </w:rPr>
      </w:pPr>
    </w:p>
    <w:p w14:paraId="6878B309" w14:textId="77777777" w:rsidR="001E5CB0" w:rsidRPr="00653D12" w:rsidRDefault="001E5CB0" w:rsidP="000B18C6">
      <w:pPr>
        <w:pStyle w:val="03cOpmerking"/>
        <w:widowControl/>
        <w:rPr>
          <w:lang w:val="nl-BE"/>
        </w:rPr>
      </w:pPr>
    </w:p>
    <w:p w14:paraId="79793DA1" w14:textId="77777777" w:rsidR="001E5CB0" w:rsidRPr="00653D12" w:rsidRDefault="001E5CB0" w:rsidP="000B18C6">
      <w:pPr>
        <w:pStyle w:val="03cOpmerking"/>
        <w:widowControl/>
        <w:rPr>
          <w:lang w:val="nl-BE"/>
        </w:rPr>
      </w:pPr>
    </w:p>
    <w:p w14:paraId="3B3E2FC4" w14:textId="77777777" w:rsidR="001E5CB0" w:rsidRPr="00653D12" w:rsidRDefault="001E5CB0" w:rsidP="000B18C6">
      <w:pPr>
        <w:pStyle w:val="03cOpmerking"/>
        <w:widowControl/>
        <w:rPr>
          <w:lang w:val="nl-BE"/>
        </w:rPr>
      </w:pPr>
    </w:p>
    <w:p w14:paraId="5BBB49CB" w14:textId="77777777" w:rsidR="001E5CB0" w:rsidRPr="00653D12" w:rsidRDefault="001E5CB0" w:rsidP="000B18C6">
      <w:pPr>
        <w:pStyle w:val="03cOpmerking"/>
        <w:widowControl/>
        <w:rPr>
          <w:lang w:val="nl-BE"/>
        </w:rPr>
      </w:pPr>
    </w:p>
    <w:p w14:paraId="3B0AD78C" w14:textId="77777777" w:rsidR="001E5CB0" w:rsidRPr="00653D12" w:rsidRDefault="001E5CB0" w:rsidP="000B18C6">
      <w:pPr>
        <w:pStyle w:val="03cOpmerking"/>
        <w:widowControl/>
        <w:rPr>
          <w:lang w:val="nl-BE"/>
        </w:rPr>
      </w:pPr>
    </w:p>
    <w:p w14:paraId="29FBF7CB" w14:textId="77777777" w:rsidR="001E5CB0" w:rsidRPr="00653D12" w:rsidRDefault="001E5CB0" w:rsidP="000B18C6">
      <w:pPr>
        <w:pStyle w:val="03cOpmerking"/>
        <w:widowControl/>
        <w:rPr>
          <w:lang w:val="nl-BE"/>
        </w:rPr>
      </w:pPr>
    </w:p>
    <w:p w14:paraId="425DE9BB" w14:textId="77777777" w:rsidR="001E5CB0" w:rsidRPr="00653D12" w:rsidRDefault="001E5CB0" w:rsidP="000B18C6">
      <w:pPr>
        <w:pStyle w:val="03cOpmerking"/>
        <w:widowControl/>
        <w:rPr>
          <w:lang w:val="nl-BE"/>
        </w:rPr>
      </w:pPr>
    </w:p>
    <w:p w14:paraId="27DC939C" w14:textId="77777777" w:rsidR="001E5CB0" w:rsidRPr="00653D12" w:rsidRDefault="001E5CB0" w:rsidP="000B18C6">
      <w:pPr>
        <w:pStyle w:val="03cOpmerking"/>
        <w:widowControl/>
        <w:rPr>
          <w:lang w:val="nl-BE"/>
        </w:rPr>
      </w:pPr>
    </w:p>
    <w:p w14:paraId="541797FE" w14:textId="77777777" w:rsidR="001E5CB0" w:rsidRPr="00653D12" w:rsidRDefault="001E5CB0" w:rsidP="000B18C6">
      <w:pPr>
        <w:pStyle w:val="03cOpmerking"/>
        <w:widowControl/>
        <w:rPr>
          <w:lang w:val="nl-BE"/>
        </w:rPr>
      </w:pPr>
    </w:p>
    <w:p w14:paraId="282EE0B0" w14:textId="77777777" w:rsidR="001E5CB0" w:rsidRPr="00653D12" w:rsidRDefault="001E5CB0" w:rsidP="000B18C6">
      <w:pPr>
        <w:pStyle w:val="03cOpmerking"/>
        <w:widowControl/>
        <w:rPr>
          <w:lang w:val="nl-BE"/>
        </w:rPr>
      </w:pPr>
    </w:p>
    <w:p w14:paraId="296E8B9E" w14:textId="77777777" w:rsidR="004D75EE" w:rsidRDefault="004D75EE" w:rsidP="000447B7">
      <w:pPr>
        <w:widowControl/>
        <w:autoSpaceDE/>
        <w:autoSpaceDN/>
        <w:adjustRightInd/>
        <w:jc w:val="center"/>
        <w:rPr>
          <w:rFonts w:cs="Arial"/>
          <w:color w:val="000000"/>
          <w:sz w:val="20"/>
          <w:szCs w:val="20"/>
          <w:lang w:val="nl-BE"/>
        </w:rPr>
      </w:pPr>
    </w:p>
    <w:p w14:paraId="10EEF169" w14:textId="77777777" w:rsidR="004D75EE" w:rsidRDefault="004D75EE" w:rsidP="000447B7">
      <w:pPr>
        <w:widowControl/>
        <w:autoSpaceDE/>
        <w:autoSpaceDN/>
        <w:adjustRightInd/>
        <w:jc w:val="center"/>
        <w:rPr>
          <w:b/>
          <w:sz w:val="20"/>
          <w:szCs w:val="20"/>
          <w:lang w:val="nl-BE"/>
        </w:rPr>
      </w:pPr>
    </w:p>
    <w:p w14:paraId="39B007C9" w14:textId="77777777" w:rsidR="004D75EE" w:rsidRDefault="004D75EE" w:rsidP="000447B7">
      <w:pPr>
        <w:widowControl/>
        <w:autoSpaceDE/>
        <w:autoSpaceDN/>
        <w:adjustRightInd/>
        <w:jc w:val="center"/>
        <w:rPr>
          <w:b/>
          <w:sz w:val="20"/>
          <w:szCs w:val="20"/>
          <w:lang w:val="nl-BE"/>
        </w:rPr>
      </w:pPr>
    </w:p>
    <w:p w14:paraId="31277E2A" w14:textId="77777777" w:rsidR="0054206D" w:rsidRDefault="0054206D" w:rsidP="000447B7">
      <w:pPr>
        <w:widowControl/>
        <w:autoSpaceDE/>
        <w:autoSpaceDN/>
        <w:adjustRightInd/>
        <w:jc w:val="center"/>
        <w:rPr>
          <w:b/>
          <w:sz w:val="20"/>
          <w:szCs w:val="20"/>
          <w:lang w:val="nl-BE"/>
        </w:rPr>
      </w:pPr>
    </w:p>
    <w:p w14:paraId="531FEA6C" w14:textId="77777777" w:rsidR="0054206D" w:rsidRDefault="0054206D" w:rsidP="000447B7">
      <w:pPr>
        <w:widowControl/>
        <w:autoSpaceDE/>
        <w:autoSpaceDN/>
        <w:adjustRightInd/>
        <w:jc w:val="center"/>
        <w:rPr>
          <w:b/>
          <w:sz w:val="20"/>
          <w:szCs w:val="20"/>
          <w:lang w:val="nl-BE"/>
        </w:rPr>
      </w:pPr>
    </w:p>
    <w:p w14:paraId="0A7110EC" w14:textId="77777777" w:rsidR="0054206D" w:rsidRDefault="0054206D" w:rsidP="000447B7">
      <w:pPr>
        <w:widowControl/>
        <w:autoSpaceDE/>
        <w:autoSpaceDN/>
        <w:adjustRightInd/>
        <w:jc w:val="center"/>
        <w:rPr>
          <w:b/>
          <w:sz w:val="20"/>
          <w:szCs w:val="20"/>
          <w:lang w:val="nl-BE"/>
        </w:rPr>
      </w:pPr>
    </w:p>
    <w:p w14:paraId="2EA2DF7D" w14:textId="77777777" w:rsidR="0054206D" w:rsidRDefault="0054206D" w:rsidP="000447B7">
      <w:pPr>
        <w:widowControl/>
        <w:autoSpaceDE/>
        <w:autoSpaceDN/>
        <w:adjustRightInd/>
        <w:jc w:val="center"/>
        <w:rPr>
          <w:b/>
          <w:sz w:val="20"/>
          <w:szCs w:val="20"/>
          <w:lang w:val="nl-BE"/>
        </w:rPr>
      </w:pPr>
    </w:p>
    <w:p w14:paraId="39648944" w14:textId="77777777" w:rsidR="001E5CB0" w:rsidRPr="00222AD3" w:rsidRDefault="001E5CB0" w:rsidP="000447B7">
      <w:pPr>
        <w:widowControl/>
        <w:autoSpaceDE/>
        <w:autoSpaceDN/>
        <w:adjustRightInd/>
        <w:jc w:val="center"/>
        <w:rPr>
          <w:rFonts w:cs="Arial"/>
          <w:b/>
          <w:color w:val="000000"/>
          <w:sz w:val="20"/>
          <w:szCs w:val="20"/>
          <w:lang w:val="nl-BE"/>
        </w:rPr>
      </w:pPr>
      <w:r w:rsidRPr="00222AD3">
        <w:rPr>
          <w:b/>
          <w:sz w:val="20"/>
          <w:szCs w:val="20"/>
          <w:lang w:val="nl-BE"/>
        </w:rPr>
        <w:lastRenderedPageBreak/>
        <w:t xml:space="preserve">- </w:t>
      </w:r>
      <w:r w:rsidR="0081766B" w:rsidRPr="00222AD3">
        <w:rPr>
          <w:b/>
          <w:sz w:val="20"/>
          <w:szCs w:val="20"/>
          <w:lang w:val="nl-BE"/>
        </w:rPr>
        <w:t>67</w:t>
      </w:r>
      <w:r w:rsidRPr="00222AD3">
        <w:rPr>
          <w:b/>
          <w:sz w:val="20"/>
          <w:szCs w:val="20"/>
          <w:lang w:val="nl-BE"/>
        </w:rPr>
        <w:t xml:space="preserve"> -</w:t>
      </w:r>
    </w:p>
    <w:p w14:paraId="60F2BAC9" w14:textId="77777777" w:rsidR="00A23085" w:rsidRPr="00A23085" w:rsidRDefault="00A23085" w:rsidP="000B18C6">
      <w:pPr>
        <w:pStyle w:val="03cOpmerking"/>
        <w:widowControl/>
        <w:rPr>
          <w:lang w:val="nl-BE"/>
        </w:rPr>
      </w:pPr>
      <w:r>
        <w:rPr>
          <w:lang w:val="nl-BE"/>
        </w:rPr>
        <w:tab/>
      </w:r>
    </w:p>
    <w:p w14:paraId="5AF49CFD" w14:textId="77777777" w:rsidR="001B1F89" w:rsidRPr="006C0B38" w:rsidRDefault="001E5CB0" w:rsidP="006C0B38">
      <w:pPr>
        <w:pStyle w:val="03cOpmerking"/>
        <w:widowControl/>
        <w:jc w:val="center"/>
        <w:rPr>
          <w:lang w:val="nl-BE"/>
        </w:rPr>
      </w:pPr>
      <w:r>
        <w:rPr>
          <w:i/>
          <w:lang w:val="nl-BE"/>
        </w:rPr>
        <w:t xml:space="preserve">Origineel, </w:t>
      </w:r>
      <w:r>
        <w:rPr>
          <w:lang w:val="nl-BE"/>
        </w:rPr>
        <w:t>2011</w:t>
      </w:r>
    </w:p>
    <w:p w14:paraId="75378C4B" w14:textId="77777777" w:rsidR="001B1F89" w:rsidRPr="0087013F" w:rsidRDefault="001B1F89" w:rsidP="000B18C6">
      <w:pPr>
        <w:pStyle w:val="03cOpmerking"/>
        <w:widowControl/>
        <w:rPr>
          <w:lang w:val="nl-BE"/>
        </w:rPr>
      </w:pPr>
    </w:p>
    <w:p w14:paraId="6F0E1925" w14:textId="77777777" w:rsidR="001B1F89" w:rsidRPr="0087013F" w:rsidRDefault="00041144" w:rsidP="000B18C6">
      <w:pPr>
        <w:pStyle w:val="03cOpmerking"/>
        <w:widowControl/>
        <w:rPr>
          <w:lang w:val="nl-BE"/>
        </w:rPr>
      </w:pPr>
      <w:r>
        <w:object w:dxaOrig="4700" w:dyaOrig="4704" w14:anchorId="140D5851">
          <v:shape id="_x0000_i1087" type="#_x0000_t75" style="width:154.5pt;height:153.4pt" o:ole="">
            <v:imagedata r:id="rId143" o:title=""/>
          </v:shape>
          <o:OLEObject Type="Embed" ProgID="CorelDRAW.Graphic.12" ShapeID="_x0000_i1087" DrawAspect="Content" ObjectID="_1587467499" r:id="rId144"/>
        </w:object>
      </w:r>
    </w:p>
    <w:p w14:paraId="0AE7A30C" w14:textId="77777777" w:rsidR="000447B7" w:rsidRDefault="000447B7" w:rsidP="00D75254">
      <w:pPr>
        <w:pStyle w:val="03cOpmerking"/>
        <w:widowControl/>
        <w:rPr>
          <w:b/>
          <w:sz w:val="24"/>
          <w:szCs w:val="24"/>
          <w:lang w:val="en-GB"/>
        </w:rPr>
      </w:pPr>
    </w:p>
    <w:p w14:paraId="7366A78C" w14:textId="77777777" w:rsidR="009915B8" w:rsidRPr="00653D12" w:rsidRDefault="001E5CB0" w:rsidP="00D75254">
      <w:pPr>
        <w:pStyle w:val="03cOpmerking"/>
        <w:widowControl/>
        <w:rPr>
          <w:lang w:val="en-GB"/>
        </w:rPr>
      </w:pPr>
      <w:r w:rsidRPr="00653D12">
        <w:rPr>
          <w:b/>
          <w:sz w:val="24"/>
          <w:szCs w:val="24"/>
          <w:lang w:val="en-GB"/>
        </w:rPr>
        <w:t xml:space="preserve">+                      </w:t>
      </w:r>
      <w:r w:rsidR="008F1BCC">
        <w:rPr>
          <w:b/>
          <w:sz w:val="24"/>
          <w:szCs w:val="24"/>
          <w:lang w:val="en-GB"/>
        </w:rPr>
        <w:t xml:space="preserve">  </w:t>
      </w:r>
      <w:r w:rsidRPr="00653D12">
        <w:rPr>
          <w:lang w:val="en-GB"/>
        </w:rPr>
        <w:t>0001.11 e6d3</w:t>
      </w:r>
    </w:p>
    <w:p w14:paraId="44369BCC" w14:textId="77777777" w:rsidR="001E5CB0" w:rsidRPr="00653D12" w:rsidRDefault="001E5CB0" w:rsidP="00D75254">
      <w:pPr>
        <w:pStyle w:val="03cOpmerking"/>
        <w:widowControl/>
        <w:rPr>
          <w:lang w:val="en-GB"/>
        </w:rPr>
      </w:pPr>
    </w:p>
    <w:p w14:paraId="7E03B759" w14:textId="77777777" w:rsidR="009915B8" w:rsidRPr="00653D12" w:rsidRDefault="001E5CB0" w:rsidP="00D75254">
      <w:pPr>
        <w:pStyle w:val="03cOpmerking"/>
        <w:widowControl/>
        <w:rPr>
          <w:lang w:val="en-GB"/>
        </w:rPr>
      </w:pPr>
      <w:r w:rsidRPr="00653D12">
        <w:rPr>
          <w:lang w:val="en-GB"/>
        </w:rPr>
        <w:tab/>
      </w:r>
      <w:r w:rsidRPr="00850578">
        <w:rPr>
          <w:b/>
          <w:lang w:val="en-GB"/>
        </w:rPr>
        <w:t>1.g8D</w:t>
      </w:r>
      <w:r w:rsidRPr="00850578">
        <w:rPr>
          <w:b/>
          <w:lang w:val="en-GB"/>
        </w:rPr>
        <w:tab/>
      </w:r>
      <w:r w:rsidRPr="00850578">
        <w:rPr>
          <w:b/>
          <w:lang w:val="en-GB"/>
        </w:rPr>
        <w:tab/>
        <w:t>a1D</w:t>
      </w:r>
    </w:p>
    <w:p w14:paraId="6F9DD427" w14:textId="77777777" w:rsidR="001E5CB0" w:rsidRPr="00850578" w:rsidRDefault="001E5CB0" w:rsidP="00D75254">
      <w:pPr>
        <w:pStyle w:val="03cOpmerking"/>
        <w:widowControl/>
        <w:rPr>
          <w:b/>
          <w:lang w:val="en-GB"/>
        </w:rPr>
      </w:pPr>
      <w:r w:rsidRPr="00850578">
        <w:rPr>
          <w:b/>
          <w:lang w:val="en-GB"/>
        </w:rPr>
        <w:t xml:space="preserve"> </w:t>
      </w:r>
      <w:r w:rsidRPr="00850578">
        <w:rPr>
          <w:b/>
          <w:lang w:val="en-GB"/>
        </w:rPr>
        <w:tab/>
        <w:t>2.Dg3+</w:t>
      </w:r>
      <w:r w:rsidRPr="00850578">
        <w:rPr>
          <w:b/>
          <w:lang w:val="en-GB"/>
        </w:rPr>
        <w:tab/>
      </w:r>
      <w:r w:rsidRPr="00850578">
        <w:rPr>
          <w:b/>
          <w:lang w:val="en-GB"/>
        </w:rPr>
        <w:tab/>
        <w:t>Kc2</w:t>
      </w:r>
    </w:p>
    <w:p w14:paraId="14E0E211" w14:textId="77777777" w:rsidR="001E5CB0" w:rsidRPr="00850578" w:rsidRDefault="001E5CB0" w:rsidP="00D75254">
      <w:pPr>
        <w:pStyle w:val="03cOpmerking"/>
        <w:widowControl/>
        <w:rPr>
          <w:b/>
          <w:lang w:val="en-GB"/>
        </w:rPr>
      </w:pPr>
      <w:r w:rsidRPr="00850578">
        <w:rPr>
          <w:b/>
          <w:lang w:val="en-GB"/>
        </w:rPr>
        <w:tab/>
        <w:t>3.Pa3+</w:t>
      </w:r>
      <w:r w:rsidRPr="00850578">
        <w:rPr>
          <w:b/>
          <w:lang w:val="en-GB"/>
        </w:rPr>
        <w:tab/>
      </w:r>
      <w:r w:rsidRPr="00850578">
        <w:rPr>
          <w:b/>
          <w:lang w:val="en-GB"/>
        </w:rPr>
        <w:tab/>
        <w:t>Kb2</w:t>
      </w:r>
    </w:p>
    <w:p w14:paraId="124D706F" w14:textId="77777777" w:rsidR="001E5CB0" w:rsidRPr="00850578" w:rsidRDefault="001E5CB0" w:rsidP="00D75254">
      <w:pPr>
        <w:pStyle w:val="03cOpmerking"/>
        <w:widowControl/>
        <w:rPr>
          <w:b/>
          <w:lang w:val="en-GB"/>
        </w:rPr>
      </w:pPr>
      <w:r w:rsidRPr="00850578">
        <w:rPr>
          <w:b/>
          <w:lang w:val="en-GB"/>
        </w:rPr>
        <w:tab/>
        <w:t>4.Pc4+</w:t>
      </w:r>
      <w:r w:rsidRPr="00850578">
        <w:rPr>
          <w:b/>
          <w:lang w:val="en-GB"/>
        </w:rPr>
        <w:tab/>
      </w:r>
      <w:r w:rsidRPr="00850578">
        <w:rPr>
          <w:b/>
          <w:lang w:val="en-GB"/>
        </w:rPr>
        <w:tab/>
        <w:t>Kc2</w:t>
      </w:r>
    </w:p>
    <w:p w14:paraId="3FDF0606" w14:textId="77777777" w:rsidR="001E5CB0" w:rsidRPr="00075FAF" w:rsidRDefault="001E5CB0" w:rsidP="00D75254">
      <w:pPr>
        <w:pStyle w:val="03cOpmerking"/>
        <w:widowControl/>
        <w:rPr>
          <w:b/>
          <w:lang w:val="en-GB"/>
        </w:rPr>
      </w:pPr>
      <w:r w:rsidRPr="00850578">
        <w:rPr>
          <w:b/>
          <w:lang w:val="en-GB"/>
        </w:rPr>
        <w:tab/>
      </w:r>
      <w:r w:rsidRPr="00075FAF">
        <w:rPr>
          <w:b/>
          <w:lang w:val="en-GB"/>
        </w:rPr>
        <w:t>5.Dg2+</w:t>
      </w:r>
      <w:r w:rsidRPr="00075FAF">
        <w:rPr>
          <w:b/>
          <w:lang w:val="en-GB"/>
        </w:rPr>
        <w:tab/>
      </w:r>
      <w:r w:rsidRPr="00075FAF">
        <w:rPr>
          <w:b/>
          <w:lang w:val="en-GB"/>
        </w:rPr>
        <w:tab/>
        <w:t>Kb3</w:t>
      </w:r>
    </w:p>
    <w:p w14:paraId="69F6FAC1" w14:textId="77777777" w:rsidR="001E5CB0" w:rsidRPr="00075FAF" w:rsidRDefault="001E5CB0" w:rsidP="00D75254">
      <w:pPr>
        <w:pStyle w:val="03cOpmerking"/>
        <w:widowControl/>
        <w:rPr>
          <w:b/>
          <w:lang w:val="en-GB"/>
        </w:rPr>
      </w:pPr>
      <w:r w:rsidRPr="00075FAF">
        <w:rPr>
          <w:b/>
          <w:lang w:val="en-GB"/>
        </w:rPr>
        <w:tab/>
        <w:t>6.Pd2+</w:t>
      </w:r>
      <w:r w:rsidRPr="00075FAF">
        <w:rPr>
          <w:b/>
          <w:lang w:val="en-GB"/>
        </w:rPr>
        <w:tab/>
      </w:r>
      <w:r w:rsidRPr="00075FAF">
        <w:rPr>
          <w:b/>
          <w:lang w:val="en-GB"/>
        </w:rPr>
        <w:tab/>
        <w:t>Kc2</w:t>
      </w:r>
    </w:p>
    <w:p w14:paraId="42FEB181" w14:textId="77777777" w:rsidR="00850578" w:rsidRPr="001C69EC" w:rsidRDefault="001E5CB0" w:rsidP="00D75254">
      <w:pPr>
        <w:pStyle w:val="03cOpmerking"/>
        <w:widowControl/>
        <w:rPr>
          <w:b/>
          <w:lang w:val="nl-BE"/>
        </w:rPr>
      </w:pPr>
      <w:r w:rsidRPr="00075FAF">
        <w:rPr>
          <w:b/>
          <w:lang w:val="en-GB"/>
        </w:rPr>
        <w:tab/>
      </w:r>
      <w:r w:rsidRPr="001C69EC">
        <w:rPr>
          <w:b/>
          <w:lang w:val="nl-BE"/>
        </w:rPr>
        <w:t>7.Pe4+</w:t>
      </w:r>
      <w:r w:rsidRPr="001C69EC">
        <w:rPr>
          <w:b/>
          <w:lang w:val="nl-BE"/>
        </w:rPr>
        <w:tab/>
      </w:r>
      <w:r w:rsidRPr="001C69EC">
        <w:rPr>
          <w:b/>
          <w:lang w:val="nl-BE"/>
        </w:rPr>
        <w:tab/>
      </w:r>
      <w:r w:rsidR="00850578" w:rsidRPr="001C69EC">
        <w:rPr>
          <w:b/>
          <w:lang w:val="nl-BE"/>
        </w:rPr>
        <w:t>Kd3</w:t>
      </w:r>
    </w:p>
    <w:p w14:paraId="3FEC7136" w14:textId="77777777" w:rsidR="00850578" w:rsidRPr="001C69EC" w:rsidRDefault="00850578" w:rsidP="00D75254">
      <w:pPr>
        <w:pStyle w:val="03cOpmerking"/>
        <w:widowControl/>
        <w:rPr>
          <w:b/>
          <w:lang w:val="nl-BE"/>
        </w:rPr>
      </w:pPr>
      <w:r w:rsidRPr="001C69EC">
        <w:rPr>
          <w:b/>
          <w:lang w:val="nl-BE"/>
        </w:rPr>
        <w:tab/>
        <w:t>8.Df3+</w:t>
      </w:r>
      <w:r w:rsidRPr="001C69EC">
        <w:rPr>
          <w:b/>
          <w:lang w:val="nl-BE"/>
        </w:rPr>
        <w:tab/>
      </w:r>
      <w:r w:rsidRPr="001C69EC">
        <w:rPr>
          <w:b/>
          <w:lang w:val="nl-BE"/>
        </w:rPr>
        <w:tab/>
        <w:t>Kc2</w:t>
      </w:r>
    </w:p>
    <w:p w14:paraId="6CC00C2A" w14:textId="77777777" w:rsidR="00850578" w:rsidRPr="001C69EC" w:rsidRDefault="00850578" w:rsidP="00D75254">
      <w:pPr>
        <w:pStyle w:val="03cOpmerking"/>
        <w:widowControl/>
        <w:rPr>
          <w:b/>
          <w:lang w:val="nl-BE"/>
        </w:rPr>
      </w:pPr>
      <w:r w:rsidRPr="001C69EC">
        <w:rPr>
          <w:b/>
          <w:lang w:val="nl-BE"/>
        </w:rPr>
        <w:tab/>
        <w:t>9.De2+</w:t>
      </w:r>
      <w:r w:rsidRPr="001C69EC">
        <w:rPr>
          <w:b/>
          <w:lang w:val="nl-BE"/>
        </w:rPr>
        <w:tab/>
      </w:r>
      <w:r w:rsidRPr="001C69EC">
        <w:rPr>
          <w:b/>
          <w:lang w:val="nl-BE"/>
        </w:rPr>
        <w:tab/>
        <w:t>Kb3</w:t>
      </w:r>
    </w:p>
    <w:p w14:paraId="1E9FA883" w14:textId="77777777" w:rsidR="00850578" w:rsidRPr="001C69EC" w:rsidRDefault="00850578" w:rsidP="00D75254">
      <w:pPr>
        <w:pStyle w:val="03cOpmerking"/>
        <w:widowControl/>
        <w:rPr>
          <w:b/>
          <w:lang w:val="nl-BE"/>
        </w:rPr>
      </w:pPr>
      <w:r w:rsidRPr="001C69EC">
        <w:rPr>
          <w:b/>
          <w:lang w:val="nl-BE"/>
        </w:rPr>
        <w:t xml:space="preserve">           10.Db5+</w:t>
      </w:r>
      <w:r w:rsidRPr="001C69EC">
        <w:rPr>
          <w:b/>
          <w:lang w:val="nl-BE"/>
        </w:rPr>
        <w:tab/>
      </w:r>
      <w:r w:rsidRPr="001C69EC">
        <w:rPr>
          <w:b/>
          <w:lang w:val="nl-BE"/>
        </w:rPr>
        <w:tab/>
        <w:t>Kc2</w:t>
      </w:r>
    </w:p>
    <w:p w14:paraId="6E1069CD" w14:textId="77777777" w:rsidR="00850578" w:rsidRPr="001C69EC" w:rsidRDefault="00850578" w:rsidP="00D75254">
      <w:pPr>
        <w:pStyle w:val="03cOpmerking"/>
        <w:widowControl/>
        <w:rPr>
          <w:b/>
          <w:lang w:val="nl-BE"/>
        </w:rPr>
      </w:pPr>
      <w:r w:rsidRPr="001C69EC">
        <w:rPr>
          <w:b/>
          <w:lang w:val="nl-BE"/>
        </w:rPr>
        <w:t xml:space="preserve">           11.Dc4+</w:t>
      </w:r>
      <w:r w:rsidRPr="001C69EC">
        <w:rPr>
          <w:b/>
          <w:lang w:val="nl-BE"/>
        </w:rPr>
        <w:tab/>
      </w:r>
      <w:r w:rsidRPr="001C69EC">
        <w:rPr>
          <w:b/>
          <w:lang w:val="nl-BE"/>
        </w:rPr>
        <w:tab/>
        <w:t>Kb2</w:t>
      </w:r>
    </w:p>
    <w:p w14:paraId="06B7D0DE" w14:textId="77777777" w:rsidR="00850578" w:rsidRPr="004D1785" w:rsidRDefault="00850578" w:rsidP="00D75254">
      <w:pPr>
        <w:pStyle w:val="03cOpmerking"/>
        <w:widowControl/>
        <w:rPr>
          <w:b/>
          <w:lang w:val="nl-BE"/>
        </w:rPr>
      </w:pPr>
      <w:r w:rsidRPr="001C69EC">
        <w:rPr>
          <w:b/>
          <w:lang w:val="nl-BE"/>
        </w:rPr>
        <w:t xml:space="preserve">           </w:t>
      </w:r>
      <w:r w:rsidRPr="004D1785">
        <w:rPr>
          <w:b/>
          <w:lang w:val="nl-BE"/>
        </w:rPr>
        <w:t>12.Db4+</w:t>
      </w:r>
      <w:r w:rsidRPr="004D1785">
        <w:rPr>
          <w:b/>
          <w:lang w:val="nl-BE"/>
        </w:rPr>
        <w:tab/>
      </w:r>
      <w:r w:rsidRPr="004D1785">
        <w:rPr>
          <w:b/>
          <w:lang w:val="nl-BE"/>
        </w:rPr>
        <w:tab/>
        <w:t>Kc2</w:t>
      </w:r>
    </w:p>
    <w:p w14:paraId="54D47DA2" w14:textId="77777777" w:rsidR="00850578" w:rsidRPr="004D1785" w:rsidRDefault="00850578" w:rsidP="00D75254">
      <w:pPr>
        <w:pStyle w:val="03cOpmerking"/>
        <w:widowControl/>
        <w:rPr>
          <w:b/>
          <w:lang w:val="nl-BE"/>
        </w:rPr>
      </w:pPr>
      <w:r w:rsidRPr="004D1785">
        <w:rPr>
          <w:b/>
          <w:lang w:val="nl-BE"/>
        </w:rPr>
        <w:t xml:space="preserve">           13.Dd2+</w:t>
      </w:r>
      <w:r w:rsidRPr="004D1785">
        <w:rPr>
          <w:b/>
          <w:lang w:val="nl-BE"/>
        </w:rPr>
        <w:tab/>
      </w:r>
      <w:r w:rsidRPr="004D1785">
        <w:rPr>
          <w:b/>
          <w:lang w:val="nl-BE"/>
        </w:rPr>
        <w:tab/>
        <w:t>Kb3</w:t>
      </w:r>
    </w:p>
    <w:p w14:paraId="76E49766" w14:textId="77777777" w:rsidR="009E0568" w:rsidRPr="004D1785" w:rsidRDefault="00850578" w:rsidP="00D75254">
      <w:pPr>
        <w:pStyle w:val="03cOpmerking"/>
        <w:widowControl/>
        <w:rPr>
          <w:b/>
          <w:lang w:val="nl-BE"/>
        </w:rPr>
      </w:pPr>
      <w:r w:rsidRPr="004D1785">
        <w:rPr>
          <w:b/>
          <w:lang w:val="nl-BE"/>
        </w:rPr>
        <w:t xml:space="preserve">           14.Pc5+</w:t>
      </w:r>
      <w:r w:rsidRPr="004D1785">
        <w:rPr>
          <w:b/>
          <w:lang w:val="nl-BE"/>
        </w:rPr>
        <w:tab/>
      </w:r>
    </w:p>
    <w:p w14:paraId="3A91254F" w14:textId="77777777" w:rsidR="009E0568" w:rsidRPr="001C69EC" w:rsidRDefault="009E0568" w:rsidP="00D75254">
      <w:pPr>
        <w:pStyle w:val="03cOpmerking"/>
        <w:widowControl/>
        <w:rPr>
          <w:i/>
          <w:lang w:val="nl-BE"/>
        </w:rPr>
      </w:pPr>
      <w:r w:rsidRPr="004D1785">
        <w:rPr>
          <w:lang w:val="nl-BE"/>
        </w:rPr>
        <w:t xml:space="preserve">14.Dd5? </w:t>
      </w:r>
      <w:r w:rsidRPr="001C69EC">
        <w:rPr>
          <w:lang w:val="nl-BE"/>
        </w:rPr>
        <w:t xml:space="preserve">Kb2 15.Db5+ Kc2 16.Dc4+ Kb2 17.Db4 Kc2 18.Dd2+ Kb3 19.Pc5+ </w:t>
      </w:r>
      <w:r w:rsidR="00512757" w:rsidRPr="001C69EC">
        <w:rPr>
          <w:i/>
          <w:lang w:val="nl-BE"/>
        </w:rPr>
        <w:t>(Z</w:t>
      </w:r>
      <w:r w:rsidRPr="001C69EC">
        <w:rPr>
          <w:i/>
          <w:lang w:val="nl-BE"/>
        </w:rPr>
        <w:t>ie zet 14)</w:t>
      </w:r>
    </w:p>
    <w:p w14:paraId="6D5107E9" w14:textId="77777777" w:rsidR="00756722" w:rsidRPr="001C69EC" w:rsidRDefault="009E0568" w:rsidP="00D75254">
      <w:pPr>
        <w:pStyle w:val="03cOpmerking"/>
        <w:widowControl/>
        <w:rPr>
          <w:b/>
          <w:lang w:val="nl-BE"/>
        </w:rPr>
      </w:pPr>
      <w:r w:rsidRPr="001C69EC">
        <w:rPr>
          <w:b/>
          <w:lang w:val="nl-BE"/>
        </w:rPr>
        <w:t xml:space="preserve">         </w:t>
      </w:r>
    </w:p>
    <w:p w14:paraId="58A96908" w14:textId="77777777" w:rsidR="00756722" w:rsidRPr="001C69EC" w:rsidRDefault="00756722" w:rsidP="00D75254">
      <w:pPr>
        <w:pStyle w:val="03cOpmerking"/>
        <w:widowControl/>
        <w:rPr>
          <w:b/>
          <w:lang w:val="nl-BE"/>
        </w:rPr>
      </w:pPr>
    </w:p>
    <w:p w14:paraId="762F4D9E" w14:textId="77777777" w:rsidR="00756722" w:rsidRPr="001C69EC" w:rsidRDefault="00756722" w:rsidP="00D75254">
      <w:pPr>
        <w:pStyle w:val="03cOpmerking"/>
        <w:widowControl/>
        <w:rPr>
          <w:b/>
          <w:lang w:val="nl-BE"/>
        </w:rPr>
      </w:pPr>
    </w:p>
    <w:p w14:paraId="0FC18DF4" w14:textId="77777777" w:rsidR="00756722" w:rsidRPr="001C69EC" w:rsidRDefault="00756722" w:rsidP="00D75254">
      <w:pPr>
        <w:pStyle w:val="03cOpmerking"/>
        <w:widowControl/>
        <w:rPr>
          <w:b/>
          <w:lang w:val="nl-BE"/>
        </w:rPr>
      </w:pPr>
    </w:p>
    <w:p w14:paraId="0F6F7E52" w14:textId="77777777" w:rsidR="00756722" w:rsidRPr="001C69EC" w:rsidRDefault="00756722" w:rsidP="00D75254">
      <w:pPr>
        <w:pStyle w:val="03cOpmerking"/>
        <w:widowControl/>
        <w:rPr>
          <w:b/>
          <w:lang w:val="nl-BE"/>
        </w:rPr>
      </w:pPr>
    </w:p>
    <w:p w14:paraId="434DB780" w14:textId="77777777" w:rsidR="006E052D" w:rsidRPr="001C69EC" w:rsidRDefault="006E052D" w:rsidP="00D75254">
      <w:pPr>
        <w:pStyle w:val="03cOpmerking"/>
        <w:widowControl/>
        <w:rPr>
          <w:b/>
          <w:lang w:val="nl-BE"/>
        </w:rPr>
      </w:pPr>
    </w:p>
    <w:p w14:paraId="17858DAF" w14:textId="77777777" w:rsidR="007A2AF4" w:rsidRPr="001C69EC" w:rsidRDefault="007A2AF4" w:rsidP="00756722">
      <w:pPr>
        <w:pStyle w:val="03cOpmerking"/>
        <w:widowControl/>
        <w:rPr>
          <w:b/>
          <w:lang w:val="nl-BE"/>
        </w:rPr>
      </w:pPr>
    </w:p>
    <w:p w14:paraId="7999206D" w14:textId="77777777" w:rsidR="007A2AF4" w:rsidRPr="001C69EC" w:rsidRDefault="007A2AF4" w:rsidP="007A2AF4">
      <w:pPr>
        <w:pStyle w:val="03cOpmerking"/>
        <w:widowControl/>
        <w:jc w:val="center"/>
        <w:rPr>
          <w:b/>
          <w:lang w:val="nl-BE"/>
        </w:rPr>
      </w:pPr>
    </w:p>
    <w:p w14:paraId="027DFC19" w14:textId="77777777" w:rsidR="00850578" w:rsidRDefault="009E0568" w:rsidP="007A2AF4">
      <w:pPr>
        <w:pStyle w:val="03cOpmerking"/>
        <w:widowControl/>
        <w:jc w:val="center"/>
        <w:rPr>
          <w:b/>
          <w:lang w:val="nl-BE"/>
        </w:rPr>
      </w:pPr>
      <w:r>
        <w:rPr>
          <w:b/>
          <w:lang w:val="nl-BE"/>
        </w:rPr>
        <w:t>14…</w:t>
      </w:r>
      <w:r>
        <w:rPr>
          <w:b/>
          <w:lang w:val="nl-BE"/>
        </w:rPr>
        <w:tab/>
      </w:r>
      <w:r>
        <w:rPr>
          <w:b/>
          <w:lang w:val="nl-BE"/>
        </w:rPr>
        <w:tab/>
      </w:r>
      <w:r w:rsidR="00850578">
        <w:rPr>
          <w:b/>
          <w:lang w:val="nl-BE"/>
        </w:rPr>
        <w:t>Ka3</w:t>
      </w:r>
    </w:p>
    <w:p w14:paraId="363D005B" w14:textId="77777777" w:rsidR="00850578" w:rsidRDefault="00850578" w:rsidP="00756722">
      <w:pPr>
        <w:pStyle w:val="03cOpmerking"/>
        <w:widowControl/>
        <w:rPr>
          <w:b/>
          <w:lang w:val="nl-BE"/>
        </w:rPr>
      </w:pPr>
      <w:r>
        <w:rPr>
          <w:b/>
          <w:lang w:val="nl-BE"/>
        </w:rPr>
        <w:t xml:space="preserve">          </w:t>
      </w:r>
      <w:r w:rsidR="00756722">
        <w:rPr>
          <w:b/>
          <w:lang w:val="nl-BE"/>
        </w:rPr>
        <w:t xml:space="preserve"> 15.Da5+</w:t>
      </w:r>
      <w:r w:rsidR="00756722">
        <w:rPr>
          <w:b/>
          <w:lang w:val="nl-BE"/>
        </w:rPr>
        <w:tab/>
      </w:r>
      <w:r w:rsidR="00756722">
        <w:rPr>
          <w:b/>
          <w:lang w:val="nl-BE"/>
        </w:rPr>
        <w:tab/>
      </w:r>
      <w:r>
        <w:rPr>
          <w:b/>
          <w:lang w:val="nl-BE"/>
        </w:rPr>
        <w:t>Kb2</w:t>
      </w:r>
    </w:p>
    <w:p w14:paraId="5D438285" w14:textId="77777777" w:rsidR="008C53D9" w:rsidRDefault="00850578" w:rsidP="00C07E9A">
      <w:pPr>
        <w:pStyle w:val="03cOpmerking"/>
        <w:widowControl/>
        <w:rPr>
          <w:b/>
          <w:lang w:val="nl-BE"/>
        </w:rPr>
      </w:pPr>
      <w:r>
        <w:rPr>
          <w:b/>
          <w:lang w:val="nl-BE"/>
        </w:rPr>
        <w:t xml:space="preserve">           </w:t>
      </w:r>
      <w:r w:rsidR="00756722">
        <w:rPr>
          <w:b/>
          <w:lang w:val="nl-BE"/>
        </w:rPr>
        <w:t>16.Db4+</w:t>
      </w:r>
      <w:r w:rsidR="00756722">
        <w:rPr>
          <w:b/>
          <w:lang w:val="nl-BE"/>
        </w:rPr>
        <w:tab/>
      </w:r>
      <w:r w:rsidR="00756722">
        <w:rPr>
          <w:b/>
          <w:lang w:val="nl-BE"/>
        </w:rPr>
        <w:tab/>
      </w:r>
      <w:r w:rsidR="008C53D9">
        <w:rPr>
          <w:b/>
          <w:lang w:val="nl-BE"/>
        </w:rPr>
        <w:t>Kc2</w:t>
      </w:r>
    </w:p>
    <w:p w14:paraId="01F30289" w14:textId="77777777" w:rsidR="008C53D9" w:rsidRDefault="008C53D9" w:rsidP="00C07E9A">
      <w:pPr>
        <w:pStyle w:val="03cOpmerking"/>
        <w:widowControl/>
        <w:rPr>
          <w:b/>
          <w:lang w:val="nl-BE"/>
        </w:rPr>
      </w:pPr>
      <w:r>
        <w:rPr>
          <w:b/>
          <w:lang w:val="nl-BE"/>
        </w:rPr>
        <w:t xml:space="preserve">          </w:t>
      </w:r>
      <w:r w:rsidR="001A628D">
        <w:rPr>
          <w:b/>
          <w:lang w:val="nl-BE"/>
        </w:rPr>
        <w:t xml:space="preserve"> 17.De4+</w:t>
      </w:r>
      <w:r w:rsidR="001A628D">
        <w:rPr>
          <w:b/>
          <w:lang w:val="nl-BE"/>
        </w:rPr>
        <w:tab/>
        <w:t xml:space="preserve"> </w:t>
      </w:r>
      <w:r w:rsidR="00C07E9A">
        <w:rPr>
          <w:b/>
          <w:lang w:val="nl-BE"/>
        </w:rPr>
        <w:tab/>
      </w:r>
      <w:r>
        <w:rPr>
          <w:b/>
          <w:lang w:val="nl-BE"/>
        </w:rPr>
        <w:t>Kb2</w:t>
      </w:r>
    </w:p>
    <w:p w14:paraId="62B4E98E" w14:textId="77777777" w:rsidR="008C53D9" w:rsidRDefault="008C53D9" w:rsidP="00D75254">
      <w:pPr>
        <w:pStyle w:val="03cOpmerking"/>
        <w:widowControl/>
        <w:rPr>
          <w:b/>
          <w:lang w:val="nl-BE"/>
        </w:rPr>
      </w:pPr>
      <w:r>
        <w:rPr>
          <w:b/>
          <w:lang w:val="nl-BE"/>
        </w:rPr>
        <w:t xml:space="preserve">           18.Dd4+</w:t>
      </w:r>
      <w:r>
        <w:rPr>
          <w:b/>
          <w:lang w:val="nl-BE"/>
        </w:rPr>
        <w:tab/>
      </w:r>
      <w:r>
        <w:rPr>
          <w:b/>
          <w:lang w:val="nl-BE"/>
        </w:rPr>
        <w:tab/>
        <w:t>Ka2</w:t>
      </w:r>
    </w:p>
    <w:p w14:paraId="5170D7BC" w14:textId="77777777" w:rsidR="008C53D9" w:rsidRDefault="008C53D9" w:rsidP="00D75254">
      <w:pPr>
        <w:pStyle w:val="03cOpmerking"/>
        <w:widowControl/>
        <w:rPr>
          <w:b/>
          <w:lang w:val="nl-BE"/>
        </w:rPr>
      </w:pPr>
      <w:r>
        <w:rPr>
          <w:b/>
          <w:lang w:val="nl-BE"/>
        </w:rPr>
        <w:t xml:space="preserve">           19.Da4+</w:t>
      </w:r>
      <w:r>
        <w:rPr>
          <w:b/>
          <w:lang w:val="nl-BE"/>
        </w:rPr>
        <w:tab/>
      </w:r>
      <w:r>
        <w:rPr>
          <w:b/>
          <w:lang w:val="nl-BE"/>
        </w:rPr>
        <w:tab/>
        <w:t>Kb1</w:t>
      </w:r>
    </w:p>
    <w:p w14:paraId="71112E65" w14:textId="77777777" w:rsidR="009E0568" w:rsidRDefault="008C53D9" w:rsidP="00D75254">
      <w:pPr>
        <w:pStyle w:val="03cOpmerking"/>
        <w:widowControl/>
        <w:rPr>
          <w:b/>
          <w:lang w:val="nl-BE"/>
        </w:rPr>
      </w:pPr>
      <w:r>
        <w:rPr>
          <w:b/>
          <w:lang w:val="nl-BE"/>
        </w:rPr>
        <w:t xml:space="preserve">           20.Dd1+</w:t>
      </w:r>
      <w:r>
        <w:rPr>
          <w:b/>
          <w:lang w:val="nl-BE"/>
        </w:rPr>
        <w:tab/>
      </w:r>
    </w:p>
    <w:p w14:paraId="3B2DD67F" w14:textId="77777777" w:rsidR="009E0568" w:rsidRPr="009E0568" w:rsidRDefault="009E0568" w:rsidP="00D75254">
      <w:pPr>
        <w:pStyle w:val="03cOpmerking"/>
        <w:widowControl/>
        <w:rPr>
          <w:i/>
          <w:lang w:val="nl-BE"/>
        </w:rPr>
      </w:pPr>
      <w:r>
        <w:rPr>
          <w:lang w:val="nl-BE"/>
        </w:rPr>
        <w:t xml:space="preserve">20.De4? Kb2 21.Dd4+ Ka2 22.Da4+ Kb1 23.Dd1+ </w:t>
      </w:r>
      <w:r w:rsidR="0031625E">
        <w:rPr>
          <w:i/>
          <w:lang w:val="nl-BE"/>
        </w:rPr>
        <w:t>(Z</w:t>
      </w:r>
      <w:r>
        <w:rPr>
          <w:i/>
          <w:lang w:val="nl-BE"/>
        </w:rPr>
        <w:t>ie zet 20)</w:t>
      </w:r>
    </w:p>
    <w:p w14:paraId="688A9F13" w14:textId="77777777" w:rsidR="008F6ECD" w:rsidRDefault="00584BA1" w:rsidP="00D75254">
      <w:pPr>
        <w:pStyle w:val="03cOpmerking"/>
        <w:widowControl/>
        <w:rPr>
          <w:b/>
          <w:lang w:val="nl-BE"/>
        </w:rPr>
      </w:pPr>
      <w:r>
        <w:rPr>
          <w:b/>
          <w:lang w:val="nl-BE"/>
        </w:rPr>
        <w:t xml:space="preserve">           20</w:t>
      </w:r>
      <w:r w:rsidR="009E0568">
        <w:rPr>
          <w:b/>
          <w:lang w:val="nl-BE"/>
        </w:rPr>
        <w:t>…</w:t>
      </w:r>
      <w:r w:rsidR="009E0568">
        <w:rPr>
          <w:b/>
          <w:lang w:val="nl-BE"/>
        </w:rPr>
        <w:tab/>
      </w:r>
      <w:r w:rsidR="009E0568">
        <w:rPr>
          <w:b/>
          <w:lang w:val="nl-BE"/>
        </w:rPr>
        <w:tab/>
      </w:r>
      <w:r w:rsidR="008C53D9">
        <w:rPr>
          <w:b/>
          <w:lang w:val="nl-BE"/>
        </w:rPr>
        <w:t>Ka2</w:t>
      </w:r>
    </w:p>
    <w:p w14:paraId="29058D0C" w14:textId="77777777" w:rsidR="00DB573A" w:rsidRDefault="00584BA1" w:rsidP="00584BA1">
      <w:pPr>
        <w:pStyle w:val="03cOpmerking"/>
        <w:widowControl/>
        <w:rPr>
          <w:b/>
          <w:lang w:val="nl-BE"/>
        </w:rPr>
      </w:pPr>
      <w:r>
        <w:rPr>
          <w:b/>
          <w:lang w:val="nl-BE"/>
        </w:rPr>
        <w:t xml:space="preserve">           </w:t>
      </w:r>
      <w:r w:rsidR="008C53D9">
        <w:rPr>
          <w:b/>
          <w:lang w:val="nl-BE"/>
        </w:rPr>
        <w:t>21.Db3+</w:t>
      </w:r>
      <w:r w:rsidR="00DB573A">
        <w:rPr>
          <w:b/>
          <w:lang w:val="nl-BE"/>
        </w:rPr>
        <w:t xml:space="preserve"> </w:t>
      </w:r>
    </w:p>
    <w:p w14:paraId="5500C379" w14:textId="77777777" w:rsidR="001E5CB0" w:rsidRPr="008C53D9" w:rsidRDefault="008C53D9" w:rsidP="00217190">
      <w:pPr>
        <w:pStyle w:val="03cOpmerking"/>
        <w:widowControl/>
        <w:rPr>
          <w:b/>
          <w:lang w:val="nl-BE"/>
        </w:rPr>
      </w:pPr>
      <w:r>
        <w:rPr>
          <w:lang w:val="nl-BE"/>
        </w:rPr>
        <w:t xml:space="preserve">En </w:t>
      </w:r>
      <w:r w:rsidR="006C0B38">
        <w:rPr>
          <w:lang w:val="nl-BE"/>
        </w:rPr>
        <w:t xml:space="preserve">eindelijk </w:t>
      </w:r>
      <w:r>
        <w:rPr>
          <w:lang w:val="nl-BE"/>
        </w:rPr>
        <w:t>mat.</w:t>
      </w:r>
      <w:r w:rsidR="001E5CB0">
        <w:rPr>
          <w:b/>
          <w:lang w:val="nl-BE"/>
        </w:rPr>
        <w:tab/>
      </w:r>
      <w:r w:rsidR="001E5CB0">
        <w:rPr>
          <w:b/>
          <w:lang w:val="nl-BE"/>
        </w:rPr>
        <w:tab/>
      </w:r>
      <w:r w:rsidR="001E5CB0">
        <w:rPr>
          <w:b/>
          <w:lang w:val="nl-BE"/>
        </w:rPr>
        <w:tab/>
      </w:r>
    </w:p>
    <w:p w14:paraId="1957E90D" w14:textId="77777777" w:rsidR="00BD2FA4" w:rsidRDefault="004113BA" w:rsidP="0074347A">
      <w:pPr>
        <w:pStyle w:val="03cOpmerking"/>
        <w:widowControl/>
        <w:rPr>
          <w:lang w:val="nl-BE"/>
        </w:rPr>
      </w:pPr>
      <w:r>
        <w:rPr>
          <w:lang w:val="nl-BE"/>
        </w:rPr>
        <w:t xml:space="preserve">Dit </w:t>
      </w:r>
      <w:r w:rsidR="00BF766E">
        <w:rPr>
          <w:lang w:val="nl-BE"/>
        </w:rPr>
        <w:t>zijn de juiste</w:t>
      </w:r>
      <w:r w:rsidR="006E01BA">
        <w:rPr>
          <w:lang w:val="nl-BE"/>
        </w:rPr>
        <w:t xml:space="preserve"> zetten die</w:t>
      </w:r>
      <w:r w:rsidR="006C0B38">
        <w:rPr>
          <w:lang w:val="nl-BE"/>
        </w:rPr>
        <w:t xml:space="preserve"> een </w:t>
      </w:r>
      <w:r w:rsidR="000E5748">
        <w:rPr>
          <w:lang w:val="nl-BE"/>
        </w:rPr>
        <w:t>bordspeler</w:t>
      </w:r>
      <w:r w:rsidR="00BF766E">
        <w:rPr>
          <w:lang w:val="nl-BE"/>
        </w:rPr>
        <w:t xml:space="preserve"> moet bedenken,</w:t>
      </w:r>
      <w:r>
        <w:rPr>
          <w:lang w:val="nl-BE"/>
        </w:rPr>
        <w:t xml:space="preserve"> </w:t>
      </w:r>
      <w:r w:rsidR="000E5748">
        <w:rPr>
          <w:lang w:val="nl-BE"/>
        </w:rPr>
        <w:t>bin</w:t>
      </w:r>
      <w:r w:rsidR="00444217">
        <w:rPr>
          <w:lang w:val="nl-BE"/>
        </w:rPr>
        <w:t>-</w:t>
      </w:r>
      <w:r w:rsidR="008C53D9">
        <w:rPr>
          <w:lang w:val="nl-BE"/>
        </w:rPr>
        <w:t>nen de</w:t>
      </w:r>
      <w:r w:rsidR="006C0B38">
        <w:rPr>
          <w:lang w:val="nl-BE"/>
        </w:rPr>
        <w:t xml:space="preserve"> beperk</w:t>
      </w:r>
      <w:r w:rsidR="00BF766E">
        <w:rPr>
          <w:lang w:val="nl-BE"/>
        </w:rPr>
        <w:t>te</w:t>
      </w:r>
      <w:r w:rsidR="008C53D9">
        <w:rPr>
          <w:lang w:val="nl-BE"/>
        </w:rPr>
        <w:t xml:space="preserve"> </w:t>
      </w:r>
      <w:r w:rsidR="006E01BA">
        <w:rPr>
          <w:lang w:val="nl-BE"/>
        </w:rPr>
        <w:t>‘kloktijd’</w:t>
      </w:r>
      <w:r>
        <w:rPr>
          <w:lang w:val="nl-BE"/>
        </w:rPr>
        <w:t>,</w:t>
      </w:r>
      <w:r w:rsidR="00BF766E">
        <w:rPr>
          <w:lang w:val="nl-BE"/>
        </w:rPr>
        <w:t xml:space="preserve"> wil hij winnen</w:t>
      </w:r>
      <w:r w:rsidR="0074347A">
        <w:rPr>
          <w:lang w:val="nl-BE"/>
        </w:rPr>
        <w:t xml:space="preserve"> in deze eenvoudige  stel-ling</w:t>
      </w:r>
      <w:r w:rsidR="008647B5">
        <w:rPr>
          <w:lang w:val="nl-BE"/>
        </w:rPr>
        <w:t>. Dus</w:t>
      </w:r>
      <w:r w:rsidR="00F54328">
        <w:rPr>
          <w:lang w:val="nl-BE"/>
        </w:rPr>
        <w:t xml:space="preserve"> twintig (20!) keer correct schaak</w:t>
      </w:r>
      <w:r w:rsidR="00910E71">
        <w:rPr>
          <w:lang w:val="nl-BE"/>
        </w:rPr>
        <w:t xml:space="preserve"> </w:t>
      </w:r>
      <w:r w:rsidR="00FA4017">
        <w:rPr>
          <w:lang w:val="nl-BE"/>
        </w:rPr>
        <w:t>geven!</w:t>
      </w:r>
      <w:r w:rsidR="00BF766E">
        <w:rPr>
          <w:lang w:val="nl-BE"/>
        </w:rPr>
        <w:t xml:space="preserve">  </w:t>
      </w:r>
      <w:r>
        <w:rPr>
          <w:lang w:val="nl-BE"/>
        </w:rPr>
        <w:t xml:space="preserve"> </w:t>
      </w:r>
    </w:p>
    <w:p w14:paraId="5C94675F" w14:textId="77777777" w:rsidR="00021AC5" w:rsidRDefault="00021AC5" w:rsidP="0074347A">
      <w:pPr>
        <w:pStyle w:val="03cOpmerking"/>
        <w:widowControl/>
        <w:rPr>
          <w:lang w:val="nl-BE"/>
        </w:rPr>
      </w:pPr>
    </w:p>
    <w:p w14:paraId="444E8493" w14:textId="77777777" w:rsidR="00021AC5" w:rsidRDefault="008647B5" w:rsidP="0074347A">
      <w:pPr>
        <w:pStyle w:val="03cOpmerking"/>
        <w:widowControl/>
        <w:rPr>
          <w:lang w:val="nl-BE"/>
        </w:rPr>
      </w:pPr>
      <w:r>
        <w:rPr>
          <w:lang w:val="nl-BE"/>
        </w:rPr>
        <w:t>Ik bewonder</w:t>
      </w:r>
      <w:r w:rsidR="00A11C18">
        <w:rPr>
          <w:lang w:val="nl-BE"/>
        </w:rPr>
        <w:t xml:space="preserve"> en feliciteer</w:t>
      </w:r>
      <w:r>
        <w:rPr>
          <w:lang w:val="nl-BE"/>
        </w:rPr>
        <w:t xml:space="preserve"> de</w:t>
      </w:r>
      <w:r w:rsidR="005C125A">
        <w:rPr>
          <w:lang w:val="nl-BE"/>
        </w:rPr>
        <w:t xml:space="preserve"> ‘wit</w:t>
      </w:r>
      <w:r w:rsidR="00A11C18">
        <w:rPr>
          <w:lang w:val="nl-BE"/>
        </w:rPr>
        <w:t>-</w:t>
      </w:r>
      <w:r w:rsidR="00344772">
        <w:rPr>
          <w:lang w:val="nl-BE"/>
        </w:rPr>
        <w:t>s</w:t>
      </w:r>
      <w:r w:rsidR="00512757">
        <w:rPr>
          <w:lang w:val="nl-BE"/>
        </w:rPr>
        <w:t>peler</w:t>
      </w:r>
      <w:r w:rsidR="005C125A">
        <w:rPr>
          <w:lang w:val="nl-BE"/>
        </w:rPr>
        <w:t>’</w:t>
      </w:r>
      <w:r w:rsidR="001F5630">
        <w:rPr>
          <w:lang w:val="nl-BE"/>
        </w:rPr>
        <w:t xml:space="preserve"> die dit kan.</w:t>
      </w:r>
    </w:p>
    <w:p w14:paraId="1340C5CF" w14:textId="77777777" w:rsidR="00021AC5" w:rsidRDefault="00021AC5" w:rsidP="0074347A">
      <w:pPr>
        <w:pStyle w:val="03cOpmerking"/>
        <w:widowControl/>
        <w:rPr>
          <w:lang w:val="nl-BE"/>
        </w:rPr>
      </w:pPr>
    </w:p>
    <w:p w14:paraId="36F157D6" w14:textId="77777777" w:rsidR="00021AC5" w:rsidRDefault="00021AC5" w:rsidP="0074347A">
      <w:pPr>
        <w:pStyle w:val="03cOpmerking"/>
        <w:widowControl/>
        <w:rPr>
          <w:lang w:val="nl-BE"/>
        </w:rPr>
      </w:pPr>
    </w:p>
    <w:p w14:paraId="63C38B13" w14:textId="77777777" w:rsidR="00021AC5" w:rsidRDefault="00021AC5" w:rsidP="0074347A">
      <w:pPr>
        <w:pStyle w:val="03cOpmerking"/>
        <w:widowControl/>
        <w:rPr>
          <w:lang w:val="nl-BE"/>
        </w:rPr>
      </w:pPr>
    </w:p>
    <w:p w14:paraId="5FBB4C0A" w14:textId="77777777" w:rsidR="00021AC5" w:rsidRDefault="00021AC5" w:rsidP="0074347A">
      <w:pPr>
        <w:pStyle w:val="03cOpmerking"/>
        <w:widowControl/>
        <w:rPr>
          <w:lang w:val="nl-BE"/>
        </w:rPr>
      </w:pPr>
    </w:p>
    <w:p w14:paraId="2F610A4E" w14:textId="77777777" w:rsidR="00021AC5" w:rsidRDefault="00021AC5" w:rsidP="0074347A">
      <w:pPr>
        <w:pStyle w:val="03cOpmerking"/>
        <w:widowControl/>
        <w:rPr>
          <w:lang w:val="nl-BE"/>
        </w:rPr>
      </w:pPr>
    </w:p>
    <w:p w14:paraId="38D510AD" w14:textId="77777777" w:rsidR="00021AC5" w:rsidRDefault="00021AC5" w:rsidP="0074347A">
      <w:pPr>
        <w:pStyle w:val="03cOpmerking"/>
        <w:widowControl/>
        <w:rPr>
          <w:lang w:val="nl-BE"/>
        </w:rPr>
      </w:pPr>
    </w:p>
    <w:p w14:paraId="60ED9B7B" w14:textId="77777777" w:rsidR="00021AC5" w:rsidRDefault="00021AC5" w:rsidP="0074347A">
      <w:pPr>
        <w:pStyle w:val="03cOpmerking"/>
        <w:widowControl/>
        <w:rPr>
          <w:lang w:val="nl-BE"/>
        </w:rPr>
      </w:pPr>
    </w:p>
    <w:p w14:paraId="1672A756" w14:textId="77777777" w:rsidR="00172217" w:rsidRDefault="00172217" w:rsidP="00172217">
      <w:pPr>
        <w:widowControl/>
        <w:autoSpaceDE/>
        <w:autoSpaceDN/>
        <w:adjustRightInd/>
        <w:rPr>
          <w:rFonts w:cs="Arial"/>
          <w:color w:val="000000"/>
          <w:sz w:val="20"/>
          <w:szCs w:val="20"/>
          <w:lang w:val="nl-BE"/>
        </w:rPr>
      </w:pPr>
    </w:p>
    <w:p w14:paraId="478A4610" w14:textId="77777777" w:rsidR="00172217" w:rsidRDefault="00172217" w:rsidP="00172217">
      <w:pPr>
        <w:widowControl/>
        <w:autoSpaceDE/>
        <w:autoSpaceDN/>
        <w:adjustRightInd/>
        <w:rPr>
          <w:b/>
          <w:sz w:val="20"/>
          <w:szCs w:val="20"/>
          <w:lang w:val="nl-BE"/>
        </w:rPr>
      </w:pPr>
    </w:p>
    <w:p w14:paraId="1EAEBA04" w14:textId="77777777" w:rsidR="00172217" w:rsidRDefault="00172217" w:rsidP="00172217">
      <w:pPr>
        <w:widowControl/>
        <w:autoSpaceDE/>
        <w:autoSpaceDN/>
        <w:adjustRightInd/>
        <w:rPr>
          <w:b/>
          <w:sz w:val="20"/>
          <w:szCs w:val="20"/>
          <w:lang w:val="nl-BE"/>
        </w:rPr>
      </w:pPr>
    </w:p>
    <w:p w14:paraId="3022FC01" w14:textId="77777777" w:rsidR="00172217" w:rsidRDefault="00172217" w:rsidP="00172217">
      <w:pPr>
        <w:widowControl/>
        <w:autoSpaceDE/>
        <w:autoSpaceDN/>
        <w:adjustRightInd/>
        <w:rPr>
          <w:b/>
          <w:sz w:val="20"/>
          <w:szCs w:val="20"/>
          <w:lang w:val="nl-BE"/>
        </w:rPr>
      </w:pPr>
    </w:p>
    <w:p w14:paraId="492A6FF4" w14:textId="77777777" w:rsidR="00172217" w:rsidRDefault="00172217" w:rsidP="00172217">
      <w:pPr>
        <w:widowControl/>
        <w:autoSpaceDE/>
        <w:autoSpaceDN/>
        <w:adjustRightInd/>
        <w:rPr>
          <w:b/>
          <w:sz w:val="20"/>
          <w:szCs w:val="20"/>
          <w:lang w:val="nl-BE"/>
        </w:rPr>
      </w:pPr>
    </w:p>
    <w:p w14:paraId="7C15C951" w14:textId="77777777" w:rsidR="00172217" w:rsidRDefault="00172217" w:rsidP="00172217">
      <w:pPr>
        <w:widowControl/>
        <w:autoSpaceDE/>
        <w:autoSpaceDN/>
        <w:adjustRightInd/>
        <w:rPr>
          <w:b/>
          <w:sz w:val="20"/>
          <w:szCs w:val="20"/>
          <w:lang w:val="nl-BE"/>
        </w:rPr>
      </w:pPr>
    </w:p>
    <w:p w14:paraId="6AD914EB" w14:textId="77777777" w:rsidR="00172217" w:rsidRDefault="00172217" w:rsidP="00172217">
      <w:pPr>
        <w:widowControl/>
        <w:autoSpaceDE/>
        <w:autoSpaceDN/>
        <w:adjustRightInd/>
        <w:rPr>
          <w:b/>
          <w:sz w:val="20"/>
          <w:szCs w:val="20"/>
          <w:lang w:val="nl-BE"/>
        </w:rPr>
      </w:pPr>
    </w:p>
    <w:p w14:paraId="25047C2D" w14:textId="77777777" w:rsidR="009D18F7" w:rsidRPr="00222AD3" w:rsidRDefault="00172217" w:rsidP="00172217">
      <w:pPr>
        <w:widowControl/>
        <w:autoSpaceDE/>
        <w:autoSpaceDN/>
        <w:adjustRightInd/>
        <w:rPr>
          <w:rFonts w:cs="Arial"/>
          <w:b/>
          <w:color w:val="000000"/>
          <w:sz w:val="20"/>
          <w:szCs w:val="20"/>
          <w:lang w:val="nl-BE"/>
        </w:rPr>
      </w:pPr>
      <w:r>
        <w:rPr>
          <w:b/>
          <w:sz w:val="20"/>
          <w:szCs w:val="20"/>
          <w:lang w:val="nl-BE"/>
        </w:rPr>
        <w:lastRenderedPageBreak/>
        <w:t xml:space="preserve">                       </w:t>
      </w:r>
      <w:r w:rsidR="0081766B" w:rsidRPr="00222AD3">
        <w:rPr>
          <w:b/>
          <w:sz w:val="20"/>
          <w:szCs w:val="20"/>
          <w:lang w:val="nl-BE"/>
        </w:rPr>
        <w:t>- 68</w:t>
      </w:r>
      <w:r w:rsidR="00165016" w:rsidRPr="00222AD3">
        <w:rPr>
          <w:b/>
          <w:sz w:val="20"/>
          <w:szCs w:val="20"/>
          <w:lang w:val="nl-BE"/>
        </w:rPr>
        <w:t xml:space="preserve"> -</w:t>
      </w:r>
    </w:p>
    <w:p w14:paraId="381C871E" w14:textId="77777777" w:rsidR="009D18F7" w:rsidRPr="008647B5" w:rsidRDefault="009D18F7" w:rsidP="0074347A">
      <w:pPr>
        <w:pStyle w:val="03cOpmerking"/>
        <w:widowControl/>
        <w:rPr>
          <w:lang w:val="nl-BE"/>
        </w:rPr>
      </w:pPr>
    </w:p>
    <w:p w14:paraId="3978494A" w14:textId="77777777" w:rsidR="009D18F7" w:rsidRPr="00C57E24" w:rsidRDefault="00C57E24" w:rsidP="00C57E24">
      <w:pPr>
        <w:pStyle w:val="03cOpmerking"/>
        <w:widowControl/>
        <w:jc w:val="center"/>
        <w:rPr>
          <w:lang w:val="nl-BE"/>
        </w:rPr>
      </w:pPr>
      <w:r w:rsidRPr="00C57E24">
        <w:rPr>
          <w:i/>
          <w:lang w:val="nl-BE"/>
        </w:rPr>
        <w:t xml:space="preserve">Origineel, </w:t>
      </w:r>
      <w:r>
        <w:rPr>
          <w:lang w:val="nl-BE"/>
        </w:rPr>
        <w:t>2012</w:t>
      </w:r>
    </w:p>
    <w:p w14:paraId="56A068FC" w14:textId="77777777" w:rsidR="009D18F7" w:rsidRPr="00C57E24" w:rsidRDefault="009D18F7" w:rsidP="0074347A">
      <w:pPr>
        <w:pStyle w:val="03cOpmerking"/>
        <w:widowControl/>
        <w:rPr>
          <w:lang w:val="nl-BE"/>
        </w:rPr>
      </w:pPr>
    </w:p>
    <w:p w14:paraId="62E861DD" w14:textId="77777777" w:rsidR="00021AC5" w:rsidRPr="00FF415D" w:rsidRDefault="008555C3" w:rsidP="0074347A">
      <w:pPr>
        <w:pStyle w:val="03cOpmerking"/>
        <w:widowControl/>
        <w:rPr>
          <w:lang w:val="nl-BE"/>
        </w:rPr>
      </w:pPr>
      <w:r>
        <w:object w:dxaOrig="4431" w:dyaOrig="4430" w14:anchorId="5F01E288">
          <v:shape id="_x0000_i1088" type="#_x0000_t75" style="width:154.5pt;height:153.95pt" o:ole="">
            <v:imagedata r:id="rId145" o:title=""/>
          </v:shape>
          <o:OLEObject Type="Embed" ProgID="CorelDRAW.Graphic.12" ShapeID="_x0000_i1088" DrawAspect="Content" ObjectID="_1587467500" r:id="rId146"/>
        </w:object>
      </w:r>
    </w:p>
    <w:p w14:paraId="07FF3EB8" w14:textId="77777777" w:rsidR="000447B7" w:rsidRDefault="000447B7" w:rsidP="00E86AC9">
      <w:pPr>
        <w:pStyle w:val="03cOpmerking"/>
        <w:widowControl/>
        <w:jc w:val="left"/>
        <w:rPr>
          <w:b/>
          <w:sz w:val="24"/>
          <w:szCs w:val="24"/>
          <w:lang w:val="nl-BE"/>
        </w:rPr>
      </w:pPr>
    </w:p>
    <w:p w14:paraId="6615CDBE" w14:textId="77777777" w:rsidR="00C57E24" w:rsidRPr="00653D12" w:rsidRDefault="00C57E24" w:rsidP="00E86AC9">
      <w:pPr>
        <w:pStyle w:val="03cOpmerking"/>
        <w:widowControl/>
        <w:jc w:val="left"/>
        <w:rPr>
          <w:lang w:val="nl-BE"/>
        </w:rPr>
      </w:pPr>
      <w:r w:rsidRPr="00653D12">
        <w:rPr>
          <w:b/>
          <w:sz w:val="24"/>
          <w:szCs w:val="24"/>
          <w:lang w:val="nl-BE"/>
        </w:rPr>
        <w:t xml:space="preserve">+                   </w:t>
      </w:r>
      <w:r w:rsidR="00970ECE">
        <w:rPr>
          <w:b/>
          <w:sz w:val="24"/>
          <w:szCs w:val="24"/>
          <w:lang w:val="nl-BE"/>
        </w:rPr>
        <w:t xml:space="preserve">    </w:t>
      </w:r>
      <w:r w:rsidRPr="00653D12">
        <w:rPr>
          <w:b/>
          <w:sz w:val="24"/>
          <w:szCs w:val="24"/>
          <w:lang w:val="nl-BE"/>
        </w:rPr>
        <w:t xml:space="preserve"> </w:t>
      </w:r>
      <w:r w:rsidR="00E86AC9" w:rsidRPr="00653D12">
        <w:rPr>
          <w:lang w:val="nl-BE"/>
        </w:rPr>
        <w:t>0001.11 a8c7</w:t>
      </w:r>
    </w:p>
    <w:p w14:paraId="6D82D500" w14:textId="77777777" w:rsidR="00E86AC9" w:rsidRPr="00653D12" w:rsidRDefault="00E86AC9" w:rsidP="00E86AC9">
      <w:pPr>
        <w:pStyle w:val="03cOpmerking"/>
        <w:widowControl/>
        <w:jc w:val="left"/>
        <w:rPr>
          <w:lang w:val="nl-BE"/>
        </w:rPr>
      </w:pPr>
    </w:p>
    <w:p w14:paraId="4F325F2E" w14:textId="77777777" w:rsidR="00E86AC9" w:rsidRDefault="009309A2" w:rsidP="00F0449B">
      <w:pPr>
        <w:pStyle w:val="03cOpmerking"/>
        <w:widowControl/>
        <w:rPr>
          <w:lang w:val="nl-BE"/>
        </w:rPr>
      </w:pPr>
      <w:r>
        <w:rPr>
          <w:lang w:val="nl-BE"/>
        </w:rPr>
        <w:t xml:space="preserve">En eerste </w:t>
      </w:r>
      <w:r w:rsidR="00E86AC9" w:rsidRPr="00E86AC9">
        <w:rPr>
          <w:lang w:val="nl-BE"/>
        </w:rPr>
        <w:t>verleiding is 1.Pe6</w:t>
      </w:r>
      <w:r w:rsidR="000969A1">
        <w:rPr>
          <w:lang w:val="nl-BE"/>
        </w:rPr>
        <w:t>+</w:t>
      </w:r>
      <w:r w:rsidR="00872A9F">
        <w:rPr>
          <w:lang w:val="nl-BE"/>
        </w:rPr>
        <w:t>?</w:t>
      </w:r>
      <w:r w:rsidR="00E86AC9">
        <w:rPr>
          <w:lang w:val="nl-BE"/>
        </w:rPr>
        <w:t xml:space="preserve"> Kc6 2.Ka7 h5 3.Ka6 h4 4.Ka5 h3 5.Kb4 h2 6.Pd</w:t>
      </w:r>
      <w:r>
        <w:rPr>
          <w:lang w:val="nl-BE"/>
        </w:rPr>
        <w:t>4+ Kd5 7.Pf3 h1D, en wit komt te laat.</w:t>
      </w:r>
      <w:r w:rsidR="00E86AC9">
        <w:rPr>
          <w:lang w:val="nl-BE"/>
        </w:rPr>
        <w:t xml:space="preserve"> </w:t>
      </w:r>
      <w:r w:rsidR="001611F0">
        <w:rPr>
          <w:lang w:val="nl-BE"/>
        </w:rPr>
        <w:t>Daarom</w:t>
      </w:r>
      <w:r w:rsidR="000969A1">
        <w:rPr>
          <w:lang w:val="nl-BE"/>
        </w:rPr>
        <w:t>:</w:t>
      </w:r>
    </w:p>
    <w:p w14:paraId="5A7A3D0E" w14:textId="77777777" w:rsidR="000969A1" w:rsidRDefault="000969A1" w:rsidP="009309A2">
      <w:pPr>
        <w:pStyle w:val="03cOpmerking"/>
        <w:widowControl/>
        <w:ind w:firstLine="708"/>
        <w:jc w:val="left"/>
        <w:rPr>
          <w:b/>
          <w:lang w:val="nl-BE"/>
        </w:rPr>
      </w:pPr>
      <w:r>
        <w:rPr>
          <w:b/>
          <w:lang w:val="nl-BE"/>
        </w:rPr>
        <w:t>1.Pe4</w:t>
      </w:r>
      <w:r>
        <w:rPr>
          <w:b/>
          <w:lang w:val="nl-BE"/>
        </w:rPr>
        <w:tab/>
      </w:r>
      <w:r>
        <w:rPr>
          <w:b/>
          <w:lang w:val="nl-BE"/>
        </w:rPr>
        <w:tab/>
        <w:t>h5</w:t>
      </w:r>
    </w:p>
    <w:p w14:paraId="1E8517A8" w14:textId="77777777" w:rsidR="000969A1" w:rsidRDefault="000969A1" w:rsidP="000969A1">
      <w:pPr>
        <w:pStyle w:val="03cOpmerking"/>
        <w:widowControl/>
        <w:jc w:val="left"/>
        <w:rPr>
          <w:b/>
          <w:lang w:val="nl-BE"/>
        </w:rPr>
      </w:pPr>
      <w:r>
        <w:rPr>
          <w:b/>
          <w:lang w:val="nl-BE"/>
        </w:rPr>
        <w:tab/>
        <w:t>2.Ka7</w:t>
      </w:r>
      <w:r>
        <w:rPr>
          <w:b/>
          <w:lang w:val="nl-BE"/>
        </w:rPr>
        <w:tab/>
      </w:r>
      <w:r>
        <w:rPr>
          <w:b/>
          <w:lang w:val="nl-BE"/>
        </w:rPr>
        <w:tab/>
        <w:t>h4</w:t>
      </w:r>
      <w:r w:rsidR="006F48A7">
        <w:rPr>
          <w:b/>
          <w:lang w:val="nl-BE"/>
        </w:rPr>
        <w:t>(Kc6)</w:t>
      </w:r>
    </w:p>
    <w:p w14:paraId="72E94C23" w14:textId="77777777" w:rsidR="000969A1" w:rsidRDefault="000969A1" w:rsidP="000969A1">
      <w:pPr>
        <w:pStyle w:val="03cOpmerking"/>
        <w:widowControl/>
        <w:jc w:val="left"/>
        <w:rPr>
          <w:b/>
          <w:lang w:val="nl-BE"/>
        </w:rPr>
      </w:pPr>
      <w:r>
        <w:rPr>
          <w:b/>
          <w:lang w:val="nl-BE"/>
        </w:rPr>
        <w:tab/>
        <w:t>3.Ka6</w:t>
      </w:r>
      <w:r>
        <w:rPr>
          <w:b/>
          <w:lang w:val="nl-BE"/>
        </w:rPr>
        <w:tab/>
      </w:r>
      <w:r>
        <w:rPr>
          <w:b/>
          <w:lang w:val="nl-BE"/>
        </w:rPr>
        <w:tab/>
        <w:t>Kc6</w:t>
      </w:r>
      <w:r w:rsidR="006F48A7">
        <w:rPr>
          <w:b/>
          <w:lang w:val="nl-BE"/>
        </w:rPr>
        <w:t>(h4)</w:t>
      </w:r>
    </w:p>
    <w:p w14:paraId="7B1ADF2F" w14:textId="77777777" w:rsidR="000969A1" w:rsidRDefault="000969A1" w:rsidP="000969A1">
      <w:pPr>
        <w:pStyle w:val="03cOpmerking"/>
        <w:widowControl/>
        <w:jc w:val="left"/>
        <w:rPr>
          <w:b/>
          <w:lang w:val="nl-BE"/>
        </w:rPr>
      </w:pPr>
      <w:r>
        <w:rPr>
          <w:b/>
          <w:lang w:val="nl-BE"/>
        </w:rPr>
        <w:tab/>
        <w:t>4.Ka5</w:t>
      </w:r>
      <w:r>
        <w:rPr>
          <w:b/>
          <w:lang w:val="nl-BE"/>
        </w:rPr>
        <w:tab/>
      </w:r>
      <w:r>
        <w:rPr>
          <w:b/>
          <w:lang w:val="nl-BE"/>
        </w:rPr>
        <w:tab/>
        <w:t>h3</w:t>
      </w:r>
    </w:p>
    <w:p w14:paraId="50F113AC" w14:textId="77777777" w:rsidR="000969A1" w:rsidRDefault="000969A1" w:rsidP="000969A1">
      <w:pPr>
        <w:pStyle w:val="03cOpmerking"/>
        <w:widowControl/>
        <w:jc w:val="left"/>
        <w:rPr>
          <w:b/>
          <w:lang w:val="nl-BE"/>
        </w:rPr>
      </w:pPr>
      <w:r>
        <w:rPr>
          <w:b/>
          <w:lang w:val="nl-BE"/>
        </w:rPr>
        <w:tab/>
        <w:t>5.Kb4</w:t>
      </w:r>
      <w:r>
        <w:rPr>
          <w:b/>
          <w:lang w:val="nl-BE"/>
        </w:rPr>
        <w:tab/>
      </w:r>
      <w:r>
        <w:rPr>
          <w:b/>
          <w:lang w:val="nl-BE"/>
        </w:rPr>
        <w:tab/>
        <w:t>h2</w:t>
      </w:r>
    </w:p>
    <w:p w14:paraId="4B8C823A" w14:textId="77777777" w:rsidR="003D1A19" w:rsidRDefault="000969A1" w:rsidP="003D1A19">
      <w:pPr>
        <w:pStyle w:val="03cOpmerking"/>
        <w:widowControl/>
        <w:rPr>
          <w:lang w:val="nl-BE"/>
        </w:rPr>
      </w:pPr>
      <w:r>
        <w:rPr>
          <w:lang w:val="nl-BE"/>
        </w:rPr>
        <w:t xml:space="preserve">En nu niet </w:t>
      </w:r>
      <w:r w:rsidR="001611F0">
        <w:rPr>
          <w:lang w:val="nl-BE"/>
        </w:rPr>
        <w:t>de tweede vergissing:</w:t>
      </w:r>
      <w:r w:rsidR="009309A2">
        <w:rPr>
          <w:lang w:val="nl-BE"/>
        </w:rPr>
        <w:t xml:space="preserve"> </w:t>
      </w:r>
      <w:r w:rsidR="00AB35A1">
        <w:rPr>
          <w:lang w:val="nl-BE"/>
        </w:rPr>
        <w:t>6.Pg3? wegens 6…Kd5 7.Kb5 Ke5 8.</w:t>
      </w:r>
      <w:r>
        <w:rPr>
          <w:lang w:val="nl-BE"/>
        </w:rPr>
        <w:t>c6 Kf4 9.Ph1 Kf3 10.c7 Kg2 11.c8D Kxh1</w:t>
      </w:r>
      <w:r w:rsidR="00006082">
        <w:rPr>
          <w:lang w:val="nl-BE"/>
        </w:rPr>
        <w:t xml:space="preserve"> </w:t>
      </w:r>
      <w:r w:rsidR="007A0780">
        <w:rPr>
          <w:lang w:val="nl-BE"/>
        </w:rPr>
        <w:t>met</w:t>
      </w:r>
      <w:r>
        <w:rPr>
          <w:lang w:val="nl-BE"/>
        </w:rPr>
        <w:t xml:space="preserve"> remise.</w:t>
      </w:r>
      <w:r w:rsidR="001866AB">
        <w:rPr>
          <w:lang w:val="nl-BE"/>
        </w:rPr>
        <w:t xml:space="preserve"> </w:t>
      </w:r>
    </w:p>
    <w:p w14:paraId="686CD59E" w14:textId="77777777" w:rsidR="003D1A19" w:rsidRPr="001513C2" w:rsidRDefault="003D1A19" w:rsidP="003D1A19">
      <w:pPr>
        <w:pStyle w:val="03cOpmerking"/>
        <w:widowControl/>
        <w:rPr>
          <w:b/>
        </w:rPr>
      </w:pPr>
      <w:r>
        <w:rPr>
          <w:lang w:val="nl-BE"/>
        </w:rPr>
        <w:tab/>
      </w:r>
      <w:r w:rsidRPr="001513C2">
        <w:rPr>
          <w:b/>
        </w:rPr>
        <w:t>6.Pf2</w:t>
      </w:r>
      <w:r w:rsidRPr="001513C2">
        <w:rPr>
          <w:b/>
        </w:rPr>
        <w:tab/>
      </w:r>
      <w:r w:rsidRPr="001513C2">
        <w:rPr>
          <w:b/>
        </w:rPr>
        <w:tab/>
        <w:t>Kd5</w:t>
      </w:r>
    </w:p>
    <w:p w14:paraId="324BF37A" w14:textId="77777777" w:rsidR="0009118B" w:rsidRPr="001513C2" w:rsidRDefault="003D1A19" w:rsidP="003D1A19">
      <w:pPr>
        <w:pStyle w:val="03cOpmerking"/>
        <w:widowControl/>
        <w:rPr>
          <w:b/>
        </w:rPr>
      </w:pPr>
      <w:r w:rsidRPr="001513C2">
        <w:rPr>
          <w:b/>
        </w:rPr>
        <w:tab/>
        <w:t xml:space="preserve">7.Kb5 </w:t>
      </w:r>
      <w:r w:rsidR="0059663D" w:rsidRPr="001513C2">
        <w:rPr>
          <w:b/>
        </w:rPr>
        <w:tab/>
      </w:r>
      <w:r w:rsidR="0059663D" w:rsidRPr="001513C2">
        <w:rPr>
          <w:b/>
        </w:rPr>
        <w:tab/>
      </w:r>
    </w:p>
    <w:p w14:paraId="26C86A6F" w14:textId="77777777" w:rsidR="001866AB" w:rsidRPr="001513C2" w:rsidRDefault="001866AB" w:rsidP="003D1A19">
      <w:pPr>
        <w:pStyle w:val="03cOpmerking"/>
        <w:widowControl/>
        <w:rPr>
          <w:b/>
          <w:i/>
        </w:rPr>
      </w:pPr>
    </w:p>
    <w:p w14:paraId="71A7F95D" w14:textId="77777777" w:rsidR="0009118B" w:rsidRPr="001513C2" w:rsidRDefault="0009118B" w:rsidP="003D1A19">
      <w:pPr>
        <w:pStyle w:val="03cOpmerking"/>
        <w:widowControl/>
        <w:rPr>
          <w:b/>
          <w:i/>
        </w:rPr>
      </w:pPr>
      <w:r w:rsidRPr="001513C2">
        <w:rPr>
          <w:b/>
          <w:i/>
        </w:rPr>
        <w:t>Variant A</w:t>
      </w:r>
    </w:p>
    <w:p w14:paraId="54166B35" w14:textId="77777777" w:rsidR="003D1A19" w:rsidRDefault="0009118B" w:rsidP="0009118B">
      <w:pPr>
        <w:pStyle w:val="03cOpmerking"/>
        <w:widowControl/>
        <w:ind w:firstLine="708"/>
        <w:rPr>
          <w:b/>
          <w:lang w:val="nl-BE"/>
        </w:rPr>
      </w:pPr>
      <w:r w:rsidRPr="001513C2">
        <w:rPr>
          <w:b/>
        </w:rPr>
        <w:t>7...</w:t>
      </w:r>
      <w:r w:rsidRPr="001513C2">
        <w:rPr>
          <w:b/>
        </w:rPr>
        <w:tab/>
      </w:r>
      <w:r w:rsidRPr="001513C2">
        <w:rPr>
          <w:b/>
        </w:rPr>
        <w:tab/>
      </w:r>
      <w:r w:rsidR="0059663D">
        <w:rPr>
          <w:b/>
          <w:lang w:val="nl-BE"/>
        </w:rPr>
        <w:t>Ke5</w:t>
      </w:r>
    </w:p>
    <w:p w14:paraId="7B1BA4FF" w14:textId="77777777" w:rsidR="0059663D" w:rsidRPr="0009118B" w:rsidRDefault="0009118B" w:rsidP="003D1A19">
      <w:pPr>
        <w:pStyle w:val="03cOpmerking"/>
        <w:widowControl/>
        <w:rPr>
          <w:b/>
          <w:vertAlign w:val="subscript"/>
          <w:lang w:val="nl-BE"/>
        </w:rPr>
      </w:pPr>
      <w:r>
        <w:rPr>
          <w:b/>
          <w:lang w:val="nl-BE"/>
        </w:rPr>
        <w:tab/>
        <w:t>8.Pg4+</w:t>
      </w:r>
      <w:r>
        <w:rPr>
          <w:b/>
          <w:lang w:val="nl-BE"/>
        </w:rPr>
        <w:tab/>
      </w:r>
      <w:r>
        <w:rPr>
          <w:b/>
          <w:lang w:val="nl-BE"/>
        </w:rPr>
        <w:tab/>
        <w:t>K</w:t>
      </w:r>
      <w:r>
        <w:rPr>
          <w:b/>
          <w:vertAlign w:val="subscript"/>
          <w:lang w:val="nl-BE"/>
        </w:rPr>
        <w:t>~</w:t>
      </w:r>
    </w:p>
    <w:p w14:paraId="6E95B52F" w14:textId="77777777" w:rsidR="0059663D" w:rsidRDefault="002A35C4" w:rsidP="003D1A19">
      <w:pPr>
        <w:pStyle w:val="03cOpmerking"/>
        <w:widowControl/>
        <w:rPr>
          <w:b/>
          <w:lang w:val="nl-BE"/>
        </w:rPr>
      </w:pPr>
      <w:r>
        <w:rPr>
          <w:b/>
          <w:lang w:val="nl-BE"/>
        </w:rPr>
        <w:tab/>
        <w:t>9.Pxh</w:t>
      </w:r>
      <w:r w:rsidR="00AF7570">
        <w:rPr>
          <w:b/>
          <w:lang w:val="nl-BE"/>
        </w:rPr>
        <w:t>2</w:t>
      </w:r>
    </w:p>
    <w:p w14:paraId="0054B14E" w14:textId="77777777" w:rsidR="000447B7" w:rsidRDefault="000447B7" w:rsidP="003D1A19">
      <w:pPr>
        <w:pStyle w:val="03cOpmerking"/>
        <w:widowControl/>
        <w:jc w:val="left"/>
        <w:rPr>
          <w:lang w:val="nl-BE"/>
        </w:rPr>
      </w:pPr>
    </w:p>
    <w:p w14:paraId="4C22C019" w14:textId="77777777" w:rsidR="000447B7" w:rsidRDefault="000447B7" w:rsidP="003D1A19">
      <w:pPr>
        <w:pStyle w:val="03cOpmerking"/>
        <w:widowControl/>
        <w:jc w:val="left"/>
        <w:rPr>
          <w:lang w:val="nl-BE"/>
        </w:rPr>
      </w:pPr>
    </w:p>
    <w:p w14:paraId="6C3052DA" w14:textId="77777777" w:rsidR="000447B7" w:rsidRDefault="000447B7" w:rsidP="003D1A19">
      <w:pPr>
        <w:pStyle w:val="03cOpmerking"/>
        <w:widowControl/>
        <w:jc w:val="left"/>
        <w:rPr>
          <w:lang w:val="nl-BE"/>
        </w:rPr>
      </w:pPr>
    </w:p>
    <w:p w14:paraId="14E76045" w14:textId="77777777" w:rsidR="000447B7" w:rsidRDefault="000447B7" w:rsidP="003D1A19">
      <w:pPr>
        <w:pStyle w:val="03cOpmerking"/>
        <w:widowControl/>
        <w:jc w:val="left"/>
        <w:rPr>
          <w:lang w:val="nl-BE"/>
        </w:rPr>
      </w:pPr>
    </w:p>
    <w:p w14:paraId="0B650046" w14:textId="77777777" w:rsidR="0016680B" w:rsidRDefault="0016680B" w:rsidP="003D1A19">
      <w:pPr>
        <w:pStyle w:val="03cOpmerking"/>
        <w:widowControl/>
        <w:jc w:val="left"/>
        <w:rPr>
          <w:lang w:val="nl-BE"/>
        </w:rPr>
      </w:pPr>
    </w:p>
    <w:p w14:paraId="3CC842AA" w14:textId="77777777" w:rsidR="003D1A19" w:rsidRDefault="003D1A19" w:rsidP="003D1A19">
      <w:pPr>
        <w:pStyle w:val="03cOpmerking"/>
        <w:widowControl/>
        <w:jc w:val="left"/>
        <w:rPr>
          <w:lang w:val="nl-BE"/>
        </w:rPr>
      </w:pPr>
      <w:r>
        <w:rPr>
          <w:lang w:val="nl-BE"/>
        </w:rPr>
        <w:t>En wit wint.</w:t>
      </w:r>
    </w:p>
    <w:p w14:paraId="69B2474D" w14:textId="77777777" w:rsidR="003D1A19" w:rsidRDefault="003D1A19" w:rsidP="003D1A19">
      <w:pPr>
        <w:pStyle w:val="03cOpmerking"/>
        <w:widowControl/>
        <w:rPr>
          <w:lang w:val="nl-BE"/>
        </w:rPr>
      </w:pPr>
    </w:p>
    <w:p w14:paraId="7766431D" w14:textId="77777777" w:rsidR="0009118B" w:rsidRDefault="0009118B" w:rsidP="006043C5">
      <w:pPr>
        <w:pStyle w:val="03cOpmerking"/>
        <w:widowControl/>
        <w:rPr>
          <w:b/>
          <w:i/>
          <w:lang w:val="nl-BE"/>
        </w:rPr>
      </w:pPr>
      <w:r>
        <w:rPr>
          <w:b/>
          <w:i/>
          <w:lang w:val="nl-BE"/>
        </w:rPr>
        <w:t>Variant B</w:t>
      </w:r>
    </w:p>
    <w:p w14:paraId="2929B030" w14:textId="77777777" w:rsidR="0009118B" w:rsidRDefault="0009118B" w:rsidP="006043C5">
      <w:pPr>
        <w:pStyle w:val="03cOpmerking"/>
        <w:widowControl/>
        <w:rPr>
          <w:b/>
          <w:lang w:val="nl-BE"/>
        </w:rPr>
      </w:pPr>
      <w:r>
        <w:rPr>
          <w:b/>
          <w:i/>
          <w:lang w:val="nl-BE"/>
        </w:rPr>
        <w:tab/>
      </w:r>
      <w:r>
        <w:rPr>
          <w:b/>
          <w:lang w:val="nl-BE"/>
        </w:rPr>
        <w:t>7...</w:t>
      </w:r>
      <w:r>
        <w:rPr>
          <w:b/>
          <w:lang w:val="nl-BE"/>
        </w:rPr>
        <w:tab/>
      </w:r>
      <w:r>
        <w:rPr>
          <w:b/>
          <w:lang w:val="nl-BE"/>
        </w:rPr>
        <w:tab/>
        <w:t>Kd4</w:t>
      </w:r>
    </w:p>
    <w:p w14:paraId="3F58F6A2" w14:textId="77777777" w:rsidR="0009118B" w:rsidRDefault="0009118B" w:rsidP="006043C5">
      <w:pPr>
        <w:pStyle w:val="03cOpmerking"/>
        <w:widowControl/>
        <w:rPr>
          <w:b/>
          <w:lang w:val="nl-BE"/>
        </w:rPr>
      </w:pPr>
      <w:r>
        <w:rPr>
          <w:b/>
          <w:lang w:val="nl-BE"/>
        </w:rPr>
        <w:tab/>
        <w:t>8.c6</w:t>
      </w:r>
      <w:r>
        <w:rPr>
          <w:b/>
          <w:lang w:val="nl-BE"/>
        </w:rPr>
        <w:tab/>
      </w:r>
      <w:r>
        <w:rPr>
          <w:b/>
          <w:lang w:val="nl-BE"/>
        </w:rPr>
        <w:tab/>
        <w:t>Ke3</w:t>
      </w:r>
    </w:p>
    <w:p w14:paraId="52FA6C7B" w14:textId="77777777" w:rsidR="0009118B" w:rsidRDefault="0009118B" w:rsidP="006043C5">
      <w:pPr>
        <w:pStyle w:val="03cOpmerking"/>
        <w:widowControl/>
        <w:rPr>
          <w:b/>
          <w:lang w:val="nl-BE"/>
        </w:rPr>
      </w:pPr>
      <w:r>
        <w:rPr>
          <w:b/>
          <w:lang w:val="nl-BE"/>
        </w:rPr>
        <w:tab/>
        <w:t>9.Pg4+</w:t>
      </w:r>
      <w:r>
        <w:rPr>
          <w:b/>
          <w:lang w:val="nl-BE"/>
        </w:rPr>
        <w:tab/>
      </w:r>
      <w:r>
        <w:rPr>
          <w:b/>
          <w:lang w:val="nl-BE"/>
        </w:rPr>
        <w:tab/>
        <w:t>K~</w:t>
      </w:r>
    </w:p>
    <w:p w14:paraId="6C209D65" w14:textId="77777777" w:rsidR="0009118B" w:rsidRDefault="00184283" w:rsidP="006043C5">
      <w:pPr>
        <w:pStyle w:val="03cOpmerking"/>
        <w:widowControl/>
        <w:rPr>
          <w:b/>
          <w:lang w:val="nl-BE"/>
        </w:rPr>
      </w:pPr>
      <w:r>
        <w:rPr>
          <w:b/>
          <w:lang w:val="nl-BE"/>
        </w:rPr>
        <w:t xml:space="preserve">           </w:t>
      </w:r>
      <w:r w:rsidR="00AF7570">
        <w:rPr>
          <w:b/>
          <w:lang w:val="nl-BE"/>
        </w:rPr>
        <w:t>10.Pxh2</w:t>
      </w:r>
    </w:p>
    <w:p w14:paraId="3A432F6B" w14:textId="77777777" w:rsidR="0009118B" w:rsidRPr="0009118B" w:rsidRDefault="0009118B" w:rsidP="006043C5">
      <w:pPr>
        <w:pStyle w:val="03cOpmerking"/>
        <w:widowControl/>
        <w:rPr>
          <w:lang w:val="nl-BE"/>
        </w:rPr>
      </w:pPr>
      <w:r>
        <w:rPr>
          <w:lang w:val="nl-BE"/>
        </w:rPr>
        <w:t>En wint eveneens.</w:t>
      </w:r>
    </w:p>
    <w:p w14:paraId="3E7EDBEF" w14:textId="77777777" w:rsidR="006E052D" w:rsidRDefault="006E052D" w:rsidP="006043C5">
      <w:pPr>
        <w:pStyle w:val="03cOpmerking"/>
        <w:widowControl/>
        <w:rPr>
          <w:lang w:val="nl-BE"/>
        </w:rPr>
      </w:pPr>
    </w:p>
    <w:p w14:paraId="23C84547" w14:textId="77777777" w:rsidR="00615049" w:rsidRDefault="00615049" w:rsidP="006043C5">
      <w:pPr>
        <w:pStyle w:val="03cOpmerking"/>
        <w:widowControl/>
        <w:rPr>
          <w:lang w:val="nl-BE"/>
        </w:rPr>
      </w:pPr>
    </w:p>
    <w:p w14:paraId="55168C62" w14:textId="77777777" w:rsidR="003D1A19" w:rsidRDefault="009309A2" w:rsidP="006043C5">
      <w:pPr>
        <w:pStyle w:val="03cOpmerking"/>
        <w:widowControl/>
        <w:rPr>
          <w:lang w:val="nl-BE"/>
        </w:rPr>
      </w:pPr>
      <w:r>
        <w:rPr>
          <w:lang w:val="nl-BE"/>
        </w:rPr>
        <w:t>Deze maljutka</w:t>
      </w:r>
      <w:r w:rsidR="006043C5">
        <w:rPr>
          <w:lang w:val="nl-BE"/>
        </w:rPr>
        <w:t xml:space="preserve"> is een antwoord op </w:t>
      </w:r>
      <w:r w:rsidR="003D1A19">
        <w:rPr>
          <w:lang w:val="nl-BE"/>
        </w:rPr>
        <w:t>de 2</w:t>
      </w:r>
      <w:r w:rsidR="003D1A19" w:rsidRPr="003D1A19">
        <w:rPr>
          <w:vertAlign w:val="superscript"/>
          <w:lang w:val="nl-BE"/>
        </w:rPr>
        <w:t>de</w:t>
      </w:r>
      <w:r w:rsidR="006043C5">
        <w:rPr>
          <w:lang w:val="nl-BE"/>
        </w:rPr>
        <w:t xml:space="preserve"> eer</w:t>
      </w:r>
      <w:r>
        <w:rPr>
          <w:lang w:val="nl-BE"/>
        </w:rPr>
        <w:t>volle vermelding van S</w:t>
      </w:r>
      <w:r w:rsidR="006043C5">
        <w:rPr>
          <w:lang w:val="nl-BE"/>
        </w:rPr>
        <w:t xml:space="preserve">. </w:t>
      </w:r>
      <w:r w:rsidR="003D1A19">
        <w:rPr>
          <w:lang w:val="nl-BE"/>
        </w:rPr>
        <w:t xml:space="preserve">Badalov in het </w:t>
      </w:r>
      <w:r w:rsidR="00724B7D">
        <w:rPr>
          <w:i/>
          <w:lang w:val="nl-BE"/>
        </w:rPr>
        <w:t>Ali Tebrizi Shat</w:t>
      </w:r>
      <w:r w:rsidR="00522D7F">
        <w:rPr>
          <w:i/>
          <w:lang w:val="nl-BE"/>
        </w:rPr>
        <w:t>-</w:t>
      </w:r>
      <w:r w:rsidR="00724B7D">
        <w:rPr>
          <w:i/>
          <w:lang w:val="nl-BE"/>
        </w:rPr>
        <w:t xml:space="preserve">ranji MT </w:t>
      </w:r>
      <w:r w:rsidR="00724B7D">
        <w:rPr>
          <w:lang w:val="nl-BE"/>
        </w:rPr>
        <w:t>2009:</w:t>
      </w:r>
      <w:r w:rsidR="0009118B">
        <w:rPr>
          <w:lang w:val="nl-BE"/>
        </w:rPr>
        <w:t xml:space="preserve"> </w:t>
      </w:r>
    </w:p>
    <w:p w14:paraId="5D147267" w14:textId="77777777" w:rsidR="00724B7D" w:rsidRDefault="00724B7D" w:rsidP="003D1A19">
      <w:pPr>
        <w:pStyle w:val="03cOpmerking"/>
        <w:widowControl/>
        <w:jc w:val="left"/>
        <w:rPr>
          <w:lang w:val="nl-BE"/>
        </w:rPr>
      </w:pPr>
    </w:p>
    <w:p w14:paraId="7475BB59" w14:textId="77777777" w:rsidR="00724B7D" w:rsidRPr="007F4C17" w:rsidRDefault="00724B7D" w:rsidP="003D1A19">
      <w:pPr>
        <w:pStyle w:val="03cOpmerking"/>
        <w:widowControl/>
        <w:jc w:val="left"/>
        <w:rPr>
          <w:lang w:val="en-GB"/>
        </w:rPr>
      </w:pPr>
      <w:r w:rsidRPr="007F4C17">
        <w:rPr>
          <w:lang w:val="en-GB"/>
        </w:rPr>
        <w:t>Kd6 Ph3 c5 e3 / Kd3 Pb8 a6 +</w:t>
      </w:r>
    </w:p>
    <w:p w14:paraId="63A12EAE" w14:textId="77777777" w:rsidR="00724B7D" w:rsidRPr="00653D12" w:rsidRDefault="00724B7D" w:rsidP="003D1A19">
      <w:pPr>
        <w:pStyle w:val="03cOpmerking"/>
        <w:widowControl/>
        <w:jc w:val="left"/>
        <w:rPr>
          <w:b/>
          <w:lang w:val="en-GB"/>
        </w:rPr>
      </w:pPr>
    </w:p>
    <w:p w14:paraId="3988B209" w14:textId="77777777" w:rsidR="00724B7D" w:rsidRDefault="00724B7D" w:rsidP="00724B7D">
      <w:pPr>
        <w:pStyle w:val="03cOpmerking"/>
        <w:widowControl/>
        <w:rPr>
          <w:lang w:val="nl-BE"/>
        </w:rPr>
      </w:pPr>
      <w:r w:rsidRPr="00724B7D">
        <w:rPr>
          <w:lang w:val="nl-BE"/>
        </w:rPr>
        <w:t xml:space="preserve">Met de oplossing: </w:t>
      </w:r>
      <w:r w:rsidR="00AB4AB6">
        <w:rPr>
          <w:lang w:val="nl-BE"/>
        </w:rPr>
        <w:t>1.</w:t>
      </w:r>
      <w:r w:rsidRPr="00724B7D">
        <w:rPr>
          <w:lang w:val="nl-BE"/>
        </w:rPr>
        <w:t>Pf4+ Kxe3 2.Kc7 Kd4 3.Pe6+ Kd5 4.Kxb8 Kc6 5.Ka7 a5 6.Ka6 a4 7.Ka5 a3 8</w:t>
      </w:r>
      <w:r w:rsidR="009D4504">
        <w:rPr>
          <w:lang w:val="nl-BE"/>
        </w:rPr>
        <w:t>.Kb4 a2 9.Pd4+ Kd5 maar</w:t>
      </w:r>
      <w:r w:rsidR="00AB35A1">
        <w:rPr>
          <w:lang w:val="nl-BE"/>
        </w:rPr>
        <w:t xml:space="preserve"> nu  twee mo</w:t>
      </w:r>
      <w:r w:rsidR="00AB4AB6">
        <w:rPr>
          <w:lang w:val="nl-BE"/>
        </w:rPr>
        <w:t>ge</w:t>
      </w:r>
      <w:r w:rsidR="00AB35A1">
        <w:rPr>
          <w:lang w:val="nl-BE"/>
        </w:rPr>
        <w:t xml:space="preserve">lijkheden: </w:t>
      </w:r>
      <w:r w:rsidR="00AB35A1" w:rsidRPr="00B53C02">
        <w:rPr>
          <w:b/>
          <w:lang w:val="nl-BE"/>
        </w:rPr>
        <w:t>10.Pb3</w:t>
      </w:r>
      <w:r w:rsidR="00AB35A1">
        <w:rPr>
          <w:lang w:val="nl-BE"/>
        </w:rPr>
        <w:t xml:space="preserve"> of </w:t>
      </w:r>
      <w:r w:rsidR="00AB35A1" w:rsidRPr="00B53C02">
        <w:rPr>
          <w:b/>
          <w:lang w:val="nl-BE"/>
        </w:rPr>
        <w:t>10.Pc2</w:t>
      </w:r>
      <w:r w:rsidR="00AB35A1">
        <w:rPr>
          <w:lang w:val="nl-BE"/>
        </w:rPr>
        <w:t>.</w:t>
      </w:r>
      <w:r w:rsidRPr="00724B7D">
        <w:rPr>
          <w:lang w:val="nl-BE"/>
        </w:rPr>
        <w:t xml:space="preserve"> </w:t>
      </w:r>
      <w:r w:rsidR="00AB4AB6">
        <w:rPr>
          <w:lang w:val="nl-BE"/>
        </w:rPr>
        <w:t>Nevenoplosbaar dus.</w:t>
      </w:r>
    </w:p>
    <w:p w14:paraId="4C22E187" w14:textId="77777777" w:rsidR="00AB4AB6" w:rsidRDefault="00AB4AB6" w:rsidP="00724B7D">
      <w:pPr>
        <w:pStyle w:val="03cOpmerking"/>
        <w:widowControl/>
        <w:rPr>
          <w:lang w:val="nl-BE"/>
        </w:rPr>
      </w:pPr>
    </w:p>
    <w:p w14:paraId="7132E536" w14:textId="77777777" w:rsidR="00AB4AB6" w:rsidRDefault="00AB4AB6" w:rsidP="00724B7D">
      <w:pPr>
        <w:pStyle w:val="03cOpmerking"/>
        <w:widowControl/>
        <w:rPr>
          <w:lang w:val="nl-BE"/>
        </w:rPr>
      </w:pPr>
      <w:r>
        <w:rPr>
          <w:lang w:val="nl-BE"/>
        </w:rPr>
        <w:t>De prijsrechter Bakhtiyar Rusta-mov uit Baku, Azerbaijan schreef:</w:t>
      </w:r>
    </w:p>
    <w:p w14:paraId="48903B68" w14:textId="77777777" w:rsidR="00AB4AB6" w:rsidRDefault="00AB4AB6" w:rsidP="00724B7D">
      <w:pPr>
        <w:pStyle w:val="03cOpmerking"/>
        <w:widowControl/>
        <w:rPr>
          <w:i/>
          <w:lang w:val="en-GB"/>
        </w:rPr>
      </w:pPr>
      <w:r w:rsidRPr="00653D12">
        <w:rPr>
          <w:i/>
          <w:lang w:val="en-GB"/>
        </w:rPr>
        <w:t>“An interesting trajectory of white moves</w:t>
      </w:r>
      <w:r w:rsidR="001A30AB" w:rsidRPr="00653D12">
        <w:rPr>
          <w:i/>
          <w:lang w:val="en-GB"/>
        </w:rPr>
        <w:t>. The king rev</w:t>
      </w:r>
      <w:r w:rsidR="001A30AB">
        <w:rPr>
          <w:i/>
          <w:lang w:val="en-GB"/>
        </w:rPr>
        <w:t xml:space="preserve">ives around the Pc5, while the knight moves </w:t>
      </w:r>
      <w:r w:rsidR="002D7471">
        <w:rPr>
          <w:i/>
          <w:lang w:val="en-GB"/>
        </w:rPr>
        <w:t>in a symmetric wave-like pattern”.</w:t>
      </w:r>
      <w:r w:rsidR="001A30AB">
        <w:rPr>
          <w:i/>
          <w:lang w:val="en-GB"/>
        </w:rPr>
        <w:t xml:space="preserve"> </w:t>
      </w:r>
    </w:p>
    <w:p w14:paraId="6043E91C" w14:textId="77777777" w:rsidR="002D7471" w:rsidRDefault="002D7471" w:rsidP="00724B7D">
      <w:pPr>
        <w:pStyle w:val="03cOpmerking"/>
        <w:widowControl/>
        <w:rPr>
          <w:lang w:val="en-GB"/>
        </w:rPr>
      </w:pPr>
    </w:p>
    <w:p w14:paraId="2852B954" w14:textId="77777777" w:rsidR="001A30AB" w:rsidRDefault="003C0B45" w:rsidP="00724B7D">
      <w:pPr>
        <w:pStyle w:val="03cOpmerking"/>
        <w:widowControl/>
        <w:rPr>
          <w:lang w:val="nl-BE"/>
        </w:rPr>
      </w:pPr>
      <w:r w:rsidRPr="003C0B45">
        <w:rPr>
          <w:lang w:val="nl-BE"/>
        </w:rPr>
        <w:t>Mooi</w:t>
      </w:r>
      <w:r w:rsidR="00AB35A1">
        <w:rPr>
          <w:lang w:val="nl-BE"/>
        </w:rPr>
        <w:t>, maar al is mijn</w:t>
      </w:r>
      <w:r w:rsidR="002D7471">
        <w:rPr>
          <w:lang w:val="nl-BE"/>
        </w:rPr>
        <w:t xml:space="preserve"> inleiding</w:t>
      </w:r>
      <w:r w:rsidR="00710A31">
        <w:rPr>
          <w:lang w:val="nl-BE"/>
        </w:rPr>
        <w:t xml:space="preserve"> iets </w:t>
      </w:r>
      <w:r w:rsidR="00AB35A1">
        <w:rPr>
          <w:lang w:val="nl-BE"/>
        </w:rPr>
        <w:t>korter:</w:t>
      </w:r>
      <w:r>
        <w:rPr>
          <w:i/>
          <w:lang w:val="nl-BE"/>
        </w:rPr>
        <w:t xml:space="preserve"> ‘</w:t>
      </w:r>
      <w:r w:rsidR="00710A31">
        <w:rPr>
          <w:i/>
          <w:lang w:val="nl-BE"/>
        </w:rPr>
        <w:t>Less is more</w:t>
      </w:r>
      <w:r>
        <w:rPr>
          <w:i/>
          <w:lang w:val="nl-BE"/>
        </w:rPr>
        <w:t>’</w:t>
      </w:r>
      <w:r w:rsidR="00035D53">
        <w:rPr>
          <w:lang w:val="nl-BE"/>
        </w:rPr>
        <w:t xml:space="preserve">, of </w:t>
      </w:r>
      <w:r w:rsidRPr="003C0B45">
        <w:rPr>
          <w:i/>
          <w:lang w:val="nl-BE"/>
        </w:rPr>
        <w:t>‘Meer</w:t>
      </w:r>
      <w:r>
        <w:rPr>
          <w:lang w:val="nl-BE"/>
        </w:rPr>
        <w:t xml:space="preserve"> </w:t>
      </w:r>
      <w:r w:rsidRPr="003C0B45">
        <w:rPr>
          <w:i/>
          <w:lang w:val="nl-BE"/>
        </w:rPr>
        <w:t>met minder’.</w:t>
      </w:r>
    </w:p>
    <w:p w14:paraId="089CA369" w14:textId="77777777" w:rsidR="000037AE" w:rsidRDefault="000037AE" w:rsidP="00724B7D">
      <w:pPr>
        <w:pStyle w:val="03cOpmerking"/>
        <w:widowControl/>
        <w:rPr>
          <w:lang w:val="nl-BE"/>
        </w:rPr>
      </w:pPr>
    </w:p>
    <w:p w14:paraId="7C35A917" w14:textId="77777777" w:rsidR="000037AE" w:rsidRDefault="000037AE" w:rsidP="00724B7D">
      <w:pPr>
        <w:pStyle w:val="03cOpmerking"/>
        <w:widowControl/>
        <w:rPr>
          <w:lang w:val="nl-BE"/>
        </w:rPr>
      </w:pPr>
    </w:p>
    <w:p w14:paraId="31A4CF2B" w14:textId="77777777" w:rsidR="000037AE" w:rsidRPr="00222AD3" w:rsidRDefault="00657D19" w:rsidP="00657D19">
      <w:pPr>
        <w:widowControl/>
        <w:autoSpaceDE/>
        <w:autoSpaceDN/>
        <w:adjustRightInd/>
        <w:rPr>
          <w:rFonts w:cs="Arial"/>
          <w:color w:val="000000"/>
          <w:sz w:val="20"/>
          <w:szCs w:val="20"/>
          <w:lang w:val="nl-BE"/>
        </w:rPr>
      </w:pPr>
      <w:r>
        <w:rPr>
          <w:sz w:val="20"/>
          <w:szCs w:val="20"/>
          <w:lang w:val="nl-BE"/>
        </w:rPr>
        <w:lastRenderedPageBreak/>
        <w:t xml:space="preserve">                       </w:t>
      </w:r>
      <w:r w:rsidR="000037AE" w:rsidRPr="00222AD3">
        <w:rPr>
          <w:sz w:val="20"/>
          <w:szCs w:val="20"/>
          <w:lang w:val="nl-BE"/>
        </w:rPr>
        <w:t xml:space="preserve">- </w:t>
      </w:r>
      <w:r w:rsidR="0081766B" w:rsidRPr="00222AD3">
        <w:rPr>
          <w:b/>
          <w:sz w:val="20"/>
          <w:szCs w:val="20"/>
          <w:lang w:val="nl-BE"/>
        </w:rPr>
        <w:t>69</w:t>
      </w:r>
      <w:r w:rsidR="000037AE" w:rsidRPr="00222AD3">
        <w:rPr>
          <w:b/>
          <w:sz w:val="20"/>
          <w:szCs w:val="20"/>
          <w:lang w:val="nl-BE"/>
        </w:rPr>
        <w:t xml:space="preserve"> -</w:t>
      </w:r>
    </w:p>
    <w:p w14:paraId="1AAC692F" w14:textId="77777777" w:rsidR="000037AE" w:rsidRDefault="000037AE" w:rsidP="000037AE">
      <w:pPr>
        <w:pStyle w:val="03cOpmerking"/>
        <w:widowControl/>
        <w:jc w:val="center"/>
        <w:rPr>
          <w:b/>
          <w:lang w:val="nl-BE"/>
        </w:rPr>
      </w:pPr>
    </w:p>
    <w:p w14:paraId="634BEB44" w14:textId="77777777" w:rsidR="000037AE" w:rsidRPr="000037AE" w:rsidRDefault="000037AE" w:rsidP="000037AE">
      <w:pPr>
        <w:pStyle w:val="03cOpmerking"/>
        <w:widowControl/>
        <w:jc w:val="center"/>
        <w:rPr>
          <w:lang w:val="nl-BE"/>
        </w:rPr>
      </w:pPr>
      <w:r>
        <w:rPr>
          <w:i/>
          <w:lang w:val="nl-BE"/>
        </w:rPr>
        <w:t xml:space="preserve">Origineel, </w:t>
      </w:r>
      <w:r>
        <w:rPr>
          <w:lang w:val="nl-BE"/>
        </w:rPr>
        <w:t>2012</w:t>
      </w:r>
    </w:p>
    <w:p w14:paraId="728D7C92" w14:textId="77777777" w:rsidR="00AB4AB6" w:rsidRPr="001A30AB" w:rsidRDefault="00AB4AB6" w:rsidP="00724B7D">
      <w:pPr>
        <w:pStyle w:val="03cOpmerking"/>
        <w:widowControl/>
        <w:rPr>
          <w:i/>
          <w:lang w:val="nl-BE"/>
        </w:rPr>
      </w:pPr>
    </w:p>
    <w:p w14:paraId="38F0EA52" w14:textId="77777777" w:rsidR="000037AE" w:rsidRPr="00352933" w:rsidRDefault="00094F44" w:rsidP="00724B7D">
      <w:pPr>
        <w:pStyle w:val="03cOpmerking"/>
        <w:widowControl/>
        <w:rPr>
          <w:lang w:val="nl-BE"/>
        </w:rPr>
      </w:pPr>
      <w:r>
        <w:object w:dxaOrig="4431" w:dyaOrig="4430" w14:anchorId="665C63B4">
          <v:shape id="_x0000_i1089" type="#_x0000_t75" style="width:154.5pt;height:153.95pt" o:ole="">
            <v:imagedata r:id="rId147" o:title=""/>
          </v:shape>
          <o:OLEObject Type="Embed" ProgID="CorelDRAW.Graphic.12" ShapeID="_x0000_i1089" DrawAspect="Content" ObjectID="_1587467501" r:id="rId148"/>
        </w:object>
      </w:r>
    </w:p>
    <w:p w14:paraId="0D5A1A3E" w14:textId="77777777" w:rsidR="0016680B" w:rsidRDefault="0016680B" w:rsidP="00094F44">
      <w:pPr>
        <w:pStyle w:val="03cOpmerking"/>
        <w:widowControl/>
        <w:jc w:val="left"/>
        <w:rPr>
          <w:b/>
          <w:sz w:val="24"/>
          <w:szCs w:val="24"/>
          <w:lang w:val="nl-BE"/>
        </w:rPr>
      </w:pPr>
    </w:p>
    <w:p w14:paraId="54AD76D1" w14:textId="77777777" w:rsidR="00094F44" w:rsidRPr="0082746D" w:rsidRDefault="00094F44" w:rsidP="00094F44">
      <w:pPr>
        <w:pStyle w:val="03cOpmerking"/>
        <w:widowControl/>
        <w:jc w:val="left"/>
        <w:rPr>
          <w:lang w:val="nl-BE"/>
        </w:rPr>
      </w:pPr>
      <w:r w:rsidRPr="0082746D">
        <w:rPr>
          <w:b/>
          <w:sz w:val="24"/>
          <w:szCs w:val="24"/>
          <w:lang w:val="nl-BE"/>
        </w:rPr>
        <w:t xml:space="preserve">+ </w:t>
      </w:r>
      <w:r w:rsidRPr="0082746D">
        <w:rPr>
          <w:lang w:val="nl-BE"/>
        </w:rPr>
        <w:t xml:space="preserve">                 </w:t>
      </w:r>
      <w:r w:rsidR="00970ECE">
        <w:rPr>
          <w:lang w:val="nl-BE"/>
        </w:rPr>
        <w:t xml:space="preserve">            </w:t>
      </w:r>
      <w:r w:rsidRPr="0082746D">
        <w:rPr>
          <w:lang w:val="nl-BE"/>
        </w:rPr>
        <w:t>0014.00 f6b8</w:t>
      </w:r>
    </w:p>
    <w:p w14:paraId="1DB415E8" w14:textId="77777777" w:rsidR="00094F44" w:rsidRPr="0082746D" w:rsidRDefault="00094F44" w:rsidP="00094F44">
      <w:pPr>
        <w:pStyle w:val="03cOpmerking"/>
        <w:widowControl/>
        <w:jc w:val="left"/>
        <w:rPr>
          <w:lang w:val="nl-BE"/>
        </w:rPr>
      </w:pPr>
    </w:p>
    <w:p w14:paraId="20B920ED" w14:textId="77777777" w:rsidR="00094F44" w:rsidRPr="00094F44" w:rsidRDefault="00094F44" w:rsidP="00094F44">
      <w:pPr>
        <w:pStyle w:val="03cOpmerking"/>
        <w:widowControl/>
        <w:rPr>
          <w:b/>
          <w:lang w:val="nl-BE"/>
        </w:rPr>
      </w:pPr>
      <w:r w:rsidRPr="0082746D">
        <w:rPr>
          <w:lang w:val="nl-BE"/>
        </w:rPr>
        <w:tab/>
      </w:r>
      <w:r w:rsidRPr="00094F44">
        <w:rPr>
          <w:b/>
          <w:lang w:val="nl-BE"/>
        </w:rPr>
        <w:t>1.Ld6+</w:t>
      </w:r>
      <w:r w:rsidRPr="00094F44">
        <w:rPr>
          <w:b/>
          <w:lang w:val="nl-BE"/>
        </w:rPr>
        <w:tab/>
      </w:r>
      <w:r w:rsidRPr="00094F44">
        <w:rPr>
          <w:b/>
          <w:lang w:val="nl-BE"/>
        </w:rPr>
        <w:tab/>
        <w:t>Kb7</w:t>
      </w:r>
    </w:p>
    <w:p w14:paraId="7930EE0C" w14:textId="77777777" w:rsidR="00094F44" w:rsidRPr="00094F44" w:rsidRDefault="00094F44" w:rsidP="00094F44">
      <w:pPr>
        <w:pStyle w:val="03cOpmerking"/>
        <w:widowControl/>
        <w:rPr>
          <w:b/>
          <w:lang w:val="nl-BE"/>
        </w:rPr>
      </w:pPr>
      <w:r w:rsidRPr="00094F44">
        <w:rPr>
          <w:b/>
          <w:lang w:val="nl-BE"/>
        </w:rPr>
        <w:tab/>
        <w:t>2.Lf4</w:t>
      </w:r>
    </w:p>
    <w:p w14:paraId="65294D46" w14:textId="77777777" w:rsidR="00094F44" w:rsidRPr="00094F44" w:rsidRDefault="00094F44" w:rsidP="00094F44">
      <w:pPr>
        <w:pStyle w:val="03cOpmerking"/>
        <w:widowControl/>
        <w:jc w:val="left"/>
        <w:rPr>
          <w:lang w:val="nl-BE"/>
        </w:rPr>
      </w:pPr>
      <w:r w:rsidRPr="00094F44">
        <w:rPr>
          <w:lang w:val="nl-BE"/>
        </w:rPr>
        <w:t>Het paard is gevangen.</w:t>
      </w:r>
    </w:p>
    <w:p w14:paraId="7C866DA3" w14:textId="77777777" w:rsidR="00094F44" w:rsidRDefault="00094F44" w:rsidP="00094F44">
      <w:pPr>
        <w:pStyle w:val="03cOpmerking"/>
        <w:widowControl/>
        <w:rPr>
          <w:b/>
          <w:lang w:val="nl-BE"/>
        </w:rPr>
      </w:pPr>
      <w:r>
        <w:rPr>
          <w:lang w:val="nl-BE"/>
        </w:rPr>
        <w:tab/>
      </w:r>
      <w:r>
        <w:rPr>
          <w:b/>
          <w:lang w:val="nl-BE"/>
        </w:rPr>
        <w:t>2…</w:t>
      </w:r>
      <w:r>
        <w:rPr>
          <w:b/>
          <w:lang w:val="nl-BE"/>
        </w:rPr>
        <w:tab/>
      </w:r>
      <w:r>
        <w:rPr>
          <w:b/>
          <w:lang w:val="nl-BE"/>
        </w:rPr>
        <w:tab/>
        <w:t>Kc6</w:t>
      </w:r>
    </w:p>
    <w:p w14:paraId="4C29060B" w14:textId="77777777" w:rsidR="00094F44" w:rsidRDefault="00094F44" w:rsidP="00094F44">
      <w:pPr>
        <w:pStyle w:val="03cOpmerking"/>
        <w:widowControl/>
        <w:rPr>
          <w:b/>
          <w:lang w:val="nl-BE"/>
        </w:rPr>
      </w:pPr>
      <w:r>
        <w:rPr>
          <w:b/>
          <w:lang w:val="nl-BE"/>
        </w:rPr>
        <w:tab/>
        <w:t>3.Ke5</w:t>
      </w:r>
      <w:r>
        <w:rPr>
          <w:b/>
          <w:lang w:val="nl-BE"/>
        </w:rPr>
        <w:tab/>
      </w:r>
      <w:r>
        <w:rPr>
          <w:b/>
          <w:lang w:val="nl-BE"/>
        </w:rPr>
        <w:tab/>
        <w:t>Kb5</w:t>
      </w:r>
    </w:p>
    <w:p w14:paraId="5CD9A957" w14:textId="77777777" w:rsidR="00094F44" w:rsidRDefault="00094F44" w:rsidP="00094F44">
      <w:pPr>
        <w:pStyle w:val="03cOpmerking"/>
        <w:widowControl/>
        <w:rPr>
          <w:b/>
          <w:lang w:val="nl-BE"/>
        </w:rPr>
      </w:pPr>
      <w:r>
        <w:rPr>
          <w:b/>
          <w:lang w:val="nl-BE"/>
        </w:rPr>
        <w:tab/>
        <w:t>4.</w:t>
      </w:r>
      <w:r w:rsidR="006B3D7E">
        <w:rPr>
          <w:b/>
          <w:lang w:val="nl-BE"/>
        </w:rPr>
        <w:t>Pb2</w:t>
      </w:r>
      <w:r w:rsidR="006B3D7E">
        <w:rPr>
          <w:b/>
          <w:lang w:val="nl-BE"/>
        </w:rPr>
        <w:tab/>
      </w:r>
      <w:r w:rsidR="006B3D7E">
        <w:rPr>
          <w:b/>
          <w:lang w:val="nl-BE"/>
        </w:rPr>
        <w:tab/>
        <w:t>Kb4</w:t>
      </w:r>
    </w:p>
    <w:p w14:paraId="2542442D" w14:textId="77777777" w:rsidR="006B3D7E" w:rsidRDefault="006B3D7E" w:rsidP="00094F44">
      <w:pPr>
        <w:pStyle w:val="03cOpmerking"/>
        <w:widowControl/>
        <w:rPr>
          <w:b/>
          <w:lang w:val="nl-BE"/>
        </w:rPr>
      </w:pPr>
      <w:r>
        <w:rPr>
          <w:b/>
          <w:lang w:val="nl-BE"/>
        </w:rPr>
        <w:tab/>
        <w:t>5.Kd4</w:t>
      </w:r>
      <w:r>
        <w:rPr>
          <w:b/>
          <w:lang w:val="nl-BE"/>
        </w:rPr>
        <w:tab/>
      </w:r>
      <w:r>
        <w:rPr>
          <w:b/>
          <w:lang w:val="nl-BE"/>
        </w:rPr>
        <w:tab/>
        <w:t>Kb3</w:t>
      </w:r>
    </w:p>
    <w:p w14:paraId="7A3E3674" w14:textId="77777777" w:rsidR="006B3D7E" w:rsidRDefault="006B3D7E" w:rsidP="00094F44">
      <w:pPr>
        <w:pStyle w:val="03cOpmerking"/>
        <w:widowControl/>
        <w:rPr>
          <w:b/>
          <w:lang w:val="nl-BE"/>
        </w:rPr>
      </w:pPr>
      <w:r>
        <w:rPr>
          <w:b/>
          <w:lang w:val="nl-BE"/>
        </w:rPr>
        <w:tab/>
        <w:t>6.Pc4</w:t>
      </w:r>
      <w:r>
        <w:rPr>
          <w:b/>
          <w:lang w:val="nl-BE"/>
        </w:rPr>
        <w:tab/>
      </w:r>
      <w:r>
        <w:rPr>
          <w:b/>
          <w:lang w:val="nl-BE"/>
        </w:rPr>
        <w:tab/>
        <w:t>Kc2</w:t>
      </w:r>
    </w:p>
    <w:p w14:paraId="3FBC049D" w14:textId="77777777" w:rsidR="006B3D7E" w:rsidRDefault="006B3D7E" w:rsidP="00094F44">
      <w:pPr>
        <w:pStyle w:val="03cOpmerking"/>
        <w:widowControl/>
        <w:rPr>
          <w:b/>
          <w:lang w:val="nl-BE"/>
        </w:rPr>
      </w:pPr>
      <w:r>
        <w:rPr>
          <w:b/>
          <w:lang w:val="nl-BE"/>
        </w:rPr>
        <w:tab/>
        <w:t>7.Lg5</w:t>
      </w:r>
    </w:p>
    <w:p w14:paraId="2B09DA45" w14:textId="77777777" w:rsidR="00D811C4" w:rsidRDefault="00D811C4" w:rsidP="00094F44">
      <w:pPr>
        <w:pStyle w:val="03cOpmerking"/>
        <w:widowControl/>
        <w:rPr>
          <w:lang w:val="nl-BE"/>
        </w:rPr>
      </w:pPr>
      <w:r>
        <w:rPr>
          <w:lang w:val="nl-BE"/>
        </w:rPr>
        <w:t>Een probleemzet! Want bijvoor-beeld 7.Lh6</w:t>
      </w:r>
      <w:r w:rsidR="008F6840">
        <w:rPr>
          <w:lang w:val="nl-BE"/>
        </w:rPr>
        <w:t>?</w:t>
      </w:r>
      <w:r>
        <w:rPr>
          <w:lang w:val="nl-BE"/>
        </w:rPr>
        <w:t xml:space="preserve"> faalt</w:t>
      </w:r>
      <w:r w:rsidR="008F6840">
        <w:rPr>
          <w:lang w:val="nl-BE"/>
        </w:rPr>
        <w:t>,</w:t>
      </w:r>
      <w:r>
        <w:rPr>
          <w:lang w:val="nl-BE"/>
        </w:rPr>
        <w:t xml:space="preserve"> na 7…Pg3+ 8.</w:t>
      </w:r>
      <w:r w:rsidR="008F6840">
        <w:rPr>
          <w:lang w:val="nl-BE"/>
        </w:rPr>
        <w:t>Pe3+ Kb3 9.Kd3 Ph5 en het</w:t>
      </w:r>
      <w:r w:rsidR="009D2540">
        <w:rPr>
          <w:lang w:val="nl-BE"/>
        </w:rPr>
        <w:t xml:space="preserve"> zwart paard ontsnapt</w:t>
      </w:r>
      <w:r w:rsidR="008F6840">
        <w:rPr>
          <w:lang w:val="nl-BE"/>
        </w:rPr>
        <w:t>, met remi</w:t>
      </w:r>
      <w:r w:rsidR="00EC1666">
        <w:rPr>
          <w:lang w:val="nl-BE"/>
        </w:rPr>
        <w:t>-</w:t>
      </w:r>
      <w:r w:rsidR="008F6840">
        <w:rPr>
          <w:lang w:val="nl-BE"/>
        </w:rPr>
        <w:t>se.</w:t>
      </w:r>
    </w:p>
    <w:p w14:paraId="34075DBD" w14:textId="77777777" w:rsidR="008F6840" w:rsidRPr="00D811C4" w:rsidRDefault="008F6840" w:rsidP="00094F44">
      <w:pPr>
        <w:pStyle w:val="03cOpmerking"/>
        <w:widowControl/>
        <w:rPr>
          <w:lang w:val="nl-BE"/>
        </w:rPr>
      </w:pPr>
    </w:p>
    <w:p w14:paraId="19A3D8E1" w14:textId="77777777" w:rsidR="006B3D7E" w:rsidRDefault="006B3D7E" w:rsidP="006B3D7E">
      <w:pPr>
        <w:pStyle w:val="03cOpmerking"/>
        <w:widowControl/>
        <w:jc w:val="left"/>
        <w:rPr>
          <w:lang w:val="nl-BE"/>
        </w:rPr>
      </w:pPr>
      <w:r>
        <w:rPr>
          <w:lang w:val="nl-BE"/>
        </w:rPr>
        <w:t>Nu komt het paard vrij.</w:t>
      </w:r>
    </w:p>
    <w:p w14:paraId="3DC3F293" w14:textId="77777777" w:rsidR="006B3D7E" w:rsidRPr="0082746D" w:rsidRDefault="006B3D7E" w:rsidP="006B3D7E">
      <w:pPr>
        <w:pStyle w:val="03cOpmerking"/>
        <w:widowControl/>
        <w:rPr>
          <w:b/>
          <w:lang w:val="en-GB"/>
        </w:rPr>
      </w:pPr>
      <w:r>
        <w:rPr>
          <w:lang w:val="nl-BE"/>
        </w:rPr>
        <w:tab/>
      </w:r>
      <w:r w:rsidRPr="0082746D">
        <w:rPr>
          <w:b/>
          <w:lang w:val="en-GB"/>
        </w:rPr>
        <w:t>7…</w:t>
      </w:r>
      <w:r w:rsidRPr="0082746D">
        <w:rPr>
          <w:b/>
          <w:lang w:val="en-GB"/>
        </w:rPr>
        <w:tab/>
      </w:r>
      <w:r w:rsidRPr="0082746D">
        <w:rPr>
          <w:b/>
          <w:lang w:val="en-GB"/>
        </w:rPr>
        <w:tab/>
        <w:t>Pg3</w:t>
      </w:r>
    </w:p>
    <w:p w14:paraId="213DCC25" w14:textId="77777777" w:rsidR="006B3D7E" w:rsidRPr="0082746D" w:rsidRDefault="006B3D7E" w:rsidP="006B3D7E">
      <w:pPr>
        <w:pStyle w:val="03cOpmerking"/>
        <w:widowControl/>
        <w:rPr>
          <w:b/>
          <w:lang w:val="en-GB"/>
        </w:rPr>
      </w:pPr>
      <w:r w:rsidRPr="0082746D">
        <w:rPr>
          <w:b/>
          <w:lang w:val="en-GB"/>
        </w:rPr>
        <w:tab/>
        <w:t>8.Pe3+</w:t>
      </w:r>
      <w:r w:rsidRPr="0082746D">
        <w:rPr>
          <w:b/>
          <w:lang w:val="en-GB"/>
        </w:rPr>
        <w:tab/>
      </w:r>
      <w:r w:rsidRPr="0082746D">
        <w:rPr>
          <w:b/>
          <w:lang w:val="en-GB"/>
        </w:rPr>
        <w:tab/>
        <w:t>Kb3</w:t>
      </w:r>
    </w:p>
    <w:p w14:paraId="5ACD59A4" w14:textId="77777777" w:rsidR="006B3D7E" w:rsidRPr="004D1785" w:rsidRDefault="006B3D7E" w:rsidP="006B3D7E">
      <w:pPr>
        <w:pStyle w:val="03cOpmerking"/>
        <w:widowControl/>
        <w:rPr>
          <w:b/>
        </w:rPr>
      </w:pPr>
      <w:r w:rsidRPr="0082746D">
        <w:rPr>
          <w:b/>
          <w:lang w:val="en-GB"/>
        </w:rPr>
        <w:tab/>
      </w:r>
      <w:r w:rsidRPr="004D1785">
        <w:rPr>
          <w:b/>
        </w:rPr>
        <w:t>9.Kd3</w:t>
      </w:r>
      <w:r w:rsidRPr="004D1785">
        <w:rPr>
          <w:b/>
        </w:rPr>
        <w:tab/>
      </w:r>
      <w:r w:rsidRPr="004D1785">
        <w:rPr>
          <w:b/>
        </w:rPr>
        <w:tab/>
        <w:t>Ph5</w:t>
      </w:r>
    </w:p>
    <w:p w14:paraId="12F4DD3F" w14:textId="77777777" w:rsidR="006C4193" w:rsidRPr="004D1785" w:rsidRDefault="006B3D7E" w:rsidP="006B3D7E">
      <w:pPr>
        <w:pStyle w:val="03cOpmerking"/>
        <w:widowControl/>
        <w:rPr>
          <w:b/>
        </w:rPr>
      </w:pPr>
      <w:r w:rsidRPr="004D1785">
        <w:rPr>
          <w:b/>
        </w:rPr>
        <w:t xml:space="preserve">           1</w:t>
      </w:r>
      <w:r w:rsidR="006C4193" w:rsidRPr="004D1785">
        <w:rPr>
          <w:b/>
        </w:rPr>
        <w:t>0.Pf5</w:t>
      </w:r>
    </w:p>
    <w:p w14:paraId="56D8663E" w14:textId="77777777" w:rsidR="008F6840" w:rsidRPr="004D1785" w:rsidRDefault="008F6840" w:rsidP="00476D2D">
      <w:pPr>
        <w:pStyle w:val="03cOpmerking"/>
        <w:widowControl/>
      </w:pPr>
    </w:p>
    <w:p w14:paraId="46D746BE" w14:textId="77777777" w:rsidR="008F6840" w:rsidRPr="004D1785" w:rsidRDefault="008F6840" w:rsidP="00476D2D">
      <w:pPr>
        <w:pStyle w:val="03cOpmerking"/>
        <w:widowControl/>
      </w:pPr>
    </w:p>
    <w:p w14:paraId="4BC1C848" w14:textId="77777777" w:rsidR="008F6840" w:rsidRPr="004D1785" w:rsidRDefault="008F6840" w:rsidP="00476D2D">
      <w:pPr>
        <w:pStyle w:val="03cOpmerking"/>
        <w:widowControl/>
      </w:pPr>
    </w:p>
    <w:p w14:paraId="642D4327" w14:textId="77777777" w:rsidR="00DA7B7C" w:rsidRPr="004D1785" w:rsidRDefault="00DA7B7C" w:rsidP="00476D2D">
      <w:pPr>
        <w:pStyle w:val="03cOpmerking"/>
        <w:widowControl/>
      </w:pPr>
    </w:p>
    <w:p w14:paraId="37761692" w14:textId="77777777" w:rsidR="009D2540" w:rsidRPr="004D1785" w:rsidRDefault="009D2540" w:rsidP="00476D2D">
      <w:pPr>
        <w:pStyle w:val="03cOpmerking"/>
        <w:widowControl/>
      </w:pPr>
    </w:p>
    <w:p w14:paraId="484CABFE" w14:textId="77777777" w:rsidR="006C4193" w:rsidRDefault="006C4193" w:rsidP="00476D2D">
      <w:pPr>
        <w:pStyle w:val="03cOpmerking"/>
        <w:widowControl/>
        <w:rPr>
          <w:lang w:val="nl-BE"/>
        </w:rPr>
      </w:pPr>
      <w:r>
        <w:rPr>
          <w:lang w:val="nl-BE"/>
        </w:rPr>
        <w:t>En het paard zit opnieuw vas</w:t>
      </w:r>
      <w:r w:rsidR="00476D2D">
        <w:rPr>
          <w:lang w:val="nl-BE"/>
        </w:rPr>
        <w:t>t, en wordt na een hopeloze ontsnap-ping</w:t>
      </w:r>
      <w:r w:rsidR="008F6840">
        <w:rPr>
          <w:lang w:val="nl-BE"/>
        </w:rPr>
        <w:t xml:space="preserve"> zoals:</w:t>
      </w:r>
    </w:p>
    <w:p w14:paraId="406EF7A8" w14:textId="77777777" w:rsidR="00476D2D" w:rsidRDefault="003E6A2C" w:rsidP="003E6A2C">
      <w:pPr>
        <w:pStyle w:val="03cOpmerking"/>
        <w:widowControl/>
        <w:rPr>
          <w:b/>
          <w:lang w:val="nl-BE"/>
        </w:rPr>
      </w:pPr>
      <w:r>
        <w:rPr>
          <w:lang w:val="nl-BE"/>
        </w:rPr>
        <w:t xml:space="preserve">           </w:t>
      </w:r>
      <w:r w:rsidR="00476D2D">
        <w:rPr>
          <w:b/>
          <w:lang w:val="nl-BE"/>
        </w:rPr>
        <w:t>10…</w:t>
      </w:r>
      <w:r w:rsidR="00476D2D">
        <w:rPr>
          <w:b/>
          <w:lang w:val="nl-BE"/>
        </w:rPr>
        <w:tab/>
      </w:r>
      <w:r w:rsidR="00476D2D">
        <w:rPr>
          <w:b/>
          <w:lang w:val="nl-BE"/>
        </w:rPr>
        <w:tab/>
        <w:t>Pf4+</w:t>
      </w:r>
    </w:p>
    <w:p w14:paraId="7C1FAD56" w14:textId="77777777" w:rsidR="00476D2D" w:rsidRDefault="00476D2D" w:rsidP="00476D2D">
      <w:pPr>
        <w:pStyle w:val="03cOpmerking"/>
        <w:widowControl/>
        <w:rPr>
          <w:lang w:val="nl-BE"/>
        </w:rPr>
      </w:pPr>
      <w:r>
        <w:rPr>
          <w:lang w:val="nl-BE"/>
        </w:rPr>
        <w:t>veroverd met winst:</w:t>
      </w:r>
    </w:p>
    <w:p w14:paraId="6649BD1E" w14:textId="77777777" w:rsidR="00476D2D" w:rsidRDefault="003E6A2C" w:rsidP="00476D2D">
      <w:pPr>
        <w:pStyle w:val="03cOpmerking"/>
        <w:widowControl/>
        <w:rPr>
          <w:b/>
          <w:lang w:val="nl-BE"/>
        </w:rPr>
      </w:pPr>
      <w:r>
        <w:rPr>
          <w:lang w:val="nl-BE"/>
        </w:rPr>
        <w:t xml:space="preserve">           </w:t>
      </w:r>
      <w:r w:rsidR="00476D2D">
        <w:rPr>
          <w:b/>
          <w:lang w:val="nl-BE"/>
        </w:rPr>
        <w:t>11.Lxf4</w:t>
      </w:r>
    </w:p>
    <w:p w14:paraId="35E911EC" w14:textId="77777777" w:rsidR="00E6670E" w:rsidRDefault="00E6670E" w:rsidP="00476D2D">
      <w:pPr>
        <w:pStyle w:val="03cOpmerking"/>
        <w:widowControl/>
        <w:rPr>
          <w:b/>
          <w:lang w:val="nl-BE"/>
        </w:rPr>
      </w:pPr>
    </w:p>
    <w:p w14:paraId="49616566" w14:textId="77777777" w:rsidR="00E6670E" w:rsidRDefault="00E6670E" w:rsidP="00476D2D">
      <w:pPr>
        <w:pStyle w:val="03cOpmerking"/>
        <w:widowControl/>
        <w:rPr>
          <w:b/>
          <w:lang w:val="nl-BE"/>
        </w:rPr>
      </w:pPr>
    </w:p>
    <w:p w14:paraId="387BCBA7" w14:textId="77777777" w:rsidR="00E6670E" w:rsidRDefault="00E6670E" w:rsidP="00476D2D">
      <w:pPr>
        <w:pStyle w:val="03cOpmerking"/>
        <w:widowControl/>
        <w:rPr>
          <w:b/>
          <w:lang w:val="nl-BE"/>
        </w:rPr>
      </w:pPr>
    </w:p>
    <w:p w14:paraId="00409818" w14:textId="77777777" w:rsidR="00E6670E" w:rsidRDefault="00E6670E" w:rsidP="00476D2D">
      <w:pPr>
        <w:pStyle w:val="03cOpmerking"/>
        <w:widowControl/>
        <w:rPr>
          <w:b/>
          <w:lang w:val="nl-BE"/>
        </w:rPr>
      </w:pPr>
    </w:p>
    <w:p w14:paraId="49177CB4" w14:textId="77777777" w:rsidR="00E6670E" w:rsidRDefault="00E6670E" w:rsidP="00476D2D">
      <w:pPr>
        <w:pStyle w:val="03cOpmerking"/>
        <w:widowControl/>
        <w:rPr>
          <w:b/>
          <w:lang w:val="nl-BE"/>
        </w:rPr>
      </w:pPr>
    </w:p>
    <w:p w14:paraId="2517D0C6" w14:textId="77777777" w:rsidR="00E6670E" w:rsidRDefault="00E6670E" w:rsidP="00476D2D">
      <w:pPr>
        <w:pStyle w:val="03cOpmerking"/>
        <w:widowControl/>
        <w:rPr>
          <w:b/>
          <w:lang w:val="nl-BE"/>
        </w:rPr>
      </w:pPr>
    </w:p>
    <w:p w14:paraId="1DB0F374" w14:textId="77777777" w:rsidR="00E6670E" w:rsidRDefault="00E6670E" w:rsidP="00476D2D">
      <w:pPr>
        <w:pStyle w:val="03cOpmerking"/>
        <w:widowControl/>
        <w:rPr>
          <w:b/>
          <w:lang w:val="nl-BE"/>
        </w:rPr>
      </w:pPr>
    </w:p>
    <w:p w14:paraId="28787379" w14:textId="77777777" w:rsidR="00E6670E" w:rsidRDefault="00E6670E" w:rsidP="00476D2D">
      <w:pPr>
        <w:pStyle w:val="03cOpmerking"/>
        <w:widowControl/>
        <w:rPr>
          <w:b/>
          <w:lang w:val="nl-BE"/>
        </w:rPr>
      </w:pPr>
    </w:p>
    <w:p w14:paraId="2FF2A3A1" w14:textId="77777777" w:rsidR="00E6670E" w:rsidRDefault="00E6670E" w:rsidP="00476D2D">
      <w:pPr>
        <w:pStyle w:val="03cOpmerking"/>
        <w:widowControl/>
        <w:rPr>
          <w:b/>
          <w:lang w:val="nl-BE"/>
        </w:rPr>
      </w:pPr>
    </w:p>
    <w:p w14:paraId="0A7C1396" w14:textId="77777777" w:rsidR="00E6670E" w:rsidRDefault="00E6670E" w:rsidP="00476D2D">
      <w:pPr>
        <w:pStyle w:val="03cOpmerking"/>
        <w:widowControl/>
        <w:rPr>
          <w:b/>
          <w:lang w:val="nl-BE"/>
        </w:rPr>
      </w:pPr>
    </w:p>
    <w:p w14:paraId="55080887" w14:textId="77777777" w:rsidR="00E6670E" w:rsidRDefault="00E6670E" w:rsidP="00476D2D">
      <w:pPr>
        <w:pStyle w:val="03cOpmerking"/>
        <w:widowControl/>
        <w:rPr>
          <w:b/>
          <w:lang w:val="nl-BE"/>
        </w:rPr>
      </w:pPr>
    </w:p>
    <w:p w14:paraId="303C153C" w14:textId="77777777" w:rsidR="00E6670E" w:rsidRDefault="00E6670E" w:rsidP="00476D2D">
      <w:pPr>
        <w:pStyle w:val="03cOpmerking"/>
        <w:widowControl/>
        <w:rPr>
          <w:b/>
          <w:lang w:val="nl-BE"/>
        </w:rPr>
      </w:pPr>
    </w:p>
    <w:p w14:paraId="0C0771BF" w14:textId="77777777" w:rsidR="00E6670E" w:rsidRDefault="00E6670E" w:rsidP="00476D2D">
      <w:pPr>
        <w:pStyle w:val="03cOpmerking"/>
        <w:widowControl/>
        <w:rPr>
          <w:b/>
          <w:lang w:val="nl-BE"/>
        </w:rPr>
      </w:pPr>
    </w:p>
    <w:p w14:paraId="14A362CA" w14:textId="77777777" w:rsidR="00E6670E" w:rsidRDefault="00E6670E" w:rsidP="00476D2D">
      <w:pPr>
        <w:pStyle w:val="03cOpmerking"/>
        <w:widowControl/>
        <w:rPr>
          <w:b/>
          <w:lang w:val="nl-BE"/>
        </w:rPr>
      </w:pPr>
    </w:p>
    <w:p w14:paraId="5B118DE9" w14:textId="77777777" w:rsidR="00E6670E" w:rsidRDefault="00E6670E" w:rsidP="00476D2D">
      <w:pPr>
        <w:pStyle w:val="03cOpmerking"/>
        <w:widowControl/>
        <w:rPr>
          <w:b/>
          <w:lang w:val="nl-BE"/>
        </w:rPr>
      </w:pPr>
    </w:p>
    <w:p w14:paraId="4B7E1C21" w14:textId="77777777" w:rsidR="00E6670E" w:rsidRDefault="00E6670E" w:rsidP="00476D2D">
      <w:pPr>
        <w:pStyle w:val="03cOpmerking"/>
        <w:widowControl/>
        <w:rPr>
          <w:b/>
          <w:lang w:val="nl-BE"/>
        </w:rPr>
      </w:pPr>
    </w:p>
    <w:p w14:paraId="4009FAD3" w14:textId="77777777" w:rsidR="00E6670E" w:rsidRDefault="00E6670E" w:rsidP="00476D2D">
      <w:pPr>
        <w:pStyle w:val="03cOpmerking"/>
        <w:widowControl/>
        <w:rPr>
          <w:b/>
          <w:lang w:val="nl-BE"/>
        </w:rPr>
      </w:pPr>
    </w:p>
    <w:p w14:paraId="59E84C83" w14:textId="77777777" w:rsidR="00E6670E" w:rsidRDefault="00E6670E" w:rsidP="00476D2D">
      <w:pPr>
        <w:pStyle w:val="03cOpmerking"/>
        <w:widowControl/>
        <w:rPr>
          <w:b/>
          <w:lang w:val="nl-BE"/>
        </w:rPr>
      </w:pPr>
    </w:p>
    <w:p w14:paraId="3FCC31F4" w14:textId="77777777" w:rsidR="00E6670E" w:rsidRDefault="00E6670E" w:rsidP="00476D2D">
      <w:pPr>
        <w:pStyle w:val="03cOpmerking"/>
        <w:widowControl/>
        <w:rPr>
          <w:b/>
          <w:lang w:val="nl-BE"/>
        </w:rPr>
      </w:pPr>
    </w:p>
    <w:p w14:paraId="17A53ADB" w14:textId="77777777" w:rsidR="00E6670E" w:rsidRDefault="00E6670E" w:rsidP="00476D2D">
      <w:pPr>
        <w:pStyle w:val="03cOpmerking"/>
        <w:widowControl/>
        <w:rPr>
          <w:b/>
          <w:lang w:val="nl-BE"/>
        </w:rPr>
      </w:pPr>
    </w:p>
    <w:p w14:paraId="38CF9589" w14:textId="77777777" w:rsidR="00E6670E" w:rsidRDefault="00E6670E" w:rsidP="00476D2D">
      <w:pPr>
        <w:pStyle w:val="03cOpmerking"/>
        <w:widowControl/>
        <w:rPr>
          <w:b/>
          <w:lang w:val="nl-BE"/>
        </w:rPr>
      </w:pPr>
    </w:p>
    <w:p w14:paraId="0EA88888" w14:textId="77777777" w:rsidR="00E6670E" w:rsidRDefault="00E6670E" w:rsidP="00476D2D">
      <w:pPr>
        <w:pStyle w:val="03cOpmerking"/>
        <w:widowControl/>
        <w:rPr>
          <w:b/>
          <w:lang w:val="nl-BE"/>
        </w:rPr>
      </w:pPr>
    </w:p>
    <w:p w14:paraId="728A8220" w14:textId="77777777" w:rsidR="00E6670E" w:rsidRDefault="00E6670E" w:rsidP="00476D2D">
      <w:pPr>
        <w:pStyle w:val="03cOpmerking"/>
        <w:widowControl/>
        <w:rPr>
          <w:b/>
          <w:lang w:val="nl-BE"/>
        </w:rPr>
      </w:pPr>
    </w:p>
    <w:p w14:paraId="46AEF2B8" w14:textId="77777777" w:rsidR="00E6670E" w:rsidRDefault="00E6670E" w:rsidP="00476D2D">
      <w:pPr>
        <w:pStyle w:val="03cOpmerking"/>
        <w:widowControl/>
        <w:rPr>
          <w:b/>
          <w:lang w:val="nl-BE"/>
        </w:rPr>
      </w:pPr>
    </w:p>
    <w:p w14:paraId="40A268AA" w14:textId="77777777" w:rsidR="00E6670E" w:rsidRDefault="00E6670E" w:rsidP="00476D2D">
      <w:pPr>
        <w:pStyle w:val="03cOpmerking"/>
        <w:widowControl/>
        <w:rPr>
          <w:b/>
          <w:lang w:val="nl-BE"/>
        </w:rPr>
      </w:pPr>
    </w:p>
    <w:p w14:paraId="31962A36" w14:textId="77777777" w:rsidR="00E6670E" w:rsidRDefault="00E6670E" w:rsidP="00476D2D">
      <w:pPr>
        <w:pStyle w:val="03cOpmerking"/>
        <w:widowControl/>
        <w:rPr>
          <w:b/>
          <w:lang w:val="nl-BE"/>
        </w:rPr>
      </w:pPr>
    </w:p>
    <w:p w14:paraId="68DE1508" w14:textId="77777777" w:rsidR="00E6670E" w:rsidRDefault="00E6670E" w:rsidP="00476D2D">
      <w:pPr>
        <w:pStyle w:val="03cOpmerking"/>
        <w:widowControl/>
        <w:rPr>
          <w:b/>
          <w:lang w:val="nl-BE"/>
        </w:rPr>
      </w:pPr>
    </w:p>
    <w:p w14:paraId="2AD9D5AF" w14:textId="77777777" w:rsidR="00E6670E" w:rsidRDefault="00E6670E" w:rsidP="00476D2D">
      <w:pPr>
        <w:pStyle w:val="03cOpmerking"/>
        <w:widowControl/>
        <w:rPr>
          <w:b/>
          <w:lang w:val="nl-BE"/>
        </w:rPr>
      </w:pPr>
    </w:p>
    <w:p w14:paraId="01E76522" w14:textId="77777777" w:rsidR="00DB7EAB" w:rsidRDefault="00DB7EAB" w:rsidP="00F83224">
      <w:pPr>
        <w:pStyle w:val="03cOpmerking"/>
        <w:widowControl/>
        <w:rPr>
          <w:b/>
          <w:lang w:val="nl-BE"/>
        </w:rPr>
      </w:pPr>
    </w:p>
    <w:p w14:paraId="251F7290" w14:textId="77777777" w:rsidR="0016680B" w:rsidRDefault="00E05F69" w:rsidP="0016680B">
      <w:pPr>
        <w:widowControl/>
        <w:autoSpaceDE/>
        <w:autoSpaceDN/>
        <w:adjustRightInd/>
        <w:rPr>
          <w:b/>
          <w:sz w:val="20"/>
          <w:szCs w:val="20"/>
          <w:lang w:val="nl-BE"/>
        </w:rPr>
      </w:pPr>
      <w:r>
        <w:rPr>
          <w:b/>
          <w:sz w:val="20"/>
          <w:szCs w:val="20"/>
          <w:lang w:val="nl-BE"/>
        </w:rPr>
        <w:tab/>
      </w:r>
    </w:p>
    <w:p w14:paraId="427AD468" w14:textId="77777777" w:rsidR="00E6670E" w:rsidRPr="0016680B" w:rsidRDefault="00CC3778" w:rsidP="0016680B">
      <w:pPr>
        <w:widowControl/>
        <w:autoSpaceDE/>
        <w:autoSpaceDN/>
        <w:adjustRightInd/>
        <w:jc w:val="center"/>
        <w:rPr>
          <w:b/>
          <w:lang w:val="nl-BE"/>
        </w:rPr>
      </w:pPr>
      <w:r w:rsidRPr="002F61EA">
        <w:rPr>
          <w:b/>
          <w:sz w:val="20"/>
          <w:szCs w:val="20"/>
          <w:lang w:val="nl-BE"/>
        </w:rPr>
        <w:lastRenderedPageBreak/>
        <w:t>- 7</w:t>
      </w:r>
      <w:r w:rsidR="0081766B" w:rsidRPr="002F61EA">
        <w:rPr>
          <w:b/>
          <w:sz w:val="20"/>
          <w:szCs w:val="20"/>
          <w:lang w:val="nl-BE"/>
        </w:rPr>
        <w:t>0</w:t>
      </w:r>
      <w:r w:rsidR="00E6670E" w:rsidRPr="002F61EA">
        <w:rPr>
          <w:b/>
          <w:sz w:val="20"/>
          <w:szCs w:val="20"/>
          <w:lang w:val="nl-BE"/>
        </w:rPr>
        <w:t xml:space="preserve"> -</w:t>
      </w:r>
    </w:p>
    <w:p w14:paraId="7D337F4E" w14:textId="77777777" w:rsidR="00E6670E" w:rsidRDefault="00E6670E" w:rsidP="00476D2D">
      <w:pPr>
        <w:pStyle w:val="03cOpmerking"/>
        <w:widowControl/>
        <w:rPr>
          <w:b/>
          <w:lang w:val="nl-BE"/>
        </w:rPr>
      </w:pPr>
    </w:p>
    <w:p w14:paraId="3BA7D842" w14:textId="77777777" w:rsidR="00E6670E" w:rsidRPr="00E6670E" w:rsidRDefault="00E6670E" w:rsidP="00E6670E">
      <w:pPr>
        <w:pStyle w:val="03cOpmerking"/>
        <w:widowControl/>
        <w:jc w:val="center"/>
        <w:rPr>
          <w:lang w:val="nl-BE"/>
        </w:rPr>
      </w:pPr>
      <w:r>
        <w:rPr>
          <w:i/>
          <w:lang w:val="nl-BE"/>
        </w:rPr>
        <w:t xml:space="preserve">Or!gineel, </w:t>
      </w:r>
      <w:r>
        <w:rPr>
          <w:lang w:val="nl-BE"/>
        </w:rPr>
        <w:t>2014</w:t>
      </w:r>
    </w:p>
    <w:p w14:paraId="31203ECF" w14:textId="77777777" w:rsidR="00E6670E" w:rsidRDefault="00E6670E" w:rsidP="00476D2D">
      <w:pPr>
        <w:pStyle w:val="03cOpmerking"/>
        <w:widowControl/>
        <w:rPr>
          <w:b/>
          <w:lang w:val="nl-BE"/>
        </w:rPr>
      </w:pPr>
    </w:p>
    <w:p w14:paraId="3D165514" w14:textId="77777777" w:rsidR="00E6670E" w:rsidRPr="00476D2D" w:rsidRDefault="00E6670E" w:rsidP="00E6670E">
      <w:pPr>
        <w:pStyle w:val="03cOpmerking"/>
        <w:widowControl/>
        <w:rPr>
          <w:b/>
          <w:lang w:val="nl-BE"/>
        </w:rPr>
      </w:pPr>
      <w:r>
        <w:object w:dxaOrig="4700" w:dyaOrig="4713" w14:anchorId="0169EA9A">
          <v:shape id="_x0000_i1090" type="#_x0000_t75" style="width:154.5pt;height:153.4pt" o:ole="">
            <v:imagedata r:id="rId149" o:title=""/>
          </v:shape>
          <o:OLEObject Type="Embed" ProgID="CorelDRAW.Graphic.12" ShapeID="_x0000_i1090" DrawAspect="Content" ObjectID="_1587467502" r:id="rId150"/>
        </w:object>
      </w:r>
    </w:p>
    <w:p w14:paraId="1CCABDDB" w14:textId="77777777" w:rsidR="00925607" w:rsidRDefault="00925607" w:rsidP="00970ECE">
      <w:pPr>
        <w:pStyle w:val="03cOpmerking"/>
        <w:widowControl/>
        <w:jc w:val="left"/>
        <w:rPr>
          <w:lang w:val="en-GB"/>
        </w:rPr>
      </w:pPr>
    </w:p>
    <w:p w14:paraId="28E22904" w14:textId="77777777" w:rsidR="006642CA" w:rsidRPr="00970ECE" w:rsidRDefault="00970ECE" w:rsidP="00970ECE">
      <w:pPr>
        <w:pStyle w:val="03cOpmerking"/>
        <w:widowControl/>
        <w:jc w:val="left"/>
        <w:rPr>
          <w:b/>
          <w:lang w:val="en-GB"/>
        </w:rPr>
      </w:pPr>
      <w:r>
        <w:rPr>
          <w:lang w:val="en-GB"/>
        </w:rPr>
        <w:t xml:space="preserve"> </w:t>
      </w:r>
      <w:r w:rsidR="00060960" w:rsidRPr="00ED1153">
        <w:rPr>
          <w:b/>
          <w:sz w:val="24"/>
          <w:szCs w:val="24"/>
          <w:lang w:val="en-GB"/>
        </w:rPr>
        <w:t xml:space="preserve">+           </w:t>
      </w:r>
      <w:r w:rsidR="006642CA" w:rsidRPr="00ED1153">
        <w:rPr>
          <w:b/>
          <w:sz w:val="24"/>
          <w:szCs w:val="24"/>
          <w:lang w:val="en-GB"/>
        </w:rPr>
        <w:t xml:space="preserve">            </w:t>
      </w:r>
      <w:r w:rsidR="00646DC1" w:rsidRPr="00ED1153">
        <w:rPr>
          <w:lang w:val="en-GB"/>
        </w:rPr>
        <w:t>0014.00 d2</w:t>
      </w:r>
      <w:r w:rsidR="00060960" w:rsidRPr="00ED1153">
        <w:rPr>
          <w:lang w:val="en-GB"/>
        </w:rPr>
        <w:t>a8</w:t>
      </w:r>
      <w:r w:rsidR="00476D2D" w:rsidRPr="00ED1153">
        <w:rPr>
          <w:lang w:val="en-GB"/>
        </w:rPr>
        <w:t xml:space="preserve"> </w:t>
      </w:r>
    </w:p>
    <w:p w14:paraId="074C499C" w14:textId="77777777" w:rsidR="006642CA" w:rsidRPr="00ED1153" w:rsidRDefault="006642CA" w:rsidP="00EE3A19">
      <w:pPr>
        <w:rPr>
          <w:b/>
          <w:sz w:val="20"/>
          <w:szCs w:val="20"/>
          <w:lang w:val="en-GB"/>
        </w:rPr>
      </w:pPr>
      <w:r w:rsidRPr="00ED1153">
        <w:rPr>
          <w:lang w:val="en-GB"/>
        </w:rPr>
        <w:tab/>
      </w:r>
      <w:r w:rsidRPr="00ED1153">
        <w:rPr>
          <w:b/>
          <w:sz w:val="20"/>
          <w:szCs w:val="20"/>
          <w:lang w:val="en-GB"/>
        </w:rPr>
        <w:t>1.Kd3</w:t>
      </w:r>
      <w:r w:rsidR="00EE3A19" w:rsidRPr="00ED1153">
        <w:rPr>
          <w:b/>
          <w:sz w:val="20"/>
          <w:szCs w:val="20"/>
          <w:lang w:val="en-GB"/>
        </w:rPr>
        <w:tab/>
      </w:r>
      <w:r w:rsidR="00EE3A19" w:rsidRPr="00ED1153">
        <w:rPr>
          <w:b/>
          <w:sz w:val="20"/>
          <w:szCs w:val="20"/>
          <w:lang w:val="en-GB"/>
        </w:rPr>
        <w:tab/>
        <w:t>Ph2</w:t>
      </w:r>
    </w:p>
    <w:p w14:paraId="14B0A045" w14:textId="77777777" w:rsidR="00AE0BB3" w:rsidRPr="00ED1153" w:rsidRDefault="00AE0BB3" w:rsidP="00EE3A19">
      <w:pPr>
        <w:rPr>
          <w:b/>
          <w:sz w:val="20"/>
          <w:szCs w:val="20"/>
          <w:lang w:val="en-GB"/>
        </w:rPr>
      </w:pPr>
      <w:r w:rsidRPr="00ED1153">
        <w:rPr>
          <w:b/>
          <w:sz w:val="20"/>
          <w:szCs w:val="20"/>
          <w:lang w:val="en-GB"/>
        </w:rPr>
        <w:tab/>
        <w:t>2.Ke4</w:t>
      </w:r>
      <w:r w:rsidRPr="00ED1153">
        <w:rPr>
          <w:b/>
          <w:sz w:val="20"/>
          <w:szCs w:val="20"/>
          <w:lang w:val="en-GB"/>
        </w:rPr>
        <w:tab/>
      </w:r>
      <w:r w:rsidRPr="00ED1153">
        <w:rPr>
          <w:b/>
          <w:sz w:val="20"/>
          <w:szCs w:val="20"/>
          <w:lang w:val="en-GB"/>
        </w:rPr>
        <w:tab/>
        <w:t>Pg4</w:t>
      </w:r>
    </w:p>
    <w:p w14:paraId="57012C31" w14:textId="77777777" w:rsidR="00010D55" w:rsidRPr="00ED1153" w:rsidRDefault="00010D55" w:rsidP="00010D55">
      <w:pPr>
        <w:jc w:val="both"/>
        <w:rPr>
          <w:b/>
          <w:sz w:val="20"/>
          <w:szCs w:val="20"/>
          <w:lang w:val="en-GB"/>
        </w:rPr>
      </w:pPr>
      <w:r w:rsidRPr="00ED1153">
        <w:rPr>
          <w:b/>
          <w:sz w:val="20"/>
          <w:szCs w:val="20"/>
          <w:lang w:val="en-GB"/>
        </w:rPr>
        <w:tab/>
        <w:t>3.Lc3</w:t>
      </w:r>
      <w:r w:rsidRPr="00ED1153">
        <w:rPr>
          <w:b/>
          <w:sz w:val="20"/>
          <w:szCs w:val="20"/>
          <w:lang w:val="en-GB"/>
        </w:rPr>
        <w:tab/>
      </w:r>
      <w:r w:rsidRPr="00ED1153">
        <w:rPr>
          <w:b/>
          <w:sz w:val="20"/>
          <w:szCs w:val="20"/>
          <w:lang w:val="en-GB"/>
        </w:rPr>
        <w:tab/>
        <w:t>Ph6</w:t>
      </w:r>
    </w:p>
    <w:p w14:paraId="63092552" w14:textId="77777777" w:rsidR="00010D55" w:rsidRDefault="00010D55" w:rsidP="00010D55">
      <w:pPr>
        <w:jc w:val="both"/>
        <w:rPr>
          <w:b/>
          <w:sz w:val="20"/>
          <w:szCs w:val="20"/>
          <w:lang w:val="nl-BE"/>
        </w:rPr>
      </w:pPr>
      <w:r w:rsidRPr="00ED1153">
        <w:rPr>
          <w:b/>
          <w:sz w:val="20"/>
          <w:szCs w:val="20"/>
          <w:lang w:val="en-GB"/>
        </w:rPr>
        <w:tab/>
      </w:r>
      <w:r>
        <w:rPr>
          <w:b/>
          <w:sz w:val="20"/>
          <w:szCs w:val="20"/>
          <w:lang w:val="nl-BE"/>
        </w:rPr>
        <w:t>4.Pc5</w:t>
      </w:r>
      <w:r>
        <w:rPr>
          <w:b/>
          <w:sz w:val="20"/>
          <w:szCs w:val="20"/>
          <w:lang w:val="nl-BE"/>
        </w:rPr>
        <w:tab/>
      </w:r>
      <w:r>
        <w:rPr>
          <w:b/>
          <w:sz w:val="20"/>
          <w:szCs w:val="20"/>
          <w:lang w:val="nl-BE"/>
        </w:rPr>
        <w:tab/>
        <w:t>Kb8</w:t>
      </w:r>
    </w:p>
    <w:p w14:paraId="70E9AC9A" w14:textId="77777777" w:rsidR="00010D55" w:rsidRDefault="00010D55" w:rsidP="00010D55">
      <w:pPr>
        <w:jc w:val="both"/>
        <w:rPr>
          <w:b/>
          <w:sz w:val="20"/>
          <w:szCs w:val="20"/>
          <w:lang w:val="nl-BE"/>
        </w:rPr>
      </w:pPr>
      <w:r>
        <w:rPr>
          <w:b/>
          <w:sz w:val="20"/>
          <w:szCs w:val="20"/>
          <w:lang w:val="nl-BE"/>
        </w:rPr>
        <w:tab/>
        <w:t>5.Kd5</w:t>
      </w:r>
      <w:r>
        <w:rPr>
          <w:b/>
          <w:sz w:val="20"/>
          <w:szCs w:val="20"/>
          <w:lang w:val="nl-BE"/>
        </w:rPr>
        <w:tab/>
      </w:r>
      <w:r>
        <w:rPr>
          <w:b/>
          <w:sz w:val="20"/>
          <w:szCs w:val="20"/>
          <w:lang w:val="nl-BE"/>
        </w:rPr>
        <w:tab/>
        <w:t>Pf5</w:t>
      </w:r>
    </w:p>
    <w:p w14:paraId="4F8F8CC6" w14:textId="77777777" w:rsidR="00010D55" w:rsidRDefault="00010D55" w:rsidP="00010D55">
      <w:pPr>
        <w:jc w:val="both"/>
        <w:rPr>
          <w:b/>
          <w:sz w:val="20"/>
          <w:szCs w:val="20"/>
          <w:lang w:val="nl-BE"/>
        </w:rPr>
      </w:pPr>
      <w:r>
        <w:rPr>
          <w:b/>
          <w:sz w:val="20"/>
          <w:szCs w:val="20"/>
          <w:lang w:val="nl-BE"/>
        </w:rPr>
        <w:tab/>
        <w:t>6.Ke6</w:t>
      </w:r>
      <w:r>
        <w:rPr>
          <w:b/>
          <w:sz w:val="20"/>
          <w:szCs w:val="20"/>
          <w:lang w:val="nl-BE"/>
        </w:rPr>
        <w:tab/>
      </w:r>
      <w:r>
        <w:rPr>
          <w:b/>
          <w:sz w:val="20"/>
          <w:szCs w:val="20"/>
          <w:lang w:val="nl-BE"/>
        </w:rPr>
        <w:tab/>
        <w:t>Pe3</w:t>
      </w:r>
    </w:p>
    <w:p w14:paraId="51187972" w14:textId="77777777" w:rsidR="00010D55" w:rsidRPr="00ED1153" w:rsidRDefault="00010D55" w:rsidP="00010D55">
      <w:pPr>
        <w:jc w:val="both"/>
        <w:rPr>
          <w:b/>
          <w:sz w:val="20"/>
          <w:szCs w:val="20"/>
          <w:lang w:val="en-GB"/>
        </w:rPr>
      </w:pPr>
      <w:r>
        <w:rPr>
          <w:b/>
          <w:sz w:val="20"/>
          <w:szCs w:val="20"/>
          <w:lang w:val="nl-BE"/>
        </w:rPr>
        <w:tab/>
      </w:r>
      <w:r w:rsidRPr="00ED1153">
        <w:rPr>
          <w:b/>
          <w:sz w:val="20"/>
          <w:szCs w:val="20"/>
          <w:lang w:val="en-GB"/>
        </w:rPr>
        <w:t>7.Kd7</w:t>
      </w:r>
      <w:r w:rsidRPr="00ED1153">
        <w:rPr>
          <w:b/>
          <w:sz w:val="20"/>
          <w:szCs w:val="20"/>
          <w:lang w:val="en-GB"/>
        </w:rPr>
        <w:tab/>
      </w:r>
      <w:r w:rsidRPr="00ED1153">
        <w:rPr>
          <w:b/>
          <w:sz w:val="20"/>
          <w:szCs w:val="20"/>
          <w:lang w:val="en-GB"/>
        </w:rPr>
        <w:tab/>
      </w:r>
      <w:r w:rsidR="00C726A4" w:rsidRPr="00ED1153">
        <w:rPr>
          <w:b/>
          <w:sz w:val="20"/>
          <w:szCs w:val="20"/>
          <w:lang w:val="en-GB"/>
        </w:rPr>
        <w:t>Pc2</w:t>
      </w:r>
    </w:p>
    <w:p w14:paraId="32F7EB5F" w14:textId="77777777" w:rsidR="00C726A4" w:rsidRPr="00ED1153" w:rsidRDefault="00C726A4" w:rsidP="00010D55">
      <w:pPr>
        <w:jc w:val="both"/>
        <w:rPr>
          <w:b/>
          <w:sz w:val="20"/>
          <w:szCs w:val="20"/>
          <w:lang w:val="en-GB"/>
        </w:rPr>
      </w:pPr>
      <w:r w:rsidRPr="00ED1153">
        <w:rPr>
          <w:b/>
          <w:sz w:val="20"/>
          <w:szCs w:val="20"/>
          <w:lang w:val="en-GB"/>
        </w:rPr>
        <w:tab/>
        <w:t>8.Kc6</w:t>
      </w:r>
      <w:r w:rsidRPr="00ED1153">
        <w:rPr>
          <w:b/>
          <w:sz w:val="20"/>
          <w:szCs w:val="20"/>
          <w:lang w:val="en-GB"/>
        </w:rPr>
        <w:tab/>
      </w:r>
      <w:r w:rsidRPr="00ED1153">
        <w:rPr>
          <w:b/>
          <w:sz w:val="20"/>
          <w:szCs w:val="20"/>
          <w:lang w:val="en-GB"/>
        </w:rPr>
        <w:tab/>
        <w:t>Pe3</w:t>
      </w:r>
    </w:p>
    <w:p w14:paraId="6C0D76FF" w14:textId="77777777" w:rsidR="00C726A4" w:rsidRPr="00C726A4" w:rsidRDefault="00C726A4" w:rsidP="00010D55">
      <w:pPr>
        <w:jc w:val="both"/>
        <w:rPr>
          <w:b/>
          <w:sz w:val="20"/>
          <w:szCs w:val="20"/>
          <w:lang w:val="en-GB"/>
        </w:rPr>
      </w:pPr>
      <w:r w:rsidRPr="00ED1153">
        <w:rPr>
          <w:b/>
          <w:sz w:val="20"/>
          <w:szCs w:val="20"/>
          <w:lang w:val="en-GB"/>
        </w:rPr>
        <w:tab/>
      </w:r>
      <w:r w:rsidRPr="00C726A4">
        <w:rPr>
          <w:b/>
          <w:sz w:val="20"/>
          <w:szCs w:val="20"/>
          <w:lang w:val="en-GB"/>
        </w:rPr>
        <w:t>9.Ld4</w:t>
      </w:r>
      <w:r w:rsidRPr="00C726A4">
        <w:rPr>
          <w:b/>
          <w:sz w:val="20"/>
          <w:szCs w:val="20"/>
          <w:lang w:val="en-GB"/>
        </w:rPr>
        <w:tab/>
      </w:r>
      <w:r w:rsidRPr="00C726A4">
        <w:rPr>
          <w:b/>
          <w:sz w:val="20"/>
          <w:szCs w:val="20"/>
          <w:lang w:val="en-GB"/>
        </w:rPr>
        <w:tab/>
        <w:t>Pf5</w:t>
      </w:r>
    </w:p>
    <w:p w14:paraId="5B9B0C85" w14:textId="77777777" w:rsidR="00C726A4" w:rsidRPr="00C726A4" w:rsidRDefault="00C726A4" w:rsidP="00010D55">
      <w:pPr>
        <w:jc w:val="both"/>
        <w:rPr>
          <w:b/>
          <w:sz w:val="20"/>
          <w:szCs w:val="20"/>
          <w:lang w:val="en-GB"/>
        </w:rPr>
      </w:pPr>
      <w:r w:rsidRPr="00C726A4">
        <w:rPr>
          <w:b/>
          <w:sz w:val="20"/>
          <w:szCs w:val="20"/>
          <w:lang w:val="en-GB"/>
        </w:rPr>
        <w:t xml:space="preserve">           10.Lf5</w:t>
      </w:r>
      <w:r w:rsidRPr="00C726A4">
        <w:rPr>
          <w:b/>
          <w:sz w:val="20"/>
          <w:szCs w:val="20"/>
          <w:lang w:val="en-GB"/>
        </w:rPr>
        <w:tab/>
      </w:r>
      <w:r w:rsidRPr="00C726A4">
        <w:rPr>
          <w:b/>
          <w:sz w:val="20"/>
          <w:szCs w:val="20"/>
          <w:lang w:val="en-GB"/>
        </w:rPr>
        <w:tab/>
        <w:t>Pe3</w:t>
      </w:r>
    </w:p>
    <w:p w14:paraId="663C3C21" w14:textId="77777777" w:rsidR="00C726A4" w:rsidRPr="00C726A4" w:rsidRDefault="00C726A4" w:rsidP="00010D55">
      <w:pPr>
        <w:jc w:val="both"/>
        <w:rPr>
          <w:b/>
          <w:sz w:val="20"/>
          <w:szCs w:val="20"/>
          <w:lang w:val="en-GB"/>
        </w:rPr>
      </w:pPr>
      <w:r w:rsidRPr="00C726A4">
        <w:rPr>
          <w:b/>
          <w:sz w:val="20"/>
          <w:szCs w:val="20"/>
          <w:lang w:val="en-GB"/>
        </w:rPr>
        <w:t xml:space="preserve">           11.Pd7+</w:t>
      </w:r>
      <w:r w:rsidRPr="00C726A4">
        <w:rPr>
          <w:b/>
          <w:sz w:val="20"/>
          <w:szCs w:val="20"/>
          <w:lang w:val="en-GB"/>
        </w:rPr>
        <w:tab/>
      </w:r>
      <w:r w:rsidRPr="00C726A4">
        <w:rPr>
          <w:b/>
          <w:sz w:val="20"/>
          <w:szCs w:val="20"/>
          <w:lang w:val="en-GB"/>
        </w:rPr>
        <w:tab/>
        <w:t>Kc8</w:t>
      </w:r>
    </w:p>
    <w:p w14:paraId="2FDBBAD2" w14:textId="77777777" w:rsidR="00C726A4" w:rsidRPr="00ED1153" w:rsidRDefault="00C726A4" w:rsidP="00010D55">
      <w:pPr>
        <w:jc w:val="both"/>
        <w:rPr>
          <w:b/>
          <w:sz w:val="20"/>
          <w:szCs w:val="20"/>
          <w:lang w:val="en-GB"/>
        </w:rPr>
      </w:pPr>
      <w:r w:rsidRPr="00ED1153">
        <w:rPr>
          <w:b/>
          <w:sz w:val="20"/>
          <w:szCs w:val="20"/>
          <w:lang w:val="en-GB"/>
        </w:rPr>
        <w:t xml:space="preserve">           12.Pb6+</w:t>
      </w:r>
      <w:r w:rsidRPr="00ED1153">
        <w:rPr>
          <w:b/>
          <w:sz w:val="20"/>
          <w:szCs w:val="20"/>
          <w:lang w:val="en-GB"/>
        </w:rPr>
        <w:tab/>
      </w:r>
      <w:r w:rsidRPr="00ED1153">
        <w:rPr>
          <w:b/>
          <w:sz w:val="20"/>
          <w:szCs w:val="20"/>
          <w:lang w:val="en-GB"/>
        </w:rPr>
        <w:tab/>
        <w:t>Kb8</w:t>
      </w:r>
    </w:p>
    <w:p w14:paraId="1B9AD54B" w14:textId="77777777" w:rsidR="00C726A4" w:rsidRPr="00ED1153" w:rsidRDefault="00C726A4" w:rsidP="00010D55">
      <w:pPr>
        <w:jc w:val="both"/>
        <w:rPr>
          <w:b/>
          <w:sz w:val="20"/>
          <w:szCs w:val="20"/>
          <w:lang w:val="en-GB"/>
        </w:rPr>
      </w:pPr>
      <w:r w:rsidRPr="00ED1153">
        <w:rPr>
          <w:b/>
          <w:sz w:val="20"/>
          <w:szCs w:val="20"/>
          <w:lang w:val="en-GB"/>
        </w:rPr>
        <w:t xml:space="preserve">           13.Ld4</w:t>
      </w:r>
      <w:r w:rsidRPr="00ED1153">
        <w:rPr>
          <w:b/>
          <w:sz w:val="20"/>
          <w:szCs w:val="20"/>
          <w:lang w:val="en-GB"/>
        </w:rPr>
        <w:tab/>
      </w:r>
      <w:r w:rsidRPr="00ED1153">
        <w:rPr>
          <w:b/>
          <w:sz w:val="20"/>
          <w:szCs w:val="20"/>
          <w:lang w:val="en-GB"/>
        </w:rPr>
        <w:tab/>
        <w:t>Pf5</w:t>
      </w:r>
    </w:p>
    <w:p w14:paraId="1DF57145" w14:textId="77777777" w:rsidR="00C726A4" w:rsidRPr="003623FF" w:rsidRDefault="00C726A4" w:rsidP="00010D55">
      <w:pPr>
        <w:jc w:val="both"/>
        <w:rPr>
          <w:b/>
          <w:sz w:val="20"/>
          <w:szCs w:val="20"/>
          <w:lang w:val="en-GB"/>
        </w:rPr>
      </w:pPr>
      <w:r w:rsidRPr="003623FF">
        <w:rPr>
          <w:b/>
          <w:sz w:val="20"/>
          <w:szCs w:val="20"/>
          <w:lang w:val="en-GB"/>
        </w:rPr>
        <w:t xml:space="preserve">           14.Lf2</w:t>
      </w:r>
      <w:r w:rsidRPr="003623FF">
        <w:rPr>
          <w:b/>
          <w:sz w:val="20"/>
          <w:szCs w:val="20"/>
          <w:lang w:val="en-GB"/>
        </w:rPr>
        <w:tab/>
      </w:r>
      <w:r w:rsidRPr="003623FF">
        <w:rPr>
          <w:b/>
          <w:sz w:val="20"/>
          <w:szCs w:val="20"/>
          <w:lang w:val="en-GB"/>
        </w:rPr>
        <w:tab/>
        <w:t>Ph6</w:t>
      </w:r>
    </w:p>
    <w:p w14:paraId="6C07216E" w14:textId="77777777" w:rsidR="00C726A4" w:rsidRPr="003623FF" w:rsidRDefault="00C726A4" w:rsidP="00010D55">
      <w:pPr>
        <w:jc w:val="both"/>
        <w:rPr>
          <w:b/>
          <w:sz w:val="20"/>
          <w:szCs w:val="20"/>
          <w:lang w:val="en-GB"/>
        </w:rPr>
      </w:pPr>
      <w:r w:rsidRPr="003623FF">
        <w:rPr>
          <w:b/>
          <w:sz w:val="20"/>
          <w:szCs w:val="20"/>
          <w:lang w:val="en-GB"/>
        </w:rPr>
        <w:t xml:space="preserve">           15.Lg3</w:t>
      </w:r>
      <w:r w:rsidRPr="003623FF">
        <w:rPr>
          <w:b/>
          <w:sz w:val="20"/>
          <w:szCs w:val="20"/>
          <w:lang w:val="en-GB"/>
        </w:rPr>
        <w:tab/>
      </w:r>
      <w:r w:rsidRPr="003623FF">
        <w:rPr>
          <w:b/>
          <w:sz w:val="20"/>
          <w:szCs w:val="20"/>
          <w:lang w:val="en-GB"/>
        </w:rPr>
        <w:tab/>
        <w:t>Ka7</w:t>
      </w:r>
    </w:p>
    <w:p w14:paraId="689A7018" w14:textId="77777777" w:rsidR="00C726A4" w:rsidRDefault="00C726A4" w:rsidP="00010D55">
      <w:pPr>
        <w:jc w:val="both"/>
        <w:rPr>
          <w:b/>
          <w:sz w:val="20"/>
          <w:szCs w:val="20"/>
          <w:lang w:val="nl-BE"/>
        </w:rPr>
      </w:pPr>
      <w:r w:rsidRPr="003623FF">
        <w:rPr>
          <w:b/>
          <w:sz w:val="20"/>
          <w:szCs w:val="20"/>
          <w:lang w:val="en-GB"/>
        </w:rPr>
        <w:t xml:space="preserve">           </w:t>
      </w:r>
      <w:r>
        <w:rPr>
          <w:b/>
          <w:sz w:val="20"/>
          <w:szCs w:val="20"/>
          <w:lang w:val="nl-BE"/>
        </w:rPr>
        <w:t>16.Pd7</w:t>
      </w:r>
      <w:r>
        <w:rPr>
          <w:b/>
          <w:sz w:val="20"/>
          <w:szCs w:val="20"/>
          <w:lang w:val="nl-BE"/>
        </w:rPr>
        <w:tab/>
      </w:r>
      <w:r>
        <w:rPr>
          <w:b/>
          <w:sz w:val="20"/>
          <w:szCs w:val="20"/>
          <w:lang w:val="nl-BE"/>
        </w:rPr>
        <w:tab/>
        <w:t>Pf5</w:t>
      </w:r>
    </w:p>
    <w:p w14:paraId="07CB41BB" w14:textId="77777777" w:rsidR="00C726A4" w:rsidRDefault="00C726A4" w:rsidP="00010D55">
      <w:pPr>
        <w:jc w:val="both"/>
        <w:rPr>
          <w:b/>
          <w:sz w:val="20"/>
          <w:szCs w:val="20"/>
          <w:lang w:val="nl-BE"/>
        </w:rPr>
      </w:pPr>
      <w:r>
        <w:rPr>
          <w:b/>
          <w:sz w:val="20"/>
          <w:szCs w:val="20"/>
          <w:lang w:val="nl-BE"/>
        </w:rPr>
        <w:t xml:space="preserve">           17.Lf2+</w:t>
      </w:r>
      <w:r>
        <w:rPr>
          <w:b/>
          <w:sz w:val="20"/>
          <w:szCs w:val="20"/>
          <w:lang w:val="nl-BE"/>
        </w:rPr>
        <w:tab/>
      </w:r>
      <w:r>
        <w:rPr>
          <w:b/>
          <w:sz w:val="20"/>
          <w:szCs w:val="20"/>
          <w:lang w:val="nl-BE"/>
        </w:rPr>
        <w:tab/>
        <w:t>Ka6</w:t>
      </w:r>
    </w:p>
    <w:p w14:paraId="1BA563D3" w14:textId="77777777" w:rsidR="00C726A4" w:rsidRDefault="00C726A4" w:rsidP="00010D55">
      <w:pPr>
        <w:jc w:val="both"/>
        <w:rPr>
          <w:b/>
          <w:sz w:val="20"/>
          <w:szCs w:val="20"/>
          <w:lang w:val="nl-BE"/>
        </w:rPr>
      </w:pPr>
      <w:r>
        <w:rPr>
          <w:b/>
          <w:sz w:val="20"/>
          <w:szCs w:val="20"/>
          <w:lang w:val="nl-BE"/>
        </w:rPr>
        <w:t xml:space="preserve">           18.Pc5+</w:t>
      </w:r>
      <w:r>
        <w:rPr>
          <w:b/>
          <w:sz w:val="20"/>
          <w:szCs w:val="20"/>
          <w:lang w:val="nl-BE"/>
        </w:rPr>
        <w:tab/>
      </w:r>
      <w:r>
        <w:rPr>
          <w:b/>
          <w:sz w:val="20"/>
          <w:szCs w:val="20"/>
          <w:lang w:val="nl-BE"/>
        </w:rPr>
        <w:tab/>
        <w:t>Ka5</w:t>
      </w:r>
    </w:p>
    <w:p w14:paraId="32F354AB" w14:textId="77777777" w:rsidR="00C726A4" w:rsidRDefault="00C726A4" w:rsidP="00010D55">
      <w:pPr>
        <w:jc w:val="both"/>
        <w:rPr>
          <w:b/>
          <w:sz w:val="20"/>
          <w:szCs w:val="20"/>
          <w:lang w:val="nl-BE"/>
        </w:rPr>
      </w:pPr>
      <w:r>
        <w:rPr>
          <w:b/>
          <w:sz w:val="20"/>
          <w:szCs w:val="20"/>
          <w:lang w:val="nl-BE"/>
        </w:rPr>
        <w:t xml:space="preserve">           19.Le1+</w:t>
      </w:r>
    </w:p>
    <w:p w14:paraId="3C03F4BF" w14:textId="77777777" w:rsidR="004E342F" w:rsidRDefault="004E342F" w:rsidP="00010D55">
      <w:pPr>
        <w:jc w:val="both"/>
        <w:rPr>
          <w:sz w:val="20"/>
          <w:szCs w:val="20"/>
          <w:lang w:val="nl-BE"/>
        </w:rPr>
      </w:pPr>
      <w:r>
        <w:rPr>
          <w:sz w:val="20"/>
          <w:szCs w:val="20"/>
          <w:lang w:val="nl-BE"/>
        </w:rPr>
        <w:t>En ma</w:t>
      </w:r>
      <w:r w:rsidR="003C7269">
        <w:rPr>
          <w:sz w:val="20"/>
          <w:szCs w:val="20"/>
          <w:lang w:val="nl-BE"/>
        </w:rPr>
        <w:t>t.</w:t>
      </w:r>
    </w:p>
    <w:p w14:paraId="7ED107F1" w14:textId="77777777" w:rsidR="003C7269" w:rsidRDefault="003C7269" w:rsidP="00010D55">
      <w:pPr>
        <w:jc w:val="both"/>
        <w:rPr>
          <w:sz w:val="20"/>
          <w:szCs w:val="20"/>
          <w:lang w:val="nl-BE"/>
        </w:rPr>
      </w:pPr>
    </w:p>
    <w:p w14:paraId="342AB079" w14:textId="77777777" w:rsidR="006E594A" w:rsidRDefault="006E594A" w:rsidP="00010D55">
      <w:pPr>
        <w:jc w:val="both"/>
        <w:rPr>
          <w:sz w:val="20"/>
          <w:szCs w:val="20"/>
          <w:lang w:val="nl-BE"/>
        </w:rPr>
      </w:pPr>
    </w:p>
    <w:p w14:paraId="64C0D89D" w14:textId="77777777" w:rsidR="00C726A4" w:rsidRDefault="00C726A4" w:rsidP="00010D55">
      <w:pPr>
        <w:jc w:val="both"/>
        <w:rPr>
          <w:sz w:val="20"/>
          <w:szCs w:val="20"/>
          <w:lang w:val="nl-BE"/>
        </w:rPr>
      </w:pPr>
    </w:p>
    <w:p w14:paraId="5542E3E3" w14:textId="77777777" w:rsidR="00C726A4" w:rsidRDefault="00C726A4" w:rsidP="00010D55">
      <w:pPr>
        <w:jc w:val="both"/>
        <w:rPr>
          <w:sz w:val="20"/>
          <w:szCs w:val="20"/>
          <w:lang w:val="nl-BE"/>
        </w:rPr>
      </w:pPr>
    </w:p>
    <w:p w14:paraId="022D680A" w14:textId="77777777" w:rsidR="00C726A4" w:rsidRDefault="00C726A4" w:rsidP="00010D55">
      <w:pPr>
        <w:jc w:val="both"/>
        <w:rPr>
          <w:sz w:val="20"/>
          <w:szCs w:val="20"/>
          <w:lang w:val="nl-BE"/>
        </w:rPr>
      </w:pPr>
    </w:p>
    <w:p w14:paraId="22FD02AE" w14:textId="77777777" w:rsidR="0027178C" w:rsidRPr="0027178C" w:rsidRDefault="0027178C" w:rsidP="00010D55">
      <w:pPr>
        <w:jc w:val="both"/>
        <w:rPr>
          <w:lang w:val="nl-BE"/>
        </w:rPr>
      </w:pPr>
    </w:p>
    <w:p w14:paraId="5F5C85C8" w14:textId="77777777" w:rsidR="001A682E" w:rsidRPr="00E82429" w:rsidRDefault="00C726A4" w:rsidP="00010D55">
      <w:pPr>
        <w:jc w:val="both"/>
        <w:rPr>
          <w:sz w:val="20"/>
          <w:szCs w:val="20"/>
          <w:lang w:val="nl-BE"/>
        </w:rPr>
      </w:pPr>
      <w:r>
        <w:rPr>
          <w:sz w:val="20"/>
          <w:szCs w:val="20"/>
          <w:lang w:val="nl-BE"/>
        </w:rPr>
        <w:t xml:space="preserve">Indien zwart hier </w:t>
      </w:r>
      <w:r w:rsidR="00C26D90">
        <w:rPr>
          <w:sz w:val="20"/>
          <w:szCs w:val="20"/>
          <w:lang w:val="nl-BE"/>
        </w:rPr>
        <w:t>op het einde</w:t>
      </w:r>
      <w:r w:rsidR="0016163B">
        <w:rPr>
          <w:sz w:val="20"/>
          <w:szCs w:val="20"/>
          <w:lang w:val="nl-BE"/>
        </w:rPr>
        <w:t xml:space="preserve"> nu: </w:t>
      </w:r>
      <w:r w:rsidRPr="0030646D">
        <w:rPr>
          <w:b/>
          <w:sz w:val="20"/>
          <w:szCs w:val="20"/>
          <w:lang w:val="nl-BE"/>
        </w:rPr>
        <w:t>18…Ka7</w:t>
      </w:r>
      <w:r w:rsidR="00C500DA" w:rsidRPr="0030646D">
        <w:rPr>
          <w:b/>
          <w:sz w:val="20"/>
          <w:szCs w:val="20"/>
          <w:lang w:val="nl-BE"/>
        </w:rPr>
        <w:t>?</w:t>
      </w:r>
      <w:r>
        <w:rPr>
          <w:sz w:val="20"/>
          <w:szCs w:val="20"/>
          <w:lang w:val="nl-BE"/>
        </w:rPr>
        <w:t xml:space="preserve"> speelt, </w:t>
      </w:r>
      <w:r w:rsidR="0030646D" w:rsidRPr="0030646D">
        <w:rPr>
          <w:i/>
          <w:sz w:val="20"/>
          <w:szCs w:val="20"/>
          <w:lang w:val="nl-BE"/>
        </w:rPr>
        <w:t>(</w:t>
      </w:r>
      <w:r w:rsidR="00FC349D" w:rsidRPr="0030646D">
        <w:rPr>
          <w:i/>
          <w:sz w:val="20"/>
          <w:szCs w:val="20"/>
          <w:lang w:val="nl-BE"/>
        </w:rPr>
        <w:t xml:space="preserve">in plaats van </w:t>
      </w:r>
      <w:r w:rsidR="00984FD6">
        <w:rPr>
          <w:i/>
          <w:sz w:val="20"/>
          <w:szCs w:val="20"/>
          <w:lang w:val="nl-BE"/>
        </w:rPr>
        <w:t xml:space="preserve">    </w:t>
      </w:r>
      <w:r w:rsidR="00FC349D" w:rsidRPr="0030646D">
        <w:rPr>
          <w:i/>
          <w:sz w:val="20"/>
          <w:szCs w:val="20"/>
          <w:lang w:val="nl-BE"/>
        </w:rPr>
        <w:t>18…Ka5</w:t>
      </w:r>
      <w:r w:rsidR="0030646D" w:rsidRPr="0030646D">
        <w:rPr>
          <w:i/>
          <w:sz w:val="20"/>
          <w:szCs w:val="20"/>
          <w:lang w:val="nl-BE"/>
        </w:rPr>
        <w:t>)</w:t>
      </w:r>
      <w:r w:rsidR="00FC349D">
        <w:rPr>
          <w:sz w:val="20"/>
          <w:szCs w:val="20"/>
          <w:lang w:val="nl-BE"/>
        </w:rPr>
        <w:t xml:space="preserve"> </w:t>
      </w:r>
      <w:r>
        <w:rPr>
          <w:sz w:val="20"/>
          <w:szCs w:val="20"/>
          <w:lang w:val="nl-BE"/>
        </w:rPr>
        <w:t>dan volg</w:t>
      </w:r>
      <w:r w:rsidR="0016163B">
        <w:rPr>
          <w:sz w:val="20"/>
          <w:szCs w:val="20"/>
          <w:lang w:val="nl-BE"/>
        </w:rPr>
        <w:t>en er na</w:t>
      </w:r>
      <w:r w:rsidR="00F95586">
        <w:rPr>
          <w:sz w:val="20"/>
          <w:szCs w:val="20"/>
          <w:lang w:val="nl-BE"/>
        </w:rPr>
        <w:t>1</w:t>
      </w:r>
      <w:r w:rsidR="00FC349D">
        <w:rPr>
          <w:sz w:val="20"/>
          <w:szCs w:val="20"/>
          <w:lang w:val="nl-BE"/>
        </w:rPr>
        <w:t>9</w:t>
      </w:r>
      <w:r w:rsidR="00F95586">
        <w:rPr>
          <w:sz w:val="20"/>
          <w:szCs w:val="20"/>
          <w:lang w:val="nl-BE"/>
        </w:rPr>
        <w:t>.K</w:t>
      </w:r>
      <w:r w:rsidR="00FC349D">
        <w:rPr>
          <w:sz w:val="20"/>
          <w:szCs w:val="20"/>
          <w:lang w:val="nl-BE"/>
        </w:rPr>
        <w:t>c</w:t>
      </w:r>
      <w:r w:rsidR="0005408D">
        <w:rPr>
          <w:sz w:val="20"/>
          <w:szCs w:val="20"/>
          <w:lang w:val="nl-BE"/>
        </w:rPr>
        <w:t>7 Ph6</w:t>
      </w:r>
      <w:r w:rsidR="00540C40">
        <w:rPr>
          <w:sz w:val="20"/>
          <w:szCs w:val="20"/>
          <w:lang w:val="nl-BE"/>
        </w:rPr>
        <w:t>,</w:t>
      </w:r>
      <w:r w:rsidR="0005408D">
        <w:rPr>
          <w:sz w:val="20"/>
          <w:szCs w:val="20"/>
          <w:lang w:val="nl-BE"/>
        </w:rPr>
        <w:t xml:space="preserve"> twee </w:t>
      </w:r>
      <w:r w:rsidR="00F95586">
        <w:rPr>
          <w:sz w:val="20"/>
          <w:szCs w:val="20"/>
          <w:lang w:val="nl-BE"/>
        </w:rPr>
        <w:t>winstmogelijk</w:t>
      </w:r>
      <w:r w:rsidR="0005408D">
        <w:rPr>
          <w:sz w:val="20"/>
          <w:szCs w:val="20"/>
          <w:lang w:val="nl-BE"/>
        </w:rPr>
        <w:t>h</w:t>
      </w:r>
      <w:r w:rsidR="00F95586">
        <w:rPr>
          <w:sz w:val="20"/>
          <w:szCs w:val="20"/>
          <w:lang w:val="nl-BE"/>
        </w:rPr>
        <w:t>eden</w:t>
      </w:r>
      <w:r w:rsidR="003279B3">
        <w:rPr>
          <w:sz w:val="20"/>
          <w:szCs w:val="20"/>
          <w:lang w:val="nl-BE"/>
        </w:rPr>
        <w:t>:</w:t>
      </w:r>
      <w:r w:rsidR="0005408D">
        <w:rPr>
          <w:sz w:val="20"/>
          <w:szCs w:val="20"/>
          <w:lang w:val="nl-BE"/>
        </w:rPr>
        <w:t xml:space="preserve"> </w:t>
      </w:r>
      <w:r w:rsidR="0005408D" w:rsidRPr="0030646D">
        <w:rPr>
          <w:b/>
          <w:sz w:val="20"/>
          <w:szCs w:val="20"/>
          <w:lang w:val="nl-BE"/>
        </w:rPr>
        <w:t xml:space="preserve">20.Le3 </w:t>
      </w:r>
      <w:r w:rsidR="0005408D" w:rsidRPr="00984FD6">
        <w:rPr>
          <w:sz w:val="20"/>
          <w:szCs w:val="20"/>
          <w:lang w:val="nl-BE"/>
        </w:rPr>
        <w:t>of</w:t>
      </w:r>
      <w:r w:rsidR="0005408D">
        <w:rPr>
          <w:sz w:val="20"/>
          <w:szCs w:val="20"/>
          <w:lang w:val="nl-BE"/>
        </w:rPr>
        <w:t xml:space="preserve"> </w:t>
      </w:r>
      <w:r w:rsidR="0005408D" w:rsidRPr="0030646D">
        <w:rPr>
          <w:b/>
          <w:sz w:val="20"/>
          <w:szCs w:val="20"/>
          <w:lang w:val="nl-BE"/>
        </w:rPr>
        <w:t>20.Ld4</w:t>
      </w:r>
      <w:r w:rsidR="0005408D">
        <w:rPr>
          <w:sz w:val="20"/>
          <w:szCs w:val="20"/>
          <w:lang w:val="nl-BE"/>
        </w:rPr>
        <w:t xml:space="preserve">, en is de </w:t>
      </w:r>
      <w:r w:rsidR="00FC349D">
        <w:rPr>
          <w:sz w:val="20"/>
          <w:szCs w:val="20"/>
          <w:lang w:val="nl-BE"/>
        </w:rPr>
        <w:t>stu</w:t>
      </w:r>
      <w:r w:rsidR="003279B3">
        <w:rPr>
          <w:sz w:val="20"/>
          <w:szCs w:val="20"/>
          <w:lang w:val="nl-BE"/>
        </w:rPr>
        <w:t>die dus neven</w:t>
      </w:r>
      <w:r w:rsidR="00FC349D">
        <w:rPr>
          <w:sz w:val="20"/>
          <w:szCs w:val="20"/>
          <w:lang w:val="nl-BE"/>
        </w:rPr>
        <w:t>oplosbaar.</w:t>
      </w:r>
      <w:r w:rsidR="003279B3">
        <w:rPr>
          <w:sz w:val="20"/>
          <w:szCs w:val="20"/>
          <w:lang w:val="nl-BE"/>
        </w:rPr>
        <w:t xml:space="preserve"> </w:t>
      </w:r>
      <w:r w:rsidR="00C26D90">
        <w:rPr>
          <w:sz w:val="20"/>
          <w:szCs w:val="20"/>
          <w:lang w:val="nl-BE"/>
        </w:rPr>
        <w:t>(</w:t>
      </w:r>
      <w:r w:rsidR="00C26D90">
        <w:rPr>
          <w:i/>
          <w:sz w:val="20"/>
          <w:szCs w:val="20"/>
          <w:lang w:val="nl-BE"/>
        </w:rPr>
        <w:t>Nalimov</w:t>
      </w:r>
      <w:r w:rsidR="0030646D">
        <w:rPr>
          <w:i/>
          <w:sz w:val="20"/>
          <w:szCs w:val="20"/>
          <w:lang w:val="nl-BE"/>
        </w:rPr>
        <w:t>)</w:t>
      </w:r>
      <w:r w:rsidR="00984FD6">
        <w:rPr>
          <w:i/>
          <w:sz w:val="20"/>
          <w:szCs w:val="20"/>
          <w:lang w:val="nl-BE"/>
        </w:rPr>
        <w:t xml:space="preserve"> </w:t>
      </w:r>
      <w:r w:rsidR="001E1553">
        <w:rPr>
          <w:sz w:val="20"/>
          <w:szCs w:val="20"/>
          <w:lang w:val="nl-BE"/>
        </w:rPr>
        <w:t>Op de andere zetkeuze</w:t>
      </w:r>
      <w:r w:rsidR="00E82429">
        <w:rPr>
          <w:sz w:val="20"/>
          <w:szCs w:val="20"/>
          <w:lang w:val="nl-BE"/>
        </w:rPr>
        <w:t xml:space="preserve"> </w:t>
      </w:r>
      <w:r w:rsidR="0030646D" w:rsidRPr="0030646D">
        <w:rPr>
          <w:b/>
          <w:sz w:val="20"/>
          <w:szCs w:val="20"/>
          <w:lang w:val="nl-BE"/>
        </w:rPr>
        <w:t>1</w:t>
      </w:r>
      <w:r w:rsidR="00FA1826">
        <w:rPr>
          <w:b/>
          <w:sz w:val="20"/>
          <w:szCs w:val="20"/>
          <w:lang w:val="nl-BE"/>
        </w:rPr>
        <w:t>8</w:t>
      </w:r>
      <w:r w:rsidR="0030646D" w:rsidRPr="0030646D">
        <w:rPr>
          <w:b/>
          <w:sz w:val="20"/>
          <w:szCs w:val="20"/>
          <w:lang w:val="nl-BE"/>
        </w:rPr>
        <w:t>…Ka5</w:t>
      </w:r>
      <w:r w:rsidR="0030646D">
        <w:rPr>
          <w:b/>
          <w:sz w:val="20"/>
          <w:szCs w:val="20"/>
          <w:lang w:val="nl-BE"/>
        </w:rPr>
        <w:t>!</w:t>
      </w:r>
      <w:r w:rsidR="0030646D">
        <w:rPr>
          <w:sz w:val="20"/>
          <w:szCs w:val="20"/>
          <w:lang w:val="nl-BE"/>
        </w:rPr>
        <w:t xml:space="preserve"> heeft wit maar één correcte zet: </w:t>
      </w:r>
      <w:r w:rsidR="0030646D" w:rsidRPr="0030646D">
        <w:rPr>
          <w:b/>
          <w:sz w:val="20"/>
          <w:szCs w:val="20"/>
          <w:lang w:val="nl-BE"/>
        </w:rPr>
        <w:t>19.Le1+</w:t>
      </w:r>
      <w:r w:rsidR="001A2B61">
        <w:rPr>
          <w:b/>
          <w:sz w:val="20"/>
          <w:szCs w:val="20"/>
          <w:lang w:val="nl-BE"/>
        </w:rPr>
        <w:t>.</w:t>
      </w:r>
      <w:r w:rsidR="0030646D">
        <w:rPr>
          <w:b/>
          <w:sz w:val="20"/>
          <w:szCs w:val="20"/>
          <w:lang w:val="nl-BE"/>
        </w:rPr>
        <w:t xml:space="preserve"> </w:t>
      </w:r>
    </w:p>
    <w:p w14:paraId="7B853FD1" w14:textId="77777777" w:rsidR="00C726A4" w:rsidRPr="0030646D" w:rsidRDefault="0030646D" w:rsidP="00010D55">
      <w:pPr>
        <w:jc w:val="both"/>
        <w:rPr>
          <w:sz w:val="20"/>
          <w:szCs w:val="20"/>
          <w:lang w:val="nl-BE"/>
        </w:rPr>
      </w:pPr>
      <w:r>
        <w:rPr>
          <w:sz w:val="20"/>
          <w:szCs w:val="20"/>
          <w:lang w:val="nl-BE"/>
        </w:rPr>
        <w:t xml:space="preserve">Dat het </w:t>
      </w:r>
      <w:r w:rsidR="001A2B61">
        <w:rPr>
          <w:sz w:val="20"/>
          <w:szCs w:val="20"/>
          <w:lang w:val="nl-BE"/>
        </w:rPr>
        <w:t xml:space="preserve">dan </w:t>
      </w:r>
      <w:r>
        <w:rPr>
          <w:sz w:val="20"/>
          <w:szCs w:val="20"/>
          <w:lang w:val="nl-BE"/>
        </w:rPr>
        <w:t>ook mat is, is mooi</w:t>
      </w:r>
      <w:r w:rsidR="003279B3">
        <w:rPr>
          <w:sz w:val="20"/>
          <w:szCs w:val="20"/>
          <w:lang w:val="nl-BE"/>
        </w:rPr>
        <w:t xml:space="preserve"> </w:t>
      </w:r>
      <w:r>
        <w:rPr>
          <w:sz w:val="20"/>
          <w:szCs w:val="20"/>
          <w:lang w:val="nl-BE"/>
        </w:rPr>
        <w:t>meegenomen.</w:t>
      </w:r>
    </w:p>
    <w:p w14:paraId="41EE1FEC" w14:textId="77777777" w:rsidR="00FC349D" w:rsidRPr="0030646D" w:rsidRDefault="00FC349D" w:rsidP="00010D55">
      <w:pPr>
        <w:jc w:val="both"/>
        <w:rPr>
          <w:b/>
          <w:sz w:val="20"/>
          <w:szCs w:val="20"/>
          <w:lang w:val="nl-BE"/>
        </w:rPr>
      </w:pPr>
    </w:p>
    <w:p w14:paraId="674B8942" w14:textId="77777777" w:rsidR="00FC349D" w:rsidRDefault="00FC349D" w:rsidP="00010D55">
      <w:pPr>
        <w:jc w:val="both"/>
        <w:rPr>
          <w:sz w:val="20"/>
          <w:szCs w:val="20"/>
          <w:lang w:val="nl-BE"/>
        </w:rPr>
      </w:pPr>
      <w:r>
        <w:rPr>
          <w:sz w:val="20"/>
          <w:szCs w:val="20"/>
          <w:lang w:val="nl-BE"/>
        </w:rPr>
        <w:t xml:space="preserve">Dat </w:t>
      </w:r>
      <w:r w:rsidR="0005408D">
        <w:rPr>
          <w:sz w:val="20"/>
          <w:szCs w:val="20"/>
          <w:lang w:val="nl-BE"/>
        </w:rPr>
        <w:t>vele</w:t>
      </w:r>
      <w:r>
        <w:rPr>
          <w:sz w:val="20"/>
          <w:szCs w:val="20"/>
          <w:lang w:val="nl-BE"/>
        </w:rPr>
        <w:t xml:space="preserve"> oplossers het raar</w:t>
      </w:r>
      <w:r w:rsidR="00C26D90">
        <w:rPr>
          <w:sz w:val="20"/>
          <w:szCs w:val="20"/>
          <w:lang w:val="nl-BE"/>
        </w:rPr>
        <w:t xml:space="preserve"> zullen  vin</w:t>
      </w:r>
      <w:r>
        <w:rPr>
          <w:sz w:val="20"/>
          <w:szCs w:val="20"/>
          <w:lang w:val="nl-BE"/>
        </w:rPr>
        <w:t>den dat de zwarte koning zich offert, begrijp ik. Maar de stud</w:t>
      </w:r>
      <w:r w:rsidR="00C500DA">
        <w:rPr>
          <w:sz w:val="20"/>
          <w:szCs w:val="20"/>
          <w:lang w:val="nl-BE"/>
        </w:rPr>
        <w:t>i</w:t>
      </w:r>
      <w:r w:rsidR="00A524BB">
        <w:rPr>
          <w:sz w:val="20"/>
          <w:szCs w:val="20"/>
          <w:lang w:val="nl-BE"/>
        </w:rPr>
        <w:t>e is</w:t>
      </w:r>
      <w:r>
        <w:rPr>
          <w:sz w:val="20"/>
          <w:szCs w:val="20"/>
          <w:lang w:val="nl-BE"/>
        </w:rPr>
        <w:t xml:space="preserve"> </w:t>
      </w:r>
      <w:r w:rsidR="00A524BB">
        <w:rPr>
          <w:sz w:val="20"/>
          <w:szCs w:val="20"/>
          <w:lang w:val="nl-BE"/>
        </w:rPr>
        <w:t xml:space="preserve">correct volgens </w:t>
      </w:r>
      <w:r>
        <w:rPr>
          <w:sz w:val="20"/>
          <w:szCs w:val="20"/>
          <w:lang w:val="nl-BE"/>
        </w:rPr>
        <w:t>de spelregels.</w:t>
      </w:r>
    </w:p>
    <w:p w14:paraId="57DD91BA" w14:textId="77777777" w:rsidR="00A524BB" w:rsidRDefault="00A524BB" w:rsidP="00010D55">
      <w:pPr>
        <w:jc w:val="both"/>
        <w:rPr>
          <w:sz w:val="20"/>
          <w:szCs w:val="20"/>
          <w:lang w:val="nl-BE"/>
        </w:rPr>
      </w:pPr>
    </w:p>
    <w:p w14:paraId="6A2C63DC" w14:textId="77777777" w:rsidR="00C51BB1" w:rsidRDefault="00A524BB" w:rsidP="00C51BB1">
      <w:pPr>
        <w:jc w:val="both"/>
        <w:rPr>
          <w:sz w:val="20"/>
          <w:szCs w:val="20"/>
          <w:lang w:val="nl-BE"/>
        </w:rPr>
      </w:pPr>
      <w:r>
        <w:rPr>
          <w:sz w:val="20"/>
          <w:szCs w:val="20"/>
          <w:lang w:val="nl-BE"/>
        </w:rPr>
        <w:t xml:space="preserve">En dat </w:t>
      </w:r>
      <w:r w:rsidR="00C26D90">
        <w:rPr>
          <w:sz w:val="20"/>
          <w:szCs w:val="20"/>
          <w:lang w:val="nl-BE"/>
        </w:rPr>
        <w:t xml:space="preserve">hier </w:t>
      </w:r>
      <w:r>
        <w:rPr>
          <w:sz w:val="20"/>
          <w:szCs w:val="20"/>
          <w:lang w:val="nl-BE"/>
        </w:rPr>
        <w:t>het mens</w:t>
      </w:r>
      <w:r w:rsidR="00C26D90">
        <w:rPr>
          <w:sz w:val="20"/>
          <w:szCs w:val="20"/>
          <w:lang w:val="nl-BE"/>
        </w:rPr>
        <w:t xml:space="preserve">elijk brein </w:t>
      </w:r>
      <w:r w:rsidR="00251CE2">
        <w:rPr>
          <w:sz w:val="20"/>
          <w:szCs w:val="20"/>
          <w:lang w:val="nl-BE"/>
        </w:rPr>
        <w:t>het spel</w:t>
      </w:r>
      <w:r>
        <w:rPr>
          <w:sz w:val="20"/>
          <w:szCs w:val="20"/>
          <w:lang w:val="nl-BE"/>
        </w:rPr>
        <w:t xml:space="preserve">verloop niet </w:t>
      </w:r>
      <w:r w:rsidR="00846300">
        <w:rPr>
          <w:sz w:val="20"/>
          <w:szCs w:val="20"/>
          <w:lang w:val="nl-BE"/>
        </w:rPr>
        <w:t>helemaal</w:t>
      </w:r>
      <w:r w:rsidR="00C26D90">
        <w:rPr>
          <w:sz w:val="20"/>
          <w:szCs w:val="20"/>
          <w:lang w:val="nl-BE"/>
        </w:rPr>
        <w:t xml:space="preserve"> </w:t>
      </w:r>
      <w:r>
        <w:rPr>
          <w:sz w:val="20"/>
          <w:szCs w:val="20"/>
          <w:lang w:val="nl-BE"/>
        </w:rPr>
        <w:t>snapt</w:t>
      </w:r>
      <w:r w:rsidR="00A91FCB">
        <w:rPr>
          <w:sz w:val="20"/>
          <w:szCs w:val="20"/>
          <w:lang w:val="nl-BE"/>
        </w:rPr>
        <w:t>, dus het waarom van iede</w:t>
      </w:r>
      <w:r w:rsidR="0030646D">
        <w:rPr>
          <w:sz w:val="20"/>
          <w:szCs w:val="20"/>
          <w:lang w:val="nl-BE"/>
        </w:rPr>
        <w:t>re zet</w:t>
      </w:r>
      <w:r w:rsidR="00C26D90">
        <w:rPr>
          <w:sz w:val="20"/>
          <w:szCs w:val="20"/>
          <w:lang w:val="nl-BE"/>
        </w:rPr>
        <w:t xml:space="preserve"> niet begrijpt, i</w:t>
      </w:r>
      <w:r>
        <w:rPr>
          <w:sz w:val="20"/>
          <w:szCs w:val="20"/>
          <w:lang w:val="nl-BE"/>
        </w:rPr>
        <w:t>s een and</w:t>
      </w:r>
      <w:r w:rsidR="00DC136B">
        <w:rPr>
          <w:sz w:val="20"/>
          <w:szCs w:val="20"/>
          <w:lang w:val="nl-BE"/>
        </w:rPr>
        <w:t>ere zaak;</w:t>
      </w:r>
    </w:p>
    <w:p w14:paraId="43FFE037" w14:textId="77777777" w:rsidR="00C51BB1" w:rsidRDefault="00C51BB1" w:rsidP="00C51BB1">
      <w:pPr>
        <w:jc w:val="both"/>
        <w:rPr>
          <w:sz w:val="20"/>
          <w:szCs w:val="20"/>
          <w:lang w:val="nl-BE"/>
        </w:rPr>
      </w:pPr>
    </w:p>
    <w:p w14:paraId="4A496A08" w14:textId="77777777" w:rsidR="00C51BB1" w:rsidRDefault="00C51BB1" w:rsidP="00C51BB1">
      <w:pPr>
        <w:jc w:val="both"/>
        <w:rPr>
          <w:sz w:val="20"/>
          <w:szCs w:val="20"/>
          <w:lang w:val="nl-BE"/>
        </w:rPr>
      </w:pPr>
    </w:p>
    <w:p w14:paraId="7D759CC1" w14:textId="77777777" w:rsidR="00C51BB1" w:rsidRDefault="00C51BB1" w:rsidP="00C51BB1">
      <w:pPr>
        <w:jc w:val="both"/>
        <w:rPr>
          <w:sz w:val="20"/>
          <w:szCs w:val="20"/>
          <w:lang w:val="nl-BE"/>
        </w:rPr>
      </w:pPr>
    </w:p>
    <w:p w14:paraId="240B8EE0" w14:textId="77777777" w:rsidR="00C51BB1" w:rsidRDefault="00C51BB1" w:rsidP="00C51BB1">
      <w:pPr>
        <w:jc w:val="both"/>
        <w:rPr>
          <w:sz w:val="20"/>
          <w:szCs w:val="20"/>
          <w:lang w:val="nl-BE"/>
        </w:rPr>
      </w:pPr>
    </w:p>
    <w:p w14:paraId="6A74FD77" w14:textId="77777777" w:rsidR="00C51BB1" w:rsidRDefault="00C51BB1" w:rsidP="00C51BB1">
      <w:pPr>
        <w:jc w:val="both"/>
        <w:rPr>
          <w:sz w:val="20"/>
          <w:szCs w:val="20"/>
          <w:lang w:val="nl-BE"/>
        </w:rPr>
      </w:pPr>
    </w:p>
    <w:p w14:paraId="252CB31F" w14:textId="77777777" w:rsidR="00C51BB1" w:rsidRDefault="00C51BB1" w:rsidP="00C51BB1">
      <w:pPr>
        <w:jc w:val="both"/>
        <w:rPr>
          <w:sz w:val="20"/>
          <w:szCs w:val="20"/>
          <w:lang w:val="nl-BE"/>
        </w:rPr>
      </w:pPr>
    </w:p>
    <w:p w14:paraId="3EE06D86" w14:textId="77777777" w:rsidR="00C51BB1" w:rsidRDefault="00C51BB1" w:rsidP="00C51BB1">
      <w:pPr>
        <w:jc w:val="both"/>
        <w:rPr>
          <w:sz w:val="20"/>
          <w:szCs w:val="20"/>
          <w:lang w:val="nl-BE"/>
        </w:rPr>
      </w:pPr>
    </w:p>
    <w:p w14:paraId="42D68F89" w14:textId="77777777" w:rsidR="00C51BB1" w:rsidRDefault="00C51BB1" w:rsidP="00C51BB1">
      <w:pPr>
        <w:jc w:val="both"/>
        <w:rPr>
          <w:sz w:val="20"/>
          <w:szCs w:val="20"/>
          <w:lang w:val="nl-BE"/>
        </w:rPr>
      </w:pPr>
    </w:p>
    <w:p w14:paraId="3C4D5D27" w14:textId="77777777" w:rsidR="00C51BB1" w:rsidRDefault="00C51BB1" w:rsidP="00C51BB1">
      <w:pPr>
        <w:jc w:val="both"/>
        <w:rPr>
          <w:sz w:val="20"/>
          <w:szCs w:val="20"/>
          <w:lang w:val="nl-BE"/>
        </w:rPr>
      </w:pPr>
    </w:p>
    <w:p w14:paraId="7EFB6799" w14:textId="77777777" w:rsidR="00C51BB1" w:rsidRDefault="00C51BB1" w:rsidP="00C51BB1">
      <w:pPr>
        <w:jc w:val="both"/>
        <w:rPr>
          <w:sz w:val="20"/>
          <w:szCs w:val="20"/>
          <w:lang w:val="nl-BE"/>
        </w:rPr>
      </w:pPr>
    </w:p>
    <w:p w14:paraId="0DC24EE6" w14:textId="77777777" w:rsidR="00C51BB1" w:rsidRDefault="00C51BB1" w:rsidP="00C51BB1">
      <w:pPr>
        <w:jc w:val="both"/>
        <w:rPr>
          <w:sz w:val="20"/>
          <w:szCs w:val="20"/>
          <w:lang w:val="nl-BE"/>
        </w:rPr>
      </w:pPr>
    </w:p>
    <w:p w14:paraId="725979D6" w14:textId="77777777" w:rsidR="00C51BB1" w:rsidRDefault="00C51BB1" w:rsidP="00C51BB1">
      <w:pPr>
        <w:jc w:val="both"/>
        <w:rPr>
          <w:sz w:val="20"/>
          <w:szCs w:val="20"/>
          <w:lang w:val="nl-BE"/>
        </w:rPr>
      </w:pPr>
    </w:p>
    <w:p w14:paraId="6DA3EDFE" w14:textId="77777777" w:rsidR="00C51BB1" w:rsidRDefault="00C51BB1" w:rsidP="00C51BB1">
      <w:pPr>
        <w:jc w:val="both"/>
        <w:rPr>
          <w:sz w:val="20"/>
          <w:szCs w:val="20"/>
          <w:lang w:val="nl-BE"/>
        </w:rPr>
      </w:pPr>
    </w:p>
    <w:p w14:paraId="44EE0ECD" w14:textId="77777777" w:rsidR="00C51BB1" w:rsidRDefault="00C51BB1" w:rsidP="00C51BB1">
      <w:pPr>
        <w:jc w:val="both"/>
        <w:rPr>
          <w:sz w:val="20"/>
          <w:szCs w:val="20"/>
          <w:lang w:val="nl-BE"/>
        </w:rPr>
      </w:pPr>
    </w:p>
    <w:p w14:paraId="7BBAAD1B" w14:textId="77777777" w:rsidR="003D03A2" w:rsidRDefault="003D03A2" w:rsidP="00593A9C">
      <w:pPr>
        <w:jc w:val="center"/>
        <w:rPr>
          <w:b/>
          <w:sz w:val="20"/>
          <w:szCs w:val="20"/>
          <w:lang w:val="nl-BE"/>
        </w:rPr>
      </w:pPr>
    </w:p>
    <w:p w14:paraId="438FCE75" w14:textId="77777777" w:rsidR="00C51BB1" w:rsidRPr="00593A9C" w:rsidRDefault="00593A9C" w:rsidP="00593A9C">
      <w:pPr>
        <w:jc w:val="center"/>
        <w:rPr>
          <w:b/>
          <w:sz w:val="20"/>
          <w:szCs w:val="20"/>
          <w:lang w:val="nl-BE"/>
        </w:rPr>
      </w:pPr>
      <w:r>
        <w:rPr>
          <w:b/>
          <w:sz w:val="20"/>
          <w:szCs w:val="20"/>
          <w:lang w:val="nl-BE"/>
        </w:rPr>
        <w:lastRenderedPageBreak/>
        <w:t>- 71 -</w:t>
      </w:r>
    </w:p>
    <w:p w14:paraId="7EF03CD6" w14:textId="77777777" w:rsidR="00C51BB1" w:rsidRDefault="00C51BB1" w:rsidP="005B2647">
      <w:pPr>
        <w:pStyle w:val="Lijstalinea"/>
        <w:ind w:left="860"/>
        <w:jc w:val="both"/>
        <w:rPr>
          <w:i/>
          <w:sz w:val="20"/>
          <w:szCs w:val="20"/>
          <w:lang w:val="nl-BE"/>
        </w:rPr>
      </w:pPr>
    </w:p>
    <w:p w14:paraId="615AD1E1" w14:textId="77777777" w:rsidR="001C69EC" w:rsidRPr="004148DD" w:rsidRDefault="004148DD" w:rsidP="004148DD">
      <w:pPr>
        <w:pStyle w:val="Lijstalinea"/>
        <w:ind w:left="860"/>
        <w:jc w:val="both"/>
        <w:rPr>
          <w:sz w:val="20"/>
          <w:szCs w:val="20"/>
          <w:lang w:val="nl-BE"/>
        </w:rPr>
      </w:pPr>
      <w:r>
        <w:rPr>
          <w:i/>
          <w:sz w:val="20"/>
          <w:szCs w:val="20"/>
          <w:lang w:val="nl-BE"/>
        </w:rPr>
        <w:t>Orig</w:t>
      </w:r>
      <w:r w:rsidR="00173FE1">
        <w:rPr>
          <w:i/>
          <w:sz w:val="20"/>
          <w:szCs w:val="20"/>
          <w:lang w:val="nl-BE"/>
        </w:rPr>
        <w:t>ineel,</w:t>
      </w:r>
      <w:r w:rsidR="00173FE1">
        <w:rPr>
          <w:sz w:val="20"/>
          <w:szCs w:val="20"/>
          <w:lang w:val="nl-BE"/>
        </w:rPr>
        <w:t xml:space="preserve"> 2010</w:t>
      </w:r>
    </w:p>
    <w:p w14:paraId="7432938E" w14:textId="77777777" w:rsidR="001C69EC" w:rsidRDefault="001C69EC" w:rsidP="005B2647">
      <w:pPr>
        <w:pStyle w:val="Lijstalinea"/>
        <w:ind w:left="860"/>
        <w:jc w:val="both"/>
        <w:rPr>
          <w:i/>
          <w:sz w:val="20"/>
          <w:szCs w:val="20"/>
          <w:lang w:val="nl-BE"/>
        </w:rPr>
      </w:pPr>
    </w:p>
    <w:p w14:paraId="5353A13A" w14:textId="77777777" w:rsidR="0027178C" w:rsidRDefault="004148DD" w:rsidP="001C69EC">
      <w:pPr>
        <w:jc w:val="both"/>
        <w:rPr>
          <w:i/>
          <w:lang w:val="nl-BE"/>
        </w:rPr>
      </w:pPr>
      <w:r w:rsidRPr="004148DD">
        <w:rPr>
          <w:i/>
          <w:noProof/>
          <w:sz w:val="20"/>
          <w:szCs w:val="20"/>
          <w:lang w:val="nl-BE"/>
        </w:rPr>
        <w:drawing>
          <wp:inline distT="0" distB="0" distL="0" distR="0" wp14:anchorId="5759D33C" wp14:editId="2C0994F8">
            <wp:extent cx="1899285" cy="1891665"/>
            <wp:effectExtent l="0" t="0" r="571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99285" cy="1891665"/>
                    </a:xfrm>
                    <a:prstGeom prst="rect">
                      <a:avLst/>
                    </a:prstGeom>
                    <a:noFill/>
                    <a:ln>
                      <a:noFill/>
                    </a:ln>
                  </pic:spPr>
                </pic:pic>
              </a:graphicData>
            </a:graphic>
          </wp:inline>
        </w:drawing>
      </w:r>
    </w:p>
    <w:p w14:paraId="4A5D049D" w14:textId="77777777" w:rsidR="0027178C" w:rsidRDefault="0027178C" w:rsidP="001C69EC">
      <w:pPr>
        <w:jc w:val="both"/>
        <w:rPr>
          <w:i/>
          <w:lang w:val="nl-BE"/>
        </w:rPr>
      </w:pPr>
    </w:p>
    <w:p w14:paraId="6D86CD01" w14:textId="77777777" w:rsidR="001C69EC" w:rsidRDefault="001C69EC" w:rsidP="001C69EC">
      <w:pPr>
        <w:jc w:val="both"/>
        <w:rPr>
          <w:sz w:val="20"/>
          <w:szCs w:val="20"/>
          <w:lang w:val="nl-BE"/>
        </w:rPr>
      </w:pPr>
      <w:r>
        <w:rPr>
          <w:i/>
          <w:lang w:val="nl-BE"/>
        </w:rPr>
        <w:t xml:space="preserve">+                  </w:t>
      </w:r>
      <w:r>
        <w:rPr>
          <w:sz w:val="20"/>
          <w:szCs w:val="20"/>
          <w:lang w:val="nl-BE"/>
        </w:rPr>
        <w:t>0410.00 a5a7</w:t>
      </w:r>
    </w:p>
    <w:p w14:paraId="677394A0" w14:textId="77777777" w:rsidR="001C69EC" w:rsidRDefault="001C69EC" w:rsidP="001C69EC">
      <w:pPr>
        <w:jc w:val="both"/>
        <w:rPr>
          <w:sz w:val="20"/>
          <w:szCs w:val="20"/>
          <w:lang w:val="nl-BE"/>
        </w:rPr>
      </w:pPr>
    </w:p>
    <w:p w14:paraId="5819A24E" w14:textId="77777777" w:rsidR="001C69EC" w:rsidRDefault="001C69EC" w:rsidP="001C69EC">
      <w:pPr>
        <w:jc w:val="both"/>
        <w:rPr>
          <w:sz w:val="20"/>
          <w:szCs w:val="20"/>
          <w:lang w:val="nl-BE"/>
        </w:rPr>
      </w:pPr>
      <w:r>
        <w:rPr>
          <w:sz w:val="20"/>
          <w:szCs w:val="20"/>
          <w:lang w:val="nl-BE"/>
        </w:rPr>
        <w:t>Is een extra loper hier voldoende voor de winst?</w:t>
      </w:r>
    </w:p>
    <w:p w14:paraId="6A745E8E" w14:textId="77777777" w:rsidR="001C69EC" w:rsidRDefault="001C69EC" w:rsidP="001C69EC">
      <w:pPr>
        <w:jc w:val="both"/>
        <w:rPr>
          <w:b/>
          <w:sz w:val="20"/>
          <w:szCs w:val="20"/>
          <w:lang w:val="nl-BE"/>
        </w:rPr>
      </w:pPr>
      <w:r>
        <w:rPr>
          <w:sz w:val="20"/>
          <w:szCs w:val="20"/>
          <w:lang w:val="nl-BE"/>
        </w:rPr>
        <w:tab/>
      </w:r>
      <w:r>
        <w:rPr>
          <w:b/>
          <w:sz w:val="20"/>
          <w:szCs w:val="20"/>
          <w:lang w:val="nl-BE"/>
        </w:rPr>
        <w:t>1.Tc8</w:t>
      </w:r>
    </w:p>
    <w:p w14:paraId="0D5C4DB9" w14:textId="77777777" w:rsidR="001C69EC" w:rsidRDefault="001C69EC" w:rsidP="001C69EC">
      <w:pPr>
        <w:jc w:val="both"/>
        <w:rPr>
          <w:sz w:val="20"/>
          <w:szCs w:val="20"/>
          <w:lang w:val="nl-BE"/>
        </w:rPr>
      </w:pPr>
      <w:r>
        <w:rPr>
          <w:sz w:val="20"/>
          <w:szCs w:val="20"/>
          <w:lang w:val="nl-BE"/>
        </w:rPr>
        <w:t>Met de matdreiging op veld a8.</w:t>
      </w:r>
    </w:p>
    <w:p w14:paraId="291E6768" w14:textId="77777777" w:rsidR="001C69EC" w:rsidRDefault="001C69EC" w:rsidP="00536F5A">
      <w:pPr>
        <w:ind w:firstLine="708"/>
        <w:jc w:val="both"/>
        <w:rPr>
          <w:b/>
          <w:sz w:val="20"/>
          <w:szCs w:val="20"/>
          <w:lang w:val="nl-BE"/>
        </w:rPr>
      </w:pPr>
      <w:r>
        <w:rPr>
          <w:b/>
          <w:sz w:val="20"/>
          <w:szCs w:val="20"/>
          <w:lang w:val="nl-BE"/>
        </w:rPr>
        <w:t>1…</w:t>
      </w:r>
      <w:r w:rsidR="00536F5A">
        <w:rPr>
          <w:b/>
          <w:sz w:val="20"/>
          <w:szCs w:val="20"/>
          <w:lang w:val="nl-BE"/>
        </w:rPr>
        <w:tab/>
      </w:r>
      <w:r w:rsidR="00536F5A">
        <w:rPr>
          <w:b/>
          <w:sz w:val="20"/>
          <w:szCs w:val="20"/>
          <w:lang w:val="nl-BE"/>
        </w:rPr>
        <w:tab/>
        <w:t>Te8</w:t>
      </w:r>
    </w:p>
    <w:p w14:paraId="0E71D946" w14:textId="77777777" w:rsidR="00536F5A" w:rsidRDefault="00536F5A" w:rsidP="00536F5A">
      <w:pPr>
        <w:ind w:firstLine="708"/>
        <w:jc w:val="both"/>
        <w:rPr>
          <w:b/>
          <w:sz w:val="20"/>
          <w:szCs w:val="20"/>
          <w:lang w:val="nl-BE"/>
        </w:rPr>
      </w:pPr>
      <w:r>
        <w:rPr>
          <w:b/>
          <w:sz w:val="20"/>
          <w:szCs w:val="20"/>
          <w:lang w:val="nl-BE"/>
        </w:rPr>
        <w:t>2.Tc7+</w:t>
      </w:r>
    </w:p>
    <w:p w14:paraId="40A919C3" w14:textId="77777777" w:rsidR="00536F5A" w:rsidRDefault="00536F5A" w:rsidP="00536F5A">
      <w:pPr>
        <w:jc w:val="both"/>
        <w:rPr>
          <w:sz w:val="20"/>
          <w:szCs w:val="20"/>
          <w:lang w:val="nl-BE"/>
        </w:rPr>
      </w:pPr>
      <w:r>
        <w:rPr>
          <w:sz w:val="20"/>
          <w:szCs w:val="20"/>
          <w:lang w:val="nl-BE"/>
        </w:rPr>
        <w:t>Na 2.Txe8 is het pat.</w:t>
      </w:r>
    </w:p>
    <w:p w14:paraId="324E24AF" w14:textId="77777777" w:rsidR="00536F5A" w:rsidRDefault="00536F5A" w:rsidP="00536F5A">
      <w:pPr>
        <w:jc w:val="both"/>
        <w:rPr>
          <w:b/>
          <w:sz w:val="20"/>
          <w:szCs w:val="20"/>
          <w:lang w:val="nl-BE"/>
        </w:rPr>
      </w:pPr>
      <w:r>
        <w:rPr>
          <w:sz w:val="20"/>
          <w:szCs w:val="20"/>
          <w:lang w:val="nl-BE"/>
        </w:rPr>
        <w:tab/>
      </w:r>
      <w:r>
        <w:rPr>
          <w:b/>
          <w:sz w:val="20"/>
          <w:szCs w:val="20"/>
          <w:lang w:val="nl-BE"/>
        </w:rPr>
        <w:t>2…</w:t>
      </w:r>
      <w:r>
        <w:rPr>
          <w:b/>
          <w:sz w:val="20"/>
          <w:szCs w:val="20"/>
          <w:lang w:val="nl-BE"/>
        </w:rPr>
        <w:tab/>
      </w:r>
      <w:r>
        <w:rPr>
          <w:b/>
          <w:sz w:val="20"/>
          <w:szCs w:val="20"/>
          <w:lang w:val="nl-BE"/>
        </w:rPr>
        <w:tab/>
        <w:t>Kb8</w:t>
      </w:r>
    </w:p>
    <w:p w14:paraId="7AE2150D" w14:textId="77777777" w:rsidR="00536F5A" w:rsidRDefault="00536F5A" w:rsidP="00536F5A">
      <w:pPr>
        <w:jc w:val="both"/>
        <w:rPr>
          <w:b/>
          <w:sz w:val="20"/>
          <w:szCs w:val="20"/>
          <w:lang w:val="nl-BE"/>
        </w:rPr>
      </w:pPr>
      <w:r>
        <w:rPr>
          <w:b/>
          <w:sz w:val="20"/>
          <w:szCs w:val="20"/>
          <w:lang w:val="nl-BE"/>
        </w:rPr>
        <w:tab/>
        <w:t>3.Kb6</w:t>
      </w:r>
      <w:r>
        <w:rPr>
          <w:b/>
          <w:sz w:val="20"/>
          <w:szCs w:val="20"/>
          <w:lang w:val="nl-BE"/>
        </w:rPr>
        <w:tab/>
      </w:r>
      <w:r>
        <w:rPr>
          <w:b/>
          <w:sz w:val="20"/>
          <w:szCs w:val="20"/>
          <w:lang w:val="nl-BE"/>
        </w:rPr>
        <w:tab/>
        <w:t>Te2</w:t>
      </w:r>
    </w:p>
    <w:p w14:paraId="4E4E9EDD" w14:textId="77777777" w:rsidR="00536F5A" w:rsidRPr="00F60FC4" w:rsidRDefault="00536F5A" w:rsidP="00536F5A">
      <w:pPr>
        <w:jc w:val="both"/>
        <w:rPr>
          <w:b/>
          <w:sz w:val="20"/>
          <w:szCs w:val="20"/>
          <w:lang w:val="nl-BE"/>
        </w:rPr>
      </w:pPr>
      <w:r>
        <w:rPr>
          <w:b/>
          <w:sz w:val="20"/>
          <w:szCs w:val="20"/>
          <w:lang w:val="nl-BE"/>
        </w:rPr>
        <w:tab/>
      </w:r>
      <w:r w:rsidRPr="00F60FC4">
        <w:rPr>
          <w:b/>
          <w:sz w:val="20"/>
          <w:szCs w:val="20"/>
          <w:lang w:val="nl-BE"/>
        </w:rPr>
        <w:t>4.Tb7+</w:t>
      </w:r>
      <w:r w:rsidRPr="00F60FC4">
        <w:rPr>
          <w:b/>
          <w:sz w:val="20"/>
          <w:szCs w:val="20"/>
          <w:lang w:val="nl-BE"/>
        </w:rPr>
        <w:tab/>
      </w:r>
      <w:r w:rsidRPr="00F60FC4">
        <w:rPr>
          <w:b/>
          <w:sz w:val="20"/>
          <w:szCs w:val="20"/>
          <w:lang w:val="nl-BE"/>
        </w:rPr>
        <w:tab/>
        <w:t>Kc8</w:t>
      </w:r>
    </w:p>
    <w:p w14:paraId="393169F7" w14:textId="77777777" w:rsidR="00536F5A" w:rsidRPr="004D1785" w:rsidRDefault="00536F5A" w:rsidP="00536F5A">
      <w:pPr>
        <w:jc w:val="both"/>
        <w:rPr>
          <w:b/>
          <w:sz w:val="20"/>
          <w:szCs w:val="20"/>
          <w:lang w:val="nl-BE"/>
        </w:rPr>
      </w:pPr>
      <w:r w:rsidRPr="00F60FC4">
        <w:rPr>
          <w:b/>
          <w:sz w:val="20"/>
          <w:szCs w:val="20"/>
          <w:lang w:val="nl-BE"/>
        </w:rPr>
        <w:tab/>
      </w:r>
      <w:r w:rsidRPr="004D1785">
        <w:rPr>
          <w:b/>
          <w:sz w:val="20"/>
          <w:szCs w:val="20"/>
          <w:lang w:val="nl-BE"/>
        </w:rPr>
        <w:t>5.Kc6</w:t>
      </w:r>
      <w:r w:rsidRPr="004D1785">
        <w:rPr>
          <w:b/>
          <w:sz w:val="20"/>
          <w:szCs w:val="20"/>
          <w:lang w:val="nl-BE"/>
        </w:rPr>
        <w:tab/>
      </w:r>
      <w:r w:rsidRPr="004D1785">
        <w:rPr>
          <w:b/>
          <w:sz w:val="20"/>
          <w:szCs w:val="20"/>
          <w:lang w:val="nl-BE"/>
        </w:rPr>
        <w:tab/>
        <w:t>Tc2+</w:t>
      </w:r>
    </w:p>
    <w:p w14:paraId="37BAEEDD" w14:textId="77777777" w:rsidR="00536F5A" w:rsidRPr="004D1785" w:rsidRDefault="00536F5A" w:rsidP="00536F5A">
      <w:pPr>
        <w:jc w:val="both"/>
        <w:rPr>
          <w:b/>
          <w:sz w:val="20"/>
          <w:szCs w:val="20"/>
          <w:lang w:val="nl-BE"/>
        </w:rPr>
      </w:pPr>
      <w:r w:rsidRPr="004D1785">
        <w:rPr>
          <w:b/>
          <w:sz w:val="20"/>
          <w:szCs w:val="20"/>
          <w:lang w:val="nl-BE"/>
        </w:rPr>
        <w:tab/>
        <w:t>6.Kd6</w:t>
      </w:r>
      <w:r w:rsidRPr="004D1785">
        <w:rPr>
          <w:b/>
          <w:sz w:val="20"/>
          <w:szCs w:val="20"/>
          <w:lang w:val="nl-BE"/>
        </w:rPr>
        <w:tab/>
      </w:r>
      <w:r w:rsidRPr="004D1785">
        <w:rPr>
          <w:b/>
          <w:sz w:val="20"/>
          <w:szCs w:val="20"/>
          <w:lang w:val="nl-BE"/>
        </w:rPr>
        <w:tab/>
        <w:t>Tc1</w:t>
      </w:r>
    </w:p>
    <w:p w14:paraId="196A6EBA" w14:textId="77777777" w:rsidR="00536F5A" w:rsidRPr="004D1785" w:rsidRDefault="00536F5A" w:rsidP="00536F5A">
      <w:pPr>
        <w:jc w:val="both"/>
        <w:rPr>
          <w:b/>
          <w:sz w:val="20"/>
          <w:szCs w:val="20"/>
          <w:lang w:val="nl-BE"/>
        </w:rPr>
      </w:pPr>
      <w:r w:rsidRPr="004D1785">
        <w:rPr>
          <w:b/>
          <w:sz w:val="20"/>
          <w:szCs w:val="20"/>
          <w:lang w:val="nl-BE"/>
        </w:rPr>
        <w:tab/>
        <w:t>7.Ta7</w:t>
      </w:r>
      <w:r w:rsidRPr="004D1785">
        <w:rPr>
          <w:b/>
          <w:sz w:val="20"/>
          <w:szCs w:val="20"/>
          <w:lang w:val="nl-BE"/>
        </w:rPr>
        <w:tab/>
      </w:r>
      <w:r w:rsidRPr="004D1785">
        <w:rPr>
          <w:b/>
          <w:sz w:val="20"/>
          <w:szCs w:val="20"/>
          <w:lang w:val="nl-BE"/>
        </w:rPr>
        <w:tab/>
      </w:r>
    </w:p>
    <w:p w14:paraId="23269244" w14:textId="77777777" w:rsidR="00536F5A" w:rsidRDefault="00536F5A" w:rsidP="00536F5A">
      <w:pPr>
        <w:jc w:val="both"/>
        <w:rPr>
          <w:sz w:val="20"/>
          <w:szCs w:val="20"/>
          <w:lang w:val="nl-BE"/>
        </w:rPr>
      </w:pPr>
      <w:r>
        <w:rPr>
          <w:sz w:val="20"/>
          <w:szCs w:val="20"/>
          <w:lang w:val="nl-BE"/>
        </w:rPr>
        <w:t xml:space="preserve">Andere torenzetten zijn onnodige </w:t>
      </w:r>
    </w:p>
    <w:p w14:paraId="19C5F320" w14:textId="77777777" w:rsidR="00536F5A" w:rsidRDefault="00536F5A" w:rsidP="00536F5A">
      <w:pPr>
        <w:jc w:val="both"/>
        <w:rPr>
          <w:sz w:val="20"/>
          <w:szCs w:val="20"/>
          <w:lang w:val="nl-BE"/>
        </w:rPr>
      </w:pPr>
      <w:r>
        <w:rPr>
          <w:sz w:val="20"/>
          <w:szCs w:val="20"/>
          <w:lang w:val="nl-BE"/>
        </w:rPr>
        <w:t>omwegen.</w:t>
      </w:r>
    </w:p>
    <w:p w14:paraId="5A0CE3D9" w14:textId="77777777" w:rsidR="00536F5A" w:rsidRDefault="00536F5A" w:rsidP="00536F5A">
      <w:pPr>
        <w:jc w:val="both"/>
        <w:rPr>
          <w:b/>
          <w:sz w:val="20"/>
          <w:szCs w:val="20"/>
          <w:lang w:val="nl-BE"/>
        </w:rPr>
      </w:pPr>
      <w:r>
        <w:rPr>
          <w:b/>
          <w:sz w:val="20"/>
          <w:szCs w:val="20"/>
          <w:lang w:val="nl-BE"/>
        </w:rPr>
        <w:tab/>
        <w:t>7…</w:t>
      </w:r>
      <w:r>
        <w:rPr>
          <w:b/>
          <w:sz w:val="20"/>
          <w:szCs w:val="20"/>
          <w:lang w:val="nl-BE"/>
        </w:rPr>
        <w:tab/>
      </w:r>
      <w:r>
        <w:rPr>
          <w:b/>
          <w:sz w:val="20"/>
          <w:szCs w:val="20"/>
          <w:lang w:val="nl-BE"/>
        </w:rPr>
        <w:tab/>
        <w:t>Kb8</w:t>
      </w:r>
    </w:p>
    <w:p w14:paraId="3B8DD1C6" w14:textId="77777777" w:rsidR="00536F5A" w:rsidRDefault="00536F5A" w:rsidP="00536F5A">
      <w:pPr>
        <w:jc w:val="both"/>
        <w:rPr>
          <w:sz w:val="20"/>
          <w:szCs w:val="20"/>
          <w:lang w:val="nl-BE"/>
        </w:rPr>
      </w:pPr>
      <w:r>
        <w:rPr>
          <w:sz w:val="20"/>
          <w:szCs w:val="20"/>
          <w:lang w:val="nl-BE"/>
        </w:rPr>
        <w:t>Een hopeloze aanval op de toren.</w:t>
      </w:r>
    </w:p>
    <w:p w14:paraId="4AB57FE1" w14:textId="77777777" w:rsidR="00536F5A" w:rsidRDefault="00536F5A" w:rsidP="00536F5A">
      <w:pPr>
        <w:jc w:val="both"/>
        <w:rPr>
          <w:sz w:val="20"/>
          <w:szCs w:val="20"/>
          <w:lang w:val="nl-BE"/>
        </w:rPr>
      </w:pPr>
      <w:r>
        <w:rPr>
          <w:sz w:val="20"/>
          <w:szCs w:val="20"/>
          <w:lang w:val="nl-BE"/>
        </w:rPr>
        <w:t>Maar mat volgt:</w:t>
      </w:r>
    </w:p>
    <w:p w14:paraId="2FF7CA9C" w14:textId="77777777" w:rsidR="00AA015B" w:rsidRDefault="00536F5A" w:rsidP="00AA015B">
      <w:pPr>
        <w:ind w:left="708"/>
        <w:rPr>
          <w:b/>
          <w:sz w:val="20"/>
          <w:szCs w:val="20"/>
          <w:lang w:val="nl-BE"/>
        </w:rPr>
      </w:pPr>
      <w:r>
        <w:rPr>
          <w:b/>
          <w:sz w:val="20"/>
          <w:szCs w:val="20"/>
          <w:lang w:val="nl-BE"/>
        </w:rPr>
        <w:t>8.Ta8+</w:t>
      </w:r>
    </w:p>
    <w:p w14:paraId="50247D6A" w14:textId="77777777" w:rsidR="00AA015B" w:rsidRDefault="00AA015B" w:rsidP="00AA015B">
      <w:pPr>
        <w:ind w:left="708"/>
        <w:rPr>
          <w:b/>
          <w:sz w:val="20"/>
          <w:szCs w:val="20"/>
          <w:lang w:val="nl-BE"/>
        </w:rPr>
      </w:pPr>
    </w:p>
    <w:p w14:paraId="22EC34EF" w14:textId="77777777" w:rsidR="00AA015B" w:rsidRDefault="00AA015B" w:rsidP="00AA015B">
      <w:pPr>
        <w:ind w:left="708"/>
        <w:rPr>
          <w:b/>
          <w:sz w:val="20"/>
          <w:szCs w:val="20"/>
          <w:lang w:val="nl-BE"/>
        </w:rPr>
      </w:pPr>
    </w:p>
    <w:p w14:paraId="5AB77E1A" w14:textId="77777777" w:rsidR="00AA015B" w:rsidRDefault="00AA015B" w:rsidP="00AA015B">
      <w:pPr>
        <w:ind w:left="708"/>
        <w:rPr>
          <w:b/>
          <w:sz w:val="20"/>
          <w:szCs w:val="20"/>
          <w:lang w:val="nl-BE"/>
        </w:rPr>
      </w:pPr>
    </w:p>
    <w:p w14:paraId="4C6D9E03" w14:textId="77777777" w:rsidR="00AA015B" w:rsidRDefault="00AA015B" w:rsidP="00AA015B">
      <w:pPr>
        <w:ind w:left="708"/>
        <w:rPr>
          <w:b/>
          <w:sz w:val="20"/>
          <w:szCs w:val="20"/>
          <w:lang w:val="nl-BE"/>
        </w:rPr>
      </w:pPr>
    </w:p>
    <w:p w14:paraId="2453A884" w14:textId="77777777" w:rsidR="00AA015B" w:rsidRDefault="00AA015B" w:rsidP="00AA015B">
      <w:pPr>
        <w:ind w:left="708"/>
        <w:rPr>
          <w:b/>
          <w:sz w:val="20"/>
          <w:szCs w:val="20"/>
          <w:lang w:val="nl-BE"/>
        </w:rPr>
      </w:pPr>
    </w:p>
    <w:p w14:paraId="3874981C" w14:textId="77777777" w:rsidR="00AA015B" w:rsidRDefault="00AA015B" w:rsidP="00AA015B">
      <w:pPr>
        <w:ind w:left="708"/>
        <w:rPr>
          <w:b/>
          <w:sz w:val="20"/>
          <w:szCs w:val="20"/>
          <w:lang w:val="nl-BE"/>
        </w:rPr>
      </w:pPr>
    </w:p>
    <w:p w14:paraId="6BFC40F0" w14:textId="77777777" w:rsidR="00AA015B" w:rsidRDefault="00AA015B" w:rsidP="00AA015B">
      <w:pPr>
        <w:ind w:left="708"/>
        <w:rPr>
          <w:b/>
          <w:sz w:val="20"/>
          <w:szCs w:val="20"/>
          <w:lang w:val="nl-BE"/>
        </w:rPr>
      </w:pPr>
    </w:p>
    <w:p w14:paraId="47541E10" w14:textId="77777777" w:rsidR="00AA015B" w:rsidRDefault="00AA015B" w:rsidP="00AA015B">
      <w:pPr>
        <w:ind w:left="708"/>
        <w:rPr>
          <w:b/>
          <w:sz w:val="20"/>
          <w:szCs w:val="20"/>
          <w:lang w:val="nl-BE"/>
        </w:rPr>
      </w:pPr>
    </w:p>
    <w:p w14:paraId="011234CB" w14:textId="77777777" w:rsidR="00AA015B" w:rsidRDefault="00AA015B" w:rsidP="00AA015B">
      <w:pPr>
        <w:ind w:left="708"/>
        <w:rPr>
          <w:b/>
          <w:sz w:val="20"/>
          <w:szCs w:val="20"/>
          <w:lang w:val="nl-BE"/>
        </w:rPr>
      </w:pPr>
    </w:p>
    <w:p w14:paraId="327FEF38" w14:textId="77777777" w:rsidR="00AA015B" w:rsidRDefault="00AA015B" w:rsidP="00AA015B">
      <w:pPr>
        <w:ind w:left="708"/>
        <w:rPr>
          <w:b/>
          <w:sz w:val="20"/>
          <w:szCs w:val="20"/>
          <w:lang w:val="nl-BE"/>
        </w:rPr>
      </w:pPr>
    </w:p>
    <w:p w14:paraId="7108F5E8" w14:textId="77777777" w:rsidR="00AA015B" w:rsidRDefault="00AA015B" w:rsidP="00AA015B">
      <w:pPr>
        <w:ind w:left="708"/>
        <w:rPr>
          <w:b/>
          <w:sz w:val="20"/>
          <w:szCs w:val="20"/>
          <w:lang w:val="nl-BE"/>
        </w:rPr>
      </w:pPr>
    </w:p>
    <w:p w14:paraId="7FCEC452" w14:textId="77777777" w:rsidR="00AA015B" w:rsidRDefault="00AA015B" w:rsidP="00AA015B">
      <w:pPr>
        <w:ind w:left="708"/>
        <w:rPr>
          <w:b/>
          <w:sz w:val="20"/>
          <w:szCs w:val="20"/>
          <w:lang w:val="nl-BE"/>
        </w:rPr>
      </w:pPr>
    </w:p>
    <w:p w14:paraId="3A4E69C3" w14:textId="77777777" w:rsidR="00AA015B" w:rsidRDefault="00AA015B" w:rsidP="00AA015B">
      <w:pPr>
        <w:ind w:left="708"/>
        <w:rPr>
          <w:b/>
          <w:sz w:val="20"/>
          <w:szCs w:val="20"/>
          <w:lang w:val="nl-BE"/>
        </w:rPr>
      </w:pPr>
    </w:p>
    <w:p w14:paraId="6D3C2DF0" w14:textId="77777777" w:rsidR="00AA015B" w:rsidRDefault="00AA015B" w:rsidP="00AA015B">
      <w:pPr>
        <w:ind w:left="708"/>
        <w:rPr>
          <w:b/>
          <w:sz w:val="20"/>
          <w:szCs w:val="20"/>
          <w:lang w:val="nl-BE"/>
        </w:rPr>
      </w:pPr>
    </w:p>
    <w:p w14:paraId="38BB30B2" w14:textId="77777777" w:rsidR="00AA015B" w:rsidRDefault="00AA015B" w:rsidP="00AA015B">
      <w:pPr>
        <w:ind w:left="708"/>
        <w:rPr>
          <w:b/>
          <w:sz w:val="20"/>
          <w:szCs w:val="20"/>
          <w:lang w:val="nl-BE"/>
        </w:rPr>
      </w:pPr>
    </w:p>
    <w:p w14:paraId="0047F4B6" w14:textId="77777777" w:rsidR="00AA015B" w:rsidRDefault="00AA015B" w:rsidP="00AA015B">
      <w:pPr>
        <w:ind w:left="708"/>
        <w:rPr>
          <w:b/>
          <w:sz w:val="20"/>
          <w:szCs w:val="20"/>
          <w:lang w:val="nl-BE"/>
        </w:rPr>
      </w:pPr>
    </w:p>
    <w:p w14:paraId="638387A3" w14:textId="77777777" w:rsidR="00AA015B" w:rsidRDefault="00AA015B" w:rsidP="00AA015B">
      <w:pPr>
        <w:ind w:left="708"/>
        <w:rPr>
          <w:b/>
          <w:sz w:val="20"/>
          <w:szCs w:val="20"/>
          <w:lang w:val="nl-BE"/>
        </w:rPr>
      </w:pPr>
    </w:p>
    <w:p w14:paraId="47F767C9" w14:textId="77777777" w:rsidR="00AA015B" w:rsidRDefault="00AA015B" w:rsidP="00AA015B">
      <w:pPr>
        <w:ind w:left="708"/>
        <w:rPr>
          <w:b/>
          <w:sz w:val="20"/>
          <w:szCs w:val="20"/>
          <w:lang w:val="nl-BE"/>
        </w:rPr>
      </w:pPr>
    </w:p>
    <w:p w14:paraId="79555DA3" w14:textId="77777777" w:rsidR="00AA015B" w:rsidRDefault="00AA015B" w:rsidP="00AA015B">
      <w:pPr>
        <w:ind w:left="708"/>
        <w:rPr>
          <w:b/>
          <w:sz w:val="20"/>
          <w:szCs w:val="20"/>
          <w:lang w:val="nl-BE"/>
        </w:rPr>
      </w:pPr>
    </w:p>
    <w:p w14:paraId="5AF62B54" w14:textId="77777777" w:rsidR="00AA015B" w:rsidRDefault="00AA015B" w:rsidP="00AA015B">
      <w:pPr>
        <w:ind w:left="708"/>
        <w:rPr>
          <w:b/>
          <w:sz w:val="20"/>
          <w:szCs w:val="20"/>
          <w:lang w:val="nl-BE"/>
        </w:rPr>
      </w:pPr>
    </w:p>
    <w:p w14:paraId="30E90BC2" w14:textId="77777777" w:rsidR="00AA015B" w:rsidRDefault="00AA015B" w:rsidP="00AA015B">
      <w:pPr>
        <w:ind w:left="708"/>
        <w:rPr>
          <w:b/>
          <w:sz w:val="20"/>
          <w:szCs w:val="20"/>
          <w:lang w:val="nl-BE"/>
        </w:rPr>
      </w:pPr>
    </w:p>
    <w:p w14:paraId="7774EDEF" w14:textId="77777777" w:rsidR="00AA015B" w:rsidRDefault="00AA015B" w:rsidP="00AA015B">
      <w:pPr>
        <w:ind w:left="708"/>
        <w:rPr>
          <w:b/>
          <w:sz w:val="20"/>
          <w:szCs w:val="20"/>
          <w:lang w:val="nl-BE"/>
        </w:rPr>
      </w:pPr>
    </w:p>
    <w:p w14:paraId="5BD8EF92" w14:textId="77777777" w:rsidR="00AA015B" w:rsidRDefault="00AA015B" w:rsidP="00AA015B">
      <w:pPr>
        <w:ind w:left="708"/>
        <w:rPr>
          <w:b/>
          <w:sz w:val="20"/>
          <w:szCs w:val="20"/>
          <w:lang w:val="nl-BE"/>
        </w:rPr>
      </w:pPr>
    </w:p>
    <w:p w14:paraId="2C6B96B9" w14:textId="77777777" w:rsidR="00AA015B" w:rsidRDefault="00AA015B" w:rsidP="00AA015B">
      <w:pPr>
        <w:ind w:left="708"/>
        <w:rPr>
          <w:b/>
          <w:sz w:val="20"/>
          <w:szCs w:val="20"/>
          <w:lang w:val="nl-BE"/>
        </w:rPr>
      </w:pPr>
    </w:p>
    <w:p w14:paraId="3681F327" w14:textId="77777777" w:rsidR="00AA015B" w:rsidRDefault="00AA015B" w:rsidP="00AA015B">
      <w:pPr>
        <w:ind w:left="708"/>
        <w:rPr>
          <w:b/>
          <w:sz w:val="20"/>
          <w:szCs w:val="20"/>
          <w:lang w:val="nl-BE"/>
        </w:rPr>
      </w:pPr>
    </w:p>
    <w:p w14:paraId="3259DEA2" w14:textId="77777777" w:rsidR="00AA015B" w:rsidRDefault="00AA015B" w:rsidP="00AA015B">
      <w:pPr>
        <w:ind w:left="708"/>
        <w:rPr>
          <w:b/>
          <w:sz w:val="20"/>
          <w:szCs w:val="20"/>
          <w:lang w:val="nl-BE"/>
        </w:rPr>
      </w:pPr>
    </w:p>
    <w:p w14:paraId="3CBEC0EC" w14:textId="77777777" w:rsidR="00AA015B" w:rsidRDefault="00AA015B" w:rsidP="00AA015B">
      <w:pPr>
        <w:ind w:left="708"/>
        <w:rPr>
          <w:b/>
          <w:sz w:val="20"/>
          <w:szCs w:val="20"/>
          <w:lang w:val="nl-BE"/>
        </w:rPr>
      </w:pPr>
    </w:p>
    <w:p w14:paraId="7CFBEFED" w14:textId="77777777" w:rsidR="00AA015B" w:rsidRDefault="00AA015B" w:rsidP="00AA015B">
      <w:pPr>
        <w:ind w:left="708"/>
        <w:rPr>
          <w:b/>
          <w:sz w:val="20"/>
          <w:szCs w:val="20"/>
          <w:lang w:val="nl-BE"/>
        </w:rPr>
      </w:pPr>
    </w:p>
    <w:p w14:paraId="68306143" w14:textId="77777777" w:rsidR="00AA015B" w:rsidRDefault="00AA015B" w:rsidP="00AA015B">
      <w:pPr>
        <w:ind w:left="708"/>
        <w:rPr>
          <w:b/>
          <w:sz w:val="20"/>
          <w:szCs w:val="20"/>
          <w:lang w:val="nl-BE"/>
        </w:rPr>
      </w:pPr>
    </w:p>
    <w:p w14:paraId="23104572" w14:textId="77777777" w:rsidR="00AA015B" w:rsidRDefault="00AA015B" w:rsidP="00AA015B">
      <w:pPr>
        <w:ind w:left="708"/>
        <w:rPr>
          <w:b/>
          <w:sz w:val="20"/>
          <w:szCs w:val="20"/>
          <w:lang w:val="nl-BE"/>
        </w:rPr>
      </w:pPr>
    </w:p>
    <w:p w14:paraId="4244F4CA" w14:textId="77777777" w:rsidR="00AA015B" w:rsidRDefault="00AA015B" w:rsidP="00AA015B">
      <w:pPr>
        <w:ind w:left="708"/>
        <w:rPr>
          <w:b/>
          <w:sz w:val="20"/>
          <w:szCs w:val="20"/>
          <w:lang w:val="nl-BE"/>
        </w:rPr>
      </w:pPr>
    </w:p>
    <w:p w14:paraId="6A6FC312" w14:textId="77777777" w:rsidR="00AA015B" w:rsidRDefault="00AA015B" w:rsidP="00AA015B">
      <w:pPr>
        <w:ind w:left="708"/>
        <w:rPr>
          <w:b/>
          <w:sz w:val="20"/>
          <w:szCs w:val="20"/>
          <w:lang w:val="nl-BE"/>
        </w:rPr>
      </w:pPr>
    </w:p>
    <w:p w14:paraId="5C9B73A3" w14:textId="77777777" w:rsidR="00AA015B" w:rsidRDefault="00AA015B" w:rsidP="00AA015B">
      <w:pPr>
        <w:ind w:left="708"/>
        <w:rPr>
          <w:b/>
          <w:sz w:val="20"/>
          <w:szCs w:val="20"/>
          <w:lang w:val="nl-BE"/>
        </w:rPr>
      </w:pPr>
    </w:p>
    <w:p w14:paraId="52B015D8" w14:textId="77777777" w:rsidR="00AA015B" w:rsidRDefault="00AA015B" w:rsidP="00AA015B">
      <w:pPr>
        <w:ind w:left="708"/>
        <w:rPr>
          <w:b/>
          <w:sz w:val="20"/>
          <w:szCs w:val="20"/>
          <w:lang w:val="nl-BE"/>
        </w:rPr>
      </w:pPr>
    </w:p>
    <w:p w14:paraId="4842F34F" w14:textId="77777777" w:rsidR="00AA015B" w:rsidRDefault="00AA015B" w:rsidP="00AA015B">
      <w:pPr>
        <w:ind w:left="708"/>
        <w:rPr>
          <w:b/>
          <w:sz w:val="20"/>
          <w:szCs w:val="20"/>
          <w:lang w:val="nl-BE"/>
        </w:rPr>
      </w:pPr>
    </w:p>
    <w:p w14:paraId="4B7CF07F" w14:textId="77777777" w:rsidR="00AA015B" w:rsidRDefault="00AA015B" w:rsidP="00AA015B">
      <w:pPr>
        <w:ind w:left="708"/>
        <w:rPr>
          <w:b/>
          <w:sz w:val="20"/>
          <w:szCs w:val="20"/>
          <w:lang w:val="nl-BE"/>
        </w:rPr>
      </w:pPr>
    </w:p>
    <w:p w14:paraId="132306F7" w14:textId="77777777" w:rsidR="00AA015B" w:rsidRDefault="00AA015B" w:rsidP="00AA015B">
      <w:pPr>
        <w:ind w:left="708"/>
        <w:rPr>
          <w:b/>
          <w:sz w:val="20"/>
          <w:szCs w:val="20"/>
          <w:lang w:val="nl-BE"/>
        </w:rPr>
      </w:pPr>
    </w:p>
    <w:p w14:paraId="41CEE881" w14:textId="77777777" w:rsidR="00AA015B" w:rsidRDefault="00AA015B" w:rsidP="00AA015B">
      <w:pPr>
        <w:ind w:left="708"/>
        <w:rPr>
          <w:b/>
          <w:sz w:val="20"/>
          <w:szCs w:val="20"/>
          <w:lang w:val="nl-BE"/>
        </w:rPr>
      </w:pPr>
    </w:p>
    <w:p w14:paraId="39BA6E3C" w14:textId="77777777" w:rsidR="00AA015B" w:rsidRDefault="00AA015B" w:rsidP="00AA015B">
      <w:pPr>
        <w:ind w:left="708"/>
        <w:rPr>
          <w:b/>
          <w:sz w:val="20"/>
          <w:szCs w:val="20"/>
          <w:lang w:val="nl-BE"/>
        </w:rPr>
      </w:pPr>
    </w:p>
    <w:p w14:paraId="4023D7AD" w14:textId="77777777" w:rsidR="003D03A2" w:rsidRDefault="003D03A2" w:rsidP="005E20E3">
      <w:pPr>
        <w:widowControl/>
        <w:autoSpaceDE/>
        <w:autoSpaceDN/>
        <w:adjustRightInd/>
        <w:rPr>
          <w:b/>
          <w:sz w:val="20"/>
          <w:szCs w:val="20"/>
          <w:lang w:val="nl-BE"/>
        </w:rPr>
      </w:pPr>
    </w:p>
    <w:p w14:paraId="3A15E68F" w14:textId="77777777" w:rsidR="003D03A2" w:rsidRDefault="003D03A2" w:rsidP="005E20E3">
      <w:pPr>
        <w:widowControl/>
        <w:autoSpaceDE/>
        <w:autoSpaceDN/>
        <w:adjustRightInd/>
        <w:rPr>
          <w:b/>
          <w:sz w:val="20"/>
          <w:szCs w:val="20"/>
          <w:lang w:val="nl-BE"/>
        </w:rPr>
      </w:pPr>
    </w:p>
    <w:p w14:paraId="753AC633" w14:textId="77777777" w:rsidR="003D03A2" w:rsidRDefault="003D03A2" w:rsidP="005E20E3">
      <w:pPr>
        <w:widowControl/>
        <w:autoSpaceDE/>
        <w:autoSpaceDN/>
        <w:adjustRightInd/>
        <w:rPr>
          <w:b/>
          <w:sz w:val="20"/>
          <w:szCs w:val="20"/>
          <w:lang w:val="nl-BE"/>
        </w:rPr>
      </w:pPr>
    </w:p>
    <w:p w14:paraId="6AD292F4" w14:textId="77777777" w:rsidR="003D03A2" w:rsidRDefault="003D03A2" w:rsidP="005E20E3">
      <w:pPr>
        <w:widowControl/>
        <w:autoSpaceDE/>
        <w:autoSpaceDN/>
        <w:adjustRightInd/>
        <w:rPr>
          <w:b/>
          <w:sz w:val="20"/>
          <w:szCs w:val="20"/>
          <w:lang w:val="nl-BE"/>
        </w:rPr>
      </w:pPr>
    </w:p>
    <w:p w14:paraId="2B5C815E" w14:textId="77777777" w:rsidR="00F60FC4" w:rsidRPr="005E20E3" w:rsidRDefault="004148DD" w:rsidP="003D03A2">
      <w:pPr>
        <w:widowControl/>
        <w:autoSpaceDE/>
        <w:autoSpaceDN/>
        <w:adjustRightInd/>
        <w:jc w:val="center"/>
        <w:rPr>
          <w:rFonts w:cs="Arial"/>
          <w:b/>
          <w:sz w:val="20"/>
          <w:szCs w:val="20"/>
          <w:highlight w:val="lightGray"/>
          <w:lang w:val="nl-BE"/>
        </w:rPr>
      </w:pPr>
      <w:r w:rsidRPr="004148DD">
        <w:rPr>
          <w:b/>
          <w:sz w:val="20"/>
          <w:szCs w:val="20"/>
          <w:lang w:val="nl-BE"/>
        </w:rPr>
        <w:lastRenderedPageBreak/>
        <w:t xml:space="preserve">- </w:t>
      </w:r>
      <w:r w:rsidR="00F60FC4" w:rsidRPr="004148DD">
        <w:rPr>
          <w:b/>
          <w:sz w:val="20"/>
          <w:szCs w:val="20"/>
          <w:lang w:val="nl-BE"/>
        </w:rPr>
        <w:t>72</w:t>
      </w:r>
      <w:r w:rsidR="005E20E3">
        <w:rPr>
          <w:b/>
          <w:sz w:val="20"/>
          <w:szCs w:val="20"/>
          <w:lang w:val="nl-BE"/>
        </w:rPr>
        <w:t xml:space="preserve"> </w:t>
      </w:r>
      <w:r w:rsidR="00F60FC4" w:rsidRPr="004148DD">
        <w:rPr>
          <w:b/>
          <w:sz w:val="20"/>
          <w:szCs w:val="20"/>
          <w:lang w:val="nl-BE"/>
        </w:rPr>
        <w:t>-</w:t>
      </w:r>
    </w:p>
    <w:p w14:paraId="16DBCE30" w14:textId="77777777" w:rsidR="00F60FC4" w:rsidRDefault="00F60FC4" w:rsidP="005E20E3">
      <w:pPr>
        <w:jc w:val="center"/>
        <w:rPr>
          <w:sz w:val="20"/>
          <w:szCs w:val="20"/>
          <w:lang w:val="nl-BE"/>
        </w:rPr>
      </w:pPr>
    </w:p>
    <w:p w14:paraId="0981D584" w14:textId="77777777" w:rsidR="00EC1173" w:rsidRDefault="00DC136B" w:rsidP="005E20E3">
      <w:pPr>
        <w:jc w:val="center"/>
        <w:rPr>
          <w:sz w:val="20"/>
          <w:szCs w:val="20"/>
          <w:lang w:val="nl-BE"/>
        </w:rPr>
      </w:pPr>
      <w:r>
        <w:rPr>
          <w:sz w:val="20"/>
          <w:szCs w:val="20"/>
          <w:lang w:val="nl-BE"/>
        </w:rPr>
        <w:t>0r!gineel, 2017</w:t>
      </w:r>
    </w:p>
    <w:p w14:paraId="54E8E6C5" w14:textId="77777777" w:rsidR="00EC1173" w:rsidRDefault="00EC1173" w:rsidP="009E1001">
      <w:pPr>
        <w:jc w:val="both"/>
        <w:rPr>
          <w:sz w:val="20"/>
          <w:szCs w:val="20"/>
          <w:lang w:val="nl-BE"/>
        </w:rPr>
      </w:pPr>
    </w:p>
    <w:p w14:paraId="05E9E7CA" w14:textId="77777777" w:rsidR="005B2647" w:rsidRDefault="009E1001" w:rsidP="005B2647">
      <w:pPr>
        <w:jc w:val="both"/>
        <w:rPr>
          <w:b/>
          <w:sz w:val="20"/>
          <w:szCs w:val="20"/>
          <w:lang w:val="nl-BE"/>
        </w:rPr>
      </w:pPr>
      <w:r w:rsidRPr="009E1001">
        <w:rPr>
          <w:b/>
          <w:noProof/>
          <w:sz w:val="20"/>
          <w:szCs w:val="20"/>
          <w:lang w:val="nl-BE"/>
        </w:rPr>
        <w:drawing>
          <wp:inline distT="0" distB="0" distL="0" distR="0" wp14:anchorId="06A4A9D1" wp14:editId="7613617B">
            <wp:extent cx="1899285" cy="1892211"/>
            <wp:effectExtent l="0" t="0" r="571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99285" cy="1892211"/>
                    </a:xfrm>
                    <a:prstGeom prst="rect">
                      <a:avLst/>
                    </a:prstGeom>
                    <a:noFill/>
                    <a:ln>
                      <a:noFill/>
                    </a:ln>
                  </pic:spPr>
                </pic:pic>
              </a:graphicData>
            </a:graphic>
          </wp:inline>
        </w:drawing>
      </w:r>
    </w:p>
    <w:p w14:paraId="796DEA26" w14:textId="77777777" w:rsidR="005B2647" w:rsidRDefault="005B2647" w:rsidP="005B2647">
      <w:pPr>
        <w:jc w:val="both"/>
        <w:rPr>
          <w:b/>
          <w:sz w:val="20"/>
          <w:szCs w:val="20"/>
          <w:lang w:val="nl-BE"/>
        </w:rPr>
      </w:pPr>
    </w:p>
    <w:p w14:paraId="08BCB5BC" w14:textId="77777777" w:rsidR="00D1251C" w:rsidRDefault="00D45815" w:rsidP="00D45815">
      <w:pPr>
        <w:jc w:val="both"/>
        <w:rPr>
          <w:sz w:val="20"/>
          <w:szCs w:val="20"/>
          <w:lang w:val="nl-BE"/>
        </w:rPr>
      </w:pPr>
      <w:r>
        <w:rPr>
          <w:b/>
          <w:lang w:val="nl-BE"/>
        </w:rPr>
        <w:t>+</w:t>
      </w:r>
      <w:r>
        <w:rPr>
          <w:lang w:val="nl-BE"/>
        </w:rPr>
        <w:t xml:space="preserve">                          </w:t>
      </w:r>
      <w:r>
        <w:rPr>
          <w:sz w:val="20"/>
          <w:szCs w:val="20"/>
          <w:lang w:val="nl-BE"/>
        </w:rPr>
        <w:t>4010.10 g8d8</w:t>
      </w:r>
    </w:p>
    <w:p w14:paraId="4A949F93" w14:textId="77777777" w:rsidR="00D1251C" w:rsidRDefault="00D1251C" w:rsidP="0007313E">
      <w:pPr>
        <w:jc w:val="both"/>
        <w:rPr>
          <w:sz w:val="20"/>
          <w:szCs w:val="20"/>
          <w:lang w:val="nl-BE"/>
        </w:rPr>
      </w:pPr>
    </w:p>
    <w:p w14:paraId="42BA9FAC" w14:textId="77777777" w:rsidR="00F05075" w:rsidRDefault="00F05075" w:rsidP="0007313E">
      <w:pPr>
        <w:jc w:val="both"/>
        <w:rPr>
          <w:b/>
          <w:sz w:val="20"/>
          <w:szCs w:val="20"/>
          <w:lang w:val="nl-BE"/>
        </w:rPr>
      </w:pPr>
      <w:r>
        <w:rPr>
          <w:sz w:val="20"/>
          <w:szCs w:val="20"/>
          <w:lang w:val="nl-BE"/>
        </w:rPr>
        <w:tab/>
      </w:r>
      <w:r>
        <w:rPr>
          <w:b/>
          <w:sz w:val="20"/>
          <w:szCs w:val="20"/>
          <w:lang w:val="nl-BE"/>
        </w:rPr>
        <w:t>1.Lg4</w:t>
      </w:r>
      <w:r>
        <w:rPr>
          <w:b/>
          <w:sz w:val="20"/>
          <w:szCs w:val="20"/>
          <w:lang w:val="nl-BE"/>
        </w:rPr>
        <w:tab/>
      </w:r>
      <w:r>
        <w:rPr>
          <w:b/>
          <w:sz w:val="20"/>
          <w:szCs w:val="20"/>
          <w:lang w:val="nl-BE"/>
        </w:rPr>
        <w:tab/>
      </w:r>
    </w:p>
    <w:p w14:paraId="0C8C5816" w14:textId="77777777" w:rsidR="00D1251C" w:rsidRDefault="00F05075" w:rsidP="0007313E">
      <w:pPr>
        <w:jc w:val="both"/>
        <w:rPr>
          <w:sz w:val="20"/>
          <w:szCs w:val="20"/>
          <w:lang w:val="nl-BE"/>
        </w:rPr>
      </w:pPr>
      <w:r>
        <w:rPr>
          <w:sz w:val="20"/>
          <w:szCs w:val="20"/>
          <w:lang w:val="nl-BE"/>
        </w:rPr>
        <w:t>Nu he</w:t>
      </w:r>
      <w:r w:rsidR="00DA4593">
        <w:rPr>
          <w:sz w:val="20"/>
          <w:szCs w:val="20"/>
          <w:lang w:val="nl-BE"/>
        </w:rPr>
        <w:t xml:space="preserve">eft de dame geen goede zet wegens </w:t>
      </w:r>
      <w:r>
        <w:rPr>
          <w:sz w:val="20"/>
          <w:szCs w:val="20"/>
          <w:lang w:val="nl-BE"/>
        </w:rPr>
        <w:t>de dreiging 2.Dd7+ en mat.</w:t>
      </w:r>
      <w:r w:rsidR="00D03661">
        <w:rPr>
          <w:sz w:val="20"/>
          <w:szCs w:val="20"/>
          <w:lang w:val="nl-BE"/>
        </w:rPr>
        <w:t xml:space="preserve"> Dus:</w:t>
      </w:r>
    </w:p>
    <w:p w14:paraId="7F1C0C38" w14:textId="77777777" w:rsidR="00E05F69" w:rsidRDefault="00E05F69" w:rsidP="00D03661">
      <w:pPr>
        <w:ind w:firstLine="708"/>
        <w:jc w:val="both"/>
        <w:rPr>
          <w:b/>
          <w:sz w:val="20"/>
          <w:szCs w:val="20"/>
          <w:lang w:val="nl-BE"/>
        </w:rPr>
      </w:pPr>
      <w:r>
        <w:rPr>
          <w:b/>
          <w:sz w:val="20"/>
          <w:szCs w:val="20"/>
          <w:lang w:val="nl-BE"/>
        </w:rPr>
        <w:t>1…</w:t>
      </w:r>
      <w:r>
        <w:rPr>
          <w:b/>
          <w:sz w:val="20"/>
          <w:szCs w:val="20"/>
          <w:lang w:val="nl-BE"/>
        </w:rPr>
        <w:tab/>
      </w:r>
      <w:r>
        <w:rPr>
          <w:b/>
          <w:sz w:val="20"/>
          <w:szCs w:val="20"/>
          <w:lang w:val="nl-BE"/>
        </w:rPr>
        <w:tab/>
        <w:t>a6</w:t>
      </w:r>
    </w:p>
    <w:p w14:paraId="720DC471" w14:textId="77777777" w:rsidR="00DA4593" w:rsidRPr="00DA4593" w:rsidRDefault="00D03661" w:rsidP="0007313E">
      <w:pPr>
        <w:jc w:val="both"/>
        <w:rPr>
          <w:sz w:val="20"/>
          <w:szCs w:val="20"/>
          <w:lang w:val="nl-BE"/>
        </w:rPr>
      </w:pPr>
      <w:r>
        <w:rPr>
          <w:sz w:val="20"/>
          <w:szCs w:val="20"/>
          <w:lang w:val="nl-BE"/>
        </w:rPr>
        <w:t xml:space="preserve">Op weg naar </w:t>
      </w:r>
      <w:r w:rsidR="00DA4593">
        <w:rPr>
          <w:sz w:val="20"/>
          <w:szCs w:val="20"/>
          <w:lang w:val="nl-BE"/>
        </w:rPr>
        <w:t>veld a1.</w:t>
      </w:r>
    </w:p>
    <w:p w14:paraId="153605E2" w14:textId="77777777" w:rsidR="00E05F69" w:rsidRDefault="00E05F69" w:rsidP="0007313E">
      <w:pPr>
        <w:jc w:val="both"/>
        <w:rPr>
          <w:b/>
          <w:sz w:val="20"/>
          <w:szCs w:val="20"/>
          <w:lang w:val="nl-BE"/>
        </w:rPr>
      </w:pPr>
      <w:r>
        <w:rPr>
          <w:b/>
          <w:sz w:val="20"/>
          <w:szCs w:val="20"/>
          <w:lang w:val="nl-BE"/>
        </w:rPr>
        <w:tab/>
        <w:t>2.Df6+</w:t>
      </w:r>
      <w:r>
        <w:rPr>
          <w:b/>
          <w:sz w:val="20"/>
          <w:szCs w:val="20"/>
          <w:lang w:val="nl-BE"/>
        </w:rPr>
        <w:tab/>
      </w:r>
      <w:r>
        <w:rPr>
          <w:b/>
          <w:sz w:val="20"/>
          <w:szCs w:val="20"/>
          <w:lang w:val="nl-BE"/>
        </w:rPr>
        <w:tab/>
        <w:t>De7</w:t>
      </w:r>
    </w:p>
    <w:p w14:paraId="548C790E" w14:textId="77777777" w:rsidR="00E05F69" w:rsidRDefault="00E05F69" w:rsidP="0007313E">
      <w:pPr>
        <w:jc w:val="both"/>
        <w:rPr>
          <w:b/>
          <w:sz w:val="20"/>
          <w:szCs w:val="20"/>
          <w:lang w:val="nl-BE"/>
        </w:rPr>
      </w:pPr>
      <w:r>
        <w:rPr>
          <w:b/>
          <w:sz w:val="20"/>
          <w:szCs w:val="20"/>
          <w:lang w:val="nl-BE"/>
        </w:rPr>
        <w:tab/>
        <w:t>3.Db6+</w:t>
      </w:r>
      <w:r>
        <w:rPr>
          <w:b/>
          <w:sz w:val="20"/>
          <w:szCs w:val="20"/>
          <w:lang w:val="nl-BE"/>
        </w:rPr>
        <w:tab/>
      </w:r>
      <w:r>
        <w:rPr>
          <w:b/>
          <w:sz w:val="20"/>
          <w:szCs w:val="20"/>
          <w:lang w:val="nl-BE"/>
        </w:rPr>
        <w:tab/>
        <w:t>Dc7</w:t>
      </w:r>
    </w:p>
    <w:p w14:paraId="2C0CF2A4" w14:textId="77777777" w:rsidR="00E05F69" w:rsidRDefault="00E05F69" w:rsidP="0007313E">
      <w:pPr>
        <w:jc w:val="both"/>
        <w:rPr>
          <w:b/>
          <w:sz w:val="20"/>
          <w:szCs w:val="20"/>
          <w:lang w:val="nl-BE"/>
        </w:rPr>
      </w:pPr>
      <w:r>
        <w:rPr>
          <w:b/>
          <w:sz w:val="20"/>
          <w:szCs w:val="20"/>
          <w:lang w:val="nl-BE"/>
        </w:rPr>
        <w:tab/>
        <w:t>4.De6</w:t>
      </w:r>
      <w:r>
        <w:rPr>
          <w:b/>
          <w:sz w:val="20"/>
          <w:szCs w:val="20"/>
          <w:lang w:val="nl-BE"/>
        </w:rPr>
        <w:tab/>
      </w:r>
      <w:r w:rsidR="003D03A2">
        <w:rPr>
          <w:b/>
          <w:sz w:val="20"/>
          <w:szCs w:val="20"/>
          <w:lang w:val="nl-BE"/>
        </w:rPr>
        <w:t xml:space="preserve"> </w:t>
      </w:r>
      <w:r>
        <w:rPr>
          <w:b/>
          <w:sz w:val="20"/>
          <w:szCs w:val="20"/>
          <w:lang w:val="nl-BE"/>
        </w:rPr>
        <w:tab/>
        <w:t>a5</w:t>
      </w:r>
    </w:p>
    <w:p w14:paraId="07C54E48" w14:textId="77777777" w:rsidR="00E05F69" w:rsidRDefault="00E05F69" w:rsidP="00DA4593">
      <w:pPr>
        <w:ind w:firstLine="708"/>
        <w:jc w:val="both"/>
        <w:rPr>
          <w:b/>
          <w:sz w:val="20"/>
          <w:szCs w:val="20"/>
          <w:lang w:val="nl-BE"/>
        </w:rPr>
      </w:pPr>
      <w:r>
        <w:rPr>
          <w:b/>
          <w:sz w:val="20"/>
          <w:szCs w:val="20"/>
          <w:lang w:val="nl-BE"/>
        </w:rPr>
        <w:t>5.Df6+</w:t>
      </w:r>
      <w:r>
        <w:rPr>
          <w:b/>
          <w:sz w:val="20"/>
          <w:szCs w:val="20"/>
          <w:lang w:val="nl-BE"/>
        </w:rPr>
        <w:tab/>
      </w:r>
      <w:r>
        <w:rPr>
          <w:b/>
          <w:sz w:val="20"/>
          <w:szCs w:val="20"/>
          <w:lang w:val="nl-BE"/>
        </w:rPr>
        <w:tab/>
        <w:t>De7</w:t>
      </w:r>
    </w:p>
    <w:p w14:paraId="3758C552" w14:textId="77777777" w:rsidR="00E05F69" w:rsidRDefault="00DA4593" w:rsidP="003D03A2">
      <w:pPr>
        <w:jc w:val="both"/>
        <w:rPr>
          <w:b/>
          <w:sz w:val="20"/>
          <w:szCs w:val="20"/>
          <w:lang w:val="nl-BE"/>
        </w:rPr>
      </w:pPr>
      <w:r>
        <w:rPr>
          <w:b/>
          <w:sz w:val="20"/>
          <w:szCs w:val="20"/>
          <w:lang w:val="nl-BE"/>
        </w:rPr>
        <w:tab/>
      </w:r>
      <w:r w:rsidR="003D03A2">
        <w:rPr>
          <w:b/>
          <w:sz w:val="20"/>
          <w:szCs w:val="20"/>
          <w:lang w:val="nl-BE"/>
        </w:rPr>
        <w:t>6.Db6+</w:t>
      </w:r>
      <w:r w:rsidR="003D03A2">
        <w:rPr>
          <w:b/>
          <w:sz w:val="20"/>
          <w:szCs w:val="20"/>
          <w:lang w:val="nl-BE"/>
        </w:rPr>
        <w:tab/>
      </w:r>
      <w:r w:rsidR="003D03A2">
        <w:rPr>
          <w:b/>
          <w:sz w:val="20"/>
          <w:szCs w:val="20"/>
          <w:lang w:val="nl-BE"/>
        </w:rPr>
        <w:tab/>
      </w:r>
      <w:r w:rsidR="00E05F69">
        <w:rPr>
          <w:b/>
          <w:sz w:val="20"/>
          <w:szCs w:val="20"/>
          <w:lang w:val="nl-BE"/>
        </w:rPr>
        <w:t>Dc7</w:t>
      </w:r>
    </w:p>
    <w:p w14:paraId="6396B839" w14:textId="77777777" w:rsidR="003D03A2" w:rsidRDefault="00E05F69" w:rsidP="0007313E">
      <w:pPr>
        <w:jc w:val="both"/>
        <w:rPr>
          <w:b/>
          <w:sz w:val="20"/>
          <w:szCs w:val="20"/>
          <w:lang w:val="nl-BE"/>
        </w:rPr>
      </w:pPr>
      <w:r>
        <w:rPr>
          <w:b/>
          <w:sz w:val="20"/>
          <w:szCs w:val="20"/>
          <w:lang w:val="nl-BE"/>
        </w:rPr>
        <w:tab/>
        <w:t>7.De6</w:t>
      </w:r>
      <w:r>
        <w:rPr>
          <w:b/>
          <w:sz w:val="20"/>
          <w:szCs w:val="20"/>
          <w:lang w:val="nl-BE"/>
        </w:rPr>
        <w:tab/>
      </w:r>
      <w:r>
        <w:rPr>
          <w:b/>
          <w:sz w:val="20"/>
          <w:szCs w:val="20"/>
          <w:lang w:val="nl-BE"/>
        </w:rPr>
        <w:tab/>
        <w:t>a4</w:t>
      </w:r>
    </w:p>
    <w:p w14:paraId="28264FF4" w14:textId="77777777" w:rsidR="00E05F69" w:rsidRDefault="003D03A2" w:rsidP="0007313E">
      <w:pPr>
        <w:jc w:val="both"/>
        <w:rPr>
          <w:b/>
          <w:sz w:val="20"/>
          <w:szCs w:val="20"/>
          <w:lang w:val="nl-BE"/>
        </w:rPr>
      </w:pPr>
      <w:r>
        <w:rPr>
          <w:b/>
          <w:sz w:val="20"/>
          <w:szCs w:val="20"/>
          <w:lang w:val="nl-BE"/>
        </w:rPr>
        <w:t xml:space="preserve">             </w:t>
      </w:r>
      <w:r w:rsidR="00E05F69">
        <w:rPr>
          <w:b/>
          <w:sz w:val="20"/>
          <w:szCs w:val="20"/>
          <w:lang w:val="nl-BE"/>
        </w:rPr>
        <w:t>8.Df6+</w:t>
      </w:r>
      <w:r w:rsidR="00E05F69">
        <w:rPr>
          <w:b/>
          <w:sz w:val="20"/>
          <w:szCs w:val="20"/>
          <w:lang w:val="nl-BE"/>
        </w:rPr>
        <w:tab/>
      </w:r>
      <w:r w:rsidR="00E05F69">
        <w:rPr>
          <w:b/>
          <w:sz w:val="20"/>
          <w:szCs w:val="20"/>
          <w:lang w:val="nl-BE"/>
        </w:rPr>
        <w:tab/>
        <w:t>De7</w:t>
      </w:r>
    </w:p>
    <w:p w14:paraId="60D61709" w14:textId="77777777" w:rsidR="00E05F69" w:rsidRDefault="00E05F69" w:rsidP="0007313E">
      <w:pPr>
        <w:jc w:val="both"/>
        <w:rPr>
          <w:b/>
          <w:sz w:val="20"/>
          <w:szCs w:val="20"/>
          <w:lang w:val="nl-BE"/>
        </w:rPr>
      </w:pPr>
      <w:r>
        <w:rPr>
          <w:b/>
          <w:sz w:val="20"/>
          <w:szCs w:val="20"/>
          <w:lang w:val="nl-BE"/>
        </w:rPr>
        <w:tab/>
        <w:t>9.Db6</w:t>
      </w:r>
      <w:r w:rsidR="00B17189">
        <w:rPr>
          <w:b/>
          <w:sz w:val="20"/>
          <w:szCs w:val="20"/>
          <w:lang w:val="nl-BE"/>
        </w:rPr>
        <w:t>+</w:t>
      </w:r>
      <w:r>
        <w:rPr>
          <w:b/>
          <w:sz w:val="20"/>
          <w:szCs w:val="20"/>
          <w:lang w:val="nl-BE"/>
        </w:rPr>
        <w:tab/>
      </w:r>
      <w:r>
        <w:rPr>
          <w:b/>
          <w:sz w:val="20"/>
          <w:szCs w:val="20"/>
          <w:lang w:val="nl-BE"/>
        </w:rPr>
        <w:tab/>
        <w:t>Dc7</w:t>
      </w:r>
    </w:p>
    <w:p w14:paraId="103E947B" w14:textId="77777777" w:rsidR="00E05F69" w:rsidRDefault="00E05F69" w:rsidP="0007313E">
      <w:pPr>
        <w:jc w:val="both"/>
        <w:rPr>
          <w:b/>
          <w:sz w:val="20"/>
          <w:szCs w:val="20"/>
          <w:lang w:val="nl-BE"/>
        </w:rPr>
      </w:pPr>
      <w:r>
        <w:rPr>
          <w:b/>
          <w:sz w:val="20"/>
          <w:szCs w:val="20"/>
          <w:lang w:val="nl-BE"/>
        </w:rPr>
        <w:t xml:space="preserve">           10.De6</w:t>
      </w:r>
      <w:r>
        <w:rPr>
          <w:b/>
          <w:sz w:val="20"/>
          <w:szCs w:val="20"/>
          <w:lang w:val="nl-BE"/>
        </w:rPr>
        <w:tab/>
      </w:r>
      <w:r>
        <w:rPr>
          <w:b/>
          <w:sz w:val="20"/>
          <w:szCs w:val="20"/>
          <w:lang w:val="nl-BE"/>
        </w:rPr>
        <w:tab/>
        <w:t>a3</w:t>
      </w:r>
    </w:p>
    <w:p w14:paraId="4BD2EEDA" w14:textId="77777777" w:rsidR="00E05F69" w:rsidRDefault="00E05F69" w:rsidP="0007313E">
      <w:pPr>
        <w:jc w:val="both"/>
        <w:rPr>
          <w:b/>
          <w:sz w:val="20"/>
          <w:szCs w:val="20"/>
          <w:lang w:val="nl-BE"/>
        </w:rPr>
      </w:pPr>
      <w:r>
        <w:rPr>
          <w:b/>
          <w:sz w:val="20"/>
          <w:szCs w:val="20"/>
          <w:lang w:val="nl-BE"/>
        </w:rPr>
        <w:t xml:space="preserve">      </w:t>
      </w:r>
      <w:r w:rsidR="003D03A2">
        <w:rPr>
          <w:b/>
          <w:sz w:val="20"/>
          <w:szCs w:val="20"/>
          <w:lang w:val="nl-BE"/>
        </w:rPr>
        <w:t xml:space="preserve">     </w:t>
      </w:r>
      <w:r>
        <w:rPr>
          <w:b/>
          <w:sz w:val="20"/>
          <w:szCs w:val="20"/>
          <w:lang w:val="nl-BE"/>
        </w:rPr>
        <w:t>11.Df6+</w:t>
      </w:r>
      <w:r>
        <w:rPr>
          <w:b/>
          <w:sz w:val="20"/>
          <w:szCs w:val="20"/>
          <w:lang w:val="nl-BE"/>
        </w:rPr>
        <w:tab/>
      </w:r>
      <w:r>
        <w:rPr>
          <w:b/>
          <w:sz w:val="20"/>
          <w:szCs w:val="20"/>
          <w:lang w:val="nl-BE"/>
        </w:rPr>
        <w:tab/>
        <w:t>De</w:t>
      </w:r>
      <w:r w:rsidR="00C3407E">
        <w:rPr>
          <w:b/>
          <w:sz w:val="20"/>
          <w:szCs w:val="20"/>
          <w:lang w:val="nl-BE"/>
        </w:rPr>
        <w:t>7</w:t>
      </w:r>
    </w:p>
    <w:p w14:paraId="7621F590" w14:textId="77777777" w:rsidR="00DC136B" w:rsidRDefault="00DC136B" w:rsidP="0007313E">
      <w:pPr>
        <w:jc w:val="both"/>
        <w:rPr>
          <w:sz w:val="20"/>
          <w:szCs w:val="20"/>
          <w:lang w:val="nl-BE"/>
        </w:rPr>
      </w:pPr>
    </w:p>
    <w:p w14:paraId="0FD68363" w14:textId="77777777" w:rsidR="00DC136B" w:rsidRDefault="00DC136B" w:rsidP="0007313E">
      <w:pPr>
        <w:jc w:val="both"/>
        <w:rPr>
          <w:sz w:val="20"/>
          <w:szCs w:val="20"/>
          <w:lang w:val="nl-BE"/>
        </w:rPr>
      </w:pPr>
    </w:p>
    <w:p w14:paraId="337B19FF" w14:textId="77777777" w:rsidR="00DC136B" w:rsidRDefault="00DC136B" w:rsidP="0007313E">
      <w:pPr>
        <w:jc w:val="both"/>
        <w:rPr>
          <w:sz w:val="20"/>
          <w:szCs w:val="20"/>
          <w:lang w:val="nl-BE"/>
        </w:rPr>
      </w:pPr>
    </w:p>
    <w:p w14:paraId="14A12BD9" w14:textId="77777777" w:rsidR="00DC136B" w:rsidRDefault="00DC136B" w:rsidP="0007313E">
      <w:pPr>
        <w:jc w:val="both"/>
        <w:rPr>
          <w:sz w:val="20"/>
          <w:szCs w:val="20"/>
          <w:lang w:val="nl-BE"/>
        </w:rPr>
      </w:pPr>
    </w:p>
    <w:p w14:paraId="061BE001" w14:textId="77777777" w:rsidR="00DC136B" w:rsidRDefault="00DC136B" w:rsidP="0007313E">
      <w:pPr>
        <w:jc w:val="both"/>
        <w:rPr>
          <w:sz w:val="20"/>
          <w:szCs w:val="20"/>
          <w:lang w:val="nl-BE"/>
        </w:rPr>
      </w:pPr>
    </w:p>
    <w:p w14:paraId="766D345E" w14:textId="77777777" w:rsidR="00DC136B" w:rsidRDefault="00DC136B" w:rsidP="0007313E">
      <w:pPr>
        <w:jc w:val="both"/>
        <w:rPr>
          <w:sz w:val="20"/>
          <w:szCs w:val="20"/>
          <w:lang w:val="nl-BE"/>
        </w:rPr>
      </w:pPr>
    </w:p>
    <w:p w14:paraId="567EE838" w14:textId="77777777" w:rsidR="00DC136B" w:rsidRPr="00344E11" w:rsidRDefault="00DC136B" w:rsidP="0007313E">
      <w:pPr>
        <w:jc w:val="both"/>
        <w:rPr>
          <w:b/>
          <w:sz w:val="20"/>
          <w:szCs w:val="20"/>
          <w:lang w:val="nl-BE"/>
        </w:rPr>
      </w:pPr>
    </w:p>
    <w:p w14:paraId="5D9F7FBD" w14:textId="77777777" w:rsidR="00DC136B" w:rsidRDefault="00DC136B" w:rsidP="0007313E">
      <w:pPr>
        <w:jc w:val="both"/>
        <w:rPr>
          <w:sz w:val="20"/>
          <w:szCs w:val="20"/>
          <w:lang w:val="nl-BE"/>
        </w:rPr>
      </w:pPr>
    </w:p>
    <w:p w14:paraId="4AF455DE" w14:textId="77777777" w:rsidR="00DC136B" w:rsidRDefault="00DC136B" w:rsidP="0007313E">
      <w:pPr>
        <w:jc w:val="both"/>
        <w:rPr>
          <w:sz w:val="20"/>
          <w:szCs w:val="20"/>
          <w:lang w:val="nl-BE"/>
        </w:rPr>
      </w:pPr>
    </w:p>
    <w:p w14:paraId="1A8F082F" w14:textId="77777777" w:rsidR="00DC136B" w:rsidRDefault="00DC136B" w:rsidP="0007313E">
      <w:pPr>
        <w:jc w:val="both"/>
        <w:rPr>
          <w:sz w:val="20"/>
          <w:szCs w:val="20"/>
          <w:lang w:val="nl-BE"/>
        </w:rPr>
      </w:pPr>
    </w:p>
    <w:p w14:paraId="7C39A114" w14:textId="77777777" w:rsidR="00B17189" w:rsidRPr="00B17189" w:rsidRDefault="00B17189" w:rsidP="0007313E">
      <w:pPr>
        <w:jc w:val="both"/>
        <w:rPr>
          <w:sz w:val="20"/>
          <w:szCs w:val="20"/>
          <w:lang w:val="nl-BE"/>
        </w:rPr>
      </w:pPr>
      <w:r>
        <w:rPr>
          <w:sz w:val="20"/>
          <w:szCs w:val="20"/>
          <w:lang w:val="nl-BE"/>
        </w:rPr>
        <w:t>En nu:</w:t>
      </w:r>
    </w:p>
    <w:p w14:paraId="49E56A56" w14:textId="77777777" w:rsidR="00C3407E" w:rsidRDefault="00C3407E" w:rsidP="0007313E">
      <w:pPr>
        <w:jc w:val="both"/>
        <w:rPr>
          <w:b/>
          <w:sz w:val="20"/>
          <w:szCs w:val="20"/>
          <w:lang w:val="nl-BE"/>
        </w:rPr>
      </w:pPr>
      <w:r>
        <w:rPr>
          <w:b/>
          <w:sz w:val="20"/>
          <w:szCs w:val="20"/>
          <w:lang w:val="nl-BE"/>
        </w:rPr>
        <w:t xml:space="preserve">           12.Dd4+</w:t>
      </w:r>
      <w:r>
        <w:rPr>
          <w:b/>
          <w:sz w:val="20"/>
          <w:szCs w:val="20"/>
          <w:lang w:val="nl-BE"/>
        </w:rPr>
        <w:tab/>
      </w:r>
      <w:r>
        <w:rPr>
          <w:b/>
          <w:sz w:val="20"/>
          <w:szCs w:val="20"/>
          <w:lang w:val="nl-BE"/>
        </w:rPr>
        <w:tab/>
        <w:t>Kc7</w:t>
      </w:r>
    </w:p>
    <w:p w14:paraId="012D38A4" w14:textId="77777777" w:rsidR="00C3407E" w:rsidRDefault="00DC136B" w:rsidP="0007313E">
      <w:pPr>
        <w:jc w:val="both"/>
        <w:rPr>
          <w:b/>
          <w:sz w:val="20"/>
          <w:szCs w:val="20"/>
          <w:lang w:val="nl-BE"/>
        </w:rPr>
      </w:pPr>
      <w:r>
        <w:rPr>
          <w:b/>
          <w:sz w:val="20"/>
          <w:szCs w:val="20"/>
          <w:lang w:val="nl-BE"/>
        </w:rPr>
        <w:t xml:space="preserve">           13</w:t>
      </w:r>
      <w:r w:rsidR="00C3407E">
        <w:rPr>
          <w:b/>
          <w:sz w:val="20"/>
          <w:szCs w:val="20"/>
          <w:lang w:val="nl-BE"/>
        </w:rPr>
        <w:t>.Da7+</w:t>
      </w:r>
      <w:r w:rsidR="00C3407E">
        <w:rPr>
          <w:b/>
          <w:sz w:val="20"/>
          <w:szCs w:val="20"/>
          <w:lang w:val="nl-BE"/>
        </w:rPr>
        <w:tab/>
      </w:r>
      <w:r w:rsidR="00C3407E">
        <w:rPr>
          <w:b/>
          <w:sz w:val="20"/>
          <w:szCs w:val="20"/>
          <w:lang w:val="nl-BE"/>
        </w:rPr>
        <w:tab/>
        <w:t>Kd6</w:t>
      </w:r>
    </w:p>
    <w:p w14:paraId="3EE2A56C" w14:textId="77777777" w:rsidR="005A2C0B" w:rsidRDefault="00C3407E" w:rsidP="00DC136B">
      <w:pPr>
        <w:jc w:val="both"/>
        <w:rPr>
          <w:b/>
          <w:sz w:val="20"/>
          <w:szCs w:val="20"/>
          <w:lang w:val="nl-BE"/>
        </w:rPr>
      </w:pPr>
      <w:r>
        <w:rPr>
          <w:b/>
          <w:sz w:val="20"/>
          <w:szCs w:val="20"/>
          <w:lang w:val="nl-BE"/>
        </w:rPr>
        <w:t xml:space="preserve">        </w:t>
      </w:r>
      <w:r w:rsidR="00DC136B">
        <w:rPr>
          <w:b/>
          <w:sz w:val="20"/>
          <w:szCs w:val="20"/>
          <w:lang w:val="nl-BE"/>
        </w:rPr>
        <w:t xml:space="preserve">  </w:t>
      </w:r>
      <w:r>
        <w:rPr>
          <w:b/>
          <w:sz w:val="20"/>
          <w:szCs w:val="20"/>
          <w:lang w:val="nl-BE"/>
        </w:rPr>
        <w:t xml:space="preserve"> 14.Dxa3+</w:t>
      </w:r>
      <w:r>
        <w:rPr>
          <w:b/>
          <w:sz w:val="20"/>
          <w:szCs w:val="20"/>
          <w:lang w:val="nl-BE"/>
        </w:rPr>
        <w:tab/>
        <w:t>De5</w:t>
      </w:r>
    </w:p>
    <w:p w14:paraId="17F102C5" w14:textId="77777777" w:rsidR="005A2C0B" w:rsidRDefault="005A2C0B" w:rsidP="0007313E">
      <w:pPr>
        <w:jc w:val="both"/>
        <w:rPr>
          <w:b/>
          <w:sz w:val="20"/>
          <w:szCs w:val="20"/>
          <w:lang w:val="nl-BE"/>
        </w:rPr>
      </w:pPr>
      <w:r>
        <w:rPr>
          <w:b/>
          <w:sz w:val="20"/>
          <w:szCs w:val="20"/>
          <w:lang w:val="nl-BE"/>
        </w:rPr>
        <w:t xml:space="preserve">           15.Dxe7</w:t>
      </w:r>
    </w:p>
    <w:p w14:paraId="1403F90A" w14:textId="77777777" w:rsidR="00C3407E" w:rsidRPr="00D03661" w:rsidRDefault="00C3407E" w:rsidP="0007313E">
      <w:pPr>
        <w:jc w:val="both"/>
        <w:rPr>
          <w:sz w:val="20"/>
          <w:szCs w:val="20"/>
          <w:lang w:val="nl-BE"/>
        </w:rPr>
      </w:pPr>
      <w:r w:rsidRPr="00D03661">
        <w:rPr>
          <w:sz w:val="20"/>
          <w:szCs w:val="20"/>
          <w:lang w:val="nl-BE"/>
        </w:rPr>
        <w:t>En wint.</w:t>
      </w:r>
    </w:p>
    <w:p w14:paraId="7775B452" w14:textId="77777777" w:rsidR="00C3407E" w:rsidRDefault="00C3407E" w:rsidP="0007313E">
      <w:pPr>
        <w:jc w:val="both"/>
        <w:rPr>
          <w:b/>
          <w:sz w:val="20"/>
          <w:szCs w:val="20"/>
          <w:lang w:val="nl-BE"/>
        </w:rPr>
      </w:pPr>
    </w:p>
    <w:p w14:paraId="799396C3" w14:textId="77777777" w:rsidR="00DD3B6A" w:rsidRPr="007D1DC5" w:rsidRDefault="00EC35B4" w:rsidP="00DD3B6A">
      <w:pPr>
        <w:jc w:val="both"/>
        <w:rPr>
          <w:sz w:val="20"/>
          <w:szCs w:val="20"/>
          <w:lang w:val="nl-BE"/>
        </w:rPr>
        <w:sectPr w:rsidR="00DD3B6A" w:rsidRPr="007D1DC5" w:rsidSect="005C4402">
          <w:type w:val="continuous"/>
          <w:pgSz w:w="8392" w:h="11907" w:code="11"/>
          <w:pgMar w:top="1134" w:right="567" w:bottom="1134" w:left="567" w:header="720" w:footer="720" w:gutter="567"/>
          <w:cols w:num="2" w:space="709"/>
          <w:noEndnote/>
        </w:sectPr>
      </w:pPr>
      <w:r>
        <w:rPr>
          <w:sz w:val="20"/>
          <w:szCs w:val="20"/>
          <w:lang w:val="nl-BE"/>
        </w:rPr>
        <w:t>Wit verplicht zwart om viermaal de pion op te spelen</w:t>
      </w:r>
      <w:r w:rsidR="00D1251C">
        <w:rPr>
          <w:sz w:val="20"/>
          <w:szCs w:val="20"/>
          <w:lang w:val="nl-BE"/>
        </w:rPr>
        <w:t xml:space="preserve"> </w:t>
      </w:r>
      <w:r>
        <w:rPr>
          <w:sz w:val="20"/>
          <w:szCs w:val="20"/>
          <w:lang w:val="nl-BE"/>
        </w:rPr>
        <w:t>naar veld</w:t>
      </w:r>
      <w:r w:rsidR="00D1251C">
        <w:rPr>
          <w:sz w:val="20"/>
          <w:szCs w:val="20"/>
          <w:lang w:val="nl-BE"/>
        </w:rPr>
        <w:t xml:space="preserve"> </w:t>
      </w:r>
      <w:r>
        <w:rPr>
          <w:sz w:val="20"/>
          <w:szCs w:val="20"/>
          <w:lang w:val="nl-BE"/>
        </w:rPr>
        <w:t xml:space="preserve">a3, </w:t>
      </w:r>
      <w:r w:rsidR="003D03A2">
        <w:rPr>
          <w:sz w:val="20"/>
          <w:szCs w:val="20"/>
          <w:lang w:val="nl-BE"/>
        </w:rPr>
        <w:t>met een fataal gevolg</w:t>
      </w:r>
    </w:p>
    <w:p w14:paraId="2E0BA31D" w14:textId="77777777" w:rsidR="00E24D55" w:rsidRDefault="00E24D55" w:rsidP="007D1DC5">
      <w:pPr>
        <w:tabs>
          <w:tab w:val="left" w:pos="5390"/>
        </w:tabs>
        <w:rPr>
          <w:rFonts w:ascii="Copperplate Gothic Bold" w:hAnsi="Copperplate Gothic Bold"/>
          <w:sz w:val="32"/>
          <w:szCs w:val="32"/>
          <w:lang w:val="nl-BE"/>
        </w:rPr>
      </w:pPr>
    </w:p>
    <w:p w14:paraId="0F7D5526" w14:textId="77777777" w:rsidR="00FD775C" w:rsidRDefault="00FD775C" w:rsidP="007D1DC5">
      <w:pPr>
        <w:tabs>
          <w:tab w:val="left" w:pos="5390"/>
        </w:tabs>
        <w:rPr>
          <w:rFonts w:ascii="Copperplate Gothic Bold" w:hAnsi="Copperplate Gothic Bold"/>
          <w:sz w:val="32"/>
          <w:szCs w:val="32"/>
          <w:lang w:val="nl-BE"/>
        </w:rPr>
      </w:pPr>
    </w:p>
    <w:p w14:paraId="56383C77" w14:textId="77777777" w:rsidR="00FD775C" w:rsidRDefault="00FD775C" w:rsidP="007D1DC5">
      <w:pPr>
        <w:tabs>
          <w:tab w:val="left" w:pos="5390"/>
        </w:tabs>
        <w:rPr>
          <w:rFonts w:ascii="Copperplate Gothic Bold" w:hAnsi="Copperplate Gothic Bold"/>
          <w:sz w:val="32"/>
          <w:szCs w:val="32"/>
          <w:lang w:val="nl-BE"/>
        </w:rPr>
      </w:pPr>
    </w:p>
    <w:p w14:paraId="46747AC5" w14:textId="77777777" w:rsidR="00FD775C" w:rsidRDefault="00FD775C" w:rsidP="007D1DC5">
      <w:pPr>
        <w:tabs>
          <w:tab w:val="left" w:pos="5390"/>
        </w:tabs>
        <w:rPr>
          <w:rFonts w:ascii="Copperplate Gothic Bold" w:hAnsi="Copperplate Gothic Bold"/>
          <w:sz w:val="32"/>
          <w:szCs w:val="32"/>
          <w:lang w:val="nl-BE"/>
        </w:rPr>
      </w:pPr>
    </w:p>
    <w:p w14:paraId="7D96B3BA" w14:textId="77777777" w:rsidR="00FD775C" w:rsidRDefault="00FD775C" w:rsidP="007D1DC5">
      <w:pPr>
        <w:tabs>
          <w:tab w:val="left" w:pos="5390"/>
        </w:tabs>
        <w:rPr>
          <w:rFonts w:ascii="Copperplate Gothic Bold" w:hAnsi="Copperplate Gothic Bold"/>
          <w:sz w:val="32"/>
          <w:szCs w:val="32"/>
          <w:lang w:val="nl-BE"/>
        </w:rPr>
      </w:pPr>
    </w:p>
    <w:p w14:paraId="1979D072" w14:textId="77777777" w:rsidR="00FD775C" w:rsidRDefault="00FD775C" w:rsidP="007D1DC5">
      <w:pPr>
        <w:tabs>
          <w:tab w:val="left" w:pos="5390"/>
        </w:tabs>
        <w:rPr>
          <w:rFonts w:ascii="Copperplate Gothic Bold" w:hAnsi="Copperplate Gothic Bold"/>
          <w:sz w:val="32"/>
          <w:szCs w:val="32"/>
          <w:lang w:val="nl-BE"/>
        </w:rPr>
      </w:pPr>
    </w:p>
    <w:p w14:paraId="713E7236" w14:textId="77777777" w:rsidR="00FD775C" w:rsidRDefault="00FD775C" w:rsidP="007D1DC5">
      <w:pPr>
        <w:tabs>
          <w:tab w:val="left" w:pos="5390"/>
        </w:tabs>
        <w:rPr>
          <w:rFonts w:ascii="Copperplate Gothic Bold" w:hAnsi="Copperplate Gothic Bold"/>
          <w:sz w:val="32"/>
          <w:szCs w:val="32"/>
          <w:lang w:val="nl-BE"/>
        </w:rPr>
      </w:pPr>
    </w:p>
    <w:p w14:paraId="03B088CB" w14:textId="77777777" w:rsidR="00FD775C" w:rsidRDefault="00FD775C" w:rsidP="007D1DC5">
      <w:pPr>
        <w:tabs>
          <w:tab w:val="left" w:pos="5390"/>
        </w:tabs>
        <w:rPr>
          <w:rFonts w:ascii="Copperplate Gothic Bold" w:hAnsi="Copperplate Gothic Bold"/>
          <w:sz w:val="32"/>
          <w:szCs w:val="32"/>
          <w:lang w:val="nl-BE"/>
        </w:rPr>
      </w:pPr>
    </w:p>
    <w:p w14:paraId="267C7AEF" w14:textId="77777777" w:rsidR="00FD775C" w:rsidRDefault="00FD775C" w:rsidP="007D1DC5">
      <w:pPr>
        <w:tabs>
          <w:tab w:val="left" w:pos="5390"/>
        </w:tabs>
        <w:rPr>
          <w:rFonts w:ascii="Copperplate Gothic Bold" w:hAnsi="Copperplate Gothic Bold"/>
          <w:sz w:val="32"/>
          <w:szCs w:val="32"/>
          <w:lang w:val="nl-BE"/>
        </w:rPr>
      </w:pPr>
    </w:p>
    <w:p w14:paraId="1084FC97" w14:textId="77777777" w:rsidR="00FD775C" w:rsidRDefault="00FD775C" w:rsidP="007D1DC5">
      <w:pPr>
        <w:tabs>
          <w:tab w:val="left" w:pos="5390"/>
        </w:tabs>
        <w:rPr>
          <w:rFonts w:ascii="Copperplate Gothic Bold" w:hAnsi="Copperplate Gothic Bold"/>
          <w:sz w:val="32"/>
          <w:szCs w:val="32"/>
          <w:lang w:val="nl-BE"/>
        </w:rPr>
      </w:pPr>
    </w:p>
    <w:p w14:paraId="58DAF78F" w14:textId="77777777" w:rsidR="00FD775C" w:rsidRDefault="00FD775C" w:rsidP="007D1DC5">
      <w:pPr>
        <w:tabs>
          <w:tab w:val="left" w:pos="5390"/>
        </w:tabs>
        <w:rPr>
          <w:rFonts w:ascii="Copperplate Gothic Bold" w:hAnsi="Copperplate Gothic Bold"/>
          <w:sz w:val="32"/>
          <w:szCs w:val="32"/>
          <w:lang w:val="nl-BE"/>
        </w:rPr>
      </w:pPr>
    </w:p>
    <w:p w14:paraId="63580675" w14:textId="77777777" w:rsidR="00FD775C" w:rsidRDefault="00FD775C" w:rsidP="007D1DC5">
      <w:pPr>
        <w:tabs>
          <w:tab w:val="left" w:pos="5390"/>
        </w:tabs>
        <w:rPr>
          <w:rFonts w:ascii="Copperplate Gothic Bold" w:hAnsi="Copperplate Gothic Bold"/>
          <w:sz w:val="32"/>
          <w:szCs w:val="32"/>
          <w:lang w:val="nl-BE"/>
        </w:rPr>
      </w:pPr>
    </w:p>
    <w:p w14:paraId="42FCAAB8" w14:textId="77777777" w:rsidR="00FD775C" w:rsidRDefault="00FD775C" w:rsidP="007D1DC5">
      <w:pPr>
        <w:tabs>
          <w:tab w:val="left" w:pos="5390"/>
        </w:tabs>
        <w:rPr>
          <w:rFonts w:ascii="Copperplate Gothic Bold" w:hAnsi="Copperplate Gothic Bold"/>
          <w:sz w:val="32"/>
          <w:szCs w:val="32"/>
          <w:lang w:val="nl-BE"/>
        </w:rPr>
      </w:pPr>
    </w:p>
    <w:p w14:paraId="722E241D" w14:textId="77777777" w:rsidR="00FD775C" w:rsidRDefault="00FD775C" w:rsidP="007D1DC5">
      <w:pPr>
        <w:tabs>
          <w:tab w:val="left" w:pos="5390"/>
        </w:tabs>
        <w:rPr>
          <w:rFonts w:ascii="Copperplate Gothic Bold" w:hAnsi="Copperplate Gothic Bold"/>
          <w:sz w:val="32"/>
          <w:szCs w:val="32"/>
          <w:lang w:val="nl-BE"/>
        </w:rPr>
      </w:pPr>
    </w:p>
    <w:p w14:paraId="6F2C737A" w14:textId="77777777" w:rsidR="00FD775C" w:rsidRDefault="00FD775C" w:rsidP="007D1DC5">
      <w:pPr>
        <w:tabs>
          <w:tab w:val="left" w:pos="5390"/>
        </w:tabs>
        <w:rPr>
          <w:rFonts w:ascii="Copperplate Gothic Bold" w:hAnsi="Copperplate Gothic Bold"/>
          <w:sz w:val="32"/>
          <w:szCs w:val="32"/>
          <w:lang w:val="nl-BE"/>
        </w:rPr>
      </w:pPr>
    </w:p>
    <w:p w14:paraId="175714C5" w14:textId="77777777" w:rsidR="00FD775C" w:rsidRDefault="00FD775C" w:rsidP="007D1DC5">
      <w:pPr>
        <w:tabs>
          <w:tab w:val="left" w:pos="5390"/>
        </w:tabs>
        <w:rPr>
          <w:rFonts w:ascii="Copperplate Gothic Bold" w:hAnsi="Copperplate Gothic Bold"/>
          <w:sz w:val="32"/>
          <w:szCs w:val="32"/>
          <w:lang w:val="nl-BE"/>
        </w:rPr>
      </w:pPr>
    </w:p>
    <w:p w14:paraId="02C49061" w14:textId="77777777" w:rsidR="00FD775C" w:rsidRDefault="00FD775C" w:rsidP="007D1DC5">
      <w:pPr>
        <w:tabs>
          <w:tab w:val="left" w:pos="5390"/>
        </w:tabs>
        <w:rPr>
          <w:rFonts w:ascii="Copperplate Gothic Bold" w:hAnsi="Copperplate Gothic Bold"/>
          <w:sz w:val="32"/>
          <w:szCs w:val="32"/>
          <w:lang w:val="nl-BE"/>
        </w:rPr>
      </w:pPr>
    </w:p>
    <w:p w14:paraId="49E37F4D" w14:textId="77777777" w:rsidR="00FD775C" w:rsidRDefault="00FD775C" w:rsidP="007D1DC5">
      <w:pPr>
        <w:tabs>
          <w:tab w:val="left" w:pos="5390"/>
        </w:tabs>
        <w:rPr>
          <w:rFonts w:ascii="Copperplate Gothic Bold" w:hAnsi="Copperplate Gothic Bold"/>
          <w:sz w:val="32"/>
          <w:szCs w:val="32"/>
          <w:lang w:val="nl-BE"/>
        </w:rPr>
      </w:pPr>
    </w:p>
    <w:p w14:paraId="3797914E" w14:textId="77777777" w:rsidR="00FD775C" w:rsidRDefault="00C51F0E" w:rsidP="007D1DC5">
      <w:pPr>
        <w:tabs>
          <w:tab w:val="left" w:pos="5390"/>
        </w:tabs>
        <w:rPr>
          <w:rFonts w:ascii="Copperplate Gothic Bold" w:hAnsi="Copperplate Gothic Bold"/>
          <w:sz w:val="32"/>
          <w:szCs w:val="32"/>
          <w:lang w:val="nl-BE"/>
        </w:rPr>
      </w:pPr>
      <w:r>
        <w:rPr>
          <w:rFonts w:ascii="Copperplate Gothic Bold" w:hAnsi="Copperplate Gothic Bold"/>
          <w:sz w:val="32"/>
          <w:szCs w:val="32"/>
          <w:lang w:val="nl-BE"/>
        </w:rPr>
        <w:t xml:space="preserve">                    </w:t>
      </w:r>
    </w:p>
    <w:p w14:paraId="4CAE3022" w14:textId="77777777" w:rsidR="00FD775C" w:rsidRDefault="00FD775C" w:rsidP="007D1DC5">
      <w:pPr>
        <w:tabs>
          <w:tab w:val="left" w:pos="5390"/>
        </w:tabs>
        <w:rPr>
          <w:rFonts w:ascii="Copperplate Gothic Bold" w:hAnsi="Copperplate Gothic Bold"/>
          <w:sz w:val="32"/>
          <w:szCs w:val="32"/>
          <w:lang w:val="nl-BE"/>
        </w:rPr>
      </w:pPr>
    </w:p>
    <w:p w14:paraId="5179572D" w14:textId="77777777" w:rsidR="00FD775C" w:rsidRDefault="00FD775C" w:rsidP="007D1DC5">
      <w:pPr>
        <w:tabs>
          <w:tab w:val="left" w:pos="5390"/>
        </w:tabs>
        <w:rPr>
          <w:rFonts w:ascii="Copperplate Gothic Bold" w:hAnsi="Copperplate Gothic Bold"/>
          <w:sz w:val="32"/>
          <w:szCs w:val="32"/>
          <w:lang w:val="nl-BE"/>
        </w:rPr>
      </w:pPr>
    </w:p>
    <w:p w14:paraId="3712367C" w14:textId="77777777" w:rsidR="00FD775C" w:rsidRDefault="00FD775C" w:rsidP="007D1DC5">
      <w:pPr>
        <w:tabs>
          <w:tab w:val="left" w:pos="5390"/>
        </w:tabs>
        <w:rPr>
          <w:rFonts w:ascii="Copperplate Gothic Bold" w:hAnsi="Copperplate Gothic Bold"/>
          <w:sz w:val="32"/>
          <w:szCs w:val="32"/>
          <w:lang w:val="nl-BE"/>
        </w:rPr>
      </w:pPr>
    </w:p>
    <w:p w14:paraId="50C1046B" w14:textId="77777777" w:rsidR="00FD775C" w:rsidRDefault="00FD775C" w:rsidP="007D1DC5">
      <w:pPr>
        <w:tabs>
          <w:tab w:val="left" w:pos="5390"/>
        </w:tabs>
        <w:rPr>
          <w:rFonts w:ascii="Copperplate Gothic Bold" w:hAnsi="Copperplate Gothic Bold"/>
          <w:sz w:val="32"/>
          <w:szCs w:val="32"/>
          <w:lang w:val="nl-BE"/>
        </w:rPr>
      </w:pPr>
    </w:p>
    <w:p w14:paraId="17D360C1" w14:textId="77777777" w:rsidR="00FD775C" w:rsidRDefault="00FD775C" w:rsidP="007D1DC5">
      <w:pPr>
        <w:tabs>
          <w:tab w:val="left" w:pos="5390"/>
        </w:tabs>
        <w:rPr>
          <w:rFonts w:ascii="Copperplate Gothic Bold" w:hAnsi="Copperplate Gothic Bold"/>
          <w:sz w:val="32"/>
          <w:szCs w:val="32"/>
          <w:lang w:val="nl-BE"/>
        </w:rPr>
      </w:pPr>
    </w:p>
    <w:p w14:paraId="23338476" w14:textId="77777777" w:rsidR="00FD775C" w:rsidRDefault="00FD775C" w:rsidP="007D1DC5">
      <w:pPr>
        <w:tabs>
          <w:tab w:val="left" w:pos="5390"/>
        </w:tabs>
        <w:rPr>
          <w:rFonts w:ascii="Copperplate Gothic Bold" w:hAnsi="Copperplate Gothic Bold"/>
          <w:sz w:val="32"/>
          <w:szCs w:val="32"/>
          <w:lang w:val="nl-BE"/>
        </w:rPr>
      </w:pPr>
    </w:p>
    <w:p w14:paraId="0A6D6D20" w14:textId="77777777" w:rsidR="00FD775C" w:rsidRDefault="00FD775C" w:rsidP="007D1DC5">
      <w:pPr>
        <w:tabs>
          <w:tab w:val="left" w:pos="5390"/>
        </w:tabs>
        <w:rPr>
          <w:rFonts w:ascii="Copperplate Gothic Bold" w:hAnsi="Copperplate Gothic Bold"/>
          <w:sz w:val="32"/>
          <w:szCs w:val="32"/>
          <w:lang w:val="nl-BE"/>
        </w:rPr>
      </w:pPr>
    </w:p>
    <w:p w14:paraId="23001854" w14:textId="77777777" w:rsidR="00FD775C" w:rsidRDefault="00FD775C" w:rsidP="00FD775C">
      <w:pPr>
        <w:tabs>
          <w:tab w:val="left" w:pos="5390"/>
        </w:tabs>
        <w:jc w:val="center"/>
        <w:rPr>
          <w:rFonts w:ascii="Copperplate Gothic Bold" w:hAnsi="Copperplate Gothic Bold"/>
          <w:sz w:val="32"/>
          <w:szCs w:val="32"/>
          <w:lang w:val="nl-BE"/>
        </w:rPr>
      </w:pPr>
      <w:r>
        <w:rPr>
          <w:rFonts w:ascii="Copperplate Gothic Bold" w:hAnsi="Copperplate Gothic Bold"/>
          <w:sz w:val="32"/>
          <w:szCs w:val="32"/>
          <w:lang w:val="nl-BE"/>
        </w:rPr>
        <w:lastRenderedPageBreak/>
        <w:t>Mini Studies</w:t>
      </w:r>
    </w:p>
    <w:p w14:paraId="55B20EBA" w14:textId="77777777" w:rsidR="00FD775C" w:rsidRDefault="00FD775C" w:rsidP="007D1DC5">
      <w:pPr>
        <w:tabs>
          <w:tab w:val="left" w:pos="5390"/>
        </w:tabs>
        <w:rPr>
          <w:rFonts w:ascii="Copperplate Gothic Bold" w:hAnsi="Copperplate Gothic Bold"/>
          <w:sz w:val="32"/>
          <w:szCs w:val="32"/>
          <w:lang w:val="nl-BE"/>
        </w:rPr>
      </w:pPr>
    </w:p>
    <w:p w14:paraId="2AEBE8F6" w14:textId="77777777" w:rsidR="008B504F" w:rsidRDefault="008B504F" w:rsidP="007D1DC5">
      <w:pPr>
        <w:tabs>
          <w:tab w:val="left" w:pos="5390"/>
        </w:tabs>
        <w:rPr>
          <w:rFonts w:ascii="Copperplate Gothic Bold" w:hAnsi="Copperplate Gothic Bold"/>
          <w:sz w:val="32"/>
          <w:szCs w:val="32"/>
          <w:lang w:val="nl-BE"/>
        </w:rPr>
      </w:pPr>
    </w:p>
    <w:p w14:paraId="3754F4B8" w14:textId="77777777" w:rsidR="00C51F0E" w:rsidRDefault="00C51F0E" w:rsidP="007D1DC5">
      <w:pPr>
        <w:tabs>
          <w:tab w:val="left" w:pos="5390"/>
        </w:tabs>
        <w:rPr>
          <w:rFonts w:ascii="Copperplate Gothic Bold" w:hAnsi="Copperplate Gothic Bold"/>
          <w:sz w:val="32"/>
          <w:szCs w:val="32"/>
          <w:lang w:val="nl-BE"/>
        </w:rPr>
      </w:pPr>
    </w:p>
    <w:p w14:paraId="513CF808" w14:textId="77777777" w:rsidR="00C51F0E" w:rsidRDefault="00C51F0E" w:rsidP="007D1DC5">
      <w:pPr>
        <w:tabs>
          <w:tab w:val="left" w:pos="5390"/>
        </w:tabs>
        <w:rPr>
          <w:rFonts w:ascii="Copperplate Gothic Bold" w:hAnsi="Copperplate Gothic Bold"/>
          <w:sz w:val="32"/>
          <w:szCs w:val="32"/>
          <w:lang w:val="nl-BE"/>
        </w:rPr>
      </w:pPr>
    </w:p>
    <w:p w14:paraId="2B0425CC" w14:textId="77777777" w:rsidR="00C51F0E" w:rsidRDefault="00C51F0E" w:rsidP="007D1DC5">
      <w:pPr>
        <w:tabs>
          <w:tab w:val="left" w:pos="5390"/>
        </w:tabs>
        <w:rPr>
          <w:rFonts w:ascii="Copperplate Gothic Bold" w:hAnsi="Copperplate Gothic Bold"/>
          <w:sz w:val="32"/>
          <w:szCs w:val="32"/>
          <w:lang w:val="nl-BE"/>
        </w:rPr>
      </w:pPr>
    </w:p>
    <w:p w14:paraId="592AC33F" w14:textId="77777777" w:rsidR="00C51F0E" w:rsidRDefault="00C51F0E" w:rsidP="007D1DC5">
      <w:pPr>
        <w:tabs>
          <w:tab w:val="left" w:pos="5390"/>
        </w:tabs>
        <w:rPr>
          <w:rFonts w:ascii="Copperplate Gothic Bold" w:hAnsi="Copperplate Gothic Bold"/>
          <w:sz w:val="32"/>
          <w:szCs w:val="32"/>
          <w:lang w:val="nl-BE"/>
        </w:rPr>
      </w:pPr>
    </w:p>
    <w:p w14:paraId="5891344F" w14:textId="77777777" w:rsidR="00C51F0E" w:rsidRDefault="00C51F0E" w:rsidP="007D1DC5">
      <w:pPr>
        <w:tabs>
          <w:tab w:val="left" w:pos="5390"/>
        </w:tabs>
        <w:rPr>
          <w:rFonts w:ascii="Copperplate Gothic Bold" w:hAnsi="Copperplate Gothic Bold"/>
          <w:sz w:val="32"/>
          <w:szCs w:val="32"/>
          <w:lang w:val="nl-BE"/>
        </w:rPr>
      </w:pPr>
    </w:p>
    <w:p w14:paraId="55908E2B" w14:textId="77777777" w:rsidR="00C51F0E" w:rsidRDefault="00C51F0E" w:rsidP="007D1DC5">
      <w:pPr>
        <w:tabs>
          <w:tab w:val="left" w:pos="5390"/>
        </w:tabs>
        <w:rPr>
          <w:rFonts w:ascii="Copperplate Gothic Bold" w:hAnsi="Copperplate Gothic Bold"/>
          <w:sz w:val="32"/>
          <w:szCs w:val="32"/>
          <w:lang w:val="nl-BE"/>
        </w:rPr>
      </w:pPr>
    </w:p>
    <w:p w14:paraId="25AAEECD" w14:textId="77777777" w:rsidR="00C51F0E" w:rsidRDefault="00C51F0E" w:rsidP="007D1DC5">
      <w:pPr>
        <w:tabs>
          <w:tab w:val="left" w:pos="5390"/>
        </w:tabs>
        <w:rPr>
          <w:rFonts w:ascii="Copperplate Gothic Bold" w:hAnsi="Copperplate Gothic Bold"/>
          <w:sz w:val="32"/>
          <w:szCs w:val="32"/>
          <w:lang w:val="nl-BE"/>
        </w:rPr>
      </w:pPr>
    </w:p>
    <w:p w14:paraId="2997E685" w14:textId="77777777" w:rsidR="00C51F0E" w:rsidRDefault="00C51F0E" w:rsidP="007D1DC5">
      <w:pPr>
        <w:tabs>
          <w:tab w:val="left" w:pos="5390"/>
        </w:tabs>
        <w:rPr>
          <w:rFonts w:ascii="Copperplate Gothic Bold" w:hAnsi="Copperplate Gothic Bold"/>
          <w:sz w:val="32"/>
          <w:szCs w:val="32"/>
          <w:lang w:val="nl-BE"/>
        </w:rPr>
      </w:pPr>
    </w:p>
    <w:p w14:paraId="4373510F" w14:textId="77777777" w:rsidR="00C51F0E" w:rsidRDefault="00C51F0E" w:rsidP="007D1DC5">
      <w:pPr>
        <w:tabs>
          <w:tab w:val="left" w:pos="5390"/>
        </w:tabs>
        <w:rPr>
          <w:rFonts w:ascii="Copperplate Gothic Bold" w:hAnsi="Copperplate Gothic Bold"/>
          <w:sz w:val="32"/>
          <w:szCs w:val="32"/>
          <w:lang w:val="nl-BE"/>
        </w:rPr>
      </w:pPr>
    </w:p>
    <w:p w14:paraId="39F996FF" w14:textId="77777777" w:rsidR="00C51F0E" w:rsidRDefault="00C51F0E" w:rsidP="007D1DC5">
      <w:pPr>
        <w:tabs>
          <w:tab w:val="left" w:pos="5390"/>
        </w:tabs>
        <w:rPr>
          <w:rFonts w:ascii="Copperplate Gothic Bold" w:hAnsi="Copperplate Gothic Bold"/>
          <w:sz w:val="32"/>
          <w:szCs w:val="32"/>
          <w:lang w:val="nl-BE"/>
        </w:rPr>
      </w:pPr>
    </w:p>
    <w:p w14:paraId="372299B7" w14:textId="77777777" w:rsidR="00C51F0E" w:rsidRDefault="00C51F0E" w:rsidP="007D1DC5">
      <w:pPr>
        <w:tabs>
          <w:tab w:val="left" w:pos="5390"/>
        </w:tabs>
        <w:rPr>
          <w:rFonts w:ascii="Copperplate Gothic Bold" w:hAnsi="Copperplate Gothic Bold"/>
          <w:sz w:val="32"/>
          <w:szCs w:val="32"/>
          <w:lang w:val="nl-BE"/>
        </w:rPr>
      </w:pPr>
    </w:p>
    <w:p w14:paraId="456FDC98" w14:textId="77777777" w:rsidR="00C51F0E" w:rsidRDefault="00C51F0E" w:rsidP="007D1DC5">
      <w:pPr>
        <w:tabs>
          <w:tab w:val="left" w:pos="5390"/>
        </w:tabs>
        <w:rPr>
          <w:rFonts w:ascii="Copperplate Gothic Bold" w:hAnsi="Copperplate Gothic Bold"/>
          <w:sz w:val="32"/>
          <w:szCs w:val="32"/>
          <w:lang w:val="nl-BE"/>
        </w:rPr>
      </w:pPr>
    </w:p>
    <w:p w14:paraId="6F6E8843" w14:textId="77777777" w:rsidR="00C51F0E" w:rsidRDefault="00C51F0E" w:rsidP="007D1DC5">
      <w:pPr>
        <w:tabs>
          <w:tab w:val="left" w:pos="5390"/>
        </w:tabs>
        <w:rPr>
          <w:rFonts w:ascii="Copperplate Gothic Bold" w:hAnsi="Copperplate Gothic Bold"/>
          <w:sz w:val="32"/>
          <w:szCs w:val="32"/>
          <w:lang w:val="nl-BE"/>
        </w:rPr>
      </w:pPr>
    </w:p>
    <w:p w14:paraId="7E6E5265" w14:textId="77777777" w:rsidR="00C51F0E" w:rsidRDefault="00C51F0E" w:rsidP="007D1DC5">
      <w:pPr>
        <w:tabs>
          <w:tab w:val="left" w:pos="5390"/>
        </w:tabs>
        <w:rPr>
          <w:rFonts w:ascii="Copperplate Gothic Bold" w:hAnsi="Copperplate Gothic Bold"/>
          <w:sz w:val="32"/>
          <w:szCs w:val="32"/>
          <w:lang w:val="nl-BE"/>
        </w:rPr>
      </w:pPr>
    </w:p>
    <w:p w14:paraId="695BE7CC" w14:textId="77777777" w:rsidR="00C51F0E" w:rsidRDefault="00C51F0E" w:rsidP="007D1DC5">
      <w:pPr>
        <w:tabs>
          <w:tab w:val="left" w:pos="5390"/>
        </w:tabs>
        <w:rPr>
          <w:rFonts w:ascii="Copperplate Gothic Bold" w:hAnsi="Copperplate Gothic Bold"/>
          <w:sz w:val="32"/>
          <w:szCs w:val="32"/>
          <w:lang w:val="nl-BE"/>
        </w:rPr>
      </w:pPr>
    </w:p>
    <w:p w14:paraId="05D867BC" w14:textId="77777777" w:rsidR="00C51F0E" w:rsidRDefault="00C51F0E" w:rsidP="007D1DC5">
      <w:pPr>
        <w:tabs>
          <w:tab w:val="left" w:pos="5390"/>
        </w:tabs>
        <w:rPr>
          <w:rFonts w:ascii="Copperplate Gothic Bold" w:hAnsi="Copperplate Gothic Bold"/>
          <w:sz w:val="32"/>
          <w:szCs w:val="32"/>
          <w:lang w:val="nl-BE"/>
        </w:rPr>
      </w:pPr>
    </w:p>
    <w:p w14:paraId="5A105CFB" w14:textId="77777777" w:rsidR="00C51F0E" w:rsidRDefault="00C51F0E" w:rsidP="007D1DC5">
      <w:pPr>
        <w:tabs>
          <w:tab w:val="left" w:pos="5390"/>
        </w:tabs>
        <w:rPr>
          <w:rFonts w:ascii="Copperplate Gothic Bold" w:hAnsi="Copperplate Gothic Bold"/>
          <w:sz w:val="32"/>
          <w:szCs w:val="32"/>
          <w:lang w:val="nl-BE"/>
        </w:rPr>
      </w:pPr>
    </w:p>
    <w:p w14:paraId="40CBE02D" w14:textId="77777777" w:rsidR="00C51F0E" w:rsidRDefault="00C51F0E" w:rsidP="007D1DC5">
      <w:pPr>
        <w:tabs>
          <w:tab w:val="left" w:pos="5390"/>
        </w:tabs>
        <w:rPr>
          <w:rFonts w:ascii="Copperplate Gothic Bold" w:hAnsi="Copperplate Gothic Bold"/>
          <w:sz w:val="32"/>
          <w:szCs w:val="32"/>
          <w:lang w:val="nl-BE"/>
        </w:rPr>
      </w:pPr>
    </w:p>
    <w:p w14:paraId="6863F3C4" w14:textId="77777777" w:rsidR="00C51F0E" w:rsidRDefault="00C51F0E" w:rsidP="007D1DC5">
      <w:pPr>
        <w:tabs>
          <w:tab w:val="left" w:pos="5390"/>
        </w:tabs>
        <w:rPr>
          <w:rFonts w:ascii="Copperplate Gothic Bold" w:hAnsi="Copperplate Gothic Bold"/>
          <w:sz w:val="32"/>
          <w:szCs w:val="32"/>
          <w:lang w:val="nl-BE"/>
        </w:rPr>
      </w:pPr>
    </w:p>
    <w:p w14:paraId="5D8B82BD" w14:textId="77777777" w:rsidR="00C51F0E" w:rsidRDefault="00C51F0E" w:rsidP="007D1DC5">
      <w:pPr>
        <w:tabs>
          <w:tab w:val="left" w:pos="5390"/>
        </w:tabs>
        <w:rPr>
          <w:rFonts w:ascii="Copperplate Gothic Bold" w:hAnsi="Copperplate Gothic Bold"/>
          <w:sz w:val="32"/>
          <w:szCs w:val="32"/>
          <w:lang w:val="nl-BE"/>
        </w:rPr>
      </w:pPr>
    </w:p>
    <w:p w14:paraId="4C237303" w14:textId="77777777" w:rsidR="00C51F0E" w:rsidRDefault="00C51F0E" w:rsidP="007D1DC5">
      <w:pPr>
        <w:tabs>
          <w:tab w:val="left" w:pos="5390"/>
        </w:tabs>
        <w:rPr>
          <w:rFonts w:ascii="Copperplate Gothic Bold" w:hAnsi="Copperplate Gothic Bold"/>
          <w:sz w:val="32"/>
          <w:szCs w:val="32"/>
          <w:lang w:val="nl-BE"/>
        </w:rPr>
      </w:pPr>
    </w:p>
    <w:p w14:paraId="07001894" w14:textId="77777777" w:rsidR="00C51F0E" w:rsidRDefault="00C51F0E" w:rsidP="007D1DC5">
      <w:pPr>
        <w:tabs>
          <w:tab w:val="left" w:pos="5390"/>
        </w:tabs>
        <w:rPr>
          <w:rFonts w:ascii="Copperplate Gothic Bold" w:hAnsi="Copperplate Gothic Bold"/>
          <w:sz w:val="32"/>
          <w:szCs w:val="32"/>
          <w:lang w:val="nl-BE"/>
        </w:rPr>
      </w:pPr>
    </w:p>
    <w:p w14:paraId="29BB9B1E" w14:textId="77777777" w:rsidR="00C51F0E" w:rsidRDefault="00C51F0E" w:rsidP="007D1DC5">
      <w:pPr>
        <w:tabs>
          <w:tab w:val="left" w:pos="5390"/>
        </w:tabs>
        <w:rPr>
          <w:rFonts w:cs="Arial"/>
          <w:b/>
          <w:i/>
          <w:sz w:val="20"/>
          <w:szCs w:val="20"/>
          <w:lang w:val="nl-BE"/>
        </w:rPr>
      </w:pPr>
      <w:r>
        <w:rPr>
          <w:rFonts w:cs="Arial"/>
          <w:b/>
          <w:i/>
          <w:sz w:val="20"/>
          <w:szCs w:val="20"/>
          <w:lang w:val="nl-BE"/>
        </w:rPr>
        <w:t xml:space="preserve">                                        In der Beschänkung zeigt sich erst der Meister</w:t>
      </w:r>
    </w:p>
    <w:p w14:paraId="1D3A8DF7" w14:textId="77777777" w:rsidR="00C51F0E" w:rsidRDefault="00C51F0E" w:rsidP="007D1DC5">
      <w:pPr>
        <w:tabs>
          <w:tab w:val="left" w:pos="5390"/>
        </w:tabs>
        <w:rPr>
          <w:rFonts w:cs="Arial"/>
          <w:sz w:val="20"/>
          <w:szCs w:val="20"/>
          <w:lang w:val="nl-BE"/>
        </w:rPr>
      </w:pPr>
      <w:r>
        <w:rPr>
          <w:rFonts w:cs="Arial"/>
          <w:b/>
          <w:i/>
          <w:sz w:val="20"/>
          <w:szCs w:val="20"/>
          <w:lang w:val="nl-BE"/>
        </w:rPr>
        <w:t xml:space="preserve">                                                      </w:t>
      </w:r>
      <w:r>
        <w:rPr>
          <w:rFonts w:cs="Arial"/>
          <w:sz w:val="20"/>
          <w:szCs w:val="20"/>
          <w:lang w:val="nl-BE"/>
        </w:rPr>
        <w:t>In de beperking toont zich pas de meeter</w:t>
      </w:r>
    </w:p>
    <w:p w14:paraId="6A64FBD1" w14:textId="77777777" w:rsidR="00CB0D5D" w:rsidRPr="00CB0D5D" w:rsidRDefault="00C51F0E" w:rsidP="007D1DC5">
      <w:pPr>
        <w:tabs>
          <w:tab w:val="left" w:pos="5390"/>
        </w:tabs>
        <w:rPr>
          <w:rFonts w:cs="Arial"/>
          <w:sz w:val="16"/>
          <w:szCs w:val="16"/>
          <w:lang w:val="nl-BE"/>
        </w:rPr>
        <w:sectPr w:rsidR="00CB0D5D" w:rsidRPr="00CB0D5D" w:rsidSect="003D5E46">
          <w:pgSz w:w="8392" w:h="11907" w:code="11"/>
          <w:pgMar w:top="1134" w:right="567" w:bottom="1134" w:left="567" w:header="709" w:footer="709" w:gutter="567"/>
          <w:cols w:space="561"/>
          <w:docGrid w:linePitch="360"/>
        </w:sectPr>
      </w:pPr>
      <w:r>
        <w:rPr>
          <w:rFonts w:cs="Arial"/>
          <w:sz w:val="20"/>
          <w:szCs w:val="20"/>
          <w:lang w:val="nl-BE"/>
        </w:rPr>
        <w:t xml:space="preserve">                                                                                                           </w:t>
      </w:r>
      <w:r>
        <w:rPr>
          <w:rFonts w:cs="Arial"/>
          <w:sz w:val="16"/>
          <w:szCs w:val="16"/>
          <w:lang w:val="nl-BE"/>
        </w:rPr>
        <w:t>(Goe</w:t>
      </w:r>
      <w:r w:rsidR="00813B5D">
        <w:rPr>
          <w:rFonts w:cs="Arial"/>
          <w:sz w:val="16"/>
          <w:szCs w:val="16"/>
          <w:lang w:val="nl-BE"/>
        </w:rPr>
        <w:t>the)</w:t>
      </w:r>
    </w:p>
    <w:p w14:paraId="3F1D7EE1" w14:textId="77777777" w:rsidR="00E24D55" w:rsidRPr="00F15201" w:rsidRDefault="00B03C6A" w:rsidP="00CB0D5D">
      <w:pPr>
        <w:pStyle w:val="Plattetekst"/>
        <w:spacing w:line="190" w:lineRule="exact"/>
        <w:jc w:val="center"/>
        <w:rPr>
          <w:rFonts w:ascii="Arial" w:hAnsi="Arial" w:cs="Arial"/>
          <w:sz w:val="20"/>
          <w:szCs w:val="20"/>
        </w:rPr>
      </w:pPr>
      <w:r>
        <w:rPr>
          <w:rFonts w:ascii="Arial" w:hAnsi="Arial" w:cs="Arial"/>
          <w:sz w:val="20"/>
          <w:szCs w:val="20"/>
        </w:rPr>
        <w:lastRenderedPageBreak/>
        <w:t xml:space="preserve">- </w:t>
      </w:r>
      <w:r w:rsidR="00F60FC4">
        <w:rPr>
          <w:rFonts w:ascii="Arial" w:hAnsi="Arial" w:cs="Arial"/>
          <w:sz w:val="20"/>
          <w:szCs w:val="20"/>
        </w:rPr>
        <w:t>73</w:t>
      </w:r>
      <w:r w:rsidR="00E24D55" w:rsidRPr="00F15201">
        <w:rPr>
          <w:rFonts w:ascii="Arial" w:hAnsi="Arial" w:cs="Arial"/>
          <w:sz w:val="20"/>
          <w:szCs w:val="20"/>
        </w:rPr>
        <w:t xml:space="preserve"> -</w:t>
      </w:r>
    </w:p>
    <w:p w14:paraId="6999648A" w14:textId="77777777" w:rsidR="00E24D55" w:rsidRPr="00AD04D8" w:rsidRDefault="00E24D55" w:rsidP="00E24D55">
      <w:pPr>
        <w:spacing w:line="190" w:lineRule="exact"/>
        <w:jc w:val="center"/>
        <w:rPr>
          <w:rFonts w:cs="Arial"/>
          <w:b/>
          <w:sz w:val="20"/>
          <w:szCs w:val="20"/>
          <w:lang w:val="nl-BE"/>
        </w:rPr>
      </w:pPr>
    </w:p>
    <w:p w14:paraId="3CB2E411"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 xml:space="preserve">Schakend Nederland, </w:t>
      </w:r>
      <w:r w:rsidRPr="00AD04D8">
        <w:rPr>
          <w:rFonts w:cs="Arial"/>
          <w:sz w:val="20"/>
          <w:szCs w:val="20"/>
          <w:lang w:val="nl-BE"/>
        </w:rPr>
        <w:t>1962</w:t>
      </w:r>
    </w:p>
    <w:p w14:paraId="35E4232A" w14:textId="77777777" w:rsidR="00E24D55" w:rsidRPr="00AD04D8" w:rsidRDefault="00E24D55" w:rsidP="00E24D55">
      <w:pPr>
        <w:spacing w:line="190" w:lineRule="exact"/>
        <w:jc w:val="center"/>
        <w:rPr>
          <w:rFonts w:cs="Arial"/>
          <w:sz w:val="20"/>
          <w:szCs w:val="20"/>
          <w:lang w:val="nl-BE"/>
        </w:rPr>
      </w:pPr>
      <w:r w:rsidRPr="00AD04D8">
        <w:rPr>
          <w:rFonts w:cs="Arial"/>
          <w:sz w:val="20"/>
          <w:szCs w:val="20"/>
          <w:lang w:val="nl-BE"/>
        </w:rPr>
        <w:t>1ste Prijs</w:t>
      </w:r>
    </w:p>
    <w:p w14:paraId="0C25C493" w14:textId="77777777" w:rsidR="00E24D55" w:rsidRPr="00AD04D8" w:rsidRDefault="00E24D55" w:rsidP="00E24D55">
      <w:pPr>
        <w:spacing w:line="190" w:lineRule="exact"/>
        <w:jc w:val="center"/>
        <w:rPr>
          <w:rFonts w:cs="Arial"/>
          <w:sz w:val="20"/>
          <w:szCs w:val="20"/>
          <w:lang w:val="nl-BE"/>
        </w:rPr>
      </w:pPr>
    </w:p>
    <w:p w14:paraId="1FF2E55D" w14:textId="77777777" w:rsidR="00E24D55" w:rsidRPr="00AD04D8" w:rsidRDefault="00E24D55" w:rsidP="00E24D55">
      <w:pPr>
        <w:jc w:val="center"/>
        <w:rPr>
          <w:rFonts w:cs="Arial"/>
          <w:sz w:val="20"/>
          <w:szCs w:val="20"/>
          <w:lang w:val="nl-BE"/>
        </w:rPr>
      </w:pPr>
      <w:r w:rsidRPr="00AD04D8">
        <w:rPr>
          <w:lang w:val="nl-BE"/>
        </w:rPr>
        <w:object w:dxaOrig="4700" w:dyaOrig="4704" w14:anchorId="608FB27A">
          <v:shape id="_x0000_i1091" type="#_x0000_t75" style="width:154.5pt;height:153.4pt" o:ole="">
            <v:imagedata r:id="rId153" o:title=""/>
          </v:shape>
          <o:OLEObject Type="Embed" ProgID="CorelDRAW.Graphic.12" ShapeID="_x0000_i1091" DrawAspect="Content" ObjectID="_1587467503" r:id="rId154"/>
        </w:object>
      </w:r>
    </w:p>
    <w:p w14:paraId="4455EFD6" w14:textId="77777777" w:rsidR="00925607" w:rsidRDefault="00925607" w:rsidP="00E24D55">
      <w:pPr>
        <w:jc w:val="center"/>
        <w:rPr>
          <w:rFonts w:cs="Arial"/>
          <w:b/>
          <w:lang w:val="nl-BE"/>
        </w:rPr>
      </w:pPr>
    </w:p>
    <w:p w14:paraId="2FDEB06C"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sz w:val="20"/>
          <w:szCs w:val="20"/>
          <w:lang w:val="nl-BE"/>
        </w:rPr>
        <w:t xml:space="preserve">                              0014.01 b3a5 </w:t>
      </w:r>
    </w:p>
    <w:p w14:paraId="0D22E43F" w14:textId="77777777" w:rsidR="00E24D55" w:rsidRPr="00AD04D8" w:rsidRDefault="00E24D55" w:rsidP="00E24D55">
      <w:pPr>
        <w:jc w:val="center"/>
        <w:rPr>
          <w:rFonts w:cs="Arial"/>
          <w:sz w:val="20"/>
          <w:szCs w:val="20"/>
          <w:lang w:val="nl-BE"/>
        </w:rPr>
      </w:pPr>
    </w:p>
    <w:p w14:paraId="0E9B0388"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Wit tracht het uitbreken van het zwarte paard te verhinderen. </w:t>
      </w:r>
    </w:p>
    <w:p w14:paraId="6BE3262F"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1.Pc6+  </w:t>
      </w:r>
      <w:r w:rsidRPr="00AD04D8">
        <w:rPr>
          <w:rFonts w:cs="Arial"/>
          <w:b/>
          <w:sz w:val="20"/>
          <w:szCs w:val="20"/>
          <w:lang w:val="nl-BE"/>
        </w:rPr>
        <w:tab/>
        <w:t xml:space="preserve">Kb5 </w:t>
      </w:r>
    </w:p>
    <w:p w14:paraId="043CD89B" w14:textId="77777777" w:rsidR="00E24D55" w:rsidRPr="00AD04D8" w:rsidRDefault="00E24D55" w:rsidP="00E24D55">
      <w:pPr>
        <w:jc w:val="both"/>
        <w:rPr>
          <w:rFonts w:cs="Arial"/>
          <w:sz w:val="20"/>
          <w:szCs w:val="20"/>
          <w:lang w:val="nl-BE"/>
        </w:rPr>
      </w:pPr>
      <w:r w:rsidRPr="00AD04D8">
        <w:rPr>
          <w:rFonts w:cs="Arial"/>
          <w:sz w:val="20"/>
          <w:szCs w:val="20"/>
          <w:lang w:val="nl-BE"/>
        </w:rPr>
        <w:t>1…Kb6</w:t>
      </w:r>
      <w:r w:rsidR="00C55FEA">
        <w:rPr>
          <w:rFonts w:cs="Arial"/>
          <w:sz w:val="20"/>
          <w:szCs w:val="20"/>
          <w:lang w:val="nl-BE"/>
        </w:rPr>
        <w:t>?</w:t>
      </w:r>
      <w:r w:rsidRPr="00AD04D8">
        <w:rPr>
          <w:rFonts w:cs="Arial"/>
          <w:sz w:val="20"/>
          <w:szCs w:val="20"/>
          <w:lang w:val="nl-BE"/>
        </w:rPr>
        <w:t xml:space="preserve"> 2.Pe5 Pd1 3.Pg4 en </w:t>
      </w:r>
      <w:r w:rsidR="000A64C2">
        <w:rPr>
          <w:rFonts w:cs="Arial"/>
          <w:sz w:val="20"/>
          <w:szCs w:val="20"/>
          <w:lang w:val="nl-BE"/>
        </w:rPr>
        <w:t>4.Kc</w:t>
      </w:r>
      <w:r w:rsidRPr="00AD04D8">
        <w:rPr>
          <w:rFonts w:cs="Arial"/>
          <w:sz w:val="20"/>
          <w:szCs w:val="20"/>
          <w:lang w:val="nl-BE"/>
        </w:rPr>
        <w:t xml:space="preserve">2 met vangst van het paard. </w:t>
      </w:r>
    </w:p>
    <w:p w14:paraId="2D4E6BC8"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2.Pe5 </w:t>
      </w:r>
      <w:r w:rsidRPr="00AD04D8">
        <w:rPr>
          <w:rFonts w:cs="Arial"/>
          <w:b/>
          <w:sz w:val="20"/>
          <w:szCs w:val="20"/>
          <w:lang w:val="nl-BE"/>
        </w:rPr>
        <w:tab/>
      </w:r>
      <w:r w:rsidRPr="00AD04D8">
        <w:rPr>
          <w:rFonts w:cs="Arial"/>
          <w:b/>
          <w:sz w:val="20"/>
          <w:szCs w:val="20"/>
          <w:lang w:val="nl-BE"/>
        </w:rPr>
        <w:tab/>
        <w:t xml:space="preserve">Pa4 </w:t>
      </w:r>
    </w:p>
    <w:p w14:paraId="34899759"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3.Lc4+ </w:t>
      </w:r>
      <w:r w:rsidRPr="00AD04D8">
        <w:rPr>
          <w:rFonts w:cs="Arial"/>
          <w:b/>
          <w:sz w:val="20"/>
          <w:szCs w:val="20"/>
          <w:lang w:val="nl-BE"/>
        </w:rPr>
        <w:tab/>
      </w:r>
      <w:r w:rsidRPr="00AD04D8">
        <w:rPr>
          <w:rFonts w:cs="Arial"/>
          <w:b/>
          <w:sz w:val="20"/>
          <w:szCs w:val="20"/>
          <w:lang w:val="nl-BE"/>
        </w:rPr>
        <w:tab/>
        <w:t xml:space="preserve">Ka5 </w:t>
      </w:r>
    </w:p>
    <w:p w14:paraId="1D7FF3F2"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4.Pc6+ </w:t>
      </w:r>
    </w:p>
    <w:p w14:paraId="50BE50BF"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4.Le2? faalt op 4…c4+ 5.Pxc4+ Kb5 6.Pb2+ Ka5 7.Pxa4, pat. </w:t>
      </w:r>
    </w:p>
    <w:p w14:paraId="302C9451" w14:textId="77777777" w:rsidR="00E24D55" w:rsidRPr="00AD04D8" w:rsidRDefault="00E24D55" w:rsidP="00E24D55">
      <w:pPr>
        <w:jc w:val="both"/>
        <w:rPr>
          <w:rFonts w:cs="Arial"/>
          <w:b/>
          <w:sz w:val="20"/>
          <w:szCs w:val="20"/>
          <w:lang w:val="nl-BE"/>
        </w:rPr>
      </w:pPr>
      <w:r w:rsidRPr="00AD04D8">
        <w:rPr>
          <w:rFonts w:cs="Arial"/>
          <w:b/>
          <w:sz w:val="20"/>
          <w:szCs w:val="20"/>
          <w:lang w:val="nl-BE"/>
        </w:rPr>
        <w:tab/>
        <w:t>4…</w:t>
      </w:r>
      <w:r w:rsidRPr="00AD04D8">
        <w:rPr>
          <w:rFonts w:cs="Arial"/>
          <w:b/>
          <w:sz w:val="20"/>
          <w:szCs w:val="20"/>
          <w:lang w:val="nl-BE"/>
        </w:rPr>
        <w:tab/>
      </w:r>
      <w:r w:rsidRPr="00AD04D8">
        <w:rPr>
          <w:rFonts w:cs="Arial"/>
          <w:b/>
          <w:sz w:val="20"/>
          <w:szCs w:val="20"/>
          <w:lang w:val="nl-BE"/>
        </w:rPr>
        <w:tab/>
        <w:t xml:space="preserve">Kb6 </w:t>
      </w:r>
    </w:p>
    <w:p w14:paraId="3942B49A" w14:textId="77777777" w:rsidR="00E24D55" w:rsidRDefault="00E24D55" w:rsidP="00E24D55">
      <w:pPr>
        <w:jc w:val="both"/>
        <w:rPr>
          <w:rFonts w:cs="Arial"/>
          <w:sz w:val="20"/>
          <w:szCs w:val="20"/>
          <w:lang w:val="nl-BE"/>
        </w:rPr>
      </w:pPr>
      <w:r w:rsidRPr="00AD04D8">
        <w:rPr>
          <w:rFonts w:cs="Arial"/>
          <w:b/>
          <w:sz w:val="20"/>
          <w:szCs w:val="20"/>
          <w:lang w:val="nl-BE"/>
        </w:rPr>
        <w:tab/>
        <w:t xml:space="preserve">5.Pd8 </w:t>
      </w:r>
      <w:r w:rsidRPr="00AD04D8">
        <w:rPr>
          <w:rFonts w:cs="Arial"/>
          <w:b/>
          <w:sz w:val="20"/>
          <w:szCs w:val="20"/>
          <w:lang w:val="nl-BE"/>
        </w:rPr>
        <w:tab/>
      </w:r>
      <w:r w:rsidRPr="00AD04D8">
        <w:rPr>
          <w:rFonts w:cs="Arial"/>
          <w:b/>
          <w:sz w:val="20"/>
          <w:szCs w:val="20"/>
          <w:lang w:val="nl-BE"/>
        </w:rPr>
        <w:tab/>
        <w:t xml:space="preserve">Ka5 </w:t>
      </w:r>
      <w:r w:rsidRPr="00AD04D8">
        <w:rPr>
          <w:rFonts w:cs="Arial"/>
          <w:sz w:val="20"/>
          <w:szCs w:val="20"/>
          <w:lang w:val="nl-BE"/>
        </w:rPr>
        <w:t xml:space="preserve"> </w:t>
      </w:r>
    </w:p>
    <w:p w14:paraId="4F17553B" w14:textId="77777777" w:rsidR="000A64C2" w:rsidRPr="00AD04D8" w:rsidRDefault="000A64C2" w:rsidP="00E24D55">
      <w:pPr>
        <w:jc w:val="both"/>
        <w:rPr>
          <w:rFonts w:cs="Arial"/>
          <w:sz w:val="20"/>
          <w:szCs w:val="20"/>
          <w:lang w:val="nl-BE"/>
        </w:rPr>
      </w:pPr>
      <w:r>
        <w:rPr>
          <w:rFonts w:cs="Arial"/>
          <w:sz w:val="20"/>
          <w:szCs w:val="20"/>
          <w:lang w:val="nl-BE"/>
        </w:rPr>
        <w:t>5…Kc7</w:t>
      </w:r>
      <w:r w:rsidR="00C55FEA">
        <w:rPr>
          <w:rFonts w:cs="Arial"/>
          <w:sz w:val="20"/>
          <w:szCs w:val="20"/>
          <w:lang w:val="nl-BE"/>
        </w:rPr>
        <w:t>?</w:t>
      </w:r>
      <w:r>
        <w:rPr>
          <w:rFonts w:cs="Arial"/>
          <w:sz w:val="20"/>
          <w:szCs w:val="20"/>
          <w:lang w:val="nl-BE"/>
        </w:rPr>
        <w:t xml:space="preserve"> 6.Pe6+ Kd6 7.Kxa4</w:t>
      </w:r>
    </w:p>
    <w:p w14:paraId="4D2D97BE"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6.Pb7+ </w:t>
      </w:r>
      <w:r w:rsidRPr="00AD04D8">
        <w:rPr>
          <w:rFonts w:cs="Arial"/>
          <w:b/>
          <w:sz w:val="20"/>
          <w:szCs w:val="20"/>
          <w:lang w:val="nl-BE"/>
        </w:rPr>
        <w:tab/>
      </w:r>
      <w:r w:rsidRPr="00AD04D8">
        <w:rPr>
          <w:rFonts w:cs="Arial"/>
          <w:b/>
          <w:sz w:val="20"/>
          <w:szCs w:val="20"/>
          <w:lang w:val="nl-BE"/>
        </w:rPr>
        <w:tab/>
        <w:t xml:space="preserve">Kb6 </w:t>
      </w:r>
    </w:p>
    <w:p w14:paraId="69232FA9" w14:textId="77777777" w:rsidR="00E24D55" w:rsidRPr="00AD04D8" w:rsidRDefault="00E24D55" w:rsidP="00E24D55">
      <w:pPr>
        <w:jc w:val="both"/>
        <w:rPr>
          <w:rFonts w:cs="Arial"/>
          <w:b/>
          <w:sz w:val="20"/>
          <w:szCs w:val="20"/>
          <w:lang w:val="nl-BE"/>
        </w:rPr>
      </w:pPr>
      <w:r w:rsidRPr="00AD04D8">
        <w:rPr>
          <w:rFonts w:cs="Arial"/>
          <w:b/>
          <w:sz w:val="20"/>
          <w:szCs w:val="20"/>
          <w:lang w:val="nl-BE"/>
        </w:rPr>
        <w:tab/>
        <w:t>7.Ld5</w:t>
      </w:r>
      <w:r w:rsidRPr="00AD04D8">
        <w:rPr>
          <w:rFonts w:cs="Arial"/>
          <w:b/>
          <w:sz w:val="20"/>
          <w:szCs w:val="20"/>
          <w:lang w:val="nl-BE"/>
        </w:rPr>
        <w:tab/>
      </w:r>
      <w:r w:rsidRPr="00AD04D8">
        <w:rPr>
          <w:rFonts w:cs="Arial"/>
          <w:b/>
          <w:sz w:val="20"/>
          <w:szCs w:val="20"/>
          <w:lang w:val="nl-BE"/>
        </w:rPr>
        <w:tab/>
        <w:t xml:space="preserve">Kb5 </w:t>
      </w:r>
    </w:p>
    <w:p w14:paraId="05E845DB" w14:textId="77777777" w:rsidR="00E24D55" w:rsidRPr="00AD04D8" w:rsidRDefault="00E24D55" w:rsidP="00E24D55">
      <w:pPr>
        <w:spacing w:line="230" w:lineRule="exact"/>
        <w:jc w:val="both"/>
        <w:rPr>
          <w:rFonts w:cs="Arial"/>
          <w:b/>
          <w:sz w:val="20"/>
          <w:szCs w:val="20"/>
          <w:lang w:val="nl-BE"/>
        </w:rPr>
      </w:pPr>
      <w:r w:rsidRPr="00AD04D8">
        <w:rPr>
          <w:rFonts w:cs="Arial"/>
          <w:b/>
          <w:sz w:val="20"/>
          <w:szCs w:val="20"/>
          <w:lang w:val="nl-BE"/>
        </w:rPr>
        <w:tab/>
        <w:t xml:space="preserve">8.Pd6+ </w:t>
      </w:r>
      <w:r w:rsidRPr="00AD04D8">
        <w:rPr>
          <w:rFonts w:cs="Arial"/>
          <w:b/>
          <w:sz w:val="20"/>
          <w:szCs w:val="20"/>
          <w:lang w:val="nl-BE"/>
        </w:rPr>
        <w:tab/>
      </w:r>
      <w:r w:rsidRPr="00AD04D8">
        <w:rPr>
          <w:rFonts w:cs="Arial"/>
          <w:b/>
          <w:sz w:val="20"/>
          <w:szCs w:val="20"/>
          <w:lang w:val="nl-BE"/>
        </w:rPr>
        <w:tab/>
        <w:t xml:space="preserve">Ka5 </w:t>
      </w:r>
    </w:p>
    <w:p w14:paraId="3ACCA5C5"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9.Lc4 </w:t>
      </w:r>
      <w:r w:rsidRPr="00AD04D8">
        <w:rPr>
          <w:rFonts w:cs="Arial"/>
          <w:b/>
          <w:sz w:val="20"/>
          <w:szCs w:val="20"/>
          <w:lang w:val="nl-BE"/>
        </w:rPr>
        <w:tab/>
      </w:r>
      <w:r w:rsidRPr="00AD04D8">
        <w:rPr>
          <w:rFonts w:cs="Arial"/>
          <w:b/>
          <w:sz w:val="20"/>
          <w:szCs w:val="20"/>
          <w:lang w:val="nl-BE"/>
        </w:rPr>
        <w:tab/>
        <w:t xml:space="preserve">Pb6 </w:t>
      </w:r>
    </w:p>
    <w:p w14:paraId="58004DC8"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Eindelijk komt de hengst vrij, maar </w:t>
      </w:r>
      <w:r w:rsidR="006E407B">
        <w:rPr>
          <w:rFonts w:cs="Arial"/>
          <w:sz w:val="20"/>
          <w:szCs w:val="20"/>
          <w:lang w:val="nl-BE"/>
        </w:rPr>
        <w:t>te laat. Er volgt immers mat na</w:t>
      </w:r>
      <w:r w:rsidRPr="00AD04D8">
        <w:rPr>
          <w:rFonts w:cs="Arial"/>
          <w:sz w:val="20"/>
          <w:szCs w:val="20"/>
          <w:lang w:val="nl-BE"/>
        </w:rPr>
        <w:t>:</w:t>
      </w:r>
    </w:p>
    <w:p w14:paraId="1EB4DBFB" w14:textId="77777777" w:rsidR="00E24D55" w:rsidRPr="00AD04D8" w:rsidRDefault="00545283" w:rsidP="00E24D55">
      <w:pPr>
        <w:jc w:val="both"/>
        <w:outlineLvl w:val="0"/>
        <w:rPr>
          <w:rFonts w:cs="Arial"/>
          <w:b/>
          <w:sz w:val="20"/>
          <w:szCs w:val="20"/>
          <w:lang w:val="nl-BE"/>
        </w:rPr>
      </w:pPr>
      <w:r>
        <w:rPr>
          <w:rFonts w:cs="Arial"/>
          <w:b/>
          <w:sz w:val="20"/>
          <w:szCs w:val="20"/>
          <w:lang w:val="nl-BE"/>
        </w:rPr>
        <w:t xml:space="preserve">           </w:t>
      </w:r>
      <w:r w:rsidR="00E24D55" w:rsidRPr="00AD04D8">
        <w:rPr>
          <w:rFonts w:cs="Arial"/>
          <w:b/>
          <w:sz w:val="20"/>
          <w:szCs w:val="20"/>
          <w:lang w:val="nl-BE"/>
        </w:rPr>
        <w:t xml:space="preserve">10.Pb7+ </w:t>
      </w:r>
      <w:r w:rsidR="00E24D55" w:rsidRPr="00AD04D8">
        <w:rPr>
          <w:rFonts w:cs="Arial"/>
          <w:b/>
          <w:sz w:val="20"/>
          <w:szCs w:val="20"/>
          <w:lang w:val="nl-BE"/>
        </w:rPr>
        <w:tab/>
      </w:r>
    </w:p>
    <w:p w14:paraId="1B67FC5C"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 </w:t>
      </w:r>
    </w:p>
    <w:p w14:paraId="7F491688" w14:textId="77777777" w:rsidR="001B4E58" w:rsidRDefault="001B4E58" w:rsidP="00E24D55">
      <w:pPr>
        <w:jc w:val="both"/>
        <w:rPr>
          <w:rFonts w:cs="Arial"/>
          <w:i/>
          <w:sz w:val="20"/>
          <w:szCs w:val="20"/>
          <w:lang w:val="nl-BE"/>
        </w:rPr>
      </w:pPr>
    </w:p>
    <w:p w14:paraId="31F259B1" w14:textId="77777777" w:rsidR="00E2131A" w:rsidRDefault="00E2131A" w:rsidP="00E24D55">
      <w:pPr>
        <w:jc w:val="both"/>
        <w:rPr>
          <w:rFonts w:cs="Arial"/>
          <w:i/>
          <w:sz w:val="20"/>
          <w:szCs w:val="20"/>
          <w:lang w:val="nl-BE"/>
        </w:rPr>
      </w:pPr>
    </w:p>
    <w:p w14:paraId="39679F90" w14:textId="77777777" w:rsidR="002F3CB3" w:rsidRDefault="002F3CB3" w:rsidP="00E24D55">
      <w:pPr>
        <w:jc w:val="both"/>
        <w:rPr>
          <w:rFonts w:cs="Arial"/>
          <w:i/>
          <w:sz w:val="20"/>
          <w:szCs w:val="20"/>
          <w:lang w:val="nl-BE"/>
        </w:rPr>
      </w:pPr>
    </w:p>
    <w:p w14:paraId="57611CFF" w14:textId="77777777" w:rsidR="00E24D55" w:rsidRPr="00AD04D8" w:rsidRDefault="00E24D55" w:rsidP="00E24D55">
      <w:pPr>
        <w:jc w:val="both"/>
        <w:rPr>
          <w:rFonts w:cs="Arial"/>
          <w:sz w:val="20"/>
          <w:szCs w:val="20"/>
          <w:lang w:val="nl-BE"/>
        </w:rPr>
      </w:pPr>
      <w:r w:rsidRPr="00AD04D8">
        <w:rPr>
          <w:rFonts w:cs="Arial"/>
          <w:i/>
          <w:sz w:val="20"/>
          <w:szCs w:val="20"/>
          <w:lang w:val="nl-BE"/>
        </w:rPr>
        <w:t xml:space="preserve">“Een sober geconstrueerde direc-te matstudie, waarin het enige vluchtveld van het zwarte paard enige malen door de zwarte ko-ning wordt versperd en tenslotte, nadat het door het zwart’s paard </w:t>
      </w:r>
      <w:r w:rsidRPr="00970182">
        <w:rPr>
          <w:rFonts w:cs="Arial"/>
          <w:sz w:val="20"/>
          <w:szCs w:val="20"/>
          <w:lang w:val="nl-BE"/>
        </w:rPr>
        <w:t>wordt bezet, wit in de gelegenheid</w:t>
      </w:r>
      <w:r w:rsidRPr="00AD04D8">
        <w:rPr>
          <w:rFonts w:cs="Arial"/>
          <w:i/>
          <w:sz w:val="20"/>
          <w:szCs w:val="20"/>
          <w:lang w:val="nl-BE"/>
        </w:rPr>
        <w:t xml:space="preserve"> stelt mat te geven.” </w:t>
      </w:r>
      <w:r w:rsidRPr="00AD04D8">
        <w:rPr>
          <w:rFonts w:cs="Arial"/>
          <w:sz w:val="20"/>
          <w:szCs w:val="20"/>
          <w:lang w:val="nl-BE"/>
        </w:rPr>
        <w:t xml:space="preserve">Aldus oordeel-de Cor de Feijter. </w:t>
      </w:r>
    </w:p>
    <w:p w14:paraId="43A239A1" w14:textId="77777777" w:rsidR="00E24D55" w:rsidRPr="00AD04D8" w:rsidRDefault="00E24D55" w:rsidP="00E24D55">
      <w:pPr>
        <w:jc w:val="both"/>
        <w:rPr>
          <w:rFonts w:cs="Arial"/>
          <w:sz w:val="20"/>
          <w:szCs w:val="20"/>
          <w:lang w:val="nl-BE"/>
        </w:rPr>
      </w:pPr>
    </w:p>
    <w:p w14:paraId="4189AAE8" w14:textId="77777777" w:rsidR="00E24D55" w:rsidRPr="00AD04D8" w:rsidRDefault="00E24D55" w:rsidP="00E24D55">
      <w:pPr>
        <w:jc w:val="both"/>
        <w:rPr>
          <w:rFonts w:cs="Arial"/>
          <w:i/>
          <w:sz w:val="20"/>
          <w:szCs w:val="20"/>
          <w:lang w:val="nl-BE"/>
        </w:rPr>
      </w:pPr>
      <w:r w:rsidRPr="00AD04D8">
        <w:rPr>
          <w:rFonts w:cs="Arial"/>
          <w:sz w:val="20"/>
          <w:szCs w:val="20"/>
          <w:lang w:val="nl-BE"/>
        </w:rPr>
        <w:t xml:space="preserve">En in </w:t>
      </w:r>
      <w:r w:rsidRPr="00AD04D8">
        <w:rPr>
          <w:rFonts w:cs="Arial"/>
          <w:i/>
          <w:sz w:val="20"/>
          <w:szCs w:val="20"/>
          <w:lang w:val="nl-BE"/>
        </w:rPr>
        <w:t xml:space="preserve">Schach-Echo: “Diese hoch originelle Komposition hat meister Ludwich Rellstab zu Begeiste-rungsstürmen hingerissen; Rell-stab teilte den Studiënredacteur in Bad Pyrmont am 3 November 1963 mit, </w:t>
      </w:r>
      <w:r w:rsidR="00B858E8">
        <w:rPr>
          <w:rFonts w:cs="Arial"/>
          <w:b/>
          <w:i/>
          <w:sz w:val="20"/>
          <w:szCs w:val="20"/>
          <w:lang w:val="nl-BE"/>
        </w:rPr>
        <w:t>die Studie sei unge-</w:t>
      </w:r>
      <w:r w:rsidRPr="00B858E8">
        <w:rPr>
          <w:rFonts w:cs="Arial"/>
          <w:b/>
          <w:i/>
          <w:sz w:val="20"/>
          <w:szCs w:val="20"/>
          <w:lang w:val="nl-BE"/>
        </w:rPr>
        <w:t>fähr</w:t>
      </w:r>
      <w:r w:rsidRPr="00AD04D8">
        <w:rPr>
          <w:rFonts w:cs="Arial"/>
          <w:i/>
          <w:sz w:val="20"/>
          <w:szCs w:val="20"/>
          <w:lang w:val="nl-BE"/>
        </w:rPr>
        <w:t xml:space="preserve"> </w:t>
      </w:r>
      <w:r w:rsidRPr="00B858E8">
        <w:rPr>
          <w:rFonts w:cs="Arial"/>
          <w:b/>
          <w:i/>
          <w:sz w:val="20"/>
          <w:szCs w:val="20"/>
          <w:lang w:val="nl-BE"/>
        </w:rPr>
        <w:t>die schönste die er</w:t>
      </w:r>
      <w:r w:rsidRPr="00AD04D8">
        <w:rPr>
          <w:rFonts w:cs="Arial"/>
          <w:i/>
          <w:sz w:val="20"/>
          <w:szCs w:val="20"/>
          <w:lang w:val="nl-BE"/>
        </w:rPr>
        <w:t xml:space="preserve"> </w:t>
      </w:r>
      <w:r w:rsidRPr="00B858E8">
        <w:rPr>
          <w:rFonts w:cs="Arial"/>
          <w:b/>
          <w:sz w:val="20"/>
          <w:szCs w:val="20"/>
          <w:lang w:val="nl-BE"/>
        </w:rPr>
        <w:t>kenne.</w:t>
      </w:r>
      <w:r w:rsidRPr="00AD04D8">
        <w:rPr>
          <w:rFonts w:cs="Arial"/>
          <w:i/>
          <w:sz w:val="20"/>
          <w:szCs w:val="20"/>
          <w:lang w:val="nl-BE"/>
        </w:rPr>
        <w:t xml:space="preserve"> Und das will schon etwas besa</w:t>
      </w:r>
      <w:r w:rsidR="00B858E8">
        <w:rPr>
          <w:rFonts w:cs="Arial"/>
          <w:i/>
          <w:sz w:val="20"/>
          <w:szCs w:val="20"/>
          <w:lang w:val="nl-BE"/>
        </w:rPr>
        <w:t>-</w:t>
      </w:r>
      <w:r w:rsidRPr="00AD04D8">
        <w:rPr>
          <w:rFonts w:cs="Arial"/>
          <w:i/>
          <w:sz w:val="20"/>
          <w:szCs w:val="20"/>
          <w:lang w:val="nl-BE"/>
        </w:rPr>
        <w:t>gen”.</w:t>
      </w:r>
    </w:p>
    <w:p w14:paraId="596E62D1" w14:textId="77777777" w:rsidR="00E24D55" w:rsidRPr="00AD04D8" w:rsidRDefault="00E24D55" w:rsidP="00E24D55">
      <w:pPr>
        <w:jc w:val="both"/>
        <w:rPr>
          <w:rFonts w:cs="Arial"/>
          <w:i/>
          <w:sz w:val="20"/>
          <w:szCs w:val="20"/>
          <w:lang w:val="nl-BE"/>
        </w:rPr>
      </w:pPr>
    </w:p>
    <w:p w14:paraId="7AD1D246" w14:textId="77777777" w:rsidR="00E24D55" w:rsidRPr="00AD04D8" w:rsidRDefault="00E24D55" w:rsidP="00E24D55">
      <w:pPr>
        <w:jc w:val="both"/>
        <w:rPr>
          <w:rFonts w:cs="Arial"/>
          <w:i/>
          <w:sz w:val="20"/>
          <w:szCs w:val="20"/>
          <w:lang w:val="nl-BE"/>
        </w:rPr>
      </w:pPr>
      <w:r w:rsidRPr="00AD04D8">
        <w:rPr>
          <w:rFonts w:cs="Arial"/>
          <w:sz w:val="20"/>
          <w:szCs w:val="20"/>
          <w:lang w:val="nl-BE"/>
        </w:rPr>
        <w:t>Ook in ‘</w:t>
      </w:r>
      <w:r w:rsidRPr="00AD04D8">
        <w:rPr>
          <w:rFonts w:cs="Arial"/>
          <w:i/>
          <w:sz w:val="20"/>
          <w:szCs w:val="20"/>
          <w:lang w:val="nl-BE"/>
        </w:rPr>
        <w:t xml:space="preserve">Briljant Schaken’ </w:t>
      </w:r>
      <w:r w:rsidRPr="00AD04D8">
        <w:rPr>
          <w:rFonts w:cs="Arial"/>
          <w:sz w:val="20"/>
          <w:szCs w:val="20"/>
          <w:lang w:val="nl-BE"/>
        </w:rPr>
        <w:t>(2003)</w:t>
      </w:r>
      <w:r w:rsidRPr="00AD04D8">
        <w:rPr>
          <w:rFonts w:cs="Arial"/>
          <w:i/>
          <w:sz w:val="20"/>
          <w:szCs w:val="20"/>
          <w:lang w:val="nl-BE"/>
        </w:rPr>
        <w:t xml:space="preserve"> </w:t>
      </w:r>
      <w:r w:rsidRPr="00AD04D8">
        <w:rPr>
          <w:rFonts w:cs="Arial"/>
          <w:sz w:val="20"/>
          <w:szCs w:val="20"/>
          <w:lang w:val="nl-BE"/>
        </w:rPr>
        <w:t xml:space="preserve">schreef Hans Böhm: </w:t>
      </w:r>
      <w:r w:rsidRPr="007D2447">
        <w:rPr>
          <w:rFonts w:cs="Arial"/>
          <w:b/>
          <w:i/>
          <w:sz w:val="20"/>
          <w:szCs w:val="20"/>
          <w:lang w:val="nl-BE"/>
        </w:rPr>
        <w:t>“De mooiste</w:t>
      </w:r>
      <w:r w:rsidRPr="00AD04D8">
        <w:rPr>
          <w:rFonts w:cs="Arial"/>
          <w:i/>
          <w:sz w:val="20"/>
          <w:szCs w:val="20"/>
          <w:lang w:val="nl-BE"/>
        </w:rPr>
        <w:t xml:space="preserve"> </w:t>
      </w:r>
      <w:r w:rsidRPr="007D2447">
        <w:rPr>
          <w:rFonts w:cs="Arial"/>
          <w:b/>
          <w:i/>
          <w:sz w:val="20"/>
          <w:szCs w:val="20"/>
          <w:lang w:val="nl-BE"/>
        </w:rPr>
        <w:t>studie die Vandecasteele</w:t>
      </w:r>
      <w:r w:rsidR="002C0E7A" w:rsidRPr="007D2447">
        <w:rPr>
          <w:rFonts w:cs="Arial"/>
          <w:b/>
          <w:i/>
          <w:sz w:val="20"/>
          <w:szCs w:val="20"/>
          <w:lang w:val="nl-BE"/>
        </w:rPr>
        <w:t xml:space="preserve"> ooit</w:t>
      </w:r>
      <w:r w:rsidR="002C0E7A">
        <w:rPr>
          <w:rFonts w:cs="Arial"/>
          <w:i/>
          <w:sz w:val="20"/>
          <w:szCs w:val="20"/>
          <w:lang w:val="nl-BE"/>
        </w:rPr>
        <w:t xml:space="preserve"> </w:t>
      </w:r>
      <w:r w:rsidR="002C0E7A" w:rsidRPr="007D2447">
        <w:rPr>
          <w:rFonts w:cs="Arial"/>
          <w:b/>
          <w:i/>
          <w:sz w:val="20"/>
          <w:szCs w:val="20"/>
          <w:lang w:val="nl-BE"/>
        </w:rPr>
        <w:t>maakte</w:t>
      </w:r>
      <w:r w:rsidR="007D2447">
        <w:rPr>
          <w:rFonts w:cs="Arial"/>
          <w:b/>
          <w:i/>
          <w:sz w:val="20"/>
          <w:szCs w:val="20"/>
          <w:lang w:val="nl-BE"/>
        </w:rPr>
        <w:t>.”</w:t>
      </w:r>
      <w:r w:rsidR="002C0E7A">
        <w:rPr>
          <w:rFonts w:cs="Arial"/>
          <w:i/>
          <w:sz w:val="20"/>
          <w:szCs w:val="20"/>
          <w:lang w:val="nl-BE"/>
        </w:rPr>
        <w:t xml:space="preserve"> </w:t>
      </w:r>
      <w:r w:rsidR="0000503F">
        <w:rPr>
          <w:rFonts w:cs="Arial"/>
          <w:i/>
          <w:sz w:val="20"/>
          <w:szCs w:val="20"/>
          <w:lang w:val="nl-BE"/>
        </w:rPr>
        <w:t>Een zeer natuurlijke stel</w:t>
      </w:r>
      <w:r w:rsidR="00F54FD9">
        <w:rPr>
          <w:rFonts w:cs="Arial"/>
          <w:i/>
          <w:sz w:val="20"/>
          <w:szCs w:val="20"/>
          <w:lang w:val="nl-BE"/>
        </w:rPr>
        <w:t>-</w:t>
      </w:r>
      <w:r w:rsidR="0000503F">
        <w:rPr>
          <w:rFonts w:cs="Arial"/>
          <w:i/>
          <w:sz w:val="20"/>
          <w:szCs w:val="20"/>
          <w:lang w:val="nl-BE"/>
        </w:rPr>
        <w:t>ling om mee te beginnen Als het zwarte paard ontsnapt is het remi</w:t>
      </w:r>
      <w:r w:rsidR="00F54FD9">
        <w:rPr>
          <w:rFonts w:cs="Arial"/>
          <w:i/>
          <w:sz w:val="20"/>
          <w:szCs w:val="20"/>
          <w:lang w:val="nl-BE"/>
        </w:rPr>
        <w:t>-</w:t>
      </w:r>
      <w:r w:rsidR="0000503F">
        <w:rPr>
          <w:rFonts w:cs="Arial"/>
          <w:i/>
          <w:sz w:val="20"/>
          <w:szCs w:val="20"/>
          <w:lang w:val="nl-BE"/>
        </w:rPr>
        <w:t xml:space="preserve">se. Als het verloren gaat wint wit, ook al zou menig clubspeler daar behoorlijk wat moeite mee hebben. </w:t>
      </w:r>
      <w:r w:rsidRPr="00AD04D8">
        <w:rPr>
          <w:rFonts w:cs="Arial"/>
          <w:i/>
          <w:sz w:val="20"/>
          <w:szCs w:val="20"/>
          <w:lang w:val="nl-BE"/>
        </w:rPr>
        <w:t>Je zou het zo op het eerste zicht niet geloven, maar wit vlecht in tien zetten een matnet om de zwarte koning.”</w:t>
      </w:r>
    </w:p>
    <w:p w14:paraId="5E7CCC47" w14:textId="77777777" w:rsidR="00E24D55" w:rsidRPr="00AD04D8" w:rsidRDefault="00E24D55" w:rsidP="00E24D55">
      <w:pPr>
        <w:jc w:val="both"/>
        <w:rPr>
          <w:rFonts w:cs="Arial"/>
          <w:i/>
          <w:sz w:val="20"/>
          <w:szCs w:val="20"/>
          <w:lang w:val="nl-BE"/>
        </w:rPr>
      </w:pPr>
    </w:p>
    <w:p w14:paraId="74B59B94" w14:textId="77777777" w:rsidR="00413784" w:rsidRDefault="00E24D55" w:rsidP="00413784">
      <w:pPr>
        <w:jc w:val="both"/>
        <w:rPr>
          <w:rFonts w:cs="Arial"/>
          <w:sz w:val="20"/>
          <w:szCs w:val="20"/>
          <w:lang w:val="nl-BE"/>
        </w:rPr>
      </w:pPr>
      <w:r w:rsidRPr="00AD04D8">
        <w:rPr>
          <w:rFonts w:cs="Arial"/>
          <w:sz w:val="20"/>
          <w:szCs w:val="20"/>
          <w:lang w:val="nl-BE"/>
        </w:rPr>
        <w:t xml:space="preserve">En: </w:t>
      </w:r>
      <w:r w:rsidRPr="00AD04D8">
        <w:rPr>
          <w:rFonts w:cs="Arial"/>
          <w:i/>
          <w:sz w:val="20"/>
          <w:szCs w:val="20"/>
          <w:lang w:val="nl-BE"/>
        </w:rPr>
        <w:t>“Una filigrana digna del mejor</w:t>
      </w:r>
      <w:r w:rsidRPr="00AD04D8">
        <w:rPr>
          <w:rFonts w:cs="Arial"/>
          <w:sz w:val="20"/>
          <w:szCs w:val="20"/>
          <w:lang w:val="nl-BE"/>
        </w:rPr>
        <w:t xml:space="preserve"> </w:t>
      </w:r>
      <w:r w:rsidRPr="00AD04D8">
        <w:rPr>
          <w:rFonts w:cs="Arial"/>
          <w:i/>
          <w:sz w:val="20"/>
          <w:szCs w:val="20"/>
          <w:lang w:val="nl-BE"/>
        </w:rPr>
        <w:t>orfebre.”,</w:t>
      </w:r>
      <w:r w:rsidRPr="00AD04D8">
        <w:rPr>
          <w:rFonts w:cs="Arial"/>
          <w:sz w:val="20"/>
          <w:szCs w:val="20"/>
          <w:lang w:val="nl-BE"/>
        </w:rPr>
        <w:t xml:space="preserve"> aldus José Copié.</w:t>
      </w:r>
    </w:p>
    <w:p w14:paraId="761E6A28" w14:textId="77777777" w:rsidR="00E24D55" w:rsidRPr="00413784" w:rsidRDefault="00E24D55" w:rsidP="00413784">
      <w:pPr>
        <w:jc w:val="center"/>
        <w:rPr>
          <w:rFonts w:cs="Arial"/>
          <w:sz w:val="20"/>
          <w:szCs w:val="20"/>
          <w:lang w:val="nl-BE"/>
        </w:rPr>
      </w:pPr>
      <w:r w:rsidRPr="00AD04D8">
        <w:rPr>
          <w:rFonts w:cs="Arial"/>
          <w:b/>
          <w:sz w:val="20"/>
          <w:szCs w:val="20"/>
          <w:lang w:val="nl-BE"/>
        </w:rPr>
        <w:lastRenderedPageBreak/>
        <w:t xml:space="preserve">- </w:t>
      </w:r>
      <w:r w:rsidR="00F60FC4">
        <w:rPr>
          <w:rFonts w:cs="Arial"/>
          <w:b/>
          <w:sz w:val="20"/>
          <w:szCs w:val="20"/>
          <w:lang w:val="nl-BE"/>
        </w:rPr>
        <w:t>74</w:t>
      </w:r>
      <w:r w:rsidRPr="00AD04D8">
        <w:rPr>
          <w:rFonts w:cs="Arial"/>
          <w:b/>
          <w:sz w:val="20"/>
          <w:szCs w:val="20"/>
          <w:lang w:val="nl-BE"/>
        </w:rPr>
        <w:t xml:space="preserve"> -</w:t>
      </w:r>
    </w:p>
    <w:p w14:paraId="07DB883B" w14:textId="77777777" w:rsidR="00E24D55" w:rsidRPr="00AD04D8" w:rsidRDefault="00E24D55" w:rsidP="00E24D55">
      <w:pPr>
        <w:spacing w:line="190" w:lineRule="exact"/>
        <w:jc w:val="center"/>
        <w:rPr>
          <w:rFonts w:cs="Arial"/>
          <w:b/>
          <w:sz w:val="20"/>
          <w:szCs w:val="20"/>
          <w:lang w:val="nl-BE"/>
        </w:rPr>
      </w:pPr>
    </w:p>
    <w:p w14:paraId="0C05F11D"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 xml:space="preserve">Schakend Nederland, </w:t>
      </w:r>
      <w:r w:rsidRPr="00AD04D8">
        <w:rPr>
          <w:rFonts w:cs="Arial"/>
          <w:sz w:val="20"/>
          <w:szCs w:val="20"/>
          <w:lang w:val="nl-BE"/>
        </w:rPr>
        <w:t>1969</w:t>
      </w:r>
    </w:p>
    <w:p w14:paraId="5AFFA96B" w14:textId="77777777" w:rsidR="00E24D55" w:rsidRPr="00AD04D8" w:rsidRDefault="00E24D55" w:rsidP="00E24D55">
      <w:pPr>
        <w:spacing w:line="190" w:lineRule="exact"/>
        <w:jc w:val="center"/>
        <w:rPr>
          <w:lang w:val="nl-BE"/>
        </w:rPr>
      </w:pPr>
    </w:p>
    <w:p w14:paraId="1D135D71" w14:textId="77777777" w:rsidR="00E24D55" w:rsidRPr="00AD04D8" w:rsidRDefault="00E24D55" w:rsidP="00E24D55">
      <w:pPr>
        <w:jc w:val="center"/>
        <w:rPr>
          <w:rFonts w:cs="Arial"/>
          <w:b/>
          <w:sz w:val="20"/>
          <w:szCs w:val="20"/>
          <w:lang w:val="nl-BE"/>
        </w:rPr>
      </w:pPr>
      <w:r w:rsidRPr="00AD04D8">
        <w:rPr>
          <w:lang w:val="nl-BE"/>
        </w:rPr>
        <w:object w:dxaOrig="4700" w:dyaOrig="4704" w14:anchorId="03BEE9D6">
          <v:shape id="_x0000_i1092" type="#_x0000_t75" style="width:154.5pt;height:153.4pt" o:ole="">
            <v:imagedata r:id="rId155" o:title=""/>
          </v:shape>
          <o:OLEObject Type="Embed" ProgID="CorelDRAW.Graphic.12" ShapeID="_x0000_i1092" DrawAspect="Content" ObjectID="_1587467504" r:id="rId156"/>
        </w:object>
      </w:r>
    </w:p>
    <w:p w14:paraId="0AF47D4A" w14:textId="77777777" w:rsidR="00925607" w:rsidRDefault="00925607" w:rsidP="00E24D55">
      <w:pPr>
        <w:jc w:val="center"/>
        <w:rPr>
          <w:rFonts w:cs="Arial"/>
          <w:b/>
          <w:lang w:val="nl-BE"/>
        </w:rPr>
      </w:pPr>
    </w:p>
    <w:p w14:paraId="60772D10" w14:textId="77777777" w:rsidR="00E24D55" w:rsidRPr="00AD04D8" w:rsidRDefault="00E24D55" w:rsidP="00E24D55">
      <w:pPr>
        <w:jc w:val="center"/>
        <w:rPr>
          <w:rFonts w:cs="Arial"/>
          <w:b/>
          <w:sz w:val="20"/>
          <w:szCs w:val="20"/>
          <w:lang w:val="nl-BE"/>
        </w:rPr>
      </w:pPr>
      <w:r w:rsidRPr="00AD04D8">
        <w:rPr>
          <w:rFonts w:cs="Arial"/>
          <w:b/>
          <w:lang w:val="nl-BE"/>
        </w:rPr>
        <w:t>+</w:t>
      </w:r>
      <w:r w:rsidRPr="00AD04D8">
        <w:rPr>
          <w:rFonts w:cs="Arial"/>
          <w:sz w:val="20"/>
          <w:szCs w:val="20"/>
          <w:lang w:val="nl-BE"/>
        </w:rPr>
        <w:t xml:space="preserve">                              0011.02 e8a7</w:t>
      </w:r>
    </w:p>
    <w:p w14:paraId="5708ACF5" w14:textId="77777777" w:rsidR="00E24D55" w:rsidRPr="00AD04D8" w:rsidRDefault="00E24D55" w:rsidP="00E24D55">
      <w:pPr>
        <w:rPr>
          <w:rFonts w:cs="Arial"/>
          <w:sz w:val="20"/>
          <w:szCs w:val="20"/>
          <w:lang w:val="nl-BE"/>
        </w:rPr>
      </w:pPr>
    </w:p>
    <w:p w14:paraId="02E00D4C" w14:textId="77777777" w:rsidR="00E24D55" w:rsidRDefault="00E24D55" w:rsidP="00E24D55">
      <w:pPr>
        <w:jc w:val="both"/>
        <w:rPr>
          <w:rFonts w:cs="Arial"/>
          <w:sz w:val="20"/>
          <w:szCs w:val="20"/>
          <w:lang w:val="nl-BE"/>
        </w:rPr>
      </w:pPr>
      <w:r w:rsidRPr="00AD04D8">
        <w:rPr>
          <w:rFonts w:cs="Arial"/>
          <w:sz w:val="20"/>
          <w:szCs w:val="20"/>
          <w:lang w:val="nl-BE"/>
        </w:rPr>
        <w:t xml:space="preserve">Het actieve paard rent schijnbaar weg van de oprukkende pionnen. </w:t>
      </w:r>
    </w:p>
    <w:p w14:paraId="686ACB5D" w14:textId="77777777" w:rsidR="00722880" w:rsidRPr="00C02A90" w:rsidRDefault="001E09CD" w:rsidP="00800701">
      <w:pPr>
        <w:ind w:firstLine="360"/>
        <w:jc w:val="both"/>
        <w:rPr>
          <w:rFonts w:cs="Arial"/>
          <w:b/>
          <w:sz w:val="20"/>
          <w:szCs w:val="20"/>
          <w:lang w:val="en-GB"/>
        </w:rPr>
      </w:pPr>
      <w:r w:rsidRPr="00653D12">
        <w:rPr>
          <w:rFonts w:cs="Arial"/>
          <w:b/>
          <w:sz w:val="20"/>
          <w:szCs w:val="20"/>
          <w:lang w:val="nl-BE"/>
        </w:rPr>
        <w:t xml:space="preserve">      </w:t>
      </w:r>
      <w:r w:rsidR="00800701" w:rsidRPr="00C02A90">
        <w:rPr>
          <w:rFonts w:cs="Arial"/>
          <w:b/>
          <w:sz w:val="20"/>
          <w:szCs w:val="20"/>
          <w:lang w:val="en-GB"/>
        </w:rPr>
        <w:t>1.Pc8+</w:t>
      </w:r>
    </w:p>
    <w:p w14:paraId="640895D0" w14:textId="77777777" w:rsidR="00CD4684" w:rsidRPr="00C02A90" w:rsidRDefault="00CD4684" w:rsidP="00586E21">
      <w:pPr>
        <w:numPr>
          <w:ilvl w:val="0"/>
          <w:numId w:val="186"/>
        </w:numPr>
        <w:jc w:val="both"/>
        <w:rPr>
          <w:rFonts w:cs="Arial"/>
          <w:sz w:val="20"/>
          <w:szCs w:val="20"/>
          <w:lang w:val="en-GB"/>
        </w:rPr>
      </w:pPr>
      <w:r w:rsidRPr="00C02A90">
        <w:rPr>
          <w:rFonts w:cs="Arial"/>
          <w:sz w:val="20"/>
          <w:szCs w:val="20"/>
          <w:lang w:val="en-GB"/>
        </w:rPr>
        <w:t>1.Pd5? h3 2.</w:t>
      </w:r>
      <w:r w:rsidR="00FA5C35">
        <w:rPr>
          <w:rFonts w:cs="Arial"/>
          <w:sz w:val="20"/>
          <w:szCs w:val="20"/>
          <w:lang w:val="en-GB"/>
        </w:rPr>
        <w:t>Pf4</w:t>
      </w:r>
      <w:r w:rsidRPr="00C02A90">
        <w:rPr>
          <w:rFonts w:cs="Arial"/>
          <w:sz w:val="20"/>
          <w:szCs w:val="20"/>
          <w:lang w:val="en-GB"/>
        </w:rPr>
        <w:t xml:space="preserve"> h2, of</w:t>
      </w:r>
      <w:r w:rsidR="00800701" w:rsidRPr="00C02A90">
        <w:rPr>
          <w:rFonts w:cs="Arial"/>
          <w:sz w:val="20"/>
          <w:szCs w:val="20"/>
          <w:lang w:val="en-GB"/>
        </w:rPr>
        <w:t>:</w:t>
      </w:r>
    </w:p>
    <w:p w14:paraId="3868340A" w14:textId="77777777" w:rsidR="00CD4684" w:rsidRPr="006518F2" w:rsidRDefault="00FA5C35" w:rsidP="00586E21">
      <w:pPr>
        <w:numPr>
          <w:ilvl w:val="0"/>
          <w:numId w:val="186"/>
        </w:numPr>
        <w:jc w:val="both"/>
        <w:rPr>
          <w:rFonts w:cs="Arial"/>
          <w:sz w:val="20"/>
          <w:szCs w:val="20"/>
          <w:lang w:val="nl-BE"/>
        </w:rPr>
      </w:pPr>
      <w:r>
        <w:rPr>
          <w:rFonts w:cs="Arial"/>
          <w:sz w:val="20"/>
          <w:szCs w:val="20"/>
          <w:lang w:val="nl-BE"/>
        </w:rPr>
        <w:t xml:space="preserve">1.Lc5? h3 2.Pd5+ </w:t>
      </w:r>
      <w:r w:rsidR="00CD4684" w:rsidRPr="006518F2">
        <w:rPr>
          <w:rFonts w:cs="Arial"/>
          <w:sz w:val="20"/>
          <w:szCs w:val="20"/>
          <w:lang w:val="nl-BE"/>
        </w:rPr>
        <w:t>Kb7 3.</w:t>
      </w:r>
      <w:r>
        <w:rPr>
          <w:rFonts w:cs="Arial"/>
          <w:sz w:val="20"/>
          <w:szCs w:val="20"/>
          <w:lang w:val="nl-BE"/>
        </w:rPr>
        <w:t>Pf4</w:t>
      </w:r>
      <w:r w:rsidR="006518F2" w:rsidRPr="006518F2">
        <w:rPr>
          <w:rFonts w:cs="Arial"/>
          <w:sz w:val="20"/>
          <w:szCs w:val="20"/>
          <w:lang w:val="nl-BE"/>
        </w:rPr>
        <w:t xml:space="preserve"> </w:t>
      </w:r>
      <w:r w:rsidR="00CD4684" w:rsidRPr="00CD4684">
        <w:rPr>
          <w:rFonts w:cs="Arial"/>
          <w:sz w:val="20"/>
          <w:szCs w:val="20"/>
          <w:lang w:val="nl-BE"/>
        </w:rPr>
        <w:t>h2</w:t>
      </w:r>
      <w:r w:rsidR="00DE7FA8">
        <w:rPr>
          <w:rFonts w:cs="Arial"/>
          <w:sz w:val="20"/>
          <w:szCs w:val="20"/>
          <w:lang w:val="nl-BE"/>
        </w:rPr>
        <w:t>,</w:t>
      </w:r>
      <w:r w:rsidR="00405576">
        <w:rPr>
          <w:rFonts w:cs="Arial"/>
          <w:sz w:val="20"/>
          <w:szCs w:val="20"/>
          <w:lang w:val="nl-BE"/>
        </w:rPr>
        <w:t xml:space="preserve"> en zwart wint zelfs.</w:t>
      </w:r>
    </w:p>
    <w:p w14:paraId="10A1378E" w14:textId="77777777" w:rsidR="00E24D55" w:rsidRDefault="00CD4684" w:rsidP="00800701">
      <w:pPr>
        <w:ind w:firstLine="708"/>
        <w:jc w:val="both"/>
        <w:rPr>
          <w:rFonts w:cs="Arial"/>
          <w:b/>
          <w:sz w:val="20"/>
          <w:szCs w:val="20"/>
          <w:lang w:val="nl-BE"/>
        </w:rPr>
      </w:pPr>
      <w:r>
        <w:rPr>
          <w:rFonts w:cs="Arial"/>
          <w:b/>
          <w:sz w:val="20"/>
          <w:szCs w:val="20"/>
          <w:lang w:val="nl-BE"/>
        </w:rPr>
        <w:t xml:space="preserve">1… </w:t>
      </w:r>
      <w:r>
        <w:rPr>
          <w:rFonts w:cs="Arial"/>
          <w:b/>
          <w:sz w:val="20"/>
          <w:szCs w:val="20"/>
          <w:lang w:val="nl-BE"/>
        </w:rPr>
        <w:tab/>
      </w:r>
      <w:r>
        <w:rPr>
          <w:rFonts w:cs="Arial"/>
          <w:b/>
          <w:sz w:val="20"/>
          <w:szCs w:val="20"/>
          <w:lang w:val="nl-BE"/>
        </w:rPr>
        <w:tab/>
      </w:r>
      <w:r w:rsidR="00E24D55" w:rsidRPr="00AD04D8">
        <w:rPr>
          <w:rFonts w:cs="Arial"/>
          <w:b/>
          <w:sz w:val="20"/>
          <w:szCs w:val="20"/>
          <w:lang w:val="nl-BE"/>
        </w:rPr>
        <w:t xml:space="preserve">Kb7 </w:t>
      </w:r>
    </w:p>
    <w:p w14:paraId="13DD06D9" w14:textId="77777777" w:rsidR="00800701" w:rsidRPr="00800701" w:rsidRDefault="00800701" w:rsidP="00800701">
      <w:pPr>
        <w:jc w:val="both"/>
        <w:rPr>
          <w:rFonts w:cs="Arial"/>
          <w:sz w:val="20"/>
          <w:szCs w:val="20"/>
          <w:lang w:val="nl-BE"/>
        </w:rPr>
      </w:pPr>
      <w:r>
        <w:rPr>
          <w:rFonts w:cs="Arial"/>
          <w:sz w:val="20"/>
          <w:szCs w:val="20"/>
          <w:lang w:val="nl-BE"/>
        </w:rPr>
        <w:t>1…Ka6</w:t>
      </w:r>
      <w:r w:rsidR="00C55FEA">
        <w:rPr>
          <w:rFonts w:cs="Arial"/>
          <w:sz w:val="20"/>
          <w:szCs w:val="20"/>
          <w:lang w:val="nl-BE"/>
        </w:rPr>
        <w:t>?</w:t>
      </w:r>
      <w:r>
        <w:rPr>
          <w:rFonts w:cs="Arial"/>
          <w:sz w:val="20"/>
          <w:szCs w:val="20"/>
          <w:lang w:val="nl-BE"/>
        </w:rPr>
        <w:t xml:space="preserve"> 2.Ld6 g2 3.Lh2 h3 en na bijvoorbeeld 4.Pd6 worden beide </w:t>
      </w:r>
      <w:r w:rsidR="00BD4F79">
        <w:rPr>
          <w:rFonts w:cs="Arial"/>
          <w:sz w:val="20"/>
          <w:szCs w:val="20"/>
          <w:lang w:val="nl-BE"/>
        </w:rPr>
        <w:t>pionnen</w:t>
      </w:r>
      <w:r>
        <w:rPr>
          <w:rFonts w:cs="Arial"/>
          <w:sz w:val="20"/>
          <w:szCs w:val="20"/>
          <w:lang w:val="nl-BE"/>
        </w:rPr>
        <w:t xml:space="preserve"> veroverd</w:t>
      </w:r>
      <w:r w:rsidR="00BD4F79">
        <w:rPr>
          <w:rFonts w:cs="Arial"/>
          <w:sz w:val="20"/>
          <w:szCs w:val="20"/>
          <w:lang w:val="nl-BE"/>
        </w:rPr>
        <w:t>,</w:t>
      </w:r>
      <w:r>
        <w:rPr>
          <w:rFonts w:cs="Arial"/>
          <w:sz w:val="20"/>
          <w:szCs w:val="20"/>
          <w:lang w:val="nl-BE"/>
        </w:rPr>
        <w:t xml:space="preserve"> met winst.</w:t>
      </w:r>
    </w:p>
    <w:p w14:paraId="215C7884"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2.Pd6+ </w:t>
      </w:r>
      <w:r w:rsidRPr="00AD04D8">
        <w:rPr>
          <w:rFonts w:cs="Arial"/>
          <w:b/>
          <w:sz w:val="20"/>
          <w:szCs w:val="20"/>
          <w:lang w:val="nl-BE"/>
        </w:rPr>
        <w:tab/>
      </w:r>
      <w:r w:rsidRPr="00AD04D8">
        <w:rPr>
          <w:rFonts w:cs="Arial"/>
          <w:b/>
          <w:sz w:val="20"/>
          <w:szCs w:val="20"/>
          <w:lang w:val="nl-BE"/>
        </w:rPr>
        <w:tab/>
        <w:t xml:space="preserve">Kc6 </w:t>
      </w:r>
    </w:p>
    <w:p w14:paraId="738836F1"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3.Pf5 </w:t>
      </w:r>
    </w:p>
    <w:p w14:paraId="4BB0B755" w14:textId="77777777" w:rsidR="00E24D55" w:rsidRPr="00AD04D8" w:rsidRDefault="00E24D55" w:rsidP="00E24D55">
      <w:pPr>
        <w:jc w:val="both"/>
        <w:rPr>
          <w:rFonts w:cs="Arial"/>
          <w:sz w:val="20"/>
          <w:szCs w:val="20"/>
          <w:lang w:val="nl-BE"/>
        </w:rPr>
      </w:pPr>
      <w:r w:rsidRPr="00AD04D8">
        <w:rPr>
          <w:rFonts w:cs="Arial"/>
          <w:sz w:val="20"/>
          <w:szCs w:val="20"/>
          <w:lang w:val="nl-BE"/>
        </w:rPr>
        <w:t>En niet 3.Pe4? g2 4.Lc5 en na 4…Kd5 verliest wit een stuk.</w:t>
      </w:r>
    </w:p>
    <w:p w14:paraId="5576146A" w14:textId="77777777" w:rsidR="00E24D55" w:rsidRPr="00AD04D8" w:rsidRDefault="00E24D55" w:rsidP="00E24D55">
      <w:pPr>
        <w:jc w:val="both"/>
        <w:rPr>
          <w:rFonts w:cs="Arial"/>
          <w:b/>
          <w:sz w:val="20"/>
          <w:szCs w:val="20"/>
          <w:lang w:val="nl-BE"/>
        </w:rPr>
      </w:pPr>
      <w:r w:rsidRPr="00AD04D8">
        <w:rPr>
          <w:rFonts w:cs="Arial"/>
          <w:sz w:val="20"/>
          <w:szCs w:val="20"/>
          <w:lang w:val="nl-BE"/>
        </w:rPr>
        <w:tab/>
      </w:r>
      <w:r w:rsidRPr="00AD04D8">
        <w:rPr>
          <w:rFonts w:cs="Arial"/>
          <w:b/>
          <w:sz w:val="20"/>
          <w:szCs w:val="20"/>
          <w:lang w:val="nl-BE"/>
        </w:rPr>
        <w:t>3…</w:t>
      </w:r>
      <w:r w:rsidRPr="00AD04D8">
        <w:rPr>
          <w:rFonts w:cs="Arial"/>
          <w:b/>
          <w:sz w:val="20"/>
          <w:szCs w:val="20"/>
          <w:lang w:val="nl-BE"/>
        </w:rPr>
        <w:tab/>
      </w:r>
      <w:r w:rsidRPr="00AD04D8">
        <w:rPr>
          <w:rFonts w:cs="Arial"/>
          <w:b/>
          <w:sz w:val="20"/>
          <w:szCs w:val="20"/>
          <w:lang w:val="nl-BE"/>
        </w:rPr>
        <w:tab/>
        <w:t xml:space="preserve">g2 </w:t>
      </w:r>
    </w:p>
    <w:p w14:paraId="2DFA0CDC" w14:textId="77777777" w:rsidR="00E24D55" w:rsidRPr="00AD04D8" w:rsidRDefault="00E24D55" w:rsidP="00E24D55">
      <w:pPr>
        <w:jc w:val="both"/>
        <w:rPr>
          <w:rFonts w:cs="Arial"/>
          <w:b/>
          <w:sz w:val="20"/>
          <w:szCs w:val="20"/>
          <w:lang w:val="nl-BE"/>
        </w:rPr>
      </w:pPr>
      <w:r w:rsidRPr="00AD04D8">
        <w:rPr>
          <w:rFonts w:cs="Arial"/>
          <w:b/>
          <w:sz w:val="20"/>
          <w:szCs w:val="20"/>
          <w:lang w:val="nl-BE"/>
        </w:rPr>
        <w:tab/>
        <w:t>4.Pd4+</w:t>
      </w:r>
      <w:r w:rsidRPr="00AD04D8">
        <w:rPr>
          <w:rFonts w:cs="Arial"/>
          <w:b/>
          <w:sz w:val="20"/>
          <w:szCs w:val="20"/>
          <w:lang w:val="nl-BE"/>
        </w:rPr>
        <w:tab/>
        <w:t xml:space="preserve"> </w:t>
      </w:r>
      <w:r w:rsidRPr="00AD04D8">
        <w:rPr>
          <w:rFonts w:cs="Arial"/>
          <w:b/>
          <w:sz w:val="20"/>
          <w:szCs w:val="20"/>
          <w:lang w:val="nl-BE"/>
        </w:rPr>
        <w:tab/>
        <w:t xml:space="preserve">Kd5 </w:t>
      </w:r>
    </w:p>
    <w:p w14:paraId="6CCC3267" w14:textId="77777777" w:rsidR="00BC0528" w:rsidRDefault="00E24D55" w:rsidP="00E24D55">
      <w:pPr>
        <w:jc w:val="both"/>
        <w:rPr>
          <w:rFonts w:cs="Arial"/>
          <w:b/>
          <w:sz w:val="20"/>
          <w:szCs w:val="20"/>
          <w:lang w:val="nl-BE"/>
        </w:rPr>
      </w:pPr>
      <w:r w:rsidRPr="00AD04D8">
        <w:rPr>
          <w:rFonts w:cs="Arial"/>
          <w:b/>
          <w:sz w:val="20"/>
          <w:szCs w:val="20"/>
          <w:lang w:val="nl-BE"/>
        </w:rPr>
        <w:tab/>
        <w:t xml:space="preserve">5.Pe2 </w:t>
      </w:r>
    </w:p>
    <w:p w14:paraId="70B69B7E" w14:textId="77777777" w:rsidR="00BC0528" w:rsidRPr="00BC0528" w:rsidRDefault="00BC0528" w:rsidP="00E24D55">
      <w:pPr>
        <w:jc w:val="both"/>
        <w:rPr>
          <w:rFonts w:cs="Arial"/>
          <w:sz w:val="20"/>
          <w:szCs w:val="20"/>
          <w:lang w:val="nl-BE"/>
        </w:rPr>
      </w:pPr>
      <w:r>
        <w:rPr>
          <w:rFonts w:cs="Arial"/>
          <w:sz w:val="20"/>
          <w:szCs w:val="20"/>
          <w:lang w:val="nl-BE"/>
        </w:rPr>
        <w:t>Maar niet 5.Pf3? wegens 5…h3 en wit kan de zwarte promotie niet verhinderen.</w:t>
      </w:r>
    </w:p>
    <w:p w14:paraId="28781734" w14:textId="77777777" w:rsidR="00364327" w:rsidRDefault="00E24D55" w:rsidP="00E24D55">
      <w:pPr>
        <w:jc w:val="both"/>
        <w:rPr>
          <w:rFonts w:cs="Arial"/>
          <w:b/>
          <w:sz w:val="20"/>
          <w:szCs w:val="20"/>
          <w:lang w:val="nl-BE"/>
        </w:rPr>
      </w:pPr>
      <w:r w:rsidRPr="00AD04D8">
        <w:rPr>
          <w:rFonts w:cs="Arial"/>
          <w:b/>
          <w:sz w:val="20"/>
          <w:szCs w:val="20"/>
          <w:lang w:val="nl-BE"/>
        </w:rPr>
        <w:tab/>
      </w:r>
    </w:p>
    <w:p w14:paraId="221EE50F" w14:textId="77777777" w:rsidR="00876A98" w:rsidRDefault="00876A98" w:rsidP="00E24D55">
      <w:pPr>
        <w:jc w:val="both"/>
        <w:rPr>
          <w:rFonts w:cs="Arial"/>
          <w:b/>
          <w:sz w:val="20"/>
          <w:szCs w:val="20"/>
          <w:lang w:val="nl-BE"/>
        </w:rPr>
      </w:pPr>
    </w:p>
    <w:p w14:paraId="164628A6" w14:textId="77777777" w:rsidR="00876A98" w:rsidRDefault="00876A98" w:rsidP="00E24D55">
      <w:pPr>
        <w:jc w:val="both"/>
        <w:rPr>
          <w:rFonts w:cs="Arial"/>
          <w:b/>
          <w:sz w:val="20"/>
          <w:szCs w:val="20"/>
          <w:lang w:val="nl-BE"/>
        </w:rPr>
      </w:pPr>
    </w:p>
    <w:p w14:paraId="1C9224A0" w14:textId="77777777" w:rsidR="00A620EC" w:rsidRDefault="00A620EC" w:rsidP="00E24D55">
      <w:pPr>
        <w:jc w:val="both"/>
        <w:rPr>
          <w:rFonts w:cs="Arial"/>
          <w:b/>
          <w:sz w:val="20"/>
          <w:szCs w:val="20"/>
          <w:lang w:val="nl-BE"/>
        </w:rPr>
      </w:pPr>
    </w:p>
    <w:p w14:paraId="2D93CA12" w14:textId="77777777" w:rsidR="00835C54" w:rsidRDefault="00835C54" w:rsidP="00E24D55">
      <w:pPr>
        <w:jc w:val="both"/>
        <w:rPr>
          <w:rFonts w:cs="Arial"/>
          <w:b/>
          <w:sz w:val="20"/>
          <w:szCs w:val="20"/>
          <w:lang w:val="nl-BE"/>
        </w:rPr>
      </w:pPr>
    </w:p>
    <w:p w14:paraId="19BBD402" w14:textId="77777777" w:rsidR="00E24D55" w:rsidRPr="00AD04D8" w:rsidRDefault="00BC0528" w:rsidP="002725D7">
      <w:pPr>
        <w:ind w:firstLine="708"/>
        <w:jc w:val="both"/>
        <w:rPr>
          <w:rFonts w:cs="Arial"/>
          <w:b/>
          <w:sz w:val="20"/>
          <w:szCs w:val="20"/>
          <w:lang w:val="nl-BE"/>
        </w:rPr>
      </w:pPr>
      <w:r>
        <w:rPr>
          <w:rFonts w:cs="Arial"/>
          <w:b/>
          <w:sz w:val="20"/>
          <w:szCs w:val="20"/>
          <w:lang w:val="nl-BE"/>
        </w:rPr>
        <w:t>5…</w:t>
      </w:r>
      <w:r>
        <w:rPr>
          <w:rFonts w:cs="Arial"/>
          <w:b/>
          <w:sz w:val="20"/>
          <w:szCs w:val="20"/>
          <w:lang w:val="nl-BE"/>
        </w:rPr>
        <w:tab/>
      </w:r>
      <w:r>
        <w:rPr>
          <w:rFonts w:cs="Arial"/>
          <w:b/>
          <w:sz w:val="20"/>
          <w:szCs w:val="20"/>
          <w:lang w:val="nl-BE"/>
        </w:rPr>
        <w:tab/>
      </w:r>
      <w:r w:rsidR="00E24D55" w:rsidRPr="00AD04D8">
        <w:rPr>
          <w:rFonts w:cs="Arial"/>
          <w:b/>
          <w:sz w:val="20"/>
          <w:szCs w:val="20"/>
          <w:lang w:val="nl-BE"/>
        </w:rPr>
        <w:t xml:space="preserve">h3 </w:t>
      </w:r>
    </w:p>
    <w:p w14:paraId="55C0FE6F" w14:textId="77777777" w:rsidR="00E24D55" w:rsidRPr="00AD04D8" w:rsidRDefault="00E24D55" w:rsidP="00364327">
      <w:pPr>
        <w:jc w:val="both"/>
        <w:rPr>
          <w:rFonts w:cs="Arial"/>
          <w:b/>
          <w:sz w:val="20"/>
          <w:szCs w:val="20"/>
          <w:lang w:val="nl-BE"/>
        </w:rPr>
      </w:pPr>
      <w:r w:rsidRPr="00AD04D8">
        <w:rPr>
          <w:rFonts w:cs="Arial"/>
          <w:b/>
          <w:sz w:val="20"/>
          <w:szCs w:val="20"/>
          <w:lang w:val="nl-BE"/>
        </w:rPr>
        <w:tab/>
        <w:t xml:space="preserve">6.Pf4+ </w:t>
      </w:r>
      <w:r w:rsidRPr="00AD04D8">
        <w:rPr>
          <w:rFonts w:cs="Arial"/>
          <w:b/>
          <w:sz w:val="20"/>
          <w:szCs w:val="20"/>
          <w:lang w:val="nl-BE"/>
        </w:rPr>
        <w:tab/>
      </w:r>
      <w:r w:rsidRPr="00AD04D8">
        <w:rPr>
          <w:rFonts w:cs="Arial"/>
          <w:b/>
          <w:sz w:val="20"/>
          <w:szCs w:val="20"/>
          <w:lang w:val="nl-BE"/>
        </w:rPr>
        <w:tab/>
        <w:t xml:space="preserve">Ke4 </w:t>
      </w:r>
    </w:p>
    <w:p w14:paraId="67EDBA85" w14:textId="77777777" w:rsidR="0067025C" w:rsidRDefault="00E24D55" w:rsidP="00E24D55">
      <w:pPr>
        <w:jc w:val="both"/>
        <w:rPr>
          <w:rFonts w:cs="Arial"/>
          <w:b/>
          <w:sz w:val="20"/>
          <w:szCs w:val="20"/>
          <w:lang w:val="nl-BE"/>
        </w:rPr>
      </w:pPr>
      <w:r w:rsidRPr="00AD04D8">
        <w:rPr>
          <w:rFonts w:cs="Arial"/>
          <w:b/>
          <w:sz w:val="20"/>
          <w:szCs w:val="20"/>
          <w:lang w:val="nl-BE"/>
        </w:rPr>
        <w:tab/>
        <w:t>7.Pxh3</w:t>
      </w:r>
    </w:p>
    <w:p w14:paraId="2619641F" w14:textId="77777777" w:rsidR="00E24D55" w:rsidRPr="00261CC3" w:rsidRDefault="0067025C" w:rsidP="00E24D55">
      <w:pPr>
        <w:jc w:val="both"/>
        <w:rPr>
          <w:rFonts w:cs="Arial"/>
          <w:sz w:val="20"/>
          <w:szCs w:val="20"/>
          <w:lang w:val="nl-BE"/>
        </w:rPr>
      </w:pPr>
      <w:r w:rsidRPr="00261CC3">
        <w:rPr>
          <w:rFonts w:cs="Arial"/>
          <w:sz w:val="20"/>
          <w:szCs w:val="20"/>
          <w:lang w:val="nl-BE"/>
        </w:rPr>
        <w:t>En wit wint.</w:t>
      </w:r>
      <w:r w:rsidR="00E24D55" w:rsidRPr="00261CC3">
        <w:rPr>
          <w:rFonts w:cs="Arial"/>
          <w:sz w:val="20"/>
          <w:szCs w:val="20"/>
          <w:lang w:val="nl-BE"/>
        </w:rPr>
        <w:t xml:space="preserve"> </w:t>
      </w:r>
    </w:p>
    <w:p w14:paraId="3722D101" w14:textId="77777777" w:rsidR="00E24D55" w:rsidRPr="00AD04D8" w:rsidRDefault="00E24D55" w:rsidP="00E24D55">
      <w:pPr>
        <w:jc w:val="both"/>
        <w:rPr>
          <w:rFonts w:cs="Arial"/>
          <w:b/>
          <w:sz w:val="20"/>
          <w:szCs w:val="20"/>
          <w:lang w:val="nl-BE"/>
        </w:rPr>
      </w:pPr>
    </w:p>
    <w:p w14:paraId="4DB8E1BD" w14:textId="77777777" w:rsidR="00111AF3" w:rsidRPr="00AD04D8" w:rsidRDefault="00E24D55" w:rsidP="0069442C">
      <w:pPr>
        <w:jc w:val="both"/>
        <w:rPr>
          <w:rFonts w:cs="Arial"/>
          <w:sz w:val="20"/>
          <w:szCs w:val="20"/>
          <w:lang w:val="nl-BE"/>
        </w:rPr>
        <w:sectPr w:rsidR="00111AF3" w:rsidRPr="00AD04D8" w:rsidSect="003B0882">
          <w:pgSz w:w="8392" w:h="11907" w:code="11"/>
          <w:pgMar w:top="1134" w:right="567" w:bottom="1134" w:left="567" w:header="709" w:footer="709" w:gutter="567"/>
          <w:cols w:num="2" w:space="567"/>
          <w:docGrid w:linePitch="360"/>
        </w:sectPr>
      </w:pPr>
      <w:r w:rsidRPr="00AD04D8">
        <w:rPr>
          <w:rFonts w:cs="Arial"/>
          <w:sz w:val="20"/>
          <w:szCs w:val="20"/>
          <w:lang w:val="nl-BE"/>
        </w:rPr>
        <w:t xml:space="preserve">In zijn eentje heeft het </w:t>
      </w:r>
      <w:r w:rsidR="00B94538">
        <w:rPr>
          <w:rFonts w:cs="Arial"/>
          <w:sz w:val="20"/>
          <w:szCs w:val="20"/>
          <w:lang w:val="nl-BE"/>
        </w:rPr>
        <w:t xml:space="preserve">aangeval-len </w:t>
      </w:r>
      <w:r w:rsidRPr="00AD04D8">
        <w:rPr>
          <w:rFonts w:cs="Arial"/>
          <w:sz w:val="20"/>
          <w:szCs w:val="20"/>
          <w:lang w:val="nl-BE"/>
        </w:rPr>
        <w:t>paard het gerooid.</w:t>
      </w:r>
    </w:p>
    <w:p w14:paraId="48B8E959" w14:textId="77777777" w:rsidR="00E24D55" w:rsidRPr="00AD04D8" w:rsidRDefault="00357056" w:rsidP="00111AF3">
      <w:pPr>
        <w:jc w:val="center"/>
        <w:rPr>
          <w:rFonts w:cs="Arial"/>
          <w:b/>
          <w:sz w:val="20"/>
          <w:szCs w:val="20"/>
          <w:lang w:val="nl-BE"/>
        </w:rPr>
      </w:pPr>
      <w:r>
        <w:rPr>
          <w:rFonts w:cs="Arial"/>
          <w:b/>
          <w:sz w:val="20"/>
          <w:szCs w:val="20"/>
          <w:lang w:val="nl-BE"/>
        </w:rPr>
        <w:lastRenderedPageBreak/>
        <w:t xml:space="preserve">- </w:t>
      </w:r>
      <w:r w:rsidR="00F60FC4">
        <w:rPr>
          <w:rFonts w:cs="Arial"/>
          <w:b/>
          <w:sz w:val="20"/>
          <w:szCs w:val="20"/>
          <w:lang w:val="nl-BE"/>
        </w:rPr>
        <w:t>75</w:t>
      </w:r>
      <w:r w:rsidR="00E24D55">
        <w:rPr>
          <w:rFonts w:cs="Arial"/>
          <w:b/>
          <w:sz w:val="20"/>
          <w:szCs w:val="20"/>
          <w:lang w:val="nl-BE"/>
        </w:rPr>
        <w:t xml:space="preserve"> </w:t>
      </w:r>
      <w:r w:rsidR="00E24D55" w:rsidRPr="00AD04D8">
        <w:rPr>
          <w:rFonts w:cs="Arial"/>
          <w:b/>
          <w:sz w:val="20"/>
          <w:szCs w:val="20"/>
          <w:lang w:val="nl-BE"/>
        </w:rPr>
        <w:t>-</w:t>
      </w:r>
    </w:p>
    <w:p w14:paraId="78DCE56D" w14:textId="77777777" w:rsidR="00E24D55" w:rsidRDefault="00E24D55" w:rsidP="00E24D55">
      <w:pPr>
        <w:jc w:val="center"/>
        <w:outlineLvl w:val="0"/>
        <w:rPr>
          <w:rFonts w:cs="Arial"/>
          <w:b/>
          <w:sz w:val="20"/>
          <w:szCs w:val="20"/>
          <w:lang w:val="nl-BE"/>
        </w:rPr>
      </w:pPr>
    </w:p>
    <w:p w14:paraId="4D5A8E98" w14:textId="77777777" w:rsidR="00E24D55" w:rsidRPr="00AD04D8" w:rsidRDefault="00E24D55" w:rsidP="00E24D55">
      <w:pPr>
        <w:jc w:val="center"/>
        <w:outlineLvl w:val="0"/>
        <w:rPr>
          <w:rFonts w:cs="Arial"/>
          <w:sz w:val="20"/>
          <w:szCs w:val="20"/>
          <w:lang w:val="nl-BE"/>
        </w:rPr>
      </w:pPr>
      <w:r w:rsidRPr="00AD04D8">
        <w:rPr>
          <w:rFonts w:cs="Arial"/>
          <w:i/>
          <w:sz w:val="20"/>
          <w:szCs w:val="20"/>
          <w:lang w:val="nl-BE"/>
        </w:rPr>
        <w:t xml:space="preserve">Schakend Nederland, </w:t>
      </w:r>
      <w:r w:rsidRPr="00AD04D8">
        <w:rPr>
          <w:rFonts w:cs="Arial"/>
          <w:sz w:val="20"/>
          <w:szCs w:val="20"/>
          <w:lang w:val="nl-BE"/>
        </w:rPr>
        <w:t>1970</w:t>
      </w:r>
    </w:p>
    <w:p w14:paraId="261D2AC5" w14:textId="77777777" w:rsidR="00E24D55" w:rsidRPr="00AD04D8" w:rsidRDefault="00E24D55" w:rsidP="00E24D55">
      <w:pPr>
        <w:jc w:val="center"/>
        <w:rPr>
          <w:rFonts w:cs="Arial"/>
          <w:sz w:val="20"/>
          <w:szCs w:val="20"/>
          <w:lang w:val="nl-BE"/>
        </w:rPr>
      </w:pPr>
      <w:r w:rsidRPr="00AD04D8">
        <w:rPr>
          <w:rFonts w:cs="Arial"/>
          <w:sz w:val="20"/>
          <w:szCs w:val="20"/>
          <w:lang w:val="nl-BE"/>
        </w:rPr>
        <w:t>1ste Bijzondere Vermelding</w:t>
      </w:r>
    </w:p>
    <w:p w14:paraId="47FEA155" w14:textId="77777777" w:rsidR="00E24D55" w:rsidRPr="00AD04D8" w:rsidRDefault="00E24D55" w:rsidP="00E24D55">
      <w:pPr>
        <w:jc w:val="center"/>
        <w:rPr>
          <w:rFonts w:cs="Arial"/>
          <w:sz w:val="20"/>
          <w:szCs w:val="20"/>
          <w:lang w:val="nl-BE"/>
        </w:rPr>
      </w:pPr>
    </w:p>
    <w:p w14:paraId="0E800496" w14:textId="77777777" w:rsidR="00E24D55" w:rsidRPr="00AD04D8" w:rsidRDefault="00E24D55" w:rsidP="00E24D55">
      <w:pPr>
        <w:jc w:val="center"/>
        <w:rPr>
          <w:rFonts w:cs="Arial"/>
          <w:sz w:val="20"/>
          <w:szCs w:val="20"/>
          <w:lang w:val="nl-BE"/>
        </w:rPr>
      </w:pPr>
      <w:r w:rsidRPr="00AD04D8">
        <w:rPr>
          <w:lang w:val="nl-BE"/>
        </w:rPr>
        <w:object w:dxaOrig="4700" w:dyaOrig="4704" w14:anchorId="4E1D5F5A">
          <v:shape id="_x0000_i1093" type="#_x0000_t75" style="width:154.5pt;height:153.4pt" o:ole="">
            <v:imagedata r:id="rId157" o:title=""/>
          </v:shape>
          <o:OLEObject Type="Embed" ProgID="CorelDRAW.Graphic.12" ShapeID="_x0000_i1093" DrawAspect="Content" ObjectID="_1587467505" r:id="rId158"/>
        </w:object>
      </w:r>
    </w:p>
    <w:p w14:paraId="603CA5A3" w14:textId="77777777" w:rsidR="00E24D55" w:rsidRPr="00AD04D8" w:rsidRDefault="00E24D55" w:rsidP="00E24D55">
      <w:pPr>
        <w:jc w:val="center"/>
        <w:rPr>
          <w:rFonts w:cs="Arial"/>
          <w:b/>
          <w:sz w:val="20"/>
          <w:szCs w:val="20"/>
          <w:lang w:val="nl-BE"/>
        </w:rPr>
      </w:pPr>
    </w:p>
    <w:p w14:paraId="11AB526F"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sz w:val="20"/>
          <w:szCs w:val="20"/>
          <w:lang w:val="nl-BE"/>
        </w:rPr>
        <w:t xml:space="preserve">                              0070.10 b8g1</w:t>
      </w:r>
    </w:p>
    <w:p w14:paraId="7486153B" w14:textId="77777777" w:rsidR="00E24D55" w:rsidRPr="00AD04D8" w:rsidRDefault="00E24D55" w:rsidP="00E24D55">
      <w:pPr>
        <w:jc w:val="both"/>
        <w:rPr>
          <w:rFonts w:cs="Arial"/>
          <w:sz w:val="20"/>
          <w:szCs w:val="20"/>
          <w:lang w:val="nl-BE"/>
        </w:rPr>
      </w:pPr>
    </w:p>
    <w:p w14:paraId="56E97F61" w14:textId="77777777" w:rsidR="009E4699" w:rsidRDefault="002359B6" w:rsidP="00E24D55">
      <w:pPr>
        <w:jc w:val="both"/>
        <w:rPr>
          <w:rFonts w:cs="Arial"/>
          <w:sz w:val="20"/>
          <w:szCs w:val="20"/>
          <w:lang w:val="nl-BE"/>
        </w:rPr>
      </w:pPr>
      <w:r>
        <w:rPr>
          <w:rFonts w:cs="Arial"/>
          <w:sz w:val="20"/>
          <w:szCs w:val="20"/>
          <w:lang w:val="nl-BE"/>
        </w:rPr>
        <w:t>E</w:t>
      </w:r>
      <w:r w:rsidR="009E4699">
        <w:rPr>
          <w:rFonts w:cs="Arial"/>
          <w:sz w:val="20"/>
          <w:szCs w:val="20"/>
          <w:lang w:val="nl-BE"/>
        </w:rPr>
        <w:t>en systematisch manoeuvre:</w:t>
      </w:r>
    </w:p>
    <w:p w14:paraId="56C88B52" w14:textId="77777777" w:rsidR="00E24D55" w:rsidRPr="00B354CB" w:rsidRDefault="00E24D55" w:rsidP="00E24D55">
      <w:pPr>
        <w:jc w:val="both"/>
        <w:rPr>
          <w:rFonts w:cs="Arial"/>
          <w:b/>
          <w:sz w:val="20"/>
          <w:szCs w:val="20"/>
          <w:lang w:val="nl-BE"/>
        </w:rPr>
      </w:pPr>
      <w:r>
        <w:rPr>
          <w:rFonts w:cs="Arial"/>
          <w:b/>
          <w:sz w:val="20"/>
          <w:szCs w:val="20"/>
          <w:lang w:val="nl-BE"/>
        </w:rPr>
        <w:tab/>
      </w:r>
      <w:r w:rsidRPr="00B354CB">
        <w:rPr>
          <w:rFonts w:cs="Arial"/>
          <w:b/>
          <w:sz w:val="20"/>
          <w:szCs w:val="20"/>
          <w:lang w:val="nl-BE"/>
        </w:rPr>
        <w:t xml:space="preserve">1.b7+  </w:t>
      </w:r>
    </w:p>
    <w:p w14:paraId="6695B5E2" w14:textId="77777777" w:rsidR="00AA651D" w:rsidRPr="00B354CB" w:rsidRDefault="00AA651D" w:rsidP="00E24D55">
      <w:pPr>
        <w:jc w:val="both"/>
        <w:outlineLvl w:val="0"/>
        <w:rPr>
          <w:rFonts w:cs="Arial"/>
          <w:b/>
          <w:i/>
          <w:sz w:val="20"/>
          <w:szCs w:val="20"/>
          <w:lang w:val="nl-BE"/>
        </w:rPr>
      </w:pPr>
    </w:p>
    <w:p w14:paraId="186F8AED" w14:textId="77777777" w:rsidR="00E24D55" w:rsidRPr="001D6918" w:rsidRDefault="00E24D55" w:rsidP="00E24D55">
      <w:pPr>
        <w:jc w:val="both"/>
        <w:outlineLvl w:val="0"/>
        <w:rPr>
          <w:rFonts w:cs="Arial"/>
          <w:b/>
          <w:i/>
          <w:sz w:val="20"/>
          <w:szCs w:val="20"/>
          <w:lang w:val="en-GB"/>
        </w:rPr>
      </w:pPr>
      <w:r w:rsidRPr="001D6918">
        <w:rPr>
          <w:rFonts w:cs="Arial"/>
          <w:b/>
          <w:i/>
          <w:sz w:val="20"/>
          <w:szCs w:val="20"/>
          <w:lang w:val="en-GB"/>
        </w:rPr>
        <w:t xml:space="preserve">Variant A </w:t>
      </w:r>
    </w:p>
    <w:p w14:paraId="0A316830" w14:textId="77777777" w:rsidR="00E24D55" w:rsidRPr="001D6918" w:rsidRDefault="00E24D55" w:rsidP="00E24D55">
      <w:pPr>
        <w:jc w:val="both"/>
        <w:rPr>
          <w:rFonts w:cs="Arial"/>
          <w:b/>
          <w:sz w:val="20"/>
          <w:szCs w:val="20"/>
          <w:lang w:val="en-GB"/>
        </w:rPr>
      </w:pPr>
      <w:r w:rsidRPr="001D6918">
        <w:rPr>
          <w:rFonts w:cs="Arial"/>
          <w:b/>
          <w:sz w:val="20"/>
          <w:szCs w:val="20"/>
          <w:lang w:val="en-GB"/>
        </w:rPr>
        <w:tab/>
        <w:t>1...</w:t>
      </w:r>
      <w:r w:rsidRPr="001D6918">
        <w:rPr>
          <w:rFonts w:cs="Arial"/>
          <w:b/>
          <w:sz w:val="20"/>
          <w:szCs w:val="20"/>
          <w:lang w:val="en-GB"/>
        </w:rPr>
        <w:tab/>
      </w:r>
      <w:r w:rsidRPr="001D6918">
        <w:rPr>
          <w:rFonts w:cs="Arial"/>
          <w:b/>
          <w:sz w:val="20"/>
          <w:szCs w:val="20"/>
          <w:lang w:val="en-GB"/>
        </w:rPr>
        <w:tab/>
        <w:t xml:space="preserve">Kh2 </w:t>
      </w:r>
    </w:p>
    <w:p w14:paraId="2476B4DC" w14:textId="77777777" w:rsidR="00E24D55" w:rsidRPr="001D6918" w:rsidRDefault="00E24D55" w:rsidP="00E24D55">
      <w:pPr>
        <w:jc w:val="both"/>
        <w:rPr>
          <w:rFonts w:cs="Arial"/>
          <w:b/>
          <w:sz w:val="20"/>
          <w:szCs w:val="20"/>
          <w:lang w:val="en-GB"/>
        </w:rPr>
      </w:pPr>
      <w:r w:rsidRPr="001D6918">
        <w:rPr>
          <w:rFonts w:cs="Arial"/>
          <w:b/>
          <w:sz w:val="20"/>
          <w:szCs w:val="20"/>
          <w:lang w:val="en-GB"/>
        </w:rPr>
        <w:tab/>
        <w:t xml:space="preserve">2.Kc7 </w:t>
      </w:r>
      <w:r w:rsidRPr="001D6918">
        <w:rPr>
          <w:rFonts w:cs="Arial"/>
          <w:b/>
          <w:sz w:val="20"/>
          <w:szCs w:val="20"/>
          <w:lang w:val="en-GB"/>
        </w:rPr>
        <w:tab/>
      </w:r>
      <w:r w:rsidRPr="001D6918">
        <w:rPr>
          <w:rFonts w:cs="Arial"/>
          <w:b/>
          <w:sz w:val="20"/>
          <w:szCs w:val="20"/>
          <w:lang w:val="en-GB"/>
        </w:rPr>
        <w:tab/>
        <w:t xml:space="preserve">Lh3 </w:t>
      </w:r>
    </w:p>
    <w:p w14:paraId="790510F8" w14:textId="77777777" w:rsidR="00E24D55" w:rsidRDefault="00E24D55" w:rsidP="00E24D55">
      <w:pPr>
        <w:jc w:val="both"/>
        <w:rPr>
          <w:rFonts w:cs="Arial"/>
          <w:sz w:val="20"/>
          <w:szCs w:val="20"/>
          <w:lang w:val="nl-BE"/>
        </w:rPr>
      </w:pPr>
      <w:r w:rsidRPr="00B354CB">
        <w:rPr>
          <w:rFonts w:cs="Arial"/>
          <w:sz w:val="20"/>
          <w:szCs w:val="20"/>
          <w:lang w:val="en-GB"/>
        </w:rPr>
        <w:t>2...Lg3+</w:t>
      </w:r>
      <w:r w:rsidR="00C55FEA" w:rsidRPr="00B354CB">
        <w:rPr>
          <w:rFonts w:cs="Arial"/>
          <w:sz w:val="20"/>
          <w:szCs w:val="20"/>
          <w:lang w:val="en-GB"/>
        </w:rPr>
        <w:t>?</w:t>
      </w:r>
      <w:r w:rsidR="00A73A9F" w:rsidRPr="00B354CB">
        <w:rPr>
          <w:rFonts w:cs="Arial"/>
          <w:sz w:val="20"/>
          <w:szCs w:val="20"/>
          <w:lang w:val="en-GB"/>
        </w:rPr>
        <w:t xml:space="preserve"> </w:t>
      </w:r>
      <w:r w:rsidRPr="00B354CB">
        <w:rPr>
          <w:rFonts w:cs="Arial"/>
          <w:sz w:val="20"/>
          <w:szCs w:val="20"/>
          <w:lang w:val="en-GB"/>
        </w:rPr>
        <w:t xml:space="preserve"> </w:t>
      </w:r>
      <w:r w:rsidRPr="00AD04D8">
        <w:rPr>
          <w:rFonts w:cs="Arial"/>
          <w:sz w:val="20"/>
          <w:szCs w:val="20"/>
          <w:lang w:val="nl-BE"/>
        </w:rPr>
        <w:t>3.Kxd7 Kg2</w:t>
      </w:r>
      <w:r w:rsidR="00A73A9F">
        <w:rPr>
          <w:rFonts w:cs="Arial"/>
          <w:sz w:val="20"/>
          <w:szCs w:val="20"/>
          <w:lang w:val="nl-BE"/>
        </w:rPr>
        <w:t xml:space="preserve"> 4.Lb6 Lb8 5.Kc8</w:t>
      </w:r>
      <w:r w:rsidRPr="00AD04D8">
        <w:rPr>
          <w:rFonts w:cs="Arial"/>
          <w:sz w:val="20"/>
          <w:szCs w:val="20"/>
          <w:lang w:val="nl-BE"/>
        </w:rPr>
        <w:t xml:space="preserve"> 5...Le5 6.Lc7 Lxc7 7.Kxc7, met pionpromotie.</w:t>
      </w:r>
    </w:p>
    <w:p w14:paraId="5268EB03" w14:textId="77777777" w:rsidR="00525612" w:rsidRDefault="00E24D55" w:rsidP="00E24D55">
      <w:pPr>
        <w:jc w:val="both"/>
        <w:rPr>
          <w:rFonts w:cs="Arial"/>
          <w:b/>
          <w:sz w:val="20"/>
          <w:szCs w:val="20"/>
          <w:lang w:val="nl-BE"/>
        </w:rPr>
      </w:pPr>
      <w:r>
        <w:rPr>
          <w:rFonts w:cs="Arial"/>
          <w:b/>
          <w:sz w:val="20"/>
          <w:szCs w:val="20"/>
          <w:lang w:val="nl-BE"/>
        </w:rPr>
        <w:tab/>
      </w:r>
      <w:r w:rsidRPr="00AD04D8">
        <w:rPr>
          <w:rFonts w:cs="Arial"/>
          <w:b/>
          <w:sz w:val="20"/>
          <w:szCs w:val="20"/>
          <w:lang w:val="nl-BE"/>
        </w:rPr>
        <w:t xml:space="preserve">3.Lc5 </w:t>
      </w:r>
    </w:p>
    <w:p w14:paraId="1E0CA1BE" w14:textId="77777777" w:rsidR="00E24D55" w:rsidRPr="003E7F79" w:rsidRDefault="00E24D55" w:rsidP="00E24D55">
      <w:pPr>
        <w:jc w:val="both"/>
        <w:rPr>
          <w:rFonts w:cs="Arial"/>
          <w:b/>
          <w:sz w:val="20"/>
          <w:szCs w:val="20"/>
          <w:lang w:val="nl-BE"/>
        </w:rPr>
      </w:pPr>
      <w:r w:rsidRPr="00AD04D8">
        <w:rPr>
          <w:rFonts w:cs="Arial"/>
          <w:sz w:val="20"/>
          <w:szCs w:val="20"/>
          <w:lang w:val="nl-BE"/>
        </w:rPr>
        <w:t xml:space="preserve">Fout is 3.b8D? Lg3+ en 4...Lxb8.  </w:t>
      </w:r>
    </w:p>
    <w:p w14:paraId="65A5ACB8" w14:textId="77777777" w:rsidR="00E24D55" w:rsidRPr="00AD04D8" w:rsidRDefault="00E24D55" w:rsidP="00CE6532">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3…</w:t>
      </w:r>
      <w:r w:rsidRPr="00AD04D8">
        <w:rPr>
          <w:rFonts w:cs="Arial"/>
          <w:b/>
          <w:sz w:val="20"/>
          <w:szCs w:val="20"/>
          <w:lang w:val="nl-BE"/>
        </w:rPr>
        <w:tab/>
      </w:r>
      <w:r w:rsidRPr="00AD04D8">
        <w:rPr>
          <w:rFonts w:cs="Arial"/>
          <w:b/>
          <w:sz w:val="20"/>
          <w:szCs w:val="20"/>
          <w:lang w:val="nl-BE"/>
        </w:rPr>
        <w:tab/>
        <w:t>La5+</w:t>
      </w:r>
      <w:r w:rsidRPr="00AD04D8">
        <w:rPr>
          <w:rFonts w:cs="Arial"/>
          <w:sz w:val="20"/>
          <w:szCs w:val="20"/>
          <w:lang w:val="nl-BE"/>
        </w:rPr>
        <w:t xml:space="preserve"> </w:t>
      </w:r>
    </w:p>
    <w:p w14:paraId="1FDFFF9D" w14:textId="77777777" w:rsidR="00E24D55" w:rsidRPr="00AD04D8" w:rsidRDefault="00E24D55" w:rsidP="00E24D55">
      <w:pPr>
        <w:jc w:val="both"/>
        <w:rPr>
          <w:rFonts w:cs="Arial"/>
          <w:sz w:val="20"/>
          <w:szCs w:val="20"/>
          <w:lang w:val="nl-BE"/>
        </w:rPr>
      </w:pPr>
      <w:r>
        <w:rPr>
          <w:rFonts w:cs="Arial"/>
          <w:b/>
          <w:sz w:val="20"/>
          <w:szCs w:val="20"/>
          <w:lang w:val="nl-BE"/>
        </w:rPr>
        <w:t xml:space="preserve">             </w:t>
      </w:r>
      <w:r w:rsidRPr="00AD04D8">
        <w:rPr>
          <w:rFonts w:cs="Arial"/>
          <w:b/>
          <w:sz w:val="20"/>
          <w:szCs w:val="20"/>
          <w:lang w:val="nl-BE"/>
        </w:rPr>
        <w:t xml:space="preserve">4.Kd6 </w:t>
      </w:r>
      <w:r w:rsidRPr="00AD04D8">
        <w:rPr>
          <w:rFonts w:cs="Arial"/>
          <w:b/>
          <w:sz w:val="20"/>
          <w:szCs w:val="20"/>
          <w:lang w:val="nl-BE"/>
        </w:rPr>
        <w:tab/>
      </w:r>
      <w:r w:rsidRPr="00AD04D8">
        <w:rPr>
          <w:rFonts w:cs="Arial"/>
          <w:b/>
          <w:sz w:val="20"/>
          <w:szCs w:val="20"/>
          <w:lang w:val="nl-BE"/>
        </w:rPr>
        <w:tab/>
        <w:t xml:space="preserve">Le1 </w:t>
      </w:r>
      <w:r w:rsidRPr="00AD04D8">
        <w:rPr>
          <w:rFonts w:cs="Arial"/>
          <w:b/>
          <w:sz w:val="20"/>
          <w:szCs w:val="20"/>
          <w:lang w:val="nl-BE"/>
        </w:rPr>
        <w:tab/>
      </w:r>
    </w:p>
    <w:p w14:paraId="6F5DEBA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5.Ld4 </w:t>
      </w:r>
    </w:p>
    <w:p w14:paraId="012703D3" w14:textId="77777777" w:rsidR="00E24D55" w:rsidRPr="00AD04D8" w:rsidRDefault="0080696B" w:rsidP="00E24D55">
      <w:pPr>
        <w:jc w:val="both"/>
        <w:rPr>
          <w:rFonts w:cs="Arial"/>
          <w:sz w:val="20"/>
          <w:szCs w:val="20"/>
          <w:lang w:val="nl-BE"/>
        </w:rPr>
      </w:pPr>
      <w:r>
        <w:rPr>
          <w:rFonts w:cs="Arial"/>
          <w:sz w:val="20"/>
          <w:szCs w:val="20"/>
          <w:lang w:val="nl-BE"/>
        </w:rPr>
        <w:t>Na 5.Ke7? wint wit niet wegens</w:t>
      </w:r>
      <w:r w:rsidR="00E24D55" w:rsidRPr="00AD04D8">
        <w:rPr>
          <w:rFonts w:cs="Arial"/>
          <w:sz w:val="20"/>
          <w:szCs w:val="20"/>
          <w:lang w:val="nl-BE"/>
        </w:rPr>
        <w:t xml:space="preserve"> 5…Lh4+ 6.K~ </w:t>
      </w:r>
      <w:r>
        <w:rPr>
          <w:rFonts w:cs="Arial"/>
          <w:sz w:val="20"/>
          <w:szCs w:val="20"/>
          <w:lang w:val="nl-BE"/>
        </w:rPr>
        <w:t>en Lg3</w:t>
      </w:r>
      <w:r w:rsidR="00E24D55" w:rsidRPr="00AD04D8">
        <w:rPr>
          <w:rFonts w:cs="Arial"/>
          <w:sz w:val="20"/>
          <w:szCs w:val="20"/>
          <w:lang w:val="nl-BE"/>
        </w:rPr>
        <w:t xml:space="preserve"> enzovoort. </w:t>
      </w:r>
    </w:p>
    <w:p w14:paraId="50CA5D24" w14:textId="77777777" w:rsidR="00E24D55" w:rsidRPr="00AD04D8" w:rsidRDefault="00E24D55" w:rsidP="00E24D55">
      <w:pPr>
        <w:jc w:val="both"/>
        <w:rPr>
          <w:rFonts w:cs="Arial"/>
          <w:b/>
          <w:sz w:val="20"/>
          <w:szCs w:val="20"/>
          <w:lang w:val="nl-BE"/>
        </w:rPr>
      </w:pPr>
      <w:r>
        <w:rPr>
          <w:rFonts w:cs="Arial"/>
          <w:sz w:val="20"/>
          <w:szCs w:val="20"/>
          <w:lang w:val="nl-BE"/>
        </w:rPr>
        <w:t xml:space="preserve">             </w:t>
      </w:r>
      <w:r w:rsidRPr="00AD04D8">
        <w:rPr>
          <w:rFonts w:cs="Arial"/>
          <w:b/>
          <w:sz w:val="20"/>
          <w:szCs w:val="20"/>
          <w:lang w:val="nl-BE"/>
        </w:rPr>
        <w:t>5…</w:t>
      </w:r>
      <w:r w:rsidRPr="00AD04D8">
        <w:rPr>
          <w:rFonts w:cs="Arial"/>
          <w:b/>
          <w:sz w:val="20"/>
          <w:szCs w:val="20"/>
          <w:lang w:val="nl-BE"/>
        </w:rPr>
        <w:tab/>
      </w:r>
      <w:r w:rsidRPr="00AD04D8">
        <w:rPr>
          <w:rFonts w:cs="Arial"/>
          <w:b/>
          <w:sz w:val="20"/>
          <w:szCs w:val="20"/>
          <w:lang w:val="nl-BE"/>
        </w:rPr>
        <w:tab/>
        <w:t xml:space="preserve">Lb4+ </w:t>
      </w:r>
    </w:p>
    <w:p w14:paraId="7E63FD5A" w14:textId="77777777" w:rsidR="00E24D55" w:rsidRPr="00AD04D8" w:rsidRDefault="002359B6" w:rsidP="002359B6">
      <w:pPr>
        <w:jc w:val="both"/>
        <w:rPr>
          <w:rFonts w:cs="Arial"/>
          <w:b/>
          <w:sz w:val="20"/>
          <w:szCs w:val="20"/>
          <w:lang w:val="nl-BE"/>
        </w:rPr>
      </w:pPr>
      <w:r>
        <w:rPr>
          <w:rFonts w:cs="Arial"/>
          <w:b/>
          <w:sz w:val="20"/>
          <w:szCs w:val="20"/>
          <w:lang w:val="nl-BE"/>
        </w:rPr>
        <w:t xml:space="preserve">            </w:t>
      </w:r>
      <w:r w:rsidR="009E4699">
        <w:rPr>
          <w:rFonts w:cs="Arial"/>
          <w:b/>
          <w:sz w:val="20"/>
          <w:szCs w:val="20"/>
          <w:lang w:val="nl-BE"/>
        </w:rPr>
        <w:t xml:space="preserve"> </w:t>
      </w:r>
      <w:r w:rsidR="00E24D55" w:rsidRPr="00AD04D8">
        <w:rPr>
          <w:rFonts w:cs="Arial"/>
          <w:b/>
          <w:sz w:val="20"/>
          <w:szCs w:val="20"/>
          <w:lang w:val="nl-BE"/>
        </w:rPr>
        <w:t xml:space="preserve">6.Ke5 </w:t>
      </w:r>
      <w:r w:rsidR="00E24D55" w:rsidRPr="00AD04D8">
        <w:rPr>
          <w:rFonts w:cs="Arial"/>
          <w:b/>
          <w:sz w:val="20"/>
          <w:szCs w:val="20"/>
          <w:lang w:val="nl-BE"/>
        </w:rPr>
        <w:tab/>
      </w:r>
      <w:r w:rsidR="00E24D55" w:rsidRPr="00AD04D8">
        <w:rPr>
          <w:rFonts w:cs="Arial"/>
          <w:b/>
          <w:sz w:val="20"/>
          <w:szCs w:val="20"/>
          <w:lang w:val="nl-BE"/>
        </w:rPr>
        <w:tab/>
        <w:t>Le1</w:t>
      </w:r>
    </w:p>
    <w:p w14:paraId="5CFB51BE" w14:textId="77777777" w:rsidR="00111AF3"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7.Le3 </w:t>
      </w:r>
      <w:r w:rsidRPr="00AD04D8">
        <w:rPr>
          <w:rFonts w:cs="Arial"/>
          <w:b/>
          <w:sz w:val="20"/>
          <w:szCs w:val="20"/>
          <w:lang w:val="nl-BE"/>
        </w:rPr>
        <w:tab/>
      </w:r>
      <w:r w:rsidRPr="00AD04D8">
        <w:rPr>
          <w:rFonts w:cs="Arial"/>
          <w:b/>
          <w:sz w:val="20"/>
          <w:szCs w:val="20"/>
          <w:lang w:val="nl-BE"/>
        </w:rPr>
        <w:tab/>
        <w:t>Lc3</w:t>
      </w:r>
    </w:p>
    <w:p w14:paraId="307BBD2B" w14:textId="77777777" w:rsidR="00111AF3" w:rsidRDefault="00111AF3" w:rsidP="00E24D55">
      <w:pPr>
        <w:jc w:val="both"/>
        <w:rPr>
          <w:rFonts w:cs="Arial"/>
          <w:b/>
          <w:sz w:val="20"/>
          <w:szCs w:val="20"/>
          <w:lang w:val="nl-BE"/>
        </w:rPr>
      </w:pPr>
    </w:p>
    <w:p w14:paraId="1614D79E" w14:textId="77777777" w:rsidR="00111AF3" w:rsidRDefault="00111AF3" w:rsidP="00E24D55">
      <w:pPr>
        <w:jc w:val="both"/>
        <w:rPr>
          <w:rFonts w:cs="Arial"/>
          <w:b/>
          <w:sz w:val="20"/>
          <w:szCs w:val="20"/>
          <w:lang w:val="nl-BE"/>
        </w:rPr>
      </w:pPr>
    </w:p>
    <w:p w14:paraId="38A07655" w14:textId="77777777" w:rsidR="00111AF3" w:rsidRDefault="00111AF3" w:rsidP="00E24D55">
      <w:pPr>
        <w:jc w:val="both"/>
        <w:rPr>
          <w:rFonts w:cs="Arial"/>
          <w:b/>
          <w:sz w:val="20"/>
          <w:szCs w:val="20"/>
          <w:lang w:val="nl-BE"/>
        </w:rPr>
      </w:pPr>
    </w:p>
    <w:p w14:paraId="7EE85B9D" w14:textId="77777777" w:rsidR="00111AF3" w:rsidRDefault="00111AF3" w:rsidP="00E24D55">
      <w:pPr>
        <w:jc w:val="both"/>
        <w:rPr>
          <w:rFonts w:cs="Arial"/>
          <w:b/>
          <w:sz w:val="20"/>
          <w:szCs w:val="20"/>
          <w:lang w:val="nl-BE"/>
        </w:rPr>
      </w:pPr>
    </w:p>
    <w:p w14:paraId="330F93D7" w14:textId="77777777" w:rsidR="00111AF3" w:rsidRDefault="00111AF3" w:rsidP="00E24D55">
      <w:pPr>
        <w:jc w:val="both"/>
        <w:rPr>
          <w:rFonts w:cs="Arial"/>
          <w:b/>
          <w:sz w:val="20"/>
          <w:szCs w:val="20"/>
          <w:lang w:val="nl-BE"/>
        </w:rPr>
      </w:pPr>
    </w:p>
    <w:p w14:paraId="77A7780B" w14:textId="77777777" w:rsidR="00111AF3" w:rsidRDefault="00E24D55" w:rsidP="00111AF3">
      <w:pPr>
        <w:ind w:firstLine="708"/>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8.Kf4 </w:t>
      </w:r>
      <w:r w:rsidRPr="00AD04D8">
        <w:rPr>
          <w:rFonts w:cs="Arial"/>
          <w:b/>
          <w:sz w:val="20"/>
          <w:szCs w:val="20"/>
          <w:lang w:val="nl-BE"/>
        </w:rPr>
        <w:tab/>
      </w:r>
      <w:r w:rsidRPr="00AD04D8">
        <w:rPr>
          <w:rFonts w:cs="Arial"/>
          <w:b/>
          <w:sz w:val="20"/>
          <w:szCs w:val="20"/>
          <w:lang w:val="nl-BE"/>
        </w:rPr>
        <w:tab/>
        <w:t xml:space="preserve">Le1 </w:t>
      </w:r>
    </w:p>
    <w:p w14:paraId="6EB52F23" w14:textId="77777777" w:rsidR="00E24D55" w:rsidRPr="00AD04D8" w:rsidRDefault="00E24D55" w:rsidP="00111AF3">
      <w:pPr>
        <w:ind w:firstLine="708"/>
        <w:jc w:val="both"/>
        <w:rPr>
          <w:rFonts w:cs="Arial"/>
          <w:b/>
          <w:sz w:val="20"/>
          <w:szCs w:val="20"/>
          <w:lang w:val="nl-BE"/>
        </w:rPr>
      </w:pPr>
      <w:r>
        <w:rPr>
          <w:rFonts w:cs="Arial"/>
          <w:sz w:val="20"/>
          <w:szCs w:val="20"/>
          <w:lang w:val="nl-BE"/>
        </w:rPr>
        <w:t xml:space="preserve"> </w:t>
      </w:r>
      <w:r w:rsidRPr="00AD04D8">
        <w:rPr>
          <w:rFonts w:cs="Arial"/>
          <w:b/>
          <w:sz w:val="20"/>
          <w:szCs w:val="20"/>
          <w:lang w:val="nl-BE"/>
        </w:rPr>
        <w:t xml:space="preserve">9.Kg5 </w:t>
      </w:r>
      <w:r w:rsidRPr="00AD04D8">
        <w:rPr>
          <w:rFonts w:cs="Arial"/>
          <w:b/>
          <w:sz w:val="20"/>
          <w:szCs w:val="20"/>
          <w:lang w:val="nl-BE"/>
        </w:rPr>
        <w:tab/>
      </w:r>
      <w:r w:rsidRPr="00AD04D8">
        <w:rPr>
          <w:rFonts w:cs="Arial"/>
          <w:b/>
          <w:sz w:val="20"/>
          <w:szCs w:val="20"/>
          <w:lang w:val="nl-BE"/>
        </w:rPr>
        <w:tab/>
        <w:t xml:space="preserve">Lg3 </w:t>
      </w:r>
    </w:p>
    <w:p w14:paraId="37DE3658" w14:textId="77777777" w:rsidR="00A73A9F"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10.Lf4 </w:t>
      </w:r>
      <w:r w:rsidRPr="00AD04D8">
        <w:rPr>
          <w:rFonts w:cs="Arial"/>
          <w:b/>
          <w:sz w:val="20"/>
          <w:szCs w:val="20"/>
          <w:lang w:val="nl-BE"/>
        </w:rPr>
        <w:tab/>
      </w:r>
      <w:r w:rsidRPr="00AD04D8">
        <w:rPr>
          <w:rFonts w:cs="Arial"/>
          <w:b/>
          <w:sz w:val="20"/>
          <w:szCs w:val="20"/>
          <w:lang w:val="nl-BE"/>
        </w:rPr>
        <w:tab/>
        <w:t>Lxf4</w:t>
      </w:r>
      <w:r w:rsidR="00217AFE">
        <w:rPr>
          <w:rFonts w:cs="Arial"/>
          <w:b/>
          <w:sz w:val="20"/>
          <w:szCs w:val="20"/>
          <w:lang w:val="nl-BE"/>
        </w:rPr>
        <w:t>+</w:t>
      </w:r>
    </w:p>
    <w:p w14:paraId="62D7A5B5" w14:textId="77777777" w:rsidR="00E24D55" w:rsidRPr="00AD04D8" w:rsidRDefault="00A73A9F" w:rsidP="00E24D55">
      <w:pPr>
        <w:jc w:val="both"/>
        <w:rPr>
          <w:rFonts w:cs="Arial"/>
          <w:b/>
          <w:sz w:val="20"/>
          <w:szCs w:val="20"/>
          <w:lang w:val="nl-BE"/>
        </w:rPr>
      </w:pPr>
      <w:r>
        <w:rPr>
          <w:rFonts w:cs="Arial"/>
          <w:b/>
          <w:sz w:val="20"/>
          <w:szCs w:val="20"/>
          <w:lang w:val="nl-BE"/>
        </w:rPr>
        <w:t xml:space="preserve">     </w:t>
      </w:r>
      <w:r w:rsidR="00E24D55" w:rsidRPr="00AD04D8">
        <w:rPr>
          <w:rFonts w:cs="Arial"/>
          <w:b/>
          <w:sz w:val="20"/>
          <w:szCs w:val="20"/>
          <w:lang w:val="nl-BE"/>
        </w:rPr>
        <w:t xml:space="preserve"> </w:t>
      </w:r>
      <w:r>
        <w:rPr>
          <w:rFonts w:cs="Arial"/>
          <w:b/>
          <w:sz w:val="20"/>
          <w:szCs w:val="20"/>
          <w:lang w:val="nl-BE"/>
        </w:rPr>
        <w:t xml:space="preserve">     </w:t>
      </w:r>
      <w:r w:rsidR="00E24D55" w:rsidRPr="00AD04D8">
        <w:rPr>
          <w:rFonts w:cs="Arial"/>
          <w:b/>
          <w:sz w:val="20"/>
          <w:szCs w:val="20"/>
          <w:lang w:val="nl-BE"/>
        </w:rPr>
        <w:t xml:space="preserve">11.Kxf4 </w:t>
      </w:r>
    </w:p>
    <w:p w14:paraId="05FD057F" w14:textId="77777777" w:rsidR="0080696B" w:rsidRDefault="0080696B" w:rsidP="00E24D55">
      <w:pPr>
        <w:jc w:val="both"/>
        <w:outlineLvl w:val="0"/>
        <w:rPr>
          <w:rFonts w:cs="Arial"/>
          <w:b/>
          <w:i/>
          <w:sz w:val="20"/>
          <w:szCs w:val="20"/>
          <w:lang w:val="nl-BE"/>
        </w:rPr>
      </w:pPr>
    </w:p>
    <w:p w14:paraId="56C88C76" w14:textId="77777777" w:rsidR="00E24D55" w:rsidRPr="00AD04D8" w:rsidRDefault="00E24D55" w:rsidP="00E24D55">
      <w:pPr>
        <w:jc w:val="both"/>
        <w:outlineLvl w:val="0"/>
        <w:rPr>
          <w:rFonts w:cs="Arial"/>
          <w:b/>
          <w:i/>
          <w:sz w:val="20"/>
          <w:szCs w:val="20"/>
          <w:lang w:val="nl-BE"/>
        </w:rPr>
      </w:pPr>
      <w:r w:rsidRPr="00AD04D8">
        <w:rPr>
          <w:rFonts w:cs="Arial"/>
          <w:b/>
          <w:i/>
          <w:sz w:val="20"/>
          <w:szCs w:val="20"/>
          <w:lang w:val="nl-BE"/>
        </w:rPr>
        <w:t xml:space="preserve">Variant B  </w:t>
      </w:r>
    </w:p>
    <w:p w14:paraId="66C174F7" w14:textId="77777777" w:rsidR="00E24D55" w:rsidRPr="00653D12" w:rsidRDefault="00E24D55" w:rsidP="00E24D55">
      <w:pPr>
        <w:jc w:val="both"/>
        <w:rPr>
          <w:rFonts w:cs="Arial"/>
          <w:b/>
          <w:sz w:val="20"/>
          <w:szCs w:val="20"/>
          <w:lang w:val="nl-BE"/>
        </w:rPr>
      </w:pPr>
      <w:r w:rsidRPr="00AD04D8">
        <w:rPr>
          <w:rFonts w:cs="Arial"/>
          <w:b/>
          <w:sz w:val="20"/>
          <w:szCs w:val="20"/>
          <w:lang w:val="nl-BE"/>
        </w:rPr>
        <w:tab/>
      </w:r>
      <w:r w:rsidRPr="00653D12">
        <w:rPr>
          <w:rFonts w:cs="Arial"/>
          <w:b/>
          <w:sz w:val="20"/>
          <w:szCs w:val="20"/>
          <w:lang w:val="nl-BE"/>
        </w:rPr>
        <w:t>1…</w:t>
      </w:r>
      <w:r w:rsidRPr="00653D12">
        <w:rPr>
          <w:rFonts w:cs="Arial"/>
          <w:b/>
          <w:sz w:val="20"/>
          <w:szCs w:val="20"/>
          <w:lang w:val="nl-BE"/>
        </w:rPr>
        <w:tab/>
      </w:r>
      <w:r w:rsidRPr="00653D12">
        <w:rPr>
          <w:rFonts w:cs="Arial"/>
          <w:b/>
          <w:sz w:val="20"/>
          <w:szCs w:val="20"/>
          <w:lang w:val="nl-BE"/>
        </w:rPr>
        <w:tab/>
        <w:t xml:space="preserve">Kg2 </w:t>
      </w:r>
    </w:p>
    <w:p w14:paraId="26B1095D" w14:textId="77777777" w:rsidR="00E24D55" w:rsidRPr="00653D12" w:rsidRDefault="00E24D55" w:rsidP="00E24D55">
      <w:pPr>
        <w:jc w:val="both"/>
        <w:rPr>
          <w:rFonts w:cs="Arial"/>
          <w:b/>
          <w:sz w:val="20"/>
          <w:szCs w:val="20"/>
          <w:lang w:val="nl-BE"/>
        </w:rPr>
      </w:pPr>
      <w:r w:rsidRPr="00653D12">
        <w:rPr>
          <w:rFonts w:cs="Arial"/>
          <w:b/>
          <w:sz w:val="20"/>
          <w:szCs w:val="20"/>
          <w:lang w:val="nl-BE"/>
        </w:rPr>
        <w:tab/>
        <w:t xml:space="preserve">2.Kc7 </w:t>
      </w:r>
      <w:r w:rsidRPr="00653D12">
        <w:rPr>
          <w:rFonts w:cs="Arial"/>
          <w:b/>
          <w:sz w:val="20"/>
          <w:szCs w:val="20"/>
          <w:lang w:val="nl-BE"/>
        </w:rPr>
        <w:tab/>
      </w:r>
      <w:r w:rsidRPr="00653D12">
        <w:rPr>
          <w:rFonts w:cs="Arial"/>
          <w:b/>
          <w:sz w:val="20"/>
          <w:szCs w:val="20"/>
          <w:lang w:val="nl-BE"/>
        </w:rPr>
        <w:tab/>
        <w:t xml:space="preserve">Lg4 </w:t>
      </w:r>
    </w:p>
    <w:p w14:paraId="70C10242" w14:textId="77777777" w:rsidR="00E24D55" w:rsidRPr="00AC432E" w:rsidRDefault="00E24D55" w:rsidP="00E24D55">
      <w:pPr>
        <w:jc w:val="both"/>
        <w:rPr>
          <w:rFonts w:cs="Arial"/>
          <w:b/>
          <w:sz w:val="20"/>
          <w:szCs w:val="20"/>
          <w:lang w:val="nl-BE"/>
        </w:rPr>
      </w:pPr>
      <w:r w:rsidRPr="00653D12">
        <w:rPr>
          <w:rFonts w:cs="Arial"/>
          <w:b/>
          <w:sz w:val="20"/>
          <w:szCs w:val="20"/>
          <w:lang w:val="nl-BE"/>
        </w:rPr>
        <w:tab/>
      </w:r>
      <w:r w:rsidRPr="00AC432E">
        <w:rPr>
          <w:rFonts w:cs="Arial"/>
          <w:b/>
          <w:sz w:val="20"/>
          <w:szCs w:val="20"/>
          <w:lang w:val="nl-BE"/>
        </w:rPr>
        <w:t xml:space="preserve">3.Lc5 </w:t>
      </w:r>
      <w:r w:rsidRPr="00AC432E">
        <w:rPr>
          <w:rFonts w:cs="Arial"/>
          <w:b/>
          <w:sz w:val="20"/>
          <w:szCs w:val="20"/>
          <w:lang w:val="nl-BE"/>
        </w:rPr>
        <w:tab/>
      </w:r>
      <w:r w:rsidRPr="00AC432E">
        <w:rPr>
          <w:rFonts w:cs="Arial"/>
          <w:b/>
          <w:sz w:val="20"/>
          <w:szCs w:val="20"/>
          <w:lang w:val="nl-BE"/>
        </w:rPr>
        <w:tab/>
        <w:t xml:space="preserve">La5+ </w:t>
      </w:r>
    </w:p>
    <w:p w14:paraId="37809723" w14:textId="77777777" w:rsidR="00E24D55" w:rsidRPr="00AC432E" w:rsidRDefault="0080696B" w:rsidP="00E24D55">
      <w:pPr>
        <w:jc w:val="both"/>
        <w:rPr>
          <w:rFonts w:cs="Arial"/>
          <w:b/>
          <w:sz w:val="20"/>
          <w:szCs w:val="20"/>
          <w:lang w:val="nl-BE"/>
        </w:rPr>
      </w:pPr>
      <w:r w:rsidRPr="00AC432E">
        <w:rPr>
          <w:rFonts w:cs="Arial"/>
          <w:b/>
          <w:sz w:val="20"/>
          <w:szCs w:val="20"/>
          <w:lang w:val="nl-BE"/>
        </w:rPr>
        <w:tab/>
        <w:t xml:space="preserve">4.Kd6 </w:t>
      </w:r>
      <w:r w:rsidRPr="00AC432E">
        <w:rPr>
          <w:rFonts w:cs="Arial"/>
          <w:b/>
          <w:sz w:val="20"/>
          <w:szCs w:val="20"/>
          <w:lang w:val="nl-BE"/>
        </w:rPr>
        <w:tab/>
      </w:r>
      <w:r w:rsidRPr="00AC432E">
        <w:rPr>
          <w:rFonts w:cs="Arial"/>
          <w:b/>
          <w:sz w:val="20"/>
          <w:szCs w:val="20"/>
          <w:lang w:val="nl-BE"/>
        </w:rPr>
        <w:tab/>
        <w:t>Ld2</w:t>
      </w:r>
    </w:p>
    <w:p w14:paraId="5B32E89D" w14:textId="77777777" w:rsidR="00E24D55" w:rsidRPr="00AC432E" w:rsidRDefault="00E24D55" w:rsidP="00E24D55">
      <w:pPr>
        <w:jc w:val="both"/>
        <w:rPr>
          <w:rFonts w:cs="Arial"/>
          <w:b/>
          <w:sz w:val="20"/>
          <w:szCs w:val="20"/>
          <w:lang w:val="nl-BE"/>
        </w:rPr>
      </w:pPr>
      <w:r w:rsidRPr="00AC432E">
        <w:rPr>
          <w:rFonts w:cs="Arial"/>
          <w:b/>
          <w:sz w:val="20"/>
          <w:szCs w:val="20"/>
          <w:lang w:val="nl-BE"/>
        </w:rPr>
        <w:tab/>
        <w:t xml:space="preserve">5.Ld4 </w:t>
      </w:r>
      <w:r w:rsidRPr="00AC432E">
        <w:rPr>
          <w:rFonts w:cs="Arial"/>
          <w:b/>
          <w:sz w:val="20"/>
          <w:szCs w:val="20"/>
          <w:lang w:val="nl-BE"/>
        </w:rPr>
        <w:tab/>
      </w:r>
      <w:r w:rsidRPr="00AC432E">
        <w:rPr>
          <w:rFonts w:cs="Arial"/>
          <w:b/>
          <w:sz w:val="20"/>
          <w:szCs w:val="20"/>
          <w:lang w:val="nl-BE"/>
        </w:rPr>
        <w:tab/>
        <w:t xml:space="preserve">Lb4+ </w:t>
      </w:r>
    </w:p>
    <w:p w14:paraId="4B12B324" w14:textId="77777777" w:rsidR="00E24D55" w:rsidRPr="00AD04D8" w:rsidRDefault="00E24D55" w:rsidP="00E24D55">
      <w:pPr>
        <w:jc w:val="both"/>
        <w:rPr>
          <w:rFonts w:cs="Arial"/>
          <w:b/>
          <w:sz w:val="20"/>
          <w:szCs w:val="20"/>
          <w:lang w:val="nl-BE"/>
        </w:rPr>
      </w:pPr>
      <w:r w:rsidRPr="00AC432E">
        <w:rPr>
          <w:rFonts w:cs="Arial"/>
          <w:b/>
          <w:sz w:val="20"/>
          <w:szCs w:val="20"/>
          <w:lang w:val="nl-BE"/>
        </w:rPr>
        <w:tab/>
      </w:r>
      <w:r w:rsidRPr="00AD04D8">
        <w:rPr>
          <w:rFonts w:cs="Arial"/>
          <w:b/>
          <w:sz w:val="20"/>
          <w:szCs w:val="20"/>
          <w:lang w:val="nl-BE"/>
        </w:rPr>
        <w:t xml:space="preserve">6.Ke5 </w:t>
      </w:r>
      <w:r w:rsidRPr="00AD04D8">
        <w:rPr>
          <w:rFonts w:cs="Arial"/>
          <w:b/>
          <w:sz w:val="20"/>
          <w:szCs w:val="20"/>
          <w:lang w:val="nl-BE"/>
        </w:rPr>
        <w:tab/>
      </w:r>
      <w:r w:rsidRPr="00AD04D8">
        <w:rPr>
          <w:rFonts w:cs="Arial"/>
          <w:b/>
          <w:sz w:val="20"/>
          <w:szCs w:val="20"/>
          <w:lang w:val="nl-BE"/>
        </w:rPr>
        <w:tab/>
        <w:t xml:space="preserve">Le1 </w:t>
      </w:r>
    </w:p>
    <w:p w14:paraId="276F3955"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7.Le3 </w:t>
      </w:r>
      <w:r w:rsidRPr="00AD04D8">
        <w:rPr>
          <w:rFonts w:cs="Arial"/>
          <w:b/>
          <w:sz w:val="20"/>
          <w:szCs w:val="20"/>
          <w:lang w:val="nl-BE"/>
        </w:rPr>
        <w:tab/>
      </w:r>
      <w:r w:rsidRPr="00AD04D8">
        <w:rPr>
          <w:rFonts w:cs="Arial"/>
          <w:b/>
          <w:sz w:val="20"/>
          <w:szCs w:val="20"/>
          <w:lang w:val="nl-BE"/>
        </w:rPr>
        <w:tab/>
        <w:t xml:space="preserve">Kf3 </w:t>
      </w:r>
    </w:p>
    <w:p w14:paraId="70F72FC4" w14:textId="77777777" w:rsidR="00E24D55" w:rsidRPr="00AD04D8" w:rsidRDefault="00E24D55" w:rsidP="00E24D55">
      <w:pPr>
        <w:jc w:val="both"/>
        <w:rPr>
          <w:rFonts w:cs="Arial"/>
          <w:sz w:val="20"/>
          <w:szCs w:val="20"/>
          <w:lang w:val="nl-BE"/>
        </w:rPr>
      </w:pPr>
      <w:r w:rsidRPr="00AD04D8">
        <w:rPr>
          <w:rFonts w:cs="Arial"/>
          <w:sz w:val="20"/>
          <w:szCs w:val="20"/>
          <w:lang w:val="nl-BE"/>
        </w:rPr>
        <w:t>Na 7...Lg3+</w:t>
      </w:r>
      <w:r w:rsidR="00C55FEA">
        <w:rPr>
          <w:rFonts w:cs="Arial"/>
          <w:sz w:val="20"/>
          <w:szCs w:val="20"/>
          <w:lang w:val="nl-BE"/>
        </w:rPr>
        <w:t>?</w:t>
      </w:r>
      <w:r w:rsidRPr="00AD04D8">
        <w:rPr>
          <w:rFonts w:cs="Arial"/>
          <w:sz w:val="20"/>
          <w:szCs w:val="20"/>
          <w:lang w:val="nl-BE"/>
        </w:rPr>
        <w:t xml:space="preserve"> wint wit met 8.Lf4 Lxf4 9.Kxf4 </w:t>
      </w:r>
    </w:p>
    <w:p w14:paraId="55F073C1" w14:textId="77777777" w:rsidR="00E24D55" w:rsidRPr="001D6918" w:rsidRDefault="00E24D55" w:rsidP="00E24D55">
      <w:pPr>
        <w:jc w:val="both"/>
        <w:rPr>
          <w:rFonts w:cs="Arial"/>
          <w:b/>
          <w:sz w:val="20"/>
          <w:szCs w:val="20"/>
          <w:lang w:val="en-GB"/>
        </w:rPr>
      </w:pPr>
      <w:r w:rsidRPr="00AD04D8">
        <w:rPr>
          <w:rFonts w:cs="Arial"/>
          <w:b/>
          <w:sz w:val="20"/>
          <w:szCs w:val="20"/>
          <w:lang w:val="nl-BE"/>
        </w:rPr>
        <w:tab/>
      </w:r>
      <w:r w:rsidRPr="001D6918">
        <w:rPr>
          <w:rFonts w:cs="Arial"/>
          <w:b/>
          <w:sz w:val="20"/>
          <w:szCs w:val="20"/>
          <w:lang w:val="en-GB"/>
        </w:rPr>
        <w:t xml:space="preserve">8.Lf4 </w:t>
      </w:r>
      <w:r w:rsidRPr="001D6918">
        <w:rPr>
          <w:rFonts w:cs="Arial"/>
          <w:b/>
          <w:sz w:val="20"/>
          <w:szCs w:val="20"/>
          <w:lang w:val="en-GB"/>
        </w:rPr>
        <w:tab/>
      </w:r>
      <w:r w:rsidRPr="001D6918">
        <w:rPr>
          <w:rFonts w:cs="Arial"/>
          <w:b/>
          <w:sz w:val="20"/>
          <w:szCs w:val="20"/>
          <w:lang w:val="en-GB"/>
        </w:rPr>
        <w:tab/>
        <w:t xml:space="preserve">Lc3+ </w:t>
      </w:r>
    </w:p>
    <w:p w14:paraId="04958F34" w14:textId="77777777" w:rsidR="00E24D55" w:rsidRPr="001D6918" w:rsidRDefault="00E24D55" w:rsidP="00E24D55">
      <w:pPr>
        <w:jc w:val="both"/>
        <w:rPr>
          <w:rFonts w:cs="Arial"/>
          <w:b/>
          <w:sz w:val="20"/>
          <w:szCs w:val="20"/>
          <w:lang w:val="en-GB"/>
        </w:rPr>
      </w:pPr>
      <w:r w:rsidRPr="001D6918">
        <w:rPr>
          <w:rFonts w:cs="Arial"/>
          <w:b/>
          <w:sz w:val="20"/>
          <w:szCs w:val="20"/>
          <w:lang w:val="en-GB"/>
        </w:rPr>
        <w:tab/>
        <w:t xml:space="preserve">9.Kd5 </w:t>
      </w:r>
      <w:r w:rsidRPr="001D6918">
        <w:rPr>
          <w:rFonts w:cs="Arial"/>
          <w:b/>
          <w:sz w:val="20"/>
          <w:szCs w:val="20"/>
          <w:lang w:val="en-GB"/>
        </w:rPr>
        <w:tab/>
      </w:r>
      <w:r w:rsidRPr="001D6918">
        <w:rPr>
          <w:rFonts w:cs="Arial"/>
          <w:b/>
          <w:sz w:val="20"/>
          <w:szCs w:val="20"/>
          <w:lang w:val="en-GB"/>
        </w:rPr>
        <w:tab/>
        <w:t xml:space="preserve">Kxf4 </w:t>
      </w:r>
    </w:p>
    <w:p w14:paraId="78A37A6E" w14:textId="77777777" w:rsidR="00E24D55" w:rsidRPr="00EC1AFE" w:rsidRDefault="00E24D55" w:rsidP="00EC1AFE">
      <w:pPr>
        <w:jc w:val="both"/>
        <w:rPr>
          <w:rFonts w:cs="Arial"/>
          <w:b/>
          <w:sz w:val="20"/>
          <w:szCs w:val="20"/>
          <w:lang w:val="en-GB"/>
        </w:rPr>
      </w:pPr>
      <w:r w:rsidRPr="001D6918">
        <w:rPr>
          <w:rFonts w:cs="Arial"/>
          <w:b/>
          <w:sz w:val="20"/>
          <w:szCs w:val="20"/>
          <w:lang w:val="en-GB"/>
        </w:rPr>
        <w:t xml:space="preserve">           10.b8D+</w:t>
      </w:r>
      <w:r w:rsidRPr="00B354CB">
        <w:rPr>
          <w:rFonts w:cs="Arial"/>
          <w:sz w:val="20"/>
          <w:szCs w:val="20"/>
          <w:lang w:val="en-GB"/>
        </w:rPr>
        <w:t>.</w:t>
      </w:r>
    </w:p>
    <w:p w14:paraId="329CC52C" w14:textId="77777777" w:rsidR="001E09D3" w:rsidRPr="00B354CB" w:rsidRDefault="001E09D3" w:rsidP="00E24D55">
      <w:pPr>
        <w:jc w:val="both"/>
        <w:rPr>
          <w:rFonts w:cs="Arial"/>
          <w:sz w:val="20"/>
          <w:szCs w:val="20"/>
          <w:lang w:val="en-GB"/>
        </w:rPr>
      </w:pPr>
    </w:p>
    <w:p w14:paraId="43450286" w14:textId="77777777" w:rsidR="00E24D55" w:rsidRPr="00AD04D8" w:rsidRDefault="00E24D55" w:rsidP="00E24D55">
      <w:pPr>
        <w:jc w:val="both"/>
        <w:rPr>
          <w:rFonts w:cs="Arial"/>
          <w:sz w:val="20"/>
          <w:szCs w:val="20"/>
          <w:lang w:val="nl-BE"/>
        </w:rPr>
      </w:pPr>
      <w:r w:rsidRPr="00AD04D8">
        <w:rPr>
          <w:rFonts w:cs="Arial"/>
          <w:sz w:val="20"/>
          <w:szCs w:val="20"/>
          <w:lang w:val="nl-BE"/>
        </w:rPr>
        <w:t>Mijn Argentijnse vriend</w:t>
      </w:r>
      <w:r w:rsidR="009E16E3">
        <w:rPr>
          <w:rFonts w:cs="Arial"/>
          <w:sz w:val="20"/>
          <w:szCs w:val="20"/>
          <w:lang w:val="nl-BE"/>
        </w:rPr>
        <w:t xml:space="preserve">, </w:t>
      </w:r>
      <w:r w:rsidRPr="00AD04D8">
        <w:rPr>
          <w:rFonts w:cs="Arial"/>
          <w:sz w:val="20"/>
          <w:szCs w:val="20"/>
          <w:lang w:val="nl-BE"/>
        </w:rPr>
        <w:t>compo</w:t>
      </w:r>
      <w:r w:rsidR="00DD5F34">
        <w:rPr>
          <w:rFonts w:cs="Arial"/>
          <w:sz w:val="20"/>
          <w:szCs w:val="20"/>
          <w:lang w:val="nl-BE"/>
        </w:rPr>
        <w:t xml:space="preserve">-nist </w:t>
      </w:r>
      <w:r w:rsidRPr="00AD04D8">
        <w:rPr>
          <w:rFonts w:cs="Arial"/>
          <w:sz w:val="20"/>
          <w:szCs w:val="20"/>
          <w:lang w:val="nl-BE"/>
        </w:rPr>
        <w:t xml:space="preserve"> Zoilo Caputto vond het</w:t>
      </w:r>
      <w:r w:rsidRPr="00AD04D8">
        <w:rPr>
          <w:rFonts w:cs="Arial"/>
          <w:i/>
          <w:sz w:val="20"/>
          <w:szCs w:val="20"/>
          <w:lang w:val="nl-BE"/>
        </w:rPr>
        <w:t xml:space="preserve"> “Un tema conocido, bien realizado.’’ </w:t>
      </w:r>
    </w:p>
    <w:p w14:paraId="497EAAD7" w14:textId="77777777" w:rsidR="009E4699" w:rsidRDefault="009E4699" w:rsidP="00554F5E">
      <w:pPr>
        <w:pStyle w:val="Plattetekst"/>
        <w:jc w:val="center"/>
      </w:pPr>
    </w:p>
    <w:p w14:paraId="1B6CE3FB" w14:textId="77777777" w:rsidR="00EC1AFE" w:rsidRDefault="009E4699" w:rsidP="009E4699">
      <w:pPr>
        <w:pStyle w:val="Plattetekst"/>
        <w:jc w:val="left"/>
        <w:rPr>
          <w:rFonts w:ascii="Arial" w:hAnsi="Arial" w:cs="Arial"/>
          <w:b w:val="0"/>
          <w:sz w:val="20"/>
          <w:szCs w:val="20"/>
        </w:rPr>
      </w:pPr>
      <w:r>
        <w:rPr>
          <w:rFonts w:ascii="Arial" w:hAnsi="Arial" w:cs="Arial"/>
          <w:b w:val="0"/>
          <w:sz w:val="20"/>
          <w:szCs w:val="20"/>
        </w:rPr>
        <w:t>In EG N°203 staat een gelijkaar</w:t>
      </w:r>
      <w:r w:rsidR="00EC1AFE">
        <w:rPr>
          <w:rFonts w:ascii="Arial" w:hAnsi="Arial" w:cs="Arial"/>
          <w:b w:val="0"/>
          <w:sz w:val="20"/>
          <w:szCs w:val="20"/>
        </w:rPr>
        <w:t>-</w:t>
      </w:r>
      <w:r>
        <w:rPr>
          <w:rFonts w:ascii="Arial" w:hAnsi="Arial" w:cs="Arial"/>
          <w:b w:val="0"/>
          <w:sz w:val="20"/>
          <w:szCs w:val="20"/>
        </w:rPr>
        <w:t>dige</w:t>
      </w:r>
      <w:r w:rsidR="00A73A9F">
        <w:rPr>
          <w:rFonts w:ascii="Arial" w:hAnsi="Arial" w:cs="Arial"/>
          <w:b w:val="0"/>
          <w:sz w:val="20"/>
          <w:szCs w:val="20"/>
        </w:rPr>
        <w:t xml:space="preserve"> studie van Helmut Waelzel  in Schach uit </w:t>
      </w:r>
      <w:r w:rsidR="00A73A9F" w:rsidRPr="00AF4B16">
        <w:rPr>
          <w:rFonts w:ascii="Arial" w:hAnsi="Arial" w:cs="Arial"/>
          <w:sz w:val="20"/>
          <w:szCs w:val="20"/>
        </w:rPr>
        <w:t>1999</w:t>
      </w:r>
      <w:r w:rsidR="00A73A9F">
        <w:rPr>
          <w:rFonts w:ascii="Arial" w:hAnsi="Arial" w:cs="Arial"/>
          <w:b w:val="0"/>
          <w:sz w:val="20"/>
          <w:szCs w:val="20"/>
        </w:rPr>
        <w:t>(!):</w:t>
      </w:r>
    </w:p>
    <w:p w14:paraId="3B72E0E9" w14:textId="77777777" w:rsidR="00EC1AFE" w:rsidRDefault="00EC1AFE" w:rsidP="009E4699">
      <w:pPr>
        <w:pStyle w:val="Plattetekst"/>
        <w:jc w:val="left"/>
        <w:rPr>
          <w:rFonts w:ascii="Arial" w:hAnsi="Arial" w:cs="Arial"/>
          <w:b w:val="0"/>
          <w:sz w:val="20"/>
          <w:szCs w:val="20"/>
        </w:rPr>
      </w:pPr>
    </w:p>
    <w:p w14:paraId="412B247C" w14:textId="77777777" w:rsidR="00674D35" w:rsidRDefault="00EC1AFE" w:rsidP="009E4699">
      <w:pPr>
        <w:pStyle w:val="Plattetekst"/>
        <w:jc w:val="left"/>
        <w:rPr>
          <w:rFonts w:ascii="Arial" w:hAnsi="Arial" w:cs="Arial"/>
          <w:b w:val="0"/>
          <w:sz w:val="20"/>
          <w:szCs w:val="20"/>
        </w:rPr>
      </w:pPr>
      <w:r>
        <w:rPr>
          <w:rFonts w:ascii="Arial" w:hAnsi="Arial" w:cs="Arial"/>
          <w:b w:val="0"/>
          <w:sz w:val="20"/>
          <w:szCs w:val="20"/>
        </w:rPr>
        <w:t>Kb8 L</w:t>
      </w:r>
      <w:r w:rsidR="002359B6">
        <w:rPr>
          <w:rFonts w:ascii="Arial" w:hAnsi="Arial" w:cs="Arial"/>
          <w:b w:val="0"/>
          <w:sz w:val="20"/>
          <w:szCs w:val="20"/>
        </w:rPr>
        <w:t>a5 b7 / Kg1 Lb4 Lh3 +</w:t>
      </w:r>
    </w:p>
    <w:p w14:paraId="2F237AB8" w14:textId="77777777" w:rsidR="00674D35" w:rsidRDefault="00674D35" w:rsidP="009E4699">
      <w:pPr>
        <w:pStyle w:val="Plattetekst"/>
        <w:jc w:val="left"/>
        <w:rPr>
          <w:rFonts w:ascii="Arial" w:hAnsi="Arial" w:cs="Arial"/>
          <w:b w:val="0"/>
          <w:sz w:val="20"/>
          <w:szCs w:val="20"/>
        </w:rPr>
      </w:pPr>
    </w:p>
    <w:p w14:paraId="7F27BE3B" w14:textId="77777777" w:rsidR="004D2989" w:rsidRDefault="00674D35" w:rsidP="00674D35">
      <w:pPr>
        <w:pStyle w:val="Plattetekst"/>
        <w:rPr>
          <w:rFonts w:ascii="Arial" w:hAnsi="Arial" w:cs="Arial"/>
          <w:b w:val="0"/>
          <w:sz w:val="20"/>
          <w:szCs w:val="20"/>
        </w:rPr>
      </w:pPr>
      <w:r>
        <w:rPr>
          <w:rFonts w:ascii="Arial" w:hAnsi="Arial" w:cs="Arial"/>
          <w:b w:val="0"/>
          <w:sz w:val="20"/>
          <w:szCs w:val="20"/>
        </w:rPr>
        <w:t>Met de bijna identieke</w:t>
      </w:r>
      <w:r w:rsidR="00A73A9F">
        <w:rPr>
          <w:rFonts w:ascii="Arial" w:hAnsi="Arial" w:cs="Arial"/>
          <w:b w:val="0"/>
          <w:sz w:val="20"/>
          <w:szCs w:val="20"/>
        </w:rPr>
        <w:t xml:space="preserve"> oplssing:</w:t>
      </w:r>
      <w:r>
        <w:rPr>
          <w:rFonts w:ascii="Arial" w:hAnsi="Arial" w:cs="Arial"/>
          <w:b w:val="0"/>
          <w:sz w:val="20"/>
          <w:szCs w:val="20"/>
        </w:rPr>
        <w:t xml:space="preserve"> 1.Bb6+ Kh2 2.Kc7 Be1</w:t>
      </w:r>
      <w:r w:rsidR="00A73A9F">
        <w:rPr>
          <w:rFonts w:ascii="Arial" w:hAnsi="Arial" w:cs="Arial"/>
          <w:b w:val="0"/>
          <w:sz w:val="20"/>
          <w:szCs w:val="20"/>
        </w:rPr>
        <w:t xml:space="preserve"> 3.Bc5 Ba5+ 4.Kd6 Be1 5.Bd4 Bb4</w:t>
      </w:r>
      <w:r w:rsidR="007E0DED">
        <w:rPr>
          <w:rFonts w:ascii="Arial" w:hAnsi="Arial" w:cs="Arial"/>
          <w:b w:val="0"/>
          <w:sz w:val="20"/>
          <w:szCs w:val="20"/>
        </w:rPr>
        <w:t>+</w:t>
      </w:r>
      <w:r w:rsidR="00A73A9F">
        <w:rPr>
          <w:rFonts w:ascii="Arial" w:hAnsi="Arial" w:cs="Arial"/>
          <w:b w:val="0"/>
          <w:sz w:val="20"/>
          <w:szCs w:val="20"/>
        </w:rPr>
        <w:t xml:space="preserve"> 6.Ke5 Be1 7.Be3 Bc3+ 8.Kf4 Be1 9.</w:t>
      </w:r>
      <w:r w:rsidR="004D2989">
        <w:rPr>
          <w:rFonts w:ascii="Arial" w:hAnsi="Arial" w:cs="Arial"/>
          <w:b w:val="0"/>
          <w:sz w:val="20"/>
          <w:szCs w:val="20"/>
        </w:rPr>
        <w:t>Kg5, enzovoort.</w:t>
      </w:r>
    </w:p>
    <w:p w14:paraId="32B9D206" w14:textId="77777777" w:rsidR="00A73A9F" w:rsidRDefault="004D2989" w:rsidP="00674D35">
      <w:pPr>
        <w:pStyle w:val="Plattetekst"/>
        <w:rPr>
          <w:rFonts w:ascii="Arial" w:hAnsi="Arial" w:cs="Arial"/>
          <w:b w:val="0"/>
          <w:sz w:val="20"/>
          <w:szCs w:val="20"/>
        </w:rPr>
      </w:pPr>
      <w:r>
        <w:rPr>
          <w:rFonts w:ascii="Arial" w:hAnsi="Arial" w:cs="Arial"/>
          <w:b w:val="0"/>
          <w:sz w:val="20"/>
          <w:szCs w:val="20"/>
        </w:rPr>
        <w:t xml:space="preserve"> </w:t>
      </w:r>
    </w:p>
    <w:p w14:paraId="1DBAFBEF" w14:textId="77777777" w:rsidR="00D51A01" w:rsidRDefault="007E0DED" w:rsidP="00D51A01">
      <w:pPr>
        <w:pStyle w:val="Plattetekst"/>
        <w:rPr>
          <w:rFonts w:ascii="Arial" w:hAnsi="Arial" w:cs="Arial"/>
          <w:b w:val="0"/>
          <w:sz w:val="20"/>
          <w:szCs w:val="20"/>
        </w:rPr>
      </w:pPr>
      <w:r>
        <w:rPr>
          <w:rFonts w:ascii="Arial" w:hAnsi="Arial" w:cs="Arial"/>
          <w:b w:val="0"/>
          <w:sz w:val="20"/>
          <w:szCs w:val="20"/>
        </w:rPr>
        <w:t xml:space="preserve">Is dit nu </w:t>
      </w:r>
      <w:r w:rsidR="004D2989">
        <w:rPr>
          <w:rFonts w:ascii="Arial" w:hAnsi="Arial" w:cs="Arial"/>
          <w:b w:val="0"/>
          <w:sz w:val="20"/>
          <w:szCs w:val="20"/>
        </w:rPr>
        <w:t xml:space="preserve">toeval of </w:t>
      </w:r>
      <w:r>
        <w:rPr>
          <w:rFonts w:ascii="Arial" w:hAnsi="Arial" w:cs="Arial"/>
          <w:b w:val="0"/>
          <w:sz w:val="20"/>
          <w:szCs w:val="20"/>
        </w:rPr>
        <w:t>anticipatie?</w:t>
      </w:r>
    </w:p>
    <w:p w14:paraId="295FCBCE" w14:textId="77777777" w:rsidR="00554F5E" w:rsidRPr="009E4699" w:rsidRDefault="00F942D1" w:rsidP="00D51A01">
      <w:pPr>
        <w:pStyle w:val="Plattetekst"/>
        <w:jc w:val="center"/>
        <w:rPr>
          <w:rFonts w:ascii="Arial" w:hAnsi="Arial" w:cs="Arial"/>
          <w:b w:val="0"/>
          <w:sz w:val="20"/>
          <w:szCs w:val="20"/>
        </w:rPr>
      </w:pPr>
      <w:r>
        <w:rPr>
          <w:rFonts w:ascii="Arial" w:hAnsi="Arial" w:cs="Arial"/>
          <w:iCs/>
          <w:sz w:val="20"/>
          <w:szCs w:val="20"/>
        </w:rPr>
        <w:t xml:space="preserve">- </w:t>
      </w:r>
      <w:r w:rsidR="00F60FC4">
        <w:rPr>
          <w:rFonts w:ascii="Arial" w:hAnsi="Arial" w:cs="Arial"/>
          <w:iCs/>
          <w:sz w:val="20"/>
          <w:szCs w:val="20"/>
        </w:rPr>
        <w:t>76</w:t>
      </w:r>
      <w:r w:rsidR="00554F5E">
        <w:rPr>
          <w:rFonts w:ascii="Arial" w:hAnsi="Arial" w:cs="Arial"/>
          <w:iCs/>
          <w:sz w:val="20"/>
          <w:szCs w:val="20"/>
        </w:rPr>
        <w:t xml:space="preserve"> -</w:t>
      </w:r>
    </w:p>
    <w:p w14:paraId="5B1A585B" w14:textId="77777777" w:rsidR="00554F5E" w:rsidRPr="001C4233" w:rsidRDefault="00554F5E" w:rsidP="00554F5E">
      <w:pPr>
        <w:pStyle w:val="Plattetekst"/>
        <w:jc w:val="left"/>
        <w:rPr>
          <w:rFonts w:ascii="Arial" w:hAnsi="Arial" w:cs="Arial"/>
          <w:b w:val="0"/>
          <w:iCs/>
          <w:sz w:val="20"/>
          <w:szCs w:val="20"/>
        </w:rPr>
      </w:pPr>
    </w:p>
    <w:p w14:paraId="1CBC6F95" w14:textId="77777777" w:rsidR="00554F5E" w:rsidRPr="001C4233" w:rsidRDefault="00554F5E" w:rsidP="00554F5E">
      <w:pPr>
        <w:pStyle w:val="Plattetekst"/>
        <w:jc w:val="center"/>
        <w:rPr>
          <w:b w:val="0"/>
          <w:sz w:val="20"/>
          <w:szCs w:val="20"/>
        </w:rPr>
      </w:pPr>
      <w:r w:rsidRPr="001C4233">
        <w:rPr>
          <w:b w:val="0"/>
          <w:i/>
          <w:sz w:val="20"/>
          <w:szCs w:val="20"/>
        </w:rPr>
        <w:t xml:space="preserve">Schakend Nederland, </w:t>
      </w:r>
      <w:r w:rsidRPr="001C4233">
        <w:rPr>
          <w:b w:val="0"/>
          <w:sz w:val="20"/>
          <w:szCs w:val="20"/>
        </w:rPr>
        <w:t>1970</w:t>
      </w:r>
    </w:p>
    <w:p w14:paraId="0411566A" w14:textId="77777777" w:rsidR="00554F5E" w:rsidRPr="001C4233" w:rsidRDefault="00554F5E" w:rsidP="00554F5E">
      <w:pPr>
        <w:pStyle w:val="Plattetekst"/>
        <w:rPr>
          <w:b w:val="0"/>
          <w:sz w:val="20"/>
          <w:szCs w:val="20"/>
        </w:rPr>
      </w:pPr>
    </w:p>
    <w:p w14:paraId="282CC539" w14:textId="77777777" w:rsidR="00554F5E" w:rsidRPr="001C4233" w:rsidRDefault="00554F5E" w:rsidP="00554F5E">
      <w:pPr>
        <w:pStyle w:val="Plattetekst"/>
        <w:rPr>
          <w:b w:val="0"/>
          <w:sz w:val="20"/>
          <w:szCs w:val="20"/>
        </w:rPr>
      </w:pPr>
      <w:r w:rsidRPr="001C4233">
        <w:rPr>
          <w:sz w:val="20"/>
          <w:szCs w:val="20"/>
        </w:rPr>
        <w:object w:dxaOrig="4700" w:dyaOrig="4704" w14:anchorId="57DFEAC4">
          <v:shape id="_x0000_i1094" type="#_x0000_t75" style="width:154.5pt;height:150.65pt" o:ole="">
            <v:imagedata r:id="rId159" o:title=""/>
          </v:shape>
          <o:OLEObject Type="Embed" ProgID="CorelDRAW.Graphic.12" ShapeID="_x0000_i1094" DrawAspect="Content" ObjectID="_1587467506" r:id="rId160"/>
        </w:object>
      </w:r>
    </w:p>
    <w:p w14:paraId="5896F5B2" w14:textId="77777777" w:rsidR="00554F5E" w:rsidRPr="001C4233" w:rsidRDefault="00554F5E" w:rsidP="00554F5E">
      <w:pPr>
        <w:pStyle w:val="Plattetekst"/>
        <w:rPr>
          <w:b w:val="0"/>
          <w:sz w:val="20"/>
          <w:szCs w:val="20"/>
        </w:rPr>
      </w:pPr>
    </w:p>
    <w:p w14:paraId="325C8D46" w14:textId="77777777" w:rsidR="00554F5E" w:rsidRPr="001C4233" w:rsidRDefault="00554F5E" w:rsidP="00554F5E">
      <w:pPr>
        <w:pStyle w:val="Plattetekst"/>
        <w:rPr>
          <w:rFonts w:ascii="Arial" w:hAnsi="Arial" w:cs="Arial"/>
          <w:b w:val="0"/>
          <w:sz w:val="20"/>
          <w:szCs w:val="20"/>
        </w:rPr>
      </w:pPr>
      <w:r w:rsidRPr="003F7BDE">
        <w:rPr>
          <w:rFonts w:ascii="Arial" w:hAnsi="Arial" w:cs="Arial"/>
        </w:rPr>
        <w:t>+</w:t>
      </w:r>
      <w:r w:rsidRPr="001C4233">
        <w:rPr>
          <w:rFonts w:ascii="Arial" w:hAnsi="Arial" w:cs="Arial"/>
          <w:sz w:val="20"/>
          <w:szCs w:val="20"/>
        </w:rPr>
        <w:t xml:space="preserve">                     </w:t>
      </w:r>
      <w:r>
        <w:rPr>
          <w:rFonts w:ascii="Arial" w:hAnsi="Arial" w:cs="Arial"/>
          <w:sz w:val="20"/>
          <w:szCs w:val="20"/>
        </w:rPr>
        <w:t xml:space="preserve">     </w:t>
      </w:r>
      <w:r w:rsidRPr="001C4233">
        <w:rPr>
          <w:rFonts w:ascii="Arial" w:hAnsi="Arial" w:cs="Arial"/>
          <w:sz w:val="20"/>
          <w:szCs w:val="20"/>
        </w:rPr>
        <w:t xml:space="preserve">     </w:t>
      </w:r>
      <w:r w:rsidRPr="001C4233">
        <w:rPr>
          <w:rFonts w:ascii="Arial" w:hAnsi="Arial" w:cs="Arial"/>
          <w:b w:val="0"/>
          <w:sz w:val="20"/>
          <w:szCs w:val="20"/>
        </w:rPr>
        <w:t>0014.01 e6f4</w:t>
      </w:r>
    </w:p>
    <w:p w14:paraId="23A48794" w14:textId="77777777" w:rsidR="00554F5E" w:rsidRDefault="00554F5E" w:rsidP="00554F5E">
      <w:pPr>
        <w:pStyle w:val="Plattetekst"/>
        <w:rPr>
          <w:rFonts w:ascii="Arial" w:hAnsi="Arial" w:cs="Arial"/>
          <w:b w:val="0"/>
          <w:sz w:val="20"/>
          <w:szCs w:val="20"/>
        </w:rPr>
      </w:pPr>
    </w:p>
    <w:p w14:paraId="79F207BD" w14:textId="77777777" w:rsidR="00554F5E" w:rsidRPr="0038606C" w:rsidRDefault="00554F5E" w:rsidP="00554F5E">
      <w:pPr>
        <w:pStyle w:val="Plattetekst"/>
        <w:rPr>
          <w:rFonts w:ascii="Arial" w:hAnsi="Arial" w:cs="Arial"/>
          <w:b w:val="0"/>
          <w:sz w:val="20"/>
          <w:szCs w:val="20"/>
        </w:rPr>
      </w:pPr>
      <w:r w:rsidRPr="001C4233">
        <w:rPr>
          <w:rFonts w:ascii="Arial" w:hAnsi="Arial" w:cs="Arial"/>
          <w:b w:val="0"/>
          <w:sz w:val="20"/>
          <w:szCs w:val="20"/>
        </w:rPr>
        <w:t>Een witte loper extra is hier vol-doende voor de winst!</w:t>
      </w:r>
      <w:r w:rsidRPr="001C4233">
        <w:rPr>
          <w:rFonts w:ascii="Arial" w:hAnsi="Arial" w:cs="Arial"/>
          <w:sz w:val="20"/>
          <w:szCs w:val="20"/>
        </w:rPr>
        <w:tab/>
      </w:r>
    </w:p>
    <w:p w14:paraId="551FC8BB" w14:textId="77777777" w:rsidR="00554F5E" w:rsidRPr="001C4233" w:rsidRDefault="00554F5E" w:rsidP="00554F5E">
      <w:pPr>
        <w:pStyle w:val="Plattetekst"/>
        <w:rPr>
          <w:rFonts w:ascii="Arial" w:hAnsi="Arial" w:cs="Arial"/>
          <w:sz w:val="20"/>
          <w:szCs w:val="20"/>
        </w:rPr>
      </w:pPr>
    </w:p>
    <w:p w14:paraId="3F649D81" w14:textId="77777777" w:rsidR="00554F5E" w:rsidRDefault="00554F5E" w:rsidP="00554F5E">
      <w:pPr>
        <w:pStyle w:val="Plattetekst"/>
        <w:rPr>
          <w:rFonts w:ascii="Arial" w:hAnsi="Arial" w:cs="Arial"/>
          <w:sz w:val="20"/>
          <w:szCs w:val="20"/>
        </w:rPr>
      </w:pPr>
      <w:r w:rsidRPr="001C4233">
        <w:rPr>
          <w:rFonts w:ascii="Arial" w:hAnsi="Arial" w:cs="Arial"/>
          <w:sz w:val="20"/>
          <w:szCs w:val="20"/>
        </w:rPr>
        <w:tab/>
        <w:t>1.Ke7</w:t>
      </w:r>
      <w:r w:rsidRPr="001C4233">
        <w:rPr>
          <w:rFonts w:ascii="Arial" w:hAnsi="Arial" w:cs="Arial"/>
          <w:sz w:val="20"/>
          <w:szCs w:val="20"/>
        </w:rPr>
        <w:tab/>
      </w:r>
      <w:r w:rsidRPr="001C4233">
        <w:rPr>
          <w:rFonts w:ascii="Arial" w:hAnsi="Arial" w:cs="Arial"/>
          <w:sz w:val="20"/>
          <w:szCs w:val="20"/>
        </w:rPr>
        <w:tab/>
        <w:t>Pg7</w:t>
      </w:r>
    </w:p>
    <w:p w14:paraId="11FB231A" w14:textId="77777777" w:rsidR="00273CB1" w:rsidRPr="00273CB1" w:rsidRDefault="00273CB1" w:rsidP="00554F5E">
      <w:pPr>
        <w:pStyle w:val="Plattetekst"/>
        <w:rPr>
          <w:rFonts w:ascii="Arial" w:hAnsi="Arial" w:cs="Arial"/>
          <w:b w:val="0"/>
          <w:sz w:val="20"/>
          <w:szCs w:val="20"/>
        </w:rPr>
      </w:pPr>
      <w:r>
        <w:rPr>
          <w:rFonts w:ascii="Arial" w:hAnsi="Arial" w:cs="Arial"/>
          <w:b w:val="0"/>
          <w:sz w:val="20"/>
          <w:szCs w:val="20"/>
        </w:rPr>
        <w:t>1…Pc7</w:t>
      </w:r>
      <w:r w:rsidR="00726102">
        <w:rPr>
          <w:rFonts w:ascii="Arial" w:hAnsi="Arial" w:cs="Arial"/>
          <w:b w:val="0"/>
          <w:sz w:val="20"/>
          <w:szCs w:val="20"/>
        </w:rPr>
        <w:t>?</w:t>
      </w:r>
      <w:r>
        <w:rPr>
          <w:rFonts w:ascii="Arial" w:hAnsi="Arial" w:cs="Arial"/>
          <w:b w:val="0"/>
          <w:sz w:val="20"/>
          <w:szCs w:val="20"/>
        </w:rPr>
        <w:t xml:space="preserve"> 2.Lb8 en 3.Lxc7</w:t>
      </w:r>
    </w:p>
    <w:p w14:paraId="6A7E49A0" w14:textId="77777777" w:rsidR="00554F5E" w:rsidRPr="001C4233" w:rsidRDefault="00554F5E" w:rsidP="00554F5E">
      <w:pPr>
        <w:pStyle w:val="Plattetekst"/>
        <w:rPr>
          <w:rFonts w:ascii="Arial" w:hAnsi="Arial" w:cs="Arial"/>
          <w:sz w:val="20"/>
          <w:szCs w:val="20"/>
        </w:rPr>
      </w:pPr>
      <w:r w:rsidRPr="001C4233">
        <w:rPr>
          <w:rFonts w:ascii="Arial" w:hAnsi="Arial" w:cs="Arial"/>
          <w:sz w:val="20"/>
          <w:szCs w:val="20"/>
        </w:rPr>
        <w:tab/>
        <w:t>2.Kf7</w:t>
      </w:r>
      <w:r w:rsidRPr="001C4233">
        <w:rPr>
          <w:rFonts w:ascii="Arial" w:hAnsi="Arial" w:cs="Arial"/>
          <w:sz w:val="20"/>
          <w:szCs w:val="20"/>
        </w:rPr>
        <w:tab/>
      </w:r>
      <w:r w:rsidRPr="001C4233">
        <w:rPr>
          <w:rFonts w:ascii="Arial" w:hAnsi="Arial" w:cs="Arial"/>
          <w:sz w:val="20"/>
          <w:szCs w:val="20"/>
        </w:rPr>
        <w:tab/>
        <w:t>Ph5</w:t>
      </w:r>
    </w:p>
    <w:p w14:paraId="09DB6D46" w14:textId="77777777" w:rsidR="00554F5E" w:rsidRDefault="00554F5E" w:rsidP="00554F5E">
      <w:pPr>
        <w:pStyle w:val="Plattetekst"/>
        <w:rPr>
          <w:rFonts w:ascii="Arial" w:hAnsi="Arial" w:cs="Arial"/>
          <w:sz w:val="20"/>
          <w:szCs w:val="20"/>
        </w:rPr>
      </w:pPr>
      <w:r w:rsidRPr="001C4233">
        <w:rPr>
          <w:rFonts w:ascii="Arial" w:hAnsi="Arial" w:cs="Arial"/>
          <w:sz w:val="20"/>
          <w:szCs w:val="20"/>
        </w:rPr>
        <w:tab/>
        <w:t>3.Kg6</w:t>
      </w:r>
      <w:r w:rsidRPr="001C4233">
        <w:rPr>
          <w:rFonts w:ascii="Arial" w:hAnsi="Arial" w:cs="Arial"/>
          <w:sz w:val="20"/>
          <w:szCs w:val="20"/>
        </w:rPr>
        <w:tab/>
      </w:r>
      <w:r w:rsidRPr="001C4233">
        <w:rPr>
          <w:rFonts w:ascii="Arial" w:hAnsi="Arial" w:cs="Arial"/>
          <w:sz w:val="20"/>
          <w:szCs w:val="20"/>
        </w:rPr>
        <w:tab/>
        <w:t>Kg4</w:t>
      </w:r>
    </w:p>
    <w:p w14:paraId="41FBCA5B" w14:textId="77777777" w:rsidR="00273CB1" w:rsidRPr="00273CB1" w:rsidRDefault="00B866E2" w:rsidP="00554F5E">
      <w:pPr>
        <w:pStyle w:val="Plattetekst"/>
        <w:rPr>
          <w:rFonts w:ascii="Arial" w:hAnsi="Arial" w:cs="Arial"/>
          <w:b w:val="0"/>
          <w:sz w:val="20"/>
          <w:szCs w:val="20"/>
        </w:rPr>
      </w:pPr>
      <w:r>
        <w:rPr>
          <w:rFonts w:ascii="Arial" w:hAnsi="Arial" w:cs="Arial"/>
          <w:b w:val="0"/>
          <w:sz w:val="20"/>
          <w:szCs w:val="20"/>
        </w:rPr>
        <w:t>3…Pg3</w:t>
      </w:r>
      <w:r w:rsidR="00726102">
        <w:rPr>
          <w:rFonts w:ascii="Arial" w:hAnsi="Arial" w:cs="Arial"/>
          <w:b w:val="0"/>
          <w:sz w:val="20"/>
          <w:szCs w:val="20"/>
        </w:rPr>
        <w:t>?</w:t>
      </w:r>
      <w:r>
        <w:rPr>
          <w:rFonts w:ascii="Arial" w:hAnsi="Arial" w:cs="Arial"/>
          <w:b w:val="0"/>
          <w:sz w:val="20"/>
          <w:szCs w:val="20"/>
        </w:rPr>
        <w:t xml:space="preserve"> 4.Lb8 en 5</w:t>
      </w:r>
      <w:r w:rsidR="00273CB1">
        <w:rPr>
          <w:rFonts w:ascii="Arial" w:hAnsi="Arial" w:cs="Arial"/>
          <w:b w:val="0"/>
          <w:sz w:val="20"/>
          <w:szCs w:val="20"/>
        </w:rPr>
        <w:t>.Pxg3</w:t>
      </w:r>
    </w:p>
    <w:p w14:paraId="738EDA2D" w14:textId="77777777" w:rsidR="00554F5E" w:rsidRPr="001C4233" w:rsidRDefault="00554F5E" w:rsidP="00554F5E">
      <w:pPr>
        <w:pStyle w:val="Plattetekst"/>
        <w:rPr>
          <w:rFonts w:ascii="Arial" w:hAnsi="Arial" w:cs="Arial"/>
          <w:sz w:val="20"/>
          <w:szCs w:val="20"/>
        </w:rPr>
      </w:pPr>
      <w:r w:rsidRPr="001C4233">
        <w:rPr>
          <w:rFonts w:ascii="Arial" w:hAnsi="Arial" w:cs="Arial"/>
          <w:sz w:val="20"/>
          <w:szCs w:val="20"/>
        </w:rPr>
        <w:tab/>
        <w:t>4.Pe3+</w:t>
      </w:r>
      <w:r w:rsidRPr="001C4233">
        <w:rPr>
          <w:rFonts w:ascii="Arial" w:hAnsi="Arial" w:cs="Arial"/>
          <w:sz w:val="20"/>
          <w:szCs w:val="20"/>
        </w:rPr>
        <w:tab/>
      </w:r>
      <w:r w:rsidRPr="001C4233">
        <w:rPr>
          <w:rFonts w:ascii="Arial" w:hAnsi="Arial" w:cs="Arial"/>
          <w:sz w:val="20"/>
          <w:szCs w:val="20"/>
        </w:rPr>
        <w:tab/>
        <w:t>Kh4</w:t>
      </w:r>
    </w:p>
    <w:p w14:paraId="4A54D760" w14:textId="77777777" w:rsidR="00554F5E" w:rsidRPr="001C4233" w:rsidRDefault="00554F5E" w:rsidP="00554F5E">
      <w:pPr>
        <w:pStyle w:val="Plattetekst"/>
        <w:rPr>
          <w:rFonts w:ascii="Arial" w:hAnsi="Arial" w:cs="Arial"/>
          <w:sz w:val="20"/>
          <w:szCs w:val="20"/>
        </w:rPr>
      </w:pPr>
      <w:r w:rsidRPr="001C4233">
        <w:rPr>
          <w:rFonts w:ascii="Arial" w:hAnsi="Arial" w:cs="Arial"/>
          <w:sz w:val="20"/>
          <w:szCs w:val="20"/>
        </w:rPr>
        <w:tab/>
        <w:t>5.Pxf5+</w:t>
      </w:r>
      <w:r w:rsidRPr="001C4233">
        <w:rPr>
          <w:rFonts w:ascii="Arial" w:hAnsi="Arial" w:cs="Arial"/>
          <w:sz w:val="20"/>
          <w:szCs w:val="20"/>
        </w:rPr>
        <w:tab/>
      </w:r>
      <w:r w:rsidRPr="001C4233">
        <w:rPr>
          <w:rFonts w:ascii="Arial" w:hAnsi="Arial" w:cs="Arial"/>
          <w:sz w:val="20"/>
          <w:szCs w:val="20"/>
        </w:rPr>
        <w:tab/>
        <w:t>Kg4</w:t>
      </w:r>
    </w:p>
    <w:p w14:paraId="33D74E6D" w14:textId="77777777" w:rsidR="00554F5E" w:rsidRPr="001C4233" w:rsidRDefault="00554F5E" w:rsidP="00554F5E">
      <w:pPr>
        <w:pStyle w:val="Plattetekst"/>
        <w:rPr>
          <w:rFonts w:ascii="Arial" w:hAnsi="Arial" w:cs="Arial"/>
          <w:sz w:val="20"/>
          <w:szCs w:val="20"/>
        </w:rPr>
      </w:pPr>
      <w:r w:rsidRPr="001C4233">
        <w:rPr>
          <w:rFonts w:ascii="Arial" w:hAnsi="Arial" w:cs="Arial"/>
          <w:sz w:val="20"/>
          <w:szCs w:val="20"/>
        </w:rPr>
        <w:tab/>
        <w:t>6.Ph6+</w:t>
      </w:r>
      <w:r w:rsidRPr="001C4233">
        <w:rPr>
          <w:rFonts w:ascii="Arial" w:hAnsi="Arial" w:cs="Arial"/>
          <w:sz w:val="20"/>
          <w:szCs w:val="20"/>
        </w:rPr>
        <w:tab/>
      </w:r>
      <w:r w:rsidRPr="001C4233">
        <w:rPr>
          <w:rFonts w:ascii="Arial" w:hAnsi="Arial" w:cs="Arial"/>
          <w:sz w:val="20"/>
          <w:szCs w:val="20"/>
        </w:rPr>
        <w:tab/>
        <w:t>Kh4</w:t>
      </w:r>
    </w:p>
    <w:p w14:paraId="65E86930" w14:textId="77777777" w:rsidR="00554F5E" w:rsidRPr="001C4233" w:rsidRDefault="00554F5E" w:rsidP="00554F5E">
      <w:pPr>
        <w:pStyle w:val="Plattetekst"/>
        <w:rPr>
          <w:rFonts w:ascii="Arial" w:hAnsi="Arial" w:cs="Arial"/>
          <w:sz w:val="20"/>
          <w:szCs w:val="20"/>
        </w:rPr>
      </w:pPr>
      <w:r w:rsidRPr="001C4233">
        <w:rPr>
          <w:rFonts w:ascii="Arial" w:hAnsi="Arial" w:cs="Arial"/>
          <w:sz w:val="20"/>
          <w:szCs w:val="20"/>
        </w:rPr>
        <w:tab/>
        <w:t>7.Lf2+</w:t>
      </w:r>
      <w:r w:rsidRPr="001C4233">
        <w:rPr>
          <w:rFonts w:ascii="Arial" w:hAnsi="Arial" w:cs="Arial"/>
          <w:sz w:val="20"/>
          <w:szCs w:val="20"/>
        </w:rPr>
        <w:tab/>
      </w:r>
      <w:r w:rsidRPr="001C4233">
        <w:rPr>
          <w:rFonts w:ascii="Arial" w:hAnsi="Arial" w:cs="Arial"/>
          <w:sz w:val="20"/>
          <w:szCs w:val="20"/>
        </w:rPr>
        <w:tab/>
        <w:t>Pg3</w:t>
      </w:r>
    </w:p>
    <w:p w14:paraId="20183C1E" w14:textId="77777777" w:rsidR="00554F5E" w:rsidRDefault="005D084A" w:rsidP="00554F5E">
      <w:pPr>
        <w:pStyle w:val="Plattetekst"/>
        <w:rPr>
          <w:rFonts w:ascii="Arial" w:hAnsi="Arial" w:cs="Arial"/>
          <w:b w:val="0"/>
          <w:sz w:val="20"/>
          <w:szCs w:val="20"/>
        </w:rPr>
      </w:pPr>
      <w:r>
        <w:rPr>
          <w:rFonts w:ascii="Arial" w:hAnsi="Arial" w:cs="Arial"/>
          <w:sz w:val="20"/>
          <w:szCs w:val="20"/>
        </w:rPr>
        <w:tab/>
        <w:t>8.Pf5+</w:t>
      </w:r>
      <w:r>
        <w:rPr>
          <w:rFonts w:ascii="Arial" w:hAnsi="Arial" w:cs="Arial"/>
          <w:sz w:val="20"/>
          <w:szCs w:val="20"/>
        </w:rPr>
        <w:tab/>
      </w:r>
      <w:r>
        <w:rPr>
          <w:rFonts w:ascii="Arial" w:hAnsi="Arial" w:cs="Arial"/>
          <w:sz w:val="20"/>
          <w:szCs w:val="20"/>
        </w:rPr>
        <w:tab/>
        <w:t xml:space="preserve">Kg4   </w:t>
      </w:r>
    </w:p>
    <w:p w14:paraId="5CC71108" w14:textId="77777777" w:rsidR="005D084A" w:rsidRDefault="005D084A" w:rsidP="00554F5E">
      <w:pPr>
        <w:pStyle w:val="Plattetekst"/>
        <w:rPr>
          <w:rFonts w:ascii="Arial" w:hAnsi="Arial" w:cs="Arial"/>
          <w:sz w:val="20"/>
          <w:szCs w:val="20"/>
        </w:rPr>
      </w:pPr>
      <w:r>
        <w:rPr>
          <w:rFonts w:ascii="Arial" w:hAnsi="Arial" w:cs="Arial"/>
          <w:b w:val="0"/>
          <w:sz w:val="20"/>
          <w:szCs w:val="20"/>
        </w:rPr>
        <w:tab/>
      </w:r>
      <w:r>
        <w:rPr>
          <w:rFonts w:ascii="Arial" w:hAnsi="Arial" w:cs="Arial"/>
          <w:sz w:val="20"/>
          <w:szCs w:val="20"/>
        </w:rPr>
        <w:t>9.Lxg3</w:t>
      </w:r>
    </w:p>
    <w:p w14:paraId="5BE53A58" w14:textId="77777777" w:rsidR="005D084A" w:rsidRDefault="005D084A" w:rsidP="00554F5E">
      <w:pPr>
        <w:pStyle w:val="Plattetekst"/>
        <w:rPr>
          <w:rFonts w:ascii="Arial" w:hAnsi="Arial" w:cs="Arial"/>
          <w:b w:val="0"/>
          <w:sz w:val="20"/>
          <w:szCs w:val="20"/>
        </w:rPr>
      </w:pPr>
      <w:r>
        <w:rPr>
          <w:rFonts w:ascii="Arial" w:hAnsi="Arial" w:cs="Arial"/>
          <w:b w:val="0"/>
          <w:sz w:val="20"/>
          <w:szCs w:val="20"/>
        </w:rPr>
        <w:t>En wint.</w:t>
      </w:r>
    </w:p>
    <w:p w14:paraId="03FC2507" w14:textId="77777777" w:rsidR="005D084A" w:rsidRDefault="005D084A" w:rsidP="00554F5E">
      <w:pPr>
        <w:pStyle w:val="Plattetekst"/>
        <w:rPr>
          <w:rFonts w:ascii="Arial" w:hAnsi="Arial" w:cs="Arial"/>
          <w:b w:val="0"/>
          <w:sz w:val="20"/>
          <w:szCs w:val="20"/>
        </w:rPr>
      </w:pPr>
    </w:p>
    <w:p w14:paraId="7B2535F6" w14:textId="77777777" w:rsidR="005D084A" w:rsidRPr="005D084A" w:rsidRDefault="005D084A" w:rsidP="00554F5E">
      <w:pPr>
        <w:pStyle w:val="Plattetekst"/>
        <w:rPr>
          <w:rFonts w:ascii="Arial" w:hAnsi="Arial" w:cs="Arial"/>
          <w:b w:val="0"/>
          <w:sz w:val="20"/>
          <w:szCs w:val="20"/>
        </w:rPr>
      </w:pPr>
      <w:r>
        <w:rPr>
          <w:rFonts w:ascii="Arial" w:hAnsi="Arial" w:cs="Arial"/>
          <w:b w:val="0"/>
          <w:sz w:val="20"/>
          <w:szCs w:val="20"/>
        </w:rPr>
        <w:t xml:space="preserve">9.Pxg3 is ook </w:t>
      </w:r>
      <w:r w:rsidR="00B866E2">
        <w:rPr>
          <w:rFonts w:ascii="Arial" w:hAnsi="Arial" w:cs="Arial"/>
          <w:b w:val="0"/>
          <w:sz w:val="20"/>
          <w:szCs w:val="20"/>
        </w:rPr>
        <w:t>goed, maar duurt één zet langer:</w:t>
      </w:r>
      <w:r>
        <w:rPr>
          <w:rFonts w:ascii="Arial" w:hAnsi="Arial" w:cs="Arial"/>
          <w:b w:val="0"/>
          <w:sz w:val="20"/>
          <w:szCs w:val="20"/>
        </w:rPr>
        <w:t xml:space="preserve"> 9…Kf3 10.Le1.</w:t>
      </w:r>
    </w:p>
    <w:p w14:paraId="5D9415F4" w14:textId="77777777" w:rsidR="00554F5E" w:rsidRDefault="00554F5E" w:rsidP="00497802">
      <w:pPr>
        <w:pStyle w:val="03aText"/>
        <w:widowControl/>
        <w:rPr>
          <w:lang w:val="nl-BE"/>
        </w:rPr>
      </w:pPr>
    </w:p>
    <w:p w14:paraId="151B0796" w14:textId="77777777" w:rsidR="00E24D55" w:rsidRPr="00AD04D8" w:rsidRDefault="00F942D1" w:rsidP="00E24036">
      <w:pPr>
        <w:jc w:val="center"/>
        <w:rPr>
          <w:rFonts w:cs="Arial"/>
          <w:sz w:val="20"/>
          <w:szCs w:val="20"/>
          <w:lang w:val="nl-BE"/>
        </w:rPr>
      </w:pPr>
      <w:r>
        <w:rPr>
          <w:lang w:val="nl-BE"/>
        </w:rPr>
        <w:t xml:space="preserve"> </w:t>
      </w:r>
      <w:r w:rsidR="00554F5E">
        <w:rPr>
          <w:lang w:val="nl-BE"/>
        </w:rPr>
        <w:br w:type="page"/>
      </w:r>
      <w:r w:rsidR="00691DC2">
        <w:rPr>
          <w:rFonts w:cs="Arial"/>
          <w:b/>
          <w:sz w:val="20"/>
          <w:szCs w:val="20"/>
          <w:lang w:val="nl-BE"/>
        </w:rPr>
        <w:lastRenderedPageBreak/>
        <w:t xml:space="preserve">- </w:t>
      </w:r>
      <w:r w:rsidR="00F60FC4">
        <w:rPr>
          <w:rFonts w:cs="Arial"/>
          <w:b/>
          <w:sz w:val="20"/>
          <w:szCs w:val="20"/>
          <w:lang w:val="nl-BE"/>
        </w:rPr>
        <w:t>77</w:t>
      </w:r>
      <w:r w:rsidR="005243F1">
        <w:rPr>
          <w:rFonts w:cs="Arial"/>
          <w:b/>
          <w:sz w:val="20"/>
          <w:szCs w:val="20"/>
          <w:lang w:val="nl-BE"/>
        </w:rPr>
        <w:t xml:space="preserve"> </w:t>
      </w:r>
      <w:r w:rsidR="00E24D55" w:rsidRPr="00AD04D8">
        <w:rPr>
          <w:rFonts w:cs="Arial"/>
          <w:b/>
          <w:sz w:val="20"/>
          <w:szCs w:val="20"/>
          <w:lang w:val="nl-BE"/>
        </w:rPr>
        <w:t>-</w:t>
      </w:r>
    </w:p>
    <w:p w14:paraId="48FEC615" w14:textId="77777777" w:rsidR="00E24D55" w:rsidRPr="00AD04D8" w:rsidRDefault="00E24D55" w:rsidP="00E24D55">
      <w:pPr>
        <w:spacing w:line="190" w:lineRule="exact"/>
        <w:jc w:val="center"/>
        <w:rPr>
          <w:rFonts w:cs="Arial"/>
          <w:b/>
          <w:sz w:val="20"/>
          <w:szCs w:val="20"/>
          <w:lang w:val="nl-BE"/>
        </w:rPr>
      </w:pPr>
    </w:p>
    <w:p w14:paraId="7101DD22"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 xml:space="preserve">New Statesman, </w:t>
      </w:r>
      <w:r w:rsidRPr="00AD04D8">
        <w:rPr>
          <w:rFonts w:cs="Arial"/>
          <w:sz w:val="20"/>
          <w:szCs w:val="20"/>
          <w:lang w:val="nl-BE"/>
        </w:rPr>
        <w:t>1975</w:t>
      </w:r>
    </w:p>
    <w:p w14:paraId="6F8D4275" w14:textId="77777777" w:rsidR="00E24D55" w:rsidRPr="00AD04D8" w:rsidRDefault="00E24D55" w:rsidP="00E24D55">
      <w:pPr>
        <w:jc w:val="center"/>
        <w:rPr>
          <w:rFonts w:cs="Arial"/>
          <w:sz w:val="20"/>
          <w:szCs w:val="20"/>
          <w:lang w:val="nl-BE"/>
        </w:rPr>
      </w:pPr>
      <w:r w:rsidRPr="00AD04D8">
        <w:rPr>
          <w:rFonts w:cs="Arial"/>
          <w:sz w:val="20"/>
          <w:szCs w:val="20"/>
          <w:lang w:val="nl-BE"/>
        </w:rPr>
        <w:t>3de Eervolle Vermelding</w:t>
      </w:r>
    </w:p>
    <w:p w14:paraId="193B6BEE" w14:textId="77777777" w:rsidR="00EA1F6A" w:rsidRDefault="00EA1F6A" w:rsidP="00FE3A03">
      <w:pPr>
        <w:rPr>
          <w:rFonts w:cs="Arial"/>
          <w:lang w:val="nl-BE"/>
        </w:rPr>
      </w:pPr>
    </w:p>
    <w:p w14:paraId="17A852D2" w14:textId="77777777" w:rsidR="00E24D55" w:rsidRPr="00AD04D8" w:rsidRDefault="00E24D55" w:rsidP="00FE3A03">
      <w:pPr>
        <w:rPr>
          <w:rFonts w:cs="Arial"/>
          <w:sz w:val="20"/>
          <w:szCs w:val="20"/>
          <w:lang w:val="nl-BE"/>
        </w:rPr>
      </w:pPr>
      <w:r w:rsidRPr="00AD04D8">
        <w:rPr>
          <w:lang w:val="nl-BE"/>
        </w:rPr>
        <w:object w:dxaOrig="4700" w:dyaOrig="4704" w14:anchorId="443E50B2">
          <v:shape id="_x0000_i1095" type="#_x0000_t75" style="width:154.5pt;height:153.4pt" o:ole="">
            <v:imagedata r:id="rId161" o:title=""/>
          </v:shape>
          <o:OLEObject Type="Embed" ProgID="CorelDRAW.Graphic.12" ShapeID="_x0000_i1095" DrawAspect="Content" ObjectID="_1587467507" r:id="rId162"/>
        </w:object>
      </w:r>
    </w:p>
    <w:p w14:paraId="2F7DEF19" w14:textId="77777777" w:rsidR="00E24D55" w:rsidRPr="00AD04D8" w:rsidRDefault="00E24D55" w:rsidP="00E24D55">
      <w:pPr>
        <w:jc w:val="center"/>
        <w:rPr>
          <w:rFonts w:cs="Arial"/>
          <w:b/>
          <w:sz w:val="20"/>
          <w:szCs w:val="20"/>
          <w:lang w:val="nl-BE"/>
        </w:rPr>
      </w:pPr>
    </w:p>
    <w:p w14:paraId="0D4A5D63" w14:textId="77777777" w:rsidR="00E24D55" w:rsidRPr="00AD04D8" w:rsidRDefault="00E24D55" w:rsidP="00E24D55">
      <w:pPr>
        <w:jc w:val="center"/>
        <w:rPr>
          <w:rFonts w:cs="Arial"/>
          <w:sz w:val="20"/>
          <w:szCs w:val="20"/>
          <w:lang w:val="nl-BE"/>
        </w:rPr>
      </w:pPr>
      <w:r w:rsidRPr="00AD04D8">
        <w:rPr>
          <w:rFonts w:cs="Arial"/>
          <w:b/>
          <w:lang w:val="nl-BE"/>
        </w:rPr>
        <w:t xml:space="preserve">= </w:t>
      </w:r>
      <w:r w:rsidRPr="00AD04D8">
        <w:rPr>
          <w:rFonts w:cs="Arial"/>
          <w:sz w:val="20"/>
          <w:szCs w:val="20"/>
          <w:lang w:val="nl-BE"/>
        </w:rPr>
        <w:t xml:space="preserve">                              0160.01 h6f6</w:t>
      </w:r>
    </w:p>
    <w:p w14:paraId="78ED677E" w14:textId="77777777" w:rsidR="00E24D55" w:rsidRPr="00AD04D8" w:rsidRDefault="00E24D55" w:rsidP="00E24D55">
      <w:pPr>
        <w:jc w:val="both"/>
        <w:rPr>
          <w:rFonts w:cs="Arial"/>
          <w:sz w:val="20"/>
          <w:szCs w:val="20"/>
          <w:lang w:val="nl-BE"/>
        </w:rPr>
      </w:pPr>
    </w:p>
    <w:p w14:paraId="46A84662" w14:textId="77777777" w:rsidR="00E24D55" w:rsidRPr="00AD04D8" w:rsidRDefault="00E24D55" w:rsidP="00E24D55">
      <w:pPr>
        <w:jc w:val="both"/>
        <w:rPr>
          <w:rFonts w:cs="Arial"/>
          <w:b/>
          <w:sz w:val="20"/>
          <w:szCs w:val="20"/>
          <w:lang w:val="nl-BE"/>
        </w:rPr>
      </w:pPr>
      <w:r w:rsidRPr="00AD04D8">
        <w:rPr>
          <w:rFonts w:cs="Arial"/>
          <w:b/>
          <w:sz w:val="20"/>
          <w:szCs w:val="20"/>
          <w:lang w:val="nl-BE"/>
        </w:rPr>
        <w:tab/>
        <w:t>1.Th3</w:t>
      </w:r>
    </w:p>
    <w:p w14:paraId="40A0EFF3"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Fout is: </w:t>
      </w:r>
    </w:p>
    <w:p w14:paraId="792208A7" w14:textId="77777777" w:rsidR="00E24D55" w:rsidRPr="00AD04D8" w:rsidRDefault="00E24D55" w:rsidP="00021475">
      <w:pPr>
        <w:numPr>
          <w:ilvl w:val="0"/>
          <w:numId w:val="8"/>
        </w:numPr>
        <w:jc w:val="both"/>
        <w:rPr>
          <w:rFonts w:cs="Arial"/>
          <w:sz w:val="20"/>
          <w:szCs w:val="20"/>
          <w:lang w:val="nl-BE"/>
        </w:rPr>
      </w:pPr>
      <w:r w:rsidRPr="00AD04D8">
        <w:rPr>
          <w:rFonts w:cs="Arial"/>
          <w:sz w:val="20"/>
          <w:szCs w:val="20"/>
          <w:lang w:val="nl-BE"/>
        </w:rPr>
        <w:t>1.Te1? Lg7 2.Kh5 Lf3+ 3.Kh4 Lh6 4.Kg3 Ld5, en de zwarte koning nadert. Na:</w:t>
      </w:r>
    </w:p>
    <w:p w14:paraId="29B2E488" w14:textId="77777777" w:rsidR="00E17E24" w:rsidRDefault="00A02ABF" w:rsidP="00021475">
      <w:pPr>
        <w:numPr>
          <w:ilvl w:val="0"/>
          <w:numId w:val="8"/>
        </w:numPr>
        <w:jc w:val="both"/>
        <w:rPr>
          <w:rFonts w:cs="Arial"/>
          <w:sz w:val="20"/>
          <w:szCs w:val="20"/>
          <w:lang w:val="nl-BE"/>
        </w:rPr>
      </w:pPr>
      <w:r>
        <w:rPr>
          <w:rFonts w:cs="Arial"/>
          <w:sz w:val="20"/>
          <w:szCs w:val="20"/>
          <w:lang w:val="nl-BE"/>
        </w:rPr>
        <w:t>1.Th2</w:t>
      </w:r>
      <w:r w:rsidR="00642DB3">
        <w:rPr>
          <w:rFonts w:cs="Arial"/>
          <w:sz w:val="20"/>
          <w:szCs w:val="20"/>
          <w:lang w:val="nl-BE"/>
        </w:rPr>
        <w:t>?</w:t>
      </w:r>
      <w:r>
        <w:rPr>
          <w:rFonts w:cs="Arial"/>
          <w:sz w:val="20"/>
          <w:szCs w:val="20"/>
          <w:lang w:val="nl-BE"/>
        </w:rPr>
        <w:t xml:space="preserve"> bevrijdt zwart zijn </w:t>
      </w:r>
      <w:r w:rsidR="00303139">
        <w:rPr>
          <w:rFonts w:cs="Arial"/>
          <w:sz w:val="20"/>
          <w:szCs w:val="20"/>
          <w:lang w:val="nl-BE"/>
        </w:rPr>
        <w:t xml:space="preserve"> </w:t>
      </w:r>
      <w:r w:rsidR="00E24D55" w:rsidRPr="00AD04D8">
        <w:rPr>
          <w:rFonts w:cs="Arial"/>
          <w:sz w:val="20"/>
          <w:szCs w:val="20"/>
          <w:lang w:val="nl-BE"/>
        </w:rPr>
        <w:t>lo</w:t>
      </w:r>
      <w:r w:rsidR="00642DB3">
        <w:rPr>
          <w:rFonts w:cs="Arial"/>
          <w:sz w:val="20"/>
          <w:szCs w:val="20"/>
          <w:lang w:val="nl-BE"/>
        </w:rPr>
        <w:t>-</w:t>
      </w:r>
      <w:r w:rsidR="00E24D55" w:rsidRPr="00AD04D8">
        <w:rPr>
          <w:rFonts w:cs="Arial"/>
          <w:sz w:val="20"/>
          <w:szCs w:val="20"/>
          <w:lang w:val="nl-BE"/>
        </w:rPr>
        <w:t>per</w:t>
      </w:r>
      <w:r w:rsidR="00642DB3">
        <w:rPr>
          <w:rFonts w:cs="Arial"/>
          <w:sz w:val="20"/>
          <w:szCs w:val="20"/>
          <w:lang w:val="nl-BE"/>
        </w:rPr>
        <w:t xml:space="preserve"> met</w:t>
      </w:r>
      <w:r w:rsidR="00244C2D">
        <w:rPr>
          <w:rFonts w:cs="Arial"/>
          <w:sz w:val="20"/>
          <w:szCs w:val="20"/>
          <w:lang w:val="nl-BE"/>
        </w:rPr>
        <w:t xml:space="preserve"> 1…Lg7+ en wint door overmacht. </w:t>
      </w:r>
    </w:p>
    <w:p w14:paraId="4EF6049B" w14:textId="77777777" w:rsidR="00EA176D" w:rsidRPr="00AD04D8" w:rsidRDefault="00E17E24" w:rsidP="00E17E24">
      <w:pPr>
        <w:jc w:val="both"/>
        <w:rPr>
          <w:rFonts w:cs="Arial"/>
          <w:sz w:val="20"/>
          <w:szCs w:val="20"/>
          <w:lang w:val="nl-BE"/>
        </w:rPr>
      </w:pPr>
      <w:r>
        <w:rPr>
          <w:rFonts w:cs="Arial"/>
          <w:sz w:val="20"/>
          <w:szCs w:val="20"/>
          <w:lang w:val="nl-BE"/>
        </w:rPr>
        <w:t>Maar na de tekstzet houdt wit re</w:t>
      </w:r>
      <w:r w:rsidR="00A70DF6">
        <w:rPr>
          <w:rFonts w:cs="Arial"/>
          <w:sz w:val="20"/>
          <w:szCs w:val="20"/>
          <w:lang w:val="nl-BE"/>
        </w:rPr>
        <w:t>-</w:t>
      </w:r>
      <w:r w:rsidR="00EA176D">
        <w:rPr>
          <w:rFonts w:cs="Arial"/>
          <w:sz w:val="20"/>
          <w:szCs w:val="20"/>
          <w:lang w:val="nl-BE"/>
        </w:rPr>
        <w:t>mise:</w:t>
      </w:r>
    </w:p>
    <w:p w14:paraId="4F1B87EC"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1…</w:t>
      </w:r>
      <w:r w:rsidRPr="00AD04D8">
        <w:rPr>
          <w:rFonts w:cs="Arial"/>
          <w:b/>
          <w:sz w:val="20"/>
          <w:szCs w:val="20"/>
          <w:lang w:val="nl-BE"/>
        </w:rPr>
        <w:tab/>
      </w:r>
      <w:r w:rsidRPr="00AD04D8">
        <w:rPr>
          <w:rFonts w:cs="Arial"/>
          <w:b/>
          <w:sz w:val="20"/>
          <w:szCs w:val="20"/>
          <w:lang w:val="nl-BE"/>
        </w:rPr>
        <w:tab/>
        <w:t xml:space="preserve">Lg7+ </w:t>
      </w:r>
    </w:p>
    <w:p w14:paraId="6E3A4BDD" w14:textId="77777777" w:rsidR="00525612" w:rsidRDefault="00E24D55" w:rsidP="00E24D55">
      <w:pPr>
        <w:jc w:val="both"/>
        <w:rPr>
          <w:rFonts w:cs="Arial"/>
          <w:sz w:val="20"/>
          <w:szCs w:val="20"/>
          <w:lang w:val="nl-BE"/>
        </w:rPr>
      </w:pPr>
      <w:r w:rsidRPr="00AD04D8">
        <w:rPr>
          <w:rFonts w:cs="Arial"/>
          <w:sz w:val="20"/>
          <w:szCs w:val="20"/>
          <w:lang w:val="nl-BE"/>
        </w:rPr>
        <w:t>Niet s</w:t>
      </w:r>
      <w:r w:rsidR="005815B5">
        <w:rPr>
          <w:rFonts w:cs="Arial"/>
          <w:sz w:val="20"/>
          <w:szCs w:val="20"/>
          <w:lang w:val="nl-BE"/>
        </w:rPr>
        <w:t>nel 1…e2</w:t>
      </w:r>
      <w:r w:rsidR="00726102">
        <w:rPr>
          <w:rFonts w:cs="Arial"/>
          <w:sz w:val="20"/>
          <w:szCs w:val="20"/>
          <w:lang w:val="nl-BE"/>
        </w:rPr>
        <w:t>?</w:t>
      </w:r>
      <w:r w:rsidR="005815B5">
        <w:rPr>
          <w:rFonts w:cs="Arial"/>
          <w:sz w:val="20"/>
          <w:szCs w:val="20"/>
          <w:lang w:val="nl-BE"/>
        </w:rPr>
        <w:t xml:space="preserve"> 2.Te3 Lg7+ 3.Kh7 Lf3 4Tf3+ Ke5 Te3+ en 6.Txe1. </w:t>
      </w:r>
      <w:r w:rsidRPr="00AD04D8">
        <w:rPr>
          <w:rFonts w:cs="Arial"/>
          <w:sz w:val="20"/>
          <w:szCs w:val="20"/>
          <w:lang w:val="nl-BE"/>
        </w:rPr>
        <w:t xml:space="preserve"> </w:t>
      </w:r>
    </w:p>
    <w:p w14:paraId="4D7D430A" w14:textId="77777777" w:rsidR="00E24D55" w:rsidRPr="00AD04D8" w:rsidRDefault="00E24D55" w:rsidP="00F200FE">
      <w:pPr>
        <w:ind w:firstLine="708"/>
        <w:jc w:val="both"/>
        <w:rPr>
          <w:rFonts w:cs="Arial"/>
          <w:b/>
          <w:sz w:val="20"/>
          <w:szCs w:val="20"/>
          <w:lang w:val="nl-BE"/>
        </w:rPr>
      </w:pPr>
      <w:r w:rsidRPr="00AD04D8">
        <w:rPr>
          <w:rFonts w:cs="Arial"/>
          <w:b/>
          <w:sz w:val="20"/>
          <w:szCs w:val="20"/>
          <w:lang w:val="nl-BE"/>
        </w:rPr>
        <w:t xml:space="preserve">2.Kh5 </w:t>
      </w:r>
      <w:r w:rsidRPr="00AD04D8">
        <w:rPr>
          <w:rFonts w:cs="Arial"/>
          <w:b/>
          <w:sz w:val="20"/>
          <w:szCs w:val="20"/>
          <w:lang w:val="nl-BE"/>
        </w:rPr>
        <w:tab/>
      </w:r>
      <w:r w:rsidRPr="00AD04D8">
        <w:rPr>
          <w:rFonts w:cs="Arial"/>
          <w:b/>
          <w:sz w:val="20"/>
          <w:szCs w:val="20"/>
          <w:lang w:val="nl-BE"/>
        </w:rPr>
        <w:tab/>
        <w:t xml:space="preserve">e2 </w:t>
      </w:r>
    </w:p>
    <w:p w14:paraId="5981A3E2"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3.Te3 </w:t>
      </w:r>
      <w:r w:rsidRPr="00AD04D8">
        <w:rPr>
          <w:rFonts w:cs="Arial"/>
          <w:b/>
          <w:sz w:val="20"/>
          <w:szCs w:val="20"/>
          <w:lang w:val="nl-BE"/>
        </w:rPr>
        <w:tab/>
      </w:r>
      <w:r w:rsidRPr="00AD04D8">
        <w:rPr>
          <w:rFonts w:cs="Arial"/>
          <w:b/>
          <w:sz w:val="20"/>
          <w:szCs w:val="20"/>
          <w:lang w:val="nl-BE"/>
        </w:rPr>
        <w:tab/>
        <w:t xml:space="preserve">Kf5 </w:t>
      </w:r>
    </w:p>
    <w:p w14:paraId="5D78F95B"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Maakt ruimte voor de g-loper. </w:t>
      </w:r>
    </w:p>
    <w:p w14:paraId="0502F340"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4.Kh4 </w:t>
      </w:r>
    </w:p>
    <w:p w14:paraId="5D3A93E6" w14:textId="77777777" w:rsidR="00E24D55" w:rsidRPr="00AD04D8" w:rsidRDefault="00E24D55" w:rsidP="00E24D55">
      <w:pPr>
        <w:jc w:val="both"/>
        <w:rPr>
          <w:rFonts w:cs="Arial"/>
          <w:sz w:val="20"/>
          <w:szCs w:val="20"/>
          <w:lang w:val="nl-BE"/>
        </w:rPr>
      </w:pPr>
      <w:r w:rsidRPr="00AD04D8">
        <w:rPr>
          <w:rFonts w:cs="Arial"/>
          <w:sz w:val="20"/>
          <w:szCs w:val="20"/>
          <w:lang w:val="nl-BE"/>
        </w:rPr>
        <w:t>Na 4.</w:t>
      </w:r>
      <w:r w:rsidR="00D0325E">
        <w:rPr>
          <w:rFonts w:cs="Arial"/>
          <w:sz w:val="20"/>
          <w:szCs w:val="20"/>
          <w:lang w:val="nl-BE"/>
        </w:rPr>
        <w:t>Txe2? Lf3+ en</w:t>
      </w:r>
      <w:r w:rsidRPr="00AD04D8">
        <w:rPr>
          <w:rFonts w:cs="Arial"/>
          <w:sz w:val="20"/>
          <w:szCs w:val="20"/>
          <w:lang w:val="nl-BE"/>
        </w:rPr>
        <w:t xml:space="preserve">: 5…Lxe2. </w:t>
      </w:r>
    </w:p>
    <w:p w14:paraId="2B48BA7E" w14:textId="77777777" w:rsidR="00E24D55" w:rsidRPr="00AD04D8" w:rsidRDefault="00E24D55" w:rsidP="00E24D55">
      <w:pPr>
        <w:jc w:val="both"/>
        <w:rPr>
          <w:rFonts w:cs="Arial"/>
          <w:b/>
          <w:sz w:val="20"/>
          <w:szCs w:val="20"/>
          <w:lang w:val="nl-BE"/>
        </w:rPr>
      </w:pPr>
      <w:r w:rsidRPr="00AD04D8">
        <w:rPr>
          <w:rFonts w:cs="Arial"/>
          <w:b/>
          <w:sz w:val="20"/>
          <w:szCs w:val="20"/>
          <w:lang w:val="nl-BE"/>
        </w:rPr>
        <w:tab/>
        <w:t>4…</w:t>
      </w:r>
      <w:r w:rsidRPr="00AD04D8">
        <w:rPr>
          <w:rFonts w:cs="Arial"/>
          <w:b/>
          <w:sz w:val="20"/>
          <w:szCs w:val="20"/>
          <w:lang w:val="nl-BE"/>
        </w:rPr>
        <w:tab/>
      </w:r>
      <w:r w:rsidRPr="00AD04D8">
        <w:rPr>
          <w:rFonts w:cs="Arial"/>
          <w:b/>
          <w:sz w:val="20"/>
          <w:szCs w:val="20"/>
          <w:lang w:val="nl-BE"/>
        </w:rPr>
        <w:tab/>
        <w:t xml:space="preserve">Lf3 </w:t>
      </w:r>
    </w:p>
    <w:p w14:paraId="202748BF" w14:textId="77777777" w:rsidR="00FA607A" w:rsidRDefault="00E24D55" w:rsidP="00E24D55">
      <w:pPr>
        <w:jc w:val="both"/>
        <w:rPr>
          <w:rFonts w:cs="Arial"/>
          <w:b/>
          <w:sz w:val="20"/>
          <w:szCs w:val="20"/>
          <w:lang w:val="nl-BE"/>
        </w:rPr>
      </w:pPr>
      <w:r w:rsidRPr="00AD04D8">
        <w:rPr>
          <w:rFonts w:cs="Arial"/>
          <w:b/>
          <w:sz w:val="20"/>
          <w:szCs w:val="20"/>
          <w:lang w:val="nl-BE"/>
        </w:rPr>
        <w:tab/>
      </w:r>
    </w:p>
    <w:p w14:paraId="1E1E7A1E" w14:textId="77777777" w:rsidR="00FA607A" w:rsidRDefault="00FA607A" w:rsidP="00E24D55">
      <w:pPr>
        <w:jc w:val="both"/>
        <w:rPr>
          <w:rFonts w:cs="Arial"/>
          <w:b/>
          <w:sz w:val="20"/>
          <w:szCs w:val="20"/>
          <w:lang w:val="nl-BE"/>
        </w:rPr>
      </w:pPr>
    </w:p>
    <w:p w14:paraId="123F8341" w14:textId="77777777" w:rsidR="00FA607A" w:rsidRDefault="00FA607A" w:rsidP="00E24D55">
      <w:pPr>
        <w:jc w:val="both"/>
        <w:rPr>
          <w:rFonts w:cs="Arial"/>
          <w:b/>
          <w:sz w:val="20"/>
          <w:szCs w:val="20"/>
          <w:lang w:val="nl-BE"/>
        </w:rPr>
      </w:pPr>
    </w:p>
    <w:p w14:paraId="299B0A7D" w14:textId="77777777" w:rsidR="00A620EC" w:rsidRDefault="00A620EC" w:rsidP="00E24D55">
      <w:pPr>
        <w:jc w:val="both"/>
        <w:rPr>
          <w:rFonts w:cs="Arial"/>
          <w:b/>
          <w:sz w:val="20"/>
          <w:szCs w:val="20"/>
          <w:lang w:val="nl-BE"/>
        </w:rPr>
      </w:pPr>
    </w:p>
    <w:p w14:paraId="3BEE27E4" w14:textId="77777777" w:rsidR="00447987" w:rsidRDefault="00447987" w:rsidP="00E24D55">
      <w:pPr>
        <w:jc w:val="both"/>
        <w:rPr>
          <w:rFonts w:cs="Arial"/>
          <w:b/>
          <w:sz w:val="20"/>
          <w:szCs w:val="20"/>
          <w:lang w:val="nl-BE"/>
        </w:rPr>
      </w:pPr>
    </w:p>
    <w:p w14:paraId="3A7D1E6F" w14:textId="77777777" w:rsidR="00FA607A" w:rsidRDefault="00FA607A" w:rsidP="00E24D55">
      <w:pPr>
        <w:jc w:val="both"/>
        <w:rPr>
          <w:rFonts w:cs="Arial"/>
          <w:b/>
          <w:sz w:val="20"/>
          <w:szCs w:val="20"/>
          <w:lang w:val="nl-BE"/>
        </w:rPr>
      </w:pPr>
    </w:p>
    <w:p w14:paraId="6D056289" w14:textId="77777777" w:rsidR="00E24D55" w:rsidRPr="00AD04D8" w:rsidRDefault="00E24D55" w:rsidP="008F64DF">
      <w:pPr>
        <w:ind w:firstLine="708"/>
        <w:jc w:val="both"/>
        <w:rPr>
          <w:rFonts w:cs="Arial"/>
          <w:b/>
          <w:sz w:val="20"/>
          <w:szCs w:val="20"/>
          <w:lang w:val="nl-BE"/>
        </w:rPr>
      </w:pPr>
      <w:r w:rsidRPr="00AD04D8">
        <w:rPr>
          <w:rFonts w:cs="Arial"/>
          <w:b/>
          <w:sz w:val="20"/>
          <w:szCs w:val="20"/>
          <w:lang w:val="nl-BE"/>
        </w:rPr>
        <w:t xml:space="preserve">5.Kg3 </w:t>
      </w:r>
    </w:p>
    <w:p w14:paraId="02A21649"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De toren kan </w:t>
      </w:r>
      <w:r w:rsidR="00D0325E">
        <w:rPr>
          <w:rFonts w:cs="Arial"/>
          <w:sz w:val="20"/>
          <w:szCs w:val="20"/>
          <w:lang w:val="nl-BE"/>
        </w:rPr>
        <w:t>de lo</w:t>
      </w:r>
      <w:r w:rsidR="00E17E24">
        <w:rPr>
          <w:rFonts w:cs="Arial"/>
          <w:sz w:val="20"/>
          <w:szCs w:val="20"/>
          <w:lang w:val="nl-BE"/>
        </w:rPr>
        <w:t>per niet onge-straft slaan:</w:t>
      </w:r>
      <w:r w:rsidR="00D0325E">
        <w:rPr>
          <w:rFonts w:cs="Arial"/>
          <w:sz w:val="20"/>
          <w:szCs w:val="20"/>
          <w:lang w:val="nl-BE"/>
        </w:rPr>
        <w:t xml:space="preserve"> 5.Txf3+? Ke4  en de pion promoveert.</w:t>
      </w:r>
    </w:p>
    <w:p w14:paraId="1F3DB362" w14:textId="77777777" w:rsidR="00E24D55" w:rsidRPr="00AD04D8" w:rsidRDefault="00EA176D" w:rsidP="00E24D55">
      <w:pPr>
        <w:jc w:val="both"/>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Lh5</w:t>
      </w:r>
      <w:r w:rsidR="00E24D55" w:rsidRPr="00AD04D8">
        <w:rPr>
          <w:rFonts w:cs="Arial"/>
          <w:b/>
          <w:sz w:val="20"/>
          <w:szCs w:val="20"/>
          <w:lang w:val="nl-BE"/>
        </w:rPr>
        <w:t xml:space="preserve"> </w:t>
      </w:r>
    </w:p>
    <w:p w14:paraId="1D17674F"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6.Kf2 </w:t>
      </w:r>
      <w:r w:rsidRPr="00AD04D8">
        <w:rPr>
          <w:rFonts w:cs="Arial"/>
          <w:b/>
          <w:sz w:val="20"/>
          <w:szCs w:val="20"/>
          <w:lang w:val="nl-BE"/>
        </w:rPr>
        <w:tab/>
      </w:r>
      <w:r w:rsidRPr="00AD04D8">
        <w:rPr>
          <w:rFonts w:cs="Arial"/>
          <w:b/>
          <w:sz w:val="20"/>
          <w:szCs w:val="20"/>
          <w:lang w:val="nl-BE"/>
        </w:rPr>
        <w:tab/>
        <w:t xml:space="preserve">Ld4 </w:t>
      </w:r>
    </w:p>
    <w:p w14:paraId="25E30EBA" w14:textId="77777777" w:rsidR="00E24D55" w:rsidRPr="00AD04D8" w:rsidRDefault="00E24D55" w:rsidP="00E24D55">
      <w:pPr>
        <w:jc w:val="both"/>
        <w:rPr>
          <w:rFonts w:cs="Arial"/>
          <w:sz w:val="20"/>
          <w:szCs w:val="20"/>
          <w:lang w:val="nl-BE"/>
        </w:rPr>
      </w:pPr>
      <w:r w:rsidRPr="00AD04D8">
        <w:rPr>
          <w:rFonts w:cs="Arial"/>
          <w:sz w:val="20"/>
          <w:szCs w:val="20"/>
          <w:lang w:val="nl-BE"/>
        </w:rPr>
        <w:t>En na de gedwongen</w:t>
      </w:r>
      <w:r w:rsidR="00353970">
        <w:rPr>
          <w:rFonts w:cs="Arial"/>
          <w:sz w:val="20"/>
          <w:szCs w:val="20"/>
          <w:lang w:val="nl-BE"/>
        </w:rPr>
        <w:t>,</w:t>
      </w:r>
      <w:r w:rsidRPr="00AD04D8">
        <w:rPr>
          <w:rFonts w:cs="Arial"/>
          <w:sz w:val="20"/>
          <w:szCs w:val="20"/>
          <w:lang w:val="nl-BE"/>
        </w:rPr>
        <w:t xml:space="preserve"> maar </w:t>
      </w:r>
      <w:r w:rsidR="00353970">
        <w:rPr>
          <w:rFonts w:cs="Arial"/>
          <w:sz w:val="20"/>
          <w:szCs w:val="20"/>
          <w:lang w:val="nl-BE"/>
        </w:rPr>
        <w:t>te-vens dwing</w:t>
      </w:r>
      <w:r w:rsidRPr="00AD04D8">
        <w:rPr>
          <w:rFonts w:cs="Arial"/>
          <w:sz w:val="20"/>
          <w:szCs w:val="20"/>
          <w:lang w:val="nl-BE"/>
        </w:rPr>
        <w:t>ende zet</w:t>
      </w:r>
      <w:r w:rsidR="00A70DF6">
        <w:rPr>
          <w:rFonts w:cs="Arial"/>
          <w:sz w:val="20"/>
          <w:szCs w:val="20"/>
          <w:lang w:val="nl-BE"/>
        </w:rPr>
        <w:t>:</w:t>
      </w:r>
      <w:r w:rsidRPr="00AD04D8">
        <w:rPr>
          <w:rFonts w:cs="Arial"/>
          <w:sz w:val="20"/>
          <w:szCs w:val="20"/>
          <w:lang w:val="nl-BE"/>
        </w:rPr>
        <w:t xml:space="preserve"> </w:t>
      </w:r>
    </w:p>
    <w:p w14:paraId="12B8C4EC"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7.Ke1 </w:t>
      </w:r>
      <w:r w:rsidRPr="00AD04D8">
        <w:rPr>
          <w:rFonts w:cs="Arial"/>
          <w:b/>
          <w:sz w:val="20"/>
          <w:szCs w:val="20"/>
          <w:lang w:val="nl-BE"/>
        </w:rPr>
        <w:tab/>
      </w:r>
      <w:r w:rsidRPr="00AD04D8">
        <w:rPr>
          <w:rFonts w:cs="Arial"/>
          <w:b/>
          <w:sz w:val="20"/>
          <w:szCs w:val="20"/>
          <w:lang w:val="nl-BE"/>
        </w:rPr>
        <w:tab/>
        <w:t xml:space="preserve">Lxe3 </w:t>
      </w:r>
    </w:p>
    <w:p w14:paraId="556752EC" w14:textId="77777777" w:rsidR="00E24D55" w:rsidRPr="00AD04D8" w:rsidRDefault="00E24D55" w:rsidP="00E24D55">
      <w:pPr>
        <w:jc w:val="both"/>
        <w:rPr>
          <w:rFonts w:cs="Arial"/>
          <w:sz w:val="20"/>
          <w:szCs w:val="20"/>
          <w:lang w:val="nl-BE"/>
        </w:rPr>
      </w:pPr>
      <w:r w:rsidRPr="00AD04D8">
        <w:rPr>
          <w:rFonts w:cs="Arial"/>
          <w:sz w:val="20"/>
          <w:szCs w:val="20"/>
          <w:lang w:val="nl-BE"/>
        </w:rPr>
        <w:t>staat wit pat.</w:t>
      </w:r>
    </w:p>
    <w:p w14:paraId="77E5029F" w14:textId="77777777" w:rsidR="00E24D55" w:rsidRPr="00AD04D8" w:rsidRDefault="00E24D55" w:rsidP="00E24D55">
      <w:pPr>
        <w:jc w:val="both"/>
        <w:rPr>
          <w:rFonts w:cs="Arial"/>
          <w:sz w:val="20"/>
          <w:szCs w:val="20"/>
          <w:lang w:val="nl-BE"/>
        </w:rPr>
      </w:pPr>
    </w:p>
    <w:p w14:paraId="27A27444" w14:textId="77777777" w:rsidR="00E24D55" w:rsidRDefault="00E24D55" w:rsidP="00E24D55">
      <w:pPr>
        <w:jc w:val="both"/>
        <w:rPr>
          <w:rFonts w:cs="Arial"/>
          <w:sz w:val="20"/>
          <w:szCs w:val="20"/>
          <w:lang w:val="nl-BE"/>
        </w:rPr>
      </w:pPr>
      <w:r w:rsidRPr="00AD04D8">
        <w:rPr>
          <w:rFonts w:cs="Arial"/>
          <w:sz w:val="20"/>
          <w:szCs w:val="20"/>
          <w:lang w:val="nl-BE"/>
        </w:rPr>
        <w:t>Om zich veilig te stellen heeft de witte koning een voorzichtige lan-ge wandeling ondernomen, van veld h6 naar veld e1.</w:t>
      </w:r>
      <w:r>
        <w:rPr>
          <w:rFonts w:cs="Arial"/>
          <w:sz w:val="20"/>
          <w:szCs w:val="20"/>
          <w:lang w:val="nl-BE"/>
        </w:rPr>
        <w:t xml:space="preserve"> </w:t>
      </w:r>
    </w:p>
    <w:p w14:paraId="1E531AC3" w14:textId="77777777" w:rsidR="00E24D55" w:rsidRDefault="00E24D55" w:rsidP="00E24D55">
      <w:pPr>
        <w:jc w:val="both"/>
        <w:rPr>
          <w:rFonts w:cs="Arial"/>
          <w:sz w:val="20"/>
          <w:szCs w:val="20"/>
          <w:lang w:val="nl-BE"/>
        </w:rPr>
      </w:pPr>
    </w:p>
    <w:p w14:paraId="75367E4F" w14:textId="77777777" w:rsidR="00E24D55" w:rsidRPr="001D6918" w:rsidRDefault="00E24D55" w:rsidP="00E24D55">
      <w:pPr>
        <w:jc w:val="both"/>
        <w:rPr>
          <w:rFonts w:cs="Arial"/>
          <w:sz w:val="20"/>
          <w:szCs w:val="20"/>
          <w:lang w:val="en-GB"/>
        </w:rPr>
      </w:pPr>
      <w:r w:rsidRPr="001D6918">
        <w:rPr>
          <w:rFonts w:cs="Arial"/>
          <w:sz w:val="20"/>
          <w:szCs w:val="20"/>
          <w:lang w:val="en-GB"/>
        </w:rPr>
        <w:t xml:space="preserve">Het commentaar luidde: </w:t>
      </w:r>
    </w:p>
    <w:p w14:paraId="469883E0" w14:textId="77777777" w:rsidR="00E24D55" w:rsidRDefault="00E24D55" w:rsidP="00E24D55">
      <w:pPr>
        <w:jc w:val="both"/>
        <w:rPr>
          <w:rFonts w:cs="Arial"/>
          <w:i/>
          <w:sz w:val="20"/>
          <w:szCs w:val="20"/>
          <w:lang w:val="en-GB"/>
        </w:rPr>
      </w:pPr>
      <w:r w:rsidRPr="001D6918">
        <w:rPr>
          <w:rFonts w:cs="Arial"/>
          <w:sz w:val="20"/>
          <w:szCs w:val="20"/>
          <w:lang w:val="en-GB"/>
        </w:rPr>
        <w:t>“</w:t>
      </w:r>
      <w:r w:rsidRPr="001D6918">
        <w:rPr>
          <w:rFonts w:cs="Arial"/>
          <w:i/>
          <w:sz w:val="20"/>
          <w:szCs w:val="20"/>
          <w:lang w:val="en-GB"/>
        </w:rPr>
        <w:t>A miniature in which the white king makes a long journey to get stale</w:t>
      </w:r>
      <w:r w:rsidR="005526C1">
        <w:rPr>
          <w:rFonts w:cs="Arial"/>
          <w:i/>
          <w:sz w:val="20"/>
          <w:szCs w:val="20"/>
          <w:lang w:val="en-GB"/>
        </w:rPr>
        <w:t>-</w:t>
      </w:r>
      <w:r w:rsidRPr="001D6918">
        <w:rPr>
          <w:rFonts w:cs="Arial"/>
          <w:i/>
          <w:sz w:val="20"/>
          <w:szCs w:val="20"/>
          <w:lang w:val="en-GB"/>
        </w:rPr>
        <w:t>mated.”</w:t>
      </w:r>
    </w:p>
    <w:p w14:paraId="640806DC" w14:textId="77777777" w:rsidR="00C374A0" w:rsidRDefault="00642DB3" w:rsidP="00E24D55">
      <w:pPr>
        <w:jc w:val="both"/>
        <w:rPr>
          <w:rFonts w:cs="Arial"/>
          <w:i/>
          <w:sz w:val="20"/>
          <w:szCs w:val="20"/>
          <w:lang w:val="en-GB"/>
        </w:rPr>
      </w:pPr>
      <w:r>
        <w:rPr>
          <w:rFonts w:cs="Arial"/>
          <w:i/>
          <w:sz w:val="20"/>
          <w:szCs w:val="20"/>
          <w:lang w:val="en-GB"/>
        </w:rPr>
        <w:t xml:space="preserve"> </w:t>
      </w:r>
    </w:p>
    <w:p w14:paraId="22FC01A3" w14:textId="77777777" w:rsidR="00C374A0" w:rsidRPr="00C374A0" w:rsidRDefault="00C374A0" w:rsidP="00E24D55">
      <w:pPr>
        <w:jc w:val="both"/>
        <w:rPr>
          <w:rFonts w:cs="Arial"/>
          <w:i/>
          <w:sz w:val="20"/>
          <w:szCs w:val="20"/>
          <w:lang w:val="nl-BE"/>
        </w:rPr>
      </w:pPr>
      <w:r w:rsidRPr="00C374A0">
        <w:rPr>
          <w:rFonts w:cs="Arial"/>
          <w:sz w:val="20"/>
          <w:szCs w:val="20"/>
          <w:lang w:val="nl-BE"/>
        </w:rPr>
        <w:t xml:space="preserve">En Zoilo Caputto vond het: </w:t>
      </w:r>
      <w:r>
        <w:rPr>
          <w:rFonts w:cs="Arial"/>
          <w:sz w:val="20"/>
          <w:szCs w:val="20"/>
          <w:lang w:val="nl-BE"/>
        </w:rPr>
        <w:t>“</w:t>
      </w:r>
      <w:r>
        <w:rPr>
          <w:rFonts w:cs="Arial"/>
          <w:i/>
          <w:sz w:val="20"/>
          <w:szCs w:val="20"/>
          <w:lang w:val="nl-BE"/>
        </w:rPr>
        <w:t>Una linda miniatura.”</w:t>
      </w:r>
    </w:p>
    <w:p w14:paraId="38D78A48" w14:textId="77777777" w:rsidR="00E24D55" w:rsidRPr="00C374A0" w:rsidRDefault="00E24D55" w:rsidP="00E24D55">
      <w:pPr>
        <w:jc w:val="both"/>
        <w:rPr>
          <w:rFonts w:cs="Arial"/>
          <w:sz w:val="20"/>
          <w:szCs w:val="20"/>
          <w:lang w:val="nl-BE"/>
        </w:rPr>
      </w:pPr>
    </w:p>
    <w:p w14:paraId="3FE0AB3F" w14:textId="77777777" w:rsidR="00C374A0" w:rsidRPr="00C374A0" w:rsidRDefault="00C374A0" w:rsidP="00E24D55">
      <w:pPr>
        <w:jc w:val="both"/>
        <w:rPr>
          <w:rFonts w:cs="Arial"/>
          <w:sz w:val="20"/>
          <w:szCs w:val="20"/>
          <w:lang w:val="nl-BE"/>
        </w:rPr>
        <w:sectPr w:rsidR="00C374A0" w:rsidRPr="00C374A0" w:rsidSect="003B0882">
          <w:pgSz w:w="8392" w:h="11907" w:code="11"/>
          <w:pgMar w:top="1134" w:right="567" w:bottom="1134" w:left="567" w:header="709" w:footer="709" w:gutter="567"/>
          <w:cols w:num="2" w:space="567"/>
          <w:docGrid w:linePitch="360"/>
        </w:sectPr>
      </w:pPr>
    </w:p>
    <w:p w14:paraId="2916677B" w14:textId="77777777" w:rsidR="00E24D55" w:rsidRPr="00AD04D8" w:rsidRDefault="00E24D55" w:rsidP="00E24D55">
      <w:pPr>
        <w:spacing w:line="190" w:lineRule="exact"/>
        <w:jc w:val="center"/>
        <w:rPr>
          <w:rFonts w:cs="Arial"/>
          <w:b/>
          <w:sz w:val="20"/>
          <w:szCs w:val="20"/>
          <w:lang w:val="nl-BE"/>
        </w:rPr>
      </w:pPr>
      <w:r w:rsidRPr="00AD04D8">
        <w:rPr>
          <w:rFonts w:cs="Arial"/>
          <w:b/>
          <w:sz w:val="20"/>
          <w:szCs w:val="20"/>
          <w:lang w:val="nl-BE"/>
        </w:rPr>
        <w:lastRenderedPageBreak/>
        <w:t xml:space="preserve">- </w:t>
      </w:r>
      <w:r w:rsidR="00F60FC4">
        <w:rPr>
          <w:rFonts w:cs="Arial"/>
          <w:b/>
          <w:sz w:val="20"/>
          <w:szCs w:val="20"/>
          <w:lang w:val="nl-BE"/>
        </w:rPr>
        <w:t>78</w:t>
      </w:r>
      <w:r w:rsidR="00F942D1">
        <w:rPr>
          <w:rFonts w:cs="Arial"/>
          <w:b/>
          <w:sz w:val="20"/>
          <w:szCs w:val="20"/>
          <w:lang w:val="nl-BE"/>
        </w:rPr>
        <w:t xml:space="preserve"> </w:t>
      </w:r>
      <w:r w:rsidRPr="00AD04D8">
        <w:rPr>
          <w:rFonts w:cs="Arial"/>
          <w:b/>
          <w:sz w:val="20"/>
          <w:szCs w:val="20"/>
          <w:lang w:val="nl-BE"/>
        </w:rPr>
        <w:t>-</w:t>
      </w:r>
    </w:p>
    <w:p w14:paraId="5B8C9A1F" w14:textId="77777777" w:rsidR="00E24D55" w:rsidRPr="00AD04D8" w:rsidRDefault="00E24D55" w:rsidP="00E24D55">
      <w:pPr>
        <w:spacing w:line="190" w:lineRule="exact"/>
        <w:jc w:val="center"/>
        <w:rPr>
          <w:rFonts w:cs="Arial"/>
          <w:i/>
          <w:sz w:val="20"/>
          <w:szCs w:val="20"/>
          <w:lang w:val="nl-BE"/>
        </w:rPr>
      </w:pPr>
    </w:p>
    <w:p w14:paraId="3C017932"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 xml:space="preserve">EG, </w:t>
      </w:r>
      <w:r w:rsidRPr="00AD04D8">
        <w:rPr>
          <w:rFonts w:cs="Arial"/>
          <w:sz w:val="20"/>
          <w:szCs w:val="20"/>
          <w:lang w:val="nl-BE"/>
        </w:rPr>
        <w:t>1976</w:t>
      </w:r>
    </w:p>
    <w:p w14:paraId="1F933627" w14:textId="77777777" w:rsidR="00E24D55" w:rsidRPr="00AD04D8" w:rsidRDefault="00E24D55" w:rsidP="00E24D55">
      <w:pPr>
        <w:spacing w:line="190" w:lineRule="exact"/>
        <w:jc w:val="center"/>
        <w:rPr>
          <w:rFonts w:cs="Arial"/>
          <w:sz w:val="20"/>
          <w:szCs w:val="20"/>
          <w:lang w:val="nl-BE"/>
        </w:rPr>
      </w:pPr>
    </w:p>
    <w:p w14:paraId="6D91387A" w14:textId="77777777" w:rsidR="00E24D55" w:rsidRPr="00AD04D8" w:rsidRDefault="00E24D55" w:rsidP="00E24D55">
      <w:pPr>
        <w:jc w:val="both"/>
        <w:rPr>
          <w:rFonts w:cs="Arial"/>
          <w:b/>
          <w:sz w:val="20"/>
          <w:szCs w:val="20"/>
          <w:lang w:val="nl-BE"/>
        </w:rPr>
      </w:pPr>
      <w:r w:rsidRPr="00AD04D8">
        <w:rPr>
          <w:lang w:val="nl-BE"/>
        </w:rPr>
        <w:object w:dxaOrig="4700" w:dyaOrig="4704" w14:anchorId="25AAA14B">
          <v:shape id="_x0000_i1096" type="#_x0000_t75" style="width:154.5pt;height:153.4pt" o:ole="">
            <v:imagedata r:id="rId163" o:title=""/>
          </v:shape>
          <o:OLEObject Type="Embed" ProgID="CorelDRAW.Graphic.12" ShapeID="_x0000_i1096" DrawAspect="Content" ObjectID="_1587467508" r:id="rId164"/>
        </w:object>
      </w:r>
    </w:p>
    <w:p w14:paraId="77309701" w14:textId="77777777" w:rsidR="00E24D55" w:rsidRPr="00AD04D8" w:rsidRDefault="00E24D55" w:rsidP="00E24D55">
      <w:pPr>
        <w:jc w:val="both"/>
        <w:rPr>
          <w:rFonts w:cs="Arial"/>
          <w:b/>
          <w:sz w:val="20"/>
          <w:szCs w:val="20"/>
          <w:lang w:val="nl-BE"/>
        </w:rPr>
      </w:pPr>
    </w:p>
    <w:p w14:paraId="1E1DF6C7" w14:textId="77777777" w:rsidR="00E24D55" w:rsidRPr="0082599B" w:rsidRDefault="00E24D55" w:rsidP="00E24D55">
      <w:pPr>
        <w:jc w:val="both"/>
        <w:rPr>
          <w:rFonts w:cs="Arial"/>
          <w:sz w:val="20"/>
          <w:szCs w:val="20"/>
          <w:lang w:val="nl-BE"/>
        </w:rPr>
      </w:pPr>
      <w:r w:rsidRPr="0082599B">
        <w:rPr>
          <w:rFonts w:cs="Arial"/>
          <w:b/>
          <w:lang w:val="nl-BE"/>
        </w:rPr>
        <w:t>=</w:t>
      </w:r>
      <w:r w:rsidRPr="0082599B">
        <w:rPr>
          <w:rFonts w:cs="Arial"/>
          <w:b/>
          <w:sz w:val="20"/>
          <w:szCs w:val="20"/>
          <w:lang w:val="nl-BE"/>
        </w:rPr>
        <w:t xml:space="preserve"> </w:t>
      </w:r>
      <w:r w:rsidR="00F04C8F" w:rsidRPr="0082599B">
        <w:rPr>
          <w:rFonts w:cs="Arial"/>
          <w:sz w:val="20"/>
          <w:szCs w:val="20"/>
          <w:lang w:val="nl-BE"/>
        </w:rPr>
        <w:t xml:space="preserve">                             </w:t>
      </w:r>
      <w:r w:rsidRPr="0082599B">
        <w:rPr>
          <w:rFonts w:cs="Arial"/>
          <w:sz w:val="20"/>
          <w:szCs w:val="20"/>
          <w:lang w:val="nl-BE"/>
        </w:rPr>
        <w:t xml:space="preserve">0340.10 c6h6  </w:t>
      </w:r>
    </w:p>
    <w:p w14:paraId="7E90FC0B" w14:textId="77777777" w:rsidR="00E24D55" w:rsidRPr="0082599B" w:rsidRDefault="00E24D55" w:rsidP="00E24D55">
      <w:pPr>
        <w:jc w:val="both"/>
        <w:rPr>
          <w:rFonts w:cs="Arial"/>
          <w:sz w:val="20"/>
          <w:szCs w:val="20"/>
          <w:lang w:val="nl-BE"/>
        </w:rPr>
      </w:pPr>
    </w:p>
    <w:p w14:paraId="1B222457" w14:textId="77777777" w:rsidR="00605CDB" w:rsidRDefault="00605CDB" w:rsidP="00E24D55">
      <w:pPr>
        <w:jc w:val="both"/>
        <w:rPr>
          <w:rFonts w:cs="Arial"/>
          <w:i/>
          <w:sz w:val="20"/>
          <w:szCs w:val="20"/>
          <w:lang w:val="nl-BE"/>
        </w:rPr>
      </w:pPr>
      <w:r w:rsidRPr="00605CDB">
        <w:rPr>
          <w:rFonts w:cs="Arial"/>
          <w:sz w:val="20"/>
          <w:szCs w:val="20"/>
          <w:lang w:val="nl-BE"/>
        </w:rPr>
        <w:t xml:space="preserve">De herhaling van het loperoffer in echovorm is een verfijning van een studie van </w:t>
      </w:r>
      <w:r>
        <w:rPr>
          <w:rFonts w:cs="Arial"/>
          <w:sz w:val="20"/>
          <w:szCs w:val="20"/>
          <w:lang w:val="nl-BE"/>
        </w:rPr>
        <w:t xml:space="preserve">A. Grin in </w:t>
      </w:r>
      <w:r>
        <w:rPr>
          <w:rFonts w:cs="Arial"/>
          <w:i/>
          <w:sz w:val="20"/>
          <w:szCs w:val="20"/>
          <w:lang w:val="nl-BE"/>
        </w:rPr>
        <w:t>Diagrames</w:t>
      </w:r>
    </w:p>
    <w:p w14:paraId="07D8D847" w14:textId="77777777" w:rsidR="00605CDB" w:rsidRPr="0082599B" w:rsidRDefault="00605CDB" w:rsidP="00E24D55">
      <w:pPr>
        <w:jc w:val="both"/>
        <w:rPr>
          <w:rFonts w:cs="Arial"/>
          <w:sz w:val="20"/>
          <w:szCs w:val="20"/>
        </w:rPr>
      </w:pPr>
      <w:r w:rsidRPr="0082599B">
        <w:rPr>
          <w:rFonts w:cs="Arial"/>
          <w:sz w:val="20"/>
          <w:szCs w:val="20"/>
        </w:rPr>
        <w:t>(1965)</w:t>
      </w:r>
    </w:p>
    <w:p w14:paraId="24EDD7E3" w14:textId="77777777" w:rsidR="00E24D55" w:rsidRDefault="00E24D55" w:rsidP="00E24D55">
      <w:pPr>
        <w:jc w:val="both"/>
        <w:rPr>
          <w:rFonts w:cs="Arial"/>
          <w:b/>
          <w:sz w:val="20"/>
          <w:szCs w:val="20"/>
          <w:lang w:val="en-GB"/>
        </w:rPr>
      </w:pPr>
      <w:r w:rsidRPr="0082599B">
        <w:rPr>
          <w:rFonts w:cs="Arial"/>
          <w:sz w:val="20"/>
          <w:szCs w:val="20"/>
        </w:rPr>
        <w:tab/>
      </w:r>
      <w:r w:rsidRPr="001D6918">
        <w:rPr>
          <w:rFonts w:cs="Arial"/>
          <w:b/>
          <w:sz w:val="20"/>
          <w:szCs w:val="20"/>
          <w:lang w:val="en-GB"/>
        </w:rPr>
        <w:t xml:space="preserve">1.a7 </w:t>
      </w:r>
    </w:p>
    <w:p w14:paraId="537FECDD" w14:textId="77777777" w:rsidR="00F04C8F" w:rsidRPr="001D6918" w:rsidRDefault="00F04C8F" w:rsidP="00E24D55">
      <w:pPr>
        <w:jc w:val="both"/>
        <w:rPr>
          <w:rFonts w:cs="Arial"/>
          <w:sz w:val="20"/>
          <w:szCs w:val="20"/>
          <w:lang w:val="en-GB"/>
        </w:rPr>
      </w:pPr>
    </w:p>
    <w:p w14:paraId="6DAECC79" w14:textId="77777777" w:rsidR="00E24D55" w:rsidRPr="001D6918" w:rsidRDefault="00E24D55" w:rsidP="00E24D55">
      <w:pPr>
        <w:jc w:val="both"/>
        <w:outlineLvl w:val="0"/>
        <w:rPr>
          <w:rFonts w:cs="Arial"/>
          <w:sz w:val="20"/>
          <w:szCs w:val="20"/>
          <w:lang w:val="en-GB"/>
        </w:rPr>
      </w:pPr>
      <w:r w:rsidRPr="001D6918">
        <w:rPr>
          <w:rFonts w:cs="Arial"/>
          <w:b/>
          <w:i/>
          <w:sz w:val="20"/>
          <w:szCs w:val="20"/>
          <w:lang w:val="en-GB"/>
        </w:rPr>
        <w:t>Variant A</w:t>
      </w:r>
    </w:p>
    <w:p w14:paraId="65E73744" w14:textId="77777777" w:rsidR="00E24D55" w:rsidRPr="001D6918" w:rsidRDefault="00E24D55" w:rsidP="00E24D55">
      <w:pPr>
        <w:jc w:val="both"/>
        <w:rPr>
          <w:rFonts w:cs="Arial"/>
          <w:sz w:val="20"/>
          <w:szCs w:val="20"/>
          <w:lang w:val="en-GB"/>
        </w:rPr>
      </w:pPr>
      <w:r w:rsidRPr="001D6918">
        <w:rPr>
          <w:rFonts w:cs="Arial"/>
          <w:sz w:val="20"/>
          <w:szCs w:val="20"/>
          <w:lang w:val="en-GB"/>
        </w:rPr>
        <w:tab/>
      </w:r>
      <w:r w:rsidRPr="001D6918">
        <w:rPr>
          <w:rFonts w:cs="Arial"/>
          <w:b/>
          <w:sz w:val="20"/>
          <w:szCs w:val="20"/>
          <w:lang w:val="en-GB"/>
        </w:rPr>
        <w:t>1…</w:t>
      </w:r>
      <w:r w:rsidRPr="001D6918">
        <w:rPr>
          <w:rFonts w:cs="Arial"/>
          <w:b/>
          <w:sz w:val="20"/>
          <w:szCs w:val="20"/>
          <w:lang w:val="en-GB"/>
        </w:rPr>
        <w:tab/>
      </w:r>
      <w:r w:rsidRPr="001D6918">
        <w:rPr>
          <w:rFonts w:cs="Arial"/>
          <w:b/>
          <w:sz w:val="20"/>
          <w:szCs w:val="20"/>
          <w:lang w:val="en-GB"/>
        </w:rPr>
        <w:tab/>
        <w:t xml:space="preserve">Td1 </w:t>
      </w:r>
    </w:p>
    <w:p w14:paraId="72400889" w14:textId="77777777" w:rsidR="00E24D55" w:rsidRPr="00A44D91" w:rsidRDefault="00E24D55" w:rsidP="00C365A9">
      <w:pPr>
        <w:jc w:val="both"/>
        <w:rPr>
          <w:rFonts w:cs="Arial"/>
          <w:b/>
          <w:sz w:val="20"/>
          <w:szCs w:val="20"/>
          <w:lang w:val="en-GB"/>
        </w:rPr>
      </w:pPr>
      <w:r w:rsidRPr="001D6918">
        <w:rPr>
          <w:rFonts w:cs="Arial"/>
          <w:sz w:val="20"/>
          <w:szCs w:val="20"/>
          <w:lang w:val="en-GB"/>
        </w:rPr>
        <w:tab/>
      </w:r>
      <w:r w:rsidRPr="001D6918">
        <w:rPr>
          <w:rFonts w:cs="Arial"/>
          <w:b/>
          <w:sz w:val="20"/>
          <w:szCs w:val="20"/>
          <w:lang w:val="en-GB"/>
        </w:rPr>
        <w:t xml:space="preserve">2.Ld4 </w:t>
      </w:r>
      <w:r w:rsidR="00D76039" w:rsidRPr="00D76039">
        <w:rPr>
          <w:rFonts w:cs="Arial"/>
          <w:b/>
          <w:sz w:val="20"/>
          <w:szCs w:val="20"/>
          <w:lang w:val="en-GB"/>
        </w:rPr>
        <w:tab/>
      </w:r>
      <w:r w:rsidR="00D76039" w:rsidRPr="00D76039">
        <w:rPr>
          <w:rFonts w:cs="Arial"/>
          <w:b/>
          <w:sz w:val="20"/>
          <w:szCs w:val="20"/>
          <w:lang w:val="en-GB"/>
        </w:rPr>
        <w:tab/>
        <w:t>Txd4</w:t>
      </w:r>
    </w:p>
    <w:p w14:paraId="1D9471FF" w14:textId="77777777" w:rsidR="00D76039" w:rsidRPr="00D76039" w:rsidRDefault="00D76039" w:rsidP="00E24D55">
      <w:pPr>
        <w:jc w:val="both"/>
        <w:rPr>
          <w:rFonts w:cs="Arial"/>
          <w:b/>
          <w:sz w:val="20"/>
          <w:szCs w:val="20"/>
          <w:lang w:val="en-GB"/>
        </w:rPr>
      </w:pPr>
      <w:r w:rsidRPr="00D76039">
        <w:rPr>
          <w:rFonts w:cs="Arial"/>
          <w:b/>
          <w:sz w:val="20"/>
          <w:szCs w:val="20"/>
          <w:lang w:val="en-GB"/>
        </w:rPr>
        <w:tab/>
        <w:t>3.a1D</w:t>
      </w:r>
      <w:r w:rsidR="00767434">
        <w:rPr>
          <w:rFonts w:cs="Arial"/>
          <w:b/>
          <w:sz w:val="20"/>
          <w:szCs w:val="20"/>
          <w:lang w:val="en-GB"/>
        </w:rPr>
        <w:t>(T)</w:t>
      </w:r>
      <w:r w:rsidR="004D1785">
        <w:rPr>
          <w:rFonts w:cs="Arial"/>
          <w:b/>
          <w:sz w:val="20"/>
          <w:szCs w:val="20"/>
          <w:lang w:val="en-GB"/>
        </w:rPr>
        <w:tab/>
      </w:r>
      <w:r w:rsidRPr="00D76039">
        <w:rPr>
          <w:rFonts w:cs="Arial"/>
          <w:b/>
          <w:sz w:val="20"/>
          <w:szCs w:val="20"/>
          <w:lang w:val="en-GB"/>
        </w:rPr>
        <w:t>Ld5+</w:t>
      </w:r>
    </w:p>
    <w:p w14:paraId="62E611C9" w14:textId="77777777" w:rsidR="00D76039" w:rsidRPr="004D1785" w:rsidRDefault="00D76039" w:rsidP="00E24D55">
      <w:pPr>
        <w:jc w:val="both"/>
        <w:rPr>
          <w:rFonts w:cs="Arial"/>
          <w:b/>
          <w:sz w:val="20"/>
          <w:szCs w:val="20"/>
        </w:rPr>
      </w:pPr>
      <w:r w:rsidRPr="00D76039">
        <w:rPr>
          <w:rFonts w:cs="Arial"/>
          <w:b/>
          <w:sz w:val="20"/>
          <w:szCs w:val="20"/>
          <w:lang w:val="en-GB"/>
        </w:rPr>
        <w:tab/>
      </w:r>
      <w:r w:rsidR="00C365A9" w:rsidRPr="004D1785">
        <w:rPr>
          <w:rFonts w:cs="Arial"/>
          <w:b/>
          <w:sz w:val="20"/>
          <w:szCs w:val="20"/>
        </w:rPr>
        <w:t>4.Kc5</w:t>
      </w:r>
      <w:r w:rsidR="00C365A9" w:rsidRPr="004D1785">
        <w:rPr>
          <w:rFonts w:cs="Arial"/>
          <w:b/>
          <w:sz w:val="20"/>
          <w:szCs w:val="20"/>
        </w:rPr>
        <w:tab/>
      </w:r>
      <w:r w:rsidR="00C365A9" w:rsidRPr="004D1785">
        <w:rPr>
          <w:rFonts w:cs="Arial"/>
          <w:b/>
          <w:sz w:val="20"/>
          <w:szCs w:val="20"/>
        </w:rPr>
        <w:tab/>
        <w:t>Lxa</w:t>
      </w:r>
      <w:r w:rsidRPr="004D1785">
        <w:rPr>
          <w:rFonts w:cs="Arial"/>
          <w:b/>
          <w:sz w:val="20"/>
          <w:szCs w:val="20"/>
        </w:rPr>
        <w:t>8</w:t>
      </w:r>
    </w:p>
    <w:p w14:paraId="2F45372B" w14:textId="77777777" w:rsidR="00D76039" w:rsidRPr="0082599B" w:rsidRDefault="00D76039" w:rsidP="00E24D55">
      <w:pPr>
        <w:jc w:val="both"/>
        <w:rPr>
          <w:rFonts w:cs="Arial"/>
          <w:b/>
          <w:sz w:val="20"/>
          <w:szCs w:val="20"/>
        </w:rPr>
      </w:pPr>
      <w:r w:rsidRPr="004D1785">
        <w:rPr>
          <w:rFonts w:cs="Arial"/>
          <w:b/>
          <w:sz w:val="20"/>
          <w:szCs w:val="20"/>
        </w:rPr>
        <w:tab/>
      </w:r>
      <w:r w:rsidR="0082599B" w:rsidRPr="00164402">
        <w:rPr>
          <w:rFonts w:cs="Arial"/>
          <w:b/>
          <w:sz w:val="20"/>
          <w:szCs w:val="20"/>
        </w:rPr>
        <w:t>5.Kxd4</w:t>
      </w:r>
    </w:p>
    <w:p w14:paraId="0D623CB9" w14:textId="77777777" w:rsidR="004D1785" w:rsidRPr="0082599B" w:rsidRDefault="004D1785" w:rsidP="00E24D55">
      <w:pPr>
        <w:jc w:val="both"/>
        <w:rPr>
          <w:rFonts w:cs="Arial"/>
          <w:b/>
          <w:sz w:val="20"/>
          <w:szCs w:val="20"/>
        </w:rPr>
      </w:pPr>
    </w:p>
    <w:p w14:paraId="0CC03F5B" w14:textId="77777777" w:rsidR="00605CDB" w:rsidRPr="00605CDB" w:rsidRDefault="00605CDB" w:rsidP="00E24D55">
      <w:pPr>
        <w:jc w:val="both"/>
        <w:rPr>
          <w:rFonts w:cs="Arial"/>
          <w:b/>
          <w:i/>
          <w:sz w:val="20"/>
          <w:szCs w:val="20"/>
        </w:rPr>
      </w:pPr>
      <w:r w:rsidRPr="00605CDB">
        <w:rPr>
          <w:rFonts w:cs="Arial"/>
          <w:b/>
          <w:i/>
          <w:sz w:val="20"/>
          <w:szCs w:val="20"/>
        </w:rPr>
        <w:t>Variant B</w:t>
      </w:r>
    </w:p>
    <w:p w14:paraId="464B37BC" w14:textId="77777777" w:rsidR="004D1785" w:rsidRPr="00605CDB" w:rsidRDefault="00605CDB" w:rsidP="00E24D55">
      <w:pPr>
        <w:jc w:val="both"/>
        <w:rPr>
          <w:rFonts w:cs="Arial"/>
          <w:b/>
          <w:sz w:val="20"/>
          <w:szCs w:val="20"/>
        </w:rPr>
      </w:pPr>
      <w:r w:rsidRPr="00605CDB">
        <w:rPr>
          <w:rFonts w:cs="Arial"/>
          <w:b/>
          <w:sz w:val="20"/>
          <w:szCs w:val="20"/>
        </w:rPr>
        <w:tab/>
        <w:t>1.a7</w:t>
      </w:r>
      <w:r w:rsidRPr="00605CDB">
        <w:rPr>
          <w:rFonts w:cs="Arial"/>
          <w:b/>
          <w:sz w:val="20"/>
          <w:szCs w:val="20"/>
        </w:rPr>
        <w:tab/>
      </w:r>
      <w:r w:rsidRPr="00605CDB">
        <w:rPr>
          <w:rFonts w:cs="Arial"/>
          <w:b/>
          <w:sz w:val="20"/>
          <w:szCs w:val="20"/>
        </w:rPr>
        <w:tab/>
        <w:t>Td</w:t>
      </w:r>
      <w:r>
        <w:rPr>
          <w:rFonts w:cs="Arial"/>
          <w:b/>
          <w:sz w:val="20"/>
          <w:szCs w:val="20"/>
        </w:rPr>
        <w:t>1</w:t>
      </w:r>
    </w:p>
    <w:p w14:paraId="4EA6118B" w14:textId="77777777" w:rsidR="00D76039" w:rsidRPr="00605CDB" w:rsidRDefault="00A44D91" w:rsidP="00E24D55">
      <w:pPr>
        <w:jc w:val="both"/>
        <w:rPr>
          <w:rFonts w:cs="Arial"/>
          <w:i/>
          <w:sz w:val="20"/>
          <w:szCs w:val="20"/>
        </w:rPr>
      </w:pPr>
      <w:r w:rsidRPr="00605CDB">
        <w:rPr>
          <w:rFonts w:cs="Arial"/>
          <w:i/>
          <w:sz w:val="20"/>
          <w:szCs w:val="20"/>
        </w:rPr>
        <w:t xml:space="preserve"> </w:t>
      </w:r>
      <w:r w:rsidR="00D76039" w:rsidRPr="00605CDB">
        <w:rPr>
          <w:rFonts w:cs="Arial"/>
          <w:i/>
          <w:sz w:val="20"/>
          <w:szCs w:val="20"/>
        </w:rPr>
        <w:tab/>
      </w:r>
      <w:r w:rsidR="00605CDB">
        <w:rPr>
          <w:rFonts w:cs="Arial"/>
          <w:b/>
          <w:sz w:val="20"/>
          <w:szCs w:val="20"/>
        </w:rPr>
        <w:t>2.Ld4</w:t>
      </w:r>
      <w:r w:rsidR="00D76039" w:rsidRPr="00605CDB">
        <w:rPr>
          <w:rFonts w:cs="Arial"/>
          <w:b/>
          <w:sz w:val="20"/>
          <w:szCs w:val="20"/>
        </w:rPr>
        <w:tab/>
      </w:r>
      <w:r w:rsidR="00D76039" w:rsidRPr="00605CDB">
        <w:rPr>
          <w:rFonts w:cs="Arial"/>
          <w:b/>
          <w:sz w:val="20"/>
          <w:szCs w:val="20"/>
        </w:rPr>
        <w:tab/>
        <w:t>Lh7</w:t>
      </w:r>
    </w:p>
    <w:p w14:paraId="53FBF110" w14:textId="77777777" w:rsidR="00D76039" w:rsidRPr="00605CDB" w:rsidRDefault="00605CDB" w:rsidP="00E24D55">
      <w:pPr>
        <w:jc w:val="both"/>
        <w:rPr>
          <w:rFonts w:cs="Arial"/>
          <w:b/>
          <w:sz w:val="20"/>
          <w:szCs w:val="20"/>
        </w:rPr>
      </w:pPr>
      <w:r>
        <w:rPr>
          <w:rFonts w:cs="Arial"/>
          <w:b/>
          <w:sz w:val="20"/>
          <w:szCs w:val="20"/>
        </w:rPr>
        <w:tab/>
        <w:t>3.Kd5</w:t>
      </w:r>
      <w:r>
        <w:rPr>
          <w:rFonts w:cs="Arial"/>
          <w:b/>
          <w:sz w:val="20"/>
          <w:szCs w:val="20"/>
        </w:rPr>
        <w:tab/>
      </w:r>
      <w:r>
        <w:rPr>
          <w:rFonts w:cs="Arial"/>
          <w:b/>
          <w:sz w:val="20"/>
          <w:szCs w:val="20"/>
        </w:rPr>
        <w:tab/>
        <w:t>Te1</w:t>
      </w:r>
    </w:p>
    <w:p w14:paraId="035BDE6A" w14:textId="77777777" w:rsidR="00D76039" w:rsidRPr="00D76039" w:rsidRDefault="00D76039" w:rsidP="00E24D55">
      <w:pPr>
        <w:jc w:val="both"/>
        <w:rPr>
          <w:rFonts w:cs="Arial"/>
          <w:b/>
          <w:sz w:val="20"/>
          <w:szCs w:val="20"/>
          <w:lang w:val="en-GB"/>
        </w:rPr>
      </w:pPr>
      <w:r w:rsidRPr="00605CDB">
        <w:rPr>
          <w:rFonts w:cs="Arial"/>
          <w:b/>
          <w:sz w:val="20"/>
          <w:szCs w:val="20"/>
        </w:rPr>
        <w:tab/>
      </w:r>
      <w:r w:rsidRPr="00D76039">
        <w:rPr>
          <w:rFonts w:cs="Arial"/>
          <w:b/>
          <w:sz w:val="20"/>
          <w:szCs w:val="20"/>
          <w:lang w:val="en-GB"/>
        </w:rPr>
        <w:t>4.Le3+</w:t>
      </w:r>
      <w:r w:rsidRPr="00D76039">
        <w:rPr>
          <w:rFonts w:cs="Arial"/>
          <w:b/>
          <w:sz w:val="20"/>
          <w:szCs w:val="20"/>
          <w:lang w:val="en-GB"/>
        </w:rPr>
        <w:tab/>
      </w:r>
      <w:r w:rsidRPr="00D76039">
        <w:rPr>
          <w:rFonts w:cs="Arial"/>
          <w:b/>
          <w:sz w:val="20"/>
          <w:szCs w:val="20"/>
          <w:lang w:val="en-GB"/>
        </w:rPr>
        <w:tab/>
        <w:t>Txe3</w:t>
      </w:r>
    </w:p>
    <w:p w14:paraId="767035B0" w14:textId="77777777" w:rsidR="00D76039" w:rsidRDefault="00D76039" w:rsidP="00E24D55">
      <w:pPr>
        <w:jc w:val="both"/>
        <w:rPr>
          <w:rFonts w:cs="Arial"/>
          <w:b/>
          <w:sz w:val="20"/>
          <w:szCs w:val="20"/>
          <w:lang w:val="en-GB"/>
        </w:rPr>
      </w:pPr>
      <w:r w:rsidRPr="00D76039">
        <w:rPr>
          <w:rFonts w:cs="Arial"/>
          <w:b/>
          <w:sz w:val="20"/>
          <w:szCs w:val="20"/>
          <w:lang w:val="en-GB"/>
        </w:rPr>
        <w:tab/>
        <w:t>5.a8D</w:t>
      </w:r>
      <w:r w:rsidR="00767434">
        <w:rPr>
          <w:rFonts w:cs="Arial"/>
          <w:b/>
          <w:sz w:val="20"/>
          <w:szCs w:val="20"/>
          <w:lang w:val="en-GB"/>
        </w:rPr>
        <w:t>(T)</w:t>
      </w:r>
      <w:r w:rsidR="0074619B">
        <w:rPr>
          <w:rFonts w:cs="Arial"/>
          <w:b/>
          <w:sz w:val="20"/>
          <w:szCs w:val="20"/>
          <w:lang w:val="en-GB"/>
        </w:rPr>
        <w:tab/>
      </w:r>
      <w:r w:rsidRPr="00D76039">
        <w:rPr>
          <w:rFonts w:cs="Arial"/>
          <w:b/>
          <w:sz w:val="20"/>
          <w:szCs w:val="20"/>
          <w:lang w:val="en-GB"/>
        </w:rPr>
        <w:t>Le4+</w:t>
      </w:r>
    </w:p>
    <w:p w14:paraId="49C88F15" w14:textId="77777777" w:rsidR="0074619B" w:rsidRDefault="0074619B" w:rsidP="00E24D55">
      <w:pPr>
        <w:jc w:val="both"/>
        <w:rPr>
          <w:rFonts w:cs="Arial"/>
          <w:b/>
          <w:sz w:val="20"/>
          <w:szCs w:val="20"/>
          <w:lang w:val="en-GB"/>
        </w:rPr>
      </w:pPr>
      <w:r>
        <w:rPr>
          <w:rFonts w:cs="Arial"/>
          <w:b/>
          <w:sz w:val="20"/>
          <w:szCs w:val="20"/>
          <w:lang w:val="en-GB"/>
        </w:rPr>
        <w:tab/>
        <w:t>6.Kd4</w:t>
      </w:r>
      <w:r>
        <w:rPr>
          <w:rFonts w:cs="Arial"/>
          <w:b/>
          <w:sz w:val="20"/>
          <w:szCs w:val="20"/>
          <w:lang w:val="en-GB"/>
        </w:rPr>
        <w:tab/>
      </w:r>
      <w:r>
        <w:rPr>
          <w:rFonts w:cs="Arial"/>
          <w:b/>
          <w:sz w:val="20"/>
          <w:szCs w:val="20"/>
          <w:lang w:val="en-GB"/>
        </w:rPr>
        <w:tab/>
      </w:r>
      <w:r w:rsidR="00D76039">
        <w:rPr>
          <w:rFonts w:cs="Arial"/>
          <w:b/>
          <w:sz w:val="20"/>
          <w:szCs w:val="20"/>
          <w:lang w:val="en-GB"/>
        </w:rPr>
        <w:t>Lxa8</w:t>
      </w:r>
    </w:p>
    <w:p w14:paraId="2E25F312" w14:textId="77777777" w:rsidR="00D76039" w:rsidRPr="00D76039" w:rsidRDefault="00D76039" w:rsidP="0074619B">
      <w:pPr>
        <w:ind w:firstLine="708"/>
        <w:jc w:val="both"/>
        <w:rPr>
          <w:rFonts w:cs="Arial"/>
          <w:b/>
          <w:sz w:val="20"/>
          <w:szCs w:val="20"/>
          <w:lang w:val="en-GB"/>
        </w:rPr>
      </w:pPr>
      <w:r>
        <w:rPr>
          <w:rFonts w:cs="Arial"/>
          <w:b/>
          <w:sz w:val="20"/>
          <w:szCs w:val="20"/>
          <w:lang w:val="en-GB"/>
        </w:rPr>
        <w:t>7.Kxe3</w:t>
      </w:r>
    </w:p>
    <w:p w14:paraId="00EAB63C" w14:textId="77777777" w:rsidR="0074619B" w:rsidRDefault="0074619B" w:rsidP="0074619B">
      <w:pPr>
        <w:jc w:val="both"/>
        <w:rPr>
          <w:rFonts w:cs="Arial"/>
          <w:b/>
          <w:i/>
          <w:sz w:val="20"/>
          <w:szCs w:val="20"/>
          <w:lang w:val="en-GB"/>
        </w:rPr>
      </w:pPr>
    </w:p>
    <w:p w14:paraId="475DD438" w14:textId="77777777" w:rsidR="00605CDB" w:rsidRDefault="00605CDB" w:rsidP="0074619B">
      <w:pPr>
        <w:jc w:val="both"/>
        <w:rPr>
          <w:rFonts w:cs="Arial"/>
          <w:b/>
          <w:i/>
          <w:sz w:val="20"/>
          <w:szCs w:val="20"/>
          <w:lang w:val="en-GB"/>
        </w:rPr>
      </w:pPr>
    </w:p>
    <w:p w14:paraId="75A33990" w14:textId="77777777" w:rsidR="00605CDB" w:rsidRDefault="00605CDB" w:rsidP="0074619B">
      <w:pPr>
        <w:jc w:val="both"/>
        <w:rPr>
          <w:rFonts w:cs="Arial"/>
          <w:b/>
          <w:i/>
          <w:sz w:val="20"/>
          <w:szCs w:val="20"/>
          <w:lang w:val="en-GB"/>
        </w:rPr>
      </w:pPr>
    </w:p>
    <w:p w14:paraId="11E45116" w14:textId="77777777" w:rsidR="00605CDB" w:rsidRDefault="00605CDB" w:rsidP="0074619B">
      <w:pPr>
        <w:jc w:val="both"/>
        <w:rPr>
          <w:rFonts w:cs="Arial"/>
          <w:b/>
          <w:i/>
          <w:sz w:val="20"/>
          <w:szCs w:val="20"/>
          <w:lang w:val="en-GB"/>
        </w:rPr>
      </w:pPr>
    </w:p>
    <w:p w14:paraId="7F07718F" w14:textId="77777777" w:rsidR="00E24D55" w:rsidRPr="0074619B" w:rsidRDefault="00605CDB" w:rsidP="0074619B">
      <w:pPr>
        <w:jc w:val="both"/>
        <w:rPr>
          <w:rFonts w:cs="Arial"/>
          <w:b/>
          <w:sz w:val="20"/>
          <w:szCs w:val="20"/>
          <w:lang w:val="en-GB"/>
        </w:rPr>
      </w:pPr>
      <w:r>
        <w:rPr>
          <w:rFonts w:cs="Arial"/>
          <w:b/>
          <w:i/>
          <w:sz w:val="20"/>
          <w:szCs w:val="20"/>
          <w:lang w:val="en-GB"/>
        </w:rPr>
        <w:t>Variant C</w:t>
      </w:r>
      <w:r w:rsidR="00E24D55" w:rsidRPr="00DC7F90">
        <w:rPr>
          <w:rFonts w:cs="Arial"/>
          <w:b/>
          <w:i/>
          <w:sz w:val="20"/>
          <w:szCs w:val="20"/>
          <w:lang w:val="en-GB"/>
        </w:rPr>
        <w:t xml:space="preserve"> </w:t>
      </w:r>
    </w:p>
    <w:p w14:paraId="5B9C8078" w14:textId="77777777" w:rsidR="00E24D55" w:rsidRPr="00DC7F90" w:rsidRDefault="00E24D55" w:rsidP="00A44D91">
      <w:pPr>
        <w:ind w:firstLine="708"/>
        <w:jc w:val="both"/>
        <w:rPr>
          <w:rFonts w:cs="Arial"/>
          <w:b/>
          <w:sz w:val="20"/>
          <w:szCs w:val="20"/>
          <w:lang w:val="en-GB"/>
        </w:rPr>
      </w:pPr>
      <w:r w:rsidRPr="00DC7F90">
        <w:rPr>
          <w:rFonts w:cs="Arial"/>
          <w:b/>
          <w:sz w:val="20"/>
          <w:szCs w:val="20"/>
          <w:lang w:val="en-GB"/>
        </w:rPr>
        <w:t>1…</w:t>
      </w:r>
      <w:r w:rsidRPr="00DC7F90">
        <w:rPr>
          <w:rFonts w:cs="Arial"/>
          <w:b/>
          <w:sz w:val="20"/>
          <w:szCs w:val="20"/>
          <w:lang w:val="en-GB"/>
        </w:rPr>
        <w:tab/>
      </w:r>
      <w:r w:rsidRPr="00DC7F90">
        <w:rPr>
          <w:rFonts w:cs="Arial"/>
          <w:b/>
          <w:sz w:val="20"/>
          <w:szCs w:val="20"/>
          <w:lang w:val="en-GB"/>
        </w:rPr>
        <w:tab/>
        <w:t xml:space="preserve">Th5 </w:t>
      </w:r>
    </w:p>
    <w:p w14:paraId="1DF96FCF" w14:textId="77777777" w:rsidR="00C365A9" w:rsidRPr="00DC7F90" w:rsidRDefault="00E24D55" w:rsidP="00E24D55">
      <w:pPr>
        <w:ind w:firstLine="567"/>
        <w:jc w:val="both"/>
        <w:rPr>
          <w:rFonts w:cs="Arial"/>
          <w:b/>
          <w:sz w:val="20"/>
          <w:szCs w:val="20"/>
          <w:lang w:val="en-GB"/>
        </w:rPr>
      </w:pPr>
      <w:r w:rsidRPr="00DC7F90">
        <w:rPr>
          <w:rFonts w:cs="Arial"/>
          <w:b/>
          <w:sz w:val="20"/>
          <w:szCs w:val="20"/>
          <w:lang w:val="en-GB"/>
        </w:rPr>
        <w:tab/>
        <w:t xml:space="preserve">2.Le5 </w:t>
      </w:r>
      <w:r w:rsidR="007478FD" w:rsidRPr="00DC7F90">
        <w:rPr>
          <w:rFonts w:cs="Arial"/>
          <w:b/>
          <w:sz w:val="20"/>
          <w:szCs w:val="20"/>
          <w:lang w:val="en-GB"/>
        </w:rPr>
        <w:tab/>
      </w:r>
      <w:r w:rsidR="007478FD" w:rsidRPr="00DC7F90">
        <w:rPr>
          <w:rFonts w:cs="Arial"/>
          <w:b/>
          <w:sz w:val="20"/>
          <w:szCs w:val="20"/>
          <w:lang w:val="en-GB"/>
        </w:rPr>
        <w:tab/>
      </w:r>
      <w:r w:rsidRPr="00DC7F90">
        <w:rPr>
          <w:rFonts w:cs="Arial"/>
          <w:b/>
          <w:sz w:val="20"/>
          <w:szCs w:val="20"/>
          <w:lang w:val="en-GB"/>
        </w:rPr>
        <w:t>Txe5</w:t>
      </w:r>
      <w:r w:rsidRPr="00DC7F90">
        <w:rPr>
          <w:rFonts w:cs="Arial"/>
          <w:sz w:val="20"/>
          <w:szCs w:val="20"/>
          <w:lang w:val="en-GB"/>
        </w:rPr>
        <w:t xml:space="preserve"> </w:t>
      </w:r>
    </w:p>
    <w:p w14:paraId="0543277A" w14:textId="77777777" w:rsidR="00E24D55" w:rsidRPr="00DC7F90" w:rsidRDefault="00E24D55" w:rsidP="00E24D55">
      <w:pPr>
        <w:ind w:firstLine="567"/>
        <w:jc w:val="both"/>
        <w:rPr>
          <w:rFonts w:cs="Arial"/>
          <w:sz w:val="20"/>
          <w:szCs w:val="20"/>
          <w:lang w:val="en-GB"/>
        </w:rPr>
      </w:pPr>
      <w:r w:rsidRPr="00DC7F90">
        <w:rPr>
          <w:rFonts w:cs="Arial"/>
          <w:b/>
          <w:sz w:val="20"/>
          <w:szCs w:val="20"/>
          <w:lang w:val="en-GB"/>
        </w:rPr>
        <w:tab/>
      </w:r>
      <w:r w:rsidR="00F04C8F" w:rsidRPr="00DC7F90">
        <w:rPr>
          <w:rFonts w:cs="Arial"/>
          <w:b/>
          <w:sz w:val="20"/>
          <w:szCs w:val="20"/>
          <w:lang w:val="en-GB"/>
        </w:rPr>
        <w:t>3.a8</w:t>
      </w:r>
      <w:r w:rsidR="004C7EC3" w:rsidRPr="00DC7F90">
        <w:rPr>
          <w:rFonts w:cs="Arial"/>
          <w:b/>
          <w:sz w:val="20"/>
          <w:szCs w:val="20"/>
          <w:lang w:val="en-GB"/>
        </w:rPr>
        <w:t>D</w:t>
      </w:r>
      <w:r w:rsidR="00463DE2">
        <w:rPr>
          <w:rFonts w:cs="Arial"/>
          <w:b/>
          <w:sz w:val="20"/>
          <w:szCs w:val="20"/>
          <w:lang w:val="en-GB"/>
        </w:rPr>
        <w:t>(T)</w:t>
      </w:r>
      <w:r w:rsidR="004C7EC3" w:rsidRPr="00DC7F90">
        <w:rPr>
          <w:rFonts w:cs="Arial"/>
          <w:b/>
          <w:sz w:val="20"/>
          <w:szCs w:val="20"/>
          <w:lang w:val="en-GB"/>
        </w:rPr>
        <w:tab/>
      </w:r>
      <w:r w:rsidRPr="00DC7F90">
        <w:rPr>
          <w:rFonts w:cs="Arial"/>
          <w:b/>
          <w:sz w:val="20"/>
          <w:szCs w:val="20"/>
          <w:lang w:val="en-GB"/>
        </w:rPr>
        <w:t>Ld5</w:t>
      </w:r>
      <w:r w:rsidR="00692FB8" w:rsidRPr="00DC7F90">
        <w:rPr>
          <w:rFonts w:cs="Arial"/>
          <w:b/>
          <w:sz w:val="20"/>
          <w:szCs w:val="20"/>
          <w:lang w:val="en-GB"/>
        </w:rPr>
        <w:t>+</w:t>
      </w:r>
    </w:p>
    <w:p w14:paraId="7C4E2D89" w14:textId="77777777" w:rsidR="00E24D55" w:rsidRPr="001513C2" w:rsidRDefault="007478FD" w:rsidP="00E24D55">
      <w:pPr>
        <w:ind w:firstLine="567"/>
        <w:jc w:val="both"/>
        <w:rPr>
          <w:rFonts w:cs="Arial"/>
          <w:b/>
          <w:sz w:val="20"/>
          <w:szCs w:val="20"/>
          <w:lang w:val="nl-BE"/>
        </w:rPr>
      </w:pPr>
      <w:r w:rsidRPr="00DC7F90">
        <w:rPr>
          <w:rFonts w:cs="Arial"/>
          <w:b/>
          <w:sz w:val="20"/>
          <w:szCs w:val="20"/>
          <w:lang w:val="en-GB"/>
        </w:rPr>
        <w:tab/>
      </w:r>
      <w:r w:rsidRPr="001513C2">
        <w:rPr>
          <w:rFonts w:cs="Arial"/>
          <w:b/>
          <w:sz w:val="20"/>
          <w:szCs w:val="20"/>
          <w:lang w:val="nl-BE"/>
        </w:rPr>
        <w:t>4.Kd6</w:t>
      </w:r>
      <w:r w:rsidRPr="001513C2">
        <w:rPr>
          <w:rFonts w:cs="Arial"/>
          <w:b/>
          <w:sz w:val="20"/>
          <w:szCs w:val="20"/>
          <w:lang w:val="nl-BE"/>
        </w:rPr>
        <w:tab/>
      </w:r>
      <w:r w:rsidRPr="001513C2">
        <w:rPr>
          <w:rFonts w:cs="Arial"/>
          <w:b/>
          <w:sz w:val="20"/>
          <w:szCs w:val="20"/>
          <w:lang w:val="nl-BE"/>
        </w:rPr>
        <w:tab/>
      </w:r>
      <w:r w:rsidR="00E24D55" w:rsidRPr="001513C2">
        <w:rPr>
          <w:rFonts w:cs="Arial"/>
          <w:b/>
          <w:sz w:val="20"/>
          <w:szCs w:val="20"/>
          <w:lang w:val="nl-BE"/>
        </w:rPr>
        <w:t>Lxa8</w:t>
      </w:r>
    </w:p>
    <w:p w14:paraId="5E35E624" w14:textId="77777777" w:rsidR="00A44D91" w:rsidRPr="001513C2" w:rsidRDefault="00E24D55" w:rsidP="00A44D91">
      <w:pPr>
        <w:ind w:firstLine="567"/>
        <w:jc w:val="both"/>
        <w:rPr>
          <w:rFonts w:cs="Arial"/>
          <w:b/>
          <w:sz w:val="20"/>
          <w:szCs w:val="20"/>
          <w:lang w:val="nl-BE"/>
        </w:rPr>
      </w:pPr>
      <w:r w:rsidRPr="001513C2">
        <w:rPr>
          <w:rFonts w:cs="Arial"/>
          <w:b/>
          <w:sz w:val="20"/>
          <w:szCs w:val="20"/>
          <w:lang w:val="nl-BE"/>
        </w:rPr>
        <w:tab/>
        <w:t>5.Kxe5</w:t>
      </w:r>
    </w:p>
    <w:p w14:paraId="54CAD934" w14:textId="77777777" w:rsidR="00A44D91" w:rsidRPr="001513C2" w:rsidRDefault="00A44D91" w:rsidP="00A44D91">
      <w:pPr>
        <w:jc w:val="both"/>
        <w:rPr>
          <w:rFonts w:cs="Arial"/>
          <w:b/>
          <w:sz w:val="20"/>
          <w:szCs w:val="20"/>
          <w:lang w:val="nl-BE"/>
        </w:rPr>
      </w:pPr>
    </w:p>
    <w:p w14:paraId="04FB8FD6" w14:textId="77777777" w:rsidR="00A44D91" w:rsidRPr="001513C2" w:rsidRDefault="00A44D91" w:rsidP="00A44D91">
      <w:pPr>
        <w:jc w:val="both"/>
        <w:rPr>
          <w:rFonts w:cs="Arial"/>
          <w:i/>
          <w:sz w:val="20"/>
          <w:szCs w:val="20"/>
          <w:lang w:val="nl-BE"/>
        </w:rPr>
      </w:pPr>
      <w:r w:rsidRPr="001513C2">
        <w:rPr>
          <w:rFonts w:cs="Arial"/>
          <w:b/>
          <w:i/>
          <w:sz w:val="20"/>
          <w:szCs w:val="20"/>
          <w:lang w:val="nl-BE"/>
        </w:rPr>
        <w:t xml:space="preserve">Variant </w:t>
      </w:r>
      <w:r w:rsidR="00605CDB">
        <w:rPr>
          <w:rFonts w:cs="Arial"/>
          <w:b/>
          <w:i/>
          <w:sz w:val="20"/>
          <w:szCs w:val="20"/>
          <w:lang w:val="nl-BE"/>
        </w:rPr>
        <w:t>D</w:t>
      </w:r>
    </w:p>
    <w:p w14:paraId="41C9C674" w14:textId="77777777" w:rsidR="00C365A9" w:rsidRPr="001513C2" w:rsidRDefault="00C365A9" w:rsidP="00A44D91">
      <w:pPr>
        <w:jc w:val="both"/>
        <w:rPr>
          <w:rFonts w:cs="Arial"/>
          <w:b/>
          <w:sz w:val="20"/>
          <w:szCs w:val="20"/>
          <w:lang w:val="nl-BE"/>
        </w:rPr>
      </w:pPr>
      <w:r w:rsidRPr="001513C2">
        <w:rPr>
          <w:rFonts w:cs="Arial"/>
          <w:i/>
          <w:sz w:val="20"/>
          <w:szCs w:val="20"/>
          <w:lang w:val="nl-BE"/>
        </w:rPr>
        <w:tab/>
      </w:r>
      <w:r w:rsidRPr="001513C2">
        <w:rPr>
          <w:rFonts w:cs="Arial"/>
          <w:b/>
          <w:sz w:val="20"/>
          <w:szCs w:val="20"/>
          <w:lang w:val="nl-BE"/>
        </w:rPr>
        <w:t>1…</w:t>
      </w:r>
      <w:r w:rsidR="007478FD" w:rsidRPr="001513C2">
        <w:rPr>
          <w:rFonts w:cs="Arial"/>
          <w:b/>
          <w:sz w:val="20"/>
          <w:szCs w:val="20"/>
          <w:lang w:val="nl-BE"/>
        </w:rPr>
        <w:tab/>
      </w:r>
      <w:r w:rsidR="007478FD" w:rsidRPr="001513C2">
        <w:rPr>
          <w:rFonts w:cs="Arial"/>
          <w:b/>
          <w:sz w:val="20"/>
          <w:szCs w:val="20"/>
          <w:lang w:val="nl-BE"/>
        </w:rPr>
        <w:tab/>
      </w:r>
      <w:r w:rsidRPr="001513C2">
        <w:rPr>
          <w:rFonts w:cs="Arial"/>
          <w:b/>
          <w:sz w:val="20"/>
          <w:szCs w:val="20"/>
          <w:lang w:val="nl-BE"/>
        </w:rPr>
        <w:t>Lh7</w:t>
      </w:r>
    </w:p>
    <w:p w14:paraId="74CF3571" w14:textId="77777777" w:rsidR="00C365A9" w:rsidRPr="001513C2" w:rsidRDefault="00C365A9" w:rsidP="00C365A9">
      <w:pPr>
        <w:jc w:val="both"/>
        <w:rPr>
          <w:rFonts w:cs="Arial"/>
          <w:b/>
          <w:sz w:val="20"/>
          <w:szCs w:val="20"/>
          <w:lang w:val="nl-BE"/>
        </w:rPr>
      </w:pPr>
      <w:r w:rsidRPr="001513C2">
        <w:rPr>
          <w:rFonts w:cs="Arial"/>
          <w:b/>
          <w:sz w:val="20"/>
          <w:szCs w:val="20"/>
          <w:lang w:val="nl-BE"/>
        </w:rPr>
        <w:tab/>
        <w:t>2.Kd5</w:t>
      </w:r>
      <w:r w:rsidR="007478FD" w:rsidRPr="001513C2">
        <w:rPr>
          <w:rFonts w:cs="Arial"/>
          <w:b/>
          <w:sz w:val="20"/>
          <w:szCs w:val="20"/>
          <w:lang w:val="nl-BE"/>
        </w:rPr>
        <w:tab/>
      </w:r>
      <w:r w:rsidR="007478FD" w:rsidRPr="001513C2">
        <w:rPr>
          <w:rFonts w:cs="Arial"/>
          <w:b/>
          <w:sz w:val="20"/>
          <w:szCs w:val="20"/>
          <w:lang w:val="nl-BE"/>
        </w:rPr>
        <w:tab/>
      </w:r>
      <w:r w:rsidR="00A44D91" w:rsidRPr="001513C2">
        <w:rPr>
          <w:rFonts w:cs="Arial"/>
          <w:b/>
          <w:sz w:val="20"/>
          <w:szCs w:val="20"/>
          <w:lang w:val="nl-BE"/>
        </w:rPr>
        <w:t>Td1+</w:t>
      </w:r>
    </w:p>
    <w:p w14:paraId="4C422011" w14:textId="77777777" w:rsidR="006215CD" w:rsidRPr="007478FD" w:rsidRDefault="006215CD" w:rsidP="00C365A9">
      <w:pPr>
        <w:jc w:val="both"/>
        <w:rPr>
          <w:rFonts w:cs="Arial"/>
          <w:b/>
          <w:sz w:val="20"/>
          <w:szCs w:val="20"/>
          <w:lang w:val="nl-BE"/>
        </w:rPr>
      </w:pPr>
      <w:r w:rsidRPr="001513C2">
        <w:rPr>
          <w:rFonts w:cs="Arial"/>
          <w:b/>
          <w:sz w:val="20"/>
          <w:szCs w:val="20"/>
          <w:lang w:val="nl-BE"/>
        </w:rPr>
        <w:tab/>
      </w:r>
      <w:r w:rsidR="00A44D91" w:rsidRPr="001513C2">
        <w:rPr>
          <w:rFonts w:cs="Arial"/>
          <w:b/>
          <w:sz w:val="20"/>
          <w:szCs w:val="20"/>
          <w:lang w:val="nl-BE"/>
        </w:rPr>
        <w:t>3.Ld4</w:t>
      </w:r>
      <w:r w:rsidR="008253DD" w:rsidRPr="001513C2">
        <w:rPr>
          <w:rFonts w:cs="Arial"/>
          <w:b/>
          <w:sz w:val="20"/>
          <w:szCs w:val="20"/>
          <w:lang w:val="nl-BE"/>
        </w:rPr>
        <w:tab/>
      </w:r>
      <w:r w:rsidR="008253DD" w:rsidRPr="001513C2">
        <w:rPr>
          <w:rFonts w:cs="Arial"/>
          <w:b/>
          <w:sz w:val="20"/>
          <w:szCs w:val="20"/>
          <w:lang w:val="nl-BE"/>
        </w:rPr>
        <w:tab/>
        <w:t>Te1</w:t>
      </w:r>
      <w:r w:rsidRPr="001513C2">
        <w:rPr>
          <w:rFonts w:cs="Arial"/>
          <w:b/>
          <w:sz w:val="20"/>
          <w:szCs w:val="20"/>
          <w:lang w:val="nl-BE"/>
        </w:rPr>
        <w:tab/>
      </w:r>
      <w:r w:rsidR="008253DD" w:rsidRPr="001513C2">
        <w:rPr>
          <w:rFonts w:cs="Arial"/>
          <w:b/>
          <w:sz w:val="20"/>
          <w:szCs w:val="20"/>
          <w:lang w:val="nl-BE"/>
        </w:rPr>
        <w:t>4.Le3</w:t>
      </w:r>
      <w:r w:rsidR="008253DD" w:rsidRPr="001513C2">
        <w:rPr>
          <w:rFonts w:cs="Arial"/>
          <w:b/>
          <w:sz w:val="20"/>
          <w:szCs w:val="20"/>
          <w:lang w:val="nl-BE"/>
        </w:rPr>
        <w:tab/>
      </w:r>
      <w:r w:rsidR="008253DD" w:rsidRPr="001513C2">
        <w:rPr>
          <w:rFonts w:cs="Arial"/>
          <w:b/>
          <w:sz w:val="20"/>
          <w:szCs w:val="20"/>
          <w:lang w:val="nl-BE"/>
        </w:rPr>
        <w:tab/>
        <w:t>Txe</w:t>
      </w:r>
      <w:r w:rsidR="008253DD" w:rsidRPr="00A64ECC">
        <w:rPr>
          <w:rFonts w:cs="Arial"/>
          <w:b/>
          <w:sz w:val="20"/>
          <w:szCs w:val="20"/>
          <w:lang w:val="nl-BE"/>
        </w:rPr>
        <w:t>3</w:t>
      </w:r>
      <w:r w:rsidRPr="00A64ECC">
        <w:rPr>
          <w:rFonts w:cs="Arial"/>
          <w:b/>
          <w:sz w:val="20"/>
          <w:szCs w:val="20"/>
          <w:lang w:val="nl-BE"/>
        </w:rPr>
        <w:tab/>
        <w:t>5.a8D</w:t>
      </w:r>
      <w:r w:rsidR="00A64ECC" w:rsidRPr="00A64ECC">
        <w:rPr>
          <w:rFonts w:cs="Arial"/>
          <w:b/>
          <w:sz w:val="20"/>
          <w:szCs w:val="20"/>
          <w:lang w:val="nl-BE"/>
        </w:rPr>
        <w:t>(T)</w:t>
      </w:r>
      <w:r w:rsidR="00A64ECC" w:rsidRPr="00A64ECC">
        <w:rPr>
          <w:rFonts w:cs="Arial"/>
          <w:b/>
          <w:sz w:val="20"/>
          <w:szCs w:val="20"/>
          <w:lang w:val="nl-BE"/>
        </w:rPr>
        <w:tab/>
      </w:r>
      <w:r w:rsidRPr="00A64ECC">
        <w:rPr>
          <w:rFonts w:cs="Arial"/>
          <w:b/>
          <w:sz w:val="20"/>
          <w:szCs w:val="20"/>
          <w:lang w:val="nl-BE"/>
        </w:rPr>
        <w:t>Le4+</w:t>
      </w:r>
      <w:r w:rsidRPr="00A64ECC">
        <w:rPr>
          <w:rFonts w:cs="Arial"/>
          <w:b/>
          <w:sz w:val="20"/>
          <w:szCs w:val="20"/>
          <w:lang w:val="nl-BE"/>
        </w:rPr>
        <w:tab/>
      </w:r>
      <w:r w:rsidR="00A64ECC">
        <w:rPr>
          <w:rFonts w:cs="Arial"/>
          <w:b/>
          <w:sz w:val="20"/>
          <w:szCs w:val="20"/>
          <w:lang w:val="nl-BE"/>
        </w:rPr>
        <w:t>6.Kd4</w:t>
      </w:r>
      <w:r w:rsidRPr="007478FD">
        <w:rPr>
          <w:rFonts w:cs="Arial"/>
          <w:b/>
          <w:sz w:val="20"/>
          <w:szCs w:val="20"/>
          <w:lang w:val="nl-BE"/>
        </w:rPr>
        <w:tab/>
      </w:r>
      <w:r w:rsidRPr="007478FD">
        <w:rPr>
          <w:rFonts w:cs="Arial"/>
          <w:b/>
          <w:sz w:val="20"/>
          <w:szCs w:val="20"/>
          <w:lang w:val="nl-BE"/>
        </w:rPr>
        <w:tab/>
        <w:t>Lxa8</w:t>
      </w:r>
    </w:p>
    <w:p w14:paraId="1FD51B4C" w14:textId="77777777" w:rsidR="00EC04C5" w:rsidRDefault="00A64ECC" w:rsidP="00EC04C5">
      <w:pPr>
        <w:jc w:val="both"/>
        <w:rPr>
          <w:rFonts w:cs="Arial"/>
          <w:b/>
          <w:sz w:val="20"/>
          <w:szCs w:val="20"/>
          <w:lang w:val="nl-BE"/>
        </w:rPr>
      </w:pPr>
      <w:r>
        <w:rPr>
          <w:rFonts w:cs="Arial"/>
          <w:b/>
          <w:sz w:val="20"/>
          <w:szCs w:val="20"/>
          <w:lang w:val="nl-BE"/>
        </w:rPr>
        <w:tab/>
        <w:t>7.Kxe3</w:t>
      </w:r>
    </w:p>
    <w:p w14:paraId="4D84F465" w14:textId="77777777" w:rsidR="00EC04C5" w:rsidRDefault="00EC04C5" w:rsidP="00EC04C5">
      <w:pPr>
        <w:jc w:val="both"/>
        <w:rPr>
          <w:rFonts w:cs="Arial"/>
          <w:sz w:val="20"/>
          <w:szCs w:val="20"/>
          <w:lang w:val="nl-BE"/>
        </w:rPr>
      </w:pPr>
    </w:p>
    <w:p w14:paraId="00A0B2F8" w14:textId="77777777" w:rsidR="00EC04C5" w:rsidRDefault="00EC04C5" w:rsidP="00EC04C5">
      <w:pPr>
        <w:jc w:val="both"/>
        <w:rPr>
          <w:rFonts w:cs="Arial"/>
          <w:sz w:val="20"/>
          <w:szCs w:val="20"/>
          <w:lang w:val="nl-BE"/>
        </w:rPr>
      </w:pPr>
      <w:r>
        <w:rPr>
          <w:rFonts w:cs="Arial"/>
          <w:sz w:val="20"/>
          <w:szCs w:val="20"/>
          <w:lang w:val="nl-BE"/>
        </w:rPr>
        <w:t>De studie van Grin:</w:t>
      </w:r>
    </w:p>
    <w:p w14:paraId="2FFE7344" w14:textId="77777777" w:rsidR="00EC04C5" w:rsidRPr="00EC04C5" w:rsidRDefault="00EC04C5" w:rsidP="00EC04C5">
      <w:pPr>
        <w:jc w:val="both"/>
        <w:rPr>
          <w:rFonts w:cs="Arial"/>
          <w:sz w:val="20"/>
          <w:szCs w:val="20"/>
          <w:lang w:val="nl-BE"/>
        </w:rPr>
      </w:pPr>
    </w:p>
    <w:p w14:paraId="4F98C0C2" w14:textId="77777777" w:rsidR="00E24D55" w:rsidRPr="00EC04C5" w:rsidRDefault="00E24D55" w:rsidP="00E24D55">
      <w:pPr>
        <w:jc w:val="both"/>
        <w:rPr>
          <w:rFonts w:cs="Arial"/>
          <w:sz w:val="20"/>
          <w:szCs w:val="20"/>
        </w:rPr>
      </w:pPr>
      <w:r w:rsidRPr="00EC04C5">
        <w:rPr>
          <w:rFonts w:cs="Arial"/>
          <w:sz w:val="20"/>
          <w:szCs w:val="20"/>
        </w:rPr>
        <w:t xml:space="preserve">Kb7 La3 a7 h5 / Kg7 Th1 Lg8 a6 = </w:t>
      </w:r>
    </w:p>
    <w:p w14:paraId="3227BBA4" w14:textId="77777777" w:rsidR="00EC04C5" w:rsidRPr="00EC04C5" w:rsidRDefault="00EC04C5" w:rsidP="00E24D55">
      <w:pPr>
        <w:jc w:val="both"/>
        <w:rPr>
          <w:rFonts w:cs="Arial"/>
          <w:sz w:val="20"/>
          <w:szCs w:val="20"/>
        </w:rPr>
      </w:pPr>
    </w:p>
    <w:p w14:paraId="3956469D" w14:textId="77777777" w:rsidR="00E24D55" w:rsidRPr="00AD04D8" w:rsidRDefault="00EC04C5" w:rsidP="00E24D55">
      <w:pPr>
        <w:jc w:val="both"/>
        <w:rPr>
          <w:rFonts w:cs="Arial"/>
          <w:sz w:val="20"/>
          <w:szCs w:val="20"/>
          <w:lang w:val="nl-BE"/>
        </w:rPr>
      </w:pPr>
      <w:r>
        <w:rPr>
          <w:rFonts w:cs="Arial"/>
          <w:sz w:val="20"/>
          <w:szCs w:val="20"/>
          <w:lang w:val="nl-BE"/>
        </w:rPr>
        <w:t>heeft</w:t>
      </w:r>
      <w:r w:rsidR="00E24D55" w:rsidRPr="00AD04D8">
        <w:rPr>
          <w:rFonts w:cs="Arial"/>
          <w:sz w:val="20"/>
          <w:szCs w:val="20"/>
          <w:lang w:val="nl-BE"/>
        </w:rPr>
        <w:t xml:space="preserve"> als oplossing 1.Lb</w:t>
      </w:r>
      <w:r w:rsidR="00631282">
        <w:rPr>
          <w:rFonts w:cs="Arial"/>
          <w:sz w:val="20"/>
          <w:szCs w:val="20"/>
          <w:lang w:val="nl-BE"/>
        </w:rPr>
        <w:t>2+ Kh6 2.Kc6 Td1 3.Ld4 Lh7 4.Kd5</w:t>
      </w:r>
      <w:r w:rsidR="00E24D55" w:rsidRPr="00AD04D8">
        <w:rPr>
          <w:rFonts w:cs="Arial"/>
          <w:sz w:val="20"/>
          <w:szCs w:val="20"/>
          <w:lang w:val="nl-BE"/>
        </w:rPr>
        <w:t xml:space="preserve"> Te1 5.Le3+ Txe3 6.a8D Le</w:t>
      </w:r>
      <w:r w:rsidR="00B90A34">
        <w:rPr>
          <w:rFonts w:cs="Arial"/>
          <w:sz w:val="20"/>
          <w:szCs w:val="20"/>
          <w:lang w:val="nl-BE"/>
        </w:rPr>
        <w:t>4+ 7.Kd4 Lxe8 8.Kxe3 enzovoort.</w:t>
      </w:r>
    </w:p>
    <w:p w14:paraId="3DDFCC2D" w14:textId="77777777" w:rsidR="00E24D55" w:rsidRPr="00AD04D8" w:rsidRDefault="00E24D55" w:rsidP="00E24D55">
      <w:pPr>
        <w:jc w:val="both"/>
        <w:rPr>
          <w:rFonts w:cs="Arial"/>
          <w:sz w:val="20"/>
          <w:szCs w:val="20"/>
          <w:lang w:val="nl-BE"/>
        </w:rPr>
      </w:pPr>
    </w:p>
    <w:p w14:paraId="4DA8BDB4" w14:textId="77777777" w:rsidR="00F04C8F" w:rsidRPr="00EC74FA" w:rsidRDefault="00E24D55" w:rsidP="00E24D55">
      <w:pPr>
        <w:jc w:val="both"/>
        <w:rPr>
          <w:rFonts w:cs="Arial"/>
          <w:sz w:val="20"/>
          <w:szCs w:val="20"/>
          <w:lang w:val="en-GB"/>
        </w:rPr>
      </w:pPr>
      <w:r w:rsidRPr="00EC74FA">
        <w:rPr>
          <w:rFonts w:cs="Arial"/>
          <w:sz w:val="20"/>
          <w:szCs w:val="20"/>
          <w:lang w:val="en-GB"/>
        </w:rPr>
        <w:t>Vriend Roger Missiaen vo</w:t>
      </w:r>
      <w:r w:rsidR="00EC04C5">
        <w:rPr>
          <w:rFonts w:cs="Arial"/>
          <w:sz w:val="20"/>
          <w:szCs w:val="20"/>
          <w:lang w:val="en-GB"/>
        </w:rPr>
        <w:t>nd mijn versie</w:t>
      </w:r>
      <w:r w:rsidRPr="00EC74FA">
        <w:rPr>
          <w:rFonts w:cs="Arial"/>
          <w:sz w:val="20"/>
          <w:szCs w:val="20"/>
          <w:lang w:val="en-GB"/>
        </w:rPr>
        <w:t xml:space="preserve"> </w:t>
      </w:r>
      <w:r w:rsidRPr="00EC74FA">
        <w:rPr>
          <w:rFonts w:cs="Arial"/>
          <w:i/>
          <w:sz w:val="20"/>
          <w:szCs w:val="20"/>
          <w:lang w:val="en-GB"/>
        </w:rPr>
        <w:t>“A miniature made to mea</w:t>
      </w:r>
      <w:r w:rsidR="00EC04C5">
        <w:rPr>
          <w:rFonts w:cs="Arial"/>
          <w:i/>
          <w:sz w:val="20"/>
          <w:szCs w:val="20"/>
          <w:lang w:val="en-GB"/>
        </w:rPr>
        <w:t>-</w:t>
      </w:r>
      <w:r w:rsidRPr="00EC74FA">
        <w:rPr>
          <w:rFonts w:cs="Arial"/>
          <w:i/>
          <w:sz w:val="20"/>
          <w:szCs w:val="20"/>
          <w:lang w:val="en-GB"/>
        </w:rPr>
        <w:t>sure.”</w:t>
      </w:r>
      <w:r w:rsidRPr="00EC74FA">
        <w:rPr>
          <w:rFonts w:cs="Arial"/>
          <w:sz w:val="20"/>
          <w:szCs w:val="20"/>
          <w:lang w:val="en-GB"/>
        </w:rPr>
        <w:t xml:space="preserve"> </w:t>
      </w:r>
    </w:p>
    <w:p w14:paraId="5D8276AF" w14:textId="77777777" w:rsidR="00E24D55" w:rsidRDefault="00E24D55" w:rsidP="00E24D55">
      <w:pPr>
        <w:jc w:val="both"/>
        <w:rPr>
          <w:rFonts w:cs="Arial"/>
          <w:i/>
          <w:sz w:val="20"/>
          <w:szCs w:val="20"/>
          <w:lang w:val="en-GB"/>
        </w:rPr>
      </w:pPr>
      <w:r w:rsidRPr="00EC74FA">
        <w:rPr>
          <w:rFonts w:cs="Arial"/>
          <w:sz w:val="20"/>
          <w:szCs w:val="20"/>
          <w:lang w:val="en-GB"/>
        </w:rPr>
        <w:t xml:space="preserve">En John Beasly schreef: </w:t>
      </w:r>
      <w:r w:rsidRPr="00EC74FA">
        <w:rPr>
          <w:rFonts w:cs="Arial"/>
          <w:i/>
          <w:sz w:val="20"/>
          <w:szCs w:val="20"/>
          <w:lang w:val="en-GB"/>
        </w:rPr>
        <w:t>“La ver-sion de Vandecasteele ne con-tient que les pièces thématiques, c’est une étude superbe.”</w:t>
      </w:r>
    </w:p>
    <w:p w14:paraId="710FFEAC" w14:textId="77777777" w:rsidR="00EC04C5" w:rsidRDefault="00EC04C5" w:rsidP="00E24D55">
      <w:pPr>
        <w:jc w:val="both"/>
        <w:rPr>
          <w:rFonts w:cs="Arial"/>
          <w:i/>
          <w:sz w:val="20"/>
          <w:szCs w:val="20"/>
          <w:lang w:val="en-GB"/>
        </w:rPr>
      </w:pPr>
    </w:p>
    <w:p w14:paraId="0DAA0A4B" w14:textId="77777777" w:rsidR="00EC04C5" w:rsidRPr="00EC04C5" w:rsidRDefault="00EC04C5" w:rsidP="00E24D55">
      <w:pPr>
        <w:jc w:val="both"/>
        <w:rPr>
          <w:rFonts w:cs="Arial"/>
          <w:sz w:val="20"/>
          <w:szCs w:val="20"/>
          <w:lang w:val="nl-BE"/>
        </w:rPr>
      </w:pPr>
      <w:r w:rsidRPr="00EC04C5">
        <w:rPr>
          <w:rFonts w:cs="Arial"/>
          <w:sz w:val="20"/>
          <w:szCs w:val="20"/>
          <w:lang w:val="nl-BE"/>
        </w:rPr>
        <w:t>Maar ze is</w:t>
      </w:r>
      <w:r w:rsidR="00721F53">
        <w:rPr>
          <w:rFonts w:cs="Arial"/>
          <w:sz w:val="20"/>
          <w:szCs w:val="20"/>
          <w:lang w:val="nl-BE"/>
        </w:rPr>
        <w:t xml:space="preserve"> helaas</w:t>
      </w:r>
      <w:r w:rsidRPr="00EC04C5">
        <w:rPr>
          <w:rFonts w:cs="Arial"/>
          <w:sz w:val="20"/>
          <w:szCs w:val="20"/>
          <w:lang w:val="nl-BE"/>
        </w:rPr>
        <w:t xml:space="preserve"> niet correct </w:t>
      </w:r>
      <w:r w:rsidR="00AE6169">
        <w:rPr>
          <w:rFonts w:cs="Arial"/>
          <w:sz w:val="20"/>
          <w:szCs w:val="20"/>
          <w:lang w:val="nl-BE"/>
        </w:rPr>
        <w:t xml:space="preserve">als studie </w:t>
      </w:r>
      <w:r w:rsidRPr="00EC04C5">
        <w:rPr>
          <w:rFonts w:cs="Arial"/>
          <w:sz w:val="20"/>
          <w:szCs w:val="20"/>
          <w:lang w:val="nl-BE"/>
        </w:rPr>
        <w:t xml:space="preserve">wegens de </w:t>
      </w:r>
      <w:r w:rsidR="00721F53">
        <w:rPr>
          <w:rFonts w:cs="Arial"/>
          <w:sz w:val="20"/>
          <w:szCs w:val="20"/>
          <w:lang w:val="nl-BE"/>
        </w:rPr>
        <w:t xml:space="preserve">twee </w:t>
      </w:r>
      <w:r w:rsidRPr="00EC04C5">
        <w:rPr>
          <w:rFonts w:cs="Arial"/>
          <w:sz w:val="20"/>
          <w:szCs w:val="20"/>
          <w:lang w:val="nl-BE"/>
        </w:rPr>
        <w:t>promotie</w:t>
      </w:r>
      <w:r w:rsidR="00AE6169">
        <w:rPr>
          <w:rFonts w:cs="Arial"/>
          <w:sz w:val="20"/>
          <w:szCs w:val="20"/>
          <w:lang w:val="nl-BE"/>
        </w:rPr>
        <w:t>-</w:t>
      </w:r>
      <w:r w:rsidRPr="00EC04C5">
        <w:rPr>
          <w:rFonts w:cs="Arial"/>
          <w:sz w:val="20"/>
          <w:szCs w:val="20"/>
          <w:lang w:val="nl-BE"/>
        </w:rPr>
        <w:t>ze</w:t>
      </w:r>
      <w:r w:rsidR="00415C21">
        <w:rPr>
          <w:rFonts w:cs="Arial"/>
          <w:sz w:val="20"/>
          <w:szCs w:val="20"/>
          <w:lang w:val="nl-BE"/>
        </w:rPr>
        <w:t>tten</w:t>
      </w:r>
      <w:r w:rsidRPr="00415C21">
        <w:rPr>
          <w:rFonts w:cs="Arial"/>
          <w:b/>
          <w:sz w:val="20"/>
          <w:szCs w:val="20"/>
          <w:lang w:val="nl-BE"/>
        </w:rPr>
        <w:t xml:space="preserve"> a8D</w:t>
      </w:r>
      <w:r w:rsidRPr="00EC04C5">
        <w:rPr>
          <w:rFonts w:cs="Arial"/>
          <w:sz w:val="20"/>
          <w:szCs w:val="20"/>
          <w:lang w:val="nl-BE"/>
        </w:rPr>
        <w:t xml:space="preserve"> of </w:t>
      </w:r>
      <w:r w:rsidRPr="00415C21">
        <w:rPr>
          <w:rFonts w:cs="Arial"/>
          <w:b/>
          <w:sz w:val="20"/>
          <w:szCs w:val="20"/>
          <w:lang w:val="nl-BE"/>
        </w:rPr>
        <w:t>a8T</w:t>
      </w:r>
      <w:r w:rsidRPr="00EC04C5">
        <w:rPr>
          <w:rFonts w:cs="Arial"/>
          <w:sz w:val="20"/>
          <w:szCs w:val="20"/>
          <w:lang w:val="nl-BE"/>
        </w:rPr>
        <w:t>.</w:t>
      </w:r>
      <w:r w:rsidR="00415C21">
        <w:rPr>
          <w:rFonts w:cs="Arial"/>
          <w:sz w:val="20"/>
          <w:szCs w:val="20"/>
          <w:lang w:val="nl-BE"/>
        </w:rPr>
        <w:t xml:space="preserve"> Dus nevenop</w:t>
      </w:r>
      <w:r w:rsidR="00AE6169">
        <w:rPr>
          <w:rFonts w:cs="Arial"/>
          <w:sz w:val="20"/>
          <w:szCs w:val="20"/>
          <w:lang w:val="nl-BE"/>
        </w:rPr>
        <w:t>-</w:t>
      </w:r>
      <w:r w:rsidR="00415C21">
        <w:rPr>
          <w:rFonts w:cs="Arial"/>
          <w:sz w:val="20"/>
          <w:szCs w:val="20"/>
          <w:lang w:val="nl-BE"/>
        </w:rPr>
        <w:t>losbaar.</w:t>
      </w:r>
    </w:p>
    <w:p w14:paraId="4F5991D2" w14:textId="77777777" w:rsidR="00E24D55" w:rsidRPr="00AD04D8" w:rsidRDefault="00E24D55" w:rsidP="00E24D55">
      <w:pPr>
        <w:spacing w:line="190" w:lineRule="exact"/>
        <w:jc w:val="center"/>
        <w:rPr>
          <w:rFonts w:cs="Arial"/>
          <w:b/>
          <w:sz w:val="20"/>
          <w:szCs w:val="20"/>
          <w:lang w:val="nl-BE"/>
        </w:rPr>
      </w:pPr>
      <w:r w:rsidRPr="00EC04C5">
        <w:rPr>
          <w:rFonts w:cs="Arial"/>
          <w:i/>
          <w:sz w:val="20"/>
          <w:szCs w:val="20"/>
          <w:lang w:val="nl-BE"/>
        </w:rPr>
        <w:br w:type="page"/>
      </w:r>
      <w:r w:rsidR="007441D9">
        <w:rPr>
          <w:rFonts w:cs="Arial"/>
          <w:b/>
          <w:sz w:val="20"/>
          <w:szCs w:val="20"/>
          <w:lang w:val="nl-BE"/>
        </w:rPr>
        <w:lastRenderedPageBreak/>
        <w:t xml:space="preserve">- </w:t>
      </w:r>
      <w:r w:rsidR="00F60FC4">
        <w:rPr>
          <w:rFonts w:cs="Arial"/>
          <w:b/>
          <w:sz w:val="20"/>
          <w:szCs w:val="20"/>
          <w:lang w:val="nl-BE"/>
        </w:rPr>
        <w:t>79</w:t>
      </w:r>
      <w:r w:rsidRPr="00AD04D8">
        <w:rPr>
          <w:rFonts w:cs="Arial"/>
          <w:b/>
          <w:sz w:val="20"/>
          <w:szCs w:val="20"/>
          <w:lang w:val="nl-BE"/>
        </w:rPr>
        <w:t xml:space="preserve"> -</w:t>
      </w:r>
    </w:p>
    <w:p w14:paraId="3A3C166E" w14:textId="77777777" w:rsidR="00E24D55" w:rsidRPr="00AD04D8" w:rsidRDefault="00E24D55" w:rsidP="00E24D55">
      <w:pPr>
        <w:spacing w:line="190" w:lineRule="exact"/>
        <w:jc w:val="center"/>
        <w:rPr>
          <w:rFonts w:cs="Arial"/>
          <w:b/>
          <w:sz w:val="20"/>
          <w:szCs w:val="20"/>
          <w:lang w:val="nl-BE"/>
        </w:rPr>
      </w:pPr>
    </w:p>
    <w:p w14:paraId="2E355E71"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 xml:space="preserve">EG, </w:t>
      </w:r>
      <w:r w:rsidRPr="00AD04D8">
        <w:rPr>
          <w:rFonts w:cs="Arial"/>
          <w:sz w:val="20"/>
          <w:szCs w:val="20"/>
          <w:lang w:val="nl-BE"/>
        </w:rPr>
        <w:t>1980</w:t>
      </w:r>
    </w:p>
    <w:p w14:paraId="5074DEC8" w14:textId="77777777" w:rsidR="00E24D55" w:rsidRPr="00AD04D8" w:rsidRDefault="00E24D55" w:rsidP="00E24D55">
      <w:pPr>
        <w:spacing w:line="190" w:lineRule="exact"/>
        <w:jc w:val="center"/>
        <w:rPr>
          <w:rFonts w:cs="Arial"/>
          <w:sz w:val="20"/>
          <w:szCs w:val="20"/>
          <w:lang w:val="nl-BE"/>
        </w:rPr>
      </w:pPr>
    </w:p>
    <w:p w14:paraId="2E936E4E" w14:textId="77777777" w:rsidR="00E24D55" w:rsidRPr="00AD04D8" w:rsidRDefault="00E24D55" w:rsidP="00E24D55">
      <w:pPr>
        <w:jc w:val="center"/>
        <w:rPr>
          <w:rFonts w:cs="Arial"/>
          <w:sz w:val="20"/>
          <w:szCs w:val="20"/>
          <w:lang w:val="nl-BE"/>
        </w:rPr>
      </w:pPr>
      <w:r w:rsidRPr="00AD04D8">
        <w:rPr>
          <w:lang w:val="nl-BE"/>
        </w:rPr>
        <w:object w:dxaOrig="4700" w:dyaOrig="4723" w14:anchorId="1DFA91EA">
          <v:shape id="_x0000_i1097" type="#_x0000_t75" style="width:154.5pt;height:160.6pt" o:ole="">
            <v:imagedata r:id="rId165" o:title=""/>
          </v:shape>
          <o:OLEObject Type="Embed" ProgID="CorelDRAW.Graphic.12" ShapeID="_x0000_i1097" DrawAspect="Content" ObjectID="_1587467509" r:id="rId166"/>
        </w:object>
      </w:r>
    </w:p>
    <w:p w14:paraId="68FB8365" w14:textId="77777777" w:rsidR="00793037" w:rsidRDefault="00793037" w:rsidP="00E24D55">
      <w:pPr>
        <w:jc w:val="center"/>
        <w:rPr>
          <w:rFonts w:cs="Arial"/>
          <w:b/>
          <w:lang w:val="nl-BE"/>
        </w:rPr>
      </w:pPr>
    </w:p>
    <w:p w14:paraId="13ECAA76"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sz w:val="20"/>
          <w:szCs w:val="20"/>
          <w:lang w:val="nl-BE"/>
        </w:rPr>
        <w:t xml:space="preserve">                              0160.01 b1a3</w:t>
      </w:r>
    </w:p>
    <w:p w14:paraId="79543280" w14:textId="77777777" w:rsidR="00E24D55" w:rsidRPr="00AD04D8" w:rsidRDefault="00E24D55" w:rsidP="00E24D55">
      <w:pPr>
        <w:jc w:val="both"/>
        <w:rPr>
          <w:rFonts w:cs="Arial"/>
          <w:i/>
          <w:sz w:val="20"/>
          <w:szCs w:val="20"/>
          <w:lang w:val="nl-BE"/>
        </w:rPr>
      </w:pPr>
    </w:p>
    <w:p w14:paraId="2E225D33"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1.Kc2 </w:t>
      </w:r>
      <w:r w:rsidRPr="00AD04D8">
        <w:rPr>
          <w:rFonts w:cs="Arial"/>
          <w:b/>
          <w:sz w:val="20"/>
          <w:szCs w:val="20"/>
          <w:lang w:val="nl-BE"/>
        </w:rPr>
        <w:tab/>
      </w:r>
      <w:r w:rsidRPr="00AD04D8">
        <w:rPr>
          <w:rFonts w:cs="Arial"/>
          <w:b/>
          <w:sz w:val="20"/>
          <w:szCs w:val="20"/>
          <w:lang w:val="nl-BE"/>
        </w:rPr>
        <w:tab/>
        <w:t xml:space="preserve">La5 </w:t>
      </w:r>
      <w:r w:rsidRPr="00AD04D8">
        <w:rPr>
          <w:rFonts w:cs="Arial"/>
          <w:sz w:val="20"/>
          <w:szCs w:val="20"/>
          <w:lang w:val="nl-BE"/>
        </w:rPr>
        <w:t xml:space="preserve"> </w:t>
      </w:r>
    </w:p>
    <w:p w14:paraId="775E3B60"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2.Te8           </w:t>
      </w:r>
      <w:r w:rsidRPr="00AD04D8">
        <w:rPr>
          <w:rFonts w:cs="Arial"/>
          <w:b/>
          <w:sz w:val="20"/>
          <w:szCs w:val="20"/>
          <w:lang w:val="nl-BE"/>
        </w:rPr>
        <w:tab/>
        <w:t>Lc6</w:t>
      </w:r>
    </w:p>
    <w:p w14:paraId="7518C782" w14:textId="77777777" w:rsidR="00E24D55" w:rsidRPr="00AD04D8" w:rsidRDefault="00E24D55" w:rsidP="00E24D55">
      <w:pPr>
        <w:jc w:val="both"/>
        <w:rPr>
          <w:rFonts w:cs="Arial"/>
          <w:b/>
          <w:sz w:val="20"/>
          <w:szCs w:val="20"/>
          <w:lang w:val="nl-BE"/>
        </w:rPr>
      </w:pPr>
      <w:r w:rsidRPr="00AD04D8">
        <w:rPr>
          <w:rFonts w:cs="Arial"/>
          <w:sz w:val="20"/>
          <w:szCs w:val="20"/>
          <w:lang w:val="nl-BE"/>
        </w:rPr>
        <w:t>Na 2…Ld5</w:t>
      </w:r>
      <w:r w:rsidR="00A64ECC">
        <w:rPr>
          <w:rFonts w:cs="Arial"/>
          <w:sz w:val="20"/>
          <w:szCs w:val="20"/>
          <w:lang w:val="nl-BE"/>
        </w:rPr>
        <w:t>?</w:t>
      </w:r>
      <w:r w:rsidRPr="00AD04D8">
        <w:rPr>
          <w:rFonts w:cs="Arial"/>
          <w:sz w:val="20"/>
          <w:szCs w:val="20"/>
          <w:lang w:val="nl-BE"/>
        </w:rPr>
        <w:t xml:space="preserve"> 3.Te3+ Ka2</w:t>
      </w:r>
      <w:r>
        <w:rPr>
          <w:rFonts w:cs="Arial"/>
          <w:sz w:val="20"/>
          <w:szCs w:val="20"/>
          <w:lang w:val="nl-BE"/>
        </w:rPr>
        <w:t>(4)</w:t>
      </w:r>
      <w:r w:rsidRPr="00AD04D8">
        <w:rPr>
          <w:rFonts w:cs="Arial"/>
          <w:sz w:val="20"/>
          <w:szCs w:val="20"/>
          <w:lang w:val="nl-BE"/>
        </w:rPr>
        <w:t xml:space="preserve"> 4.Td3 Le4 5.Kd1 Lxd3 is er een rein pat. </w:t>
      </w:r>
    </w:p>
    <w:p w14:paraId="52AACD52"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3.Te3+ </w:t>
      </w:r>
    </w:p>
    <w:p w14:paraId="7D93AFCE" w14:textId="77777777" w:rsidR="00E24D55" w:rsidRPr="00AD04D8" w:rsidRDefault="00A64ECC" w:rsidP="00E24D55">
      <w:pPr>
        <w:jc w:val="both"/>
        <w:rPr>
          <w:rFonts w:cs="Arial"/>
          <w:sz w:val="20"/>
          <w:szCs w:val="20"/>
          <w:lang w:val="nl-BE"/>
        </w:rPr>
      </w:pPr>
      <w:r>
        <w:rPr>
          <w:rFonts w:cs="Arial"/>
          <w:sz w:val="20"/>
          <w:szCs w:val="20"/>
          <w:lang w:val="nl-BE"/>
        </w:rPr>
        <w:t>3.Te2?</w:t>
      </w:r>
      <w:r w:rsidR="00E24D55" w:rsidRPr="00AD04D8">
        <w:rPr>
          <w:rFonts w:cs="Arial"/>
          <w:sz w:val="20"/>
          <w:szCs w:val="20"/>
          <w:lang w:val="nl-BE"/>
        </w:rPr>
        <w:t xml:space="preserve"> faalt op 3…d1D 4.Kxd1 Lf3 met verlies van de toren. </w:t>
      </w:r>
    </w:p>
    <w:p w14:paraId="25CC7D0E"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3…</w:t>
      </w:r>
      <w:r w:rsidRPr="00AD04D8">
        <w:rPr>
          <w:rFonts w:cs="Arial"/>
          <w:b/>
          <w:sz w:val="20"/>
          <w:szCs w:val="20"/>
          <w:lang w:val="nl-BE"/>
        </w:rPr>
        <w:tab/>
      </w:r>
      <w:r w:rsidRPr="00AD04D8">
        <w:rPr>
          <w:rFonts w:cs="Arial"/>
          <w:b/>
          <w:sz w:val="20"/>
          <w:szCs w:val="20"/>
          <w:lang w:val="nl-BE"/>
        </w:rPr>
        <w:tab/>
        <w:t xml:space="preserve">Ka2 </w:t>
      </w:r>
    </w:p>
    <w:p w14:paraId="30E64872" w14:textId="77777777" w:rsidR="00E24D55" w:rsidRPr="00AD04D8" w:rsidRDefault="00E24D55" w:rsidP="00E24D55">
      <w:pPr>
        <w:jc w:val="both"/>
        <w:rPr>
          <w:rFonts w:cs="Arial"/>
          <w:sz w:val="20"/>
          <w:szCs w:val="20"/>
          <w:lang w:val="nl-BE"/>
        </w:rPr>
      </w:pPr>
      <w:r w:rsidRPr="00AD04D8">
        <w:rPr>
          <w:rFonts w:cs="Arial"/>
          <w:sz w:val="20"/>
          <w:szCs w:val="20"/>
          <w:lang w:val="nl-BE"/>
        </w:rPr>
        <w:t>Na 3…Ka4</w:t>
      </w:r>
      <w:r w:rsidR="00A64ECC">
        <w:rPr>
          <w:rFonts w:cs="Arial"/>
          <w:sz w:val="20"/>
          <w:szCs w:val="20"/>
          <w:lang w:val="nl-BE"/>
        </w:rPr>
        <w:t>?</w:t>
      </w:r>
      <w:r w:rsidRPr="00AD04D8">
        <w:rPr>
          <w:rFonts w:cs="Arial"/>
          <w:sz w:val="20"/>
          <w:szCs w:val="20"/>
          <w:lang w:val="nl-BE"/>
        </w:rPr>
        <w:t xml:space="preserve"> houdt wit het snelst remise met 4.Td3 Le4 5.Kd1 Lxd3 en weerom pat. </w:t>
      </w:r>
    </w:p>
    <w:p w14:paraId="0D760666"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4.Te2 </w:t>
      </w:r>
    </w:p>
    <w:p w14:paraId="03E02763"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En hier niet 4.Td3? La4+ 5.Tb3 Lxb3+ 5.Kd3 d1D+. </w:t>
      </w:r>
    </w:p>
    <w:p w14:paraId="4953BA82" w14:textId="77777777" w:rsidR="00E24D55" w:rsidRPr="00AD04D8" w:rsidRDefault="00E24D55" w:rsidP="00E24D55">
      <w:pPr>
        <w:jc w:val="both"/>
        <w:rPr>
          <w:rFonts w:cs="Arial"/>
          <w:b/>
          <w:sz w:val="20"/>
          <w:szCs w:val="20"/>
          <w:lang w:val="nl-BE"/>
        </w:rPr>
      </w:pPr>
      <w:r w:rsidRPr="00AD04D8">
        <w:rPr>
          <w:rFonts w:cs="Arial"/>
          <w:b/>
          <w:sz w:val="20"/>
          <w:szCs w:val="20"/>
          <w:lang w:val="nl-BE"/>
        </w:rPr>
        <w:tab/>
        <w:t>4…</w:t>
      </w:r>
      <w:r w:rsidRPr="00AD04D8">
        <w:rPr>
          <w:rFonts w:cs="Arial"/>
          <w:b/>
          <w:sz w:val="20"/>
          <w:szCs w:val="20"/>
          <w:lang w:val="nl-BE"/>
        </w:rPr>
        <w:tab/>
      </w:r>
      <w:r w:rsidRPr="00AD04D8">
        <w:rPr>
          <w:rFonts w:cs="Arial"/>
          <w:b/>
          <w:sz w:val="20"/>
          <w:szCs w:val="20"/>
          <w:lang w:val="nl-BE"/>
        </w:rPr>
        <w:tab/>
        <w:t xml:space="preserve">La4+ </w:t>
      </w:r>
      <w:r w:rsidRPr="00AD04D8">
        <w:rPr>
          <w:rFonts w:cs="Arial"/>
          <w:b/>
          <w:sz w:val="20"/>
          <w:szCs w:val="20"/>
          <w:lang w:val="nl-BE"/>
        </w:rPr>
        <w:tab/>
      </w:r>
      <w:r w:rsidRPr="00AD04D8">
        <w:rPr>
          <w:rFonts w:cs="Arial"/>
          <w:b/>
          <w:sz w:val="20"/>
          <w:szCs w:val="20"/>
          <w:lang w:val="nl-BE"/>
        </w:rPr>
        <w:tab/>
        <w:t>5.Kd3</w:t>
      </w:r>
      <w:r w:rsidRPr="00AD04D8">
        <w:rPr>
          <w:rFonts w:cs="Arial"/>
          <w:b/>
          <w:sz w:val="20"/>
          <w:szCs w:val="20"/>
          <w:lang w:val="nl-BE"/>
        </w:rPr>
        <w:tab/>
      </w:r>
      <w:r w:rsidRPr="00AD04D8">
        <w:rPr>
          <w:rFonts w:cs="Arial"/>
          <w:b/>
          <w:sz w:val="20"/>
          <w:szCs w:val="20"/>
          <w:lang w:val="nl-BE"/>
        </w:rPr>
        <w:tab/>
        <w:t xml:space="preserve">Lb5+ </w:t>
      </w:r>
      <w:r w:rsidRPr="00AD04D8">
        <w:rPr>
          <w:rFonts w:cs="Arial"/>
          <w:b/>
          <w:sz w:val="20"/>
          <w:szCs w:val="20"/>
          <w:lang w:val="nl-BE"/>
        </w:rPr>
        <w:tab/>
        <w:t>6.Kc2</w:t>
      </w:r>
      <w:r w:rsidRPr="00AD04D8">
        <w:rPr>
          <w:rFonts w:cs="Arial"/>
          <w:b/>
          <w:sz w:val="20"/>
          <w:szCs w:val="20"/>
          <w:lang w:val="nl-BE"/>
        </w:rPr>
        <w:tab/>
      </w:r>
    </w:p>
    <w:p w14:paraId="2C26FA40" w14:textId="77777777" w:rsidR="00E24D55" w:rsidRPr="00AD04D8" w:rsidRDefault="00E24D55" w:rsidP="00E24D55">
      <w:pPr>
        <w:jc w:val="both"/>
        <w:rPr>
          <w:rFonts w:cs="Arial"/>
          <w:b/>
          <w:sz w:val="20"/>
          <w:szCs w:val="20"/>
          <w:lang w:val="nl-BE"/>
        </w:rPr>
      </w:pPr>
      <w:r w:rsidRPr="00AD04D8">
        <w:rPr>
          <w:rFonts w:cs="Arial"/>
          <w:sz w:val="20"/>
          <w:szCs w:val="20"/>
          <w:lang w:val="nl-BE"/>
        </w:rPr>
        <w:t xml:space="preserve">Een tweede rein pat onstaat na: </w:t>
      </w:r>
    </w:p>
    <w:p w14:paraId="6E5B27BD" w14:textId="77777777" w:rsidR="00525612" w:rsidRDefault="00E24D55" w:rsidP="00E24D55">
      <w:pPr>
        <w:jc w:val="both"/>
        <w:rPr>
          <w:rFonts w:cs="Arial"/>
          <w:b/>
          <w:sz w:val="20"/>
          <w:szCs w:val="20"/>
          <w:lang w:val="nl-BE"/>
        </w:rPr>
      </w:pPr>
      <w:r w:rsidRPr="00AD04D8">
        <w:rPr>
          <w:rFonts w:cs="Arial"/>
          <w:b/>
          <w:sz w:val="20"/>
          <w:szCs w:val="20"/>
          <w:lang w:val="nl-BE"/>
        </w:rPr>
        <w:tab/>
        <w:t>6...</w:t>
      </w:r>
      <w:r w:rsidRPr="00AD04D8">
        <w:rPr>
          <w:rFonts w:cs="Arial"/>
          <w:b/>
          <w:sz w:val="20"/>
          <w:szCs w:val="20"/>
          <w:lang w:val="nl-BE"/>
        </w:rPr>
        <w:tab/>
      </w:r>
      <w:r w:rsidRPr="00AD04D8">
        <w:rPr>
          <w:rFonts w:cs="Arial"/>
          <w:b/>
          <w:sz w:val="20"/>
          <w:szCs w:val="20"/>
          <w:lang w:val="nl-BE"/>
        </w:rPr>
        <w:tab/>
        <w:t>Lxe2.</w:t>
      </w:r>
    </w:p>
    <w:p w14:paraId="3A106A3B" w14:textId="77777777" w:rsidR="00A620EC" w:rsidRDefault="00525612" w:rsidP="00C40C67">
      <w:pPr>
        <w:ind w:left="360"/>
        <w:jc w:val="both"/>
        <w:rPr>
          <w:rFonts w:cs="Arial"/>
          <w:b/>
          <w:sz w:val="20"/>
          <w:szCs w:val="20"/>
          <w:lang w:val="nl-BE"/>
        </w:rPr>
      </w:pPr>
      <w:r>
        <w:rPr>
          <w:rFonts w:cs="Arial"/>
          <w:b/>
          <w:sz w:val="20"/>
          <w:szCs w:val="20"/>
          <w:lang w:val="nl-BE"/>
        </w:rPr>
        <w:br w:type="column"/>
      </w:r>
    </w:p>
    <w:p w14:paraId="22C83AEB" w14:textId="77777777" w:rsidR="00386459" w:rsidRDefault="00386459" w:rsidP="00E24D55">
      <w:pPr>
        <w:jc w:val="both"/>
        <w:rPr>
          <w:rFonts w:cs="Arial"/>
          <w:sz w:val="20"/>
          <w:szCs w:val="20"/>
          <w:lang w:val="nl-BE"/>
        </w:rPr>
      </w:pPr>
    </w:p>
    <w:p w14:paraId="768908E8" w14:textId="77777777" w:rsidR="002768E0" w:rsidRDefault="002768E0" w:rsidP="00E24D55">
      <w:pPr>
        <w:jc w:val="both"/>
        <w:rPr>
          <w:rFonts w:cs="Arial"/>
          <w:sz w:val="20"/>
          <w:szCs w:val="20"/>
          <w:lang w:val="nl-BE"/>
        </w:rPr>
      </w:pPr>
    </w:p>
    <w:p w14:paraId="0227ADB0" w14:textId="77777777" w:rsidR="00E24D55" w:rsidRDefault="00E24D55" w:rsidP="00E24D55">
      <w:pPr>
        <w:jc w:val="both"/>
        <w:rPr>
          <w:rFonts w:cs="Arial"/>
          <w:b/>
          <w:sz w:val="20"/>
          <w:szCs w:val="20"/>
          <w:lang w:val="nl-BE"/>
        </w:rPr>
      </w:pPr>
    </w:p>
    <w:p w14:paraId="473EE0B9" w14:textId="77777777" w:rsidR="00E24D55" w:rsidRPr="00665C14" w:rsidRDefault="00E24D55" w:rsidP="00E24D55">
      <w:pPr>
        <w:jc w:val="both"/>
        <w:rPr>
          <w:rFonts w:cs="Arial"/>
          <w:sz w:val="20"/>
          <w:szCs w:val="20"/>
          <w:lang w:val="nl-BE"/>
        </w:rPr>
      </w:pPr>
      <w:r w:rsidRPr="00665C14">
        <w:rPr>
          <w:rFonts w:cs="Arial"/>
          <w:sz w:val="20"/>
          <w:szCs w:val="20"/>
          <w:lang w:val="nl-BE"/>
        </w:rPr>
        <w:t xml:space="preserve">Kd4 Te5 b4 / Ka3 La5 Lg2 d2 = </w:t>
      </w:r>
    </w:p>
    <w:p w14:paraId="5240045B" w14:textId="77777777" w:rsidR="00E24D55" w:rsidRPr="00665C14" w:rsidRDefault="00E24D55" w:rsidP="00E24D55">
      <w:pPr>
        <w:tabs>
          <w:tab w:val="left" w:pos="1440"/>
        </w:tabs>
        <w:jc w:val="both"/>
        <w:rPr>
          <w:rFonts w:cs="Arial"/>
          <w:sz w:val="20"/>
          <w:szCs w:val="20"/>
          <w:lang w:val="nl-BE"/>
        </w:rPr>
      </w:pPr>
    </w:p>
    <w:p w14:paraId="7CF3FE28" w14:textId="77777777" w:rsidR="00681408" w:rsidRDefault="00F04C8F" w:rsidP="00E24D55">
      <w:pPr>
        <w:tabs>
          <w:tab w:val="left" w:pos="1440"/>
        </w:tabs>
        <w:jc w:val="both"/>
        <w:rPr>
          <w:rFonts w:cs="Arial"/>
          <w:sz w:val="20"/>
          <w:szCs w:val="20"/>
          <w:lang w:val="nl-BE"/>
        </w:rPr>
      </w:pPr>
      <w:r>
        <w:rPr>
          <w:rFonts w:cs="Arial"/>
          <w:sz w:val="20"/>
          <w:szCs w:val="20"/>
          <w:lang w:val="nl-BE"/>
        </w:rPr>
        <w:t>Bovenstaande</w:t>
      </w:r>
      <w:r w:rsidR="00E24D55" w:rsidRPr="00AD04D8">
        <w:rPr>
          <w:rFonts w:cs="Arial"/>
          <w:sz w:val="20"/>
          <w:szCs w:val="20"/>
          <w:lang w:val="nl-BE"/>
        </w:rPr>
        <w:t xml:space="preserve"> vorige versie haal</w:t>
      </w:r>
      <w:r>
        <w:rPr>
          <w:rFonts w:cs="Arial"/>
          <w:sz w:val="20"/>
          <w:szCs w:val="20"/>
          <w:lang w:val="nl-BE"/>
        </w:rPr>
        <w:t>-</w:t>
      </w:r>
      <w:r w:rsidR="00E24D55" w:rsidRPr="00AD04D8">
        <w:rPr>
          <w:rFonts w:cs="Arial"/>
          <w:sz w:val="20"/>
          <w:szCs w:val="20"/>
          <w:lang w:val="nl-BE"/>
        </w:rPr>
        <w:t>de de 3de prijs uit 274(!)  deelne</w:t>
      </w:r>
      <w:r>
        <w:rPr>
          <w:rFonts w:cs="Arial"/>
          <w:sz w:val="20"/>
          <w:szCs w:val="20"/>
          <w:lang w:val="nl-BE"/>
        </w:rPr>
        <w:t>-mende stu</w:t>
      </w:r>
      <w:r w:rsidR="00E24D55" w:rsidRPr="00AD04D8">
        <w:rPr>
          <w:rFonts w:cs="Arial"/>
          <w:sz w:val="20"/>
          <w:szCs w:val="20"/>
          <w:lang w:val="nl-BE"/>
        </w:rPr>
        <w:t xml:space="preserve">dies in het </w:t>
      </w:r>
      <w:r w:rsidR="00E24D55" w:rsidRPr="00AD04D8">
        <w:rPr>
          <w:rFonts w:cs="Arial"/>
          <w:i/>
          <w:sz w:val="20"/>
          <w:szCs w:val="20"/>
          <w:lang w:val="nl-BE"/>
        </w:rPr>
        <w:t xml:space="preserve">Roycroft JT </w:t>
      </w:r>
      <w:r w:rsidR="00E24D55" w:rsidRPr="00AD04D8">
        <w:rPr>
          <w:rFonts w:cs="Arial"/>
          <w:sz w:val="20"/>
          <w:szCs w:val="20"/>
          <w:lang w:val="nl-BE"/>
        </w:rPr>
        <w:t>(1978)</w:t>
      </w:r>
      <w:r w:rsidR="00E24D55" w:rsidRPr="00AD04D8">
        <w:rPr>
          <w:rFonts w:cs="Arial"/>
          <w:i/>
          <w:sz w:val="20"/>
          <w:szCs w:val="20"/>
          <w:lang w:val="nl-BE"/>
        </w:rPr>
        <w:t xml:space="preserve"> </w:t>
      </w:r>
      <w:r w:rsidR="00E24D55" w:rsidRPr="00AD04D8">
        <w:rPr>
          <w:rFonts w:cs="Arial"/>
          <w:sz w:val="20"/>
          <w:szCs w:val="20"/>
          <w:lang w:val="nl-BE"/>
        </w:rPr>
        <w:t xml:space="preserve">met de oplossing: 1.Kc3 </w:t>
      </w:r>
      <w:r w:rsidR="00E24D55" w:rsidRPr="00B77BD5">
        <w:rPr>
          <w:rFonts w:cs="Arial"/>
          <w:b/>
          <w:sz w:val="20"/>
          <w:szCs w:val="20"/>
          <w:lang w:val="nl-BE"/>
        </w:rPr>
        <w:t>Lxb4+</w:t>
      </w:r>
      <w:r w:rsidR="00B77BD5">
        <w:rPr>
          <w:rFonts w:cs="Arial"/>
          <w:b/>
          <w:sz w:val="20"/>
          <w:szCs w:val="20"/>
          <w:lang w:val="nl-BE"/>
        </w:rPr>
        <w:t>?</w:t>
      </w:r>
      <w:r w:rsidR="00E24D55" w:rsidRPr="00AD04D8">
        <w:rPr>
          <w:rFonts w:cs="Arial"/>
          <w:sz w:val="20"/>
          <w:szCs w:val="20"/>
          <w:lang w:val="nl-BE"/>
        </w:rPr>
        <w:t xml:space="preserve"> 2.Kc2 Lc6 3.Te3+, enzo</w:t>
      </w:r>
      <w:r>
        <w:rPr>
          <w:rFonts w:cs="Arial"/>
          <w:sz w:val="20"/>
          <w:szCs w:val="20"/>
          <w:lang w:val="nl-BE"/>
        </w:rPr>
        <w:t>-voort. Later ont</w:t>
      </w:r>
      <w:r w:rsidR="00E24D55" w:rsidRPr="00AD04D8">
        <w:rPr>
          <w:rFonts w:cs="Arial"/>
          <w:sz w:val="20"/>
          <w:szCs w:val="20"/>
          <w:lang w:val="nl-BE"/>
        </w:rPr>
        <w:t>dekte de Tjech Vladimir</w:t>
      </w:r>
      <w:r w:rsidR="00054CEA">
        <w:rPr>
          <w:rFonts w:cs="Arial"/>
          <w:sz w:val="20"/>
          <w:szCs w:val="20"/>
          <w:lang w:val="nl-BE"/>
        </w:rPr>
        <w:t xml:space="preserve"> Kos een fout: 1.Kc3 </w:t>
      </w:r>
      <w:r w:rsidR="00054CEA" w:rsidRPr="00B77BD5">
        <w:rPr>
          <w:rFonts w:cs="Arial"/>
          <w:b/>
          <w:sz w:val="20"/>
          <w:szCs w:val="20"/>
          <w:lang w:val="nl-BE"/>
        </w:rPr>
        <w:t>Lc7</w:t>
      </w:r>
      <w:r w:rsidR="00B77BD5">
        <w:rPr>
          <w:rFonts w:cs="Arial"/>
          <w:b/>
          <w:sz w:val="20"/>
          <w:szCs w:val="20"/>
          <w:lang w:val="nl-BE"/>
        </w:rPr>
        <w:t>!</w:t>
      </w:r>
      <w:r w:rsidR="00054CEA" w:rsidRPr="00B77BD5">
        <w:rPr>
          <w:rFonts w:cs="Arial"/>
          <w:b/>
          <w:sz w:val="20"/>
          <w:szCs w:val="20"/>
          <w:lang w:val="nl-BE"/>
        </w:rPr>
        <w:t xml:space="preserve"> </w:t>
      </w:r>
      <w:r w:rsidR="00054CEA">
        <w:rPr>
          <w:rFonts w:cs="Arial"/>
          <w:sz w:val="20"/>
          <w:szCs w:val="20"/>
          <w:lang w:val="nl-BE"/>
        </w:rPr>
        <w:t>2.Te6 d</w:t>
      </w:r>
      <w:r w:rsidR="00E24D55" w:rsidRPr="00AD04D8">
        <w:rPr>
          <w:rFonts w:cs="Arial"/>
          <w:sz w:val="20"/>
          <w:szCs w:val="20"/>
          <w:lang w:val="nl-BE"/>
        </w:rPr>
        <w:t>1D 3.Ta6+ Da4</w:t>
      </w:r>
      <w:r w:rsidR="00AA5665">
        <w:rPr>
          <w:rFonts w:cs="Arial"/>
          <w:sz w:val="20"/>
          <w:szCs w:val="20"/>
          <w:lang w:val="nl-BE"/>
        </w:rPr>
        <w:t xml:space="preserve"> en 4.Txa4 Kxa4, en zwart wint.</w:t>
      </w:r>
      <w:r w:rsidR="00AA5665" w:rsidRPr="00AD04D8">
        <w:rPr>
          <w:rFonts w:cs="Arial"/>
          <w:sz w:val="20"/>
          <w:szCs w:val="20"/>
          <w:lang w:val="nl-BE"/>
        </w:rPr>
        <w:t xml:space="preserve"> </w:t>
      </w:r>
      <w:r w:rsidR="008537F3">
        <w:rPr>
          <w:rFonts w:cs="Arial"/>
          <w:sz w:val="20"/>
          <w:szCs w:val="20"/>
          <w:lang w:val="nl-BE"/>
        </w:rPr>
        <w:t>Nadien heb ik een verbe</w:t>
      </w:r>
      <w:r w:rsidR="00E24D55" w:rsidRPr="00AD04D8">
        <w:rPr>
          <w:rFonts w:cs="Arial"/>
          <w:sz w:val="20"/>
          <w:szCs w:val="20"/>
          <w:lang w:val="nl-BE"/>
        </w:rPr>
        <w:t xml:space="preserve">terd economisch </w:t>
      </w:r>
      <w:r w:rsidR="008537F3">
        <w:rPr>
          <w:rFonts w:cs="Arial"/>
          <w:sz w:val="20"/>
          <w:szCs w:val="20"/>
          <w:lang w:val="nl-BE"/>
        </w:rPr>
        <w:t>mini</w:t>
      </w:r>
      <w:r w:rsidR="00681408">
        <w:rPr>
          <w:rFonts w:cs="Arial"/>
          <w:sz w:val="20"/>
          <w:szCs w:val="20"/>
          <w:lang w:val="nl-BE"/>
        </w:rPr>
        <w:t>-</w:t>
      </w:r>
      <w:r w:rsidR="008537F3">
        <w:rPr>
          <w:rFonts w:cs="Arial"/>
          <w:sz w:val="20"/>
          <w:szCs w:val="20"/>
          <w:lang w:val="nl-BE"/>
        </w:rPr>
        <w:t>atuurtje ge</w:t>
      </w:r>
      <w:r w:rsidR="00E24D55" w:rsidRPr="00AD04D8">
        <w:rPr>
          <w:rFonts w:cs="Arial"/>
          <w:sz w:val="20"/>
          <w:szCs w:val="20"/>
          <w:lang w:val="nl-BE"/>
        </w:rPr>
        <w:t>componeerd met zelfs één stuk minder.</w:t>
      </w:r>
      <w:r w:rsidR="00330977">
        <w:rPr>
          <w:rFonts w:cs="Arial"/>
          <w:sz w:val="20"/>
          <w:szCs w:val="20"/>
          <w:lang w:val="nl-BE"/>
        </w:rPr>
        <w:t xml:space="preserve"> </w:t>
      </w:r>
    </w:p>
    <w:p w14:paraId="376A4256" w14:textId="77777777" w:rsidR="00681408" w:rsidRDefault="00681408" w:rsidP="00E24D55">
      <w:pPr>
        <w:tabs>
          <w:tab w:val="left" w:pos="1440"/>
        </w:tabs>
        <w:jc w:val="both"/>
        <w:rPr>
          <w:rFonts w:cs="Arial"/>
          <w:sz w:val="20"/>
          <w:szCs w:val="20"/>
          <w:lang w:val="nl-BE"/>
        </w:rPr>
      </w:pPr>
    </w:p>
    <w:p w14:paraId="027FB630" w14:textId="77777777" w:rsidR="00681408" w:rsidRDefault="00E24D55" w:rsidP="00E24D55">
      <w:pPr>
        <w:tabs>
          <w:tab w:val="left" w:pos="1440"/>
        </w:tabs>
        <w:jc w:val="both"/>
        <w:rPr>
          <w:rFonts w:cs="Arial"/>
          <w:sz w:val="20"/>
          <w:szCs w:val="20"/>
          <w:lang w:val="nl-BE"/>
        </w:rPr>
      </w:pPr>
      <w:r w:rsidRPr="00AD04D8">
        <w:rPr>
          <w:rFonts w:cs="Arial"/>
          <w:sz w:val="20"/>
          <w:szCs w:val="20"/>
          <w:lang w:val="nl-BE"/>
        </w:rPr>
        <w:t>John Roycroft  schreef bij de eer</w:t>
      </w:r>
      <w:r w:rsidR="00330977">
        <w:rPr>
          <w:rFonts w:cs="Arial"/>
          <w:sz w:val="20"/>
          <w:szCs w:val="20"/>
          <w:lang w:val="nl-BE"/>
        </w:rPr>
        <w:t>-</w:t>
      </w:r>
      <w:r w:rsidRPr="00AD04D8">
        <w:rPr>
          <w:rFonts w:cs="Arial"/>
          <w:sz w:val="20"/>
          <w:szCs w:val="20"/>
          <w:lang w:val="nl-BE"/>
        </w:rPr>
        <w:t xml:space="preserve">ste versie: </w:t>
      </w:r>
      <w:r w:rsidR="008537F3">
        <w:rPr>
          <w:rFonts w:cs="Arial"/>
          <w:i/>
          <w:sz w:val="20"/>
          <w:szCs w:val="20"/>
          <w:lang w:val="nl-BE"/>
        </w:rPr>
        <w:t>“Miniature per</w:t>
      </w:r>
      <w:r w:rsidRPr="00AD04D8">
        <w:rPr>
          <w:rFonts w:cs="Arial"/>
          <w:i/>
          <w:sz w:val="20"/>
          <w:szCs w:val="20"/>
          <w:lang w:val="nl-BE"/>
        </w:rPr>
        <w:t xml:space="preserve">fection. </w:t>
      </w:r>
      <w:r w:rsidRPr="001D6918">
        <w:rPr>
          <w:rFonts w:cs="Arial"/>
          <w:i/>
          <w:sz w:val="20"/>
          <w:szCs w:val="20"/>
          <w:lang w:val="en-GB"/>
        </w:rPr>
        <w:t>Every move has his point. N</w:t>
      </w:r>
      <w:r w:rsidR="008537F3">
        <w:rPr>
          <w:rFonts w:cs="Arial"/>
          <w:i/>
          <w:sz w:val="20"/>
          <w:szCs w:val="20"/>
          <w:lang w:val="en-GB"/>
        </w:rPr>
        <w:t>othing deep, but everything per</w:t>
      </w:r>
      <w:r w:rsidRPr="001D6918">
        <w:rPr>
          <w:rFonts w:cs="Arial"/>
          <w:i/>
          <w:sz w:val="20"/>
          <w:szCs w:val="20"/>
          <w:lang w:val="en-GB"/>
        </w:rPr>
        <w:t xml:space="preserve">tinent.” </w:t>
      </w:r>
      <w:r w:rsidRPr="00330977">
        <w:rPr>
          <w:rFonts w:cs="Arial"/>
          <w:sz w:val="20"/>
          <w:szCs w:val="20"/>
          <w:lang w:val="nl-BE"/>
        </w:rPr>
        <w:t>En Vandiest besloot met:</w:t>
      </w:r>
      <w:r w:rsidR="00330977" w:rsidRPr="00330977">
        <w:rPr>
          <w:rFonts w:cs="Arial"/>
          <w:i/>
          <w:sz w:val="20"/>
          <w:szCs w:val="20"/>
          <w:lang w:val="nl-BE"/>
        </w:rPr>
        <w:t xml:space="preserve">“I want </w:t>
      </w:r>
      <w:r w:rsidRPr="00330977">
        <w:rPr>
          <w:rFonts w:cs="Arial"/>
          <w:i/>
          <w:sz w:val="20"/>
          <w:szCs w:val="20"/>
          <w:lang w:val="nl-BE"/>
        </w:rPr>
        <w:t>to add: a future classic</w:t>
      </w:r>
      <w:r w:rsidR="00C40C67" w:rsidRPr="00330977">
        <w:rPr>
          <w:rFonts w:cs="Arial"/>
          <w:sz w:val="20"/>
          <w:szCs w:val="20"/>
          <w:lang w:val="nl-BE"/>
        </w:rPr>
        <w:t xml:space="preserve"> </w:t>
      </w:r>
      <w:r w:rsidR="00C40C67" w:rsidRPr="00330977">
        <w:rPr>
          <w:rFonts w:cs="Arial"/>
          <w:i/>
          <w:sz w:val="20"/>
          <w:szCs w:val="20"/>
          <w:lang w:val="nl-BE"/>
        </w:rPr>
        <w:t>!”</w:t>
      </w:r>
      <w:r w:rsidR="00330977">
        <w:rPr>
          <w:rFonts w:cs="Arial"/>
          <w:sz w:val="20"/>
          <w:szCs w:val="20"/>
          <w:lang w:val="nl-BE"/>
        </w:rPr>
        <w:t xml:space="preserve"> </w:t>
      </w:r>
    </w:p>
    <w:p w14:paraId="787CF3D9" w14:textId="77777777" w:rsidR="00681408" w:rsidRDefault="00681408" w:rsidP="00E24D55">
      <w:pPr>
        <w:tabs>
          <w:tab w:val="left" w:pos="1440"/>
        </w:tabs>
        <w:jc w:val="both"/>
        <w:rPr>
          <w:rFonts w:cs="Arial"/>
          <w:sz w:val="20"/>
          <w:szCs w:val="20"/>
          <w:lang w:val="nl-BE"/>
        </w:rPr>
      </w:pPr>
    </w:p>
    <w:p w14:paraId="6CA3D6AD" w14:textId="77777777" w:rsidR="00E24D55" w:rsidRPr="00330977" w:rsidRDefault="00E24D55" w:rsidP="00E24D55">
      <w:pPr>
        <w:tabs>
          <w:tab w:val="left" w:pos="1440"/>
        </w:tabs>
        <w:jc w:val="both"/>
        <w:rPr>
          <w:rFonts w:cs="Arial"/>
          <w:sz w:val="20"/>
          <w:szCs w:val="20"/>
          <w:lang w:val="nl-BE"/>
        </w:rPr>
      </w:pPr>
      <w:r w:rsidRPr="00AD04D8">
        <w:rPr>
          <w:rFonts w:cs="Arial"/>
          <w:sz w:val="20"/>
          <w:szCs w:val="20"/>
          <w:lang w:val="nl-BE"/>
        </w:rPr>
        <w:t>Deze studie is geïnspireerd door het beroemde juweeltje van de grote componist H. Matisson in Shak</w:t>
      </w:r>
      <w:r w:rsidR="00593EAD">
        <w:rPr>
          <w:rFonts w:cs="Arial"/>
          <w:sz w:val="20"/>
          <w:szCs w:val="20"/>
          <w:lang w:val="nl-BE"/>
        </w:rPr>
        <w:t>h</w:t>
      </w:r>
      <w:r w:rsidRPr="00AD04D8">
        <w:rPr>
          <w:rFonts w:cs="Arial"/>
          <w:sz w:val="20"/>
          <w:szCs w:val="20"/>
          <w:lang w:val="nl-BE"/>
        </w:rPr>
        <w:t>mati Listok (1927)</w:t>
      </w:r>
    </w:p>
    <w:p w14:paraId="646F8B94" w14:textId="77777777" w:rsidR="00E24D55" w:rsidRPr="00AD04D8" w:rsidRDefault="00E24D55" w:rsidP="00E24D55">
      <w:pPr>
        <w:tabs>
          <w:tab w:val="left" w:pos="1440"/>
        </w:tabs>
        <w:jc w:val="both"/>
        <w:rPr>
          <w:rFonts w:cs="Arial"/>
          <w:sz w:val="20"/>
          <w:szCs w:val="20"/>
          <w:lang w:val="nl-BE"/>
        </w:rPr>
      </w:pPr>
    </w:p>
    <w:p w14:paraId="264A99CA" w14:textId="77777777" w:rsidR="00E24D55" w:rsidRPr="00665C14" w:rsidRDefault="00E24D55" w:rsidP="00E24D55">
      <w:pPr>
        <w:tabs>
          <w:tab w:val="left" w:pos="1440"/>
        </w:tabs>
        <w:jc w:val="both"/>
        <w:rPr>
          <w:rFonts w:cs="Arial"/>
          <w:sz w:val="20"/>
          <w:szCs w:val="20"/>
          <w:lang w:val="nl-BE"/>
        </w:rPr>
      </w:pPr>
      <w:r w:rsidRPr="00665C14">
        <w:rPr>
          <w:rFonts w:cs="Arial"/>
          <w:sz w:val="20"/>
          <w:szCs w:val="20"/>
          <w:lang w:val="nl-BE"/>
        </w:rPr>
        <w:t>Kd3 Td5 / Kb1 Lh2 Pa2 e2</w:t>
      </w:r>
      <w:r w:rsidRPr="00665C14">
        <w:rPr>
          <w:rFonts w:cs="Arial"/>
          <w:color w:val="FFFFFF"/>
          <w:sz w:val="20"/>
          <w:szCs w:val="20"/>
          <w:lang w:val="nl-BE"/>
        </w:rPr>
        <w:t>.</w:t>
      </w:r>
      <w:r w:rsidRPr="00665C14">
        <w:rPr>
          <w:rFonts w:cs="Arial"/>
          <w:sz w:val="20"/>
          <w:szCs w:val="20"/>
          <w:lang w:val="nl-BE"/>
        </w:rPr>
        <w:t xml:space="preserve">= </w:t>
      </w:r>
    </w:p>
    <w:p w14:paraId="16FA98E0" w14:textId="77777777" w:rsidR="00E24D55" w:rsidRPr="00AD04D8" w:rsidRDefault="00E24D55" w:rsidP="00E24D55">
      <w:pPr>
        <w:tabs>
          <w:tab w:val="left" w:pos="1440"/>
        </w:tabs>
        <w:jc w:val="both"/>
        <w:rPr>
          <w:rFonts w:cs="Arial"/>
          <w:b/>
          <w:sz w:val="20"/>
          <w:szCs w:val="20"/>
          <w:lang w:val="nl-BE"/>
        </w:rPr>
      </w:pPr>
    </w:p>
    <w:p w14:paraId="26C78F96" w14:textId="77777777" w:rsidR="00E24D55" w:rsidRPr="00AD04D8" w:rsidRDefault="00E24D55" w:rsidP="00E24D55">
      <w:pPr>
        <w:tabs>
          <w:tab w:val="left" w:pos="1440"/>
        </w:tabs>
        <w:jc w:val="both"/>
        <w:rPr>
          <w:rFonts w:cs="Arial"/>
          <w:sz w:val="20"/>
          <w:szCs w:val="20"/>
          <w:lang w:val="nl-BE"/>
        </w:rPr>
      </w:pPr>
      <w:r w:rsidRPr="00AD04D8">
        <w:rPr>
          <w:rFonts w:cs="Arial"/>
          <w:sz w:val="20"/>
          <w:szCs w:val="20"/>
          <w:lang w:val="nl-BE"/>
        </w:rPr>
        <w:t xml:space="preserve">Het kreeg terecht de eerste prijs ex aequo voor deze oplossing: 1.Kd2 Pc1 2.Tb5+ Ka2 3.Ta5+ Kb3 4.Tf5 Ld6 5.Tf3+ en nu: </w:t>
      </w:r>
    </w:p>
    <w:p w14:paraId="50DC2889" w14:textId="77777777" w:rsidR="00E24D55" w:rsidRPr="00AD04D8" w:rsidRDefault="00E24D55" w:rsidP="00021475">
      <w:pPr>
        <w:numPr>
          <w:ilvl w:val="0"/>
          <w:numId w:val="3"/>
        </w:numPr>
        <w:tabs>
          <w:tab w:val="left" w:pos="1440"/>
        </w:tabs>
        <w:jc w:val="both"/>
        <w:rPr>
          <w:rFonts w:cs="Arial"/>
          <w:sz w:val="20"/>
          <w:szCs w:val="20"/>
          <w:lang w:val="nl-BE"/>
        </w:rPr>
      </w:pPr>
      <w:r w:rsidRPr="00AD04D8">
        <w:rPr>
          <w:rFonts w:cs="Arial"/>
          <w:sz w:val="20"/>
          <w:szCs w:val="20"/>
          <w:lang w:val="nl-BE"/>
        </w:rPr>
        <w:t>5…Kb2 6.Tf2 Lb4+ 7.Ke3 Lc5+ 8.Kd2 Lxf2 pat. Ook na:</w:t>
      </w:r>
    </w:p>
    <w:p w14:paraId="290BEEB5" w14:textId="77777777" w:rsidR="00D31A66" w:rsidRDefault="00D31A66" w:rsidP="00021475">
      <w:pPr>
        <w:numPr>
          <w:ilvl w:val="0"/>
          <w:numId w:val="3"/>
        </w:numPr>
        <w:tabs>
          <w:tab w:val="left" w:pos="1440"/>
        </w:tabs>
        <w:jc w:val="both"/>
        <w:rPr>
          <w:rFonts w:cs="Arial"/>
          <w:sz w:val="20"/>
          <w:szCs w:val="20"/>
          <w:lang w:val="nl-BE"/>
        </w:rPr>
      </w:pPr>
      <w:r>
        <w:rPr>
          <w:rFonts w:cs="Arial"/>
          <w:sz w:val="20"/>
          <w:szCs w:val="20"/>
          <w:lang w:val="nl-BE"/>
        </w:rPr>
        <w:t>5…Ka4 6.Te3 Lf4 7.Ke1 Lxe3.</w:t>
      </w:r>
    </w:p>
    <w:p w14:paraId="49D14E8D" w14:textId="77777777" w:rsidR="00E24D55" w:rsidRPr="00005186" w:rsidRDefault="00E24D55" w:rsidP="00005186">
      <w:pPr>
        <w:tabs>
          <w:tab w:val="left" w:pos="1440"/>
        </w:tabs>
        <w:rPr>
          <w:rFonts w:cs="Arial"/>
          <w:sz w:val="20"/>
          <w:szCs w:val="20"/>
          <w:lang w:val="nl-BE"/>
        </w:rPr>
        <w:sectPr w:rsidR="00E24D55" w:rsidRPr="00005186" w:rsidSect="003B0882">
          <w:pgSz w:w="8392" w:h="11907" w:code="11"/>
          <w:pgMar w:top="1134" w:right="567" w:bottom="1134" w:left="567" w:header="709" w:footer="709" w:gutter="567"/>
          <w:cols w:num="2" w:space="567"/>
          <w:docGrid w:linePitch="360"/>
        </w:sectPr>
      </w:pPr>
    </w:p>
    <w:p w14:paraId="7DBF44EB" w14:textId="77777777" w:rsidR="00E24D55" w:rsidRPr="00AD04D8" w:rsidRDefault="00E24D55" w:rsidP="00005186">
      <w:pPr>
        <w:spacing w:line="190" w:lineRule="exact"/>
        <w:jc w:val="center"/>
        <w:rPr>
          <w:rFonts w:cs="Arial"/>
          <w:b/>
          <w:sz w:val="20"/>
          <w:szCs w:val="20"/>
          <w:lang w:val="nl-BE"/>
        </w:rPr>
      </w:pPr>
    </w:p>
    <w:p w14:paraId="2DC3F970" w14:textId="77777777" w:rsidR="001A7FA6" w:rsidRDefault="001A7FA6" w:rsidP="00FE28F2">
      <w:pPr>
        <w:spacing w:line="190" w:lineRule="exact"/>
        <w:jc w:val="center"/>
        <w:rPr>
          <w:rFonts w:cs="Arial"/>
          <w:b/>
          <w:sz w:val="20"/>
          <w:szCs w:val="20"/>
          <w:lang w:val="nl-BE"/>
        </w:rPr>
      </w:pPr>
    </w:p>
    <w:p w14:paraId="52450026" w14:textId="77777777" w:rsidR="00FE28F2" w:rsidRPr="008B186A" w:rsidRDefault="00FE28F2" w:rsidP="003100C4">
      <w:pPr>
        <w:spacing w:line="190" w:lineRule="exact"/>
        <w:jc w:val="center"/>
        <w:rPr>
          <w:rFonts w:cs="Arial"/>
          <w:sz w:val="20"/>
          <w:szCs w:val="20"/>
          <w:lang w:val="nl-BE"/>
        </w:rPr>
      </w:pPr>
      <w:r w:rsidRPr="00AD04D8">
        <w:rPr>
          <w:rFonts w:cs="Arial"/>
          <w:b/>
          <w:sz w:val="20"/>
          <w:szCs w:val="20"/>
          <w:lang w:val="nl-BE"/>
        </w:rPr>
        <w:lastRenderedPageBreak/>
        <w:t xml:space="preserve">- </w:t>
      </w:r>
      <w:r w:rsidR="00F60FC4">
        <w:rPr>
          <w:rFonts w:cs="Arial"/>
          <w:b/>
          <w:sz w:val="20"/>
          <w:szCs w:val="20"/>
          <w:lang w:val="nl-BE"/>
        </w:rPr>
        <w:t>80</w:t>
      </w:r>
      <w:r w:rsidRPr="00AD04D8">
        <w:rPr>
          <w:rFonts w:cs="Arial"/>
          <w:b/>
          <w:sz w:val="20"/>
          <w:szCs w:val="20"/>
          <w:lang w:val="nl-BE"/>
        </w:rPr>
        <w:t xml:space="preserve"> -</w:t>
      </w:r>
    </w:p>
    <w:p w14:paraId="3C239011" w14:textId="77777777" w:rsidR="00FE28F2" w:rsidRPr="00AD04D8" w:rsidRDefault="00FE28F2" w:rsidP="00FE28F2">
      <w:pPr>
        <w:spacing w:line="190" w:lineRule="exact"/>
        <w:jc w:val="center"/>
        <w:rPr>
          <w:rFonts w:cs="Arial"/>
          <w:b/>
          <w:sz w:val="20"/>
          <w:szCs w:val="20"/>
          <w:lang w:val="nl-BE"/>
        </w:rPr>
      </w:pPr>
    </w:p>
    <w:p w14:paraId="3B5AA2FC" w14:textId="77777777" w:rsidR="00FE28F2" w:rsidRPr="00AD04D8" w:rsidRDefault="00FE28F2" w:rsidP="00FE28F2">
      <w:pPr>
        <w:spacing w:line="190" w:lineRule="exact"/>
        <w:jc w:val="center"/>
        <w:outlineLvl w:val="0"/>
        <w:rPr>
          <w:rFonts w:cs="Arial"/>
          <w:sz w:val="20"/>
          <w:szCs w:val="20"/>
          <w:lang w:val="nl-BE"/>
        </w:rPr>
      </w:pPr>
      <w:r w:rsidRPr="00AD04D8">
        <w:rPr>
          <w:rFonts w:cs="Arial"/>
          <w:i/>
          <w:sz w:val="20"/>
          <w:szCs w:val="20"/>
          <w:lang w:val="nl-BE"/>
        </w:rPr>
        <w:t xml:space="preserve">Schakend Nederland, </w:t>
      </w:r>
      <w:r w:rsidRPr="00AD04D8">
        <w:rPr>
          <w:rFonts w:cs="Arial"/>
          <w:sz w:val="20"/>
          <w:szCs w:val="20"/>
          <w:lang w:val="nl-BE"/>
        </w:rPr>
        <w:t>1986</w:t>
      </w:r>
    </w:p>
    <w:p w14:paraId="1F2B69FA" w14:textId="77777777" w:rsidR="00FE28F2" w:rsidRPr="00AD04D8" w:rsidRDefault="00FE28F2" w:rsidP="00FE28F2">
      <w:pPr>
        <w:spacing w:line="190" w:lineRule="exact"/>
        <w:jc w:val="center"/>
        <w:rPr>
          <w:rFonts w:cs="Arial"/>
          <w:sz w:val="20"/>
          <w:szCs w:val="20"/>
          <w:lang w:val="nl-BE"/>
        </w:rPr>
      </w:pPr>
    </w:p>
    <w:p w14:paraId="5F8D59C9" w14:textId="77777777" w:rsidR="00FE28F2" w:rsidRPr="00AD04D8" w:rsidRDefault="00FE28F2" w:rsidP="00FE28F2">
      <w:pPr>
        <w:jc w:val="center"/>
        <w:rPr>
          <w:rFonts w:cs="Arial"/>
          <w:b/>
          <w:sz w:val="20"/>
          <w:szCs w:val="20"/>
          <w:lang w:val="nl-BE"/>
        </w:rPr>
      </w:pPr>
      <w:r w:rsidRPr="00AD04D8">
        <w:rPr>
          <w:lang w:val="nl-BE"/>
        </w:rPr>
        <w:object w:dxaOrig="4700" w:dyaOrig="4723" w14:anchorId="30BC856A">
          <v:shape id="_x0000_i1098" type="#_x0000_t75" style="width:154.5pt;height:155.1pt" o:ole="">
            <v:imagedata r:id="rId167" o:title=""/>
          </v:shape>
          <o:OLEObject Type="Embed" ProgID="CorelDRAW.Graphic.12" ShapeID="_x0000_i1098" DrawAspect="Content" ObjectID="_1587467510" r:id="rId168"/>
        </w:object>
      </w:r>
    </w:p>
    <w:p w14:paraId="4CBA562D" w14:textId="77777777" w:rsidR="00FE28F2" w:rsidRPr="00AD04D8" w:rsidRDefault="00FE28F2" w:rsidP="00FE28F2">
      <w:pPr>
        <w:jc w:val="center"/>
        <w:rPr>
          <w:rFonts w:cs="Arial"/>
          <w:b/>
          <w:sz w:val="20"/>
          <w:szCs w:val="20"/>
          <w:lang w:val="nl-BE"/>
        </w:rPr>
      </w:pPr>
    </w:p>
    <w:p w14:paraId="2388D43E" w14:textId="77777777" w:rsidR="00FE28F2" w:rsidRPr="00AD04D8" w:rsidRDefault="00FE28F2" w:rsidP="00FE28F2">
      <w:pPr>
        <w:jc w:val="center"/>
        <w:rPr>
          <w:rFonts w:cs="Arial"/>
          <w:sz w:val="20"/>
          <w:szCs w:val="20"/>
          <w:lang w:val="nl-BE"/>
        </w:rPr>
      </w:pPr>
      <w:r w:rsidRPr="00AD04D8">
        <w:rPr>
          <w:rFonts w:cs="Arial"/>
          <w:b/>
          <w:lang w:val="nl-BE"/>
        </w:rPr>
        <w:t>=</w:t>
      </w:r>
      <w:r w:rsidRPr="00AD04D8">
        <w:rPr>
          <w:rFonts w:cs="Arial"/>
          <w:sz w:val="20"/>
          <w:szCs w:val="20"/>
          <w:lang w:val="nl-BE"/>
        </w:rPr>
        <w:t xml:space="preserve">                               0310.11 f1g6</w:t>
      </w:r>
    </w:p>
    <w:p w14:paraId="53430479" w14:textId="77777777" w:rsidR="00FE28F2" w:rsidRPr="00AD04D8" w:rsidRDefault="00FE28F2" w:rsidP="00FE28F2">
      <w:pPr>
        <w:jc w:val="both"/>
        <w:rPr>
          <w:rFonts w:cs="Arial"/>
          <w:sz w:val="20"/>
          <w:szCs w:val="20"/>
          <w:lang w:val="nl-BE"/>
        </w:rPr>
      </w:pPr>
    </w:p>
    <w:p w14:paraId="4D0F6767" w14:textId="77777777" w:rsidR="00FE28F2" w:rsidRPr="00AD04D8" w:rsidRDefault="00FE28F2" w:rsidP="00FE28F2">
      <w:pPr>
        <w:jc w:val="both"/>
        <w:rPr>
          <w:rFonts w:cs="Arial"/>
          <w:sz w:val="20"/>
          <w:szCs w:val="20"/>
          <w:lang w:val="nl-BE"/>
        </w:rPr>
      </w:pPr>
      <w:r w:rsidRPr="00AD04D8">
        <w:rPr>
          <w:rFonts w:cs="Arial"/>
          <w:sz w:val="20"/>
          <w:szCs w:val="20"/>
          <w:lang w:val="nl-BE"/>
        </w:rPr>
        <w:t>Hier moet de koning de loper bij-springen, want na 1.d</w:t>
      </w:r>
      <w:r w:rsidR="005B09B5">
        <w:rPr>
          <w:rFonts w:cs="Arial"/>
          <w:sz w:val="20"/>
          <w:szCs w:val="20"/>
          <w:lang w:val="nl-BE"/>
        </w:rPr>
        <w:t xml:space="preserve">7? h2 2.Lh1 Kf6 3.Kf2 </w:t>
      </w:r>
      <w:r w:rsidRPr="00AD04D8">
        <w:rPr>
          <w:rFonts w:cs="Arial"/>
          <w:sz w:val="20"/>
          <w:szCs w:val="20"/>
          <w:lang w:val="nl-BE"/>
        </w:rPr>
        <w:t>Ke7 heeft wit geen goe</w:t>
      </w:r>
      <w:r w:rsidR="005B09B5">
        <w:rPr>
          <w:rFonts w:cs="Arial"/>
          <w:sz w:val="20"/>
          <w:szCs w:val="20"/>
          <w:lang w:val="nl-BE"/>
        </w:rPr>
        <w:t>-</w:t>
      </w:r>
      <w:r w:rsidRPr="00AD04D8">
        <w:rPr>
          <w:rFonts w:cs="Arial"/>
          <w:sz w:val="20"/>
          <w:szCs w:val="20"/>
          <w:lang w:val="nl-BE"/>
        </w:rPr>
        <w:t xml:space="preserve">de zet meer.  </w:t>
      </w:r>
    </w:p>
    <w:p w14:paraId="62FEC544" w14:textId="77777777" w:rsidR="00FE28F2" w:rsidRPr="00AD04D8" w:rsidRDefault="00FE28F2" w:rsidP="00FE28F2">
      <w:pPr>
        <w:jc w:val="both"/>
        <w:rPr>
          <w:rFonts w:cs="Arial"/>
          <w:b/>
          <w:sz w:val="20"/>
          <w:szCs w:val="20"/>
          <w:lang w:val="nl-BE"/>
        </w:rPr>
      </w:pPr>
      <w:r w:rsidRPr="00AD04D8">
        <w:rPr>
          <w:rFonts w:cs="Arial"/>
          <w:b/>
          <w:sz w:val="20"/>
          <w:szCs w:val="20"/>
          <w:lang w:val="nl-BE"/>
        </w:rPr>
        <w:tab/>
        <w:t xml:space="preserve">1.Kg1 </w:t>
      </w:r>
      <w:r w:rsidRPr="00AD04D8">
        <w:rPr>
          <w:rFonts w:cs="Arial"/>
          <w:b/>
          <w:sz w:val="20"/>
          <w:szCs w:val="20"/>
          <w:lang w:val="nl-BE"/>
        </w:rPr>
        <w:tab/>
      </w:r>
      <w:r w:rsidRPr="00AD04D8">
        <w:rPr>
          <w:rFonts w:cs="Arial"/>
          <w:b/>
          <w:sz w:val="20"/>
          <w:szCs w:val="20"/>
          <w:lang w:val="nl-BE"/>
        </w:rPr>
        <w:tab/>
        <w:t xml:space="preserve">h2+ </w:t>
      </w:r>
    </w:p>
    <w:p w14:paraId="62E29C4A" w14:textId="77777777" w:rsidR="00FE28F2" w:rsidRPr="00AD04D8" w:rsidRDefault="00FE28F2" w:rsidP="00FE28F2">
      <w:pPr>
        <w:jc w:val="both"/>
        <w:rPr>
          <w:rFonts w:cs="Arial"/>
          <w:b/>
          <w:sz w:val="20"/>
          <w:szCs w:val="20"/>
          <w:lang w:val="nl-BE"/>
        </w:rPr>
      </w:pPr>
      <w:r w:rsidRPr="00AD04D8">
        <w:rPr>
          <w:rFonts w:cs="Arial"/>
          <w:b/>
          <w:sz w:val="20"/>
          <w:szCs w:val="20"/>
          <w:lang w:val="nl-BE"/>
        </w:rPr>
        <w:tab/>
        <w:t xml:space="preserve">2.Kh1 </w:t>
      </w:r>
      <w:r w:rsidRPr="00AD04D8">
        <w:rPr>
          <w:rFonts w:cs="Arial"/>
          <w:b/>
          <w:sz w:val="20"/>
          <w:szCs w:val="20"/>
          <w:lang w:val="nl-BE"/>
        </w:rPr>
        <w:tab/>
      </w:r>
      <w:r w:rsidRPr="00AD04D8">
        <w:rPr>
          <w:rFonts w:cs="Arial"/>
          <w:b/>
          <w:sz w:val="20"/>
          <w:szCs w:val="20"/>
          <w:lang w:val="nl-BE"/>
        </w:rPr>
        <w:tab/>
        <w:t xml:space="preserve">Kf5 </w:t>
      </w:r>
    </w:p>
    <w:p w14:paraId="2A92B3E0" w14:textId="77777777" w:rsidR="00FE28F2" w:rsidRPr="00AD04D8" w:rsidRDefault="00FE28F2" w:rsidP="00FE28F2">
      <w:pPr>
        <w:jc w:val="both"/>
        <w:rPr>
          <w:rFonts w:cs="Arial"/>
          <w:b/>
          <w:sz w:val="20"/>
          <w:szCs w:val="20"/>
          <w:lang w:val="nl-BE"/>
        </w:rPr>
      </w:pPr>
      <w:r w:rsidRPr="00AD04D8">
        <w:rPr>
          <w:rFonts w:cs="Arial"/>
          <w:b/>
          <w:sz w:val="20"/>
          <w:szCs w:val="20"/>
          <w:lang w:val="nl-BE"/>
        </w:rPr>
        <w:tab/>
        <w:t xml:space="preserve">3.d7 </w:t>
      </w:r>
      <w:r w:rsidRPr="00AD04D8">
        <w:rPr>
          <w:rFonts w:cs="Arial"/>
          <w:b/>
          <w:sz w:val="20"/>
          <w:szCs w:val="20"/>
          <w:lang w:val="nl-BE"/>
        </w:rPr>
        <w:tab/>
      </w:r>
      <w:r w:rsidRPr="00AD04D8">
        <w:rPr>
          <w:rFonts w:cs="Arial"/>
          <w:b/>
          <w:sz w:val="20"/>
          <w:szCs w:val="20"/>
          <w:lang w:val="nl-BE"/>
        </w:rPr>
        <w:tab/>
        <w:t xml:space="preserve">Kf4 </w:t>
      </w:r>
    </w:p>
    <w:p w14:paraId="590B6EEA" w14:textId="77777777" w:rsidR="00FE28F2" w:rsidRPr="00AD04D8" w:rsidRDefault="00FE28F2" w:rsidP="00FE28F2">
      <w:pPr>
        <w:jc w:val="both"/>
        <w:rPr>
          <w:rFonts w:cs="Arial"/>
          <w:sz w:val="20"/>
          <w:szCs w:val="20"/>
          <w:lang w:val="nl-BE"/>
        </w:rPr>
      </w:pPr>
      <w:r w:rsidRPr="00AD04D8">
        <w:rPr>
          <w:rFonts w:cs="Arial"/>
          <w:sz w:val="20"/>
          <w:szCs w:val="20"/>
          <w:lang w:val="nl-BE"/>
        </w:rPr>
        <w:t>en nu de probleemzet</w:t>
      </w:r>
      <w:r>
        <w:rPr>
          <w:rFonts w:cs="Arial"/>
          <w:sz w:val="20"/>
          <w:szCs w:val="20"/>
          <w:lang w:val="nl-BE"/>
        </w:rPr>
        <w:t>:</w:t>
      </w:r>
      <w:r w:rsidRPr="00AD04D8">
        <w:rPr>
          <w:rFonts w:cs="Arial"/>
          <w:sz w:val="20"/>
          <w:szCs w:val="20"/>
          <w:lang w:val="nl-BE"/>
        </w:rPr>
        <w:t xml:space="preserve"> </w:t>
      </w:r>
    </w:p>
    <w:p w14:paraId="26AAFF58" w14:textId="77777777" w:rsidR="00FE28F2" w:rsidRPr="00AD04D8" w:rsidRDefault="00FE28F2" w:rsidP="00FE28F2">
      <w:pPr>
        <w:jc w:val="both"/>
        <w:rPr>
          <w:rFonts w:cs="Arial"/>
          <w:b/>
          <w:sz w:val="20"/>
          <w:szCs w:val="20"/>
          <w:lang w:val="nl-BE"/>
        </w:rPr>
      </w:pPr>
      <w:r w:rsidRPr="00AD04D8">
        <w:rPr>
          <w:rFonts w:cs="Arial"/>
          <w:b/>
          <w:sz w:val="20"/>
          <w:szCs w:val="20"/>
          <w:lang w:val="nl-BE"/>
        </w:rPr>
        <w:tab/>
        <w:t xml:space="preserve">4.Ld5 </w:t>
      </w:r>
    </w:p>
    <w:p w14:paraId="0912A1DF" w14:textId="77777777" w:rsidR="00FE28F2" w:rsidRPr="00AD04D8" w:rsidRDefault="00FE28F2" w:rsidP="00FE28F2">
      <w:pPr>
        <w:jc w:val="both"/>
        <w:rPr>
          <w:rFonts w:cs="Arial"/>
          <w:sz w:val="20"/>
          <w:szCs w:val="20"/>
          <w:lang w:val="nl-BE"/>
        </w:rPr>
      </w:pPr>
      <w:r w:rsidRPr="00AD04D8">
        <w:rPr>
          <w:rFonts w:cs="Arial"/>
          <w:sz w:val="20"/>
          <w:szCs w:val="20"/>
          <w:lang w:val="nl-BE"/>
        </w:rPr>
        <w:t xml:space="preserve">Alle andere zetten falen, bijvoor-beeld 4.Lc6? Kg3 en nu </w:t>
      </w:r>
      <w:r>
        <w:rPr>
          <w:rFonts w:cs="Arial"/>
          <w:sz w:val="20"/>
          <w:szCs w:val="20"/>
          <w:lang w:val="nl-BE"/>
        </w:rPr>
        <w:t>de zet 5.Ld5, die</w:t>
      </w:r>
      <w:r w:rsidRPr="00AD04D8">
        <w:rPr>
          <w:rFonts w:cs="Arial"/>
          <w:sz w:val="20"/>
          <w:szCs w:val="20"/>
          <w:lang w:val="nl-BE"/>
        </w:rPr>
        <w:t xml:space="preserve">  te laat het veld a8 on</w:t>
      </w:r>
      <w:r>
        <w:rPr>
          <w:rFonts w:cs="Arial"/>
          <w:sz w:val="20"/>
          <w:szCs w:val="20"/>
          <w:lang w:val="nl-BE"/>
        </w:rPr>
        <w:t>-</w:t>
      </w:r>
      <w:r w:rsidRPr="00AD04D8">
        <w:rPr>
          <w:rFonts w:cs="Arial"/>
          <w:sz w:val="20"/>
          <w:szCs w:val="20"/>
          <w:lang w:val="nl-BE"/>
        </w:rPr>
        <w:t>toegankelijk maakt voor de toren, want er volgt een lange overwin</w:t>
      </w:r>
      <w:r>
        <w:rPr>
          <w:rFonts w:cs="Arial"/>
          <w:sz w:val="20"/>
          <w:szCs w:val="20"/>
          <w:lang w:val="nl-BE"/>
        </w:rPr>
        <w:t>-</w:t>
      </w:r>
      <w:r w:rsidRPr="00AD04D8">
        <w:rPr>
          <w:rFonts w:cs="Arial"/>
          <w:sz w:val="20"/>
          <w:szCs w:val="20"/>
          <w:lang w:val="nl-BE"/>
        </w:rPr>
        <w:t>ningsmars van zwart</w:t>
      </w:r>
      <w:r>
        <w:rPr>
          <w:rFonts w:cs="Arial"/>
          <w:sz w:val="20"/>
          <w:szCs w:val="20"/>
          <w:lang w:val="nl-BE"/>
        </w:rPr>
        <w:t>,</w:t>
      </w:r>
      <w:r w:rsidRPr="00AD04D8">
        <w:rPr>
          <w:rFonts w:cs="Arial"/>
          <w:sz w:val="20"/>
          <w:szCs w:val="20"/>
          <w:lang w:val="nl-BE"/>
        </w:rPr>
        <w:t xml:space="preserve"> beginnend met:</w:t>
      </w:r>
      <w:r>
        <w:rPr>
          <w:rFonts w:cs="Arial"/>
          <w:sz w:val="20"/>
          <w:szCs w:val="20"/>
          <w:lang w:val="nl-BE"/>
        </w:rPr>
        <w:t xml:space="preserve"> </w:t>
      </w:r>
      <w:r w:rsidRPr="00AD04D8">
        <w:rPr>
          <w:rFonts w:cs="Arial"/>
          <w:sz w:val="20"/>
          <w:szCs w:val="20"/>
          <w:lang w:val="nl-BE"/>
        </w:rPr>
        <w:t xml:space="preserve">5…Td8 6.Lc6 Kf2 7.Lb5 Ta8 8.Lc6 Tf8 9.Lb5 Kg3 10.Le2 Kd8 11.La6 Tb8 12.Ld3 Ta8 13.Lb1 Ta1 14.d8D Txb1+ 15.Dd1 Txd1+ en mat. </w:t>
      </w:r>
    </w:p>
    <w:p w14:paraId="2AD8A5C1" w14:textId="77777777" w:rsidR="002E12FE" w:rsidRDefault="002E12FE" w:rsidP="0006539A">
      <w:pPr>
        <w:jc w:val="both"/>
        <w:outlineLvl w:val="0"/>
        <w:rPr>
          <w:rFonts w:cs="Arial"/>
          <w:b/>
          <w:sz w:val="20"/>
          <w:szCs w:val="20"/>
          <w:lang w:val="nl-BE"/>
        </w:rPr>
      </w:pPr>
    </w:p>
    <w:p w14:paraId="545BAA5D" w14:textId="77777777" w:rsidR="00D01CFF" w:rsidRDefault="00D01CFF" w:rsidP="0006539A">
      <w:pPr>
        <w:jc w:val="both"/>
        <w:outlineLvl w:val="0"/>
        <w:rPr>
          <w:rFonts w:cs="Arial"/>
          <w:b/>
          <w:sz w:val="20"/>
          <w:szCs w:val="20"/>
          <w:lang w:val="nl-BE"/>
        </w:rPr>
      </w:pPr>
    </w:p>
    <w:p w14:paraId="5BA3960A" w14:textId="77777777" w:rsidR="00CD0299" w:rsidRDefault="00CD0299" w:rsidP="0006539A">
      <w:pPr>
        <w:jc w:val="both"/>
        <w:outlineLvl w:val="0"/>
        <w:rPr>
          <w:rFonts w:cs="Arial"/>
          <w:b/>
          <w:sz w:val="20"/>
          <w:szCs w:val="20"/>
          <w:lang w:val="nl-BE"/>
        </w:rPr>
      </w:pPr>
    </w:p>
    <w:p w14:paraId="2DBFD8D2" w14:textId="77777777" w:rsidR="00CD0299" w:rsidRDefault="00CD0299" w:rsidP="0006539A">
      <w:pPr>
        <w:jc w:val="both"/>
        <w:outlineLvl w:val="0"/>
        <w:rPr>
          <w:rFonts w:cs="Arial"/>
          <w:b/>
          <w:sz w:val="20"/>
          <w:szCs w:val="20"/>
          <w:lang w:val="nl-BE"/>
        </w:rPr>
      </w:pPr>
    </w:p>
    <w:p w14:paraId="33EDCC4D" w14:textId="77777777" w:rsidR="002768E0" w:rsidRDefault="002768E0" w:rsidP="0006539A">
      <w:pPr>
        <w:jc w:val="both"/>
        <w:outlineLvl w:val="0"/>
        <w:rPr>
          <w:rFonts w:cs="Arial"/>
          <w:b/>
          <w:sz w:val="20"/>
          <w:szCs w:val="20"/>
          <w:lang w:val="nl-BE"/>
        </w:rPr>
      </w:pPr>
    </w:p>
    <w:p w14:paraId="44C381E9" w14:textId="77777777" w:rsidR="00FE28F2" w:rsidRPr="00AD04D8" w:rsidRDefault="00FE28F2" w:rsidP="00FE28F2">
      <w:pPr>
        <w:ind w:firstLine="708"/>
        <w:jc w:val="both"/>
        <w:outlineLvl w:val="0"/>
        <w:rPr>
          <w:rFonts w:cs="Arial"/>
          <w:b/>
          <w:sz w:val="20"/>
          <w:szCs w:val="20"/>
          <w:lang w:val="nl-BE"/>
        </w:rPr>
      </w:pPr>
      <w:r w:rsidRPr="00AD04D8">
        <w:rPr>
          <w:rFonts w:cs="Arial"/>
          <w:b/>
          <w:sz w:val="20"/>
          <w:szCs w:val="20"/>
          <w:lang w:val="nl-BE"/>
        </w:rPr>
        <w:t>4…</w:t>
      </w:r>
      <w:r w:rsidRPr="00AD04D8">
        <w:rPr>
          <w:rFonts w:cs="Arial"/>
          <w:b/>
          <w:sz w:val="20"/>
          <w:szCs w:val="20"/>
          <w:lang w:val="nl-BE"/>
        </w:rPr>
        <w:tab/>
      </w:r>
      <w:r w:rsidRPr="00AD04D8">
        <w:rPr>
          <w:rFonts w:cs="Arial"/>
          <w:b/>
          <w:sz w:val="20"/>
          <w:szCs w:val="20"/>
          <w:lang w:val="nl-BE"/>
        </w:rPr>
        <w:tab/>
        <w:t xml:space="preserve">Kg3 </w:t>
      </w:r>
    </w:p>
    <w:p w14:paraId="1B5B9C9E" w14:textId="77777777" w:rsidR="00FE28F2" w:rsidRPr="00AD04D8" w:rsidRDefault="00FE28F2" w:rsidP="00FE28F2">
      <w:pPr>
        <w:jc w:val="both"/>
        <w:rPr>
          <w:rFonts w:cs="Arial"/>
          <w:sz w:val="20"/>
          <w:szCs w:val="20"/>
          <w:lang w:val="nl-BE"/>
        </w:rPr>
      </w:pPr>
      <w:r w:rsidRPr="00AD04D8">
        <w:rPr>
          <w:rFonts w:cs="Arial"/>
          <w:sz w:val="20"/>
          <w:szCs w:val="20"/>
          <w:lang w:val="nl-BE"/>
        </w:rPr>
        <w:t>Zwart dekt nu eerst zijn pion zodat hij met de toren kan spelen, want na 4…Td8</w:t>
      </w:r>
      <w:r w:rsidR="00C77429">
        <w:rPr>
          <w:rFonts w:cs="Arial"/>
          <w:sz w:val="20"/>
          <w:szCs w:val="20"/>
          <w:lang w:val="nl-BE"/>
        </w:rPr>
        <w:t>?</w:t>
      </w:r>
      <w:r w:rsidRPr="00AD04D8">
        <w:rPr>
          <w:rFonts w:cs="Arial"/>
          <w:sz w:val="20"/>
          <w:szCs w:val="20"/>
          <w:lang w:val="nl-BE"/>
        </w:rPr>
        <w:t xml:space="preserve"> slaat wit de pion op h2, met remise. </w:t>
      </w:r>
    </w:p>
    <w:p w14:paraId="24940C20" w14:textId="77777777" w:rsidR="00FE28F2" w:rsidRDefault="00FE28F2" w:rsidP="00FE28F2">
      <w:pPr>
        <w:jc w:val="both"/>
        <w:rPr>
          <w:rFonts w:cs="Arial"/>
          <w:b/>
          <w:sz w:val="20"/>
          <w:szCs w:val="20"/>
          <w:lang w:val="nl-BE"/>
        </w:rPr>
      </w:pPr>
      <w:r w:rsidRPr="00AD04D8">
        <w:rPr>
          <w:rFonts w:cs="Arial"/>
          <w:b/>
          <w:sz w:val="20"/>
          <w:szCs w:val="20"/>
          <w:lang w:val="nl-BE"/>
        </w:rPr>
        <w:tab/>
        <w:t>5.Lg8</w:t>
      </w:r>
    </w:p>
    <w:p w14:paraId="5EA20057" w14:textId="77777777" w:rsidR="00FE28F2" w:rsidRPr="00501114" w:rsidRDefault="00FE28F2" w:rsidP="00FE28F2">
      <w:pPr>
        <w:jc w:val="both"/>
        <w:rPr>
          <w:rFonts w:cs="Arial"/>
          <w:sz w:val="20"/>
          <w:szCs w:val="20"/>
          <w:lang w:val="nl-BE"/>
        </w:rPr>
      </w:pPr>
      <w:r>
        <w:rPr>
          <w:rFonts w:cs="Arial"/>
          <w:sz w:val="20"/>
          <w:szCs w:val="20"/>
          <w:lang w:val="nl-BE"/>
        </w:rPr>
        <w:t>Een onverwacht offer.</w:t>
      </w:r>
    </w:p>
    <w:p w14:paraId="07F3E5D9" w14:textId="77777777" w:rsidR="00FE28F2" w:rsidRPr="00AD04D8" w:rsidRDefault="00FE28F2" w:rsidP="00FE28F2">
      <w:pPr>
        <w:jc w:val="both"/>
        <w:rPr>
          <w:rFonts w:cs="Arial"/>
          <w:b/>
          <w:sz w:val="20"/>
          <w:szCs w:val="20"/>
          <w:lang w:val="nl-BE"/>
        </w:rPr>
      </w:pPr>
      <w:r>
        <w:rPr>
          <w:rFonts w:cs="Arial"/>
          <w:b/>
          <w:sz w:val="20"/>
          <w:szCs w:val="20"/>
          <w:lang w:val="nl-BE"/>
        </w:rPr>
        <w:t xml:space="preserve"> </w:t>
      </w:r>
      <w:r>
        <w:rPr>
          <w:rFonts w:cs="Arial"/>
          <w:b/>
          <w:sz w:val="20"/>
          <w:szCs w:val="20"/>
          <w:lang w:val="nl-BE"/>
        </w:rPr>
        <w:tab/>
        <w:t>5…</w:t>
      </w:r>
      <w:r>
        <w:rPr>
          <w:rFonts w:cs="Arial"/>
          <w:b/>
          <w:sz w:val="20"/>
          <w:szCs w:val="20"/>
          <w:lang w:val="nl-BE"/>
        </w:rPr>
        <w:tab/>
      </w:r>
      <w:r>
        <w:rPr>
          <w:rFonts w:cs="Arial"/>
          <w:b/>
          <w:sz w:val="20"/>
          <w:szCs w:val="20"/>
          <w:lang w:val="nl-BE"/>
        </w:rPr>
        <w:tab/>
      </w:r>
      <w:r w:rsidRPr="00AD04D8">
        <w:rPr>
          <w:rFonts w:cs="Arial"/>
          <w:b/>
          <w:sz w:val="20"/>
          <w:szCs w:val="20"/>
          <w:lang w:val="nl-BE"/>
        </w:rPr>
        <w:t xml:space="preserve">Txg8 </w:t>
      </w:r>
    </w:p>
    <w:p w14:paraId="32C559F3" w14:textId="77777777" w:rsidR="00FE28F2" w:rsidRPr="00AD04D8" w:rsidRDefault="00FE28F2" w:rsidP="00FE28F2">
      <w:pPr>
        <w:jc w:val="both"/>
        <w:rPr>
          <w:rFonts w:cs="Arial"/>
          <w:b/>
          <w:sz w:val="20"/>
          <w:szCs w:val="20"/>
          <w:lang w:val="nl-BE"/>
        </w:rPr>
      </w:pPr>
      <w:r w:rsidRPr="00AD04D8">
        <w:rPr>
          <w:rFonts w:cs="Arial"/>
          <w:b/>
          <w:sz w:val="20"/>
          <w:szCs w:val="20"/>
          <w:lang w:val="nl-BE"/>
        </w:rPr>
        <w:tab/>
        <w:t xml:space="preserve">6.d8D(T) </w:t>
      </w:r>
      <w:r w:rsidRPr="00AD04D8">
        <w:rPr>
          <w:rFonts w:cs="Arial"/>
          <w:b/>
          <w:sz w:val="20"/>
          <w:szCs w:val="20"/>
          <w:lang w:val="nl-BE"/>
        </w:rPr>
        <w:tab/>
        <w:t xml:space="preserve">Txd8 </w:t>
      </w:r>
    </w:p>
    <w:p w14:paraId="581887E2" w14:textId="77777777" w:rsidR="00FE28F2" w:rsidRPr="00AD04D8" w:rsidRDefault="00FE28F2" w:rsidP="00FE28F2">
      <w:pPr>
        <w:jc w:val="both"/>
        <w:rPr>
          <w:rFonts w:cs="Arial"/>
          <w:sz w:val="20"/>
          <w:szCs w:val="20"/>
          <w:lang w:val="nl-BE"/>
        </w:rPr>
      </w:pPr>
      <w:r w:rsidRPr="00AD04D8">
        <w:rPr>
          <w:rFonts w:cs="Arial"/>
          <w:sz w:val="20"/>
          <w:szCs w:val="20"/>
          <w:lang w:val="nl-BE"/>
        </w:rPr>
        <w:t>En wit staat pat.</w:t>
      </w:r>
    </w:p>
    <w:p w14:paraId="4021C351" w14:textId="77777777" w:rsidR="00FE28F2" w:rsidRPr="00AD04D8" w:rsidRDefault="00FE28F2" w:rsidP="00FE28F2">
      <w:pPr>
        <w:jc w:val="both"/>
        <w:rPr>
          <w:rFonts w:cs="Arial"/>
          <w:sz w:val="20"/>
          <w:szCs w:val="20"/>
          <w:lang w:val="nl-BE"/>
        </w:rPr>
      </w:pPr>
    </w:p>
    <w:p w14:paraId="6A4EC893" w14:textId="77777777" w:rsidR="00FE28F2" w:rsidRPr="00AD04D8" w:rsidRDefault="00FE28F2" w:rsidP="00FE28F2">
      <w:pPr>
        <w:jc w:val="both"/>
        <w:rPr>
          <w:rFonts w:cs="Arial"/>
          <w:sz w:val="20"/>
          <w:szCs w:val="20"/>
          <w:lang w:val="nl-BE"/>
        </w:rPr>
      </w:pPr>
      <w:r w:rsidRPr="00AD04D8">
        <w:rPr>
          <w:rFonts w:cs="Arial"/>
          <w:sz w:val="20"/>
          <w:szCs w:val="20"/>
          <w:lang w:val="nl-BE"/>
        </w:rPr>
        <w:t xml:space="preserve">Het is een verbetering van een miniatuurtje van Jindrich Fritz: </w:t>
      </w:r>
    </w:p>
    <w:p w14:paraId="6B719A8C" w14:textId="77777777" w:rsidR="00FE28F2" w:rsidRPr="00AD04D8" w:rsidRDefault="00FE28F2" w:rsidP="00FE28F2">
      <w:pPr>
        <w:jc w:val="both"/>
        <w:rPr>
          <w:rFonts w:cs="Arial"/>
          <w:sz w:val="20"/>
          <w:szCs w:val="20"/>
          <w:lang w:val="nl-BE"/>
        </w:rPr>
      </w:pPr>
    </w:p>
    <w:p w14:paraId="0042E353" w14:textId="77777777" w:rsidR="00FE28F2" w:rsidRPr="00C77429" w:rsidRDefault="00FE28F2" w:rsidP="00FE28F2">
      <w:pPr>
        <w:jc w:val="both"/>
        <w:rPr>
          <w:rFonts w:cs="Arial"/>
          <w:sz w:val="20"/>
          <w:szCs w:val="20"/>
          <w:lang w:val="en-GB"/>
        </w:rPr>
      </w:pPr>
      <w:r w:rsidRPr="00C77429">
        <w:rPr>
          <w:rFonts w:cs="Arial"/>
          <w:sz w:val="20"/>
          <w:szCs w:val="20"/>
          <w:lang w:val="en-GB"/>
        </w:rPr>
        <w:t>Kh1 Lb1 d4 / Kc1 Th8 h2 =</w:t>
      </w:r>
    </w:p>
    <w:p w14:paraId="2117A160" w14:textId="77777777" w:rsidR="00FE28F2" w:rsidRPr="001D6918" w:rsidRDefault="00FE28F2" w:rsidP="00FE28F2">
      <w:pPr>
        <w:jc w:val="both"/>
        <w:rPr>
          <w:rFonts w:cs="Arial"/>
          <w:b/>
          <w:sz w:val="20"/>
          <w:szCs w:val="20"/>
          <w:lang w:val="en-GB"/>
        </w:rPr>
      </w:pPr>
    </w:p>
    <w:p w14:paraId="22969886" w14:textId="77777777" w:rsidR="00FE28F2" w:rsidRDefault="00FE28F2" w:rsidP="00FE28F2">
      <w:pPr>
        <w:jc w:val="both"/>
        <w:rPr>
          <w:rFonts w:cs="Arial"/>
          <w:sz w:val="20"/>
          <w:szCs w:val="20"/>
          <w:lang w:val="nl-BE"/>
        </w:rPr>
      </w:pPr>
      <w:r>
        <w:rPr>
          <w:rFonts w:cs="Arial"/>
          <w:sz w:val="20"/>
          <w:szCs w:val="20"/>
          <w:lang w:val="nl-BE"/>
        </w:rPr>
        <w:t>Het</w:t>
      </w:r>
      <w:r w:rsidRPr="00AD04D8">
        <w:rPr>
          <w:rFonts w:cs="Arial"/>
          <w:sz w:val="20"/>
          <w:szCs w:val="20"/>
          <w:lang w:val="nl-BE"/>
        </w:rPr>
        <w:t xml:space="preserve"> kreeg de eerste prijs</w:t>
      </w:r>
      <w:r w:rsidRPr="00AD04D8">
        <w:rPr>
          <w:rFonts w:cs="Arial"/>
          <w:i/>
          <w:sz w:val="20"/>
          <w:szCs w:val="20"/>
          <w:lang w:val="nl-BE"/>
        </w:rPr>
        <w:t xml:space="preserve"> </w:t>
      </w:r>
      <w:r w:rsidRPr="00AD04D8">
        <w:rPr>
          <w:rFonts w:cs="Arial"/>
          <w:sz w:val="20"/>
          <w:szCs w:val="20"/>
          <w:lang w:val="nl-BE"/>
        </w:rPr>
        <w:t xml:space="preserve">in </w:t>
      </w:r>
      <w:r w:rsidRPr="00AD04D8">
        <w:rPr>
          <w:rFonts w:cs="Arial"/>
          <w:i/>
          <w:sz w:val="20"/>
          <w:szCs w:val="20"/>
          <w:lang w:val="nl-BE"/>
        </w:rPr>
        <w:t>Revis</w:t>
      </w:r>
      <w:r>
        <w:rPr>
          <w:rFonts w:cs="Arial"/>
          <w:i/>
          <w:sz w:val="20"/>
          <w:szCs w:val="20"/>
          <w:lang w:val="nl-BE"/>
        </w:rPr>
        <w:t>-</w:t>
      </w:r>
      <w:r w:rsidRPr="00AD04D8">
        <w:rPr>
          <w:rFonts w:cs="Arial"/>
          <w:i/>
          <w:sz w:val="20"/>
          <w:szCs w:val="20"/>
          <w:lang w:val="nl-BE"/>
        </w:rPr>
        <w:t xml:space="preserve">ta Romana de Sah </w:t>
      </w:r>
      <w:r w:rsidRPr="00AD04D8">
        <w:rPr>
          <w:rFonts w:cs="Arial"/>
          <w:sz w:val="20"/>
          <w:szCs w:val="20"/>
          <w:lang w:val="nl-BE"/>
        </w:rPr>
        <w:t>(1973) met de oplossing 1.La2 Kd2 2.d5</w:t>
      </w:r>
      <w:r w:rsidR="002E40A4">
        <w:rPr>
          <w:rFonts w:cs="Arial"/>
          <w:sz w:val="20"/>
          <w:szCs w:val="20"/>
          <w:lang w:val="nl-BE"/>
        </w:rPr>
        <w:t xml:space="preserve"> Ke3 3.d6 </w:t>
      </w:r>
      <w:r w:rsidR="002E40A4">
        <w:rPr>
          <w:rFonts w:cs="Arial"/>
          <w:b/>
          <w:sz w:val="20"/>
          <w:szCs w:val="20"/>
          <w:lang w:val="nl-BE"/>
        </w:rPr>
        <w:t>Kf4?</w:t>
      </w:r>
      <w:r w:rsidRPr="00AD04D8">
        <w:rPr>
          <w:rFonts w:cs="Arial"/>
          <w:sz w:val="20"/>
          <w:szCs w:val="20"/>
          <w:lang w:val="nl-BE"/>
        </w:rPr>
        <w:t xml:space="preserve"> 4.d7 Kg3 5.Lg8 Txg8 6.d8D Txd8, pat. </w:t>
      </w:r>
    </w:p>
    <w:p w14:paraId="06661AD5" w14:textId="77777777" w:rsidR="00F3096A" w:rsidRDefault="00F3096A" w:rsidP="00FE28F2">
      <w:pPr>
        <w:jc w:val="both"/>
        <w:rPr>
          <w:rFonts w:cs="Arial"/>
          <w:sz w:val="20"/>
          <w:szCs w:val="20"/>
          <w:lang w:val="nl-BE"/>
        </w:rPr>
      </w:pPr>
    </w:p>
    <w:p w14:paraId="1620222A" w14:textId="77777777" w:rsidR="0078489B" w:rsidRDefault="00F3096A" w:rsidP="00FE28F2">
      <w:pPr>
        <w:jc w:val="both"/>
        <w:rPr>
          <w:rFonts w:cs="Arial"/>
          <w:sz w:val="20"/>
          <w:szCs w:val="20"/>
          <w:lang w:val="nl-BE"/>
        </w:rPr>
      </w:pPr>
      <w:r>
        <w:rPr>
          <w:rFonts w:cs="Arial"/>
          <w:sz w:val="20"/>
          <w:szCs w:val="20"/>
          <w:lang w:val="nl-BE"/>
        </w:rPr>
        <w:t>Maar ik kraakte de studie door</w:t>
      </w:r>
      <w:r w:rsidR="00465805">
        <w:rPr>
          <w:rFonts w:cs="Arial"/>
          <w:sz w:val="20"/>
          <w:szCs w:val="20"/>
          <w:lang w:val="nl-BE"/>
        </w:rPr>
        <w:t xml:space="preserve"> 1.La2 Kd2 2</w:t>
      </w:r>
      <w:r w:rsidR="000D6CD8">
        <w:rPr>
          <w:rFonts w:cs="Arial"/>
          <w:sz w:val="20"/>
          <w:szCs w:val="20"/>
          <w:lang w:val="nl-BE"/>
        </w:rPr>
        <w:t>.d5 Ke3 3.d6</w:t>
      </w:r>
      <w:r>
        <w:rPr>
          <w:rFonts w:cs="Arial"/>
          <w:sz w:val="20"/>
          <w:szCs w:val="20"/>
          <w:lang w:val="nl-BE"/>
        </w:rPr>
        <w:t xml:space="preserve"> </w:t>
      </w:r>
      <w:r w:rsidR="002E40A4">
        <w:rPr>
          <w:rFonts w:cs="Arial"/>
          <w:b/>
          <w:sz w:val="20"/>
          <w:szCs w:val="20"/>
          <w:lang w:val="nl-BE"/>
        </w:rPr>
        <w:t>3.</w:t>
      </w:r>
      <w:r w:rsidRPr="00A056EE">
        <w:rPr>
          <w:rFonts w:cs="Arial"/>
          <w:b/>
          <w:sz w:val="20"/>
          <w:szCs w:val="20"/>
          <w:lang w:val="nl-BE"/>
        </w:rPr>
        <w:t>Kf2</w:t>
      </w:r>
      <w:r w:rsidR="002E40A4">
        <w:rPr>
          <w:rFonts w:cs="Arial"/>
          <w:b/>
          <w:sz w:val="20"/>
          <w:szCs w:val="20"/>
          <w:lang w:val="nl-BE"/>
        </w:rPr>
        <w:t>!</w:t>
      </w:r>
      <w:r>
        <w:rPr>
          <w:rFonts w:cs="Arial"/>
          <w:sz w:val="20"/>
          <w:szCs w:val="20"/>
          <w:lang w:val="nl-BE"/>
        </w:rPr>
        <w:t xml:space="preserve"> te spelen en na 4.d7 Td8 5.Le6 Kg3 6.Lf5 Ta8 7.Lb1 Ta1 8.d8D Txb1+ 9.Db1 Txd1, is het mat.</w:t>
      </w:r>
      <w:r w:rsidR="001F5888">
        <w:rPr>
          <w:rFonts w:cs="Arial"/>
          <w:sz w:val="20"/>
          <w:szCs w:val="20"/>
          <w:lang w:val="nl-BE"/>
        </w:rPr>
        <w:t xml:space="preserve"> </w:t>
      </w:r>
    </w:p>
    <w:p w14:paraId="69CB755B" w14:textId="77777777" w:rsidR="00F3096A" w:rsidRPr="00AD04D8" w:rsidRDefault="001F5888" w:rsidP="00FE28F2">
      <w:pPr>
        <w:jc w:val="both"/>
        <w:rPr>
          <w:rFonts w:cs="Arial"/>
          <w:sz w:val="20"/>
          <w:szCs w:val="20"/>
          <w:lang w:val="nl-BE"/>
        </w:rPr>
      </w:pPr>
      <w:r>
        <w:rPr>
          <w:rFonts w:cs="Arial"/>
          <w:sz w:val="20"/>
          <w:szCs w:val="20"/>
          <w:lang w:val="nl-BE"/>
        </w:rPr>
        <w:t>En zwart wint.</w:t>
      </w:r>
    </w:p>
    <w:p w14:paraId="3D620491" w14:textId="77777777" w:rsidR="002725D7" w:rsidRPr="00F26870" w:rsidRDefault="00FE28F2" w:rsidP="00FE28F2">
      <w:pPr>
        <w:spacing w:line="190" w:lineRule="exact"/>
        <w:jc w:val="center"/>
        <w:outlineLvl w:val="0"/>
        <w:rPr>
          <w:rFonts w:cs="Arial"/>
          <w:b/>
          <w:sz w:val="20"/>
          <w:szCs w:val="20"/>
          <w:lang w:val="nl-BE"/>
        </w:rPr>
      </w:pPr>
      <w:r>
        <w:rPr>
          <w:rFonts w:cs="Arial"/>
          <w:sz w:val="20"/>
          <w:szCs w:val="20"/>
          <w:lang w:val="nl-BE"/>
        </w:rPr>
        <w:br w:type="page"/>
      </w:r>
      <w:r w:rsidR="00F60FC4">
        <w:rPr>
          <w:rFonts w:cs="Arial"/>
          <w:b/>
          <w:sz w:val="20"/>
          <w:szCs w:val="20"/>
          <w:lang w:val="nl-BE"/>
        </w:rPr>
        <w:lastRenderedPageBreak/>
        <w:t>- 81</w:t>
      </w:r>
      <w:r w:rsidR="002725D7" w:rsidRPr="00F26870">
        <w:rPr>
          <w:rFonts w:cs="Arial"/>
          <w:b/>
          <w:sz w:val="20"/>
          <w:szCs w:val="20"/>
          <w:lang w:val="nl-BE"/>
        </w:rPr>
        <w:t xml:space="preserve"> -</w:t>
      </w:r>
    </w:p>
    <w:p w14:paraId="745606B7" w14:textId="77777777" w:rsidR="002725D7" w:rsidRDefault="002725D7" w:rsidP="00E24D55">
      <w:pPr>
        <w:spacing w:line="190" w:lineRule="exact"/>
        <w:jc w:val="center"/>
        <w:outlineLvl w:val="0"/>
        <w:rPr>
          <w:rFonts w:cs="Arial"/>
          <w:i/>
          <w:sz w:val="20"/>
          <w:szCs w:val="20"/>
          <w:lang w:val="nl-BE"/>
        </w:rPr>
      </w:pPr>
    </w:p>
    <w:p w14:paraId="234C84BB"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 xml:space="preserve">Schaakschild, </w:t>
      </w:r>
      <w:r w:rsidRPr="00AD04D8">
        <w:rPr>
          <w:rFonts w:cs="Arial"/>
          <w:sz w:val="20"/>
          <w:szCs w:val="20"/>
          <w:lang w:val="nl-BE"/>
        </w:rPr>
        <w:t>1981</w:t>
      </w:r>
    </w:p>
    <w:p w14:paraId="498CC34A" w14:textId="77777777" w:rsidR="00E24D55" w:rsidRPr="00AD04D8" w:rsidRDefault="00E24D55" w:rsidP="00E24D55">
      <w:pPr>
        <w:spacing w:line="190" w:lineRule="exact"/>
        <w:jc w:val="center"/>
        <w:rPr>
          <w:lang w:val="nl-BE"/>
        </w:rPr>
      </w:pPr>
    </w:p>
    <w:p w14:paraId="382CC10E" w14:textId="77777777" w:rsidR="00E24D55" w:rsidRPr="00AD04D8" w:rsidRDefault="00E24D55" w:rsidP="00E24D55">
      <w:pPr>
        <w:jc w:val="center"/>
        <w:rPr>
          <w:rFonts w:cs="Arial"/>
          <w:sz w:val="20"/>
          <w:szCs w:val="20"/>
          <w:lang w:val="nl-BE"/>
        </w:rPr>
      </w:pPr>
      <w:r w:rsidRPr="00AD04D8">
        <w:rPr>
          <w:lang w:val="nl-BE"/>
        </w:rPr>
        <w:object w:dxaOrig="4700" w:dyaOrig="4704" w14:anchorId="4B571151">
          <v:shape id="_x0000_i1099" type="#_x0000_t75" style="width:154.5pt;height:153.4pt" o:ole="">
            <v:imagedata r:id="rId169" o:title=""/>
          </v:shape>
          <o:OLEObject Type="Embed" ProgID="CorelDRAW.Graphic.12" ShapeID="_x0000_i1099" DrawAspect="Content" ObjectID="_1587467511" r:id="rId170"/>
        </w:object>
      </w:r>
    </w:p>
    <w:p w14:paraId="27F70164" w14:textId="77777777" w:rsidR="00E24D55" w:rsidRPr="00AD04D8" w:rsidRDefault="00E24D55" w:rsidP="00E24D55">
      <w:pPr>
        <w:jc w:val="center"/>
        <w:rPr>
          <w:rFonts w:cs="Arial"/>
          <w:b/>
          <w:sz w:val="20"/>
          <w:szCs w:val="20"/>
          <w:lang w:val="nl-BE"/>
        </w:rPr>
      </w:pPr>
    </w:p>
    <w:p w14:paraId="49FD21DC"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sz w:val="20"/>
          <w:szCs w:val="20"/>
          <w:lang w:val="nl-BE"/>
        </w:rPr>
        <w:t xml:space="preserve">                              0041.01 g8d7</w:t>
      </w:r>
    </w:p>
    <w:p w14:paraId="0F08C82C" w14:textId="77777777" w:rsidR="00674F1E" w:rsidRPr="00AD04D8" w:rsidRDefault="00674F1E" w:rsidP="00E24D55">
      <w:pPr>
        <w:jc w:val="both"/>
        <w:rPr>
          <w:rFonts w:cs="Arial"/>
          <w:sz w:val="20"/>
          <w:szCs w:val="20"/>
          <w:lang w:val="nl-BE"/>
        </w:rPr>
      </w:pPr>
    </w:p>
    <w:p w14:paraId="5EF3EBE4"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1.Pe5+ </w:t>
      </w:r>
      <w:r w:rsidRPr="00AD04D8">
        <w:rPr>
          <w:rFonts w:cs="Arial"/>
          <w:b/>
          <w:sz w:val="20"/>
          <w:szCs w:val="20"/>
          <w:lang w:val="nl-BE"/>
        </w:rPr>
        <w:tab/>
      </w:r>
      <w:r w:rsidRPr="00AD04D8">
        <w:rPr>
          <w:rFonts w:cs="Arial"/>
          <w:b/>
          <w:sz w:val="20"/>
          <w:szCs w:val="20"/>
          <w:lang w:val="nl-BE"/>
        </w:rPr>
        <w:tab/>
        <w:t xml:space="preserve">Kd6 </w:t>
      </w:r>
    </w:p>
    <w:p w14:paraId="4EAD749A"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2.Pf7+ </w:t>
      </w:r>
      <w:r w:rsidRPr="00AD04D8">
        <w:rPr>
          <w:rFonts w:cs="Arial"/>
          <w:b/>
          <w:sz w:val="20"/>
          <w:szCs w:val="20"/>
          <w:lang w:val="nl-BE"/>
        </w:rPr>
        <w:tab/>
      </w:r>
      <w:r w:rsidRPr="00AD04D8">
        <w:rPr>
          <w:rFonts w:cs="Arial"/>
          <w:b/>
          <w:sz w:val="20"/>
          <w:szCs w:val="20"/>
          <w:lang w:val="nl-BE"/>
        </w:rPr>
        <w:tab/>
        <w:t xml:space="preserve">Ke7 </w:t>
      </w:r>
    </w:p>
    <w:p w14:paraId="6F5F0B90" w14:textId="77777777" w:rsidR="00E24D55" w:rsidRPr="00AD04D8" w:rsidRDefault="00E24D55" w:rsidP="00E24D55">
      <w:pPr>
        <w:jc w:val="both"/>
        <w:rPr>
          <w:rFonts w:cs="Arial"/>
          <w:b/>
          <w:sz w:val="20"/>
          <w:szCs w:val="20"/>
          <w:lang w:val="nl-BE"/>
        </w:rPr>
      </w:pPr>
      <w:r w:rsidRPr="00AD04D8">
        <w:rPr>
          <w:rFonts w:cs="Arial"/>
          <w:b/>
          <w:sz w:val="20"/>
          <w:szCs w:val="20"/>
          <w:lang w:val="nl-BE"/>
        </w:rPr>
        <w:tab/>
        <w:t>3.Ld5</w:t>
      </w:r>
    </w:p>
    <w:p w14:paraId="2C4B886D" w14:textId="77777777" w:rsidR="007127F4" w:rsidRDefault="00E24D55" w:rsidP="002725D7">
      <w:pPr>
        <w:jc w:val="both"/>
        <w:rPr>
          <w:rFonts w:cs="Arial"/>
          <w:sz w:val="20"/>
          <w:szCs w:val="20"/>
          <w:lang w:val="nl-BE"/>
        </w:rPr>
      </w:pPr>
      <w:r w:rsidRPr="00AD04D8">
        <w:rPr>
          <w:rFonts w:cs="Arial"/>
          <w:sz w:val="20"/>
          <w:szCs w:val="20"/>
          <w:lang w:val="nl-BE"/>
        </w:rPr>
        <w:t>Enige goede zet, want na 3.La2</w:t>
      </w:r>
      <w:r w:rsidR="00A5039A">
        <w:rPr>
          <w:rFonts w:cs="Arial"/>
          <w:sz w:val="20"/>
          <w:szCs w:val="20"/>
          <w:lang w:val="nl-BE"/>
        </w:rPr>
        <w:t>?</w:t>
      </w:r>
      <w:r w:rsidRPr="00AD04D8">
        <w:rPr>
          <w:rFonts w:cs="Arial"/>
          <w:sz w:val="20"/>
          <w:szCs w:val="20"/>
          <w:lang w:val="nl-BE"/>
        </w:rPr>
        <w:t xml:space="preserve"> Ke8 4.Ld5 Lc5 ontsnapt de zwarte loper. </w:t>
      </w:r>
    </w:p>
    <w:p w14:paraId="68BD93D7" w14:textId="77777777" w:rsidR="00696E93" w:rsidRPr="00696E93" w:rsidRDefault="00696E93" w:rsidP="002725D7">
      <w:pPr>
        <w:jc w:val="both"/>
        <w:rPr>
          <w:rFonts w:cs="Arial"/>
          <w:b/>
          <w:sz w:val="20"/>
          <w:szCs w:val="20"/>
          <w:lang w:val="nl-BE"/>
        </w:rPr>
      </w:pPr>
      <w:r>
        <w:rPr>
          <w:rFonts w:cs="Arial"/>
          <w:sz w:val="20"/>
          <w:szCs w:val="20"/>
          <w:lang w:val="nl-BE"/>
        </w:rPr>
        <w:tab/>
      </w:r>
      <w:r w:rsidRPr="00696E93">
        <w:rPr>
          <w:rFonts w:cs="Arial"/>
          <w:b/>
          <w:sz w:val="20"/>
          <w:szCs w:val="20"/>
          <w:lang w:val="nl-BE"/>
        </w:rPr>
        <w:t>3…</w:t>
      </w:r>
      <w:r w:rsidRPr="00696E93">
        <w:rPr>
          <w:rFonts w:cs="Arial"/>
          <w:b/>
          <w:sz w:val="20"/>
          <w:szCs w:val="20"/>
          <w:lang w:val="nl-BE"/>
        </w:rPr>
        <w:tab/>
      </w:r>
      <w:r w:rsidRPr="00696E93">
        <w:rPr>
          <w:rFonts w:cs="Arial"/>
          <w:b/>
          <w:sz w:val="20"/>
          <w:szCs w:val="20"/>
          <w:lang w:val="nl-BE"/>
        </w:rPr>
        <w:tab/>
        <w:t>b4</w:t>
      </w:r>
    </w:p>
    <w:p w14:paraId="4BDD7B91" w14:textId="77777777" w:rsidR="00175F28" w:rsidRDefault="00696E93" w:rsidP="00696E93">
      <w:pPr>
        <w:ind w:firstLine="708"/>
        <w:jc w:val="both"/>
        <w:outlineLvl w:val="0"/>
        <w:rPr>
          <w:rFonts w:cs="Arial"/>
          <w:b/>
          <w:sz w:val="20"/>
          <w:szCs w:val="20"/>
          <w:lang w:val="nl-BE"/>
        </w:rPr>
      </w:pPr>
      <w:r>
        <w:rPr>
          <w:rFonts w:cs="Arial"/>
          <w:b/>
          <w:sz w:val="20"/>
          <w:szCs w:val="20"/>
          <w:lang w:val="nl-BE"/>
        </w:rPr>
        <w:t>4.Lc4</w:t>
      </w:r>
      <w:r w:rsidR="00E24D55" w:rsidRPr="00AD04D8">
        <w:rPr>
          <w:rFonts w:cs="Arial"/>
          <w:b/>
          <w:sz w:val="20"/>
          <w:szCs w:val="20"/>
          <w:lang w:val="nl-BE"/>
        </w:rPr>
        <w:tab/>
      </w:r>
      <w:r w:rsidR="00E24D55" w:rsidRPr="00AD04D8">
        <w:rPr>
          <w:rFonts w:cs="Arial"/>
          <w:b/>
          <w:sz w:val="20"/>
          <w:szCs w:val="20"/>
          <w:lang w:val="nl-BE"/>
        </w:rPr>
        <w:tab/>
      </w:r>
    </w:p>
    <w:p w14:paraId="0ADA4910" w14:textId="77777777" w:rsidR="00A5039A" w:rsidRDefault="00A5039A" w:rsidP="00A07576">
      <w:pPr>
        <w:jc w:val="both"/>
        <w:outlineLvl w:val="0"/>
        <w:rPr>
          <w:rFonts w:cs="Arial"/>
          <w:sz w:val="20"/>
          <w:szCs w:val="20"/>
          <w:lang w:val="nl-BE"/>
        </w:rPr>
      </w:pPr>
      <w:r>
        <w:rPr>
          <w:rFonts w:cs="Arial"/>
          <w:sz w:val="20"/>
          <w:szCs w:val="20"/>
          <w:lang w:val="nl-BE"/>
        </w:rPr>
        <w:t>Ook de énige correcte zet: 4.Lb3? Ke8 5.La4+ Ke7 .Lb5 b3 7.La4 b2</w:t>
      </w:r>
    </w:p>
    <w:p w14:paraId="7331A70D" w14:textId="77777777" w:rsidR="00A07576" w:rsidRDefault="00A5039A" w:rsidP="00A07576">
      <w:pPr>
        <w:jc w:val="both"/>
        <w:outlineLvl w:val="0"/>
        <w:rPr>
          <w:rFonts w:cs="Arial"/>
          <w:sz w:val="20"/>
          <w:szCs w:val="20"/>
          <w:lang w:val="nl-BE"/>
        </w:rPr>
      </w:pPr>
      <w:r>
        <w:rPr>
          <w:rFonts w:cs="Arial"/>
          <w:sz w:val="20"/>
          <w:szCs w:val="20"/>
          <w:lang w:val="nl-BE"/>
        </w:rPr>
        <w:t xml:space="preserve">8.Lc2 b1D 9.Lxb1 Ka8 en de zwarte loper speelt mee. </w:t>
      </w:r>
      <w:r w:rsidR="00175F28">
        <w:rPr>
          <w:rFonts w:cs="Arial"/>
          <w:sz w:val="20"/>
          <w:szCs w:val="20"/>
          <w:lang w:val="nl-BE"/>
        </w:rPr>
        <w:t xml:space="preserve"> </w:t>
      </w:r>
    </w:p>
    <w:p w14:paraId="52E29F6C" w14:textId="77777777" w:rsidR="00E24D55" w:rsidRPr="00A07576" w:rsidRDefault="00A07576" w:rsidP="00A07576">
      <w:pPr>
        <w:jc w:val="both"/>
        <w:outlineLvl w:val="0"/>
        <w:rPr>
          <w:rFonts w:cs="Arial"/>
          <w:sz w:val="20"/>
          <w:szCs w:val="20"/>
          <w:lang w:val="nl-BE"/>
        </w:rPr>
      </w:pPr>
      <w:r>
        <w:rPr>
          <w:rFonts w:cs="Arial"/>
          <w:b/>
          <w:sz w:val="20"/>
          <w:szCs w:val="20"/>
          <w:lang w:val="nl-BE"/>
        </w:rPr>
        <w:t xml:space="preserve"> </w:t>
      </w:r>
      <w:r>
        <w:rPr>
          <w:rFonts w:cs="Arial"/>
          <w:b/>
          <w:sz w:val="20"/>
          <w:szCs w:val="20"/>
          <w:lang w:val="nl-BE"/>
        </w:rPr>
        <w:tab/>
      </w:r>
      <w:r w:rsidR="00175F28">
        <w:rPr>
          <w:rFonts w:cs="Arial"/>
          <w:b/>
          <w:sz w:val="20"/>
          <w:szCs w:val="20"/>
          <w:lang w:val="nl-BE"/>
        </w:rPr>
        <w:t>4…</w:t>
      </w:r>
      <w:r w:rsidR="00175F28">
        <w:rPr>
          <w:rFonts w:cs="Arial"/>
          <w:b/>
          <w:sz w:val="20"/>
          <w:szCs w:val="20"/>
          <w:lang w:val="nl-BE"/>
        </w:rPr>
        <w:tab/>
      </w:r>
      <w:r w:rsidR="00175F28">
        <w:rPr>
          <w:rFonts w:cs="Arial"/>
          <w:b/>
          <w:sz w:val="20"/>
          <w:szCs w:val="20"/>
          <w:lang w:val="nl-BE"/>
        </w:rPr>
        <w:tab/>
      </w:r>
      <w:r w:rsidR="00E24D55" w:rsidRPr="00AD04D8">
        <w:rPr>
          <w:rFonts w:cs="Arial"/>
          <w:b/>
          <w:sz w:val="20"/>
          <w:szCs w:val="20"/>
          <w:lang w:val="nl-BE"/>
        </w:rPr>
        <w:t xml:space="preserve">Ke8 </w:t>
      </w:r>
    </w:p>
    <w:p w14:paraId="5B0ADC42" w14:textId="77777777" w:rsidR="00175F28" w:rsidRDefault="00175F28" w:rsidP="004F16A8">
      <w:pPr>
        <w:jc w:val="both"/>
        <w:rPr>
          <w:rFonts w:cs="Arial"/>
          <w:sz w:val="20"/>
          <w:szCs w:val="20"/>
          <w:lang w:val="nl-BE"/>
        </w:rPr>
      </w:pPr>
      <w:r>
        <w:rPr>
          <w:rFonts w:cs="Arial"/>
          <w:sz w:val="20"/>
          <w:szCs w:val="20"/>
          <w:lang w:val="nl-BE"/>
        </w:rPr>
        <w:t>Na 4…b3</w:t>
      </w:r>
      <w:r w:rsidR="00C77429">
        <w:rPr>
          <w:rFonts w:cs="Arial"/>
          <w:sz w:val="20"/>
          <w:szCs w:val="20"/>
          <w:lang w:val="nl-BE"/>
        </w:rPr>
        <w:t>?</w:t>
      </w:r>
      <w:r>
        <w:rPr>
          <w:rFonts w:cs="Arial"/>
          <w:sz w:val="20"/>
          <w:szCs w:val="20"/>
          <w:lang w:val="nl-BE"/>
        </w:rPr>
        <w:t xml:space="preserve"> 5.Lxb3, zie verder.</w:t>
      </w:r>
    </w:p>
    <w:p w14:paraId="4AB0AAA4" w14:textId="77777777" w:rsidR="00E24D55" w:rsidRPr="00AD04D8" w:rsidRDefault="00E24D55" w:rsidP="004F16A8">
      <w:pPr>
        <w:jc w:val="both"/>
        <w:rPr>
          <w:rFonts w:cs="Arial"/>
          <w:b/>
          <w:sz w:val="20"/>
          <w:szCs w:val="20"/>
          <w:lang w:val="nl-BE"/>
        </w:rPr>
      </w:pPr>
      <w:r>
        <w:rPr>
          <w:rFonts w:cs="Arial"/>
          <w:b/>
          <w:sz w:val="20"/>
          <w:szCs w:val="20"/>
          <w:lang w:val="nl-BE"/>
        </w:rPr>
        <w:t xml:space="preserve">            </w:t>
      </w:r>
      <w:r w:rsidR="004F16A8">
        <w:rPr>
          <w:rFonts w:cs="Arial"/>
          <w:b/>
          <w:sz w:val="20"/>
          <w:szCs w:val="20"/>
          <w:lang w:val="nl-BE"/>
        </w:rPr>
        <w:t xml:space="preserve"> 5.Lb5+ </w:t>
      </w:r>
      <w:r w:rsidR="004F16A8">
        <w:rPr>
          <w:rFonts w:cs="Arial"/>
          <w:b/>
          <w:sz w:val="20"/>
          <w:szCs w:val="20"/>
          <w:lang w:val="nl-BE"/>
        </w:rPr>
        <w:tab/>
      </w:r>
      <w:r w:rsidRPr="00AD04D8">
        <w:rPr>
          <w:rFonts w:cs="Arial"/>
          <w:b/>
          <w:sz w:val="20"/>
          <w:szCs w:val="20"/>
          <w:lang w:val="nl-BE"/>
        </w:rPr>
        <w:t xml:space="preserve">Ke7 </w:t>
      </w:r>
    </w:p>
    <w:p w14:paraId="768F272C" w14:textId="77777777" w:rsidR="00E24D55" w:rsidRPr="00AD04D8" w:rsidRDefault="00E24D55" w:rsidP="00164402">
      <w:pPr>
        <w:pStyle w:val="Lijstopsomteken"/>
        <w:rPr>
          <w:lang w:val="nl-BE"/>
        </w:rPr>
      </w:pPr>
      <w:r>
        <w:rPr>
          <w:lang w:val="nl-BE"/>
        </w:rPr>
        <w:t xml:space="preserve">             </w:t>
      </w:r>
      <w:r w:rsidR="00164402" w:rsidRPr="00164402">
        <w:rPr>
          <w:b/>
          <w:lang w:val="nl-BE"/>
        </w:rPr>
        <w:t xml:space="preserve">6.La4 </w:t>
      </w:r>
      <w:r w:rsidR="00164402">
        <w:rPr>
          <w:lang w:val="nl-BE"/>
        </w:rPr>
        <w:tab/>
      </w:r>
      <w:r w:rsidR="00164402">
        <w:rPr>
          <w:lang w:val="nl-BE"/>
        </w:rPr>
        <w:tab/>
      </w:r>
      <w:r w:rsidR="00164402">
        <w:rPr>
          <w:b/>
          <w:lang w:val="nl-BE"/>
        </w:rPr>
        <w:t>Lh6</w:t>
      </w:r>
      <w:r w:rsidRPr="00AD04D8">
        <w:rPr>
          <w:lang w:val="nl-BE"/>
        </w:rPr>
        <w:t xml:space="preserve"> </w:t>
      </w:r>
    </w:p>
    <w:p w14:paraId="6CDEBBC4" w14:textId="77777777" w:rsidR="00D4613E" w:rsidRDefault="00A5039A" w:rsidP="00074394">
      <w:pPr>
        <w:jc w:val="both"/>
        <w:rPr>
          <w:rFonts w:cs="Arial"/>
          <w:b/>
          <w:sz w:val="20"/>
          <w:szCs w:val="20"/>
          <w:lang w:val="nl-BE"/>
        </w:rPr>
      </w:pPr>
      <w:r>
        <w:rPr>
          <w:rFonts w:cs="Arial"/>
          <w:b/>
          <w:sz w:val="20"/>
          <w:szCs w:val="20"/>
          <w:lang w:val="nl-BE"/>
        </w:rPr>
        <w:t xml:space="preserve">    </w:t>
      </w:r>
      <w:r w:rsidR="005D3B5D">
        <w:rPr>
          <w:rFonts w:cs="Arial"/>
          <w:b/>
          <w:sz w:val="20"/>
          <w:szCs w:val="20"/>
          <w:lang w:val="nl-BE"/>
        </w:rPr>
        <w:tab/>
      </w:r>
      <w:r w:rsidR="00164402">
        <w:rPr>
          <w:rFonts w:cs="Arial"/>
          <w:b/>
          <w:sz w:val="20"/>
          <w:szCs w:val="20"/>
          <w:lang w:val="nl-BE"/>
        </w:rPr>
        <w:t xml:space="preserve">7.Pxh6             </w:t>
      </w:r>
      <w:r w:rsidR="00E24D55">
        <w:rPr>
          <w:rFonts w:cs="Arial"/>
          <w:b/>
          <w:sz w:val="20"/>
          <w:szCs w:val="20"/>
          <w:lang w:val="nl-BE"/>
        </w:rPr>
        <w:t xml:space="preserve">        </w:t>
      </w:r>
      <w:r w:rsidR="00175F28">
        <w:rPr>
          <w:rFonts w:cs="Arial"/>
          <w:b/>
          <w:sz w:val="20"/>
          <w:szCs w:val="20"/>
          <w:lang w:val="nl-BE"/>
        </w:rPr>
        <w:t xml:space="preserve">  </w:t>
      </w:r>
    </w:p>
    <w:p w14:paraId="37D646EA" w14:textId="77777777" w:rsidR="00D4613E" w:rsidRDefault="00D4613E" w:rsidP="00074394">
      <w:pPr>
        <w:jc w:val="both"/>
        <w:rPr>
          <w:rFonts w:cs="Arial"/>
          <w:b/>
          <w:sz w:val="20"/>
          <w:szCs w:val="20"/>
          <w:lang w:val="nl-BE"/>
        </w:rPr>
      </w:pPr>
    </w:p>
    <w:p w14:paraId="326B4A76" w14:textId="77777777" w:rsidR="00D4613E" w:rsidRDefault="00D4613E" w:rsidP="00074394">
      <w:pPr>
        <w:jc w:val="both"/>
        <w:rPr>
          <w:rFonts w:cs="Arial"/>
          <w:b/>
          <w:sz w:val="20"/>
          <w:szCs w:val="20"/>
          <w:lang w:val="nl-BE"/>
        </w:rPr>
      </w:pPr>
    </w:p>
    <w:p w14:paraId="59146755" w14:textId="77777777" w:rsidR="00D4613E" w:rsidRDefault="00D4613E" w:rsidP="00074394">
      <w:pPr>
        <w:jc w:val="both"/>
        <w:rPr>
          <w:rFonts w:cs="Arial"/>
          <w:b/>
          <w:sz w:val="20"/>
          <w:szCs w:val="20"/>
          <w:lang w:val="nl-BE"/>
        </w:rPr>
      </w:pPr>
    </w:p>
    <w:p w14:paraId="7ECD193E" w14:textId="77777777" w:rsidR="00E24D55" w:rsidRDefault="00175F28" w:rsidP="00D4613E">
      <w:pPr>
        <w:ind w:firstLine="708"/>
        <w:jc w:val="both"/>
        <w:rPr>
          <w:rFonts w:cs="Arial"/>
          <w:b/>
          <w:sz w:val="20"/>
          <w:szCs w:val="20"/>
          <w:lang w:val="nl-BE"/>
        </w:rPr>
      </w:pPr>
      <w:r>
        <w:rPr>
          <w:rFonts w:cs="Arial"/>
          <w:b/>
          <w:sz w:val="20"/>
          <w:szCs w:val="20"/>
          <w:lang w:val="nl-BE"/>
        </w:rPr>
        <w:t xml:space="preserve"> </w:t>
      </w:r>
      <w:r w:rsidR="00074394">
        <w:rPr>
          <w:rFonts w:cs="Arial"/>
          <w:b/>
          <w:sz w:val="20"/>
          <w:szCs w:val="20"/>
          <w:lang w:val="nl-BE"/>
        </w:rPr>
        <w:t xml:space="preserve"> </w:t>
      </w:r>
    </w:p>
    <w:p w14:paraId="1D4E58E9" w14:textId="77777777" w:rsidR="00E24D55" w:rsidRDefault="00164402" w:rsidP="00E24D55">
      <w:pPr>
        <w:jc w:val="both"/>
        <w:rPr>
          <w:rFonts w:cs="Arial"/>
          <w:b/>
          <w:sz w:val="20"/>
          <w:szCs w:val="20"/>
          <w:lang w:val="nl-BE"/>
        </w:rPr>
      </w:pPr>
      <w:r>
        <w:rPr>
          <w:rFonts w:cs="Arial"/>
          <w:b/>
          <w:sz w:val="20"/>
          <w:szCs w:val="20"/>
          <w:lang w:val="nl-BE"/>
        </w:rPr>
        <w:t xml:space="preserve">        </w:t>
      </w:r>
    </w:p>
    <w:p w14:paraId="61B5A002" w14:textId="77777777" w:rsidR="00164402" w:rsidRDefault="00164402" w:rsidP="00E24D55">
      <w:pPr>
        <w:jc w:val="both"/>
        <w:rPr>
          <w:rFonts w:cs="Arial"/>
          <w:b/>
          <w:sz w:val="20"/>
          <w:szCs w:val="20"/>
          <w:lang w:val="nl-BE"/>
        </w:rPr>
      </w:pPr>
    </w:p>
    <w:p w14:paraId="0FC863DE" w14:textId="77777777" w:rsidR="00164402" w:rsidRPr="00164402" w:rsidRDefault="00164402" w:rsidP="00E24D55">
      <w:pPr>
        <w:jc w:val="both"/>
        <w:rPr>
          <w:rFonts w:cs="Arial"/>
          <w:b/>
          <w:sz w:val="20"/>
          <w:szCs w:val="20"/>
          <w:lang w:val="nl-BE"/>
        </w:rPr>
      </w:pPr>
    </w:p>
    <w:p w14:paraId="15ABE7C9" w14:textId="77777777" w:rsidR="007B3A6B" w:rsidRDefault="007B3A6B" w:rsidP="00E24D55">
      <w:pPr>
        <w:jc w:val="both"/>
        <w:rPr>
          <w:rFonts w:cs="Arial"/>
          <w:sz w:val="20"/>
          <w:szCs w:val="20"/>
          <w:lang w:val="nl-BE"/>
        </w:rPr>
      </w:pPr>
    </w:p>
    <w:p w14:paraId="7EE7BCF8" w14:textId="77777777" w:rsidR="00E24D55" w:rsidRDefault="007B3A6B" w:rsidP="007B3A6B">
      <w:pPr>
        <w:jc w:val="both"/>
        <w:rPr>
          <w:rFonts w:cs="Arial"/>
          <w:sz w:val="20"/>
          <w:szCs w:val="20"/>
          <w:lang w:val="nl-BE"/>
        </w:rPr>
      </w:pPr>
      <w:r>
        <w:rPr>
          <w:rFonts w:cs="Arial"/>
          <w:sz w:val="20"/>
          <w:szCs w:val="20"/>
          <w:lang w:val="nl-BE"/>
        </w:rPr>
        <w:t>Het tweelingb</w:t>
      </w:r>
      <w:r w:rsidR="00F55452">
        <w:rPr>
          <w:rFonts w:cs="Arial"/>
          <w:sz w:val="20"/>
          <w:szCs w:val="20"/>
          <w:lang w:val="nl-BE"/>
        </w:rPr>
        <w:t>roertje van de vorige studie verscheen eveneens</w:t>
      </w:r>
      <w:r>
        <w:rPr>
          <w:rFonts w:cs="Arial"/>
          <w:sz w:val="20"/>
          <w:szCs w:val="20"/>
          <w:lang w:val="nl-BE"/>
        </w:rPr>
        <w:t xml:space="preserve"> in </w:t>
      </w:r>
      <w:r w:rsidR="00E24D55" w:rsidRPr="00AD04D8">
        <w:rPr>
          <w:rFonts w:cs="Arial"/>
          <w:i/>
          <w:sz w:val="20"/>
          <w:szCs w:val="20"/>
          <w:lang w:val="nl-BE"/>
        </w:rPr>
        <w:t xml:space="preserve">Schaakschild, </w:t>
      </w:r>
      <w:r w:rsidR="00E24D55" w:rsidRPr="00AD04D8">
        <w:rPr>
          <w:rFonts w:cs="Arial"/>
          <w:sz w:val="20"/>
          <w:szCs w:val="20"/>
          <w:lang w:val="nl-BE"/>
        </w:rPr>
        <w:t>1981</w:t>
      </w:r>
      <w:r>
        <w:rPr>
          <w:rFonts w:cs="Arial"/>
          <w:sz w:val="20"/>
          <w:szCs w:val="20"/>
          <w:lang w:val="nl-BE"/>
        </w:rPr>
        <w:t>:</w:t>
      </w:r>
    </w:p>
    <w:p w14:paraId="1B4963B7" w14:textId="77777777" w:rsidR="007B3A6B" w:rsidRDefault="007B3A6B" w:rsidP="007B3A6B">
      <w:pPr>
        <w:jc w:val="both"/>
        <w:rPr>
          <w:rFonts w:cs="Arial"/>
          <w:sz w:val="20"/>
          <w:szCs w:val="20"/>
          <w:lang w:val="nl-BE"/>
        </w:rPr>
      </w:pPr>
    </w:p>
    <w:p w14:paraId="6983336D" w14:textId="77777777" w:rsidR="007B3A6B" w:rsidRPr="001355B8" w:rsidRDefault="003C621B" w:rsidP="007B3A6B">
      <w:pPr>
        <w:jc w:val="both"/>
        <w:rPr>
          <w:rFonts w:cs="Arial"/>
          <w:b/>
          <w:sz w:val="20"/>
          <w:szCs w:val="20"/>
          <w:lang w:val="en-GB"/>
        </w:rPr>
      </w:pPr>
      <w:r>
        <w:rPr>
          <w:rFonts w:cs="Arial"/>
          <w:b/>
          <w:sz w:val="20"/>
          <w:szCs w:val="20"/>
          <w:lang w:val="en-GB"/>
        </w:rPr>
        <w:t>Kg8 Lb</w:t>
      </w:r>
      <w:r w:rsidR="007B3A6B" w:rsidRPr="001355B8">
        <w:rPr>
          <w:rFonts w:cs="Arial"/>
          <w:b/>
          <w:sz w:val="20"/>
          <w:szCs w:val="20"/>
          <w:lang w:val="en-GB"/>
        </w:rPr>
        <w:t>3 Pc6 / Kd7 Lf8 a3 +</w:t>
      </w:r>
    </w:p>
    <w:p w14:paraId="6958D588" w14:textId="77777777" w:rsidR="007B3A6B" w:rsidRDefault="007B3A6B" w:rsidP="007B3A6B">
      <w:pPr>
        <w:jc w:val="both"/>
        <w:rPr>
          <w:rFonts w:cs="Arial"/>
          <w:b/>
          <w:sz w:val="20"/>
          <w:szCs w:val="20"/>
          <w:lang w:val="en-GB"/>
        </w:rPr>
      </w:pPr>
    </w:p>
    <w:p w14:paraId="1004A2B1" w14:textId="77777777" w:rsidR="00E24D55" w:rsidRPr="00AD04D8" w:rsidRDefault="007B3A6B" w:rsidP="007B3A6B">
      <w:pPr>
        <w:jc w:val="both"/>
        <w:rPr>
          <w:rFonts w:cs="Arial"/>
          <w:sz w:val="20"/>
          <w:szCs w:val="20"/>
          <w:lang w:val="nl-BE"/>
        </w:rPr>
      </w:pPr>
      <w:r w:rsidRPr="007B3A6B">
        <w:rPr>
          <w:rFonts w:cs="Arial"/>
          <w:sz w:val="20"/>
          <w:szCs w:val="20"/>
          <w:lang w:val="nl-BE"/>
        </w:rPr>
        <w:t>De pion van veld b5</w:t>
      </w:r>
      <w:r w:rsidR="00133CBB">
        <w:rPr>
          <w:rFonts w:cs="Arial"/>
          <w:sz w:val="20"/>
          <w:szCs w:val="20"/>
          <w:lang w:val="nl-BE"/>
        </w:rPr>
        <w:t xml:space="preserve"> is hier nu </w:t>
      </w:r>
      <w:r w:rsidRPr="007B3A6B">
        <w:rPr>
          <w:rFonts w:cs="Arial"/>
          <w:sz w:val="20"/>
          <w:szCs w:val="20"/>
          <w:lang w:val="nl-BE"/>
        </w:rPr>
        <w:t>ver</w:t>
      </w:r>
      <w:r w:rsidR="00133CBB">
        <w:rPr>
          <w:rFonts w:cs="Arial"/>
          <w:sz w:val="20"/>
          <w:szCs w:val="20"/>
          <w:lang w:val="nl-BE"/>
        </w:rPr>
        <w:t>-</w:t>
      </w:r>
      <w:r w:rsidRPr="007B3A6B">
        <w:rPr>
          <w:rFonts w:cs="Arial"/>
          <w:sz w:val="20"/>
          <w:szCs w:val="20"/>
          <w:lang w:val="nl-BE"/>
        </w:rPr>
        <w:t>huist naar veld</w:t>
      </w:r>
      <w:r>
        <w:rPr>
          <w:rFonts w:cs="Arial"/>
          <w:sz w:val="20"/>
          <w:szCs w:val="20"/>
          <w:lang w:val="nl-BE"/>
        </w:rPr>
        <w:t xml:space="preserve"> a3:</w:t>
      </w:r>
    </w:p>
    <w:p w14:paraId="1CE22370" w14:textId="77777777" w:rsidR="00E24D55" w:rsidRPr="007B3A6B" w:rsidRDefault="00E24D55" w:rsidP="00E24D55">
      <w:pPr>
        <w:jc w:val="both"/>
        <w:rPr>
          <w:rFonts w:cs="Arial"/>
          <w:sz w:val="20"/>
          <w:szCs w:val="20"/>
          <w:lang w:val="nl-BE"/>
        </w:rPr>
      </w:pPr>
      <w:r w:rsidRPr="00AD04D8">
        <w:rPr>
          <w:rFonts w:cs="Arial"/>
          <w:sz w:val="20"/>
          <w:szCs w:val="20"/>
          <w:lang w:val="nl-BE"/>
        </w:rPr>
        <w:t xml:space="preserve"> </w:t>
      </w:r>
      <w:r w:rsidR="007B3A6B">
        <w:rPr>
          <w:rFonts w:cs="Arial"/>
          <w:sz w:val="20"/>
          <w:szCs w:val="20"/>
          <w:lang w:val="nl-BE"/>
        </w:rPr>
        <w:tab/>
      </w:r>
      <w:r w:rsidRPr="00AD04D8">
        <w:rPr>
          <w:rFonts w:cs="Arial"/>
          <w:b/>
          <w:sz w:val="20"/>
          <w:szCs w:val="20"/>
          <w:lang w:val="nl-BE"/>
        </w:rPr>
        <w:t>1.Pe5+</w:t>
      </w:r>
      <w:r w:rsidRPr="00AD04D8">
        <w:rPr>
          <w:rFonts w:cs="Arial"/>
          <w:b/>
          <w:sz w:val="20"/>
          <w:szCs w:val="20"/>
          <w:lang w:val="nl-BE"/>
        </w:rPr>
        <w:tab/>
        <w:t xml:space="preserve"> </w:t>
      </w:r>
      <w:r w:rsidRPr="00AD04D8">
        <w:rPr>
          <w:rFonts w:cs="Arial"/>
          <w:b/>
          <w:sz w:val="20"/>
          <w:szCs w:val="20"/>
          <w:lang w:val="nl-BE"/>
        </w:rPr>
        <w:tab/>
        <w:t xml:space="preserve">Kd6 </w:t>
      </w:r>
    </w:p>
    <w:p w14:paraId="2A764FF0" w14:textId="77777777" w:rsidR="00E24D55" w:rsidRPr="00AD04D8" w:rsidRDefault="00E24D55" w:rsidP="00E24D55">
      <w:pPr>
        <w:spacing w:line="210" w:lineRule="exact"/>
        <w:jc w:val="both"/>
        <w:rPr>
          <w:rFonts w:cs="Arial"/>
          <w:b/>
          <w:sz w:val="20"/>
          <w:szCs w:val="20"/>
          <w:lang w:val="nl-BE"/>
        </w:rPr>
      </w:pPr>
      <w:r w:rsidRPr="00AD04D8">
        <w:rPr>
          <w:rFonts w:cs="Arial"/>
          <w:b/>
          <w:sz w:val="20"/>
          <w:szCs w:val="20"/>
          <w:lang w:val="nl-BE"/>
        </w:rPr>
        <w:tab/>
        <w:t>2.Pc4+</w:t>
      </w:r>
    </w:p>
    <w:p w14:paraId="17E57245" w14:textId="77777777" w:rsidR="00E24D55" w:rsidRPr="00F55C5F" w:rsidRDefault="00A07576" w:rsidP="00E24D55">
      <w:pPr>
        <w:spacing w:line="210" w:lineRule="exact"/>
        <w:jc w:val="both"/>
        <w:rPr>
          <w:rFonts w:cs="Arial"/>
          <w:sz w:val="20"/>
          <w:szCs w:val="20"/>
          <w:lang w:val="nl-BE"/>
        </w:rPr>
      </w:pPr>
      <w:r>
        <w:rPr>
          <w:rFonts w:cs="Arial"/>
          <w:sz w:val="20"/>
          <w:szCs w:val="20"/>
          <w:lang w:val="nl-BE"/>
        </w:rPr>
        <w:t>N</w:t>
      </w:r>
      <w:r w:rsidR="00113DBD">
        <w:rPr>
          <w:rFonts w:cs="Arial"/>
          <w:sz w:val="20"/>
          <w:szCs w:val="20"/>
          <w:lang w:val="nl-BE"/>
        </w:rPr>
        <w:t xml:space="preserve">iet </w:t>
      </w:r>
      <w:r w:rsidR="00E24D55" w:rsidRPr="00AD04D8">
        <w:rPr>
          <w:rFonts w:cs="Arial"/>
          <w:sz w:val="20"/>
          <w:szCs w:val="20"/>
          <w:lang w:val="nl-BE"/>
        </w:rPr>
        <w:t xml:space="preserve">2.Pf7+? Ke7 3.Ld5 en wit komt niet </w:t>
      </w:r>
      <w:r w:rsidR="0056777C">
        <w:rPr>
          <w:rFonts w:cs="Arial"/>
          <w:sz w:val="20"/>
          <w:szCs w:val="20"/>
          <w:lang w:val="nl-BE"/>
        </w:rPr>
        <w:t xml:space="preserve">verder na 3…a2  4.Lxa2 Ke8 en de zwarte loper </w:t>
      </w:r>
      <w:r w:rsidR="00E24D55">
        <w:rPr>
          <w:rFonts w:cs="Arial"/>
          <w:sz w:val="20"/>
          <w:szCs w:val="20"/>
          <w:lang w:val="nl-BE"/>
        </w:rPr>
        <w:t>ont</w:t>
      </w:r>
      <w:r w:rsidR="00E24D55" w:rsidRPr="00AD04D8">
        <w:rPr>
          <w:rFonts w:cs="Arial"/>
          <w:sz w:val="20"/>
          <w:szCs w:val="20"/>
          <w:lang w:val="nl-BE"/>
        </w:rPr>
        <w:t xml:space="preserve">snapt. </w:t>
      </w:r>
    </w:p>
    <w:p w14:paraId="585D90DD"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2…</w:t>
      </w:r>
      <w:r w:rsidRPr="00AD04D8">
        <w:rPr>
          <w:rFonts w:cs="Arial"/>
          <w:b/>
          <w:sz w:val="20"/>
          <w:szCs w:val="20"/>
          <w:lang w:val="nl-BE"/>
        </w:rPr>
        <w:tab/>
      </w:r>
      <w:r w:rsidRPr="00AD04D8">
        <w:rPr>
          <w:rFonts w:cs="Arial"/>
          <w:b/>
          <w:sz w:val="20"/>
          <w:szCs w:val="20"/>
          <w:lang w:val="nl-BE"/>
        </w:rPr>
        <w:tab/>
        <w:t xml:space="preserve">Ke7 </w:t>
      </w:r>
    </w:p>
    <w:p w14:paraId="188B5949" w14:textId="77777777" w:rsidR="00E24D55" w:rsidRPr="00AD04D8" w:rsidRDefault="00E24D55" w:rsidP="00E24D55">
      <w:pPr>
        <w:jc w:val="both"/>
        <w:rPr>
          <w:rFonts w:cs="Arial"/>
          <w:sz w:val="20"/>
          <w:szCs w:val="20"/>
          <w:lang w:val="nl-BE"/>
        </w:rPr>
      </w:pPr>
      <w:r w:rsidRPr="00AD04D8">
        <w:rPr>
          <w:rFonts w:cs="Arial"/>
          <w:sz w:val="20"/>
          <w:szCs w:val="20"/>
          <w:lang w:val="nl-BE"/>
        </w:rPr>
        <w:t>2…Kc5</w:t>
      </w:r>
      <w:r w:rsidR="00C77429">
        <w:rPr>
          <w:rFonts w:cs="Arial"/>
          <w:sz w:val="20"/>
          <w:szCs w:val="20"/>
          <w:lang w:val="nl-BE"/>
        </w:rPr>
        <w:t>?</w:t>
      </w:r>
      <w:r w:rsidRPr="00AD04D8">
        <w:rPr>
          <w:rFonts w:cs="Arial"/>
          <w:sz w:val="20"/>
          <w:szCs w:val="20"/>
          <w:lang w:val="nl-BE"/>
        </w:rPr>
        <w:t xml:space="preserve"> 3.Kxf8 Kb4 4.La2. en de eigen Koning komt helpen. </w:t>
      </w:r>
    </w:p>
    <w:p w14:paraId="34ED07AF" w14:textId="77777777" w:rsidR="0056777C" w:rsidRDefault="00E24D55" w:rsidP="00E24D55">
      <w:pPr>
        <w:jc w:val="both"/>
        <w:outlineLvl w:val="0"/>
        <w:rPr>
          <w:rFonts w:cs="Arial"/>
          <w:b/>
          <w:sz w:val="20"/>
          <w:szCs w:val="20"/>
          <w:lang w:val="nl-BE"/>
        </w:rPr>
      </w:pPr>
      <w:r w:rsidRPr="00AD04D8">
        <w:rPr>
          <w:rFonts w:cs="Arial"/>
          <w:b/>
          <w:sz w:val="20"/>
          <w:szCs w:val="20"/>
          <w:lang w:val="nl-BE"/>
        </w:rPr>
        <w:tab/>
        <w:t xml:space="preserve">3.Pe3 </w:t>
      </w:r>
      <w:r w:rsidRPr="00AD04D8">
        <w:rPr>
          <w:rFonts w:cs="Arial"/>
          <w:b/>
          <w:sz w:val="20"/>
          <w:szCs w:val="20"/>
          <w:lang w:val="nl-BE"/>
        </w:rPr>
        <w:tab/>
      </w:r>
      <w:r w:rsidRPr="00AD04D8">
        <w:rPr>
          <w:rFonts w:cs="Arial"/>
          <w:b/>
          <w:sz w:val="20"/>
          <w:szCs w:val="20"/>
          <w:lang w:val="nl-BE"/>
        </w:rPr>
        <w:tab/>
      </w:r>
    </w:p>
    <w:p w14:paraId="044C86F7" w14:textId="77777777" w:rsidR="0056777C" w:rsidRPr="0056777C" w:rsidRDefault="007B3A6B" w:rsidP="00E24D55">
      <w:pPr>
        <w:jc w:val="both"/>
        <w:outlineLvl w:val="0"/>
        <w:rPr>
          <w:rFonts w:cs="Arial"/>
          <w:sz w:val="20"/>
          <w:szCs w:val="20"/>
          <w:lang w:val="nl-BE"/>
        </w:rPr>
      </w:pPr>
      <w:r>
        <w:rPr>
          <w:rFonts w:cs="Arial"/>
          <w:sz w:val="20"/>
          <w:szCs w:val="20"/>
          <w:lang w:val="nl-BE"/>
        </w:rPr>
        <w:t>Na 3.Pxa3? bevrijdt zwart zich met</w:t>
      </w:r>
      <w:r w:rsidR="00A07576">
        <w:rPr>
          <w:rFonts w:cs="Arial"/>
          <w:sz w:val="20"/>
          <w:szCs w:val="20"/>
          <w:lang w:val="nl-BE"/>
        </w:rPr>
        <w:t xml:space="preserve"> </w:t>
      </w:r>
      <w:r w:rsidR="0056777C">
        <w:rPr>
          <w:rFonts w:cs="Arial"/>
          <w:sz w:val="20"/>
          <w:szCs w:val="20"/>
          <w:lang w:val="nl-BE"/>
        </w:rPr>
        <w:t>3…Lh6</w:t>
      </w:r>
      <w:r>
        <w:rPr>
          <w:rFonts w:cs="Arial"/>
          <w:sz w:val="20"/>
          <w:szCs w:val="20"/>
          <w:lang w:val="nl-BE"/>
        </w:rPr>
        <w:t>.</w:t>
      </w:r>
    </w:p>
    <w:p w14:paraId="06E262AA" w14:textId="77777777" w:rsidR="00E24D55" w:rsidRPr="00AD04D8" w:rsidRDefault="0056777C" w:rsidP="0056777C">
      <w:pPr>
        <w:ind w:firstLine="708"/>
        <w:jc w:val="both"/>
        <w:outlineLvl w:val="0"/>
        <w:rPr>
          <w:rFonts w:cs="Arial"/>
          <w:b/>
          <w:sz w:val="20"/>
          <w:szCs w:val="20"/>
          <w:lang w:val="nl-BE"/>
        </w:rPr>
      </w:pPr>
      <w:r>
        <w:rPr>
          <w:rFonts w:cs="Arial"/>
          <w:b/>
          <w:sz w:val="20"/>
          <w:szCs w:val="20"/>
          <w:lang w:val="nl-BE"/>
        </w:rPr>
        <w:t>3….</w:t>
      </w:r>
      <w:r>
        <w:rPr>
          <w:rFonts w:cs="Arial"/>
          <w:b/>
          <w:sz w:val="20"/>
          <w:szCs w:val="20"/>
          <w:lang w:val="nl-BE"/>
        </w:rPr>
        <w:tab/>
      </w:r>
      <w:r>
        <w:rPr>
          <w:rFonts w:cs="Arial"/>
          <w:b/>
          <w:sz w:val="20"/>
          <w:szCs w:val="20"/>
          <w:lang w:val="nl-BE"/>
        </w:rPr>
        <w:tab/>
      </w:r>
      <w:r w:rsidR="00E24D55" w:rsidRPr="00AD04D8">
        <w:rPr>
          <w:rFonts w:cs="Arial"/>
          <w:b/>
          <w:sz w:val="20"/>
          <w:szCs w:val="20"/>
          <w:lang w:val="nl-BE"/>
        </w:rPr>
        <w:t xml:space="preserve">Ke8 </w:t>
      </w:r>
    </w:p>
    <w:p w14:paraId="35EFB853" w14:textId="77777777" w:rsidR="0056777C" w:rsidRDefault="00113DBD" w:rsidP="00E24D55">
      <w:pPr>
        <w:jc w:val="both"/>
        <w:rPr>
          <w:rFonts w:cs="Arial"/>
          <w:sz w:val="20"/>
          <w:szCs w:val="20"/>
          <w:lang w:val="nl-BE"/>
        </w:rPr>
      </w:pPr>
      <w:r>
        <w:rPr>
          <w:rFonts w:cs="Arial"/>
          <w:sz w:val="20"/>
          <w:szCs w:val="20"/>
          <w:lang w:val="nl-BE"/>
        </w:rPr>
        <w:t>En</w:t>
      </w:r>
      <w:r w:rsidR="00C77429">
        <w:rPr>
          <w:rFonts w:cs="Arial"/>
          <w:sz w:val="20"/>
          <w:szCs w:val="20"/>
          <w:lang w:val="nl-BE"/>
        </w:rPr>
        <w:t xml:space="preserve"> niet 3…Lh6?</w:t>
      </w:r>
      <w:r w:rsidR="0056777C">
        <w:rPr>
          <w:rFonts w:cs="Arial"/>
          <w:sz w:val="20"/>
          <w:szCs w:val="20"/>
          <w:lang w:val="nl-BE"/>
        </w:rPr>
        <w:t xml:space="preserve"> wegens 4.Pf5+ en 5.Pxh6.</w:t>
      </w:r>
    </w:p>
    <w:p w14:paraId="487F1434" w14:textId="77777777" w:rsidR="00195A97" w:rsidRDefault="00E24D55" w:rsidP="00E24D55">
      <w:pPr>
        <w:jc w:val="both"/>
        <w:rPr>
          <w:rFonts w:cs="Arial"/>
          <w:b/>
          <w:sz w:val="20"/>
          <w:szCs w:val="20"/>
          <w:lang w:val="nl-BE"/>
        </w:rPr>
      </w:pPr>
      <w:r w:rsidRPr="00AD04D8">
        <w:rPr>
          <w:rFonts w:cs="Arial"/>
          <w:b/>
          <w:sz w:val="20"/>
          <w:szCs w:val="20"/>
          <w:lang w:val="nl-BE"/>
        </w:rPr>
        <w:tab/>
      </w:r>
      <w:r w:rsidRPr="0056777C">
        <w:rPr>
          <w:rFonts w:cs="Arial"/>
          <w:b/>
          <w:sz w:val="20"/>
          <w:szCs w:val="20"/>
          <w:lang w:val="nl-BE"/>
        </w:rPr>
        <w:t xml:space="preserve">4.Lf7+ </w:t>
      </w:r>
    </w:p>
    <w:p w14:paraId="4E36F6BE" w14:textId="77777777" w:rsidR="00195A97" w:rsidRPr="00195A97" w:rsidRDefault="00195A97" w:rsidP="00E24D55">
      <w:pPr>
        <w:jc w:val="both"/>
        <w:rPr>
          <w:rFonts w:cs="Arial"/>
          <w:sz w:val="20"/>
          <w:szCs w:val="20"/>
          <w:lang w:val="nl-BE"/>
        </w:rPr>
      </w:pPr>
      <w:r>
        <w:rPr>
          <w:rFonts w:cs="Arial"/>
          <w:sz w:val="20"/>
          <w:szCs w:val="20"/>
          <w:lang w:val="nl-BE"/>
        </w:rPr>
        <w:t xml:space="preserve">4.La4 Ke7 5.Lb3 Ke8 6.Lf7 Ke7      </w:t>
      </w:r>
    </w:p>
    <w:p w14:paraId="2DA4A76C" w14:textId="77777777" w:rsidR="00E24D55" w:rsidRPr="0056777C" w:rsidRDefault="00E24D55" w:rsidP="00E24D55">
      <w:pPr>
        <w:jc w:val="both"/>
        <w:rPr>
          <w:rFonts w:cs="Arial"/>
          <w:b/>
          <w:sz w:val="20"/>
          <w:szCs w:val="20"/>
          <w:lang w:val="nl-BE"/>
        </w:rPr>
      </w:pPr>
      <w:r w:rsidRPr="0056777C">
        <w:rPr>
          <w:rFonts w:cs="Arial"/>
          <w:b/>
          <w:sz w:val="20"/>
          <w:szCs w:val="20"/>
          <w:lang w:val="nl-BE"/>
        </w:rPr>
        <w:tab/>
      </w:r>
      <w:r w:rsidR="00195A97">
        <w:rPr>
          <w:rFonts w:cs="Arial"/>
          <w:b/>
          <w:sz w:val="20"/>
          <w:szCs w:val="20"/>
          <w:lang w:val="nl-BE"/>
        </w:rPr>
        <w:t>4…</w:t>
      </w:r>
      <w:r w:rsidR="00195A97">
        <w:rPr>
          <w:rFonts w:cs="Arial"/>
          <w:b/>
          <w:sz w:val="20"/>
          <w:szCs w:val="20"/>
          <w:lang w:val="nl-BE"/>
        </w:rPr>
        <w:tab/>
      </w:r>
      <w:r w:rsidR="00195A97">
        <w:rPr>
          <w:rFonts w:cs="Arial"/>
          <w:b/>
          <w:sz w:val="20"/>
          <w:szCs w:val="20"/>
          <w:lang w:val="nl-BE"/>
        </w:rPr>
        <w:tab/>
      </w:r>
      <w:r w:rsidRPr="0056777C">
        <w:rPr>
          <w:rFonts w:cs="Arial"/>
          <w:b/>
          <w:sz w:val="20"/>
          <w:szCs w:val="20"/>
          <w:lang w:val="nl-BE"/>
        </w:rPr>
        <w:t xml:space="preserve">Ke7 </w:t>
      </w:r>
    </w:p>
    <w:p w14:paraId="20B7B041" w14:textId="77777777" w:rsidR="0056777C" w:rsidRDefault="00E24D55" w:rsidP="00E24D55">
      <w:pPr>
        <w:jc w:val="both"/>
        <w:rPr>
          <w:rFonts w:cs="Arial"/>
          <w:b/>
          <w:sz w:val="20"/>
          <w:szCs w:val="20"/>
          <w:lang w:val="nl-BE"/>
        </w:rPr>
      </w:pPr>
      <w:r w:rsidRPr="0056777C">
        <w:rPr>
          <w:rFonts w:cs="Arial"/>
          <w:b/>
          <w:sz w:val="20"/>
          <w:szCs w:val="20"/>
          <w:lang w:val="nl-BE"/>
        </w:rPr>
        <w:tab/>
        <w:t xml:space="preserve">5.Pg4 </w:t>
      </w:r>
    </w:p>
    <w:p w14:paraId="41F1752C" w14:textId="77777777" w:rsidR="0056777C" w:rsidRDefault="0056777C" w:rsidP="00E24D55">
      <w:pPr>
        <w:jc w:val="both"/>
        <w:rPr>
          <w:rFonts w:cs="Arial"/>
          <w:sz w:val="20"/>
          <w:szCs w:val="20"/>
          <w:lang w:val="nl-BE"/>
        </w:rPr>
      </w:pPr>
      <w:r>
        <w:rPr>
          <w:rFonts w:cs="Arial"/>
          <w:sz w:val="20"/>
          <w:szCs w:val="20"/>
          <w:lang w:val="nl-BE"/>
        </w:rPr>
        <w:t>Nu is 5.Lh6 verhinderd.</w:t>
      </w:r>
    </w:p>
    <w:p w14:paraId="6728DE5E" w14:textId="77777777" w:rsidR="0056777C" w:rsidRPr="0056777C" w:rsidRDefault="0056777C" w:rsidP="00E24D55">
      <w:pPr>
        <w:jc w:val="both"/>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a2</w:t>
      </w:r>
    </w:p>
    <w:p w14:paraId="25E79DA2" w14:textId="77777777" w:rsidR="00E24D55" w:rsidRPr="0056777C" w:rsidRDefault="004E51E4" w:rsidP="004E51E4">
      <w:pPr>
        <w:ind w:left="708"/>
        <w:rPr>
          <w:rFonts w:cs="Arial"/>
          <w:b/>
          <w:sz w:val="20"/>
          <w:szCs w:val="20"/>
          <w:lang w:val="nl-BE"/>
        </w:rPr>
      </w:pPr>
      <w:r>
        <w:rPr>
          <w:rFonts w:cs="Arial"/>
          <w:b/>
          <w:sz w:val="20"/>
          <w:szCs w:val="20"/>
          <w:lang w:val="nl-BE"/>
        </w:rPr>
        <w:t xml:space="preserve">6.Lxa2 </w:t>
      </w:r>
      <w:r>
        <w:rPr>
          <w:rFonts w:cs="Arial"/>
          <w:b/>
          <w:sz w:val="20"/>
          <w:szCs w:val="20"/>
          <w:lang w:val="nl-BE"/>
        </w:rPr>
        <w:tab/>
        <w:t xml:space="preserve">             </w:t>
      </w:r>
      <w:r w:rsidR="00E24D55" w:rsidRPr="0056777C">
        <w:rPr>
          <w:rFonts w:cs="Arial"/>
          <w:b/>
          <w:sz w:val="20"/>
          <w:szCs w:val="20"/>
          <w:lang w:val="nl-BE"/>
        </w:rPr>
        <w:t>Ke8</w:t>
      </w:r>
    </w:p>
    <w:p w14:paraId="41970F64" w14:textId="77777777" w:rsidR="00E24D55" w:rsidRDefault="00E24D55" w:rsidP="00E24D55">
      <w:pPr>
        <w:jc w:val="both"/>
        <w:rPr>
          <w:rFonts w:cs="Arial"/>
          <w:b/>
          <w:sz w:val="20"/>
          <w:szCs w:val="20"/>
          <w:lang w:val="nl-BE"/>
        </w:rPr>
      </w:pPr>
      <w:r w:rsidRPr="0056777C">
        <w:rPr>
          <w:rFonts w:cs="Arial"/>
          <w:b/>
          <w:sz w:val="20"/>
          <w:szCs w:val="20"/>
          <w:lang w:val="nl-BE"/>
        </w:rPr>
        <w:tab/>
      </w:r>
      <w:r w:rsidRPr="00AD04D8">
        <w:rPr>
          <w:rFonts w:cs="Arial"/>
          <w:b/>
          <w:sz w:val="20"/>
          <w:szCs w:val="20"/>
          <w:lang w:val="nl-BE"/>
        </w:rPr>
        <w:t xml:space="preserve">7.Lf7+  </w:t>
      </w:r>
      <w:r w:rsidRPr="00AD04D8">
        <w:rPr>
          <w:rFonts w:cs="Arial"/>
          <w:b/>
          <w:sz w:val="20"/>
          <w:szCs w:val="20"/>
          <w:lang w:val="nl-BE"/>
        </w:rPr>
        <w:tab/>
      </w:r>
      <w:r w:rsidRPr="00AD04D8">
        <w:rPr>
          <w:rFonts w:cs="Arial"/>
          <w:b/>
          <w:sz w:val="20"/>
          <w:szCs w:val="20"/>
          <w:lang w:val="nl-BE"/>
        </w:rPr>
        <w:tab/>
        <w:t>Kd8</w:t>
      </w:r>
    </w:p>
    <w:p w14:paraId="5B364A5D" w14:textId="77777777" w:rsidR="00CF3F8D" w:rsidRPr="00F55452" w:rsidRDefault="005D3B5D" w:rsidP="00E24D55">
      <w:pPr>
        <w:jc w:val="both"/>
        <w:rPr>
          <w:rFonts w:cs="Arial"/>
          <w:sz w:val="20"/>
          <w:szCs w:val="20"/>
          <w:lang w:val="nl-BE"/>
        </w:rPr>
      </w:pPr>
      <w:r>
        <w:rPr>
          <w:rFonts w:cs="Arial"/>
          <w:sz w:val="20"/>
          <w:szCs w:val="20"/>
          <w:lang w:val="nl-BE"/>
        </w:rPr>
        <w:t>Na 7…Kd7</w:t>
      </w:r>
      <w:r w:rsidR="00C77429">
        <w:rPr>
          <w:rFonts w:cs="Arial"/>
          <w:sz w:val="20"/>
          <w:szCs w:val="20"/>
          <w:lang w:val="nl-BE"/>
        </w:rPr>
        <w:t>?</w:t>
      </w:r>
      <w:r>
        <w:rPr>
          <w:rFonts w:cs="Arial"/>
          <w:sz w:val="20"/>
          <w:szCs w:val="20"/>
          <w:lang w:val="nl-BE"/>
        </w:rPr>
        <w:t xml:space="preserve"> wint wit in 34 zetten,</w:t>
      </w:r>
      <w:r w:rsidR="000C3B04">
        <w:rPr>
          <w:rFonts w:cs="Arial"/>
          <w:sz w:val="20"/>
          <w:szCs w:val="20"/>
          <w:lang w:val="nl-BE"/>
        </w:rPr>
        <w:t xml:space="preserve"> en</w:t>
      </w:r>
      <w:r>
        <w:rPr>
          <w:rFonts w:cs="Arial"/>
          <w:sz w:val="20"/>
          <w:szCs w:val="20"/>
          <w:lang w:val="nl-BE"/>
        </w:rPr>
        <w:t xml:space="preserve"> </w:t>
      </w:r>
      <w:r w:rsidR="00F55452">
        <w:rPr>
          <w:rFonts w:cs="Arial"/>
          <w:sz w:val="20"/>
          <w:szCs w:val="20"/>
          <w:lang w:val="nl-BE"/>
        </w:rPr>
        <w:t>d</w:t>
      </w:r>
      <w:r w:rsidR="00CF3F8D">
        <w:rPr>
          <w:rFonts w:cs="Arial"/>
          <w:sz w:val="20"/>
          <w:szCs w:val="20"/>
          <w:lang w:val="nl-BE"/>
        </w:rPr>
        <w:t>e zwarte koning is moe:</w:t>
      </w:r>
    </w:p>
    <w:p w14:paraId="4CCFC639" w14:textId="77777777" w:rsidR="00E24D55" w:rsidRDefault="00E24D55" w:rsidP="00E24D55">
      <w:pPr>
        <w:jc w:val="both"/>
        <w:rPr>
          <w:rFonts w:cs="Arial"/>
          <w:b/>
          <w:sz w:val="20"/>
          <w:szCs w:val="20"/>
          <w:lang w:val="nl-BE"/>
        </w:rPr>
      </w:pPr>
      <w:r w:rsidRPr="00AD04D8">
        <w:rPr>
          <w:rFonts w:cs="Arial"/>
          <w:b/>
          <w:sz w:val="20"/>
          <w:szCs w:val="20"/>
          <w:lang w:val="nl-BE"/>
        </w:rPr>
        <w:tab/>
        <w:t xml:space="preserve">8.Kxf8 </w:t>
      </w:r>
    </w:p>
    <w:p w14:paraId="59F45CE3" w14:textId="77777777" w:rsidR="00D4613E" w:rsidRPr="00D4613E" w:rsidRDefault="00D4613E" w:rsidP="00E24D55">
      <w:pPr>
        <w:jc w:val="both"/>
        <w:rPr>
          <w:rFonts w:cs="Arial"/>
          <w:sz w:val="20"/>
          <w:szCs w:val="20"/>
          <w:lang w:val="nl-BE"/>
        </w:rPr>
      </w:pPr>
      <w:r w:rsidRPr="00D4613E">
        <w:rPr>
          <w:rFonts w:cs="Arial"/>
          <w:sz w:val="20"/>
          <w:szCs w:val="20"/>
          <w:lang w:val="nl-BE"/>
        </w:rPr>
        <w:t>Wit wint.</w:t>
      </w:r>
    </w:p>
    <w:p w14:paraId="0E9C44B0" w14:textId="77777777" w:rsidR="00C9554A" w:rsidRDefault="00C9554A" w:rsidP="00C9554A">
      <w:pPr>
        <w:spacing w:line="190" w:lineRule="exact"/>
        <w:rPr>
          <w:rFonts w:cs="Arial"/>
          <w:sz w:val="20"/>
          <w:szCs w:val="20"/>
          <w:lang w:val="nl-BE"/>
        </w:rPr>
      </w:pPr>
    </w:p>
    <w:p w14:paraId="1C03CDB6" w14:textId="77777777" w:rsidR="00D4613E" w:rsidRDefault="00D4613E" w:rsidP="00162E90">
      <w:pPr>
        <w:spacing w:line="190" w:lineRule="exact"/>
        <w:jc w:val="center"/>
        <w:rPr>
          <w:rFonts w:cs="Arial"/>
          <w:b/>
          <w:sz w:val="20"/>
          <w:szCs w:val="20"/>
          <w:lang w:val="nl-BE"/>
        </w:rPr>
      </w:pPr>
    </w:p>
    <w:p w14:paraId="58F77451" w14:textId="77777777" w:rsidR="00164402" w:rsidRDefault="00164402" w:rsidP="00EF0637">
      <w:pPr>
        <w:spacing w:line="190" w:lineRule="exact"/>
        <w:jc w:val="center"/>
        <w:rPr>
          <w:rFonts w:cs="Arial"/>
          <w:b/>
          <w:sz w:val="20"/>
          <w:szCs w:val="20"/>
          <w:lang w:val="nl-BE"/>
        </w:rPr>
      </w:pPr>
    </w:p>
    <w:p w14:paraId="28361FEB" w14:textId="77777777" w:rsidR="00164402" w:rsidRDefault="00164402" w:rsidP="00EF0637">
      <w:pPr>
        <w:spacing w:line="190" w:lineRule="exact"/>
        <w:jc w:val="center"/>
        <w:rPr>
          <w:rFonts w:cs="Arial"/>
          <w:b/>
          <w:sz w:val="20"/>
          <w:szCs w:val="20"/>
          <w:lang w:val="nl-BE"/>
        </w:rPr>
      </w:pPr>
    </w:p>
    <w:p w14:paraId="3F7341B4" w14:textId="77777777" w:rsidR="00CB31AD" w:rsidRPr="00AD04D8" w:rsidRDefault="00CB31AD" w:rsidP="00214905">
      <w:pPr>
        <w:spacing w:line="190" w:lineRule="exact"/>
        <w:jc w:val="center"/>
        <w:rPr>
          <w:rFonts w:cs="Arial"/>
          <w:b/>
          <w:sz w:val="20"/>
          <w:szCs w:val="20"/>
          <w:lang w:val="nl-BE"/>
        </w:rPr>
      </w:pPr>
      <w:r w:rsidRPr="00AD04D8">
        <w:rPr>
          <w:rFonts w:cs="Arial"/>
          <w:b/>
          <w:sz w:val="20"/>
          <w:szCs w:val="20"/>
          <w:lang w:val="nl-BE"/>
        </w:rPr>
        <w:lastRenderedPageBreak/>
        <w:t xml:space="preserve">- </w:t>
      </w:r>
      <w:r w:rsidR="00F60FC4">
        <w:rPr>
          <w:rFonts w:cs="Arial"/>
          <w:b/>
          <w:sz w:val="20"/>
          <w:szCs w:val="20"/>
          <w:lang w:val="nl-BE"/>
        </w:rPr>
        <w:t>82</w:t>
      </w:r>
      <w:r w:rsidRPr="00AD04D8">
        <w:rPr>
          <w:rFonts w:cs="Arial"/>
          <w:b/>
          <w:sz w:val="20"/>
          <w:szCs w:val="20"/>
          <w:lang w:val="nl-BE"/>
        </w:rPr>
        <w:t xml:space="preserve"> -</w:t>
      </w:r>
    </w:p>
    <w:p w14:paraId="43AC6D3C" w14:textId="77777777" w:rsidR="00881EC6" w:rsidRPr="00AD04D8" w:rsidRDefault="00881EC6" w:rsidP="00CB31AD">
      <w:pPr>
        <w:spacing w:line="190" w:lineRule="exact"/>
        <w:jc w:val="center"/>
        <w:rPr>
          <w:rFonts w:cs="Arial"/>
          <w:b/>
          <w:sz w:val="20"/>
          <w:szCs w:val="20"/>
          <w:lang w:val="nl-BE"/>
        </w:rPr>
      </w:pPr>
    </w:p>
    <w:p w14:paraId="48E75E47" w14:textId="77777777" w:rsidR="00CB31AD" w:rsidRPr="00AD04D8" w:rsidRDefault="00CB31AD" w:rsidP="00CB31AD">
      <w:pPr>
        <w:spacing w:line="190" w:lineRule="exact"/>
        <w:jc w:val="center"/>
        <w:outlineLvl w:val="0"/>
        <w:rPr>
          <w:rFonts w:cs="Arial"/>
          <w:sz w:val="20"/>
          <w:szCs w:val="20"/>
          <w:lang w:val="nl-BE"/>
        </w:rPr>
      </w:pPr>
      <w:r w:rsidRPr="00AD04D8">
        <w:rPr>
          <w:rFonts w:cs="Arial"/>
          <w:i/>
          <w:sz w:val="20"/>
          <w:szCs w:val="20"/>
          <w:lang w:val="nl-BE"/>
        </w:rPr>
        <w:t xml:space="preserve">EBUR, </w:t>
      </w:r>
      <w:r>
        <w:rPr>
          <w:rFonts w:cs="Arial"/>
          <w:sz w:val="20"/>
          <w:szCs w:val="20"/>
          <w:lang w:val="nl-BE"/>
        </w:rPr>
        <w:t>1989</w:t>
      </w:r>
    </w:p>
    <w:p w14:paraId="6F18AE92" w14:textId="77777777" w:rsidR="00CB31AD" w:rsidRPr="00AD04D8" w:rsidRDefault="00CB31AD" w:rsidP="00CB31AD">
      <w:pPr>
        <w:spacing w:line="190" w:lineRule="exact"/>
        <w:jc w:val="center"/>
        <w:rPr>
          <w:rFonts w:cs="Arial"/>
          <w:sz w:val="20"/>
          <w:szCs w:val="20"/>
          <w:lang w:val="nl-BE"/>
        </w:rPr>
      </w:pPr>
    </w:p>
    <w:p w14:paraId="20EDFCA5" w14:textId="77777777" w:rsidR="00E24D55" w:rsidRPr="00AD04D8" w:rsidRDefault="00E24D55" w:rsidP="00E24D55">
      <w:pPr>
        <w:jc w:val="center"/>
        <w:rPr>
          <w:rFonts w:cs="Arial"/>
          <w:b/>
          <w:sz w:val="20"/>
          <w:szCs w:val="20"/>
          <w:lang w:val="nl-BE"/>
        </w:rPr>
      </w:pPr>
      <w:r w:rsidRPr="00AD04D8">
        <w:rPr>
          <w:lang w:val="nl-BE"/>
        </w:rPr>
        <w:object w:dxaOrig="4700" w:dyaOrig="4704" w14:anchorId="66403A26">
          <v:shape id="_x0000_i1100" type="#_x0000_t75" style="width:154.5pt;height:153.4pt" o:ole="">
            <v:imagedata r:id="rId171" o:title=""/>
          </v:shape>
          <o:OLEObject Type="Embed" ProgID="CorelDRAW.Graphic.12" ShapeID="_x0000_i1100" DrawAspect="Content" ObjectID="_1587467512" r:id="rId172"/>
        </w:object>
      </w:r>
    </w:p>
    <w:p w14:paraId="6502051B" w14:textId="77777777" w:rsidR="00E24D55" w:rsidRPr="00AD04D8" w:rsidRDefault="00E24D55" w:rsidP="00E24D55">
      <w:pPr>
        <w:jc w:val="center"/>
        <w:rPr>
          <w:rFonts w:cs="Arial"/>
          <w:b/>
          <w:sz w:val="20"/>
          <w:szCs w:val="20"/>
          <w:lang w:val="nl-BE"/>
        </w:rPr>
      </w:pPr>
    </w:p>
    <w:p w14:paraId="198ABB5F"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sz w:val="20"/>
          <w:szCs w:val="20"/>
          <w:lang w:val="nl-BE"/>
        </w:rPr>
        <w:t xml:space="preserve">                              0040.11 b1g3</w:t>
      </w:r>
    </w:p>
    <w:p w14:paraId="7A42E7D3" w14:textId="77777777" w:rsidR="00E24D55" w:rsidRPr="00AD04D8" w:rsidRDefault="00E24D55" w:rsidP="00E24D55">
      <w:pPr>
        <w:jc w:val="both"/>
        <w:rPr>
          <w:rFonts w:cs="Arial"/>
          <w:sz w:val="20"/>
          <w:szCs w:val="20"/>
          <w:lang w:val="nl-BE"/>
        </w:rPr>
      </w:pPr>
    </w:p>
    <w:p w14:paraId="73C49252"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De aangevallen witte pion staat nog ver van het promotieveld en start met: </w:t>
      </w:r>
    </w:p>
    <w:p w14:paraId="572E399E"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1.h5 </w:t>
      </w:r>
      <w:r w:rsidRPr="00AD04D8">
        <w:rPr>
          <w:rFonts w:cs="Arial"/>
          <w:b/>
          <w:sz w:val="20"/>
          <w:szCs w:val="20"/>
          <w:lang w:val="nl-BE"/>
        </w:rPr>
        <w:tab/>
      </w:r>
      <w:r w:rsidRPr="00AD04D8">
        <w:rPr>
          <w:rFonts w:cs="Arial"/>
          <w:b/>
          <w:sz w:val="20"/>
          <w:szCs w:val="20"/>
          <w:lang w:val="nl-BE"/>
        </w:rPr>
        <w:tab/>
        <w:t xml:space="preserve">Ld4 </w:t>
      </w:r>
    </w:p>
    <w:p w14:paraId="2365368C" w14:textId="77777777" w:rsidR="00525612" w:rsidRDefault="00E24D55" w:rsidP="00525612">
      <w:pPr>
        <w:jc w:val="both"/>
        <w:rPr>
          <w:rFonts w:cs="Arial"/>
          <w:b/>
          <w:sz w:val="20"/>
          <w:szCs w:val="20"/>
          <w:lang w:val="nl-BE"/>
        </w:rPr>
      </w:pPr>
      <w:r w:rsidRPr="00AD04D8">
        <w:rPr>
          <w:rFonts w:cs="Arial"/>
          <w:sz w:val="20"/>
          <w:szCs w:val="20"/>
          <w:lang w:val="nl-BE"/>
        </w:rPr>
        <w:t xml:space="preserve">Dreigt 2…Le3 </w:t>
      </w:r>
    </w:p>
    <w:p w14:paraId="7CEA4BA8" w14:textId="77777777" w:rsidR="00E24D55" w:rsidRPr="00AD04D8" w:rsidRDefault="00E24D55" w:rsidP="00914A09">
      <w:pPr>
        <w:ind w:firstLine="708"/>
        <w:jc w:val="both"/>
        <w:rPr>
          <w:rFonts w:cs="Arial"/>
          <w:b/>
          <w:sz w:val="20"/>
          <w:szCs w:val="20"/>
          <w:lang w:val="nl-BE"/>
        </w:rPr>
      </w:pPr>
      <w:r w:rsidRPr="00AD04D8">
        <w:rPr>
          <w:rFonts w:cs="Arial"/>
          <w:b/>
          <w:sz w:val="20"/>
          <w:szCs w:val="20"/>
          <w:lang w:val="nl-BE"/>
        </w:rPr>
        <w:t xml:space="preserve">2.h6 </w:t>
      </w:r>
      <w:r w:rsidRPr="00AD04D8">
        <w:rPr>
          <w:rFonts w:cs="Arial"/>
          <w:b/>
          <w:sz w:val="20"/>
          <w:szCs w:val="20"/>
          <w:lang w:val="nl-BE"/>
        </w:rPr>
        <w:tab/>
      </w:r>
      <w:r w:rsidRPr="00AD04D8">
        <w:rPr>
          <w:rFonts w:cs="Arial"/>
          <w:b/>
          <w:sz w:val="20"/>
          <w:szCs w:val="20"/>
          <w:lang w:val="nl-BE"/>
        </w:rPr>
        <w:tab/>
        <w:t xml:space="preserve">Kg4 </w:t>
      </w:r>
    </w:p>
    <w:p w14:paraId="43657214" w14:textId="77777777" w:rsidR="00E24D55" w:rsidRPr="00AD04D8" w:rsidRDefault="00E24D55" w:rsidP="00E24D55">
      <w:pPr>
        <w:jc w:val="both"/>
        <w:rPr>
          <w:rFonts w:cs="Arial"/>
          <w:sz w:val="20"/>
          <w:szCs w:val="20"/>
          <w:lang w:val="nl-BE"/>
        </w:rPr>
      </w:pPr>
      <w:r w:rsidRPr="00AD04D8">
        <w:rPr>
          <w:rFonts w:cs="Arial"/>
          <w:sz w:val="20"/>
          <w:szCs w:val="20"/>
          <w:lang w:val="nl-BE"/>
        </w:rPr>
        <w:t>Dit is beter dan 2…Kf3</w:t>
      </w:r>
      <w:r w:rsidR="005D6EFC">
        <w:rPr>
          <w:rFonts w:cs="Arial"/>
          <w:sz w:val="20"/>
          <w:szCs w:val="20"/>
          <w:lang w:val="nl-BE"/>
        </w:rPr>
        <w:t>?</w:t>
      </w:r>
      <w:r w:rsidRPr="00AD04D8">
        <w:rPr>
          <w:rFonts w:cs="Arial"/>
          <w:sz w:val="20"/>
          <w:szCs w:val="20"/>
          <w:lang w:val="nl-BE"/>
        </w:rPr>
        <w:t xml:space="preserve"> 3.Lf8 e4 Lg7 e3 5.Lxd4 e2 6.Lc3</w:t>
      </w:r>
      <w:r>
        <w:rPr>
          <w:rFonts w:cs="Arial"/>
          <w:sz w:val="20"/>
          <w:szCs w:val="20"/>
          <w:lang w:val="nl-BE"/>
        </w:rPr>
        <w:t>, en de witte pion loopt door.</w:t>
      </w:r>
      <w:r w:rsidRPr="00AD04D8">
        <w:rPr>
          <w:rFonts w:cs="Arial"/>
          <w:sz w:val="20"/>
          <w:szCs w:val="20"/>
          <w:lang w:val="nl-BE"/>
        </w:rPr>
        <w:t>.</w:t>
      </w:r>
    </w:p>
    <w:p w14:paraId="25D64175"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3.Lc5 </w:t>
      </w:r>
    </w:p>
    <w:p w14:paraId="2799F754"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Natuurlijk niet 3.h7? e4 4.La3 en bijvoorbeeld 4…Kf5 5.Lb2 Kg6 en de witte pion haalt het niet. </w:t>
      </w:r>
    </w:p>
    <w:p w14:paraId="58B2127A" w14:textId="77777777" w:rsidR="00E24D55" w:rsidRPr="00AD04D8" w:rsidRDefault="00E24D55" w:rsidP="00E24D55">
      <w:pPr>
        <w:jc w:val="both"/>
        <w:rPr>
          <w:rFonts w:cs="Arial"/>
          <w:b/>
          <w:sz w:val="20"/>
          <w:szCs w:val="20"/>
          <w:lang w:val="nl-BE"/>
        </w:rPr>
      </w:pPr>
      <w:r w:rsidRPr="00AD04D8">
        <w:rPr>
          <w:rFonts w:cs="Arial"/>
          <w:b/>
          <w:sz w:val="20"/>
          <w:szCs w:val="20"/>
          <w:lang w:val="nl-BE"/>
        </w:rPr>
        <w:tab/>
        <w:t>3…</w:t>
      </w:r>
      <w:r w:rsidRPr="00AD04D8">
        <w:rPr>
          <w:rFonts w:cs="Arial"/>
          <w:b/>
          <w:sz w:val="20"/>
          <w:szCs w:val="20"/>
          <w:lang w:val="nl-BE"/>
        </w:rPr>
        <w:tab/>
      </w:r>
      <w:r w:rsidRPr="00AD04D8">
        <w:rPr>
          <w:rFonts w:cs="Arial"/>
          <w:b/>
          <w:sz w:val="20"/>
          <w:szCs w:val="20"/>
          <w:lang w:val="nl-BE"/>
        </w:rPr>
        <w:tab/>
        <w:t xml:space="preserve">Lc3 </w:t>
      </w:r>
    </w:p>
    <w:p w14:paraId="427BBEAB"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4.Kc2 </w:t>
      </w:r>
      <w:r w:rsidRPr="00AD04D8">
        <w:rPr>
          <w:rFonts w:cs="Arial"/>
          <w:b/>
          <w:sz w:val="20"/>
          <w:szCs w:val="20"/>
          <w:lang w:val="nl-BE"/>
        </w:rPr>
        <w:tab/>
      </w:r>
      <w:r w:rsidRPr="00AD04D8">
        <w:rPr>
          <w:rFonts w:cs="Arial"/>
          <w:b/>
          <w:sz w:val="20"/>
          <w:szCs w:val="20"/>
          <w:lang w:val="nl-BE"/>
        </w:rPr>
        <w:tab/>
        <w:t xml:space="preserve">La1 </w:t>
      </w:r>
    </w:p>
    <w:p w14:paraId="204E72A0"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5.Lb4 </w:t>
      </w:r>
    </w:p>
    <w:p w14:paraId="7C90290E" w14:textId="77777777" w:rsidR="00E24D55" w:rsidRPr="00AD04D8" w:rsidRDefault="00E24D55" w:rsidP="00E24D55">
      <w:pPr>
        <w:jc w:val="both"/>
        <w:rPr>
          <w:rFonts w:cs="Arial"/>
          <w:sz w:val="20"/>
          <w:szCs w:val="20"/>
          <w:lang w:val="nl-BE"/>
        </w:rPr>
      </w:pPr>
      <w:r w:rsidRPr="00AD04D8">
        <w:rPr>
          <w:rFonts w:cs="Arial"/>
          <w:sz w:val="20"/>
          <w:szCs w:val="20"/>
          <w:lang w:val="nl-BE"/>
        </w:rPr>
        <w:t>Maar niet 5.La3? e4 6.Lb2 Lxb2 7.Kxb2 e3, en beide pi</w:t>
      </w:r>
      <w:r w:rsidR="00724D8A">
        <w:rPr>
          <w:rFonts w:cs="Arial"/>
          <w:sz w:val="20"/>
          <w:szCs w:val="20"/>
          <w:lang w:val="nl-BE"/>
        </w:rPr>
        <w:t>onnen, wit en zwart, halen dame, zonder winst.</w:t>
      </w:r>
      <w:r w:rsidRPr="00AD04D8">
        <w:rPr>
          <w:rFonts w:cs="Arial"/>
          <w:sz w:val="20"/>
          <w:szCs w:val="20"/>
          <w:lang w:val="nl-BE"/>
        </w:rPr>
        <w:t xml:space="preserve"> </w:t>
      </w:r>
    </w:p>
    <w:p w14:paraId="4184027C" w14:textId="77777777" w:rsidR="00881EC6" w:rsidRDefault="00E24D55" w:rsidP="00B11291">
      <w:pPr>
        <w:jc w:val="both"/>
        <w:rPr>
          <w:rFonts w:cs="Arial"/>
          <w:b/>
          <w:sz w:val="20"/>
          <w:szCs w:val="20"/>
          <w:lang w:val="nl-BE"/>
        </w:rPr>
      </w:pPr>
      <w:r w:rsidRPr="00AD04D8">
        <w:rPr>
          <w:rFonts w:cs="Arial"/>
          <w:b/>
          <w:sz w:val="20"/>
          <w:szCs w:val="20"/>
          <w:lang w:val="nl-BE"/>
        </w:rPr>
        <w:tab/>
      </w:r>
    </w:p>
    <w:p w14:paraId="00602764" w14:textId="77777777" w:rsidR="00881EC6" w:rsidRDefault="00881EC6" w:rsidP="00B11291">
      <w:pPr>
        <w:jc w:val="both"/>
        <w:rPr>
          <w:rFonts w:cs="Arial"/>
          <w:b/>
          <w:sz w:val="20"/>
          <w:szCs w:val="20"/>
          <w:lang w:val="nl-BE"/>
        </w:rPr>
      </w:pPr>
    </w:p>
    <w:p w14:paraId="03D3E0BA" w14:textId="77777777" w:rsidR="00881EC6" w:rsidRDefault="00881EC6" w:rsidP="00B11291">
      <w:pPr>
        <w:jc w:val="both"/>
        <w:rPr>
          <w:rFonts w:cs="Arial"/>
          <w:b/>
          <w:sz w:val="20"/>
          <w:szCs w:val="20"/>
          <w:lang w:val="nl-BE"/>
        </w:rPr>
      </w:pPr>
    </w:p>
    <w:p w14:paraId="7260F84A" w14:textId="77777777" w:rsidR="00881EC6" w:rsidRDefault="00881EC6" w:rsidP="00B11291">
      <w:pPr>
        <w:jc w:val="both"/>
        <w:rPr>
          <w:rFonts w:cs="Arial"/>
          <w:b/>
          <w:sz w:val="20"/>
          <w:szCs w:val="20"/>
          <w:lang w:val="nl-BE"/>
        </w:rPr>
      </w:pPr>
    </w:p>
    <w:p w14:paraId="0D222A5B" w14:textId="77777777" w:rsidR="00881EC6" w:rsidRDefault="00881EC6" w:rsidP="00B11291">
      <w:pPr>
        <w:jc w:val="both"/>
        <w:rPr>
          <w:rFonts w:cs="Arial"/>
          <w:b/>
          <w:sz w:val="20"/>
          <w:szCs w:val="20"/>
          <w:lang w:val="nl-BE"/>
        </w:rPr>
      </w:pPr>
    </w:p>
    <w:p w14:paraId="72BF8EF1" w14:textId="77777777" w:rsidR="00E24D55" w:rsidRPr="00FA082E" w:rsidRDefault="00E24D55" w:rsidP="00881EC6">
      <w:pPr>
        <w:ind w:firstLine="708"/>
        <w:jc w:val="both"/>
        <w:rPr>
          <w:rFonts w:cs="Arial"/>
          <w:b/>
          <w:sz w:val="20"/>
          <w:szCs w:val="20"/>
          <w:lang w:val="en-GB"/>
        </w:rPr>
      </w:pPr>
      <w:r w:rsidRPr="001D6918">
        <w:rPr>
          <w:rFonts w:cs="Arial"/>
          <w:b/>
          <w:sz w:val="20"/>
          <w:szCs w:val="20"/>
          <w:lang w:val="en-GB"/>
        </w:rPr>
        <w:t>5…</w:t>
      </w:r>
      <w:r w:rsidRPr="001D6918">
        <w:rPr>
          <w:rFonts w:cs="Arial"/>
          <w:b/>
          <w:sz w:val="20"/>
          <w:szCs w:val="20"/>
          <w:lang w:val="en-GB"/>
        </w:rPr>
        <w:tab/>
      </w:r>
      <w:r w:rsidRPr="001D6918">
        <w:rPr>
          <w:rFonts w:cs="Arial"/>
          <w:b/>
          <w:sz w:val="20"/>
          <w:szCs w:val="20"/>
          <w:lang w:val="en-GB"/>
        </w:rPr>
        <w:tab/>
        <w:t xml:space="preserve">e4 </w:t>
      </w:r>
    </w:p>
    <w:p w14:paraId="39DBA1FF" w14:textId="77777777" w:rsidR="00E24D55" w:rsidRPr="001D6918" w:rsidRDefault="00E24D55" w:rsidP="00881EC6">
      <w:pPr>
        <w:jc w:val="both"/>
        <w:rPr>
          <w:rFonts w:cs="Arial"/>
          <w:b/>
          <w:sz w:val="20"/>
          <w:szCs w:val="20"/>
          <w:lang w:val="en-GB"/>
        </w:rPr>
      </w:pPr>
      <w:r w:rsidRPr="001D6918">
        <w:rPr>
          <w:rFonts w:cs="Arial"/>
          <w:b/>
          <w:sz w:val="20"/>
          <w:szCs w:val="20"/>
          <w:lang w:val="en-GB"/>
        </w:rPr>
        <w:tab/>
        <w:t xml:space="preserve">6.Lc3 </w:t>
      </w:r>
      <w:r w:rsidRPr="001D6918">
        <w:rPr>
          <w:rFonts w:cs="Arial"/>
          <w:b/>
          <w:sz w:val="20"/>
          <w:szCs w:val="20"/>
          <w:lang w:val="en-GB"/>
        </w:rPr>
        <w:tab/>
      </w:r>
      <w:r w:rsidRPr="001D6918">
        <w:rPr>
          <w:rFonts w:cs="Arial"/>
          <w:b/>
          <w:sz w:val="20"/>
          <w:szCs w:val="20"/>
          <w:lang w:val="en-GB"/>
        </w:rPr>
        <w:tab/>
        <w:t xml:space="preserve">Lxc3 </w:t>
      </w:r>
    </w:p>
    <w:p w14:paraId="39E28396" w14:textId="77777777" w:rsidR="00E24D55" w:rsidRPr="001D6918" w:rsidRDefault="00E24D55" w:rsidP="00E24D55">
      <w:pPr>
        <w:jc w:val="both"/>
        <w:rPr>
          <w:rFonts w:cs="Arial"/>
          <w:b/>
          <w:sz w:val="20"/>
          <w:szCs w:val="20"/>
          <w:lang w:val="en-GB"/>
        </w:rPr>
      </w:pPr>
      <w:r w:rsidRPr="001D6918">
        <w:rPr>
          <w:rFonts w:cs="Arial"/>
          <w:b/>
          <w:sz w:val="20"/>
          <w:szCs w:val="20"/>
          <w:lang w:val="en-GB"/>
        </w:rPr>
        <w:tab/>
        <w:t xml:space="preserve">7.Kxc3 </w:t>
      </w:r>
      <w:r w:rsidRPr="001D6918">
        <w:rPr>
          <w:rFonts w:cs="Arial"/>
          <w:b/>
          <w:sz w:val="20"/>
          <w:szCs w:val="20"/>
          <w:lang w:val="en-GB"/>
        </w:rPr>
        <w:tab/>
      </w:r>
      <w:r w:rsidRPr="001D6918">
        <w:rPr>
          <w:rFonts w:cs="Arial"/>
          <w:b/>
          <w:sz w:val="20"/>
          <w:szCs w:val="20"/>
          <w:lang w:val="en-GB"/>
        </w:rPr>
        <w:tab/>
        <w:t xml:space="preserve">e3 </w:t>
      </w:r>
    </w:p>
    <w:p w14:paraId="41DEE410" w14:textId="77777777" w:rsidR="00E24D55" w:rsidRPr="001D6918" w:rsidRDefault="00E24D55" w:rsidP="00E24D55">
      <w:pPr>
        <w:jc w:val="both"/>
        <w:rPr>
          <w:rFonts w:cs="Arial"/>
          <w:b/>
          <w:sz w:val="20"/>
          <w:szCs w:val="20"/>
          <w:lang w:val="en-GB"/>
        </w:rPr>
      </w:pPr>
      <w:r w:rsidRPr="001D6918">
        <w:rPr>
          <w:rFonts w:cs="Arial"/>
          <w:b/>
          <w:sz w:val="20"/>
          <w:szCs w:val="20"/>
          <w:lang w:val="en-GB"/>
        </w:rPr>
        <w:tab/>
        <w:t xml:space="preserve">8.h7 </w:t>
      </w:r>
      <w:r w:rsidRPr="001D6918">
        <w:rPr>
          <w:rFonts w:cs="Arial"/>
          <w:b/>
          <w:sz w:val="20"/>
          <w:szCs w:val="20"/>
          <w:lang w:val="en-GB"/>
        </w:rPr>
        <w:tab/>
      </w:r>
      <w:r w:rsidRPr="001D6918">
        <w:rPr>
          <w:rFonts w:cs="Arial"/>
          <w:b/>
          <w:sz w:val="20"/>
          <w:szCs w:val="20"/>
          <w:lang w:val="en-GB"/>
        </w:rPr>
        <w:tab/>
        <w:t xml:space="preserve">e2 </w:t>
      </w:r>
    </w:p>
    <w:p w14:paraId="1EE01A19" w14:textId="77777777" w:rsidR="00E24D55" w:rsidRPr="00AD04D8" w:rsidRDefault="00E24D55" w:rsidP="00E24D55">
      <w:pPr>
        <w:jc w:val="both"/>
        <w:rPr>
          <w:rFonts w:cs="Arial"/>
          <w:b/>
          <w:sz w:val="20"/>
          <w:szCs w:val="20"/>
          <w:lang w:val="nl-BE"/>
        </w:rPr>
      </w:pPr>
      <w:r w:rsidRPr="001D6918">
        <w:rPr>
          <w:rFonts w:cs="Arial"/>
          <w:b/>
          <w:sz w:val="20"/>
          <w:szCs w:val="20"/>
          <w:lang w:val="en-GB"/>
        </w:rPr>
        <w:tab/>
      </w:r>
      <w:r w:rsidRPr="00AD04D8">
        <w:rPr>
          <w:rFonts w:cs="Arial"/>
          <w:b/>
          <w:sz w:val="20"/>
          <w:szCs w:val="20"/>
          <w:lang w:val="nl-BE"/>
        </w:rPr>
        <w:t xml:space="preserve">9.Kd2 </w:t>
      </w:r>
    </w:p>
    <w:p w14:paraId="1655F438" w14:textId="77777777" w:rsidR="00B329DC" w:rsidRDefault="00E24D55" w:rsidP="00E24D55">
      <w:pPr>
        <w:jc w:val="both"/>
        <w:rPr>
          <w:rFonts w:cs="Arial"/>
          <w:sz w:val="20"/>
          <w:szCs w:val="20"/>
          <w:lang w:val="nl-BE"/>
        </w:rPr>
      </w:pPr>
      <w:r w:rsidRPr="00AD04D8">
        <w:rPr>
          <w:rFonts w:cs="Arial"/>
          <w:sz w:val="20"/>
          <w:szCs w:val="20"/>
          <w:lang w:val="nl-BE"/>
        </w:rPr>
        <w:t>Wit haalt toch het promotieveld.</w:t>
      </w:r>
    </w:p>
    <w:p w14:paraId="7A86D897" w14:textId="77777777" w:rsidR="00C62447" w:rsidRPr="00B329DC" w:rsidRDefault="00C62447" w:rsidP="00B329DC">
      <w:pPr>
        <w:jc w:val="both"/>
        <w:rPr>
          <w:rFonts w:cs="Arial"/>
          <w:sz w:val="20"/>
          <w:szCs w:val="20"/>
          <w:lang w:val="nl-BE"/>
        </w:rPr>
      </w:pPr>
    </w:p>
    <w:p w14:paraId="2230074D" w14:textId="77777777" w:rsidR="00C62447" w:rsidRDefault="00C62447" w:rsidP="00E24D55">
      <w:pPr>
        <w:spacing w:line="190" w:lineRule="exact"/>
        <w:jc w:val="center"/>
        <w:rPr>
          <w:rFonts w:cs="Arial"/>
          <w:b/>
          <w:sz w:val="20"/>
          <w:szCs w:val="20"/>
          <w:lang w:val="nl-BE"/>
        </w:rPr>
      </w:pPr>
    </w:p>
    <w:p w14:paraId="2794E4EC" w14:textId="77777777" w:rsidR="00B329DC" w:rsidRPr="00AD04D8" w:rsidRDefault="00B329DC" w:rsidP="00B329DC">
      <w:pPr>
        <w:spacing w:line="190" w:lineRule="exact"/>
        <w:jc w:val="center"/>
        <w:rPr>
          <w:rFonts w:cs="Arial"/>
          <w:b/>
          <w:sz w:val="20"/>
          <w:szCs w:val="20"/>
          <w:lang w:val="nl-BE"/>
        </w:rPr>
      </w:pPr>
      <w:r>
        <w:rPr>
          <w:rFonts w:cs="Arial"/>
          <w:b/>
          <w:sz w:val="20"/>
          <w:szCs w:val="20"/>
          <w:lang w:val="nl-BE"/>
        </w:rPr>
        <w:br w:type="page"/>
      </w:r>
      <w:r w:rsidRPr="00AD04D8">
        <w:rPr>
          <w:rFonts w:cs="Arial"/>
          <w:b/>
          <w:sz w:val="20"/>
          <w:szCs w:val="20"/>
          <w:lang w:val="nl-BE"/>
        </w:rPr>
        <w:lastRenderedPageBreak/>
        <w:t xml:space="preserve">- </w:t>
      </w:r>
      <w:r w:rsidR="00F60FC4">
        <w:rPr>
          <w:rFonts w:cs="Arial"/>
          <w:b/>
          <w:sz w:val="20"/>
          <w:szCs w:val="20"/>
          <w:lang w:val="nl-BE"/>
        </w:rPr>
        <w:t>83</w:t>
      </w:r>
      <w:r w:rsidRPr="00AD04D8">
        <w:rPr>
          <w:rFonts w:cs="Arial"/>
          <w:b/>
          <w:sz w:val="20"/>
          <w:szCs w:val="20"/>
          <w:lang w:val="nl-BE"/>
        </w:rPr>
        <w:t xml:space="preserve"> -</w:t>
      </w:r>
    </w:p>
    <w:p w14:paraId="161F044F" w14:textId="77777777" w:rsidR="00B329DC" w:rsidRPr="00AD04D8" w:rsidRDefault="00B329DC" w:rsidP="00B329DC">
      <w:pPr>
        <w:spacing w:line="190" w:lineRule="exact"/>
        <w:jc w:val="center"/>
        <w:rPr>
          <w:rFonts w:cs="Arial"/>
          <w:b/>
          <w:sz w:val="20"/>
          <w:szCs w:val="20"/>
          <w:lang w:val="nl-BE"/>
        </w:rPr>
      </w:pPr>
    </w:p>
    <w:p w14:paraId="3EF5049F" w14:textId="77777777" w:rsidR="00B329DC" w:rsidRPr="00AD04D8" w:rsidRDefault="00B329DC" w:rsidP="00B329DC">
      <w:pPr>
        <w:spacing w:line="190" w:lineRule="exact"/>
        <w:jc w:val="center"/>
        <w:outlineLvl w:val="0"/>
        <w:rPr>
          <w:rFonts w:cs="Arial"/>
          <w:sz w:val="20"/>
          <w:szCs w:val="20"/>
          <w:lang w:val="nl-BE"/>
        </w:rPr>
      </w:pPr>
      <w:r w:rsidRPr="00AD04D8">
        <w:rPr>
          <w:rFonts w:cs="Arial"/>
          <w:i/>
          <w:sz w:val="20"/>
          <w:szCs w:val="20"/>
          <w:lang w:val="nl-BE"/>
        </w:rPr>
        <w:t xml:space="preserve">EBUR, </w:t>
      </w:r>
      <w:r w:rsidRPr="00AD04D8">
        <w:rPr>
          <w:rFonts w:cs="Arial"/>
          <w:sz w:val="20"/>
          <w:szCs w:val="20"/>
          <w:lang w:val="nl-BE"/>
        </w:rPr>
        <w:t>1993</w:t>
      </w:r>
    </w:p>
    <w:p w14:paraId="58BF0AE5" w14:textId="77777777" w:rsidR="00B329DC" w:rsidRPr="00AD04D8" w:rsidRDefault="00B329DC" w:rsidP="00B329DC">
      <w:pPr>
        <w:spacing w:line="190" w:lineRule="exact"/>
        <w:jc w:val="center"/>
        <w:rPr>
          <w:rFonts w:cs="Arial"/>
          <w:sz w:val="20"/>
          <w:szCs w:val="20"/>
          <w:lang w:val="nl-BE"/>
        </w:rPr>
      </w:pPr>
    </w:p>
    <w:p w14:paraId="3411E9CE" w14:textId="77777777" w:rsidR="00B329DC" w:rsidRPr="00AD04D8" w:rsidRDefault="00B329DC" w:rsidP="00B329DC">
      <w:pPr>
        <w:jc w:val="center"/>
        <w:rPr>
          <w:rFonts w:cs="Arial"/>
          <w:b/>
          <w:sz w:val="20"/>
          <w:szCs w:val="20"/>
          <w:lang w:val="nl-BE"/>
        </w:rPr>
      </w:pPr>
      <w:r w:rsidRPr="00AD04D8">
        <w:rPr>
          <w:lang w:val="nl-BE"/>
        </w:rPr>
        <w:object w:dxaOrig="4700" w:dyaOrig="4704" w14:anchorId="4903A8F5">
          <v:shape id="_x0000_i1101" type="#_x0000_t75" style="width:154.5pt;height:153.4pt" o:ole="">
            <v:imagedata r:id="rId173" o:title=""/>
          </v:shape>
          <o:OLEObject Type="Embed" ProgID="CorelDRAW.Graphic.12" ShapeID="_x0000_i1101" DrawAspect="Content" ObjectID="_1587467513" r:id="rId174"/>
        </w:object>
      </w:r>
    </w:p>
    <w:p w14:paraId="2E434BEB" w14:textId="77777777" w:rsidR="00B329DC" w:rsidRPr="00AD04D8" w:rsidRDefault="00B329DC" w:rsidP="00B329DC">
      <w:pPr>
        <w:jc w:val="center"/>
        <w:rPr>
          <w:rFonts w:cs="Arial"/>
          <w:b/>
          <w:sz w:val="20"/>
          <w:szCs w:val="20"/>
          <w:lang w:val="nl-BE"/>
        </w:rPr>
      </w:pPr>
    </w:p>
    <w:p w14:paraId="66C4462B" w14:textId="77777777" w:rsidR="00B329DC" w:rsidRPr="00AD04D8" w:rsidRDefault="00B329DC" w:rsidP="00B329DC">
      <w:pPr>
        <w:jc w:val="center"/>
        <w:rPr>
          <w:rFonts w:cs="Arial"/>
          <w:sz w:val="20"/>
          <w:szCs w:val="20"/>
          <w:lang w:val="nl-BE"/>
        </w:rPr>
      </w:pPr>
      <w:r w:rsidRPr="00AD04D8">
        <w:rPr>
          <w:rFonts w:cs="Arial"/>
          <w:b/>
          <w:lang w:val="nl-BE"/>
        </w:rPr>
        <w:t>+</w:t>
      </w:r>
      <w:r w:rsidRPr="00AD04D8">
        <w:rPr>
          <w:rFonts w:cs="Arial"/>
          <w:sz w:val="20"/>
          <w:szCs w:val="20"/>
          <w:lang w:val="nl-BE"/>
        </w:rPr>
        <w:t xml:space="preserve">                              0010.12 g5b1</w:t>
      </w:r>
    </w:p>
    <w:p w14:paraId="12C4CA9F" w14:textId="77777777" w:rsidR="00B329DC" w:rsidRPr="00AD04D8" w:rsidRDefault="00B329DC" w:rsidP="00B329DC">
      <w:pPr>
        <w:jc w:val="center"/>
        <w:rPr>
          <w:rFonts w:cs="Arial"/>
          <w:b/>
          <w:sz w:val="20"/>
          <w:szCs w:val="20"/>
          <w:lang w:val="nl-BE"/>
        </w:rPr>
      </w:pPr>
    </w:p>
    <w:p w14:paraId="229DF7ED" w14:textId="77777777" w:rsidR="00B329DC" w:rsidRPr="00AD04D8" w:rsidRDefault="00B329DC" w:rsidP="00B329DC">
      <w:pPr>
        <w:jc w:val="both"/>
        <w:rPr>
          <w:rFonts w:cs="Arial"/>
          <w:sz w:val="20"/>
          <w:szCs w:val="20"/>
          <w:lang w:val="nl-BE"/>
        </w:rPr>
      </w:pPr>
      <w:r w:rsidRPr="00AD04D8">
        <w:rPr>
          <w:rFonts w:cs="Arial"/>
          <w:sz w:val="20"/>
          <w:szCs w:val="20"/>
          <w:lang w:val="nl-BE"/>
        </w:rPr>
        <w:t xml:space="preserve">Alles draait hier om veld e5 </w:t>
      </w:r>
    </w:p>
    <w:p w14:paraId="213D017D" w14:textId="77777777" w:rsidR="00B329DC" w:rsidRPr="00AD04D8" w:rsidRDefault="00B329DC" w:rsidP="00B329DC">
      <w:pPr>
        <w:jc w:val="both"/>
        <w:rPr>
          <w:rFonts w:cs="Arial"/>
          <w:sz w:val="20"/>
          <w:szCs w:val="20"/>
          <w:lang w:val="nl-BE"/>
        </w:rPr>
      </w:pPr>
      <w:r w:rsidRPr="00AD04D8">
        <w:rPr>
          <w:rFonts w:cs="Arial"/>
          <w:sz w:val="20"/>
          <w:szCs w:val="20"/>
          <w:lang w:val="nl-BE"/>
        </w:rPr>
        <w:t xml:space="preserve">            </w:t>
      </w:r>
      <w:r w:rsidRPr="00AD04D8">
        <w:rPr>
          <w:rFonts w:cs="Arial"/>
          <w:b/>
          <w:sz w:val="20"/>
          <w:szCs w:val="20"/>
          <w:lang w:val="nl-BE"/>
        </w:rPr>
        <w:t>1.Kf6</w:t>
      </w:r>
      <w:r w:rsidRPr="00AD04D8">
        <w:rPr>
          <w:rFonts w:cs="Arial"/>
          <w:sz w:val="20"/>
          <w:szCs w:val="20"/>
          <w:lang w:val="nl-BE"/>
        </w:rPr>
        <w:t xml:space="preserve">              </w:t>
      </w:r>
    </w:p>
    <w:p w14:paraId="3C6EC957" w14:textId="77777777" w:rsidR="00B329DC" w:rsidRPr="00AD04D8" w:rsidRDefault="00B329DC" w:rsidP="00B329DC">
      <w:pPr>
        <w:jc w:val="both"/>
        <w:rPr>
          <w:rFonts w:cs="Arial"/>
          <w:sz w:val="20"/>
          <w:szCs w:val="20"/>
          <w:lang w:val="nl-BE"/>
        </w:rPr>
      </w:pPr>
      <w:r w:rsidRPr="00AD04D8">
        <w:rPr>
          <w:rFonts w:cs="Arial"/>
          <w:sz w:val="20"/>
          <w:szCs w:val="20"/>
          <w:lang w:val="nl-BE"/>
        </w:rPr>
        <w:t xml:space="preserve">Te vroeg is </w:t>
      </w:r>
    </w:p>
    <w:p w14:paraId="012ED98A" w14:textId="77777777" w:rsidR="00B329DC" w:rsidRPr="00AD04D8" w:rsidRDefault="00B329DC" w:rsidP="00021475">
      <w:pPr>
        <w:numPr>
          <w:ilvl w:val="0"/>
          <w:numId w:val="13"/>
        </w:numPr>
        <w:jc w:val="both"/>
        <w:rPr>
          <w:rFonts w:cs="Arial"/>
          <w:sz w:val="20"/>
          <w:szCs w:val="20"/>
          <w:lang w:val="nl-BE"/>
        </w:rPr>
      </w:pPr>
      <w:r w:rsidRPr="00B329DC">
        <w:rPr>
          <w:rFonts w:cs="Arial"/>
          <w:sz w:val="20"/>
          <w:szCs w:val="20"/>
          <w:lang w:val="de-DE"/>
        </w:rPr>
        <w:t xml:space="preserve">1.e4? Ka2 </w:t>
      </w:r>
      <w:r w:rsidRPr="00B329DC">
        <w:rPr>
          <w:rFonts w:cs="Arial"/>
          <w:i/>
          <w:sz w:val="20"/>
          <w:szCs w:val="20"/>
          <w:lang w:val="de-DE"/>
        </w:rPr>
        <w:t xml:space="preserve">(1…e5 2.Ld6) </w:t>
      </w:r>
      <w:r w:rsidRPr="00B329DC">
        <w:rPr>
          <w:rFonts w:cs="Arial"/>
          <w:sz w:val="20"/>
          <w:szCs w:val="20"/>
          <w:lang w:val="de-DE"/>
        </w:rPr>
        <w:t xml:space="preserve">2.Lc1 e5 3.Kf5 Kb1 4.La3 Ka2 met remise. </w:t>
      </w:r>
      <w:r w:rsidRPr="00AD04D8">
        <w:rPr>
          <w:rFonts w:cs="Arial"/>
          <w:sz w:val="20"/>
          <w:szCs w:val="20"/>
          <w:lang w:val="nl-BE"/>
        </w:rPr>
        <w:t>Ook fout is</w:t>
      </w:r>
    </w:p>
    <w:p w14:paraId="7D5C28D1" w14:textId="77777777" w:rsidR="00B329DC" w:rsidRPr="00AD04D8" w:rsidRDefault="00B329DC" w:rsidP="00021475">
      <w:pPr>
        <w:numPr>
          <w:ilvl w:val="0"/>
          <w:numId w:val="13"/>
        </w:numPr>
        <w:jc w:val="both"/>
        <w:rPr>
          <w:rFonts w:cs="Arial"/>
          <w:sz w:val="20"/>
          <w:szCs w:val="20"/>
          <w:lang w:val="nl-BE"/>
        </w:rPr>
      </w:pPr>
      <w:r w:rsidRPr="00AD04D8">
        <w:rPr>
          <w:rFonts w:cs="Arial"/>
          <w:sz w:val="20"/>
          <w:szCs w:val="20"/>
          <w:lang w:val="nl-BE"/>
        </w:rPr>
        <w:t>1.Ld6? Kc2 2.Le5 Kd2 3.e4 Ke3 en de witte pion sneuvelt op de volgende zet. Tenslotte faalt eveneens</w:t>
      </w:r>
      <w:r>
        <w:rPr>
          <w:rFonts w:cs="Arial"/>
          <w:sz w:val="20"/>
          <w:szCs w:val="20"/>
          <w:lang w:val="nl-BE"/>
        </w:rPr>
        <w:t>:</w:t>
      </w:r>
    </w:p>
    <w:p w14:paraId="5396E824" w14:textId="77777777" w:rsidR="00B329DC" w:rsidRPr="00AD04D8" w:rsidRDefault="00B329DC" w:rsidP="00021475">
      <w:pPr>
        <w:numPr>
          <w:ilvl w:val="0"/>
          <w:numId w:val="13"/>
        </w:numPr>
        <w:jc w:val="both"/>
        <w:rPr>
          <w:rFonts w:cs="Arial"/>
          <w:sz w:val="20"/>
          <w:szCs w:val="20"/>
          <w:lang w:val="nl-BE"/>
        </w:rPr>
      </w:pPr>
      <w:r w:rsidRPr="00AD04D8">
        <w:rPr>
          <w:rFonts w:cs="Arial"/>
          <w:sz w:val="20"/>
          <w:szCs w:val="20"/>
          <w:lang w:val="nl-BE"/>
        </w:rPr>
        <w:t>1.Kf4? op 1…Ka2 2.Lc1 b2 3.Lxb2 Kxb2 4.Ke5 Kc3 5.e4 Kd3 en wit moet de winst op</w:t>
      </w:r>
      <w:r>
        <w:rPr>
          <w:rFonts w:cs="Arial"/>
          <w:sz w:val="20"/>
          <w:szCs w:val="20"/>
          <w:lang w:val="nl-BE"/>
        </w:rPr>
        <w:t>-</w:t>
      </w:r>
      <w:r w:rsidRPr="00AD04D8">
        <w:rPr>
          <w:rFonts w:cs="Arial"/>
          <w:sz w:val="20"/>
          <w:szCs w:val="20"/>
          <w:lang w:val="nl-BE"/>
        </w:rPr>
        <w:t xml:space="preserve">geven. </w:t>
      </w:r>
    </w:p>
    <w:p w14:paraId="5F548903" w14:textId="77777777" w:rsidR="00B329DC" w:rsidRPr="00AD04D8" w:rsidRDefault="00B329DC" w:rsidP="00B329DC">
      <w:pPr>
        <w:jc w:val="both"/>
        <w:rPr>
          <w:rFonts w:cs="Arial"/>
          <w:b/>
          <w:sz w:val="20"/>
          <w:szCs w:val="20"/>
          <w:lang w:val="nl-BE"/>
        </w:rPr>
      </w:pPr>
      <w:r w:rsidRPr="00AD04D8">
        <w:rPr>
          <w:rFonts w:cs="Arial"/>
          <w:b/>
          <w:sz w:val="20"/>
          <w:szCs w:val="20"/>
          <w:lang w:val="nl-BE"/>
        </w:rPr>
        <w:tab/>
        <w:t>1…</w:t>
      </w:r>
      <w:r w:rsidRPr="00AD04D8">
        <w:rPr>
          <w:rFonts w:cs="Arial"/>
          <w:b/>
          <w:sz w:val="20"/>
          <w:szCs w:val="20"/>
          <w:lang w:val="nl-BE"/>
        </w:rPr>
        <w:tab/>
      </w:r>
      <w:r w:rsidRPr="00AD04D8">
        <w:rPr>
          <w:rFonts w:cs="Arial"/>
          <w:b/>
          <w:sz w:val="20"/>
          <w:szCs w:val="20"/>
          <w:lang w:val="nl-BE"/>
        </w:rPr>
        <w:tab/>
        <w:t xml:space="preserve">Ka2 </w:t>
      </w:r>
    </w:p>
    <w:p w14:paraId="4919336C" w14:textId="77777777" w:rsidR="00B329DC" w:rsidRPr="00AD04D8" w:rsidRDefault="00B329DC" w:rsidP="00B329DC">
      <w:pPr>
        <w:jc w:val="both"/>
        <w:rPr>
          <w:rFonts w:cs="Arial"/>
          <w:b/>
          <w:sz w:val="20"/>
          <w:szCs w:val="20"/>
          <w:lang w:val="nl-BE"/>
        </w:rPr>
      </w:pPr>
      <w:r w:rsidRPr="00AD04D8">
        <w:rPr>
          <w:rFonts w:cs="Arial"/>
          <w:b/>
          <w:sz w:val="20"/>
          <w:szCs w:val="20"/>
          <w:lang w:val="nl-BE"/>
        </w:rPr>
        <w:tab/>
        <w:t xml:space="preserve">2.Lc1 </w:t>
      </w:r>
      <w:r w:rsidRPr="00AD04D8">
        <w:rPr>
          <w:rFonts w:cs="Arial"/>
          <w:b/>
          <w:sz w:val="20"/>
          <w:szCs w:val="20"/>
          <w:lang w:val="nl-BE"/>
        </w:rPr>
        <w:tab/>
      </w:r>
      <w:r w:rsidRPr="00AD04D8">
        <w:rPr>
          <w:rFonts w:cs="Arial"/>
          <w:b/>
          <w:sz w:val="20"/>
          <w:szCs w:val="20"/>
          <w:lang w:val="nl-BE"/>
        </w:rPr>
        <w:tab/>
        <w:t xml:space="preserve">Kb1 </w:t>
      </w:r>
    </w:p>
    <w:p w14:paraId="66D68F52" w14:textId="77777777" w:rsidR="00B329DC" w:rsidRDefault="00B329DC" w:rsidP="00B329DC">
      <w:pPr>
        <w:jc w:val="both"/>
        <w:rPr>
          <w:rFonts w:cs="Arial"/>
          <w:b/>
          <w:sz w:val="20"/>
          <w:szCs w:val="20"/>
          <w:lang w:val="nl-BE"/>
        </w:rPr>
      </w:pPr>
      <w:r w:rsidRPr="00AD04D8">
        <w:rPr>
          <w:rFonts w:cs="Arial"/>
          <w:b/>
          <w:sz w:val="20"/>
          <w:szCs w:val="20"/>
          <w:lang w:val="nl-BE"/>
        </w:rPr>
        <w:tab/>
        <w:t xml:space="preserve">3.Le3 </w:t>
      </w:r>
    </w:p>
    <w:p w14:paraId="50453BDE" w14:textId="77777777" w:rsidR="00B329DC" w:rsidRPr="00AD04D8" w:rsidRDefault="00B329DC" w:rsidP="00B329DC">
      <w:pPr>
        <w:jc w:val="both"/>
        <w:rPr>
          <w:rFonts w:cs="Arial"/>
          <w:sz w:val="20"/>
          <w:szCs w:val="20"/>
          <w:lang w:val="nl-BE"/>
        </w:rPr>
      </w:pPr>
      <w:r>
        <w:rPr>
          <w:rFonts w:cs="Arial"/>
          <w:sz w:val="20"/>
          <w:szCs w:val="20"/>
          <w:lang w:val="nl-BE"/>
        </w:rPr>
        <w:t>Dit</w:t>
      </w:r>
      <w:r w:rsidRPr="00AD04D8">
        <w:rPr>
          <w:rFonts w:cs="Arial"/>
          <w:sz w:val="20"/>
          <w:szCs w:val="20"/>
          <w:lang w:val="nl-BE"/>
        </w:rPr>
        <w:t xml:space="preserve"> is een probleemzet.</w:t>
      </w:r>
    </w:p>
    <w:p w14:paraId="0B168FE4" w14:textId="77777777" w:rsidR="00B329DC" w:rsidRDefault="00B329DC" w:rsidP="00B329DC">
      <w:pPr>
        <w:jc w:val="both"/>
        <w:rPr>
          <w:rFonts w:cs="Arial"/>
          <w:sz w:val="20"/>
          <w:szCs w:val="20"/>
          <w:lang w:val="nl-BE"/>
        </w:rPr>
      </w:pPr>
    </w:p>
    <w:p w14:paraId="7B9AC1F1" w14:textId="77777777" w:rsidR="00B329DC" w:rsidRDefault="00B329DC" w:rsidP="00B329DC">
      <w:pPr>
        <w:jc w:val="both"/>
        <w:rPr>
          <w:rFonts w:cs="Arial"/>
          <w:sz w:val="20"/>
          <w:szCs w:val="20"/>
          <w:lang w:val="nl-BE"/>
        </w:rPr>
      </w:pPr>
    </w:p>
    <w:p w14:paraId="7B0F2984" w14:textId="77777777" w:rsidR="00B329DC" w:rsidRDefault="00B329DC" w:rsidP="00B329DC">
      <w:pPr>
        <w:jc w:val="both"/>
        <w:rPr>
          <w:rFonts w:cs="Arial"/>
          <w:sz w:val="20"/>
          <w:szCs w:val="20"/>
          <w:lang w:val="nl-BE"/>
        </w:rPr>
      </w:pPr>
    </w:p>
    <w:p w14:paraId="0FB8AD9C" w14:textId="77777777" w:rsidR="00D324E2" w:rsidRDefault="00D324E2" w:rsidP="00B329DC">
      <w:pPr>
        <w:jc w:val="both"/>
        <w:rPr>
          <w:rFonts w:cs="Arial"/>
          <w:sz w:val="20"/>
          <w:szCs w:val="20"/>
          <w:lang w:val="nl-BE"/>
        </w:rPr>
      </w:pPr>
    </w:p>
    <w:p w14:paraId="3AE8E881" w14:textId="77777777" w:rsidR="00713914" w:rsidRDefault="00713914" w:rsidP="00B329DC">
      <w:pPr>
        <w:jc w:val="both"/>
        <w:rPr>
          <w:rFonts w:cs="Arial"/>
          <w:sz w:val="20"/>
          <w:szCs w:val="20"/>
          <w:lang w:val="nl-BE"/>
        </w:rPr>
      </w:pPr>
    </w:p>
    <w:p w14:paraId="142C647F" w14:textId="77777777" w:rsidR="00713914" w:rsidRDefault="00713914" w:rsidP="00B329DC">
      <w:pPr>
        <w:jc w:val="both"/>
        <w:rPr>
          <w:rFonts w:cs="Arial"/>
          <w:sz w:val="20"/>
          <w:szCs w:val="20"/>
          <w:lang w:val="nl-BE"/>
        </w:rPr>
      </w:pPr>
    </w:p>
    <w:p w14:paraId="0618287E" w14:textId="77777777" w:rsidR="008F56A6" w:rsidRDefault="008F56A6" w:rsidP="00B329DC">
      <w:pPr>
        <w:jc w:val="both"/>
        <w:rPr>
          <w:rFonts w:cs="Arial"/>
          <w:sz w:val="20"/>
          <w:szCs w:val="20"/>
          <w:lang w:val="nl-BE"/>
        </w:rPr>
      </w:pPr>
    </w:p>
    <w:p w14:paraId="67D620C5" w14:textId="77777777" w:rsidR="00B329DC" w:rsidRPr="00AD04D8" w:rsidRDefault="00B329DC" w:rsidP="00B329DC">
      <w:pPr>
        <w:jc w:val="both"/>
        <w:rPr>
          <w:rFonts w:cs="Arial"/>
          <w:b/>
          <w:sz w:val="20"/>
          <w:szCs w:val="20"/>
          <w:lang w:val="nl-BE"/>
        </w:rPr>
      </w:pPr>
      <w:r>
        <w:rPr>
          <w:rFonts w:cs="Arial"/>
          <w:sz w:val="20"/>
          <w:szCs w:val="20"/>
          <w:lang w:val="nl-BE"/>
        </w:rPr>
        <w:t>Wit snijdt zijn enig overlevende sol</w:t>
      </w:r>
      <w:r w:rsidRPr="00AD04D8">
        <w:rPr>
          <w:rFonts w:cs="Arial"/>
          <w:sz w:val="20"/>
          <w:szCs w:val="20"/>
          <w:lang w:val="nl-BE"/>
        </w:rPr>
        <w:t>daat de pas af. Want niet cor</w:t>
      </w:r>
      <w:r>
        <w:rPr>
          <w:rFonts w:cs="Arial"/>
          <w:sz w:val="20"/>
          <w:szCs w:val="20"/>
          <w:lang w:val="nl-BE"/>
        </w:rPr>
        <w:t>-</w:t>
      </w:r>
      <w:r w:rsidRPr="00AD04D8">
        <w:rPr>
          <w:rFonts w:cs="Arial"/>
          <w:sz w:val="20"/>
          <w:szCs w:val="20"/>
          <w:lang w:val="nl-BE"/>
        </w:rPr>
        <w:t>rect is 3.Lf4</w:t>
      </w:r>
      <w:r w:rsidR="0015767F">
        <w:rPr>
          <w:rFonts w:cs="Arial"/>
          <w:sz w:val="20"/>
          <w:szCs w:val="20"/>
          <w:lang w:val="nl-BE"/>
        </w:rPr>
        <w:t>?</w:t>
      </w:r>
      <w:r w:rsidRPr="00AD04D8">
        <w:rPr>
          <w:rFonts w:cs="Arial"/>
          <w:sz w:val="20"/>
          <w:szCs w:val="20"/>
          <w:lang w:val="nl-BE"/>
        </w:rPr>
        <w:t xml:space="preserve"> Kc2 4.Le5 Kd2 5.e4 Kd3, met remise.</w:t>
      </w:r>
    </w:p>
    <w:p w14:paraId="1CB40BD9" w14:textId="77777777" w:rsidR="00B329DC" w:rsidRPr="00B329DC" w:rsidRDefault="00B329DC" w:rsidP="00B329DC">
      <w:pPr>
        <w:jc w:val="both"/>
        <w:rPr>
          <w:rFonts w:cs="Arial"/>
          <w:b/>
          <w:sz w:val="20"/>
          <w:szCs w:val="20"/>
          <w:lang w:val="de-DE"/>
        </w:rPr>
      </w:pPr>
      <w:r w:rsidRPr="00AD04D8">
        <w:rPr>
          <w:rFonts w:cs="Arial"/>
          <w:b/>
          <w:sz w:val="20"/>
          <w:szCs w:val="20"/>
          <w:lang w:val="nl-BE"/>
        </w:rPr>
        <w:tab/>
      </w:r>
      <w:r w:rsidRPr="00B329DC">
        <w:rPr>
          <w:rFonts w:cs="Arial"/>
          <w:b/>
          <w:sz w:val="20"/>
          <w:szCs w:val="20"/>
          <w:lang w:val="de-DE"/>
        </w:rPr>
        <w:t>3…</w:t>
      </w:r>
      <w:r w:rsidRPr="00B329DC">
        <w:rPr>
          <w:rFonts w:cs="Arial"/>
          <w:b/>
          <w:sz w:val="20"/>
          <w:szCs w:val="20"/>
          <w:lang w:val="de-DE"/>
        </w:rPr>
        <w:tab/>
      </w:r>
      <w:r w:rsidRPr="00B329DC">
        <w:rPr>
          <w:rFonts w:cs="Arial"/>
          <w:b/>
          <w:sz w:val="20"/>
          <w:szCs w:val="20"/>
          <w:lang w:val="de-DE"/>
        </w:rPr>
        <w:tab/>
        <w:t xml:space="preserve">Kc2 </w:t>
      </w:r>
    </w:p>
    <w:p w14:paraId="423734FC" w14:textId="77777777" w:rsidR="00B329DC" w:rsidRPr="00B329DC" w:rsidRDefault="00B329DC" w:rsidP="00B329DC">
      <w:pPr>
        <w:jc w:val="both"/>
        <w:rPr>
          <w:rFonts w:cs="Arial"/>
          <w:b/>
          <w:sz w:val="20"/>
          <w:szCs w:val="20"/>
          <w:lang w:val="de-DE"/>
        </w:rPr>
      </w:pPr>
      <w:r w:rsidRPr="00B329DC">
        <w:rPr>
          <w:rFonts w:cs="Arial"/>
          <w:b/>
          <w:sz w:val="20"/>
          <w:szCs w:val="20"/>
          <w:lang w:val="de-DE"/>
        </w:rPr>
        <w:tab/>
        <w:t xml:space="preserve">4.Ld4 </w:t>
      </w:r>
      <w:r w:rsidRPr="00B329DC">
        <w:rPr>
          <w:rFonts w:cs="Arial"/>
          <w:b/>
          <w:sz w:val="20"/>
          <w:szCs w:val="20"/>
          <w:lang w:val="de-DE"/>
        </w:rPr>
        <w:tab/>
      </w:r>
      <w:r w:rsidRPr="00B329DC">
        <w:rPr>
          <w:rFonts w:cs="Arial"/>
          <w:b/>
          <w:sz w:val="20"/>
          <w:szCs w:val="20"/>
          <w:lang w:val="de-DE"/>
        </w:rPr>
        <w:tab/>
        <w:t xml:space="preserve">Kd2 </w:t>
      </w:r>
    </w:p>
    <w:p w14:paraId="5AF88761" w14:textId="77777777" w:rsidR="00B329DC" w:rsidRPr="00B329DC" w:rsidRDefault="00B329DC" w:rsidP="00B329DC">
      <w:pPr>
        <w:jc w:val="both"/>
        <w:rPr>
          <w:rFonts w:cs="Arial"/>
          <w:b/>
          <w:sz w:val="20"/>
          <w:szCs w:val="20"/>
          <w:lang w:val="de-DE"/>
        </w:rPr>
      </w:pPr>
      <w:r w:rsidRPr="00B329DC">
        <w:rPr>
          <w:rFonts w:cs="Arial"/>
          <w:b/>
          <w:sz w:val="20"/>
          <w:szCs w:val="20"/>
          <w:lang w:val="de-DE"/>
        </w:rPr>
        <w:tab/>
        <w:t xml:space="preserve">5.e4 </w:t>
      </w:r>
      <w:r w:rsidRPr="00B329DC">
        <w:rPr>
          <w:rFonts w:cs="Arial"/>
          <w:b/>
          <w:sz w:val="20"/>
          <w:szCs w:val="20"/>
          <w:lang w:val="de-DE"/>
        </w:rPr>
        <w:tab/>
      </w:r>
      <w:r w:rsidRPr="00B329DC">
        <w:rPr>
          <w:rFonts w:cs="Arial"/>
          <w:b/>
          <w:sz w:val="20"/>
          <w:szCs w:val="20"/>
          <w:lang w:val="de-DE"/>
        </w:rPr>
        <w:tab/>
        <w:t xml:space="preserve">Kd3 </w:t>
      </w:r>
    </w:p>
    <w:p w14:paraId="0B6E7A4B" w14:textId="77777777" w:rsidR="00B329DC" w:rsidRPr="00B329DC" w:rsidRDefault="00B329DC" w:rsidP="00B329DC">
      <w:pPr>
        <w:jc w:val="both"/>
        <w:rPr>
          <w:rFonts w:cs="Arial"/>
          <w:b/>
          <w:sz w:val="20"/>
          <w:szCs w:val="20"/>
          <w:lang w:val="de-DE"/>
        </w:rPr>
      </w:pPr>
      <w:r w:rsidRPr="00B329DC">
        <w:rPr>
          <w:rFonts w:cs="Arial"/>
          <w:b/>
          <w:sz w:val="20"/>
          <w:szCs w:val="20"/>
          <w:lang w:val="de-DE"/>
        </w:rPr>
        <w:tab/>
        <w:t xml:space="preserve">6.Ke5 </w:t>
      </w:r>
    </w:p>
    <w:p w14:paraId="285651DC" w14:textId="77777777" w:rsidR="00B329DC" w:rsidRPr="00AD04D8" w:rsidRDefault="00B329DC" w:rsidP="00B329DC">
      <w:pPr>
        <w:jc w:val="both"/>
        <w:rPr>
          <w:rFonts w:cs="Arial"/>
          <w:sz w:val="20"/>
          <w:szCs w:val="20"/>
          <w:lang w:val="nl-BE"/>
        </w:rPr>
      </w:pPr>
      <w:r>
        <w:rPr>
          <w:rFonts w:cs="Arial"/>
          <w:sz w:val="20"/>
          <w:szCs w:val="20"/>
          <w:lang w:val="nl-BE"/>
        </w:rPr>
        <w:t>En wint gemakkelijk na:</w:t>
      </w:r>
      <w:r w:rsidRPr="00AD04D8">
        <w:rPr>
          <w:rFonts w:cs="Arial"/>
          <w:sz w:val="20"/>
          <w:szCs w:val="20"/>
          <w:lang w:val="nl-BE"/>
        </w:rPr>
        <w:t xml:space="preserve">: </w:t>
      </w:r>
    </w:p>
    <w:p w14:paraId="128F2AC2" w14:textId="77777777" w:rsidR="00B329DC" w:rsidRPr="00B354CB" w:rsidRDefault="00B329DC" w:rsidP="00B329DC">
      <w:pPr>
        <w:jc w:val="both"/>
        <w:rPr>
          <w:rFonts w:cs="Arial"/>
          <w:b/>
          <w:sz w:val="20"/>
          <w:szCs w:val="20"/>
          <w:lang w:val="en-GB"/>
        </w:rPr>
      </w:pPr>
      <w:r w:rsidRPr="00AD04D8">
        <w:rPr>
          <w:rFonts w:cs="Arial"/>
          <w:b/>
          <w:sz w:val="20"/>
          <w:szCs w:val="20"/>
          <w:lang w:val="nl-BE"/>
        </w:rPr>
        <w:tab/>
      </w:r>
      <w:r w:rsidRPr="00B354CB">
        <w:rPr>
          <w:rFonts w:cs="Arial"/>
          <w:b/>
          <w:sz w:val="20"/>
          <w:szCs w:val="20"/>
          <w:lang w:val="en-GB"/>
        </w:rPr>
        <w:t>6…</w:t>
      </w:r>
      <w:r w:rsidRPr="00B354CB">
        <w:rPr>
          <w:rFonts w:cs="Arial"/>
          <w:b/>
          <w:sz w:val="20"/>
          <w:szCs w:val="20"/>
          <w:lang w:val="en-GB"/>
        </w:rPr>
        <w:tab/>
      </w:r>
      <w:r w:rsidRPr="00B354CB">
        <w:rPr>
          <w:rFonts w:cs="Arial"/>
          <w:b/>
          <w:sz w:val="20"/>
          <w:szCs w:val="20"/>
          <w:lang w:val="en-GB"/>
        </w:rPr>
        <w:tab/>
        <w:t xml:space="preserve">Kc4 </w:t>
      </w:r>
    </w:p>
    <w:p w14:paraId="1968130B" w14:textId="77777777" w:rsidR="00B329DC" w:rsidRPr="00B354CB" w:rsidRDefault="00B329DC" w:rsidP="00B329DC">
      <w:pPr>
        <w:jc w:val="both"/>
        <w:rPr>
          <w:rFonts w:cs="Arial"/>
          <w:b/>
          <w:sz w:val="20"/>
          <w:szCs w:val="20"/>
          <w:lang w:val="en-GB"/>
        </w:rPr>
      </w:pPr>
      <w:r w:rsidRPr="00B354CB">
        <w:rPr>
          <w:rFonts w:cs="Arial"/>
          <w:b/>
          <w:sz w:val="20"/>
          <w:szCs w:val="20"/>
          <w:lang w:val="en-GB"/>
        </w:rPr>
        <w:tab/>
        <w:t xml:space="preserve">7.La1 </w:t>
      </w:r>
      <w:r w:rsidRPr="00B354CB">
        <w:rPr>
          <w:rFonts w:cs="Arial"/>
          <w:b/>
          <w:sz w:val="20"/>
          <w:szCs w:val="20"/>
          <w:lang w:val="en-GB"/>
        </w:rPr>
        <w:tab/>
      </w:r>
      <w:r w:rsidRPr="00B354CB">
        <w:rPr>
          <w:rFonts w:cs="Arial"/>
          <w:b/>
          <w:sz w:val="20"/>
          <w:szCs w:val="20"/>
          <w:lang w:val="en-GB"/>
        </w:rPr>
        <w:tab/>
        <w:t xml:space="preserve">Kd3 </w:t>
      </w:r>
    </w:p>
    <w:p w14:paraId="48AF5A2C" w14:textId="77777777" w:rsidR="00B329DC" w:rsidRPr="00B354CB" w:rsidRDefault="00B329DC" w:rsidP="00B329DC">
      <w:pPr>
        <w:jc w:val="both"/>
        <w:rPr>
          <w:rFonts w:cs="Arial"/>
          <w:b/>
          <w:sz w:val="20"/>
          <w:szCs w:val="20"/>
          <w:lang w:val="en-GB"/>
        </w:rPr>
      </w:pPr>
      <w:r w:rsidRPr="00B354CB">
        <w:rPr>
          <w:rFonts w:cs="Arial"/>
          <w:b/>
          <w:sz w:val="20"/>
          <w:szCs w:val="20"/>
          <w:lang w:val="en-GB"/>
        </w:rPr>
        <w:tab/>
        <w:t xml:space="preserve">8.Kf4 </w:t>
      </w:r>
      <w:r w:rsidRPr="00B354CB">
        <w:rPr>
          <w:rFonts w:cs="Arial"/>
          <w:b/>
          <w:sz w:val="20"/>
          <w:szCs w:val="20"/>
          <w:lang w:val="en-GB"/>
        </w:rPr>
        <w:tab/>
      </w:r>
      <w:r w:rsidRPr="00B354CB">
        <w:rPr>
          <w:rFonts w:cs="Arial"/>
          <w:b/>
          <w:sz w:val="20"/>
          <w:szCs w:val="20"/>
          <w:lang w:val="en-GB"/>
        </w:rPr>
        <w:tab/>
        <w:t xml:space="preserve">b2 </w:t>
      </w:r>
    </w:p>
    <w:p w14:paraId="0A232746" w14:textId="77777777" w:rsidR="00B329DC" w:rsidRPr="00B354CB" w:rsidRDefault="00B329DC" w:rsidP="00B329DC">
      <w:pPr>
        <w:jc w:val="both"/>
        <w:rPr>
          <w:rFonts w:cs="Arial"/>
          <w:b/>
          <w:sz w:val="20"/>
          <w:szCs w:val="20"/>
          <w:lang w:val="en-GB"/>
        </w:rPr>
      </w:pPr>
      <w:r w:rsidRPr="00B354CB">
        <w:rPr>
          <w:rFonts w:cs="Arial"/>
          <w:b/>
          <w:sz w:val="20"/>
          <w:szCs w:val="20"/>
          <w:lang w:val="en-GB"/>
        </w:rPr>
        <w:tab/>
        <w:t xml:space="preserve">9.Lxb2 </w:t>
      </w:r>
    </w:p>
    <w:p w14:paraId="01A66161" w14:textId="77777777" w:rsidR="00B329DC" w:rsidRPr="00E92532" w:rsidRDefault="00B329DC" w:rsidP="00B329DC">
      <w:pPr>
        <w:jc w:val="both"/>
        <w:rPr>
          <w:rFonts w:cs="Arial"/>
          <w:sz w:val="20"/>
          <w:szCs w:val="20"/>
          <w:lang w:val="nl-BE"/>
        </w:rPr>
      </w:pPr>
      <w:r w:rsidRPr="00AD04D8">
        <w:rPr>
          <w:rFonts w:cs="Arial"/>
          <w:sz w:val="20"/>
          <w:szCs w:val="20"/>
          <w:lang w:val="nl-BE"/>
        </w:rPr>
        <w:t xml:space="preserve">volgens </w:t>
      </w:r>
      <w:r>
        <w:rPr>
          <w:rFonts w:cs="Arial"/>
          <w:sz w:val="20"/>
          <w:szCs w:val="20"/>
          <w:lang w:val="nl-BE"/>
        </w:rPr>
        <w:t>‘</w:t>
      </w:r>
      <w:r w:rsidRPr="00E92532">
        <w:rPr>
          <w:rFonts w:cs="Arial"/>
          <w:sz w:val="20"/>
          <w:szCs w:val="20"/>
          <w:lang w:val="nl-BE"/>
        </w:rPr>
        <w:t>het boekje</w:t>
      </w:r>
      <w:r>
        <w:rPr>
          <w:rFonts w:cs="Arial"/>
          <w:sz w:val="20"/>
          <w:szCs w:val="20"/>
          <w:lang w:val="nl-BE"/>
        </w:rPr>
        <w:t>’</w:t>
      </w:r>
      <w:r w:rsidRPr="00E92532">
        <w:rPr>
          <w:rFonts w:cs="Arial"/>
          <w:sz w:val="20"/>
          <w:szCs w:val="20"/>
          <w:lang w:val="nl-BE"/>
        </w:rPr>
        <w:t xml:space="preserve">. </w:t>
      </w:r>
    </w:p>
    <w:p w14:paraId="66F27B83" w14:textId="77777777" w:rsidR="00B329DC" w:rsidRPr="00E92532" w:rsidRDefault="00B329DC" w:rsidP="00B329DC">
      <w:pPr>
        <w:jc w:val="both"/>
        <w:rPr>
          <w:rFonts w:cs="Arial"/>
          <w:sz w:val="20"/>
          <w:szCs w:val="20"/>
          <w:lang w:val="nl-BE"/>
        </w:rPr>
      </w:pPr>
    </w:p>
    <w:p w14:paraId="7F79300C" w14:textId="77777777" w:rsidR="00B329DC" w:rsidRPr="00AD04D8" w:rsidRDefault="00B329DC" w:rsidP="00B329DC">
      <w:pPr>
        <w:jc w:val="both"/>
        <w:rPr>
          <w:rFonts w:cs="Arial"/>
          <w:sz w:val="20"/>
          <w:szCs w:val="20"/>
          <w:lang w:val="nl-BE"/>
        </w:rPr>
      </w:pPr>
      <w:r w:rsidRPr="00AD04D8">
        <w:rPr>
          <w:rFonts w:cs="Arial"/>
          <w:sz w:val="20"/>
          <w:szCs w:val="20"/>
          <w:lang w:val="nl-BE"/>
        </w:rPr>
        <w:t>De raadsheer heeft hier zijn plaats (e5) afgestaan aan de koning. En die beleefdheid word beloond.</w:t>
      </w:r>
    </w:p>
    <w:p w14:paraId="67353165" w14:textId="77777777" w:rsidR="00B329DC" w:rsidRPr="00AD04D8" w:rsidRDefault="00B329DC" w:rsidP="00B329DC">
      <w:pPr>
        <w:jc w:val="both"/>
        <w:rPr>
          <w:rFonts w:cs="Arial"/>
          <w:sz w:val="20"/>
          <w:szCs w:val="20"/>
          <w:lang w:val="nl-BE"/>
        </w:rPr>
      </w:pPr>
    </w:p>
    <w:p w14:paraId="7EB4E566" w14:textId="77777777" w:rsidR="00F630ED" w:rsidRDefault="00B329DC" w:rsidP="00F630ED">
      <w:pPr>
        <w:jc w:val="both"/>
        <w:rPr>
          <w:i/>
          <w:sz w:val="20"/>
          <w:szCs w:val="20"/>
          <w:lang w:val="nl-BE"/>
        </w:rPr>
      </w:pPr>
      <w:r>
        <w:rPr>
          <w:sz w:val="20"/>
          <w:szCs w:val="20"/>
          <w:lang w:val="nl-BE"/>
        </w:rPr>
        <w:t xml:space="preserve">In </w:t>
      </w:r>
      <w:r w:rsidRPr="00AD04D8">
        <w:rPr>
          <w:i/>
          <w:sz w:val="20"/>
          <w:szCs w:val="20"/>
          <w:lang w:val="nl-BE"/>
        </w:rPr>
        <w:t xml:space="preserve">Finales…y temas </w:t>
      </w:r>
      <w:r>
        <w:rPr>
          <w:sz w:val="20"/>
          <w:szCs w:val="20"/>
          <w:lang w:val="nl-BE"/>
        </w:rPr>
        <w:t>vond José Copié het:</w:t>
      </w:r>
      <w:r w:rsidRPr="00AD04D8">
        <w:rPr>
          <w:sz w:val="20"/>
          <w:szCs w:val="20"/>
          <w:lang w:val="nl-BE"/>
        </w:rPr>
        <w:t xml:space="preserve"> </w:t>
      </w:r>
      <w:r w:rsidRPr="00AD04D8">
        <w:rPr>
          <w:i/>
          <w:sz w:val="20"/>
          <w:szCs w:val="20"/>
          <w:lang w:val="nl-BE"/>
        </w:rPr>
        <w:t>“Un</w:t>
      </w:r>
      <w:r w:rsidRPr="00AD04D8">
        <w:rPr>
          <w:sz w:val="20"/>
          <w:szCs w:val="20"/>
          <w:lang w:val="nl-BE"/>
        </w:rPr>
        <w:t xml:space="preserve"> </w:t>
      </w:r>
      <w:r w:rsidRPr="00AD04D8">
        <w:rPr>
          <w:i/>
          <w:sz w:val="20"/>
          <w:szCs w:val="20"/>
          <w:lang w:val="nl-BE"/>
        </w:rPr>
        <w:t xml:space="preserve">trabajo didactico, instructivo, interesante. </w:t>
      </w:r>
      <w:r w:rsidRPr="00653D12">
        <w:rPr>
          <w:i/>
          <w:sz w:val="20"/>
          <w:szCs w:val="20"/>
          <w:lang w:val="en-GB"/>
        </w:rPr>
        <w:t xml:space="preserve">En fin, una miniatura, sin duda una obra de arte muy bella. </w:t>
      </w:r>
      <w:r w:rsidRPr="001D6918">
        <w:rPr>
          <w:i/>
          <w:sz w:val="20"/>
          <w:szCs w:val="20"/>
          <w:lang w:val="en-GB"/>
        </w:rPr>
        <w:t>Por que no esta en el podio? Son muchas la</w:t>
      </w:r>
      <w:r w:rsidR="007E3534">
        <w:rPr>
          <w:i/>
          <w:sz w:val="20"/>
          <w:szCs w:val="20"/>
          <w:lang w:val="en-GB"/>
        </w:rPr>
        <w:t>s obras de arte que no han mere</w:t>
      </w:r>
      <w:r w:rsidRPr="001D6918">
        <w:rPr>
          <w:i/>
          <w:sz w:val="20"/>
          <w:szCs w:val="20"/>
          <w:lang w:val="en-GB"/>
        </w:rPr>
        <w:t>cido un real reconocimiento de parte de quie</w:t>
      </w:r>
      <w:r w:rsidR="007E3534">
        <w:rPr>
          <w:i/>
          <w:sz w:val="20"/>
          <w:szCs w:val="20"/>
          <w:lang w:val="en-GB"/>
        </w:rPr>
        <w:t>-</w:t>
      </w:r>
      <w:r w:rsidRPr="001D6918">
        <w:rPr>
          <w:i/>
          <w:sz w:val="20"/>
          <w:szCs w:val="20"/>
          <w:lang w:val="en-GB"/>
        </w:rPr>
        <w:t xml:space="preserve">nes deben hacerio. </w:t>
      </w:r>
      <w:r w:rsidRPr="00AD04D8">
        <w:rPr>
          <w:i/>
          <w:sz w:val="20"/>
          <w:szCs w:val="20"/>
          <w:lang w:val="nl-BE"/>
        </w:rPr>
        <w:t>Sin aficionados las tienen en cuenta… pero seria mejor que también lo hicieran los jueces en los concursos.</w:t>
      </w:r>
      <w:r>
        <w:rPr>
          <w:i/>
          <w:sz w:val="20"/>
          <w:szCs w:val="20"/>
          <w:lang w:val="nl-BE"/>
        </w:rPr>
        <w:t>”</w:t>
      </w:r>
      <w:r w:rsidR="00F630ED">
        <w:rPr>
          <w:i/>
          <w:sz w:val="20"/>
          <w:szCs w:val="20"/>
          <w:lang w:val="nl-BE"/>
        </w:rPr>
        <w:t xml:space="preserve">  </w:t>
      </w:r>
    </w:p>
    <w:p w14:paraId="7CD187F7" w14:textId="77777777" w:rsidR="00F630ED" w:rsidRDefault="00F630ED" w:rsidP="00F630ED">
      <w:pPr>
        <w:jc w:val="both"/>
        <w:rPr>
          <w:i/>
          <w:sz w:val="20"/>
          <w:szCs w:val="20"/>
          <w:lang w:val="nl-BE"/>
        </w:rPr>
      </w:pPr>
    </w:p>
    <w:p w14:paraId="0D5A1023" w14:textId="77777777" w:rsidR="00F630ED" w:rsidRDefault="00F630ED" w:rsidP="00F630ED">
      <w:pPr>
        <w:jc w:val="both"/>
        <w:rPr>
          <w:i/>
          <w:sz w:val="20"/>
          <w:szCs w:val="20"/>
          <w:lang w:val="nl-BE"/>
        </w:rPr>
      </w:pPr>
    </w:p>
    <w:p w14:paraId="5329B680" w14:textId="77777777" w:rsidR="00F630ED" w:rsidRDefault="00F630ED" w:rsidP="00F630ED">
      <w:pPr>
        <w:jc w:val="both"/>
        <w:rPr>
          <w:i/>
          <w:sz w:val="20"/>
          <w:szCs w:val="20"/>
          <w:lang w:val="nl-BE"/>
        </w:rPr>
      </w:pPr>
    </w:p>
    <w:p w14:paraId="024B37A7" w14:textId="77777777" w:rsidR="00F630ED" w:rsidRDefault="00F630ED" w:rsidP="00F630ED">
      <w:pPr>
        <w:jc w:val="both"/>
        <w:rPr>
          <w:i/>
          <w:sz w:val="20"/>
          <w:szCs w:val="20"/>
          <w:lang w:val="nl-BE"/>
        </w:rPr>
      </w:pPr>
    </w:p>
    <w:p w14:paraId="1AA2AB68" w14:textId="77777777" w:rsidR="00F630ED" w:rsidRDefault="00F630ED" w:rsidP="00F630ED">
      <w:pPr>
        <w:jc w:val="both"/>
        <w:rPr>
          <w:i/>
          <w:sz w:val="20"/>
          <w:szCs w:val="20"/>
          <w:lang w:val="nl-BE"/>
        </w:rPr>
      </w:pPr>
    </w:p>
    <w:p w14:paraId="6D966EED" w14:textId="77777777" w:rsidR="007E3534" w:rsidRDefault="007E3534" w:rsidP="00880455">
      <w:pPr>
        <w:jc w:val="center"/>
        <w:rPr>
          <w:i/>
          <w:sz w:val="20"/>
          <w:szCs w:val="20"/>
          <w:lang w:val="nl-BE"/>
        </w:rPr>
      </w:pPr>
    </w:p>
    <w:p w14:paraId="3F2A6924" w14:textId="77777777" w:rsidR="00F630ED" w:rsidRPr="00F630ED" w:rsidRDefault="00F630ED" w:rsidP="00880455">
      <w:pPr>
        <w:jc w:val="center"/>
        <w:rPr>
          <w:b/>
          <w:i/>
          <w:sz w:val="20"/>
          <w:szCs w:val="20"/>
          <w:lang w:val="nl-BE"/>
        </w:rPr>
      </w:pPr>
      <w:r>
        <w:rPr>
          <w:i/>
          <w:sz w:val="20"/>
          <w:szCs w:val="20"/>
          <w:lang w:val="nl-BE"/>
        </w:rPr>
        <w:lastRenderedPageBreak/>
        <w:t xml:space="preserve">- </w:t>
      </w:r>
      <w:r w:rsidRPr="00F630ED">
        <w:rPr>
          <w:b/>
          <w:sz w:val="20"/>
          <w:szCs w:val="20"/>
          <w:lang w:val="nl-BE"/>
        </w:rPr>
        <w:t>8</w:t>
      </w:r>
      <w:r w:rsidR="00F60FC4">
        <w:rPr>
          <w:b/>
          <w:sz w:val="20"/>
          <w:szCs w:val="20"/>
          <w:lang w:val="nl-BE"/>
        </w:rPr>
        <w:t>4</w:t>
      </w:r>
      <w:r w:rsidRPr="00F630ED">
        <w:rPr>
          <w:b/>
          <w:sz w:val="20"/>
          <w:szCs w:val="20"/>
          <w:lang w:val="nl-BE"/>
        </w:rPr>
        <w:t xml:space="preserve"> -</w:t>
      </w:r>
    </w:p>
    <w:p w14:paraId="59106B69" w14:textId="77777777" w:rsidR="00F630ED" w:rsidRDefault="00F630ED" w:rsidP="00F630ED">
      <w:pPr>
        <w:jc w:val="both"/>
        <w:rPr>
          <w:i/>
          <w:sz w:val="20"/>
          <w:szCs w:val="20"/>
          <w:lang w:val="nl-BE"/>
        </w:rPr>
      </w:pPr>
    </w:p>
    <w:p w14:paraId="65F5731C" w14:textId="77777777" w:rsidR="0020299A" w:rsidRDefault="0020299A" w:rsidP="00F630ED">
      <w:pPr>
        <w:jc w:val="center"/>
        <w:rPr>
          <w:sz w:val="20"/>
          <w:szCs w:val="20"/>
          <w:lang w:val="nl-BE"/>
        </w:rPr>
      </w:pPr>
      <w:r>
        <w:rPr>
          <w:i/>
          <w:sz w:val="20"/>
          <w:szCs w:val="20"/>
          <w:lang w:val="nl-BE"/>
        </w:rPr>
        <w:t xml:space="preserve">Origineel, </w:t>
      </w:r>
      <w:r>
        <w:rPr>
          <w:sz w:val="20"/>
          <w:szCs w:val="20"/>
          <w:lang w:val="nl-BE"/>
        </w:rPr>
        <w:t>2011</w:t>
      </w:r>
    </w:p>
    <w:p w14:paraId="144DDC74" w14:textId="77777777" w:rsidR="0020299A" w:rsidRDefault="0020299A" w:rsidP="0020299A">
      <w:pPr>
        <w:ind w:left="360"/>
        <w:jc w:val="center"/>
        <w:rPr>
          <w:sz w:val="20"/>
          <w:szCs w:val="20"/>
          <w:lang w:val="nl-BE"/>
        </w:rPr>
      </w:pPr>
    </w:p>
    <w:p w14:paraId="0A0F1B78" w14:textId="77777777" w:rsidR="00F630ED" w:rsidRDefault="00D35724" w:rsidP="00CE275B">
      <w:pPr>
        <w:jc w:val="both"/>
      </w:pPr>
      <w:r>
        <w:object w:dxaOrig="4700" w:dyaOrig="4704" w14:anchorId="2C75A116">
          <v:shape id="_x0000_i1102" type="#_x0000_t75" style="width:154.5pt;height:153.4pt" o:ole="">
            <v:imagedata r:id="rId175" o:title=""/>
          </v:shape>
          <o:OLEObject Type="Embed" ProgID="CorelDRAW.Graphic.12" ShapeID="_x0000_i1102" DrawAspect="Content" ObjectID="_1587467514" r:id="rId176"/>
        </w:object>
      </w:r>
    </w:p>
    <w:p w14:paraId="009D8F75" w14:textId="77777777" w:rsidR="00CE275B" w:rsidRDefault="00CE275B" w:rsidP="00CE275B">
      <w:pPr>
        <w:jc w:val="both"/>
      </w:pPr>
    </w:p>
    <w:p w14:paraId="37952C35" w14:textId="77777777" w:rsidR="00F630ED" w:rsidRPr="00F630ED" w:rsidRDefault="00F630ED" w:rsidP="00CE275B">
      <w:pPr>
        <w:jc w:val="both"/>
        <w:rPr>
          <w:b/>
          <w:lang w:val="nl-BE"/>
        </w:rPr>
      </w:pPr>
      <w:r w:rsidRPr="00F630ED">
        <w:rPr>
          <w:b/>
          <w:lang w:val="nl-BE"/>
        </w:rPr>
        <w:t xml:space="preserve">+                    </w:t>
      </w:r>
      <w:r w:rsidR="00CE275B">
        <w:rPr>
          <w:b/>
          <w:lang w:val="nl-BE"/>
        </w:rPr>
        <w:t xml:space="preserve">     </w:t>
      </w:r>
      <w:r w:rsidRPr="00F630ED">
        <w:rPr>
          <w:sz w:val="20"/>
          <w:szCs w:val="20"/>
          <w:lang w:val="nl-BE"/>
        </w:rPr>
        <w:t>0170.00 d5a1</w:t>
      </w:r>
      <w:r w:rsidR="00C6415F" w:rsidRPr="00F630ED">
        <w:rPr>
          <w:b/>
          <w:lang w:val="nl-BE"/>
        </w:rPr>
        <w:t xml:space="preserve">    </w:t>
      </w:r>
    </w:p>
    <w:p w14:paraId="70CDC9A4" w14:textId="77777777" w:rsidR="00F630ED" w:rsidRPr="00F630ED" w:rsidRDefault="00F630ED" w:rsidP="00F630ED">
      <w:pPr>
        <w:ind w:left="360"/>
        <w:jc w:val="both"/>
        <w:rPr>
          <w:b/>
          <w:lang w:val="nl-BE"/>
        </w:rPr>
      </w:pPr>
    </w:p>
    <w:p w14:paraId="21BD7C76" w14:textId="77777777" w:rsidR="00CA1537" w:rsidRDefault="00F630ED" w:rsidP="00CE275B">
      <w:pPr>
        <w:jc w:val="both"/>
        <w:rPr>
          <w:b/>
          <w:lang w:val="nl-BE"/>
        </w:rPr>
      </w:pPr>
      <w:r>
        <w:rPr>
          <w:sz w:val="20"/>
          <w:szCs w:val="20"/>
          <w:lang w:val="nl-BE"/>
        </w:rPr>
        <w:t xml:space="preserve">De aangevallen Koning zoekt  </w:t>
      </w:r>
      <w:r w:rsidRPr="00F630ED">
        <w:rPr>
          <w:sz w:val="20"/>
          <w:szCs w:val="20"/>
          <w:lang w:val="nl-BE"/>
        </w:rPr>
        <w:t>het</w:t>
      </w:r>
    </w:p>
    <w:p w14:paraId="7D5C7349" w14:textId="77777777" w:rsidR="00CA1537" w:rsidRDefault="00CA1537" w:rsidP="00CE275B">
      <w:pPr>
        <w:jc w:val="both"/>
        <w:rPr>
          <w:sz w:val="20"/>
          <w:szCs w:val="20"/>
          <w:lang w:val="nl-BE"/>
        </w:rPr>
      </w:pPr>
      <w:r>
        <w:rPr>
          <w:sz w:val="20"/>
          <w:szCs w:val="20"/>
          <w:lang w:val="nl-BE"/>
        </w:rPr>
        <w:t>énige juiste veld:</w:t>
      </w:r>
    </w:p>
    <w:p w14:paraId="5EBFAF1B" w14:textId="77777777" w:rsidR="00CA1537" w:rsidRDefault="00CA1537" w:rsidP="00CE275B">
      <w:pPr>
        <w:jc w:val="both"/>
        <w:rPr>
          <w:b/>
          <w:sz w:val="20"/>
          <w:szCs w:val="20"/>
          <w:lang w:val="nl-BE"/>
        </w:rPr>
      </w:pPr>
      <w:r>
        <w:rPr>
          <w:sz w:val="20"/>
          <w:szCs w:val="20"/>
          <w:lang w:val="nl-BE"/>
        </w:rPr>
        <w:tab/>
      </w:r>
      <w:r>
        <w:rPr>
          <w:b/>
          <w:sz w:val="20"/>
          <w:szCs w:val="20"/>
          <w:lang w:val="nl-BE"/>
        </w:rPr>
        <w:t>1.Kd6</w:t>
      </w:r>
      <w:r>
        <w:rPr>
          <w:b/>
          <w:sz w:val="20"/>
          <w:szCs w:val="20"/>
          <w:lang w:val="nl-BE"/>
        </w:rPr>
        <w:tab/>
      </w:r>
      <w:r>
        <w:rPr>
          <w:b/>
          <w:sz w:val="20"/>
          <w:szCs w:val="20"/>
          <w:lang w:val="nl-BE"/>
        </w:rPr>
        <w:tab/>
        <w:t>Lc8</w:t>
      </w:r>
    </w:p>
    <w:p w14:paraId="7AAD74C0" w14:textId="77777777" w:rsidR="00CA1537" w:rsidRDefault="00CA1537" w:rsidP="00CE275B">
      <w:pPr>
        <w:jc w:val="both"/>
        <w:rPr>
          <w:b/>
          <w:sz w:val="20"/>
          <w:szCs w:val="20"/>
          <w:lang w:val="nl-BE"/>
        </w:rPr>
      </w:pPr>
      <w:r>
        <w:rPr>
          <w:b/>
          <w:sz w:val="20"/>
          <w:szCs w:val="20"/>
          <w:lang w:val="nl-BE"/>
        </w:rPr>
        <w:tab/>
        <w:t>2.Tc3</w:t>
      </w:r>
      <w:r>
        <w:rPr>
          <w:b/>
          <w:sz w:val="20"/>
          <w:szCs w:val="20"/>
          <w:lang w:val="nl-BE"/>
        </w:rPr>
        <w:tab/>
      </w:r>
      <w:r>
        <w:rPr>
          <w:b/>
          <w:sz w:val="20"/>
          <w:szCs w:val="20"/>
          <w:lang w:val="nl-BE"/>
        </w:rPr>
        <w:tab/>
      </w:r>
    </w:p>
    <w:p w14:paraId="6B64D0B3" w14:textId="77777777" w:rsidR="00CA1537" w:rsidRDefault="00CA1537" w:rsidP="00CE275B">
      <w:pPr>
        <w:jc w:val="both"/>
        <w:rPr>
          <w:sz w:val="20"/>
          <w:szCs w:val="20"/>
          <w:lang w:val="nl-BE"/>
        </w:rPr>
      </w:pPr>
      <w:r>
        <w:rPr>
          <w:sz w:val="20"/>
          <w:szCs w:val="20"/>
          <w:lang w:val="nl-BE"/>
        </w:rPr>
        <w:t>2.Ta3+? Kb2</w:t>
      </w:r>
      <w:r w:rsidR="000C2753">
        <w:rPr>
          <w:sz w:val="20"/>
          <w:szCs w:val="20"/>
          <w:lang w:val="nl-BE"/>
        </w:rPr>
        <w:t xml:space="preserve"> 3.Tb3 Ka2 4.Tc3 </w:t>
      </w:r>
      <w:r>
        <w:rPr>
          <w:sz w:val="20"/>
          <w:szCs w:val="20"/>
          <w:lang w:val="nl-BE"/>
        </w:rPr>
        <w:t>Lb7, en wit komt niet verder.</w:t>
      </w:r>
    </w:p>
    <w:p w14:paraId="15A7530C" w14:textId="77777777" w:rsidR="00CA1537" w:rsidRDefault="00CA1537" w:rsidP="00CE275B">
      <w:pPr>
        <w:jc w:val="both"/>
        <w:rPr>
          <w:b/>
          <w:sz w:val="20"/>
          <w:szCs w:val="20"/>
          <w:lang w:val="nl-BE"/>
        </w:rPr>
      </w:pPr>
      <w:r>
        <w:rPr>
          <w:sz w:val="20"/>
          <w:szCs w:val="20"/>
          <w:lang w:val="nl-BE"/>
        </w:rPr>
        <w:tab/>
      </w:r>
      <w:r>
        <w:rPr>
          <w:b/>
          <w:sz w:val="20"/>
          <w:szCs w:val="20"/>
          <w:lang w:val="nl-BE"/>
        </w:rPr>
        <w:t>2…</w:t>
      </w:r>
      <w:r>
        <w:rPr>
          <w:b/>
          <w:sz w:val="20"/>
          <w:szCs w:val="20"/>
          <w:lang w:val="nl-BE"/>
        </w:rPr>
        <w:tab/>
      </w:r>
      <w:r>
        <w:rPr>
          <w:b/>
          <w:sz w:val="20"/>
          <w:szCs w:val="20"/>
          <w:lang w:val="nl-BE"/>
        </w:rPr>
        <w:tab/>
        <w:t>La6</w:t>
      </w:r>
    </w:p>
    <w:p w14:paraId="4F29BC1D" w14:textId="77777777" w:rsidR="00CA1537" w:rsidRDefault="00CA1537" w:rsidP="00CE275B">
      <w:pPr>
        <w:jc w:val="both"/>
        <w:rPr>
          <w:b/>
          <w:sz w:val="20"/>
          <w:szCs w:val="20"/>
          <w:lang w:val="nl-BE"/>
        </w:rPr>
      </w:pPr>
      <w:r>
        <w:rPr>
          <w:b/>
          <w:sz w:val="20"/>
          <w:szCs w:val="20"/>
          <w:lang w:val="nl-BE"/>
        </w:rPr>
        <w:tab/>
        <w:t>3.Tc1+</w:t>
      </w:r>
      <w:r>
        <w:rPr>
          <w:b/>
          <w:sz w:val="20"/>
          <w:szCs w:val="20"/>
          <w:lang w:val="nl-BE"/>
        </w:rPr>
        <w:tab/>
      </w:r>
      <w:r>
        <w:rPr>
          <w:b/>
          <w:sz w:val="20"/>
          <w:szCs w:val="20"/>
          <w:lang w:val="nl-BE"/>
        </w:rPr>
        <w:tab/>
        <w:t>Kb2</w:t>
      </w:r>
    </w:p>
    <w:p w14:paraId="0F228CB0" w14:textId="77777777" w:rsidR="00CA1537" w:rsidRDefault="00CA1537" w:rsidP="00CE275B">
      <w:pPr>
        <w:jc w:val="both"/>
        <w:rPr>
          <w:b/>
          <w:sz w:val="20"/>
          <w:szCs w:val="20"/>
          <w:lang w:val="nl-BE"/>
        </w:rPr>
      </w:pPr>
      <w:r>
        <w:rPr>
          <w:b/>
          <w:sz w:val="20"/>
          <w:szCs w:val="20"/>
          <w:lang w:val="nl-BE"/>
        </w:rPr>
        <w:tab/>
        <w:t>4.Tc2+</w:t>
      </w:r>
      <w:r>
        <w:rPr>
          <w:b/>
          <w:sz w:val="20"/>
          <w:szCs w:val="20"/>
          <w:lang w:val="nl-BE"/>
        </w:rPr>
        <w:tab/>
      </w:r>
      <w:r>
        <w:rPr>
          <w:b/>
          <w:sz w:val="20"/>
          <w:szCs w:val="20"/>
          <w:lang w:val="nl-BE"/>
        </w:rPr>
        <w:tab/>
        <w:t>Ka3</w:t>
      </w:r>
    </w:p>
    <w:p w14:paraId="3B7C01D9" w14:textId="77777777" w:rsidR="00CA1537" w:rsidRDefault="00CA1537" w:rsidP="00CE275B">
      <w:pPr>
        <w:jc w:val="both"/>
        <w:rPr>
          <w:b/>
          <w:sz w:val="20"/>
          <w:szCs w:val="20"/>
          <w:lang w:val="nl-BE"/>
        </w:rPr>
      </w:pPr>
      <w:r>
        <w:rPr>
          <w:b/>
          <w:sz w:val="20"/>
          <w:szCs w:val="20"/>
          <w:lang w:val="nl-BE"/>
        </w:rPr>
        <w:tab/>
        <w:t>5.Txf2</w:t>
      </w:r>
      <w:r>
        <w:rPr>
          <w:b/>
          <w:sz w:val="20"/>
          <w:szCs w:val="20"/>
          <w:lang w:val="nl-BE"/>
        </w:rPr>
        <w:tab/>
      </w:r>
      <w:r>
        <w:rPr>
          <w:b/>
          <w:sz w:val="20"/>
          <w:szCs w:val="20"/>
          <w:lang w:val="nl-BE"/>
        </w:rPr>
        <w:tab/>
        <w:t>Kxa4</w:t>
      </w:r>
    </w:p>
    <w:p w14:paraId="1F5FA75E" w14:textId="77777777" w:rsidR="00CA1537" w:rsidRDefault="00CA1537" w:rsidP="00CE275B">
      <w:pPr>
        <w:jc w:val="both"/>
        <w:rPr>
          <w:sz w:val="20"/>
          <w:szCs w:val="20"/>
          <w:lang w:val="nl-BE"/>
        </w:rPr>
      </w:pPr>
      <w:r>
        <w:rPr>
          <w:sz w:val="20"/>
          <w:szCs w:val="20"/>
          <w:lang w:val="nl-BE"/>
        </w:rPr>
        <w:t>Het lijkt remise, maar:</w:t>
      </w:r>
    </w:p>
    <w:p w14:paraId="33A48A34" w14:textId="77777777" w:rsidR="00CA1537" w:rsidRDefault="00CA1537" w:rsidP="00CE275B">
      <w:pPr>
        <w:jc w:val="both"/>
        <w:rPr>
          <w:b/>
          <w:sz w:val="20"/>
          <w:szCs w:val="20"/>
          <w:lang w:val="nl-BE"/>
        </w:rPr>
      </w:pPr>
      <w:r>
        <w:rPr>
          <w:sz w:val="20"/>
          <w:szCs w:val="20"/>
          <w:lang w:val="nl-BE"/>
        </w:rPr>
        <w:tab/>
      </w:r>
      <w:r>
        <w:rPr>
          <w:b/>
          <w:sz w:val="20"/>
          <w:szCs w:val="20"/>
          <w:lang w:val="nl-BE"/>
        </w:rPr>
        <w:t>6.Ta2+</w:t>
      </w:r>
      <w:r>
        <w:rPr>
          <w:b/>
          <w:sz w:val="20"/>
          <w:szCs w:val="20"/>
          <w:lang w:val="nl-BE"/>
        </w:rPr>
        <w:tab/>
      </w:r>
      <w:r>
        <w:rPr>
          <w:b/>
          <w:sz w:val="20"/>
          <w:szCs w:val="20"/>
          <w:lang w:val="nl-BE"/>
        </w:rPr>
        <w:tab/>
        <w:t>Kb5</w:t>
      </w:r>
    </w:p>
    <w:p w14:paraId="4A56CA8D" w14:textId="77777777" w:rsidR="00CA1537" w:rsidRDefault="00CA1537" w:rsidP="00CE275B">
      <w:pPr>
        <w:jc w:val="both"/>
        <w:rPr>
          <w:b/>
          <w:sz w:val="20"/>
          <w:szCs w:val="20"/>
          <w:lang w:val="nl-BE"/>
        </w:rPr>
      </w:pPr>
      <w:r>
        <w:rPr>
          <w:b/>
          <w:sz w:val="20"/>
          <w:szCs w:val="20"/>
          <w:lang w:val="nl-BE"/>
        </w:rPr>
        <w:tab/>
        <w:t>7.Kc7</w:t>
      </w:r>
      <w:r>
        <w:rPr>
          <w:b/>
          <w:sz w:val="20"/>
          <w:szCs w:val="20"/>
          <w:lang w:val="nl-BE"/>
        </w:rPr>
        <w:tab/>
      </w:r>
      <w:r>
        <w:rPr>
          <w:b/>
          <w:sz w:val="20"/>
          <w:szCs w:val="20"/>
          <w:lang w:val="nl-BE"/>
        </w:rPr>
        <w:tab/>
        <w:t>K~</w:t>
      </w:r>
    </w:p>
    <w:p w14:paraId="7EA55F02" w14:textId="77777777" w:rsidR="00880455" w:rsidRDefault="00880455" w:rsidP="00CE275B">
      <w:pPr>
        <w:jc w:val="both"/>
        <w:rPr>
          <w:b/>
          <w:sz w:val="20"/>
          <w:szCs w:val="20"/>
          <w:lang w:val="nl-BE"/>
        </w:rPr>
      </w:pPr>
      <w:r>
        <w:rPr>
          <w:b/>
          <w:sz w:val="20"/>
          <w:szCs w:val="20"/>
          <w:lang w:val="nl-BE"/>
        </w:rPr>
        <w:tab/>
        <w:t>8.Txa6</w:t>
      </w:r>
    </w:p>
    <w:p w14:paraId="293ABD20" w14:textId="77777777" w:rsidR="00880455" w:rsidRDefault="00880455" w:rsidP="00CE275B">
      <w:pPr>
        <w:jc w:val="both"/>
        <w:rPr>
          <w:sz w:val="20"/>
          <w:szCs w:val="20"/>
          <w:lang w:val="nl-BE"/>
        </w:rPr>
      </w:pPr>
      <w:r>
        <w:rPr>
          <w:sz w:val="20"/>
          <w:szCs w:val="20"/>
          <w:lang w:val="nl-BE"/>
        </w:rPr>
        <w:t>En wit wint.</w:t>
      </w:r>
    </w:p>
    <w:p w14:paraId="4D762F98" w14:textId="77777777" w:rsidR="00880455" w:rsidRDefault="00880455" w:rsidP="00CE275B">
      <w:pPr>
        <w:jc w:val="both"/>
        <w:rPr>
          <w:sz w:val="20"/>
          <w:szCs w:val="20"/>
          <w:lang w:val="nl-BE"/>
        </w:rPr>
      </w:pPr>
    </w:p>
    <w:p w14:paraId="4A0CB22F" w14:textId="77777777" w:rsidR="000C2753" w:rsidRDefault="00880455" w:rsidP="00CE275B">
      <w:pPr>
        <w:jc w:val="both"/>
        <w:rPr>
          <w:sz w:val="20"/>
          <w:szCs w:val="20"/>
          <w:lang w:val="nl-BE"/>
        </w:rPr>
      </w:pPr>
      <w:r>
        <w:rPr>
          <w:sz w:val="20"/>
          <w:szCs w:val="20"/>
          <w:lang w:val="nl-BE"/>
        </w:rPr>
        <w:t>Het is een verbetering van een vierde prijs, die mijn vriend Roger Missiaen publiceerde</w:t>
      </w:r>
      <w:r w:rsidR="000C2753">
        <w:rPr>
          <w:sz w:val="20"/>
          <w:szCs w:val="20"/>
          <w:lang w:val="nl-BE"/>
        </w:rPr>
        <w:t xml:space="preserve"> in </w:t>
      </w:r>
      <w:r w:rsidR="000C2753">
        <w:rPr>
          <w:i/>
          <w:sz w:val="20"/>
          <w:szCs w:val="20"/>
          <w:lang w:val="nl-BE"/>
        </w:rPr>
        <w:t xml:space="preserve">Schakend Nederland. </w:t>
      </w:r>
      <w:r w:rsidR="000C2753">
        <w:rPr>
          <w:sz w:val="20"/>
          <w:szCs w:val="20"/>
          <w:lang w:val="nl-BE"/>
        </w:rPr>
        <w:t>(1977);</w:t>
      </w:r>
    </w:p>
    <w:p w14:paraId="641C985A" w14:textId="77777777" w:rsidR="000C2753" w:rsidRPr="000C2753" w:rsidRDefault="000C2753" w:rsidP="00CE275B">
      <w:pPr>
        <w:jc w:val="both"/>
        <w:rPr>
          <w:sz w:val="20"/>
          <w:szCs w:val="20"/>
          <w:lang w:val="nl-BE"/>
        </w:rPr>
      </w:pPr>
    </w:p>
    <w:p w14:paraId="380DA863" w14:textId="77777777" w:rsidR="00CA1537" w:rsidRPr="00CA1537" w:rsidRDefault="00CA1537" w:rsidP="00CE275B">
      <w:pPr>
        <w:jc w:val="both"/>
        <w:rPr>
          <w:sz w:val="20"/>
          <w:szCs w:val="20"/>
          <w:lang w:val="nl-BE"/>
        </w:rPr>
      </w:pPr>
    </w:p>
    <w:p w14:paraId="7F01A2D2" w14:textId="77777777" w:rsidR="00CA1537" w:rsidRPr="00CA1537" w:rsidRDefault="00CA1537" w:rsidP="00CE275B">
      <w:pPr>
        <w:jc w:val="both"/>
        <w:rPr>
          <w:sz w:val="20"/>
          <w:szCs w:val="20"/>
          <w:lang w:val="nl-BE"/>
        </w:rPr>
      </w:pPr>
    </w:p>
    <w:p w14:paraId="7CD04FB7" w14:textId="77777777" w:rsidR="000C2753" w:rsidRDefault="00C6415F" w:rsidP="000C2753">
      <w:pPr>
        <w:jc w:val="both"/>
        <w:rPr>
          <w:b/>
          <w:lang w:val="nl-BE"/>
        </w:rPr>
      </w:pPr>
      <w:r w:rsidRPr="00F630ED">
        <w:rPr>
          <w:b/>
          <w:sz w:val="20"/>
          <w:szCs w:val="20"/>
          <w:lang w:val="nl-BE"/>
        </w:rPr>
        <w:t xml:space="preserve">            </w:t>
      </w:r>
    </w:p>
    <w:p w14:paraId="5E8F2261" w14:textId="77777777" w:rsidR="0020299A" w:rsidRPr="0015767F" w:rsidRDefault="000C2753" w:rsidP="000C2753">
      <w:pPr>
        <w:jc w:val="both"/>
        <w:rPr>
          <w:sz w:val="20"/>
          <w:szCs w:val="20"/>
          <w:lang w:val="nl-BE"/>
        </w:rPr>
      </w:pPr>
      <w:r w:rsidRPr="0015767F">
        <w:rPr>
          <w:sz w:val="20"/>
          <w:szCs w:val="20"/>
          <w:lang w:val="nl-BE"/>
        </w:rPr>
        <w:t>Kd6 Td3 Lc2 / Ka1 Lb7 Lf2 +</w:t>
      </w:r>
    </w:p>
    <w:p w14:paraId="3426C9AB" w14:textId="77777777" w:rsidR="000C2753" w:rsidRPr="0015767F" w:rsidRDefault="000C2753" w:rsidP="000C2753">
      <w:pPr>
        <w:jc w:val="both"/>
        <w:rPr>
          <w:sz w:val="20"/>
          <w:szCs w:val="20"/>
          <w:lang w:val="nl-BE"/>
        </w:rPr>
      </w:pPr>
    </w:p>
    <w:p w14:paraId="4F136436" w14:textId="77777777" w:rsidR="000C2753" w:rsidRDefault="000C2753" w:rsidP="000C2753">
      <w:pPr>
        <w:jc w:val="both"/>
        <w:rPr>
          <w:i/>
          <w:sz w:val="20"/>
          <w:szCs w:val="20"/>
          <w:lang w:val="nl-BE"/>
        </w:rPr>
      </w:pPr>
      <w:r>
        <w:rPr>
          <w:sz w:val="20"/>
          <w:szCs w:val="20"/>
          <w:lang w:val="nl-BE"/>
        </w:rPr>
        <w:t xml:space="preserve">De oplossing luidde: </w:t>
      </w:r>
      <w:r w:rsidRPr="003E2B59">
        <w:rPr>
          <w:b/>
          <w:sz w:val="20"/>
          <w:szCs w:val="20"/>
          <w:lang w:val="nl-BE"/>
        </w:rPr>
        <w:t>1.La4</w:t>
      </w:r>
      <w:r w:rsidR="00303E18">
        <w:rPr>
          <w:b/>
          <w:sz w:val="20"/>
          <w:szCs w:val="20"/>
          <w:lang w:val="nl-BE"/>
        </w:rPr>
        <w:t>?</w:t>
      </w:r>
      <w:r>
        <w:rPr>
          <w:sz w:val="20"/>
          <w:szCs w:val="20"/>
          <w:lang w:val="nl-BE"/>
        </w:rPr>
        <w:t xml:space="preserve"> Lc8 2.Tc3 La6 3.Tc1+, enzovoort als in mij correctie. Maar nu blijkt dat ook zet </w:t>
      </w:r>
      <w:r w:rsidR="00AC6AFD">
        <w:rPr>
          <w:b/>
          <w:sz w:val="20"/>
          <w:szCs w:val="20"/>
          <w:lang w:val="nl-BE"/>
        </w:rPr>
        <w:t>1.La4</w:t>
      </w:r>
      <w:r w:rsidR="00303E18">
        <w:rPr>
          <w:b/>
          <w:sz w:val="20"/>
          <w:szCs w:val="20"/>
          <w:lang w:val="nl-BE"/>
        </w:rPr>
        <w:t>!</w:t>
      </w:r>
      <w:r>
        <w:rPr>
          <w:sz w:val="20"/>
          <w:szCs w:val="20"/>
          <w:lang w:val="nl-BE"/>
        </w:rPr>
        <w:t xml:space="preserve"> wint na 23 zetten, vol</w:t>
      </w:r>
      <w:r w:rsidR="005526C1">
        <w:rPr>
          <w:sz w:val="20"/>
          <w:szCs w:val="20"/>
          <w:lang w:val="nl-BE"/>
        </w:rPr>
        <w:t>-</w:t>
      </w:r>
      <w:r>
        <w:rPr>
          <w:sz w:val="20"/>
          <w:szCs w:val="20"/>
          <w:lang w:val="nl-BE"/>
        </w:rPr>
        <w:t xml:space="preserve">gens de </w:t>
      </w:r>
      <w:r w:rsidR="00335A6A">
        <w:rPr>
          <w:i/>
          <w:sz w:val="20"/>
          <w:szCs w:val="20"/>
          <w:lang w:val="nl-BE"/>
        </w:rPr>
        <w:t>Lomonosov Tablebases.</w:t>
      </w:r>
    </w:p>
    <w:p w14:paraId="35F84336" w14:textId="77777777" w:rsidR="000C2753" w:rsidRDefault="000C2753" w:rsidP="000C2753">
      <w:pPr>
        <w:jc w:val="both"/>
        <w:rPr>
          <w:sz w:val="20"/>
          <w:szCs w:val="20"/>
          <w:lang w:val="nl-BE"/>
        </w:rPr>
      </w:pPr>
      <w:r>
        <w:rPr>
          <w:sz w:val="20"/>
          <w:szCs w:val="20"/>
          <w:lang w:val="nl-BE"/>
        </w:rPr>
        <w:t>Wat een pech, Roger.</w:t>
      </w:r>
    </w:p>
    <w:p w14:paraId="10372F0F" w14:textId="77777777" w:rsidR="000C2753" w:rsidRDefault="000C2753" w:rsidP="000C2753">
      <w:pPr>
        <w:jc w:val="both"/>
        <w:rPr>
          <w:sz w:val="20"/>
          <w:szCs w:val="20"/>
          <w:lang w:val="nl-BE"/>
        </w:rPr>
      </w:pPr>
    </w:p>
    <w:p w14:paraId="30150E05" w14:textId="77777777" w:rsidR="000C2753" w:rsidRDefault="000C2753" w:rsidP="000C2753">
      <w:pPr>
        <w:jc w:val="both"/>
        <w:rPr>
          <w:sz w:val="20"/>
          <w:szCs w:val="20"/>
          <w:lang w:val="nl-BE"/>
        </w:rPr>
      </w:pPr>
      <w:r>
        <w:rPr>
          <w:sz w:val="20"/>
          <w:szCs w:val="20"/>
          <w:lang w:val="nl-BE"/>
        </w:rPr>
        <w:t>Maar ik bracht een lichte wijziging in de beginstelling en je eer is ge-red, met deze mooie domonatie-studie.</w:t>
      </w:r>
    </w:p>
    <w:p w14:paraId="32C798CE" w14:textId="77777777" w:rsidR="00842A57" w:rsidRDefault="00842A57" w:rsidP="000C2753">
      <w:pPr>
        <w:jc w:val="both"/>
        <w:rPr>
          <w:sz w:val="20"/>
          <w:szCs w:val="20"/>
          <w:lang w:val="nl-BE"/>
        </w:rPr>
      </w:pPr>
    </w:p>
    <w:p w14:paraId="2E3DD926" w14:textId="77777777" w:rsidR="00842A57" w:rsidRDefault="00842A57" w:rsidP="00842A57">
      <w:pPr>
        <w:jc w:val="center"/>
        <w:rPr>
          <w:sz w:val="20"/>
          <w:szCs w:val="20"/>
          <w:lang w:val="nl-BE"/>
        </w:rPr>
      </w:pPr>
      <w:r>
        <w:rPr>
          <w:sz w:val="20"/>
          <w:szCs w:val="20"/>
          <w:lang w:val="nl-BE"/>
        </w:rPr>
        <w:t>*   *   *</w:t>
      </w:r>
    </w:p>
    <w:p w14:paraId="15C05721" w14:textId="77777777" w:rsidR="00842A57" w:rsidRDefault="00842A57" w:rsidP="00842A57">
      <w:pPr>
        <w:jc w:val="center"/>
        <w:rPr>
          <w:sz w:val="20"/>
          <w:szCs w:val="20"/>
          <w:lang w:val="nl-BE"/>
        </w:rPr>
      </w:pPr>
    </w:p>
    <w:p w14:paraId="0EDB5C0A" w14:textId="77777777" w:rsidR="00842A57" w:rsidRDefault="00842A57" w:rsidP="00842A57">
      <w:pPr>
        <w:jc w:val="both"/>
        <w:rPr>
          <w:sz w:val="20"/>
          <w:szCs w:val="20"/>
          <w:lang w:val="nl-BE"/>
        </w:rPr>
      </w:pPr>
      <w:r>
        <w:rPr>
          <w:sz w:val="20"/>
          <w:szCs w:val="20"/>
          <w:lang w:val="nl-BE"/>
        </w:rPr>
        <w:t xml:space="preserve">Roger moet dit onbewust  aange-voeld hebben, want na dat ik deze correctie had gedaan, en nog voor ik overging tot publicatie, vond ik in </w:t>
      </w:r>
      <w:r>
        <w:rPr>
          <w:i/>
          <w:sz w:val="20"/>
          <w:szCs w:val="20"/>
          <w:lang w:val="nl-BE"/>
        </w:rPr>
        <w:t xml:space="preserve">Probleemblad </w:t>
      </w:r>
      <w:r>
        <w:rPr>
          <w:sz w:val="20"/>
          <w:szCs w:val="20"/>
          <w:lang w:val="nl-BE"/>
        </w:rPr>
        <w:t>‘zijn’ verbetering:</w:t>
      </w:r>
    </w:p>
    <w:p w14:paraId="1066B750" w14:textId="77777777" w:rsidR="00842A57" w:rsidRDefault="00842A57" w:rsidP="00842A57">
      <w:pPr>
        <w:jc w:val="both"/>
        <w:rPr>
          <w:sz w:val="20"/>
          <w:szCs w:val="20"/>
          <w:lang w:val="nl-BE"/>
        </w:rPr>
      </w:pPr>
    </w:p>
    <w:p w14:paraId="4F933D12" w14:textId="77777777" w:rsidR="00842A57" w:rsidRPr="00303E18" w:rsidRDefault="00842A57" w:rsidP="00842A57">
      <w:pPr>
        <w:jc w:val="both"/>
        <w:rPr>
          <w:sz w:val="20"/>
          <w:szCs w:val="20"/>
          <w:lang w:val="nl-BE"/>
        </w:rPr>
      </w:pPr>
      <w:r w:rsidRPr="00303E18">
        <w:rPr>
          <w:sz w:val="20"/>
          <w:szCs w:val="20"/>
          <w:lang w:val="nl-BE"/>
        </w:rPr>
        <w:t>Kd6 Td5 La4 / Ka1 Lf2 Lh3 +</w:t>
      </w:r>
    </w:p>
    <w:p w14:paraId="5E9AC08A" w14:textId="77777777" w:rsidR="00842A57" w:rsidRPr="00303E18" w:rsidRDefault="00842A57" w:rsidP="00842A57">
      <w:pPr>
        <w:jc w:val="both"/>
        <w:rPr>
          <w:sz w:val="20"/>
          <w:szCs w:val="20"/>
          <w:lang w:val="nl-BE"/>
        </w:rPr>
      </w:pPr>
    </w:p>
    <w:p w14:paraId="71D968A3" w14:textId="77777777" w:rsidR="00842A57" w:rsidRDefault="00842A57" w:rsidP="00842A57">
      <w:pPr>
        <w:jc w:val="both"/>
        <w:rPr>
          <w:sz w:val="20"/>
          <w:szCs w:val="20"/>
          <w:lang w:val="nl-BE"/>
        </w:rPr>
      </w:pPr>
      <w:r>
        <w:rPr>
          <w:sz w:val="20"/>
          <w:szCs w:val="20"/>
          <w:lang w:val="nl-BE"/>
        </w:rPr>
        <w:t xml:space="preserve">1.Td3 Lc8 2.Tc3 La6 3.Tc1+ Kb2 4.Tc2+ Ka3 5.Txf2 Kxa4 6.Ta2+ Kb5 7.Kc7. En met de gekende, maar immer fraaie, zetdwang is het </w:t>
      </w:r>
      <w:r w:rsidR="002E22A2">
        <w:rPr>
          <w:sz w:val="20"/>
          <w:szCs w:val="20"/>
          <w:lang w:val="nl-BE"/>
        </w:rPr>
        <w:t>over en uit.</w:t>
      </w:r>
    </w:p>
    <w:p w14:paraId="3C9034BE" w14:textId="77777777" w:rsidR="002E22A2" w:rsidRDefault="002E22A2" w:rsidP="00842A57">
      <w:pPr>
        <w:jc w:val="both"/>
        <w:rPr>
          <w:sz w:val="20"/>
          <w:szCs w:val="20"/>
          <w:lang w:val="nl-BE"/>
        </w:rPr>
      </w:pPr>
    </w:p>
    <w:p w14:paraId="03443CDC" w14:textId="77777777" w:rsidR="002E22A2" w:rsidRDefault="00296CFC" w:rsidP="00842A57">
      <w:pPr>
        <w:jc w:val="both"/>
        <w:rPr>
          <w:sz w:val="20"/>
          <w:szCs w:val="20"/>
          <w:lang w:val="nl-BE"/>
        </w:rPr>
      </w:pPr>
      <w:r>
        <w:rPr>
          <w:sz w:val="20"/>
          <w:szCs w:val="20"/>
          <w:lang w:val="nl-BE"/>
        </w:rPr>
        <w:t>Een studie met precies de iden</w:t>
      </w:r>
      <w:r w:rsidR="002E22A2">
        <w:rPr>
          <w:sz w:val="20"/>
          <w:szCs w:val="20"/>
          <w:lang w:val="nl-BE"/>
        </w:rPr>
        <w:t>tie</w:t>
      </w:r>
      <w:r>
        <w:rPr>
          <w:sz w:val="20"/>
          <w:szCs w:val="20"/>
          <w:lang w:val="nl-BE"/>
        </w:rPr>
        <w:t>-</w:t>
      </w:r>
      <w:r w:rsidR="002E22A2">
        <w:rPr>
          <w:sz w:val="20"/>
          <w:szCs w:val="20"/>
          <w:lang w:val="nl-BE"/>
        </w:rPr>
        <w:t>ke oplossing als de mijne, na de eerste zet.</w:t>
      </w:r>
    </w:p>
    <w:p w14:paraId="6BDF839C" w14:textId="77777777" w:rsidR="002E22A2" w:rsidRDefault="002E22A2" w:rsidP="00842A57">
      <w:pPr>
        <w:jc w:val="both"/>
        <w:rPr>
          <w:sz w:val="20"/>
          <w:szCs w:val="20"/>
          <w:lang w:val="nl-BE"/>
        </w:rPr>
      </w:pPr>
    </w:p>
    <w:p w14:paraId="78C8E0A5" w14:textId="77777777" w:rsidR="002E22A2" w:rsidRPr="00842A57" w:rsidRDefault="002E22A2" w:rsidP="00842A57">
      <w:pPr>
        <w:jc w:val="both"/>
        <w:rPr>
          <w:sz w:val="20"/>
          <w:szCs w:val="20"/>
          <w:lang w:val="nl-BE"/>
        </w:rPr>
      </w:pPr>
      <w:r>
        <w:rPr>
          <w:sz w:val="20"/>
          <w:szCs w:val="20"/>
          <w:lang w:val="nl-BE"/>
        </w:rPr>
        <w:t>Over toeval gesproken.</w:t>
      </w:r>
    </w:p>
    <w:p w14:paraId="4D5F1D24" w14:textId="77777777" w:rsidR="0020299A" w:rsidRPr="0020299A" w:rsidRDefault="0020299A" w:rsidP="002E22A2">
      <w:pPr>
        <w:ind w:left="360"/>
        <w:jc w:val="both"/>
        <w:rPr>
          <w:sz w:val="20"/>
          <w:szCs w:val="20"/>
          <w:lang w:val="nl-BE"/>
        </w:rPr>
      </w:pPr>
    </w:p>
    <w:p w14:paraId="54EDCA04" w14:textId="77777777" w:rsidR="00C55615" w:rsidRDefault="00C55615" w:rsidP="00B65E26">
      <w:pPr>
        <w:spacing w:line="190" w:lineRule="exact"/>
        <w:jc w:val="center"/>
        <w:rPr>
          <w:rFonts w:cs="Arial"/>
          <w:b/>
          <w:sz w:val="20"/>
          <w:szCs w:val="20"/>
          <w:lang w:val="nl-BE"/>
        </w:rPr>
      </w:pPr>
    </w:p>
    <w:p w14:paraId="416BD06C" w14:textId="77777777" w:rsidR="00E24D55" w:rsidRPr="00FF03B9" w:rsidRDefault="00E24D55" w:rsidP="00B65E26">
      <w:pPr>
        <w:spacing w:line="190" w:lineRule="exact"/>
        <w:jc w:val="center"/>
        <w:rPr>
          <w:i/>
          <w:sz w:val="20"/>
          <w:szCs w:val="20"/>
          <w:lang w:val="nl-BE"/>
        </w:rPr>
      </w:pPr>
      <w:r w:rsidRPr="00AD04D8">
        <w:rPr>
          <w:rFonts w:cs="Arial"/>
          <w:b/>
          <w:sz w:val="20"/>
          <w:szCs w:val="20"/>
          <w:lang w:val="nl-BE"/>
        </w:rPr>
        <w:lastRenderedPageBreak/>
        <w:t xml:space="preserve">- </w:t>
      </w:r>
      <w:r w:rsidR="00D91F92">
        <w:rPr>
          <w:rFonts w:cs="Arial"/>
          <w:b/>
          <w:sz w:val="20"/>
          <w:szCs w:val="20"/>
          <w:lang w:val="nl-BE"/>
        </w:rPr>
        <w:t>8</w:t>
      </w:r>
      <w:r w:rsidR="00F60FC4">
        <w:rPr>
          <w:rFonts w:cs="Arial"/>
          <w:b/>
          <w:sz w:val="20"/>
          <w:szCs w:val="20"/>
          <w:lang w:val="nl-BE"/>
        </w:rPr>
        <w:t>5</w:t>
      </w:r>
      <w:r w:rsidR="00FF03B9">
        <w:rPr>
          <w:rFonts w:cs="Arial"/>
          <w:b/>
          <w:sz w:val="20"/>
          <w:szCs w:val="20"/>
          <w:lang w:val="nl-BE"/>
        </w:rPr>
        <w:t xml:space="preserve"> </w:t>
      </w:r>
      <w:r w:rsidRPr="00AD04D8">
        <w:rPr>
          <w:rFonts w:cs="Arial"/>
          <w:b/>
          <w:sz w:val="20"/>
          <w:szCs w:val="20"/>
          <w:lang w:val="nl-BE"/>
        </w:rPr>
        <w:t>-</w:t>
      </w:r>
    </w:p>
    <w:p w14:paraId="60279853" w14:textId="77777777" w:rsidR="00E24D55" w:rsidRPr="00AD04D8" w:rsidRDefault="00E24D55" w:rsidP="00E24D55">
      <w:pPr>
        <w:spacing w:line="190" w:lineRule="exact"/>
        <w:jc w:val="center"/>
        <w:rPr>
          <w:rFonts w:cs="Arial"/>
          <w:b/>
          <w:sz w:val="20"/>
          <w:szCs w:val="20"/>
          <w:lang w:val="nl-BE"/>
        </w:rPr>
      </w:pPr>
    </w:p>
    <w:p w14:paraId="6A0B80DD"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 xml:space="preserve">Belgisch Schaakbord, </w:t>
      </w:r>
      <w:r w:rsidRPr="00AD04D8">
        <w:rPr>
          <w:rFonts w:cs="Arial"/>
          <w:sz w:val="20"/>
          <w:szCs w:val="20"/>
          <w:lang w:val="nl-BE"/>
        </w:rPr>
        <w:t>1990</w:t>
      </w:r>
    </w:p>
    <w:p w14:paraId="565BA0E2" w14:textId="77777777" w:rsidR="00E24D55" w:rsidRPr="00AD04D8" w:rsidRDefault="00E24D55" w:rsidP="00E24D55">
      <w:pPr>
        <w:spacing w:line="190" w:lineRule="exact"/>
        <w:jc w:val="center"/>
        <w:rPr>
          <w:rFonts w:cs="Arial"/>
          <w:sz w:val="20"/>
          <w:szCs w:val="20"/>
          <w:lang w:val="nl-BE"/>
        </w:rPr>
      </w:pPr>
    </w:p>
    <w:p w14:paraId="1437EEF2" w14:textId="77777777" w:rsidR="00E24D55" w:rsidRPr="00AD04D8" w:rsidRDefault="00E24D55" w:rsidP="00E24D55">
      <w:pPr>
        <w:jc w:val="center"/>
        <w:rPr>
          <w:rFonts w:cs="Arial"/>
          <w:sz w:val="20"/>
          <w:szCs w:val="20"/>
          <w:lang w:val="nl-BE"/>
        </w:rPr>
      </w:pPr>
      <w:r w:rsidRPr="00AD04D8">
        <w:rPr>
          <w:lang w:val="nl-BE"/>
        </w:rPr>
        <w:object w:dxaOrig="4700" w:dyaOrig="4704" w14:anchorId="37B199EA">
          <v:shape id="_x0000_i1103" type="#_x0000_t75" style="width:154.5pt;height:153.4pt" o:ole="">
            <v:imagedata r:id="rId177" o:title=""/>
          </v:shape>
          <o:OLEObject Type="Embed" ProgID="CorelDRAW.Graphic.12" ShapeID="_x0000_i1103" DrawAspect="Content" ObjectID="_1587467515" r:id="rId178"/>
        </w:object>
      </w:r>
    </w:p>
    <w:p w14:paraId="40D68285" w14:textId="77777777" w:rsidR="00E24D55" w:rsidRPr="00AD04D8" w:rsidRDefault="00E24D55" w:rsidP="00E24D55">
      <w:pPr>
        <w:jc w:val="center"/>
        <w:rPr>
          <w:rFonts w:cs="Arial"/>
          <w:b/>
          <w:sz w:val="20"/>
          <w:szCs w:val="20"/>
          <w:lang w:val="nl-BE"/>
        </w:rPr>
      </w:pPr>
    </w:p>
    <w:p w14:paraId="005A0289" w14:textId="77777777" w:rsidR="00E24D55" w:rsidRDefault="00E24D55" w:rsidP="00E24D55">
      <w:pPr>
        <w:jc w:val="center"/>
        <w:rPr>
          <w:rFonts w:cs="Arial"/>
          <w:sz w:val="20"/>
          <w:szCs w:val="20"/>
          <w:lang w:val="nl-BE"/>
        </w:rPr>
      </w:pPr>
      <w:r w:rsidRPr="00AD04D8">
        <w:rPr>
          <w:rFonts w:cs="Arial"/>
          <w:b/>
          <w:lang w:val="nl-BE"/>
        </w:rPr>
        <w:t>+</w:t>
      </w:r>
      <w:r w:rsidRPr="00AD04D8">
        <w:rPr>
          <w:rFonts w:cs="Arial"/>
          <w:sz w:val="20"/>
          <w:szCs w:val="20"/>
          <w:lang w:val="nl-BE"/>
        </w:rPr>
        <w:t xml:space="preserve">                              0301.20 h7g5</w:t>
      </w:r>
    </w:p>
    <w:p w14:paraId="181FE98F" w14:textId="77777777" w:rsidR="002C748D" w:rsidRDefault="002C748D" w:rsidP="00E24D55">
      <w:pPr>
        <w:jc w:val="center"/>
        <w:rPr>
          <w:rFonts w:cs="Arial"/>
          <w:sz w:val="20"/>
          <w:szCs w:val="20"/>
          <w:lang w:val="nl-BE"/>
        </w:rPr>
      </w:pPr>
    </w:p>
    <w:p w14:paraId="1B4FD7BD" w14:textId="77777777" w:rsidR="002C748D" w:rsidRPr="00AD04D8" w:rsidRDefault="002C748D" w:rsidP="002C748D">
      <w:pPr>
        <w:jc w:val="both"/>
        <w:rPr>
          <w:rFonts w:cs="Arial"/>
          <w:sz w:val="20"/>
          <w:szCs w:val="20"/>
          <w:lang w:val="nl-BE"/>
        </w:rPr>
      </w:pPr>
      <w:r>
        <w:rPr>
          <w:rFonts w:cs="Arial"/>
          <w:sz w:val="20"/>
          <w:szCs w:val="20"/>
          <w:lang w:val="nl-BE"/>
        </w:rPr>
        <w:t xml:space="preserve">Oorspronkelijk stond het paard op veld h8. Maar omdat ik het mooier vond, dat de koning zijn paard reeds op de eerste zet in de steek moet laten, verplaatste ik het naar veld h6 </w:t>
      </w:r>
    </w:p>
    <w:p w14:paraId="611425C3" w14:textId="77777777" w:rsidR="00E24D55" w:rsidRPr="00AD04D8" w:rsidRDefault="00E24D55" w:rsidP="00E24D55">
      <w:pPr>
        <w:jc w:val="both"/>
        <w:rPr>
          <w:rFonts w:cs="Arial"/>
          <w:sz w:val="20"/>
          <w:szCs w:val="20"/>
          <w:lang w:val="nl-BE"/>
        </w:rPr>
      </w:pPr>
    </w:p>
    <w:p w14:paraId="5CF98D6B" w14:textId="77777777" w:rsidR="00E24D55" w:rsidRDefault="00E24D55" w:rsidP="00E24D55">
      <w:pPr>
        <w:jc w:val="both"/>
        <w:rPr>
          <w:rFonts w:cs="Arial"/>
          <w:b/>
          <w:sz w:val="20"/>
          <w:szCs w:val="20"/>
          <w:lang w:val="nl-BE"/>
        </w:rPr>
      </w:pPr>
      <w:r>
        <w:rPr>
          <w:rFonts w:cs="Arial"/>
          <w:b/>
          <w:sz w:val="20"/>
          <w:szCs w:val="20"/>
          <w:lang w:val="nl-BE"/>
        </w:rPr>
        <w:tab/>
        <w:t>1.Kg8</w:t>
      </w:r>
    </w:p>
    <w:p w14:paraId="6CB32B11" w14:textId="77777777" w:rsidR="00C76615" w:rsidRPr="00C76615" w:rsidRDefault="00C76615" w:rsidP="00E24D55">
      <w:pPr>
        <w:jc w:val="both"/>
        <w:rPr>
          <w:rFonts w:cs="Arial"/>
          <w:sz w:val="20"/>
          <w:szCs w:val="20"/>
          <w:lang w:val="nl-BE"/>
        </w:rPr>
      </w:pPr>
    </w:p>
    <w:p w14:paraId="30882C47" w14:textId="77777777" w:rsidR="00276962" w:rsidRPr="00276962" w:rsidRDefault="00276962" w:rsidP="0038155E">
      <w:pPr>
        <w:numPr>
          <w:ilvl w:val="0"/>
          <w:numId w:val="35"/>
        </w:numPr>
        <w:jc w:val="both"/>
        <w:rPr>
          <w:rFonts w:cs="Arial"/>
          <w:b/>
          <w:sz w:val="20"/>
          <w:szCs w:val="20"/>
          <w:lang w:val="en-GB"/>
        </w:rPr>
      </w:pPr>
      <w:r w:rsidRPr="00EC74FA">
        <w:rPr>
          <w:rFonts w:cs="Arial"/>
          <w:sz w:val="20"/>
          <w:szCs w:val="20"/>
          <w:lang w:val="en-GB"/>
        </w:rPr>
        <w:t xml:space="preserve">1.Kg7? </w:t>
      </w:r>
      <w:r w:rsidR="00E24D55" w:rsidRPr="00EC74FA">
        <w:rPr>
          <w:rFonts w:cs="Arial"/>
          <w:sz w:val="20"/>
          <w:szCs w:val="20"/>
          <w:lang w:val="en-GB"/>
        </w:rPr>
        <w:t>Tf6 2.Pf7+ Kf5 3.b7 Tb6</w:t>
      </w:r>
      <w:r w:rsidR="00C76615" w:rsidRPr="00EC74FA">
        <w:rPr>
          <w:rFonts w:cs="Arial"/>
          <w:sz w:val="20"/>
          <w:szCs w:val="20"/>
          <w:lang w:val="en-GB"/>
        </w:rPr>
        <w:t xml:space="preserve"> 4.Pd8 Ke5 5.a4 Kd6 6.a5 Kc7 7.axb6 Kb8 8.K</w:t>
      </w:r>
      <w:r w:rsidR="00EE6A55" w:rsidRPr="00EC74FA">
        <w:rPr>
          <w:rFonts w:cs="Arial"/>
          <w:sz w:val="20"/>
          <w:szCs w:val="20"/>
          <w:lang w:val="en-GB"/>
        </w:rPr>
        <w:t>~, p</w:t>
      </w:r>
      <w:r w:rsidR="00EE6A55" w:rsidRPr="00276962">
        <w:rPr>
          <w:rFonts w:cs="Arial"/>
          <w:sz w:val="20"/>
          <w:szCs w:val="20"/>
          <w:lang w:val="en-GB"/>
        </w:rPr>
        <w:t>at</w:t>
      </w:r>
    </w:p>
    <w:p w14:paraId="7317786E" w14:textId="77777777" w:rsidR="00EE6A55" w:rsidRPr="00276962" w:rsidRDefault="00057108" w:rsidP="0038155E">
      <w:pPr>
        <w:numPr>
          <w:ilvl w:val="0"/>
          <w:numId w:val="35"/>
        </w:numPr>
        <w:jc w:val="both"/>
        <w:rPr>
          <w:rFonts w:cs="Arial"/>
          <w:b/>
          <w:sz w:val="20"/>
          <w:szCs w:val="20"/>
          <w:lang w:val="nl-BE"/>
        </w:rPr>
      </w:pPr>
      <w:r>
        <w:rPr>
          <w:rFonts w:cs="Arial"/>
          <w:sz w:val="20"/>
          <w:szCs w:val="20"/>
          <w:lang w:val="nl-BE"/>
        </w:rPr>
        <w:t>1.b7? T</w:t>
      </w:r>
      <w:r w:rsidR="00276962">
        <w:rPr>
          <w:rFonts w:cs="Arial"/>
          <w:sz w:val="20"/>
          <w:szCs w:val="20"/>
          <w:lang w:val="nl-BE"/>
        </w:rPr>
        <w:t>f8 2.Kg7 Tb8 3.Pf7+ Kf4 4.Pd6 Ke5 5.Pc4 Kd4 6.Pd6 Kd5, maar geen winst.</w:t>
      </w:r>
    </w:p>
    <w:p w14:paraId="66740F97" w14:textId="77777777" w:rsidR="00C41FC5" w:rsidRPr="00276962" w:rsidRDefault="00C41FC5" w:rsidP="00C41FC5">
      <w:pPr>
        <w:jc w:val="both"/>
        <w:rPr>
          <w:rFonts w:cs="Arial"/>
          <w:b/>
          <w:sz w:val="20"/>
          <w:szCs w:val="20"/>
          <w:lang w:val="nl-BE"/>
        </w:rPr>
      </w:pPr>
    </w:p>
    <w:p w14:paraId="0D8708F9" w14:textId="77777777" w:rsidR="00EE6A55" w:rsidRDefault="00EE6A55" w:rsidP="00E24D55">
      <w:pPr>
        <w:jc w:val="both"/>
        <w:rPr>
          <w:rFonts w:cs="Arial"/>
          <w:sz w:val="20"/>
          <w:szCs w:val="20"/>
          <w:lang w:val="nl-BE"/>
        </w:rPr>
      </w:pPr>
      <w:r w:rsidRPr="00EE6A55">
        <w:rPr>
          <w:rFonts w:cs="Arial"/>
          <w:sz w:val="20"/>
          <w:szCs w:val="20"/>
          <w:lang w:val="nl-BE"/>
        </w:rPr>
        <w:t>Een niet zo eenvoudig te vinden eerste zet</w:t>
      </w:r>
      <w:r w:rsidR="00C32A46">
        <w:rPr>
          <w:rFonts w:cs="Arial"/>
          <w:sz w:val="20"/>
          <w:szCs w:val="20"/>
          <w:lang w:val="nl-BE"/>
        </w:rPr>
        <w:t xml:space="preserve"> dus.</w:t>
      </w:r>
      <w:r w:rsidR="00250C30">
        <w:rPr>
          <w:rFonts w:cs="Arial"/>
          <w:sz w:val="20"/>
          <w:szCs w:val="20"/>
          <w:lang w:val="nl-BE"/>
        </w:rPr>
        <w:t xml:space="preserve"> </w:t>
      </w:r>
      <w:r w:rsidR="00C41FC5">
        <w:rPr>
          <w:rFonts w:cs="Arial"/>
          <w:sz w:val="20"/>
          <w:szCs w:val="20"/>
          <w:lang w:val="nl-BE"/>
        </w:rPr>
        <w:t>Zw</w:t>
      </w:r>
      <w:r w:rsidR="00C32A46">
        <w:rPr>
          <w:rFonts w:cs="Arial"/>
          <w:sz w:val="20"/>
          <w:szCs w:val="20"/>
          <w:lang w:val="nl-BE"/>
        </w:rPr>
        <w:t>art heeft nu twee</w:t>
      </w:r>
      <w:r w:rsidR="008D70AD">
        <w:rPr>
          <w:rFonts w:cs="Arial"/>
          <w:sz w:val="20"/>
          <w:szCs w:val="20"/>
          <w:lang w:val="nl-BE"/>
        </w:rPr>
        <w:t xml:space="preserve"> </w:t>
      </w:r>
      <w:r w:rsidR="00C41FC5">
        <w:rPr>
          <w:rFonts w:cs="Arial"/>
          <w:sz w:val="20"/>
          <w:szCs w:val="20"/>
          <w:lang w:val="nl-BE"/>
        </w:rPr>
        <w:t>mogelijkhe</w:t>
      </w:r>
      <w:r w:rsidR="00C32A46">
        <w:rPr>
          <w:rFonts w:cs="Arial"/>
          <w:sz w:val="20"/>
          <w:szCs w:val="20"/>
          <w:lang w:val="nl-BE"/>
        </w:rPr>
        <w:t>den:</w:t>
      </w:r>
    </w:p>
    <w:p w14:paraId="106FE844" w14:textId="77777777" w:rsidR="00EE6A55" w:rsidRDefault="00EE6A55" w:rsidP="00E24D55">
      <w:pPr>
        <w:jc w:val="both"/>
        <w:rPr>
          <w:rFonts w:cs="Arial"/>
          <w:sz w:val="20"/>
          <w:szCs w:val="20"/>
          <w:lang w:val="nl-BE"/>
        </w:rPr>
      </w:pPr>
    </w:p>
    <w:p w14:paraId="302E27D6" w14:textId="77777777" w:rsidR="00FD0589" w:rsidRDefault="00FD0589" w:rsidP="00E24D55">
      <w:pPr>
        <w:jc w:val="both"/>
        <w:rPr>
          <w:rFonts w:cs="Arial"/>
          <w:sz w:val="20"/>
          <w:szCs w:val="20"/>
          <w:lang w:val="nl-BE"/>
        </w:rPr>
      </w:pPr>
    </w:p>
    <w:p w14:paraId="75BAF9E1" w14:textId="77777777" w:rsidR="00EE6A55" w:rsidRDefault="00EE6A55" w:rsidP="00E24D55">
      <w:pPr>
        <w:jc w:val="both"/>
        <w:rPr>
          <w:rFonts w:cs="Arial"/>
          <w:b/>
          <w:i/>
          <w:sz w:val="20"/>
          <w:szCs w:val="20"/>
          <w:lang w:val="nl-BE"/>
        </w:rPr>
      </w:pPr>
    </w:p>
    <w:p w14:paraId="21113556" w14:textId="77777777" w:rsidR="00EE6A55" w:rsidRDefault="00EE6A55" w:rsidP="00E24D55">
      <w:pPr>
        <w:jc w:val="both"/>
        <w:rPr>
          <w:rFonts w:cs="Arial"/>
          <w:b/>
          <w:i/>
          <w:sz w:val="20"/>
          <w:szCs w:val="20"/>
          <w:lang w:val="nl-BE"/>
        </w:rPr>
      </w:pPr>
    </w:p>
    <w:p w14:paraId="2C37DCD1" w14:textId="77777777" w:rsidR="00E80200" w:rsidRDefault="00E80200" w:rsidP="00E24D55">
      <w:pPr>
        <w:jc w:val="both"/>
        <w:rPr>
          <w:rFonts w:cs="Arial"/>
          <w:b/>
          <w:i/>
          <w:sz w:val="20"/>
          <w:szCs w:val="20"/>
          <w:lang w:val="nl-BE"/>
        </w:rPr>
      </w:pPr>
    </w:p>
    <w:p w14:paraId="761EF6B8" w14:textId="77777777" w:rsidR="00EE6A55" w:rsidRDefault="00EE6A55" w:rsidP="00E24D55">
      <w:pPr>
        <w:jc w:val="both"/>
        <w:rPr>
          <w:rFonts w:cs="Arial"/>
          <w:b/>
          <w:i/>
          <w:sz w:val="20"/>
          <w:szCs w:val="20"/>
          <w:lang w:val="nl-BE"/>
        </w:rPr>
      </w:pPr>
    </w:p>
    <w:p w14:paraId="1CEBE4E9" w14:textId="77777777" w:rsidR="00E24D55" w:rsidRPr="001A5D28" w:rsidRDefault="004F3FA1" w:rsidP="00E24D55">
      <w:pPr>
        <w:jc w:val="both"/>
        <w:rPr>
          <w:rFonts w:cs="Arial"/>
          <w:b/>
          <w:i/>
          <w:sz w:val="20"/>
          <w:szCs w:val="20"/>
          <w:lang w:val="nl-BE"/>
        </w:rPr>
      </w:pPr>
      <w:r>
        <w:rPr>
          <w:rFonts w:cs="Arial"/>
          <w:b/>
          <w:i/>
          <w:sz w:val="20"/>
          <w:szCs w:val="20"/>
          <w:lang w:val="nl-BE"/>
        </w:rPr>
        <w:t>Vatiant A</w:t>
      </w:r>
    </w:p>
    <w:p w14:paraId="20B9800F" w14:textId="77777777" w:rsidR="00E24D55" w:rsidRPr="00AD04D8" w:rsidRDefault="00E24D55" w:rsidP="00E24D55">
      <w:pPr>
        <w:jc w:val="both"/>
        <w:rPr>
          <w:rFonts w:cs="Arial"/>
          <w:b/>
          <w:sz w:val="20"/>
          <w:szCs w:val="20"/>
          <w:lang w:val="nl-BE"/>
        </w:rPr>
      </w:pPr>
      <w:r w:rsidRPr="00AD04D8">
        <w:rPr>
          <w:rFonts w:cs="Arial"/>
          <w:b/>
          <w:i/>
          <w:sz w:val="20"/>
          <w:szCs w:val="20"/>
          <w:lang w:val="nl-BE"/>
        </w:rPr>
        <w:tab/>
      </w:r>
      <w:r w:rsidRPr="00AD04D8">
        <w:rPr>
          <w:rFonts w:cs="Arial"/>
          <w:b/>
          <w:sz w:val="20"/>
          <w:szCs w:val="20"/>
          <w:lang w:val="nl-BE"/>
        </w:rPr>
        <w:t>1…</w:t>
      </w:r>
      <w:r w:rsidRPr="00AD04D8">
        <w:rPr>
          <w:rFonts w:cs="Arial"/>
          <w:b/>
          <w:sz w:val="20"/>
          <w:szCs w:val="20"/>
          <w:lang w:val="nl-BE"/>
        </w:rPr>
        <w:tab/>
      </w:r>
      <w:r w:rsidRPr="00AD04D8">
        <w:rPr>
          <w:rFonts w:cs="Arial"/>
          <w:b/>
          <w:sz w:val="20"/>
          <w:szCs w:val="20"/>
          <w:lang w:val="nl-BE"/>
        </w:rPr>
        <w:tab/>
        <w:t xml:space="preserve">Tf6 </w:t>
      </w:r>
    </w:p>
    <w:p w14:paraId="077288E2"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2.Pf7+ </w:t>
      </w:r>
    </w:p>
    <w:p w14:paraId="4FF9F9E0" w14:textId="77777777" w:rsidR="00E24D55" w:rsidRDefault="00E24D55" w:rsidP="00E24D55">
      <w:pPr>
        <w:spacing w:line="210" w:lineRule="exact"/>
        <w:jc w:val="both"/>
        <w:rPr>
          <w:rFonts w:cs="Arial"/>
          <w:i/>
          <w:sz w:val="20"/>
          <w:szCs w:val="20"/>
          <w:lang w:val="nl-BE"/>
        </w:rPr>
      </w:pPr>
      <w:r w:rsidRPr="00AD04D8">
        <w:rPr>
          <w:rFonts w:cs="Arial"/>
          <w:sz w:val="20"/>
          <w:szCs w:val="20"/>
          <w:lang w:val="nl-BE"/>
        </w:rPr>
        <w:t>Deze zet moet nú gespeeld wor-den, want  eerst 2.b7?</w:t>
      </w:r>
      <w:r>
        <w:rPr>
          <w:rFonts w:cs="Arial"/>
          <w:sz w:val="20"/>
          <w:szCs w:val="20"/>
          <w:lang w:val="nl-BE"/>
        </w:rPr>
        <w:t xml:space="preserve"> loopt slecht af door </w:t>
      </w:r>
      <w:r w:rsidRPr="00AD04D8">
        <w:rPr>
          <w:rFonts w:cs="Arial"/>
          <w:sz w:val="20"/>
          <w:szCs w:val="20"/>
          <w:lang w:val="nl-BE"/>
        </w:rPr>
        <w:t>2…Tb6 3.Pf7+ Kf6</w:t>
      </w:r>
      <w:r w:rsidR="00AA3DDB">
        <w:rPr>
          <w:rFonts w:cs="Arial"/>
          <w:sz w:val="20"/>
          <w:szCs w:val="20"/>
          <w:lang w:val="nl-BE"/>
        </w:rPr>
        <w:t>,</w:t>
      </w:r>
      <w:r w:rsidR="00286080">
        <w:rPr>
          <w:rFonts w:cs="Arial"/>
          <w:sz w:val="20"/>
          <w:szCs w:val="20"/>
          <w:lang w:val="nl-BE"/>
        </w:rPr>
        <w:t xml:space="preserve"> </w:t>
      </w:r>
      <w:r w:rsidRPr="00AD04D8">
        <w:rPr>
          <w:rFonts w:cs="Arial"/>
          <w:i/>
          <w:sz w:val="20"/>
          <w:szCs w:val="20"/>
          <w:lang w:val="nl-BE"/>
        </w:rPr>
        <w:t>(Dit</w:t>
      </w:r>
      <w:r w:rsidRPr="00AD04D8">
        <w:rPr>
          <w:rFonts w:cs="Arial"/>
          <w:sz w:val="20"/>
          <w:szCs w:val="20"/>
          <w:lang w:val="nl-BE"/>
        </w:rPr>
        <w:t xml:space="preserve"> </w:t>
      </w:r>
      <w:r w:rsidRPr="00AD04D8">
        <w:rPr>
          <w:rFonts w:cs="Arial"/>
          <w:i/>
          <w:sz w:val="20"/>
          <w:szCs w:val="20"/>
          <w:lang w:val="nl-BE"/>
        </w:rPr>
        <w:t>veld is nu niet bezet door de</w:t>
      </w:r>
      <w:r w:rsidRPr="00AD04D8">
        <w:rPr>
          <w:rFonts w:cs="Arial"/>
          <w:sz w:val="20"/>
          <w:szCs w:val="20"/>
          <w:lang w:val="nl-BE"/>
        </w:rPr>
        <w:t xml:space="preserve"> </w:t>
      </w:r>
      <w:r>
        <w:rPr>
          <w:rFonts w:cs="Arial"/>
          <w:i/>
          <w:sz w:val="20"/>
          <w:szCs w:val="20"/>
          <w:lang w:val="nl-BE"/>
        </w:rPr>
        <w:t>t</w:t>
      </w:r>
      <w:r w:rsidR="00AA3DDB">
        <w:rPr>
          <w:rFonts w:cs="Arial"/>
          <w:i/>
          <w:sz w:val="20"/>
          <w:szCs w:val="20"/>
          <w:lang w:val="nl-BE"/>
        </w:rPr>
        <w:t>o</w:t>
      </w:r>
      <w:r>
        <w:rPr>
          <w:rFonts w:cs="Arial"/>
          <w:i/>
          <w:sz w:val="20"/>
          <w:szCs w:val="20"/>
          <w:lang w:val="nl-BE"/>
        </w:rPr>
        <w:t>r</w:t>
      </w:r>
      <w:r w:rsidRPr="00AD04D8">
        <w:rPr>
          <w:rFonts w:cs="Arial"/>
          <w:i/>
          <w:sz w:val="20"/>
          <w:szCs w:val="20"/>
          <w:lang w:val="nl-BE"/>
        </w:rPr>
        <w:t>en</w:t>
      </w:r>
      <w:r>
        <w:rPr>
          <w:rFonts w:cs="Arial"/>
          <w:i/>
          <w:sz w:val="20"/>
          <w:szCs w:val="20"/>
          <w:lang w:val="nl-BE"/>
        </w:rPr>
        <w:t xml:space="preserve">) </w:t>
      </w:r>
      <w:r w:rsidR="00286080">
        <w:rPr>
          <w:rFonts w:cs="Arial"/>
          <w:sz w:val="20"/>
          <w:szCs w:val="20"/>
          <w:lang w:val="nl-BE"/>
        </w:rPr>
        <w:t>E</w:t>
      </w:r>
      <w:r>
        <w:rPr>
          <w:rFonts w:cs="Arial"/>
          <w:sz w:val="20"/>
          <w:szCs w:val="20"/>
          <w:lang w:val="nl-BE"/>
        </w:rPr>
        <w:t>n nu:</w:t>
      </w:r>
      <w:r w:rsidRPr="00AD04D8">
        <w:rPr>
          <w:rFonts w:cs="Arial"/>
          <w:i/>
          <w:sz w:val="20"/>
          <w:szCs w:val="20"/>
          <w:lang w:val="nl-BE"/>
        </w:rPr>
        <w:t xml:space="preserve"> </w:t>
      </w:r>
    </w:p>
    <w:p w14:paraId="43F3F3EC" w14:textId="77777777" w:rsidR="00E24D55" w:rsidRPr="00384176" w:rsidRDefault="00E24D55" w:rsidP="00384176">
      <w:pPr>
        <w:numPr>
          <w:ilvl w:val="0"/>
          <w:numId w:val="46"/>
        </w:numPr>
        <w:spacing w:line="210" w:lineRule="exact"/>
        <w:jc w:val="both"/>
        <w:rPr>
          <w:rFonts w:cs="Arial"/>
          <w:i/>
          <w:sz w:val="20"/>
          <w:szCs w:val="20"/>
          <w:lang w:val="nl-BE"/>
        </w:rPr>
      </w:pPr>
      <w:r w:rsidRPr="00AD04D8">
        <w:rPr>
          <w:rFonts w:cs="Arial"/>
          <w:sz w:val="20"/>
          <w:szCs w:val="20"/>
          <w:lang w:val="nl-BE"/>
        </w:rPr>
        <w:t>4.Pd8</w:t>
      </w:r>
      <w:r w:rsidR="00E50C1A">
        <w:rPr>
          <w:rFonts w:cs="Arial"/>
          <w:sz w:val="20"/>
          <w:szCs w:val="20"/>
          <w:lang w:val="nl-BE"/>
        </w:rPr>
        <w:t>?</w:t>
      </w:r>
      <w:r w:rsidRPr="00AD04D8">
        <w:rPr>
          <w:rFonts w:cs="Arial"/>
          <w:sz w:val="20"/>
          <w:szCs w:val="20"/>
          <w:lang w:val="nl-BE"/>
        </w:rPr>
        <w:t xml:space="preserve"> Ke5 5.a4 </w:t>
      </w:r>
      <w:r w:rsidRPr="00AD04D8">
        <w:rPr>
          <w:rFonts w:cs="Arial"/>
          <w:i/>
          <w:sz w:val="20"/>
          <w:szCs w:val="20"/>
          <w:lang w:val="nl-BE"/>
        </w:rPr>
        <w:t>(5.Pc6+? Kd5</w:t>
      </w:r>
      <w:r w:rsidR="00F24085">
        <w:rPr>
          <w:rFonts w:cs="Arial"/>
          <w:i/>
          <w:sz w:val="20"/>
          <w:szCs w:val="20"/>
          <w:lang w:val="nl-BE"/>
        </w:rPr>
        <w:t xml:space="preserve"> 6.b8D Txb8 7.Pxb8 Kc4 en de</w:t>
      </w:r>
      <w:r w:rsidR="003E6C35">
        <w:rPr>
          <w:rFonts w:cs="Arial"/>
          <w:i/>
          <w:sz w:val="20"/>
          <w:szCs w:val="20"/>
          <w:lang w:val="nl-BE"/>
        </w:rPr>
        <w:t xml:space="preserve"> </w:t>
      </w:r>
      <w:r w:rsidR="00F24085">
        <w:rPr>
          <w:rFonts w:cs="Arial"/>
          <w:i/>
          <w:sz w:val="20"/>
          <w:szCs w:val="20"/>
          <w:lang w:val="nl-BE"/>
        </w:rPr>
        <w:t>pion</w:t>
      </w:r>
      <w:r w:rsidRPr="00AD04D8">
        <w:rPr>
          <w:rFonts w:cs="Arial"/>
          <w:i/>
          <w:sz w:val="20"/>
          <w:szCs w:val="20"/>
          <w:lang w:val="nl-BE"/>
        </w:rPr>
        <w:t xml:space="preserve"> is </w:t>
      </w:r>
      <w:r w:rsidR="003E6C35">
        <w:rPr>
          <w:rFonts w:cs="Arial"/>
          <w:i/>
          <w:sz w:val="20"/>
          <w:szCs w:val="20"/>
          <w:lang w:val="nl-BE"/>
        </w:rPr>
        <w:t>ten dode op</w:t>
      </w:r>
      <w:r w:rsidR="00E50C1A">
        <w:rPr>
          <w:rFonts w:cs="Arial"/>
          <w:i/>
          <w:sz w:val="20"/>
          <w:szCs w:val="20"/>
          <w:lang w:val="nl-BE"/>
        </w:rPr>
        <w:t>-</w:t>
      </w:r>
      <w:r w:rsidR="003E6C35">
        <w:rPr>
          <w:rFonts w:cs="Arial"/>
          <w:i/>
          <w:sz w:val="20"/>
          <w:szCs w:val="20"/>
          <w:lang w:val="nl-BE"/>
        </w:rPr>
        <w:t>ge</w:t>
      </w:r>
      <w:r w:rsidR="00F24085">
        <w:rPr>
          <w:rFonts w:cs="Arial"/>
          <w:i/>
          <w:sz w:val="20"/>
          <w:szCs w:val="20"/>
          <w:lang w:val="nl-BE"/>
        </w:rPr>
        <w:t>sch</w:t>
      </w:r>
      <w:r w:rsidR="003E6C35">
        <w:rPr>
          <w:rFonts w:cs="Arial"/>
          <w:i/>
          <w:sz w:val="20"/>
          <w:szCs w:val="20"/>
          <w:lang w:val="nl-BE"/>
        </w:rPr>
        <w:t>r</w:t>
      </w:r>
      <w:r w:rsidR="00F24085">
        <w:rPr>
          <w:rFonts w:cs="Arial"/>
          <w:i/>
          <w:sz w:val="20"/>
          <w:szCs w:val="20"/>
          <w:lang w:val="nl-BE"/>
        </w:rPr>
        <w:t>even)</w:t>
      </w:r>
      <w:r w:rsidRPr="00AD04D8">
        <w:rPr>
          <w:rFonts w:cs="Arial"/>
          <w:i/>
          <w:sz w:val="20"/>
          <w:szCs w:val="20"/>
          <w:lang w:val="nl-BE"/>
        </w:rPr>
        <w:t xml:space="preserve"> </w:t>
      </w:r>
      <w:r w:rsidRPr="00AD04D8">
        <w:rPr>
          <w:rFonts w:cs="Arial"/>
          <w:sz w:val="20"/>
          <w:szCs w:val="20"/>
          <w:lang w:val="nl-BE"/>
        </w:rPr>
        <w:t>5…Kd6 6.a5 Kc7</w:t>
      </w:r>
      <w:r w:rsidR="00C16269">
        <w:rPr>
          <w:rFonts w:cs="Arial"/>
          <w:sz w:val="20"/>
          <w:szCs w:val="20"/>
          <w:lang w:val="nl-BE"/>
        </w:rPr>
        <w:t xml:space="preserve"> </w:t>
      </w:r>
      <w:r w:rsidR="003E6C35">
        <w:rPr>
          <w:rFonts w:cs="Arial"/>
          <w:sz w:val="20"/>
          <w:szCs w:val="20"/>
          <w:lang w:val="nl-BE"/>
        </w:rPr>
        <w:t>(</w:t>
      </w:r>
      <w:r w:rsidR="00C16269">
        <w:rPr>
          <w:rFonts w:cs="Arial"/>
          <w:i/>
          <w:sz w:val="20"/>
          <w:szCs w:val="20"/>
          <w:lang w:val="nl-BE"/>
        </w:rPr>
        <w:t xml:space="preserve">Een  onverwachte </w:t>
      </w:r>
      <w:r w:rsidRPr="00AD04D8">
        <w:rPr>
          <w:rFonts w:cs="Arial"/>
          <w:i/>
          <w:sz w:val="20"/>
          <w:szCs w:val="20"/>
          <w:lang w:val="nl-BE"/>
        </w:rPr>
        <w:t>zet.</w:t>
      </w:r>
      <w:r w:rsidR="00C16269">
        <w:rPr>
          <w:rFonts w:cs="Arial"/>
          <w:i/>
          <w:sz w:val="20"/>
          <w:szCs w:val="20"/>
          <w:lang w:val="nl-BE"/>
        </w:rPr>
        <w:t xml:space="preserve">) </w:t>
      </w:r>
      <w:r w:rsidR="00384176">
        <w:rPr>
          <w:rFonts w:cs="Arial"/>
          <w:i/>
          <w:sz w:val="20"/>
          <w:szCs w:val="20"/>
          <w:lang w:val="nl-BE"/>
        </w:rPr>
        <w:t xml:space="preserve">En nu: </w:t>
      </w:r>
      <w:r w:rsidRPr="00384176">
        <w:rPr>
          <w:rFonts w:cs="Arial"/>
          <w:sz w:val="20"/>
          <w:szCs w:val="20"/>
          <w:lang w:val="nl-BE"/>
        </w:rPr>
        <w:t>7.axb6+ Kb8</w:t>
      </w:r>
      <w:r w:rsidR="00B47D41" w:rsidRPr="00384176">
        <w:rPr>
          <w:rFonts w:cs="Arial"/>
          <w:sz w:val="20"/>
          <w:szCs w:val="20"/>
          <w:lang w:val="nl-BE"/>
        </w:rPr>
        <w:t>,</w:t>
      </w:r>
      <w:r w:rsidRPr="00384176">
        <w:rPr>
          <w:rFonts w:cs="Arial"/>
          <w:sz w:val="20"/>
          <w:szCs w:val="20"/>
          <w:lang w:val="nl-BE"/>
        </w:rPr>
        <w:t xml:space="preserve"> en</w:t>
      </w:r>
      <w:r w:rsidR="003E6C35" w:rsidRPr="00384176">
        <w:rPr>
          <w:rFonts w:cs="Arial"/>
          <w:sz w:val="20"/>
          <w:szCs w:val="20"/>
          <w:lang w:val="nl-BE"/>
        </w:rPr>
        <w:t xml:space="preserve"> </w:t>
      </w:r>
      <w:r w:rsidR="00C16269" w:rsidRPr="00384176">
        <w:rPr>
          <w:rFonts w:cs="Arial"/>
          <w:sz w:val="20"/>
          <w:szCs w:val="20"/>
          <w:lang w:val="nl-BE"/>
        </w:rPr>
        <w:t>na</w:t>
      </w:r>
      <w:r w:rsidRPr="00384176">
        <w:rPr>
          <w:rFonts w:cs="Arial"/>
          <w:sz w:val="20"/>
          <w:szCs w:val="20"/>
          <w:lang w:val="nl-BE"/>
        </w:rPr>
        <w:t xml:space="preserve"> een ko</w:t>
      </w:r>
      <w:r w:rsidR="00C16269" w:rsidRPr="00384176">
        <w:rPr>
          <w:rFonts w:cs="Arial"/>
          <w:sz w:val="20"/>
          <w:szCs w:val="20"/>
          <w:lang w:val="nl-BE"/>
        </w:rPr>
        <w:t>-</w:t>
      </w:r>
      <w:r w:rsidR="00384176" w:rsidRPr="00384176">
        <w:rPr>
          <w:rFonts w:cs="Arial"/>
          <w:sz w:val="20"/>
          <w:szCs w:val="20"/>
          <w:lang w:val="nl-BE"/>
        </w:rPr>
        <w:t>n</w:t>
      </w:r>
      <w:r w:rsidRPr="00384176">
        <w:rPr>
          <w:rFonts w:cs="Arial"/>
          <w:sz w:val="20"/>
          <w:szCs w:val="20"/>
          <w:lang w:val="nl-BE"/>
        </w:rPr>
        <w:t xml:space="preserve">ingszet is het pat. </w:t>
      </w:r>
    </w:p>
    <w:p w14:paraId="00E16DA5" w14:textId="77777777" w:rsidR="00E24D55" w:rsidRPr="004E23AC" w:rsidRDefault="004E23AC" w:rsidP="0038155E">
      <w:pPr>
        <w:numPr>
          <w:ilvl w:val="0"/>
          <w:numId w:val="46"/>
        </w:numPr>
        <w:spacing w:line="210" w:lineRule="exact"/>
        <w:jc w:val="both"/>
        <w:rPr>
          <w:rFonts w:cs="Arial"/>
          <w:sz w:val="20"/>
          <w:szCs w:val="20"/>
          <w:lang w:val="nl-BE"/>
        </w:rPr>
      </w:pPr>
      <w:r w:rsidRPr="004E23AC">
        <w:rPr>
          <w:rFonts w:cs="Arial"/>
          <w:sz w:val="20"/>
          <w:szCs w:val="20"/>
          <w:lang w:val="nl-BE"/>
        </w:rPr>
        <w:t>4.Pd6</w:t>
      </w:r>
      <w:r w:rsidR="00E50C1A">
        <w:rPr>
          <w:rFonts w:cs="Arial"/>
          <w:sz w:val="20"/>
          <w:szCs w:val="20"/>
          <w:lang w:val="nl-BE"/>
        </w:rPr>
        <w:t>?</w:t>
      </w:r>
      <w:r w:rsidRPr="004E23AC">
        <w:rPr>
          <w:rFonts w:cs="Arial"/>
          <w:sz w:val="20"/>
          <w:szCs w:val="20"/>
          <w:lang w:val="nl-BE"/>
        </w:rPr>
        <w:t xml:space="preserve"> Ke6</w:t>
      </w:r>
      <w:r w:rsidR="004F3FA1">
        <w:rPr>
          <w:rFonts w:cs="Arial"/>
          <w:sz w:val="20"/>
          <w:szCs w:val="20"/>
          <w:lang w:val="nl-BE"/>
        </w:rPr>
        <w:t xml:space="preserve"> 5.Pe4 Txb7 6.Pc5+ Kd5 7.Pxb7 K</w:t>
      </w:r>
      <w:r w:rsidRPr="004E23AC">
        <w:rPr>
          <w:rFonts w:cs="Arial"/>
          <w:sz w:val="20"/>
          <w:szCs w:val="20"/>
          <w:lang w:val="nl-BE"/>
        </w:rPr>
        <w:t>c4 8.</w:t>
      </w:r>
      <w:r w:rsidR="00634FFF">
        <w:rPr>
          <w:rFonts w:cs="Arial"/>
          <w:sz w:val="20"/>
          <w:szCs w:val="20"/>
          <w:lang w:val="nl-BE"/>
        </w:rPr>
        <w:t>a</w:t>
      </w:r>
      <w:r w:rsidR="004F3FA1">
        <w:rPr>
          <w:rFonts w:cs="Arial"/>
          <w:sz w:val="20"/>
          <w:szCs w:val="20"/>
          <w:lang w:val="nl-BE"/>
        </w:rPr>
        <w:t>4 K</w:t>
      </w:r>
      <w:r w:rsidRPr="004E23AC">
        <w:rPr>
          <w:rFonts w:cs="Arial"/>
          <w:sz w:val="20"/>
          <w:szCs w:val="20"/>
          <w:lang w:val="nl-BE"/>
        </w:rPr>
        <w:t>b4 9.a5 Kb5 10.K~ Ka6 11.</w:t>
      </w:r>
      <w:r>
        <w:rPr>
          <w:rFonts w:cs="Arial"/>
          <w:sz w:val="20"/>
          <w:szCs w:val="20"/>
          <w:lang w:val="nl-BE"/>
        </w:rPr>
        <w:t>K~ Kxb7.</w:t>
      </w:r>
      <w:r w:rsidR="00E24D55" w:rsidRPr="004E23AC">
        <w:rPr>
          <w:rFonts w:cs="Arial"/>
          <w:sz w:val="20"/>
          <w:szCs w:val="20"/>
          <w:lang w:val="nl-BE"/>
        </w:rPr>
        <w:t xml:space="preserve"> </w:t>
      </w:r>
    </w:p>
    <w:p w14:paraId="6337FC4D" w14:textId="77777777" w:rsidR="00E24D55" w:rsidRPr="00E50C1A" w:rsidRDefault="00E24D55" w:rsidP="00E24D55">
      <w:pPr>
        <w:jc w:val="both"/>
        <w:rPr>
          <w:rFonts w:cs="Arial"/>
          <w:b/>
          <w:sz w:val="20"/>
          <w:szCs w:val="20"/>
          <w:lang w:val="nl-BE"/>
        </w:rPr>
      </w:pPr>
      <w:r w:rsidRPr="004E23AC">
        <w:rPr>
          <w:rFonts w:cs="Arial"/>
          <w:b/>
          <w:sz w:val="20"/>
          <w:szCs w:val="20"/>
          <w:lang w:val="nl-BE"/>
        </w:rPr>
        <w:tab/>
      </w:r>
      <w:r w:rsidRPr="00E50C1A">
        <w:rPr>
          <w:rFonts w:cs="Arial"/>
          <w:b/>
          <w:sz w:val="20"/>
          <w:szCs w:val="20"/>
          <w:lang w:val="nl-BE"/>
        </w:rPr>
        <w:t>2…</w:t>
      </w:r>
      <w:r w:rsidRPr="00E50C1A">
        <w:rPr>
          <w:rFonts w:cs="Arial"/>
          <w:b/>
          <w:sz w:val="20"/>
          <w:szCs w:val="20"/>
          <w:lang w:val="nl-BE"/>
        </w:rPr>
        <w:tab/>
      </w:r>
      <w:r w:rsidRPr="00E50C1A">
        <w:rPr>
          <w:rFonts w:cs="Arial"/>
          <w:b/>
          <w:sz w:val="20"/>
          <w:szCs w:val="20"/>
          <w:lang w:val="nl-BE"/>
        </w:rPr>
        <w:tab/>
        <w:t xml:space="preserve">Kf5 </w:t>
      </w:r>
    </w:p>
    <w:p w14:paraId="75D6FA00" w14:textId="77777777" w:rsidR="00E24D55" w:rsidRPr="00E50C1A" w:rsidRDefault="00E24D55" w:rsidP="00E24D55">
      <w:pPr>
        <w:jc w:val="both"/>
        <w:rPr>
          <w:rFonts w:cs="Arial"/>
          <w:b/>
          <w:sz w:val="20"/>
          <w:szCs w:val="20"/>
          <w:lang w:val="nl-BE"/>
        </w:rPr>
      </w:pPr>
      <w:r w:rsidRPr="00E50C1A">
        <w:rPr>
          <w:rFonts w:cs="Arial"/>
          <w:b/>
          <w:sz w:val="20"/>
          <w:szCs w:val="20"/>
          <w:lang w:val="nl-BE"/>
        </w:rPr>
        <w:tab/>
        <w:t xml:space="preserve">3.b7 </w:t>
      </w:r>
      <w:r w:rsidRPr="00E50C1A">
        <w:rPr>
          <w:rFonts w:cs="Arial"/>
          <w:b/>
          <w:sz w:val="20"/>
          <w:szCs w:val="20"/>
          <w:lang w:val="nl-BE"/>
        </w:rPr>
        <w:tab/>
      </w:r>
      <w:r w:rsidRPr="00E50C1A">
        <w:rPr>
          <w:rFonts w:cs="Arial"/>
          <w:b/>
          <w:sz w:val="20"/>
          <w:szCs w:val="20"/>
          <w:lang w:val="nl-BE"/>
        </w:rPr>
        <w:tab/>
        <w:t xml:space="preserve">Tb6 </w:t>
      </w:r>
    </w:p>
    <w:p w14:paraId="5341CA1C" w14:textId="77777777" w:rsidR="00E24D55" w:rsidRPr="00E50C1A" w:rsidRDefault="00E24D55" w:rsidP="00E24D55">
      <w:pPr>
        <w:jc w:val="both"/>
        <w:rPr>
          <w:rFonts w:cs="Arial"/>
          <w:b/>
          <w:sz w:val="20"/>
          <w:szCs w:val="20"/>
          <w:lang w:val="nl-BE"/>
        </w:rPr>
      </w:pPr>
      <w:r w:rsidRPr="00E50C1A">
        <w:rPr>
          <w:rFonts w:cs="Arial"/>
          <w:b/>
          <w:sz w:val="20"/>
          <w:szCs w:val="20"/>
          <w:lang w:val="nl-BE"/>
        </w:rPr>
        <w:tab/>
        <w:t xml:space="preserve">4.a4 </w:t>
      </w:r>
      <w:r w:rsidRPr="00E50C1A">
        <w:rPr>
          <w:rFonts w:cs="Arial"/>
          <w:b/>
          <w:sz w:val="20"/>
          <w:szCs w:val="20"/>
          <w:lang w:val="nl-BE"/>
        </w:rPr>
        <w:tab/>
      </w:r>
      <w:r w:rsidRPr="00E50C1A">
        <w:rPr>
          <w:rFonts w:cs="Arial"/>
          <w:b/>
          <w:sz w:val="20"/>
          <w:szCs w:val="20"/>
          <w:lang w:val="nl-BE"/>
        </w:rPr>
        <w:tab/>
        <w:t xml:space="preserve">Ke6 </w:t>
      </w:r>
    </w:p>
    <w:p w14:paraId="1DF3749B" w14:textId="77777777" w:rsidR="00E24D55" w:rsidRPr="00E50C1A" w:rsidRDefault="00E24D55" w:rsidP="00021475">
      <w:pPr>
        <w:numPr>
          <w:ilvl w:val="0"/>
          <w:numId w:val="12"/>
        </w:numPr>
        <w:jc w:val="both"/>
        <w:rPr>
          <w:rFonts w:cs="Arial"/>
          <w:i/>
          <w:sz w:val="20"/>
          <w:szCs w:val="20"/>
          <w:lang w:val="en-GB"/>
        </w:rPr>
      </w:pPr>
      <w:r w:rsidRPr="00E50C1A">
        <w:rPr>
          <w:rFonts w:cs="Arial"/>
          <w:sz w:val="20"/>
          <w:szCs w:val="20"/>
          <w:lang w:val="en-GB"/>
        </w:rPr>
        <w:t>4…Txb7</w:t>
      </w:r>
      <w:r w:rsidR="00E50C1A" w:rsidRPr="00E50C1A">
        <w:rPr>
          <w:rFonts w:cs="Arial"/>
          <w:sz w:val="20"/>
          <w:szCs w:val="20"/>
          <w:lang w:val="en-GB"/>
        </w:rPr>
        <w:t>?</w:t>
      </w:r>
      <w:r w:rsidRPr="00E50C1A">
        <w:rPr>
          <w:rFonts w:cs="Arial"/>
          <w:sz w:val="20"/>
          <w:szCs w:val="20"/>
          <w:lang w:val="en-GB"/>
        </w:rPr>
        <w:t xml:space="preserve"> 5.Pd6+ Ke6 6.Pxb7   Kd5 7.a5 Kc6 8.a6 Kb6 9.Pc5 en wint. Of: </w:t>
      </w:r>
    </w:p>
    <w:p w14:paraId="1FCD2F62" w14:textId="77777777" w:rsidR="00E24D55" w:rsidRPr="00855A6F" w:rsidRDefault="00E24D55" w:rsidP="00021475">
      <w:pPr>
        <w:numPr>
          <w:ilvl w:val="0"/>
          <w:numId w:val="12"/>
        </w:numPr>
        <w:jc w:val="both"/>
        <w:rPr>
          <w:rFonts w:cs="Arial"/>
          <w:sz w:val="20"/>
          <w:szCs w:val="20"/>
          <w:lang w:val="en-GB"/>
        </w:rPr>
      </w:pPr>
      <w:r w:rsidRPr="00855A6F">
        <w:rPr>
          <w:rFonts w:cs="Arial"/>
          <w:sz w:val="20"/>
          <w:szCs w:val="20"/>
          <w:lang w:val="en-GB"/>
        </w:rPr>
        <w:t>4...Kf6</w:t>
      </w:r>
      <w:r w:rsidR="00E50C1A" w:rsidRPr="00855A6F">
        <w:rPr>
          <w:rFonts w:cs="Arial"/>
          <w:sz w:val="20"/>
          <w:szCs w:val="20"/>
          <w:lang w:val="en-GB"/>
        </w:rPr>
        <w:t>?</w:t>
      </w:r>
      <w:r w:rsidRPr="00855A6F">
        <w:rPr>
          <w:rFonts w:cs="Arial"/>
          <w:sz w:val="20"/>
          <w:szCs w:val="20"/>
          <w:lang w:val="en-GB"/>
        </w:rPr>
        <w:t xml:space="preserve"> 5.Pd8 Ke7 6.a5 Tb5 7.a6 Kxd8 8.a7 Txb7 9.a8D+. </w:t>
      </w:r>
    </w:p>
    <w:p w14:paraId="1D9F8A9C" w14:textId="77777777" w:rsidR="00E24D55" w:rsidRPr="00B354CB" w:rsidRDefault="00E24D55" w:rsidP="00E24D55">
      <w:pPr>
        <w:jc w:val="both"/>
        <w:rPr>
          <w:rFonts w:cs="Arial"/>
          <w:b/>
          <w:sz w:val="20"/>
          <w:szCs w:val="20"/>
          <w:lang w:val="en-GB"/>
        </w:rPr>
      </w:pPr>
      <w:r w:rsidRPr="00855A6F">
        <w:rPr>
          <w:rFonts w:cs="Arial"/>
          <w:b/>
          <w:sz w:val="20"/>
          <w:szCs w:val="20"/>
          <w:lang w:val="en-GB"/>
        </w:rPr>
        <w:tab/>
      </w:r>
      <w:r w:rsidRPr="00B354CB">
        <w:rPr>
          <w:rFonts w:cs="Arial"/>
          <w:b/>
          <w:sz w:val="20"/>
          <w:szCs w:val="20"/>
          <w:lang w:val="en-GB"/>
        </w:rPr>
        <w:t xml:space="preserve">5.a5 </w:t>
      </w:r>
      <w:r w:rsidRPr="00B354CB">
        <w:rPr>
          <w:rFonts w:cs="Arial"/>
          <w:b/>
          <w:sz w:val="20"/>
          <w:szCs w:val="20"/>
          <w:lang w:val="en-GB"/>
        </w:rPr>
        <w:tab/>
      </w:r>
      <w:r w:rsidRPr="00B354CB">
        <w:rPr>
          <w:rFonts w:cs="Arial"/>
          <w:b/>
          <w:sz w:val="20"/>
          <w:szCs w:val="20"/>
          <w:lang w:val="en-GB"/>
        </w:rPr>
        <w:tab/>
        <w:t xml:space="preserve">Txb7 </w:t>
      </w:r>
    </w:p>
    <w:p w14:paraId="0C954B81" w14:textId="77777777" w:rsidR="00E24D55" w:rsidRPr="00B354CB" w:rsidRDefault="00E24D55" w:rsidP="00E24D55">
      <w:pPr>
        <w:jc w:val="both"/>
        <w:rPr>
          <w:rFonts w:cs="Arial"/>
          <w:b/>
          <w:sz w:val="20"/>
          <w:szCs w:val="20"/>
          <w:lang w:val="en-GB"/>
        </w:rPr>
      </w:pPr>
      <w:r w:rsidRPr="00B354CB">
        <w:rPr>
          <w:rFonts w:cs="Arial"/>
          <w:b/>
          <w:sz w:val="20"/>
          <w:szCs w:val="20"/>
          <w:lang w:val="en-GB"/>
        </w:rPr>
        <w:tab/>
        <w:t xml:space="preserve">6.Pd8+ </w:t>
      </w:r>
      <w:r w:rsidRPr="00B354CB">
        <w:rPr>
          <w:rFonts w:cs="Arial"/>
          <w:b/>
          <w:sz w:val="20"/>
          <w:szCs w:val="20"/>
          <w:lang w:val="en-GB"/>
        </w:rPr>
        <w:tab/>
      </w:r>
      <w:r w:rsidRPr="00B354CB">
        <w:rPr>
          <w:rFonts w:cs="Arial"/>
          <w:b/>
          <w:sz w:val="20"/>
          <w:szCs w:val="20"/>
          <w:lang w:val="en-GB"/>
        </w:rPr>
        <w:tab/>
        <w:t xml:space="preserve">Kd7   </w:t>
      </w:r>
    </w:p>
    <w:p w14:paraId="567E5C9E" w14:textId="77777777" w:rsidR="00E24D55" w:rsidRPr="00B354CB" w:rsidRDefault="00E24D55" w:rsidP="00E24D55">
      <w:pPr>
        <w:jc w:val="both"/>
        <w:rPr>
          <w:rFonts w:cs="Arial"/>
          <w:b/>
          <w:sz w:val="20"/>
          <w:szCs w:val="20"/>
          <w:lang w:val="en-GB"/>
        </w:rPr>
      </w:pPr>
      <w:r w:rsidRPr="00B354CB">
        <w:rPr>
          <w:rFonts w:cs="Arial"/>
          <w:b/>
          <w:sz w:val="20"/>
          <w:szCs w:val="20"/>
          <w:lang w:val="en-GB"/>
        </w:rPr>
        <w:tab/>
        <w:t xml:space="preserve">7.Pxb7 </w:t>
      </w:r>
      <w:r w:rsidRPr="00B354CB">
        <w:rPr>
          <w:rFonts w:cs="Arial"/>
          <w:b/>
          <w:sz w:val="20"/>
          <w:szCs w:val="20"/>
          <w:lang w:val="en-GB"/>
        </w:rPr>
        <w:tab/>
      </w:r>
      <w:r w:rsidRPr="00B354CB">
        <w:rPr>
          <w:rFonts w:cs="Arial"/>
          <w:b/>
          <w:sz w:val="20"/>
          <w:szCs w:val="20"/>
          <w:lang w:val="en-GB"/>
        </w:rPr>
        <w:tab/>
        <w:t xml:space="preserve">Kc6 </w:t>
      </w:r>
    </w:p>
    <w:p w14:paraId="48B4018C" w14:textId="77777777" w:rsidR="00E24D55" w:rsidRPr="00E50C1A" w:rsidRDefault="00E24D55" w:rsidP="00E24D55">
      <w:pPr>
        <w:jc w:val="both"/>
        <w:rPr>
          <w:rFonts w:cs="Arial"/>
          <w:b/>
          <w:sz w:val="20"/>
          <w:szCs w:val="20"/>
          <w:lang w:val="nl-BE"/>
        </w:rPr>
      </w:pPr>
      <w:r w:rsidRPr="00B354CB">
        <w:rPr>
          <w:rFonts w:cs="Arial"/>
          <w:b/>
          <w:sz w:val="20"/>
          <w:szCs w:val="20"/>
          <w:lang w:val="en-GB"/>
        </w:rPr>
        <w:tab/>
      </w:r>
      <w:r w:rsidRPr="00E50C1A">
        <w:rPr>
          <w:rFonts w:cs="Arial"/>
          <w:b/>
          <w:sz w:val="20"/>
          <w:szCs w:val="20"/>
          <w:lang w:val="nl-BE"/>
        </w:rPr>
        <w:t xml:space="preserve">8.a6 </w:t>
      </w:r>
      <w:r w:rsidRPr="00E50C1A">
        <w:rPr>
          <w:rFonts w:cs="Arial"/>
          <w:b/>
          <w:sz w:val="20"/>
          <w:szCs w:val="20"/>
          <w:lang w:val="nl-BE"/>
        </w:rPr>
        <w:tab/>
      </w:r>
      <w:r w:rsidRPr="00E50C1A">
        <w:rPr>
          <w:rFonts w:cs="Arial"/>
          <w:b/>
          <w:sz w:val="20"/>
          <w:szCs w:val="20"/>
          <w:lang w:val="nl-BE"/>
        </w:rPr>
        <w:tab/>
        <w:t xml:space="preserve">Kb6 </w:t>
      </w:r>
    </w:p>
    <w:p w14:paraId="3CAC4422" w14:textId="77777777" w:rsidR="00E24D55" w:rsidRPr="00E50C1A" w:rsidRDefault="00E24D55" w:rsidP="00E24D55">
      <w:pPr>
        <w:jc w:val="both"/>
        <w:rPr>
          <w:rFonts w:cs="Arial"/>
          <w:b/>
          <w:sz w:val="20"/>
          <w:szCs w:val="20"/>
          <w:lang w:val="nl-BE"/>
        </w:rPr>
      </w:pPr>
      <w:r w:rsidRPr="00E50C1A">
        <w:rPr>
          <w:rFonts w:cs="Arial"/>
          <w:b/>
          <w:sz w:val="20"/>
          <w:szCs w:val="20"/>
          <w:lang w:val="nl-BE"/>
        </w:rPr>
        <w:tab/>
        <w:t xml:space="preserve">9.Pc5 </w:t>
      </w:r>
    </w:p>
    <w:p w14:paraId="37BE91E3" w14:textId="77777777" w:rsidR="00525612" w:rsidRDefault="00E24D55" w:rsidP="00E24D55">
      <w:pPr>
        <w:jc w:val="both"/>
        <w:rPr>
          <w:rFonts w:cs="Arial"/>
          <w:sz w:val="20"/>
          <w:szCs w:val="20"/>
          <w:lang w:val="nl-BE"/>
        </w:rPr>
      </w:pPr>
      <w:r w:rsidRPr="00E50C1A">
        <w:rPr>
          <w:rFonts w:cs="Arial"/>
          <w:sz w:val="20"/>
          <w:szCs w:val="20"/>
          <w:lang w:val="nl-BE"/>
        </w:rPr>
        <w:t>En w</w:t>
      </w:r>
      <w:r>
        <w:rPr>
          <w:rFonts w:cs="Arial"/>
          <w:sz w:val="20"/>
          <w:szCs w:val="20"/>
          <w:lang w:val="nl-BE"/>
        </w:rPr>
        <w:t>it wint net op tijd, daar de wit</w:t>
      </w:r>
      <w:r w:rsidR="00726EAE">
        <w:rPr>
          <w:rFonts w:cs="Arial"/>
          <w:sz w:val="20"/>
          <w:szCs w:val="20"/>
          <w:lang w:val="nl-BE"/>
        </w:rPr>
        <w:t>-</w:t>
      </w:r>
      <w:r w:rsidR="0046039C">
        <w:rPr>
          <w:rFonts w:cs="Arial"/>
          <w:sz w:val="20"/>
          <w:szCs w:val="20"/>
          <w:lang w:val="nl-BE"/>
        </w:rPr>
        <w:t>te koning hulp komt bieden.</w:t>
      </w:r>
      <w:r w:rsidRPr="00AD04D8">
        <w:rPr>
          <w:rFonts w:cs="Arial"/>
          <w:sz w:val="20"/>
          <w:szCs w:val="20"/>
          <w:lang w:val="nl-BE"/>
        </w:rPr>
        <w:t xml:space="preserve">  </w:t>
      </w:r>
    </w:p>
    <w:p w14:paraId="24EF7A86" w14:textId="77777777" w:rsidR="00FD0589" w:rsidRDefault="00525612" w:rsidP="00C62447">
      <w:pPr>
        <w:jc w:val="both"/>
        <w:rPr>
          <w:rFonts w:cs="Arial"/>
          <w:sz w:val="20"/>
          <w:szCs w:val="20"/>
          <w:lang w:val="nl-BE"/>
        </w:rPr>
      </w:pPr>
      <w:r>
        <w:rPr>
          <w:rFonts w:cs="Arial"/>
          <w:sz w:val="20"/>
          <w:szCs w:val="20"/>
          <w:lang w:val="nl-BE"/>
        </w:rPr>
        <w:br w:type="column"/>
      </w:r>
    </w:p>
    <w:p w14:paraId="123C1DFB" w14:textId="77777777" w:rsidR="00E80200" w:rsidRPr="00C62447" w:rsidRDefault="00E80200" w:rsidP="00C62447">
      <w:pPr>
        <w:jc w:val="both"/>
        <w:rPr>
          <w:rFonts w:cs="Arial"/>
          <w:sz w:val="20"/>
          <w:szCs w:val="20"/>
          <w:lang w:val="nl-BE"/>
        </w:rPr>
      </w:pPr>
    </w:p>
    <w:p w14:paraId="2756DB9C" w14:textId="77777777" w:rsidR="00C74B3A" w:rsidRPr="0024206B" w:rsidRDefault="00C74B3A" w:rsidP="00E24D55">
      <w:pPr>
        <w:jc w:val="both"/>
        <w:outlineLvl w:val="0"/>
        <w:rPr>
          <w:rFonts w:cs="Arial"/>
          <w:b/>
          <w:i/>
          <w:sz w:val="20"/>
          <w:szCs w:val="20"/>
          <w:lang w:val="nl-BE"/>
        </w:rPr>
      </w:pPr>
    </w:p>
    <w:p w14:paraId="4A33B6B4" w14:textId="77777777" w:rsidR="0033739D" w:rsidRPr="00ED1153" w:rsidRDefault="0033739D" w:rsidP="00E24D55">
      <w:pPr>
        <w:jc w:val="both"/>
        <w:outlineLvl w:val="0"/>
        <w:rPr>
          <w:rFonts w:cs="Arial"/>
          <w:b/>
          <w:i/>
          <w:sz w:val="20"/>
          <w:szCs w:val="20"/>
          <w:lang w:val="nl-BE"/>
        </w:rPr>
      </w:pPr>
    </w:p>
    <w:p w14:paraId="3CF4F8B9" w14:textId="77777777" w:rsidR="00E24D55" w:rsidRPr="00EC74FA" w:rsidRDefault="00E24D55" w:rsidP="00E24D55">
      <w:pPr>
        <w:jc w:val="both"/>
        <w:outlineLvl w:val="0"/>
        <w:rPr>
          <w:rFonts w:cs="Arial"/>
          <w:b/>
          <w:i/>
          <w:sz w:val="20"/>
          <w:szCs w:val="20"/>
          <w:lang w:val="nl-BE"/>
        </w:rPr>
      </w:pPr>
      <w:r w:rsidRPr="00EC74FA">
        <w:rPr>
          <w:rFonts w:cs="Arial"/>
          <w:b/>
          <w:i/>
          <w:sz w:val="20"/>
          <w:szCs w:val="20"/>
          <w:lang w:val="nl-BE"/>
        </w:rPr>
        <w:t xml:space="preserve">Variant </w:t>
      </w:r>
      <w:r w:rsidR="004F3FA1" w:rsidRPr="00EC74FA">
        <w:rPr>
          <w:rFonts w:cs="Arial"/>
          <w:b/>
          <w:i/>
          <w:sz w:val="20"/>
          <w:szCs w:val="20"/>
          <w:lang w:val="nl-BE"/>
        </w:rPr>
        <w:t>B</w:t>
      </w:r>
      <w:r w:rsidRPr="00EC74FA">
        <w:rPr>
          <w:rFonts w:cs="Arial"/>
          <w:b/>
          <w:i/>
          <w:sz w:val="20"/>
          <w:szCs w:val="20"/>
          <w:lang w:val="nl-BE"/>
        </w:rPr>
        <w:t xml:space="preserve">  </w:t>
      </w:r>
    </w:p>
    <w:p w14:paraId="1CF6A92D" w14:textId="77777777" w:rsidR="00E24D55" w:rsidRPr="00EC74FA" w:rsidRDefault="00384D21" w:rsidP="00E24D55">
      <w:pPr>
        <w:jc w:val="both"/>
        <w:rPr>
          <w:rFonts w:cs="Arial"/>
          <w:b/>
          <w:sz w:val="20"/>
          <w:szCs w:val="20"/>
          <w:lang w:val="nl-BE"/>
        </w:rPr>
      </w:pPr>
      <w:r w:rsidRPr="00EC74FA">
        <w:rPr>
          <w:rFonts w:cs="Arial"/>
          <w:b/>
          <w:sz w:val="20"/>
          <w:szCs w:val="20"/>
          <w:lang w:val="nl-BE"/>
        </w:rPr>
        <w:tab/>
        <w:t>1…</w:t>
      </w:r>
      <w:r w:rsidRPr="00EC74FA">
        <w:rPr>
          <w:rFonts w:cs="Arial"/>
          <w:b/>
          <w:sz w:val="20"/>
          <w:szCs w:val="20"/>
          <w:lang w:val="nl-BE"/>
        </w:rPr>
        <w:tab/>
      </w:r>
      <w:r w:rsidRPr="00EC74FA">
        <w:rPr>
          <w:rFonts w:cs="Arial"/>
          <w:b/>
          <w:sz w:val="20"/>
          <w:szCs w:val="20"/>
          <w:lang w:val="nl-BE"/>
        </w:rPr>
        <w:tab/>
        <w:t>Te4</w:t>
      </w:r>
    </w:p>
    <w:p w14:paraId="3DC4E044" w14:textId="77777777" w:rsidR="00384D21" w:rsidRPr="00EC74FA" w:rsidRDefault="00384D21" w:rsidP="00E24D55">
      <w:pPr>
        <w:jc w:val="both"/>
        <w:rPr>
          <w:rFonts w:cs="Arial"/>
          <w:b/>
          <w:sz w:val="20"/>
          <w:szCs w:val="20"/>
          <w:lang w:val="nl-BE"/>
        </w:rPr>
      </w:pPr>
      <w:r w:rsidRPr="00EC74FA">
        <w:rPr>
          <w:rFonts w:cs="Arial"/>
          <w:b/>
          <w:sz w:val="20"/>
          <w:szCs w:val="20"/>
          <w:lang w:val="nl-BE"/>
        </w:rPr>
        <w:tab/>
        <w:t>2.Kf8</w:t>
      </w:r>
      <w:r w:rsidRPr="00EC74FA">
        <w:rPr>
          <w:rFonts w:cs="Arial"/>
          <w:b/>
          <w:sz w:val="20"/>
          <w:szCs w:val="20"/>
          <w:lang w:val="nl-BE"/>
        </w:rPr>
        <w:tab/>
      </w:r>
      <w:r w:rsidRPr="00EC74FA">
        <w:rPr>
          <w:rFonts w:cs="Arial"/>
          <w:b/>
          <w:sz w:val="20"/>
          <w:szCs w:val="20"/>
          <w:lang w:val="nl-BE"/>
        </w:rPr>
        <w:tab/>
        <w:t>Te6</w:t>
      </w:r>
    </w:p>
    <w:p w14:paraId="44DC5E07" w14:textId="77777777" w:rsidR="00384D21" w:rsidRDefault="00384D21" w:rsidP="00E24D55">
      <w:pPr>
        <w:jc w:val="both"/>
        <w:rPr>
          <w:rFonts w:cs="Arial"/>
          <w:b/>
          <w:sz w:val="20"/>
          <w:szCs w:val="20"/>
          <w:lang w:val="nl-BE"/>
        </w:rPr>
      </w:pPr>
      <w:r w:rsidRPr="00EC74FA">
        <w:rPr>
          <w:rFonts w:cs="Arial"/>
          <w:b/>
          <w:sz w:val="20"/>
          <w:szCs w:val="20"/>
          <w:lang w:val="nl-BE"/>
        </w:rPr>
        <w:tab/>
      </w:r>
      <w:r w:rsidRPr="00384D21">
        <w:rPr>
          <w:rFonts w:cs="Arial"/>
          <w:b/>
          <w:sz w:val="20"/>
          <w:szCs w:val="20"/>
          <w:lang w:val="nl-BE"/>
        </w:rPr>
        <w:t xml:space="preserve">3.Pf7+ </w:t>
      </w:r>
      <w:r w:rsidRPr="00384D21">
        <w:rPr>
          <w:rFonts w:cs="Arial"/>
          <w:b/>
          <w:sz w:val="20"/>
          <w:szCs w:val="20"/>
          <w:lang w:val="nl-BE"/>
        </w:rPr>
        <w:tab/>
      </w:r>
      <w:r w:rsidRPr="00384D21">
        <w:rPr>
          <w:rFonts w:cs="Arial"/>
          <w:b/>
          <w:sz w:val="20"/>
          <w:szCs w:val="20"/>
          <w:lang w:val="nl-BE"/>
        </w:rPr>
        <w:tab/>
        <w:t>Kf6</w:t>
      </w:r>
    </w:p>
    <w:p w14:paraId="55101DC4" w14:textId="77777777" w:rsidR="00384D21" w:rsidRDefault="00384D21" w:rsidP="00E24D55">
      <w:pPr>
        <w:jc w:val="both"/>
        <w:rPr>
          <w:rFonts w:cs="Arial"/>
          <w:b/>
          <w:sz w:val="20"/>
          <w:szCs w:val="20"/>
          <w:lang w:val="nl-BE"/>
        </w:rPr>
      </w:pPr>
      <w:r>
        <w:rPr>
          <w:rFonts w:cs="Arial"/>
          <w:b/>
          <w:sz w:val="20"/>
          <w:szCs w:val="20"/>
          <w:lang w:val="nl-BE"/>
        </w:rPr>
        <w:tab/>
        <w:t>4.b7</w:t>
      </w:r>
      <w:r>
        <w:rPr>
          <w:rFonts w:cs="Arial"/>
          <w:b/>
          <w:sz w:val="20"/>
          <w:szCs w:val="20"/>
          <w:lang w:val="nl-BE"/>
        </w:rPr>
        <w:tab/>
      </w:r>
      <w:r>
        <w:rPr>
          <w:rFonts w:cs="Arial"/>
          <w:b/>
          <w:sz w:val="20"/>
          <w:szCs w:val="20"/>
          <w:lang w:val="nl-BE"/>
        </w:rPr>
        <w:tab/>
        <w:t>Tb6</w:t>
      </w:r>
    </w:p>
    <w:p w14:paraId="6652BF45" w14:textId="77777777" w:rsidR="00384D21" w:rsidRDefault="00384D21" w:rsidP="00E24D55">
      <w:pPr>
        <w:jc w:val="both"/>
        <w:rPr>
          <w:rFonts w:cs="Arial"/>
          <w:b/>
          <w:sz w:val="20"/>
          <w:szCs w:val="20"/>
          <w:lang w:val="nl-BE"/>
        </w:rPr>
      </w:pPr>
      <w:r>
        <w:rPr>
          <w:rFonts w:cs="Arial"/>
          <w:b/>
          <w:sz w:val="20"/>
          <w:szCs w:val="20"/>
          <w:lang w:val="nl-BE"/>
        </w:rPr>
        <w:tab/>
        <w:t>5.Pd8</w:t>
      </w:r>
      <w:r>
        <w:rPr>
          <w:rFonts w:cs="Arial"/>
          <w:b/>
          <w:sz w:val="20"/>
          <w:szCs w:val="20"/>
          <w:lang w:val="nl-BE"/>
        </w:rPr>
        <w:tab/>
      </w:r>
      <w:r>
        <w:rPr>
          <w:rFonts w:cs="Arial"/>
          <w:b/>
          <w:sz w:val="20"/>
          <w:szCs w:val="20"/>
          <w:lang w:val="nl-BE"/>
        </w:rPr>
        <w:tab/>
        <w:t>Ke5</w:t>
      </w:r>
    </w:p>
    <w:p w14:paraId="0F809675" w14:textId="77777777" w:rsidR="00384D21" w:rsidRDefault="00384D21" w:rsidP="00E24D55">
      <w:pPr>
        <w:jc w:val="both"/>
        <w:rPr>
          <w:rFonts w:cs="Arial"/>
          <w:b/>
          <w:sz w:val="20"/>
          <w:szCs w:val="20"/>
          <w:lang w:val="nl-BE"/>
        </w:rPr>
      </w:pPr>
      <w:r>
        <w:rPr>
          <w:rFonts w:cs="Arial"/>
          <w:b/>
          <w:sz w:val="20"/>
          <w:szCs w:val="20"/>
          <w:lang w:val="nl-BE"/>
        </w:rPr>
        <w:tab/>
        <w:t>6.Ke7</w:t>
      </w:r>
      <w:r>
        <w:rPr>
          <w:rFonts w:cs="Arial"/>
          <w:b/>
          <w:sz w:val="20"/>
          <w:szCs w:val="20"/>
          <w:lang w:val="nl-BE"/>
        </w:rPr>
        <w:tab/>
      </w:r>
      <w:r>
        <w:rPr>
          <w:rFonts w:cs="Arial"/>
          <w:b/>
          <w:sz w:val="20"/>
          <w:szCs w:val="20"/>
          <w:lang w:val="nl-BE"/>
        </w:rPr>
        <w:tab/>
        <w:t>Kd5</w:t>
      </w:r>
    </w:p>
    <w:p w14:paraId="5318B88E" w14:textId="77777777" w:rsidR="00384D21" w:rsidRPr="00EC74FA" w:rsidRDefault="00384D21" w:rsidP="00E24D55">
      <w:pPr>
        <w:jc w:val="both"/>
        <w:rPr>
          <w:rFonts w:cs="Arial"/>
          <w:b/>
          <w:sz w:val="20"/>
          <w:szCs w:val="20"/>
          <w:lang w:val="en-GB"/>
        </w:rPr>
      </w:pPr>
      <w:r>
        <w:rPr>
          <w:rFonts w:cs="Arial"/>
          <w:b/>
          <w:sz w:val="20"/>
          <w:szCs w:val="20"/>
          <w:lang w:val="nl-BE"/>
        </w:rPr>
        <w:tab/>
      </w:r>
      <w:r w:rsidRPr="00EC74FA">
        <w:rPr>
          <w:rFonts w:cs="Arial"/>
          <w:b/>
          <w:sz w:val="20"/>
          <w:szCs w:val="20"/>
          <w:lang w:val="en-GB"/>
        </w:rPr>
        <w:t>7.a4</w:t>
      </w:r>
      <w:r w:rsidRPr="00EC74FA">
        <w:rPr>
          <w:rFonts w:cs="Arial"/>
          <w:b/>
          <w:sz w:val="20"/>
          <w:szCs w:val="20"/>
          <w:lang w:val="en-GB"/>
        </w:rPr>
        <w:tab/>
      </w:r>
      <w:r w:rsidRPr="00EC74FA">
        <w:rPr>
          <w:rFonts w:cs="Arial"/>
          <w:b/>
          <w:sz w:val="20"/>
          <w:szCs w:val="20"/>
          <w:lang w:val="en-GB"/>
        </w:rPr>
        <w:tab/>
        <w:t>Kc5</w:t>
      </w:r>
    </w:p>
    <w:p w14:paraId="766D064F" w14:textId="77777777" w:rsidR="00384D21" w:rsidRPr="00EC74FA" w:rsidRDefault="00384D21" w:rsidP="00E24D55">
      <w:pPr>
        <w:jc w:val="both"/>
        <w:rPr>
          <w:rFonts w:cs="Arial"/>
          <w:b/>
          <w:sz w:val="20"/>
          <w:szCs w:val="20"/>
          <w:lang w:val="en-GB"/>
        </w:rPr>
      </w:pPr>
      <w:r w:rsidRPr="00EC74FA">
        <w:rPr>
          <w:rFonts w:cs="Arial"/>
          <w:b/>
          <w:sz w:val="20"/>
          <w:szCs w:val="20"/>
          <w:lang w:val="en-GB"/>
        </w:rPr>
        <w:tab/>
        <w:t>8.a5</w:t>
      </w:r>
      <w:r w:rsidRPr="00EC74FA">
        <w:rPr>
          <w:rFonts w:cs="Arial"/>
          <w:b/>
          <w:sz w:val="20"/>
          <w:szCs w:val="20"/>
          <w:lang w:val="en-GB"/>
        </w:rPr>
        <w:tab/>
      </w:r>
      <w:r w:rsidRPr="00EC74FA">
        <w:rPr>
          <w:rFonts w:cs="Arial"/>
          <w:b/>
          <w:sz w:val="20"/>
          <w:szCs w:val="20"/>
          <w:lang w:val="en-GB"/>
        </w:rPr>
        <w:tab/>
        <w:t>Txb7+</w:t>
      </w:r>
    </w:p>
    <w:p w14:paraId="4F980606" w14:textId="77777777" w:rsidR="00384D21" w:rsidRPr="000A5BF0" w:rsidRDefault="00384D21" w:rsidP="00E24D55">
      <w:pPr>
        <w:jc w:val="both"/>
        <w:rPr>
          <w:rFonts w:cs="Arial"/>
          <w:b/>
          <w:sz w:val="20"/>
          <w:szCs w:val="20"/>
          <w:lang w:val="en-GB"/>
        </w:rPr>
      </w:pPr>
      <w:r w:rsidRPr="00EC74FA">
        <w:rPr>
          <w:rFonts w:cs="Arial"/>
          <w:b/>
          <w:sz w:val="20"/>
          <w:szCs w:val="20"/>
          <w:lang w:val="en-GB"/>
        </w:rPr>
        <w:t xml:space="preserve">   </w:t>
      </w:r>
      <w:r w:rsidRPr="00EC74FA">
        <w:rPr>
          <w:rFonts w:cs="Arial"/>
          <w:b/>
          <w:sz w:val="20"/>
          <w:szCs w:val="20"/>
          <w:lang w:val="en-GB"/>
        </w:rPr>
        <w:tab/>
      </w:r>
      <w:r w:rsidRPr="000A5BF0">
        <w:rPr>
          <w:rFonts w:cs="Arial"/>
          <w:b/>
          <w:sz w:val="20"/>
          <w:szCs w:val="20"/>
          <w:lang w:val="en-GB"/>
        </w:rPr>
        <w:t>9.Pxb7+</w:t>
      </w:r>
      <w:r w:rsidRPr="000A5BF0">
        <w:rPr>
          <w:rFonts w:cs="Arial"/>
          <w:b/>
          <w:sz w:val="20"/>
          <w:szCs w:val="20"/>
          <w:lang w:val="en-GB"/>
        </w:rPr>
        <w:tab/>
        <w:t>Kc6</w:t>
      </w:r>
    </w:p>
    <w:p w14:paraId="162C01CD" w14:textId="77777777" w:rsidR="00384D21" w:rsidRPr="000A5BF0" w:rsidRDefault="00384D21" w:rsidP="00E24D55">
      <w:pPr>
        <w:jc w:val="both"/>
        <w:rPr>
          <w:rFonts w:cs="Arial"/>
          <w:b/>
          <w:sz w:val="20"/>
          <w:szCs w:val="20"/>
          <w:lang w:val="en-GB"/>
        </w:rPr>
      </w:pPr>
      <w:r w:rsidRPr="000A5BF0">
        <w:rPr>
          <w:rFonts w:cs="Arial"/>
          <w:b/>
          <w:sz w:val="20"/>
          <w:szCs w:val="20"/>
          <w:lang w:val="en-GB"/>
        </w:rPr>
        <w:t xml:space="preserve">           10.a6</w:t>
      </w:r>
      <w:r w:rsidR="000A5BF0" w:rsidRPr="000A5BF0">
        <w:rPr>
          <w:rFonts w:cs="Arial"/>
          <w:b/>
          <w:sz w:val="20"/>
          <w:szCs w:val="20"/>
          <w:lang w:val="en-GB"/>
        </w:rPr>
        <w:tab/>
      </w:r>
      <w:r w:rsidR="000A5BF0" w:rsidRPr="000A5BF0">
        <w:rPr>
          <w:rFonts w:cs="Arial"/>
          <w:b/>
          <w:sz w:val="20"/>
          <w:szCs w:val="20"/>
          <w:lang w:val="en-GB"/>
        </w:rPr>
        <w:tab/>
        <w:t>Kb6</w:t>
      </w:r>
    </w:p>
    <w:p w14:paraId="314DE559" w14:textId="77777777" w:rsidR="000A5BF0" w:rsidRPr="000A5BF0" w:rsidRDefault="000A5BF0" w:rsidP="00E24D55">
      <w:pPr>
        <w:jc w:val="both"/>
        <w:rPr>
          <w:rFonts w:cs="Arial"/>
          <w:b/>
          <w:sz w:val="20"/>
          <w:szCs w:val="20"/>
          <w:lang w:val="en-GB"/>
        </w:rPr>
      </w:pPr>
      <w:r w:rsidRPr="000A5BF0">
        <w:rPr>
          <w:rFonts w:cs="Arial"/>
          <w:b/>
          <w:sz w:val="20"/>
          <w:szCs w:val="20"/>
          <w:lang w:val="en-GB"/>
        </w:rPr>
        <w:t xml:space="preserve">           11.Pc5</w:t>
      </w:r>
    </w:p>
    <w:p w14:paraId="146452F0" w14:textId="77777777" w:rsidR="000A5BF0" w:rsidRPr="000A5BF0" w:rsidRDefault="000A5BF0" w:rsidP="00E24D55">
      <w:pPr>
        <w:jc w:val="both"/>
        <w:rPr>
          <w:rFonts w:cs="Arial"/>
          <w:sz w:val="20"/>
          <w:szCs w:val="20"/>
          <w:lang w:val="en-GB"/>
        </w:rPr>
      </w:pPr>
      <w:r w:rsidRPr="000A5BF0">
        <w:rPr>
          <w:rFonts w:cs="Arial"/>
          <w:sz w:val="20"/>
          <w:szCs w:val="20"/>
          <w:lang w:val="en-GB"/>
        </w:rPr>
        <w:t>En wit wint.</w:t>
      </w:r>
    </w:p>
    <w:p w14:paraId="67CE7F3A" w14:textId="77777777" w:rsidR="00E24D55" w:rsidRPr="000A5BF0" w:rsidRDefault="00384D21" w:rsidP="00E24D55">
      <w:pPr>
        <w:jc w:val="both"/>
        <w:rPr>
          <w:rFonts w:cs="Arial"/>
          <w:b/>
          <w:sz w:val="20"/>
          <w:szCs w:val="20"/>
          <w:lang w:val="en-GB"/>
        </w:rPr>
      </w:pPr>
      <w:r w:rsidRPr="000A5BF0">
        <w:rPr>
          <w:rFonts w:cs="Arial"/>
          <w:b/>
          <w:sz w:val="20"/>
          <w:szCs w:val="20"/>
          <w:lang w:val="en-GB"/>
        </w:rPr>
        <w:tab/>
      </w:r>
      <w:r w:rsidR="00E24D55" w:rsidRPr="000A5BF0">
        <w:rPr>
          <w:rFonts w:cs="Arial"/>
          <w:b/>
          <w:sz w:val="20"/>
          <w:szCs w:val="20"/>
          <w:lang w:val="en-GB"/>
        </w:rPr>
        <w:tab/>
      </w:r>
      <w:r w:rsidRPr="000A5BF0">
        <w:rPr>
          <w:rFonts w:cs="Arial"/>
          <w:b/>
          <w:sz w:val="20"/>
          <w:szCs w:val="20"/>
          <w:lang w:val="en-GB"/>
        </w:rPr>
        <w:tab/>
      </w:r>
    </w:p>
    <w:p w14:paraId="77F3BD31" w14:textId="77777777" w:rsidR="00E24D55" w:rsidRPr="000A5BF0" w:rsidRDefault="00E24D55" w:rsidP="00E24D55">
      <w:pPr>
        <w:jc w:val="both"/>
        <w:rPr>
          <w:rFonts w:cs="Arial"/>
          <w:sz w:val="20"/>
          <w:szCs w:val="20"/>
          <w:lang w:val="en-GB"/>
        </w:rPr>
      </w:pPr>
    </w:p>
    <w:p w14:paraId="5CADFAEF" w14:textId="77777777" w:rsidR="0033739D" w:rsidRPr="000A5BF0" w:rsidRDefault="0033739D" w:rsidP="00E24D55">
      <w:pPr>
        <w:jc w:val="both"/>
        <w:rPr>
          <w:rFonts w:cs="Arial"/>
          <w:sz w:val="20"/>
          <w:szCs w:val="20"/>
          <w:lang w:val="en-GB"/>
        </w:rPr>
      </w:pPr>
    </w:p>
    <w:p w14:paraId="19807FAA" w14:textId="77777777" w:rsidR="004C7C8D" w:rsidRPr="000A5BF0" w:rsidRDefault="004C7C8D" w:rsidP="00E24D55">
      <w:pPr>
        <w:jc w:val="both"/>
        <w:rPr>
          <w:rFonts w:cs="Arial"/>
          <w:sz w:val="20"/>
          <w:szCs w:val="20"/>
          <w:lang w:val="en-GB"/>
        </w:rPr>
      </w:pPr>
    </w:p>
    <w:p w14:paraId="71AE5241" w14:textId="77777777" w:rsidR="004C7C8D" w:rsidRPr="000A5BF0" w:rsidRDefault="004C7C8D" w:rsidP="00E24D55">
      <w:pPr>
        <w:jc w:val="both"/>
        <w:rPr>
          <w:rFonts w:cs="Arial"/>
          <w:sz w:val="20"/>
          <w:szCs w:val="20"/>
          <w:lang w:val="en-GB"/>
        </w:rPr>
      </w:pPr>
    </w:p>
    <w:p w14:paraId="47967BFA" w14:textId="77777777" w:rsidR="004C7C8D" w:rsidRPr="000A5BF0" w:rsidRDefault="004C7C8D" w:rsidP="00E24D55">
      <w:pPr>
        <w:jc w:val="both"/>
        <w:rPr>
          <w:rFonts w:cs="Arial"/>
          <w:sz w:val="20"/>
          <w:szCs w:val="20"/>
          <w:lang w:val="en-GB"/>
        </w:rPr>
      </w:pPr>
    </w:p>
    <w:p w14:paraId="731F031A" w14:textId="77777777" w:rsidR="004C7C8D" w:rsidRPr="000A5BF0" w:rsidRDefault="004C7C8D" w:rsidP="00E24D55">
      <w:pPr>
        <w:jc w:val="both"/>
        <w:rPr>
          <w:rFonts w:cs="Arial"/>
          <w:sz w:val="20"/>
          <w:szCs w:val="20"/>
          <w:lang w:val="en-GB"/>
        </w:rPr>
      </w:pPr>
    </w:p>
    <w:p w14:paraId="07C7021F" w14:textId="77777777" w:rsidR="004C7C8D" w:rsidRPr="000A5BF0" w:rsidRDefault="004C7C8D" w:rsidP="00E24D55">
      <w:pPr>
        <w:jc w:val="both"/>
        <w:rPr>
          <w:rFonts w:cs="Arial"/>
          <w:sz w:val="20"/>
          <w:szCs w:val="20"/>
          <w:lang w:val="en-GB"/>
        </w:rPr>
      </w:pPr>
    </w:p>
    <w:p w14:paraId="78A91488" w14:textId="77777777" w:rsidR="00E24D55" w:rsidRPr="00EC74FA" w:rsidRDefault="00E24D55" w:rsidP="00E24D55">
      <w:pPr>
        <w:jc w:val="both"/>
        <w:rPr>
          <w:rFonts w:cs="Arial"/>
          <w:sz w:val="20"/>
          <w:szCs w:val="20"/>
          <w:lang w:val="en-GB"/>
        </w:rPr>
      </w:pPr>
    </w:p>
    <w:p w14:paraId="0985AB3B" w14:textId="77777777" w:rsidR="007D4A4C" w:rsidRDefault="00E24D55" w:rsidP="00E24D55">
      <w:pPr>
        <w:jc w:val="both"/>
        <w:rPr>
          <w:rFonts w:cs="Arial"/>
          <w:i/>
          <w:sz w:val="20"/>
          <w:szCs w:val="20"/>
          <w:lang w:val="en-GB"/>
        </w:rPr>
      </w:pPr>
      <w:r w:rsidRPr="001D6918">
        <w:rPr>
          <w:rFonts w:cs="Arial"/>
          <w:sz w:val="20"/>
          <w:szCs w:val="20"/>
          <w:lang w:val="en-GB"/>
        </w:rPr>
        <w:t xml:space="preserve">Vriend Roger Missiaen schreef in </w:t>
      </w:r>
      <w:r w:rsidRPr="001D6918">
        <w:rPr>
          <w:rFonts w:cs="Arial"/>
          <w:i/>
          <w:sz w:val="20"/>
          <w:szCs w:val="20"/>
          <w:lang w:val="en-GB"/>
        </w:rPr>
        <w:t>Flemish Miniatures</w:t>
      </w:r>
      <w:r w:rsidRPr="001D6918">
        <w:rPr>
          <w:rFonts w:cs="Arial"/>
          <w:sz w:val="20"/>
          <w:szCs w:val="20"/>
          <w:lang w:val="en-GB"/>
        </w:rPr>
        <w:t>:</w:t>
      </w:r>
      <w:r w:rsidRPr="001D6918">
        <w:rPr>
          <w:rFonts w:cs="Arial"/>
          <w:i/>
          <w:sz w:val="20"/>
          <w:szCs w:val="20"/>
          <w:lang w:val="en-GB"/>
        </w:rPr>
        <w:t xml:space="preserve"> </w:t>
      </w:r>
    </w:p>
    <w:p w14:paraId="6806B9CB" w14:textId="77777777" w:rsidR="007D4A4C" w:rsidRDefault="007D4A4C" w:rsidP="00E24D55">
      <w:pPr>
        <w:jc w:val="both"/>
        <w:rPr>
          <w:rFonts w:cs="Arial"/>
          <w:i/>
          <w:sz w:val="20"/>
          <w:szCs w:val="20"/>
          <w:lang w:val="en-GB"/>
        </w:rPr>
      </w:pPr>
    </w:p>
    <w:p w14:paraId="651285E6" w14:textId="77777777" w:rsidR="00E24D55" w:rsidRPr="00AD04D8" w:rsidRDefault="00E24D55" w:rsidP="00E24D55">
      <w:pPr>
        <w:jc w:val="both"/>
        <w:rPr>
          <w:rFonts w:cs="Arial"/>
          <w:i/>
          <w:sz w:val="20"/>
          <w:szCs w:val="20"/>
          <w:lang w:val="nl-BE"/>
        </w:rPr>
      </w:pPr>
      <w:r w:rsidRPr="001D6918">
        <w:rPr>
          <w:rFonts w:cs="Arial"/>
          <w:i/>
          <w:sz w:val="20"/>
          <w:szCs w:val="20"/>
          <w:lang w:val="en-GB"/>
        </w:rPr>
        <w:t>“Subtle and elegant! The poet would be</w:t>
      </w:r>
      <w:r w:rsidR="002D6A22">
        <w:rPr>
          <w:rFonts w:cs="Arial"/>
          <w:i/>
          <w:sz w:val="20"/>
          <w:szCs w:val="20"/>
          <w:lang w:val="en-GB"/>
        </w:rPr>
        <w:t xml:space="preserve"> as pleased as Punch with the un</w:t>
      </w:r>
      <w:r w:rsidRPr="001D6918">
        <w:rPr>
          <w:rFonts w:cs="Arial"/>
          <w:i/>
          <w:sz w:val="20"/>
          <w:szCs w:val="20"/>
          <w:lang w:val="en-GB"/>
        </w:rPr>
        <w:t xml:space="preserve">forgettable: ‘Lieve pion op a3. </w:t>
      </w:r>
      <w:r w:rsidRPr="00AD04D8">
        <w:rPr>
          <w:rFonts w:cs="Arial"/>
          <w:i/>
          <w:sz w:val="20"/>
          <w:szCs w:val="20"/>
          <w:lang w:val="nl-BE"/>
        </w:rPr>
        <w:t>Mooi klein ding, randpion ben je, niet meer dan één veldje mag je bestrijken. Je bent zo klein, bijna niets en je hebt de hele partij daar op je plaatsje gestaan, maar al die tijd was mijn hoop op jou gebouwd en al mijn angstig hunkeren was voor jou</w:t>
      </w:r>
      <w:r w:rsidR="00F80A28">
        <w:rPr>
          <w:rFonts w:cs="Arial"/>
          <w:i/>
          <w:sz w:val="20"/>
          <w:szCs w:val="20"/>
          <w:lang w:val="nl-BE"/>
        </w:rPr>
        <w:t>.</w:t>
      </w:r>
      <w:r w:rsidRPr="00AD04D8">
        <w:rPr>
          <w:rFonts w:cs="Arial"/>
          <w:i/>
          <w:sz w:val="20"/>
          <w:szCs w:val="20"/>
          <w:lang w:val="nl-BE"/>
        </w:rPr>
        <w:t xml:space="preserve">’” </w:t>
      </w:r>
    </w:p>
    <w:p w14:paraId="12A7AAA4" w14:textId="77777777" w:rsidR="00E24D55" w:rsidRDefault="00E24D55" w:rsidP="00E24D55">
      <w:pPr>
        <w:jc w:val="both"/>
        <w:rPr>
          <w:rFonts w:cs="Arial"/>
          <w:sz w:val="20"/>
          <w:szCs w:val="20"/>
          <w:lang w:val="nl-BE"/>
        </w:rPr>
      </w:pPr>
    </w:p>
    <w:p w14:paraId="454A0023" w14:textId="77777777" w:rsidR="00E24D55" w:rsidRPr="00AD04D8" w:rsidRDefault="00E24D55" w:rsidP="00E24D55">
      <w:pPr>
        <w:jc w:val="both"/>
        <w:rPr>
          <w:rFonts w:cs="Arial"/>
          <w:sz w:val="20"/>
          <w:szCs w:val="20"/>
          <w:lang w:val="nl-BE"/>
        </w:rPr>
      </w:pPr>
      <w:r w:rsidRPr="00AD04D8">
        <w:rPr>
          <w:rFonts w:cs="Arial"/>
          <w:sz w:val="20"/>
          <w:szCs w:val="20"/>
          <w:lang w:val="nl-BE"/>
        </w:rPr>
        <w:t>(Uit een gedicht</w:t>
      </w:r>
      <w:r>
        <w:rPr>
          <w:rFonts w:cs="Arial"/>
          <w:sz w:val="20"/>
          <w:szCs w:val="20"/>
          <w:lang w:val="nl-BE"/>
        </w:rPr>
        <w:t>je</w:t>
      </w:r>
      <w:r w:rsidRPr="00AD04D8">
        <w:rPr>
          <w:rFonts w:cs="Arial"/>
          <w:sz w:val="20"/>
          <w:szCs w:val="20"/>
          <w:lang w:val="nl-BE"/>
        </w:rPr>
        <w:t xml:space="preserve"> van Jan Hein Donner.)</w:t>
      </w:r>
    </w:p>
    <w:p w14:paraId="42F41F26" w14:textId="77777777" w:rsidR="00E24D55" w:rsidRPr="00AD04D8" w:rsidRDefault="00E24D55" w:rsidP="00E24D55">
      <w:pPr>
        <w:jc w:val="both"/>
        <w:rPr>
          <w:rFonts w:cs="Arial"/>
          <w:sz w:val="20"/>
          <w:szCs w:val="20"/>
          <w:lang w:val="nl-BE"/>
        </w:rPr>
        <w:sectPr w:rsidR="00E24D55" w:rsidRPr="00AD04D8" w:rsidSect="003B0882">
          <w:type w:val="continuous"/>
          <w:pgSz w:w="8392" w:h="11907" w:code="11"/>
          <w:pgMar w:top="1134" w:right="567" w:bottom="1134" w:left="567" w:header="709" w:footer="709" w:gutter="567"/>
          <w:cols w:num="2" w:space="567"/>
          <w:docGrid w:linePitch="360"/>
        </w:sectPr>
      </w:pPr>
    </w:p>
    <w:p w14:paraId="2A5BC5E1" w14:textId="77777777" w:rsidR="00E24D55" w:rsidRPr="00AD04D8" w:rsidRDefault="00E24D55" w:rsidP="00E24D55">
      <w:pPr>
        <w:jc w:val="both"/>
        <w:rPr>
          <w:rFonts w:cs="Arial"/>
          <w:sz w:val="20"/>
          <w:szCs w:val="20"/>
          <w:lang w:val="nl-BE"/>
        </w:rPr>
        <w:sectPr w:rsidR="00E24D55" w:rsidRPr="00AD04D8" w:rsidSect="003B0882">
          <w:type w:val="continuous"/>
          <w:pgSz w:w="8392" w:h="11907" w:code="11"/>
          <w:pgMar w:top="1134" w:right="567" w:bottom="1134" w:left="567" w:header="709" w:footer="709" w:gutter="567"/>
          <w:cols w:num="2" w:space="567"/>
          <w:docGrid w:linePitch="360"/>
        </w:sectPr>
      </w:pPr>
    </w:p>
    <w:p w14:paraId="1DC310BF" w14:textId="77777777" w:rsidR="00503019" w:rsidRPr="004C7C8D" w:rsidRDefault="00503019" w:rsidP="00B329DC">
      <w:pPr>
        <w:spacing w:line="190" w:lineRule="exact"/>
        <w:jc w:val="center"/>
        <w:rPr>
          <w:rFonts w:cs="Arial"/>
          <w:b/>
          <w:lang w:val="nl-BE"/>
        </w:rPr>
      </w:pPr>
    </w:p>
    <w:p w14:paraId="5F663837" w14:textId="77777777" w:rsidR="00503019" w:rsidRPr="004C7C8D" w:rsidRDefault="00503019" w:rsidP="00B329DC">
      <w:pPr>
        <w:spacing w:line="190" w:lineRule="exact"/>
        <w:jc w:val="center"/>
        <w:rPr>
          <w:rFonts w:cs="Arial"/>
          <w:b/>
          <w:lang w:val="nl-BE"/>
        </w:rPr>
      </w:pPr>
    </w:p>
    <w:p w14:paraId="6F878519" w14:textId="77777777" w:rsidR="00503019" w:rsidRPr="004C7C8D" w:rsidRDefault="00503019" w:rsidP="00B329DC">
      <w:pPr>
        <w:spacing w:line="190" w:lineRule="exact"/>
        <w:jc w:val="center"/>
        <w:rPr>
          <w:rFonts w:cs="Arial"/>
          <w:b/>
          <w:lang w:val="nl-BE"/>
        </w:rPr>
      </w:pPr>
    </w:p>
    <w:p w14:paraId="3D09F83C" w14:textId="77777777" w:rsidR="00503019" w:rsidRPr="004C7C8D" w:rsidRDefault="00503019" w:rsidP="00B329DC">
      <w:pPr>
        <w:spacing w:line="190" w:lineRule="exact"/>
        <w:jc w:val="center"/>
        <w:rPr>
          <w:rFonts w:cs="Arial"/>
          <w:b/>
          <w:lang w:val="nl-BE"/>
        </w:rPr>
      </w:pPr>
    </w:p>
    <w:p w14:paraId="4284DBDB" w14:textId="77777777" w:rsidR="00503019" w:rsidRPr="004C7C8D" w:rsidRDefault="00503019" w:rsidP="00B329DC">
      <w:pPr>
        <w:spacing w:line="190" w:lineRule="exact"/>
        <w:jc w:val="center"/>
        <w:rPr>
          <w:rFonts w:cs="Arial"/>
          <w:b/>
          <w:lang w:val="nl-BE"/>
        </w:rPr>
      </w:pPr>
    </w:p>
    <w:p w14:paraId="7DF33406" w14:textId="77777777" w:rsidR="00503019" w:rsidRPr="004C7C8D" w:rsidRDefault="00503019" w:rsidP="00B329DC">
      <w:pPr>
        <w:spacing w:line="190" w:lineRule="exact"/>
        <w:jc w:val="center"/>
        <w:rPr>
          <w:rFonts w:cs="Arial"/>
          <w:b/>
          <w:lang w:val="nl-BE"/>
        </w:rPr>
      </w:pPr>
    </w:p>
    <w:p w14:paraId="761FD7B7" w14:textId="77777777" w:rsidR="00503019" w:rsidRPr="004C7C8D" w:rsidRDefault="00503019" w:rsidP="00B329DC">
      <w:pPr>
        <w:spacing w:line="190" w:lineRule="exact"/>
        <w:jc w:val="center"/>
        <w:rPr>
          <w:rFonts w:cs="Arial"/>
          <w:b/>
          <w:lang w:val="nl-BE"/>
        </w:rPr>
      </w:pPr>
    </w:p>
    <w:p w14:paraId="3EA38C54" w14:textId="77777777" w:rsidR="00503019" w:rsidRPr="004C7C8D" w:rsidRDefault="00503019" w:rsidP="00B329DC">
      <w:pPr>
        <w:spacing w:line="190" w:lineRule="exact"/>
        <w:jc w:val="center"/>
        <w:rPr>
          <w:rFonts w:cs="Arial"/>
          <w:b/>
          <w:lang w:val="nl-BE"/>
        </w:rPr>
      </w:pPr>
    </w:p>
    <w:p w14:paraId="234B4E4E" w14:textId="77777777" w:rsidR="00503019" w:rsidRPr="004C7C8D" w:rsidRDefault="00503019" w:rsidP="00B329DC">
      <w:pPr>
        <w:spacing w:line="190" w:lineRule="exact"/>
        <w:jc w:val="center"/>
        <w:rPr>
          <w:rFonts w:cs="Arial"/>
          <w:b/>
          <w:lang w:val="nl-BE"/>
        </w:rPr>
      </w:pPr>
    </w:p>
    <w:p w14:paraId="1B07CD5F" w14:textId="77777777" w:rsidR="00503019" w:rsidRDefault="00503019" w:rsidP="00B329DC">
      <w:pPr>
        <w:spacing w:line="190" w:lineRule="exact"/>
        <w:jc w:val="center"/>
        <w:rPr>
          <w:rFonts w:cs="Arial"/>
          <w:b/>
          <w:sz w:val="20"/>
          <w:szCs w:val="20"/>
          <w:lang w:val="nl-BE"/>
        </w:rPr>
      </w:pPr>
    </w:p>
    <w:p w14:paraId="155E707C" w14:textId="77777777" w:rsidR="004B3BF1" w:rsidRDefault="004B3BF1" w:rsidP="00594B4E">
      <w:pPr>
        <w:spacing w:line="190" w:lineRule="exact"/>
        <w:rPr>
          <w:rFonts w:cs="Arial"/>
          <w:b/>
          <w:sz w:val="20"/>
          <w:szCs w:val="20"/>
          <w:lang w:val="nl-BE"/>
        </w:rPr>
      </w:pPr>
    </w:p>
    <w:p w14:paraId="630DF6A6" w14:textId="77777777" w:rsidR="00F17719" w:rsidRDefault="00F17719" w:rsidP="00B329DC">
      <w:pPr>
        <w:spacing w:line="190" w:lineRule="exact"/>
        <w:jc w:val="center"/>
        <w:rPr>
          <w:rFonts w:cs="Arial"/>
          <w:b/>
          <w:sz w:val="20"/>
          <w:szCs w:val="20"/>
          <w:lang w:val="nl-BE"/>
        </w:rPr>
      </w:pPr>
    </w:p>
    <w:p w14:paraId="29BC2196" w14:textId="77777777" w:rsidR="000A5BF0" w:rsidRDefault="000A5BF0" w:rsidP="00B329DC">
      <w:pPr>
        <w:spacing w:line="190" w:lineRule="exact"/>
        <w:jc w:val="center"/>
        <w:rPr>
          <w:rFonts w:cs="Arial"/>
          <w:b/>
          <w:sz w:val="20"/>
          <w:szCs w:val="20"/>
          <w:lang w:val="nl-BE"/>
        </w:rPr>
      </w:pPr>
    </w:p>
    <w:p w14:paraId="316144D2" w14:textId="77777777" w:rsidR="000A5BF0" w:rsidRDefault="000A5BF0" w:rsidP="00B329DC">
      <w:pPr>
        <w:spacing w:line="190" w:lineRule="exact"/>
        <w:jc w:val="center"/>
        <w:rPr>
          <w:rFonts w:cs="Arial"/>
          <w:b/>
          <w:sz w:val="20"/>
          <w:szCs w:val="20"/>
          <w:lang w:val="nl-BE"/>
        </w:rPr>
      </w:pPr>
    </w:p>
    <w:p w14:paraId="7B99F125" w14:textId="77777777" w:rsidR="000A5BF0" w:rsidRDefault="000A5BF0" w:rsidP="00B329DC">
      <w:pPr>
        <w:spacing w:line="190" w:lineRule="exact"/>
        <w:jc w:val="center"/>
        <w:rPr>
          <w:rFonts w:cs="Arial"/>
          <w:b/>
          <w:sz w:val="20"/>
          <w:szCs w:val="20"/>
          <w:lang w:val="nl-BE"/>
        </w:rPr>
      </w:pPr>
    </w:p>
    <w:p w14:paraId="5BC515DF" w14:textId="77777777" w:rsidR="000A5BF0" w:rsidRDefault="000A5BF0" w:rsidP="00B329DC">
      <w:pPr>
        <w:spacing w:line="190" w:lineRule="exact"/>
        <w:jc w:val="center"/>
        <w:rPr>
          <w:rFonts w:cs="Arial"/>
          <w:b/>
          <w:sz w:val="20"/>
          <w:szCs w:val="20"/>
          <w:lang w:val="nl-BE"/>
        </w:rPr>
      </w:pPr>
    </w:p>
    <w:p w14:paraId="32E4E88D" w14:textId="77777777" w:rsidR="000A5BF0" w:rsidRDefault="000A5BF0" w:rsidP="00B329DC">
      <w:pPr>
        <w:spacing w:line="190" w:lineRule="exact"/>
        <w:jc w:val="center"/>
        <w:rPr>
          <w:rFonts w:cs="Arial"/>
          <w:b/>
          <w:sz w:val="20"/>
          <w:szCs w:val="20"/>
          <w:lang w:val="nl-BE"/>
        </w:rPr>
      </w:pPr>
    </w:p>
    <w:p w14:paraId="12BA2937" w14:textId="77777777" w:rsidR="000A5BF0" w:rsidRDefault="000A5BF0" w:rsidP="00B329DC">
      <w:pPr>
        <w:spacing w:line="190" w:lineRule="exact"/>
        <w:jc w:val="center"/>
        <w:rPr>
          <w:rFonts w:cs="Arial"/>
          <w:b/>
          <w:sz w:val="20"/>
          <w:szCs w:val="20"/>
          <w:lang w:val="nl-BE"/>
        </w:rPr>
      </w:pPr>
    </w:p>
    <w:p w14:paraId="0ACBDB1B" w14:textId="77777777" w:rsidR="000A5BF0" w:rsidRDefault="000A5BF0" w:rsidP="00B329DC">
      <w:pPr>
        <w:spacing w:line="190" w:lineRule="exact"/>
        <w:jc w:val="center"/>
        <w:rPr>
          <w:rFonts w:cs="Arial"/>
          <w:b/>
          <w:sz w:val="20"/>
          <w:szCs w:val="20"/>
          <w:lang w:val="nl-BE"/>
        </w:rPr>
      </w:pPr>
    </w:p>
    <w:p w14:paraId="49A15028" w14:textId="77777777" w:rsidR="000A5BF0" w:rsidRDefault="000A5BF0" w:rsidP="00B329DC">
      <w:pPr>
        <w:spacing w:line="190" w:lineRule="exact"/>
        <w:jc w:val="center"/>
        <w:rPr>
          <w:rFonts w:cs="Arial"/>
          <w:b/>
          <w:sz w:val="20"/>
          <w:szCs w:val="20"/>
          <w:lang w:val="nl-BE"/>
        </w:rPr>
      </w:pPr>
    </w:p>
    <w:p w14:paraId="4C8CF4F5" w14:textId="77777777" w:rsidR="000A5BF0" w:rsidRDefault="000A5BF0" w:rsidP="00B329DC">
      <w:pPr>
        <w:spacing w:line="190" w:lineRule="exact"/>
        <w:jc w:val="center"/>
        <w:rPr>
          <w:rFonts w:cs="Arial"/>
          <w:b/>
          <w:sz w:val="20"/>
          <w:szCs w:val="20"/>
          <w:lang w:val="nl-BE"/>
        </w:rPr>
      </w:pPr>
    </w:p>
    <w:p w14:paraId="569E4075" w14:textId="77777777" w:rsidR="000A5BF0" w:rsidRDefault="000A5BF0" w:rsidP="00B329DC">
      <w:pPr>
        <w:spacing w:line="190" w:lineRule="exact"/>
        <w:jc w:val="center"/>
        <w:rPr>
          <w:rFonts w:cs="Arial"/>
          <w:b/>
          <w:sz w:val="20"/>
          <w:szCs w:val="20"/>
          <w:lang w:val="nl-BE"/>
        </w:rPr>
      </w:pPr>
    </w:p>
    <w:p w14:paraId="101BA019" w14:textId="77777777" w:rsidR="000A5BF0" w:rsidRDefault="000A5BF0" w:rsidP="00B329DC">
      <w:pPr>
        <w:spacing w:line="190" w:lineRule="exact"/>
        <w:jc w:val="center"/>
        <w:rPr>
          <w:rFonts w:cs="Arial"/>
          <w:b/>
          <w:sz w:val="20"/>
          <w:szCs w:val="20"/>
          <w:lang w:val="nl-BE"/>
        </w:rPr>
      </w:pPr>
    </w:p>
    <w:p w14:paraId="0ED99F86" w14:textId="77777777" w:rsidR="000A5BF0" w:rsidRDefault="000A5BF0" w:rsidP="00B329DC">
      <w:pPr>
        <w:spacing w:line="190" w:lineRule="exact"/>
        <w:jc w:val="center"/>
        <w:rPr>
          <w:rFonts w:cs="Arial"/>
          <w:b/>
          <w:sz w:val="20"/>
          <w:szCs w:val="20"/>
          <w:lang w:val="nl-BE"/>
        </w:rPr>
      </w:pPr>
    </w:p>
    <w:p w14:paraId="4DC9933F" w14:textId="77777777" w:rsidR="000A5BF0" w:rsidRDefault="000A5BF0" w:rsidP="00B329DC">
      <w:pPr>
        <w:spacing w:line="190" w:lineRule="exact"/>
        <w:jc w:val="center"/>
        <w:rPr>
          <w:rFonts w:cs="Arial"/>
          <w:b/>
          <w:sz w:val="20"/>
          <w:szCs w:val="20"/>
          <w:lang w:val="nl-BE"/>
        </w:rPr>
      </w:pPr>
    </w:p>
    <w:p w14:paraId="4922C13C" w14:textId="77777777" w:rsidR="000A5BF0" w:rsidRDefault="000A5BF0" w:rsidP="00B329DC">
      <w:pPr>
        <w:spacing w:line="190" w:lineRule="exact"/>
        <w:jc w:val="center"/>
        <w:rPr>
          <w:rFonts w:cs="Arial"/>
          <w:b/>
          <w:sz w:val="20"/>
          <w:szCs w:val="20"/>
          <w:lang w:val="nl-BE"/>
        </w:rPr>
      </w:pPr>
    </w:p>
    <w:p w14:paraId="555C0379" w14:textId="77777777" w:rsidR="000A5BF0" w:rsidRDefault="000A5BF0" w:rsidP="00B329DC">
      <w:pPr>
        <w:spacing w:line="190" w:lineRule="exact"/>
        <w:jc w:val="center"/>
        <w:rPr>
          <w:rFonts w:cs="Arial"/>
          <w:b/>
          <w:sz w:val="20"/>
          <w:szCs w:val="20"/>
          <w:lang w:val="nl-BE"/>
        </w:rPr>
      </w:pPr>
    </w:p>
    <w:p w14:paraId="45FE0948" w14:textId="77777777" w:rsidR="000A5BF0" w:rsidRDefault="000A5BF0" w:rsidP="00B329DC">
      <w:pPr>
        <w:spacing w:line="190" w:lineRule="exact"/>
        <w:jc w:val="center"/>
        <w:rPr>
          <w:rFonts w:cs="Arial"/>
          <w:b/>
          <w:sz w:val="20"/>
          <w:szCs w:val="20"/>
          <w:lang w:val="nl-BE"/>
        </w:rPr>
      </w:pPr>
    </w:p>
    <w:p w14:paraId="3DB6DE35" w14:textId="77777777" w:rsidR="000A5BF0" w:rsidRDefault="000A5BF0" w:rsidP="00B329DC">
      <w:pPr>
        <w:spacing w:line="190" w:lineRule="exact"/>
        <w:jc w:val="center"/>
        <w:rPr>
          <w:rFonts w:cs="Arial"/>
          <w:b/>
          <w:sz w:val="20"/>
          <w:szCs w:val="20"/>
          <w:lang w:val="nl-BE"/>
        </w:rPr>
      </w:pPr>
    </w:p>
    <w:p w14:paraId="2B7762EF" w14:textId="77777777" w:rsidR="000A5BF0" w:rsidRDefault="000A5BF0" w:rsidP="00B329DC">
      <w:pPr>
        <w:spacing w:line="190" w:lineRule="exact"/>
        <w:jc w:val="center"/>
        <w:rPr>
          <w:rFonts w:cs="Arial"/>
          <w:b/>
          <w:sz w:val="20"/>
          <w:szCs w:val="20"/>
          <w:lang w:val="nl-BE"/>
        </w:rPr>
      </w:pPr>
    </w:p>
    <w:p w14:paraId="1E1B2FD6" w14:textId="77777777" w:rsidR="000A5BF0" w:rsidRDefault="000A5BF0" w:rsidP="00B329DC">
      <w:pPr>
        <w:spacing w:line="190" w:lineRule="exact"/>
        <w:jc w:val="center"/>
        <w:rPr>
          <w:rFonts w:cs="Arial"/>
          <w:b/>
          <w:sz w:val="20"/>
          <w:szCs w:val="20"/>
          <w:lang w:val="nl-BE"/>
        </w:rPr>
      </w:pPr>
    </w:p>
    <w:p w14:paraId="1406E363" w14:textId="77777777" w:rsidR="000A5BF0" w:rsidRDefault="000A5BF0" w:rsidP="00B329DC">
      <w:pPr>
        <w:spacing w:line="190" w:lineRule="exact"/>
        <w:jc w:val="center"/>
        <w:rPr>
          <w:rFonts w:cs="Arial"/>
          <w:b/>
          <w:sz w:val="20"/>
          <w:szCs w:val="20"/>
          <w:lang w:val="nl-BE"/>
        </w:rPr>
      </w:pPr>
    </w:p>
    <w:p w14:paraId="674DFABE" w14:textId="77777777" w:rsidR="000A5BF0" w:rsidRDefault="000A5BF0" w:rsidP="00B329DC">
      <w:pPr>
        <w:spacing w:line="190" w:lineRule="exact"/>
        <w:jc w:val="center"/>
        <w:rPr>
          <w:rFonts w:cs="Arial"/>
          <w:b/>
          <w:sz w:val="20"/>
          <w:szCs w:val="20"/>
          <w:lang w:val="nl-BE"/>
        </w:rPr>
      </w:pPr>
    </w:p>
    <w:p w14:paraId="35994A8D" w14:textId="77777777" w:rsidR="000A5BF0" w:rsidRDefault="000A5BF0" w:rsidP="00B329DC">
      <w:pPr>
        <w:spacing w:line="190" w:lineRule="exact"/>
        <w:jc w:val="center"/>
        <w:rPr>
          <w:rFonts w:cs="Arial"/>
          <w:b/>
          <w:sz w:val="20"/>
          <w:szCs w:val="20"/>
          <w:lang w:val="nl-BE"/>
        </w:rPr>
      </w:pPr>
    </w:p>
    <w:p w14:paraId="54CDE2E8" w14:textId="77777777" w:rsidR="000A5BF0" w:rsidRDefault="000A5BF0" w:rsidP="00B329DC">
      <w:pPr>
        <w:spacing w:line="190" w:lineRule="exact"/>
        <w:jc w:val="center"/>
        <w:rPr>
          <w:rFonts w:cs="Arial"/>
          <w:b/>
          <w:sz w:val="20"/>
          <w:szCs w:val="20"/>
          <w:lang w:val="nl-BE"/>
        </w:rPr>
      </w:pPr>
    </w:p>
    <w:p w14:paraId="7986B665" w14:textId="77777777" w:rsidR="000A5BF0" w:rsidRDefault="000A5BF0" w:rsidP="00B329DC">
      <w:pPr>
        <w:spacing w:line="190" w:lineRule="exact"/>
        <w:jc w:val="center"/>
        <w:rPr>
          <w:rFonts w:cs="Arial"/>
          <w:b/>
          <w:sz w:val="20"/>
          <w:szCs w:val="20"/>
          <w:lang w:val="nl-BE"/>
        </w:rPr>
      </w:pPr>
    </w:p>
    <w:p w14:paraId="401031E9" w14:textId="77777777" w:rsidR="000A5BF0" w:rsidRDefault="000A5BF0" w:rsidP="00B329DC">
      <w:pPr>
        <w:spacing w:line="190" w:lineRule="exact"/>
        <w:jc w:val="center"/>
        <w:rPr>
          <w:rFonts w:cs="Arial"/>
          <w:b/>
          <w:sz w:val="20"/>
          <w:szCs w:val="20"/>
          <w:lang w:val="nl-BE"/>
        </w:rPr>
      </w:pPr>
    </w:p>
    <w:p w14:paraId="48577CCE" w14:textId="77777777" w:rsidR="000A5BF0" w:rsidRDefault="000A5BF0" w:rsidP="00B329DC">
      <w:pPr>
        <w:spacing w:line="190" w:lineRule="exact"/>
        <w:jc w:val="center"/>
        <w:rPr>
          <w:rFonts w:cs="Arial"/>
          <w:b/>
          <w:sz w:val="20"/>
          <w:szCs w:val="20"/>
          <w:lang w:val="nl-BE"/>
        </w:rPr>
      </w:pPr>
    </w:p>
    <w:p w14:paraId="5F5BB769" w14:textId="77777777" w:rsidR="000A5BF0" w:rsidRDefault="000A5BF0" w:rsidP="00B329DC">
      <w:pPr>
        <w:spacing w:line="190" w:lineRule="exact"/>
        <w:jc w:val="center"/>
        <w:rPr>
          <w:rFonts w:cs="Arial"/>
          <w:b/>
          <w:sz w:val="20"/>
          <w:szCs w:val="20"/>
          <w:lang w:val="nl-BE"/>
        </w:rPr>
      </w:pPr>
    </w:p>
    <w:p w14:paraId="5C982969" w14:textId="77777777" w:rsidR="000A5BF0" w:rsidRDefault="000A5BF0" w:rsidP="00B329DC">
      <w:pPr>
        <w:spacing w:line="190" w:lineRule="exact"/>
        <w:jc w:val="center"/>
        <w:rPr>
          <w:rFonts w:cs="Arial"/>
          <w:b/>
          <w:sz w:val="20"/>
          <w:szCs w:val="20"/>
          <w:lang w:val="nl-BE"/>
        </w:rPr>
      </w:pPr>
    </w:p>
    <w:p w14:paraId="54797B0F" w14:textId="77777777" w:rsidR="000A5BF0" w:rsidRDefault="000A5BF0" w:rsidP="00B329DC">
      <w:pPr>
        <w:spacing w:line="190" w:lineRule="exact"/>
        <w:jc w:val="center"/>
        <w:rPr>
          <w:rFonts w:cs="Arial"/>
          <w:b/>
          <w:sz w:val="20"/>
          <w:szCs w:val="20"/>
          <w:lang w:val="nl-BE"/>
        </w:rPr>
      </w:pPr>
    </w:p>
    <w:p w14:paraId="5372C717" w14:textId="77777777" w:rsidR="000A5BF0" w:rsidRDefault="000A5BF0" w:rsidP="00B329DC">
      <w:pPr>
        <w:spacing w:line="190" w:lineRule="exact"/>
        <w:jc w:val="center"/>
        <w:rPr>
          <w:rFonts w:cs="Arial"/>
          <w:b/>
          <w:sz w:val="20"/>
          <w:szCs w:val="20"/>
          <w:lang w:val="nl-BE"/>
        </w:rPr>
      </w:pPr>
    </w:p>
    <w:p w14:paraId="754C929F" w14:textId="77777777" w:rsidR="000A5BF0" w:rsidRDefault="000A5BF0" w:rsidP="00B329DC">
      <w:pPr>
        <w:spacing w:line="190" w:lineRule="exact"/>
        <w:jc w:val="center"/>
        <w:rPr>
          <w:rFonts w:cs="Arial"/>
          <w:b/>
          <w:sz w:val="20"/>
          <w:szCs w:val="20"/>
          <w:lang w:val="nl-BE"/>
        </w:rPr>
      </w:pPr>
    </w:p>
    <w:p w14:paraId="15A1D2BA" w14:textId="77777777" w:rsidR="005A40AB" w:rsidRDefault="005A40AB" w:rsidP="00B329DC">
      <w:pPr>
        <w:spacing w:line="190" w:lineRule="exact"/>
        <w:jc w:val="center"/>
        <w:rPr>
          <w:rFonts w:cs="Arial"/>
          <w:b/>
          <w:sz w:val="20"/>
          <w:szCs w:val="20"/>
          <w:lang w:val="nl-BE"/>
        </w:rPr>
      </w:pPr>
    </w:p>
    <w:p w14:paraId="7C1DF1DF" w14:textId="77777777" w:rsidR="00E24D55" w:rsidRPr="00AD04D8" w:rsidRDefault="00E24D55" w:rsidP="00DC546E">
      <w:pPr>
        <w:spacing w:line="190" w:lineRule="exact"/>
        <w:jc w:val="center"/>
        <w:rPr>
          <w:rFonts w:cs="Arial"/>
          <w:b/>
          <w:sz w:val="20"/>
          <w:szCs w:val="20"/>
          <w:lang w:val="nl-BE"/>
        </w:rPr>
      </w:pPr>
      <w:r w:rsidRPr="00AD04D8">
        <w:rPr>
          <w:rFonts w:cs="Arial"/>
          <w:b/>
          <w:sz w:val="20"/>
          <w:szCs w:val="20"/>
          <w:lang w:val="nl-BE"/>
        </w:rPr>
        <w:lastRenderedPageBreak/>
        <w:t xml:space="preserve">- </w:t>
      </w:r>
      <w:r w:rsidR="00D91F92">
        <w:rPr>
          <w:rFonts w:cs="Arial"/>
          <w:b/>
          <w:sz w:val="20"/>
          <w:szCs w:val="20"/>
          <w:lang w:val="nl-BE"/>
        </w:rPr>
        <w:t>8</w:t>
      </w:r>
      <w:r w:rsidR="00F60FC4">
        <w:rPr>
          <w:rFonts w:cs="Arial"/>
          <w:b/>
          <w:sz w:val="20"/>
          <w:szCs w:val="20"/>
          <w:lang w:val="nl-BE"/>
        </w:rPr>
        <w:t>6</w:t>
      </w:r>
      <w:r w:rsidR="001036BB">
        <w:rPr>
          <w:rFonts w:cs="Arial"/>
          <w:b/>
          <w:sz w:val="20"/>
          <w:szCs w:val="20"/>
          <w:lang w:val="nl-BE"/>
        </w:rPr>
        <w:t xml:space="preserve"> </w:t>
      </w:r>
      <w:r w:rsidRPr="00AD04D8">
        <w:rPr>
          <w:rFonts w:cs="Arial"/>
          <w:b/>
          <w:sz w:val="20"/>
          <w:szCs w:val="20"/>
          <w:lang w:val="nl-BE"/>
        </w:rPr>
        <w:t>-</w:t>
      </w:r>
    </w:p>
    <w:p w14:paraId="23D50315" w14:textId="77777777" w:rsidR="00E24D55" w:rsidRPr="00AD04D8" w:rsidRDefault="00E24D55" w:rsidP="00E24D55">
      <w:pPr>
        <w:spacing w:line="190" w:lineRule="exact"/>
        <w:jc w:val="center"/>
        <w:rPr>
          <w:rFonts w:cs="Arial"/>
          <w:sz w:val="20"/>
          <w:szCs w:val="20"/>
          <w:lang w:val="nl-BE"/>
        </w:rPr>
      </w:pPr>
    </w:p>
    <w:p w14:paraId="3DE3F4E7"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Flemish Miniatures,</w:t>
      </w:r>
      <w:r w:rsidRPr="00AD04D8">
        <w:rPr>
          <w:rFonts w:cs="Arial"/>
          <w:sz w:val="20"/>
          <w:szCs w:val="20"/>
          <w:lang w:val="nl-BE"/>
        </w:rPr>
        <w:t>1994</w:t>
      </w:r>
    </w:p>
    <w:p w14:paraId="6D370533" w14:textId="77777777" w:rsidR="00E24D55" w:rsidRPr="00AD04D8" w:rsidRDefault="00E24D55" w:rsidP="00E24D55">
      <w:pPr>
        <w:spacing w:line="190" w:lineRule="exact"/>
        <w:jc w:val="center"/>
        <w:rPr>
          <w:rFonts w:cs="Arial"/>
          <w:sz w:val="20"/>
          <w:szCs w:val="20"/>
          <w:lang w:val="nl-BE"/>
        </w:rPr>
      </w:pPr>
    </w:p>
    <w:p w14:paraId="72CF7A13" w14:textId="77777777" w:rsidR="00E24D55" w:rsidRPr="00AD04D8" w:rsidRDefault="00E24D55" w:rsidP="00E24D55">
      <w:pPr>
        <w:jc w:val="center"/>
        <w:rPr>
          <w:rFonts w:cs="Arial"/>
          <w:sz w:val="20"/>
          <w:szCs w:val="20"/>
          <w:lang w:val="nl-BE"/>
        </w:rPr>
      </w:pPr>
      <w:r w:rsidRPr="00AD04D8">
        <w:rPr>
          <w:lang w:val="nl-BE"/>
        </w:rPr>
        <w:object w:dxaOrig="4700" w:dyaOrig="4704" w14:anchorId="336A8671">
          <v:shape id="_x0000_i1104" type="#_x0000_t75" style="width:154.5pt;height:153.4pt" o:ole="">
            <v:imagedata r:id="rId179" o:title=""/>
          </v:shape>
          <o:OLEObject Type="Embed" ProgID="CorelDRAW.Graphic.12" ShapeID="_x0000_i1104" DrawAspect="Content" ObjectID="_1587467516" r:id="rId180"/>
        </w:object>
      </w:r>
    </w:p>
    <w:p w14:paraId="1C8B112F" w14:textId="77777777" w:rsidR="00E24D55" w:rsidRPr="00AD04D8" w:rsidRDefault="00E24D55" w:rsidP="00E24D55">
      <w:pPr>
        <w:jc w:val="center"/>
        <w:rPr>
          <w:rFonts w:cs="Arial"/>
          <w:b/>
          <w:sz w:val="20"/>
          <w:szCs w:val="20"/>
          <w:lang w:val="nl-BE"/>
        </w:rPr>
      </w:pPr>
    </w:p>
    <w:p w14:paraId="1E1EE94E"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sz w:val="20"/>
          <w:szCs w:val="20"/>
          <w:lang w:val="nl-BE"/>
        </w:rPr>
        <w:t xml:space="preserve">                              4031.00 a3e5</w:t>
      </w:r>
    </w:p>
    <w:p w14:paraId="22E915C7" w14:textId="77777777" w:rsidR="00E24D55" w:rsidRPr="00AD04D8" w:rsidRDefault="00E24D55" w:rsidP="00E24D55">
      <w:pPr>
        <w:jc w:val="both"/>
        <w:rPr>
          <w:rFonts w:cs="Arial"/>
          <w:sz w:val="20"/>
          <w:szCs w:val="20"/>
          <w:lang w:val="nl-BE"/>
        </w:rPr>
      </w:pPr>
    </w:p>
    <w:p w14:paraId="62F52EDC"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Ik verbeterde een pionloze studie van </w:t>
      </w:r>
      <w:r w:rsidR="00557C14">
        <w:rPr>
          <w:rFonts w:cs="Arial"/>
          <w:sz w:val="20"/>
          <w:szCs w:val="20"/>
          <w:lang w:val="nl-BE"/>
        </w:rPr>
        <w:t>Julien Vandiest, waarin wit gena</w:t>
      </w:r>
      <w:r w:rsidRPr="00AD04D8">
        <w:rPr>
          <w:rFonts w:cs="Arial"/>
          <w:sz w:val="20"/>
          <w:szCs w:val="20"/>
          <w:lang w:val="nl-BE"/>
        </w:rPr>
        <w:t>delo</w:t>
      </w:r>
      <w:r w:rsidR="004A577D">
        <w:rPr>
          <w:rFonts w:cs="Arial"/>
          <w:sz w:val="20"/>
          <w:szCs w:val="20"/>
          <w:lang w:val="nl-BE"/>
        </w:rPr>
        <w:t>os de zwarte koning ach-tervolgd</w:t>
      </w:r>
      <w:r w:rsidRPr="00AD04D8">
        <w:rPr>
          <w:rFonts w:cs="Arial"/>
          <w:sz w:val="20"/>
          <w:szCs w:val="20"/>
          <w:lang w:val="nl-BE"/>
        </w:rPr>
        <w:t xml:space="preserve">. </w:t>
      </w:r>
    </w:p>
    <w:p w14:paraId="73139745"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1.Dd6+ </w:t>
      </w:r>
    </w:p>
    <w:p w14:paraId="519F1ABE" w14:textId="77777777" w:rsidR="00C9055E" w:rsidRDefault="00E24D55" w:rsidP="00174523">
      <w:pPr>
        <w:jc w:val="both"/>
        <w:rPr>
          <w:rFonts w:cs="Arial"/>
          <w:sz w:val="20"/>
          <w:szCs w:val="20"/>
          <w:lang w:val="nl-BE"/>
        </w:rPr>
      </w:pPr>
      <w:r w:rsidRPr="00AD04D8">
        <w:rPr>
          <w:rFonts w:cs="Arial"/>
          <w:sz w:val="20"/>
          <w:szCs w:val="20"/>
          <w:lang w:val="nl-BE"/>
        </w:rPr>
        <w:t>Verleidelijk is 1.Df6? Kd5 2.Dd6+ Kc4 3.Dc5+ Kd3 4.Pf2+ Kd2 5.Dd4+ Ke1 6.De3+ Le2, maar wit komt niet verd</w:t>
      </w:r>
      <w:r w:rsidR="001324E2">
        <w:rPr>
          <w:rFonts w:cs="Arial"/>
          <w:sz w:val="20"/>
          <w:szCs w:val="20"/>
          <w:lang w:val="nl-BE"/>
        </w:rPr>
        <w:t>er</w:t>
      </w:r>
    </w:p>
    <w:p w14:paraId="5FD1BB6B" w14:textId="77777777" w:rsidR="00C9055E" w:rsidRPr="00BF667C" w:rsidRDefault="00174523" w:rsidP="00C9055E">
      <w:pPr>
        <w:ind w:firstLine="708"/>
        <w:jc w:val="both"/>
        <w:rPr>
          <w:rFonts w:cs="Arial"/>
          <w:sz w:val="20"/>
          <w:szCs w:val="20"/>
        </w:rPr>
      </w:pPr>
      <w:r w:rsidRPr="00BF667C">
        <w:rPr>
          <w:rFonts w:cs="Arial"/>
          <w:b/>
          <w:sz w:val="20"/>
          <w:szCs w:val="20"/>
        </w:rPr>
        <w:t>1…</w:t>
      </w:r>
      <w:r w:rsidRPr="00BF667C">
        <w:rPr>
          <w:rFonts w:cs="Arial"/>
          <w:b/>
          <w:sz w:val="20"/>
          <w:szCs w:val="20"/>
        </w:rPr>
        <w:tab/>
      </w:r>
      <w:r w:rsidRPr="00BF667C">
        <w:rPr>
          <w:rFonts w:cs="Arial"/>
          <w:b/>
          <w:sz w:val="20"/>
          <w:szCs w:val="20"/>
        </w:rPr>
        <w:tab/>
        <w:t>Kf5</w:t>
      </w:r>
    </w:p>
    <w:p w14:paraId="0C0FF441" w14:textId="77777777" w:rsidR="00174523" w:rsidRPr="00BF667C" w:rsidRDefault="00174523" w:rsidP="00C9055E">
      <w:pPr>
        <w:ind w:firstLine="708"/>
        <w:jc w:val="both"/>
        <w:rPr>
          <w:rFonts w:cs="Arial"/>
          <w:sz w:val="20"/>
          <w:szCs w:val="20"/>
        </w:rPr>
      </w:pPr>
      <w:r w:rsidRPr="00BF667C">
        <w:rPr>
          <w:rFonts w:cs="Arial"/>
          <w:b/>
          <w:sz w:val="20"/>
          <w:szCs w:val="20"/>
        </w:rPr>
        <w:t>2.Df6+</w:t>
      </w:r>
      <w:r w:rsidRPr="00BF667C">
        <w:rPr>
          <w:rFonts w:cs="Arial"/>
          <w:b/>
          <w:sz w:val="20"/>
          <w:szCs w:val="20"/>
        </w:rPr>
        <w:tab/>
      </w:r>
      <w:r w:rsidRPr="00BF667C">
        <w:rPr>
          <w:rFonts w:cs="Arial"/>
          <w:b/>
          <w:sz w:val="20"/>
          <w:szCs w:val="20"/>
        </w:rPr>
        <w:tab/>
        <w:t>Kg4</w:t>
      </w:r>
    </w:p>
    <w:p w14:paraId="5B1A292B" w14:textId="77777777" w:rsidR="00C55615" w:rsidRPr="00BF667C" w:rsidRDefault="00174523" w:rsidP="00174523">
      <w:pPr>
        <w:jc w:val="both"/>
        <w:rPr>
          <w:rFonts w:cs="Arial"/>
          <w:b/>
          <w:sz w:val="20"/>
          <w:szCs w:val="20"/>
        </w:rPr>
      </w:pPr>
      <w:r w:rsidRPr="00BF667C">
        <w:rPr>
          <w:rFonts w:cs="Arial"/>
          <w:b/>
          <w:sz w:val="20"/>
          <w:szCs w:val="20"/>
        </w:rPr>
        <w:tab/>
        <w:t>3.Dg5+</w:t>
      </w:r>
      <w:r w:rsidRPr="00BF667C">
        <w:rPr>
          <w:rFonts w:cs="Arial"/>
          <w:b/>
          <w:sz w:val="20"/>
          <w:szCs w:val="20"/>
        </w:rPr>
        <w:tab/>
      </w:r>
    </w:p>
    <w:p w14:paraId="15AA425F" w14:textId="77777777" w:rsidR="00C55615" w:rsidRPr="00BF667C" w:rsidRDefault="00124CD7" w:rsidP="00174523">
      <w:pPr>
        <w:jc w:val="both"/>
        <w:rPr>
          <w:rFonts w:cs="Arial"/>
          <w:sz w:val="20"/>
          <w:szCs w:val="20"/>
        </w:rPr>
      </w:pPr>
      <w:r w:rsidRPr="00BF667C">
        <w:rPr>
          <w:rFonts w:cs="Arial"/>
          <w:i/>
          <w:sz w:val="20"/>
          <w:szCs w:val="20"/>
        </w:rPr>
        <w:t>a)</w:t>
      </w:r>
      <w:r w:rsidR="00C55615" w:rsidRPr="00BF667C">
        <w:rPr>
          <w:rFonts w:cs="Arial"/>
          <w:i/>
          <w:sz w:val="20"/>
          <w:szCs w:val="20"/>
        </w:rPr>
        <w:t xml:space="preserve"> </w:t>
      </w:r>
      <w:r w:rsidR="00C55615" w:rsidRPr="00BF667C">
        <w:rPr>
          <w:rFonts w:cs="Arial"/>
          <w:sz w:val="20"/>
          <w:szCs w:val="20"/>
        </w:rPr>
        <w:t>3.Dg6+? Kf4 4.Dg5+ Kf3 5.Dg3</w:t>
      </w:r>
    </w:p>
    <w:p w14:paraId="3FC0F1A1" w14:textId="77777777" w:rsidR="00C55615" w:rsidRPr="00BF667C" w:rsidRDefault="00C55615" w:rsidP="00174523">
      <w:pPr>
        <w:jc w:val="both"/>
        <w:rPr>
          <w:rFonts w:cs="Arial"/>
          <w:sz w:val="20"/>
          <w:szCs w:val="20"/>
        </w:rPr>
      </w:pPr>
      <w:r w:rsidRPr="00BF667C">
        <w:rPr>
          <w:rFonts w:cs="Arial"/>
          <w:i/>
          <w:sz w:val="20"/>
          <w:szCs w:val="20"/>
        </w:rPr>
        <w:t xml:space="preserve">b) </w:t>
      </w:r>
      <w:r w:rsidR="006066C2" w:rsidRPr="00BF667C">
        <w:rPr>
          <w:rFonts w:cs="Arial"/>
          <w:sz w:val="20"/>
          <w:szCs w:val="20"/>
        </w:rPr>
        <w:t>3.Dg7+</w:t>
      </w:r>
      <w:r w:rsidRPr="00BF667C">
        <w:rPr>
          <w:rFonts w:cs="Arial"/>
          <w:sz w:val="20"/>
          <w:szCs w:val="20"/>
        </w:rPr>
        <w:t>? Kf5 4.Df6+ Kg4 5.Dg5+</w:t>
      </w:r>
    </w:p>
    <w:p w14:paraId="68029363" w14:textId="77777777" w:rsidR="00174523" w:rsidRPr="00BF667C" w:rsidRDefault="00174523" w:rsidP="00174523">
      <w:pPr>
        <w:jc w:val="both"/>
        <w:rPr>
          <w:rFonts w:cs="Arial"/>
          <w:b/>
          <w:sz w:val="20"/>
          <w:szCs w:val="20"/>
        </w:rPr>
      </w:pPr>
      <w:r w:rsidRPr="00BF667C">
        <w:rPr>
          <w:rFonts w:cs="Arial"/>
          <w:b/>
          <w:sz w:val="20"/>
          <w:szCs w:val="20"/>
        </w:rPr>
        <w:tab/>
        <w:t>Kf3</w:t>
      </w:r>
    </w:p>
    <w:p w14:paraId="45DD3E5E" w14:textId="77777777" w:rsidR="00174523" w:rsidRPr="00BF667C" w:rsidRDefault="00174523" w:rsidP="00174523">
      <w:pPr>
        <w:jc w:val="both"/>
        <w:rPr>
          <w:rFonts w:cs="Arial"/>
          <w:b/>
          <w:sz w:val="20"/>
          <w:szCs w:val="20"/>
        </w:rPr>
      </w:pPr>
      <w:r w:rsidRPr="00BF667C">
        <w:rPr>
          <w:rFonts w:cs="Arial"/>
          <w:b/>
          <w:sz w:val="20"/>
          <w:szCs w:val="20"/>
        </w:rPr>
        <w:tab/>
        <w:t>4.Dg3+</w:t>
      </w:r>
      <w:r w:rsidRPr="00BF667C">
        <w:rPr>
          <w:rFonts w:cs="Arial"/>
          <w:b/>
          <w:sz w:val="20"/>
          <w:szCs w:val="20"/>
        </w:rPr>
        <w:tab/>
      </w:r>
      <w:r w:rsidRPr="00BF667C">
        <w:rPr>
          <w:rFonts w:cs="Arial"/>
          <w:b/>
          <w:sz w:val="20"/>
          <w:szCs w:val="20"/>
        </w:rPr>
        <w:tab/>
        <w:t>Ke2</w:t>
      </w:r>
    </w:p>
    <w:p w14:paraId="53AE6A39" w14:textId="77777777" w:rsidR="00174523" w:rsidRDefault="0003223F" w:rsidP="00174523">
      <w:pPr>
        <w:jc w:val="both"/>
        <w:rPr>
          <w:rFonts w:cs="Arial"/>
          <w:b/>
          <w:sz w:val="20"/>
          <w:szCs w:val="20"/>
          <w:lang w:val="nl-BE"/>
        </w:rPr>
      </w:pPr>
      <w:r w:rsidRPr="00BF667C">
        <w:rPr>
          <w:rFonts w:cs="Arial"/>
          <w:b/>
          <w:sz w:val="20"/>
          <w:szCs w:val="20"/>
        </w:rPr>
        <w:tab/>
      </w:r>
      <w:r>
        <w:rPr>
          <w:rFonts w:cs="Arial"/>
          <w:b/>
          <w:sz w:val="20"/>
          <w:szCs w:val="20"/>
          <w:lang w:val="nl-BE"/>
        </w:rPr>
        <w:t>5.Df</w:t>
      </w:r>
      <w:r w:rsidR="00174523">
        <w:rPr>
          <w:rFonts w:cs="Arial"/>
          <w:b/>
          <w:sz w:val="20"/>
          <w:szCs w:val="20"/>
          <w:lang w:val="nl-BE"/>
        </w:rPr>
        <w:t>2+</w:t>
      </w:r>
      <w:r w:rsidR="00174523">
        <w:rPr>
          <w:rFonts w:cs="Arial"/>
          <w:b/>
          <w:sz w:val="20"/>
          <w:szCs w:val="20"/>
          <w:lang w:val="nl-BE"/>
        </w:rPr>
        <w:tab/>
      </w:r>
      <w:r w:rsidR="00174523">
        <w:rPr>
          <w:rFonts w:cs="Arial"/>
          <w:b/>
          <w:sz w:val="20"/>
          <w:szCs w:val="20"/>
          <w:lang w:val="nl-BE"/>
        </w:rPr>
        <w:tab/>
        <w:t>Kd3</w:t>
      </w:r>
    </w:p>
    <w:p w14:paraId="652DF0E2" w14:textId="77777777" w:rsidR="00174523" w:rsidRDefault="00174523" w:rsidP="00174523">
      <w:pPr>
        <w:jc w:val="both"/>
        <w:rPr>
          <w:rFonts w:cs="Arial"/>
          <w:b/>
          <w:sz w:val="20"/>
          <w:szCs w:val="20"/>
          <w:lang w:val="nl-BE"/>
        </w:rPr>
      </w:pPr>
      <w:r>
        <w:rPr>
          <w:rFonts w:cs="Arial"/>
          <w:b/>
          <w:sz w:val="20"/>
          <w:szCs w:val="20"/>
          <w:lang w:val="nl-BE"/>
        </w:rPr>
        <w:tab/>
        <w:t>6.Pc5+</w:t>
      </w:r>
      <w:r>
        <w:rPr>
          <w:rFonts w:cs="Arial"/>
          <w:b/>
          <w:sz w:val="20"/>
          <w:szCs w:val="20"/>
          <w:lang w:val="nl-BE"/>
        </w:rPr>
        <w:tab/>
      </w:r>
      <w:r>
        <w:rPr>
          <w:rFonts w:cs="Arial"/>
          <w:b/>
          <w:sz w:val="20"/>
          <w:szCs w:val="20"/>
          <w:lang w:val="nl-BE"/>
        </w:rPr>
        <w:tab/>
        <w:t>Kc3</w:t>
      </w:r>
    </w:p>
    <w:p w14:paraId="2E7F08B0" w14:textId="77777777" w:rsidR="00174523" w:rsidRDefault="00174523" w:rsidP="00174523">
      <w:pPr>
        <w:jc w:val="both"/>
        <w:rPr>
          <w:rFonts w:cs="Arial"/>
          <w:b/>
          <w:sz w:val="20"/>
          <w:szCs w:val="20"/>
          <w:lang w:val="nl-BE"/>
        </w:rPr>
      </w:pPr>
      <w:r>
        <w:rPr>
          <w:rFonts w:cs="Arial"/>
          <w:b/>
          <w:sz w:val="20"/>
          <w:szCs w:val="20"/>
          <w:lang w:val="nl-BE"/>
        </w:rPr>
        <w:tab/>
        <w:t>7.Pa4+</w:t>
      </w:r>
    </w:p>
    <w:p w14:paraId="5A7D01B5" w14:textId="77777777" w:rsidR="00174523" w:rsidRDefault="00174523" w:rsidP="00174523">
      <w:pPr>
        <w:jc w:val="both"/>
        <w:rPr>
          <w:rFonts w:cs="Arial"/>
          <w:sz w:val="20"/>
          <w:szCs w:val="20"/>
          <w:lang w:val="nl-BE"/>
        </w:rPr>
      </w:pPr>
      <w:r>
        <w:rPr>
          <w:rFonts w:cs="Arial"/>
          <w:sz w:val="20"/>
          <w:szCs w:val="20"/>
          <w:lang w:val="nl-BE"/>
        </w:rPr>
        <w:t>Na 7.De3+? Kc4 kan de zwarte koning ontsnappen.</w:t>
      </w:r>
    </w:p>
    <w:p w14:paraId="08B75852" w14:textId="77777777" w:rsidR="006066C2" w:rsidRDefault="00174523" w:rsidP="00DE1413">
      <w:pPr>
        <w:jc w:val="both"/>
        <w:rPr>
          <w:rFonts w:cs="Arial"/>
          <w:sz w:val="20"/>
          <w:szCs w:val="20"/>
          <w:lang w:val="nl-BE"/>
        </w:rPr>
      </w:pPr>
      <w:r>
        <w:rPr>
          <w:rFonts w:cs="Arial"/>
          <w:sz w:val="20"/>
          <w:szCs w:val="20"/>
          <w:lang w:val="nl-BE"/>
        </w:rPr>
        <w:tab/>
      </w:r>
    </w:p>
    <w:p w14:paraId="7CC3F3EA" w14:textId="77777777" w:rsidR="006066C2" w:rsidRDefault="006066C2" w:rsidP="00DE1413">
      <w:pPr>
        <w:jc w:val="both"/>
        <w:rPr>
          <w:rFonts w:cs="Arial"/>
          <w:sz w:val="20"/>
          <w:szCs w:val="20"/>
          <w:lang w:val="nl-BE"/>
        </w:rPr>
      </w:pPr>
    </w:p>
    <w:p w14:paraId="047145B5" w14:textId="77777777" w:rsidR="006066C2" w:rsidRDefault="006066C2" w:rsidP="00DE1413">
      <w:pPr>
        <w:jc w:val="both"/>
        <w:rPr>
          <w:rFonts w:cs="Arial"/>
          <w:sz w:val="20"/>
          <w:szCs w:val="20"/>
          <w:lang w:val="nl-BE"/>
        </w:rPr>
      </w:pPr>
    </w:p>
    <w:p w14:paraId="088BE13C" w14:textId="77777777" w:rsidR="006066C2" w:rsidRDefault="006066C2" w:rsidP="00DE1413">
      <w:pPr>
        <w:jc w:val="both"/>
        <w:rPr>
          <w:rFonts w:cs="Arial"/>
          <w:sz w:val="20"/>
          <w:szCs w:val="20"/>
          <w:lang w:val="nl-BE"/>
        </w:rPr>
      </w:pPr>
    </w:p>
    <w:p w14:paraId="794C8246" w14:textId="77777777" w:rsidR="005154FE" w:rsidRPr="00174523" w:rsidRDefault="00174523" w:rsidP="006066C2">
      <w:pPr>
        <w:ind w:firstLine="708"/>
        <w:jc w:val="both"/>
        <w:rPr>
          <w:rFonts w:cs="Arial"/>
          <w:b/>
          <w:sz w:val="20"/>
          <w:szCs w:val="20"/>
          <w:lang w:val="nl-BE"/>
        </w:rPr>
      </w:pPr>
      <w:r>
        <w:rPr>
          <w:rFonts w:cs="Arial"/>
          <w:b/>
          <w:sz w:val="20"/>
          <w:szCs w:val="20"/>
          <w:lang w:val="nl-BE"/>
        </w:rPr>
        <w:t>7…</w:t>
      </w:r>
      <w:r>
        <w:rPr>
          <w:rFonts w:cs="Arial"/>
          <w:b/>
          <w:sz w:val="20"/>
          <w:szCs w:val="20"/>
          <w:lang w:val="nl-BE"/>
        </w:rPr>
        <w:tab/>
      </w:r>
      <w:r>
        <w:rPr>
          <w:rFonts w:cs="Arial"/>
          <w:b/>
          <w:sz w:val="20"/>
          <w:szCs w:val="20"/>
          <w:lang w:val="nl-BE"/>
        </w:rPr>
        <w:tab/>
        <w:t>Kd3</w:t>
      </w:r>
    </w:p>
    <w:p w14:paraId="072EC293" w14:textId="77777777" w:rsidR="00460087" w:rsidRPr="00C62447" w:rsidRDefault="006066C2" w:rsidP="00C62447">
      <w:pPr>
        <w:ind w:firstLine="708"/>
        <w:jc w:val="both"/>
        <w:rPr>
          <w:rFonts w:cs="Arial"/>
          <w:b/>
          <w:sz w:val="20"/>
          <w:szCs w:val="20"/>
          <w:lang w:val="nl-BE"/>
        </w:rPr>
      </w:pPr>
      <w:r>
        <w:rPr>
          <w:rFonts w:cs="Arial"/>
          <w:b/>
          <w:sz w:val="20"/>
          <w:szCs w:val="20"/>
          <w:lang w:val="nl-BE"/>
        </w:rPr>
        <w:t>8.P</w:t>
      </w:r>
      <w:r w:rsidR="005154FE" w:rsidRPr="00AD04D8">
        <w:rPr>
          <w:rFonts w:cs="Arial"/>
          <w:b/>
          <w:sz w:val="20"/>
          <w:szCs w:val="20"/>
          <w:lang w:val="nl-BE"/>
        </w:rPr>
        <w:t xml:space="preserve">b2+ </w:t>
      </w:r>
    </w:p>
    <w:p w14:paraId="27EB40B8" w14:textId="77777777" w:rsidR="005154FE" w:rsidRPr="00AD04D8" w:rsidRDefault="005154FE" w:rsidP="005154FE">
      <w:pPr>
        <w:jc w:val="both"/>
        <w:rPr>
          <w:rFonts w:cs="Arial"/>
          <w:sz w:val="20"/>
          <w:szCs w:val="20"/>
          <w:lang w:val="nl-BE"/>
        </w:rPr>
      </w:pPr>
      <w:r w:rsidRPr="00AD04D8">
        <w:rPr>
          <w:rFonts w:cs="Arial"/>
          <w:sz w:val="20"/>
          <w:szCs w:val="20"/>
          <w:lang w:val="nl-BE"/>
        </w:rPr>
        <w:t xml:space="preserve">Na 8.Df5+? Kd2 is het remise. </w:t>
      </w:r>
    </w:p>
    <w:p w14:paraId="071E98FB" w14:textId="77777777" w:rsidR="005154FE" w:rsidRDefault="005154FE" w:rsidP="005154FE">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8…</w:t>
      </w:r>
      <w:r w:rsidRPr="00AD04D8">
        <w:rPr>
          <w:rFonts w:cs="Arial"/>
          <w:b/>
          <w:sz w:val="20"/>
          <w:szCs w:val="20"/>
          <w:lang w:val="nl-BE"/>
        </w:rPr>
        <w:tab/>
      </w:r>
      <w:r w:rsidRPr="00AD04D8">
        <w:rPr>
          <w:rFonts w:cs="Arial"/>
          <w:b/>
          <w:sz w:val="20"/>
          <w:szCs w:val="20"/>
          <w:lang w:val="nl-BE"/>
        </w:rPr>
        <w:tab/>
        <w:t xml:space="preserve">Kc3 </w:t>
      </w:r>
    </w:p>
    <w:p w14:paraId="3BDF8942" w14:textId="77777777" w:rsidR="005154FE" w:rsidRPr="00AD04D8" w:rsidRDefault="000B1739" w:rsidP="000B1739">
      <w:pPr>
        <w:jc w:val="both"/>
        <w:rPr>
          <w:rFonts w:cs="Arial"/>
          <w:b/>
          <w:sz w:val="20"/>
          <w:szCs w:val="20"/>
          <w:lang w:val="nl-BE"/>
        </w:rPr>
      </w:pPr>
      <w:r>
        <w:rPr>
          <w:rFonts w:cs="Arial"/>
          <w:b/>
          <w:sz w:val="20"/>
          <w:szCs w:val="20"/>
          <w:lang w:val="nl-BE"/>
        </w:rPr>
        <w:t xml:space="preserve">             </w:t>
      </w:r>
      <w:r w:rsidR="005154FE" w:rsidRPr="00AD04D8">
        <w:rPr>
          <w:rFonts w:cs="Arial"/>
          <w:b/>
          <w:sz w:val="20"/>
          <w:szCs w:val="20"/>
          <w:lang w:val="nl-BE"/>
        </w:rPr>
        <w:t xml:space="preserve">9.De3+ </w:t>
      </w:r>
    </w:p>
    <w:p w14:paraId="09A18C09" w14:textId="77777777" w:rsidR="005154FE" w:rsidRPr="00AD04D8" w:rsidRDefault="005154FE" w:rsidP="005154FE">
      <w:pPr>
        <w:jc w:val="both"/>
        <w:rPr>
          <w:rFonts w:cs="Arial"/>
          <w:sz w:val="20"/>
          <w:szCs w:val="20"/>
          <w:lang w:val="nl-BE"/>
        </w:rPr>
      </w:pPr>
      <w:r w:rsidRPr="00AD04D8">
        <w:rPr>
          <w:rFonts w:cs="Arial"/>
          <w:sz w:val="20"/>
          <w:szCs w:val="20"/>
          <w:lang w:val="nl-BE"/>
        </w:rPr>
        <w:t xml:space="preserve">Ook is het remise na 9.Df6+? Kd2. </w:t>
      </w:r>
    </w:p>
    <w:p w14:paraId="1585EDB2" w14:textId="77777777" w:rsidR="005154FE" w:rsidRPr="00AD04D8" w:rsidRDefault="005154FE" w:rsidP="005154FE">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9…</w:t>
      </w:r>
      <w:r w:rsidRPr="00AD04D8">
        <w:rPr>
          <w:rFonts w:cs="Arial"/>
          <w:b/>
          <w:sz w:val="20"/>
          <w:szCs w:val="20"/>
          <w:lang w:val="nl-BE"/>
        </w:rPr>
        <w:tab/>
      </w:r>
      <w:r w:rsidRPr="00AD04D8">
        <w:rPr>
          <w:rFonts w:cs="Arial"/>
          <w:b/>
          <w:sz w:val="20"/>
          <w:szCs w:val="20"/>
          <w:lang w:val="nl-BE"/>
        </w:rPr>
        <w:tab/>
        <w:t xml:space="preserve">Ld3 </w:t>
      </w:r>
    </w:p>
    <w:p w14:paraId="4DFC7086" w14:textId="77777777" w:rsidR="005154FE" w:rsidRPr="00AD04D8" w:rsidRDefault="005154FE" w:rsidP="005154FE">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10.Pa4+ </w:t>
      </w:r>
      <w:r>
        <w:rPr>
          <w:rFonts w:cs="Arial"/>
          <w:b/>
          <w:sz w:val="20"/>
          <w:szCs w:val="20"/>
          <w:lang w:val="nl-BE"/>
        </w:rPr>
        <w:tab/>
      </w:r>
      <w:r w:rsidRPr="00AD04D8">
        <w:rPr>
          <w:rFonts w:cs="Arial"/>
          <w:b/>
          <w:sz w:val="20"/>
          <w:szCs w:val="20"/>
          <w:lang w:val="nl-BE"/>
        </w:rPr>
        <w:t xml:space="preserve">Kc4 </w:t>
      </w:r>
    </w:p>
    <w:p w14:paraId="68759A9F" w14:textId="77777777" w:rsidR="005154FE" w:rsidRPr="00AD04D8" w:rsidRDefault="005154FE" w:rsidP="005154FE">
      <w:pPr>
        <w:jc w:val="both"/>
        <w:rPr>
          <w:rFonts w:cs="Arial"/>
          <w:sz w:val="20"/>
          <w:szCs w:val="20"/>
          <w:lang w:val="nl-BE"/>
        </w:rPr>
      </w:pPr>
      <w:r w:rsidRPr="00AD04D8">
        <w:rPr>
          <w:rFonts w:cs="Arial"/>
          <w:sz w:val="20"/>
          <w:szCs w:val="20"/>
          <w:lang w:val="nl-BE"/>
        </w:rPr>
        <w:t>En thans, doordat de loper een vluchtveld heeft ontnomen aan z</w:t>
      </w:r>
      <w:r w:rsidR="00643E17">
        <w:rPr>
          <w:rFonts w:cs="Arial"/>
          <w:sz w:val="20"/>
          <w:szCs w:val="20"/>
          <w:lang w:val="nl-BE"/>
        </w:rPr>
        <w:t>ijn koning, geeft wit de genade</w:t>
      </w:r>
      <w:r w:rsidRPr="00AD04D8">
        <w:rPr>
          <w:rFonts w:cs="Arial"/>
          <w:sz w:val="20"/>
          <w:szCs w:val="20"/>
          <w:lang w:val="nl-BE"/>
        </w:rPr>
        <w:t xml:space="preserve">slag: </w:t>
      </w:r>
    </w:p>
    <w:p w14:paraId="02B9ACB8" w14:textId="77777777" w:rsidR="005154FE" w:rsidRPr="00AD04D8" w:rsidRDefault="005154FE" w:rsidP="005154FE">
      <w:pPr>
        <w:jc w:val="both"/>
        <w:outlineLvl w:val="0"/>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11.Dc5+ </w:t>
      </w:r>
    </w:p>
    <w:p w14:paraId="2823B1FD" w14:textId="77777777" w:rsidR="005154FE" w:rsidRDefault="005154FE" w:rsidP="005154FE">
      <w:pPr>
        <w:jc w:val="both"/>
        <w:rPr>
          <w:rFonts w:cs="Arial"/>
          <w:sz w:val="20"/>
          <w:szCs w:val="20"/>
          <w:lang w:val="nl-BE"/>
        </w:rPr>
      </w:pPr>
      <w:r w:rsidRPr="00AD04D8">
        <w:rPr>
          <w:rFonts w:cs="Arial"/>
          <w:sz w:val="20"/>
          <w:szCs w:val="20"/>
          <w:lang w:val="nl-BE"/>
        </w:rPr>
        <w:t>en mat.</w:t>
      </w:r>
    </w:p>
    <w:p w14:paraId="7C6FF1A7" w14:textId="77777777" w:rsidR="000B1739" w:rsidRDefault="000B1739" w:rsidP="005154FE">
      <w:pPr>
        <w:jc w:val="both"/>
        <w:rPr>
          <w:rFonts w:cs="Arial"/>
          <w:sz w:val="20"/>
          <w:szCs w:val="20"/>
          <w:lang w:val="nl-BE"/>
        </w:rPr>
      </w:pPr>
    </w:p>
    <w:p w14:paraId="6D969418" w14:textId="77777777" w:rsidR="005154FE" w:rsidRPr="00AD04D8" w:rsidRDefault="005154FE" w:rsidP="005154FE">
      <w:pPr>
        <w:jc w:val="both"/>
        <w:rPr>
          <w:rFonts w:cs="Arial"/>
          <w:sz w:val="20"/>
          <w:szCs w:val="20"/>
          <w:lang w:val="nl-BE"/>
        </w:rPr>
      </w:pPr>
      <w:r w:rsidRPr="00AD04D8">
        <w:rPr>
          <w:rFonts w:cs="Arial"/>
          <w:sz w:val="20"/>
          <w:szCs w:val="20"/>
          <w:lang w:val="nl-BE"/>
        </w:rPr>
        <w:t xml:space="preserve">Ook hier was de samenwerking met stadsgenoot Julien succesvol. </w:t>
      </w:r>
    </w:p>
    <w:p w14:paraId="44BC4372" w14:textId="77777777" w:rsidR="00E24D55" w:rsidRPr="00AD04D8" w:rsidRDefault="00460087" w:rsidP="00AA01AD">
      <w:pPr>
        <w:jc w:val="center"/>
        <w:rPr>
          <w:rFonts w:cs="Arial"/>
          <w:b/>
          <w:sz w:val="20"/>
          <w:szCs w:val="20"/>
          <w:lang w:val="nl-BE"/>
        </w:rPr>
      </w:pPr>
      <w:r>
        <w:rPr>
          <w:rFonts w:cs="Arial"/>
          <w:sz w:val="20"/>
          <w:szCs w:val="20"/>
          <w:lang w:val="nl-BE"/>
        </w:rPr>
        <w:br w:type="page"/>
      </w:r>
      <w:r w:rsidR="00E24D55" w:rsidRPr="00AD04D8">
        <w:rPr>
          <w:rFonts w:cs="Arial"/>
          <w:b/>
          <w:sz w:val="20"/>
          <w:szCs w:val="20"/>
          <w:lang w:val="nl-BE"/>
        </w:rPr>
        <w:lastRenderedPageBreak/>
        <w:t xml:space="preserve">- </w:t>
      </w:r>
      <w:r w:rsidR="00D91F92">
        <w:rPr>
          <w:rFonts w:cs="Arial"/>
          <w:b/>
          <w:sz w:val="20"/>
          <w:szCs w:val="20"/>
          <w:lang w:val="nl-BE"/>
        </w:rPr>
        <w:t>8</w:t>
      </w:r>
      <w:r w:rsidR="00121660">
        <w:rPr>
          <w:rFonts w:cs="Arial"/>
          <w:b/>
          <w:sz w:val="20"/>
          <w:szCs w:val="20"/>
          <w:lang w:val="nl-BE"/>
        </w:rPr>
        <w:t>7</w:t>
      </w:r>
      <w:r w:rsidR="00C53068">
        <w:rPr>
          <w:rFonts w:cs="Arial"/>
          <w:b/>
          <w:sz w:val="20"/>
          <w:szCs w:val="20"/>
          <w:lang w:val="nl-BE"/>
        </w:rPr>
        <w:t xml:space="preserve"> </w:t>
      </w:r>
      <w:r w:rsidR="00E24D55" w:rsidRPr="00AD04D8">
        <w:rPr>
          <w:rFonts w:cs="Arial"/>
          <w:b/>
          <w:sz w:val="20"/>
          <w:szCs w:val="20"/>
          <w:lang w:val="nl-BE"/>
        </w:rPr>
        <w:t>-</w:t>
      </w:r>
    </w:p>
    <w:p w14:paraId="05744775" w14:textId="77777777" w:rsidR="00E24D55" w:rsidRPr="00AD04D8" w:rsidRDefault="00E24D55" w:rsidP="00E24D55">
      <w:pPr>
        <w:spacing w:line="190" w:lineRule="exact"/>
        <w:jc w:val="center"/>
        <w:rPr>
          <w:rFonts w:cs="Arial"/>
          <w:sz w:val="20"/>
          <w:szCs w:val="20"/>
          <w:lang w:val="nl-BE"/>
        </w:rPr>
      </w:pPr>
    </w:p>
    <w:p w14:paraId="58E5FB37" w14:textId="77777777" w:rsidR="00E24D55" w:rsidRDefault="00E24D55" w:rsidP="00E24D55">
      <w:pPr>
        <w:spacing w:line="190" w:lineRule="exact"/>
        <w:jc w:val="center"/>
        <w:outlineLvl w:val="0"/>
        <w:rPr>
          <w:rFonts w:cs="Arial"/>
          <w:b/>
          <w:sz w:val="20"/>
          <w:szCs w:val="20"/>
          <w:lang w:val="nl-BE"/>
        </w:rPr>
      </w:pPr>
      <w:r>
        <w:rPr>
          <w:rFonts w:cs="Arial"/>
          <w:i/>
          <w:sz w:val="20"/>
          <w:szCs w:val="20"/>
          <w:lang w:val="nl-BE"/>
        </w:rPr>
        <w:t>64 studies op 64 velden</w:t>
      </w:r>
      <w:r w:rsidRPr="00AD04D8">
        <w:rPr>
          <w:rFonts w:cs="Arial"/>
          <w:i/>
          <w:sz w:val="20"/>
          <w:szCs w:val="20"/>
          <w:lang w:val="nl-BE"/>
        </w:rPr>
        <w:t>,</w:t>
      </w:r>
      <w:r w:rsidRPr="00AD04D8">
        <w:rPr>
          <w:rFonts w:cs="Arial"/>
          <w:sz w:val="20"/>
          <w:szCs w:val="20"/>
          <w:lang w:val="nl-BE"/>
        </w:rPr>
        <w:t>1994</w:t>
      </w:r>
      <w:r>
        <w:rPr>
          <w:rFonts w:cs="Arial"/>
          <w:b/>
          <w:sz w:val="20"/>
          <w:szCs w:val="20"/>
          <w:lang w:val="nl-BE"/>
        </w:rPr>
        <w:t xml:space="preserve"> </w:t>
      </w:r>
    </w:p>
    <w:p w14:paraId="09E3512A" w14:textId="77777777" w:rsidR="00E24D55" w:rsidRPr="00AD04D8" w:rsidRDefault="00990285" w:rsidP="00E24D55">
      <w:pPr>
        <w:spacing w:line="190" w:lineRule="exact"/>
        <w:jc w:val="center"/>
        <w:rPr>
          <w:rFonts w:cs="Arial"/>
          <w:sz w:val="20"/>
          <w:szCs w:val="20"/>
          <w:lang w:val="nl-BE"/>
        </w:rPr>
      </w:pPr>
      <w:r>
        <w:rPr>
          <w:noProof/>
          <w:lang w:val="nl-BE"/>
        </w:rPr>
        <w:object w:dxaOrig="1440" w:dyaOrig="1440" w14:anchorId="18B46E20">
          <v:shape id="_x0000_s1093" type="#_x0000_t75" style="position:absolute;left:0;text-align:left;margin-left:.75pt;margin-top:9.5pt;width:152.5pt;height:152.5pt;z-index:251630592">
            <v:imagedata r:id="rId181" o:title=""/>
            <w10:wrap type="square"/>
          </v:shape>
          <o:OLEObject Type="Embed" ProgID="CorelDRAW.Graphic.12" ShapeID="_x0000_s1093" DrawAspect="Content" ObjectID="_1587467690" r:id="rId182"/>
        </w:object>
      </w:r>
    </w:p>
    <w:p w14:paraId="70AD661C" w14:textId="77777777" w:rsidR="00E24D55" w:rsidRDefault="00E24D55" w:rsidP="00E24D55">
      <w:pPr>
        <w:jc w:val="both"/>
        <w:rPr>
          <w:rFonts w:cs="Arial"/>
          <w:sz w:val="20"/>
          <w:szCs w:val="20"/>
          <w:lang w:val="nl-BE"/>
        </w:rPr>
      </w:pPr>
    </w:p>
    <w:p w14:paraId="473346AB" w14:textId="77777777" w:rsidR="00E24D55" w:rsidRDefault="00E24D55" w:rsidP="00E24D55">
      <w:pPr>
        <w:jc w:val="both"/>
        <w:rPr>
          <w:rFonts w:cs="Arial"/>
          <w:sz w:val="20"/>
          <w:szCs w:val="20"/>
          <w:lang w:val="nl-BE"/>
        </w:rPr>
      </w:pPr>
      <w:r>
        <w:rPr>
          <w:rFonts w:cs="Arial"/>
          <w:b/>
          <w:lang w:val="nl-BE"/>
        </w:rPr>
        <w:t xml:space="preserve">+                         </w:t>
      </w:r>
      <w:r>
        <w:rPr>
          <w:rFonts w:cs="Arial"/>
          <w:sz w:val="20"/>
          <w:szCs w:val="20"/>
          <w:lang w:val="nl-BE"/>
        </w:rPr>
        <w:t>0010.12 e1h1</w:t>
      </w:r>
    </w:p>
    <w:p w14:paraId="152AE9C3" w14:textId="77777777" w:rsidR="00E24D55" w:rsidRPr="00A81231" w:rsidRDefault="00E24D55" w:rsidP="00E24D55">
      <w:pPr>
        <w:jc w:val="both"/>
        <w:rPr>
          <w:rFonts w:cs="Arial"/>
          <w:sz w:val="20"/>
          <w:szCs w:val="20"/>
          <w:lang w:val="nl-BE"/>
        </w:rPr>
      </w:pPr>
    </w:p>
    <w:p w14:paraId="2A5696F0" w14:textId="77777777" w:rsidR="00E24D55" w:rsidRPr="00AD04D8" w:rsidRDefault="00E24D55" w:rsidP="00E24D55">
      <w:pPr>
        <w:jc w:val="both"/>
        <w:rPr>
          <w:rFonts w:cs="Arial"/>
          <w:sz w:val="20"/>
          <w:szCs w:val="20"/>
          <w:lang w:val="nl-BE"/>
        </w:rPr>
      </w:pPr>
      <w:r>
        <w:rPr>
          <w:rFonts w:cs="Arial"/>
          <w:sz w:val="20"/>
          <w:szCs w:val="20"/>
          <w:lang w:val="nl-BE"/>
        </w:rPr>
        <w:t>D</w:t>
      </w:r>
      <w:r w:rsidRPr="00AD04D8">
        <w:rPr>
          <w:rFonts w:cs="Arial"/>
          <w:sz w:val="20"/>
          <w:szCs w:val="20"/>
          <w:lang w:val="nl-BE"/>
        </w:rPr>
        <w:t xml:space="preserve">e koning </w:t>
      </w:r>
      <w:r>
        <w:rPr>
          <w:rFonts w:cs="Arial"/>
          <w:sz w:val="20"/>
          <w:szCs w:val="20"/>
          <w:lang w:val="nl-BE"/>
        </w:rPr>
        <w:t xml:space="preserve">wordt </w:t>
      </w:r>
      <w:r w:rsidRPr="00AD04D8">
        <w:rPr>
          <w:rFonts w:cs="Arial"/>
          <w:sz w:val="20"/>
          <w:szCs w:val="20"/>
          <w:lang w:val="nl-BE"/>
        </w:rPr>
        <w:t>opgesloten met</w:t>
      </w:r>
      <w:r>
        <w:rPr>
          <w:rFonts w:cs="Arial"/>
          <w:sz w:val="20"/>
          <w:szCs w:val="20"/>
          <w:lang w:val="nl-BE"/>
        </w:rPr>
        <w:t>:</w:t>
      </w:r>
      <w:r w:rsidRPr="00AD04D8">
        <w:rPr>
          <w:rFonts w:cs="Arial"/>
          <w:sz w:val="20"/>
          <w:szCs w:val="20"/>
          <w:lang w:val="nl-BE"/>
        </w:rPr>
        <w:t xml:space="preserve"> </w:t>
      </w:r>
    </w:p>
    <w:p w14:paraId="56E93866"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1.Kf2 </w:t>
      </w:r>
      <w:r w:rsidRPr="00AD04D8">
        <w:rPr>
          <w:rFonts w:cs="Arial"/>
          <w:b/>
          <w:sz w:val="20"/>
          <w:szCs w:val="20"/>
          <w:lang w:val="nl-BE"/>
        </w:rPr>
        <w:tab/>
      </w:r>
      <w:r w:rsidRPr="00AD04D8">
        <w:rPr>
          <w:rFonts w:cs="Arial"/>
          <w:b/>
          <w:sz w:val="20"/>
          <w:szCs w:val="20"/>
          <w:lang w:val="nl-BE"/>
        </w:rPr>
        <w:tab/>
        <w:t xml:space="preserve">a4 </w:t>
      </w:r>
    </w:p>
    <w:p w14:paraId="4C257845" w14:textId="77777777" w:rsidR="00E24D55" w:rsidRPr="00AD04D8" w:rsidRDefault="00E24D55" w:rsidP="00E24D55">
      <w:pPr>
        <w:jc w:val="both"/>
        <w:rPr>
          <w:rFonts w:cs="Arial"/>
          <w:sz w:val="20"/>
          <w:szCs w:val="20"/>
          <w:lang w:val="nl-BE"/>
        </w:rPr>
      </w:pPr>
      <w:r w:rsidRPr="00AD04D8">
        <w:rPr>
          <w:rFonts w:cs="Arial"/>
          <w:sz w:val="20"/>
          <w:szCs w:val="20"/>
          <w:lang w:val="nl-BE"/>
        </w:rPr>
        <w:t>De sterkste zet, want na 1…h2</w:t>
      </w:r>
      <w:r w:rsidRPr="00AD04D8">
        <w:rPr>
          <w:rFonts w:cs="Arial"/>
          <w:b/>
          <w:sz w:val="20"/>
          <w:szCs w:val="20"/>
          <w:lang w:val="nl-BE"/>
        </w:rPr>
        <w:t xml:space="preserve"> </w:t>
      </w:r>
      <w:r w:rsidRPr="00AD04D8">
        <w:rPr>
          <w:rFonts w:cs="Arial"/>
          <w:sz w:val="20"/>
          <w:szCs w:val="20"/>
          <w:lang w:val="nl-BE"/>
        </w:rPr>
        <w:t xml:space="preserve">wint wit zowel met 2.Lb2 als met 2.e4 </w:t>
      </w:r>
    </w:p>
    <w:p w14:paraId="5483D964"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2.Lb2 </w:t>
      </w:r>
    </w:p>
    <w:p w14:paraId="6137A180" w14:textId="77777777" w:rsidR="00E24D55" w:rsidRDefault="00E24D55" w:rsidP="00E24D55">
      <w:pPr>
        <w:jc w:val="both"/>
        <w:rPr>
          <w:rFonts w:cs="Arial"/>
          <w:sz w:val="20"/>
          <w:szCs w:val="20"/>
          <w:lang w:val="nl-BE"/>
        </w:rPr>
      </w:pPr>
      <w:r w:rsidRPr="00AD04D8">
        <w:rPr>
          <w:rFonts w:cs="Arial"/>
          <w:sz w:val="20"/>
          <w:szCs w:val="20"/>
          <w:lang w:val="nl-BE"/>
        </w:rPr>
        <w:t>Een probleemzet, daar</w:t>
      </w:r>
      <w:r w:rsidR="00FD1336">
        <w:rPr>
          <w:rFonts w:cs="Arial"/>
          <w:sz w:val="20"/>
          <w:szCs w:val="20"/>
          <w:lang w:val="nl-BE"/>
        </w:rPr>
        <w:t xml:space="preserve"> zwart</w:t>
      </w:r>
      <w:r w:rsidR="005564FF">
        <w:rPr>
          <w:rFonts w:cs="Arial"/>
          <w:sz w:val="20"/>
          <w:szCs w:val="20"/>
          <w:lang w:val="nl-BE"/>
        </w:rPr>
        <w:t xml:space="preserve"> nu  remise houdt na:</w:t>
      </w:r>
      <w:r w:rsidRPr="00AD04D8">
        <w:rPr>
          <w:rFonts w:cs="Arial"/>
          <w:sz w:val="20"/>
          <w:szCs w:val="20"/>
          <w:lang w:val="nl-BE"/>
        </w:rPr>
        <w:t xml:space="preserve"> </w:t>
      </w:r>
    </w:p>
    <w:p w14:paraId="2E3B92FA" w14:textId="77777777" w:rsidR="00F83D28" w:rsidRDefault="005564FF" w:rsidP="0038155E">
      <w:pPr>
        <w:numPr>
          <w:ilvl w:val="0"/>
          <w:numId w:val="36"/>
        </w:numPr>
        <w:jc w:val="both"/>
        <w:rPr>
          <w:rFonts w:cs="Arial"/>
          <w:sz w:val="20"/>
          <w:szCs w:val="20"/>
          <w:lang w:val="en-GB"/>
        </w:rPr>
      </w:pPr>
      <w:r w:rsidRPr="005564FF">
        <w:rPr>
          <w:rFonts w:cs="Arial"/>
          <w:sz w:val="20"/>
          <w:szCs w:val="20"/>
          <w:lang w:val="en-GB"/>
        </w:rPr>
        <w:t>2.e4? a3</w:t>
      </w:r>
      <w:r>
        <w:rPr>
          <w:rFonts w:cs="Arial"/>
          <w:sz w:val="20"/>
          <w:szCs w:val="20"/>
          <w:lang w:val="en-GB"/>
        </w:rPr>
        <w:t xml:space="preserve"> 3.Lxa3 h2 4.Kg3 Kg1 5.Lc5+ Kh1. </w:t>
      </w:r>
      <w:r>
        <w:rPr>
          <w:rFonts w:cs="Arial"/>
          <w:sz w:val="20"/>
          <w:szCs w:val="20"/>
          <w:lang w:val="nl-BE"/>
        </w:rPr>
        <w:t>Of:</w:t>
      </w:r>
    </w:p>
    <w:p w14:paraId="3E8254BE" w14:textId="77777777" w:rsidR="005564FF" w:rsidRDefault="005564FF" w:rsidP="0038155E">
      <w:pPr>
        <w:numPr>
          <w:ilvl w:val="0"/>
          <w:numId w:val="36"/>
        </w:numPr>
        <w:jc w:val="both"/>
        <w:rPr>
          <w:rFonts w:cs="Arial"/>
          <w:sz w:val="20"/>
          <w:szCs w:val="20"/>
          <w:lang w:val="en-GB"/>
        </w:rPr>
      </w:pPr>
      <w:r w:rsidRPr="005564FF">
        <w:rPr>
          <w:rFonts w:cs="Arial"/>
          <w:sz w:val="20"/>
          <w:szCs w:val="20"/>
          <w:lang w:val="en-GB"/>
        </w:rPr>
        <w:t xml:space="preserve">2.Kg3? </w:t>
      </w:r>
      <w:r>
        <w:rPr>
          <w:rFonts w:cs="Arial"/>
          <w:sz w:val="20"/>
          <w:szCs w:val="20"/>
          <w:lang w:val="en-GB"/>
        </w:rPr>
        <w:t>h2 3.e4 a3 4.Lxa3 Kg1 5.Lc5 Kh1. Of nog:</w:t>
      </w:r>
    </w:p>
    <w:p w14:paraId="28F9C149" w14:textId="77777777" w:rsidR="00CD2401" w:rsidRPr="005564FF" w:rsidRDefault="005564FF" w:rsidP="0038155E">
      <w:pPr>
        <w:numPr>
          <w:ilvl w:val="0"/>
          <w:numId w:val="36"/>
        </w:numPr>
        <w:jc w:val="both"/>
        <w:rPr>
          <w:rFonts w:cs="Arial"/>
          <w:sz w:val="20"/>
          <w:szCs w:val="20"/>
          <w:lang w:val="en-GB"/>
        </w:rPr>
      </w:pPr>
      <w:r w:rsidRPr="005564FF">
        <w:rPr>
          <w:rFonts w:cs="Arial"/>
          <w:sz w:val="20"/>
          <w:szCs w:val="20"/>
          <w:lang w:val="en-GB"/>
        </w:rPr>
        <w:t>2.La3? h2 3.Kg3 Kg1 4.Lc5+ Kf1 5.Kxh2 Kxé2+</w:t>
      </w:r>
      <w:r>
        <w:rPr>
          <w:rFonts w:cs="Arial"/>
          <w:sz w:val="20"/>
          <w:szCs w:val="20"/>
          <w:lang w:val="en-GB"/>
        </w:rPr>
        <w:t>.</w:t>
      </w:r>
    </w:p>
    <w:p w14:paraId="1078D335" w14:textId="77777777" w:rsidR="00E24D55" w:rsidRPr="00653D12" w:rsidRDefault="00FB10BE" w:rsidP="00FB10BE">
      <w:pPr>
        <w:jc w:val="both"/>
        <w:rPr>
          <w:rFonts w:cs="Arial"/>
          <w:sz w:val="20"/>
          <w:szCs w:val="20"/>
          <w:lang w:val="nl-BE"/>
        </w:rPr>
      </w:pPr>
      <w:r w:rsidRPr="005564FF">
        <w:rPr>
          <w:rFonts w:cs="Arial"/>
          <w:b/>
          <w:sz w:val="20"/>
          <w:szCs w:val="20"/>
          <w:lang w:val="en-GB"/>
        </w:rPr>
        <w:t xml:space="preserve">             </w:t>
      </w:r>
      <w:r w:rsidR="00E24D55" w:rsidRPr="00653D12">
        <w:rPr>
          <w:rFonts w:cs="Arial"/>
          <w:b/>
          <w:sz w:val="20"/>
          <w:szCs w:val="20"/>
          <w:lang w:val="nl-BE"/>
        </w:rPr>
        <w:t>2…</w:t>
      </w:r>
      <w:r w:rsidR="00E24D55" w:rsidRPr="00653D12">
        <w:rPr>
          <w:rFonts w:cs="Arial"/>
          <w:b/>
          <w:sz w:val="20"/>
          <w:szCs w:val="20"/>
          <w:lang w:val="nl-BE"/>
        </w:rPr>
        <w:tab/>
      </w:r>
      <w:r w:rsidR="00E24D55" w:rsidRPr="00653D12">
        <w:rPr>
          <w:rFonts w:cs="Arial"/>
          <w:b/>
          <w:sz w:val="20"/>
          <w:szCs w:val="20"/>
          <w:lang w:val="nl-BE"/>
        </w:rPr>
        <w:tab/>
        <w:t>a3</w:t>
      </w:r>
    </w:p>
    <w:p w14:paraId="064B48E3" w14:textId="77777777" w:rsidR="00294F17" w:rsidRPr="00653D12" w:rsidRDefault="00E24D55" w:rsidP="00E24D55">
      <w:pPr>
        <w:jc w:val="both"/>
        <w:rPr>
          <w:rFonts w:cs="Arial"/>
          <w:b/>
          <w:sz w:val="20"/>
          <w:szCs w:val="20"/>
          <w:lang w:val="nl-BE"/>
        </w:rPr>
      </w:pPr>
      <w:r w:rsidRPr="00653D12">
        <w:rPr>
          <w:rFonts w:cs="Arial"/>
          <w:b/>
          <w:sz w:val="20"/>
          <w:szCs w:val="20"/>
          <w:lang w:val="nl-BE"/>
        </w:rPr>
        <w:t xml:space="preserve">             3.La1 </w:t>
      </w:r>
    </w:p>
    <w:p w14:paraId="1137DB86" w14:textId="77777777" w:rsidR="00E24D55" w:rsidRPr="00294F17" w:rsidRDefault="00E24D55" w:rsidP="00E24D55">
      <w:pPr>
        <w:jc w:val="both"/>
        <w:rPr>
          <w:rFonts w:cs="Arial"/>
          <w:b/>
          <w:sz w:val="20"/>
          <w:szCs w:val="20"/>
          <w:lang w:val="nl-BE"/>
        </w:rPr>
      </w:pPr>
      <w:r w:rsidRPr="00AD04D8">
        <w:rPr>
          <w:rFonts w:cs="Arial"/>
          <w:sz w:val="20"/>
          <w:szCs w:val="20"/>
          <w:lang w:val="nl-BE"/>
        </w:rPr>
        <w:t>En niet 3.Lxa3</w:t>
      </w:r>
      <w:r w:rsidR="00FD1336">
        <w:rPr>
          <w:rFonts w:cs="Arial"/>
          <w:sz w:val="20"/>
          <w:szCs w:val="20"/>
          <w:lang w:val="nl-BE"/>
        </w:rPr>
        <w:t>?</w:t>
      </w:r>
      <w:r w:rsidRPr="00AD04D8">
        <w:rPr>
          <w:rFonts w:cs="Arial"/>
          <w:sz w:val="20"/>
          <w:szCs w:val="20"/>
          <w:lang w:val="nl-BE"/>
        </w:rPr>
        <w:t xml:space="preserve"> h2 4.Kg3 Kg1 5.Lc5+ Kf1 6.Kxh2 Kxe2. </w:t>
      </w:r>
    </w:p>
    <w:p w14:paraId="26ED59DB" w14:textId="77777777" w:rsidR="007A462D" w:rsidRDefault="00AA01AD" w:rsidP="00E24D55">
      <w:pPr>
        <w:jc w:val="both"/>
        <w:rPr>
          <w:rFonts w:cs="Arial"/>
          <w:b/>
          <w:sz w:val="20"/>
          <w:szCs w:val="20"/>
          <w:lang w:val="nl-BE"/>
        </w:rPr>
      </w:pPr>
      <w:r>
        <w:rPr>
          <w:rFonts w:cs="Arial"/>
          <w:b/>
          <w:sz w:val="20"/>
          <w:szCs w:val="20"/>
          <w:lang w:val="nl-BE"/>
        </w:rPr>
        <w:br w:type="column"/>
      </w:r>
    </w:p>
    <w:p w14:paraId="7A9CE68B" w14:textId="77777777" w:rsidR="009D0905" w:rsidRDefault="009D0905" w:rsidP="00E24D55">
      <w:pPr>
        <w:jc w:val="both"/>
        <w:rPr>
          <w:rFonts w:cs="Arial"/>
          <w:b/>
          <w:sz w:val="20"/>
          <w:szCs w:val="20"/>
          <w:lang w:val="nl-BE"/>
        </w:rPr>
      </w:pPr>
    </w:p>
    <w:p w14:paraId="70456757" w14:textId="77777777" w:rsidR="009D0905" w:rsidRDefault="009D0905" w:rsidP="00E24D55">
      <w:pPr>
        <w:jc w:val="both"/>
        <w:rPr>
          <w:rFonts w:cs="Arial"/>
          <w:b/>
          <w:sz w:val="20"/>
          <w:szCs w:val="20"/>
          <w:lang w:val="nl-BE"/>
        </w:rPr>
      </w:pPr>
    </w:p>
    <w:p w14:paraId="319A76C2" w14:textId="77777777" w:rsidR="001A1AF6" w:rsidRDefault="001A1AF6" w:rsidP="00E24D55">
      <w:pPr>
        <w:jc w:val="both"/>
        <w:rPr>
          <w:rFonts w:cs="Arial"/>
          <w:b/>
          <w:sz w:val="20"/>
          <w:szCs w:val="20"/>
          <w:lang w:val="nl-BE"/>
        </w:rPr>
      </w:pPr>
    </w:p>
    <w:p w14:paraId="0DCAB796" w14:textId="77777777" w:rsidR="00E24D55" w:rsidRPr="00AD04D8" w:rsidRDefault="00171701" w:rsidP="00E24D55">
      <w:pPr>
        <w:jc w:val="both"/>
        <w:rPr>
          <w:rFonts w:cs="Arial"/>
          <w:b/>
          <w:sz w:val="20"/>
          <w:szCs w:val="20"/>
          <w:lang w:val="nl-BE"/>
        </w:rPr>
      </w:pPr>
      <w:r>
        <w:rPr>
          <w:rFonts w:cs="Arial"/>
          <w:b/>
          <w:sz w:val="20"/>
          <w:szCs w:val="20"/>
          <w:lang w:val="nl-BE"/>
        </w:rPr>
        <w:tab/>
      </w:r>
      <w:r w:rsidR="00E24D55" w:rsidRPr="00AD04D8">
        <w:rPr>
          <w:rFonts w:cs="Arial"/>
          <w:b/>
          <w:sz w:val="20"/>
          <w:szCs w:val="20"/>
          <w:lang w:val="nl-BE"/>
        </w:rPr>
        <w:t>3...</w:t>
      </w:r>
      <w:r w:rsidR="00E24D55" w:rsidRPr="00AD04D8">
        <w:rPr>
          <w:rFonts w:cs="Arial"/>
          <w:b/>
          <w:sz w:val="20"/>
          <w:szCs w:val="20"/>
          <w:lang w:val="nl-BE"/>
        </w:rPr>
        <w:tab/>
      </w:r>
      <w:r w:rsidR="00E24D55" w:rsidRPr="00AD04D8">
        <w:rPr>
          <w:rFonts w:cs="Arial"/>
          <w:b/>
          <w:sz w:val="20"/>
          <w:szCs w:val="20"/>
          <w:lang w:val="nl-BE"/>
        </w:rPr>
        <w:tab/>
        <w:t>h2</w:t>
      </w:r>
    </w:p>
    <w:p w14:paraId="34F1B76E" w14:textId="77777777" w:rsidR="00096961" w:rsidRDefault="00E24D55" w:rsidP="00E24D55">
      <w:pPr>
        <w:jc w:val="both"/>
        <w:rPr>
          <w:rFonts w:cs="Arial"/>
          <w:sz w:val="20"/>
          <w:szCs w:val="20"/>
          <w:lang w:val="nl-BE"/>
        </w:rPr>
      </w:pPr>
      <w:r w:rsidRPr="00AD04D8">
        <w:rPr>
          <w:rFonts w:cs="Arial"/>
          <w:sz w:val="20"/>
          <w:szCs w:val="20"/>
          <w:lang w:val="nl-BE"/>
        </w:rPr>
        <w:t>Na 3…a2</w:t>
      </w:r>
      <w:r w:rsidR="00855A6F">
        <w:rPr>
          <w:rFonts w:cs="Arial"/>
          <w:sz w:val="20"/>
          <w:szCs w:val="20"/>
          <w:lang w:val="nl-BE"/>
        </w:rPr>
        <w:t>?</w:t>
      </w:r>
      <w:r w:rsidRPr="00AD04D8">
        <w:rPr>
          <w:rFonts w:cs="Arial"/>
          <w:sz w:val="20"/>
          <w:szCs w:val="20"/>
          <w:lang w:val="nl-BE"/>
        </w:rPr>
        <w:t xml:space="preserve"> wint niet alleen 4.e4 maar ook 4.Kg3</w:t>
      </w:r>
      <w:r w:rsidRPr="00AD04D8">
        <w:rPr>
          <w:rFonts w:cs="Arial"/>
          <w:b/>
          <w:sz w:val="20"/>
          <w:szCs w:val="20"/>
          <w:lang w:val="nl-BE"/>
        </w:rPr>
        <w:t xml:space="preserve"> </w:t>
      </w:r>
      <w:r w:rsidRPr="00AD04D8">
        <w:rPr>
          <w:rFonts w:cs="Arial"/>
          <w:sz w:val="20"/>
          <w:szCs w:val="20"/>
          <w:lang w:val="nl-BE"/>
        </w:rPr>
        <w:t>h2</w:t>
      </w:r>
      <w:r w:rsidRPr="00AD04D8">
        <w:rPr>
          <w:rFonts w:cs="Arial"/>
          <w:b/>
          <w:sz w:val="20"/>
          <w:szCs w:val="20"/>
          <w:lang w:val="nl-BE"/>
        </w:rPr>
        <w:t xml:space="preserve"> 5.</w:t>
      </w:r>
      <w:r w:rsidRPr="00AD04D8">
        <w:rPr>
          <w:rFonts w:cs="Arial"/>
          <w:sz w:val="20"/>
          <w:szCs w:val="20"/>
          <w:lang w:val="nl-BE"/>
        </w:rPr>
        <w:t>e4 Kg1</w:t>
      </w:r>
      <w:r w:rsidRPr="00AD04D8">
        <w:rPr>
          <w:rFonts w:cs="Arial"/>
          <w:b/>
          <w:sz w:val="20"/>
          <w:szCs w:val="20"/>
          <w:lang w:val="nl-BE"/>
        </w:rPr>
        <w:t xml:space="preserve"> </w:t>
      </w:r>
      <w:r w:rsidR="009A770C">
        <w:rPr>
          <w:rFonts w:cs="Arial"/>
          <w:sz w:val="20"/>
          <w:szCs w:val="20"/>
          <w:lang w:val="nl-BE"/>
        </w:rPr>
        <w:t>6.Ld4+, enzovoort, zie verder.</w:t>
      </w:r>
    </w:p>
    <w:p w14:paraId="3816CACE"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4.e4 </w:t>
      </w:r>
    </w:p>
    <w:p w14:paraId="5D6F247D"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Nu krijgt zwart de mogelijkheid om de pion op te spelen: </w:t>
      </w:r>
    </w:p>
    <w:p w14:paraId="0BD7BF95"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4…</w:t>
      </w:r>
      <w:r w:rsidRPr="00AD04D8">
        <w:rPr>
          <w:rFonts w:cs="Arial"/>
          <w:b/>
          <w:sz w:val="20"/>
          <w:szCs w:val="20"/>
          <w:lang w:val="nl-BE"/>
        </w:rPr>
        <w:tab/>
      </w:r>
      <w:r w:rsidRPr="00AD04D8">
        <w:rPr>
          <w:rFonts w:cs="Arial"/>
          <w:b/>
          <w:sz w:val="20"/>
          <w:szCs w:val="20"/>
          <w:lang w:val="nl-BE"/>
        </w:rPr>
        <w:tab/>
        <w:t xml:space="preserve">a2  </w:t>
      </w:r>
    </w:p>
    <w:p w14:paraId="6EDD6761"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5.Kg3 </w:t>
      </w:r>
      <w:r w:rsidRPr="00AD04D8">
        <w:rPr>
          <w:rFonts w:cs="Arial"/>
          <w:b/>
          <w:sz w:val="20"/>
          <w:szCs w:val="20"/>
          <w:lang w:val="nl-BE"/>
        </w:rPr>
        <w:tab/>
      </w:r>
      <w:r w:rsidRPr="00AD04D8">
        <w:rPr>
          <w:rFonts w:cs="Arial"/>
          <w:b/>
          <w:sz w:val="20"/>
          <w:szCs w:val="20"/>
          <w:lang w:val="nl-BE"/>
        </w:rPr>
        <w:tab/>
        <w:t xml:space="preserve">Kg1 </w:t>
      </w:r>
    </w:p>
    <w:p w14:paraId="3ED3F38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00531B5F">
        <w:rPr>
          <w:rFonts w:cs="Arial"/>
          <w:b/>
          <w:sz w:val="20"/>
          <w:szCs w:val="20"/>
          <w:lang w:val="nl-BE"/>
        </w:rPr>
        <w:t xml:space="preserve">6.Ld4+ </w:t>
      </w:r>
      <w:r w:rsidR="00531B5F">
        <w:rPr>
          <w:rFonts w:cs="Arial"/>
          <w:b/>
          <w:sz w:val="20"/>
          <w:szCs w:val="20"/>
          <w:lang w:val="nl-BE"/>
        </w:rPr>
        <w:tab/>
      </w:r>
      <w:r w:rsidRPr="00AD04D8">
        <w:rPr>
          <w:rFonts w:cs="Arial"/>
          <w:b/>
          <w:sz w:val="20"/>
          <w:szCs w:val="20"/>
          <w:lang w:val="nl-BE"/>
        </w:rPr>
        <w:t xml:space="preserve">Kh1 </w:t>
      </w:r>
    </w:p>
    <w:p w14:paraId="6432E659" w14:textId="77777777" w:rsidR="00E24D55" w:rsidRPr="00AD04D8" w:rsidRDefault="00634C99" w:rsidP="00E24D55">
      <w:pPr>
        <w:jc w:val="both"/>
        <w:rPr>
          <w:rFonts w:cs="Arial"/>
          <w:sz w:val="20"/>
          <w:szCs w:val="20"/>
          <w:lang w:val="nl-BE"/>
        </w:rPr>
      </w:pPr>
      <w:r>
        <w:rPr>
          <w:rFonts w:cs="Arial"/>
          <w:sz w:val="20"/>
          <w:szCs w:val="20"/>
          <w:lang w:val="nl-BE"/>
        </w:rPr>
        <w:t>Een laatste poging, maar na:</w:t>
      </w:r>
    </w:p>
    <w:p w14:paraId="0FBBCFC8" w14:textId="77777777" w:rsidR="00E24D55" w:rsidRPr="001D6918" w:rsidRDefault="00E24D55" w:rsidP="00E24D55">
      <w:pPr>
        <w:jc w:val="both"/>
        <w:rPr>
          <w:rFonts w:cs="Arial"/>
          <w:b/>
          <w:sz w:val="20"/>
          <w:szCs w:val="20"/>
          <w:lang w:val="en-GB"/>
        </w:rPr>
      </w:pPr>
      <w:r>
        <w:rPr>
          <w:rFonts w:cs="Arial"/>
          <w:b/>
          <w:sz w:val="20"/>
          <w:szCs w:val="20"/>
          <w:lang w:val="nl-BE"/>
        </w:rPr>
        <w:t xml:space="preserve">             </w:t>
      </w:r>
      <w:r w:rsidR="00847FA1">
        <w:rPr>
          <w:rFonts w:cs="Arial"/>
          <w:b/>
          <w:sz w:val="20"/>
          <w:szCs w:val="20"/>
          <w:lang w:val="en-GB"/>
        </w:rPr>
        <w:t xml:space="preserve">7.Kh3 </w:t>
      </w:r>
      <w:r w:rsidR="00847FA1">
        <w:rPr>
          <w:rFonts w:cs="Arial"/>
          <w:b/>
          <w:sz w:val="20"/>
          <w:szCs w:val="20"/>
          <w:lang w:val="en-GB"/>
        </w:rPr>
        <w:tab/>
      </w:r>
      <w:r w:rsidR="00847FA1">
        <w:rPr>
          <w:rFonts w:cs="Arial"/>
          <w:b/>
          <w:sz w:val="20"/>
          <w:szCs w:val="20"/>
          <w:lang w:val="en-GB"/>
        </w:rPr>
        <w:tab/>
        <w:t>a1D</w:t>
      </w:r>
    </w:p>
    <w:p w14:paraId="331EF144" w14:textId="77777777" w:rsidR="00E24D55" w:rsidRPr="001D6918" w:rsidRDefault="00E24D55" w:rsidP="00E24D55">
      <w:pPr>
        <w:jc w:val="both"/>
        <w:rPr>
          <w:rFonts w:cs="Arial"/>
          <w:b/>
          <w:sz w:val="20"/>
          <w:szCs w:val="20"/>
          <w:lang w:val="en-GB"/>
        </w:rPr>
      </w:pPr>
      <w:r w:rsidRPr="001D6918">
        <w:rPr>
          <w:rFonts w:cs="Arial"/>
          <w:b/>
          <w:sz w:val="20"/>
          <w:szCs w:val="20"/>
          <w:lang w:val="en-GB"/>
        </w:rPr>
        <w:t xml:space="preserve">             8.Lxa1 </w:t>
      </w:r>
      <w:r w:rsidRPr="001D6918">
        <w:rPr>
          <w:rFonts w:cs="Arial"/>
          <w:b/>
          <w:sz w:val="20"/>
          <w:szCs w:val="20"/>
          <w:lang w:val="en-GB"/>
        </w:rPr>
        <w:tab/>
      </w:r>
      <w:r w:rsidRPr="001D6918">
        <w:rPr>
          <w:rFonts w:cs="Arial"/>
          <w:b/>
          <w:sz w:val="20"/>
          <w:szCs w:val="20"/>
          <w:lang w:val="en-GB"/>
        </w:rPr>
        <w:tab/>
        <w:t xml:space="preserve">Kg1 </w:t>
      </w:r>
    </w:p>
    <w:p w14:paraId="451A8DBA" w14:textId="77777777" w:rsidR="00E24D55" w:rsidRPr="001D6918" w:rsidRDefault="00ED6F58" w:rsidP="00E24D55">
      <w:pPr>
        <w:jc w:val="both"/>
        <w:rPr>
          <w:rFonts w:cs="Arial"/>
          <w:b/>
          <w:sz w:val="20"/>
          <w:szCs w:val="20"/>
          <w:lang w:val="en-GB"/>
        </w:rPr>
      </w:pPr>
      <w:r>
        <w:rPr>
          <w:rFonts w:cs="Arial"/>
          <w:b/>
          <w:sz w:val="20"/>
          <w:szCs w:val="20"/>
          <w:lang w:val="en-GB"/>
        </w:rPr>
        <w:t xml:space="preserve">             9.Ld4+ </w:t>
      </w:r>
      <w:r>
        <w:rPr>
          <w:rFonts w:cs="Arial"/>
          <w:b/>
          <w:sz w:val="20"/>
          <w:szCs w:val="20"/>
          <w:lang w:val="en-GB"/>
        </w:rPr>
        <w:tab/>
      </w:r>
      <w:r w:rsidR="00E24D55" w:rsidRPr="001D6918">
        <w:rPr>
          <w:rFonts w:cs="Arial"/>
          <w:b/>
          <w:sz w:val="20"/>
          <w:szCs w:val="20"/>
          <w:lang w:val="en-GB"/>
        </w:rPr>
        <w:t xml:space="preserve">Kh1 </w:t>
      </w:r>
    </w:p>
    <w:p w14:paraId="26BBF21D" w14:textId="77777777" w:rsidR="00E24D55" w:rsidRPr="00AD04D8" w:rsidRDefault="00E24D55" w:rsidP="00E24D55">
      <w:pPr>
        <w:jc w:val="both"/>
        <w:rPr>
          <w:rFonts w:cs="Arial"/>
          <w:b/>
          <w:sz w:val="20"/>
          <w:szCs w:val="20"/>
          <w:lang w:val="nl-BE"/>
        </w:rPr>
      </w:pPr>
      <w:r w:rsidRPr="001D6918">
        <w:rPr>
          <w:rFonts w:cs="Arial"/>
          <w:b/>
          <w:sz w:val="20"/>
          <w:szCs w:val="20"/>
          <w:lang w:val="en-GB"/>
        </w:rPr>
        <w:t xml:space="preserve">           </w:t>
      </w:r>
      <w:r w:rsidR="00DD5C4F">
        <w:rPr>
          <w:rFonts w:cs="Arial"/>
          <w:b/>
          <w:sz w:val="20"/>
          <w:szCs w:val="20"/>
          <w:lang w:val="nl-BE"/>
        </w:rPr>
        <w:t>10.Le5</w:t>
      </w:r>
      <w:r w:rsidRPr="00AD04D8">
        <w:rPr>
          <w:rFonts w:cs="Arial"/>
          <w:b/>
          <w:sz w:val="20"/>
          <w:szCs w:val="20"/>
          <w:lang w:val="nl-BE"/>
        </w:rPr>
        <w:t xml:space="preserve"> </w:t>
      </w:r>
      <w:r>
        <w:rPr>
          <w:rFonts w:cs="Arial"/>
          <w:b/>
          <w:sz w:val="20"/>
          <w:szCs w:val="20"/>
          <w:lang w:val="nl-BE"/>
        </w:rPr>
        <w:tab/>
      </w:r>
      <w:r w:rsidRPr="00AD04D8">
        <w:rPr>
          <w:rFonts w:cs="Arial"/>
          <w:b/>
          <w:sz w:val="20"/>
          <w:szCs w:val="20"/>
          <w:lang w:val="nl-BE"/>
        </w:rPr>
        <w:tab/>
        <w:t xml:space="preserve">Kg1 </w:t>
      </w:r>
    </w:p>
    <w:p w14:paraId="1343F856"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11.Lxh2+ </w:t>
      </w:r>
    </w:p>
    <w:p w14:paraId="319ABEC1" w14:textId="77777777" w:rsidR="00E24D55" w:rsidRPr="00AD04D8" w:rsidRDefault="00E24D55" w:rsidP="00E24D55">
      <w:pPr>
        <w:jc w:val="both"/>
        <w:rPr>
          <w:rFonts w:cs="Arial"/>
          <w:sz w:val="20"/>
          <w:szCs w:val="20"/>
          <w:lang w:val="nl-BE"/>
        </w:rPr>
      </w:pPr>
      <w:r w:rsidRPr="00AD04D8">
        <w:rPr>
          <w:rFonts w:cs="Arial"/>
          <w:sz w:val="20"/>
          <w:szCs w:val="20"/>
          <w:lang w:val="nl-BE"/>
        </w:rPr>
        <w:t>zegeviert wit.</w:t>
      </w:r>
    </w:p>
    <w:p w14:paraId="1894BED8" w14:textId="77777777" w:rsidR="00E24D55" w:rsidRPr="00AD04D8" w:rsidRDefault="00E24D55" w:rsidP="00E24D55">
      <w:pPr>
        <w:jc w:val="both"/>
        <w:rPr>
          <w:rFonts w:cs="Arial"/>
          <w:sz w:val="20"/>
          <w:szCs w:val="20"/>
          <w:lang w:val="nl-BE"/>
        </w:rPr>
      </w:pPr>
    </w:p>
    <w:p w14:paraId="1D6A17F2" w14:textId="77777777" w:rsidR="00AE7014" w:rsidRDefault="00E24D55" w:rsidP="00E24D55">
      <w:pPr>
        <w:jc w:val="both"/>
        <w:rPr>
          <w:rFonts w:cs="Arial"/>
          <w:sz w:val="20"/>
          <w:szCs w:val="20"/>
          <w:lang w:val="nl-BE"/>
        </w:rPr>
      </w:pPr>
      <w:r w:rsidRPr="00AD04D8">
        <w:rPr>
          <w:rFonts w:cs="Arial"/>
          <w:sz w:val="20"/>
          <w:szCs w:val="20"/>
          <w:lang w:val="nl-BE"/>
        </w:rPr>
        <w:t>De verkeerde zet 3…a2?</w:t>
      </w:r>
      <w:r w:rsidR="00ED6F58">
        <w:rPr>
          <w:rFonts w:cs="Arial"/>
          <w:sz w:val="20"/>
          <w:szCs w:val="20"/>
          <w:lang w:val="nl-BE"/>
        </w:rPr>
        <w:t xml:space="preserve"> met bei-</w:t>
      </w:r>
      <w:r w:rsidRPr="00AD04D8">
        <w:rPr>
          <w:rFonts w:cs="Arial"/>
          <w:sz w:val="20"/>
          <w:szCs w:val="20"/>
          <w:lang w:val="nl-BE"/>
        </w:rPr>
        <w:t xml:space="preserve">de winstmogelijkheden voor wit, zoals vermeld in de introductie van </w:t>
      </w:r>
      <w:r w:rsidR="001A55AD">
        <w:rPr>
          <w:rFonts w:cs="Arial"/>
          <w:sz w:val="20"/>
          <w:szCs w:val="20"/>
          <w:lang w:val="nl-BE"/>
        </w:rPr>
        <w:t xml:space="preserve">het </w:t>
      </w:r>
      <w:r w:rsidRPr="00AD04D8">
        <w:rPr>
          <w:rFonts w:cs="Arial"/>
          <w:sz w:val="20"/>
          <w:szCs w:val="20"/>
          <w:lang w:val="nl-BE"/>
        </w:rPr>
        <w:t>bovenvermeld boek, en opge</w:t>
      </w:r>
      <w:r w:rsidR="00286080">
        <w:rPr>
          <w:rFonts w:cs="Arial"/>
          <w:sz w:val="20"/>
          <w:szCs w:val="20"/>
          <w:lang w:val="nl-BE"/>
        </w:rPr>
        <w:t>-</w:t>
      </w:r>
      <w:r w:rsidRPr="00AD04D8">
        <w:rPr>
          <w:rFonts w:cs="Arial"/>
          <w:sz w:val="20"/>
          <w:szCs w:val="20"/>
          <w:lang w:val="nl-BE"/>
        </w:rPr>
        <w:t xml:space="preserve">merkt door de schrandere Marcel van Herck, werd door mij reeds rechtgezet in </w:t>
      </w:r>
      <w:r w:rsidRPr="00AD04D8">
        <w:rPr>
          <w:rFonts w:cs="Arial"/>
          <w:i/>
          <w:sz w:val="20"/>
          <w:szCs w:val="20"/>
          <w:lang w:val="nl-BE"/>
        </w:rPr>
        <w:t>EBUR</w:t>
      </w:r>
      <w:r>
        <w:rPr>
          <w:rFonts w:cs="Arial"/>
          <w:sz w:val="20"/>
          <w:szCs w:val="20"/>
          <w:lang w:val="nl-BE"/>
        </w:rPr>
        <w:t xml:space="preserve"> 1994</w:t>
      </w:r>
      <w:r w:rsidRPr="00AD04D8">
        <w:rPr>
          <w:rFonts w:cs="Arial"/>
          <w:sz w:val="20"/>
          <w:szCs w:val="20"/>
          <w:lang w:val="nl-BE"/>
        </w:rPr>
        <w:t xml:space="preserve">. </w:t>
      </w:r>
    </w:p>
    <w:p w14:paraId="0A257097" w14:textId="77777777" w:rsidR="00E24D55" w:rsidRPr="00AD04D8" w:rsidRDefault="00E24D55" w:rsidP="00E24D55">
      <w:pPr>
        <w:jc w:val="both"/>
        <w:rPr>
          <w:rFonts w:cs="Arial"/>
          <w:sz w:val="20"/>
          <w:szCs w:val="20"/>
          <w:lang w:val="nl-BE"/>
        </w:rPr>
      </w:pPr>
    </w:p>
    <w:p w14:paraId="595D03E1" w14:textId="77777777" w:rsidR="00E24D55" w:rsidRDefault="00E24D55" w:rsidP="00E24D55">
      <w:pPr>
        <w:jc w:val="both"/>
        <w:rPr>
          <w:rFonts w:cs="Arial"/>
          <w:sz w:val="20"/>
          <w:szCs w:val="20"/>
          <w:lang w:val="nl-BE"/>
        </w:rPr>
      </w:pPr>
    </w:p>
    <w:p w14:paraId="606AC353" w14:textId="77777777" w:rsidR="00E24D55" w:rsidRPr="00AD04D8" w:rsidRDefault="00AA01AD" w:rsidP="00096961">
      <w:pPr>
        <w:spacing w:line="190" w:lineRule="exact"/>
        <w:jc w:val="center"/>
        <w:rPr>
          <w:rFonts w:cs="Arial"/>
          <w:b/>
          <w:sz w:val="20"/>
          <w:szCs w:val="20"/>
          <w:lang w:val="nl-BE"/>
        </w:rPr>
      </w:pPr>
      <w:r>
        <w:rPr>
          <w:rFonts w:cs="Arial"/>
          <w:b/>
          <w:sz w:val="20"/>
          <w:szCs w:val="20"/>
          <w:lang w:val="nl-BE"/>
        </w:rPr>
        <w:br w:type="page"/>
      </w:r>
      <w:r w:rsidR="00E24D55" w:rsidRPr="00AD04D8">
        <w:rPr>
          <w:rFonts w:cs="Arial"/>
          <w:b/>
          <w:sz w:val="20"/>
          <w:szCs w:val="20"/>
          <w:lang w:val="nl-BE"/>
        </w:rPr>
        <w:lastRenderedPageBreak/>
        <w:t xml:space="preserve">- </w:t>
      </w:r>
      <w:r w:rsidR="00121660">
        <w:rPr>
          <w:rFonts w:cs="Arial"/>
          <w:b/>
          <w:sz w:val="20"/>
          <w:szCs w:val="20"/>
          <w:lang w:val="nl-BE"/>
        </w:rPr>
        <w:t>88</w:t>
      </w:r>
      <w:r w:rsidR="00E24D55" w:rsidRPr="00AD04D8">
        <w:rPr>
          <w:rFonts w:cs="Arial"/>
          <w:b/>
          <w:sz w:val="20"/>
          <w:szCs w:val="20"/>
          <w:lang w:val="nl-BE"/>
        </w:rPr>
        <w:t xml:space="preserve"> -</w:t>
      </w:r>
    </w:p>
    <w:p w14:paraId="7AD43944" w14:textId="77777777" w:rsidR="00E24D55" w:rsidRPr="00AD04D8" w:rsidRDefault="00E24D55" w:rsidP="00E24D55">
      <w:pPr>
        <w:spacing w:line="190" w:lineRule="exact"/>
        <w:jc w:val="center"/>
        <w:rPr>
          <w:rFonts w:cs="Arial"/>
          <w:b/>
          <w:sz w:val="20"/>
          <w:szCs w:val="20"/>
          <w:lang w:val="nl-BE"/>
        </w:rPr>
      </w:pPr>
    </w:p>
    <w:p w14:paraId="3AA5D80B"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 xml:space="preserve">Flemisch Miniatures, </w:t>
      </w:r>
      <w:r w:rsidRPr="00AD04D8">
        <w:rPr>
          <w:rFonts w:cs="Arial"/>
          <w:sz w:val="20"/>
          <w:szCs w:val="20"/>
          <w:lang w:val="nl-BE"/>
        </w:rPr>
        <w:t>1996</w:t>
      </w:r>
    </w:p>
    <w:p w14:paraId="075DFF08" w14:textId="77777777" w:rsidR="00E24D55" w:rsidRPr="00AD04D8" w:rsidRDefault="00E24D55" w:rsidP="00E24D55">
      <w:pPr>
        <w:jc w:val="center"/>
        <w:rPr>
          <w:rFonts w:cs="Arial"/>
          <w:b/>
          <w:sz w:val="20"/>
          <w:szCs w:val="20"/>
          <w:lang w:val="nl-BE"/>
        </w:rPr>
      </w:pPr>
    </w:p>
    <w:p w14:paraId="3C0D9200" w14:textId="77777777" w:rsidR="00E24D55" w:rsidRPr="00AD04D8" w:rsidRDefault="00E24D55" w:rsidP="00E24D55">
      <w:pPr>
        <w:jc w:val="center"/>
        <w:rPr>
          <w:rFonts w:cs="Arial"/>
          <w:b/>
          <w:lang w:val="nl-BE"/>
        </w:rPr>
      </w:pPr>
      <w:r w:rsidRPr="00AD04D8">
        <w:rPr>
          <w:lang w:val="nl-BE"/>
        </w:rPr>
        <w:object w:dxaOrig="4700" w:dyaOrig="4704" w14:anchorId="5CF189A1">
          <v:shape id="_x0000_i1106" type="#_x0000_t75" style="width:154.5pt;height:150.65pt" o:ole="">
            <v:imagedata r:id="rId183" o:title=""/>
          </v:shape>
          <o:OLEObject Type="Embed" ProgID="CorelDRAW.Graphic.12" ShapeID="_x0000_i1106" DrawAspect="Content" ObjectID="_1587467517" r:id="rId184"/>
        </w:object>
      </w:r>
    </w:p>
    <w:p w14:paraId="6FA6D766" w14:textId="77777777" w:rsidR="00E24D55" w:rsidRPr="00AD04D8" w:rsidRDefault="00E24D55" w:rsidP="00E24D55">
      <w:pPr>
        <w:jc w:val="center"/>
        <w:rPr>
          <w:rFonts w:cs="Arial"/>
          <w:b/>
          <w:lang w:val="nl-BE"/>
        </w:rPr>
      </w:pPr>
    </w:p>
    <w:p w14:paraId="6EA2563E"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b/>
          <w:sz w:val="20"/>
          <w:szCs w:val="20"/>
          <w:lang w:val="nl-BE"/>
        </w:rPr>
        <w:t xml:space="preserve">                              </w:t>
      </w:r>
      <w:r w:rsidRPr="00AD04D8">
        <w:rPr>
          <w:rFonts w:cs="Arial"/>
          <w:sz w:val="20"/>
          <w:szCs w:val="20"/>
          <w:lang w:val="nl-BE"/>
        </w:rPr>
        <w:t>0014.01 d5a8</w:t>
      </w:r>
    </w:p>
    <w:p w14:paraId="64D381D5" w14:textId="77777777" w:rsidR="00E24D55" w:rsidRPr="00AD04D8" w:rsidRDefault="00E24D55" w:rsidP="00E24D55">
      <w:pPr>
        <w:jc w:val="both"/>
        <w:rPr>
          <w:rFonts w:cs="Arial"/>
          <w:sz w:val="20"/>
          <w:szCs w:val="20"/>
          <w:lang w:val="nl-BE"/>
        </w:rPr>
      </w:pPr>
    </w:p>
    <w:p w14:paraId="2128A538"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Samen met Roger Missiaen poog-den we de vlucht van het zwarte paard te beletten. </w:t>
      </w:r>
    </w:p>
    <w:p w14:paraId="2F570AD8"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1.Lc7 </w:t>
      </w:r>
      <w:r w:rsidRPr="00AD04D8">
        <w:rPr>
          <w:rFonts w:cs="Arial"/>
          <w:b/>
          <w:sz w:val="20"/>
          <w:szCs w:val="20"/>
          <w:lang w:val="nl-BE"/>
        </w:rPr>
        <w:tab/>
      </w:r>
      <w:r w:rsidRPr="00AD04D8">
        <w:rPr>
          <w:rFonts w:cs="Arial"/>
          <w:b/>
          <w:sz w:val="20"/>
          <w:szCs w:val="20"/>
          <w:lang w:val="nl-BE"/>
        </w:rPr>
        <w:tab/>
        <w:t xml:space="preserve">Ka7 </w:t>
      </w:r>
    </w:p>
    <w:p w14:paraId="3947CE78"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2.Kc4 </w:t>
      </w:r>
      <w:r w:rsidRPr="00AD04D8">
        <w:rPr>
          <w:rFonts w:cs="Arial"/>
          <w:b/>
          <w:sz w:val="20"/>
          <w:szCs w:val="20"/>
          <w:lang w:val="nl-BE"/>
        </w:rPr>
        <w:tab/>
      </w:r>
      <w:r w:rsidRPr="00AD04D8">
        <w:rPr>
          <w:rFonts w:cs="Arial"/>
          <w:b/>
          <w:sz w:val="20"/>
          <w:szCs w:val="20"/>
          <w:lang w:val="nl-BE"/>
        </w:rPr>
        <w:tab/>
        <w:t xml:space="preserve">Ka6 </w:t>
      </w:r>
    </w:p>
    <w:p w14:paraId="12C8AECF"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3.Kb4 </w:t>
      </w:r>
    </w:p>
    <w:p w14:paraId="37E6ED2D"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Het paard kan niet ongestraft weg. </w:t>
      </w:r>
    </w:p>
    <w:p w14:paraId="3125B71B" w14:textId="77777777" w:rsidR="00E24D55" w:rsidRPr="00AD04D8" w:rsidRDefault="00E24D55" w:rsidP="00E24D55">
      <w:pPr>
        <w:jc w:val="both"/>
        <w:rPr>
          <w:rFonts w:cs="Arial"/>
          <w:b/>
          <w:sz w:val="20"/>
          <w:szCs w:val="20"/>
          <w:lang w:val="nl-BE"/>
        </w:rPr>
      </w:pPr>
      <w:r w:rsidRPr="00AD04D8">
        <w:rPr>
          <w:rFonts w:cs="Arial"/>
          <w:b/>
          <w:sz w:val="20"/>
          <w:szCs w:val="20"/>
          <w:lang w:val="nl-BE"/>
        </w:rPr>
        <w:tab/>
        <w:t>3…</w:t>
      </w:r>
      <w:r w:rsidRPr="00AD04D8">
        <w:rPr>
          <w:rFonts w:cs="Arial"/>
          <w:b/>
          <w:sz w:val="20"/>
          <w:szCs w:val="20"/>
          <w:lang w:val="nl-BE"/>
        </w:rPr>
        <w:tab/>
      </w:r>
      <w:r w:rsidRPr="00AD04D8">
        <w:rPr>
          <w:rFonts w:cs="Arial"/>
          <w:b/>
          <w:sz w:val="20"/>
          <w:szCs w:val="20"/>
          <w:lang w:val="nl-BE"/>
        </w:rPr>
        <w:tab/>
        <w:t xml:space="preserve">f4 </w:t>
      </w:r>
    </w:p>
    <w:p w14:paraId="0EEE65E5"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4.Pf2 </w:t>
      </w:r>
      <w:r w:rsidRPr="00AD04D8">
        <w:rPr>
          <w:rFonts w:cs="Arial"/>
          <w:b/>
          <w:sz w:val="20"/>
          <w:szCs w:val="20"/>
          <w:lang w:val="nl-BE"/>
        </w:rPr>
        <w:tab/>
      </w:r>
      <w:r w:rsidRPr="00AD04D8">
        <w:rPr>
          <w:rFonts w:cs="Arial"/>
          <w:b/>
          <w:sz w:val="20"/>
          <w:szCs w:val="20"/>
          <w:lang w:val="nl-BE"/>
        </w:rPr>
        <w:tab/>
        <w:t xml:space="preserve">f3 </w:t>
      </w:r>
    </w:p>
    <w:p w14:paraId="6AC7C8EC"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5.Pd3 </w:t>
      </w:r>
    </w:p>
    <w:p w14:paraId="0D73F18F" w14:textId="77777777" w:rsidR="00E24D55" w:rsidRDefault="00E24D55" w:rsidP="00E24D55">
      <w:pPr>
        <w:jc w:val="both"/>
        <w:rPr>
          <w:rFonts w:cs="Arial"/>
          <w:sz w:val="20"/>
          <w:szCs w:val="20"/>
          <w:lang w:val="nl-BE"/>
        </w:rPr>
      </w:pPr>
      <w:r w:rsidRPr="00AD04D8">
        <w:rPr>
          <w:rFonts w:cs="Arial"/>
          <w:sz w:val="20"/>
          <w:szCs w:val="20"/>
          <w:lang w:val="nl-BE"/>
        </w:rPr>
        <w:t>De juiste zet. Nu moet de zwarte koning terug, want na</w:t>
      </w:r>
      <w:r>
        <w:rPr>
          <w:rFonts w:cs="Arial"/>
          <w:sz w:val="20"/>
          <w:szCs w:val="20"/>
          <w:lang w:val="nl-BE"/>
        </w:rPr>
        <w:t xml:space="preserve"> bijvoorbeeld</w:t>
      </w:r>
      <w:r w:rsidRPr="00AD04D8">
        <w:rPr>
          <w:rFonts w:cs="Arial"/>
          <w:sz w:val="20"/>
          <w:szCs w:val="20"/>
          <w:lang w:val="nl-BE"/>
        </w:rPr>
        <w:t xml:space="preserve"> </w:t>
      </w:r>
      <w:r>
        <w:rPr>
          <w:rFonts w:cs="Arial"/>
          <w:i/>
          <w:sz w:val="20"/>
          <w:szCs w:val="20"/>
          <w:lang w:val="nl-BE"/>
        </w:rPr>
        <w:t xml:space="preserve"> </w:t>
      </w:r>
      <w:r w:rsidRPr="00AD04D8">
        <w:rPr>
          <w:rFonts w:cs="Arial"/>
          <w:sz w:val="20"/>
          <w:szCs w:val="20"/>
          <w:lang w:val="nl-BE"/>
        </w:rPr>
        <w:t>5…f2</w:t>
      </w:r>
      <w:r w:rsidR="00CF3640">
        <w:rPr>
          <w:rFonts w:cs="Arial"/>
          <w:sz w:val="20"/>
          <w:szCs w:val="20"/>
          <w:lang w:val="nl-BE"/>
        </w:rPr>
        <w:t>?</w:t>
      </w:r>
      <w:r w:rsidRPr="00AD04D8">
        <w:rPr>
          <w:rFonts w:cs="Arial"/>
          <w:sz w:val="20"/>
          <w:szCs w:val="20"/>
          <w:lang w:val="nl-BE"/>
        </w:rPr>
        <w:t xml:space="preserve"> 6.Pxf2 Ka7 7.Kb5 Ka8</w:t>
      </w:r>
      <w:r>
        <w:rPr>
          <w:rFonts w:cs="Arial"/>
          <w:sz w:val="20"/>
          <w:szCs w:val="20"/>
          <w:lang w:val="nl-BE"/>
        </w:rPr>
        <w:t xml:space="preserve"> </w:t>
      </w:r>
      <w:r w:rsidRPr="00AD04D8">
        <w:rPr>
          <w:rFonts w:cs="Arial"/>
          <w:sz w:val="20"/>
          <w:szCs w:val="20"/>
          <w:lang w:val="nl-BE"/>
        </w:rPr>
        <w:t xml:space="preserve">8.Pd3 Ka7 9.Pb4 Ka8 10.Kb6 </w:t>
      </w:r>
      <w:r>
        <w:rPr>
          <w:rFonts w:cs="Arial"/>
          <w:sz w:val="20"/>
          <w:szCs w:val="20"/>
          <w:lang w:val="nl-BE"/>
        </w:rPr>
        <w:t>Pd6 11.Pd5 Pc4+ 12.Ka6 Pd6 13.Pb6+ is het mat.</w:t>
      </w:r>
      <w:r w:rsidRPr="00AD04D8">
        <w:rPr>
          <w:rFonts w:cs="Arial"/>
          <w:sz w:val="20"/>
          <w:szCs w:val="20"/>
          <w:lang w:val="nl-BE"/>
        </w:rPr>
        <w:t xml:space="preserve"> </w:t>
      </w:r>
    </w:p>
    <w:p w14:paraId="3406BD1D" w14:textId="77777777" w:rsidR="00E24D55" w:rsidRPr="0019302E" w:rsidRDefault="00E24D55" w:rsidP="00E24D55">
      <w:pPr>
        <w:jc w:val="both"/>
        <w:rPr>
          <w:rFonts w:cs="Arial"/>
          <w:sz w:val="20"/>
          <w:szCs w:val="20"/>
          <w:lang w:val="nl-BE"/>
        </w:rPr>
      </w:pPr>
      <w:r>
        <w:rPr>
          <w:rFonts w:cs="Arial"/>
          <w:sz w:val="20"/>
          <w:szCs w:val="20"/>
          <w:lang w:val="nl-BE"/>
        </w:rPr>
        <w:t>Maar niet 13.Lxd6?, pat.</w:t>
      </w:r>
    </w:p>
    <w:p w14:paraId="0191C3ED" w14:textId="77777777" w:rsidR="00E24D55" w:rsidRPr="00AD04D8" w:rsidRDefault="00E24D55" w:rsidP="00E24D55">
      <w:pPr>
        <w:spacing w:line="210" w:lineRule="exact"/>
        <w:jc w:val="both"/>
        <w:rPr>
          <w:rFonts w:cs="Arial"/>
          <w:b/>
          <w:sz w:val="20"/>
          <w:szCs w:val="20"/>
          <w:lang w:val="nl-BE"/>
        </w:rPr>
      </w:pPr>
      <w:r>
        <w:rPr>
          <w:rFonts w:cs="Arial"/>
          <w:b/>
          <w:sz w:val="20"/>
          <w:szCs w:val="20"/>
          <w:lang w:val="nl-BE"/>
        </w:rPr>
        <w:t xml:space="preserve">             </w:t>
      </w:r>
      <w:r w:rsidRPr="00AD04D8">
        <w:rPr>
          <w:rFonts w:cs="Arial"/>
          <w:b/>
          <w:sz w:val="20"/>
          <w:szCs w:val="20"/>
          <w:lang w:val="nl-BE"/>
        </w:rPr>
        <w:t>5…</w:t>
      </w:r>
      <w:r w:rsidRPr="00AD04D8">
        <w:rPr>
          <w:rFonts w:cs="Arial"/>
          <w:b/>
          <w:sz w:val="20"/>
          <w:szCs w:val="20"/>
          <w:lang w:val="nl-BE"/>
        </w:rPr>
        <w:tab/>
      </w:r>
      <w:r w:rsidRPr="00AD04D8">
        <w:rPr>
          <w:rFonts w:cs="Arial"/>
          <w:b/>
          <w:sz w:val="20"/>
          <w:szCs w:val="20"/>
          <w:lang w:val="nl-BE"/>
        </w:rPr>
        <w:tab/>
        <w:t xml:space="preserve">Ka7 </w:t>
      </w:r>
    </w:p>
    <w:p w14:paraId="50160C06"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6.Kb5 </w:t>
      </w:r>
      <w:r w:rsidRPr="00AD04D8">
        <w:rPr>
          <w:rFonts w:cs="Arial"/>
          <w:b/>
          <w:sz w:val="20"/>
          <w:szCs w:val="20"/>
          <w:lang w:val="nl-BE"/>
        </w:rPr>
        <w:tab/>
      </w:r>
      <w:r w:rsidRPr="00AD04D8">
        <w:rPr>
          <w:rFonts w:cs="Arial"/>
          <w:b/>
          <w:sz w:val="20"/>
          <w:szCs w:val="20"/>
          <w:lang w:val="nl-BE"/>
        </w:rPr>
        <w:tab/>
        <w:t xml:space="preserve">Ka8 </w:t>
      </w:r>
    </w:p>
    <w:p w14:paraId="78D83378" w14:textId="77777777" w:rsidR="00096961"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7.Kc6 </w:t>
      </w:r>
    </w:p>
    <w:p w14:paraId="193B807A" w14:textId="77777777" w:rsidR="00096961" w:rsidRDefault="00096961" w:rsidP="00E24D55">
      <w:pPr>
        <w:jc w:val="both"/>
        <w:rPr>
          <w:rFonts w:cs="Arial"/>
          <w:b/>
          <w:sz w:val="20"/>
          <w:szCs w:val="20"/>
          <w:lang w:val="nl-BE"/>
        </w:rPr>
      </w:pPr>
    </w:p>
    <w:p w14:paraId="1ABC81CB" w14:textId="77777777" w:rsidR="00131B3E" w:rsidRDefault="00131B3E" w:rsidP="00E24D55">
      <w:pPr>
        <w:jc w:val="both"/>
        <w:rPr>
          <w:rFonts w:cs="Arial"/>
          <w:b/>
          <w:sz w:val="20"/>
          <w:szCs w:val="20"/>
          <w:lang w:val="nl-BE"/>
        </w:rPr>
      </w:pPr>
    </w:p>
    <w:p w14:paraId="4CCC086F" w14:textId="77777777" w:rsidR="002815F9" w:rsidRDefault="002815F9" w:rsidP="00E24D55">
      <w:pPr>
        <w:jc w:val="both"/>
        <w:rPr>
          <w:rFonts w:cs="Arial"/>
          <w:b/>
          <w:sz w:val="20"/>
          <w:szCs w:val="20"/>
          <w:lang w:val="nl-BE"/>
        </w:rPr>
      </w:pPr>
    </w:p>
    <w:p w14:paraId="4A6C734C" w14:textId="77777777" w:rsidR="00594B4E" w:rsidRPr="00AD04D8" w:rsidRDefault="00594B4E" w:rsidP="00E24D55">
      <w:pPr>
        <w:jc w:val="both"/>
        <w:rPr>
          <w:rFonts w:cs="Arial"/>
          <w:b/>
          <w:sz w:val="20"/>
          <w:szCs w:val="20"/>
          <w:lang w:val="nl-BE"/>
        </w:rPr>
      </w:pPr>
    </w:p>
    <w:p w14:paraId="3D9016CE" w14:textId="77777777" w:rsidR="00B47BA2" w:rsidRDefault="00B47BA2" w:rsidP="00E24D55">
      <w:pPr>
        <w:jc w:val="both"/>
        <w:rPr>
          <w:rFonts w:cs="Arial"/>
          <w:sz w:val="20"/>
          <w:szCs w:val="20"/>
          <w:lang w:val="nl-BE"/>
        </w:rPr>
      </w:pPr>
    </w:p>
    <w:p w14:paraId="5BC7C1C3"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Na 7.Kb6? Pd6 8.Lxd6 f2 9.Pxf2 is het pat. </w:t>
      </w:r>
    </w:p>
    <w:p w14:paraId="19614962"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7…</w:t>
      </w:r>
      <w:r w:rsidRPr="00AD04D8">
        <w:rPr>
          <w:rFonts w:cs="Arial"/>
          <w:b/>
          <w:sz w:val="20"/>
          <w:szCs w:val="20"/>
          <w:lang w:val="nl-BE"/>
        </w:rPr>
        <w:tab/>
      </w:r>
      <w:r w:rsidRPr="00AD04D8">
        <w:rPr>
          <w:rFonts w:cs="Arial"/>
          <w:b/>
          <w:sz w:val="20"/>
          <w:szCs w:val="20"/>
          <w:lang w:val="nl-BE"/>
        </w:rPr>
        <w:tab/>
        <w:t xml:space="preserve">Ka7 </w:t>
      </w:r>
    </w:p>
    <w:p w14:paraId="4448EB86"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00EB68A2">
        <w:rPr>
          <w:rFonts w:cs="Arial"/>
          <w:b/>
          <w:sz w:val="20"/>
          <w:szCs w:val="20"/>
          <w:lang w:val="nl-BE"/>
        </w:rPr>
        <w:t xml:space="preserve">8.Lb6+ </w:t>
      </w:r>
      <w:r w:rsidR="00EB68A2">
        <w:rPr>
          <w:rFonts w:cs="Arial"/>
          <w:b/>
          <w:sz w:val="20"/>
          <w:szCs w:val="20"/>
          <w:lang w:val="nl-BE"/>
        </w:rPr>
        <w:tab/>
      </w:r>
      <w:r w:rsidRPr="00AD04D8">
        <w:rPr>
          <w:rFonts w:cs="Arial"/>
          <w:b/>
          <w:sz w:val="20"/>
          <w:szCs w:val="20"/>
          <w:lang w:val="nl-BE"/>
        </w:rPr>
        <w:t xml:space="preserve">Kb8 </w:t>
      </w:r>
    </w:p>
    <w:p w14:paraId="3C8052FD" w14:textId="77777777" w:rsidR="00E24D55" w:rsidRDefault="00E24D55" w:rsidP="00E24D55">
      <w:pPr>
        <w:jc w:val="both"/>
        <w:rPr>
          <w:rFonts w:cs="Arial"/>
          <w:sz w:val="20"/>
          <w:szCs w:val="20"/>
          <w:lang w:val="nl-BE"/>
        </w:rPr>
      </w:pPr>
      <w:r w:rsidRPr="00AD04D8">
        <w:rPr>
          <w:rFonts w:cs="Arial"/>
          <w:sz w:val="20"/>
          <w:szCs w:val="20"/>
          <w:lang w:val="nl-BE"/>
        </w:rPr>
        <w:t>En niet 8…Ka6</w:t>
      </w:r>
      <w:r w:rsidR="00CF3640">
        <w:rPr>
          <w:rFonts w:cs="Arial"/>
          <w:sz w:val="20"/>
          <w:szCs w:val="20"/>
          <w:lang w:val="nl-BE"/>
        </w:rPr>
        <w:t>?</w:t>
      </w:r>
      <w:r w:rsidRPr="00AD04D8">
        <w:rPr>
          <w:rFonts w:cs="Arial"/>
          <w:sz w:val="20"/>
          <w:szCs w:val="20"/>
          <w:lang w:val="nl-BE"/>
        </w:rPr>
        <w:t xml:space="preserve"> 9.Pb4+ en mat</w:t>
      </w:r>
      <w:r w:rsidR="00E43527">
        <w:rPr>
          <w:rFonts w:cs="Arial"/>
          <w:sz w:val="20"/>
          <w:szCs w:val="20"/>
          <w:lang w:val="nl-BE"/>
        </w:rPr>
        <w:t>,</w:t>
      </w:r>
      <w:r w:rsidRPr="00AD04D8">
        <w:rPr>
          <w:rFonts w:cs="Arial"/>
          <w:sz w:val="20"/>
          <w:szCs w:val="20"/>
          <w:lang w:val="nl-BE"/>
        </w:rPr>
        <w:t xml:space="preserve"> </w:t>
      </w:r>
    </w:p>
    <w:p w14:paraId="21FC8F8D" w14:textId="77777777" w:rsidR="00F41607" w:rsidRPr="00AD04D8" w:rsidRDefault="009D4353" w:rsidP="00E24D55">
      <w:pPr>
        <w:jc w:val="both"/>
        <w:rPr>
          <w:rFonts w:cs="Arial"/>
          <w:sz w:val="20"/>
          <w:szCs w:val="20"/>
          <w:lang w:val="nl-BE"/>
        </w:rPr>
      </w:pPr>
      <w:r>
        <w:rPr>
          <w:rFonts w:cs="Arial"/>
          <w:sz w:val="20"/>
          <w:szCs w:val="20"/>
          <w:lang w:val="nl-BE"/>
        </w:rPr>
        <w:t>d</w:t>
      </w:r>
      <w:r w:rsidR="0017002A">
        <w:rPr>
          <w:rFonts w:cs="Arial"/>
          <w:sz w:val="20"/>
          <w:szCs w:val="20"/>
          <w:lang w:val="nl-BE"/>
        </w:rPr>
        <w:t>ank</w:t>
      </w:r>
      <w:r>
        <w:rPr>
          <w:rFonts w:cs="Arial"/>
          <w:sz w:val="20"/>
          <w:szCs w:val="20"/>
          <w:lang w:val="nl-BE"/>
        </w:rPr>
        <w:t xml:space="preserve">zij 5.Pd3, </w:t>
      </w:r>
      <w:r w:rsidR="00F41607">
        <w:rPr>
          <w:rFonts w:cs="Arial"/>
          <w:sz w:val="20"/>
          <w:szCs w:val="20"/>
          <w:lang w:val="nl-BE"/>
        </w:rPr>
        <w:t>de juiste zet.</w:t>
      </w:r>
    </w:p>
    <w:p w14:paraId="711BCD51"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9.Kd7 </w:t>
      </w:r>
      <w:r w:rsidRPr="00AD04D8">
        <w:rPr>
          <w:rFonts w:cs="Arial"/>
          <w:b/>
          <w:sz w:val="20"/>
          <w:szCs w:val="20"/>
          <w:lang w:val="nl-BE"/>
        </w:rPr>
        <w:tab/>
      </w:r>
      <w:r w:rsidRPr="00AD04D8">
        <w:rPr>
          <w:rFonts w:cs="Arial"/>
          <w:b/>
          <w:sz w:val="20"/>
          <w:szCs w:val="20"/>
          <w:lang w:val="nl-BE"/>
        </w:rPr>
        <w:tab/>
        <w:t xml:space="preserve">Ka8 </w:t>
      </w:r>
    </w:p>
    <w:p w14:paraId="52A08600"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10.Pf2 </w:t>
      </w:r>
    </w:p>
    <w:p w14:paraId="7341854A"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Een afwachtende zet, want bij-voorbeeld 10.Pe5? Pa5 11.Pxf3 Pc4, en remise. </w:t>
      </w:r>
    </w:p>
    <w:p w14:paraId="33A3592D"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10…</w:t>
      </w:r>
      <w:r w:rsidRPr="00AD04D8">
        <w:rPr>
          <w:rFonts w:cs="Arial"/>
          <w:b/>
          <w:sz w:val="20"/>
          <w:szCs w:val="20"/>
          <w:lang w:val="nl-BE"/>
        </w:rPr>
        <w:tab/>
      </w:r>
      <w:r w:rsidRPr="00AD04D8">
        <w:rPr>
          <w:rFonts w:cs="Arial"/>
          <w:b/>
          <w:sz w:val="20"/>
          <w:szCs w:val="20"/>
          <w:lang w:val="nl-BE"/>
        </w:rPr>
        <w:tab/>
        <w:t xml:space="preserve">Kb8 </w:t>
      </w:r>
    </w:p>
    <w:p w14:paraId="1CA0DF67"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11.Pe4 </w:t>
      </w:r>
      <w:r w:rsidRPr="00AD04D8">
        <w:rPr>
          <w:rFonts w:cs="Arial"/>
          <w:b/>
          <w:sz w:val="20"/>
          <w:szCs w:val="20"/>
          <w:lang w:val="nl-BE"/>
        </w:rPr>
        <w:tab/>
      </w:r>
      <w:r w:rsidRPr="00AD04D8">
        <w:rPr>
          <w:rFonts w:cs="Arial"/>
          <w:b/>
          <w:sz w:val="20"/>
          <w:szCs w:val="20"/>
          <w:lang w:val="nl-BE"/>
        </w:rPr>
        <w:tab/>
        <w:t xml:space="preserve">Ka8 </w:t>
      </w:r>
    </w:p>
    <w:p w14:paraId="62A733E7"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12.Pd2 </w:t>
      </w:r>
    </w:p>
    <w:p w14:paraId="437F1BAE" w14:textId="77777777" w:rsidR="00E24D55" w:rsidRDefault="00E24D55" w:rsidP="00E24D55">
      <w:pPr>
        <w:jc w:val="both"/>
        <w:rPr>
          <w:rFonts w:cs="Arial"/>
          <w:sz w:val="20"/>
          <w:szCs w:val="20"/>
          <w:lang w:val="nl-BE"/>
        </w:rPr>
      </w:pPr>
      <w:r w:rsidRPr="00AD04D8">
        <w:rPr>
          <w:rFonts w:cs="Arial"/>
          <w:sz w:val="20"/>
          <w:szCs w:val="20"/>
          <w:lang w:val="nl-BE"/>
        </w:rPr>
        <w:t>Dreigt opnieuw de pion te slaan, want fout is 12.Kc7? Pc5</w:t>
      </w:r>
      <w:r>
        <w:rPr>
          <w:rFonts w:cs="Arial"/>
          <w:sz w:val="20"/>
          <w:szCs w:val="20"/>
          <w:lang w:val="nl-BE"/>
        </w:rPr>
        <w:t xml:space="preserve"> en</w:t>
      </w:r>
    </w:p>
    <w:p w14:paraId="7E55B83A" w14:textId="77777777" w:rsidR="00E24D55" w:rsidRDefault="00E24D55" w:rsidP="0038155E">
      <w:pPr>
        <w:numPr>
          <w:ilvl w:val="0"/>
          <w:numId w:val="37"/>
        </w:numPr>
        <w:jc w:val="both"/>
        <w:rPr>
          <w:rFonts w:cs="Arial"/>
          <w:sz w:val="20"/>
          <w:szCs w:val="20"/>
          <w:lang w:val="nl-BE"/>
        </w:rPr>
      </w:pPr>
      <w:r w:rsidRPr="001D6918">
        <w:rPr>
          <w:rFonts w:cs="Arial"/>
          <w:sz w:val="20"/>
          <w:szCs w:val="20"/>
          <w:lang w:val="en-GB"/>
        </w:rPr>
        <w:t xml:space="preserve">13.Pd2 f2 14.Lxc5 f1D 15.Pxf1 pat. </w:t>
      </w:r>
      <w:r>
        <w:rPr>
          <w:rFonts w:cs="Arial"/>
          <w:sz w:val="20"/>
          <w:szCs w:val="20"/>
          <w:lang w:val="nl-BE"/>
        </w:rPr>
        <w:t xml:space="preserve">Ook na </w:t>
      </w:r>
      <w:r w:rsidRPr="00AD04D8">
        <w:rPr>
          <w:rFonts w:cs="Arial"/>
          <w:sz w:val="20"/>
          <w:szCs w:val="20"/>
          <w:lang w:val="nl-BE"/>
        </w:rPr>
        <w:t xml:space="preserve"> </w:t>
      </w:r>
    </w:p>
    <w:p w14:paraId="398976FE" w14:textId="77777777" w:rsidR="00E24D55" w:rsidRPr="0019302E" w:rsidRDefault="00E24D55" w:rsidP="0038155E">
      <w:pPr>
        <w:numPr>
          <w:ilvl w:val="0"/>
          <w:numId w:val="37"/>
        </w:numPr>
        <w:jc w:val="both"/>
        <w:rPr>
          <w:rFonts w:cs="Arial"/>
          <w:sz w:val="20"/>
          <w:szCs w:val="20"/>
          <w:lang w:val="nl-BE"/>
        </w:rPr>
      </w:pPr>
      <w:r>
        <w:rPr>
          <w:rFonts w:cs="Arial"/>
          <w:sz w:val="20"/>
          <w:szCs w:val="20"/>
          <w:lang w:val="nl-BE"/>
        </w:rPr>
        <w:t>1</w:t>
      </w:r>
      <w:r w:rsidR="00962365">
        <w:rPr>
          <w:rFonts w:cs="Arial"/>
          <w:sz w:val="20"/>
          <w:szCs w:val="20"/>
          <w:lang w:val="nl-BE"/>
        </w:rPr>
        <w:t>3.L</w:t>
      </w:r>
      <w:r>
        <w:rPr>
          <w:rFonts w:cs="Arial"/>
          <w:sz w:val="20"/>
          <w:szCs w:val="20"/>
          <w:lang w:val="nl-BE"/>
        </w:rPr>
        <w:t>xc5 f2 14.L(P)xf2.</w:t>
      </w:r>
    </w:p>
    <w:p w14:paraId="69A6B3BB"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Dus gedwongen: </w:t>
      </w:r>
    </w:p>
    <w:p w14:paraId="3B49F562"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12…</w:t>
      </w:r>
      <w:r w:rsidRPr="00AD04D8">
        <w:rPr>
          <w:rFonts w:cs="Arial"/>
          <w:b/>
          <w:sz w:val="20"/>
          <w:szCs w:val="20"/>
          <w:lang w:val="nl-BE"/>
        </w:rPr>
        <w:tab/>
      </w:r>
      <w:r w:rsidRPr="00AD04D8">
        <w:rPr>
          <w:rFonts w:cs="Arial"/>
          <w:b/>
          <w:sz w:val="20"/>
          <w:szCs w:val="20"/>
          <w:lang w:val="nl-BE"/>
        </w:rPr>
        <w:tab/>
        <w:t xml:space="preserve">f2 </w:t>
      </w:r>
    </w:p>
    <w:p w14:paraId="1F579263"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13.Lxf2 </w:t>
      </w:r>
      <w:r w:rsidRPr="00AD04D8">
        <w:rPr>
          <w:rFonts w:cs="Arial"/>
          <w:b/>
          <w:sz w:val="20"/>
          <w:szCs w:val="20"/>
          <w:lang w:val="nl-BE"/>
        </w:rPr>
        <w:tab/>
      </w:r>
      <w:r>
        <w:rPr>
          <w:rFonts w:cs="Arial"/>
          <w:b/>
          <w:sz w:val="20"/>
          <w:szCs w:val="20"/>
          <w:lang w:val="nl-BE"/>
        </w:rPr>
        <w:tab/>
      </w:r>
      <w:r w:rsidRPr="00AD04D8">
        <w:rPr>
          <w:rFonts w:cs="Arial"/>
          <w:b/>
          <w:sz w:val="20"/>
          <w:szCs w:val="20"/>
          <w:lang w:val="nl-BE"/>
        </w:rPr>
        <w:t xml:space="preserve">Pa5 </w:t>
      </w:r>
    </w:p>
    <w:p w14:paraId="7D979503" w14:textId="77777777" w:rsidR="00E24D55" w:rsidRPr="00AD04D8" w:rsidRDefault="00E24D55" w:rsidP="00E24D55">
      <w:pPr>
        <w:jc w:val="both"/>
        <w:rPr>
          <w:rFonts w:cs="Arial"/>
          <w:sz w:val="20"/>
          <w:szCs w:val="20"/>
          <w:lang w:val="nl-BE"/>
        </w:rPr>
      </w:pPr>
      <w:r w:rsidRPr="00AD04D8">
        <w:rPr>
          <w:rFonts w:cs="Arial"/>
          <w:sz w:val="20"/>
          <w:szCs w:val="20"/>
          <w:lang w:val="nl-BE"/>
        </w:rPr>
        <w:t>Eindelijk</w:t>
      </w:r>
      <w:r>
        <w:rPr>
          <w:rFonts w:cs="Arial"/>
          <w:sz w:val="20"/>
          <w:szCs w:val="20"/>
          <w:lang w:val="nl-BE"/>
        </w:rPr>
        <w:t xml:space="preserve"> komt het paard vrij. Maar meteen wordt het gevan</w:t>
      </w:r>
      <w:r w:rsidRPr="00AD04D8">
        <w:rPr>
          <w:rFonts w:cs="Arial"/>
          <w:sz w:val="20"/>
          <w:szCs w:val="20"/>
          <w:lang w:val="nl-BE"/>
        </w:rPr>
        <w:t xml:space="preserve">gen: </w:t>
      </w:r>
    </w:p>
    <w:p w14:paraId="3B3C8502" w14:textId="77777777" w:rsidR="00E24D55" w:rsidRPr="00AD04D8" w:rsidRDefault="00E24D55" w:rsidP="00E24D55">
      <w:pPr>
        <w:jc w:val="both"/>
        <w:outlineLvl w:val="0"/>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14.Lb6 </w:t>
      </w:r>
      <w:r w:rsidRPr="00AD04D8">
        <w:rPr>
          <w:rFonts w:cs="Arial"/>
          <w:b/>
          <w:sz w:val="20"/>
          <w:szCs w:val="20"/>
          <w:lang w:val="nl-BE"/>
        </w:rPr>
        <w:tab/>
      </w:r>
      <w:r w:rsidRPr="00AD04D8">
        <w:rPr>
          <w:rFonts w:cs="Arial"/>
          <w:b/>
          <w:sz w:val="20"/>
          <w:szCs w:val="20"/>
          <w:lang w:val="nl-BE"/>
        </w:rPr>
        <w:tab/>
        <w:t xml:space="preserve">Kb7 </w:t>
      </w:r>
    </w:p>
    <w:p w14:paraId="1BC76D61" w14:textId="77777777" w:rsidR="00410C2A" w:rsidRDefault="00E24D55" w:rsidP="00E24D55">
      <w:pPr>
        <w:jc w:val="both"/>
        <w:rPr>
          <w:rFonts w:cs="Arial"/>
          <w:sz w:val="20"/>
          <w:szCs w:val="20"/>
          <w:lang w:val="nl-BE"/>
        </w:rPr>
      </w:pPr>
      <w:r w:rsidRPr="00AD04D8">
        <w:rPr>
          <w:rFonts w:cs="Arial"/>
          <w:sz w:val="20"/>
          <w:szCs w:val="20"/>
          <w:lang w:val="nl-BE"/>
        </w:rPr>
        <w:t xml:space="preserve">Een ultieme tegenaanval, </w:t>
      </w:r>
      <w:r w:rsidR="00ED6F67">
        <w:rPr>
          <w:rFonts w:cs="Arial"/>
          <w:sz w:val="20"/>
          <w:szCs w:val="20"/>
          <w:lang w:val="nl-BE"/>
        </w:rPr>
        <w:t>want na 14…Pb7</w:t>
      </w:r>
      <w:r w:rsidR="00CF3640">
        <w:rPr>
          <w:rFonts w:cs="Arial"/>
          <w:sz w:val="20"/>
          <w:szCs w:val="20"/>
          <w:lang w:val="nl-BE"/>
        </w:rPr>
        <w:t>?</w:t>
      </w:r>
      <w:r w:rsidR="00ED6F67">
        <w:rPr>
          <w:rFonts w:cs="Arial"/>
          <w:sz w:val="20"/>
          <w:szCs w:val="20"/>
          <w:lang w:val="nl-BE"/>
        </w:rPr>
        <w:t xml:space="preserve"> volgt bijvoorbeeld</w:t>
      </w:r>
      <w:r w:rsidR="00410C2A">
        <w:rPr>
          <w:rFonts w:cs="Arial"/>
          <w:sz w:val="20"/>
          <w:szCs w:val="20"/>
          <w:lang w:val="nl-BE"/>
        </w:rPr>
        <w:t>:</w:t>
      </w:r>
    </w:p>
    <w:p w14:paraId="4CBBD8EF" w14:textId="77777777" w:rsidR="00E24D55" w:rsidRPr="00AD04D8" w:rsidRDefault="00ED6F67" w:rsidP="00E24D55">
      <w:pPr>
        <w:jc w:val="both"/>
        <w:rPr>
          <w:rFonts w:cs="Arial"/>
          <w:sz w:val="20"/>
          <w:szCs w:val="20"/>
          <w:lang w:val="nl-BE"/>
        </w:rPr>
      </w:pPr>
      <w:r>
        <w:rPr>
          <w:rFonts w:cs="Arial"/>
          <w:sz w:val="20"/>
          <w:szCs w:val="20"/>
          <w:lang w:val="nl-BE"/>
        </w:rPr>
        <w:t>15.Pf3 Kb8 16.Pd4 Ka8 17.Pc6, en moet het paard zich offeren. M</w:t>
      </w:r>
      <w:r w:rsidR="00E24D55" w:rsidRPr="00AD04D8">
        <w:rPr>
          <w:rFonts w:cs="Arial"/>
          <w:sz w:val="20"/>
          <w:szCs w:val="20"/>
          <w:lang w:val="nl-BE"/>
        </w:rPr>
        <w:t xml:space="preserve">aar </w:t>
      </w:r>
    </w:p>
    <w:p w14:paraId="5D7E3997" w14:textId="77777777" w:rsidR="00E24D55" w:rsidRPr="00AD04D8" w:rsidRDefault="00E24D55" w:rsidP="00E24D55">
      <w:pPr>
        <w:jc w:val="both"/>
        <w:outlineLvl w:val="0"/>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15.Lxa5 </w:t>
      </w:r>
    </w:p>
    <w:p w14:paraId="4E743DDB" w14:textId="77777777" w:rsidR="00E24D55" w:rsidRPr="00AD04D8" w:rsidRDefault="00E24D55" w:rsidP="00E24D55">
      <w:pPr>
        <w:jc w:val="both"/>
        <w:rPr>
          <w:rFonts w:cs="Arial"/>
          <w:b/>
          <w:sz w:val="20"/>
          <w:szCs w:val="20"/>
          <w:lang w:val="nl-BE"/>
        </w:rPr>
      </w:pPr>
      <w:r w:rsidRPr="00AD04D8">
        <w:rPr>
          <w:rFonts w:cs="Arial"/>
          <w:sz w:val="20"/>
          <w:szCs w:val="20"/>
          <w:lang w:val="nl-BE"/>
        </w:rPr>
        <w:t>ontneemt alle hoop</w:t>
      </w:r>
      <w:r w:rsidRPr="00AD04D8">
        <w:rPr>
          <w:rFonts w:cs="Arial"/>
          <w:b/>
          <w:sz w:val="20"/>
          <w:szCs w:val="20"/>
          <w:lang w:val="nl-BE"/>
        </w:rPr>
        <w:t xml:space="preserve"> </w:t>
      </w:r>
      <w:r w:rsidR="00F9197C">
        <w:rPr>
          <w:rFonts w:cs="Arial"/>
          <w:sz w:val="20"/>
          <w:szCs w:val="20"/>
          <w:lang w:val="nl-BE"/>
        </w:rPr>
        <w:t>aan</w:t>
      </w:r>
      <w:r w:rsidRPr="00AD04D8">
        <w:rPr>
          <w:rFonts w:cs="Arial"/>
          <w:b/>
          <w:sz w:val="20"/>
          <w:szCs w:val="20"/>
          <w:lang w:val="nl-BE"/>
        </w:rPr>
        <w:t xml:space="preserve"> </w:t>
      </w:r>
      <w:r w:rsidRPr="00AD04D8">
        <w:rPr>
          <w:rFonts w:cs="Arial"/>
          <w:sz w:val="20"/>
          <w:szCs w:val="20"/>
          <w:lang w:val="nl-BE"/>
        </w:rPr>
        <w:t>zwart.</w:t>
      </w:r>
    </w:p>
    <w:p w14:paraId="5C75D8E4" w14:textId="77777777" w:rsidR="00E24D55" w:rsidRPr="00AD04D8" w:rsidRDefault="00E24D55" w:rsidP="00E24D55">
      <w:pPr>
        <w:jc w:val="both"/>
        <w:rPr>
          <w:rFonts w:cs="Arial"/>
          <w:sz w:val="20"/>
          <w:szCs w:val="20"/>
          <w:lang w:val="nl-BE"/>
        </w:rPr>
      </w:pPr>
    </w:p>
    <w:p w14:paraId="300E96F8" w14:textId="77777777" w:rsidR="00E24D55" w:rsidRDefault="00E24D55" w:rsidP="00E24D55">
      <w:pPr>
        <w:jc w:val="both"/>
        <w:rPr>
          <w:rFonts w:cs="Arial"/>
          <w:sz w:val="20"/>
          <w:szCs w:val="20"/>
          <w:lang w:val="nl-BE"/>
        </w:rPr>
      </w:pPr>
      <w:r w:rsidRPr="00AD04D8">
        <w:rPr>
          <w:rFonts w:cs="Arial"/>
          <w:sz w:val="20"/>
          <w:szCs w:val="20"/>
          <w:lang w:val="nl-BE"/>
        </w:rPr>
        <w:t>Mi</w:t>
      </w:r>
      <w:r>
        <w:rPr>
          <w:rFonts w:cs="Arial"/>
          <w:sz w:val="20"/>
          <w:szCs w:val="20"/>
          <w:lang w:val="nl-BE"/>
        </w:rPr>
        <w:t>j</w:t>
      </w:r>
      <w:r w:rsidRPr="00AD04D8">
        <w:rPr>
          <w:rFonts w:cs="Arial"/>
          <w:sz w:val="20"/>
          <w:szCs w:val="20"/>
          <w:lang w:val="nl-BE"/>
        </w:rPr>
        <w:t>n oorspronkelijke versie werd door Roger prachtig verlengd.</w:t>
      </w:r>
    </w:p>
    <w:p w14:paraId="3AC27066" w14:textId="77777777" w:rsidR="00AA4BEB" w:rsidRPr="0024206B" w:rsidRDefault="00096961" w:rsidP="00096961">
      <w:pPr>
        <w:jc w:val="center"/>
        <w:rPr>
          <w:rFonts w:cs="Arial"/>
          <w:b/>
          <w:sz w:val="20"/>
          <w:szCs w:val="20"/>
          <w:lang w:val="en-GB"/>
        </w:rPr>
      </w:pPr>
      <w:r w:rsidRPr="00FB026D">
        <w:rPr>
          <w:rFonts w:cs="Arial"/>
          <w:sz w:val="20"/>
          <w:szCs w:val="20"/>
        </w:rPr>
        <w:br w:type="page"/>
      </w:r>
      <w:r w:rsidR="00575256">
        <w:rPr>
          <w:rFonts w:cs="Arial"/>
          <w:b/>
          <w:sz w:val="20"/>
          <w:szCs w:val="20"/>
          <w:lang w:val="en-GB"/>
        </w:rPr>
        <w:lastRenderedPageBreak/>
        <w:t xml:space="preserve">- </w:t>
      </w:r>
      <w:r w:rsidR="00CF1E91">
        <w:rPr>
          <w:rFonts w:cs="Arial"/>
          <w:b/>
          <w:sz w:val="20"/>
          <w:szCs w:val="20"/>
          <w:lang w:val="en-GB"/>
        </w:rPr>
        <w:t>8</w:t>
      </w:r>
      <w:r w:rsidR="00121660">
        <w:rPr>
          <w:rFonts w:cs="Arial"/>
          <w:b/>
          <w:sz w:val="20"/>
          <w:szCs w:val="20"/>
          <w:lang w:val="en-GB"/>
        </w:rPr>
        <w:t>9</w:t>
      </w:r>
      <w:r w:rsidR="00E46756" w:rsidRPr="0024206B">
        <w:rPr>
          <w:rFonts w:cs="Arial"/>
          <w:b/>
          <w:sz w:val="20"/>
          <w:szCs w:val="20"/>
          <w:lang w:val="en-GB"/>
        </w:rPr>
        <w:t xml:space="preserve"> -</w:t>
      </w:r>
    </w:p>
    <w:p w14:paraId="505EDDC2" w14:textId="77777777" w:rsidR="00E24D55" w:rsidRPr="0024206B" w:rsidRDefault="00E24D55" w:rsidP="00E46756">
      <w:pPr>
        <w:rPr>
          <w:rFonts w:cs="Arial"/>
          <w:b/>
          <w:sz w:val="20"/>
          <w:szCs w:val="20"/>
          <w:lang w:val="en-GB"/>
        </w:rPr>
      </w:pPr>
    </w:p>
    <w:p w14:paraId="626E3A1C" w14:textId="77777777" w:rsidR="00E24D55" w:rsidRPr="001D6918" w:rsidRDefault="00E24D55" w:rsidP="00E46756">
      <w:pPr>
        <w:jc w:val="center"/>
        <w:rPr>
          <w:rFonts w:cs="Arial"/>
          <w:sz w:val="20"/>
          <w:szCs w:val="20"/>
          <w:lang w:val="en-GB"/>
        </w:rPr>
      </w:pPr>
      <w:r w:rsidRPr="001D6918">
        <w:rPr>
          <w:rFonts w:cs="Arial"/>
          <w:i/>
          <w:sz w:val="20"/>
          <w:szCs w:val="20"/>
          <w:lang w:val="en-GB"/>
        </w:rPr>
        <w:t>Flemish Miniatures</w:t>
      </w:r>
      <w:r w:rsidRPr="001D6918">
        <w:rPr>
          <w:rFonts w:cs="Arial"/>
          <w:sz w:val="20"/>
          <w:szCs w:val="20"/>
          <w:lang w:val="en-GB"/>
        </w:rPr>
        <w:t xml:space="preserve"> 1997</w:t>
      </w:r>
    </w:p>
    <w:p w14:paraId="39B82DD2" w14:textId="77777777" w:rsidR="00E24D55" w:rsidRPr="001D6918" w:rsidRDefault="00990285" w:rsidP="00E24D55">
      <w:pPr>
        <w:jc w:val="center"/>
        <w:rPr>
          <w:rFonts w:cs="Arial"/>
          <w:sz w:val="20"/>
          <w:szCs w:val="20"/>
          <w:lang w:val="en-GB"/>
        </w:rPr>
      </w:pPr>
      <w:r>
        <w:rPr>
          <w:rFonts w:cs="Arial"/>
          <w:noProof/>
          <w:sz w:val="20"/>
          <w:szCs w:val="20"/>
          <w:lang w:val="nl-BE"/>
        </w:rPr>
        <w:object w:dxaOrig="1440" w:dyaOrig="1440" w14:anchorId="3939D4AF">
          <v:shape id="_x0000_s1111" type="#_x0000_t75" style="position:absolute;left:0;text-align:left;margin-left:0;margin-top:10.75pt;width:152.25pt;height:152.25pt;z-index:251642880;mso-position-horizontal:center">
            <v:imagedata r:id="rId185" o:title=""/>
            <w10:wrap type="square"/>
          </v:shape>
          <o:OLEObject Type="Embed" ProgID="CorelDRAW.Graphic.12" ShapeID="_x0000_s1111" DrawAspect="Content" ObjectID="_1587467691" r:id="rId186"/>
        </w:object>
      </w:r>
    </w:p>
    <w:p w14:paraId="69C2AF79" w14:textId="77777777" w:rsidR="00E24D55" w:rsidRPr="001D6918" w:rsidRDefault="00E24D55" w:rsidP="00E24D55">
      <w:pPr>
        <w:rPr>
          <w:rFonts w:cs="Arial"/>
          <w:sz w:val="20"/>
          <w:szCs w:val="20"/>
          <w:lang w:val="en-GB"/>
        </w:rPr>
      </w:pPr>
      <w:r w:rsidRPr="001D6918">
        <w:rPr>
          <w:rFonts w:cs="Arial"/>
          <w:b/>
          <w:lang w:val="en-GB"/>
        </w:rPr>
        <w:t xml:space="preserve">+                         </w:t>
      </w:r>
      <w:r w:rsidRPr="001D6918">
        <w:rPr>
          <w:rFonts w:cs="Arial"/>
          <w:sz w:val="20"/>
          <w:szCs w:val="20"/>
          <w:lang w:val="en-GB"/>
        </w:rPr>
        <w:t>0313.10 d2a2</w:t>
      </w:r>
    </w:p>
    <w:p w14:paraId="6CD29B28" w14:textId="77777777" w:rsidR="00E24D55" w:rsidRPr="001D6918" w:rsidRDefault="00E24D55" w:rsidP="00E24D55">
      <w:pPr>
        <w:rPr>
          <w:rFonts w:cs="Arial"/>
          <w:b/>
          <w:sz w:val="20"/>
          <w:szCs w:val="20"/>
          <w:lang w:val="en-GB"/>
        </w:rPr>
      </w:pPr>
    </w:p>
    <w:p w14:paraId="66974471" w14:textId="77777777" w:rsidR="00E24D55" w:rsidRPr="001D6918" w:rsidRDefault="00EB68A2" w:rsidP="00E24D55">
      <w:pPr>
        <w:rPr>
          <w:rFonts w:cs="Arial"/>
          <w:b/>
          <w:sz w:val="20"/>
          <w:szCs w:val="20"/>
          <w:lang w:val="en-GB"/>
        </w:rPr>
      </w:pPr>
      <w:r>
        <w:rPr>
          <w:rFonts w:cs="Arial"/>
          <w:b/>
          <w:sz w:val="20"/>
          <w:szCs w:val="20"/>
          <w:lang w:val="en-GB"/>
        </w:rPr>
        <w:tab/>
        <w:t>1.</w:t>
      </w:r>
      <w:r w:rsidR="00E24D55" w:rsidRPr="001D6918">
        <w:rPr>
          <w:rFonts w:cs="Arial"/>
          <w:b/>
          <w:sz w:val="20"/>
          <w:szCs w:val="20"/>
          <w:lang w:val="en-GB"/>
        </w:rPr>
        <w:t>f7</w:t>
      </w:r>
      <w:r w:rsidR="00E24D55" w:rsidRPr="001D6918">
        <w:rPr>
          <w:rFonts w:cs="Arial"/>
          <w:b/>
          <w:sz w:val="20"/>
          <w:szCs w:val="20"/>
          <w:lang w:val="en-GB"/>
        </w:rPr>
        <w:tab/>
      </w:r>
      <w:r w:rsidR="00E24D55" w:rsidRPr="001D6918">
        <w:rPr>
          <w:rFonts w:cs="Arial"/>
          <w:b/>
          <w:sz w:val="20"/>
          <w:szCs w:val="20"/>
          <w:lang w:val="en-GB"/>
        </w:rPr>
        <w:tab/>
        <w:t>Tg2+</w:t>
      </w:r>
    </w:p>
    <w:p w14:paraId="54298714" w14:textId="77777777" w:rsidR="00E24D55" w:rsidRPr="0024206B" w:rsidRDefault="00E24D55" w:rsidP="00E24D55">
      <w:pPr>
        <w:rPr>
          <w:rFonts w:cs="Arial"/>
          <w:b/>
          <w:sz w:val="20"/>
          <w:szCs w:val="20"/>
          <w:lang w:val="nl-BE"/>
        </w:rPr>
      </w:pPr>
      <w:r w:rsidRPr="001D6918">
        <w:rPr>
          <w:rFonts w:cs="Arial"/>
          <w:b/>
          <w:sz w:val="20"/>
          <w:szCs w:val="20"/>
          <w:lang w:val="en-GB"/>
        </w:rPr>
        <w:tab/>
      </w:r>
      <w:r w:rsidRPr="0024206B">
        <w:rPr>
          <w:rFonts w:cs="Arial"/>
          <w:b/>
          <w:sz w:val="20"/>
          <w:szCs w:val="20"/>
          <w:lang w:val="nl-BE"/>
        </w:rPr>
        <w:t>2.Ke1</w:t>
      </w:r>
    </w:p>
    <w:p w14:paraId="582FF6E9" w14:textId="77777777" w:rsidR="00E24D55" w:rsidRPr="00AD04D8" w:rsidRDefault="00E24D55" w:rsidP="00E24D55">
      <w:pPr>
        <w:rPr>
          <w:rFonts w:cs="Arial"/>
          <w:b/>
          <w:sz w:val="20"/>
          <w:szCs w:val="20"/>
          <w:lang w:val="nl-BE"/>
        </w:rPr>
      </w:pPr>
      <w:r w:rsidRPr="00AD04D8">
        <w:rPr>
          <w:rFonts w:cs="Arial"/>
          <w:sz w:val="20"/>
          <w:szCs w:val="20"/>
          <w:lang w:val="nl-BE"/>
        </w:rPr>
        <w:t>2.Ke3? Tg3+ 3.Ke4 Tf3+ 4.Kxf3 Pe5+ 5.Ke4 Pxf7</w:t>
      </w:r>
      <w:r w:rsidRPr="00AD04D8">
        <w:rPr>
          <w:rFonts w:cs="Arial"/>
          <w:b/>
          <w:sz w:val="20"/>
          <w:szCs w:val="20"/>
          <w:lang w:val="nl-BE"/>
        </w:rPr>
        <w:tab/>
      </w:r>
      <w:r w:rsidRPr="00AD04D8">
        <w:rPr>
          <w:rFonts w:cs="Arial"/>
          <w:b/>
          <w:sz w:val="20"/>
          <w:szCs w:val="20"/>
          <w:lang w:val="nl-BE"/>
        </w:rPr>
        <w:tab/>
      </w:r>
    </w:p>
    <w:p w14:paraId="43203105" w14:textId="77777777" w:rsidR="00E24D55" w:rsidRPr="00AD04D8" w:rsidRDefault="00E24D55" w:rsidP="00E24D55">
      <w:pPr>
        <w:rPr>
          <w:rFonts w:cs="Arial"/>
          <w:b/>
          <w:sz w:val="20"/>
          <w:szCs w:val="20"/>
          <w:lang w:val="nl-BE"/>
        </w:rPr>
      </w:pPr>
      <w:r w:rsidRPr="00AD04D8">
        <w:rPr>
          <w:rFonts w:cs="Arial"/>
          <w:b/>
          <w:sz w:val="20"/>
          <w:szCs w:val="20"/>
          <w:lang w:val="nl-BE"/>
        </w:rPr>
        <w:tab/>
        <w:t>2…</w:t>
      </w:r>
      <w:r w:rsidRPr="00AD04D8">
        <w:rPr>
          <w:rFonts w:cs="Arial"/>
          <w:b/>
          <w:sz w:val="20"/>
          <w:szCs w:val="20"/>
          <w:lang w:val="nl-BE"/>
        </w:rPr>
        <w:tab/>
      </w:r>
      <w:r w:rsidRPr="00AD04D8">
        <w:rPr>
          <w:rFonts w:cs="Arial"/>
          <w:b/>
          <w:sz w:val="20"/>
          <w:szCs w:val="20"/>
          <w:lang w:val="nl-BE"/>
        </w:rPr>
        <w:tab/>
        <w:t>Pd4</w:t>
      </w:r>
    </w:p>
    <w:p w14:paraId="450567A1" w14:textId="77777777" w:rsidR="00E24D55" w:rsidRPr="00AD04D8" w:rsidRDefault="00E24D55" w:rsidP="00E24D55">
      <w:pPr>
        <w:jc w:val="both"/>
        <w:rPr>
          <w:rFonts w:cs="Arial"/>
          <w:sz w:val="20"/>
          <w:szCs w:val="20"/>
          <w:lang w:val="nl-BE"/>
        </w:rPr>
      </w:pPr>
      <w:r w:rsidRPr="00AD04D8">
        <w:rPr>
          <w:rFonts w:cs="Arial"/>
          <w:sz w:val="20"/>
          <w:szCs w:val="20"/>
          <w:lang w:val="nl-BE"/>
        </w:rPr>
        <w:t>Dreigt niet enkel de loper te slaan, maar ook eeuwig schaak</w:t>
      </w:r>
      <w:r>
        <w:rPr>
          <w:rFonts w:cs="Arial"/>
          <w:sz w:val="20"/>
          <w:szCs w:val="20"/>
          <w:lang w:val="nl-BE"/>
        </w:rPr>
        <w:t xml:space="preserve"> na 3.f8D</w:t>
      </w:r>
      <w:r w:rsidR="002B7084">
        <w:rPr>
          <w:rFonts w:cs="Arial"/>
          <w:sz w:val="20"/>
          <w:szCs w:val="20"/>
          <w:lang w:val="nl-BE"/>
        </w:rPr>
        <w:t>?</w:t>
      </w:r>
      <w:r w:rsidRPr="00AD04D8">
        <w:rPr>
          <w:rFonts w:cs="Arial"/>
          <w:sz w:val="20"/>
          <w:szCs w:val="20"/>
          <w:lang w:val="nl-BE"/>
        </w:rPr>
        <w:t xml:space="preserve"> met: 3…Pc2+ 4.Kf1 Pe3+ 5.Ke1 Pc2+ 6.Kd1 Pe3+ 7.Ke1, enzovoort. </w:t>
      </w:r>
      <w:r>
        <w:rPr>
          <w:rFonts w:cs="Arial"/>
          <w:sz w:val="20"/>
          <w:szCs w:val="20"/>
          <w:lang w:val="nl-BE"/>
        </w:rPr>
        <w:t>Of hier 7.Kc1? Tc</w:t>
      </w:r>
      <w:r w:rsidRPr="00AD04D8">
        <w:rPr>
          <w:rFonts w:cs="Arial"/>
          <w:sz w:val="20"/>
          <w:szCs w:val="20"/>
          <w:lang w:val="nl-BE"/>
        </w:rPr>
        <w:t>2+ en mat.</w:t>
      </w:r>
    </w:p>
    <w:p w14:paraId="7B656B05" w14:textId="77777777" w:rsidR="00E24D55" w:rsidRPr="00AD04D8" w:rsidRDefault="00E24D55" w:rsidP="00E24D55">
      <w:pPr>
        <w:rPr>
          <w:rFonts w:cs="Arial"/>
          <w:b/>
          <w:sz w:val="20"/>
          <w:szCs w:val="20"/>
          <w:lang w:val="nl-BE"/>
        </w:rPr>
      </w:pPr>
      <w:r w:rsidRPr="00AD04D8">
        <w:rPr>
          <w:rFonts w:cs="Arial"/>
          <w:sz w:val="20"/>
          <w:szCs w:val="20"/>
          <w:lang w:val="nl-BE"/>
        </w:rPr>
        <w:tab/>
      </w:r>
      <w:r w:rsidRPr="00AD04D8">
        <w:rPr>
          <w:rFonts w:cs="Arial"/>
          <w:b/>
          <w:sz w:val="20"/>
          <w:szCs w:val="20"/>
          <w:lang w:val="nl-BE"/>
        </w:rPr>
        <w:t>3.Ld3</w:t>
      </w:r>
    </w:p>
    <w:p w14:paraId="7CC78F5B" w14:textId="77777777" w:rsidR="00E24D55" w:rsidRPr="00AD04D8" w:rsidRDefault="00E24D55" w:rsidP="00E24D55">
      <w:pPr>
        <w:jc w:val="both"/>
        <w:rPr>
          <w:rFonts w:cs="Arial"/>
          <w:sz w:val="20"/>
          <w:szCs w:val="20"/>
          <w:lang w:val="nl-BE"/>
        </w:rPr>
      </w:pPr>
      <w:r w:rsidRPr="00AD04D8">
        <w:rPr>
          <w:rFonts w:cs="Arial"/>
          <w:sz w:val="20"/>
          <w:szCs w:val="20"/>
          <w:lang w:val="nl-BE"/>
        </w:rPr>
        <w:t>Niet goed is 3.Lc4+?</w:t>
      </w:r>
      <w:r w:rsidR="009A59B0">
        <w:rPr>
          <w:rFonts w:cs="Arial"/>
          <w:sz w:val="20"/>
          <w:szCs w:val="20"/>
          <w:lang w:val="nl-BE"/>
        </w:rPr>
        <w:t xml:space="preserve"> </w:t>
      </w:r>
      <w:r w:rsidR="009A59B0" w:rsidRPr="009A59B0">
        <w:rPr>
          <w:rFonts w:cs="Arial"/>
          <w:i/>
          <w:sz w:val="20"/>
          <w:szCs w:val="20"/>
          <w:lang w:val="en-GB"/>
        </w:rPr>
        <w:t>(3.Lc6? Pxc6 is remise)</w:t>
      </w:r>
      <w:r w:rsidRPr="009A59B0">
        <w:rPr>
          <w:rFonts w:cs="Arial"/>
          <w:sz w:val="20"/>
          <w:szCs w:val="20"/>
          <w:lang w:val="en-GB"/>
        </w:rPr>
        <w:t xml:space="preserve"> </w:t>
      </w:r>
      <w:r w:rsidR="009A59B0">
        <w:rPr>
          <w:rFonts w:cs="Arial"/>
          <w:sz w:val="20"/>
          <w:szCs w:val="20"/>
          <w:lang w:val="en-GB"/>
        </w:rPr>
        <w:t>3...</w:t>
      </w:r>
      <w:r w:rsidRPr="009A59B0">
        <w:rPr>
          <w:rFonts w:cs="Arial"/>
          <w:sz w:val="20"/>
          <w:szCs w:val="20"/>
          <w:lang w:val="en-GB"/>
        </w:rPr>
        <w:t xml:space="preserve">Kb2 4.Kf1 Tg3 5.Ld5 Pe6 6.Kf2 Tg6 7.Lxe6 Tf6+ en 8…Txf7. </w:t>
      </w:r>
      <w:r w:rsidRPr="00AD04D8">
        <w:rPr>
          <w:rFonts w:cs="Arial"/>
          <w:sz w:val="20"/>
          <w:szCs w:val="20"/>
          <w:lang w:val="nl-BE"/>
        </w:rPr>
        <w:t xml:space="preserve">Of hier </w:t>
      </w:r>
      <w:r w:rsidR="00B621B3">
        <w:rPr>
          <w:rFonts w:cs="Arial"/>
          <w:sz w:val="20"/>
          <w:szCs w:val="20"/>
          <w:lang w:val="nl-BE"/>
        </w:rPr>
        <w:t>4.f8D? met 4…Pc2+ 5.Kd1 Pe3+ en</w:t>
      </w:r>
      <w:r w:rsidRPr="00AD04D8">
        <w:rPr>
          <w:rFonts w:cs="Arial"/>
          <w:sz w:val="20"/>
          <w:szCs w:val="20"/>
          <w:lang w:val="nl-BE"/>
        </w:rPr>
        <w:t xml:space="preserve"> hetzelfde eeuwig schaak. </w:t>
      </w:r>
    </w:p>
    <w:p w14:paraId="0ED38FAC" w14:textId="77777777" w:rsidR="00F8471C" w:rsidRDefault="00E24D55" w:rsidP="00FD6F37">
      <w:pPr>
        <w:jc w:val="both"/>
        <w:rPr>
          <w:rFonts w:cs="Arial"/>
          <w:sz w:val="20"/>
          <w:szCs w:val="20"/>
          <w:lang w:val="nl-BE"/>
        </w:rPr>
      </w:pPr>
      <w:r w:rsidRPr="00AD04D8">
        <w:rPr>
          <w:rFonts w:cs="Arial"/>
          <w:sz w:val="20"/>
          <w:szCs w:val="20"/>
          <w:lang w:val="nl-BE"/>
        </w:rPr>
        <w:br w:type="column"/>
      </w:r>
    </w:p>
    <w:p w14:paraId="653B6577" w14:textId="77777777" w:rsidR="008239FD" w:rsidRDefault="008239FD" w:rsidP="00FD6F37">
      <w:pPr>
        <w:jc w:val="both"/>
        <w:rPr>
          <w:rFonts w:cs="Arial"/>
          <w:sz w:val="20"/>
          <w:szCs w:val="20"/>
          <w:lang w:val="nl-BE"/>
        </w:rPr>
      </w:pPr>
    </w:p>
    <w:p w14:paraId="32B077F9" w14:textId="77777777" w:rsidR="00AC397D" w:rsidRDefault="00AC397D" w:rsidP="00E24D55">
      <w:pPr>
        <w:ind w:firstLine="709"/>
        <w:jc w:val="both"/>
        <w:rPr>
          <w:rFonts w:cs="Arial"/>
          <w:sz w:val="20"/>
          <w:szCs w:val="20"/>
          <w:lang w:val="nl-BE"/>
        </w:rPr>
      </w:pPr>
    </w:p>
    <w:p w14:paraId="36F75AF5" w14:textId="77777777" w:rsidR="002815F9" w:rsidRDefault="002815F9" w:rsidP="00E24D55">
      <w:pPr>
        <w:ind w:firstLine="709"/>
        <w:jc w:val="both"/>
        <w:rPr>
          <w:rFonts w:cs="Arial"/>
          <w:sz w:val="20"/>
          <w:szCs w:val="20"/>
          <w:lang w:val="nl-BE"/>
        </w:rPr>
      </w:pPr>
    </w:p>
    <w:p w14:paraId="4A693821" w14:textId="77777777" w:rsidR="00E24D55" w:rsidRPr="00AD04D8" w:rsidRDefault="00E24D55" w:rsidP="00E24D55">
      <w:pPr>
        <w:ind w:firstLine="709"/>
        <w:jc w:val="both"/>
        <w:rPr>
          <w:rFonts w:cs="Arial"/>
          <w:b/>
          <w:sz w:val="20"/>
          <w:szCs w:val="20"/>
          <w:lang w:val="nl-BE"/>
        </w:rPr>
      </w:pPr>
      <w:r w:rsidRPr="00AD04D8">
        <w:rPr>
          <w:rFonts w:cs="Arial"/>
          <w:b/>
          <w:sz w:val="20"/>
          <w:szCs w:val="20"/>
          <w:lang w:val="nl-BE"/>
        </w:rPr>
        <w:t>3…</w:t>
      </w:r>
      <w:r w:rsidRPr="00AD04D8">
        <w:rPr>
          <w:rFonts w:cs="Arial"/>
          <w:b/>
          <w:sz w:val="20"/>
          <w:szCs w:val="20"/>
          <w:lang w:val="nl-BE"/>
        </w:rPr>
        <w:tab/>
      </w:r>
      <w:r w:rsidRPr="00AD04D8">
        <w:rPr>
          <w:rFonts w:cs="Arial"/>
          <w:b/>
          <w:sz w:val="20"/>
          <w:szCs w:val="20"/>
          <w:lang w:val="nl-BE"/>
        </w:rPr>
        <w:tab/>
        <w:t>Pf3+</w:t>
      </w:r>
    </w:p>
    <w:p w14:paraId="419B1CA2" w14:textId="77777777" w:rsidR="005E3316" w:rsidRDefault="00E24D55" w:rsidP="00E24D55">
      <w:pPr>
        <w:jc w:val="both"/>
        <w:rPr>
          <w:rFonts w:cs="Arial"/>
          <w:sz w:val="20"/>
          <w:szCs w:val="20"/>
          <w:lang w:val="nl-BE"/>
        </w:rPr>
      </w:pPr>
      <w:r w:rsidRPr="00AD04D8">
        <w:rPr>
          <w:rFonts w:cs="Arial"/>
          <w:sz w:val="20"/>
          <w:szCs w:val="20"/>
          <w:lang w:val="nl-BE"/>
        </w:rPr>
        <w:t xml:space="preserve">Verrassend, want na </w:t>
      </w:r>
    </w:p>
    <w:p w14:paraId="76A65A1A" w14:textId="77777777" w:rsidR="005E3316" w:rsidRPr="006518F2" w:rsidRDefault="00E24D55" w:rsidP="00586E21">
      <w:pPr>
        <w:numPr>
          <w:ilvl w:val="0"/>
          <w:numId w:val="187"/>
        </w:numPr>
        <w:jc w:val="both"/>
        <w:rPr>
          <w:rFonts w:cs="Arial"/>
          <w:sz w:val="20"/>
          <w:szCs w:val="20"/>
          <w:lang w:val="nl-BE"/>
        </w:rPr>
      </w:pPr>
      <w:r w:rsidRPr="006518F2">
        <w:rPr>
          <w:rFonts w:cs="Arial"/>
          <w:sz w:val="20"/>
          <w:szCs w:val="20"/>
          <w:lang w:val="nl-BE"/>
        </w:rPr>
        <w:t>3…Pe6</w:t>
      </w:r>
      <w:r w:rsidR="002B7084">
        <w:rPr>
          <w:rFonts w:cs="Arial"/>
          <w:sz w:val="20"/>
          <w:szCs w:val="20"/>
          <w:lang w:val="nl-BE"/>
        </w:rPr>
        <w:t>?</w:t>
      </w:r>
      <w:r w:rsidRPr="006518F2">
        <w:rPr>
          <w:rFonts w:cs="Arial"/>
          <w:sz w:val="20"/>
          <w:szCs w:val="20"/>
          <w:lang w:val="nl-BE"/>
        </w:rPr>
        <w:t xml:space="preserve"> 4.Lc4+ en 5.Lxe6, wint</w:t>
      </w:r>
      <w:r w:rsidR="006518F2" w:rsidRPr="006518F2">
        <w:rPr>
          <w:rFonts w:cs="Arial"/>
          <w:sz w:val="20"/>
          <w:szCs w:val="20"/>
          <w:lang w:val="nl-BE"/>
        </w:rPr>
        <w:t xml:space="preserve"> </w:t>
      </w:r>
      <w:r w:rsidRPr="005E3316">
        <w:rPr>
          <w:rFonts w:cs="Arial"/>
          <w:sz w:val="20"/>
          <w:szCs w:val="20"/>
          <w:lang w:val="nl-BE"/>
        </w:rPr>
        <w:t xml:space="preserve">wit. </w:t>
      </w:r>
      <w:r w:rsidRPr="00AD04D8">
        <w:rPr>
          <w:rFonts w:cs="Arial"/>
          <w:sz w:val="20"/>
          <w:szCs w:val="20"/>
          <w:lang w:val="nl-BE"/>
        </w:rPr>
        <w:t>Zo ook na</w:t>
      </w:r>
      <w:r w:rsidR="005E3316">
        <w:rPr>
          <w:rFonts w:cs="Arial"/>
          <w:sz w:val="20"/>
          <w:szCs w:val="20"/>
          <w:lang w:val="nl-BE"/>
        </w:rPr>
        <w:t>:</w:t>
      </w:r>
    </w:p>
    <w:p w14:paraId="66DB7CD2" w14:textId="77777777" w:rsidR="00B139F9" w:rsidRPr="00271EBE" w:rsidRDefault="00E24D55" w:rsidP="00586E21">
      <w:pPr>
        <w:numPr>
          <w:ilvl w:val="0"/>
          <w:numId w:val="187"/>
        </w:numPr>
        <w:jc w:val="both"/>
        <w:rPr>
          <w:rFonts w:cs="Arial"/>
          <w:b/>
          <w:sz w:val="20"/>
          <w:szCs w:val="20"/>
          <w:lang w:val="nl-BE"/>
        </w:rPr>
      </w:pPr>
      <w:r w:rsidRPr="002C0B26">
        <w:rPr>
          <w:rFonts w:cs="Arial"/>
          <w:sz w:val="20"/>
          <w:szCs w:val="20"/>
          <w:lang w:val="nl-BE"/>
        </w:rPr>
        <w:t>3…Tg1</w:t>
      </w:r>
      <w:r w:rsidR="005E3316" w:rsidRPr="002C0B26">
        <w:rPr>
          <w:rFonts w:cs="Arial"/>
          <w:sz w:val="20"/>
          <w:szCs w:val="20"/>
          <w:lang w:val="nl-BE"/>
        </w:rPr>
        <w:t>+</w:t>
      </w:r>
      <w:r w:rsidR="002B7084">
        <w:rPr>
          <w:rFonts w:cs="Arial"/>
          <w:sz w:val="20"/>
          <w:szCs w:val="20"/>
          <w:lang w:val="nl-BE"/>
        </w:rPr>
        <w:t>?</w:t>
      </w:r>
      <w:r w:rsidRPr="002C0B26">
        <w:rPr>
          <w:rFonts w:cs="Arial"/>
          <w:sz w:val="20"/>
          <w:szCs w:val="20"/>
          <w:lang w:val="nl-BE"/>
        </w:rPr>
        <w:t xml:space="preserve"> 4.Kf2 Td1 5.Lc4+</w:t>
      </w:r>
      <w:r w:rsidR="00FC5BA3" w:rsidRPr="002C0B26">
        <w:rPr>
          <w:rFonts w:cs="Arial"/>
          <w:sz w:val="20"/>
          <w:szCs w:val="20"/>
          <w:lang w:val="nl-BE"/>
        </w:rPr>
        <w:t xml:space="preserve"> </w:t>
      </w:r>
      <w:r w:rsidR="00FC5BA3" w:rsidRPr="00FC5BA3">
        <w:rPr>
          <w:rFonts w:cs="Arial"/>
          <w:sz w:val="20"/>
          <w:szCs w:val="20"/>
          <w:lang w:val="nl-BE"/>
        </w:rPr>
        <w:t>Kb2</w:t>
      </w:r>
      <w:r w:rsidR="006518F2">
        <w:rPr>
          <w:rFonts w:cs="Arial"/>
          <w:sz w:val="20"/>
          <w:szCs w:val="20"/>
          <w:lang w:val="nl-BE"/>
        </w:rPr>
        <w:t xml:space="preserve"> </w:t>
      </w:r>
      <w:r w:rsidRPr="00AD04D8">
        <w:rPr>
          <w:rFonts w:cs="Arial"/>
          <w:sz w:val="20"/>
          <w:szCs w:val="20"/>
          <w:lang w:val="nl-BE"/>
        </w:rPr>
        <w:t>en 6.f8D</w:t>
      </w:r>
      <w:r w:rsidR="00B139F9">
        <w:rPr>
          <w:rFonts w:cs="Arial"/>
          <w:sz w:val="20"/>
          <w:szCs w:val="20"/>
          <w:lang w:val="nl-BE"/>
        </w:rPr>
        <w:t xml:space="preserve">, </w:t>
      </w:r>
      <w:r w:rsidR="002C0B26">
        <w:rPr>
          <w:rFonts w:cs="Arial"/>
          <w:i/>
          <w:sz w:val="20"/>
          <w:szCs w:val="20"/>
          <w:lang w:val="nl-BE"/>
        </w:rPr>
        <w:t>(5.f8D? Txd3</w:t>
      </w:r>
      <w:r w:rsidR="009D4353">
        <w:rPr>
          <w:rFonts w:cs="Arial"/>
          <w:i/>
          <w:sz w:val="20"/>
          <w:szCs w:val="20"/>
          <w:lang w:val="nl-BE"/>
        </w:rPr>
        <w:t>.)</w:t>
      </w:r>
    </w:p>
    <w:p w14:paraId="0D507B5B" w14:textId="77777777" w:rsidR="00271EBE" w:rsidRDefault="00B139F9" w:rsidP="00271EBE">
      <w:pPr>
        <w:jc w:val="both"/>
        <w:rPr>
          <w:rFonts w:cs="Arial"/>
          <w:b/>
          <w:sz w:val="20"/>
          <w:szCs w:val="20"/>
          <w:lang w:val="nl-BE"/>
        </w:rPr>
      </w:pPr>
      <w:r>
        <w:rPr>
          <w:rFonts w:cs="Arial"/>
          <w:sz w:val="20"/>
          <w:szCs w:val="20"/>
          <w:lang w:val="nl-BE"/>
        </w:rPr>
        <w:t xml:space="preserve">      enzovoort.</w:t>
      </w:r>
      <w:r w:rsidR="00E24D55" w:rsidRPr="00AD04D8">
        <w:rPr>
          <w:rFonts w:cs="Arial"/>
          <w:b/>
          <w:sz w:val="20"/>
          <w:szCs w:val="20"/>
          <w:lang w:val="nl-BE"/>
        </w:rPr>
        <w:tab/>
      </w:r>
    </w:p>
    <w:p w14:paraId="6398F739" w14:textId="77777777" w:rsidR="00E24D55" w:rsidRPr="00AD04D8" w:rsidRDefault="00E24D55" w:rsidP="00271EBE">
      <w:pPr>
        <w:ind w:firstLine="708"/>
        <w:jc w:val="both"/>
        <w:rPr>
          <w:rFonts w:cs="Arial"/>
          <w:b/>
          <w:sz w:val="20"/>
          <w:szCs w:val="20"/>
          <w:lang w:val="nl-BE"/>
        </w:rPr>
      </w:pPr>
      <w:r w:rsidRPr="00AD04D8">
        <w:rPr>
          <w:rFonts w:cs="Arial"/>
          <w:b/>
          <w:sz w:val="20"/>
          <w:szCs w:val="20"/>
          <w:lang w:val="nl-BE"/>
        </w:rPr>
        <w:t>4.Kf1</w:t>
      </w:r>
    </w:p>
    <w:p w14:paraId="7E512324"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4.Kd1? Kb2 </w:t>
      </w:r>
      <w:r>
        <w:rPr>
          <w:rFonts w:cs="Arial"/>
          <w:i/>
          <w:sz w:val="20"/>
          <w:szCs w:val="20"/>
          <w:lang w:val="nl-BE"/>
        </w:rPr>
        <w:t>(</w:t>
      </w:r>
      <w:r w:rsidRPr="00AD04D8">
        <w:rPr>
          <w:rFonts w:cs="Arial"/>
          <w:i/>
          <w:sz w:val="20"/>
          <w:szCs w:val="20"/>
          <w:lang w:val="nl-BE"/>
        </w:rPr>
        <w:t xml:space="preserve">met matdreiging) </w:t>
      </w:r>
      <w:r w:rsidRPr="00AD04D8">
        <w:rPr>
          <w:rFonts w:cs="Arial"/>
          <w:sz w:val="20"/>
          <w:szCs w:val="20"/>
          <w:lang w:val="nl-BE"/>
        </w:rPr>
        <w:t>5.Le2 Tg1+ 6.Lf1 Txf1+ 7.Ke2 Ph2 en zwart wint.</w:t>
      </w:r>
    </w:p>
    <w:p w14:paraId="09BE0954" w14:textId="77777777" w:rsidR="00E24D55" w:rsidRPr="00AD04D8" w:rsidRDefault="00E24D55" w:rsidP="00E24D55">
      <w:pPr>
        <w:rPr>
          <w:rFonts w:cs="Arial"/>
          <w:b/>
          <w:sz w:val="20"/>
          <w:szCs w:val="20"/>
          <w:lang w:val="nl-BE"/>
        </w:rPr>
      </w:pPr>
      <w:r w:rsidRPr="00AD04D8">
        <w:rPr>
          <w:rFonts w:cs="Arial"/>
          <w:b/>
          <w:sz w:val="20"/>
          <w:szCs w:val="20"/>
          <w:lang w:val="nl-BE"/>
        </w:rPr>
        <w:tab/>
        <w:t>4…</w:t>
      </w:r>
      <w:r w:rsidRPr="00AD04D8">
        <w:rPr>
          <w:rFonts w:cs="Arial"/>
          <w:b/>
          <w:sz w:val="20"/>
          <w:szCs w:val="20"/>
          <w:lang w:val="nl-BE"/>
        </w:rPr>
        <w:tab/>
      </w:r>
      <w:r w:rsidRPr="00AD04D8">
        <w:rPr>
          <w:rFonts w:cs="Arial"/>
          <w:b/>
          <w:sz w:val="20"/>
          <w:szCs w:val="20"/>
          <w:lang w:val="nl-BE"/>
        </w:rPr>
        <w:tab/>
        <w:t>Td2</w:t>
      </w:r>
    </w:p>
    <w:p w14:paraId="5A7888B2" w14:textId="77777777" w:rsidR="00E24D55" w:rsidRPr="00AD04D8" w:rsidRDefault="00E24D55" w:rsidP="00E24D55">
      <w:pPr>
        <w:rPr>
          <w:rFonts w:cs="Arial"/>
          <w:b/>
          <w:sz w:val="20"/>
          <w:szCs w:val="20"/>
          <w:lang w:val="nl-BE"/>
        </w:rPr>
      </w:pPr>
      <w:r w:rsidRPr="00AD04D8">
        <w:rPr>
          <w:rFonts w:cs="Arial"/>
          <w:b/>
          <w:sz w:val="20"/>
          <w:szCs w:val="20"/>
          <w:lang w:val="nl-BE"/>
        </w:rPr>
        <w:tab/>
        <w:t>5.Lc4+</w:t>
      </w:r>
      <w:r w:rsidRPr="00AD04D8">
        <w:rPr>
          <w:rFonts w:cs="Arial"/>
          <w:b/>
          <w:sz w:val="20"/>
          <w:szCs w:val="20"/>
          <w:lang w:val="nl-BE"/>
        </w:rPr>
        <w:tab/>
      </w:r>
    </w:p>
    <w:p w14:paraId="5D2102CF" w14:textId="77777777" w:rsidR="00E24D55" w:rsidRPr="00AD04D8" w:rsidRDefault="00E24D55" w:rsidP="00E24D55">
      <w:pPr>
        <w:rPr>
          <w:rFonts w:cs="Arial"/>
          <w:sz w:val="20"/>
          <w:szCs w:val="20"/>
          <w:lang w:val="nl-BE"/>
        </w:rPr>
      </w:pPr>
      <w:r w:rsidRPr="00AD04D8">
        <w:rPr>
          <w:rFonts w:cs="Arial"/>
          <w:sz w:val="20"/>
          <w:szCs w:val="20"/>
          <w:lang w:val="nl-BE"/>
        </w:rPr>
        <w:t>Na 5.f8D? Txd3 is het remise.</w:t>
      </w:r>
    </w:p>
    <w:p w14:paraId="5675997D" w14:textId="77777777" w:rsidR="00E24D55" w:rsidRPr="00AD04D8" w:rsidRDefault="00E24D55" w:rsidP="00E24D55">
      <w:pPr>
        <w:rPr>
          <w:rFonts w:cs="Arial"/>
          <w:b/>
          <w:sz w:val="20"/>
          <w:szCs w:val="20"/>
          <w:lang w:val="nl-BE"/>
        </w:rPr>
      </w:pPr>
      <w:r w:rsidRPr="00AD04D8">
        <w:rPr>
          <w:rFonts w:cs="Arial"/>
          <w:sz w:val="20"/>
          <w:szCs w:val="20"/>
          <w:lang w:val="nl-BE"/>
        </w:rPr>
        <w:tab/>
      </w:r>
      <w:r w:rsidRPr="00AD04D8">
        <w:rPr>
          <w:rFonts w:cs="Arial"/>
          <w:b/>
          <w:sz w:val="20"/>
          <w:szCs w:val="20"/>
          <w:lang w:val="nl-BE"/>
        </w:rPr>
        <w:t>5…</w:t>
      </w:r>
      <w:r w:rsidRPr="00AD04D8">
        <w:rPr>
          <w:rFonts w:cs="Arial"/>
          <w:b/>
          <w:sz w:val="20"/>
          <w:szCs w:val="20"/>
          <w:lang w:val="nl-BE"/>
        </w:rPr>
        <w:tab/>
      </w:r>
      <w:r w:rsidRPr="00AD04D8">
        <w:rPr>
          <w:rFonts w:cs="Arial"/>
          <w:b/>
          <w:sz w:val="20"/>
          <w:szCs w:val="20"/>
          <w:lang w:val="nl-BE"/>
        </w:rPr>
        <w:tab/>
        <w:t>K~</w:t>
      </w:r>
    </w:p>
    <w:p w14:paraId="788E2587" w14:textId="77777777" w:rsidR="00E24D55" w:rsidRPr="00AD04D8" w:rsidRDefault="00E24D55" w:rsidP="00E24D55">
      <w:pPr>
        <w:rPr>
          <w:rFonts w:cs="Arial"/>
          <w:b/>
          <w:sz w:val="20"/>
          <w:szCs w:val="20"/>
          <w:lang w:val="nl-BE"/>
        </w:rPr>
      </w:pPr>
      <w:r w:rsidRPr="00AD04D8">
        <w:rPr>
          <w:rFonts w:cs="Arial"/>
          <w:b/>
          <w:sz w:val="20"/>
          <w:szCs w:val="20"/>
          <w:lang w:val="nl-BE"/>
        </w:rPr>
        <w:tab/>
        <w:t>6.f8D</w:t>
      </w:r>
    </w:p>
    <w:p w14:paraId="00429313" w14:textId="77777777" w:rsidR="00E24D55" w:rsidRPr="00AD04D8" w:rsidRDefault="00E24D55" w:rsidP="00E24D55">
      <w:pPr>
        <w:rPr>
          <w:rFonts w:cs="Arial"/>
          <w:sz w:val="20"/>
          <w:szCs w:val="20"/>
          <w:lang w:val="nl-BE"/>
        </w:rPr>
      </w:pPr>
      <w:r w:rsidRPr="00AD04D8">
        <w:rPr>
          <w:rFonts w:cs="Arial"/>
          <w:sz w:val="20"/>
          <w:szCs w:val="20"/>
          <w:lang w:val="nl-BE"/>
        </w:rPr>
        <w:t>En wint.</w:t>
      </w:r>
    </w:p>
    <w:p w14:paraId="1510EA17" w14:textId="77777777" w:rsidR="00E24D55" w:rsidRPr="00AD04D8" w:rsidRDefault="00E24D55" w:rsidP="00E24D55">
      <w:pPr>
        <w:rPr>
          <w:rFonts w:cs="Arial"/>
          <w:sz w:val="20"/>
          <w:szCs w:val="20"/>
          <w:lang w:val="nl-BE"/>
        </w:rPr>
      </w:pPr>
    </w:p>
    <w:p w14:paraId="44F131F3" w14:textId="77777777" w:rsidR="00E24D55" w:rsidRPr="00AD04D8" w:rsidRDefault="00E24D55" w:rsidP="00E24D55">
      <w:pPr>
        <w:jc w:val="both"/>
        <w:rPr>
          <w:rFonts w:cs="Arial"/>
          <w:sz w:val="20"/>
          <w:szCs w:val="20"/>
          <w:lang w:val="nl-BE"/>
        </w:rPr>
      </w:pPr>
      <w:r w:rsidRPr="00AD04D8">
        <w:rPr>
          <w:rFonts w:cs="Arial"/>
          <w:sz w:val="20"/>
          <w:szCs w:val="20"/>
          <w:lang w:val="nl-BE"/>
        </w:rPr>
        <w:t>Deze ministudie is gebaseerd op een 3</w:t>
      </w:r>
      <w:r w:rsidRPr="00AD04D8">
        <w:rPr>
          <w:rFonts w:cs="Arial"/>
          <w:sz w:val="20"/>
          <w:szCs w:val="20"/>
          <w:vertAlign w:val="superscript"/>
          <w:lang w:val="nl-BE"/>
        </w:rPr>
        <w:t>de</w:t>
      </w:r>
      <w:r w:rsidRPr="00AD04D8">
        <w:rPr>
          <w:rFonts w:cs="Arial"/>
          <w:sz w:val="20"/>
          <w:szCs w:val="20"/>
          <w:lang w:val="nl-BE"/>
        </w:rPr>
        <w:t xml:space="preserve"> prijs die V. Balanovsky uit Kiev kreeg in het </w:t>
      </w:r>
      <w:r w:rsidRPr="00AD04D8">
        <w:rPr>
          <w:rFonts w:cs="Arial"/>
          <w:i/>
          <w:sz w:val="20"/>
          <w:szCs w:val="20"/>
          <w:lang w:val="nl-BE"/>
        </w:rPr>
        <w:t>Rezvov JT</w:t>
      </w:r>
      <w:r w:rsidRPr="00AD04D8">
        <w:rPr>
          <w:rFonts w:cs="Arial"/>
          <w:sz w:val="20"/>
          <w:szCs w:val="20"/>
          <w:lang w:val="nl-BE"/>
        </w:rPr>
        <w:t xml:space="preserve"> (1992), ook bekend als </w:t>
      </w:r>
      <w:r w:rsidRPr="00AD04D8">
        <w:rPr>
          <w:rFonts w:cs="Arial"/>
          <w:i/>
          <w:sz w:val="20"/>
          <w:szCs w:val="20"/>
          <w:lang w:val="nl-BE"/>
        </w:rPr>
        <w:t>Kotovsky Visti,</w:t>
      </w:r>
      <w:r w:rsidRPr="00AD04D8">
        <w:rPr>
          <w:rFonts w:cs="Arial"/>
          <w:sz w:val="20"/>
          <w:szCs w:val="20"/>
          <w:lang w:val="nl-BE"/>
        </w:rPr>
        <w:t xml:space="preserve"> een to</w:t>
      </w:r>
      <w:r w:rsidR="00B139F9">
        <w:rPr>
          <w:rFonts w:cs="Arial"/>
          <w:sz w:val="20"/>
          <w:szCs w:val="20"/>
          <w:lang w:val="nl-BE"/>
        </w:rPr>
        <w:t>e</w:t>
      </w:r>
      <w:r w:rsidRPr="00AD04D8">
        <w:rPr>
          <w:rFonts w:cs="Arial"/>
          <w:sz w:val="20"/>
          <w:szCs w:val="20"/>
          <w:lang w:val="nl-BE"/>
        </w:rPr>
        <w:t>rnooi in Oekraïne:</w:t>
      </w:r>
    </w:p>
    <w:p w14:paraId="741604F5" w14:textId="77777777" w:rsidR="00E24D55" w:rsidRPr="00AD04D8" w:rsidRDefault="00E24D55" w:rsidP="00E24D55">
      <w:pPr>
        <w:rPr>
          <w:rFonts w:cs="Arial"/>
          <w:sz w:val="20"/>
          <w:szCs w:val="20"/>
          <w:lang w:val="nl-BE"/>
        </w:rPr>
      </w:pPr>
    </w:p>
    <w:p w14:paraId="0BC91A93" w14:textId="77777777" w:rsidR="00E24D55" w:rsidRPr="002B7084" w:rsidRDefault="00E24D55" w:rsidP="00E24D55">
      <w:pPr>
        <w:rPr>
          <w:rFonts w:cs="Arial"/>
          <w:sz w:val="20"/>
          <w:szCs w:val="20"/>
          <w:lang w:val="nl-BE"/>
        </w:rPr>
      </w:pPr>
      <w:r w:rsidRPr="002B7084">
        <w:rPr>
          <w:rFonts w:cs="Arial"/>
          <w:sz w:val="20"/>
          <w:szCs w:val="20"/>
          <w:lang w:val="nl-BE"/>
        </w:rPr>
        <w:t>Kd3 La6 f5 f6 / Ka2 Tg5 Pg7 +</w:t>
      </w:r>
    </w:p>
    <w:p w14:paraId="3D0D3EB6" w14:textId="77777777" w:rsidR="00E24D55" w:rsidRPr="00AD04D8" w:rsidRDefault="00E24D55" w:rsidP="00E24D55">
      <w:pPr>
        <w:rPr>
          <w:rFonts w:cs="Arial"/>
          <w:b/>
          <w:sz w:val="20"/>
          <w:szCs w:val="20"/>
          <w:lang w:val="nl-BE"/>
        </w:rPr>
      </w:pPr>
    </w:p>
    <w:p w14:paraId="402BA6A2"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1.Lc8 Pxf5 2.f7 Tg3+ 3.Kd2 Tg2+ 4.Ke1 Pd4 </w:t>
      </w:r>
      <w:r w:rsidRPr="00001543">
        <w:rPr>
          <w:rFonts w:cs="Arial"/>
          <w:sz w:val="20"/>
          <w:szCs w:val="20"/>
          <w:lang w:val="nl-BE"/>
        </w:rPr>
        <w:t>5.Lf5</w:t>
      </w:r>
      <w:r w:rsidRPr="00AD04D8">
        <w:rPr>
          <w:rFonts w:cs="Arial"/>
          <w:sz w:val="20"/>
          <w:szCs w:val="20"/>
          <w:lang w:val="nl-BE"/>
        </w:rPr>
        <w:t xml:space="preserve"> </w:t>
      </w:r>
      <w:r w:rsidR="00001543" w:rsidRPr="00001543">
        <w:rPr>
          <w:rFonts w:cs="Arial"/>
          <w:b/>
          <w:sz w:val="20"/>
          <w:szCs w:val="20"/>
          <w:lang w:val="nl-BE"/>
        </w:rPr>
        <w:t>5…</w:t>
      </w:r>
      <w:r w:rsidRPr="00001543">
        <w:rPr>
          <w:rFonts w:cs="Arial"/>
          <w:b/>
          <w:sz w:val="20"/>
          <w:szCs w:val="20"/>
          <w:lang w:val="nl-BE"/>
        </w:rPr>
        <w:t>Pf3+</w:t>
      </w:r>
      <w:r w:rsidR="00125A97">
        <w:rPr>
          <w:rFonts w:cs="Arial"/>
          <w:b/>
          <w:sz w:val="20"/>
          <w:szCs w:val="20"/>
          <w:lang w:val="nl-BE"/>
        </w:rPr>
        <w:t>?</w:t>
      </w:r>
      <w:r w:rsidRPr="00AD04D8">
        <w:rPr>
          <w:rFonts w:cs="Arial"/>
          <w:sz w:val="20"/>
          <w:szCs w:val="20"/>
          <w:lang w:val="nl-BE"/>
        </w:rPr>
        <w:t xml:space="preserve"> 6.Kf1 Td2 7.Le6+ K~ 8.f8D. </w:t>
      </w:r>
    </w:p>
    <w:p w14:paraId="65A45883" w14:textId="77777777" w:rsidR="00E24D55" w:rsidRPr="00AD04D8" w:rsidRDefault="00E24D55" w:rsidP="00E24D55">
      <w:pPr>
        <w:jc w:val="both"/>
        <w:rPr>
          <w:rFonts w:cs="Arial"/>
          <w:sz w:val="20"/>
          <w:szCs w:val="20"/>
          <w:lang w:val="nl-BE"/>
        </w:rPr>
      </w:pPr>
    </w:p>
    <w:p w14:paraId="6CE47440" w14:textId="77777777" w:rsidR="00E24D55" w:rsidRDefault="00E24D55" w:rsidP="00E24D55">
      <w:pPr>
        <w:jc w:val="both"/>
        <w:rPr>
          <w:rFonts w:cs="Arial"/>
          <w:sz w:val="20"/>
          <w:szCs w:val="20"/>
          <w:lang w:val="nl-BE"/>
        </w:rPr>
      </w:pPr>
      <w:r w:rsidRPr="00AD04D8">
        <w:rPr>
          <w:rFonts w:cs="Arial"/>
          <w:sz w:val="20"/>
          <w:szCs w:val="20"/>
          <w:lang w:val="nl-BE"/>
        </w:rPr>
        <w:t xml:space="preserve">Maar na </w:t>
      </w:r>
      <w:r w:rsidRPr="00001543">
        <w:rPr>
          <w:rFonts w:cs="Arial"/>
          <w:b/>
          <w:sz w:val="20"/>
          <w:szCs w:val="20"/>
          <w:lang w:val="nl-BE"/>
        </w:rPr>
        <w:t>5…Te2+</w:t>
      </w:r>
      <w:r w:rsidR="00125A97">
        <w:rPr>
          <w:rFonts w:cs="Arial"/>
          <w:b/>
          <w:sz w:val="20"/>
          <w:szCs w:val="20"/>
          <w:lang w:val="nl-BE"/>
        </w:rPr>
        <w:t>!</w:t>
      </w:r>
      <w:r w:rsidRPr="00AD04D8">
        <w:rPr>
          <w:rFonts w:cs="Arial"/>
          <w:sz w:val="20"/>
          <w:szCs w:val="20"/>
          <w:lang w:val="nl-BE"/>
        </w:rPr>
        <w:t xml:space="preserve"> is het remise met 6.Kd1 Tf2 7.f8D Txf5 of 6.Kf1 Pxf5 7.f8D Pg3+ 8.Kg1 Tb2.</w:t>
      </w:r>
      <w:r w:rsidR="009B1E58">
        <w:rPr>
          <w:rFonts w:cs="Arial"/>
          <w:sz w:val="20"/>
          <w:szCs w:val="20"/>
          <w:lang w:val="nl-BE"/>
        </w:rPr>
        <w:t xml:space="preserve"> Aldus</w:t>
      </w:r>
    </w:p>
    <w:p w14:paraId="134CB337" w14:textId="77777777" w:rsidR="009B1E58" w:rsidRPr="00AD04D8" w:rsidRDefault="009B1E58" w:rsidP="00E24D55">
      <w:pPr>
        <w:jc w:val="both"/>
        <w:rPr>
          <w:rFonts w:cs="Arial"/>
          <w:sz w:val="20"/>
          <w:szCs w:val="20"/>
          <w:lang w:val="nl-BE"/>
        </w:rPr>
      </w:pPr>
      <w:r w:rsidRPr="009B1E58">
        <w:rPr>
          <w:rFonts w:cs="Arial"/>
          <w:i/>
          <w:sz w:val="20"/>
          <w:szCs w:val="20"/>
          <w:lang w:val="nl-BE"/>
        </w:rPr>
        <w:t>Nalimov</w:t>
      </w:r>
      <w:r>
        <w:rPr>
          <w:rFonts w:cs="Arial"/>
          <w:sz w:val="20"/>
          <w:szCs w:val="20"/>
          <w:lang w:val="nl-BE"/>
        </w:rPr>
        <w:t>.</w:t>
      </w:r>
    </w:p>
    <w:p w14:paraId="0083F11E" w14:textId="77777777" w:rsidR="00E24D55" w:rsidRPr="00AD04D8" w:rsidRDefault="00E24D55" w:rsidP="00E24D55">
      <w:pPr>
        <w:spacing w:line="190" w:lineRule="exact"/>
        <w:jc w:val="center"/>
        <w:rPr>
          <w:rFonts w:cs="Arial"/>
          <w:b/>
          <w:sz w:val="20"/>
          <w:szCs w:val="20"/>
          <w:lang w:val="nl-BE"/>
        </w:rPr>
      </w:pPr>
      <w:r w:rsidRPr="00AD04D8">
        <w:rPr>
          <w:rFonts w:cs="Arial"/>
          <w:b/>
          <w:sz w:val="20"/>
          <w:szCs w:val="20"/>
          <w:lang w:val="nl-BE"/>
        </w:rPr>
        <w:tab/>
      </w:r>
      <w:r w:rsidRPr="00AD04D8">
        <w:rPr>
          <w:lang w:val="nl-BE"/>
        </w:rPr>
        <w:br w:type="page"/>
      </w:r>
      <w:r w:rsidRPr="00AD04D8">
        <w:rPr>
          <w:rFonts w:cs="Arial"/>
          <w:b/>
          <w:sz w:val="20"/>
          <w:szCs w:val="20"/>
          <w:lang w:val="nl-BE"/>
        </w:rPr>
        <w:lastRenderedPageBreak/>
        <w:t xml:space="preserve">- </w:t>
      </w:r>
      <w:r w:rsidR="00121660">
        <w:rPr>
          <w:rFonts w:cs="Arial"/>
          <w:b/>
          <w:sz w:val="20"/>
          <w:szCs w:val="20"/>
          <w:lang w:val="nl-BE"/>
        </w:rPr>
        <w:t>90</w:t>
      </w:r>
      <w:r>
        <w:rPr>
          <w:rFonts w:cs="Arial"/>
          <w:b/>
          <w:sz w:val="20"/>
          <w:szCs w:val="20"/>
          <w:lang w:val="nl-BE"/>
        </w:rPr>
        <w:t xml:space="preserve"> </w:t>
      </w:r>
      <w:r w:rsidRPr="00AD04D8">
        <w:rPr>
          <w:rFonts w:cs="Arial"/>
          <w:b/>
          <w:sz w:val="20"/>
          <w:szCs w:val="20"/>
          <w:lang w:val="nl-BE"/>
        </w:rPr>
        <w:t>-</w:t>
      </w:r>
    </w:p>
    <w:p w14:paraId="60C5BED9" w14:textId="77777777" w:rsidR="00E24D55" w:rsidRPr="00AD04D8" w:rsidRDefault="00E24D55" w:rsidP="00E24D55">
      <w:pPr>
        <w:spacing w:line="190" w:lineRule="exact"/>
        <w:jc w:val="center"/>
        <w:rPr>
          <w:rFonts w:cs="Arial"/>
          <w:b/>
          <w:sz w:val="20"/>
          <w:szCs w:val="20"/>
          <w:lang w:val="nl-BE"/>
        </w:rPr>
      </w:pPr>
    </w:p>
    <w:p w14:paraId="1D377875" w14:textId="77777777" w:rsidR="00E24D55" w:rsidRPr="00AD04D8" w:rsidRDefault="00E24D55" w:rsidP="00E24D55">
      <w:pPr>
        <w:spacing w:line="190" w:lineRule="exact"/>
        <w:jc w:val="center"/>
        <w:outlineLvl w:val="0"/>
        <w:rPr>
          <w:rFonts w:cs="Arial"/>
          <w:sz w:val="20"/>
          <w:szCs w:val="20"/>
          <w:lang w:val="nl-BE"/>
        </w:rPr>
      </w:pPr>
      <w:r w:rsidRPr="00AD04D8">
        <w:rPr>
          <w:rFonts w:cs="Arial"/>
          <w:i/>
          <w:sz w:val="20"/>
          <w:szCs w:val="20"/>
          <w:lang w:val="nl-BE"/>
        </w:rPr>
        <w:t xml:space="preserve">Die Schwalbe, </w:t>
      </w:r>
      <w:r w:rsidRPr="00AD04D8">
        <w:rPr>
          <w:rFonts w:cs="Arial"/>
          <w:sz w:val="20"/>
          <w:szCs w:val="20"/>
          <w:lang w:val="nl-BE"/>
        </w:rPr>
        <w:t>1997</w:t>
      </w:r>
    </w:p>
    <w:p w14:paraId="7414D57A" w14:textId="77777777" w:rsidR="00E24D55" w:rsidRPr="00AD04D8" w:rsidRDefault="00E24D55" w:rsidP="00E24D55">
      <w:pPr>
        <w:jc w:val="center"/>
        <w:rPr>
          <w:rFonts w:cs="Arial"/>
          <w:sz w:val="20"/>
          <w:szCs w:val="20"/>
          <w:lang w:val="nl-BE"/>
        </w:rPr>
      </w:pPr>
      <w:r w:rsidRPr="00AD04D8">
        <w:rPr>
          <w:rFonts w:cs="Arial"/>
          <w:sz w:val="20"/>
          <w:szCs w:val="20"/>
          <w:lang w:val="nl-BE"/>
        </w:rPr>
        <w:t>2de Eervolle Vermelding</w:t>
      </w:r>
    </w:p>
    <w:p w14:paraId="5E4E9344" w14:textId="77777777" w:rsidR="00E24D55" w:rsidRPr="00AD04D8" w:rsidRDefault="00990285" w:rsidP="00E24D55">
      <w:pPr>
        <w:jc w:val="center"/>
        <w:rPr>
          <w:rFonts w:cs="Arial"/>
          <w:b/>
          <w:sz w:val="20"/>
          <w:szCs w:val="20"/>
          <w:lang w:val="nl-BE"/>
        </w:rPr>
      </w:pPr>
      <w:r>
        <w:rPr>
          <w:noProof/>
          <w:lang w:val="nl-BE"/>
        </w:rPr>
        <w:object w:dxaOrig="1440" w:dyaOrig="1440" w14:anchorId="7AA10654">
          <v:shape id="_x0000_s1094" type="#_x0000_t75" style="position:absolute;left:0;text-align:left;margin-left:0;margin-top:8pt;width:152.5pt;height:152.5pt;z-index:251631616;mso-position-horizontal:center">
            <v:imagedata r:id="rId187" o:title=""/>
            <w10:wrap type="square"/>
          </v:shape>
          <o:OLEObject Type="Embed" ProgID="CorelDRAW.Graphic.12" ShapeID="_x0000_s1094" DrawAspect="Content" ObjectID="_1587467692" r:id="rId188"/>
        </w:object>
      </w:r>
    </w:p>
    <w:p w14:paraId="077491EA"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b/>
          <w:sz w:val="20"/>
          <w:szCs w:val="20"/>
          <w:lang w:val="nl-BE"/>
        </w:rPr>
        <w:t xml:space="preserve">                               </w:t>
      </w:r>
      <w:r w:rsidRPr="00AD04D8">
        <w:rPr>
          <w:rFonts w:cs="Arial"/>
          <w:sz w:val="20"/>
          <w:szCs w:val="20"/>
          <w:lang w:val="nl-BE"/>
        </w:rPr>
        <w:t>0046.00 d4f6</w:t>
      </w:r>
    </w:p>
    <w:p w14:paraId="1E0E7B4D" w14:textId="77777777" w:rsidR="00E24D55" w:rsidRPr="00AD04D8" w:rsidRDefault="00E24D55" w:rsidP="00E24D55">
      <w:pPr>
        <w:jc w:val="both"/>
        <w:rPr>
          <w:rFonts w:cs="Arial"/>
          <w:sz w:val="20"/>
          <w:szCs w:val="20"/>
          <w:lang w:val="nl-BE"/>
        </w:rPr>
      </w:pPr>
    </w:p>
    <w:p w14:paraId="2C9D02C7" w14:textId="77777777" w:rsidR="00E24D55" w:rsidRPr="00AD04D8" w:rsidRDefault="00E24D55" w:rsidP="00E24D55">
      <w:pPr>
        <w:jc w:val="both"/>
        <w:rPr>
          <w:rFonts w:cs="Arial"/>
          <w:sz w:val="20"/>
          <w:szCs w:val="20"/>
          <w:lang w:val="nl-BE"/>
        </w:rPr>
      </w:pPr>
      <w:r w:rsidRPr="00AD04D8">
        <w:rPr>
          <w:rFonts w:cs="Arial"/>
          <w:sz w:val="20"/>
          <w:szCs w:val="20"/>
          <w:lang w:val="nl-BE"/>
        </w:rPr>
        <w:t>Een eenzame loper moet het hier opnemen tegen een opponent ge</w:t>
      </w:r>
      <w:r w:rsidR="007C4855">
        <w:rPr>
          <w:rFonts w:cs="Arial"/>
          <w:sz w:val="20"/>
          <w:szCs w:val="20"/>
          <w:lang w:val="nl-BE"/>
        </w:rPr>
        <w:t>-</w:t>
      </w:r>
      <w:r w:rsidRPr="00AD04D8">
        <w:rPr>
          <w:rFonts w:cs="Arial"/>
          <w:sz w:val="20"/>
          <w:szCs w:val="20"/>
          <w:lang w:val="nl-BE"/>
        </w:rPr>
        <w:t>steund door twee volbloeden. Samen met Roger Missiaen, die de inleiding verlengde, wilden we ook hier de ontsnapping van het hoek</w:t>
      </w:r>
      <w:r w:rsidR="00C75B95">
        <w:rPr>
          <w:rFonts w:cs="Arial"/>
          <w:sz w:val="20"/>
          <w:szCs w:val="20"/>
          <w:lang w:val="nl-BE"/>
        </w:rPr>
        <w:t>-</w:t>
      </w:r>
      <w:r w:rsidRPr="00AD04D8">
        <w:rPr>
          <w:rFonts w:cs="Arial"/>
          <w:sz w:val="20"/>
          <w:szCs w:val="20"/>
          <w:lang w:val="nl-BE"/>
        </w:rPr>
        <w:t xml:space="preserve">paard beletten. </w:t>
      </w:r>
    </w:p>
    <w:p w14:paraId="1E8062EA"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1.Kd5+ </w:t>
      </w:r>
      <w:r w:rsidRPr="00AD04D8">
        <w:rPr>
          <w:rFonts w:cs="Arial"/>
          <w:b/>
          <w:sz w:val="20"/>
          <w:szCs w:val="20"/>
          <w:lang w:val="nl-BE"/>
        </w:rPr>
        <w:tab/>
        <w:t xml:space="preserve">Kf5 </w:t>
      </w:r>
    </w:p>
    <w:p w14:paraId="3E5F5D96" w14:textId="77777777" w:rsidR="00E24D55" w:rsidRPr="00AD04D8" w:rsidRDefault="00E24D55" w:rsidP="00E24D55">
      <w:pPr>
        <w:jc w:val="both"/>
        <w:rPr>
          <w:rFonts w:cs="Arial"/>
          <w:sz w:val="20"/>
          <w:szCs w:val="20"/>
          <w:lang w:val="nl-BE"/>
        </w:rPr>
      </w:pPr>
      <w:r w:rsidRPr="00AD04D8">
        <w:rPr>
          <w:rFonts w:cs="Arial"/>
          <w:sz w:val="20"/>
          <w:szCs w:val="20"/>
          <w:lang w:val="nl-BE"/>
        </w:rPr>
        <w:t>Na 1…Kf7</w:t>
      </w:r>
      <w:r w:rsidR="006A7D05">
        <w:rPr>
          <w:rFonts w:cs="Arial"/>
          <w:sz w:val="20"/>
          <w:szCs w:val="20"/>
          <w:lang w:val="nl-BE"/>
        </w:rPr>
        <w:t>?</w:t>
      </w:r>
      <w:r w:rsidRPr="00AD04D8">
        <w:rPr>
          <w:rFonts w:cs="Arial"/>
          <w:sz w:val="20"/>
          <w:szCs w:val="20"/>
          <w:lang w:val="nl-BE"/>
        </w:rPr>
        <w:t xml:space="preserve"> 2.Kc6 Ld8 3.Le5 Ke6 4.Lb8 Pf5 5.Kb7 Pb6 6.Lc7 houdt remise. </w:t>
      </w:r>
    </w:p>
    <w:p w14:paraId="6B960E45"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2.Kc6 </w:t>
      </w:r>
      <w:r w:rsidRPr="00AD04D8">
        <w:rPr>
          <w:rFonts w:cs="Arial"/>
          <w:b/>
          <w:sz w:val="20"/>
          <w:szCs w:val="20"/>
          <w:lang w:val="nl-BE"/>
        </w:rPr>
        <w:tab/>
      </w:r>
      <w:r w:rsidRPr="00AD04D8">
        <w:rPr>
          <w:rFonts w:cs="Arial"/>
          <w:b/>
          <w:sz w:val="20"/>
          <w:szCs w:val="20"/>
          <w:lang w:val="nl-BE"/>
        </w:rPr>
        <w:tab/>
        <w:t>Ld8</w:t>
      </w:r>
    </w:p>
    <w:p w14:paraId="76AE518B" w14:textId="77777777" w:rsidR="00377CA3" w:rsidRDefault="00E24D55" w:rsidP="00377CA3">
      <w:pPr>
        <w:jc w:val="both"/>
        <w:rPr>
          <w:rFonts w:cs="Arial"/>
          <w:sz w:val="20"/>
          <w:szCs w:val="20"/>
          <w:lang w:val="nl-BE"/>
        </w:rPr>
      </w:pPr>
      <w:r w:rsidRPr="00AD04D8">
        <w:rPr>
          <w:rFonts w:cs="Arial"/>
          <w:sz w:val="20"/>
          <w:szCs w:val="20"/>
          <w:lang w:val="nl-BE"/>
        </w:rPr>
        <w:t>Zodat het paard gedekt kan uit-breke</w:t>
      </w:r>
      <w:r w:rsidR="00AE7014">
        <w:rPr>
          <w:rFonts w:cs="Arial"/>
          <w:sz w:val="20"/>
          <w:szCs w:val="20"/>
          <w:lang w:val="nl-BE"/>
        </w:rPr>
        <w:t>n.</w:t>
      </w:r>
    </w:p>
    <w:p w14:paraId="187B31AB" w14:textId="77777777" w:rsidR="00E24D55" w:rsidRPr="00377CA3" w:rsidRDefault="00E24D55" w:rsidP="00377CA3">
      <w:pPr>
        <w:ind w:firstLine="708"/>
        <w:jc w:val="both"/>
        <w:rPr>
          <w:rFonts w:cs="Arial"/>
          <w:sz w:val="20"/>
          <w:szCs w:val="20"/>
          <w:lang w:val="nl-BE"/>
        </w:rPr>
      </w:pPr>
      <w:r w:rsidRPr="00AD04D8">
        <w:rPr>
          <w:rFonts w:cs="Arial"/>
          <w:b/>
          <w:sz w:val="20"/>
          <w:szCs w:val="20"/>
          <w:lang w:val="nl-BE"/>
        </w:rPr>
        <w:t>3.Ld4</w:t>
      </w:r>
      <w:r w:rsidRPr="00AD04D8">
        <w:rPr>
          <w:rFonts w:cs="Arial"/>
          <w:b/>
          <w:sz w:val="20"/>
          <w:szCs w:val="20"/>
          <w:lang w:val="nl-BE"/>
        </w:rPr>
        <w:tab/>
        <w:t xml:space="preserve"> </w:t>
      </w:r>
      <w:r w:rsidRPr="00AD04D8">
        <w:rPr>
          <w:rFonts w:cs="Arial"/>
          <w:b/>
          <w:sz w:val="20"/>
          <w:szCs w:val="20"/>
          <w:lang w:val="nl-BE"/>
        </w:rPr>
        <w:tab/>
        <w:t xml:space="preserve">Ke6 </w:t>
      </w:r>
    </w:p>
    <w:p w14:paraId="492D1D73" w14:textId="77777777" w:rsidR="00E24D55" w:rsidRDefault="00E24D55" w:rsidP="00E24D55">
      <w:pPr>
        <w:jc w:val="both"/>
        <w:rPr>
          <w:rFonts w:cs="Arial"/>
          <w:sz w:val="20"/>
          <w:szCs w:val="20"/>
          <w:lang w:val="nl-BE"/>
        </w:rPr>
      </w:pPr>
      <w:r w:rsidRPr="00AD04D8">
        <w:rPr>
          <w:rFonts w:cs="Arial"/>
          <w:sz w:val="20"/>
          <w:szCs w:val="20"/>
          <w:lang w:val="nl-BE"/>
        </w:rPr>
        <w:t>Beter dan</w:t>
      </w:r>
      <w:r w:rsidR="00DB444D">
        <w:rPr>
          <w:rFonts w:cs="Arial"/>
          <w:sz w:val="20"/>
          <w:szCs w:val="20"/>
          <w:lang w:val="nl-BE"/>
        </w:rPr>
        <w:t>:</w:t>
      </w:r>
      <w:r w:rsidRPr="00AD04D8">
        <w:rPr>
          <w:rFonts w:cs="Arial"/>
          <w:sz w:val="20"/>
          <w:szCs w:val="20"/>
          <w:lang w:val="nl-BE"/>
        </w:rPr>
        <w:t xml:space="preserve"> </w:t>
      </w:r>
    </w:p>
    <w:p w14:paraId="62CFA4AF" w14:textId="77777777" w:rsidR="00E24D55" w:rsidRDefault="00E24D55" w:rsidP="0038155E">
      <w:pPr>
        <w:numPr>
          <w:ilvl w:val="0"/>
          <w:numId w:val="38"/>
        </w:numPr>
        <w:jc w:val="both"/>
        <w:rPr>
          <w:rFonts w:cs="Arial"/>
          <w:sz w:val="20"/>
          <w:szCs w:val="20"/>
          <w:lang w:val="nl-BE"/>
        </w:rPr>
      </w:pPr>
      <w:r>
        <w:rPr>
          <w:rFonts w:cs="Arial"/>
          <w:sz w:val="20"/>
          <w:szCs w:val="20"/>
          <w:lang w:val="nl-BE"/>
        </w:rPr>
        <w:t>3…Pf7</w:t>
      </w:r>
      <w:r w:rsidR="006A7D05">
        <w:rPr>
          <w:rFonts w:cs="Arial"/>
          <w:sz w:val="20"/>
          <w:szCs w:val="20"/>
          <w:lang w:val="nl-BE"/>
        </w:rPr>
        <w:t>?</w:t>
      </w:r>
      <w:r>
        <w:rPr>
          <w:rFonts w:cs="Arial"/>
          <w:sz w:val="20"/>
          <w:szCs w:val="20"/>
          <w:lang w:val="nl-BE"/>
        </w:rPr>
        <w:t xml:space="preserve"> 4.Kb7 Pc7 5.Lb6 Pd6+ </w:t>
      </w:r>
      <w:r w:rsidRPr="00AD04D8">
        <w:rPr>
          <w:rFonts w:cs="Arial"/>
          <w:sz w:val="20"/>
          <w:szCs w:val="20"/>
          <w:lang w:val="nl-BE"/>
        </w:rPr>
        <w:t xml:space="preserve">6.Kc6 Pdb5 7.Kd7 L~ 8.Lxc7 met remise. </w:t>
      </w:r>
      <w:r w:rsidR="00230662">
        <w:rPr>
          <w:rFonts w:cs="Arial"/>
          <w:sz w:val="20"/>
          <w:szCs w:val="20"/>
          <w:lang w:val="nl-BE"/>
        </w:rPr>
        <w:t>E</w:t>
      </w:r>
      <w:r>
        <w:rPr>
          <w:rFonts w:cs="Arial"/>
          <w:sz w:val="20"/>
          <w:szCs w:val="20"/>
          <w:lang w:val="nl-BE"/>
        </w:rPr>
        <w:t>veneens na:</w:t>
      </w:r>
    </w:p>
    <w:p w14:paraId="52EDBA98" w14:textId="77777777" w:rsidR="006A7D05" w:rsidRDefault="006A7D05" w:rsidP="006A7D05">
      <w:pPr>
        <w:jc w:val="both"/>
        <w:rPr>
          <w:rFonts w:cs="Arial"/>
          <w:sz w:val="20"/>
          <w:szCs w:val="20"/>
          <w:lang w:val="nl-BE"/>
        </w:rPr>
      </w:pPr>
    </w:p>
    <w:p w14:paraId="051C3E13" w14:textId="77777777" w:rsidR="006A7D05" w:rsidRDefault="006A7D05" w:rsidP="006A7D05">
      <w:pPr>
        <w:jc w:val="both"/>
        <w:rPr>
          <w:rFonts w:cs="Arial"/>
          <w:sz w:val="20"/>
          <w:szCs w:val="20"/>
          <w:lang w:val="nl-BE"/>
        </w:rPr>
      </w:pPr>
    </w:p>
    <w:p w14:paraId="2786251D" w14:textId="77777777" w:rsidR="006A7D05" w:rsidRDefault="006A7D05" w:rsidP="006A7D05">
      <w:pPr>
        <w:jc w:val="both"/>
        <w:rPr>
          <w:rFonts w:cs="Arial"/>
          <w:sz w:val="20"/>
          <w:szCs w:val="20"/>
          <w:lang w:val="nl-BE"/>
        </w:rPr>
      </w:pPr>
    </w:p>
    <w:p w14:paraId="604A8494" w14:textId="77777777" w:rsidR="006A7D05" w:rsidRDefault="006A7D05" w:rsidP="006A7D05">
      <w:pPr>
        <w:jc w:val="both"/>
        <w:rPr>
          <w:rFonts w:cs="Arial"/>
          <w:sz w:val="20"/>
          <w:szCs w:val="20"/>
          <w:lang w:val="nl-BE"/>
        </w:rPr>
      </w:pPr>
    </w:p>
    <w:p w14:paraId="25CD00B4" w14:textId="77777777" w:rsidR="006A7D05" w:rsidRDefault="006A7D05" w:rsidP="006A7D05">
      <w:pPr>
        <w:jc w:val="both"/>
        <w:rPr>
          <w:rFonts w:cs="Arial"/>
          <w:sz w:val="20"/>
          <w:szCs w:val="20"/>
          <w:lang w:val="nl-BE"/>
        </w:rPr>
      </w:pPr>
    </w:p>
    <w:p w14:paraId="44A0B230" w14:textId="77777777" w:rsidR="006A7D05" w:rsidRDefault="00E24D55" w:rsidP="0038155E">
      <w:pPr>
        <w:numPr>
          <w:ilvl w:val="0"/>
          <w:numId w:val="38"/>
        </w:numPr>
        <w:jc w:val="both"/>
        <w:rPr>
          <w:rFonts w:cs="Arial"/>
          <w:sz w:val="20"/>
          <w:szCs w:val="20"/>
          <w:lang w:val="nl-BE"/>
        </w:rPr>
      </w:pPr>
      <w:r>
        <w:rPr>
          <w:rFonts w:cs="Arial"/>
          <w:sz w:val="20"/>
          <w:szCs w:val="20"/>
          <w:lang w:val="nl-BE"/>
        </w:rPr>
        <w:t>3…Pc7</w:t>
      </w:r>
      <w:r w:rsidR="006A7D05">
        <w:rPr>
          <w:rFonts w:cs="Arial"/>
          <w:sz w:val="20"/>
          <w:szCs w:val="20"/>
          <w:lang w:val="nl-BE"/>
        </w:rPr>
        <w:t>? 4.Lb6</w:t>
      </w:r>
    </w:p>
    <w:p w14:paraId="63E0A923" w14:textId="77777777" w:rsidR="00E24D55" w:rsidRPr="006A7D05" w:rsidRDefault="00E24D55" w:rsidP="006A7D05">
      <w:pPr>
        <w:ind w:firstLine="708"/>
        <w:jc w:val="both"/>
        <w:rPr>
          <w:rFonts w:cs="Arial"/>
          <w:sz w:val="20"/>
          <w:szCs w:val="20"/>
          <w:lang w:val="nl-BE"/>
        </w:rPr>
      </w:pPr>
      <w:r w:rsidRPr="00AD04D8">
        <w:rPr>
          <w:rFonts w:cs="Arial"/>
          <w:b/>
          <w:sz w:val="20"/>
          <w:szCs w:val="20"/>
          <w:lang w:val="nl-BE"/>
        </w:rPr>
        <w:t xml:space="preserve">4.La7 </w:t>
      </w:r>
    </w:p>
    <w:p w14:paraId="3CC58B6B" w14:textId="77777777" w:rsidR="00E24D55" w:rsidRPr="00AD04D8" w:rsidRDefault="00E24D55" w:rsidP="00E24D55">
      <w:pPr>
        <w:jc w:val="both"/>
        <w:rPr>
          <w:rFonts w:cs="Arial"/>
          <w:sz w:val="20"/>
          <w:szCs w:val="20"/>
          <w:lang w:val="nl-BE"/>
        </w:rPr>
      </w:pPr>
      <w:r w:rsidRPr="00AD04D8">
        <w:rPr>
          <w:rFonts w:cs="Arial"/>
          <w:sz w:val="20"/>
          <w:szCs w:val="20"/>
          <w:lang w:val="nl-BE"/>
        </w:rPr>
        <w:t>Te vroeg is 4.Kb7</w:t>
      </w:r>
      <w:r w:rsidR="006A7D05">
        <w:rPr>
          <w:rFonts w:cs="Arial"/>
          <w:sz w:val="20"/>
          <w:szCs w:val="20"/>
          <w:lang w:val="nl-BE"/>
        </w:rPr>
        <w:t>?</w:t>
      </w:r>
      <w:r w:rsidRPr="00AD04D8">
        <w:rPr>
          <w:rFonts w:cs="Arial"/>
          <w:sz w:val="20"/>
          <w:szCs w:val="20"/>
          <w:lang w:val="nl-BE"/>
        </w:rPr>
        <w:t xml:space="preserve"> Pf5 5.Lg1 Pc7 6.Lb6 Kd7 7.La5 Pd6+ want dan wint zwart. </w:t>
      </w:r>
    </w:p>
    <w:p w14:paraId="01824A56"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4…</w:t>
      </w:r>
      <w:r w:rsidRPr="00AD04D8">
        <w:rPr>
          <w:rFonts w:cs="Arial"/>
          <w:b/>
          <w:sz w:val="20"/>
          <w:szCs w:val="20"/>
          <w:lang w:val="nl-BE"/>
        </w:rPr>
        <w:tab/>
      </w:r>
      <w:r w:rsidRPr="00AD04D8">
        <w:rPr>
          <w:rFonts w:cs="Arial"/>
          <w:b/>
          <w:sz w:val="20"/>
          <w:szCs w:val="20"/>
          <w:lang w:val="nl-BE"/>
        </w:rPr>
        <w:tab/>
        <w:t xml:space="preserve">Pf5 </w:t>
      </w:r>
    </w:p>
    <w:p w14:paraId="7E6A7D23"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 xml:space="preserve">5.Lb8 </w:t>
      </w:r>
    </w:p>
    <w:p w14:paraId="564F94E3" w14:textId="77777777" w:rsidR="00E24D55" w:rsidRPr="00AD04D8" w:rsidRDefault="00E24D55" w:rsidP="00E24D55">
      <w:pPr>
        <w:jc w:val="both"/>
        <w:rPr>
          <w:rFonts w:cs="Arial"/>
          <w:sz w:val="20"/>
          <w:szCs w:val="20"/>
          <w:lang w:val="nl-BE"/>
        </w:rPr>
      </w:pPr>
      <w:r w:rsidRPr="00AD04D8">
        <w:rPr>
          <w:rFonts w:cs="Arial"/>
          <w:sz w:val="20"/>
          <w:szCs w:val="20"/>
          <w:lang w:val="nl-BE"/>
        </w:rPr>
        <w:t>Weerom niet 5.Kb7</w:t>
      </w:r>
      <w:r w:rsidR="006A7D05">
        <w:rPr>
          <w:rFonts w:cs="Arial"/>
          <w:sz w:val="20"/>
          <w:szCs w:val="20"/>
          <w:lang w:val="nl-BE"/>
        </w:rPr>
        <w:t>?</w:t>
      </w:r>
      <w:r w:rsidRPr="00AD04D8">
        <w:rPr>
          <w:rFonts w:cs="Arial"/>
          <w:sz w:val="20"/>
          <w:szCs w:val="20"/>
          <w:lang w:val="nl-BE"/>
        </w:rPr>
        <w:t xml:space="preserve"> daar dan het paard ontsnapt met 5…Pc7 6.Lb6 Kd7 7.La5 Pd6, enzovoort.</w:t>
      </w:r>
      <w:r w:rsidR="00211AAC">
        <w:rPr>
          <w:rFonts w:cs="Arial"/>
          <w:sz w:val="20"/>
          <w:szCs w:val="20"/>
          <w:lang w:val="nl-BE"/>
        </w:rPr>
        <w:t xml:space="preserve"> En nu:</w:t>
      </w:r>
      <w:r w:rsidRPr="00AD04D8">
        <w:rPr>
          <w:rFonts w:cs="Arial"/>
          <w:sz w:val="20"/>
          <w:szCs w:val="20"/>
          <w:lang w:val="nl-BE"/>
        </w:rPr>
        <w:t xml:space="preserve"> </w:t>
      </w:r>
    </w:p>
    <w:p w14:paraId="460FA081" w14:textId="77777777" w:rsidR="00E24D55" w:rsidRPr="00AD04D8" w:rsidRDefault="00E24D55" w:rsidP="00E24D55">
      <w:pPr>
        <w:jc w:val="both"/>
        <w:outlineLvl w:val="0"/>
        <w:rPr>
          <w:rFonts w:cs="Arial"/>
          <w:b/>
          <w:sz w:val="20"/>
          <w:szCs w:val="20"/>
          <w:lang w:val="nl-BE"/>
        </w:rPr>
      </w:pPr>
      <w:r w:rsidRPr="00AD04D8">
        <w:rPr>
          <w:rFonts w:cs="Arial"/>
          <w:b/>
          <w:sz w:val="20"/>
          <w:szCs w:val="20"/>
          <w:lang w:val="nl-BE"/>
        </w:rPr>
        <w:tab/>
        <w:t>5…</w:t>
      </w:r>
      <w:r w:rsidRPr="00AD04D8">
        <w:rPr>
          <w:rFonts w:cs="Arial"/>
          <w:b/>
          <w:sz w:val="20"/>
          <w:szCs w:val="20"/>
          <w:lang w:val="nl-BE"/>
        </w:rPr>
        <w:tab/>
      </w:r>
      <w:r w:rsidRPr="00AD04D8">
        <w:rPr>
          <w:rFonts w:cs="Arial"/>
          <w:b/>
          <w:sz w:val="20"/>
          <w:szCs w:val="20"/>
          <w:lang w:val="nl-BE"/>
        </w:rPr>
        <w:tab/>
        <w:t xml:space="preserve">Pe7+ </w:t>
      </w:r>
    </w:p>
    <w:p w14:paraId="608D5F1C" w14:textId="77777777" w:rsidR="00E24D55" w:rsidRPr="00AD04D8" w:rsidRDefault="00E24D55" w:rsidP="00E24D55">
      <w:pPr>
        <w:jc w:val="both"/>
        <w:rPr>
          <w:rFonts w:cs="Arial"/>
          <w:sz w:val="20"/>
          <w:szCs w:val="20"/>
          <w:lang w:val="nl-BE"/>
        </w:rPr>
      </w:pPr>
      <w:r w:rsidRPr="00AD04D8">
        <w:rPr>
          <w:rFonts w:cs="Arial"/>
          <w:sz w:val="20"/>
          <w:szCs w:val="20"/>
          <w:lang w:val="nl-BE"/>
        </w:rPr>
        <w:t>5…Pb6</w:t>
      </w:r>
      <w:r w:rsidR="00D00FF7">
        <w:rPr>
          <w:rFonts w:cs="Arial"/>
          <w:sz w:val="20"/>
          <w:szCs w:val="20"/>
          <w:lang w:val="nl-BE"/>
        </w:rPr>
        <w:t>?</w:t>
      </w:r>
      <w:r w:rsidRPr="00AD04D8">
        <w:rPr>
          <w:rFonts w:cs="Arial"/>
          <w:sz w:val="20"/>
          <w:szCs w:val="20"/>
          <w:lang w:val="nl-BE"/>
        </w:rPr>
        <w:t xml:space="preserve"> 6.Lc7 Pd5 7.Lxd8. </w:t>
      </w:r>
    </w:p>
    <w:p w14:paraId="2A86A4BE"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6.Kb7 </w:t>
      </w:r>
      <w:r w:rsidRPr="00AD04D8">
        <w:rPr>
          <w:rFonts w:cs="Arial"/>
          <w:b/>
          <w:sz w:val="20"/>
          <w:szCs w:val="20"/>
          <w:lang w:val="nl-BE"/>
        </w:rPr>
        <w:tab/>
      </w:r>
      <w:r w:rsidRPr="00AD04D8">
        <w:rPr>
          <w:rFonts w:cs="Arial"/>
          <w:b/>
          <w:sz w:val="20"/>
          <w:szCs w:val="20"/>
          <w:lang w:val="nl-BE"/>
        </w:rPr>
        <w:tab/>
        <w:t xml:space="preserve">Pb6 </w:t>
      </w:r>
    </w:p>
    <w:p w14:paraId="0A6AD243"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7.Lc7 </w:t>
      </w:r>
      <w:r w:rsidRPr="00AD04D8">
        <w:rPr>
          <w:rFonts w:cs="Arial"/>
          <w:b/>
          <w:sz w:val="20"/>
          <w:szCs w:val="20"/>
          <w:lang w:val="nl-BE"/>
        </w:rPr>
        <w:tab/>
      </w:r>
      <w:r w:rsidRPr="00AD04D8">
        <w:rPr>
          <w:rFonts w:cs="Arial"/>
          <w:b/>
          <w:sz w:val="20"/>
          <w:szCs w:val="20"/>
          <w:lang w:val="nl-BE"/>
        </w:rPr>
        <w:tab/>
        <w:t xml:space="preserve">Lxc7 </w:t>
      </w:r>
    </w:p>
    <w:p w14:paraId="3F110186" w14:textId="77777777" w:rsidR="00E24D55" w:rsidRDefault="00E24D55" w:rsidP="00E24D55">
      <w:pPr>
        <w:jc w:val="both"/>
        <w:rPr>
          <w:rFonts w:cs="Arial"/>
          <w:b/>
          <w:sz w:val="20"/>
          <w:szCs w:val="20"/>
          <w:lang w:val="nl-BE"/>
        </w:rPr>
      </w:pPr>
      <w:r w:rsidRPr="00AD04D8">
        <w:rPr>
          <w:rFonts w:cs="Arial"/>
          <w:b/>
          <w:sz w:val="20"/>
          <w:szCs w:val="20"/>
          <w:lang w:val="nl-BE"/>
        </w:rPr>
        <w:tab/>
        <w:t xml:space="preserve">8.Kxc7 </w:t>
      </w:r>
    </w:p>
    <w:p w14:paraId="0A743977" w14:textId="77777777" w:rsidR="00FC2689" w:rsidRDefault="00FC2689" w:rsidP="00E24D55">
      <w:pPr>
        <w:jc w:val="both"/>
        <w:rPr>
          <w:rFonts w:cs="Arial"/>
          <w:sz w:val="20"/>
          <w:szCs w:val="20"/>
          <w:lang w:val="nl-BE"/>
        </w:rPr>
      </w:pPr>
      <w:r>
        <w:rPr>
          <w:rFonts w:cs="Arial"/>
          <w:sz w:val="20"/>
          <w:szCs w:val="20"/>
          <w:lang w:val="nl-BE"/>
        </w:rPr>
        <w:t>Met remise.</w:t>
      </w:r>
    </w:p>
    <w:p w14:paraId="27CD3E28" w14:textId="77777777" w:rsidR="00FC2689" w:rsidRDefault="00FC2689" w:rsidP="00E24D55">
      <w:pPr>
        <w:jc w:val="both"/>
        <w:rPr>
          <w:rFonts w:cs="Arial"/>
          <w:sz w:val="20"/>
          <w:szCs w:val="20"/>
          <w:lang w:val="nl-BE"/>
        </w:rPr>
      </w:pPr>
    </w:p>
    <w:p w14:paraId="07D659A7" w14:textId="77777777" w:rsidR="00AE7014" w:rsidRDefault="00FC2689" w:rsidP="00E24D55">
      <w:pPr>
        <w:jc w:val="both"/>
        <w:rPr>
          <w:rFonts w:cs="Arial"/>
          <w:sz w:val="20"/>
          <w:szCs w:val="20"/>
          <w:lang w:val="nl-BE"/>
        </w:rPr>
      </w:pPr>
      <w:r>
        <w:rPr>
          <w:rFonts w:cs="Arial"/>
          <w:sz w:val="20"/>
          <w:szCs w:val="20"/>
          <w:lang w:val="nl-BE"/>
        </w:rPr>
        <w:t>De 2</w:t>
      </w:r>
      <w:r w:rsidRPr="00FC2689">
        <w:rPr>
          <w:rFonts w:cs="Arial"/>
          <w:sz w:val="20"/>
          <w:szCs w:val="20"/>
          <w:vertAlign w:val="superscript"/>
          <w:lang w:val="nl-BE"/>
        </w:rPr>
        <w:t>de</w:t>
      </w:r>
      <w:r>
        <w:rPr>
          <w:rFonts w:cs="Arial"/>
          <w:sz w:val="20"/>
          <w:szCs w:val="20"/>
          <w:lang w:val="nl-BE"/>
        </w:rPr>
        <w:t xml:space="preserve"> Eervolle Vermelding kre-gen we niet voor deze boven-staande oplossing: </w:t>
      </w:r>
      <w:r w:rsidRPr="00F76D68">
        <w:rPr>
          <w:rFonts w:cs="Arial"/>
          <w:b/>
          <w:sz w:val="20"/>
          <w:szCs w:val="20"/>
          <w:lang w:val="nl-BE"/>
        </w:rPr>
        <w:t>4…Pf5</w:t>
      </w:r>
      <w:r w:rsidR="00F76D68" w:rsidRPr="00F76D68">
        <w:rPr>
          <w:rFonts w:cs="Arial"/>
          <w:b/>
          <w:sz w:val="20"/>
          <w:szCs w:val="20"/>
          <w:lang w:val="nl-BE"/>
        </w:rPr>
        <w:t>!</w:t>
      </w:r>
      <w:r w:rsidR="00F76D68">
        <w:rPr>
          <w:rFonts w:cs="Arial"/>
          <w:sz w:val="20"/>
          <w:szCs w:val="20"/>
          <w:lang w:val="nl-BE"/>
        </w:rPr>
        <w:t>,</w:t>
      </w:r>
      <w:r>
        <w:rPr>
          <w:rFonts w:cs="Arial"/>
          <w:sz w:val="20"/>
          <w:szCs w:val="20"/>
          <w:lang w:val="nl-BE"/>
        </w:rPr>
        <w:t xml:space="preserve"> enzo-voort, maar voor de voortzetting: </w:t>
      </w:r>
      <w:r>
        <w:rPr>
          <w:rFonts w:cs="Arial"/>
          <w:b/>
          <w:sz w:val="20"/>
          <w:szCs w:val="20"/>
          <w:lang w:val="nl-BE"/>
        </w:rPr>
        <w:t>4…Pf7</w:t>
      </w:r>
      <w:r w:rsidR="00F76D68">
        <w:rPr>
          <w:rFonts w:cs="Arial"/>
          <w:b/>
          <w:sz w:val="20"/>
          <w:szCs w:val="20"/>
          <w:lang w:val="nl-BE"/>
        </w:rPr>
        <w:t>?</w:t>
      </w:r>
      <w:r>
        <w:rPr>
          <w:rFonts w:cs="Arial"/>
          <w:b/>
          <w:sz w:val="20"/>
          <w:szCs w:val="20"/>
          <w:lang w:val="nl-BE"/>
        </w:rPr>
        <w:t xml:space="preserve"> </w:t>
      </w:r>
      <w:r>
        <w:rPr>
          <w:rFonts w:cs="Arial"/>
          <w:sz w:val="20"/>
          <w:szCs w:val="20"/>
          <w:lang w:val="nl-BE"/>
        </w:rPr>
        <w:t>5.Lb8 La5 6.Kb7 Pb6 7.Lc7 Pd6+, en de minidual 8.Ka6 of 8.Kc6, met 8…</w:t>
      </w:r>
      <w:r w:rsidR="00E13ED6">
        <w:rPr>
          <w:rFonts w:cs="Arial"/>
          <w:sz w:val="20"/>
          <w:szCs w:val="20"/>
          <w:lang w:val="nl-BE"/>
        </w:rPr>
        <w:t>Pdc4 9.Kb5 Kd5 en 10.Ld8, remise.</w:t>
      </w:r>
      <w:r>
        <w:rPr>
          <w:rFonts w:cs="Arial"/>
          <w:sz w:val="20"/>
          <w:szCs w:val="20"/>
          <w:lang w:val="nl-BE"/>
        </w:rPr>
        <w:t xml:space="preserve"> </w:t>
      </w:r>
    </w:p>
    <w:p w14:paraId="453A1C55" w14:textId="77777777" w:rsidR="004603F9" w:rsidRDefault="004603F9" w:rsidP="00E24D55">
      <w:pPr>
        <w:jc w:val="both"/>
        <w:rPr>
          <w:rFonts w:cs="Arial"/>
          <w:sz w:val="20"/>
          <w:szCs w:val="20"/>
          <w:lang w:val="nl-BE"/>
        </w:rPr>
      </w:pPr>
    </w:p>
    <w:p w14:paraId="615DB95A" w14:textId="77777777" w:rsidR="004603F9" w:rsidRDefault="00F320F7" w:rsidP="00E24D55">
      <w:pPr>
        <w:jc w:val="both"/>
        <w:rPr>
          <w:rFonts w:cs="Arial"/>
          <w:sz w:val="20"/>
          <w:szCs w:val="20"/>
          <w:lang w:val="nl-BE"/>
        </w:rPr>
      </w:pPr>
      <w:r>
        <w:rPr>
          <w:rFonts w:cs="Arial"/>
          <w:sz w:val="20"/>
          <w:szCs w:val="20"/>
          <w:lang w:val="nl-BE"/>
        </w:rPr>
        <w:t>De v</w:t>
      </w:r>
      <w:r w:rsidR="00B97177">
        <w:rPr>
          <w:rFonts w:cs="Arial"/>
          <w:sz w:val="20"/>
          <w:szCs w:val="20"/>
          <w:lang w:val="nl-BE"/>
        </w:rPr>
        <w:t>erbeterde oplossing</w:t>
      </w:r>
      <w:r>
        <w:rPr>
          <w:rFonts w:cs="Arial"/>
          <w:sz w:val="20"/>
          <w:szCs w:val="20"/>
          <w:lang w:val="nl-BE"/>
        </w:rPr>
        <w:t xml:space="preserve"> vond ik </w:t>
      </w:r>
      <w:r w:rsidR="00B97177">
        <w:rPr>
          <w:rFonts w:cs="Arial"/>
          <w:sz w:val="20"/>
          <w:szCs w:val="20"/>
          <w:lang w:val="nl-BE"/>
        </w:rPr>
        <w:t>ach</w:t>
      </w:r>
      <w:r>
        <w:rPr>
          <w:rFonts w:cs="Arial"/>
          <w:sz w:val="20"/>
          <w:szCs w:val="20"/>
          <w:lang w:val="nl-BE"/>
        </w:rPr>
        <w:t>t</w:t>
      </w:r>
      <w:r w:rsidR="00B97177">
        <w:rPr>
          <w:rFonts w:cs="Arial"/>
          <w:sz w:val="20"/>
          <w:szCs w:val="20"/>
          <w:lang w:val="nl-BE"/>
        </w:rPr>
        <w:t>er</w:t>
      </w:r>
      <w:r>
        <w:rPr>
          <w:rFonts w:cs="Arial"/>
          <w:sz w:val="20"/>
          <w:szCs w:val="20"/>
          <w:lang w:val="nl-BE"/>
        </w:rPr>
        <w:t xml:space="preserve">af. </w:t>
      </w:r>
      <w:r w:rsidR="00947E44">
        <w:rPr>
          <w:rFonts w:cs="Arial"/>
          <w:sz w:val="20"/>
          <w:szCs w:val="20"/>
          <w:lang w:val="nl-BE"/>
        </w:rPr>
        <w:t>Juryleden zijn niet</w:t>
      </w:r>
      <w:r w:rsidR="009C4CAC">
        <w:rPr>
          <w:rFonts w:cs="Arial"/>
          <w:sz w:val="20"/>
          <w:szCs w:val="20"/>
          <w:lang w:val="nl-BE"/>
        </w:rPr>
        <w:t xml:space="preserve"> altijd</w:t>
      </w:r>
      <w:r w:rsidR="00947E44">
        <w:rPr>
          <w:rFonts w:cs="Arial"/>
          <w:sz w:val="20"/>
          <w:szCs w:val="20"/>
          <w:lang w:val="nl-BE"/>
        </w:rPr>
        <w:t xml:space="preserve"> </w:t>
      </w:r>
      <w:r w:rsidR="009C4CAC">
        <w:rPr>
          <w:rFonts w:cs="Arial"/>
          <w:sz w:val="20"/>
          <w:szCs w:val="20"/>
          <w:lang w:val="nl-BE"/>
        </w:rPr>
        <w:t>feil</w:t>
      </w:r>
      <w:r w:rsidR="00947E44">
        <w:rPr>
          <w:rFonts w:cs="Arial"/>
          <w:sz w:val="20"/>
          <w:szCs w:val="20"/>
          <w:lang w:val="nl-BE"/>
        </w:rPr>
        <w:t>l</w:t>
      </w:r>
      <w:r w:rsidR="004603F9">
        <w:rPr>
          <w:rFonts w:cs="Arial"/>
          <w:sz w:val="20"/>
          <w:szCs w:val="20"/>
          <w:lang w:val="nl-BE"/>
        </w:rPr>
        <w:t>oos.</w:t>
      </w:r>
    </w:p>
    <w:p w14:paraId="639C8EAE" w14:textId="77777777" w:rsidR="00E24D55" w:rsidRDefault="00EF7736" w:rsidP="007A5543">
      <w:pPr>
        <w:jc w:val="center"/>
        <w:rPr>
          <w:rFonts w:cs="Arial"/>
          <w:sz w:val="20"/>
          <w:szCs w:val="20"/>
          <w:lang w:val="nl-BE"/>
        </w:rPr>
      </w:pPr>
      <w:r>
        <w:rPr>
          <w:rFonts w:cs="Arial"/>
          <w:sz w:val="20"/>
          <w:szCs w:val="20"/>
          <w:lang w:val="nl-BE"/>
        </w:rPr>
        <w:br w:type="page"/>
      </w:r>
      <w:r w:rsidR="00B86F3F">
        <w:rPr>
          <w:rFonts w:cs="Arial"/>
          <w:sz w:val="20"/>
          <w:szCs w:val="20"/>
          <w:lang w:val="nl-BE"/>
        </w:rPr>
        <w:lastRenderedPageBreak/>
        <w:t xml:space="preserve">- </w:t>
      </w:r>
      <w:r w:rsidR="00B57A7B">
        <w:rPr>
          <w:rFonts w:cs="Arial"/>
          <w:b/>
          <w:sz w:val="20"/>
          <w:szCs w:val="20"/>
          <w:lang w:val="nl-BE"/>
        </w:rPr>
        <w:t>91</w:t>
      </w:r>
      <w:r w:rsidR="000F472D">
        <w:rPr>
          <w:rFonts w:cs="Arial"/>
          <w:b/>
          <w:sz w:val="20"/>
          <w:szCs w:val="20"/>
          <w:lang w:val="nl-BE"/>
        </w:rPr>
        <w:t xml:space="preserve"> </w:t>
      </w:r>
      <w:r w:rsidR="00E6502F">
        <w:rPr>
          <w:rFonts w:cs="Arial"/>
          <w:b/>
          <w:sz w:val="20"/>
          <w:szCs w:val="20"/>
          <w:lang w:val="nl-BE"/>
        </w:rPr>
        <w:t>-</w:t>
      </w:r>
    </w:p>
    <w:p w14:paraId="081A9303" w14:textId="77777777" w:rsidR="00DE2F44" w:rsidRPr="00AD04D8" w:rsidRDefault="00DE2F44" w:rsidP="00EF7736">
      <w:pPr>
        <w:jc w:val="center"/>
        <w:rPr>
          <w:rFonts w:cs="Arial"/>
          <w:b/>
          <w:sz w:val="20"/>
          <w:szCs w:val="20"/>
          <w:lang w:val="nl-BE"/>
        </w:rPr>
      </w:pPr>
    </w:p>
    <w:p w14:paraId="7E869FD8" w14:textId="77777777" w:rsidR="00E24D55" w:rsidRPr="00AD04D8" w:rsidRDefault="00E24D55" w:rsidP="00B86F3F">
      <w:pPr>
        <w:spacing w:line="190" w:lineRule="exact"/>
        <w:jc w:val="center"/>
        <w:rPr>
          <w:rFonts w:cs="Arial"/>
          <w:sz w:val="20"/>
          <w:szCs w:val="20"/>
          <w:lang w:val="nl-BE"/>
        </w:rPr>
      </w:pPr>
      <w:r w:rsidRPr="00AD04D8">
        <w:rPr>
          <w:rFonts w:cs="Arial"/>
          <w:i/>
          <w:sz w:val="20"/>
          <w:szCs w:val="20"/>
          <w:lang w:val="nl-BE"/>
        </w:rPr>
        <w:t xml:space="preserve">Rishon-le-Zion Chess Club 60JT, </w:t>
      </w:r>
      <w:r w:rsidRPr="00AD04D8">
        <w:rPr>
          <w:rFonts w:cs="Arial"/>
          <w:sz w:val="20"/>
          <w:szCs w:val="20"/>
          <w:lang w:val="nl-BE"/>
        </w:rPr>
        <w:t>1998  2de Prijs</w:t>
      </w:r>
    </w:p>
    <w:p w14:paraId="0DAF25CC" w14:textId="77777777" w:rsidR="00E24D55" w:rsidRPr="00AD04D8" w:rsidRDefault="00E24D55" w:rsidP="00E24D55">
      <w:pPr>
        <w:spacing w:line="190" w:lineRule="exact"/>
        <w:jc w:val="center"/>
        <w:rPr>
          <w:rFonts w:cs="Arial"/>
          <w:sz w:val="20"/>
          <w:szCs w:val="20"/>
          <w:lang w:val="nl-BE"/>
        </w:rPr>
      </w:pPr>
    </w:p>
    <w:p w14:paraId="1349AE32" w14:textId="77777777" w:rsidR="00E24D55" w:rsidRPr="00AD04D8" w:rsidRDefault="00E24D55" w:rsidP="00E24D55">
      <w:pPr>
        <w:jc w:val="center"/>
        <w:rPr>
          <w:rFonts w:cs="Arial"/>
          <w:b/>
          <w:sz w:val="20"/>
          <w:szCs w:val="20"/>
          <w:lang w:val="nl-BE"/>
        </w:rPr>
      </w:pPr>
      <w:r w:rsidRPr="00AD04D8">
        <w:rPr>
          <w:lang w:val="nl-BE"/>
        </w:rPr>
        <w:object w:dxaOrig="4700" w:dyaOrig="4704" w14:anchorId="0E7CACAB">
          <v:shape id="_x0000_i1109" type="#_x0000_t75" style="width:154.5pt;height:150.65pt" o:ole="">
            <v:imagedata r:id="rId189" o:title=""/>
          </v:shape>
          <o:OLEObject Type="Embed" ProgID="CorelDRAW.Graphic.12" ShapeID="_x0000_i1109" DrawAspect="Content" ObjectID="_1587467518" r:id="rId190"/>
        </w:object>
      </w:r>
    </w:p>
    <w:p w14:paraId="0CAC78A7" w14:textId="77777777" w:rsidR="00E24D55" w:rsidRPr="00AD04D8" w:rsidRDefault="00E24D55" w:rsidP="00E24D55">
      <w:pPr>
        <w:jc w:val="center"/>
        <w:rPr>
          <w:rFonts w:cs="Arial"/>
          <w:b/>
          <w:sz w:val="20"/>
          <w:szCs w:val="20"/>
          <w:lang w:val="nl-BE"/>
        </w:rPr>
      </w:pPr>
    </w:p>
    <w:p w14:paraId="4F9D52E4"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b/>
          <w:sz w:val="20"/>
          <w:szCs w:val="20"/>
          <w:lang w:val="nl-BE"/>
        </w:rPr>
        <w:t xml:space="preserve">                              </w:t>
      </w:r>
      <w:r w:rsidRPr="00AD04D8">
        <w:rPr>
          <w:rFonts w:cs="Arial"/>
          <w:sz w:val="20"/>
          <w:szCs w:val="20"/>
          <w:lang w:val="nl-BE"/>
        </w:rPr>
        <w:t>0041.01 g7d6</w:t>
      </w:r>
    </w:p>
    <w:p w14:paraId="6181E5D1" w14:textId="77777777" w:rsidR="00E24D55" w:rsidRPr="00AD04D8" w:rsidRDefault="00E24D55" w:rsidP="00E24D55">
      <w:pPr>
        <w:jc w:val="both"/>
        <w:rPr>
          <w:rFonts w:cs="Arial"/>
          <w:sz w:val="20"/>
          <w:szCs w:val="20"/>
          <w:lang w:val="nl-BE"/>
        </w:rPr>
      </w:pPr>
    </w:p>
    <w:p w14:paraId="4F5A7FD5"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1.Pf6 </w:t>
      </w:r>
      <w:r w:rsidRPr="00AD04D8">
        <w:rPr>
          <w:rFonts w:cs="Arial"/>
          <w:b/>
          <w:sz w:val="20"/>
          <w:szCs w:val="20"/>
          <w:lang w:val="nl-BE"/>
        </w:rPr>
        <w:tab/>
      </w:r>
      <w:r w:rsidRPr="00AD04D8">
        <w:rPr>
          <w:rFonts w:cs="Arial"/>
          <w:b/>
          <w:sz w:val="20"/>
          <w:szCs w:val="20"/>
          <w:lang w:val="nl-BE"/>
        </w:rPr>
        <w:tab/>
        <w:t xml:space="preserve">Ke7 </w:t>
      </w:r>
    </w:p>
    <w:p w14:paraId="5DE6E059"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2.Pd5+ </w:t>
      </w:r>
      <w:r w:rsidRPr="00AD04D8">
        <w:rPr>
          <w:rFonts w:cs="Arial"/>
          <w:b/>
          <w:sz w:val="20"/>
          <w:szCs w:val="20"/>
          <w:lang w:val="nl-BE"/>
        </w:rPr>
        <w:tab/>
      </w:r>
      <w:r w:rsidRPr="00AD04D8">
        <w:rPr>
          <w:rFonts w:cs="Arial"/>
          <w:b/>
          <w:sz w:val="20"/>
          <w:szCs w:val="20"/>
          <w:lang w:val="nl-BE"/>
        </w:rPr>
        <w:tab/>
        <w:t>Kd8</w:t>
      </w:r>
    </w:p>
    <w:p w14:paraId="7D39AB97" w14:textId="77777777" w:rsidR="00E24D55" w:rsidRPr="00F5206E" w:rsidRDefault="00E24D55" w:rsidP="0038155E">
      <w:pPr>
        <w:numPr>
          <w:ilvl w:val="0"/>
          <w:numId w:val="39"/>
        </w:numPr>
        <w:jc w:val="both"/>
        <w:rPr>
          <w:rFonts w:cs="Arial"/>
          <w:i/>
          <w:sz w:val="20"/>
          <w:szCs w:val="20"/>
          <w:lang w:val="nl-BE"/>
        </w:rPr>
      </w:pPr>
      <w:r w:rsidRPr="00AD04D8">
        <w:rPr>
          <w:rFonts w:cs="Arial"/>
          <w:sz w:val="20"/>
          <w:szCs w:val="20"/>
          <w:lang w:val="nl-BE"/>
        </w:rPr>
        <w:t>2…Kd6</w:t>
      </w:r>
      <w:r w:rsidR="00F157A7">
        <w:rPr>
          <w:rFonts w:cs="Arial"/>
          <w:sz w:val="20"/>
          <w:szCs w:val="20"/>
          <w:lang w:val="nl-BE"/>
        </w:rPr>
        <w:t>?</w:t>
      </w:r>
      <w:r w:rsidRPr="00AD04D8">
        <w:rPr>
          <w:rFonts w:cs="Arial"/>
          <w:sz w:val="20"/>
          <w:szCs w:val="20"/>
          <w:lang w:val="nl-BE"/>
        </w:rPr>
        <w:t xml:space="preserve"> 3.Pf4 Ke7 </w:t>
      </w:r>
      <w:r>
        <w:rPr>
          <w:rFonts w:cs="Arial"/>
          <w:i/>
          <w:sz w:val="20"/>
          <w:szCs w:val="20"/>
          <w:lang w:val="nl-BE"/>
        </w:rPr>
        <w:t>(3…Ke5</w:t>
      </w:r>
      <w:r w:rsidRPr="00AD04D8">
        <w:rPr>
          <w:rFonts w:cs="Arial"/>
          <w:i/>
          <w:sz w:val="20"/>
          <w:szCs w:val="20"/>
          <w:lang w:val="nl-BE"/>
        </w:rPr>
        <w:t xml:space="preserve"> 4.Kf8 d5 Kxe8) </w:t>
      </w:r>
      <w:r>
        <w:rPr>
          <w:rFonts w:cs="Arial"/>
          <w:sz w:val="20"/>
          <w:szCs w:val="20"/>
          <w:lang w:val="nl-BE"/>
        </w:rPr>
        <w:t xml:space="preserve"> 4.Lg5+ Kd6</w:t>
      </w:r>
      <w:r w:rsidRPr="00AD04D8">
        <w:rPr>
          <w:rFonts w:cs="Arial"/>
          <w:sz w:val="20"/>
          <w:szCs w:val="20"/>
          <w:lang w:val="nl-BE"/>
        </w:rPr>
        <w:t xml:space="preserve"> 5.Kf8 Ke5 6.Kxe8 Kf5 7.Lh6</w:t>
      </w:r>
      <w:r>
        <w:rPr>
          <w:rFonts w:cs="Arial"/>
          <w:sz w:val="20"/>
          <w:szCs w:val="20"/>
          <w:lang w:val="nl-BE"/>
        </w:rPr>
        <w:t xml:space="preserve"> </w:t>
      </w:r>
      <w:r w:rsidRPr="00AD04D8">
        <w:rPr>
          <w:rFonts w:cs="Arial"/>
          <w:sz w:val="20"/>
          <w:szCs w:val="20"/>
          <w:lang w:val="nl-BE"/>
        </w:rPr>
        <w:t>en wint. Of</w:t>
      </w:r>
    </w:p>
    <w:p w14:paraId="2878CA53" w14:textId="77777777" w:rsidR="00E24D55" w:rsidRPr="00AD04D8" w:rsidRDefault="00E24D55" w:rsidP="0038155E">
      <w:pPr>
        <w:numPr>
          <w:ilvl w:val="0"/>
          <w:numId w:val="39"/>
        </w:numPr>
        <w:jc w:val="both"/>
        <w:rPr>
          <w:rFonts w:cs="Arial"/>
          <w:sz w:val="20"/>
          <w:szCs w:val="20"/>
          <w:lang w:val="nl-BE"/>
        </w:rPr>
      </w:pPr>
      <w:r w:rsidRPr="00AD04D8">
        <w:rPr>
          <w:rFonts w:cs="Arial"/>
          <w:sz w:val="20"/>
          <w:szCs w:val="20"/>
          <w:lang w:val="nl-BE"/>
        </w:rPr>
        <w:t>2...Ke6</w:t>
      </w:r>
      <w:r w:rsidR="00F157A7">
        <w:rPr>
          <w:rFonts w:cs="Arial"/>
          <w:sz w:val="20"/>
          <w:szCs w:val="20"/>
          <w:lang w:val="nl-BE"/>
        </w:rPr>
        <w:t>?</w:t>
      </w:r>
      <w:r w:rsidRPr="00AD04D8">
        <w:rPr>
          <w:rFonts w:cs="Arial"/>
          <w:sz w:val="20"/>
          <w:szCs w:val="20"/>
          <w:lang w:val="nl-BE"/>
        </w:rPr>
        <w:t xml:space="preserve"> 3.Pc7</w:t>
      </w:r>
      <w:r>
        <w:rPr>
          <w:rFonts w:cs="Arial"/>
          <w:sz w:val="20"/>
          <w:szCs w:val="20"/>
          <w:lang w:val="nl-BE"/>
        </w:rPr>
        <w:t>+ Ke</w:t>
      </w:r>
      <w:r w:rsidRPr="00AD04D8">
        <w:rPr>
          <w:rFonts w:cs="Arial"/>
          <w:sz w:val="20"/>
          <w:szCs w:val="20"/>
          <w:lang w:val="nl-BE"/>
        </w:rPr>
        <w:t>7 4.Lg5</w:t>
      </w:r>
      <w:r>
        <w:rPr>
          <w:rFonts w:cs="Arial"/>
          <w:sz w:val="20"/>
          <w:szCs w:val="20"/>
          <w:lang w:val="nl-BE"/>
        </w:rPr>
        <w:t xml:space="preserve"> </w:t>
      </w:r>
      <w:r w:rsidR="009A7CB9">
        <w:rPr>
          <w:rFonts w:cs="Arial"/>
          <w:sz w:val="20"/>
          <w:szCs w:val="20"/>
          <w:lang w:val="nl-BE"/>
        </w:rPr>
        <w:t>Kd6 5.Pxe</w:t>
      </w:r>
      <w:r w:rsidRPr="00AD04D8">
        <w:rPr>
          <w:rFonts w:cs="Arial"/>
          <w:sz w:val="20"/>
          <w:szCs w:val="20"/>
          <w:lang w:val="nl-BE"/>
        </w:rPr>
        <w:t>8+.</w:t>
      </w:r>
      <w:r w:rsidRPr="00AD04D8">
        <w:rPr>
          <w:rFonts w:cs="Arial"/>
          <w:b/>
          <w:sz w:val="20"/>
          <w:szCs w:val="20"/>
          <w:lang w:val="nl-BE"/>
        </w:rPr>
        <w:t xml:space="preserve"> </w:t>
      </w:r>
    </w:p>
    <w:p w14:paraId="3CF69F67"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3.Lg5+ </w:t>
      </w:r>
      <w:r w:rsidRPr="00AD04D8">
        <w:rPr>
          <w:rFonts w:cs="Arial"/>
          <w:b/>
          <w:sz w:val="20"/>
          <w:szCs w:val="20"/>
          <w:lang w:val="nl-BE"/>
        </w:rPr>
        <w:tab/>
      </w:r>
      <w:r w:rsidRPr="00AD04D8">
        <w:rPr>
          <w:rFonts w:cs="Arial"/>
          <w:b/>
          <w:sz w:val="20"/>
          <w:szCs w:val="20"/>
          <w:lang w:val="nl-BE"/>
        </w:rPr>
        <w:tab/>
        <w:t xml:space="preserve">Kc8 </w:t>
      </w:r>
    </w:p>
    <w:p w14:paraId="5C4E16AC"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4.Pf6 </w:t>
      </w:r>
    </w:p>
    <w:p w14:paraId="3AC89FAC"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Dreigt weerom de loper te slaan. </w:t>
      </w:r>
    </w:p>
    <w:p w14:paraId="3DA2657F" w14:textId="77777777" w:rsidR="00E24D55" w:rsidRPr="00AD04D8" w:rsidRDefault="00E24D55" w:rsidP="00E24D55">
      <w:pPr>
        <w:jc w:val="both"/>
        <w:rPr>
          <w:rFonts w:cs="Arial"/>
          <w:b/>
          <w:sz w:val="20"/>
          <w:szCs w:val="20"/>
          <w:lang w:val="nl-BE"/>
        </w:rPr>
      </w:pPr>
      <w:r w:rsidRPr="00AD04D8">
        <w:rPr>
          <w:rFonts w:cs="Arial"/>
          <w:b/>
          <w:sz w:val="20"/>
          <w:szCs w:val="20"/>
          <w:lang w:val="nl-BE"/>
        </w:rPr>
        <w:tab/>
        <w:t>4…</w:t>
      </w:r>
      <w:r w:rsidRPr="00AD04D8">
        <w:rPr>
          <w:rFonts w:cs="Arial"/>
          <w:b/>
          <w:sz w:val="20"/>
          <w:szCs w:val="20"/>
          <w:lang w:val="nl-BE"/>
        </w:rPr>
        <w:tab/>
      </w:r>
      <w:r w:rsidRPr="00AD04D8">
        <w:rPr>
          <w:rFonts w:cs="Arial"/>
          <w:b/>
          <w:sz w:val="20"/>
          <w:szCs w:val="20"/>
          <w:lang w:val="nl-BE"/>
        </w:rPr>
        <w:tab/>
        <w:t xml:space="preserve">Kd8 </w:t>
      </w:r>
    </w:p>
    <w:p w14:paraId="1A1C9514" w14:textId="77777777" w:rsidR="00EF7736" w:rsidRDefault="00E24D55" w:rsidP="00E24D55">
      <w:pPr>
        <w:jc w:val="both"/>
        <w:rPr>
          <w:rFonts w:cs="Arial"/>
          <w:b/>
          <w:sz w:val="20"/>
          <w:szCs w:val="20"/>
          <w:lang w:val="nl-BE"/>
        </w:rPr>
      </w:pPr>
      <w:r w:rsidRPr="00AD04D8">
        <w:rPr>
          <w:rFonts w:cs="Arial"/>
          <w:b/>
          <w:sz w:val="20"/>
          <w:szCs w:val="20"/>
          <w:lang w:val="nl-BE"/>
        </w:rPr>
        <w:tab/>
        <w:t xml:space="preserve">5.Kf8 </w:t>
      </w:r>
      <w:r w:rsidRPr="00AD04D8">
        <w:rPr>
          <w:rFonts w:cs="Arial"/>
          <w:b/>
          <w:sz w:val="20"/>
          <w:szCs w:val="20"/>
          <w:lang w:val="nl-BE"/>
        </w:rPr>
        <w:tab/>
      </w:r>
      <w:r w:rsidRPr="00AD04D8">
        <w:rPr>
          <w:rFonts w:cs="Arial"/>
          <w:b/>
          <w:sz w:val="20"/>
          <w:szCs w:val="20"/>
          <w:lang w:val="nl-BE"/>
        </w:rPr>
        <w:tab/>
        <w:t xml:space="preserve">Lg6 </w:t>
      </w:r>
    </w:p>
    <w:p w14:paraId="558FCEDF" w14:textId="77777777" w:rsidR="00EF7736" w:rsidRDefault="00EF7736" w:rsidP="00EF7736">
      <w:pPr>
        <w:jc w:val="both"/>
        <w:rPr>
          <w:rFonts w:cs="Arial"/>
          <w:sz w:val="20"/>
          <w:szCs w:val="20"/>
          <w:lang w:val="nl-BE"/>
        </w:rPr>
      </w:pPr>
      <w:r>
        <w:rPr>
          <w:rFonts w:cs="Arial"/>
          <w:sz w:val="20"/>
          <w:szCs w:val="20"/>
          <w:lang w:val="nl-BE"/>
        </w:rPr>
        <w:t>En na een aftrekschaak:</w:t>
      </w:r>
    </w:p>
    <w:p w14:paraId="09001A1B" w14:textId="77777777" w:rsidR="00D87519" w:rsidRDefault="00EF7736" w:rsidP="00E24D55">
      <w:pPr>
        <w:jc w:val="both"/>
        <w:rPr>
          <w:rFonts w:cs="Arial"/>
          <w:b/>
          <w:sz w:val="20"/>
          <w:szCs w:val="20"/>
          <w:lang w:val="nl-BE"/>
        </w:rPr>
      </w:pPr>
      <w:r>
        <w:rPr>
          <w:rFonts w:cs="Arial"/>
          <w:b/>
          <w:sz w:val="20"/>
          <w:szCs w:val="20"/>
          <w:lang w:val="nl-BE"/>
        </w:rPr>
        <w:br w:type="column"/>
      </w:r>
    </w:p>
    <w:p w14:paraId="63F63029" w14:textId="77777777" w:rsidR="00EF7736" w:rsidRDefault="00EF7736" w:rsidP="00E24D55">
      <w:pPr>
        <w:jc w:val="both"/>
        <w:rPr>
          <w:rFonts w:cs="Arial"/>
          <w:b/>
          <w:sz w:val="20"/>
          <w:szCs w:val="20"/>
          <w:lang w:val="nl-BE"/>
        </w:rPr>
      </w:pPr>
    </w:p>
    <w:p w14:paraId="76A27121" w14:textId="77777777" w:rsidR="00594B4E" w:rsidRDefault="00594B4E" w:rsidP="00E24D55">
      <w:pPr>
        <w:jc w:val="both"/>
        <w:rPr>
          <w:rFonts w:cs="Arial"/>
          <w:b/>
          <w:sz w:val="20"/>
          <w:szCs w:val="20"/>
          <w:lang w:val="nl-BE"/>
        </w:rPr>
      </w:pPr>
    </w:p>
    <w:p w14:paraId="50DAEFD4" w14:textId="77777777" w:rsidR="00CF02C8" w:rsidRDefault="00CF02C8" w:rsidP="00E24D55">
      <w:pPr>
        <w:jc w:val="both"/>
        <w:rPr>
          <w:rFonts w:cs="Arial"/>
          <w:b/>
          <w:sz w:val="20"/>
          <w:szCs w:val="20"/>
          <w:lang w:val="nl-BE"/>
        </w:rPr>
      </w:pPr>
    </w:p>
    <w:p w14:paraId="7A2F8722" w14:textId="77777777" w:rsidR="00E90ABC" w:rsidRDefault="00E90ABC" w:rsidP="00E24D55">
      <w:pPr>
        <w:jc w:val="both"/>
        <w:rPr>
          <w:rFonts w:cs="Arial"/>
          <w:sz w:val="20"/>
          <w:szCs w:val="20"/>
          <w:lang w:val="nl-BE"/>
        </w:rPr>
      </w:pPr>
    </w:p>
    <w:p w14:paraId="0C600B81" w14:textId="77777777" w:rsidR="00E24D55" w:rsidRPr="00AD04D8" w:rsidRDefault="00E24D55" w:rsidP="00E24D55">
      <w:pPr>
        <w:jc w:val="both"/>
        <w:rPr>
          <w:rFonts w:cs="Arial"/>
          <w:sz w:val="20"/>
          <w:szCs w:val="20"/>
          <w:lang w:val="nl-BE"/>
        </w:rPr>
      </w:pPr>
      <w:r w:rsidRPr="00AD04D8">
        <w:rPr>
          <w:rFonts w:cs="Arial"/>
          <w:sz w:val="20"/>
          <w:szCs w:val="20"/>
          <w:lang w:val="nl-BE"/>
        </w:rPr>
        <w:t>Het is een correctie van een stu</w:t>
      </w:r>
      <w:r w:rsidR="005F674D">
        <w:rPr>
          <w:rFonts w:cs="Arial"/>
          <w:sz w:val="20"/>
          <w:szCs w:val="20"/>
          <w:lang w:val="nl-BE"/>
        </w:rPr>
        <w:t>-</w:t>
      </w:r>
      <w:r w:rsidRPr="00AD04D8">
        <w:rPr>
          <w:rFonts w:cs="Arial"/>
          <w:sz w:val="20"/>
          <w:szCs w:val="20"/>
          <w:lang w:val="nl-BE"/>
        </w:rPr>
        <w:t xml:space="preserve">die van L.Topko uit Oekraïne, die een eervolle vermelding kreeg in het </w:t>
      </w:r>
      <w:r w:rsidRPr="00AD04D8">
        <w:rPr>
          <w:rFonts w:cs="Arial"/>
          <w:i/>
          <w:sz w:val="20"/>
          <w:szCs w:val="20"/>
          <w:lang w:val="nl-BE"/>
        </w:rPr>
        <w:t xml:space="preserve">Soldarity Ty </w:t>
      </w:r>
      <w:r w:rsidRPr="00AD04D8">
        <w:rPr>
          <w:rFonts w:cs="Arial"/>
          <w:sz w:val="20"/>
          <w:szCs w:val="20"/>
          <w:lang w:val="nl-BE"/>
        </w:rPr>
        <w:t xml:space="preserve">(1995): </w:t>
      </w:r>
    </w:p>
    <w:p w14:paraId="5BA619EB" w14:textId="77777777" w:rsidR="00E24D55" w:rsidRPr="00C911AB" w:rsidRDefault="00E24D55" w:rsidP="00E24D55">
      <w:pPr>
        <w:jc w:val="both"/>
        <w:rPr>
          <w:rFonts w:cs="Arial"/>
          <w:sz w:val="20"/>
          <w:szCs w:val="20"/>
          <w:lang w:val="nl-BE"/>
        </w:rPr>
      </w:pPr>
    </w:p>
    <w:p w14:paraId="0E3D4635" w14:textId="77777777" w:rsidR="00C911AB" w:rsidRPr="00F157A7" w:rsidRDefault="00E24D55" w:rsidP="00E24D55">
      <w:pPr>
        <w:jc w:val="both"/>
        <w:rPr>
          <w:rFonts w:cs="Arial"/>
          <w:sz w:val="20"/>
          <w:szCs w:val="20"/>
          <w:lang w:val="nl-BE"/>
        </w:rPr>
      </w:pPr>
      <w:r w:rsidRPr="00F157A7">
        <w:rPr>
          <w:rFonts w:cs="Arial"/>
          <w:sz w:val="20"/>
          <w:szCs w:val="20"/>
          <w:lang w:val="nl-BE"/>
        </w:rPr>
        <w:t xml:space="preserve">Kg7 Lg3 Ph3 Ph5 /  </w:t>
      </w:r>
    </w:p>
    <w:p w14:paraId="5FBB2011" w14:textId="77777777" w:rsidR="00E24D55" w:rsidRPr="00F157A7" w:rsidRDefault="00C911AB" w:rsidP="00E24D55">
      <w:pPr>
        <w:jc w:val="both"/>
        <w:rPr>
          <w:rFonts w:cs="Arial"/>
          <w:sz w:val="20"/>
          <w:szCs w:val="20"/>
          <w:lang w:val="nl-BE"/>
        </w:rPr>
      </w:pPr>
      <w:r w:rsidRPr="00F157A7">
        <w:rPr>
          <w:rFonts w:cs="Arial"/>
          <w:sz w:val="20"/>
          <w:szCs w:val="20"/>
          <w:lang w:val="nl-BE"/>
        </w:rPr>
        <w:t xml:space="preserve">                         </w:t>
      </w:r>
      <w:r w:rsidR="00E24D55" w:rsidRPr="00F157A7">
        <w:rPr>
          <w:rFonts w:cs="Arial"/>
          <w:sz w:val="20"/>
          <w:szCs w:val="20"/>
          <w:lang w:val="nl-BE"/>
        </w:rPr>
        <w:t xml:space="preserve">Ke6 Le8 Pe7 d7 + </w:t>
      </w:r>
    </w:p>
    <w:p w14:paraId="28CA0A96" w14:textId="77777777" w:rsidR="00E24D55" w:rsidRPr="00F157A7" w:rsidRDefault="00E24D55" w:rsidP="00E24D55">
      <w:pPr>
        <w:jc w:val="both"/>
        <w:rPr>
          <w:rFonts w:cs="Arial"/>
          <w:sz w:val="20"/>
          <w:szCs w:val="20"/>
          <w:lang w:val="nl-BE"/>
        </w:rPr>
      </w:pPr>
    </w:p>
    <w:p w14:paraId="6A04F13C" w14:textId="77777777" w:rsidR="00E24D55" w:rsidRPr="00AD04D8" w:rsidRDefault="00E24D55" w:rsidP="00E24D55">
      <w:pPr>
        <w:jc w:val="both"/>
        <w:rPr>
          <w:rFonts w:cs="Arial"/>
          <w:sz w:val="20"/>
          <w:szCs w:val="20"/>
          <w:lang w:val="nl-BE"/>
        </w:rPr>
      </w:pPr>
      <w:r w:rsidRPr="00AD04D8">
        <w:rPr>
          <w:rFonts w:cs="Arial"/>
          <w:sz w:val="20"/>
          <w:szCs w:val="20"/>
          <w:lang w:val="nl-BE"/>
        </w:rPr>
        <w:t>Met de foute oplossing: 1.P5f4</w:t>
      </w:r>
      <w:r w:rsidR="00AF5D2C">
        <w:rPr>
          <w:rFonts w:cs="Arial"/>
          <w:sz w:val="20"/>
          <w:szCs w:val="20"/>
          <w:lang w:val="nl-BE"/>
        </w:rPr>
        <w:t>+</w:t>
      </w:r>
      <w:r w:rsidRPr="00AD04D8">
        <w:rPr>
          <w:rFonts w:cs="Arial"/>
          <w:sz w:val="20"/>
          <w:szCs w:val="20"/>
          <w:lang w:val="nl-BE"/>
        </w:rPr>
        <w:t xml:space="preserve"> Kd6 </w:t>
      </w:r>
      <w:r w:rsidRPr="00B16312">
        <w:rPr>
          <w:rFonts w:cs="Arial"/>
          <w:b/>
          <w:sz w:val="20"/>
          <w:szCs w:val="20"/>
          <w:lang w:val="nl-BE"/>
        </w:rPr>
        <w:t>2.Pg6+</w:t>
      </w:r>
      <w:r w:rsidR="00B16312" w:rsidRPr="00B16312">
        <w:rPr>
          <w:rFonts w:cs="Arial"/>
          <w:b/>
          <w:sz w:val="20"/>
          <w:szCs w:val="20"/>
          <w:lang w:val="nl-BE"/>
        </w:rPr>
        <w:t>?</w:t>
      </w:r>
      <w:r w:rsidRPr="00AD04D8">
        <w:rPr>
          <w:rFonts w:cs="Arial"/>
          <w:sz w:val="20"/>
          <w:szCs w:val="20"/>
          <w:lang w:val="nl-BE"/>
        </w:rPr>
        <w:t xml:space="preserve"> Ke6 3.Phf4+ Kd6 4.Pxe7 Kxe7 5.Pd5+ Kd8 6.Lh4+ Kc8 7.Pf6 Kd8 8.Kf8 Lg6 9.Pd5+ Kc8 10.Pe7+ en 11.Pxg6. </w:t>
      </w:r>
    </w:p>
    <w:p w14:paraId="5AA77558" w14:textId="77777777" w:rsidR="00E24D55" w:rsidRPr="00AD04D8" w:rsidRDefault="00E24D55" w:rsidP="00E24D55">
      <w:pPr>
        <w:jc w:val="both"/>
        <w:rPr>
          <w:rFonts w:cs="Arial"/>
          <w:sz w:val="20"/>
          <w:szCs w:val="20"/>
          <w:lang w:val="nl-BE"/>
        </w:rPr>
      </w:pPr>
    </w:p>
    <w:p w14:paraId="654D960C" w14:textId="77777777" w:rsidR="00E24D55" w:rsidRPr="00AD04D8" w:rsidRDefault="00E24D55" w:rsidP="00E24D55">
      <w:pPr>
        <w:jc w:val="both"/>
        <w:rPr>
          <w:rFonts w:cs="Arial"/>
          <w:sz w:val="20"/>
          <w:szCs w:val="20"/>
          <w:lang w:val="nl-BE"/>
        </w:rPr>
      </w:pPr>
      <w:r w:rsidRPr="00AD04D8">
        <w:rPr>
          <w:rFonts w:cs="Arial"/>
          <w:sz w:val="20"/>
          <w:szCs w:val="20"/>
          <w:lang w:val="nl-BE"/>
        </w:rPr>
        <w:t>Reeds na 1.P5f4 Kd6</w:t>
      </w:r>
      <w:r>
        <w:rPr>
          <w:rFonts w:cs="Arial"/>
          <w:sz w:val="20"/>
          <w:szCs w:val="20"/>
          <w:lang w:val="nl-BE"/>
        </w:rPr>
        <w:t xml:space="preserve"> en nu</w:t>
      </w:r>
      <w:r w:rsidR="00B16312">
        <w:rPr>
          <w:rFonts w:cs="Arial"/>
          <w:sz w:val="20"/>
          <w:szCs w:val="20"/>
          <w:lang w:val="nl-BE"/>
        </w:rPr>
        <w:t>:</w:t>
      </w:r>
      <w:r w:rsidRPr="00AD04D8">
        <w:rPr>
          <w:rFonts w:cs="Arial"/>
          <w:sz w:val="20"/>
          <w:szCs w:val="20"/>
          <w:lang w:val="nl-BE"/>
        </w:rPr>
        <w:t xml:space="preserve"> </w:t>
      </w:r>
      <w:r w:rsidRPr="00B16312">
        <w:rPr>
          <w:rFonts w:cs="Arial"/>
          <w:b/>
          <w:sz w:val="20"/>
          <w:szCs w:val="20"/>
          <w:lang w:val="nl-BE"/>
        </w:rPr>
        <w:t>2.Kf8</w:t>
      </w:r>
      <w:r w:rsidR="00B16312">
        <w:rPr>
          <w:rFonts w:cs="Arial"/>
          <w:b/>
          <w:sz w:val="20"/>
          <w:szCs w:val="20"/>
          <w:lang w:val="nl-BE"/>
        </w:rPr>
        <w:t>!</w:t>
      </w:r>
      <w:r w:rsidRPr="00AD04D8">
        <w:rPr>
          <w:rFonts w:cs="Arial"/>
          <w:sz w:val="20"/>
          <w:szCs w:val="20"/>
          <w:lang w:val="nl-BE"/>
        </w:rPr>
        <w:t xml:space="preserve"> Pf5 3.Lh2 veroverd wit op de vol</w:t>
      </w:r>
      <w:r>
        <w:rPr>
          <w:rFonts w:cs="Arial"/>
          <w:sz w:val="20"/>
          <w:szCs w:val="20"/>
          <w:lang w:val="nl-BE"/>
        </w:rPr>
        <w:t>gend</w:t>
      </w:r>
      <w:r w:rsidRPr="00AD04D8">
        <w:rPr>
          <w:rFonts w:cs="Arial"/>
          <w:sz w:val="20"/>
          <w:szCs w:val="20"/>
          <w:lang w:val="nl-BE"/>
        </w:rPr>
        <w:t>e zet de zwarte loper, met winst.</w:t>
      </w:r>
    </w:p>
    <w:p w14:paraId="6C822578" w14:textId="77777777" w:rsidR="00E24D55" w:rsidRPr="00AD04D8" w:rsidRDefault="00E24D55" w:rsidP="00E24D55">
      <w:pPr>
        <w:jc w:val="both"/>
        <w:rPr>
          <w:rFonts w:cs="Arial"/>
          <w:sz w:val="20"/>
          <w:szCs w:val="20"/>
          <w:lang w:val="nl-BE"/>
        </w:rPr>
      </w:pPr>
    </w:p>
    <w:p w14:paraId="57E46800" w14:textId="77777777" w:rsidR="00E24D55" w:rsidRPr="00653D12" w:rsidRDefault="005F674D" w:rsidP="00161330">
      <w:pPr>
        <w:jc w:val="both"/>
        <w:rPr>
          <w:rFonts w:cs="Arial"/>
          <w:i/>
          <w:sz w:val="20"/>
          <w:szCs w:val="20"/>
          <w:lang w:val="nl-BE"/>
        </w:rPr>
      </w:pPr>
      <w:r>
        <w:rPr>
          <w:rFonts w:cs="Arial"/>
          <w:sz w:val="20"/>
          <w:szCs w:val="20"/>
          <w:lang w:val="en-GB"/>
        </w:rPr>
        <w:t>Yehuda Hoch schreef hier:</w:t>
      </w:r>
      <w:r w:rsidR="00E24D55" w:rsidRPr="001D6918">
        <w:rPr>
          <w:rFonts w:cs="Arial"/>
          <w:sz w:val="20"/>
          <w:szCs w:val="20"/>
          <w:lang w:val="en-GB"/>
        </w:rPr>
        <w:t xml:space="preserve"> </w:t>
      </w:r>
      <w:r w:rsidR="00E24D55" w:rsidRPr="001D6918">
        <w:rPr>
          <w:rFonts w:cs="Arial"/>
          <w:i/>
          <w:sz w:val="20"/>
          <w:szCs w:val="20"/>
          <w:lang w:val="en-GB"/>
        </w:rPr>
        <w:t>“White, with two light pieces, captures the black bishop after a precise and long manoeuvre. The study is ba-sed upon another work, which had</w:t>
      </w:r>
      <w:r w:rsidR="00161330">
        <w:rPr>
          <w:rFonts w:cs="Arial"/>
          <w:i/>
          <w:sz w:val="20"/>
          <w:szCs w:val="20"/>
          <w:lang w:val="en-GB"/>
        </w:rPr>
        <w:t xml:space="preserve"> be found faulty.” </w:t>
      </w:r>
      <w:r w:rsidR="00161330" w:rsidRPr="00653D12">
        <w:rPr>
          <w:rFonts w:cs="Arial"/>
          <w:i/>
          <w:sz w:val="20"/>
          <w:szCs w:val="20"/>
          <w:lang w:val="nl-BE"/>
        </w:rPr>
        <w:t>(Topko)</w:t>
      </w:r>
    </w:p>
    <w:p w14:paraId="7076A821" w14:textId="77777777" w:rsidR="00161330" w:rsidRPr="00653D12" w:rsidRDefault="00161330" w:rsidP="00161330">
      <w:pPr>
        <w:jc w:val="right"/>
        <w:rPr>
          <w:rFonts w:cs="Arial"/>
          <w:i/>
          <w:sz w:val="20"/>
          <w:szCs w:val="20"/>
          <w:lang w:val="nl-BE"/>
        </w:rPr>
      </w:pPr>
    </w:p>
    <w:p w14:paraId="131CFBEB" w14:textId="77777777" w:rsidR="00161330" w:rsidRPr="00653D12" w:rsidRDefault="00161330" w:rsidP="00161330">
      <w:pPr>
        <w:jc w:val="right"/>
        <w:rPr>
          <w:rFonts w:cs="Arial"/>
          <w:i/>
          <w:sz w:val="20"/>
          <w:szCs w:val="20"/>
          <w:lang w:val="nl-BE"/>
        </w:rPr>
        <w:sectPr w:rsidR="00161330" w:rsidRPr="00653D12" w:rsidSect="003B0882">
          <w:type w:val="continuous"/>
          <w:pgSz w:w="8392" w:h="11907" w:code="11"/>
          <w:pgMar w:top="1134" w:right="567" w:bottom="1134" w:left="567" w:header="709" w:footer="709" w:gutter="567"/>
          <w:cols w:num="2" w:space="567"/>
          <w:docGrid w:linePitch="360"/>
        </w:sectPr>
      </w:pPr>
    </w:p>
    <w:p w14:paraId="59F918A6" w14:textId="77777777" w:rsidR="00E24D55" w:rsidRPr="00653D12" w:rsidRDefault="00D87519" w:rsidP="00EF7736">
      <w:pPr>
        <w:ind w:firstLine="708"/>
        <w:jc w:val="both"/>
        <w:rPr>
          <w:rFonts w:cs="Arial"/>
          <w:b/>
          <w:sz w:val="20"/>
          <w:szCs w:val="20"/>
          <w:lang w:val="nl-BE"/>
        </w:rPr>
      </w:pPr>
      <w:r w:rsidRPr="00653D12">
        <w:rPr>
          <w:rFonts w:cs="Arial"/>
          <w:b/>
          <w:sz w:val="20"/>
          <w:szCs w:val="20"/>
          <w:lang w:val="nl-BE"/>
        </w:rPr>
        <w:t>6.Pd5+</w:t>
      </w:r>
      <w:r w:rsidRPr="00653D12">
        <w:rPr>
          <w:rFonts w:cs="Arial"/>
          <w:b/>
          <w:sz w:val="20"/>
          <w:szCs w:val="20"/>
          <w:lang w:val="nl-BE"/>
        </w:rPr>
        <w:tab/>
      </w:r>
      <w:r w:rsidRPr="00653D12">
        <w:rPr>
          <w:rFonts w:cs="Arial"/>
          <w:b/>
          <w:sz w:val="20"/>
          <w:szCs w:val="20"/>
          <w:lang w:val="nl-BE"/>
        </w:rPr>
        <w:tab/>
        <w:t>Kc8</w:t>
      </w:r>
    </w:p>
    <w:p w14:paraId="44336D93" w14:textId="77777777" w:rsidR="00D87519" w:rsidRPr="00653D12" w:rsidRDefault="00D87519" w:rsidP="00D87519">
      <w:pPr>
        <w:spacing w:line="190" w:lineRule="exact"/>
        <w:jc w:val="both"/>
        <w:rPr>
          <w:sz w:val="20"/>
          <w:szCs w:val="20"/>
          <w:lang w:val="nl-BE"/>
        </w:rPr>
      </w:pPr>
      <w:r w:rsidRPr="00653D12">
        <w:rPr>
          <w:sz w:val="20"/>
          <w:szCs w:val="20"/>
          <w:lang w:val="nl-BE"/>
        </w:rPr>
        <w:t>volgt de paardvork</w:t>
      </w:r>
    </w:p>
    <w:p w14:paraId="03FF6F02" w14:textId="77777777" w:rsidR="00D87519" w:rsidRPr="00653D12" w:rsidRDefault="00D87519" w:rsidP="00D87519">
      <w:pPr>
        <w:spacing w:line="190" w:lineRule="exact"/>
        <w:jc w:val="both"/>
        <w:rPr>
          <w:b/>
          <w:sz w:val="20"/>
          <w:szCs w:val="20"/>
          <w:lang w:val="nl-BE"/>
        </w:rPr>
      </w:pPr>
      <w:r w:rsidRPr="00653D12">
        <w:rPr>
          <w:sz w:val="20"/>
          <w:szCs w:val="20"/>
          <w:lang w:val="nl-BE"/>
        </w:rPr>
        <w:tab/>
      </w:r>
      <w:r w:rsidR="00E81FB9">
        <w:rPr>
          <w:b/>
          <w:sz w:val="20"/>
          <w:szCs w:val="20"/>
          <w:lang w:val="nl-BE"/>
        </w:rPr>
        <w:t>7.Pe7+</w:t>
      </w:r>
      <w:r w:rsidR="00E81FB9">
        <w:rPr>
          <w:b/>
          <w:sz w:val="20"/>
          <w:szCs w:val="20"/>
          <w:lang w:val="nl-BE"/>
        </w:rPr>
        <w:tab/>
      </w:r>
      <w:r w:rsidR="00E81FB9">
        <w:rPr>
          <w:b/>
          <w:sz w:val="20"/>
          <w:szCs w:val="20"/>
          <w:lang w:val="nl-BE"/>
        </w:rPr>
        <w:tab/>
        <w:t>Kb7</w:t>
      </w:r>
    </w:p>
    <w:p w14:paraId="79524197" w14:textId="77777777" w:rsidR="00D87519" w:rsidRPr="00653D12" w:rsidRDefault="00D87519" w:rsidP="00D87519">
      <w:pPr>
        <w:spacing w:line="190" w:lineRule="exact"/>
        <w:jc w:val="both"/>
        <w:rPr>
          <w:b/>
          <w:sz w:val="20"/>
          <w:szCs w:val="20"/>
          <w:lang w:val="nl-BE"/>
        </w:rPr>
      </w:pPr>
      <w:r w:rsidRPr="00653D12">
        <w:rPr>
          <w:b/>
          <w:sz w:val="20"/>
          <w:szCs w:val="20"/>
          <w:lang w:val="nl-BE"/>
        </w:rPr>
        <w:tab/>
        <w:t>8.Pxg6</w:t>
      </w:r>
    </w:p>
    <w:p w14:paraId="63AB41F4" w14:textId="77777777" w:rsidR="00EF7736" w:rsidRPr="00653D12" w:rsidRDefault="00D87519" w:rsidP="00EF7736">
      <w:pPr>
        <w:spacing w:line="190" w:lineRule="exact"/>
        <w:rPr>
          <w:sz w:val="20"/>
          <w:szCs w:val="20"/>
          <w:lang w:val="nl-BE"/>
        </w:rPr>
      </w:pPr>
      <w:r w:rsidRPr="00653D12">
        <w:rPr>
          <w:sz w:val="20"/>
          <w:szCs w:val="20"/>
          <w:lang w:val="nl-BE"/>
        </w:rPr>
        <w:t>Wit wint met loper en paard.</w:t>
      </w:r>
    </w:p>
    <w:p w14:paraId="3C0E1079" w14:textId="77777777" w:rsidR="00EF7736" w:rsidRPr="00653D12" w:rsidRDefault="00EF7736" w:rsidP="009332F5">
      <w:pPr>
        <w:spacing w:line="190" w:lineRule="exact"/>
        <w:jc w:val="center"/>
        <w:rPr>
          <w:sz w:val="20"/>
          <w:szCs w:val="20"/>
          <w:lang w:val="nl-BE"/>
        </w:rPr>
      </w:pPr>
    </w:p>
    <w:p w14:paraId="029ABBD7" w14:textId="77777777" w:rsidR="00E24036" w:rsidRPr="00653D12" w:rsidRDefault="00EF7736" w:rsidP="00E24036">
      <w:pPr>
        <w:jc w:val="center"/>
        <w:rPr>
          <w:rFonts w:cs="Arial"/>
          <w:i/>
          <w:sz w:val="20"/>
          <w:szCs w:val="20"/>
          <w:lang w:val="nl-BE"/>
        </w:rPr>
      </w:pPr>
      <w:r w:rsidRPr="00653D12">
        <w:rPr>
          <w:sz w:val="20"/>
          <w:szCs w:val="20"/>
          <w:lang w:val="nl-BE"/>
        </w:rPr>
        <w:br w:type="page"/>
      </w:r>
      <w:r w:rsidR="00E24036" w:rsidRPr="00653D12">
        <w:rPr>
          <w:rFonts w:cs="Arial"/>
          <w:b/>
          <w:sz w:val="20"/>
          <w:szCs w:val="20"/>
          <w:lang w:val="nl-BE"/>
        </w:rPr>
        <w:lastRenderedPageBreak/>
        <w:t xml:space="preserve">- </w:t>
      </w:r>
      <w:r w:rsidR="00B57A7B">
        <w:rPr>
          <w:rFonts w:cs="Arial"/>
          <w:b/>
          <w:sz w:val="20"/>
          <w:szCs w:val="20"/>
          <w:lang w:val="nl-BE"/>
        </w:rPr>
        <w:t>92</w:t>
      </w:r>
      <w:r w:rsidR="00E24036" w:rsidRPr="00653D12">
        <w:rPr>
          <w:rFonts w:cs="Arial"/>
          <w:b/>
          <w:sz w:val="20"/>
          <w:szCs w:val="20"/>
          <w:lang w:val="nl-BE"/>
        </w:rPr>
        <w:t xml:space="preserve"> -</w:t>
      </w:r>
    </w:p>
    <w:p w14:paraId="0524DE55" w14:textId="77777777" w:rsidR="00E24036" w:rsidRPr="00653D12" w:rsidRDefault="00E24036" w:rsidP="00E24036">
      <w:pPr>
        <w:spacing w:line="190" w:lineRule="exact"/>
        <w:jc w:val="center"/>
        <w:rPr>
          <w:rFonts w:cs="Arial"/>
          <w:b/>
          <w:sz w:val="20"/>
          <w:szCs w:val="20"/>
          <w:lang w:val="nl-BE"/>
        </w:rPr>
      </w:pPr>
    </w:p>
    <w:p w14:paraId="72721156" w14:textId="77777777" w:rsidR="00E24036" w:rsidRPr="00653D12" w:rsidRDefault="00E24036" w:rsidP="00E24036">
      <w:pPr>
        <w:spacing w:line="190" w:lineRule="exact"/>
        <w:jc w:val="center"/>
        <w:outlineLvl w:val="0"/>
        <w:rPr>
          <w:rFonts w:cs="Arial"/>
          <w:b/>
          <w:sz w:val="20"/>
          <w:szCs w:val="20"/>
          <w:lang w:val="nl-BE"/>
        </w:rPr>
      </w:pPr>
      <w:r w:rsidRPr="00653D12">
        <w:rPr>
          <w:rFonts w:cs="Arial"/>
          <w:i/>
          <w:sz w:val="20"/>
          <w:szCs w:val="20"/>
          <w:lang w:val="nl-BE"/>
        </w:rPr>
        <w:t xml:space="preserve">EBUR,  </w:t>
      </w:r>
      <w:r w:rsidRPr="00653D12">
        <w:rPr>
          <w:rFonts w:cs="Arial"/>
          <w:sz w:val="20"/>
          <w:szCs w:val="20"/>
          <w:lang w:val="nl-BE"/>
        </w:rPr>
        <w:t>2000</w:t>
      </w:r>
    </w:p>
    <w:p w14:paraId="1D0FF264" w14:textId="77777777" w:rsidR="00E24036" w:rsidRPr="00653D12" w:rsidRDefault="00990285" w:rsidP="00E24036">
      <w:pPr>
        <w:jc w:val="center"/>
        <w:rPr>
          <w:rFonts w:cs="Arial"/>
          <w:b/>
          <w:sz w:val="20"/>
          <w:szCs w:val="20"/>
          <w:lang w:val="nl-BE"/>
        </w:rPr>
      </w:pPr>
      <w:r>
        <w:rPr>
          <w:noProof/>
          <w:lang w:val="nl-BE"/>
        </w:rPr>
        <w:object w:dxaOrig="1440" w:dyaOrig="1440" w14:anchorId="5FF8E22D">
          <v:shape id="_x0000_s1313" type="#_x0000_t75" style="position:absolute;left:0;text-align:left;margin-left:0;margin-top:10.5pt;width:151.95pt;height:152.6pt;z-index:251645952;mso-position-horizontal:center">
            <v:imagedata r:id="rId191" o:title=""/>
            <w10:wrap type="square"/>
          </v:shape>
          <o:OLEObject Type="Embed" ProgID="CorelDRAW.Graphic.12" ShapeID="_x0000_s1313" DrawAspect="Content" ObjectID="_1587467693" r:id="rId192"/>
        </w:object>
      </w:r>
    </w:p>
    <w:p w14:paraId="07D2AF16" w14:textId="77777777" w:rsidR="00E24036" w:rsidRPr="009D5657" w:rsidRDefault="00E24036" w:rsidP="00E24036">
      <w:pPr>
        <w:jc w:val="center"/>
        <w:rPr>
          <w:rFonts w:cs="Arial"/>
          <w:b/>
          <w:sz w:val="20"/>
          <w:szCs w:val="20"/>
          <w:lang w:val="nl-BE"/>
        </w:rPr>
      </w:pPr>
      <w:r w:rsidRPr="00653D12">
        <w:rPr>
          <w:rFonts w:cs="Arial"/>
          <w:b/>
          <w:lang w:val="nl-BE"/>
        </w:rPr>
        <w:t>+</w:t>
      </w:r>
      <w:r w:rsidRPr="00653D12">
        <w:rPr>
          <w:rFonts w:cs="Arial"/>
          <w:b/>
          <w:sz w:val="20"/>
          <w:szCs w:val="20"/>
          <w:lang w:val="nl-BE"/>
        </w:rPr>
        <w:t xml:space="preserve"> </w:t>
      </w:r>
      <w:r w:rsidRPr="00653D12">
        <w:rPr>
          <w:rFonts w:cs="Arial"/>
          <w:sz w:val="20"/>
          <w:szCs w:val="20"/>
          <w:lang w:val="nl-BE"/>
        </w:rPr>
        <w:t xml:space="preserve">                             000</w:t>
      </w:r>
      <w:r w:rsidRPr="00AD04D8">
        <w:rPr>
          <w:rFonts w:cs="Arial"/>
          <w:sz w:val="20"/>
          <w:szCs w:val="20"/>
          <w:lang w:val="nl-BE"/>
        </w:rPr>
        <w:t>1.12 g2d5</w:t>
      </w:r>
    </w:p>
    <w:p w14:paraId="3893A0C8" w14:textId="77777777" w:rsidR="00E24036" w:rsidRPr="003D3E94" w:rsidRDefault="00E24036" w:rsidP="00E24036">
      <w:pPr>
        <w:jc w:val="both"/>
        <w:rPr>
          <w:rFonts w:cs="Arial"/>
          <w:sz w:val="20"/>
          <w:szCs w:val="20"/>
          <w:lang w:val="nl-BE"/>
        </w:rPr>
      </w:pPr>
    </w:p>
    <w:p w14:paraId="128BDE91" w14:textId="77777777" w:rsidR="00E24036" w:rsidRDefault="009A7CB9" w:rsidP="00E24036">
      <w:pPr>
        <w:jc w:val="both"/>
        <w:rPr>
          <w:rFonts w:cs="Arial"/>
          <w:b/>
          <w:sz w:val="20"/>
          <w:szCs w:val="20"/>
          <w:lang w:val="nl-BE"/>
        </w:rPr>
      </w:pPr>
      <w:r>
        <w:rPr>
          <w:rFonts w:cs="Arial"/>
          <w:sz w:val="20"/>
          <w:szCs w:val="20"/>
          <w:lang w:val="nl-BE"/>
        </w:rPr>
        <w:t>Na 1.exf7? c2 2.Pe</w:t>
      </w:r>
      <w:r w:rsidR="00E24036">
        <w:rPr>
          <w:rFonts w:cs="Arial"/>
          <w:sz w:val="20"/>
          <w:szCs w:val="20"/>
          <w:lang w:val="nl-BE"/>
        </w:rPr>
        <w:t>3+ volgt 2…Ke6 3.f8D c1D met remise.</w:t>
      </w:r>
      <w:r w:rsidR="00E24036" w:rsidRPr="00AD04D8">
        <w:rPr>
          <w:rFonts w:cs="Arial"/>
          <w:b/>
          <w:sz w:val="20"/>
          <w:szCs w:val="20"/>
          <w:lang w:val="nl-BE"/>
        </w:rPr>
        <w:tab/>
      </w:r>
    </w:p>
    <w:p w14:paraId="1AE62636" w14:textId="77777777" w:rsidR="00E24036" w:rsidRPr="00AD04D8" w:rsidRDefault="00E24036" w:rsidP="00E24036">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1.e7 </w:t>
      </w:r>
      <w:r w:rsidRPr="00AD04D8">
        <w:rPr>
          <w:rFonts w:cs="Arial"/>
          <w:b/>
          <w:sz w:val="20"/>
          <w:szCs w:val="20"/>
          <w:lang w:val="nl-BE"/>
        </w:rPr>
        <w:tab/>
      </w:r>
      <w:r w:rsidRPr="00AD04D8">
        <w:rPr>
          <w:rFonts w:cs="Arial"/>
          <w:b/>
          <w:sz w:val="20"/>
          <w:szCs w:val="20"/>
          <w:lang w:val="nl-BE"/>
        </w:rPr>
        <w:tab/>
        <w:t xml:space="preserve">c2 </w:t>
      </w:r>
    </w:p>
    <w:p w14:paraId="0A54AEAD" w14:textId="77777777" w:rsidR="00E24036" w:rsidRPr="00AD04D8" w:rsidRDefault="00E24036" w:rsidP="00E24036">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2.e8D </w:t>
      </w:r>
      <w:r w:rsidRPr="00AD04D8">
        <w:rPr>
          <w:rFonts w:cs="Arial"/>
          <w:b/>
          <w:sz w:val="20"/>
          <w:szCs w:val="20"/>
          <w:lang w:val="nl-BE"/>
        </w:rPr>
        <w:tab/>
      </w:r>
      <w:r w:rsidRPr="00AD04D8">
        <w:rPr>
          <w:rFonts w:cs="Arial"/>
          <w:b/>
          <w:sz w:val="20"/>
          <w:szCs w:val="20"/>
          <w:lang w:val="nl-BE"/>
        </w:rPr>
        <w:tab/>
        <w:t xml:space="preserve">c1D </w:t>
      </w:r>
    </w:p>
    <w:p w14:paraId="6DBDDA24" w14:textId="77777777" w:rsidR="00E24036" w:rsidRPr="00AD04D8" w:rsidRDefault="00E24036" w:rsidP="00E24036">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3.Dd7+ </w:t>
      </w:r>
      <w:r>
        <w:rPr>
          <w:rFonts w:cs="Arial"/>
          <w:b/>
          <w:sz w:val="20"/>
          <w:szCs w:val="20"/>
          <w:lang w:val="nl-BE"/>
        </w:rPr>
        <w:tab/>
      </w:r>
      <w:r w:rsidRPr="00AD04D8">
        <w:rPr>
          <w:rFonts w:cs="Arial"/>
          <w:b/>
          <w:sz w:val="20"/>
          <w:szCs w:val="20"/>
          <w:lang w:val="nl-BE"/>
        </w:rPr>
        <w:tab/>
        <w:t xml:space="preserve">Ke4 </w:t>
      </w:r>
    </w:p>
    <w:p w14:paraId="2766993B" w14:textId="77777777" w:rsidR="00E24036" w:rsidRPr="00AD04D8" w:rsidRDefault="00E24036" w:rsidP="00E24036">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4.Pf2+</w:t>
      </w:r>
      <w:r w:rsidRPr="00AD04D8">
        <w:rPr>
          <w:rFonts w:cs="Arial"/>
          <w:b/>
          <w:sz w:val="20"/>
          <w:szCs w:val="20"/>
          <w:lang w:val="nl-BE"/>
        </w:rPr>
        <w:tab/>
      </w:r>
      <w:r w:rsidRPr="00AD04D8">
        <w:rPr>
          <w:rFonts w:cs="Arial"/>
          <w:b/>
          <w:sz w:val="20"/>
          <w:szCs w:val="20"/>
          <w:lang w:val="nl-BE"/>
        </w:rPr>
        <w:tab/>
        <w:t xml:space="preserve">Ke3 </w:t>
      </w:r>
    </w:p>
    <w:p w14:paraId="2611338B" w14:textId="77777777" w:rsidR="00E24036" w:rsidRPr="00AD04D8" w:rsidRDefault="009F5750" w:rsidP="00E24036">
      <w:pPr>
        <w:jc w:val="both"/>
        <w:rPr>
          <w:rFonts w:cs="Arial"/>
          <w:sz w:val="20"/>
          <w:szCs w:val="20"/>
          <w:lang w:val="nl-BE"/>
        </w:rPr>
      </w:pPr>
      <w:r>
        <w:rPr>
          <w:rFonts w:cs="Arial"/>
          <w:sz w:val="20"/>
          <w:szCs w:val="20"/>
          <w:lang w:val="nl-BE"/>
        </w:rPr>
        <w:t>Na 4…Ke5</w:t>
      </w:r>
      <w:r w:rsidR="009A6C24">
        <w:rPr>
          <w:rFonts w:cs="Arial"/>
          <w:sz w:val="20"/>
          <w:szCs w:val="20"/>
          <w:lang w:val="nl-BE"/>
        </w:rPr>
        <w:t>?</w:t>
      </w:r>
      <w:r>
        <w:rPr>
          <w:rFonts w:cs="Arial"/>
          <w:sz w:val="20"/>
          <w:szCs w:val="20"/>
          <w:lang w:val="nl-BE"/>
        </w:rPr>
        <w:t>(Kf</w:t>
      </w:r>
      <w:r w:rsidR="00E24036" w:rsidRPr="00AD04D8">
        <w:rPr>
          <w:rFonts w:cs="Arial"/>
          <w:sz w:val="20"/>
          <w:szCs w:val="20"/>
          <w:lang w:val="nl-BE"/>
        </w:rPr>
        <w:t>4</w:t>
      </w:r>
      <w:r w:rsidR="009A6C24">
        <w:rPr>
          <w:rFonts w:cs="Arial"/>
          <w:sz w:val="20"/>
          <w:szCs w:val="20"/>
          <w:lang w:val="nl-BE"/>
        </w:rPr>
        <w:t>?) volgt een paard</w:t>
      </w:r>
      <w:r w:rsidR="00E24036" w:rsidRPr="00AD04D8">
        <w:rPr>
          <w:rFonts w:cs="Arial"/>
          <w:sz w:val="20"/>
          <w:szCs w:val="20"/>
          <w:lang w:val="nl-BE"/>
        </w:rPr>
        <w:t>vork met verlies van de da</w:t>
      </w:r>
      <w:r w:rsidR="009A6C24">
        <w:rPr>
          <w:rFonts w:cs="Arial"/>
          <w:sz w:val="20"/>
          <w:szCs w:val="20"/>
          <w:lang w:val="nl-BE"/>
        </w:rPr>
        <w:t>-</w:t>
      </w:r>
      <w:r w:rsidR="00E24036" w:rsidRPr="00AD04D8">
        <w:rPr>
          <w:rFonts w:cs="Arial"/>
          <w:sz w:val="20"/>
          <w:szCs w:val="20"/>
          <w:lang w:val="nl-BE"/>
        </w:rPr>
        <w:t xml:space="preserve">me. </w:t>
      </w:r>
    </w:p>
    <w:p w14:paraId="7CF31D6E" w14:textId="77777777" w:rsidR="00E24036" w:rsidRPr="00653D12" w:rsidRDefault="00E24036" w:rsidP="00E24036">
      <w:pPr>
        <w:jc w:val="both"/>
        <w:rPr>
          <w:rFonts w:cs="Arial"/>
          <w:b/>
          <w:sz w:val="20"/>
          <w:szCs w:val="20"/>
          <w:lang w:val="nl-BE"/>
        </w:rPr>
      </w:pPr>
      <w:r w:rsidRPr="00E24D55">
        <w:rPr>
          <w:rFonts w:cs="Arial"/>
          <w:b/>
          <w:sz w:val="20"/>
          <w:szCs w:val="20"/>
          <w:lang w:val="nl-BE"/>
        </w:rPr>
        <w:t xml:space="preserve">            </w:t>
      </w:r>
      <w:r w:rsidRPr="00653D12">
        <w:rPr>
          <w:rFonts w:cs="Arial"/>
          <w:b/>
          <w:sz w:val="20"/>
          <w:szCs w:val="20"/>
          <w:lang w:val="nl-BE"/>
        </w:rPr>
        <w:t xml:space="preserve">5.Dd3+ </w:t>
      </w:r>
      <w:r w:rsidRPr="00653D12">
        <w:rPr>
          <w:rFonts w:cs="Arial"/>
          <w:b/>
          <w:sz w:val="20"/>
          <w:szCs w:val="20"/>
          <w:lang w:val="nl-BE"/>
        </w:rPr>
        <w:tab/>
      </w:r>
      <w:r w:rsidRPr="00653D12">
        <w:rPr>
          <w:rFonts w:cs="Arial"/>
          <w:b/>
          <w:sz w:val="20"/>
          <w:szCs w:val="20"/>
          <w:lang w:val="nl-BE"/>
        </w:rPr>
        <w:tab/>
        <w:t xml:space="preserve">Kf4 </w:t>
      </w:r>
    </w:p>
    <w:p w14:paraId="15BCFF2C" w14:textId="77777777" w:rsidR="00E24036" w:rsidRPr="00653D12" w:rsidRDefault="00E24036" w:rsidP="00E24036">
      <w:pPr>
        <w:jc w:val="both"/>
        <w:rPr>
          <w:rFonts w:cs="Arial"/>
          <w:b/>
          <w:sz w:val="20"/>
          <w:szCs w:val="20"/>
          <w:lang w:val="nl-BE"/>
        </w:rPr>
      </w:pPr>
      <w:r w:rsidRPr="00653D12">
        <w:rPr>
          <w:rFonts w:cs="Arial"/>
          <w:b/>
          <w:sz w:val="20"/>
          <w:szCs w:val="20"/>
          <w:lang w:val="nl-BE"/>
        </w:rPr>
        <w:t xml:space="preserve">            6.Df3+ </w:t>
      </w:r>
      <w:r w:rsidRPr="00653D12">
        <w:rPr>
          <w:rFonts w:cs="Arial"/>
          <w:b/>
          <w:sz w:val="20"/>
          <w:szCs w:val="20"/>
          <w:lang w:val="nl-BE"/>
        </w:rPr>
        <w:tab/>
      </w:r>
      <w:r w:rsidRPr="00653D12">
        <w:rPr>
          <w:rFonts w:cs="Arial"/>
          <w:b/>
          <w:sz w:val="20"/>
          <w:szCs w:val="20"/>
          <w:lang w:val="nl-BE"/>
        </w:rPr>
        <w:tab/>
        <w:t xml:space="preserve">Kg5 </w:t>
      </w:r>
    </w:p>
    <w:p w14:paraId="0E95F85B" w14:textId="77777777" w:rsidR="00E24036" w:rsidRPr="00653D12" w:rsidRDefault="00E24036" w:rsidP="00E24036">
      <w:pPr>
        <w:jc w:val="both"/>
        <w:rPr>
          <w:rFonts w:cs="Arial"/>
          <w:b/>
          <w:sz w:val="20"/>
          <w:szCs w:val="20"/>
          <w:lang w:val="nl-BE"/>
        </w:rPr>
      </w:pPr>
      <w:r w:rsidRPr="00653D12">
        <w:rPr>
          <w:rFonts w:cs="Arial"/>
          <w:b/>
          <w:sz w:val="20"/>
          <w:szCs w:val="20"/>
          <w:lang w:val="nl-BE"/>
        </w:rPr>
        <w:t xml:space="preserve">            7.Pe4+ </w:t>
      </w:r>
      <w:r w:rsidRPr="00653D12">
        <w:rPr>
          <w:rFonts w:cs="Arial"/>
          <w:b/>
          <w:sz w:val="20"/>
          <w:szCs w:val="20"/>
          <w:lang w:val="nl-BE"/>
        </w:rPr>
        <w:tab/>
      </w:r>
      <w:r w:rsidRPr="00653D12">
        <w:rPr>
          <w:rFonts w:cs="Arial"/>
          <w:b/>
          <w:sz w:val="20"/>
          <w:szCs w:val="20"/>
          <w:lang w:val="nl-BE"/>
        </w:rPr>
        <w:tab/>
        <w:t>Kg6</w:t>
      </w:r>
      <w:r w:rsidR="00A73397">
        <w:rPr>
          <w:rFonts w:cs="Arial"/>
          <w:b/>
          <w:sz w:val="20"/>
          <w:szCs w:val="20"/>
          <w:lang w:val="nl-BE"/>
        </w:rPr>
        <w:t>(Kh</w:t>
      </w:r>
      <w:r w:rsidR="009A7CB9" w:rsidRPr="00653D12">
        <w:rPr>
          <w:rFonts w:cs="Arial"/>
          <w:b/>
          <w:sz w:val="20"/>
          <w:szCs w:val="20"/>
          <w:lang w:val="nl-BE"/>
        </w:rPr>
        <w:t>6)</w:t>
      </w:r>
    </w:p>
    <w:p w14:paraId="2A656578" w14:textId="77777777" w:rsidR="00E24036" w:rsidRPr="0074478B" w:rsidRDefault="00E24036" w:rsidP="00E24036">
      <w:pPr>
        <w:jc w:val="both"/>
        <w:rPr>
          <w:rFonts w:cs="Arial"/>
          <w:b/>
          <w:sz w:val="20"/>
          <w:szCs w:val="20"/>
          <w:lang w:val="nl-BE"/>
        </w:rPr>
      </w:pPr>
      <w:r w:rsidRPr="00653D12">
        <w:rPr>
          <w:rFonts w:cs="Arial"/>
          <w:b/>
          <w:sz w:val="20"/>
          <w:szCs w:val="20"/>
          <w:lang w:val="nl-BE"/>
        </w:rPr>
        <w:t xml:space="preserve">            </w:t>
      </w:r>
      <w:r w:rsidRPr="00B354CB">
        <w:rPr>
          <w:rFonts w:cs="Arial"/>
          <w:b/>
          <w:sz w:val="20"/>
          <w:szCs w:val="20"/>
          <w:lang w:val="nl-BE"/>
        </w:rPr>
        <w:t>8.Df6+</w:t>
      </w:r>
      <w:r w:rsidRPr="00B354CB">
        <w:rPr>
          <w:rFonts w:cs="Arial"/>
          <w:b/>
          <w:sz w:val="20"/>
          <w:szCs w:val="20"/>
          <w:lang w:val="nl-BE"/>
        </w:rPr>
        <w:tab/>
      </w:r>
      <w:r w:rsidRPr="00B354CB">
        <w:rPr>
          <w:rFonts w:cs="Arial"/>
          <w:b/>
          <w:sz w:val="20"/>
          <w:szCs w:val="20"/>
          <w:lang w:val="nl-BE"/>
        </w:rPr>
        <w:tab/>
      </w:r>
      <w:r w:rsidR="0074478B">
        <w:rPr>
          <w:rFonts w:cs="Arial"/>
          <w:b/>
          <w:sz w:val="20"/>
          <w:szCs w:val="20"/>
          <w:lang w:val="nl-BE"/>
        </w:rPr>
        <w:t>Kh7</w:t>
      </w:r>
    </w:p>
    <w:p w14:paraId="0EF27F18" w14:textId="77777777" w:rsidR="00E24036" w:rsidRPr="0074478B" w:rsidRDefault="00E24036" w:rsidP="00E24036">
      <w:pPr>
        <w:jc w:val="both"/>
        <w:rPr>
          <w:rFonts w:cs="Arial"/>
          <w:b/>
          <w:sz w:val="20"/>
          <w:szCs w:val="20"/>
          <w:lang w:val="nl-BE"/>
        </w:rPr>
      </w:pPr>
      <w:r w:rsidRPr="0074478B">
        <w:rPr>
          <w:rFonts w:cs="Arial"/>
          <w:b/>
          <w:sz w:val="20"/>
          <w:szCs w:val="20"/>
          <w:lang w:val="nl-BE"/>
        </w:rPr>
        <w:t xml:space="preserve">            9.Pg5+</w:t>
      </w:r>
      <w:r w:rsidRPr="0074478B">
        <w:rPr>
          <w:rFonts w:cs="Arial"/>
          <w:b/>
          <w:sz w:val="20"/>
          <w:szCs w:val="20"/>
          <w:lang w:val="nl-BE"/>
        </w:rPr>
        <w:tab/>
      </w:r>
      <w:r w:rsidRPr="0074478B">
        <w:rPr>
          <w:rFonts w:cs="Arial"/>
          <w:b/>
          <w:sz w:val="20"/>
          <w:szCs w:val="20"/>
          <w:lang w:val="nl-BE"/>
        </w:rPr>
        <w:tab/>
        <w:t>Dxg5</w:t>
      </w:r>
    </w:p>
    <w:p w14:paraId="08026EAC" w14:textId="77777777" w:rsidR="00E24036" w:rsidRPr="0074478B" w:rsidRDefault="00E24036" w:rsidP="00E24036">
      <w:pPr>
        <w:jc w:val="both"/>
        <w:rPr>
          <w:rFonts w:cs="Arial"/>
          <w:b/>
          <w:sz w:val="20"/>
          <w:szCs w:val="20"/>
          <w:lang w:val="nl-BE"/>
        </w:rPr>
      </w:pPr>
      <w:r w:rsidRPr="0074478B">
        <w:rPr>
          <w:rFonts w:cs="Arial"/>
          <w:b/>
          <w:sz w:val="20"/>
          <w:szCs w:val="20"/>
          <w:lang w:val="nl-BE"/>
        </w:rPr>
        <w:t xml:space="preserve">          10.Dxg5</w:t>
      </w:r>
    </w:p>
    <w:p w14:paraId="605C83BD" w14:textId="77777777" w:rsidR="00E24036" w:rsidRPr="00183681" w:rsidRDefault="00E24036" w:rsidP="00E24036">
      <w:pPr>
        <w:jc w:val="both"/>
        <w:rPr>
          <w:rFonts w:cs="Arial"/>
          <w:sz w:val="20"/>
          <w:szCs w:val="20"/>
          <w:lang w:val="nl-BE"/>
        </w:rPr>
      </w:pPr>
      <w:r>
        <w:rPr>
          <w:rFonts w:cs="Arial"/>
          <w:sz w:val="20"/>
          <w:szCs w:val="20"/>
          <w:lang w:val="nl-BE"/>
        </w:rPr>
        <w:t>Met winst. Of</w:t>
      </w:r>
    </w:p>
    <w:p w14:paraId="5836DFE5" w14:textId="77777777" w:rsidR="00E24036" w:rsidRDefault="00E24036" w:rsidP="00E24036">
      <w:pPr>
        <w:jc w:val="both"/>
        <w:rPr>
          <w:rFonts w:cs="Arial"/>
          <w:b/>
          <w:sz w:val="20"/>
          <w:szCs w:val="20"/>
          <w:lang w:val="nl-BE"/>
        </w:rPr>
      </w:pPr>
    </w:p>
    <w:p w14:paraId="4C384628" w14:textId="77777777" w:rsidR="00E24036" w:rsidRDefault="00E24036" w:rsidP="00E24036">
      <w:pPr>
        <w:jc w:val="both"/>
        <w:rPr>
          <w:rFonts w:cs="Arial"/>
          <w:b/>
          <w:sz w:val="20"/>
          <w:szCs w:val="20"/>
          <w:lang w:val="nl-BE"/>
        </w:rPr>
      </w:pPr>
    </w:p>
    <w:p w14:paraId="25E850F0" w14:textId="77777777" w:rsidR="00D967AB" w:rsidRDefault="00D967AB" w:rsidP="00E24036">
      <w:pPr>
        <w:jc w:val="both"/>
        <w:rPr>
          <w:rFonts w:cs="Arial"/>
          <w:b/>
          <w:sz w:val="20"/>
          <w:szCs w:val="20"/>
          <w:lang w:val="nl-BE"/>
        </w:rPr>
      </w:pPr>
    </w:p>
    <w:p w14:paraId="5C75C9F2" w14:textId="77777777" w:rsidR="00D967AB" w:rsidRDefault="00D967AB" w:rsidP="00E24036">
      <w:pPr>
        <w:jc w:val="both"/>
        <w:rPr>
          <w:rFonts w:cs="Arial"/>
          <w:b/>
          <w:sz w:val="20"/>
          <w:szCs w:val="20"/>
          <w:lang w:val="nl-BE"/>
        </w:rPr>
      </w:pPr>
    </w:p>
    <w:p w14:paraId="2DD1430C" w14:textId="77777777" w:rsidR="000C5311" w:rsidRDefault="000C5311" w:rsidP="00E24036">
      <w:pPr>
        <w:jc w:val="both"/>
        <w:rPr>
          <w:rFonts w:cs="Arial"/>
          <w:b/>
          <w:sz w:val="20"/>
          <w:szCs w:val="20"/>
          <w:lang w:val="nl-BE"/>
        </w:rPr>
      </w:pPr>
    </w:p>
    <w:p w14:paraId="5006000C" w14:textId="77777777" w:rsidR="00CF02C8" w:rsidRDefault="00CF02C8" w:rsidP="00E24036">
      <w:pPr>
        <w:jc w:val="both"/>
        <w:rPr>
          <w:rFonts w:cs="Arial"/>
          <w:b/>
          <w:sz w:val="20"/>
          <w:szCs w:val="20"/>
          <w:lang w:val="nl-BE"/>
        </w:rPr>
      </w:pPr>
    </w:p>
    <w:p w14:paraId="113C9A4A" w14:textId="77777777" w:rsidR="000C5311" w:rsidRDefault="000C5311" w:rsidP="00E24036">
      <w:pPr>
        <w:jc w:val="both"/>
        <w:rPr>
          <w:rFonts w:cs="Arial"/>
          <w:b/>
          <w:sz w:val="20"/>
          <w:szCs w:val="20"/>
          <w:lang w:val="nl-BE"/>
        </w:rPr>
      </w:pPr>
    </w:p>
    <w:p w14:paraId="5CF7B8C3" w14:textId="77777777" w:rsidR="00E24036" w:rsidRDefault="00E24036" w:rsidP="00E24036">
      <w:pPr>
        <w:spacing w:line="210" w:lineRule="exact"/>
        <w:jc w:val="both"/>
        <w:rPr>
          <w:rFonts w:cs="Arial"/>
          <w:b/>
          <w:i/>
          <w:sz w:val="20"/>
          <w:szCs w:val="20"/>
          <w:lang w:val="nl-BE"/>
        </w:rPr>
      </w:pPr>
    </w:p>
    <w:p w14:paraId="2677ED4E" w14:textId="77777777" w:rsidR="0074478B" w:rsidRDefault="0074478B" w:rsidP="00E24036">
      <w:pPr>
        <w:spacing w:line="210" w:lineRule="exact"/>
        <w:jc w:val="both"/>
        <w:rPr>
          <w:rFonts w:cs="Arial"/>
          <w:b/>
          <w:i/>
          <w:sz w:val="20"/>
          <w:szCs w:val="20"/>
          <w:lang w:val="nl-BE"/>
        </w:rPr>
      </w:pPr>
    </w:p>
    <w:p w14:paraId="61D7825B" w14:textId="77777777" w:rsidR="0074478B" w:rsidRPr="00AD04D8" w:rsidRDefault="0074478B" w:rsidP="00E24036">
      <w:pPr>
        <w:spacing w:line="210" w:lineRule="exact"/>
        <w:jc w:val="both"/>
        <w:rPr>
          <w:rFonts w:cs="Arial"/>
          <w:sz w:val="20"/>
          <w:szCs w:val="20"/>
          <w:lang w:val="nl-BE"/>
        </w:rPr>
      </w:pPr>
    </w:p>
    <w:p w14:paraId="23B0BFAB" w14:textId="77777777" w:rsidR="00E24036" w:rsidRPr="00AD04D8" w:rsidRDefault="00E24036" w:rsidP="00E24036">
      <w:pPr>
        <w:jc w:val="both"/>
        <w:rPr>
          <w:rFonts w:cs="Arial"/>
          <w:sz w:val="20"/>
          <w:szCs w:val="20"/>
          <w:lang w:val="nl-BE"/>
        </w:rPr>
      </w:pPr>
      <w:r w:rsidRPr="00AD04D8">
        <w:rPr>
          <w:rFonts w:cs="Arial"/>
          <w:sz w:val="20"/>
          <w:szCs w:val="20"/>
          <w:lang w:val="nl-BE"/>
        </w:rPr>
        <w:t xml:space="preserve">In </w:t>
      </w:r>
      <w:r w:rsidRPr="00AD04D8">
        <w:rPr>
          <w:rFonts w:cs="Arial"/>
          <w:i/>
          <w:sz w:val="20"/>
          <w:szCs w:val="20"/>
          <w:lang w:val="nl-BE"/>
        </w:rPr>
        <w:t>EBUR</w:t>
      </w:r>
      <w:r w:rsidRPr="00AD04D8">
        <w:rPr>
          <w:rFonts w:cs="Arial"/>
          <w:sz w:val="20"/>
          <w:szCs w:val="20"/>
          <w:lang w:val="nl-BE"/>
        </w:rPr>
        <w:t xml:space="preserve"> 2000 publiceerde Julien Vandiest deze maljutka: </w:t>
      </w:r>
    </w:p>
    <w:p w14:paraId="4EB5B818" w14:textId="77777777" w:rsidR="00E24036" w:rsidRPr="00AD04D8" w:rsidRDefault="00E24036" w:rsidP="00E24036">
      <w:pPr>
        <w:jc w:val="both"/>
        <w:rPr>
          <w:rFonts w:cs="Arial"/>
          <w:sz w:val="20"/>
          <w:szCs w:val="20"/>
          <w:lang w:val="nl-BE"/>
        </w:rPr>
      </w:pPr>
    </w:p>
    <w:p w14:paraId="2C645AAB" w14:textId="77777777" w:rsidR="00E24036" w:rsidRPr="009A6C24" w:rsidRDefault="00E24036" w:rsidP="00E24036">
      <w:pPr>
        <w:jc w:val="both"/>
        <w:rPr>
          <w:rFonts w:cs="Arial"/>
          <w:sz w:val="20"/>
          <w:szCs w:val="20"/>
          <w:lang w:val="nl-BE"/>
        </w:rPr>
      </w:pPr>
      <w:r w:rsidRPr="009A6C24">
        <w:rPr>
          <w:rFonts w:cs="Arial"/>
          <w:sz w:val="20"/>
          <w:szCs w:val="20"/>
          <w:lang w:val="nl-BE"/>
        </w:rPr>
        <w:t>Ke4 f6 / Kb7 Pb5 d2 =</w:t>
      </w:r>
    </w:p>
    <w:p w14:paraId="20F725D1" w14:textId="77777777" w:rsidR="00E24036" w:rsidRPr="00AD04D8" w:rsidRDefault="00E24036" w:rsidP="00E24036">
      <w:pPr>
        <w:jc w:val="both"/>
        <w:rPr>
          <w:rFonts w:cs="Arial"/>
          <w:sz w:val="20"/>
          <w:szCs w:val="20"/>
          <w:lang w:val="nl-BE"/>
        </w:rPr>
      </w:pPr>
    </w:p>
    <w:p w14:paraId="447298A5" w14:textId="77777777" w:rsidR="00E24036" w:rsidRPr="00AD04D8" w:rsidRDefault="00E24036" w:rsidP="00E24036">
      <w:pPr>
        <w:jc w:val="both"/>
        <w:rPr>
          <w:rFonts w:cs="Arial"/>
          <w:sz w:val="20"/>
          <w:szCs w:val="20"/>
          <w:lang w:val="nl-BE"/>
        </w:rPr>
      </w:pPr>
      <w:r w:rsidRPr="00AD04D8">
        <w:rPr>
          <w:rFonts w:cs="Arial"/>
          <w:sz w:val="20"/>
          <w:szCs w:val="20"/>
          <w:lang w:val="nl-BE"/>
        </w:rPr>
        <w:t xml:space="preserve">Met als oplossing 1.f7 d1D 2.f8D De2+ 3.Kd5 Pc7+ 4.Kd6 De6+ 5.Kc5 </w:t>
      </w:r>
      <w:r w:rsidR="00DA5D30" w:rsidRPr="00DA5D30">
        <w:rPr>
          <w:rFonts w:cs="Arial"/>
          <w:b/>
          <w:sz w:val="20"/>
          <w:szCs w:val="20"/>
          <w:lang w:val="nl-BE"/>
        </w:rPr>
        <w:t>5…</w:t>
      </w:r>
      <w:r w:rsidRPr="00DA5D30">
        <w:rPr>
          <w:rFonts w:cs="Arial"/>
          <w:b/>
          <w:sz w:val="20"/>
          <w:szCs w:val="20"/>
          <w:lang w:val="nl-BE"/>
        </w:rPr>
        <w:t>Db3</w:t>
      </w:r>
      <w:r w:rsidR="009227C2">
        <w:rPr>
          <w:rFonts w:cs="Arial"/>
          <w:b/>
          <w:sz w:val="20"/>
          <w:szCs w:val="20"/>
          <w:lang w:val="nl-BE"/>
        </w:rPr>
        <w:t>?</w:t>
      </w:r>
      <w:r w:rsidRPr="00AD04D8">
        <w:rPr>
          <w:rFonts w:cs="Arial"/>
          <w:sz w:val="20"/>
          <w:szCs w:val="20"/>
          <w:lang w:val="nl-BE"/>
        </w:rPr>
        <w:t xml:space="preserve"> 6.Kd6 Dd5+ 7.Ke7 De6+ 8.Kd8 Kc6 9.Df3+ Pd5 10.Dc3+ Pxc3, remise.</w:t>
      </w:r>
    </w:p>
    <w:p w14:paraId="7B56C3FC" w14:textId="77777777" w:rsidR="00E24036" w:rsidRPr="00AD04D8" w:rsidRDefault="00E24036" w:rsidP="00E24036">
      <w:pPr>
        <w:jc w:val="both"/>
        <w:rPr>
          <w:rFonts w:cs="Arial"/>
          <w:sz w:val="20"/>
          <w:szCs w:val="20"/>
          <w:lang w:val="nl-BE"/>
        </w:rPr>
      </w:pPr>
    </w:p>
    <w:p w14:paraId="4AA996C7" w14:textId="77777777" w:rsidR="00E24036" w:rsidRPr="009227C2" w:rsidRDefault="00E24036" w:rsidP="00E24036">
      <w:pPr>
        <w:jc w:val="both"/>
        <w:rPr>
          <w:rFonts w:cs="Arial"/>
          <w:b/>
          <w:sz w:val="20"/>
          <w:szCs w:val="20"/>
          <w:lang w:val="nl-BE"/>
        </w:rPr>
      </w:pPr>
      <w:r w:rsidRPr="00AD04D8">
        <w:rPr>
          <w:rFonts w:cs="Arial"/>
          <w:sz w:val="20"/>
          <w:szCs w:val="20"/>
          <w:lang w:val="nl-BE"/>
        </w:rPr>
        <w:t>Doch ik vond een andere</w:t>
      </w:r>
      <w:r>
        <w:rPr>
          <w:rFonts w:cs="Arial"/>
          <w:sz w:val="20"/>
          <w:szCs w:val="20"/>
          <w:lang w:val="nl-BE"/>
        </w:rPr>
        <w:t xml:space="preserve"> weg die naar winst leidde voor zwart:</w:t>
      </w:r>
      <w:r w:rsidRPr="00AD04D8">
        <w:rPr>
          <w:rFonts w:cs="Arial"/>
          <w:sz w:val="20"/>
          <w:szCs w:val="20"/>
          <w:lang w:val="nl-BE"/>
        </w:rPr>
        <w:t xml:space="preserve"> </w:t>
      </w:r>
      <w:r w:rsidRPr="00DA5D30">
        <w:rPr>
          <w:rFonts w:cs="Arial"/>
          <w:b/>
          <w:sz w:val="20"/>
          <w:szCs w:val="20"/>
          <w:lang w:val="nl-BE"/>
        </w:rPr>
        <w:t>5…Dc6+</w:t>
      </w:r>
      <w:r w:rsidR="009227C2">
        <w:rPr>
          <w:rFonts w:cs="Arial"/>
          <w:b/>
          <w:sz w:val="20"/>
          <w:szCs w:val="20"/>
          <w:lang w:val="nl-BE"/>
        </w:rPr>
        <w:t>!</w:t>
      </w:r>
      <w:r w:rsidRPr="00AD04D8">
        <w:rPr>
          <w:rFonts w:cs="Arial"/>
          <w:sz w:val="20"/>
          <w:szCs w:val="20"/>
          <w:lang w:val="nl-BE"/>
        </w:rPr>
        <w:t xml:space="preserve"> 6.Kb4 Pd5+ en bijvoor-beeld 7.Ka3 Dc3+</w:t>
      </w:r>
      <w:r>
        <w:rPr>
          <w:rFonts w:cs="Arial"/>
          <w:sz w:val="20"/>
          <w:szCs w:val="20"/>
          <w:lang w:val="nl-BE"/>
        </w:rPr>
        <w:t xml:space="preserve"> met </w:t>
      </w:r>
    </w:p>
    <w:p w14:paraId="670A306D" w14:textId="77777777" w:rsidR="00E24036" w:rsidRDefault="00E24036" w:rsidP="0038155E">
      <w:pPr>
        <w:numPr>
          <w:ilvl w:val="0"/>
          <w:numId w:val="40"/>
        </w:numPr>
        <w:jc w:val="both"/>
        <w:rPr>
          <w:rFonts w:cs="Arial"/>
          <w:sz w:val="20"/>
          <w:szCs w:val="20"/>
          <w:lang w:val="nl-BE"/>
        </w:rPr>
      </w:pPr>
      <w:r w:rsidRPr="00AD04D8">
        <w:rPr>
          <w:rFonts w:cs="Arial"/>
          <w:sz w:val="20"/>
          <w:szCs w:val="20"/>
          <w:lang w:val="nl-BE"/>
        </w:rPr>
        <w:t>8.Ka4 Pb6+ 9.Kb5 Dc4+</w:t>
      </w:r>
      <w:r>
        <w:rPr>
          <w:rFonts w:cs="Arial"/>
          <w:sz w:val="20"/>
          <w:szCs w:val="20"/>
          <w:lang w:val="nl-BE"/>
        </w:rPr>
        <w:t xml:space="preserve"> </w:t>
      </w:r>
      <w:r w:rsidRPr="00AD04D8">
        <w:rPr>
          <w:rFonts w:cs="Arial"/>
          <w:sz w:val="20"/>
          <w:szCs w:val="20"/>
          <w:lang w:val="nl-BE"/>
        </w:rPr>
        <w:t>10.Ka5 Da4+ en mat.</w:t>
      </w:r>
      <w:r>
        <w:rPr>
          <w:rFonts w:cs="Arial"/>
          <w:sz w:val="20"/>
          <w:szCs w:val="20"/>
          <w:lang w:val="nl-BE"/>
        </w:rPr>
        <w:t xml:space="preserve"> Of hier </w:t>
      </w:r>
    </w:p>
    <w:p w14:paraId="0CF0A12A" w14:textId="77777777" w:rsidR="00E24036" w:rsidRDefault="00E24036" w:rsidP="0038155E">
      <w:pPr>
        <w:numPr>
          <w:ilvl w:val="0"/>
          <w:numId w:val="40"/>
        </w:numPr>
        <w:jc w:val="both"/>
        <w:rPr>
          <w:rFonts w:cs="Arial"/>
          <w:sz w:val="20"/>
          <w:szCs w:val="20"/>
          <w:lang w:val="nl-BE"/>
        </w:rPr>
      </w:pPr>
      <w:r>
        <w:rPr>
          <w:rFonts w:cs="Arial"/>
          <w:sz w:val="20"/>
          <w:szCs w:val="20"/>
          <w:lang w:val="nl-BE"/>
        </w:rPr>
        <w:t>8.Ka2 Pb4+ 9.Dxb4 Dxb4.</w:t>
      </w:r>
    </w:p>
    <w:p w14:paraId="06637A64" w14:textId="77777777" w:rsidR="00E24036" w:rsidRPr="00AD04D8" w:rsidRDefault="00E24036" w:rsidP="00E24036">
      <w:pPr>
        <w:jc w:val="both"/>
        <w:rPr>
          <w:rFonts w:cs="Arial"/>
          <w:sz w:val="20"/>
          <w:szCs w:val="20"/>
          <w:lang w:val="nl-BE"/>
        </w:rPr>
      </w:pPr>
      <w:r>
        <w:rPr>
          <w:rFonts w:cs="Arial"/>
          <w:sz w:val="20"/>
          <w:szCs w:val="20"/>
          <w:lang w:val="nl-BE"/>
        </w:rPr>
        <w:t>En zwart wint.</w:t>
      </w:r>
    </w:p>
    <w:p w14:paraId="315AEF4C" w14:textId="77777777" w:rsidR="00E24036" w:rsidRDefault="00E24036" w:rsidP="00E24036">
      <w:pPr>
        <w:jc w:val="both"/>
        <w:rPr>
          <w:rFonts w:cs="Arial"/>
          <w:sz w:val="20"/>
          <w:szCs w:val="20"/>
          <w:lang w:val="nl-BE"/>
        </w:rPr>
      </w:pPr>
    </w:p>
    <w:p w14:paraId="089B0D74" w14:textId="77777777" w:rsidR="0054298F" w:rsidRDefault="00E24036" w:rsidP="005A2EF4">
      <w:pPr>
        <w:jc w:val="both"/>
        <w:rPr>
          <w:rFonts w:cs="Arial"/>
          <w:sz w:val="20"/>
          <w:szCs w:val="20"/>
          <w:lang w:val="nl-BE"/>
        </w:rPr>
      </w:pPr>
      <w:r w:rsidRPr="00AD04D8">
        <w:rPr>
          <w:rFonts w:cs="Arial"/>
          <w:sz w:val="20"/>
          <w:szCs w:val="20"/>
          <w:lang w:val="nl-BE"/>
        </w:rPr>
        <w:t>Bovenstaand diagram ontstond nu door Juliens diagram op zijn kop te zetten, de pionnenstand te wij</w:t>
      </w:r>
      <w:r>
        <w:rPr>
          <w:rFonts w:cs="Arial"/>
          <w:sz w:val="20"/>
          <w:szCs w:val="20"/>
          <w:lang w:val="nl-BE"/>
        </w:rPr>
        <w:t>-</w:t>
      </w:r>
      <w:r w:rsidRPr="00AD04D8">
        <w:rPr>
          <w:rFonts w:cs="Arial"/>
          <w:sz w:val="20"/>
          <w:szCs w:val="20"/>
          <w:lang w:val="nl-BE"/>
        </w:rPr>
        <w:t>zigen en een extra pion bij te voe</w:t>
      </w:r>
      <w:r>
        <w:rPr>
          <w:rFonts w:cs="Arial"/>
          <w:sz w:val="20"/>
          <w:szCs w:val="20"/>
          <w:lang w:val="nl-BE"/>
        </w:rPr>
        <w:t>-</w:t>
      </w:r>
      <w:r w:rsidR="00113EB8">
        <w:rPr>
          <w:rFonts w:cs="Arial"/>
          <w:sz w:val="20"/>
          <w:szCs w:val="20"/>
          <w:lang w:val="nl-BE"/>
        </w:rPr>
        <w:t xml:space="preserve">gen </w:t>
      </w:r>
      <w:r w:rsidRPr="00AD04D8">
        <w:rPr>
          <w:rFonts w:cs="Arial"/>
          <w:sz w:val="20"/>
          <w:szCs w:val="20"/>
          <w:lang w:val="nl-BE"/>
        </w:rPr>
        <w:t>en tenslotte de kleur</w:t>
      </w:r>
      <w:r>
        <w:rPr>
          <w:rFonts w:cs="Arial"/>
          <w:sz w:val="20"/>
          <w:szCs w:val="20"/>
          <w:lang w:val="nl-BE"/>
        </w:rPr>
        <w:t>en te ve</w:t>
      </w:r>
      <w:r w:rsidR="00113EB8">
        <w:rPr>
          <w:rFonts w:cs="Arial"/>
          <w:sz w:val="20"/>
          <w:szCs w:val="20"/>
          <w:lang w:val="nl-BE"/>
        </w:rPr>
        <w:t>r-</w:t>
      </w:r>
      <w:r>
        <w:rPr>
          <w:rFonts w:cs="Arial"/>
          <w:sz w:val="20"/>
          <w:szCs w:val="20"/>
          <w:lang w:val="nl-BE"/>
        </w:rPr>
        <w:t>wisselen.</w:t>
      </w:r>
      <w:r w:rsidR="00BC3ED3">
        <w:rPr>
          <w:rFonts w:cs="Arial"/>
          <w:sz w:val="20"/>
          <w:szCs w:val="20"/>
          <w:lang w:val="nl-BE"/>
        </w:rPr>
        <w:t xml:space="preserve"> </w:t>
      </w:r>
    </w:p>
    <w:p w14:paraId="3F5FE29F" w14:textId="77777777" w:rsidR="001C51E6" w:rsidRDefault="001C51E6" w:rsidP="005A2EF4">
      <w:pPr>
        <w:jc w:val="both"/>
        <w:rPr>
          <w:rFonts w:cs="Arial"/>
          <w:i/>
          <w:sz w:val="20"/>
          <w:szCs w:val="20"/>
          <w:lang w:val="nl-BE"/>
        </w:rPr>
      </w:pPr>
    </w:p>
    <w:p w14:paraId="5C85D28A" w14:textId="77777777" w:rsidR="005A2EF4" w:rsidRPr="00EC74FA" w:rsidRDefault="00A32C5C" w:rsidP="005A2EF4">
      <w:pPr>
        <w:jc w:val="both"/>
        <w:rPr>
          <w:rFonts w:cs="Arial"/>
          <w:sz w:val="20"/>
          <w:szCs w:val="20"/>
          <w:lang w:val="en-GB"/>
        </w:rPr>
      </w:pPr>
      <w:r>
        <w:rPr>
          <w:rFonts w:cs="Arial"/>
          <w:i/>
          <w:sz w:val="20"/>
          <w:szCs w:val="20"/>
          <w:lang w:val="en-GB"/>
        </w:rPr>
        <w:t>“</w:t>
      </w:r>
      <w:r w:rsidR="00BC3ED3" w:rsidRPr="00EC74FA">
        <w:rPr>
          <w:rFonts w:cs="Arial"/>
          <w:i/>
          <w:sz w:val="20"/>
          <w:szCs w:val="20"/>
          <w:lang w:val="en-GB"/>
        </w:rPr>
        <w:t>Il faut le faire!</w:t>
      </w:r>
      <w:r>
        <w:rPr>
          <w:rFonts w:cs="Arial"/>
          <w:i/>
          <w:sz w:val="20"/>
          <w:szCs w:val="20"/>
          <w:lang w:val="en-GB"/>
        </w:rPr>
        <w:t>”</w:t>
      </w:r>
    </w:p>
    <w:p w14:paraId="14EADDBD" w14:textId="77777777" w:rsidR="00BF586B" w:rsidRDefault="00BF586B" w:rsidP="00BF586B">
      <w:pPr>
        <w:rPr>
          <w:rFonts w:cs="Arial"/>
          <w:sz w:val="20"/>
          <w:szCs w:val="20"/>
          <w:lang w:val="en-GB"/>
        </w:rPr>
      </w:pPr>
    </w:p>
    <w:p w14:paraId="11495AD4" w14:textId="77777777" w:rsidR="0074478B" w:rsidRDefault="0074478B" w:rsidP="00BF586B">
      <w:pPr>
        <w:jc w:val="center"/>
        <w:rPr>
          <w:rFonts w:cs="Arial"/>
          <w:b/>
          <w:sz w:val="20"/>
          <w:szCs w:val="20"/>
          <w:lang w:val="en-GB"/>
        </w:rPr>
      </w:pPr>
    </w:p>
    <w:p w14:paraId="462E2F36" w14:textId="77777777" w:rsidR="0074478B" w:rsidRDefault="0074478B" w:rsidP="00BF586B">
      <w:pPr>
        <w:jc w:val="center"/>
        <w:rPr>
          <w:rFonts w:cs="Arial"/>
          <w:b/>
          <w:sz w:val="20"/>
          <w:szCs w:val="20"/>
          <w:lang w:val="en-GB"/>
        </w:rPr>
      </w:pPr>
    </w:p>
    <w:p w14:paraId="74D60D4B" w14:textId="77777777" w:rsidR="0074478B" w:rsidRDefault="0074478B" w:rsidP="00BF586B">
      <w:pPr>
        <w:jc w:val="center"/>
        <w:rPr>
          <w:rFonts w:cs="Arial"/>
          <w:b/>
          <w:sz w:val="20"/>
          <w:szCs w:val="20"/>
          <w:lang w:val="en-GB"/>
        </w:rPr>
      </w:pPr>
    </w:p>
    <w:p w14:paraId="52C8FEEA" w14:textId="77777777" w:rsidR="0074478B" w:rsidRDefault="0074478B" w:rsidP="00BF586B">
      <w:pPr>
        <w:jc w:val="center"/>
        <w:rPr>
          <w:rFonts w:cs="Arial"/>
          <w:b/>
          <w:sz w:val="20"/>
          <w:szCs w:val="20"/>
          <w:lang w:val="en-GB"/>
        </w:rPr>
      </w:pPr>
    </w:p>
    <w:p w14:paraId="03E83CD7" w14:textId="77777777" w:rsidR="0074478B" w:rsidRDefault="0074478B" w:rsidP="00BF586B">
      <w:pPr>
        <w:jc w:val="center"/>
        <w:rPr>
          <w:rFonts w:cs="Arial"/>
          <w:b/>
          <w:sz w:val="20"/>
          <w:szCs w:val="20"/>
          <w:lang w:val="en-GB"/>
        </w:rPr>
      </w:pPr>
    </w:p>
    <w:p w14:paraId="7F72B1CF" w14:textId="77777777" w:rsidR="0074478B" w:rsidRDefault="0074478B" w:rsidP="00BF586B">
      <w:pPr>
        <w:jc w:val="center"/>
        <w:rPr>
          <w:rFonts w:cs="Arial"/>
          <w:b/>
          <w:sz w:val="20"/>
          <w:szCs w:val="20"/>
          <w:lang w:val="en-GB"/>
        </w:rPr>
      </w:pPr>
    </w:p>
    <w:p w14:paraId="6E1C4AC2" w14:textId="77777777" w:rsidR="0074478B" w:rsidRDefault="0074478B" w:rsidP="00BF586B">
      <w:pPr>
        <w:jc w:val="center"/>
        <w:rPr>
          <w:rFonts w:cs="Arial"/>
          <w:b/>
          <w:sz w:val="20"/>
          <w:szCs w:val="20"/>
          <w:lang w:val="en-GB"/>
        </w:rPr>
      </w:pPr>
    </w:p>
    <w:p w14:paraId="4E6CD85B" w14:textId="77777777" w:rsidR="00034071" w:rsidRPr="00EC74FA" w:rsidRDefault="00B57A7B" w:rsidP="00BF586B">
      <w:pPr>
        <w:jc w:val="center"/>
        <w:rPr>
          <w:rFonts w:cs="Arial"/>
          <w:sz w:val="20"/>
          <w:szCs w:val="20"/>
          <w:lang w:val="en-GB"/>
        </w:rPr>
      </w:pPr>
      <w:r>
        <w:rPr>
          <w:rFonts w:cs="Arial"/>
          <w:b/>
          <w:sz w:val="20"/>
          <w:szCs w:val="20"/>
          <w:lang w:val="en-GB"/>
        </w:rPr>
        <w:lastRenderedPageBreak/>
        <w:t>- 93</w:t>
      </w:r>
      <w:r w:rsidR="00B60631" w:rsidRPr="00EC74FA">
        <w:rPr>
          <w:rFonts w:cs="Arial"/>
          <w:b/>
          <w:sz w:val="20"/>
          <w:szCs w:val="20"/>
          <w:lang w:val="en-GB"/>
        </w:rPr>
        <w:t xml:space="preserve"> -</w:t>
      </w:r>
    </w:p>
    <w:p w14:paraId="40B4F9D8" w14:textId="77777777" w:rsidR="00B60631" w:rsidRPr="00EC74FA" w:rsidRDefault="00B60631" w:rsidP="00B60631">
      <w:pPr>
        <w:jc w:val="center"/>
        <w:rPr>
          <w:rFonts w:cs="Arial"/>
          <w:sz w:val="20"/>
          <w:szCs w:val="20"/>
          <w:lang w:val="en-GB"/>
        </w:rPr>
      </w:pPr>
    </w:p>
    <w:p w14:paraId="79E1A4B0" w14:textId="77777777" w:rsidR="00BD5585" w:rsidRPr="00EC74FA" w:rsidRDefault="00B60631" w:rsidP="00B60631">
      <w:pPr>
        <w:jc w:val="center"/>
        <w:rPr>
          <w:rFonts w:cs="Arial"/>
          <w:sz w:val="20"/>
          <w:szCs w:val="20"/>
          <w:lang w:val="en-GB"/>
        </w:rPr>
      </w:pPr>
      <w:r w:rsidRPr="00EC74FA">
        <w:rPr>
          <w:rFonts w:cs="Arial"/>
          <w:sz w:val="20"/>
          <w:szCs w:val="20"/>
          <w:lang w:val="en-GB"/>
        </w:rPr>
        <w:t>1° Concorso Internationale per</w:t>
      </w:r>
    </w:p>
    <w:p w14:paraId="6077F03E" w14:textId="77777777" w:rsidR="00B60631" w:rsidRPr="00B60631" w:rsidRDefault="00133115" w:rsidP="00B60631">
      <w:pPr>
        <w:jc w:val="center"/>
        <w:rPr>
          <w:rFonts w:cs="Arial"/>
          <w:sz w:val="20"/>
          <w:szCs w:val="20"/>
          <w:lang w:val="nl-BE"/>
        </w:rPr>
      </w:pPr>
      <w:r>
        <w:rPr>
          <w:rFonts w:cs="Arial"/>
          <w:sz w:val="20"/>
          <w:szCs w:val="20"/>
          <w:lang w:val="nl-BE"/>
        </w:rPr>
        <w:t>S</w:t>
      </w:r>
      <w:r w:rsidR="00B60631">
        <w:rPr>
          <w:rFonts w:cs="Arial"/>
          <w:sz w:val="20"/>
          <w:szCs w:val="20"/>
          <w:lang w:val="nl-BE"/>
        </w:rPr>
        <w:t xml:space="preserve">tudi </w:t>
      </w:r>
      <w:r w:rsidR="00B60631">
        <w:rPr>
          <w:rFonts w:cs="Arial"/>
          <w:i/>
          <w:sz w:val="20"/>
          <w:szCs w:val="20"/>
          <w:lang w:val="nl-BE"/>
        </w:rPr>
        <w:t xml:space="preserve">“Studistica”, </w:t>
      </w:r>
      <w:r w:rsidR="00B60631">
        <w:rPr>
          <w:rFonts w:cs="Arial"/>
          <w:sz w:val="20"/>
          <w:szCs w:val="20"/>
          <w:lang w:val="nl-BE"/>
        </w:rPr>
        <w:t>2000</w:t>
      </w:r>
    </w:p>
    <w:p w14:paraId="7448618C" w14:textId="77777777" w:rsidR="00B60631" w:rsidRDefault="00B60631" w:rsidP="00B60631">
      <w:pPr>
        <w:jc w:val="center"/>
        <w:rPr>
          <w:rFonts w:cs="Arial"/>
          <w:sz w:val="20"/>
          <w:szCs w:val="20"/>
          <w:lang w:val="nl-BE"/>
        </w:rPr>
      </w:pPr>
    </w:p>
    <w:p w14:paraId="17D32EB3" w14:textId="77777777" w:rsidR="00B60631" w:rsidRDefault="004E5673" w:rsidP="00B60631">
      <w:pPr>
        <w:jc w:val="both"/>
      </w:pPr>
      <w:r>
        <w:object w:dxaOrig="4431" w:dyaOrig="4440" w14:anchorId="6A09D22E">
          <v:shape id="_x0000_i1111" type="#_x0000_t75" style="width:154.5pt;height:153.4pt" o:ole="">
            <v:imagedata r:id="rId193" o:title=""/>
          </v:shape>
          <o:OLEObject Type="Embed" ProgID="CorelDRAW.Graphic.12" ShapeID="_x0000_i1111" DrawAspect="Content" ObjectID="_1587467519" r:id="rId194"/>
        </w:object>
      </w:r>
    </w:p>
    <w:p w14:paraId="1BB33FCD" w14:textId="77777777" w:rsidR="004E5673" w:rsidRDefault="004E5673" w:rsidP="00B60631">
      <w:pPr>
        <w:jc w:val="both"/>
      </w:pPr>
    </w:p>
    <w:p w14:paraId="46A36CD8" w14:textId="77777777" w:rsidR="004E5673" w:rsidRPr="0082746D" w:rsidRDefault="004E5673" w:rsidP="00B60631">
      <w:pPr>
        <w:jc w:val="both"/>
        <w:rPr>
          <w:sz w:val="20"/>
          <w:szCs w:val="20"/>
          <w:lang w:val="nl-BE"/>
        </w:rPr>
      </w:pPr>
      <w:r w:rsidRPr="0082746D">
        <w:rPr>
          <w:b/>
          <w:lang w:val="nl-BE"/>
        </w:rPr>
        <w:t xml:space="preserve">+                         </w:t>
      </w:r>
      <w:r w:rsidRPr="0082746D">
        <w:rPr>
          <w:sz w:val="20"/>
          <w:szCs w:val="20"/>
          <w:lang w:val="nl-BE"/>
        </w:rPr>
        <w:t>4001.01 g2e2</w:t>
      </w:r>
    </w:p>
    <w:p w14:paraId="06937E5A" w14:textId="77777777" w:rsidR="004E5673" w:rsidRPr="0082746D" w:rsidRDefault="004E5673" w:rsidP="00B60631">
      <w:pPr>
        <w:jc w:val="both"/>
        <w:rPr>
          <w:sz w:val="20"/>
          <w:szCs w:val="20"/>
          <w:lang w:val="nl-BE"/>
        </w:rPr>
      </w:pPr>
    </w:p>
    <w:p w14:paraId="6362FB0A" w14:textId="77777777" w:rsidR="001B13EF" w:rsidRPr="001B13EF" w:rsidRDefault="001B13EF" w:rsidP="00B60631">
      <w:pPr>
        <w:jc w:val="both"/>
        <w:rPr>
          <w:b/>
          <w:sz w:val="20"/>
          <w:szCs w:val="20"/>
          <w:lang w:val="nl-BE"/>
        </w:rPr>
      </w:pPr>
      <w:r w:rsidRPr="001B13EF">
        <w:rPr>
          <w:sz w:val="20"/>
          <w:szCs w:val="20"/>
          <w:lang w:val="nl-BE"/>
        </w:rPr>
        <w:t>Deze studie start met een on</w:t>
      </w:r>
      <w:r>
        <w:rPr>
          <w:sz w:val="20"/>
          <w:szCs w:val="20"/>
          <w:lang w:val="nl-BE"/>
        </w:rPr>
        <w:t>-</w:t>
      </w:r>
      <w:r w:rsidRPr="001B13EF">
        <w:rPr>
          <w:sz w:val="20"/>
          <w:szCs w:val="20"/>
          <w:lang w:val="nl-BE"/>
        </w:rPr>
        <w:t xml:space="preserve">verwachte zet. </w:t>
      </w:r>
      <w:r>
        <w:rPr>
          <w:sz w:val="20"/>
          <w:szCs w:val="20"/>
          <w:lang w:val="nl-BE"/>
        </w:rPr>
        <w:t>Niet 1.Pf4+?, of 1.Db5+?, noch 1.Dg4+? winnen</w:t>
      </w:r>
      <w:r w:rsidR="00BF17EA">
        <w:rPr>
          <w:sz w:val="20"/>
          <w:szCs w:val="20"/>
          <w:lang w:val="nl-BE"/>
        </w:rPr>
        <w:t xml:space="preserve"> wegens 1…Ke1. M</w:t>
      </w:r>
      <w:r>
        <w:rPr>
          <w:sz w:val="20"/>
          <w:szCs w:val="20"/>
          <w:lang w:val="nl-BE"/>
        </w:rPr>
        <w:t>aar wel:</w:t>
      </w:r>
      <w:r w:rsidR="004E5673" w:rsidRPr="001B13EF">
        <w:rPr>
          <w:b/>
          <w:sz w:val="20"/>
          <w:szCs w:val="20"/>
          <w:lang w:val="nl-BE"/>
        </w:rPr>
        <w:tab/>
      </w:r>
    </w:p>
    <w:p w14:paraId="67459F3F" w14:textId="77777777" w:rsidR="00E54241" w:rsidRPr="0082746D" w:rsidRDefault="004E5673" w:rsidP="001B13EF">
      <w:pPr>
        <w:ind w:firstLine="708"/>
        <w:jc w:val="both"/>
        <w:rPr>
          <w:b/>
          <w:sz w:val="20"/>
          <w:szCs w:val="20"/>
          <w:lang w:val="nl-BE"/>
        </w:rPr>
      </w:pPr>
      <w:r w:rsidRPr="0082746D">
        <w:rPr>
          <w:b/>
          <w:sz w:val="20"/>
          <w:szCs w:val="20"/>
          <w:lang w:val="nl-BE"/>
        </w:rPr>
        <w:t>1.Pg1+</w:t>
      </w:r>
      <w:r w:rsidR="00E54241">
        <w:rPr>
          <w:sz w:val="20"/>
          <w:szCs w:val="20"/>
          <w:lang w:val="nl-BE"/>
        </w:rPr>
        <w:t xml:space="preserve"> </w:t>
      </w:r>
      <w:r w:rsidR="00E54241">
        <w:rPr>
          <w:b/>
          <w:sz w:val="20"/>
          <w:szCs w:val="20"/>
          <w:lang w:val="nl-BE"/>
        </w:rPr>
        <w:tab/>
      </w:r>
      <w:r w:rsidR="00E54241">
        <w:rPr>
          <w:b/>
          <w:sz w:val="20"/>
          <w:szCs w:val="20"/>
          <w:lang w:val="nl-BE"/>
        </w:rPr>
        <w:tab/>
        <w:t>Ke1</w:t>
      </w:r>
    </w:p>
    <w:p w14:paraId="74FB3450" w14:textId="77777777" w:rsidR="00E54241" w:rsidRDefault="00E54241" w:rsidP="00B60631">
      <w:pPr>
        <w:jc w:val="both"/>
        <w:rPr>
          <w:b/>
          <w:sz w:val="20"/>
          <w:szCs w:val="20"/>
          <w:lang w:val="nl-BE"/>
        </w:rPr>
      </w:pPr>
      <w:r>
        <w:rPr>
          <w:b/>
          <w:sz w:val="20"/>
          <w:szCs w:val="20"/>
          <w:lang w:val="nl-BE"/>
        </w:rPr>
        <w:tab/>
        <w:t>2.Pf3+</w:t>
      </w:r>
      <w:r>
        <w:rPr>
          <w:b/>
          <w:sz w:val="20"/>
          <w:szCs w:val="20"/>
          <w:lang w:val="nl-BE"/>
        </w:rPr>
        <w:tab/>
      </w:r>
      <w:r>
        <w:rPr>
          <w:b/>
          <w:sz w:val="20"/>
          <w:szCs w:val="20"/>
          <w:lang w:val="nl-BE"/>
        </w:rPr>
        <w:tab/>
        <w:t>Ke2</w:t>
      </w:r>
    </w:p>
    <w:p w14:paraId="6412C7A3" w14:textId="77777777" w:rsidR="00E54241" w:rsidRDefault="00E54241" w:rsidP="00B60631">
      <w:pPr>
        <w:jc w:val="both"/>
        <w:rPr>
          <w:b/>
          <w:sz w:val="20"/>
          <w:szCs w:val="20"/>
          <w:lang w:val="nl-BE"/>
        </w:rPr>
      </w:pPr>
      <w:r>
        <w:rPr>
          <w:b/>
          <w:sz w:val="20"/>
          <w:szCs w:val="20"/>
          <w:lang w:val="nl-BE"/>
        </w:rPr>
        <w:tab/>
        <w:t>3.Db5+</w:t>
      </w:r>
    </w:p>
    <w:p w14:paraId="3F81ABAE" w14:textId="77777777" w:rsidR="00E54241" w:rsidRDefault="00882122" w:rsidP="00B60631">
      <w:pPr>
        <w:jc w:val="both"/>
        <w:rPr>
          <w:sz w:val="20"/>
          <w:szCs w:val="20"/>
          <w:lang w:val="nl-BE"/>
        </w:rPr>
      </w:pPr>
      <w:r>
        <w:rPr>
          <w:sz w:val="20"/>
          <w:szCs w:val="20"/>
          <w:lang w:val="nl-BE"/>
        </w:rPr>
        <w:t xml:space="preserve">Nu </w:t>
      </w:r>
      <w:r w:rsidR="00E54241">
        <w:rPr>
          <w:sz w:val="20"/>
          <w:szCs w:val="20"/>
          <w:lang w:val="nl-BE"/>
        </w:rPr>
        <w:t>is veld e1 taboe.</w:t>
      </w:r>
    </w:p>
    <w:p w14:paraId="6CA40887" w14:textId="77777777" w:rsidR="00E54241" w:rsidRDefault="00E54241" w:rsidP="00B60631">
      <w:pPr>
        <w:jc w:val="both"/>
        <w:rPr>
          <w:b/>
          <w:sz w:val="20"/>
          <w:szCs w:val="20"/>
          <w:lang w:val="nl-BE"/>
        </w:rPr>
      </w:pPr>
      <w:r>
        <w:rPr>
          <w:sz w:val="20"/>
          <w:szCs w:val="20"/>
          <w:lang w:val="nl-BE"/>
        </w:rPr>
        <w:tab/>
      </w:r>
      <w:r>
        <w:rPr>
          <w:b/>
          <w:sz w:val="20"/>
          <w:szCs w:val="20"/>
          <w:lang w:val="nl-BE"/>
        </w:rPr>
        <w:t>3…</w:t>
      </w:r>
      <w:r>
        <w:rPr>
          <w:b/>
          <w:sz w:val="20"/>
          <w:szCs w:val="20"/>
          <w:lang w:val="nl-BE"/>
        </w:rPr>
        <w:tab/>
      </w:r>
      <w:r>
        <w:rPr>
          <w:b/>
          <w:sz w:val="20"/>
          <w:szCs w:val="20"/>
          <w:lang w:val="nl-BE"/>
        </w:rPr>
        <w:tab/>
        <w:t>Ke3</w:t>
      </w:r>
    </w:p>
    <w:p w14:paraId="6BE80678" w14:textId="77777777" w:rsidR="00E54241" w:rsidRDefault="00E54241" w:rsidP="00B60631">
      <w:pPr>
        <w:jc w:val="both"/>
        <w:rPr>
          <w:b/>
          <w:sz w:val="20"/>
          <w:szCs w:val="20"/>
          <w:lang w:val="nl-BE"/>
        </w:rPr>
      </w:pPr>
      <w:r>
        <w:rPr>
          <w:b/>
          <w:sz w:val="20"/>
          <w:szCs w:val="20"/>
          <w:lang w:val="nl-BE"/>
        </w:rPr>
        <w:tab/>
        <w:t>4.De5+</w:t>
      </w:r>
    </w:p>
    <w:p w14:paraId="3F4D2B4C" w14:textId="77777777" w:rsidR="00E54241" w:rsidRDefault="00E54241" w:rsidP="00B60631">
      <w:pPr>
        <w:jc w:val="both"/>
        <w:rPr>
          <w:i/>
          <w:sz w:val="20"/>
          <w:szCs w:val="20"/>
          <w:lang w:val="nl-BE"/>
        </w:rPr>
      </w:pPr>
      <w:r>
        <w:rPr>
          <w:sz w:val="20"/>
          <w:szCs w:val="20"/>
          <w:lang w:val="nl-BE"/>
        </w:rPr>
        <w:t>4.Dxb6+? Ke4 5.De6+ Kd3</w:t>
      </w:r>
      <w:r w:rsidR="001C087D">
        <w:rPr>
          <w:sz w:val="20"/>
          <w:szCs w:val="20"/>
          <w:lang w:val="nl-BE"/>
        </w:rPr>
        <w:t xml:space="preserve"> 6.Dd7+ Ke2 7.Db5+, is een onno</w:t>
      </w:r>
      <w:r>
        <w:rPr>
          <w:sz w:val="20"/>
          <w:szCs w:val="20"/>
          <w:lang w:val="nl-BE"/>
        </w:rPr>
        <w:t xml:space="preserve">dige omweg. </w:t>
      </w:r>
      <w:r>
        <w:rPr>
          <w:i/>
          <w:sz w:val="20"/>
          <w:szCs w:val="20"/>
          <w:lang w:val="nl-BE"/>
        </w:rPr>
        <w:t>(Zie zet 3.)</w:t>
      </w:r>
    </w:p>
    <w:p w14:paraId="0E82C646" w14:textId="77777777" w:rsidR="00E54241" w:rsidRDefault="0064334C" w:rsidP="00B60631">
      <w:pPr>
        <w:jc w:val="both"/>
        <w:rPr>
          <w:b/>
          <w:sz w:val="20"/>
          <w:szCs w:val="20"/>
          <w:lang w:val="nl-BE"/>
        </w:rPr>
      </w:pPr>
      <w:r>
        <w:rPr>
          <w:b/>
          <w:sz w:val="20"/>
          <w:szCs w:val="20"/>
          <w:lang w:val="nl-BE"/>
        </w:rPr>
        <w:tab/>
        <w:t>4….</w:t>
      </w:r>
      <w:r>
        <w:rPr>
          <w:b/>
          <w:sz w:val="20"/>
          <w:szCs w:val="20"/>
          <w:lang w:val="nl-BE"/>
        </w:rPr>
        <w:tab/>
      </w:r>
      <w:r>
        <w:rPr>
          <w:b/>
          <w:sz w:val="20"/>
          <w:szCs w:val="20"/>
          <w:lang w:val="nl-BE"/>
        </w:rPr>
        <w:tab/>
        <w:t>Kd3</w:t>
      </w:r>
    </w:p>
    <w:p w14:paraId="49FD1FBB" w14:textId="77777777" w:rsidR="0064334C" w:rsidRDefault="0064334C" w:rsidP="00B60631">
      <w:pPr>
        <w:jc w:val="both"/>
        <w:rPr>
          <w:b/>
          <w:sz w:val="20"/>
          <w:szCs w:val="20"/>
          <w:lang w:val="nl-BE"/>
        </w:rPr>
      </w:pPr>
      <w:r>
        <w:rPr>
          <w:b/>
          <w:sz w:val="20"/>
          <w:szCs w:val="20"/>
          <w:lang w:val="nl-BE"/>
        </w:rPr>
        <w:tab/>
        <w:t>5.Dd4+</w:t>
      </w:r>
      <w:r>
        <w:rPr>
          <w:b/>
          <w:sz w:val="20"/>
          <w:szCs w:val="20"/>
          <w:lang w:val="nl-BE"/>
        </w:rPr>
        <w:tab/>
      </w:r>
      <w:r>
        <w:rPr>
          <w:b/>
          <w:sz w:val="20"/>
          <w:szCs w:val="20"/>
          <w:lang w:val="nl-BE"/>
        </w:rPr>
        <w:tab/>
        <w:t>Kc2</w:t>
      </w:r>
    </w:p>
    <w:p w14:paraId="0EB71A89" w14:textId="77777777" w:rsidR="0064334C" w:rsidRPr="0082746D" w:rsidRDefault="0064334C" w:rsidP="00B60631">
      <w:pPr>
        <w:jc w:val="both"/>
        <w:rPr>
          <w:b/>
          <w:sz w:val="20"/>
          <w:szCs w:val="20"/>
          <w:lang w:val="nl-BE"/>
        </w:rPr>
      </w:pPr>
      <w:r>
        <w:rPr>
          <w:b/>
          <w:sz w:val="20"/>
          <w:szCs w:val="20"/>
          <w:lang w:val="nl-BE"/>
        </w:rPr>
        <w:tab/>
      </w:r>
      <w:r w:rsidRPr="0082746D">
        <w:rPr>
          <w:b/>
          <w:sz w:val="20"/>
          <w:szCs w:val="20"/>
          <w:lang w:val="nl-BE"/>
        </w:rPr>
        <w:t xml:space="preserve">6.Da4+  </w:t>
      </w:r>
      <w:r w:rsidRPr="0082746D">
        <w:rPr>
          <w:b/>
          <w:sz w:val="20"/>
          <w:szCs w:val="20"/>
          <w:lang w:val="nl-BE"/>
        </w:rPr>
        <w:tab/>
        <w:t>Kc1</w:t>
      </w:r>
    </w:p>
    <w:p w14:paraId="2181A5D4" w14:textId="77777777" w:rsidR="0064334C" w:rsidRPr="0082746D" w:rsidRDefault="0064334C" w:rsidP="001B13EF">
      <w:pPr>
        <w:ind w:firstLine="708"/>
        <w:jc w:val="both"/>
        <w:rPr>
          <w:b/>
          <w:sz w:val="20"/>
          <w:szCs w:val="20"/>
          <w:lang w:val="nl-BE"/>
        </w:rPr>
      </w:pPr>
      <w:r w:rsidRPr="0082746D">
        <w:rPr>
          <w:b/>
          <w:sz w:val="20"/>
          <w:szCs w:val="20"/>
          <w:lang w:val="nl-BE"/>
        </w:rPr>
        <w:t>7.Da1+</w:t>
      </w:r>
      <w:r w:rsidRPr="0082746D">
        <w:rPr>
          <w:b/>
          <w:sz w:val="20"/>
          <w:szCs w:val="20"/>
          <w:lang w:val="nl-BE"/>
        </w:rPr>
        <w:tab/>
      </w:r>
      <w:r w:rsidRPr="0082746D">
        <w:rPr>
          <w:b/>
          <w:sz w:val="20"/>
          <w:szCs w:val="20"/>
          <w:lang w:val="nl-BE"/>
        </w:rPr>
        <w:tab/>
        <w:t>Kc2</w:t>
      </w:r>
    </w:p>
    <w:p w14:paraId="05C3885E" w14:textId="77777777" w:rsidR="001B13EF" w:rsidRPr="0082746D" w:rsidRDefault="0064334C" w:rsidP="00B60631">
      <w:pPr>
        <w:jc w:val="both"/>
        <w:rPr>
          <w:b/>
          <w:sz w:val="20"/>
          <w:szCs w:val="20"/>
          <w:lang w:val="nl-BE"/>
        </w:rPr>
      </w:pPr>
      <w:r w:rsidRPr="0082746D">
        <w:rPr>
          <w:b/>
          <w:sz w:val="20"/>
          <w:szCs w:val="20"/>
          <w:lang w:val="nl-BE"/>
        </w:rPr>
        <w:tab/>
      </w:r>
    </w:p>
    <w:p w14:paraId="3953232A" w14:textId="77777777" w:rsidR="001B13EF" w:rsidRPr="0082746D" w:rsidRDefault="001B13EF" w:rsidP="00B60631">
      <w:pPr>
        <w:jc w:val="both"/>
        <w:rPr>
          <w:b/>
          <w:sz w:val="20"/>
          <w:szCs w:val="20"/>
          <w:lang w:val="nl-BE"/>
        </w:rPr>
      </w:pPr>
    </w:p>
    <w:p w14:paraId="4578D1C2" w14:textId="77777777" w:rsidR="001B13EF" w:rsidRPr="0082746D" w:rsidRDefault="001B13EF" w:rsidP="00B60631">
      <w:pPr>
        <w:jc w:val="both"/>
        <w:rPr>
          <w:b/>
          <w:sz w:val="20"/>
          <w:szCs w:val="20"/>
          <w:lang w:val="nl-BE"/>
        </w:rPr>
      </w:pPr>
    </w:p>
    <w:p w14:paraId="4713CE9A" w14:textId="77777777" w:rsidR="001B13EF" w:rsidRPr="0082746D" w:rsidRDefault="001B13EF" w:rsidP="00B60631">
      <w:pPr>
        <w:jc w:val="both"/>
        <w:rPr>
          <w:b/>
          <w:sz w:val="20"/>
          <w:szCs w:val="20"/>
          <w:lang w:val="nl-BE"/>
        </w:rPr>
      </w:pPr>
    </w:p>
    <w:p w14:paraId="5DE9BC97" w14:textId="77777777" w:rsidR="008239FD" w:rsidRDefault="008239FD" w:rsidP="00367111">
      <w:pPr>
        <w:jc w:val="both"/>
        <w:rPr>
          <w:b/>
          <w:sz w:val="20"/>
          <w:szCs w:val="20"/>
          <w:lang w:val="nl-BE"/>
        </w:rPr>
      </w:pPr>
    </w:p>
    <w:p w14:paraId="6AF4D41B" w14:textId="77777777" w:rsidR="00367111" w:rsidRDefault="00367111" w:rsidP="00367111">
      <w:pPr>
        <w:jc w:val="both"/>
        <w:rPr>
          <w:b/>
          <w:sz w:val="20"/>
          <w:szCs w:val="20"/>
          <w:lang w:val="nl-BE"/>
        </w:rPr>
      </w:pPr>
    </w:p>
    <w:p w14:paraId="4D79F530" w14:textId="77777777" w:rsidR="008239FD" w:rsidRDefault="008239FD" w:rsidP="001B13EF">
      <w:pPr>
        <w:ind w:firstLine="708"/>
        <w:jc w:val="both"/>
        <w:rPr>
          <w:b/>
          <w:sz w:val="20"/>
          <w:szCs w:val="20"/>
          <w:lang w:val="nl-BE"/>
        </w:rPr>
      </w:pPr>
    </w:p>
    <w:p w14:paraId="5AC00322" w14:textId="77777777" w:rsidR="00A50598" w:rsidRDefault="00A50598" w:rsidP="001B13EF">
      <w:pPr>
        <w:ind w:firstLine="708"/>
        <w:jc w:val="both"/>
        <w:rPr>
          <w:b/>
          <w:sz w:val="20"/>
          <w:szCs w:val="20"/>
          <w:lang w:val="nl-BE"/>
        </w:rPr>
      </w:pPr>
    </w:p>
    <w:p w14:paraId="1345213F" w14:textId="77777777" w:rsidR="0064334C" w:rsidRPr="0082746D" w:rsidRDefault="0064334C" w:rsidP="001B13EF">
      <w:pPr>
        <w:ind w:firstLine="708"/>
        <w:jc w:val="both"/>
        <w:rPr>
          <w:b/>
          <w:sz w:val="20"/>
          <w:szCs w:val="20"/>
          <w:lang w:val="nl-BE"/>
        </w:rPr>
      </w:pPr>
      <w:r w:rsidRPr="0082746D">
        <w:rPr>
          <w:b/>
          <w:sz w:val="20"/>
          <w:szCs w:val="20"/>
          <w:lang w:val="nl-BE"/>
        </w:rPr>
        <w:t>8.Pe1+</w:t>
      </w:r>
      <w:r w:rsidRPr="0082746D">
        <w:rPr>
          <w:b/>
          <w:sz w:val="20"/>
          <w:szCs w:val="20"/>
          <w:lang w:val="nl-BE"/>
        </w:rPr>
        <w:tab/>
      </w:r>
      <w:r w:rsidRPr="0082746D">
        <w:rPr>
          <w:b/>
          <w:sz w:val="20"/>
          <w:szCs w:val="20"/>
          <w:lang w:val="nl-BE"/>
        </w:rPr>
        <w:tab/>
      </w:r>
    </w:p>
    <w:p w14:paraId="5E1924F5" w14:textId="77777777" w:rsidR="0064334C" w:rsidRDefault="0064334C" w:rsidP="00B60631">
      <w:pPr>
        <w:jc w:val="both"/>
        <w:rPr>
          <w:sz w:val="20"/>
          <w:szCs w:val="20"/>
          <w:lang w:val="nl-BE"/>
        </w:rPr>
      </w:pPr>
      <w:r>
        <w:rPr>
          <w:sz w:val="20"/>
          <w:szCs w:val="20"/>
          <w:lang w:val="nl-BE"/>
        </w:rPr>
        <w:t xml:space="preserve">8.Pd4+? Kd2 9.Pf3+ Ke2 10.De5+ </w:t>
      </w:r>
      <w:r w:rsidRPr="0064334C">
        <w:rPr>
          <w:i/>
          <w:sz w:val="20"/>
          <w:szCs w:val="20"/>
          <w:lang w:val="nl-BE"/>
        </w:rPr>
        <w:t>(Zie zet 4.)</w:t>
      </w:r>
      <w:r>
        <w:rPr>
          <w:i/>
          <w:sz w:val="20"/>
          <w:szCs w:val="20"/>
          <w:lang w:val="nl-BE"/>
        </w:rPr>
        <w:t xml:space="preserve"> </w:t>
      </w:r>
    </w:p>
    <w:p w14:paraId="05ABB841" w14:textId="77777777" w:rsidR="0064334C" w:rsidRDefault="0064334C" w:rsidP="00B60631">
      <w:pPr>
        <w:jc w:val="both"/>
        <w:rPr>
          <w:b/>
          <w:sz w:val="20"/>
          <w:szCs w:val="20"/>
          <w:lang w:val="nl-BE"/>
        </w:rPr>
      </w:pPr>
      <w:r>
        <w:rPr>
          <w:b/>
          <w:sz w:val="20"/>
          <w:szCs w:val="20"/>
          <w:lang w:val="nl-BE"/>
        </w:rPr>
        <w:tab/>
        <w:t>8…</w:t>
      </w:r>
      <w:r>
        <w:rPr>
          <w:b/>
          <w:sz w:val="20"/>
          <w:szCs w:val="20"/>
          <w:lang w:val="nl-BE"/>
        </w:rPr>
        <w:tab/>
      </w:r>
      <w:r>
        <w:rPr>
          <w:b/>
          <w:sz w:val="20"/>
          <w:szCs w:val="20"/>
          <w:lang w:val="nl-BE"/>
        </w:rPr>
        <w:tab/>
        <w:t>Kd2</w:t>
      </w:r>
    </w:p>
    <w:p w14:paraId="27C842A6" w14:textId="77777777" w:rsidR="0064334C" w:rsidRDefault="0064334C" w:rsidP="00B60631">
      <w:pPr>
        <w:jc w:val="both"/>
        <w:rPr>
          <w:b/>
          <w:sz w:val="20"/>
          <w:szCs w:val="20"/>
          <w:lang w:val="nl-BE"/>
        </w:rPr>
      </w:pPr>
      <w:r>
        <w:rPr>
          <w:b/>
          <w:sz w:val="20"/>
          <w:szCs w:val="20"/>
          <w:lang w:val="nl-BE"/>
        </w:rPr>
        <w:tab/>
        <w:t>9.Dd4+</w:t>
      </w:r>
    </w:p>
    <w:p w14:paraId="48B19426" w14:textId="77777777" w:rsidR="0064334C" w:rsidRDefault="0064334C" w:rsidP="00B60631">
      <w:pPr>
        <w:jc w:val="both"/>
        <w:rPr>
          <w:i/>
          <w:sz w:val="20"/>
          <w:szCs w:val="20"/>
          <w:lang w:val="nl-BE"/>
        </w:rPr>
      </w:pPr>
      <w:r>
        <w:rPr>
          <w:sz w:val="20"/>
          <w:szCs w:val="20"/>
          <w:lang w:val="nl-BE"/>
        </w:rPr>
        <w:t>9.Pf3+</w:t>
      </w:r>
      <w:r w:rsidR="00EC60EC">
        <w:rPr>
          <w:sz w:val="20"/>
          <w:szCs w:val="20"/>
          <w:lang w:val="nl-BE"/>
        </w:rPr>
        <w:t>?</w:t>
      </w:r>
      <w:r>
        <w:rPr>
          <w:sz w:val="20"/>
          <w:szCs w:val="20"/>
          <w:lang w:val="nl-BE"/>
        </w:rPr>
        <w:t xml:space="preserve"> Ke2 10.De5 </w:t>
      </w:r>
      <w:r>
        <w:rPr>
          <w:i/>
          <w:sz w:val="20"/>
          <w:szCs w:val="20"/>
          <w:lang w:val="nl-BE"/>
        </w:rPr>
        <w:t>(Zie zet 4.)</w:t>
      </w:r>
    </w:p>
    <w:p w14:paraId="5F8D5855" w14:textId="77777777" w:rsidR="0064334C" w:rsidRDefault="0064334C" w:rsidP="00B60631">
      <w:pPr>
        <w:jc w:val="both"/>
        <w:rPr>
          <w:b/>
          <w:sz w:val="20"/>
          <w:szCs w:val="20"/>
          <w:lang w:val="nl-BE"/>
        </w:rPr>
      </w:pPr>
      <w:r>
        <w:rPr>
          <w:b/>
          <w:sz w:val="20"/>
          <w:szCs w:val="20"/>
          <w:lang w:val="nl-BE"/>
        </w:rPr>
        <w:tab/>
        <w:t>9…</w:t>
      </w:r>
      <w:r>
        <w:rPr>
          <w:b/>
          <w:sz w:val="20"/>
          <w:szCs w:val="20"/>
          <w:lang w:val="nl-BE"/>
        </w:rPr>
        <w:tab/>
      </w:r>
      <w:r>
        <w:rPr>
          <w:b/>
          <w:sz w:val="20"/>
          <w:szCs w:val="20"/>
          <w:lang w:val="nl-BE"/>
        </w:rPr>
        <w:tab/>
        <w:t>Kc1</w:t>
      </w:r>
    </w:p>
    <w:p w14:paraId="4C82AF9C" w14:textId="77777777" w:rsidR="0064334C" w:rsidRDefault="0064334C" w:rsidP="00B60631">
      <w:pPr>
        <w:jc w:val="both"/>
        <w:rPr>
          <w:b/>
          <w:sz w:val="20"/>
          <w:szCs w:val="20"/>
          <w:lang w:val="nl-BE"/>
        </w:rPr>
      </w:pPr>
      <w:r>
        <w:rPr>
          <w:b/>
          <w:sz w:val="20"/>
          <w:szCs w:val="20"/>
          <w:lang w:val="nl-BE"/>
        </w:rPr>
        <w:t xml:space="preserve">           10.Pd3+</w:t>
      </w:r>
    </w:p>
    <w:p w14:paraId="4C97E1BE" w14:textId="77777777" w:rsidR="0064334C" w:rsidRDefault="0064334C" w:rsidP="00B60631">
      <w:pPr>
        <w:jc w:val="both"/>
        <w:rPr>
          <w:sz w:val="20"/>
          <w:szCs w:val="20"/>
          <w:lang w:val="nl-BE"/>
        </w:rPr>
      </w:pPr>
      <w:r>
        <w:rPr>
          <w:sz w:val="20"/>
          <w:szCs w:val="20"/>
          <w:lang w:val="nl-BE"/>
        </w:rPr>
        <w:t>10.Da1+? Kd2 11.Dd4+ Kc1 12.Pd3+ is een onnodige omweg.</w:t>
      </w:r>
    </w:p>
    <w:p w14:paraId="79BC0957" w14:textId="77777777" w:rsidR="0064334C" w:rsidRDefault="00906183" w:rsidP="00B60631">
      <w:pPr>
        <w:jc w:val="both"/>
        <w:rPr>
          <w:b/>
          <w:sz w:val="20"/>
          <w:szCs w:val="20"/>
          <w:lang w:val="nl-BE"/>
        </w:rPr>
      </w:pPr>
      <w:r>
        <w:rPr>
          <w:sz w:val="20"/>
          <w:szCs w:val="20"/>
          <w:lang w:val="nl-BE"/>
        </w:rPr>
        <w:t xml:space="preserve">           </w:t>
      </w:r>
      <w:r w:rsidR="0064334C">
        <w:rPr>
          <w:b/>
          <w:sz w:val="20"/>
          <w:szCs w:val="20"/>
          <w:lang w:val="nl-BE"/>
        </w:rPr>
        <w:t>10…</w:t>
      </w:r>
      <w:r w:rsidR="0064334C">
        <w:rPr>
          <w:b/>
          <w:sz w:val="20"/>
          <w:szCs w:val="20"/>
          <w:lang w:val="nl-BE"/>
        </w:rPr>
        <w:tab/>
      </w:r>
      <w:r w:rsidR="0064334C">
        <w:rPr>
          <w:b/>
          <w:sz w:val="20"/>
          <w:szCs w:val="20"/>
          <w:lang w:val="nl-BE"/>
        </w:rPr>
        <w:tab/>
        <w:t>Kc2</w:t>
      </w:r>
    </w:p>
    <w:p w14:paraId="3DBF4E35" w14:textId="77777777" w:rsidR="00906183" w:rsidRPr="0082746D" w:rsidRDefault="00322BF7" w:rsidP="00B60631">
      <w:pPr>
        <w:jc w:val="both"/>
        <w:rPr>
          <w:b/>
          <w:sz w:val="20"/>
          <w:szCs w:val="20"/>
          <w:lang w:val="nl-BE"/>
        </w:rPr>
      </w:pPr>
      <w:r>
        <w:rPr>
          <w:b/>
          <w:sz w:val="20"/>
          <w:szCs w:val="20"/>
          <w:lang w:val="nl-BE"/>
        </w:rPr>
        <w:t xml:space="preserve">           </w:t>
      </w:r>
      <w:r w:rsidR="00906183" w:rsidRPr="00EC60EC">
        <w:rPr>
          <w:b/>
          <w:sz w:val="20"/>
          <w:szCs w:val="20"/>
          <w:lang w:val="nl-BE"/>
        </w:rPr>
        <w:t>11.Pb4+</w:t>
      </w:r>
      <w:r w:rsidR="00906183" w:rsidRPr="00EC60EC">
        <w:rPr>
          <w:b/>
          <w:sz w:val="20"/>
          <w:szCs w:val="20"/>
          <w:lang w:val="nl-BE"/>
        </w:rPr>
        <w:tab/>
      </w:r>
      <w:r w:rsidR="009F5750">
        <w:rPr>
          <w:b/>
          <w:sz w:val="20"/>
          <w:szCs w:val="20"/>
          <w:lang w:val="nl-BE"/>
        </w:rPr>
        <w:tab/>
      </w:r>
      <w:r w:rsidR="00906183" w:rsidRPr="00EC60EC">
        <w:rPr>
          <w:b/>
          <w:sz w:val="20"/>
          <w:szCs w:val="20"/>
          <w:lang w:val="nl-BE"/>
        </w:rPr>
        <w:t>K</w:t>
      </w:r>
      <w:r w:rsidR="00906183" w:rsidRPr="0082746D">
        <w:rPr>
          <w:b/>
          <w:sz w:val="20"/>
          <w:szCs w:val="20"/>
          <w:lang w:val="nl-BE"/>
        </w:rPr>
        <w:t>c1</w:t>
      </w:r>
    </w:p>
    <w:p w14:paraId="6F282DFA" w14:textId="77777777" w:rsidR="00906183" w:rsidRPr="0082746D" w:rsidRDefault="00322BF7" w:rsidP="00B60631">
      <w:pPr>
        <w:jc w:val="both"/>
        <w:rPr>
          <w:b/>
          <w:sz w:val="20"/>
          <w:szCs w:val="20"/>
          <w:lang w:val="nl-BE"/>
        </w:rPr>
      </w:pPr>
      <w:r>
        <w:rPr>
          <w:b/>
          <w:sz w:val="20"/>
          <w:szCs w:val="20"/>
          <w:lang w:val="nl-BE"/>
        </w:rPr>
        <w:t xml:space="preserve">           </w:t>
      </w:r>
      <w:r w:rsidR="00906183" w:rsidRPr="0082746D">
        <w:rPr>
          <w:b/>
          <w:sz w:val="20"/>
          <w:szCs w:val="20"/>
          <w:lang w:val="nl-BE"/>
        </w:rPr>
        <w:t>12.Da1+</w:t>
      </w:r>
      <w:r w:rsidR="00906183" w:rsidRPr="0082746D">
        <w:rPr>
          <w:b/>
          <w:sz w:val="20"/>
          <w:szCs w:val="20"/>
          <w:lang w:val="nl-BE"/>
        </w:rPr>
        <w:tab/>
      </w:r>
      <w:r w:rsidR="009F5750">
        <w:rPr>
          <w:b/>
          <w:sz w:val="20"/>
          <w:szCs w:val="20"/>
          <w:lang w:val="nl-BE"/>
        </w:rPr>
        <w:tab/>
      </w:r>
      <w:r w:rsidR="00906183" w:rsidRPr="0082746D">
        <w:rPr>
          <w:b/>
          <w:sz w:val="20"/>
          <w:szCs w:val="20"/>
          <w:lang w:val="nl-BE"/>
        </w:rPr>
        <w:t>Kd2</w:t>
      </w:r>
    </w:p>
    <w:p w14:paraId="7378D125" w14:textId="77777777" w:rsidR="00906183" w:rsidRPr="00906183" w:rsidRDefault="00322BF7" w:rsidP="00B60631">
      <w:pPr>
        <w:jc w:val="both"/>
        <w:rPr>
          <w:b/>
          <w:sz w:val="20"/>
          <w:szCs w:val="20"/>
          <w:lang w:val="nl-BE"/>
        </w:rPr>
      </w:pPr>
      <w:r>
        <w:rPr>
          <w:b/>
          <w:sz w:val="20"/>
          <w:szCs w:val="20"/>
          <w:lang w:val="nl-BE"/>
        </w:rPr>
        <w:t xml:space="preserve">           </w:t>
      </w:r>
      <w:r w:rsidR="00906183" w:rsidRPr="00906183">
        <w:rPr>
          <w:b/>
          <w:sz w:val="20"/>
          <w:szCs w:val="20"/>
          <w:lang w:val="nl-BE"/>
        </w:rPr>
        <w:t>13.Db2+</w:t>
      </w:r>
      <w:r w:rsidR="00906183" w:rsidRPr="00906183">
        <w:rPr>
          <w:b/>
          <w:sz w:val="20"/>
          <w:szCs w:val="20"/>
          <w:lang w:val="nl-BE"/>
        </w:rPr>
        <w:tab/>
      </w:r>
      <w:r w:rsidR="009F5750">
        <w:rPr>
          <w:b/>
          <w:sz w:val="20"/>
          <w:szCs w:val="20"/>
          <w:lang w:val="nl-BE"/>
        </w:rPr>
        <w:tab/>
      </w:r>
      <w:r w:rsidR="00906183" w:rsidRPr="00906183">
        <w:rPr>
          <w:b/>
          <w:sz w:val="20"/>
          <w:szCs w:val="20"/>
          <w:lang w:val="nl-BE"/>
        </w:rPr>
        <w:t>Ke3</w:t>
      </w:r>
    </w:p>
    <w:p w14:paraId="7CFC660F" w14:textId="77777777" w:rsidR="00906183" w:rsidRPr="00906183" w:rsidRDefault="00322BF7" w:rsidP="00B60631">
      <w:pPr>
        <w:jc w:val="both"/>
        <w:rPr>
          <w:b/>
          <w:sz w:val="20"/>
          <w:szCs w:val="20"/>
          <w:lang w:val="nl-BE"/>
        </w:rPr>
      </w:pPr>
      <w:r>
        <w:rPr>
          <w:b/>
          <w:sz w:val="20"/>
          <w:szCs w:val="20"/>
          <w:lang w:val="nl-BE"/>
        </w:rPr>
        <w:t xml:space="preserve">           </w:t>
      </w:r>
      <w:r w:rsidR="00906183" w:rsidRPr="00906183">
        <w:rPr>
          <w:b/>
          <w:sz w:val="20"/>
          <w:szCs w:val="20"/>
          <w:lang w:val="nl-BE"/>
        </w:rPr>
        <w:t>14.De5+</w:t>
      </w:r>
      <w:r w:rsidR="00906183" w:rsidRPr="00906183">
        <w:rPr>
          <w:b/>
          <w:sz w:val="20"/>
          <w:szCs w:val="20"/>
          <w:lang w:val="nl-BE"/>
        </w:rPr>
        <w:tab/>
      </w:r>
      <w:r w:rsidR="009F5750">
        <w:rPr>
          <w:b/>
          <w:sz w:val="20"/>
          <w:szCs w:val="20"/>
          <w:lang w:val="nl-BE"/>
        </w:rPr>
        <w:tab/>
      </w:r>
      <w:r w:rsidR="00906183" w:rsidRPr="00906183">
        <w:rPr>
          <w:b/>
          <w:sz w:val="20"/>
          <w:szCs w:val="20"/>
          <w:lang w:val="nl-BE"/>
        </w:rPr>
        <w:t>Kd2</w:t>
      </w:r>
    </w:p>
    <w:p w14:paraId="79E443C2" w14:textId="77777777" w:rsidR="00906183" w:rsidRDefault="00322BF7" w:rsidP="00B60631">
      <w:pPr>
        <w:jc w:val="both"/>
        <w:rPr>
          <w:b/>
          <w:sz w:val="20"/>
          <w:szCs w:val="20"/>
          <w:lang w:val="nl-BE"/>
        </w:rPr>
      </w:pPr>
      <w:r>
        <w:rPr>
          <w:b/>
          <w:sz w:val="20"/>
          <w:szCs w:val="20"/>
          <w:lang w:val="nl-BE"/>
        </w:rPr>
        <w:t xml:space="preserve">           </w:t>
      </w:r>
      <w:r w:rsidR="00906183" w:rsidRPr="00906183">
        <w:rPr>
          <w:b/>
          <w:sz w:val="20"/>
          <w:szCs w:val="20"/>
          <w:lang w:val="nl-BE"/>
        </w:rPr>
        <w:t>15.Kf2</w:t>
      </w:r>
      <w:r w:rsidR="00906183" w:rsidRPr="00906183">
        <w:rPr>
          <w:b/>
          <w:sz w:val="20"/>
          <w:szCs w:val="20"/>
          <w:lang w:val="nl-BE"/>
        </w:rPr>
        <w:tab/>
      </w:r>
      <w:r w:rsidR="00906183">
        <w:rPr>
          <w:b/>
          <w:sz w:val="20"/>
          <w:szCs w:val="20"/>
          <w:lang w:val="nl-BE"/>
        </w:rPr>
        <w:tab/>
      </w:r>
    </w:p>
    <w:p w14:paraId="4508627C" w14:textId="77777777" w:rsidR="00906183" w:rsidRDefault="00906183" w:rsidP="00B60631">
      <w:pPr>
        <w:jc w:val="both"/>
        <w:rPr>
          <w:sz w:val="20"/>
          <w:szCs w:val="20"/>
          <w:lang w:val="nl-BE"/>
        </w:rPr>
      </w:pPr>
      <w:r>
        <w:rPr>
          <w:sz w:val="20"/>
          <w:szCs w:val="20"/>
          <w:lang w:val="nl-BE"/>
        </w:rPr>
        <w:t xml:space="preserve">De witte vorst mag ook mee spe-len, want 15.Dd4+? Kc1 16.Da1+ is weeral een onnodige omweg. </w:t>
      </w:r>
      <w:r>
        <w:rPr>
          <w:i/>
          <w:sz w:val="20"/>
          <w:szCs w:val="20"/>
          <w:lang w:val="nl-BE"/>
        </w:rPr>
        <w:t>(Zie zet 12.)</w:t>
      </w:r>
    </w:p>
    <w:p w14:paraId="6DB7165F" w14:textId="77777777" w:rsidR="00906183" w:rsidRDefault="00906183" w:rsidP="00B60631">
      <w:pPr>
        <w:jc w:val="both"/>
        <w:rPr>
          <w:b/>
          <w:sz w:val="20"/>
          <w:szCs w:val="20"/>
          <w:lang w:val="nl-BE"/>
        </w:rPr>
      </w:pPr>
      <w:r>
        <w:rPr>
          <w:sz w:val="20"/>
          <w:szCs w:val="20"/>
          <w:lang w:val="nl-BE"/>
        </w:rPr>
        <w:t xml:space="preserve">           </w:t>
      </w:r>
      <w:r>
        <w:rPr>
          <w:b/>
          <w:sz w:val="20"/>
          <w:szCs w:val="20"/>
          <w:lang w:val="nl-BE"/>
        </w:rPr>
        <w:t>15…</w:t>
      </w:r>
      <w:r>
        <w:rPr>
          <w:b/>
          <w:sz w:val="20"/>
          <w:szCs w:val="20"/>
          <w:lang w:val="nl-BE"/>
        </w:rPr>
        <w:tab/>
      </w:r>
      <w:r>
        <w:rPr>
          <w:b/>
          <w:sz w:val="20"/>
          <w:szCs w:val="20"/>
          <w:lang w:val="nl-BE"/>
        </w:rPr>
        <w:tab/>
        <w:t>Kc1</w:t>
      </w:r>
    </w:p>
    <w:p w14:paraId="23E226DC" w14:textId="77777777" w:rsidR="00906183" w:rsidRDefault="00906183" w:rsidP="00B60631">
      <w:pPr>
        <w:jc w:val="both"/>
        <w:rPr>
          <w:sz w:val="20"/>
          <w:szCs w:val="20"/>
          <w:lang w:val="nl-BE"/>
        </w:rPr>
      </w:pPr>
      <w:r>
        <w:rPr>
          <w:sz w:val="20"/>
          <w:szCs w:val="20"/>
          <w:lang w:val="nl-BE"/>
        </w:rPr>
        <w:t>15…Db1</w:t>
      </w:r>
      <w:r w:rsidR="00A73397">
        <w:rPr>
          <w:sz w:val="20"/>
          <w:szCs w:val="20"/>
          <w:lang w:val="nl-BE"/>
        </w:rPr>
        <w:t>?</w:t>
      </w:r>
      <w:r>
        <w:rPr>
          <w:sz w:val="20"/>
          <w:szCs w:val="20"/>
          <w:lang w:val="nl-BE"/>
        </w:rPr>
        <w:t xml:space="preserve"> 16.De3+ Kd1 17.De1+ en mat.</w:t>
      </w:r>
    </w:p>
    <w:p w14:paraId="35F99293" w14:textId="77777777" w:rsidR="00906183" w:rsidRDefault="00906183" w:rsidP="00B60631">
      <w:pPr>
        <w:jc w:val="both"/>
        <w:rPr>
          <w:b/>
          <w:sz w:val="20"/>
          <w:szCs w:val="20"/>
          <w:lang w:val="nl-BE"/>
        </w:rPr>
      </w:pPr>
      <w:r>
        <w:rPr>
          <w:sz w:val="20"/>
          <w:szCs w:val="20"/>
          <w:lang w:val="nl-BE"/>
        </w:rPr>
        <w:t xml:space="preserve">           </w:t>
      </w:r>
      <w:r>
        <w:rPr>
          <w:b/>
          <w:sz w:val="20"/>
          <w:szCs w:val="20"/>
          <w:lang w:val="nl-BE"/>
        </w:rPr>
        <w:t>16.Da1+</w:t>
      </w:r>
      <w:r>
        <w:rPr>
          <w:b/>
          <w:sz w:val="20"/>
          <w:szCs w:val="20"/>
          <w:lang w:val="nl-BE"/>
        </w:rPr>
        <w:tab/>
      </w:r>
      <w:r w:rsidR="00E45FFD">
        <w:rPr>
          <w:b/>
          <w:sz w:val="20"/>
          <w:szCs w:val="20"/>
          <w:lang w:val="nl-BE"/>
        </w:rPr>
        <w:tab/>
      </w:r>
      <w:r>
        <w:rPr>
          <w:b/>
          <w:sz w:val="20"/>
          <w:szCs w:val="20"/>
          <w:lang w:val="nl-BE"/>
        </w:rPr>
        <w:t>Kd2</w:t>
      </w:r>
    </w:p>
    <w:p w14:paraId="4278E446" w14:textId="77777777" w:rsidR="00906183" w:rsidRDefault="00322BF7" w:rsidP="00B60631">
      <w:pPr>
        <w:jc w:val="both"/>
        <w:rPr>
          <w:b/>
          <w:sz w:val="20"/>
          <w:szCs w:val="20"/>
          <w:lang w:val="nl-BE"/>
        </w:rPr>
      </w:pPr>
      <w:r>
        <w:rPr>
          <w:b/>
          <w:sz w:val="20"/>
          <w:szCs w:val="20"/>
          <w:lang w:val="nl-BE"/>
        </w:rPr>
        <w:t xml:space="preserve">           </w:t>
      </w:r>
      <w:r w:rsidR="00906183">
        <w:rPr>
          <w:b/>
          <w:sz w:val="20"/>
          <w:szCs w:val="20"/>
          <w:lang w:val="nl-BE"/>
        </w:rPr>
        <w:t>17.Db2+</w:t>
      </w:r>
      <w:r w:rsidR="00906183">
        <w:rPr>
          <w:b/>
          <w:sz w:val="20"/>
          <w:szCs w:val="20"/>
          <w:lang w:val="nl-BE"/>
        </w:rPr>
        <w:tab/>
      </w:r>
      <w:r w:rsidR="00E45FFD">
        <w:rPr>
          <w:b/>
          <w:sz w:val="20"/>
          <w:szCs w:val="20"/>
          <w:lang w:val="nl-BE"/>
        </w:rPr>
        <w:tab/>
        <w:t>Dc2</w:t>
      </w:r>
    </w:p>
    <w:p w14:paraId="32DA2739" w14:textId="77777777" w:rsidR="00906183" w:rsidRDefault="00906183" w:rsidP="00B60631">
      <w:pPr>
        <w:jc w:val="both"/>
        <w:rPr>
          <w:b/>
          <w:sz w:val="20"/>
          <w:szCs w:val="20"/>
          <w:lang w:val="nl-BE"/>
        </w:rPr>
      </w:pPr>
      <w:r>
        <w:rPr>
          <w:sz w:val="20"/>
          <w:szCs w:val="20"/>
          <w:lang w:val="nl-BE"/>
        </w:rPr>
        <w:t xml:space="preserve">           </w:t>
      </w:r>
      <w:r>
        <w:rPr>
          <w:b/>
          <w:sz w:val="20"/>
          <w:szCs w:val="20"/>
          <w:lang w:val="nl-BE"/>
        </w:rPr>
        <w:t>18.Dxc2+</w:t>
      </w:r>
    </w:p>
    <w:p w14:paraId="761F8EB8" w14:textId="77777777" w:rsidR="00906183" w:rsidRPr="00906183" w:rsidRDefault="00612CBF" w:rsidP="00B60631">
      <w:pPr>
        <w:jc w:val="both"/>
        <w:rPr>
          <w:sz w:val="20"/>
          <w:szCs w:val="20"/>
          <w:lang w:val="nl-BE"/>
        </w:rPr>
      </w:pPr>
      <w:r>
        <w:rPr>
          <w:sz w:val="20"/>
          <w:szCs w:val="20"/>
          <w:lang w:val="nl-BE"/>
        </w:rPr>
        <w:t>En uiteindelijk mat.</w:t>
      </w:r>
      <w:r w:rsidR="00906183">
        <w:rPr>
          <w:sz w:val="20"/>
          <w:szCs w:val="20"/>
          <w:lang w:val="nl-BE"/>
        </w:rPr>
        <w:t xml:space="preserve">  </w:t>
      </w:r>
    </w:p>
    <w:p w14:paraId="33B320F4" w14:textId="77777777" w:rsidR="00906183" w:rsidRPr="00906183" w:rsidRDefault="00906183" w:rsidP="00B60631">
      <w:pPr>
        <w:jc w:val="both"/>
        <w:rPr>
          <w:b/>
          <w:sz w:val="20"/>
          <w:szCs w:val="20"/>
          <w:lang w:val="nl-BE"/>
        </w:rPr>
      </w:pPr>
      <w:r>
        <w:rPr>
          <w:i/>
          <w:sz w:val="20"/>
          <w:szCs w:val="20"/>
          <w:lang w:val="nl-BE"/>
        </w:rPr>
        <w:t xml:space="preserve">      </w:t>
      </w:r>
      <w:r>
        <w:rPr>
          <w:sz w:val="20"/>
          <w:szCs w:val="20"/>
          <w:lang w:val="nl-BE"/>
        </w:rPr>
        <w:t xml:space="preserve">      </w:t>
      </w:r>
    </w:p>
    <w:p w14:paraId="7A041112" w14:textId="77777777" w:rsidR="0064334C" w:rsidRPr="00906183" w:rsidRDefault="0064334C" w:rsidP="00B60631">
      <w:pPr>
        <w:jc w:val="both"/>
        <w:rPr>
          <w:b/>
          <w:sz w:val="20"/>
          <w:szCs w:val="20"/>
          <w:lang w:val="nl-BE"/>
        </w:rPr>
      </w:pPr>
      <w:r w:rsidRPr="00906183">
        <w:rPr>
          <w:b/>
          <w:sz w:val="20"/>
          <w:szCs w:val="20"/>
          <w:lang w:val="nl-BE"/>
        </w:rPr>
        <w:t xml:space="preserve">           </w:t>
      </w:r>
    </w:p>
    <w:p w14:paraId="090FD6FA" w14:textId="77777777" w:rsidR="0064334C" w:rsidRPr="00906183" w:rsidRDefault="0064334C" w:rsidP="00B60631">
      <w:pPr>
        <w:jc w:val="both"/>
        <w:rPr>
          <w:b/>
          <w:sz w:val="20"/>
          <w:szCs w:val="20"/>
          <w:lang w:val="nl-BE"/>
        </w:rPr>
      </w:pPr>
    </w:p>
    <w:p w14:paraId="3FB6FCFA" w14:textId="77777777" w:rsidR="00B60631" w:rsidRPr="00906183" w:rsidRDefault="00B60631" w:rsidP="00FE507B">
      <w:pPr>
        <w:jc w:val="center"/>
        <w:rPr>
          <w:b/>
          <w:lang w:val="nl-BE"/>
        </w:rPr>
      </w:pPr>
    </w:p>
    <w:p w14:paraId="6A13D996" w14:textId="77777777" w:rsidR="00B60631" w:rsidRPr="00906183" w:rsidRDefault="00B60631" w:rsidP="00FE507B">
      <w:pPr>
        <w:jc w:val="center"/>
        <w:rPr>
          <w:b/>
          <w:lang w:val="nl-BE"/>
        </w:rPr>
      </w:pPr>
    </w:p>
    <w:p w14:paraId="168F365F" w14:textId="77777777" w:rsidR="00B60631" w:rsidRPr="00906183" w:rsidRDefault="00B60631" w:rsidP="00FE507B">
      <w:pPr>
        <w:jc w:val="center"/>
        <w:rPr>
          <w:b/>
          <w:lang w:val="nl-BE"/>
        </w:rPr>
      </w:pPr>
    </w:p>
    <w:p w14:paraId="0F259D0D" w14:textId="77777777" w:rsidR="00583FED" w:rsidRDefault="00583FED" w:rsidP="00583FED">
      <w:pPr>
        <w:rPr>
          <w:b/>
          <w:lang w:val="nl-BE"/>
        </w:rPr>
      </w:pPr>
    </w:p>
    <w:p w14:paraId="3106BA97" w14:textId="77777777" w:rsidR="00B25C91" w:rsidRPr="004B3BF1" w:rsidRDefault="002679FA" w:rsidP="00256EEA">
      <w:pPr>
        <w:jc w:val="center"/>
        <w:rPr>
          <w:b/>
          <w:sz w:val="20"/>
          <w:szCs w:val="20"/>
          <w:lang w:val="nl-BE"/>
        </w:rPr>
      </w:pPr>
      <w:r>
        <w:rPr>
          <w:lang w:val="nl-BE"/>
        </w:rPr>
        <w:lastRenderedPageBreak/>
        <w:t xml:space="preserve">- </w:t>
      </w:r>
      <w:r w:rsidR="00B57A7B">
        <w:rPr>
          <w:b/>
          <w:sz w:val="20"/>
          <w:szCs w:val="20"/>
          <w:lang w:val="nl-BE"/>
        </w:rPr>
        <w:t>94</w:t>
      </w:r>
      <w:r w:rsidR="004B3BF1">
        <w:rPr>
          <w:b/>
          <w:sz w:val="20"/>
          <w:szCs w:val="20"/>
          <w:lang w:val="nl-BE"/>
        </w:rPr>
        <w:t xml:space="preserve"> -</w:t>
      </w:r>
    </w:p>
    <w:p w14:paraId="6A30F58A" w14:textId="77777777" w:rsidR="00032619" w:rsidRPr="00906183" w:rsidRDefault="00032619" w:rsidP="00006928">
      <w:pPr>
        <w:pStyle w:val="01Title"/>
        <w:ind w:left="0"/>
        <w:jc w:val="center"/>
        <w:rPr>
          <w:sz w:val="20"/>
          <w:szCs w:val="20"/>
          <w:lang w:val="nl-BE"/>
        </w:rPr>
      </w:pPr>
    </w:p>
    <w:p w14:paraId="7348A24B" w14:textId="77777777" w:rsidR="00B25C91" w:rsidRPr="00E54241" w:rsidRDefault="009C609F" w:rsidP="00006928">
      <w:pPr>
        <w:pStyle w:val="01Title"/>
        <w:ind w:left="0"/>
        <w:jc w:val="center"/>
        <w:rPr>
          <w:sz w:val="20"/>
          <w:szCs w:val="20"/>
          <w:lang w:val="nl-BE"/>
        </w:rPr>
      </w:pPr>
      <w:r>
        <w:rPr>
          <w:sz w:val="20"/>
          <w:szCs w:val="20"/>
          <w:lang w:val="nl-BE"/>
        </w:rPr>
        <w:t>1° Concorso I</w:t>
      </w:r>
      <w:r w:rsidR="00B25C91" w:rsidRPr="00906183">
        <w:rPr>
          <w:sz w:val="20"/>
          <w:szCs w:val="20"/>
          <w:lang w:val="nl-BE"/>
        </w:rPr>
        <w:t xml:space="preserve">nternationale per Studi </w:t>
      </w:r>
      <w:r w:rsidR="00B25C91" w:rsidRPr="00906183">
        <w:rPr>
          <w:i/>
          <w:sz w:val="20"/>
          <w:szCs w:val="20"/>
          <w:lang w:val="nl-BE"/>
        </w:rPr>
        <w:t>“St</w:t>
      </w:r>
      <w:r w:rsidR="00B25C91" w:rsidRPr="00E54241">
        <w:rPr>
          <w:i/>
          <w:sz w:val="20"/>
          <w:szCs w:val="20"/>
          <w:lang w:val="nl-BE"/>
        </w:rPr>
        <w:t xml:space="preserve">udistica” </w:t>
      </w:r>
      <w:r w:rsidR="00B25C91" w:rsidRPr="00E54241">
        <w:rPr>
          <w:sz w:val="20"/>
          <w:szCs w:val="20"/>
          <w:lang w:val="nl-BE"/>
        </w:rPr>
        <w:t xml:space="preserve"> 2000</w:t>
      </w:r>
    </w:p>
    <w:p w14:paraId="44871E6B" w14:textId="77777777" w:rsidR="00B25C91" w:rsidRPr="00E54241" w:rsidRDefault="00B25C91" w:rsidP="00B25C91">
      <w:pPr>
        <w:pStyle w:val="01Title"/>
        <w:ind w:left="0"/>
        <w:jc w:val="center"/>
        <w:rPr>
          <w:sz w:val="20"/>
          <w:szCs w:val="20"/>
          <w:lang w:val="nl-BE"/>
        </w:rPr>
      </w:pPr>
    </w:p>
    <w:p w14:paraId="0EA6BC6D" w14:textId="77777777" w:rsidR="00B25C91" w:rsidRDefault="00B25C91" w:rsidP="00B25C91">
      <w:pPr>
        <w:pStyle w:val="01Title"/>
        <w:ind w:left="0"/>
        <w:jc w:val="center"/>
        <w:rPr>
          <w:sz w:val="20"/>
          <w:szCs w:val="20"/>
          <w:lang w:val="nl-BE"/>
        </w:rPr>
      </w:pPr>
      <w:r>
        <w:object w:dxaOrig="4700" w:dyaOrig="4704" w14:anchorId="15D115E4">
          <v:shape id="_x0000_i1112" type="#_x0000_t75" style="width:154.5pt;height:153.4pt" o:ole="">
            <v:imagedata r:id="rId195" o:title=""/>
          </v:shape>
          <o:OLEObject Type="Embed" ProgID="CorelDRAW.Graphic.12" ShapeID="_x0000_i1112" DrawAspect="Content" ObjectID="_1587467520" r:id="rId196"/>
        </w:object>
      </w:r>
    </w:p>
    <w:p w14:paraId="2D975500" w14:textId="77777777" w:rsidR="00B25C91" w:rsidRDefault="00B25C91" w:rsidP="00B25C91">
      <w:pPr>
        <w:pStyle w:val="01Title"/>
        <w:ind w:left="0"/>
        <w:jc w:val="both"/>
        <w:rPr>
          <w:sz w:val="20"/>
          <w:szCs w:val="20"/>
          <w:lang w:val="nl-BE"/>
        </w:rPr>
      </w:pPr>
      <w:r>
        <w:rPr>
          <w:sz w:val="20"/>
          <w:szCs w:val="20"/>
          <w:lang w:val="nl-BE"/>
        </w:rPr>
        <w:tab/>
      </w:r>
    </w:p>
    <w:p w14:paraId="21A4ABB5" w14:textId="77777777" w:rsidR="00B25C91" w:rsidRPr="0082746D" w:rsidRDefault="00B25C91" w:rsidP="00B25C91">
      <w:pPr>
        <w:pStyle w:val="01Title"/>
        <w:ind w:left="0"/>
        <w:jc w:val="both"/>
        <w:rPr>
          <w:sz w:val="20"/>
          <w:szCs w:val="20"/>
          <w:lang w:val="en-GB"/>
        </w:rPr>
      </w:pPr>
      <w:r w:rsidRPr="0082746D">
        <w:rPr>
          <w:b/>
          <w:sz w:val="24"/>
          <w:szCs w:val="24"/>
          <w:lang w:val="en-GB"/>
        </w:rPr>
        <w:t xml:space="preserve">+                         </w:t>
      </w:r>
      <w:r w:rsidRPr="0082746D">
        <w:rPr>
          <w:sz w:val="20"/>
          <w:szCs w:val="20"/>
          <w:lang w:val="en-GB"/>
        </w:rPr>
        <w:t>3001.11 b2a4</w:t>
      </w:r>
    </w:p>
    <w:p w14:paraId="455BF5E7" w14:textId="77777777" w:rsidR="00B25C91" w:rsidRPr="0082746D" w:rsidRDefault="00B25C91" w:rsidP="00B25C91">
      <w:pPr>
        <w:pStyle w:val="01Title"/>
        <w:ind w:left="0"/>
        <w:jc w:val="both"/>
        <w:rPr>
          <w:sz w:val="20"/>
          <w:szCs w:val="20"/>
          <w:lang w:val="en-GB"/>
        </w:rPr>
      </w:pPr>
    </w:p>
    <w:p w14:paraId="73F56CC4" w14:textId="77777777" w:rsidR="00B25C91" w:rsidRPr="0082746D" w:rsidRDefault="00B25C91" w:rsidP="00B25C91">
      <w:pPr>
        <w:pStyle w:val="01Title"/>
        <w:ind w:left="0"/>
        <w:jc w:val="both"/>
        <w:rPr>
          <w:b/>
          <w:sz w:val="20"/>
          <w:szCs w:val="20"/>
          <w:lang w:val="en-GB"/>
        </w:rPr>
      </w:pPr>
      <w:r w:rsidRPr="0082746D">
        <w:rPr>
          <w:sz w:val="20"/>
          <w:szCs w:val="20"/>
          <w:lang w:val="en-GB"/>
        </w:rPr>
        <w:tab/>
      </w:r>
      <w:r w:rsidRPr="0082746D">
        <w:rPr>
          <w:b/>
          <w:sz w:val="20"/>
          <w:szCs w:val="20"/>
          <w:lang w:val="en-GB"/>
        </w:rPr>
        <w:t>1.Pc3+</w:t>
      </w:r>
      <w:r w:rsidRPr="0082746D">
        <w:rPr>
          <w:b/>
          <w:sz w:val="20"/>
          <w:szCs w:val="20"/>
          <w:lang w:val="en-GB"/>
        </w:rPr>
        <w:tab/>
      </w:r>
      <w:r w:rsidRPr="0082746D">
        <w:rPr>
          <w:b/>
          <w:sz w:val="20"/>
          <w:szCs w:val="20"/>
          <w:lang w:val="en-GB"/>
        </w:rPr>
        <w:tab/>
        <w:t>Kb4</w:t>
      </w:r>
    </w:p>
    <w:p w14:paraId="295A90D8" w14:textId="77777777" w:rsidR="00B25C91" w:rsidRPr="004A4968" w:rsidRDefault="00B25C91" w:rsidP="00B25C91">
      <w:pPr>
        <w:pStyle w:val="01Title"/>
        <w:ind w:left="0"/>
        <w:jc w:val="both"/>
        <w:rPr>
          <w:b/>
          <w:sz w:val="20"/>
          <w:szCs w:val="20"/>
          <w:lang w:val="en-GB"/>
        </w:rPr>
      </w:pPr>
      <w:r w:rsidRPr="0082746D">
        <w:rPr>
          <w:b/>
          <w:sz w:val="20"/>
          <w:szCs w:val="20"/>
          <w:lang w:val="en-GB"/>
        </w:rPr>
        <w:tab/>
        <w:t>2.f8D+</w:t>
      </w:r>
      <w:r w:rsidRPr="0082746D">
        <w:rPr>
          <w:b/>
          <w:sz w:val="20"/>
          <w:szCs w:val="20"/>
          <w:lang w:val="en-GB"/>
        </w:rPr>
        <w:tab/>
      </w:r>
      <w:r w:rsidR="004A4968">
        <w:rPr>
          <w:b/>
          <w:sz w:val="20"/>
          <w:szCs w:val="20"/>
          <w:lang w:val="en-GB"/>
        </w:rPr>
        <w:t xml:space="preserve">             Dc5</w:t>
      </w:r>
      <w:r w:rsidR="004A4968">
        <w:rPr>
          <w:b/>
          <w:sz w:val="20"/>
          <w:szCs w:val="20"/>
          <w:lang w:val="en-GB"/>
        </w:rPr>
        <w:tab/>
      </w:r>
    </w:p>
    <w:p w14:paraId="127368D7" w14:textId="77777777" w:rsidR="00B25C91" w:rsidRPr="00B25C91" w:rsidRDefault="00B25C91" w:rsidP="00B25C91">
      <w:pPr>
        <w:pStyle w:val="01Title"/>
        <w:ind w:left="0"/>
        <w:jc w:val="both"/>
        <w:rPr>
          <w:b/>
          <w:sz w:val="20"/>
          <w:szCs w:val="20"/>
          <w:lang w:val="nl-BE"/>
        </w:rPr>
      </w:pPr>
      <w:r w:rsidRPr="00EC74FA">
        <w:rPr>
          <w:b/>
          <w:sz w:val="20"/>
          <w:szCs w:val="20"/>
          <w:lang w:val="en-GB"/>
        </w:rPr>
        <w:tab/>
      </w:r>
      <w:r w:rsidRPr="00B25C91">
        <w:rPr>
          <w:b/>
          <w:sz w:val="20"/>
          <w:szCs w:val="20"/>
          <w:lang w:val="nl-BE"/>
        </w:rPr>
        <w:t>3.Db8+</w:t>
      </w:r>
      <w:r w:rsidRPr="00B25C91">
        <w:rPr>
          <w:b/>
          <w:sz w:val="20"/>
          <w:szCs w:val="20"/>
          <w:lang w:val="nl-BE"/>
        </w:rPr>
        <w:tab/>
      </w:r>
      <w:r w:rsidRPr="00B25C91">
        <w:rPr>
          <w:b/>
          <w:sz w:val="20"/>
          <w:szCs w:val="20"/>
          <w:lang w:val="nl-BE"/>
        </w:rPr>
        <w:tab/>
        <w:t>Kc4</w:t>
      </w:r>
    </w:p>
    <w:p w14:paraId="7089C6AF" w14:textId="77777777" w:rsidR="00B25C91" w:rsidRPr="00B25C91" w:rsidRDefault="00B25C91" w:rsidP="00B25C91">
      <w:pPr>
        <w:pStyle w:val="01Title"/>
        <w:ind w:left="0"/>
        <w:jc w:val="both"/>
        <w:rPr>
          <w:b/>
          <w:sz w:val="20"/>
          <w:szCs w:val="20"/>
          <w:lang w:val="nl-BE"/>
        </w:rPr>
      </w:pPr>
      <w:r w:rsidRPr="00B25C91">
        <w:rPr>
          <w:b/>
          <w:sz w:val="20"/>
          <w:szCs w:val="20"/>
          <w:lang w:val="nl-BE"/>
        </w:rPr>
        <w:tab/>
        <w:t>4.Db3+</w:t>
      </w:r>
      <w:r w:rsidRPr="00B25C91">
        <w:rPr>
          <w:b/>
          <w:sz w:val="20"/>
          <w:szCs w:val="20"/>
          <w:lang w:val="nl-BE"/>
        </w:rPr>
        <w:tab/>
      </w:r>
      <w:r w:rsidRPr="00B25C91">
        <w:rPr>
          <w:b/>
          <w:sz w:val="20"/>
          <w:szCs w:val="20"/>
          <w:lang w:val="nl-BE"/>
        </w:rPr>
        <w:tab/>
        <w:t>Kd4</w:t>
      </w:r>
    </w:p>
    <w:p w14:paraId="70982BD2" w14:textId="77777777" w:rsidR="00B25C91" w:rsidRPr="00B25C91" w:rsidRDefault="00B25C91" w:rsidP="00B25C91">
      <w:pPr>
        <w:pStyle w:val="01Title"/>
        <w:ind w:left="0"/>
        <w:jc w:val="both"/>
        <w:rPr>
          <w:b/>
          <w:sz w:val="20"/>
          <w:szCs w:val="20"/>
          <w:lang w:val="nl-BE"/>
        </w:rPr>
      </w:pPr>
      <w:r w:rsidRPr="00B25C91">
        <w:rPr>
          <w:b/>
          <w:sz w:val="20"/>
          <w:szCs w:val="20"/>
          <w:lang w:val="nl-BE"/>
        </w:rPr>
        <w:tab/>
        <w:t>5.Dd1+</w:t>
      </w:r>
      <w:r w:rsidRPr="00B25C91">
        <w:rPr>
          <w:b/>
          <w:sz w:val="20"/>
          <w:szCs w:val="20"/>
          <w:lang w:val="nl-BE"/>
        </w:rPr>
        <w:tab/>
      </w:r>
      <w:r w:rsidRPr="00B25C91">
        <w:rPr>
          <w:b/>
          <w:sz w:val="20"/>
          <w:szCs w:val="20"/>
          <w:lang w:val="nl-BE"/>
        </w:rPr>
        <w:tab/>
        <w:t>Kc4</w:t>
      </w:r>
    </w:p>
    <w:p w14:paraId="18D6080F" w14:textId="77777777" w:rsidR="00501D69" w:rsidRDefault="00B25C91" w:rsidP="00B25C91">
      <w:pPr>
        <w:pStyle w:val="01Title"/>
        <w:ind w:left="0"/>
        <w:jc w:val="both"/>
        <w:rPr>
          <w:b/>
          <w:sz w:val="20"/>
          <w:szCs w:val="20"/>
          <w:lang w:val="nl-BE"/>
        </w:rPr>
      </w:pPr>
      <w:r w:rsidRPr="00B25C91">
        <w:rPr>
          <w:b/>
          <w:sz w:val="20"/>
          <w:szCs w:val="20"/>
          <w:lang w:val="nl-BE"/>
        </w:rPr>
        <w:tab/>
        <w:t>6.De2+</w:t>
      </w:r>
    </w:p>
    <w:p w14:paraId="65FFE929" w14:textId="77777777" w:rsidR="00501D69" w:rsidRPr="00501D69" w:rsidRDefault="00501D69" w:rsidP="00B25C91">
      <w:pPr>
        <w:pStyle w:val="01Title"/>
        <w:ind w:left="0"/>
        <w:jc w:val="both"/>
        <w:rPr>
          <w:i/>
          <w:sz w:val="20"/>
          <w:szCs w:val="20"/>
          <w:lang w:val="nl-BE"/>
        </w:rPr>
      </w:pPr>
      <w:r>
        <w:rPr>
          <w:sz w:val="20"/>
          <w:szCs w:val="20"/>
          <w:lang w:val="nl-BE"/>
        </w:rPr>
        <w:t xml:space="preserve">6.Db3? Dd4 7.Db1+ Kc4 8.De2+ </w:t>
      </w:r>
      <w:r>
        <w:rPr>
          <w:i/>
          <w:sz w:val="20"/>
          <w:szCs w:val="20"/>
          <w:lang w:val="nl-BE"/>
        </w:rPr>
        <w:t>(Zie zet 6.)</w:t>
      </w:r>
    </w:p>
    <w:p w14:paraId="25A0AF33" w14:textId="77777777" w:rsidR="00B25C91" w:rsidRPr="00B25C91" w:rsidRDefault="00501D69" w:rsidP="00B25C91">
      <w:pPr>
        <w:pStyle w:val="01Title"/>
        <w:ind w:left="0"/>
        <w:jc w:val="both"/>
        <w:rPr>
          <w:b/>
          <w:sz w:val="20"/>
          <w:szCs w:val="20"/>
          <w:lang w:val="nl-BE"/>
        </w:rPr>
      </w:pPr>
      <w:r>
        <w:rPr>
          <w:b/>
          <w:sz w:val="20"/>
          <w:szCs w:val="20"/>
          <w:lang w:val="nl-BE"/>
        </w:rPr>
        <w:tab/>
        <w:t xml:space="preserve">6… </w:t>
      </w:r>
      <w:r>
        <w:rPr>
          <w:b/>
          <w:sz w:val="20"/>
          <w:szCs w:val="20"/>
          <w:lang w:val="nl-BE"/>
        </w:rPr>
        <w:tab/>
      </w:r>
      <w:r>
        <w:rPr>
          <w:b/>
          <w:sz w:val="20"/>
          <w:szCs w:val="20"/>
          <w:lang w:val="nl-BE"/>
        </w:rPr>
        <w:tab/>
      </w:r>
      <w:r w:rsidR="00B25C91" w:rsidRPr="00B25C91">
        <w:rPr>
          <w:b/>
          <w:sz w:val="20"/>
          <w:szCs w:val="20"/>
          <w:lang w:val="nl-BE"/>
        </w:rPr>
        <w:t>Kb4</w:t>
      </w:r>
    </w:p>
    <w:p w14:paraId="206E012F" w14:textId="77777777" w:rsidR="00B25C91" w:rsidRPr="00B25C91" w:rsidRDefault="00B25C91" w:rsidP="00B25C91">
      <w:pPr>
        <w:pStyle w:val="01Title"/>
        <w:ind w:left="0"/>
        <w:jc w:val="both"/>
        <w:rPr>
          <w:b/>
          <w:sz w:val="20"/>
          <w:szCs w:val="20"/>
          <w:lang w:val="nl-BE"/>
        </w:rPr>
      </w:pPr>
      <w:r w:rsidRPr="00B25C91">
        <w:rPr>
          <w:b/>
          <w:sz w:val="20"/>
          <w:szCs w:val="20"/>
          <w:lang w:val="nl-BE"/>
        </w:rPr>
        <w:tab/>
        <w:t>7.De4+</w:t>
      </w:r>
      <w:r w:rsidRPr="00B25C91">
        <w:rPr>
          <w:b/>
          <w:sz w:val="20"/>
          <w:szCs w:val="20"/>
          <w:lang w:val="nl-BE"/>
        </w:rPr>
        <w:tab/>
      </w:r>
      <w:r w:rsidRPr="00B25C91">
        <w:rPr>
          <w:b/>
          <w:sz w:val="20"/>
          <w:szCs w:val="20"/>
          <w:lang w:val="nl-BE"/>
        </w:rPr>
        <w:tab/>
        <w:t>Dc4</w:t>
      </w:r>
    </w:p>
    <w:p w14:paraId="373030C1" w14:textId="77777777" w:rsidR="00B25C91" w:rsidRPr="00B25C91" w:rsidRDefault="00B25C91" w:rsidP="00B25C91">
      <w:pPr>
        <w:pStyle w:val="01Title"/>
        <w:ind w:left="0"/>
        <w:jc w:val="both"/>
        <w:rPr>
          <w:b/>
          <w:sz w:val="20"/>
          <w:szCs w:val="20"/>
          <w:lang w:val="nl-BE"/>
        </w:rPr>
      </w:pPr>
      <w:r w:rsidRPr="00B25C91">
        <w:rPr>
          <w:b/>
          <w:sz w:val="20"/>
          <w:szCs w:val="20"/>
          <w:lang w:val="nl-BE"/>
        </w:rPr>
        <w:tab/>
        <w:t>8.De7+</w:t>
      </w:r>
      <w:r w:rsidRPr="00B25C91">
        <w:rPr>
          <w:b/>
          <w:sz w:val="20"/>
          <w:szCs w:val="20"/>
          <w:lang w:val="nl-BE"/>
        </w:rPr>
        <w:tab/>
      </w:r>
      <w:r w:rsidRPr="00B25C91">
        <w:rPr>
          <w:b/>
          <w:sz w:val="20"/>
          <w:szCs w:val="20"/>
          <w:lang w:val="nl-BE"/>
        </w:rPr>
        <w:tab/>
        <w:t>Dc5</w:t>
      </w:r>
    </w:p>
    <w:p w14:paraId="4ECB3D4B" w14:textId="77777777" w:rsidR="00501D69" w:rsidRDefault="00B25C91" w:rsidP="00B25C91">
      <w:pPr>
        <w:pStyle w:val="01Title"/>
        <w:ind w:left="0"/>
        <w:jc w:val="both"/>
        <w:rPr>
          <w:b/>
          <w:sz w:val="20"/>
          <w:szCs w:val="20"/>
          <w:lang w:val="nl-BE"/>
        </w:rPr>
      </w:pPr>
      <w:r w:rsidRPr="00B25C91">
        <w:rPr>
          <w:b/>
          <w:sz w:val="20"/>
          <w:szCs w:val="20"/>
          <w:lang w:val="nl-BE"/>
        </w:rPr>
        <w:tab/>
        <w:t>9.Db7+</w:t>
      </w:r>
    </w:p>
    <w:p w14:paraId="65FB56A3" w14:textId="77777777" w:rsidR="00501D69" w:rsidRPr="00501D69" w:rsidRDefault="00501D69" w:rsidP="00B25C91">
      <w:pPr>
        <w:pStyle w:val="01Title"/>
        <w:ind w:left="0"/>
        <w:jc w:val="both"/>
        <w:rPr>
          <w:i/>
          <w:sz w:val="20"/>
          <w:szCs w:val="20"/>
          <w:lang w:val="nl-BE"/>
        </w:rPr>
      </w:pPr>
      <w:r>
        <w:rPr>
          <w:sz w:val="20"/>
          <w:szCs w:val="20"/>
          <w:lang w:val="nl-BE"/>
        </w:rPr>
        <w:t>9.De4+</w:t>
      </w:r>
      <w:r w:rsidR="00F04F8B">
        <w:rPr>
          <w:sz w:val="20"/>
          <w:szCs w:val="20"/>
          <w:lang w:val="nl-BE"/>
        </w:rPr>
        <w:t>?</w:t>
      </w:r>
      <w:r>
        <w:rPr>
          <w:sz w:val="20"/>
          <w:szCs w:val="20"/>
          <w:lang w:val="nl-BE"/>
        </w:rPr>
        <w:t xml:space="preserve"> Dc4 10.De7+ Kc5 11.Db7+ </w:t>
      </w:r>
      <w:r>
        <w:rPr>
          <w:i/>
          <w:sz w:val="20"/>
          <w:szCs w:val="20"/>
          <w:lang w:val="nl-BE"/>
        </w:rPr>
        <w:t>(Zie zet 9.)</w:t>
      </w:r>
    </w:p>
    <w:p w14:paraId="763796BC" w14:textId="77777777" w:rsidR="00B25C91" w:rsidRPr="00B25C91" w:rsidRDefault="00501D69" w:rsidP="00B25C91">
      <w:pPr>
        <w:pStyle w:val="01Title"/>
        <w:ind w:left="0"/>
        <w:jc w:val="both"/>
        <w:rPr>
          <w:b/>
          <w:sz w:val="20"/>
          <w:szCs w:val="20"/>
          <w:lang w:val="nl-BE"/>
        </w:rPr>
      </w:pPr>
      <w:r>
        <w:rPr>
          <w:b/>
          <w:sz w:val="20"/>
          <w:szCs w:val="20"/>
          <w:lang w:val="nl-BE"/>
        </w:rPr>
        <w:tab/>
        <w:t xml:space="preserve">9… </w:t>
      </w:r>
      <w:r>
        <w:rPr>
          <w:b/>
          <w:sz w:val="20"/>
          <w:szCs w:val="20"/>
          <w:lang w:val="nl-BE"/>
        </w:rPr>
        <w:tab/>
      </w:r>
      <w:r>
        <w:rPr>
          <w:b/>
          <w:sz w:val="20"/>
          <w:szCs w:val="20"/>
          <w:lang w:val="nl-BE"/>
        </w:rPr>
        <w:tab/>
      </w:r>
      <w:r w:rsidR="00B25C91" w:rsidRPr="00B25C91">
        <w:rPr>
          <w:b/>
          <w:sz w:val="20"/>
          <w:szCs w:val="20"/>
          <w:lang w:val="nl-BE"/>
        </w:rPr>
        <w:t>Kc4</w:t>
      </w:r>
    </w:p>
    <w:p w14:paraId="4D9E9D3D" w14:textId="77777777" w:rsidR="00F04F8B" w:rsidRDefault="004B0A6B" w:rsidP="00B25C91">
      <w:pPr>
        <w:pStyle w:val="01Title"/>
        <w:ind w:left="0"/>
        <w:jc w:val="both"/>
        <w:rPr>
          <w:b/>
          <w:sz w:val="20"/>
          <w:szCs w:val="20"/>
          <w:lang w:val="nl-BE"/>
        </w:rPr>
      </w:pPr>
      <w:r>
        <w:rPr>
          <w:b/>
          <w:sz w:val="20"/>
          <w:szCs w:val="20"/>
          <w:lang w:val="nl-BE"/>
        </w:rPr>
        <w:t xml:space="preserve">      </w:t>
      </w:r>
    </w:p>
    <w:p w14:paraId="5902F936" w14:textId="77777777" w:rsidR="00F04F8B" w:rsidRDefault="00F04F8B" w:rsidP="00B25C91">
      <w:pPr>
        <w:pStyle w:val="01Title"/>
        <w:ind w:left="0"/>
        <w:jc w:val="both"/>
        <w:rPr>
          <w:b/>
          <w:sz w:val="20"/>
          <w:szCs w:val="20"/>
          <w:lang w:val="nl-BE"/>
        </w:rPr>
      </w:pPr>
    </w:p>
    <w:p w14:paraId="621F7477" w14:textId="77777777" w:rsidR="00F04F8B" w:rsidRDefault="00F04F8B" w:rsidP="00B25C91">
      <w:pPr>
        <w:pStyle w:val="01Title"/>
        <w:ind w:left="0"/>
        <w:jc w:val="both"/>
        <w:rPr>
          <w:b/>
          <w:sz w:val="20"/>
          <w:szCs w:val="20"/>
          <w:lang w:val="nl-BE"/>
        </w:rPr>
      </w:pPr>
    </w:p>
    <w:p w14:paraId="6BC3EFFD" w14:textId="77777777" w:rsidR="00F04F8B" w:rsidRDefault="00F04F8B" w:rsidP="00B25C91">
      <w:pPr>
        <w:pStyle w:val="01Title"/>
        <w:ind w:left="0"/>
        <w:jc w:val="both"/>
        <w:rPr>
          <w:b/>
          <w:sz w:val="20"/>
          <w:szCs w:val="20"/>
          <w:lang w:val="nl-BE"/>
        </w:rPr>
      </w:pPr>
    </w:p>
    <w:p w14:paraId="56DAB94A" w14:textId="77777777" w:rsidR="00F04F8B" w:rsidRDefault="00F04F8B" w:rsidP="00B25C91">
      <w:pPr>
        <w:pStyle w:val="01Title"/>
        <w:ind w:left="0"/>
        <w:jc w:val="both"/>
        <w:rPr>
          <w:b/>
          <w:sz w:val="20"/>
          <w:szCs w:val="20"/>
          <w:lang w:val="nl-BE"/>
        </w:rPr>
      </w:pPr>
    </w:p>
    <w:p w14:paraId="200339CE" w14:textId="77777777" w:rsidR="00F04F8B" w:rsidRDefault="00F04F8B" w:rsidP="00B25C91">
      <w:pPr>
        <w:pStyle w:val="01Title"/>
        <w:ind w:left="0"/>
        <w:jc w:val="both"/>
        <w:rPr>
          <w:b/>
          <w:sz w:val="20"/>
          <w:szCs w:val="20"/>
          <w:lang w:val="nl-BE"/>
        </w:rPr>
      </w:pPr>
    </w:p>
    <w:p w14:paraId="36CD5938" w14:textId="77777777" w:rsidR="004A4968" w:rsidRDefault="004A4968" w:rsidP="00B25C91">
      <w:pPr>
        <w:pStyle w:val="01Title"/>
        <w:ind w:left="0"/>
        <w:jc w:val="both"/>
        <w:rPr>
          <w:b/>
          <w:sz w:val="20"/>
          <w:szCs w:val="20"/>
          <w:lang w:val="nl-BE"/>
        </w:rPr>
      </w:pPr>
    </w:p>
    <w:p w14:paraId="7EE49AD2" w14:textId="77777777" w:rsidR="004A4968" w:rsidRDefault="004A4968" w:rsidP="00B25C91">
      <w:pPr>
        <w:pStyle w:val="01Title"/>
        <w:ind w:left="0"/>
        <w:jc w:val="both"/>
        <w:rPr>
          <w:b/>
          <w:sz w:val="20"/>
          <w:szCs w:val="20"/>
          <w:lang w:val="nl-BE"/>
        </w:rPr>
      </w:pPr>
    </w:p>
    <w:p w14:paraId="2314768F" w14:textId="77777777" w:rsidR="004A4968" w:rsidRDefault="004A4968" w:rsidP="00B25C91">
      <w:pPr>
        <w:pStyle w:val="01Title"/>
        <w:ind w:left="0"/>
        <w:jc w:val="both"/>
        <w:rPr>
          <w:b/>
          <w:sz w:val="20"/>
          <w:szCs w:val="20"/>
          <w:lang w:val="nl-BE"/>
        </w:rPr>
      </w:pPr>
    </w:p>
    <w:p w14:paraId="6315009F" w14:textId="77777777" w:rsidR="00F04F8B" w:rsidRDefault="00F04F8B" w:rsidP="00B25C91">
      <w:pPr>
        <w:pStyle w:val="01Title"/>
        <w:ind w:left="0"/>
        <w:jc w:val="both"/>
        <w:rPr>
          <w:b/>
          <w:sz w:val="20"/>
          <w:szCs w:val="20"/>
          <w:lang w:val="nl-BE"/>
        </w:rPr>
      </w:pPr>
    </w:p>
    <w:p w14:paraId="37C5C833" w14:textId="77777777" w:rsidR="00F04F8B" w:rsidRDefault="00F04F8B" w:rsidP="00B25C91">
      <w:pPr>
        <w:pStyle w:val="01Title"/>
        <w:ind w:left="0"/>
        <w:jc w:val="both"/>
        <w:rPr>
          <w:b/>
          <w:sz w:val="20"/>
          <w:szCs w:val="20"/>
          <w:lang w:val="nl-BE"/>
        </w:rPr>
      </w:pPr>
      <w:r>
        <w:rPr>
          <w:b/>
          <w:sz w:val="20"/>
          <w:szCs w:val="20"/>
          <w:lang w:val="nl-BE"/>
        </w:rPr>
        <w:tab/>
      </w:r>
      <w:r w:rsidR="00B25C91" w:rsidRPr="00B25C91">
        <w:rPr>
          <w:b/>
          <w:sz w:val="20"/>
          <w:szCs w:val="20"/>
          <w:lang w:val="nl-BE"/>
        </w:rPr>
        <w:t>10.Df7+</w:t>
      </w:r>
      <w:r w:rsidR="004B0A6B">
        <w:rPr>
          <w:b/>
          <w:sz w:val="20"/>
          <w:szCs w:val="20"/>
          <w:lang w:val="nl-BE"/>
        </w:rPr>
        <w:t xml:space="preserve"> </w:t>
      </w:r>
      <w:r w:rsidR="00A85C3F">
        <w:rPr>
          <w:b/>
          <w:sz w:val="20"/>
          <w:szCs w:val="20"/>
          <w:lang w:val="nl-BE"/>
        </w:rPr>
        <w:t xml:space="preserve"> </w:t>
      </w:r>
    </w:p>
    <w:p w14:paraId="399E30B5" w14:textId="77777777" w:rsidR="00F04F8B" w:rsidRDefault="00F04F8B" w:rsidP="00B25C91">
      <w:pPr>
        <w:pStyle w:val="01Title"/>
        <w:ind w:left="0"/>
        <w:jc w:val="both"/>
        <w:rPr>
          <w:i/>
          <w:sz w:val="20"/>
          <w:szCs w:val="20"/>
          <w:lang w:val="nl-BE"/>
        </w:rPr>
      </w:pPr>
      <w:r>
        <w:rPr>
          <w:sz w:val="20"/>
          <w:szCs w:val="20"/>
          <w:lang w:val="nl-BE"/>
        </w:rPr>
        <w:t xml:space="preserve">10.Db3? Kd4 11.Dd1+ Kd4 12.De2+ Kb4 13.De4+ Dc5  14.De7+ </w:t>
      </w:r>
      <w:r>
        <w:rPr>
          <w:i/>
          <w:sz w:val="20"/>
          <w:szCs w:val="20"/>
          <w:lang w:val="nl-BE"/>
        </w:rPr>
        <w:t>(Zie zet 8.)</w:t>
      </w:r>
    </w:p>
    <w:p w14:paraId="04BF63FA" w14:textId="77777777" w:rsidR="00B25C91" w:rsidRPr="00F04F8B" w:rsidRDefault="00F04F8B" w:rsidP="00B25C91">
      <w:pPr>
        <w:pStyle w:val="01Title"/>
        <w:ind w:left="0"/>
        <w:jc w:val="both"/>
        <w:rPr>
          <w:i/>
          <w:sz w:val="20"/>
          <w:szCs w:val="20"/>
          <w:lang w:val="nl-BE"/>
        </w:rPr>
      </w:pPr>
      <w:r>
        <w:rPr>
          <w:b/>
          <w:sz w:val="20"/>
          <w:szCs w:val="20"/>
          <w:lang w:val="nl-BE"/>
        </w:rPr>
        <w:tab/>
        <w:t>10…</w:t>
      </w:r>
      <w:r>
        <w:rPr>
          <w:b/>
          <w:sz w:val="20"/>
          <w:szCs w:val="20"/>
          <w:lang w:val="nl-BE"/>
        </w:rPr>
        <w:tab/>
      </w:r>
      <w:r>
        <w:rPr>
          <w:b/>
          <w:sz w:val="20"/>
          <w:szCs w:val="20"/>
          <w:lang w:val="nl-BE"/>
        </w:rPr>
        <w:tab/>
      </w:r>
      <w:r w:rsidR="00B25C91" w:rsidRPr="00B25C91">
        <w:rPr>
          <w:b/>
          <w:sz w:val="20"/>
          <w:szCs w:val="20"/>
          <w:lang w:val="nl-BE"/>
        </w:rPr>
        <w:t>Kb4</w:t>
      </w:r>
    </w:p>
    <w:p w14:paraId="3D6B2797" w14:textId="77777777" w:rsidR="00F04F8B" w:rsidRDefault="00F04F8B" w:rsidP="00B25C91">
      <w:pPr>
        <w:pStyle w:val="01Title"/>
        <w:ind w:left="0"/>
        <w:jc w:val="both"/>
        <w:rPr>
          <w:b/>
          <w:sz w:val="20"/>
          <w:szCs w:val="20"/>
          <w:lang w:val="nl-BE"/>
        </w:rPr>
      </w:pPr>
      <w:r>
        <w:rPr>
          <w:b/>
          <w:sz w:val="20"/>
          <w:szCs w:val="20"/>
          <w:lang w:val="nl-BE"/>
        </w:rPr>
        <w:tab/>
      </w:r>
      <w:r w:rsidR="00B25C91" w:rsidRPr="00367D7F">
        <w:rPr>
          <w:b/>
          <w:sz w:val="20"/>
          <w:szCs w:val="20"/>
          <w:lang w:val="nl-BE"/>
        </w:rPr>
        <w:t>11.Db3+</w:t>
      </w:r>
      <w:r w:rsidR="00B25C91" w:rsidRPr="00367D7F">
        <w:rPr>
          <w:b/>
          <w:sz w:val="20"/>
          <w:szCs w:val="20"/>
          <w:lang w:val="nl-BE"/>
        </w:rPr>
        <w:tab/>
      </w:r>
    </w:p>
    <w:p w14:paraId="52DAA76B" w14:textId="77777777" w:rsidR="00F04F8B" w:rsidRPr="00F04F8B" w:rsidRDefault="00F04F8B" w:rsidP="00B25C91">
      <w:pPr>
        <w:pStyle w:val="01Title"/>
        <w:ind w:left="0"/>
        <w:jc w:val="both"/>
        <w:rPr>
          <w:i/>
          <w:sz w:val="20"/>
          <w:szCs w:val="20"/>
          <w:lang w:val="nl-BE"/>
        </w:rPr>
      </w:pPr>
      <w:r>
        <w:rPr>
          <w:sz w:val="20"/>
          <w:szCs w:val="20"/>
          <w:lang w:val="nl-BE"/>
        </w:rPr>
        <w:t>11.Db7? Kc4 12.Df7</w:t>
      </w:r>
      <w:r w:rsidR="00BF3F50">
        <w:rPr>
          <w:sz w:val="20"/>
          <w:szCs w:val="20"/>
          <w:lang w:val="nl-BE"/>
        </w:rPr>
        <w:t>+</w:t>
      </w:r>
      <w:r>
        <w:rPr>
          <w:sz w:val="20"/>
          <w:szCs w:val="20"/>
          <w:lang w:val="nl-BE"/>
        </w:rPr>
        <w:t xml:space="preserve"> Kb4 13.Db3</w:t>
      </w:r>
      <w:r w:rsidR="00BF3F50">
        <w:rPr>
          <w:sz w:val="20"/>
          <w:szCs w:val="20"/>
          <w:lang w:val="nl-BE"/>
        </w:rPr>
        <w:t>+</w:t>
      </w:r>
      <w:r>
        <w:rPr>
          <w:sz w:val="20"/>
          <w:szCs w:val="20"/>
          <w:lang w:val="nl-BE"/>
        </w:rPr>
        <w:t xml:space="preserve"> </w:t>
      </w:r>
      <w:r>
        <w:rPr>
          <w:i/>
          <w:sz w:val="20"/>
          <w:szCs w:val="20"/>
          <w:lang w:val="nl-BE"/>
        </w:rPr>
        <w:t>(Zie zet 11.)</w:t>
      </w:r>
    </w:p>
    <w:p w14:paraId="29558C5D" w14:textId="77777777" w:rsidR="00F04F8B" w:rsidRDefault="00F04F8B" w:rsidP="00B25C91">
      <w:pPr>
        <w:pStyle w:val="01Title"/>
        <w:ind w:left="0"/>
        <w:jc w:val="both"/>
        <w:rPr>
          <w:b/>
          <w:sz w:val="20"/>
          <w:szCs w:val="20"/>
          <w:lang w:val="nl-BE"/>
        </w:rPr>
      </w:pPr>
      <w:r>
        <w:rPr>
          <w:b/>
          <w:sz w:val="20"/>
          <w:szCs w:val="20"/>
          <w:lang w:val="nl-BE"/>
        </w:rPr>
        <w:tab/>
        <w:t>11…</w:t>
      </w:r>
      <w:r>
        <w:rPr>
          <w:b/>
          <w:sz w:val="20"/>
          <w:szCs w:val="20"/>
          <w:lang w:val="nl-BE"/>
        </w:rPr>
        <w:tab/>
      </w:r>
      <w:r>
        <w:rPr>
          <w:b/>
          <w:sz w:val="20"/>
          <w:szCs w:val="20"/>
          <w:lang w:val="nl-BE"/>
        </w:rPr>
        <w:tab/>
      </w:r>
      <w:r w:rsidR="00B25C91" w:rsidRPr="00367D7F">
        <w:rPr>
          <w:b/>
          <w:sz w:val="20"/>
          <w:szCs w:val="20"/>
          <w:lang w:val="nl-BE"/>
        </w:rPr>
        <w:t>Ka5</w:t>
      </w:r>
    </w:p>
    <w:p w14:paraId="51F6931E" w14:textId="77777777" w:rsidR="00B25C91" w:rsidRDefault="00F04F8B" w:rsidP="00B25C91">
      <w:pPr>
        <w:pStyle w:val="01Title"/>
        <w:ind w:left="0"/>
        <w:jc w:val="both"/>
        <w:rPr>
          <w:b/>
          <w:sz w:val="20"/>
          <w:szCs w:val="20"/>
          <w:lang w:val="nl-BE"/>
        </w:rPr>
      </w:pPr>
      <w:r>
        <w:rPr>
          <w:b/>
          <w:sz w:val="20"/>
          <w:szCs w:val="20"/>
          <w:lang w:val="nl-BE"/>
        </w:rPr>
        <w:tab/>
      </w:r>
      <w:r w:rsidR="00B25C91" w:rsidRPr="00367D7F">
        <w:rPr>
          <w:b/>
          <w:sz w:val="20"/>
          <w:szCs w:val="20"/>
          <w:lang w:val="nl-BE"/>
        </w:rPr>
        <w:t>12.Da2+</w:t>
      </w:r>
      <w:r w:rsidR="00B25C91" w:rsidRPr="00367D7F">
        <w:rPr>
          <w:b/>
          <w:sz w:val="20"/>
          <w:szCs w:val="20"/>
          <w:lang w:val="nl-BE"/>
        </w:rPr>
        <w:tab/>
      </w:r>
      <w:r w:rsidR="00B25C91">
        <w:rPr>
          <w:b/>
          <w:sz w:val="20"/>
          <w:szCs w:val="20"/>
          <w:lang w:val="nl-BE"/>
        </w:rPr>
        <w:tab/>
        <w:t>Kb6</w:t>
      </w:r>
    </w:p>
    <w:p w14:paraId="7B76BCBD" w14:textId="77777777" w:rsidR="00BF3F50" w:rsidRDefault="00F04F8B" w:rsidP="00B25C91">
      <w:pPr>
        <w:pStyle w:val="01Title"/>
        <w:ind w:left="0"/>
        <w:jc w:val="both"/>
        <w:rPr>
          <w:b/>
          <w:sz w:val="20"/>
          <w:szCs w:val="20"/>
          <w:lang w:val="nl-BE"/>
        </w:rPr>
      </w:pPr>
      <w:r>
        <w:rPr>
          <w:b/>
          <w:sz w:val="20"/>
          <w:szCs w:val="20"/>
          <w:lang w:val="nl-BE"/>
        </w:rPr>
        <w:tab/>
      </w:r>
      <w:r w:rsidR="00E64954" w:rsidRPr="00F04F8B">
        <w:rPr>
          <w:b/>
          <w:sz w:val="20"/>
          <w:szCs w:val="20"/>
          <w:lang w:val="nl-BE"/>
        </w:rPr>
        <w:t>13.P</w:t>
      </w:r>
      <w:r w:rsidR="00B25C91" w:rsidRPr="00F04F8B">
        <w:rPr>
          <w:b/>
          <w:sz w:val="20"/>
          <w:szCs w:val="20"/>
          <w:lang w:val="nl-BE"/>
        </w:rPr>
        <w:t>a4+</w:t>
      </w:r>
      <w:r w:rsidR="00B25C91" w:rsidRPr="00F04F8B">
        <w:rPr>
          <w:b/>
          <w:sz w:val="20"/>
          <w:szCs w:val="20"/>
          <w:lang w:val="nl-BE"/>
        </w:rPr>
        <w:tab/>
      </w:r>
      <w:r w:rsidR="00B25C91" w:rsidRPr="00F04F8B">
        <w:rPr>
          <w:b/>
          <w:sz w:val="20"/>
          <w:szCs w:val="20"/>
          <w:lang w:val="nl-BE"/>
        </w:rPr>
        <w:tab/>
        <w:t>Kc6</w:t>
      </w:r>
    </w:p>
    <w:p w14:paraId="15338C82" w14:textId="77777777" w:rsidR="00B25C91" w:rsidRDefault="00BF3F50" w:rsidP="00B25C91">
      <w:pPr>
        <w:pStyle w:val="01Title"/>
        <w:ind w:left="0"/>
        <w:jc w:val="both"/>
        <w:rPr>
          <w:b/>
          <w:sz w:val="20"/>
          <w:szCs w:val="20"/>
          <w:lang w:val="nl-BE"/>
        </w:rPr>
      </w:pPr>
      <w:r>
        <w:rPr>
          <w:b/>
          <w:sz w:val="20"/>
          <w:szCs w:val="20"/>
          <w:lang w:val="nl-BE"/>
        </w:rPr>
        <w:tab/>
      </w:r>
      <w:r w:rsidR="00E64954" w:rsidRPr="00F04F8B">
        <w:rPr>
          <w:b/>
          <w:sz w:val="20"/>
          <w:szCs w:val="20"/>
          <w:lang w:val="nl-BE"/>
        </w:rPr>
        <w:t>14.Pxc5</w:t>
      </w:r>
      <w:r w:rsidR="00032619" w:rsidRPr="00F04F8B">
        <w:rPr>
          <w:b/>
          <w:sz w:val="20"/>
          <w:szCs w:val="20"/>
          <w:lang w:val="nl-BE"/>
        </w:rPr>
        <w:tab/>
      </w:r>
    </w:p>
    <w:p w14:paraId="75A215CA" w14:textId="77777777" w:rsidR="00BF3F50" w:rsidRPr="00BF3F50" w:rsidRDefault="00BF3F50" w:rsidP="00B25C91">
      <w:pPr>
        <w:pStyle w:val="01Title"/>
        <w:ind w:left="0"/>
        <w:jc w:val="both"/>
        <w:rPr>
          <w:sz w:val="20"/>
          <w:szCs w:val="20"/>
          <w:lang w:val="nl-BE"/>
        </w:rPr>
      </w:pPr>
      <w:r>
        <w:rPr>
          <w:sz w:val="20"/>
          <w:szCs w:val="20"/>
          <w:lang w:val="nl-BE"/>
        </w:rPr>
        <w:t>En wit wint.</w:t>
      </w:r>
    </w:p>
    <w:p w14:paraId="662AD9EC" w14:textId="77777777" w:rsidR="00B25C91" w:rsidRPr="00F04F8B" w:rsidRDefault="00B25C91" w:rsidP="00B25C91">
      <w:pPr>
        <w:pStyle w:val="01Title"/>
        <w:ind w:left="0"/>
        <w:jc w:val="both"/>
        <w:rPr>
          <w:sz w:val="20"/>
          <w:szCs w:val="20"/>
          <w:lang w:val="nl-BE"/>
        </w:rPr>
      </w:pPr>
      <w:r w:rsidRPr="00F04F8B">
        <w:rPr>
          <w:b/>
          <w:i/>
          <w:sz w:val="20"/>
          <w:szCs w:val="20"/>
          <w:lang w:val="nl-BE"/>
        </w:rPr>
        <w:t xml:space="preserve"> </w:t>
      </w:r>
    </w:p>
    <w:p w14:paraId="14F7102C" w14:textId="77777777" w:rsidR="00B25C91" w:rsidRPr="00F04F8B" w:rsidRDefault="00B25C91" w:rsidP="00B25C91">
      <w:pPr>
        <w:pStyle w:val="01Title"/>
        <w:ind w:left="0"/>
        <w:jc w:val="both"/>
        <w:rPr>
          <w:b/>
          <w:i/>
          <w:sz w:val="20"/>
          <w:szCs w:val="20"/>
          <w:lang w:val="nl-BE"/>
        </w:rPr>
      </w:pPr>
    </w:p>
    <w:p w14:paraId="65342EDD" w14:textId="77777777" w:rsidR="00B25C91" w:rsidRPr="00F04F8B" w:rsidRDefault="00B25C91" w:rsidP="00B25C91">
      <w:pPr>
        <w:pStyle w:val="01Title"/>
        <w:ind w:left="0"/>
        <w:jc w:val="both"/>
        <w:rPr>
          <w:b/>
          <w:i/>
          <w:sz w:val="20"/>
          <w:szCs w:val="20"/>
          <w:lang w:val="nl-BE"/>
        </w:rPr>
      </w:pPr>
    </w:p>
    <w:p w14:paraId="1DF6CE0C" w14:textId="77777777" w:rsidR="00B25C91" w:rsidRPr="00F04F8B" w:rsidRDefault="00BF3F50" w:rsidP="00B25C91">
      <w:pPr>
        <w:pStyle w:val="01Title"/>
        <w:ind w:left="0"/>
        <w:jc w:val="both"/>
        <w:rPr>
          <w:b/>
          <w:i/>
          <w:sz w:val="20"/>
          <w:szCs w:val="20"/>
          <w:lang w:val="nl-BE"/>
        </w:rPr>
      </w:pPr>
      <w:r>
        <w:rPr>
          <w:b/>
          <w:i/>
          <w:sz w:val="20"/>
          <w:szCs w:val="20"/>
          <w:lang w:val="nl-BE"/>
        </w:rPr>
        <w:t xml:space="preserve">  </w:t>
      </w:r>
    </w:p>
    <w:p w14:paraId="204B5C35" w14:textId="77777777" w:rsidR="00B25C91" w:rsidRPr="00F04F8B" w:rsidRDefault="00B25C91" w:rsidP="00B25C91">
      <w:pPr>
        <w:pStyle w:val="01Title"/>
        <w:ind w:left="0"/>
        <w:jc w:val="both"/>
        <w:rPr>
          <w:b/>
          <w:i/>
          <w:sz w:val="20"/>
          <w:szCs w:val="20"/>
          <w:lang w:val="nl-BE"/>
        </w:rPr>
      </w:pPr>
    </w:p>
    <w:p w14:paraId="061D196D" w14:textId="77777777" w:rsidR="00131B3E" w:rsidRPr="00F04F8B" w:rsidRDefault="00131B3E" w:rsidP="00B25C91">
      <w:pPr>
        <w:pStyle w:val="01Title"/>
        <w:ind w:left="0"/>
        <w:jc w:val="both"/>
        <w:rPr>
          <w:b/>
          <w:i/>
          <w:sz w:val="20"/>
          <w:szCs w:val="20"/>
          <w:lang w:val="nl-BE"/>
        </w:rPr>
      </w:pPr>
    </w:p>
    <w:p w14:paraId="2565189B" w14:textId="77777777" w:rsidR="008239FD" w:rsidRPr="00F04F8B" w:rsidRDefault="008239FD" w:rsidP="00B25C91">
      <w:pPr>
        <w:pStyle w:val="01Title"/>
        <w:ind w:left="0"/>
        <w:jc w:val="both"/>
        <w:rPr>
          <w:b/>
          <w:i/>
          <w:sz w:val="20"/>
          <w:szCs w:val="20"/>
          <w:lang w:val="nl-BE"/>
        </w:rPr>
      </w:pPr>
    </w:p>
    <w:p w14:paraId="326DBA04" w14:textId="77777777" w:rsidR="00230931" w:rsidRDefault="00230931" w:rsidP="00BF3F50">
      <w:pPr>
        <w:pStyle w:val="01Title"/>
        <w:jc w:val="both"/>
        <w:rPr>
          <w:b/>
          <w:sz w:val="20"/>
          <w:szCs w:val="20"/>
          <w:lang w:val="nl-BE"/>
        </w:rPr>
      </w:pPr>
    </w:p>
    <w:p w14:paraId="3685FEC6" w14:textId="77777777" w:rsidR="00230931" w:rsidRDefault="00230931" w:rsidP="00B25C91">
      <w:pPr>
        <w:pStyle w:val="01Title"/>
        <w:ind w:left="0"/>
        <w:jc w:val="both"/>
        <w:rPr>
          <w:b/>
          <w:sz w:val="20"/>
          <w:szCs w:val="20"/>
          <w:lang w:val="nl-BE"/>
        </w:rPr>
      </w:pPr>
    </w:p>
    <w:p w14:paraId="4D8BCB2B" w14:textId="77777777" w:rsidR="00230931" w:rsidRDefault="00230931" w:rsidP="00B25C91">
      <w:pPr>
        <w:pStyle w:val="01Title"/>
        <w:ind w:left="0"/>
        <w:jc w:val="both"/>
        <w:rPr>
          <w:b/>
          <w:sz w:val="20"/>
          <w:szCs w:val="20"/>
          <w:lang w:val="nl-BE"/>
        </w:rPr>
      </w:pPr>
    </w:p>
    <w:p w14:paraId="06FE1747" w14:textId="77777777" w:rsidR="00230931" w:rsidRDefault="00230931" w:rsidP="00B25C91">
      <w:pPr>
        <w:pStyle w:val="01Title"/>
        <w:ind w:left="0"/>
        <w:jc w:val="both"/>
        <w:rPr>
          <w:b/>
          <w:sz w:val="20"/>
          <w:szCs w:val="20"/>
          <w:lang w:val="nl-BE"/>
        </w:rPr>
      </w:pPr>
    </w:p>
    <w:p w14:paraId="5CCFAC6C" w14:textId="77777777" w:rsidR="00230931" w:rsidRDefault="00230931" w:rsidP="00B25C91">
      <w:pPr>
        <w:pStyle w:val="01Title"/>
        <w:ind w:left="0"/>
        <w:jc w:val="both"/>
        <w:rPr>
          <w:b/>
          <w:sz w:val="20"/>
          <w:szCs w:val="20"/>
          <w:lang w:val="nl-BE"/>
        </w:rPr>
      </w:pPr>
    </w:p>
    <w:p w14:paraId="26169CD4" w14:textId="77777777" w:rsidR="00230931" w:rsidRDefault="00230931" w:rsidP="00B25C91">
      <w:pPr>
        <w:pStyle w:val="01Title"/>
        <w:ind w:left="0"/>
        <w:jc w:val="both"/>
        <w:rPr>
          <w:b/>
          <w:sz w:val="20"/>
          <w:szCs w:val="20"/>
          <w:lang w:val="nl-BE"/>
        </w:rPr>
      </w:pPr>
    </w:p>
    <w:p w14:paraId="4C8B3294" w14:textId="77777777" w:rsidR="00230931" w:rsidRDefault="00230931" w:rsidP="00B25C91">
      <w:pPr>
        <w:pStyle w:val="01Title"/>
        <w:ind w:left="0"/>
        <w:jc w:val="both"/>
        <w:rPr>
          <w:b/>
          <w:sz w:val="20"/>
          <w:szCs w:val="20"/>
          <w:lang w:val="nl-BE"/>
        </w:rPr>
      </w:pPr>
    </w:p>
    <w:p w14:paraId="13202F23" w14:textId="77777777" w:rsidR="00230931" w:rsidRDefault="00230931" w:rsidP="00B25C91">
      <w:pPr>
        <w:pStyle w:val="01Title"/>
        <w:ind w:left="0"/>
        <w:jc w:val="both"/>
        <w:rPr>
          <w:b/>
          <w:sz w:val="20"/>
          <w:szCs w:val="20"/>
          <w:lang w:val="nl-BE"/>
        </w:rPr>
      </w:pPr>
    </w:p>
    <w:p w14:paraId="54BCFD3F" w14:textId="77777777" w:rsidR="00B104C1" w:rsidRPr="00BF3F50" w:rsidRDefault="00B104C1" w:rsidP="00BF3F50">
      <w:pPr>
        <w:pStyle w:val="01Title"/>
        <w:ind w:left="0"/>
        <w:jc w:val="both"/>
        <w:rPr>
          <w:sz w:val="20"/>
          <w:szCs w:val="20"/>
          <w:lang w:val="nl-BE"/>
        </w:rPr>
      </w:pPr>
    </w:p>
    <w:p w14:paraId="714C482E" w14:textId="77777777" w:rsidR="00B104C1" w:rsidRDefault="00B104C1" w:rsidP="00B104C1">
      <w:pPr>
        <w:rPr>
          <w:sz w:val="20"/>
          <w:szCs w:val="20"/>
          <w:lang w:val="nl-BE"/>
        </w:rPr>
      </w:pPr>
    </w:p>
    <w:p w14:paraId="1679F4F0" w14:textId="77777777" w:rsidR="00B104C1" w:rsidRDefault="00B104C1" w:rsidP="00B104C1">
      <w:pPr>
        <w:rPr>
          <w:sz w:val="20"/>
          <w:szCs w:val="20"/>
          <w:lang w:val="nl-BE"/>
        </w:rPr>
      </w:pPr>
    </w:p>
    <w:p w14:paraId="5FB66823" w14:textId="77777777" w:rsidR="00BF3F50" w:rsidRDefault="00BF3F50" w:rsidP="00B104C1">
      <w:pPr>
        <w:rPr>
          <w:sz w:val="20"/>
          <w:szCs w:val="20"/>
          <w:lang w:val="nl-BE"/>
        </w:rPr>
      </w:pPr>
    </w:p>
    <w:p w14:paraId="73C5F575" w14:textId="77777777" w:rsidR="00BF3F50" w:rsidRPr="00AC52E5" w:rsidRDefault="00BF3F50" w:rsidP="00B104C1">
      <w:pPr>
        <w:rPr>
          <w:color w:val="000000"/>
          <w:sz w:val="20"/>
          <w:szCs w:val="20"/>
          <w:lang w:val="nl-BE"/>
        </w:rPr>
      </w:pPr>
    </w:p>
    <w:p w14:paraId="0C66752E" w14:textId="77777777" w:rsidR="000359C4" w:rsidRDefault="000359C4" w:rsidP="00B104C1">
      <w:pPr>
        <w:jc w:val="both"/>
        <w:rPr>
          <w:sz w:val="20"/>
          <w:szCs w:val="20"/>
          <w:lang w:val="nl-BE"/>
        </w:rPr>
      </w:pPr>
    </w:p>
    <w:p w14:paraId="51AA19EF" w14:textId="77777777" w:rsidR="00256EEA" w:rsidRDefault="00256EEA" w:rsidP="00B104C1">
      <w:pPr>
        <w:jc w:val="both"/>
        <w:rPr>
          <w:sz w:val="20"/>
          <w:szCs w:val="20"/>
          <w:lang w:val="nl-BE"/>
        </w:rPr>
      </w:pPr>
    </w:p>
    <w:p w14:paraId="05B1D6D2" w14:textId="77777777" w:rsidR="00256EEA" w:rsidRDefault="00256EEA" w:rsidP="00B104C1">
      <w:pPr>
        <w:jc w:val="both"/>
        <w:rPr>
          <w:sz w:val="20"/>
          <w:szCs w:val="20"/>
          <w:lang w:val="nl-BE"/>
        </w:rPr>
      </w:pPr>
    </w:p>
    <w:p w14:paraId="128AE679" w14:textId="77777777" w:rsidR="00256EEA" w:rsidRDefault="00256EEA" w:rsidP="00B104C1">
      <w:pPr>
        <w:jc w:val="both"/>
        <w:rPr>
          <w:sz w:val="20"/>
          <w:szCs w:val="20"/>
          <w:lang w:val="nl-BE"/>
        </w:rPr>
      </w:pPr>
    </w:p>
    <w:p w14:paraId="75B85B90" w14:textId="77777777" w:rsidR="00256EEA" w:rsidRDefault="00256EEA" w:rsidP="00B104C1">
      <w:pPr>
        <w:jc w:val="both"/>
        <w:rPr>
          <w:sz w:val="20"/>
          <w:szCs w:val="20"/>
          <w:lang w:val="nl-BE"/>
        </w:rPr>
      </w:pPr>
    </w:p>
    <w:p w14:paraId="3C9D9893" w14:textId="77777777" w:rsidR="00256EEA" w:rsidRDefault="00256EEA" w:rsidP="00B104C1">
      <w:pPr>
        <w:jc w:val="both"/>
        <w:rPr>
          <w:sz w:val="20"/>
          <w:szCs w:val="20"/>
          <w:lang w:val="nl-BE"/>
        </w:rPr>
      </w:pPr>
    </w:p>
    <w:p w14:paraId="04F32396" w14:textId="77777777" w:rsidR="0090272D" w:rsidRDefault="0090272D" w:rsidP="00B104C1">
      <w:pPr>
        <w:jc w:val="both"/>
        <w:rPr>
          <w:sz w:val="20"/>
          <w:szCs w:val="20"/>
          <w:lang w:val="nl-BE"/>
        </w:rPr>
      </w:pPr>
    </w:p>
    <w:p w14:paraId="7EA8DF58" w14:textId="77777777" w:rsidR="00256EEA" w:rsidRDefault="00256EEA" w:rsidP="00B104C1">
      <w:pPr>
        <w:jc w:val="both"/>
        <w:rPr>
          <w:sz w:val="20"/>
          <w:szCs w:val="20"/>
          <w:lang w:val="nl-BE"/>
        </w:rPr>
      </w:pPr>
    </w:p>
    <w:p w14:paraId="2F8D3977" w14:textId="77777777" w:rsidR="002027F4" w:rsidRDefault="00B104C1" w:rsidP="002027F4">
      <w:pPr>
        <w:jc w:val="both"/>
        <w:rPr>
          <w:sz w:val="20"/>
          <w:szCs w:val="20"/>
          <w:lang w:val="nl-BE"/>
        </w:rPr>
      </w:pPr>
      <w:r>
        <w:rPr>
          <w:sz w:val="20"/>
          <w:szCs w:val="20"/>
          <w:lang w:val="nl-BE"/>
        </w:rPr>
        <w:t>In het recent verschenen boek</w:t>
      </w:r>
      <w:r w:rsidR="00EC71DF">
        <w:rPr>
          <w:sz w:val="20"/>
          <w:szCs w:val="20"/>
          <w:lang w:val="nl-BE"/>
        </w:rPr>
        <w:t>,</w:t>
      </w:r>
      <w:r>
        <w:rPr>
          <w:sz w:val="20"/>
          <w:szCs w:val="20"/>
          <w:lang w:val="nl-BE"/>
        </w:rPr>
        <w:t xml:space="preserve"> </w:t>
      </w:r>
      <w:r>
        <w:rPr>
          <w:i/>
          <w:sz w:val="20"/>
          <w:szCs w:val="20"/>
          <w:lang w:val="nl-BE"/>
        </w:rPr>
        <w:t xml:space="preserve">223 Einspelstudies 1948-2009 </w:t>
      </w:r>
      <w:r>
        <w:rPr>
          <w:sz w:val="20"/>
          <w:szCs w:val="20"/>
          <w:lang w:val="nl-BE"/>
        </w:rPr>
        <w:t xml:space="preserve">van </w:t>
      </w:r>
      <w:r w:rsidRPr="00B104C1">
        <w:rPr>
          <w:sz w:val="20"/>
          <w:szCs w:val="20"/>
          <w:lang w:val="nl-BE"/>
        </w:rPr>
        <w:t>Julien Vandiest</w:t>
      </w:r>
      <w:r w:rsidR="00EC71DF">
        <w:rPr>
          <w:sz w:val="20"/>
          <w:szCs w:val="20"/>
          <w:lang w:val="nl-BE"/>
        </w:rPr>
        <w:t>,</w:t>
      </w:r>
      <w:r w:rsidR="002A6C9C">
        <w:rPr>
          <w:sz w:val="20"/>
          <w:szCs w:val="20"/>
          <w:lang w:val="nl-BE"/>
        </w:rPr>
        <w:t xml:space="preserve"> staat op pagi</w:t>
      </w:r>
      <w:r>
        <w:rPr>
          <w:sz w:val="20"/>
          <w:szCs w:val="20"/>
          <w:lang w:val="nl-BE"/>
        </w:rPr>
        <w:t>na 228 de onderstaande studie nr</w:t>
      </w:r>
      <w:r w:rsidR="002A6C9C">
        <w:rPr>
          <w:sz w:val="20"/>
          <w:szCs w:val="20"/>
          <w:lang w:val="nl-BE"/>
        </w:rPr>
        <w:t xml:space="preserve"> </w:t>
      </w:r>
      <w:r w:rsidR="002027F4">
        <w:rPr>
          <w:sz w:val="20"/>
          <w:szCs w:val="20"/>
          <w:lang w:val="nl-BE"/>
        </w:rPr>
        <w:t>223,</w:t>
      </w:r>
      <w:r>
        <w:rPr>
          <w:sz w:val="20"/>
          <w:szCs w:val="20"/>
          <w:lang w:val="nl-BE"/>
        </w:rPr>
        <w:t xml:space="preserve"> die hij opstuurde naar</w:t>
      </w:r>
      <w:r w:rsidR="002027F4">
        <w:rPr>
          <w:sz w:val="20"/>
          <w:szCs w:val="20"/>
          <w:lang w:val="nl-BE"/>
        </w:rPr>
        <w:t xml:space="preserve"> </w:t>
      </w:r>
      <w:r w:rsidR="002A6C9C">
        <w:rPr>
          <w:i/>
          <w:sz w:val="20"/>
          <w:szCs w:val="20"/>
          <w:lang w:val="nl-BE"/>
        </w:rPr>
        <w:t>Suo</w:t>
      </w:r>
      <w:r w:rsidR="002027F4">
        <w:rPr>
          <w:i/>
          <w:sz w:val="20"/>
          <w:szCs w:val="20"/>
          <w:lang w:val="nl-BE"/>
        </w:rPr>
        <w:t xml:space="preserve">men Tehtäväniekat </w:t>
      </w:r>
      <w:r w:rsidR="002027F4">
        <w:rPr>
          <w:sz w:val="20"/>
          <w:szCs w:val="20"/>
          <w:lang w:val="nl-BE"/>
        </w:rPr>
        <w:t>2009:</w:t>
      </w:r>
    </w:p>
    <w:p w14:paraId="57E265DE" w14:textId="77777777" w:rsidR="002027F4" w:rsidRDefault="002027F4" w:rsidP="002027F4">
      <w:pPr>
        <w:jc w:val="both"/>
        <w:rPr>
          <w:sz w:val="20"/>
          <w:szCs w:val="20"/>
          <w:lang w:val="nl-BE"/>
        </w:rPr>
      </w:pPr>
    </w:p>
    <w:p w14:paraId="236AD51C" w14:textId="77777777" w:rsidR="002027F4" w:rsidRPr="002E1FDF" w:rsidRDefault="002027F4" w:rsidP="002027F4">
      <w:pPr>
        <w:jc w:val="both"/>
        <w:rPr>
          <w:sz w:val="20"/>
          <w:szCs w:val="20"/>
          <w:lang w:val="nl-BE"/>
        </w:rPr>
      </w:pPr>
      <w:r w:rsidRPr="002E1FDF">
        <w:rPr>
          <w:sz w:val="20"/>
          <w:szCs w:val="20"/>
          <w:lang w:val="nl-BE"/>
        </w:rPr>
        <w:t>Kb1 Pd4 g7 / Ka3 Da4 +</w:t>
      </w:r>
    </w:p>
    <w:p w14:paraId="547E5662" w14:textId="77777777" w:rsidR="002027F4" w:rsidRPr="002E1FDF" w:rsidRDefault="002027F4" w:rsidP="002027F4">
      <w:pPr>
        <w:jc w:val="both"/>
        <w:rPr>
          <w:sz w:val="20"/>
          <w:szCs w:val="20"/>
          <w:lang w:val="nl-BE"/>
        </w:rPr>
      </w:pPr>
    </w:p>
    <w:p w14:paraId="0DC4C4D2" w14:textId="77777777" w:rsidR="00CA6ADB" w:rsidRDefault="002027F4" w:rsidP="002027F4">
      <w:pPr>
        <w:jc w:val="both"/>
        <w:rPr>
          <w:sz w:val="20"/>
          <w:szCs w:val="20"/>
          <w:lang w:val="nl-BE"/>
        </w:rPr>
      </w:pPr>
      <w:r>
        <w:rPr>
          <w:sz w:val="20"/>
          <w:szCs w:val="20"/>
          <w:lang w:val="nl-BE"/>
        </w:rPr>
        <w:t>Met mijn verwante oplossing:</w:t>
      </w:r>
    </w:p>
    <w:p w14:paraId="50BF7040" w14:textId="77777777" w:rsidR="000232B5" w:rsidRDefault="00CA6ADB" w:rsidP="00CA6ADB">
      <w:pPr>
        <w:jc w:val="both"/>
        <w:rPr>
          <w:sz w:val="20"/>
          <w:szCs w:val="20"/>
          <w:lang w:val="nl-BE"/>
        </w:rPr>
      </w:pPr>
      <w:r>
        <w:rPr>
          <w:sz w:val="20"/>
          <w:szCs w:val="20"/>
          <w:lang w:val="nl-BE"/>
        </w:rPr>
        <w:t xml:space="preserve">1.Pc2+ Kb3 2.g8D Kc3 3.Dg3+ Kc4 4.Dg4+ Kb3 5.De6+ Kc3, </w:t>
      </w:r>
      <w:r w:rsidR="00B37B26" w:rsidRPr="00B37B26">
        <w:rPr>
          <w:i/>
          <w:sz w:val="20"/>
          <w:szCs w:val="20"/>
          <w:lang w:val="nl-BE"/>
        </w:rPr>
        <w:t>(</w:t>
      </w:r>
      <w:r w:rsidRPr="00B37B26">
        <w:rPr>
          <w:i/>
          <w:sz w:val="20"/>
          <w:szCs w:val="20"/>
          <w:lang w:val="nl-BE"/>
        </w:rPr>
        <w:t>en</w:t>
      </w:r>
      <w:r>
        <w:rPr>
          <w:sz w:val="20"/>
          <w:szCs w:val="20"/>
          <w:lang w:val="nl-BE"/>
        </w:rPr>
        <w:t xml:space="preserve"> </w:t>
      </w:r>
      <w:r w:rsidRPr="00B37B26">
        <w:rPr>
          <w:i/>
          <w:sz w:val="20"/>
          <w:szCs w:val="20"/>
          <w:lang w:val="nl-BE"/>
        </w:rPr>
        <w:t>nu, de door de auteur niet vermel-de</w:t>
      </w:r>
      <w:r w:rsidR="00B37B26">
        <w:rPr>
          <w:sz w:val="20"/>
          <w:szCs w:val="20"/>
          <w:lang w:val="nl-BE"/>
        </w:rPr>
        <w:t xml:space="preserve"> maar </w:t>
      </w:r>
      <w:r w:rsidRPr="00B37B26">
        <w:rPr>
          <w:i/>
          <w:sz w:val="20"/>
          <w:szCs w:val="20"/>
          <w:lang w:val="nl-BE"/>
        </w:rPr>
        <w:t>vermoedelijk</w:t>
      </w:r>
      <w:r w:rsidR="00B769D8" w:rsidRPr="00B37B26">
        <w:rPr>
          <w:i/>
          <w:sz w:val="20"/>
          <w:szCs w:val="20"/>
          <w:lang w:val="nl-BE"/>
        </w:rPr>
        <w:t xml:space="preserve"> wel</w:t>
      </w:r>
      <w:r w:rsidRPr="00B37B26">
        <w:rPr>
          <w:i/>
          <w:sz w:val="20"/>
          <w:szCs w:val="20"/>
          <w:lang w:val="nl-BE"/>
        </w:rPr>
        <w:t xml:space="preserve"> correc</w:t>
      </w:r>
      <w:r w:rsidR="00B37B26" w:rsidRPr="00B37B26">
        <w:rPr>
          <w:i/>
          <w:sz w:val="20"/>
          <w:szCs w:val="20"/>
          <w:lang w:val="nl-BE"/>
        </w:rPr>
        <w:t>-</w:t>
      </w:r>
      <w:r w:rsidR="002A6C9C">
        <w:rPr>
          <w:i/>
          <w:sz w:val="20"/>
          <w:szCs w:val="20"/>
          <w:lang w:val="nl-BE"/>
        </w:rPr>
        <w:t>-</w:t>
      </w:r>
      <w:r w:rsidRPr="00B37B26">
        <w:rPr>
          <w:i/>
          <w:sz w:val="20"/>
          <w:szCs w:val="20"/>
          <w:lang w:val="nl-BE"/>
        </w:rPr>
        <w:t>te</w:t>
      </w:r>
      <w:r w:rsidR="00D236AB" w:rsidRPr="00B37B26">
        <w:rPr>
          <w:i/>
          <w:sz w:val="20"/>
          <w:szCs w:val="20"/>
          <w:lang w:val="nl-BE"/>
        </w:rPr>
        <w:t xml:space="preserve"> zetten</w:t>
      </w:r>
      <w:r w:rsidR="00B37B26" w:rsidRPr="00B37B26">
        <w:rPr>
          <w:i/>
          <w:sz w:val="20"/>
          <w:szCs w:val="20"/>
          <w:lang w:val="nl-BE"/>
        </w:rPr>
        <w:t>)</w:t>
      </w:r>
      <w:r w:rsidR="00D236AB" w:rsidRPr="00D236AB">
        <w:rPr>
          <w:i/>
          <w:sz w:val="20"/>
          <w:szCs w:val="20"/>
          <w:lang w:val="nl-BE"/>
        </w:rPr>
        <w:t xml:space="preserve"> </w:t>
      </w:r>
      <w:r w:rsidR="00B769D8">
        <w:rPr>
          <w:sz w:val="20"/>
          <w:szCs w:val="20"/>
          <w:lang w:val="nl-BE"/>
        </w:rPr>
        <w:t>6.De3+ Kc4 7.Dd4+</w:t>
      </w:r>
      <w:r w:rsidR="00D236AB">
        <w:rPr>
          <w:sz w:val="20"/>
          <w:szCs w:val="20"/>
          <w:lang w:val="nl-BE"/>
        </w:rPr>
        <w:t xml:space="preserve"> Kb5.</w:t>
      </w:r>
      <w:r w:rsidR="0090272D">
        <w:rPr>
          <w:sz w:val="20"/>
          <w:szCs w:val="20"/>
          <w:lang w:val="nl-BE"/>
        </w:rPr>
        <w:t xml:space="preserve"> </w:t>
      </w:r>
      <w:r w:rsidR="00D236AB">
        <w:rPr>
          <w:sz w:val="20"/>
          <w:szCs w:val="20"/>
          <w:lang w:val="nl-BE"/>
        </w:rPr>
        <w:t>En</w:t>
      </w:r>
      <w:r w:rsidR="009B53F2">
        <w:rPr>
          <w:sz w:val="20"/>
          <w:szCs w:val="20"/>
          <w:lang w:val="nl-BE"/>
        </w:rPr>
        <w:t xml:space="preserve"> dan </w:t>
      </w:r>
      <w:r w:rsidR="00D236AB">
        <w:rPr>
          <w:sz w:val="20"/>
          <w:szCs w:val="20"/>
          <w:lang w:val="nl-BE"/>
        </w:rPr>
        <w:t>gaat</w:t>
      </w:r>
      <w:r w:rsidR="009B53F2">
        <w:rPr>
          <w:sz w:val="20"/>
          <w:szCs w:val="20"/>
          <w:lang w:val="nl-BE"/>
        </w:rPr>
        <w:t xml:space="preserve"> hij</w:t>
      </w:r>
      <w:r w:rsidR="00D236AB">
        <w:rPr>
          <w:sz w:val="20"/>
          <w:szCs w:val="20"/>
          <w:lang w:val="nl-BE"/>
        </w:rPr>
        <w:t xml:space="preserve"> verder met 8.Dd7+ Ka5 9.Da7+ Kb5 10.Pa3+ Kb4 11.Dd4+ Ka5 12.Pc4+ Kb5 13.Pd6+ Ka5 14.Da7+ Kb4 15.Db6+ Kc3 16.De3+ Kb4 17.Kb2 Ka5 18.Da7+ Kb4 19.Db6+ en mat.</w:t>
      </w:r>
      <w:r w:rsidR="00D236AB" w:rsidRPr="00D236AB">
        <w:rPr>
          <w:sz w:val="20"/>
          <w:szCs w:val="20"/>
          <w:lang w:val="nl-BE"/>
        </w:rPr>
        <w:t xml:space="preserve">   </w:t>
      </w:r>
    </w:p>
    <w:p w14:paraId="5B42176C" w14:textId="77777777" w:rsidR="000232B5" w:rsidRDefault="000232B5" w:rsidP="00CA6ADB">
      <w:pPr>
        <w:jc w:val="both"/>
        <w:rPr>
          <w:sz w:val="20"/>
          <w:szCs w:val="20"/>
          <w:lang w:val="nl-BE"/>
        </w:rPr>
      </w:pPr>
    </w:p>
    <w:p w14:paraId="118971B7" w14:textId="77777777" w:rsidR="00B769D8" w:rsidRDefault="000232B5" w:rsidP="00CA6ADB">
      <w:pPr>
        <w:jc w:val="both"/>
        <w:rPr>
          <w:i/>
          <w:sz w:val="20"/>
          <w:szCs w:val="20"/>
          <w:lang w:val="nl-BE"/>
        </w:rPr>
      </w:pPr>
      <w:r>
        <w:rPr>
          <w:sz w:val="20"/>
          <w:szCs w:val="20"/>
          <w:lang w:val="nl-BE"/>
        </w:rPr>
        <w:t xml:space="preserve">Julien schrijft hier: </w:t>
      </w:r>
      <w:r>
        <w:rPr>
          <w:i/>
          <w:sz w:val="20"/>
          <w:szCs w:val="20"/>
          <w:lang w:val="nl-BE"/>
        </w:rPr>
        <w:t>“Ook deze stu</w:t>
      </w:r>
      <w:r w:rsidR="00B820F9">
        <w:rPr>
          <w:i/>
          <w:sz w:val="20"/>
          <w:szCs w:val="20"/>
          <w:lang w:val="nl-BE"/>
        </w:rPr>
        <w:t>-</w:t>
      </w:r>
      <w:r>
        <w:rPr>
          <w:i/>
          <w:sz w:val="20"/>
          <w:szCs w:val="20"/>
          <w:lang w:val="nl-BE"/>
        </w:rPr>
        <w:t xml:space="preserve">die had ik ingezonden rond 1992. </w:t>
      </w:r>
    </w:p>
    <w:p w14:paraId="60DC2709" w14:textId="77777777" w:rsidR="00B104C1" w:rsidRDefault="000232B5" w:rsidP="00CA6ADB">
      <w:pPr>
        <w:jc w:val="both"/>
        <w:rPr>
          <w:i/>
          <w:sz w:val="20"/>
          <w:szCs w:val="20"/>
          <w:lang w:val="nl-BE"/>
        </w:rPr>
      </w:pPr>
      <w:r>
        <w:rPr>
          <w:i/>
          <w:sz w:val="20"/>
          <w:szCs w:val="20"/>
          <w:lang w:val="nl-BE"/>
        </w:rPr>
        <w:t>Intussen was mijn vriend Vande</w:t>
      </w:r>
      <w:r w:rsidR="00B820F9">
        <w:rPr>
          <w:i/>
          <w:sz w:val="20"/>
          <w:szCs w:val="20"/>
          <w:lang w:val="nl-BE"/>
        </w:rPr>
        <w:t>-</w:t>
      </w:r>
      <w:r>
        <w:rPr>
          <w:i/>
          <w:sz w:val="20"/>
          <w:szCs w:val="20"/>
          <w:lang w:val="nl-BE"/>
        </w:rPr>
        <w:t>casteele, aan wie die studie onbe</w:t>
      </w:r>
      <w:r w:rsidR="00B820F9">
        <w:rPr>
          <w:i/>
          <w:sz w:val="20"/>
          <w:szCs w:val="20"/>
          <w:lang w:val="nl-BE"/>
        </w:rPr>
        <w:t>-</w:t>
      </w:r>
      <w:r>
        <w:rPr>
          <w:i/>
          <w:sz w:val="20"/>
          <w:szCs w:val="20"/>
          <w:lang w:val="nl-BE"/>
        </w:rPr>
        <w:t xml:space="preserve">kend was, een voltreffer gaan plaatsen met volgende </w:t>
      </w:r>
      <w:r w:rsidR="00B820F9">
        <w:rPr>
          <w:i/>
          <w:sz w:val="20"/>
          <w:szCs w:val="20"/>
          <w:lang w:val="nl-BE"/>
        </w:rPr>
        <w:t>mal</w:t>
      </w:r>
      <w:r>
        <w:rPr>
          <w:i/>
          <w:sz w:val="20"/>
          <w:szCs w:val="20"/>
          <w:lang w:val="nl-BE"/>
        </w:rPr>
        <w:t>jutka: Kb2 Pe4 f7 / Ka4 Da5. Winst door 1.Pc3+ Kb4 2.</w:t>
      </w:r>
      <w:r w:rsidR="00B820F9">
        <w:rPr>
          <w:i/>
          <w:sz w:val="20"/>
          <w:szCs w:val="20"/>
          <w:lang w:val="nl-BE"/>
        </w:rPr>
        <w:t>f8D</w:t>
      </w:r>
      <w:r w:rsidR="00D76FC4">
        <w:rPr>
          <w:i/>
          <w:sz w:val="20"/>
          <w:szCs w:val="20"/>
          <w:lang w:val="nl-BE"/>
        </w:rPr>
        <w:t>+,</w:t>
      </w:r>
      <w:r w:rsidR="00B820F9">
        <w:rPr>
          <w:i/>
          <w:sz w:val="20"/>
          <w:szCs w:val="20"/>
          <w:lang w:val="nl-BE"/>
        </w:rPr>
        <w:t xml:space="preserve"> en</w:t>
      </w:r>
      <w:r>
        <w:rPr>
          <w:i/>
          <w:sz w:val="20"/>
          <w:szCs w:val="20"/>
          <w:lang w:val="nl-BE"/>
        </w:rPr>
        <w:t>zovoort.”</w:t>
      </w:r>
    </w:p>
    <w:p w14:paraId="78D26EE4" w14:textId="77777777" w:rsidR="000232B5" w:rsidRDefault="000232B5" w:rsidP="00CA6ADB">
      <w:pPr>
        <w:jc w:val="both"/>
        <w:rPr>
          <w:i/>
          <w:sz w:val="20"/>
          <w:szCs w:val="20"/>
          <w:lang w:val="nl-BE"/>
        </w:rPr>
      </w:pPr>
    </w:p>
    <w:p w14:paraId="3BF50CE0" w14:textId="77777777" w:rsidR="00C32306" w:rsidRDefault="00B769D8" w:rsidP="00C32306">
      <w:pPr>
        <w:jc w:val="both"/>
        <w:rPr>
          <w:sz w:val="20"/>
          <w:szCs w:val="20"/>
          <w:lang w:val="nl-BE"/>
        </w:rPr>
      </w:pPr>
      <w:r>
        <w:rPr>
          <w:sz w:val="20"/>
          <w:szCs w:val="20"/>
          <w:lang w:val="nl-BE"/>
        </w:rPr>
        <w:t xml:space="preserve">1992? </w:t>
      </w:r>
      <w:r w:rsidR="005E1862">
        <w:rPr>
          <w:sz w:val="20"/>
          <w:szCs w:val="20"/>
          <w:lang w:val="nl-BE"/>
        </w:rPr>
        <w:t>Raar, want</w:t>
      </w:r>
      <w:r w:rsidR="008D3E09">
        <w:rPr>
          <w:sz w:val="20"/>
          <w:szCs w:val="20"/>
          <w:lang w:val="nl-BE"/>
        </w:rPr>
        <w:t xml:space="preserve"> ik vind Julien</w:t>
      </w:r>
      <w:r w:rsidR="00066584">
        <w:rPr>
          <w:sz w:val="20"/>
          <w:szCs w:val="20"/>
          <w:lang w:val="nl-BE"/>
        </w:rPr>
        <w:t>’</w:t>
      </w:r>
      <w:r w:rsidR="008D3E09">
        <w:rPr>
          <w:sz w:val="20"/>
          <w:szCs w:val="20"/>
          <w:lang w:val="nl-BE"/>
        </w:rPr>
        <w:t>s versie niet terug in de database van Hvd</w:t>
      </w:r>
      <w:r w:rsidR="008E12A2">
        <w:rPr>
          <w:sz w:val="20"/>
          <w:szCs w:val="20"/>
          <w:lang w:val="nl-BE"/>
        </w:rPr>
        <w:t>H.</w:t>
      </w:r>
      <w:r>
        <w:rPr>
          <w:sz w:val="20"/>
          <w:szCs w:val="20"/>
          <w:lang w:val="nl-BE"/>
        </w:rPr>
        <w:t xml:space="preserve"> Zeer raar!</w:t>
      </w:r>
    </w:p>
    <w:p w14:paraId="42FBC484" w14:textId="77777777" w:rsidR="00BF3F50" w:rsidRDefault="00BF3F50" w:rsidP="00823A52">
      <w:pPr>
        <w:jc w:val="center"/>
        <w:rPr>
          <w:sz w:val="20"/>
          <w:szCs w:val="20"/>
          <w:lang w:val="nl-BE"/>
        </w:rPr>
      </w:pPr>
    </w:p>
    <w:p w14:paraId="4FAEDF4F" w14:textId="77777777" w:rsidR="00BF3F50" w:rsidRDefault="00BF3F50" w:rsidP="00823A52">
      <w:pPr>
        <w:jc w:val="center"/>
        <w:rPr>
          <w:sz w:val="20"/>
          <w:szCs w:val="20"/>
          <w:lang w:val="nl-BE"/>
        </w:rPr>
      </w:pPr>
    </w:p>
    <w:p w14:paraId="02B9ADFF" w14:textId="77777777" w:rsidR="00BF3F50" w:rsidRDefault="00BF3F50" w:rsidP="00823A52">
      <w:pPr>
        <w:jc w:val="center"/>
        <w:rPr>
          <w:sz w:val="20"/>
          <w:szCs w:val="20"/>
          <w:lang w:val="nl-BE"/>
        </w:rPr>
      </w:pPr>
    </w:p>
    <w:p w14:paraId="2854D060" w14:textId="77777777" w:rsidR="00BF3F50" w:rsidRDefault="00BF3F50" w:rsidP="00823A52">
      <w:pPr>
        <w:jc w:val="center"/>
        <w:rPr>
          <w:sz w:val="20"/>
          <w:szCs w:val="20"/>
          <w:lang w:val="nl-BE"/>
        </w:rPr>
      </w:pPr>
    </w:p>
    <w:p w14:paraId="58CACA51" w14:textId="77777777" w:rsidR="00BF3F50" w:rsidRDefault="00BF3F50" w:rsidP="00823A52">
      <w:pPr>
        <w:jc w:val="center"/>
        <w:rPr>
          <w:sz w:val="20"/>
          <w:szCs w:val="20"/>
          <w:lang w:val="nl-BE"/>
        </w:rPr>
      </w:pPr>
    </w:p>
    <w:p w14:paraId="76C0754A" w14:textId="77777777" w:rsidR="00BF3F50" w:rsidRDefault="00BF3F50" w:rsidP="00823A52">
      <w:pPr>
        <w:jc w:val="center"/>
        <w:rPr>
          <w:sz w:val="20"/>
          <w:szCs w:val="20"/>
          <w:lang w:val="nl-BE"/>
        </w:rPr>
      </w:pPr>
    </w:p>
    <w:p w14:paraId="50609F5A" w14:textId="77777777" w:rsidR="00BF3F50" w:rsidRDefault="00BF3F50" w:rsidP="00823A52">
      <w:pPr>
        <w:jc w:val="center"/>
        <w:rPr>
          <w:sz w:val="20"/>
          <w:szCs w:val="20"/>
          <w:lang w:val="nl-BE"/>
        </w:rPr>
      </w:pPr>
    </w:p>
    <w:p w14:paraId="25CE291F" w14:textId="77777777" w:rsidR="00BF3F50" w:rsidRDefault="00BF3F50" w:rsidP="00823A52">
      <w:pPr>
        <w:jc w:val="center"/>
        <w:rPr>
          <w:sz w:val="20"/>
          <w:szCs w:val="20"/>
          <w:lang w:val="nl-BE"/>
        </w:rPr>
      </w:pPr>
    </w:p>
    <w:p w14:paraId="710C538A" w14:textId="77777777" w:rsidR="00BF3F50" w:rsidRDefault="00BF3F50" w:rsidP="00823A52">
      <w:pPr>
        <w:jc w:val="center"/>
        <w:rPr>
          <w:sz w:val="20"/>
          <w:szCs w:val="20"/>
          <w:lang w:val="nl-BE"/>
        </w:rPr>
      </w:pPr>
    </w:p>
    <w:p w14:paraId="00EDC7B4" w14:textId="77777777" w:rsidR="00BF3F50" w:rsidRDefault="00BF3F50" w:rsidP="00823A52">
      <w:pPr>
        <w:jc w:val="center"/>
        <w:rPr>
          <w:sz w:val="20"/>
          <w:szCs w:val="20"/>
          <w:lang w:val="nl-BE"/>
        </w:rPr>
      </w:pPr>
    </w:p>
    <w:p w14:paraId="3D12ED87" w14:textId="77777777" w:rsidR="00BF3F50" w:rsidRDefault="00BF3F50" w:rsidP="00823A52">
      <w:pPr>
        <w:jc w:val="center"/>
        <w:rPr>
          <w:sz w:val="20"/>
          <w:szCs w:val="20"/>
          <w:lang w:val="nl-BE"/>
        </w:rPr>
      </w:pPr>
    </w:p>
    <w:p w14:paraId="1A2F232C" w14:textId="77777777" w:rsidR="00BF3F50" w:rsidRDefault="00BF3F50" w:rsidP="00823A52">
      <w:pPr>
        <w:jc w:val="center"/>
        <w:rPr>
          <w:sz w:val="20"/>
          <w:szCs w:val="20"/>
          <w:lang w:val="nl-BE"/>
        </w:rPr>
      </w:pPr>
    </w:p>
    <w:p w14:paraId="1D6506BC" w14:textId="77777777" w:rsidR="00BF3F50" w:rsidRDefault="00BF3F50" w:rsidP="00823A52">
      <w:pPr>
        <w:jc w:val="center"/>
        <w:rPr>
          <w:sz w:val="20"/>
          <w:szCs w:val="20"/>
          <w:lang w:val="nl-BE"/>
        </w:rPr>
      </w:pPr>
    </w:p>
    <w:p w14:paraId="47C0132B" w14:textId="77777777" w:rsidR="00BF3F50" w:rsidRDefault="00BF3F50" w:rsidP="00823A52">
      <w:pPr>
        <w:jc w:val="center"/>
        <w:rPr>
          <w:sz w:val="20"/>
          <w:szCs w:val="20"/>
          <w:lang w:val="nl-BE"/>
        </w:rPr>
      </w:pPr>
    </w:p>
    <w:p w14:paraId="2EAC2D4B" w14:textId="77777777" w:rsidR="00BF3F50" w:rsidRDefault="00BF3F50" w:rsidP="00823A52">
      <w:pPr>
        <w:jc w:val="center"/>
        <w:rPr>
          <w:sz w:val="20"/>
          <w:szCs w:val="20"/>
          <w:lang w:val="nl-BE"/>
        </w:rPr>
      </w:pPr>
    </w:p>
    <w:p w14:paraId="1E525377" w14:textId="77777777" w:rsidR="00BF3F50" w:rsidRDefault="00BF3F50" w:rsidP="00823A52">
      <w:pPr>
        <w:jc w:val="center"/>
        <w:rPr>
          <w:sz w:val="20"/>
          <w:szCs w:val="20"/>
          <w:lang w:val="nl-BE"/>
        </w:rPr>
      </w:pPr>
    </w:p>
    <w:p w14:paraId="5758BF11" w14:textId="77777777" w:rsidR="00BF3F50" w:rsidRDefault="00BF3F50" w:rsidP="00823A52">
      <w:pPr>
        <w:jc w:val="center"/>
        <w:rPr>
          <w:sz w:val="20"/>
          <w:szCs w:val="20"/>
          <w:lang w:val="nl-BE"/>
        </w:rPr>
      </w:pPr>
    </w:p>
    <w:p w14:paraId="02A6C9EB" w14:textId="77777777" w:rsidR="00BF3F50" w:rsidRDefault="00BF3F50" w:rsidP="00823A52">
      <w:pPr>
        <w:jc w:val="center"/>
        <w:rPr>
          <w:sz w:val="20"/>
          <w:szCs w:val="20"/>
          <w:lang w:val="nl-BE"/>
        </w:rPr>
      </w:pPr>
    </w:p>
    <w:p w14:paraId="539CEE92" w14:textId="77777777" w:rsidR="00BF3F50" w:rsidRDefault="00BF3F50" w:rsidP="00823A52">
      <w:pPr>
        <w:jc w:val="center"/>
        <w:rPr>
          <w:sz w:val="20"/>
          <w:szCs w:val="20"/>
          <w:lang w:val="nl-BE"/>
        </w:rPr>
      </w:pPr>
    </w:p>
    <w:p w14:paraId="46794BB4" w14:textId="77777777" w:rsidR="00BF3F50" w:rsidRDefault="00BF3F50" w:rsidP="00823A52">
      <w:pPr>
        <w:jc w:val="center"/>
        <w:rPr>
          <w:sz w:val="20"/>
          <w:szCs w:val="20"/>
          <w:lang w:val="nl-BE"/>
        </w:rPr>
      </w:pPr>
    </w:p>
    <w:p w14:paraId="365A221E" w14:textId="77777777" w:rsidR="00BF3F50" w:rsidRDefault="00BF3F50" w:rsidP="00823A52">
      <w:pPr>
        <w:jc w:val="center"/>
        <w:rPr>
          <w:sz w:val="20"/>
          <w:szCs w:val="20"/>
          <w:lang w:val="nl-BE"/>
        </w:rPr>
      </w:pPr>
    </w:p>
    <w:p w14:paraId="3ADB97B0" w14:textId="77777777" w:rsidR="00BF3F50" w:rsidRDefault="00BF3F50" w:rsidP="00823A52">
      <w:pPr>
        <w:jc w:val="center"/>
        <w:rPr>
          <w:sz w:val="20"/>
          <w:szCs w:val="20"/>
          <w:lang w:val="nl-BE"/>
        </w:rPr>
      </w:pPr>
    </w:p>
    <w:p w14:paraId="15571D06" w14:textId="77777777" w:rsidR="00BF3F50" w:rsidRDefault="00BF3F50" w:rsidP="00823A52">
      <w:pPr>
        <w:jc w:val="center"/>
        <w:rPr>
          <w:sz w:val="20"/>
          <w:szCs w:val="20"/>
          <w:lang w:val="nl-BE"/>
        </w:rPr>
      </w:pPr>
    </w:p>
    <w:p w14:paraId="4A0119BD" w14:textId="77777777" w:rsidR="00BF3F50" w:rsidRDefault="00BF3F50" w:rsidP="00823A52">
      <w:pPr>
        <w:jc w:val="center"/>
        <w:rPr>
          <w:sz w:val="20"/>
          <w:szCs w:val="20"/>
          <w:lang w:val="nl-BE"/>
        </w:rPr>
      </w:pPr>
    </w:p>
    <w:p w14:paraId="27454818" w14:textId="77777777" w:rsidR="00BF3F50" w:rsidRDefault="00BF3F50" w:rsidP="00C274F6">
      <w:pPr>
        <w:jc w:val="both"/>
        <w:rPr>
          <w:sz w:val="20"/>
          <w:szCs w:val="20"/>
          <w:lang w:val="nl-BE"/>
        </w:rPr>
      </w:pPr>
    </w:p>
    <w:p w14:paraId="27EB91CB" w14:textId="77777777" w:rsidR="00BF3F50" w:rsidRDefault="00BF3F50" w:rsidP="00823A52">
      <w:pPr>
        <w:jc w:val="center"/>
        <w:rPr>
          <w:sz w:val="20"/>
          <w:szCs w:val="20"/>
          <w:lang w:val="nl-BE"/>
        </w:rPr>
      </w:pPr>
    </w:p>
    <w:p w14:paraId="1344E0C1" w14:textId="77777777" w:rsidR="00BF3F50" w:rsidRDefault="00BF3F50" w:rsidP="00823A52">
      <w:pPr>
        <w:jc w:val="center"/>
        <w:rPr>
          <w:sz w:val="20"/>
          <w:szCs w:val="20"/>
          <w:lang w:val="nl-BE"/>
        </w:rPr>
      </w:pPr>
    </w:p>
    <w:p w14:paraId="546F14F1" w14:textId="77777777" w:rsidR="00BF3F50" w:rsidRDefault="00BF3F50" w:rsidP="00823A52">
      <w:pPr>
        <w:jc w:val="center"/>
        <w:rPr>
          <w:sz w:val="20"/>
          <w:szCs w:val="20"/>
          <w:lang w:val="nl-BE"/>
        </w:rPr>
      </w:pPr>
    </w:p>
    <w:p w14:paraId="448350AB" w14:textId="77777777" w:rsidR="00BF3F50" w:rsidRDefault="00BF3F50" w:rsidP="00823A52">
      <w:pPr>
        <w:jc w:val="center"/>
        <w:rPr>
          <w:sz w:val="20"/>
          <w:szCs w:val="20"/>
          <w:lang w:val="nl-BE"/>
        </w:rPr>
      </w:pPr>
    </w:p>
    <w:p w14:paraId="7CBA9845" w14:textId="77777777" w:rsidR="00BF3F50" w:rsidRDefault="00BF3F50" w:rsidP="00823A52">
      <w:pPr>
        <w:jc w:val="center"/>
        <w:rPr>
          <w:sz w:val="20"/>
          <w:szCs w:val="20"/>
          <w:lang w:val="nl-BE"/>
        </w:rPr>
      </w:pPr>
    </w:p>
    <w:p w14:paraId="1D707B57" w14:textId="77777777" w:rsidR="00BF3F50" w:rsidRDefault="00BF3F50" w:rsidP="00823A52">
      <w:pPr>
        <w:jc w:val="center"/>
        <w:rPr>
          <w:sz w:val="20"/>
          <w:szCs w:val="20"/>
          <w:lang w:val="nl-BE"/>
        </w:rPr>
      </w:pPr>
    </w:p>
    <w:p w14:paraId="7F387E36" w14:textId="77777777" w:rsidR="00BF3F50" w:rsidRDefault="00BF3F50" w:rsidP="00823A52">
      <w:pPr>
        <w:jc w:val="center"/>
        <w:rPr>
          <w:sz w:val="20"/>
          <w:szCs w:val="20"/>
          <w:lang w:val="nl-BE"/>
        </w:rPr>
      </w:pPr>
    </w:p>
    <w:p w14:paraId="354ED401" w14:textId="77777777" w:rsidR="00BF3F50" w:rsidRDefault="00BF3F50" w:rsidP="00823A52">
      <w:pPr>
        <w:jc w:val="center"/>
        <w:rPr>
          <w:sz w:val="20"/>
          <w:szCs w:val="20"/>
          <w:lang w:val="nl-BE"/>
        </w:rPr>
      </w:pPr>
    </w:p>
    <w:p w14:paraId="2C2803E7" w14:textId="77777777" w:rsidR="00BF3F50" w:rsidRDefault="00BF3F50" w:rsidP="00823A52">
      <w:pPr>
        <w:jc w:val="center"/>
        <w:rPr>
          <w:sz w:val="20"/>
          <w:szCs w:val="20"/>
          <w:lang w:val="nl-BE"/>
        </w:rPr>
      </w:pPr>
    </w:p>
    <w:p w14:paraId="162A9115" w14:textId="77777777" w:rsidR="00BF3F50" w:rsidRDefault="00BF3F50" w:rsidP="00823A52">
      <w:pPr>
        <w:jc w:val="center"/>
        <w:rPr>
          <w:sz w:val="20"/>
          <w:szCs w:val="20"/>
          <w:lang w:val="nl-BE"/>
        </w:rPr>
      </w:pPr>
    </w:p>
    <w:p w14:paraId="7A0C9623" w14:textId="77777777" w:rsidR="00BF3F50" w:rsidRDefault="00BF3F50" w:rsidP="00823A52">
      <w:pPr>
        <w:jc w:val="center"/>
        <w:rPr>
          <w:sz w:val="20"/>
          <w:szCs w:val="20"/>
          <w:lang w:val="nl-BE"/>
        </w:rPr>
      </w:pPr>
    </w:p>
    <w:p w14:paraId="4FE8AFCE" w14:textId="77777777" w:rsidR="00BF3F50" w:rsidRDefault="00BF3F50" w:rsidP="00823A52">
      <w:pPr>
        <w:jc w:val="center"/>
        <w:rPr>
          <w:sz w:val="20"/>
          <w:szCs w:val="20"/>
          <w:lang w:val="nl-BE"/>
        </w:rPr>
      </w:pPr>
    </w:p>
    <w:p w14:paraId="2CAD4BAD" w14:textId="77777777" w:rsidR="00BF3F50" w:rsidRDefault="00BF3F50" w:rsidP="00823A52">
      <w:pPr>
        <w:jc w:val="center"/>
        <w:rPr>
          <w:sz w:val="20"/>
          <w:szCs w:val="20"/>
          <w:lang w:val="nl-BE"/>
        </w:rPr>
      </w:pPr>
    </w:p>
    <w:p w14:paraId="0F3CFD86" w14:textId="77777777" w:rsidR="00BF3F50" w:rsidRDefault="00BF3F50" w:rsidP="00823A52">
      <w:pPr>
        <w:jc w:val="center"/>
        <w:rPr>
          <w:sz w:val="20"/>
          <w:szCs w:val="20"/>
          <w:lang w:val="nl-BE"/>
        </w:rPr>
      </w:pPr>
    </w:p>
    <w:p w14:paraId="31D6B0B5" w14:textId="77777777" w:rsidR="00BF3F50" w:rsidRDefault="00BF3F50" w:rsidP="00823A52">
      <w:pPr>
        <w:jc w:val="center"/>
        <w:rPr>
          <w:sz w:val="20"/>
          <w:szCs w:val="20"/>
          <w:lang w:val="nl-BE"/>
        </w:rPr>
      </w:pPr>
    </w:p>
    <w:p w14:paraId="1445DDFB" w14:textId="77777777" w:rsidR="00BF3F50" w:rsidRDefault="00BF3F50" w:rsidP="00823A52">
      <w:pPr>
        <w:jc w:val="center"/>
        <w:rPr>
          <w:sz w:val="20"/>
          <w:szCs w:val="20"/>
          <w:lang w:val="nl-BE"/>
        </w:rPr>
      </w:pPr>
    </w:p>
    <w:p w14:paraId="5761B1EF" w14:textId="77777777" w:rsidR="002F3CB3" w:rsidRDefault="002F3CB3" w:rsidP="00F917C0">
      <w:pPr>
        <w:jc w:val="center"/>
        <w:rPr>
          <w:sz w:val="20"/>
          <w:szCs w:val="20"/>
          <w:lang w:val="nl-BE"/>
        </w:rPr>
      </w:pPr>
    </w:p>
    <w:p w14:paraId="59F4102A" w14:textId="77777777" w:rsidR="00324AB6" w:rsidRDefault="004B3BF1" w:rsidP="00F917C0">
      <w:pPr>
        <w:jc w:val="center"/>
        <w:rPr>
          <w:sz w:val="20"/>
          <w:szCs w:val="20"/>
          <w:lang w:val="nl-BE"/>
        </w:rPr>
      </w:pPr>
      <w:r>
        <w:rPr>
          <w:sz w:val="20"/>
          <w:szCs w:val="20"/>
          <w:lang w:val="nl-BE"/>
        </w:rPr>
        <w:lastRenderedPageBreak/>
        <w:t xml:space="preserve">- </w:t>
      </w:r>
      <w:r>
        <w:rPr>
          <w:b/>
          <w:sz w:val="20"/>
          <w:szCs w:val="20"/>
          <w:lang w:val="nl-BE"/>
        </w:rPr>
        <w:t>9</w:t>
      </w:r>
      <w:r w:rsidR="00B57A7B">
        <w:rPr>
          <w:b/>
          <w:sz w:val="20"/>
          <w:szCs w:val="20"/>
          <w:lang w:val="nl-BE"/>
        </w:rPr>
        <w:t>5</w:t>
      </w:r>
      <w:r w:rsidR="00324AB6">
        <w:rPr>
          <w:sz w:val="20"/>
          <w:szCs w:val="20"/>
          <w:lang w:val="nl-BE"/>
        </w:rPr>
        <w:t xml:space="preserve"> -</w:t>
      </w:r>
    </w:p>
    <w:p w14:paraId="031CFC25" w14:textId="77777777" w:rsidR="00127F66" w:rsidRDefault="00127F66" w:rsidP="00254591">
      <w:pPr>
        <w:jc w:val="center"/>
        <w:rPr>
          <w:rFonts w:cs="Arial"/>
          <w:b/>
          <w:noProof/>
          <w:sz w:val="20"/>
          <w:szCs w:val="20"/>
          <w:lang w:val="nl-BE"/>
        </w:rPr>
      </w:pPr>
    </w:p>
    <w:p w14:paraId="0A01C59A" w14:textId="77777777" w:rsidR="00324AB6" w:rsidRPr="00324AB6" w:rsidRDefault="00324AB6" w:rsidP="00B329DC">
      <w:pPr>
        <w:jc w:val="center"/>
        <w:rPr>
          <w:rFonts w:cs="Arial"/>
          <w:sz w:val="20"/>
          <w:szCs w:val="20"/>
          <w:lang w:val="nl-BE"/>
        </w:rPr>
      </w:pPr>
      <w:r>
        <w:rPr>
          <w:rFonts w:cs="Arial"/>
          <w:i/>
          <w:sz w:val="20"/>
          <w:szCs w:val="20"/>
          <w:lang w:val="nl-BE"/>
        </w:rPr>
        <w:t xml:space="preserve">Julien Vandiest 80 T, </w:t>
      </w:r>
      <w:r>
        <w:rPr>
          <w:rFonts w:cs="Arial"/>
          <w:sz w:val="20"/>
          <w:szCs w:val="20"/>
          <w:lang w:val="nl-BE"/>
        </w:rPr>
        <w:t>2000</w:t>
      </w:r>
    </w:p>
    <w:p w14:paraId="0106543B" w14:textId="77777777" w:rsidR="00324AB6" w:rsidRDefault="00324AB6" w:rsidP="00B329DC">
      <w:pPr>
        <w:jc w:val="center"/>
        <w:rPr>
          <w:rFonts w:cs="Arial"/>
          <w:sz w:val="20"/>
          <w:szCs w:val="20"/>
          <w:lang w:val="nl-BE"/>
        </w:rPr>
      </w:pPr>
      <w:r>
        <w:rPr>
          <w:rFonts w:cs="Arial"/>
          <w:sz w:val="20"/>
          <w:szCs w:val="20"/>
          <w:lang w:val="nl-BE"/>
        </w:rPr>
        <w:t>3</w:t>
      </w:r>
      <w:r w:rsidRPr="00324AB6">
        <w:rPr>
          <w:rFonts w:cs="Arial"/>
          <w:sz w:val="20"/>
          <w:szCs w:val="20"/>
          <w:vertAlign w:val="superscript"/>
          <w:lang w:val="nl-BE"/>
        </w:rPr>
        <w:t>de</w:t>
      </w:r>
      <w:r>
        <w:rPr>
          <w:rFonts w:cs="Arial"/>
          <w:sz w:val="20"/>
          <w:szCs w:val="20"/>
          <w:lang w:val="nl-BE"/>
        </w:rPr>
        <w:t xml:space="preserve"> Prijs</w:t>
      </w:r>
    </w:p>
    <w:p w14:paraId="6ADA1724" w14:textId="77777777" w:rsidR="001E69B4" w:rsidRPr="00324AB6" w:rsidRDefault="001E69B4" w:rsidP="00B329DC">
      <w:pPr>
        <w:jc w:val="center"/>
        <w:rPr>
          <w:rFonts w:cs="Arial"/>
          <w:sz w:val="20"/>
          <w:szCs w:val="20"/>
          <w:lang w:val="nl-BE"/>
        </w:rPr>
      </w:pPr>
    </w:p>
    <w:p w14:paraId="4BB6A81C" w14:textId="77777777" w:rsidR="00324AB6" w:rsidRDefault="007E19B3" w:rsidP="001E69B4">
      <w:r>
        <w:object w:dxaOrig="4431" w:dyaOrig="4447" w14:anchorId="114183E1">
          <v:shape id="_x0000_i1113" type="#_x0000_t75" style="width:154.5pt;height:153.4pt" o:ole="">
            <v:imagedata r:id="rId197" o:title=""/>
          </v:shape>
          <o:OLEObject Type="Embed" ProgID="CorelDRAW.Graphic.12" ShapeID="_x0000_i1113" DrawAspect="Content" ObjectID="_1587467521" r:id="rId198"/>
        </w:object>
      </w:r>
    </w:p>
    <w:p w14:paraId="395C052D" w14:textId="77777777" w:rsidR="007E19B3" w:rsidRDefault="007E19B3" w:rsidP="00B329DC">
      <w:pPr>
        <w:jc w:val="center"/>
      </w:pPr>
    </w:p>
    <w:p w14:paraId="1A3F625F" w14:textId="77777777" w:rsidR="007E19B3" w:rsidRPr="00B354CB" w:rsidRDefault="007E19B3" w:rsidP="007E19B3">
      <w:pPr>
        <w:jc w:val="both"/>
        <w:rPr>
          <w:rFonts w:cs="Arial"/>
          <w:sz w:val="20"/>
          <w:szCs w:val="20"/>
        </w:rPr>
      </w:pPr>
      <w:r w:rsidRPr="00B354CB">
        <w:rPr>
          <w:rFonts w:cs="Arial"/>
          <w:b/>
        </w:rPr>
        <w:t xml:space="preserve">+                         </w:t>
      </w:r>
      <w:r w:rsidRPr="00B354CB">
        <w:rPr>
          <w:rFonts w:cs="Arial"/>
          <w:sz w:val="20"/>
          <w:szCs w:val="20"/>
        </w:rPr>
        <w:t>4010.01 b3b1</w:t>
      </w:r>
    </w:p>
    <w:p w14:paraId="0CAD93E2" w14:textId="77777777" w:rsidR="00A54094" w:rsidRPr="00B354CB" w:rsidRDefault="00A54094" w:rsidP="007E19B3">
      <w:pPr>
        <w:jc w:val="both"/>
        <w:rPr>
          <w:rFonts w:cs="Arial"/>
          <w:b/>
          <w:sz w:val="20"/>
          <w:szCs w:val="20"/>
        </w:rPr>
      </w:pPr>
    </w:p>
    <w:p w14:paraId="7A0EEF82" w14:textId="77777777" w:rsidR="007E19B3" w:rsidRPr="00B354CB" w:rsidRDefault="007E19B3" w:rsidP="000416DA">
      <w:pPr>
        <w:ind w:firstLine="708"/>
        <w:jc w:val="both"/>
        <w:rPr>
          <w:rFonts w:cs="Arial"/>
          <w:b/>
          <w:sz w:val="20"/>
          <w:szCs w:val="20"/>
        </w:rPr>
      </w:pPr>
      <w:r w:rsidRPr="00B354CB">
        <w:rPr>
          <w:rFonts w:cs="Arial"/>
          <w:b/>
          <w:sz w:val="20"/>
          <w:szCs w:val="20"/>
        </w:rPr>
        <w:t>1.Dd3+</w:t>
      </w:r>
      <w:r w:rsidRPr="00B354CB">
        <w:rPr>
          <w:rFonts w:cs="Arial"/>
          <w:b/>
          <w:sz w:val="20"/>
          <w:szCs w:val="20"/>
        </w:rPr>
        <w:tab/>
      </w:r>
      <w:r w:rsidRPr="00B354CB">
        <w:rPr>
          <w:rFonts w:cs="Arial"/>
          <w:b/>
          <w:sz w:val="20"/>
          <w:szCs w:val="20"/>
        </w:rPr>
        <w:tab/>
        <w:t>Kc1</w:t>
      </w:r>
    </w:p>
    <w:p w14:paraId="2A074716" w14:textId="77777777" w:rsidR="007E19B3" w:rsidRPr="00B354CB" w:rsidRDefault="007E19B3" w:rsidP="007E19B3">
      <w:pPr>
        <w:jc w:val="both"/>
        <w:rPr>
          <w:rFonts w:cs="Arial"/>
          <w:b/>
          <w:sz w:val="20"/>
          <w:szCs w:val="20"/>
        </w:rPr>
      </w:pPr>
      <w:r w:rsidRPr="00B354CB">
        <w:rPr>
          <w:rFonts w:cs="Arial"/>
          <w:b/>
          <w:sz w:val="20"/>
          <w:szCs w:val="20"/>
        </w:rPr>
        <w:tab/>
        <w:t>2.Dc4+</w:t>
      </w:r>
      <w:r w:rsidRPr="00B354CB">
        <w:rPr>
          <w:rFonts w:cs="Arial"/>
          <w:b/>
          <w:sz w:val="20"/>
          <w:szCs w:val="20"/>
        </w:rPr>
        <w:tab/>
      </w:r>
      <w:r w:rsidRPr="00B354CB">
        <w:rPr>
          <w:rFonts w:cs="Arial"/>
          <w:b/>
          <w:sz w:val="20"/>
          <w:szCs w:val="20"/>
        </w:rPr>
        <w:tab/>
        <w:t>Kd1</w:t>
      </w:r>
    </w:p>
    <w:p w14:paraId="743EF061" w14:textId="77777777" w:rsidR="007E19B3" w:rsidRDefault="007E19B3" w:rsidP="007E19B3">
      <w:pPr>
        <w:jc w:val="both"/>
        <w:rPr>
          <w:rFonts w:cs="Arial"/>
          <w:sz w:val="20"/>
          <w:szCs w:val="20"/>
          <w:lang w:val="nl-BE"/>
        </w:rPr>
      </w:pPr>
      <w:r w:rsidRPr="00B354CB">
        <w:rPr>
          <w:rFonts w:cs="Arial"/>
          <w:sz w:val="20"/>
          <w:szCs w:val="20"/>
        </w:rPr>
        <w:t>2…Kb1</w:t>
      </w:r>
      <w:r w:rsidR="0034201B" w:rsidRPr="00B354CB">
        <w:rPr>
          <w:rFonts w:cs="Arial"/>
          <w:sz w:val="20"/>
          <w:szCs w:val="20"/>
        </w:rPr>
        <w:t>?</w:t>
      </w:r>
      <w:r w:rsidRPr="00B354CB">
        <w:rPr>
          <w:rFonts w:cs="Arial"/>
          <w:sz w:val="20"/>
          <w:szCs w:val="20"/>
        </w:rPr>
        <w:t xml:space="preserve"> </w:t>
      </w:r>
      <w:r>
        <w:rPr>
          <w:rFonts w:cs="Arial"/>
          <w:sz w:val="20"/>
          <w:szCs w:val="20"/>
          <w:lang w:val="nl-BE"/>
        </w:rPr>
        <w:t>3.De4+ Kc1 4.Dh1+, en zwart moet de dame offeren.</w:t>
      </w:r>
    </w:p>
    <w:p w14:paraId="2D98ADD4" w14:textId="77777777" w:rsidR="007E19B3" w:rsidRDefault="007E19B3" w:rsidP="007E19B3">
      <w:pPr>
        <w:jc w:val="both"/>
        <w:rPr>
          <w:rFonts w:cs="Arial"/>
          <w:b/>
          <w:sz w:val="20"/>
          <w:szCs w:val="20"/>
          <w:lang w:val="nl-BE"/>
        </w:rPr>
      </w:pPr>
      <w:r>
        <w:rPr>
          <w:rFonts w:cs="Arial"/>
          <w:sz w:val="20"/>
          <w:szCs w:val="20"/>
          <w:lang w:val="nl-BE"/>
        </w:rPr>
        <w:tab/>
      </w:r>
      <w:r>
        <w:rPr>
          <w:rFonts w:cs="Arial"/>
          <w:b/>
          <w:sz w:val="20"/>
          <w:szCs w:val="20"/>
          <w:lang w:val="nl-BE"/>
        </w:rPr>
        <w:t xml:space="preserve">3.Dg4+    </w:t>
      </w:r>
      <w:r>
        <w:rPr>
          <w:rFonts w:cs="Arial"/>
          <w:b/>
          <w:sz w:val="20"/>
          <w:szCs w:val="20"/>
          <w:lang w:val="nl-BE"/>
        </w:rPr>
        <w:tab/>
        <w:t>Kc1</w:t>
      </w:r>
    </w:p>
    <w:p w14:paraId="555169C4" w14:textId="77777777" w:rsidR="007E19B3" w:rsidRDefault="007E19B3" w:rsidP="007E19B3">
      <w:pPr>
        <w:jc w:val="both"/>
        <w:rPr>
          <w:rFonts w:cs="Arial"/>
          <w:sz w:val="20"/>
          <w:szCs w:val="20"/>
          <w:lang w:val="nl-BE"/>
        </w:rPr>
      </w:pPr>
      <w:r>
        <w:rPr>
          <w:rFonts w:cs="Arial"/>
          <w:sz w:val="20"/>
          <w:szCs w:val="20"/>
          <w:lang w:val="nl-BE"/>
        </w:rPr>
        <w:t>3…De2</w:t>
      </w:r>
      <w:r w:rsidR="0034201B">
        <w:rPr>
          <w:rFonts w:cs="Arial"/>
          <w:sz w:val="20"/>
          <w:szCs w:val="20"/>
          <w:lang w:val="nl-BE"/>
        </w:rPr>
        <w:t>?</w:t>
      </w:r>
      <w:r>
        <w:rPr>
          <w:rFonts w:cs="Arial"/>
          <w:sz w:val="20"/>
          <w:szCs w:val="20"/>
          <w:lang w:val="nl-BE"/>
        </w:rPr>
        <w:t xml:space="preserve"> 4.Dg1+ De1 5.Dxe1,  mat.</w:t>
      </w:r>
    </w:p>
    <w:p w14:paraId="2F53768C" w14:textId="77777777" w:rsidR="007E19B3" w:rsidRDefault="007E19B3" w:rsidP="007E19B3">
      <w:pPr>
        <w:jc w:val="both"/>
        <w:rPr>
          <w:rFonts w:cs="Arial"/>
          <w:b/>
          <w:sz w:val="20"/>
          <w:szCs w:val="20"/>
          <w:lang w:val="nl-BE"/>
        </w:rPr>
      </w:pPr>
      <w:r>
        <w:rPr>
          <w:rFonts w:cs="Arial"/>
          <w:sz w:val="20"/>
          <w:szCs w:val="20"/>
          <w:lang w:val="nl-BE"/>
        </w:rPr>
        <w:tab/>
      </w:r>
      <w:r>
        <w:rPr>
          <w:rFonts w:cs="Arial"/>
          <w:b/>
          <w:sz w:val="20"/>
          <w:szCs w:val="20"/>
          <w:lang w:val="nl-BE"/>
        </w:rPr>
        <w:t>4.Dg5+</w:t>
      </w:r>
      <w:r>
        <w:rPr>
          <w:rFonts w:cs="Arial"/>
          <w:b/>
          <w:sz w:val="20"/>
          <w:szCs w:val="20"/>
          <w:lang w:val="nl-BE"/>
        </w:rPr>
        <w:tab/>
      </w:r>
      <w:r>
        <w:rPr>
          <w:rFonts w:cs="Arial"/>
          <w:b/>
          <w:sz w:val="20"/>
          <w:szCs w:val="20"/>
          <w:lang w:val="nl-BE"/>
        </w:rPr>
        <w:tab/>
        <w:t>Kb1</w:t>
      </w:r>
    </w:p>
    <w:p w14:paraId="2FF79361" w14:textId="77777777" w:rsidR="007E19B3" w:rsidRDefault="007E19B3" w:rsidP="007E19B3">
      <w:pPr>
        <w:jc w:val="both"/>
        <w:rPr>
          <w:rFonts w:cs="Arial"/>
          <w:sz w:val="20"/>
          <w:szCs w:val="20"/>
          <w:lang w:val="nl-BE"/>
        </w:rPr>
      </w:pPr>
      <w:r>
        <w:rPr>
          <w:rFonts w:cs="Arial"/>
          <w:sz w:val="20"/>
          <w:szCs w:val="20"/>
          <w:lang w:val="nl-BE"/>
        </w:rPr>
        <w:t>4…Kd1</w:t>
      </w:r>
      <w:r w:rsidR="0034201B">
        <w:rPr>
          <w:rFonts w:cs="Arial"/>
          <w:sz w:val="20"/>
          <w:szCs w:val="20"/>
          <w:lang w:val="nl-BE"/>
        </w:rPr>
        <w:t>?</w:t>
      </w:r>
      <w:r>
        <w:rPr>
          <w:rFonts w:cs="Arial"/>
          <w:sz w:val="20"/>
          <w:szCs w:val="20"/>
          <w:lang w:val="nl-BE"/>
        </w:rPr>
        <w:t xml:space="preserve"> 5.Dh5+ Kc1 6.Dh1+, en ook hier is zwart de dame kwijt.</w:t>
      </w:r>
    </w:p>
    <w:p w14:paraId="47DDC4C2" w14:textId="77777777" w:rsidR="007E19B3" w:rsidRDefault="007E19B3" w:rsidP="007E19B3">
      <w:pPr>
        <w:jc w:val="both"/>
        <w:rPr>
          <w:rFonts w:cs="Arial"/>
          <w:b/>
          <w:sz w:val="20"/>
          <w:szCs w:val="20"/>
          <w:lang w:val="nl-BE"/>
        </w:rPr>
      </w:pPr>
      <w:r>
        <w:rPr>
          <w:rFonts w:cs="Arial"/>
          <w:sz w:val="20"/>
          <w:szCs w:val="20"/>
          <w:lang w:val="nl-BE"/>
        </w:rPr>
        <w:tab/>
      </w:r>
      <w:r>
        <w:rPr>
          <w:rFonts w:cs="Arial"/>
          <w:b/>
          <w:sz w:val="20"/>
          <w:szCs w:val="20"/>
          <w:lang w:val="nl-BE"/>
        </w:rPr>
        <w:t>5.Dg6+</w:t>
      </w:r>
      <w:r>
        <w:rPr>
          <w:rFonts w:cs="Arial"/>
          <w:b/>
          <w:sz w:val="20"/>
          <w:szCs w:val="20"/>
          <w:lang w:val="nl-BE"/>
        </w:rPr>
        <w:tab/>
      </w:r>
      <w:r>
        <w:rPr>
          <w:rFonts w:cs="Arial"/>
          <w:b/>
          <w:sz w:val="20"/>
          <w:szCs w:val="20"/>
          <w:lang w:val="nl-BE"/>
        </w:rPr>
        <w:tab/>
        <w:t>Kc1</w:t>
      </w:r>
    </w:p>
    <w:p w14:paraId="21D21C1F" w14:textId="77777777" w:rsidR="007E19B3" w:rsidRDefault="007E19B3" w:rsidP="007E19B3">
      <w:pPr>
        <w:jc w:val="both"/>
        <w:rPr>
          <w:rFonts w:cs="Arial"/>
          <w:b/>
          <w:sz w:val="20"/>
          <w:szCs w:val="20"/>
          <w:lang w:val="nl-BE"/>
        </w:rPr>
      </w:pPr>
      <w:r>
        <w:rPr>
          <w:rFonts w:cs="Arial"/>
          <w:b/>
          <w:sz w:val="20"/>
          <w:szCs w:val="20"/>
          <w:lang w:val="nl-BE"/>
        </w:rPr>
        <w:tab/>
        <w:t>6.Lc3</w:t>
      </w:r>
    </w:p>
    <w:p w14:paraId="148D9C58" w14:textId="77777777" w:rsidR="007E19B3" w:rsidRDefault="007E19B3" w:rsidP="007E19B3">
      <w:pPr>
        <w:jc w:val="both"/>
        <w:rPr>
          <w:rFonts w:cs="Arial"/>
          <w:sz w:val="20"/>
          <w:szCs w:val="20"/>
          <w:lang w:val="nl-BE"/>
        </w:rPr>
      </w:pPr>
      <w:r>
        <w:rPr>
          <w:rFonts w:cs="Arial"/>
          <w:sz w:val="20"/>
          <w:szCs w:val="20"/>
          <w:lang w:val="nl-BE"/>
        </w:rPr>
        <w:t>Dreigt mat na 6…</w:t>
      </w:r>
      <w:r w:rsidR="00A93CCC">
        <w:rPr>
          <w:rFonts w:cs="Arial"/>
          <w:sz w:val="20"/>
          <w:szCs w:val="20"/>
          <w:lang w:val="nl-BE"/>
        </w:rPr>
        <w:t>Kd1 7.Dh5+ Kc1 8.Dh1+, enzovoort.</w:t>
      </w:r>
    </w:p>
    <w:p w14:paraId="17B38F99" w14:textId="77777777" w:rsidR="00A93CCC" w:rsidRDefault="00A93CCC" w:rsidP="007E19B3">
      <w:pPr>
        <w:jc w:val="both"/>
        <w:rPr>
          <w:rFonts w:cs="Arial"/>
          <w:b/>
          <w:sz w:val="20"/>
          <w:szCs w:val="20"/>
          <w:lang w:val="nl-BE"/>
        </w:rPr>
      </w:pPr>
      <w:r>
        <w:rPr>
          <w:rFonts w:cs="Arial"/>
          <w:sz w:val="20"/>
          <w:szCs w:val="20"/>
          <w:lang w:val="nl-BE"/>
        </w:rPr>
        <w:tab/>
      </w:r>
      <w:r>
        <w:rPr>
          <w:rFonts w:cs="Arial"/>
          <w:b/>
          <w:sz w:val="20"/>
          <w:szCs w:val="20"/>
          <w:lang w:val="nl-BE"/>
        </w:rPr>
        <w:t>6…</w:t>
      </w:r>
      <w:r>
        <w:rPr>
          <w:rFonts w:cs="Arial"/>
          <w:b/>
          <w:sz w:val="20"/>
          <w:szCs w:val="20"/>
          <w:lang w:val="nl-BE"/>
        </w:rPr>
        <w:tab/>
      </w:r>
      <w:r>
        <w:rPr>
          <w:rFonts w:cs="Arial"/>
          <w:b/>
          <w:sz w:val="20"/>
          <w:szCs w:val="20"/>
          <w:lang w:val="nl-BE"/>
        </w:rPr>
        <w:tab/>
        <w:t>Dh2</w:t>
      </w:r>
    </w:p>
    <w:p w14:paraId="5E9899D3" w14:textId="77777777" w:rsidR="00A93CCC" w:rsidRDefault="00A93CCC" w:rsidP="007E19B3">
      <w:pPr>
        <w:jc w:val="both"/>
        <w:rPr>
          <w:rFonts w:cs="Arial"/>
          <w:sz w:val="20"/>
          <w:szCs w:val="20"/>
          <w:lang w:val="nl-BE"/>
        </w:rPr>
      </w:pPr>
      <w:r>
        <w:rPr>
          <w:rFonts w:cs="Arial"/>
          <w:sz w:val="20"/>
          <w:szCs w:val="20"/>
          <w:lang w:val="nl-BE"/>
        </w:rPr>
        <w:t>Dit is het beste, want bijvoorbeeld</w:t>
      </w:r>
    </w:p>
    <w:p w14:paraId="1F522B2A" w14:textId="77777777" w:rsidR="00A54094" w:rsidRDefault="00A93CCC" w:rsidP="00A54094">
      <w:pPr>
        <w:jc w:val="both"/>
        <w:rPr>
          <w:rFonts w:cs="Arial"/>
          <w:sz w:val="20"/>
          <w:szCs w:val="20"/>
          <w:lang w:val="nl-BE"/>
        </w:rPr>
      </w:pPr>
      <w:r>
        <w:rPr>
          <w:rFonts w:cs="Arial"/>
          <w:sz w:val="20"/>
          <w:szCs w:val="20"/>
          <w:lang w:val="nl-BE"/>
        </w:rPr>
        <w:t>6…De2</w:t>
      </w:r>
      <w:r w:rsidR="00DF0D80">
        <w:rPr>
          <w:rFonts w:cs="Arial"/>
          <w:sz w:val="20"/>
          <w:szCs w:val="20"/>
          <w:lang w:val="nl-BE"/>
        </w:rPr>
        <w:t>?</w:t>
      </w:r>
      <w:r>
        <w:rPr>
          <w:rFonts w:cs="Arial"/>
          <w:sz w:val="20"/>
          <w:szCs w:val="20"/>
          <w:lang w:val="nl-BE"/>
        </w:rPr>
        <w:t xml:space="preserve"> 7.Dg5+ K</w:t>
      </w:r>
      <w:r w:rsidR="007F545E">
        <w:rPr>
          <w:rFonts w:cs="Arial"/>
          <w:sz w:val="20"/>
          <w:szCs w:val="20"/>
          <w:lang w:val="nl-BE"/>
        </w:rPr>
        <w:t>~ 8.Dg1+, enzo</w:t>
      </w:r>
      <w:r w:rsidR="000416DA">
        <w:rPr>
          <w:rFonts w:cs="Arial"/>
          <w:sz w:val="20"/>
          <w:szCs w:val="20"/>
          <w:lang w:val="nl-BE"/>
        </w:rPr>
        <w:t>voort.</w:t>
      </w:r>
    </w:p>
    <w:p w14:paraId="2E4EB93C" w14:textId="77777777" w:rsidR="00A93CCC" w:rsidRPr="00A54094" w:rsidRDefault="00A93CCC" w:rsidP="00A54094">
      <w:pPr>
        <w:ind w:firstLine="708"/>
        <w:jc w:val="both"/>
        <w:rPr>
          <w:rFonts w:cs="Arial"/>
          <w:sz w:val="20"/>
          <w:szCs w:val="20"/>
          <w:lang w:val="nl-BE"/>
        </w:rPr>
      </w:pPr>
      <w:r>
        <w:rPr>
          <w:rFonts w:cs="Arial"/>
          <w:b/>
          <w:sz w:val="20"/>
          <w:szCs w:val="20"/>
          <w:lang w:val="nl-BE"/>
        </w:rPr>
        <w:t>7.Le5</w:t>
      </w:r>
    </w:p>
    <w:p w14:paraId="1D24F782" w14:textId="77777777" w:rsidR="00A54094" w:rsidRDefault="00A54094" w:rsidP="007E19B3">
      <w:pPr>
        <w:jc w:val="both"/>
        <w:rPr>
          <w:rFonts w:cs="Arial"/>
          <w:sz w:val="20"/>
          <w:szCs w:val="20"/>
          <w:lang w:val="nl-BE"/>
        </w:rPr>
      </w:pPr>
    </w:p>
    <w:p w14:paraId="2E37FF5C" w14:textId="77777777" w:rsidR="00A54094" w:rsidRDefault="00A54094" w:rsidP="007E19B3">
      <w:pPr>
        <w:jc w:val="both"/>
        <w:rPr>
          <w:rFonts w:cs="Arial"/>
          <w:sz w:val="20"/>
          <w:szCs w:val="20"/>
          <w:lang w:val="nl-BE"/>
        </w:rPr>
      </w:pPr>
    </w:p>
    <w:p w14:paraId="354C2AB0" w14:textId="77777777" w:rsidR="00A54094" w:rsidRDefault="00A54094" w:rsidP="007E19B3">
      <w:pPr>
        <w:jc w:val="both"/>
        <w:rPr>
          <w:rFonts w:cs="Arial"/>
          <w:sz w:val="20"/>
          <w:szCs w:val="20"/>
          <w:lang w:val="nl-BE"/>
        </w:rPr>
      </w:pPr>
    </w:p>
    <w:p w14:paraId="460E799B" w14:textId="77777777" w:rsidR="00DA56DD" w:rsidRDefault="00DA56DD" w:rsidP="007E19B3">
      <w:pPr>
        <w:jc w:val="both"/>
        <w:rPr>
          <w:rFonts w:cs="Arial"/>
          <w:sz w:val="20"/>
          <w:szCs w:val="20"/>
          <w:lang w:val="nl-BE"/>
        </w:rPr>
      </w:pPr>
    </w:p>
    <w:p w14:paraId="345BF6B7" w14:textId="77777777" w:rsidR="009B7FA1" w:rsidRDefault="009B7FA1" w:rsidP="007E19B3">
      <w:pPr>
        <w:jc w:val="both"/>
        <w:rPr>
          <w:rFonts w:cs="Arial"/>
          <w:sz w:val="20"/>
          <w:szCs w:val="20"/>
          <w:lang w:val="nl-BE"/>
        </w:rPr>
      </w:pPr>
    </w:p>
    <w:p w14:paraId="4714A84A" w14:textId="77777777" w:rsidR="00A54094" w:rsidRDefault="00A54094" w:rsidP="007E19B3">
      <w:pPr>
        <w:jc w:val="both"/>
        <w:rPr>
          <w:rFonts w:cs="Arial"/>
          <w:sz w:val="20"/>
          <w:szCs w:val="20"/>
          <w:lang w:val="nl-BE"/>
        </w:rPr>
      </w:pPr>
    </w:p>
    <w:p w14:paraId="7E89089A" w14:textId="77777777" w:rsidR="00A93CCC" w:rsidRDefault="00A93CCC" w:rsidP="007E19B3">
      <w:pPr>
        <w:jc w:val="both"/>
        <w:rPr>
          <w:rFonts w:cs="Arial"/>
          <w:sz w:val="20"/>
          <w:szCs w:val="20"/>
          <w:lang w:val="nl-BE"/>
        </w:rPr>
      </w:pPr>
      <w:r>
        <w:rPr>
          <w:rFonts w:cs="Arial"/>
          <w:sz w:val="20"/>
          <w:szCs w:val="20"/>
          <w:lang w:val="nl-BE"/>
        </w:rPr>
        <w:t>Een onverwachte gedurfde aanval op de zwarte dame. Want een achtervolging als 7.Dg5+? faalt op 7…Kd1 8.Dg4+ Kc1 9.Dg6 Db8+ 10.Lb4 en de zwarte koningin v</w:t>
      </w:r>
      <w:r w:rsidR="0055669E">
        <w:rPr>
          <w:rFonts w:cs="Arial"/>
          <w:sz w:val="20"/>
          <w:szCs w:val="20"/>
          <w:lang w:val="nl-BE"/>
        </w:rPr>
        <w:t xml:space="preserve">er-schuilt zich achter pion g7, </w:t>
      </w:r>
      <w:r>
        <w:rPr>
          <w:rFonts w:cs="Arial"/>
          <w:sz w:val="20"/>
          <w:szCs w:val="20"/>
          <w:lang w:val="nl-BE"/>
        </w:rPr>
        <w:t>met 10…Dg8+, en het is remise.</w:t>
      </w:r>
    </w:p>
    <w:p w14:paraId="6A1C0776" w14:textId="77777777" w:rsidR="00A93CCC" w:rsidRDefault="00A93CCC" w:rsidP="007E19B3">
      <w:pPr>
        <w:jc w:val="both"/>
        <w:rPr>
          <w:rFonts w:cs="Arial"/>
          <w:b/>
          <w:sz w:val="20"/>
          <w:szCs w:val="20"/>
          <w:lang w:val="nl-BE"/>
        </w:rPr>
      </w:pPr>
      <w:r>
        <w:rPr>
          <w:rFonts w:cs="Arial"/>
          <w:sz w:val="20"/>
          <w:szCs w:val="20"/>
          <w:lang w:val="nl-BE"/>
        </w:rPr>
        <w:tab/>
      </w:r>
      <w:r>
        <w:rPr>
          <w:rFonts w:cs="Arial"/>
          <w:b/>
          <w:sz w:val="20"/>
          <w:szCs w:val="20"/>
          <w:lang w:val="nl-BE"/>
        </w:rPr>
        <w:t>7…</w:t>
      </w:r>
      <w:r>
        <w:rPr>
          <w:rFonts w:cs="Arial"/>
          <w:b/>
          <w:sz w:val="20"/>
          <w:szCs w:val="20"/>
          <w:lang w:val="nl-BE"/>
        </w:rPr>
        <w:tab/>
      </w:r>
      <w:r>
        <w:rPr>
          <w:rFonts w:cs="Arial"/>
          <w:b/>
          <w:sz w:val="20"/>
          <w:szCs w:val="20"/>
          <w:lang w:val="nl-BE"/>
        </w:rPr>
        <w:tab/>
        <w:t>Dh3</w:t>
      </w:r>
    </w:p>
    <w:p w14:paraId="50571C19" w14:textId="77777777" w:rsidR="00A93CCC" w:rsidRDefault="005807AE" w:rsidP="007E19B3">
      <w:pPr>
        <w:jc w:val="both"/>
        <w:rPr>
          <w:rFonts w:cs="Arial"/>
          <w:sz w:val="20"/>
          <w:szCs w:val="20"/>
          <w:lang w:val="nl-BE"/>
        </w:rPr>
      </w:pPr>
      <w:r>
        <w:rPr>
          <w:rFonts w:cs="Arial"/>
          <w:sz w:val="20"/>
          <w:szCs w:val="20"/>
          <w:lang w:val="nl-BE"/>
        </w:rPr>
        <w:t>Een ultieme poging als 7…Df2</w:t>
      </w:r>
      <w:r w:rsidR="0034201B">
        <w:rPr>
          <w:rFonts w:cs="Arial"/>
          <w:sz w:val="20"/>
          <w:szCs w:val="20"/>
          <w:lang w:val="nl-BE"/>
        </w:rPr>
        <w:t>?</w:t>
      </w:r>
      <w:r>
        <w:rPr>
          <w:rFonts w:cs="Arial"/>
          <w:sz w:val="20"/>
          <w:szCs w:val="20"/>
          <w:lang w:val="nl-BE"/>
        </w:rPr>
        <w:t xml:space="preserve"> strandt op 8.Lf4+ Kd1 9.Dd3+ Ke1 10.Lg3 Dxg3 11.Dxg3, en mat volgt.</w:t>
      </w:r>
    </w:p>
    <w:p w14:paraId="38DDC9F1" w14:textId="77777777" w:rsidR="005807AE" w:rsidRDefault="005807AE" w:rsidP="007E19B3">
      <w:pPr>
        <w:jc w:val="both"/>
        <w:rPr>
          <w:rFonts w:cs="Arial"/>
          <w:b/>
          <w:sz w:val="20"/>
          <w:szCs w:val="20"/>
          <w:lang w:val="nl-BE"/>
        </w:rPr>
      </w:pPr>
      <w:r>
        <w:rPr>
          <w:rFonts w:cs="Arial"/>
          <w:sz w:val="20"/>
          <w:szCs w:val="20"/>
          <w:lang w:val="nl-BE"/>
        </w:rPr>
        <w:tab/>
      </w:r>
      <w:r>
        <w:rPr>
          <w:rFonts w:cs="Arial"/>
          <w:b/>
          <w:sz w:val="20"/>
          <w:szCs w:val="20"/>
          <w:lang w:val="nl-BE"/>
        </w:rPr>
        <w:t>8.Lg3</w:t>
      </w:r>
    </w:p>
    <w:p w14:paraId="2F98FABE" w14:textId="77777777" w:rsidR="005807AE" w:rsidRDefault="005807AE" w:rsidP="007E19B3">
      <w:pPr>
        <w:jc w:val="both"/>
        <w:rPr>
          <w:rFonts w:cs="Arial"/>
          <w:sz w:val="20"/>
          <w:szCs w:val="20"/>
          <w:lang w:val="nl-BE"/>
        </w:rPr>
      </w:pPr>
      <w:r>
        <w:rPr>
          <w:rFonts w:cs="Arial"/>
          <w:sz w:val="20"/>
          <w:szCs w:val="20"/>
          <w:lang w:val="nl-BE"/>
        </w:rPr>
        <w:t>Blokkeert de dame.</w:t>
      </w:r>
    </w:p>
    <w:p w14:paraId="1AD81CD9" w14:textId="77777777" w:rsidR="005807AE" w:rsidRDefault="005807AE" w:rsidP="007E19B3">
      <w:pPr>
        <w:jc w:val="both"/>
        <w:rPr>
          <w:rFonts w:cs="Arial"/>
          <w:b/>
          <w:sz w:val="20"/>
          <w:szCs w:val="20"/>
          <w:lang w:val="nl-BE"/>
        </w:rPr>
      </w:pPr>
      <w:r>
        <w:rPr>
          <w:rFonts w:cs="Arial"/>
          <w:b/>
          <w:sz w:val="20"/>
          <w:szCs w:val="20"/>
          <w:lang w:val="nl-BE"/>
        </w:rPr>
        <w:tab/>
        <w:t>8…</w:t>
      </w:r>
      <w:r>
        <w:rPr>
          <w:rFonts w:cs="Arial"/>
          <w:b/>
          <w:sz w:val="20"/>
          <w:szCs w:val="20"/>
          <w:lang w:val="nl-BE"/>
        </w:rPr>
        <w:tab/>
      </w:r>
      <w:r>
        <w:rPr>
          <w:rFonts w:cs="Arial"/>
          <w:b/>
          <w:sz w:val="20"/>
          <w:szCs w:val="20"/>
          <w:lang w:val="nl-BE"/>
        </w:rPr>
        <w:tab/>
        <w:t>Kd2</w:t>
      </w:r>
    </w:p>
    <w:p w14:paraId="6FD771CB" w14:textId="77777777" w:rsidR="005807AE" w:rsidRDefault="005807AE" w:rsidP="007E19B3">
      <w:pPr>
        <w:jc w:val="both"/>
        <w:rPr>
          <w:rFonts w:cs="Arial"/>
          <w:b/>
          <w:sz w:val="20"/>
          <w:szCs w:val="20"/>
          <w:lang w:val="nl-BE"/>
        </w:rPr>
      </w:pPr>
      <w:r>
        <w:rPr>
          <w:rFonts w:cs="Arial"/>
          <w:b/>
          <w:sz w:val="20"/>
          <w:szCs w:val="20"/>
          <w:lang w:val="nl-BE"/>
        </w:rPr>
        <w:tab/>
        <w:t>9.Dc2+</w:t>
      </w:r>
      <w:r>
        <w:rPr>
          <w:rFonts w:cs="Arial"/>
          <w:b/>
          <w:sz w:val="20"/>
          <w:szCs w:val="20"/>
          <w:lang w:val="nl-BE"/>
        </w:rPr>
        <w:tab/>
      </w:r>
      <w:r>
        <w:rPr>
          <w:rFonts w:cs="Arial"/>
          <w:b/>
          <w:sz w:val="20"/>
          <w:szCs w:val="20"/>
          <w:lang w:val="nl-BE"/>
        </w:rPr>
        <w:tab/>
        <w:t>Ke3</w:t>
      </w:r>
    </w:p>
    <w:p w14:paraId="37356518" w14:textId="77777777" w:rsidR="005807AE" w:rsidRDefault="005807AE" w:rsidP="007E19B3">
      <w:pPr>
        <w:jc w:val="both"/>
        <w:rPr>
          <w:rFonts w:cs="Arial"/>
          <w:b/>
          <w:sz w:val="20"/>
          <w:szCs w:val="20"/>
          <w:lang w:val="nl-BE"/>
        </w:rPr>
      </w:pPr>
      <w:r>
        <w:rPr>
          <w:rFonts w:cs="Arial"/>
          <w:b/>
          <w:sz w:val="20"/>
          <w:szCs w:val="20"/>
          <w:lang w:val="nl-BE"/>
        </w:rPr>
        <w:t xml:space="preserve">           10.Df2</w:t>
      </w:r>
      <w:r>
        <w:rPr>
          <w:rFonts w:cs="Arial"/>
          <w:b/>
          <w:sz w:val="20"/>
          <w:szCs w:val="20"/>
          <w:lang w:val="nl-BE"/>
        </w:rPr>
        <w:tab/>
      </w:r>
      <w:r>
        <w:rPr>
          <w:rFonts w:cs="Arial"/>
          <w:b/>
          <w:sz w:val="20"/>
          <w:szCs w:val="20"/>
          <w:lang w:val="nl-BE"/>
        </w:rPr>
        <w:tab/>
        <w:t>Ke4</w:t>
      </w:r>
    </w:p>
    <w:p w14:paraId="16741660" w14:textId="77777777" w:rsidR="005807AE" w:rsidRDefault="005807AE" w:rsidP="007E19B3">
      <w:pPr>
        <w:jc w:val="both"/>
        <w:rPr>
          <w:rFonts w:cs="Arial"/>
          <w:sz w:val="20"/>
          <w:szCs w:val="20"/>
          <w:lang w:val="nl-BE"/>
        </w:rPr>
      </w:pPr>
      <w:r>
        <w:rPr>
          <w:rFonts w:cs="Arial"/>
          <w:sz w:val="20"/>
          <w:szCs w:val="20"/>
          <w:lang w:val="nl-BE"/>
        </w:rPr>
        <w:t>De zwarte koning wil ontsnap-pen:10…Kd3</w:t>
      </w:r>
      <w:r w:rsidR="004E0924">
        <w:rPr>
          <w:rFonts w:cs="Arial"/>
          <w:sz w:val="20"/>
          <w:szCs w:val="20"/>
          <w:lang w:val="nl-BE"/>
        </w:rPr>
        <w:t>+</w:t>
      </w:r>
      <w:r w:rsidR="0034201B">
        <w:rPr>
          <w:rFonts w:cs="Arial"/>
          <w:sz w:val="20"/>
          <w:szCs w:val="20"/>
          <w:lang w:val="nl-BE"/>
        </w:rPr>
        <w:t>?</w:t>
      </w:r>
      <w:r w:rsidR="00406D8C">
        <w:rPr>
          <w:rFonts w:cs="Arial"/>
          <w:sz w:val="20"/>
          <w:szCs w:val="20"/>
          <w:lang w:val="nl-BE"/>
        </w:rPr>
        <w:t xml:space="preserve"> 11.Df3+ Kd4 en bij</w:t>
      </w:r>
      <w:r>
        <w:rPr>
          <w:rFonts w:cs="Arial"/>
          <w:sz w:val="20"/>
          <w:szCs w:val="20"/>
          <w:lang w:val="nl-BE"/>
        </w:rPr>
        <w:t>voorbeeld 12.Lf2+ en 13.Dxh3.</w:t>
      </w:r>
    </w:p>
    <w:p w14:paraId="7E8B0D61" w14:textId="77777777" w:rsidR="005807AE" w:rsidRDefault="005807AE" w:rsidP="007E19B3">
      <w:pPr>
        <w:jc w:val="both"/>
        <w:rPr>
          <w:rFonts w:cs="Arial"/>
          <w:b/>
          <w:sz w:val="20"/>
          <w:szCs w:val="20"/>
          <w:lang w:val="nl-BE"/>
        </w:rPr>
      </w:pPr>
      <w:r>
        <w:rPr>
          <w:rFonts w:cs="Arial"/>
          <w:sz w:val="20"/>
          <w:szCs w:val="20"/>
          <w:lang w:val="nl-BE"/>
        </w:rPr>
        <w:t xml:space="preserve">           </w:t>
      </w:r>
      <w:r>
        <w:rPr>
          <w:rFonts w:cs="Arial"/>
          <w:b/>
          <w:sz w:val="20"/>
          <w:szCs w:val="20"/>
          <w:lang w:val="nl-BE"/>
        </w:rPr>
        <w:t>11.Df4+</w:t>
      </w:r>
      <w:r>
        <w:rPr>
          <w:rFonts w:cs="Arial"/>
          <w:b/>
          <w:sz w:val="20"/>
          <w:szCs w:val="20"/>
          <w:lang w:val="nl-BE"/>
        </w:rPr>
        <w:tab/>
      </w:r>
      <w:r>
        <w:rPr>
          <w:rFonts w:cs="Arial"/>
          <w:b/>
          <w:sz w:val="20"/>
          <w:szCs w:val="20"/>
          <w:lang w:val="nl-BE"/>
        </w:rPr>
        <w:tab/>
        <w:t>Kd5</w:t>
      </w:r>
    </w:p>
    <w:p w14:paraId="378D3E65" w14:textId="77777777" w:rsidR="005807AE" w:rsidRDefault="005807AE" w:rsidP="007E19B3">
      <w:pPr>
        <w:jc w:val="both"/>
        <w:rPr>
          <w:rFonts w:cs="Arial"/>
          <w:sz w:val="20"/>
          <w:szCs w:val="20"/>
          <w:lang w:val="nl-BE"/>
        </w:rPr>
      </w:pPr>
      <w:r>
        <w:rPr>
          <w:rFonts w:cs="Arial"/>
          <w:sz w:val="20"/>
          <w:szCs w:val="20"/>
          <w:lang w:val="nl-BE"/>
        </w:rPr>
        <w:t>Want na 11.Dd3</w:t>
      </w:r>
      <w:r w:rsidR="0034201B">
        <w:rPr>
          <w:rFonts w:cs="Arial"/>
          <w:sz w:val="20"/>
          <w:szCs w:val="20"/>
          <w:lang w:val="nl-BE"/>
        </w:rPr>
        <w:t>?</w:t>
      </w:r>
      <w:r>
        <w:rPr>
          <w:rFonts w:cs="Arial"/>
          <w:sz w:val="20"/>
          <w:szCs w:val="20"/>
          <w:lang w:val="nl-BE"/>
        </w:rPr>
        <w:t xml:space="preserve"> 12.Df3+ Kd4 13</w:t>
      </w:r>
      <w:r w:rsidR="00763D51">
        <w:rPr>
          <w:rFonts w:cs="Arial"/>
          <w:sz w:val="20"/>
          <w:szCs w:val="20"/>
          <w:lang w:val="nl-BE"/>
        </w:rPr>
        <w:t>.Lf2+ Ke5 14.Dxh3 is het zover.</w:t>
      </w:r>
    </w:p>
    <w:p w14:paraId="409F81C8" w14:textId="77777777" w:rsidR="00763D51" w:rsidRDefault="00763D51" w:rsidP="007E19B3">
      <w:pPr>
        <w:jc w:val="both"/>
        <w:rPr>
          <w:rFonts w:cs="Arial"/>
          <w:sz w:val="20"/>
          <w:szCs w:val="20"/>
          <w:lang w:val="nl-BE"/>
        </w:rPr>
      </w:pPr>
      <w:r>
        <w:rPr>
          <w:rFonts w:cs="Arial"/>
          <w:sz w:val="20"/>
          <w:szCs w:val="20"/>
          <w:lang w:val="nl-BE"/>
        </w:rPr>
        <w:t>Ook na de tekstzet met:</w:t>
      </w:r>
    </w:p>
    <w:p w14:paraId="4242AE5F" w14:textId="77777777" w:rsidR="00763D51" w:rsidRDefault="00763D51" w:rsidP="007E19B3">
      <w:pPr>
        <w:jc w:val="both"/>
        <w:rPr>
          <w:rFonts w:cs="Arial"/>
          <w:b/>
          <w:sz w:val="20"/>
          <w:szCs w:val="20"/>
          <w:lang w:val="nl-BE"/>
        </w:rPr>
      </w:pPr>
      <w:r>
        <w:rPr>
          <w:rFonts w:cs="Arial"/>
          <w:sz w:val="20"/>
          <w:szCs w:val="20"/>
          <w:lang w:val="nl-BE"/>
        </w:rPr>
        <w:t xml:space="preserve">           </w:t>
      </w:r>
      <w:r w:rsidR="000F7C4A">
        <w:rPr>
          <w:rFonts w:cs="Arial"/>
          <w:b/>
          <w:sz w:val="20"/>
          <w:szCs w:val="20"/>
          <w:lang w:val="nl-BE"/>
        </w:rPr>
        <w:t>12</w:t>
      </w:r>
      <w:r>
        <w:rPr>
          <w:rFonts w:cs="Arial"/>
          <w:b/>
          <w:sz w:val="20"/>
          <w:szCs w:val="20"/>
          <w:lang w:val="nl-BE"/>
        </w:rPr>
        <w:t>.Dc4+</w:t>
      </w:r>
    </w:p>
    <w:p w14:paraId="13284EC0" w14:textId="77777777" w:rsidR="00763D51" w:rsidRDefault="00763D51" w:rsidP="007E19B3">
      <w:pPr>
        <w:jc w:val="both"/>
        <w:rPr>
          <w:rFonts w:cs="Arial"/>
          <w:sz w:val="20"/>
          <w:szCs w:val="20"/>
          <w:lang w:val="nl-BE"/>
        </w:rPr>
      </w:pPr>
      <w:r>
        <w:rPr>
          <w:rFonts w:cs="Arial"/>
          <w:sz w:val="20"/>
          <w:szCs w:val="20"/>
          <w:lang w:val="nl-BE"/>
        </w:rPr>
        <w:t>En mat.</w:t>
      </w:r>
    </w:p>
    <w:p w14:paraId="0C61E63B" w14:textId="77777777" w:rsidR="00763D51" w:rsidRDefault="00763D51" w:rsidP="007E19B3">
      <w:pPr>
        <w:jc w:val="both"/>
        <w:rPr>
          <w:rFonts w:cs="Arial"/>
          <w:sz w:val="20"/>
          <w:szCs w:val="20"/>
          <w:lang w:val="nl-BE"/>
        </w:rPr>
      </w:pPr>
    </w:p>
    <w:p w14:paraId="22CA2E0B" w14:textId="77777777" w:rsidR="00763D51" w:rsidRDefault="00763D51" w:rsidP="007E19B3">
      <w:pPr>
        <w:jc w:val="both"/>
        <w:rPr>
          <w:rFonts w:cs="Arial"/>
          <w:sz w:val="20"/>
          <w:szCs w:val="20"/>
          <w:lang w:val="nl-BE"/>
        </w:rPr>
      </w:pPr>
      <w:r>
        <w:rPr>
          <w:rFonts w:cs="Arial"/>
          <w:sz w:val="20"/>
          <w:szCs w:val="20"/>
          <w:lang w:val="nl-BE"/>
        </w:rPr>
        <w:t xml:space="preserve">De </w:t>
      </w:r>
      <w:r>
        <w:rPr>
          <w:rFonts w:cs="Arial"/>
          <w:i/>
          <w:sz w:val="20"/>
          <w:szCs w:val="20"/>
          <w:lang w:val="nl-BE"/>
        </w:rPr>
        <w:t xml:space="preserve">Koninklijke Schaakfederatie van Antwerpens Handel </w:t>
      </w:r>
      <w:r>
        <w:rPr>
          <w:rFonts w:cs="Arial"/>
          <w:sz w:val="20"/>
          <w:szCs w:val="20"/>
          <w:lang w:val="nl-BE"/>
        </w:rPr>
        <w:t>schreef een schaaktornooi uit met als the-ma: ‘</w:t>
      </w:r>
      <w:r>
        <w:rPr>
          <w:rFonts w:cs="Arial"/>
          <w:i/>
          <w:sz w:val="20"/>
          <w:szCs w:val="20"/>
          <w:lang w:val="nl-BE"/>
        </w:rPr>
        <w:t xml:space="preserve">Correction of enhancement of previous art.’ </w:t>
      </w:r>
      <w:r w:rsidR="0055669E">
        <w:rPr>
          <w:rFonts w:cs="Arial"/>
          <w:sz w:val="20"/>
          <w:szCs w:val="20"/>
          <w:lang w:val="nl-BE"/>
        </w:rPr>
        <w:t>met maximum ze</w:t>
      </w:r>
      <w:r>
        <w:rPr>
          <w:rFonts w:cs="Arial"/>
          <w:sz w:val="20"/>
          <w:szCs w:val="20"/>
          <w:lang w:val="nl-BE"/>
        </w:rPr>
        <w:t>ven stukken op het bord.</w:t>
      </w:r>
    </w:p>
    <w:p w14:paraId="41550FD9" w14:textId="77777777" w:rsidR="00A54094" w:rsidRDefault="00A54094" w:rsidP="007E19B3">
      <w:pPr>
        <w:jc w:val="both"/>
        <w:rPr>
          <w:rFonts w:cs="Arial"/>
          <w:sz w:val="20"/>
          <w:szCs w:val="20"/>
          <w:lang w:val="nl-BE"/>
        </w:rPr>
      </w:pPr>
    </w:p>
    <w:p w14:paraId="774DC5FB" w14:textId="77777777" w:rsidR="00A54094" w:rsidRPr="00763D51" w:rsidRDefault="00A54094" w:rsidP="007E19B3">
      <w:pPr>
        <w:jc w:val="both"/>
        <w:rPr>
          <w:rFonts w:cs="Arial"/>
          <w:sz w:val="20"/>
          <w:szCs w:val="20"/>
          <w:lang w:val="nl-BE"/>
        </w:rPr>
      </w:pPr>
      <w:r>
        <w:rPr>
          <w:rFonts w:cs="Arial"/>
          <w:sz w:val="20"/>
          <w:szCs w:val="20"/>
          <w:lang w:val="nl-BE"/>
        </w:rPr>
        <w:t>Zie ook hiernaast.</w:t>
      </w:r>
    </w:p>
    <w:p w14:paraId="7DB11954" w14:textId="77777777" w:rsidR="00B329DC" w:rsidRDefault="00B329DC" w:rsidP="00DF1505">
      <w:pPr>
        <w:jc w:val="center"/>
        <w:rPr>
          <w:rFonts w:cs="Arial"/>
          <w:b/>
          <w:sz w:val="20"/>
          <w:szCs w:val="20"/>
          <w:lang w:val="nl-BE"/>
        </w:rPr>
      </w:pPr>
      <w:r w:rsidRPr="00BF6C33">
        <w:rPr>
          <w:rFonts w:cs="Arial"/>
          <w:b/>
          <w:sz w:val="20"/>
          <w:szCs w:val="20"/>
          <w:lang w:val="nl-BE"/>
        </w:rPr>
        <w:lastRenderedPageBreak/>
        <w:t>-</w:t>
      </w:r>
      <w:r>
        <w:rPr>
          <w:rFonts w:cs="Arial"/>
          <w:sz w:val="20"/>
          <w:szCs w:val="20"/>
          <w:lang w:val="nl-BE"/>
        </w:rPr>
        <w:t xml:space="preserve"> </w:t>
      </w:r>
      <w:r w:rsidR="00B57A7B">
        <w:rPr>
          <w:rFonts w:cs="Arial"/>
          <w:b/>
          <w:sz w:val="20"/>
          <w:szCs w:val="20"/>
          <w:lang w:val="nl-BE"/>
        </w:rPr>
        <w:t>96</w:t>
      </w:r>
      <w:r w:rsidR="001750E8">
        <w:rPr>
          <w:rFonts w:cs="Arial"/>
          <w:b/>
          <w:sz w:val="20"/>
          <w:szCs w:val="20"/>
          <w:lang w:val="nl-BE"/>
        </w:rPr>
        <w:t xml:space="preserve"> </w:t>
      </w:r>
      <w:r>
        <w:rPr>
          <w:rFonts w:cs="Arial"/>
          <w:b/>
          <w:sz w:val="20"/>
          <w:szCs w:val="20"/>
          <w:lang w:val="nl-BE"/>
        </w:rPr>
        <w:t>-</w:t>
      </w:r>
    </w:p>
    <w:p w14:paraId="0E25A221" w14:textId="77777777" w:rsidR="00B329DC" w:rsidRDefault="00B329DC" w:rsidP="00B329DC">
      <w:pPr>
        <w:jc w:val="center"/>
        <w:rPr>
          <w:rFonts w:cs="Arial"/>
          <w:b/>
          <w:sz w:val="20"/>
          <w:szCs w:val="20"/>
          <w:lang w:val="nl-BE"/>
        </w:rPr>
      </w:pPr>
    </w:p>
    <w:p w14:paraId="54C99425" w14:textId="77777777" w:rsidR="00B329DC" w:rsidRDefault="00B329DC" w:rsidP="00B329DC">
      <w:pPr>
        <w:jc w:val="center"/>
        <w:rPr>
          <w:sz w:val="20"/>
          <w:szCs w:val="20"/>
        </w:rPr>
      </w:pPr>
      <w:r w:rsidRPr="00A93CCC">
        <w:rPr>
          <w:i/>
          <w:sz w:val="20"/>
          <w:szCs w:val="20"/>
          <w:lang w:val="nl-BE"/>
        </w:rPr>
        <w:t>EBU</w:t>
      </w:r>
      <w:r>
        <w:rPr>
          <w:i/>
          <w:sz w:val="20"/>
          <w:szCs w:val="20"/>
        </w:rPr>
        <w:t xml:space="preserve">R, </w:t>
      </w:r>
      <w:r>
        <w:rPr>
          <w:sz w:val="20"/>
          <w:szCs w:val="20"/>
        </w:rPr>
        <w:t>2000</w:t>
      </w:r>
    </w:p>
    <w:p w14:paraId="54452635" w14:textId="77777777" w:rsidR="00B329DC" w:rsidRDefault="00B329DC" w:rsidP="00B329DC">
      <w:pPr>
        <w:rPr>
          <w:i/>
        </w:rPr>
      </w:pPr>
    </w:p>
    <w:p w14:paraId="7BD7A621" w14:textId="77777777" w:rsidR="00B329DC" w:rsidRDefault="00B329DC" w:rsidP="00B329DC">
      <w:r>
        <w:object w:dxaOrig="4699" w:dyaOrig="4703" w14:anchorId="196CFD1F">
          <v:shape id="_x0000_i1114" type="#_x0000_t75" style="width:155.1pt;height:150.1pt" o:ole="">
            <v:imagedata r:id="rId199" o:title=""/>
          </v:shape>
          <o:OLEObject Type="Embed" ProgID="CorelDRAW.Graphic.12" ShapeID="_x0000_i1114" DrawAspect="Content" ObjectID="_1587467522" r:id="rId200"/>
        </w:object>
      </w:r>
    </w:p>
    <w:p w14:paraId="1B0D28E4" w14:textId="77777777" w:rsidR="00B329DC" w:rsidRPr="003C53F9" w:rsidRDefault="00B329DC" w:rsidP="00B329DC">
      <w:pPr>
        <w:rPr>
          <w:i/>
        </w:rPr>
      </w:pPr>
    </w:p>
    <w:p w14:paraId="62E671B1" w14:textId="77777777" w:rsidR="00B329DC" w:rsidRPr="00653D12" w:rsidRDefault="00B329DC" w:rsidP="00B329DC">
      <w:pPr>
        <w:spacing w:line="190" w:lineRule="exact"/>
        <w:jc w:val="both"/>
        <w:rPr>
          <w:rFonts w:cs="Arial"/>
          <w:sz w:val="20"/>
          <w:szCs w:val="20"/>
        </w:rPr>
      </w:pPr>
      <w:r w:rsidRPr="00653D12">
        <w:rPr>
          <w:rFonts w:cs="Arial"/>
          <w:b/>
        </w:rPr>
        <w:t xml:space="preserve">+                         </w:t>
      </w:r>
      <w:r w:rsidRPr="00653D12">
        <w:rPr>
          <w:rFonts w:cs="Arial"/>
          <w:sz w:val="20"/>
          <w:szCs w:val="20"/>
        </w:rPr>
        <w:t>4010.01 c4a1</w:t>
      </w:r>
    </w:p>
    <w:p w14:paraId="3DA47C5A" w14:textId="77777777" w:rsidR="00B329DC" w:rsidRPr="00653D12" w:rsidRDefault="00B329DC" w:rsidP="00B329DC">
      <w:pPr>
        <w:spacing w:line="190" w:lineRule="exact"/>
        <w:jc w:val="center"/>
        <w:rPr>
          <w:rFonts w:cs="Arial"/>
          <w:b/>
          <w:sz w:val="20"/>
          <w:szCs w:val="20"/>
        </w:rPr>
      </w:pPr>
    </w:p>
    <w:p w14:paraId="6A43557F" w14:textId="77777777" w:rsidR="00B329DC" w:rsidRPr="00653D12" w:rsidRDefault="00B329DC" w:rsidP="00B329DC">
      <w:pPr>
        <w:jc w:val="both"/>
        <w:rPr>
          <w:rFonts w:cs="Arial"/>
          <w:i/>
          <w:sz w:val="20"/>
          <w:szCs w:val="20"/>
        </w:rPr>
      </w:pPr>
      <w:r w:rsidRPr="00653D12">
        <w:rPr>
          <w:rFonts w:cs="Arial"/>
          <w:b/>
          <w:sz w:val="20"/>
          <w:szCs w:val="20"/>
        </w:rPr>
        <w:t>1.Lc3+ Kb1  2.Dg6+ Kc1 3.Kb3 Dh2 4.Le5 Dh3</w:t>
      </w:r>
      <w:r w:rsidR="00005EEE">
        <w:rPr>
          <w:rFonts w:cs="Arial"/>
          <w:b/>
          <w:sz w:val="20"/>
          <w:szCs w:val="20"/>
        </w:rPr>
        <w:t>+ 5.Lg3 Kd2 6.Dc2+ Ke3 7.Df2 Ke4 8.Df4+ Kd5 9</w:t>
      </w:r>
      <w:r w:rsidRPr="00653D12">
        <w:rPr>
          <w:rFonts w:cs="Arial"/>
          <w:b/>
          <w:sz w:val="20"/>
          <w:szCs w:val="20"/>
        </w:rPr>
        <w:t xml:space="preserve">.Dc4+ </w:t>
      </w:r>
      <w:r w:rsidRPr="00653D12">
        <w:rPr>
          <w:rFonts w:cs="Arial"/>
          <w:sz w:val="20"/>
          <w:szCs w:val="20"/>
        </w:rPr>
        <w:t xml:space="preserve">en mat. </w:t>
      </w:r>
    </w:p>
    <w:p w14:paraId="3433C9F2" w14:textId="77777777" w:rsidR="00B329DC" w:rsidRPr="00653D12" w:rsidRDefault="00B329DC" w:rsidP="00B329DC">
      <w:pPr>
        <w:spacing w:line="190" w:lineRule="exact"/>
        <w:jc w:val="both"/>
        <w:rPr>
          <w:rFonts w:cs="Arial"/>
          <w:i/>
          <w:sz w:val="20"/>
          <w:szCs w:val="20"/>
        </w:rPr>
      </w:pPr>
      <w:r w:rsidRPr="00653D12">
        <w:rPr>
          <w:rFonts w:cs="Arial"/>
          <w:i/>
          <w:sz w:val="20"/>
          <w:szCs w:val="20"/>
        </w:rPr>
        <w:t xml:space="preserve"> </w:t>
      </w:r>
    </w:p>
    <w:p w14:paraId="41D71677" w14:textId="77777777" w:rsidR="00B329DC" w:rsidRDefault="00B329DC" w:rsidP="00B329DC">
      <w:pPr>
        <w:jc w:val="both"/>
        <w:rPr>
          <w:rFonts w:cs="Arial"/>
          <w:sz w:val="20"/>
          <w:szCs w:val="20"/>
          <w:lang w:val="nl-BE"/>
        </w:rPr>
      </w:pPr>
      <w:r>
        <w:rPr>
          <w:rFonts w:cs="Arial"/>
          <w:sz w:val="20"/>
          <w:szCs w:val="20"/>
          <w:lang w:val="nl-BE"/>
        </w:rPr>
        <w:t>Deze studie was de basis voor de</w:t>
      </w:r>
    </w:p>
    <w:p w14:paraId="7385ACFE" w14:textId="77777777" w:rsidR="00B329DC" w:rsidRDefault="00B329DC" w:rsidP="00B329DC">
      <w:pPr>
        <w:jc w:val="both"/>
        <w:rPr>
          <w:rFonts w:cs="Arial"/>
          <w:sz w:val="20"/>
          <w:szCs w:val="20"/>
          <w:lang w:val="nl-BE"/>
        </w:rPr>
      </w:pPr>
      <w:r>
        <w:rPr>
          <w:rFonts w:cs="Arial"/>
          <w:sz w:val="20"/>
          <w:szCs w:val="20"/>
          <w:lang w:val="nl-BE"/>
        </w:rPr>
        <w:t>uitbreiding van de vorige studie. Als motivatie voor de 3</w:t>
      </w:r>
      <w:r w:rsidRPr="00A11BAB">
        <w:rPr>
          <w:rFonts w:cs="Arial"/>
          <w:sz w:val="20"/>
          <w:szCs w:val="20"/>
          <w:vertAlign w:val="superscript"/>
          <w:lang w:val="nl-BE"/>
        </w:rPr>
        <w:t>de</w:t>
      </w:r>
      <w:r>
        <w:rPr>
          <w:rFonts w:cs="Arial"/>
          <w:sz w:val="20"/>
          <w:szCs w:val="20"/>
          <w:lang w:val="nl-BE"/>
        </w:rPr>
        <w:t xml:space="preserve"> prijs gaf Julien Vandiest deze uitleg:</w:t>
      </w:r>
    </w:p>
    <w:p w14:paraId="6A4A7D57" w14:textId="77777777" w:rsidR="00B329DC" w:rsidRDefault="00B329DC" w:rsidP="00B329DC">
      <w:pPr>
        <w:jc w:val="both"/>
        <w:rPr>
          <w:rFonts w:cs="Arial"/>
          <w:sz w:val="20"/>
          <w:szCs w:val="20"/>
          <w:lang w:val="nl-BE"/>
        </w:rPr>
      </w:pPr>
    </w:p>
    <w:p w14:paraId="46B75031" w14:textId="77777777" w:rsidR="00B329DC" w:rsidRPr="00483A6C" w:rsidRDefault="00B329DC" w:rsidP="00B329DC">
      <w:pPr>
        <w:jc w:val="both"/>
        <w:rPr>
          <w:rFonts w:cs="Arial"/>
          <w:i/>
          <w:sz w:val="20"/>
          <w:szCs w:val="20"/>
          <w:lang w:val="en-GB"/>
        </w:rPr>
      </w:pPr>
      <w:r>
        <w:rPr>
          <w:rFonts w:cs="Arial"/>
          <w:i/>
          <w:sz w:val="20"/>
          <w:szCs w:val="20"/>
          <w:lang w:val="en-GB"/>
        </w:rPr>
        <w:t>“</w:t>
      </w:r>
      <w:r w:rsidRPr="00483A6C">
        <w:rPr>
          <w:rFonts w:cs="Arial"/>
          <w:i/>
          <w:sz w:val="20"/>
          <w:szCs w:val="20"/>
          <w:lang w:val="en-GB"/>
        </w:rPr>
        <w:t>So there are 3 moves more…</w:t>
      </w:r>
    </w:p>
    <w:p w14:paraId="018C3CA0" w14:textId="77777777" w:rsidR="00B329DC" w:rsidRDefault="00B329DC" w:rsidP="00B329DC">
      <w:pPr>
        <w:jc w:val="both"/>
        <w:rPr>
          <w:rFonts w:cs="Arial"/>
          <w:i/>
          <w:sz w:val="20"/>
          <w:szCs w:val="20"/>
          <w:lang w:val="en-GB"/>
        </w:rPr>
      </w:pPr>
      <w:r>
        <w:rPr>
          <w:rFonts w:cs="Arial"/>
          <w:i/>
          <w:sz w:val="20"/>
          <w:szCs w:val="20"/>
          <w:lang w:val="en-GB"/>
        </w:rPr>
        <w:t>Coinnoisseurs will readely confirm it: knitting a (correct) extension to  a mininiature handling Queens is extremely difficult. Moreover, the awarded study conceals some in-sidious tries. The whole of the winning manoeuvre exhibits a re-fined series of moves, honouring the consumer’s point of vieuw”.</w:t>
      </w:r>
    </w:p>
    <w:p w14:paraId="7BFE6AE9" w14:textId="77777777" w:rsidR="002679FA" w:rsidRPr="00DC7F90" w:rsidRDefault="002679FA" w:rsidP="00B329DC">
      <w:pPr>
        <w:jc w:val="center"/>
        <w:rPr>
          <w:rFonts w:cs="Arial"/>
          <w:b/>
          <w:sz w:val="20"/>
          <w:szCs w:val="20"/>
          <w:lang w:val="en-GB"/>
        </w:rPr>
      </w:pPr>
    </w:p>
    <w:p w14:paraId="6A5873F7" w14:textId="77777777" w:rsidR="00B329DC" w:rsidRPr="0093305C" w:rsidRDefault="00B329DC" w:rsidP="00B329DC">
      <w:pPr>
        <w:jc w:val="center"/>
        <w:rPr>
          <w:rFonts w:cs="Arial"/>
          <w:b/>
          <w:sz w:val="20"/>
          <w:szCs w:val="20"/>
          <w:lang w:val="nl-BE"/>
        </w:rPr>
      </w:pPr>
      <w:r>
        <w:rPr>
          <w:rFonts w:cs="Arial"/>
          <w:b/>
          <w:sz w:val="20"/>
          <w:szCs w:val="20"/>
          <w:lang w:val="nl-BE"/>
        </w:rPr>
        <w:t xml:space="preserve">- </w:t>
      </w:r>
      <w:r w:rsidR="00B57A7B">
        <w:rPr>
          <w:rFonts w:cs="Arial"/>
          <w:b/>
          <w:sz w:val="20"/>
          <w:szCs w:val="20"/>
          <w:lang w:val="nl-BE"/>
        </w:rPr>
        <w:t>97</w:t>
      </w:r>
      <w:r>
        <w:rPr>
          <w:rFonts w:cs="Arial"/>
          <w:b/>
          <w:sz w:val="20"/>
          <w:szCs w:val="20"/>
          <w:lang w:val="nl-BE"/>
        </w:rPr>
        <w:t xml:space="preserve"> -</w:t>
      </w:r>
    </w:p>
    <w:p w14:paraId="5E65B1C1" w14:textId="77777777" w:rsidR="00B329DC" w:rsidRPr="0093305C" w:rsidRDefault="00B329DC" w:rsidP="00B329DC">
      <w:pPr>
        <w:jc w:val="center"/>
        <w:rPr>
          <w:rFonts w:cs="Arial"/>
          <w:b/>
          <w:sz w:val="20"/>
          <w:szCs w:val="20"/>
          <w:lang w:val="nl-BE"/>
        </w:rPr>
      </w:pPr>
    </w:p>
    <w:p w14:paraId="7E612FF2" w14:textId="77777777" w:rsidR="00B329DC" w:rsidRPr="0093305C" w:rsidRDefault="00B329DC" w:rsidP="00B329DC">
      <w:pPr>
        <w:jc w:val="center"/>
        <w:rPr>
          <w:rFonts w:cs="Arial"/>
          <w:sz w:val="20"/>
          <w:szCs w:val="20"/>
          <w:lang w:val="nl-BE"/>
        </w:rPr>
      </w:pPr>
      <w:r w:rsidRPr="0093305C">
        <w:rPr>
          <w:rFonts w:cs="Arial"/>
          <w:sz w:val="20"/>
          <w:szCs w:val="20"/>
          <w:lang w:val="nl-BE"/>
        </w:rPr>
        <w:t>2000</w:t>
      </w:r>
    </w:p>
    <w:p w14:paraId="71795A43" w14:textId="77777777" w:rsidR="00B329DC" w:rsidRPr="0093305C" w:rsidRDefault="00B329DC" w:rsidP="00B329DC">
      <w:pPr>
        <w:jc w:val="both"/>
        <w:rPr>
          <w:rFonts w:cs="Arial"/>
          <w:i/>
          <w:sz w:val="20"/>
          <w:szCs w:val="20"/>
          <w:lang w:val="nl-BE"/>
        </w:rPr>
      </w:pPr>
    </w:p>
    <w:p w14:paraId="5788A636" w14:textId="77777777" w:rsidR="00B329DC" w:rsidRPr="008E4B25" w:rsidRDefault="00B329DC" w:rsidP="00B329DC">
      <w:pPr>
        <w:jc w:val="both"/>
        <w:rPr>
          <w:rFonts w:cs="Arial"/>
          <w:sz w:val="20"/>
          <w:szCs w:val="20"/>
          <w:lang w:val="nl-BE"/>
        </w:rPr>
      </w:pPr>
      <w:r>
        <w:object w:dxaOrig="4700" w:dyaOrig="4723" w14:anchorId="05375273">
          <v:shape id="_x0000_i1115" type="#_x0000_t75" style="width:154.5pt;height:155.1pt" o:ole="">
            <v:imagedata r:id="rId201" o:title=""/>
          </v:shape>
          <o:OLEObject Type="Embed" ProgID="CorelDRAW.Graphic.12" ShapeID="_x0000_i1115" DrawAspect="Content" ObjectID="_1587467523" r:id="rId202"/>
        </w:object>
      </w:r>
    </w:p>
    <w:p w14:paraId="305D58C9" w14:textId="77777777" w:rsidR="00B329DC" w:rsidRPr="003C53F9" w:rsidRDefault="00B329DC" w:rsidP="00B329DC">
      <w:pPr>
        <w:rPr>
          <w:i/>
        </w:rPr>
      </w:pPr>
    </w:p>
    <w:p w14:paraId="0823D178" w14:textId="77777777" w:rsidR="00B329DC" w:rsidRPr="0093305C" w:rsidRDefault="00B329DC" w:rsidP="00B329DC">
      <w:pPr>
        <w:spacing w:line="190" w:lineRule="exact"/>
        <w:rPr>
          <w:rFonts w:cs="Arial"/>
          <w:sz w:val="20"/>
          <w:szCs w:val="20"/>
          <w:lang w:val="nl-BE"/>
        </w:rPr>
      </w:pPr>
      <w:r>
        <w:rPr>
          <w:rFonts w:cs="Arial"/>
          <w:b/>
          <w:lang w:val="nl-BE"/>
        </w:rPr>
        <w:t xml:space="preserve">+                         </w:t>
      </w:r>
      <w:r>
        <w:rPr>
          <w:rFonts w:cs="Arial"/>
          <w:sz w:val="20"/>
          <w:szCs w:val="20"/>
          <w:lang w:val="nl-BE"/>
        </w:rPr>
        <w:t>4010.01 b3b1</w:t>
      </w:r>
    </w:p>
    <w:p w14:paraId="61278FC8" w14:textId="77777777" w:rsidR="00B329DC" w:rsidRPr="008D3F6A" w:rsidRDefault="00B329DC" w:rsidP="00B329DC">
      <w:pPr>
        <w:spacing w:line="190" w:lineRule="exact"/>
        <w:jc w:val="center"/>
        <w:rPr>
          <w:rFonts w:cs="Arial"/>
          <w:b/>
          <w:sz w:val="20"/>
          <w:szCs w:val="20"/>
          <w:lang w:val="nl-BE"/>
        </w:rPr>
      </w:pPr>
    </w:p>
    <w:p w14:paraId="45C3C56C" w14:textId="77777777" w:rsidR="00B329DC" w:rsidRDefault="00B329DC" w:rsidP="00B329DC">
      <w:pPr>
        <w:jc w:val="both"/>
        <w:rPr>
          <w:rFonts w:cs="Arial"/>
          <w:sz w:val="20"/>
          <w:szCs w:val="20"/>
          <w:lang w:val="nl-BE"/>
        </w:rPr>
      </w:pPr>
      <w:r>
        <w:rPr>
          <w:rFonts w:cs="Arial"/>
          <w:sz w:val="20"/>
          <w:szCs w:val="20"/>
          <w:lang w:val="nl-BE"/>
        </w:rPr>
        <w:t>Beide vorige versies zijn gegroeid uit de bovenstaande stelling, met de gedurfde beginzet:</w:t>
      </w:r>
    </w:p>
    <w:p w14:paraId="02798AF1" w14:textId="77777777" w:rsidR="00B329DC" w:rsidRPr="00B329DC" w:rsidRDefault="00B329DC" w:rsidP="00B329DC">
      <w:pPr>
        <w:jc w:val="both"/>
        <w:rPr>
          <w:rFonts w:cs="Arial"/>
          <w:b/>
          <w:sz w:val="20"/>
          <w:szCs w:val="20"/>
          <w:lang w:val="de-DE"/>
        </w:rPr>
      </w:pPr>
      <w:r>
        <w:rPr>
          <w:rFonts w:cs="Arial"/>
          <w:sz w:val="20"/>
          <w:szCs w:val="20"/>
          <w:lang w:val="nl-BE"/>
        </w:rPr>
        <w:tab/>
      </w:r>
      <w:r>
        <w:rPr>
          <w:rFonts w:cs="Arial"/>
          <w:b/>
          <w:sz w:val="20"/>
          <w:szCs w:val="20"/>
          <w:lang w:val="nl-BE"/>
        </w:rPr>
        <w:t>1.Ld2</w:t>
      </w:r>
      <w:r>
        <w:rPr>
          <w:rFonts w:cs="Arial"/>
          <w:b/>
          <w:sz w:val="20"/>
          <w:szCs w:val="20"/>
          <w:lang w:val="nl-BE"/>
        </w:rPr>
        <w:tab/>
      </w:r>
      <w:r>
        <w:rPr>
          <w:rFonts w:cs="Arial"/>
          <w:b/>
          <w:sz w:val="20"/>
          <w:szCs w:val="20"/>
          <w:lang w:val="nl-BE"/>
        </w:rPr>
        <w:tab/>
        <w:t>Dh3+</w:t>
      </w:r>
      <w:r>
        <w:rPr>
          <w:rFonts w:cs="Arial"/>
          <w:sz w:val="20"/>
          <w:szCs w:val="20"/>
          <w:lang w:val="nl-BE"/>
        </w:rPr>
        <w:t xml:space="preserve"> Want na 1…Dxd2? </w:t>
      </w:r>
      <w:r w:rsidRPr="00B329DC">
        <w:rPr>
          <w:rFonts w:cs="Arial"/>
          <w:sz w:val="20"/>
          <w:szCs w:val="20"/>
          <w:lang w:val="de-DE"/>
        </w:rPr>
        <w:t>2.Dg1+ Dc1 3.Dg6+ Ka1 4.Da6+ Kb1 5.Da2+ is het mat.</w:t>
      </w:r>
    </w:p>
    <w:p w14:paraId="0BD3F6B4" w14:textId="77777777" w:rsidR="00B329DC" w:rsidRPr="00B329DC" w:rsidRDefault="00B329DC" w:rsidP="00B329DC">
      <w:pPr>
        <w:jc w:val="both"/>
        <w:rPr>
          <w:rFonts w:cs="Arial"/>
          <w:b/>
          <w:sz w:val="20"/>
          <w:szCs w:val="20"/>
          <w:lang w:val="de-DE"/>
        </w:rPr>
      </w:pPr>
      <w:r w:rsidRPr="00B329DC">
        <w:rPr>
          <w:rFonts w:cs="Arial"/>
          <w:sz w:val="20"/>
          <w:szCs w:val="20"/>
          <w:lang w:val="de-DE"/>
        </w:rPr>
        <w:tab/>
      </w:r>
      <w:r w:rsidRPr="00B329DC">
        <w:rPr>
          <w:rFonts w:cs="Arial"/>
          <w:b/>
          <w:sz w:val="20"/>
          <w:szCs w:val="20"/>
          <w:lang w:val="de-DE"/>
        </w:rPr>
        <w:t>2.Lc3</w:t>
      </w:r>
      <w:r w:rsidRPr="00B329DC">
        <w:rPr>
          <w:rFonts w:cs="Arial"/>
          <w:b/>
          <w:sz w:val="20"/>
          <w:szCs w:val="20"/>
          <w:lang w:val="de-DE"/>
        </w:rPr>
        <w:tab/>
      </w:r>
      <w:r w:rsidRPr="00B329DC">
        <w:rPr>
          <w:rFonts w:cs="Arial"/>
          <w:b/>
          <w:sz w:val="20"/>
          <w:szCs w:val="20"/>
          <w:lang w:val="de-DE"/>
        </w:rPr>
        <w:tab/>
        <w:t>Dh2</w:t>
      </w:r>
    </w:p>
    <w:p w14:paraId="5DABFEE1" w14:textId="77777777" w:rsidR="00B329DC" w:rsidRPr="00B329DC" w:rsidRDefault="00B329DC" w:rsidP="00B329DC">
      <w:pPr>
        <w:jc w:val="both"/>
        <w:rPr>
          <w:rFonts w:cs="Arial"/>
          <w:b/>
          <w:sz w:val="20"/>
          <w:szCs w:val="20"/>
          <w:lang w:val="de-DE"/>
        </w:rPr>
      </w:pPr>
      <w:r w:rsidRPr="00B329DC">
        <w:rPr>
          <w:rFonts w:cs="Arial"/>
          <w:b/>
          <w:sz w:val="20"/>
          <w:szCs w:val="20"/>
          <w:lang w:val="de-DE"/>
        </w:rPr>
        <w:tab/>
        <w:t>3.Dg6+</w:t>
      </w:r>
      <w:r w:rsidRPr="00B329DC">
        <w:rPr>
          <w:rFonts w:cs="Arial"/>
          <w:b/>
          <w:sz w:val="20"/>
          <w:szCs w:val="20"/>
          <w:lang w:val="de-DE"/>
        </w:rPr>
        <w:tab/>
      </w:r>
      <w:r w:rsidRPr="00B329DC">
        <w:rPr>
          <w:rFonts w:cs="Arial"/>
          <w:b/>
          <w:sz w:val="20"/>
          <w:szCs w:val="20"/>
          <w:lang w:val="de-DE"/>
        </w:rPr>
        <w:tab/>
        <w:t>Kc1</w:t>
      </w:r>
    </w:p>
    <w:p w14:paraId="2A5DE402" w14:textId="77777777" w:rsidR="00B329DC" w:rsidRPr="00B329DC" w:rsidRDefault="00B329DC" w:rsidP="00B329DC">
      <w:pPr>
        <w:jc w:val="both"/>
        <w:rPr>
          <w:rFonts w:cs="Arial"/>
          <w:b/>
          <w:sz w:val="20"/>
          <w:szCs w:val="20"/>
          <w:lang w:val="de-DE"/>
        </w:rPr>
      </w:pPr>
      <w:r w:rsidRPr="00B329DC">
        <w:rPr>
          <w:rFonts w:cs="Arial"/>
          <w:b/>
          <w:sz w:val="20"/>
          <w:szCs w:val="20"/>
          <w:lang w:val="de-DE"/>
        </w:rPr>
        <w:tab/>
        <w:t>4.Le5</w:t>
      </w:r>
      <w:r w:rsidRPr="00B329DC">
        <w:rPr>
          <w:rFonts w:cs="Arial"/>
          <w:b/>
          <w:sz w:val="20"/>
          <w:szCs w:val="20"/>
          <w:lang w:val="de-DE"/>
        </w:rPr>
        <w:tab/>
      </w:r>
      <w:r w:rsidRPr="00B329DC">
        <w:rPr>
          <w:rFonts w:cs="Arial"/>
          <w:b/>
          <w:sz w:val="20"/>
          <w:szCs w:val="20"/>
          <w:lang w:val="de-DE"/>
        </w:rPr>
        <w:tab/>
        <w:t>Dh3+</w:t>
      </w:r>
      <w:r w:rsidRPr="00B329DC">
        <w:rPr>
          <w:rFonts w:cs="Arial"/>
          <w:sz w:val="20"/>
          <w:szCs w:val="20"/>
          <w:lang w:val="de-DE"/>
        </w:rPr>
        <w:t xml:space="preserve">  </w:t>
      </w:r>
    </w:p>
    <w:p w14:paraId="6F00E8F4" w14:textId="77777777" w:rsidR="00B329DC" w:rsidRPr="0082746D" w:rsidRDefault="00B329DC" w:rsidP="00B329DC">
      <w:pPr>
        <w:jc w:val="both"/>
        <w:rPr>
          <w:rFonts w:cs="Arial"/>
          <w:b/>
          <w:sz w:val="20"/>
          <w:szCs w:val="20"/>
          <w:lang w:val="de-DE"/>
        </w:rPr>
      </w:pPr>
      <w:r w:rsidRPr="00B329DC">
        <w:rPr>
          <w:rFonts w:cs="Arial"/>
          <w:sz w:val="20"/>
          <w:szCs w:val="20"/>
          <w:lang w:val="de-DE"/>
        </w:rPr>
        <w:tab/>
      </w:r>
      <w:r w:rsidRPr="0082746D">
        <w:rPr>
          <w:rFonts w:cs="Arial"/>
          <w:b/>
          <w:sz w:val="20"/>
          <w:szCs w:val="20"/>
          <w:lang w:val="de-DE"/>
        </w:rPr>
        <w:t>5.Lg3</w:t>
      </w:r>
      <w:r w:rsidRPr="0082746D">
        <w:rPr>
          <w:rFonts w:cs="Arial"/>
          <w:b/>
          <w:sz w:val="20"/>
          <w:szCs w:val="20"/>
          <w:lang w:val="de-DE"/>
        </w:rPr>
        <w:tab/>
      </w:r>
      <w:r w:rsidRPr="0082746D">
        <w:rPr>
          <w:rFonts w:cs="Arial"/>
          <w:b/>
          <w:sz w:val="20"/>
          <w:szCs w:val="20"/>
          <w:lang w:val="de-DE"/>
        </w:rPr>
        <w:tab/>
        <w:t>Kd2</w:t>
      </w:r>
    </w:p>
    <w:p w14:paraId="10F5DCBE" w14:textId="77777777" w:rsidR="00B329DC" w:rsidRDefault="00B329DC" w:rsidP="00B329DC">
      <w:pPr>
        <w:jc w:val="both"/>
        <w:rPr>
          <w:rFonts w:cs="Arial"/>
          <w:b/>
          <w:sz w:val="20"/>
          <w:szCs w:val="20"/>
          <w:lang w:val="nl-BE"/>
        </w:rPr>
      </w:pPr>
      <w:r w:rsidRPr="0082746D">
        <w:rPr>
          <w:rFonts w:cs="Arial"/>
          <w:b/>
          <w:sz w:val="20"/>
          <w:szCs w:val="20"/>
          <w:lang w:val="de-DE"/>
        </w:rPr>
        <w:tab/>
      </w:r>
      <w:r>
        <w:rPr>
          <w:rFonts w:cs="Arial"/>
          <w:b/>
          <w:sz w:val="20"/>
          <w:szCs w:val="20"/>
          <w:lang w:val="nl-BE"/>
        </w:rPr>
        <w:t>6.Dc2+</w:t>
      </w:r>
      <w:r>
        <w:rPr>
          <w:rFonts w:cs="Arial"/>
          <w:b/>
          <w:sz w:val="20"/>
          <w:szCs w:val="20"/>
          <w:lang w:val="nl-BE"/>
        </w:rPr>
        <w:tab/>
      </w:r>
      <w:r>
        <w:rPr>
          <w:rFonts w:cs="Arial"/>
          <w:b/>
          <w:sz w:val="20"/>
          <w:szCs w:val="20"/>
          <w:lang w:val="nl-BE"/>
        </w:rPr>
        <w:tab/>
        <w:t>Ke3</w:t>
      </w:r>
    </w:p>
    <w:p w14:paraId="4322217E" w14:textId="77777777" w:rsidR="00B329DC" w:rsidRDefault="00B329DC" w:rsidP="00B329DC">
      <w:pPr>
        <w:jc w:val="both"/>
        <w:rPr>
          <w:rFonts w:cs="Arial"/>
          <w:b/>
          <w:sz w:val="20"/>
          <w:szCs w:val="20"/>
          <w:lang w:val="nl-BE"/>
        </w:rPr>
      </w:pPr>
      <w:r>
        <w:rPr>
          <w:rFonts w:cs="Arial"/>
          <w:b/>
          <w:sz w:val="20"/>
          <w:szCs w:val="20"/>
          <w:lang w:val="nl-BE"/>
        </w:rPr>
        <w:tab/>
        <w:t>7.Df2+</w:t>
      </w:r>
    </w:p>
    <w:p w14:paraId="0F6BA8A8" w14:textId="77777777" w:rsidR="00B329DC" w:rsidRPr="00996B40" w:rsidRDefault="00B329DC" w:rsidP="00B329DC">
      <w:pPr>
        <w:jc w:val="both"/>
        <w:rPr>
          <w:rFonts w:cs="Arial"/>
          <w:i/>
          <w:sz w:val="20"/>
          <w:szCs w:val="20"/>
          <w:lang w:val="nl-BE"/>
        </w:rPr>
      </w:pPr>
      <w:r>
        <w:rPr>
          <w:rFonts w:cs="Arial"/>
          <w:sz w:val="20"/>
          <w:szCs w:val="20"/>
          <w:lang w:val="nl-BE"/>
        </w:rPr>
        <w:t>7.Dc3+</w:t>
      </w:r>
      <w:r w:rsidR="0034201B">
        <w:rPr>
          <w:rFonts w:cs="Arial"/>
          <w:sz w:val="20"/>
          <w:szCs w:val="20"/>
          <w:lang w:val="nl-BE"/>
        </w:rPr>
        <w:t>?</w:t>
      </w:r>
      <w:r>
        <w:rPr>
          <w:rFonts w:cs="Arial"/>
          <w:sz w:val="20"/>
          <w:szCs w:val="20"/>
          <w:lang w:val="nl-BE"/>
        </w:rPr>
        <w:t xml:space="preserve"> of 3.Dc5+</w:t>
      </w:r>
      <w:r w:rsidR="0034201B">
        <w:rPr>
          <w:rFonts w:cs="Arial"/>
          <w:sz w:val="20"/>
          <w:szCs w:val="20"/>
          <w:lang w:val="nl-BE"/>
        </w:rPr>
        <w:t>?</w:t>
      </w:r>
      <w:r>
        <w:rPr>
          <w:rFonts w:cs="Arial"/>
          <w:sz w:val="20"/>
          <w:szCs w:val="20"/>
          <w:lang w:val="nl-BE"/>
        </w:rPr>
        <w:t xml:space="preserve">, Ke4 8.Dc2+ </w:t>
      </w:r>
      <w:r w:rsidR="002F15EB">
        <w:rPr>
          <w:rFonts w:cs="Arial"/>
          <w:i/>
          <w:sz w:val="20"/>
          <w:szCs w:val="20"/>
          <w:lang w:val="nl-BE"/>
        </w:rPr>
        <w:t>(Z</w:t>
      </w:r>
      <w:r>
        <w:rPr>
          <w:rFonts w:cs="Arial"/>
          <w:i/>
          <w:sz w:val="20"/>
          <w:szCs w:val="20"/>
          <w:lang w:val="nl-BE"/>
        </w:rPr>
        <w:t>ie zet 6.)</w:t>
      </w:r>
    </w:p>
    <w:p w14:paraId="3031EC41" w14:textId="77777777" w:rsidR="00B329DC" w:rsidRDefault="00B329DC" w:rsidP="00B329DC">
      <w:pPr>
        <w:jc w:val="both"/>
        <w:rPr>
          <w:rFonts w:cs="Arial"/>
          <w:b/>
          <w:sz w:val="20"/>
          <w:szCs w:val="20"/>
          <w:lang w:val="nl-BE"/>
        </w:rPr>
      </w:pPr>
      <w:r>
        <w:rPr>
          <w:rFonts w:cs="Arial"/>
          <w:b/>
          <w:sz w:val="20"/>
          <w:szCs w:val="20"/>
          <w:lang w:val="nl-BE"/>
        </w:rPr>
        <w:tab/>
        <w:t>7…</w:t>
      </w:r>
      <w:r>
        <w:rPr>
          <w:rFonts w:cs="Arial"/>
          <w:b/>
          <w:sz w:val="20"/>
          <w:szCs w:val="20"/>
          <w:lang w:val="nl-BE"/>
        </w:rPr>
        <w:tab/>
      </w:r>
      <w:r>
        <w:rPr>
          <w:rFonts w:cs="Arial"/>
          <w:b/>
          <w:sz w:val="20"/>
          <w:szCs w:val="20"/>
          <w:lang w:val="nl-BE"/>
        </w:rPr>
        <w:tab/>
        <w:t>Ke4</w:t>
      </w:r>
    </w:p>
    <w:p w14:paraId="06414E70" w14:textId="77777777" w:rsidR="00B329DC" w:rsidRDefault="00B329DC" w:rsidP="00B329DC">
      <w:pPr>
        <w:jc w:val="both"/>
        <w:rPr>
          <w:rFonts w:cs="Arial"/>
          <w:b/>
          <w:sz w:val="20"/>
          <w:szCs w:val="20"/>
          <w:lang w:val="nl-BE"/>
        </w:rPr>
      </w:pPr>
      <w:r>
        <w:rPr>
          <w:rFonts w:cs="Arial"/>
          <w:b/>
          <w:sz w:val="20"/>
          <w:szCs w:val="20"/>
          <w:lang w:val="nl-BE"/>
        </w:rPr>
        <w:tab/>
        <w:t>8.Df4+</w:t>
      </w:r>
      <w:r>
        <w:rPr>
          <w:rFonts w:cs="Arial"/>
          <w:b/>
          <w:sz w:val="20"/>
          <w:szCs w:val="20"/>
          <w:lang w:val="nl-BE"/>
        </w:rPr>
        <w:tab/>
      </w:r>
      <w:r>
        <w:rPr>
          <w:rFonts w:cs="Arial"/>
          <w:b/>
          <w:sz w:val="20"/>
          <w:szCs w:val="20"/>
          <w:lang w:val="nl-BE"/>
        </w:rPr>
        <w:tab/>
        <w:t>Kd5</w:t>
      </w:r>
    </w:p>
    <w:p w14:paraId="126AC37B" w14:textId="77777777" w:rsidR="00B329DC" w:rsidRPr="00661CCA" w:rsidRDefault="00B329DC" w:rsidP="00B329DC">
      <w:pPr>
        <w:jc w:val="both"/>
        <w:rPr>
          <w:rFonts w:cs="Arial"/>
          <w:sz w:val="20"/>
          <w:szCs w:val="20"/>
          <w:lang w:val="nl-BE"/>
        </w:rPr>
      </w:pPr>
      <w:r>
        <w:rPr>
          <w:rFonts w:cs="Arial"/>
          <w:sz w:val="20"/>
          <w:szCs w:val="20"/>
          <w:lang w:val="nl-BE"/>
        </w:rPr>
        <w:t>8…Kd3</w:t>
      </w:r>
      <w:r w:rsidR="0034201B">
        <w:rPr>
          <w:rFonts w:cs="Arial"/>
          <w:sz w:val="20"/>
          <w:szCs w:val="20"/>
          <w:lang w:val="nl-BE"/>
        </w:rPr>
        <w:t xml:space="preserve">? </w:t>
      </w:r>
      <w:r>
        <w:rPr>
          <w:rFonts w:cs="Arial"/>
          <w:sz w:val="20"/>
          <w:szCs w:val="20"/>
          <w:lang w:val="nl-BE"/>
        </w:rPr>
        <w:t>9.Df3+ Kd4 10.Lf2+ Ke5 11.Dxh3.</w:t>
      </w:r>
    </w:p>
    <w:p w14:paraId="24DA0048" w14:textId="77777777" w:rsidR="00FC66EF" w:rsidRPr="00847110" w:rsidRDefault="00B329DC" w:rsidP="00847110">
      <w:pPr>
        <w:jc w:val="both"/>
        <w:rPr>
          <w:rFonts w:cs="Arial"/>
          <w:b/>
          <w:sz w:val="20"/>
          <w:szCs w:val="20"/>
          <w:lang w:val="nl-BE"/>
        </w:rPr>
      </w:pPr>
      <w:r>
        <w:rPr>
          <w:rFonts w:cs="Arial"/>
          <w:b/>
          <w:sz w:val="20"/>
          <w:szCs w:val="20"/>
          <w:lang w:val="nl-BE"/>
        </w:rPr>
        <w:tab/>
        <w:t xml:space="preserve">9.Dc4+ </w:t>
      </w:r>
      <w:r w:rsidRPr="00E74DDD">
        <w:rPr>
          <w:rFonts w:cs="Arial"/>
          <w:sz w:val="20"/>
          <w:szCs w:val="20"/>
          <w:lang w:val="nl-BE"/>
        </w:rPr>
        <w:t>mat</w:t>
      </w:r>
      <w:r>
        <w:rPr>
          <w:rFonts w:cs="Arial"/>
          <w:b/>
          <w:sz w:val="20"/>
          <w:szCs w:val="20"/>
          <w:lang w:val="nl-BE"/>
        </w:rPr>
        <w:t>.</w:t>
      </w:r>
    </w:p>
    <w:p w14:paraId="5A497F47" w14:textId="77777777" w:rsidR="00FC66EF" w:rsidRPr="00AD04D8" w:rsidRDefault="00FC66EF" w:rsidP="003E33C4">
      <w:pPr>
        <w:rPr>
          <w:rFonts w:cs="Arial"/>
          <w:sz w:val="20"/>
          <w:szCs w:val="20"/>
          <w:lang w:val="nl-BE"/>
        </w:rPr>
        <w:sectPr w:rsidR="00FC66EF" w:rsidRPr="00AD04D8" w:rsidSect="003B0882">
          <w:type w:val="continuous"/>
          <w:pgSz w:w="8392" w:h="11907" w:code="11"/>
          <w:pgMar w:top="1134" w:right="567" w:bottom="1134" w:left="567" w:header="709" w:footer="709" w:gutter="567"/>
          <w:cols w:num="2" w:space="567"/>
          <w:docGrid w:linePitch="360"/>
        </w:sectPr>
      </w:pPr>
    </w:p>
    <w:p w14:paraId="50A4BEAD" w14:textId="77777777" w:rsidR="00B25C91" w:rsidRPr="00D87519" w:rsidRDefault="00B25C91" w:rsidP="00847110">
      <w:pPr>
        <w:spacing w:line="190" w:lineRule="exact"/>
        <w:jc w:val="center"/>
        <w:rPr>
          <w:b/>
          <w:lang w:val="nl-BE"/>
        </w:rPr>
      </w:pPr>
      <w:r w:rsidRPr="00D87519">
        <w:rPr>
          <w:lang w:val="nl-BE"/>
        </w:rPr>
        <w:lastRenderedPageBreak/>
        <w:t>-</w:t>
      </w:r>
      <w:r w:rsidRPr="00D87519">
        <w:rPr>
          <w:b/>
          <w:lang w:val="nl-BE"/>
        </w:rPr>
        <w:t xml:space="preserve"> </w:t>
      </w:r>
      <w:r w:rsidR="00387494">
        <w:rPr>
          <w:b/>
          <w:sz w:val="20"/>
          <w:szCs w:val="20"/>
          <w:lang w:val="nl-BE"/>
        </w:rPr>
        <w:t>9</w:t>
      </w:r>
      <w:r w:rsidR="00B57A7B">
        <w:rPr>
          <w:b/>
          <w:sz w:val="20"/>
          <w:szCs w:val="20"/>
          <w:lang w:val="nl-BE"/>
        </w:rPr>
        <w:t>8</w:t>
      </w:r>
      <w:r w:rsidRPr="00D87519">
        <w:rPr>
          <w:b/>
          <w:lang w:val="nl-BE"/>
        </w:rPr>
        <w:t xml:space="preserve"> </w:t>
      </w:r>
      <w:r w:rsidRPr="00D87519">
        <w:rPr>
          <w:lang w:val="nl-BE"/>
        </w:rPr>
        <w:t>-</w:t>
      </w:r>
    </w:p>
    <w:p w14:paraId="5B33E4AA" w14:textId="77777777" w:rsidR="00B25C91" w:rsidRPr="00D87519" w:rsidRDefault="00B25C91" w:rsidP="00B25C91">
      <w:pPr>
        <w:spacing w:line="190" w:lineRule="exact"/>
        <w:jc w:val="center"/>
        <w:rPr>
          <w:rFonts w:cs="Arial"/>
          <w:sz w:val="20"/>
          <w:szCs w:val="20"/>
          <w:lang w:val="nl-BE"/>
        </w:rPr>
      </w:pPr>
    </w:p>
    <w:p w14:paraId="70D82439" w14:textId="77777777" w:rsidR="00B25C91" w:rsidRPr="00B25C91" w:rsidRDefault="00B25C91" w:rsidP="00B25C91">
      <w:pPr>
        <w:spacing w:line="190" w:lineRule="exact"/>
        <w:jc w:val="center"/>
        <w:outlineLvl w:val="0"/>
        <w:rPr>
          <w:rFonts w:cs="Arial"/>
          <w:sz w:val="20"/>
          <w:szCs w:val="20"/>
          <w:lang w:val="nl-BE"/>
        </w:rPr>
      </w:pPr>
      <w:r w:rsidRPr="00B25C91">
        <w:rPr>
          <w:rFonts w:cs="Arial"/>
          <w:i/>
          <w:sz w:val="20"/>
          <w:szCs w:val="20"/>
          <w:lang w:val="nl-BE"/>
        </w:rPr>
        <w:t xml:space="preserve">EBUR, </w:t>
      </w:r>
      <w:r w:rsidRPr="00B25C91">
        <w:rPr>
          <w:rFonts w:cs="Arial"/>
          <w:sz w:val="20"/>
          <w:szCs w:val="20"/>
          <w:lang w:val="nl-BE"/>
        </w:rPr>
        <w:t>2000</w:t>
      </w:r>
    </w:p>
    <w:p w14:paraId="2EF29013" w14:textId="77777777" w:rsidR="00B25C91" w:rsidRPr="00B25C91" w:rsidRDefault="00990285" w:rsidP="00B25C91">
      <w:pPr>
        <w:jc w:val="center"/>
        <w:rPr>
          <w:rFonts w:cs="Arial"/>
          <w:sz w:val="20"/>
          <w:szCs w:val="20"/>
          <w:lang w:val="nl-BE"/>
        </w:rPr>
      </w:pPr>
      <w:r>
        <w:rPr>
          <w:noProof/>
          <w:lang w:val="nl-BE"/>
        </w:rPr>
        <w:object w:dxaOrig="1440" w:dyaOrig="1440" w14:anchorId="3662C47E">
          <v:shape id="_x0000_s1312" type="#_x0000_t75" style="position:absolute;left:0;text-align:left;margin-left:0;margin-top:10.5pt;width:151.95pt;height:152.6pt;z-index:251644928;mso-position-horizontal:center">
            <v:imagedata r:id="rId203" o:title=""/>
            <w10:wrap type="square"/>
          </v:shape>
          <o:OLEObject Type="Embed" ProgID="CorelDRAW.Graphic.12" ShapeID="_x0000_s1312" DrawAspect="Content" ObjectID="_1587467694" r:id="rId204"/>
        </w:object>
      </w:r>
    </w:p>
    <w:p w14:paraId="2A8DFC00" w14:textId="77777777" w:rsidR="00B25C91" w:rsidRPr="00B25C91" w:rsidRDefault="00B25C91" w:rsidP="00B25C91">
      <w:pPr>
        <w:jc w:val="center"/>
        <w:rPr>
          <w:rFonts w:cs="Arial"/>
          <w:sz w:val="20"/>
          <w:szCs w:val="20"/>
          <w:lang w:val="nl-BE"/>
        </w:rPr>
      </w:pPr>
      <w:r w:rsidRPr="00B25C91">
        <w:rPr>
          <w:rFonts w:cs="Arial"/>
          <w:b/>
          <w:lang w:val="nl-BE"/>
        </w:rPr>
        <w:t>+</w:t>
      </w:r>
      <w:r w:rsidRPr="00B25C91">
        <w:rPr>
          <w:rFonts w:cs="Arial"/>
          <w:sz w:val="20"/>
          <w:szCs w:val="20"/>
          <w:lang w:val="nl-BE"/>
        </w:rPr>
        <w:t xml:space="preserve">                              4001.01 g2c1</w:t>
      </w:r>
    </w:p>
    <w:p w14:paraId="24095056" w14:textId="77777777" w:rsidR="00B25C91" w:rsidRPr="00B25C91" w:rsidRDefault="00B25C91" w:rsidP="00B25C91">
      <w:pPr>
        <w:jc w:val="center"/>
        <w:rPr>
          <w:rFonts w:cs="Arial"/>
          <w:sz w:val="20"/>
          <w:szCs w:val="20"/>
          <w:lang w:val="nl-BE"/>
        </w:rPr>
      </w:pPr>
    </w:p>
    <w:p w14:paraId="145BBFE6" w14:textId="77777777" w:rsidR="00B25C91" w:rsidRPr="00B25C91" w:rsidRDefault="00B25C91" w:rsidP="00B25C91">
      <w:pPr>
        <w:jc w:val="both"/>
        <w:rPr>
          <w:rFonts w:cs="Arial"/>
          <w:b/>
          <w:sz w:val="20"/>
          <w:szCs w:val="20"/>
          <w:lang w:val="nl-BE"/>
        </w:rPr>
      </w:pPr>
      <w:r w:rsidRPr="00B25C91">
        <w:rPr>
          <w:rFonts w:cs="Arial"/>
          <w:b/>
          <w:sz w:val="20"/>
          <w:szCs w:val="20"/>
          <w:lang w:val="nl-BE"/>
        </w:rPr>
        <w:tab/>
        <w:t xml:space="preserve">1.Pd3+ </w:t>
      </w:r>
      <w:r w:rsidRPr="00B25C91">
        <w:rPr>
          <w:rFonts w:cs="Arial"/>
          <w:b/>
          <w:sz w:val="20"/>
          <w:szCs w:val="20"/>
          <w:lang w:val="nl-BE"/>
        </w:rPr>
        <w:tab/>
      </w:r>
      <w:r w:rsidRPr="00B25C91">
        <w:rPr>
          <w:rFonts w:cs="Arial"/>
          <w:b/>
          <w:sz w:val="20"/>
          <w:szCs w:val="20"/>
          <w:lang w:val="nl-BE"/>
        </w:rPr>
        <w:tab/>
        <w:t xml:space="preserve">Kb1 </w:t>
      </w:r>
    </w:p>
    <w:p w14:paraId="1EDD8710" w14:textId="77777777" w:rsidR="00B25C91" w:rsidRPr="00B25C91" w:rsidRDefault="00B25C91" w:rsidP="00B25C91">
      <w:pPr>
        <w:jc w:val="both"/>
        <w:rPr>
          <w:rFonts w:cs="Arial"/>
          <w:b/>
          <w:sz w:val="20"/>
          <w:szCs w:val="20"/>
          <w:lang w:val="nl-BE"/>
        </w:rPr>
      </w:pPr>
      <w:r w:rsidRPr="00B25C91">
        <w:rPr>
          <w:rFonts w:cs="Arial"/>
          <w:b/>
          <w:sz w:val="20"/>
          <w:szCs w:val="20"/>
          <w:lang w:val="nl-BE"/>
        </w:rPr>
        <w:tab/>
        <w:t xml:space="preserve">2.Dh1+ </w:t>
      </w:r>
      <w:r w:rsidRPr="00B25C91">
        <w:rPr>
          <w:rFonts w:cs="Arial"/>
          <w:b/>
          <w:sz w:val="20"/>
          <w:szCs w:val="20"/>
          <w:lang w:val="nl-BE"/>
        </w:rPr>
        <w:tab/>
        <w:t xml:space="preserve">Ka2 </w:t>
      </w:r>
    </w:p>
    <w:p w14:paraId="3393469B" w14:textId="77777777" w:rsidR="00B25C91" w:rsidRPr="00B25C91" w:rsidRDefault="00B25C91" w:rsidP="00B25C91">
      <w:pPr>
        <w:jc w:val="both"/>
        <w:rPr>
          <w:rFonts w:cs="Arial"/>
          <w:b/>
          <w:sz w:val="20"/>
          <w:szCs w:val="20"/>
          <w:lang w:val="nl-BE"/>
        </w:rPr>
      </w:pPr>
      <w:r w:rsidRPr="00B25C91">
        <w:rPr>
          <w:rFonts w:cs="Arial"/>
          <w:b/>
          <w:sz w:val="20"/>
          <w:szCs w:val="20"/>
          <w:lang w:val="nl-BE"/>
        </w:rPr>
        <w:tab/>
        <w:t xml:space="preserve">3.Pb4+ </w:t>
      </w:r>
      <w:r w:rsidRPr="00B25C91">
        <w:rPr>
          <w:rFonts w:cs="Arial"/>
          <w:b/>
          <w:sz w:val="20"/>
          <w:szCs w:val="20"/>
          <w:lang w:val="nl-BE"/>
        </w:rPr>
        <w:tab/>
      </w:r>
      <w:r w:rsidRPr="00B25C91">
        <w:rPr>
          <w:rFonts w:cs="Arial"/>
          <w:b/>
          <w:sz w:val="20"/>
          <w:szCs w:val="20"/>
          <w:lang w:val="nl-BE"/>
        </w:rPr>
        <w:tab/>
        <w:t xml:space="preserve">Kb2 </w:t>
      </w:r>
    </w:p>
    <w:p w14:paraId="34088153" w14:textId="77777777" w:rsidR="00B25C91" w:rsidRPr="00B25C91" w:rsidRDefault="00B25C91" w:rsidP="00B25C91">
      <w:pPr>
        <w:jc w:val="both"/>
        <w:rPr>
          <w:rFonts w:cs="Arial"/>
          <w:b/>
          <w:sz w:val="20"/>
          <w:szCs w:val="20"/>
          <w:lang w:val="nl-BE"/>
        </w:rPr>
      </w:pPr>
      <w:r w:rsidRPr="00B25C91">
        <w:rPr>
          <w:rFonts w:cs="Arial"/>
          <w:b/>
          <w:sz w:val="20"/>
          <w:szCs w:val="20"/>
          <w:lang w:val="nl-BE"/>
        </w:rPr>
        <w:tab/>
        <w:t xml:space="preserve">4.Dh8+ </w:t>
      </w:r>
      <w:r w:rsidRPr="00B25C91">
        <w:rPr>
          <w:rFonts w:cs="Arial"/>
          <w:b/>
          <w:sz w:val="20"/>
          <w:szCs w:val="20"/>
          <w:lang w:val="nl-BE"/>
        </w:rPr>
        <w:tab/>
        <w:t xml:space="preserve">Kb1 </w:t>
      </w:r>
    </w:p>
    <w:p w14:paraId="45561EE6" w14:textId="77777777" w:rsidR="00B25C91" w:rsidRPr="00AD04D8" w:rsidRDefault="00B25C91" w:rsidP="00B25C91">
      <w:pPr>
        <w:jc w:val="both"/>
        <w:rPr>
          <w:rFonts w:cs="Arial"/>
          <w:b/>
          <w:sz w:val="20"/>
          <w:szCs w:val="20"/>
          <w:lang w:val="nl-BE"/>
        </w:rPr>
      </w:pPr>
      <w:r w:rsidRPr="00B25C91">
        <w:rPr>
          <w:rFonts w:cs="Arial"/>
          <w:b/>
          <w:sz w:val="20"/>
          <w:szCs w:val="20"/>
          <w:lang w:val="nl-BE"/>
        </w:rPr>
        <w:tab/>
        <w:t>5.Dh</w:t>
      </w:r>
      <w:r w:rsidRPr="00AD04D8">
        <w:rPr>
          <w:rFonts w:cs="Arial"/>
          <w:b/>
          <w:sz w:val="20"/>
          <w:szCs w:val="20"/>
          <w:lang w:val="nl-BE"/>
        </w:rPr>
        <w:t xml:space="preserve">7+ </w:t>
      </w:r>
    </w:p>
    <w:p w14:paraId="13EC3DEA" w14:textId="77777777" w:rsidR="00B25C91" w:rsidRPr="00AD04D8" w:rsidRDefault="00B25C91" w:rsidP="00B25C91">
      <w:pPr>
        <w:jc w:val="both"/>
        <w:rPr>
          <w:rFonts w:cs="Arial"/>
          <w:sz w:val="20"/>
          <w:szCs w:val="20"/>
          <w:lang w:val="nl-BE"/>
        </w:rPr>
      </w:pPr>
      <w:r w:rsidRPr="00AD04D8">
        <w:rPr>
          <w:rFonts w:cs="Arial"/>
          <w:sz w:val="20"/>
          <w:szCs w:val="20"/>
          <w:lang w:val="nl-BE"/>
        </w:rPr>
        <w:t>Nu de dame terug is va</w:t>
      </w:r>
      <w:r>
        <w:rPr>
          <w:rFonts w:cs="Arial"/>
          <w:sz w:val="20"/>
          <w:szCs w:val="20"/>
          <w:lang w:val="nl-BE"/>
        </w:rPr>
        <w:t>n weg</w:t>
      </w:r>
      <w:r w:rsidRPr="00AD04D8">
        <w:rPr>
          <w:rFonts w:cs="Arial"/>
          <w:sz w:val="20"/>
          <w:szCs w:val="20"/>
          <w:lang w:val="nl-BE"/>
        </w:rPr>
        <w:t>ge</w:t>
      </w:r>
      <w:r>
        <w:rPr>
          <w:rFonts w:cs="Arial"/>
          <w:sz w:val="20"/>
          <w:szCs w:val="20"/>
          <w:lang w:val="nl-BE"/>
        </w:rPr>
        <w:t>-</w:t>
      </w:r>
      <w:r w:rsidRPr="00AD04D8">
        <w:rPr>
          <w:rFonts w:cs="Arial"/>
          <w:sz w:val="20"/>
          <w:szCs w:val="20"/>
          <w:lang w:val="nl-BE"/>
        </w:rPr>
        <w:t xml:space="preserve">weest daalt ze de trap af. </w:t>
      </w:r>
    </w:p>
    <w:p w14:paraId="6910041C" w14:textId="77777777" w:rsidR="00B25C91" w:rsidRPr="00AD04D8" w:rsidRDefault="00B25C91" w:rsidP="00B25C91">
      <w:pPr>
        <w:jc w:val="both"/>
        <w:rPr>
          <w:rFonts w:cs="Arial"/>
          <w:b/>
          <w:sz w:val="20"/>
          <w:szCs w:val="20"/>
          <w:lang w:val="nl-BE"/>
        </w:rPr>
      </w:pPr>
      <w:r w:rsidRPr="00AD04D8">
        <w:rPr>
          <w:rFonts w:cs="Arial"/>
          <w:b/>
          <w:sz w:val="20"/>
          <w:szCs w:val="20"/>
          <w:lang w:val="nl-BE"/>
        </w:rPr>
        <w:tab/>
        <w:t>5…</w:t>
      </w:r>
      <w:r w:rsidRPr="00AD04D8">
        <w:rPr>
          <w:rFonts w:cs="Arial"/>
          <w:b/>
          <w:sz w:val="20"/>
          <w:szCs w:val="20"/>
          <w:lang w:val="nl-BE"/>
        </w:rPr>
        <w:tab/>
      </w:r>
      <w:r w:rsidRPr="00AD04D8">
        <w:rPr>
          <w:rFonts w:cs="Arial"/>
          <w:b/>
          <w:sz w:val="20"/>
          <w:szCs w:val="20"/>
          <w:lang w:val="nl-BE"/>
        </w:rPr>
        <w:tab/>
        <w:t xml:space="preserve">Kb2 </w:t>
      </w:r>
    </w:p>
    <w:p w14:paraId="267A98AA" w14:textId="77777777" w:rsidR="00B25C91" w:rsidRPr="00AD04D8" w:rsidRDefault="00B25C91" w:rsidP="00B25C91">
      <w:pPr>
        <w:jc w:val="both"/>
        <w:rPr>
          <w:rFonts w:cs="Arial"/>
          <w:b/>
          <w:sz w:val="20"/>
          <w:szCs w:val="20"/>
          <w:lang w:val="nl-BE"/>
        </w:rPr>
      </w:pPr>
      <w:r w:rsidRPr="00AD04D8">
        <w:rPr>
          <w:rFonts w:cs="Arial"/>
          <w:b/>
          <w:sz w:val="20"/>
          <w:szCs w:val="20"/>
          <w:lang w:val="nl-BE"/>
        </w:rPr>
        <w:tab/>
        <w:t xml:space="preserve">6.Dg7 </w:t>
      </w:r>
      <w:r w:rsidRPr="00AD04D8">
        <w:rPr>
          <w:rFonts w:cs="Arial"/>
          <w:b/>
          <w:sz w:val="20"/>
          <w:szCs w:val="20"/>
          <w:lang w:val="nl-BE"/>
        </w:rPr>
        <w:tab/>
      </w:r>
      <w:r w:rsidRPr="00AD04D8">
        <w:rPr>
          <w:rFonts w:cs="Arial"/>
          <w:b/>
          <w:sz w:val="20"/>
          <w:szCs w:val="20"/>
          <w:lang w:val="nl-BE"/>
        </w:rPr>
        <w:tab/>
      </w:r>
    </w:p>
    <w:p w14:paraId="483F7A37" w14:textId="77777777" w:rsidR="00B25C91" w:rsidRPr="006F0698" w:rsidRDefault="00B25C91" w:rsidP="00B25C91">
      <w:pPr>
        <w:jc w:val="both"/>
        <w:rPr>
          <w:rFonts w:cs="Arial"/>
          <w:sz w:val="20"/>
          <w:szCs w:val="20"/>
          <w:lang w:val="nl-BE"/>
        </w:rPr>
      </w:pPr>
      <w:r w:rsidRPr="00AD04D8">
        <w:rPr>
          <w:rFonts w:cs="Arial"/>
          <w:sz w:val="20"/>
          <w:szCs w:val="20"/>
          <w:lang w:val="nl-BE"/>
        </w:rPr>
        <w:t>6.Pd3+</w:t>
      </w:r>
      <w:r>
        <w:rPr>
          <w:rFonts w:cs="Arial"/>
          <w:sz w:val="20"/>
          <w:szCs w:val="20"/>
          <w:lang w:val="nl-BE"/>
        </w:rPr>
        <w:t>?</w:t>
      </w:r>
      <w:r w:rsidRPr="00AD04D8">
        <w:rPr>
          <w:rFonts w:cs="Arial"/>
          <w:sz w:val="20"/>
          <w:szCs w:val="20"/>
          <w:lang w:val="nl-BE"/>
        </w:rPr>
        <w:t xml:space="preserve"> Kb3 7.Df7+ K</w:t>
      </w:r>
      <w:r>
        <w:rPr>
          <w:rFonts w:cs="Arial"/>
          <w:sz w:val="20"/>
          <w:szCs w:val="20"/>
          <w:lang w:val="nl-BE"/>
        </w:rPr>
        <w:t>c2 8.Pb4+ Kb2 9.Df6+ is een onnodige om-</w:t>
      </w:r>
      <w:r w:rsidRPr="00AD04D8">
        <w:rPr>
          <w:rFonts w:cs="Arial"/>
          <w:sz w:val="20"/>
          <w:szCs w:val="20"/>
          <w:lang w:val="nl-BE"/>
        </w:rPr>
        <w:t>weg.</w:t>
      </w:r>
      <w:r>
        <w:rPr>
          <w:rFonts w:cs="Arial"/>
          <w:sz w:val="20"/>
          <w:szCs w:val="20"/>
          <w:lang w:val="nl-BE"/>
        </w:rPr>
        <w:t xml:space="preserve"> </w:t>
      </w:r>
      <w:r w:rsidR="0030265A">
        <w:rPr>
          <w:rFonts w:cs="Arial"/>
          <w:i/>
          <w:sz w:val="20"/>
          <w:szCs w:val="20"/>
          <w:lang w:val="nl-BE"/>
        </w:rPr>
        <w:t>(</w:t>
      </w:r>
      <w:r w:rsidR="00EF4851">
        <w:rPr>
          <w:rFonts w:cs="Arial"/>
          <w:i/>
          <w:sz w:val="20"/>
          <w:szCs w:val="20"/>
          <w:lang w:val="nl-BE"/>
        </w:rPr>
        <w:t>Z</w:t>
      </w:r>
      <w:r w:rsidR="0030265A">
        <w:rPr>
          <w:rFonts w:cs="Arial"/>
          <w:i/>
          <w:sz w:val="20"/>
          <w:szCs w:val="20"/>
          <w:lang w:val="nl-BE"/>
        </w:rPr>
        <w:t>ie zet 8</w:t>
      </w:r>
      <w:r>
        <w:rPr>
          <w:rFonts w:cs="Arial"/>
          <w:i/>
          <w:sz w:val="20"/>
          <w:szCs w:val="20"/>
          <w:lang w:val="nl-BE"/>
        </w:rPr>
        <w:t>.)</w:t>
      </w:r>
    </w:p>
    <w:p w14:paraId="46405C42" w14:textId="77777777" w:rsidR="00B25C91" w:rsidRPr="00AD04D8" w:rsidRDefault="00B25C91" w:rsidP="00B25C91">
      <w:pPr>
        <w:jc w:val="both"/>
        <w:rPr>
          <w:rFonts w:cs="Arial"/>
          <w:sz w:val="20"/>
          <w:szCs w:val="20"/>
          <w:lang w:val="nl-BE"/>
        </w:rPr>
      </w:pPr>
      <w:r w:rsidRPr="00AD04D8">
        <w:rPr>
          <w:rFonts w:cs="Arial"/>
          <w:sz w:val="20"/>
          <w:szCs w:val="20"/>
          <w:lang w:val="nl-BE"/>
        </w:rPr>
        <w:tab/>
      </w:r>
      <w:r w:rsidRPr="00AD04D8">
        <w:rPr>
          <w:rFonts w:cs="Arial"/>
          <w:b/>
          <w:sz w:val="20"/>
          <w:szCs w:val="20"/>
          <w:lang w:val="nl-BE"/>
        </w:rPr>
        <w:t>6…</w:t>
      </w:r>
      <w:r w:rsidRPr="00AD04D8">
        <w:rPr>
          <w:rFonts w:cs="Arial"/>
          <w:b/>
          <w:sz w:val="20"/>
          <w:szCs w:val="20"/>
          <w:lang w:val="nl-BE"/>
        </w:rPr>
        <w:tab/>
      </w:r>
      <w:r w:rsidRPr="00AD04D8">
        <w:rPr>
          <w:rFonts w:cs="Arial"/>
          <w:b/>
          <w:sz w:val="20"/>
          <w:szCs w:val="20"/>
          <w:lang w:val="nl-BE"/>
        </w:rPr>
        <w:tab/>
        <w:t>Kb1</w:t>
      </w:r>
      <w:r w:rsidRPr="00AD04D8">
        <w:rPr>
          <w:rFonts w:cs="Arial"/>
          <w:sz w:val="20"/>
          <w:szCs w:val="20"/>
          <w:lang w:val="nl-BE"/>
        </w:rPr>
        <w:t xml:space="preserve"> </w:t>
      </w:r>
    </w:p>
    <w:p w14:paraId="2E20265F" w14:textId="77777777" w:rsidR="00B25C91" w:rsidRPr="00AD04D8" w:rsidRDefault="00B25C91" w:rsidP="00B25C91">
      <w:pPr>
        <w:jc w:val="both"/>
        <w:rPr>
          <w:rFonts w:cs="Arial"/>
          <w:b/>
          <w:sz w:val="20"/>
          <w:szCs w:val="20"/>
          <w:lang w:val="nl-BE"/>
        </w:rPr>
      </w:pPr>
      <w:r w:rsidRPr="00AD04D8">
        <w:rPr>
          <w:rFonts w:cs="Arial"/>
          <w:sz w:val="20"/>
          <w:szCs w:val="20"/>
          <w:lang w:val="nl-BE"/>
        </w:rPr>
        <w:tab/>
      </w:r>
      <w:r w:rsidRPr="00AD04D8">
        <w:rPr>
          <w:rFonts w:cs="Arial"/>
          <w:b/>
          <w:sz w:val="20"/>
          <w:szCs w:val="20"/>
          <w:lang w:val="nl-BE"/>
        </w:rPr>
        <w:t xml:space="preserve">7.Dg6+ </w:t>
      </w:r>
      <w:r w:rsidRPr="00AD04D8">
        <w:rPr>
          <w:rFonts w:cs="Arial"/>
          <w:b/>
          <w:sz w:val="20"/>
          <w:szCs w:val="20"/>
          <w:lang w:val="nl-BE"/>
        </w:rPr>
        <w:tab/>
        <w:t xml:space="preserve">Kb2 </w:t>
      </w:r>
      <w:r w:rsidRPr="00AD04D8">
        <w:rPr>
          <w:rFonts w:cs="Arial"/>
          <w:b/>
          <w:sz w:val="20"/>
          <w:szCs w:val="20"/>
          <w:lang w:val="nl-BE"/>
        </w:rPr>
        <w:tab/>
        <w:t>8.Df6</w:t>
      </w:r>
      <w:r w:rsidR="00B81166">
        <w:rPr>
          <w:rFonts w:cs="Arial"/>
          <w:b/>
          <w:sz w:val="20"/>
          <w:szCs w:val="20"/>
          <w:lang w:val="nl-BE"/>
        </w:rPr>
        <w:t>+</w:t>
      </w:r>
    </w:p>
    <w:p w14:paraId="226CCE8C" w14:textId="77777777" w:rsidR="00B25C91" w:rsidRDefault="00B25C91" w:rsidP="00B25C91">
      <w:pPr>
        <w:jc w:val="both"/>
        <w:rPr>
          <w:rFonts w:cs="Arial"/>
          <w:i/>
          <w:sz w:val="20"/>
          <w:szCs w:val="20"/>
          <w:lang w:val="nl-BE"/>
        </w:rPr>
      </w:pPr>
      <w:r w:rsidRPr="00AD04D8">
        <w:rPr>
          <w:rFonts w:cs="Arial"/>
          <w:sz w:val="20"/>
          <w:szCs w:val="20"/>
          <w:lang w:val="nl-BE"/>
        </w:rPr>
        <w:t>Ook hier is 8.Pd3+</w:t>
      </w:r>
      <w:r>
        <w:rPr>
          <w:rFonts w:cs="Arial"/>
          <w:sz w:val="20"/>
          <w:szCs w:val="20"/>
          <w:lang w:val="nl-BE"/>
        </w:rPr>
        <w:t>?</w:t>
      </w:r>
      <w:r w:rsidRPr="00AD04D8">
        <w:rPr>
          <w:rFonts w:cs="Arial"/>
          <w:sz w:val="20"/>
          <w:szCs w:val="20"/>
          <w:lang w:val="nl-BE"/>
        </w:rPr>
        <w:t xml:space="preserve"> Kb3 9.De6+ Kc2 10.Pb4+ Kb2 11.De5+</w:t>
      </w:r>
      <w:r>
        <w:rPr>
          <w:rFonts w:cs="Arial"/>
          <w:sz w:val="20"/>
          <w:szCs w:val="20"/>
          <w:lang w:val="nl-BE"/>
        </w:rPr>
        <w:t xml:space="preserve"> weer-om tijdver</w:t>
      </w:r>
      <w:r w:rsidRPr="00AD04D8">
        <w:rPr>
          <w:rFonts w:cs="Arial"/>
          <w:sz w:val="20"/>
          <w:szCs w:val="20"/>
          <w:lang w:val="nl-BE"/>
        </w:rPr>
        <w:t xml:space="preserve">lies. </w:t>
      </w:r>
      <w:r>
        <w:rPr>
          <w:rFonts w:cs="Arial"/>
          <w:i/>
          <w:sz w:val="20"/>
          <w:szCs w:val="20"/>
          <w:lang w:val="nl-BE"/>
        </w:rPr>
        <w:t>Zie zet 10.)</w:t>
      </w:r>
    </w:p>
    <w:p w14:paraId="433CA800" w14:textId="77777777" w:rsidR="00B25C91" w:rsidRDefault="00B25C91" w:rsidP="00B25C91">
      <w:pPr>
        <w:ind w:firstLine="708"/>
        <w:jc w:val="both"/>
        <w:rPr>
          <w:rFonts w:cs="Arial"/>
          <w:b/>
          <w:sz w:val="20"/>
          <w:szCs w:val="20"/>
          <w:lang w:val="nl-BE"/>
        </w:rPr>
      </w:pPr>
      <w:r w:rsidRPr="00AD04D8">
        <w:rPr>
          <w:rFonts w:cs="Arial"/>
          <w:b/>
          <w:sz w:val="20"/>
          <w:szCs w:val="20"/>
          <w:lang w:val="nl-BE"/>
        </w:rPr>
        <w:t>8…</w:t>
      </w:r>
      <w:r w:rsidRPr="00AD04D8">
        <w:rPr>
          <w:rFonts w:cs="Arial"/>
          <w:b/>
          <w:sz w:val="20"/>
          <w:szCs w:val="20"/>
          <w:lang w:val="nl-BE"/>
        </w:rPr>
        <w:tab/>
      </w:r>
      <w:r w:rsidRPr="00AD04D8">
        <w:rPr>
          <w:rFonts w:cs="Arial"/>
          <w:b/>
          <w:sz w:val="20"/>
          <w:szCs w:val="20"/>
          <w:lang w:val="nl-BE"/>
        </w:rPr>
        <w:tab/>
        <w:t xml:space="preserve">Kb1 </w:t>
      </w:r>
    </w:p>
    <w:p w14:paraId="0905EB5C" w14:textId="77777777" w:rsidR="00876A98" w:rsidRPr="00AD04D8" w:rsidRDefault="00876A98" w:rsidP="00B25C91">
      <w:pPr>
        <w:ind w:firstLine="708"/>
        <w:jc w:val="both"/>
        <w:rPr>
          <w:rFonts w:cs="Arial"/>
          <w:sz w:val="20"/>
          <w:szCs w:val="20"/>
          <w:lang w:val="nl-BE"/>
        </w:rPr>
      </w:pPr>
    </w:p>
    <w:p w14:paraId="4322D65A" w14:textId="77777777" w:rsidR="00B25C91" w:rsidRDefault="00B25C91" w:rsidP="00B25C91">
      <w:pPr>
        <w:jc w:val="both"/>
        <w:rPr>
          <w:rFonts w:cs="Arial"/>
          <w:sz w:val="20"/>
          <w:szCs w:val="20"/>
          <w:lang w:val="nl-BE"/>
        </w:rPr>
      </w:pPr>
    </w:p>
    <w:p w14:paraId="2A8621CC" w14:textId="77777777" w:rsidR="00B25C91" w:rsidRDefault="00B25C91" w:rsidP="00B25C91">
      <w:pPr>
        <w:jc w:val="both"/>
        <w:rPr>
          <w:rFonts w:cs="Arial"/>
          <w:sz w:val="20"/>
          <w:szCs w:val="20"/>
          <w:lang w:val="nl-BE"/>
        </w:rPr>
      </w:pPr>
    </w:p>
    <w:p w14:paraId="76CB668C" w14:textId="77777777" w:rsidR="009B7FA1" w:rsidRDefault="009B7FA1" w:rsidP="00B25C91">
      <w:pPr>
        <w:jc w:val="both"/>
        <w:rPr>
          <w:rFonts w:cs="Arial"/>
          <w:sz w:val="20"/>
          <w:szCs w:val="20"/>
          <w:lang w:val="nl-BE"/>
        </w:rPr>
      </w:pPr>
    </w:p>
    <w:p w14:paraId="742A0816" w14:textId="77777777" w:rsidR="00254591" w:rsidRDefault="00254591" w:rsidP="00B25C91">
      <w:pPr>
        <w:jc w:val="both"/>
        <w:rPr>
          <w:rFonts w:cs="Arial"/>
          <w:sz w:val="20"/>
          <w:szCs w:val="20"/>
          <w:lang w:val="nl-BE"/>
        </w:rPr>
      </w:pPr>
    </w:p>
    <w:p w14:paraId="0B851E52" w14:textId="77777777" w:rsidR="001A1AF6" w:rsidRDefault="001A1AF6" w:rsidP="00B25C91">
      <w:pPr>
        <w:jc w:val="both"/>
        <w:rPr>
          <w:rFonts w:cs="Arial"/>
          <w:sz w:val="20"/>
          <w:szCs w:val="20"/>
          <w:lang w:val="nl-BE"/>
        </w:rPr>
      </w:pPr>
    </w:p>
    <w:p w14:paraId="0CE8D9AD" w14:textId="77777777" w:rsidR="00B25C91" w:rsidRPr="00684F24" w:rsidRDefault="00B25C91" w:rsidP="00B25C91">
      <w:pPr>
        <w:jc w:val="both"/>
        <w:rPr>
          <w:rFonts w:cs="Arial"/>
          <w:b/>
          <w:sz w:val="20"/>
          <w:szCs w:val="20"/>
          <w:lang w:val="nl-BE"/>
        </w:rPr>
      </w:pPr>
      <w:r>
        <w:rPr>
          <w:rFonts w:cs="Arial"/>
          <w:sz w:val="20"/>
          <w:szCs w:val="20"/>
          <w:lang w:val="nl-BE"/>
        </w:rPr>
        <w:t>En nu:</w:t>
      </w:r>
    </w:p>
    <w:p w14:paraId="5BF389ED" w14:textId="77777777" w:rsidR="00B25C91" w:rsidRPr="00AD04D8" w:rsidRDefault="00B25C91" w:rsidP="00B25C91">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9.Df5+ </w:t>
      </w:r>
      <w:r w:rsidRPr="00AD04D8">
        <w:rPr>
          <w:rFonts w:cs="Arial"/>
          <w:b/>
          <w:sz w:val="20"/>
          <w:szCs w:val="20"/>
          <w:lang w:val="nl-BE"/>
        </w:rPr>
        <w:tab/>
      </w:r>
      <w:r w:rsidRPr="00AD04D8">
        <w:rPr>
          <w:rFonts w:cs="Arial"/>
          <w:b/>
          <w:sz w:val="20"/>
          <w:szCs w:val="20"/>
          <w:lang w:val="nl-BE"/>
        </w:rPr>
        <w:tab/>
        <w:t xml:space="preserve">Kb2 </w:t>
      </w:r>
    </w:p>
    <w:p w14:paraId="28FF3F43" w14:textId="77777777" w:rsidR="00B25C91" w:rsidRPr="00AD04D8" w:rsidRDefault="00B25C91" w:rsidP="00B25C91">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10.De5+</w:t>
      </w:r>
      <w:r>
        <w:rPr>
          <w:rFonts w:cs="Arial"/>
          <w:b/>
          <w:sz w:val="20"/>
          <w:szCs w:val="20"/>
          <w:lang w:val="nl-BE"/>
        </w:rPr>
        <w:tab/>
      </w:r>
      <w:r w:rsidRPr="00AD04D8">
        <w:rPr>
          <w:rFonts w:cs="Arial"/>
          <w:b/>
          <w:sz w:val="20"/>
          <w:szCs w:val="20"/>
          <w:lang w:val="nl-BE"/>
        </w:rPr>
        <w:t xml:space="preserve"> </w:t>
      </w:r>
      <w:r w:rsidRPr="00AD04D8">
        <w:rPr>
          <w:rFonts w:cs="Arial"/>
          <w:b/>
          <w:sz w:val="20"/>
          <w:szCs w:val="20"/>
          <w:lang w:val="nl-BE"/>
        </w:rPr>
        <w:tab/>
        <w:t xml:space="preserve">Kb1 </w:t>
      </w:r>
    </w:p>
    <w:p w14:paraId="632AB1F9" w14:textId="77777777" w:rsidR="00B25C91" w:rsidRPr="00AD04D8" w:rsidRDefault="00B25C91" w:rsidP="00B25C91">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11.De4+ </w:t>
      </w:r>
      <w:r>
        <w:rPr>
          <w:rFonts w:cs="Arial"/>
          <w:b/>
          <w:sz w:val="20"/>
          <w:szCs w:val="20"/>
          <w:lang w:val="nl-BE"/>
        </w:rPr>
        <w:tab/>
      </w:r>
      <w:r w:rsidRPr="00AD04D8">
        <w:rPr>
          <w:rFonts w:cs="Arial"/>
          <w:b/>
          <w:sz w:val="20"/>
          <w:szCs w:val="20"/>
          <w:lang w:val="nl-BE"/>
        </w:rPr>
        <w:t xml:space="preserve">Kb2 </w:t>
      </w:r>
    </w:p>
    <w:p w14:paraId="77FA85FB" w14:textId="77777777" w:rsidR="00B25C91" w:rsidRPr="00AD04D8" w:rsidRDefault="00B25C91" w:rsidP="00B25C91">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12.Dd4+ </w:t>
      </w:r>
      <w:r>
        <w:rPr>
          <w:rFonts w:cs="Arial"/>
          <w:b/>
          <w:sz w:val="20"/>
          <w:szCs w:val="20"/>
          <w:lang w:val="nl-BE"/>
        </w:rPr>
        <w:tab/>
      </w:r>
      <w:r w:rsidRPr="00AD04D8">
        <w:rPr>
          <w:rFonts w:cs="Arial"/>
          <w:b/>
          <w:sz w:val="20"/>
          <w:szCs w:val="20"/>
          <w:lang w:val="nl-BE"/>
        </w:rPr>
        <w:t xml:space="preserve">Kb1 </w:t>
      </w:r>
    </w:p>
    <w:p w14:paraId="60F2D6EF" w14:textId="77777777" w:rsidR="00B25C91" w:rsidRPr="00684F24" w:rsidRDefault="00B25C91" w:rsidP="00B25C91">
      <w:pPr>
        <w:jc w:val="both"/>
        <w:rPr>
          <w:rFonts w:cs="Arial"/>
          <w:sz w:val="20"/>
          <w:szCs w:val="20"/>
          <w:lang w:val="nl-BE"/>
        </w:rPr>
      </w:pPr>
      <w:r>
        <w:rPr>
          <w:rFonts w:cs="Arial"/>
          <w:sz w:val="20"/>
          <w:szCs w:val="20"/>
          <w:lang w:val="nl-BE"/>
        </w:rPr>
        <w:t xml:space="preserve">           </w:t>
      </w:r>
      <w:r w:rsidRPr="00AD04D8">
        <w:rPr>
          <w:rFonts w:cs="Arial"/>
          <w:b/>
          <w:sz w:val="20"/>
          <w:szCs w:val="20"/>
          <w:lang w:val="nl-BE"/>
        </w:rPr>
        <w:t xml:space="preserve">13.Dd1+ </w:t>
      </w:r>
      <w:r w:rsidRPr="00AD04D8">
        <w:rPr>
          <w:rFonts w:cs="Arial"/>
          <w:b/>
          <w:sz w:val="20"/>
          <w:szCs w:val="20"/>
          <w:lang w:val="nl-BE"/>
        </w:rPr>
        <w:tab/>
        <w:t xml:space="preserve">Kb2 </w:t>
      </w:r>
    </w:p>
    <w:p w14:paraId="5F2C6644" w14:textId="77777777" w:rsidR="00B25C91" w:rsidRPr="00AD04D8" w:rsidRDefault="00B25C91" w:rsidP="00B25C91">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14.Pd3+ </w:t>
      </w:r>
      <w:r>
        <w:rPr>
          <w:rFonts w:cs="Arial"/>
          <w:b/>
          <w:sz w:val="20"/>
          <w:szCs w:val="20"/>
          <w:lang w:val="nl-BE"/>
        </w:rPr>
        <w:tab/>
      </w:r>
      <w:r w:rsidR="009E7D1F">
        <w:rPr>
          <w:rFonts w:cs="Arial"/>
          <w:b/>
          <w:sz w:val="20"/>
          <w:szCs w:val="20"/>
          <w:lang w:val="nl-BE"/>
        </w:rPr>
        <w:t>Kc3</w:t>
      </w:r>
      <w:r w:rsidRPr="00AD04D8">
        <w:rPr>
          <w:rFonts w:cs="Arial"/>
          <w:b/>
          <w:sz w:val="20"/>
          <w:szCs w:val="20"/>
          <w:lang w:val="nl-BE"/>
        </w:rPr>
        <w:t xml:space="preserve"> </w:t>
      </w:r>
    </w:p>
    <w:p w14:paraId="455C1791" w14:textId="77777777" w:rsidR="00B25C91" w:rsidRDefault="00B25C91" w:rsidP="00B25C91">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15.D</w:t>
      </w:r>
      <w:r w:rsidR="009E7D1F">
        <w:rPr>
          <w:rFonts w:cs="Arial"/>
          <w:b/>
          <w:sz w:val="20"/>
          <w:szCs w:val="20"/>
          <w:lang w:val="nl-BE"/>
        </w:rPr>
        <w:t>x</w:t>
      </w:r>
      <w:r w:rsidR="00530642">
        <w:rPr>
          <w:rFonts w:cs="Arial"/>
          <w:b/>
          <w:sz w:val="20"/>
          <w:szCs w:val="20"/>
          <w:lang w:val="nl-BE"/>
        </w:rPr>
        <w:t>a1</w:t>
      </w:r>
      <w:r w:rsidRPr="00AD04D8">
        <w:rPr>
          <w:rFonts w:cs="Arial"/>
          <w:b/>
          <w:sz w:val="20"/>
          <w:szCs w:val="20"/>
          <w:lang w:val="nl-BE"/>
        </w:rPr>
        <w:t xml:space="preserve">+ </w:t>
      </w:r>
    </w:p>
    <w:p w14:paraId="7900FFD9" w14:textId="77777777" w:rsidR="00B25C91" w:rsidRPr="00AD04D8" w:rsidRDefault="00530642" w:rsidP="00B25C91">
      <w:pPr>
        <w:jc w:val="both"/>
        <w:rPr>
          <w:rFonts w:cs="Arial"/>
          <w:sz w:val="20"/>
          <w:szCs w:val="20"/>
          <w:lang w:val="nl-BE"/>
        </w:rPr>
      </w:pPr>
      <w:r>
        <w:rPr>
          <w:rFonts w:cs="Arial"/>
          <w:sz w:val="20"/>
          <w:szCs w:val="20"/>
          <w:lang w:val="nl-BE"/>
        </w:rPr>
        <w:t>En wit zegeviert.</w:t>
      </w:r>
    </w:p>
    <w:p w14:paraId="3664106F" w14:textId="77777777" w:rsidR="00B25C91" w:rsidRPr="00AD04D8" w:rsidRDefault="00B25C91" w:rsidP="00B25C91">
      <w:pPr>
        <w:jc w:val="both"/>
        <w:rPr>
          <w:rFonts w:cs="Arial"/>
          <w:sz w:val="20"/>
          <w:szCs w:val="20"/>
          <w:lang w:val="nl-BE"/>
        </w:rPr>
      </w:pPr>
    </w:p>
    <w:p w14:paraId="37D73BAE" w14:textId="77777777" w:rsidR="00B25C91" w:rsidRPr="00AD04D8" w:rsidRDefault="00B25C91" w:rsidP="00B25C91">
      <w:pPr>
        <w:jc w:val="both"/>
        <w:rPr>
          <w:rFonts w:cs="Arial"/>
          <w:sz w:val="20"/>
          <w:szCs w:val="20"/>
          <w:lang w:val="nl-BE"/>
        </w:rPr>
      </w:pPr>
      <w:r w:rsidRPr="00AD04D8">
        <w:rPr>
          <w:rFonts w:cs="Arial"/>
          <w:sz w:val="20"/>
          <w:szCs w:val="20"/>
          <w:lang w:val="nl-BE"/>
        </w:rPr>
        <w:t xml:space="preserve">In het </w:t>
      </w:r>
      <w:r w:rsidRPr="00AD04D8">
        <w:rPr>
          <w:rFonts w:cs="Arial"/>
          <w:i/>
          <w:sz w:val="20"/>
          <w:szCs w:val="20"/>
          <w:lang w:val="nl-BE"/>
        </w:rPr>
        <w:t xml:space="preserve">Birnov MT Molodoj Leninets </w:t>
      </w:r>
      <w:r w:rsidRPr="00AD04D8">
        <w:rPr>
          <w:rFonts w:cs="Arial"/>
          <w:sz w:val="20"/>
          <w:szCs w:val="20"/>
          <w:lang w:val="nl-BE"/>
        </w:rPr>
        <w:t xml:space="preserve">(1985) kreeg I. Galushko een eer-volle vermelding voor de maljutka: </w:t>
      </w:r>
    </w:p>
    <w:p w14:paraId="57195561" w14:textId="77777777" w:rsidR="00B25C91" w:rsidRPr="00AD04D8" w:rsidRDefault="00B25C91" w:rsidP="00B25C91">
      <w:pPr>
        <w:jc w:val="both"/>
        <w:rPr>
          <w:rFonts w:cs="Arial"/>
          <w:sz w:val="20"/>
          <w:szCs w:val="20"/>
          <w:lang w:val="nl-BE"/>
        </w:rPr>
      </w:pPr>
    </w:p>
    <w:p w14:paraId="01ED5BE9" w14:textId="77777777" w:rsidR="00B25C91" w:rsidRPr="009E7D1F" w:rsidRDefault="00B25C91" w:rsidP="00B25C91">
      <w:pPr>
        <w:jc w:val="both"/>
        <w:rPr>
          <w:rFonts w:cs="Arial"/>
          <w:sz w:val="20"/>
          <w:szCs w:val="20"/>
          <w:lang w:val="nl-BE"/>
        </w:rPr>
      </w:pPr>
      <w:r w:rsidRPr="009E7D1F">
        <w:rPr>
          <w:rFonts w:cs="Arial"/>
          <w:sz w:val="20"/>
          <w:szCs w:val="20"/>
          <w:lang w:val="nl-BE"/>
        </w:rPr>
        <w:t>Kg2 Dh8 Pb2 / Kc1 Da1 +</w:t>
      </w:r>
    </w:p>
    <w:p w14:paraId="09EB9BD1" w14:textId="77777777" w:rsidR="00B25C91" w:rsidRPr="00AD04D8" w:rsidRDefault="00B25C91" w:rsidP="00B25C91">
      <w:pPr>
        <w:jc w:val="both"/>
        <w:rPr>
          <w:rFonts w:cs="Arial"/>
          <w:b/>
          <w:sz w:val="20"/>
          <w:szCs w:val="20"/>
          <w:lang w:val="nl-BE"/>
        </w:rPr>
      </w:pPr>
    </w:p>
    <w:p w14:paraId="2EC54DD0" w14:textId="77777777" w:rsidR="00B25C91" w:rsidRPr="00AD04D8" w:rsidRDefault="00B25C91" w:rsidP="00B25C91">
      <w:pPr>
        <w:jc w:val="both"/>
        <w:rPr>
          <w:rFonts w:cs="Arial"/>
          <w:sz w:val="20"/>
          <w:szCs w:val="20"/>
          <w:lang w:val="nl-BE"/>
        </w:rPr>
      </w:pPr>
      <w:r w:rsidRPr="00AD04D8">
        <w:rPr>
          <w:rFonts w:cs="Arial"/>
          <w:sz w:val="20"/>
          <w:szCs w:val="20"/>
          <w:lang w:val="nl-BE"/>
        </w:rPr>
        <w:t xml:space="preserve">Na de acht bovenstaande zetten ging hij verder met: </w:t>
      </w:r>
      <w:r w:rsidRPr="008A7970">
        <w:rPr>
          <w:rFonts w:cs="Arial"/>
          <w:b/>
          <w:sz w:val="20"/>
          <w:szCs w:val="20"/>
          <w:lang w:val="nl-BE"/>
        </w:rPr>
        <w:t>9.Df5+</w:t>
      </w:r>
      <w:r w:rsidR="00B60A24">
        <w:rPr>
          <w:rFonts w:cs="Arial"/>
          <w:b/>
          <w:sz w:val="20"/>
          <w:szCs w:val="20"/>
          <w:lang w:val="nl-BE"/>
        </w:rPr>
        <w:t>?</w:t>
      </w:r>
      <w:r>
        <w:rPr>
          <w:rFonts w:cs="Arial"/>
          <w:sz w:val="20"/>
          <w:szCs w:val="20"/>
          <w:lang w:val="nl-BE"/>
        </w:rPr>
        <w:t xml:space="preserve"> zoals in mijn correctie</w:t>
      </w:r>
      <w:r w:rsidRPr="00AD04D8">
        <w:rPr>
          <w:rFonts w:cs="Arial"/>
          <w:sz w:val="20"/>
          <w:szCs w:val="20"/>
          <w:lang w:val="nl-BE"/>
        </w:rPr>
        <w:t xml:space="preserve">, maar hier is </w:t>
      </w:r>
      <w:r w:rsidRPr="008A7970">
        <w:rPr>
          <w:rFonts w:cs="Arial"/>
          <w:b/>
          <w:sz w:val="20"/>
          <w:szCs w:val="20"/>
          <w:lang w:val="nl-BE"/>
        </w:rPr>
        <w:t>9.Df1+</w:t>
      </w:r>
      <w:r w:rsidR="00B60A24">
        <w:rPr>
          <w:rFonts w:cs="Arial"/>
          <w:b/>
          <w:sz w:val="20"/>
          <w:szCs w:val="20"/>
          <w:lang w:val="nl-BE"/>
        </w:rPr>
        <w:t>!</w:t>
      </w:r>
      <w:r w:rsidRPr="00AD04D8">
        <w:rPr>
          <w:rFonts w:cs="Arial"/>
          <w:sz w:val="20"/>
          <w:szCs w:val="20"/>
          <w:lang w:val="nl-BE"/>
        </w:rPr>
        <w:t xml:space="preserve"> korter met Kb2 10.Pd3+ Ka2 11.Df7+ </w:t>
      </w:r>
      <w:r>
        <w:rPr>
          <w:rFonts w:cs="Arial"/>
          <w:sz w:val="20"/>
          <w:szCs w:val="20"/>
          <w:lang w:val="nl-BE"/>
        </w:rPr>
        <w:t>Ka3 12.Da7+ Kb3 13.Dxa1, en wint.</w:t>
      </w:r>
      <w:r w:rsidRPr="00AD04D8">
        <w:rPr>
          <w:rFonts w:cs="Arial"/>
          <w:sz w:val="20"/>
          <w:szCs w:val="20"/>
          <w:lang w:val="nl-BE"/>
        </w:rPr>
        <w:t xml:space="preserve">. </w:t>
      </w:r>
    </w:p>
    <w:p w14:paraId="6246E776" w14:textId="77777777" w:rsidR="00B25C91" w:rsidRPr="00AD04D8" w:rsidRDefault="00B25C91" w:rsidP="00B25C91">
      <w:pPr>
        <w:jc w:val="both"/>
        <w:rPr>
          <w:rFonts w:cs="Arial"/>
          <w:sz w:val="20"/>
          <w:szCs w:val="20"/>
          <w:lang w:val="nl-BE"/>
        </w:rPr>
      </w:pPr>
    </w:p>
    <w:p w14:paraId="552A92B0" w14:textId="77777777" w:rsidR="00B25C91" w:rsidRDefault="00B25C91" w:rsidP="00B25C91">
      <w:pPr>
        <w:jc w:val="both"/>
        <w:rPr>
          <w:rFonts w:cs="Arial"/>
          <w:sz w:val="20"/>
          <w:szCs w:val="20"/>
          <w:lang w:val="nl-BE"/>
        </w:rPr>
      </w:pPr>
      <w:r w:rsidRPr="00AD04D8">
        <w:rPr>
          <w:rFonts w:cs="Arial"/>
          <w:sz w:val="20"/>
          <w:szCs w:val="20"/>
          <w:lang w:val="nl-BE"/>
        </w:rPr>
        <w:t>Ik</w:t>
      </w:r>
      <w:r>
        <w:rPr>
          <w:rFonts w:cs="Arial"/>
          <w:sz w:val="20"/>
          <w:szCs w:val="20"/>
          <w:lang w:val="nl-BE"/>
        </w:rPr>
        <w:t xml:space="preserve"> verbeterde en verfraaide dus de stu</w:t>
      </w:r>
      <w:r w:rsidR="00BB7912">
        <w:rPr>
          <w:rFonts w:cs="Arial"/>
          <w:sz w:val="20"/>
          <w:szCs w:val="20"/>
          <w:lang w:val="nl-BE"/>
        </w:rPr>
        <w:t>die door er een</w:t>
      </w:r>
      <w:r w:rsidRPr="00AD04D8">
        <w:rPr>
          <w:rFonts w:cs="Arial"/>
          <w:sz w:val="20"/>
          <w:szCs w:val="20"/>
          <w:lang w:val="nl-BE"/>
        </w:rPr>
        <w:t xml:space="preserve"> </w:t>
      </w:r>
      <w:r w:rsidR="00BB7912">
        <w:rPr>
          <w:rFonts w:cs="Arial"/>
          <w:sz w:val="20"/>
          <w:szCs w:val="20"/>
          <w:lang w:val="nl-BE"/>
        </w:rPr>
        <w:t>dreigende zwar</w:t>
      </w:r>
      <w:r w:rsidR="007F545E">
        <w:rPr>
          <w:rFonts w:cs="Arial"/>
          <w:sz w:val="20"/>
          <w:szCs w:val="20"/>
          <w:lang w:val="nl-BE"/>
        </w:rPr>
        <w:t>-</w:t>
      </w:r>
      <w:r w:rsidR="00BB7912">
        <w:rPr>
          <w:rFonts w:cs="Arial"/>
          <w:sz w:val="20"/>
          <w:szCs w:val="20"/>
          <w:lang w:val="nl-BE"/>
        </w:rPr>
        <w:t xml:space="preserve">te </w:t>
      </w:r>
      <w:r w:rsidRPr="00AD04D8">
        <w:rPr>
          <w:rFonts w:cs="Arial"/>
          <w:sz w:val="20"/>
          <w:szCs w:val="20"/>
          <w:lang w:val="nl-BE"/>
        </w:rPr>
        <w:t>pion aan toe te voegen.</w:t>
      </w:r>
    </w:p>
    <w:p w14:paraId="5D4A52FC" w14:textId="77777777" w:rsidR="00E24D55" w:rsidRPr="00AD04D8" w:rsidRDefault="00B25C91" w:rsidP="00B25C91">
      <w:pPr>
        <w:spacing w:line="190" w:lineRule="exact"/>
        <w:jc w:val="center"/>
        <w:rPr>
          <w:rFonts w:cs="Arial"/>
          <w:b/>
          <w:sz w:val="20"/>
          <w:szCs w:val="20"/>
          <w:lang w:val="nl-BE"/>
        </w:rPr>
      </w:pPr>
      <w:r>
        <w:rPr>
          <w:rFonts w:cs="Arial"/>
          <w:sz w:val="20"/>
          <w:szCs w:val="20"/>
          <w:lang w:val="nl-BE"/>
        </w:rPr>
        <w:br w:type="page"/>
      </w:r>
      <w:r w:rsidR="00E24D55" w:rsidRPr="00AD04D8">
        <w:rPr>
          <w:rFonts w:cs="Arial"/>
          <w:b/>
          <w:sz w:val="20"/>
          <w:szCs w:val="20"/>
          <w:lang w:val="nl-BE"/>
        </w:rPr>
        <w:lastRenderedPageBreak/>
        <w:t xml:space="preserve">- </w:t>
      </w:r>
      <w:r w:rsidR="00B57A7B">
        <w:rPr>
          <w:rFonts w:cs="Arial"/>
          <w:b/>
          <w:sz w:val="20"/>
          <w:szCs w:val="20"/>
          <w:lang w:val="nl-BE"/>
        </w:rPr>
        <w:t>99</w:t>
      </w:r>
      <w:r w:rsidR="00E24D55" w:rsidRPr="00AD04D8">
        <w:rPr>
          <w:rFonts w:cs="Arial"/>
          <w:b/>
          <w:sz w:val="20"/>
          <w:szCs w:val="20"/>
          <w:lang w:val="nl-BE"/>
        </w:rPr>
        <w:t xml:space="preserve"> -</w:t>
      </w:r>
    </w:p>
    <w:p w14:paraId="075E80B7" w14:textId="77777777" w:rsidR="00E24D55" w:rsidRPr="00AD04D8" w:rsidRDefault="00E24D55" w:rsidP="00E24D55">
      <w:pPr>
        <w:spacing w:line="190" w:lineRule="exact"/>
        <w:jc w:val="center"/>
        <w:rPr>
          <w:rFonts w:cs="Arial"/>
          <w:b/>
          <w:sz w:val="20"/>
          <w:szCs w:val="20"/>
          <w:lang w:val="nl-BE"/>
        </w:rPr>
      </w:pPr>
    </w:p>
    <w:p w14:paraId="4F7CA6ED" w14:textId="77777777" w:rsidR="00E24D55" w:rsidRPr="00AD04D8" w:rsidRDefault="00E24D55" w:rsidP="00E24D55">
      <w:pPr>
        <w:spacing w:line="190" w:lineRule="exact"/>
        <w:jc w:val="center"/>
        <w:outlineLvl w:val="0"/>
        <w:rPr>
          <w:rFonts w:cs="Arial"/>
          <w:b/>
          <w:sz w:val="20"/>
          <w:szCs w:val="20"/>
          <w:lang w:val="nl-BE"/>
        </w:rPr>
      </w:pPr>
      <w:r w:rsidRPr="00AD04D8">
        <w:rPr>
          <w:rFonts w:cs="Arial"/>
          <w:i/>
          <w:sz w:val="20"/>
          <w:szCs w:val="20"/>
          <w:lang w:val="nl-BE"/>
        </w:rPr>
        <w:t xml:space="preserve">EBUR, </w:t>
      </w:r>
      <w:r w:rsidRPr="00AD04D8">
        <w:rPr>
          <w:rFonts w:cs="Arial"/>
          <w:sz w:val="20"/>
          <w:szCs w:val="20"/>
          <w:lang w:val="nl-BE"/>
        </w:rPr>
        <w:t>2005</w:t>
      </w:r>
    </w:p>
    <w:p w14:paraId="7C1C9FA5" w14:textId="77777777" w:rsidR="00E24D55" w:rsidRPr="00AD04D8" w:rsidRDefault="00E24D55" w:rsidP="00E24D55">
      <w:pPr>
        <w:jc w:val="center"/>
        <w:rPr>
          <w:rFonts w:cs="Arial"/>
          <w:b/>
          <w:sz w:val="20"/>
          <w:szCs w:val="20"/>
          <w:lang w:val="nl-BE"/>
        </w:rPr>
      </w:pPr>
    </w:p>
    <w:p w14:paraId="71257D11"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b/>
          <w:sz w:val="20"/>
          <w:szCs w:val="20"/>
          <w:lang w:val="nl-BE"/>
        </w:rPr>
        <w:t xml:space="preserve"> </w:t>
      </w:r>
      <w:r w:rsidRPr="00A32CB8">
        <w:rPr>
          <w:rFonts w:cs="Arial"/>
          <w:b/>
          <w:sz w:val="20"/>
          <w:szCs w:val="20"/>
          <w:lang w:val="nl-BE"/>
        </w:rPr>
        <w:t>ZAZ</w:t>
      </w:r>
      <w:r w:rsidRPr="00AD04D8">
        <w:rPr>
          <w:rFonts w:cs="Arial"/>
          <w:b/>
          <w:sz w:val="20"/>
          <w:szCs w:val="20"/>
          <w:lang w:val="nl-BE"/>
        </w:rPr>
        <w:t xml:space="preserve">                      </w:t>
      </w:r>
      <w:r w:rsidRPr="00AD04D8">
        <w:rPr>
          <w:rFonts w:cs="Arial"/>
          <w:sz w:val="20"/>
          <w:szCs w:val="20"/>
          <w:lang w:val="nl-BE"/>
        </w:rPr>
        <w:t>0131.01 h2d1</w:t>
      </w:r>
    </w:p>
    <w:p w14:paraId="463BE664" w14:textId="77777777" w:rsidR="00E24D55" w:rsidRPr="00AD04D8" w:rsidRDefault="00E24D55" w:rsidP="00E24D55">
      <w:pPr>
        <w:jc w:val="both"/>
        <w:rPr>
          <w:rFonts w:cs="Arial"/>
          <w:i/>
          <w:sz w:val="20"/>
          <w:szCs w:val="20"/>
          <w:lang w:val="nl-BE"/>
        </w:rPr>
      </w:pPr>
    </w:p>
    <w:p w14:paraId="030275DB"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De pion dreigt te promoveren na </w:t>
      </w:r>
    </w:p>
    <w:p w14:paraId="106FF8C6" w14:textId="77777777" w:rsidR="00E24D55" w:rsidRPr="00AD04D8" w:rsidRDefault="00E24D55" w:rsidP="00E24D55">
      <w:pPr>
        <w:jc w:val="both"/>
        <w:rPr>
          <w:rFonts w:cs="Arial"/>
          <w:b/>
          <w:sz w:val="20"/>
          <w:szCs w:val="20"/>
          <w:lang w:val="nl-BE"/>
        </w:rPr>
      </w:pPr>
      <w:r w:rsidRPr="00AD04D8">
        <w:rPr>
          <w:rFonts w:cs="Arial"/>
          <w:b/>
          <w:sz w:val="20"/>
          <w:szCs w:val="20"/>
          <w:lang w:val="nl-BE"/>
        </w:rPr>
        <w:tab/>
        <w:t>1…</w:t>
      </w:r>
      <w:r w:rsidRPr="00AD04D8">
        <w:rPr>
          <w:rFonts w:cs="Arial"/>
          <w:b/>
          <w:sz w:val="20"/>
          <w:szCs w:val="20"/>
          <w:lang w:val="nl-BE"/>
        </w:rPr>
        <w:tab/>
      </w:r>
      <w:r w:rsidRPr="00AD04D8">
        <w:rPr>
          <w:rFonts w:cs="Arial"/>
          <w:b/>
          <w:sz w:val="20"/>
          <w:szCs w:val="20"/>
          <w:lang w:val="nl-BE"/>
        </w:rPr>
        <w:tab/>
        <w:t xml:space="preserve">e2 </w:t>
      </w:r>
    </w:p>
    <w:p w14:paraId="32A78FD6"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2.Tb1+ </w:t>
      </w:r>
    </w:p>
    <w:p w14:paraId="6145CF4B"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Niet goed is 2.Te6? e1D 3.Pxe1 Lxe1. </w:t>
      </w:r>
    </w:p>
    <w:p w14:paraId="4E2E662F" w14:textId="77777777" w:rsidR="00E24D55" w:rsidRPr="00AD04D8" w:rsidRDefault="00E24D55" w:rsidP="00E24D55">
      <w:pPr>
        <w:jc w:val="both"/>
        <w:rPr>
          <w:rFonts w:cs="Arial"/>
          <w:b/>
          <w:sz w:val="20"/>
          <w:szCs w:val="20"/>
          <w:lang w:val="nl-BE"/>
        </w:rPr>
      </w:pPr>
      <w:r w:rsidRPr="00AD04D8">
        <w:rPr>
          <w:rFonts w:cs="Arial"/>
          <w:b/>
          <w:sz w:val="20"/>
          <w:szCs w:val="20"/>
          <w:lang w:val="nl-BE"/>
        </w:rPr>
        <w:tab/>
        <w:t>2…</w:t>
      </w:r>
      <w:r w:rsidRPr="00AD04D8">
        <w:rPr>
          <w:rFonts w:cs="Arial"/>
          <w:b/>
          <w:sz w:val="20"/>
          <w:szCs w:val="20"/>
          <w:lang w:val="nl-BE"/>
        </w:rPr>
        <w:tab/>
      </w:r>
      <w:r w:rsidRPr="00AD04D8">
        <w:rPr>
          <w:rFonts w:cs="Arial"/>
          <w:b/>
          <w:sz w:val="20"/>
          <w:szCs w:val="20"/>
          <w:lang w:val="nl-BE"/>
        </w:rPr>
        <w:tab/>
        <w:t xml:space="preserve">Kc2 </w:t>
      </w:r>
    </w:p>
    <w:p w14:paraId="6512EF2A" w14:textId="77777777" w:rsidR="00E24D55" w:rsidRPr="00AD04D8" w:rsidRDefault="00E24D55" w:rsidP="00E24D55">
      <w:pPr>
        <w:jc w:val="both"/>
        <w:rPr>
          <w:rFonts w:cs="Arial"/>
          <w:sz w:val="20"/>
          <w:szCs w:val="20"/>
          <w:lang w:val="nl-BE"/>
        </w:rPr>
      </w:pPr>
      <w:r w:rsidRPr="00AD04D8">
        <w:rPr>
          <w:rFonts w:cs="Arial"/>
          <w:b/>
          <w:sz w:val="20"/>
          <w:szCs w:val="20"/>
          <w:lang w:val="nl-BE"/>
        </w:rPr>
        <w:tab/>
        <w:t>3.Th1</w:t>
      </w:r>
      <w:r w:rsidRPr="00AD04D8">
        <w:rPr>
          <w:rFonts w:cs="Arial"/>
          <w:sz w:val="20"/>
          <w:szCs w:val="20"/>
          <w:lang w:val="nl-BE"/>
        </w:rPr>
        <w:t xml:space="preserve"> </w:t>
      </w:r>
    </w:p>
    <w:p w14:paraId="226E1326" w14:textId="77777777" w:rsidR="00E24D55" w:rsidRPr="00AD04D8" w:rsidRDefault="00E24D55" w:rsidP="00E24D55">
      <w:pPr>
        <w:jc w:val="both"/>
        <w:rPr>
          <w:rFonts w:cs="Arial"/>
          <w:sz w:val="20"/>
          <w:szCs w:val="20"/>
          <w:lang w:val="nl-BE"/>
        </w:rPr>
      </w:pPr>
      <w:r w:rsidRPr="00AD04D8">
        <w:rPr>
          <w:rFonts w:cs="Arial"/>
          <w:sz w:val="20"/>
          <w:szCs w:val="20"/>
          <w:lang w:val="nl-BE"/>
        </w:rPr>
        <w:t>Een niet zo vlug te vinden zet.</w:t>
      </w:r>
      <w:r w:rsidRPr="00AD04D8">
        <w:rPr>
          <w:rFonts w:cs="Arial"/>
          <w:b/>
          <w:sz w:val="20"/>
          <w:szCs w:val="20"/>
          <w:lang w:val="nl-BE"/>
        </w:rPr>
        <w:t xml:space="preserve"> </w:t>
      </w:r>
      <w:r w:rsidRPr="00AD04D8">
        <w:rPr>
          <w:rFonts w:cs="Arial"/>
          <w:sz w:val="20"/>
          <w:szCs w:val="20"/>
          <w:lang w:val="nl-BE"/>
        </w:rPr>
        <w:t>W</w:t>
      </w:r>
      <w:r>
        <w:rPr>
          <w:rFonts w:cs="Arial"/>
          <w:sz w:val="20"/>
          <w:szCs w:val="20"/>
          <w:lang w:val="nl-BE"/>
        </w:rPr>
        <w:t>ant na bijvoorbeeld  3.Ta1? Lf</w:t>
      </w:r>
      <w:r w:rsidRPr="00AD04D8">
        <w:rPr>
          <w:rFonts w:cs="Arial"/>
          <w:sz w:val="20"/>
          <w:szCs w:val="20"/>
          <w:lang w:val="nl-BE"/>
        </w:rPr>
        <w:t xml:space="preserve">2 4.Ta2+ Kd1 5.Tb2 e1D 6.Pxe1 K(L)xe1 is het gelijkspel. </w:t>
      </w:r>
    </w:p>
    <w:p w14:paraId="73E15A10" w14:textId="77777777" w:rsidR="00E24D55" w:rsidRPr="00AD04D8" w:rsidRDefault="00E24D55" w:rsidP="00E24D55">
      <w:pPr>
        <w:jc w:val="both"/>
        <w:rPr>
          <w:rFonts w:cs="Arial"/>
          <w:b/>
          <w:sz w:val="20"/>
          <w:szCs w:val="20"/>
          <w:lang w:val="nl-BE"/>
        </w:rPr>
      </w:pPr>
      <w:r w:rsidRPr="00AD04D8">
        <w:rPr>
          <w:rFonts w:cs="Arial"/>
          <w:b/>
          <w:sz w:val="20"/>
          <w:szCs w:val="20"/>
          <w:lang w:val="nl-BE"/>
        </w:rPr>
        <w:tab/>
        <w:t>3…</w:t>
      </w:r>
      <w:r w:rsidRPr="00AD04D8">
        <w:rPr>
          <w:rFonts w:cs="Arial"/>
          <w:b/>
          <w:sz w:val="20"/>
          <w:szCs w:val="20"/>
          <w:lang w:val="nl-BE"/>
        </w:rPr>
        <w:tab/>
      </w:r>
      <w:r w:rsidRPr="00AD04D8">
        <w:rPr>
          <w:rFonts w:cs="Arial"/>
          <w:b/>
          <w:sz w:val="20"/>
          <w:szCs w:val="20"/>
          <w:lang w:val="nl-BE"/>
        </w:rPr>
        <w:tab/>
        <w:t xml:space="preserve">Lf2 </w:t>
      </w:r>
    </w:p>
    <w:p w14:paraId="27492009"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4.Kh3 </w:t>
      </w:r>
      <w:r w:rsidRPr="00AD04D8">
        <w:rPr>
          <w:rFonts w:cs="Arial"/>
          <w:b/>
          <w:sz w:val="20"/>
          <w:szCs w:val="20"/>
          <w:lang w:val="nl-BE"/>
        </w:rPr>
        <w:tab/>
      </w:r>
      <w:r w:rsidRPr="00AD04D8">
        <w:rPr>
          <w:rFonts w:cs="Arial"/>
          <w:b/>
          <w:sz w:val="20"/>
          <w:szCs w:val="20"/>
          <w:lang w:val="nl-BE"/>
        </w:rPr>
        <w:tab/>
        <w:t xml:space="preserve">Kc(d)3 </w:t>
      </w:r>
    </w:p>
    <w:p w14:paraId="3B5EB570"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5.Kg4 </w:t>
      </w:r>
      <w:r w:rsidRPr="00AD04D8">
        <w:rPr>
          <w:rFonts w:cs="Arial"/>
          <w:b/>
          <w:sz w:val="20"/>
          <w:szCs w:val="20"/>
          <w:lang w:val="nl-BE"/>
        </w:rPr>
        <w:tab/>
      </w:r>
      <w:r w:rsidRPr="00AD04D8">
        <w:rPr>
          <w:rFonts w:cs="Arial"/>
          <w:b/>
          <w:sz w:val="20"/>
          <w:szCs w:val="20"/>
          <w:lang w:val="nl-BE"/>
        </w:rPr>
        <w:tab/>
        <w:t xml:space="preserve">Kd2 </w:t>
      </w:r>
    </w:p>
    <w:p w14:paraId="3B635E0F" w14:textId="77777777" w:rsidR="00875A4F" w:rsidRDefault="00E24D55" w:rsidP="007271AF">
      <w:pPr>
        <w:jc w:val="both"/>
        <w:rPr>
          <w:rFonts w:cs="Arial"/>
          <w:sz w:val="20"/>
          <w:szCs w:val="20"/>
          <w:lang w:val="nl-BE"/>
        </w:rPr>
      </w:pPr>
      <w:r w:rsidRPr="00AD04D8">
        <w:rPr>
          <w:rFonts w:cs="Arial"/>
          <w:b/>
          <w:sz w:val="20"/>
          <w:szCs w:val="20"/>
          <w:lang w:val="nl-BE"/>
        </w:rPr>
        <w:tab/>
        <w:t xml:space="preserve">6.Kf4 </w:t>
      </w:r>
      <w:r w:rsidRPr="00AD04D8">
        <w:rPr>
          <w:rFonts w:cs="Arial"/>
          <w:b/>
          <w:sz w:val="20"/>
          <w:szCs w:val="20"/>
          <w:lang w:val="nl-BE"/>
        </w:rPr>
        <w:tab/>
      </w:r>
      <w:r w:rsidRPr="00AD04D8">
        <w:rPr>
          <w:rFonts w:cs="Arial"/>
          <w:b/>
          <w:sz w:val="20"/>
          <w:szCs w:val="20"/>
          <w:lang w:val="nl-BE"/>
        </w:rPr>
        <w:tab/>
        <w:t xml:space="preserve">e1D </w:t>
      </w:r>
      <w:r w:rsidRPr="00AD04D8">
        <w:rPr>
          <w:rFonts w:cs="Arial"/>
          <w:sz w:val="20"/>
          <w:szCs w:val="20"/>
          <w:lang w:val="nl-BE"/>
        </w:rPr>
        <w:t>Eindelijk remise hoopt zwart, want na 6…Kd3</w:t>
      </w:r>
      <w:r w:rsidR="0097128B">
        <w:rPr>
          <w:rFonts w:cs="Arial"/>
          <w:sz w:val="20"/>
          <w:szCs w:val="20"/>
          <w:lang w:val="nl-BE"/>
        </w:rPr>
        <w:t>?</w:t>
      </w:r>
      <w:r w:rsidRPr="00AD04D8">
        <w:rPr>
          <w:rFonts w:cs="Arial"/>
          <w:sz w:val="20"/>
          <w:szCs w:val="20"/>
          <w:lang w:val="nl-BE"/>
        </w:rPr>
        <w:t xml:space="preserve"> zou wit winnen met 7.Kf3 e1D 8.Pxe1 Lxe1 9.Txe1.</w:t>
      </w:r>
    </w:p>
    <w:p w14:paraId="6E1C2D27" w14:textId="77777777" w:rsidR="00875A4F" w:rsidRDefault="00875A4F" w:rsidP="00875A4F">
      <w:pPr>
        <w:jc w:val="both"/>
        <w:rPr>
          <w:rFonts w:cs="Arial"/>
          <w:sz w:val="20"/>
          <w:szCs w:val="20"/>
          <w:lang w:val="nl-BE"/>
        </w:rPr>
      </w:pPr>
      <w:r>
        <w:rPr>
          <w:rFonts w:cs="Arial"/>
          <w:sz w:val="20"/>
          <w:szCs w:val="20"/>
          <w:lang w:val="nl-BE"/>
        </w:rPr>
        <w:t>Doch niets is minder waar:</w:t>
      </w:r>
    </w:p>
    <w:p w14:paraId="49FD2ADA" w14:textId="77777777" w:rsidR="00875A4F" w:rsidRPr="00690EC9" w:rsidRDefault="00875A4F" w:rsidP="00875A4F">
      <w:pPr>
        <w:jc w:val="both"/>
        <w:rPr>
          <w:rFonts w:cs="Arial"/>
          <w:b/>
          <w:sz w:val="20"/>
          <w:szCs w:val="20"/>
          <w:lang w:val="nl-BE"/>
        </w:rPr>
      </w:pPr>
      <w:r>
        <w:rPr>
          <w:rFonts w:cs="Arial"/>
          <w:sz w:val="20"/>
          <w:szCs w:val="20"/>
          <w:lang w:val="nl-BE"/>
        </w:rPr>
        <w:tab/>
      </w:r>
      <w:r w:rsidR="00690EC9">
        <w:rPr>
          <w:rFonts w:cs="Arial"/>
          <w:b/>
          <w:sz w:val="20"/>
          <w:szCs w:val="20"/>
          <w:lang w:val="nl-BE"/>
        </w:rPr>
        <w:t>7.Pxe1</w:t>
      </w:r>
      <w:r w:rsidR="00690EC9">
        <w:rPr>
          <w:rFonts w:cs="Arial"/>
          <w:b/>
          <w:sz w:val="20"/>
          <w:szCs w:val="20"/>
          <w:lang w:val="nl-BE"/>
        </w:rPr>
        <w:tab/>
      </w:r>
      <w:r w:rsidR="00690EC9">
        <w:rPr>
          <w:rFonts w:cs="Arial"/>
          <w:b/>
          <w:sz w:val="20"/>
          <w:szCs w:val="20"/>
          <w:lang w:val="nl-BE"/>
        </w:rPr>
        <w:tab/>
        <w:t>Lxe1</w:t>
      </w:r>
    </w:p>
    <w:p w14:paraId="1061C670" w14:textId="77777777" w:rsidR="000307B5" w:rsidRPr="000307B5" w:rsidRDefault="00E24D55" w:rsidP="00875A4F">
      <w:pPr>
        <w:rPr>
          <w:rFonts w:cs="Arial"/>
          <w:sz w:val="20"/>
          <w:szCs w:val="20"/>
          <w:lang w:val="nl-BE"/>
        </w:rPr>
      </w:pPr>
      <w:r w:rsidRPr="00AD04D8">
        <w:rPr>
          <w:rFonts w:cs="Arial"/>
          <w:sz w:val="20"/>
          <w:szCs w:val="20"/>
          <w:lang w:val="nl-BE"/>
        </w:rPr>
        <w:t xml:space="preserve"> </w:t>
      </w:r>
      <w:r w:rsidRPr="00AD04D8">
        <w:rPr>
          <w:rFonts w:cs="Arial"/>
          <w:sz w:val="20"/>
          <w:szCs w:val="20"/>
          <w:lang w:val="nl-BE"/>
        </w:rPr>
        <w:br w:type="column"/>
      </w:r>
    </w:p>
    <w:p w14:paraId="120676FB" w14:textId="77777777" w:rsidR="00E24D55" w:rsidRDefault="00E24D55" w:rsidP="00E24D55">
      <w:pPr>
        <w:spacing w:line="210" w:lineRule="exact"/>
        <w:jc w:val="both"/>
        <w:rPr>
          <w:rFonts w:cs="Arial"/>
          <w:b/>
          <w:sz w:val="20"/>
          <w:szCs w:val="20"/>
          <w:lang w:val="nl-BE"/>
        </w:rPr>
      </w:pPr>
    </w:p>
    <w:p w14:paraId="1D0F28D1" w14:textId="77777777" w:rsidR="000307B5" w:rsidRPr="00AD04D8" w:rsidRDefault="000307B5" w:rsidP="00E24D55">
      <w:pPr>
        <w:spacing w:line="210" w:lineRule="exact"/>
        <w:jc w:val="both"/>
        <w:rPr>
          <w:rFonts w:cs="Arial"/>
          <w:sz w:val="20"/>
          <w:szCs w:val="20"/>
          <w:lang w:val="nl-BE"/>
        </w:rPr>
      </w:pPr>
    </w:p>
    <w:p w14:paraId="699DA527" w14:textId="77777777" w:rsidR="00E24D55" w:rsidRPr="00690EC9" w:rsidRDefault="00990285" w:rsidP="00E24D55">
      <w:pPr>
        <w:spacing w:line="210" w:lineRule="exact"/>
        <w:jc w:val="both"/>
        <w:rPr>
          <w:rFonts w:cs="Arial"/>
          <w:sz w:val="20"/>
          <w:szCs w:val="20"/>
          <w:lang w:val="nl-BE"/>
        </w:rPr>
      </w:pPr>
      <w:r>
        <w:rPr>
          <w:noProof/>
          <w:lang w:val="nl-BE"/>
        </w:rPr>
        <w:object w:dxaOrig="1440" w:dyaOrig="1440" w14:anchorId="0618F0E4">
          <v:shape id="_x0000_s1097" type="#_x0000_t75" style="position:absolute;left:0;text-align:left;margin-left:-183.1pt;margin-top:5.95pt;width:151.95pt;height:152.6pt;z-index:251632640">
            <v:imagedata r:id="rId205" o:title=""/>
            <w10:wrap type="square"/>
          </v:shape>
          <o:OLEObject Type="Embed" ProgID="CorelDRAW.Graphic.12" ShapeID="_x0000_s1097" DrawAspect="Content" ObjectID="_1587467695" r:id="rId206"/>
        </w:object>
      </w:r>
    </w:p>
    <w:p w14:paraId="5FD5B118" w14:textId="77777777" w:rsidR="00E24D55" w:rsidRPr="00AD04D8" w:rsidRDefault="00690EC9" w:rsidP="00E24D55">
      <w:pPr>
        <w:spacing w:line="210" w:lineRule="exact"/>
        <w:jc w:val="both"/>
        <w:rPr>
          <w:rFonts w:cs="Arial"/>
          <w:sz w:val="20"/>
          <w:szCs w:val="20"/>
          <w:lang w:val="nl-BE"/>
        </w:rPr>
      </w:pPr>
      <w:r>
        <w:rPr>
          <w:rFonts w:cs="Arial"/>
          <w:sz w:val="20"/>
          <w:szCs w:val="20"/>
          <w:lang w:val="nl-BE"/>
        </w:rPr>
        <w:t>E</w:t>
      </w:r>
      <w:r w:rsidR="00E24D55" w:rsidRPr="00AD04D8">
        <w:rPr>
          <w:rFonts w:cs="Arial"/>
          <w:sz w:val="20"/>
          <w:szCs w:val="20"/>
          <w:lang w:val="nl-BE"/>
        </w:rPr>
        <w:t>n dan:</w:t>
      </w:r>
    </w:p>
    <w:p w14:paraId="23F7BD16"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8.Kf3 </w:t>
      </w:r>
    </w:p>
    <w:p w14:paraId="721DC6E3" w14:textId="77777777" w:rsidR="00E24D55" w:rsidRPr="00AD04D8" w:rsidRDefault="00B12934" w:rsidP="00E24D55">
      <w:pPr>
        <w:jc w:val="both"/>
        <w:rPr>
          <w:rFonts w:cs="Arial"/>
          <w:sz w:val="20"/>
          <w:szCs w:val="20"/>
          <w:lang w:val="nl-BE"/>
        </w:rPr>
      </w:pPr>
      <w:r>
        <w:rPr>
          <w:rFonts w:cs="Arial"/>
          <w:sz w:val="20"/>
          <w:szCs w:val="20"/>
          <w:lang w:val="nl-BE"/>
        </w:rPr>
        <w:t>E</w:t>
      </w:r>
      <w:r w:rsidR="00E24D55" w:rsidRPr="00AD04D8">
        <w:rPr>
          <w:rFonts w:cs="Arial"/>
          <w:sz w:val="20"/>
          <w:szCs w:val="20"/>
          <w:lang w:val="nl-BE"/>
        </w:rPr>
        <w:t>n plots is de loper gevangen. Verrassend mooi. Wit wint na bij-voorbeeld 8…Kd1</w:t>
      </w:r>
      <w:r w:rsidR="0097128B">
        <w:rPr>
          <w:rFonts w:cs="Arial"/>
          <w:sz w:val="20"/>
          <w:szCs w:val="20"/>
          <w:lang w:val="nl-BE"/>
        </w:rPr>
        <w:t>?</w:t>
      </w:r>
      <w:r w:rsidR="00E24D55" w:rsidRPr="00AD04D8">
        <w:rPr>
          <w:rFonts w:cs="Arial"/>
          <w:sz w:val="20"/>
          <w:szCs w:val="20"/>
          <w:lang w:val="nl-BE"/>
        </w:rPr>
        <w:t xml:space="preserve"> het snelst met 9.Ke3 Kc2</w:t>
      </w:r>
      <w:r w:rsidR="00DF47EA">
        <w:rPr>
          <w:rFonts w:cs="Arial"/>
          <w:sz w:val="20"/>
          <w:szCs w:val="20"/>
          <w:lang w:val="nl-BE"/>
        </w:rPr>
        <w:t xml:space="preserve">, en </w:t>
      </w:r>
      <w:r w:rsidR="003606AB">
        <w:rPr>
          <w:rFonts w:cs="Arial"/>
          <w:sz w:val="20"/>
          <w:szCs w:val="20"/>
          <w:lang w:val="nl-BE"/>
        </w:rPr>
        <w:t>10.Txe1+.</w:t>
      </w:r>
    </w:p>
    <w:p w14:paraId="7B63E0C2" w14:textId="77777777" w:rsidR="00E24D55" w:rsidRPr="00AD04D8" w:rsidRDefault="00E24D55" w:rsidP="00E24D55">
      <w:pPr>
        <w:jc w:val="both"/>
        <w:rPr>
          <w:rFonts w:cs="Arial"/>
          <w:sz w:val="20"/>
          <w:szCs w:val="20"/>
          <w:lang w:val="nl-BE"/>
        </w:rPr>
      </w:pPr>
    </w:p>
    <w:p w14:paraId="41B25AB4"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Het driemanschap Salov-Kricheli-Kralin veroverde ten onrechte de eerste prijs in het </w:t>
      </w:r>
      <w:r w:rsidRPr="00AD04D8">
        <w:rPr>
          <w:rFonts w:cs="Arial"/>
          <w:i/>
          <w:sz w:val="20"/>
          <w:szCs w:val="20"/>
          <w:lang w:val="nl-BE"/>
        </w:rPr>
        <w:t>Arsjakov-50 JT</w:t>
      </w:r>
      <w:r w:rsidRPr="00AD04D8">
        <w:rPr>
          <w:rFonts w:cs="Arial"/>
          <w:sz w:val="20"/>
          <w:szCs w:val="20"/>
          <w:lang w:val="nl-BE"/>
        </w:rPr>
        <w:t xml:space="preserve"> (1989) met deze ministudie: </w:t>
      </w:r>
    </w:p>
    <w:p w14:paraId="724E7857" w14:textId="77777777" w:rsidR="00E24D55" w:rsidRPr="00AD04D8" w:rsidRDefault="00E24D55" w:rsidP="00E24D55">
      <w:pPr>
        <w:jc w:val="both"/>
        <w:rPr>
          <w:rFonts w:cs="Arial"/>
          <w:sz w:val="20"/>
          <w:szCs w:val="20"/>
          <w:lang w:val="nl-BE"/>
        </w:rPr>
      </w:pPr>
    </w:p>
    <w:p w14:paraId="476B9059" w14:textId="77777777" w:rsidR="00E24D55" w:rsidRPr="00F208DF" w:rsidRDefault="00E24D55" w:rsidP="00E24D55">
      <w:pPr>
        <w:jc w:val="both"/>
        <w:rPr>
          <w:rFonts w:cs="Arial"/>
          <w:sz w:val="20"/>
          <w:szCs w:val="20"/>
          <w:lang w:val="en-GB"/>
        </w:rPr>
      </w:pPr>
      <w:r w:rsidRPr="00F208DF">
        <w:rPr>
          <w:rFonts w:cs="Arial"/>
          <w:sz w:val="20"/>
          <w:szCs w:val="20"/>
          <w:lang w:val="en-GB"/>
        </w:rPr>
        <w:t>Kh1 Tb7 Pc4 / Kf5 Lf6 e2 +</w:t>
      </w:r>
    </w:p>
    <w:p w14:paraId="048D9228" w14:textId="77777777" w:rsidR="00E24D55" w:rsidRPr="001D6918" w:rsidRDefault="00E24D55" w:rsidP="00E24D55">
      <w:pPr>
        <w:jc w:val="both"/>
        <w:rPr>
          <w:rFonts w:cs="Arial"/>
          <w:sz w:val="20"/>
          <w:szCs w:val="20"/>
          <w:lang w:val="en-GB"/>
        </w:rPr>
      </w:pPr>
    </w:p>
    <w:p w14:paraId="462CCA9E" w14:textId="77777777" w:rsidR="00267DBC" w:rsidRDefault="00E24D55" w:rsidP="00E24D55">
      <w:pPr>
        <w:jc w:val="both"/>
        <w:rPr>
          <w:rFonts w:cs="Arial"/>
          <w:sz w:val="20"/>
          <w:szCs w:val="20"/>
          <w:lang w:val="nl-BE"/>
        </w:rPr>
      </w:pPr>
      <w:r w:rsidRPr="00AD04D8">
        <w:rPr>
          <w:rFonts w:cs="Arial"/>
          <w:sz w:val="20"/>
          <w:szCs w:val="20"/>
          <w:lang w:val="nl-BE"/>
        </w:rPr>
        <w:t>en als oplos</w:t>
      </w:r>
      <w:r w:rsidR="00A20BC0">
        <w:rPr>
          <w:rFonts w:cs="Arial"/>
          <w:sz w:val="20"/>
          <w:szCs w:val="20"/>
          <w:lang w:val="nl-BE"/>
        </w:rPr>
        <w:t xml:space="preserve">sing: 1.Pe3+ Ke4 2.Pg2 Kd3 </w:t>
      </w:r>
      <w:r w:rsidR="00A20BC0" w:rsidRPr="00EE07E6">
        <w:rPr>
          <w:rFonts w:cs="Arial"/>
          <w:b/>
          <w:sz w:val="20"/>
          <w:szCs w:val="20"/>
          <w:lang w:val="nl-BE"/>
        </w:rPr>
        <w:t>3.Kh2</w:t>
      </w:r>
      <w:r w:rsidR="00EE07E6">
        <w:rPr>
          <w:rFonts w:cs="Arial"/>
          <w:b/>
          <w:sz w:val="20"/>
          <w:szCs w:val="20"/>
          <w:lang w:val="nl-BE"/>
        </w:rPr>
        <w:t>?</w:t>
      </w:r>
      <w:r w:rsidRPr="00AD04D8">
        <w:rPr>
          <w:rFonts w:cs="Arial"/>
          <w:sz w:val="20"/>
          <w:szCs w:val="20"/>
          <w:lang w:val="nl-BE"/>
        </w:rPr>
        <w:t xml:space="preserve"> Lh4 4.Tb1 Kc2 5.Th1 Lf2 6.Kh3 Kd3 7.Kg4 Kd2 8.Kf4 e1D 9.Pxe1 Lxe1 10.Kf3.</w:t>
      </w:r>
      <w:r w:rsidR="00FF0E73">
        <w:rPr>
          <w:rFonts w:cs="Arial"/>
          <w:sz w:val="20"/>
          <w:szCs w:val="20"/>
          <w:lang w:val="nl-BE"/>
        </w:rPr>
        <w:t xml:space="preserve">, en de loper valt. </w:t>
      </w:r>
    </w:p>
    <w:p w14:paraId="3F65F12E" w14:textId="77777777" w:rsidR="00267DBC" w:rsidRDefault="00267DBC" w:rsidP="00E24D55">
      <w:pPr>
        <w:jc w:val="both"/>
        <w:rPr>
          <w:rFonts w:cs="Arial"/>
          <w:sz w:val="20"/>
          <w:szCs w:val="20"/>
          <w:lang w:val="nl-BE"/>
        </w:rPr>
      </w:pPr>
    </w:p>
    <w:p w14:paraId="44E24D20" w14:textId="77777777" w:rsidR="0097128B" w:rsidRDefault="00FF0E73" w:rsidP="00E24D55">
      <w:pPr>
        <w:jc w:val="both"/>
        <w:rPr>
          <w:rFonts w:cs="Arial"/>
          <w:sz w:val="20"/>
          <w:szCs w:val="20"/>
          <w:lang w:val="nl-BE"/>
        </w:rPr>
      </w:pPr>
      <w:r>
        <w:rPr>
          <w:rFonts w:cs="Arial"/>
          <w:sz w:val="20"/>
          <w:szCs w:val="20"/>
          <w:lang w:val="nl-BE"/>
        </w:rPr>
        <w:t xml:space="preserve">Maar </w:t>
      </w:r>
      <w:r w:rsidR="00A20BC0">
        <w:rPr>
          <w:rFonts w:cs="Arial"/>
          <w:sz w:val="20"/>
          <w:szCs w:val="20"/>
          <w:lang w:val="nl-BE"/>
        </w:rPr>
        <w:t xml:space="preserve"> het is remise na 3.Kh2?</w:t>
      </w:r>
      <w:r w:rsidR="00267DBC">
        <w:rPr>
          <w:rFonts w:cs="Arial"/>
          <w:sz w:val="20"/>
          <w:szCs w:val="20"/>
          <w:lang w:val="nl-BE"/>
        </w:rPr>
        <w:t xml:space="preserve"> Lh4 4.Pf4+ Ke3 5.Pxe2 Kxe2.</w:t>
      </w:r>
      <w:r w:rsidR="00EE07E6">
        <w:rPr>
          <w:rFonts w:cs="Arial"/>
          <w:sz w:val="20"/>
          <w:szCs w:val="20"/>
          <w:lang w:val="nl-BE"/>
        </w:rPr>
        <w:t xml:space="preserve"> </w:t>
      </w:r>
    </w:p>
    <w:p w14:paraId="38B58F2E" w14:textId="77777777" w:rsidR="00FF0E73" w:rsidRDefault="00FF0E73" w:rsidP="00E24D55">
      <w:pPr>
        <w:jc w:val="both"/>
        <w:rPr>
          <w:rFonts w:cs="Arial"/>
          <w:sz w:val="20"/>
          <w:szCs w:val="20"/>
          <w:lang w:val="nl-BE"/>
        </w:rPr>
      </w:pPr>
    </w:p>
    <w:p w14:paraId="2842A749" w14:textId="77777777" w:rsidR="0041431A" w:rsidRDefault="00A20BC0" w:rsidP="00E24D55">
      <w:pPr>
        <w:jc w:val="both"/>
        <w:rPr>
          <w:rFonts w:cs="Arial"/>
          <w:sz w:val="20"/>
          <w:szCs w:val="20"/>
          <w:lang w:val="nl-BE"/>
        </w:rPr>
      </w:pPr>
      <w:r>
        <w:rPr>
          <w:rFonts w:cs="Arial"/>
          <w:sz w:val="20"/>
          <w:szCs w:val="20"/>
          <w:lang w:val="nl-BE"/>
        </w:rPr>
        <w:t xml:space="preserve">Ik trachte nog de studie te redden door </w:t>
      </w:r>
      <w:r w:rsidRPr="00CC4365">
        <w:rPr>
          <w:rFonts w:cs="Arial"/>
          <w:b/>
          <w:sz w:val="20"/>
          <w:szCs w:val="20"/>
          <w:lang w:val="nl-BE"/>
        </w:rPr>
        <w:t>3.Pe1+</w:t>
      </w:r>
      <w:r w:rsidR="00CC4365">
        <w:rPr>
          <w:rFonts w:cs="Arial"/>
          <w:b/>
          <w:sz w:val="20"/>
          <w:szCs w:val="20"/>
          <w:lang w:val="nl-BE"/>
        </w:rPr>
        <w:t>?</w:t>
      </w:r>
      <w:r>
        <w:rPr>
          <w:rFonts w:cs="Arial"/>
          <w:sz w:val="20"/>
          <w:szCs w:val="20"/>
          <w:lang w:val="nl-BE"/>
        </w:rPr>
        <w:t xml:space="preserve"> te spelen</w:t>
      </w:r>
      <w:r w:rsidR="00E24D55">
        <w:rPr>
          <w:rFonts w:cs="Arial"/>
          <w:sz w:val="20"/>
          <w:szCs w:val="20"/>
          <w:lang w:val="nl-BE"/>
        </w:rPr>
        <w:t xml:space="preserve"> </w:t>
      </w:r>
      <w:r w:rsidR="00E24D55">
        <w:rPr>
          <w:rFonts w:cs="Arial"/>
          <w:i/>
          <w:sz w:val="20"/>
          <w:szCs w:val="20"/>
          <w:lang w:val="nl-BE"/>
        </w:rPr>
        <w:t>(in plaats van 3.Kh2</w:t>
      </w:r>
      <w:r w:rsidR="000422B4">
        <w:rPr>
          <w:rFonts w:cs="Arial"/>
          <w:i/>
          <w:sz w:val="20"/>
          <w:szCs w:val="20"/>
          <w:lang w:val="nl-BE"/>
        </w:rPr>
        <w:t xml:space="preserve"> dus)</w:t>
      </w:r>
      <w:r>
        <w:rPr>
          <w:rFonts w:cs="Arial"/>
          <w:sz w:val="20"/>
          <w:szCs w:val="20"/>
          <w:lang w:val="nl-BE"/>
        </w:rPr>
        <w:t xml:space="preserve"> 3…Kd2 4.Tb1 Lh4 5.Pf3 Kc2 Maar hier wint wit </w:t>
      </w:r>
      <w:r w:rsidR="00CC4365">
        <w:rPr>
          <w:rFonts w:cs="Arial"/>
          <w:sz w:val="20"/>
          <w:szCs w:val="20"/>
          <w:lang w:val="nl-BE"/>
        </w:rPr>
        <w:t xml:space="preserve">dan </w:t>
      </w:r>
      <w:r>
        <w:rPr>
          <w:rFonts w:cs="Arial"/>
          <w:sz w:val="20"/>
          <w:szCs w:val="20"/>
          <w:lang w:val="nl-BE"/>
        </w:rPr>
        <w:t xml:space="preserve">met zowel 6.Ta1+ als </w:t>
      </w:r>
      <w:r w:rsidR="0041431A">
        <w:rPr>
          <w:rFonts w:cs="Arial"/>
          <w:sz w:val="20"/>
          <w:szCs w:val="20"/>
          <w:lang w:val="nl-BE"/>
        </w:rPr>
        <w:t>met 6.Tg1+.</w:t>
      </w:r>
    </w:p>
    <w:p w14:paraId="2018719D" w14:textId="77777777" w:rsidR="0041431A" w:rsidRDefault="007E52B8" w:rsidP="00E24D55">
      <w:pPr>
        <w:jc w:val="both"/>
        <w:rPr>
          <w:rFonts w:cs="Arial"/>
          <w:sz w:val="20"/>
          <w:szCs w:val="20"/>
          <w:lang w:val="nl-BE"/>
        </w:rPr>
      </w:pPr>
      <w:r>
        <w:rPr>
          <w:rFonts w:cs="Arial"/>
          <w:sz w:val="20"/>
          <w:szCs w:val="20"/>
          <w:lang w:val="nl-BE"/>
        </w:rPr>
        <w:t>Dus</w:t>
      </w:r>
      <w:r w:rsidR="0041431A">
        <w:rPr>
          <w:rFonts w:cs="Arial"/>
          <w:sz w:val="20"/>
          <w:szCs w:val="20"/>
          <w:lang w:val="nl-BE"/>
        </w:rPr>
        <w:t xml:space="preserve"> nevenoplosbaar.</w:t>
      </w:r>
    </w:p>
    <w:p w14:paraId="64CB628F" w14:textId="77777777" w:rsidR="0041431A" w:rsidRDefault="0041431A" w:rsidP="00E24D55">
      <w:pPr>
        <w:jc w:val="both"/>
        <w:rPr>
          <w:rFonts w:cs="Arial"/>
          <w:sz w:val="20"/>
          <w:szCs w:val="20"/>
          <w:lang w:val="nl-BE"/>
        </w:rPr>
      </w:pPr>
      <w:r>
        <w:rPr>
          <w:rFonts w:cs="Arial"/>
          <w:sz w:val="20"/>
          <w:szCs w:val="20"/>
          <w:lang w:val="nl-BE"/>
        </w:rPr>
        <w:t xml:space="preserve">                                           </w:t>
      </w:r>
    </w:p>
    <w:p w14:paraId="6990EF93" w14:textId="77777777" w:rsidR="00E24D55" w:rsidRPr="00AD04D8" w:rsidRDefault="0041431A" w:rsidP="00E24D55">
      <w:pPr>
        <w:jc w:val="both"/>
        <w:rPr>
          <w:rFonts w:cs="Arial"/>
          <w:sz w:val="20"/>
          <w:szCs w:val="20"/>
          <w:lang w:val="nl-BE"/>
        </w:rPr>
      </w:pPr>
      <w:r>
        <w:rPr>
          <w:rFonts w:cs="Arial"/>
          <w:sz w:val="20"/>
          <w:szCs w:val="20"/>
          <w:lang w:val="nl-BE"/>
        </w:rPr>
        <w:t>Opdat echter het verrassend mooi</w:t>
      </w:r>
      <w:r w:rsidR="00E24D55" w:rsidRPr="00AD04D8">
        <w:rPr>
          <w:rFonts w:cs="Arial"/>
          <w:sz w:val="20"/>
          <w:szCs w:val="20"/>
          <w:lang w:val="nl-BE"/>
        </w:rPr>
        <w:t xml:space="preserve"> </w:t>
      </w:r>
      <w:r w:rsidR="00E24D55">
        <w:rPr>
          <w:rFonts w:cs="Arial"/>
          <w:sz w:val="20"/>
          <w:szCs w:val="20"/>
          <w:lang w:val="nl-BE"/>
        </w:rPr>
        <w:t xml:space="preserve"> </w:t>
      </w:r>
      <w:r w:rsidR="00953F0C">
        <w:rPr>
          <w:rFonts w:cs="Arial"/>
          <w:sz w:val="20"/>
          <w:szCs w:val="20"/>
          <w:lang w:val="nl-BE"/>
        </w:rPr>
        <w:t xml:space="preserve"> einde, gevonden door het </w:t>
      </w:r>
      <w:r>
        <w:rPr>
          <w:rFonts w:cs="Arial"/>
          <w:sz w:val="20"/>
          <w:szCs w:val="20"/>
          <w:lang w:val="nl-BE"/>
        </w:rPr>
        <w:t xml:space="preserve">knappe </w:t>
      </w:r>
      <w:r w:rsidR="00953F0C">
        <w:rPr>
          <w:rFonts w:cs="Arial"/>
          <w:sz w:val="20"/>
          <w:szCs w:val="20"/>
          <w:lang w:val="nl-BE"/>
        </w:rPr>
        <w:t>trio, niet verloren zou gaan ver</w:t>
      </w:r>
      <w:r>
        <w:rPr>
          <w:rFonts w:cs="Arial"/>
          <w:sz w:val="20"/>
          <w:szCs w:val="20"/>
          <w:lang w:val="nl-BE"/>
        </w:rPr>
        <w:t>-</w:t>
      </w:r>
      <w:r w:rsidR="00953F0C">
        <w:rPr>
          <w:rFonts w:cs="Arial"/>
          <w:sz w:val="20"/>
          <w:szCs w:val="20"/>
          <w:lang w:val="nl-BE"/>
        </w:rPr>
        <w:t xml:space="preserve">werkte ik </w:t>
      </w:r>
      <w:r w:rsidR="00E24D55" w:rsidRPr="00AD04D8">
        <w:rPr>
          <w:rFonts w:cs="Arial"/>
          <w:sz w:val="20"/>
          <w:szCs w:val="20"/>
          <w:lang w:val="nl-BE"/>
        </w:rPr>
        <w:t>hun idee in de boven</w:t>
      </w:r>
      <w:r>
        <w:rPr>
          <w:rFonts w:cs="Arial"/>
          <w:sz w:val="20"/>
          <w:szCs w:val="20"/>
          <w:lang w:val="nl-BE"/>
        </w:rPr>
        <w:t>-</w:t>
      </w:r>
      <w:r w:rsidR="00E24D55" w:rsidRPr="00AD04D8">
        <w:rPr>
          <w:rFonts w:cs="Arial"/>
          <w:sz w:val="20"/>
          <w:szCs w:val="20"/>
          <w:lang w:val="nl-BE"/>
        </w:rPr>
        <w:t xml:space="preserve">staande </w:t>
      </w:r>
      <w:r w:rsidR="00953F0C">
        <w:rPr>
          <w:rFonts w:cs="Arial"/>
          <w:sz w:val="20"/>
          <w:szCs w:val="20"/>
          <w:lang w:val="nl-BE"/>
        </w:rPr>
        <w:t xml:space="preserve">verkorte </w:t>
      </w:r>
      <w:r w:rsidR="00E24D55" w:rsidRPr="00AD04D8">
        <w:rPr>
          <w:rFonts w:cs="Arial"/>
          <w:sz w:val="20"/>
          <w:szCs w:val="20"/>
          <w:lang w:val="nl-BE"/>
        </w:rPr>
        <w:t>ve</w:t>
      </w:r>
      <w:r w:rsidR="00707C4A">
        <w:rPr>
          <w:rFonts w:cs="Arial"/>
          <w:sz w:val="20"/>
          <w:szCs w:val="20"/>
          <w:lang w:val="nl-BE"/>
        </w:rPr>
        <w:t>r</w:t>
      </w:r>
      <w:r w:rsidR="00E24D55" w:rsidRPr="00AD04D8">
        <w:rPr>
          <w:rFonts w:cs="Arial"/>
          <w:sz w:val="20"/>
          <w:szCs w:val="20"/>
          <w:lang w:val="nl-BE"/>
        </w:rPr>
        <w:t>rsie</w:t>
      </w:r>
      <w:r w:rsidR="00FE0E4C">
        <w:rPr>
          <w:rFonts w:cs="Arial"/>
          <w:sz w:val="20"/>
          <w:szCs w:val="20"/>
          <w:lang w:val="nl-BE"/>
        </w:rPr>
        <w:t>,</w:t>
      </w:r>
      <w:r w:rsidR="00E24D55" w:rsidRPr="00AD04D8">
        <w:rPr>
          <w:rFonts w:cs="Arial"/>
          <w:sz w:val="20"/>
          <w:szCs w:val="20"/>
          <w:lang w:val="nl-BE"/>
        </w:rPr>
        <w:t xml:space="preserve"> met zwart aan zet. </w:t>
      </w:r>
    </w:p>
    <w:p w14:paraId="7843BC41" w14:textId="77777777" w:rsidR="00BD12A0" w:rsidRDefault="00BD12A0" w:rsidP="00EF65A6">
      <w:pPr>
        <w:spacing w:line="190" w:lineRule="exact"/>
        <w:rPr>
          <w:rFonts w:cs="Arial"/>
          <w:sz w:val="20"/>
          <w:szCs w:val="20"/>
          <w:lang w:val="nl-BE"/>
        </w:rPr>
      </w:pPr>
    </w:p>
    <w:p w14:paraId="599A125B" w14:textId="77777777" w:rsidR="00EF65A6" w:rsidRDefault="00EF65A6" w:rsidP="00EF65A6">
      <w:pPr>
        <w:spacing w:line="190" w:lineRule="exact"/>
        <w:rPr>
          <w:rFonts w:cs="Arial"/>
          <w:sz w:val="20"/>
          <w:szCs w:val="20"/>
          <w:lang w:val="nl-BE"/>
        </w:rPr>
      </w:pPr>
    </w:p>
    <w:p w14:paraId="06BF19EF" w14:textId="77777777" w:rsidR="00E24D55" w:rsidRPr="00AD04D8" w:rsidRDefault="00B57A7B" w:rsidP="005D1B6D">
      <w:pPr>
        <w:spacing w:line="190" w:lineRule="exact"/>
        <w:jc w:val="center"/>
        <w:rPr>
          <w:sz w:val="20"/>
          <w:szCs w:val="20"/>
          <w:lang w:val="nl-BE"/>
        </w:rPr>
      </w:pPr>
      <w:r>
        <w:rPr>
          <w:rFonts w:cs="Arial"/>
          <w:b/>
          <w:sz w:val="20"/>
          <w:szCs w:val="20"/>
          <w:lang w:val="nl-BE"/>
        </w:rPr>
        <w:lastRenderedPageBreak/>
        <w:t>-100</w:t>
      </w:r>
      <w:r w:rsidR="00E24D55" w:rsidRPr="00AD04D8">
        <w:rPr>
          <w:rFonts w:cs="Arial"/>
          <w:b/>
          <w:sz w:val="20"/>
          <w:szCs w:val="20"/>
          <w:lang w:val="nl-BE"/>
        </w:rPr>
        <w:t xml:space="preserve"> -</w:t>
      </w:r>
    </w:p>
    <w:p w14:paraId="6C529660" w14:textId="77777777" w:rsidR="00E24D55" w:rsidRPr="00AD04D8" w:rsidRDefault="00E24D55" w:rsidP="00E24D55">
      <w:pPr>
        <w:spacing w:line="190" w:lineRule="exact"/>
        <w:jc w:val="center"/>
        <w:rPr>
          <w:rFonts w:cs="Arial"/>
          <w:b/>
          <w:sz w:val="20"/>
          <w:szCs w:val="20"/>
          <w:lang w:val="nl-BE"/>
        </w:rPr>
      </w:pPr>
    </w:p>
    <w:p w14:paraId="375FD5B0" w14:textId="77777777" w:rsidR="00E24D55" w:rsidRPr="004D2C76" w:rsidRDefault="00E24D55" w:rsidP="00E24D55">
      <w:pPr>
        <w:spacing w:line="190" w:lineRule="exact"/>
        <w:jc w:val="center"/>
        <w:outlineLvl w:val="0"/>
        <w:rPr>
          <w:rFonts w:cs="Arial"/>
          <w:sz w:val="20"/>
          <w:szCs w:val="20"/>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7295A1AB" w14:textId="77777777" w:rsidR="00E24D55" w:rsidRPr="00AD04D8" w:rsidRDefault="00E24D55" w:rsidP="00E24D55">
      <w:pPr>
        <w:spacing w:line="190" w:lineRule="exact"/>
        <w:jc w:val="center"/>
        <w:rPr>
          <w:rFonts w:cs="Arial"/>
          <w:i/>
          <w:sz w:val="20"/>
          <w:szCs w:val="20"/>
          <w:lang w:val="nl-BE"/>
        </w:rPr>
      </w:pPr>
    </w:p>
    <w:p w14:paraId="71680A10" w14:textId="77777777" w:rsidR="00E24D55" w:rsidRPr="00AD04D8" w:rsidRDefault="00E24D55" w:rsidP="00E24D55">
      <w:pPr>
        <w:jc w:val="center"/>
        <w:rPr>
          <w:lang w:val="nl-BE"/>
        </w:rPr>
      </w:pPr>
      <w:r w:rsidRPr="00AD04D8">
        <w:rPr>
          <w:lang w:val="nl-BE"/>
        </w:rPr>
        <w:object w:dxaOrig="4700" w:dyaOrig="4704" w14:anchorId="05DE0983">
          <v:shape id="_x0000_i1118" type="#_x0000_t75" style="width:154.5pt;height:150.65pt" o:ole="">
            <v:imagedata r:id="rId207" o:title=""/>
          </v:shape>
          <o:OLEObject Type="Embed" ProgID="CorelDRAW.Graphic.12" ShapeID="_x0000_i1118" DrawAspect="Content" ObjectID="_1587467524" r:id="rId208"/>
        </w:object>
      </w:r>
    </w:p>
    <w:p w14:paraId="3F570C36" w14:textId="77777777" w:rsidR="00E24D55" w:rsidRPr="00AD04D8" w:rsidRDefault="00E24D55" w:rsidP="00E24D55">
      <w:pPr>
        <w:jc w:val="center"/>
        <w:rPr>
          <w:lang w:val="nl-BE"/>
        </w:rPr>
      </w:pPr>
    </w:p>
    <w:p w14:paraId="097C4BF6"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b/>
          <w:sz w:val="20"/>
          <w:szCs w:val="20"/>
          <w:lang w:val="nl-BE"/>
        </w:rPr>
        <w:t xml:space="preserve"> </w:t>
      </w:r>
      <w:r w:rsidRPr="00A32CB8">
        <w:rPr>
          <w:rFonts w:cs="Arial"/>
          <w:b/>
          <w:sz w:val="20"/>
          <w:szCs w:val="20"/>
          <w:lang w:val="nl-BE"/>
        </w:rPr>
        <w:t>ZAZ</w:t>
      </w:r>
      <w:r w:rsidRPr="00AD04D8">
        <w:rPr>
          <w:rFonts w:cs="Arial"/>
          <w:sz w:val="20"/>
          <w:szCs w:val="20"/>
          <w:lang w:val="nl-BE"/>
        </w:rPr>
        <w:t xml:space="preserve"> </w:t>
      </w:r>
      <w:r w:rsidRPr="00AD04D8">
        <w:rPr>
          <w:rFonts w:cs="Arial"/>
          <w:b/>
          <w:sz w:val="20"/>
          <w:szCs w:val="20"/>
          <w:lang w:val="nl-BE"/>
        </w:rPr>
        <w:t xml:space="preserve">                      </w:t>
      </w:r>
      <w:r w:rsidRPr="00AD04D8">
        <w:rPr>
          <w:rFonts w:cs="Arial"/>
          <w:sz w:val="20"/>
          <w:szCs w:val="20"/>
          <w:lang w:val="nl-BE"/>
        </w:rPr>
        <w:t>1010.02 f5e8</w:t>
      </w:r>
    </w:p>
    <w:p w14:paraId="007AD5C4" w14:textId="77777777" w:rsidR="00E24D55" w:rsidRPr="00AD04D8" w:rsidRDefault="00E24D55" w:rsidP="00E24D55">
      <w:pPr>
        <w:jc w:val="both"/>
        <w:rPr>
          <w:rFonts w:cs="Arial"/>
          <w:i/>
          <w:sz w:val="20"/>
          <w:szCs w:val="20"/>
          <w:lang w:val="nl-BE"/>
        </w:rPr>
      </w:pPr>
    </w:p>
    <w:p w14:paraId="036778EE" w14:textId="77777777" w:rsidR="00E24D55" w:rsidRPr="00AD04D8" w:rsidRDefault="00E24D55" w:rsidP="00E24D55">
      <w:pPr>
        <w:jc w:val="both"/>
        <w:rPr>
          <w:rFonts w:cs="Arial"/>
          <w:b/>
          <w:sz w:val="20"/>
          <w:szCs w:val="20"/>
          <w:lang w:val="nl-BE"/>
        </w:rPr>
      </w:pPr>
      <w:r w:rsidRPr="00AD04D8">
        <w:rPr>
          <w:rFonts w:cs="Arial"/>
          <w:b/>
          <w:sz w:val="20"/>
          <w:szCs w:val="20"/>
          <w:lang w:val="nl-BE"/>
        </w:rPr>
        <w:tab/>
        <w:t>1...</w:t>
      </w:r>
      <w:r w:rsidRPr="00AD04D8">
        <w:rPr>
          <w:rFonts w:cs="Arial"/>
          <w:b/>
          <w:sz w:val="20"/>
          <w:szCs w:val="20"/>
          <w:lang w:val="nl-BE"/>
        </w:rPr>
        <w:tab/>
      </w:r>
      <w:r w:rsidRPr="00AD04D8">
        <w:rPr>
          <w:rFonts w:cs="Arial"/>
          <w:b/>
          <w:sz w:val="20"/>
          <w:szCs w:val="20"/>
          <w:lang w:val="nl-BE"/>
        </w:rPr>
        <w:tab/>
        <w:t xml:space="preserve">b1D+ </w:t>
      </w:r>
    </w:p>
    <w:p w14:paraId="3396E2D5"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2.Kf6 </w:t>
      </w:r>
    </w:p>
    <w:p w14:paraId="3E88D656" w14:textId="77777777" w:rsidR="00E24D55" w:rsidRPr="00AD04D8" w:rsidRDefault="00E24D55" w:rsidP="00E24D55">
      <w:pPr>
        <w:jc w:val="both"/>
        <w:rPr>
          <w:rFonts w:cs="Arial"/>
          <w:b/>
          <w:sz w:val="20"/>
          <w:szCs w:val="20"/>
          <w:lang w:val="nl-BE"/>
        </w:rPr>
      </w:pPr>
      <w:r w:rsidRPr="00AD04D8">
        <w:rPr>
          <w:rFonts w:cs="Arial"/>
          <w:sz w:val="20"/>
          <w:szCs w:val="20"/>
          <w:lang w:val="nl-BE"/>
        </w:rPr>
        <w:t>Nog niet verloren hoopt zwart, die be</w:t>
      </w:r>
      <w:r w:rsidR="00C21C11">
        <w:rPr>
          <w:rFonts w:cs="Arial"/>
          <w:sz w:val="20"/>
          <w:szCs w:val="20"/>
          <w:lang w:val="nl-BE"/>
        </w:rPr>
        <w:t xml:space="preserve">gint met het geven van een </w:t>
      </w:r>
      <w:r w:rsidRPr="00AD04D8">
        <w:rPr>
          <w:rFonts w:cs="Arial"/>
          <w:sz w:val="20"/>
          <w:szCs w:val="20"/>
          <w:lang w:val="nl-BE"/>
        </w:rPr>
        <w:t>reeks</w:t>
      </w:r>
      <w:r w:rsidR="00C21C11">
        <w:rPr>
          <w:rFonts w:cs="Arial"/>
          <w:sz w:val="20"/>
          <w:szCs w:val="20"/>
          <w:lang w:val="nl-BE"/>
        </w:rPr>
        <w:t xml:space="preserve"> ‘schaken’.</w:t>
      </w:r>
      <w:r w:rsidRPr="00AD04D8">
        <w:rPr>
          <w:rFonts w:cs="Arial"/>
          <w:b/>
          <w:sz w:val="20"/>
          <w:szCs w:val="20"/>
          <w:lang w:val="nl-BE"/>
        </w:rPr>
        <w:t xml:space="preserve"> </w:t>
      </w:r>
    </w:p>
    <w:p w14:paraId="22936A56" w14:textId="77777777" w:rsidR="00E24D55" w:rsidRPr="00AD04D8" w:rsidRDefault="00E24D55" w:rsidP="00E24D55">
      <w:pPr>
        <w:jc w:val="both"/>
        <w:rPr>
          <w:rFonts w:cs="Arial"/>
          <w:b/>
          <w:sz w:val="20"/>
          <w:szCs w:val="20"/>
          <w:lang w:val="nl-BE"/>
        </w:rPr>
      </w:pPr>
      <w:r w:rsidRPr="00AD04D8">
        <w:rPr>
          <w:rFonts w:cs="Arial"/>
          <w:b/>
          <w:sz w:val="20"/>
          <w:szCs w:val="20"/>
          <w:lang w:val="nl-BE"/>
        </w:rPr>
        <w:tab/>
        <w:t>2…</w:t>
      </w:r>
      <w:r w:rsidRPr="00AD04D8">
        <w:rPr>
          <w:rFonts w:cs="Arial"/>
          <w:b/>
          <w:sz w:val="20"/>
          <w:szCs w:val="20"/>
          <w:lang w:val="nl-BE"/>
        </w:rPr>
        <w:tab/>
      </w:r>
      <w:r w:rsidRPr="00AD04D8">
        <w:rPr>
          <w:rFonts w:cs="Arial"/>
          <w:b/>
          <w:sz w:val="20"/>
          <w:szCs w:val="20"/>
          <w:lang w:val="nl-BE"/>
        </w:rPr>
        <w:tab/>
        <w:t xml:space="preserve">Db2+ </w:t>
      </w:r>
    </w:p>
    <w:p w14:paraId="0C63332C"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3.Kg6 </w:t>
      </w:r>
      <w:r w:rsidRPr="00AD04D8">
        <w:rPr>
          <w:rFonts w:cs="Arial"/>
          <w:b/>
          <w:sz w:val="20"/>
          <w:szCs w:val="20"/>
          <w:lang w:val="nl-BE"/>
        </w:rPr>
        <w:tab/>
      </w:r>
      <w:r w:rsidRPr="00AD04D8">
        <w:rPr>
          <w:rFonts w:cs="Arial"/>
          <w:b/>
          <w:sz w:val="20"/>
          <w:szCs w:val="20"/>
          <w:lang w:val="nl-BE"/>
        </w:rPr>
        <w:tab/>
        <w:t xml:space="preserve">Dc2+ </w:t>
      </w:r>
    </w:p>
    <w:p w14:paraId="54AECEDD"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4.Kg7 </w:t>
      </w:r>
    </w:p>
    <w:p w14:paraId="5142D0BF"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Na 4.Lf5? is 4…Dc7 dé remisezet, want na 5.Dg8+ Ke7 6.De6+, zo-als in de juiste oplossing, 6…Kd8 7.Df6+ De7 8.Db6+ Dc7 9.De6 is het </w:t>
      </w:r>
      <w:r w:rsidR="00523184">
        <w:rPr>
          <w:rFonts w:cs="Arial"/>
          <w:sz w:val="20"/>
          <w:szCs w:val="20"/>
          <w:lang w:val="nl-BE"/>
        </w:rPr>
        <w:t xml:space="preserve">zover. </w:t>
      </w:r>
      <w:r w:rsidRPr="00AD04D8">
        <w:rPr>
          <w:rFonts w:cs="Arial"/>
          <w:sz w:val="20"/>
          <w:szCs w:val="20"/>
          <w:lang w:val="nl-BE"/>
        </w:rPr>
        <w:t>Maar na de te</w:t>
      </w:r>
      <w:r w:rsidR="00C21C11">
        <w:rPr>
          <w:rFonts w:cs="Arial"/>
          <w:sz w:val="20"/>
          <w:szCs w:val="20"/>
          <w:lang w:val="nl-BE"/>
        </w:rPr>
        <w:t>kstz</w:t>
      </w:r>
      <w:r w:rsidR="005640C5">
        <w:rPr>
          <w:rFonts w:cs="Arial"/>
          <w:sz w:val="20"/>
          <w:szCs w:val="20"/>
          <w:lang w:val="nl-BE"/>
        </w:rPr>
        <w:t>et wint wit nu</w:t>
      </w:r>
      <w:r w:rsidR="00F977C6">
        <w:rPr>
          <w:rFonts w:cs="Arial"/>
          <w:sz w:val="20"/>
          <w:szCs w:val="20"/>
          <w:lang w:val="nl-BE"/>
        </w:rPr>
        <w:t xml:space="preserve"> met:</w:t>
      </w:r>
    </w:p>
    <w:p w14:paraId="0B4F0EC6" w14:textId="77777777" w:rsidR="00525612" w:rsidRDefault="00E24D55" w:rsidP="00C21C11">
      <w:pPr>
        <w:jc w:val="both"/>
        <w:rPr>
          <w:rFonts w:cs="Arial"/>
          <w:sz w:val="20"/>
          <w:szCs w:val="20"/>
          <w:lang w:val="nl-BE"/>
        </w:rPr>
      </w:pPr>
      <w:r w:rsidRPr="00AD04D8">
        <w:rPr>
          <w:rFonts w:cs="Arial"/>
          <w:b/>
          <w:sz w:val="20"/>
          <w:szCs w:val="20"/>
          <w:lang w:val="nl-BE"/>
        </w:rPr>
        <w:tab/>
        <w:t>4…</w:t>
      </w:r>
      <w:r w:rsidRPr="00AD04D8">
        <w:rPr>
          <w:rFonts w:cs="Arial"/>
          <w:b/>
          <w:sz w:val="20"/>
          <w:szCs w:val="20"/>
          <w:lang w:val="nl-BE"/>
        </w:rPr>
        <w:tab/>
      </w:r>
      <w:r w:rsidRPr="00AD04D8">
        <w:rPr>
          <w:rFonts w:cs="Arial"/>
          <w:b/>
          <w:sz w:val="20"/>
          <w:szCs w:val="20"/>
          <w:lang w:val="nl-BE"/>
        </w:rPr>
        <w:tab/>
        <w:t>Dc7+</w:t>
      </w:r>
      <w:r w:rsidRPr="00AD04D8">
        <w:rPr>
          <w:rFonts w:cs="Arial"/>
          <w:sz w:val="20"/>
          <w:szCs w:val="20"/>
          <w:lang w:val="nl-BE"/>
        </w:rPr>
        <w:t xml:space="preserve"> </w:t>
      </w:r>
    </w:p>
    <w:p w14:paraId="72F67E2B" w14:textId="77777777" w:rsidR="00523184" w:rsidRDefault="00523184" w:rsidP="00C21C11">
      <w:pPr>
        <w:jc w:val="both"/>
        <w:rPr>
          <w:rFonts w:cs="Arial"/>
          <w:sz w:val="20"/>
          <w:szCs w:val="20"/>
          <w:lang w:val="nl-BE"/>
        </w:rPr>
      </w:pPr>
      <w:r>
        <w:rPr>
          <w:rFonts w:cs="Arial"/>
          <w:sz w:val="20"/>
          <w:szCs w:val="20"/>
          <w:lang w:val="nl-BE"/>
        </w:rPr>
        <w:t>Fout is 4…Dc3+</w:t>
      </w:r>
      <w:r w:rsidR="00B36F10">
        <w:rPr>
          <w:rFonts w:cs="Arial"/>
          <w:sz w:val="20"/>
          <w:szCs w:val="20"/>
          <w:lang w:val="nl-BE"/>
        </w:rPr>
        <w:t>?</w:t>
      </w:r>
      <w:r>
        <w:rPr>
          <w:rFonts w:cs="Arial"/>
          <w:sz w:val="20"/>
          <w:szCs w:val="20"/>
          <w:lang w:val="nl-BE"/>
        </w:rPr>
        <w:t xml:space="preserve"> 5.Kg8 Dc7 6.Da8+ Dd8 7.De4+ Fe7 8.Dc6+ Kd8 9.Dc8+ en mat.</w:t>
      </w:r>
    </w:p>
    <w:p w14:paraId="75533952" w14:textId="77777777" w:rsidR="00E24D55" w:rsidRPr="00AD04D8" w:rsidRDefault="00EB265C" w:rsidP="00EB265C">
      <w:pPr>
        <w:spacing w:line="210" w:lineRule="exact"/>
        <w:jc w:val="both"/>
        <w:rPr>
          <w:rFonts w:cs="Arial"/>
          <w:sz w:val="20"/>
          <w:szCs w:val="20"/>
          <w:lang w:val="nl-BE"/>
        </w:rPr>
      </w:pPr>
      <w:r>
        <w:rPr>
          <w:rFonts w:cs="Arial"/>
          <w:sz w:val="20"/>
          <w:szCs w:val="20"/>
          <w:lang w:val="nl-BE"/>
        </w:rPr>
        <w:t xml:space="preserve"> </w:t>
      </w:r>
      <w:r>
        <w:rPr>
          <w:rFonts w:cs="Arial"/>
          <w:sz w:val="20"/>
          <w:szCs w:val="20"/>
          <w:lang w:val="nl-BE"/>
        </w:rPr>
        <w:tab/>
      </w:r>
      <w:r w:rsidR="00E24D55" w:rsidRPr="00AD04D8">
        <w:rPr>
          <w:rFonts w:cs="Arial"/>
          <w:b/>
          <w:sz w:val="20"/>
          <w:szCs w:val="20"/>
          <w:lang w:val="nl-BE"/>
        </w:rPr>
        <w:t xml:space="preserve">5.Kg8 </w:t>
      </w:r>
    </w:p>
    <w:p w14:paraId="14CAE8D1" w14:textId="77777777" w:rsidR="00523184" w:rsidRDefault="00523184" w:rsidP="00EB091D">
      <w:pPr>
        <w:jc w:val="both"/>
        <w:rPr>
          <w:rFonts w:cs="Arial"/>
          <w:sz w:val="20"/>
          <w:szCs w:val="20"/>
          <w:lang w:val="nl-BE"/>
        </w:rPr>
      </w:pPr>
    </w:p>
    <w:p w14:paraId="47524E4D" w14:textId="77777777" w:rsidR="00523184" w:rsidRDefault="00523184" w:rsidP="00EB091D">
      <w:pPr>
        <w:jc w:val="both"/>
        <w:rPr>
          <w:rFonts w:cs="Arial"/>
          <w:sz w:val="20"/>
          <w:szCs w:val="20"/>
          <w:lang w:val="nl-BE"/>
        </w:rPr>
      </w:pPr>
    </w:p>
    <w:p w14:paraId="3B92B88A" w14:textId="77777777" w:rsidR="001A1AF6" w:rsidRDefault="00770A54" w:rsidP="00EB091D">
      <w:pPr>
        <w:jc w:val="both"/>
        <w:rPr>
          <w:rFonts w:cs="Arial"/>
          <w:sz w:val="20"/>
          <w:szCs w:val="20"/>
          <w:lang w:val="nl-BE"/>
        </w:rPr>
      </w:pPr>
      <w:r>
        <w:rPr>
          <w:rFonts w:cs="Arial"/>
          <w:sz w:val="20"/>
          <w:szCs w:val="20"/>
          <w:lang w:val="nl-BE"/>
        </w:rPr>
        <w:t xml:space="preserve"> </w:t>
      </w:r>
    </w:p>
    <w:p w14:paraId="06BE5470" w14:textId="77777777" w:rsidR="00F25B65" w:rsidRDefault="00F25B65" w:rsidP="00EB091D">
      <w:pPr>
        <w:jc w:val="both"/>
        <w:rPr>
          <w:rFonts w:cs="Arial"/>
          <w:sz w:val="20"/>
          <w:szCs w:val="20"/>
          <w:lang w:val="nl-BE"/>
        </w:rPr>
      </w:pPr>
    </w:p>
    <w:p w14:paraId="4EB9F90B" w14:textId="77777777" w:rsidR="00F068C8" w:rsidRDefault="00F068C8" w:rsidP="00EB091D">
      <w:pPr>
        <w:jc w:val="both"/>
        <w:rPr>
          <w:rFonts w:cs="Arial"/>
          <w:sz w:val="20"/>
          <w:szCs w:val="20"/>
          <w:lang w:val="nl-BE"/>
        </w:rPr>
      </w:pPr>
    </w:p>
    <w:p w14:paraId="4F940937" w14:textId="77777777" w:rsidR="00523184" w:rsidRDefault="00523184" w:rsidP="00EB091D">
      <w:pPr>
        <w:jc w:val="both"/>
        <w:rPr>
          <w:rFonts w:cs="Arial"/>
          <w:sz w:val="20"/>
          <w:szCs w:val="20"/>
          <w:lang w:val="nl-BE"/>
        </w:rPr>
      </w:pPr>
    </w:p>
    <w:p w14:paraId="7D32643C" w14:textId="77777777" w:rsidR="00770A54" w:rsidRDefault="00E24D55" w:rsidP="00770A54">
      <w:pPr>
        <w:jc w:val="both"/>
        <w:rPr>
          <w:rFonts w:cs="Arial"/>
          <w:sz w:val="20"/>
          <w:szCs w:val="20"/>
          <w:lang w:val="nl-BE"/>
        </w:rPr>
      </w:pPr>
      <w:r>
        <w:rPr>
          <w:rFonts w:cs="Arial"/>
          <w:sz w:val="20"/>
          <w:szCs w:val="20"/>
          <w:lang w:val="nl-BE"/>
        </w:rPr>
        <w:t>Er is geen goed schaak meer</w:t>
      </w:r>
      <w:r w:rsidRPr="00AD04D8">
        <w:rPr>
          <w:rFonts w:cs="Arial"/>
          <w:sz w:val="20"/>
          <w:szCs w:val="20"/>
          <w:lang w:val="nl-BE"/>
        </w:rPr>
        <w:t>, en om een matdreiging tegen te gaan speelt zwart</w:t>
      </w:r>
      <w:r w:rsidR="002C246D">
        <w:rPr>
          <w:rFonts w:cs="Arial"/>
          <w:sz w:val="20"/>
          <w:szCs w:val="20"/>
          <w:lang w:val="nl-BE"/>
        </w:rPr>
        <w:t>:</w:t>
      </w:r>
      <w:r w:rsidRPr="00AD04D8">
        <w:rPr>
          <w:rFonts w:cs="Arial"/>
          <w:sz w:val="20"/>
          <w:szCs w:val="20"/>
          <w:lang w:val="nl-BE"/>
        </w:rPr>
        <w:t xml:space="preserve"> </w:t>
      </w:r>
    </w:p>
    <w:p w14:paraId="113C4929" w14:textId="77777777" w:rsidR="00E24D55" w:rsidRPr="00C21C11" w:rsidRDefault="00770A54" w:rsidP="00770A54">
      <w:pPr>
        <w:jc w:val="both"/>
        <w:rPr>
          <w:rFonts w:cs="Arial"/>
          <w:sz w:val="20"/>
          <w:szCs w:val="20"/>
          <w:lang w:val="nl-BE"/>
        </w:rPr>
      </w:pPr>
      <w:r>
        <w:rPr>
          <w:rFonts w:cs="Arial"/>
          <w:sz w:val="20"/>
          <w:szCs w:val="20"/>
          <w:lang w:val="nl-BE"/>
        </w:rPr>
        <w:t xml:space="preserve">             </w:t>
      </w:r>
      <w:r w:rsidR="00E24D55" w:rsidRPr="00AD04D8">
        <w:rPr>
          <w:rFonts w:cs="Arial"/>
          <w:b/>
          <w:sz w:val="20"/>
          <w:szCs w:val="20"/>
          <w:lang w:val="nl-BE"/>
        </w:rPr>
        <w:t>5…</w:t>
      </w:r>
      <w:r w:rsidR="00E24D55" w:rsidRPr="00AD04D8">
        <w:rPr>
          <w:rFonts w:cs="Arial"/>
          <w:b/>
          <w:sz w:val="20"/>
          <w:szCs w:val="20"/>
          <w:lang w:val="nl-BE"/>
        </w:rPr>
        <w:tab/>
      </w:r>
      <w:r w:rsidR="00E24D55" w:rsidRPr="00AD04D8">
        <w:rPr>
          <w:rFonts w:cs="Arial"/>
          <w:b/>
          <w:sz w:val="20"/>
          <w:szCs w:val="20"/>
          <w:lang w:val="nl-BE"/>
        </w:rPr>
        <w:tab/>
        <w:t xml:space="preserve">Ke7 </w:t>
      </w:r>
    </w:p>
    <w:p w14:paraId="50CF6B02" w14:textId="77777777" w:rsidR="00E24D55" w:rsidRPr="00AD04D8" w:rsidRDefault="00E24D55" w:rsidP="00E24D55">
      <w:pPr>
        <w:jc w:val="both"/>
        <w:rPr>
          <w:rFonts w:cs="Arial"/>
          <w:b/>
          <w:sz w:val="20"/>
          <w:szCs w:val="20"/>
          <w:lang w:val="nl-BE"/>
        </w:rPr>
      </w:pPr>
      <w:r>
        <w:rPr>
          <w:rFonts w:cs="Arial"/>
          <w:b/>
          <w:sz w:val="20"/>
          <w:szCs w:val="20"/>
          <w:lang w:val="nl-BE"/>
        </w:rPr>
        <w:t xml:space="preserve">             6.De6+ </w:t>
      </w:r>
      <w:r>
        <w:rPr>
          <w:rFonts w:cs="Arial"/>
          <w:b/>
          <w:sz w:val="20"/>
          <w:szCs w:val="20"/>
          <w:lang w:val="nl-BE"/>
        </w:rPr>
        <w:tab/>
      </w:r>
      <w:r w:rsidRPr="00AD04D8">
        <w:rPr>
          <w:rFonts w:cs="Arial"/>
          <w:b/>
          <w:sz w:val="20"/>
          <w:szCs w:val="20"/>
          <w:lang w:val="nl-BE"/>
        </w:rPr>
        <w:t xml:space="preserve">Kd8 </w:t>
      </w:r>
    </w:p>
    <w:p w14:paraId="4048FFA6"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7.Df6+ </w:t>
      </w:r>
      <w:r w:rsidRPr="00AD04D8">
        <w:rPr>
          <w:rFonts w:cs="Arial"/>
          <w:b/>
          <w:sz w:val="20"/>
          <w:szCs w:val="20"/>
          <w:lang w:val="nl-BE"/>
        </w:rPr>
        <w:tab/>
      </w:r>
      <w:r w:rsidRPr="00AD04D8">
        <w:rPr>
          <w:rFonts w:cs="Arial"/>
          <w:b/>
          <w:sz w:val="20"/>
          <w:szCs w:val="20"/>
          <w:lang w:val="nl-BE"/>
        </w:rPr>
        <w:tab/>
        <w:t xml:space="preserve">De7 </w:t>
      </w:r>
    </w:p>
    <w:p w14:paraId="4B844790"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8.Db6+ </w:t>
      </w:r>
      <w:r w:rsidRPr="00AD04D8">
        <w:rPr>
          <w:rFonts w:cs="Arial"/>
          <w:b/>
          <w:sz w:val="20"/>
          <w:szCs w:val="20"/>
          <w:lang w:val="nl-BE"/>
        </w:rPr>
        <w:tab/>
        <w:t xml:space="preserve">Dc7 </w:t>
      </w:r>
    </w:p>
    <w:p w14:paraId="2CBA4B5C"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9.De6 </w:t>
      </w:r>
    </w:p>
    <w:p w14:paraId="01E9DF6B"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Een eerste stille zet. </w:t>
      </w:r>
    </w:p>
    <w:p w14:paraId="042CBAEE"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9…</w:t>
      </w:r>
      <w:r w:rsidRPr="00AD04D8">
        <w:rPr>
          <w:rFonts w:cs="Arial"/>
          <w:b/>
          <w:sz w:val="20"/>
          <w:szCs w:val="20"/>
          <w:lang w:val="nl-BE"/>
        </w:rPr>
        <w:tab/>
      </w:r>
      <w:r w:rsidRPr="00AD04D8">
        <w:rPr>
          <w:rFonts w:cs="Arial"/>
          <w:b/>
          <w:sz w:val="20"/>
          <w:szCs w:val="20"/>
          <w:lang w:val="nl-BE"/>
        </w:rPr>
        <w:tab/>
        <w:t xml:space="preserve">a5 </w:t>
      </w:r>
    </w:p>
    <w:p w14:paraId="430BF2A3"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10.Df6+ </w:t>
      </w:r>
      <w:r w:rsidRPr="00AD04D8">
        <w:rPr>
          <w:rFonts w:cs="Arial"/>
          <w:b/>
          <w:sz w:val="20"/>
          <w:szCs w:val="20"/>
          <w:lang w:val="nl-BE"/>
        </w:rPr>
        <w:tab/>
      </w:r>
      <w:r>
        <w:rPr>
          <w:rFonts w:cs="Arial"/>
          <w:b/>
          <w:sz w:val="20"/>
          <w:szCs w:val="20"/>
          <w:lang w:val="nl-BE"/>
        </w:rPr>
        <w:tab/>
      </w:r>
      <w:r w:rsidRPr="00AD04D8">
        <w:rPr>
          <w:rFonts w:cs="Arial"/>
          <w:b/>
          <w:sz w:val="20"/>
          <w:szCs w:val="20"/>
          <w:lang w:val="nl-BE"/>
        </w:rPr>
        <w:t xml:space="preserve">De7 </w:t>
      </w:r>
    </w:p>
    <w:p w14:paraId="3C682E33"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11.Db6+ </w:t>
      </w:r>
      <w:r>
        <w:rPr>
          <w:rFonts w:cs="Arial"/>
          <w:b/>
          <w:sz w:val="20"/>
          <w:szCs w:val="20"/>
          <w:lang w:val="nl-BE"/>
        </w:rPr>
        <w:tab/>
      </w:r>
      <w:r w:rsidRPr="00AD04D8">
        <w:rPr>
          <w:rFonts w:cs="Arial"/>
          <w:b/>
          <w:sz w:val="20"/>
          <w:szCs w:val="20"/>
          <w:lang w:val="nl-BE"/>
        </w:rPr>
        <w:t xml:space="preserve">Dc7 </w:t>
      </w:r>
    </w:p>
    <w:p w14:paraId="03C120AA"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12.De6 </w:t>
      </w:r>
    </w:p>
    <w:p w14:paraId="230ECDD6" w14:textId="77777777" w:rsidR="00E24D55" w:rsidRPr="00AD04D8" w:rsidRDefault="00E24D55" w:rsidP="00E24D55">
      <w:pPr>
        <w:jc w:val="both"/>
        <w:outlineLvl w:val="0"/>
        <w:rPr>
          <w:rFonts w:cs="Arial"/>
          <w:sz w:val="20"/>
          <w:szCs w:val="20"/>
          <w:lang w:val="nl-BE"/>
        </w:rPr>
      </w:pPr>
      <w:r w:rsidRPr="00AD04D8">
        <w:rPr>
          <w:rFonts w:cs="Arial"/>
          <w:sz w:val="20"/>
          <w:szCs w:val="20"/>
          <w:lang w:val="nl-BE"/>
        </w:rPr>
        <w:t xml:space="preserve">Tweede stille zet </w:t>
      </w:r>
    </w:p>
    <w:p w14:paraId="09FB4770"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12…</w:t>
      </w:r>
      <w:r w:rsidRPr="00AD04D8">
        <w:rPr>
          <w:rFonts w:cs="Arial"/>
          <w:b/>
          <w:sz w:val="20"/>
          <w:szCs w:val="20"/>
          <w:lang w:val="nl-BE"/>
        </w:rPr>
        <w:tab/>
      </w:r>
      <w:r w:rsidRPr="00AD04D8">
        <w:rPr>
          <w:rFonts w:cs="Arial"/>
          <w:b/>
          <w:sz w:val="20"/>
          <w:szCs w:val="20"/>
          <w:lang w:val="nl-BE"/>
        </w:rPr>
        <w:tab/>
        <w:t xml:space="preserve">a4 </w:t>
      </w:r>
    </w:p>
    <w:p w14:paraId="07F04C1D"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13.Df6+ </w:t>
      </w:r>
      <w:r>
        <w:rPr>
          <w:rFonts w:cs="Arial"/>
          <w:b/>
          <w:sz w:val="20"/>
          <w:szCs w:val="20"/>
          <w:lang w:val="nl-BE"/>
        </w:rPr>
        <w:tab/>
      </w:r>
      <w:r w:rsidRPr="00AD04D8">
        <w:rPr>
          <w:rFonts w:cs="Arial"/>
          <w:b/>
          <w:sz w:val="20"/>
          <w:szCs w:val="20"/>
          <w:lang w:val="nl-BE"/>
        </w:rPr>
        <w:tab/>
        <w:t xml:space="preserve">De7 </w:t>
      </w:r>
    </w:p>
    <w:p w14:paraId="28A49F65"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14.Db6+ </w:t>
      </w:r>
      <w:r>
        <w:rPr>
          <w:rFonts w:cs="Arial"/>
          <w:b/>
          <w:sz w:val="20"/>
          <w:szCs w:val="20"/>
          <w:lang w:val="nl-BE"/>
        </w:rPr>
        <w:tab/>
      </w:r>
      <w:r w:rsidRPr="00AD04D8">
        <w:rPr>
          <w:rFonts w:cs="Arial"/>
          <w:b/>
          <w:sz w:val="20"/>
          <w:szCs w:val="20"/>
          <w:lang w:val="nl-BE"/>
        </w:rPr>
        <w:t xml:space="preserve">Dc7 </w:t>
      </w:r>
    </w:p>
    <w:p w14:paraId="4E83BBA2"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15.De6 </w:t>
      </w:r>
    </w:p>
    <w:p w14:paraId="2EC21CCE"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Derde stille zet. </w:t>
      </w:r>
    </w:p>
    <w:p w14:paraId="67D7D457"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15…</w:t>
      </w:r>
      <w:r w:rsidRPr="00AD04D8">
        <w:rPr>
          <w:rFonts w:cs="Arial"/>
          <w:b/>
          <w:sz w:val="20"/>
          <w:szCs w:val="20"/>
          <w:lang w:val="nl-BE"/>
        </w:rPr>
        <w:tab/>
      </w:r>
      <w:r w:rsidRPr="00AD04D8">
        <w:rPr>
          <w:rFonts w:cs="Arial"/>
          <w:b/>
          <w:sz w:val="20"/>
          <w:szCs w:val="20"/>
          <w:lang w:val="nl-BE"/>
        </w:rPr>
        <w:tab/>
        <w:t xml:space="preserve">a3 </w:t>
      </w:r>
    </w:p>
    <w:p w14:paraId="5DF9EEB6"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16.Df6+ </w:t>
      </w:r>
      <w:r w:rsidRPr="00AD04D8">
        <w:rPr>
          <w:rFonts w:cs="Arial"/>
          <w:b/>
          <w:sz w:val="20"/>
          <w:szCs w:val="20"/>
          <w:lang w:val="nl-BE"/>
        </w:rPr>
        <w:tab/>
      </w:r>
      <w:r>
        <w:rPr>
          <w:rFonts w:cs="Arial"/>
          <w:b/>
          <w:sz w:val="20"/>
          <w:szCs w:val="20"/>
          <w:lang w:val="nl-BE"/>
        </w:rPr>
        <w:tab/>
      </w:r>
      <w:r w:rsidRPr="00AD04D8">
        <w:rPr>
          <w:rFonts w:cs="Arial"/>
          <w:b/>
          <w:sz w:val="20"/>
          <w:szCs w:val="20"/>
          <w:lang w:val="nl-BE"/>
        </w:rPr>
        <w:t xml:space="preserve">De7 </w:t>
      </w:r>
    </w:p>
    <w:p w14:paraId="5847A58A"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En nu </w:t>
      </w:r>
    </w:p>
    <w:p w14:paraId="4FA68EC6" w14:textId="77777777" w:rsidR="00E24D55" w:rsidRPr="00AD04D8" w:rsidRDefault="00E24D55" w:rsidP="00E24D55">
      <w:pPr>
        <w:jc w:val="both"/>
        <w:outlineLvl w:val="0"/>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17.Dd4+ </w:t>
      </w:r>
      <w:r w:rsidRPr="00AD04D8">
        <w:rPr>
          <w:rFonts w:cs="Arial"/>
          <w:b/>
          <w:sz w:val="20"/>
          <w:szCs w:val="20"/>
          <w:lang w:val="nl-BE"/>
        </w:rPr>
        <w:tab/>
        <w:t xml:space="preserve">Kc7 </w:t>
      </w:r>
    </w:p>
    <w:p w14:paraId="43C0347F" w14:textId="77777777" w:rsidR="00E24D55" w:rsidRPr="00AD04D8" w:rsidRDefault="00E24D55" w:rsidP="00E24D55">
      <w:pPr>
        <w:jc w:val="both"/>
        <w:rPr>
          <w:rFonts w:cs="Arial"/>
          <w:sz w:val="20"/>
          <w:szCs w:val="20"/>
          <w:lang w:val="nl-BE"/>
        </w:rPr>
      </w:pPr>
      <w:r w:rsidRPr="00AD04D8">
        <w:rPr>
          <w:rFonts w:cs="Arial"/>
          <w:sz w:val="20"/>
          <w:szCs w:val="20"/>
          <w:lang w:val="nl-BE"/>
        </w:rPr>
        <w:t>Na 17…Ke8</w:t>
      </w:r>
      <w:r w:rsidR="00B36F10">
        <w:rPr>
          <w:rFonts w:cs="Arial"/>
          <w:sz w:val="20"/>
          <w:szCs w:val="20"/>
          <w:lang w:val="nl-BE"/>
        </w:rPr>
        <w:t>?</w:t>
      </w:r>
      <w:r w:rsidRPr="00AD04D8">
        <w:rPr>
          <w:rFonts w:cs="Arial"/>
          <w:sz w:val="20"/>
          <w:szCs w:val="20"/>
          <w:lang w:val="nl-BE"/>
        </w:rPr>
        <w:t xml:space="preserve"> volgt bijvoorbeeld 18.Da4+ Kd8 19.Da5+ Dc7 20.Da8+ Ke7 21.Df8+ en mat. </w:t>
      </w:r>
    </w:p>
    <w:p w14:paraId="3FAABB90"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18.Da7+ </w:t>
      </w:r>
      <w:r w:rsidRPr="00AD04D8">
        <w:rPr>
          <w:rFonts w:cs="Arial"/>
          <w:b/>
          <w:sz w:val="20"/>
          <w:szCs w:val="20"/>
          <w:lang w:val="nl-BE"/>
        </w:rPr>
        <w:tab/>
        <w:t xml:space="preserve">Kd6 </w:t>
      </w:r>
    </w:p>
    <w:p w14:paraId="13EA4B79" w14:textId="77777777" w:rsidR="00C21C11"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19.Dxa3+ </w:t>
      </w:r>
    </w:p>
    <w:p w14:paraId="1E5E115D" w14:textId="77777777" w:rsidR="00C21C11" w:rsidRPr="00C21C11" w:rsidRDefault="00C21C11" w:rsidP="00E24D55">
      <w:pPr>
        <w:jc w:val="both"/>
        <w:rPr>
          <w:rFonts w:cs="Arial"/>
          <w:sz w:val="20"/>
          <w:szCs w:val="20"/>
          <w:lang w:val="nl-BE"/>
        </w:rPr>
      </w:pPr>
      <w:r>
        <w:rPr>
          <w:rFonts w:cs="Arial"/>
          <w:sz w:val="20"/>
          <w:szCs w:val="20"/>
          <w:lang w:val="nl-BE"/>
        </w:rPr>
        <w:t>De weg is nu vrij gemaakt door het opschuiven van de pion.</w:t>
      </w:r>
    </w:p>
    <w:p w14:paraId="19CCDD4D" w14:textId="77777777" w:rsidR="00E24D55" w:rsidRPr="00AD04D8" w:rsidRDefault="003B7BB0" w:rsidP="00C21C11">
      <w:pPr>
        <w:jc w:val="both"/>
        <w:rPr>
          <w:rFonts w:cs="Arial"/>
          <w:b/>
          <w:sz w:val="20"/>
          <w:szCs w:val="20"/>
          <w:lang w:val="nl-BE"/>
        </w:rPr>
      </w:pPr>
      <w:r>
        <w:rPr>
          <w:rFonts w:cs="Arial"/>
          <w:b/>
          <w:sz w:val="20"/>
          <w:szCs w:val="20"/>
          <w:lang w:val="nl-BE"/>
        </w:rPr>
        <w:t xml:space="preserve">           </w:t>
      </w:r>
      <w:r w:rsidR="00C21C11">
        <w:rPr>
          <w:rFonts w:cs="Arial"/>
          <w:b/>
          <w:sz w:val="20"/>
          <w:szCs w:val="20"/>
          <w:lang w:val="nl-BE"/>
        </w:rPr>
        <w:t xml:space="preserve">19... </w:t>
      </w:r>
      <w:r w:rsidR="00C21C11">
        <w:rPr>
          <w:rFonts w:cs="Arial"/>
          <w:b/>
          <w:sz w:val="20"/>
          <w:szCs w:val="20"/>
          <w:lang w:val="nl-BE"/>
        </w:rPr>
        <w:tab/>
      </w:r>
      <w:r w:rsidR="00C21C11">
        <w:rPr>
          <w:rFonts w:cs="Arial"/>
          <w:b/>
          <w:sz w:val="20"/>
          <w:szCs w:val="20"/>
          <w:lang w:val="nl-BE"/>
        </w:rPr>
        <w:tab/>
      </w:r>
      <w:r w:rsidR="00E24D55" w:rsidRPr="00AD04D8">
        <w:rPr>
          <w:rFonts w:cs="Arial"/>
          <w:b/>
          <w:sz w:val="20"/>
          <w:szCs w:val="20"/>
          <w:lang w:val="nl-BE"/>
        </w:rPr>
        <w:t xml:space="preserve">K~ </w:t>
      </w:r>
    </w:p>
    <w:p w14:paraId="63529582"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20.Dxe7 </w:t>
      </w:r>
    </w:p>
    <w:p w14:paraId="723E8174" w14:textId="77777777" w:rsidR="00E24D55" w:rsidRPr="00AD04D8" w:rsidRDefault="00E24D55" w:rsidP="00E24D55">
      <w:pPr>
        <w:jc w:val="both"/>
        <w:rPr>
          <w:rFonts w:cs="Arial"/>
          <w:sz w:val="20"/>
          <w:szCs w:val="20"/>
          <w:lang w:val="nl-BE"/>
        </w:rPr>
      </w:pPr>
      <w:r>
        <w:rPr>
          <w:rFonts w:cs="Arial"/>
          <w:sz w:val="20"/>
          <w:szCs w:val="20"/>
          <w:lang w:val="nl-BE"/>
        </w:rPr>
        <w:t>En wit wint uiteindelijk, na drie af-gedwongen zetten.</w:t>
      </w:r>
    </w:p>
    <w:p w14:paraId="62F92830" w14:textId="77777777" w:rsidR="00E24D55" w:rsidRPr="00AD04D8" w:rsidRDefault="00E24D55" w:rsidP="00E24D55">
      <w:pPr>
        <w:spacing w:line="190" w:lineRule="exact"/>
        <w:jc w:val="center"/>
        <w:rPr>
          <w:rFonts w:cs="Arial"/>
          <w:b/>
          <w:noProof/>
          <w:sz w:val="20"/>
          <w:szCs w:val="20"/>
          <w:lang w:val="nl-BE"/>
        </w:rPr>
      </w:pPr>
      <w:r w:rsidRPr="00AD04D8">
        <w:rPr>
          <w:rFonts w:cs="Arial"/>
          <w:sz w:val="20"/>
          <w:szCs w:val="20"/>
          <w:lang w:val="nl-BE"/>
        </w:rPr>
        <w:br w:type="page"/>
      </w:r>
      <w:r w:rsidR="00D8371D">
        <w:rPr>
          <w:rFonts w:cs="Arial"/>
          <w:b/>
          <w:noProof/>
          <w:sz w:val="20"/>
          <w:szCs w:val="20"/>
          <w:lang w:val="nl-BE"/>
        </w:rPr>
        <w:lastRenderedPageBreak/>
        <w:t xml:space="preserve">- </w:t>
      </w:r>
      <w:r w:rsidR="00AE1C44">
        <w:rPr>
          <w:rFonts w:cs="Arial"/>
          <w:b/>
          <w:noProof/>
          <w:sz w:val="20"/>
          <w:szCs w:val="20"/>
          <w:lang w:val="nl-BE"/>
        </w:rPr>
        <w:t>101</w:t>
      </w:r>
      <w:r w:rsidRPr="00AD04D8">
        <w:rPr>
          <w:rFonts w:cs="Arial"/>
          <w:b/>
          <w:noProof/>
          <w:sz w:val="20"/>
          <w:szCs w:val="20"/>
          <w:lang w:val="nl-BE"/>
        </w:rPr>
        <w:t xml:space="preserve"> -</w:t>
      </w:r>
    </w:p>
    <w:p w14:paraId="0B87ACC1" w14:textId="77777777" w:rsidR="00E24D55" w:rsidRPr="00AD04D8" w:rsidRDefault="00E24D55" w:rsidP="00E24D55">
      <w:pPr>
        <w:spacing w:line="190" w:lineRule="exact"/>
        <w:jc w:val="center"/>
        <w:outlineLvl w:val="0"/>
        <w:rPr>
          <w:rFonts w:cs="Arial"/>
          <w:i/>
          <w:sz w:val="20"/>
          <w:szCs w:val="20"/>
          <w:lang w:val="nl-BE"/>
        </w:rPr>
      </w:pPr>
    </w:p>
    <w:p w14:paraId="6EFB307E" w14:textId="77777777" w:rsidR="00E24D55" w:rsidRPr="004D2C76" w:rsidRDefault="00E24D55" w:rsidP="00E24D55">
      <w:pPr>
        <w:spacing w:line="190" w:lineRule="exact"/>
        <w:jc w:val="center"/>
        <w:outlineLvl w:val="0"/>
        <w:rPr>
          <w:rFonts w:cs="Arial"/>
          <w:sz w:val="20"/>
          <w:szCs w:val="20"/>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35803D72" w14:textId="77777777" w:rsidR="00E24D55" w:rsidRPr="00AD04D8" w:rsidRDefault="00E24D55" w:rsidP="000768A1">
      <w:pPr>
        <w:spacing w:line="190" w:lineRule="exact"/>
        <w:jc w:val="both"/>
        <w:outlineLvl w:val="0"/>
        <w:rPr>
          <w:rFonts w:cs="Arial"/>
          <w:i/>
          <w:sz w:val="20"/>
          <w:szCs w:val="20"/>
          <w:lang w:val="nl-BE"/>
        </w:rPr>
      </w:pPr>
      <w:r>
        <w:rPr>
          <w:rFonts w:cs="Arial"/>
          <w:i/>
          <w:sz w:val="20"/>
          <w:szCs w:val="20"/>
          <w:lang w:val="nl-BE"/>
        </w:rPr>
        <w:tab/>
      </w:r>
    </w:p>
    <w:p w14:paraId="13C21901" w14:textId="77777777" w:rsidR="00E24D55" w:rsidRPr="00AD04D8" w:rsidRDefault="00E24D55" w:rsidP="00E24D55">
      <w:pPr>
        <w:jc w:val="center"/>
        <w:rPr>
          <w:noProof/>
          <w:lang w:val="nl-BE"/>
        </w:rPr>
      </w:pPr>
    </w:p>
    <w:p w14:paraId="184605FF" w14:textId="77777777" w:rsidR="00E24D55" w:rsidRPr="00AD04D8" w:rsidRDefault="00E24D55" w:rsidP="00FB515F">
      <w:pPr>
        <w:rPr>
          <w:rFonts w:cs="Arial"/>
          <w:sz w:val="20"/>
          <w:szCs w:val="20"/>
          <w:lang w:val="nl-BE"/>
        </w:rPr>
      </w:pPr>
      <w:r w:rsidRPr="00AD04D8">
        <w:rPr>
          <w:rFonts w:cs="Arial"/>
          <w:b/>
          <w:lang w:val="nl-BE"/>
        </w:rPr>
        <w:t>+</w:t>
      </w:r>
      <w:r w:rsidRPr="00AD04D8">
        <w:rPr>
          <w:rFonts w:cs="Arial"/>
          <w:sz w:val="20"/>
          <w:szCs w:val="20"/>
          <w:lang w:val="nl-BE"/>
        </w:rPr>
        <w:t xml:space="preserve">                              4001.01 c4g2</w:t>
      </w:r>
    </w:p>
    <w:p w14:paraId="5160B7D1" w14:textId="77777777" w:rsidR="00E24D55" w:rsidRPr="00AD04D8" w:rsidRDefault="00E24D55" w:rsidP="00E24D55">
      <w:pPr>
        <w:jc w:val="both"/>
        <w:rPr>
          <w:rFonts w:cs="Arial"/>
          <w:sz w:val="20"/>
          <w:szCs w:val="20"/>
          <w:lang w:val="nl-BE"/>
        </w:rPr>
      </w:pPr>
    </w:p>
    <w:p w14:paraId="06789EE7" w14:textId="77777777" w:rsidR="00E24D55" w:rsidRPr="00AD04D8" w:rsidRDefault="00E24D55" w:rsidP="00E24D55">
      <w:pPr>
        <w:jc w:val="both"/>
        <w:outlineLvl w:val="0"/>
        <w:rPr>
          <w:rFonts w:cs="Arial"/>
          <w:sz w:val="20"/>
          <w:szCs w:val="20"/>
          <w:lang w:val="nl-BE"/>
        </w:rPr>
      </w:pPr>
      <w:r w:rsidRPr="00AD04D8">
        <w:rPr>
          <w:rFonts w:cs="Arial"/>
          <w:sz w:val="20"/>
          <w:szCs w:val="20"/>
          <w:lang w:val="nl-BE"/>
        </w:rPr>
        <w:t>Opgedragen aan</w:t>
      </w:r>
      <w:r w:rsidR="002406A4">
        <w:rPr>
          <w:rFonts w:cs="Arial"/>
          <w:sz w:val="20"/>
          <w:szCs w:val="20"/>
          <w:lang w:val="nl-BE"/>
        </w:rPr>
        <w:t xml:space="preserve"> </w:t>
      </w:r>
      <w:r w:rsidR="0058456F">
        <w:rPr>
          <w:rFonts w:cs="Arial"/>
          <w:sz w:val="20"/>
          <w:szCs w:val="20"/>
          <w:lang w:val="nl-BE"/>
        </w:rPr>
        <w:t xml:space="preserve">mijn behulpza-me </w:t>
      </w:r>
      <w:r w:rsidR="002406A4">
        <w:rPr>
          <w:rFonts w:cs="Arial"/>
          <w:sz w:val="20"/>
          <w:szCs w:val="20"/>
          <w:lang w:val="nl-BE"/>
        </w:rPr>
        <w:t xml:space="preserve">vriend </w:t>
      </w:r>
      <w:r w:rsidRPr="00AD04D8">
        <w:rPr>
          <w:rFonts w:cs="Arial"/>
          <w:sz w:val="20"/>
          <w:szCs w:val="20"/>
          <w:lang w:val="nl-BE"/>
        </w:rPr>
        <w:t>Luc Palmans.</w:t>
      </w:r>
    </w:p>
    <w:p w14:paraId="5C74AC74" w14:textId="77777777" w:rsidR="00E24D55" w:rsidRPr="00AD04D8" w:rsidRDefault="00E24D55" w:rsidP="00E24D55">
      <w:pPr>
        <w:jc w:val="both"/>
        <w:rPr>
          <w:rFonts w:cs="Arial"/>
          <w:i/>
          <w:sz w:val="20"/>
          <w:szCs w:val="20"/>
          <w:lang w:val="nl-BE"/>
        </w:rPr>
      </w:pPr>
    </w:p>
    <w:p w14:paraId="0308C240" w14:textId="77777777" w:rsidR="00E24D55" w:rsidRPr="00FA082E" w:rsidRDefault="00E24D55" w:rsidP="00E24D55">
      <w:pPr>
        <w:jc w:val="both"/>
        <w:rPr>
          <w:rFonts w:cs="Arial"/>
          <w:b/>
          <w:sz w:val="20"/>
          <w:szCs w:val="20"/>
          <w:lang w:val="en-GB"/>
        </w:rPr>
      </w:pPr>
      <w:r w:rsidRPr="00AD04D8">
        <w:rPr>
          <w:rFonts w:cs="Arial"/>
          <w:b/>
          <w:sz w:val="20"/>
          <w:szCs w:val="20"/>
          <w:lang w:val="nl-BE"/>
        </w:rPr>
        <w:tab/>
      </w:r>
      <w:r w:rsidRPr="00FA082E">
        <w:rPr>
          <w:rFonts w:cs="Arial"/>
          <w:b/>
          <w:sz w:val="20"/>
          <w:szCs w:val="20"/>
          <w:lang w:val="en-GB"/>
        </w:rPr>
        <w:t xml:space="preserve">1.Pe5+ </w:t>
      </w:r>
      <w:r w:rsidRPr="00FA082E">
        <w:rPr>
          <w:rFonts w:cs="Arial"/>
          <w:b/>
          <w:sz w:val="20"/>
          <w:szCs w:val="20"/>
          <w:lang w:val="en-GB"/>
        </w:rPr>
        <w:tab/>
      </w:r>
      <w:r w:rsidRPr="00FA082E">
        <w:rPr>
          <w:rFonts w:cs="Arial"/>
          <w:b/>
          <w:sz w:val="20"/>
          <w:szCs w:val="20"/>
          <w:lang w:val="en-GB"/>
        </w:rPr>
        <w:tab/>
        <w:t xml:space="preserve">Kg1 </w:t>
      </w:r>
    </w:p>
    <w:p w14:paraId="0210B824" w14:textId="77777777" w:rsidR="00E24D55" w:rsidRPr="00FA082E" w:rsidRDefault="00E24D55" w:rsidP="00E24D55">
      <w:pPr>
        <w:jc w:val="both"/>
        <w:rPr>
          <w:rFonts w:cs="Arial"/>
          <w:b/>
          <w:sz w:val="20"/>
          <w:szCs w:val="20"/>
          <w:lang w:val="en-GB"/>
        </w:rPr>
      </w:pPr>
      <w:r w:rsidRPr="00FA082E">
        <w:rPr>
          <w:rFonts w:cs="Arial"/>
          <w:b/>
          <w:sz w:val="20"/>
          <w:szCs w:val="20"/>
          <w:lang w:val="en-GB"/>
        </w:rPr>
        <w:tab/>
        <w:t xml:space="preserve">2.Db6+ </w:t>
      </w:r>
    </w:p>
    <w:p w14:paraId="5674FAF8" w14:textId="77777777" w:rsidR="00E24D55" w:rsidRPr="00FA082E" w:rsidRDefault="00E24D55" w:rsidP="00E24D55">
      <w:pPr>
        <w:jc w:val="both"/>
        <w:outlineLvl w:val="0"/>
        <w:rPr>
          <w:rFonts w:cs="Arial"/>
          <w:b/>
          <w:i/>
          <w:sz w:val="20"/>
          <w:szCs w:val="20"/>
          <w:lang w:val="en-GB"/>
        </w:rPr>
      </w:pPr>
    </w:p>
    <w:p w14:paraId="60CCEE47" w14:textId="77777777" w:rsidR="00E24D55" w:rsidRPr="001D6918" w:rsidRDefault="00E24D55" w:rsidP="00E24D55">
      <w:pPr>
        <w:jc w:val="both"/>
        <w:outlineLvl w:val="0"/>
        <w:rPr>
          <w:rFonts w:cs="Arial"/>
          <w:b/>
          <w:i/>
          <w:sz w:val="20"/>
          <w:szCs w:val="20"/>
          <w:lang w:val="en-GB"/>
        </w:rPr>
      </w:pPr>
      <w:r w:rsidRPr="001D6918">
        <w:rPr>
          <w:rFonts w:cs="Arial"/>
          <w:b/>
          <w:i/>
          <w:sz w:val="20"/>
          <w:szCs w:val="20"/>
          <w:lang w:val="en-GB"/>
        </w:rPr>
        <w:t xml:space="preserve">Variant A  </w:t>
      </w:r>
    </w:p>
    <w:p w14:paraId="30DE0B76" w14:textId="77777777" w:rsidR="00E24D55" w:rsidRPr="00AD04D8" w:rsidRDefault="00E24D55" w:rsidP="00E24D55">
      <w:pPr>
        <w:jc w:val="both"/>
        <w:rPr>
          <w:rFonts w:cs="Arial"/>
          <w:b/>
          <w:sz w:val="20"/>
          <w:szCs w:val="20"/>
          <w:lang w:val="nl-BE"/>
        </w:rPr>
      </w:pPr>
      <w:r w:rsidRPr="001D6918">
        <w:rPr>
          <w:rFonts w:cs="Arial"/>
          <w:b/>
          <w:sz w:val="20"/>
          <w:szCs w:val="20"/>
          <w:lang w:val="en-GB"/>
        </w:rPr>
        <w:tab/>
      </w:r>
      <w:r w:rsidRPr="0024206B">
        <w:rPr>
          <w:rFonts w:cs="Arial"/>
          <w:b/>
          <w:sz w:val="20"/>
          <w:szCs w:val="20"/>
          <w:lang w:val="en-GB"/>
        </w:rPr>
        <w:t>2…</w:t>
      </w:r>
      <w:r w:rsidRPr="0024206B">
        <w:rPr>
          <w:rFonts w:cs="Arial"/>
          <w:b/>
          <w:sz w:val="20"/>
          <w:szCs w:val="20"/>
          <w:lang w:val="en-GB"/>
        </w:rPr>
        <w:tab/>
      </w:r>
      <w:r w:rsidRPr="0024206B">
        <w:rPr>
          <w:rFonts w:cs="Arial"/>
          <w:b/>
          <w:sz w:val="20"/>
          <w:szCs w:val="20"/>
          <w:lang w:val="en-GB"/>
        </w:rPr>
        <w:tab/>
      </w:r>
      <w:r w:rsidRPr="00AD04D8">
        <w:rPr>
          <w:rFonts w:cs="Arial"/>
          <w:b/>
          <w:sz w:val="20"/>
          <w:szCs w:val="20"/>
          <w:lang w:val="nl-BE"/>
        </w:rPr>
        <w:t xml:space="preserve">Kg2 </w:t>
      </w:r>
    </w:p>
    <w:p w14:paraId="516A7666" w14:textId="77777777" w:rsidR="00E24D55" w:rsidRPr="00871996" w:rsidRDefault="00E24D55" w:rsidP="00E24D55">
      <w:pPr>
        <w:jc w:val="both"/>
        <w:rPr>
          <w:rFonts w:cs="Arial"/>
          <w:i/>
          <w:sz w:val="20"/>
          <w:szCs w:val="20"/>
          <w:lang w:val="nl-BE"/>
        </w:rPr>
      </w:pPr>
      <w:r w:rsidRPr="00AD04D8">
        <w:rPr>
          <w:rFonts w:cs="Arial"/>
          <w:sz w:val="20"/>
          <w:szCs w:val="20"/>
          <w:lang w:val="nl-BE"/>
        </w:rPr>
        <w:t>2…Kf1</w:t>
      </w:r>
      <w:r w:rsidR="00B03391">
        <w:rPr>
          <w:rFonts w:cs="Arial"/>
          <w:sz w:val="20"/>
          <w:szCs w:val="20"/>
          <w:lang w:val="nl-BE"/>
        </w:rPr>
        <w:t>?</w:t>
      </w:r>
      <w:r w:rsidRPr="00AD04D8">
        <w:rPr>
          <w:rFonts w:cs="Arial"/>
          <w:sz w:val="20"/>
          <w:szCs w:val="20"/>
          <w:lang w:val="nl-BE"/>
        </w:rPr>
        <w:t xml:space="preserve"> 3.Db1+ Kg2 4.De4+, </w:t>
      </w:r>
      <w:r w:rsidR="00871996" w:rsidRPr="00871996">
        <w:rPr>
          <w:rFonts w:cs="Arial"/>
          <w:i/>
          <w:sz w:val="20"/>
          <w:szCs w:val="20"/>
          <w:lang w:val="nl-BE"/>
        </w:rPr>
        <w:t>(</w:t>
      </w:r>
      <w:r w:rsidRPr="00871996">
        <w:rPr>
          <w:rFonts w:cs="Arial"/>
          <w:i/>
          <w:sz w:val="20"/>
          <w:szCs w:val="20"/>
          <w:lang w:val="nl-BE"/>
        </w:rPr>
        <w:t>zie</w:t>
      </w:r>
      <w:r w:rsidRPr="00AD04D8">
        <w:rPr>
          <w:rFonts w:cs="Arial"/>
          <w:sz w:val="20"/>
          <w:szCs w:val="20"/>
          <w:lang w:val="nl-BE"/>
        </w:rPr>
        <w:t xml:space="preserve"> </w:t>
      </w:r>
      <w:r w:rsidRPr="00871996">
        <w:rPr>
          <w:rFonts w:cs="Arial"/>
          <w:i/>
          <w:sz w:val="20"/>
          <w:szCs w:val="20"/>
          <w:lang w:val="nl-BE"/>
        </w:rPr>
        <w:t>zet 5. in de hoofdvariant.</w:t>
      </w:r>
      <w:r w:rsidR="00871996" w:rsidRPr="00871996">
        <w:rPr>
          <w:rFonts w:cs="Arial"/>
          <w:i/>
          <w:sz w:val="20"/>
          <w:szCs w:val="20"/>
          <w:lang w:val="nl-BE"/>
        </w:rPr>
        <w:t>)</w:t>
      </w:r>
    </w:p>
    <w:p w14:paraId="7C4CFA4C" w14:textId="77777777" w:rsidR="00E24D55" w:rsidRPr="00AD04D8" w:rsidRDefault="00E24D55" w:rsidP="00E24D55">
      <w:pPr>
        <w:jc w:val="both"/>
        <w:rPr>
          <w:rFonts w:cs="Arial"/>
          <w:b/>
          <w:sz w:val="20"/>
          <w:szCs w:val="20"/>
          <w:lang w:val="nl-BE"/>
        </w:rPr>
      </w:pPr>
      <w:r w:rsidRPr="00AD04D8">
        <w:rPr>
          <w:rFonts w:cs="Arial"/>
          <w:b/>
          <w:sz w:val="20"/>
          <w:szCs w:val="20"/>
          <w:lang w:val="nl-BE"/>
        </w:rPr>
        <w:tab/>
        <w:t>3.Db7+</w:t>
      </w:r>
      <w:r w:rsidRPr="00AD04D8">
        <w:rPr>
          <w:rFonts w:cs="Arial"/>
          <w:b/>
          <w:sz w:val="20"/>
          <w:szCs w:val="20"/>
          <w:lang w:val="nl-BE"/>
        </w:rPr>
        <w:tab/>
      </w:r>
      <w:r w:rsidRPr="00AD04D8">
        <w:rPr>
          <w:rFonts w:cs="Arial"/>
          <w:b/>
          <w:sz w:val="20"/>
          <w:szCs w:val="20"/>
          <w:lang w:val="nl-BE"/>
        </w:rPr>
        <w:tab/>
        <w:t xml:space="preserve">Kg1 </w:t>
      </w:r>
    </w:p>
    <w:p w14:paraId="302B2E3F"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4.Db1+ </w:t>
      </w:r>
      <w:r w:rsidRPr="00AD04D8">
        <w:rPr>
          <w:rFonts w:cs="Arial"/>
          <w:b/>
          <w:sz w:val="20"/>
          <w:szCs w:val="20"/>
          <w:lang w:val="nl-BE"/>
        </w:rPr>
        <w:tab/>
        <w:t xml:space="preserve">Kg2 </w:t>
      </w:r>
    </w:p>
    <w:p w14:paraId="0399EB73"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5.De4+ </w:t>
      </w:r>
      <w:r w:rsidRPr="00AD04D8">
        <w:rPr>
          <w:rFonts w:cs="Arial"/>
          <w:b/>
          <w:sz w:val="20"/>
          <w:szCs w:val="20"/>
          <w:lang w:val="nl-BE"/>
        </w:rPr>
        <w:tab/>
      </w:r>
      <w:r w:rsidRPr="00AD04D8">
        <w:rPr>
          <w:rFonts w:cs="Arial"/>
          <w:b/>
          <w:sz w:val="20"/>
          <w:szCs w:val="20"/>
          <w:lang w:val="nl-BE"/>
        </w:rPr>
        <w:tab/>
        <w:t xml:space="preserve">Kg1 </w:t>
      </w:r>
    </w:p>
    <w:p w14:paraId="42EA55F9"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6.De1+ </w:t>
      </w:r>
      <w:r w:rsidRPr="00AD04D8">
        <w:rPr>
          <w:rFonts w:cs="Arial"/>
          <w:b/>
          <w:sz w:val="20"/>
          <w:szCs w:val="20"/>
          <w:lang w:val="nl-BE"/>
        </w:rPr>
        <w:tab/>
      </w:r>
      <w:r w:rsidRPr="00AD04D8">
        <w:rPr>
          <w:rFonts w:cs="Arial"/>
          <w:b/>
          <w:sz w:val="20"/>
          <w:szCs w:val="20"/>
          <w:lang w:val="nl-BE"/>
        </w:rPr>
        <w:tab/>
        <w:t xml:space="preserve">Kg2 </w:t>
      </w:r>
    </w:p>
    <w:p w14:paraId="32F0F7F7"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7.De2+ </w:t>
      </w:r>
      <w:r w:rsidRPr="00AD04D8">
        <w:rPr>
          <w:rFonts w:cs="Arial"/>
          <w:b/>
          <w:sz w:val="20"/>
          <w:szCs w:val="20"/>
          <w:lang w:val="nl-BE"/>
        </w:rPr>
        <w:tab/>
      </w:r>
      <w:r w:rsidRPr="00AD04D8">
        <w:rPr>
          <w:rFonts w:cs="Arial"/>
          <w:b/>
          <w:sz w:val="20"/>
          <w:szCs w:val="20"/>
          <w:lang w:val="nl-BE"/>
        </w:rPr>
        <w:tab/>
        <w:t xml:space="preserve">Kg3 </w:t>
      </w:r>
    </w:p>
    <w:p w14:paraId="616595A5" w14:textId="77777777" w:rsidR="00E24D55" w:rsidRPr="00AD04D8" w:rsidRDefault="00E24D55" w:rsidP="00E24D55">
      <w:pPr>
        <w:jc w:val="both"/>
        <w:rPr>
          <w:rFonts w:cs="Arial"/>
          <w:sz w:val="20"/>
          <w:szCs w:val="20"/>
          <w:lang w:val="nl-BE"/>
        </w:rPr>
      </w:pPr>
      <w:r w:rsidRPr="00AD04D8">
        <w:rPr>
          <w:rFonts w:cs="Arial"/>
          <w:sz w:val="20"/>
          <w:szCs w:val="20"/>
          <w:lang w:val="nl-BE"/>
        </w:rPr>
        <w:t>Nu moet de koning zijn gemalin loslat</w:t>
      </w:r>
      <w:r w:rsidR="00FD2574">
        <w:rPr>
          <w:rFonts w:cs="Arial"/>
          <w:sz w:val="20"/>
          <w:szCs w:val="20"/>
          <w:lang w:val="nl-BE"/>
        </w:rPr>
        <w:t xml:space="preserve">en, </w:t>
      </w:r>
      <w:r w:rsidR="00B86181">
        <w:rPr>
          <w:rFonts w:cs="Arial"/>
          <w:sz w:val="20"/>
          <w:szCs w:val="20"/>
          <w:lang w:val="nl-BE"/>
        </w:rPr>
        <w:t>anders verliest hij haar door</w:t>
      </w:r>
      <w:r w:rsidRPr="00AD04D8">
        <w:rPr>
          <w:rFonts w:cs="Arial"/>
          <w:sz w:val="20"/>
          <w:szCs w:val="20"/>
          <w:lang w:val="nl-BE"/>
        </w:rPr>
        <w:t xml:space="preserve"> 7…Kg1 8.Pf3+ Dxf3 9.Dxf3. </w:t>
      </w:r>
    </w:p>
    <w:p w14:paraId="112ACFC2" w14:textId="77777777" w:rsidR="00E24D55" w:rsidRPr="00AD04D8" w:rsidRDefault="00E24D55" w:rsidP="00E24D55">
      <w:pPr>
        <w:jc w:val="both"/>
        <w:rPr>
          <w:rFonts w:cs="Arial"/>
          <w:b/>
          <w:sz w:val="20"/>
          <w:szCs w:val="20"/>
          <w:lang w:val="nl-BE"/>
        </w:rPr>
      </w:pPr>
      <w:r>
        <w:rPr>
          <w:rFonts w:cs="Arial"/>
          <w:b/>
          <w:sz w:val="20"/>
          <w:szCs w:val="20"/>
          <w:lang w:val="nl-BE"/>
        </w:rPr>
        <w:tab/>
      </w:r>
    </w:p>
    <w:p w14:paraId="3270FFC6" w14:textId="77777777" w:rsidR="00E24D55" w:rsidRPr="00AD04D8" w:rsidRDefault="00E24D55" w:rsidP="00E24D55">
      <w:pPr>
        <w:jc w:val="both"/>
        <w:rPr>
          <w:rFonts w:cs="Arial"/>
          <w:b/>
          <w:sz w:val="20"/>
          <w:szCs w:val="20"/>
          <w:lang w:val="nl-BE"/>
        </w:rPr>
      </w:pPr>
      <w:r>
        <w:rPr>
          <w:rFonts w:cs="Arial"/>
          <w:b/>
          <w:sz w:val="20"/>
          <w:szCs w:val="20"/>
          <w:lang w:val="nl-BE"/>
        </w:rPr>
        <w:tab/>
      </w:r>
      <w:r w:rsidRPr="00AD04D8">
        <w:rPr>
          <w:rFonts w:cs="Arial"/>
          <w:b/>
          <w:sz w:val="20"/>
          <w:szCs w:val="20"/>
          <w:lang w:val="nl-BE"/>
        </w:rPr>
        <w:t xml:space="preserve"> </w:t>
      </w:r>
    </w:p>
    <w:p w14:paraId="34110E8B" w14:textId="77777777" w:rsidR="00E24D55" w:rsidRPr="00AD04D8" w:rsidRDefault="00E24D55" w:rsidP="00E24D55">
      <w:pPr>
        <w:spacing w:line="220" w:lineRule="exact"/>
        <w:jc w:val="both"/>
        <w:rPr>
          <w:rFonts w:cs="Arial"/>
          <w:b/>
          <w:sz w:val="20"/>
          <w:szCs w:val="20"/>
          <w:lang w:val="nl-BE"/>
        </w:rPr>
      </w:pPr>
      <w:r w:rsidRPr="00AD04D8">
        <w:rPr>
          <w:rFonts w:cs="Arial"/>
          <w:b/>
          <w:sz w:val="20"/>
          <w:szCs w:val="20"/>
          <w:lang w:val="nl-BE"/>
        </w:rPr>
        <w:br w:type="column"/>
      </w:r>
    </w:p>
    <w:p w14:paraId="0D67CC81" w14:textId="77777777" w:rsidR="00E90ABC" w:rsidRDefault="00E90ABC" w:rsidP="00E24D55">
      <w:pPr>
        <w:jc w:val="both"/>
        <w:rPr>
          <w:rFonts w:cs="Arial"/>
          <w:b/>
          <w:sz w:val="20"/>
          <w:szCs w:val="20"/>
          <w:lang w:val="nl-BE"/>
        </w:rPr>
      </w:pPr>
    </w:p>
    <w:p w14:paraId="621D3AD1" w14:textId="77777777" w:rsidR="00540D3E" w:rsidRDefault="00540D3E" w:rsidP="00E24D55">
      <w:pPr>
        <w:jc w:val="both"/>
        <w:rPr>
          <w:rFonts w:cs="Arial"/>
          <w:sz w:val="20"/>
          <w:szCs w:val="20"/>
          <w:lang w:val="nl-BE"/>
        </w:rPr>
      </w:pPr>
    </w:p>
    <w:p w14:paraId="1666487B" w14:textId="77777777" w:rsidR="001A1AF6" w:rsidRPr="001A1AF6" w:rsidRDefault="00990285" w:rsidP="00E24D55">
      <w:pPr>
        <w:jc w:val="both"/>
        <w:rPr>
          <w:rFonts w:cs="Arial"/>
          <w:sz w:val="20"/>
          <w:szCs w:val="20"/>
          <w:lang w:val="nl-BE"/>
        </w:rPr>
      </w:pPr>
      <w:r>
        <w:rPr>
          <w:rFonts w:cs="Arial"/>
          <w:b/>
          <w:noProof/>
          <w:sz w:val="20"/>
          <w:szCs w:val="20"/>
          <w:lang w:val="nl-BE"/>
        </w:rPr>
        <w:object w:dxaOrig="1440" w:dyaOrig="1440" w14:anchorId="321FA049">
          <v:shape id="_x0000_s1098" type="#_x0000_t75" style="position:absolute;left:0;text-align:left;margin-left:-183pt;margin-top:6.8pt;width:152.5pt;height:152.5pt;z-index:251633664">
            <v:imagedata r:id="rId209" o:title=""/>
            <w10:wrap type="square"/>
          </v:shape>
          <o:OLEObject Type="Embed" ProgID="CorelDRAW.Graphic.12" ShapeID="_x0000_s1098" DrawAspect="Content" ObjectID="_1587467696" r:id="rId210"/>
        </w:object>
      </w:r>
    </w:p>
    <w:p w14:paraId="6CF76761" w14:textId="77777777" w:rsidR="00E24D55" w:rsidRPr="002E31AB" w:rsidRDefault="001A1AF6" w:rsidP="00E24D55">
      <w:pPr>
        <w:jc w:val="both"/>
        <w:rPr>
          <w:rFonts w:cs="Arial"/>
          <w:b/>
          <w:sz w:val="20"/>
          <w:szCs w:val="20"/>
          <w:lang w:val="nl-BE"/>
        </w:rPr>
      </w:pPr>
      <w:r>
        <w:rPr>
          <w:rFonts w:cs="Arial"/>
          <w:b/>
          <w:sz w:val="20"/>
          <w:szCs w:val="20"/>
          <w:lang w:val="nl-BE"/>
        </w:rPr>
        <w:t xml:space="preserve">          </w:t>
      </w:r>
      <w:r w:rsidR="00073DD8">
        <w:rPr>
          <w:rFonts w:cs="Arial"/>
          <w:b/>
          <w:sz w:val="20"/>
          <w:szCs w:val="20"/>
          <w:lang w:val="nl-BE"/>
        </w:rPr>
        <w:t xml:space="preserve">   8.Dg4+</w:t>
      </w:r>
      <w:r w:rsidR="00073DD8">
        <w:rPr>
          <w:rFonts w:cs="Arial"/>
          <w:b/>
          <w:sz w:val="20"/>
          <w:szCs w:val="20"/>
          <w:lang w:val="nl-BE"/>
        </w:rPr>
        <w:tab/>
      </w:r>
      <w:r w:rsidR="00E7004F">
        <w:rPr>
          <w:rFonts w:cs="Arial"/>
          <w:b/>
          <w:sz w:val="20"/>
          <w:szCs w:val="20"/>
          <w:lang w:val="nl-BE"/>
        </w:rPr>
        <w:tab/>
      </w:r>
      <w:r w:rsidR="00E24D55">
        <w:rPr>
          <w:rFonts w:cs="Arial"/>
          <w:b/>
          <w:sz w:val="20"/>
          <w:szCs w:val="20"/>
          <w:lang w:val="nl-BE"/>
        </w:rPr>
        <w:t>Kf2</w:t>
      </w:r>
    </w:p>
    <w:p w14:paraId="6A45E621" w14:textId="77777777" w:rsidR="00E24D55" w:rsidRPr="0006549C" w:rsidRDefault="00E24D55" w:rsidP="00E24D55">
      <w:pPr>
        <w:jc w:val="both"/>
        <w:rPr>
          <w:rFonts w:cs="Arial"/>
          <w:b/>
          <w:sz w:val="20"/>
          <w:szCs w:val="20"/>
          <w:lang w:val="nl-BE"/>
        </w:rPr>
      </w:pPr>
      <w:r>
        <w:rPr>
          <w:rFonts w:cs="Arial"/>
          <w:sz w:val="20"/>
          <w:szCs w:val="20"/>
          <w:lang w:val="nl-BE"/>
        </w:rPr>
        <w:t xml:space="preserve">             </w:t>
      </w:r>
      <w:r>
        <w:rPr>
          <w:rFonts w:cs="Arial"/>
          <w:b/>
          <w:sz w:val="20"/>
          <w:szCs w:val="20"/>
          <w:lang w:val="nl-BE"/>
        </w:rPr>
        <w:t>9.Pd3</w:t>
      </w:r>
      <w:r w:rsidR="00A3541B">
        <w:rPr>
          <w:rFonts w:cs="Arial"/>
          <w:b/>
          <w:sz w:val="20"/>
          <w:szCs w:val="20"/>
          <w:lang w:val="nl-BE"/>
        </w:rPr>
        <w:t>+</w:t>
      </w:r>
      <w:r>
        <w:rPr>
          <w:rFonts w:cs="Arial"/>
          <w:b/>
          <w:sz w:val="20"/>
          <w:szCs w:val="20"/>
          <w:lang w:val="nl-BE"/>
        </w:rPr>
        <w:tab/>
      </w:r>
      <w:r>
        <w:rPr>
          <w:rFonts w:cs="Arial"/>
          <w:b/>
          <w:sz w:val="20"/>
          <w:szCs w:val="20"/>
          <w:lang w:val="nl-BE"/>
        </w:rPr>
        <w:tab/>
        <w:t>Kf1</w:t>
      </w:r>
    </w:p>
    <w:p w14:paraId="169A5D6D"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10.Dd1+ </w:t>
      </w:r>
      <w:r w:rsidRPr="00AD04D8">
        <w:rPr>
          <w:rFonts w:cs="Arial"/>
          <w:b/>
          <w:sz w:val="20"/>
          <w:szCs w:val="20"/>
          <w:lang w:val="nl-BE"/>
        </w:rPr>
        <w:tab/>
        <w:t xml:space="preserve">Kg2 </w:t>
      </w:r>
    </w:p>
    <w:p w14:paraId="3AFEE57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11.De2+ </w:t>
      </w:r>
      <w:r w:rsidRPr="00AD04D8">
        <w:rPr>
          <w:rFonts w:cs="Arial"/>
          <w:b/>
          <w:sz w:val="20"/>
          <w:szCs w:val="20"/>
          <w:lang w:val="nl-BE"/>
        </w:rPr>
        <w:tab/>
        <w:t xml:space="preserve">Kg3 </w:t>
      </w:r>
    </w:p>
    <w:p w14:paraId="5FB67314"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12.De5+ </w:t>
      </w:r>
      <w:r>
        <w:rPr>
          <w:rFonts w:cs="Arial"/>
          <w:b/>
          <w:sz w:val="20"/>
          <w:szCs w:val="20"/>
          <w:lang w:val="nl-BE"/>
        </w:rPr>
        <w:tab/>
      </w:r>
      <w:r w:rsidRPr="00AD04D8">
        <w:rPr>
          <w:rFonts w:cs="Arial"/>
          <w:b/>
          <w:sz w:val="20"/>
          <w:szCs w:val="20"/>
          <w:lang w:val="nl-BE"/>
        </w:rPr>
        <w:t xml:space="preserve">Kg2 </w:t>
      </w:r>
    </w:p>
    <w:p w14:paraId="7569A678" w14:textId="77777777" w:rsidR="00E24D55" w:rsidRPr="00AD04D8" w:rsidRDefault="00E24D55" w:rsidP="00E24D55">
      <w:pPr>
        <w:jc w:val="both"/>
        <w:rPr>
          <w:rFonts w:cs="Arial"/>
          <w:sz w:val="20"/>
          <w:szCs w:val="20"/>
          <w:lang w:val="nl-BE"/>
        </w:rPr>
      </w:pPr>
      <w:r w:rsidRPr="00AD04D8">
        <w:rPr>
          <w:rFonts w:cs="Arial"/>
          <w:sz w:val="20"/>
          <w:szCs w:val="20"/>
          <w:lang w:val="nl-BE"/>
        </w:rPr>
        <w:t>De koning komt terug om zijn da</w:t>
      </w:r>
      <w:r>
        <w:rPr>
          <w:rFonts w:cs="Arial"/>
          <w:sz w:val="20"/>
          <w:szCs w:val="20"/>
          <w:lang w:val="nl-BE"/>
        </w:rPr>
        <w:t>-</w:t>
      </w:r>
      <w:r w:rsidRPr="00AD04D8">
        <w:rPr>
          <w:rFonts w:cs="Arial"/>
          <w:sz w:val="20"/>
          <w:szCs w:val="20"/>
          <w:lang w:val="nl-BE"/>
        </w:rPr>
        <w:t xml:space="preserve">me te beschermen. </w:t>
      </w:r>
    </w:p>
    <w:p w14:paraId="7124527C"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13.De4+ </w:t>
      </w:r>
      <w:r>
        <w:rPr>
          <w:rFonts w:cs="Arial"/>
          <w:b/>
          <w:sz w:val="20"/>
          <w:szCs w:val="20"/>
          <w:lang w:val="nl-BE"/>
        </w:rPr>
        <w:tab/>
      </w:r>
      <w:r w:rsidRPr="00AD04D8">
        <w:rPr>
          <w:rFonts w:cs="Arial"/>
          <w:b/>
          <w:sz w:val="20"/>
          <w:szCs w:val="20"/>
          <w:lang w:val="nl-BE"/>
        </w:rPr>
        <w:t xml:space="preserve">Kg1 </w:t>
      </w:r>
    </w:p>
    <w:p w14:paraId="197D59D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14.De1+ </w:t>
      </w:r>
      <w:r w:rsidRPr="00AD04D8">
        <w:rPr>
          <w:rFonts w:cs="Arial"/>
          <w:b/>
          <w:sz w:val="20"/>
          <w:szCs w:val="20"/>
          <w:lang w:val="nl-BE"/>
        </w:rPr>
        <w:tab/>
        <w:t xml:space="preserve">Kh2 </w:t>
      </w:r>
    </w:p>
    <w:p w14:paraId="78ECF54E"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15.Dh4+</w:t>
      </w:r>
      <w:r w:rsidRPr="00AD04D8">
        <w:rPr>
          <w:rFonts w:cs="Arial"/>
          <w:b/>
          <w:sz w:val="20"/>
          <w:szCs w:val="20"/>
          <w:lang w:val="nl-BE"/>
        </w:rPr>
        <w:tab/>
      </w:r>
      <w:r>
        <w:rPr>
          <w:rFonts w:cs="Arial"/>
          <w:b/>
          <w:sz w:val="20"/>
          <w:szCs w:val="20"/>
          <w:lang w:val="nl-BE"/>
        </w:rPr>
        <w:tab/>
      </w:r>
      <w:r w:rsidRPr="00AD04D8">
        <w:rPr>
          <w:rFonts w:cs="Arial"/>
          <w:b/>
          <w:sz w:val="20"/>
          <w:szCs w:val="20"/>
          <w:lang w:val="nl-BE"/>
        </w:rPr>
        <w:t xml:space="preserve">Kg2 </w:t>
      </w:r>
    </w:p>
    <w:p w14:paraId="358BADDE"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16.Pf4+ </w:t>
      </w:r>
      <w:r w:rsidRPr="00AD04D8">
        <w:rPr>
          <w:rFonts w:cs="Arial"/>
          <w:b/>
          <w:sz w:val="20"/>
          <w:szCs w:val="20"/>
          <w:lang w:val="nl-BE"/>
        </w:rPr>
        <w:tab/>
      </w:r>
      <w:r>
        <w:rPr>
          <w:rFonts w:cs="Arial"/>
          <w:b/>
          <w:sz w:val="20"/>
          <w:szCs w:val="20"/>
          <w:lang w:val="nl-BE"/>
        </w:rPr>
        <w:tab/>
      </w:r>
      <w:r w:rsidRPr="00AD04D8">
        <w:rPr>
          <w:rFonts w:cs="Arial"/>
          <w:b/>
          <w:sz w:val="20"/>
          <w:szCs w:val="20"/>
          <w:lang w:val="nl-BE"/>
        </w:rPr>
        <w:t xml:space="preserve">Kg1 </w:t>
      </w:r>
    </w:p>
    <w:p w14:paraId="4A99F34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17.De1+ </w:t>
      </w:r>
      <w:r>
        <w:rPr>
          <w:rFonts w:cs="Arial"/>
          <w:b/>
          <w:sz w:val="20"/>
          <w:szCs w:val="20"/>
          <w:lang w:val="nl-BE"/>
        </w:rPr>
        <w:tab/>
      </w:r>
      <w:r w:rsidRPr="00AD04D8">
        <w:rPr>
          <w:rFonts w:cs="Arial"/>
          <w:b/>
          <w:sz w:val="20"/>
          <w:szCs w:val="20"/>
          <w:lang w:val="nl-BE"/>
        </w:rPr>
        <w:t xml:space="preserve">Kh2 </w:t>
      </w:r>
    </w:p>
    <w:p w14:paraId="0F174F54"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18.Df2+ </w:t>
      </w:r>
      <w:r>
        <w:rPr>
          <w:rFonts w:cs="Arial"/>
          <w:b/>
          <w:sz w:val="20"/>
          <w:szCs w:val="20"/>
          <w:lang w:val="nl-BE"/>
        </w:rPr>
        <w:tab/>
      </w:r>
      <w:r w:rsidRPr="00AD04D8">
        <w:rPr>
          <w:rFonts w:cs="Arial"/>
          <w:b/>
          <w:sz w:val="20"/>
          <w:szCs w:val="20"/>
          <w:lang w:val="nl-BE"/>
        </w:rPr>
        <w:tab/>
        <w:t xml:space="preserve">Dg2 </w:t>
      </w:r>
    </w:p>
    <w:p w14:paraId="0C4AFD25"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19.Dxg2+ </w:t>
      </w:r>
    </w:p>
    <w:p w14:paraId="33DE2DB0"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en mat. </w:t>
      </w:r>
    </w:p>
    <w:p w14:paraId="6D8B8A15" w14:textId="77777777" w:rsidR="00E24D55" w:rsidRDefault="00E24D55" w:rsidP="00E24D55">
      <w:pPr>
        <w:jc w:val="both"/>
        <w:outlineLvl w:val="0"/>
        <w:rPr>
          <w:rFonts w:cs="Arial"/>
          <w:b/>
          <w:i/>
          <w:sz w:val="20"/>
          <w:szCs w:val="20"/>
          <w:lang w:val="nl-BE"/>
        </w:rPr>
      </w:pPr>
    </w:p>
    <w:p w14:paraId="1D3D3CF8" w14:textId="77777777" w:rsidR="00E24D55" w:rsidRPr="00AD04D8" w:rsidRDefault="00E24D55" w:rsidP="00E24D55">
      <w:pPr>
        <w:jc w:val="both"/>
        <w:outlineLvl w:val="0"/>
        <w:rPr>
          <w:rFonts w:cs="Arial"/>
          <w:b/>
          <w:i/>
          <w:sz w:val="20"/>
          <w:szCs w:val="20"/>
          <w:lang w:val="nl-BE"/>
        </w:rPr>
      </w:pPr>
      <w:r w:rsidRPr="00AD04D8">
        <w:rPr>
          <w:rFonts w:cs="Arial"/>
          <w:b/>
          <w:i/>
          <w:sz w:val="20"/>
          <w:szCs w:val="20"/>
          <w:lang w:val="nl-BE"/>
        </w:rPr>
        <w:t xml:space="preserve">Variant B  </w:t>
      </w:r>
    </w:p>
    <w:p w14:paraId="5158BAF4" w14:textId="77777777" w:rsidR="00E24D55" w:rsidRPr="00AD04D8" w:rsidRDefault="00E24D55" w:rsidP="00E24D55">
      <w:pPr>
        <w:jc w:val="both"/>
        <w:rPr>
          <w:rFonts w:cs="Arial"/>
          <w:b/>
          <w:sz w:val="20"/>
          <w:szCs w:val="20"/>
          <w:lang w:val="nl-BE"/>
        </w:rPr>
      </w:pPr>
      <w:r w:rsidRPr="00AD04D8">
        <w:rPr>
          <w:rFonts w:cs="Arial"/>
          <w:b/>
          <w:sz w:val="20"/>
          <w:szCs w:val="20"/>
          <w:lang w:val="nl-BE"/>
        </w:rPr>
        <w:tab/>
        <w:t>2…</w:t>
      </w:r>
      <w:r w:rsidRPr="00AD04D8">
        <w:rPr>
          <w:rFonts w:cs="Arial"/>
          <w:b/>
          <w:sz w:val="20"/>
          <w:szCs w:val="20"/>
          <w:lang w:val="nl-BE"/>
        </w:rPr>
        <w:tab/>
      </w:r>
      <w:r w:rsidRPr="00AD04D8">
        <w:rPr>
          <w:rFonts w:cs="Arial"/>
          <w:b/>
          <w:sz w:val="20"/>
          <w:szCs w:val="20"/>
          <w:lang w:val="nl-BE"/>
        </w:rPr>
        <w:tab/>
        <w:t xml:space="preserve">Kh2 </w:t>
      </w:r>
    </w:p>
    <w:p w14:paraId="5408F9B5"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3.Df2+ </w:t>
      </w:r>
      <w:r w:rsidRPr="00AD04D8">
        <w:rPr>
          <w:rFonts w:cs="Arial"/>
          <w:b/>
          <w:sz w:val="20"/>
          <w:szCs w:val="20"/>
          <w:lang w:val="nl-BE"/>
        </w:rPr>
        <w:tab/>
      </w:r>
      <w:r w:rsidRPr="00AD04D8">
        <w:rPr>
          <w:rFonts w:cs="Arial"/>
          <w:b/>
          <w:sz w:val="20"/>
          <w:szCs w:val="20"/>
          <w:lang w:val="nl-BE"/>
        </w:rPr>
        <w:tab/>
        <w:t xml:space="preserve">Kh3 </w:t>
      </w:r>
    </w:p>
    <w:p w14:paraId="77607123"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4.De3+ </w:t>
      </w:r>
      <w:r w:rsidRPr="00AD04D8">
        <w:rPr>
          <w:rFonts w:cs="Arial"/>
          <w:b/>
          <w:sz w:val="20"/>
          <w:szCs w:val="20"/>
          <w:lang w:val="nl-BE"/>
        </w:rPr>
        <w:tab/>
      </w:r>
      <w:r w:rsidRPr="00AD04D8">
        <w:rPr>
          <w:rFonts w:cs="Arial"/>
          <w:b/>
          <w:sz w:val="20"/>
          <w:szCs w:val="20"/>
          <w:lang w:val="nl-BE"/>
        </w:rPr>
        <w:tab/>
        <w:t xml:space="preserve">Kg2 </w:t>
      </w:r>
    </w:p>
    <w:p w14:paraId="49E14A7E"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5.De2+ </w:t>
      </w:r>
      <w:r w:rsidRPr="00AD04D8">
        <w:rPr>
          <w:rFonts w:cs="Arial"/>
          <w:b/>
          <w:sz w:val="20"/>
          <w:szCs w:val="20"/>
          <w:lang w:val="nl-BE"/>
        </w:rPr>
        <w:tab/>
      </w:r>
      <w:r w:rsidRPr="00AD04D8">
        <w:rPr>
          <w:rFonts w:cs="Arial"/>
          <w:b/>
          <w:sz w:val="20"/>
          <w:szCs w:val="20"/>
          <w:lang w:val="nl-BE"/>
        </w:rPr>
        <w:tab/>
        <w:t xml:space="preserve">Kg3 </w:t>
      </w:r>
    </w:p>
    <w:p w14:paraId="62F3AA80" w14:textId="77777777" w:rsidR="00E24D55" w:rsidRDefault="00E24D55" w:rsidP="00E24D55">
      <w:pPr>
        <w:jc w:val="both"/>
        <w:rPr>
          <w:rFonts w:cs="Arial"/>
          <w:b/>
          <w:sz w:val="20"/>
          <w:szCs w:val="20"/>
          <w:lang w:val="nl-BE"/>
        </w:rPr>
      </w:pPr>
      <w:r w:rsidRPr="00AD04D8">
        <w:rPr>
          <w:rFonts w:cs="Arial"/>
          <w:b/>
          <w:sz w:val="20"/>
          <w:szCs w:val="20"/>
          <w:lang w:val="nl-BE"/>
        </w:rPr>
        <w:tab/>
        <w:t xml:space="preserve">6.Dg4+ </w:t>
      </w:r>
    </w:p>
    <w:p w14:paraId="38E0CB77" w14:textId="77777777" w:rsidR="00E24D55" w:rsidRPr="004B1723" w:rsidRDefault="00E24D55" w:rsidP="00E24D55">
      <w:pPr>
        <w:jc w:val="both"/>
        <w:rPr>
          <w:rFonts w:cs="Arial"/>
          <w:sz w:val="20"/>
          <w:szCs w:val="20"/>
          <w:lang w:val="nl-BE"/>
        </w:rPr>
      </w:pPr>
      <w:r>
        <w:rPr>
          <w:rFonts w:cs="Arial"/>
          <w:sz w:val="20"/>
          <w:szCs w:val="20"/>
          <w:lang w:val="nl-BE"/>
        </w:rPr>
        <w:t xml:space="preserve">En verder nu zoals in </w:t>
      </w:r>
      <w:r>
        <w:rPr>
          <w:rFonts w:cs="Arial"/>
          <w:i/>
          <w:sz w:val="20"/>
          <w:szCs w:val="20"/>
          <w:lang w:val="nl-BE"/>
        </w:rPr>
        <w:t>Variant A, (Zie zet 8.)</w:t>
      </w:r>
    </w:p>
    <w:p w14:paraId="22EA5B57" w14:textId="77777777" w:rsidR="00E24D55" w:rsidRPr="004B1723" w:rsidRDefault="00E24D55" w:rsidP="00E24D55">
      <w:pPr>
        <w:jc w:val="both"/>
        <w:rPr>
          <w:rFonts w:cs="Arial"/>
          <w:sz w:val="20"/>
          <w:szCs w:val="20"/>
          <w:lang w:val="nl-BE"/>
        </w:rPr>
      </w:pPr>
    </w:p>
    <w:p w14:paraId="13BEDA8C" w14:textId="77777777" w:rsidR="003A26CA" w:rsidRDefault="00E24D55" w:rsidP="00E24D55">
      <w:pPr>
        <w:jc w:val="both"/>
        <w:rPr>
          <w:rFonts w:cs="Arial"/>
          <w:sz w:val="20"/>
          <w:szCs w:val="20"/>
          <w:lang w:val="nl-BE"/>
        </w:rPr>
      </w:pPr>
      <w:r w:rsidRPr="00AD04D8">
        <w:rPr>
          <w:rFonts w:cs="Arial"/>
          <w:sz w:val="20"/>
          <w:szCs w:val="20"/>
          <w:lang w:val="nl-BE"/>
        </w:rPr>
        <w:t>De zwarte koningin kan slechts machteloos toekijken</w:t>
      </w:r>
      <w:r w:rsidR="00434030">
        <w:rPr>
          <w:rFonts w:cs="Arial"/>
          <w:sz w:val="20"/>
          <w:szCs w:val="20"/>
          <w:lang w:val="nl-BE"/>
        </w:rPr>
        <w:t>,</w:t>
      </w:r>
      <w:r w:rsidRPr="00AD04D8">
        <w:rPr>
          <w:rFonts w:cs="Arial"/>
          <w:sz w:val="20"/>
          <w:szCs w:val="20"/>
          <w:lang w:val="nl-BE"/>
        </w:rPr>
        <w:t xml:space="preserve"> vanui</w:t>
      </w:r>
      <w:r w:rsidR="00434030">
        <w:rPr>
          <w:rFonts w:cs="Arial"/>
          <w:sz w:val="20"/>
          <w:szCs w:val="20"/>
          <w:lang w:val="nl-BE"/>
        </w:rPr>
        <w:t xml:space="preserve">t het hoekveld, hoe haar gemaal onaf-gebroken </w:t>
      </w:r>
      <w:r w:rsidR="003A26CA">
        <w:rPr>
          <w:rFonts w:cs="Arial"/>
          <w:sz w:val="20"/>
          <w:szCs w:val="20"/>
          <w:lang w:val="nl-BE"/>
        </w:rPr>
        <w:t>belaagd wordt door haar rivale</w:t>
      </w:r>
      <w:r w:rsidR="00A354D5">
        <w:rPr>
          <w:rFonts w:cs="Arial"/>
          <w:sz w:val="20"/>
          <w:szCs w:val="20"/>
          <w:lang w:val="nl-BE"/>
        </w:rPr>
        <w:t>,</w:t>
      </w:r>
      <w:r w:rsidR="00F27D25">
        <w:rPr>
          <w:rFonts w:cs="Arial"/>
          <w:sz w:val="20"/>
          <w:szCs w:val="20"/>
          <w:lang w:val="nl-BE"/>
        </w:rPr>
        <w:t xml:space="preserve"> </w:t>
      </w:r>
      <w:r w:rsidR="00A354D5">
        <w:rPr>
          <w:rFonts w:cs="Arial"/>
          <w:sz w:val="20"/>
          <w:szCs w:val="20"/>
          <w:lang w:val="nl-BE"/>
        </w:rPr>
        <w:t>met</w:t>
      </w:r>
      <w:r w:rsidR="00434030">
        <w:rPr>
          <w:rFonts w:cs="Arial"/>
          <w:sz w:val="20"/>
          <w:szCs w:val="20"/>
          <w:lang w:val="nl-BE"/>
        </w:rPr>
        <w:t xml:space="preserve"> het bittere einde</w:t>
      </w:r>
      <w:r w:rsidR="00A354D5">
        <w:rPr>
          <w:rFonts w:cs="Arial"/>
          <w:sz w:val="20"/>
          <w:szCs w:val="20"/>
          <w:lang w:val="nl-BE"/>
        </w:rPr>
        <w:t xml:space="preserve"> als </w:t>
      </w:r>
      <w:r w:rsidR="00434030">
        <w:rPr>
          <w:rFonts w:cs="Arial"/>
          <w:sz w:val="20"/>
          <w:szCs w:val="20"/>
          <w:lang w:val="nl-BE"/>
        </w:rPr>
        <w:t>gevolg.</w:t>
      </w:r>
    </w:p>
    <w:p w14:paraId="1BD2DA58" w14:textId="77777777" w:rsidR="00250243" w:rsidRDefault="00250243" w:rsidP="00E24D55">
      <w:pPr>
        <w:jc w:val="both"/>
        <w:rPr>
          <w:rFonts w:cs="Arial"/>
          <w:sz w:val="20"/>
          <w:szCs w:val="20"/>
          <w:lang w:val="nl-BE"/>
        </w:rPr>
      </w:pPr>
    </w:p>
    <w:p w14:paraId="030F1F44" w14:textId="77777777" w:rsidR="00085321" w:rsidRDefault="00250243" w:rsidP="00E24D55">
      <w:pPr>
        <w:jc w:val="both"/>
        <w:rPr>
          <w:rFonts w:cs="Arial"/>
          <w:sz w:val="20"/>
          <w:szCs w:val="20"/>
          <w:lang w:val="nl-BE"/>
        </w:rPr>
      </w:pPr>
      <w:r>
        <w:rPr>
          <w:rFonts w:cs="Arial"/>
          <w:sz w:val="20"/>
          <w:szCs w:val="20"/>
          <w:lang w:val="nl-BE"/>
        </w:rPr>
        <w:t>Als start is 1.Pe5+!</w:t>
      </w:r>
      <w:r w:rsidR="000D1C16">
        <w:rPr>
          <w:rFonts w:cs="Arial"/>
          <w:sz w:val="20"/>
          <w:szCs w:val="20"/>
          <w:lang w:val="nl-BE"/>
        </w:rPr>
        <w:t xml:space="preserve"> de énige </w:t>
      </w:r>
      <w:r w:rsidR="00AC4830">
        <w:rPr>
          <w:rFonts w:cs="Arial"/>
          <w:sz w:val="20"/>
          <w:szCs w:val="20"/>
          <w:lang w:val="nl-BE"/>
        </w:rPr>
        <w:t>juiste</w:t>
      </w:r>
      <w:r w:rsidR="0083666C">
        <w:rPr>
          <w:rFonts w:cs="Arial"/>
          <w:sz w:val="20"/>
          <w:szCs w:val="20"/>
          <w:lang w:val="nl-BE"/>
        </w:rPr>
        <w:t xml:space="preserve">  uit de acht</w:t>
      </w:r>
      <w:r>
        <w:rPr>
          <w:rFonts w:cs="Arial"/>
          <w:sz w:val="20"/>
          <w:szCs w:val="20"/>
          <w:lang w:val="nl-BE"/>
        </w:rPr>
        <w:t xml:space="preserve"> mogelijke paardzetten. </w:t>
      </w:r>
    </w:p>
    <w:p w14:paraId="762F1724" w14:textId="77777777" w:rsidR="00085321" w:rsidRDefault="00085321" w:rsidP="00E24D55">
      <w:pPr>
        <w:jc w:val="both"/>
        <w:rPr>
          <w:rFonts w:cs="Arial"/>
          <w:b/>
          <w:sz w:val="20"/>
          <w:szCs w:val="20"/>
          <w:lang w:val="nl-BE"/>
        </w:rPr>
      </w:pPr>
    </w:p>
    <w:p w14:paraId="0797BD11" w14:textId="77777777" w:rsidR="004819A3" w:rsidRPr="003A26CA" w:rsidRDefault="004819A3" w:rsidP="004819A3">
      <w:pPr>
        <w:rPr>
          <w:rFonts w:cs="Arial"/>
          <w:b/>
          <w:sz w:val="20"/>
          <w:szCs w:val="20"/>
          <w:lang w:val="nl-BE"/>
        </w:rPr>
        <w:sectPr w:rsidR="004819A3" w:rsidRPr="003A26CA" w:rsidSect="003B0882">
          <w:type w:val="continuous"/>
          <w:pgSz w:w="8392" w:h="11907" w:code="11"/>
          <w:pgMar w:top="1134" w:right="567" w:bottom="1134" w:left="567" w:header="709" w:footer="709" w:gutter="567"/>
          <w:cols w:num="2" w:space="567"/>
          <w:docGrid w:linePitch="360"/>
        </w:sectPr>
      </w:pPr>
    </w:p>
    <w:p w14:paraId="633CD877" w14:textId="77777777" w:rsidR="00E24D55" w:rsidRPr="00AD04D8" w:rsidRDefault="00E24D55" w:rsidP="004819A3">
      <w:pPr>
        <w:spacing w:line="190" w:lineRule="exact"/>
        <w:jc w:val="center"/>
        <w:rPr>
          <w:rFonts w:cs="Arial"/>
          <w:b/>
          <w:sz w:val="20"/>
          <w:szCs w:val="20"/>
          <w:lang w:val="nl-BE"/>
        </w:rPr>
      </w:pPr>
      <w:r w:rsidRPr="00AD04D8">
        <w:rPr>
          <w:rFonts w:cs="Arial"/>
          <w:b/>
          <w:sz w:val="20"/>
          <w:szCs w:val="20"/>
          <w:lang w:val="nl-BE"/>
        </w:rPr>
        <w:lastRenderedPageBreak/>
        <w:t xml:space="preserve">- </w:t>
      </w:r>
      <w:r w:rsidR="00AE1C44">
        <w:rPr>
          <w:rFonts w:cs="Arial"/>
          <w:b/>
          <w:sz w:val="20"/>
          <w:szCs w:val="20"/>
          <w:lang w:val="nl-BE"/>
        </w:rPr>
        <w:t>102</w:t>
      </w:r>
      <w:r w:rsidRPr="00AD04D8">
        <w:rPr>
          <w:rFonts w:cs="Arial"/>
          <w:b/>
          <w:sz w:val="20"/>
          <w:szCs w:val="20"/>
          <w:lang w:val="nl-BE"/>
        </w:rPr>
        <w:t xml:space="preserve"> -</w:t>
      </w:r>
    </w:p>
    <w:p w14:paraId="30493C47" w14:textId="77777777" w:rsidR="00E24D55" w:rsidRPr="00AD04D8" w:rsidRDefault="00E24D55" w:rsidP="00E24D55">
      <w:pPr>
        <w:spacing w:line="190" w:lineRule="exact"/>
        <w:jc w:val="center"/>
        <w:rPr>
          <w:rFonts w:cs="Arial"/>
          <w:b/>
          <w:sz w:val="20"/>
          <w:szCs w:val="20"/>
          <w:lang w:val="nl-BE"/>
        </w:rPr>
      </w:pPr>
    </w:p>
    <w:p w14:paraId="049A2A9E" w14:textId="77777777" w:rsidR="00E24D55" w:rsidRDefault="00676DE5" w:rsidP="00723937">
      <w:pPr>
        <w:spacing w:line="190" w:lineRule="exact"/>
        <w:jc w:val="center"/>
        <w:outlineLvl w:val="0"/>
        <w:rPr>
          <w:rFonts w:cs="Arial"/>
          <w:sz w:val="20"/>
          <w:szCs w:val="20"/>
          <w:lang w:val="nl-BE"/>
        </w:rPr>
      </w:pPr>
      <w:r>
        <w:rPr>
          <w:rFonts w:cs="Arial"/>
          <w:i/>
          <w:sz w:val="20"/>
          <w:szCs w:val="20"/>
          <w:lang w:val="nl-BE"/>
        </w:rPr>
        <w:t xml:space="preserve">  </w:t>
      </w:r>
      <w:r w:rsidR="00E24D55" w:rsidRPr="00AD04D8">
        <w:rPr>
          <w:rFonts w:cs="Arial"/>
          <w:i/>
          <w:sz w:val="20"/>
          <w:szCs w:val="20"/>
          <w:lang w:val="nl-BE"/>
        </w:rPr>
        <w:t>Origineel</w:t>
      </w:r>
      <w:r w:rsidR="00E24D55">
        <w:rPr>
          <w:rFonts w:cs="Arial"/>
          <w:i/>
          <w:sz w:val="20"/>
          <w:szCs w:val="20"/>
          <w:lang w:val="nl-BE"/>
        </w:rPr>
        <w:t xml:space="preserve">, </w:t>
      </w:r>
      <w:r w:rsidR="00E24D55">
        <w:rPr>
          <w:rFonts w:cs="Arial"/>
          <w:sz w:val="20"/>
          <w:szCs w:val="20"/>
          <w:lang w:val="nl-BE"/>
        </w:rPr>
        <w:t>2008</w:t>
      </w:r>
    </w:p>
    <w:p w14:paraId="29619311" w14:textId="77777777" w:rsidR="00D03570" w:rsidRPr="00723937" w:rsidRDefault="00D03570" w:rsidP="00723937">
      <w:pPr>
        <w:spacing w:line="190" w:lineRule="exact"/>
        <w:jc w:val="center"/>
        <w:outlineLvl w:val="0"/>
        <w:rPr>
          <w:rFonts w:cs="Arial"/>
          <w:sz w:val="20"/>
          <w:szCs w:val="20"/>
          <w:lang w:val="nl-BE"/>
        </w:rPr>
      </w:pPr>
    </w:p>
    <w:p w14:paraId="1F53B856" w14:textId="77777777" w:rsidR="00E24D55" w:rsidRPr="00AD04D8" w:rsidRDefault="00990285" w:rsidP="00E24D55">
      <w:pPr>
        <w:jc w:val="center"/>
        <w:rPr>
          <w:rFonts w:cs="Arial"/>
          <w:b/>
          <w:sz w:val="20"/>
          <w:szCs w:val="20"/>
          <w:lang w:val="nl-BE"/>
        </w:rPr>
      </w:pPr>
      <w:r>
        <w:rPr>
          <w:noProof/>
          <w:lang w:val="nl-BE"/>
        </w:rPr>
        <w:object w:dxaOrig="1440" w:dyaOrig="1440" w14:anchorId="0254E51E">
          <v:shape id="_x0000_s1099" type="#_x0000_t75" style="position:absolute;left:0;text-align:left;margin-left:0;margin-top:6.9pt;width:151.95pt;height:152.6pt;z-index:251634688;mso-position-horizontal:center">
            <v:imagedata r:id="rId211" o:title=""/>
            <w10:wrap type="square"/>
          </v:shape>
          <o:OLEObject Type="Embed" ProgID="CorelDRAW.Graphic.12" ShapeID="_x0000_s1099" DrawAspect="Content" ObjectID="_1587467697" r:id="rId212"/>
        </w:object>
      </w:r>
    </w:p>
    <w:p w14:paraId="69D387D1"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sz w:val="20"/>
          <w:szCs w:val="20"/>
          <w:lang w:val="nl-BE"/>
        </w:rPr>
        <w:t xml:space="preserve">                              0040.20 a3d3</w:t>
      </w:r>
    </w:p>
    <w:p w14:paraId="730E4F30" w14:textId="77777777" w:rsidR="00E24D55" w:rsidRPr="00AD04D8" w:rsidRDefault="00E24D55" w:rsidP="00E24D55">
      <w:pPr>
        <w:jc w:val="both"/>
        <w:rPr>
          <w:rFonts w:cs="Arial"/>
          <w:i/>
          <w:sz w:val="20"/>
          <w:szCs w:val="20"/>
          <w:lang w:val="nl-BE"/>
        </w:rPr>
      </w:pPr>
    </w:p>
    <w:p w14:paraId="0700E4B8"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1.d6 </w:t>
      </w:r>
      <w:r w:rsidRPr="00AD04D8">
        <w:rPr>
          <w:rFonts w:cs="Arial"/>
          <w:b/>
          <w:sz w:val="20"/>
          <w:szCs w:val="20"/>
          <w:lang w:val="nl-BE"/>
        </w:rPr>
        <w:tab/>
      </w:r>
      <w:r w:rsidRPr="00AD04D8">
        <w:rPr>
          <w:rFonts w:cs="Arial"/>
          <w:b/>
          <w:sz w:val="20"/>
          <w:szCs w:val="20"/>
          <w:lang w:val="nl-BE"/>
        </w:rPr>
        <w:tab/>
        <w:t xml:space="preserve">Kc4 </w:t>
      </w:r>
    </w:p>
    <w:p w14:paraId="4853191F" w14:textId="77777777" w:rsidR="00E24D55" w:rsidRPr="00AD04D8" w:rsidRDefault="00E24D55" w:rsidP="00021475">
      <w:pPr>
        <w:numPr>
          <w:ilvl w:val="0"/>
          <w:numId w:val="9"/>
        </w:numPr>
        <w:jc w:val="both"/>
        <w:rPr>
          <w:rFonts w:cs="Arial"/>
          <w:sz w:val="20"/>
          <w:szCs w:val="20"/>
          <w:lang w:val="nl-BE"/>
        </w:rPr>
      </w:pPr>
      <w:r w:rsidRPr="00AD04D8">
        <w:rPr>
          <w:rFonts w:cs="Arial"/>
          <w:sz w:val="20"/>
          <w:szCs w:val="20"/>
          <w:lang w:val="nl-BE"/>
        </w:rPr>
        <w:t>Na 1…Lb6</w:t>
      </w:r>
      <w:r w:rsidR="00F83EC0">
        <w:rPr>
          <w:rFonts w:cs="Arial"/>
          <w:sz w:val="20"/>
          <w:szCs w:val="20"/>
          <w:lang w:val="nl-BE"/>
        </w:rPr>
        <w:t>?</w:t>
      </w:r>
      <w:r w:rsidRPr="00AD04D8">
        <w:rPr>
          <w:rFonts w:cs="Arial"/>
          <w:sz w:val="20"/>
          <w:szCs w:val="20"/>
          <w:lang w:val="nl-BE"/>
        </w:rPr>
        <w:t xml:space="preserve"> 2.Kb4 </w:t>
      </w:r>
      <w:r w:rsidR="00BA2377">
        <w:rPr>
          <w:rFonts w:cs="Arial"/>
          <w:sz w:val="20"/>
          <w:szCs w:val="20"/>
          <w:lang w:val="nl-BE"/>
        </w:rPr>
        <w:t>Ke4 3.Kb5 Ld8 4.Kc6, enzovoort. En</w:t>
      </w:r>
      <w:r>
        <w:rPr>
          <w:rFonts w:cs="Arial"/>
          <w:sz w:val="20"/>
          <w:szCs w:val="20"/>
          <w:lang w:val="nl-BE"/>
        </w:rPr>
        <w:t xml:space="preserve"> na</w:t>
      </w:r>
      <w:r w:rsidR="00DC12C1">
        <w:rPr>
          <w:rFonts w:cs="Arial"/>
          <w:sz w:val="20"/>
          <w:szCs w:val="20"/>
          <w:lang w:val="nl-BE"/>
        </w:rPr>
        <w:t>:</w:t>
      </w:r>
      <w:r w:rsidR="00BA2377">
        <w:rPr>
          <w:rFonts w:cs="Arial"/>
          <w:sz w:val="20"/>
          <w:szCs w:val="20"/>
          <w:lang w:val="nl-BE"/>
        </w:rPr>
        <w:t xml:space="preserve"> </w:t>
      </w:r>
    </w:p>
    <w:p w14:paraId="36F78F88" w14:textId="77777777" w:rsidR="00E24D55" w:rsidRPr="00AD04D8" w:rsidRDefault="00E24D55" w:rsidP="00021475">
      <w:pPr>
        <w:numPr>
          <w:ilvl w:val="0"/>
          <w:numId w:val="9"/>
        </w:numPr>
        <w:jc w:val="both"/>
        <w:rPr>
          <w:rFonts w:cs="Arial"/>
          <w:sz w:val="20"/>
          <w:szCs w:val="20"/>
          <w:lang w:val="nl-BE"/>
        </w:rPr>
      </w:pPr>
      <w:r w:rsidRPr="00AD04D8">
        <w:rPr>
          <w:rFonts w:cs="Arial"/>
          <w:sz w:val="20"/>
          <w:szCs w:val="20"/>
          <w:lang w:val="nl-BE"/>
        </w:rPr>
        <w:t>1…Kc3</w:t>
      </w:r>
      <w:r w:rsidR="00F83EC0">
        <w:rPr>
          <w:rFonts w:cs="Arial"/>
          <w:sz w:val="20"/>
          <w:szCs w:val="20"/>
          <w:lang w:val="nl-BE"/>
        </w:rPr>
        <w:t>?</w:t>
      </w:r>
      <w:r w:rsidRPr="00AD04D8">
        <w:rPr>
          <w:rFonts w:cs="Arial"/>
          <w:sz w:val="20"/>
          <w:szCs w:val="20"/>
          <w:lang w:val="nl-BE"/>
        </w:rPr>
        <w:t xml:space="preserve"> 2.Ka4 K</w:t>
      </w:r>
      <w:r w:rsidR="00304EDB">
        <w:rPr>
          <w:rFonts w:cs="Arial"/>
          <w:sz w:val="20"/>
          <w:szCs w:val="20"/>
          <w:lang w:val="nl-BE"/>
        </w:rPr>
        <w:t xml:space="preserve"> </w:t>
      </w:r>
      <w:r w:rsidRPr="00AD04D8">
        <w:rPr>
          <w:rFonts w:cs="Arial"/>
          <w:sz w:val="20"/>
          <w:szCs w:val="20"/>
          <w:lang w:val="nl-BE"/>
        </w:rPr>
        <w:t xml:space="preserve">c4 3.Ka5 Lb8 4.d7 Lc7+ 5.Ka6 Ld8 6.Kb7 </w:t>
      </w:r>
      <w:r w:rsidR="00304EDB">
        <w:rPr>
          <w:rFonts w:cs="Arial"/>
          <w:sz w:val="20"/>
          <w:szCs w:val="20"/>
          <w:lang w:val="nl-BE"/>
        </w:rPr>
        <w:t xml:space="preserve"> </w:t>
      </w:r>
      <w:r w:rsidRPr="00AD04D8">
        <w:rPr>
          <w:rFonts w:cs="Arial"/>
          <w:sz w:val="20"/>
          <w:szCs w:val="20"/>
          <w:lang w:val="nl-BE"/>
        </w:rPr>
        <w:t xml:space="preserve">Kd5 7.Kc8 Le7 8.d8D Lxd8 9.Kxd8, wint wit. </w:t>
      </w:r>
    </w:p>
    <w:p w14:paraId="524A2301"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2.d7 </w:t>
      </w:r>
      <w:r w:rsidRPr="00AD04D8">
        <w:rPr>
          <w:rFonts w:cs="Arial"/>
          <w:b/>
          <w:sz w:val="20"/>
          <w:szCs w:val="20"/>
          <w:lang w:val="nl-BE"/>
        </w:rPr>
        <w:tab/>
      </w:r>
      <w:r w:rsidRPr="00AD04D8">
        <w:rPr>
          <w:rFonts w:cs="Arial"/>
          <w:b/>
          <w:sz w:val="20"/>
          <w:szCs w:val="20"/>
          <w:lang w:val="nl-BE"/>
        </w:rPr>
        <w:tab/>
        <w:t xml:space="preserve">Lb6 </w:t>
      </w:r>
    </w:p>
    <w:p w14:paraId="012DCBF6" w14:textId="77777777" w:rsidR="00E24D55" w:rsidRPr="00661148" w:rsidRDefault="00E24D55" w:rsidP="00E24D55">
      <w:pPr>
        <w:jc w:val="both"/>
        <w:rPr>
          <w:rFonts w:cs="Arial"/>
          <w:b/>
          <w:sz w:val="20"/>
          <w:szCs w:val="20"/>
          <w:lang w:val="nl-BE"/>
        </w:rPr>
      </w:pPr>
      <w:r w:rsidRPr="00AD04D8">
        <w:rPr>
          <w:rFonts w:cs="Arial"/>
          <w:b/>
          <w:sz w:val="20"/>
          <w:szCs w:val="20"/>
          <w:lang w:val="nl-BE"/>
        </w:rPr>
        <w:tab/>
        <w:t xml:space="preserve">3.Lh4 </w:t>
      </w:r>
      <w:r w:rsidRPr="00AD04D8">
        <w:rPr>
          <w:rFonts w:cs="Arial"/>
          <w:b/>
          <w:sz w:val="20"/>
          <w:szCs w:val="20"/>
          <w:lang w:val="nl-BE"/>
        </w:rPr>
        <w:tab/>
      </w:r>
      <w:r w:rsidRPr="00AD04D8">
        <w:rPr>
          <w:rFonts w:cs="Arial"/>
          <w:b/>
          <w:sz w:val="20"/>
          <w:szCs w:val="20"/>
          <w:lang w:val="nl-BE"/>
        </w:rPr>
        <w:tab/>
        <w:t xml:space="preserve">Lc7 </w:t>
      </w:r>
    </w:p>
    <w:p w14:paraId="54F653BD" w14:textId="77777777" w:rsidR="00E24D55" w:rsidRPr="00AD04D8" w:rsidRDefault="00E24D55" w:rsidP="00021475">
      <w:pPr>
        <w:numPr>
          <w:ilvl w:val="0"/>
          <w:numId w:val="10"/>
        </w:numPr>
        <w:jc w:val="both"/>
        <w:rPr>
          <w:rFonts w:cs="Arial"/>
          <w:sz w:val="20"/>
          <w:szCs w:val="20"/>
          <w:lang w:val="nl-BE"/>
        </w:rPr>
      </w:pPr>
      <w:r w:rsidRPr="00AD04D8">
        <w:rPr>
          <w:rFonts w:cs="Arial"/>
          <w:sz w:val="20"/>
          <w:szCs w:val="20"/>
          <w:lang w:val="nl-BE"/>
        </w:rPr>
        <w:t>3…Kxd4</w:t>
      </w:r>
      <w:r w:rsidR="00F83EC0">
        <w:rPr>
          <w:rFonts w:cs="Arial"/>
          <w:sz w:val="20"/>
          <w:szCs w:val="20"/>
          <w:lang w:val="nl-BE"/>
        </w:rPr>
        <w:t>?</w:t>
      </w:r>
      <w:r w:rsidRPr="00AD04D8">
        <w:rPr>
          <w:rFonts w:cs="Arial"/>
          <w:sz w:val="20"/>
          <w:szCs w:val="20"/>
          <w:lang w:val="nl-BE"/>
        </w:rPr>
        <w:t xml:space="preserve"> 4.Lf2+ en 5.Lxb6. Na</w:t>
      </w:r>
      <w:r w:rsidR="00F83EC0">
        <w:rPr>
          <w:rFonts w:cs="Arial"/>
          <w:sz w:val="20"/>
          <w:szCs w:val="20"/>
          <w:lang w:val="nl-BE"/>
        </w:rPr>
        <w:t>:</w:t>
      </w:r>
    </w:p>
    <w:p w14:paraId="08F75C6C" w14:textId="77777777" w:rsidR="00E24D55" w:rsidRPr="00AD04D8" w:rsidRDefault="00E24D55" w:rsidP="00021475">
      <w:pPr>
        <w:numPr>
          <w:ilvl w:val="0"/>
          <w:numId w:val="10"/>
        </w:numPr>
        <w:jc w:val="both"/>
        <w:rPr>
          <w:rFonts w:cs="Arial"/>
          <w:sz w:val="20"/>
          <w:szCs w:val="20"/>
          <w:lang w:val="nl-BE"/>
        </w:rPr>
      </w:pPr>
      <w:r w:rsidRPr="00AD04D8">
        <w:rPr>
          <w:rFonts w:cs="Arial"/>
          <w:sz w:val="20"/>
          <w:szCs w:val="20"/>
          <w:lang w:val="nl-BE"/>
        </w:rPr>
        <w:t>3…La5</w:t>
      </w:r>
      <w:r w:rsidR="00F83EC0">
        <w:rPr>
          <w:rFonts w:cs="Arial"/>
          <w:sz w:val="20"/>
          <w:szCs w:val="20"/>
          <w:lang w:val="nl-BE"/>
        </w:rPr>
        <w:t>?</w:t>
      </w:r>
      <w:r w:rsidRPr="00AD04D8">
        <w:rPr>
          <w:rFonts w:cs="Arial"/>
          <w:sz w:val="20"/>
          <w:szCs w:val="20"/>
          <w:lang w:val="nl-BE"/>
        </w:rPr>
        <w:t xml:space="preserve"> 4.Ka4 Lb6(Lc7) volgt verrassend 5.Le1 Ld8 6.La5 Le7 7.Lb6 Lf6 8.Ka5 en de koning gaat de pion steunen.</w:t>
      </w:r>
    </w:p>
    <w:p w14:paraId="14A14340" w14:textId="77777777" w:rsidR="00E24D55" w:rsidRPr="00AD04D8" w:rsidRDefault="00E24D55" w:rsidP="00021475">
      <w:pPr>
        <w:numPr>
          <w:ilvl w:val="0"/>
          <w:numId w:val="10"/>
        </w:numPr>
        <w:jc w:val="both"/>
        <w:rPr>
          <w:rFonts w:cs="Arial"/>
          <w:sz w:val="20"/>
          <w:szCs w:val="20"/>
          <w:lang w:val="nl-BE"/>
        </w:rPr>
      </w:pPr>
      <w:r w:rsidRPr="00AD04D8">
        <w:rPr>
          <w:rFonts w:cs="Arial"/>
          <w:sz w:val="20"/>
          <w:szCs w:val="20"/>
          <w:lang w:val="nl-BE"/>
        </w:rPr>
        <w:t>3…Kc3</w:t>
      </w:r>
      <w:r w:rsidR="00F83EC0">
        <w:rPr>
          <w:rFonts w:cs="Arial"/>
          <w:sz w:val="20"/>
          <w:szCs w:val="20"/>
          <w:lang w:val="nl-BE"/>
        </w:rPr>
        <w:t xml:space="preserve">? </w:t>
      </w:r>
      <w:r w:rsidRPr="00AD04D8">
        <w:rPr>
          <w:rFonts w:cs="Arial"/>
          <w:sz w:val="20"/>
          <w:szCs w:val="20"/>
          <w:lang w:val="nl-BE"/>
        </w:rPr>
        <w:t xml:space="preserve">4.Ka4 Kc4 5.Le1 </w:t>
      </w:r>
      <w:r>
        <w:rPr>
          <w:rFonts w:cs="Arial"/>
          <w:sz w:val="20"/>
          <w:szCs w:val="20"/>
          <w:lang w:val="nl-BE"/>
        </w:rPr>
        <w:t xml:space="preserve">Le8 6.Le5, enzovoort als boven. </w:t>
      </w:r>
    </w:p>
    <w:p w14:paraId="099DA194" w14:textId="77777777" w:rsidR="006C5C66" w:rsidRDefault="00C759B0" w:rsidP="00021475">
      <w:pPr>
        <w:numPr>
          <w:ilvl w:val="0"/>
          <w:numId w:val="10"/>
        </w:numPr>
        <w:jc w:val="both"/>
        <w:rPr>
          <w:rFonts w:cs="Arial"/>
          <w:sz w:val="20"/>
          <w:szCs w:val="20"/>
          <w:lang w:val="nl-BE"/>
        </w:rPr>
      </w:pPr>
      <w:r>
        <w:rPr>
          <w:rFonts w:cs="Arial"/>
          <w:sz w:val="20"/>
          <w:szCs w:val="20"/>
          <w:lang w:val="nl-BE"/>
        </w:rPr>
        <w:t>3…Kd5</w:t>
      </w:r>
      <w:r w:rsidR="00F83EC0">
        <w:rPr>
          <w:rFonts w:cs="Arial"/>
          <w:sz w:val="20"/>
          <w:szCs w:val="20"/>
          <w:lang w:val="nl-BE"/>
        </w:rPr>
        <w:t>?</w:t>
      </w:r>
      <w:r w:rsidR="00204C0F">
        <w:rPr>
          <w:rFonts w:cs="Arial"/>
          <w:sz w:val="20"/>
          <w:szCs w:val="20"/>
          <w:lang w:val="nl-BE"/>
        </w:rPr>
        <w:t xml:space="preserve"> 4.Kb4 Lc7 volgt bij-voorbeeld 5.Kb5 Kxd4 6.Kc6 La5 7.Lf2+ K~ 8.Lb6 Lxb6 9.Kxb6</w:t>
      </w:r>
    </w:p>
    <w:p w14:paraId="7F4C6E7F" w14:textId="77777777" w:rsidR="001C532B" w:rsidRDefault="006C5C66" w:rsidP="001C532B">
      <w:pPr>
        <w:jc w:val="both"/>
        <w:rPr>
          <w:rFonts w:cs="Arial"/>
          <w:sz w:val="20"/>
          <w:szCs w:val="20"/>
          <w:lang w:val="nl-BE"/>
        </w:rPr>
      </w:pPr>
      <w:r>
        <w:rPr>
          <w:rFonts w:cs="Arial"/>
          <w:sz w:val="20"/>
          <w:szCs w:val="20"/>
          <w:lang w:val="nl-BE"/>
        </w:rPr>
        <w:br w:type="column"/>
      </w:r>
    </w:p>
    <w:p w14:paraId="32380622" w14:textId="77777777" w:rsidR="006724B3" w:rsidRDefault="006724B3" w:rsidP="001C532B">
      <w:pPr>
        <w:jc w:val="both"/>
        <w:rPr>
          <w:rFonts w:cs="Arial"/>
          <w:sz w:val="20"/>
          <w:szCs w:val="20"/>
          <w:lang w:val="nl-BE"/>
        </w:rPr>
      </w:pPr>
    </w:p>
    <w:p w14:paraId="2A5013E7" w14:textId="77777777" w:rsidR="000D1452" w:rsidRDefault="000D1452" w:rsidP="001C532B">
      <w:pPr>
        <w:jc w:val="both"/>
        <w:rPr>
          <w:rFonts w:cs="Arial"/>
          <w:sz w:val="20"/>
          <w:szCs w:val="20"/>
          <w:lang w:val="nl-BE"/>
        </w:rPr>
      </w:pPr>
    </w:p>
    <w:p w14:paraId="5D185EAE" w14:textId="77777777" w:rsidR="000D1452" w:rsidRDefault="000D1452" w:rsidP="001C532B">
      <w:pPr>
        <w:jc w:val="both"/>
        <w:rPr>
          <w:rFonts w:cs="Arial"/>
          <w:sz w:val="20"/>
          <w:szCs w:val="20"/>
          <w:lang w:val="nl-BE"/>
        </w:rPr>
      </w:pPr>
    </w:p>
    <w:p w14:paraId="0AF52A48" w14:textId="77777777" w:rsidR="00E24D55" w:rsidRPr="00AD04D8" w:rsidRDefault="00661148" w:rsidP="001C532B">
      <w:pPr>
        <w:jc w:val="both"/>
        <w:rPr>
          <w:rFonts w:cs="Arial"/>
          <w:b/>
          <w:sz w:val="20"/>
          <w:szCs w:val="20"/>
          <w:lang w:val="nl-BE"/>
        </w:rPr>
      </w:pPr>
      <w:r>
        <w:rPr>
          <w:rFonts w:cs="Arial"/>
          <w:sz w:val="20"/>
          <w:szCs w:val="20"/>
          <w:lang w:val="nl-BE"/>
        </w:rPr>
        <w:t xml:space="preserve">             </w:t>
      </w:r>
      <w:r w:rsidR="00E24D55" w:rsidRPr="00AD04D8">
        <w:rPr>
          <w:rFonts w:cs="Arial"/>
          <w:b/>
          <w:sz w:val="20"/>
          <w:szCs w:val="20"/>
          <w:lang w:val="nl-BE"/>
        </w:rPr>
        <w:t xml:space="preserve">4.Lf6 </w:t>
      </w:r>
      <w:r w:rsidR="00E24D55" w:rsidRPr="00AD04D8">
        <w:rPr>
          <w:rFonts w:cs="Arial"/>
          <w:b/>
          <w:sz w:val="20"/>
          <w:szCs w:val="20"/>
          <w:lang w:val="nl-BE"/>
        </w:rPr>
        <w:tab/>
      </w:r>
      <w:r w:rsidR="00E24D55" w:rsidRPr="00AD04D8">
        <w:rPr>
          <w:rFonts w:cs="Arial"/>
          <w:b/>
          <w:sz w:val="20"/>
          <w:szCs w:val="20"/>
          <w:lang w:val="nl-BE"/>
        </w:rPr>
        <w:tab/>
        <w:t xml:space="preserve">Kc3 </w:t>
      </w:r>
    </w:p>
    <w:p w14:paraId="7A63C34D" w14:textId="77777777" w:rsidR="00E24D55" w:rsidRPr="00AD04D8" w:rsidRDefault="00E24D55" w:rsidP="00E24D55">
      <w:pPr>
        <w:jc w:val="both"/>
        <w:rPr>
          <w:rFonts w:cs="Arial"/>
          <w:sz w:val="20"/>
          <w:szCs w:val="20"/>
          <w:lang w:val="nl-BE"/>
        </w:rPr>
      </w:pPr>
      <w:r w:rsidRPr="00AD04D8">
        <w:rPr>
          <w:rFonts w:cs="Arial"/>
          <w:sz w:val="20"/>
          <w:szCs w:val="20"/>
          <w:lang w:val="nl-BE"/>
        </w:rPr>
        <w:t>Na 4…La5</w:t>
      </w:r>
      <w:r w:rsidR="00F83EC0">
        <w:rPr>
          <w:rFonts w:cs="Arial"/>
          <w:sz w:val="20"/>
          <w:szCs w:val="20"/>
          <w:lang w:val="nl-BE"/>
        </w:rPr>
        <w:t>?</w:t>
      </w:r>
      <w:r w:rsidRPr="00AD04D8">
        <w:rPr>
          <w:rFonts w:cs="Arial"/>
          <w:sz w:val="20"/>
          <w:szCs w:val="20"/>
          <w:lang w:val="nl-BE"/>
        </w:rPr>
        <w:t xml:space="preserve"> wint wit zowel met 5.Ka2 als met 5.Kb2. </w:t>
      </w:r>
    </w:p>
    <w:p w14:paraId="6048552F"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5.Ka2 </w:t>
      </w:r>
      <w:r w:rsidRPr="00AD04D8">
        <w:rPr>
          <w:rFonts w:cs="Arial"/>
          <w:b/>
          <w:sz w:val="20"/>
          <w:szCs w:val="20"/>
          <w:lang w:val="nl-BE"/>
        </w:rPr>
        <w:tab/>
      </w:r>
      <w:r w:rsidRPr="00AD04D8">
        <w:rPr>
          <w:rFonts w:cs="Arial"/>
          <w:b/>
          <w:sz w:val="20"/>
          <w:szCs w:val="20"/>
          <w:lang w:val="nl-BE"/>
        </w:rPr>
        <w:tab/>
        <w:t xml:space="preserve">La5 </w:t>
      </w:r>
    </w:p>
    <w:p w14:paraId="51F8E1C9"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6.Ka1 </w:t>
      </w:r>
      <w:r w:rsidRPr="00AD04D8">
        <w:rPr>
          <w:rFonts w:cs="Arial"/>
          <w:b/>
          <w:sz w:val="20"/>
          <w:szCs w:val="20"/>
          <w:lang w:val="nl-BE"/>
        </w:rPr>
        <w:tab/>
      </w:r>
      <w:r w:rsidRPr="00AD04D8">
        <w:rPr>
          <w:rFonts w:cs="Arial"/>
          <w:b/>
          <w:sz w:val="20"/>
          <w:szCs w:val="20"/>
          <w:lang w:val="nl-BE"/>
        </w:rPr>
        <w:tab/>
        <w:t xml:space="preserve">Kc4(Lb6) </w:t>
      </w:r>
    </w:p>
    <w:p w14:paraId="53FAC392"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7.Kb1 </w:t>
      </w:r>
    </w:p>
    <w:p w14:paraId="562D92ED" w14:textId="77777777" w:rsidR="00E24D55" w:rsidRPr="00AD04D8" w:rsidRDefault="00E24D55" w:rsidP="00E24D55">
      <w:pPr>
        <w:jc w:val="both"/>
        <w:rPr>
          <w:rFonts w:cs="Arial"/>
          <w:sz w:val="20"/>
          <w:szCs w:val="20"/>
          <w:lang w:val="nl-BE"/>
        </w:rPr>
      </w:pPr>
      <w:r w:rsidRPr="00AD04D8">
        <w:rPr>
          <w:rFonts w:cs="Arial"/>
          <w:sz w:val="20"/>
          <w:szCs w:val="20"/>
          <w:lang w:val="nl-BE"/>
        </w:rPr>
        <w:t>Het bekende driehoekje, want</w:t>
      </w:r>
      <w:r w:rsidRPr="00AD04D8">
        <w:rPr>
          <w:rFonts w:cs="Arial"/>
          <w:b/>
          <w:sz w:val="20"/>
          <w:szCs w:val="20"/>
          <w:lang w:val="nl-BE"/>
        </w:rPr>
        <w:t xml:space="preserve"> </w:t>
      </w:r>
      <w:r w:rsidRPr="00AD04D8">
        <w:rPr>
          <w:rFonts w:cs="Arial"/>
          <w:sz w:val="20"/>
          <w:szCs w:val="20"/>
          <w:lang w:val="nl-BE"/>
        </w:rPr>
        <w:t xml:space="preserve">7.Kb2? Lb6 8.Kc2 La5 9.Kb1 Kc3 is een onnodige omweg. </w:t>
      </w:r>
    </w:p>
    <w:p w14:paraId="2D6A749A" w14:textId="77777777" w:rsidR="00E24D55" w:rsidRPr="001D6918" w:rsidRDefault="00E24D55" w:rsidP="00E24D55">
      <w:pPr>
        <w:jc w:val="both"/>
        <w:rPr>
          <w:rFonts w:cs="Arial"/>
          <w:b/>
          <w:sz w:val="20"/>
          <w:szCs w:val="20"/>
          <w:lang w:val="en-GB"/>
        </w:rPr>
      </w:pPr>
      <w:r>
        <w:rPr>
          <w:rFonts w:cs="Arial"/>
          <w:b/>
          <w:sz w:val="20"/>
          <w:szCs w:val="20"/>
          <w:lang w:val="nl-BE"/>
        </w:rPr>
        <w:t xml:space="preserve">             </w:t>
      </w:r>
      <w:r w:rsidRPr="001D6918">
        <w:rPr>
          <w:rFonts w:cs="Arial"/>
          <w:b/>
          <w:sz w:val="20"/>
          <w:szCs w:val="20"/>
          <w:lang w:val="en-GB"/>
        </w:rPr>
        <w:t>7…</w:t>
      </w:r>
      <w:r w:rsidRPr="001D6918">
        <w:rPr>
          <w:rFonts w:cs="Arial"/>
          <w:b/>
          <w:sz w:val="20"/>
          <w:szCs w:val="20"/>
          <w:lang w:val="en-GB"/>
        </w:rPr>
        <w:tab/>
      </w:r>
      <w:r w:rsidRPr="001D6918">
        <w:rPr>
          <w:rFonts w:cs="Arial"/>
          <w:b/>
          <w:sz w:val="20"/>
          <w:szCs w:val="20"/>
          <w:lang w:val="en-GB"/>
        </w:rPr>
        <w:tab/>
        <w:t xml:space="preserve">Kc3(La5) </w:t>
      </w:r>
    </w:p>
    <w:p w14:paraId="6807FE00" w14:textId="77777777" w:rsidR="00E24D55" w:rsidRPr="001D6918" w:rsidRDefault="00E24D55" w:rsidP="00E24D55">
      <w:pPr>
        <w:jc w:val="both"/>
        <w:rPr>
          <w:rFonts w:cs="Arial"/>
          <w:b/>
          <w:sz w:val="20"/>
          <w:szCs w:val="20"/>
          <w:lang w:val="en-GB"/>
        </w:rPr>
      </w:pPr>
      <w:r w:rsidRPr="001D6918">
        <w:rPr>
          <w:rFonts w:cs="Arial"/>
          <w:b/>
          <w:sz w:val="20"/>
          <w:szCs w:val="20"/>
          <w:lang w:val="en-GB"/>
        </w:rPr>
        <w:t xml:space="preserve">             8.Kc1</w:t>
      </w:r>
      <w:r w:rsidRPr="001D6918">
        <w:rPr>
          <w:rFonts w:cs="Arial"/>
          <w:b/>
          <w:sz w:val="20"/>
          <w:szCs w:val="20"/>
          <w:lang w:val="en-GB"/>
        </w:rPr>
        <w:tab/>
      </w:r>
      <w:r w:rsidRPr="001D6918">
        <w:rPr>
          <w:rFonts w:cs="Arial"/>
          <w:b/>
          <w:sz w:val="20"/>
          <w:szCs w:val="20"/>
          <w:lang w:val="en-GB"/>
        </w:rPr>
        <w:tab/>
        <w:t xml:space="preserve">Lb6 </w:t>
      </w:r>
    </w:p>
    <w:p w14:paraId="15A83FD6" w14:textId="77777777" w:rsidR="00E24D55" w:rsidRPr="001D6918" w:rsidRDefault="00E24D55" w:rsidP="00E24D55">
      <w:pPr>
        <w:jc w:val="both"/>
        <w:rPr>
          <w:rFonts w:cs="Arial"/>
          <w:b/>
          <w:sz w:val="20"/>
          <w:szCs w:val="20"/>
          <w:lang w:val="en-GB"/>
        </w:rPr>
      </w:pPr>
      <w:r w:rsidRPr="001D6918">
        <w:rPr>
          <w:rFonts w:cs="Arial"/>
          <w:b/>
          <w:sz w:val="20"/>
          <w:szCs w:val="20"/>
          <w:lang w:val="en-GB"/>
        </w:rPr>
        <w:t xml:space="preserve">             9.Kd1 </w:t>
      </w:r>
      <w:r w:rsidRPr="001D6918">
        <w:rPr>
          <w:rFonts w:cs="Arial"/>
          <w:b/>
          <w:sz w:val="20"/>
          <w:szCs w:val="20"/>
          <w:lang w:val="en-GB"/>
        </w:rPr>
        <w:tab/>
      </w:r>
      <w:r w:rsidRPr="001D6918">
        <w:rPr>
          <w:rFonts w:cs="Arial"/>
          <w:b/>
          <w:sz w:val="20"/>
          <w:szCs w:val="20"/>
          <w:lang w:val="en-GB"/>
        </w:rPr>
        <w:tab/>
        <w:t xml:space="preserve">Kd3 </w:t>
      </w:r>
    </w:p>
    <w:p w14:paraId="72A5B58D" w14:textId="77777777" w:rsidR="00E24D55" w:rsidRPr="00AD04D8" w:rsidRDefault="00E24D55" w:rsidP="00E24D55">
      <w:pPr>
        <w:jc w:val="both"/>
        <w:rPr>
          <w:rFonts w:cs="Arial"/>
          <w:b/>
          <w:sz w:val="20"/>
          <w:szCs w:val="20"/>
          <w:lang w:val="nl-BE"/>
        </w:rPr>
      </w:pPr>
      <w:r w:rsidRPr="001D6918">
        <w:rPr>
          <w:rFonts w:cs="Arial"/>
          <w:b/>
          <w:sz w:val="20"/>
          <w:szCs w:val="20"/>
          <w:lang w:val="en-GB"/>
        </w:rPr>
        <w:t xml:space="preserve">           </w:t>
      </w:r>
      <w:r w:rsidRPr="00AD04D8">
        <w:rPr>
          <w:rFonts w:cs="Arial"/>
          <w:b/>
          <w:sz w:val="20"/>
          <w:szCs w:val="20"/>
          <w:lang w:val="nl-BE"/>
        </w:rPr>
        <w:t xml:space="preserve">10.Ke1 </w:t>
      </w:r>
      <w:r w:rsidRPr="00AD04D8">
        <w:rPr>
          <w:rFonts w:cs="Arial"/>
          <w:b/>
          <w:sz w:val="20"/>
          <w:szCs w:val="20"/>
          <w:lang w:val="nl-BE"/>
        </w:rPr>
        <w:tab/>
      </w:r>
      <w:r w:rsidRPr="00AD04D8">
        <w:rPr>
          <w:rFonts w:cs="Arial"/>
          <w:b/>
          <w:sz w:val="20"/>
          <w:szCs w:val="20"/>
          <w:lang w:val="nl-BE"/>
        </w:rPr>
        <w:tab/>
        <w:t xml:space="preserve">Ke3 </w:t>
      </w:r>
    </w:p>
    <w:p w14:paraId="5A32E6FF"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11.Kf1 </w:t>
      </w:r>
    </w:p>
    <w:p w14:paraId="6DD49961" w14:textId="77777777" w:rsidR="00E24D55" w:rsidRPr="00AD04D8" w:rsidRDefault="00E24D55" w:rsidP="00E24D55">
      <w:pPr>
        <w:jc w:val="both"/>
        <w:rPr>
          <w:rFonts w:cs="Arial"/>
          <w:sz w:val="20"/>
          <w:szCs w:val="20"/>
          <w:lang w:val="nl-BE"/>
        </w:rPr>
      </w:pPr>
      <w:r w:rsidRPr="00AD04D8">
        <w:rPr>
          <w:rFonts w:cs="Arial"/>
          <w:sz w:val="20"/>
          <w:szCs w:val="20"/>
          <w:lang w:val="nl-BE"/>
        </w:rPr>
        <w:t>Nu dreigt de witte koning vi</w:t>
      </w:r>
      <w:r>
        <w:rPr>
          <w:rFonts w:cs="Arial"/>
          <w:sz w:val="20"/>
          <w:szCs w:val="20"/>
          <w:lang w:val="nl-BE"/>
        </w:rPr>
        <w:t>a 12.Kg2 toch naar boven te klim-</w:t>
      </w:r>
      <w:r w:rsidRPr="00AD04D8">
        <w:rPr>
          <w:rFonts w:cs="Arial"/>
          <w:sz w:val="20"/>
          <w:szCs w:val="20"/>
          <w:lang w:val="nl-BE"/>
        </w:rPr>
        <w:t xml:space="preserve">men, wat zwart wil beletten met: </w:t>
      </w:r>
    </w:p>
    <w:p w14:paraId="100D08CA" w14:textId="77777777" w:rsidR="00E24D55" w:rsidRDefault="00E24D55" w:rsidP="00B45F76">
      <w:pPr>
        <w:jc w:val="both"/>
        <w:outlineLvl w:val="0"/>
        <w:rPr>
          <w:rFonts w:cs="Arial"/>
          <w:b/>
          <w:sz w:val="20"/>
          <w:szCs w:val="20"/>
          <w:lang w:val="nl-BE"/>
        </w:rPr>
      </w:pPr>
      <w:r>
        <w:rPr>
          <w:rFonts w:cs="Arial"/>
          <w:b/>
          <w:sz w:val="20"/>
          <w:szCs w:val="20"/>
          <w:lang w:val="nl-BE"/>
        </w:rPr>
        <w:t xml:space="preserve">           </w:t>
      </w:r>
      <w:r w:rsidR="00B45F76">
        <w:rPr>
          <w:rFonts w:cs="Arial"/>
          <w:b/>
          <w:sz w:val="20"/>
          <w:szCs w:val="20"/>
          <w:lang w:val="nl-BE"/>
        </w:rPr>
        <w:t>11…</w:t>
      </w:r>
      <w:r w:rsidR="00B45F76">
        <w:rPr>
          <w:rFonts w:cs="Arial"/>
          <w:b/>
          <w:sz w:val="20"/>
          <w:szCs w:val="20"/>
          <w:lang w:val="nl-BE"/>
        </w:rPr>
        <w:tab/>
      </w:r>
      <w:r w:rsidR="00B45F76">
        <w:rPr>
          <w:rFonts w:cs="Arial"/>
          <w:b/>
          <w:sz w:val="20"/>
          <w:szCs w:val="20"/>
          <w:lang w:val="nl-BE"/>
        </w:rPr>
        <w:tab/>
        <w:t>Kf3</w:t>
      </w:r>
    </w:p>
    <w:p w14:paraId="5F16EC3F" w14:textId="77777777" w:rsidR="00B45F76" w:rsidRDefault="00B45F76" w:rsidP="00B45F76">
      <w:pPr>
        <w:jc w:val="both"/>
        <w:outlineLvl w:val="0"/>
        <w:rPr>
          <w:rFonts w:cs="Arial"/>
          <w:sz w:val="20"/>
          <w:szCs w:val="20"/>
          <w:lang w:val="nl-BE"/>
        </w:rPr>
      </w:pPr>
      <w:r>
        <w:rPr>
          <w:rFonts w:cs="Arial"/>
          <w:sz w:val="20"/>
          <w:szCs w:val="20"/>
          <w:lang w:val="nl-BE"/>
        </w:rPr>
        <w:t>Maar dan volgt:</w:t>
      </w:r>
    </w:p>
    <w:p w14:paraId="0D7215F1" w14:textId="77777777" w:rsidR="00B45F76" w:rsidRPr="00B45F76" w:rsidRDefault="00B45F76" w:rsidP="00B45F76">
      <w:pPr>
        <w:jc w:val="both"/>
        <w:outlineLvl w:val="0"/>
        <w:rPr>
          <w:rFonts w:cs="Arial"/>
          <w:b/>
          <w:sz w:val="20"/>
          <w:szCs w:val="20"/>
          <w:lang w:val="nl-BE"/>
        </w:rPr>
      </w:pPr>
      <w:r>
        <w:rPr>
          <w:rFonts w:cs="Arial"/>
          <w:sz w:val="20"/>
          <w:szCs w:val="20"/>
          <w:lang w:val="nl-BE"/>
        </w:rPr>
        <w:t xml:space="preserve">           </w:t>
      </w:r>
      <w:r>
        <w:rPr>
          <w:rFonts w:cs="Arial"/>
          <w:b/>
          <w:sz w:val="20"/>
          <w:szCs w:val="20"/>
          <w:lang w:val="nl-BE"/>
        </w:rPr>
        <w:t>12.d8D(T)</w:t>
      </w:r>
    </w:p>
    <w:p w14:paraId="6CC064FD" w14:textId="77777777" w:rsidR="00856784" w:rsidRDefault="009108BC" w:rsidP="00E24D55">
      <w:pPr>
        <w:jc w:val="both"/>
        <w:rPr>
          <w:rFonts w:cs="Arial"/>
          <w:sz w:val="20"/>
          <w:szCs w:val="20"/>
          <w:lang w:val="nl-BE"/>
        </w:rPr>
      </w:pPr>
      <w:r>
        <w:rPr>
          <w:rFonts w:cs="Arial"/>
          <w:sz w:val="20"/>
          <w:szCs w:val="20"/>
          <w:lang w:val="nl-BE"/>
        </w:rPr>
        <w:t>En win</w:t>
      </w:r>
      <w:r w:rsidR="00362789">
        <w:rPr>
          <w:rFonts w:cs="Arial"/>
          <w:sz w:val="20"/>
          <w:szCs w:val="20"/>
          <w:lang w:val="nl-BE"/>
        </w:rPr>
        <w:t>t.</w:t>
      </w:r>
      <w:r w:rsidR="00A442BA">
        <w:rPr>
          <w:rFonts w:cs="Arial"/>
          <w:sz w:val="20"/>
          <w:szCs w:val="20"/>
          <w:lang w:val="nl-BE"/>
        </w:rPr>
        <w:t xml:space="preserve"> </w:t>
      </w:r>
    </w:p>
    <w:p w14:paraId="2BEF1EB8" w14:textId="77777777" w:rsidR="00E24D55" w:rsidRDefault="00E24D55" w:rsidP="00E24D55">
      <w:pPr>
        <w:jc w:val="both"/>
        <w:rPr>
          <w:rFonts w:cs="Arial"/>
          <w:sz w:val="20"/>
          <w:szCs w:val="20"/>
          <w:lang w:val="nl-BE"/>
        </w:rPr>
      </w:pPr>
      <w:r w:rsidRPr="00AD04D8">
        <w:rPr>
          <w:rFonts w:cs="Arial"/>
          <w:sz w:val="20"/>
          <w:szCs w:val="20"/>
          <w:lang w:val="nl-BE"/>
        </w:rPr>
        <w:t>De witte soeverein h</w:t>
      </w:r>
      <w:r>
        <w:rPr>
          <w:rFonts w:cs="Arial"/>
          <w:sz w:val="20"/>
          <w:szCs w:val="20"/>
          <w:lang w:val="nl-BE"/>
        </w:rPr>
        <w:t>eeft geduldig</w:t>
      </w:r>
      <w:r w:rsidRPr="00AD04D8">
        <w:rPr>
          <w:rFonts w:cs="Arial"/>
          <w:sz w:val="20"/>
          <w:szCs w:val="20"/>
          <w:lang w:val="nl-BE"/>
        </w:rPr>
        <w:t xml:space="preserve"> een </w:t>
      </w:r>
      <w:r w:rsidR="00A94330">
        <w:rPr>
          <w:rFonts w:cs="Arial"/>
          <w:sz w:val="20"/>
          <w:szCs w:val="20"/>
          <w:lang w:val="nl-BE"/>
        </w:rPr>
        <w:t>‘</w:t>
      </w:r>
      <w:r w:rsidRPr="00AD04D8">
        <w:rPr>
          <w:rFonts w:cs="Arial"/>
          <w:sz w:val="20"/>
          <w:szCs w:val="20"/>
          <w:lang w:val="nl-BE"/>
        </w:rPr>
        <w:t>ommetje</w:t>
      </w:r>
      <w:r w:rsidR="00A94330">
        <w:rPr>
          <w:rFonts w:cs="Arial"/>
          <w:sz w:val="20"/>
          <w:szCs w:val="20"/>
          <w:lang w:val="nl-BE"/>
        </w:rPr>
        <w:t>’</w:t>
      </w:r>
      <w:r w:rsidRPr="00AD04D8">
        <w:rPr>
          <w:rFonts w:cs="Arial"/>
          <w:sz w:val="20"/>
          <w:szCs w:val="20"/>
          <w:lang w:val="nl-BE"/>
        </w:rPr>
        <w:t xml:space="preserve"> gemaakt</w:t>
      </w:r>
      <w:r>
        <w:rPr>
          <w:rFonts w:cs="Arial"/>
          <w:sz w:val="20"/>
          <w:szCs w:val="20"/>
          <w:lang w:val="nl-BE"/>
        </w:rPr>
        <w:t>.</w:t>
      </w:r>
    </w:p>
    <w:p w14:paraId="0F7A4666" w14:textId="77777777" w:rsidR="009108BC" w:rsidRDefault="009108BC" w:rsidP="00E24D55">
      <w:pPr>
        <w:jc w:val="both"/>
        <w:rPr>
          <w:rFonts w:cs="Arial"/>
          <w:sz w:val="20"/>
          <w:szCs w:val="20"/>
          <w:lang w:val="nl-BE"/>
        </w:rPr>
      </w:pPr>
    </w:p>
    <w:p w14:paraId="60EB6A74" w14:textId="77777777" w:rsidR="000136A3" w:rsidRDefault="009108BC" w:rsidP="00E24D55">
      <w:pPr>
        <w:jc w:val="both"/>
        <w:rPr>
          <w:rFonts w:cs="Arial"/>
          <w:sz w:val="20"/>
          <w:szCs w:val="20"/>
          <w:lang w:val="nl-BE"/>
        </w:rPr>
      </w:pPr>
      <w:r>
        <w:rPr>
          <w:rFonts w:cs="Arial"/>
          <w:sz w:val="20"/>
          <w:szCs w:val="20"/>
          <w:lang w:val="nl-BE"/>
        </w:rPr>
        <w:t>I</w:t>
      </w:r>
      <w:r w:rsidR="00362789">
        <w:rPr>
          <w:rFonts w:cs="Arial"/>
          <w:sz w:val="20"/>
          <w:szCs w:val="20"/>
          <w:lang w:val="nl-BE"/>
        </w:rPr>
        <w:t>n e</w:t>
      </w:r>
      <w:r w:rsidR="000136A3">
        <w:rPr>
          <w:rFonts w:cs="Arial"/>
          <w:sz w:val="20"/>
          <w:szCs w:val="20"/>
          <w:lang w:val="nl-BE"/>
        </w:rPr>
        <w:t>e</w:t>
      </w:r>
      <w:r w:rsidR="00BA2377">
        <w:rPr>
          <w:rFonts w:cs="Arial"/>
          <w:sz w:val="20"/>
          <w:szCs w:val="20"/>
          <w:lang w:val="nl-BE"/>
        </w:rPr>
        <w:t>n later ontdekte</w:t>
      </w:r>
      <w:r w:rsidR="000136A3">
        <w:rPr>
          <w:rFonts w:cs="Arial"/>
          <w:sz w:val="20"/>
          <w:szCs w:val="20"/>
          <w:lang w:val="nl-BE"/>
        </w:rPr>
        <w:t xml:space="preserve"> </w:t>
      </w:r>
      <w:r w:rsidR="00BA2377">
        <w:rPr>
          <w:rFonts w:cs="Arial"/>
          <w:sz w:val="20"/>
          <w:szCs w:val="20"/>
          <w:lang w:val="nl-BE"/>
        </w:rPr>
        <w:t xml:space="preserve">gelijkaardige studie van </w:t>
      </w:r>
      <w:r w:rsidR="000136A3">
        <w:rPr>
          <w:rFonts w:cs="Arial"/>
          <w:sz w:val="20"/>
          <w:szCs w:val="20"/>
          <w:lang w:val="nl-BE"/>
        </w:rPr>
        <w:t>Toon Balemans:</w:t>
      </w:r>
    </w:p>
    <w:p w14:paraId="425FD535" w14:textId="77777777" w:rsidR="000136A3" w:rsidRDefault="000136A3" w:rsidP="00E24D55">
      <w:pPr>
        <w:jc w:val="both"/>
        <w:rPr>
          <w:rFonts w:cs="Arial"/>
          <w:sz w:val="20"/>
          <w:szCs w:val="20"/>
          <w:lang w:val="nl-BE"/>
        </w:rPr>
      </w:pPr>
    </w:p>
    <w:p w14:paraId="71832FC3" w14:textId="77777777" w:rsidR="000136A3" w:rsidRPr="00F83EC0" w:rsidRDefault="000136A3" w:rsidP="00E24D55">
      <w:pPr>
        <w:jc w:val="both"/>
        <w:rPr>
          <w:rFonts w:cs="Arial"/>
          <w:sz w:val="20"/>
          <w:szCs w:val="20"/>
          <w:lang w:val="nl-BE"/>
        </w:rPr>
      </w:pPr>
      <w:r w:rsidRPr="00F83EC0">
        <w:rPr>
          <w:rFonts w:cs="Arial"/>
          <w:sz w:val="20"/>
          <w:szCs w:val="20"/>
          <w:lang w:val="nl-BE"/>
        </w:rPr>
        <w:t>Kd1 Le5 d4 d7 / Kd3 Lb6 +</w:t>
      </w:r>
    </w:p>
    <w:p w14:paraId="50CC400E" w14:textId="77777777" w:rsidR="000136A3" w:rsidRDefault="000136A3" w:rsidP="00E24D55">
      <w:pPr>
        <w:jc w:val="both"/>
        <w:rPr>
          <w:rFonts w:cs="Arial"/>
          <w:b/>
          <w:sz w:val="20"/>
          <w:szCs w:val="20"/>
          <w:lang w:val="nl-BE"/>
        </w:rPr>
      </w:pPr>
    </w:p>
    <w:p w14:paraId="46C2286F" w14:textId="77777777" w:rsidR="000136A3" w:rsidRPr="00182A2D" w:rsidRDefault="00BA2377" w:rsidP="00E24D55">
      <w:pPr>
        <w:jc w:val="both"/>
        <w:rPr>
          <w:rFonts w:cs="Arial"/>
          <w:sz w:val="20"/>
          <w:szCs w:val="20"/>
          <w:lang w:val="nl-BE"/>
        </w:rPr>
      </w:pPr>
      <w:r>
        <w:rPr>
          <w:rFonts w:cs="Arial"/>
          <w:sz w:val="20"/>
          <w:szCs w:val="20"/>
          <w:lang w:val="nl-BE"/>
        </w:rPr>
        <w:t>m</w:t>
      </w:r>
      <w:r w:rsidR="000136A3">
        <w:rPr>
          <w:rFonts w:cs="Arial"/>
          <w:sz w:val="20"/>
          <w:szCs w:val="20"/>
          <w:lang w:val="nl-BE"/>
        </w:rPr>
        <w:t>et de oplossing 1.Lf6 La5 2.Kc1 Kc3 3.</w:t>
      </w:r>
      <w:r w:rsidR="00BC5153">
        <w:rPr>
          <w:rFonts w:cs="Arial"/>
          <w:sz w:val="20"/>
          <w:szCs w:val="20"/>
          <w:lang w:val="nl-BE"/>
        </w:rPr>
        <w:t xml:space="preserve">Kb1 Lb6 </w:t>
      </w:r>
      <w:r w:rsidR="00BC5153" w:rsidRPr="00856784">
        <w:rPr>
          <w:rFonts w:cs="Arial"/>
          <w:b/>
          <w:sz w:val="20"/>
          <w:szCs w:val="20"/>
          <w:lang w:val="nl-BE"/>
        </w:rPr>
        <w:t>4.Ka2</w:t>
      </w:r>
      <w:r w:rsidR="00BC5153">
        <w:rPr>
          <w:rFonts w:cs="Arial"/>
          <w:sz w:val="20"/>
          <w:szCs w:val="20"/>
          <w:lang w:val="nl-BE"/>
        </w:rPr>
        <w:t xml:space="preserve"> La5 5.Ka1 Kc4 6.Kb1 Lb6 7.Kb2 Lc7 8.Kc1</w:t>
      </w:r>
      <w:r w:rsidR="00182A2D">
        <w:rPr>
          <w:rFonts w:cs="Arial"/>
          <w:sz w:val="20"/>
          <w:szCs w:val="20"/>
          <w:lang w:val="nl-BE"/>
        </w:rPr>
        <w:t>, enzovoort, is</w:t>
      </w:r>
      <w:r w:rsidR="00856784">
        <w:rPr>
          <w:rFonts w:cs="Arial"/>
          <w:sz w:val="20"/>
          <w:szCs w:val="20"/>
          <w:lang w:val="nl-BE"/>
        </w:rPr>
        <w:t xml:space="preserve"> de zet </w:t>
      </w:r>
      <w:r w:rsidR="00856784">
        <w:rPr>
          <w:rFonts w:cs="Arial"/>
          <w:b/>
          <w:sz w:val="20"/>
          <w:szCs w:val="20"/>
          <w:lang w:val="nl-BE"/>
        </w:rPr>
        <w:t xml:space="preserve">4.Ka1 </w:t>
      </w:r>
      <w:r w:rsidR="00856784">
        <w:rPr>
          <w:rFonts w:cs="Arial"/>
          <w:sz w:val="20"/>
          <w:szCs w:val="20"/>
          <w:lang w:val="nl-BE"/>
        </w:rPr>
        <w:t xml:space="preserve">reeds de hond in het kegelspel. </w:t>
      </w:r>
    </w:p>
    <w:p w14:paraId="219611E1" w14:textId="77777777" w:rsidR="000136A3" w:rsidRDefault="000136A3" w:rsidP="00E24D55">
      <w:pPr>
        <w:jc w:val="both"/>
        <w:rPr>
          <w:rFonts w:cs="Arial"/>
          <w:sz w:val="20"/>
          <w:szCs w:val="20"/>
          <w:lang w:val="nl-BE"/>
        </w:rPr>
      </w:pPr>
    </w:p>
    <w:p w14:paraId="15389944" w14:textId="77777777" w:rsidR="00856784" w:rsidRPr="00BA2641" w:rsidRDefault="00856784" w:rsidP="00E24D55">
      <w:pPr>
        <w:jc w:val="both"/>
        <w:rPr>
          <w:rFonts w:cs="Arial"/>
          <w:b/>
          <w:sz w:val="20"/>
          <w:szCs w:val="20"/>
          <w:lang w:val="nl-BE"/>
        </w:rPr>
        <w:sectPr w:rsidR="00856784" w:rsidRPr="00BA2641" w:rsidSect="003B0882">
          <w:type w:val="continuous"/>
          <w:pgSz w:w="8392" w:h="11907" w:code="11"/>
          <w:pgMar w:top="1134" w:right="567" w:bottom="1134" w:left="567" w:header="709" w:footer="709" w:gutter="567"/>
          <w:cols w:num="2" w:space="567"/>
          <w:docGrid w:linePitch="360"/>
        </w:sectPr>
      </w:pPr>
      <w:r>
        <w:rPr>
          <w:rFonts w:cs="Arial"/>
          <w:sz w:val="20"/>
          <w:szCs w:val="20"/>
          <w:lang w:val="nl-BE"/>
        </w:rPr>
        <w:t>Bij mij, slechts</w:t>
      </w:r>
      <w:r w:rsidR="00182A2D">
        <w:rPr>
          <w:rFonts w:cs="Arial"/>
          <w:sz w:val="20"/>
          <w:szCs w:val="20"/>
          <w:lang w:val="nl-BE"/>
        </w:rPr>
        <w:t xml:space="preserve"> op de alerlaatste zet:</w:t>
      </w:r>
      <w:r>
        <w:rPr>
          <w:rFonts w:cs="Arial"/>
          <w:sz w:val="20"/>
          <w:szCs w:val="20"/>
          <w:lang w:val="nl-BE"/>
        </w:rPr>
        <w:t xml:space="preserve"> </w:t>
      </w:r>
      <w:r>
        <w:rPr>
          <w:rFonts w:cs="Arial"/>
          <w:b/>
          <w:sz w:val="20"/>
          <w:szCs w:val="20"/>
          <w:lang w:val="nl-BE"/>
        </w:rPr>
        <w:t>12.d8</w:t>
      </w:r>
      <w:r w:rsidR="00BA2641">
        <w:rPr>
          <w:rFonts w:cs="Arial"/>
          <w:b/>
          <w:sz w:val="20"/>
          <w:szCs w:val="20"/>
          <w:lang w:val="nl-BE"/>
        </w:rPr>
        <w:t>D(T).</w:t>
      </w:r>
    </w:p>
    <w:p w14:paraId="375C85D8" w14:textId="77777777" w:rsidR="007A6CF2" w:rsidRDefault="00AE1C44" w:rsidP="00CD7802">
      <w:pPr>
        <w:spacing w:line="190" w:lineRule="exact"/>
        <w:jc w:val="center"/>
        <w:rPr>
          <w:rFonts w:cs="Arial"/>
          <w:b/>
          <w:sz w:val="20"/>
          <w:szCs w:val="20"/>
          <w:lang w:val="nl-BE"/>
        </w:rPr>
      </w:pPr>
      <w:r>
        <w:rPr>
          <w:rFonts w:cs="Arial"/>
          <w:b/>
          <w:sz w:val="20"/>
          <w:szCs w:val="20"/>
          <w:lang w:val="nl-BE"/>
        </w:rPr>
        <w:lastRenderedPageBreak/>
        <w:t>- 103</w:t>
      </w:r>
      <w:r w:rsidR="007A6CF2">
        <w:rPr>
          <w:rFonts w:cs="Arial"/>
          <w:b/>
          <w:sz w:val="20"/>
          <w:szCs w:val="20"/>
          <w:lang w:val="nl-BE"/>
        </w:rPr>
        <w:t xml:space="preserve"> -</w:t>
      </w:r>
    </w:p>
    <w:p w14:paraId="73877586" w14:textId="77777777" w:rsidR="007A6CF2" w:rsidRPr="00AD04D8" w:rsidRDefault="007A6CF2" w:rsidP="00E24D55">
      <w:pPr>
        <w:spacing w:line="190" w:lineRule="exact"/>
        <w:jc w:val="center"/>
        <w:rPr>
          <w:rFonts w:cs="Arial"/>
          <w:b/>
          <w:sz w:val="20"/>
          <w:szCs w:val="20"/>
          <w:lang w:val="nl-BE"/>
        </w:rPr>
      </w:pPr>
    </w:p>
    <w:p w14:paraId="2EB48F84" w14:textId="77777777" w:rsidR="00E24D55" w:rsidRDefault="00E24D55" w:rsidP="00E24D55">
      <w:pPr>
        <w:spacing w:line="190" w:lineRule="exact"/>
        <w:jc w:val="center"/>
        <w:outlineLvl w:val="0"/>
        <w:rPr>
          <w:rFonts w:cs="Arial"/>
          <w:sz w:val="20"/>
          <w:szCs w:val="20"/>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5FF27BEA" w14:textId="77777777" w:rsidR="00365E60" w:rsidRPr="00365E60" w:rsidRDefault="00365E60" w:rsidP="00E24D55">
      <w:pPr>
        <w:spacing w:line="190" w:lineRule="exact"/>
        <w:jc w:val="center"/>
        <w:outlineLvl w:val="0"/>
        <w:rPr>
          <w:rFonts w:cs="Arial"/>
          <w:sz w:val="20"/>
          <w:szCs w:val="20"/>
          <w:lang w:val="nl-BE"/>
        </w:rPr>
      </w:pPr>
      <w:r>
        <w:rPr>
          <w:rFonts w:cs="Arial"/>
          <w:i/>
          <w:sz w:val="20"/>
          <w:szCs w:val="20"/>
          <w:lang w:val="nl-BE"/>
        </w:rPr>
        <w:t xml:space="preserve">Probleemblad, </w:t>
      </w:r>
      <w:r>
        <w:rPr>
          <w:rFonts w:cs="Arial"/>
          <w:sz w:val="20"/>
          <w:szCs w:val="20"/>
          <w:lang w:val="nl-BE"/>
        </w:rPr>
        <w:t>2016</w:t>
      </w:r>
    </w:p>
    <w:p w14:paraId="7488AC5A" w14:textId="77777777" w:rsidR="00E24D55" w:rsidRPr="00AD04D8" w:rsidRDefault="00E24D55" w:rsidP="00DB180B">
      <w:pPr>
        <w:spacing w:line="190" w:lineRule="exact"/>
        <w:rPr>
          <w:rFonts w:cs="Arial"/>
          <w:b/>
          <w:sz w:val="20"/>
          <w:szCs w:val="20"/>
          <w:lang w:val="nl-BE"/>
        </w:rPr>
      </w:pPr>
    </w:p>
    <w:p w14:paraId="3A48EB90" w14:textId="77777777" w:rsidR="00E24D55" w:rsidRPr="00AD04D8" w:rsidRDefault="00990285" w:rsidP="00E24D55">
      <w:pPr>
        <w:jc w:val="center"/>
        <w:rPr>
          <w:rFonts w:cs="Arial"/>
          <w:b/>
          <w:lang w:val="nl-BE"/>
        </w:rPr>
      </w:pPr>
      <w:r>
        <w:rPr>
          <w:noProof/>
          <w:lang w:val="nl-BE"/>
        </w:rPr>
        <w:object w:dxaOrig="1440" w:dyaOrig="1440" w14:anchorId="0DE66626">
          <v:shape id="_x0000_s1100" type="#_x0000_t75" style="position:absolute;left:0;text-align:left;margin-left:0;margin-top:.4pt;width:151.95pt;height:152.6pt;z-index:251635712;mso-position-horizontal:center">
            <v:imagedata r:id="rId213" o:title=""/>
            <w10:wrap type="square"/>
          </v:shape>
          <o:OLEObject Type="Embed" ProgID="CorelDRAW.Graphic.12" ShapeID="_x0000_s1100" DrawAspect="Content" ObjectID="_1587467698" r:id="rId214"/>
        </w:object>
      </w:r>
    </w:p>
    <w:p w14:paraId="1A81B853"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b/>
          <w:sz w:val="20"/>
          <w:szCs w:val="20"/>
          <w:lang w:val="nl-BE"/>
        </w:rPr>
        <w:t xml:space="preserve">                               </w:t>
      </w:r>
      <w:r w:rsidRPr="00AD04D8">
        <w:rPr>
          <w:rFonts w:cs="Arial"/>
          <w:sz w:val="20"/>
          <w:szCs w:val="20"/>
          <w:lang w:val="nl-BE"/>
        </w:rPr>
        <w:t>0301.20 f2h4</w:t>
      </w:r>
    </w:p>
    <w:p w14:paraId="7D8906CA" w14:textId="77777777" w:rsidR="00E24D55" w:rsidRPr="00AD04D8" w:rsidRDefault="00E24D55" w:rsidP="00E24D55">
      <w:pPr>
        <w:jc w:val="both"/>
        <w:rPr>
          <w:rFonts w:cs="Arial"/>
          <w:b/>
          <w:sz w:val="20"/>
          <w:szCs w:val="20"/>
          <w:lang w:val="nl-BE"/>
        </w:rPr>
      </w:pPr>
    </w:p>
    <w:p w14:paraId="0CD66DE5" w14:textId="77777777" w:rsidR="00770D37" w:rsidRDefault="0098193B" w:rsidP="00E24D55">
      <w:pPr>
        <w:jc w:val="both"/>
        <w:rPr>
          <w:rFonts w:cs="Arial"/>
          <w:b/>
          <w:sz w:val="20"/>
          <w:szCs w:val="20"/>
          <w:lang w:val="nl-BE"/>
        </w:rPr>
      </w:pPr>
      <w:r>
        <w:rPr>
          <w:rFonts w:cs="Arial"/>
          <w:sz w:val="20"/>
          <w:szCs w:val="20"/>
          <w:lang w:val="nl-BE"/>
        </w:rPr>
        <w:t>De winst moet van een pionpro-</w:t>
      </w:r>
      <w:r w:rsidR="00770D37">
        <w:rPr>
          <w:rFonts w:cs="Arial"/>
          <w:sz w:val="20"/>
          <w:szCs w:val="20"/>
          <w:lang w:val="nl-BE"/>
        </w:rPr>
        <w:t>motie komen.</w:t>
      </w:r>
      <w:r w:rsidR="00E24D55" w:rsidRPr="00AD04D8">
        <w:rPr>
          <w:rFonts w:cs="Arial"/>
          <w:b/>
          <w:sz w:val="20"/>
          <w:szCs w:val="20"/>
          <w:lang w:val="nl-BE"/>
        </w:rPr>
        <w:tab/>
      </w:r>
    </w:p>
    <w:p w14:paraId="19429D12" w14:textId="77777777" w:rsidR="00E24D55" w:rsidRPr="00B354CB" w:rsidRDefault="00E24D55" w:rsidP="00770D37">
      <w:pPr>
        <w:ind w:firstLine="708"/>
        <w:jc w:val="both"/>
        <w:rPr>
          <w:rFonts w:cs="Arial"/>
          <w:sz w:val="20"/>
          <w:szCs w:val="20"/>
          <w:lang w:val="en-GB"/>
        </w:rPr>
      </w:pPr>
      <w:r w:rsidRPr="00B354CB">
        <w:rPr>
          <w:rFonts w:cs="Arial"/>
          <w:b/>
          <w:sz w:val="20"/>
          <w:szCs w:val="20"/>
          <w:lang w:val="en-GB"/>
        </w:rPr>
        <w:t xml:space="preserve">1.Pf5+ </w:t>
      </w:r>
      <w:r w:rsidRPr="00B354CB">
        <w:rPr>
          <w:rFonts w:cs="Arial"/>
          <w:b/>
          <w:sz w:val="20"/>
          <w:szCs w:val="20"/>
          <w:lang w:val="en-GB"/>
        </w:rPr>
        <w:tab/>
      </w:r>
      <w:r w:rsidRPr="00B354CB">
        <w:rPr>
          <w:rFonts w:cs="Arial"/>
          <w:b/>
          <w:sz w:val="20"/>
          <w:szCs w:val="20"/>
          <w:lang w:val="en-GB"/>
        </w:rPr>
        <w:tab/>
        <w:t>Kg5</w:t>
      </w:r>
      <w:r w:rsidRPr="00B354CB">
        <w:rPr>
          <w:rFonts w:cs="Arial"/>
          <w:sz w:val="20"/>
          <w:szCs w:val="20"/>
          <w:lang w:val="en-GB"/>
        </w:rPr>
        <w:t xml:space="preserve"> </w:t>
      </w:r>
    </w:p>
    <w:p w14:paraId="2B907BD4" w14:textId="77777777" w:rsidR="00E24D55" w:rsidRPr="00B354CB" w:rsidRDefault="00E24D55" w:rsidP="00E24D55">
      <w:pPr>
        <w:jc w:val="both"/>
        <w:rPr>
          <w:rFonts w:cs="Arial"/>
          <w:b/>
          <w:sz w:val="20"/>
          <w:szCs w:val="20"/>
          <w:lang w:val="en-GB"/>
        </w:rPr>
      </w:pPr>
      <w:r w:rsidRPr="00B354CB">
        <w:rPr>
          <w:rFonts w:cs="Arial"/>
          <w:b/>
          <w:sz w:val="20"/>
          <w:szCs w:val="20"/>
          <w:lang w:val="en-GB"/>
        </w:rPr>
        <w:tab/>
        <w:t xml:space="preserve">2.Pd6 </w:t>
      </w:r>
      <w:r w:rsidR="00AE69FB" w:rsidRPr="00B354CB">
        <w:rPr>
          <w:rFonts w:cs="Arial"/>
          <w:b/>
          <w:sz w:val="20"/>
          <w:szCs w:val="20"/>
          <w:lang w:val="en-GB"/>
        </w:rPr>
        <w:tab/>
      </w:r>
      <w:r w:rsidR="00AE69FB" w:rsidRPr="00B354CB">
        <w:rPr>
          <w:rFonts w:cs="Arial"/>
          <w:b/>
          <w:sz w:val="20"/>
          <w:szCs w:val="20"/>
          <w:lang w:val="en-GB"/>
        </w:rPr>
        <w:tab/>
      </w:r>
      <w:r w:rsidRPr="00B354CB">
        <w:rPr>
          <w:rFonts w:cs="Arial"/>
          <w:b/>
          <w:sz w:val="20"/>
          <w:szCs w:val="20"/>
          <w:lang w:val="en-GB"/>
        </w:rPr>
        <w:t xml:space="preserve">Th7 </w:t>
      </w:r>
    </w:p>
    <w:p w14:paraId="60EB4802" w14:textId="77777777" w:rsidR="00AE69FB" w:rsidRPr="00BB230F" w:rsidRDefault="00AE69FB" w:rsidP="00E24D55">
      <w:pPr>
        <w:jc w:val="both"/>
        <w:rPr>
          <w:rFonts w:cs="Arial"/>
          <w:sz w:val="20"/>
          <w:szCs w:val="20"/>
        </w:rPr>
      </w:pPr>
      <w:r w:rsidRPr="00B354CB">
        <w:rPr>
          <w:rFonts w:cs="Arial"/>
          <w:sz w:val="20"/>
          <w:szCs w:val="20"/>
          <w:lang w:val="en-GB"/>
        </w:rPr>
        <w:t>2…Tc1</w:t>
      </w:r>
      <w:r w:rsidR="00700F32" w:rsidRPr="00B354CB">
        <w:rPr>
          <w:rFonts w:cs="Arial"/>
          <w:sz w:val="20"/>
          <w:szCs w:val="20"/>
          <w:lang w:val="en-GB"/>
        </w:rPr>
        <w:t>?</w:t>
      </w:r>
      <w:r w:rsidRPr="00B354CB">
        <w:rPr>
          <w:rFonts w:cs="Arial"/>
          <w:sz w:val="20"/>
          <w:szCs w:val="20"/>
          <w:lang w:val="en-GB"/>
        </w:rPr>
        <w:t xml:space="preserve"> </w:t>
      </w:r>
      <w:r w:rsidRPr="00BB230F">
        <w:rPr>
          <w:rFonts w:cs="Arial"/>
          <w:sz w:val="20"/>
          <w:szCs w:val="20"/>
        </w:rPr>
        <w:t>3.Pc4</w:t>
      </w:r>
      <w:r w:rsidR="00B50F44" w:rsidRPr="00BB230F">
        <w:rPr>
          <w:rFonts w:cs="Arial"/>
          <w:sz w:val="20"/>
          <w:szCs w:val="20"/>
        </w:rPr>
        <w:t>.</w:t>
      </w:r>
    </w:p>
    <w:p w14:paraId="3D366651" w14:textId="77777777" w:rsidR="00E24D55" w:rsidRPr="00B354CB" w:rsidRDefault="00E24D55" w:rsidP="00AE69FB">
      <w:pPr>
        <w:ind w:firstLine="708"/>
        <w:jc w:val="both"/>
        <w:rPr>
          <w:rFonts w:cs="Arial"/>
          <w:b/>
          <w:sz w:val="20"/>
          <w:szCs w:val="20"/>
          <w:lang w:val="en-GB"/>
        </w:rPr>
      </w:pPr>
      <w:r w:rsidRPr="00B354CB">
        <w:rPr>
          <w:rFonts w:cs="Arial"/>
          <w:b/>
          <w:sz w:val="20"/>
          <w:szCs w:val="20"/>
          <w:lang w:val="en-GB"/>
        </w:rPr>
        <w:t xml:space="preserve">3.Pb5 </w:t>
      </w:r>
      <w:r w:rsidRPr="00B354CB">
        <w:rPr>
          <w:rFonts w:cs="Arial"/>
          <w:b/>
          <w:sz w:val="20"/>
          <w:szCs w:val="20"/>
          <w:lang w:val="en-GB"/>
        </w:rPr>
        <w:tab/>
      </w:r>
      <w:r w:rsidRPr="00B354CB">
        <w:rPr>
          <w:rFonts w:cs="Arial"/>
          <w:b/>
          <w:sz w:val="20"/>
          <w:szCs w:val="20"/>
          <w:lang w:val="en-GB"/>
        </w:rPr>
        <w:tab/>
        <w:t xml:space="preserve">Kf4 </w:t>
      </w:r>
    </w:p>
    <w:p w14:paraId="6B001959" w14:textId="77777777" w:rsidR="008F7CE1" w:rsidRPr="00700F32" w:rsidRDefault="008F7CE1" w:rsidP="008F7CE1">
      <w:pPr>
        <w:jc w:val="both"/>
        <w:rPr>
          <w:rFonts w:cs="Arial"/>
          <w:sz w:val="20"/>
          <w:szCs w:val="20"/>
          <w:lang w:val="en-GB"/>
        </w:rPr>
      </w:pPr>
      <w:r w:rsidRPr="00700F32">
        <w:rPr>
          <w:rFonts w:cs="Arial"/>
          <w:sz w:val="20"/>
          <w:szCs w:val="20"/>
          <w:lang w:val="en-GB"/>
        </w:rPr>
        <w:t>4…Th2+</w:t>
      </w:r>
      <w:r w:rsidR="00700F32" w:rsidRPr="00700F32">
        <w:rPr>
          <w:rFonts w:cs="Arial"/>
          <w:sz w:val="20"/>
          <w:szCs w:val="20"/>
          <w:lang w:val="en-GB"/>
        </w:rPr>
        <w:t>?</w:t>
      </w:r>
      <w:r w:rsidRPr="00700F32">
        <w:rPr>
          <w:rFonts w:cs="Arial"/>
          <w:sz w:val="20"/>
          <w:szCs w:val="20"/>
          <w:lang w:val="en-GB"/>
        </w:rPr>
        <w:t xml:space="preserve"> 5.Ke3 Th3+ 6.Kd4 Rxb3 7.c7 met winst.</w:t>
      </w:r>
    </w:p>
    <w:p w14:paraId="7DD9690F" w14:textId="77777777" w:rsidR="00E24D55" w:rsidRPr="00AD04D8" w:rsidRDefault="00E24D55" w:rsidP="00765A70">
      <w:pPr>
        <w:ind w:firstLine="708"/>
        <w:jc w:val="both"/>
        <w:rPr>
          <w:rFonts w:cs="Arial"/>
          <w:sz w:val="20"/>
          <w:szCs w:val="20"/>
          <w:lang w:val="nl-BE"/>
        </w:rPr>
      </w:pPr>
      <w:r w:rsidRPr="00AD04D8">
        <w:rPr>
          <w:rFonts w:cs="Arial"/>
          <w:b/>
          <w:sz w:val="20"/>
          <w:szCs w:val="20"/>
          <w:lang w:val="nl-BE"/>
        </w:rPr>
        <w:t>4.Ke2</w:t>
      </w:r>
      <w:r w:rsidRPr="00AD04D8">
        <w:rPr>
          <w:rFonts w:cs="Arial"/>
          <w:sz w:val="20"/>
          <w:szCs w:val="20"/>
          <w:lang w:val="nl-BE"/>
        </w:rPr>
        <w:t xml:space="preserve"> </w:t>
      </w:r>
    </w:p>
    <w:p w14:paraId="18A05CDD" w14:textId="77777777" w:rsidR="00E24D55" w:rsidRPr="00AD04D8" w:rsidRDefault="00E24D55" w:rsidP="00E24D55">
      <w:pPr>
        <w:jc w:val="both"/>
        <w:rPr>
          <w:rFonts w:cs="Arial"/>
          <w:b/>
          <w:sz w:val="20"/>
          <w:szCs w:val="20"/>
          <w:lang w:val="nl-BE"/>
        </w:rPr>
      </w:pPr>
      <w:r w:rsidRPr="00AD04D8">
        <w:rPr>
          <w:rFonts w:cs="Arial"/>
          <w:sz w:val="20"/>
          <w:szCs w:val="20"/>
          <w:lang w:val="nl-BE"/>
        </w:rPr>
        <w:t>Op weg naar de b-pion.</w:t>
      </w:r>
      <w:r w:rsidRPr="00AD04D8">
        <w:rPr>
          <w:rFonts w:cs="Arial"/>
          <w:b/>
          <w:sz w:val="20"/>
          <w:szCs w:val="20"/>
          <w:lang w:val="nl-BE"/>
        </w:rPr>
        <w:t xml:space="preserve"> </w:t>
      </w:r>
    </w:p>
    <w:p w14:paraId="5B1739DD" w14:textId="77777777" w:rsidR="00E24D55" w:rsidRPr="00AD04D8" w:rsidRDefault="00E24D55" w:rsidP="00E24D55">
      <w:pPr>
        <w:jc w:val="both"/>
        <w:outlineLvl w:val="0"/>
        <w:rPr>
          <w:rFonts w:cs="Arial"/>
          <w:b/>
          <w:i/>
          <w:sz w:val="20"/>
          <w:szCs w:val="20"/>
          <w:lang w:val="nl-BE"/>
        </w:rPr>
      </w:pPr>
    </w:p>
    <w:p w14:paraId="2513BA3D" w14:textId="77777777" w:rsidR="00E24D55" w:rsidRPr="00B354CB" w:rsidRDefault="00E24D55" w:rsidP="00E24D55">
      <w:pPr>
        <w:jc w:val="both"/>
        <w:outlineLvl w:val="0"/>
        <w:rPr>
          <w:rFonts w:cs="Arial"/>
          <w:b/>
          <w:i/>
          <w:sz w:val="20"/>
          <w:szCs w:val="20"/>
          <w:lang w:val="en-GB"/>
        </w:rPr>
      </w:pPr>
      <w:r w:rsidRPr="00B354CB">
        <w:rPr>
          <w:rFonts w:cs="Arial"/>
          <w:b/>
          <w:i/>
          <w:sz w:val="20"/>
          <w:szCs w:val="20"/>
          <w:lang w:val="en-GB"/>
        </w:rPr>
        <w:t>Variant A</w:t>
      </w:r>
      <w:r w:rsidR="00D55305">
        <w:rPr>
          <w:rFonts w:cs="Arial"/>
          <w:b/>
          <w:i/>
          <w:sz w:val="20"/>
          <w:szCs w:val="20"/>
          <w:lang w:val="en-GB"/>
        </w:rPr>
        <w:t xml:space="preserve">    </w:t>
      </w:r>
    </w:p>
    <w:p w14:paraId="00DC7FAB" w14:textId="77777777" w:rsidR="00E24D55" w:rsidRPr="00B354CB" w:rsidRDefault="00E24D55" w:rsidP="00E24D55">
      <w:pPr>
        <w:jc w:val="both"/>
        <w:rPr>
          <w:rFonts w:cs="Arial"/>
          <w:b/>
          <w:sz w:val="20"/>
          <w:szCs w:val="20"/>
          <w:lang w:val="en-GB"/>
        </w:rPr>
      </w:pPr>
      <w:r w:rsidRPr="00B354CB">
        <w:rPr>
          <w:rFonts w:cs="Arial"/>
          <w:b/>
          <w:sz w:val="20"/>
          <w:szCs w:val="20"/>
          <w:lang w:val="en-GB"/>
        </w:rPr>
        <w:tab/>
        <w:t>4</w:t>
      </w:r>
      <w:r w:rsidRPr="00B354CB">
        <w:rPr>
          <w:rFonts w:cs="Arial"/>
          <w:b/>
          <w:i/>
          <w:sz w:val="20"/>
          <w:szCs w:val="20"/>
          <w:lang w:val="en-GB"/>
        </w:rPr>
        <w:t>…</w:t>
      </w:r>
      <w:r w:rsidRPr="00B354CB">
        <w:rPr>
          <w:rFonts w:cs="Arial"/>
          <w:b/>
          <w:i/>
          <w:sz w:val="20"/>
          <w:szCs w:val="20"/>
          <w:lang w:val="en-GB"/>
        </w:rPr>
        <w:tab/>
      </w:r>
      <w:r w:rsidRPr="00B354CB">
        <w:rPr>
          <w:rFonts w:cs="Arial"/>
          <w:b/>
          <w:i/>
          <w:sz w:val="20"/>
          <w:szCs w:val="20"/>
          <w:lang w:val="en-GB"/>
        </w:rPr>
        <w:tab/>
      </w:r>
      <w:r w:rsidR="00BB230F">
        <w:rPr>
          <w:rFonts w:cs="Arial"/>
          <w:b/>
          <w:sz w:val="20"/>
          <w:szCs w:val="20"/>
          <w:lang w:val="en-GB"/>
        </w:rPr>
        <w:t>K</w:t>
      </w:r>
      <w:r w:rsidRPr="00B354CB">
        <w:rPr>
          <w:rFonts w:cs="Arial"/>
          <w:b/>
          <w:sz w:val="20"/>
          <w:szCs w:val="20"/>
          <w:lang w:val="en-GB"/>
        </w:rPr>
        <w:t xml:space="preserve">h5 </w:t>
      </w:r>
    </w:p>
    <w:p w14:paraId="261A7DDE" w14:textId="77777777" w:rsidR="00E24D55" w:rsidRPr="00B354CB" w:rsidRDefault="00E24D55" w:rsidP="00E24D55">
      <w:pPr>
        <w:jc w:val="both"/>
        <w:rPr>
          <w:rFonts w:cs="Arial"/>
          <w:b/>
          <w:sz w:val="20"/>
          <w:szCs w:val="20"/>
          <w:lang w:val="en-GB"/>
        </w:rPr>
      </w:pPr>
      <w:r w:rsidRPr="00B354CB">
        <w:rPr>
          <w:rFonts w:cs="Arial"/>
          <w:b/>
          <w:sz w:val="20"/>
          <w:szCs w:val="20"/>
          <w:lang w:val="en-GB"/>
        </w:rPr>
        <w:tab/>
        <w:t xml:space="preserve">5.c7 </w:t>
      </w:r>
      <w:r w:rsidRPr="00B354CB">
        <w:rPr>
          <w:rFonts w:cs="Arial"/>
          <w:b/>
          <w:sz w:val="20"/>
          <w:szCs w:val="20"/>
          <w:lang w:val="en-GB"/>
        </w:rPr>
        <w:tab/>
      </w:r>
      <w:r w:rsidRPr="00B354CB">
        <w:rPr>
          <w:rFonts w:cs="Arial"/>
          <w:b/>
          <w:sz w:val="20"/>
          <w:szCs w:val="20"/>
          <w:lang w:val="en-GB"/>
        </w:rPr>
        <w:tab/>
        <w:t xml:space="preserve">Tc5 </w:t>
      </w:r>
    </w:p>
    <w:p w14:paraId="615B70B5" w14:textId="77777777" w:rsidR="00E24D55" w:rsidRPr="00B354CB" w:rsidRDefault="00E24D55" w:rsidP="00E24D55">
      <w:pPr>
        <w:jc w:val="both"/>
        <w:rPr>
          <w:rFonts w:cs="Arial"/>
          <w:b/>
          <w:sz w:val="20"/>
          <w:szCs w:val="20"/>
          <w:lang w:val="en-GB"/>
        </w:rPr>
      </w:pPr>
      <w:r w:rsidRPr="00B354CB">
        <w:rPr>
          <w:rFonts w:cs="Arial"/>
          <w:b/>
          <w:sz w:val="20"/>
          <w:szCs w:val="20"/>
          <w:lang w:val="en-GB"/>
        </w:rPr>
        <w:tab/>
        <w:t xml:space="preserve">6.b4 </w:t>
      </w:r>
      <w:r w:rsidRPr="00B354CB">
        <w:rPr>
          <w:rFonts w:cs="Arial"/>
          <w:b/>
          <w:sz w:val="20"/>
          <w:szCs w:val="20"/>
          <w:lang w:val="en-GB"/>
        </w:rPr>
        <w:tab/>
      </w:r>
      <w:r w:rsidRPr="00B354CB">
        <w:rPr>
          <w:rFonts w:cs="Arial"/>
          <w:b/>
          <w:sz w:val="20"/>
          <w:szCs w:val="20"/>
          <w:lang w:val="en-GB"/>
        </w:rPr>
        <w:tab/>
        <w:t xml:space="preserve">Tc6 </w:t>
      </w:r>
    </w:p>
    <w:p w14:paraId="0BFFCAE7" w14:textId="77777777" w:rsidR="00E24D55" w:rsidRPr="00DF71BA" w:rsidRDefault="00E24D55" w:rsidP="00E24D55">
      <w:pPr>
        <w:jc w:val="both"/>
        <w:rPr>
          <w:rFonts w:cs="Arial"/>
          <w:b/>
          <w:sz w:val="20"/>
          <w:szCs w:val="20"/>
          <w:lang w:val="nl-BE"/>
        </w:rPr>
      </w:pPr>
      <w:r w:rsidRPr="00B354CB">
        <w:rPr>
          <w:rFonts w:cs="Arial"/>
          <w:b/>
          <w:sz w:val="20"/>
          <w:szCs w:val="20"/>
          <w:lang w:val="en-GB"/>
        </w:rPr>
        <w:tab/>
      </w:r>
      <w:r w:rsidRPr="00DF71BA">
        <w:rPr>
          <w:rFonts w:cs="Arial"/>
          <w:b/>
          <w:sz w:val="20"/>
          <w:szCs w:val="20"/>
          <w:lang w:val="nl-BE"/>
        </w:rPr>
        <w:t xml:space="preserve">7.Pd4 </w:t>
      </w:r>
    </w:p>
    <w:p w14:paraId="6F17B45D" w14:textId="77777777" w:rsidR="00334048" w:rsidRPr="00334048" w:rsidRDefault="00334048" w:rsidP="00E24D55">
      <w:pPr>
        <w:jc w:val="both"/>
        <w:rPr>
          <w:rFonts w:cs="Arial"/>
          <w:sz w:val="20"/>
          <w:szCs w:val="20"/>
          <w:lang w:val="nl-BE"/>
        </w:rPr>
      </w:pPr>
      <w:r w:rsidRPr="00334048">
        <w:rPr>
          <w:rFonts w:cs="Arial"/>
          <w:sz w:val="20"/>
          <w:szCs w:val="20"/>
          <w:lang w:val="nl-BE"/>
        </w:rPr>
        <w:t>Na 7.Kd3? loopt de zwarte koning schuin naar boven met b7…Ke5 en houdt remise.</w:t>
      </w:r>
    </w:p>
    <w:p w14:paraId="7B6F59AE" w14:textId="77777777" w:rsidR="00334048" w:rsidRPr="00334048" w:rsidRDefault="00334048" w:rsidP="00E24D55">
      <w:pPr>
        <w:jc w:val="both"/>
        <w:rPr>
          <w:rFonts w:cs="Arial"/>
          <w:b/>
          <w:sz w:val="20"/>
          <w:szCs w:val="20"/>
          <w:lang w:val="nl-BE"/>
        </w:rPr>
      </w:pPr>
    </w:p>
    <w:p w14:paraId="79D058D3" w14:textId="77777777" w:rsidR="00334048" w:rsidRPr="00334048" w:rsidRDefault="00334048" w:rsidP="00E24D55">
      <w:pPr>
        <w:jc w:val="both"/>
        <w:rPr>
          <w:rFonts w:cs="Arial"/>
          <w:b/>
          <w:sz w:val="20"/>
          <w:szCs w:val="20"/>
          <w:lang w:val="nl-BE"/>
        </w:rPr>
      </w:pPr>
    </w:p>
    <w:p w14:paraId="48EC9727" w14:textId="77777777" w:rsidR="00334048" w:rsidRPr="00334048" w:rsidRDefault="00334048" w:rsidP="00E24D55">
      <w:pPr>
        <w:jc w:val="both"/>
        <w:rPr>
          <w:rFonts w:cs="Arial"/>
          <w:b/>
          <w:sz w:val="20"/>
          <w:szCs w:val="20"/>
          <w:lang w:val="nl-BE"/>
        </w:rPr>
      </w:pPr>
    </w:p>
    <w:p w14:paraId="376FA0CA" w14:textId="77777777" w:rsidR="00334048" w:rsidRDefault="00334048" w:rsidP="00F753EC">
      <w:pPr>
        <w:jc w:val="both"/>
        <w:rPr>
          <w:rFonts w:cs="Arial"/>
          <w:i/>
          <w:sz w:val="20"/>
          <w:szCs w:val="20"/>
          <w:lang w:val="nl-BE"/>
        </w:rPr>
      </w:pPr>
    </w:p>
    <w:p w14:paraId="50783541" w14:textId="77777777" w:rsidR="00DB180B" w:rsidRPr="00334048" w:rsidRDefault="00DB180B" w:rsidP="00F753EC">
      <w:pPr>
        <w:jc w:val="both"/>
        <w:rPr>
          <w:rFonts w:cs="Arial"/>
          <w:i/>
          <w:sz w:val="20"/>
          <w:szCs w:val="20"/>
          <w:lang w:val="nl-BE"/>
        </w:rPr>
      </w:pPr>
    </w:p>
    <w:p w14:paraId="2E9FF095" w14:textId="77777777" w:rsidR="00334048" w:rsidRPr="00334048" w:rsidRDefault="00334048" w:rsidP="00F753EC">
      <w:pPr>
        <w:jc w:val="both"/>
        <w:rPr>
          <w:rFonts w:cs="Arial"/>
          <w:i/>
          <w:sz w:val="20"/>
          <w:szCs w:val="20"/>
          <w:lang w:val="nl-BE"/>
        </w:rPr>
      </w:pPr>
    </w:p>
    <w:p w14:paraId="48DD422B" w14:textId="77777777" w:rsidR="00334048" w:rsidRPr="00DB180B" w:rsidRDefault="00DB180B" w:rsidP="00F753EC">
      <w:pPr>
        <w:jc w:val="both"/>
        <w:rPr>
          <w:rFonts w:cs="Arial"/>
          <w:sz w:val="20"/>
          <w:szCs w:val="20"/>
          <w:lang w:val="nl-BE"/>
        </w:rPr>
      </w:pPr>
      <w:r w:rsidRPr="00DB180B">
        <w:rPr>
          <w:rFonts w:cs="Arial"/>
          <w:sz w:val="20"/>
          <w:szCs w:val="20"/>
          <w:lang w:val="nl-BE"/>
        </w:rPr>
        <w:t>Zwart besluit na de tekszet met</w:t>
      </w:r>
    </w:p>
    <w:p w14:paraId="6B4054BE" w14:textId="77777777" w:rsidR="00DB180B" w:rsidRPr="00334048" w:rsidRDefault="004C3CCC" w:rsidP="00F753EC">
      <w:pPr>
        <w:jc w:val="both"/>
        <w:rPr>
          <w:rFonts w:cs="Arial"/>
          <w:i/>
          <w:sz w:val="20"/>
          <w:szCs w:val="20"/>
          <w:lang w:val="nl-BE"/>
        </w:rPr>
      </w:pPr>
      <w:r>
        <w:rPr>
          <w:rFonts w:cs="Arial"/>
          <w:i/>
          <w:sz w:val="20"/>
          <w:szCs w:val="20"/>
          <w:lang w:val="nl-BE"/>
        </w:rPr>
        <w:t>‘</w:t>
      </w:r>
      <w:r w:rsidR="00DB180B">
        <w:rPr>
          <w:rFonts w:cs="Arial"/>
          <w:i/>
          <w:sz w:val="20"/>
          <w:szCs w:val="20"/>
          <w:lang w:val="nl-BE"/>
        </w:rPr>
        <w:t>nu of nooit</w:t>
      </w:r>
      <w:r w:rsidR="00DF71BA">
        <w:rPr>
          <w:rFonts w:cs="Arial"/>
          <w:i/>
          <w:sz w:val="20"/>
          <w:szCs w:val="20"/>
          <w:lang w:val="nl-BE"/>
        </w:rPr>
        <w:t>’</w:t>
      </w:r>
      <w:r w:rsidR="00DB180B">
        <w:rPr>
          <w:rFonts w:cs="Arial"/>
          <w:i/>
          <w:sz w:val="20"/>
          <w:szCs w:val="20"/>
          <w:lang w:val="nl-BE"/>
        </w:rPr>
        <w:t>:</w:t>
      </w:r>
    </w:p>
    <w:p w14:paraId="1DFFF729" w14:textId="77777777" w:rsidR="00E24D55" w:rsidRPr="00DF71BA" w:rsidRDefault="00304EDB" w:rsidP="00F753EC">
      <w:pPr>
        <w:jc w:val="both"/>
        <w:rPr>
          <w:rFonts w:cs="Arial"/>
          <w:b/>
          <w:sz w:val="20"/>
          <w:szCs w:val="20"/>
          <w:lang w:val="nl-BE"/>
        </w:rPr>
      </w:pPr>
      <w:r w:rsidRPr="00DF71BA">
        <w:rPr>
          <w:rFonts w:cs="Arial"/>
          <w:i/>
          <w:sz w:val="20"/>
          <w:szCs w:val="20"/>
          <w:lang w:val="nl-BE"/>
        </w:rPr>
        <w:t>a)</w:t>
      </w:r>
      <w:r w:rsidR="00F753EC" w:rsidRPr="00DF71BA">
        <w:rPr>
          <w:rFonts w:cs="Arial"/>
          <w:i/>
          <w:sz w:val="20"/>
          <w:szCs w:val="20"/>
          <w:lang w:val="nl-BE"/>
        </w:rPr>
        <w:t xml:space="preserve">         </w:t>
      </w:r>
      <w:r w:rsidRPr="00DF71BA">
        <w:rPr>
          <w:rFonts w:cs="Arial"/>
          <w:i/>
          <w:sz w:val="20"/>
          <w:szCs w:val="20"/>
          <w:lang w:val="nl-BE"/>
        </w:rPr>
        <w:t xml:space="preserve"> </w:t>
      </w:r>
      <w:r w:rsidR="00E24D55" w:rsidRPr="00DF71BA">
        <w:rPr>
          <w:rFonts w:cs="Arial"/>
          <w:b/>
          <w:sz w:val="20"/>
          <w:szCs w:val="20"/>
          <w:lang w:val="nl-BE"/>
        </w:rPr>
        <w:t>7…</w:t>
      </w:r>
      <w:r w:rsidR="00E24D55" w:rsidRPr="00DF71BA">
        <w:rPr>
          <w:rFonts w:cs="Arial"/>
          <w:b/>
          <w:sz w:val="20"/>
          <w:szCs w:val="20"/>
          <w:lang w:val="nl-BE"/>
        </w:rPr>
        <w:tab/>
        <w:t xml:space="preserve">            Txc7 </w:t>
      </w:r>
      <w:r w:rsidR="00BF6BB4" w:rsidRPr="00DF71BA">
        <w:rPr>
          <w:rFonts w:cs="Arial"/>
          <w:b/>
          <w:sz w:val="20"/>
          <w:szCs w:val="20"/>
          <w:lang w:val="nl-BE"/>
        </w:rPr>
        <w:tab/>
      </w:r>
      <w:r w:rsidR="00E24D55" w:rsidRPr="00DF71BA">
        <w:rPr>
          <w:rFonts w:cs="Arial"/>
          <w:b/>
          <w:sz w:val="20"/>
          <w:szCs w:val="20"/>
          <w:lang w:val="nl-BE"/>
        </w:rPr>
        <w:t xml:space="preserve"> </w:t>
      </w:r>
      <w:r w:rsidR="00BB230F" w:rsidRPr="00DF71BA">
        <w:rPr>
          <w:rFonts w:cs="Arial"/>
          <w:b/>
          <w:sz w:val="20"/>
          <w:szCs w:val="20"/>
          <w:lang w:val="nl-BE"/>
        </w:rPr>
        <w:t xml:space="preserve">                                           </w:t>
      </w:r>
      <w:r w:rsidR="00F753EC" w:rsidRPr="00DF71BA">
        <w:rPr>
          <w:rFonts w:cs="Arial"/>
          <w:b/>
          <w:sz w:val="20"/>
          <w:szCs w:val="20"/>
          <w:lang w:val="nl-BE"/>
        </w:rPr>
        <w:t xml:space="preserve">        </w:t>
      </w:r>
      <w:r w:rsidR="00E24D55" w:rsidRPr="00DF71BA">
        <w:rPr>
          <w:rFonts w:cs="Arial"/>
          <w:b/>
          <w:sz w:val="20"/>
          <w:szCs w:val="20"/>
          <w:lang w:val="nl-BE"/>
        </w:rPr>
        <w:t xml:space="preserve"> </w:t>
      </w:r>
      <w:r w:rsidR="009E3A6A" w:rsidRPr="00DF71BA">
        <w:rPr>
          <w:rFonts w:cs="Arial"/>
          <w:b/>
          <w:sz w:val="20"/>
          <w:szCs w:val="20"/>
          <w:lang w:val="nl-BE"/>
        </w:rPr>
        <w:tab/>
      </w:r>
      <w:r w:rsidR="00F753EC" w:rsidRPr="00DF71BA">
        <w:rPr>
          <w:rFonts w:cs="Arial"/>
          <w:b/>
          <w:sz w:val="20"/>
          <w:szCs w:val="20"/>
          <w:lang w:val="nl-BE"/>
        </w:rPr>
        <w:t xml:space="preserve">8.Pe6+   </w:t>
      </w:r>
      <w:r w:rsidR="00E24D55" w:rsidRPr="00DF71BA">
        <w:rPr>
          <w:rFonts w:cs="Arial"/>
          <w:b/>
          <w:sz w:val="20"/>
          <w:szCs w:val="20"/>
          <w:lang w:val="nl-BE"/>
        </w:rPr>
        <w:tab/>
        <w:t xml:space="preserve">Ke4 </w:t>
      </w:r>
    </w:p>
    <w:p w14:paraId="7FB9965D" w14:textId="77777777" w:rsidR="00E24D55" w:rsidRPr="00DF71BA" w:rsidRDefault="00E24D55" w:rsidP="00765A70">
      <w:pPr>
        <w:jc w:val="both"/>
        <w:rPr>
          <w:rFonts w:cs="Arial"/>
          <w:b/>
          <w:sz w:val="20"/>
          <w:szCs w:val="20"/>
          <w:lang w:val="nl-BE"/>
        </w:rPr>
      </w:pPr>
      <w:r w:rsidRPr="00DF71BA">
        <w:rPr>
          <w:rFonts w:cs="Arial"/>
          <w:b/>
          <w:sz w:val="20"/>
          <w:szCs w:val="20"/>
          <w:lang w:val="nl-BE"/>
        </w:rPr>
        <w:t xml:space="preserve">        </w:t>
      </w:r>
      <w:r w:rsidR="00770D37" w:rsidRPr="00DF71BA">
        <w:rPr>
          <w:rFonts w:cs="Arial"/>
          <w:b/>
          <w:sz w:val="20"/>
          <w:szCs w:val="20"/>
          <w:lang w:val="nl-BE"/>
        </w:rPr>
        <w:tab/>
      </w:r>
      <w:r w:rsidRPr="00DF71BA">
        <w:rPr>
          <w:rFonts w:cs="Arial"/>
          <w:b/>
          <w:sz w:val="20"/>
          <w:szCs w:val="20"/>
          <w:lang w:val="nl-BE"/>
        </w:rPr>
        <w:t>9.P</w:t>
      </w:r>
      <w:r w:rsidR="00F753EC" w:rsidRPr="00DF71BA">
        <w:rPr>
          <w:rFonts w:cs="Arial"/>
          <w:b/>
          <w:sz w:val="20"/>
          <w:szCs w:val="20"/>
          <w:lang w:val="nl-BE"/>
        </w:rPr>
        <w:t xml:space="preserve"> xc7 </w:t>
      </w:r>
      <w:r w:rsidR="00F753EC" w:rsidRPr="00DF71BA">
        <w:rPr>
          <w:rFonts w:cs="Arial"/>
          <w:b/>
          <w:sz w:val="20"/>
          <w:szCs w:val="20"/>
          <w:lang w:val="nl-BE"/>
        </w:rPr>
        <w:tab/>
      </w:r>
      <w:r w:rsidRPr="00DF71BA">
        <w:rPr>
          <w:rFonts w:cs="Arial"/>
          <w:b/>
          <w:sz w:val="20"/>
          <w:szCs w:val="20"/>
          <w:lang w:val="nl-BE"/>
        </w:rPr>
        <w:t xml:space="preserve">Kd4 </w:t>
      </w:r>
    </w:p>
    <w:p w14:paraId="0DCA7004" w14:textId="77777777" w:rsidR="00E24D55" w:rsidRPr="00DF71BA" w:rsidRDefault="00E24D55" w:rsidP="00E24D55">
      <w:pPr>
        <w:jc w:val="both"/>
        <w:rPr>
          <w:rFonts w:cs="Arial"/>
          <w:b/>
          <w:sz w:val="20"/>
          <w:szCs w:val="20"/>
          <w:lang w:val="nl-BE"/>
        </w:rPr>
      </w:pPr>
      <w:r w:rsidRPr="00DF71BA">
        <w:rPr>
          <w:rFonts w:cs="Arial"/>
          <w:b/>
          <w:sz w:val="20"/>
          <w:szCs w:val="20"/>
          <w:lang w:val="nl-BE"/>
        </w:rPr>
        <w:t xml:space="preserve">           10.Pa6 </w:t>
      </w:r>
      <w:r w:rsidRPr="00DF71BA">
        <w:rPr>
          <w:rFonts w:cs="Arial"/>
          <w:b/>
          <w:sz w:val="20"/>
          <w:szCs w:val="20"/>
          <w:lang w:val="nl-BE"/>
        </w:rPr>
        <w:tab/>
      </w:r>
      <w:r w:rsidRPr="00DF71BA">
        <w:rPr>
          <w:rFonts w:cs="Arial"/>
          <w:b/>
          <w:sz w:val="20"/>
          <w:szCs w:val="20"/>
          <w:lang w:val="nl-BE"/>
        </w:rPr>
        <w:tab/>
        <w:t xml:space="preserve">Kc4 </w:t>
      </w:r>
    </w:p>
    <w:p w14:paraId="2A37F13E" w14:textId="77777777" w:rsidR="00E24D55" w:rsidRPr="00DF71BA" w:rsidRDefault="00E24D55" w:rsidP="00E24D55">
      <w:pPr>
        <w:jc w:val="both"/>
        <w:rPr>
          <w:rFonts w:cs="Arial"/>
          <w:b/>
          <w:sz w:val="20"/>
          <w:szCs w:val="20"/>
          <w:lang w:val="nl-BE"/>
        </w:rPr>
      </w:pPr>
      <w:r w:rsidRPr="00DF71BA">
        <w:rPr>
          <w:rFonts w:cs="Arial"/>
          <w:b/>
          <w:sz w:val="20"/>
          <w:szCs w:val="20"/>
          <w:lang w:val="nl-BE"/>
        </w:rPr>
        <w:t xml:space="preserve">         </w:t>
      </w:r>
      <w:r w:rsidR="00BB230F" w:rsidRPr="00DF71BA">
        <w:rPr>
          <w:rFonts w:cs="Arial"/>
          <w:b/>
          <w:sz w:val="20"/>
          <w:szCs w:val="20"/>
          <w:lang w:val="nl-BE"/>
        </w:rPr>
        <w:t xml:space="preserve"> </w:t>
      </w:r>
      <w:r w:rsidRPr="00DF71BA">
        <w:rPr>
          <w:rFonts w:cs="Arial"/>
          <w:b/>
          <w:sz w:val="20"/>
          <w:szCs w:val="20"/>
          <w:lang w:val="nl-BE"/>
        </w:rPr>
        <w:t xml:space="preserve"> 11.Ke3 </w:t>
      </w:r>
      <w:r w:rsidRPr="00DF71BA">
        <w:rPr>
          <w:rFonts w:cs="Arial"/>
          <w:b/>
          <w:sz w:val="20"/>
          <w:szCs w:val="20"/>
          <w:lang w:val="nl-BE"/>
        </w:rPr>
        <w:tab/>
      </w:r>
      <w:r w:rsidRPr="00DF71BA">
        <w:rPr>
          <w:rFonts w:cs="Arial"/>
          <w:b/>
          <w:sz w:val="20"/>
          <w:szCs w:val="20"/>
          <w:lang w:val="nl-BE"/>
        </w:rPr>
        <w:tab/>
        <w:t xml:space="preserve">Kb5 </w:t>
      </w:r>
    </w:p>
    <w:p w14:paraId="3F2E9C4F" w14:textId="77777777" w:rsidR="00E24D55" w:rsidRPr="00DF71BA" w:rsidRDefault="00E24D55" w:rsidP="00E24D55">
      <w:pPr>
        <w:jc w:val="both"/>
        <w:rPr>
          <w:rFonts w:cs="Arial"/>
          <w:b/>
          <w:sz w:val="20"/>
          <w:szCs w:val="20"/>
          <w:lang w:val="nl-BE"/>
        </w:rPr>
      </w:pPr>
      <w:r w:rsidRPr="00DF71BA">
        <w:rPr>
          <w:rFonts w:cs="Arial"/>
          <w:b/>
          <w:sz w:val="20"/>
          <w:szCs w:val="20"/>
          <w:lang w:val="nl-BE"/>
        </w:rPr>
        <w:t xml:space="preserve">           12.Kd4 </w:t>
      </w:r>
      <w:r w:rsidRPr="00DF71BA">
        <w:rPr>
          <w:rFonts w:cs="Arial"/>
          <w:b/>
          <w:sz w:val="20"/>
          <w:szCs w:val="20"/>
          <w:lang w:val="nl-BE"/>
        </w:rPr>
        <w:tab/>
      </w:r>
      <w:r w:rsidRPr="00DF71BA">
        <w:rPr>
          <w:rFonts w:cs="Arial"/>
          <w:b/>
          <w:sz w:val="20"/>
          <w:szCs w:val="20"/>
          <w:lang w:val="nl-BE"/>
        </w:rPr>
        <w:tab/>
        <w:t xml:space="preserve">Kxa6 </w:t>
      </w:r>
    </w:p>
    <w:p w14:paraId="7A2F52CB" w14:textId="77777777" w:rsidR="00E24D55" w:rsidRPr="00DF71BA" w:rsidRDefault="00E24D55" w:rsidP="00E24D55">
      <w:pPr>
        <w:jc w:val="both"/>
        <w:rPr>
          <w:rFonts w:cs="Arial"/>
          <w:b/>
          <w:sz w:val="20"/>
          <w:szCs w:val="20"/>
          <w:lang w:val="nl-BE"/>
        </w:rPr>
      </w:pPr>
      <w:r w:rsidRPr="00DF71BA">
        <w:rPr>
          <w:rFonts w:cs="Arial"/>
          <w:b/>
          <w:sz w:val="20"/>
          <w:szCs w:val="20"/>
          <w:lang w:val="nl-BE"/>
        </w:rPr>
        <w:t xml:space="preserve">           13.Kc5 </w:t>
      </w:r>
      <w:r w:rsidRPr="00DF71BA">
        <w:rPr>
          <w:rFonts w:cs="Arial"/>
          <w:b/>
          <w:sz w:val="20"/>
          <w:szCs w:val="20"/>
          <w:lang w:val="nl-BE"/>
        </w:rPr>
        <w:tab/>
      </w:r>
      <w:r w:rsidRPr="00DF71BA">
        <w:rPr>
          <w:rFonts w:cs="Arial"/>
          <w:b/>
          <w:sz w:val="20"/>
          <w:szCs w:val="20"/>
          <w:lang w:val="nl-BE"/>
        </w:rPr>
        <w:tab/>
        <w:t xml:space="preserve">Kb7 </w:t>
      </w:r>
    </w:p>
    <w:p w14:paraId="04883C9F" w14:textId="77777777" w:rsidR="00C87293" w:rsidRPr="00DF71BA" w:rsidRDefault="00E24D55" w:rsidP="00E24D55">
      <w:pPr>
        <w:jc w:val="both"/>
        <w:rPr>
          <w:rFonts w:cs="Arial"/>
          <w:b/>
          <w:sz w:val="20"/>
          <w:szCs w:val="20"/>
          <w:lang w:val="nl-BE"/>
        </w:rPr>
      </w:pPr>
      <w:r w:rsidRPr="00DF71BA">
        <w:rPr>
          <w:rFonts w:cs="Arial"/>
          <w:b/>
          <w:sz w:val="20"/>
          <w:szCs w:val="20"/>
          <w:lang w:val="nl-BE"/>
        </w:rPr>
        <w:t xml:space="preserve">           14.Kb5</w:t>
      </w:r>
      <w:r w:rsidR="00717EF4" w:rsidRPr="00DF71BA">
        <w:rPr>
          <w:rFonts w:cs="Arial"/>
          <w:b/>
          <w:sz w:val="20"/>
          <w:szCs w:val="20"/>
          <w:lang w:val="nl-BE"/>
        </w:rPr>
        <w:t>+</w:t>
      </w:r>
      <w:r w:rsidRPr="00DF71BA">
        <w:rPr>
          <w:rFonts w:cs="Arial"/>
          <w:b/>
          <w:sz w:val="20"/>
          <w:szCs w:val="20"/>
          <w:lang w:val="nl-BE"/>
        </w:rPr>
        <w:t xml:space="preserve"> </w:t>
      </w:r>
    </w:p>
    <w:p w14:paraId="798A5170" w14:textId="77777777" w:rsidR="00E24D55" w:rsidRPr="00BB230F" w:rsidRDefault="00C87293" w:rsidP="00B50F44">
      <w:pPr>
        <w:jc w:val="both"/>
        <w:rPr>
          <w:rFonts w:cs="Arial"/>
          <w:b/>
          <w:sz w:val="20"/>
          <w:szCs w:val="20"/>
        </w:rPr>
      </w:pPr>
      <w:r w:rsidRPr="00C87293">
        <w:rPr>
          <w:rFonts w:cs="Arial"/>
          <w:sz w:val="20"/>
          <w:szCs w:val="20"/>
          <w:lang w:val="nl-BE"/>
        </w:rPr>
        <w:t>W</w:t>
      </w:r>
      <w:r w:rsidR="00E24D55" w:rsidRPr="00AD04D8">
        <w:rPr>
          <w:rFonts w:cs="Arial"/>
          <w:sz w:val="20"/>
          <w:szCs w:val="20"/>
          <w:lang w:val="nl-BE"/>
        </w:rPr>
        <w:t xml:space="preserve">it wint daar hij de oppositie heeft. </w:t>
      </w:r>
      <w:r w:rsidR="00B50F44">
        <w:rPr>
          <w:rFonts w:cs="Arial"/>
          <w:i/>
          <w:sz w:val="20"/>
          <w:szCs w:val="20"/>
          <w:lang w:val="nl-BE"/>
        </w:rPr>
        <w:t>b)</w:t>
      </w:r>
      <w:r w:rsidR="00676DE5" w:rsidRPr="00676DE5">
        <w:rPr>
          <w:rFonts w:cs="Arial"/>
          <w:b/>
          <w:sz w:val="20"/>
          <w:szCs w:val="20"/>
          <w:lang w:val="nl-BE"/>
        </w:rPr>
        <w:t xml:space="preserve">    </w:t>
      </w:r>
      <w:r w:rsidR="00B50F44">
        <w:rPr>
          <w:rFonts w:cs="Arial"/>
          <w:b/>
          <w:sz w:val="20"/>
          <w:szCs w:val="20"/>
          <w:lang w:val="nl-BE"/>
        </w:rPr>
        <w:t xml:space="preserve">    </w:t>
      </w:r>
      <w:r w:rsidR="00676DE5" w:rsidRPr="00676DE5">
        <w:rPr>
          <w:rFonts w:cs="Arial"/>
          <w:b/>
          <w:sz w:val="20"/>
          <w:szCs w:val="20"/>
          <w:lang w:val="nl-BE"/>
        </w:rPr>
        <w:t xml:space="preserve"> 7…</w:t>
      </w:r>
      <w:r w:rsidR="00B50F44">
        <w:rPr>
          <w:rFonts w:cs="Arial"/>
          <w:b/>
          <w:sz w:val="20"/>
          <w:szCs w:val="20"/>
          <w:lang w:val="nl-BE"/>
        </w:rPr>
        <w:tab/>
      </w:r>
      <w:r w:rsidR="00B50F44">
        <w:rPr>
          <w:rFonts w:cs="Arial"/>
          <w:b/>
          <w:sz w:val="20"/>
          <w:szCs w:val="20"/>
          <w:lang w:val="nl-BE"/>
        </w:rPr>
        <w:tab/>
      </w:r>
      <w:r w:rsidR="00B50F44" w:rsidRPr="00BB230F">
        <w:rPr>
          <w:rFonts w:cs="Arial"/>
          <w:b/>
          <w:sz w:val="20"/>
          <w:szCs w:val="20"/>
        </w:rPr>
        <w:t>Th3+</w:t>
      </w:r>
    </w:p>
    <w:p w14:paraId="4A631FEF" w14:textId="77777777" w:rsidR="00B50F44" w:rsidRPr="00BB230F" w:rsidRDefault="00B50F44" w:rsidP="00B50F44">
      <w:pPr>
        <w:jc w:val="both"/>
        <w:rPr>
          <w:rFonts w:cs="Arial"/>
          <w:b/>
          <w:sz w:val="20"/>
          <w:szCs w:val="20"/>
        </w:rPr>
      </w:pPr>
      <w:r w:rsidRPr="00BB230F">
        <w:rPr>
          <w:rFonts w:cs="Arial"/>
          <w:b/>
          <w:sz w:val="20"/>
          <w:szCs w:val="20"/>
        </w:rPr>
        <w:tab/>
        <w:t>8.Ke4</w:t>
      </w:r>
      <w:r w:rsidRPr="00BB230F">
        <w:rPr>
          <w:rFonts w:cs="Arial"/>
          <w:b/>
          <w:sz w:val="20"/>
          <w:szCs w:val="20"/>
        </w:rPr>
        <w:tab/>
      </w:r>
      <w:r w:rsidRPr="00BB230F">
        <w:rPr>
          <w:rFonts w:cs="Arial"/>
          <w:b/>
          <w:sz w:val="20"/>
          <w:szCs w:val="20"/>
        </w:rPr>
        <w:tab/>
        <w:t>Th1</w:t>
      </w:r>
    </w:p>
    <w:p w14:paraId="57CD038B" w14:textId="77777777" w:rsidR="00B50F44" w:rsidRPr="00B50F44" w:rsidRDefault="00B50F44" w:rsidP="00B50F44">
      <w:pPr>
        <w:jc w:val="both"/>
        <w:rPr>
          <w:rFonts w:cs="Arial"/>
          <w:b/>
          <w:sz w:val="20"/>
          <w:szCs w:val="20"/>
        </w:rPr>
      </w:pPr>
      <w:r w:rsidRPr="00BB230F">
        <w:rPr>
          <w:rFonts w:cs="Arial"/>
          <w:b/>
          <w:sz w:val="20"/>
          <w:szCs w:val="20"/>
        </w:rPr>
        <w:tab/>
      </w:r>
      <w:r w:rsidRPr="00B50F44">
        <w:rPr>
          <w:rFonts w:cs="Arial"/>
          <w:b/>
          <w:sz w:val="20"/>
          <w:szCs w:val="20"/>
        </w:rPr>
        <w:t>9.Pb5</w:t>
      </w:r>
      <w:r w:rsidRPr="00B50F44">
        <w:rPr>
          <w:rFonts w:cs="Arial"/>
          <w:b/>
          <w:sz w:val="20"/>
          <w:szCs w:val="20"/>
        </w:rPr>
        <w:tab/>
      </w:r>
      <w:r w:rsidRPr="00B50F44">
        <w:rPr>
          <w:rFonts w:cs="Arial"/>
          <w:b/>
          <w:sz w:val="20"/>
          <w:szCs w:val="20"/>
        </w:rPr>
        <w:tab/>
        <w:t>Tc1</w:t>
      </w:r>
    </w:p>
    <w:p w14:paraId="6F0DBEAA" w14:textId="77777777" w:rsidR="00B50F44" w:rsidRDefault="00B50F44" w:rsidP="00B50F44">
      <w:pPr>
        <w:jc w:val="both"/>
        <w:rPr>
          <w:rFonts w:cs="Arial"/>
          <w:b/>
          <w:sz w:val="20"/>
          <w:szCs w:val="20"/>
        </w:rPr>
      </w:pPr>
      <w:r w:rsidRPr="00B50F44">
        <w:rPr>
          <w:rFonts w:cs="Arial"/>
          <w:b/>
          <w:sz w:val="20"/>
          <w:szCs w:val="20"/>
        </w:rPr>
        <w:t xml:space="preserve">           10.Pc3+</w:t>
      </w:r>
      <w:r w:rsidRPr="00B50F44">
        <w:rPr>
          <w:rFonts w:cs="Arial"/>
          <w:b/>
          <w:sz w:val="20"/>
          <w:szCs w:val="20"/>
        </w:rPr>
        <w:tab/>
      </w:r>
      <w:r w:rsidRPr="00B50F44">
        <w:rPr>
          <w:rFonts w:cs="Arial"/>
          <w:b/>
          <w:sz w:val="20"/>
          <w:szCs w:val="20"/>
        </w:rPr>
        <w:tab/>
      </w:r>
      <w:r>
        <w:rPr>
          <w:rFonts w:cs="Arial"/>
          <w:b/>
          <w:sz w:val="20"/>
          <w:szCs w:val="20"/>
        </w:rPr>
        <w:t>Ke3</w:t>
      </w:r>
    </w:p>
    <w:p w14:paraId="7D58716C" w14:textId="77777777" w:rsidR="00B50F44" w:rsidRPr="00BB230F" w:rsidRDefault="00B50F44" w:rsidP="00B50F44">
      <w:pPr>
        <w:jc w:val="both"/>
        <w:rPr>
          <w:rFonts w:cs="Arial"/>
          <w:b/>
          <w:sz w:val="20"/>
          <w:szCs w:val="20"/>
          <w:lang w:val="nl-BE"/>
        </w:rPr>
      </w:pPr>
      <w:r>
        <w:rPr>
          <w:rFonts w:cs="Arial"/>
          <w:b/>
          <w:sz w:val="20"/>
          <w:szCs w:val="20"/>
        </w:rPr>
        <w:t xml:space="preserve">           </w:t>
      </w:r>
      <w:r w:rsidRPr="00BB230F">
        <w:rPr>
          <w:rFonts w:cs="Arial"/>
          <w:b/>
          <w:sz w:val="20"/>
          <w:szCs w:val="20"/>
          <w:lang w:val="nl-BE"/>
        </w:rPr>
        <w:t>11.b4</w:t>
      </w:r>
      <w:r w:rsidRPr="00BB230F">
        <w:rPr>
          <w:rFonts w:cs="Arial"/>
          <w:b/>
          <w:sz w:val="20"/>
          <w:szCs w:val="20"/>
          <w:lang w:val="nl-BE"/>
        </w:rPr>
        <w:tab/>
      </w:r>
      <w:r w:rsidRPr="00BB230F">
        <w:rPr>
          <w:rFonts w:cs="Arial"/>
          <w:b/>
          <w:sz w:val="20"/>
          <w:szCs w:val="20"/>
          <w:lang w:val="nl-BE"/>
        </w:rPr>
        <w:tab/>
        <w:t>Dd2</w:t>
      </w:r>
    </w:p>
    <w:p w14:paraId="45042B34" w14:textId="77777777" w:rsidR="00B50F44" w:rsidRPr="00B50F44" w:rsidRDefault="00B50F44" w:rsidP="00B50F44">
      <w:pPr>
        <w:jc w:val="both"/>
        <w:rPr>
          <w:rFonts w:cs="Arial"/>
          <w:b/>
          <w:sz w:val="20"/>
          <w:szCs w:val="20"/>
          <w:lang w:val="nl-BE"/>
        </w:rPr>
      </w:pPr>
      <w:r w:rsidRPr="00B50F44">
        <w:rPr>
          <w:rFonts w:cs="Arial"/>
          <w:b/>
          <w:sz w:val="20"/>
          <w:szCs w:val="20"/>
          <w:lang w:val="nl-BE"/>
        </w:rPr>
        <w:t xml:space="preserve">           12.b5</w:t>
      </w:r>
      <w:r w:rsidRPr="00B50F44">
        <w:rPr>
          <w:rFonts w:cs="Arial"/>
          <w:b/>
          <w:sz w:val="20"/>
          <w:szCs w:val="20"/>
          <w:lang w:val="nl-BE"/>
        </w:rPr>
        <w:tab/>
      </w:r>
      <w:r w:rsidRPr="00B50F44">
        <w:rPr>
          <w:rFonts w:cs="Arial"/>
          <w:b/>
          <w:sz w:val="20"/>
          <w:szCs w:val="20"/>
          <w:lang w:val="nl-BE"/>
        </w:rPr>
        <w:tab/>
        <w:t>Tx</w:t>
      </w:r>
      <w:r w:rsidR="00DF71BA">
        <w:rPr>
          <w:rFonts w:cs="Arial"/>
          <w:b/>
          <w:sz w:val="20"/>
          <w:szCs w:val="20"/>
          <w:lang w:val="nl-BE"/>
        </w:rPr>
        <w:t xml:space="preserve"> </w:t>
      </w:r>
      <w:r w:rsidRPr="00B50F44">
        <w:rPr>
          <w:rFonts w:cs="Arial"/>
          <w:b/>
          <w:sz w:val="20"/>
          <w:szCs w:val="20"/>
          <w:lang w:val="nl-BE"/>
        </w:rPr>
        <w:t>c3</w:t>
      </w:r>
    </w:p>
    <w:p w14:paraId="4BFA442E" w14:textId="77777777" w:rsidR="00B50F44" w:rsidRPr="00B50F44" w:rsidRDefault="00B50F44" w:rsidP="00B50F44">
      <w:pPr>
        <w:jc w:val="both"/>
        <w:rPr>
          <w:rFonts w:cs="Arial"/>
          <w:b/>
          <w:sz w:val="20"/>
          <w:szCs w:val="20"/>
          <w:lang w:val="nl-BE"/>
        </w:rPr>
      </w:pPr>
      <w:r w:rsidRPr="00B50F44">
        <w:rPr>
          <w:rFonts w:cs="Arial"/>
          <w:b/>
          <w:sz w:val="20"/>
          <w:szCs w:val="20"/>
          <w:lang w:val="nl-BE"/>
        </w:rPr>
        <w:t xml:space="preserve">           13.Kd5</w:t>
      </w:r>
    </w:p>
    <w:p w14:paraId="5B166DD4" w14:textId="77777777" w:rsidR="00B50F44" w:rsidRPr="00CE67FC" w:rsidRDefault="00B50F44" w:rsidP="00B50F44">
      <w:pPr>
        <w:jc w:val="both"/>
        <w:rPr>
          <w:rFonts w:cs="Arial"/>
          <w:sz w:val="20"/>
          <w:szCs w:val="20"/>
        </w:rPr>
      </w:pPr>
      <w:r w:rsidRPr="00B50F44">
        <w:rPr>
          <w:rFonts w:cs="Arial"/>
          <w:sz w:val="20"/>
          <w:szCs w:val="20"/>
          <w:lang w:val="nl-BE"/>
        </w:rPr>
        <w:t>En de pionnen beslissen.</w:t>
      </w:r>
      <w:r w:rsidR="00DF71BA">
        <w:rPr>
          <w:rFonts w:cs="Arial"/>
          <w:sz w:val="20"/>
          <w:szCs w:val="20"/>
          <w:lang w:val="nl-BE"/>
        </w:rPr>
        <w:t xml:space="preserve"> </w:t>
      </w:r>
      <w:r w:rsidR="00DF71BA" w:rsidRPr="00CE67FC">
        <w:rPr>
          <w:rFonts w:cs="Arial"/>
          <w:sz w:val="20"/>
          <w:szCs w:val="20"/>
        </w:rPr>
        <w:t>Wit wint.</w:t>
      </w:r>
    </w:p>
    <w:p w14:paraId="0680450C" w14:textId="77777777" w:rsidR="00F753EC" w:rsidRPr="00CE67FC" w:rsidRDefault="00F753EC" w:rsidP="00B50F44">
      <w:pPr>
        <w:jc w:val="both"/>
        <w:rPr>
          <w:rFonts w:cs="Arial"/>
          <w:sz w:val="20"/>
          <w:szCs w:val="20"/>
        </w:rPr>
      </w:pPr>
    </w:p>
    <w:p w14:paraId="01E58779" w14:textId="77777777" w:rsidR="00E24D55" w:rsidRPr="00ED1153" w:rsidRDefault="00E24D55" w:rsidP="00E24D55">
      <w:pPr>
        <w:jc w:val="both"/>
        <w:outlineLvl w:val="0"/>
        <w:rPr>
          <w:rFonts w:cs="Arial"/>
          <w:b/>
          <w:i/>
          <w:sz w:val="20"/>
          <w:szCs w:val="20"/>
          <w:lang w:val="en-GB"/>
        </w:rPr>
      </w:pPr>
      <w:r w:rsidRPr="00ED1153">
        <w:rPr>
          <w:rFonts w:cs="Arial"/>
          <w:b/>
          <w:i/>
          <w:sz w:val="20"/>
          <w:szCs w:val="20"/>
          <w:lang w:val="en-GB"/>
        </w:rPr>
        <w:t>Variant B</w:t>
      </w:r>
    </w:p>
    <w:p w14:paraId="5D8AE394" w14:textId="77777777" w:rsidR="00E24D55" w:rsidRPr="00710DEC" w:rsidRDefault="00E24D55" w:rsidP="00E24D55">
      <w:pPr>
        <w:jc w:val="both"/>
        <w:rPr>
          <w:rFonts w:cs="Arial"/>
          <w:b/>
          <w:sz w:val="20"/>
          <w:szCs w:val="20"/>
          <w:lang w:val="en-GB"/>
        </w:rPr>
      </w:pPr>
      <w:r w:rsidRPr="00ED1153">
        <w:rPr>
          <w:rFonts w:cs="Arial"/>
          <w:b/>
          <w:sz w:val="20"/>
          <w:szCs w:val="20"/>
          <w:lang w:val="en-GB"/>
        </w:rPr>
        <w:t xml:space="preserve">             4…</w:t>
      </w:r>
      <w:r w:rsidRPr="00ED1153">
        <w:rPr>
          <w:rFonts w:cs="Arial"/>
          <w:b/>
          <w:sz w:val="20"/>
          <w:szCs w:val="20"/>
          <w:lang w:val="en-GB"/>
        </w:rPr>
        <w:tab/>
      </w:r>
      <w:r w:rsidRPr="00ED1153">
        <w:rPr>
          <w:rFonts w:cs="Arial"/>
          <w:b/>
          <w:sz w:val="20"/>
          <w:szCs w:val="20"/>
          <w:lang w:val="en-GB"/>
        </w:rPr>
        <w:tab/>
      </w:r>
      <w:r w:rsidRPr="00710DEC">
        <w:rPr>
          <w:rFonts w:cs="Arial"/>
          <w:b/>
          <w:sz w:val="20"/>
          <w:szCs w:val="20"/>
          <w:lang w:val="en-GB"/>
        </w:rPr>
        <w:t xml:space="preserve">Ke4 </w:t>
      </w:r>
    </w:p>
    <w:p w14:paraId="34498E91" w14:textId="77777777" w:rsidR="008F7CE1" w:rsidRDefault="00E24D55" w:rsidP="00E24D55">
      <w:pPr>
        <w:jc w:val="both"/>
        <w:rPr>
          <w:rFonts w:cs="Arial"/>
          <w:b/>
          <w:sz w:val="20"/>
          <w:szCs w:val="20"/>
          <w:lang w:val="en-GB"/>
        </w:rPr>
      </w:pPr>
      <w:r w:rsidRPr="00710DEC">
        <w:rPr>
          <w:rFonts w:cs="Arial"/>
          <w:b/>
          <w:sz w:val="20"/>
          <w:szCs w:val="20"/>
          <w:lang w:val="en-GB"/>
        </w:rPr>
        <w:t xml:space="preserve">             5.Kd2 </w:t>
      </w:r>
      <w:r w:rsidRPr="00710DEC">
        <w:rPr>
          <w:rFonts w:cs="Arial"/>
          <w:b/>
          <w:sz w:val="20"/>
          <w:szCs w:val="20"/>
          <w:lang w:val="en-GB"/>
        </w:rPr>
        <w:tab/>
      </w:r>
      <w:r w:rsidRPr="00710DEC">
        <w:rPr>
          <w:rFonts w:cs="Arial"/>
          <w:b/>
          <w:sz w:val="20"/>
          <w:szCs w:val="20"/>
          <w:lang w:val="en-GB"/>
        </w:rPr>
        <w:tab/>
        <w:t xml:space="preserve">Th2+ </w:t>
      </w:r>
    </w:p>
    <w:p w14:paraId="04EF2D71" w14:textId="77777777" w:rsidR="008F7CE1" w:rsidRPr="00700F32" w:rsidRDefault="008F7CE1" w:rsidP="00E24D55">
      <w:pPr>
        <w:jc w:val="both"/>
        <w:rPr>
          <w:rFonts w:cs="Arial"/>
          <w:sz w:val="20"/>
          <w:szCs w:val="20"/>
          <w:lang w:val="en-GB"/>
        </w:rPr>
      </w:pPr>
      <w:r>
        <w:rPr>
          <w:rFonts w:cs="Arial"/>
          <w:sz w:val="20"/>
          <w:szCs w:val="20"/>
          <w:lang w:val="en-GB"/>
        </w:rPr>
        <w:t>5...Kd5</w:t>
      </w:r>
      <w:r w:rsidR="00700F32">
        <w:rPr>
          <w:rFonts w:cs="Arial"/>
          <w:sz w:val="20"/>
          <w:szCs w:val="20"/>
          <w:lang w:val="en-GB"/>
        </w:rPr>
        <w:t>?</w:t>
      </w:r>
      <w:r>
        <w:rPr>
          <w:rFonts w:cs="Arial"/>
          <w:sz w:val="20"/>
          <w:szCs w:val="20"/>
          <w:lang w:val="en-GB"/>
        </w:rPr>
        <w:t xml:space="preserve"> 6.c7 Th8 7.Pa7 Kd6 8.c8D</w:t>
      </w:r>
      <w:r w:rsidR="00700F32">
        <w:rPr>
          <w:rFonts w:cs="Arial"/>
          <w:sz w:val="20"/>
          <w:szCs w:val="20"/>
          <w:lang w:val="en-GB"/>
        </w:rPr>
        <w:t xml:space="preserve"> </w:t>
      </w:r>
      <w:r>
        <w:rPr>
          <w:rFonts w:cs="Arial"/>
          <w:sz w:val="20"/>
          <w:szCs w:val="20"/>
          <w:lang w:val="en-GB"/>
        </w:rPr>
        <w:t>Txc8 9.Pxc8, enzovoort.</w:t>
      </w:r>
    </w:p>
    <w:p w14:paraId="66AEF694" w14:textId="77777777" w:rsidR="00E24D55" w:rsidRPr="001D6918" w:rsidRDefault="00E24D55" w:rsidP="00E24D55">
      <w:pPr>
        <w:jc w:val="both"/>
        <w:rPr>
          <w:rFonts w:cs="Arial"/>
          <w:b/>
          <w:sz w:val="20"/>
          <w:szCs w:val="20"/>
          <w:lang w:val="en-GB"/>
        </w:rPr>
      </w:pPr>
      <w:r w:rsidRPr="001D6918">
        <w:rPr>
          <w:rFonts w:cs="Arial"/>
          <w:b/>
          <w:sz w:val="20"/>
          <w:szCs w:val="20"/>
          <w:lang w:val="en-GB"/>
        </w:rPr>
        <w:t xml:space="preserve">             6.Kc3</w:t>
      </w:r>
      <w:r w:rsidRPr="001D6918">
        <w:rPr>
          <w:rFonts w:cs="Arial"/>
          <w:b/>
          <w:sz w:val="20"/>
          <w:szCs w:val="20"/>
          <w:lang w:val="en-GB"/>
        </w:rPr>
        <w:tab/>
      </w:r>
      <w:r w:rsidRPr="001D6918">
        <w:rPr>
          <w:rFonts w:cs="Arial"/>
          <w:b/>
          <w:sz w:val="20"/>
          <w:szCs w:val="20"/>
          <w:lang w:val="en-GB"/>
        </w:rPr>
        <w:tab/>
        <w:t xml:space="preserve">Th6 </w:t>
      </w:r>
    </w:p>
    <w:p w14:paraId="61368440" w14:textId="77777777" w:rsidR="00E24D55" w:rsidRDefault="00E24D55" w:rsidP="00E24D55">
      <w:pPr>
        <w:jc w:val="both"/>
        <w:rPr>
          <w:rFonts w:cs="Arial"/>
          <w:b/>
          <w:sz w:val="20"/>
          <w:szCs w:val="20"/>
          <w:lang w:val="en-GB"/>
        </w:rPr>
      </w:pPr>
      <w:r w:rsidRPr="001D6918">
        <w:rPr>
          <w:rFonts w:cs="Arial"/>
          <w:b/>
          <w:sz w:val="20"/>
          <w:szCs w:val="20"/>
          <w:lang w:val="en-GB"/>
        </w:rPr>
        <w:t xml:space="preserve">             7.Pd4</w:t>
      </w:r>
      <w:r w:rsidR="00722088">
        <w:rPr>
          <w:rFonts w:cs="Arial"/>
          <w:b/>
          <w:sz w:val="20"/>
          <w:szCs w:val="20"/>
          <w:lang w:val="en-GB"/>
        </w:rPr>
        <w:t xml:space="preserve">                </w:t>
      </w:r>
      <w:r w:rsidRPr="002937DB">
        <w:rPr>
          <w:rFonts w:cs="Arial"/>
          <w:b/>
          <w:sz w:val="20"/>
          <w:szCs w:val="20"/>
          <w:lang w:val="en-GB"/>
        </w:rPr>
        <w:t xml:space="preserve">Kd5 </w:t>
      </w:r>
    </w:p>
    <w:p w14:paraId="037C6817" w14:textId="77777777" w:rsidR="006724B3" w:rsidRPr="00BB230F" w:rsidRDefault="00F80766" w:rsidP="00BB230F">
      <w:pPr>
        <w:ind w:firstLine="708"/>
        <w:jc w:val="both"/>
        <w:rPr>
          <w:rFonts w:cs="Arial"/>
          <w:b/>
          <w:sz w:val="20"/>
          <w:szCs w:val="20"/>
          <w:lang w:val="en-GB"/>
        </w:rPr>
      </w:pPr>
      <w:r w:rsidRPr="002937DB">
        <w:rPr>
          <w:rFonts w:cs="Arial"/>
          <w:b/>
          <w:sz w:val="20"/>
          <w:szCs w:val="20"/>
          <w:lang w:val="en-GB"/>
        </w:rPr>
        <w:t>8.c7</w:t>
      </w:r>
      <w:r w:rsidR="009C046F">
        <w:rPr>
          <w:rFonts w:cs="Arial"/>
          <w:b/>
          <w:sz w:val="20"/>
          <w:szCs w:val="20"/>
          <w:lang w:val="en-GB"/>
        </w:rPr>
        <w:tab/>
      </w:r>
      <w:r w:rsidR="009C046F">
        <w:rPr>
          <w:rFonts w:cs="Arial"/>
          <w:b/>
          <w:sz w:val="20"/>
          <w:szCs w:val="20"/>
          <w:lang w:val="en-GB"/>
        </w:rPr>
        <w:tab/>
        <w:t>Th3+</w:t>
      </w:r>
    </w:p>
    <w:p w14:paraId="56B1EFDA" w14:textId="77777777" w:rsidR="00E24D55" w:rsidRPr="002937DB" w:rsidRDefault="006724B3" w:rsidP="006724B3">
      <w:pPr>
        <w:jc w:val="both"/>
        <w:rPr>
          <w:rFonts w:cs="Arial"/>
          <w:b/>
          <w:sz w:val="20"/>
          <w:szCs w:val="20"/>
          <w:lang w:val="en-GB"/>
        </w:rPr>
      </w:pPr>
      <w:r w:rsidRPr="002937DB">
        <w:rPr>
          <w:rFonts w:cs="Arial"/>
          <w:b/>
          <w:sz w:val="20"/>
          <w:szCs w:val="20"/>
          <w:lang w:val="en-GB"/>
        </w:rPr>
        <w:t xml:space="preserve">             </w:t>
      </w:r>
      <w:r w:rsidR="00E24D55" w:rsidRPr="002937DB">
        <w:rPr>
          <w:rFonts w:cs="Arial"/>
          <w:b/>
          <w:sz w:val="20"/>
          <w:szCs w:val="20"/>
          <w:lang w:val="en-GB"/>
        </w:rPr>
        <w:t xml:space="preserve">9.Kb4 </w:t>
      </w:r>
      <w:r w:rsidR="00E24D55" w:rsidRPr="002937DB">
        <w:rPr>
          <w:rFonts w:cs="Arial"/>
          <w:b/>
          <w:sz w:val="20"/>
          <w:szCs w:val="20"/>
          <w:lang w:val="en-GB"/>
        </w:rPr>
        <w:tab/>
      </w:r>
      <w:r w:rsidR="00E24D55" w:rsidRPr="002937DB">
        <w:rPr>
          <w:rFonts w:cs="Arial"/>
          <w:b/>
          <w:sz w:val="20"/>
          <w:szCs w:val="20"/>
          <w:lang w:val="en-GB"/>
        </w:rPr>
        <w:tab/>
        <w:t xml:space="preserve">Th8 </w:t>
      </w:r>
    </w:p>
    <w:p w14:paraId="034B7290" w14:textId="77777777" w:rsidR="00D55305" w:rsidRDefault="00E24D55" w:rsidP="00E24D55">
      <w:pPr>
        <w:jc w:val="both"/>
        <w:rPr>
          <w:rFonts w:cs="Arial"/>
          <w:b/>
          <w:sz w:val="20"/>
          <w:szCs w:val="20"/>
        </w:rPr>
      </w:pPr>
      <w:r w:rsidRPr="001513C2">
        <w:rPr>
          <w:rFonts w:cs="Arial"/>
          <w:b/>
          <w:sz w:val="20"/>
          <w:szCs w:val="20"/>
        </w:rPr>
        <w:t xml:space="preserve">           10.Pb5</w:t>
      </w:r>
      <w:r w:rsidR="00D55305">
        <w:rPr>
          <w:rFonts w:cs="Arial"/>
          <w:b/>
          <w:sz w:val="20"/>
          <w:szCs w:val="20"/>
        </w:rPr>
        <w:tab/>
      </w:r>
      <w:r w:rsidR="00D55305">
        <w:rPr>
          <w:rFonts w:cs="Arial"/>
          <w:b/>
          <w:sz w:val="20"/>
          <w:szCs w:val="20"/>
        </w:rPr>
        <w:tab/>
        <w:t>Kc6</w:t>
      </w:r>
    </w:p>
    <w:p w14:paraId="0076B52A" w14:textId="77777777" w:rsidR="00D55305" w:rsidRDefault="00D55305" w:rsidP="00E24D55">
      <w:pPr>
        <w:jc w:val="both"/>
        <w:rPr>
          <w:rFonts w:cs="Arial"/>
          <w:b/>
          <w:sz w:val="20"/>
          <w:szCs w:val="20"/>
        </w:rPr>
      </w:pPr>
      <w:r>
        <w:rPr>
          <w:rFonts w:cs="Arial"/>
          <w:b/>
          <w:sz w:val="20"/>
          <w:szCs w:val="20"/>
        </w:rPr>
        <w:t xml:space="preserve">           11.c8D+</w:t>
      </w:r>
      <w:r>
        <w:rPr>
          <w:rFonts w:cs="Arial"/>
          <w:b/>
          <w:sz w:val="20"/>
          <w:szCs w:val="20"/>
        </w:rPr>
        <w:tab/>
      </w:r>
      <w:r>
        <w:rPr>
          <w:rFonts w:cs="Arial"/>
          <w:b/>
          <w:sz w:val="20"/>
          <w:szCs w:val="20"/>
        </w:rPr>
        <w:tab/>
        <w:t>Txc8</w:t>
      </w:r>
    </w:p>
    <w:p w14:paraId="6510BE3C" w14:textId="77777777" w:rsidR="00765A70" w:rsidRPr="00BB230F" w:rsidRDefault="00D55305" w:rsidP="00E24D55">
      <w:pPr>
        <w:jc w:val="both"/>
        <w:rPr>
          <w:rFonts w:cs="Arial"/>
          <w:b/>
          <w:sz w:val="20"/>
          <w:szCs w:val="20"/>
          <w:lang w:val="nl-BE"/>
        </w:rPr>
      </w:pPr>
      <w:r>
        <w:rPr>
          <w:rFonts w:cs="Arial"/>
          <w:b/>
          <w:sz w:val="20"/>
          <w:szCs w:val="20"/>
        </w:rPr>
        <w:t xml:space="preserve">           </w:t>
      </w:r>
      <w:r w:rsidRPr="00BB230F">
        <w:rPr>
          <w:rFonts w:cs="Arial"/>
          <w:b/>
          <w:sz w:val="20"/>
          <w:szCs w:val="20"/>
          <w:lang w:val="nl-BE"/>
        </w:rPr>
        <w:t>12.Pa7+</w:t>
      </w:r>
      <w:r w:rsidR="00E24D55" w:rsidRPr="00BB230F">
        <w:rPr>
          <w:rFonts w:cs="Arial"/>
          <w:b/>
          <w:sz w:val="20"/>
          <w:szCs w:val="20"/>
          <w:lang w:val="nl-BE"/>
        </w:rPr>
        <w:tab/>
      </w:r>
      <w:r w:rsidR="00213E1A" w:rsidRPr="00BB230F">
        <w:rPr>
          <w:rFonts w:cs="Arial"/>
          <w:b/>
          <w:sz w:val="20"/>
          <w:szCs w:val="20"/>
          <w:lang w:val="nl-BE"/>
        </w:rPr>
        <w:tab/>
        <w:t>Ke7</w:t>
      </w:r>
    </w:p>
    <w:p w14:paraId="4E5EFA8D" w14:textId="77777777" w:rsidR="00213E1A" w:rsidRPr="00BB230F" w:rsidRDefault="00213E1A" w:rsidP="00E24D55">
      <w:pPr>
        <w:jc w:val="both"/>
        <w:rPr>
          <w:rFonts w:cs="Arial"/>
          <w:b/>
          <w:sz w:val="20"/>
          <w:szCs w:val="20"/>
          <w:lang w:val="nl-BE"/>
        </w:rPr>
      </w:pPr>
      <w:r w:rsidRPr="00BB230F">
        <w:rPr>
          <w:rFonts w:cs="Arial"/>
          <w:b/>
          <w:sz w:val="20"/>
          <w:szCs w:val="20"/>
          <w:lang w:val="nl-BE"/>
        </w:rPr>
        <w:t xml:space="preserve">           13.Sxc8</w:t>
      </w:r>
    </w:p>
    <w:p w14:paraId="2CBEDC80" w14:textId="77777777" w:rsidR="00770D37" w:rsidRDefault="009149DC" w:rsidP="00770D37">
      <w:pPr>
        <w:jc w:val="both"/>
        <w:rPr>
          <w:rFonts w:cs="Arial"/>
          <w:sz w:val="20"/>
          <w:szCs w:val="20"/>
          <w:lang w:val="nl-BE"/>
        </w:rPr>
      </w:pPr>
      <w:r>
        <w:rPr>
          <w:rFonts w:cs="Arial"/>
          <w:sz w:val="20"/>
          <w:szCs w:val="20"/>
          <w:lang w:val="nl-BE"/>
        </w:rPr>
        <w:t>Een krachtm</w:t>
      </w:r>
      <w:r w:rsidR="006724B3">
        <w:rPr>
          <w:rFonts w:cs="Arial"/>
          <w:sz w:val="20"/>
          <w:szCs w:val="20"/>
          <w:lang w:val="nl-BE"/>
        </w:rPr>
        <w:t xml:space="preserve">eting tussen </w:t>
      </w:r>
      <w:r w:rsidR="00295875">
        <w:rPr>
          <w:rFonts w:cs="Arial"/>
          <w:sz w:val="20"/>
          <w:szCs w:val="20"/>
          <w:lang w:val="nl-BE"/>
        </w:rPr>
        <w:t>paard en t</w:t>
      </w:r>
      <w:r w:rsidR="005C5026">
        <w:rPr>
          <w:rFonts w:cs="Arial"/>
          <w:sz w:val="20"/>
          <w:szCs w:val="20"/>
          <w:lang w:val="nl-BE"/>
        </w:rPr>
        <w:t>oren</w:t>
      </w:r>
      <w:r w:rsidR="007A4F3A">
        <w:rPr>
          <w:rFonts w:cs="Arial"/>
          <w:sz w:val="20"/>
          <w:szCs w:val="20"/>
          <w:lang w:val="nl-BE"/>
        </w:rPr>
        <w:t>.</w:t>
      </w:r>
      <w:r w:rsidR="00DB180B">
        <w:rPr>
          <w:rFonts w:cs="Arial"/>
          <w:sz w:val="20"/>
          <w:szCs w:val="20"/>
          <w:lang w:val="nl-BE"/>
        </w:rPr>
        <w:t xml:space="preserve"> En wit wint.</w:t>
      </w:r>
    </w:p>
    <w:p w14:paraId="311DD5D8" w14:textId="77777777" w:rsidR="00334048" w:rsidRDefault="00334048" w:rsidP="00DB180B">
      <w:pPr>
        <w:rPr>
          <w:rFonts w:cs="Arial"/>
          <w:b/>
          <w:sz w:val="20"/>
          <w:szCs w:val="20"/>
          <w:lang w:val="nl-BE"/>
        </w:rPr>
      </w:pPr>
    </w:p>
    <w:p w14:paraId="60A193E9" w14:textId="77777777" w:rsidR="00E24D55" w:rsidRPr="00770D37" w:rsidRDefault="00D8371D" w:rsidP="009E3A6A">
      <w:pPr>
        <w:jc w:val="center"/>
        <w:rPr>
          <w:rFonts w:cs="Arial"/>
          <w:sz w:val="20"/>
          <w:szCs w:val="20"/>
          <w:lang w:val="nl-BE"/>
        </w:rPr>
      </w:pPr>
      <w:r>
        <w:rPr>
          <w:rFonts w:cs="Arial"/>
          <w:b/>
          <w:sz w:val="20"/>
          <w:szCs w:val="20"/>
          <w:lang w:val="nl-BE"/>
        </w:rPr>
        <w:lastRenderedPageBreak/>
        <w:t xml:space="preserve">- </w:t>
      </w:r>
      <w:r w:rsidR="00AE1C44">
        <w:rPr>
          <w:rFonts w:cs="Arial"/>
          <w:b/>
          <w:sz w:val="20"/>
          <w:szCs w:val="20"/>
          <w:lang w:val="nl-BE"/>
        </w:rPr>
        <w:t>104</w:t>
      </w:r>
      <w:r w:rsidR="00392009">
        <w:rPr>
          <w:rFonts w:cs="Arial"/>
          <w:b/>
          <w:sz w:val="20"/>
          <w:szCs w:val="20"/>
          <w:lang w:val="nl-BE"/>
        </w:rPr>
        <w:t xml:space="preserve"> -</w:t>
      </w:r>
    </w:p>
    <w:p w14:paraId="31B446AF" w14:textId="77777777" w:rsidR="00E24D55" w:rsidRPr="00AD04D8" w:rsidRDefault="00E24D55" w:rsidP="00E24D55">
      <w:pPr>
        <w:spacing w:line="190" w:lineRule="exact"/>
        <w:jc w:val="center"/>
        <w:rPr>
          <w:rFonts w:cs="Arial"/>
          <w:b/>
          <w:sz w:val="20"/>
          <w:szCs w:val="20"/>
          <w:lang w:val="nl-BE"/>
        </w:rPr>
      </w:pPr>
    </w:p>
    <w:p w14:paraId="6C0876C5" w14:textId="77777777" w:rsidR="00E24D55" w:rsidRPr="004D2C76" w:rsidRDefault="00E24D55" w:rsidP="00E24D55">
      <w:pPr>
        <w:spacing w:line="190" w:lineRule="exact"/>
        <w:jc w:val="center"/>
        <w:outlineLvl w:val="0"/>
        <w:rPr>
          <w:rFonts w:cs="Arial"/>
          <w:sz w:val="20"/>
          <w:szCs w:val="20"/>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1BC1638C" w14:textId="77777777" w:rsidR="00E24D55" w:rsidRPr="00AD04D8" w:rsidRDefault="00990285" w:rsidP="00E24D55">
      <w:pPr>
        <w:jc w:val="center"/>
        <w:rPr>
          <w:rFonts w:cs="Arial"/>
          <w:b/>
          <w:sz w:val="20"/>
          <w:szCs w:val="20"/>
          <w:lang w:val="nl-BE"/>
        </w:rPr>
      </w:pPr>
      <w:r>
        <w:rPr>
          <w:noProof/>
          <w:lang w:val="nl-BE"/>
        </w:rPr>
        <w:object w:dxaOrig="1440" w:dyaOrig="1440" w14:anchorId="5AE986C3">
          <v:shape id="_x0000_s1101" type="#_x0000_t75" style="position:absolute;left:0;text-align:left;margin-left:0;margin-top:10.5pt;width:151.95pt;height:152.6pt;z-index:251636736;mso-position-horizontal:center">
            <v:imagedata r:id="rId215" o:title=""/>
            <w10:wrap type="square"/>
          </v:shape>
          <o:OLEObject Type="Embed" ProgID="CorelDRAW.Graphic.12" ShapeID="_x0000_s1101" DrawAspect="Content" ObjectID="_1587467699" r:id="rId216"/>
        </w:object>
      </w:r>
    </w:p>
    <w:p w14:paraId="6514AEA0" w14:textId="77777777" w:rsidR="00E24D55" w:rsidRPr="00AD04D8" w:rsidRDefault="00E24D55" w:rsidP="00E24D55">
      <w:pPr>
        <w:jc w:val="center"/>
        <w:rPr>
          <w:rFonts w:cs="Arial"/>
          <w:i/>
          <w:sz w:val="20"/>
          <w:szCs w:val="20"/>
          <w:lang w:val="nl-BE"/>
        </w:rPr>
      </w:pPr>
      <w:r w:rsidRPr="00AD04D8">
        <w:rPr>
          <w:rFonts w:cs="Arial"/>
          <w:b/>
          <w:lang w:val="nl-BE"/>
        </w:rPr>
        <w:t>+</w:t>
      </w:r>
      <w:r w:rsidRPr="00AD04D8">
        <w:rPr>
          <w:rFonts w:cs="Arial"/>
          <w:b/>
          <w:sz w:val="20"/>
          <w:szCs w:val="20"/>
          <w:lang w:val="nl-BE"/>
        </w:rPr>
        <w:t xml:space="preserve">                             </w:t>
      </w:r>
      <w:r w:rsidRPr="00AD04D8">
        <w:rPr>
          <w:rFonts w:cs="Arial"/>
          <w:sz w:val="20"/>
          <w:szCs w:val="20"/>
          <w:lang w:val="nl-BE"/>
        </w:rPr>
        <w:t xml:space="preserve"> 4010.01 c6b4</w:t>
      </w:r>
    </w:p>
    <w:p w14:paraId="657C15E0" w14:textId="77777777" w:rsidR="00E24D55" w:rsidRPr="00AD04D8" w:rsidRDefault="00E24D55" w:rsidP="00E24D55">
      <w:pPr>
        <w:jc w:val="both"/>
        <w:rPr>
          <w:rFonts w:cs="Arial"/>
          <w:i/>
          <w:sz w:val="20"/>
          <w:szCs w:val="20"/>
          <w:lang w:val="nl-BE"/>
        </w:rPr>
      </w:pPr>
    </w:p>
    <w:p w14:paraId="646025D6"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1.Db1+ </w:t>
      </w:r>
      <w:r w:rsidRPr="00AD04D8">
        <w:rPr>
          <w:rFonts w:cs="Arial"/>
          <w:b/>
          <w:sz w:val="20"/>
          <w:szCs w:val="20"/>
          <w:lang w:val="nl-BE"/>
        </w:rPr>
        <w:tab/>
        <w:t xml:space="preserve">Kc3 </w:t>
      </w:r>
    </w:p>
    <w:p w14:paraId="57987F6C" w14:textId="77777777" w:rsidR="00E24D55" w:rsidRPr="00AD04D8" w:rsidRDefault="00E24D55" w:rsidP="00E24D55">
      <w:pPr>
        <w:jc w:val="both"/>
        <w:rPr>
          <w:rFonts w:cs="Arial"/>
          <w:b/>
          <w:sz w:val="20"/>
          <w:szCs w:val="20"/>
          <w:lang w:val="nl-BE"/>
        </w:rPr>
      </w:pPr>
      <w:r>
        <w:rPr>
          <w:rFonts w:cs="Arial"/>
          <w:b/>
          <w:sz w:val="20"/>
          <w:szCs w:val="20"/>
          <w:lang w:val="nl-BE"/>
        </w:rPr>
        <w:t xml:space="preserve">             2.Dc1+ </w:t>
      </w:r>
      <w:r>
        <w:rPr>
          <w:rFonts w:cs="Arial"/>
          <w:b/>
          <w:sz w:val="20"/>
          <w:szCs w:val="20"/>
          <w:lang w:val="nl-BE"/>
        </w:rPr>
        <w:tab/>
      </w:r>
      <w:r w:rsidRPr="00AD04D8">
        <w:rPr>
          <w:rFonts w:cs="Arial"/>
          <w:b/>
          <w:sz w:val="20"/>
          <w:szCs w:val="20"/>
          <w:lang w:val="nl-BE"/>
        </w:rPr>
        <w:t xml:space="preserve">Kd4 </w:t>
      </w:r>
    </w:p>
    <w:p w14:paraId="105D35A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3.Dd2+ </w:t>
      </w:r>
      <w:r w:rsidRPr="00AD04D8">
        <w:rPr>
          <w:rFonts w:cs="Arial"/>
          <w:b/>
          <w:sz w:val="20"/>
          <w:szCs w:val="20"/>
          <w:lang w:val="nl-BE"/>
        </w:rPr>
        <w:tab/>
        <w:t xml:space="preserve">Ke5 </w:t>
      </w:r>
    </w:p>
    <w:p w14:paraId="62E09605" w14:textId="77777777" w:rsidR="00E24D55" w:rsidRPr="00AD04D8" w:rsidRDefault="00E24D55" w:rsidP="00E24D55">
      <w:pPr>
        <w:jc w:val="both"/>
        <w:rPr>
          <w:rFonts w:cs="Arial"/>
          <w:b/>
          <w:sz w:val="20"/>
          <w:szCs w:val="20"/>
          <w:lang w:val="nl-BE"/>
        </w:rPr>
      </w:pPr>
      <w:r>
        <w:rPr>
          <w:rFonts w:cs="Arial"/>
          <w:b/>
          <w:sz w:val="20"/>
          <w:szCs w:val="20"/>
          <w:lang w:val="nl-BE"/>
        </w:rPr>
        <w:t xml:space="preserve">             4.De1+ </w:t>
      </w:r>
      <w:r>
        <w:rPr>
          <w:rFonts w:cs="Arial"/>
          <w:b/>
          <w:sz w:val="20"/>
          <w:szCs w:val="20"/>
          <w:lang w:val="nl-BE"/>
        </w:rPr>
        <w:tab/>
      </w:r>
      <w:r w:rsidRPr="00AD04D8">
        <w:rPr>
          <w:rFonts w:cs="Arial"/>
          <w:b/>
          <w:sz w:val="20"/>
          <w:szCs w:val="20"/>
          <w:lang w:val="nl-BE"/>
        </w:rPr>
        <w:t xml:space="preserve">Kf6 </w:t>
      </w:r>
    </w:p>
    <w:p w14:paraId="5CE820CC"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5.Dh4+ </w:t>
      </w:r>
      <w:r w:rsidRPr="00AD04D8">
        <w:rPr>
          <w:rFonts w:cs="Arial"/>
          <w:b/>
          <w:sz w:val="20"/>
          <w:szCs w:val="20"/>
          <w:lang w:val="nl-BE"/>
        </w:rPr>
        <w:tab/>
        <w:t xml:space="preserve">Kf7 </w:t>
      </w:r>
    </w:p>
    <w:p w14:paraId="503F09ED" w14:textId="77777777" w:rsidR="00E24D55" w:rsidRPr="00AD04D8" w:rsidRDefault="00A81A90" w:rsidP="00E24D55">
      <w:pPr>
        <w:jc w:val="both"/>
        <w:rPr>
          <w:rFonts w:cs="Arial"/>
          <w:sz w:val="20"/>
          <w:szCs w:val="20"/>
          <w:lang w:val="nl-BE"/>
        </w:rPr>
      </w:pPr>
      <w:r>
        <w:rPr>
          <w:rFonts w:cs="Arial"/>
          <w:sz w:val="20"/>
          <w:szCs w:val="20"/>
          <w:lang w:val="nl-BE"/>
        </w:rPr>
        <w:t xml:space="preserve">Niet </w:t>
      </w:r>
      <w:r w:rsidR="00E24D55" w:rsidRPr="00AD04D8">
        <w:rPr>
          <w:rFonts w:cs="Arial"/>
          <w:sz w:val="20"/>
          <w:szCs w:val="20"/>
          <w:lang w:val="nl-BE"/>
        </w:rPr>
        <w:t>5…Ke6</w:t>
      </w:r>
      <w:r w:rsidR="00A6626D">
        <w:rPr>
          <w:rFonts w:cs="Arial"/>
          <w:sz w:val="20"/>
          <w:szCs w:val="20"/>
          <w:lang w:val="nl-BE"/>
        </w:rPr>
        <w:t xml:space="preserve">? </w:t>
      </w:r>
      <w:r w:rsidR="00E24D55" w:rsidRPr="00AD04D8">
        <w:rPr>
          <w:rFonts w:cs="Arial"/>
          <w:sz w:val="20"/>
          <w:szCs w:val="20"/>
          <w:lang w:val="nl-BE"/>
        </w:rPr>
        <w:t>6.Ld5+ Ke5 7.Dxe7</w:t>
      </w:r>
      <w:r>
        <w:rPr>
          <w:rFonts w:cs="Arial"/>
          <w:sz w:val="20"/>
          <w:szCs w:val="20"/>
          <w:lang w:val="nl-BE"/>
        </w:rPr>
        <w:t>.</w:t>
      </w:r>
    </w:p>
    <w:p w14:paraId="1D6C9E72" w14:textId="77777777" w:rsidR="00E24D55" w:rsidRPr="00AD04D8" w:rsidRDefault="00E24D55" w:rsidP="00E24D55">
      <w:pPr>
        <w:jc w:val="both"/>
        <w:rPr>
          <w:rFonts w:cs="Arial"/>
          <w:b/>
          <w:sz w:val="20"/>
          <w:szCs w:val="20"/>
          <w:lang w:val="nl-BE"/>
        </w:rPr>
      </w:pPr>
      <w:r>
        <w:rPr>
          <w:rFonts w:cs="Arial"/>
          <w:b/>
          <w:sz w:val="20"/>
          <w:szCs w:val="20"/>
          <w:lang w:val="nl-BE"/>
        </w:rPr>
        <w:t xml:space="preserve">             6.Ld5+ </w:t>
      </w:r>
      <w:r>
        <w:rPr>
          <w:rFonts w:cs="Arial"/>
          <w:b/>
          <w:sz w:val="20"/>
          <w:szCs w:val="20"/>
          <w:lang w:val="nl-BE"/>
        </w:rPr>
        <w:tab/>
      </w:r>
      <w:r w:rsidRPr="00AD04D8">
        <w:rPr>
          <w:rFonts w:cs="Arial"/>
          <w:b/>
          <w:sz w:val="20"/>
          <w:szCs w:val="20"/>
          <w:lang w:val="nl-BE"/>
        </w:rPr>
        <w:t xml:space="preserve">Ke8 </w:t>
      </w:r>
    </w:p>
    <w:p w14:paraId="6B072A9E"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7.Dh8+ </w:t>
      </w:r>
      <w:r w:rsidRPr="00AD04D8">
        <w:rPr>
          <w:rFonts w:cs="Arial"/>
          <w:b/>
          <w:sz w:val="20"/>
          <w:szCs w:val="20"/>
          <w:lang w:val="nl-BE"/>
        </w:rPr>
        <w:tab/>
        <w:t xml:space="preserve">Df8 </w:t>
      </w:r>
    </w:p>
    <w:p w14:paraId="0CFAD9E0" w14:textId="77777777" w:rsidR="00E24D55" w:rsidRPr="00AD04D8" w:rsidRDefault="00E24D55" w:rsidP="00E24D55">
      <w:pPr>
        <w:jc w:val="both"/>
        <w:rPr>
          <w:rFonts w:cs="Arial"/>
          <w:b/>
          <w:sz w:val="20"/>
          <w:szCs w:val="20"/>
          <w:lang w:val="nl-BE"/>
        </w:rPr>
      </w:pPr>
      <w:r>
        <w:rPr>
          <w:rFonts w:cs="Arial"/>
          <w:b/>
          <w:sz w:val="20"/>
          <w:szCs w:val="20"/>
          <w:lang w:val="nl-BE"/>
        </w:rPr>
        <w:t xml:space="preserve">             8.De5+ </w:t>
      </w:r>
      <w:r>
        <w:rPr>
          <w:rFonts w:cs="Arial"/>
          <w:b/>
          <w:sz w:val="20"/>
          <w:szCs w:val="20"/>
          <w:lang w:val="nl-BE"/>
        </w:rPr>
        <w:tab/>
      </w:r>
      <w:r w:rsidRPr="00AD04D8">
        <w:rPr>
          <w:rFonts w:cs="Arial"/>
          <w:b/>
          <w:sz w:val="20"/>
          <w:szCs w:val="20"/>
          <w:lang w:val="nl-BE"/>
        </w:rPr>
        <w:t xml:space="preserve">De7 </w:t>
      </w:r>
    </w:p>
    <w:p w14:paraId="0E851E33" w14:textId="77777777" w:rsidR="00031A1C" w:rsidRPr="00653D12" w:rsidRDefault="00E24D55" w:rsidP="00031A1C">
      <w:pPr>
        <w:jc w:val="both"/>
        <w:rPr>
          <w:rFonts w:cs="Arial"/>
          <w:b/>
          <w:sz w:val="20"/>
          <w:szCs w:val="20"/>
          <w:lang w:val="en-GB"/>
        </w:rPr>
      </w:pPr>
      <w:r>
        <w:rPr>
          <w:rFonts w:cs="Arial"/>
          <w:b/>
          <w:sz w:val="20"/>
          <w:szCs w:val="20"/>
          <w:lang w:val="nl-BE"/>
        </w:rPr>
        <w:t xml:space="preserve">             </w:t>
      </w:r>
      <w:r w:rsidRPr="00653D12">
        <w:rPr>
          <w:rFonts w:cs="Arial"/>
          <w:b/>
          <w:sz w:val="20"/>
          <w:szCs w:val="20"/>
          <w:lang w:val="en-GB"/>
        </w:rPr>
        <w:t xml:space="preserve">9.Le6 </w:t>
      </w:r>
    </w:p>
    <w:p w14:paraId="23E44A5E" w14:textId="77777777" w:rsidR="00031A1C" w:rsidRPr="00653D12" w:rsidRDefault="00031A1C" w:rsidP="00031A1C">
      <w:pPr>
        <w:jc w:val="both"/>
        <w:rPr>
          <w:rFonts w:cs="Arial"/>
          <w:b/>
          <w:sz w:val="20"/>
          <w:szCs w:val="20"/>
          <w:lang w:val="en-GB"/>
        </w:rPr>
      </w:pPr>
    </w:p>
    <w:p w14:paraId="0805C8B3" w14:textId="77777777" w:rsidR="00E24D55" w:rsidRPr="00653D12" w:rsidRDefault="00E24D55" w:rsidP="00031A1C">
      <w:pPr>
        <w:jc w:val="both"/>
        <w:rPr>
          <w:rFonts w:cs="Arial"/>
          <w:b/>
          <w:i/>
          <w:sz w:val="20"/>
          <w:szCs w:val="20"/>
          <w:lang w:val="en-GB"/>
        </w:rPr>
      </w:pPr>
      <w:r w:rsidRPr="00653D12">
        <w:rPr>
          <w:rFonts w:cs="Arial"/>
          <w:b/>
          <w:i/>
          <w:sz w:val="20"/>
          <w:szCs w:val="20"/>
          <w:lang w:val="en-GB"/>
        </w:rPr>
        <w:t xml:space="preserve">Variant A </w:t>
      </w:r>
    </w:p>
    <w:p w14:paraId="60F1389E" w14:textId="77777777" w:rsidR="00E24D55" w:rsidRPr="00E24D55" w:rsidRDefault="00E24D55" w:rsidP="00E24D55">
      <w:pPr>
        <w:jc w:val="both"/>
        <w:rPr>
          <w:rFonts w:cs="Arial"/>
          <w:b/>
          <w:sz w:val="20"/>
          <w:szCs w:val="20"/>
          <w:lang w:val="en-GB"/>
        </w:rPr>
      </w:pPr>
      <w:r w:rsidRPr="00653D12">
        <w:rPr>
          <w:rFonts w:cs="Arial"/>
          <w:b/>
          <w:sz w:val="20"/>
          <w:szCs w:val="20"/>
          <w:lang w:val="en-GB"/>
        </w:rPr>
        <w:t xml:space="preserve">             </w:t>
      </w:r>
      <w:r w:rsidRPr="00E24D55">
        <w:rPr>
          <w:rFonts w:cs="Arial"/>
          <w:b/>
          <w:sz w:val="20"/>
          <w:szCs w:val="20"/>
          <w:lang w:val="en-GB"/>
        </w:rPr>
        <w:t>9…</w:t>
      </w:r>
      <w:r w:rsidRPr="00E24D55">
        <w:rPr>
          <w:rFonts w:cs="Arial"/>
          <w:b/>
          <w:sz w:val="20"/>
          <w:szCs w:val="20"/>
          <w:lang w:val="en-GB"/>
        </w:rPr>
        <w:tab/>
      </w:r>
      <w:r w:rsidRPr="00E24D55">
        <w:rPr>
          <w:rFonts w:cs="Arial"/>
          <w:b/>
          <w:sz w:val="20"/>
          <w:szCs w:val="20"/>
          <w:lang w:val="en-GB"/>
        </w:rPr>
        <w:tab/>
        <w:t xml:space="preserve">a3 </w:t>
      </w:r>
    </w:p>
    <w:p w14:paraId="2115EB14" w14:textId="77777777" w:rsidR="00E24D55" w:rsidRPr="00E24D55" w:rsidRDefault="00E24D55" w:rsidP="00E24D55">
      <w:pPr>
        <w:jc w:val="both"/>
        <w:rPr>
          <w:rFonts w:cs="Arial"/>
          <w:b/>
          <w:sz w:val="20"/>
          <w:szCs w:val="20"/>
          <w:lang w:val="en-GB"/>
        </w:rPr>
      </w:pPr>
      <w:r w:rsidRPr="00E24D55">
        <w:rPr>
          <w:rFonts w:cs="Arial"/>
          <w:b/>
          <w:sz w:val="20"/>
          <w:szCs w:val="20"/>
          <w:lang w:val="en-GB"/>
        </w:rPr>
        <w:t xml:space="preserve">           10.Db8+</w:t>
      </w:r>
      <w:r w:rsidRPr="00E24D55">
        <w:rPr>
          <w:rFonts w:cs="Arial"/>
          <w:b/>
          <w:sz w:val="20"/>
          <w:szCs w:val="20"/>
          <w:lang w:val="en-GB"/>
        </w:rPr>
        <w:tab/>
      </w:r>
      <w:r w:rsidRPr="00E24D55">
        <w:rPr>
          <w:rFonts w:cs="Arial"/>
          <w:b/>
          <w:sz w:val="20"/>
          <w:szCs w:val="20"/>
          <w:lang w:val="en-GB"/>
        </w:rPr>
        <w:tab/>
        <w:t xml:space="preserve">Dd8 </w:t>
      </w:r>
    </w:p>
    <w:p w14:paraId="60E82466" w14:textId="77777777" w:rsidR="00E24D55" w:rsidRPr="00653D12" w:rsidRDefault="00E24D55" w:rsidP="00E24D55">
      <w:pPr>
        <w:jc w:val="both"/>
        <w:rPr>
          <w:rFonts w:cs="Arial"/>
          <w:b/>
          <w:sz w:val="20"/>
          <w:szCs w:val="20"/>
          <w:lang w:val="nl-BE"/>
        </w:rPr>
      </w:pPr>
      <w:r w:rsidRPr="00E24D55">
        <w:rPr>
          <w:rFonts w:cs="Arial"/>
          <w:b/>
          <w:sz w:val="20"/>
          <w:szCs w:val="20"/>
          <w:lang w:val="en-GB"/>
        </w:rPr>
        <w:t xml:space="preserve">           </w:t>
      </w:r>
      <w:r w:rsidRPr="00653D12">
        <w:rPr>
          <w:rFonts w:cs="Arial"/>
          <w:b/>
          <w:sz w:val="20"/>
          <w:szCs w:val="20"/>
          <w:lang w:val="nl-BE"/>
        </w:rPr>
        <w:t xml:space="preserve">11.Ld7+ </w:t>
      </w:r>
      <w:r w:rsidRPr="00653D12">
        <w:rPr>
          <w:rFonts w:cs="Arial"/>
          <w:b/>
          <w:sz w:val="20"/>
          <w:szCs w:val="20"/>
          <w:lang w:val="nl-BE"/>
        </w:rPr>
        <w:tab/>
        <w:t xml:space="preserve">Ke7 </w:t>
      </w:r>
    </w:p>
    <w:p w14:paraId="44C9377E" w14:textId="77777777" w:rsidR="00E24D55" w:rsidRPr="00653D12" w:rsidRDefault="00E24D55" w:rsidP="00E24D55">
      <w:pPr>
        <w:jc w:val="both"/>
        <w:rPr>
          <w:rFonts w:cs="Arial"/>
          <w:b/>
          <w:sz w:val="20"/>
          <w:szCs w:val="20"/>
          <w:lang w:val="nl-BE"/>
        </w:rPr>
      </w:pPr>
      <w:r w:rsidRPr="00653D12">
        <w:rPr>
          <w:rFonts w:cs="Arial"/>
          <w:b/>
          <w:sz w:val="20"/>
          <w:szCs w:val="20"/>
          <w:lang w:val="nl-BE"/>
        </w:rPr>
        <w:t xml:space="preserve">           12.Dd6+ </w:t>
      </w:r>
      <w:r w:rsidRPr="00653D12">
        <w:rPr>
          <w:rFonts w:cs="Arial"/>
          <w:b/>
          <w:sz w:val="20"/>
          <w:szCs w:val="20"/>
          <w:lang w:val="nl-BE"/>
        </w:rPr>
        <w:tab/>
        <w:t xml:space="preserve">Kf7 </w:t>
      </w:r>
    </w:p>
    <w:p w14:paraId="7662BFD3" w14:textId="77777777" w:rsidR="00E24D55" w:rsidRPr="00AD04D8" w:rsidRDefault="00E24D55" w:rsidP="00E24D55">
      <w:pPr>
        <w:jc w:val="both"/>
        <w:rPr>
          <w:rFonts w:cs="Arial"/>
          <w:b/>
          <w:sz w:val="20"/>
          <w:szCs w:val="20"/>
          <w:lang w:val="nl-BE"/>
        </w:rPr>
      </w:pPr>
      <w:r w:rsidRPr="00653D12">
        <w:rPr>
          <w:rFonts w:cs="Arial"/>
          <w:b/>
          <w:sz w:val="20"/>
          <w:szCs w:val="20"/>
          <w:lang w:val="nl-BE"/>
        </w:rPr>
        <w:t xml:space="preserve">           </w:t>
      </w:r>
      <w:r w:rsidRPr="00AD04D8">
        <w:rPr>
          <w:rFonts w:cs="Arial"/>
          <w:b/>
          <w:sz w:val="20"/>
          <w:szCs w:val="20"/>
          <w:lang w:val="nl-BE"/>
        </w:rPr>
        <w:t xml:space="preserve">13.Le6+ </w:t>
      </w:r>
      <w:r w:rsidRPr="00AD04D8">
        <w:rPr>
          <w:rFonts w:cs="Arial"/>
          <w:b/>
          <w:sz w:val="20"/>
          <w:szCs w:val="20"/>
          <w:lang w:val="nl-BE"/>
        </w:rPr>
        <w:tab/>
      </w:r>
      <w:r>
        <w:rPr>
          <w:rFonts w:cs="Arial"/>
          <w:b/>
          <w:sz w:val="20"/>
          <w:szCs w:val="20"/>
          <w:lang w:val="nl-BE"/>
        </w:rPr>
        <w:tab/>
      </w:r>
      <w:r w:rsidRPr="00AD04D8">
        <w:rPr>
          <w:rFonts w:cs="Arial"/>
          <w:b/>
          <w:sz w:val="20"/>
          <w:szCs w:val="20"/>
          <w:lang w:val="nl-BE"/>
        </w:rPr>
        <w:t xml:space="preserve">Ke8 </w:t>
      </w:r>
    </w:p>
    <w:p w14:paraId="456606CD" w14:textId="77777777" w:rsidR="00525612" w:rsidRPr="00DB180B" w:rsidRDefault="00E24D55" w:rsidP="00525612">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14.Lf7+ </w:t>
      </w:r>
      <w:r w:rsidRPr="00AD04D8">
        <w:rPr>
          <w:rFonts w:cs="Arial"/>
          <w:b/>
          <w:sz w:val="20"/>
          <w:szCs w:val="20"/>
          <w:lang w:val="nl-BE"/>
        </w:rPr>
        <w:tab/>
      </w:r>
      <w:r>
        <w:rPr>
          <w:rFonts w:cs="Arial"/>
          <w:b/>
          <w:sz w:val="20"/>
          <w:szCs w:val="20"/>
          <w:lang w:val="nl-BE"/>
        </w:rPr>
        <w:tab/>
        <w:t xml:space="preserve">Kxf7 </w:t>
      </w:r>
    </w:p>
    <w:p w14:paraId="761FB7C4" w14:textId="77777777" w:rsidR="00E24D55" w:rsidRDefault="00525612" w:rsidP="003122EF">
      <w:pPr>
        <w:jc w:val="both"/>
        <w:rPr>
          <w:rFonts w:cs="Arial"/>
          <w:b/>
          <w:i/>
          <w:sz w:val="20"/>
          <w:szCs w:val="20"/>
          <w:lang w:val="nl-BE"/>
        </w:rPr>
      </w:pPr>
      <w:r>
        <w:rPr>
          <w:rFonts w:cs="Arial"/>
          <w:sz w:val="20"/>
          <w:szCs w:val="20"/>
          <w:lang w:val="nl-BE"/>
        </w:rPr>
        <w:br w:type="column"/>
      </w:r>
    </w:p>
    <w:p w14:paraId="39D9DD7A" w14:textId="77777777" w:rsidR="00F154D4" w:rsidRDefault="00F154D4" w:rsidP="00E24D55">
      <w:pPr>
        <w:jc w:val="both"/>
        <w:outlineLvl w:val="0"/>
        <w:rPr>
          <w:rFonts w:cs="Arial"/>
          <w:b/>
          <w:i/>
          <w:sz w:val="20"/>
          <w:szCs w:val="20"/>
          <w:lang w:val="nl-BE"/>
        </w:rPr>
      </w:pPr>
    </w:p>
    <w:p w14:paraId="76127426" w14:textId="77777777" w:rsidR="00F154D4" w:rsidRDefault="00F154D4" w:rsidP="00E24D55">
      <w:pPr>
        <w:jc w:val="both"/>
        <w:outlineLvl w:val="0"/>
        <w:rPr>
          <w:rFonts w:cs="Arial"/>
          <w:b/>
          <w:i/>
          <w:sz w:val="20"/>
          <w:szCs w:val="20"/>
          <w:lang w:val="nl-BE"/>
        </w:rPr>
      </w:pPr>
    </w:p>
    <w:p w14:paraId="3CFEC60C" w14:textId="77777777" w:rsidR="00705464" w:rsidRDefault="00705464" w:rsidP="00E24D55">
      <w:pPr>
        <w:jc w:val="both"/>
        <w:outlineLvl w:val="0"/>
        <w:rPr>
          <w:rFonts w:cs="Arial"/>
          <w:b/>
          <w:i/>
          <w:sz w:val="20"/>
          <w:szCs w:val="20"/>
          <w:lang w:val="nl-BE"/>
        </w:rPr>
      </w:pPr>
    </w:p>
    <w:p w14:paraId="15009819" w14:textId="77777777" w:rsidR="00E24D55" w:rsidRPr="00AD04D8" w:rsidRDefault="00E24D55" w:rsidP="00E24D55">
      <w:pPr>
        <w:jc w:val="both"/>
        <w:outlineLvl w:val="0"/>
        <w:rPr>
          <w:rFonts w:cs="Arial"/>
          <w:b/>
          <w:i/>
          <w:sz w:val="20"/>
          <w:szCs w:val="20"/>
          <w:lang w:val="nl-BE"/>
        </w:rPr>
      </w:pPr>
      <w:r w:rsidRPr="00AD04D8">
        <w:rPr>
          <w:rFonts w:cs="Arial"/>
          <w:b/>
          <w:i/>
          <w:sz w:val="20"/>
          <w:szCs w:val="20"/>
          <w:lang w:val="nl-BE"/>
        </w:rPr>
        <w:t xml:space="preserve">Variant B </w:t>
      </w:r>
    </w:p>
    <w:p w14:paraId="52D7B379" w14:textId="77777777" w:rsidR="00E24D55" w:rsidRPr="00AD04D8" w:rsidRDefault="00E24D55" w:rsidP="00E24D55">
      <w:pPr>
        <w:jc w:val="both"/>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 xml:space="preserve">Dh4 </w:t>
      </w:r>
    </w:p>
    <w:p w14:paraId="380D123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10.Db8+ </w:t>
      </w:r>
      <w:r w:rsidRPr="00AD04D8">
        <w:rPr>
          <w:rFonts w:cs="Arial"/>
          <w:b/>
          <w:sz w:val="20"/>
          <w:szCs w:val="20"/>
          <w:lang w:val="nl-BE"/>
        </w:rPr>
        <w:tab/>
        <w:t xml:space="preserve">Ke7 </w:t>
      </w:r>
    </w:p>
    <w:p w14:paraId="68814323"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11.Dd6+ </w:t>
      </w:r>
      <w:r w:rsidRPr="00AD04D8">
        <w:rPr>
          <w:rFonts w:cs="Arial"/>
          <w:b/>
          <w:sz w:val="20"/>
          <w:szCs w:val="20"/>
          <w:lang w:val="nl-BE"/>
        </w:rPr>
        <w:tab/>
      </w:r>
      <w:r>
        <w:rPr>
          <w:rFonts w:cs="Arial"/>
          <w:b/>
          <w:sz w:val="20"/>
          <w:szCs w:val="20"/>
          <w:lang w:val="nl-BE"/>
        </w:rPr>
        <w:t xml:space="preserve">Kf6 </w:t>
      </w:r>
    </w:p>
    <w:p w14:paraId="41F99086"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12.Dd8+ </w:t>
      </w:r>
      <w:r>
        <w:rPr>
          <w:rFonts w:cs="Arial"/>
          <w:b/>
          <w:sz w:val="20"/>
          <w:szCs w:val="20"/>
          <w:lang w:val="nl-BE"/>
        </w:rPr>
        <w:tab/>
      </w:r>
      <w:r w:rsidRPr="00AD04D8">
        <w:rPr>
          <w:rFonts w:cs="Arial"/>
          <w:b/>
          <w:sz w:val="20"/>
          <w:szCs w:val="20"/>
          <w:lang w:val="nl-BE"/>
        </w:rPr>
        <w:t xml:space="preserve">Kxe6 </w:t>
      </w:r>
    </w:p>
    <w:p w14:paraId="1E2A335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13.Dxh4 </w:t>
      </w:r>
    </w:p>
    <w:p w14:paraId="5400F942" w14:textId="77777777" w:rsidR="00E24D55" w:rsidRPr="00AD04D8" w:rsidRDefault="00E24D55" w:rsidP="00E24D55">
      <w:pPr>
        <w:jc w:val="both"/>
        <w:rPr>
          <w:rFonts w:cs="Arial"/>
          <w:sz w:val="20"/>
          <w:szCs w:val="20"/>
          <w:lang w:val="nl-BE"/>
        </w:rPr>
      </w:pPr>
      <w:r w:rsidRPr="00AD04D8">
        <w:rPr>
          <w:rFonts w:cs="Arial"/>
          <w:sz w:val="20"/>
          <w:szCs w:val="20"/>
          <w:lang w:val="nl-BE"/>
        </w:rPr>
        <w:t>Eveneens met winst.</w:t>
      </w:r>
    </w:p>
    <w:p w14:paraId="44673297" w14:textId="77777777" w:rsidR="00E24D55" w:rsidRPr="00AD04D8" w:rsidRDefault="00E24D55" w:rsidP="00E24D55">
      <w:pPr>
        <w:jc w:val="both"/>
        <w:rPr>
          <w:rFonts w:cs="Arial"/>
          <w:sz w:val="20"/>
          <w:szCs w:val="20"/>
          <w:lang w:val="nl-BE"/>
        </w:rPr>
      </w:pPr>
    </w:p>
    <w:p w14:paraId="460CADFC"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Vandiest publiceerde in </w:t>
      </w:r>
      <w:r w:rsidRPr="00AD04D8">
        <w:rPr>
          <w:rFonts w:cs="Arial"/>
          <w:i/>
          <w:sz w:val="20"/>
          <w:szCs w:val="20"/>
          <w:lang w:val="nl-BE"/>
        </w:rPr>
        <w:t xml:space="preserve">Flemish Miniatures </w:t>
      </w:r>
      <w:r w:rsidRPr="00AD04D8">
        <w:rPr>
          <w:rFonts w:cs="Arial"/>
          <w:sz w:val="20"/>
          <w:szCs w:val="20"/>
          <w:lang w:val="nl-BE"/>
        </w:rPr>
        <w:t xml:space="preserve">(1998) deze studie: </w:t>
      </w:r>
    </w:p>
    <w:p w14:paraId="6F7B824C" w14:textId="77777777" w:rsidR="00E24D55" w:rsidRPr="00AD04D8" w:rsidRDefault="00E24D55" w:rsidP="00E24D55">
      <w:pPr>
        <w:jc w:val="both"/>
        <w:rPr>
          <w:rFonts w:cs="Arial"/>
          <w:sz w:val="20"/>
          <w:szCs w:val="20"/>
          <w:lang w:val="nl-BE"/>
        </w:rPr>
      </w:pPr>
    </w:p>
    <w:p w14:paraId="70429112" w14:textId="77777777" w:rsidR="00E24D55" w:rsidRPr="00BC4720" w:rsidRDefault="00E24D55" w:rsidP="00E24D55">
      <w:pPr>
        <w:jc w:val="both"/>
        <w:rPr>
          <w:rFonts w:cs="Arial"/>
          <w:sz w:val="20"/>
          <w:szCs w:val="20"/>
          <w:lang w:val="nl-BE"/>
        </w:rPr>
      </w:pPr>
      <w:r w:rsidRPr="00BC4720">
        <w:rPr>
          <w:rFonts w:cs="Arial"/>
          <w:sz w:val="20"/>
          <w:szCs w:val="20"/>
          <w:lang w:val="nl-BE"/>
        </w:rPr>
        <w:t>Kc6 Dh6 Lb1 / Kd4 De7 a4 f5 +</w:t>
      </w:r>
    </w:p>
    <w:p w14:paraId="44C45C4B" w14:textId="77777777" w:rsidR="00E24D55" w:rsidRPr="00AD04D8" w:rsidRDefault="00E24D55" w:rsidP="00E24D55">
      <w:pPr>
        <w:jc w:val="both"/>
        <w:rPr>
          <w:rFonts w:cs="Arial"/>
          <w:sz w:val="20"/>
          <w:szCs w:val="20"/>
          <w:lang w:val="nl-BE"/>
        </w:rPr>
      </w:pPr>
    </w:p>
    <w:p w14:paraId="3C1593B8"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Met de oplossing 1.Dd2+ Ke5 2.De1+ Kf6 3.Dh4+ Kf7 4.La2+ Ke8 5.Dh8+ Df8 6.De5+ De7 7.Le6 Db4 en nu </w:t>
      </w:r>
      <w:r w:rsidRPr="002D19BD">
        <w:rPr>
          <w:rFonts w:cs="Arial"/>
          <w:b/>
          <w:sz w:val="20"/>
          <w:szCs w:val="20"/>
          <w:lang w:val="nl-BE"/>
        </w:rPr>
        <w:t>8.Lxf5+</w:t>
      </w:r>
      <w:r w:rsidRPr="00AD04D8">
        <w:rPr>
          <w:rFonts w:cs="Arial"/>
          <w:sz w:val="20"/>
          <w:szCs w:val="20"/>
          <w:lang w:val="nl-BE"/>
        </w:rPr>
        <w:t xml:space="preserve"> Kf7 9.De6+ Kg7 10.Dg6+ Kf8 11.Dh6+ Kf7 12.Lg6+ Ke6 13.Lh7+ Ke5 14.Dg5+ Kd4 15.Dh4+ Kc3 16.De1+ Kb3 17.Lg8+ Ka3 18.Da1+ en mat. </w:t>
      </w:r>
    </w:p>
    <w:p w14:paraId="22D0D7F5" w14:textId="77777777" w:rsidR="00E24D55" w:rsidRPr="00AD04D8" w:rsidRDefault="00E24D55" w:rsidP="00E24D55">
      <w:pPr>
        <w:jc w:val="both"/>
        <w:rPr>
          <w:rFonts w:cs="Arial"/>
          <w:sz w:val="20"/>
          <w:szCs w:val="20"/>
          <w:lang w:val="nl-BE"/>
        </w:rPr>
      </w:pPr>
    </w:p>
    <w:p w14:paraId="40F98AE0" w14:textId="77777777" w:rsidR="002679FA" w:rsidRDefault="00E24D55" w:rsidP="002D19BD">
      <w:pPr>
        <w:jc w:val="both"/>
        <w:rPr>
          <w:rFonts w:cs="Arial"/>
          <w:sz w:val="20"/>
          <w:szCs w:val="20"/>
          <w:lang w:val="nl-BE"/>
        </w:rPr>
      </w:pPr>
      <w:r w:rsidRPr="00AD04D8">
        <w:rPr>
          <w:rFonts w:cs="Arial"/>
          <w:sz w:val="20"/>
          <w:szCs w:val="20"/>
          <w:lang w:val="nl-BE"/>
        </w:rPr>
        <w:t>Zeer fraai. Maar ik vond een niet minder mooie twe</w:t>
      </w:r>
      <w:r w:rsidR="00442E83">
        <w:rPr>
          <w:rFonts w:cs="Arial"/>
          <w:sz w:val="20"/>
          <w:szCs w:val="20"/>
          <w:lang w:val="nl-BE"/>
        </w:rPr>
        <w:t>ede oplossing na 7…Db4:</w:t>
      </w:r>
      <w:r w:rsidRPr="00AD04D8">
        <w:rPr>
          <w:rFonts w:cs="Arial"/>
          <w:sz w:val="20"/>
          <w:szCs w:val="20"/>
          <w:lang w:val="nl-BE"/>
        </w:rPr>
        <w:t xml:space="preserve"> </w:t>
      </w:r>
      <w:r w:rsidRPr="002D19BD">
        <w:rPr>
          <w:rFonts w:cs="Arial"/>
          <w:b/>
          <w:sz w:val="20"/>
          <w:szCs w:val="20"/>
          <w:lang w:val="nl-BE"/>
        </w:rPr>
        <w:t>8.Dg7</w:t>
      </w:r>
      <w:r w:rsidRPr="00AD04D8">
        <w:rPr>
          <w:rFonts w:cs="Arial"/>
          <w:sz w:val="20"/>
          <w:szCs w:val="20"/>
          <w:lang w:val="nl-BE"/>
        </w:rPr>
        <w:t xml:space="preserve">, met </w:t>
      </w:r>
      <w:r>
        <w:rPr>
          <w:rFonts w:cs="Arial"/>
          <w:sz w:val="20"/>
          <w:szCs w:val="20"/>
          <w:lang w:val="nl-BE"/>
        </w:rPr>
        <w:t xml:space="preserve">een </w:t>
      </w:r>
      <w:r w:rsidRPr="00AD04D8">
        <w:rPr>
          <w:rFonts w:cs="Arial"/>
          <w:sz w:val="20"/>
          <w:szCs w:val="20"/>
          <w:lang w:val="nl-BE"/>
        </w:rPr>
        <w:t>matdre</w:t>
      </w:r>
      <w:r w:rsidR="00442E83">
        <w:rPr>
          <w:rFonts w:cs="Arial"/>
          <w:sz w:val="20"/>
          <w:szCs w:val="20"/>
          <w:lang w:val="nl-BE"/>
        </w:rPr>
        <w:t>i-</w:t>
      </w:r>
      <w:r w:rsidRPr="00AD04D8">
        <w:rPr>
          <w:rFonts w:cs="Arial"/>
          <w:sz w:val="20"/>
          <w:szCs w:val="20"/>
          <w:lang w:val="nl-BE"/>
        </w:rPr>
        <w:t>ging in twee zetten,</w:t>
      </w:r>
      <w:r w:rsidR="00FB7A61">
        <w:rPr>
          <w:rFonts w:cs="Arial"/>
          <w:sz w:val="20"/>
          <w:szCs w:val="20"/>
          <w:lang w:val="nl-BE"/>
        </w:rPr>
        <w:t xml:space="preserve"> name</w:t>
      </w:r>
      <w:r w:rsidR="00442E83">
        <w:rPr>
          <w:rFonts w:cs="Arial"/>
          <w:sz w:val="20"/>
          <w:szCs w:val="20"/>
          <w:lang w:val="nl-BE"/>
        </w:rPr>
        <w:t>lijk:</w:t>
      </w:r>
      <w:r w:rsidR="00FB7A61">
        <w:rPr>
          <w:rFonts w:cs="Arial"/>
          <w:sz w:val="20"/>
          <w:szCs w:val="20"/>
          <w:lang w:val="nl-BE"/>
        </w:rPr>
        <w:t xml:space="preserve"> </w:t>
      </w:r>
      <w:r w:rsidRPr="00AD04D8">
        <w:rPr>
          <w:rFonts w:cs="Arial"/>
          <w:sz w:val="20"/>
          <w:szCs w:val="20"/>
          <w:lang w:val="nl-BE"/>
        </w:rPr>
        <w:t>8…De4+ 9.Ld5 De7 10.Dg8+ Df8 11.Dg6+ Kd8 12.Lf7 a3 13.Df6+ Kc8 14.Dxf5+ Kb8 15.Db5+ Kc8 16.Db7+ Kd8 17.Dc7+ en mat.</w:t>
      </w:r>
    </w:p>
    <w:p w14:paraId="4051880B" w14:textId="77777777" w:rsidR="002D19BD" w:rsidRDefault="002D19BD" w:rsidP="002D19BD">
      <w:pPr>
        <w:jc w:val="both"/>
        <w:rPr>
          <w:rFonts w:cs="Arial"/>
          <w:sz w:val="20"/>
          <w:szCs w:val="20"/>
          <w:lang w:val="nl-BE"/>
        </w:rPr>
      </w:pPr>
    </w:p>
    <w:p w14:paraId="12DCF194" w14:textId="77777777" w:rsidR="002D19BD" w:rsidRPr="002D19BD" w:rsidRDefault="002D19BD" w:rsidP="002D19BD">
      <w:pPr>
        <w:jc w:val="both"/>
        <w:rPr>
          <w:rFonts w:cs="Arial"/>
          <w:sz w:val="20"/>
          <w:szCs w:val="20"/>
          <w:lang w:val="nl-BE"/>
        </w:rPr>
      </w:pPr>
      <w:r>
        <w:rPr>
          <w:rFonts w:cs="Arial"/>
          <w:sz w:val="20"/>
          <w:szCs w:val="20"/>
          <w:lang w:val="nl-BE"/>
        </w:rPr>
        <w:t>Dus nevenoplosbaar.</w:t>
      </w:r>
    </w:p>
    <w:p w14:paraId="412C7D9A" w14:textId="77777777" w:rsidR="002D19BD" w:rsidRDefault="002D19BD" w:rsidP="008E2645">
      <w:pPr>
        <w:spacing w:line="190" w:lineRule="exact"/>
        <w:jc w:val="center"/>
        <w:rPr>
          <w:rFonts w:cs="Arial"/>
          <w:b/>
          <w:sz w:val="20"/>
          <w:szCs w:val="20"/>
          <w:lang w:val="nl-BE"/>
        </w:rPr>
      </w:pPr>
    </w:p>
    <w:p w14:paraId="62DB57AF" w14:textId="77777777" w:rsidR="002D19BD" w:rsidRDefault="002D19BD" w:rsidP="008E2645">
      <w:pPr>
        <w:spacing w:line="190" w:lineRule="exact"/>
        <w:jc w:val="center"/>
        <w:rPr>
          <w:rFonts w:cs="Arial"/>
          <w:b/>
          <w:sz w:val="20"/>
          <w:szCs w:val="20"/>
          <w:lang w:val="nl-BE"/>
        </w:rPr>
      </w:pPr>
    </w:p>
    <w:p w14:paraId="13BFAD24" w14:textId="77777777" w:rsidR="002D19BD" w:rsidRDefault="002D19BD" w:rsidP="008E2645">
      <w:pPr>
        <w:spacing w:line="190" w:lineRule="exact"/>
        <w:jc w:val="center"/>
        <w:rPr>
          <w:rFonts w:cs="Arial"/>
          <w:b/>
          <w:sz w:val="20"/>
          <w:szCs w:val="20"/>
          <w:lang w:val="nl-BE"/>
        </w:rPr>
      </w:pPr>
    </w:p>
    <w:p w14:paraId="3B620C61" w14:textId="77777777" w:rsidR="00FB7A61" w:rsidRDefault="00FB7A61" w:rsidP="00FB7A61">
      <w:pPr>
        <w:spacing w:line="190" w:lineRule="exact"/>
        <w:rPr>
          <w:rFonts w:cs="Arial"/>
          <w:b/>
          <w:sz w:val="20"/>
          <w:szCs w:val="20"/>
          <w:lang w:val="nl-BE"/>
        </w:rPr>
      </w:pPr>
    </w:p>
    <w:p w14:paraId="3B81B7F6" w14:textId="77777777" w:rsidR="00FB7A61" w:rsidRDefault="00FB7A61" w:rsidP="00FB7A61">
      <w:pPr>
        <w:spacing w:line="190" w:lineRule="exact"/>
        <w:rPr>
          <w:rFonts w:cs="Arial"/>
          <w:b/>
          <w:sz w:val="20"/>
          <w:szCs w:val="20"/>
          <w:lang w:val="nl-BE"/>
        </w:rPr>
      </w:pPr>
    </w:p>
    <w:p w14:paraId="7A7B2038" w14:textId="77777777" w:rsidR="008E2645" w:rsidRPr="00AD04D8" w:rsidRDefault="00AE1C44" w:rsidP="00FB7A61">
      <w:pPr>
        <w:spacing w:line="190" w:lineRule="exact"/>
        <w:jc w:val="center"/>
        <w:rPr>
          <w:rFonts w:cs="Arial"/>
          <w:b/>
          <w:sz w:val="20"/>
          <w:szCs w:val="20"/>
          <w:lang w:val="nl-BE"/>
        </w:rPr>
      </w:pPr>
      <w:r>
        <w:rPr>
          <w:rFonts w:cs="Arial"/>
          <w:b/>
          <w:sz w:val="20"/>
          <w:szCs w:val="20"/>
          <w:lang w:val="nl-BE"/>
        </w:rPr>
        <w:lastRenderedPageBreak/>
        <w:t>- 105</w:t>
      </w:r>
      <w:r w:rsidR="008E2645">
        <w:rPr>
          <w:rFonts w:cs="Arial"/>
          <w:b/>
          <w:sz w:val="20"/>
          <w:szCs w:val="20"/>
          <w:lang w:val="nl-BE"/>
        </w:rPr>
        <w:t xml:space="preserve"> -</w:t>
      </w:r>
    </w:p>
    <w:p w14:paraId="60900BF6" w14:textId="77777777" w:rsidR="008E2645" w:rsidRPr="00AD04D8" w:rsidRDefault="008E2645" w:rsidP="008E2645">
      <w:pPr>
        <w:spacing w:line="190" w:lineRule="exact"/>
        <w:jc w:val="center"/>
        <w:rPr>
          <w:rFonts w:cs="Arial"/>
          <w:b/>
          <w:sz w:val="20"/>
          <w:szCs w:val="20"/>
          <w:lang w:val="nl-BE"/>
        </w:rPr>
      </w:pPr>
    </w:p>
    <w:p w14:paraId="1127D3E2" w14:textId="77777777" w:rsidR="008E2645" w:rsidRPr="004D2C76" w:rsidRDefault="00990285" w:rsidP="008E2645">
      <w:pPr>
        <w:spacing w:line="190" w:lineRule="exact"/>
        <w:jc w:val="center"/>
        <w:outlineLvl w:val="0"/>
        <w:rPr>
          <w:rFonts w:cs="Arial"/>
          <w:sz w:val="20"/>
          <w:szCs w:val="20"/>
          <w:lang w:val="nl-BE"/>
        </w:rPr>
      </w:pPr>
      <w:r>
        <w:rPr>
          <w:noProof/>
          <w:lang w:val="nl-BE" w:eastAsia="nl-BE"/>
        </w:rPr>
        <w:object w:dxaOrig="1440" w:dyaOrig="1440" w14:anchorId="4BE3D835">
          <v:shape id="_x0000_s1388" type="#_x0000_t75" style="position:absolute;left:0;text-align:left;margin-left:0;margin-top:19.65pt;width:152pt;height:152.5pt;z-index:251706368">
            <v:imagedata r:id="rId217" o:title=""/>
            <w10:wrap type="square"/>
          </v:shape>
          <o:OLEObject Type="Embed" ProgID="CorelDRAW.Graphic.12" ShapeID="_x0000_s1388" DrawAspect="Content" ObjectID="_1587467700" r:id="rId218"/>
        </w:object>
      </w:r>
      <w:r w:rsidR="008E2645" w:rsidRPr="00AD04D8">
        <w:rPr>
          <w:rFonts w:cs="Arial"/>
          <w:i/>
          <w:sz w:val="20"/>
          <w:szCs w:val="20"/>
          <w:lang w:val="nl-BE"/>
        </w:rPr>
        <w:t>Origineel</w:t>
      </w:r>
      <w:r w:rsidR="008E2645">
        <w:rPr>
          <w:rFonts w:cs="Arial"/>
          <w:i/>
          <w:sz w:val="20"/>
          <w:szCs w:val="20"/>
          <w:lang w:val="nl-BE"/>
        </w:rPr>
        <w:t xml:space="preserve">, </w:t>
      </w:r>
      <w:r w:rsidR="008E2645">
        <w:rPr>
          <w:rFonts w:cs="Arial"/>
          <w:sz w:val="20"/>
          <w:szCs w:val="20"/>
          <w:lang w:val="nl-BE"/>
        </w:rPr>
        <w:t>2008</w:t>
      </w:r>
    </w:p>
    <w:p w14:paraId="3FF82DB7" w14:textId="77777777" w:rsidR="008E2645" w:rsidRPr="00AD04D8" w:rsidRDefault="00990285" w:rsidP="008E2645">
      <w:pPr>
        <w:jc w:val="center"/>
        <w:rPr>
          <w:rFonts w:cs="Arial"/>
          <w:b/>
          <w:sz w:val="20"/>
          <w:szCs w:val="20"/>
          <w:lang w:val="nl-BE"/>
        </w:rPr>
      </w:pPr>
      <w:r>
        <w:rPr>
          <w:noProof/>
          <w:lang w:val="nl-BE"/>
        </w:rPr>
        <w:object w:dxaOrig="1440" w:dyaOrig="1440" w14:anchorId="7EEA3C45">
          <v:shape id="_x0000_s1387" type="#_x0000_t75" style="position:absolute;left:0;text-align:left;margin-left:0;margin-top:10.5pt;width:151.95pt;height:152.6pt;z-index:251705344;mso-position-horizontal:center">
            <v:imagedata r:id="rId215" o:title=""/>
            <w10:wrap type="square"/>
          </v:shape>
          <o:OLEObject Type="Embed" ProgID="CorelDRAW.Graphic.12" ShapeID="_x0000_s1387" DrawAspect="Content" ObjectID="_1587467701" r:id="rId219"/>
        </w:object>
      </w:r>
    </w:p>
    <w:p w14:paraId="2EFE8A31" w14:textId="77777777" w:rsidR="00B550D2" w:rsidRDefault="008E2645" w:rsidP="00B550D2">
      <w:pPr>
        <w:spacing w:line="190" w:lineRule="exact"/>
        <w:jc w:val="both"/>
        <w:rPr>
          <w:rFonts w:cs="Arial"/>
          <w:sz w:val="20"/>
          <w:szCs w:val="20"/>
          <w:lang w:val="nl-BE"/>
        </w:rPr>
      </w:pPr>
      <w:r w:rsidRPr="00AD04D8">
        <w:rPr>
          <w:rFonts w:cs="Arial"/>
          <w:b/>
          <w:lang w:val="nl-BE"/>
        </w:rPr>
        <w:t>+</w:t>
      </w:r>
      <w:r w:rsidRPr="00AD04D8">
        <w:rPr>
          <w:rFonts w:cs="Arial"/>
          <w:b/>
          <w:sz w:val="20"/>
          <w:szCs w:val="20"/>
          <w:lang w:val="nl-BE"/>
        </w:rPr>
        <w:t xml:space="preserve">                             </w:t>
      </w:r>
      <w:r w:rsidRPr="00AD04D8">
        <w:rPr>
          <w:rFonts w:cs="Arial"/>
          <w:sz w:val="20"/>
          <w:szCs w:val="20"/>
          <w:lang w:val="nl-BE"/>
        </w:rPr>
        <w:t xml:space="preserve"> </w:t>
      </w:r>
      <w:r w:rsidR="00B44CB0">
        <w:rPr>
          <w:rFonts w:cs="Arial"/>
          <w:sz w:val="20"/>
          <w:szCs w:val="20"/>
          <w:lang w:val="nl-BE"/>
        </w:rPr>
        <w:t xml:space="preserve">4001.01 e6b3 </w:t>
      </w:r>
    </w:p>
    <w:p w14:paraId="760842EE" w14:textId="77777777" w:rsidR="0095191A" w:rsidRPr="00B44CB0" w:rsidRDefault="0095191A" w:rsidP="00B550D2">
      <w:pPr>
        <w:spacing w:line="190" w:lineRule="exact"/>
        <w:jc w:val="both"/>
        <w:rPr>
          <w:rFonts w:cs="Arial"/>
          <w:sz w:val="20"/>
          <w:szCs w:val="20"/>
          <w:lang w:val="nl-BE"/>
        </w:rPr>
      </w:pPr>
    </w:p>
    <w:p w14:paraId="35FC8917" w14:textId="77777777" w:rsidR="00E24D55" w:rsidRPr="00AD04D8" w:rsidRDefault="00E24D55" w:rsidP="00E24D55">
      <w:pPr>
        <w:jc w:val="both"/>
        <w:outlineLvl w:val="0"/>
        <w:rPr>
          <w:rFonts w:cs="Arial"/>
          <w:sz w:val="20"/>
          <w:szCs w:val="20"/>
          <w:lang w:val="nl-BE"/>
        </w:rPr>
      </w:pPr>
      <w:r w:rsidRPr="00AD04D8">
        <w:rPr>
          <w:rFonts w:cs="Arial"/>
          <w:sz w:val="20"/>
          <w:szCs w:val="20"/>
          <w:lang w:val="nl-BE"/>
        </w:rPr>
        <w:t>Opgedragen aan Julien Vandiest</w:t>
      </w:r>
      <w:r w:rsidR="00031A1C">
        <w:rPr>
          <w:rFonts w:cs="Arial"/>
          <w:sz w:val="20"/>
          <w:szCs w:val="20"/>
          <w:lang w:val="nl-BE"/>
        </w:rPr>
        <w:t>.</w:t>
      </w:r>
    </w:p>
    <w:p w14:paraId="34240F19" w14:textId="77777777" w:rsidR="00E24D55" w:rsidRPr="00AD04D8" w:rsidRDefault="00E24D55" w:rsidP="00E24D55">
      <w:pPr>
        <w:jc w:val="both"/>
        <w:rPr>
          <w:rFonts w:cs="Arial"/>
          <w:i/>
          <w:sz w:val="20"/>
          <w:szCs w:val="20"/>
          <w:lang w:val="nl-BE"/>
        </w:rPr>
      </w:pPr>
    </w:p>
    <w:p w14:paraId="66640074" w14:textId="77777777" w:rsidR="00E24D55" w:rsidRPr="00B8164D" w:rsidRDefault="00E24D55" w:rsidP="00E24D55">
      <w:pPr>
        <w:jc w:val="both"/>
        <w:rPr>
          <w:rFonts w:cs="Arial"/>
          <w:b/>
          <w:sz w:val="20"/>
          <w:szCs w:val="20"/>
          <w:lang w:val="nl-BE"/>
        </w:rPr>
      </w:pPr>
      <w:r w:rsidRPr="00AD04D8">
        <w:rPr>
          <w:rFonts w:cs="Arial"/>
          <w:b/>
          <w:sz w:val="20"/>
          <w:szCs w:val="20"/>
          <w:lang w:val="nl-BE"/>
        </w:rPr>
        <w:tab/>
        <w:t xml:space="preserve">1.Pd2+ </w:t>
      </w:r>
      <w:r w:rsidRPr="00AD04D8">
        <w:rPr>
          <w:rFonts w:cs="Arial"/>
          <w:b/>
          <w:sz w:val="20"/>
          <w:szCs w:val="20"/>
          <w:lang w:val="nl-BE"/>
        </w:rPr>
        <w:tab/>
      </w:r>
      <w:r w:rsidRPr="00AD04D8">
        <w:rPr>
          <w:rFonts w:cs="Arial"/>
          <w:b/>
          <w:sz w:val="20"/>
          <w:szCs w:val="20"/>
          <w:lang w:val="nl-BE"/>
        </w:rPr>
        <w:tab/>
        <w:t xml:space="preserve">Kc2 </w:t>
      </w:r>
      <w:r>
        <w:rPr>
          <w:rFonts w:cs="Arial"/>
          <w:sz w:val="20"/>
          <w:szCs w:val="20"/>
          <w:lang w:val="nl-BE"/>
        </w:rPr>
        <w:t>.</w:t>
      </w:r>
      <w:r w:rsidRPr="00AD04D8">
        <w:rPr>
          <w:rFonts w:cs="Arial"/>
          <w:sz w:val="20"/>
          <w:szCs w:val="20"/>
          <w:lang w:val="nl-BE"/>
        </w:rPr>
        <w:t xml:space="preserve"> </w:t>
      </w:r>
    </w:p>
    <w:p w14:paraId="25726232" w14:textId="77777777" w:rsidR="00E24D55" w:rsidRDefault="00E24D55" w:rsidP="00E24D55">
      <w:pPr>
        <w:jc w:val="both"/>
        <w:outlineLvl w:val="0"/>
        <w:rPr>
          <w:rFonts w:cs="Arial"/>
          <w:b/>
          <w:sz w:val="20"/>
          <w:szCs w:val="20"/>
          <w:lang w:val="nl-BE"/>
        </w:rPr>
      </w:pPr>
      <w:r w:rsidRPr="00AD04D8">
        <w:rPr>
          <w:rFonts w:cs="Arial"/>
          <w:b/>
          <w:sz w:val="20"/>
          <w:szCs w:val="20"/>
          <w:lang w:val="nl-BE"/>
        </w:rPr>
        <w:tab/>
        <w:t xml:space="preserve">2.Pe4+ </w:t>
      </w:r>
      <w:r w:rsidRPr="00AD04D8">
        <w:rPr>
          <w:rFonts w:cs="Arial"/>
          <w:b/>
          <w:sz w:val="20"/>
          <w:szCs w:val="20"/>
          <w:lang w:val="nl-BE"/>
        </w:rPr>
        <w:tab/>
      </w:r>
      <w:r w:rsidRPr="00AD04D8">
        <w:rPr>
          <w:rFonts w:cs="Arial"/>
          <w:b/>
          <w:sz w:val="20"/>
          <w:szCs w:val="20"/>
          <w:lang w:val="nl-BE"/>
        </w:rPr>
        <w:tab/>
      </w:r>
    </w:p>
    <w:p w14:paraId="302DDBE7" w14:textId="77777777" w:rsidR="00E24D55" w:rsidRPr="00B270F4" w:rsidRDefault="00F16354" w:rsidP="00CA7936">
      <w:pPr>
        <w:jc w:val="both"/>
        <w:outlineLvl w:val="0"/>
        <w:rPr>
          <w:rFonts w:cs="Arial"/>
          <w:sz w:val="20"/>
          <w:szCs w:val="20"/>
          <w:lang w:val="nl-BE"/>
        </w:rPr>
      </w:pPr>
      <w:r>
        <w:rPr>
          <w:rFonts w:cs="Arial"/>
          <w:sz w:val="20"/>
          <w:szCs w:val="20"/>
          <w:lang w:val="nl-BE"/>
        </w:rPr>
        <w:t>2.Pc4+? Kb3 3.Pd3+ Kc2 4.Pe4 (Z</w:t>
      </w:r>
      <w:r w:rsidR="00E24D55">
        <w:rPr>
          <w:rFonts w:cs="Arial"/>
          <w:sz w:val="20"/>
          <w:szCs w:val="20"/>
          <w:lang w:val="nl-BE"/>
        </w:rPr>
        <w:t>ie zet 2.)</w:t>
      </w:r>
    </w:p>
    <w:p w14:paraId="6A59E82F" w14:textId="77777777" w:rsidR="00E24D55" w:rsidRPr="00AD04D8" w:rsidRDefault="00E24D55" w:rsidP="00E24D55">
      <w:pPr>
        <w:jc w:val="both"/>
        <w:outlineLvl w:val="0"/>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r>
      <w:r w:rsidRPr="00AD04D8">
        <w:rPr>
          <w:rFonts w:cs="Arial"/>
          <w:b/>
          <w:sz w:val="20"/>
          <w:szCs w:val="20"/>
          <w:lang w:val="nl-BE"/>
        </w:rPr>
        <w:t xml:space="preserve">Kd3 </w:t>
      </w:r>
    </w:p>
    <w:p w14:paraId="162D46EB" w14:textId="77777777" w:rsidR="00E24D55" w:rsidRPr="004B28A1" w:rsidRDefault="00E24D55" w:rsidP="00E24D55">
      <w:pPr>
        <w:jc w:val="both"/>
        <w:rPr>
          <w:rFonts w:cs="Arial"/>
          <w:b/>
          <w:sz w:val="20"/>
          <w:szCs w:val="20"/>
          <w:lang w:val="nl-BE"/>
        </w:rPr>
      </w:pPr>
      <w:r>
        <w:rPr>
          <w:rFonts w:cs="Arial"/>
          <w:sz w:val="20"/>
          <w:szCs w:val="20"/>
          <w:lang w:val="nl-BE"/>
        </w:rPr>
        <w:tab/>
      </w:r>
      <w:r w:rsidRPr="00AD04D8">
        <w:rPr>
          <w:rFonts w:cs="Arial"/>
          <w:b/>
          <w:sz w:val="20"/>
          <w:szCs w:val="20"/>
          <w:lang w:val="nl-BE"/>
        </w:rPr>
        <w:t xml:space="preserve">3.Df3+ </w:t>
      </w:r>
      <w:r w:rsidRPr="00AD04D8">
        <w:rPr>
          <w:rFonts w:cs="Arial"/>
          <w:b/>
          <w:sz w:val="20"/>
          <w:szCs w:val="20"/>
          <w:lang w:val="nl-BE"/>
        </w:rPr>
        <w:tab/>
      </w:r>
      <w:r w:rsidRPr="00AD04D8">
        <w:rPr>
          <w:rFonts w:cs="Arial"/>
          <w:b/>
          <w:sz w:val="20"/>
          <w:szCs w:val="20"/>
          <w:lang w:val="nl-BE"/>
        </w:rPr>
        <w:tab/>
      </w:r>
    </w:p>
    <w:p w14:paraId="620651CD" w14:textId="77777777" w:rsidR="00E24D55" w:rsidRDefault="00E24D55" w:rsidP="0038155E">
      <w:pPr>
        <w:numPr>
          <w:ilvl w:val="0"/>
          <w:numId w:val="41"/>
        </w:numPr>
        <w:jc w:val="both"/>
        <w:rPr>
          <w:rFonts w:cs="Arial"/>
          <w:sz w:val="20"/>
          <w:szCs w:val="20"/>
          <w:lang w:val="nl-BE"/>
        </w:rPr>
      </w:pPr>
      <w:r>
        <w:rPr>
          <w:rFonts w:cs="Arial"/>
          <w:sz w:val="20"/>
          <w:szCs w:val="20"/>
          <w:lang w:val="nl-BE"/>
        </w:rPr>
        <w:t>3.Pxc5+? Ke3, remise</w:t>
      </w:r>
    </w:p>
    <w:p w14:paraId="277D1AAA" w14:textId="77777777" w:rsidR="00E24D55" w:rsidRDefault="00E24D55" w:rsidP="0038155E">
      <w:pPr>
        <w:numPr>
          <w:ilvl w:val="0"/>
          <w:numId w:val="41"/>
        </w:numPr>
        <w:jc w:val="both"/>
        <w:rPr>
          <w:rFonts w:cs="Arial"/>
          <w:sz w:val="20"/>
          <w:szCs w:val="20"/>
          <w:lang w:val="nl-BE"/>
        </w:rPr>
      </w:pPr>
      <w:r>
        <w:rPr>
          <w:rFonts w:cs="Arial"/>
          <w:sz w:val="20"/>
          <w:szCs w:val="20"/>
          <w:lang w:val="nl-BE"/>
        </w:rPr>
        <w:t xml:space="preserve">3.Pf2+? Ke3, ook remise.  </w:t>
      </w:r>
    </w:p>
    <w:p w14:paraId="0574A289" w14:textId="77777777" w:rsidR="00E24D55" w:rsidRPr="0038318D" w:rsidRDefault="00E24D55" w:rsidP="00E24D55">
      <w:pPr>
        <w:jc w:val="both"/>
        <w:rPr>
          <w:rFonts w:cs="Arial"/>
          <w:b/>
          <w:sz w:val="20"/>
          <w:szCs w:val="20"/>
          <w:lang w:val="nl-BE"/>
        </w:rPr>
      </w:pPr>
      <w:r>
        <w:rPr>
          <w:rFonts w:cs="Arial"/>
          <w:sz w:val="20"/>
          <w:szCs w:val="20"/>
          <w:lang w:val="nl-BE"/>
        </w:rPr>
        <w:tab/>
      </w:r>
      <w:r>
        <w:rPr>
          <w:rFonts w:cs="Arial"/>
          <w:b/>
          <w:sz w:val="20"/>
          <w:szCs w:val="20"/>
          <w:lang w:val="nl-BE"/>
        </w:rPr>
        <w:t>3…</w:t>
      </w:r>
      <w:r>
        <w:rPr>
          <w:rFonts w:cs="Arial"/>
          <w:b/>
          <w:sz w:val="20"/>
          <w:szCs w:val="20"/>
          <w:lang w:val="nl-BE"/>
        </w:rPr>
        <w:tab/>
      </w:r>
      <w:r>
        <w:rPr>
          <w:rFonts w:cs="Arial"/>
          <w:b/>
          <w:sz w:val="20"/>
          <w:szCs w:val="20"/>
          <w:lang w:val="nl-BE"/>
        </w:rPr>
        <w:tab/>
        <w:t>Kc2</w:t>
      </w:r>
    </w:p>
    <w:p w14:paraId="668C0CC7" w14:textId="77777777" w:rsidR="00E24D55" w:rsidRPr="004B28A1" w:rsidRDefault="00E24D55" w:rsidP="00E24D55">
      <w:pPr>
        <w:jc w:val="both"/>
        <w:outlineLvl w:val="0"/>
        <w:rPr>
          <w:rFonts w:cs="Arial"/>
          <w:b/>
          <w:sz w:val="20"/>
          <w:szCs w:val="20"/>
          <w:lang w:val="nl-BE"/>
        </w:rPr>
      </w:pPr>
      <w:r w:rsidRPr="00AD04D8">
        <w:rPr>
          <w:rFonts w:cs="Arial"/>
          <w:b/>
          <w:sz w:val="20"/>
          <w:szCs w:val="20"/>
          <w:lang w:val="nl-BE"/>
        </w:rPr>
        <w:tab/>
        <w:t>4.De2+</w:t>
      </w:r>
      <w:r>
        <w:rPr>
          <w:rFonts w:cs="Arial"/>
          <w:b/>
          <w:sz w:val="20"/>
          <w:szCs w:val="20"/>
          <w:lang w:val="nl-BE"/>
        </w:rPr>
        <w:tab/>
      </w:r>
      <w:r>
        <w:rPr>
          <w:rFonts w:cs="Arial"/>
          <w:b/>
          <w:sz w:val="20"/>
          <w:szCs w:val="20"/>
          <w:lang w:val="nl-BE"/>
        </w:rPr>
        <w:tab/>
      </w:r>
      <w:r w:rsidRPr="00AD04D8">
        <w:rPr>
          <w:rFonts w:cs="Arial"/>
          <w:b/>
          <w:sz w:val="20"/>
          <w:szCs w:val="20"/>
          <w:lang w:val="nl-BE"/>
        </w:rPr>
        <w:t xml:space="preserve">Kb3 </w:t>
      </w:r>
    </w:p>
    <w:p w14:paraId="25D3122D" w14:textId="77777777" w:rsidR="00E24D55" w:rsidRDefault="00E24D55" w:rsidP="00E24D55">
      <w:pPr>
        <w:jc w:val="both"/>
        <w:rPr>
          <w:rFonts w:cs="Arial"/>
          <w:b/>
          <w:sz w:val="20"/>
          <w:szCs w:val="20"/>
          <w:lang w:val="nl-BE"/>
        </w:rPr>
      </w:pPr>
      <w:r w:rsidRPr="00AD04D8">
        <w:rPr>
          <w:rFonts w:cs="Arial"/>
          <w:b/>
          <w:sz w:val="20"/>
          <w:szCs w:val="20"/>
          <w:lang w:val="nl-BE"/>
        </w:rPr>
        <w:tab/>
        <w:t xml:space="preserve">5.Db5+ </w:t>
      </w:r>
      <w:r w:rsidRPr="00AD04D8">
        <w:rPr>
          <w:rFonts w:cs="Arial"/>
          <w:b/>
          <w:sz w:val="20"/>
          <w:szCs w:val="20"/>
          <w:lang w:val="nl-BE"/>
        </w:rPr>
        <w:tab/>
      </w:r>
    </w:p>
    <w:p w14:paraId="2D6D00B2" w14:textId="77777777" w:rsidR="00DA56DD" w:rsidRDefault="00E24D55" w:rsidP="00E24D55">
      <w:pPr>
        <w:jc w:val="both"/>
        <w:rPr>
          <w:rFonts w:cs="Arial"/>
          <w:sz w:val="20"/>
          <w:szCs w:val="20"/>
          <w:lang w:val="nl-BE"/>
        </w:rPr>
      </w:pPr>
      <w:r>
        <w:rPr>
          <w:rFonts w:cs="Arial"/>
          <w:sz w:val="20"/>
          <w:szCs w:val="20"/>
          <w:lang w:val="nl-BE"/>
        </w:rPr>
        <w:t>5.Pd2+? Kc2 6.Pe4 Kb3 7.Db</w:t>
      </w:r>
      <w:r w:rsidR="00DA56DD">
        <w:rPr>
          <w:rFonts w:cs="Arial"/>
          <w:sz w:val="20"/>
          <w:szCs w:val="20"/>
          <w:lang w:val="nl-BE"/>
        </w:rPr>
        <w:t>5</w:t>
      </w:r>
    </w:p>
    <w:p w14:paraId="49C076EB" w14:textId="77777777" w:rsidR="00D41A46" w:rsidRPr="00D41A46" w:rsidRDefault="00F16354" w:rsidP="00E24D55">
      <w:pPr>
        <w:jc w:val="both"/>
        <w:rPr>
          <w:rFonts w:cs="Arial"/>
          <w:i/>
          <w:sz w:val="20"/>
          <w:szCs w:val="20"/>
          <w:lang w:val="nl-BE"/>
        </w:rPr>
      </w:pPr>
      <w:r>
        <w:rPr>
          <w:rFonts w:cs="Arial"/>
          <w:i/>
          <w:sz w:val="20"/>
          <w:szCs w:val="20"/>
          <w:lang w:val="nl-BE"/>
        </w:rPr>
        <w:t>(Z</w:t>
      </w:r>
      <w:r w:rsidR="00D41A46">
        <w:rPr>
          <w:rFonts w:cs="Arial"/>
          <w:i/>
          <w:sz w:val="20"/>
          <w:szCs w:val="20"/>
          <w:lang w:val="nl-BE"/>
        </w:rPr>
        <w:t>ie zet 5.)</w:t>
      </w:r>
    </w:p>
    <w:p w14:paraId="779EEF6F" w14:textId="77777777" w:rsidR="00E24D55" w:rsidRDefault="00DA56DD" w:rsidP="009B6C4D">
      <w:pPr>
        <w:ind w:firstLine="708"/>
        <w:rPr>
          <w:rFonts w:cs="Arial"/>
          <w:b/>
          <w:sz w:val="20"/>
          <w:szCs w:val="20"/>
          <w:lang w:val="nl-BE"/>
        </w:rPr>
      </w:pPr>
      <w:r>
        <w:rPr>
          <w:rFonts w:cs="Arial"/>
          <w:b/>
          <w:sz w:val="20"/>
          <w:szCs w:val="20"/>
          <w:lang w:val="nl-BE"/>
        </w:rPr>
        <w:t>5…</w:t>
      </w:r>
      <w:r>
        <w:rPr>
          <w:rFonts w:cs="Arial"/>
          <w:b/>
          <w:sz w:val="20"/>
          <w:szCs w:val="20"/>
          <w:lang w:val="nl-BE"/>
        </w:rPr>
        <w:tab/>
      </w:r>
      <w:r>
        <w:rPr>
          <w:rFonts w:cs="Arial"/>
          <w:b/>
          <w:sz w:val="20"/>
          <w:szCs w:val="20"/>
          <w:lang w:val="nl-BE"/>
        </w:rPr>
        <w:tab/>
        <w:t>Ka2</w:t>
      </w:r>
    </w:p>
    <w:p w14:paraId="27545BE7" w14:textId="77777777" w:rsidR="009B6C4D" w:rsidRDefault="009B6C4D" w:rsidP="009B6C4D">
      <w:pPr>
        <w:ind w:firstLine="708"/>
        <w:rPr>
          <w:rFonts w:cs="Arial"/>
          <w:b/>
          <w:sz w:val="20"/>
          <w:szCs w:val="20"/>
          <w:lang w:val="nl-BE"/>
        </w:rPr>
      </w:pPr>
      <w:r>
        <w:rPr>
          <w:rFonts w:cs="Arial"/>
          <w:b/>
          <w:sz w:val="20"/>
          <w:szCs w:val="20"/>
          <w:lang w:val="nl-BE"/>
        </w:rPr>
        <w:t>6.Dc4+</w:t>
      </w:r>
      <w:r>
        <w:rPr>
          <w:rFonts w:cs="Arial"/>
          <w:b/>
          <w:sz w:val="20"/>
          <w:szCs w:val="20"/>
          <w:lang w:val="nl-BE"/>
        </w:rPr>
        <w:tab/>
      </w:r>
    </w:p>
    <w:p w14:paraId="6A567A04" w14:textId="77777777" w:rsidR="009B6C4D" w:rsidRDefault="009B6C4D" w:rsidP="009B6C4D">
      <w:pPr>
        <w:rPr>
          <w:rFonts w:cs="Arial"/>
          <w:i/>
          <w:sz w:val="20"/>
          <w:szCs w:val="20"/>
          <w:lang w:val="nl-BE"/>
        </w:rPr>
      </w:pPr>
      <w:r>
        <w:rPr>
          <w:rFonts w:cs="Arial"/>
          <w:sz w:val="20"/>
          <w:szCs w:val="20"/>
          <w:lang w:val="nl-BE"/>
        </w:rPr>
        <w:t xml:space="preserve">6.Da4+? of 6.Da6+? 7.Db5+ </w:t>
      </w:r>
      <w:r>
        <w:rPr>
          <w:rFonts w:cs="Arial"/>
          <w:i/>
          <w:sz w:val="20"/>
          <w:szCs w:val="20"/>
          <w:lang w:val="nl-BE"/>
        </w:rPr>
        <w:t xml:space="preserve">(Zie </w:t>
      </w:r>
    </w:p>
    <w:p w14:paraId="1293E823" w14:textId="77777777" w:rsidR="009B6C4D" w:rsidRPr="009B6C4D" w:rsidRDefault="009B6C4D" w:rsidP="009B6C4D">
      <w:pPr>
        <w:rPr>
          <w:rFonts w:cs="Arial"/>
          <w:i/>
          <w:sz w:val="20"/>
          <w:szCs w:val="20"/>
          <w:lang w:val="nl-BE"/>
        </w:rPr>
      </w:pPr>
    </w:p>
    <w:p w14:paraId="4F3D43C8" w14:textId="77777777" w:rsidR="009B6C4D" w:rsidRPr="00B550D2" w:rsidRDefault="009B6C4D" w:rsidP="009B6C4D">
      <w:pPr>
        <w:ind w:firstLine="708"/>
        <w:rPr>
          <w:rFonts w:cs="Arial"/>
          <w:sz w:val="20"/>
          <w:szCs w:val="20"/>
          <w:lang w:val="nl-BE"/>
        </w:rPr>
      </w:pPr>
    </w:p>
    <w:p w14:paraId="7C5E2AEA" w14:textId="77777777" w:rsidR="00E24D55" w:rsidRDefault="00E24D55" w:rsidP="00E33332">
      <w:pPr>
        <w:rPr>
          <w:rFonts w:cs="Arial"/>
          <w:b/>
          <w:sz w:val="20"/>
          <w:szCs w:val="20"/>
          <w:lang w:val="nl-BE"/>
        </w:rPr>
      </w:pPr>
    </w:p>
    <w:p w14:paraId="43A15C5A" w14:textId="77777777" w:rsidR="00E33332" w:rsidRPr="00E33332" w:rsidRDefault="00E33332" w:rsidP="00E33332">
      <w:pPr>
        <w:jc w:val="both"/>
        <w:rPr>
          <w:rFonts w:cs="Arial"/>
          <w:b/>
          <w:sz w:val="20"/>
          <w:szCs w:val="20"/>
          <w:lang w:val="nl-BE"/>
        </w:rPr>
      </w:pPr>
    </w:p>
    <w:p w14:paraId="2060C097" w14:textId="77777777" w:rsidR="00E24D55" w:rsidRPr="00AD04D8" w:rsidRDefault="00E24D55" w:rsidP="00E24D55">
      <w:pPr>
        <w:jc w:val="both"/>
        <w:rPr>
          <w:rFonts w:cs="Arial"/>
          <w:b/>
          <w:sz w:val="20"/>
          <w:szCs w:val="20"/>
          <w:lang w:val="nl-BE"/>
        </w:rPr>
      </w:pPr>
      <w:r>
        <w:rPr>
          <w:rFonts w:cs="Arial"/>
          <w:b/>
          <w:sz w:val="20"/>
          <w:szCs w:val="20"/>
          <w:lang w:val="nl-BE"/>
        </w:rPr>
        <w:t xml:space="preserve">             6…</w:t>
      </w:r>
      <w:r>
        <w:rPr>
          <w:rFonts w:cs="Arial"/>
          <w:b/>
          <w:sz w:val="20"/>
          <w:szCs w:val="20"/>
          <w:lang w:val="nl-BE"/>
        </w:rPr>
        <w:tab/>
      </w:r>
      <w:r>
        <w:rPr>
          <w:rFonts w:cs="Arial"/>
          <w:b/>
          <w:sz w:val="20"/>
          <w:szCs w:val="20"/>
          <w:lang w:val="nl-BE"/>
        </w:rPr>
        <w:tab/>
      </w:r>
      <w:r w:rsidRPr="00AD04D8">
        <w:rPr>
          <w:rFonts w:cs="Arial"/>
          <w:b/>
          <w:sz w:val="20"/>
          <w:szCs w:val="20"/>
          <w:lang w:val="nl-BE"/>
        </w:rPr>
        <w:t xml:space="preserve">Kb1 </w:t>
      </w:r>
    </w:p>
    <w:p w14:paraId="3AC916CE" w14:textId="77777777" w:rsidR="00E24D55" w:rsidRDefault="00E24D55" w:rsidP="00E24D55">
      <w:pPr>
        <w:jc w:val="both"/>
        <w:rPr>
          <w:rFonts w:cs="Arial"/>
          <w:b/>
          <w:sz w:val="20"/>
          <w:szCs w:val="20"/>
          <w:lang w:val="nl-BE"/>
        </w:rPr>
      </w:pPr>
      <w:r w:rsidRPr="00AD04D8">
        <w:rPr>
          <w:rFonts w:cs="Arial"/>
          <w:b/>
          <w:sz w:val="20"/>
          <w:szCs w:val="20"/>
          <w:lang w:val="nl-BE"/>
        </w:rPr>
        <w:t xml:space="preserve"> </w:t>
      </w:r>
      <w:r>
        <w:rPr>
          <w:rFonts w:cs="Arial"/>
          <w:b/>
          <w:sz w:val="20"/>
          <w:szCs w:val="20"/>
          <w:lang w:val="nl-BE"/>
        </w:rPr>
        <w:t xml:space="preserve">            </w:t>
      </w:r>
      <w:r w:rsidRPr="00AD04D8">
        <w:rPr>
          <w:rFonts w:cs="Arial"/>
          <w:b/>
          <w:sz w:val="20"/>
          <w:szCs w:val="20"/>
          <w:lang w:val="nl-BE"/>
        </w:rPr>
        <w:t xml:space="preserve">7.Dd3+ </w:t>
      </w:r>
      <w:r w:rsidRPr="00AD04D8">
        <w:rPr>
          <w:rFonts w:cs="Arial"/>
          <w:b/>
          <w:sz w:val="20"/>
          <w:szCs w:val="20"/>
          <w:lang w:val="nl-BE"/>
        </w:rPr>
        <w:tab/>
      </w:r>
    </w:p>
    <w:p w14:paraId="4F7CAE48" w14:textId="77777777" w:rsidR="00CA7936" w:rsidRDefault="00E24D55" w:rsidP="00CA7936">
      <w:pPr>
        <w:jc w:val="both"/>
        <w:rPr>
          <w:rFonts w:cs="Arial"/>
          <w:b/>
          <w:sz w:val="20"/>
          <w:szCs w:val="20"/>
          <w:lang w:val="nl-BE"/>
        </w:rPr>
      </w:pPr>
      <w:r>
        <w:rPr>
          <w:rFonts w:cs="Arial"/>
          <w:sz w:val="20"/>
          <w:szCs w:val="20"/>
          <w:lang w:val="nl-BE"/>
        </w:rPr>
        <w:t xml:space="preserve">7.Db3+? Kc1 8.De3+ Kb1 9.Dd3+ </w:t>
      </w:r>
      <w:r w:rsidR="00DE0512">
        <w:rPr>
          <w:rFonts w:cs="Arial"/>
          <w:i/>
          <w:sz w:val="20"/>
          <w:szCs w:val="20"/>
          <w:lang w:val="nl-BE"/>
        </w:rPr>
        <w:t>(Z</w:t>
      </w:r>
      <w:r>
        <w:rPr>
          <w:rFonts w:cs="Arial"/>
          <w:i/>
          <w:sz w:val="20"/>
          <w:szCs w:val="20"/>
          <w:lang w:val="nl-BE"/>
        </w:rPr>
        <w:t>ie zet 7.)</w:t>
      </w:r>
      <w:r>
        <w:rPr>
          <w:rFonts w:cs="Arial"/>
          <w:b/>
          <w:sz w:val="20"/>
          <w:szCs w:val="20"/>
          <w:lang w:val="nl-BE"/>
        </w:rPr>
        <w:t xml:space="preserve">            </w:t>
      </w:r>
    </w:p>
    <w:p w14:paraId="7D36EB00" w14:textId="77777777" w:rsidR="00E24D55" w:rsidRPr="00CA7936" w:rsidRDefault="00E24D55" w:rsidP="00CA7936">
      <w:pPr>
        <w:ind w:firstLine="708"/>
        <w:jc w:val="both"/>
        <w:rPr>
          <w:rFonts w:cs="Arial"/>
          <w:i/>
          <w:sz w:val="20"/>
          <w:szCs w:val="20"/>
          <w:lang w:val="nl-BE"/>
        </w:rPr>
      </w:pPr>
      <w:r>
        <w:rPr>
          <w:rFonts w:cs="Arial"/>
          <w:b/>
          <w:sz w:val="20"/>
          <w:szCs w:val="20"/>
          <w:lang w:val="nl-BE"/>
        </w:rPr>
        <w:t>7…</w:t>
      </w:r>
      <w:r>
        <w:rPr>
          <w:rFonts w:cs="Arial"/>
          <w:b/>
          <w:sz w:val="20"/>
          <w:szCs w:val="20"/>
          <w:lang w:val="nl-BE"/>
        </w:rPr>
        <w:tab/>
      </w:r>
      <w:r>
        <w:rPr>
          <w:rFonts w:cs="Arial"/>
          <w:b/>
          <w:sz w:val="20"/>
          <w:szCs w:val="20"/>
          <w:lang w:val="nl-BE"/>
        </w:rPr>
        <w:tab/>
      </w:r>
      <w:r w:rsidRPr="00AD04D8">
        <w:rPr>
          <w:rFonts w:cs="Arial"/>
          <w:b/>
          <w:sz w:val="20"/>
          <w:szCs w:val="20"/>
          <w:lang w:val="nl-BE"/>
        </w:rPr>
        <w:t xml:space="preserve">Kb2 </w:t>
      </w:r>
    </w:p>
    <w:p w14:paraId="3EE25FF4" w14:textId="77777777" w:rsidR="00E24D55"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8.Dc3+</w:t>
      </w:r>
    </w:p>
    <w:p w14:paraId="0D87DE59" w14:textId="77777777" w:rsidR="00E24D55" w:rsidRPr="00E71386" w:rsidRDefault="00E24D55" w:rsidP="00E24D55">
      <w:pPr>
        <w:jc w:val="both"/>
        <w:rPr>
          <w:rFonts w:cs="Arial"/>
          <w:i/>
          <w:sz w:val="20"/>
          <w:szCs w:val="20"/>
          <w:lang w:val="nl-BE"/>
        </w:rPr>
      </w:pPr>
      <w:r>
        <w:rPr>
          <w:rFonts w:cs="Arial"/>
          <w:sz w:val="20"/>
          <w:szCs w:val="20"/>
          <w:lang w:val="nl-BE"/>
        </w:rPr>
        <w:t xml:space="preserve">Niet 8.Dd2+? Ka3 9.Da5+ Kb2 10.Dc3+ </w:t>
      </w:r>
      <w:r>
        <w:rPr>
          <w:rFonts w:cs="Arial"/>
          <w:i/>
          <w:sz w:val="20"/>
          <w:szCs w:val="20"/>
          <w:lang w:val="nl-BE"/>
        </w:rPr>
        <w:t>(</w:t>
      </w:r>
      <w:r w:rsidR="00DE0512">
        <w:rPr>
          <w:rFonts w:cs="Arial"/>
          <w:i/>
          <w:sz w:val="20"/>
          <w:szCs w:val="20"/>
          <w:lang w:val="nl-BE"/>
        </w:rPr>
        <w:t>Z</w:t>
      </w:r>
      <w:r>
        <w:rPr>
          <w:rFonts w:cs="Arial"/>
          <w:i/>
          <w:sz w:val="20"/>
          <w:szCs w:val="20"/>
          <w:lang w:val="nl-BE"/>
        </w:rPr>
        <w:t>ie zet 8.)</w:t>
      </w:r>
    </w:p>
    <w:p w14:paraId="3069B37B" w14:textId="77777777" w:rsidR="00E24D55" w:rsidRPr="00AD04D8" w:rsidRDefault="00E24D55" w:rsidP="00E24D55">
      <w:pPr>
        <w:jc w:val="both"/>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r>
      <w:r w:rsidRPr="00AD04D8">
        <w:rPr>
          <w:rFonts w:cs="Arial"/>
          <w:b/>
          <w:sz w:val="20"/>
          <w:szCs w:val="20"/>
          <w:lang w:val="nl-BE"/>
        </w:rPr>
        <w:t xml:space="preserve">Ka2 </w:t>
      </w:r>
    </w:p>
    <w:p w14:paraId="62174388" w14:textId="77777777" w:rsidR="00E24D55" w:rsidRPr="00AD04D8" w:rsidRDefault="00E24D55" w:rsidP="00E24D55">
      <w:pPr>
        <w:jc w:val="both"/>
        <w:rPr>
          <w:rFonts w:cs="Arial"/>
          <w:b/>
          <w:sz w:val="20"/>
          <w:szCs w:val="20"/>
          <w:lang w:val="nl-BE"/>
        </w:rPr>
      </w:pPr>
      <w:r>
        <w:rPr>
          <w:rFonts w:cs="Arial"/>
          <w:b/>
          <w:sz w:val="20"/>
          <w:szCs w:val="20"/>
          <w:lang w:val="nl-BE"/>
        </w:rPr>
        <w:t xml:space="preserve">             9.Dc2+ </w:t>
      </w:r>
      <w:r>
        <w:rPr>
          <w:rFonts w:cs="Arial"/>
          <w:b/>
          <w:sz w:val="20"/>
          <w:szCs w:val="20"/>
          <w:lang w:val="nl-BE"/>
        </w:rPr>
        <w:tab/>
      </w:r>
      <w:r w:rsidRPr="00AD04D8">
        <w:rPr>
          <w:rFonts w:cs="Arial"/>
          <w:b/>
          <w:sz w:val="20"/>
          <w:szCs w:val="20"/>
          <w:lang w:val="nl-BE"/>
        </w:rPr>
        <w:t xml:space="preserve">Ka3 </w:t>
      </w:r>
    </w:p>
    <w:p w14:paraId="3186AE0B" w14:textId="77777777" w:rsidR="00E24D55" w:rsidRDefault="00E24D55" w:rsidP="00E24D55">
      <w:pPr>
        <w:jc w:val="both"/>
        <w:rPr>
          <w:rFonts w:cs="Arial"/>
          <w:b/>
          <w:sz w:val="20"/>
          <w:szCs w:val="20"/>
          <w:lang w:val="nl-BE"/>
        </w:rPr>
      </w:pPr>
      <w:r>
        <w:rPr>
          <w:rFonts w:cs="Arial"/>
          <w:sz w:val="20"/>
          <w:szCs w:val="20"/>
          <w:lang w:val="nl-BE"/>
        </w:rPr>
        <w:t xml:space="preserve">           </w:t>
      </w:r>
      <w:r w:rsidRPr="00AD04D8">
        <w:rPr>
          <w:rFonts w:cs="Arial"/>
          <w:b/>
          <w:sz w:val="20"/>
          <w:szCs w:val="20"/>
          <w:lang w:val="nl-BE"/>
        </w:rPr>
        <w:t xml:space="preserve">10.Dxc5+ </w:t>
      </w:r>
      <w:r>
        <w:rPr>
          <w:rFonts w:cs="Arial"/>
          <w:b/>
          <w:sz w:val="20"/>
          <w:szCs w:val="20"/>
          <w:lang w:val="nl-BE"/>
        </w:rPr>
        <w:t xml:space="preserve">        </w:t>
      </w:r>
      <w:r>
        <w:rPr>
          <w:rFonts w:cs="Arial"/>
          <w:b/>
          <w:sz w:val="20"/>
          <w:szCs w:val="20"/>
          <w:lang w:val="nl-BE"/>
        </w:rPr>
        <w:tab/>
      </w:r>
    </w:p>
    <w:p w14:paraId="16CFBC95" w14:textId="77777777" w:rsidR="00E24D55" w:rsidRPr="00001C66" w:rsidRDefault="00E24D55" w:rsidP="00E24D55">
      <w:pPr>
        <w:jc w:val="both"/>
        <w:rPr>
          <w:rFonts w:cs="Arial"/>
          <w:sz w:val="20"/>
          <w:szCs w:val="20"/>
          <w:lang w:val="nl-BE"/>
        </w:rPr>
      </w:pPr>
      <w:r>
        <w:rPr>
          <w:rFonts w:cs="Arial"/>
          <w:sz w:val="20"/>
          <w:szCs w:val="20"/>
          <w:lang w:val="nl-BE"/>
        </w:rPr>
        <w:t>Daar gaat de pion. En nu:</w:t>
      </w:r>
    </w:p>
    <w:p w14:paraId="3A8258C6" w14:textId="77777777" w:rsidR="00E24D55" w:rsidRPr="00AD04D8" w:rsidRDefault="00E24D55" w:rsidP="00E24D55">
      <w:pPr>
        <w:jc w:val="both"/>
        <w:rPr>
          <w:rFonts w:cs="Arial"/>
          <w:sz w:val="20"/>
          <w:szCs w:val="20"/>
          <w:lang w:val="nl-BE"/>
        </w:rPr>
      </w:pPr>
      <w:r>
        <w:rPr>
          <w:rFonts w:cs="Arial"/>
          <w:b/>
          <w:sz w:val="20"/>
          <w:szCs w:val="20"/>
          <w:lang w:val="nl-BE"/>
        </w:rPr>
        <w:t xml:space="preserve">           10…</w:t>
      </w:r>
      <w:r>
        <w:rPr>
          <w:rFonts w:cs="Arial"/>
          <w:b/>
          <w:sz w:val="20"/>
          <w:szCs w:val="20"/>
          <w:lang w:val="nl-BE"/>
        </w:rPr>
        <w:tab/>
      </w:r>
      <w:r>
        <w:rPr>
          <w:rFonts w:cs="Arial"/>
          <w:b/>
          <w:sz w:val="20"/>
          <w:szCs w:val="20"/>
          <w:lang w:val="nl-BE"/>
        </w:rPr>
        <w:tab/>
        <w:t>Kb2</w:t>
      </w:r>
      <w:r w:rsidRPr="00AD04D8">
        <w:rPr>
          <w:rFonts w:cs="Arial"/>
          <w:sz w:val="20"/>
          <w:szCs w:val="20"/>
          <w:lang w:val="nl-BE"/>
        </w:rPr>
        <w:t xml:space="preserve"> </w:t>
      </w:r>
    </w:p>
    <w:p w14:paraId="35948A0F" w14:textId="77777777" w:rsidR="00E24D55" w:rsidRDefault="00E24D55" w:rsidP="00E24D55">
      <w:pPr>
        <w:jc w:val="both"/>
        <w:rPr>
          <w:rFonts w:cs="Arial"/>
          <w:b/>
          <w:sz w:val="20"/>
          <w:szCs w:val="20"/>
          <w:lang w:val="nl-BE"/>
        </w:rPr>
      </w:pPr>
      <w:r>
        <w:rPr>
          <w:rFonts w:cs="Arial"/>
          <w:b/>
          <w:sz w:val="20"/>
          <w:szCs w:val="20"/>
          <w:lang w:val="nl-BE"/>
        </w:rPr>
        <w:t xml:space="preserve">           11.Db4+</w:t>
      </w:r>
      <w:r>
        <w:rPr>
          <w:rFonts w:cs="Arial"/>
          <w:b/>
          <w:sz w:val="20"/>
          <w:szCs w:val="20"/>
          <w:lang w:val="nl-BE"/>
        </w:rPr>
        <w:tab/>
      </w:r>
      <w:r>
        <w:rPr>
          <w:rFonts w:cs="Arial"/>
          <w:b/>
          <w:sz w:val="20"/>
          <w:szCs w:val="20"/>
          <w:lang w:val="nl-BE"/>
        </w:rPr>
        <w:tab/>
        <w:t>Kc2</w:t>
      </w:r>
    </w:p>
    <w:p w14:paraId="1E812B08" w14:textId="77777777" w:rsidR="00E24D55" w:rsidRDefault="00E24D55" w:rsidP="00E24D55">
      <w:pPr>
        <w:jc w:val="both"/>
        <w:rPr>
          <w:rFonts w:cs="Arial"/>
          <w:b/>
          <w:sz w:val="20"/>
          <w:szCs w:val="20"/>
          <w:lang w:val="nl-BE"/>
        </w:rPr>
      </w:pPr>
      <w:r>
        <w:rPr>
          <w:rFonts w:cs="Arial"/>
          <w:b/>
          <w:sz w:val="20"/>
          <w:szCs w:val="20"/>
          <w:lang w:val="nl-BE"/>
        </w:rPr>
        <w:t xml:space="preserve">           12.Dd2+</w:t>
      </w:r>
      <w:r>
        <w:rPr>
          <w:rFonts w:cs="Arial"/>
          <w:b/>
          <w:sz w:val="20"/>
          <w:szCs w:val="20"/>
          <w:lang w:val="nl-BE"/>
        </w:rPr>
        <w:tab/>
      </w:r>
      <w:r>
        <w:rPr>
          <w:rFonts w:cs="Arial"/>
          <w:b/>
          <w:sz w:val="20"/>
          <w:szCs w:val="20"/>
          <w:lang w:val="nl-BE"/>
        </w:rPr>
        <w:tab/>
        <w:t>Kb3</w:t>
      </w:r>
      <w:r>
        <w:rPr>
          <w:rFonts w:cs="Arial"/>
          <w:b/>
          <w:sz w:val="20"/>
          <w:szCs w:val="20"/>
          <w:lang w:val="nl-BE"/>
        </w:rPr>
        <w:tab/>
      </w:r>
    </w:p>
    <w:p w14:paraId="5C5C939E" w14:textId="77777777" w:rsidR="00E24D55" w:rsidRPr="00AD04D8" w:rsidRDefault="00E24D55" w:rsidP="00E24D55">
      <w:pPr>
        <w:jc w:val="both"/>
        <w:rPr>
          <w:rFonts w:cs="Arial"/>
          <w:b/>
          <w:sz w:val="20"/>
          <w:szCs w:val="20"/>
          <w:lang w:val="nl-BE"/>
        </w:rPr>
      </w:pPr>
      <w:r w:rsidRPr="00AD04D8">
        <w:rPr>
          <w:rFonts w:cs="Arial"/>
          <w:b/>
          <w:sz w:val="20"/>
          <w:szCs w:val="20"/>
          <w:lang w:val="nl-BE"/>
        </w:rPr>
        <w:t xml:space="preserve"> </w:t>
      </w:r>
      <w:r>
        <w:rPr>
          <w:rFonts w:cs="Arial"/>
          <w:b/>
          <w:sz w:val="20"/>
          <w:szCs w:val="20"/>
          <w:lang w:val="nl-BE"/>
        </w:rPr>
        <w:t xml:space="preserve">          </w:t>
      </w:r>
      <w:r w:rsidR="005D3524">
        <w:rPr>
          <w:rFonts w:cs="Arial"/>
          <w:b/>
          <w:sz w:val="20"/>
          <w:szCs w:val="20"/>
          <w:lang w:val="nl-BE"/>
        </w:rPr>
        <w:t>13</w:t>
      </w:r>
      <w:r w:rsidRPr="00AD04D8">
        <w:rPr>
          <w:rFonts w:cs="Arial"/>
          <w:b/>
          <w:sz w:val="20"/>
          <w:szCs w:val="20"/>
          <w:lang w:val="nl-BE"/>
        </w:rPr>
        <w:t xml:space="preserve">.Pc5+ </w:t>
      </w:r>
      <w:r w:rsidRPr="00AD04D8">
        <w:rPr>
          <w:rFonts w:cs="Arial"/>
          <w:b/>
          <w:sz w:val="20"/>
          <w:szCs w:val="20"/>
          <w:lang w:val="nl-BE"/>
        </w:rPr>
        <w:tab/>
        <w:t xml:space="preserve">Ka3 </w:t>
      </w:r>
    </w:p>
    <w:p w14:paraId="6697F9B3" w14:textId="77777777" w:rsidR="00E24D55" w:rsidRPr="00AD04D8" w:rsidRDefault="00E24D55" w:rsidP="00E24D55">
      <w:pPr>
        <w:jc w:val="both"/>
        <w:rPr>
          <w:rFonts w:cs="Arial"/>
          <w:b/>
          <w:sz w:val="20"/>
          <w:szCs w:val="20"/>
          <w:lang w:val="nl-BE"/>
        </w:rPr>
      </w:pPr>
      <w:r>
        <w:rPr>
          <w:rFonts w:cs="Arial"/>
          <w:sz w:val="20"/>
          <w:szCs w:val="20"/>
          <w:lang w:val="nl-BE"/>
        </w:rPr>
        <w:t xml:space="preserve">           </w:t>
      </w:r>
      <w:r w:rsidR="005D3524">
        <w:rPr>
          <w:rFonts w:cs="Arial"/>
          <w:b/>
          <w:sz w:val="20"/>
          <w:szCs w:val="20"/>
          <w:lang w:val="nl-BE"/>
        </w:rPr>
        <w:t>14</w:t>
      </w:r>
      <w:r w:rsidRPr="00AD04D8">
        <w:rPr>
          <w:rFonts w:cs="Arial"/>
          <w:b/>
          <w:sz w:val="20"/>
          <w:szCs w:val="20"/>
          <w:lang w:val="nl-BE"/>
        </w:rPr>
        <w:t xml:space="preserve">.Da5+ </w:t>
      </w:r>
      <w:r>
        <w:rPr>
          <w:rFonts w:cs="Arial"/>
          <w:b/>
          <w:sz w:val="20"/>
          <w:szCs w:val="20"/>
          <w:lang w:val="nl-BE"/>
        </w:rPr>
        <w:tab/>
      </w:r>
      <w:r w:rsidRPr="00AD04D8">
        <w:rPr>
          <w:rFonts w:cs="Arial"/>
          <w:b/>
          <w:sz w:val="20"/>
          <w:szCs w:val="20"/>
          <w:lang w:val="nl-BE"/>
        </w:rPr>
        <w:t xml:space="preserve">Kb2 </w:t>
      </w:r>
    </w:p>
    <w:p w14:paraId="6F53380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005D3524">
        <w:rPr>
          <w:rFonts w:cs="Arial"/>
          <w:b/>
          <w:sz w:val="20"/>
          <w:szCs w:val="20"/>
          <w:lang w:val="nl-BE"/>
        </w:rPr>
        <w:t>15.</w:t>
      </w:r>
      <w:r w:rsidRPr="00AD04D8">
        <w:rPr>
          <w:rFonts w:cs="Arial"/>
          <w:b/>
          <w:sz w:val="20"/>
          <w:szCs w:val="20"/>
          <w:lang w:val="nl-BE"/>
        </w:rPr>
        <w:t xml:space="preserve">Db4+ </w:t>
      </w:r>
      <w:r w:rsidRPr="00AD04D8">
        <w:rPr>
          <w:rFonts w:cs="Arial"/>
          <w:b/>
          <w:sz w:val="20"/>
          <w:szCs w:val="20"/>
          <w:lang w:val="nl-BE"/>
        </w:rPr>
        <w:tab/>
        <w:t xml:space="preserve">Kc2 </w:t>
      </w:r>
    </w:p>
    <w:p w14:paraId="6699ED0A" w14:textId="77777777" w:rsidR="00E24D55" w:rsidRPr="00E71386" w:rsidRDefault="00E24D55" w:rsidP="00E24D55">
      <w:pPr>
        <w:jc w:val="both"/>
        <w:outlineLvl w:val="0"/>
        <w:rPr>
          <w:rFonts w:cs="Arial"/>
          <w:b/>
          <w:sz w:val="20"/>
          <w:szCs w:val="20"/>
          <w:lang w:val="nl-BE"/>
        </w:rPr>
      </w:pPr>
      <w:r>
        <w:rPr>
          <w:rFonts w:cs="Arial"/>
          <w:sz w:val="20"/>
          <w:szCs w:val="20"/>
          <w:lang w:val="nl-BE"/>
        </w:rPr>
        <w:t xml:space="preserve">           </w:t>
      </w:r>
      <w:r w:rsidR="005D3524">
        <w:rPr>
          <w:rFonts w:cs="Arial"/>
          <w:b/>
          <w:sz w:val="20"/>
          <w:szCs w:val="20"/>
          <w:lang w:val="nl-BE"/>
        </w:rPr>
        <w:t>16</w:t>
      </w:r>
      <w:r w:rsidRPr="00AD04D8">
        <w:rPr>
          <w:rFonts w:cs="Arial"/>
          <w:b/>
          <w:sz w:val="20"/>
          <w:szCs w:val="20"/>
          <w:lang w:val="nl-BE"/>
        </w:rPr>
        <w:t xml:space="preserve">.De4+ </w:t>
      </w:r>
      <w:r>
        <w:rPr>
          <w:rFonts w:cs="Arial"/>
          <w:b/>
          <w:sz w:val="20"/>
          <w:szCs w:val="20"/>
          <w:lang w:val="nl-BE"/>
        </w:rPr>
        <w:tab/>
      </w:r>
      <w:r w:rsidRPr="00AD04D8">
        <w:rPr>
          <w:rFonts w:cs="Arial"/>
          <w:b/>
          <w:sz w:val="20"/>
          <w:szCs w:val="20"/>
          <w:lang w:val="nl-BE"/>
        </w:rPr>
        <w:t xml:space="preserve">Kb2 </w:t>
      </w:r>
      <w:r w:rsidRPr="00AD04D8">
        <w:rPr>
          <w:rFonts w:cs="Arial"/>
          <w:sz w:val="20"/>
          <w:szCs w:val="20"/>
          <w:lang w:val="nl-BE"/>
        </w:rPr>
        <w:t xml:space="preserve"> </w:t>
      </w:r>
    </w:p>
    <w:p w14:paraId="3A2779F7" w14:textId="77777777" w:rsidR="00E24D55" w:rsidRPr="00AD04D8" w:rsidRDefault="00E24D55" w:rsidP="00E24D55">
      <w:pPr>
        <w:jc w:val="both"/>
        <w:outlineLvl w:val="0"/>
        <w:rPr>
          <w:rFonts w:cs="Arial"/>
          <w:b/>
          <w:sz w:val="20"/>
          <w:szCs w:val="20"/>
          <w:lang w:val="nl-BE"/>
        </w:rPr>
      </w:pPr>
      <w:r>
        <w:rPr>
          <w:rFonts w:cs="Arial"/>
          <w:sz w:val="20"/>
          <w:szCs w:val="20"/>
          <w:lang w:val="nl-BE"/>
        </w:rPr>
        <w:t xml:space="preserve">           </w:t>
      </w:r>
      <w:r w:rsidR="005D3524">
        <w:rPr>
          <w:rFonts w:cs="Arial"/>
          <w:b/>
          <w:sz w:val="20"/>
          <w:szCs w:val="20"/>
          <w:lang w:val="nl-BE"/>
        </w:rPr>
        <w:t>17</w:t>
      </w:r>
      <w:r w:rsidRPr="00AD04D8">
        <w:rPr>
          <w:rFonts w:cs="Arial"/>
          <w:b/>
          <w:sz w:val="20"/>
          <w:szCs w:val="20"/>
          <w:lang w:val="nl-BE"/>
        </w:rPr>
        <w:t xml:space="preserve">.Dd4+ </w:t>
      </w:r>
      <w:r>
        <w:rPr>
          <w:rFonts w:cs="Arial"/>
          <w:b/>
          <w:sz w:val="20"/>
          <w:szCs w:val="20"/>
          <w:lang w:val="nl-BE"/>
        </w:rPr>
        <w:tab/>
      </w:r>
      <w:r w:rsidRPr="00AD04D8">
        <w:rPr>
          <w:rFonts w:cs="Arial"/>
          <w:b/>
          <w:sz w:val="20"/>
          <w:szCs w:val="20"/>
          <w:lang w:val="nl-BE"/>
        </w:rPr>
        <w:t>Ka2</w:t>
      </w:r>
    </w:p>
    <w:p w14:paraId="177ED0B3" w14:textId="77777777" w:rsidR="00E24D55" w:rsidRPr="00AD04D8" w:rsidRDefault="00E24D55" w:rsidP="00E24D55">
      <w:pPr>
        <w:jc w:val="both"/>
        <w:outlineLvl w:val="0"/>
        <w:rPr>
          <w:rFonts w:cs="Arial"/>
          <w:b/>
          <w:sz w:val="20"/>
          <w:szCs w:val="20"/>
          <w:lang w:val="nl-BE"/>
        </w:rPr>
      </w:pPr>
      <w:r>
        <w:rPr>
          <w:rFonts w:cs="Arial"/>
          <w:b/>
          <w:sz w:val="20"/>
          <w:szCs w:val="20"/>
          <w:lang w:val="nl-BE"/>
        </w:rPr>
        <w:t xml:space="preserve">           </w:t>
      </w:r>
      <w:r w:rsidRPr="00AD04D8">
        <w:rPr>
          <w:rFonts w:cs="Arial"/>
          <w:b/>
          <w:sz w:val="20"/>
          <w:szCs w:val="20"/>
          <w:lang w:val="nl-BE"/>
        </w:rPr>
        <w:t>1</w:t>
      </w:r>
      <w:r w:rsidR="005D3524">
        <w:rPr>
          <w:rFonts w:cs="Arial"/>
          <w:b/>
          <w:sz w:val="20"/>
          <w:szCs w:val="20"/>
          <w:lang w:val="nl-BE"/>
        </w:rPr>
        <w:t>8</w:t>
      </w:r>
      <w:r w:rsidRPr="00AD04D8">
        <w:rPr>
          <w:rFonts w:cs="Arial"/>
          <w:b/>
          <w:sz w:val="20"/>
          <w:szCs w:val="20"/>
          <w:lang w:val="nl-BE"/>
        </w:rPr>
        <w:t xml:space="preserve">.Da4+ </w:t>
      </w:r>
      <w:r w:rsidRPr="00AD04D8">
        <w:rPr>
          <w:rFonts w:cs="Arial"/>
          <w:b/>
          <w:sz w:val="20"/>
          <w:szCs w:val="20"/>
          <w:lang w:val="nl-BE"/>
        </w:rPr>
        <w:tab/>
        <w:t xml:space="preserve">Kb1 </w:t>
      </w:r>
    </w:p>
    <w:p w14:paraId="77191FF1"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005D3524">
        <w:rPr>
          <w:rFonts w:cs="Arial"/>
          <w:b/>
          <w:sz w:val="20"/>
          <w:szCs w:val="20"/>
          <w:lang w:val="nl-BE"/>
        </w:rPr>
        <w:t>19</w:t>
      </w:r>
      <w:r w:rsidRPr="00AD04D8">
        <w:rPr>
          <w:rFonts w:cs="Arial"/>
          <w:b/>
          <w:sz w:val="20"/>
          <w:szCs w:val="20"/>
          <w:lang w:val="nl-BE"/>
        </w:rPr>
        <w:t xml:space="preserve">.Dd1+ </w:t>
      </w:r>
      <w:r>
        <w:rPr>
          <w:rFonts w:cs="Arial"/>
          <w:b/>
          <w:sz w:val="20"/>
          <w:szCs w:val="20"/>
          <w:lang w:val="nl-BE"/>
        </w:rPr>
        <w:tab/>
      </w:r>
      <w:r w:rsidRPr="00AD04D8">
        <w:rPr>
          <w:rFonts w:cs="Arial"/>
          <w:b/>
          <w:sz w:val="20"/>
          <w:szCs w:val="20"/>
          <w:lang w:val="nl-BE"/>
        </w:rPr>
        <w:t xml:space="preserve">Kb2 </w:t>
      </w:r>
    </w:p>
    <w:p w14:paraId="19EB543E" w14:textId="77777777" w:rsidR="009B6C4D" w:rsidRDefault="00E24D55" w:rsidP="00E24D55">
      <w:pPr>
        <w:jc w:val="both"/>
        <w:rPr>
          <w:rFonts w:cs="Arial"/>
          <w:b/>
          <w:sz w:val="20"/>
          <w:szCs w:val="20"/>
          <w:lang w:val="nl-BE"/>
        </w:rPr>
      </w:pPr>
      <w:r>
        <w:rPr>
          <w:rFonts w:cs="Arial"/>
          <w:b/>
          <w:sz w:val="20"/>
          <w:szCs w:val="20"/>
          <w:lang w:val="nl-BE"/>
        </w:rPr>
        <w:t xml:space="preserve">           </w:t>
      </w:r>
      <w:r w:rsidR="005D3524">
        <w:rPr>
          <w:rFonts w:cs="Arial"/>
          <w:b/>
          <w:sz w:val="20"/>
          <w:szCs w:val="20"/>
          <w:lang w:val="nl-BE"/>
        </w:rPr>
        <w:t>20</w:t>
      </w:r>
      <w:r w:rsidRPr="00AD04D8">
        <w:rPr>
          <w:rFonts w:cs="Arial"/>
          <w:b/>
          <w:sz w:val="20"/>
          <w:szCs w:val="20"/>
          <w:lang w:val="nl-BE"/>
        </w:rPr>
        <w:t>.Pd3+</w:t>
      </w:r>
    </w:p>
    <w:p w14:paraId="740B9361" w14:textId="77777777" w:rsidR="009B6C4D" w:rsidRPr="009B6C4D" w:rsidRDefault="009B6C4D" w:rsidP="00E24D55">
      <w:pPr>
        <w:jc w:val="both"/>
        <w:rPr>
          <w:rFonts w:cs="Arial"/>
          <w:i/>
          <w:sz w:val="20"/>
          <w:szCs w:val="20"/>
          <w:lang w:val="nl-BE"/>
        </w:rPr>
      </w:pPr>
      <w:r>
        <w:rPr>
          <w:rFonts w:cs="Arial"/>
          <w:sz w:val="20"/>
          <w:szCs w:val="20"/>
          <w:lang w:val="nl-BE"/>
        </w:rPr>
        <w:t>20.De2+</w:t>
      </w:r>
      <w:r w:rsidR="000B4C2B">
        <w:rPr>
          <w:rFonts w:cs="Arial"/>
          <w:sz w:val="20"/>
          <w:szCs w:val="20"/>
          <w:lang w:val="nl-BE"/>
        </w:rPr>
        <w:t>?</w:t>
      </w:r>
      <w:r>
        <w:rPr>
          <w:rFonts w:cs="Arial"/>
          <w:sz w:val="20"/>
          <w:szCs w:val="20"/>
          <w:lang w:val="nl-BE"/>
        </w:rPr>
        <w:t xml:space="preserve"> Ka3 21.Da6+ Kb2 22.Db7+ Kc2 23.De4+ Kb2 </w:t>
      </w:r>
      <w:r>
        <w:rPr>
          <w:rFonts w:cs="Arial"/>
          <w:i/>
          <w:sz w:val="20"/>
          <w:szCs w:val="20"/>
          <w:lang w:val="nl-BE"/>
        </w:rPr>
        <w:t>(Zie zet 16.)</w:t>
      </w:r>
    </w:p>
    <w:p w14:paraId="7B21EDAA" w14:textId="77777777" w:rsidR="00E24D55" w:rsidRPr="00AD04D8" w:rsidRDefault="00E24D55" w:rsidP="00E24D55">
      <w:pPr>
        <w:jc w:val="both"/>
        <w:rPr>
          <w:rFonts w:cs="Arial"/>
          <w:b/>
          <w:sz w:val="20"/>
          <w:szCs w:val="20"/>
          <w:lang w:val="nl-BE"/>
        </w:rPr>
      </w:pPr>
      <w:r w:rsidRPr="00AD04D8">
        <w:rPr>
          <w:rFonts w:cs="Arial"/>
          <w:b/>
          <w:sz w:val="20"/>
          <w:szCs w:val="20"/>
          <w:lang w:val="nl-BE"/>
        </w:rPr>
        <w:t xml:space="preserve"> </w:t>
      </w:r>
      <w:r w:rsidR="009B6C4D">
        <w:rPr>
          <w:rFonts w:cs="Arial"/>
          <w:b/>
          <w:sz w:val="20"/>
          <w:szCs w:val="20"/>
          <w:lang w:val="nl-BE"/>
        </w:rPr>
        <w:t xml:space="preserve">          20…</w:t>
      </w:r>
      <w:r w:rsidR="009B6C4D">
        <w:rPr>
          <w:rFonts w:cs="Arial"/>
          <w:b/>
          <w:sz w:val="20"/>
          <w:szCs w:val="20"/>
          <w:lang w:val="nl-BE"/>
        </w:rPr>
        <w:tab/>
      </w:r>
      <w:r w:rsidR="009B6C4D">
        <w:rPr>
          <w:rFonts w:cs="Arial"/>
          <w:b/>
          <w:sz w:val="20"/>
          <w:szCs w:val="20"/>
          <w:lang w:val="nl-BE"/>
        </w:rPr>
        <w:tab/>
      </w:r>
      <w:r w:rsidR="000611EC">
        <w:rPr>
          <w:rFonts w:cs="Arial"/>
          <w:b/>
          <w:sz w:val="20"/>
          <w:szCs w:val="20"/>
          <w:lang w:val="nl-BE"/>
        </w:rPr>
        <w:t>Ka3</w:t>
      </w:r>
    </w:p>
    <w:p w14:paraId="5FA795A8" w14:textId="77777777" w:rsidR="00E24D55" w:rsidRPr="000611EC" w:rsidRDefault="00E24D55" w:rsidP="000611EC">
      <w:pPr>
        <w:jc w:val="both"/>
        <w:rPr>
          <w:rFonts w:cs="Arial"/>
          <w:b/>
          <w:sz w:val="20"/>
          <w:szCs w:val="20"/>
          <w:lang w:val="nl-BE"/>
        </w:rPr>
      </w:pPr>
      <w:r>
        <w:rPr>
          <w:rFonts w:cs="Arial"/>
          <w:b/>
          <w:sz w:val="20"/>
          <w:szCs w:val="20"/>
          <w:lang w:val="nl-BE"/>
        </w:rPr>
        <w:t xml:space="preserve">           </w:t>
      </w:r>
      <w:r w:rsidR="005D3524">
        <w:rPr>
          <w:rFonts w:cs="Arial"/>
          <w:b/>
          <w:sz w:val="20"/>
          <w:szCs w:val="20"/>
          <w:lang w:val="nl-BE"/>
        </w:rPr>
        <w:t>21</w:t>
      </w:r>
      <w:r w:rsidR="000611EC">
        <w:rPr>
          <w:rFonts w:cs="Arial"/>
          <w:b/>
          <w:sz w:val="20"/>
          <w:szCs w:val="20"/>
          <w:lang w:val="nl-BE"/>
        </w:rPr>
        <w:t>.Dxa1</w:t>
      </w:r>
    </w:p>
    <w:p w14:paraId="3B253475" w14:textId="77777777" w:rsidR="00F154D4" w:rsidRDefault="00F154D4" w:rsidP="00E24D55">
      <w:pPr>
        <w:jc w:val="both"/>
        <w:rPr>
          <w:rFonts w:cs="Arial"/>
          <w:sz w:val="20"/>
          <w:szCs w:val="20"/>
          <w:lang w:val="nl-BE"/>
        </w:rPr>
      </w:pPr>
    </w:p>
    <w:p w14:paraId="1D5A51F6" w14:textId="77777777" w:rsidR="00E24D55" w:rsidRDefault="00345495" w:rsidP="00E24D55">
      <w:pPr>
        <w:jc w:val="both"/>
        <w:rPr>
          <w:rFonts w:cs="Arial"/>
          <w:sz w:val="20"/>
          <w:szCs w:val="20"/>
          <w:lang w:val="nl-BE"/>
        </w:rPr>
      </w:pPr>
      <w:r>
        <w:rPr>
          <w:rFonts w:cs="Arial"/>
          <w:sz w:val="20"/>
          <w:szCs w:val="20"/>
          <w:lang w:val="nl-BE"/>
        </w:rPr>
        <w:t>Na  bijna</w:t>
      </w:r>
      <w:r w:rsidR="00A22A23">
        <w:rPr>
          <w:rFonts w:cs="Arial"/>
          <w:sz w:val="20"/>
          <w:szCs w:val="20"/>
          <w:lang w:val="nl-BE"/>
        </w:rPr>
        <w:t xml:space="preserve"> twee </w:t>
      </w:r>
      <w:r w:rsidR="00E24D55">
        <w:rPr>
          <w:rFonts w:cs="Arial"/>
          <w:sz w:val="20"/>
          <w:szCs w:val="20"/>
          <w:lang w:val="nl-BE"/>
        </w:rPr>
        <w:t xml:space="preserve">dozijn </w:t>
      </w:r>
      <w:r w:rsidR="00E622D5">
        <w:rPr>
          <w:rFonts w:cs="Arial"/>
          <w:sz w:val="20"/>
          <w:szCs w:val="20"/>
          <w:lang w:val="nl-BE"/>
        </w:rPr>
        <w:t xml:space="preserve"> schaak</w:t>
      </w:r>
      <w:r w:rsidR="00E24D55">
        <w:rPr>
          <w:rFonts w:cs="Arial"/>
          <w:sz w:val="20"/>
          <w:szCs w:val="20"/>
          <w:lang w:val="nl-BE"/>
        </w:rPr>
        <w:t>zet</w:t>
      </w:r>
      <w:r>
        <w:rPr>
          <w:rFonts w:cs="Arial"/>
          <w:sz w:val="20"/>
          <w:szCs w:val="20"/>
          <w:lang w:val="nl-BE"/>
        </w:rPr>
        <w:t>-</w:t>
      </w:r>
      <w:r w:rsidR="00E24D55">
        <w:rPr>
          <w:rFonts w:cs="Arial"/>
          <w:sz w:val="20"/>
          <w:szCs w:val="20"/>
          <w:lang w:val="nl-BE"/>
        </w:rPr>
        <w:t>ten, is het mat</w:t>
      </w:r>
      <w:r w:rsidR="00E622D5">
        <w:rPr>
          <w:rFonts w:cs="Arial"/>
          <w:sz w:val="20"/>
          <w:szCs w:val="20"/>
          <w:lang w:val="nl-BE"/>
        </w:rPr>
        <w:t>.</w:t>
      </w:r>
    </w:p>
    <w:p w14:paraId="2D06FB99" w14:textId="77777777" w:rsidR="00E24D55" w:rsidRPr="00AD04D8" w:rsidRDefault="00E24D55" w:rsidP="00E24D55">
      <w:pPr>
        <w:jc w:val="both"/>
        <w:rPr>
          <w:rFonts w:cs="Arial"/>
          <w:sz w:val="20"/>
          <w:szCs w:val="20"/>
          <w:lang w:val="nl-BE"/>
        </w:rPr>
        <w:sectPr w:rsidR="00E24D55" w:rsidRPr="00AD04D8" w:rsidSect="003B0882">
          <w:type w:val="continuous"/>
          <w:pgSz w:w="8392" w:h="11907" w:code="11"/>
          <w:pgMar w:top="1134" w:right="567" w:bottom="1134" w:left="567" w:header="709" w:footer="709" w:gutter="567"/>
          <w:cols w:num="2" w:space="567"/>
          <w:docGrid w:linePitch="360"/>
        </w:sectPr>
      </w:pPr>
    </w:p>
    <w:p w14:paraId="7FEEDD04" w14:textId="77777777" w:rsidR="006B2AA5" w:rsidRDefault="00B478F0" w:rsidP="002D19BD">
      <w:pPr>
        <w:spacing w:line="190" w:lineRule="exact"/>
        <w:jc w:val="both"/>
        <w:rPr>
          <w:rFonts w:cs="Arial"/>
          <w:b/>
          <w:sz w:val="20"/>
          <w:szCs w:val="20"/>
          <w:lang w:val="nl-BE"/>
        </w:rPr>
      </w:pPr>
      <w:r>
        <w:rPr>
          <w:rFonts w:cs="Arial"/>
          <w:i/>
          <w:sz w:val="20"/>
          <w:szCs w:val="20"/>
          <w:lang w:val="nl-BE"/>
        </w:rPr>
        <w:t>z</w:t>
      </w:r>
      <w:r w:rsidR="009B6C4D">
        <w:rPr>
          <w:rFonts w:cs="Arial"/>
          <w:i/>
          <w:sz w:val="20"/>
          <w:szCs w:val="20"/>
          <w:lang w:val="nl-BE"/>
        </w:rPr>
        <w:t>et 5.</w:t>
      </w:r>
      <w:r>
        <w:rPr>
          <w:rFonts w:cs="Arial"/>
          <w:i/>
          <w:sz w:val="20"/>
          <w:szCs w:val="20"/>
          <w:lang w:val="nl-BE"/>
        </w:rPr>
        <w:t>)</w:t>
      </w:r>
    </w:p>
    <w:p w14:paraId="09A1EAC0" w14:textId="77777777" w:rsidR="006B2AA5" w:rsidRDefault="006B2AA5" w:rsidP="006B2AA5">
      <w:pPr>
        <w:spacing w:line="190" w:lineRule="exact"/>
        <w:ind w:left="1416"/>
        <w:jc w:val="center"/>
        <w:rPr>
          <w:rFonts w:cs="Arial"/>
          <w:b/>
          <w:sz w:val="20"/>
          <w:szCs w:val="20"/>
          <w:lang w:val="nl-BE"/>
        </w:rPr>
      </w:pPr>
    </w:p>
    <w:p w14:paraId="23B78AD0" w14:textId="77777777" w:rsidR="006B2AA5" w:rsidRDefault="006B2AA5" w:rsidP="006B2AA5">
      <w:pPr>
        <w:spacing w:line="190" w:lineRule="exact"/>
        <w:ind w:left="1416"/>
        <w:jc w:val="center"/>
        <w:rPr>
          <w:rFonts w:cs="Arial"/>
          <w:b/>
          <w:sz w:val="20"/>
          <w:szCs w:val="20"/>
          <w:lang w:val="nl-BE"/>
        </w:rPr>
      </w:pPr>
    </w:p>
    <w:p w14:paraId="535516D7" w14:textId="77777777" w:rsidR="006B2AA5" w:rsidRDefault="006B2AA5" w:rsidP="006B2AA5">
      <w:pPr>
        <w:spacing w:line="190" w:lineRule="exact"/>
        <w:ind w:left="1416"/>
        <w:jc w:val="center"/>
        <w:rPr>
          <w:rFonts w:cs="Arial"/>
          <w:b/>
          <w:sz w:val="20"/>
          <w:szCs w:val="20"/>
          <w:lang w:val="nl-BE"/>
        </w:rPr>
      </w:pPr>
    </w:p>
    <w:p w14:paraId="025A28AD" w14:textId="77777777" w:rsidR="006B2AA5" w:rsidRDefault="006B2AA5" w:rsidP="006B2AA5">
      <w:pPr>
        <w:spacing w:line="190" w:lineRule="exact"/>
        <w:ind w:left="1416"/>
        <w:jc w:val="center"/>
        <w:rPr>
          <w:rFonts w:cs="Arial"/>
          <w:b/>
          <w:sz w:val="20"/>
          <w:szCs w:val="20"/>
          <w:lang w:val="nl-BE"/>
        </w:rPr>
      </w:pPr>
    </w:p>
    <w:p w14:paraId="57D71DE8" w14:textId="77777777" w:rsidR="006B2AA5" w:rsidRDefault="006B2AA5" w:rsidP="006B2AA5">
      <w:pPr>
        <w:spacing w:line="190" w:lineRule="exact"/>
        <w:ind w:left="1416"/>
        <w:jc w:val="center"/>
        <w:rPr>
          <w:rFonts w:cs="Arial"/>
          <w:b/>
          <w:sz w:val="20"/>
          <w:szCs w:val="20"/>
          <w:lang w:val="nl-BE"/>
        </w:rPr>
      </w:pPr>
    </w:p>
    <w:p w14:paraId="72A33BCD" w14:textId="77777777" w:rsidR="0095191A" w:rsidRDefault="0095191A" w:rsidP="006B2AA5">
      <w:pPr>
        <w:spacing w:line="190" w:lineRule="exact"/>
        <w:jc w:val="center"/>
        <w:rPr>
          <w:rFonts w:cs="Arial"/>
          <w:b/>
          <w:sz w:val="20"/>
          <w:szCs w:val="20"/>
          <w:lang w:val="nl-BE"/>
        </w:rPr>
      </w:pPr>
    </w:p>
    <w:p w14:paraId="7B3A153D" w14:textId="77777777" w:rsidR="0095191A" w:rsidRDefault="0095191A" w:rsidP="006B2AA5">
      <w:pPr>
        <w:spacing w:line="190" w:lineRule="exact"/>
        <w:jc w:val="center"/>
        <w:rPr>
          <w:rFonts w:cs="Arial"/>
          <w:b/>
          <w:sz w:val="20"/>
          <w:szCs w:val="20"/>
          <w:lang w:val="nl-BE"/>
        </w:rPr>
      </w:pPr>
    </w:p>
    <w:p w14:paraId="7E4DC968" w14:textId="77777777" w:rsidR="0095191A" w:rsidRDefault="0095191A" w:rsidP="006B2AA5">
      <w:pPr>
        <w:spacing w:line="190" w:lineRule="exact"/>
        <w:jc w:val="center"/>
        <w:rPr>
          <w:rFonts w:cs="Arial"/>
          <w:b/>
          <w:sz w:val="20"/>
          <w:szCs w:val="20"/>
          <w:lang w:val="nl-BE"/>
        </w:rPr>
      </w:pPr>
    </w:p>
    <w:p w14:paraId="09348B8D" w14:textId="77777777" w:rsidR="0095191A" w:rsidRDefault="0095191A" w:rsidP="006B2AA5">
      <w:pPr>
        <w:spacing w:line="190" w:lineRule="exact"/>
        <w:jc w:val="center"/>
        <w:rPr>
          <w:rFonts w:cs="Arial"/>
          <w:b/>
          <w:sz w:val="20"/>
          <w:szCs w:val="20"/>
          <w:lang w:val="nl-BE"/>
        </w:rPr>
      </w:pPr>
    </w:p>
    <w:p w14:paraId="3FDA61EF" w14:textId="77777777" w:rsidR="00345495" w:rsidRDefault="00345495" w:rsidP="006B2AA5">
      <w:pPr>
        <w:spacing w:line="190" w:lineRule="exact"/>
        <w:jc w:val="center"/>
        <w:rPr>
          <w:rFonts w:cs="Arial"/>
          <w:b/>
          <w:sz w:val="20"/>
          <w:szCs w:val="20"/>
          <w:lang w:val="nl-BE"/>
        </w:rPr>
      </w:pPr>
    </w:p>
    <w:p w14:paraId="37EBF321" w14:textId="77777777" w:rsidR="00345495" w:rsidRDefault="00345495" w:rsidP="006B2AA5">
      <w:pPr>
        <w:spacing w:line="190" w:lineRule="exact"/>
        <w:jc w:val="center"/>
        <w:rPr>
          <w:rFonts w:cs="Arial"/>
          <w:b/>
          <w:sz w:val="20"/>
          <w:szCs w:val="20"/>
          <w:lang w:val="nl-BE"/>
        </w:rPr>
      </w:pPr>
    </w:p>
    <w:p w14:paraId="71DB02A4" w14:textId="77777777" w:rsidR="00E24D55" w:rsidRPr="00AD04D8" w:rsidRDefault="00E24D55" w:rsidP="006B2AA5">
      <w:pPr>
        <w:spacing w:line="190" w:lineRule="exact"/>
        <w:jc w:val="center"/>
        <w:rPr>
          <w:rFonts w:cs="Arial"/>
          <w:b/>
          <w:sz w:val="20"/>
          <w:szCs w:val="20"/>
          <w:lang w:val="nl-BE"/>
        </w:rPr>
      </w:pPr>
      <w:r w:rsidRPr="00AD04D8">
        <w:rPr>
          <w:rFonts w:cs="Arial"/>
          <w:b/>
          <w:sz w:val="20"/>
          <w:szCs w:val="20"/>
          <w:lang w:val="nl-BE"/>
        </w:rPr>
        <w:lastRenderedPageBreak/>
        <w:t xml:space="preserve">- </w:t>
      </w:r>
      <w:r w:rsidR="00AE1C44">
        <w:rPr>
          <w:rFonts w:cs="Arial"/>
          <w:b/>
          <w:sz w:val="20"/>
          <w:szCs w:val="20"/>
          <w:lang w:val="nl-BE"/>
        </w:rPr>
        <w:t>106</w:t>
      </w:r>
      <w:r w:rsidR="00392009">
        <w:rPr>
          <w:rFonts w:cs="Arial"/>
          <w:b/>
          <w:sz w:val="20"/>
          <w:szCs w:val="20"/>
          <w:lang w:val="nl-BE"/>
        </w:rPr>
        <w:t xml:space="preserve"> -</w:t>
      </w:r>
    </w:p>
    <w:p w14:paraId="7A013C9E" w14:textId="77777777" w:rsidR="00E24D55" w:rsidRPr="00AD04D8" w:rsidRDefault="00E24D55" w:rsidP="00E24D55">
      <w:pPr>
        <w:spacing w:line="190" w:lineRule="exact"/>
        <w:jc w:val="center"/>
        <w:rPr>
          <w:rFonts w:cs="Arial"/>
          <w:i/>
          <w:sz w:val="20"/>
          <w:szCs w:val="20"/>
          <w:lang w:val="nl-BE"/>
        </w:rPr>
      </w:pPr>
    </w:p>
    <w:p w14:paraId="1C7F8119" w14:textId="77777777" w:rsidR="00E24D55" w:rsidRPr="004D2C76" w:rsidRDefault="00990285" w:rsidP="00E24D55">
      <w:pPr>
        <w:spacing w:line="190" w:lineRule="exact"/>
        <w:jc w:val="center"/>
        <w:outlineLvl w:val="0"/>
        <w:rPr>
          <w:rFonts w:cs="Arial"/>
          <w:sz w:val="20"/>
          <w:szCs w:val="20"/>
          <w:lang w:val="nl-BE"/>
        </w:rPr>
      </w:pPr>
      <w:r>
        <w:rPr>
          <w:noProof/>
          <w:lang w:val="nl-BE"/>
        </w:rPr>
        <w:object w:dxaOrig="1440" w:dyaOrig="1440" w14:anchorId="7B172D28">
          <v:shape id="_x0000_s1112" type="#_x0000_t75" style="position:absolute;left:0;text-align:left;margin-left:0;margin-top:22pt;width:151.95pt;height:152.6pt;z-index:251643904;mso-position-horizontal:center">
            <v:imagedata r:id="rId220" o:title=""/>
            <w10:wrap type="square"/>
          </v:shape>
          <o:OLEObject Type="Embed" ProgID="CorelDRAW.Graphic.12" ShapeID="_x0000_s1112" DrawAspect="Content" ObjectID="_1587467702" r:id="rId221"/>
        </w:object>
      </w:r>
      <w:r w:rsidR="00E24D55" w:rsidRPr="00AD04D8">
        <w:rPr>
          <w:rFonts w:cs="Arial"/>
          <w:i/>
          <w:sz w:val="20"/>
          <w:szCs w:val="20"/>
          <w:lang w:val="nl-BE"/>
        </w:rPr>
        <w:t>Origineel</w:t>
      </w:r>
      <w:r w:rsidR="00E24D55">
        <w:rPr>
          <w:rFonts w:cs="Arial"/>
          <w:i/>
          <w:sz w:val="20"/>
          <w:szCs w:val="20"/>
          <w:lang w:val="nl-BE"/>
        </w:rPr>
        <w:t xml:space="preserve">, </w:t>
      </w:r>
      <w:r w:rsidR="00E24D55">
        <w:rPr>
          <w:rFonts w:cs="Arial"/>
          <w:sz w:val="20"/>
          <w:szCs w:val="20"/>
          <w:lang w:val="nl-BE"/>
        </w:rPr>
        <w:t>2008</w:t>
      </w:r>
    </w:p>
    <w:p w14:paraId="62884DC2" w14:textId="77777777" w:rsidR="00E24D55" w:rsidRPr="00AD04D8" w:rsidRDefault="00E24D55" w:rsidP="00E24D55">
      <w:pPr>
        <w:spacing w:line="190" w:lineRule="exact"/>
        <w:jc w:val="center"/>
        <w:rPr>
          <w:rFonts w:cs="Arial"/>
          <w:b/>
          <w:sz w:val="20"/>
          <w:szCs w:val="20"/>
          <w:lang w:val="nl-BE"/>
        </w:rPr>
      </w:pPr>
    </w:p>
    <w:p w14:paraId="221BF5BA" w14:textId="77777777" w:rsidR="00E24D55" w:rsidRPr="00AD04D8" w:rsidRDefault="00E24D55" w:rsidP="00E24D55">
      <w:pPr>
        <w:jc w:val="center"/>
        <w:rPr>
          <w:rFonts w:cs="Arial"/>
          <w:b/>
          <w:sz w:val="20"/>
          <w:szCs w:val="20"/>
          <w:lang w:val="nl-BE"/>
        </w:rPr>
      </w:pPr>
    </w:p>
    <w:p w14:paraId="25AEA9C7"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b/>
          <w:sz w:val="20"/>
          <w:szCs w:val="20"/>
          <w:lang w:val="nl-BE"/>
        </w:rPr>
        <w:t xml:space="preserve">                              </w:t>
      </w:r>
      <w:r w:rsidRPr="00AD04D8">
        <w:rPr>
          <w:rFonts w:cs="Arial"/>
          <w:sz w:val="20"/>
          <w:szCs w:val="20"/>
          <w:lang w:val="nl-BE"/>
        </w:rPr>
        <w:t>4001.01 g5e5</w:t>
      </w:r>
    </w:p>
    <w:p w14:paraId="38B3FC87" w14:textId="77777777" w:rsidR="00E24D55" w:rsidRPr="00AD04D8" w:rsidRDefault="00E24D55" w:rsidP="00E24D55">
      <w:pPr>
        <w:jc w:val="both"/>
        <w:rPr>
          <w:rFonts w:cs="Arial"/>
          <w:i/>
          <w:sz w:val="20"/>
          <w:szCs w:val="20"/>
          <w:lang w:val="nl-BE"/>
        </w:rPr>
      </w:pPr>
    </w:p>
    <w:p w14:paraId="6BEB9A96" w14:textId="77777777" w:rsidR="00E24D55" w:rsidRDefault="00E24D55" w:rsidP="00E24D55">
      <w:pPr>
        <w:jc w:val="both"/>
        <w:rPr>
          <w:rFonts w:cs="Arial"/>
          <w:b/>
          <w:sz w:val="20"/>
          <w:szCs w:val="20"/>
          <w:lang w:val="nl-BE"/>
        </w:rPr>
      </w:pPr>
      <w:r w:rsidRPr="00AD04D8">
        <w:rPr>
          <w:rFonts w:cs="Arial"/>
          <w:b/>
          <w:sz w:val="20"/>
          <w:szCs w:val="20"/>
          <w:lang w:val="nl-BE"/>
        </w:rPr>
        <w:tab/>
        <w:t xml:space="preserve">1.Df4+ </w:t>
      </w:r>
      <w:r w:rsidRPr="00AD04D8">
        <w:rPr>
          <w:rFonts w:cs="Arial"/>
          <w:b/>
          <w:sz w:val="20"/>
          <w:szCs w:val="20"/>
          <w:lang w:val="nl-BE"/>
        </w:rPr>
        <w:tab/>
      </w:r>
      <w:r w:rsidRPr="00AD04D8">
        <w:rPr>
          <w:rFonts w:cs="Arial"/>
          <w:b/>
          <w:sz w:val="20"/>
          <w:szCs w:val="20"/>
          <w:lang w:val="nl-BE"/>
        </w:rPr>
        <w:tab/>
      </w:r>
    </w:p>
    <w:p w14:paraId="48965AA3" w14:textId="77777777" w:rsidR="00E24D55" w:rsidRPr="00AF18EB" w:rsidRDefault="00E24D55" w:rsidP="00E24D55">
      <w:pPr>
        <w:jc w:val="both"/>
        <w:rPr>
          <w:rFonts w:cs="Arial"/>
          <w:sz w:val="20"/>
          <w:szCs w:val="20"/>
          <w:lang w:val="nl-BE"/>
        </w:rPr>
      </w:pPr>
      <w:r>
        <w:rPr>
          <w:rFonts w:cs="Arial"/>
          <w:sz w:val="20"/>
          <w:szCs w:val="20"/>
          <w:lang w:val="nl-BE"/>
        </w:rPr>
        <w:t>Na 1.De1+?, Pd7+? of 1.Pg4+? is het remise.</w:t>
      </w:r>
    </w:p>
    <w:p w14:paraId="4B1FF9A7" w14:textId="77777777" w:rsidR="00E24D55" w:rsidRPr="00AD04D8" w:rsidRDefault="00E24D55" w:rsidP="00E24D55">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r>
      <w:r w:rsidRPr="00AD04D8">
        <w:rPr>
          <w:rFonts w:cs="Arial"/>
          <w:b/>
          <w:sz w:val="20"/>
          <w:szCs w:val="20"/>
          <w:lang w:val="nl-BE"/>
        </w:rPr>
        <w:t xml:space="preserve">Ke6 </w:t>
      </w:r>
    </w:p>
    <w:p w14:paraId="24B95EBA" w14:textId="77777777" w:rsidR="00E24D55" w:rsidRDefault="00E24D55" w:rsidP="00E24D55">
      <w:pPr>
        <w:jc w:val="both"/>
        <w:rPr>
          <w:rFonts w:cs="Arial"/>
          <w:b/>
          <w:sz w:val="20"/>
          <w:szCs w:val="20"/>
          <w:lang w:val="nl-BE"/>
        </w:rPr>
      </w:pPr>
      <w:r w:rsidRPr="00AD04D8">
        <w:rPr>
          <w:rFonts w:cs="Arial"/>
          <w:b/>
          <w:sz w:val="20"/>
          <w:szCs w:val="20"/>
          <w:lang w:val="nl-BE"/>
        </w:rPr>
        <w:tab/>
        <w:t>2.De3+</w:t>
      </w:r>
    </w:p>
    <w:p w14:paraId="7673BDFD" w14:textId="77777777" w:rsidR="00E24D55" w:rsidRPr="00AF18EB" w:rsidRDefault="00E24D55" w:rsidP="00E24D55">
      <w:pPr>
        <w:jc w:val="both"/>
        <w:rPr>
          <w:rFonts w:cs="Arial"/>
          <w:sz w:val="20"/>
          <w:szCs w:val="20"/>
          <w:lang w:val="nl-BE"/>
        </w:rPr>
      </w:pPr>
      <w:r>
        <w:rPr>
          <w:rFonts w:cs="Arial"/>
          <w:sz w:val="20"/>
          <w:szCs w:val="20"/>
          <w:lang w:val="nl-BE"/>
        </w:rPr>
        <w:t xml:space="preserve">Ook na 3.De4+? Kd6, of  3.Df5+? Kd6, is het remise. </w:t>
      </w:r>
    </w:p>
    <w:p w14:paraId="514C8A7F" w14:textId="77777777" w:rsidR="00E24D55" w:rsidRPr="00AF18EB" w:rsidRDefault="00E24D55" w:rsidP="00E24D55">
      <w:pPr>
        <w:jc w:val="both"/>
        <w:rPr>
          <w:rFonts w:cs="Arial"/>
          <w:b/>
          <w:sz w:val="20"/>
          <w:szCs w:val="20"/>
          <w:lang w:val="nl-BE"/>
        </w:rPr>
      </w:pPr>
      <w:r>
        <w:rPr>
          <w:rFonts w:cs="Arial"/>
          <w:b/>
          <w:sz w:val="20"/>
          <w:szCs w:val="20"/>
          <w:lang w:val="nl-BE"/>
        </w:rPr>
        <w:t xml:space="preserve"> </w:t>
      </w:r>
      <w:r>
        <w:rPr>
          <w:rFonts w:cs="Arial"/>
          <w:b/>
          <w:sz w:val="20"/>
          <w:szCs w:val="20"/>
          <w:lang w:val="nl-BE"/>
        </w:rPr>
        <w:tab/>
        <w:t>2…</w:t>
      </w:r>
      <w:r>
        <w:rPr>
          <w:rFonts w:cs="Arial"/>
          <w:b/>
          <w:sz w:val="20"/>
          <w:szCs w:val="20"/>
          <w:lang w:val="nl-BE"/>
        </w:rPr>
        <w:tab/>
      </w:r>
      <w:r>
        <w:rPr>
          <w:rFonts w:cs="Arial"/>
          <w:b/>
          <w:sz w:val="20"/>
          <w:szCs w:val="20"/>
          <w:lang w:val="nl-BE"/>
        </w:rPr>
        <w:tab/>
        <w:t xml:space="preserve">Kd6 </w:t>
      </w:r>
      <w:r w:rsidRPr="00AD04D8">
        <w:rPr>
          <w:rFonts w:cs="Arial"/>
          <w:sz w:val="20"/>
          <w:szCs w:val="20"/>
          <w:lang w:val="nl-BE"/>
        </w:rPr>
        <w:t xml:space="preserve">. </w:t>
      </w:r>
    </w:p>
    <w:p w14:paraId="006A0015" w14:textId="77777777" w:rsidR="00E24D55" w:rsidRPr="00AF18EB" w:rsidRDefault="00E24D55" w:rsidP="00E24D55">
      <w:pPr>
        <w:jc w:val="both"/>
        <w:outlineLvl w:val="0"/>
        <w:rPr>
          <w:rFonts w:cs="Arial"/>
          <w:b/>
          <w:sz w:val="20"/>
          <w:szCs w:val="20"/>
          <w:lang w:val="nl-BE"/>
        </w:rPr>
      </w:pPr>
      <w:r w:rsidRPr="00AD04D8">
        <w:rPr>
          <w:rFonts w:cs="Arial"/>
          <w:b/>
          <w:sz w:val="20"/>
          <w:szCs w:val="20"/>
          <w:lang w:val="nl-BE"/>
        </w:rPr>
        <w:tab/>
        <w:t xml:space="preserve">3.Db6+ </w:t>
      </w:r>
      <w:r w:rsidRPr="00AD04D8">
        <w:rPr>
          <w:rFonts w:cs="Arial"/>
          <w:b/>
          <w:sz w:val="20"/>
          <w:szCs w:val="20"/>
          <w:lang w:val="nl-BE"/>
        </w:rPr>
        <w:tab/>
        <w:t xml:space="preserve">Ke7 </w:t>
      </w:r>
      <w:r w:rsidRPr="00AD04D8">
        <w:rPr>
          <w:rFonts w:cs="Arial"/>
          <w:sz w:val="20"/>
          <w:szCs w:val="20"/>
          <w:lang w:val="nl-BE"/>
        </w:rPr>
        <w:t xml:space="preserve"> </w:t>
      </w:r>
    </w:p>
    <w:p w14:paraId="7D91E637" w14:textId="77777777" w:rsidR="00E24D55" w:rsidRPr="00AF18EB" w:rsidRDefault="00E24D55" w:rsidP="00E24D55">
      <w:pPr>
        <w:jc w:val="both"/>
        <w:outlineLvl w:val="0"/>
        <w:rPr>
          <w:rFonts w:cs="Arial"/>
          <w:b/>
          <w:sz w:val="20"/>
          <w:szCs w:val="20"/>
          <w:lang w:val="nl-BE"/>
        </w:rPr>
      </w:pPr>
      <w:r w:rsidRPr="00AD04D8">
        <w:rPr>
          <w:rFonts w:cs="Arial"/>
          <w:b/>
          <w:sz w:val="20"/>
          <w:szCs w:val="20"/>
          <w:lang w:val="nl-BE"/>
        </w:rPr>
        <w:tab/>
        <w:t xml:space="preserve">4.Dc7+ </w:t>
      </w:r>
      <w:r w:rsidRPr="00AD04D8">
        <w:rPr>
          <w:rFonts w:cs="Arial"/>
          <w:b/>
          <w:sz w:val="20"/>
          <w:szCs w:val="20"/>
          <w:lang w:val="nl-BE"/>
        </w:rPr>
        <w:tab/>
      </w:r>
      <w:r w:rsidRPr="00AD04D8">
        <w:rPr>
          <w:rFonts w:cs="Arial"/>
          <w:b/>
          <w:sz w:val="20"/>
          <w:szCs w:val="20"/>
          <w:lang w:val="nl-BE"/>
        </w:rPr>
        <w:tab/>
        <w:t xml:space="preserve">Ke6 </w:t>
      </w:r>
      <w:r w:rsidRPr="00AD04D8">
        <w:rPr>
          <w:rFonts w:cs="Arial"/>
          <w:sz w:val="20"/>
          <w:szCs w:val="20"/>
          <w:lang w:val="nl-BE"/>
        </w:rPr>
        <w:t xml:space="preserve"> </w:t>
      </w:r>
    </w:p>
    <w:p w14:paraId="6139BBD9"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5.Dd7+ </w:t>
      </w:r>
      <w:r w:rsidRPr="00AD04D8">
        <w:rPr>
          <w:rFonts w:cs="Arial"/>
          <w:b/>
          <w:sz w:val="20"/>
          <w:szCs w:val="20"/>
          <w:lang w:val="nl-BE"/>
        </w:rPr>
        <w:tab/>
        <w:t xml:space="preserve">Ke5 </w:t>
      </w:r>
    </w:p>
    <w:p w14:paraId="7EE86366" w14:textId="77777777" w:rsidR="00573077" w:rsidRDefault="00E24D55" w:rsidP="00573077">
      <w:pPr>
        <w:ind w:left="708" w:hanging="708"/>
        <w:jc w:val="both"/>
        <w:rPr>
          <w:rFonts w:cs="Arial"/>
          <w:b/>
          <w:sz w:val="20"/>
          <w:szCs w:val="20"/>
          <w:lang w:val="nl-BE"/>
        </w:rPr>
      </w:pPr>
      <w:r w:rsidRPr="00AD04D8">
        <w:rPr>
          <w:rFonts w:cs="Arial"/>
          <w:b/>
          <w:sz w:val="20"/>
          <w:szCs w:val="20"/>
          <w:lang w:val="nl-BE"/>
        </w:rPr>
        <w:tab/>
        <w:t xml:space="preserve">6.De7+ </w:t>
      </w:r>
      <w:r w:rsidRPr="00AD04D8">
        <w:rPr>
          <w:rFonts w:cs="Arial"/>
          <w:b/>
          <w:sz w:val="20"/>
          <w:szCs w:val="20"/>
          <w:lang w:val="nl-BE"/>
        </w:rPr>
        <w:tab/>
      </w:r>
      <w:r w:rsidRPr="00AD04D8">
        <w:rPr>
          <w:rFonts w:cs="Arial"/>
          <w:b/>
          <w:sz w:val="20"/>
          <w:szCs w:val="20"/>
          <w:lang w:val="nl-BE"/>
        </w:rPr>
        <w:tab/>
        <w:t xml:space="preserve">Kd4 </w:t>
      </w:r>
      <w:r w:rsidR="00573077">
        <w:rPr>
          <w:rFonts w:cs="Arial"/>
          <w:b/>
          <w:sz w:val="20"/>
          <w:szCs w:val="20"/>
          <w:lang w:val="nl-BE"/>
        </w:rPr>
        <w:t xml:space="preserve"> </w:t>
      </w:r>
      <w:r w:rsidRPr="00AD04D8">
        <w:rPr>
          <w:rFonts w:cs="Arial"/>
          <w:b/>
          <w:sz w:val="20"/>
          <w:szCs w:val="20"/>
          <w:lang w:val="nl-BE"/>
        </w:rPr>
        <w:t xml:space="preserve">7.Dd6+ </w:t>
      </w:r>
      <w:r>
        <w:rPr>
          <w:rFonts w:cs="Arial"/>
          <w:b/>
          <w:sz w:val="20"/>
          <w:szCs w:val="20"/>
          <w:lang w:val="nl-BE"/>
        </w:rPr>
        <w:tab/>
      </w:r>
      <w:r w:rsidRPr="00AD04D8">
        <w:rPr>
          <w:rFonts w:cs="Arial"/>
          <w:b/>
          <w:sz w:val="20"/>
          <w:szCs w:val="20"/>
          <w:lang w:val="nl-BE"/>
        </w:rPr>
        <w:t xml:space="preserve">Kc3 </w:t>
      </w:r>
    </w:p>
    <w:p w14:paraId="343A2BA7" w14:textId="77777777" w:rsidR="00E24D55" w:rsidRPr="0024206B" w:rsidRDefault="00E24D55" w:rsidP="00573077">
      <w:pPr>
        <w:ind w:left="708" w:hanging="708"/>
        <w:jc w:val="both"/>
        <w:rPr>
          <w:rFonts w:cs="Arial"/>
          <w:b/>
          <w:sz w:val="20"/>
          <w:szCs w:val="20"/>
          <w:lang w:val="en-GB"/>
        </w:rPr>
      </w:pPr>
      <w:r>
        <w:rPr>
          <w:rFonts w:cs="Arial"/>
          <w:b/>
          <w:sz w:val="20"/>
          <w:szCs w:val="20"/>
          <w:lang w:val="nl-BE"/>
        </w:rPr>
        <w:t xml:space="preserve"> </w:t>
      </w:r>
      <w:r w:rsidR="00573077">
        <w:rPr>
          <w:rFonts w:cs="Arial"/>
          <w:b/>
          <w:sz w:val="20"/>
          <w:szCs w:val="20"/>
          <w:lang w:val="nl-BE"/>
        </w:rPr>
        <w:tab/>
      </w:r>
      <w:r w:rsidRPr="0024206B">
        <w:rPr>
          <w:rFonts w:cs="Arial"/>
          <w:b/>
          <w:sz w:val="20"/>
          <w:szCs w:val="20"/>
          <w:lang w:val="en-GB"/>
        </w:rPr>
        <w:t xml:space="preserve">8.Pe4+ </w:t>
      </w:r>
      <w:r w:rsidRPr="0024206B">
        <w:rPr>
          <w:rFonts w:cs="Arial"/>
          <w:b/>
          <w:sz w:val="20"/>
          <w:szCs w:val="20"/>
          <w:lang w:val="en-GB"/>
        </w:rPr>
        <w:tab/>
      </w:r>
      <w:r w:rsidR="00C93FC2" w:rsidRPr="0024206B">
        <w:rPr>
          <w:rFonts w:cs="Arial"/>
          <w:b/>
          <w:sz w:val="20"/>
          <w:szCs w:val="20"/>
          <w:lang w:val="en-GB"/>
        </w:rPr>
        <w:tab/>
      </w:r>
      <w:r w:rsidRPr="0024206B">
        <w:rPr>
          <w:rFonts w:cs="Arial"/>
          <w:b/>
          <w:sz w:val="20"/>
          <w:szCs w:val="20"/>
          <w:lang w:val="en-GB"/>
        </w:rPr>
        <w:t xml:space="preserve">Kb2 </w:t>
      </w:r>
    </w:p>
    <w:p w14:paraId="36A97937" w14:textId="77777777" w:rsidR="00E24D55" w:rsidRPr="0024206B" w:rsidRDefault="00E24D55" w:rsidP="00573077">
      <w:pPr>
        <w:ind w:firstLine="708"/>
        <w:jc w:val="both"/>
        <w:rPr>
          <w:rFonts w:cs="Arial"/>
          <w:b/>
          <w:sz w:val="20"/>
          <w:szCs w:val="20"/>
          <w:lang w:val="en-GB"/>
        </w:rPr>
      </w:pPr>
      <w:r w:rsidRPr="0024206B">
        <w:rPr>
          <w:rFonts w:cs="Arial"/>
          <w:b/>
          <w:sz w:val="20"/>
          <w:szCs w:val="20"/>
          <w:lang w:val="en-GB"/>
        </w:rPr>
        <w:t xml:space="preserve">9.Dd4+ </w:t>
      </w:r>
    </w:p>
    <w:p w14:paraId="1E9BFAC4" w14:textId="77777777" w:rsidR="00E24D55" w:rsidRPr="00031326" w:rsidRDefault="00E24D55" w:rsidP="00E24D55">
      <w:pPr>
        <w:jc w:val="both"/>
        <w:rPr>
          <w:rFonts w:cs="Arial"/>
          <w:sz w:val="20"/>
          <w:szCs w:val="20"/>
          <w:lang w:val="nl-BE"/>
        </w:rPr>
      </w:pPr>
      <w:r w:rsidRPr="0024206B">
        <w:rPr>
          <w:rFonts w:cs="Arial"/>
          <w:sz w:val="20"/>
          <w:szCs w:val="20"/>
          <w:lang w:val="en-GB"/>
        </w:rPr>
        <w:t xml:space="preserve">9.Db4+? Da3 of 9.Dd2+? </w:t>
      </w:r>
      <w:r>
        <w:rPr>
          <w:rFonts w:cs="Arial"/>
          <w:sz w:val="20"/>
          <w:szCs w:val="20"/>
          <w:lang w:val="nl-BE"/>
        </w:rPr>
        <w:t>Ka1 zijn ook niet goed.</w:t>
      </w:r>
    </w:p>
    <w:p w14:paraId="60EFE520" w14:textId="77777777" w:rsidR="00E24D55" w:rsidRPr="00AF18EB" w:rsidRDefault="00E24D55" w:rsidP="00E24D55">
      <w:pPr>
        <w:jc w:val="both"/>
        <w:rPr>
          <w:rFonts w:cs="Arial"/>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r>
      <w:r w:rsidRPr="00AD04D8">
        <w:rPr>
          <w:rFonts w:cs="Arial"/>
          <w:b/>
          <w:sz w:val="20"/>
          <w:szCs w:val="20"/>
          <w:lang w:val="nl-BE"/>
        </w:rPr>
        <w:t xml:space="preserve">Ka3 </w:t>
      </w:r>
    </w:p>
    <w:p w14:paraId="6E35F81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10.Dc5+ </w:t>
      </w:r>
      <w:r w:rsidRPr="00AD04D8">
        <w:rPr>
          <w:rFonts w:cs="Arial"/>
          <w:b/>
          <w:sz w:val="20"/>
          <w:szCs w:val="20"/>
          <w:lang w:val="nl-BE"/>
        </w:rPr>
        <w:tab/>
        <w:t xml:space="preserve">Kb3  </w:t>
      </w:r>
    </w:p>
    <w:p w14:paraId="277C0AD6" w14:textId="77777777" w:rsidR="00900B7F"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11.Db6+ </w:t>
      </w:r>
    </w:p>
    <w:p w14:paraId="5CB8844A" w14:textId="77777777" w:rsidR="003C06C8" w:rsidRPr="00671E61" w:rsidRDefault="00E24D55" w:rsidP="00900B7F">
      <w:pPr>
        <w:jc w:val="both"/>
        <w:rPr>
          <w:rFonts w:cs="Arial"/>
          <w:b/>
          <w:sz w:val="20"/>
          <w:szCs w:val="20"/>
          <w:lang w:val="nl-BE"/>
        </w:rPr>
      </w:pPr>
      <w:r>
        <w:rPr>
          <w:rFonts w:cs="Arial"/>
          <w:sz w:val="20"/>
          <w:szCs w:val="20"/>
          <w:lang w:val="nl-BE"/>
        </w:rPr>
        <w:t xml:space="preserve"> </w:t>
      </w:r>
    </w:p>
    <w:p w14:paraId="2DB7EED7" w14:textId="77777777" w:rsidR="00A22A23" w:rsidRDefault="00A22A23" w:rsidP="00900B7F">
      <w:pPr>
        <w:jc w:val="both"/>
        <w:rPr>
          <w:rFonts w:cs="Arial"/>
          <w:sz w:val="20"/>
          <w:szCs w:val="20"/>
          <w:lang w:val="nl-BE"/>
        </w:rPr>
      </w:pPr>
    </w:p>
    <w:p w14:paraId="04526D6D" w14:textId="77777777" w:rsidR="00900B7F" w:rsidRDefault="00900B7F" w:rsidP="00900B7F">
      <w:pPr>
        <w:jc w:val="both"/>
        <w:rPr>
          <w:rFonts w:cs="Arial"/>
          <w:sz w:val="20"/>
          <w:szCs w:val="20"/>
          <w:lang w:val="nl-BE"/>
        </w:rPr>
      </w:pPr>
    </w:p>
    <w:p w14:paraId="693C8E5D" w14:textId="77777777" w:rsidR="00CE3743" w:rsidRDefault="00CE3743" w:rsidP="00900B7F">
      <w:pPr>
        <w:jc w:val="both"/>
        <w:rPr>
          <w:rFonts w:cs="Arial"/>
          <w:sz w:val="20"/>
          <w:szCs w:val="20"/>
          <w:lang w:val="nl-BE"/>
        </w:rPr>
      </w:pPr>
    </w:p>
    <w:p w14:paraId="532E8696" w14:textId="77777777" w:rsidR="00CE3743" w:rsidRDefault="00F636EA" w:rsidP="00900B7F">
      <w:pPr>
        <w:jc w:val="both"/>
        <w:rPr>
          <w:rFonts w:cs="Arial"/>
          <w:sz w:val="20"/>
          <w:szCs w:val="20"/>
          <w:lang w:val="nl-BE"/>
        </w:rPr>
      </w:pPr>
      <w:r>
        <w:rPr>
          <w:rFonts w:cs="Arial"/>
          <w:sz w:val="20"/>
          <w:szCs w:val="20"/>
          <w:lang w:val="nl-BE"/>
        </w:rPr>
        <w:t xml:space="preserve">   </w:t>
      </w:r>
    </w:p>
    <w:p w14:paraId="3AEE0B8C" w14:textId="77777777" w:rsidR="00E24D55" w:rsidRDefault="00E24D55" w:rsidP="0038155E">
      <w:pPr>
        <w:numPr>
          <w:ilvl w:val="0"/>
          <w:numId w:val="42"/>
        </w:numPr>
        <w:jc w:val="both"/>
        <w:rPr>
          <w:rFonts w:cs="Arial"/>
          <w:sz w:val="20"/>
          <w:szCs w:val="20"/>
          <w:lang w:val="nl-BE"/>
        </w:rPr>
      </w:pPr>
      <w:r>
        <w:rPr>
          <w:rFonts w:cs="Arial"/>
          <w:sz w:val="20"/>
          <w:szCs w:val="20"/>
          <w:lang w:val="nl-BE"/>
        </w:rPr>
        <w:t>11.Dd5+? Kb2 12.Dd4+  of</w:t>
      </w:r>
    </w:p>
    <w:p w14:paraId="593DD8A4" w14:textId="77777777" w:rsidR="00E24D55" w:rsidRPr="002A0AB1" w:rsidRDefault="00E24D55" w:rsidP="0095191A">
      <w:pPr>
        <w:numPr>
          <w:ilvl w:val="0"/>
          <w:numId w:val="42"/>
        </w:numPr>
        <w:rPr>
          <w:rFonts w:cs="Arial"/>
          <w:i/>
          <w:sz w:val="20"/>
          <w:szCs w:val="20"/>
          <w:lang w:val="nl-BE"/>
        </w:rPr>
      </w:pPr>
      <w:r>
        <w:rPr>
          <w:rFonts w:cs="Arial"/>
          <w:sz w:val="20"/>
          <w:szCs w:val="20"/>
          <w:lang w:val="nl-BE"/>
        </w:rPr>
        <w:t xml:space="preserve">11.Dc3+? Ka4 12.Dd4+ zijn beide onnodige omwegen. </w:t>
      </w:r>
      <w:r w:rsidR="00F16354">
        <w:rPr>
          <w:rFonts w:cs="Arial"/>
          <w:i/>
          <w:sz w:val="20"/>
          <w:szCs w:val="20"/>
          <w:lang w:val="nl-BE"/>
        </w:rPr>
        <w:t>(Z</w:t>
      </w:r>
      <w:r>
        <w:rPr>
          <w:rFonts w:cs="Arial"/>
          <w:i/>
          <w:sz w:val="20"/>
          <w:szCs w:val="20"/>
          <w:lang w:val="nl-BE"/>
        </w:rPr>
        <w:t>ie zet 9.)</w:t>
      </w:r>
    </w:p>
    <w:p w14:paraId="34AD032A" w14:textId="77777777" w:rsidR="00E24D55" w:rsidRPr="00AD04D8" w:rsidRDefault="00E24D55" w:rsidP="00E24D55">
      <w:pPr>
        <w:jc w:val="both"/>
        <w:rPr>
          <w:rFonts w:cs="Arial"/>
          <w:b/>
          <w:sz w:val="20"/>
          <w:szCs w:val="20"/>
          <w:lang w:val="nl-BE"/>
        </w:rPr>
      </w:pPr>
      <w:r>
        <w:rPr>
          <w:rFonts w:cs="Arial"/>
          <w:b/>
          <w:sz w:val="20"/>
          <w:szCs w:val="20"/>
          <w:lang w:val="nl-BE"/>
        </w:rPr>
        <w:t xml:space="preserve">           11…</w:t>
      </w:r>
      <w:r>
        <w:rPr>
          <w:rFonts w:cs="Arial"/>
          <w:b/>
          <w:sz w:val="20"/>
          <w:szCs w:val="20"/>
          <w:lang w:val="nl-BE"/>
        </w:rPr>
        <w:tab/>
      </w:r>
      <w:r>
        <w:rPr>
          <w:rFonts w:cs="Arial"/>
          <w:b/>
          <w:sz w:val="20"/>
          <w:szCs w:val="20"/>
          <w:lang w:val="nl-BE"/>
        </w:rPr>
        <w:tab/>
      </w:r>
      <w:r w:rsidRPr="00AD04D8">
        <w:rPr>
          <w:rFonts w:cs="Arial"/>
          <w:b/>
          <w:sz w:val="20"/>
          <w:szCs w:val="20"/>
          <w:lang w:val="nl-BE"/>
        </w:rPr>
        <w:t xml:space="preserve">Kc2 </w:t>
      </w:r>
    </w:p>
    <w:p w14:paraId="6C5F3833"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12.Df2+ </w:t>
      </w:r>
      <w:r>
        <w:rPr>
          <w:rFonts w:cs="Arial"/>
          <w:b/>
          <w:sz w:val="20"/>
          <w:szCs w:val="20"/>
          <w:lang w:val="nl-BE"/>
        </w:rPr>
        <w:tab/>
      </w:r>
      <w:r w:rsidRPr="00AD04D8">
        <w:rPr>
          <w:rFonts w:cs="Arial"/>
          <w:b/>
          <w:sz w:val="20"/>
          <w:szCs w:val="20"/>
          <w:lang w:val="nl-BE"/>
        </w:rPr>
        <w:tab/>
        <w:t xml:space="preserve">Kb3 </w:t>
      </w:r>
    </w:p>
    <w:p w14:paraId="1BFBE37B" w14:textId="77777777" w:rsidR="00F636EA" w:rsidRDefault="00F636EA" w:rsidP="00E24D55">
      <w:pPr>
        <w:jc w:val="both"/>
        <w:rPr>
          <w:rFonts w:cs="Arial"/>
          <w:b/>
          <w:sz w:val="20"/>
          <w:szCs w:val="20"/>
          <w:lang w:val="nl-BE"/>
        </w:rPr>
      </w:pPr>
      <w:r>
        <w:rPr>
          <w:rFonts w:cs="Arial"/>
          <w:b/>
          <w:sz w:val="20"/>
          <w:szCs w:val="20"/>
          <w:lang w:val="nl-BE"/>
        </w:rPr>
        <w:t xml:space="preserve">  </w:t>
      </w:r>
      <w:r w:rsidR="00E24D55">
        <w:rPr>
          <w:rFonts w:cs="Arial"/>
          <w:b/>
          <w:sz w:val="20"/>
          <w:szCs w:val="20"/>
          <w:lang w:val="nl-BE"/>
        </w:rPr>
        <w:t xml:space="preserve">         </w:t>
      </w:r>
      <w:r w:rsidR="00E24D55" w:rsidRPr="00AD04D8">
        <w:rPr>
          <w:rFonts w:cs="Arial"/>
          <w:b/>
          <w:sz w:val="20"/>
          <w:szCs w:val="20"/>
          <w:lang w:val="nl-BE"/>
        </w:rPr>
        <w:t>13.</w:t>
      </w:r>
      <w:r>
        <w:rPr>
          <w:rFonts w:cs="Arial"/>
          <w:b/>
          <w:sz w:val="20"/>
          <w:szCs w:val="20"/>
          <w:lang w:val="nl-BE"/>
        </w:rPr>
        <w:t>Pc5+</w:t>
      </w:r>
    </w:p>
    <w:p w14:paraId="2952AF57" w14:textId="77777777" w:rsidR="00F636EA" w:rsidRDefault="00F636EA" w:rsidP="00E24D55">
      <w:pPr>
        <w:jc w:val="both"/>
        <w:rPr>
          <w:rFonts w:cs="Arial"/>
          <w:sz w:val="20"/>
          <w:szCs w:val="20"/>
          <w:lang w:val="nl-BE"/>
        </w:rPr>
      </w:pPr>
      <w:r>
        <w:rPr>
          <w:rFonts w:cs="Arial"/>
          <w:i/>
          <w:sz w:val="20"/>
          <w:szCs w:val="20"/>
          <w:lang w:val="nl-BE"/>
        </w:rPr>
        <w:t xml:space="preserve">a)    </w:t>
      </w:r>
      <w:r>
        <w:rPr>
          <w:rFonts w:cs="Arial"/>
          <w:sz w:val="20"/>
          <w:szCs w:val="20"/>
          <w:lang w:val="nl-BE"/>
        </w:rPr>
        <w:t xml:space="preserve">13.Db6+? Kc2 14.Df2+ Kb3 </w:t>
      </w:r>
    </w:p>
    <w:p w14:paraId="641D6549" w14:textId="77777777" w:rsidR="00F636EA" w:rsidRDefault="00F636EA" w:rsidP="00E24D55">
      <w:pPr>
        <w:jc w:val="both"/>
        <w:rPr>
          <w:rFonts w:cs="Arial"/>
          <w:i/>
          <w:sz w:val="20"/>
          <w:szCs w:val="20"/>
          <w:lang w:val="nl-BE"/>
        </w:rPr>
      </w:pPr>
      <w:r>
        <w:rPr>
          <w:rFonts w:cs="Arial"/>
          <w:sz w:val="20"/>
          <w:szCs w:val="20"/>
          <w:lang w:val="nl-BE"/>
        </w:rPr>
        <w:t xml:space="preserve">        15.Pc5+ </w:t>
      </w:r>
      <w:r>
        <w:rPr>
          <w:rFonts w:cs="Arial"/>
          <w:i/>
          <w:sz w:val="20"/>
          <w:szCs w:val="20"/>
          <w:lang w:val="nl-BE"/>
        </w:rPr>
        <w:t>(Zie zet 13.)</w:t>
      </w:r>
    </w:p>
    <w:p w14:paraId="56C382B3" w14:textId="77777777" w:rsidR="00F636EA" w:rsidRDefault="00F636EA" w:rsidP="00E24D55">
      <w:pPr>
        <w:jc w:val="both"/>
        <w:rPr>
          <w:rFonts w:cs="Arial"/>
          <w:b/>
          <w:sz w:val="20"/>
          <w:szCs w:val="20"/>
          <w:lang w:val="nl-BE"/>
        </w:rPr>
      </w:pPr>
      <w:r>
        <w:rPr>
          <w:rFonts w:cs="Arial"/>
          <w:i/>
          <w:sz w:val="20"/>
          <w:szCs w:val="20"/>
          <w:lang w:val="nl-BE"/>
        </w:rPr>
        <w:t>b)</w:t>
      </w:r>
      <w:r w:rsidR="00A5667A">
        <w:rPr>
          <w:rFonts w:cs="Arial"/>
          <w:i/>
          <w:sz w:val="20"/>
          <w:szCs w:val="20"/>
          <w:lang w:val="nl-BE"/>
        </w:rPr>
        <w:t xml:space="preserve">    </w:t>
      </w:r>
      <w:r>
        <w:rPr>
          <w:rFonts w:cs="Arial"/>
          <w:sz w:val="20"/>
          <w:szCs w:val="20"/>
          <w:lang w:val="nl-BE"/>
        </w:rPr>
        <w:t xml:space="preserve">13.Df3+? Kb4 14.Dc3+ </w:t>
      </w:r>
      <w:r w:rsidR="00A5667A">
        <w:rPr>
          <w:rFonts w:cs="Arial"/>
          <w:sz w:val="20"/>
          <w:szCs w:val="20"/>
          <w:lang w:val="nl-BE"/>
        </w:rPr>
        <w:t>Ka4</w:t>
      </w:r>
    </w:p>
    <w:p w14:paraId="2579FD6C" w14:textId="77777777" w:rsidR="00F636EA" w:rsidRDefault="00A5667A" w:rsidP="00E24D55">
      <w:pPr>
        <w:jc w:val="both"/>
        <w:rPr>
          <w:rFonts w:cs="Arial"/>
          <w:sz w:val="20"/>
          <w:szCs w:val="20"/>
          <w:lang w:val="nl-BE"/>
        </w:rPr>
      </w:pPr>
      <w:r>
        <w:rPr>
          <w:rFonts w:cs="Arial"/>
          <w:b/>
          <w:sz w:val="20"/>
          <w:szCs w:val="20"/>
          <w:lang w:val="nl-BE"/>
        </w:rPr>
        <w:t xml:space="preserve">        </w:t>
      </w:r>
      <w:r>
        <w:rPr>
          <w:rFonts w:cs="Arial"/>
          <w:sz w:val="20"/>
          <w:szCs w:val="20"/>
          <w:lang w:val="nl-BE"/>
        </w:rPr>
        <w:t>15.Dc6+ Ke3 16.Dc5+ Kb3</w:t>
      </w:r>
    </w:p>
    <w:p w14:paraId="53FBDD64" w14:textId="77777777" w:rsidR="00A5667A" w:rsidRDefault="00A5667A" w:rsidP="00E24D55">
      <w:pPr>
        <w:jc w:val="both"/>
        <w:rPr>
          <w:rFonts w:cs="Arial"/>
          <w:sz w:val="20"/>
          <w:szCs w:val="20"/>
          <w:lang w:val="nl-BE"/>
        </w:rPr>
      </w:pPr>
      <w:r>
        <w:rPr>
          <w:rFonts w:cs="Arial"/>
          <w:sz w:val="20"/>
          <w:szCs w:val="20"/>
          <w:lang w:val="nl-BE"/>
        </w:rPr>
        <w:t xml:space="preserve">        17.Db6+ Kc2 18.Df2+ Kb3</w:t>
      </w:r>
    </w:p>
    <w:p w14:paraId="00693846" w14:textId="77777777" w:rsidR="00A5667A" w:rsidRPr="00A5667A" w:rsidRDefault="00A5667A" w:rsidP="00E24D55">
      <w:pPr>
        <w:jc w:val="both"/>
        <w:rPr>
          <w:rFonts w:cs="Arial"/>
          <w:i/>
          <w:sz w:val="20"/>
          <w:szCs w:val="20"/>
          <w:lang w:val="nl-BE"/>
        </w:rPr>
      </w:pPr>
      <w:r>
        <w:rPr>
          <w:rFonts w:cs="Arial"/>
          <w:sz w:val="20"/>
          <w:szCs w:val="20"/>
          <w:lang w:val="nl-BE"/>
        </w:rPr>
        <w:t xml:space="preserve">        19.Pc5+ </w:t>
      </w:r>
      <w:r>
        <w:rPr>
          <w:rFonts w:cs="Arial"/>
          <w:i/>
          <w:sz w:val="20"/>
          <w:szCs w:val="20"/>
          <w:lang w:val="nl-BE"/>
        </w:rPr>
        <w:t>(Zie zet 13.)</w:t>
      </w:r>
    </w:p>
    <w:p w14:paraId="5FA07AF8" w14:textId="77777777" w:rsidR="00A5667A" w:rsidRDefault="00A5667A" w:rsidP="00E24D55">
      <w:pPr>
        <w:jc w:val="both"/>
        <w:rPr>
          <w:rFonts w:cs="Arial"/>
          <w:b/>
          <w:sz w:val="20"/>
          <w:szCs w:val="20"/>
          <w:lang w:val="nl-BE"/>
        </w:rPr>
      </w:pPr>
      <w:r>
        <w:rPr>
          <w:rFonts w:cs="Arial"/>
          <w:b/>
          <w:sz w:val="20"/>
          <w:szCs w:val="20"/>
          <w:lang w:val="nl-BE"/>
        </w:rPr>
        <w:t xml:space="preserve">          13…</w:t>
      </w:r>
      <w:r>
        <w:rPr>
          <w:rFonts w:cs="Arial"/>
          <w:b/>
          <w:sz w:val="20"/>
          <w:szCs w:val="20"/>
          <w:lang w:val="nl-BE"/>
        </w:rPr>
        <w:tab/>
      </w:r>
      <w:r>
        <w:rPr>
          <w:rFonts w:cs="Arial"/>
          <w:b/>
          <w:sz w:val="20"/>
          <w:szCs w:val="20"/>
          <w:lang w:val="nl-BE"/>
        </w:rPr>
        <w:tab/>
        <w:t>Ka3</w:t>
      </w:r>
    </w:p>
    <w:p w14:paraId="2A9A5603" w14:textId="77777777" w:rsidR="00E24D55" w:rsidRPr="00AD04D8" w:rsidRDefault="00A5667A" w:rsidP="00A5667A">
      <w:pPr>
        <w:jc w:val="both"/>
        <w:rPr>
          <w:rFonts w:cs="Arial"/>
          <w:b/>
          <w:sz w:val="20"/>
          <w:szCs w:val="20"/>
          <w:lang w:val="nl-BE"/>
        </w:rPr>
      </w:pPr>
      <w:r>
        <w:rPr>
          <w:rFonts w:cs="Arial"/>
          <w:b/>
          <w:sz w:val="20"/>
          <w:szCs w:val="20"/>
          <w:lang w:val="nl-BE"/>
        </w:rPr>
        <w:t xml:space="preserve">          </w:t>
      </w:r>
      <w:r w:rsidR="00E24D55" w:rsidRPr="00AD04D8">
        <w:rPr>
          <w:rFonts w:cs="Arial"/>
          <w:b/>
          <w:sz w:val="20"/>
          <w:szCs w:val="20"/>
          <w:lang w:val="nl-BE"/>
        </w:rPr>
        <w:t xml:space="preserve">14.De3+ </w:t>
      </w:r>
      <w:r w:rsidR="00E24D55" w:rsidRPr="00AD04D8">
        <w:rPr>
          <w:rFonts w:cs="Arial"/>
          <w:b/>
          <w:sz w:val="20"/>
          <w:szCs w:val="20"/>
          <w:lang w:val="nl-BE"/>
        </w:rPr>
        <w:tab/>
      </w:r>
      <w:r>
        <w:rPr>
          <w:rFonts w:cs="Arial"/>
          <w:b/>
          <w:sz w:val="20"/>
          <w:szCs w:val="20"/>
          <w:lang w:val="nl-BE"/>
        </w:rPr>
        <w:tab/>
      </w:r>
      <w:r w:rsidR="00E24D55" w:rsidRPr="00AD04D8">
        <w:rPr>
          <w:rFonts w:cs="Arial"/>
          <w:b/>
          <w:sz w:val="20"/>
          <w:szCs w:val="20"/>
          <w:lang w:val="nl-BE"/>
        </w:rPr>
        <w:t xml:space="preserve">Kb4 </w:t>
      </w:r>
    </w:p>
    <w:p w14:paraId="7DE271C0" w14:textId="77777777" w:rsidR="00E24D55" w:rsidRPr="00AD04D8" w:rsidRDefault="00A5667A" w:rsidP="00E24D55">
      <w:pPr>
        <w:jc w:val="both"/>
        <w:rPr>
          <w:rFonts w:cs="Arial"/>
          <w:b/>
          <w:sz w:val="20"/>
          <w:szCs w:val="20"/>
          <w:lang w:val="nl-BE"/>
        </w:rPr>
      </w:pPr>
      <w:r>
        <w:rPr>
          <w:rFonts w:cs="Arial"/>
          <w:b/>
          <w:sz w:val="20"/>
          <w:szCs w:val="20"/>
          <w:lang w:val="nl-BE"/>
        </w:rPr>
        <w:t xml:space="preserve">          </w:t>
      </w:r>
      <w:r w:rsidR="00E24D55" w:rsidRPr="00AD04D8">
        <w:rPr>
          <w:rFonts w:cs="Arial"/>
          <w:b/>
          <w:sz w:val="20"/>
          <w:szCs w:val="20"/>
          <w:lang w:val="nl-BE"/>
        </w:rPr>
        <w:t xml:space="preserve">15.Pd3+ </w:t>
      </w:r>
      <w:r w:rsidR="00E24D55" w:rsidRPr="00AD04D8">
        <w:rPr>
          <w:rFonts w:cs="Arial"/>
          <w:b/>
          <w:sz w:val="20"/>
          <w:szCs w:val="20"/>
          <w:lang w:val="nl-BE"/>
        </w:rPr>
        <w:tab/>
      </w:r>
      <w:r>
        <w:rPr>
          <w:rFonts w:cs="Arial"/>
          <w:b/>
          <w:sz w:val="20"/>
          <w:szCs w:val="20"/>
          <w:lang w:val="nl-BE"/>
        </w:rPr>
        <w:tab/>
      </w:r>
      <w:r w:rsidR="00E24D55" w:rsidRPr="00AD04D8">
        <w:rPr>
          <w:rFonts w:cs="Arial"/>
          <w:b/>
          <w:sz w:val="20"/>
          <w:szCs w:val="20"/>
          <w:lang w:val="nl-BE"/>
        </w:rPr>
        <w:t xml:space="preserve">Kc4 </w:t>
      </w:r>
    </w:p>
    <w:p w14:paraId="7332C995" w14:textId="77777777" w:rsidR="00E24D55" w:rsidRPr="00AD04D8" w:rsidRDefault="00A5667A" w:rsidP="00E24D55">
      <w:pPr>
        <w:jc w:val="both"/>
        <w:rPr>
          <w:rFonts w:cs="Arial"/>
          <w:b/>
          <w:sz w:val="20"/>
          <w:szCs w:val="20"/>
          <w:lang w:val="nl-BE"/>
        </w:rPr>
      </w:pPr>
      <w:r>
        <w:rPr>
          <w:rFonts w:cs="Arial"/>
          <w:b/>
          <w:sz w:val="20"/>
          <w:szCs w:val="20"/>
          <w:lang w:val="nl-BE"/>
        </w:rPr>
        <w:t xml:space="preserve">          </w:t>
      </w:r>
      <w:r w:rsidR="00E24D55" w:rsidRPr="00AD04D8">
        <w:rPr>
          <w:rFonts w:cs="Arial"/>
          <w:b/>
          <w:sz w:val="20"/>
          <w:szCs w:val="20"/>
          <w:lang w:val="nl-BE"/>
        </w:rPr>
        <w:t xml:space="preserve">16.De6+     </w:t>
      </w:r>
      <w:r w:rsidR="00E24D55" w:rsidRPr="00AD04D8">
        <w:rPr>
          <w:rFonts w:cs="Arial"/>
          <w:b/>
          <w:sz w:val="20"/>
          <w:szCs w:val="20"/>
          <w:lang w:val="nl-BE"/>
        </w:rPr>
        <w:tab/>
        <w:t>K</w:t>
      </w:r>
      <w:r w:rsidR="00E24D55">
        <w:rPr>
          <w:rFonts w:cs="Arial"/>
          <w:b/>
          <w:sz w:val="20"/>
          <w:szCs w:val="20"/>
          <w:lang w:val="nl-BE"/>
        </w:rPr>
        <w:t xml:space="preserve">~ </w:t>
      </w:r>
    </w:p>
    <w:p w14:paraId="7E6C5CA0" w14:textId="77777777" w:rsidR="00E24D55" w:rsidRPr="00AD04D8" w:rsidRDefault="00E24D55" w:rsidP="00E24D55">
      <w:pPr>
        <w:jc w:val="both"/>
        <w:rPr>
          <w:rFonts w:cs="Arial"/>
          <w:sz w:val="20"/>
          <w:szCs w:val="20"/>
          <w:lang w:val="nl-BE"/>
        </w:rPr>
      </w:pPr>
      <w:r>
        <w:rPr>
          <w:rFonts w:cs="Arial"/>
          <w:sz w:val="20"/>
          <w:szCs w:val="20"/>
          <w:lang w:val="nl-BE"/>
        </w:rPr>
        <w:t>en wit veroverd de dame met:</w:t>
      </w:r>
    </w:p>
    <w:p w14:paraId="1E2A5DF0" w14:textId="77777777" w:rsidR="00E24D55" w:rsidRPr="00AD04D8" w:rsidRDefault="00A5667A" w:rsidP="00E24D55">
      <w:pPr>
        <w:jc w:val="both"/>
        <w:rPr>
          <w:rFonts w:cs="Arial"/>
          <w:b/>
          <w:sz w:val="20"/>
          <w:szCs w:val="20"/>
          <w:lang w:val="nl-BE"/>
        </w:rPr>
      </w:pPr>
      <w:r>
        <w:rPr>
          <w:rFonts w:cs="Arial"/>
          <w:b/>
          <w:sz w:val="20"/>
          <w:szCs w:val="20"/>
          <w:lang w:val="nl-BE"/>
        </w:rPr>
        <w:t xml:space="preserve">          </w:t>
      </w:r>
      <w:r w:rsidR="006F5E7F">
        <w:rPr>
          <w:rFonts w:cs="Arial"/>
          <w:b/>
          <w:sz w:val="20"/>
          <w:szCs w:val="20"/>
          <w:lang w:val="nl-BE"/>
        </w:rPr>
        <w:t>17.</w:t>
      </w:r>
      <w:r w:rsidR="00E24D55" w:rsidRPr="00AD04D8">
        <w:rPr>
          <w:rFonts w:cs="Arial"/>
          <w:b/>
          <w:sz w:val="20"/>
          <w:szCs w:val="20"/>
          <w:lang w:val="nl-BE"/>
        </w:rPr>
        <w:t xml:space="preserve">Dxa2 </w:t>
      </w:r>
    </w:p>
    <w:p w14:paraId="5A6284BF"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Ik verkies deze economische ver-sie, dus zonder een extra zwarte pion op veld g4, versie die ver-scheen in  </w:t>
      </w:r>
      <w:r w:rsidRPr="00AD04D8">
        <w:rPr>
          <w:rFonts w:cs="Arial"/>
          <w:i/>
          <w:sz w:val="20"/>
          <w:szCs w:val="20"/>
          <w:lang w:val="nl-BE"/>
        </w:rPr>
        <w:t xml:space="preserve">EBUR </w:t>
      </w:r>
      <w:r w:rsidRPr="00AD04D8">
        <w:rPr>
          <w:rFonts w:cs="Arial"/>
          <w:sz w:val="20"/>
          <w:szCs w:val="20"/>
          <w:lang w:val="nl-BE"/>
        </w:rPr>
        <w:t xml:space="preserve"> 2003. Het es-sentiele blijft immers behouden.</w:t>
      </w:r>
    </w:p>
    <w:p w14:paraId="108B74F2" w14:textId="77777777" w:rsidR="00E24D55" w:rsidRPr="00AD04D8" w:rsidRDefault="00E24D55" w:rsidP="00E24D55">
      <w:pPr>
        <w:jc w:val="both"/>
        <w:rPr>
          <w:rFonts w:cs="Arial"/>
          <w:sz w:val="20"/>
          <w:szCs w:val="20"/>
          <w:lang w:val="nl-BE"/>
        </w:rPr>
      </w:pPr>
    </w:p>
    <w:p w14:paraId="51122E6C" w14:textId="77777777" w:rsidR="00E24D55" w:rsidRDefault="00E24D55" w:rsidP="00E24D55">
      <w:pPr>
        <w:spacing w:line="190" w:lineRule="exact"/>
        <w:jc w:val="center"/>
        <w:rPr>
          <w:rFonts w:cs="Arial"/>
          <w:b/>
          <w:sz w:val="20"/>
          <w:szCs w:val="20"/>
          <w:lang w:val="nl-BE"/>
        </w:rPr>
      </w:pPr>
      <w:r w:rsidRPr="00AD04D8">
        <w:rPr>
          <w:rFonts w:cs="Arial"/>
          <w:sz w:val="20"/>
          <w:szCs w:val="20"/>
          <w:lang w:val="nl-BE"/>
        </w:rPr>
        <w:br w:type="page"/>
      </w:r>
      <w:r w:rsidR="004F30AC">
        <w:rPr>
          <w:rFonts w:cs="Arial"/>
          <w:b/>
          <w:sz w:val="20"/>
          <w:szCs w:val="20"/>
          <w:lang w:val="nl-BE"/>
        </w:rPr>
        <w:lastRenderedPageBreak/>
        <w:t xml:space="preserve">- </w:t>
      </w:r>
      <w:r w:rsidR="00AE1C44">
        <w:rPr>
          <w:rFonts w:cs="Arial"/>
          <w:b/>
          <w:sz w:val="20"/>
          <w:szCs w:val="20"/>
          <w:lang w:val="nl-BE"/>
        </w:rPr>
        <w:t>107</w:t>
      </w:r>
      <w:r w:rsidR="00392009">
        <w:rPr>
          <w:rFonts w:cs="Arial"/>
          <w:b/>
          <w:sz w:val="20"/>
          <w:szCs w:val="20"/>
          <w:lang w:val="nl-BE"/>
        </w:rPr>
        <w:t xml:space="preserve"> -</w:t>
      </w:r>
    </w:p>
    <w:p w14:paraId="418BBC27" w14:textId="77777777" w:rsidR="00E24D55" w:rsidRDefault="00E24D55" w:rsidP="00E24D55">
      <w:pPr>
        <w:spacing w:line="190" w:lineRule="exact"/>
        <w:jc w:val="center"/>
        <w:rPr>
          <w:rFonts w:cs="Arial"/>
          <w:b/>
          <w:sz w:val="20"/>
          <w:szCs w:val="20"/>
          <w:lang w:val="nl-BE"/>
        </w:rPr>
      </w:pPr>
    </w:p>
    <w:p w14:paraId="28BDF29F" w14:textId="77777777" w:rsidR="00E24D55" w:rsidRDefault="00E24D55" w:rsidP="00E24D55">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2008</w:t>
      </w:r>
    </w:p>
    <w:p w14:paraId="1A11780F" w14:textId="77777777" w:rsidR="00E24D55" w:rsidRPr="00AD04D8" w:rsidRDefault="00E24D55" w:rsidP="00E24D55">
      <w:pPr>
        <w:spacing w:line="190" w:lineRule="exact"/>
        <w:jc w:val="center"/>
        <w:rPr>
          <w:rFonts w:cs="Arial"/>
          <w:i/>
          <w:sz w:val="20"/>
          <w:szCs w:val="20"/>
          <w:lang w:val="nl-BE"/>
        </w:rPr>
      </w:pPr>
    </w:p>
    <w:p w14:paraId="2B379711" w14:textId="77777777" w:rsidR="00E03B8F" w:rsidRDefault="00E03B8F" w:rsidP="002A38F8">
      <w:pPr>
        <w:rPr>
          <w:rFonts w:cs="Arial"/>
          <w:b/>
          <w:sz w:val="20"/>
          <w:szCs w:val="20"/>
          <w:lang w:val="nl-BE"/>
        </w:rPr>
      </w:pPr>
    </w:p>
    <w:p w14:paraId="0EAB22D2" w14:textId="77777777" w:rsidR="00E24D55" w:rsidRPr="00AD04D8" w:rsidRDefault="00E24D55" w:rsidP="002A38F8">
      <w:pPr>
        <w:rPr>
          <w:rFonts w:cs="Arial"/>
          <w:sz w:val="20"/>
          <w:szCs w:val="20"/>
          <w:lang w:val="nl-BE"/>
        </w:rPr>
      </w:pPr>
      <w:r w:rsidRPr="00AD04D8">
        <w:rPr>
          <w:rFonts w:cs="Arial"/>
          <w:b/>
          <w:lang w:val="nl-BE"/>
        </w:rPr>
        <w:t>+</w:t>
      </w:r>
      <w:r w:rsidRPr="00AD04D8">
        <w:rPr>
          <w:rFonts w:cs="Arial"/>
          <w:b/>
          <w:sz w:val="20"/>
          <w:szCs w:val="20"/>
          <w:lang w:val="nl-BE"/>
        </w:rPr>
        <w:t xml:space="preserve">                             </w:t>
      </w:r>
      <w:r w:rsidRPr="00AD04D8">
        <w:rPr>
          <w:rFonts w:cs="Arial"/>
          <w:sz w:val="20"/>
          <w:szCs w:val="20"/>
          <w:lang w:val="nl-BE"/>
        </w:rPr>
        <w:t>4010.01 e1g3</w:t>
      </w:r>
    </w:p>
    <w:p w14:paraId="56639C3E" w14:textId="77777777" w:rsidR="00E24D55" w:rsidRPr="00AD04D8" w:rsidRDefault="00E24D55" w:rsidP="00E24D55">
      <w:pPr>
        <w:jc w:val="both"/>
        <w:rPr>
          <w:rFonts w:cs="Arial"/>
          <w:i/>
          <w:sz w:val="20"/>
          <w:szCs w:val="20"/>
          <w:lang w:val="nl-BE"/>
        </w:rPr>
      </w:pPr>
    </w:p>
    <w:p w14:paraId="466DDB14" w14:textId="77777777" w:rsidR="00E24D55" w:rsidRDefault="00E24D55" w:rsidP="00E24D55">
      <w:pPr>
        <w:jc w:val="both"/>
        <w:rPr>
          <w:rFonts w:cs="Arial"/>
          <w:b/>
          <w:sz w:val="20"/>
          <w:szCs w:val="20"/>
          <w:lang w:val="nl-BE"/>
        </w:rPr>
      </w:pPr>
      <w:r w:rsidRPr="00AD04D8">
        <w:rPr>
          <w:rFonts w:cs="Arial"/>
          <w:b/>
          <w:sz w:val="20"/>
          <w:szCs w:val="20"/>
          <w:lang w:val="nl-BE"/>
        </w:rPr>
        <w:tab/>
        <w:t>1.De5+</w:t>
      </w:r>
    </w:p>
    <w:p w14:paraId="7F7A5EF6" w14:textId="77777777" w:rsidR="00E24D55" w:rsidRPr="00804FED" w:rsidRDefault="00E24D55" w:rsidP="00E24D55">
      <w:pPr>
        <w:jc w:val="both"/>
        <w:rPr>
          <w:rFonts w:cs="Arial"/>
          <w:sz w:val="20"/>
          <w:szCs w:val="20"/>
          <w:lang w:val="nl-BE"/>
        </w:rPr>
      </w:pPr>
      <w:r>
        <w:rPr>
          <w:rFonts w:cs="Arial"/>
          <w:sz w:val="20"/>
          <w:szCs w:val="20"/>
          <w:lang w:val="nl-BE"/>
        </w:rPr>
        <w:t>En niet 1.Dc3+? of 1.Da3+?, Kf4 Beide met remise.</w:t>
      </w:r>
    </w:p>
    <w:p w14:paraId="1499F543" w14:textId="77777777" w:rsidR="00E24D55" w:rsidRDefault="00E24D55" w:rsidP="00E24D55">
      <w:pPr>
        <w:jc w:val="both"/>
        <w:rPr>
          <w:rFonts w:cs="Arial"/>
          <w:b/>
          <w:sz w:val="20"/>
          <w:szCs w:val="20"/>
          <w:lang w:val="nl-BE"/>
        </w:rPr>
      </w:pPr>
      <w:r w:rsidRPr="00AD04D8">
        <w:rPr>
          <w:rFonts w:cs="Arial"/>
          <w:b/>
          <w:sz w:val="20"/>
          <w:szCs w:val="20"/>
          <w:lang w:val="nl-BE"/>
        </w:rPr>
        <w:t xml:space="preserve"> </w:t>
      </w:r>
      <w:r>
        <w:rPr>
          <w:rFonts w:cs="Arial"/>
          <w:b/>
          <w:sz w:val="20"/>
          <w:szCs w:val="20"/>
          <w:lang w:val="nl-BE"/>
        </w:rPr>
        <w:tab/>
        <w:t>1…</w:t>
      </w:r>
      <w:r>
        <w:rPr>
          <w:rFonts w:cs="Arial"/>
          <w:b/>
          <w:sz w:val="20"/>
          <w:szCs w:val="20"/>
          <w:lang w:val="nl-BE"/>
        </w:rPr>
        <w:tab/>
      </w:r>
      <w:r>
        <w:rPr>
          <w:rFonts w:cs="Arial"/>
          <w:b/>
          <w:sz w:val="20"/>
          <w:szCs w:val="20"/>
          <w:lang w:val="nl-BE"/>
        </w:rPr>
        <w:tab/>
      </w:r>
      <w:r w:rsidRPr="00AD04D8">
        <w:rPr>
          <w:rFonts w:cs="Arial"/>
          <w:b/>
          <w:sz w:val="20"/>
          <w:szCs w:val="20"/>
          <w:lang w:val="nl-BE"/>
        </w:rPr>
        <w:t>Kf</w:t>
      </w:r>
      <w:r>
        <w:rPr>
          <w:rFonts w:cs="Arial"/>
          <w:b/>
          <w:sz w:val="20"/>
          <w:szCs w:val="20"/>
          <w:lang w:val="nl-BE"/>
        </w:rPr>
        <w:t>3</w:t>
      </w:r>
    </w:p>
    <w:p w14:paraId="7162C269" w14:textId="77777777" w:rsidR="00E24D55" w:rsidRDefault="00E24D55" w:rsidP="00E24D55">
      <w:pPr>
        <w:jc w:val="both"/>
        <w:rPr>
          <w:rFonts w:cs="Arial"/>
          <w:b/>
          <w:sz w:val="20"/>
          <w:szCs w:val="20"/>
          <w:lang w:val="nl-BE"/>
        </w:rPr>
      </w:pPr>
      <w:r>
        <w:rPr>
          <w:rFonts w:cs="Arial"/>
          <w:b/>
          <w:sz w:val="20"/>
          <w:szCs w:val="20"/>
          <w:lang w:val="nl-BE"/>
        </w:rPr>
        <w:tab/>
      </w:r>
      <w:r w:rsidRPr="00AD04D8">
        <w:rPr>
          <w:rFonts w:cs="Arial"/>
          <w:b/>
          <w:sz w:val="20"/>
          <w:szCs w:val="20"/>
          <w:lang w:val="nl-BE"/>
        </w:rPr>
        <w:t xml:space="preserve">2.Df5+ </w:t>
      </w:r>
      <w:r w:rsidRPr="00AD04D8">
        <w:rPr>
          <w:rFonts w:cs="Arial"/>
          <w:b/>
          <w:sz w:val="20"/>
          <w:szCs w:val="20"/>
          <w:lang w:val="nl-BE"/>
        </w:rPr>
        <w:tab/>
      </w:r>
      <w:r w:rsidRPr="00AD04D8">
        <w:rPr>
          <w:rFonts w:cs="Arial"/>
          <w:b/>
          <w:sz w:val="20"/>
          <w:szCs w:val="20"/>
          <w:lang w:val="nl-BE"/>
        </w:rPr>
        <w:tab/>
      </w:r>
    </w:p>
    <w:p w14:paraId="74C92363" w14:textId="77777777" w:rsidR="00E24D55" w:rsidRPr="00804FED" w:rsidRDefault="00E24D55" w:rsidP="00E24D55">
      <w:pPr>
        <w:jc w:val="both"/>
        <w:rPr>
          <w:rFonts w:cs="Arial"/>
          <w:sz w:val="20"/>
          <w:szCs w:val="20"/>
          <w:lang w:val="nl-BE"/>
        </w:rPr>
      </w:pPr>
      <w:r>
        <w:rPr>
          <w:rFonts w:cs="Arial"/>
          <w:sz w:val="20"/>
          <w:szCs w:val="20"/>
          <w:lang w:val="nl-BE"/>
        </w:rPr>
        <w:t>Maar niet 2.Le2+</w:t>
      </w:r>
      <w:r w:rsidR="000B4C2B">
        <w:rPr>
          <w:rFonts w:cs="Arial"/>
          <w:sz w:val="20"/>
          <w:szCs w:val="20"/>
          <w:lang w:val="nl-BE"/>
        </w:rPr>
        <w:t xml:space="preserve">? </w:t>
      </w:r>
      <w:r>
        <w:rPr>
          <w:rFonts w:cs="Arial"/>
          <w:sz w:val="20"/>
          <w:szCs w:val="20"/>
          <w:lang w:val="nl-BE"/>
        </w:rPr>
        <w:t>Kg2 en remise.</w:t>
      </w:r>
    </w:p>
    <w:p w14:paraId="635F86DF" w14:textId="77777777" w:rsidR="00E24D55" w:rsidRPr="00804FED" w:rsidRDefault="00E24D55" w:rsidP="00E24D55">
      <w:pPr>
        <w:jc w:val="both"/>
        <w:rPr>
          <w:rFonts w:cs="Arial"/>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r>
      <w:r w:rsidRPr="00AD04D8">
        <w:rPr>
          <w:rFonts w:cs="Arial"/>
          <w:b/>
          <w:sz w:val="20"/>
          <w:szCs w:val="20"/>
          <w:lang w:val="nl-BE"/>
        </w:rPr>
        <w:t xml:space="preserve">Kg2 </w:t>
      </w:r>
    </w:p>
    <w:p w14:paraId="62C6073B" w14:textId="77777777" w:rsidR="00E24D55" w:rsidRPr="004E01DA" w:rsidRDefault="00E24D55" w:rsidP="00E24D55">
      <w:pPr>
        <w:jc w:val="both"/>
        <w:rPr>
          <w:rFonts w:cs="Arial"/>
          <w:b/>
          <w:sz w:val="20"/>
          <w:szCs w:val="20"/>
          <w:lang w:val="nl-BE"/>
        </w:rPr>
      </w:pPr>
      <w:r w:rsidRPr="00AD04D8">
        <w:rPr>
          <w:rFonts w:cs="Arial"/>
          <w:sz w:val="20"/>
          <w:szCs w:val="20"/>
          <w:lang w:val="nl-BE"/>
        </w:rPr>
        <w:t xml:space="preserve"> </w:t>
      </w:r>
      <w:r>
        <w:rPr>
          <w:rFonts w:cs="Arial"/>
          <w:sz w:val="20"/>
          <w:szCs w:val="20"/>
          <w:lang w:val="nl-BE"/>
        </w:rPr>
        <w:tab/>
      </w:r>
      <w:r>
        <w:rPr>
          <w:rFonts w:cs="Arial"/>
          <w:b/>
          <w:sz w:val="20"/>
          <w:szCs w:val="20"/>
          <w:lang w:val="nl-BE"/>
        </w:rPr>
        <w:t>3.Dxe4</w:t>
      </w:r>
    </w:p>
    <w:p w14:paraId="621043B0" w14:textId="77777777" w:rsidR="00E24D55" w:rsidRPr="00B354CB" w:rsidRDefault="008374B9" w:rsidP="00E24D55">
      <w:pPr>
        <w:jc w:val="both"/>
        <w:rPr>
          <w:rFonts w:cs="Arial"/>
          <w:sz w:val="20"/>
          <w:szCs w:val="20"/>
          <w:lang w:val="en-GB"/>
        </w:rPr>
      </w:pPr>
      <w:r>
        <w:rPr>
          <w:rFonts w:cs="Arial"/>
          <w:sz w:val="20"/>
          <w:szCs w:val="20"/>
          <w:lang w:val="nl-BE"/>
        </w:rPr>
        <w:t xml:space="preserve">Ook 3.Df2+? </w:t>
      </w:r>
      <w:r w:rsidRPr="00B354CB">
        <w:rPr>
          <w:rFonts w:cs="Arial"/>
          <w:sz w:val="20"/>
          <w:szCs w:val="20"/>
          <w:lang w:val="en-GB"/>
        </w:rPr>
        <w:t>Kh1 is fout.</w:t>
      </w:r>
    </w:p>
    <w:p w14:paraId="2501AE4D" w14:textId="77777777" w:rsidR="008374B9" w:rsidRPr="00B354CB" w:rsidRDefault="008374B9" w:rsidP="00E24D55">
      <w:pPr>
        <w:jc w:val="both"/>
        <w:rPr>
          <w:rFonts w:cs="Arial"/>
          <w:b/>
          <w:sz w:val="20"/>
          <w:szCs w:val="20"/>
          <w:lang w:val="en-GB"/>
        </w:rPr>
      </w:pPr>
      <w:r w:rsidRPr="00B354CB">
        <w:rPr>
          <w:rFonts w:cs="Arial"/>
          <w:sz w:val="20"/>
          <w:szCs w:val="20"/>
          <w:lang w:val="en-GB"/>
        </w:rPr>
        <w:tab/>
      </w:r>
      <w:r w:rsidRPr="00B354CB">
        <w:rPr>
          <w:rFonts w:cs="Arial"/>
          <w:b/>
          <w:sz w:val="20"/>
          <w:szCs w:val="20"/>
          <w:lang w:val="en-GB"/>
        </w:rPr>
        <w:t>3…</w:t>
      </w:r>
      <w:r w:rsidRPr="00B354CB">
        <w:rPr>
          <w:rFonts w:cs="Arial"/>
          <w:b/>
          <w:sz w:val="20"/>
          <w:szCs w:val="20"/>
          <w:lang w:val="en-GB"/>
        </w:rPr>
        <w:tab/>
      </w:r>
      <w:r w:rsidRPr="00B354CB">
        <w:rPr>
          <w:rFonts w:cs="Arial"/>
          <w:b/>
          <w:sz w:val="20"/>
          <w:szCs w:val="20"/>
          <w:lang w:val="en-GB"/>
        </w:rPr>
        <w:tab/>
        <w:t>Kg3</w:t>
      </w:r>
    </w:p>
    <w:p w14:paraId="4C888103" w14:textId="77777777" w:rsidR="008374B9" w:rsidRPr="00B354CB" w:rsidRDefault="008374B9" w:rsidP="00E24D55">
      <w:pPr>
        <w:jc w:val="both"/>
        <w:rPr>
          <w:rFonts w:cs="Arial"/>
          <w:b/>
          <w:sz w:val="20"/>
          <w:szCs w:val="20"/>
          <w:lang w:val="en-GB"/>
        </w:rPr>
      </w:pPr>
      <w:r w:rsidRPr="00B354CB">
        <w:rPr>
          <w:rFonts w:cs="Arial"/>
          <w:b/>
          <w:sz w:val="20"/>
          <w:szCs w:val="20"/>
          <w:lang w:val="en-GB"/>
        </w:rPr>
        <w:tab/>
        <w:t>4.De5+</w:t>
      </w:r>
      <w:r w:rsidRPr="00B354CB">
        <w:rPr>
          <w:rFonts w:cs="Arial"/>
          <w:b/>
          <w:sz w:val="20"/>
          <w:szCs w:val="20"/>
          <w:lang w:val="en-GB"/>
        </w:rPr>
        <w:tab/>
      </w:r>
      <w:r w:rsidRPr="00B354CB">
        <w:rPr>
          <w:rFonts w:cs="Arial"/>
          <w:b/>
          <w:sz w:val="20"/>
          <w:szCs w:val="20"/>
          <w:lang w:val="en-GB"/>
        </w:rPr>
        <w:tab/>
        <w:t>Kg4</w:t>
      </w:r>
    </w:p>
    <w:p w14:paraId="2BCA1D0B" w14:textId="77777777" w:rsidR="008374B9" w:rsidRDefault="008374B9" w:rsidP="00E24D55">
      <w:pPr>
        <w:jc w:val="both"/>
        <w:rPr>
          <w:rFonts w:cs="Arial"/>
          <w:b/>
          <w:sz w:val="20"/>
          <w:szCs w:val="20"/>
          <w:lang w:val="nl-BE"/>
        </w:rPr>
      </w:pPr>
      <w:r w:rsidRPr="00B354CB">
        <w:rPr>
          <w:rFonts w:cs="Arial"/>
          <w:b/>
          <w:sz w:val="20"/>
          <w:szCs w:val="20"/>
          <w:lang w:val="en-GB"/>
        </w:rPr>
        <w:tab/>
      </w:r>
      <w:r>
        <w:rPr>
          <w:rFonts w:cs="Arial"/>
          <w:b/>
          <w:sz w:val="20"/>
          <w:szCs w:val="20"/>
          <w:lang w:val="nl-BE"/>
        </w:rPr>
        <w:t>5.Le2+</w:t>
      </w:r>
      <w:r>
        <w:rPr>
          <w:rFonts w:cs="Arial"/>
          <w:b/>
          <w:sz w:val="20"/>
          <w:szCs w:val="20"/>
          <w:lang w:val="nl-BE"/>
        </w:rPr>
        <w:tab/>
      </w:r>
      <w:r>
        <w:rPr>
          <w:rFonts w:cs="Arial"/>
          <w:b/>
          <w:sz w:val="20"/>
          <w:szCs w:val="20"/>
          <w:lang w:val="nl-BE"/>
        </w:rPr>
        <w:tab/>
        <w:t>Kh3</w:t>
      </w:r>
    </w:p>
    <w:p w14:paraId="03C8F761" w14:textId="77777777" w:rsidR="008374B9" w:rsidRDefault="008374B9" w:rsidP="00E24D55">
      <w:pPr>
        <w:jc w:val="both"/>
        <w:rPr>
          <w:rFonts w:cs="Arial"/>
          <w:b/>
          <w:sz w:val="20"/>
          <w:szCs w:val="20"/>
          <w:lang w:val="nl-BE"/>
        </w:rPr>
      </w:pPr>
      <w:r>
        <w:rPr>
          <w:rFonts w:cs="Arial"/>
          <w:b/>
          <w:sz w:val="20"/>
          <w:szCs w:val="20"/>
          <w:lang w:val="nl-BE"/>
        </w:rPr>
        <w:tab/>
        <w:t>6.Lf1+</w:t>
      </w:r>
      <w:r>
        <w:rPr>
          <w:rFonts w:cs="Arial"/>
          <w:b/>
          <w:sz w:val="20"/>
          <w:szCs w:val="20"/>
          <w:lang w:val="nl-BE"/>
        </w:rPr>
        <w:tab/>
      </w:r>
      <w:r>
        <w:rPr>
          <w:rFonts w:cs="Arial"/>
          <w:b/>
          <w:sz w:val="20"/>
          <w:szCs w:val="20"/>
          <w:lang w:val="nl-BE"/>
        </w:rPr>
        <w:tab/>
        <w:t>Kg4</w:t>
      </w:r>
    </w:p>
    <w:p w14:paraId="4FC7098C" w14:textId="77777777" w:rsidR="008374B9" w:rsidRDefault="008374B9" w:rsidP="00E24D55">
      <w:pPr>
        <w:jc w:val="both"/>
        <w:rPr>
          <w:rFonts w:cs="Arial"/>
          <w:b/>
          <w:sz w:val="20"/>
          <w:szCs w:val="20"/>
          <w:lang w:val="nl-BE"/>
        </w:rPr>
      </w:pPr>
      <w:r>
        <w:rPr>
          <w:rFonts w:cs="Arial"/>
          <w:b/>
          <w:sz w:val="20"/>
          <w:szCs w:val="20"/>
          <w:lang w:val="nl-BE"/>
        </w:rPr>
        <w:tab/>
        <w:t>7.De4+</w:t>
      </w:r>
      <w:r>
        <w:rPr>
          <w:rFonts w:cs="Arial"/>
          <w:b/>
          <w:sz w:val="20"/>
          <w:szCs w:val="20"/>
          <w:lang w:val="nl-BE"/>
        </w:rPr>
        <w:tab/>
      </w:r>
      <w:r>
        <w:rPr>
          <w:rFonts w:cs="Arial"/>
          <w:b/>
          <w:sz w:val="20"/>
          <w:szCs w:val="20"/>
          <w:lang w:val="nl-BE"/>
        </w:rPr>
        <w:tab/>
        <w:t>Kh5</w:t>
      </w:r>
    </w:p>
    <w:p w14:paraId="21C61A60" w14:textId="77777777" w:rsidR="008374B9" w:rsidRDefault="008374B9" w:rsidP="00E24D55">
      <w:pPr>
        <w:jc w:val="both"/>
        <w:rPr>
          <w:rFonts w:cs="Arial"/>
          <w:b/>
          <w:sz w:val="20"/>
          <w:szCs w:val="20"/>
          <w:lang w:val="nl-BE"/>
        </w:rPr>
      </w:pPr>
      <w:r>
        <w:rPr>
          <w:rFonts w:cs="Arial"/>
          <w:b/>
          <w:sz w:val="20"/>
          <w:szCs w:val="20"/>
          <w:lang w:val="nl-BE"/>
        </w:rPr>
        <w:tab/>
        <w:t>8.Dh1+</w:t>
      </w:r>
      <w:r>
        <w:rPr>
          <w:rFonts w:cs="Arial"/>
          <w:b/>
          <w:sz w:val="20"/>
          <w:szCs w:val="20"/>
          <w:lang w:val="nl-BE"/>
        </w:rPr>
        <w:tab/>
      </w:r>
      <w:r>
        <w:rPr>
          <w:rFonts w:cs="Arial"/>
          <w:b/>
          <w:sz w:val="20"/>
          <w:szCs w:val="20"/>
          <w:lang w:val="nl-BE"/>
        </w:rPr>
        <w:tab/>
        <w:t>Kg6</w:t>
      </w:r>
    </w:p>
    <w:p w14:paraId="47EE9889" w14:textId="77777777" w:rsidR="008374B9" w:rsidRDefault="008374B9" w:rsidP="00E24D55">
      <w:pPr>
        <w:jc w:val="both"/>
        <w:rPr>
          <w:rFonts w:cs="Arial"/>
          <w:b/>
          <w:sz w:val="20"/>
          <w:szCs w:val="20"/>
          <w:lang w:val="nl-BE"/>
        </w:rPr>
      </w:pPr>
      <w:r>
        <w:rPr>
          <w:rFonts w:cs="Arial"/>
          <w:b/>
          <w:sz w:val="20"/>
          <w:szCs w:val="20"/>
          <w:lang w:val="nl-BE"/>
        </w:rPr>
        <w:tab/>
        <w:t>9.Dg1+</w:t>
      </w:r>
      <w:r>
        <w:rPr>
          <w:rFonts w:cs="Arial"/>
          <w:b/>
          <w:sz w:val="20"/>
          <w:szCs w:val="20"/>
          <w:lang w:val="nl-BE"/>
        </w:rPr>
        <w:tab/>
      </w:r>
      <w:r>
        <w:rPr>
          <w:rFonts w:cs="Arial"/>
          <w:b/>
          <w:sz w:val="20"/>
          <w:szCs w:val="20"/>
          <w:lang w:val="nl-BE"/>
        </w:rPr>
        <w:tab/>
        <w:t>Kh7</w:t>
      </w:r>
    </w:p>
    <w:p w14:paraId="275E9A6F" w14:textId="77777777" w:rsidR="008374B9" w:rsidRDefault="008374B9" w:rsidP="00E24D55">
      <w:pPr>
        <w:jc w:val="both"/>
        <w:rPr>
          <w:rFonts w:cs="Arial"/>
          <w:b/>
          <w:sz w:val="20"/>
          <w:szCs w:val="20"/>
          <w:lang w:val="nl-BE"/>
        </w:rPr>
      </w:pPr>
      <w:r>
        <w:rPr>
          <w:rFonts w:cs="Arial"/>
          <w:b/>
          <w:sz w:val="20"/>
          <w:szCs w:val="20"/>
          <w:lang w:val="nl-BE"/>
        </w:rPr>
        <w:t xml:space="preserve">           10.Ld3+</w:t>
      </w:r>
      <w:r>
        <w:rPr>
          <w:rFonts w:cs="Arial"/>
          <w:b/>
          <w:sz w:val="20"/>
          <w:szCs w:val="20"/>
          <w:lang w:val="nl-BE"/>
        </w:rPr>
        <w:tab/>
      </w:r>
      <w:r>
        <w:rPr>
          <w:rFonts w:cs="Arial"/>
          <w:b/>
          <w:sz w:val="20"/>
          <w:szCs w:val="20"/>
          <w:lang w:val="nl-BE"/>
        </w:rPr>
        <w:tab/>
        <w:t>Kh8</w:t>
      </w:r>
    </w:p>
    <w:p w14:paraId="735765EB" w14:textId="77777777" w:rsidR="008374B9" w:rsidRPr="008374B9" w:rsidRDefault="008374B9" w:rsidP="00E24D55">
      <w:pPr>
        <w:jc w:val="both"/>
        <w:rPr>
          <w:rFonts w:cs="Arial"/>
          <w:sz w:val="20"/>
          <w:szCs w:val="20"/>
          <w:lang w:val="nl-BE"/>
        </w:rPr>
      </w:pPr>
      <w:r>
        <w:rPr>
          <w:rFonts w:cs="Arial"/>
          <w:sz w:val="20"/>
          <w:szCs w:val="20"/>
          <w:lang w:val="nl-BE"/>
        </w:rPr>
        <w:t>De zwarte koning wordt in het hoekje gedrumd.</w:t>
      </w:r>
    </w:p>
    <w:p w14:paraId="7AEDE127" w14:textId="77777777" w:rsidR="00E24D55" w:rsidRPr="00AD04D8" w:rsidRDefault="00E24D55" w:rsidP="00E24D55">
      <w:pPr>
        <w:jc w:val="both"/>
        <w:rPr>
          <w:rFonts w:cs="Arial"/>
          <w:sz w:val="20"/>
          <w:szCs w:val="20"/>
          <w:lang w:val="nl-BE"/>
        </w:rPr>
      </w:pPr>
      <w:r>
        <w:rPr>
          <w:rFonts w:cs="Arial"/>
          <w:b/>
          <w:sz w:val="20"/>
          <w:szCs w:val="20"/>
          <w:lang w:val="nl-BE"/>
        </w:rPr>
        <w:br w:type="column"/>
      </w:r>
    </w:p>
    <w:p w14:paraId="12E38DE1" w14:textId="77777777" w:rsidR="00E24D55" w:rsidRDefault="00E24D55" w:rsidP="00E24D55">
      <w:pPr>
        <w:jc w:val="both"/>
        <w:rPr>
          <w:rFonts w:cs="Arial"/>
          <w:sz w:val="20"/>
          <w:szCs w:val="20"/>
          <w:lang w:val="nl-BE"/>
        </w:rPr>
      </w:pPr>
    </w:p>
    <w:p w14:paraId="3EC6BC31" w14:textId="77777777" w:rsidR="00E24D55" w:rsidRPr="00AD04D8" w:rsidRDefault="00E24D55" w:rsidP="00E24D55">
      <w:pPr>
        <w:jc w:val="both"/>
        <w:rPr>
          <w:rFonts w:cs="Arial"/>
          <w:sz w:val="20"/>
          <w:szCs w:val="20"/>
          <w:lang w:val="nl-BE"/>
        </w:rPr>
      </w:pPr>
    </w:p>
    <w:p w14:paraId="692E7A44" w14:textId="77777777" w:rsidR="00E24D55" w:rsidRPr="008374B9" w:rsidRDefault="00990285" w:rsidP="00E24D55">
      <w:pPr>
        <w:jc w:val="both"/>
        <w:rPr>
          <w:rFonts w:cs="Arial"/>
          <w:sz w:val="20"/>
          <w:szCs w:val="20"/>
          <w:lang w:val="nl-BE"/>
        </w:rPr>
      </w:pPr>
      <w:r>
        <w:rPr>
          <w:noProof/>
          <w:lang w:val="nl-BE" w:eastAsia="nl-BE"/>
        </w:rPr>
        <w:object w:dxaOrig="1440" w:dyaOrig="1440" w14:anchorId="432C4EBE">
          <v:shape id="_x0000_s1393" type="#_x0000_t75" style="position:absolute;left:0;text-align:left;margin-left:-184.15pt;margin-top:6.6pt;width:152.05pt;height:152.65pt;z-index:251708416">
            <v:imagedata r:id="rId222" o:title=""/>
            <w10:wrap type="square"/>
          </v:shape>
          <o:OLEObject Type="Embed" ProgID="CorelDRAW.Graphic.12" ShapeID="_x0000_s1393" DrawAspect="Content" ObjectID="_1587467703" r:id="rId223"/>
        </w:object>
      </w:r>
      <w:r w:rsidR="00E24D55" w:rsidRPr="00AD04D8">
        <w:rPr>
          <w:rFonts w:cs="Arial"/>
          <w:sz w:val="20"/>
          <w:szCs w:val="20"/>
          <w:lang w:val="nl-BE"/>
        </w:rPr>
        <w:t xml:space="preserve"> </w:t>
      </w:r>
    </w:p>
    <w:p w14:paraId="37157412" w14:textId="77777777" w:rsidR="00E24D55" w:rsidRDefault="00791DA2" w:rsidP="00791DA2">
      <w:pPr>
        <w:jc w:val="both"/>
        <w:rPr>
          <w:rFonts w:cs="Arial"/>
          <w:b/>
          <w:sz w:val="20"/>
          <w:szCs w:val="20"/>
          <w:lang w:val="nl-BE"/>
        </w:rPr>
      </w:pPr>
      <w:r>
        <w:rPr>
          <w:rFonts w:cs="Arial"/>
          <w:b/>
          <w:sz w:val="20"/>
          <w:szCs w:val="20"/>
          <w:lang w:val="nl-BE"/>
        </w:rPr>
        <w:t xml:space="preserve">            </w:t>
      </w:r>
      <w:r w:rsidR="00E24D55" w:rsidRPr="00AD04D8">
        <w:rPr>
          <w:rFonts w:cs="Arial"/>
          <w:b/>
          <w:sz w:val="20"/>
          <w:szCs w:val="20"/>
          <w:lang w:val="nl-BE"/>
        </w:rPr>
        <w:t xml:space="preserve">11.Dd4+ </w:t>
      </w:r>
    </w:p>
    <w:p w14:paraId="4D12A98F" w14:textId="77777777" w:rsidR="00E24D55" w:rsidRPr="00353B9A" w:rsidRDefault="00E24D55" w:rsidP="00E24D55">
      <w:pPr>
        <w:jc w:val="both"/>
        <w:rPr>
          <w:rFonts w:cs="Arial"/>
          <w:sz w:val="20"/>
          <w:szCs w:val="20"/>
          <w:lang w:val="nl-BE"/>
        </w:rPr>
      </w:pPr>
      <w:r>
        <w:rPr>
          <w:rFonts w:cs="Arial"/>
          <w:sz w:val="20"/>
          <w:szCs w:val="20"/>
          <w:lang w:val="nl-BE"/>
        </w:rPr>
        <w:t>Na 11.Dh1+? of 11.Dh2+? Kh7 en weerom remise.</w:t>
      </w:r>
    </w:p>
    <w:p w14:paraId="5FFFB6AD" w14:textId="77777777" w:rsidR="00E24D55" w:rsidRPr="00AD04D8" w:rsidRDefault="00791DA2" w:rsidP="00E24D55">
      <w:pPr>
        <w:jc w:val="both"/>
        <w:rPr>
          <w:rFonts w:cs="Arial"/>
          <w:b/>
          <w:sz w:val="20"/>
          <w:szCs w:val="20"/>
          <w:lang w:val="nl-BE"/>
        </w:rPr>
      </w:pPr>
      <w:r>
        <w:rPr>
          <w:rFonts w:cs="Arial"/>
          <w:b/>
          <w:sz w:val="20"/>
          <w:szCs w:val="20"/>
          <w:lang w:val="nl-BE"/>
        </w:rPr>
        <w:t xml:space="preserve">            </w:t>
      </w:r>
      <w:r w:rsidR="00E24D55">
        <w:rPr>
          <w:rFonts w:cs="Arial"/>
          <w:b/>
          <w:sz w:val="20"/>
          <w:szCs w:val="20"/>
          <w:lang w:val="nl-BE"/>
        </w:rPr>
        <w:t>11…</w:t>
      </w:r>
      <w:r w:rsidR="00E24D55">
        <w:rPr>
          <w:rFonts w:cs="Arial"/>
          <w:b/>
          <w:sz w:val="20"/>
          <w:szCs w:val="20"/>
          <w:lang w:val="nl-BE"/>
        </w:rPr>
        <w:tab/>
      </w:r>
      <w:r w:rsidR="00E24D55">
        <w:rPr>
          <w:rFonts w:cs="Arial"/>
          <w:b/>
          <w:sz w:val="20"/>
          <w:szCs w:val="20"/>
          <w:lang w:val="nl-BE"/>
        </w:rPr>
        <w:tab/>
      </w:r>
      <w:r w:rsidR="00E24D55" w:rsidRPr="00AD04D8">
        <w:rPr>
          <w:rFonts w:cs="Arial"/>
          <w:b/>
          <w:sz w:val="20"/>
          <w:szCs w:val="20"/>
          <w:lang w:val="nl-BE"/>
        </w:rPr>
        <w:t xml:space="preserve">Dg7 </w:t>
      </w:r>
    </w:p>
    <w:p w14:paraId="701001F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12.Dh4+ </w:t>
      </w:r>
      <w:r w:rsidRPr="00AD04D8">
        <w:rPr>
          <w:rFonts w:cs="Arial"/>
          <w:b/>
          <w:sz w:val="20"/>
          <w:szCs w:val="20"/>
          <w:lang w:val="nl-BE"/>
        </w:rPr>
        <w:tab/>
        <w:t xml:space="preserve">Kg8 </w:t>
      </w:r>
    </w:p>
    <w:p w14:paraId="3128F30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13.Lc4+ </w:t>
      </w:r>
      <w:r w:rsidRPr="00AD04D8">
        <w:rPr>
          <w:rFonts w:cs="Arial"/>
          <w:b/>
          <w:sz w:val="20"/>
          <w:szCs w:val="20"/>
          <w:lang w:val="nl-BE"/>
        </w:rPr>
        <w:tab/>
        <w:t xml:space="preserve">Kf8 </w:t>
      </w:r>
    </w:p>
    <w:p w14:paraId="0B00C664" w14:textId="77777777" w:rsidR="00E24D55" w:rsidRPr="00AD04D8" w:rsidRDefault="00E24D55" w:rsidP="00E24D55">
      <w:pPr>
        <w:jc w:val="both"/>
        <w:rPr>
          <w:rFonts w:cs="Arial"/>
          <w:sz w:val="20"/>
          <w:szCs w:val="20"/>
          <w:lang w:val="nl-BE"/>
        </w:rPr>
      </w:pPr>
      <w:r>
        <w:rPr>
          <w:rFonts w:cs="Arial"/>
          <w:b/>
          <w:sz w:val="20"/>
          <w:szCs w:val="20"/>
          <w:lang w:val="nl-BE"/>
        </w:rPr>
        <w:t xml:space="preserve">            </w:t>
      </w:r>
      <w:r w:rsidRPr="00AD04D8">
        <w:rPr>
          <w:rFonts w:cs="Arial"/>
          <w:b/>
          <w:sz w:val="20"/>
          <w:szCs w:val="20"/>
          <w:lang w:val="nl-BE"/>
        </w:rPr>
        <w:t>14.Dd8+</w:t>
      </w:r>
    </w:p>
    <w:p w14:paraId="37C79231" w14:textId="77777777" w:rsidR="00E24D55" w:rsidRPr="00AD04D8" w:rsidRDefault="00E24D55" w:rsidP="00E24D55">
      <w:pPr>
        <w:jc w:val="both"/>
        <w:rPr>
          <w:rFonts w:cs="Arial"/>
          <w:sz w:val="20"/>
          <w:szCs w:val="20"/>
          <w:lang w:val="nl-BE"/>
        </w:rPr>
      </w:pPr>
      <w:r w:rsidRPr="00AD04D8">
        <w:rPr>
          <w:rFonts w:cs="Arial"/>
          <w:sz w:val="20"/>
          <w:szCs w:val="20"/>
          <w:lang w:val="nl-BE"/>
        </w:rPr>
        <w:t>En mat.</w:t>
      </w:r>
    </w:p>
    <w:p w14:paraId="7E402D8D" w14:textId="77777777" w:rsidR="00E24D55" w:rsidRDefault="00E24D55" w:rsidP="00E24D55">
      <w:pPr>
        <w:jc w:val="both"/>
        <w:rPr>
          <w:rFonts w:cs="Arial"/>
          <w:sz w:val="20"/>
          <w:szCs w:val="20"/>
          <w:lang w:val="nl-BE"/>
        </w:rPr>
      </w:pPr>
    </w:p>
    <w:p w14:paraId="7F206C8F" w14:textId="77777777" w:rsidR="00E24D55" w:rsidRDefault="00F8066D" w:rsidP="00E24D55">
      <w:pPr>
        <w:jc w:val="both"/>
        <w:rPr>
          <w:rFonts w:cs="Arial"/>
          <w:sz w:val="20"/>
          <w:szCs w:val="20"/>
          <w:lang w:val="nl-BE"/>
        </w:rPr>
      </w:pPr>
      <w:r>
        <w:rPr>
          <w:rFonts w:cs="Arial"/>
          <w:sz w:val="20"/>
          <w:szCs w:val="20"/>
          <w:lang w:val="nl-BE"/>
        </w:rPr>
        <w:t>Opmerkelijk</w:t>
      </w:r>
      <w:r w:rsidR="00E24D55">
        <w:rPr>
          <w:rFonts w:cs="Arial"/>
          <w:sz w:val="20"/>
          <w:szCs w:val="20"/>
          <w:lang w:val="nl-BE"/>
        </w:rPr>
        <w:t xml:space="preserve"> hoe de witte dame </w:t>
      </w:r>
      <w:r>
        <w:rPr>
          <w:rFonts w:cs="Arial"/>
          <w:sz w:val="20"/>
          <w:szCs w:val="20"/>
          <w:lang w:val="nl-BE"/>
        </w:rPr>
        <w:t>en loper preciese en unieke zetten moeten spelen</w:t>
      </w:r>
      <w:r w:rsidR="00E24D55">
        <w:rPr>
          <w:rFonts w:cs="Arial"/>
          <w:sz w:val="20"/>
          <w:szCs w:val="20"/>
          <w:lang w:val="nl-BE"/>
        </w:rPr>
        <w:t xml:space="preserve"> om te winnen.</w:t>
      </w:r>
    </w:p>
    <w:p w14:paraId="19F1B159" w14:textId="77777777" w:rsidR="00E24D55" w:rsidRDefault="00E24D55" w:rsidP="00E24D55">
      <w:pPr>
        <w:jc w:val="both"/>
        <w:rPr>
          <w:rFonts w:cs="Arial"/>
          <w:sz w:val="20"/>
          <w:szCs w:val="20"/>
          <w:lang w:val="nl-BE"/>
        </w:rPr>
      </w:pPr>
    </w:p>
    <w:p w14:paraId="682D5F7F" w14:textId="77777777" w:rsidR="00E24D55" w:rsidRPr="00AD04D8" w:rsidRDefault="00E24D55" w:rsidP="00E24D55">
      <w:pPr>
        <w:jc w:val="both"/>
        <w:rPr>
          <w:rFonts w:cs="Arial"/>
          <w:sz w:val="20"/>
          <w:szCs w:val="20"/>
          <w:lang w:val="nl-BE"/>
        </w:rPr>
        <w:sectPr w:rsidR="00E24D55" w:rsidRPr="00AD04D8" w:rsidSect="003B0882">
          <w:type w:val="continuous"/>
          <w:pgSz w:w="8392" w:h="11907" w:code="11"/>
          <w:pgMar w:top="1134" w:right="567" w:bottom="1134" w:left="567" w:header="709" w:footer="709" w:gutter="567"/>
          <w:cols w:num="2" w:space="567"/>
          <w:docGrid w:linePitch="360"/>
        </w:sectPr>
      </w:pPr>
    </w:p>
    <w:p w14:paraId="2FB585DF" w14:textId="77777777" w:rsidR="00E24D55" w:rsidRPr="00AD04D8" w:rsidRDefault="00E24D55" w:rsidP="00E24D55">
      <w:pPr>
        <w:spacing w:line="190" w:lineRule="exact"/>
        <w:jc w:val="center"/>
        <w:rPr>
          <w:rFonts w:cs="Arial"/>
          <w:b/>
          <w:sz w:val="20"/>
          <w:szCs w:val="20"/>
          <w:lang w:val="nl-BE"/>
        </w:rPr>
      </w:pPr>
      <w:r w:rsidRPr="00AD04D8">
        <w:rPr>
          <w:rFonts w:cs="Arial"/>
          <w:b/>
          <w:sz w:val="20"/>
          <w:szCs w:val="20"/>
          <w:lang w:val="nl-BE"/>
        </w:rPr>
        <w:br w:type="page"/>
      </w:r>
      <w:r w:rsidRPr="00AD04D8">
        <w:rPr>
          <w:rFonts w:cs="Arial"/>
          <w:b/>
          <w:sz w:val="20"/>
          <w:szCs w:val="20"/>
          <w:lang w:val="nl-BE"/>
        </w:rPr>
        <w:lastRenderedPageBreak/>
        <w:t xml:space="preserve">- </w:t>
      </w:r>
      <w:r w:rsidR="00AE1C44">
        <w:rPr>
          <w:rFonts w:cs="Arial"/>
          <w:b/>
          <w:sz w:val="20"/>
          <w:szCs w:val="20"/>
          <w:lang w:val="nl-BE"/>
        </w:rPr>
        <w:t>108</w:t>
      </w:r>
      <w:r w:rsidR="00392009">
        <w:rPr>
          <w:rFonts w:cs="Arial"/>
          <w:b/>
          <w:sz w:val="20"/>
          <w:szCs w:val="20"/>
          <w:lang w:val="nl-BE"/>
        </w:rPr>
        <w:t xml:space="preserve"> -</w:t>
      </w:r>
    </w:p>
    <w:p w14:paraId="61DD83B7" w14:textId="77777777" w:rsidR="00E24D55" w:rsidRPr="00AD04D8" w:rsidRDefault="00E24D55" w:rsidP="00E24D55">
      <w:pPr>
        <w:spacing w:line="190" w:lineRule="exact"/>
        <w:jc w:val="center"/>
        <w:rPr>
          <w:rFonts w:cs="Arial"/>
          <w:b/>
          <w:sz w:val="20"/>
          <w:szCs w:val="20"/>
          <w:lang w:val="nl-BE"/>
        </w:rPr>
      </w:pPr>
    </w:p>
    <w:p w14:paraId="0A12FD2B" w14:textId="77777777" w:rsidR="00E24D55" w:rsidRDefault="00E24D55" w:rsidP="00E24D55">
      <w:pPr>
        <w:spacing w:line="190" w:lineRule="exact"/>
        <w:jc w:val="center"/>
        <w:outlineLvl w:val="0"/>
        <w:rPr>
          <w:rFonts w:cs="Arial"/>
          <w:sz w:val="20"/>
          <w:szCs w:val="20"/>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15870D80" w14:textId="77777777" w:rsidR="00E24D55" w:rsidRPr="00B70DBE" w:rsidRDefault="00E24D55" w:rsidP="00E24D55">
      <w:pPr>
        <w:spacing w:line="190" w:lineRule="exact"/>
        <w:jc w:val="center"/>
        <w:outlineLvl w:val="0"/>
        <w:rPr>
          <w:rFonts w:cs="Arial"/>
          <w:sz w:val="20"/>
          <w:szCs w:val="20"/>
          <w:lang w:val="nl-BE"/>
        </w:rPr>
      </w:pPr>
    </w:p>
    <w:p w14:paraId="791DA7C9" w14:textId="77777777" w:rsidR="00E24D55" w:rsidRPr="00AD04D8" w:rsidRDefault="00990285" w:rsidP="00E24D55">
      <w:pPr>
        <w:jc w:val="center"/>
        <w:rPr>
          <w:rFonts w:cs="Arial"/>
          <w:b/>
          <w:sz w:val="20"/>
          <w:szCs w:val="20"/>
          <w:lang w:val="nl-BE"/>
        </w:rPr>
      </w:pPr>
      <w:r>
        <w:rPr>
          <w:noProof/>
          <w:lang w:val="nl-BE"/>
        </w:rPr>
        <w:object w:dxaOrig="1440" w:dyaOrig="1440" w14:anchorId="15D5A891">
          <v:shape id="_x0000_s1103" type="#_x0000_t75" style="position:absolute;left:0;text-align:left;margin-left:1pt;margin-top:1.9pt;width:151.95pt;height:152.6pt;z-index:251637760">
            <v:imagedata r:id="rId224" o:title=""/>
            <w10:wrap type="square"/>
          </v:shape>
          <o:OLEObject Type="Embed" ProgID="CorelDRAW.Graphic.12" ShapeID="_x0000_s1103" DrawAspect="Content" ObjectID="_1587467704" r:id="rId225"/>
        </w:object>
      </w:r>
    </w:p>
    <w:p w14:paraId="01BAC462" w14:textId="77777777" w:rsidR="00E24D55" w:rsidRPr="00AD04D8" w:rsidRDefault="00E24D55" w:rsidP="00E24D55">
      <w:pPr>
        <w:jc w:val="center"/>
        <w:rPr>
          <w:rFonts w:cs="Arial"/>
          <w:sz w:val="20"/>
          <w:szCs w:val="20"/>
          <w:lang w:val="nl-BE"/>
        </w:rPr>
      </w:pPr>
      <w:r w:rsidRPr="00AD04D8">
        <w:rPr>
          <w:rFonts w:cs="Arial"/>
          <w:b/>
          <w:lang w:val="nl-BE"/>
        </w:rPr>
        <w:t>+</w:t>
      </w:r>
      <w:r w:rsidRPr="00AD04D8">
        <w:rPr>
          <w:rFonts w:cs="Arial"/>
          <w:sz w:val="20"/>
          <w:szCs w:val="20"/>
          <w:lang w:val="nl-BE"/>
        </w:rPr>
        <w:t xml:space="preserve">                              4001.01 e6h1</w:t>
      </w:r>
    </w:p>
    <w:p w14:paraId="750C888A" w14:textId="77777777" w:rsidR="00E24D55" w:rsidRPr="00AD04D8" w:rsidRDefault="00E24D55" w:rsidP="00E24D55">
      <w:pPr>
        <w:rPr>
          <w:rFonts w:cs="Arial"/>
          <w:i/>
          <w:sz w:val="20"/>
          <w:szCs w:val="20"/>
          <w:lang w:val="nl-BE"/>
        </w:rPr>
      </w:pPr>
    </w:p>
    <w:p w14:paraId="7CDF0507" w14:textId="77777777" w:rsidR="0010686D" w:rsidRDefault="00E24D55" w:rsidP="00E24D55">
      <w:pPr>
        <w:jc w:val="both"/>
        <w:rPr>
          <w:rFonts w:cs="Arial"/>
          <w:sz w:val="20"/>
          <w:szCs w:val="20"/>
          <w:lang w:val="nl-BE"/>
        </w:rPr>
      </w:pPr>
      <w:r>
        <w:rPr>
          <w:rFonts w:cs="Arial"/>
          <w:sz w:val="20"/>
          <w:szCs w:val="20"/>
          <w:lang w:val="nl-BE"/>
        </w:rPr>
        <w:t>D</w:t>
      </w:r>
      <w:r w:rsidRPr="00AD04D8">
        <w:rPr>
          <w:rFonts w:cs="Arial"/>
          <w:sz w:val="20"/>
          <w:szCs w:val="20"/>
          <w:lang w:val="nl-BE"/>
        </w:rPr>
        <w:t>e zwarte koning</w:t>
      </w:r>
      <w:r>
        <w:rPr>
          <w:rFonts w:cs="Arial"/>
          <w:sz w:val="20"/>
          <w:szCs w:val="20"/>
          <w:lang w:val="nl-BE"/>
        </w:rPr>
        <w:t xml:space="preserve"> zit</w:t>
      </w:r>
      <w:r w:rsidRPr="00AD04D8">
        <w:rPr>
          <w:rFonts w:cs="Arial"/>
          <w:sz w:val="20"/>
          <w:szCs w:val="20"/>
          <w:lang w:val="nl-BE"/>
        </w:rPr>
        <w:t xml:space="preserve"> in de hoek geklemd</w:t>
      </w:r>
      <w:r>
        <w:rPr>
          <w:rFonts w:cs="Arial"/>
          <w:sz w:val="20"/>
          <w:szCs w:val="20"/>
          <w:lang w:val="nl-BE"/>
        </w:rPr>
        <w:t xml:space="preserve"> en het is  niet </w:t>
      </w:r>
      <w:r w:rsidRPr="00AD04D8">
        <w:rPr>
          <w:rFonts w:cs="Arial"/>
          <w:sz w:val="20"/>
          <w:szCs w:val="20"/>
          <w:lang w:val="nl-BE"/>
        </w:rPr>
        <w:t xml:space="preserve"> eenvou</w:t>
      </w:r>
      <w:r>
        <w:rPr>
          <w:rFonts w:cs="Arial"/>
          <w:sz w:val="20"/>
          <w:szCs w:val="20"/>
          <w:lang w:val="nl-BE"/>
        </w:rPr>
        <w:t xml:space="preserve">dig een juiste eerste zet te </w:t>
      </w:r>
      <w:r w:rsidRPr="00AD04D8">
        <w:rPr>
          <w:rFonts w:cs="Arial"/>
          <w:sz w:val="20"/>
          <w:szCs w:val="20"/>
          <w:lang w:val="nl-BE"/>
        </w:rPr>
        <w:t xml:space="preserve">vinden. </w:t>
      </w:r>
    </w:p>
    <w:p w14:paraId="12D0C7DF" w14:textId="77777777" w:rsidR="00E24D55" w:rsidRPr="00AD04D8" w:rsidRDefault="00E24D55" w:rsidP="00E24D55">
      <w:pPr>
        <w:jc w:val="both"/>
        <w:rPr>
          <w:rFonts w:cs="Arial"/>
          <w:sz w:val="20"/>
          <w:szCs w:val="20"/>
          <w:lang w:val="nl-BE"/>
        </w:rPr>
      </w:pPr>
    </w:p>
    <w:p w14:paraId="6E905FE5" w14:textId="77777777" w:rsidR="0010686D" w:rsidRDefault="00E24D55" w:rsidP="00E24D55">
      <w:pPr>
        <w:jc w:val="both"/>
        <w:rPr>
          <w:rFonts w:cs="Arial"/>
          <w:sz w:val="20"/>
          <w:szCs w:val="20"/>
          <w:lang w:val="nl-BE"/>
        </w:rPr>
      </w:pPr>
      <w:r w:rsidRPr="00AD04D8">
        <w:rPr>
          <w:rFonts w:cs="Arial"/>
          <w:sz w:val="20"/>
          <w:szCs w:val="20"/>
          <w:lang w:val="nl-BE"/>
        </w:rPr>
        <w:t>Na bijvoorbeeld 1.Df3+? Dg2 2.Dd1+ Dg1 3.Dd5+ Dg2 4.Dh5+ Kg1 5.Dxc5+ Kh1 6.Dc1+ Dg1 7.Dc6</w:t>
      </w:r>
      <w:r w:rsidR="0010686D">
        <w:rPr>
          <w:rFonts w:cs="Arial"/>
          <w:sz w:val="20"/>
          <w:szCs w:val="20"/>
          <w:lang w:val="nl-BE"/>
        </w:rPr>
        <w:t>+ Dg2, komt wit niet verder omdat zijn eigen koning in de weg staat.</w:t>
      </w:r>
      <w:r w:rsidR="0078417B">
        <w:rPr>
          <w:rFonts w:cs="Arial"/>
          <w:sz w:val="20"/>
          <w:szCs w:val="20"/>
          <w:lang w:val="nl-BE"/>
        </w:rPr>
        <w:t xml:space="preserve"> Correct is daarom deze éni-ge wijze koningszet:</w:t>
      </w:r>
    </w:p>
    <w:p w14:paraId="33BBC2A3" w14:textId="77777777" w:rsidR="00E24D55" w:rsidRPr="00AD04D8" w:rsidRDefault="00E24D55" w:rsidP="0010686D">
      <w:pPr>
        <w:ind w:firstLine="708"/>
        <w:jc w:val="both"/>
        <w:rPr>
          <w:rFonts w:cs="Arial"/>
          <w:b/>
          <w:sz w:val="20"/>
          <w:szCs w:val="20"/>
          <w:lang w:val="nl-BE"/>
        </w:rPr>
      </w:pPr>
      <w:r w:rsidRPr="00AD04D8">
        <w:rPr>
          <w:rFonts w:cs="Arial"/>
          <w:b/>
          <w:sz w:val="20"/>
          <w:szCs w:val="20"/>
          <w:lang w:val="nl-BE"/>
        </w:rPr>
        <w:t xml:space="preserve">1.Ke7 </w:t>
      </w:r>
      <w:r w:rsidRPr="00AD04D8">
        <w:rPr>
          <w:rFonts w:cs="Arial"/>
          <w:b/>
          <w:sz w:val="20"/>
          <w:szCs w:val="20"/>
          <w:lang w:val="nl-BE"/>
        </w:rPr>
        <w:tab/>
      </w:r>
      <w:r w:rsidRPr="00AD04D8">
        <w:rPr>
          <w:rFonts w:cs="Arial"/>
          <w:b/>
          <w:sz w:val="20"/>
          <w:szCs w:val="20"/>
          <w:lang w:val="nl-BE"/>
        </w:rPr>
        <w:tab/>
        <w:t xml:space="preserve">Dg2 </w:t>
      </w:r>
    </w:p>
    <w:p w14:paraId="4526B72A" w14:textId="77777777" w:rsidR="00E24D55" w:rsidRPr="00AD04D8" w:rsidRDefault="00E24D55" w:rsidP="00E24D55">
      <w:pPr>
        <w:jc w:val="both"/>
        <w:rPr>
          <w:rFonts w:cs="Arial"/>
          <w:sz w:val="20"/>
          <w:szCs w:val="20"/>
          <w:lang w:val="nl-BE"/>
        </w:rPr>
      </w:pPr>
      <w:r w:rsidRPr="00AD04D8">
        <w:rPr>
          <w:rFonts w:cs="Arial"/>
          <w:sz w:val="20"/>
          <w:szCs w:val="20"/>
          <w:lang w:val="nl-BE"/>
        </w:rPr>
        <w:t>Want na 1…c4</w:t>
      </w:r>
      <w:r w:rsidR="004C416E">
        <w:rPr>
          <w:rFonts w:cs="Arial"/>
          <w:sz w:val="20"/>
          <w:szCs w:val="20"/>
          <w:lang w:val="nl-BE"/>
        </w:rPr>
        <w:t>?</w:t>
      </w:r>
      <w:r w:rsidRPr="00AD04D8">
        <w:rPr>
          <w:rFonts w:cs="Arial"/>
          <w:sz w:val="20"/>
          <w:szCs w:val="20"/>
          <w:lang w:val="nl-BE"/>
        </w:rPr>
        <w:t xml:space="preserve"> 2.De4+ Dg2 3.Dh7+ Kg1 4.Db1+ Df1 5.Db6+ Kh1 6.Dh6+ Kg2 7.Pe3+ en 8.Pxf1 is het doel bereikt. </w:t>
      </w:r>
    </w:p>
    <w:p w14:paraId="794D98D3" w14:textId="77777777" w:rsidR="0010686D" w:rsidRDefault="00E24D55" w:rsidP="00E24D55">
      <w:pPr>
        <w:jc w:val="both"/>
        <w:rPr>
          <w:rFonts w:cs="Arial"/>
          <w:b/>
          <w:sz w:val="20"/>
          <w:szCs w:val="20"/>
          <w:lang w:val="nl-BE"/>
        </w:rPr>
      </w:pPr>
      <w:r w:rsidRPr="00AD04D8">
        <w:rPr>
          <w:rFonts w:cs="Arial"/>
          <w:b/>
          <w:sz w:val="20"/>
          <w:szCs w:val="20"/>
          <w:lang w:val="nl-BE"/>
        </w:rPr>
        <w:tab/>
      </w:r>
      <w:r w:rsidR="0010686D">
        <w:rPr>
          <w:rFonts w:cs="Arial"/>
          <w:b/>
          <w:sz w:val="20"/>
          <w:szCs w:val="20"/>
          <w:lang w:val="nl-BE"/>
        </w:rPr>
        <w:t>2.Dd1+</w:t>
      </w:r>
      <w:r w:rsidR="0010686D">
        <w:rPr>
          <w:rFonts w:cs="Arial"/>
          <w:b/>
          <w:sz w:val="20"/>
          <w:szCs w:val="20"/>
          <w:lang w:val="nl-BE"/>
        </w:rPr>
        <w:tab/>
      </w:r>
      <w:r w:rsidR="0010686D">
        <w:rPr>
          <w:rFonts w:cs="Arial"/>
          <w:b/>
          <w:sz w:val="20"/>
          <w:szCs w:val="20"/>
          <w:lang w:val="nl-BE"/>
        </w:rPr>
        <w:tab/>
        <w:t>Dg1</w:t>
      </w:r>
    </w:p>
    <w:p w14:paraId="30ECDD4D" w14:textId="77777777" w:rsidR="0010686D" w:rsidRDefault="0010686D" w:rsidP="00E24D55">
      <w:pPr>
        <w:jc w:val="both"/>
        <w:rPr>
          <w:rFonts w:cs="Arial"/>
          <w:b/>
          <w:sz w:val="20"/>
          <w:szCs w:val="20"/>
          <w:lang w:val="nl-BE"/>
        </w:rPr>
      </w:pPr>
      <w:r>
        <w:rPr>
          <w:rFonts w:cs="Arial"/>
          <w:b/>
          <w:sz w:val="20"/>
          <w:szCs w:val="20"/>
          <w:lang w:val="nl-BE"/>
        </w:rPr>
        <w:tab/>
        <w:t>3.Dd5+</w:t>
      </w:r>
      <w:r>
        <w:rPr>
          <w:rFonts w:cs="Arial"/>
          <w:b/>
          <w:sz w:val="20"/>
          <w:szCs w:val="20"/>
          <w:lang w:val="nl-BE"/>
        </w:rPr>
        <w:tab/>
      </w:r>
      <w:r>
        <w:rPr>
          <w:rFonts w:cs="Arial"/>
          <w:b/>
          <w:sz w:val="20"/>
          <w:szCs w:val="20"/>
          <w:lang w:val="nl-BE"/>
        </w:rPr>
        <w:tab/>
        <w:t>Dg2</w:t>
      </w:r>
    </w:p>
    <w:p w14:paraId="09F29630" w14:textId="77777777" w:rsidR="00E24D55" w:rsidRPr="00A77DF3" w:rsidRDefault="00C275A1" w:rsidP="009A11AB">
      <w:pPr>
        <w:ind w:left="708" w:hanging="708"/>
        <w:jc w:val="both"/>
        <w:rPr>
          <w:rFonts w:cs="Arial"/>
          <w:b/>
          <w:sz w:val="20"/>
          <w:szCs w:val="20"/>
          <w:lang w:val="nl-BE"/>
        </w:rPr>
      </w:pPr>
      <w:r>
        <w:rPr>
          <w:rFonts w:cs="Arial"/>
          <w:b/>
          <w:sz w:val="20"/>
          <w:szCs w:val="20"/>
          <w:lang w:val="nl-BE"/>
        </w:rPr>
        <w:tab/>
      </w:r>
      <w:r w:rsidR="005120EF">
        <w:rPr>
          <w:rFonts w:cs="Arial"/>
          <w:b/>
          <w:sz w:val="20"/>
          <w:szCs w:val="20"/>
          <w:lang w:val="nl-BE"/>
        </w:rPr>
        <w:t>4.Dh5</w:t>
      </w:r>
      <w:r w:rsidR="005120EF">
        <w:rPr>
          <w:rFonts w:cs="Arial"/>
          <w:b/>
          <w:sz w:val="20"/>
          <w:szCs w:val="20"/>
          <w:lang w:val="nl-BE"/>
        </w:rPr>
        <w:tab/>
      </w:r>
      <w:r w:rsidR="005120EF">
        <w:rPr>
          <w:rFonts w:cs="Arial"/>
          <w:b/>
          <w:sz w:val="20"/>
          <w:szCs w:val="20"/>
          <w:lang w:val="nl-BE"/>
        </w:rPr>
        <w:tab/>
        <w:t>Kg1</w:t>
      </w:r>
      <w:r w:rsidR="005120EF">
        <w:rPr>
          <w:rFonts w:cs="Arial"/>
          <w:b/>
          <w:sz w:val="20"/>
          <w:szCs w:val="20"/>
          <w:lang w:val="nl-BE"/>
        </w:rPr>
        <w:tab/>
      </w:r>
      <w:r w:rsidR="00A77DF3">
        <w:rPr>
          <w:rFonts w:cs="Arial"/>
          <w:b/>
          <w:sz w:val="20"/>
          <w:szCs w:val="20"/>
          <w:lang w:val="nl-BE"/>
        </w:rPr>
        <w:t xml:space="preserve"> </w:t>
      </w:r>
      <w:r w:rsidR="00E24D55">
        <w:rPr>
          <w:rFonts w:cs="Arial"/>
          <w:b/>
          <w:sz w:val="20"/>
          <w:szCs w:val="20"/>
          <w:lang w:val="nl-BE"/>
        </w:rPr>
        <w:t xml:space="preserve"> </w:t>
      </w:r>
      <w:r w:rsidR="00E24D55" w:rsidRPr="005120EF">
        <w:rPr>
          <w:rFonts w:cs="Arial"/>
          <w:b/>
          <w:sz w:val="20"/>
          <w:szCs w:val="20"/>
          <w:lang w:val="nl-BE"/>
        </w:rPr>
        <w:t xml:space="preserve">5.Dxc5+ </w:t>
      </w:r>
      <w:r w:rsidR="00E24D55" w:rsidRPr="005120EF">
        <w:rPr>
          <w:rFonts w:cs="Arial"/>
          <w:b/>
          <w:sz w:val="20"/>
          <w:szCs w:val="20"/>
          <w:lang w:val="nl-BE"/>
        </w:rPr>
        <w:tab/>
        <w:t xml:space="preserve">Kh1 </w:t>
      </w:r>
    </w:p>
    <w:p w14:paraId="3A78604B" w14:textId="77777777" w:rsidR="009A11AB" w:rsidRDefault="00E24D55" w:rsidP="00E24D55">
      <w:pPr>
        <w:jc w:val="both"/>
        <w:rPr>
          <w:rFonts w:cs="Arial"/>
          <w:b/>
          <w:sz w:val="20"/>
          <w:szCs w:val="20"/>
          <w:lang w:val="nl-BE"/>
        </w:rPr>
      </w:pPr>
      <w:r w:rsidRPr="005120EF">
        <w:rPr>
          <w:rFonts w:cs="Arial"/>
          <w:b/>
          <w:sz w:val="20"/>
          <w:szCs w:val="20"/>
          <w:lang w:val="nl-BE"/>
        </w:rPr>
        <w:t xml:space="preserve">            </w:t>
      </w:r>
    </w:p>
    <w:p w14:paraId="3712E135" w14:textId="77777777" w:rsidR="009A11AB" w:rsidRDefault="009A11AB" w:rsidP="00E24D55">
      <w:pPr>
        <w:jc w:val="both"/>
        <w:rPr>
          <w:rFonts w:cs="Arial"/>
          <w:b/>
          <w:sz w:val="20"/>
          <w:szCs w:val="20"/>
          <w:lang w:val="nl-BE"/>
        </w:rPr>
      </w:pPr>
    </w:p>
    <w:p w14:paraId="6A567E6D" w14:textId="77777777" w:rsidR="009A11AB" w:rsidRDefault="009A11AB" w:rsidP="00E24D55">
      <w:pPr>
        <w:jc w:val="both"/>
        <w:rPr>
          <w:rFonts w:cs="Arial"/>
          <w:b/>
          <w:sz w:val="20"/>
          <w:szCs w:val="20"/>
          <w:lang w:val="nl-BE"/>
        </w:rPr>
      </w:pPr>
    </w:p>
    <w:p w14:paraId="133D0314" w14:textId="77777777" w:rsidR="001B2B4D" w:rsidRDefault="001B2B4D" w:rsidP="00E71C63">
      <w:pPr>
        <w:jc w:val="both"/>
        <w:rPr>
          <w:rFonts w:cs="Arial"/>
          <w:b/>
          <w:sz w:val="20"/>
          <w:szCs w:val="20"/>
          <w:lang w:val="nl-BE"/>
        </w:rPr>
      </w:pPr>
    </w:p>
    <w:p w14:paraId="26ABC3D3" w14:textId="77777777" w:rsidR="008239FD" w:rsidRDefault="008239FD" w:rsidP="00E71C63">
      <w:pPr>
        <w:jc w:val="both"/>
        <w:rPr>
          <w:rFonts w:cs="Arial"/>
          <w:b/>
          <w:sz w:val="20"/>
          <w:szCs w:val="20"/>
          <w:lang w:val="nl-BE"/>
        </w:rPr>
      </w:pPr>
    </w:p>
    <w:p w14:paraId="268439EA" w14:textId="77777777" w:rsidR="00E24D55" w:rsidRPr="00B354CB" w:rsidRDefault="00EB5C0E" w:rsidP="00EB5C0E">
      <w:pPr>
        <w:jc w:val="both"/>
        <w:rPr>
          <w:rFonts w:cs="Arial"/>
          <w:b/>
          <w:sz w:val="20"/>
          <w:szCs w:val="20"/>
          <w:lang w:val="en-GB"/>
        </w:rPr>
      </w:pPr>
      <w:r>
        <w:rPr>
          <w:rFonts w:cs="Arial"/>
          <w:b/>
          <w:sz w:val="20"/>
          <w:szCs w:val="20"/>
          <w:lang w:val="nl-BE"/>
        </w:rPr>
        <w:t xml:space="preserve">             </w:t>
      </w:r>
      <w:r w:rsidR="00E24D55" w:rsidRPr="00B354CB">
        <w:rPr>
          <w:rFonts w:cs="Arial"/>
          <w:b/>
          <w:sz w:val="20"/>
          <w:szCs w:val="20"/>
          <w:lang w:val="en-GB"/>
        </w:rPr>
        <w:t xml:space="preserve">6.Dc1+ </w:t>
      </w:r>
      <w:r w:rsidR="00E24D55" w:rsidRPr="00B354CB">
        <w:rPr>
          <w:rFonts w:cs="Arial"/>
          <w:b/>
          <w:sz w:val="20"/>
          <w:szCs w:val="20"/>
          <w:lang w:val="en-GB"/>
        </w:rPr>
        <w:tab/>
        <w:t xml:space="preserve">Dg1 </w:t>
      </w:r>
    </w:p>
    <w:p w14:paraId="39AE8BB1" w14:textId="77777777" w:rsidR="00E24D55" w:rsidRPr="00B354CB" w:rsidRDefault="00E24D55" w:rsidP="00E24D55">
      <w:pPr>
        <w:jc w:val="both"/>
        <w:rPr>
          <w:rFonts w:cs="Arial"/>
          <w:b/>
          <w:sz w:val="20"/>
          <w:szCs w:val="20"/>
          <w:lang w:val="en-GB"/>
        </w:rPr>
      </w:pPr>
      <w:r w:rsidRPr="00B354CB">
        <w:rPr>
          <w:rFonts w:cs="Arial"/>
          <w:b/>
          <w:sz w:val="20"/>
          <w:szCs w:val="20"/>
          <w:lang w:val="en-GB"/>
        </w:rPr>
        <w:t xml:space="preserve">             7.Dc6+ </w:t>
      </w:r>
      <w:r w:rsidRPr="00B354CB">
        <w:rPr>
          <w:rFonts w:cs="Arial"/>
          <w:b/>
          <w:sz w:val="20"/>
          <w:szCs w:val="20"/>
          <w:lang w:val="en-GB"/>
        </w:rPr>
        <w:tab/>
        <w:t xml:space="preserve">Dg2 </w:t>
      </w:r>
    </w:p>
    <w:p w14:paraId="7831DC4A" w14:textId="77777777" w:rsidR="00E24D55" w:rsidRPr="00653D12" w:rsidRDefault="00E24D55" w:rsidP="00E24D55">
      <w:pPr>
        <w:jc w:val="both"/>
        <w:rPr>
          <w:rFonts w:cs="Arial"/>
          <w:b/>
          <w:sz w:val="20"/>
          <w:szCs w:val="20"/>
          <w:lang w:val="en-GB"/>
        </w:rPr>
      </w:pPr>
      <w:r w:rsidRPr="00B354CB">
        <w:rPr>
          <w:rFonts w:cs="Arial"/>
          <w:b/>
          <w:sz w:val="20"/>
          <w:szCs w:val="20"/>
          <w:lang w:val="en-GB"/>
        </w:rPr>
        <w:t xml:space="preserve">             8.</w:t>
      </w:r>
      <w:r w:rsidRPr="00653D12">
        <w:rPr>
          <w:rFonts w:cs="Arial"/>
          <w:b/>
          <w:sz w:val="20"/>
          <w:szCs w:val="20"/>
          <w:lang w:val="en-GB"/>
        </w:rPr>
        <w:t xml:space="preserve">Dh6+ </w:t>
      </w:r>
      <w:r w:rsidRPr="00653D12">
        <w:rPr>
          <w:rFonts w:cs="Arial"/>
          <w:b/>
          <w:sz w:val="20"/>
          <w:szCs w:val="20"/>
          <w:lang w:val="en-GB"/>
        </w:rPr>
        <w:tab/>
        <w:t xml:space="preserve">Kg1 </w:t>
      </w:r>
    </w:p>
    <w:p w14:paraId="2BDCFEAA" w14:textId="77777777" w:rsidR="00E24D55" w:rsidRPr="00653D12" w:rsidRDefault="00E24D55" w:rsidP="00E24D55">
      <w:pPr>
        <w:jc w:val="both"/>
        <w:rPr>
          <w:rFonts w:cs="Arial"/>
          <w:b/>
          <w:sz w:val="20"/>
          <w:szCs w:val="20"/>
          <w:lang w:val="en-GB"/>
        </w:rPr>
      </w:pPr>
      <w:r w:rsidRPr="00653D12">
        <w:rPr>
          <w:rFonts w:cs="Arial"/>
          <w:b/>
          <w:sz w:val="20"/>
          <w:szCs w:val="20"/>
          <w:lang w:val="en-GB"/>
        </w:rPr>
        <w:t xml:space="preserve">             9.Dc1+ </w:t>
      </w:r>
      <w:r w:rsidRPr="00653D12">
        <w:rPr>
          <w:rFonts w:cs="Arial"/>
          <w:b/>
          <w:sz w:val="20"/>
          <w:szCs w:val="20"/>
          <w:lang w:val="en-GB"/>
        </w:rPr>
        <w:tab/>
        <w:t xml:space="preserve">Df1 </w:t>
      </w:r>
    </w:p>
    <w:p w14:paraId="58229C4B" w14:textId="77777777" w:rsidR="00E24D55" w:rsidRPr="00653D12" w:rsidRDefault="00E24D55" w:rsidP="00E24D55">
      <w:pPr>
        <w:jc w:val="both"/>
        <w:rPr>
          <w:rFonts w:cs="Arial"/>
          <w:b/>
          <w:sz w:val="20"/>
          <w:szCs w:val="20"/>
          <w:lang w:val="en-GB"/>
        </w:rPr>
      </w:pPr>
      <w:r w:rsidRPr="00653D12">
        <w:rPr>
          <w:rFonts w:cs="Arial"/>
          <w:b/>
          <w:sz w:val="20"/>
          <w:szCs w:val="20"/>
          <w:lang w:val="en-GB"/>
        </w:rPr>
        <w:t xml:space="preserve">           10.Dc5+ </w:t>
      </w:r>
      <w:r w:rsidRPr="00653D12">
        <w:rPr>
          <w:rFonts w:cs="Arial"/>
          <w:b/>
          <w:sz w:val="20"/>
          <w:szCs w:val="20"/>
          <w:lang w:val="en-GB"/>
        </w:rPr>
        <w:tab/>
        <w:t xml:space="preserve">Kh1 </w:t>
      </w:r>
    </w:p>
    <w:p w14:paraId="42D2CF99" w14:textId="77777777" w:rsidR="00E24D55" w:rsidRPr="00653D12" w:rsidRDefault="00E24D55" w:rsidP="00E24D55">
      <w:pPr>
        <w:jc w:val="both"/>
        <w:rPr>
          <w:rFonts w:cs="Arial"/>
          <w:b/>
          <w:sz w:val="20"/>
          <w:szCs w:val="20"/>
          <w:lang w:val="en-GB"/>
        </w:rPr>
      </w:pPr>
      <w:r w:rsidRPr="00653D12">
        <w:rPr>
          <w:rFonts w:cs="Arial"/>
          <w:b/>
          <w:sz w:val="20"/>
          <w:szCs w:val="20"/>
          <w:lang w:val="en-GB"/>
        </w:rPr>
        <w:t xml:space="preserve">           11.Dh5+</w:t>
      </w:r>
      <w:r w:rsidRPr="00653D12">
        <w:rPr>
          <w:rFonts w:cs="Arial"/>
          <w:b/>
          <w:sz w:val="20"/>
          <w:szCs w:val="20"/>
          <w:lang w:val="en-GB"/>
        </w:rPr>
        <w:tab/>
      </w:r>
      <w:r w:rsidRPr="00653D12">
        <w:rPr>
          <w:rFonts w:cs="Arial"/>
          <w:b/>
          <w:sz w:val="20"/>
          <w:szCs w:val="20"/>
          <w:lang w:val="en-GB"/>
        </w:rPr>
        <w:tab/>
        <w:t xml:space="preserve">Kg1 </w:t>
      </w:r>
    </w:p>
    <w:p w14:paraId="2C72FF11" w14:textId="77777777" w:rsidR="00E24D55" w:rsidRPr="00AD04D8" w:rsidRDefault="00E24D55" w:rsidP="00E24D55">
      <w:pPr>
        <w:jc w:val="both"/>
        <w:rPr>
          <w:rFonts w:cs="Arial"/>
          <w:b/>
          <w:sz w:val="20"/>
          <w:szCs w:val="20"/>
          <w:lang w:val="nl-BE"/>
        </w:rPr>
      </w:pPr>
      <w:r w:rsidRPr="00653D12">
        <w:rPr>
          <w:rFonts w:cs="Arial"/>
          <w:b/>
          <w:sz w:val="20"/>
          <w:szCs w:val="20"/>
          <w:lang w:val="en-GB"/>
        </w:rPr>
        <w:t xml:space="preserve">           </w:t>
      </w:r>
      <w:r w:rsidRPr="00AD04D8">
        <w:rPr>
          <w:rFonts w:cs="Arial"/>
          <w:b/>
          <w:sz w:val="20"/>
          <w:szCs w:val="20"/>
          <w:lang w:val="nl-BE"/>
        </w:rPr>
        <w:t xml:space="preserve">12.Dh2+ </w:t>
      </w:r>
    </w:p>
    <w:p w14:paraId="52B00AE3" w14:textId="77777777" w:rsidR="00E24D55" w:rsidRPr="00AD04D8" w:rsidRDefault="00E24D55" w:rsidP="00E24D55">
      <w:pPr>
        <w:jc w:val="both"/>
        <w:rPr>
          <w:rFonts w:cs="Arial"/>
          <w:sz w:val="20"/>
          <w:szCs w:val="20"/>
          <w:lang w:val="nl-BE"/>
        </w:rPr>
      </w:pPr>
      <w:r w:rsidRPr="00AD04D8">
        <w:rPr>
          <w:rFonts w:cs="Arial"/>
          <w:sz w:val="20"/>
          <w:szCs w:val="20"/>
          <w:lang w:val="nl-BE"/>
        </w:rPr>
        <w:t>en mat. Of 11…Kg2 12.Pe3+ en 13.Pxf1 met winst.</w:t>
      </w:r>
    </w:p>
    <w:p w14:paraId="469E8CE4" w14:textId="77777777" w:rsidR="00E24D55" w:rsidRPr="00AD04D8" w:rsidRDefault="00E24D55" w:rsidP="00E24D55">
      <w:pPr>
        <w:jc w:val="both"/>
        <w:rPr>
          <w:rFonts w:cs="Arial"/>
          <w:sz w:val="20"/>
          <w:szCs w:val="20"/>
          <w:lang w:val="nl-BE"/>
        </w:rPr>
      </w:pPr>
    </w:p>
    <w:p w14:paraId="4B8FEC48"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Verscheidene gelijkaardige pogin-gen van Julien Vandiest misluk-ten, tot we samen een laatste ver-sie publiceerden in </w:t>
      </w:r>
      <w:r w:rsidRPr="00AD04D8">
        <w:rPr>
          <w:rFonts w:cs="Arial"/>
          <w:i/>
          <w:sz w:val="20"/>
          <w:szCs w:val="20"/>
          <w:lang w:val="nl-BE"/>
        </w:rPr>
        <w:t xml:space="preserve">Flemish Minia-tures </w:t>
      </w:r>
      <w:r w:rsidRPr="00AD04D8">
        <w:rPr>
          <w:rFonts w:cs="Arial"/>
          <w:sz w:val="20"/>
          <w:szCs w:val="20"/>
          <w:lang w:val="nl-BE"/>
        </w:rPr>
        <w:t xml:space="preserve">(1997): </w:t>
      </w:r>
    </w:p>
    <w:p w14:paraId="6B685DBF" w14:textId="77777777" w:rsidR="00E24D55" w:rsidRPr="00AD04D8" w:rsidRDefault="00E24D55" w:rsidP="00E24D55">
      <w:pPr>
        <w:jc w:val="both"/>
        <w:rPr>
          <w:rFonts w:cs="Arial"/>
          <w:sz w:val="20"/>
          <w:szCs w:val="20"/>
          <w:lang w:val="nl-BE"/>
        </w:rPr>
      </w:pPr>
    </w:p>
    <w:p w14:paraId="1DE14F31" w14:textId="77777777" w:rsidR="00E24D55" w:rsidRPr="004C416E" w:rsidRDefault="00E24D55" w:rsidP="00E24D55">
      <w:pPr>
        <w:jc w:val="both"/>
        <w:rPr>
          <w:rFonts w:cs="Arial"/>
          <w:sz w:val="20"/>
          <w:szCs w:val="20"/>
          <w:lang w:val="nl-BE"/>
        </w:rPr>
      </w:pPr>
      <w:r w:rsidRPr="004C416E">
        <w:rPr>
          <w:rFonts w:cs="Arial"/>
          <w:sz w:val="20"/>
          <w:szCs w:val="20"/>
          <w:lang w:val="nl-BE"/>
        </w:rPr>
        <w:t xml:space="preserve">Kd5 De2 Pg4 / Kh1 Dg1 b6 + </w:t>
      </w:r>
    </w:p>
    <w:p w14:paraId="67A7C65E" w14:textId="77777777" w:rsidR="00E24D55" w:rsidRPr="00AD04D8" w:rsidRDefault="00E24D55" w:rsidP="00E24D55">
      <w:pPr>
        <w:jc w:val="both"/>
        <w:rPr>
          <w:rFonts w:cs="Arial"/>
          <w:sz w:val="20"/>
          <w:szCs w:val="20"/>
          <w:lang w:val="nl-BE"/>
        </w:rPr>
      </w:pPr>
    </w:p>
    <w:p w14:paraId="2A71ED80" w14:textId="77777777" w:rsidR="00E24D55" w:rsidRPr="00AD04D8" w:rsidRDefault="00E24D55" w:rsidP="00E24D55">
      <w:pPr>
        <w:jc w:val="both"/>
        <w:rPr>
          <w:rFonts w:cs="Arial"/>
          <w:sz w:val="20"/>
          <w:szCs w:val="20"/>
          <w:lang w:val="nl-BE"/>
        </w:rPr>
      </w:pPr>
      <w:r w:rsidRPr="00AD04D8">
        <w:rPr>
          <w:rFonts w:cs="Arial"/>
          <w:sz w:val="20"/>
          <w:szCs w:val="20"/>
          <w:lang w:val="nl-BE"/>
        </w:rPr>
        <w:t>Met de oplossing: 1.Ke6 Dg2 2.De1+ Dg1 3.De4+ Dg2 4.Dh7+ Kg1 5.Db1+ Df1 6.Dxb6+ Kh1 7.Db7+ Dg2 8.Dh7+ Kg1 9.Da7+ Kh1 10.Da1+ Kg1 11.Da8+ Dg2 12.Dh8+ Kg1 13.Da1+ Df1,</w:t>
      </w:r>
    </w:p>
    <w:p w14:paraId="6FB109CF" w14:textId="77777777" w:rsidR="00C275A1" w:rsidRDefault="00C275A1" w:rsidP="00E24D55">
      <w:pPr>
        <w:jc w:val="both"/>
        <w:rPr>
          <w:rFonts w:cs="Arial"/>
          <w:sz w:val="20"/>
          <w:szCs w:val="20"/>
          <w:lang w:val="nl-BE"/>
        </w:rPr>
      </w:pPr>
    </w:p>
    <w:p w14:paraId="75D240E2" w14:textId="77777777" w:rsidR="00E24D55" w:rsidRPr="00AD04D8" w:rsidRDefault="00E24D55" w:rsidP="00E24D55">
      <w:pPr>
        <w:jc w:val="both"/>
        <w:rPr>
          <w:rFonts w:cs="Arial"/>
          <w:sz w:val="20"/>
          <w:szCs w:val="20"/>
          <w:lang w:val="nl-BE"/>
        </w:rPr>
      </w:pPr>
      <w:r w:rsidRPr="00AD04D8">
        <w:rPr>
          <w:rFonts w:cs="Arial"/>
          <w:sz w:val="20"/>
          <w:szCs w:val="20"/>
          <w:lang w:val="nl-BE"/>
        </w:rPr>
        <w:t>Maar nu wint op het laatst zowel :</w:t>
      </w:r>
    </w:p>
    <w:p w14:paraId="1E101384" w14:textId="77777777" w:rsidR="00E24D55" w:rsidRPr="00AD04D8" w:rsidRDefault="00E24D55" w:rsidP="00021475">
      <w:pPr>
        <w:numPr>
          <w:ilvl w:val="0"/>
          <w:numId w:val="11"/>
        </w:numPr>
        <w:jc w:val="both"/>
        <w:rPr>
          <w:rFonts w:cs="Arial"/>
          <w:sz w:val="20"/>
          <w:szCs w:val="20"/>
          <w:lang w:val="nl-BE"/>
        </w:rPr>
      </w:pPr>
      <w:r w:rsidRPr="00C36F26">
        <w:rPr>
          <w:rFonts w:cs="Arial"/>
          <w:b/>
          <w:sz w:val="20"/>
          <w:szCs w:val="20"/>
          <w:lang w:val="nl-BE"/>
        </w:rPr>
        <w:t xml:space="preserve">14.Da7+ </w:t>
      </w:r>
      <w:r w:rsidRPr="00AD04D8">
        <w:rPr>
          <w:rFonts w:cs="Arial"/>
          <w:sz w:val="20"/>
          <w:szCs w:val="20"/>
          <w:lang w:val="nl-BE"/>
        </w:rPr>
        <w:t>Kh1 15.Dh7+ Kg1 16.Dh2+ en mat, als</w:t>
      </w:r>
    </w:p>
    <w:p w14:paraId="69C97AB4" w14:textId="77777777" w:rsidR="00E24D55" w:rsidRPr="00AD04D8" w:rsidRDefault="00E24D55" w:rsidP="00021475">
      <w:pPr>
        <w:numPr>
          <w:ilvl w:val="0"/>
          <w:numId w:val="11"/>
        </w:numPr>
        <w:jc w:val="both"/>
        <w:rPr>
          <w:rFonts w:cs="Arial"/>
          <w:sz w:val="20"/>
          <w:szCs w:val="20"/>
          <w:lang w:val="nl-BE"/>
        </w:rPr>
      </w:pPr>
      <w:r w:rsidRPr="00C36F26">
        <w:rPr>
          <w:rFonts w:cs="Arial"/>
          <w:b/>
          <w:sz w:val="20"/>
          <w:szCs w:val="20"/>
          <w:lang w:val="nl-BE"/>
        </w:rPr>
        <w:t>14.Dd4+</w:t>
      </w:r>
      <w:r w:rsidRPr="00AD04D8">
        <w:rPr>
          <w:rFonts w:cs="Arial"/>
          <w:sz w:val="20"/>
          <w:szCs w:val="20"/>
          <w:lang w:val="nl-BE"/>
        </w:rPr>
        <w:t xml:space="preserve"> Kh1 15.Dh8+ Kg1 16.Dh2+ en mat.</w:t>
      </w:r>
    </w:p>
    <w:p w14:paraId="71753DBA" w14:textId="77777777" w:rsidR="00E24D55" w:rsidRDefault="00E24D55" w:rsidP="00E24D55">
      <w:pPr>
        <w:jc w:val="both"/>
        <w:rPr>
          <w:rFonts w:cs="Arial"/>
          <w:sz w:val="20"/>
          <w:szCs w:val="20"/>
          <w:lang w:val="nl-BE"/>
        </w:rPr>
      </w:pPr>
    </w:p>
    <w:p w14:paraId="39CE0FD1" w14:textId="77777777" w:rsidR="00E24D55" w:rsidRDefault="00E24D55" w:rsidP="00E24D55">
      <w:pPr>
        <w:jc w:val="both"/>
        <w:rPr>
          <w:rFonts w:cs="Arial"/>
          <w:sz w:val="20"/>
          <w:szCs w:val="20"/>
          <w:lang w:val="nl-BE"/>
        </w:rPr>
      </w:pPr>
      <w:r w:rsidRPr="00AD04D8">
        <w:rPr>
          <w:rFonts w:cs="Arial"/>
          <w:sz w:val="20"/>
          <w:szCs w:val="20"/>
          <w:lang w:val="nl-BE"/>
        </w:rPr>
        <w:t>Bij het zoeken naar een zuivere</w:t>
      </w:r>
      <w:r>
        <w:rPr>
          <w:rFonts w:cs="Arial"/>
          <w:sz w:val="20"/>
          <w:szCs w:val="20"/>
          <w:lang w:val="nl-BE"/>
        </w:rPr>
        <w:t xml:space="preserve"> versie voor dit boek vond ik dan</w:t>
      </w:r>
      <w:r w:rsidRPr="00AD04D8">
        <w:rPr>
          <w:rFonts w:cs="Arial"/>
          <w:sz w:val="20"/>
          <w:szCs w:val="20"/>
          <w:lang w:val="nl-BE"/>
        </w:rPr>
        <w:t xml:space="preserve"> bo</w:t>
      </w:r>
      <w:r>
        <w:rPr>
          <w:rFonts w:cs="Arial"/>
          <w:sz w:val="20"/>
          <w:szCs w:val="20"/>
          <w:lang w:val="nl-BE"/>
        </w:rPr>
        <w:t xml:space="preserve">venstaande </w:t>
      </w:r>
      <w:r w:rsidR="007F5DD9">
        <w:rPr>
          <w:rFonts w:cs="Arial"/>
          <w:sz w:val="20"/>
          <w:szCs w:val="20"/>
          <w:lang w:val="nl-BE"/>
        </w:rPr>
        <w:t>diagram</w:t>
      </w:r>
      <w:r>
        <w:rPr>
          <w:rFonts w:cs="Arial"/>
          <w:sz w:val="20"/>
          <w:szCs w:val="20"/>
          <w:lang w:val="nl-BE"/>
        </w:rPr>
        <w:t>versie. Dus zonder een</w:t>
      </w:r>
      <w:r w:rsidRPr="00AD04D8">
        <w:rPr>
          <w:rFonts w:cs="Arial"/>
          <w:sz w:val="20"/>
          <w:szCs w:val="20"/>
          <w:lang w:val="nl-BE"/>
        </w:rPr>
        <w:t xml:space="preserve"> nevenoplossing op het einde.</w:t>
      </w:r>
    </w:p>
    <w:p w14:paraId="31419985" w14:textId="77777777" w:rsidR="00DB3D14" w:rsidRDefault="00DB3D14" w:rsidP="00DB3D14">
      <w:pPr>
        <w:rPr>
          <w:rFonts w:cs="Arial"/>
          <w:b/>
          <w:sz w:val="20"/>
          <w:szCs w:val="20"/>
          <w:lang w:val="nl-BE"/>
        </w:rPr>
      </w:pPr>
    </w:p>
    <w:p w14:paraId="3CAB5FEE" w14:textId="77777777" w:rsidR="005120EF" w:rsidRPr="005120EF" w:rsidRDefault="00C15458" w:rsidP="00DF311C">
      <w:pPr>
        <w:jc w:val="center"/>
        <w:rPr>
          <w:rFonts w:cs="Arial"/>
          <w:b/>
          <w:sz w:val="20"/>
          <w:szCs w:val="20"/>
          <w:lang w:val="nl-BE"/>
        </w:rPr>
      </w:pPr>
      <w:r>
        <w:rPr>
          <w:rFonts w:cs="Arial"/>
          <w:b/>
          <w:sz w:val="20"/>
          <w:szCs w:val="20"/>
          <w:lang w:val="nl-BE"/>
        </w:rPr>
        <w:lastRenderedPageBreak/>
        <w:t xml:space="preserve">- </w:t>
      </w:r>
      <w:r w:rsidR="00AE1C44">
        <w:rPr>
          <w:rFonts w:cs="Arial"/>
          <w:b/>
          <w:sz w:val="20"/>
          <w:szCs w:val="20"/>
          <w:lang w:val="nl-BE"/>
        </w:rPr>
        <w:t>109</w:t>
      </w:r>
      <w:r w:rsidR="00392009">
        <w:rPr>
          <w:rFonts w:cs="Arial"/>
          <w:b/>
          <w:sz w:val="20"/>
          <w:szCs w:val="20"/>
          <w:lang w:val="nl-BE"/>
        </w:rPr>
        <w:t xml:space="preserve"> -</w:t>
      </w:r>
    </w:p>
    <w:p w14:paraId="158BF46C" w14:textId="77777777" w:rsidR="005120EF" w:rsidRDefault="005120EF" w:rsidP="00DB25C0">
      <w:pPr>
        <w:jc w:val="center"/>
        <w:rPr>
          <w:rFonts w:cs="Arial"/>
          <w:sz w:val="20"/>
          <w:szCs w:val="20"/>
          <w:lang w:val="nl-BE"/>
        </w:rPr>
      </w:pPr>
    </w:p>
    <w:p w14:paraId="352C873C" w14:textId="77777777" w:rsidR="005120EF" w:rsidRPr="00AD04D8" w:rsidRDefault="005120EF" w:rsidP="00BE5A5F">
      <w:pPr>
        <w:jc w:val="both"/>
        <w:rPr>
          <w:rFonts w:cs="Arial"/>
          <w:sz w:val="20"/>
          <w:szCs w:val="20"/>
          <w:lang w:val="nl-BE"/>
        </w:rPr>
        <w:sectPr w:rsidR="005120EF" w:rsidRPr="00AD04D8" w:rsidSect="003B0882">
          <w:type w:val="continuous"/>
          <w:pgSz w:w="8392" w:h="11907" w:code="11"/>
          <w:pgMar w:top="1134" w:right="567" w:bottom="1134" w:left="567" w:header="709" w:footer="709" w:gutter="567"/>
          <w:cols w:num="2" w:space="567"/>
          <w:docGrid w:linePitch="360"/>
        </w:sectPr>
      </w:pPr>
    </w:p>
    <w:p w14:paraId="084CE4E3" w14:textId="77777777" w:rsidR="009A11AB" w:rsidRDefault="009A11AB" w:rsidP="00DB25C0">
      <w:pPr>
        <w:spacing w:line="190" w:lineRule="exact"/>
        <w:jc w:val="center"/>
        <w:outlineLvl w:val="0"/>
        <w:rPr>
          <w:rFonts w:cs="Arial"/>
          <w:i/>
          <w:sz w:val="20"/>
          <w:szCs w:val="20"/>
          <w:lang w:val="nl-BE"/>
        </w:rPr>
      </w:pPr>
    </w:p>
    <w:p w14:paraId="08F59503" w14:textId="77777777" w:rsidR="00E24D55" w:rsidRPr="00B70DBE" w:rsidRDefault="00E24D55" w:rsidP="00DB25C0">
      <w:pPr>
        <w:spacing w:line="190" w:lineRule="exact"/>
        <w:jc w:val="center"/>
        <w:outlineLvl w:val="0"/>
        <w:rPr>
          <w:rFonts w:cs="Arial"/>
          <w:sz w:val="20"/>
          <w:szCs w:val="20"/>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50623E93" w14:textId="77777777" w:rsidR="00E24D55" w:rsidRPr="00AD04D8" w:rsidRDefault="00990285" w:rsidP="00E24D55">
      <w:pPr>
        <w:jc w:val="center"/>
        <w:rPr>
          <w:rFonts w:cs="Arial"/>
          <w:sz w:val="20"/>
          <w:szCs w:val="20"/>
          <w:lang w:val="nl-BE"/>
        </w:rPr>
      </w:pPr>
      <w:r>
        <w:rPr>
          <w:noProof/>
          <w:lang w:val="nl-BE"/>
        </w:rPr>
        <w:object w:dxaOrig="1440" w:dyaOrig="1440" w14:anchorId="40B07879">
          <v:shape id="_x0000_s1104" type="#_x0000_t75" style="position:absolute;left:0;text-align:left;margin-left:0;margin-top:10.5pt;width:151.95pt;height:152.6pt;z-index:251638784">
            <v:imagedata r:id="rId226" o:title=""/>
            <w10:wrap type="square"/>
          </v:shape>
          <o:OLEObject Type="Embed" ProgID="CorelDRAW.Graphic.12" ShapeID="_x0000_s1104" DrawAspect="Content" ObjectID="_1587467705" r:id="rId227"/>
        </w:object>
      </w:r>
    </w:p>
    <w:p w14:paraId="640766DD" w14:textId="77777777" w:rsidR="00E24D55" w:rsidRPr="00AD04D8" w:rsidRDefault="00E24D55" w:rsidP="00BE1F3A">
      <w:pPr>
        <w:rPr>
          <w:rFonts w:cs="Arial"/>
          <w:i/>
          <w:sz w:val="20"/>
          <w:szCs w:val="20"/>
          <w:lang w:val="nl-BE"/>
        </w:rPr>
      </w:pPr>
      <w:r w:rsidRPr="00AD04D8">
        <w:rPr>
          <w:rFonts w:cs="Arial"/>
          <w:b/>
          <w:lang w:val="nl-BE"/>
        </w:rPr>
        <w:t>+</w:t>
      </w:r>
      <w:r w:rsidRPr="00AD04D8">
        <w:rPr>
          <w:rFonts w:cs="Arial"/>
          <w:sz w:val="20"/>
          <w:szCs w:val="20"/>
          <w:lang w:val="nl-BE"/>
        </w:rPr>
        <w:t xml:space="preserve">                              0031.11 d6c1</w:t>
      </w:r>
    </w:p>
    <w:p w14:paraId="0B0227D8" w14:textId="77777777" w:rsidR="00E24D55" w:rsidRPr="00AD04D8" w:rsidRDefault="00E24D55" w:rsidP="00E24D55">
      <w:pPr>
        <w:jc w:val="both"/>
        <w:rPr>
          <w:rFonts w:cs="Arial"/>
          <w:i/>
          <w:sz w:val="20"/>
          <w:szCs w:val="20"/>
          <w:lang w:val="nl-BE"/>
        </w:rPr>
      </w:pPr>
    </w:p>
    <w:p w14:paraId="6CBF5119" w14:textId="77777777" w:rsidR="00E24D55" w:rsidRPr="0024206B" w:rsidRDefault="00E24D55" w:rsidP="00E24D55">
      <w:pPr>
        <w:jc w:val="both"/>
        <w:rPr>
          <w:rFonts w:cs="Arial"/>
          <w:b/>
          <w:sz w:val="20"/>
          <w:szCs w:val="20"/>
          <w:lang w:val="nl-BE"/>
        </w:rPr>
      </w:pPr>
      <w:r w:rsidRPr="00AD04D8">
        <w:rPr>
          <w:rFonts w:cs="Arial"/>
          <w:b/>
          <w:sz w:val="20"/>
          <w:szCs w:val="20"/>
          <w:lang w:val="nl-BE"/>
        </w:rPr>
        <w:tab/>
      </w:r>
      <w:r w:rsidRPr="0024206B">
        <w:rPr>
          <w:rFonts w:cs="Arial"/>
          <w:b/>
          <w:sz w:val="20"/>
          <w:szCs w:val="20"/>
          <w:lang w:val="nl-BE"/>
        </w:rPr>
        <w:t xml:space="preserve">1.d8D </w:t>
      </w:r>
      <w:r w:rsidRPr="0024206B">
        <w:rPr>
          <w:rFonts w:cs="Arial"/>
          <w:b/>
          <w:sz w:val="20"/>
          <w:szCs w:val="20"/>
          <w:lang w:val="nl-BE"/>
        </w:rPr>
        <w:tab/>
      </w:r>
      <w:r w:rsidRPr="0024206B">
        <w:rPr>
          <w:rFonts w:cs="Arial"/>
          <w:b/>
          <w:sz w:val="20"/>
          <w:szCs w:val="20"/>
          <w:lang w:val="nl-BE"/>
        </w:rPr>
        <w:tab/>
        <w:t xml:space="preserve">a1D </w:t>
      </w:r>
    </w:p>
    <w:p w14:paraId="02971ECD" w14:textId="77777777" w:rsidR="00E24D55" w:rsidRPr="0024206B" w:rsidRDefault="00E24D55" w:rsidP="00E24D55">
      <w:pPr>
        <w:jc w:val="both"/>
        <w:rPr>
          <w:rFonts w:cs="Arial"/>
          <w:sz w:val="20"/>
          <w:szCs w:val="20"/>
          <w:lang w:val="nl-BE"/>
        </w:rPr>
      </w:pPr>
      <w:r w:rsidRPr="0024206B">
        <w:rPr>
          <w:rFonts w:cs="Arial"/>
          <w:b/>
          <w:sz w:val="20"/>
          <w:szCs w:val="20"/>
          <w:lang w:val="nl-BE"/>
        </w:rPr>
        <w:tab/>
        <w:t>2.Dg5+</w:t>
      </w:r>
      <w:r w:rsidRPr="0024206B">
        <w:rPr>
          <w:rFonts w:cs="Arial"/>
          <w:b/>
          <w:sz w:val="20"/>
          <w:szCs w:val="20"/>
          <w:lang w:val="nl-BE"/>
        </w:rPr>
        <w:tab/>
      </w:r>
      <w:r w:rsidRPr="0024206B">
        <w:rPr>
          <w:rFonts w:cs="Arial"/>
          <w:b/>
          <w:sz w:val="20"/>
          <w:szCs w:val="20"/>
          <w:lang w:val="nl-BE"/>
        </w:rPr>
        <w:tab/>
        <w:t>Kc2</w:t>
      </w:r>
      <w:r w:rsidRPr="0024206B">
        <w:rPr>
          <w:rFonts w:cs="Arial"/>
          <w:sz w:val="20"/>
          <w:szCs w:val="20"/>
          <w:lang w:val="nl-BE"/>
        </w:rPr>
        <w:t xml:space="preserve"> </w:t>
      </w:r>
    </w:p>
    <w:p w14:paraId="7A85558B" w14:textId="77777777" w:rsidR="00E24D55" w:rsidRPr="0024206B" w:rsidRDefault="00E24D55" w:rsidP="00E24D55">
      <w:pPr>
        <w:jc w:val="both"/>
        <w:rPr>
          <w:rFonts w:cs="Arial"/>
          <w:sz w:val="20"/>
          <w:szCs w:val="20"/>
          <w:lang w:val="nl-BE"/>
        </w:rPr>
      </w:pPr>
      <w:r w:rsidRPr="0024206B">
        <w:rPr>
          <w:rFonts w:cs="Arial"/>
          <w:b/>
          <w:sz w:val="20"/>
          <w:szCs w:val="20"/>
          <w:lang w:val="nl-BE"/>
        </w:rPr>
        <w:tab/>
        <w:t xml:space="preserve">3.Dd2+ </w:t>
      </w:r>
      <w:r w:rsidRPr="0024206B">
        <w:rPr>
          <w:rFonts w:cs="Arial"/>
          <w:b/>
          <w:sz w:val="20"/>
          <w:szCs w:val="20"/>
          <w:lang w:val="nl-BE"/>
        </w:rPr>
        <w:tab/>
        <w:t>Kb3</w:t>
      </w:r>
      <w:r w:rsidRPr="0024206B">
        <w:rPr>
          <w:rFonts w:cs="Arial"/>
          <w:sz w:val="20"/>
          <w:szCs w:val="20"/>
          <w:lang w:val="nl-BE"/>
        </w:rPr>
        <w:t xml:space="preserve"> </w:t>
      </w:r>
    </w:p>
    <w:p w14:paraId="682FA2BE" w14:textId="77777777" w:rsidR="00E24D55" w:rsidRDefault="00E24D55" w:rsidP="00E24D55">
      <w:pPr>
        <w:jc w:val="both"/>
        <w:rPr>
          <w:rFonts w:cs="Arial"/>
          <w:b/>
          <w:sz w:val="20"/>
          <w:szCs w:val="20"/>
          <w:lang w:val="nl-BE"/>
        </w:rPr>
      </w:pPr>
      <w:r w:rsidRPr="0024206B">
        <w:rPr>
          <w:rFonts w:cs="Arial"/>
          <w:b/>
          <w:sz w:val="20"/>
          <w:szCs w:val="20"/>
          <w:lang w:val="nl-BE"/>
        </w:rPr>
        <w:tab/>
      </w:r>
      <w:r w:rsidRPr="00AD04D8">
        <w:rPr>
          <w:rFonts w:cs="Arial"/>
          <w:b/>
          <w:sz w:val="20"/>
          <w:szCs w:val="20"/>
          <w:lang w:val="nl-BE"/>
        </w:rPr>
        <w:t>4.De3+</w:t>
      </w:r>
    </w:p>
    <w:p w14:paraId="06833D80" w14:textId="77777777" w:rsidR="00E24D55" w:rsidRPr="00EB7A30" w:rsidRDefault="00E24D55" w:rsidP="00E24D55">
      <w:pPr>
        <w:jc w:val="both"/>
        <w:rPr>
          <w:rFonts w:cs="Arial"/>
          <w:sz w:val="20"/>
          <w:szCs w:val="20"/>
          <w:lang w:val="en-GB"/>
        </w:rPr>
      </w:pPr>
      <w:r w:rsidRPr="00EB7A30">
        <w:rPr>
          <w:rFonts w:cs="Arial"/>
          <w:sz w:val="20"/>
          <w:szCs w:val="20"/>
          <w:lang w:val="en-GB"/>
        </w:rPr>
        <w:t>4.Pc5+? Ka3, remise</w:t>
      </w:r>
      <w:r w:rsidR="000A037A">
        <w:rPr>
          <w:rFonts w:cs="Arial"/>
          <w:sz w:val="20"/>
          <w:szCs w:val="20"/>
          <w:lang w:val="en-GB"/>
        </w:rPr>
        <w:t xml:space="preserve">  </w:t>
      </w:r>
    </w:p>
    <w:p w14:paraId="73DB0F3E" w14:textId="77777777" w:rsidR="00E24D55" w:rsidRPr="00EB7A30" w:rsidRDefault="00E24D55" w:rsidP="00E24D55">
      <w:pPr>
        <w:jc w:val="both"/>
        <w:rPr>
          <w:rFonts w:cs="Arial"/>
          <w:sz w:val="20"/>
          <w:szCs w:val="20"/>
          <w:lang w:val="en-GB"/>
        </w:rPr>
      </w:pPr>
      <w:r w:rsidRPr="00EB7A30">
        <w:rPr>
          <w:rFonts w:cs="Arial"/>
          <w:b/>
          <w:sz w:val="20"/>
          <w:szCs w:val="20"/>
          <w:lang w:val="en-GB"/>
        </w:rPr>
        <w:t xml:space="preserve"> </w:t>
      </w:r>
      <w:r w:rsidRPr="00EB7A30">
        <w:rPr>
          <w:rFonts w:cs="Arial"/>
          <w:b/>
          <w:sz w:val="20"/>
          <w:szCs w:val="20"/>
          <w:lang w:val="en-GB"/>
        </w:rPr>
        <w:tab/>
        <w:t>4…</w:t>
      </w:r>
      <w:r w:rsidRPr="00EB7A30">
        <w:rPr>
          <w:rFonts w:cs="Arial"/>
          <w:b/>
          <w:sz w:val="20"/>
          <w:szCs w:val="20"/>
          <w:lang w:val="en-GB"/>
        </w:rPr>
        <w:tab/>
      </w:r>
      <w:r w:rsidRPr="00EB7A30">
        <w:rPr>
          <w:rFonts w:cs="Arial"/>
          <w:b/>
          <w:sz w:val="20"/>
          <w:szCs w:val="20"/>
          <w:lang w:val="en-GB"/>
        </w:rPr>
        <w:tab/>
        <w:t>Kb4</w:t>
      </w:r>
      <w:r w:rsidRPr="00EB7A30">
        <w:rPr>
          <w:rFonts w:cs="Arial"/>
          <w:sz w:val="20"/>
          <w:szCs w:val="20"/>
          <w:lang w:val="en-GB"/>
        </w:rPr>
        <w:t xml:space="preserve"> </w:t>
      </w:r>
    </w:p>
    <w:p w14:paraId="35E4C31F" w14:textId="77777777" w:rsidR="00E24D55" w:rsidRPr="0024206B" w:rsidRDefault="00E24D55" w:rsidP="00E24D55">
      <w:pPr>
        <w:jc w:val="both"/>
        <w:rPr>
          <w:rFonts w:cs="Arial"/>
          <w:b/>
          <w:sz w:val="20"/>
          <w:szCs w:val="20"/>
          <w:lang w:val="en-GB"/>
        </w:rPr>
      </w:pPr>
      <w:r w:rsidRPr="00EB7A30">
        <w:rPr>
          <w:rFonts w:cs="Arial"/>
          <w:b/>
          <w:sz w:val="20"/>
          <w:szCs w:val="20"/>
          <w:lang w:val="en-GB"/>
        </w:rPr>
        <w:tab/>
      </w:r>
      <w:r w:rsidRPr="0024206B">
        <w:rPr>
          <w:rFonts w:cs="Arial"/>
          <w:b/>
          <w:sz w:val="20"/>
          <w:szCs w:val="20"/>
          <w:lang w:val="en-GB"/>
        </w:rPr>
        <w:t>5.Dc5+</w:t>
      </w:r>
    </w:p>
    <w:p w14:paraId="241E5102" w14:textId="77777777" w:rsidR="00E24D55" w:rsidRPr="001513C2" w:rsidRDefault="000C1EDB" w:rsidP="00E24D55">
      <w:pPr>
        <w:jc w:val="both"/>
        <w:rPr>
          <w:rFonts w:cs="Arial"/>
          <w:sz w:val="20"/>
          <w:szCs w:val="20"/>
          <w:lang w:val="en-GB"/>
        </w:rPr>
      </w:pPr>
      <w:r w:rsidRPr="001513C2">
        <w:rPr>
          <w:rFonts w:cs="Arial"/>
          <w:sz w:val="20"/>
          <w:szCs w:val="20"/>
          <w:lang w:val="en-GB"/>
        </w:rPr>
        <w:t>5.Db6+? Lb5,</w:t>
      </w:r>
      <w:r w:rsidR="00E24D55" w:rsidRPr="001513C2">
        <w:rPr>
          <w:rFonts w:cs="Arial"/>
          <w:sz w:val="20"/>
          <w:szCs w:val="20"/>
          <w:lang w:val="en-GB"/>
        </w:rPr>
        <w:t>ook remise.</w:t>
      </w:r>
    </w:p>
    <w:p w14:paraId="3A167DE9" w14:textId="77777777" w:rsidR="00E24D55" w:rsidRPr="001513C2" w:rsidRDefault="00E24D55" w:rsidP="00E24D55">
      <w:pPr>
        <w:jc w:val="both"/>
        <w:rPr>
          <w:rFonts w:cs="Arial"/>
          <w:b/>
          <w:sz w:val="20"/>
          <w:szCs w:val="20"/>
          <w:lang w:val="en-GB"/>
        </w:rPr>
      </w:pPr>
      <w:r w:rsidRPr="001513C2">
        <w:rPr>
          <w:rFonts w:cs="Arial"/>
          <w:sz w:val="20"/>
          <w:szCs w:val="20"/>
          <w:lang w:val="en-GB"/>
        </w:rPr>
        <w:tab/>
      </w:r>
      <w:r w:rsidRPr="001513C2">
        <w:rPr>
          <w:rFonts w:cs="Arial"/>
          <w:b/>
          <w:sz w:val="20"/>
          <w:szCs w:val="20"/>
          <w:lang w:val="en-GB"/>
        </w:rPr>
        <w:t>5…</w:t>
      </w:r>
      <w:r w:rsidRPr="001513C2">
        <w:rPr>
          <w:rFonts w:cs="Arial"/>
          <w:b/>
          <w:sz w:val="20"/>
          <w:szCs w:val="20"/>
          <w:lang w:val="en-GB"/>
        </w:rPr>
        <w:tab/>
      </w:r>
      <w:r w:rsidRPr="001513C2">
        <w:rPr>
          <w:rFonts w:cs="Arial"/>
          <w:b/>
          <w:sz w:val="20"/>
          <w:szCs w:val="20"/>
          <w:lang w:val="en-GB"/>
        </w:rPr>
        <w:tab/>
        <w:t>Kb3</w:t>
      </w:r>
    </w:p>
    <w:p w14:paraId="0BE938BA" w14:textId="77777777" w:rsidR="00E24D55" w:rsidRPr="001513C2" w:rsidRDefault="00E24D55" w:rsidP="00553DA5">
      <w:pPr>
        <w:ind w:firstLine="708"/>
        <w:jc w:val="both"/>
        <w:rPr>
          <w:rFonts w:cs="Arial"/>
          <w:b/>
          <w:sz w:val="20"/>
          <w:szCs w:val="20"/>
          <w:lang w:val="en-GB"/>
        </w:rPr>
      </w:pPr>
      <w:r w:rsidRPr="001513C2">
        <w:rPr>
          <w:rFonts w:cs="Arial"/>
          <w:b/>
          <w:sz w:val="20"/>
          <w:szCs w:val="20"/>
          <w:lang w:val="en-GB"/>
        </w:rPr>
        <w:t xml:space="preserve">6.Db6+ </w:t>
      </w:r>
      <w:r w:rsidRPr="001513C2">
        <w:rPr>
          <w:rFonts w:cs="Arial"/>
          <w:b/>
          <w:sz w:val="20"/>
          <w:szCs w:val="20"/>
          <w:lang w:val="en-GB"/>
        </w:rPr>
        <w:tab/>
        <w:t xml:space="preserve">Kc2 </w:t>
      </w:r>
    </w:p>
    <w:p w14:paraId="0D31EC53" w14:textId="77777777" w:rsidR="00E24D55" w:rsidRPr="001513C2" w:rsidRDefault="00E24D55" w:rsidP="00553DA5">
      <w:pPr>
        <w:ind w:firstLine="708"/>
        <w:jc w:val="both"/>
        <w:rPr>
          <w:rFonts w:cs="Arial"/>
          <w:sz w:val="20"/>
          <w:szCs w:val="20"/>
          <w:lang w:val="en-GB"/>
        </w:rPr>
      </w:pPr>
      <w:r w:rsidRPr="001513C2">
        <w:rPr>
          <w:rFonts w:cs="Arial"/>
          <w:b/>
          <w:sz w:val="20"/>
          <w:szCs w:val="20"/>
          <w:lang w:val="en-GB"/>
        </w:rPr>
        <w:t xml:space="preserve">7.Df2+ </w:t>
      </w:r>
      <w:r w:rsidRPr="001513C2">
        <w:rPr>
          <w:rFonts w:cs="Arial"/>
          <w:b/>
          <w:sz w:val="20"/>
          <w:szCs w:val="20"/>
          <w:lang w:val="en-GB"/>
        </w:rPr>
        <w:tab/>
      </w:r>
      <w:r w:rsidRPr="001513C2">
        <w:rPr>
          <w:rFonts w:cs="Arial"/>
          <w:b/>
          <w:sz w:val="20"/>
          <w:szCs w:val="20"/>
          <w:lang w:val="en-GB"/>
        </w:rPr>
        <w:tab/>
        <w:t>Kb3</w:t>
      </w:r>
      <w:r w:rsidRPr="001513C2">
        <w:rPr>
          <w:rFonts w:cs="Arial"/>
          <w:sz w:val="20"/>
          <w:szCs w:val="20"/>
          <w:lang w:val="en-GB"/>
        </w:rPr>
        <w:t xml:space="preserve"> </w:t>
      </w:r>
      <w:r w:rsidR="000A037A">
        <w:rPr>
          <w:rFonts w:cs="Arial"/>
          <w:sz w:val="20"/>
          <w:szCs w:val="20"/>
          <w:lang w:val="en-GB"/>
        </w:rPr>
        <w:t xml:space="preserve"> </w:t>
      </w:r>
    </w:p>
    <w:p w14:paraId="4F43DAD5" w14:textId="77777777" w:rsidR="00E24D55" w:rsidRPr="001513C2" w:rsidRDefault="00E24D55" w:rsidP="00553DA5">
      <w:pPr>
        <w:ind w:firstLine="708"/>
        <w:jc w:val="both"/>
        <w:rPr>
          <w:rFonts w:cs="Arial"/>
          <w:b/>
          <w:sz w:val="20"/>
          <w:szCs w:val="20"/>
          <w:lang w:val="en-GB"/>
        </w:rPr>
      </w:pPr>
      <w:r w:rsidRPr="001513C2">
        <w:rPr>
          <w:rFonts w:cs="Arial"/>
          <w:b/>
          <w:sz w:val="20"/>
          <w:szCs w:val="20"/>
          <w:lang w:val="en-GB"/>
        </w:rPr>
        <w:t xml:space="preserve">8.Pd2+ </w:t>
      </w:r>
      <w:r w:rsidR="009C3923" w:rsidRPr="001513C2">
        <w:rPr>
          <w:rFonts w:cs="Arial"/>
          <w:b/>
          <w:sz w:val="20"/>
          <w:szCs w:val="20"/>
          <w:lang w:val="en-GB"/>
        </w:rPr>
        <w:tab/>
      </w:r>
      <w:r w:rsidR="009C3923" w:rsidRPr="001513C2">
        <w:rPr>
          <w:rFonts w:cs="Arial"/>
          <w:b/>
          <w:sz w:val="20"/>
          <w:szCs w:val="20"/>
          <w:lang w:val="en-GB"/>
        </w:rPr>
        <w:tab/>
      </w:r>
      <w:r w:rsidRPr="001513C2">
        <w:rPr>
          <w:rFonts w:cs="Arial"/>
          <w:b/>
          <w:sz w:val="20"/>
          <w:szCs w:val="20"/>
          <w:lang w:val="en-GB"/>
        </w:rPr>
        <w:t>Kc2</w:t>
      </w:r>
    </w:p>
    <w:p w14:paraId="792EFD6F"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Indien zwart de loper wil behou-den dan offert wit het paard met winst: </w:t>
      </w:r>
    </w:p>
    <w:p w14:paraId="1ABD8649" w14:textId="77777777" w:rsidR="00E24D55" w:rsidRPr="009C3923" w:rsidRDefault="00E24D55" w:rsidP="00586E21">
      <w:pPr>
        <w:numPr>
          <w:ilvl w:val="0"/>
          <w:numId w:val="188"/>
        </w:numPr>
        <w:jc w:val="both"/>
        <w:rPr>
          <w:rFonts w:cs="Arial"/>
          <w:sz w:val="20"/>
          <w:szCs w:val="20"/>
          <w:lang w:val="nl-BE"/>
        </w:rPr>
      </w:pPr>
      <w:r w:rsidRPr="00AD04D8">
        <w:rPr>
          <w:rFonts w:cs="Arial"/>
          <w:sz w:val="20"/>
          <w:szCs w:val="20"/>
          <w:lang w:val="nl-BE"/>
        </w:rPr>
        <w:t>8…Kb4</w:t>
      </w:r>
      <w:r w:rsidR="00FB2CD5">
        <w:rPr>
          <w:rFonts w:cs="Arial"/>
          <w:sz w:val="20"/>
          <w:szCs w:val="20"/>
          <w:lang w:val="nl-BE"/>
        </w:rPr>
        <w:t>?</w:t>
      </w:r>
      <w:r w:rsidRPr="00AD04D8">
        <w:rPr>
          <w:rFonts w:cs="Arial"/>
          <w:sz w:val="20"/>
          <w:szCs w:val="20"/>
          <w:lang w:val="nl-BE"/>
        </w:rPr>
        <w:t xml:space="preserve"> 9.Dc5+ Kc3 10.De5+</w:t>
      </w:r>
      <w:r w:rsidR="006518F2">
        <w:rPr>
          <w:rFonts w:cs="Arial"/>
          <w:sz w:val="20"/>
          <w:szCs w:val="20"/>
          <w:lang w:val="nl-BE"/>
        </w:rPr>
        <w:t xml:space="preserve"> </w:t>
      </w:r>
      <w:r w:rsidRPr="00AD04D8">
        <w:rPr>
          <w:rFonts w:cs="Arial"/>
          <w:sz w:val="20"/>
          <w:szCs w:val="20"/>
          <w:lang w:val="nl-BE"/>
        </w:rPr>
        <w:t xml:space="preserve">Kxd2 en 11.Dxa1. </w:t>
      </w:r>
      <w:r w:rsidRPr="009C3923">
        <w:rPr>
          <w:rFonts w:cs="Arial"/>
          <w:sz w:val="20"/>
          <w:szCs w:val="20"/>
          <w:lang w:val="nl-BE"/>
        </w:rPr>
        <w:t>Of:</w:t>
      </w:r>
    </w:p>
    <w:p w14:paraId="73D554D7" w14:textId="77777777" w:rsidR="00E24D55" w:rsidRPr="00CE6A0F" w:rsidRDefault="00E24D55" w:rsidP="00586E21">
      <w:pPr>
        <w:numPr>
          <w:ilvl w:val="0"/>
          <w:numId w:val="188"/>
        </w:numPr>
        <w:jc w:val="both"/>
        <w:rPr>
          <w:rFonts w:cs="Arial"/>
          <w:sz w:val="20"/>
          <w:szCs w:val="20"/>
          <w:lang w:val="nl-BE"/>
        </w:rPr>
      </w:pPr>
      <w:r w:rsidRPr="00CE6A0F">
        <w:rPr>
          <w:rFonts w:cs="Arial"/>
          <w:sz w:val="20"/>
          <w:szCs w:val="20"/>
          <w:lang w:val="nl-BE"/>
        </w:rPr>
        <w:t>8…Kc3</w:t>
      </w:r>
      <w:r w:rsidR="00FB2CD5">
        <w:rPr>
          <w:rFonts w:cs="Arial"/>
          <w:sz w:val="20"/>
          <w:szCs w:val="20"/>
          <w:lang w:val="nl-BE"/>
        </w:rPr>
        <w:t>?</w:t>
      </w:r>
      <w:r w:rsidRPr="00CE6A0F">
        <w:rPr>
          <w:rFonts w:cs="Arial"/>
          <w:sz w:val="20"/>
          <w:szCs w:val="20"/>
          <w:lang w:val="nl-BE"/>
        </w:rPr>
        <w:t xml:space="preserve"> 9.Df6+ Kxd2 10.Dxa1.</w:t>
      </w:r>
    </w:p>
    <w:p w14:paraId="5A24B065" w14:textId="77777777" w:rsidR="00BD1A07" w:rsidRDefault="00BD1A07" w:rsidP="00F66386">
      <w:pPr>
        <w:ind w:left="705"/>
        <w:jc w:val="both"/>
        <w:rPr>
          <w:rFonts w:cs="Arial"/>
          <w:b/>
          <w:sz w:val="20"/>
          <w:szCs w:val="20"/>
          <w:lang w:val="nl-BE"/>
        </w:rPr>
      </w:pPr>
    </w:p>
    <w:p w14:paraId="4C8FE8EF" w14:textId="77777777" w:rsidR="00BD1A07" w:rsidRDefault="00BD1A07" w:rsidP="00F66386">
      <w:pPr>
        <w:ind w:left="705"/>
        <w:jc w:val="both"/>
        <w:rPr>
          <w:rFonts w:cs="Arial"/>
          <w:b/>
          <w:sz w:val="20"/>
          <w:szCs w:val="20"/>
          <w:lang w:val="nl-BE"/>
        </w:rPr>
      </w:pPr>
    </w:p>
    <w:p w14:paraId="47E7F549" w14:textId="77777777" w:rsidR="00BD1A07" w:rsidRDefault="00BD1A07" w:rsidP="00F66386">
      <w:pPr>
        <w:ind w:left="705"/>
        <w:jc w:val="both"/>
        <w:rPr>
          <w:rFonts w:cs="Arial"/>
          <w:b/>
          <w:sz w:val="20"/>
          <w:szCs w:val="20"/>
          <w:lang w:val="nl-BE"/>
        </w:rPr>
      </w:pPr>
    </w:p>
    <w:p w14:paraId="28B9D0E8" w14:textId="77777777" w:rsidR="00BD1A07" w:rsidRDefault="00BD1A07" w:rsidP="00F66386">
      <w:pPr>
        <w:ind w:left="705"/>
        <w:jc w:val="both"/>
        <w:rPr>
          <w:rFonts w:cs="Arial"/>
          <w:b/>
          <w:sz w:val="20"/>
          <w:szCs w:val="20"/>
          <w:lang w:val="nl-BE"/>
        </w:rPr>
      </w:pPr>
    </w:p>
    <w:p w14:paraId="7B901085" w14:textId="77777777" w:rsidR="00BD1A07" w:rsidRDefault="00BD1A07" w:rsidP="00F66386">
      <w:pPr>
        <w:ind w:left="705"/>
        <w:jc w:val="both"/>
        <w:rPr>
          <w:rFonts w:cs="Arial"/>
          <w:b/>
          <w:sz w:val="20"/>
          <w:szCs w:val="20"/>
          <w:lang w:val="nl-BE"/>
        </w:rPr>
      </w:pPr>
    </w:p>
    <w:p w14:paraId="60D6C004" w14:textId="77777777" w:rsidR="00F66386" w:rsidRPr="00BD1A07" w:rsidRDefault="00BD1A07" w:rsidP="00F66386">
      <w:pPr>
        <w:ind w:left="705"/>
        <w:jc w:val="both"/>
        <w:rPr>
          <w:rFonts w:cs="Arial"/>
          <w:b/>
          <w:sz w:val="20"/>
          <w:szCs w:val="20"/>
        </w:rPr>
      </w:pPr>
      <w:r>
        <w:rPr>
          <w:rFonts w:cs="Arial"/>
          <w:b/>
          <w:sz w:val="20"/>
          <w:szCs w:val="20"/>
        </w:rPr>
        <w:t xml:space="preserve"> </w:t>
      </w:r>
      <w:r w:rsidR="007519D0" w:rsidRPr="00BD1A07">
        <w:rPr>
          <w:rFonts w:cs="Arial"/>
          <w:b/>
          <w:sz w:val="20"/>
          <w:szCs w:val="20"/>
        </w:rPr>
        <w:t>9.Pxc4+</w:t>
      </w:r>
      <w:r w:rsidR="007519D0" w:rsidRPr="00BD1A07">
        <w:rPr>
          <w:rFonts w:cs="Arial"/>
          <w:b/>
          <w:sz w:val="20"/>
          <w:szCs w:val="20"/>
        </w:rPr>
        <w:tab/>
        <w:t>Kb3</w:t>
      </w:r>
      <w:r w:rsidR="00F66386" w:rsidRPr="00BD1A07">
        <w:rPr>
          <w:rFonts w:cs="Arial"/>
          <w:b/>
          <w:sz w:val="20"/>
          <w:szCs w:val="20"/>
        </w:rPr>
        <w:t xml:space="preserve">      </w:t>
      </w:r>
    </w:p>
    <w:p w14:paraId="2991437A" w14:textId="77777777" w:rsidR="007519D0" w:rsidRPr="00BD1A07" w:rsidRDefault="00142E7F" w:rsidP="00BD1A07">
      <w:pPr>
        <w:jc w:val="both"/>
        <w:rPr>
          <w:rFonts w:cs="Arial"/>
          <w:b/>
          <w:sz w:val="20"/>
          <w:szCs w:val="20"/>
        </w:rPr>
      </w:pPr>
      <w:r w:rsidRPr="00BD1A07">
        <w:rPr>
          <w:rFonts w:cs="Arial"/>
          <w:b/>
          <w:sz w:val="20"/>
          <w:szCs w:val="20"/>
        </w:rPr>
        <w:t xml:space="preserve"> </w:t>
      </w:r>
      <w:r w:rsidR="00BD1A07">
        <w:rPr>
          <w:rFonts w:cs="Arial"/>
          <w:b/>
          <w:sz w:val="20"/>
          <w:szCs w:val="20"/>
        </w:rPr>
        <w:t xml:space="preserve">           </w:t>
      </w:r>
      <w:r w:rsidR="00F66386" w:rsidRPr="00BD1A07">
        <w:rPr>
          <w:rFonts w:cs="Arial"/>
          <w:b/>
          <w:sz w:val="20"/>
          <w:szCs w:val="20"/>
        </w:rPr>
        <w:t>10.Pd2+</w:t>
      </w:r>
      <w:r w:rsidR="00F66386" w:rsidRPr="00BD1A07">
        <w:rPr>
          <w:rFonts w:cs="Arial"/>
          <w:b/>
          <w:sz w:val="20"/>
          <w:szCs w:val="20"/>
        </w:rPr>
        <w:tab/>
      </w:r>
      <w:r w:rsidR="007519D0" w:rsidRPr="00BD1A07">
        <w:rPr>
          <w:rFonts w:cs="Arial"/>
          <w:b/>
          <w:sz w:val="20"/>
          <w:szCs w:val="20"/>
        </w:rPr>
        <w:t xml:space="preserve">Kc2 </w:t>
      </w:r>
    </w:p>
    <w:p w14:paraId="44D679FC" w14:textId="77777777" w:rsidR="00E24D55" w:rsidRPr="00BD1A07" w:rsidRDefault="005A4B22" w:rsidP="005A4B22">
      <w:pPr>
        <w:jc w:val="both"/>
        <w:rPr>
          <w:rFonts w:cs="Arial"/>
          <w:b/>
          <w:sz w:val="20"/>
          <w:szCs w:val="20"/>
        </w:rPr>
      </w:pPr>
      <w:r w:rsidRPr="00BD1A07">
        <w:rPr>
          <w:rFonts w:cs="Arial"/>
          <w:b/>
          <w:sz w:val="20"/>
          <w:szCs w:val="20"/>
        </w:rPr>
        <w:t xml:space="preserve">            </w:t>
      </w:r>
      <w:r w:rsidR="00E24D55" w:rsidRPr="00BD1A07">
        <w:rPr>
          <w:rFonts w:cs="Arial"/>
          <w:b/>
          <w:sz w:val="20"/>
          <w:szCs w:val="20"/>
        </w:rPr>
        <w:t>11.Pe4+</w:t>
      </w:r>
    </w:p>
    <w:p w14:paraId="73128A24" w14:textId="77777777" w:rsidR="00E24D55" w:rsidRPr="001A7684" w:rsidRDefault="00E24D55" w:rsidP="00E24D55">
      <w:pPr>
        <w:jc w:val="both"/>
        <w:rPr>
          <w:rFonts w:cs="Arial"/>
          <w:sz w:val="20"/>
          <w:szCs w:val="20"/>
          <w:lang w:val="nl-BE"/>
        </w:rPr>
      </w:pPr>
      <w:r>
        <w:rPr>
          <w:rFonts w:cs="Arial"/>
          <w:sz w:val="20"/>
          <w:szCs w:val="20"/>
          <w:lang w:val="nl-BE"/>
        </w:rPr>
        <w:t>En niet 11.Pf3+? of 11.Pf1+? Kc1 en ook hier gelijkspel.</w:t>
      </w:r>
    </w:p>
    <w:p w14:paraId="294A7FDD" w14:textId="77777777" w:rsidR="00E24D55" w:rsidRPr="00AD04D8" w:rsidRDefault="00E24D55" w:rsidP="00E24D55">
      <w:pPr>
        <w:jc w:val="both"/>
        <w:rPr>
          <w:rFonts w:cs="Arial"/>
          <w:b/>
          <w:sz w:val="20"/>
          <w:szCs w:val="20"/>
          <w:lang w:val="nl-BE"/>
        </w:rPr>
      </w:pPr>
      <w:r>
        <w:rPr>
          <w:rFonts w:cs="Arial"/>
          <w:b/>
          <w:sz w:val="20"/>
          <w:szCs w:val="20"/>
          <w:lang w:val="nl-BE"/>
        </w:rPr>
        <w:t xml:space="preserve">            11…</w:t>
      </w:r>
      <w:r>
        <w:rPr>
          <w:rFonts w:cs="Arial"/>
          <w:b/>
          <w:sz w:val="20"/>
          <w:szCs w:val="20"/>
          <w:lang w:val="nl-BE"/>
        </w:rPr>
        <w:tab/>
      </w:r>
      <w:r>
        <w:rPr>
          <w:rFonts w:cs="Arial"/>
          <w:b/>
          <w:sz w:val="20"/>
          <w:szCs w:val="20"/>
          <w:lang w:val="nl-BE"/>
        </w:rPr>
        <w:tab/>
      </w:r>
      <w:r w:rsidRPr="00AD04D8">
        <w:rPr>
          <w:rFonts w:cs="Arial"/>
          <w:b/>
          <w:sz w:val="20"/>
          <w:szCs w:val="20"/>
          <w:lang w:val="nl-BE"/>
        </w:rPr>
        <w:t xml:space="preserve">Kb1 </w:t>
      </w:r>
    </w:p>
    <w:p w14:paraId="2A1813A2"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12.De1+ </w:t>
      </w:r>
      <w:r w:rsidRPr="00AD04D8">
        <w:rPr>
          <w:rFonts w:cs="Arial"/>
          <w:b/>
          <w:sz w:val="20"/>
          <w:szCs w:val="20"/>
          <w:lang w:val="nl-BE"/>
        </w:rPr>
        <w:tab/>
        <w:t xml:space="preserve">Ka2 </w:t>
      </w:r>
    </w:p>
    <w:p w14:paraId="78B5F93A"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13.Da5+ </w:t>
      </w:r>
      <w:r w:rsidRPr="00AD04D8">
        <w:rPr>
          <w:rFonts w:cs="Arial"/>
          <w:b/>
          <w:sz w:val="20"/>
          <w:szCs w:val="20"/>
          <w:lang w:val="nl-BE"/>
        </w:rPr>
        <w:tab/>
        <w:t xml:space="preserve">Kb2 </w:t>
      </w:r>
    </w:p>
    <w:p w14:paraId="78271BEE"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14.Db4+ </w:t>
      </w:r>
      <w:r w:rsidRPr="00AD04D8">
        <w:rPr>
          <w:rFonts w:cs="Arial"/>
          <w:b/>
          <w:sz w:val="20"/>
          <w:szCs w:val="20"/>
          <w:lang w:val="nl-BE"/>
        </w:rPr>
        <w:tab/>
        <w:t xml:space="preserve">Kc2 </w:t>
      </w:r>
    </w:p>
    <w:p w14:paraId="0F676F07"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15.Dd2+ </w:t>
      </w:r>
      <w:r w:rsidRPr="00AD04D8">
        <w:rPr>
          <w:rFonts w:cs="Arial"/>
          <w:b/>
          <w:sz w:val="20"/>
          <w:szCs w:val="20"/>
          <w:lang w:val="nl-BE"/>
        </w:rPr>
        <w:tab/>
        <w:t xml:space="preserve">Kb3 </w:t>
      </w:r>
    </w:p>
    <w:p w14:paraId="0E1B12DF" w14:textId="77777777" w:rsidR="00FC0904" w:rsidRDefault="00E24D55" w:rsidP="00FC0904">
      <w:pPr>
        <w:jc w:val="both"/>
        <w:rPr>
          <w:rFonts w:cs="Arial"/>
          <w:b/>
          <w:sz w:val="20"/>
          <w:szCs w:val="20"/>
          <w:lang w:val="nl-BE"/>
        </w:rPr>
      </w:pPr>
      <w:r>
        <w:rPr>
          <w:rFonts w:cs="Arial"/>
          <w:b/>
          <w:sz w:val="20"/>
          <w:szCs w:val="20"/>
          <w:lang w:val="nl-BE"/>
        </w:rPr>
        <w:t xml:space="preserve">            </w:t>
      </w:r>
      <w:r w:rsidR="001C14A7">
        <w:rPr>
          <w:rFonts w:cs="Arial"/>
          <w:b/>
          <w:sz w:val="20"/>
          <w:szCs w:val="20"/>
          <w:lang w:val="nl-BE"/>
        </w:rPr>
        <w:t>16.Pc5+</w:t>
      </w:r>
    </w:p>
    <w:p w14:paraId="3FAFB8BF" w14:textId="77777777" w:rsidR="00BD1A07" w:rsidRDefault="00BD1A07" w:rsidP="00586E21">
      <w:pPr>
        <w:numPr>
          <w:ilvl w:val="0"/>
          <w:numId w:val="222"/>
        </w:numPr>
        <w:jc w:val="both"/>
        <w:rPr>
          <w:rFonts w:cs="Arial"/>
          <w:sz w:val="20"/>
          <w:szCs w:val="20"/>
          <w:lang w:val="nl-BE"/>
        </w:rPr>
      </w:pPr>
      <w:r>
        <w:rPr>
          <w:rFonts w:cs="Arial"/>
          <w:sz w:val="20"/>
          <w:szCs w:val="20"/>
          <w:lang w:val="nl-BE"/>
        </w:rPr>
        <w:t>16.Dd5+? Kb2</w:t>
      </w:r>
      <w:r w:rsidR="00A35021">
        <w:rPr>
          <w:rFonts w:cs="Arial"/>
          <w:sz w:val="20"/>
          <w:szCs w:val="20"/>
          <w:lang w:val="nl-BE"/>
        </w:rPr>
        <w:t xml:space="preserve"> 17.Db5+</w:t>
      </w:r>
      <w:r>
        <w:rPr>
          <w:rFonts w:cs="Arial"/>
          <w:sz w:val="20"/>
          <w:szCs w:val="20"/>
          <w:lang w:val="nl-BE"/>
        </w:rPr>
        <w:t xml:space="preserve"> Ka2</w:t>
      </w:r>
    </w:p>
    <w:p w14:paraId="534F5904" w14:textId="77777777" w:rsidR="00CF4FAA" w:rsidRPr="00BD1A07" w:rsidRDefault="00BD1A07" w:rsidP="00BD1A07">
      <w:pPr>
        <w:jc w:val="both"/>
        <w:rPr>
          <w:rFonts w:cs="Arial"/>
          <w:sz w:val="20"/>
          <w:szCs w:val="20"/>
          <w:lang w:val="nl-BE"/>
        </w:rPr>
      </w:pPr>
      <w:r>
        <w:rPr>
          <w:rFonts w:cs="Arial"/>
          <w:sz w:val="20"/>
          <w:szCs w:val="20"/>
          <w:lang w:val="nl-BE"/>
        </w:rPr>
        <w:t xml:space="preserve">      </w:t>
      </w:r>
      <w:r w:rsidR="00A35021" w:rsidRPr="00BD1A07">
        <w:rPr>
          <w:rFonts w:cs="Arial"/>
          <w:sz w:val="20"/>
          <w:szCs w:val="20"/>
          <w:lang w:val="nl-BE"/>
        </w:rPr>
        <w:t xml:space="preserve">18.Da5+ </w:t>
      </w:r>
      <w:r w:rsidR="00A35021" w:rsidRPr="00BD1A07">
        <w:rPr>
          <w:rFonts w:cs="Arial"/>
          <w:i/>
          <w:sz w:val="20"/>
          <w:szCs w:val="20"/>
          <w:lang w:val="nl-BE"/>
        </w:rPr>
        <w:t>(Zie zet 13.)</w:t>
      </w:r>
    </w:p>
    <w:p w14:paraId="2616E24B" w14:textId="77777777" w:rsidR="00CF4FAA" w:rsidRPr="00CF4FAA" w:rsidRDefault="00CF4FAA" w:rsidP="00586E21">
      <w:pPr>
        <w:numPr>
          <w:ilvl w:val="0"/>
          <w:numId w:val="222"/>
        </w:numPr>
        <w:jc w:val="both"/>
        <w:rPr>
          <w:rFonts w:cs="Arial"/>
          <w:sz w:val="20"/>
          <w:szCs w:val="20"/>
          <w:lang w:val="nl-BE"/>
        </w:rPr>
      </w:pPr>
      <w:r>
        <w:rPr>
          <w:rFonts w:cs="Arial"/>
          <w:sz w:val="20"/>
          <w:szCs w:val="20"/>
          <w:lang w:val="nl-BE"/>
        </w:rPr>
        <w:t xml:space="preserve">16.De3+? Ka2 17.Da7+ Kb2 </w:t>
      </w:r>
      <w:r w:rsidR="00A35021">
        <w:rPr>
          <w:rFonts w:cs="Arial"/>
          <w:sz w:val="20"/>
          <w:szCs w:val="20"/>
          <w:lang w:val="nl-BE"/>
        </w:rPr>
        <w:t xml:space="preserve">18.Da5+ </w:t>
      </w:r>
      <w:r w:rsidR="00A35021">
        <w:rPr>
          <w:rFonts w:cs="Arial"/>
          <w:i/>
          <w:sz w:val="20"/>
          <w:szCs w:val="20"/>
          <w:lang w:val="nl-BE"/>
        </w:rPr>
        <w:t>(Zie zet 13.)</w:t>
      </w:r>
    </w:p>
    <w:p w14:paraId="56F42A0A" w14:textId="77777777" w:rsidR="00A35021" w:rsidRPr="00CF4FAA" w:rsidRDefault="00CF4FAA" w:rsidP="00586E21">
      <w:pPr>
        <w:numPr>
          <w:ilvl w:val="0"/>
          <w:numId w:val="222"/>
        </w:numPr>
        <w:jc w:val="both"/>
        <w:rPr>
          <w:rFonts w:cs="Arial"/>
          <w:sz w:val="20"/>
          <w:szCs w:val="20"/>
          <w:lang w:val="nl-BE"/>
        </w:rPr>
      </w:pPr>
      <w:r>
        <w:rPr>
          <w:rFonts w:cs="Arial"/>
          <w:sz w:val="20"/>
          <w:szCs w:val="20"/>
          <w:lang w:val="nl-BE"/>
        </w:rPr>
        <w:t xml:space="preserve">16.Dd3+? Kb4 17.Dd2+ Ka4 </w:t>
      </w:r>
      <w:r w:rsidR="00A35021">
        <w:rPr>
          <w:rFonts w:cs="Arial"/>
          <w:sz w:val="20"/>
          <w:szCs w:val="20"/>
          <w:lang w:val="nl-BE"/>
        </w:rPr>
        <w:t xml:space="preserve">18.Dc2 Ka3 19.Dc5+ Ka2 20.Da5. </w:t>
      </w:r>
      <w:r w:rsidR="00A35021">
        <w:rPr>
          <w:rFonts w:cs="Arial"/>
          <w:i/>
          <w:sz w:val="20"/>
          <w:szCs w:val="20"/>
          <w:lang w:val="nl-BE"/>
        </w:rPr>
        <w:t>(Zie zet 13.)</w:t>
      </w:r>
    </w:p>
    <w:p w14:paraId="6FFDB6D1" w14:textId="77777777" w:rsidR="00E24D55" w:rsidRDefault="001A18C4" w:rsidP="00E24D55">
      <w:pPr>
        <w:jc w:val="both"/>
        <w:rPr>
          <w:rFonts w:cs="Arial"/>
          <w:b/>
          <w:sz w:val="20"/>
          <w:szCs w:val="20"/>
          <w:lang w:val="nl-BE"/>
        </w:rPr>
      </w:pPr>
      <w:r>
        <w:rPr>
          <w:rFonts w:cs="Arial"/>
          <w:b/>
          <w:sz w:val="20"/>
          <w:szCs w:val="20"/>
          <w:lang w:val="nl-BE"/>
        </w:rPr>
        <w:t xml:space="preserve">            16…</w:t>
      </w:r>
      <w:r>
        <w:rPr>
          <w:rFonts w:cs="Arial"/>
          <w:b/>
          <w:sz w:val="20"/>
          <w:szCs w:val="20"/>
          <w:lang w:val="nl-BE"/>
        </w:rPr>
        <w:tab/>
      </w:r>
      <w:r>
        <w:rPr>
          <w:rFonts w:cs="Arial"/>
          <w:b/>
          <w:sz w:val="20"/>
          <w:szCs w:val="20"/>
          <w:lang w:val="nl-BE"/>
        </w:rPr>
        <w:tab/>
      </w:r>
      <w:r w:rsidR="00E24D55" w:rsidRPr="00AD04D8">
        <w:rPr>
          <w:rFonts w:cs="Arial"/>
          <w:b/>
          <w:sz w:val="20"/>
          <w:szCs w:val="20"/>
          <w:lang w:val="nl-BE"/>
        </w:rPr>
        <w:t xml:space="preserve">Kc4 </w:t>
      </w:r>
    </w:p>
    <w:p w14:paraId="735B736C" w14:textId="77777777" w:rsidR="00292057" w:rsidRDefault="00292057" w:rsidP="00E24D55">
      <w:pPr>
        <w:jc w:val="both"/>
        <w:rPr>
          <w:rFonts w:cs="Arial"/>
          <w:b/>
          <w:sz w:val="20"/>
          <w:szCs w:val="20"/>
          <w:lang w:val="nl-BE"/>
        </w:rPr>
      </w:pPr>
      <w:r>
        <w:rPr>
          <w:rFonts w:cs="Arial"/>
          <w:b/>
          <w:sz w:val="20"/>
          <w:szCs w:val="20"/>
          <w:lang w:val="nl-BE"/>
        </w:rPr>
        <w:t xml:space="preserve">            17.Dd5+</w:t>
      </w:r>
      <w:r>
        <w:rPr>
          <w:rFonts w:cs="Arial"/>
          <w:b/>
          <w:sz w:val="20"/>
          <w:szCs w:val="20"/>
          <w:lang w:val="nl-BE"/>
        </w:rPr>
        <w:tab/>
        <w:t>Kb5</w:t>
      </w:r>
    </w:p>
    <w:p w14:paraId="1667EE0C" w14:textId="77777777" w:rsidR="00292057" w:rsidRDefault="00292057" w:rsidP="00E24D55">
      <w:pPr>
        <w:jc w:val="both"/>
        <w:rPr>
          <w:rFonts w:cs="Arial"/>
          <w:b/>
          <w:sz w:val="20"/>
          <w:szCs w:val="20"/>
          <w:lang w:val="nl-BE"/>
        </w:rPr>
      </w:pPr>
      <w:r>
        <w:rPr>
          <w:rFonts w:cs="Arial"/>
          <w:b/>
          <w:sz w:val="20"/>
          <w:szCs w:val="20"/>
          <w:lang w:val="nl-BE"/>
        </w:rPr>
        <w:t xml:space="preserve">            18.Db7+</w:t>
      </w:r>
      <w:r>
        <w:rPr>
          <w:rFonts w:cs="Arial"/>
          <w:b/>
          <w:sz w:val="20"/>
          <w:szCs w:val="20"/>
          <w:lang w:val="nl-BE"/>
        </w:rPr>
        <w:tab/>
        <w:t>Kc4</w:t>
      </w:r>
    </w:p>
    <w:p w14:paraId="2C2406EC" w14:textId="77777777" w:rsidR="000A037A" w:rsidRDefault="000A037A" w:rsidP="00292057">
      <w:pPr>
        <w:jc w:val="both"/>
        <w:rPr>
          <w:rFonts w:cs="Arial"/>
          <w:b/>
          <w:sz w:val="20"/>
          <w:szCs w:val="20"/>
          <w:lang w:val="nl-BE"/>
        </w:rPr>
      </w:pPr>
      <w:r>
        <w:rPr>
          <w:rFonts w:cs="Arial"/>
          <w:b/>
          <w:sz w:val="20"/>
          <w:szCs w:val="20"/>
          <w:lang w:val="nl-BE"/>
        </w:rPr>
        <w:t xml:space="preserve">            19.Db3+</w:t>
      </w:r>
      <w:r>
        <w:rPr>
          <w:rFonts w:cs="Arial"/>
          <w:b/>
          <w:sz w:val="20"/>
          <w:szCs w:val="20"/>
          <w:lang w:val="nl-BE"/>
        </w:rPr>
        <w:tab/>
        <w:t>Kd4</w:t>
      </w:r>
    </w:p>
    <w:p w14:paraId="7D2A46ED" w14:textId="77777777" w:rsidR="00292057" w:rsidRDefault="00292057" w:rsidP="00292057">
      <w:pPr>
        <w:jc w:val="both"/>
        <w:rPr>
          <w:rFonts w:cs="Arial"/>
          <w:b/>
          <w:sz w:val="20"/>
          <w:szCs w:val="20"/>
          <w:lang w:val="nl-BE"/>
        </w:rPr>
      </w:pPr>
      <w:r>
        <w:rPr>
          <w:rFonts w:cs="Arial"/>
          <w:b/>
          <w:sz w:val="20"/>
          <w:szCs w:val="20"/>
          <w:lang w:val="nl-BE"/>
        </w:rPr>
        <w:t xml:space="preserve">       </w:t>
      </w:r>
      <w:r w:rsidR="000A037A">
        <w:rPr>
          <w:rFonts w:cs="Arial"/>
          <w:b/>
          <w:sz w:val="20"/>
          <w:szCs w:val="20"/>
          <w:lang w:val="nl-BE"/>
        </w:rPr>
        <w:t xml:space="preserve">     20.Dd3+</w:t>
      </w:r>
    </w:p>
    <w:p w14:paraId="59EFDEF8" w14:textId="77777777" w:rsidR="00E24D55" w:rsidRPr="00AD04D8" w:rsidRDefault="00E24D55" w:rsidP="00292057">
      <w:pPr>
        <w:jc w:val="both"/>
        <w:rPr>
          <w:rFonts w:cs="Arial"/>
          <w:sz w:val="20"/>
          <w:szCs w:val="20"/>
          <w:lang w:val="nl-BE"/>
        </w:rPr>
      </w:pPr>
      <w:r w:rsidRPr="00AD04D8">
        <w:rPr>
          <w:rFonts w:cs="Arial"/>
          <w:sz w:val="20"/>
          <w:szCs w:val="20"/>
          <w:lang w:val="nl-BE"/>
        </w:rPr>
        <w:t>Winst van dame en paard tegen dame en loper.</w:t>
      </w:r>
    </w:p>
    <w:p w14:paraId="6249A715" w14:textId="77777777" w:rsidR="00E24D55" w:rsidRPr="00AD04D8" w:rsidRDefault="00E24D55" w:rsidP="00E24D55">
      <w:pPr>
        <w:jc w:val="both"/>
        <w:rPr>
          <w:rFonts w:cs="Arial"/>
          <w:sz w:val="20"/>
          <w:szCs w:val="20"/>
          <w:lang w:val="nl-BE"/>
        </w:rPr>
        <w:sectPr w:rsidR="00E24D55" w:rsidRPr="00AD04D8" w:rsidSect="003B0882">
          <w:type w:val="continuous"/>
          <w:pgSz w:w="8392" w:h="11907" w:code="11"/>
          <w:pgMar w:top="1134" w:right="567" w:bottom="1134" w:left="567" w:header="709" w:footer="709" w:gutter="567"/>
          <w:cols w:num="2" w:space="567"/>
          <w:docGrid w:linePitch="360"/>
        </w:sectPr>
      </w:pPr>
    </w:p>
    <w:p w14:paraId="3E9BCC69" w14:textId="77777777" w:rsidR="00E24D55" w:rsidRPr="00AD04D8" w:rsidRDefault="00E24D55" w:rsidP="00E24D55">
      <w:pPr>
        <w:spacing w:line="190" w:lineRule="exact"/>
        <w:jc w:val="center"/>
        <w:rPr>
          <w:rFonts w:cs="Arial"/>
          <w:b/>
          <w:sz w:val="20"/>
          <w:szCs w:val="20"/>
          <w:lang w:val="nl-BE"/>
        </w:rPr>
      </w:pPr>
      <w:r w:rsidRPr="00AD04D8">
        <w:rPr>
          <w:rFonts w:cs="Arial"/>
          <w:b/>
          <w:sz w:val="20"/>
          <w:szCs w:val="20"/>
          <w:lang w:val="nl-BE"/>
        </w:rPr>
        <w:lastRenderedPageBreak/>
        <w:t xml:space="preserve">- </w:t>
      </w:r>
      <w:r w:rsidR="00AE1C44">
        <w:rPr>
          <w:rFonts w:cs="Arial"/>
          <w:b/>
          <w:sz w:val="20"/>
          <w:szCs w:val="20"/>
          <w:lang w:val="nl-BE"/>
        </w:rPr>
        <w:t>110</w:t>
      </w:r>
      <w:r w:rsidR="00392009">
        <w:rPr>
          <w:rFonts w:cs="Arial"/>
          <w:b/>
          <w:sz w:val="20"/>
          <w:szCs w:val="20"/>
          <w:lang w:val="nl-BE"/>
        </w:rPr>
        <w:t xml:space="preserve"> -</w:t>
      </w:r>
    </w:p>
    <w:p w14:paraId="79FDB4AE" w14:textId="77777777" w:rsidR="00E24D55" w:rsidRPr="00AD04D8" w:rsidRDefault="00E24D55" w:rsidP="00E24D55">
      <w:pPr>
        <w:spacing w:line="190" w:lineRule="exact"/>
        <w:jc w:val="center"/>
        <w:outlineLvl w:val="0"/>
        <w:rPr>
          <w:rFonts w:cs="Arial"/>
          <w:i/>
          <w:sz w:val="20"/>
          <w:szCs w:val="20"/>
          <w:lang w:val="nl-BE"/>
        </w:rPr>
      </w:pPr>
    </w:p>
    <w:p w14:paraId="15095D91" w14:textId="77777777" w:rsidR="00E24D55" w:rsidRPr="00FC0A11" w:rsidRDefault="00E24D55" w:rsidP="00E24D55">
      <w:pPr>
        <w:spacing w:line="190" w:lineRule="exact"/>
        <w:jc w:val="center"/>
        <w:outlineLvl w:val="0"/>
        <w:rPr>
          <w:rFonts w:cs="Arial"/>
          <w:sz w:val="20"/>
          <w:szCs w:val="20"/>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23573BF3" w14:textId="77777777" w:rsidR="00E24D55" w:rsidRPr="00AD04D8" w:rsidRDefault="00990285" w:rsidP="00E24D55">
      <w:pPr>
        <w:jc w:val="center"/>
        <w:rPr>
          <w:rFonts w:cs="Arial"/>
          <w:b/>
          <w:sz w:val="20"/>
          <w:szCs w:val="20"/>
          <w:lang w:val="nl-BE"/>
        </w:rPr>
      </w:pPr>
      <w:r>
        <w:rPr>
          <w:noProof/>
          <w:lang w:val="nl-BE"/>
        </w:rPr>
        <w:object w:dxaOrig="1440" w:dyaOrig="1440" w14:anchorId="4D0AA3D5">
          <v:shape id="_x0000_s1105" type="#_x0000_t75" style="position:absolute;left:0;text-align:left;margin-left:0;margin-top:10.5pt;width:151.95pt;height:152.6pt;z-index:251639808;mso-position-horizontal:center">
            <v:imagedata r:id="rId228" o:title=""/>
            <w10:wrap type="square"/>
          </v:shape>
          <o:OLEObject Type="Embed" ProgID="CorelDRAW.Graphic.12" ShapeID="_x0000_s1105" DrawAspect="Content" ObjectID="_1587467706" r:id="rId229"/>
        </w:object>
      </w:r>
    </w:p>
    <w:p w14:paraId="64A39C90" w14:textId="77777777" w:rsidR="00E24D55" w:rsidRPr="00AD04D8" w:rsidRDefault="00E24D55" w:rsidP="00833969">
      <w:pPr>
        <w:rPr>
          <w:rFonts w:cs="Arial"/>
          <w:sz w:val="20"/>
          <w:szCs w:val="20"/>
          <w:lang w:val="nl-BE"/>
        </w:rPr>
      </w:pPr>
      <w:r w:rsidRPr="00AD04D8">
        <w:rPr>
          <w:rFonts w:cs="Arial"/>
          <w:b/>
          <w:lang w:val="nl-BE"/>
        </w:rPr>
        <w:t>+</w:t>
      </w:r>
      <w:r w:rsidRPr="00AD04D8">
        <w:rPr>
          <w:rFonts w:cs="Arial"/>
          <w:b/>
          <w:sz w:val="20"/>
          <w:szCs w:val="20"/>
          <w:lang w:val="nl-BE"/>
        </w:rPr>
        <w:t xml:space="preserve"> </w:t>
      </w:r>
      <w:r w:rsidRPr="00AD04D8">
        <w:rPr>
          <w:rFonts w:cs="Arial"/>
          <w:sz w:val="20"/>
          <w:szCs w:val="20"/>
          <w:lang w:val="nl-BE"/>
        </w:rPr>
        <w:t xml:space="preserve">                          </w:t>
      </w:r>
      <w:r w:rsidR="008C59EC">
        <w:rPr>
          <w:rFonts w:cs="Arial"/>
          <w:sz w:val="20"/>
          <w:szCs w:val="20"/>
          <w:lang w:val="nl-BE"/>
        </w:rPr>
        <w:t xml:space="preserve"> </w:t>
      </w:r>
      <w:r w:rsidRPr="00AD04D8">
        <w:rPr>
          <w:rFonts w:cs="Arial"/>
          <w:sz w:val="20"/>
          <w:szCs w:val="20"/>
          <w:lang w:val="nl-BE"/>
        </w:rPr>
        <w:t xml:space="preserve">  4010.01 a7c7</w:t>
      </w:r>
    </w:p>
    <w:p w14:paraId="73BA1E7F" w14:textId="77777777" w:rsidR="00E24D55" w:rsidRPr="00AD04D8" w:rsidRDefault="00E24D55" w:rsidP="00E24D55">
      <w:pPr>
        <w:jc w:val="both"/>
        <w:rPr>
          <w:rFonts w:cs="Arial"/>
          <w:sz w:val="20"/>
          <w:szCs w:val="20"/>
          <w:lang w:val="nl-BE"/>
        </w:rPr>
      </w:pPr>
    </w:p>
    <w:p w14:paraId="4630D457" w14:textId="77777777" w:rsidR="00E24D55" w:rsidRPr="00AD04D8" w:rsidRDefault="00E24D55" w:rsidP="00E24D55">
      <w:pPr>
        <w:jc w:val="both"/>
        <w:rPr>
          <w:rFonts w:cs="Arial"/>
          <w:sz w:val="20"/>
          <w:szCs w:val="20"/>
          <w:lang w:val="nl-BE"/>
        </w:rPr>
      </w:pPr>
      <w:r w:rsidRPr="00AD04D8">
        <w:rPr>
          <w:rFonts w:cs="Arial"/>
          <w:sz w:val="20"/>
          <w:szCs w:val="20"/>
          <w:lang w:val="nl-BE"/>
        </w:rPr>
        <w:t>De loper dient een zwart</w:t>
      </w:r>
      <w:r w:rsidR="00F66386">
        <w:rPr>
          <w:rFonts w:cs="Arial"/>
          <w:sz w:val="20"/>
          <w:szCs w:val="20"/>
          <w:lang w:val="nl-BE"/>
        </w:rPr>
        <w:t>e pro-motie te verhinderen en</w:t>
      </w:r>
      <w:r w:rsidRPr="00AD04D8">
        <w:rPr>
          <w:rFonts w:cs="Arial"/>
          <w:sz w:val="20"/>
          <w:szCs w:val="20"/>
          <w:lang w:val="nl-BE"/>
        </w:rPr>
        <w:t xml:space="preserve"> de witte dame </w:t>
      </w:r>
      <w:r w:rsidR="00F66386">
        <w:rPr>
          <w:rFonts w:cs="Arial"/>
          <w:sz w:val="20"/>
          <w:szCs w:val="20"/>
          <w:lang w:val="nl-BE"/>
        </w:rPr>
        <w:t xml:space="preserve">moet het alleen </w:t>
      </w:r>
      <w:r w:rsidRPr="00AD04D8">
        <w:rPr>
          <w:rFonts w:cs="Arial"/>
          <w:sz w:val="20"/>
          <w:szCs w:val="20"/>
          <w:lang w:val="nl-BE"/>
        </w:rPr>
        <w:t>kla</w:t>
      </w:r>
      <w:r>
        <w:rPr>
          <w:rFonts w:cs="Arial"/>
          <w:sz w:val="20"/>
          <w:szCs w:val="20"/>
          <w:lang w:val="nl-BE"/>
        </w:rPr>
        <w:t>ren.</w:t>
      </w:r>
      <w:r w:rsidRPr="00AD04D8">
        <w:rPr>
          <w:rFonts w:cs="Arial"/>
          <w:sz w:val="20"/>
          <w:szCs w:val="20"/>
          <w:lang w:val="nl-BE"/>
        </w:rPr>
        <w:t xml:space="preserve"> </w:t>
      </w:r>
    </w:p>
    <w:p w14:paraId="5A4EDE27" w14:textId="77777777" w:rsidR="00E24D55" w:rsidRDefault="00E24D55" w:rsidP="00E24D55">
      <w:pPr>
        <w:jc w:val="both"/>
        <w:rPr>
          <w:rFonts w:cs="Arial"/>
          <w:b/>
          <w:sz w:val="20"/>
          <w:szCs w:val="20"/>
          <w:lang w:val="nl-BE"/>
        </w:rPr>
      </w:pPr>
      <w:r w:rsidRPr="00AD04D8">
        <w:rPr>
          <w:rFonts w:cs="Arial"/>
          <w:b/>
          <w:sz w:val="20"/>
          <w:szCs w:val="20"/>
          <w:lang w:val="nl-BE"/>
        </w:rPr>
        <w:tab/>
        <w:t xml:space="preserve">1.Da5+ </w:t>
      </w:r>
      <w:r w:rsidRPr="00AD04D8">
        <w:rPr>
          <w:rFonts w:cs="Arial"/>
          <w:b/>
          <w:sz w:val="20"/>
          <w:szCs w:val="20"/>
          <w:lang w:val="nl-BE"/>
        </w:rPr>
        <w:tab/>
      </w:r>
    </w:p>
    <w:p w14:paraId="1EAD6220" w14:textId="77777777" w:rsidR="00E24D55" w:rsidRPr="00076F2F" w:rsidRDefault="00E24D55" w:rsidP="00E24D55">
      <w:pPr>
        <w:jc w:val="both"/>
        <w:rPr>
          <w:rFonts w:cs="Arial"/>
          <w:sz w:val="20"/>
          <w:szCs w:val="20"/>
          <w:lang w:val="nl-BE"/>
        </w:rPr>
      </w:pPr>
      <w:r>
        <w:rPr>
          <w:rFonts w:cs="Arial"/>
          <w:sz w:val="20"/>
          <w:szCs w:val="20"/>
          <w:lang w:val="nl-BE"/>
        </w:rPr>
        <w:t>1.Dc3+? Kd7 2.Dg7+ Ke6 3.Dg6+ Ke5 geeft slechts remise.</w:t>
      </w:r>
    </w:p>
    <w:p w14:paraId="7C9A24F0" w14:textId="77777777" w:rsidR="00E24D55" w:rsidRPr="00AD04D8" w:rsidRDefault="00E24D55" w:rsidP="00E24D55">
      <w:pPr>
        <w:jc w:val="both"/>
        <w:rPr>
          <w:rFonts w:cs="Arial"/>
          <w:b/>
          <w:sz w:val="20"/>
          <w:szCs w:val="20"/>
          <w:lang w:val="nl-BE"/>
        </w:rPr>
      </w:pPr>
      <w:r w:rsidRPr="00AD04D8">
        <w:rPr>
          <w:rFonts w:cs="Arial"/>
          <w:b/>
          <w:sz w:val="20"/>
          <w:szCs w:val="20"/>
          <w:lang w:val="nl-BE"/>
        </w:rPr>
        <w:tab/>
      </w:r>
      <w:r>
        <w:rPr>
          <w:rFonts w:cs="Arial"/>
          <w:b/>
          <w:sz w:val="20"/>
          <w:szCs w:val="20"/>
          <w:lang w:val="nl-BE"/>
        </w:rPr>
        <w:t>1…</w:t>
      </w:r>
      <w:r>
        <w:rPr>
          <w:rFonts w:cs="Arial"/>
          <w:b/>
          <w:sz w:val="20"/>
          <w:szCs w:val="20"/>
          <w:lang w:val="nl-BE"/>
        </w:rPr>
        <w:tab/>
      </w:r>
      <w:r>
        <w:rPr>
          <w:rFonts w:cs="Arial"/>
          <w:b/>
          <w:sz w:val="20"/>
          <w:szCs w:val="20"/>
          <w:lang w:val="nl-BE"/>
        </w:rPr>
        <w:tab/>
      </w:r>
      <w:r w:rsidRPr="00AD04D8">
        <w:rPr>
          <w:rFonts w:cs="Arial"/>
          <w:b/>
          <w:sz w:val="20"/>
          <w:szCs w:val="20"/>
          <w:lang w:val="nl-BE"/>
        </w:rPr>
        <w:t xml:space="preserve">Kd7 </w:t>
      </w:r>
    </w:p>
    <w:p w14:paraId="4087F7AF" w14:textId="77777777" w:rsidR="00E24D55" w:rsidRDefault="00E24D55" w:rsidP="00E24D55">
      <w:pPr>
        <w:jc w:val="both"/>
        <w:rPr>
          <w:rFonts w:cs="Arial"/>
          <w:b/>
          <w:sz w:val="20"/>
          <w:szCs w:val="20"/>
          <w:lang w:val="nl-BE"/>
        </w:rPr>
      </w:pPr>
      <w:r w:rsidRPr="00AD04D8">
        <w:rPr>
          <w:rFonts w:cs="Arial"/>
          <w:b/>
          <w:sz w:val="20"/>
          <w:szCs w:val="20"/>
          <w:lang w:val="nl-BE"/>
        </w:rPr>
        <w:tab/>
        <w:t xml:space="preserve">2.Df5+ </w:t>
      </w:r>
      <w:r w:rsidRPr="00AD04D8">
        <w:rPr>
          <w:rFonts w:cs="Arial"/>
          <w:b/>
          <w:sz w:val="20"/>
          <w:szCs w:val="20"/>
          <w:lang w:val="nl-BE"/>
        </w:rPr>
        <w:tab/>
      </w:r>
      <w:r w:rsidRPr="00AD04D8">
        <w:rPr>
          <w:rFonts w:cs="Arial"/>
          <w:b/>
          <w:sz w:val="20"/>
          <w:szCs w:val="20"/>
          <w:lang w:val="nl-BE"/>
        </w:rPr>
        <w:tab/>
        <w:t xml:space="preserve">Kc6 </w:t>
      </w:r>
      <w:r>
        <w:rPr>
          <w:rFonts w:cs="Arial"/>
          <w:b/>
          <w:sz w:val="20"/>
          <w:szCs w:val="20"/>
          <w:lang w:val="nl-BE"/>
        </w:rPr>
        <w:t xml:space="preserve"> </w:t>
      </w:r>
      <w:r>
        <w:rPr>
          <w:rFonts w:cs="Arial"/>
          <w:b/>
          <w:sz w:val="20"/>
          <w:szCs w:val="20"/>
          <w:lang w:val="nl-BE"/>
        </w:rPr>
        <w:tab/>
      </w:r>
      <w:r w:rsidRPr="00AD04D8">
        <w:rPr>
          <w:rFonts w:cs="Arial"/>
          <w:b/>
          <w:sz w:val="20"/>
          <w:szCs w:val="20"/>
          <w:lang w:val="nl-BE"/>
        </w:rPr>
        <w:t>3.Dc5+</w:t>
      </w:r>
    </w:p>
    <w:p w14:paraId="3B35CF03" w14:textId="77777777" w:rsidR="00E24D55" w:rsidRPr="00076F2F" w:rsidRDefault="00E24D55" w:rsidP="00E24D55">
      <w:pPr>
        <w:jc w:val="both"/>
        <w:rPr>
          <w:rFonts w:cs="Arial"/>
          <w:sz w:val="20"/>
          <w:szCs w:val="20"/>
          <w:lang w:val="nl-BE"/>
        </w:rPr>
      </w:pPr>
      <w:r>
        <w:rPr>
          <w:rFonts w:cs="Arial"/>
          <w:sz w:val="20"/>
          <w:szCs w:val="20"/>
          <w:lang w:val="nl-BE"/>
        </w:rPr>
        <w:t>3.De6+? Kb5 is ook remise.</w:t>
      </w:r>
    </w:p>
    <w:p w14:paraId="1A538926"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Pr>
          <w:rFonts w:cs="Arial"/>
          <w:b/>
          <w:sz w:val="20"/>
          <w:szCs w:val="20"/>
          <w:lang w:val="nl-BE"/>
        </w:rPr>
        <w:tab/>
        <w:t>3…</w:t>
      </w:r>
      <w:r>
        <w:rPr>
          <w:rFonts w:cs="Arial"/>
          <w:b/>
          <w:sz w:val="20"/>
          <w:szCs w:val="20"/>
          <w:lang w:val="nl-BE"/>
        </w:rPr>
        <w:tab/>
      </w:r>
      <w:r>
        <w:rPr>
          <w:rFonts w:cs="Arial"/>
          <w:b/>
          <w:sz w:val="20"/>
          <w:szCs w:val="20"/>
          <w:lang w:val="nl-BE"/>
        </w:rPr>
        <w:tab/>
      </w:r>
      <w:r w:rsidRPr="00AD04D8">
        <w:rPr>
          <w:rFonts w:cs="Arial"/>
          <w:b/>
          <w:sz w:val="20"/>
          <w:szCs w:val="20"/>
          <w:lang w:val="nl-BE"/>
        </w:rPr>
        <w:t xml:space="preserve">Kd7 </w:t>
      </w:r>
      <w:r w:rsidRPr="00AD04D8">
        <w:rPr>
          <w:rFonts w:cs="Arial"/>
          <w:b/>
          <w:sz w:val="20"/>
          <w:szCs w:val="20"/>
          <w:lang w:val="nl-BE"/>
        </w:rPr>
        <w:tab/>
      </w:r>
    </w:p>
    <w:p w14:paraId="11C12F3B" w14:textId="77777777" w:rsidR="00E24D55" w:rsidRPr="00AD04D8" w:rsidRDefault="00E24D55" w:rsidP="00E24D55">
      <w:pPr>
        <w:jc w:val="both"/>
        <w:rPr>
          <w:rFonts w:cs="Arial"/>
          <w:b/>
          <w:sz w:val="20"/>
          <w:szCs w:val="20"/>
          <w:lang w:val="nl-BE"/>
        </w:rPr>
      </w:pPr>
      <w:r>
        <w:rPr>
          <w:rFonts w:cs="Arial"/>
          <w:b/>
          <w:sz w:val="20"/>
          <w:szCs w:val="20"/>
          <w:lang w:val="nl-BE"/>
        </w:rPr>
        <w:tab/>
      </w:r>
      <w:r w:rsidRPr="00AD04D8">
        <w:rPr>
          <w:rFonts w:cs="Arial"/>
          <w:b/>
          <w:sz w:val="20"/>
          <w:szCs w:val="20"/>
          <w:lang w:val="nl-BE"/>
        </w:rPr>
        <w:t xml:space="preserve">4.De7+ </w:t>
      </w:r>
      <w:r w:rsidRPr="00AD04D8">
        <w:rPr>
          <w:rFonts w:cs="Arial"/>
          <w:b/>
          <w:sz w:val="20"/>
          <w:szCs w:val="20"/>
          <w:lang w:val="nl-BE"/>
        </w:rPr>
        <w:tab/>
      </w:r>
      <w:r w:rsidRPr="00AD04D8">
        <w:rPr>
          <w:rFonts w:cs="Arial"/>
          <w:b/>
          <w:sz w:val="20"/>
          <w:szCs w:val="20"/>
          <w:lang w:val="nl-BE"/>
        </w:rPr>
        <w:tab/>
        <w:t xml:space="preserve">Kc8 </w:t>
      </w:r>
    </w:p>
    <w:p w14:paraId="3B3D954B" w14:textId="77777777" w:rsidR="00E24D55" w:rsidRPr="00AD04D8" w:rsidRDefault="00E24D55" w:rsidP="00E24D55">
      <w:pPr>
        <w:jc w:val="both"/>
        <w:rPr>
          <w:rFonts w:cs="Arial"/>
          <w:b/>
          <w:sz w:val="20"/>
          <w:szCs w:val="20"/>
          <w:lang w:val="nl-BE"/>
        </w:rPr>
      </w:pPr>
      <w:r w:rsidRPr="00AD04D8">
        <w:rPr>
          <w:rFonts w:cs="Arial"/>
          <w:b/>
          <w:sz w:val="20"/>
          <w:szCs w:val="20"/>
          <w:lang w:val="nl-BE"/>
        </w:rPr>
        <w:tab/>
        <w:t xml:space="preserve">5.Db7+ </w:t>
      </w:r>
      <w:r w:rsidRPr="00AD04D8">
        <w:rPr>
          <w:rFonts w:cs="Arial"/>
          <w:b/>
          <w:sz w:val="20"/>
          <w:szCs w:val="20"/>
          <w:lang w:val="nl-BE"/>
        </w:rPr>
        <w:tab/>
        <w:t xml:space="preserve">Kd8 </w:t>
      </w:r>
    </w:p>
    <w:p w14:paraId="44953430" w14:textId="77777777" w:rsidR="00525612" w:rsidRDefault="00E24D55" w:rsidP="00E24D55">
      <w:pPr>
        <w:jc w:val="both"/>
        <w:rPr>
          <w:rFonts w:cs="Arial"/>
          <w:b/>
          <w:sz w:val="20"/>
          <w:szCs w:val="20"/>
          <w:lang w:val="nl-BE"/>
        </w:rPr>
      </w:pPr>
      <w:r w:rsidRPr="00AD04D8">
        <w:rPr>
          <w:rFonts w:cs="Arial"/>
          <w:b/>
          <w:sz w:val="20"/>
          <w:szCs w:val="20"/>
          <w:lang w:val="nl-BE"/>
        </w:rPr>
        <w:tab/>
        <w:t xml:space="preserve">6.Kb8 </w:t>
      </w:r>
    </w:p>
    <w:p w14:paraId="2AFFFC64" w14:textId="77777777" w:rsidR="00E24D55" w:rsidRPr="00AD04D8" w:rsidRDefault="00E24D55" w:rsidP="00E24D55">
      <w:pPr>
        <w:jc w:val="both"/>
        <w:rPr>
          <w:rFonts w:cs="Arial"/>
          <w:sz w:val="20"/>
          <w:szCs w:val="20"/>
          <w:lang w:val="nl-BE"/>
        </w:rPr>
      </w:pPr>
      <w:r>
        <w:rPr>
          <w:rFonts w:cs="Arial"/>
          <w:sz w:val="20"/>
          <w:szCs w:val="20"/>
          <w:lang w:val="nl-BE"/>
        </w:rPr>
        <w:t>De blanke</w:t>
      </w:r>
      <w:r w:rsidRPr="00AD04D8">
        <w:rPr>
          <w:rFonts w:cs="Arial"/>
          <w:sz w:val="20"/>
          <w:szCs w:val="20"/>
          <w:lang w:val="nl-BE"/>
        </w:rPr>
        <w:t xml:space="preserve"> echtgenoot helpt zijn dame, </w:t>
      </w:r>
      <w:r>
        <w:rPr>
          <w:rFonts w:cs="Arial"/>
          <w:sz w:val="20"/>
          <w:szCs w:val="20"/>
          <w:lang w:val="nl-BE"/>
        </w:rPr>
        <w:t xml:space="preserve">met de dreiging 7.De7+ of 7.Dc8+ en mat. Dus, aangezien 6…e1D nu faalt, komt </w:t>
      </w:r>
      <w:r w:rsidRPr="00AD04D8">
        <w:rPr>
          <w:rFonts w:cs="Arial"/>
          <w:sz w:val="20"/>
          <w:szCs w:val="20"/>
          <w:lang w:val="nl-BE"/>
        </w:rPr>
        <w:t>ook de zwart</w:t>
      </w:r>
      <w:r>
        <w:rPr>
          <w:rFonts w:cs="Arial"/>
          <w:sz w:val="20"/>
          <w:szCs w:val="20"/>
          <w:lang w:val="nl-BE"/>
        </w:rPr>
        <w:t>e ko</w:t>
      </w:r>
      <w:r w:rsidRPr="00AD04D8">
        <w:rPr>
          <w:rFonts w:cs="Arial"/>
          <w:sz w:val="20"/>
          <w:szCs w:val="20"/>
          <w:lang w:val="nl-BE"/>
        </w:rPr>
        <w:t>ningi</w:t>
      </w:r>
      <w:r w:rsidR="00A11E0D">
        <w:rPr>
          <w:rFonts w:cs="Arial"/>
          <w:sz w:val="20"/>
          <w:szCs w:val="20"/>
          <w:lang w:val="nl-BE"/>
        </w:rPr>
        <w:t xml:space="preserve">n haar </w:t>
      </w:r>
      <w:r w:rsidR="0083690B">
        <w:rPr>
          <w:rFonts w:cs="Arial"/>
          <w:sz w:val="20"/>
          <w:szCs w:val="20"/>
          <w:lang w:val="nl-BE"/>
        </w:rPr>
        <w:t>echtgenoot</w:t>
      </w:r>
      <w:r w:rsidR="00A11E0D">
        <w:rPr>
          <w:rFonts w:cs="Arial"/>
          <w:sz w:val="20"/>
          <w:szCs w:val="20"/>
          <w:lang w:val="nl-BE"/>
        </w:rPr>
        <w:t xml:space="preserve"> </w:t>
      </w:r>
      <w:r>
        <w:rPr>
          <w:rFonts w:cs="Arial"/>
          <w:sz w:val="20"/>
          <w:szCs w:val="20"/>
          <w:lang w:val="nl-BE"/>
        </w:rPr>
        <w:t>hulp bieden met:</w:t>
      </w:r>
      <w:r w:rsidRPr="00AD04D8">
        <w:rPr>
          <w:rFonts w:cs="Arial"/>
          <w:sz w:val="20"/>
          <w:szCs w:val="20"/>
          <w:lang w:val="nl-BE"/>
        </w:rPr>
        <w:t xml:space="preserve"> </w:t>
      </w:r>
    </w:p>
    <w:p w14:paraId="398251D5" w14:textId="77777777" w:rsidR="00A11E0D" w:rsidRDefault="00E24D55" w:rsidP="00E24D55">
      <w:pPr>
        <w:jc w:val="both"/>
        <w:rPr>
          <w:rFonts w:cs="Arial"/>
          <w:b/>
          <w:sz w:val="20"/>
          <w:szCs w:val="20"/>
          <w:lang w:val="nl-BE"/>
        </w:rPr>
      </w:pPr>
      <w:r>
        <w:rPr>
          <w:rFonts w:cs="Arial"/>
          <w:b/>
          <w:sz w:val="20"/>
          <w:szCs w:val="20"/>
          <w:lang w:val="nl-BE"/>
        </w:rPr>
        <w:t xml:space="preserve">             </w:t>
      </w:r>
    </w:p>
    <w:p w14:paraId="578A397C" w14:textId="77777777" w:rsidR="00A11E0D" w:rsidRDefault="00A11E0D" w:rsidP="00E24D55">
      <w:pPr>
        <w:jc w:val="both"/>
        <w:rPr>
          <w:rFonts w:cs="Arial"/>
          <w:b/>
          <w:sz w:val="20"/>
          <w:szCs w:val="20"/>
          <w:lang w:val="nl-BE"/>
        </w:rPr>
      </w:pPr>
    </w:p>
    <w:p w14:paraId="6CCC3378" w14:textId="77777777" w:rsidR="00644298" w:rsidRDefault="00644298" w:rsidP="00A11E0D">
      <w:pPr>
        <w:jc w:val="both"/>
        <w:rPr>
          <w:rFonts w:cs="Arial"/>
          <w:b/>
          <w:sz w:val="20"/>
          <w:szCs w:val="20"/>
          <w:lang w:val="nl-BE"/>
        </w:rPr>
      </w:pPr>
    </w:p>
    <w:p w14:paraId="70DF723C" w14:textId="77777777" w:rsidR="007A4548" w:rsidRDefault="007A4548" w:rsidP="00A11E0D">
      <w:pPr>
        <w:jc w:val="both"/>
        <w:rPr>
          <w:rFonts w:cs="Arial"/>
          <w:b/>
          <w:sz w:val="20"/>
          <w:szCs w:val="20"/>
          <w:lang w:val="nl-BE"/>
        </w:rPr>
      </w:pPr>
    </w:p>
    <w:p w14:paraId="472E5A83" w14:textId="77777777" w:rsidR="000807CB" w:rsidRDefault="000807CB" w:rsidP="00A11E0D">
      <w:pPr>
        <w:jc w:val="both"/>
        <w:rPr>
          <w:rFonts w:cs="Arial"/>
          <w:b/>
          <w:sz w:val="20"/>
          <w:szCs w:val="20"/>
          <w:lang w:val="nl-BE"/>
        </w:rPr>
      </w:pPr>
    </w:p>
    <w:p w14:paraId="58533106" w14:textId="77777777" w:rsidR="00E24D55" w:rsidRPr="00AD04D8" w:rsidRDefault="00A11E0D" w:rsidP="00A11E0D">
      <w:pPr>
        <w:jc w:val="both"/>
        <w:rPr>
          <w:rFonts w:cs="Arial"/>
          <w:b/>
          <w:sz w:val="20"/>
          <w:szCs w:val="20"/>
          <w:lang w:val="nl-BE"/>
        </w:rPr>
      </w:pPr>
      <w:r>
        <w:rPr>
          <w:rFonts w:cs="Arial"/>
          <w:b/>
          <w:sz w:val="20"/>
          <w:szCs w:val="20"/>
          <w:lang w:val="nl-BE"/>
        </w:rPr>
        <w:t xml:space="preserve">   </w:t>
      </w:r>
      <w:r w:rsidR="00E77031">
        <w:rPr>
          <w:rFonts w:cs="Arial"/>
          <w:b/>
          <w:sz w:val="20"/>
          <w:szCs w:val="20"/>
          <w:lang w:val="nl-BE"/>
        </w:rPr>
        <w:t xml:space="preserve">     </w:t>
      </w:r>
      <w:r w:rsidR="000424EE">
        <w:rPr>
          <w:rFonts w:cs="Arial"/>
          <w:b/>
          <w:sz w:val="20"/>
          <w:szCs w:val="20"/>
          <w:lang w:val="nl-BE"/>
        </w:rPr>
        <w:t xml:space="preserve">     </w:t>
      </w:r>
      <w:r w:rsidR="00E24D55" w:rsidRPr="00AD04D8">
        <w:rPr>
          <w:rFonts w:cs="Arial"/>
          <w:b/>
          <w:sz w:val="20"/>
          <w:szCs w:val="20"/>
          <w:lang w:val="nl-BE"/>
        </w:rPr>
        <w:t>6…</w:t>
      </w:r>
      <w:r w:rsidR="00E24D55" w:rsidRPr="00AD04D8">
        <w:rPr>
          <w:rFonts w:cs="Arial"/>
          <w:b/>
          <w:sz w:val="20"/>
          <w:szCs w:val="20"/>
          <w:lang w:val="nl-BE"/>
        </w:rPr>
        <w:tab/>
      </w:r>
      <w:r w:rsidR="00E24D55" w:rsidRPr="00AD04D8">
        <w:rPr>
          <w:rFonts w:cs="Arial"/>
          <w:b/>
          <w:sz w:val="20"/>
          <w:szCs w:val="20"/>
          <w:lang w:val="nl-BE"/>
        </w:rPr>
        <w:tab/>
        <w:t xml:space="preserve">Dd7 </w:t>
      </w:r>
    </w:p>
    <w:p w14:paraId="0A8CA06E" w14:textId="77777777" w:rsidR="00E24D55" w:rsidRPr="00AD04D8" w:rsidRDefault="00E24D55" w:rsidP="00A11E0D">
      <w:pPr>
        <w:jc w:val="both"/>
        <w:rPr>
          <w:rFonts w:cs="Arial"/>
          <w:b/>
          <w:sz w:val="20"/>
          <w:szCs w:val="20"/>
          <w:lang w:val="nl-BE"/>
        </w:rPr>
      </w:pPr>
      <w:r>
        <w:rPr>
          <w:rFonts w:cs="Arial"/>
          <w:b/>
          <w:sz w:val="20"/>
          <w:szCs w:val="20"/>
          <w:lang w:val="nl-BE"/>
        </w:rPr>
        <w:t xml:space="preserve">          </w:t>
      </w:r>
      <w:r w:rsidR="00A11E0D">
        <w:rPr>
          <w:rFonts w:cs="Arial"/>
          <w:b/>
          <w:sz w:val="20"/>
          <w:szCs w:val="20"/>
          <w:lang w:val="nl-BE"/>
        </w:rPr>
        <w:t xml:space="preserve">   </w:t>
      </w:r>
      <w:r w:rsidRPr="00AD04D8">
        <w:rPr>
          <w:rFonts w:cs="Arial"/>
          <w:b/>
          <w:sz w:val="20"/>
          <w:szCs w:val="20"/>
          <w:lang w:val="nl-BE"/>
        </w:rPr>
        <w:t xml:space="preserve">7.Db6+ </w:t>
      </w:r>
      <w:r w:rsidRPr="00AD04D8">
        <w:rPr>
          <w:rFonts w:cs="Arial"/>
          <w:b/>
          <w:sz w:val="20"/>
          <w:szCs w:val="20"/>
          <w:lang w:val="nl-BE"/>
        </w:rPr>
        <w:tab/>
        <w:t xml:space="preserve">Ke8 </w:t>
      </w:r>
    </w:p>
    <w:p w14:paraId="4FF348FE"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8.Dg6+ </w:t>
      </w:r>
      <w:r w:rsidRPr="00AD04D8">
        <w:rPr>
          <w:rFonts w:cs="Arial"/>
          <w:b/>
          <w:sz w:val="20"/>
          <w:szCs w:val="20"/>
          <w:lang w:val="nl-BE"/>
        </w:rPr>
        <w:tab/>
        <w:t xml:space="preserve">Df7 </w:t>
      </w:r>
    </w:p>
    <w:p w14:paraId="4344187B" w14:textId="77777777" w:rsidR="00E24D55" w:rsidRPr="00AD04D8" w:rsidRDefault="00E24D55" w:rsidP="00E24D55">
      <w:pPr>
        <w:jc w:val="both"/>
        <w:rPr>
          <w:rFonts w:cs="Arial"/>
          <w:b/>
          <w:sz w:val="20"/>
          <w:szCs w:val="20"/>
          <w:lang w:val="nl-BE"/>
        </w:rPr>
      </w:pPr>
      <w:r>
        <w:rPr>
          <w:rFonts w:cs="Arial"/>
          <w:b/>
          <w:sz w:val="20"/>
          <w:szCs w:val="20"/>
          <w:lang w:val="nl-BE"/>
        </w:rPr>
        <w:t xml:space="preserve">             9.Dc6+ </w:t>
      </w:r>
      <w:r>
        <w:rPr>
          <w:rFonts w:cs="Arial"/>
          <w:b/>
          <w:sz w:val="20"/>
          <w:szCs w:val="20"/>
          <w:lang w:val="nl-BE"/>
        </w:rPr>
        <w:tab/>
      </w:r>
      <w:r w:rsidRPr="00AD04D8">
        <w:rPr>
          <w:rFonts w:cs="Arial"/>
          <w:b/>
          <w:sz w:val="20"/>
          <w:szCs w:val="20"/>
          <w:lang w:val="nl-BE"/>
        </w:rPr>
        <w:t xml:space="preserve">Dd7 </w:t>
      </w:r>
    </w:p>
    <w:p w14:paraId="266C0937" w14:textId="77777777" w:rsidR="00E24D55"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10.De4+ </w:t>
      </w:r>
      <w:r>
        <w:rPr>
          <w:rFonts w:cs="Arial"/>
          <w:b/>
          <w:sz w:val="20"/>
          <w:szCs w:val="20"/>
          <w:lang w:val="nl-BE"/>
        </w:rPr>
        <w:t xml:space="preserve"> </w:t>
      </w:r>
    </w:p>
    <w:p w14:paraId="19AA575A" w14:textId="77777777" w:rsidR="00E24D55" w:rsidRPr="00965DD0" w:rsidRDefault="00E24D55" w:rsidP="00965DD0">
      <w:pPr>
        <w:jc w:val="both"/>
        <w:rPr>
          <w:rFonts w:cs="Arial"/>
          <w:sz w:val="20"/>
          <w:szCs w:val="20"/>
          <w:lang w:val="nl-BE"/>
        </w:rPr>
      </w:pPr>
      <w:r>
        <w:rPr>
          <w:rFonts w:cs="Arial"/>
          <w:sz w:val="20"/>
          <w:szCs w:val="20"/>
          <w:lang w:val="nl-BE"/>
        </w:rPr>
        <w:t>En nu:</w:t>
      </w:r>
    </w:p>
    <w:p w14:paraId="36E5DF67" w14:textId="77777777" w:rsidR="00E24D55" w:rsidRDefault="00E24D55" w:rsidP="00E24D55">
      <w:pPr>
        <w:jc w:val="both"/>
        <w:outlineLvl w:val="0"/>
        <w:rPr>
          <w:rFonts w:cs="Arial"/>
          <w:b/>
          <w:sz w:val="20"/>
          <w:szCs w:val="20"/>
          <w:lang w:val="nl-BE"/>
        </w:rPr>
      </w:pPr>
      <w:r>
        <w:rPr>
          <w:rFonts w:cs="Arial"/>
          <w:b/>
          <w:i/>
          <w:sz w:val="20"/>
          <w:szCs w:val="20"/>
          <w:lang w:val="nl-BE"/>
        </w:rPr>
        <w:t xml:space="preserve">           </w:t>
      </w:r>
      <w:r>
        <w:rPr>
          <w:rFonts w:cs="Arial"/>
          <w:b/>
          <w:sz w:val="20"/>
          <w:szCs w:val="20"/>
          <w:lang w:val="nl-BE"/>
        </w:rPr>
        <w:t>10…</w:t>
      </w:r>
      <w:r>
        <w:rPr>
          <w:rFonts w:cs="Arial"/>
          <w:b/>
          <w:sz w:val="20"/>
          <w:szCs w:val="20"/>
          <w:lang w:val="nl-BE"/>
        </w:rPr>
        <w:tab/>
      </w:r>
      <w:r>
        <w:rPr>
          <w:rFonts w:cs="Arial"/>
          <w:b/>
          <w:sz w:val="20"/>
          <w:szCs w:val="20"/>
          <w:lang w:val="nl-BE"/>
        </w:rPr>
        <w:tab/>
        <w:t>Kf7</w:t>
      </w:r>
    </w:p>
    <w:p w14:paraId="2BB845BD" w14:textId="77777777" w:rsidR="00E24D55" w:rsidRDefault="00E24D55" w:rsidP="00E24D55">
      <w:pPr>
        <w:jc w:val="both"/>
        <w:outlineLvl w:val="0"/>
        <w:rPr>
          <w:rFonts w:cs="Arial"/>
          <w:b/>
          <w:sz w:val="20"/>
          <w:szCs w:val="20"/>
          <w:lang w:val="nl-BE"/>
        </w:rPr>
      </w:pPr>
      <w:r>
        <w:rPr>
          <w:rFonts w:cs="Arial"/>
          <w:b/>
          <w:sz w:val="20"/>
          <w:szCs w:val="20"/>
          <w:lang w:val="nl-BE"/>
        </w:rPr>
        <w:t xml:space="preserve">           11.Dh7+</w:t>
      </w:r>
      <w:r>
        <w:rPr>
          <w:rFonts w:cs="Arial"/>
          <w:b/>
          <w:sz w:val="20"/>
          <w:szCs w:val="20"/>
          <w:lang w:val="nl-BE"/>
        </w:rPr>
        <w:tab/>
      </w:r>
      <w:r>
        <w:rPr>
          <w:rFonts w:cs="Arial"/>
          <w:b/>
          <w:sz w:val="20"/>
          <w:szCs w:val="20"/>
          <w:lang w:val="nl-BE"/>
        </w:rPr>
        <w:tab/>
        <w:t>Ke6</w:t>
      </w:r>
    </w:p>
    <w:p w14:paraId="57583CE6" w14:textId="77777777" w:rsidR="00E24D55" w:rsidRDefault="00965DD0" w:rsidP="00E24D55">
      <w:pPr>
        <w:jc w:val="both"/>
        <w:outlineLvl w:val="0"/>
        <w:rPr>
          <w:rFonts w:cs="Arial"/>
          <w:b/>
          <w:sz w:val="20"/>
          <w:szCs w:val="20"/>
          <w:lang w:val="nl-BE"/>
        </w:rPr>
      </w:pPr>
      <w:r>
        <w:rPr>
          <w:rFonts w:cs="Arial"/>
          <w:b/>
          <w:sz w:val="20"/>
          <w:szCs w:val="20"/>
          <w:lang w:val="nl-BE"/>
        </w:rPr>
        <w:t xml:space="preserve">           12.Dh3+</w:t>
      </w:r>
      <w:r>
        <w:rPr>
          <w:rFonts w:cs="Arial"/>
          <w:b/>
          <w:sz w:val="20"/>
          <w:szCs w:val="20"/>
          <w:lang w:val="nl-BE"/>
        </w:rPr>
        <w:tab/>
      </w:r>
      <w:r>
        <w:rPr>
          <w:rFonts w:cs="Arial"/>
          <w:b/>
          <w:sz w:val="20"/>
          <w:szCs w:val="20"/>
          <w:lang w:val="nl-BE"/>
        </w:rPr>
        <w:tab/>
        <w:t>Ke5</w:t>
      </w:r>
    </w:p>
    <w:p w14:paraId="6F252A34" w14:textId="77777777" w:rsidR="00965DD0" w:rsidRDefault="00965DD0" w:rsidP="00E24D55">
      <w:pPr>
        <w:jc w:val="both"/>
        <w:outlineLvl w:val="0"/>
        <w:rPr>
          <w:rFonts w:cs="Arial"/>
          <w:b/>
          <w:sz w:val="20"/>
          <w:szCs w:val="20"/>
          <w:lang w:val="nl-BE"/>
        </w:rPr>
      </w:pPr>
      <w:r>
        <w:rPr>
          <w:rFonts w:cs="Arial"/>
          <w:b/>
          <w:sz w:val="20"/>
          <w:szCs w:val="20"/>
          <w:lang w:val="nl-BE"/>
        </w:rPr>
        <w:t xml:space="preserve">           13.Dxd7+</w:t>
      </w:r>
    </w:p>
    <w:p w14:paraId="7FD1073F" w14:textId="77777777" w:rsidR="00E24D55" w:rsidRPr="00AD04D8" w:rsidRDefault="00E24D55" w:rsidP="00E24D55">
      <w:pPr>
        <w:jc w:val="both"/>
        <w:outlineLvl w:val="0"/>
        <w:rPr>
          <w:rFonts w:cs="Arial"/>
          <w:b/>
          <w:sz w:val="20"/>
          <w:szCs w:val="20"/>
          <w:lang w:val="nl-BE"/>
        </w:rPr>
      </w:pPr>
      <w:r>
        <w:rPr>
          <w:rFonts w:cs="Arial"/>
          <w:sz w:val="20"/>
          <w:szCs w:val="20"/>
          <w:lang w:val="nl-BE"/>
        </w:rPr>
        <w:t>Met winst.</w:t>
      </w:r>
      <w:r>
        <w:rPr>
          <w:rFonts w:cs="Arial"/>
          <w:b/>
          <w:sz w:val="20"/>
          <w:szCs w:val="20"/>
          <w:lang w:val="nl-BE"/>
        </w:rPr>
        <w:tab/>
      </w:r>
      <w:r>
        <w:rPr>
          <w:rFonts w:cs="Arial"/>
          <w:b/>
          <w:sz w:val="20"/>
          <w:szCs w:val="20"/>
          <w:lang w:val="nl-BE"/>
        </w:rPr>
        <w:tab/>
      </w:r>
      <w:r>
        <w:rPr>
          <w:rFonts w:cs="Arial"/>
          <w:b/>
          <w:sz w:val="20"/>
          <w:szCs w:val="20"/>
          <w:lang w:val="nl-BE"/>
        </w:rPr>
        <w:tab/>
      </w:r>
      <w:r>
        <w:rPr>
          <w:rFonts w:cs="Arial"/>
          <w:b/>
          <w:sz w:val="20"/>
          <w:szCs w:val="20"/>
          <w:lang w:val="nl-BE"/>
        </w:rPr>
        <w:tab/>
      </w:r>
      <w:r>
        <w:rPr>
          <w:rFonts w:cs="Arial"/>
          <w:b/>
          <w:sz w:val="20"/>
          <w:szCs w:val="20"/>
          <w:lang w:val="nl-BE"/>
        </w:rPr>
        <w:tab/>
      </w:r>
      <w:r>
        <w:rPr>
          <w:rFonts w:cs="Arial"/>
          <w:b/>
          <w:sz w:val="20"/>
          <w:szCs w:val="20"/>
          <w:lang w:val="nl-BE"/>
        </w:rPr>
        <w:tab/>
      </w:r>
      <w:r>
        <w:rPr>
          <w:rFonts w:cs="Arial"/>
          <w:b/>
          <w:sz w:val="20"/>
          <w:szCs w:val="20"/>
          <w:lang w:val="nl-BE"/>
        </w:rPr>
        <w:tab/>
      </w:r>
      <w:r w:rsidRPr="00AD04D8">
        <w:rPr>
          <w:rFonts w:cs="Arial"/>
          <w:b/>
          <w:sz w:val="20"/>
          <w:szCs w:val="20"/>
          <w:lang w:val="nl-BE"/>
        </w:rPr>
        <w:t xml:space="preserve"> </w:t>
      </w:r>
    </w:p>
    <w:p w14:paraId="110FED8E" w14:textId="77777777" w:rsidR="00E24D55" w:rsidRDefault="00E24D55" w:rsidP="00E24D55">
      <w:pPr>
        <w:jc w:val="both"/>
        <w:rPr>
          <w:rFonts w:cs="Arial"/>
          <w:sz w:val="20"/>
          <w:szCs w:val="20"/>
          <w:lang w:val="nl-BE"/>
        </w:rPr>
      </w:pPr>
      <w:r>
        <w:rPr>
          <w:rFonts w:cs="Arial"/>
          <w:sz w:val="20"/>
          <w:szCs w:val="20"/>
          <w:lang w:val="nl-BE"/>
        </w:rPr>
        <w:t>De dreigende pion werd goed be</w:t>
      </w:r>
      <w:r w:rsidR="006F4B38">
        <w:rPr>
          <w:rFonts w:cs="Arial"/>
          <w:sz w:val="20"/>
          <w:szCs w:val="20"/>
          <w:lang w:val="nl-BE"/>
        </w:rPr>
        <w:t>-</w:t>
      </w:r>
      <w:r>
        <w:rPr>
          <w:rFonts w:cs="Arial"/>
          <w:sz w:val="20"/>
          <w:szCs w:val="20"/>
          <w:lang w:val="nl-BE"/>
        </w:rPr>
        <w:t>waakt door de loper.</w:t>
      </w:r>
    </w:p>
    <w:p w14:paraId="2B192931" w14:textId="77777777" w:rsidR="00E24D55" w:rsidRPr="00AD04D8" w:rsidRDefault="00E24D55" w:rsidP="00E24D55">
      <w:pPr>
        <w:jc w:val="both"/>
        <w:rPr>
          <w:rFonts w:cs="Arial"/>
          <w:sz w:val="20"/>
          <w:szCs w:val="20"/>
          <w:lang w:val="nl-BE"/>
        </w:rPr>
      </w:pPr>
    </w:p>
    <w:p w14:paraId="7F4E1703" w14:textId="77777777" w:rsidR="00E24D55" w:rsidRPr="00AD04D8" w:rsidRDefault="00E24D55" w:rsidP="00E24D55">
      <w:pPr>
        <w:spacing w:line="190" w:lineRule="exact"/>
        <w:jc w:val="center"/>
        <w:rPr>
          <w:rFonts w:cs="Arial"/>
          <w:b/>
          <w:sz w:val="20"/>
          <w:szCs w:val="20"/>
          <w:lang w:val="nl-BE"/>
        </w:rPr>
      </w:pPr>
      <w:r w:rsidRPr="00AD04D8">
        <w:rPr>
          <w:rFonts w:cs="Arial"/>
          <w:sz w:val="20"/>
          <w:szCs w:val="20"/>
          <w:lang w:val="nl-BE"/>
        </w:rPr>
        <w:br w:type="page"/>
      </w:r>
      <w:r w:rsidRPr="00AD04D8">
        <w:rPr>
          <w:rFonts w:cs="Arial"/>
          <w:b/>
          <w:sz w:val="20"/>
          <w:szCs w:val="20"/>
          <w:lang w:val="nl-BE"/>
        </w:rPr>
        <w:lastRenderedPageBreak/>
        <w:t xml:space="preserve">- </w:t>
      </w:r>
      <w:r w:rsidR="00AE1C44">
        <w:rPr>
          <w:rFonts w:cs="Arial"/>
          <w:b/>
          <w:sz w:val="20"/>
          <w:szCs w:val="20"/>
          <w:lang w:val="nl-BE"/>
        </w:rPr>
        <w:t>111</w:t>
      </w:r>
      <w:r w:rsidR="00392009">
        <w:rPr>
          <w:rFonts w:cs="Arial"/>
          <w:b/>
          <w:sz w:val="20"/>
          <w:szCs w:val="20"/>
          <w:lang w:val="nl-BE"/>
        </w:rPr>
        <w:t xml:space="preserve"> -</w:t>
      </w:r>
    </w:p>
    <w:p w14:paraId="71D5C29A" w14:textId="77777777" w:rsidR="00E24D55" w:rsidRPr="00AD04D8" w:rsidRDefault="00E24D55" w:rsidP="00E24D55">
      <w:pPr>
        <w:spacing w:line="190" w:lineRule="exact"/>
        <w:jc w:val="center"/>
        <w:rPr>
          <w:rFonts w:cs="Arial"/>
          <w:i/>
          <w:sz w:val="20"/>
          <w:szCs w:val="20"/>
          <w:lang w:val="nl-BE"/>
        </w:rPr>
      </w:pPr>
    </w:p>
    <w:p w14:paraId="3097792B" w14:textId="77777777" w:rsidR="00E24D55" w:rsidRPr="007F4A51" w:rsidRDefault="00E24D55" w:rsidP="00103A54">
      <w:pPr>
        <w:spacing w:line="190" w:lineRule="exact"/>
        <w:jc w:val="center"/>
        <w:outlineLvl w:val="0"/>
        <w:rPr>
          <w:rFonts w:cs="Arial"/>
          <w:i/>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3E103DC3" w14:textId="77777777" w:rsidR="00E24D55" w:rsidRPr="00AD04D8" w:rsidRDefault="00990285" w:rsidP="00E24D55">
      <w:pPr>
        <w:jc w:val="center"/>
        <w:rPr>
          <w:rFonts w:cs="Arial"/>
          <w:b/>
          <w:sz w:val="20"/>
          <w:szCs w:val="20"/>
          <w:lang w:val="nl-BE"/>
        </w:rPr>
      </w:pPr>
      <w:r>
        <w:rPr>
          <w:noProof/>
          <w:lang w:val="nl-BE"/>
        </w:rPr>
        <w:object w:dxaOrig="1440" w:dyaOrig="1440" w14:anchorId="2C3BEF1B">
          <v:shape id="_x0000_s1106" type="#_x0000_t75" style="position:absolute;left:0;text-align:left;margin-left:0;margin-top:10.5pt;width:151.95pt;height:152.6pt;z-index:251640832;mso-position-horizontal:center">
            <v:imagedata r:id="rId230" o:title=""/>
            <w10:wrap type="square"/>
          </v:shape>
          <o:OLEObject Type="Embed" ProgID="CorelDRAW.Graphic.12" ShapeID="_x0000_s1106" DrawAspect="Content" ObjectID="_1587467707" r:id="rId231"/>
        </w:object>
      </w:r>
    </w:p>
    <w:p w14:paraId="101E4533" w14:textId="77777777" w:rsidR="00E24D55" w:rsidRPr="00AD04D8" w:rsidRDefault="00E24D55" w:rsidP="00E24D55">
      <w:pPr>
        <w:rPr>
          <w:rFonts w:cs="Arial"/>
          <w:sz w:val="20"/>
          <w:szCs w:val="20"/>
          <w:lang w:val="nl-BE"/>
        </w:rPr>
      </w:pPr>
      <w:r w:rsidRPr="00AD04D8">
        <w:rPr>
          <w:rFonts w:cs="Arial"/>
          <w:b/>
          <w:lang w:val="nl-BE"/>
        </w:rPr>
        <w:t>+</w:t>
      </w:r>
      <w:r w:rsidRPr="00AD04D8">
        <w:rPr>
          <w:rFonts w:cs="Arial"/>
          <w:b/>
          <w:sz w:val="20"/>
          <w:szCs w:val="20"/>
          <w:lang w:val="nl-BE"/>
        </w:rPr>
        <w:t xml:space="preserve">                             </w:t>
      </w:r>
      <w:r w:rsidR="00AB4DE0">
        <w:rPr>
          <w:rFonts w:cs="Arial"/>
          <w:b/>
          <w:sz w:val="20"/>
          <w:szCs w:val="20"/>
          <w:lang w:val="nl-BE"/>
        </w:rPr>
        <w:t xml:space="preserve"> </w:t>
      </w:r>
      <w:r w:rsidRPr="00AD04D8">
        <w:rPr>
          <w:rFonts w:cs="Arial"/>
          <w:sz w:val="20"/>
          <w:szCs w:val="20"/>
          <w:lang w:val="nl-BE"/>
        </w:rPr>
        <w:t>4010.01 g3a1</w:t>
      </w:r>
    </w:p>
    <w:p w14:paraId="74516375" w14:textId="77777777" w:rsidR="00E24D55" w:rsidRPr="00AD04D8" w:rsidRDefault="00E24D55" w:rsidP="00E24D55">
      <w:pPr>
        <w:jc w:val="both"/>
        <w:rPr>
          <w:rFonts w:cs="Arial"/>
          <w:i/>
          <w:sz w:val="20"/>
          <w:szCs w:val="20"/>
          <w:lang w:val="nl-BE"/>
        </w:rPr>
      </w:pPr>
    </w:p>
    <w:p w14:paraId="7161669A"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1.Dh8+ </w:t>
      </w:r>
      <w:r w:rsidRPr="00AD04D8">
        <w:rPr>
          <w:rFonts w:cs="Arial"/>
          <w:b/>
          <w:sz w:val="20"/>
          <w:szCs w:val="20"/>
          <w:lang w:val="nl-BE"/>
        </w:rPr>
        <w:tab/>
        <w:t xml:space="preserve">Ka2 </w:t>
      </w:r>
    </w:p>
    <w:p w14:paraId="40AA1FC0" w14:textId="77777777" w:rsidR="00E24D55" w:rsidRPr="00AD04D8" w:rsidRDefault="00E24D55" w:rsidP="00E24D55">
      <w:pPr>
        <w:jc w:val="both"/>
        <w:rPr>
          <w:rFonts w:cs="Arial"/>
          <w:b/>
          <w:sz w:val="20"/>
          <w:szCs w:val="20"/>
          <w:lang w:val="nl-BE"/>
        </w:rPr>
      </w:pPr>
      <w:r w:rsidRPr="00AD04D8">
        <w:rPr>
          <w:rFonts w:cs="Arial"/>
          <w:sz w:val="20"/>
          <w:szCs w:val="20"/>
          <w:lang w:val="nl-BE"/>
        </w:rPr>
        <w:t>Wit daalt nu rustig het trapje af met:</w:t>
      </w:r>
      <w:r w:rsidRPr="00AD04D8">
        <w:rPr>
          <w:rFonts w:cs="Arial"/>
          <w:b/>
          <w:sz w:val="20"/>
          <w:szCs w:val="20"/>
          <w:lang w:val="nl-BE"/>
        </w:rPr>
        <w:t xml:space="preserve"> </w:t>
      </w:r>
    </w:p>
    <w:p w14:paraId="5990E1B0"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2.Dg8 </w:t>
      </w:r>
      <w:r w:rsidRPr="00AD04D8">
        <w:rPr>
          <w:rFonts w:cs="Arial"/>
          <w:b/>
          <w:sz w:val="20"/>
          <w:szCs w:val="20"/>
          <w:lang w:val="nl-BE"/>
        </w:rPr>
        <w:tab/>
      </w:r>
      <w:r w:rsidRPr="00AD04D8">
        <w:rPr>
          <w:rFonts w:cs="Arial"/>
          <w:b/>
          <w:sz w:val="20"/>
          <w:szCs w:val="20"/>
          <w:lang w:val="nl-BE"/>
        </w:rPr>
        <w:tab/>
        <w:t xml:space="preserve">Ka1 </w:t>
      </w:r>
    </w:p>
    <w:p w14:paraId="262F0E15" w14:textId="77777777" w:rsidR="00E24D55" w:rsidRPr="00317550" w:rsidRDefault="00E24D55" w:rsidP="00E24D55">
      <w:pPr>
        <w:jc w:val="both"/>
        <w:rPr>
          <w:rFonts w:cs="Arial"/>
          <w:b/>
          <w:sz w:val="20"/>
          <w:szCs w:val="20"/>
          <w:lang w:val="nl-BE"/>
        </w:rPr>
      </w:pPr>
      <w:r>
        <w:rPr>
          <w:rFonts w:cs="Arial"/>
          <w:b/>
          <w:sz w:val="20"/>
          <w:szCs w:val="20"/>
          <w:lang w:val="nl-BE"/>
        </w:rPr>
        <w:t xml:space="preserve">             3.Dg7+ </w:t>
      </w:r>
      <w:r>
        <w:rPr>
          <w:rFonts w:cs="Arial"/>
          <w:b/>
          <w:sz w:val="20"/>
          <w:szCs w:val="20"/>
          <w:lang w:val="nl-BE"/>
        </w:rPr>
        <w:tab/>
        <w:t>Ka2</w:t>
      </w:r>
      <w:r w:rsidRPr="00AD04D8">
        <w:rPr>
          <w:rFonts w:cs="Arial"/>
          <w:sz w:val="20"/>
          <w:szCs w:val="20"/>
          <w:lang w:val="nl-BE"/>
        </w:rPr>
        <w:t xml:space="preserve"> </w:t>
      </w:r>
    </w:p>
    <w:p w14:paraId="763BF9BE"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4.Df7+ </w:t>
      </w:r>
      <w:r w:rsidRPr="00AD04D8">
        <w:rPr>
          <w:rFonts w:cs="Arial"/>
          <w:b/>
          <w:sz w:val="20"/>
          <w:szCs w:val="20"/>
          <w:lang w:val="nl-BE"/>
        </w:rPr>
        <w:tab/>
      </w:r>
      <w:r w:rsidRPr="00AD04D8">
        <w:rPr>
          <w:rFonts w:cs="Arial"/>
          <w:b/>
          <w:sz w:val="20"/>
          <w:szCs w:val="20"/>
          <w:lang w:val="nl-BE"/>
        </w:rPr>
        <w:tab/>
        <w:t xml:space="preserve">Ka1 </w:t>
      </w:r>
    </w:p>
    <w:p w14:paraId="75E8DE1D"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5.Df6+ </w:t>
      </w:r>
      <w:r w:rsidRPr="00AD04D8">
        <w:rPr>
          <w:rFonts w:cs="Arial"/>
          <w:b/>
          <w:sz w:val="20"/>
          <w:szCs w:val="20"/>
          <w:lang w:val="nl-BE"/>
        </w:rPr>
        <w:tab/>
      </w:r>
      <w:r w:rsidRPr="00AD04D8">
        <w:rPr>
          <w:rFonts w:cs="Arial"/>
          <w:b/>
          <w:sz w:val="20"/>
          <w:szCs w:val="20"/>
          <w:lang w:val="nl-BE"/>
        </w:rPr>
        <w:tab/>
        <w:t xml:space="preserve">Ka2 </w:t>
      </w:r>
    </w:p>
    <w:p w14:paraId="019DF48D" w14:textId="77777777" w:rsidR="00E24D55" w:rsidRPr="00AD04D8" w:rsidRDefault="00E24D55" w:rsidP="00E24D55">
      <w:pPr>
        <w:jc w:val="both"/>
        <w:rPr>
          <w:rFonts w:cs="Arial"/>
          <w:b/>
          <w:sz w:val="20"/>
          <w:szCs w:val="20"/>
          <w:lang w:val="nl-BE"/>
        </w:rPr>
      </w:pPr>
      <w:r>
        <w:rPr>
          <w:rFonts w:cs="Arial"/>
          <w:b/>
          <w:sz w:val="20"/>
          <w:szCs w:val="20"/>
          <w:lang w:val="nl-BE"/>
        </w:rPr>
        <w:t xml:space="preserve">             6.De6+ </w:t>
      </w:r>
      <w:r>
        <w:rPr>
          <w:rFonts w:cs="Arial"/>
          <w:b/>
          <w:sz w:val="20"/>
          <w:szCs w:val="20"/>
          <w:lang w:val="nl-BE"/>
        </w:rPr>
        <w:tab/>
      </w:r>
      <w:r w:rsidRPr="00AD04D8">
        <w:rPr>
          <w:rFonts w:cs="Arial"/>
          <w:b/>
          <w:sz w:val="20"/>
          <w:szCs w:val="20"/>
          <w:lang w:val="nl-BE"/>
        </w:rPr>
        <w:t xml:space="preserve">Ka1 </w:t>
      </w:r>
    </w:p>
    <w:p w14:paraId="23BB7BFF" w14:textId="77777777" w:rsidR="00E24D55" w:rsidRPr="00AD04D8" w:rsidRDefault="00E24D55" w:rsidP="00E24D55">
      <w:pPr>
        <w:jc w:val="both"/>
        <w:rPr>
          <w:rFonts w:cs="Arial"/>
          <w:b/>
          <w:sz w:val="20"/>
          <w:szCs w:val="20"/>
          <w:lang w:val="nl-BE"/>
        </w:rPr>
      </w:pPr>
      <w:r>
        <w:rPr>
          <w:rFonts w:cs="Arial"/>
          <w:b/>
          <w:sz w:val="20"/>
          <w:szCs w:val="20"/>
          <w:lang w:val="nl-BE"/>
        </w:rPr>
        <w:t xml:space="preserve">             7.De5+ </w:t>
      </w:r>
      <w:r>
        <w:rPr>
          <w:rFonts w:cs="Arial"/>
          <w:b/>
          <w:sz w:val="20"/>
          <w:szCs w:val="20"/>
          <w:lang w:val="nl-BE"/>
        </w:rPr>
        <w:tab/>
      </w:r>
      <w:r w:rsidRPr="00AD04D8">
        <w:rPr>
          <w:rFonts w:cs="Arial"/>
          <w:b/>
          <w:sz w:val="20"/>
          <w:szCs w:val="20"/>
          <w:lang w:val="nl-BE"/>
        </w:rPr>
        <w:t xml:space="preserve">Ka2 </w:t>
      </w:r>
    </w:p>
    <w:p w14:paraId="6A90B702"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8.Dd5+ </w:t>
      </w:r>
      <w:r w:rsidRPr="00AD04D8">
        <w:rPr>
          <w:rFonts w:cs="Arial"/>
          <w:b/>
          <w:sz w:val="20"/>
          <w:szCs w:val="20"/>
          <w:lang w:val="nl-BE"/>
        </w:rPr>
        <w:tab/>
        <w:t xml:space="preserve">Ka1 </w:t>
      </w:r>
    </w:p>
    <w:p w14:paraId="4CC9B71B"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9.Dd4+ </w:t>
      </w:r>
      <w:r w:rsidRPr="00AD04D8">
        <w:rPr>
          <w:rFonts w:cs="Arial"/>
          <w:b/>
          <w:sz w:val="20"/>
          <w:szCs w:val="20"/>
          <w:lang w:val="nl-BE"/>
        </w:rPr>
        <w:tab/>
        <w:t xml:space="preserve">Ka2 </w:t>
      </w:r>
    </w:p>
    <w:p w14:paraId="71827434"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10.Dc4+ </w:t>
      </w:r>
      <w:r w:rsidRPr="00AD04D8">
        <w:rPr>
          <w:rFonts w:cs="Arial"/>
          <w:b/>
          <w:sz w:val="20"/>
          <w:szCs w:val="20"/>
          <w:lang w:val="nl-BE"/>
        </w:rPr>
        <w:tab/>
        <w:t xml:space="preserve">Kb2 </w:t>
      </w:r>
    </w:p>
    <w:p w14:paraId="34B0D039"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11.Db3+ </w:t>
      </w:r>
      <w:r w:rsidRPr="00AD04D8">
        <w:rPr>
          <w:rFonts w:cs="Arial"/>
          <w:b/>
          <w:sz w:val="20"/>
          <w:szCs w:val="20"/>
          <w:lang w:val="nl-BE"/>
        </w:rPr>
        <w:tab/>
        <w:t xml:space="preserve">Ka1 </w:t>
      </w:r>
    </w:p>
    <w:p w14:paraId="7E30F2BF" w14:textId="77777777" w:rsidR="00E24D55" w:rsidRPr="00AD04D8" w:rsidRDefault="00E24D55" w:rsidP="00E24D55">
      <w:pPr>
        <w:spacing w:line="210" w:lineRule="exact"/>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12.Dc3+ </w:t>
      </w:r>
      <w:r w:rsidRPr="00AD04D8">
        <w:rPr>
          <w:rFonts w:cs="Arial"/>
          <w:b/>
          <w:sz w:val="20"/>
          <w:szCs w:val="20"/>
          <w:lang w:val="nl-BE"/>
        </w:rPr>
        <w:tab/>
        <w:t xml:space="preserve">Db2 </w:t>
      </w:r>
    </w:p>
    <w:p w14:paraId="36DD73A3"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13.Da5+ </w:t>
      </w:r>
      <w:r w:rsidRPr="00AD04D8">
        <w:rPr>
          <w:rFonts w:cs="Arial"/>
          <w:b/>
          <w:sz w:val="20"/>
          <w:szCs w:val="20"/>
          <w:lang w:val="nl-BE"/>
        </w:rPr>
        <w:tab/>
        <w:t xml:space="preserve">Da2 </w:t>
      </w:r>
    </w:p>
    <w:p w14:paraId="68A9FD91" w14:textId="77777777" w:rsidR="00E24D55" w:rsidRPr="00AD04D8" w:rsidRDefault="00E24D55" w:rsidP="00E24D55">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 xml:space="preserve">14.De1+ </w:t>
      </w:r>
      <w:r w:rsidRPr="00AD04D8">
        <w:rPr>
          <w:rFonts w:cs="Arial"/>
          <w:b/>
          <w:sz w:val="20"/>
          <w:szCs w:val="20"/>
          <w:lang w:val="nl-BE"/>
        </w:rPr>
        <w:tab/>
        <w:t xml:space="preserve">Kb2 </w:t>
      </w:r>
    </w:p>
    <w:p w14:paraId="5C719D35" w14:textId="77777777" w:rsidR="00CE5ADD" w:rsidRDefault="00E24D55" w:rsidP="00CE5ADD">
      <w:pPr>
        <w:jc w:val="both"/>
        <w:rPr>
          <w:rFonts w:cs="Arial"/>
          <w:b/>
          <w:sz w:val="20"/>
          <w:szCs w:val="20"/>
          <w:lang w:val="nl-BE"/>
        </w:rPr>
      </w:pPr>
      <w:r>
        <w:rPr>
          <w:rFonts w:cs="Arial"/>
          <w:b/>
          <w:sz w:val="20"/>
          <w:szCs w:val="20"/>
          <w:lang w:val="nl-BE"/>
        </w:rPr>
        <w:t xml:space="preserve">           </w:t>
      </w:r>
      <w:r w:rsidRPr="00AD04D8">
        <w:rPr>
          <w:rFonts w:cs="Arial"/>
          <w:b/>
          <w:sz w:val="20"/>
          <w:szCs w:val="20"/>
          <w:lang w:val="nl-BE"/>
        </w:rPr>
        <w:t>15.Dd2</w:t>
      </w:r>
      <w:r w:rsidRPr="00AD04D8">
        <w:rPr>
          <w:rFonts w:cs="Arial"/>
          <w:sz w:val="20"/>
          <w:szCs w:val="20"/>
          <w:lang w:val="nl-BE"/>
        </w:rPr>
        <w:t xml:space="preserve"> </w:t>
      </w:r>
      <w:r w:rsidR="00717612">
        <w:rPr>
          <w:rFonts w:cs="Arial"/>
          <w:sz w:val="20"/>
          <w:szCs w:val="20"/>
          <w:lang w:val="nl-BE"/>
        </w:rPr>
        <w:tab/>
      </w:r>
      <w:r w:rsidR="00717612">
        <w:rPr>
          <w:rFonts w:cs="Arial"/>
          <w:sz w:val="20"/>
          <w:szCs w:val="20"/>
          <w:lang w:val="nl-BE"/>
        </w:rPr>
        <w:tab/>
      </w:r>
    </w:p>
    <w:p w14:paraId="0DA8EBEC" w14:textId="77777777" w:rsidR="00CE5ADD" w:rsidRDefault="00CE5ADD" w:rsidP="00CE5ADD">
      <w:pPr>
        <w:jc w:val="both"/>
        <w:rPr>
          <w:rFonts w:cs="Arial"/>
          <w:sz w:val="20"/>
          <w:szCs w:val="20"/>
          <w:lang w:val="nl-BE"/>
        </w:rPr>
      </w:pPr>
      <w:r>
        <w:rPr>
          <w:rFonts w:cs="Arial"/>
          <w:sz w:val="20"/>
          <w:szCs w:val="20"/>
          <w:lang w:val="nl-BE"/>
        </w:rPr>
        <w:t>En nu noodgedwongen de zet:</w:t>
      </w:r>
    </w:p>
    <w:p w14:paraId="246F8544" w14:textId="77777777" w:rsidR="00CE5ADD" w:rsidRDefault="00CE5ADD" w:rsidP="00CE5ADD">
      <w:pPr>
        <w:jc w:val="both"/>
        <w:rPr>
          <w:rFonts w:cs="Arial"/>
          <w:b/>
          <w:sz w:val="20"/>
          <w:szCs w:val="20"/>
          <w:lang w:val="nl-BE"/>
        </w:rPr>
      </w:pPr>
      <w:r>
        <w:rPr>
          <w:rFonts w:cs="Arial"/>
          <w:sz w:val="20"/>
          <w:szCs w:val="20"/>
          <w:lang w:val="nl-BE"/>
        </w:rPr>
        <w:t xml:space="preserve">           </w:t>
      </w:r>
      <w:r>
        <w:rPr>
          <w:rFonts w:cs="Arial"/>
          <w:b/>
          <w:sz w:val="20"/>
          <w:szCs w:val="20"/>
          <w:lang w:val="nl-BE"/>
        </w:rPr>
        <w:t>15…</w:t>
      </w:r>
      <w:r>
        <w:rPr>
          <w:rFonts w:cs="Arial"/>
          <w:b/>
          <w:sz w:val="20"/>
          <w:szCs w:val="20"/>
          <w:lang w:val="nl-BE"/>
        </w:rPr>
        <w:tab/>
      </w:r>
      <w:r>
        <w:rPr>
          <w:rFonts w:cs="Arial"/>
          <w:b/>
          <w:sz w:val="20"/>
          <w:szCs w:val="20"/>
          <w:lang w:val="nl-BE"/>
        </w:rPr>
        <w:tab/>
        <w:t>g4</w:t>
      </w:r>
    </w:p>
    <w:p w14:paraId="655854F2" w14:textId="77777777" w:rsidR="00F77FDB" w:rsidRDefault="00F77FDB" w:rsidP="00CE5ADD">
      <w:pPr>
        <w:jc w:val="both"/>
        <w:rPr>
          <w:rFonts w:cs="Arial"/>
          <w:sz w:val="20"/>
          <w:szCs w:val="20"/>
          <w:lang w:val="nl-BE"/>
        </w:rPr>
      </w:pPr>
      <w:r>
        <w:rPr>
          <w:rFonts w:cs="Arial"/>
          <w:sz w:val="20"/>
          <w:szCs w:val="20"/>
          <w:lang w:val="nl-BE"/>
        </w:rPr>
        <w:t>die</w:t>
      </w:r>
      <w:r w:rsidR="00E24D55">
        <w:rPr>
          <w:rFonts w:cs="Arial"/>
          <w:b/>
          <w:sz w:val="20"/>
          <w:szCs w:val="20"/>
          <w:lang w:val="nl-BE"/>
        </w:rPr>
        <w:t xml:space="preserve"> </w:t>
      </w:r>
      <w:r>
        <w:rPr>
          <w:rFonts w:cs="Arial"/>
          <w:sz w:val="20"/>
          <w:szCs w:val="20"/>
          <w:lang w:val="nl-BE"/>
        </w:rPr>
        <w:t>wit niet mag slaan: 16.Kxg4?</w:t>
      </w:r>
    </w:p>
    <w:p w14:paraId="08BFC08D" w14:textId="77777777" w:rsidR="00E80FB9" w:rsidRPr="00CE5ADD" w:rsidRDefault="00F77FDB" w:rsidP="00CE5ADD">
      <w:pPr>
        <w:jc w:val="both"/>
        <w:rPr>
          <w:rFonts w:cs="Arial"/>
          <w:sz w:val="20"/>
          <w:szCs w:val="20"/>
          <w:lang w:val="nl-BE"/>
        </w:rPr>
      </w:pPr>
      <w:r>
        <w:rPr>
          <w:rFonts w:cs="Arial"/>
          <w:sz w:val="20"/>
          <w:szCs w:val="20"/>
          <w:lang w:val="nl-BE"/>
        </w:rPr>
        <w:t>Dg8+,</w:t>
      </w:r>
      <w:r w:rsidR="00EE69DE">
        <w:rPr>
          <w:rFonts w:cs="Arial"/>
          <w:sz w:val="20"/>
          <w:szCs w:val="20"/>
          <w:lang w:val="nl-BE"/>
        </w:rPr>
        <w:t xml:space="preserve"> </w:t>
      </w:r>
      <w:r>
        <w:rPr>
          <w:rFonts w:cs="Arial"/>
          <w:sz w:val="20"/>
          <w:szCs w:val="20"/>
          <w:lang w:val="nl-BE"/>
        </w:rPr>
        <w:t>remise.</w:t>
      </w:r>
      <w:r w:rsidR="00E24D55">
        <w:rPr>
          <w:rFonts w:cs="Arial"/>
          <w:b/>
          <w:sz w:val="20"/>
          <w:szCs w:val="20"/>
          <w:lang w:val="nl-BE"/>
        </w:rPr>
        <w:t xml:space="preserve">          </w:t>
      </w:r>
    </w:p>
    <w:p w14:paraId="3F4AA5A2" w14:textId="77777777" w:rsidR="00E80FB9" w:rsidRDefault="00E80FB9" w:rsidP="000160BB">
      <w:pPr>
        <w:jc w:val="both"/>
        <w:outlineLvl w:val="0"/>
        <w:rPr>
          <w:rFonts w:cs="Arial"/>
          <w:b/>
          <w:sz w:val="20"/>
          <w:szCs w:val="20"/>
          <w:lang w:val="nl-BE"/>
        </w:rPr>
      </w:pPr>
    </w:p>
    <w:p w14:paraId="2DC10B79" w14:textId="77777777" w:rsidR="00644298" w:rsidRDefault="00644298" w:rsidP="000160BB">
      <w:pPr>
        <w:jc w:val="both"/>
        <w:outlineLvl w:val="0"/>
        <w:rPr>
          <w:rFonts w:cs="Arial"/>
          <w:b/>
          <w:sz w:val="20"/>
          <w:szCs w:val="20"/>
          <w:lang w:val="nl-BE"/>
        </w:rPr>
      </w:pPr>
    </w:p>
    <w:p w14:paraId="61E1EFB4" w14:textId="77777777" w:rsidR="000807CB" w:rsidRDefault="000807CB" w:rsidP="000160BB">
      <w:pPr>
        <w:jc w:val="both"/>
        <w:outlineLvl w:val="0"/>
        <w:rPr>
          <w:rFonts w:cs="Arial"/>
          <w:b/>
          <w:sz w:val="20"/>
          <w:szCs w:val="20"/>
          <w:lang w:val="nl-BE"/>
        </w:rPr>
      </w:pPr>
    </w:p>
    <w:p w14:paraId="33B5C8EC" w14:textId="77777777" w:rsidR="005118AE" w:rsidRDefault="005118AE" w:rsidP="000160BB">
      <w:pPr>
        <w:jc w:val="both"/>
        <w:outlineLvl w:val="0"/>
        <w:rPr>
          <w:rFonts w:cs="Arial"/>
          <w:b/>
          <w:sz w:val="20"/>
          <w:szCs w:val="20"/>
          <w:lang w:val="nl-BE"/>
        </w:rPr>
      </w:pPr>
    </w:p>
    <w:p w14:paraId="5FE9DB3A" w14:textId="77777777" w:rsidR="00E24D55" w:rsidRPr="00AD04D8" w:rsidRDefault="00E24D55" w:rsidP="00F36894">
      <w:pPr>
        <w:ind w:firstLine="708"/>
        <w:jc w:val="both"/>
        <w:outlineLvl w:val="0"/>
        <w:rPr>
          <w:rFonts w:cs="Arial"/>
          <w:b/>
          <w:sz w:val="20"/>
          <w:szCs w:val="20"/>
          <w:lang w:val="nl-BE"/>
        </w:rPr>
      </w:pPr>
      <w:r w:rsidRPr="00AD04D8">
        <w:rPr>
          <w:rFonts w:cs="Arial"/>
          <w:b/>
          <w:sz w:val="20"/>
          <w:szCs w:val="20"/>
          <w:lang w:val="nl-BE"/>
        </w:rPr>
        <w:t xml:space="preserve">16.Kh2 </w:t>
      </w:r>
    </w:p>
    <w:p w14:paraId="298C2394" w14:textId="77777777" w:rsidR="00E24D55" w:rsidRDefault="00E24D55" w:rsidP="00E24D55">
      <w:pPr>
        <w:jc w:val="both"/>
        <w:rPr>
          <w:rFonts w:cs="Arial"/>
          <w:sz w:val="20"/>
          <w:szCs w:val="20"/>
          <w:lang w:val="nl-BE"/>
        </w:rPr>
      </w:pPr>
      <w:r>
        <w:rPr>
          <w:rFonts w:cs="Arial"/>
          <w:sz w:val="20"/>
          <w:szCs w:val="20"/>
          <w:lang w:val="nl-BE"/>
        </w:rPr>
        <w:t>En niet</w:t>
      </w:r>
      <w:r w:rsidR="003D288F">
        <w:rPr>
          <w:rFonts w:cs="Arial"/>
          <w:sz w:val="20"/>
          <w:szCs w:val="20"/>
          <w:lang w:val="nl-BE"/>
        </w:rPr>
        <w:t>:</w:t>
      </w:r>
      <w:r>
        <w:rPr>
          <w:rFonts w:cs="Arial"/>
          <w:sz w:val="20"/>
          <w:szCs w:val="20"/>
          <w:lang w:val="nl-BE"/>
        </w:rPr>
        <w:t xml:space="preserve"> </w:t>
      </w:r>
    </w:p>
    <w:p w14:paraId="003DA0A3" w14:textId="77777777" w:rsidR="00E24D55" w:rsidRPr="00EB7A30" w:rsidRDefault="006A5678" w:rsidP="00586E21">
      <w:pPr>
        <w:numPr>
          <w:ilvl w:val="0"/>
          <w:numId w:val="189"/>
        </w:numPr>
        <w:jc w:val="both"/>
        <w:rPr>
          <w:rFonts w:cs="Arial"/>
          <w:sz w:val="20"/>
          <w:szCs w:val="20"/>
          <w:lang w:val="en-GB"/>
        </w:rPr>
      </w:pPr>
      <w:r w:rsidRPr="00EB7A30">
        <w:rPr>
          <w:rFonts w:cs="Arial"/>
          <w:sz w:val="20"/>
          <w:szCs w:val="20"/>
          <w:lang w:val="en-GB"/>
        </w:rPr>
        <w:t>16.Kf2? of Kf4? Df7+, remise.</w:t>
      </w:r>
      <w:r w:rsidR="00E24D55" w:rsidRPr="00EB7A30">
        <w:rPr>
          <w:rFonts w:cs="Arial"/>
          <w:sz w:val="20"/>
          <w:szCs w:val="20"/>
          <w:lang w:val="en-GB"/>
        </w:rPr>
        <w:t xml:space="preserve"> </w:t>
      </w:r>
    </w:p>
    <w:p w14:paraId="574845B6" w14:textId="77777777" w:rsidR="00E24D55" w:rsidRPr="006518F2" w:rsidRDefault="00E24D55" w:rsidP="00586E21">
      <w:pPr>
        <w:numPr>
          <w:ilvl w:val="0"/>
          <w:numId w:val="189"/>
        </w:numPr>
        <w:jc w:val="both"/>
        <w:rPr>
          <w:rFonts w:cs="Arial"/>
          <w:b/>
          <w:sz w:val="20"/>
          <w:szCs w:val="20"/>
          <w:lang w:val="en-GB"/>
        </w:rPr>
      </w:pPr>
      <w:r w:rsidRPr="006518F2">
        <w:rPr>
          <w:rFonts w:cs="Arial"/>
          <w:sz w:val="20"/>
          <w:szCs w:val="20"/>
          <w:lang w:val="en-GB"/>
        </w:rPr>
        <w:t>16.Kh</w:t>
      </w:r>
      <w:r w:rsidR="006A5678" w:rsidRPr="006518F2">
        <w:rPr>
          <w:rFonts w:cs="Arial"/>
          <w:sz w:val="20"/>
          <w:szCs w:val="20"/>
          <w:lang w:val="en-GB"/>
        </w:rPr>
        <w:t>2? of Kh4? g3, remise</w:t>
      </w:r>
      <w:r w:rsidRPr="006518F2">
        <w:rPr>
          <w:rFonts w:cs="Arial"/>
          <w:sz w:val="20"/>
          <w:szCs w:val="20"/>
          <w:lang w:val="en-GB"/>
        </w:rPr>
        <w:t>.</w:t>
      </w:r>
    </w:p>
    <w:p w14:paraId="0AA72F50" w14:textId="77777777" w:rsidR="00E24D55" w:rsidRPr="00AD04D8" w:rsidRDefault="00E24D55" w:rsidP="00E80FB9">
      <w:pPr>
        <w:ind w:firstLine="708"/>
        <w:jc w:val="both"/>
        <w:outlineLvl w:val="0"/>
        <w:rPr>
          <w:rFonts w:cs="Arial"/>
          <w:b/>
          <w:sz w:val="20"/>
          <w:szCs w:val="20"/>
          <w:lang w:val="nl-BE"/>
        </w:rPr>
      </w:pPr>
      <w:r w:rsidRPr="00AD04D8">
        <w:rPr>
          <w:rFonts w:cs="Arial"/>
          <w:b/>
          <w:sz w:val="20"/>
          <w:szCs w:val="20"/>
          <w:lang w:val="nl-BE"/>
        </w:rPr>
        <w:t>16…</w:t>
      </w:r>
      <w:r w:rsidRPr="00AD04D8">
        <w:rPr>
          <w:rFonts w:cs="Arial"/>
          <w:b/>
          <w:sz w:val="20"/>
          <w:szCs w:val="20"/>
          <w:lang w:val="nl-BE"/>
        </w:rPr>
        <w:tab/>
      </w:r>
      <w:r w:rsidRPr="00AD04D8">
        <w:rPr>
          <w:rFonts w:cs="Arial"/>
          <w:b/>
          <w:sz w:val="20"/>
          <w:szCs w:val="20"/>
          <w:lang w:val="nl-BE"/>
        </w:rPr>
        <w:tab/>
        <w:t xml:space="preserve">g3+  </w:t>
      </w:r>
    </w:p>
    <w:p w14:paraId="4ACEC9E8"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En ook deze </w:t>
      </w:r>
      <w:r>
        <w:rPr>
          <w:rFonts w:cs="Arial"/>
          <w:sz w:val="20"/>
          <w:szCs w:val="20"/>
          <w:lang w:val="nl-BE"/>
        </w:rPr>
        <w:t>pion is taboe om de-zelfde reden.</w:t>
      </w:r>
      <w:r w:rsidRPr="00AD04D8">
        <w:rPr>
          <w:rFonts w:cs="Arial"/>
          <w:sz w:val="20"/>
          <w:szCs w:val="20"/>
          <w:lang w:val="nl-BE"/>
        </w:rPr>
        <w:t xml:space="preserve"> </w:t>
      </w:r>
    </w:p>
    <w:p w14:paraId="7A24ABCF" w14:textId="77777777" w:rsidR="00E24D55" w:rsidRPr="00AD04D8" w:rsidRDefault="00E24D55" w:rsidP="00E80FB9">
      <w:pPr>
        <w:ind w:firstLine="708"/>
        <w:jc w:val="both"/>
        <w:outlineLvl w:val="0"/>
        <w:rPr>
          <w:rFonts w:cs="Arial"/>
          <w:b/>
          <w:sz w:val="20"/>
          <w:szCs w:val="20"/>
          <w:lang w:val="nl-BE"/>
        </w:rPr>
      </w:pPr>
      <w:r w:rsidRPr="00AD04D8">
        <w:rPr>
          <w:rFonts w:cs="Arial"/>
          <w:b/>
          <w:sz w:val="20"/>
          <w:szCs w:val="20"/>
          <w:lang w:val="nl-BE"/>
        </w:rPr>
        <w:t xml:space="preserve">17.Kg2 </w:t>
      </w:r>
    </w:p>
    <w:p w14:paraId="6BE01EEE" w14:textId="77777777" w:rsidR="00E80FB9" w:rsidRDefault="00E24D55" w:rsidP="00E80FB9">
      <w:pPr>
        <w:jc w:val="both"/>
        <w:rPr>
          <w:rFonts w:cs="Arial"/>
          <w:sz w:val="20"/>
          <w:szCs w:val="20"/>
          <w:lang w:val="nl-BE"/>
        </w:rPr>
      </w:pPr>
      <w:r w:rsidRPr="00AD04D8">
        <w:rPr>
          <w:rFonts w:cs="Arial"/>
          <w:sz w:val="20"/>
          <w:szCs w:val="20"/>
          <w:lang w:val="nl-BE"/>
        </w:rPr>
        <w:t>Plots is er nu een fijne dominatie-situatie ontstaan. Een zwarte ko-ningszet verliest zeer snel. En een damezet op een wit veld wordt af</w:t>
      </w:r>
      <w:r w:rsidR="00CB022B">
        <w:rPr>
          <w:rFonts w:cs="Arial"/>
          <w:sz w:val="20"/>
          <w:szCs w:val="20"/>
          <w:lang w:val="nl-BE"/>
        </w:rPr>
        <w:t>-</w:t>
      </w:r>
      <w:r w:rsidR="000A2714">
        <w:rPr>
          <w:rFonts w:cs="Arial"/>
          <w:sz w:val="20"/>
          <w:szCs w:val="20"/>
          <w:lang w:val="nl-BE"/>
        </w:rPr>
        <w:t>gestraft met een aftrek</w:t>
      </w:r>
      <w:r w:rsidRPr="00AD04D8">
        <w:rPr>
          <w:rFonts w:cs="Arial"/>
          <w:sz w:val="20"/>
          <w:szCs w:val="20"/>
          <w:lang w:val="nl-BE"/>
        </w:rPr>
        <w:t>schaak. Het beste is no</w:t>
      </w:r>
      <w:r w:rsidR="00E80FB9">
        <w:rPr>
          <w:rFonts w:cs="Arial"/>
          <w:sz w:val="20"/>
          <w:szCs w:val="20"/>
          <w:lang w:val="nl-BE"/>
        </w:rPr>
        <w:t>g:</w:t>
      </w:r>
    </w:p>
    <w:p w14:paraId="100F7EAF" w14:textId="77777777" w:rsidR="00E24D55" w:rsidRPr="00E80FB9" w:rsidRDefault="00E24D55" w:rsidP="00E80FB9">
      <w:pPr>
        <w:ind w:firstLine="708"/>
        <w:jc w:val="both"/>
        <w:rPr>
          <w:rFonts w:cs="Arial"/>
          <w:sz w:val="20"/>
          <w:szCs w:val="20"/>
          <w:lang w:val="nl-BE"/>
        </w:rPr>
      </w:pPr>
      <w:r w:rsidRPr="00AD04D8">
        <w:rPr>
          <w:rFonts w:cs="Arial"/>
          <w:b/>
          <w:sz w:val="20"/>
          <w:szCs w:val="20"/>
          <w:lang w:val="nl-BE"/>
        </w:rPr>
        <w:t>17…</w:t>
      </w:r>
      <w:r w:rsidRPr="00AD04D8">
        <w:rPr>
          <w:rFonts w:cs="Arial"/>
          <w:b/>
          <w:sz w:val="20"/>
          <w:szCs w:val="20"/>
          <w:lang w:val="nl-BE"/>
        </w:rPr>
        <w:tab/>
      </w:r>
      <w:r w:rsidRPr="00AD04D8">
        <w:rPr>
          <w:rFonts w:cs="Arial"/>
          <w:b/>
          <w:sz w:val="20"/>
          <w:szCs w:val="20"/>
          <w:lang w:val="nl-BE"/>
        </w:rPr>
        <w:tab/>
        <w:t xml:space="preserve">Da3 </w:t>
      </w:r>
    </w:p>
    <w:p w14:paraId="3D7BBA8B" w14:textId="77777777" w:rsidR="00536F21" w:rsidRDefault="00E80FB9" w:rsidP="00E80FB9">
      <w:pPr>
        <w:jc w:val="both"/>
        <w:rPr>
          <w:rFonts w:cs="Arial"/>
          <w:b/>
          <w:sz w:val="20"/>
          <w:szCs w:val="20"/>
          <w:lang w:val="nl-BE"/>
        </w:rPr>
      </w:pPr>
      <w:r>
        <w:rPr>
          <w:rFonts w:cs="Arial"/>
          <w:b/>
          <w:i/>
          <w:sz w:val="20"/>
          <w:szCs w:val="20"/>
          <w:lang w:val="nl-BE"/>
        </w:rPr>
        <w:tab/>
      </w:r>
      <w:r w:rsidR="00E24D55" w:rsidRPr="00AD04D8">
        <w:rPr>
          <w:rFonts w:cs="Arial"/>
          <w:b/>
          <w:sz w:val="20"/>
          <w:szCs w:val="20"/>
          <w:lang w:val="nl-BE"/>
        </w:rPr>
        <w:t xml:space="preserve">18.Ld3+ </w:t>
      </w:r>
      <w:r w:rsidR="00E24D55" w:rsidRPr="00AD04D8">
        <w:rPr>
          <w:rFonts w:cs="Arial"/>
          <w:b/>
          <w:sz w:val="20"/>
          <w:szCs w:val="20"/>
          <w:lang w:val="nl-BE"/>
        </w:rPr>
        <w:tab/>
      </w:r>
    </w:p>
    <w:p w14:paraId="4EB03E76" w14:textId="77777777" w:rsidR="00E24D55" w:rsidRPr="00AD04D8" w:rsidRDefault="00536F21" w:rsidP="00E80FB9">
      <w:pPr>
        <w:jc w:val="both"/>
        <w:rPr>
          <w:rFonts w:cs="Arial"/>
          <w:b/>
          <w:sz w:val="20"/>
          <w:szCs w:val="20"/>
          <w:lang w:val="nl-BE"/>
        </w:rPr>
      </w:pPr>
      <w:r>
        <w:rPr>
          <w:rFonts w:cs="Arial"/>
          <w:b/>
          <w:i/>
          <w:sz w:val="20"/>
          <w:szCs w:val="20"/>
          <w:lang w:val="nl-BE"/>
        </w:rPr>
        <w:t>a)</w:t>
      </w:r>
      <w:r>
        <w:rPr>
          <w:rFonts w:cs="Arial"/>
          <w:b/>
          <w:sz w:val="20"/>
          <w:szCs w:val="20"/>
          <w:lang w:val="nl-BE"/>
        </w:rPr>
        <w:t xml:space="preserve">   </w:t>
      </w:r>
      <w:r>
        <w:rPr>
          <w:rFonts w:cs="Arial"/>
          <w:b/>
          <w:sz w:val="20"/>
          <w:szCs w:val="20"/>
          <w:lang w:val="nl-BE"/>
        </w:rPr>
        <w:tab/>
        <w:t>18…</w:t>
      </w:r>
      <w:r>
        <w:rPr>
          <w:rFonts w:cs="Arial"/>
          <w:b/>
          <w:sz w:val="20"/>
          <w:szCs w:val="20"/>
          <w:lang w:val="nl-BE"/>
        </w:rPr>
        <w:tab/>
      </w:r>
      <w:r>
        <w:rPr>
          <w:rFonts w:cs="Arial"/>
          <w:b/>
          <w:sz w:val="20"/>
          <w:szCs w:val="20"/>
          <w:lang w:val="nl-BE"/>
        </w:rPr>
        <w:tab/>
      </w:r>
      <w:r w:rsidR="00E24D55" w:rsidRPr="00AD04D8">
        <w:rPr>
          <w:rFonts w:cs="Arial"/>
          <w:b/>
          <w:sz w:val="20"/>
          <w:szCs w:val="20"/>
          <w:lang w:val="nl-BE"/>
        </w:rPr>
        <w:t xml:space="preserve">Kb3 </w:t>
      </w:r>
    </w:p>
    <w:p w14:paraId="5A591825" w14:textId="77777777" w:rsidR="00E24D55" w:rsidRPr="00AD04D8" w:rsidRDefault="00E24D55" w:rsidP="00E80FB9">
      <w:pPr>
        <w:ind w:firstLine="708"/>
        <w:jc w:val="both"/>
        <w:rPr>
          <w:rFonts w:cs="Arial"/>
          <w:b/>
          <w:sz w:val="20"/>
          <w:szCs w:val="20"/>
          <w:lang w:val="nl-BE"/>
        </w:rPr>
      </w:pPr>
      <w:r w:rsidRPr="00AD04D8">
        <w:rPr>
          <w:rFonts w:cs="Arial"/>
          <w:b/>
          <w:sz w:val="20"/>
          <w:szCs w:val="20"/>
          <w:lang w:val="nl-BE"/>
        </w:rPr>
        <w:t xml:space="preserve">19.Dc2+ </w:t>
      </w:r>
      <w:r w:rsidRPr="00AD04D8">
        <w:rPr>
          <w:rFonts w:cs="Arial"/>
          <w:b/>
          <w:sz w:val="20"/>
          <w:szCs w:val="20"/>
          <w:lang w:val="nl-BE"/>
        </w:rPr>
        <w:tab/>
        <w:t xml:space="preserve">Kb4 </w:t>
      </w:r>
    </w:p>
    <w:p w14:paraId="27003722" w14:textId="77777777" w:rsidR="00E24D55" w:rsidRPr="00AD04D8" w:rsidRDefault="00E24D55" w:rsidP="00E80FB9">
      <w:pPr>
        <w:ind w:firstLine="708"/>
        <w:jc w:val="both"/>
        <w:rPr>
          <w:rFonts w:cs="Arial"/>
          <w:b/>
          <w:sz w:val="20"/>
          <w:szCs w:val="20"/>
          <w:lang w:val="nl-BE"/>
        </w:rPr>
      </w:pPr>
      <w:r w:rsidRPr="00AD04D8">
        <w:rPr>
          <w:rFonts w:cs="Arial"/>
          <w:b/>
          <w:sz w:val="20"/>
          <w:szCs w:val="20"/>
          <w:lang w:val="nl-BE"/>
        </w:rPr>
        <w:t xml:space="preserve">20.Dc4+ </w:t>
      </w:r>
      <w:r w:rsidRPr="00AD04D8">
        <w:rPr>
          <w:rFonts w:cs="Arial"/>
          <w:b/>
          <w:sz w:val="20"/>
          <w:szCs w:val="20"/>
          <w:lang w:val="nl-BE"/>
        </w:rPr>
        <w:tab/>
        <w:t xml:space="preserve">Ka5 </w:t>
      </w:r>
    </w:p>
    <w:p w14:paraId="4E4FD836" w14:textId="77777777" w:rsidR="00717612" w:rsidRDefault="00E24D55" w:rsidP="00E80FB9">
      <w:pPr>
        <w:ind w:firstLine="708"/>
        <w:jc w:val="both"/>
        <w:rPr>
          <w:rFonts w:cs="Arial"/>
          <w:b/>
          <w:sz w:val="20"/>
          <w:szCs w:val="20"/>
          <w:lang w:val="nl-BE"/>
        </w:rPr>
      </w:pPr>
      <w:r w:rsidRPr="00AD04D8">
        <w:rPr>
          <w:rFonts w:cs="Arial"/>
          <w:b/>
          <w:sz w:val="20"/>
          <w:szCs w:val="20"/>
          <w:lang w:val="nl-BE"/>
        </w:rPr>
        <w:t xml:space="preserve">21.Db5+ </w:t>
      </w:r>
    </w:p>
    <w:p w14:paraId="682666AF" w14:textId="77777777" w:rsidR="00E80FB9" w:rsidRDefault="00E24D55" w:rsidP="00E24D55">
      <w:pPr>
        <w:jc w:val="both"/>
        <w:rPr>
          <w:rFonts w:cs="Arial"/>
          <w:b/>
          <w:i/>
          <w:sz w:val="20"/>
          <w:szCs w:val="20"/>
          <w:lang w:val="nl-BE"/>
        </w:rPr>
      </w:pPr>
      <w:r>
        <w:rPr>
          <w:rFonts w:cs="Arial"/>
          <w:sz w:val="20"/>
          <w:szCs w:val="20"/>
          <w:lang w:val="nl-BE"/>
        </w:rPr>
        <w:t>maar</w:t>
      </w:r>
      <w:r w:rsidRPr="00AD04D8">
        <w:rPr>
          <w:rFonts w:cs="Arial"/>
          <w:sz w:val="20"/>
          <w:szCs w:val="20"/>
          <w:lang w:val="nl-BE"/>
        </w:rPr>
        <w:t xml:space="preserve"> mat.</w:t>
      </w:r>
      <w:r w:rsidR="00E80FB9">
        <w:rPr>
          <w:rFonts w:cs="Arial"/>
          <w:sz w:val="20"/>
          <w:szCs w:val="20"/>
          <w:lang w:val="nl-BE"/>
        </w:rPr>
        <w:t xml:space="preserve"> Ook na:</w:t>
      </w:r>
      <w:r w:rsidR="00E80FB9">
        <w:rPr>
          <w:rFonts w:cs="Arial"/>
          <w:b/>
          <w:i/>
          <w:sz w:val="20"/>
          <w:szCs w:val="20"/>
          <w:lang w:val="nl-BE"/>
        </w:rPr>
        <w:t xml:space="preserve"> </w:t>
      </w:r>
    </w:p>
    <w:p w14:paraId="243E23F6" w14:textId="77777777" w:rsidR="00536F21" w:rsidRDefault="00536F21" w:rsidP="00E24D55">
      <w:pPr>
        <w:jc w:val="both"/>
        <w:rPr>
          <w:rFonts w:cs="Arial"/>
          <w:b/>
          <w:i/>
          <w:sz w:val="20"/>
          <w:szCs w:val="20"/>
          <w:lang w:val="nl-BE"/>
        </w:rPr>
      </w:pPr>
    </w:p>
    <w:p w14:paraId="7EF66CC7" w14:textId="77777777" w:rsidR="00717612" w:rsidRDefault="00717612" w:rsidP="00E24D55">
      <w:pPr>
        <w:jc w:val="both"/>
        <w:rPr>
          <w:rFonts w:cs="Arial"/>
          <w:b/>
          <w:sz w:val="20"/>
          <w:szCs w:val="20"/>
          <w:lang w:val="nl-BE"/>
        </w:rPr>
      </w:pPr>
      <w:r>
        <w:rPr>
          <w:rFonts w:cs="Arial"/>
          <w:b/>
          <w:i/>
          <w:sz w:val="20"/>
          <w:szCs w:val="20"/>
          <w:lang w:val="nl-BE"/>
        </w:rPr>
        <w:t xml:space="preserve">b) </w:t>
      </w:r>
      <w:r>
        <w:rPr>
          <w:rFonts w:cs="Arial"/>
          <w:b/>
          <w:sz w:val="20"/>
          <w:szCs w:val="20"/>
          <w:lang w:val="nl-BE"/>
        </w:rPr>
        <w:t xml:space="preserve">       </w:t>
      </w:r>
      <w:r w:rsidR="00E80FB9">
        <w:rPr>
          <w:rFonts w:cs="Arial"/>
          <w:b/>
          <w:sz w:val="20"/>
          <w:szCs w:val="20"/>
          <w:lang w:val="nl-BE"/>
        </w:rPr>
        <w:t xml:space="preserve"> </w:t>
      </w:r>
      <w:r w:rsidR="00536F21">
        <w:rPr>
          <w:rFonts w:cs="Arial"/>
          <w:b/>
          <w:sz w:val="20"/>
          <w:szCs w:val="20"/>
          <w:lang w:val="nl-BE"/>
        </w:rPr>
        <w:t>18…</w:t>
      </w:r>
      <w:r w:rsidR="00536F21">
        <w:rPr>
          <w:rFonts w:cs="Arial"/>
          <w:b/>
          <w:sz w:val="20"/>
          <w:szCs w:val="20"/>
          <w:lang w:val="nl-BE"/>
        </w:rPr>
        <w:tab/>
      </w:r>
      <w:r w:rsidR="00E80FB9">
        <w:rPr>
          <w:rFonts w:cs="Arial"/>
          <w:b/>
          <w:sz w:val="20"/>
          <w:szCs w:val="20"/>
          <w:lang w:val="nl-BE"/>
        </w:rPr>
        <w:tab/>
        <w:t>Ka1</w:t>
      </w:r>
    </w:p>
    <w:p w14:paraId="4EB81B62" w14:textId="77777777" w:rsidR="00E80FB9" w:rsidRDefault="00E80FB9" w:rsidP="00E24D55">
      <w:pPr>
        <w:jc w:val="both"/>
        <w:rPr>
          <w:rFonts w:cs="Arial"/>
          <w:b/>
          <w:sz w:val="20"/>
          <w:szCs w:val="20"/>
          <w:lang w:val="nl-BE"/>
        </w:rPr>
      </w:pPr>
      <w:r>
        <w:rPr>
          <w:rFonts w:cs="Arial"/>
          <w:b/>
          <w:sz w:val="20"/>
          <w:szCs w:val="20"/>
          <w:lang w:val="nl-BE"/>
        </w:rPr>
        <w:tab/>
        <w:t>19.Dd1+</w:t>
      </w:r>
      <w:r>
        <w:rPr>
          <w:rFonts w:cs="Arial"/>
          <w:b/>
          <w:sz w:val="20"/>
          <w:szCs w:val="20"/>
          <w:lang w:val="nl-BE"/>
        </w:rPr>
        <w:tab/>
        <w:t>Kb2</w:t>
      </w:r>
    </w:p>
    <w:p w14:paraId="07FF59A5" w14:textId="77777777" w:rsidR="00E80FB9" w:rsidRDefault="00E80FB9" w:rsidP="00E24D55">
      <w:pPr>
        <w:jc w:val="both"/>
        <w:rPr>
          <w:rFonts w:cs="Arial"/>
          <w:b/>
          <w:sz w:val="20"/>
          <w:szCs w:val="20"/>
          <w:lang w:val="nl-BE"/>
        </w:rPr>
      </w:pPr>
      <w:r>
        <w:rPr>
          <w:rFonts w:cs="Arial"/>
          <w:b/>
          <w:sz w:val="20"/>
          <w:szCs w:val="20"/>
          <w:lang w:val="nl-BE"/>
        </w:rPr>
        <w:tab/>
        <w:t>20.Dc2+</w:t>
      </w:r>
      <w:r>
        <w:rPr>
          <w:rFonts w:cs="Arial"/>
          <w:b/>
          <w:sz w:val="20"/>
          <w:szCs w:val="20"/>
          <w:lang w:val="nl-BE"/>
        </w:rPr>
        <w:tab/>
        <w:t>Ka1</w:t>
      </w:r>
    </w:p>
    <w:p w14:paraId="6A1EB6A7" w14:textId="77777777" w:rsidR="00E80FB9" w:rsidRPr="00717612" w:rsidRDefault="00E80FB9" w:rsidP="00E24D55">
      <w:pPr>
        <w:jc w:val="both"/>
        <w:rPr>
          <w:rFonts w:cs="Arial"/>
          <w:b/>
          <w:sz w:val="20"/>
          <w:szCs w:val="20"/>
          <w:lang w:val="nl-BE"/>
        </w:rPr>
      </w:pPr>
      <w:r>
        <w:rPr>
          <w:rFonts w:cs="Arial"/>
          <w:b/>
          <w:sz w:val="20"/>
          <w:szCs w:val="20"/>
          <w:lang w:val="nl-BE"/>
        </w:rPr>
        <w:tab/>
        <w:t>21.Db1+</w:t>
      </w:r>
    </w:p>
    <w:p w14:paraId="375208D9" w14:textId="77777777" w:rsidR="00E24D55" w:rsidRPr="00AD04D8" w:rsidRDefault="00E24D55" w:rsidP="00E24D55">
      <w:pPr>
        <w:jc w:val="both"/>
        <w:rPr>
          <w:rFonts w:cs="Arial"/>
          <w:b/>
          <w:sz w:val="20"/>
          <w:szCs w:val="20"/>
          <w:lang w:val="nl-BE"/>
        </w:rPr>
      </w:pPr>
    </w:p>
    <w:p w14:paraId="612A410D" w14:textId="77777777" w:rsidR="00E24D55" w:rsidRPr="00AD04D8" w:rsidRDefault="00E24D55" w:rsidP="00E24D55">
      <w:pPr>
        <w:jc w:val="both"/>
        <w:rPr>
          <w:rFonts w:cs="Arial"/>
          <w:sz w:val="20"/>
          <w:szCs w:val="20"/>
          <w:lang w:val="nl-BE"/>
        </w:rPr>
      </w:pPr>
      <w:r w:rsidRPr="00AD04D8">
        <w:rPr>
          <w:rFonts w:cs="Arial"/>
          <w:sz w:val="20"/>
          <w:szCs w:val="20"/>
          <w:lang w:val="nl-BE"/>
        </w:rPr>
        <w:t xml:space="preserve">Dit is een versie, met één zet meer, van een studie </w:t>
      </w:r>
      <w:r w:rsidR="00737026">
        <w:rPr>
          <w:rFonts w:cs="Arial"/>
          <w:sz w:val="20"/>
          <w:szCs w:val="20"/>
          <w:lang w:val="nl-BE"/>
        </w:rPr>
        <w:t>gezamenlijk gepu</w:t>
      </w:r>
      <w:r w:rsidR="00186F92">
        <w:rPr>
          <w:rFonts w:cs="Arial"/>
          <w:sz w:val="20"/>
          <w:szCs w:val="20"/>
          <w:lang w:val="nl-BE"/>
        </w:rPr>
        <w:t>-</w:t>
      </w:r>
      <w:r w:rsidR="00737026">
        <w:rPr>
          <w:rFonts w:cs="Arial"/>
          <w:sz w:val="20"/>
          <w:szCs w:val="20"/>
          <w:lang w:val="nl-BE"/>
        </w:rPr>
        <w:t>bli</w:t>
      </w:r>
      <w:r w:rsidRPr="00AD04D8">
        <w:rPr>
          <w:rFonts w:cs="Arial"/>
          <w:sz w:val="20"/>
          <w:szCs w:val="20"/>
          <w:lang w:val="nl-BE"/>
        </w:rPr>
        <w:t xml:space="preserve">ceerd in </w:t>
      </w:r>
      <w:r w:rsidRPr="00AD04D8">
        <w:rPr>
          <w:rFonts w:cs="Arial"/>
          <w:i/>
          <w:sz w:val="20"/>
          <w:szCs w:val="20"/>
          <w:lang w:val="nl-BE"/>
        </w:rPr>
        <w:t>EBUR</w:t>
      </w:r>
      <w:r w:rsidRPr="00AD04D8">
        <w:rPr>
          <w:rFonts w:cs="Arial"/>
          <w:sz w:val="20"/>
          <w:szCs w:val="20"/>
          <w:lang w:val="nl-BE"/>
        </w:rPr>
        <w:t xml:space="preserve"> (2001) doo</w:t>
      </w:r>
      <w:r w:rsidR="0068042A">
        <w:rPr>
          <w:rFonts w:cs="Arial"/>
          <w:sz w:val="20"/>
          <w:szCs w:val="20"/>
          <w:lang w:val="nl-BE"/>
        </w:rPr>
        <w:t xml:space="preserve">r de </w:t>
      </w:r>
      <w:r w:rsidR="00737026">
        <w:rPr>
          <w:rFonts w:cs="Arial"/>
          <w:i/>
          <w:sz w:val="20"/>
          <w:szCs w:val="20"/>
          <w:lang w:val="nl-BE"/>
        </w:rPr>
        <w:t>‘Drie</w:t>
      </w:r>
      <w:r>
        <w:rPr>
          <w:rFonts w:cs="Arial"/>
          <w:i/>
          <w:sz w:val="20"/>
          <w:szCs w:val="20"/>
          <w:lang w:val="nl-BE"/>
        </w:rPr>
        <w:t xml:space="preserve"> Vlaamse </w:t>
      </w:r>
      <w:r w:rsidR="00737026">
        <w:rPr>
          <w:rFonts w:cs="Arial"/>
          <w:i/>
          <w:sz w:val="20"/>
          <w:szCs w:val="20"/>
          <w:lang w:val="nl-BE"/>
        </w:rPr>
        <w:t>M</w:t>
      </w:r>
      <w:r w:rsidRPr="00AD04D8">
        <w:rPr>
          <w:rFonts w:cs="Arial"/>
          <w:i/>
          <w:sz w:val="20"/>
          <w:szCs w:val="20"/>
          <w:lang w:val="nl-BE"/>
        </w:rPr>
        <w:t>usketiers</w:t>
      </w:r>
      <w:r w:rsidR="00737026">
        <w:rPr>
          <w:rFonts w:cs="Arial"/>
          <w:sz w:val="20"/>
          <w:szCs w:val="20"/>
          <w:lang w:val="nl-BE"/>
        </w:rPr>
        <w:t>’</w:t>
      </w:r>
      <w:r w:rsidR="0068042A">
        <w:rPr>
          <w:rFonts w:cs="Arial"/>
          <w:sz w:val="20"/>
          <w:szCs w:val="20"/>
          <w:lang w:val="nl-BE"/>
        </w:rPr>
        <w:t>,</w:t>
      </w:r>
      <w:r w:rsidR="00737026">
        <w:rPr>
          <w:rFonts w:cs="Arial"/>
          <w:sz w:val="20"/>
          <w:szCs w:val="20"/>
          <w:lang w:val="nl-BE"/>
        </w:rPr>
        <w:t xml:space="preserve"> </w:t>
      </w:r>
      <w:r>
        <w:rPr>
          <w:rFonts w:cs="Arial"/>
          <w:sz w:val="20"/>
          <w:szCs w:val="20"/>
          <w:lang w:val="nl-BE"/>
        </w:rPr>
        <w:t>Julien Vandiest,</w:t>
      </w:r>
      <w:r w:rsidRPr="00AD04D8">
        <w:rPr>
          <w:rFonts w:cs="Arial"/>
          <w:sz w:val="20"/>
          <w:szCs w:val="20"/>
          <w:lang w:val="nl-BE"/>
        </w:rPr>
        <w:t xml:space="preserve"> Roger Missiaen</w:t>
      </w:r>
      <w:r w:rsidR="007D3B04">
        <w:rPr>
          <w:rFonts w:cs="Arial"/>
          <w:sz w:val="20"/>
          <w:szCs w:val="20"/>
          <w:lang w:val="nl-BE"/>
        </w:rPr>
        <w:t>, e</w:t>
      </w:r>
      <w:r w:rsidRPr="00AD04D8">
        <w:rPr>
          <w:rFonts w:cs="Arial"/>
          <w:sz w:val="20"/>
          <w:szCs w:val="20"/>
          <w:lang w:val="nl-BE"/>
        </w:rPr>
        <w:t>n</w:t>
      </w:r>
      <w:r w:rsidR="007D3B04">
        <w:rPr>
          <w:rFonts w:cs="Arial"/>
          <w:sz w:val="20"/>
          <w:szCs w:val="20"/>
          <w:lang w:val="nl-BE"/>
        </w:rPr>
        <w:t xml:space="preserve"> mezelf. T</w:t>
      </w:r>
      <w:r>
        <w:rPr>
          <w:rFonts w:cs="Arial"/>
          <w:sz w:val="20"/>
          <w:szCs w:val="20"/>
          <w:lang w:val="nl-BE"/>
        </w:rPr>
        <w:t>enslotte</w:t>
      </w:r>
      <w:r w:rsidR="007C35EA">
        <w:rPr>
          <w:rFonts w:cs="Arial"/>
          <w:sz w:val="20"/>
          <w:szCs w:val="20"/>
          <w:lang w:val="nl-BE"/>
        </w:rPr>
        <w:t xml:space="preserve"> heb ik de onder-staande</w:t>
      </w:r>
      <w:r>
        <w:rPr>
          <w:rFonts w:cs="Arial"/>
          <w:sz w:val="20"/>
          <w:szCs w:val="20"/>
          <w:lang w:val="nl-BE"/>
        </w:rPr>
        <w:t xml:space="preserve"> </w:t>
      </w:r>
      <w:r w:rsidR="00C77361">
        <w:rPr>
          <w:rFonts w:cs="Arial"/>
          <w:sz w:val="20"/>
          <w:szCs w:val="20"/>
          <w:lang w:val="nl-BE"/>
        </w:rPr>
        <w:t xml:space="preserve">versie </w:t>
      </w:r>
      <w:r>
        <w:rPr>
          <w:rFonts w:cs="Arial"/>
          <w:sz w:val="20"/>
          <w:szCs w:val="20"/>
          <w:lang w:val="nl-BE"/>
        </w:rPr>
        <w:t>dan</w:t>
      </w:r>
      <w:r w:rsidR="00BE0FB9">
        <w:rPr>
          <w:rFonts w:cs="Arial"/>
          <w:sz w:val="20"/>
          <w:szCs w:val="20"/>
          <w:lang w:val="nl-BE"/>
        </w:rPr>
        <w:t xml:space="preserve"> ook</w:t>
      </w:r>
      <w:r>
        <w:rPr>
          <w:rFonts w:cs="Arial"/>
          <w:sz w:val="20"/>
          <w:szCs w:val="20"/>
          <w:lang w:val="nl-BE"/>
        </w:rPr>
        <w:t xml:space="preserve"> </w:t>
      </w:r>
      <w:r w:rsidR="0068042A">
        <w:rPr>
          <w:rFonts w:cs="Arial"/>
          <w:sz w:val="20"/>
          <w:szCs w:val="20"/>
          <w:lang w:val="nl-BE"/>
        </w:rPr>
        <w:t>nog</w:t>
      </w:r>
      <w:r w:rsidR="009B03FF">
        <w:rPr>
          <w:rFonts w:cs="Arial"/>
          <w:sz w:val="20"/>
          <w:szCs w:val="20"/>
          <w:lang w:val="nl-BE"/>
        </w:rPr>
        <w:t xml:space="preserve"> </w:t>
      </w:r>
      <w:r w:rsidR="00CE6A0F">
        <w:rPr>
          <w:rFonts w:cs="Arial"/>
          <w:sz w:val="20"/>
          <w:szCs w:val="20"/>
          <w:lang w:val="nl-BE"/>
        </w:rPr>
        <w:t>twee</w:t>
      </w:r>
      <w:r w:rsidR="00C77361">
        <w:rPr>
          <w:rFonts w:cs="Arial"/>
          <w:sz w:val="20"/>
          <w:szCs w:val="20"/>
          <w:lang w:val="nl-BE"/>
        </w:rPr>
        <w:t>-</w:t>
      </w:r>
      <w:r w:rsidR="00CE6A0F">
        <w:rPr>
          <w:rFonts w:cs="Arial"/>
          <w:sz w:val="20"/>
          <w:szCs w:val="20"/>
          <w:lang w:val="nl-BE"/>
        </w:rPr>
        <w:t>maal verbeterd</w:t>
      </w:r>
      <w:r w:rsidR="0068042A">
        <w:rPr>
          <w:rFonts w:cs="Arial"/>
          <w:sz w:val="20"/>
          <w:szCs w:val="20"/>
          <w:lang w:val="nl-BE"/>
        </w:rPr>
        <w:t>:</w:t>
      </w:r>
    </w:p>
    <w:p w14:paraId="2D0E6FDB" w14:textId="77777777" w:rsidR="00E24D55" w:rsidRDefault="00E24D55" w:rsidP="00E24D55">
      <w:pPr>
        <w:jc w:val="both"/>
        <w:rPr>
          <w:rFonts w:cs="Arial"/>
          <w:b/>
          <w:sz w:val="20"/>
          <w:szCs w:val="20"/>
          <w:lang w:val="nl-BE"/>
        </w:rPr>
      </w:pPr>
    </w:p>
    <w:p w14:paraId="1DE60020" w14:textId="77777777" w:rsidR="00E24D55" w:rsidRPr="001C53FC" w:rsidRDefault="00E24D55" w:rsidP="00E24D55">
      <w:pPr>
        <w:jc w:val="both"/>
        <w:rPr>
          <w:rFonts w:cs="Arial"/>
          <w:sz w:val="20"/>
          <w:szCs w:val="20"/>
          <w:lang w:val="nl-BE"/>
        </w:rPr>
      </w:pPr>
      <w:r w:rsidRPr="001C53FC">
        <w:rPr>
          <w:rFonts w:cs="Arial"/>
          <w:sz w:val="20"/>
          <w:szCs w:val="20"/>
          <w:lang w:val="nl-BE"/>
        </w:rPr>
        <w:t xml:space="preserve">Kg3 Dh8 Lc2 / Ka2 Dc1 g5 + </w:t>
      </w:r>
    </w:p>
    <w:p w14:paraId="1B9F7DC1" w14:textId="77777777" w:rsidR="00E24D55" w:rsidRPr="00AD04D8" w:rsidRDefault="00E24D55" w:rsidP="00D71F45">
      <w:pPr>
        <w:spacing w:line="190" w:lineRule="exact"/>
        <w:jc w:val="center"/>
        <w:rPr>
          <w:rFonts w:cs="Arial"/>
          <w:b/>
          <w:sz w:val="20"/>
          <w:szCs w:val="20"/>
          <w:lang w:val="nl-BE"/>
        </w:rPr>
      </w:pPr>
      <w:r w:rsidRPr="00AD04D8">
        <w:rPr>
          <w:rFonts w:cs="Arial"/>
          <w:sz w:val="20"/>
          <w:szCs w:val="20"/>
          <w:lang w:val="nl-BE"/>
        </w:rPr>
        <w:br w:type="page"/>
      </w:r>
      <w:r w:rsidR="00D71F45">
        <w:rPr>
          <w:rFonts w:cs="Arial"/>
          <w:b/>
          <w:sz w:val="20"/>
          <w:szCs w:val="20"/>
          <w:lang w:val="nl-BE"/>
        </w:rPr>
        <w:lastRenderedPageBreak/>
        <w:t xml:space="preserve">- </w:t>
      </w:r>
      <w:r w:rsidR="00AE1C44">
        <w:rPr>
          <w:rFonts w:cs="Arial"/>
          <w:b/>
          <w:sz w:val="20"/>
          <w:szCs w:val="20"/>
          <w:lang w:val="nl-BE"/>
        </w:rPr>
        <w:t>112</w:t>
      </w:r>
      <w:r w:rsidR="00E506CF">
        <w:rPr>
          <w:rFonts w:cs="Arial"/>
          <w:b/>
          <w:sz w:val="20"/>
          <w:szCs w:val="20"/>
          <w:lang w:val="nl-BE"/>
        </w:rPr>
        <w:t xml:space="preserve"> -</w:t>
      </w:r>
    </w:p>
    <w:p w14:paraId="50A81C72" w14:textId="77777777" w:rsidR="00E24D55" w:rsidRPr="00AD04D8" w:rsidRDefault="00E24D55" w:rsidP="00E24D55">
      <w:pPr>
        <w:spacing w:line="190" w:lineRule="exact"/>
        <w:jc w:val="center"/>
        <w:rPr>
          <w:rFonts w:cs="Arial"/>
          <w:b/>
          <w:sz w:val="20"/>
          <w:szCs w:val="20"/>
          <w:lang w:val="nl-BE"/>
        </w:rPr>
      </w:pPr>
    </w:p>
    <w:p w14:paraId="5C581841" w14:textId="77777777" w:rsidR="00E24D55" w:rsidRPr="00FC0A11" w:rsidRDefault="00E24D55" w:rsidP="00E24D55">
      <w:pPr>
        <w:spacing w:line="190" w:lineRule="exact"/>
        <w:jc w:val="center"/>
        <w:outlineLvl w:val="0"/>
        <w:rPr>
          <w:rFonts w:cs="Arial"/>
          <w:sz w:val="20"/>
          <w:szCs w:val="20"/>
          <w:lang w:val="nl-BE"/>
        </w:rPr>
      </w:pPr>
      <w:r w:rsidRPr="00AD04D8">
        <w:rPr>
          <w:rFonts w:cs="Arial"/>
          <w:i/>
          <w:sz w:val="20"/>
          <w:szCs w:val="20"/>
          <w:lang w:val="nl-BE"/>
        </w:rPr>
        <w:t>Origineel</w:t>
      </w:r>
      <w:r>
        <w:rPr>
          <w:rFonts w:cs="Arial"/>
          <w:i/>
          <w:sz w:val="20"/>
          <w:szCs w:val="20"/>
          <w:lang w:val="nl-BE"/>
        </w:rPr>
        <w:t xml:space="preserve">, </w:t>
      </w:r>
      <w:r>
        <w:rPr>
          <w:rFonts w:cs="Arial"/>
          <w:sz w:val="20"/>
          <w:szCs w:val="20"/>
          <w:lang w:val="nl-BE"/>
        </w:rPr>
        <w:t>2008</w:t>
      </w:r>
    </w:p>
    <w:p w14:paraId="3AA76375" w14:textId="77777777" w:rsidR="00E96151" w:rsidRDefault="00990285" w:rsidP="00671E61">
      <w:pPr>
        <w:jc w:val="center"/>
        <w:rPr>
          <w:rFonts w:cs="Arial"/>
          <w:b/>
          <w:sz w:val="20"/>
          <w:szCs w:val="20"/>
          <w:lang w:val="nl-BE"/>
        </w:rPr>
      </w:pPr>
      <w:r>
        <w:rPr>
          <w:noProof/>
          <w:lang w:val="nl-BE"/>
        </w:rPr>
        <w:object w:dxaOrig="1440" w:dyaOrig="1440" w14:anchorId="1250B8A7">
          <v:shape id="_x0000_s1107" type="#_x0000_t75" style="position:absolute;left:0;text-align:left;margin-left:0;margin-top:10.5pt;width:151.95pt;height:152.6pt;z-index:251641856;mso-position-horizontal:center">
            <v:imagedata r:id="rId232" o:title=""/>
            <w10:wrap type="square"/>
          </v:shape>
          <o:OLEObject Type="Embed" ProgID="CorelDRAW.Graphic.12" ShapeID="_x0000_s1107" DrawAspect="Content" ObjectID="_1587467708" r:id="rId233"/>
        </w:object>
      </w:r>
    </w:p>
    <w:p w14:paraId="429F6448" w14:textId="77777777" w:rsidR="008C1186" w:rsidRDefault="008C1186" w:rsidP="00E24D55">
      <w:pPr>
        <w:jc w:val="both"/>
        <w:rPr>
          <w:rFonts w:cs="Arial"/>
          <w:b/>
          <w:sz w:val="20"/>
          <w:szCs w:val="20"/>
          <w:lang w:val="nl-BE"/>
        </w:rPr>
      </w:pPr>
    </w:p>
    <w:p w14:paraId="77D703C2" w14:textId="77777777" w:rsidR="00644298" w:rsidRDefault="00644298" w:rsidP="00E24D55">
      <w:pPr>
        <w:jc w:val="both"/>
        <w:rPr>
          <w:rFonts w:cs="Arial"/>
          <w:sz w:val="20"/>
          <w:szCs w:val="20"/>
          <w:lang w:val="nl-BE"/>
        </w:rPr>
      </w:pPr>
    </w:p>
    <w:p w14:paraId="0EB80F02" w14:textId="77777777" w:rsidR="00B812C9" w:rsidRDefault="00B812C9" w:rsidP="00E24D55">
      <w:pPr>
        <w:jc w:val="both"/>
        <w:rPr>
          <w:rFonts w:cs="Arial"/>
          <w:sz w:val="20"/>
          <w:szCs w:val="20"/>
          <w:lang w:val="nl-BE"/>
        </w:rPr>
      </w:pPr>
    </w:p>
    <w:p w14:paraId="462477FF" w14:textId="77777777" w:rsidR="00EE72E4" w:rsidRDefault="00EE72E4" w:rsidP="00E24D55">
      <w:pPr>
        <w:jc w:val="both"/>
        <w:rPr>
          <w:rFonts w:cs="Arial"/>
          <w:sz w:val="20"/>
          <w:szCs w:val="20"/>
          <w:lang w:val="nl-BE"/>
        </w:rPr>
      </w:pPr>
    </w:p>
    <w:p w14:paraId="001C5B4A" w14:textId="77777777" w:rsidR="00E24D55" w:rsidRPr="00AD04D8" w:rsidRDefault="00E24D55" w:rsidP="00E24D55">
      <w:pPr>
        <w:jc w:val="both"/>
        <w:rPr>
          <w:rFonts w:cs="Arial"/>
          <w:sz w:val="20"/>
          <w:szCs w:val="20"/>
          <w:lang w:val="nl-BE"/>
        </w:rPr>
      </w:pPr>
      <w:r w:rsidRPr="00AD04D8">
        <w:rPr>
          <w:rFonts w:cs="Arial"/>
          <w:sz w:val="20"/>
          <w:szCs w:val="20"/>
          <w:lang w:val="nl-BE"/>
        </w:rPr>
        <w:t>En een niet zo gemakkelijk te vin</w:t>
      </w:r>
      <w:r w:rsidR="00A717DB">
        <w:rPr>
          <w:rFonts w:cs="Arial"/>
          <w:sz w:val="20"/>
          <w:szCs w:val="20"/>
          <w:lang w:val="nl-BE"/>
        </w:rPr>
        <w:t>-</w:t>
      </w:r>
      <w:r w:rsidRPr="00AD04D8">
        <w:rPr>
          <w:rFonts w:cs="Arial"/>
          <w:sz w:val="20"/>
          <w:szCs w:val="20"/>
          <w:lang w:val="nl-BE"/>
        </w:rPr>
        <w:t>den winst van de dame t</w:t>
      </w:r>
      <w:r w:rsidR="00B0450E">
        <w:rPr>
          <w:rFonts w:cs="Arial"/>
          <w:sz w:val="20"/>
          <w:szCs w:val="20"/>
          <w:lang w:val="nl-BE"/>
        </w:rPr>
        <w:t xml:space="preserve">egen twee zware stukken en pion, daar </w:t>
      </w:r>
      <w:r w:rsidR="0083690B">
        <w:rPr>
          <w:rFonts w:cs="Arial"/>
          <w:sz w:val="20"/>
          <w:szCs w:val="20"/>
          <w:lang w:val="nl-BE"/>
        </w:rPr>
        <w:t>noch schaakgeven</w:t>
      </w:r>
      <w:r w:rsidR="00F23080">
        <w:rPr>
          <w:rFonts w:cs="Arial"/>
          <w:sz w:val="20"/>
          <w:szCs w:val="20"/>
          <w:lang w:val="nl-BE"/>
        </w:rPr>
        <w:t>,</w:t>
      </w:r>
      <w:r w:rsidR="0083690B">
        <w:rPr>
          <w:rFonts w:cs="Arial"/>
          <w:sz w:val="20"/>
          <w:szCs w:val="20"/>
          <w:lang w:val="nl-BE"/>
        </w:rPr>
        <w:t xml:space="preserve"> noch de toren</w:t>
      </w:r>
      <w:r w:rsidR="003C442D">
        <w:rPr>
          <w:rFonts w:cs="Arial"/>
          <w:sz w:val="20"/>
          <w:szCs w:val="20"/>
          <w:lang w:val="nl-BE"/>
        </w:rPr>
        <w:t xml:space="preserve"> aan</w:t>
      </w:r>
      <w:r w:rsidR="00186F92">
        <w:rPr>
          <w:rFonts w:cs="Arial"/>
          <w:sz w:val="20"/>
          <w:szCs w:val="20"/>
          <w:lang w:val="nl-BE"/>
        </w:rPr>
        <w:t>-</w:t>
      </w:r>
      <w:r w:rsidR="003C442D">
        <w:rPr>
          <w:rFonts w:cs="Arial"/>
          <w:sz w:val="20"/>
          <w:szCs w:val="20"/>
          <w:lang w:val="nl-BE"/>
        </w:rPr>
        <w:t>vallen</w:t>
      </w:r>
      <w:r w:rsidR="00F545EA">
        <w:rPr>
          <w:rFonts w:cs="Arial"/>
          <w:sz w:val="20"/>
          <w:szCs w:val="20"/>
          <w:lang w:val="nl-BE"/>
        </w:rPr>
        <w:t xml:space="preserve"> als start</w:t>
      </w:r>
      <w:r w:rsidR="004325BA">
        <w:rPr>
          <w:rFonts w:cs="Arial"/>
          <w:sz w:val="20"/>
          <w:szCs w:val="20"/>
          <w:lang w:val="nl-BE"/>
        </w:rPr>
        <w:t>,</w:t>
      </w:r>
      <w:r w:rsidR="003C442D">
        <w:rPr>
          <w:rFonts w:cs="Arial"/>
          <w:sz w:val="20"/>
          <w:szCs w:val="20"/>
          <w:lang w:val="nl-BE"/>
        </w:rPr>
        <w:t xml:space="preserve"> goed zijn.</w:t>
      </w:r>
    </w:p>
    <w:p w14:paraId="5AE6DDB4" w14:textId="77777777" w:rsidR="00E24D55" w:rsidRPr="00671FF8" w:rsidRDefault="00E24D55" w:rsidP="00E24D55">
      <w:pPr>
        <w:jc w:val="both"/>
        <w:rPr>
          <w:rFonts w:cs="Arial"/>
          <w:color w:val="000000"/>
          <w:sz w:val="20"/>
          <w:szCs w:val="20"/>
          <w:lang w:val="nl-BE"/>
        </w:rPr>
        <w:sectPr w:rsidR="00E24D55" w:rsidRPr="00671FF8" w:rsidSect="003B0882">
          <w:pgSz w:w="8392" w:h="11907" w:code="11"/>
          <w:pgMar w:top="1134" w:right="567" w:bottom="1134" w:left="567" w:header="709" w:footer="709" w:gutter="567"/>
          <w:cols w:num="2" w:space="567"/>
          <w:docGrid w:linePitch="360"/>
        </w:sectPr>
      </w:pPr>
    </w:p>
    <w:p w14:paraId="65D42898" w14:textId="77777777" w:rsidR="007F4A51" w:rsidRDefault="009905F0" w:rsidP="009905F0">
      <w:pPr>
        <w:jc w:val="both"/>
        <w:rPr>
          <w:b/>
          <w:noProof/>
          <w:sz w:val="20"/>
          <w:szCs w:val="20"/>
          <w:lang w:val="nl-BE"/>
        </w:rPr>
      </w:pPr>
      <w:r>
        <w:rPr>
          <w:b/>
          <w:noProof/>
          <w:sz w:val="20"/>
          <w:szCs w:val="20"/>
          <w:lang w:val="nl-BE"/>
        </w:rPr>
        <w:tab/>
      </w:r>
    </w:p>
    <w:p w14:paraId="17262E28" w14:textId="77777777" w:rsidR="007F4A51" w:rsidRPr="007F4A51" w:rsidRDefault="007F4A51" w:rsidP="009905F0">
      <w:pPr>
        <w:jc w:val="both"/>
        <w:rPr>
          <w:b/>
          <w:noProof/>
          <w:sz w:val="20"/>
          <w:szCs w:val="20"/>
          <w:lang w:val="nl-BE"/>
        </w:rPr>
      </w:pPr>
      <w:r>
        <w:rPr>
          <w:b/>
          <w:noProof/>
          <w:lang w:val="nl-BE"/>
        </w:rPr>
        <w:t xml:space="preserve">+              </w:t>
      </w:r>
      <w:r>
        <w:rPr>
          <w:b/>
          <w:noProof/>
          <w:sz w:val="20"/>
          <w:szCs w:val="20"/>
          <w:lang w:val="nl-BE"/>
        </w:rPr>
        <w:t xml:space="preserve">              </w:t>
      </w:r>
      <w:r w:rsidRPr="00C10BE8">
        <w:rPr>
          <w:noProof/>
          <w:sz w:val="20"/>
          <w:szCs w:val="20"/>
          <w:lang w:val="nl-BE"/>
        </w:rPr>
        <w:t>133</w:t>
      </w:r>
      <w:r w:rsidR="007B3C04">
        <w:rPr>
          <w:noProof/>
          <w:sz w:val="20"/>
          <w:szCs w:val="20"/>
          <w:lang w:val="nl-BE"/>
        </w:rPr>
        <w:t>0.</w:t>
      </w:r>
      <w:r w:rsidRPr="00C10BE8">
        <w:rPr>
          <w:noProof/>
          <w:sz w:val="20"/>
          <w:szCs w:val="20"/>
          <w:lang w:val="nl-BE"/>
        </w:rPr>
        <w:t>01 f5g8</w:t>
      </w:r>
    </w:p>
    <w:p w14:paraId="2EC56D54" w14:textId="77777777" w:rsidR="007F4A51" w:rsidRDefault="007F4A51" w:rsidP="009905F0">
      <w:pPr>
        <w:jc w:val="both"/>
        <w:rPr>
          <w:b/>
          <w:noProof/>
          <w:sz w:val="20"/>
          <w:szCs w:val="20"/>
          <w:lang w:val="nl-BE"/>
        </w:rPr>
      </w:pPr>
    </w:p>
    <w:p w14:paraId="66FFFD37" w14:textId="77777777" w:rsidR="007F4A51" w:rsidRDefault="007F4A51" w:rsidP="007F4A51">
      <w:pPr>
        <w:ind w:firstLine="708"/>
        <w:jc w:val="both"/>
        <w:rPr>
          <w:b/>
          <w:noProof/>
          <w:sz w:val="20"/>
          <w:szCs w:val="20"/>
          <w:lang w:val="nl-BE"/>
        </w:rPr>
      </w:pPr>
      <w:r>
        <w:rPr>
          <w:b/>
          <w:noProof/>
          <w:sz w:val="20"/>
          <w:szCs w:val="20"/>
          <w:lang w:val="nl-BE"/>
        </w:rPr>
        <w:t>1.Db2</w:t>
      </w:r>
    </w:p>
    <w:p w14:paraId="05A20EAF" w14:textId="77777777" w:rsidR="007F4A51" w:rsidRDefault="007F4A51" w:rsidP="007F4A51">
      <w:pPr>
        <w:jc w:val="both"/>
        <w:rPr>
          <w:noProof/>
          <w:sz w:val="20"/>
          <w:szCs w:val="20"/>
          <w:lang w:val="nl-BE"/>
        </w:rPr>
      </w:pPr>
      <w:r>
        <w:rPr>
          <w:noProof/>
          <w:sz w:val="20"/>
          <w:szCs w:val="20"/>
          <w:lang w:val="nl-BE"/>
        </w:rPr>
        <w:t>Een moeilijk te vinden eerste zet.</w:t>
      </w:r>
    </w:p>
    <w:p w14:paraId="351A1209" w14:textId="77777777" w:rsidR="007F4A51" w:rsidRDefault="007F4A51" w:rsidP="007F4A51">
      <w:pPr>
        <w:jc w:val="both"/>
        <w:rPr>
          <w:b/>
          <w:noProof/>
          <w:sz w:val="20"/>
          <w:szCs w:val="20"/>
          <w:lang w:val="nl-BE"/>
        </w:rPr>
      </w:pPr>
      <w:r>
        <w:rPr>
          <w:noProof/>
          <w:sz w:val="20"/>
          <w:szCs w:val="20"/>
          <w:lang w:val="nl-BE"/>
        </w:rPr>
        <w:tab/>
      </w:r>
      <w:r>
        <w:rPr>
          <w:b/>
          <w:noProof/>
          <w:sz w:val="20"/>
          <w:szCs w:val="20"/>
          <w:lang w:val="nl-BE"/>
        </w:rPr>
        <w:t>1…</w:t>
      </w:r>
      <w:r>
        <w:rPr>
          <w:b/>
          <w:noProof/>
          <w:sz w:val="20"/>
          <w:szCs w:val="20"/>
          <w:lang w:val="nl-BE"/>
        </w:rPr>
        <w:tab/>
      </w:r>
      <w:r>
        <w:rPr>
          <w:b/>
          <w:noProof/>
          <w:sz w:val="20"/>
          <w:szCs w:val="20"/>
          <w:lang w:val="nl-BE"/>
        </w:rPr>
        <w:tab/>
        <w:t>Kf8</w:t>
      </w:r>
    </w:p>
    <w:p w14:paraId="4432C188" w14:textId="77777777" w:rsidR="007F4A51" w:rsidRPr="007F4A51" w:rsidRDefault="007F4A51" w:rsidP="007F4A51">
      <w:pPr>
        <w:jc w:val="both"/>
        <w:rPr>
          <w:i/>
          <w:noProof/>
          <w:sz w:val="20"/>
          <w:szCs w:val="20"/>
          <w:lang w:val="nl-BE"/>
        </w:rPr>
      </w:pPr>
      <w:r>
        <w:rPr>
          <w:noProof/>
          <w:sz w:val="20"/>
          <w:szCs w:val="20"/>
          <w:lang w:val="nl-BE"/>
        </w:rPr>
        <w:t>Na 1…Kf7</w:t>
      </w:r>
      <w:r w:rsidR="001C53FC">
        <w:rPr>
          <w:noProof/>
          <w:sz w:val="20"/>
          <w:szCs w:val="20"/>
          <w:lang w:val="nl-BE"/>
        </w:rPr>
        <w:t>?</w:t>
      </w:r>
      <w:r>
        <w:rPr>
          <w:noProof/>
          <w:sz w:val="20"/>
          <w:szCs w:val="20"/>
          <w:lang w:val="nl-BE"/>
        </w:rPr>
        <w:t xml:space="preserve"> volgt 2.Df6+ Ke8 3.Ke6 enzovoort. </w:t>
      </w:r>
      <w:r>
        <w:rPr>
          <w:i/>
          <w:noProof/>
          <w:sz w:val="20"/>
          <w:szCs w:val="20"/>
          <w:lang w:val="nl-BE"/>
        </w:rPr>
        <w:t>(zie zet 4.)</w:t>
      </w:r>
    </w:p>
    <w:p w14:paraId="6A374536" w14:textId="77777777" w:rsidR="007F4A51" w:rsidRDefault="007F4A51" w:rsidP="007F4A51">
      <w:pPr>
        <w:ind w:firstLine="708"/>
        <w:jc w:val="both"/>
        <w:rPr>
          <w:b/>
          <w:noProof/>
          <w:sz w:val="20"/>
          <w:szCs w:val="20"/>
          <w:lang w:val="nl-BE"/>
        </w:rPr>
      </w:pPr>
      <w:r>
        <w:rPr>
          <w:b/>
          <w:noProof/>
          <w:sz w:val="20"/>
          <w:szCs w:val="20"/>
          <w:lang w:val="nl-BE"/>
        </w:rPr>
        <w:t>2.Dh8+</w:t>
      </w:r>
      <w:r>
        <w:rPr>
          <w:b/>
          <w:noProof/>
          <w:sz w:val="20"/>
          <w:szCs w:val="20"/>
          <w:lang w:val="nl-BE"/>
        </w:rPr>
        <w:tab/>
      </w:r>
      <w:r>
        <w:rPr>
          <w:b/>
          <w:noProof/>
          <w:sz w:val="20"/>
          <w:szCs w:val="20"/>
          <w:lang w:val="nl-BE"/>
        </w:rPr>
        <w:tab/>
        <w:t>Kf7</w:t>
      </w:r>
    </w:p>
    <w:p w14:paraId="65671B68" w14:textId="77777777" w:rsidR="009905F0" w:rsidRDefault="009905F0" w:rsidP="007F4A51">
      <w:pPr>
        <w:ind w:firstLine="708"/>
        <w:jc w:val="both"/>
        <w:rPr>
          <w:b/>
          <w:noProof/>
          <w:sz w:val="20"/>
          <w:szCs w:val="20"/>
          <w:lang w:val="nl-BE"/>
        </w:rPr>
      </w:pPr>
      <w:r>
        <w:rPr>
          <w:b/>
          <w:noProof/>
          <w:sz w:val="20"/>
          <w:szCs w:val="20"/>
          <w:lang w:val="nl-BE"/>
        </w:rPr>
        <w:t>3.Df6+</w:t>
      </w:r>
      <w:r>
        <w:rPr>
          <w:b/>
          <w:noProof/>
          <w:sz w:val="20"/>
          <w:szCs w:val="20"/>
          <w:lang w:val="nl-BE"/>
        </w:rPr>
        <w:tab/>
      </w:r>
      <w:r>
        <w:rPr>
          <w:b/>
          <w:noProof/>
          <w:sz w:val="20"/>
          <w:szCs w:val="20"/>
          <w:lang w:val="nl-BE"/>
        </w:rPr>
        <w:tab/>
        <w:t>Ke8</w:t>
      </w:r>
    </w:p>
    <w:p w14:paraId="3F93491C" w14:textId="77777777" w:rsidR="009905F0" w:rsidRDefault="007A17A0" w:rsidP="007F4A51">
      <w:pPr>
        <w:ind w:firstLine="708"/>
        <w:jc w:val="both"/>
        <w:rPr>
          <w:b/>
          <w:noProof/>
          <w:sz w:val="20"/>
          <w:szCs w:val="20"/>
          <w:lang w:val="nl-BE"/>
        </w:rPr>
      </w:pPr>
      <w:r>
        <w:rPr>
          <w:b/>
          <w:noProof/>
          <w:sz w:val="20"/>
          <w:szCs w:val="20"/>
          <w:lang w:val="nl-BE"/>
        </w:rPr>
        <w:t>4.Ke6</w:t>
      </w:r>
      <w:r>
        <w:rPr>
          <w:b/>
          <w:noProof/>
          <w:sz w:val="20"/>
          <w:szCs w:val="20"/>
          <w:lang w:val="nl-BE"/>
        </w:rPr>
        <w:tab/>
      </w:r>
      <w:r>
        <w:rPr>
          <w:b/>
          <w:noProof/>
          <w:sz w:val="20"/>
          <w:szCs w:val="20"/>
          <w:lang w:val="nl-BE"/>
        </w:rPr>
        <w:tab/>
      </w:r>
    </w:p>
    <w:p w14:paraId="10689955" w14:textId="77777777" w:rsidR="00E872F5" w:rsidRDefault="00E872F5" w:rsidP="009905F0">
      <w:pPr>
        <w:jc w:val="both"/>
        <w:rPr>
          <w:noProof/>
          <w:sz w:val="20"/>
          <w:szCs w:val="20"/>
          <w:lang w:val="nl-BE"/>
        </w:rPr>
      </w:pPr>
      <w:r>
        <w:rPr>
          <w:noProof/>
          <w:sz w:val="20"/>
          <w:szCs w:val="20"/>
          <w:lang w:val="nl-BE"/>
        </w:rPr>
        <w:t>Er dreigt mat op veld h8.</w:t>
      </w:r>
    </w:p>
    <w:p w14:paraId="17CF0369" w14:textId="77777777" w:rsidR="007A17A0" w:rsidRPr="007A17A0" w:rsidRDefault="007A17A0" w:rsidP="00176891">
      <w:pPr>
        <w:ind w:firstLine="708"/>
        <w:jc w:val="both"/>
        <w:rPr>
          <w:b/>
          <w:noProof/>
          <w:sz w:val="20"/>
          <w:szCs w:val="20"/>
          <w:lang w:val="nl-BE"/>
        </w:rPr>
      </w:pPr>
      <w:r>
        <w:rPr>
          <w:b/>
          <w:noProof/>
          <w:sz w:val="20"/>
          <w:szCs w:val="20"/>
          <w:lang w:val="nl-BE"/>
        </w:rPr>
        <w:t>4…</w:t>
      </w:r>
      <w:r>
        <w:rPr>
          <w:b/>
          <w:noProof/>
          <w:sz w:val="20"/>
          <w:szCs w:val="20"/>
          <w:lang w:val="nl-BE"/>
        </w:rPr>
        <w:tab/>
      </w:r>
      <w:r>
        <w:rPr>
          <w:b/>
          <w:noProof/>
          <w:sz w:val="20"/>
          <w:szCs w:val="20"/>
          <w:lang w:val="nl-BE"/>
        </w:rPr>
        <w:tab/>
        <w:t>Lb4</w:t>
      </w:r>
    </w:p>
    <w:p w14:paraId="7BC28917" w14:textId="77777777" w:rsidR="00B42E2B" w:rsidRPr="00DC7F90" w:rsidRDefault="00B42E2B" w:rsidP="009905F0">
      <w:pPr>
        <w:jc w:val="both"/>
        <w:rPr>
          <w:noProof/>
          <w:sz w:val="20"/>
          <w:szCs w:val="20"/>
          <w:lang w:val="nl-BE"/>
        </w:rPr>
      </w:pPr>
      <w:r w:rsidRPr="00E872F5">
        <w:rPr>
          <w:noProof/>
          <w:sz w:val="20"/>
          <w:szCs w:val="20"/>
          <w:lang w:val="nl-BE"/>
        </w:rPr>
        <w:tab/>
      </w:r>
      <w:r>
        <w:rPr>
          <w:b/>
          <w:noProof/>
          <w:sz w:val="20"/>
          <w:szCs w:val="20"/>
          <w:lang w:val="nl-BE"/>
        </w:rPr>
        <w:t>5.Dh8+</w:t>
      </w:r>
      <w:r>
        <w:rPr>
          <w:b/>
          <w:noProof/>
          <w:sz w:val="20"/>
          <w:szCs w:val="20"/>
          <w:lang w:val="nl-BE"/>
        </w:rPr>
        <w:tab/>
      </w:r>
      <w:r>
        <w:rPr>
          <w:b/>
          <w:noProof/>
          <w:sz w:val="20"/>
          <w:szCs w:val="20"/>
          <w:lang w:val="nl-BE"/>
        </w:rPr>
        <w:tab/>
        <w:t>Lf8</w:t>
      </w:r>
    </w:p>
    <w:p w14:paraId="71122F2A" w14:textId="77777777" w:rsidR="00B42E2B" w:rsidRDefault="00B42E2B" w:rsidP="009905F0">
      <w:pPr>
        <w:jc w:val="both"/>
        <w:rPr>
          <w:b/>
          <w:noProof/>
          <w:sz w:val="20"/>
          <w:szCs w:val="20"/>
          <w:lang w:val="nl-BE"/>
        </w:rPr>
      </w:pPr>
      <w:r>
        <w:rPr>
          <w:b/>
          <w:noProof/>
          <w:sz w:val="20"/>
          <w:szCs w:val="20"/>
          <w:lang w:val="nl-BE"/>
        </w:rPr>
        <w:tab/>
        <w:t>6.Dh5+</w:t>
      </w:r>
      <w:r>
        <w:rPr>
          <w:b/>
          <w:noProof/>
          <w:sz w:val="20"/>
          <w:szCs w:val="20"/>
          <w:lang w:val="nl-BE"/>
        </w:rPr>
        <w:tab/>
      </w:r>
      <w:r>
        <w:rPr>
          <w:b/>
          <w:noProof/>
          <w:sz w:val="20"/>
          <w:szCs w:val="20"/>
          <w:lang w:val="nl-BE"/>
        </w:rPr>
        <w:tab/>
        <w:t>Kd8</w:t>
      </w:r>
    </w:p>
    <w:p w14:paraId="61A8492E" w14:textId="77777777" w:rsidR="00B42E2B" w:rsidRPr="000742F9" w:rsidRDefault="00B42E2B" w:rsidP="009905F0">
      <w:pPr>
        <w:jc w:val="both"/>
        <w:rPr>
          <w:b/>
          <w:noProof/>
          <w:sz w:val="20"/>
          <w:szCs w:val="20"/>
          <w:lang w:val="nl-BE"/>
        </w:rPr>
      </w:pPr>
      <w:r>
        <w:rPr>
          <w:b/>
          <w:noProof/>
          <w:sz w:val="20"/>
          <w:szCs w:val="20"/>
          <w:lang w:val="nl-BE"/>
        </w:rPr>
        <w:tab/>
        <w:t>7.Da5+</w:t>
      </w:r>
      <w:r>
        <w:rPr>
          <w:b/>
          <w:noProof/>
          <w:sz w:val="20"/>
          <w:szCs w:val="20"/>
          <w:lang w:val="nl-BE"/>
        </w:rPr>
        <w:tab/>
      </w:r>
      <w:r>
        <w:rPr>
          <w:b/>
          <w:noProof/>
          <w:sz w:val="20"/>
          <w:szCs w:val="20"/>
          <w:lang w:val="nl-BE"/>
        </w:rPr>
        <w:tab/>
        <w:t>Tc7</w:t>
      </w:r>
    </w:p>
    <w:p w14:paraId="100C4B59" w14:textId="77777777" w:rsidR="00B42E2B" w:rsidRPr="00EB7A30" w:rsidRDefault="00B42E2B" w:rsidP="009905F0">
      <w:pPr>
        <w:jc w:val="both"/>
        <w:rPr>
          <w:b/>
          <w:noProof/>
          <w:sz w:val="20"/>
          <w:szCs w:val="20"/>
          <w:lang w:val="en-GB"/>
        </w:rPr>
      </w:pPr>
      <w:r>
        <w:rPr>
          <w:noProof/>
          <w:sz w:val="20"/>
          <w:szCs w:val="20"/>
          <w:lang w:val="nl-BE"/>
        </w:rPr>
        <w:tab/>
      </w:r>
      <w:r w:rsidRPr="00EB7A30">
        <w:rPr>
          <w:b/>
          <w:noProof/>
          <w:sz w:val="20"/>
          <w:szCs w:val="20"/>
          <w:lang w:val="en-GB"/>
        </w:rPr>
        <w:t>8.Da8+</w:t>
      </w:r>
      <w:r w:rsidRPr="00EB7A30">
        <w:rPr>
          <w:b/>
          <w:noProof/>
          <w:sz w:val="20"/>
          <w:szCs w:val="20"/>
          <w:lang w:val="en-GB"/>
        </w:rPr>
        <w:tab/>
      </w:r>
      <w:r w:rsidRPr="00EB7A30">
        <w:rPr>
          <w:b/>
          <w:noProof/>
          <w:sz w:val="20"/>
          <w:szCs w:val="20"/>
          <w:lang w:val="en-GB"/>
        </w:rPr>
        <w:tab/>
        <w:t>Tc8</w:t>
      </w:r>
    </w:p>
    <w:p w14:paraId="42B33C72" w14:textId="77777777" w:rsidR="00B42E2B" w:rsidRPr="00B42E2B" w:rsidRDefault="00B42E2B" w:rsidP="009905F0">
      <w:pPr>
        <w:jc w:val="both"/>
        <w:rPr>
          <w:b/>
          <w:noProof/>
          <w:sz w:val="20"/>
          <w:szCs w:val="20"/>
          <w:lang w:val="en-GB"/>
        </w:rPr>
      </w:pPr>
      <w:r w:rsidRPr="00EB7A30">
        <w:rPr>
          <w:b/>
          <w:noProof/>
          <w:sz w:val="20"/>
          <w:szCs w:val="20"/>
          <w:lang w:val="en-GB"/>
        </w:rPr>
        <w:tab/>
      </w:r>
      <w:r w:rsidRPr="00B42E2B">
        <w:rPr>
          <w:b/>
          <w:noProof/>
          <w:sz w:val="20"/>
          <w:szCs w:val="20"/>
          <w:lang w:val="en-GB"/>
        </w:rPr>
        <w:t>9.Dxb7</w:t>
      </w:r>
      <w:r w:rsidRPr="00B42E2B">
        <w:rPr>
          <w:b/>
          <w:noProof/>
          <w:sz w:val="20"/>
          <w:szCs w:val="20"/>
          <w:lang w:val="en-GB"/>
        </w:rPr>
        <w:tab/>
      </w:r>
      <w:r w:rsidRPr="00B42E2B">
        <w:rPr>
          <w:b/>
          <w:noProof/>
          <w:sz w:val="20"/>
          <w:szCs w:val="20"/>
          <w:lang w:val="en-GB"/>
        </w:rPr>
        <w:tab/>
        <w:t>Tc7</w:t>
      </w:r>
    </w:p>
    <w:p w14:paraId="7122B435" w14:textId="77777777" w:rsidR="00B42E2B" w:rsidRDefault="00B42E2B" w:rsidP="009905F0">
      <w:pPr>
        <w:jc w:val="both"/>
        <w:rPr>
          <w:b/>
          <w:noProof/>
          <w:sz w:val="20"/>
          <w:szCs w:val="20"/>
          <w:lang w:val="en-GB"/>
        </w:rPr>
      </w:pPr>
      <w:r w:rsidRPr="00B42E2B">
        <w:rPr>
          <w:b/>
          <w:noProof/>
          <w:sz w:val="20"/>
          <w:szCs w:val="20"/>
          <w:lang w:val="en-GB"/>
        </w:rPr>
        <w:t xml:space="preserve">           10.Dd5+</w:t>
      </w:r>
      <w:r w:rsidRPr="00B42E2B">
        <w:rPr>
          <w:b/>
          <w:noProof/>
          <w:sz w:val="20"/>
          <w:szCs w:val="20"/>
          <w:lang w:val="en-GB"/>
        </w:rPr>
        <w:tab/>
      </w:r>
      <w:r w:rsidR="0059197C">
        <w:rPr>
          <w:b/>
          <w:noProof/>
          <w:sz w:val="20"/>
          <w:szCs w:val="20"/>
          <w:lang w:val="en-GB"/>
        </w:rPr>
        <w:tab/>
        <w:t>Kc</w:t>
      </w:r>
      <w:r>
        <w:rPr>
          <w:b/>
          <w:noProof/>
          <w:sz w:val="20"/>
          <w:szCs w:val="20"/>
          <w:lang w:val="en-GB"/>
        </w:rPr>
        <w:t>8</w:t>
      </w:r>
    </w:p>
    <w:p w14:paraId="5B684A71" w14:textId="77777777" w:rsidR="00C10BE8" w:rsidRPr="00E31959" w:rsidRDefault="00C10BE8" w:rsidP="009905F0">
      <w:pPr>
        <w:jc w:val="both"/>
        <w:rPr>
          <w:b/>
          <w:noProof/>
          <w:sz w:val="20"/>
          <w:szCs w:val="20"/>
          <w:lang w:val="nl-BE"/>
        </w:rPr>
      </w:pPr>
      <w:r>
        <w:rPr>
          <w:b/>
          <w:noProof/>
          <w:sz w:val="20"/>
          <w:szCs w:val="20"/>
          <w:lang w:val="en-GB"/>
        </w:rPr>
        <w:t xml:space="preserve">           </w:t>
      </w:r>
      <w:r w:rsidRPr="00E31959">
        <w:rPr>
          <w:b/>
          <w:noProof/>
          <w:sz w:val="20"/>
          <w:szCs w:val="20"/>
          <w:lang w:val="nl-BE"/>
        </w:rPr>
        <w:t>11.D</w:t>
      </w:r>
      <w:r w:rsidR="0059197C" w:rsidRPr="00E31959">
        <w:rPr>
          <w:b/>
          <w:noProof/>
          <w:sz w:val="20"/>
          <w:szCs w:val="20"/>
          <w:lang w:val="nl-BE"/>
        </w:rPr>
        <w:t>a8+</w:t>
      </w:r>
    </w:p>
    <w:p w14:paraId="4AFCAE30" w14:textId="77777777" w:rsidR="0059197C" w:rsidRPr="00E31959" w:rsidRDefault="0059197C" w:rsidP="009905F0">
      <w:pPr>
        <w:jc w:val="both"/>
        <w:rPr>
          <w:noProof/>
          <w:sz w:val="20"/>
          <w:szCs w:val="20"/>
          <w:lang w:val="nl-BE"/>
        </w:rPr>
      </w:pPr>
      <w:r w:rsidRPr="00E31959">
        <w:rPr>
          <w:noProof/>
          <w:sz w:val="20"/>
          <w:szCs w:val="20"/>
          <w:lang w:val="nl-BE"/>
        </w:rPr>
        <w:t>En wit wint.</w:t>
      </w:r>
    </w:p>
    <w:p w14:paraId="5AB338CF" w14:textId="77777777" w:rsidR="009905F0" w:rsidRPr="00E31959" w:rsidRDefault="009905F0" w:rsidP="00E24D55">
      <w:pPr>
        <w:jc w:val="center"/>
        <w:rPr>
          <w:b/>
          <w:noProof/>
          <w:sz w:val="20"/>
          <w:szCs w:val="20"/>
          <w:lang w:val="nl-BE"/>
        </w:rPr>
      </w:pPr>
    </w:p>
    <w:p w14:paraId="28974115" w14:textId="77777777" w:rsidR="009905F0" w:rsidRPr="00E31959" w:rsidRDefault="009905F0" w:rsidP="00E24D55">
      <w:pPr>
        <w:jc w:val="center"/>
        <w:rPr>
          <w:b/>
          <w:noProof/>
          <w:sz w:val="20"/>
          <w:szCs w:val="20"/>
          <w:lang w:val="nl-BE"/>
        </w:rPr>
      </w:pPr>
    </w:p>
    <w:p w14:paraId="4DA87AF9" w14:textId="77777777" w:rsidR="009905F0" w:rsidRPr="00E31959" w:rsidRDefault="009905F0" w:rsidP="00E24D55">
      <w:pPr>
        <w:jc w:val="center"/>
        <w:rPr>
          <w:b/>
          <w:noProof/>
          <w:sz w:val="20"/>
          <w:szCs w:val="20"/>
          <w:lang w:val="nl-BE"/>
        </w:rPr>
      </w:pPr>
    </w:p>
    <w:p w14:paraId="53829313" w14:textId="77777777" w:rsidR="009905F0" w:rsidRPr="00E31959" w:rsidRDefault="009905F0" w:rsidP="00E24D55">
      <w:pPr>
        <w:jc w:val="center"/>
        <w:rPr>
          <w:b/>
          <w:noProof/>
          <w:sz w:val="20"/>
          <w:szCs w:val="20"/>
          <w:lang w:val="nl-BE"/>
        </w:rPr>
      </w:pPr>
    </w:p>
    <w:p w14:paraId="535119F7" w14:textId="77777777" w:rsidR="009905F0" w:rsidRPr="00E31959" w:rsidRDefault="009905F0" w:rsidP="00E24D55">
      <w:pPr>
        <w:jc w:val="center"/>
        <w:rPr>
          <w:i/>
          <w:noProof/>
          <w:sz w:val="20"/>
          <w:szCs w:val="20"/>
          <w:lang w:val="nl-BE"/>
        </w:rPr>
      </w:pPr>
    </w:p>
    <w:p w14:paraId="695DFF4E" w14:textId="77777777" w:rsidR="009905F0" w:rsidRPr="00E31959" w:rsidRDefault="009905F0" w:rsidP="00E24D55">
      <w:pPr>
        <w:jc w:val="center"/>
        <w:rPr>
          <w:b/>
          <w:noProof/>
          <w:sz w:val="20"/>
          <w:szCs w:val="20"/>
          <w:lang w:val="nl-BE"/>
        </w:rPr>
      </w:pPr>
    </w:p>
    <w:p w14:paraId="561846B9" w14:textId="77777777" w:rsidR="009905F0" w:rsidRPr="00E31959" w:rsidRDefault="009905F0" w:rsidP="00E24D55">
      <w:pPr>
        <w:jc w:val="center"/>
        <w:rPr>
          <w:b/>
          <w:noProof/>
          <w:sz w:val="20"/>
          <w:szCs w:val="20"/>
          <w:lang w:val="nl-BE"/>
        </w:rPr>
      </w:pPr>
    </w:p>
    <w:p w14:paraId="7C5E1CEB" w14:textId="77777777" w:rsidR="009905F0" w:rsidRPr="00E31959" w:rsidRDefault="009905F0" w:rsidP="00E24D55">
      <w:pPr>
        <w:jc w:val="center"/>
        <w:rPr>
          <w:b/>
          <w:noProof/>
          <w:sz w:val="20"/>
          <w:szCs w:val="20"/>
          <w:lang w:val="nl-BE"/>
        </w:rPr>
      </w:pPr>
    </w:p>
    <w:p w14:paraId="41884AEC" w14:textId="77777777" w:rsidR="009905F0" w:rsidRPr="00E31959" w:rsidRDefault="009905F0" w:rsidP="00E24D55">
      <w:pPr>
        <w:jc w:val="center"/>
        <w:rPr>
          <w:b/>
          <w:noProof/>
          <w:sz w:val="20"/>
          <w:szCs w:val="20"/>
          <w:lang w:val="nl-BE"/>
        </w:rPr>
      </w:pPr>
    </w:p>
    <w:p w14:paraId="24AF1AC6" w14:textId="77777777" w:rsidR="009905F0" w:rsidRPr="00E31959" w:rsidRDefault="009905F0" w:rsidP="00E24D55">
      <w:pPr>
        <w:jc w:val="center"/>
        <w:rPr>
          <w:b/>
          <w:noProof/>
          <w:sz w:val="20"/>
          <w:szCs w:val="20"/>
          <w:lang w:val="nl-BE"/>
        </w:rPr>
      </w:pPr>
    </w:p>
    <w:p w14:paraId="6CA2EC01" w14:textId="77777777" w:rsidR="009905F0" w:rsidRPr="00E31959" w:rsidRDefault="009905F0" w:rsidP="00E24D55">
      <w:pPr>
        <w:jc w:val="center"/>
        <w:rPr>
          <w:b/>
          <w:noProof/>
          <w:sz w:val="20"/>
          <w:szCs w:val="20"/>
          <w:lang w:val="nl-BE"/>
        </w:rPr>
      </w:pPr>
    </w:p>
    <w:p w14:paraId="4144C68B" w14:textId="77777777" w:rsidR="009905F0" w:rsidRPr="00E31959" w:rsidRDefault="009905F0" w:rsidP="00E24D55">
      <w:pPr>
        <w:jc w:val="center"/>
        <w:rPr>
          <w:b/>
          <w:noProof/>
          <w:sz w:val="20"/>
          <w:szCs w:val="20"/>
          <w:lang w:val="nl-BE"/>
        </w:rPr>
      </w:pPr>
    </w:p>
    <w:p w14:paraId="068196CB" w14:textId="77777777" w:rsidR="009905F0" w:rsidRPr="00E31959" w:rsidRDefault="009905F0" w:rsidP="00E24D55">
      <w:pPr>
        <w:jc w:val="center"/>
        <w:rPr>
          <w:b/>
          <w:noProof/>
          <w:sz w:val="20"/>
          <w:szCs w:val="20"/>
          <w:lang w:val="nl-BE"/>
        </w:rPr>
      </w:pPr>
    </w:p>
    <w:p w14:paraId="3482AA7C" w14:textId="77777777" w:rsidR="009905F0" w:rsidRPr="00E31959" w:rsidRDefault="009905F0" w:rsidP="00E24D55">
      <w:pPr>
        <w:jc w:val="center"/>
        <w:rPr>
          <w:b/>
          <w:noProof/>
          <w:sz w:val="20"/>
          <w:szCs w:val="20"/>
          <w:lang w:val="nl-BE"/>
        </w:rPr>
      </w:pPr>
    </w:p>
    <w:p w14:paraId="13D32E7E" w14:textId="77777777" w:rsidR="009905F0" w:rsidRPr="00E31959" w:rsidRDefault="009905F0" w:rsidP="00E24D55">
      <w:pPr>
        <w:jc w:val="center"/>
        <w:rPr>
          <w:b/>
          <w:noProof/>
          <w:sz w:val="20"/>
          <w:szCs w:val="20"/>
          <w:lang w:val="nl-BE"/>
        </w:rPr>
      </w:pPr>
    </w:p>
    <w:p w14:paraId="27AB4A47" w14:textId="77777777" w:rsidR="009905F0" w:rsidRPr="00E31959" w:rsidRDefault="009905F0" w:rsidP="00E24D55">
      <w:pPr>
        <w:jc w:val="center"/>
        <w:rPr>
          <w:b/>
          <w:noProof/>
          <w:sz w:val="20"/>
          <w:szCs w:val="20"/>
          <w:lang w:val="nl-BE"/>
        </w:rPr>
      </w:pPr>
    </w:p>
    <w:p w14:paraId="714D499A" w14:textId="77777777" w:rsidR="009905F0" w:rsidRPr="00E31959" w:rsidRDefault="009905F0" w:rsidP="00E24D55">
      <w:pPr>
        <w:jc w:val="center"/>
        <w:rPr>
          <w:b/>
          <w:noProof/>
          <w:sz w:val="20"/>
          <w:szCs w:val="20"/>
          <w:lang w:val="nl-BE"/>
        </w:rPr>
      </w:pPr>
    </w:p>
    <w:p w14:paraId="3D0D818C" w14:textId="77777777" w:rsidR="009905F0" w:rsidRPr="00E31959" w:rsidRDefault="009905F0" w:rsidP="00E24D55">
      <w:pPr>
        <w:jc w:val="center"/>
        <w:rPr>
          <w:b/>
          <w:noProof/>
          <w:sz w:val="20"/>
          <w:szCs w:val="20"/>
          <w:lang w:val="nl-BE"/>
        </w:rPr>
      </w:pPr>
    </w:p>
    <w:p w14:paraId="4A2FA137" w14:textId="77777777" w:rsidR="009905F0" w:rsidRPr="00E31959" w:rsidRDefault="009905F0" w:rsidP="00E24D55">
      <w:pPr>
        <w:jc w:val="center"/>
        <w:rPr>
          <w:b/>
          <w:noProof/>
          <w:sz w:val="20"/>
          <w:szCs w:val="20"/>
          <w:lang w:val="nl-BE"/>
        </w:rPr>
      </w:pPr>
    </w:p>
    <w:p w14:paraId="20488E27" w14:textId="77777777" w:rsidR="009905F0" w:rsidRPr="00E31959" w:rsidRDefault="009905F0" w:rsidP="00E24D55">
      <w:pPr>
        <w:jc w:val="center"/>
        <w:rPr>
          <w:b/>
          <w:noProof/>
          <w:sz w:val="20"/>
          <w:szCs w:val="20"/>
          <w:lang w:val="nl-BE"/>
        </w:rPr>
      </w:pPr>
    </w:p>
    <w:p w14:paraId="1A823979" w14:textId="77777777" w:rsidR="009905F0" w:rsidRPr="00E31959" w:rsidRDefault="009905F0" w:rsidP="00E24D55">
      <w:pPr>
        <w:jc w:val="center"/>
        <w:rPr>
          <w:b/>
          <w:noProof/>
          <w:sz w:val="20"/>
          <w:szCs w:val="20"/>
          <w:lang w:val="nl-BE"/>
        </w:rPr>
      </w:pPr>
    </w:p>
    <w:p w14:paraId="10E39F7E" w14:textId="77777777" w:rsidR="009905F0" w:rsidRPr="00E31959" w:rsidRDefault="009905F0" w:rsidP="00E24D55">
      <w:pPr>
        <w:jc w:val="center"/>
        <w:rPr>
          <w:b/>
          <w:noProof/>
          <w:sz w:val="20"/>
          <w:szCs w:val="20"/>
          <w:lang w:val="nl-BE"/>
        </w:rPr>
      </w:pPr>
    </w:p>
    <w:p w14:paraId="076A51A9" w14:textId="77777777" w:rsidR="00EE72E4" w:rsidRPr="00E31959" w:rsidRDefault="00EE72E4" w:rsidP="006A0E8A">
      <w:pPr>
        <w:rPr>
          <w:b/>
          <w:noProof/>
          <w:sz w:val="20"/>
          <w:szCs w:val="20"/>
          <w:lang w:val="nl-BE"/>
        </w:rPr>
      </w:pPr>
    </w:p>
    <w:p w14:paraId="14CB6C4E" w14:textId="77777777" w:rsidR="00EE72E4" w:rsidRPr="00E31959" w:rsidRDefault="00EE72E4" w:rsidP="006A0E8A">
      <w:pPr>
        <w:rPr>
          <w:b/>
          <w:noProof/>
          <w:sz w:val="20"/>
          <w:szCs w:val="20"/>
          <w:lang w:val="nl-BE"/>
        </w:rPr>
      </w:pPr>
    </w:p>
    <w:p w14:paraId="5B06B0BF" w14:textId="77777777" w:rsidR="00EE72E4" w:rsidRPr="00E31959" w:rsidRDefault="00EE72E4" w:rsidP="006A0E8A">
      <w:pPr>
        <w:rPr>
          <w:b/>
          <w:noProof/>
          <w:sz w:val="20"/>
          <w:szCs w:val="20"/>
          <w:lang w:val="nl-BE"/>
        </w:rPr>
      </w:pPr>
    </w:p>
    <w:p w14:paraId="2AB76302" w14:textId="77777777" w:rsidR="00E24D55" w:rsidRPr="00E31959" w:rsidRDefault="00D8371D" w:rsidP="00EE72E4">
      <w:pPr>
        <w:jc w:val="center"/>
        <w:rPr>
          <w:b/>
          <w:noProof/>
          <w:sz w:val="20"/>
          <w:szCs w:val="20"/>
          <w:lang w:val="nl-BE"/>
        </w:rPr>
      </w:pPr>
      <w:r w:rsidRPr="00E31959">
        <w:rPr>
          <w:b/>
          <w:noProof/>
          <w:sz w:val="20"/>
          <w:szCs w:val="20"/>
          <w:lang w:val="nl-BE"/>
        </w:rPr>
        <w:lastRenderedPageBreak/>
        <w:t xml:space="preserve">- </w:t>
      </w:r>
      <w:r w:rsidR="00AE1C44" w:rsidRPr="00E31959">
        <w:rPr>
          <w:b/>
          <w:noProof/>
          <w:sz w:val="20"/>
          <w:szCs w:val="20"/>
          <w:lang w:val="nl-BE"/>
        </w:rPr>
        <w:t>113</w:t>
      </w:r>
      <w:r w:rsidR="00E506CF" w:rsidRPr="00E31959">
        <w:rPr>
          <w:b/>
          <w:noProof/>
          <w:sz w:val="20"/>
          <w:szCs w:val="20"/>
          <w:lang w:val="nl-BE"/>
        </w:rPr>
        <w:t xml:space="preserve"> -</w:t>
      </w:r>
    </w:p>
    <w:p w14:paraId="585E127A" w14:textId="77777777" w:rsidR="00E24D55" w:rsidRPr="00E31959" w:rsidRDefault="00E24D55" w:rsidP="00E24D55">
      <w:pPr>
        <w:pStyle w:val="Plattetekst"/>
        <w:spacing w:line="190" w:lineRule="exact"/>
        <w:jc w:val="center"/>
        <w:rPr>
          <w:rFonts w:ascii="Arial" w:hAnsi="Arial" w:cs="Arial"/>
          <w:noProof/>
        </w:rPr>
      </w:pPr>
    </w:p>
    <w:p w14:paraId="2BF7A87D" w14:textId="77777777" w:rsidR="00E24D55" w:rsidRPr="00E31959" w:rsidRDefault="00E24D55" w:rsidP="00E24D55">
      <w:pPr>
        <w:jc w:val="center"/>
        <w:rPr>
          <w:noProof/>
          <w:sz w:val="20"/>
          <w:szCs w:val="20"/>
          <w:lang w:val="nl-BE"/>
        </w:rPr>
      </w:pPr>
      <w:r w:rsidRPr="00E31959">
        <w:rPr>
          <w:i/>
          <w:noProof/>
          <w:sz w:val="20"/>
          <w:szCs w:val="20"/>
          <w:lang w:val="nl-BE"/>
        </w:rPr>
        <w:t>Origineel,</w:t>
      </w:r>
      <w:r w:rsidRPr="00E31959">
        <w:rPr>
          <w:noProof/>
          <w:sz w:val="20"/>
          <w:szCs w:val="20"/>
          <w:lang w:val="nl-BE"/>
        </w:rPr>
        <w:t xml:space="preserve"> 2008</w:t>
      </w:r>
    </w:p>
    <w:p w14:paraId="570798E7" w14:textId="77777777" w:rsidR="004F58FE" w:rsidRPr="00E31959" w:rsidRDefault="004F58FE" w:rsidP="00E24D55">
      <w:pPr>
        <w:jc w:val="center"/>
        <w:rPr>
          <w:noProof/>
          <w:sz w:val="20"/>
          <w:szCs w:val="20"/>
          <w:lang w:val="nl-BE"/>
        </w:rPr>
      </w:pPr>
    </w:p>
    <w:p w14:paraId="5981B96C" w14:textId="77777777" w:rsidR="00E24D55" w:rsidRDefault="004F58FE" w:rsidP="00E24D55">
      <w:r>
        <w:object w:dxaOrig="4431" w:dyaOrig="4430" w14:anchorId="3DC889FA">
          <v:shape id="_x0000_i1132" type="#_x0000_t75" style="width:154.5pt;height:153.95pt" o:ole="">
            <v:imagedata r:id="rId234" o:title=""/>
          </v:shape>
          <o:OLEObject Type="Embed" ProgID="CorelDRAW.Graphic.12" ShapeID="_x0000_i1132" DrawAspect="Content" ObjectID="_1587467525" r:id="rId235"/>
        </w:object>
      </w:r>
    </w:p>
    <w:p w14:paraId="60B34677" w14:textId="77777777" w:rsidR="004F58FE" w:rsidRPr="00B42E2B" w:rsidRDefault="004F58FE" w:rsidP="00E24D55">
      <w:pPr>
        <w:rPr>
          <w:lang w:val="en-GB"/>
        </w:rPr>
      </w:pPr>
    </w:p>
    <w:p w14:paraId="58A32217" w14:textId="77777777" w:rsidR="00E24D55" w:rsidRPr="00EB7A30" w:rsidRDefault="00E24D55" w:rsidP="004F58FE">
      <w:pPr>
        <w:jc w:val="both"/>
        <w:rPr>
          <w:sz w:val="20"/>
          <w:szCs w:val="20"/>
          <w:lang w:val="nl-BE"/>
        </w:rPr>
      </w:pPr>
      <w:r w:rsidRPr="00EB7A30">
        <w:rPr>
          <w:b/>
          <w:lang w:val="nl-BE"/>
        </w:rPr>
        <w:t>+</w:t>
      </w:r>
      <w:r w:rsidRPr="00EB7A30">
        <w:rPr>
          <w:sz w:val="20"/>
          <w:szCs w:val="20"/>
          <w:lang w:val="nl-BE"/>
        </w:rPr>
        <w:t xml:space="preserve">              </w:t>
      </w:r>
      <w:r w:rsidR="000A2714" w:rsidRPr="00EB7A30">
        <w:rPr>
          <w:sz w:val="20"/>
          <w:szCs w:val="20"/>
          <w:lang w:val="nl-BE"/>
        </w:rPr>
        <w:t xml:space="preserve">               </w:t>
      </w:r>
      <w:r w:rsidRPr="00EB7A30">
        <w:rPr>
          <w:sz w:val="20"/>
          <w:szCs w:val="20"/>
          <w:lang w:val="nl-BE"/>
        </w:rPr>
        <w:t xml:space="preserve"> 4001.01 e1a8 </w:t>
      </w:r>
    </w:p>
    <w:p w14:paraId="055FA48D" w14:textId="77777777" w:rsidR="00E24D55" w:rsidRPr="00EB7A30" w:rsidRDefault="00E24D55" w:rsidP="00E24D55">
      <w:pPr>
        <w:rPr>
          <w:lang w:val="nl-BE"/>
        </w:rPr>
      </w:pPr>
    </w:p>
    <w:p w14:paraId="413860AE" w14:textId="77777777" w:rsidR="00E24D55" w:rsidRPr="001B6D34" w:rsidRDefault="00E24D55" w:rsidP="00E24D55">
      <w:pPr>
        <w:pStyle w:val="Plattetekst"/>
        <w:rPr>
          <w:rFonts w:ascii="Arial" w:hAnsi="Arial" w:cs="Arial"/>
          <w:b w:val="0"/>
          <w:sz w:val="20"/>
          <w:szCs w:val="20"/>
        </w:rPr>
      </w:pPr>
      <w:r w:rsidRPr="00EB7A30">
        <w:rPr>
          <w:rFonts w:ascii="Arial" w:hAnsi="Arial" w:cs="Arial"/>
          <w:b w:val="0"/>
          <w:noProof/>
          <w:sz w:val="20"/>
          <w:szCs w:val="20"/>
        </w:rPr>
        <w:t>H</w:t>
      </w:r>
      <w:r w:rsidRPr="001B6D34">
        <w:rPr>
          <w:rFonts w:ascii="Arial" w:hAnsi="Arial" w:cs="Arial"/>
          <w:b w:val="0"/>
          <w:noProof/>
          <w:sz w:val="20"/>
          <w:szCs w:val="20"/>
        </w:rPr>
        <w:t>et blanke koppel staat netjes op hun</w:t>
      </w:r>
      <w:r w:rsidRPr="001B6D34">
        <w:rPr>
          <w:rFonts w:ascii="Arial" w:hAnsi="Arial" w:cs="Arial"/>
          <w:b w:val="0"/>
          <w:bCs/>
          <w:noProof/>
          <w:sz w:val="20"/>
          <w:szCs w:val="20"/>
        </w:rPr>
        <w:t xml:space="preserve"> </w:t>
      </w:r>
      <w:r w:rsidRPr="001B6D34">
        <w:rPr>
          <w:rFonts w:ascii="Arial" w:hAnsi="Arial" w:cs="Arial"/>
          <w:b w:val="0"/>
          <w:noProof/>
          <w:sz w:val="20"/>
          <w:szCs w:val="20"/>
        </w:rPr>
        <w:t>startplaats. Maar er dreigt niet alleen paardvangst maar ook zwarte promotie.</w:t>
      </w:r>
    </w:p>
    <w:p w14:paraId="2AE1DA8A" w14:textId="77777777" w:rsidR="00E24D55" w:rsidRPr="00AD04D8" w:rsidRDefault="00E24D55" w:rsidP="00E24D55">
      <w:pPr>
        <w:rPr>
          <w:b/>
          <w:sz w:val="20"/>
          <w:szCs w:val="20"/>
          <w:lang w:val="nl-BE"/>
        </w:rPr>
      </w:pPr>
      <w:r>
        <w:rPr>
          <w:b/>
          <w:sz w:val="20"/>
          <w:szCs w:val="20"/>
          <w:lang w:val="nl-BE"/>
        </w:rPr>
        <w:t xml:space="preserve">             </w:t>
      </w:r>
      <w:r w:rsidRPr="00AD04D8">
        <w:rPr>
          <w:b/>
          <w:sz w:val="20"/>
          <w:szCs w:val="20"/>
          <w:lang w:val="nl-BE"/>
        </w:rPr>
        <w:t>1.Da4+</w:t>
      </w:r>
      <w:r w:rsidRPr="00AD04D8">
        <w:rPr>
          <w:b/>
          <w:sz w:val="20"/>
          <w:szCs w:val="20"/>
          <w:lang w:val="nl-BE"/>
        </w:rPr>
        <w:tab/>
      </w:r>
      <w:r w:rsidRPr="00AD04D8">
        <w:rPr>
          <w:b/>
          <w:sz w:val="20"/>
          <w:szCs w:val="20"/>
          <w:lang w:val="nl-BE"/>
        </w:rPr>
        <w:tab/>
        <w:t>Da7</w:t>
      </w:r>
    </w:p>
    <w:p w14:paraId="3589A61E" w14:textId="77777777" w:rsidR="00E24D55" w:rsidRPr="00AD04D8" w:rsidRDefault="00E24D55" w:rsidP="00E24D55">
      <w:pPr>
        <w:rPr>
          <w:b/>
          <w:sz w:val="20"/>
          <w:szCs w:val="20"/>
          <w:lang w:val="nl-BE"/>
        </w:rPr>
      </w:pPr>
      <w:r>
        <w:rPr>
          <w:b/>
          <w:sz w:val="20"/>
          <w:szCs w:val="20"/>
          <w:lang w:val="nl-BE"/>
        </w:rPr>
        <w:t xml:space="preserve">             </w:t>
      </w:r>
      <w:r w:rsidRPr="00AD04D8">
        <w:rPr>
          <w:b/>
          <w:sz w:val="20"/>
          <w:szCs w:val="20"/>
          <w:lang w:val="nl-BE"/>
        </w:rPr>
        <w:t>2.De4+</w:t>
      </w:r>
      <w:r w:rsidRPr="00AD04D8">
        <w:rPr>
          <w:b/>
          <w:sz w:val="20"/>
          <w:szCs w:val="20"/>
          <w:lang w:val="nl-BE"/>
        </w:rPr>
        <w:tab/>
      </w:r>
      <w:r w:rsidRPr="00AD04D8">
        <w:rPr>
          <w:b/>
          <w:sz w:val="20"/>
          <w:szCs w:val="20"/>
          <w:lang w:val="nl-BE"/>
        </w:rPr>
        <w:tab/>
        <w:t>Db7</w:t>
      </w:r>
    </w:p>
    <w:p w14:paraId="7CB69966" w14:textId="77777777" w:rsidR="00E24D55" w:rsidRPr="00AD04D8" w:rsidRDefault="00E24D55" w:rsidP="00E24D55">
      <w:pPr>
        <w:rPr>
          <w:b/>
          <w:sz w:val="20"/>
          <w:szCs w:val="20"/>
          <w:lang w:val="nl-BE"/>
        </w:rPr>
      </w:pPr>
      <w:r>
        <w:rPr>
          <w:b/>
          <w:sz w:val="20"/>
          <w:szCs w:val="20"/>
          <w:lang w:val="nl-BE"/>
        </w:rPr>
        <w:t xml:space="preserve">             </w:t>
      </w:r>
      <w:r w:rsidRPr="00AD04D8">
        <w:rPr>
          <w:b/>
          <w:sz w:val="20"/>
          <w:szCs w:val="20"/>
          <w:lang w:val="nl-BE"/>
        </w:rPr>
        <w:t>3.De8+</w:t>
      </w:r>
      <w:r w:rsidRPr="00AD04D8">
        <w:rPr>
          <w:b/>
          <w:sz w:val="20"/>
          <w:szCs w:val="20"/>
          <w:lang w:val="nl-BE"/>
        </w:rPr>
        <w:tab/>
      </w:r>
      <w:r w:rsidRPr="00AD04D8">
        <w:rPr>
          <w:b/>
          <w:sz w:val="20"/>
          <w:szCs w:val="20"/>
          <w:lang w:val="nl-BE"/>
        </w:rPr>
        <w:tab/>
        <w:t>Ka7</w:t>
      </w:r>
    </w:p>
    <w:p w14:paraId="0427C95B" w14:textId="77777777" w:rsidR="00E24D55" w:rsidRPr="00AD04D8" w:rsidRDefault="00E24D55" w:rsidP="00E24D55">
      <w:pPr>
        <w:rPr>
          <w:b/>
          <w:sz w:val="20"/>
          <w:szCs w:val="20"/>
          <w:lang w:val="nl-BE"/>
        </w:rPr>
      </w:pPr>
      <w:r>
        <w:rPr>
          <w:b/>
          <w:sz w:val="20"/>
          <w:szCs w:val="20"/>
          <w:lang w:val="nl-BE"/>
        </w:rPr>
        <w:t xml:space="preserve">             </w:t>
      </w:r>
      <w:r w:rsidRPr="00AD04D8">
        <w:rPr>
          <w:b/>
          <w:sz w:val="20"/>
          <w:szCs w:val="20"/>
          <w:lang w:val="nl-BE"/>
        </w:rPr>
        <w:t>4.De3+</w:t>
      </w:r>
      <w:r w:rsidRPr="00AD04D8">
        <w:rPr>
          <w:b/>
          <w:sz w:val="20"/>
          <w:szCs w:val="20"/>
          <w:lang w:val="nl-BE"/>
        </w:rPr>
        <w:tab/>
      </w:r>
      <w:r w:rsidRPr="00AD04D8">
        <w:rPr>
          <w:b/>
          <w:sz w:val="20"/>
          <w:szCs w:val="20"/>
          <w:lang w:val="nl-BE"/>
        </w:rPr>
        <w:tab/>
        <w:t>Ka8</w:t>
      </w:r>
    </w:p>
    <w:p w14:paraId="05645FBC" w14:textId="77777777" w:rsidR="00E24D55" w:rsidRPr="00B71295" w:rsidRDefault="00E24D55" w:rsidP="00E24D55">
      <w:pPr>
        <w:pStyle w:val="Plattetekst"/>
        <w:rPr>
          <w:rFonts w:ascii="Arial" w:hAnsi="Arial" w:cs="Arial"/>
          <w:b w:val="0"/>
          <w:noProof/>
          <w:sz w:val="20"/>
          <w:szCs w:val="20"/>
        </w:rPr>
      </w:pPr>
      <w:r w:rsidRPr="00B71295">
        <w:rPr>
          <w:rFonts w:ascii="Arial" w:hAnsi="Arial" w:cs="Arial"/>
          <w:b w:val="0"/>
          <w:noProof/>
          <w:sz w:val="20"/>
          <w:szCs w:val="20"/>
        </w:rPr>
        <w:t>4…Ka6</w:t>
      </w:r>
      <w:r w:rsidR="001C53FC">
        <w:rPr>
          <w:rFonts w:ascii="Arial" w:hAnsi="Arial" w:cs="Arial"/>
          <w:b w:val="0"/>
          <w:noProof/>
          <w:sz w:val="20"/>
          <w:szCs w:val="20"/>
        </w:rPr>
        <w:t>?</w:t>
      </w:r>
      <w:r w:rsidRPr="00B71295">
        <w:rPr>
          <w:rFonts w:ascii="Arial" w:hAnsi="Arial" w:cs="Arial"/>
          <w:b w:val="0"/>
          <w:noProof/>
          <w:sz w:val="20"/>
          <w:szCs w:val="20"/>
        </w:rPr>
        <w:t xml:space="preserve"> 5.Pc5+ en 6.Pxb7.</w:t>
      </w:r>
    </w:p>
    <w:p w14:paraId="76B96132" w14:textId="77777777" w:rsidR="00E24D55" w:rsidRPr="00AD04D8" w:rsidRDefault="00E24D55" w:rsidP="00E24D55">
      <w:pPr>
        <w:rPr>
          <w:b/>
          <w:sz w:val="20"/>
          <w:szCs w:val="20"/>
          <w:lang w:val="nl-BE"/>
        </w:rPr>
      </w:pPr>
      <w:r>
        <w:rPr>
          <w:b/>
          <w:sz w:val="20"/>
          <w:szCs w:val="20"/>
          <w:lang w:val="nl-BE"/>
        </w:rPr>
        <w:t xml:space="preserve">             </w:t>
      </w:r>
      <w:r w:rsidRPr="00AD04D8">
        <w:rPr>
          <w:b/>
          <w:sz w:val="20"/>
          <w:szCs w:val="20"/>
          <w:lang w:val="nl-BE"/>
        </w:rPr>
        <w:t>5.Da3+</w:t>
      </w:r>
      <w:r w:rsidRPr="00AD04D8">
        <w:rPr>
          <w:b/>
          <w:sz w:val="20"/>
          <w:szCs w:val="20"/>
          <w:lang w:val="nl-BE"/>
        </w:rPr>
        <w:tab/>
      </w:r>
      <w:r w:rsidRPr="00AD04D8">
        <w:rPr>
          <w:b/>
          <w:sz w:val="20"/>
          <w:szCs w:val="20"/>
          <w:lang w:val="nl-BE"/>
        </w:rPr>
        <w:tab/>
        <w:t>Da7</w:t>
      </w:r>
    </w:p>
    <w:p w14:paraId="40D2BA51" w14:textId="77777777" w:rsidR="00E24D55" w:rsidRPr="00AD04D8" w:rsidRDefault="00E24D55" w:rsidP="00E24D55">
      <w:pPr>
        <w:rPr>
          <w:b/>
          <w:sz w:val="20"/>
          <w:szCs w:val="20"/>
          <w:lang w:val="nl-BE"/>
        </w:rPr>
      </w:pPr>
      <w:r>
        <w:rPr>
          <w:b/>
          <w:sz w:val="20"/>
          <w:szCs w:val="20"/>
          <w:lang w:val="nl-BE"/>
        </w:rPr>
        <w:t xml:space="preserve">             </w:t>
      </w:r>
      <w:r w:rsidRPr="00AD04D8">
        <w:rPr>
          <w:b/>
          <w:sz w:val="20"/>
          <w:szCs w:val="20"/>
          <w:lang w:val="nl-BE"/>
        </w:rPr>
        <w:t>6.Df3+</w:t>
      </w:r>
      <w:r w:rsidRPr="00AD04D8">
        <w:rPr>
          <w:b/>
          <w:sz w:val="20"/>
          <w:szCs w:val="20"/>
          <w:lang w:val="nl-BE"/>
        </w:rPr>
        <w:tab/>
      </w:r>
      <w:r w:rsidRPr="00AD04D8">
        <w:rPr>
          <w:b/>
          <w:sz w:val="20"/>
          <w:szCs w:val="20"/>
          <w:lang w:val="nl-BE"/>
        </w:rPr>
        <w:tab/>
        <w:t>Db7</w:t>
      </w:r>
    </w:p>
    <w:p w14:paraId="6F4298B4" w14:textId="77777777" w:rsidR="00E24D55" w:rsidRPr="00AD04D8" w:rsidRDefault="00E24D55" w:rsidP="00E24D55">
      <w:pPr>
        <w:rPr>
          <w:b/>
          <w:sz w:val="20"/>
          <w:szCs w:val="20"/>
          <w:lang w:val="nl-BE"/>
        </w:rPr>
      </w:pPr>
      <w:r>
        <w:rPr>
          <w:b/>
          <w:sz w:val="20"/>
          <w:szCs w:val="20"/>
          <w:lang w:val="nl-BE"/>
        </w:rPr>
        <w:t xml:space="preserve">             </w:t>
      </w:r>
      <w:r w:rsidRPr="00AD04D8">
        <w:rPr>
          <w:b/>
          <w:sz w:val="20"/>
          <w:szCs w:val="20"/>
          <w:lang w:val="nl-BE"/>
        </w:rPr>
        <w:t>7.Df8+</w:t>
      </w:r>
      <w:r w:rsidRPr="00AD04D8">
        <w:rPr>
          <w:b/>
          <w:sz w:val="20"/>
          <w:szCs w:val="20"/>
          <w:lang w:val="nl-BE"/>
        </w:rPr>
        <w:tab/>
      </w:r>
      <w:r w:rsidRPr="00AD04D8">
        <w:rPr>
          <w:b/>
          <w:sz w:val="20"/>
          <w:szCs w:val="20"/>
          <w:lang w:val="nl-BE"/>
        </w:rPr>
        <w:tab/>
        <w:t>Ka7</w:t>
      </w:r>
    </w:p>
    <w:p w14:paraId="68E92514" w14:textId="77777777" w:rsidR="00E31959" w:rsidRDefault="00E24D55" w:rsidP="00E24D55">
      <w:pPr>
        <w:rPr>
          <w:b/>
          <w:sz w:val="20"/>
          <w:szCs w:val="20"/>
          <w:lang w:val="nl-BE"/>
        </w:rPr>
      </w:pPr>
      <w:r>
        <w:rPr>
          <w:b/>
          <w:sz w:val="20"/>
          <w:szCs w:val="20"/>
          <w:lang w:val="nl-BE"/>
        </w:rPr>
        <w:t xml:space="preserve">             </w:t>
      </w:r>
      <w:r w:rsidRPr="00AD04D8">
        <w:rPr>
          <w:b/>
          <w:sz w:val="20"/>
          <w:szCs w:val="20"/>
          <w:lang w:val="nl-BE"/>
        </w:rPr>
        <w:t>8.Df2+</w:t>
      </w:r>
      <w:r w:rsidRPr="00AD04D8">
        <w:rPr>
          <w:b/>
          <w:sz w:val="20"/>
          <w:szCs w:val="20"/>
          <w:lang w:val="nl-BE"/>
        </w:rPr>
        <w:tab/>
      </w:r>
    </w:p>
    <w:p w14:paraId="53405B7D" w14:textId="77777777" w:rsidR="00E31959" w:rsidRPr="00E31959" w:rsidRDefault="00E31959" w:rsidP="00E31959">
      <w:pPr>
        <w:jc w:val="both"/>
        <w:rPr>
          <w:i/>
          <w:sz w:val="20"/>
          <w:szCs w:val="20"/>
          <w:lang w:val="nl-BE"/>
        </w:rPr>
      </w:pPr>
      <w:r>
        <w:rPr>
          <w:sz w:val="20"/>
          <w:szCs w:val="20"/>
          <w:lang w:val="nl-BE"/>
        </w:rPr>
        <w:t xml:space="preserve">8.Da3+? De6 9.De3+ Ka8 10.Df3+ Db7 </w:t>
      </w:r>
      <w:r>
        <w:rPr>
          <w:i/>
          <w:sz w:val="20"/>
          <w:szCs w:val="20"/>
          <w:lang w:val="nl-BE"/>
        </w:rPr>
        <w:t>(Zie zet 6.)</w:t>
      </w:r>
    </w:p>
    <w:p w14:paraId="6702A17A" w14:textId="77777777" w:rsidR="00E24D55" w:rsidRPr="00AD04D8" w:rsidRDefault="00E24D55" w:rsidP="00E24D55">
      <w:pPr>
        <w:rPr>
          <w:b/>
          <w:sz w:val="20"/>
          <w:szCs w:val="20"/>
          <w:lang w:val="nl-BE"/>
        </w:rPr>
      </w:pPr>
      <w:r w:rsidRPr="00AD04D8">
        <w:rPr>
          <w:b/>
          <w:sz w:val="20"/>
          <w:szCs w:val="20"/>
          <w:lang w:val="nl-BE"/>
        </w:rPr>
        <w:tab/>
        <w:t>Ka8</w:t>
      </w:r>
    </w:p>
    <w:p w14:paraId="6AF9A1B4" w14:textId="77777777" w:rsidR="00E24D55" w:rsidRPr="00AD04D8" w:rsidRDefault="00E24D55" w:rsidP="00E24D55">
      <w:pPr>
        <w:rPr>
          <w:b/>
          <w:sz w:val="20"/>
          <w:szCs w:val="20"/>
          <w:lang w:val="nl-BE"/>
        </w:rPr>
      </w:pPr>
      <w:r>
        <w:rPr>
          <w:b/>
          <w:sz w:val="20"/>
          <w:szCs w:val="20"/>
          <w:lang w:val="nl-BE"/>
        </w:rPr>
        <w:t xml:space="preserve">             </w:t>
      </w:r>
      <w:r w:rsidRPr="00AD04D8">
        <w:rPr>
          <w:b/>
          <w:sz w:val="20"/>
          <w:szCs w:val="20"/>
          <w:lang w:val="nl-BE"/>
        </w:rPr>
        <w:t>9.Da2+</w:t>
      </w:r>
      <w:r w:rsidRPr="00AD04D8">
        <w:rPr>
          <w:b/>
          <w:sz w:val="20"/>
          <w:szCs w:val="20"/>
          <w:lang w:val="nl-BE"/>
        </w:rPr>
        <w:tab/>
      </w:r>
      <w:r w:rsidRPr="00AD04D8">
        <w:rPr>
          <w:b/>
          <w:sz w:val="20"/>
          <w:szCs w:val="20"/>
          <w:lang w:val="nl-BE"/>
        </w:rPr>
        <w:tab/>
        <w:t>Da7</w:t>
      </w:r>
    </w:p>
    <w:p w14:paraId="05BD752C" w14:textId="77777777" w:rsidR="00E24D55" w:rsidRPr="00AD04D8" w:rsidRDefault="00E24D55" w:rsidP="00E24D55">
      <w:pPr>
        <w:rPr>
          <w:b/>
          <w:sz w:val="20"/>
          <w:szCs w:val="20"/>
          <w:lang w:val="nl-BE"/>
        </w:rPr>
      </w:pPr>
      <w:r>
        <w:rPr>
          <w:b/>
          <w:sz w:val="20"/>
          <w:szCs w:val="20"/>
          <w:lang w:val="nl-BE"/>
        </w:rPr>
        <w:t xml:space="preserve">           </w:t>
      </w:r>
      <w:r w:rsidRPr="00AD04D8">
        <w:rPr>
          <w:b/>
          <w:sz w:val="20"/>
          <w:szCs w:val="20"/>
          <w:lang w:val="nl-BE"/>
        </w:rPr>
        <w:t>10.Dxg2+</w:t>
      </w:r>
      <w:r w:rsidRPr="00AD04D8">
        <w:rPr>
          <w:b/>
          <w:sz w:val="20"/>
          <w:szCs w:val="20"/>
          <w:lang w:val="nl-BE"/>
        </w:rPr>
        <w:tab/>
      </w:r>
    </w:p>
    <w:p w14:paraId="5044D959" w14:textId="77777777" w:rsidR="00E24D55" w:rsidRPr="00AD04D8" w:rsidRDefault="00E24D55" w:rsidP="00E24D55">
      <w:pPr>
        <w:rPr>
          <w:noProof/>
          <w:sz w:val="20"/>
          <w:szCs w:val="20"/>
          <w:lang w:val="nl-BE"/>
        </w:rPr>
      </w:pPr>
      <w:r w:rsidRPr="00AD04D8">
        <w:rPr>
          <w:noProof/>
          <w:sz w:val="20"/>
          <w:szCs w:val="20"/>
          <w:lang w:val="nl-BE"/>
        </w:rPr>
        <w:t>Daar gaat de gevaarlijke pion.</w:t>
      </w:r>
    </w:p>
    <w:p w14:paraId="7C53064B" w14:textId="77777777" w:rsidR="00E24D55" w:rsidRPr="00AD04D8" w:rsidRDefault="00E24D55" w:rsidP="00E24D55">
      <w:pPr>
        <w:rPr>
          <w:noProof/>
          <w:sz w:val="20"/>
          <w:szCs w:val="20"/>
          <w:lang w:val="nl-BE"/>
        </w:rPr>
      </w:pPr>
      <w:r>
        <w:rPr>
          <w:b/>
          <w:sz w:val="20"/>
          <w:szCs w:val="20"/>
          <w:lang w:val="nl-BE"/>
        </w:rPr>
        <w:t xml:space="preserve">           </w:t>
      </w:r>
      <w:r w:rsidRPr="00AD04D8">
        <w:rPr>
          <w:b/>
          <w:sz w:val="20"/>
          <w:szCs w:val="20"/>
          <w:lang w:val="nl-BE"/>
        </w:rPr>
        <w:t>10…</w:t>
      </w:r>
      <w:r w:rsidRPr="00AD04D8">
        <w:rPr>
          <w:b/>
          <w:sz w:val="20"/>
          <w:szCs w:val="20"/>
          <w:lang w:val="nl-BE"/>
        </w:rPr>
        <w:tab/>
      </w:r>
      <w:r w:rsidRPr="00AD04D8">
        <w:rPr>
          <w:b/>
          <w:sz w:val="20"/>
          <w:szCs w:val="20"/>
          <w:lang w:val="nl-BE"/>
        </w:rPr>
        <w:tab/>
        <w:t>Db7</w:t>
      </w:r>
    </w:p>
    <w:p w14:paraId="182558B8" w14:textId="77777777" w:rsidR="00E31959" w:rsidRDefault="00E24D55" w:rsidP="00E24D55">
      <w:pPr>
        <w:rPr>
          <w:b/>
          <w:sz w:val="20"/>
          <w:szCs w:val="20"/>
          <w:lang w:val="nl-BE"/>
        </w:rPr>
      </w:pPr>
      <w:r>
        <w:rPr>
          <w:b/>
          <w:sz w:val="20"/>
          <w:szCs w:val="20"/>
          <w:lang w:val="nl-BE"/>
        </w:rPr>
        <w:t xml:space="preserve">          </w:t>
      </w:r>
    </w:p>
    <w:p w14:paraId="6BC94CDA" w14:textId="77777777" w:rsidR="00E31959" w:rsidRDefault="00E31959" w:rsidP="00E24D55">
      <w:pPr>
        <w:rPr>
          <w:b/>
          <w:sz w:val="20"/>
          <w:szCs w:val="20"/>
          <w:lang w:val="nl-BE"/>
        </w:rPr>
      </w:pPr>
    </w:p>
    <w:p w14:paraId="24964860" w14:textId="77777777" w:rsidR="00E31959" w:rsidRDefault="00E31959" w:rsidP="00E24D55">
      <w:pPr>
        <w:rPr>
          <w:b/>
          <w:sz w:val="20"/>
          <w:szCs w:val="20"/>
          <w:lang w:val="nl-BE"/>
        </w:rPr>
      </w:pPr>
    </w:p>
    <w:p w14:paraId="3463440C" w14:textId="77777777" w:rsidR="00E31959" w:rsidRDefault="00E31959" w:rsidP="00E24D55">
      <w:pPr>
        <w:rPr>
          <w:b/>
          <w:sz w:val="20"/>
          <w:szCs w:val="20"/>
          <w:lang w:val="nl-BE"/>
        </w:rPr>
      </w:pPr>
    </w:p>
    <w:p w14:paraId="5F364A89" w14:textId="77777777" w:rsidR="00E24D55" w:rsidRDefault="00E31959" w:rsidP="00E24D55">
      <w:pPr>
        <w:rPr>
          <w:b/>
          <w:sz w:val="20"/>
          <w:szCs w:val="20"/>
          <w:lang w:val="nl-BE"/>
        </w:rPr>
      </w:pPr>
      <w:r>
        <w:rPr>
          <w:b/>
          <w:sz w:val="20"/>
          <w:szCs w:val="20"/>
          <w:lang w:val="nl-BE"/>
        </w:rPr>
        <w:t xml:space="preserve">          </w:t>
      </w:r>
      <w:r w:rsidR="00E24D55">
        <w:rPr>
          <w:b/>
          <w:sz w:val="20"/>
          <w:szCs w:val="20"/>
          <w:lang w:val="nl-BE"/>
        </w:rPr>
        <w:t xml:space="preserve"> </w:t>
      </w:r>
      <w:r w:rsidR="00E24D55" w:rsidRPr="00AD04D8">
        <w:rPr>
          <w:b/>
          <w:sz w:val="20"/>
          <w:szCs w:val="20"/>
          <w:lang w:val="nl-BE"/>
        </w:rPr>
        <w:t>11.Dg8+</w:t>
      </w:r>
      <w:r w:rsidR="00E24D55" w:rsidRPr="00AD04D8">
        <w:rPr>
          <w:b/>
          <w:sz w:val="20"/>
          <w:szCs w:val="20"/>
          <w:lang w:val="nl-BE"/>
        </w:rPr>
        <w:tab/>
      </w:r>
      <w:r w:rsidR="00E24D55">
        <w:rPr>
          <w:b/>
          <w:sz w:val="20"/>
          <w:szCs w:val="20"/>
          <w:lang w:val="nl-BE"/>
        </w:rPr>
        <w:tab/>
      </w:r>
      <w:r w:rsidR="00E24D55" w:rsidRPr="00AD04D8">
        <w:rPr>
          <w:b/>
          <w:sz w:val="20"/>
          <w:szCs w:val="20"/>
          <w:lang w:val="nl-BE"/>
        </w:rPr>
        <w:t>Ka7</w:t>
      </w:r>
    </w:p>
    <w:p w14:paraId="40D6633B" w14:textId="77777777" w:rsidR="00E31959" w:rsidRDefault="00741B21" w:rsidP="00E31959">
      <w:pPr>
        <w:rPr>
          <w:b/>
          <w:sz w:val="20"/>
          <w:szCs w:val="20"/>
          <w:lang w:val="nl-BE"/>
        </w:rPr>
      </w:pPr>
      <w:r>
        <w:rPr>
          <w:b/>
          <w:sz w:val="20"/>
          <w:szCs w:val="20"/>
          <w:lang w:val="nl-BE"/>
        </w:rPr>
        <w:t xml:space="preserve">      </w:t>
      </w:r>
      <w:r w:rsidR="00E31959">
        <w:rPr>
          <w:b/>
          <w:sz w:val="20"/>
          <w:szCs w:val="20"/>
          <w:lang w:val="nl-BE"/>
        </w:rPr>
        <w:t xml:space="preserve">     </w:t>
      </w:r>
      <w:r w:rsidR="00E24D55" w:rsidRPr="00AD04D8">
        <w:rPr>
          <w:b/>
          <w:sz w:val="20"/>
          <w:szCs w:val="20"/>
          <w:lang w:val="nl-BE"/>
        </w:rPr>
        <w:t>12.Da2+</w:t>
      </w:r>
      <w:r>
        <w:rPr>
          <w:b/>
          <w:sz w:val="20"/>
          <w:szCs w:val="20"/>
          <w:lang w:val="nl-BE"/>
        </w:rPr>
        <w:t xml:space="preserve"> </w:t>
      </w:r>
      <w:r w:rsidR="00E24D55" w:rsidRPr="00AD04D8">
        <w:rPr>
          <w:b/>
          <w:sz w:val="20"/>
          <w:szCs w:val="20"/>
          <w:lang w:val="nl-BE"/>
        </w:rPr>
        <w:tab/>
        <w:t>Da6</w:t>
      </w:r>
    </w:p>
    <w:p w14:paraId="7BA992C4" w14:textId="77777777" w:rsidR="00E24D55" w:rsidRPr="00AD04D8" w:rsidRDefault="00741B21" w:rsidP="00E31959">
      <w:pPr>
        <w:rPr>
          <w:b/>
          <w:sz w:val="20"/>
          <w:szCs w:val="20"/>
          <w:lang w:val="nl-BE"/>
        </w:rPr>
      </w:pPr>
      <w:r>
        <w:rPr>
          <w:b/>
          <w:sz w:val="20"/>
          <w:szCs w:val="20"/>
          <w:lang w:val="nl-BE"/>
        </w:rPr>
        <w:t xml:space="preserve"> </w:t>
      </w:r>
      <w:r w:rsidR="00E31959">
        <w:rPr>
          <w:b/>
          <w:sz w:val="20"/>
          <w:szCs w:val="20"/>
          <w:lang w:val="nl-BE"/>
        </w:rPr>
        <w:t xml:space="preserve">          </w:t>
      </w:r>
      <w:r w:rsidR="00E24D55" w:rsidRPr="00AD04D8">
        <w:rPr>
          <w:b/>
          <w:sz w:val="20"/>
          <w:szCs w:val="20"/>
          <w:lang w:val="nl-BE"/>
        </w:rPr>
        <w:t>13.Df2+</w:t>
      </w:r>
      <w:r w:rsidR="00E31959">
        <w:rPr>
          <w:b/>
          <w:sz w:val="20"/>
          <w:szCs w:val="20"/>
          <w:lang w:val="nl-BE"/>
        </w:rPr>
        <w:tab/>
      </w:r>
      <w:r w:rsidR="00E24D55" w:rsidRPr="00AD04D8">
        <w:rPr>
          <w:b/>
          <w:sz w:val="20"/>
          <w:szCs w:val="20"/>
          <w:lang w:val="nl-BE"/>
        </w:rPr>
        <w:tab/>
        <w:t>Kb7</w:t>
      </w:r>
    </w:p>
    <w:p w14:paraId="33705C38" w14:textId="77777777" w:rsidR="00E24D55" w:rsidRPr="00AD04D8" w:rsidRDefault="00E31959" w:rsidP="00DB3D14">
      <w:pPr>
        <w:rPr>
          <w:b/>
          <w:sz w:val="20"/>
          <w:szCs w:val="20"/>
          <w:lang w:val="nl-BE"/>
        </w:rPr>
      </w:pPr>
      <w:r>
        <w:rPr>
          <w:b/>
          <w:sz w:val="20"/>
          <w:szCs w:val="20"/>
          <w:lang w:val="nl-BE"/>
        </w:rPr>
        <w:t xml:space="preserve">           </w:t>
      </w:r>
      <w:r w:rsidR="00E24D55" w:rsidRPr="00AD04D8">
        <w:rPr>
          <w:b/>
          <w:sz w:val="20"/>
          <w:szCs w:val="20"/>
          <w:lang w:val="nl-BE"/>
        </w:rPr>
        <w:t>14.Pc5+</w:t>
      </w:r>
      <w:r w:rsidR="00E24D55" w:rsidRPr="00AD04D8">
        <w:rPr>
          <w:b/>
          <w:sz w:val="20"/>
          <w:szCs w:val="20"/>
          <w:lang w:val="nl-BE"/>
        </w:rPr>
        <w:tab/>
      </w:r>
      <w:r>
        <w:rPr>
          <w:b/>
          <w:sz w:val="20"/>
          <w:szCs w:val="20"/>
          <w:lang w:val="nl-BE"/>
        </w:rPr>
        <w:tab/>
      </w:r>
      <w:r w:rsidR="00E24D55" w:rsidRPr="00AD04D8">
        <w:rPr>
          <w:b/>
          <w:sz w:val="20"/>
          <w:szCs w:val="20"/>
          <w:lang w:val="nl-BE"/>
        </w:rPr>
        <w:t>K</w:t>
      </w:r>
      <w:r w:rsidR="002D2C0E">
        <w:rPr>
          <w:b/>
          <w:sz w:val="20"/>
          <w:szCs w:val="20"/>
          <w:lang w:val="nl-BE"/>
        </w:rPr>
        <w:t>c7</w:t>
      </w:r>
      <w:r w:rsidR="00E24D55" w:rsidRPr="00AD04D8">
        <w:rPr>
          <w:b/>
          <w:sz w:val="20"/>
          <w:szCs w:val="20"/>
          <w:lang w:val="nl-BE"/>
        </w:rPr>
        <w:t xml:space="preserve"> </w:t>
      </w:r>
    </w:p>
    <w:p w14:paraId="788EA349" w14:textId="77777777" w:rsidR="00E24D55" w:rsidRPr="00AD04D8" w:rsidRDefault="00E31959" w:rsidP="00E24D55">
      <w:pPr>
        <w:rPr>
          <w:b/>
          <w:sz w:val="20"/>
          <w:szCs w:val="20"/>
          <w:lang w:val="nl-BE"/>
        </w:rPr>
      </w:pPr>
      <w:r>
        <w:rPr>
          <w:b/>
          <w:sz w:val="20"/>
          <w:szCs w:val="20"/>
          <w:lang w:val="nl-BE"/>
        </w:rPr>
        <w:t xml:space="preserve">           </w:t>
      </w:r>
      <w:r w:rsidR="00E24D55" w:rsidRPr="00AD04D8">
        <w:rPr>
          <w:b/>
          <w:sz w:val="20"/>
          <w:szCs w:val="20"/>
          <w:lang w:val="nl-BE"/>
        </w:rPr>
        <w:t>15.Pxa6</w:t>
      </w:r>
    </w:p>
    <w:p w14:paraId="131B2AA6" w14:textId="77777777" w:rsidR="00E24D55" w:rsidRPr="00AD04D8" w:rsidRDefault="00E24D55" w:rsidP="00E24D55">
      <w:pPr>
        <w:jc w:val="both"/>
        <w:outlineLvl w:val="0"/>
        <w:rPr>
          <w:noProof/>
          <w:sz w:val="20"/>
          <w:szCs w:val="20"/>
          <w:lang w:val="nl-BE"/>
        </w:rPr>
      </w:pPr>
      <w:r w:rsidRPr="00AD04D8">
        <w:rPr>
          <w:noProof/>
          <w:sz w:val="20"/>
          <w:szCs w:val="20"/>
          <w:lang w:val="nl-BE"/>
        </w:rPr>
        <w:t>en wint.</w:t>
      </w:r>
    </w:p>
    <w:p w14:paraId="143FD0FD" w14:textId="77777777" w:rsidR="00E24D55" w:rsidRPr="00AD04D8" w:rsidRDefault="00E24D55" w:rsidP="00E24D55">
      <w:pPr>
        <w:jc w:val="both"/>
        <w:rPr>
          <w:b/>
          <w:noProof/>
          <w:lang w:val="nl-BE"/>
        </w:rPr>
      </w:pPr>
    </w:p>
    <w:p w14:paraId="6F41339A" w14:textId="77777777" w:rsidR="00E24D55" w:rsidRDefault="00E24D55" w:rsidP="00965FF0">
      <w:pPr>
        <w:jc w:val="both"/>
        <w:rPr>
          <w:noProof/>
          <w:sz w:val="20"/>
          <w:szCs w:val="20"/>
          <w:lang w:val="nl-BE"/>
        </w:rPr>
      </w:pPr>
      <w:r w:rsidRPr="00AD04D8">
        <w:rPr>
          <w:noProof/>
          <w:sz w:val="20"/>
          <w:szCs w:val="20"/>
          <w:lang w:val="nl-BE"/>
        </w:rPr>
        <w:t>Het is een uitbreiding met vier zet</w:t>
      </w:r>
      <w:r w:rsidR="002553F1">
        <w:rPr>
          <w:noProof/>
          <w:sz w:val="20"/>
          <w:szCs w:val="20"/>
          <w:lang w:val="nl-BE"/>
        </w:rPr>
        <w:t>-</w:t>
      </w:r>
      <w:r w:rsidR="00965FF0">
        <w:rPr>
          <w:noProof/>
          <w:sz w:val="20"/>
          <w:szCs w:val="20"/>
          <w:lang w:val="nl-BE"/>
        </w:rPr>
        <w:t xml:space="preserve">ten van een vroegere versie, die verscheen in </w:t>
      </w:r>
      <w:r w:rsidRPr="00AD04D8">
        <w:rPr>
          <w:noProof/>
          <w:sz w:val="20"/>
          <w:szCs w:val="20"/>
          <w:lang w:val="nl-BE"/>
        </w:rPr>
        <w:t xml:space="preserve"> </w:t>
      </w:r>
      <w:r w:rsidRPr="00AD04D8">
        <w:rPr>
          <w:i/>
          <w:noProof/>
          <w:sz w:val="20"/>
          <w:szCs w:val="20"/>
          <w:lang w:val="nl-BE"/>
        </w:rPr>
        <w:t>Flemish Miniatures</w:t>
      </w:r>
      <w:r w:rsidRPr="00AD04D8">
        <w:rPr>
          <w:noProof/>
          <w:sz w:val="20"/>
          <w:szCs w:val="20"/>
          <w:lang w:val="nl-BE"/>
        </w:rPr>
        <w:t xml:space="preserve"> </w:t>
      </w:r>
      <w:r w:rsidR="00965FF0">
        <w:rPr>
          <w:noProof/>
          <w:sz w:val="20"/>
          <w:szCs w:val="20"/>
          <w:lang w:val="nl-BE"/>
        </w:rPr>
        <w:t>(</w:t>
      </w:r>
      <w:r w:rsidRPr="00AD04D8">
        <w:rPr>
          <w:noProof/>
          <w:sz w:val="20"/>
          <w:szCs w:val="20"/>
          <w:lang w:val="nl-BE"/>
        </w:rPr>
        <w:t>1998</w:t>
      </w:r>
      <w:r w:rsidR="00965FF0">
        <w:rPr>
          <w:noProof/>
          <w:sz w:val="20"/>
          <w:szCs w:val="20"/>
          <w:lang w:val="nl-BE"/>
        </w:rPr>
        <w:t>).</w:t>
      </w:r>
    </w:p>
    <w:p w14:paraId="336595E7" w14:textId="77777777" w:rsidR="00965FF0" w:rsidRDefault="00965FF0" w:rsidP="00965FF0">
      <w:pPr>
        <w:jc w:val="both"/>
        <w:rPr>
          <w:noProof/>
          <w:sz w:val="20"/>
          <w:szCs w:val="20"/>
          <w:lang w:val="nl-BE"/>
        </w:rPr>
      </w:pPr>
    </w:p>
    <w:p w14:paraId="5B349B9A" w14:textId="77777777" w:rsidR="00EE1513" w:rsidRDefault="00965FF0" w:rsidP="00965FF0">
      <w:pPr>
        <w:jc w:val="both"/>
        <w:rPr>
          <w:b/>
          <w:noProof/>
          <w:sz w:val="20"/>
          <w:szCs w:val="20"/>
          <w:lang w:val="nl-BE"/>
        </w:rPr>
      </w:pPr>
      <w:r>
        <w:rPr>
          <w:b/>
          <w:noProof/>
          <w:sz w:val="20"/>
          <w:szCs w:val="20"/>
          <w:lang w:val="nl-BE"/>
        </w:rPr>
        <w:t>Ke1 Dd1 Pd7 / Ka8 Db7 +</w:t>
      </w:r>
    </w:p>
    <w:p w14:paraId="0C42573D" w14:textId="77777777" w:rsidR="00EE1513" w:rsidRDefault="00EE1513" w:rsidP="00965FF0">
      <w:pPr>
        <w:jc w:val="both"/>
        <w:rPr>
          <w:b/>
          <w:noProof/>
          <w:sz w:val="20"/>
          <w:szCs w:val="20"/>
          <w:lang w:val="nl-BE"/>
        </w:rPr>
      </w:pPr>
    </w:p>
    <w:p w14:paraId="68196F0A" w14:textId="77777777" w:rsidR="00E24D55" w:rsidRPr="00FE697B" w:rsidRDefault="00EE1513" w:rsidP="00E24D55">
      <w:pPr>
        <w:jc w:val="both"/>
        <w:rPr>
          <w:noProof/>
          <w:sz w:val="20"/>
          <w:szCs w:val="20"/>
          <w:lang w:val="nl-BE"/>
        </w:rPr>
      </w:pPr>
      <w:r w:rsidRPr="00EE1513">
        <w:rPr>
          <w:noProof/>
          <w:sz w:val="20"/>
          <w:szCs w:val="20"/>
          <w:lang w:val="nl-BE"/>
        </w:rPr>
        <w:t>Dus zonder de pion op g2.</w:t>
      </w:r>
      <w:r>
        <w:rPr>
          <w:noProof/>
          <w:sz w:val="20"/>
          <w:szCs w:val="20"/>
          <w:lang w:val="nl-BE"/>
        </w:rPr>
        <w:t xml:space="preserve"> </w:t>
      </w:r>
      <w:r w:rsidR="00E24D55" w:rsidRPr="00FE697B">
        <w:rPr>
          <w:noProof/>
          <w:sz w:val="20"/>
          <w:szCs w:val="20"/>
          <w:lang w:val="nl-BE"/>
        </w:rPr>
        <w:t xml:space="preserve">Met na </w:t>
      </w:r>
      <w:r w:rsidR="007F4112">
        <w:rPr>
          <w:b/>
          <w:noProof/>
          <w:sz w:val="20"/>
          <w:szCs w:val="20"/>
          <w:lang w:val="nl-BE"/>
        </w:rPr>
        <w:t>7...</w:t>
      </w:r>
      <w:r w:rsidR="007F4112" w:rsidRPr="007F4112">
        <w:rPr>
          <w:b/>
          <w:noProof/>
          <w:sz w:val="20"/>
          <w:szCs w:val="20"/>
          <w:lang w:val="nl-BE"/>
        </w:rPr>
        <w:t>Ka7</w:t>
      </w:r>
      <w:r w:rsidR="007F4112">
        <w:rPr>
          <w:noProof/>
          <w:sz w:val="20"/>
          <w:szCs w:val="20"/>
          <w:lang w:val="nl-BE"/>
        </w:rPr>
        <w:t>,</w:t>
      </w:r>
      <w:r>
        <w:rPr>
          <w:noProof/>
          <w:sz w:val="20"/>
          <w:szCs w:val="20"/>
          <w:lang w:val="nl-BE"/>
        </w:rPr>
        <w:t xml:space="preserve"> </w:t>
      </w:r>
      <w:r w:rsidR="007F4112">
        <w:rPr>
          <w:noProof/>
          <w:sz w:val="20"/>
          <w:szCs w:val="20"/>
          <w:lang w:val="nl-BE"/>
        </w:rPr>
        <w:t>de</w:t>
      </w:r>
      <w:r>
        <w:rPr>
          <w:noProof/>
          <w:sz w:val="20"/>
          <w:szCs w:val="20"/>
          <w:lang w:val="nl-BE"/>
        </w:rPr>
        <w:t xml:space="preserve"> kortere oplos</w:t>
      </w:r>
      <w:r w:rsidR="00E24D55" w:rsidRPr="00FE697B">
        <w:rPr>
          <w:noProof/>
          <w:sz w:val="20"/>
          <w:szCs w:val="20"/>
          <w:lang w:val="nl-BE"/>
        </w:rPr>
        <w:t xml:space="preserve">sing: </w:t>
      </w:r>
      <w:r w:rsidR="00E24D55" w:rsidRPr="007F4112">
        <w:rPr>
          <w:b/>
          <w:noProof/>
          <w:sz w:val="20"/>
          <w:szCs w:val="20"/>
          <w:lang w:val="nl-BE"/>
        </w:rPr>
        <w:t>8.Da3+ Da6 9.De3+,</w:t>
      </w:r>
      <w:r w:rsidR="00E24D55">
        <w:rPr>
          <w:noProof/>
          <w:sz w:val="20"/>
          <w:szCs w:val="20"/>
          <w:lang w:val="nl-BE"/>
        </w:rPr>
        <w:t xml:space="preserve"> en nu de variant </w:t>
      </w:r>
      <w:r w:rsidR="00E24D55" w:rsidRPr="00FE697B">
        <w:rPr>
          <w:noProof/>
          <w:sz w:val="20"/>
          <w:szCs w:val="20"/>
          <w:lang w:val="nl-BE"/>
        </w:rPr>
        <w:t xml:space="preserve"> </w:t>
      </w:r>
      <w:r w:rsidR="00E24D55" w:rsidRPr="007F4112">
        <w:rPr>
          <w:b/>
          <w:noProof/>
          <w:sz w:val="20"/>
          <w:szCs w:val="20"/>
          <w:lang w:val="nl-BE"/>
        </w:rPr>
        <w:t>9…Ka8 10.De8+ Ka7 11.Db8+</w:t>
      </w:r>
      <w:r w:rsidR="00E24D55">
        <w:rPr>
          <w:noProof/>
          <w:sz w:val="20"/>
          <w:szCs w:val="20"/>
          <w:lang w:val="nl-BE"/>
        </w:rPr>
        <w:t xml:space="preserve"> en mat.</w:t>
      </w:r>
    </w:p>
    <w:p w14:paraId="32C5AF18" w14:textId="77777777" w:rsidR="00741B21" w:rsidRDefault="00741B21" w:rsidP="00EE381C">
      <w:pPr>
        <w:pStyle w:val="01Title"/>
        <w:widowControl/>
        <w:tabs>
          <w:tab w:val="clear" w:pos="567"/>
          <w:tab w:val="left" w:pos="285"/>
        </w:tabs>
        <w:spacing w:after="200"/>
        <w:ind w:left="0"/>
        <w:jc w:val="center"/>
        <w:rPr>
          <w:b/>
          <w:noProof/>
          <w:sz w:val="20"/>
          <w:szCs w:val="20"/>
          <w:lang w:val="nl-BE"/>
        </w:rPr>
      </w:pPr>
    </w:p>
    <w:p w14:paraId="64DB0B1A" w14:textId="77777777" w:rsidR="00CE61A8" w:rsidRDefault="00CE61A8" w:rsidP="000B766E">
      <w:pPr>
        <w:pStyle w:val="01Title"/>
        <w:widowControl/>
        <w:tabs>
          <w:tab w:val="clear" w:pos="567"/>
          <w:tab w:val="left" w:pos="285"/>
        </w:tabs>
        <w:spacing w:after="200"/>
        <w:ind w:left="0"/>
        <w:jc w:val="center"/>
        <w:rPr>
          <w:b/>
          <w:noProof/>
          <w:sz w:val="20"/>
          <w:szCs w:val="20"/>
          <w:lang w:val="nl-BE"/>
        </w:rPr>
      </w:pPr>
    </w:p>
    <w:p w14:paraId="4245C70D" w14:textId="77777777" w:rsidR="00EE1513" w:rsidRDefault="00EE1513" w:rsidP="000B766E">
      <w:pPr>
        <w:pStyle w:val="01Title"/>
        <w:widowControl/>
        <w:tabs>
          <w:tab w:val="clear" w:pos="567"/>
          <w:tab w:val="left" w:pos="285"/>
        </w:tabs>
        <w:spacing w:after="200"/>
        <w:ind w:left="0"/>
        <w:jc w:val="center"/>
        <w:rPr>
          <w:b/>
          <w:noProof/>
          <w:sz w:val="20"/>
          <w:szCs w:val="20"/>
          <w:lang w:val="nl-BE"/>
        </w:rPr>
      </w:pPr>
    </w:p>
    <w:p w14:paraId="09F21910" w14:textId="77777777" w:rsidR="00EE1513" w:rsidRDefault="00EE1513" w:rsidP="000B766E">
      <w:pPr>
        <w:pStyle w:val="01Title"/>
        <w:widowControl/>
        <w:tabs>
          <w:tab w:val="clear" w:pos="567"/>
          <w:tab w:val="left" w:pos="285"/>
        </w:tabs>
        <w:spacing w:after="200"/>
        <w:ind w:left="0"/>
        <w:jc w:val="center"/>
        <w:rPr>
          <w:b/>
          <w:noProof/>
          <w:sz w:val="20"/>
          <w:szCs w:val="20"/>
          <w:lang w:val="nl-BE"/>
        </w:rPr>
      </w:pPr>
    </w:p>
    <w:p w14:paraId="27B83E66" w14:textId="77777777" w:rsidR="00EE1513" w:rsidRDefault="00EE1513" w:rsidP="000B766E">
      <w:pPr>
        <w:pStyle w:val="01Title"/>
        <w:widowControl/>
        <w:tabs>
          <w:tab w:val="clear" w:pos="567"/>
          <w:tab w:val="left" w:pos="285"/>
        </w:tabs>
        <w:spacing w:after="200"/>
        <w:ind w:left="0"/>
        <w:jc w:val="center"/>
        <w:rPr>
          <w:b/>
          <w:noProof/>
          <w:sz w:val="20"/>
          <w:szCs w:val="20"/>
          <w:lang w:val="nl-BE"/>
        </w:rPr>
      </w:pPr>
    </w:p>
    <w:p w14:paraId="623EA2BF" w14:textId="77777777" w:rsidR="00EE1513" w:rsidRDefault="00EE1513" w:rsidP="000B766E">
      <w:pPr>
        <w:pStyle w:val="01Title"/>
        <w:widowControl/>
        <w:tabs>
          <w:tab w:val="clear" w:pos="567"/>
          <w:tab w:val="left" w:pos="285"/>
        </w:tabs>
        <w:spacing w:after="200"/>
        <w:ind w:left="0"/>
        <w:jc w:val="center"/>
        <w:rPr>
          <w:b/>
          <w:noProof/>
          <w:sz w:val="20"/>
          <w:szCs w:val="20"/>
          <w:lang w:val="nl-BE"/>
        </w:rPr>
      </w:pPr>
    </w:p>
    <w:p w14:paraId="17F67579" w14:textId="77777777" w:rsidR="00EE1513" w:rsidRDefault="00EE1513" w:rsidP="000B766E">
      <w:pPr>
        <w:pStyle w:val="01Title"/>
        <w:widowControl/>
        <w:tabs>
          <w:tab w:val="clear" w:pos="567"/>
          <w:tab w:val="left" w:pos="285"/>
        </w:tabs>
        <w:spacing w:after="200"/>
        <w:ind w:left="0"/>
        <w:jc w:val="center"/>
        <w:rPr>
          <w:b/>
          <w:noProof/>
          <w:sz w:val="20"/>
          <w:szCs w:val="20"/>
          <w:lang w:val="nl-BE"/>
        </w:rPr>
      </w:pPr>
    </w:p>
    <w:p w14:paraId="65054EA3" w14:textId="77777777" w:rsidR="00EE1513" w:rsidRDefault="00EE1513" w:rsidP="000B766E">
      <w:pPr>
        <w:pStyle w:val="01Title"/>
        <w:widowControl/>
        <w:tabs>
          <w:tab w:val="clear" w:pos="567"/>
          <w:tab w:val="left" w:pos="285"/>
        </w:tabs>
        <w:spacing w:after="200"/>
        <w:ind w:left="0"/>
        <w:jc w:val="center"/>
        <w:rPr>
          <w:b/>
          <w:noProof/>
          <w:sz w:val="20"/>
          <w:szCs w:val="20"/>
          <w:lang w:val="nl-BE"/>
        </w:rPr>
      </w:pPr>
    </w:p>
    <w:p w14:paraId="17A6BF73" w14:textId="77777777" w:rsidR="00EE1513" w:rsidRDefault="00EE1513" w:rsidP="000B766E">
      <w:pPr>
        <w:pStyle w:val="01Title"/>
        <w:widowControl/>
        <w:tabs>
          <w:tab w:val="clear" w:pos="567"/>
          <w:tab w:val="left" w:pos="285"/>
        </w:tabs>
        <w:spacing w:after="200"/>
        <w:ind w:left="0"/>
        <w:jc w:val="center"/>
        <w:rPr>
          <w:b/>
          <w:noProof/>
          <w:sz w:val="20"/>
          <w:szCs w:val="20"/>
          <w:lang w:val="nl-BE"/>
        </w:rPr>
      </w:pPr>
    </w:p>
    <w:p w14:paraId="730B5865" w14:textId="77777777" w:rsidR="00F9608E" w:rsidRDefault="00F9608E" w:rsidP="00F9608E">
      <w:pPr>
        <w:pStyle w:val="01Title"/>
        <w:widowControl/>
        <w:tabs>
          <w:tab w:val="clear" w:pos="567"/>
          <w:tab w:val="left" w:pos="285"/>
        </w:tabs>
        <w:spacing w:after="200"/>
        <w:ind w:left="0"/>
        <w:rPr>
          <w:b/>
          <w:noProof/>
          <w:sz w:val="20"/>
          <w:szCs w:val="20"/>
          <w:lang w:val="nl-BE"/>
        </w:rPr>
      </w:pPr>
    </w:p>
    <w:p w14:paraId="154B0EAF" w14:textId="77777777" w:rsidR="00E24D55" w:rsidRPr="00F905A9" w:rsidRDefault="004F30AC" w:rsidP="00163199">
      <w:pPr>
        <w:pStyle w:val="01Title"/>
        <w:widowControl/>
        <w:tabs>
          <w:tab w:val="clear" w:pos="567"/>
          <w:tab w:val="left" w:pos="285"/>
        </w:tabs>
        <w:spacing w:after="200"/>
        <w:ind w:left="0"/>
        <w:jc w:val="center"/>
        <w:rPr>
          <w:b/>
          <w:noProof/>
          <w:sz w:val="20"/>
          <w:szCs w:val="20"/>
          <w:lang w:val="nl-BE"/>
        </w:rPr>
      </w:pPr>
      <w:r>
        <w:rPr>
          <w:b/>
          <w:noProof/>
          <w:sz w:val="20"/>
          <w:szCs w:val="20"/>
          <w:lang w:val="nl-BE"/>
        </w:rPr>
        <w:lastRenderedPageBreak/>
        <w:t xml:space="preserve">- </w:t>
      </w:r>
      <w:r w:rsidR="00AE1C44">
        <w:rPr>
          <w:b/>
          <w:noProof/>
          <w:sz w:val="20"/>
          <w:szCs w:val="20"/>
          <w:lang w:val="nl-BE"/>
        </w:rPr>
        <w:t>114</w:t>
      </w:r>
      <w:r w:rsidR="00E506CF">
        <w:rPr>
          <w:b/>
          <w:noProof/>
          <w:sz w:val="20"/>
          <w:szCs w:val="20"/>
          <w:lang w:val="nl-BE"/>
        </w:rPr>
        <w:t xml:space="preserve"> -</w:t>
      </w:r>
    </w:p>
    <w:p w14:paraId="7B7F09F1" w14:textId="77777777" w:rsidR="00E24D55" w:rsidRPr="00FC0A11" w:rsidRDefault="00E24D55" w:rsidP="00E24D55">
      <w:pPr>
        <w:pStyle w:val="01Title"/>
        <w:widowControl/>
        <w:tabs>
          <w:tab w:val="clear" w:pos="567"/>
          <w:tab w:val="left" w:pos="285"/>
        </w:tabs>
        <w:spacing w:after="200"/>
        <w:ind w:left="0"/>
        <w:jc w:val="center"/>
        <w:rPr>
          <w:noProof/>
          <w:sz w:val="20"/>
          <w:szCs w:val="20"/>
          <w:lang w:val="nl-BE"/>
        </w:rPr>
      </w:pPr>
      <w:r w:rsidRPr="007105D7">
        <w:rPr>
          <w:i/>
          <w:noProof/>
          <w:sz w:val="20"/>
          <w:szCs w:val="20"/>
          <w:lang w:val="nl-BE"/>
        </w:rPr>
        <w:t xml:space="preserve">Origineel, </w:t>
      </w:r>
      <w:r w:rsidRPr="007105D7">
        <w:rPr>
          <w:noProof/>
          <w:sz w:val="20"/>
          <w:szCs w:val="20"/>
          <w:lang w:val="nl-BE"/>
        </w:rPr>
        <w:t>20</w:t>
      </w:r>
      <w:r>
        <w:rPr>
          <w:noProof/>
          <w:sz w:val="20"/>
          <w:szCs w:val="20"/>
          <w:lang w:val="nl-BE"/>
        </w:rPr>
        <w:t>09</w:t>
      </w:r>
    </w:p>
    <w:p w14:paraId="53AD4F7F" w14:textId="77777777" w:rsidR="00E24D55" w:rsidRDefault="00E24D55" w:rsidP="00E24D55">
      <w:pPr>
        <w:pStyle w:val="01Title"/>
        <w:ind w:left="0"/>
        <w:jc w:val="both"/>
        <w:rPr>
          <w:noProof/>
          <w:sz w:val="20"/>
          <w:szCs w:val="20"/>
          <w:lang w:val="nl-BE"/>
        </w:rPr>
      </w:pPr>
      <w:r>
        <w:object w:dxaOrig="4700" w:dyaOrig="4704" w14:anchorId="51621536">
          <v:shape id="_x0000_i1133" type="#_x0000_t75" style="width:154.5pt;height:150.65pt" o:ole="">
            <v:imagedata r:id="rId236" o:title=""/>
          </v:shape>
          <o:OLEObject Type="Embed" ProgID="CorelDRAW.Graphic.12" ShapeID="_x0000_i1133" DrawAspect="Content" ObjectID="_1587467526" r:id="rId237"/>
        </w:object>
      </w:r>
    </w:p>
    <w:p w14:paraId="3ACF992C" w14:textId="77777777" w:rsidR="000A2714" w:rsidRDefault="000A2714" w:rsidP="00E24D55">
      <w:pPr>
        <w:pStyle w:val="01Title"/>
        <w:ind w:left="0"/>
        <w:jc w:val="both"/>
        <w:rPr>
          <w:b/>
          <w:noProof/>
          <w:sz w:val="20"/>
          <w:szCs w:val="20"/>
          <w:lang w:val="nl-BE"/>
        </w:rPr>
      </w:pPr>
    </w:p>
    <w:p w14:paraId="49340540" w14:textId="77777777" w:rsidR="00E24D55" w:rsidRPr="00AA53F1" w:rsidRDefault="000A2714" w:rsidP="00E24D55">
      <w:pPr>
        <w:pStyle w:val="01Title"/>
        <w:ind w:left="0"/>
        <w:jc w:val="both"/>
        <w:rPr>
          <w:b/>
          <w:noProof/>
          <w:sz w:val="24"/>
          <w:szCs w:val="24"/>
          <w:lang w:val="nl-BE"/>
        </w:rPr>
      </w:pPr>
      <w:r>
        <w:rPr>
          <w:b/>
          <w:noProof/>
          <w:sz w:val="24"/>
          <w:szCs w:val="24"/>
          <w:lang w:val="nl-BE"/>
        </w:rPr>
        <w:t>+</w:t>
      </w:r>
      <w:r>
        <w:rPr>
          <w:b/>
          <w:noProof/>
          <w:sz w:val="20"/>
          <w:szCs w:val="20"/>
          <w:lang w:val="nl-BE"/>
        </w:rPr>
        <w:t xml:space="preserve">                              </w:t>
      </w:r>
      <w:r w:rsidR="00E24D55">
        <w:rPr>
          <w:noProof/>
          <w:sz w:val="20"/>
          <w:szCs w:val="20"/>
          <w:lang w:val="nl-BE"/>
        </w:rPr>
        <w:t>0050.01 a7</w:t>
      </w:r>
      <w:r w:rsidR="00E24D55" w:rsidRPr="0011392F">
        <w:rPr>
          <w:noProof/>
          <w:sz w:val="20"/>
          <w:szCs w:val="20"/>
          <w:lang w:val="nl-BE"/>
        </w:rPr>
        <w:t>d7</w:t>
      </w:r>
    </w:p>
    <w:p w14:paraId="6BBA410A" w14:textId="77777777" w:rsidR="00E24D55" w:rsidRDefault="00E24D55" w:rsidP="00E24D55">
      <w:pPr>
        <w:pStyle w:val="01Title"/>
        <w:ind w:left="0"/>
        <w:jc w:val="both"/>
        <w:rPr>
          <w:b/>
          <w:noProof/>
          <w:sz w:val="20"/>
          <w:szCs w:val="20"/>
          <w:lang w:val="nl-BE"/>
        </w:rPr>
      </w:pPr>
    </w:p>
    <w:p w14:paraId="635DFFD6" w14:textId="77777777" w:rsidR="00382917" w:rsidRDefault="00382917" w:rsidP="00E24D55">
      <w:pPr>
        <w:pStyle w:val="01Title"/>
        <w:ind w:left="0"/>
        <w:jc w:val="both"/>
        <w:rPr>
          <w:b/>
          <w:noProof/>
          <w:sz w:val="20"/>
          <w:szCs w:val="20"/>
          <w:lang w:val="nl-BE"/>
        </w:rPr>
      </w:pPr>
      <w:r>
        <w:rPr>
          <w:noProof/>
          <w:sz w:val="20"/>
          <w:szCs w:val="20"/>
          <w:lang w:val="nl-BE"/>
        </w:rPr>
        <w:t>Hier speelt de loper op g8 een be-langrijke rol.</w:t>
      </w:r>
      <w:r w:rsidR="00E24D55">
        <w:rPr>
          <w:b/>
          <w:noProof/>
          <w:sz w:val="20"/>
          <w:szCs w:val="20"/>
          <w:lang w:val="nl-BE"/>
        </w:rPr>
        <w:tab/>
      </w:r>
    </w:p>
    <w:p w14:paraId="282CA177" w14:textId="77777777" w:rsidR="00E24D55" w:rsidRDefault="00382917" w:rsidP="00E24D55">
      <w:pPr>
        <w:pStyle w:val="01Title"/>
        <w:ind w:left="0"/>
        <w:jc w:val="both"/>
        <w:rPr>
          <w:sz w:val="20"/>
          <w:szCs w:val="20"/>
          <w:lang w:val="nl-BE"/>
        </w:rPr>
      </w:pPr>
      <w:r>
        <w:rPr>
          <w:b/>
          <w:noProof/>
          <w:sz w:val="20"/>
          <w:szCs w:val="20"/>
          <w:lang w:val="nl-BE"/>
        </w:rPr>
        <w:tab/>
      </w:r>
      <w:r w:rsidR="00E24D55" w:rsidRPr="00AD04D8">
        <w:rPr>
          <w:b/>
          <w:noProof/>
          <w:sz w:val="20"/>
          <w:szCs w:val="20"/>
          <w:lang w:val="nl-BE"/>
        </w:rPr>
        <w:t>1.Kb8</w:t>
      </w:r>
      <w:r w:rsidR="00E24D55" w:rsidRPr="00AD04D8">
        <w:rPr>
          <w:b/>
          <w:noProof/>
          <w:sz w:val="20"/>
          <w:szCs w:val="20"/>
          <w:lang w:val="nl-BE"/>
        </w:rPr>
        <w:br/>
      </w:r>
      <w:r w:rsidR="00E24D55">
        <w:rPr>
          <w:sz w:val="20"/>
          <w:szCs w:val="20"/>
          <w:lang w:val="nl-BE"/>
        </w:rPr>
        <w:t>Na 1.K</w:t>
      </w:r>
      <w:r w:rsidR="00E24D55" w:rsidRPr="00AD04D8">
        <w:rPr>
          <w:sz w:val="20"/>
          <w:szCs w:val="20"/>
          <w:lang w:val="nl-BE"/>
        </w:rPr>
        <w:t xml:space="preserve">b6? </w:t>
      </w:r>
      <w:r w:rsidR="00E24D55">
        <w:rPr>
          <w:sz w:val="20"/>
          <w:szCs w:val="20"/>
          <w:lang w:val="nl-BE"/>
        </w:rPr>
        <w:t>of een loperzet  ont-snapt</w:t>
      </w:r>
      <w:r w:rsidR="001E6DB7">
        <w:rPr>
          <w:sz w:val="20"/>
          <w:szCs w:val="20"/>
          <w:lang w:val="nl-BE"/>
        </w:rPr>
        <w:t xml:space="preserve"> de zwarte loper:</w:t>
      </w:r>
      <w:r w:rsidR="00E24D55">
        <w:rPr>
          <w:sz w:val="20"/>
          <w:szCs w:val="20"/>
          <w:lang w:val="nl-BE"/>
        </w:rPr>
        <w:t xml:space="preserve">  1…Ke7.</w:t>
      </w:r>
    </w:p>
    <w:p w14:paraId="533B1B36"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1…</w:t>
      </w:r>
      <w:r>
        <w:rPr>
          <w:b/>
          <w:sz w:val="20"/>
          <w:szCs w:val="20"/>
          <w:lang w:val="nl-BE"/>
        </w:rPr>
        <w:tab/>
      </w:r>
      <w:r>
        <w:rPr>
          <w:b/>
          <w:sz w:val="20"/>
          <w:szCs w:val="20"/>
          <w:lang w:val="nl-BE"/>
        </w:rPr>
        <w:tab/>
        <w:t>b5</w:t>
      </w:r>
    </w:p>
    <w:p w14:paraId="1D8FBD50" w14:textId="77777777" w:rsidR="00E24D55" w:rsidRDefault="00E24D55" w:rsidP="00E24D55">
      <w:pPr>
        <w:pStyle w:val="01Title"/>
        <w:ind w:left="0"/>
        <w:jc w:val="both"/>
        <w:rPr>
          <w:sz w:val="20"/>
          <w:szCs w:val="20"/>
          <w:lang w:val="nl-BE"/>
        </w:rPr>
      </w:pPr>
      <w:r>
        <w:rPr>
          <w:sz w:val="20"/>
          <w:szCs w:val="20"/>
          <w:lang w:val="nl-BE"/>
        </w:rPr>
        <w:t>1…b6</w:t>
      </w:r>
      <w:r w:rsidR="00003AFA">
        <w:rPr>
          <w:sz w:val="20"/>
          <w:szCs w:val="20"/>
          <w:lang w:val="nl-BE"/>
        </w:rPr>
        <w:t>?</w:t>
      </w:r>
      <w:r>
        <w:rPr>
          <w:sz w:val="20"/>
          <w:szCs w:val="20"/>
          <w:lang w:val="nl-BE"/>
        </w:rPr>
        <w:t xml:space="preserve"> is onvoldoende: 2.Lc4 b5 3.Lxb5+ en 4.Kxc8.</w:t>
      </w:r>
    </w:p>
    <w:p w14:paraId="2E5E5F9C" w14:textId="77777777" w:rsidR="00E24D55" w:rsidRPr="00ED1153" w:rsidRDefault="00E24D55" w:rsidP="00E24D55">
      <w:pPr>
        <w:pStyle w:val="01Title"/>
        <w:ind w:left="0"/>
        <w:jc w:val="both"/>
        <w:rPr>
          <w:b/>
          <w:sz w:val="20"/>
          <w:szCs w:val="20"/>
          <w:lang w:val="nl-BE"/>
        </w:rPr>
      </w:pPr>
      <w:r>
        <w:rPr>
          <w:sz w:val="20"/>
          <w:szCs w:val="20"/>
          <w:lang w:val="nl-BE"/>
        </w:rPr>
        <w:tab/>
      </w:r>
      <w:r w:rsidRPr="00ED1153">
        <w:rPr>
          <w:b/>
          <w:sz w:val="20"/>
          <w:szCs w:val="20"/>
          <w:lang w:val="nl-BE"/>
        </w:rPr>
        <w:t>2.Lh7</w:t>
      </w:r>
      <w:r w:rsidRPr="00ED1153">
        <w:rPr>
          <w:b/>
          <w:sz w:val="20"/>
          <w:szCs w:val="20"/>
          <w:lang w:val="nl-BE"/>
        </w:rPr>
        <w:tab/>
      </w:r>
      <w:r w:rsidRPr="00ED1153">
        <w:rPr>
          <w:b/>
          <w:sz w:val="20"/>
          <w:szCs w:val="20"/>
          <w:lang w:val="nl-BE"/>
        </w:rPr>
        <w:tab/>
        <w:t>La6</w:t>
      </w:r>
    </w:p>
    <w:p w14:paraId="7586AA54" w14:textId="77777777" w:rsidR="00E24D55" w:rsidRPr="00ED1153" w:rsidRDefault="00E24D55" w:rsidP="00E24D55">
      <w:pPr>
        <w:pStyle w:val="01Title"/>
        <w:ind w:left="0"/>
        <w:jc w:val="both"/>
        <w:rPr>
          <w:b/>
          <w:sz w:val="20"/>
          <w:szCs w:val="20"/>
          <w:lang w:val="nl-BE"/>
        </w:rPr>
      </w:pPr>
      <w:r w:rsidRPr="00ED1153">
        <w:rPr>
          <w:b/>
          <w:sz w:val="20"/>
          <w:szCs w:val="20"/>
          <w:lang w:val="nl-BE"/>
        </w:rPr>
        <w:tab/>
        <w:t>3.Ld3</w:t>
      </w:r>
      <w:r w:rsidRPr="00ED1153">
        <w:rPr>
          <w:b/>
          <w:sz w:val="20"/>
          <w:szCs w:val="20"/>
          <w:lang w:val="nl-BE"/>
        </w:rPr>
        <w:tab/>
      </w:r>
      <w:r w:rsidRPr="00ED1153">
        <w:rPr>
          <w:b/>
          <w:sz w:val="20"/>
          <w:szCs w:val="20"/>
          <w:lang w:val="nl-BE"/>
        </w:rPr>
        <w:tab/>
        <w:t>Kc6</w:t>
      </w:r>
    </w:p>
    <w:p w14:paraId="4A413D5E" w14:textId="77777777" w:rsidR="00E24D55" w:rsidRPr="00ED1153" w:rsidRDefault="00E24D55" w:rsidP="00E24D55">
      <w:pPr>
        <w:pStyle w:val="01Title"/>
        <w:ind w:left="0"/>
        <w:jc w:val="both"/>
        <w:rPr>
          <w:b/>
          <w:sz w:val="20"/>
          <w:szCs w:val="20"/>
          <w:lang w:val="nl-BE"/>
        </w:rPr>
      </w:pPr>
      <w:r w:rsidRPr="00ED1153">
        <w:rPr>
          <w:b/>
          <w:sz w:val="20"/>
          <w:szCs w:val="20"/>
          <w:lang w:val="nl-BE"/>
        </w:rPr>
        <w:tab/>
        <w:t>4.La5</w:t>
      </w:r>
      <w:r w:rsidRPr="00ED1153">
        <w:rPr>
          <w:sz w:val="20"/>
          <w:szCs w:val="20"/>
          <w:lang w:val="nl-BE"/>
        </w:rPr>
        <w:t xml:space="preserve"> </w:t>
      </w:r>
    </w:p>
    <w:p w14:paraId="43DC2BDF" w14:textId="77777777" w:rsidR="00E24D55" w:rsidRPr="005705B5" w:rsidRDefault="00382917" w:rsidP="00E24D55">
      <w:pPr>
        <w:pStyle w:val="01Title"/>
        <w:ind w:left="0"/>
        <w:jc w:val="both"/>
        <w:rPr>
          <w:b/>
          <w:i/>
          <w:sz w:val="20"/>
          <w:szCs w:val="20"/>
          <w:lang w:val="nl-BE"/>
        </w:rPr>
      </w:pPr>
      <w:r w:rsidRPr="00ED1153">
        <w:rPr>
          <w:sz w:val="20"/>
          <w:szCs w:val="20"/>
          <w:lang w:val="nl-BE"/>
        </w:rPr>
        <w:t>De kortste weg.</w:t>
      </w:r>
    </w:p>
    <w:p w14:paraId="708BD2FD"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4…</w:t>
      </w:r>
      <w:r>
        <w:rPr>
          <w:b/>
          <w:sz w:val="20"/>
          <w:szCs w:val="20"/>
          <w:lang w:val="nl-BE"/>
        </w:rPr>
        <w:tab/>
      </w:r>
      <w:r>
        <w:rPr>
          <w:b/>
          <w:sz w:val="20"/>
          <w:szCs w:val="20"/>
          <w:lang w:val="nl-BE"/>
        </w:rPr>
        <w:tab/>
        <w:t>Kd6</w:t>
      </w:r>
    </w:p>
    <w:p w14:paraId="3F2A30F7"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5.Lf1</w:t>
      </w:r>
    </w:p>
    <w:p w14:paraId="50A553B7" w14:textId="77777777" w:rsidR="00E24D55" w:rsidRDefault="00382917" w:rsidP="00E24D55">
      <w:pPr>
        <w:pStyle w:val="01Title"/>
        <w:ind w:left="0"/>
        <w:jc w:val="both"/>
        <w:rPr>
          <w:sz w:val="20"/>
          <w:szCs w:val="20"/>
          <w:lang w:val="nl-BE"/>
        </w:rPr>
      </w:pPr>
      <w:r>
        <w:rPr>
          <w:sz w:val="20"/>
          <w:szCs w:val="20"/>
          <w:lang w:val="nl-BE"/>
        </w:rPr>
        <w:t>Weeron de korste weg</w:t>
      </w:r>
    </w:p>
    <w:p w14:paraId="7189611A" w14:textId="77777777" w:rsidR="00E24D55" w:rsidRPr="00FF5BCD" w:rsidRDefault="00E24D55" w:rsidP="00E24D55">
      <w:pPr>
        <w:pStyle w:val="01Title"/>
        <w:ind w:left="0"/>
        <w:jc w:val="both"/>
        <w:rPr>
          <w:sz w:val="20"/>
          <w:szCs w:val="20"/>
          <w:lang w:val="nl-BE"/>
        </w:rPr>
      </w:pPr>
      <w:r>
        <w:rPr>
          <w:sz w:val="20"/>
          <w:szCs w:val="20"/>
          <w:lang w:val="nl-BE"/>
        </w:rPr>
        <w:tab/>
      </w:r>
      <w:r>
        <w:rPr>
          <w:b/>
          <w:sz w:val="20"/>
          <w:szCs w:val="20"/>
          <w:lang w:val="nl-BE"/>
        </w:rPr>
        <w:t>5…</w:t>
      </w:r>
      <w:r>
        <w:rPr>
          <w:b/>
          <w:sz w:val="20"/>
          <w:szCs w:val="20"/>
          <w:lang w:val="nl-BE"/>
        </w:rPr>
        <w:tab/>
      </w:r>
      <w:r>
        <w:rPr>
          <w:b/>
          <w:sz w:val="20"/>
          <w:szCs w:val="20"/>
          <w:lang w:val="nl-BE"/>
        </w:rPr>
        <w:tab/>
        <w:t>Kc6</w:t>
      </w:r>
    </w:p>
    <w:p w14:paraId="3E5F298B" w14:textId="77777777" w:rsidR="00333A41" w:rsidRDefault="00333A41" w:rsidP="00E24D55">
      <w:pPr>
        <w:pStyle w:val="01Title"/>
        <w:ind w:left="0"/>
        <w:jc w:val="both"/>
        <w:rPr>
          <w:b/>
          <w:sz w:val="20"/>
          <w:szCs w:val="20"/>
          <w:lang w:val="nl-BE"/>
        </w:rPr>
      </w:pPr>
      <w:r>
        <w:rPr>
          <w:b/>
          <w:sz w:val="20"/>
          <w:szCs w:val="20"/>
          <w:lang w:val="nl-BE"/>
        </w:rPr>
        <w:tab/>
        <w:t>6.Lg2+</w:t>
      </w:r>
    </w:p>
    <w:p w14:paraId="63C98027" w14:textId="77777777" w:rsidR="00382917" w:rsidRPr="00382917" w:rsidRDefault="00382917" w:rsidP="00E24D55">
      <w:pPr>
        <w:pStyle w:val="01Title"/>
        <w:ind w:left="0"/>
        <w:jc w:val="both"/>
        <w:rPr>
          <w:sz w:val="20"/>
          <w:szCs w:val="20"/>
          <w:lang w:val="nl-BE"/>
        </w:rPr>
      </w:pPr>
      <w:r w:rsidRPr="00382917">
        <w:rPr>
          <w:sz w:val="20"/>
          <w:szCs w:val="20"/>
          <w:lang w:val="nl-BE"/>
        </w:rPr>
        <w:t>Voor de derde keer de beste zet.</w:t>
      </w:r>
    </w:p>
    <w:p w14:paraId="44463D06" w14:textId="77777777" w:rsidR="00E24D55" w:rsidRDefault="00E24D55" w:rsidP="00E24D55">
      <w:pPr>
        <w:pStyle w:val="01Title"/>
        <w:ind w:left="0"/>
        <w:jc w:val="both"/>
        <w:rPr>
          <w:b/>
          <w:i/>
          <w:sz w:val="20"/>
          <w:szCs w:val="20"/>
          <w:lang w:val="nl-BE"/>
        </w:rPr>
      </w:pPr>
    </w:p>
    <w:p w14:paraId="559FD563" w14:textId="77777777" w:rsidR="00E24D55" w:rsidRDefault="00E24D55" w:rsidP="00E24D55">
      <w:pPr>
        <w:pStyle w:val="01Title"/>
        <w:ind w:left="0"/>
        <w:jc w:val="both"/>
        <w:rPr>
          <w:b/>
          <w:i/>
          <w:sz w:val="20"/>
          <w:szCs w:val="20"/>
          <w:lang w:val="nl-BE"/>
        </w:rPr>
      </w:pPr>
    </w:p>
    <w:p w14:paraId="6FCA185E" w14:textId="77777777" w:rsidR="00CE16AE" w:rsidRDefault="00CE16AE" w:rsidP="00E24D55">
      <w:pPr>
        <w:pStyle w:val="01Title"/>
        <w:ind w:left="0"/>
        <w:jc w:val="both"/>
        <w:rPr>
          <w:b/>
          <w:i/>
          <w:sz w:val="20"/>
          <w:szCs w:val="20"/>
          <w:lang w:val="nl-BE"/>
        </w:rPr>
      </w:pPr>
    </w:p>
    <w:p w14:paraId="3715D372" w14:textId="77777777" w:rsidR="001E6A9B" w:rsidRDefault="001E6A9B" w:rsidP="00E24D55">
      <w:pPr>
        <w:pStyle w:val="01Title"/>
        <w:ind w:left="0"/>
        <w:jc w:val="both"/>
        <w:rPr>
          <w:b/>
          <w:i/>
          <w:sz w:val="20"/>
          <w:szCs w:val="20"/>
          <w:lang w:val="nl-BE"/>
        </w:rPr>
      </w:pPr>
    </w:p>
    <w:p w14:paraId="5B5D9BA6" w14:textId="77777777" w:rsidR="00E96151" w:rsidRDefault="00E96151" w:rsidP="00E24D55">
      <w:pPr>
        <w:pStyle w:val="01Title"/>
        <w:ind w:left="0"/>
        <w:jc w:val="both"/>
        <w:rPr>
          <w:b/>
          <w:i/>
          <w:sz w:val="20"/>
          <w:szCs w:val="20"/>
          <w:lang w:val="nl-BE"/>
        </w:rPr>
      </w:pPr>
    </w:p>
    <w:p w14:paraId="312903FA" w14:textId="77777777" w:rsidR="00E96151" w:rsidRDefault="00E96151" w:rsidP="00E24D55">
      <w:pPr>
        <w:pStyle w:val="01Title"/>
        <w:ind w:left="0"/>
        <w:jc w:val="both"/>
        <w:rPr>
          <w:b/>
          <w:i/>
          <w:sz w:val="20"/>
          <w:szCs w:val="20"/>
          <w:lang w:val="nl-BE"/>
        </w:rPr>
      </w:pPr>
    </w:p>
    <w:p w14:paraId="0D8A4B0A" w14:textId="77777777" w:rsidR="00286D37" w:rsidRDefault="00286D37" w:rsidP="00E24D55">
      <w:pPr>
        <w:pStyle w:val="01Title"/>
        <w:ind w:left="0"/>
        <w:jc w:val="both"/>
        <w:rPr>
          <w:b/>
          <w:i/>
          <w:sz w:val="20"/>
          <w:szCs w:val="20"/>
          <w:lang w:val="nl-BE"/>
        </w:rPr>
      </w:pPr>
    </w:p>
    <w:p w14:paraId="0D6D8179" w14:textId="77777777" w:rsidR="00E24D55" w:rsidRDefault="00E24D55" w:rsidP="00E24D55">
      <w:pPr>
        <w:pStyle w:val="01Title"/>
        <w:ind w:left="0"/>
        <w:jc w:val="both"/>
        <w:rPr>
          <w:b/>
          <w:i/>
          <w:sz w:val="20"/>
          <w:szCs w:val="20"/>
          <w:lang w:val="nl-BE"/>
        </w:rPr>
      </w:pPr>
    </w:p>
    <w:p w14:paraId="3D0CB355" w14:textId="77777777" w:rsidR="00E24D55" w:rsidRDefault="00E24D55" w:rsidP="00E24D55">
      <w:pPr>
        <w:pStyle w:val="01Title"/>
        <w:ind w:left="0"/>
        <w:jc w:val="both"/>
        <w:rPr>
          <w:b/>
          <w:sz w:val="20"/>
          <w:szCs w:val="20"/>
          <w:lang w:val="nl-BE"/>
        </w:rPr>
      </w:pPr>
      <w:r>
        <w:rPr>
          <w:b/>
          <w:i/>
          <w:sz w:val="20"/>
          <w:szCs w:val="20"/>
          <w:lang w:val="nl-BE"/>
        </w:rPr>
        <w:tab/>
      </w:r>
      <w:r>
        <w:rPr>
          <w:b/>
          <w:sz w:val="20"/>
          <w:szCs w:val="20"/>
          <w:lang w:val="nl-BE"/>
        </w:rPr>
        <w:t>6…</w:t>
      </w:r>
      <w:r>
        <w:rPr>
          <w:b/>
          <w:sz w:val="20"/>
          <w:szCs w:val="20"/>
          <w:lang w:val="nl-BE"/>
        </w:rPr>
        <w:tab/>
      </w:r>
      <w:r>
        <w:rPr>
          <w:b/>
          <w:sz w:val="20"/>
          <w:szCs w:val="20"/>
          <w:lang w:val="nl-BE"/>
        </w:rPr>
        <w:tab/>
        <w:t>Kc5</w:t>
      </w:r>
    </w:p>
    <w:p w14:paraId="2B489C72" w14:textId="77777777" w:rsidR="00E24D55" w:rsidRDefault="00E24D55" w:rsidP="00E24D55">
      <w:pPr>
        <w:pStyle w:val="01Title"/>
        <w:ind w:left="0"/>
        <w:jc w:val="both"/>
        <w:rPr>
          <w:b/>
          <w:sz w:val="20"/>
          <w:szCs w:val="20"/>
          <w:lang w:val="nl-BE"/>
        </w:rPr>
      </w:pPr>
      <w:r>
        <w:rPr>
          <w:b/>
          <w:sz w:val="20"/>
          <w:szCs w:val="20"/>
          <w:lang w:val="nl-BE"/>
        </w:rPr>
        <w:tab/>
        <w:t>7.Kc7</w:t>
      </w:r>
      <w:r>
        <w:rPr>
          <w:b/>
          <w:sz w:val="20"/>
          <w:szCs w:val="20"/>
          <w:lang w:val="nl-BE"/>
        </w:rPr>
        <w:tab/>
      </w:r>
      <w:r>
        <w:rPr>
          <w:b/>
          <w:sz w:val="20"/>
          <w:szCs w:val="20"/>
          <w:lang w:val="nl-BE"/>
        </w:rPr>
        <w:tab/>
        <w:t>b4</w:t>
      </w:r>
    </w:p>
    <w:p w14:paraId="1BA68FB7" w14:textId="77777777" w:rsidR="00E24D55" w:rsidRDefault="00E24D55" w:rsidP="00E24D55">
      <w:pPr>
        <w:pStyle w:val="01Title"/>
        <w:ind w:left="0"/>
        <w:jc w:val="both"/>
        <w:rPr>
          <w:sz w:val="20"/>
          <w:szCs w:val="20"/>
          <w:lang w:val="nl-BE"/>
        </w:rPr>
      </w:pPr>
      <w:r>
        <w:rPr>
          <w:sz w:val="20"/>
          <w:szCs w:val="20"/>
          <w:lang w:val="nl-BE"/>
        </w:rPr>
        <w:t>Zwart opent de poort om de loper te laten ontsnappen.</w:t>
      </w:r>
    </w:p>
    <w:p w14:paraId="5FE43233" w14:textId="77777777" w:rsidR="00E24D55" w:rsidRDefault="00E24D55" w:rsidP="00E24D55">
      <w:pPr>
        <w:pStyle w:val="01Title"/>
        <w:ind w:left="0"/>
        <w:jc w:val="both"/>
        <w:rPr>
          <w:b/>
          <w:sz w:val="20"/>
          <w:szCs w:val="20"/>
          <w:lang w:val="nl-BE"/>
        </w:rPr>
      </w:pPr>
      <w:r>
        <w:rPr>
          <w:b/>
          <w:sz w:val="20"/>
          <w:szCs w:val="20"/>
          <w:lang w:val="nl-BE"/>
        </w:rPr>
        <w:tab/>
        <w:t>8.Lb6+</w:t>
      </w:r>
      <w:r>
        <w:rPr>
          <w:b/>
          <w:sz w:val="20"/>
          <w:szCs w:val="20"/>
          <w:lang w:val="nl-BE"/>
        </w:rPr>
        <w:tab/>
      </w:r>
      <w:r>
        <w:rPr>
          <w:b/>
          <w:sz w:val="20"/>
          <w:szCs w:val="20"/>
          <w:lang w:val="nl-BE"/>
        </w:rPr>
        <w:tab/>
        <w:t>Kc4</w:t>
      </w:r>
    </w:p>
    <w:p w14:paraId="5066BCBF" w14:textId="77777777" w:rsidR="00E24D55" w:rsidRDefault="00E24D55" w:rsidP="00E24D55">
      <w:pPr>
        <w:pStyle w:val="01Title"/>
        <w:ind w:left="0"/>
        <w:jc w:val="both"/>
        <w:rPr>
          <w:sz w:val="20"/>
          <w:szCs w:val="20"/>
          <w:lang w:val="nl-BE"/>
        </w:rPr>
      </w:pPr>
      <w:r>
        <w:rPr>
          <w:sz w:val="20"/>
          <w:szCs w:val="20"/>
          <w:lang w:val="nl-BE"/>
        </w:rPr>
        <w:t>maar dezelfde poort verhindert nu zijn vlucht.</w:t>
      </w:r>
    </w:p>
    <w:p w14:paraId="1063CCA6"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9.Lf1+</w:t>
      </w:r>
      <w:r>
        <w:rPr>
          <w:b/>
          <w:sz w:val="20"/>
          <w:szCs w:val="20"/>
          <w:lang w:val="nl-BE"/>
        </w:rPr>
        <w:tab/>
      </w:r>
      <w:r>
        <w:rPr>
          <w:b/>
          <w:sz w:val="20"/>
          <w:szCs w:val="20"/>
          <w:lang w:val="nl-BE"/>
        </w:rPr>
        <w:tab/>
        <w:t>K~</w:t>
      </w:r>
    </w:p>
    <w:p w14:paraId="5FAEA6F0" w14:textId="77777777" w:rsidR="00E24D55" w:rsidRDefault="00E24D55" w:rsidP="00E24D55">
      <w:pPr>
        <w:pStyle w:val="01Title"/>
        <w:ind w:left="0"/>
        <w:jc w:val="both"/>
        <w:rPr>
          <w:b/>
          <w:sz w:val="20"/>
          <w:szCs w:val="20"/>
          <w:lang w:val="nl-BE"/>
        </w:rPr>
      </w:pPr>
      <w:r>
        <w:rPr>
          <w:b/>
          <w:sz w:val="20"/>
          <w:szCs w:val="20"/>
          <w:lang w:val="nl-BE"/>
        </w:rPr>
        <w:t xml:space="preserve">        10.Lxa6</w:t>
      </w:r>
    </w:p>
    <w:p w14:paraId="4A472C97" w14:textId="77777777" w:rsidR="00E24D55" w:rsidRDefault="00E24D55" w:rsidP="00E24D55">
      <w:pPr>
        <w:pStyle w:val="01Title"/>
        <w:ind w:left="0"/>
        <w:jc w:val="both"/>
        <w:rPr>
          <w:sz w:val="20"/>
          <w:szCs w:val="20"/>
          <w:lang w:val="nl-BE"/>
        </w:rPr>
      </w:pPr>
      <w:r>
        <w:rPr>
          <w:sz w:val="20"/>
          <w:szCs w:val="20"/>
          <w:lang w:val="nl-BE"/>
        </w:rPr>
        <w:t>En zodoende moet de zwarte lo-per ook hier het loodje leggen.</w:t>
      </w:r>
    </w:p>
    <w:p w14:paraId="278669CF" w14:textId="77777777" w:rsidR="00003AFA" w:rsidRDefault="00003AFA" w:rsidP="00003AFA">
      <w:pPr>
        <w:pStyle w:val="01Title"/>
        <w:ind w:left="0"/>
        <w:jc w:val="both"/>
        <w:rPr>
          <w:sz w:val="20"/>
          <w:szCs w:val="20"/>
          <w:lang w:val="nl-BE"/>
        </w:rPr>
      </w:pPr>
    </w:p>
    <w:p w14:paraId="6A95F294" w14:textId="77777777" w:rsidR="00E24D55" w:rsidRDefault="0043380B" w:rsidP="00003AFA">
      <w:pPr>
        <w:pStyle w:val="01Title"/>
        <w:ind w:left="0"/>
        <w:jc w:val="both"/>
        <w:rPr>
          <w:b/>
          <w:sz w:val="20"/>
          <w:szCs w:val="20"/>
          <w:lang w:val="nl-BE"/>
        </w:rPr>
      </w:pPr>
      <w:r>
        <w:rPr>
          <w:sz w:val="20"/>
          <w:szCs w:val="20"/>
          <w:lang w:val="nl-BE"/>
        </w:rPr>
        <w:t xml:space="preserve">De twee vluchtpogingen van de </w:t>
      </w:r>
      <w:r w:rsidR="00575E51">
        <w:rPr>
          <w:sz w:val="20"/>
          <w:szCs w:val="20"/>
          <w:lang w:val="nl-BE"/>
        </w:rPr>
        <w:t xml:space="preserve">reeds </w:t>
      </w:r>
      <w:r w:rsidR="00E24D55">
        <w:rPr>
          <w:sz w:val="20"/>
          <w:szCs w:val="20"/>
          <w:lang w:val="nl-BE"/>
        </w:rPr>
        <w:t>opgesloten zwarte loper mis</w:t>
      </w:r>
      <w:r w:rsidR="00186F92">
        <w:rPr>
          <w:sz w:val="20"/>
          <w:szCs w:val="20"/>
          <w:lang w:val="nl-BE"/>
        </w:rPr>
        <w:t>-</w:t>
      </w:r>
      <w:r w:rsidR="00E24D55">
        <w:rPr>
          <w:sz w:val="20"/>
          <w:szCs w:val="20"/>
          <w:lang w:val="nl-BE"/>
        </w:rPr>
        <w:t xml:space="preserve">lukken. </w:t>
      </w:r>
    </w:p>
    <w:p w14:paraId="15880371" w14:textId="77777777" w:rsidR="00B25C91" w:rsidRPr="008E2959" w:rsidRDefault="00E24D55" w:rsidP="0052705D">
      <w:pPr>
        <w:pStyle w:val="01Title"/>
        <w:widowControl/>
        <w:tabs>
          <w:tab w:val="clear" w:pos="567"/>
          <w:tab w:val="left" w:pos="285"/>
        </w:tabs>
        <w:ind w:left="0"/>
        <w:jc w:val="center"/>
        <w:rPr>
          <w:noProof/>
          <w:sz w:val="20"/>
          <w:szCs w:val="20"/>
          <w:lang w:val="nl-BE"/>
        </w:rPr>
      </w:pPr>
      <w:r>
        <w:rPr>
          <w:b/>
          <w:noProof/>
          <w:sz w:val="20"/>
          <w:szCs w:val="20"/>
          <w:lang w:val="nl-BE"/>
        </w:rPr>
        <w:br w:type="page"/>
      </w:r>
      <w:r w:rsidR="00B25C91" w:rsidRPr="008E2959">
        <w:rPr>
          <w:b/>
          <w:sz w:val="20"/>
          <w:szCs w:val="20"/>
          <w:lang w:val="nl-BE"/>
        </w:rPr>
        <w:lastRenderedPageBreak/>
        <w:t xml:space="preserve">- </w:t>
      </w:r>
      <w:r w:rsidR="00AE1C44">
        <w:rPr>
          <w:b/>
          <w:sz w:val="20"/>
          <w:szCs w:val="20"/>
          <w:lang w:val="nl-BE"/>
        </w:rPr>
        <w:t>115</w:t>
      </w:r>
      <w:r w:rsidR="00E506CF">
        <w:rPr>
          <w:b/>
          <w:sz w:val="20"/>
          <w:szCs w:val="20"/>
          <w:lang w:val="nl-BE"/>
        </w:rPr>
        <w:t xml:space="preserve"> -</w:t>
      </w:r>
    </w:p>
    <w:p w14:paraId="1DF8BA34" w14:textId="77777777" w:rsidR="00B25C91" w:rsidRPr="008E2959" w:rsidRDefault="00B25C91" w:rsidP="00B25C91">
      <w:pPr>
        <w:pStyle w:val="01Title"/>
        <w:ind w:left="0"/>
        <w:jc w:val="center"/>
        <w:rPr>
          <w:sz w:val="20"/>
          <w:szCs w:val="20"/>
          <w:lang w:val="nl-BE"/>
        </w:rPr>
      </w:pPr>
    </w:p>
    <w:p w14:paraId="6A0C208C" w14:textId="77777777" w:rsidR="00B25C91" w:rsidRPr="00136804" w:rsidRDefault="00B25C91" w:rsidP="00B25C91">
      <w:pPr>
        <w:pStyle w:val="01Title"/>
        <w:ind w:left="0"/>
        <w:jc w:val="center"/>
        <w:rPr>
          <w:sz w:val="20"/>
          <w:szCs w:val="20"/>
          <w:lang w:val="nl-BE"/>
        </w:rPr>
      </w:pPr>
      <w:r w:rsidRPr="00136804">
        <w:rPr>
          <w:i/>
          <w:sz w:val="20"/>
          <w:szCs w:val="20"/>
          <w:lang w:val="nl-BE"/>
        </w:rPr>
        <w:t xml:space="preserve">Origineel, </w:t>
      </w:r>
      <w:r w:rsidRPr="00136804">
        <w:rPr>
          <w:sz w:val="20"/>
          <w:szCs w:val="20"/>
          <w:lang w:val="nl-BE"/>
        </w:rPr>
        <w:t>2009</w:t>
      </w:r>
    </w:p>
    <w:p w14:paraId="6E499BE2" w14:textId="77777777" w:rsidR="00B25C91" w:rsidRPr="00136804" w:rsidRDefault="00B25C91" w:rsidP="00B25C91">
      <w:pPr>
        <w:pStyle w:val="01Title"/>
        <w:ind w:left="0"/>
        <w:jc w:val="center"/>
        <w:rPr>
          <w:sz w:val="20"/>
          <w:szCs w:val="20"/>
          <w:lang w:val="nl-BE"/>
        </w:rPr>
      </w:pPr>
    </w:p>
    <w:p w14:paraId="18EE2511" w14:textId="77777777" w:rsidR="00B25C91" w:rsidRPr="00136804" w:rsidRDefault="00B25C91" w:rsidP="00B25C91">
      <w:pPr>
        <w:pStyle w:val="01Title"/>
        <w:ind w:left="0"/>
        <w:jc w:val="center"/>
        <w:rPr>
          <w:lang w:val="nl-BE"/>
        </w:rPr>
      </w:pPr>
      <w:r>
        <w:object w:dxaOrig="4700" w:dyaOrig="4704" w14:anchorId="3AD486D8">
          <v:shape id="_x0000_i1134" type="#_x0000_t75" style="width:154.5pt;height:150.65pt" o:ole="">
            <v:imagedata r:id="rId238" o:title=""/>
          </v:shape>
          <o:OLEObject Type="Embed" ProgID="CorelDRAW.Graphic.12" ShapeID="_x0000_i1134" DrawAspect="Content" ObjectID="_1587467527" r:id="rId239"/>
        </w:object>
      </w:r>
    </w:p>
    <w:p w14:paraId="0310A950" w14:textId="77777777" w:rsidR="00B25C91" w:rsidRDefault="00B25C91" w:rsidP="00B25C91">
      <w:pPr>
        <w:pStyle w:val="01Title"/>
        <w:ind w:left="0"/>
        <w:jc w:val="center"/>
        <w:rPr>
          <w:sz w:val="20"/>
          <w:szCs w:val="20"/>
          <w:lang w:val="nl-BE"/>
        </w:rPr>
      </w:pPr>
    </w:p>
    <w:p w14:paraId="313C1504" w14:textId="77777777" w:rsidR="00B25C91" w:rsidRDefault="00883391" w:rsidP="00B25C91">
      <w:pPr>
        <w:pStyle w:val="01Title"/>
        <w:ind w:left="0"/>
        <w:jc w:val="both"/>
        <w:rPr>
          <w:sz w:val="20"/>
          <w:szCs w:val="20"/>
          <w:lang w:val="nl-BE"/>
        </w:rPr>
      </w:pPr>
      <w:r>
        <w:rPr>
          <w:b/>
          <w:sz w:val="24"/>
          <w:szCs w:val="24"/>
          <w:lang w:val="nl-BE"/>
        </w:rPr>
        <w:t>+</w:t>
      </w:r>
      <w:r w:rsidR="00B25C91">
        <w:rPr>
          <w:b/>
          <w:sz w:val="22"/>
          <w:szCs w:val="22"/>
          <w:lang w:val="nl-BE"/>
        </w:rPr>
        <w:t xml:space="preserve">                           </w:t>
      </w:r>
      <w:r w:rsidR="00B25C91">
        <w:rPr>
          <w:sz w:val="20"/>
          <w:szCs w:val="20"/>
          <w:lang w:val="nl-BE"/>
        </w:rPr>
        <w:t>0410.01 c5a8</w:t>
      </w:r>
    </w:p>
    <w:p w14:paraId="68FF01B6" w14:textId="77777777" w:rsidR="00B25C91" w:rsidRDefault="00B25C91" w:rsidP="00B25C91">
      <w:pPr>
        <w:pStyle w:val="01Title"/>
        <w:ind w:left="0"/>
        <w:jc w:val="both"/>
        <w:rPr>
          <w:sz w:val="20"/>
          <w:szCs w:val="20"/>
          <w:lang w:val="nl-BE"/>
        </w:rPr>
      </w:pPr>
    </w:p>
    <w:p w14:paraId="19F189FF" w14:textId="77777777" w:rsidR="00B25C91" w:rsidRDefault="00B25C91" w:rsidP="00B25C91">
      <w:pPr>
        <w:pStyle w:val="01Title"/>
        <w:ind w:left="0"/>
        <w:jc w:val="both"/>
        <w:rPr>
          <w:sz w:val="20"/>
          <w:szCs w:val="20"/>
          <w:lang w:val="nl-BE"/>
        </w:rPr>
      </w:pPr>
      <w:r>
        <w:rPr>
          <w:sz w:val="20"/>
          <w:szCs w:val="20"/>
          <w:lang w:val="nl-BE"/>
        </w:rPr>
        <w:t>Wit dreigt één van zijn stuken te moeten prijsgeven, maar:</w:t>
      </w:r>
    </w:p>
    <w:p w14:paraId="6247BE2C" w14:textId="77777777" w:rsidR="00B25C91" w:rsidRDefault="00B25C91" w:rsidP="00B25C91">
      <w:pPr>
        <w:pStyle w:val="01Title"/>
        <w:ind w:left="0"/>
        <w:jc w:val="both"/>
        <w:rPr>
          <w:sz w:val="20"/>
          <w:szCs w:val="20"/>
          <w:lang w:val="nl-BE"/>
        </w:rPr>
      </w:pPr>
      <w:r>
        <w:rPr>
          <w:sz w:val="20"/>
          <w:szCs w:val="20"/>
          <w:lang w:val="nl-BE"/>
        </w:rPr>
        <w:tab/>
      </w:r>
      <w:r>
        <w:rPr>
          <w:b/>
          <w:sz w:val="20"/>
          <w:szCs w:val="20"/>
          <w:lang w:val="nl-BE"/>
        </w:rPr>
        <w:t>1.Lc6+</w:t>
      </w:r>
      <w:r>
        <w:rPr>
          <w:b/>
          <w:sz w:val="20"/>
          <w:szCs w:val="20"/>
          <w:lang w:val="nl-BE"/>
        </w:rPr>
        <w:tab/>
      </w:r>
      <w:r>
        <w:rPr>
          <w:b/>
          <w:sz w:val="20"/>
          <w:szCs w:val="20"/>
          <w:lang w:val="nl-BE"/>
        </w:rPr>
        <w:tab/>
        <w:t>Ka7</w:t>
      </w:r>
      <w:r>
        <w:rPr>
          <w:sz w:val="20"/>
          <w:szCs w:val="20"/>
          <w:lang w:val="nl-BE"/>
        </w:rPr>
        <w:tab/>
      </w:r>
    </w:p>
    <w:p w14:paraId="75578336" w14:textId="77777777" w:rsidR="00B25C91" w:rsidRPr="00F6533A" w:rsidRDefault="00B25C91" w:rsidP="00B25C91">
      <w:pPr>
        <w:pStyle w:val="01Title"/>
        <w:ind w:left="0"/>
        <w:jc w:val="both"/>
        <w:rPr>
          <w:sz w:val="20"/>
          <w:szCs w:val="20"/>
          <w:lang w:val="nl-BE"/>
        </w:rPr>
      </w:pPr>
      <w:r>
        <w:rPr>
          <w:sz w:val="20"/>
          <w:szCs w:val="20"/>
          <w:lang w:val="nl-BE"/>
        </w:rPr>
        <w:tab/>
      </w:r>
      <w:r>
        <w:rPr>
          <w:b/>
          <w:sz w:val="20"/>
          <w:szCs w:val="20"/>
          <w:lang w:val="nl-BE"/>
        </w:rPr>
        <w:t>2.Ta2</w:t>
      </w:r>
      <w:r>
        <w:rPr>
          <w:b/>
          <w:sz w:val="20"/>
          <w:szCs w:val="20"/>
          <w:lang w:val="nl-BE"/>
        </w:rPr>
        <w:tab/>
      </w:r>
      <w:r>
        <w:rPr>
          <w:b/>
          <w:sz w:val="20"/>
          <w:szCs w:val="20"/>
          <w:lang w:val="nl-BE"/>
        </w:rPr>
        <w:tab/>
        <w:t>Ka6</w:t>
      </w:r>
    </w:p>
    <w:p w14:paraId="395197AB" w14:textId="77777777" w:rsidR="00B25C91" w:rsidRDefault="00B25C91" w:rsidP="00B25C91">
      <w:pPr>
        <w:pStyle w:val="01Title"/>
        <w:ind w:left="0"/>
        <w:jc w:val="both"/>
        <w:rPr>
          <w:sz w:val="20"/>
          <w:szCs w:val="20"/>
          <w:lang w:val="nl-BE"/>
        </w:rPr>
      </w:pPr>
      <w:r>
        <w:rPr>
          <w:sz w:val="20"/>
          <w:szCs w:val="20"/>
          <w:lang w:val="nl-BE"/>
        </w:rPr>
        <w:t>Het beste: 2…Kb8</w:t>
      </w:r>
      <w:r w:rsidR="00C83916">
        <w:rPr>
          <w:sz w:val="20"/>
          <w:szCs w:val="20"/>
          <w:lang w:val="nl-BE"/>
        </w:rPr>
        <w:t>?</w:t>
      </w:r>
      <w:r>
        <w:rPr>
          <w:sz w:val="20"/>
          <w:szCs w:val="20"/>
          <w:lang w:val="nl-BE"/>
        </w:rPr>
        <w:t xml:space="preserve"> 3.Kb6 Tc7 en bijvoorbeeld 4</w:t>
      </w:r>
      <w:r w:rsidR="001F47F2">
        <w:rPr>
          <w:sz w:val="20"/>
          <w:szCs w:val="20"/>
          <w:lang w:val="nl-BE"/>
        </w:rPr>
        <w:t>.</w:t>
      </w:r>
      <w:r>
        <w:rPr>
          <w:sz w:val="20"/>
          <w:szCs w:val="20"/>
          <w:lang w:val="nl-BE"/>
        </w:rPr>
        <w:t>Th2 Tc8 5.Th7 a4 6.Tb7+ Ka8 7.Ta7+ Kb8 8.Ta8+ en mat.</w:t>
      </w:r>
    </w:p>
    <w:p w14:paraId="0A344813" w14:textId="77777777" w:rsidR="00B25C91" w:rsidRDefault="00B25C91" w:rsidP="00B25C91">
      <w:pPr>
        <w:pStyle w:val="01Title"/>
        <w:ind w:left="0"/>
        <w:jc w:val="both"/>
        <w:rPr>
          <w:b/>
          <w:sz w:val="20"/>
          <w:szCs w:val="20"/>
          <w:lang w:val="nl-BE"/>
        </w:rPr>
      </w:pPr>
      <w:r>
        <w:rPr>
          <w:b/>
          <w:sz w:val="20"/>
          <w:szCs w:val="20"/>
          <w:lang w:val="nl-BE"/>
        </w:rPr>
        <w:tab/>
        <w:t>3</w:t>
      </w:r>
      <w:r w:rsidRPr="004C3B35">
        <w:rPr>
          <w:b/>
          <w:sz w:val="20"/>
          <w:szCs w:val="20"/>
          <w:lang w:val="nl-BE"/>
        </w:rPr>
        <w:t>.Tb2</w:t>
      </w:r>
      <w:r>
        <w:rPr>
          <w:b/>
          <w:sz w:val="20"/>
          <w:szCs w:val="20"/>
          <w:lang w:val="nl-BE"/>
        </w:rPr>
        <w:tab/>
      </w:r>
      <w:r>
        <w:rPr>
          <w:b/>
          <w:sz w:val="20"/>
          <w:szCs w:val="20"/>
          <w:lang w:val="nl-BE"/>
        </w:rPr>
        <w:tab/>
        <w:t>Ka7</w:t>
      </w:r>
    </w:p>
    <w:p w14:paraId="12BDC949" w14:textId="77777777" w:rsidR="00B25C91" w:rsidRDefault="00B25C91" w:rsidP="00B25C91">
      <w:pPr>
        <w:pStyle w:val="01Title"/>
        <w:ind w:left="0"/>
        <w:jc w:val="both"/>
        <w:rPr>
          <w:b/>
          <w:sz w:val="20"/>
          <w:szCs w:val="20"/>
          <w:lang w:val="nl-BE"/>
        </w:rPr>
      </w:pPr>
      <w:r>
        <w:rPr>
          <w:b/>
          <w:sz w:val="20"/>
          <w:szCs w:val="20"/>
          <w:lang w:val="nl-BE"/>
        </w:rPr>
        <w:tab/>
        <w:t>4.Tb5</w:t>
      </w:r>
      <w:r>
        <w:rPr>
          <w:b/>
          <w:sz w:val="20"/>
          <w:szCs w:val="20"/>
          <w:lang w:val="nl-BE"/>
        </w:rPr>
        <w:tab/>
      </w:r>
      <w:r>
        <w:rPr>
          <w:b/>
          <w:sz w:val="20"/>
          <w:szCs w:val="20"/>
          <w:lang w:val="nl-BE"/>
        </w:rPr>
        <w:tab/>
      </w:r>
    </w:p>
    <w:p w14:paraId="15DFBAD5" w14:textId="77777777" w:rsidR="00B25C91" w:rsidRDefault="00B25C91" w:rsidP="00B25C91">
      <w:pPr>
        <w:pStyle w:val="01Title"/>
        <w:ind w:left="0"/>
        <w:jc w:val="both"/>
        <w:rPr>
          <w:sz w:val="20"/>
          <w:szCs w:val="20"/>
          <w:lang w:val="nl-BE"/>
        </w:rPr>
      </w:pPr>
      <w:r>
        <w:rPr>
          <w:sz w:val="20"/>
          <w:szCs w:val="20"/>
          <w:lang w:val="nl-BE"/>
        </w:rPr>
        <w:t>Dreigt opnieuw 5.Txa5+</w:t>
      </w:r>
    </w:p>
    <w:p w14:paraId="430F3187" w14:textId="77777777" w:rsidR="00B25C91" w:rsidRDefault="00B25C91" w:rsidP="00B25C91">
      <w:pPr>
        <w:pStyle w:val="01Title"/>
        <w:ind w:left="0"/>
        <w:jc w:val="both"/>
        <w:rPr>
          <w:b/>
          <w:sz w:val="20"/>
          <w:szCs w:val="20"/>
          <w:lang w:val="nl-BE"/>
        </w:rPr>
      </w:pPr>
      <w:r>
        <w:rPr>
          <w:b/>
          <w:sz w:val="20"/>
          <w:szCs w:val="20"/>
          <w:lang w:val="nl-BE"/>
        </w:rPr>
        <w:tab/>
        <w:t>4…</w:t>
      </w:r>
      <w:r>
        <w:rPr>
          <w:b/>
          <w:sz w:val="20"/>
          <w:szCs w:val="20"/>
          <w:lang w:val="nl-BE"/>
        </w:rPr>
        <w:tab/>
      </w:r>
      <w:r>
        <w:rPr>
          <w:b/>
          <w:sz w:val="20"/>
          <w:szCs w:val="20"/>
          <w:lang w:val="nl-BE"/>
        </w:rPr>
        <w:tab/>
        <w:t>Ka6</w:t>
      </w:r>
    </w:p>
    <w:p w14:paraId="38EBF211" w14:textId="77777777" w:rsidR="00B25C91" w:rsidRDefault="00B25C91" w:rsidP="00B25C91">
      <w:pPr>
        <w:pStyle w:val="01Title"/>
        <w:ind w:left="0"/>
        <w:jc w:val="both"/>
        <w:rPr>
          <w:b/>
          <w:sz w:val="20"/>
          <w:szCs w:val="20"/>
          <w:lang w:val="nl-BE"/>
        </w:rPr>
      </w:pPr>
      <w:r>
        <w:rPr>
          <w:b/>
          <w:sz w:val="20"/>
          <w:szCs w:val="20"/>
          <w:lang w:val="nl-BE"/>
        </w:rPr>
        <w:tab/>
        <w:t>5.Tb7</w:t>
      </w:r>
    </w:p>
    <w:p w14:paraId="4EB250D7" w14:textId="77777777" w:rsidR="00B25C91" w:rsidRDefault="00B25C91" w:rsidP="00B25C91">
      <w:pPr>
        <w:pStyle w:val="01Title"/>
        <w:ind w:left="0"/>
        <w:jc w:val="both"/>
        <w:rPr>
          <w:sz w:val="20"/>
          <w:szCs w:val="20"/>
          <w:lang w:val="nl-BE"/>
        </w:rPr>
      </w:pPr>
      <w:r>
        <w:rPr>
          <w:sz w:val="20"/>
          <w:szCs w:val="20"/>
          <w:lang w:val="nl-BE"/>
        </w:rPr>
        <w:t>Een onverwachte zet, want na 5.Tb1</w:t>
      </w:r>
      <w:r w:rsidR="00C83916">
        <w:rPr>
          <w:sz w:val="20"/>
          <w:szCs w:val="20"/>
          <w:lang w:val="nl-BE"/>
        </w:rPr>
        <w:t>?</w:t>
      </w:r>
      <w:r>
        <w:rPr>
          <w:sz w:val="20"/>
          <w:szCs w:val="20"/>
          <w:lang w:val="nl-BE"/>
        </w:rPr>
        <w:t>, 5.Tb2</w:t>
      </w:r>
      <w:r w:rsidR="00C83916">
        <w:rPr>
          <w:sz w:val="20"/>
          <w:szCs w:val="20"/>
          <w:lang w:val="nl-BE"/>
        </w:rPr>
        <w:t>?</w:t>
      </w:r>
      <w:r>
        <w:rPr>
          <w:sz w:val="20"/>
          <w:szCs w:val="20"/>
          <w:lang w:val="nl-BE"/>
        </w:rPr>
        <w:t>, 5.Tb3</w:t>
      </w:r>
      <w:r w:rsidR="00C83916">
        <w:rPr>
          <w:sz w:val="20"/>
          <w:szCs w:val="20"/>
          <w:lang w:val="nl-BE"/>
        </w:rPr>
        <w:t>?</w:t>
      </w:r>
      <w:r>
        <w:rPr>
          <w:sz w:val="20"/>
          <w:szCs w:val="20"/>
          <w:lang w:val="nl-BE"/>
        </w:rPr>
        <w:t>, en 5.Tb6</w:t>
      </w:r>
      <w:r w:rsidR="00C83916">
        <w:rPr>
          <w:sz w:val="20"/>
          <w:szCs w:val="20"/>
          <w:lang w:val="nl-BE"/>
        </w:rPr>
        <w:t>?</w:t>
      </w:r>
      <w:r>
        <w:rPr>
          <w:sz w:val="20"/>
          <w:szCs w:val="20"/>
          <w:lang w:val="nl-BE"/>
        </w:rPr>
        <w:t>, volgt 5…Ka7 6.Tb5 Ka6 7.Tb7, en dit zijn onnodige omwe</w:t>
      </w:r>
      <w:r w:rsidR="00C83916">
        <w:rPr>
          <w:sz w:val="20"/>
          <w:szCs w:val="20"/>
          <w:lang w:val="nl-BE"/>
        </w:rPr>
        <w:t>-</w:t>
      </w:r>
      <w:r>
        <w:rPr>
          <w:sz w:val="20"/>
          <w:szCs w:val="20"/>
          <w:lang w:val="nl-BE"/>
        </w:rPr>
        <w:t>gen.</w:t>
      </w:r>
    </w:p>
    <w:p w14:paraId="29D419B4" w14:textId="77777777" w:rsidR="00B25C91" w:rsidRDefault="00B25C91" w:rsidP="00B25C91">
      <w:pPr>
        <w:pStyle w:val="01Title"/>
        <w:ind w:left="0"/>
        <w:jc w:val="both"/>
        <w:rPr>
          <w:b/>
          <w:sz w:val="20"/>
          <w:szCs w:val="20"/>
          <w:lang w:val="nl-BE"/>
        </w:rPr>
      </w:pPr>
      <w:r>
        <w:rPr>
          <w:b/>
          <w:sz w:val="20"/>
          <w:szCs w:val="20"/>
          <w:lang w:val="nl-BE"/>
        </w:rPr>
        <w:tab/>
        <w:t>5…</w:t>
      </w:r>
      <w:r>
        <w:rPr>
          <w:b/>
          <w:sz w:val="20"/>
          <w:szCs w:val="20"/>
          <w:lang w:val="nl-BE"/>
        </w:rPr>
        <w:tab/>
      </w:r>
      <w:r>
        <w:rPr>
          <w:b/>
          <w:sz w:val="20"/>
          <w:szCs w:val="20"/>
          <w:lang w:val="nl-BE"/>
        </w:rPr>
        <w:tab/>
        <w:t>Tf8</w:t>
      </w:r>
    </w:p>
    <w:p w14:paraId="48EAE0D0" w14:textId="77777777" w:rsidR="00B25C91" w:rsidRDefault="00B25C91" w:rsidP="00B25C91">
      <w:pPr>
        <w:pStyle w:val="01Title"/>
        <w:ind w:left="0"/>
        <w:jc w:val="both"/>
        <w:rPr>
          <w:b/>
          <w:sz w:val="20"/>
          <w:szCs w:val="20"/>
          <w:lang w:val="nl-BE"/>
        </w:rPr>
      </w:pPr>
      <w:r>
        <w:rPr>
          <w:b/>
          <w:sz w:val="20"/>
          <w:szCs w:val="20"/>
          <w:lang w:val="nl-BE"/>
        </w:rPr>
        <w:tab/>
        <w:t>6.Tc7</w:t>
      </w:r>
    </w:p>
    <w:p w14:paraId="75BF5DE8" w14:textId="77777777" w:rsidR="00B25C91" w:rsidRDefault="00B25C91" w:rsidP="00B25C91">
      <w:pPr>
        <w:pStyle w:val="01Title"/>
        <w:ind w:left="0"/>
        <w:jc w:val="both"/>
        <w:rPr>
          <w:b/>
          <w:sz w:val="20"/>
          <w:szCs w:val="20"/>
          <w:lang w:val="nl-BE"/>
        </w:rPr>
      </w:pPr>
    </w:p>
    <w:p w14:paraId="49827F06" w14:textId="77777777" w:rsidR="00B25C91" w:rsidRDefault="00B25C91" w:rsidP="00B25C91">
      <w:pPr>
        <w:pStyle w:val="01Title"/>
        <w:ind w:left="0"/>
        <w:jc w:val="both"/>
        <w:rPr>
          <w:b/>
          <w:sz w:val="20"/>
          <w:szCs w:val="20"/>
          <w:lang w:val="nl-BE"/>
        </w:rPr>
      </w:pPr>
    </w:p>
    <w:p w14:paraId="2E4FD8D4" w14:textId="77777777" w:rsidR="00B25C91" w:rsidRDefault="00B25C91" w:rsidP="00B25C91">
      <w:pPr>
        <w:pStyle w:val="01Title"/>
        <w:ind w:left="0"/>
        <w:jc w:val="both"/>
        <w:rPr>
          <w:b/>
          <w:sz w:val="20"/>
          <w:szCs w:val="20"/>
          <w:lang w:val="nl-BE"/>
        </w:rPr>
      </w:pPr>
    </w:p>
    <w:p w14:paraId="483E1A14" w14:textId="77777777" w:rsidR="00EE728E" w:rsidRDefault="00EE728E" w:rsidP="00B25C91">
      <w:pPr>
        <w:pStyle w:val="01Title"/>
        <w:ind w:left="0"/>
        <w:jc w:val="both"/>
        <w:rPr>
          <w:b/>
          <w:sz w:val="20"/>
          <w:szCs w:val="20"/>
          <w:lang w:val="nl-BE"/>
        </w:rPr>
      </w:pPr>
    </w:p>
    <w:p w14:paraId="117B3BAC" w14:textId="77777777" w:rsidR="00286D37" w:rsidRDefault="00286D37" w:rsidP="00B25C91">
      <w:pPr>
        <w:pStyle w:val="01Title"/>
        <w:ind w:left="0"/>
        <w:jc w:val="both"/>
        <w:rPr>
          <w:b/>
          <w:sz w:val="20"/>
          <w:szCs w:val="20"/>
          <w:lang w:val="nl-BE"/>
        </w:rPr>
      </w:pPr>
    </w:p>
    <w:p w14:paraId="3FACF71F" w14:textId="77777777" w:rsidR="000B766E" w:rsidRDefault="000B766E" w:rsidP="00B25C91">
      <w:pPr>
        <w:pStyle w:val="01Title"/>
        <w:ind w:left="0"/>
        <w:jc w:val="both"/>
        <w:rPr>
          <w:b/>
          <w:sz w:val="20"/>
          <w:szCs w:val="20"/>
          <w:lang w:val="nl-BE"/>
        </w:rPr>
      </w:pPr>
    </w:p>
    <w:p w14:paraId="69913E98" w14:textId="77777777" w:rsidR="00B25C91" w:rsidRDefault="00B25C91" w:rsidP="0038155E">
      <w:pPr>
        <w:pStyle w:val="01Title"/>
        <w:numPr>
          <w:ilvl w:val="0"/>
          <w:numId w:val="20"/>
        </w:numPr>
        <w:jc w:val="both"/>
        <w:rPr>
          <w:sz w:val="20"/>
          <w:szCs w:val="20"/>
          <w:lang w:val="nl-BE"/>
        </w:rPr>
      </w:pPr>
      <w:r>
        <w:rPr>
          <w:sz w:val="20"/>
          <w:szCs w:val="20"/>
          <w:lang w:val="nl-BE"/>
        </w:rPr>
        <w:t>6.Tb6? Ka7 7.Tb7 Ka6 8.Tc7</w:t>
      </w:r>
    </w:p>
    <w:p w14:paraId="041B415D" w14:textId="77777777" w:rsidR="00B25C91" w:rsidRDefault="00B25C91" w:rsidP="00B25C91">
      <w:pPr>
        <w:pStyle w:val="01Title"/>
        <w:ind w:left="0"/>
        <w:jc w:val="both"/>
        <w:rPr>
          <w:sz w:val="20"/>
          <w:szCs w:val="20"/>
          <w:lang w:val="nl-BE"/>
        </w:rPr>
      </w:pPr>
      <w:r>
        <w:rPr>
          <w:sz w:val="20"/>
          <w:szCs w:val="20"/>
          <w:lang w:val="nl-BE"/>
        </w:rPr>
        <w:t xml:space="preserve">       of ook:</w:t>
      </w:r>
    </w:p>
    <w:p w14:paraId="24A72EBB" w14:textId="77777777" w:rsidR="00B25C91" w:rsidRDefault="00B25C91" w:rsidP="0038155E">
      <w:pPr>
        <w:pStyle w:val="01Title"/>
        <w:numPr>
          <w:ilvl w:val="0"/>
          <w:numId w:val="20"/>
        </w:numPr>
        <w:jc w:val="both"/>
        <w:rPr>
          <w:sz w:val="20"/>
          <w:szCs w:val="20"/>
          <w:lang w:val="nl-BE"/>
        </w:rPr>
      </w:pPr>
      <w:r>
        <w:rPr>
          <w:sz w:val="20"/>
          <w:szCs w:val="20"/>
          <w:lang w:val="nl-BE"/>
        </w:rPr>
        <w:t xml:space="preserve">6.Ld5? Tc8+ 7.Lc6 Tf8 8.Tc7, </w:t>
      </w:r>
      <w:r w:rsidR="00913BA0">
        <w:rPr>
          <w:i/>
          <w:sz w:val="20"/>
          <w:szCs w:val="20"/>
          <w:lang w:val="nl-BE"/>
        </w:rPr>
        <w:t>(Z</w:t>
      </w:r>
      <w:r>
        <w:rPr>
          <w:i/>
          <w:sz w:val="20"/>
          <w:szCs w:val="20"/>
          <w:lang w:val="nl-BE"/>
        </w:rPr>
        <w:t>ie zet 6.)</w:t>
      </w:r>
      <w:r>
        <w:rPr>
          <w:sz w:val="20"/>
          <w:szCs w:val="20"/>
          <w:lang w:val="nl-BE"/>
        </w:rPr>
        <w:t>.</w:t>
      </w:r>
    </w:p>
    <w:p w14:paraId="3CB87A46" w14:textId="77777777" w:rsidR="00B25C91" w:rsidRDefault="00B25C91" w:rsidP="00B25C91">
      <w:pPr>
        <w:pStyle w:val="01Title"/>
        <w:ind w:left="0"/>
        <w:jc w:val="both"/>
        <w:rPr>
          <w:b/>
          <w:sz w:val="20"/>
          <w:szCs w:val="20"/>
          <w:lang w:val="nl-BE"/>
        </w:rPr>
      </w:pPr>
      <w:r>
        <w:rPr>
          <w:b/>
          <w:sz w:val="20"/>
          <w:szCs w:val="20"/>
          <w:lang w:val="nl-BE"/>
        </w:rPr>
        <w:tab/>
        <w:t>6…</w:t>
      </w:r>
      <w:r>
        <w:rPr>
          <w:b/>
          <w:sz w:val="20"/>
          <w:szCs w:val="20"/>
          <w:lang w:val="nl-BE"/>
        </w:rPr>
        <w:tab/>
      </w:r>
      <w:r>
        <w:rPr>
          <w:b/>
          <w:sz w:val="20"/>
          <w:szCs w:val="20"/>
          <w:lang w:val="nl-BE"/>
        </w:rPr>
        <w:tab/>
        <w:t>Tb8</w:t>
      </w:r>
    </w:p>
    <w:p w14:paraId="0C37AE11" w14:textId="77777777" w:rsidR="00B25C91" w:rsidRDefault="00B25C91" w:rsidP="00B25C91">
      <w:pPr>
        <w:pStyle w:val="01Title"/>
        <w:ind w:left="0"/>
        <w:jc w:val="both"/>
        <w:rPr>
          <w:sz w:val="20"/>
          <w:szCs w:val="20"/>
          <w:lang w:val="nl-BE"/>
        </w:rPr>
      </w:pPr>
      <w:r>
        <w:rPr>
          <w:sz w:val="20"/>
          <w:szCs w:val="20"/>
          <w:lang w:val="nl-BE"/>
        </w:rPr>
        <w:t>Na 6…Tf5+</w:t>
      </w:r>
      <w:r w:rsidR="00C83916">
        <w:rPr>
          <w:sz w:val="20"/>
          <w:szCs w:val="20"/>
          <w:lang w:val="nl-BE"/>
        </w:rPr>
        <w:t>?</w:t>
      </w:r>
      <w:r>
        <w:rPr>
          <w:sz w:val="20"/>
          <w:szCs w:val="20"/>
          <w:lang w:val="nl-BE"/>
        </w:rPr>
        <w:t xml:space="preserve"> 7.Ld5 en bijvoor</w:t>
      </w:r>
      <w:r w:rsidR="00C83916">
        <w:rPr>
          <w:sz w:val="20"/>
          <w:szCs w:val="20"/>
          <w:lang w:val="nl-BE"/>
        </w:rPr>
        <w:t>-</w:t>
      </w:r>
      <w:r>
        <w:rPr>
          <w:sz w:val="20"/>
          <w:szCs w:val="20"/>
          <w:lang w:val="nl-BE"/>
        </w:rPr>
        <w:t>beeld</w:t>
      </w:r>
      <w:r w:rsidR="00C83916">
        <w:rPr>
          <w:sz w:val="20"/>
          <w:szCs w:val="20"/>
          <w:lang w:val="nl-BE"/>
        </w:rPr>
        <w:t xml:space="preserve"> </w:t>
      </w:r>
      <w:r>
        <w:rPr>
          <w:sz w:val="20"/>
          <w:szCs w:val="20"/>
          <w:lang w:val="nl-BE"/>
        </w:rPr>
        <w:t>7...Tf4+ 8.Le6 Tb4 9.Lc8+ Tb7 10.Txb7 enzovoort.</w:t>
      </w:r>
    </w:p>
    <w:p w14:paraId="4F1D8576" w14:textId="77777777" w:rsidR="00B25C91" w:rsidRPr="00B354CB" w:rsidRDefault="00B25C91" w:rsidP="00B25C91">
      <w:pPr>
        <w:pStyle w:val="01Title"/>
        <w:ind w:left="0"/>
        <w:jc w:val="both"/>
        <w:rPr>
          <w:b/>
          <w:sz w:val="20"/>
          <w:szCs w:val="20"/>
          <w:lang w:val="en-GB"/>
        </w:rPr>
      </w:pPr>
      <w:r>
        <w:rPr>
          <w:b/>
          <w:sz w:val="20"/>
          <w:szCs w:val="20"/>
          <w:lang w:val="nl-BE"/>
        </w:rPr>
        <w:tab/>
      </w:r>
      <w:r w:rsidRPr="00B354CB">
        <w:rPr>
          <w:b/>
          <w:sz w:val="20"/>
          <w:szCs w:val="20"/>
          <w:lang w:val="en-GB"/>
        </w:rPr>
        <w:t>7.Ld7</w:t>
      </w:r>
      <w:r w:rsidRPr="00B354CB">
        <w:rPr>
          <w:b/>
          <w:sz w:val="20"/>
          <w:szCs w:val="20"/>
          <w:lang w:val="en-GB"/>
        </w:rPr>
        <w:tab/>
      </w:r>
      <w:r w:rsidRPr="00B354CB">
        <w:rPr>
          <w:b/>
          <w:sz w:val="20"/>
          <w:szCs w:val="20"/>
          <w:lang w:val="en-GB"/>
        </w:rPr>
        <w:tab/>
        <w:t>a4</w:t>
      </w:r>
    </w:p>
    <w:p w14:paraId="3A95DE0D" w14:textId="77777777" w:rsidR="00B25C91" w:rsidRPr="00B354CB" w:rsidRDefault="00B25C91" w:rsidP="00B25C91">
      <w:pPr>
        <w:pStyle w:val="01Title"/>
        <w:ind w:left="0"/>
        <w:jc w:val="both"/>
        <w:rPr>
          <w:b/>
          <w:sz w:val="20"/>
          <w:szCs w:val="20"/>
          <w:lang w:val="en-GB"/>
        </w:rPr>
      </w:pPr>
      <w:r w:rsidRPr="00B354CB">
        <w:rPr>
          <w:b/>
          <w:sz w:val="20"/>
          <w:szCs w:val="20"/>
          <w:lang w:val="en-GB"/>
        </w:rPr>
        <w:tab/>
        <w:t>8.Lc8+</w:t>
      </w:r>
      <w:r w:rsidRPr="00B354CB">
        <w:rPr>
          <w:b/>
          <w:sz w:val="20"/>
          <w:szCs w:val="20"/>
          <w:lang w:val="en-GB"/>
        </w:rPr>
        <w:tab/>
      </w:r>
      <w:r w:rsidRPr="00B354CB">
        <w:rPr>
          <w:b/>
          <w:sz w:val="20"/>
          <w:szCs w:val="20"/>
          <w:lang w:val="en-GB"/>
        </w:rPr>
        <w:tab/>
        <w:t>Ka5</w:t>
      </w:r>
    </w:p>
    <w:p w14:paraId="22747EED" w14:textId="77777777" w:rsidR="00B25C91" w:rsidRPr="00B354CB" w:rsidRDefault="00B25C91" w:rsidP="00B25C91">
      <w:pPr>
        <w:pStyle w:val="01Title"/>
        <w:ind w:left="0"/>
        <w:jc w:val="both"/>
        <w:rPr>
          <w:b/>
          <w:sz w:val="20"/>
          <w:szCs w:val="20"/>
          <w:lang w:val="en-GB"/>
        </w:rPr>
      </w:pPr>
      <w:r w:rsidRPr="00B354CB">
        <w:rPr>
          <w:sz w:val="20"/>
          <w:szCs w:val="20"/>
          <w:lang w:val="en-GB"/>
        </w:rPr>
        <w:t>8…Txc8 9.Txc8.</w:t>
      </w:r>
      <w:r w:rsidRPr="00B354CB">
        <w:rPr>
          <w:b/>
          <w:sz w:val="20"/>
          <w:szCs w:val="20"/>
          <w:lang w:val="en-GB"/>
        </w:rPr>
        <w:t xml:space="preserve"> </w:t>
      </w:r>
    </w:p>
    <w:p w14:paraId="6A361AA5" w14:textId="77777777" w:rsidR="00B25C91" w:rsidRDefault="00B25C91" w:rsidP="00B25C91">
      <w:pPr>
        <w:pStyle w:val="01Title"/>
        <w:ind w:left="0"/>
        <w:jc w:val="both"/>
        <w:rPr>
          <w:b/>
          <w:sz w:val="20"/>
          <w:szCs w:val="20"/>
          <w:lang w:val="nl-BE"/>
        </w:rPr>
      </w:pPr>
      <w:r w:rsidRPr="00B354CB">
        <w:rPr>
          <w:b/>
          <w:sz w:val="20"/>
          <w:szCs w:val="20"/>
          <w:lang w:val="en-GB"/>
        </w:rPr>
        <w:tab/>
      </w:r>
      <w:r>
        <w:rPr>
          <w:b/>
          <w:sz w:val="20"/>
          <w:szCs w:val="20"/>
          <w:lang w:val="nl-BE"/>
        </w:rPr>
        <w:t>9.Ta7+</w:t>
      </w:r>
    </w:p>
    <w:p w14:paraId="38A90FE6" w14:textId="77777777" w:rsidR="00B25C91" w:rsidRPr="008B6922" w:rsidRDefault="00B25C91" w:rsidP="00B25C91">
      <w:pPr>
        <w:pStyle w:val="01Title"/>
        <w:ind w:left="0"/>
        <w:jc w:val="both"/>
        <w:rPr>
          <w:sz w:val="20"/>
          <w:szCs w:val="20"/>
          <w:lang w:val="nl-BE"/>
        </w:rPr>
      </w:pPr>
      <w:r w:rsidRPr="008B6922">
        <w:rPr>
          <w:sz w:val="20"/>
          <w:szCs w:val="20"/>
          <w:lang w:val="nl-BE"/>
        </w:rPr>
        <w:t>en mat.</w:t>
      </w:r>
    </w:p>
    <w:p w14:paraId="48D3A9DE" w14:textId="77777777" w:rsidR="00B25C91" w:rsidRDefault="00B25C91" w:rsidP="00B25C91">
      <w:pPr>
        <w:pStyle w:val="01Title"/>
        <w:ind w:left="0"/>
        <w:rPr>
          <w:sz w:val="20"/>
          <w:szCs w:val="20"/>
          <w:lang w:val="nl-BE"/>
        </w:rPr>
      </w:pPr>
    </w:p>
    <w:p w14:paraId="7B289624" w14:textId="77777777" w:rsidR="00163199" w:rsidRDefault="00B25C91" w:rsidP="00163199">
      <w:pPr>
        <w:pStyle w:val="01Title"/>
        <w:ind w:left="0"/>
        <w:jc w:val="both"/>
        <w:rPr>
          <w:sz w:val="20"/>
          <w:szCs w:val="20"/>
          <w:lang w:val="nl-BE"/>
        </w:rPr>
      </w:pPr>
      <w:r>
        <w:rPr>
          <w:sz w:val="20"/>
          <w:szCs w:val="20"/>
          <w:lang w:val="nl-BE"/>
        </w:rPr>
        <w:t xml:space="preserve">Eén loper extra is dus voldoende </w:t>
      </w:r>
      <w:r w:rsidRPr="00F6533A">
        <w:rPr>
          <w:sz w:val="20"/>
          <w:szCs w:val="20"/>
          <w:lang w:val="nl-BE"/>
        </w:rPr>
        <w:t>voor de wins</w:t>
      </w:r>
      <w:r w:rsidR="00163199">
        <w:rPr>
          <w:sz w:val="20"/>
          <w:szCs w:val="20"/>
          <w:lang w:val="nl-BE"/>
        </w:rPr>
        <w:t>t</w:t>
      </w:r>
    </w:p>
    <w:p w14:paraId="5F14E3E1" w14:textId="77777777" w:rsidR="00163199" w:rsidRDefault="00163199" w:rsidP="00163199">
      <w:pPr>
        <w:pStyle w:val="01Title"/>
        <w:ind w:left="0"/>
        <w:jc w:val="both"/>
        <w:rPr>
          <w:sz w:val="20"/>
          <w:szCs w:val="20"/>
          <w:lang w:val="nl-BE"/>
        </w:rPr>
      </w:pPr>
    </w:p>
    <w:p w14:paraId="3F7711DE" w14:textId="77777777" w:rsidR="00163199" w:rsidRDefault="00163199" w:rsidP="00163199">
      <w:pPr>
        <w:pStyle w:val="01Title"/>
        <w:ind w:left="0"/>
        <w:jc w:val="both"/>
        <w:rPr>
          <w:sz w:val="20"/>
          <w:szCs w:val="20"/>
          <w:lang w:val="nl-BE"/>
        </w:rPr>
      </w:pPr>
    </w:p>
    <w:p w14:paraId="55F55766" w14:textId="77777777" w:rsidR="00163199" w:rsidRDefault="00163199" w:rsidP="00163199">
      <w:pPr>
        <w:pStyle w:val="01Title"/>
        <w:ind w:left="0"/>
        <w:jc w:val="both"/>
        <w:rPr>
          <w:sz w:val="20"/>
          <w:szCs w:val="20"/>
          <w:lang w:val="nl-BE"/>
        </w:rPr>
      </w:pPr>
    </w:p>
    <w:p w14:paraId="4026D785" w14:textId="77777777" w:rsidR="00163199" w:rsidRDefault="00163199" w:rsidP="00163199">
      <w:pPr>
        <w:pStyle w:val="01Title"/>
        <w:ind w:left="0"/>
        <w:jc w:val="both"/>
        <w:rPr>
          <w:sz w:val="20"/>
          <w:szCs w:val="20"/>
          <w:lang w:val="nl-BE"/>
        </w:rPr>
      </w:pPr>
    </w:p>
    <w:p w14:paraId="2D26DFA3" w14:textId="77777777" w:rsidR="00163199" w:rsidRDefault="00163199" w:rsidP="00163199">
      <w:pPr>
        <w:pStyle w:val="01Title"/>
        <w:ind w:left="0"/>
        <w:jc w:val="both"/>
        <w:rPr>
          <w:sz w:val="20"/>
          <w:szCs w:val="20"/>
          <w:lang w:val="nl-BE"/>
        </w:rPr>
      </w:pPr>
    </w:p>
    <w:p w14:paraId="475E2D48" w14:textId="77777777" w:rsidR="00163199" w:rsidRDefault="00163199" w:rsidP="00163199">
      <w:pPr>
        <w:pStyle w:val="01Title"/>
        <w:ind w:left="0"/>
        <w:jc w:val="both"/>
        <w:rPr>
          <w:sz w:val="20"/>
          <w:szCs w:val="20"/>
          <w:lang w:val="nl-BE"/>
        </w:rPr>
      </w:pPr>
    </w:p>
    <w:p w14:paraId="02FBFE6C" w14:textId="77777777" w:rsidR="00163199" w:rsidRDefault="00163199" w:rsidP="00163199">
      <w:pPr>
        <w:pStyle w:val="01Title"/>
        <w:ind w:left="0"/>
        <w:jc w:val="both"/>
        <w:rPr>
          <w:sz w:val="20"/>
          <w:szCs w:val="20"/>
          <w:lang w:val="nl-BE"/>
        </w:rPr>
      </w:pPr>
    </w:p>
    <w:p w14:paraId="185C31DB" w14:textId="77777777" w:rsidR="00163199" w:rsidRDefault="00163199" w:rsidP="00163199">
      <w:pPr>
        <w:pStyle w:val="01Title"/>
        <w:ind w:left="0"/>
        <w:jc w:val="both"/>
        <w:rPr>
          <w:sz w:val="20"/>
          <w:szCs w:val="20"/>
          <w:lang w:val="nl-BE"/>
        </w:rPr>
      </w:pPr>
    </w:p>
    <w:p w14:paraId="23F15004" w14:textId="77777777" w:rsidR="00163199" w:rsidRDefault="00163199" w:rsidP="00163199">
      <w:pPr>
        <w:pStyle w:val="01Title"/>
        <w:ind w:left="0"/>
        <w:jc w:val="both"/>
        <w:rPr>
          <w:sz w:val="20"/>
          <w:szCs w:val="20"/>
          <w:lang w:val="nl-BE"/>
        </w:rPr>
      </w:pPr>
    </w:p>
    <w:p w14:paraId="7B976F6F" w14:textId="77777777" w:rsidR="00163199" w:rsidRDefault="00163199" w:rsidP="00163199">
      <w:pPr>
        <w:pStyle w:val="01Title"/>
        <w:ind w:left="0"/>
        <w:jc w:val="both"/>
        <w:rPr>
          <w:sz w:val="20"/>
          <w:szCs w:val="20"/>
          <w:lang w:val="nl-BE"/>
        </w:rPr>
      </w:pPr>
    </w:p>
    <w:p w14:paraId="7B9AE830" w14:textId="77777777" w:rsidR="00163199" w:rsidRDefault="00163199" w:rsidP="00163199">
      <w:pPr>
        <w:pStyle w:val="01Title"/>
        <w:ind w:left="0"/>
        <w:jc w:val="both"/>
        <w:rPr>
          <w:sz w:val="20"/>
          <w:szCs w:val="20"/>
          <w:lang w:val="nl-BE"/>
        </w:rPr>
      </w:pPr>
    </w:p>
    <w:p w14:paraId="00CA64D0" w14:textId="77777777" w:rsidR="00163199" w:rsidRDefault="00163199" w:rsidP="00163199">
      <w:pPr>
        <w:pStyle w:val="01Title"/>
        <w:ind w:left="0"/>
        <w:jc w:val="both"/>
        <w:rPr>
          <w:sz w:val="20"/>
          <w:szCs w:val="20"/>
          <w:lang w:val="nl-BE"/>
        </w:rPr>
      </w:pPr>
    </w:p>
    <w:p w14:paraId="6F8A3E46" w14:textId="77777777" w:rsidR="00163199" w:rsidRDefault="00163199" w:rsidP="00163199">
      <w:pPr>
        <w:pStyle w:val="01Title"/>
        <w:ind w:left="0"/>
        <w:jc w:val="both"/>
        <w:rPr>
          <w:sz w:val="20"/>
          <w:szCs w:val="20"/>
          <w:lang w:val="nl-BE"/>
        </w:rPr>
      </w:pPr>
    </w:p>
    <w:p w14:paraId="258404E9" w14:textId="77777777" w:rsidR="00163199" w:rsidRDefault="00163199" w:rsidP="00163199">
      <w:pPr>
        <w:pStyle w:val="01Title"/>
        <w:ind w:left="0"/>
        <w:jc w:val="both"/>
        <w:rPr>
          <w:sz w:val="20"/>
          <w:szCs w:val="20"/>
          <w:lang w:val="nl-BE"/>
        </w:rPr>
      </w:pPr>
    </w:p>
    <w:p w14:paraId="54BD18DD" w14:textId="77777777" w:rsidR="00163199" w:rsidRDefault="00163199" w:rsidP="00163199">
      <w:pPr>
        <w:pStyle w:val="01Title"/>
        <w:ind w:left="0"/>
        <w:jc w:val="both"/>
        <w:rPr>
          <w:sz w:val="20"/>
          <w:szCs w:val="20"/>
          <w:lang w:val="nl-BE"/>
        </w:rPr>
      </w:pPr>
    </w:p>
    <w:p w14:paraId="756FB54B" w14:textId="77777777" w:rsidR="00163199" w:rsidRDefault="00163199" w:rsidP="00163199">
      <w:pPr>
        <w:pStyle w:val="01Title"/>
        <w:ind w:left="0"/>
        <w:jc w:val="both"/>
        <w:rPr>
          <w:sz w:val="20"/>
          <w:szCs w:val="20"/>
          <w:lang w:val="nl-BE"/>
        </w:rPr>
      </w:pPr>
    </w:p>
    <w:p w14:paraId="598AE45F" w14:textId="77777777" w:rsidR="00163199" w:rsidRDefault="00163199" w:rsidP="00163199">
      <w:pPr>
        <w:pStyle w:val="01Title"/>
        <w:ind w:left="0"/>
        <w:jc w:val="both"/>
        <w:rPr>
          <w:sz w:val="20"/>
          <w:szCs w:val="20"/>
          <w:lang w:val="nl-BE"/>
        </w:rPr>
      </w:pPr>
    </w:p>
    <w:p w14:paraId="40680088" w14:textId="77777777" w:rsidR="00163199" w:rsidRDefault="00163199" w:rsidP="00163199">
      <w:pPr>
        <w:pStyle w:val="01Title"/>
        <w:ind w:left="0"/>
        <w:jc w:val="both"/>
        <w:rPr>
          <w:sz w:val="20"/>
          <w:szCs w:val="20"/>
          <w:lang w:val="nl-BE"/>
        </w:rPr>
      </w:pPr>
    </w:p>
    <w:p w14:paraId="70E92A16" w14:textId="77777777" w:rsidR="00163199" w:rsidRDefault="00163199" w:rsidP="00163199">
      <w:pPr>
        <w:pStyle w:val="01Title"/>
        <w:ind w:left="0"/>
        <w:jc w:val="both"/>
        <w:rPr>
          <w:sz w:val="20"/>
          <w:szCs w:val="20"/>
          <w:lang w:val="nl-BE"/>
        </w:rPr>
      </w:pPr>
    </w:p>
    <w:p w14:paraId="3C006F2D" w14:textId="77777777" w:rsidR="000C11C9" w:rsidRDefault="000C11C9" w:rsidP="000C11C9">
      <w:pPr>
        <w:pStyle w:val="01Title"/>
        <w:ind w:left="0"/>
        <w:jc w:val="center"/>
        <w:rPr>
          <w:sz w:val="20"/>
          <w:szCs w:val="20"/>
          <w:lang w:val="nl-BE"/>
        </w:rPr>
      </w:pPr>
    </w:p>
    <w:p w14:paraId="77B5DB73" w14:textId="77777777" w:rsidR="00554F5E" w:rsidRPr="002E6E5D" w:rsidRDefault="00B25C91" w:rsidP="000C11C9">
      <w:pPr>
        <w:pStyle w:val="01Title"/>
        <w:ind w:left="0"/>
        <w:jc w:val="center"/>
        <w:rPr>
          <w:sz w:val="20"/>
          <w:szCs w:val="20"/>
          <w:lang w:val="nl-BE"/>
        </w:rPr>
      </w:pPr>
      <w:r w:rsidRPr="00F6533A">
        <w:rPr>
          <w:sz w:val="20"/>
          <w:szCs w:val="20"/>
          <w:lang w:val="nl-BE"/>
        </w:rPr>
        <w:lastRenderedPageBreak/>
        <w:t>.</w:t>
      </w:r>
      <w:r w:rsidR="00554F5E" w:rsidRPr="00876814">
        <w:rPr>
          <w:b/>
          <w:sz w:val="20"/>
          <w:szCs w:val="20"/>
          <w:lang w:val="nl-BE"/>
        </w:rPr>
        <w:t>-</w:t>
      </w:r>
      <w:r w:rsidR="00554F5E" w:rsidRPr="00AD04D8">
        <w:rPr>
          <w:sz w:val="20"/>
          <w:szCs w:val="20"/>
          <w:lang w:val="nl-BE"/>
        </w:rPr>
        <w:t xml:space="preserve"> </w:t>
      </w:r>
      <w:r w:rsidR="00AE1C44">
        <w:rPr>
          <w:b/>
          <w:sz w:val="20"/>
          <w:szCs w:val="20"/>
          <w:lang w:val="nl-BE"/>
        </w:rPr>
        <w:t>116</w:t>
      </w:r>
      <w:r w:rsidR="00E506CF">
        <w:rPr>
          <w:b/>
          <w:sz w:val="20"/>
          <w:szCs w:val="20"/>
          <w:lang w:val="nl-BE"/>
        </w:rPr>
        <w:t xml:space="preserve"> -</w:t>
      </w:r>
    </w:p>
    <w:p w14:paraId="16B0BD45" w14:textId="77777777" w:rsidR="004C7B30" w:rsidRPr="00366706" w:rsidRDefault="004C7B30" w:rsidP="00366706">
      <w:pPr>
        <w:pStyle w:val="01Title"/>
        <w:ind w:left="0"/>
        <w:jc w:val="center"/>
        <w:rPr>
          <w:sz w:val="20"/>
          <w:szCs w:val="20"/>
          <w:lang w:val="nl-BE"/>
        </w:rPr>
      </w:pPr>
    </w:p>
    <w:p w14:paraId="1559C886" w14:textId="77777777" w:rsidR="00554F5E" w:rsidRPr="00A951EF" w:rsidRDefault="00554F5E" w:rsidP="004350F6">
      <w:pPr>
        <w:pStyle w:val="01Title"/>
        <w:widowControl/>
        <w:tabs>
          <w:tab w:val="clear" w:pos="567"/>
          <w:tab w:val="left" w:pos="285"/>
        </w:tabs>
        <w:spacing w:after="200"/>
        <w:ind w:left="0"/>
        <w:jc w:val="center"/>
        <w:rPr>
          <w:sz w:val="20"/>
          <w:szCs w:val="20"/>
          <w:lang w:val="nl-BE"/>
        </w:rPr>
      </w:pPr>
      <w:r w:rsidRPr="00AD04D8">
        <w:rPr>
          <w:i/>
          <w:sz w:val="20"/>
          <w:szCs w:val="20"/>
          <w:lang w:val="nl-BE"/>
        </w:rPr>
        <w:t xml:space="preserve">Schakend Nederland </w:t>
      </w:r>
      <w:r w:rsidRPr="00AD04D8">
        <w:rPr>
          <w:sz w:val="20"/>
          <w:szCs w:val="20"/>
          <w:lang w:val="nl-BE"/>
        </w:rPr>
        <w:t>1990</w:t>
      </w:r>
      <w:r>
        <w:rPr>
          <w:sz w:val="20"/>
          <w:szCs w:val="20"/>
          <w:lang w:val="nl-BE"/>
        </w:rPr>
        <w:t xml:space="preserve"> </w:t>
      </w:r>
      <w:r>
        <w:rPr>
          <w:i/>
          <w:sz w:val="20"/>
          <w:szCs w:val="20"/>
          <w:lang w:val="nl-BE"/>
        </w:rPr>
        <w:t xml:space="preserve">Correctie </w:t>
      </w:r>
      <w:r w:rsidRPr="0091077C">
        <w:rPr>
          <w:sz w:val="20"/>
          <w:szCs w:val="20"/>
          <w:lang w:val="nl-BE"/>
        </w:rPr>
        <w:t>2010</w:t>
      </w:r>
    </w:p>
    <w:p w14:paraId="306E88F5" w14:textId="77777777" w:rsidR="00554F5E" w:rsidRPr="006C5D6D" w:rsidRDefault="00554F5E" w:rsidP="00554F5E">
      <w:pPr>
        <w:pStyle w:val="01Title"/>
        <w:widowControl/>
        <w:tabs>
          <w:tab w:val="clear" w:pos="567"/>
          <w:tab w:val="left" w:pos="285"/>
        </w:tabs>
        <w:spacing w:after="200"/>
        <w:ind w:left="0"/>
        <w:jc w:val="center"/>
        <w:rPr>
          <w:lang w:val="nl-BE"/>
        </w:rPr>
      </w:pPr>
      <w:r>
        <w:object w:dxaOrig="4700" w:dyaOrig="4704" w14:anchorId="0645D83A">
          <v:shape id="_x0000_i1135" type="#_x0000_t75" style="width:154.5pt;height:153.4pt" o:ole="">
            <v:imagedata r:id="rId240" o:title=""/>
          </v:shape>
          <o:OLEObject Type="Embed" ProgID="CorelDRAW.Graphic.12" ShapeID="_x0000_i1135" DrawAspect="Content" ObjectID="_1587467528" r:id="rId241"/>
        </w:object>
      </w:r>
    </w:p>
    <w:p w14:paraId="1B88F566" w14:textId="77777777" w:rsidR="00554F5E" w:rsidRPr="00AD04D8" w:rsidRDefault="00554F5E" w:rsidP="00554F5E">
      <w:pPr>
        <w:pStyle w:val="01Title"/>
        <w:widowControl/>
        <w:tabs>
          <w:tab w:val="clear" w:pos="567"/>
          <w:tab w:val="left" w:pos="285"/>
        </w:tabs>
        <w:spacing w:after="200"/>
        <w:ind w:left="0"/>
        <w:jc w:val="center"/>
        <w:rPr>
          <w:sz w:val="20"/>
          <w:szCs w:val="20"/>
          <w:lang w:val="nl-BE"/>
        </w:rPr>
      </w:pPr>
      <w:r w:rsidRPr="00AD04D8">
        <w:rPr>
          <w:b/>
          <w:sz w:val="24"/>
          <w:szCs w:val="24"/>
          <w:lang w:val="nl-BE"/>
        </w:rPr>
        <w:t>+</w:t>
      </w:r>
      <w:r w:rsidRPr="00AD04D8">
        <w:rPr>
          <w:b/>
          <w:lang w:val="nl-BE"/>
        </w:rPr>
        <w:t xml:space="preserve">               </w:t>
      </w:r>
      <w:r>
        <w:rPr>
          <w:sz w:val="20"/>
          <w:szCs w:val="20"/>
          <w:lang w:val="nl-BE"/>
        </w:rPr>
        <w:t>0301.20 g4</w:t>
      </w:r>
      <w:r w:rsidRPr="00AD04D8">
        <w:rPr>
          <w:sz w:val="20"/>
          <w:szCs w:val="20"/>
          <w:lang w:val="nl-BE"/>
        </w:rPr>
        <w:t>e5</w:t>
      </w:r>
    </w:p>
    <w:p w14:paraId="703B0E16" w14:textId="77777777" w:rsidR="00554F5E" w:rsidRPr="00AD04D8" w:rsidRDefault="00554F5E" w:rsidP="00554F5E">
      <w:pPr>
        <w:rPr>
          <w:b/>
          <w:sz w:val="20"/>
          <w:szCs w:val="20"/>
          <w:lang w:val="nl-BE"/>
        </w:rPr>
      </w:pPr>
      <w:r w:rsidRPr="00AD04D8">
        <w:rPr>
          <w:b/>
          <w:sz w:val="20"/>
          <w:szCs w:val="20"/>
          <w:lang w:val="nl-BE"/>
        </w:rPr>
        <w:tab/>
        <w:t>1.Pf7+</w:t>
      </w:r>
      <w:r w:rsidRPr="00AD04D8">
        <w:rPr>
          <w:b/>
          <w:sz w:val="20"/>
          <w:szCs w:val="20"/>
          <w:lang w:val="nl-BE"/>
        </w:rPr>
        <w:tab/>
      </w:r>
      <w:r w:rsidRPr="00AD04D8">
        <w:rPr>
          <w:b/>
          <w:sz w:val="20"/>
          <w:szCs w:val="20"/>
          <w:lang w:val="nl-BE"/>
        </w:rPr>
        <w:tab/>
      </w:r>
    </w:p>
    <w:p w14:paraId="24985F80" w14:textId="77777777" w:rsidR="00F855F6" w:rsidRDefault="00554F5E" w:rsidP="00554F5E">
      <w:pPr>
        <w:jc w:val="both"/>
        <w:rPr>
          <w:rFonts w:cs="Arial"/>
          <w:sz w:val="20"/>
          <w:szCs w:val="20"/>
          <w:lang w:val="nl-BE"/>
        </w:rPr>
      </w:pPr>
      <w:r w:rsidRPr="00AD04D8">
        <w:rPr>
          <w:rFonts w:cs="Arial"/>
          <w:sz w:val="20"/>
          <w:szCs w:val="20"/>
          <w:lang w:val="nl-BE"/>
        </w:rPr>
        <w:t>1.b7? wint niet wegens</w:t>
      </w:r>
      <w:r>
        <w:rPr>
          <w:rFonts w:cs="Arial"/>
          <w:sz w:val="20"/>
          <w:szCs w:val="20"/>
          <w:lang w:val="nl-BE"/>
        </w:rPr>
        <w:t xml:space="preserve"> 1…Td4+ 2.Kh5 Tb4 3.Pf7 Kd5 4.Pd8 Txb7 5.Pxb7 K</w:t>
      </w:r>
      <w:r w:rsidR="00C4535E">
        <w:rPr>
          <w:rFonts w:cs="Arial"/>
          <w:sz w:val="20"/>
          <w:szCs w:val="20"/>
          <w:lang w:val="nl-BE"/>
        </w:rPr>
        <w:t>c4 6.a5 Kb5,</w:t>
      </w:r>
      <w:r>
        <w:rPr>
          <w:rFonts w:cs="Arial"/>
          <w:sz w:val="20"/>
          <w:szCs w:val="20"/>
          <w:lang w:val="nl-BE"/>
        </w:rPr>
        <w:t xml:space="preserve"> remise</w:t>
      </w:r>
      <w:r w:rsidR="00C4535E">
        <w:rPr>
          <w:rFonts w:cs="Arial"/>
          <w:sz w:val="20"/>
          <w:szCs w:val="20"/>
          <w:lang w:val="nl-BE"/>
        </w:rPr>
        <w:t>.</w:t>
      </w:r>
    </w:p>
    <w:p w14:paraId="04946E92" w14:textId="77777777" w:rsidR="00554F5E" w:rsidRDefault="00554F5E" w:rsidP="00554F5E">
      <w:pPr>
        <w:jc w:val="both"/>
        <w:rPr>
          <w:rFonts w:cs="Arial"/>
          <w:sz w:val="20"/>
          <w:szCs w:val="20"/>
          <w:lang w:val="nl-BE"/>
        </w:rPr>
      </w:pPr>
    </w:p>
    <w:p w14:paraId="4D628BF0" w14:textId="77777777" w:rsidR="00554F5E" w:rsidRPr="001D6918" w:rsidRDefault="00554F5E" w:rsidP="00554F5E">
      <w:pPr>
        <w:jc w:val="both"/>
        <w:rPr>
          <w:rFonts w:cs="Arial"/>
          <w:b/>
          <w:i/>
          <w:sz w:val="20"/>
          <w:szCs w:val="20"/>
          <w:lang w:val="en-GB"/>
        </w:rPr>
      </w:pPr>
      <w:r w:rsidRPr="001D6918">
        <w:rPr>
          <w:rFonts w:cs="Arial"/>
          <w:b/>
          <w:i/>
          <w:sz w:val="20"/>
          <w:szCs w:val="20"/>
          <w:lang w:val="en-GB"/>
        </w:rPr>
        <w:t>Variant A</w:t>
      </w:r>
    </w:p>
    <w:p w14:paraId="589F592B" w14:textId="77777777" w:rsidR="00554F5E" w:rsidRPr="001D6918" w:rsidRDefault="00554F5E" w:rsidP="00554F5E">
      <w:pPr>
        <w:rPr>
          <w:b/>
          <w:sz w:val="20"/>
          <w:szCs w:val="20"/>
          <w:lang w:val="en-GB"/>
        </w:rPr>
      </w:pPr>
      <w:r w:rsidRPr="001D6918">
        <w:rPr>
          <w:b/>
          <w:sz w:val="20"/>
          <w:szCs w:val="20"/>
          <w:lang w:val="en-GB"/>
        </w:rPr>
        <w:tab/>
        <w:t>1…</w:t>
      </w:r>
      <w:r w:rsidRPr="001D6918">
        <w:rPr>
          <w:b/>
          <w:sz w:val="20"/>
          <w:szCs w:val="20"/>
          <w:lang w:val="en-GB"/>
        </w:rPr>
        <w:tab/>
      </w:r>
      <w:r w:rsidRPr="001D6918">
        <w:rPr>
          <w:b/>
          <w:sz w:val="20"/>
          <w:szCs w:val="20"/>
          <w:lang w:val="en-GB"/>
        </w:rPr>
        <w:tab/>
        <w:t>Kf6</w:t>
      </w:r>
    </w:p>
    <w:p w14:paraId="742C9E6F" w14:textId="77777777" w:rsidR="00554F5E" w:rsidRPr="001D6918" w:rsidRDefault="00554F5E" w:rsidP="00554F5E">
      <w:pPr>
        <w:rPr>
          <w:b/>
          <w:sz w:val="20"/>
          <w:szCs w:val="20"/>
          <w:lang w:val="en-GB"/>
        </w:rPr>
      </w:pPr>
      <w:r w:rsidRPr="001D6918">
        <w:rPr>
          <w:b/>
          <w:sz w:val="20"/>
          <w:szCs w:val="20"/>
          <w:lang w:val="en-GB"/>
        </w:rPr>
        <w:tab/>
        <w:t>2.b7</w:t>
      </w:r>
      <w:r w:rsidRPr="001D6918">
        <w:rPr>
          <w:b/>
          <w:sz w:val="20"/>
          <w:szCs w:val="20"/>
          <w:lang w:val="en-GB"/>
        </w:rPr>
        <w:tab/>
      </w:r>
      <w:r w:rsidRPr="001D6918">
        <w:rPr>
          <w:b/>
          <w:sz w:val="20"/>
          <w:szCs w:val="20"/>
          <w:lang w:val="en-GB"/>
        </w:rPr>
        <w:tab/>
        <w:t>Td4+</w:t>
      </w:r>
    </w:p>
    <w:p w14:paraId="6EC70407" w14:textId="77777777" w:rsidR="00395068" w:rsidRDefault="00554F5E" w:rsidP="00554F5E">
      <w:pPr>
        <w:rPr>
          <w:b/>
          <w:sz w:val="20"/>
          <w:szCs w:val="20"/>
          <w:lang w:val="nl-BE"/>
        </w:rPr>
      </w:pPr>
      <w:r w:rsidRPr="001D6918">
        <w:rPr>
          <w:b/>
          <w:sz w:val="20"/>
          <w:szCs w:val="20"/>
          <w:lang w:val="en-GB"/>
        </w:rPr>
        <w:tab/>
      </w:r>
      <w:r w:rsidR="00395068">
        <w:rPr>
          <w:b/>
          <w:sz w:val="20"/>
          <w:szCs w:val="20"/>
          <w:lang w:val="nl-BE"/>
        </w:rPr>
        <w:t>3.Kg</w:t>
      </w:r>
      <w:r w:rsidR="002B6CFB">
        <w:rPr>
          <w:b/>
          <w:sz w:val="20"/>
          <w:szCs w:val="20"/>
          <w:lang w:val="nl-BE"/>
        </w:rPr>
        <w:t>3</w:t>
      </w:r>
    </w:p>
    <w:p w14:paraId="63F27C8C" w14:textId="77777777" w:rsidR="00395068" w:rsidRDefault="00554F5E" w:rsidP="00554F5E">
      <w:pPr>
        <w:rPr>
          <w:sz w:val="20"/>
          <w:szCs w:val="20"/>
          <w:lang w:val="nl-BE"/>
        </w:rPr>
      </w:pPr>
      <w:r>
        <w:rPr>
          <w:sz w:val="20"/>
          <w:szCs w:val="20"/>
          <w:lang w:val="nl-BE"/>
        </w:rPr>
        <w:t xml:space="preserve">Korter dan 3.Kh3 of 3.Kh5. </w:t>
      </w:r>
    </w:p>
    <w:p w14:paraId="68A0F860" w14:textId="77777777" w:rsidR="00554F5E" w:rsidRPr="00F34A59" w:rsidRDefault="00554F5E" w:rsidP="00395068">
      <w:pPr>
        <w:jc w:val="both"/>
        <w:rPr>
          <w:sz w:val="20"/>
          <w:szCs w:val="20"/>
          <w:lang w:val="nl-BE"/>
        </w:rPr>
      </w:pPr>
      <w:r>
        <w:rPr>
          <w:sz w:val="20"/>
          <w:szCs w:val="20"/>
          <w:lang w:val="nl-BE"/>
        </w:rPr>
        <w:t>Maar niet 3.Kf3</w:t>
      </w:r>
      <w:r w:rsidR="00C4535E">
        <w:rPr>
          <w:sz w:val="20"/>
          <w:szCs w:val="20"/>
          <w:lang w:val="nl-BE"/>
        </w:rPr>
        <w:t>?</w:t>
      </w:r>
      <w:r>
        <w:rPr>
          <w:sz w:val="20"/>
          <w:szCs w:val="20"/>
          <w:lang w:val="nl-BE"/>
        </w:rPr>
        <w:t xml:space="preserve"> Tb4 4.Pd6 Ke5 5.Pb5 Tf4+ 7.Ke3 Tf8 8.a5 Kd5 9.a6 Kc6 10.Pd6 Kb6 11.Pc8 Kc7, remise</w:t>
      </w:r>
    </w:p>
    <w:p w14:paraId="02655BD6" w14:textId="77777777" w:rsidR="00163199" w:rsidRDefault="00554F5E" w:rsidP="00163199">
      <w:pPr>
        <w:rPr>
          <w:b/>
          <w:sz w:val="20"/>
          <w:szCs w:val="20"/>
          <w:lang w:val="nl-BE"/>
        </w:rPr>
      </w:pPr>
      <w:r>
        <w:rPr>
          <w:b/>
          <w:sz w:val="20"/>
          <w:szCs w:val="20"/>
          <w:lang w:val="nl-BE"/>
        </w:rPr>
        <w:tab/>
        <w:t>3…</w:t>
      </w:r>
      <w:r>
        <w:rPr>
          <w:b/>
          <w:sz w:val="20"/>
          <w:szCs w:val="20"/>
          <w:lang w:val="nl-BE"/>
        </w:rPr>
        <w:tab/>
      </w:r>
      <w:r>
        <w:rPr>
          <w:b/>
          <w:sz w:val="20"/>
          <w:szCs w:val="20"/>
          <w:lang w:val="nl-BE"/>
        </w:rPr>
        <w:tab/>
        <w:t>Tb4</w:t>
      </w:r>
    </w:p>
    <w:p w14:paraId="0580D5DF" w14:textId="77777777" w:rsidR="00554F5E" w:rsidRDefault="00554F5E" w:rsidP="00163199">
      <w:pPr>
        <w:ind w:firstLine="708"/>
        <w:rPr>
          <w:b/>
          <w:sz w:val="20"/>
          <w:szCs w:val="20"/>
          <w:lang w:val="nl-BE"/>
        </w:rPr>
      </w:pPr>
      <w:r>
        <w:rPr>
          <w:b/>
          <w:sz w:val="20"/>
          <w:szCs w:val="20"/>
          <w:lang w:val="nl-BE"/>
        </w:rPr>
        <w:t>4.Pd6</w:t>
      </w:r>
    </w:p>
    <w:p w14:paraId="3A99772C" w14:textId="77777777" w:rsidR="000C11C9" w:rsidRDefault="00554F5E" w:rsidP="00554F5E">
      <w:pPr>
        <w:jc w:val="both"/>
        <w:rPr>
          <w:sz w:val="20"/>
          <w:szCs w:val="20"/>
          <w:lang w:val="nl-BE"/>
        </w:rPr>
      </w:pPr>
      <w:r>
        <w:rPr>
          <w:sz w:val="20"/>
          <w:szCs w:val="20"/>
          <w:lang w:val="nl-BE"/>
        </w:rPr>
        <w:t xml:space="preserve">En niet 4.Pd8? om de pion te dek-ken, wegens 4…Tb3+ 5.Kf4 Ke7 </w:t>
      </w:r>
      <w:r w:rsidR="000C11C9">
        <w:rPr>
          <w:sz w:val="20"/>
          <w:szCs w:val="20"/>
          <w:lang w:val="nl-BE"/>
        </w:rPr>
        <w:t>6.b8D Txb8 7.Pc6 Kd6 8.Pxb8 Kc5</w:t>
      </w:r>
    </w:p>
    <w:p w14:paraId="2C7DB56F" w14:textId="77777777" w:rsidR="00554F5E" w:rsidRPr="000C11C9" w:rsidRDefault="00554F5E" w:rsidP="00554F5E">
      <w:pPr>
        <w:jc w:val="both"/>
        <w:rPr>
          <w:sz w:val="20"/>
          <w:szCs w:val="20"/>
        </w:rPr>
      </w:pPr>
      <w:r w:rsidRPr="00A872BA">
        <w:rPr>
          <w:sz w:val="20"/>
          <w:szCs w:val="20"/>
        </w:rPr>
        <w:t>9.a5 Kb5 10.Pc6 Kxc6, ook remise.</w:t>
      </w:r>
    </w:p>
    <w:p w14:paraId="6DA62170" w14:textId="77777777" w:rsidR="000C11C9" w:rsidRDefault="00554F5E" w:rsidP="00554F5E">
      <w:pPr>
        <w:rPr>
          <w:sz w:val="20"/>
          <w:szCs w:val="20"/>
        </w:rPr>
      </w:pPr>
      <w:r w:rsidRPr="00A872BA">
        <w:rPr>
          <w:sz w:val="20"/>
          <w:szCs w:val="20"/>
        </w:rPr>
        <w:tab/>
      </w:r>
    </w:p>
    <w:p w14:paraId="195DB5C8" w14:textId="77777777" w:rsidR="000C11C9" w:rsidRDefault="000C11C9" w:rsidP="00554F5E">
      <w:pPr>
        <w:rPr>
          <w:sz w:val="20"/>
          <w:szCs w:val="20"/>
        </w:rPr>
      </w:pPr>
    </w:p>
    <w:p w14:paraId="3B13894E" w14:textId="77777777" w:rsidR="000C11C9" w:rsidRDefault="000C11C9" w:rsidP="00554F5E">
      <w:pPr>
        <w:rPr>
          <w:sz w:val="20"/>
          <w:szCs w:val="20"/>
        </w:rPr>
      </w:pPr>
    </w:p>
    <w:p w14:paraId="77875265" w14:textId="77777777" w:rsidR="000C11C9" w:rsidRDefault="000C11C9" w:rsidP="00554F5E">
      <w:pPr>
        <w:rPr>
          <w:sz w:val="20"/>
          <w:szCs w:val="20"/>
        </w:rPr>
      </w:pPr>
    </w:p>
    <w:p w14:paraId="1D70DD76" w14:textId="77777777" w:rsidR="000C11C9" w:rsidRDefault="000C11C9" w:rsidP="00554F5E">
      <w:pPr>
        <w:rPr>
          <w:sz w:val="20"/>
          <w:szCs w:val="20"/>
        </w:rPr>
      </w:pPr>
    </w:p>
    <w:p w14:paraId="0DECB995" w14:textId="77777777" w:rsidR="00554F5E" w:rsidRPr="00ED1153" w:rsidRDefault="00697C9A" w:rsidP="000C11C9">
      <w:pPr>
        <w:jc w:val="center"/>
        <w:rPr>
          <w:sz w:val="20"/>
          <w:szCs w:val="20"/>
          <w:lang w:val="nl-BE"/>
        </w:rPr>
      </w:pPr>
      <w:r w:rsidRPr="0046486E">
        <w:rPr>
          <w:b/>
          <w:sz w:val="20"/>
          <w:szCs w:val="20"/>
        </w:rPr>
        <w:t xml:space="preserve"> </w:t>
      </w:r>
      <w:r w:rsidR="000C11C9" w:rsidRPr="0046486E">
        <w:rPr>
          <w:b/>
          <w:sz w:val="20"/>
          <w:szCs w:val="20"/>
        </w:rPr>
        <w:t xml:space="preserve"> </w:t>
      </w:r>
      <w:r w:rsidR="00554F5E" w:rsidRPr="00ED1153">
        <w:rPr>
          <w:b/>
          <w:sz w:val="20"/>
          <w:szCs w:val="20"/>
          <w:lang w:val="nl-BE"/>
        </w:rPr>
        <w:t>4…</w:t>
      </w:r>
      <w:r w:rsidR="00554F5E" w:rsidRPr="00ED1153">
        <w:rPr>
          <w:b/>
          <w:sz w:val="20"/>
          <w:szCs w:val="20"/>
          <w:lang w:val="nl-BE"/>
        </w:rPr>
        <w:tab/>
      </w:r>
      <w:r w:rsidR="00554F5E" w:rsidRPr="00ED1153">
        <w:rPr>
          <w:b/>
          <w:sz w:val="20"/>
          <w:szCs w:val="20"/>
          <w:lang w:val="nl-BE"/>
        </w:rPr>
        <w:tab/>
      </w:r>
      <w:r w:rsidR="000C11C9">
        <w:rPr>
          <w:b/>
          <w:sz w:val="20"/>
          <w:szCs w:val="20"/>
          <w:lang w:val="nl-BE"/>
        </w:rPr>
        <w:t xml:space="preserve">  </w:t>
      </w:r>
      <w:r w:rsidR="00554F5E" w:rsidRPr="00ED1153">
        <w:rPr>
          <w:b/>
          <w:sz w:val="20"/>
          <w:szCs w:val="20"/>
          <w:lang w:val="nl-BE"/>
        </w:rPr>
        <w:t>Tb6</w:t>
      </w:r>
    </w:p>
    <w:p w14:paraId="4D984811" w14:textId="77777777" w:rsidR="00554F5E" w:rsidRPr="00ED1153" w:rsidRDefault="00554F5E" w:rsidP="00554F5E">
      <w:pPr>
        <w:rPr>
          <w:sz w:val="20"/>
          <w:szCs w:val="20"/>
          <w:lang w:val="nl-BE"/>
        </w:rPr>
      </w:pPr>
      <w:r w:rsidRPr="00ED1153">
        <w:rPr>
          <w:sz w:val="20"/>
          <w:szCs w:val="20"/>
          <w:lang w:val="nl-BE"/>
        </w:rPr>
        <w:tab/>
      </w:r>
      <w:r w:rsidRPr="00ED1153">
        <w:rPr>
          <w:b/>
          <w:sz w:val="20"/>
          <w:szCs w:val="20"/>
          <w:lang w:val="nl-BE"/>
        </w:rPr>
        <w:t>5.a5</w:t>
      </w:r>
      <w:r w:rsidRPr="00ED1153">
        <w:rPr>
          <w:b/>
          <w:sz w:val="20"/>
          <w:szCs w:val="20"/>
          <w:lang w:val="nl-BE"/>
        </w:rPr>
        <w:tab/>
      </w:r>
      <w:r w:rsidRPr="00ED1153">
        <w:rPr>
          <w:b/>
          <w:sz w:val="20"/>
          <w:szCs w:val="20"/>
          <w:lang w:val="nl-BE"/>
        </w:rPr>
        <w:tab/>
        <w:t>Tb3+</w:t>
      </w:r>
    </w:p>
    <w:p w14:paraId="6611A431" w14:textId="77777777" w:rsidR="00395068" w:rsidRPr="00ED1153" w:rsidRDefault="00554F5E" w:rsidP="00554F5E">
      <w:pPr>
        <w:rPr>
          <w:b/>
          <w:sz w:val="20"/>
          <w:szCs w:val="20"/>
          <w:lang w:val="nl-BE"/>
        </w:rPr>
      </w:pPr>
      <w:r w:rsidRPr="00ED1153">
        <w:rPr>
          <w:b/>
          <w:sz w:val="20"/>
          <w:szCs w:val="20"/>
          <w:lang w:val="nl-BE"/>
        </w:rPr>
        <w:tab/>
        <w:t>6.Kf4</w:t>
      </w:r>
      <w:r w:rsidRPr="00ED1153">
        <w:rPr>
          <w:b/>
          <w:sz w:val="20"/>
          <w:szCs w:val="20"/>
          <w:lang w:val="nl-BE"/>
        </w:rPr>
        <w:tab/>
      </w:r>
      <w:r w:rsidRPr="00ED1153">
        <w:rPr>
          <w:b/>
          <w:sz w:val="20"/>
          <w:szCs w:val="20"/>
          <w:lang w:val="nl-BE"/>
        </w:rPr>
        <w:tab/>
      </w:r>
    </w:p>
    <w:p w14:paraId="4DD4DAD8" w14:textId="77777777" w:rsidR="00395068" w:rsidRPr="00395068" w:rsidRDefault="00395068" w:rsidP="00395068">
      <w:pPr>
        <w:jc w:val="both"/>
        <w:rPr>
          <w:b/>
          <w:sz w:val="20"/>
          <w:szCs w:val="20"/>
          <w:lang w:val="nl-BE"/>
        </w:rPr>
      </w:pPr>
      <w:r w:rsidRPr="00395068">
        <w:rPr>
          <w:sz w:val="20"/>
          <w:szCs w:val="20"/>
          <w:lang w:val="nl-BE"/>
        </w:rPr>
        <w:t>Ook dit is korter dan 6.Kg4</w:t>
      </w:r>
      <w:r w:rsidR="004D6183">
        <w:rPr>
          <w:sz w:val="20"/>
          <w:szCs w:val="20"/>
          <w:lang w:val="nl-BE"/>
        </w:rPr>
        <w:t>?</w:t>
      </w:r>
      <w:r w:rsidRPr="00395068">
        <w:rPr>
          <w:sz w:val="20"/>
          <w:szCs w:val="20"/>
          <w:lang w:val="nl-BE"/>
        </w:rPr>
        <w:t>, 6.Kf2, 6.Kh4, 6.Kg2 of 6.Kh2, die allen omwegen zijn.</w:t>
      </w:r>
    </w:p>
    <w:p w14:paraId="79DC71A6" w14:textId="77777777" w:rsidR="00554F5E" w:rsidRPr="001513C2" w:rsidRDefault="00395068" w:rsidP="00395068">
      <w:pPr>
        <w:ind w:firstLine="708"/>
        <w:jc w:val="both"/>
        <w:rPr>
          <w:b/>
          <w:sz w:val="20"/>
          <w:szCs w:val="20"/>
          <w:lang w:val="nl-BE"/>
        </w:rPr>
      </w:pPr>
      <w:r w:rsidRPr="001513C2">
        <w:rPr>
          <w:b/>
          <w:sz w:val="20"/>
          <w:szCs w:val="20"/>
          <w:lang w:val="nl-BE"/>
        </w:rPr>
        <w:t>6…</w:t>
      </w:r>
      <w:r w:rsidRPr="001513C2">
        <w:rPr>
          <w:b/>
          <w:sz w:val="20"/>
          <w:szCs w:val="20"/>
          <w:lang w:val="nl-BE"/>
        </w:rPr>
        <w:tab/>
      </w:r>
      <w:r w:rsidRPr="001513C2">
        <w:rPr>
          <w:b/>
          <w:sz w:val="20"/>
          <w:szCs w:val="20"/>
          <w:lang w:val="nl-BE"/>
        </w:rPr>
        <w:tab/>
      </w:r>
      <w:r w:rsidR="00554F5E" w:rsidRPr="001513C2">
        <w:rPr>
          <w:b/>
          <w:sz w:val="20"/>
          <w:szCs w:val="20"/>
          <w:lang w:val="nl-BE"/>
        </w:rPr>
        <w:t>Ke6</w:t>
      </w:r>
    </w:p>
    <w:p w14:paraId="1900DDB3" w14:textId="77777777" w:rsidR="00554F5E" w:rsidRPr="001513C2" w:rsidRDefault="00554F5E" w:rsidP="00554F5E">
      <w:pPr>
        <w:rPr>
          <w:b/>
          <w:sz w:val="20"/>
          <w:szCs w:val="20"/>
          <w:lang w:val="nl-BE"/>
        </w:rPr>
      </w:pPr>
      <w:r w:rsidRPr="001513C2">
        <w:rPr>
          <w:sz w:val="20"/>
          <w:szCs w:val="20"/>
          <w:lang w:val="nl-BE"/>
        </w:rPr>
        <w:t>Na 6…Tb4</w:t>
      </w:r>
      <w:r w:rsidR="004D6183" w:rsidRPr="001513C2">
        <w:rPr>
          <w:sz w:val="20"/>
          <w:szCs w:val="20"/>
          <w:lang w:val="nl-BE"/>
        </w:rPr>
        <w:t>?</w:t>
      </w:r>
      <w:r w:rsidRPr="001513C2">
        <w:rPr>
          <w:sz w:val="20"/>
          <w:szCs w:val="20"/>
          <w:lang w:val="nl-BE"/>
        </w:rPr>
        <w:t xml:space="preserve"> vo</w:t>
      </w:r>
      <w:r w:rsidR="00395068" w:rsidRPr="001513C2">
        <w:rPr>
          <w:sz w:val="20"/>
          <w:szCs w:val="20"/>
          <w:lang w:val="nl-BE"/>
        </w:rPr>
        <w:t>lgt 7.Pe4 Ke6 8.a6 Kd7 9.a7 Kc7</w:t>
      </w:r>
      <w:r w:rsidRPr="001513C2">
        <w:rPr>
          <w:sz w:val="20"/>
          <w:szCs w:val="20"/>
          <w:lang w:val="nl-BE"/>
        </w:rPr>
        <w:t xml:space="preserve"> 10.a8D, met winst.</w:t>
      </w:r>
    </w:p>
    <w:p w14:paraId="5145E12F" w14:textId="77777777" w:rsidR="002F0F47" w:rsidRPr="001513C2" w:rsidRDefault="00554F5E" w:rsidP="00554F5E">
      <w:pPr>
        <w:jc w:val="both"/>
        <w:rPr>
          <w:b/>
          <w:sz w:val="20"/>
          <w:szCs w:val="20"/>
          <w:lang w:val="nl-BE"/>
        </w:rPr>
      </w:pPr>
      <w:r w:rsidRPr="001513C2">
        <w:rPr>
          <w:b/>
          <w:sz w:val="20"/>
          <w:szCs w:val="20"/>
          <w:lang w:val="nl-BE"/>
        </w:rPr>
        <w:tab/>
        <w:t>7.a6</w:t>
      </w:r>
    </w:p>
    <w:p w14:paraId="00DCBB05" w14:textId="77777777" w:rsidR="002F0F47" w:rsidRPr="002F0F47" w:rsidRDefault="002F0F47" w:rsidP="00554F5E">
      <w:pPr>
        <w:jc w:val="both"/>
        <w:rPr>
          <w:sz w:val="20"/>
          <w:szCs w:val="20"/>
          <w:lang w:val="nl-BE"/>
        </w:rPr>
      </w:pPr>
      <w:r>
        <w:rPr>
          <w:sz w:val="20"/>
          <w:szCs w:val="20"/>
          <w:lang w:val="nl-BE"/>
        </w:rPr>
        <w:t>Weerom de snelste weg.</w:t>
      </w:r>
    </w:p>
    <w:p w14:paraId="2EFF545B" w14:textId="77777777" w:rsidR="00554F5E" w:rsidRPr="00395068" w:rsidRDefault="002F0F47" w:rsidP="00554F5E">
      <w:pPr>
        <w:jc w:val="both"/>
        <w:rPr>
          <w:b/>
          <w:sz w:val="20"/>
          <w:szCs w:val="20"/>
          <w:lang w:val="nl-BE"/>
        </w:rPr>
      </w:pPr>
      <w:r>
        <w:rPr>
          <w:b/>
          <w:sz w:val="20"/>
          <w:szCs w:val="20"/>
          <w:lang w:val="nl-BE"/>
        </w:rPr>
        <w:tab/>
        <w:t>7…</w:t>
      </w:r>
      <w:r>
        <w:rPr>
          <w:b/>
          <w:sz w:val="20"/>
          <w:szCs w:val="20"/>
          <w:lang w:val="nl-BE"/>
        </w:rPr>
        <w:tab/>
      </w:r>
      <w:r>
        <w:rPr>
          <w:b/>
          <w:sz w:val="20"/>
          <w:szCs w:val="20"/>
          <w:lang w:val="nl-BE"/>
        </w:rPr>
        <w:tab/>
      </w:r>
      <w:r w:rsidR="00554F5E" w:rsidRPr="00395068">
        <w:rPr>
          <w:b/>
          <w:sz w:val="20"/>
          <w:szCs w:val="20"/>
          <w:lang w:val="nl-BE"/>
        </w:rPr>
        <w:t>Kxd6</w:t>
      </w:r>
    </w:p>
    <w:p w14:paraId="145400FA" w14:textId="77777777" w:rsidR="00554F5E" w:rsidRDefault="00554F5E" w:rsidP="00554F5E">
      <w:pPr>
        <w:jc w:val="both"/>
        <w:rPr>
          <w:b/>
          <w:sz w:val="20"/>
          <w:szCs w:val="20"/>
          <w:lang w:val="nl-BE"/>
        </w:rPr>
      </w:pPr>
      <w:r w:rsidRPr="00395068">
        <w:rPr>
          <w:b/>
          <w:sz w:val="20"/>
          <w:szCs w:val="20"/>
          <w:lang w:val="nl-BE"/>
        </w:rPr>
        <w:tab/>
      </w:r>
      <w:r w:rsidR="00C161CC">
        <w:rPr>
          <w:b/>
          <w:sz w:val="20"/>
          <w:szCs w:val="20"/>
          <w:lang w:val="nl-BE"/>
        </w:rPr>
        <w:t>8.a7</w:t>
      </w:r>
      <w:r w:rsidR="00C161CC">
        <w:rPr>
          <w:b/>
          <w:sz w:val="20"/>
          <w:szCs w:val="20"/>
          <w:lang w:val="nl-BE"/>
        </w:rPr>
        <w:tab/>
      </w:r>
      <w:r w:rsidR="00C161CC">
        <w:rPr>
          <w:b/>
          <w:sz w:val="20"/>
          <w:szCs w:val="20"/>
          <w:lang w:val="nl-BE"/>
        </w:rPr>
        <w:tab/>
        <w:t>Kc7</w:t>
      </w:r>
    </w:p>
    <w:p w14:paraId="75B63499" w14:textId="77777777" w:rsidR="00554F5E" w:rsidRDefault="00554F5E" w:rsidP="00554F5E">
      <w:pPr>
        <w:jc w:val="both"/>
        <w:rPr>
          <w:b/>
          <w:sz w:val="20"/>
          <w:szCs w:val="20"/>
          <w:lang w:val="nl-BE"/>
        </w:rPr>
      </w:pPr>
      <w:r>
        <w:rPr>
          <w:b/>
          <w:sz w:val="20"/>
          <w:szCs w:val="20"/>
          <w:lang w:val="nl-BE"/>
        </w:rPr>
        <w:tab/>
        <w:t xml:space="preserve">9.a8D </w:t>
      </w:r>
    </w:p>
    <w:p w14:paraId="6A0CB57F" w14:textId="77777777" w:rsidR="00554F5E" w:rsidRDefault="00554F5E" w:rsidP="00554F5E">
      <w:pPr>
        <w:jc w:val="both"/>
        <w:rPr>
          <w:sz w:val="20"/>
          <w:szCs w:val="20"/>
          <w:lang w:val="nl-BE"/>
        </w:rPr>
      </w:pPr>
      <w:r>
        <w:rPr>
          <w:sz w:val="20"/>
          <w:szCs w:val="20"/>
          <w:lang w:val="nl-BE"/>
        </w:rPr>
        <w:t>En wint met dame tegen toren.</w:t>
      </w:r>
    </w:p>
    <w:p w14:paraId="049BBE8E" w14:textId="77777777" w:rsidR="00554F5E" w:rsidRPr="005E2456" w:rsidRDefault="00554F5E" w:rsidP="00554F5E">
      <w:pPr>
        <w:jc w:val="both"/>
        <w:rPr>
          <w:b/>
          <w:sz w:val="20"/>
          <w:szCs w:val="20"/>
          <w:lang w:val="nl-BE"/>
        </w:rPr>
      </w:pPr>
    </w:p>
    <w:p w14:paraId="65E9F2E6" w14:textId="77777777" w:rsidR="00554F5E" w:rsidRPr="001D7FCB" w:rsidRDefault="00554F5E" w:rsidP="00554F5E">
      <w:pPr>
        <w:jc w:val="both"/>
        <w:rPr>
          <w:sz w:val="20"/>
          <w:szCs w:val="20"/>
          <w:lang w:val="nl-BE"/>
        </w:rPr>
      </w:pPr>
      <w:r w:rsidRPr="001D7FCB">
        <w:rPr>
          <w:sz w:val="20"/>
          <w:szCs w:val="20"/>
          <w:lang w:val="nl-BE"/>
        </w:rPr>
        <w:t xml:space="preserve">In </w:t>
      </w:r>
      <w:r>
        <w:rPr>
          <w:sz w:val="20"/>
          <w:szCs w:val="20"/>
          <w:lang w:val="nl-BE"/>
        </w:rPr>
        <w:t xml:space="preserve">Schakend Nederland stond </w:t>
      </w:r>
      <w:r w:rsidRPr="001D7FCB">
        <w:rPr>
          <w:sz w:val="20"/>
          <w:szCs w:val="20"/>
          <w:lang w:val="nl-BE"/>
        </w:rPr>
        <w:t>de</w:t>
      </w:r>
      <w:r>
        <w:rPr>
          <w:sz w:val="20"/>
          <w:szCs w:val="20"/>
          <w:lang w:val="nl-BE"/>
        </w:rPr>
        <w:t>-</w:t>
      </w:r>
      <w:r w:rsidRPr="001D7FCB">
        <w:rPr>
          <w:sz w:val="20"/>
          <w:szCs w:val="20"/>
          <w:lang w:val="nl-BE"/>
        </w:rPr>
        <w:t>ze versie:</w:t>
      </w:r>
    </w:p>
    <w:p w14:paraId="5B184CED" w14:textId="77777777" w:rsidR="00554F5E" w:rsidRDefault="00554F5E" w:rsidP="00554F5E">
      <w:pPr>
        <w:jc w:val="both"/>
        <w:rPr>
          <w:i/>
          <w:sz w:val="20"/>
          <w:szCs w:val="20"/>
          <w:lang w:val="nl-BE"/>
        </w:rPr>
      </w:pPr>
    </w:p>
    <w:p w14:paraId="4E4C051A" w14:textId="77777777" w:rsidR="00554F5E" w:rsidRPr="0034271E" w:rsidRDefault="00554F5E" w:rsidP="00554F5E">
      <w:pPr>
        <w:jc w:val="both"/>
        <w:rPr>
          <w:sz w:val="20"/>
          <w:szCs w:val="20"/>
          <w:lang w:val="en-GB"/>
        </w:rPr>
      </w:pPr>
      <w:r w:rsidRPr="0034271E">
        <w:rPr>
          <w:sz w:val="20"/>
          <w:szCs w:val="20"/>
          <w:lang w:val="en-GB"/>
        </w:rPr>
        <w:t>Kh3 Pg5 a4 b6 / Ke5 Td5 +</w:t>
      </w:r>
    </w:p>
    <w:p w14:paraId="556C8A97" w14:textId="77777777" w:rsidR="00554F5E" w:rsidRPr="001D6918" w:rsidRDefault="00554F5E" w:rsidP="00554F5E">
      <w:pPr>
        <w:jc w:val="both"/>
        <w:rPr>
          <w:b/>
          <w:sz w:val="20"/>
          <w:szCs w:val="20"/>
          <w:lang w:val="en-GB"/>
        </w:rPr>
      </w:pPr>
    </w:p>
    <w:p w14:paraId="400D9C05" w14:textId="77777777" w:rsidR="005E2456" w:rsidRDefault="00554F5E" w:rsidP="005E2456">
      <w:pPr>
        <w:jc w:val="both"/>
        <w:rPr>
          <w:sz w:val="20"/>
          <w:szCs w:val="20"/>
          <w:lang w:val="nl-BE"/>
        </w:rPr>
      </w:pPr>
      <w:r>
        <w:rPr>
          <w:sz w:val="20"/>
          <w:szCs w:val="20"/>
          <w:lang w:val="nl-BE"/>
        </w:rPr>
        <w:t>Met dezelfde oploss</w:t>
      </w:r>
      <w:r w:rsidR="00136B89">
        <w:rPr>
          <w:sz w:val="20"/>
          <w:szCs w:val="20"/>
          <w:lang w:val="nl-BE"/>
        </w:rPr>
        <w:t>ing, maar na 1.Pf7+ Ke6 2.b7 Td3+</w:t>
      </w:r>
      <w:r>
        <w:rPr>
          <w:sz w:val="20"/>
          <w:szCs w:val="20"/>
          <w:lang w:val="nl-BE"/>
        </w:rPr>
        <w:t xml:space="preserve"> wint zowel </w:t>
      </w:r>
      <w:r w:rsidRPr="005F14BE">
        <w:rPr>
          <w:b/>
          <w:sz w:val="20"/>
          <w:szCs w:val="20"/>
          <w:lang w:val="nl-BE"/>
        </w:rPr>
        <w:t>3.Kg4</w:t>
      </w:r>
      <w:r>
        <w:rPr>
          <w:sz w:val="20"/>
          <w:szCs w:val="20"/>
          <w:lang w:val="nl-BE"/>
        </w:rPr>
        <w:t xml:space="preserve"> als </w:t>
      </w:r>
      <w:r w:rsidRPr="005F14BE">
        <w:rPr>
          <w:b/>
          <w:sz w:val="20"/>
          <w:szCs w:val="20"/>
          <w:lang w:val="nl-BE"/>
        </w:rPr>
        <w:t>3.Kh4</w:t>
      </w:r>
      <w:r>
        <w:rPr>
          <w:sz w:val="20"/>
          <w:szCs w:val="20"/>
          <w:lang w:val="nl-BE"/>
        </w:rPr>
        <w:t xml:space="preserve">. </w:t>
      </w:r>
    </w:p>
    <w:p w14:paraId="65274B7F" w14:textId="77777777" w:rsidR="00554F5E" w:rsidRPr="00BF1563" w:rsidRDefault="00554F5E" w:rsidP="005E2456">
      <w:pPr>
        <w:jc w:val="both"/>
        <w:rPr>
          <w:sz w:val="20"/>
          <w:szCs w:val="20"/>
          <w:lang w:val="nl-BE"/>
        </w:rPr>
      </w:pPr>
      <w:r>
        <w:rPr>
          <w:b/>
          <w:sz w:val="20"/>
          <w:szCs w:val="20"/>
          <w:lang w:val="nl-BE"/>
        </w:rPr>
        <w:tab/>
      </w:r>
    </w:p>
    <w:p w14:paraId="2F88459E" w14:textId="77777777" w:rsidR="00554F5E" w:rsidRDefault="00554F5E" w:rsidP="00554F5E">
      <w:pPr>
        <w:jc w:val="both"/>
        <w:rPr>
          <w:i/>
          <w:sz w:val="20"/>
          <w:szCs w:val="20"/>
          <w:lang w:val="nl-BE"/>
        </w:rPr>
      </w:pPr>
    </w:p>
    <w:p w14:paraId="19E38941" w14:textId="77777777" w:rsidR="00E24D55" w:rsidRPr="00AD04D8" w:rsidRDefault="00554F5E" w:rsidP="00554F5E">
      <w:pPr>
        <w:jc w:val="center"/>
        <w:rPr>
          <w:b/>
          <w:noProof/>
          <w:sz w:val="20"/>
          <w:szCs w:val="20"/>
          <w:lang w:val="nl-BE"/>
        </w:rPr>
      </w:pPr>
      <w:r w:rsidRPr="00AD04D8">
        <w:rPr>
          <w:noProof/>
          <w:sz w:val="20"/>
          <w:szCs w:val="20"/>
          <w:lang w:val="nl-BE"/>
        </w:rPr>
        <w:br w:type="page"/>
      </w:r>
      <w:r w:rsidR="000F472D">
        <w:rPr>
          <w:b/>
          <w:noProof/>
          <w:sz w:val="20"/>
          <w:szCs w:val="20"/>
          <w:lang w:val="nl-BE"/>
        </w:rPr>
        <w:lastRenderedPageBreak/>
        <w:t xml:space="preserve">- </w:t>
      </w:r>
      <w:r w:rsidR="00AE1C44">
        <w:rPr>
          <w:b/>
          <w:noProof/>
          <w:sz w:val="20"/>
          <w:szCs w:val="20"/>
          <w:lang w:val="nl-BE"/>
        </w:rPr>
        <w:t>117</w:t>
      </w:r>
      <w:r w:rsidR="00E506CF">
        <w:rPr>
          <w:b/>
          <w:noProof/>
          <w:sz w:val="20"/>
          <w:szCs w:val="20"/>
          <w:lang w:val="nl-BE"/>
        </w:rPr>
        <w:t xml:space="preserve"> -</w:t>
      </w:r>
    </w:p>
    <w:p w14:paraId="491547B2" w14:textId="77777777" w:rsidR="00E24D55" w:rsidRPr="00AD04D8" w:rsidRDefault="00E24D55" w:rsidP="00E24D55">
      <w:pPr>
        <w:pStyle w:val="Plattetekst"/>
        <w:spacing w:line="190" w:lineRule="exact"/>
        <w:jc w:val="center"/>
        <w:rPr>
          <w:rFonts w:ascii="Arial" w:hAnsi="Arial" w:cs="Arial"/>
          <w:noProof/>
        </w:rPr>
      </w:pPr>
    </w:p>
    <w:p w14:paraId="506C63A3" w14:textId="77777777" w:rsidR="00E24D55" w:rsidRPr="001C4233" w:rsidRDefault="00DC2D49" w:rsidP="00E24D55">
      <w:pPr>
        <w:pStyle w:val="Plattetekst"/>
        <w:spacing w:line="190" w:lineRule="exact"/>
        <w:jc w:val="center"/>
        <w:rPr>
          <w:rFonts w:ascii="Arial" w:hAnsi="Arial" w:cs="Arial"/>
          <w:b w:val="0"/>
          <w:noProof/>
          <w:sz w:val="20"/>
          <w:szCs w:val="20"/>
        </w:rPr>
      </w:pPr>
      <w:r>
        <w:rPr>
          <w:rFonts w:ascii="Arial" w:hAnsi="Arial" w:cs="Arial"/>
          <w:b w:val="0"/>
          <w:i/>
          <w:noProof/>
          <w:sz w:val="20"/>
          <w:szCs w:val="20"/>
        </w:rPr>
        <w:t>EG</w:t>
      </w:r>
      <w:r w:rsidR="00E24D55" w:rsidRPr="001C4233">
        <w:rPr>
          <w:rFonts w:ascii="Arial" w:hAnsi="Arial" w:cs="Arial"/>
          <w:b w:val="0"/>
          <w:i/>
          <w:noProof/>
          <w:sz w:val="20"/>
          <w:szCs w:val="20"/>
        </w:rPr>
        <w:t xml:space="preserve">, </w:t>
      </w:r>
      <w:r w:rsidR="00E24D55" w:rsidRPr="001C4233">
        <w:rPr>
          <w:rFonts w:ascii="Arial" w:hAnsi="Arial" w:cs="Arial"/>
          <w:b w:val="0"/>
          <w:noProof/>
          <w:sz w:val="20"/>
          <w:szCs w:val="20"/>
        </w:rPr>
        <w:t>2010</w:t>
      </w:r>
    </w:p>
    <w:p w14:paraId="6937343C" w14:textId="77777777" w:rsidR="00E24D55" w:rsidRPr="00AD04D8" w:rsidRDefault="00E24D55" w:rsidP="00E24D55">
      <w:pPr>
        <w:pStyle w:val="Plattetekst"/>
        <w:spacing w:line="190" w:lineRule="exact"/>
        <w:jc w:val="center"/>
        <w:rPr>
          <w:rFonts w:ascii="Arial" w:hAnsi="Arial" w:cs="Arial"/>
          <w:b w:val="0"/>
          <w:i/>
          <w:noProof/>
        </w:rPr>
      </w:pPr>
    </w:p>
    <w:p w14:paraId="05DBE1B4" w14:textId="77777777" w:rsidR="00E24D55" w:rsidRPr="00B461E9" w:rsidRDefault="00E24D55" w:rsidP="00E24D55">
      <w:pPr>
        <w:jc w:val="both"/>
      </w:pPr>
      <w:r>
        <w:object w:dxaOrig="4706" w:dyaOrig="4710" w14:anchorId="4084CEAF">
          <v:shape id="_x0000_i1136" type="#_x0000_t75" style="width:153.95pt;height:149.55pt" o:ole="">
            <v:imagedata r:id="rId242" o:title=""/>
          </v:shape>
          <o:OLEObject Type="Embed" ProgID="CorelDRAW.Graphic.12" ShapeID="_x0000_i1136" DrawAspect="Content" ObjectID="_1587467529" r:id="rId243"/>
        </w:object>
      </w:r>
    </w:p>
    <w:p w14:paraId="5F6E6C30" w14:textId="77777777" w:rsidR="00921B6A" w:rsidRDefault="00921B6A" w:rsidP="00E24D55">
      <w:pPr>
        <w:jc w:val="both"/>
        <w:rPr>
          <w:b/>
          <w:lang w:val="nl-BE"/>
        </w:rPr>
      </w:pPr>
    </w:p>
    <w:p w14:paraId="2A395750" w14:textId="77777777" w:rsidR="00E24D55" w:rsidRPr="007D6BF0" w:rsidRDefault="00E24D55" w:rsidP="00E24D55">
      <w:pPr>
        <w:jc w:val="both"/>
        <w:rPr>
          <w:sz w:val="20"/>
          <w:szCs w:val="20"/>
          <w:lang w:val="nl-BE"/>
        </w:rPr>
      </w:pPr>
      <w:r w:rsidRPr="0024206B">
        <w:rPr>
          <w:b/>
          <w:lang w:val="nl-BE"/>
        </w:rPr>
        <w:t xml:space="preserve">+                         </w:t>
      </w:r>
      <w:r w:rsidR="000A4C35">
        <w:rPr>
          <w:b/>
          <w:lang w:val="nl-BE"/>
        </w:rPr>
        <w:t xml:space="preserve"> </w:t>
      </w:r>
      <w:r w:rsidR="00B33AAC">
        <w:rPr>
          <w:sz w:val="20"/>
          <w:szCs w:val="20"/>
          <w:lang w:val="nl-BE"/>
        </w:rPr>
        <w:t>0800.</w:t>
      </w:r>
      <w:r w:rsidR="000A4C35">
        <w:rPr>
          <w:sz w:val="20"/>
          <w:szCs w:val="20"/>
          <w:lang w:val="nl-BE"/>
        </w:rPr>
        <w:t>00 f6h3</w:t>
      </w:r>
    </w:p>
    <w:p w14:paraId="74D764C9" w14:textId="77777777" w:rsidR="00E24D55" w:rsidRDefault="00E24D55" w:rsidP="00E24D55">
      <w:pPr>
        <w:jc w:val="both"/>
        <w:rPr>
          <w:sz w:val="20"/>
          <w:szCs w:val="20"/>
          <w:lang w:val="nl-BE"/>
        </w:rPr>
      </w:pPr>
    </w:p>
    <w:p w14:paraId="0642733A" w14:textId="77777777" w:rsidR="00BF1255" w:rsidRPr="007D6BF0" w:rsidRDefault="00BF1255" w:rsidP="00E24D55">
      <w:pPr>
        <w:jc w:val="both"/>
        <w:rPr>
          <w:sz w:val="20"/>
          <w:szCs w:val="20"/>
          <w:lang w:val="nl-BE"/>
        </w:rPr>
      </w:pPr>
      <w:r>
        <w:rPr>
          <w:sz w:val="20"/>
          <w:szCs w:val="20"/>
          <w:lang w:val="nl-BE"/>
        </w:rPr>
        <w:t>Hoe alle torens in de hoek rechts-onderaan zijn gesukkeld is mij een raadsel. Maar wit wint hier met gelijk materiaal:</w:t>
      </w:r>
    </w:p>
    <w:p w14:paraId="3E4B2374" w14:textId="77777777" w:rsidR="00E24D55" w:rsidRPr="00FF2576" w:rsidRDefault="00E24D55" w:rsidP="00E24D55">
      <w:pPr>
        <w:ind w:firstLine="708"/>
        <w:jc w:val="both"/>
        <w:rPr>
          <w:b/>
          <w:sz w:val="20"/>
          <w:szCs w:val="20"/>
          <w:lang w:val="nl-BE"/>
        </w:rPr>
      </w:pPr>
      <w:r w:rsidRPr="00FF2576">
        <w:rPr>
          <w:b/>
          <w:sz w:val="20"/>
          <w:szCs w:val="20"/>
          <w:lang w:val="nl-BE"/>
        </w:rPr>
        <w:t>1.Tg3+</w:t>
      </w:r>
      <w:r w:rsidRPr="00FF2576">
        <w:rPr>
          <w:b/>
          <w:sz w:val="20"/>
          <w:szCs w:val="20"/>
          <w:lang w:val="nl-BE"/>
        </w:rPr>
        <w:tab/>
      </w:r>
      <w:r w:rsidRPr="00FF2576">
        <w:rPr>
          <w:b/>
          <w:sz w:val="20"/>
          <w:szCs w:val="20"/>
          <w:lang w:val="nl-BE"/>
        </w:rPr>
        <w:tab/>
        <w:t>Kh4</w:t>
      </w:r>
    </w:p>
    <w:p w14:paraId="639BF97F" w14:textId="77777777" w:rsidR="00E24D55" w:rsidRPr="00FF2576" w:rsidRDefault="00E24D55" w:rsidP="00E24D55">
      <w:pPr>
        <w:jc w:val="both"/>
        <w:rPr>
          <w:b/>
          <w:sz w:val="20"/>
          <w:szCs w:val="20"/>
          <w:lang w:val="nl-BE"/>
        </w:rPr>
      </w:pPr>
      <w:r w:rsidRPr="00FF2576">
        <w:rPr>
          <w:b/>
          <w:sz w:val="20"/>
          <w:szCs w:val="20"/>
          <w:lang w:val="nl-BE"/>
        </w:rPr>
        <w:tab/>
        <w:t>2.Tg4+</w:t>
      </w:r>
      <w:r w:rsidRPr="00FF2576">
        <w:rPr>
          <w:b/>
          <w:sz w:val="20"/>
          <w:szCs w:val="20"/>
          <w:lang w:val="nl-BE"/>
        </w:rPr>
        <w:tab/>
      </w:r>
      <w:r w:rsidRPr="00FF2576">
        <w:rPr>
          <w:b/>
          <w:sz w:val="20"/>
          <w:szCs w:val="20"/>
          <w:lang w:val="nl-BE"/>
        </w:rPr>
        <w:tab/>
        <w:t>Kh5</w:t>
      </w:r>
    </w:p>
    <w:p w14:paraId="71BF6D9A" w14:textId="77777777" w:rsidR="00E24D55" w:rsidRPr="00FF2576" w:rsidRDefault="00E24D55" w:rsidP="00E24D55">
      <w:pPr>
        <w:jc w:val="both"/>
        <w:rPr>
          <w:b/>
          <w:sz w:val="20"/>
          <w:szCs w:val="20"/>
          <w:lang w:val="nl-BE"/>
        </w:rPr>
      </w:pPr>
      <w:r w:rsidRPr="00FF2576">
        <w:rPr>
          <w:b/>
          <w:sz w:val="20"/>
          <w:szCs w:val="20"/>
          <w:lang w:val="nl-BE"/>
        </w:rPr>
        <w:tab/>
        <w:t>3.Tg5+</w:t>
      </w:r>
      <w:r w:rsidRPr="00FF2576">
        <w:rPr>
          <w:b/>
          <w:sz w:val="20"/>
          <w:szCs w:val="20"/>
          <w:lang w:val="nl-BE"/>
        </w:rPr>
        <w:tab/>
      </w:r>
      <w:r w:rsidRPr="00FF2576">
        <w:rPr>
          <w:b/>
          <w:sz w:val="20"/>
          <w:szCs w:val="20"/>
          <w:lang w:val="nl-BE"/>
        </w:rPr>
        <w:tab/>
        <w:t>Kh6</w:t>
      </w:r>
    </w:p>
    <w:p w14:paraId="57DC9F6F" w14:textId="77777777" w:rsidR="00BF1255" w:rsidRDefault="00E24D55" w:rsidP="00E24D55">
      <w:pPr>
        <w:jc w:val="both"/>
        <w:rPr>
          <w:b/>
          <w:sz w:val="20"/>
          <w:szCs w:val="20"/>
          <w:lang w:val="nl-BE"/>
        </w:rPr>
      </w:pPr>
      <w:r w:rsidRPr="00FF2576">
        <w:rPr>
          <w:b/>
          <w:sz w:val="20"/>
          <w:szCs w:val="20"/>
          <w:lang w:val="nl-BE"/>
        </w:rPr>
        <w:tab/>
        <w:t>4.Tg6</w:t>
      </w:r>
    </w:p>
    <w:p w14:paraId="45DD5425" w14:textId="77777777" w:rsidR="00BF1255" w:rsidRPr="00BF1255" w:rsidRDefault="00BF1255" w:rsidP="00E24D55">
      <w:pPr>
        <w:jc w:val="both"/>
        <w:rPr>
          <w:i/>
          <w:sz w:val="20"/>
          <w:szCs w:val="20"/>
          <w:lang w:val="nl-BE"/>
        </w:rPr>
      </w:pPr>
      <w:r>
        <w:rPr>
          <w:sz w:val="20"/>
          <w:szCs w:val="20"/>
          <w:lang w:val="nl-BE"/>
        </w:rPr>
        <w:t xml:space="preserve">4.Tg2? Kh5 5.Tg5+ Kh6 6.Tg6+ is een onnodige omweg. </w:t>
      </w:r>
      <w:r>
        <w:rPr>
          <w:i/>
          <w:sz w:val="20"/>
          <w:szCs w:val="20"/>
          <w:lang w:val="nl-BE"/>
        </w:rPr>
        <w:t>(Zie zet 4.)</w:t>
      </w:r>
    </w:p>
    <w:p w14:paraId="56F1DBB8" w14:textId="77777777" w:rsidR="00E24D55" w:rsidRPr="003E139A" w:rsidRDefault="00B33AAC" w:rsidP="00E24D55">
      <w:pPr>
        <w:jc w:val="both"/>
        <w:rPr>
          <w:b/>
          <w:sz w:val="20"/>
          <w:szCs w:val="20"/>
          <w:lang w:val="nl-BE"/>
        </w:rPr>
      </w:pPr>
      <w:r>
        <w:rPr>
          <w:b/>
          <w:sz w:val="20"/>
          <w:szCs w:val="20"/>
          <w:lang w:val="nl-BE"/>
        </w:rPr>
        <w:tab/>
      </w:r>
      <w:r w:rsidR="00BF1255">
        <w:rPr>
          <w:b/>
          <w:sz w:val="20"/>
          <w:szCs w:val="20"/>
          <w:lang w:val="nl-BE"/>
        </w:rPr>
        <w:t>4…</w:t>
      </w:r>
      <w:r w:rsidR="00BF1255">
        <w:rPr>
          <w:b/>
          <w:sz w:val="20"/>
          <w:szCs w:val="20"/>
          <w:lang w:val="nl-BE"/>
        </w:rPr>
        <w:tab/>
      </w:r>
      <w:r>
        <w:rPr>
          <w:b/>
          <w:sz w:val="20"/>
          <w:szCs w:val="20"/>
          <w:lang w:val="nl-BE"/>
        </w:rPr>
        <w:tab/>
      </w:r>
      <w:r w:rsidR="00E24D55">
        <w:rPr>
          <w:b/>
          <w:sz w:val="20"/>
          <w:szCs w:val="20"/>
          <w:lang w:val="nl-BE"/>
        </w:rPr>
        <w:t>Kh7</w:t>
      </w:r>
    </w:p>
    <w:p w14:paraId="1786F83D" w14:textId="77777777" w:rsidR="00E24D55" w:rsidRPr="003E139A" w:rsidRDefault="00E24D55" w:rsidP="00E24D55">
      <w:pPr>
        <w:jc w:val="both"/>
        <w:rPr>
          <w:b/>
          <w:sz w:val="20"/>
          <w:szCs w:val="20"/>
          <w:lang w:val="nl-BE"/>
        </w:rPr>
      </w:pPr>
      <w:r>
        <w:rPr>
          <w:i/>
          <w:sz w:val="20"/>
          <w:szCs w:val="20"/>
          <w:lang w:val="nl-BE"/>
        </w:rPr>
        <w:tab/>
      </w:r>
      <w:r>
        <w:rPr>
          <w:b/>
          <w:sz w:val="20"/>
          <w:szCs w:val="20"/>
          <w:lang w:val="nl-BE"/>
        </w:rPr>
        <w:t>5.Tg7+</w:t>
      </w:r>
      <w:r>
        <w:rPr>
          <w:b/>
          <w:sz w:val="20"/>
          <w:szCs w:val="20"/>
          <w:lang w:val="nl-BE"/>
        </w:rPr>
        <w:tab/>
      </w:r>
      <w:r>
        <w:rPr>
          <w:b/>
          <w:sz w:val="20"/>
          <w:szCs w:val="20"/>
          <w:lang w:val="nl-BE"/>
        </w:rPr>
        <w:tab/>
        <w:t>Kh8</w:t>
      </w:r>
    </w:p>
    <w:p w14:paraId="2FEE0032" w14:textId="77777777" w:rsidR="00E24D55" w:rsidRPr="003E139A" w:rsidRDefault="00E24D55" w:rsidP="00E24D55">
      <w:pPr>
        <w:jc w:val="both"/>
        <w:rPr>
          <w:b/>
          <w:sz w:val="20"/>
          <w:szCs w:val="20"/>
          <w:lang w:val="nl-BE"/>
        </w:rPr>
      </w:pPr>
      <w:r>
        <w:rPr>
          <w:sz w:val="20"/>
          <w:szCs w:val="20"/>
          <w:lang w:val="nl-BE"/>
        </w:rPr>
        <w:tab/>
      </w:r>
      <w:r>
        <w:rPr>
          <w:b/>
          <w:sz w:val="20"/>
          <w:szCs w:val="20"/>
          <w:lang w:val="nl-BE"/>
        </w:rPr>
        <w:t>6.Tg8+</w:t>
      </w:r>
      <w:r>
        <w:rPr>
          <w:b/>
          <w:sz w:val="20"/>
          <w:szCs w:val="20"/>
          <w:lang w:val="nl-BE"/>
        </w:rPr>
        <w:tab/>
      </w:r>
      <w:r>
        <w:rPr>
          <w:b/>
          <w:sz w:val="20"/>
          <w:szCs w:val="20"/>
          <w:lang w:val="nl-BE"/>
        </w:rPr>
        <w:tab/>
        <w:t>Kh</w:t>
      </w:r>
      <w:r w:rsidR="000A2AE5">
        <w:rPr>
          <w:b/>
          <w:sz w:val="20"/>
          <w:szCs w:val="20"/>
          <w:lang w:val="nl-BE"/>
        </w:rPr>
        <w:t>7</w:t>
      </w:r>
    </w:p>
    <w:p w14:paraId="588A554E" w14:textId="77777777" w:rsidR="00E24D55" w:rsidRDefault="00E24D55" w:rsidP="00E24D55">
      <w:pPr>
        <w:jc w:val="both"/>
        <w:rPr>
          <w:b/>
          <w:sz w:val="20"/>
          <w:szCs w:val="20"/>
          <w:lang w:val="nl-BE"/>
        </w:rPr>
      </w:pPr>
      <w:r>
        <w:rPr>
          <w:b/>
          <w:sz w:val="20"/>
          <w:szCs w:val="20"/>
          <w:lang w:val="nl-BE"/>
        </w:rPr>
        <w:tab/>
        <w:t>7.Tg7+</w:t>
      </w:r>
      <w:r>
        <w:rPr>
          <w:b/>
          <w:sz w:val="20"/>
          <w:szCs w:val="20"/>
          <w:lang w:val="nl-BE"/>
        </w:rPr>
        <w:tab/>
      </w:r>
      <w:r>
        <w:rPr>
          <w:b/>
          <w:sz w:val="20"/>
          <w:szCs w:val="20"/>
          <w:lang w:val="nl-BE"/>
        </w:rPr>
        <w:tab/>
        <w:t>Kh6</w:t>
      </w:r>
    </w:p>
    <w:p w14:paraId="4DF774B1" w14:textId="77777777" w:rsidR="00E24D55" w:rsidRDefault="00E24D55" w:rsidP="00E24D55">
      <w:pPr>
        <w:jc w:val="both"/>
        <w:rPr>
          <w:b/>
          <w:sz w:val="20"/>
          <w:szCs w:val="20"/>
          <w:lang w:val="nl-BE"/>
        </w:rPr>
      </w:pPr>
      <w:r>
        <w:rPr>
          <w:b/>
          <w:sz w:val="20"/>
          <w:szCs w:val="20"/>
          <w:lang w:val="nl-BE"/>
        </w:rPr>
        <w:tab/>
        <w:t>8.Th8+</w:t>
      </w:r>
      <w:r>
        <w:rPr>
          <w:b/>
          <w:sz w:val="20"/>
          <w:szCs w:val="20"/>
          <w:lang w:val="nl-BE"/>
        </w:rPr>
        <w:tab/>
      </w:r>
    </w:p>
    <w:p w14:paraId="29447E99" w14:textId="77777777" w:rsidR="00B33AAC" w:rsidRDefault="00E24D55" w:rsidP="00E24D55">
      <w:pPr>
        <w:jc w:val="both"/>
        <w:rPr>
          <w:sz w:val="20"/>
          <w:szCs w:val="20"/>
          <w:lang w:val="nl-BE"/>
        </w:rPr>
      </w:pPr>
      <w:r>
        <w:rPr>
          <w:sz w:val="20"/>
          <w:szCs w:val="20"/>
          <w:lang w:val="nl-BE"/>
        </w:rPr>
        <w:t>En mat.</w:t>
      </w:r>
    </w:p>
    <w:p w14:paraId="43B97452" w14:textId="77777777" w:rsidR="00B33AAC" w:rsidRDefault="00B33AAC" w:rsidP="00E24D55">
      <w:pPr>
        <w:jc w:val="both"/>
        <w:rPr>
          <w:sz w:val="20"/>
          <w:szCs w:val="20"/>
          <w:lang w:val="nl-BE"/>
        </w:rPr>
      </w:pPr>
    </w:p>
    <w:p w14:paraId="3CB0453B" w14:textId="77777777" w:rsidR="00BF1255" w:rsidRDefault="00BF1255" w:rsidP="00E24D55">
      <w:pPr>
        <w:jc w:val="both"/>
        <w:rPr>
          <w:sz w:val="20"/>
          <w:szCs w:val="20"/>
          <w:lang w:val="nl-BE"/>
        </w:rPr>
      </w:pPr>
    </w:p>
    <w:p w14:paraId="515CC14C" w14:textId="77777777" w:rsidR="00BF1255" w:rsidRDefault="00BF1255" w:rsidP="00E24D55">
      <w:pPr>
        <w:jc w:val="both"/>
        <w:rPr>
          <w:sz w:val="20"/>
          <w:szCs w:val="20"/>
          <w:lang w:val="nl-BE"/>
        </w:rPr>
      </w:pPr>
    </w:p>
    <w:p w14:paraId="6E706AC8" w14:textId="77777777" w:rsidR="00BF1255" w:rsidRDefault="00BF1255" w:rsidP="00E24D55">
      <w:pPr>
        <w:jc w:val="both"/>
        <w:rPr>
          <w:sz w:val="20"/>
          <w:szCs w:val="20"/>
          <w:lang w:val="nl-BE"/>
        </w:rPr>
      </w:pPr>
    </w:p>
    <w:p w14:paraId="69BD6341" w14:textId="77777777" w:rsidR="00BF1255" w:rsidRDefault="00BF1255" w:rsidP="00E24D55">
      <w:pPr>
        <w:jc w:val="both"/>
        <w:rPr>
          <w:sz w:val="20"/>
          <w:szCs w:val="20"/>
          <w:lang w:val="nl-BE"/>
        </w:rPr>
      </w:pPr>
    </w:p>
    <w:p w14:paraId="2195A455" w14:textId="77777777" w:rsidR="00BF1255" w:rsidRDefault="00BF1255" w:rsidP="00E24D55">
      <w:pPr>
        <w:jc w:val="both"/>
        <w:rPr>
          <w:sz w:val="20"/>
          <w:szCs w:val="20"/>
          <w:lang w:val="nl-BE"/>
        </w:rPr>
      </w:pPr>
    </w:p>
    <w:p w14:paraId="04CE240E" w14:textId="77777777" w:rsidR="00BF1255" w:rsidRDefault="00BF1255" w:rsidP="00E24D55">
      <w:pPr>
        <w:jc w:val="both"/>
        <w:rPr>
          <w:sz w:val="20"/>
          <w:szCs w:val="20"/>
          <w:lang w:val="nl-BE"/>
        </w:rPr>
      </w:pPr>
    </w:p>
    <w:p w14:paraId="7349D206" w14:textId="77777777" w:rsidR="00BF1255" w:rsidRDefault="00BF1255" w:rsidP="00E24D55">
      <w:pPr>
        <w:jc w:val="both"/>
        <w:rPr>
          <w:sz w:val="20"/>
          <w:szCs w:val="20"/>
          <w:lang w:val="nl-BE"/>
        </w:rPr>
      </w:pPr>
    </w:p>
    <w:p w14:paraId="720B1F12" w14:textId="77777777" w:rsidR="0027796D" w:rsidRDefault="0027796D" w:rsidP="00E24D55">
      <w:pPr>
        <w:jc w:val="both"/>
        <w:rPr>
          <w:sz w:val="20"/>
          <w:szCs w:val="20"/>
          <w:lang w:val="nl-BE"/>
        </w:rPr>
      </w:pPr>
    </w:p>
    <w:p w14:paraId="2FB3EF26" w14:textId="77777777" w:rsidR="007C17CC" w:rsidRDefault="00E24D55" w:rsidP="00E24D55">
      <w:pPr>
        <w:jc w:val="both"/>
        <w:rPr>
          <w:sz w:val="20"/>
          <w:szCs w:val="20"/>
          <w:lang w:val="nl-BE"/>
        </w:rPr>
      </w:pPr>
      <w:r w:rsidRPr="00BF1255">
        <w:rPr>
          <w:sz w:val="20"/>
          <w:szCs w:val="20"/>
          <w:lang w:val="nl-BE"/>
        </w:rPr>
        <w:t>In EG n° 182 melde redacteur Ed van de Gevel</w:t>
      </w:r>
      <w:r w:rsidR="00BF1255">
        <w:rPr>
          <w:sz w:val="20"/>
          <w:szCs w:val="20"/>
          <w:lang w:val="nl-BE"/>
        </w:rPr>
        <w:t xml:space="preserve"> over studie</w:t>
      </w:r>
      <w:r w:rsidR="007C17CC">
        <w:rPr>
          <w:sz w:val="20"/>
          <w:szCs w:val="20"/>
          <w:lang w:val="nl-BE"/>
        </w:rPr>
        <w:t xml:space="preserve"> -</w:t>
      </w:r>
      <w:r w:rsidR="007C17CC" w:rsidRPr="004F23B8">
        <w:rPr>
          <w:sz w:val="20"/>
          <w:szCs w:val="20"/>
          <w:lang w:val="nl-BE"/>
        </w:rPr>
        <w:t>197</w:t>
      </w:r>
      <w:r w:rsidR="007C17CC">
        <w:rPr>
          <w:sz w:val="20"/>
          <w:szCs w:val="20"/>
          <w:lang w:val="nl-BE"/>
        </w:rPr>
        <w:t>- dit:</w:t>
      </w:r>
    </w:p>
    <w:p w14:paraId="24EA5727" w14:textId="77777777" w:rsidR="00BF1255" w:rsidRPr="00BF1255" w:rsidRDefault="007C17CC" w:rsidP="00E24D55">
      <w:pPr>
        <w:jc w:val="both"/>
        <w:rPr>
          <w:sz w:val="20"/>
          <w:szCs w:val="20"/>
          <w:lang w:val="nl-BE"/>
        </w:rPr>
      </w:pPr>
      <w:r>
        <w:rPr>
          <w:sz w:val="20"/>
          <w:szCs w:val="20"/>
          <w:lang w:val="nl-BE"/>
        </w:rPr>
        <w:t xml:space="preserve"> </w:t>
      </w:r>
    </w:p>
    <w:p w14:paraId="4D1E3E8C" w14:textId="77777777" w:rsidR="00E24D55" w:rsidRDefault="007C17CC" w:rsidP="00E24D55">
      <w:pPr>
        <w:jc w:val="both"/>
        <w:rPr>
          <w:sz w:val="20"/>
          <w:szCs w:val="20"/>
          <w:lang w:val="en-GB"/>
        </w:rPr>
      </w:pPr>
      <w:r w:rsidRPr="007C17CC">
        <w:rPr>
          <w:sz w:val="20"/>
          <w:szCs w:val="20"/>
          <w:lang w:val="nl-BE"/>
        </w:rPr>
        <w:t xml:space="preserve"> </w:t>
      </w:r>
      <w:r w:rsidR="00E24D55" w:rsidRPr="007C17CC">
        <w:rPr>
          <w:sz w:val="20"/>
          <w:szCs w:val="20"/>
          <w:lang w:val="nl-BE"/>
        </w:rPr>
        <w:t xml:space="preserve"> </w:t>
      </w:r>
      <w:r w:rsidR="00E24D55" w:rsidRPr="007C17CC">
        <w:rPr>
          <w:i/>
          <w:sz w:val="20"/>
          <w:szCs w:val="20"/>
          <w:lang w:val="nl-BE"/>
        </w:rPr>
        <w:t xml:space="preserve"> </w:t>
      </w:r>
      <w:r w:rsidR="00E24D55" w:rsidRPr="00BF1255">
        <w:rPr>
          <w:i/>
          <w:sz w:val="20"/>
          <w:szCs w:val="20"/>
          <w:lang w:val="en-GB"/>
        </w:rPr>
        <w:t>“Becker reacted to the 0</w:t>
      </w:r>
      <w:r w:rsidR="00E24D55" w:rsidRPr="00600A1A">
        <w:rPr>
          <w:i/>
          <w:sz w:val="20"/>
          <w:szCs w:val="20"/>
          <w:lang w:val="en-GB"/>
        </w:rPr>
        <w:t xml:space="preserve">800.00 study of Ignace Vandecasteele in the previous </w:t>
      </w:r>
      <w:r w:rsidR="00B73634">
        <w:rPr>
          <w:i/>
          <w:sz w:val="20"/>
          <w:szCs w:val="20"/>
          <w:lang w:val="en-GB"/>
        </w:rPr>
        <w:t>‘</w:t>
      </w:r>
      <w:r w:rsidR="00E24D55" w:rsidRPr="00600A1A">
        <w:rPr>
          <w:i/>
          <w:sz w:val="20"/>
          <w:szCs w:val="20"/>
          <w:lang w:val="en-GB"/>
        </w:rPr>
        <w:t>Originals</w:t>
      </w:r>
      <w:r w:rsidR="00B73634">
        <w:rPr>
          <w:i/>
          <w:sz w:val="20"/>
          <w:szCs w:val="20"/>
          <w:lang w:val="en-GB"/>
        </w:rPr>
        <w:t>’</w:t>
      </w:r>
      <w:r w:rsidR="00E24D55" w:rsidRPr="00600A1A">
        <w:rPr>
          <w:i/>
          <w:sz w:val="20"/>
          <w:szCs w:val="20"/>
          <w:lang w:val="en-GB"/>
        </w:rPr>
        <w:t xml:space="preserve"> columm</w:t>
      </w:r>
      <w:r w:rsidR="00E24D55">
        <w:rPr>
          <w:sz w:val="20"/>
          <w:szCs w:val="20"/>
          <w:lang w:val="en-GB"/>
        </w:rPr>
        <w:t>:</w:t>
      </w:r>
    </w:p>
    <w:p w14:paraId="1C52505C" w14:textId="77777777" w:rsidR="007C17CC" w:rsidRPr="00B33AAC" w:rsidRDefault="007C17CC" w:rsidP="00E24D55">
      <w:pPr>
        <w:jc w:val="both"/>
        <w:rPr>
          <w:sz w:val="20"/>
          <w:szCs w:val="20"/>
          <w:lang w:val="en-GB"/>
        </w:rPr>
      </w:pPr>
    </w:p>
    <w:p w14:paraId="1CE1A88C" w14:textId="77777777" w:rsidR="00E24D55" w:rsidRPr="00B33AAC" w:rsidRDefault="00E24D55" w:rsidP="00E24D55">
      <w:pPr>
        <w:jc w:val="both"/>
        <w:rPr>
          <w:i/>
          <w:sz w:val="20"/>
          <w:szCs w:val="20"/>
          <w:lang w:val="en-GB"/>
        </w:rPr>
      </w:pPr>
      <w:r>
        <w:rPr>
          <w:sz w:val="20"/>
          <w:szCs w:val="20"/>
          <w:lang w:val="en-GB"/>
        </w:rPr>
        <w:t xml:space="preserve">  </w:t>
      </w:r>
      <w:r>
        <w:rPr>
          <w:i/>
          <w:sz w:val="20"/>
          <w:szCs w:val="20"/>
          <w:lang w:val="en-GB"/>
        </w:rPr>
        <w:t xml:space="preserve">Ignace Vandecasteele’s study EG 181.17213 has a lot of com-plexity that isn’t revealed in the main line. I wondered why the composer chose to place the wK on </w:t>
      </w:r>
      <w:r w:rsidR="00EB33F3">
        <w:rPr>
          <w:i/>
          <w:sz w:val="20"/>
          <w:szCs w:val="20"/>
          <w:lang w:val="en-GB"/>
        </w:rPr>
        <w:t xml:space="preserve">f6. White still wins with the </w:t>
      </w:r>
      <w:r w:rsidR="004733B6">
        <w:rPr>
          <w:i/>
          <w:sz w:val="20"/>
          <w:szCs w:val="20"/>
          <w:lang w:val="en-GB"/>
        </w:rPr>
        <w:t>wK</w:t>
      </w:r>
      <w:r w:rsidR="00301E6B">
        <w:rPr>
          <w:i/>
          <w:sz w:val="20"/>
          <w:szCs w:val="20"/>
          <w:lang w:val="en-GB"/>
        </w:rPr>
        <w:t xml:space="preserve"> </w:t>
      </w:r>
      <w:r w:rsidR="004733B6">
        <w:rPr>
          <w:i/>
          <w:sz w:val="20"/>
          <w:szCs w:val="20"/>
          <w:lang w:val="en-GB"/>
        </w:rPr>
        <w:t xml:space="preserve"> on</w:t>
      </w:r>
      <w:r w:rsidR="00EB33F3">
        <w:rPr>
          <w:i/>
          <w:sz w:val="20"/>
          <w:szCs w:val="20"/>
          <w:lang w:val="en-GB"/>
        </w:rPr>
        <w:t xml:space="preserve"> </w:t>
      </w:r>
      <w:r>
        <w:rPr>
          <w:i/>
          <w:sz w:val="20"/>
          <w:szCs w:val="20"/>
          <w:lang w:val="en-GB"/>
        </w:rPr>
        <w:t xml:space="preserve"> the s</w:t>
      </w:r>
      <w:r w:rsidR="0062521B">
        <w:rPr>
          <w:i/>
          <w:sz w:val="20"/>
          <w:szCs w:val="20"/>
          <w:lang w:val="en-GB"/>
        </w:rPr>
        <w:t>eemingly weaker squares f7 and f</w:t>
      </w:r>
      <w:r>
        <w:rPr>
          <w:i/>
          <w:sz w:val="20"/>
          <w:szCs w:val="20"/>
          <w:lang w:val="en-GB"/>
        </w:rPr>
        <w:t>8. Curiously, these other placements of the wK create du-als. Ignace found the only dual-fr</w:t>
      </w:r>
      <w:r w:rsidR="004E17AD">
        <w:rPr>
          <w:i/>
          <w:sz w:val="20"/>
          <w:szCs w:val="20"/>
          <w:lang w:val="en-GB"/>
        </w:rPr>
        <w:t>ee setting for this idea of cha</w:t>
      </w:r>
      <w:r>
        <w:rPr>
          <w:i/>
          <w:sz w:val="20"/>
          <w:szCs w:val="20"/>
          <w:lang w:val="en-GB"/>
        </w:rPr>
        <w:t>sing the bK up the board to h8 and</w:t>
      </w:r>
      <w:r>
        <w:rPr>
          <w:noProof/>
          <w:sz w:val="20"/>
          <w:szCs w:val="20"/>
          <w:lang w:val="en-GB"/>
        </w:rPr>
        <w:t xml:space="preserve"> </w:t>
      </w:r>
      <w:r w:rsidRPr="003D1487">
        <w:rPr>
          <w:i/>
          <w:noProof/>
          <w:sz w:val="20"/>
          <w:szCs w:val="20"/>
          <w:lang w:val="en-GB"/>
        </w:rPr>
        <w:t>then back to h6 for the mate.</w:t>
      </w:r>
    </w:p>
    <w:p w14:paraId="180BD582" w14:textId="77777777" w:rsidR="00E24D55" w:rsidRPr="003D1487" w:rsidRDefault="00E24D55" w:rsidP="00E24D55">
      <w:pPr>
        <w:jc w:val="both"/>
        <w:rPr>
          <w:i/>
          <w:noProof/>
          <w:sz w:val="20"/>
          <w:szCs w:val="20"/>
          <w:lang w:val="en-GB"/>
        </w:rPr>
      </w:pPr>
    </w:p>
    <w:p w14:paraId="190A9D1E" w14:textId="77777777" w:rsidR="00B33AAC" w:rsidRDefault="00E24D55" w:rsidP="00B33AAC">
      <w:pPr>
        <w:jc w:val="both"/>
        <w:rPr>
          <w:i/>
          <w:noProof/>
          <w:sz w:val="20"/>
          <w:szCs w:val="20"/>
          <w:lang w:val="en-GB"/>
        </w:rPr>
      </w:pPr>
      <w:r>
        <w:rPr>
          <w:noProof/>
          <w:sz w:val="20"/>
          <w:szCs w:val="20"/>
          <w:lang w:val="en-GB"/>
        </w:rPr>
        <w:t xml:space="preserve">   </w:t>
      </w:r>
      <w:r>
        <w:rPr>
          <w:i/>
          <w:noProof/>
          <w:sz w:val="20"/>
          <w:szCs w:val="20"/>
          <w:lang w:val="en-GB"/>
        </w:rPr>
        <w:t>One of the duals I looked at in-volved a longer chase before the bK is driven to the corner. I loo-</w:t>
      </w:r>
      <w:r w:rsidR="004E17AD">
        <w:rPr>
          <w:i/>
          <w:noProof/>
          <w:sz w:val="20"/>
          <w:szCs w:val="20"/>
          <w:lang w:val="en-GB"/>
        </w:rPr>
        <w:t>-</w:t>
      </w:r>
      <w:r>
        <w:rPr>
          <w:i/>
          <w:noProof/>
          <w:sz w:val="20"/>
          <w:szCs w:val="20"/>
          <w:lang w:val="en-GB"/>
        </w:rPr>
        <w:t>ked for a way to turn this dual into a new version of the study. See the result below. How did those chess</w:t>
      </w:r>
      <w:r w:rsidR="00B53238">
        <w:rPr>
          <w:i/>
          <w:noProof/>
          <w:sz w:val="20"/>
          <w:szCs w:val="20"/>
          <w:lang w:val="en-GB"/>
        </w:rPr>
        <w:t>-</w:t>
      </w:r>
      <w:r>
        <w:rPr>
          <w:i/>
          <w:noProof/>
          <w:sz w:val="20"/>
          <w:szCs w:val="20"/>
          <w:lang w:val="en-GB"/>
        </w:rPr>
        <w:t>men end up in the corner? Ignace put them there! I shifted the wK to extend the play, and added pawns to eliminate all duals. (...and of course, I rotated the board 90 de</w:t>
      </w:r>
      <w:r w:rsidR="00B53238">
        <w:rPr>
          <w:i/>
          <w:noProof/>
          <w:sz w:val="20"/>
          <w:szCs w:val="20"/>
          <w:lang w:val="en-GB"/>
        </w:rPr>
        <w:t>-</w:t>
      </w:r>
      <w:r>
        <w:rPr>
          <w:i/>
          <w:noProof/>
          <w:sz w:val="20"/>
          <w:szCs w:val="20"/>
          <w:lang w:val="en-GB"/>
        </w:rPr>
        <w:t xml:space="preserve">grees.)”   </w:t>
      </w:r>
    </w:p>
    <w:p w14:paraId="473A46EA" w14:textId="77777777" w:rsidR="001B6FEE" w:rsidRDefault="001B6FEE" w:rsidP="00B33AAC">
      <w:pPr>
        <w:jc w:val="both"/>
        <w:rPr>
          <w:i/>
          <w:noProof/>
          <w:sz w:val="20"/>
          <w:szCs w:val="20"/>
          <w:lang w:val="en-GB"/>
        </w:rPr>
      </w:pPr>
    </w:p>
    <w:p w14:paraId="21BF4FA2" w14:textId="77777777" w:rsidR="001B6FEE" w:rsidRPr="001B6FEE" w:rsidRDefault="001B6FEE" w:rsidP="00B33AAC">
      <w:pPr>
        <w:jc w:val="both"/>
        <w:rPr>
          <w:b/>
          <w:noProof/>
          <w:lang w:val="en-GB"/>
        </w:rPr>
      </w:pPr>
    </w:p>
    <w:p w14:paraId="435EBE69" w14:textId="77777777" w:rsidR="007C17CC" w:rsidRPr="00ED1153" w:rsidRDefault="007C17CC" w:rsidP="00B33AAC">
      <w:pPr>
        <w:jc w:val="both"/>
        <w:rPr>
          <w:noProof/>
          <w:sz w:val="20"/>
          <w:szCs w:val="20"/>
          <w:lang w:val="en-GB"/>
        </w:rPr>
      </w:pPr>
    </w:p>
    <w:p w14:paraId="24BBA3B4" w14:textId="77777777" w:rsidR="007C17CC" w:rsidRPr="00ED1153" w:rsidRDefault="007C17CC" w:rsidP="00B33AAC">
      <w:pPr>
        <w:jc w:val="both"/>
        <w:rPr>
          <w:noProof/>
          <w:sz w:val="20"/>
          <w:szCs w:val="20"/>
          <w:lang w:val="en-GB"/>
        </w:rPr>
      </w:pPr>
    </w:p>
    <w:p w14:paraId="4D83F6E6" w14:textId="77777777" w:rsidR="007C17CC" w:rsidRPr="00ED1153" w:rsidRDefault="007C17CC" w:rsidP="00B33AAC">
      <w:pPr>
        <w:jc w:val="both"/>
        <w:rPr>
          <w:noProof/>
          <w:sz w:val="20"/>
          <w:szCs w:val="20"/>
          <w:lang w:val="en-GB"/>
        </w:rPr>
      </w:pPr>
    </w:p>
    <w:p w14:paraId="5AA3AC78" w14:textId="77777777" w:rsidR="007C17CC" w:rsidRPr="00ED1153" w:rsidRDefault="007C17CC" w:rsidP="00B33AAC">
      <w:pPr>
        <w:jc w:val="both"/>
        <w:rPr>
          <w:noProof/>
          <w:sz w:val="20"/>
          <w:szCs w:val="20"/>
          <w:lang w:val="en-GB"/>
        </w:rPr>
      </w:pPr>
    </w:p>
    <w:p w14:paraId="541C6C68" w14:textId="77777777" w:rsidR="0027796D" w:rsidRPr="00ED1153" w:rsidRDefault="0027796D" w:rsidP="00B33AAC">
      <w:pPr>
        <w:jc w:val="both"/>
        <w:rPr>
          <w:noProof/>
          <w:sz w:val="20"/>
          <w:szCs w:val="20"/>
          <w:lang w:val="en-GB"/>
        </w:rPr>
      </w:pPr>
    </w:p>
    <w:p w14:paraId="6177B270" w14:textId="77777777" w:rsidR="0027796D" w:rsidRPr="00ED1153" w:rsidRDefault="0027796D" w:rsidP="00B33AAC">
      <w:pPr>
        <w:jc w:val="both"/>
        <w:rPr>
          <w:noProof/>
          <w:sz w:val="20"/>
          <w:szCs w:val="20"/>
          <w:lang w:val="en-GB"/>
        </w:rPr>
      </w:pPr>
    </w:p>
    <w:p w14:paraId="480558AA" w14:textId="77777777" w:rsidR="00A179D2" w:rsidRPr="00DE1116" w:rsidRDefault="00A179D2" w:rsidP="00B33AAC">
      <w:pPr>
        <w:jc w:val="both"/>
        <w:rPr>
          <w:noProof/>
          <w:sz w:val="20"/>
          <w:szCs w:val="20"/>
          <w:lang w:val="en-GB"/>
        </w:rPr>
      </w:pPr>
      <w:r w:rsidRPr="00DE1116">
        <w:rPr>
          <w:noProof/>
          <w:sz w:val="20"/>
          <w:szCs w:val="20"/>
          <w:lang w:val="en-GB"/>
        </w:rPr>
        <w:t xml:space="preserve">Waarop Ed van de Gevel in </w:t>
      </w:r>
      <w:r w:rsidRPr="00DE1116">
        <w:rPr>
          <w:i/>
          <w:noProof/>
          <w:sz w:val="20"/>
          <w:szCs w:val="20"/>
          <w:lang w:val="en-GB"/>
        </w:rPr>
        <w:t xml:space="preserve">Origi-nals </w:t>
      </w:r>
      <w:r w:rsidRPr="00DE1116">
        <w:rPr>
          <w:noProof/>
          <w:sz w:val="20"/>
          <w:szCs w:val="20"/>
          <w:lang w:val="en-GB"/>
        </w:rPr>
        <w:t>colomn</w:t>
      </w:r>
      <w:r w:rsidRPr="00DE1116">
        <w:rPr>
          <w:i/>
          <w:noProof/>
          <w:sz w:val="20"/>
          <w:szCs w:val="20"/>
          <w:lang w:val="en-GB"/>
        </w:rPr>
        <w:t xml:space="preserve"> (30) </w:t>
      </w:r>
      <w:r w:rsidRPr="00DE1116">
        <w:rPr>
          <w:noProof/>
          <w:sz w:val="20"/>
          <w:szCs w:val="20"/>
          <w:lang w:val="en-GB"/>
        </w:rPr>
        <w:t>reageerde met:</w:t>
      </w:r>
    </w:p>
    <w:p w14:paraId="102753C4" w14:textId="77777777" w:rsidR="0023343B" w:rsidRPr="00DE1116" w:rsidRDefault="0023343B" w:rsidP="00B33AAC">
      <w:pPr>
        <w:jc w:val="both"/>
        <w:rPr>
          <w:sz w:val="20"/>
          <w:szCs w:val="20"/>
          <w:lang w:val="en-GB"/>
        </w:rPr>
      </w:pPr>
    </w:p>
    <w:p w14:paraId="4FC55028" w14:textId="77777777" w:rsidR="00B33AAC" w:rsidRPr="00C028DF" w:rsidRDefault="00A179D2" w:rsidP="00A179D2">
      <w:pPr>
        <w:pStyle w:val="01Title"/>
        <w:widowControl/>
        <w:tabs>
          <w:tab w:val="clear" w:pos="567"/>
          <w:tab w:val="left" w:pos="285"/>
        </w:tabs>
        <w:spacing w:after="200"/>
        <w:ind w:left="0"/>
        <w:jc w:val="both"/>
        <w:rPr>
          <w:i/>
          <w:noProof/>
          <w:sz w:val="20"/>
          <w:szCs w:val="20"/>
          <w:lang w:val="en-GB"/>
        </w:rPr>
      </w:pPr>
      <w:r w:rsidRPr="00600A1A">
        <w:rPr>
          <w:i/>
          <w:noProof/>
          <w:sz w:val="20"/>
          <w:szCs w:val="20"/>
          <w:lang w:val="en-GB"/>
        </w:rPr>
        <w:t>“Since Belgium is not know as an earthquake prone country I am sure Richard’s solution to the question how the chessmen all ended up in the corner is the right one. Regarding Ignace’s study I can add that Ignace initially en-tered a study with a longer king hunt  which unfortunately had a dual. He decided to keep the stu</w:t>
      </w:r>
      <w:r>
        <w:rPr>
          <w:i/>
          <w:noProof/>
          <w:sz w:val="20"/>
          <w:szCs w:val="20"/>
          <w:lang w:val="en-GB"/>
        </w:rPr>
        <w:t>-</w:t>
      </w:r>
      <w:r w:rsidRPr="00600A1A">
        <w:rPr>
          <w:i/>
          <w:noProof/>
          <w:sz w:val="20"/>
          <w:szCs w:val="20"/>
          <w:lang w:val="en-GB"/>
        </w:rPr>
        <w:t>dy an aristocrat. Richards stu</w:t>
      </w:r>
      <w:r w:rsidR="004E17AD">
        <w:rPr>
          <w:i/>
          <w:noProof/>
          <w:sz w:val="20"/>
          <w:szCs w:val="20"/>
          <w:lang w:val="en-GB"/>
        </w:rPr>
        <w:t>dy shows the result when you ac--</w:t>
      </w:r>
      <w:r w:rsidRPr="00600A1A">
        <w:rPr>
          <w:i/>
          <w:noProof/>
          <w:sz w:val="20"/>
          <w:szCs w:val="20"/>
          <w:lang w:val="en-GB"/>
        </w:rPr>
        <w:t>cept to add pawns to keep the lon</w:t>
      </w:r>
      <w:r>
        <w:rPr>
          <w:noProof/>
          <w:sz w:val="20"/>
          <w:szCs w:val="20"/>
          <w:lang w:val="en-GB"/>
        </w:rPr>
        <w:t xml:space="preserve">-ger king hunt.” </w:t>
      </w:r>
    </w:p>
    <w:p w14:paraId="5FA0F315" w14:textId="77777777" w:rsidR="00A179D2" w:rsidRPr="00DA2892" w:rsidRDefault="00A179D2" w:rsidP="00A179D2">
      <w:pPr>
        <w:pStyle w:val="01Title"/>
        <w:widowControl/>
        <w:tabs>
          <w:tab w:val="clear" w:pos="567"/>
          <w:tab w:val="left" w:pos="285"/>
        </w:tabs>
        <w:spacing w:after="200"/>
        <w:ind w:left="0"/>
        <w:jc w:val="both"/>
        <w:rPr>
          <w:noProof/>
          <w:sz w:val="18"/>
          <w:szCs w:val="18"/>
          <w:lang w:val="en-GB"/>
        </w:rPr>
      </w:pPr>
      <w:r w:rsidRPr="00DA2892">
        <w:rPr>
          <w:noProof/>
          <w:sz w:val="18"/>
          <w:szCs w:val="18"/>
          <w:lang w:val="en-GB"/>
        </w:rPr>
        <w:t>Kh3 Ta2 Tb2 / Kc1 Ta1 Tb2 d5 g5 +</w:t>
      </w:r>
    </w:p>
    <w:p w14:paraId="3C9A63B1" w14:textId="77777777" w:rsidR="00A179D2" w:rsidRPr="007E6146" w:rsidRDefault="00A179D2" w:rsidP="00A179D2">
      <w:pPr>
        <w:pStyle w:val="01Title"/>
        <w:widowControl/>
        <w:tabs>
          <w:tab w:val="clear" w:pos="567"/>
          <w:tab w:val="left" w:pos="285"/>
        </w:tabs>
        <w:spacing w:after="200"/>
        <w:ind w:left="0"/>
        <w:jc w:val="both"/>
        <w:rPr>
          <w:noProof/>
          <w:sz w:val="20"/>
          <w:szCs w:val="20"/>
          <w:lang w:val="nl-BE"/>
        </w:rPr>
      </w:pPr>
      <w:r w:rsidRPr="009D202F">
        <w:rPr>
          <w:noProof/>
          <w:sz w:val="20"/>
          <w:szCs w:val="20"/>
          <w:lang w:val="nl-BE"/>
        </w:rPr>
        <w:t>1.Tc2+ Kd1 2.Td2+ Ke1 3.Te2+ Kf1 4.Tf2+ Kg1 5.Tg2+ Kf1 6.Taf2+ Ke1 7.Te2+</w:t>
      </w:r>
      <w:r w:rsidR="009D202F" w:rsidRPr="009D202F">
        <w:rPr>
          <w:noProof/>
          <w:sz w:val="20"/>
          <w:szCs w:val="20"/>
          <w:lang w:val="nl-BE"/>
        </w:rPr>
        <w:t xml:space="preserve"> </w:t>
      </w:r>
      <w:r w:rsidR="009D202F" w:rsidRPr="00DA2892">
        <w:rPr>
          <w:noProof/>
          <w:sz w:val="20"/>
          <w:szCs w:val="20"/>
          <w:lang w:val="nl-BE"/>
        </w:rPr>
        <w:t>(</w:t>
      </w:r>
      <w:r w:rsidR="009D202F" w:rsidRPr="009D202F">
        <w:rPr>
          <w:b/>
          <w:noProof/>
          <w:sz w:val="20"/>
          <w:szCs w:val="20"/>
          <w:lang w:val="nl-BE"/>
        </w:rPr>
        <w:t>7.Kh2</w:t>
      </w:r>
      <w:r w:rsidR="009D202F" w:rsidRPr="009D202F">
        <w:rPr>
          <w:noProof/>
          <w:sz w:val="20"/>
          <w:szCs w:val="20"/>
          <w:lang w:val="nl-BE"/>
        </w:rPr>
        <w:t xml:space="preserve"> </w:t>
      </w:r>
      <w:r w:rsidR="009D202F" w:rsidRPr="00DA2892">
        <w:rPr>
          <w:noProof/>
          <w:sz w:val="20"/>
          <w:szCs w:val="20"/>
          <w:lang w:val="nl-BE"/>
        </w:rPr>
        <w:t>is</w:t>
      </w:r>
      <w:r w:rsidR="009D202F" w:rsidRPr="009D202F">
        <w:rPr>
          <w:b/>
          <w:noProof/>
          <w:sz w:val="20"/>
          <w:szCs w:val="20"/>
          <w:lang w:val="nl-BE"/>
        </w:rPr>
        <w:t xml:space="preserve"> </w:t>
      </w:r>
      <w:r w:rsidR="009D202F" w:rsidRPr="00DA2892">
        <w:rPr>
          <w:noProof/>
          <w:sz w:val="20"/>
          <w:szCs w:val="20"/>
          <w:lang w:val="nl-BE"/>
        </w:rPr>
        <w:t>korter)</w:t>
      </w:r>
      <w:r w:rsidR="009D202F" w:rsidRPr="009D202F">
        <w:rPr>
          <w:b/>
          <w:noProof/>
          <w:sz w:val="20"/>
          <w:szCs w:val="20"/>
          <w:lang w:val="nl-BE"/>
        </w:rPr>
        <w:t xml:space="preserve"> </w:t>
      </w:r>
      <w:r w:rsidR="009D202F" w:rsidRPr="009D202F">
        <w:rPr>
          <w:noProof/>
          <w:sz w:val="20"/>
          <w:szCs w:val="20"/>
          <w:lang w:val="nl-BE"/>
        </w:rPr>
        <w:t>7...</w:t>
      </w:r>
      <w:r w:rsidRPr="009D202F">
        <w:rPr>
          <w:noProof/>
          <w:sz w:val="20"/>
          <w:szCs w:val="20"/>
          <w:lang w:val="nl-BE"/>
        </w:rPr>
        <w:t>Kd1 8.Td2+</w:t>
      </w:r>
      <w:r w:rsidR="009D202F" w:rsidRPr="009D202F">
        <w:rPr>
          <w:noProof/>
          <w:sz w:val="20"/>
          <w:szCs w:val="20"/>
          <w:lang w:val="nl-BE"/>
        </w:rPr>
        <w:t xml:space="preserve"> </w:t>
      </w:r>
      <w:r w:rsidR="00DA2892">
        <w:rPr>
          <w:noProof/>
          <w:sz w:val="20"/>
          <w:szCs w:val="20"/>
          <w:lang w:val="nl-BE"/>
        </w:rPr>
        <w:t>(</w:t>
      </w:r>
      <w:r w:rsidR="009D202F" w:rsidRPr="009D202F">
        <w:rPr>
          <w:b/>
          <w:noProof/>
          <w:sz w:val="20"/>
          <w:szCs w:val="20"/>
          <w:lang w:val="nl-BE"/>
        </w:rPr>
        <w:t>8.</w:t>
      </w:r>
      <w:r w:rsidR="009D202F">
        <w:rPr>
          <w:b/>
          <w:noProof/>
          <w:sz w:val="20"/>
          <w:szCs w:val="20"/>
          <w:lang w:val="nl-BE"/>
        </w:rPr>
        <w:t xml:space="preserve">Tf2 </w:t>
      </w:r>
      <w:r w:rsidR="009D202F" w:rsidRPr="00DA2892">
        <w:rPr>
          <w:noProof/>
          <w:sz w:val="20"/>
          <w:szCs w:val="20"/>
          <w:lang w:val="nl-BE"/>
        </w:rPr>
        <w:t>is</w:t>
      </w:r>
      <w:r w:rsidR="009D202F">
        <w:rPr>
          <w:b/>
          <w:noProof/>
          <w:sz w:val="20"/>
          <w:szCs w:val="20"/>
          <w:lang w:val="nl-BE"/>
        </w:rPr>
        <w:t xml:space="preserve"> </w:t>
      </w:r>
      <w:r w:rsidR="009D202F" w:rsidRPr="00DA2892">
        <w:rPr>
          <w:noProof/>
          <w:sz w:val="20"/>
          <w:szCs w:val="20"/>
          <w:lang w:val="nl-BE"/>
        </w:rPr>
        <w:t>ook korter)</w:t>
      </w:r>
      <w:r w:rsidRPr="009D202F">
        <w:rPr>
          <w:noProof/>
          <w:sz w:val="20"/>
          <w:szCs w:val="20"/>
          <w:lang w:val="nl-BE"/>
        </w:rPr>
        <w:t xml:space="preserve"> </w:t>
      </w:r>
      <w:r w:rsidR="009D202F">
        <w:rPr>
          <w:noProof/>
          <w:sz w:val="20"/>
          <w:szCs w:val="20"/>
          <w:lang w:val="nl-BE"/>
        </w:rPr>
        <w:t>8…</w:t>
      </w:r>
      <w:r w:rsidRPr="009D202F">
        <w:rPr>
          <w:noProof/>
          <w:sz w:val="20"/>
          <w:szCs w:val="20"/>
          <w:lang w:val="nl-BE"/>
        </w:rPr>
        <w:t>Ke1</w:t>
      </w:r>
      <w:r w:rsidR="009D202F" w:rsidRPr="009D202F">
        <w:rPr>
          <w:noProof/>
          <w:sz w:val="20"/>
          <w:szCs w:val="20"/>
          <w:lang w:val="nl-BE"/>
        </w:rPr>
        <w:t xml:space="preserve"> </w:t>
      </w:r>
      <w:r w:rsidRPr="009D202F">
        <w:rPr>
          <w:noProof/>
          <w:sz w:val="20"/>
          <w:szCs w:val="20"/>
          <w:lang w:val="nl-BE"/>
        </w:rPr>
        <w:t xml:space="preserve"> 9.Tge2+ Kf1 10.Tf2+ Kg1 11.Tg2 Kh1 12.Th2 Kg1 13.Tdg2+ Kf1 14. </w:t>
      </w:r>
      <w:r w:rsidRPr="007E6146">
        <w:rPr>
          <w:noProof/>
          <w:sz w:val="20"/>
          <w:szCs w:val="20"/>
          <w:lang w:val="nl-BE"/>
        </w:rPr>
        <w:t>Th1+ en mat.</w:t>
      </w:r>
    </w:p>
    <w:p w14:paraId="09EF48D5" w14:textId="77777777" w:rsidR="00A41714" w:rsidRDefault="009D202F" w:rsidP="00A179D2">
      <w:pPr>
        <w:pStyle w:val="01Title"/>
        <w:widowControl/>
        <w:tabs>
          <w:tab w:val="clear" w:pos="567"/>
          <w:tab w:val="left" w:pos="285"/>
        </w:tabs>
        <w:spacing w:after="200"/>
        <w:ind w:left="0"/>
        <w:jc w:val="both"/>
        <w:rPr>
          <w:noProof/>
          <w:sz w:val="20"/>
          <w:szCs w:val="20"/>
          <w:lang w:val="nl-BE"/>
        </w:rPr>
      </w:pPr>
      <w:r>
        <w:rPr>
          <w:noProof/>
          <w:sz w:val="20"/>
          <w:szCs w:val="20"/>
          <w:lang w:val="nl-BE"/>
        </w:rPr>
        <w:t>Dus nevenoplosbaar. En waar</w:t>
      </w:r>
      <w:r w:rsidR="001539D9">
        <w:rPr>
          <w:noProof/>
          <w:sz w:val="20"/>
          <w:szCs w:val="20"/>
          <w:lang w:val="nl-BE"/>
        </w:rPr>
        <w:t xml:space="preserve">om </w:t>
      </w:r>
      <w:r>
        <w:rPr>
          <w:noProof/>
          <w:sz w:val="20"/>
          <w:szCs w:val="20"/>
          <w:lang w:val="nl-BE"/>
        </w:rPr>
        <w:t xml:space="preserve">dan </w:t>
      </w:r>
      <w:r w:rsidR="001539D9">
        <w:rPr>
          <w:noProof/>
          <w:sz w:val="20"/>
          <w:szCs w:val="20"/>
          <w:lang w:val="nl-BE"/>
        </w:rPr>
        <w:t xml:space="preserve">die twee </w:t>
      </w:r>
      <w:r w:rsidR="002D2B4D">
        <w:rPr>
          <w:noProof/>
          <w:sz w:val="20"/>
          <w:szCs w:val="20"/>
          <w:lang w:val="nl-BE"/>
        </w:rPr>
        <w:t>zwarte ‘</w:t>
      </w:r>
      <w:r w:rsidR="001539D9" w:rsidRPr="002D2B4D">
        <w:rPr>
          <w:i/>
          <w:noProof/>
          <w:sz w:val="20"/>
          <w:szCs w:val="20"/>
          <w:lang w:val="nl-BE"/>
        </w:rPr>
        <w:t>duds</w:t>
      </w:r>
      <w:r w:rsidR="002D2B4D">
        <w:rPr>
          <w:i/>
          <w:noProof/>
          <w:sz w:val="20"/>
          <w:szCs w:val="20"/>
          <w:lang w:val="nl-BE"/>
        </w:rPr>
        <w:t>”</w:t>
      </w:r>
      <w:r w:rsidR="00A41714">
        <w:rPr>
          <w:noProof/>
          <w:sz w:val="20"/>
          <w:szCs w:val="20"/>
          <w:lang w:val="nl-BE"/>
        </w:rPr>
        <w:t xml:space="preserve"> ?  </w:t>
      </w:r>
    </w:p>
    <w:p w14:paraId="3BC9CA74" w14:textId="77777777" w:rsidR="00BF0AE6" w:rsidRDefault="00BF0AE6" w:rsidP="005954B5">
      <w:pPr>
        <w:pStyle w:val="01Title"/>
        <w:widowControl/>
        <w:tabs>
          <w:tab w:val="clear" w:pos="567"/>
          <w:tab w:val="left" w:pos="285"/>
        </w:tabs>
        <w:ind w:left="0"/>
        <w:jc w:val="both"/>
        <w:rPr>
          <w:noProof/>
          <w:sz w:val="20"/>
          <w:szCs w:val="20"/>
          <w:lang w:val="nl-BE"/>
        </w:rPr>
      </w:pPr>
    </w:p>
    <w:p w14:paraId="47688B06" w14:textId="77777777" w:rsidR="00BF0AE6" w:rsidRDefault="00BF0AE6" w:rsidP="005954B5">
      <w:pPr>
        <w:pStyle w:val="01Title"/>
        <w:widowControl/>
        <w:tabs>
          <w:tab w:val="clear" w:pos="567"/>
          <w:tab w:val="left" w:pos="285"/>
        </w:tabs>
        <w:ind w:left="0"/>
        <w:jc w:val="both"/>
        <w:rPr>
          <w:noProof/>
          <w:sz w:val="20"/>
          <w:szCs w:val="20"/>
          <w:lang w:val="nl-BE"/>
        </w:rPr>
      </w:pPr>
    </w:p>
    <w:p w14:paraId="10AA3894" w14:textId="77777777" w:rsidR="00BF0AE6" w:rsidRDefault="00BF0AE6" w:rsidP="005954B5">
      <w:pPr>
        <w:pStyle w:val="01Title"/>
        <w:widowControl/>
        <w:tabs>
          <w:tab w:val="clear" w:pos="567"/>
          <w:tab w:val="left" w:pos="285"/>
        </w:tabs>
        <w:ind w:left="0"/>
        <w:jc w:val="both"/>
        <w:rPr>
          <w:noProof/>
          <w:sz w:val="20"/>
          <w:szCs w:val="20"/>
          <w:lang w:val="nl-BE"/>
        </w:rPr>
      </w:pPr>
    </w:p>
    <w:p w14:paraId="6D493F9C" w14:textId="77777777" w:rsidR="00BF0AE6" w:rsidRDefault="00BF0AE6" w:rsidP="005954B5">
      <w:pPr>
        <w:pStyle w:val="01Title"/>
        <w:widowControl/>
        <w:tabs>
          <w:tab w:val="clear" w:pos="567"/>
          <w:tab w:val="left" w:pos="285"/>
        </w:tabs>
        <w:ind w:left="0"/>
        <w:jc w:val="both"/>
        <w:rPr>
          <w:noProof/>
          <w:sz w:val="20"/>
          <w:szCs w:val="20"/>
          <w:lang w:val="nl-BE"/>
        </w:rPr>
      </w:pPr>
    </w:p>
    <w:p w14:paraId="2E1A2634" w14:textId="77777777" w:rsidR="00BF0AE6" w:rsidRDefault="00BF0AE6" w:rsidP="005954B5">
      <w:pPr>
        <w:pStyle w:val="01Title"/>
        <w:widowControl/>
        <w:tabs>
          <w:tab w:val="clear" w:pos="567"/>
          <w:tab w:val="left" w:pos="285"/>
        </w:tabs>
        <w:ind w:left="0"/>
        <w:jc w:val="both"/>
        <w:rPr>
          <w:noProof/>
          <w:sz w:val="20"/>
          <w:szCs w:val="20"/>
          <w:lang w:val="nl-BE"/>
        </w:rPr>
      </w:pPr>
    </w:p>
    <w:p w14:paraId="3C386D56" w14:textId="77777777" w:rsidR="00BF0AE6" w:rsidRDefault="00BF0AE6" w:rsidP="005954B5">
      <w:pPr>
        <w:pStyle w:val="01Title"/>
        <w:widowControl/>
        <w:tabs>
          <w:tab w:val="clear" w:pos="567"/>
          <w:tab w:val="left" w:pos="285"/>
        </w:tabs>
        <w:ind w:left="0"/>
        <w:jc w:val="both"/>
        <w:rPr>
          <w:noProof/>
          <w:sz w:val="20"/>
          <w:szCs w:val="20"/>
          <w:lang w:val="nl-BE"/>
        </w:rPr>
      </w:pPr>
    </w:p>
    <w:p w14:paraId="5BC74AEA" w14:textId="77777777" w:rsidR="00BD1F97" w:rsidRPr="00DE1116" w:rsidRDefault="00981899" w:rsidP="00030F76">
      <w:pPr>
        <w:pStyle w:val="01Title"/>
        <w:widowControl/>
        <w:tabs>
          <w:tab w:val="clear" w:pos="567"/>
          <w:tab w:val="left" w:pos="285"/>
        </w:tabs>
        <w:ind w:left="0"/>
        <w:jc w:val="both"/>
        <w:rPr>
          <w:i/>
          <w:noProof/>
          <w:sz w:val="20"/>
          <w:szCs w:val="20"/>
          <w:lang w:val="nl-BE"/>
        </w:rPr>
      </w:pPr>
      <w:r w:rsidRPr="00DE1116">
        <w:rPr>
          <w:i/>
          <w:noProof/>
          <w:sz w:val="20"/>
          <w:szCs w:val="20"/>
          <w:lang w:val="nl-BE"/>
        </w:rPr>
        <w:tab/>
        <w:t xml:space="preserve">      </w:t>
      </w:r>
    </w:p>
    <w:p w14:paraId="0791E893" w14:textId="77777777" w:rsidR="003B696A" w:rsidRDefault="003B696A" w:rsidP="00030F76">
      <w:pPr>
        <w:pStyle w:val="01Title"/>
        <w:widowControl/>
        <w:tabs>
          <w:tab w:val="clear" w:pos="567"/>
          <w:tab w:val="left" w:pos="285"/>
        </w:tabs>
        <w:ind w:left="0"/>
        <w:jc w:val="both"/>
        <w:rPr>
          <w:i/>
          <w:noProof/>
          <w:sz w:val="20"/>
          <w:szCs w:val="20"/>
          <w:lang w:val="nl-BE"/>
        </w:rPr>
      </w:pPr>
    </w:p>
    <w:p w14:paraId="039402A8" w14:textId="77777777" w:rsidR="001226EB" w:rsidRDefault="001226EB" w:rsidP="00030F76">
      <w:pPr>
        <w:pStyle w:val="01Title"/>
        <w:widowControl/>
        <w:tabs>
          <w:tab w:val="clear" w:pos="567"/>
          <w:tab w:val="left" w:pos="285"/>
        </w:tabs>
        <w:ind w:left="0"/>
        <w:jc w:val="both"/>
        <w:rPr>
          <w:i/>
          <w:noProof/>
          <w:sz w:val="20"/>
          <w:szCs w:val="20"/>
          <w:lang w:val="nl-BE"/>
        </w:rPr>
      </w:pPr>
    </w:p>
    <w:p w14:paraId="6036A3CC" w14:textId="77777777" w:rsidR="001226EB" w:rsidRDefault="001226EB" w:rsidP="00030F76">
      <w:pPr>
        <w:pStyle w:val="01Title"/>
        <w:widowControl/>
        <w:tabs>
          <w:tab w:val="clear" w:pos="567"/>
          <w:tab w:val="left" w:pos="285"/>
        </w:tabs>
        <w:ind w:left="0"/>
        <w:jc w:val="both"/>
        <w:rPr>
          <w:i/>
          <w:noProof/>
          <w:sz w:val="20"/>
          <w:szCs w:val="20"/>
          <w:lang w:val="nl-BE"/>
        </w:rPr>
      </w:pPr>
    </w:p>
    <w:p w14:paraId="2B36AEDD" w14:textId="77777777" w:rsidR="001226EB" w:rsidRPr="00E15443" w:rsidRDefault="001226EB" w:rsidP="00030F76">
      <w:pPr>
        <w:pStyle w:val="01Title"/>
        <w:widowControl/>
        <w:tabs>
          <w:tab w:val="clear" w:pos="567"/>
          <w:tab w:val="left" w:pos="285"/>
        </w:tabs>
        <w:ind w:left="0"/>
        <w:jc w:val="both"/>
        <w:rPr>
          <w:i/>
          <w:noProof/>
          <w:sz w:val="20"/>
          <w:szCs w:val="20"/>
          <w:lang w:val="nl-BE"/>
        </w:rPr>
      </w:pPr>
    </w:p>
    <w:p w14:paraId="6BDF2162" w14:textId="77777777" w:rsidR="00641269" w:rsidRPr="00E15443" w:rsidRDefault="00F30C14" w:rsidP="00030F76">
      <w:pPr>
        <w:pStyle w:val="01Title"/>
        <w:widowControl/>
        <w:tabs>
          <w:tab w:val="clear" w:pos="567"/>
          <w:tab w:val="left" w:pos="285"/>
        </w:tabs>
        <w:ind w:left="0"/>
        <w:jc w:val="both"/>
        <w:rPr>
          <w:i/>
          <w:noProof/>
          <w:sz w:val="20"/>
          <w:szCs w:val="20"/>
          <w:lang w:val="nl-BE"/>
        </w:rPr>
      </w:pPr>
      <w:r w:rsidRPr="00E15443">
        <w:rPr>
          <w:i/>
          <w:noProof/>
          <w:sz w:val="20"/>
          <w:szCs w:val="20"/>
          <w:lang w:val="nl-BE"/>
        </w:rPr>
        <w:t>De vraag blijft</w:t>
      </w:r>
      <w:r w:rsidR="003B696A" w:rsidRPr="00E15443">
        <w:rPr>
          <w:i/>
          <w:noProof/>
          <w:sz w:val="20"/>
          <w:szCs w:val="20"/>
          <w:lang w:val="nl-BE"/>
        </w:rPr>
        <w:t xml:space="preserve"> of het </w:t>
      </w:r>
      <w:r w:rsidR="00D873D6" w:rsidRPr="00E15443">
        <w:rPr>
          <w:i/>
          <w:noProof/>
          <w:sz w:val="20"/>
          <w:szCs w:val="20"/>
          <w:lang w:val="nl-BE"/>
        </w:rPr>
        <w:t xml:space="preserve">wel </w:t>
      </w:r>
      <w:r w:rsidR="003B696A" w:rsidRPr="00E15443">
        <w:rPr>
          <w:i/>
          <w:noProof/>
          <w:sz w:val="20"/>
          <w:szCs w:val="20"/>
          <w:lang w:val="nl-BE"/>
        </w:rPr>
        <w:t>mogelijk is om</w:t>
      </w:r>
      <w:r w:rsidR="00D873D6" w:rsidRPr="00E15443">
        <w:rPr>
          <w:i/>
          <w:noProof/>
          <w:sz w:val="20"/>
          <w:szCs w:val="20"/>
          <w:lang w:val="nl-BE"/>
        </w:rPr>
        <w:t xml:space="preserve">, </w:t>
      </w:r>
      <w:r w:rsidR="003B696A" w:rsidRPr="00E15443">
        <w:rPr>
          <w:i/>
          <w:noProof/>
          <w:sz w:val="20"/>
          <w:szCs w:val="20"/>
          <w:lang w:val="nl-BE"/>
        </w:rPr>
        <w:t>van</w:t>
      </w:r>
      <w:r w:rsidR="00D873D6" w:rsidRPr="00E15443">
        <w:rPr>
          <w:i/>
          <w:noProof/>
          <w:sz w:val="20"/>
          <w:szCs w:val="20"/>
          <w:lang w:val="nl-BE"/>
        </w:rPr>
        <w:t xml:space="preserve"> </w:t>
      </w:r>
      <w:r w:rsidR="003B696A" w:rsidRPr="00E15443">
        <w:rPr>
          <w:i/>
          <w:noProof/>
          <w:sz w:val="20"/>
          <w:szCs w:val="20"/>
          <w:lang w:val="nl-BE"/>
        </w:rPr>
        <w:t>uit de beginstand</w:t>
      </w:r>
      <w:r w:rsidR="00E76B4C" w:rsidRPr="00E15443">
        <w:rPr>
          <w:i/>
          <w:noProof/>
          <w:sz w:val="20"/>
          <w:szCs w:val="20"/>
          <w:lang w:val="nl-BE"/>
        </w:rPr>
        <w:t xml:space="preserve"> van een partij,</w:t>
      </w:r>
      <w:r w:rsidR="003B696A" w:rsidRPr="00E15443">
        <w:rPr>
          <w:i/>
          <w:noProof/>
          <w:sz w:val="20"/>
          <w:szCs w:val="20"/>
          <w:lang w:val="nl-BE"/>
        </w:rPr>
        <w:t xml:space="preserve"> tot de bovenstaande </w:t>
      </w:r>
      <w:r w:rsidRPr="00E15443">
        <w:rPr>
          <w:i/>
          <w:noProof/>
          <w:sz w:val="20"/>
          <w:szCs w:val="20"/>
          <w:lang w:val="nl-BE"/>
        </w:rPr>
        <w:t>hoek</w:t>
      </w:r>
      <w:r w:rsidR="000362BB" w:rsidRPr="00E15443">
        <w:rPr>
          <w:i/>
          <w:noProof/>
          <w:sz w:val="20"/>
          <w:szCs w:val="20"/>
          <w:lang w:val="nl-BE"/>
        </w:rPr>
        <w:t>-</w:t>
      </w:r>
      <w:r w:rsidR="003B696A" w:rsidRPr="00E15443">
        <w:rPr>
          <w:i/>
          <w:noProof/>
          <w:sz w:val="20"/>
          <w:szCs w:val="20"/>
          <w:lang w:val="nl-BE"/>
        </w:rPr>
        <w:t xml:space="preserve">stelling </w:t>
      </w:r>
      <w:r w:rsidR="00194CA6" w:rsidRPr="00E15443">
        <w:rPr>
          <w:i/>
          <w:noProof/>
          <w:sz w:val="20"/>
          <w:szCs w:val="20"/>
          <w:lang w:val="nl-BE"/>
        </w:rPr>
        <w:t>te</w:t>
      </w:r>
      <w:r w:rsidR="003B696A" w:rsidRPr="00E15443">
        <w:rPr>
          <w:i/>
          <w:noProof/>
          <w:sz w:val="20"/>
          <w:szCs w:val="20"/>
          <w:lang w:val="nl-BE"/>
        </w:rPr>
        <w:t xml:space="preserve"> komen?</w:t>
      </w:r>
      <w:r w:rsidR="008F03F4" w:rsidRPr="00E15443">
        <w:rPr>
          <w:i/>
          <w:noProof/>
          <w:sz w:val="20"/>
          <w:szCs w:val="20"/>
          <w:lang w:val="nl-BE"/>
        </w:rPr>
        <w:tab/>
      </w:r>
      <w:r w:rsidR="008F03F4" w:rsidRPr="00E15443">
        <w:rPr>
          <w:i/>
          <w:noProof/>
          <w:sz w:val="20"/>
          <w:szCs w:val="20"/>
          <w:lang w:val="nl-BE"/>
        </w:rPr>
        <w:tab/>
      </w:r>
      <w:r w:rsidR="00030F76" w:rsidRPr="00E15443">
        <w:rPr>
          <w:i/>
          <w:noProof/>
          <w:sz w:val="20"/>
          <w:szCs w:val="20"/>
          <w:lang w:val="nl-BE"/>
        </w:rPr>
        <w:tab/>
        <w:t xml:space="preserve">      </w:t>
      </w:r>
    </w:p>
    <w:p w14:paraId="6A10A948" w14:textId="77777777" w:rsidR="00112F7A" w:rsidRDefault="00BD1F97" w:rsidP="0024478D">
      <w:pPr>
        <w:pStyle w:val="01Title"/>
        <w:widowControl/>
        <w:tabs>
          <w:tab w:val="clear" w:pos="567"/>
          <w:tab w:val="left" w:pos="285"/>
        </w:tabs>
        <w:ind w:left="0"/>
        <w:jc w:val="both"/>
        <w:rPr>
          <w:i/>
          <w:noProof/>
          <w:sz w:val="20"/>
          <w:szCs w:val="20"/>
          <w:lang w:val="nl-BE"/>
        </w:rPr>
      </w:pPr>
      <w:r w:rsidRPr="00E15443">
        <w:rPr>
          <w:i/>
          <w:noProof/>
          <w:sz w:val="20"/>
          <w:szCs w:val="20"/>
          <w:lang w:val="nl-BE"/>
        </w:rPr>
        <w:t>Maar dat geldt voor vele studies.</w:t>
      </w:r>
    </w:p>
    <w:p w14:paraId="1C3B1297" w14:textId="77777777" w:rsidR="0024478D" w:rsidRDefault="0024478D" w:rsidP="0024478D">
      <w:pPr>
        <w:pStyle w:val="01Title"/>
        <w:widowControl/>
        <w:tabs>
          <w:tab w:val="clear" w:pos="567"/>
          <w:tab w:val="left" w:pos="285"/>
        </w:tabs>
        <w:ind w:left="0"/>
        <w:jc w:val="both"/>
        <w:rPr>
          <w:i/>
          <w:noProof/>
          <w:sz w:val="20"/>
          <w:szCs w:val="20"/>
          <w:lang w:val="nl-BE"/>
        </w:rPr>
      </w:pPr>
    </w:p>
    <w:p w14:paraId="2144DFC2" w14:textId="77777777" w:rsidR="0024478D" w:rsidRDefault="0024478D" w:rsidP="0024478D">
      <w:pPr>
        <w:pStyle w:val="01Title"/>
        <w:widowControl/>
        <w:tabs>
          <w:tab w:val="clear" w:pos="567"/>
          <w:tab w:val="left" w:pos="285"/>
        </w:tabs>
        <w:ind w:left="0"/>
        <w:jc w:val="both"/>
        <w:rPr>
          <w:i/>
          <w:noProof/>
          <w:sz w:val="20"/>
          <w:szCs w:val="20"/>
          <w:lang w:val="nl-BE"/>
        </w:rPr>
      </w:pPr>
    </w:p>
    <w:p w14:paraId="6A48D217" w14:textId="77777777" w:rsidR="0024478D" w:rsidRDefault="0024478D" w:rsidP="0024478D">
      <w:pPr>
        <w:pStyle w:val="01Title"/>
        <w:widowControl/>
        <w:tabs>
          <w:tab w:val="clear" w:pos="567"/>
          <w:tab w:val="left" w:pos="285"/>
        </w:tabs>
        <w:ind w:left="0"/>
        <w:jc w:val="both"/>
        <w:rPr>
          <w:i/>
          <w:noProof/>
          <w:sz w:val="20"/>
          <w:szCs w:val="20"/>
          <w:lang w:val="nl-BE"/>
        </w:rPr>
      </w:pPr>
    </w:p>
    <w:p w14:paraId="06B0BA8A" w14:textId="77777777" w:rsidR="0024478D" w:rsidRDefault="0024478D" w:rsidP="0024478D">
      <w:pPr>
        <w:pStyle w:val="01Title"/>
        <w:widowControl/>
        <w:tabs>
          <w:tab w:val="clear" w:pos="567"/>
          <w:tab w:val="left" w:pos="285"/>
        </w:tabs>
        <w:ind w:left="0"/>
        <w:jc w:val="both"/>
        <w:rPr>
          <w:i/>
          <w:noProof/>
          <w:sz w:val="20"/>
          <w:szCs w:val="20"/>
          <w:lang w:val="nl-BE"/>
        </w:rPr>
      </w:pPr>
    </w:p>
    <w:p w14:paraId="44F0EF1D" w14:textId="77777777" w:rsidR="0024478D" w:rsidRDefault="0024478D" w:rsidP="0024478D">
      <w:pPr>
        <w:pStyle w:val="01Title"/>
        <w:widowControl/>
        <w:tabs>
          <w:tab w:val="clear" w:pos="567"/>
          <w:tab w:val="left" w:pos="285"/>
        </w:tabs>
        <w:ind w:left="0"/>
        <w:jc w:val="both"/>
        <w:rPr>
          <w:i/>
          <w:noProof/>
          <w:sz w:val="20"/>
          <w:szCs w:val="20"/>
          <w:lang w:val="nl-BE"/>
        </w:rPr>
      </w:pPr>
    </w:p>
    <w:p w14:paraId="6A12011A" w14:textId="77777777" w:rsidR="0024478D" w:rsidRDefault="0024478D" w:rsidP="0024478D">
      <w:pPr>
        <w:pStyle w:val="01Title"/>
        <w:widowControl/>
        <w:tabs>
          <w:tab w:val="clear" w:pos="567"/>
          <w:tab w:val="left" w:pos="285"/>
        </w:tabs>
        <w:ind w:left="0"/>
        <w:jc w:val="both"/>
        <w:rPr>
          <w:i/>
          <w:noProof/>
          <w:sz w:val="20"/>
          <w:szCs w:val="20"/>
          <w:lang w:val="nl-BE"/>
        </w:rPr>
      </w:pPr>
    </w:p>
    <w:p w14:paraId="4FC12CEB" w14:textId="77777777" w:rsidR="0024478D" w:rsidRDefault="0024478D" w:rsidP="0024478D">
      <w:pPr>
        <w:pStyle w:val="01Title"/>
        <w:widowControl/>
        <w:tabs>
          <w:tab w:val="clear" w:pos="567"/>
          <w:tab w:val="left" w:pos="285"/>
        </w:tabs>
        <w:ind w:left="0"/>
        <w:jc w:val="both"/>
        <w:rPr>
          <w:i/>
          <w:noProof/>
          <w:sz w:val="20"/>
          <w:szCs w:val="20"/>
          <w:lang w:val="nl-BE"/>
        </w:rPr>
      </w:pPr>
    </w:p>
    <w:p w14:paraId="40E5117B" w14:textId="77777777" w:rsidR="0024478D" w:rsidRDefault="0024478D" w:rsidP="0024478D">
      <w:pPr>
        <w:pStyle w:val="01Title"/>
        <w:widowControl/>
        <w:tabs>
          <w:tab w:val="clear" w:pos="567"/>
          <w:tab w:val="left" w:pos="285"/>
        </w:tabs>
        <w:ind w:left="0"/>
        <w:jc w:val="both"/>
        <w:rPr>
          <w:i/>
          <w:noProof/>
          <w:sz w:val="20"/>
          <w:szCs w:val="20"/>
          <w:lang w:val="nl-BE"/>
        </w:rPr>
      </w:pPr>
    </w:p>
    <w:p w14:paraId="2EDC7AEB" w14:textId="77777777" w:rsidR="0024478D" w:rsidRDefault="0024478D" w:rsidP="0024478D">
      <w:pPr>
        <w:pStyle w:val="01Title"/>
        <w:widowControl/>
        <w:tabs>
          <w:tab w:val="clear" w:pos="567"/>
          <w:tab w:val="left" w:pos="285"/>
        </w:tabs>
        <w:ind w:left="0"/>
        <w:jc w:val="both"/>
        <w:rPr>
          <w:i/>
          <w:noProof/>
          <w:sz w:val="20"/>
          <w:szCs w:val="20"/>
          <w:lang w:val="nl-BE"/>
        </w:rPr>
      </w:pPr>
    </w:p>
    <w:p w14:paraId="5B645E0A" w14:textId="77777777" w:rsidR="0024478D" w:rsidRDefault="0024478D" w:rsidP="0024478D">
      <w:pPr>
        <w:pStyle w:val="01Title"/>
        <w:widowControl/>
        <w:tabs>
          <w:tab w:val="clear" w:pos="567"/>
          <w:tab w:val="left" w:pos="285"/>
        </w:tabs>
        <w:ind w:left="0"/>
        <w:jc w:val="both"/>
        <w:rPr>
          <w:i/>
          <w:noProof/>
          <w:sz w:val="20"/>
          <w:szCs w:val="20"/>
          <w:lang w:val="nl-BE"/>
        </w:rPr>
      </w:pPr>
    </w:p>
    <w:p w14:paraId="34788937" w14:textId="77777777" w:rsidR="0024478D" w:rsidRDefault="0024478D" w:rsidP="0024478D">
      <w:pPr>
        <w:pStyle w:val="01Title"/>
        <w:widowControl/>
        <w:tabs>
          <w:tab w:val="clear" w:pos="567"/>
          <w:tab w:val="left" w:pos="285"/>
        </w:tabs>
        <w:ind w:left="0"/>
        <w:jc w:val="both"/>
        <w:rPr>
          <w:i/>
          <w:noProof/>
          <w:sz w:val="20"/>
          <w:szCs w:val="20"/>
          <w:lang w:val="nl-BE"/>
        </w:rPr>
      </w:pPr>
    </w:p>
    <w:p w14:paraId="0F34C5D2" w14:textId="77777777" w:rsidR="0024478D" w:rsidRDefault="0024478D" w:rsidP="0024478D">
      <w:pPr>
        <w:pStyle w:val="01Title"/>
        <w:widowControl/>
        <w:tabs>
          <w:tab w:val="clear" w:pos="567"/>
          <w:tab w:val="left" w:pos="285"/>
        </w:tabs>
        <w:ind w:left="0"/>
        <w:jc w:val="both"/>
        <w:rPr>
          <w:i/>
          <w:noProof/>
          <w:sz w:val="20"/>
          <w:szCs w:val="20"/>
          <w:lang w:val="nl-BE"/>
        </w:rPr>
      </w:pPr>
    </w:p>
    <w:p w14:paraId="7695BDA9" w14:textId="77777777" w:rsidR="0024478D" w:rsidRDefault="0024478D" w:rsidP="0024478D">
      <w:pPr>
        <w:pStyle w:val="01Title"/>
        <w:widowControl/>
        <w:tabs>
          <w:tab w:val="clear" w:pos="567"/>
          <w:tab w:val="left" w:pos="285"/>
        </w:tabs>
        <w:ind w:left="0"/>
        <w:jc w:val="both"/>
        <w:rPr>
          <w:i/>
          <w:noProof/>
          <w:sz w:val="20"/>
          <w:szCs w:val="20"/>
          <w:lang w:val="nl-BE"/>
        </w:rPr>
      </w:pPr>
    </w:p>
    <w:p w14:paraId="6999FB52" w14:textId="77777777" w:rsidR="0024478D" w:rsidRDefault="0024478D" w:rsidP="0024478D">
      <w:pPr>
        <w:pStyle w:val="01Title"/>
        <w:widowControl/>
        <w:tabs>
          <w:tab w:val="clear" w:pos="567"/>
          <w:tab w:val="left" w:pos="285"/>
        </w:tabs>
        <w:ind w:left="0"/>
        <w:jc w:val="both"/>
        <w:rPr>
          <w:i/>
          <w:noProof/>
          <w:sz w:val="20"/>
          <w:szCs w:val="20"/>
          <w:lang w:val="nl-BE"/>
        </w:rPr>
      </w:pPr>
    </w:p>
    <w:p w14:paraId="534B6D9A" w14:textId="77777777" w:rsidR="0024478D" w:rsidRDefault="0024478D" w:rsidP="0024478D">
      <w:pPr>
        <w:pStyle w:val="01Title"/>
        <w:widowControl/>
        <w:tabs>
          <w:tab w:val="clear" w:pos="567"/>
          <w:tab w:val="left" w:pos="285"/>
        </w:tabs>
        <w:ind w:left="0"/>
        <w:jc w:val="both"/>
        <w:rPr>
          <w:i/>
          <w:noProof/>
          <w:sz w:val="20"/>
          <w:szCs w:val="20"/>
          <w:lang w:val="nl-BE"/>
        </w:rPr>
      </w:pPr>
    </w:p>
    <w:p w14:paraId="0FB88D9B" w14:textId="77777777" w:rsidR="0024478D" w:rsidRDefault="0024478D" w:rsidP="0024478D">
      <w:pPr>
        <w:pStyle w:val="01Title"/>
        <w:widowControl/>
        <w:tabs>
          <w:tab w:val="clear" w:pos="567"/>
          <w:tab w:val="left" w:pos="285"/>
        </w:tabs>
        <w:ind w:left="0"/>
        <w:jc w:val="both"/>
        <w:rPr>
          <w:i/>
          <w:noProof/>
          <w:sz w:val="20"/>
          <w:szCs w:val="20"/>
          <w:lang w:val="nl-BE"/>
        </w:rPr>
      </w:pPr>
    </w:p>
    <w:p w14:paraId="361D32EC" w14:textId="77777777" w:rsidR="0024478D" w:rsidRDefault="0024478D" w:rsidP="0024478D">
      <w:pPr>
        <w:pStyle w:val="01Title"/>
        <w:widowControl/>
        <w:tabs>
          <w:tab w:val="clear" w:pos="567"/>
          <w:tab w:val="left" w:pos="285"/>
        </w:tabs>
        <w:ind w:left="0"/>
        <w:jc w:val="both"/>
        <w:rPr>
          <w:i/>
          <w:noProof/>
          <w:sz w:val="20"/>
          <w:szCs w:val="20"/>
          <w:lang w:val="nl-BE"/>
        </w:rPr>
      </w:pPr>
    </w:p>
    <w:p w14:paraId="193769BE" w14:textId="77777777" w:rsidR="0024478D" w:rsidRDefault="0024478D" w:rsidP="0024478D">
      <w:pPr>
        <w:pStyle w:val="01Title"/>
        <w:widowControl/>
        <w:tabs>
          <w:tab w:val="clear" w:pos="567"/>
          <w:tab w:val="left" w:pos="285"/>
        </w:tabs>
        <w:ind w:left="0"/>
        <w:jc w:val="both"/>
        <w:rPr>
          <w:i/>
          <w:noProof/>
          <w:sz w:val="20"/>
          <w:szCs w:val="20"/>
          <w:lang w:val="nl-BE"/>
        </w:rPr>
      </w:pPr>
    </w:p>
    <w:p w14:paraId="7DE067F9" w14:textId="77777777" w:rsidR="0024478D" w:rsidRDefault="0024478D" w:rsidP="0024478D">
      <w:pPr>
        <w:pStyle w:val="01Title"/>
        <w:widowControl/>
        <w:tabs>
          <w:tab w:val="clear" w:pos="567"/>
          <w:tab w:val="left" w:pos="285"/>
        </w:tabs>
        <w:ind w:left="0"/>
        <w:jc w:val="both"/>
        <w:rPr>
          <w:i/>
          <w:noProof/>
          <w:sz w:val="20"/>
          <w:szCs w:val="20"/>
          <w:lang w:val="nl-BE"/>
        </w:rPr>
      </w:pPr>
    </w:p>
    <w:p w14:paraId="2501C660" w14:textId="77777777" w:rsidR="0024478D" w:rsidRDefault="0024478D" w:rsidP="0024478D">
      <w:pPr>
        <w:pStyle w:val="01Title"/>
        <w:widowControl/>
        <w:tabs>
          <w:tab w:val="clear" w:pos="567"/>
          <w:tab w:val="left" w:pos="285"/>
        </w:tabs>
        <w:ind w:left="0"/>
        <w:jc w:val="both"/>
        <w:rPr>
          <w:i/>
          <w:noProof/>
          <w:sz w:val="20"/>
          <w:szCs w:val="20"/>
          <w:lang w:val="nl-BE"/>
        </w:rPr>
      </w:pPr>
    </w:p>
    <w:p w14:paraId="502421B9" w14:textId="77777777" w:rsidR="0024478D" w:rsidRDefault="0024478D" w:rsidP="0024478D">
      <w:pPr>
        <w:pStyle w:val="01Title"/>
        <w:widowControl/>
        <w:tabs>
          <w:tab w:val="clear" w:pos="567"/>
          <w:tab w:val="left" w:pos="285"/>
        </w:tabs>
        <w:ind w:left="0"/>
        <w:jc w:val="both"/>
        <w:rPr>
          <w:i/>
          <w:noProof/>
          <w:sz w:val="20"/>
          <w:szCs w:val="20"/>
          <w:lang w:val="nl-BE"/>
        </w:rPr>
      </w:pPr>
    </w:p>
    <w:p w14:paraId="152E8FAD" w14:textId="77777777" w:rsidR="0024478D" w:rsidRDefault="0024478D" w:rsidP="0024478D">
      <w:pPr>
        <w:pStyle w:val="01Title"/>
        <w:widowControl/>
        <w:tabs>
          <w:tab w:val="clear" w:pos="567"/>
          <w:tab w:val="left" w:pos="285"/>
        </w:tabs>
        <w:ind w:left="0"/>
        <w:jc w:val="both"/>
        <w:rPr>
          <w:i/>
          <w:noProof/>
          <w:sz w:val="20"/>
          <w:szCs w:val="20"/>
          <w:lang w:val="nl-BE"/>
        </w:rPr>
      </w:pPr>
    </w:p>
    <w:p w14:paraId="364A8EAE" w14:textId="77777777" w:rsidR="0024478D" w:rsidRDefault="0024478D" w:rsidP="0024478D">
      <w:pPr>
        <w:pStyle w:val="01Title"/>
        <w:widowControl/>
        <w:tabs>
          <w:tab w:val="clear" w:pos="567"/>
          <w:tab w:val="left" w:pos="285"/>
        </w:tabs>
        <w:ind w:left="0"/>
        <w:jc w:val="both"/>
        <w:rPr>
          <w:i/>
          <w:noProof/>
          <w:sz w:val="20"/>
          <w:szCs w:val="20"/>
          <w:lang w:val="nl-BE"/>
        </w:rPr>
      </w:pPr>
    </w:p>
    <w:p w14:paraId="655070D7" w14:textId="77777777" w:rsidR="0024478D" w:rsidRDefault="0024478D" w:rsidP="0024478D">
      <w:pPr>
        <w:pStyle w:val="01Title"/>
        <w:widowControl/>
        <w:tabs>
          <w:tab w:val="clear" w:pos="567"/>
          <w:tab w:val="left" w:pos="285"/>
        </w:tabs>
        <w:ind w:left="0"/>
        <w:jc w:val="both"/>
        <w:rPr>
          <w:i/>
          <w:noProof/>
          <w:sz w:val="20"/>
          <w:szCs w:val="20"/>
          <w:lang w:val="nl-BE"/>
        </w:rPr>
      </w:pPr>
    </w:p>
    <w:p w14:paraId="5A05DAD2" w14:textId="77777777" w:rsidR="0024478D" w:rsidRDefault="0024478D" w:rsidP="0024478D">
      <w:pPr>
        <w:pStyle w:val="01Title"/>
        <w:widowControl/>
        <w:tabs>
          <w:tab w:val="clear" w:pos="567"/>
          <w:tab w:val="left" w:pos="285"/>
        </w:tabs>
        <w:ind w:left="0"/>
        <w:jc w:val="both"/>
        <w:rPr>
          <w:i/>
          <w:noProof/>
          <w:sz w:val="20"/>
          <w:szCs w:val="20"/>
          <w:lang w:val="nl-BE"/>
        </w:rPr>
      </w:pPr>
    </w:p>
    <w:p w14:paraId="2DA887A7" w14:textId="77777777" w:rsidR="0024478D" w:rsidRDefault="0024478D" w:rsidP="0024478D">
      <w:pPr>
        <w:pStyle w:val="01Title"/>
        <w:widowControl/>
        <w:tabs>
          <w:tab w:val="clear" w:pos="567"/>
          <w:tab w:val="left" w:pos="285"/>
        </w:tabs>
        <w:ind w:left="0"/>
        <w:jc w:val="both"/>
        <w:rPr>
          <w:i/>
          <w:noProof/>
          <w:sz w:val="20"/>
          <w:szCs w:val="20"/>
          <w:lang w:val="nl-BE"/>
        </w:rPr>
      </w:pPr>
    </w:p>
    <w:p w14:paraId="3568D195" w14:textId="77777777" w:rsidR="0024478D" w:rsidRDefault="0024478D" w:rsidP="0024478D">
      <w:pPr>
        <w:pStyle w:val="01Title"/>
        <w:widowControl/>
        <w:tabs>
          <w:tab w:val="clear" w:pos="567"/>
          <w:tab w:val="left" w:pos="285"/>
        </w:tabs>
        <w:ind w:left="0"/>
        <w:jc w:val="both"/>
        <w:rPr>
          <w:i/>
          <w:noProof/>
          <w:sz w:val="20"/>
          <w:szCs w:val="20"/>
          <w:lang w:val="nl-BE"/>
        </w:rPr>
      </w:pPr>
    </w:p>
    <w:p w14:paraId="113D18A6" w14:textId="77777777" w:rsidR="0024478D" w:rsidRDefault="0024478D" w:rsidP="0024478D">
      <w:pPr>
        <w:pStyle w:val="01Title"/>
        <w:widowControl/>
        <w:tabs>
          <w:tab w:val="clear" w:pos="567"/>
          <w:tab w:val="left" w:pos="285"/>
        </w:tabs>
        <w:ind w:left="0"/>
        <w:jc w:val="both"/>
        <w:rPr>
          <w:i/>
          <w:noProof/>
          <w:sz w:val="20"/>
          <w:szCs w:val="20"/>
          <w:lang w:val="nl-BE"/>
        </w:rPr>
      </w:pPr>
    </w:p>
    <w:p w14:paraId="6FE751C6" w14:textId="77777777" w:rsidR="0024478D" w:rsidRDefault="0024478D" w:rsidP="0024478D">
      <w:pPr>
        <w:pStyle w:val="01Title"/>
        <w:widowControl/>
        <w:tabs>
          <w:tab w:val="clear" w:pos="567"/>
          <w:tab w:val="left" w:pos="285"/>
        </w:tabs>
        <w:ind w:left="0"/>
        <w:jc w:val="both"/>
        <w:rPr>
          <w:i/>
          <w:noProof/>
          <w:sz w:val="20"/>
          <w:szCs w:val="20"/>
          <w:lang w:val="nl-BE"/>
        </w:rPr>
      </w:pPr>
    </w:p>
    <w:p w14:paraId="1838FEFC" w14:textId="77777777" w:rsidR="00DE1116" w:rsidRDefault="00DE1116" w:rsidP="00112F7A">
      <w:pPr>
        <w:pStyle w:val="01Title"/>
        <w:ind w:left="0"/>
        <w:jc w:val="center"/>
        <w:rPr>
          <w:b/>
          <w:sz w:val="20"/>
          <w:szCs w:val="20"/>
          <w:lang w:val="nl-BE"/>
        </w:rPr>
      </w:pPr>
    </w:p>
    <w:p w14:paraId="5D9ACC4E" w14:textId="77777777" w:rsidR="00391F90" w:rsidRDefault="00391F90" w:rsidP="00391F90">
      <w:pPr>
        <w:pStyle w:val="01Title"/>
        <w:ind w:left="0"/>
        <w:rPr>
          <w:b/>
          <w:sz w:val="20"/>
          <w:szCs w:val="20"/>
          <w:lang w:val="nl-BE"/>
        </w:rPr>
      </w:pPr>
    </w:p>
    <w:p w14:paraId="169CC679" w14:textId="77777777" w:rsidR="00391F90" w:rsidRPr="00391F90" w:rsidRDefault="00391F90" w:rsidP="004912ED">
      <w:pPr>
        <w:pStyle w:val="01Title"/>
        <w:numPr>
          <w:ilvl w:val="0"/>
          <w:numId w:val="234"/>
        </w:numPr>
        <w:jc w:val="center"/>
        <w:rPr>
          <w:b/>
          <w:sz w:val="20"/>
          <w:szCs w:val="20"/>
          <w:lang w:val="nl-BE"/>
        </w:rPr>
      </w:pPr>
      <w:r>
        <w:rPr>
          <w:b/>
          <w:sz w:val="20"/>
          <w:szCs w:val="20"/>
          <w:lang w:val="nl-BE"/>
        </w:rPr>
        <w:lastRenderedPageBreak/>
        <w:t>118 -</w:t>
      </w:r>
    </w:p>
    <w:p w14:paraId="1776C648" w14:textId="77777777" w:rsidR="00112F7A" w:rsidRPr="00325E9C" w:rsidRDefault="00DE1116" w:rsidP="00112F7A">
      <w:pPr>
        <w:pStyle w:val="01Title"/>
        <w:ind w:left="0"/>
        <w:jc w:val="center"/>
        <w:rPr>
          <w:sz w:val="20"/>
          <w:szCs w:val="20"/>
          <w:lang w:val="nl-BE"/>
        </w:rPr>
      </w:pPr>
      <w:r>
        <w:rPr>
          <w:i/>
          <w:sz w:val="20"/>
          <w:szCs w:val="20"/>
          <w:lang w:val="nl-BE"/>
        </w:rPr>
        <w:t>Ori</w:t>
      </w:r>
      <w:r w:rsidR="00112F7A" w:rsidRPr="00325E9C">
        <w:rPr>
          <w:i/>
          <w:sz w:val="20"/>
          <w:szCs w:val="20"/>
          <w:lang w:val="nl-BE"/>
        </w:rPr>
        <w:t xml:space="preserve">gineel, </w:t>
      </w:r>
      <w:r w:rsidR="00112F7A" w:rsidRPr="00325E9C">
        <w:rPr>
          <w:sz w:val="20"/>
          <w:szCs w:val="20"/>
          <w:lang w:val="nl-BE"/>
        </w:rPr>
        <w:t>2009</w:t>
      </w:r>
    </w:p>
    <w:p w14:paraId="42A18615" w14:textId="77777777" w:rsidR="00112F7A" w:rsidRPr="00325E9C" w:rsidRDefault="00112F7A" w:rsidP="00112F7A">
      <w:pPr>
        <w:pStyle w:val="01Title"/>
        <w:ind w:left="0"/>
        <w:jc w:val="center"/>
        <w:rPr>
          <w:sz w:val="20"/>
          <w:szCs w:val="20"/>
          <w:lang w:val="nl-BE"/>
        </w:rPr>
      </w:pPr>
    </w:p>
    <w:p w14:paraId="49A1A9DF" w14:textId="77777777" w:rsidR="00112F7A" w:rsidRPr="008F03F4" w:rsidRDefault="00112F7A" w:rsidP="00112F7A">
      <w:pPr>
        <w:pStyle w:val="01Title"/>
        <w:ind w:left="0"/>
        <w:jc w:val="both"/>
        <w:rPr>
          <w:sz w:val="20"/>
          <w:szCs w:val="20"/>
          <w:lang w:val="nl-BE"/>
        </w:rPr>
      </w:pPr>
      <w:r>
        <w:object w:dxaOrig="4699" w:dyaOrig="4722" w14:anchorId="41F9F075">
          <v:shape id="_x0000_i1137" type="#_x0000_t75" style="width:155.1pt;height:155.1pt" o:ole="">
            <v:imagedata r:id="rId244" o:title=""/>
          </v:shape>
          <o:OLEObject Type="Embed" ProgID="CorelDRAW.Graphic.12" ShapeID="_x0000_i1137" DrawAspect="Content" ObjectID="_1587467530" r:id="rId245"/>
        </w:object>
      </w:r>
    </w:p>
    <w:p w14:paraId="59FEAC79" w14:textId="77777777" w:rsidR="00112F7A" w:rsidRPr="008F03F4" w:rsidRDefault="00112F7A" w:rsidP="00112F7A">
      <w:pPr>
        <w:pStyle w:val="01Title"/>
        <w:ind w:left="0"/>
        <w:jc w:val="both"/>
        <w:rPr>
          <w:sz w:val="20"/>
          <w:szCs w:val="20"/>
          <w:lang w:val="nl-BE"/>
        </w:rPr>
      </w:pPr>
    </w:p>
    <w:p w14:paraId="1A2B7D58" w14:textId="77777777" w:rsidR="00112F7A" w:rsidRPr="00ED1153" w:rsidRDefault="00112F7A" w:rsidP="00112F7A">
      <w:pPr>
        <w:pStyle w:val="01Title"/>
        <w:ind w:left="0"/>
        <w:jc w:val="both"/>
        <w:rPr>
          <w:sz w:val="20"/>
          <w:szCs w:val="20"/>
          <w:lang w:val="nl-BE"/>
        </w:rPr>
      </w:pPr>
      <w:r w:rsidRPr="00ED1153">
        <w:rPr>
          <w:b/>
          <w:sz w:val="24"/>
          <w:szCs w:val="24"/>
          <w:lang w:val="nl-BE"/>
        </w:rPr>
        <w:t xml:space="preserve">+                          </w:t>
      </w:r>
      <w:r w:rsidRPr="00ED1153">
        <w:rPr>
          <w:sz w:val="20"/>
          <w:szCs w:val="20"/>
          <w:lang w:val="nl-BE"/>
        </w:rPr>
        <w:t>0130.11 b1f4</w:t>
      </w:r>
    </w:p>
    <w:p w14:paraId="11745537" w14:textId="77777777" w:rsidR="00112F7A" w:rsidRPr="00ED1153" w:rsidRDefault="00112F7A" w:rsidP="00112F7A">
      <w:pPr>
        <w:pStyle w:val="01Title"/>
        <w:ind w:left="0"/>
        <w:jc w:val="both"/>
        <w:rPr>
          <w:sz w:val="20"/>
          <w:szCs w:val="20"/>
          <w:lang w:val="nl-BE"/>
        </w:rPr>
      </w:pPr>
    </w:p>
    <w:p w14:paraId="36F5D3F5" w14:textId="77777777" w:rsidR="00112F7A" w:rsidRPr="00ED1153" w:rsidRDefault="00112F7A" w:rsidP="00112F7A">
      <w:pPr>
        <w:pStyle w:val="01Title"/>
        <w:ind w:left="0"/>
        <w:jc w:val="both"/>
        <w:rPr>
          <w:b/>
          <w:sz w:val="20"/>
          <w:szCs w:val="20"/>
          <w:lang w:val="nl-BE"/>
        </w:rPr>
      </w:pPr>
      <w:r w:rsidRPr="00ED1153">
        <w:rPr>
          <w:sz w:val="20"/>
          <w:szCs w:val="20"/>
          <w:lang w:val="nl-BE"/>
        </w:rPr>
        <w:tab/>
      </w:r>
      <w:r w:rsidRPr="00ED1153">
        <w:rPr>
          <w:b/>
          <w:sz w:val="20"/>
          <w:szCs w:val="20"/>
          <w:lang w:val="nl-BE"/>
        </w:rPr>
        <w:t>1.Txa7</w:t>
      </w:r>
    </w:p>
    <w:p w14:paraId="0FD12198" w14:textId="77777777" w:rsidR="00112F7A" w:rsidRDefault="00112F7A" w:rsidP="00112F7A">
      <w:pPr>
        <w:pStyle w:val="01Title"/>
        <w:ind w:left="0"/>
        <w:jc w:val="both"/>
        <w:rPr>
          <w:sz w:val="20"/>
          <w:szCs w:val="20"/>
          <w:lang w:val="nl-BE"/>
        </w:rPr>
      </w:pPr>
      <w:r w:rsidRPr="00ED1153">
        <w:rPr>
          <w:sz w:val="20"/>
          <w:szCs w:val="20"/>
          <w:lang w:val="nl-BE"/>
        </w:rPr>
        <w:t>N</w:t>
      </w:r>
      <w:r>
        <w:rPr>
          <w:sz w:val="20"/>
          <w:szCs w:val="20"/>
          <w:lang w:val="nl-BE"/>
        </w:rPr>
        <w:t>a1.Ta3? Lf7 2.Kc1 Le6 3.Kd2 Kg5 4.Ke2 Kh4 5.Kf2 Lxh3 komt de koning te laat en is het remise.</w:t>
      </w:r>
    </w:p>
    <w:p w14:paraId="6502718C" w14:textId="77777777" w:rsidR="00112F7A" w:rsidRPr="00EC74FA" w:rsidRDefault="00112F7A" w:rsidP="00112F7A">
      <w:pPr>
        <w:pStyle w:val="01Title"/>
        <w:ind w:left="0"/>
        <w:jc w:val="both"/>
        <w:rPr>
          <w:b/>
          <w:sz w:val="20"/>
          <w:szCs w:val="20"/>
          <w:lang w:val="en-GB"/>
        </w:rPr>
      </w:pPr>
      <w:r>
        <w:rPr>
          <w:b/>
          <w:sz w:val="20"/>
          <w:szCs w:val="20"/>
          <w:lang w:val="nl-BE"/>
        </w:rPr>
        <w:tab/>
      </w:r>
      <w:r w:rsidRPr="00EC74FA">
        <w:rPr>
          <w:b/>
          <w:sz w:val="20"/>
          <w:szCs w:val="20"/>
          <w:lang w:val="en-GB"/>
        </w:rPr>
        <w:t>1…</w:t>
      </w:r>
      <w:r w:rsidRPr="00EC74FA">
        <w:rPr>
          <w:b/>
          <w:sz w:val="20"/>
          <w:szCs w:val="20"/>
          <w:lang w:val="en-GB"/>
        </w:rPr>
        <w:tab/>
      </w:r>
      <w:r w:rsidRPr="00EC74FA">
        <w:rPr>
          <w:b/>
          <w:sz w:val="20"/>
          <w:szCs w:val="20"/>
          <w:lang w:val="en-GB"/>
        </w:rPr>
        <w:tab/>
        <w:t>Kg3</w:t>
      </w:r>
    </w:p>
    <w:p w14:paraId="29CB03F1" w14:textId="77777777" w:rsidR="00112F7A" w:rsidRPr="00EC74FA" w:rsidRDefault="00112F7A" w:rsidP="00112F7A">
      <w:pPr>
        <w:pStyle w:val="01Title"/>
        <w:ind w:left="0"/>
        <w:jc w:val="both"/>
        <w:rPr>
          <w:b/>
          <w:sz w:val="20"/>
          <w:szCs w:val="20"/>
          <w:lang w:val="en-GB"/>
        </w:rPr>
      </w:pPr>
      <w:r w:rsidRPr="00EC74FA">
        <w:rPr>
          <w:sz w:val="20"/>
          <w:szCs w:val="20"/>
          <w:lang w:val="en-GB"/>
        </w:rPr>
        <w:tab/>
      </w:r>
      <w:r w:rsidRPr="00EC74FA">
        <w:rPr>
          <w:b/>
          <w:sz w:val="20"/>
          <w:szCs w:val="20"/>
          <w:lang w:val="en-GB"/>
        </w:rPr>
        <w:t>2.Ta3+</w:t>
      </w:r>
      <w:r w:rsidRPr="00EC74FA">
        <w:rPr>
          <w:b/>
          <w:sz w:val="20"/>
          <w:szCs w:val="20"/>
          <w:lang w:val="en-GB"/>
        </w:rPr>
        <w:tab/>
      </w:r>
    </w:p>
    <w:p w14:paraId="6C630698" w14:textId="77777777" w:rsidR="00112F7A" w:rsidRPr="00EB7A30" w:rsidRDefault="00112F7A" w:rsidP="00112F7A">
      <w:pPr>
        <w:pStyle w:val="01Title"/>
        <w:ind w:left="0"/>
        <w:jc w:val="both"/>
        <w:rPr>
          <w:sz w:val="20"/>
          <w:szCs w:val="20"/>
          <w:lang w:val="en-GB"/>
        </w:rPr>
      </w:pPr>
      <w:r w:rsidRPr="00EB7A30">
        <w:rPr>
          <w:sz w:val="20"/>
          <w:szCs w:val="20"/>
          <w:lang w:val="en-GB"/>
        </w:rPr>
        <w:t>2.Th7? Lg6+ en 3…Lxh7.</w:t>
      </w:r>
    </w:p>
    <w:p w14:paraId="2E00F174" w14:textId="77777777" w:rsidR="00112F7A" w:rsidRPr="00EB7A30" w:rsidRDefault="00112F7A" w:rsidP="00112F7A">
      <w:pPr>
        <w:pStyle w:val="01Title"/>
        <w:ind w:left="0"/>
        <w:jc w:val="both"/>
        <w:rPr>
          <w:b/>
          <w:sz w:val="20"/>
          <w:szCs w:val="20"/>
          <w:lang w:val="en-GB"/>
        </w:rPr>
      </w:pPr>
      <w:r w:rsidRPr="00EB7A30">
        <w:rPr>
          <w:b/>
          <w:sz w:val="20"/>
          <w:szCs w:val="20"/>
          <w:lang w:val="en-GB"/>
        </w:rPr>
        <w:tab/>
        <w:t>2…</w:t>
      </w:r>
      <w:r w:rsidRPr="00EB7A30">
        <w:rPr>
          <w:b/>
          <w:sz w:val="20"/>
          <w:szCs w:val="20"/>
          <w:lang w:val="en-GB"/>
        </w:rPr>
        <w:tab/>
      </w:r>
      <w:r w:rsidRPr="00EB7A30">
        <w:rPr>
          <w:b/>
          <w:sz w:val="20"/>
          <w:szCs w:val="20"/>
          <w:lang w:val="en-GB"/>
        </w:rPr>
        <w:tab/>
        <w:t>Kh4</w:t>
      </w:r>
    </w:p>
    <w:p w14:paraId="753BA8E8" w14:textId="77777777" w:rsidR="00112F7A" w:rsidRDefault="00112F7A" w:rsidP="00112F7A">
      <w:pPr>
        <w:pStyle w:val="01Title"/>
        <w:ind w:left="0"/>
        <w:jc w:val="both"/>
        <w:rPr>
          <w:b/>
          <w:sz w:val="20"/>
          <w:szCs w:val="20"/>
          <w:lang w:val="en-GB"/>
        </w:rPr>
      </w:pPr>
      <w:r w:rsidRPr="00EB7A30">
        <w:rPr>
          <w:b/>
          <w:sz w:val="20"/>
          <w:szCs w:val="20"/>
          <w:lang w:val="en-GB"/>
        </w:rPr>
        <w:tab/>
        <w:t>3.Kc1</w:t>
      </w:r>
    </w:p>
    <w:p w14:paraId="0CCBCE36" w14:textId="77777777" w:rsidR="004F16BF" w:rsidRPr="00EB7A30" w:rsidRDefault="004F16BF" w:rsidP="00112F7A">
      <w:pPr>
        <w:pStyle w:val="01Title"/>
        <w:ind w:left="0"/>
        <w:jc w:val="both"/>
        <w:rPr>
          <w:b/>
          <w:sz w:val="20"/>
          <w:szCs w:val="20"/>
          <w:lang w:val="en-GB"/>
        </w:rPr>
      </w:pPr>
    </w:p>
    <w:p w14:paraId="01B29FE6" w14:textId="77777777" w:rsidR="00112F7A" w:rsidRPr="00EB7A30" w:rsidRDefault="00112F7A" w:rsidP="00112F7A">
      <w:pPr>
        <w:pStyle w:val="01Title"/>
        <w:ind w:left="0"/>
        <w:jc w:val="both"/>
        <w:rPr>
          <w:b/>
          <w:sz w:val="20"/>
          <w:szCs w:val="20"/>
          <w:lang w:val="en-GB"/>
        </w:rPr>
      </w:pPr>
      <w:r w:rsidRPr="00EB7A30">
        <w:rPr>
          <w:b/>
          <w:i/>
          <w:sz w:val="20"/>
          <w:szCs w:val="20"/>
          <w:lang w:val="en-GB"/>
        </w:rPr>
        <w:t>Variant A</w:t>
      </w:r>
    </w:p>
    <w:p w14:paraId="3CACE976" w14:textId="77777777" w:rsidR="00112F7A" w:rsidRPr="00EB7A30" w:rsidRDefault="00112F7A" w:rsidP="00112F7A">
      <w:pPr>
        <w:pStyle w:val="01Title"/>
        <w:ind w:left="0"/>
        <w:jc w:val="both"/>
        <w:rPr>
          <w:b/>
          <w:sz w:val="20"/>
          <w:szCs w:val="20"/>
          <w:lang w:val="en-GB"/>
        </w:rPr>
      </w:pPr>
      <w:r w:rsidRPr="00EB7A30">
        <w:rPr>
          <w:b/>
          <w:sz w:val="20"/>
          <w:szCs w:val="20"/>
          <w:lang w:val="en-GB"/>
        </w:rPr>
        <w:tab/>
        <w:t>3…</w:t>
      </w:r>
      <w:r w:rsidRPr="00EB7A30">
        <w:rPr>
          <w:b/>
          <w:sz w:val="20"/>
          <w:szCs w:val="20"/>
          <w:lang w:val="en-GB"/>
        </w:rPr>
        <w:tab/>
      </w:r>
      <w:r w:rsidRPr="00EB7A30">
        <w:rPr>
          <w:b/>
          <w:sz w:val="20"/>
          <w:szCs w:val="20"/>
          <w:lang w:val="en-GB"/>
        </w:rPr>
        <w:tab/>
        <w:t>Lf7</w:t>
      </w:r>
    </w:p>
    <w:p w14:paraId="50852278" w14:textId="77777777" w:rsidR="00112F7A" w:rsidRPr="00EB7A30" w:rsidRDefault="00112F7A" w:rsidP="00112F7A">
      <w:pPr>
        <w:pStyle w:val="01Title"/>
        <w:ind w:left="0"/>
        <w:jc w:val="both"/>
        <w:rPr>
          <w:b/>
          <w:sz w:val="20"/>
          <w:szCs w:val="20"/>
          <w:lang w:val="en-GB"/>
        </w:rPr>
      </w:pPr>
      <w:r w:rsidRPr="00EB7A30">
        <w:rPr>
          <w:b/>
          <w:sz w:val="20"/>
          <w:szCs w:val="20"/>
          <w:lang w:val="en-GB"/>
        </w:rPr>
        <w:tab/>
        <w:t>4.Ta7</w:t>
      </w:r>
      <w:r w:rsidRPr="00EB7A30">
        <w:rPr>
          <w:b/>
          <w:sz w:val="20"/>
          <w:szCs w:val="20"/>
          <w:lang w:val="en-GB"/>
        </w:rPr>
        <w:tab/>
      </w:r>
      <w:r w:rsidRPr="00EB7A30">
        <w:rPr>
          <w:b/>
          <w:sz w:val="20"/>
          <w:szCs w:val="20"/>
          <w:lang w:val="en-GB"/>
        </w:rPr>
        <w:tab/>
        <w:t>Lg6</w:t>
      </w:r>
    </w:p>
    <w:p w14:paraId="1E8834D4" w14:textId="77777777" w:rsidR="00112F7A" w:rsidRDefault="00112F7A" w:rsidP="00112F7A">
      <w:pPr>
        <w:pStyle w:val="01Title"/>
        <w:ind w:left="0"/>
        <w:jc w:val="both"/>
        <w:rPr>
          <w:b/>
          <w:sz w:val="20"/>
          <w:szCs w:val="20"/>
          <w:lang w:val="nl-BE"/>
        </w:rPr>
      </w:pPr>
      <w:r w:rsidRPr="00EB7A30">
        <w:rPr>
          <w:b/>
          <w:sz w:val="20"/>
          <w:szCs w:val="20"/>
          <w:lang w:val="en-GB"/>
        </w:rPr>
        <w:tab/>
      </w:r>
      <w:r>
        <w:rPr>
          <w:b/>
          <w:sz w:val="20"/>
          <w:szCs w:val="20"/>
          <w:lang w:val="nl-BE"/>
        </w:rPr>
        <w:t>5.Ta6</w:t>
      </w:r>
      <w:r>
        <w:rPr>
          <w:b/>
          <w:sz w:val="20"/>
          <w:szCs w:val="20"/>
          <w:lang w:val="nl-BE"/>
        </w:rPr>
        <w:tab/>
      </w:r>
      <w:r>
        <w:rPr>
          <w:b/>
          <w:sz w:val="20"/>
          <w:szCs w:val="20"/>
          <w:lang w:val="nl-BE"/>
        </w:rPr>
        <w:tab/>
        <w:t>Lf5</w:t>
      </w:r>
    </w:p>
    <w:p w14:paraId="6A5F7DAF" w14:textId="77777777" w:rsidR="00112F7A" w:rsidRDefault="00112F7A" w:rsidP="00112F7A">
      <w:pPr>
        <w:pStyle w:val="01Title"/>
        <w:ind w:left="0"/>
        <w:jc w:val="both"/>
        <w:rPr>
          <w:b/>
          <w:sz w:val="20"/>
          <w:szCs w:val="20"/>
          <w:lang w:val="nl-BE"/>
        </w:rPr>
      </w:pPr>
      <w:r>
        <w:rPr>
          <w:b/>
          <w:sz w:val="20"/>
          <w:szCs w:val="20"/>
          <w:lang w:val="nl-BE"/>
        </w:rPr>
        <w:tab/>
        <w:t>6.Th6+</w:t>
      </w:r>
      <w:r>
        <w:rPr>
          <w:b/>
          <w:sz w:val="20"/>
          <w:szCs w:val="20"/>
          <w:lang w:val="nl-BE"/>
        </w:rPr>
        <w:tab/>
      </w:r>
      <w:r>
        <w:rPr>
          <w:b/>
          <w:sz w:val="20"/>
          <w:szCs w:val="20"/>
          <w:lang w:val="nl-BE"/>
        </w:rPr>
        <w:tab/>
        <w:t>Kg5</w:t>
      </w:r>
    </w:p>
    <w:p w14:paraId="6C658627" w14:textId="77777777" w:rsidR="00112F7A" w:rsidRDefault="00112F7A" w:rsidP="00112F7A">
      <w:pPr>
        <w:pStyle w:val="01Title"/>
        <w:ind w:left="0"/>
        <w:jc w:val="both"/>
        <w:rPr>
          <w:b/>
          <w:sz w:val="20"/>
          <w:szCs w:val="20"/>
          <w:lang w:val="nl-BE"/>
        </w:rPr>
      </w:pPr>
      <w:r>
        <w:rPr>
          <w:b/>
          <w:sz w:val="20"/>
          <w:szCs w:val="20"/>
          <w:lang w:val="nl-BE"/>
        </w:rPr>
        <w:tab/>
        <w:t>7.Th8</w:t>
      </w:r>
    </w:p>
    <w:p w14:paraId="0DD86F5F" w14:textId="77777777" w:rsidR="00112F7A" w:rsidRDefault="00112F7A" w:rsidP="00112F7A">
      <w:pPr>
        <w:pStyle w:val="01Title"/>
        <w:ind w:left="0"/>
        <w:jc w:val="both"/>
        <w:rPr>
          <w:sz w:val="20"/>
          <w:szCs w:val="20"/>
          <w:lang w:val="nl-BE"/>
        </w:rPr>
      </w:pPr>
      <w:r>
        <w:rPr>
          <w:sz w:val="20"/>
          <w:szCs w:val="20"/>
          <w:lang w:val="nl-BE"/>
        </w:rPr>
        <w:t>Nu dreigt de pion op te rukken,</w:t>
      </w:r>
    </w:p>
    <w:p w14:paraId="433543E3" w14:textId="77777777" w:rsidR="00112F7A" w:rsidRDefault="00112F7A" w:rsidP="00112F7A">
      <w:pPr>
        <w:pStyle w:val="01Title"/>
        <w:ind w:left="0"/>
        <w:jc w:val="both"/>
        <w:rPr>
          <w:sz w:val="20"/>
          <w:szCs w:val="20"/>
          <w:lang w:val="nl-BE"/>
        </w:rPr>
      </w:pPr>
      <w:r>
        <w:rPr>
          <w:sz w:val="20"/>
          <w:szCs w:val="20"/>
          <w:lang w:val="nl-BE"/>
        </w:rPr>
        <w:t>want de koning komt ter hulp.</w:t>
      </w:r>
    </w:p>
    <w:p w14:paraId="6D7A3407" w14:textId="77777777" w:rsidR="00112F7A" w:rsidRDefault="00112F7A" w:rsidP="00112F7A">
      <w:pPr>
        <w:pStyle w:val="01Title"/>
        <w:ind w:left="0"/>
        <w:jc w:val="both"/>
        <w:rPr>
          <w:b/>
          <w:sz w:val="20"/>
          <w:szCs w:val="20"/>
          <w:lang w:val="nl-BE"/>
        </w:rPr>
      </w:pPr>
      <w:r>
        <w:rPr>
          <w:sz w:val="20"/>
          <w:szCs w:val="20"/>
          <w:lang w:val="nl-BE"/>
        </w:rPr>
        <w:tab/>
      </w:r>
      <w:r>
        <w:rPr>
          <w:b/>
          <w:sz w:val="20"/>
          <w:szCs w:val="20"/>
          <w:lang w:val="nl-BE"/>
        </w:rPr>
        <w:t>7…</w:t>
      </w:r>
      <w:r>
        <w:rPr>
          <w:b/>
          <w:sz w:val="20"/>
          <w:szCs w:val="20"/>
          <w:lang w:val="nl-BE"/>
        </w:rPr>
        <w:tab/>
      </w:r>
      <w:r>
        <w:rPr>
          <w:b/>
          <w:sz w:val="20"/>
          <w:szCs w:val="20"/>
          <w:lang w:val="nl-BE"/>
        </w:rPr>
        <w:tab/>
        <w:t>Lxh3</w:t>
      </w:r>
    </w:p>
    <w:p w14:paraId="042AE536" w14:textId="77777777" w:rsidR="00112F7A" w:rsidRDefault="00112F7A" w:rsidP="00112F7A">
      <w:pPr>
        <w:pStyle w:val="01Title"/>
        <w:ind w:left="0"/>
        <w:jc w:val="both"/>
        <w:rPr>
          <w:b/>
          <w:sz w:val="20"/>
          <w:szCs w:val="20"/>
          <w:lang w:val="nl-BE"/>
        </w:rPr>
      </w:pPr>
      <w:r>
        <w:rPr>
          <w:b/>
          <w:sz w:val="20"/>
          <w:szCs w:val="20"/>
          <w:lang w:val="nl-BE"/>
        </w:rPr>
        <w:tab/>
        <w:t>8.Txh3</w:t>
      </w:r>
    </w:p>
    <w:p w14:paraId="7CA7F50C" w14:textId="77777777" w:rsidR="00112F7A" w:rsidRPr="001D0A27" w:rsidRDefault="00112F7A" w:rsidP="00112F7A">
      <w:pPr>
        <w:pStyle w:val="01Title"/>
        <w:ind w:left="0"/>
        <w:jc w:val="both"/>
        <w:rPr>
          <w:b/>
          <w:sz w:val="20"/>
          <w:szCs w:val="20"/>
          <w:lang w:val="nl-BE"/>
        </w:rPr>
      </w:pPr>
    </w:p>
    <w:p w14:paraId="5270C28C" w14:textId="77777777" w:rsidR="000F4D64" w:rsidRDefault="000F4D64" w:rsidP="00112F7A">
      <w:pPr>
        <w:pStyle w:val="01Title"/>
        <w:ind w:left="0"/>
        <w:jc w:val="both"/>
        <w:rPr>
          <w:b/>
          <w:sz w:val="20"/>
          <w:szCs w:val="20"/>
          <w:lang w:val="nl-BE"/>
        </w:rPr>
      </w:pPr>
    </w:p>
    <w:p w14:paraId="4AE451FF" w14:textId="77777777" w:rsidR="00CA7A7D" w:rsidRDefault="00CA7A7D" w:rsidP="00112F7A">
      <w:pPr>
        <w:pStyle w:val="01Title"/>
        <w:ind w:left="0"/>
        <w:jc w:val="both"/>
        <w:rPr>
          <w:b/>
          <w:sz w:val="20"/>
          <w:szCs w:val="20"/>
          <w:lang w:val="nl-BE"/>
        </w:rPr>
      </w:pPr>
    </w:p>
    <w:p w14:paraId="342A7503" w14:textId="77777777" w:rsidR="00CA7A7D" w:rsidRDefault="00CA7A7D" w:rsidP="00112F7A">
      <w:pPr>
        <w:pStyle w:val="01Title"/>
        <w:ind w:left="0"/>
        <w:jc w:val="both"/>
        <w:rPr>
          <w:b/>
          <w:sz w:val="20"/>
          <w:szCs w:val="20"/>
          <w:lang w:val="nl-BE"/>
        </w:rPr>
      </w:pPr>
    </w:p>
    <w:p w14:paraId="5BD7B19B" w14:textId="77777777" w:rsidR="00112F7A" w:rsidRDefault="00112F7A" w:rsidP="00112F7A">
      <w:pPr>
        <w:pStyle w:val="01Title"/>
        <w:ind w:left="0"/>
        <w:jc w:val="both"/>
        <w:rPr>
          <w:b/>
          <w:i/>
          <w:sz w:val="20"/>
          <w:szCs w:val="20"/>
          <w:lang w:val="nl-BE"/>
        </w:rPr>
      </w:pPr>
      <w:r>
        <w:rPr>
          <w:b/>
          <w:i/>
          <w:sz w:val="20"/>
          <w:szCs w:val="20"/>
          <w:lang w:val="nl-BE"/>
        </w:rPr>
        <w:t>Variant B</w:t>
      </w:r>
    </w:p>
    <w:p w14:paraId="7CC56604" w14:textId="77777777" w:rsidR="00112F7A" w:rsidRDefault="00112F7A" w:rsidP="00112F7A">
      <w:pPr>
        <w:pStyle w:val="01Title"/>
        <w:ind w:left="0"/>
        <w:jc w:val="both"/>
        <w:rPr>
          <w:b/>
          <w:sz w:val="20"/>
          <w:szCs w:val="20"/>
          <w:lang w:val="nl-BE"/>
        </w:rPr>
      </w:pPr>
      <w:r>
        <w:rPr>
          <w:b/>
          <w:sz w:val="20"/>
          <w:szCs w:val="20"/>
          <w:lang w:val="nl-BE"/>
        </w:rPr>
        <w:tab/>
        <w:t>3…</w:t>
      </w:r>
      <w:r>
        <w:rPr>
          <w:b/>
          <w:sz w:val="20"/>
          <w:szCs w:val="20"/>
          <w:lang w:val="nl-BE"/>
        </w:rPr>
        <w:tab/>
      </w:r>
      <w:r>
        <w:rPr>
          <w:b/>
          <w:sz w:val="20"/>
          <w:szCs w:val="20"/>
          <w:lang w:val="nl-BE"/>
        </w:rPr>
        <w:tab/>
        <w:t>Le2</w:t>
      </w:r>
    </w:p>
    <w:p w14:paraId="3BE79812" w14:textId="77777777" w:rsidR="00112F7A" w:rsidRPr="00366706" w:rsidRDefault="00112F7A" w:rsidP="00112F7A">
      <w:pPr>
        <w:pStyle w:val="01Title"/>
        <w:ind w:left="0"/>
        <w:jc w:val="both"/>
        <w:rPr>
          <w:b/>
          <w:sz w:val="20"/>
          <w:szCs w:val="20"/>
          <w:lang w:val="nl-BE"/>
        </w:rPr>
      </w:pPr>
      <w:r>
        <w:rPr>
          <w:b/>
          <w:sz w:val="20"/>
          <w:szCs w:val="20"/>
          <w:lang w:val="nl-BE"/>
        </w:rPr>
        <w:tab/>
        <w:t>4.Kd2</w:t>
      </w:r>
      <w:r>
        <w:rPr>
          <w:b/>
          <w:sz w:val="20"/>
          <w:szCs w:val="20"/>
          <w:lang w:val="nl-BE"/>
        </w:rPr>
        <w:tab/>
      </w:r>
      <w:r>
        <w:rPr>
          <w:b/>
          <w:sz w:val="20"/>
          <w:szCs w:val="20"/>
          <w:lang w:val="nl-BE"/>
        </w:rPr>
        <w:tab/>
        <w:t>Lb5</w:t>
      </w:r>
      <w:r>
        <w:rPr>
          <w:sz w:val="20"/>
          <w:szCs w:val="20"/>
          <w:lang w:val="nl-BE"/>
        </w:rPr>
        <w:t>.</w:t>
      </w:r>
    </w:p>
    <w:p w14:paraId="3EC1C4AE" w14:textId="77777777" w:rsidR="00112F7A" w:rsidRDefault="00112F7A" w:rsidP="00112F7A">
      <w:pPr>
        <w:pStyle w:val="01Title"/>
        <w:ind w:left="0"/>
        <w:jc w:val="both"/>
        <w:rPr>
          <w:b/>
          <w:sz w:val="20"/>
          <w:szCs w:val="20"/>
          <w:lang w:val="nl-BE"/>
        </w:rPr>
      </w:pPr>
      <w:r>
        <w:rPr>
          <w:sz w:val="20"/>
          <w:szCs w:val="20"/>
          <w:lang w:val="nl-BE"/>
        </w:rPr>
        <w:t xml:space="preserve"> </w:t>
      </w:r>
      <w:r>
        <w:rPr>
          <w:sz w:val="20"/>
          <w:szCs w:val="20"/>
          <w:lang w:val="nl-BE"/>
        </w:rPr>
        <w:tab/>
      </w:r>
      <w:r>
        <w:rPr>
          <w:b/>
          <w:sz w:val="20"/>
          <w:szCs w:val="20"/>
          <w:lang w:val="nl-BE"/>
        </w:rPr>
        <w:t>5.Tf3</w:t>
      </w:r>
      <w:r>
        <w:rPr>
          <w:b/>
          <w:sz w:val="20"/>
          <w:szCs w:val="20"/>
          <w:lang w:val="nl-BE"/>
        </w:rPr>
        <w:tab/>
      </w:r>
      <w:r>
        <w:rPr>
          <w:b/>
          <w:sz w:val="20"/>
          <w:szCs w:val="20"/>
          <w:lang w:val="nl-BE"/>
        </w:rPr>
        <w:tab/>
        <w:t>Ld7</w:t>
      </w:r>
    </w:p>
    <w:p w14:paraId="2AA30E65" w14:textId="77777777" w:rsidR="00112F7A" w:rsidRDefault="00112F7A" w:rsidP="00112F7A">
      <w:pPr>
        <w:pStyle w:val="01Title"/>
        <w:ind w:left="0"/>
        <w:jc w:val="both"/>
        <w:rPr>
          <w:b/>
          <w:sz w:val="20"/>
          <w:szCs w:val="20"/>
          <w:lang w:val="nl-BE"/>
        </w:rPr>
      </w:pPr>
      <w:r>
        <w:rPr>
          <w:b/>
          <w:sz w:val="20"/>
          <w:szCs w:val="20"/>
          <w:lang w:val="nl-BE"/>
        </w:rPr>
        <w:tab/>
        <w:t>6.Ke3</w:t>
      </w:r>
      <w:r>
        <w:rPr>
          <w:b/>
          <w:sz w:val="20"/>
          <w:szCs w:val="20"/>
          <w:lang w:val="nl-BE"/>
        </w:rPr>
        <w:tab/>
      </w:r>
      <w:r>
        <w:rPr>
          <w:b/>
          <w:sz w:val="20"/>
          <w:szCs w:val="20"/>
          <w:lang w:val="nl-BE"/>
        </w:rPr>
        <w:tab/>
        <w:t>Lxh3</w:t>
      </w:r>
    </w:p>
    <w:p w14:paraId="4C6C0199" w14:textId="77777777" w:rsidR="00112F7A" w:rsidRDefault="00112F7A" w:rsidP="00112F7A">
      <w:pPr>
        <w:pStyle w:val="01Title"/>
        <w:ind w:left="0"/>
        <w:jc w:val="both"/>
        <w:rPr>
          <w:b/>
          <w:sz w:val="20"/>
          <w:szCs w:val="20"/>
          <w:lang w:val="nl-BE"/>
        </w:rPr>
      </w:pPr>
      <w:r>
        <w:rPr>
          <w:b/>
          <w:sz w:val="20"/>
          <w:szCs w:val="20"/>
          <w:lang w:val="nl-BE"/>
        </w:rPr>
        <w:tab/>
        <w:t>7.Kf4</w:t>
      </w:r>
      <w:r>
        <w:rPr>
          <w:b/>
          <w:sz w:val="20"/>
          <w:szCs w:val="20"/>
          <w:lang w:val="nl-BE"/>
        </w:rPr>
        <w:tab/>
      </w:r>
      <w:r>
        <w:rPr>
          <w:b/>
          <w:sz w:val="20"/>
          <w:szCs w:val="20"/>
          <w:lang w:val="nl-BE"/>
        </w:rPr>
        <w:tab/>
        <w:t>Le6</w:t>
      </w:r>
    </w:p>
    <w:p w14:paraId="66861A4E" w14:textId="77777777" w:rsidR="00112F7A" w:rsidRDefault="00112F7A" w:rsidP="00112F7A">
      <w:pPr>
        <w:pStyle w:val="01Title"/>
        <w:ind w:left="0"/>
        <w:jc w:val="both"/>
        <w:rPr>
          <w:b/>
          <w:sz w:val="20"/>
          <w:szCs w:val="20"/>
          <w:lang w:val="nl-BE"/>
        </w:rPr>
      </w:pPr>
      <w:r>
        <w:rPr>
          <w:b/>
          <w:sz w:val="20"/>
          <w:szCs w:val="20"/>
          <w:lang w:val="nl-BE"/>
        </w:rPr>
        <w:tab/>
        <w:t>8.Te3</w:t>
      </w:r>
      <w:r>
        <w:rPr>
          <w:b/>
          <w:sz w:val="20"/>
          <w:szCs w:val="20"/>
          <w:lang w:val="nl-BE"/>
        </w:rPr>
        <w:tab/>
      </w:r>
      <w:r>
        <w:rPr>
          <w:b/>
          <w:sz w:val="20"/>
          <w:szCs w:val="20"/>
          <w:lang w:val="nl-BE"/>
        </w:rPr>
        <w:tab/>
        <w:t>Lf7</w:t>
      </w:r>
    </w:p>
    <w:p w14:paraId="41AC065E" w14:textId="77777777" w:rsidR="00112F7A" w:rsidRDefault="00112F7A" w:rsidP="00112F7A">
      <w:pPr>
        <w:pStyle w:val="01Title"/>
        <w:ind w:left="0"/>
        <w:jc w:val="both"/>
        <w:rPr>
          <w:b/>
          <w:sz w:val="20"/>
          <w:szCs w:val="20"/>
          <w:lang w:val="nl-BE"/>
        </w:rPr>
      </w:pPr>
      <w:r>
        <w:rPr>
          <w:b/>
          <w:sz w:val="20"/>
          <w:szCs w:val="20"/>
          <w:lang w:val="nl-BE"/>
        </w:rPr>
        <w:tab/>
        <w:t>9.Te7</w:t>
      </w:r>
      <w:r>
        <w:rPr>
          <w:b/>
          <w:sz w:val="20"/>
          <w:szCs w:val="20"/>
          <w:lang w:val="nl-BE"/>
        </w:rPr>
        <w:tab/>
      </w:r>
      <w:r>
        <w:rPr>
          <w:b/>
          <w:sz w:val="20"/>
          <w:szCs w:val="20"/>
          <w:lang w:val="nl-BE"/>
        </w:rPr>
        <w:tab/>
        <w:t>Lh5</w:t>
      </w:r>
    </w:p>
    <w:p w14:paraId="7F7D0A6D" w14:textId="77777777" w:rsidR="00112F7A" w:rsidRDefault="00112F7A" w:rsidP="00112F7A">
      <w:pPr>
        <w:pStyle w:val="01Title"/>
        <w:ind w:left="0"/>
        <w:jc w:val="both"/>
        <w:rPr>
          <w:b/>
          <w:sz w:val="20"/>
          <w:szCs w:val="20"/>
          <w:lang w:val="nl-BE"/>
        </w:rPr>
      </w:pPr>
      <w:r>
        <w:rPr>
          <w:b/>
          <w:sz w:val="20"/>
          <w:szCs w:val="20"/>
          <w:lang w:val="nl-BE"/>
        </w:rPr>
        <w:t xml:space="preserve">        10.Th7</w:t>
      </w:r>
      <w:r>
        <w:rPr>
          <w:b/>
          <w:sz w:val="20"/>
          <w:szCs w:val="20"/>
          <w:lang w:val="nl-BE"/>
        </w:rPr>
        <w:tab/>
      </w:r>
      <w:r>
        <w:rPr>
          <w:b/>
          <w:sz w:val="20"/>
          <w:szCs w:val="20"/>
          <w:lang w:val="nl-BE"/>
        </w:rPr>
        <w:tab/>
        <w:t>Kh3</w:t>
      </w:r>
    </w:p>
    <w:p w14:paraId="7B060655" w14:textId="77777777" w:rsidR="00112F7A" w:rsidRDefault="00112F7A" w:rsidP="00112F7A">
      <w:pPr>
        <w:pStyle w:val="01Title"/>
        <w:ind w:left="0"/>
        <w:jc w:val="both"/>
        <w:rPr>
          <w:b/>
          <w:sz w:val="20"/>
          <w:szCs w:val="20"/>
          <w:lang w:val="nl-BE"/>
        </w:rPr>
      </w:pPr>
      <w:r>
        <w:rPr>
          <w:b/>
          <w:sz w:val="20"/>
          <w:szCs w:val="20"/>
          <w:lang w:val="nl-BE"/>
        </w:rPr>
        <w:t xml:space="preserve">        11.Txh5 </w:t>
      </w:r>
    </w:p>
    <w:p w14:paraId="312DEC22" w14:textId="77777777" w:rsidR="00112F7A" w:rsidRDefault="00112F7A" w:rsidP="00697F90">
      <w:pPr>
        <w:pStyle w:val="01Title"/>
        <w:ind w:left="0"/>
        <w:rPr>
          <w:b/>
          <w:sz w:val="20"/>
          <w:szCs w:val="20"/>
          <w:lang w:val="nl-BE"/>
        </w:rPr>
      </w:pPr>
    </w:p>
    <w:p w14:paraId="49C89491" w14:textId="77777777" w:rsidR="00697F90" w:rsidRPr="00EC502F" w:rsidRDefault="00697F90" w:rsidP="00697F90">
      <w:pPr>
        <w:pStyle w:val="01Title"/>
        <w:ind w:left="0"/>
        <w:rPr>
          <w:sz w:val="20"/>
          <w:szCs w:val="20"/>
          <w:lang w:val="nl-BE"/>
        </w:rPr>
      </w:pPr>
      <w:r w:rsidRPr="00EC502F">
        <w:rPr>
          <w:sz w:val="20"/>
          <w:szCs w:val="20"/>
          <w:lang w:val="nl-BE"/>
        </w:rPr>
        <w:t>Korter zonder zwarte pion is:</w:t>
      </w:r>
    </w:p>
    <w:p w14:paraId="2EF84BB4" w14:textId="77777777" w:rsidR="00697F90" w:rsidRDefault="00697F90" w:rsidP="008B34F6">
      <w:pPr>
        <w:pStyle w:val="01Title"/>
        <w:ind w:left="0"/>
        <w:jc w:val="center"/>
        <w:rPr>
          <w:sz w:val="20"/>
          <w:szCs w:val="20"/>
          <w:lang w:val="nl-BE"/>
        </w:rPr>
      </w:pPr>
    </w:p>
    <w:p w14:paraId="067D07BE" w14:textId="77777777" w:rsidR="00112F7A" w:rsidRDefault="00AE1C44" w:rsidP="008B34F6">
      <w:pPr>
        <w:pStyle w:val="01Title"/>
        <w:ind w:left="0"/>
        <w:jc w:val="center"/>
        <w:rPr>
          <w:b/>
          <w:sz w:val="20"/>
          <w:szCs w:val="20"/>
          <w:lang w:val="nl-BE"/>
        </w:rPr>
      </w:pPr>
      <w:r>
        <w:rPr>
          <w:sz w:val="20"/>
          <w:szCs w:val="20"/>
          <w:lang w:val="nl-BE"/>
        </w:rPr>
        <w:t xml:space="preserve">- </w:t>
      </w:r>
      <w:r w:rsidR="009B7BED">
        <w:rPr>
          <w:b/>
          <w:sz w:val="20"/>
          <w:szCs w:val="20"/>
          <w:lang w:val="nl-BE"/>
        </w:rPr>
        <w:t>119</w:t>
      </w:r>
      <w:r w:rsidR="00112F7A">
        <w:rPr>
          <w:b/>
          <w:sz w:val="20"/>
          <w:szCs w:val="20"/>
          <w:lang w:val="nl-BE"/>
        </w:rPr>
        <w:t xml:space="preserve"> -</w:t>
      </w:r>
    </w:p>
    <w:p w14:paraId="059EC537" w14:textId="77777777" w:rsidR="00697F90" w:rsidRDefault="00697F90" w:rsidP="00697F90">
      <w:pPr>
        <w:pStyle w:val="01Title"/>
        <w:ind w:left="0"/>
        <w:jc w:val="center"/>
        <w:rPr>
          <w:sz w:val="20"/>
          <w:szCs w:val="20"/>
          <w:lang w:val="nl-BE"/>
        </w:rPr>
      </w:pPr>
    </w:p>
    <w:p w14:paraId="37008382" w14:textId="77777777" w:rsidR="00112F7A" w:rsidRPr="00773056" w:rsidRDefault="00112F7A" w:rsidP="00697F90">
      <w:pPr>
        <w:pStyle w:val="01Title"/>
        <w:ind w:left="0"/>
        <w:jc w:val="center"/>
        <w:rPr>
          <w:sz w:val="20"/>
          <w:szCs w:val="20"/>
          <w:lang w:val="nl-BE"/>
        </w:rPr>
      </w:pPr>
      <w:r>
        <w:rPr>
          <w:sz w:val="20"/>
          <w:szCs w:val="20"/>
          <w:lang w:val="nl-BE"/>
        </w:rPr>
        <w:t>Origineel, 2011</w:t>
      </w:r>
    </w:p>
    <w:p w14:paraId="29C1D25E" w14:textId="77777777" w:rsidR="00112F7A" w:rsidRDefault="00112F7A" w:rsidP="00112F7A">
      <w:pPr>
        <w:pStyle w:val="01Title"/>
        <w:ind w:left="0"/>
        <w:jc w:val="center"/>
        <w:rPr>
          <w:b/>
          <w:sz w:val="20"/>
          <w:szCs w:val="20"/>
          <w:lang w:val="nl-BE"/>
        </w:rPr>
      </w:pPr>
    </w:p>
    <w:p w14:paraId="0BB02636" w14:textId="77777777" w:rsidR="00112F7A" w:rsidRDefault="00112F7A" w:rsidP="00112F7A">
      <w:pPr>
        <w:pStyle w:val="01Title"/>
        <w:ind w:left="0"/>
        <w:jc w:val="both"/>
      </w:pPr>
      <w:r>
        <w:object w:dxaOrig="4700" w:dyaOrig="4704" w14:anchorId="2C8A8D06">
          <v:shape id="_x0000_i1138" type="#_x0000_t75" style="width:154.5pt;height:153.4pt" o:ole="">
            <v:imagedata r:id="rId246" o:title=""/>
          </v:shape>
          <o:OLEObject Type="Embed" ProgID="CorelDRAW.Graphic.12" ShapeID="_x0000_i1138" DrawAspect="Content" ObjectID="_1587467531" r:id="rId247"/>
        </w:object>
      </w:r>
    </w:p>
    <w:p w14:paraId="7FB692B8" w14:textId="77777777" w:rsidR="00112F7A" w:rsidRDefault="00112F7A" w:rsidP="00112F7A">
      <w:pPr>
        <w:pStyle w:val="01Title"/>
        <w:ind w:left="0"/>
        <w:jc w:val="both"/>
        <w:rPr>
          <w:b/>
          <w:sz w:val="20"/>
          <w:szCs w:val="20"/>
        </w:rPr>
      </w:pPr>
    </w:p>
    <w:p w14:paraId="1A27AA63" w14:textId="77777777" w:rsidR="00112F7A" w:rsidRPr="00ED1153" w:rsidRDefault="00112F7A" w:rsidP="00112F7A">
      <w:pPr>
        <w:pStyle w:val="01Title"/>
        <w:ind w:left="0"/>
        <w:jc w:val="both"/>
        <w:rPr>
          <w:sz w:val="20"/>
          <w:szCs w:val="20"/>
          <w:lang w:val="en-GB"/>
        </w:rPr>
      </w:pPr>
      <w:r w:rsidRPr="00ED1153">
        <w:rPr>
          <w:b/>
          <w:sz w:val="24"/>
          <w:szCs w:val="24"/>
          <w:lang w:val="en-GB"/>
        </w:rPr>
        <w:t xml:space="preserve">+                    </w:t>
      </w:r>
      <w:r w:rsidRPr="00ED1153">
        <w:rPr>
          <w:b/>
          <w:sz w:val="20"/>
          <w:szCs w:val="20"/>
          <w:lang w:val="en-GB"/>
        </w:rPr>
        <w:t xml:space="preserve">      </w:t>
      </w:r>
      <w:r w:rsidRPr="00ED1153">
        <w:rPr>
          <w:sz w:val="20"/>
          <w:szCs w:val="20"/>
          <w:lang w:val="en-GB"/>
        </w:rPr>
        <w:t>0130.10 a1g3</w:t>
      </w:r>
    </w:p>
    <w:p w14:paraId="7EC05015" w14:textId="77777777" w:rsidR="006F47A3" w:rsidRPr="00ED1153" w:rsidRDefault="006F47A3" w:rsidP="00112F7A">
      <w:pPr>
        <w:pStyle w:val="01Title"/>
        <w:ind w:left="0"/>
        <w:jc w:val="both"/>
        <w:rPr>
          <w:b/>
          <w:sz w:val="20"/>
          <w:szCs w:val="20"/>
          <w:lang w:val="en-GB"/>
        </w:rPr>
      </w:pPr>
    </w:p>
    <w:p w14:paraId="32CD37B5" w14:textId="77777777" w:rsidR="00253949" w:rsidRDefault="00112F7A" w:rsidP="00253949">
      <w:pPr>
        <w:pStyle w:val="01Title"/>
        <w:ind w:left="0"/>
        <w:jc w:val="both"/>
        <w:rPr>
          <w:b/>
          <w:sz w:val="20"/>
          <w:szCs w:val="20"/>
          <w:lang w:val="en-GB"/>
        </w:rPr>
      </w:pPr>
      <w:r w:rsidRPr="00ED1153">
        <w:rPr>
          <w:b/>
          <w:sz w:val="20"/>
          <w:szCs w:val="20"/>
          <w:lang w:val="en-GB"/>
        </w:rPr>
        <w:t xml:space="preserve">1.Ta3 Kh4 2.Te3 </w:t>
      </w:r>
      <w:r w:rsidR="002679FA" w:rsidRPr="00ED1153">
        <w:rPr>
          <w:b/>
          <w:sz w:val="20"/>
          <w:szCs w:val="20"/>
          <w:lang w:val="en-GB"/>
        </w:rPr>
        <w:t>Lf7 3.Te7 Lg6 4.Te6 Lf5 5.Th</w:t>
      </w:r>
      <w:r w:rsidRPr="00ED1153">
        <w:rPr>
          <w:b/>
          <w:sz w:val="20"/>
          <w:szCs w:val="20"/>
          <w:lang w:val="en-GB"/>
        </w:rPr>
        <w:t>6 Kg5 6.Th8</w:t>
      </w:r>
      <w:r w:rsidR="00207A7C" w:rsidRPr="00ED1153">
        <w:rPr>
          <w:b/>
          <w:sz w:val="20"/>
          <w:szCs w:val="20"/>
          <w:lang w:val="en-GB"/>
        </w:rPr>
        <w:t xml:space="preserve"> Lxh</w:t>
      </w:r>
      <w:r w:rsidR="00082B8E">
        <w:rPr>
          <w:b/>
          <w:sz w:val="20"/>
          <w:szCs w:val="20"/>
          <w:lang w:val="en-GB"/>
        </w:rPr>
        <w:t>3</w:t>
      </w:r>
      <w:r w:rsidR="00C7782C">
        <w:rPr>
          <w:b/>
          <w:sz w:val="20"/>
          <w:szCs w:val="20"/>
          <w:lang w:val="en-GB"/>
        </w:rPr>
        <w:t xml:space="preserve"> </w:t>
      </w:r>
      <w:r w:rsidR="00253949">
        <w:rPr>
          <w:b/>
          <w:sz w:val="20"/>
          <w:szCs w:val="20"/>
          <w:lang w:val="en-GB"/>
        </w:rPr>
        <w:t>7.Txh</w:t>
      </w:r>
    </w:p>
    <w:p w14:paraId="05DEDAD2" w14:textId="77777777" w:rsidR="00253949" w:rsidRDefault="00253949" w:rsidP="00253949">
      <w:pPr>
        <w:pStyle w:val="01Title"/>
        <w:ind w:left="0"/>
        <w:jc w:val="both"/>
        <w:rPr>
          <w:b/>
          <w:sz w:val="20"/>
          <w:szCs w:val="20"/>
          <w:lang w:val="en-GB"/>
        </w:rPr>
      </w:pPr>
    </w:p>
    <w:p w14:paraId="517D6961" w14:textId="77777777" w:rsidR="00E24D55" w:rsidRPr="00C7782C" w:rsidRDefault="00E24D55" w:rsidP="008C778B">
      <w:pPr>
        <w:pStyle w:val="01Title"/>
        <w:ind w:left="0"/>
        <w:jc w:val="center"/>
        <w:rPr>
          <w:b/>
          <w:sz w:val="20"/>
          <w:szCs w:val="20"/>
          <w:lang w:val="en-GB"/>
        </w:rPr>
      </w:pPr>
      <w:r w:rsidRPr="00D21670">
        <w:rPr>
          <w:b/>
          <w:sz w:val="20"/>
          <w:szCs w:val="20"/>
          <w:lang w:val="en-GB"/>
        </w:rPr>
        <w:lastRenderedPageBreak/>
        <w:t xml:space="preserve">- </w:t>
      </w:r>
      <w:r w:rsidR="00AE1C44">
        <w:rPr>
          <w:b/>
          <w:sz w:val="20"/>
          <w:szCs w:val="20"/>
          <w:lang w:val="en-GB"/>
        </w:rPr>
        <w:t>121</w:t>
      </w:r>
      <w:r w:rsidR="00C24F4E">
        <w:rPr>
          <w:b/>
          <w:sz w:val="20"/>
          <w:szCs w:val="20"/>
          <w:lang w:val="en-GB"/>
        </w:rPr>
        <w:t xml:space="preserve"> </w:t>
      </w:r>
      <w:r w:rsidR="00E506CF" w:rsidRPr="00D21670">
        <w:rPr>
          <w:b/>
          <w:sz w:val="20"/>
          <w:szCs w:val="20"/>
          <w:lang w:val="en-GB"/>
        </w:rPr>
        <w:t>-</w:t>
      </w:r>
    </w:p>
    <w:p w14:paraId="534085D4" w14:textId="77777777" w:rsidR="00E24D55" w:rsidRPr="00D21670" w:rsidRDefault="00E24D55" w:rsidP="00E24D55">
      <w:pPr>
        <w:pStyle w:val="01Title"/>
        <w:ind w:left="0"/>
        <w:jc w:val="center"/>
        <w:rPr>
          <w:i/>
          <w:sz w:val="20"/>
          <w:szCs w:val="20"/>
          <w:lang w:val="en-GB"/>
        </w:rPr>
      </w:pPr>
    </w:p>
    <w:p w14:paraId="6D5AFCD1" w14:textId="77777777" w:rsidR="00E24D55" w:rsidRPr="00D21670" w:rsidRDefault="00E24D55" w:rsidP="00E24D55">
      <w:pPr>
        <w:pStyle w:val="01Title"/>
        <w:ind w:left="0"/>
        <w:jc w:val="center"/>
        <w:rPr>
          <w:sz w:val="20"/>
          <w:szCs w:val="20"/>
          <w:lang w:val="en-GB"/>
        </w:rPr>
      </w:pPr>
      <w:r w:rsidRPr="00D21670">
        <w:rPr>
          <w:i/>
          <w:sz w:val="20"/>
          <w:szCs w:val="20"/>
          <w:lang w:val="en-GB"/>
        </w:rPr>
        <w:t xml:space="preserve">EG, </w:t>
      </w:r>
      <w:r w:rsidRPr="00D21670">
        <w:rPr>
          <w:sz w:val="20"/>
          <w:szCs w:val="20"/>
          <w:lang w:val="en-GB"/>
        </w:rPr>
        <w:t>2010</w:t>
      </w:r>
    </w:p>
    <w:p w14:paraId="56A1BFDB" w14:textId="77777777" w:rsidR="00E24D55" w:rsidRPr="00D21670" w:rsidRDefault="00E24D55" w:rsidP="00E24D55">
      <w:pPr>
        <w:pStyle w:val="01Title"/>
        <w:ind w:left="0"/>
        <w:jc w:val="center"/>
        <w:rPr>
          <w:sz w:val="20"/>
          <w:szCs w:val="20"/>
          <w:lang w:val="en-GB"/>
        </w:rPr>
      </w:pPr>
    </w:p>
    <w:p w14:paraId="164A1DFC" w14:textId="77777777" w:rsidR="00E24D55" w:rsidRPr="00D21670" w:rsidRDefault="00E24D55" w:rsidP="00E24D55">
      <w:pPr>
        <w:pStyle w:val="01Title"/>
        <w:ind w:left="0"/>
        <w:jc w:val="both"/>
        <w:rPr>
          <w:sz w:val="20"/>
          <w:szCs w:val="20"/>
          <w:lang w:val="en-GB"/>
        </w:rPr>
      </w:pPr>
      <w:r>
        <w:object w:dxaOrig="4700" w:dyaOrig="4704" w14:anchorId="5A50F4D2">
          <v:shape id="_x0000_i1139" type="#_x0000_t75" style="width:154.5pt;height:150.65pt" o:ole="">
            <v:imagedata r:id="rId248" o:title=""/>
          </v:shape>
          <o:OLEObject Type="Embed" ProgID="CorelDRAW.Graphic.12" ShapeID="_x0000_i1139" DrawAspect="Content" ObjectID="_1587467532" r:id="rId249"/>
        </w:object>
      </w:r>
    </w:p>
    <w:p w14:paraId="346D15D4" w14:textId="77777777" w:rsidR="00E24D55" w:rsidRPr="00D21670" w:rsidRDefault="00E24D55" w:rsidP="00E24D55">
      <w:pPr>
        <w:pStyle w:val="01Title"/>
        <w:ind w:left="0"/>
        <w:jc w:val="both"/>
        <w:rPr>
          <w:b/>
          <w:sz w:val="24"/>
          <w:szCs w:val="24"/>
          <w:lang w:val="en-GB"/>
        </w:rPr>
      </w:pPr>
    </w:p>
    <w:p w14:paraId="57EB3237" w14:textId="77777777" w:rsidR="00E24D55" w:rsidRPr="001D6918" w:rsidRDefault="00E24D55" w:rsidP="00E24D55">
      <w:pPr>
        <w:pStyle w:val="01Title"/>
        <w:ind w:left="0"/>
        <w:jc w:val="both"/>
        <w:rPr>
          <w:sz w:val="20"/>
          <w:szCs w:val="20"/>
          <w:lang w:val="en-GB"/>
        </w:rPr>
      </w:pPr>
      <w:r w:rsidRPr="001D6918">
        <w:rPr>
          <w:b/>
          <w:sz w:val="24"/>
          <w:szCs w:val="24"/>
          <w:lang w:val="en-GB"/>
        </w:rPr>
        <w:t xml:space="preserve">+                         </w:t>
      </w:r>
      <w:r w:rsidRPr="001D6918">
        <w:rPr>
          <w:sz w:val="20"/>
          <w:szCs w:val="20"/>
          <w:lang w:val="en-GB"/>
        </w:rPr>
        <w:t>0014.01 d7a8</w:t>
      </w:r>
    </w:p>
    <w:p w14:paraId="74F25DC4" w14:textId="77777777" w:rsidR="00E24D55" w:rsidRPr="001D6918" w:rsidRDefault="00E24D55" w:rsidP="00E24D55">
      <w:pPr>
        <w:pStyle w:val="01Title"/>
        <w:ind w:left="0"/>
        <w:jc w:val="both"/>
        <w:rPr>
          <w:sz w:val="20"/>
          <w:szCs w:val="20"/>
          <w:lang w:val="en-GB"/>
        </w:rPr>
      </w:pPr>
    </w:p>
    <w:p w14:paraId="110416BA" w14:textId="77777777" w:rsidR="00E24D55" w:rsidRPr="001D6918" w:rsidRDefault="00E24D55" w:rsidP="00E24D55">
      <w:pPr>
        <w:pStyle w:val="01Title"/>
        <w:ind w:left="0"/>
        <w:jc w:val="both"/>
        <w:rPr>
          <w:b/>
          <w:sz w:val="20"/>
          <w:szCs w:val="20"/>
          <w:lang w:val="en-GB"/>
        </w:rPr>
      </w:pPr>
      <w:r w:rsidRPr="001D6918">
        <w:rPr>
          <w:b/>
          <w:sz w:val="20"/>
          <w:szCs w:val="20"/>
          <w:lang w:val="en-GB"/>
        </w:rPr>
        <w:tab/>
        <w:t>1.Kc8</w:t>
      </w:r>
      <w:r w:rsidRPr="001D6918">
        <w:rPr>
          <w:b/>
          <w:sz w:val="20"/>
          <w:szCs w:val="20"/>
          <w:lang w:val="en-GB"/>
        </w:rPr>
        <w:tab/>
      </w:r>
      <w:r w:rsidRPr="001D6918">
        <w:rPr>
          <w:b/>
          <w:sz w:val="20"/>
          <w:szCs w:val="20"/>
          <w:lang w:val="en-GB"/>
        </w:rPr>
        <w:tab/>
        <w:t>Pe8</w:t>
      </w:r>
    </w:p>
    <w:p w14:paraId="64E88E0C" w14:textId="77777777" w:rsidR="00E24D55" w:rsidRPr="001D6918" w:rsidRDefault="00E24D55" w:rsidP="00E24D55">
      <w:pPr>
        <w:pStyle w:val="01Title"/>
        <w:ind w:left="0"/>
        <w:jc w:val="both"/>
        <w:rPr>
          <w:b/>
          <w:sz w:val="20"/>
          <w:szCs w:val="20"/>
          <w:lang w:val="en-GB"/>
        </w:rPr>
      </w:pPr>
      <w:r w:rsidRPr="001D6918">
        <w:rPr>
          <w:b/>
          <w:sz w:val="20"/>
          <w:szCs w:val="20"/>
          <w:lang w:val="en-GB"/>
        </w:rPr>
        <w:tab/>
        <w:t>2.Pb4</w:t>
      </w:r>
      <w:r w:rsidRPr="001D6918">
        <w:rPr>
          <w:b/>
          <w:sz w:val="20"/>
          <w:szCs w:val="20"/>
          <w:lang w:val="en-GB"/>
        </w:rPr>
        <w:tab/>
      </w:r>
      <w:r w:rsidRPr="001D6918">
        <w:rPr>
          <w:b/>
          <w:sz w:val="20"/>
          <w:szCs w:val="20"/>
          <w:lang w:val="en-GB"/>
        </w:rPr>
        <w:tab/>
        <w:t>Pf6</w:t>
      </w:r>
    </w:p>
    <w:p w14:paraId="489E5034" w14:textId="77777777" w:rsidR="00E24D55" w:rsidRPr="001D6918" w:rsidRDefault="00E24D55" w:rsidP="00E24D55">
      <w:pPr>
        <w:pStyle w:val="01Title"/>
        <w:ind w:left="0"/>
        <w:jc w:val="both"/>
        <w:rPr>
          <w:b/>
          <w:sz w:val="20"/>
          <w:szCs w:val="20"/>
          <w:lang w:val="en-GB"/>
        </w:rPr>
      </w:pPr>
      <w:r w:rsidRPr="001D6918">
        <w:rPr>
          <w:b/>
          <w:sz w:val="20"/>
          <w:szCs w:val="20"/>
          <w:lang w:val="en-GB"/>
        </w:rPr>
        <w:tab/>
        <w:t>3.Lf4</w:t>
      </w:r>
      <w:r w:rsidRPr="001D6918">
        <w:rPr>
          <w:b/>
          <w:sz w:val="20"/>
          <w:szCs w:val="20"/>
          <w:lang w:val="en-GB"/>
        </w:rPr>
        <w:tab/>
      </w:r>
      <w:r w:rsidRPr="001D6918">
        <w:rPr>
          <w:b/>
          <w:sz w:val="20"/>
          <w:szCs w:val="20"/>
          <w:lang w:val="en-GB"/>
        </w:rPr>
        <w:tab/>
        <w:t>Pe4</w:t>
      </w:r>
    </w:p>
    <w:p w14:paraId="7C77BFAA" w14:textId="77777777" w:rsidR="00E24D55" w:rsidRPr="001D6918" w:rsidRDefault="00E24D55" w:rsidP="00E24D55">
      <w:pPr>
        <w:pStyle w:val="01Title"/>
        <w:ind w:left="0"/>
        <w:jc w:val="both"/>
        <w:rPr>
          <w:b/>
          <w:sz w:val="20"/>
          <w:szCs w:val="20"/>
          <w:lang w:val="en-GB"/>
        </w:rPr>
      </w:pPr>
      <w:r w:rsidRPr="001D6918">
        <w:rPr>
          <w:b/>
          <w:sz w:val="20"/>
          <w:szCs w:val="20"/>
          <w:lang w:val="en-GB"/>
        </w:rPr>
        <w:tab/>
        <w:t>4.Kc7</w:t>
      </w:r>
      <w:r w:rsidRPr="001D6918">
        <w:rPr>
          <w:b/>
          <w:sz w:val="20"/>
          <w:szCs w:val="20"/>
          <w:lang w:val="en-GB"/>
        </w:rPr>
        <w:tab/>
      </w:r>
      <w:r w:rsidRPr="001D6918">
        <w:rPr>
          <w:b/>
          <w:sz w:val="20"/>
          <w:szCs w:val="20"/>
          <w:lang w:val="en-GB"/>
        </w:rPr>
        <w:tab/>
        <w:t>Pc5</w:t>
      </w:r>
    </w:p>
    <w:p w14:paraId="1900E8BA" w14:textId="77777777" w:rsidR="00E24D55" w:rsidRPr="001D6918" w:rsidRDefault="00E24D55" w:rsidP="00E24D55">
      <w:pPr>
        <w:pStyle w:val="01Title"/>
        <w:ind w:left="0"/>
        <w:jc w:val="both"/>
        <w:rPr>
          <w:b/>
          <w:sz w:val="20"/>
          <w:szCs w:val="20"/>
          <w:lang w:val="en-GB"/>
        </w:rPr>
      </w:pPr>
      <w:r w:rsidRPr="001D6918">
        <w:rPr>
          <w:b/>
          <w:sz w:val="20"/>
          <w:szCs w:val="20"/>
          <w:lang w:val="en-GB"/>
        </w:rPr>
        <w:tab/>
        <w:t>5.Kc6</w:t>
      </w:r>
      <w:r w:rsidRPr="001D6918">
        <w:rPr>
          <w:b/>
          <w:sz w:val="20"/>
          <w:szCs w:val="20"/>
          <w:lang w:val="en-GB"/>
        </w:rPr>
        <w:tab/>
      </w:r>
      <w:r w:rsidRPr="001D6918">
        <w:rPr>
          <w:b/>
          <w:sz w:val="20"/>
          <w:szCs w:val="20"/>
          <w:lang w:val="en-GB"/>
        </w:rPr>
        <w:tab/>
        <w:t>Pe6</w:t>
      </w:r>
    </w:p>
    <w:p w14:paraId="52ECE6BC" w14:textId="77777777" w:rsidR="00E24D55" w:rsidRPr="001D6918" w:rsidRDefault="00E24D55" w:rsidP="00E24D55">
      <w:pPr>
        <w:pStyle w:val="01Title"/>
        <w:ind w:left="0"/>
        <w:jc w:val="both"/>
        <w:rPr>
          <w:b/>
          <w:sz w:val="20"/>
          <w:szCs w:val="20"/>
          <w:lang w:val="en-GB"/>
        </w:rPr>
      </w:pPr>
      <w:r w:rsidRPr="001D6918">
        <w:rPr>
          <w:b/>
          <w:sz w:val="20"/>
          <w:szCs w:val="20"/>
          <w:lang w:val="en-GB"/>
        </w:rPr>
        <w:tab/>
        <w:t>6.Le5</w:t>
      </w:r>
    </w:p>
    <w:p w14:paraId="655C98DB" w14:textId="77777777" w:rsidR="00E24D55" w:rsidRDefault="00E24D55" w:rsidP="00E24D55">
      <w:pPr>
        <w:pStyle w:val="01Title"/>
        <w:ind w:left="0"/>
        <w:jc w:val="both"/>
        <w:rPr>
          <w:sz w:val="20"/>
          <w:szCs w:val="20"/>
          <w:lang w:val="nl-BE"/>
        </w:rPr>
      </w:pPr>
      <w:r w:rsidRPr="001D6918">
        <w:rPr>
          <w:sz w:val="20"/>
          <w:szCs w:val="20"/>
          <w:lang w:val="en-GB"/>
        </w:rPr>
        <w:t xml:space="preserve">6.Lg3? of 6.Lh2? of 6.Ld6? </w:t>
      </w:r>
      <w:r>
        <w:rPr>
          <w:sz w:val="20"/>
          <w:szCs w:val="20"/>
          <w:lang w:val="nl-BE"/>
        </w:rPr>
        <w:t xml:space="preserve">Pg5 7.Lf4 Pe6 8.Le5 </w:t>
      </w:r>
      <w:r w:rsidR="00C811BE">
        <w:rPr>
          <w:i/>
          <w:sz w:val="20"/>
          <w:szCs w:val="20"/>
          <w:lang w:val="nl-BE"/>
        </w:rPr>
        <w:t>(Z</w:t>
      </w:r>
      <w:r>
        <w:rPr>
          <w:i/>
          <w:sz w:val="20"/>
          <w:szCs w:val="20"/>
          <w:lang w:val="nl-BE"/>
        </w:rPr>
        <w:t>ie zet</w:t>
      </w:r>
      <w:r w:rsidRPr="0062296D">
        <w:rPr>
          <w:i/>
          <w:sz w:val="20"/>
          <w:szCs w:val="20"/>
          <w:lang w:val="nl-BE"/>
        </w:rPr>
        <w:t xml:space="preserve"> 6</w:t>
      </w:r>
      <w:r>
        <w:rPr>
          <w:i/>
          <w:sz w:val="20"/>
          <w:szCs w:val="20"/>
          <w:lang w:val="nl-BE"/>
        </w:rPr>
        <w:t>.)</w:t>
      </w:r>
    </w:p>
    <w:p w14:paraId="2C60EC3E"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6…</w:t>
      </w:r>
      <w:r>
        <w:rPr>
          <w:b/>
          <w:sz w:val="20"/>
          <w:szCs w:val="20"/>
          <w:lang w:val="nl-BE"/>
        </w:rPr>
        <w:tab/>
      </w:r>
      <w:r>
        <w:rPr>
          <w:b/>
          <w:sz w:val="20"/>
          <w:szCs w:val="20"/>
          <w:lang w:val="nl-BE"/>
        </w:rPr>
        <w:tab/>
        <w:t>Ka7</w:t>
      </w:r>
    </w:p>
    <w:p w14:paraId="1D53C278" w14:textId="77777777" w:rsidR="00E24D55" w:rsidRDefault="00E24D55" w:rsidP="00E24D55">
      <w:pPr>
        <w:pStyle w:val="01Title"/>
        <w:ind w:left="0"/>
        <w:jc w:val="both"/>
        <w:rPr>
          <w:b/>
          <w:sz w:val="20"/>
          <w:szCs w:val="20"/>
          <w:lang w:val="nl-BE"/>
        </w:rPr>
      </w:pPr>
      <w:r>
        <w:rPr>
          <w:b/>
          <w:sz w:val="20"/>
          <w:szCs w:val="20"/>
          <w:lang w:val="nl-BE"/>
        </w:rPr>
        <w:tab/>
        <w:t>7.Kd6</w:t>
      </w:r>
    </w:p>
    <w:p w14:paraId="3158350F" w14:textId="77777777" w:rsidR="00E24D55" w:rsidRPr="006829FD" w:rsidRDefault="00E24D55" w:rsidP="00E24D55">
      <w:pPr>
        <w:pStyle w:val="01Title"/>
        <w:ind w:left="0"/>
        <w:jc w:val="both"/>
        <w:rPr>
          <w:i/>
          <w:sz w:val="20"/>
          <w:szCs w:val="20"/>
          <w:lang w:val="nl-BE"/>
        </w:rPr>
      </w:pPr>
      <w:r>
        <w:rPr>
          <w:sz w:val="20"/>
          <w:szCs w:val="20"/>
          <w:lang w:val="nl-BE"/>
        </w:rPr>
        <w:t xml:space="preserve">7.Kd5? Pd8 8.Lc7 Pf7 9.Kc6 Pg5 10.Le5 Pf3 11.Lf4 Pe1 12.Kc7 Ka8 13.Le5 Pf3 14.Lf6 Pe1 15.Lh4 Pf3 16.Le7 </w:t>
      </w:r>
      <w:r w:rsidR="00C811BE">
        <w:rPr>
          <w:i/>
          <w:sz w:val="20"/>
          <w:szCs w:val="20"/>
          <w:lang w:val="nl-BE"/>
        </w:rPr>
        <w:t>(Z</w:t>
      </w:r>
      <w:r>
        <w:rPr>
          <w:i/>
          <w:sz w:val="20"/>
          <w:szCs w:val="20"/>
          <w:lang w:val="nl-BE"/>
        </w:rPr>
        <w:t>ie zet 10.)</w:t>
      </w:r>
    </w:p>
    <w:p w14:paraId="1FF85485"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7…</w:t>
      </w:r>
      <w:r>
        <w:rPr>
          <w:b/>
          <w:sz w:val="20"/>
          <w:szCs w:val="20"/>
          <w:lang w:val="nl-BE"/>
        </w:rPr>
        <w:tab/>
      </w:r>
      <w:r>
        <w:rPr>
          <w:b/>
          <w:sz w:val="20"/>
          <w:szCs w:val="20"/>
          <w:lang w:val="nl-BE"/>
        </w:rPr>
        <w:tab/>
        <w:t>P</w:t>
      </w:r>
      <w:r w:rsidRPr="00D8470D">
        <w:rPr>
          <w:b/>
          <w:sz w:val="20"/>
          <w:szCs w:val="20"/>
          <w:lang w:val="nl-BE"/>
        </w:rPr>
        <w:t>g5</w:t>
      </w:r>
    </w:p>
    <w:p w14:paraId="14CF4484" w14:textId="77777777" w:rsidR="00333A41" w:rsidRDefault="00E24D55" w:rsidP="00E24D55">
      <w:pPr>
        <w:pStyle w:val="01Title"/>
        <w:ind w:left="0"/>
        <w:jc w:val="both"/>
        <w:rPr>
          <w:b/>
          <w:sz w:val="20"/>
          <w:szCs w:val="20"/>
          <w:lang w:val="nl-BE"/>
        </w:rPr>
      </w:pPr>
      <w:r>
        <w:rPr>
          <w:b/>
          <w:sz w:val="20"/>
          <w:szCs w:val="20"/>
          <w:lang w:val="nl-BE"/>
        </w:rPr>
        <w:tab/>
        <w:t>8.Kc7</w:t>
      </w:r>
    </w:p>
    <w:p w14:paraId="6E843964" w14:textId="77777777" w:rsidR="00E24D55" w:rsidRDefault="00E24D55" w:rsidP="00E24D55">
      <w:pPr>
        <w:pStyle w:val="01Title"/>
        <w:ind w:left="0"/>
        <w:jc w:val="both"/>
        <w:rPr>
          <w:sz w:val="20"/>
          <w:szCs w:val="20"/>
          <w:lang w:val="nl-BE"/>
        </w:rPr>
      </w:pPr>
      <w:r>
        <w:rPr>
          <w:sz w:val="20"/>
          <w:szCs w:val="20"/>
          <w:lang w:val="nl-BE"/>
        </w:rPr>
        <w:t xml:space="preserve">8.Kc6? Pf3 9.Lf4 Pe1 10.Kc7 Ka8 </w:t>
      </w:r>
    </w:p>
    <w:p w14:paraId="619AAF6E" w14:textId="77777777" w:rsidR="00E24D55" w:rsidRPr="004B4C37" w:rsidRDefault="00E24D55" w:rsidP="00E24D55">
      <w:pPr>
        <w:pStyle w:val="01Title"/>
        <w:ind w:left="0"/>
        <w:jc w:val="both"/>
        <w:rPr>
          <w:sz w:val="20"/>
          <w:szCs w:val="20"/>
          <w:lang w:val="en-GB"/>
        </w:rPr>
      </w:pPr>
      <w:r w:rsidRPr="004B4C37">
        <w:rPr>
          <w:sz w:val="20"/>
          <w:szCs w:val="20"/>
          <w:lang w:val="en-GB"/>
        </w:rPr>
        <w:t xml:space="preserve">11.Le5 Pf3 12.Lf6 Pe1 13.Lh4 Pf3 </w:t>
      </w:r>
    </w:p>
    <w:p w14:paraId="064903C7" w14:textId="77777777" w:rsidR="00E24D55" w:rsidRDefault="00E24D55" w:rsidP="00E24D55">
      <w:pPr>
        <w:pStyle w:val="01Title"/>
        <w:ind w:left="0"/>
        <w:jc w:val="both"/>
        <w:rPr>
          <w:sz w:val="20"/>
          <w:szCs w:val="20"/>
          <w:lang w:val="nl-BE"/>
        </w:rPr>
      </w:pPr>
      <w:r>
        <w:rPr>
          <w:sz w:val="20"/>
          <w:szCs w:val="20"/>
          <w:lang w:val="nl-BE"/>
        </w:rPr>
        <w:t xml:space="preserve">14.Le7 </w:t>
      </w:r>
      <w:r w:rsidR="00C811BE">
        <w:rPr>
          <w:i/>
          <w:sz w:val="20"/>
          <w:szCs w:val="20"/>
          <w:lang w:val="nl-BE"/>
        </w:rPr>
        <w:t>(Z</w:t>
      </w:r>
      <w:r>
        <w:rPr>
          <w:i/>
          <w:sz w:val="20"/>
          <w:szCs w:val="20"/>
          <w:lang w:val="nl-BE"/>
        </w:rPr>
        <w:t>ie zet 10.)</w:t>
      </w:r>
    </w:p>
    <w:p w14:paraId="3A22A396" w14:textId="77777777" w:rsidR="0081117F" w:rsidRDefault="00E24D55" w:rsidP="00E24D55">
      <w:pPr>
        <w:pStyle w:val="01Title"/>
        <w:ind w:left="0"/>
        <w:jc w:val="both"/>
        <w:rPr>
          <w:i/>
          <w:sz w:val="20"/>
          <w:szCs w:val="20"/>
          <w:lang w:val="nl-BE"/>
        </w:rPr>
      </w:pPr>
      <w:r>
        <w:rPr>
          <w:i/>
          <w:sz w:val="20"/>
          <w:szCs w:val="20"/>
          <w:lang w:val="nl-BE"/>
        </w:rPr>
        <w:tab/>
      </w:r>
    </w:p>
    <w:p w14:paraId="5DEA9778" w14:textId="77777777" w:rsidR="0081117F" w:rsidRPr="005F7472" w:rsidRDefault="0081117F" w:rsidP="00E24D55">
      <w:pPr>
        <w:pStyle w:val="01Title"/>
        <w:ind w:left="0"/>
        <w:jc w:val="both"/>
        <w:rPr>
          <w:sz w:val="20"/>
          <w:szCs w:val="20"/>
          <w:lang w:val="nl-BE"/>
        </w:rPr>
      </w:pPr>
    </w:p>
    <w:p w14:paraId="0BC1B89A" w14:textId="77777777" w:rsidR="00B32000" w:rsidRDefault="00B32000" w:rsidP="00E24D55">
      <w:pPr>
        <w:pStyle w:val="01Title"/>
        <w:ind w:left="0"/>
        <w:jc w:val="both"/>
        <w:rPr>
          <w:i/>
          <w:sz w:val="20"/>
          <w:szCs w:val="20"/>
          <w:lang w:val="nl-BE"/>
        </w:rPr>
      </w:pPr>
    </w:p>
    <w:p w14:paraId="21D3B5E7" w14:textId="77777777" w:rsidR="001A7166" w:rsidRDefault="001A7166" w:rsidP="00E24D55">
      <w:pPr>
        <w:pStyle w:val="01Title"/>
        <w:ind w:left="0"/>
        <w:jc w:val="both"/>
        <w:rPr>
          <w:i/>
          <w:sz w:val="20"/>
          <w:szCs w:val="20"/>
          <w:lang w:val="nl-BE"/>
        </w:rPr>
      </w:pPr>
    </w:p>
    <w:p w14:paraId="51F61D1C" w14:textId="77777777" w:rsidR="00774CBC" w:rsidRDefault="00774CBC" w:rsidP="00E24D55">
      <w:pPr>
        <w:pStyle w:val="01Title"/>
        <w:ind w:left="0"/>
        <w:jc w:val="both"/>
        <w:rPr>
          <w:i/>
          <w:sz w:val="20"/>
          <w:szCs w:val="20"/>
          <w:lang w:val="nl-BE"/>
        </w:rPr>
      </w:pPr>
    </w:p>
    <w:p w14:paraId="69C78BDE" w14:textId="77777777" w:rsidR="00E24D55" w:rsidRPr="0081117F" w:rsidRDefault="0081117F" w:rsidP="00E24D55">
      <w:pPr>
        <w:pStyle w:val="01Title"/>
        <w:ind w:left="0"/>
        <w:jc w:val="both"/>
        <w:rPr>
          <w:i/>
          <w:sz w:val="20"/>
          <w:szCs w:val="20"/>
          <w:lang w:val="nl-BE"/>
        </w:rPr>
      </w:pPr>
      <w:r>
        <w:rPr>
          <w:i/>
          <w:sz w:val="20"/>
          <w:szCs w:val="20"/>
          <w:lang w:val="nl-BE"/>
        </w:rPr>
        <w:tab/>
      </w:r>
      <w:r w:rsidR="00E24D55">
        <w:rPr>
          <w:b/>
          <w:sz w:val="20"/>
          <w:szCs w:val="20"/>
          <w:lang w:val="nl-BE"/>
        </w:rPr>
        <w:t>8…</w:t>
      </w:r>
      <w:r w:rsidR="00E24D55">
        <w:rPr>
          <w:b/>
          <w:sz w:val="20"/>
          <w:szCs w:val="20"/>
          <w:lang w:val="nl-BE"/>
        </w:rPr>
        <w:tab/>
      </w:r>
      <w:r w:rsidR="00E24D55">
        <w:rPr>
          <w:b/>
          <w:sz w:val="20"/>
          <w:szCs w:val="20"/>
          <w:lang w:val="nl-BE"/>
        </w:rPr>
        <w:tab/>
        <w:t>Ka8</w:t>
      </w:r>
    </w:p>
    <w:p w14:paraId="274DB58B" w14:textId="77777777" w:rsidR="00E24D55" w:rsidRDefault="00E24D55" w:rsidP="00E24D55">
      <w:pPr>
        <w:pStyle w:val="01Title"/>
        <w:ind w:left="0"/>
        <w:jc w:val="both"/>
        <w:rPr>
          <w:b/>
          <w:sz w:val="20"/>
          <w:szCs w:val="20"/>
          <w:lang w:val="nl-BE"/>
        </w:rPr>
      </w:pPr>
      <w:r>
        <w:rPr>
          <w:b/>
          <w:sz w:val="20"/>
          <w:szCs w:val="20"/>
          <w:lang w:val="nl-BE"/>
        </w:rPr>
        <w:t xml:space="preserve">          9.Lf6</w:t>
      </w:r>
    </w:p>
    <w:p w14:paraId="6B3A4C91" w14:textId="77777777" w:rsidR="00E24D55" w:rsidRPr="00C456AA" w:rsidRDefault="00E24D55" w:rsidP="0038155E">
      <w:pPr>
        <w:pStyle w:val="01Title"/>
        <w:numPr>
          <w:ilvl w:val="0"/>
          <w:numId w:val="16"/>
        </w:numPr>
        <w:jc w:val="both"/>
        <w:rPr>
          <w:sz w:val="20"/>
          <w:szCs w:val="20"/>
          <w:lang w:val="nl-BE"/>
        </w:rPr>
      </w:pPr>
      <w:r>
        <w:rPr>
          <w:sz w:val="20"/>
          <w:szCs w:val="20"/>
          <w:lang w:val="nl-BE"/>
        </w:rPr>
        <w:t xml:space="preserve">9.Pd3? Ka7 10.Pb4 Ka8 11.Lf6 </w:t>
      </w:r>
      <w:r w:rsidR="00571371">
        <w:rPr>
          <w:i/>
          <w:sz w:val="20"/>
          <w:szCs w:val="20"/>
          <w:lang w:val="nl-BE"/>
        </w:rPr>
        <w:t>(Z</w:t>
      </w:r>
      <w:r>
        <w:rPr>
          <w:i/>
          <w:sz w:val="20"/>
          <w:szCs w:val="20"/>
          <w:lang w:val="nl-BE"/>
        </w:rPr>
        <w:t>ie zet 9.)</w:t>
      </w:r>
    </w:p>
    <w:p w14:paraId="369843EC" w14:textId="77777777" w:rsidR="00E24D55" w:rsidRDefault="00E24D55" w:rsidP="0038155E">
      <w:pPr>
        <w:pStyle w:val="01Title"/>
        <w:numPr>
          <w:ilvl w:val="0"/>
          <w:numId w:val="16"/>
        </w:numPr>
        <w:jc w:val="both"/>
        <w:rPr>
          <w:sz w:val="20"/>
          <w:szCs w:val="20"/>
          <w:lang w:val="nl-BE"/>
        </w:rPr>
      </w:pPr>
      <w:r w:rsidRPr="001D6918">
        <w:rPr>
          <w:sz w:val="20"/>
          <w:szCs w:val="20"/>
          <w:lang w:val="en-GB"/>
        </w:rPr>
        <w:t xml:space="preserve">9.Lh2? of 9.Ld6? of 9.Pg3? </w:t>
      </w:r>
      <w:r>
        <w:rPr>
          <w:sz w:val="20"/>
          <w:szCs w:val="20"/>
          <w:lang w:val="nl-BE"/>
        </w:rPr>
        <w:t xml:space="preserve">Pe4 10.Lf4 Pc5 11.Kc6 Pe6 12.Le5 Ka7 13.Kd6 </w:t>
      </w:r>
      <w:r w:rsidR="00571371">
        <w:rPr>
          <w:i/>
          <w:sz w:val="20"/>
          <w:szCs w:val="20"/>
          <w:lang w:val="nl-BE"/>
        </w:rPr>
        <w:t>(Z</w:t>
      </w:r>
      <w:r>
        <w:rPr>
          <w:i/>
          <w:sz w:val="20"/>
          <w:szCs w:val="20"/>
          <w:lang w:val="nl-BE"/>
        </w:rPr>
        <w:t>ie zet 7)</w:t>
      </w:r>
    </w:p>
    <w:p w14:paraId="0A728848" w14:textId="77777777" w:rsidR="00E24D55" w:rsidRPr="00E777F3" w:rsidRDefault="00E24D55" w:rsidP="0038155E">
      <w:pPr>
        <w:pStyle w:val="01Title"/>
        <w:numPr>
          <w:ilvl w:val="0"/>
          <w:numId w:val="16"/>
        </w:numPr>
        <w:jc w:val="both"/>
        <w:rPr>
          <w:sz w:val="20"/>
          <w:szCs w:val="20"/>
          <w:lang w:val="nl-BE"/>
        </w:rPr>
      </w:pPr>
      <w:r>
        <w:rPr>
          <w:sz w:val="20"/>
          <w:szCs w:val="20"/>
          <w:lang w:val="nl-BE"/>
        </w:rPr>
        <w:t xml:space="preserve">9.Kc6? Pf3 10.Lf4 Pe1 11.Kc7 Pf3 12.Lh6 Pe1 13.Lg7 Pf3 14.Lf6 Pe1 15.Lh4 Pf3 16.Le7 </w:t>
      </w:r>
      <w:r w:rsidR="00571371">
        <w:rPr>
          <w:i/>
          <w:sz w:val="20"/>
          <w:szCs w:val="20"/>
          <w:lang w:val="nl-BE"/>
        </w:rPr>
        <w:t>(Z</w:t>
      </w:r>
      <w:r>
        <w:rPr>
          <w:i/>
          <w:sz w:val="20"/>
          <w:szCs w:val="20"/>
          <w:lang w:val="nl-BE"/>
        </w:rPr>
        <w:t>ie zet</w:t>
      </w:r>
      <w:r w:rsidRPr="008C6953">
        <w:rPr>
          <w:i/>
          <w:sz w:val="20"/>
          <w:szCs w:val="20"/>
          <w:lang w:val="nl-BE"/>
        </w:rPr>
        <w:t xml:space="preserve"> 1</w:t>
      </w:r>
      <w:r>
        <w:rPr>
          <w:i/>
          <w:sz w:val="20"/>
          <w:szCs w:val="20"/>
          <w:lang w:val="nl-BE"/>
        </w:rPr>
        <w:t>0.)</w:t>
      </w:r>
    </w:p>
    <w:p w14:paraId="66E2F9EF" w14:textId="77777777" w:rsidR="00E24D55" w:rsidRPr="00E777F3" w:rsidRDefault="00E24D55" w:rsidP="0038155E">
      <w:pPr>
        <w:pStyle w:val="01Title"/>
        <w:numPr>
          <w:ilvl w:val="0"/>
          <w:numId w:val="16"/>
        </w:numPr>
        <w:jc w:val="both"/>
        <w:rPr>
          <w:sz w:val="20"/>
          <w:szCs w:val="20"/>
          <w:lang w:val="nl-BE"/>
        </w:rPr>
      </w:pPr>
      <w:r>
        <w:rPr>
          <w:sz w:val="20"/>
          <w:szCs w:val="20"/>
          <w:lang w:val="nl-BE"/>
        </w:rPr>
        <w:t xml:space="preserve">9.Kb6? Pf3 10.Lf4 Pe1 11.Kc6 Pf3 12.Kc7 Pe1 13.Le5 Pf3 14.Lf6 Pe1 15.Lh4 Pf3 16.Le7  </w:t>
      </w:r>
      <w:r w:rsidR="00571371">
        <w:rPr>
          <w:i/>
          <w:sz w:val="20"/>
          <w:szCs w:val="20"/>
          <w:lang w:val="nl-BE"/>
        </w:rPr>
        <w:t>(Z</w:t>
      </w:r>
      <w:r>
        <w:rPr>
          <w:i/>
          <w:sz w:val="20"/>
          <w:szCs w:val="20"/>
          <w:lang w:val="nl-BE"/>
        </w:rPr>
        <w:t>ie zet 10.)</w:t>
      </w:r>
    </w:p>
    <w:p w14:paraId="2C9B467A" w14:textId="77777777" w:rsidR="00E24D55" w:rsidRDefault="00E24D55" w:rsidP="00E24D55">
      <w:pPr>
        <w:pStyle w:val="01Title"/>
        <w:ind w:left="0"/>
        <w:jc w:val="both"/>
        <w:rPr>
          <w:b/>
          <w:sz w:val="20"/>
          <w:szCs w:val="20"/>
          <w:lang w:val="nl-BE"/>
        </w:rPr>
      </w:pPr>
      <w:r>
        <w:rPr>
          <w:b/>
          <w:sz w:val="20"/>
          <w:szCs w:val="20"/>
          <w:lang w:val="nl-BE"/>
        </w:rPr>
        <w:t xml:space="preserve">          9…</w:t>
      </w:r>
      <w:r>
        <w:rPr>
          <w:b/>
          <w:sz w:val="20"/>
          <w:szCs w:val="20"/>
          <w:lang w:val="nl-BE"/>
        </w:rPr>
        <w:tab/>
      </w:r>
      <w:r>
        <w:rPr>
          <w:b/>
          <w:sz w:val="20"/>
          <w:szCs w:val="20"/>
          <w:lang w:val="nl-BE"/>
        </w:rPr>
        <w:tab/>
        <w:t>Pf3</w:t>
      </w:r>
    </w:p>
    <w:p w14:paraId="5BEB8B70" w14:textId="77777777" w:rsidR="00E24D55" w:rsidRDefault="00E24D55" w:rsidP="00E24D55">
      <w:pPr>
        <w:pStyle w:val="01Title"/>
        <w:ind w:left="0"/>
        <w:jc w:val="both"/>
        <w:rPr>
          <w:b/>
          <w:sz w:val="20"/>
          <w:szCs w:val="20"/>
          <w:lang w:val="nl-BE"/>
        </w:rPr>
      </w:pPr>
      <w:r>
        <w:rPr>
          <w:b/>
          <w:sz w:val="20"/>
          <w:szCs w:val="20"/>
          <w:lang w:val="nl-BE"/>
        </w:rPr>
        <w:t xml:space="preserve">        10.Le7</w:t>
      </w:r>
    </w:p>
    <w:p w14:paraId="76512EB6" w14:textId="77777777" w:rsidR="00E24D55" w:rsidRDefault="00E24D55" w:rsidP="00E24D55">
      <w:pPr>
        <w:pStyle w:val="01Title"/>
        <w:ind w:left="0"/>
        <w:jc w:val="both"/>
        <w:rPr>
          <w:i/>
          <w:sz w:val="20"/>
          <w:szCs w:val="20"/>
          <w:lang w:val="nl-BE"/>
        </w:rPr>
      </w:pPr>
      <w:r>
        <w:rPr>
          <w:sz w:val="20"/>
          <w:szCs w:val="20"/>
          <w:lang w:val="nl-BE"/>
        </w:rPr>
        <w:t xml:space="preserve">10.Lg7? Pg5 11.Lf6 Pf3 </w:t>
      </w:r>
      <w:r w:rsidR="00571371">
        <w:rPr>
          <w:i/>
          <w:sz w:val="20"/>
          <w:szCs w:val="20"/>
          <w:lang w:val="nl-BE"/>
        </w:rPr>
        <w:t>(Z</w:t>
      </w:r>
      <w:r>
        <w:rPr>
          <w:i/>
          <w:sz w:val="20"/>
          <w:szCs w:val="20"/>
          <w:lang w:val="nl-BE"/>
        </w:rPr>
        <w:t>i</w:t>
      </w:r>
      <w:r w:rsidR="00D21670">
        <w:rPr>
          <w:i/>
          <w:sz w:val="20"/>
          <w:szCs w:val="20"/>
          <w:lang w:val="nl-BE"/>
        </w:rPr>
        <w:t>e ze</w:t>
      </w:r>
      <w:r>
        <w:rPr>
          <w:i/>
          <w:sz w:val="20"/>
          <w:szCs w:val="20"/>
          <w:lang w:val="nl-BE"/>
        </w:rPr>
        <w:t xml:space="preserve"> 9.)</w:t>
      </w:r>
    </w:p>
    <w:p w14:paraId="2379F2F5" w14:textId="77777777" w:rsidR="00E24D55" w:rsidRDefault="00E24D55" w:rsidP="00E24D55">
      <w:pPr>
        <w:pStyle w:val="01Title"/>
        <w:ind w:left="0"/>
        <w:jc w:val="both"/>
        <w:rPr>
          <w:b/>
          <w:sz w:val="20"/>
          <w:szCs w:val="20"/>
          <w:lang w:val="nl-BE"/>
        </w:rPr>
      </w:pPr>
      <w:r>
        <w:rPr>
          <w:b/>
          <w:sz w:val="20"/>
          <w:szCs w:val="20"/>
          <w:lang w:val="nl-BE"/>
        </w:rPr>
        <w:t xml:space="preserve">        10…</w:t>
      </w:r>
      <w:r>
        <w:rPr>
          <w:b/>
          <w:sz w:val="20"/>
          <w:szCs w:val="20"/>
          <w:lang w:val="nl-BE"/>
        </w:rPr>
        <w:tab/>
      </w:r>
      <w:r>
        <w:rPr>
          <w:b/>
          <w:sz w:val="20"/>
          <w:szCs w:val="20"/>
          <w:lang w:val="nl-BE"/>
        </w:rPr>
        <w:tab/>
        <w:t>Pe5</w:t>
      </w:r>
    </w:p>
    <w:p w14:paraId="186A57C7" w14:textId="77777777" w:rsidR="00E24D55" w:rsidRDefault="00E24D55" w:rsidP="00E24D55">
      <w:pPr>
        <w:pStyle w:val="01Title"/>
        <w:ind w:left="0"/>
        <w:jc w:val="both"/>
        <w:rPr>
          <w:b/>
          <w:sz w:val="20"/>
          <w:szCs w:val="20"/>
          <w:lang w:val="nl-BE"/>
        </w:rPr>
      </w:pPr>
      <w:r>
        <w:rPr>
          <w:b/>
          <w:sz w:val="20"/>
          <w:szCs w:val="20"/>
          <w:lang w:val="nl-BE"/>
        </w:rPr>
        <w:t xml:space="preserve">        11.Lf8</w:t>
      </w:r>
      <w:r>
        <w:rPr>
          <w:b/>
          <w:sz w:val="20"/>
          <w:szCs w:val="20"/>
          <w:lang w:val="nl-BE"/>
        </w:rPr>
        <w:tab/>
      </w:r>
      <w:r>
        <w:rPr>
          <w:b/>
          <w:sz w:val="20"/>
          <w:szCs w:val="20"/>
          <w:lang w:val="nl-BE"/>
        </w:rPr>
        <w:tab/>
      </w:r>
    </w:p>
    <w:p w14:paraId="42B63EAA" w14:textId="77777777" w:rsidR="00E24D55" w:rsidRDefault="00E24D55" w:rsidP="00E24D55">
      <w:pPr>
        <w:pStyle w:val="01Title"/>
        <w:ind w:left="0"/>
        <w:jc w:val="both"/>
        <w:rPr>
          <w:i/>
          <w:sz w:val="20"/>
          <w:szCs w:val="20"/>
          <w:lang w:val="nl-BE"/>
        </w:rPr>
      </w:pPr>
      <w:r>
        <w:rPr>
          <w:sz w:val="20"/>
          <w:szCs w:val="20"/>
          <w:lang w:val="nl-BE"/>
        </w:rPr>
        <w:t xml:space="preserve">11.Lg5? Pf3 12.Le7 Pe5 13.Lf8 </w:t>
      </w:r>
      <w:r w:rsidR="00571371">
        <w:rPr>
          <w:i/>
          <w:sz w:val="20"/>
          <w:szCs w:val="20"/>
          <w:lang w:val="nl-BE"/>
        </w:rPr>
        <w:t>(Z</w:t>
      </w:r>
      <w:r>
        <w:rPr>
          <w:i/>
          <w:sz w:val="20"/>
          <w:szCs w:val="20"/>
          <w:lang w:val="nl-BE"/>
        </w:rPr>
        <w:t>ie zet 11..)</w:t>
      </w:r>
    </w:p>
    <w:p w14:paraId="648EE3A3" w14:textId="77777777" w:rsidR="00E24D55" w:rsidRDefault="00E24D55" w:rsidP="00E24D55">
      <w:pPr>
        <w:pStyle w:val="01Title"/>
        <w:ind w:left="0"/>
        <w:jc w:val="both"/>
        <w:rPr>
          <w:b/>
          <w:sz w:val="20"/>
          <w:szCs w:val="20"/>
          <w:lang w:val="nl-BE"/>
        </w:rPr>
      </w:pPr>
      <w:r>
        <w:rPr>
          <w:b/>
          <w:sz w:val="20"/>
          <w:szCs w:val="20"/>
          <w:lang w:val="nl-BE"/>
        </w:rPr>
        <w:t xml:space="preserve">        11…</w:t>
      </w:r>
      <w:r>
        <w:rPr>
          <w:b/>
          <w:sz w:val="20"/>
          <w:szCs w:val="20"/>
          <w:lang w:val="nl-BE"/>
        </w:rPr>
        <w:tab/>
      </w:r>
      <w:r>
        <w:rPr>
          <w:b/>
          <w:sz w:val="20"/>
          <w:szCs w:val="20"/>
          <w:lang w:val="nl-BE"/>
        </w:rPr>
        <w:tab/>
        <w:t>d3</w:t>
      </w:r>
    </w:p>
    <w:p w14:paraId="58BFC2EC" w14:textId="77777777" w:rsidR="00E24D55" w:rsidRDefault="00E24D55" w:rsidP="00E24D55">
      <w:pPr>
        <w:pStyle w:val="01Title"/>
        <w:ind w:left="0"/>
        <w:jc w:val="both"/>
        <w:rPr>
          <w:b/>
          <w:sz w:val="20"/>
          <w:szCs w:val="20"/>
          <w:lang w:val="nl-BE"/>
        </w:rPr>
      </w:pPr>
      <w:r>
        <w:rPr>
          <w:b/>
          <w:sz w:val="20"/>
          <w:szCs w:val="20"/>
          <w:lang w:val="nl-BE"/>
        </w:rPr>
        <w:t xml:space="preserve">        12.Lh6</w:t>
      </w:r>
      <w:r>
        <w:rPr>
          <w:b/>
          <w:sz w:val="20"/>
          <w:szCs w:val="20"/>
          <w:lang w:val="nl-BE"/>
        </w:rPr>
        <w:tab/>
      </w:r>
      <w:r>
        <w:rPr>
          <w:b/>
          <w:sz w:val="20"/>
          <w:szCs w:val="20"/>
          <w:lang w:val="nl-BE"/>
        </w:rPr>
        <w:tab/>
        <w:t>Ka7</w:t>
      </w:r>
    </w:p>
    <w:p w14:paraId="4FA5C85A" w14:textId="77777777" w:rsidR="00E24D55" w:rsidRDefault="00E24D55" w:rsidP="00E24D55">
      <w:pPr>
        <w:pStyle w:val="01Title"/>
        <w:ind w:left="0"/>
        <w:jc w:val="both"/>
        <w:rPr>
          <w:b/>
          <w:sz w:val="20"/>
          <w:szCs w:val="20"/>
          <w:lang w:val="nl-BE"/>
        </w:rPr>
      </w:pPr>
      <w:r>
        <w:rPr>
          <w:b/>
          <w:sz w:val="20"/>
          <w:szCs w:val="20"/>
          <w:lang w:val="nl-BE"/>
        </w:rPr>
        <w:t xml:space="preserve">        13.Le3+</w:t>
      </w:r>
      <w:r>
        <w:rPr>
          <w:b/>
          <w:sz w:val="20"/>
          <w:szCs w:val="20"/>
          <w:lang w:val="nl-BE"/>
        </w:rPr>
        <w:tab/>
      </w:r>
      <w:r>
        <w:rPr>
          <w:b/>
          <w:sz w:val="20"/>
          <w:szCs w:val="20"/>
          <w:lang w:val="nl-BE"/>
        </w:rPr>
        <w:tab/>
        <w:t>Ka8</w:t>
      </w:r>
    </w:p>
    <w:p w14:paraId="2603FEC3" w14:textId="77777777" w:rsidR="00E24D55" w:rsidRDefault="00E24D55" w:rsidP="00E24D55">
      <w:pPr>
        <w:pStyle w:val="01Title"/>
        <w:ind w:left="0"/>
        <w:jc w:val="both"/>
        <w:rPr>
          <w:b/>
          <w:sz w:val="20"/>
          <w:szCs w:val="20"/>
          <w:lang w:val="nl-BE"/>
        </w:rPr>
      </w:pPr>
      <w:r>
        <w:rPr>
          <w:b/>
          <w:sz w:val="20"/>
          <w:szCs w:val="20"/>
          <w:lang w:val="nl-BE"/>
        </w:rPr>
        <w:t xml:space="preserve">        14.Pd5</w:t>
      </w:r>
    </w:p>
    <w:p w14:paraId="02513F0F" w14:textId="77777777" w:rsidR="00333A41" w:rsidRDefault="00E24D55" w:rsidP="00E24D55">
      <w:pPr>
        <w:pStyle w:val="01Title"/>
        <w:ind w:left="0"/>
        <w:jc w:val="both"/>
        <w:rPr>
          <w:i/>
          <w:sz w:val="20"/>
          <w:szCs w:val="20"/>
          <w:lang w:val="nl-BE"/>
        </w:rPr>
      </w:pPr>
      <w:r w:rsidRPr="001D6918">
        <w:rPr>
          <w:sz w:val="20"/>
          <w:szCs w:val="20"/>
          <w:lang w:val="en-GB"/>
        </w:rPr>
        <w:t xml:space="preserve">14.Lc1? of 14.Lf4? of 14.Lh6? </w:t>
      </w:r>
      <w:r>
        <w:rPr>
          <w:sz w:val="20"/>
          <w:szCs w:val="20"/>
          <w:lang w:val="nl-BE"/>
        </w:rPr>
        <w:t xml:space="preserve">Ka7 15.Le3+ Ka8 </w:t>
      </w:r>
      <w:r w:rsidR="00571371">
        <w:rPr>
          <w:i/>
          <w:sz w:val="20"/>
          <w:szCs w:val="20"/>
          <w:lang w:val="nl-BE"/>
        </w:rPr>
        <w:t>(Z</w:t>
      </w:r>
      <w:r>
        <w:rPr>
          <w:i/>
          <w:sz w:val="20"/>
          <w:szCs w:val="20"/>
          <w:lang w:val="nl-BE"/>
        </w:rPr>
        <w:t>ie zet 13.)</w:t>
      </w:r>
    </w:p>
    <w:p w14:paraId="01ECC91E" w14:textId="77777777" w:rsidR="00E24D55" w:rsidRPr="0081117F" w:rsidRDefault="000B5DB4" w:rsidP="00E24D55">
      <w:pPr>
        <w:pStyle w:val="01Title"/>
        <w:ind w:left="0"/>
        <w:jc w:val="both"/>
        <w:rPr>
          <w:sz w:val="20"/>
          <w:szCs w:val="20"/>
          <w:lang w:val="nl-BE"/>
        </w:rPr>
      </w:pPr>
      <w:r>
        <w:rPr>
          <w:b/>
          <w:sz w:val="20"/>
          <w:szCs w:val="20"/>
          <w:lang w:val="nl-BE"/>
        </w:rPr>
        <w:t xml:space="preserve">        </w:t>
      </w:r>
      <w:r w:rsidR="00E24D55">
        <w:rPr>
          <w:b/>
          <w:sz w:val="20"/>
          <w:szCs w:val="20"/>
          <w:lang w:val="nl-BE"/>
        </w:rPr>
        <w:t>14…</w:t>
      </w:r>
      <w:r w:rsidR="00E24D55">
        <w:rPr>
          <w:b/>
          <w:sz w:val="20"/>
          <w:szCs w:val="20"/>
          <w:lang w:val="nl-BE"/>
        </w:rPr>
        <w:tab/>
      </w:r>
      <w:r w:rsidR="00E24D55">
        <w:rPr>
          <w:b/>
          <w:sz w:val="20"/>
          <w:szCs w:val="20"/>
          <w:lang w:val="nl-BE"/>
        </w:rPr>
        <w:tab/>
        <w:t>Pf7</w:t>
      </w:r>
    </w:p>
    <w:p w14:paraId="73EC2CE2" w14:textId="77777777" w:rsidR="00E24D55" w:rsidRPr="00BF7C52" w:rsidRDefault="000B5DB4" w:rsidP="00E24D55">
      <w:pPr>
        <w:pStyle w:val="01Title"/>
        <w:ind w:left="0"/>
        <w:jc w:val="both"/>
        <w:rPr>
          <w:b/>
          <w:sz w:val="20"/>
          <w:szCs w:val="20"/>
          <w:lang w:val="nl-BE"/>
        </w:rPr>
      </w:pPr>
      <w:r>
        <w:rPr>
          <w:b/>
          <w:sz w:val="20"/>
          <w:szCs w:val="20"/>
          <w:lang w:val="nl-BE"/>
        </w:rPr>
        <w:t xml:space="preserve">        </w:t>
      </w:r>
      <w:r w:rsidR="00E24D55">
        <w:rPr>
          <w:b/>
          <w:sz w:val="20"/>
          <w:szCs w:val="20"/>
          <w:lang w:val="nl-BE"/>
        </w:rPr>
        <w:t>15.Lc5</w:t>
      </w:r>
    </w:p>
    <w:p w14:paraId="4682D8A7" w14:textId="77777777" w:rsidR="0081117F" w:rsidRDefault="00E24D55" w:rsidP="0038155E">
      <w:pPr>
        <w:pStyle w:val="01Title"/>
        <w:numPr>
          <w:ilvl w:val="0"/>
          <w:numId w:val="17"/>
        </w:numPr>
        <w:jc w:val="both"/>
        <w:rPr>
          <w:sz w:val="20"/>
          <w:szCs w:val="20"/>
          <w:lang w:val="nl-BE"/>
        </w:rPr>
      </w:pPr>
      <w:r>
        <w:rPr>
          <w:sz w:val="20"/>
          <w:szCs w:val="20"/>
          <w:lang w:val="nl-BE"/>
        </w:rPr>
        <w:t xml:space="preserve">15.Pe7?, 15.Pf6?, 15.Pb4? of 15.Pc3? of nog 15.Pf4?, Pe5 16.Pd5 Pf7 17.Lc5 </w:t>
      </w:r>
      <w:r w:rsidR="00571371">
        <w:rPr>
          <w:i/>
          <w:sz w:val="20"/>
          <w:szCs w:val="20"/>
          <w:lang w:val="nl-BE"/>
        </w:rPr>
        <w:t>(Zi</w:t>
      </w:r>
      <w:r>
        <w:rPr>
          <w:i/>
          <w:sz w:val="20"/>
          <w:szCs w:val="20"/>
          <w:lang w:val="nl-BE"/>
        </w:rPr>
        <w:t>e zet  15).</w:t>
      </w:r>
    </w:p>
    <w:p w14:paraId="24BE48ED" w14:textId="77777777" w:rsidR="0081117F" w:rsidRDefault="0081117F" w:rsidP="0081117F">
      <w:pPr>
        <w:pStyle w:val="01Title"/>
        <w:ind w:left="0"/>
        <w:jc w:val="both"/>
        <w:rPr>
          <w:sz w:val="20"/>
          <w:szCs w:val="20"/>
          <w:lang w:val="nl-BE"/>
        </w:rPr>
      </w:pPr>
    </w:p>
    <w:p w14:paraId="33005FCD" w14:textId="77777777" w:rsidR="004E5F82" w:rsidRDefault="004E5F82" w:rsidP="0081117F">
      <w:pPr>
        <w:pStyle w:val="01Title"/>
        <w:ind w:left="0"/>
        <w:jc w:val="both"/>
        <w:rPr>
          <w:sz w:val="20"/>
          <w:szCs w:val="20"/>
          <w:lang w:val="nl-BE"/>
        </w:rPr>
      </w:pPr>
    </w:p>
    <w:p w14:paraId="3067FBB0" w14:textId="77777777" w:rsidR="004E5F82" w:rsidRDefault="004E5F82" w:rsidP="0081117F">
      <w:pPr>
        <w:pStyle w:val="01Title"/>
        <w:ind w:left="0"/>
        <w:jc w:val="both"/>
        <w:rPr>
          <w:sz w:val="20"/>
          <w:szCs w:val="20"/>
          <w:lang w:val="nl-BE"/>
        </w:rPr>
      </w:pPr>
    </w:p>
    <w:p w14:paraId="202F5BF7" w14:textId="77777777" w:rsidR="004E5F82" w:rsidRDefault="004E5F82" w:rsidP="0081117F">
      <w:pPr>
        <w:pStyle w:val="01Title"/>
        <w:ind w:left="0"/>
        <w:jc w:val="both"/>
        <w:rPr>
          <w:sz w:val="20"/>
          <w:szCs w:val="20"/>
          <w:lang w:val="nl-BE"/>
        </w:rPr>
      </w:pPr>
    </w:p>
    <w:p w14:paraId="53E7E214" w14:textId="77777777" w:rsidR="004E5F82" w:rsidRDefault="004E5F82" w:rsidP="0081117F">
      <w:pPr>
        <w:pStyle w:val="01Title"/>
        <w:ind w:left="0"/>
        <w:jc w:val="both"/>
        <w:rPr>
          <w:sz w:val="20"/>
          <w:szCs w:val="20"/>
          <w:lang w:val="nl-BE"/>
        </w:rPr>
      </w:pPr>
    </w:p>
    <w:p w14:paraId="01D900D2" w14:textId="77777777" w:rsidR="00BB50B3" w:rsidRDefault="00BB50B3" w:rsidP="0081117F">
      <w:pPr>
        <w:pStyle w:val="01Title"/>
        <w:ind w:left="0"/>
        <w:jc w:val="both"/>
        <w:rPr>
          <w:sz w:val="20"/>
          <w:szCs w:val="20"/>
          <w:lang w:val="nl-BE"/>
        </w:rPr>
      </w:pPr>
    </w:p>
    <w:p w14:paraId="7D012CCF" w14:textId="77777777" w:rsidR="004E5F82" w:rsidRDefault="004E5F82" w:rsidP="0081117F">
      <w:pPr>
        <w:pStyle w:val="01Title"/>
        <w:ind w:left="0"/>
        <w:jc w:val="both"/>
        <w:rPr>
          <w:sz w:val="20"/>
          <w:szCs w:val="20"/>
          <w:lang w:val="nl-BE"/>
        </w:rPr>
      </w:pPr>
    </w:p>
    <w:p w14:paraId="31210E11" w14:textId="77777777" w:rsidR="0081117F" w:rsidRDefault="00E24D55" w:rsidP="0038155E">
      <w:pPr>
        <w:pStyle w:val="01Title"/>
        <w:numPr>
          <w:ilvl w:val="0"/>
          <w:numId w:val="17"/>
        </w:numPr>
        <w:jc w:val="center"/>
        <w:rPr>
          <w:sz w:val="20"/>
          <w:szCs w:val="20"/>
          <w:lang w:val="en-GB"/>
        </w:rPr>
      </w:pPr>
      <w:r w:rsidRPr="0081117F">
        <w:rPr>
          <w:sz w:val="20"/>
          <w:szCs w:val="20"/>
          <w:lang w:val="en-GB"/>
        </w:rPr>
        <w:t>15.Ld2? of 15.Lc1? of 15.Lf4?</w:t>
      </w:r>
    </w:p>
    <w:p w14:paraId="5C257F4F" w14:textId="77777777" w:rsidR="0081117F" w:rsidRDefault="0081117F" w:rsidP="0081117F">
      <w:pPr>
        <w:pStyle w:val="01Title"/>
        <w:ind w:left="0"/>
        <w:jc w:val="both"/>
        <w:rPr>
          <w:i/>
          <w:sz w:val="20"/>
          <w:szCs w:val="20"/>
          <w:lang w:val="nl-BE"/>
        </w:rPr>
      </w:pPr>
      <w:r w:rsidRPr="00EB7A30">
        <w:rPr>
          <w:sz w:val="20"/>
          <w:szCs w:val="20"/>
          <w:lang w:val="en-GB"/>
        </w:rPr>
        <w:t xml:space="preserve">       </w:t>
      </w:r>
      <w:r w:rsidR="00E24D55" w:rsidRPr="004E5F82">
        <w:rPr>
          <w:sz w:val="20"/>
          <w:szCs w:val="20"/>
          <w:lang w:val="nl-BE"/>
        </w:rPr>
        <w:t>Ka7 16.P</w:t>
      </w:r>
      <w:r w:rsidR="00E24D55">
        <w:rPr>
          <w:sz w:val="20"/>
          <w:szCs w:val="20"/>
          <w:lang w:val="nl-BE"/>
        </w:rPr>
        <w:t>b4 Pe5 17.Le3</w:t>
      </w:r>
      <w:r w:rsidR="00AC458B">
        <w:rPr>
          <w:sz w:val="20"/>
          <w:szCs w:val="20"/>
          <w:lang w:val="nl-BE"/>
        </w:rPr>
        <w:t>+</w:t>
      </w:r>
      <w:r w:rsidR="00E24D55">
        <w:rPr>
          <w:sz w:val="20"/>
          <w:szCs w:val="20"/>
          <w:lang w:val="nl-BE"/>
        </w:rPr>
        <w:t xml:space="preserve"> </w:t>
      </w:r>
      <w:r w:rsidR="000C1B17">
        <w:rPr>
          <w:i/>
          <w:sz w:val="20"/>
          <w:szCs w:val="20"/>
          <w:lang w:val="nl-BE"/>
        </w:rPr>
        <w:t>(Z</w:t>
      </w:r>
      <w:r w:rsidR="00E24D55">
        <w:rPr>
          <w:i/>
          <w:sz w:val="20"/>
          <w:szCs w:val="20"/>
          <w:lang w:val="nl-BE"/>
        </w:rPr>
        <w:t>ie</w:t>
      </w:r>
    </w:p>
    <w:p w14:paraId="2591F170" w14:textId="77777777" w:rsidR="00E24D55" w:rsidRDefault="0081117F" w:rsidP="0081117F">
      <w:pPr>
        <w:pStyle w:val="01Title"/>
        <w:ind w:left="0"/>
        <w:jc w:val="both"/>
        <w:rPr>
          <w:sz w:val="20"/>
          <w:szCs w:val="20"/>
          <w:lang w:val="nl-BE"/>
        </w:rPr>
      </w:pPr>
      <w:r>
        <w:rPr>
          <w:i/>
          <w:sz w:val="20"/>
          <w:szCs w:val="20"/>
          <w:lang w:val="nl-BE"/>
        </w:rPr>
        <w:t xml:space="preserve">     </w:t>
      </w:r>
      <w:r w:rsidR="00E24D55">
        <w:rPr>
          <w:i/>
          <w:sz w:val="20"/>
          <w:szCs w:val="20"/>
          <w:lang w:val="nl-BE"/>
        </w:rPr>
        <w:t xml:space="preserve"> </w:t>
      </w:r>
      <w:r>
        <w:rPr>
          <w:i/>
          <w:sz w:val="20"/>
          <w:szCs w:val="20"/>
          <w:lang w:val="nl-BE"/>
        </w:rPr>
        <w:t xml:space="preserve"> </w:t>
      </w:r>
      <w:r w:rsidR="00E24D55">
        <w:rPr>
          <w:i/>
          <w:sz w:val="20"/>
          <w:szCs w:val="20"/>
          <w:lang w:val="nl-BE"/>
        </w:rPr>
        <w:t>zet 1</w:t>
      </w:r>
      <w:r w:rsidR="00AC458B">
        <w:rPr>
          <w:i/>
          <w:sz w:val="20"/>
          <w:szCs w:val="20"/>
          <w:lang w:val="nl-BE"/>
        </w:rPr>
        <w:t>3.)</w:t>
      </w:r>
      <w:r w:rsidR="00E24D55">
        <w:rPr>
          <w:sz w:val="20"/>
          <w:szCs w:val="20"/>
          <w:lang w:val="nl-BE"/>
        </w:rPr>
        <w:t xml:space="preserve"> </w:t>
      </w:r>
    </w:p>
    <w:p w14:paraId="6AE81334" w14:textId="77777777" w:rsidR="00E24D55" w:rsidRDefault="00E24D55" w:rsidP="00E24D55">
      <w:pPr>
        <w:pStyle w:val="01Title"/>
        <w:ind w:left="0"/>
        <w:jc w:val="both"/>
        <w:rPr>
          <w:b/>
          <w:sz w:val="20"/>
          <w:szCs w:val="20"/>
          <w:lang w:val="nl-BE"/>
        </w:rPr>
      </w:pPr>
      <w:r>
        <w:rPr>
          <w:b/>
          <w:sz w:val="20"/>
          <w:szCs w:val="20"/>
          <w:lang w:val="nl-BE"/>
        </w:rPr>
        <w:tab/>
        <w:t xml:space="preserve">15… </w:t>
      </w:r>
      <w:r>
        <w:rPr>
          <w:b/>
          <w:sz w:val="20"/>
          <w:szCs w:val="20"/>
          <w:lang w:val="nl-BE"/>
        </w:rPr>
        <w:tab/>
      </w:r>
      <w:r>
        <w:rPr>
          <w:b/>
          <w:sz w:val="20"/>
          <w:szCs w:val="20"/>
          <w:lang w:val="nl-BE"/>
        </w:rPr>
        <w:tab/>
        <w:t>Pg5</w:t>
      </w:r>
    </w:p>
    <w:p w14:paraId="64359099" w14:textId="77777777" w:rsidR="00E24D55" w:rsidRDefault="00E24D55" w:rsidP="00E24D55">
      <w:pPr>
        <w:pStyle w:val="01Title"/>
        <w:ind w:left="0"/>
        <w:jc w:val="both"/>
        <w:rPr>
          <w:b/>
          <w:sz w:val="20"/>
          <w:szCs w:val="20"/>
          <w:lang w:val="nl-BE"/>
        </w:rPr>
      </w:pPr>
      <w:r>
        <w:rPr>
          <w:b/>
          <w:sz w:val="20"/>
          <w:szCs w:val="20"/>
          <w:lang w:val="nl-BE"/>
        </w:rPr>
        <w:tab/>
        <w:t>16.Kc8</w:t>
      </w:r>
      <w:r>
        <w:rPr>
          <w:b/>
          <w:sz w:val="20"/>
          <w:szCs w:val="20"/>
          <w:lang w:val="nl-BE"/>
        </w:rPr>
        <w:tab/>
      </w:r>
      <w:r>
        <w:rPr>
          <w:b/>
          <w:sz w:val="20"/>
          <w:szCs w:val="20"/>
          <w:lang w:val="nl-BE"/>
        </w:rPr>
        <w:tab/>
        <w:t>Pe6</w:t>
      </w:r>
    </w:p>
    <w:p w14:paraId="75F92E32" w14:textId="77777777" w:rsidR="00E24D55" w:rsidRDefault="00E24D55" w:rsidP="00E24D55">
      <w:pPr>
        <w:pStyle w:val="01Title"/>
        <w:ind w:left="0"/>
        <w:jc w:val="both"/>
        <w:rPr>
          <w:b/>
          <w:sz w:val="20"/>
          <w:szCs w:val="20"/>
          <w:lang w:val="nl-BE"/>
        </w:rPr>
      </w:pPr>
      <w:r>
        <w:rPr>
          <w:b/>
          <w:sz w:val="20"/>
          <w:szCs w:val="20"/>
          <w:lang w:val="nl-BE"/>
        </w:rPr>
        <w:tab/>
        <w:t>17.Le3</w:t>
      </w:r>
      <w:r>
        <w:rPr>
          <w:b/>
          <w:sz w:val="20"/>
          <w:szCs w:val="20"/>
          <w:lang w:val="nl-BE"/>
        </w:rPr>
        <w:tab/>
      </w:r>
      <w:r>
        <w:rPr>
          <w:b/>
          <w:sz w:val="20"/>
          <w:szCs w:val="20"/>
          <w:lang w:val="nl-BE"/>
        </w:rPr>
        <w:tab/>
        <w:t>d2</w:t>
      </w:r>
    </w:p>
    <w:p w14:paraId="736E3497" w14:textId="77777777" w:rsidR="00E24D55" w:rsidRDefault="00E24D55" w:rsidP="00E24D55">
      <w:pPr>
        <w:pStyle w:val="01Title"/>
        <w:ind w:left="0"/>
        <w:jc w:val="both"/>
        <w:rPr>
          <w:b/>
          <w:sz w:val="20"/>
          <w:szCs w:val="20"/>
          <w:lang w:val="nl-BE"/>
        </w:rPr>
      </w:pPr>
      <w:r>
        <w:rPr>
          <w:b/>
          <w:sz w:val="20"/>
          <w:szCs w:val="20"/>
          <w:lang w:val="nl-BE"/>
        </w:rPr>
        <w:tab/>
        <w:t>18.Lxd2</w:t>
      </w:r>
      <w:r>
        <w:rPr>
          <w:b/>
          <w:sz w:val="20"/>
          <w:szCs w:val="20"/>
          <w:lang w:val="nl-BE"/>
        </w:rPr>
        <w:tab/>
      </w:r>
      <w:r>
        <w:rPr>
          <w:b/>
          <w:sz w:val="20"/>
          <w:szCs w:val="20"/>
          <w:lang w:val="nl-BE"/>
        </w:rPr>
        <w:tab/>
        <w:t>Ka7</w:t>
      </w:r>
    </w:p>
    <w:p w14:paraId="65E46B95" w14:textId="77777777" w:rsidR="00E24D55" w:rsidRDefault="00E24D55" w:rsidP="00E24D55">
      <w:pPr>
        <w:pStyle w:val="01Title"/>
        <w:ind w:left="0"/>
        <w:jc w:val="both"/>
        <w:rPr>
          <w:b/>
          <w:sz w:val="20"/>
          <w:szCs w:val="20"/>
          <w:lang w:val="nl-BE"/>
        </w:rPr>
      </w:pPr>
      <w:r>
        <w:rPr>
          <w:b/>
          <w:sz w:val="20"/>
          <w:szCs w:val="20"/>
          <w:lang w:val="nl-BE"/>
        </w:rPr>
        <w:tab/>
        <w:t>19.Le3</w:t>
      </w:r>
      <w:r w:rsidR="00005EEE">
        <w:rPr>
          <w:b/>
          <w:sz w:val="20"/>
          <w:szCs w:val="20"/>
          <w:lang w:val="nl-BE"/>
        </w:rPr>
        <w:t>+</w:t>
      </w:r>
      <w:r>
        <w:rPr>
          <w:b/>
          <w:sz w:val="20"/>
          <w:szCs w:val="20"/>
          <w:lang w:val="nl-BE"/>
        </w:rPr>
        <w:tab/>
      </w:r>
      <w:r>
        <w:rPr>
          <w:b/>
          <w:sz w:val="20"/>
          <w:szCs w:val="20"/>
          <w:lang w:val="nl-BE"/>
        </w:rPr>
        <w:tab/>
        <w:t>Ka6</w:t>
      </w:r>
    </w:p>
    <w:p w14:paraId="07000E2C" w14:textId="77777777" w:rsidR="00E24D55" w:rsidRDefault="00E24D55" w:rsidP="00E24D55">
      <w:pPr>
        <w:pStyle w:val="01Title"/>
        <w:ind w:left="0"/>
        <w:jc w:val="both"/>
        <w:rPr>
          <w:b/>
          <w:sz w:val="20"/>
          <w:szCs w:val="20"/>
          <w:lang w:val="nl-BE"/>
        </w:rPr>
      </w:pPr>
      <w:r>
        <w:rPr>
          <w:b/>
          <w:sz w:val="20"/>
          <w:szCs w:val="20"/>
          <w:lang w:val="nl-BE"/>
        </w:rPr>
        <w:tab/>
        <w:t>20.Kd7</w:t>
      </w:r>
      <w:r>
        <w:rPr>
          <w:b/>
          <w:sz w:val="20"/>
          <w:szCs w:val="20"/>
          <w:lang w:val="nl-BE"/>
        </w:rPr>
        <w:tab/>
      </w:r>
      <w:r>
        <w:rPr>
          <w:b/>
          <w:sz w:val="20"/>
          <w:szCs w:val="20"/>
          <w:lang w:val="nl-BE"/>
        </w:rPr>
        <w:tab/>
        <w:t>Pg7</w:t>
      </w:r>
    </w:p>
    <w:p w14:paraId="282C55B3" w14:textId="77777777" w:rsidR="00E24D55" w:rsidRDefault="00E24D55" w:rsidP="00E24D55">
      <w:pPr>
        <w:pStyle w:val="01Title"/>
        <w:ind w:left="0"/>
        <w:jc w:val="both"/>
        <w:rPr>
          <w:b/>
          <w:sz w:val="20"/>
          <w:szCs w:val="20"/>
          <w:lang w:val="nl-BE"/>
        </w:rPr>
      </w:pPr>
      <w:r>
        <w:rPr>
          <w:b/>
          <w:sz w:val="20"/>
          <w:szCs w:val="20"/>
          <w:lang w:val="nl-BE"/>
        </w:rPr>
        <w:tab/>
        <w:t>21.Pc7+</w:t>
      </w:r>
      <w:r>
        <w:rPr>
          <w:b/>
          <w:sz w:val="20"/>
          <w:szCs w:val="20"/>
          <w:lang w:val="nl-BE"/>
        </w:rPr>
        <w:tab/>
      </w:r>
      <w:r>
        <w:rPr>
          <w:b/>
          <w:sz w:val="20"/>
          <w:szCs w:val="20"/>
          <w:lang w:val="nl-BE"/>
        </w:rPr>
        <w:tab/>
        <w:t>Ka5</w:t>
      </w:r>
    </w:p>
    <w:p w14:paraId="47E071D8" w14:textId="77777777" w:rsidR="00E24D55" w:rsidRDefault="00E24D55" w:rsidP="00E24D55">
      <w:pPr>
        <w:pStyle w:val="01Title"/>
        <w:ind w:left="0"/>
        <w:jc w:val="both"/>
        <w:rPr>
          <w:b/>
          <w:sz w:val="20"/>
          <w:szCs w:val="20"/>
          <w:lang w:val="nl-BE"/>
        </w:rPr>
      </w:pPr>
      <w:r>
        <w:rPr>
          <w:b/>
          <w:sz w:val="20"/>
          <w:szCs w:val="20"/>
          <w:lang w:val="nl-BE"/>
        </w:rPr>
        <w:tab/>
        <w:t>22.Lf2</w:t>
      </w:r>
      <w:r>
        <w:rPr>
          <w:b/>
          <w:sz w:val="20"/>
          <w:szCs w:val="20"/>
          <w:lang w:val="nl-BE"/>
        </w:rPr>
        <w:tab/>
      </w:r>
      <w:r>
        <w:rPr>
          <w:b/>
          <w:sz w:val="20"/>
          <w:szCs w:val="20"/>
          <w:lang w:val="nl-BE"/>
        </w:rPr>
        <w:tab/>
        <w:t>Ph5</w:t>
      </w:r>
    </w:p>
    <w:p w14:paraId="087C3FB1" w14:textId="77777777" w:rsidR="00E24D55" w:rsidRDefault="00E24D55" w:rsidP="00E24D55">
      <w:pPr>
        <w:pStyle w:val="01Title"/>
        <w:ind w:left="0"/>
        <w:jc w:val="both"/>
        <w:rPr>
          <w:b/>
          <w:sz w:val="20"/>
          <w:szCs w:val="20"/>
          <w:lang w:val="nl-BE"/>
        </w:rPr>
      </w:pPr>
      <w:r>
        <w:rPr>
          <w:b/>
          <w:sz w:val="20"/>
          <w:szCs w:val="20"/>
          <w:lang w:val="nl-BE"/>
        </w:rPr>
        <w:tab/>
        <w:t>23.Pd5</w:t>
      </w:r>
      <w:r>
        <w:rPr>
          <w:b/>
          <w:sz w:val="20"/>
          <w:szCs w:val="20"/>
          <w:lang w:val="nl-BE"/>
        </w:rPr>
        <w:tab/>
      </w:r>
      <w:r>
        <w:rPr>
          <w:b/>
          <w:sz w:val="20"/>
          <w:szCs w:val="20"/>
          <w:lang w:val="nl-BE"/>
        </w:rPr>
        <w:tab/>
        <w:t>Kb5</w:t>
      </w:r>
    </w:p>
    <w:p w14:paraId="21A42313" w14:textId="77777777" w:rsidR="00E24D55" w:rsidRDefault="00E24D55" w:rsidP="00E24D55">
      <w:pPr>
        <w:pStyle w:val="01Title"/>
        <w:ind w:left="0"/>
        <w:jc w:val="both"/>
        <w:rPr>
          <w:b/>
          <w:sz w:val="20"/>
          <w:szCs w:val="20"/>
          <w:lang w:val="nl-BE"/>
        </w:rPr>
      </w:pPr>
      <w:r>
        <w:rPr>
          <w:b/>
          <w:sz w:val="20"/>
          <w:szCs w:val="20"/>
          <w:lang w:val="nl-BE"/>
        </w:rPr>
        <w:tab/>
        <w:t>24.Kd6</w:t>
      </w:r>
      <w:r>
        <w:rPr>
          <w:b/>
          <w:sz w:val="20"/>
          <w:szCs w:val="20"/>
          <w:lang w:val="nl-BE"/>
        </w:rPr>
        <w:tab/>
      </w:r>
      <w:r>
        <w:rPr>
          <w:b/>
          <w:sz w:val="20"/>
          <w:szCs w:val="20"/>
          <w:lang w:val="nl-BE"/>
        </w:rPr>
        <w:tab/>
        <w:t>Kc4</w:t>
      </w:r>
    </w:p>
    <w:p w14:paraId="30E2451A" w14:textId="77777777" w:rsidR="00E24D55" w:rsidRDefault="00E24D55" w:rsidP="00E24D55">
      <w:pPr>
        <w:pStyle w:val="01Title"/>
        <w:ind w:left="0"/>
        <w:jc w:val="both"/>
        <w:rPr>
          <w:b/>
          <w:sz w:val="20"/>
          <w:szCs w:val="20"/>
          <w:lang w:val="nl-BE"/>
        </w:rPr>
      </w:pPr>
      <w:r>
        <w:rPr>
          <w:b/>
          <w:sz w:val="20"/>
          <w:szCs w:val="20"/>
          <w:lang w:val="nl-BE"/>
        </w:rPr>
        <w:tab/>
        <w:t>25.Ke5</w:t>
      </w:r>
      <w:r>
        <w:rPr>
          <w:b/>
          <w:sz w:val="20"/>
          <w:szCs w:val="20"/>
          <w:lang w:val="nl-BE"/>
        </w:rPr>
        <w:tab/>
      </w:r>
      <w:r>
        <w:rPr>
          <w:b/>
          <w:sz w:val="20"/>
          <w:szCs w:val="20"/>
          <w:lang w:val="nl-BE"/>
        </w:rPr>
        <w:tab/>
        <w:t>Kd3</w:t>
      </w:r>
    </w:p>
    <w:p w14:paraId="7381CEEF" w14:textId="77777777" w:rsidR="00E24D55" w:rsidRPr="00A347D4" w:rsidRDefault="00E24D55" w:rsidP="00E24D55">
      <w:pPr>
        <w:pStyle w:val="01Title"/>
        <w:ind w:left="0"/>
        <w:jc w:val="both"/>
        <w:rPr>
          <w:b/>
          <w:sz w:val="20"/>
          <w:szCs w:val="20"/>
          <w:lang w:val="en-GB"/>
        </w:rPr>
      </w:pPr>
      <w:r>
        <w:rPr>
          <w:b/>
          <w:sz w:val="20"/>
          <w:szCs w:val="20"/>
          <w:lang w:val="nl-BE"/>
        </w:rPr>
        <w:tab/>
      </w:r>
      <w:r w:rsidRPr="00A347D4">
        <w:rPr>
          <w:b/>
          <w:sz w:val="20"/>
          <w:szCs w:val="20"/>
          <w:lang w:val="en-GB"/>
        </w:rPr>
        <w:t>26.Lh4</w:t>
      </w:r>
      <w:r w:rsidRPr="00A347D4">
        <w:rPr>
          <w:b/>
          <w:sz w:val="20"/>
          <w:szCs w:val="20"/>
          <w:lang w:val="en-GB"/>
        </w:rPr>
        <w:tab/>
      </w:r>
      <w:r w:rsidRPr="00A347D4">
        <w:rPr>
          <w:b/>
          <w:sz w:val="20"/>
          <w:szCs w:val="20"/>
          <w:lang w:val="en-GB"/>
        </w:rPr>
        <w:tab/>
        <w:t>Kc4</w:t>
      </w:r>
    </w:p>
    <w:p w14:paraId="55EC9485" w14:textId="77777777" w:rsidR="00E24D55" w:rsidRPr="00A347D4" w:rsidRDefault="00E24D55" w:rsidP="00E24D55">
      <w:pPr>
        <w:pStyle w:val="01Title"/>
        <w:ind w:left="0"/>
        <w:jc w:val="both"/>
        <w:rPr>
          <w:b/>
          <w:sz w:val="20"/>
          <w:szCs w:val="20"/>
          <w:lang w:val="en-GB"/>
        </w:rPr>
      </w:pPr>
      <w:r w:rsidRPr="00A347D4">
        <w:rPr>
          <w:b/>
          <w:sz w:val="20"/>
          <w:szCs w:val="20"/>
          <w:lang w:val="en-GB"/>
        </w:rPr>
        <w:tab/>
        <w:t>27.Pe3</w:t>
      </w:r>
      <w:r w:rsidR="00005EEE">
        <w:rPr>
          <w:b/>
          <w:sz w:val="20"/>
          <w:szCs w:val="20"/>
          <w:lang w:val="en-GB"/>
        </w:rPr>
        <w:t>+</w:t>
      </w:r>
    </w:p>
    <w:p w14:paraId="700A8928" w14:textId="77777777" w:rsidR="00E24D55" w:rsidRDefault="00E24D55" w:rsidP="00E24D55">
      <w:pPr>
        <w:pStyle w:val="01Title"/>
        <w:ind w:left="0"/>
        <w:jc w:val="both"/>
        <w:rPr>
          <w:i/>
          <w:sz w:val="20"/>
          <w:szCs w:val="20"/>
          <w:lang w:val="nl-BE"/>
        </w:rPr>
      </w:pPr>
      <w:r w:rsidRPr="00A347D4">
        <w:rPr>
          <w:sz w:val="20"/>
          <w:szCs w:val="20"/>
          <w:lang w:val="en-GB"/>
        </w:rPr>
        <w:t xml:space="preserve">27.Lf2? of 27.Le1? </w:t>
      </w:r>
      <w:r>
        <w:rPr>
          <w:sz w:val="20"/>
          <w:szCs w:val="20"/>
          <w:lang w:val="nl-BE"/>
        </w:rPr>
        <w:t xml:space="preserve">Kd3 28.Lh4  </w:t>
      </w:r>
      <w:r w:rsidR="000C1B17">
        <w:rPr>
          <w:i/>
          <w:sz w:val="20"/>
          <w:szCs w:val="20"/>
          <w:lang w:val="nl-BE"/>
        </w:rPr>
        <w:t>(Zi</w:t>
      </w:r>
      <w:r>
        <w:rPr>
          <w:i/>
          <w:sz w:val="20"/>
          <w:szCs w:val="20"/>
          <w:lang w:val="nl-BE"/>
        </w:rPr>
        <w:t>e zet 26).</w:t>
      </w:r>
    </w:p>
    <w:p w14:paraId="5F3CB160" w14:textId="77777777" w:rsidR="00E24D55" w:rsidRDefault="00E24D55" w:rsidP="00E24D55">
      <w:pPr>
        <w:pStyle w:val="01Title"/>
        <w:ind w:left="0"/>
        <w:jc w:val="both"/>
        <w:rPr>
          <w:b/>
          <w:sz w:val="20"/>
          <w:szCs w:val="20"/>
          <w:lang w:val="nl-BE"/>
        </w:rPr>
      </w:pPr>
      <w:r>
        <w:rPr>
          <w:i/>
          <w:sz w:val="20"/>
          <w:szCs w:val="20"/>
          <w:lang w:val="nl-BE"/>
        </w:rPr>
        <w:tab/>
      </w:r>
      <w:r>
        <w:rPr>
          <w:b/>
          <w:sz w:val="20"/>
          <w:szCs w:val="20"/>
          <w:lang w:val="nl-BE"/>
        </w:rPr>
        <w:t>27…</w:t>
      </w:r>
      <w:r>
        <w:rPr>
          <w:b/>
          <w:sz w:val="20"/>
          <w:szCs w:val="20"/>
          <w:lang w:val="nl-BE"/>
        </w:rPr>
        <w:tab/>
      </w:r>
      <w:r>
        <w:rPr>
          <w:b/>
          <w:sz w:val="20"/>
          <w:szCs w:val="20"/>
          <w:lang w:val="nl-BE"/>
        </w:rPr>
        <w:tab/>
        <w:t>Kc3</w:t>
      </w:r>
    </w:p>
    <w:p w14:paraId="366D94CE" w14:textId="77777777" w:rsidR="00E24D55" w:rsidRDefault="00E24D55" w:rsidP="00E24D55">
      <w:pPr>
        <w:pStyle w:val="01Title"/>
        <w:ind w:left="0"/>
        <w:jc w:val="both"/>
        <w:rPr>
          <w:b/>
          <w:sz w:val="20"/>
          <w:szCs w:val="20"/>
          <w:lang w:val="nl-BE"/>
        </w:rPr>
      </w:pPr>
      <w:r>
        <w:rPr>
          <w:b/>
          <w:sz w:val="20"/>
          <w:szCs w:val="20"/>
          <w:lang w:val="nl-BE"/>
        </w:rPr>
        <w:tab/>
        <w:t>28.Ke4</w:t>
      </w:r>
      <w:r>
        <w:rPr>
          <w:b/>
          <w:sz w:val="20"/>
          <w:szCs w:val="20"/>
          <w:lang w:val="nl-BE"/>
        </w:rPr>
        <w:tab/>
      </w:r>
      <w:r>
        <w:rPr>
          <w:b/>
          <w:sz w:val="20"/>
          <w:szCs w:val="20"/>
          <w:lang w:val="nl-BE"/>
        </w:rPr>
        <w:tab/>
        <w:t>Pg7</w:t>
      </w:r>
    </w:p>
    <w:p w14:paraId="24F27004" w14:textId="77777777" w:rsidR="00E24D55" w:rsidRDefault="00E24D55" w:rsidP="00E24D55">
      <w:pPr>
        <w:pStyle w:val="01Title"/>
        <w:ind w:left="0"/>
        <w:jc w:val="both"/>
        <w:rPr>
          <w:b/>
          <w:sz w:val="20"/>
          <w:szCs w:val="20"/>
          <w:lang w:val="nl-BE"/>
        </w:rPr>
      </w:pPr>
      <w:r>
        <w:rPr>
          <w:b/>
          <w:sz w:val="20"/>
          <w:szCs w:val="20"/>
          <w:lang w:val="nl-BE"/>
        </w:rPr>
        <w:tab/>
        <w:t>29.Lf6+</w:t>
      </w:r>
      <w:r>
        <w:rPr>
          <w:b/>
          <w:sz w:val="20"/>
          <w:szCs w:val="20"/>
          <w:lang w:val="nl-BE"/>
        </w:rPr>
        <w:tab/>
      </w:r>
      <w:r>
        <w:rPr>
          <w:b/>
          <w:sz w:val="20"/>
          <w:szCs w:val="20"/>
          <w:lang w:val="nl-BE"/>
        </w:rPr>
        <w:tab/>
        <w:t>Kb4</w:t>
      </w:r>
    </w:p>
    <w:p w14:paraId="03C00061" w14:textId="77777777" w:rsidR="00E24D55" w:rsidRDefault="00E24D55" w:rsidP="00E24D55">
      <w:pPr>
        <w:pStyle w:val="01Title"/>
        <w:ind w:left="0"/>
        <w:jc w:val="both"/>
        <w:rPr>
          <w:b/>
          <w:sz w:val="20"/>
          <w:szCs w:val="20"/>
          <w:lang w:val="nl-BE"/>
        </w:rPr>
      </w:pPr>
      <w:r>
        <w:rPr>
          <w:b/>
          <w:sz w:val="20"/>
          <w:szCs w:val="20"/>
          <w:lang w:val="nl-BE"/>
        </w:rPr>
        <w:tab/>
        <w:t>30.Lxg7</w:t>
      </w:r>
    </w:p>
    <w:p w14:paraId="77DB422E" w14:textId="77777777" w:rsidR="00333A41" w:rsidRDefault="002C48A6" w:rsidP="00E24D55">
      <w:pPr>
        <w:pStyle w:val="01Title"/>
        <w:ind w:left="0"/>
        <w:jc w:val="both"/>
        <w:rPr>
          <w:i/>
          <w:sz w:val="20"/>
          <w:szCs w:val="20"/>
          <w:lang w:val="nl-BE"/>
        </w:rPr>
      </w:pPr>
      <w:r>
        <w:rPr>
          <w:sz w:val="20"/>
          <w:szCs w:val="20"/>
          <w:lang w:val="nl-BE"/>
        </w:rPr>
        <w:t>En wit wint, na 26 zetten, vol</w:t>
      </w:r>
      <w:r w:rsidR="00E24D55">
        <w:rPr>
          <w:sz w:val="20"/>
          <w:szCs w:val="20"/>
          <w:lang w:val="nl-BE"/>
        </w:rPr>
        <w:t xml:space="preserve">gens de </w:t>
      </w:r>
      <w:r w:rsidR="005B4CCD">
        <w:rPr>
          <w:i/>
          <w:sz w:val="20"/>
          <w:szCs w:val="20"/>
          <w:lang w:val="nl-BE"/>
        </w:rPr>
        <w:t>Nalimov Endgame Tablebase</w:t>
      </w:r>
      <w:r w:rsidR="00E24D55">
        <w:rPr>
          <w:i/>
          <w:sz w:val="20"/>
          <w:szCs w:val="20"/>
          <w:lang w:val="nl-BE"/>
        </w:rPr>
        <w:t>.</w:t>
      </w:r>
    </w:p>
    <w:p w14:paraId="3186E0B6" w14:textId="77777777" w:rsidR="0081117F" w:rsidRDefault="0081117F" w:rsidP="00E24D55">
      <w:pPr>
        <w:pStyle w:val="01Title"/>
        <w:ind w:left="0"/>
        <w:jc w:val="both"/>
        <w:rPr>
          <w:i/>
          <w:sz w:val="20"/>
          <w:szCs w:val="20"/>
          <w:lang w:val="nl-BE"/>
        </w:rPr>
      </w:pPr>
    </w:p>
    <w:p w14:paraId="1E6785A7" w14:textId="77777777" w:rsidR="002C48A6" w:rsidRDefault="00E24D55" w:rsidP="00E24D55">
      <w:pPr>
        <w:pStyle w:val="01Title"/>
        <w:ind w:left="0"/>
        <w:jc w:val="both"/>
        <w:rPr>
          <w:sz w:val="20"/>
          <w:szCs w:val="20"/>
          <w:lang w:val="nl-BE"/>
        </w:rPr>
      </w:pPr>
      <w:r>
        <w:rPr>
          <w:sz w:val="20"/>
          <w:szCs w:val="20"/>
          <w:lang w:val="nl-BE"/>
        </w:rPr>
        <w:t>Dat wit, op alle zetten van zwart, telkens slechts één goed ant-woord heeft is dé vereiste in een schaakstudie, maar dat wit dit der-tig (30!) keer op rij v</w:t>
      </w:r>
      <w:r w:rsidR="00062749">
        <w:rPr>
          <w:sz w:val="20"/>
          <w:szCs w:val="20"/>
          <w:lang w:val="nl-BE"/>
        </w:rPr>
        <w:t>olhoudt is wel ongewoon vind i</w:t>
      </w:r>
      <w:r w:rsidR="002C48A6">
        <w:rPr>
          <w:sz w:val="20"/>
          <w:szCs w:val="20"/>
          <w:lang w:val="nl-BE"/>
        </w:rPr>
        <w:t>k</w:t>
      </w:r>
    </w:p>
    <w:p w14:paraId="047F21DA" w14:textId="77777777" w:rsidR="002C48A6" w:rsidRDefault="002C48A6" w:rsidP="00E24D55">
      <w:pPr>
        <w:pStyle w:val="01Title"/>
        <w:ind w:left="0"/>
        <w:jc w:val="both"/>
        <w:rPr>
          <w:sz w:val="20"/>
          <w:szCs w:val="20"/>
          <w:lang w:val="nl-BE"/>
        </w:rPr>
      </w:pPr>
    </w:p>
    <w:p w14:paraId="1C4254EE" w14:textId="77777777" w:rsidR="00E24D55" w:rsidRPr="002C48A6" w:rsidRDefault="002C48A6" w:rsidP="00E24D55">
      <w:pPr>
        <w:pStyle w:val="01Title"/>
        <w:ind w:left="0"/>
        <w:jc w:val="both"/>
        <w:rPr>
          <w:sz w:val="20"/>
          <w:szCs w:val="20"/>
          <w:lang w:val="en-GB"/>
        </w:rPr>
      </w:pPr>
      <w:r w:rsidRPr="002C48A6">
        <w:rPr>
          <w:sz w:val="20"/>
          <w:szCs w:val="20"/>
          <w:lang w:val="en-GB"/>
        </w:rPr>
        <w:t>V</w:t>
      </w:r>
      <w:r w:rsidR="00E24D55" w:rsidRPr="002C48A6">
        <w:rPr>
          <w:sz w:val="20"/>
          <w:szCs w:val="20"/>
          <w:lang w:val="en-GB"/>
        </w:rPr>
        <w:t>an de Gevel schreef:</w:t>
      </w:r>
      <w:r w:rsidR="00E24D55" w:rsidRPr="002C48A6">
        <w:rPr>
          <w:i/>
          <w:sz w:val="20"/>
          <w:szCs w:val="20"/>
          <w:lang w:val="en-GB"/>
        </w:rPr>
        <w:t>”On we go to Belgium where Ignace shows us a thirty move long manoeuvre in a endgame with bishop and knight against knight and pawn.”</w:t>
      </w:r>
    </w:p>
    <w:p w14:paraId="37C0F2CC" w14:textId="77777777" w:rsidR="00BA3AE4" w:rsidRPr="002C48A6" w:rsidRDefault="00BA3AE4" w:rsidP="00E24D55">
      <w:pPr>
        <w:pStyle w:val="01Title"/>
        <w:ind w:left="0"/>
        <w:jc w:val="both"/>
        <w:rPr>
          <w:i/>
          <w:sz w:val="20"/>
          <w:szCs w:val="20"/>
          <w:lang w:val="en-GB"/>
        </w:rPr>
      </w:pPr>
    </w:p>
    <w:p w14:paraId="002F48C4" w14:textId="77777777" w:rsidR="00DF4358" w:rsidRDefault="00DF4358" w:rsidP="00E24D55">
      <w:pPr>
        <w:pStyle w:val="01Title"/>
        <w:ind w:left="0"/>
        <w:jc w:val="both"/>
        <w:rPr>
          <w:sz w:val="20"/>
          <w:szCs w:val="20"/>
          <w:lang w:val="en-GB"/>
        </w:rPr>
      </w:pPr>
    </w:p>
    <w:p w14:paraId="310733B6" w14:textId="77777777" w:rsidR="00DF4358" w:rsidRDefault="00DF4358" w:rsidP="00E24D55">
      <w:pPr>
        <w:pStyle w:val="01Title"/>
        <w:ind w:left="0"/>
        <w:jc w:val="both"/>
        <w:rPr>
          <w:sz w:val="20"/>
          <w:szCs w:val="20"/>
          <w:lang w:val="en-GB"/>
        </w:rPr>
      </w:pPr>
    </w:p>
    <w:p w14:paraId="7C57A2E8" w14:textId="77777777" w:rsidR="00DF4358" w:rsidRDefault="00DF4358" w:rsidP="00E24D55">
      <w:pPr>
        <w:pStyle w:val="01Title"/>
        <w:ind w:left="0"/>
        <w:jc w:val="both"/>
        <w:rPr>
          <w:sz w:val="20"/>
          <w:szCs w:val="20"/>
          <w:lang w:val="en-GB"/>
        </w:rPr>
      </w:pPr>
    </w:p>
    <w:p w14:paraId="4911AC0C" w14:textId="77777777" w:rsidR="00BA3AE4" w:rsidRDefault="00BA3AE4" w:rsidP="00E24D55">
      <w:pPr>
        <w:pStyle w:val="01Title"/>
        <w:ind w:left="0"/>
        <w:jc w:val="both"/>
        <w:rPr>
          <w:i/>
          <w:sz w:val="20"/>
          <w:szCs w:val="20"/>
          <w:lang w:val="en-GB"/>
        </w:rPr>
      </w:pPr>
      <w:r>
        <w:rPr>
          <w:sz w:val="20"/>
          <w:szCs w:val="20"/>
          <w:lang w:val="en-GB"/>
        </w:rPr>
        <w:t xml:space="preserve">Jarl Ulrichsen oordeelde: </w:t>
      </w:r>
      <w:r>
        <w:rPr>
          <w:i/>
          <w:sz w:val="20"/>
          <w:szCs w:val="20"/>
          <w:lang w:val="en-GB"/>
        </w:rPr>
        <w:t>“Seems impressif at first sight, but it turns out to be a typical database of the incomprehensible kind. I have no idea how the compser found it, but unique moves are no merit per se”</w:t>
      </w:r>
    </w:p>
    <w:p w14:paraId="46021550" w14:textId="77777777" w:rsidR="00515BBA" w:rsidRPr="001513C2" w:rsidRDefault="00515BBA" w:rsidP="00E24D55">
      <w:pPr>
        <w:pStyle w:val="01Title"/>
        <w:ind w:left="0"/>
        <w:jc w:val="both"/>
        <w:rPr>
          <w:b/>
          <w:sz w:val="20"/>
          <w:szCs w:val="20"/>
        </w:rPr>
      </w:pPr>
    </w:p>
    <w:p w14:paraId="58F86671" w14:textId="77777777" w:rsidR="00A6657F" w:rsidRDefault="00053912" w:rsidP="00E24D55">
      <w:pPr>
        <w:pStyle w:val="01Title"/>
        <w:ind w:left="0"/>
        <w:jc w:val="both"/>
        <w:rPr>
          <w:sz w:val="20"/>
          <w:szCs w:val="20"/>
          <w:lang w:val="nl-BE"/>
        </w:rPr>
      </w:pPr>
      <w:r w:rsidRPr="00DD6160">
        <w:rPr>
          <w:sz w:val="20"/>
          <w:szCs w:val="20"/>
          <w:lang w:val="nl-BE"/>
        </w:rPr>
        <w:t xml:space="preserve">In </w:t>
      </w:r>
      <w:r w:rsidRPr="00DD6160">
        <w:rPr>
          <w:i/>
          <w:sz w:val="20"/>
          <w:szCs w:val="20"/>
          <w:lang w:val="nl-BE"/>
        </w:rPr>
        <w:t>EG</w:t>
      </w:r>
      <w:r w:rsidR="00DD6160">
        <w:rPr>
          <w:i/>
          <w:sz w:val="20"/>
          <w:szCs w:val="20"/>
          <w:lang w:val="nl-BE"/>
        </w:rPr>
        <w:t xml:space="preserve"> </w:t>
      </w:r>
      <w:r w:rsidR="00184F2B" w:rsidRPr="00DD6160">
        <w:rPr>
          <w:sz w:val="20"/>
          <w:szCs w:val="20"/>
          <w:lang w:val="nl-BE"/>
        </w:rPr>
        <w:t>N</w:t>
      </w:r>
      <w:r w:rsidR="00184F2B">
        <w:rPr>
          <w:sz w:val="20"/>
          <w:szCs w:val="20"/>
          <w:lang w:val="nl-BE"/>
        </w:rPr>
        <w:t>°198</w:t>
      </w:r>
      <w:r w:rsidR="00FF78B7">
        <w:rPr>
          <w:sz w:val="20"/>
          <w:szCs w:val="20"/>
          <w:lang w:val="nl-BE"/>
        </w:rPr>
        <w:t xml:space="preserve"> studie 19835</w:t>
      </w:r>
      <w:r w:rsidR="00DD6160">
        <w:rPr>
          <w:i/>
          <w:sz w:val="20"/>
          <w:szCs w:val="20"/>
          <w:lang w:val="nl-BE"/>
        </w:rPr>
        <w:t xml:space="preserve"> </w:t>
      </w:r>
      <w:r w:rsidR="00DD6160">
        <w:rPr>
          <w:sz w:val="20"/>
          <w:szCs w:val="20"/>
          <w:lang w:val="nl-BE"/>
        </w:rPr>
        <w:t>even</w:t>
      </w:r>
      <w:r w:rsidR="00FF78B7">
        <w:rPr>
          <w:sz w:val="20"/>
          <w:szCs w:val="20"/>
          <w:lang w:val="nl-BE"/>
        </w:rPr>
        <w:t>-</w:t>
      </w:r>
      <w:r w:rsidR="00DD6160">
        <w:rPr>
          <w:sz w:val="20"/>
          <w:szCs w:val="20"/>
          <w:lang w:val="nl-BE"/>
        </w:rPr>
        <w:t>wel</w:t>
      </w:r>
      <w:r w:rsidR="00FF78B7">
        <w:rPr>
          <w:sz w:val="20"/>
          <w:szCs w:val="20"/>
          <w:lang w:val="nl-BE"/>
        </w:rPr>
        <w:t>,</w:t>
      </w:r>
      <w:r w:rsidR="00DD6160">
        <w:rPr>
          <w:sz w:val="20"/>
          <w:szCs w:val="20"/>
          <w:lang w:val="nl-BE"/>
        </w:rPr>
        <w:t xml:space="preserve"> </w:t>
      </w:r>
      <w:r>
        <w:rPr>
          <w:sz w:val="20"/>
          <w:szCs w:val="20"/>
          <w:lang w:val="nl-BE"/>
        </w:rPr>
        <w:t>wordt een</w:t>
      </w:r>
      <w:r w:rsidR="00853572">
        <w:rPr>
          <w:sz w:val="20"/>
          <w:szCs w:val="20"/>
          <w:lang w:val="nl-BE"/>
        </w:rPr>
        <w:t xml:space="preserve"> gelijkaardige, o</w:t>
      </w:r>
      <w:r w:rsidR="00FF78B7">
        <w:rPr>
          <w:sz w:val="20"/>
          <w:szCs w:val="20"/>
          <w:lang w:val="nl-BE"/>
        </w:rPr>
        <w:t>n-</w:t>
      </w:r>
      <w:r w:rsidR="00853572">
        <w:rPr>
          <w:sz w:val="20"/>
          <w:szCs w:val="20"/>
          <w:lang w:val="nl-BE"/>
        </w:rPr>
        <w:t>verstaanbare</w:t>
      </w:r>
      <w:r w:rsidR="00751720">
        <w:rPr>
          <w:sz w:val="20"/>
          <w:szCs w:val="20"/>
          <w:lang w:val="nl-BE"/>
        </w:rPr>
        <w:t xml:space="preserve"> en toch correcte</w:t>
      </w:r>
      <w:r w:rsidR="000C7899">
        <w:rPr>
          <w:sz w:val="20"/>
          <w:szCs w:val="20"/>
          <w:lang w:val="nl-BE"/>
        </w:rPr>
        <w:t xml:space="preserve"> </w:t>
      </w:r>
      <w:r>
        <w:rPr>
          <w:sz w:val="20"/>
          <w:szCs w:val="20"/>
          <w:lang w:val="nl-BE"/>
        </w:rPr>
        <w:t>stu</w:t>
      </w:r>
      <w:r w:rsidR="00A026CE">
        <w:rPr>
          <w:sz w:val="20"/>
          <w:szCs w:val="20"/>
          <w:lang w:val="nl-BE"/>
        </w:rPr>
        <w:t>-</w:t>
      </w:r>
      <w:r>
        <w:rPr>
          <w:sz w:val="20"/>
          <w:szCs w:val="20"/>
          <w:lang w:val="nl-BE"/>
        </w:rPr>
        <w:t>die</w:t>
      </w:r>
      <w:r w:rsidR="00272605">
        <w:rPr>
          <w:sz w:val="20"/>
          <w:szCs w:val="20"/>
          <w:lang w:val="nl-BE"/>
        </w:rPr>
        <w:t xml:space="preserve">, van </w:t>
      </w:r>
      <w:r w:rsidR="00272605" w:rsidRPr="00272605">
        <w:rPr>
          <w:sz w:val="20"/>
          <w:szCs w:val="20"/>
          <w:lang w:val="nl-BE"/>
        </w:rPr>
        <w:t>27 zetten diep</w:t>
      </w:r>
      <w:r w:rsidR="00272605">
        <w:rPr>
          <w:sz w:val="20"/>
          <w:szCs w:val="20"/>
          <w:lang w:val="nl-BE"/>
        </w:rPr>
        <w:t>,</w:t>
      </w:r>
      <w:r w:rsidR="00272605">
        <w:rPr>
          <w:i/>
          <w:sz w:val="20"/>
          <w:szCs w:val="20"/>
          <w:lang w:val="nl-BE"/>
        </w:rPr>
        <w:t xml:space="preserve"> </w:t>
      </w:r>
      <w:r>
        <w:rPr>
          <w:sz w:val="20"/>
          <w:szCs w:val="20"/>
          <w:lang w:val="nl-BE"/>
        </w:rPr>
        <w:t xml:space="preserve"> van V</w:t>
      </w:r>
      <w:r w:rsidR="00272605">
        <w:rPr>
          <w:sz w:val="20"/>
          <w:szCs w:val="20"/>
          <w:lang w:val="nl-BE"/>
        </w:rPr>
        <w:t>.</w:t>
      </w:r>
      <w:r>
        <w:rPr>
          <w:sz w:val="20"/>
          <w:szCs w:val="20"/>
          <w:lang w:val="nl-BE"/>
        </w:rPr>
        <w:t xml:space="preserve"> Aberman </w:t>
      </w:r>
      <w:r w:rsidR="007A7242">
        <w:rPr>
          <w:sz w:val="20"/>
          <w:szCs w:val="20"/>
          <w:lang w:val="nl-BE"/>
        </w:rPr>
        <w:t>wé</w:t>
      </w:r>
      <w:r>
        <w:rPr>
          <w:sz w:val="20"/>
          <w:szCs w:val="20"/>
          <w:lang w:val="nl-BE"/>
        </w:rPr>
        <w:t>l bekroond</w:t>
      </w:r>
      <w:r w:rsidR="00DA6E79">
        <w:rPr>
          <w:sz w:val="20"/>
          <w:szCs w:val="20"/>
          <w:lang w:val="nl-BE"/>
        </w:rPr>
        <w:t xml:space="preserve"> door Yo</w:t>
      </w:r>
      <w:r w:rsidR="00A026CE">
        <w:rPr>
          <w:sz w:val="20"/>
          <w:szCs w:val="20"/>
          <w:lang w:val="nl-BE"/>
        </w:rPr>
        <w:t>-</w:t>
      </w:r>
      <w:r w:rsidR="00DA6E79">
        <w:rPr>
          <w:sz w:val="20"/>
          <w:szCs w:val="20"/>
          <w:lang w:val="nl-BE"/>
        </w:rPr>
        <w:t>chanan Afek</w:t>
      </w:r>
      <w:r w:rsidR="00853572">
        <w:rPr>
          <w:sz w:val="20"/>
          <w:szCs w:val="20"/>
          <w:lang w:val="nl-BE"/>
        </w:rPr>
        <w:t>,</w:t>
      </w:r>
      <w:r>
        <w:rPr>
          <w:sz w:val="20"/>
          <w:szCs w:val="20"/>
          <w:lang w:val="nl-BE"/>
        </w:rPr>
        <w:t xml:space="preserve"> met een 2</w:t>
      </w:r>
      <w:r w:rsidRPr="00053912">
        <w:rPr>
          <w:sz w:val="20"/>
          <w:szCs w:val="20"/>
          <w:vertAlign w:val="superscript"/>
          <w:lang w:val="nl-BE"/>
        </w:rPr>
        <w:t>de</w:t>
      </w:r>
      <w:r>
        <w:rPr>
          <w:sz w:val="20"/>
          <w:szCs w:val="20"/>
          <w:lang w:val="nl-BE"/>
        </w:rPr>
        <w:t xml:space="preserve"> en 3</w:t>
      </w:r>
      <w:r w:rsidRPr="00053912">
        <w:rPr>
          <w:sz w:val="20"/>
          <w:szCs w:val="20"/>
          <w:vertAlign w:val="superscript"/>
          <w:lang w:val="nl-BE"/>
        </w:rPr>
        <w:t>de</w:t>
      </w:r>
      <w:r>
        <w:rPr>
          <w:sz w:val="20"/>
          <w:szCs w:val="20"/>
          <w:lang w:val="nl-BE"/>
        </w:rPr>
        <w:t xml:space="preserve"> prijs</w:t>
      </w:r>
      <w:r w:rsidR="00E97F17">
        <w:rPr>
          <w:sz w:val="20"/>
          <w:szCs w:val="20"/>
          <w:lang w:val="nl-BE"/>
        </w:rPr>
        <w:t>, na</w:t>
      </w:r>
      <w:r w:rsidR="00427D6A">
        <w:rPr>
          <w:sz w:val="20"/>
          <w:szCs w:val="20"/>
          <w:lang w:val="nl-BE"/>
        </w:rPr>
        <w:t>melijk deze:</w:t>
      </w:r>
      <w:r w:rsidR="00853572">
        <w:rPr>
          <w:sz w:val="20"/>
          <w:szCs w:val="20"/>
          <w:lang w:val="nl-BE"/>
        </w:rPr>
        <w:t xml:space="preserve"> </w:t>
      </w:r>
      <w:r w:rsidR="00A6657F">
        <w:rPr>
          <w:sz w:val="20"/>
          <w:szCs w:val="20"/>
          <w:lang w:val="nl-BE"/>
        </w:rPr>
        <w:t xml:space="preserve"> </w:t>
      </w:r>
    </w:p>
    <w:p w14:paraId="4C7EE8B9" w14:textId="77777777" w:rsidR="00FF78B7" w:rsidRDefault="00FF78B7" w:rsidP="00E24D55">
      <w:pPr>
        <w:pStyle w:val="01Title"/>
        <w:ind w:left="0"/>
        <w:jc w:val="both"/>
        <w:rPr>
          <w:sz w:val="20"/>
          <w:szCs w:val="20"/>
          <w:lang w:val="nl-BE"/>
        </w:rPr>
      </w:pPr>
    </w:p>
    <w:p w14:paraId="3BB2DBB9" w14:textId="77777777" w:rsidR="00053912" w:rsidRDefault="00053912" w:rsidP="00E24D55">
      <w:pPr>
        <w:pStyle w:val="01Title"/>
        <w:ind w:left="0"/>
        <w:jc w:val="both"/>
        <w:rPr>
          <w:sz w:val="20"/>
          <w:szCs w:val="20"/>
          <w:lang w:val="nl-BE"/>
        </w:rPr>
      </w:pPr>
      <w:r>
        <w:rPr>
          <w:sz w:val="20"/>
          <w:szCs w:val="20"/>
          <w:lang w:val="nl-BE"/>
        </w:rPr>
        <w:t>Kh3 a2 b2 d4</w:t>
      </w:r>
      <w:r w:rsidR="000C7899">
        <w:rPr>
          <w:sz w:val="20"/>
          <w:szCs w:val="20"/>
          <w:lang w:val="nl-BE"/>
        </w:rPr>
        <w:t xml:space="preserve"> / Kh8 Pf5 +</w:t>
      </w:r>
      <w:r w:rsidR="00CD2876">
        <w:rPr>
          <w:sz w:val="20"/>
          <w:szCs w:val="20"/>
          <w:lang w:val="nl-BE"/>
        </w:rPr>
        <w:t xml:space="preserve"> </w:t>
      </w:r>
    </w:p>
    <w:p w14:paraId="57A40BDE" w14:textId="77777777" w:rsidR="00A6657F" w:rsidRDefault="00A6657F" w:rsidP="00E24D55">
      <w:pPr>
        <w:pStyle w:val="01Title"/>
        <w:ind w:left="0"/>
        <w:jc w:val="both"/>
        <w:rPr>
          <w:sz w:val="20"/>
          <w:szCs w:val="20"/>
          <w:lang w:val="nl-BE"/>
        </w:rPr>
      </w:pPr>
    </w:p>
    <w:p w14:paraId="4B681E50" w14:textId="77777777" w:rsidR="00CD2876" w:rsidRPr="00A6657F" w:rsidRDefault="00CD2876" w:rsidP="00E24D55">
      <w:pPr>
        <w:pStyle w:val="01Title"/>
        <w:ind w:left="0"/>
        <w:jc w:val="both"/>
        <w:rPr>
          <w:sz w:val="20"/>
          <w:szCs w:val="20"/>
          <w:lang w:val="nl-BE"/>
        </w:rPr>
      </w:pPr>
      <w:r w:rsidRPr="00A6657F">
        <w:rPr>
          <w:sz w:val="20"/>
          <w:szCs w:val="20"/>
          <w:lang w:val="nl-BE"/>
        </w:rPr>
        <w:t>Met de oplossing: 1.Kg4</w:t>
      </w:r>
      <w:r w:rsidR="001C3D20" w:rsidRPr="00A6657F">
        <w:rPr>
          <w:sz w:val="20"/>
          <w:szCs w:val="20"/>
          <w:lang w:val="nl-BE"/>
        </w:rPr>
        <w:t xml:space="preserve"> Pe7 2.Kf4 Kg7 3.Ke5  Kf7 4.a3 Ke8 5.Ke6 Kd8 6.d5 Pg6 7.Kd6 Pf4 8.b3 Kc8 9.a4 Sd3 10.</w:t>
      </w:r>
      <w:r w:rsidR="00062749" w:rsidRPr="00A6657F">
        <w:rPr>
          <w:sz w:val="20"/>
          <w:szCs w:val="20"/>
          <w:lang w:val="nl-BE"/>
        </w:rPr>
        <w:t>Kc6 Pb4+ 11.Kc5 Pa6+ 12Kd6 Kb7 13.a5</w:t>
      </w:r>
      <w:r w:rsidR="008D4A44">
        <w:rPr>
          <w:sz w:val="20"/>
          <w:szCs w:val="20"/>
          <w:lang w:val="nl-BE"/>
        </w:rPr>
        <w:t xml:space="preserve"> Kc8 14.Ke7 Pc7 15.d6 Pd5+ 16.Ke</w:t>
      </w:r>
      <w:r w:rsidR="00062749" w:rsidRPr="00A6657F">
        <w:rPr>
          <w:sz w:val="20"/>
          <w:szCs w:val="20"/>
          <w:lang w:val="nl-BE"/>
        </w:rPr>
        <w:t>6 Pb4 17.d7+ Kc7 18.a6</w:t>
      </w:r>
      <w:r w:rsidR="008D4A44">
        <w:rPr>
          <w:sz w:val="20"/>
          <w:szCs w:val="20"/>
          <w:lang w:val="nl-BE"/>
        </w:rPr>
        <w:t xml:space="preserve"> </w:t>
      </w:r>
      <w:r w:rsidR="00062749" w:rsidRPr="00A6657F">
        <w:rPr>
          <w:sz w:val="20"/>
          <w:szCs w:val="20"/>
          <w:lang w:val="nl-BE"/>
        </w:rPr>
        <w:t>Pc6 19.b4 Kd8 20.Kd6 Pa7 21.Kc5 Kxd7 22.Kb6 Pc8+ 23.Kb7 Pd6+ 24.Kb8 Pb5 25.a7 Pxa7 26.Kxa7 Kc6 27.Ka6.</w:t>
      </w:r>
      <w:r w:rsidR="008D4A44">
        <w:rPr>
          <w:sz w:val="20"/>
          <w:szCs w:val="20"/>
          <w:lang w:val="nl-BE"/>
        </w:rPr>
        <w:t>, en wint.</w:t>
      </w:r>
    </w:p>
    <w:p w14:paraId="745FB4A8" w14:textId="77777777" w:rsidR="00A6657F" w:rsidRDefault="00A6657F" w:rsidP="00853572">
      <w:pPr>
        <w:pStyle w:val="01Title"/>
        <w:ind w:left="0"/>
        <w:jc w:val="both"/>
        <w:rPr>
          <w:sz w:val="20"/>
          <w:szCs w:val="20"/>
          <w:lang w:val="nl-BE"/>
        </w:rPr>
      </w:pPr>
    </w:p>
    <w:p w14:paraId="16A289D2" w14:textId="77777777" w:rsidR="000C098D" w:rsidRDefault="008B6FA4" w:rsidP="00853572">
      <w:pPr>
        <w:pStyle w:val="01Title"/>
        <w:ind w:left="0"/>
        <w:jc w:val="both"/>
        <w:rPr>
          <w:sz w:val="20"/>
          <w:szCs w:val="20"/>
          <w:lang w:val="nl-BE"/>
        </w:rPr>
      </w:pPr>
      <w:r>
        <w:rPr>
          <w:sz w:val="20"/>
          <w:szCs w:val="20"/>
          <w:lang w:val="nl-BE"/>
        </w:rPr>
        <w:t>Immers n</w:t>
      </w:r>
      <w:r w:rsidR="000C7899">
        <w:rPr>
          <w:sz w:val="20"/>
          <w:szCs w:val="20"/>
          <w:lang w:val="nl-BE"/>
        </w:rPr>
        <w:t>iet hoe</w:t>
      </w:r>
      <w:r w:rsidR="00306682">
        <w:rPr>
          <w:sz w:val="20"/>
          <w:szCs w:val="20"/>
          <w:lang w:val="nl-BE"/>
        </w:rPr>
        <w:t>?</w:t>
      </w:r>
      <w:r w:rsidR="000C7899">
        <w:rPr>
          <w:sz w:val="20"/>
          <w:szCs w:val="20"/>
          <w:lang w:val="nl-BE"/>
        </w:rPr>
        <w:t xml:space="preserve">, maar </w:t>
      </w:r>
      <w:r w:rsidR="000C7899">
        <w:rPr>
          <w:b/>
          <w:sz w:val="20"/>
          <w:szCs w:val="20"/>
          <w:lang w:val="nl-BE"/>
        </w:rPr>
        <w:t>dat</w:t>
      </w:r>
      <w:r w:rsidR="005A0F2C">
        <w:rPr>
          <w:b/>
          <w:sz w:val="20"/>
          <w:szCs w:val="20"/>
          <w:lang w:val="nl-BE"/>
        </w:rPr>
        <w:t>!</w:t>
      </w:r>
      <w:r w:rsidR="000C7899">
        <w:rPr>
          <w:b/>
          <w:sz w:val="20"/>
          <w:szCs w:val="20"/>
          <w:lang w:val="nl-BE"/>
        </w:rPr>
        <w:t xml:space="preserve"> </w:t>
      </w:r>
      <w:r w:rsidR="00751720">
        <w:rPr>
          <w:sz w:val="20"/>
          <w:szCs w:val="20"/>
          <w:lang w:val="nl-BE"/>
        </w:rPr>
        <w:t>ik</w:t>
      </w:r>
      <w:r>
        <w:rPr>
          <w:sz w:val="20"/>
          <w:szCs w:val="20"/>
          <w:lang w:val="nl-BE"/>
        </w:rPr>
        <w:t xml:space="preserve"> de</w:t>
      </w:r>
      <w:r w:rsidR="00751720">
        <w:rPr>
          <w:sz w:val="20"/>
          <w:szCs w:val="20"/>
          <w:lang w:val="nl-BE"/>
        </w:rPr>
        <w:t xml:space="preserve"> </w:t>
      </w:r>
      <w:r w:rsidR="00184F2B">
        <w:rPr>
          <w:sz w:val="20"/>
          <w:szCs w:val="20"/>
          <w:lang w:val="nl-BE"/>
        </w:rPr>
        <w:t>hoger</w:t>
      </w:r>
      <w:r w:rsidR="009262B5">
        <w:rPr>
          <w:sz w:val="20"/>
          <w:szCs w:val="20"/>
          <w:lang w:val="nl-BE"/>
        </w:rPr>
        <w:t xml:space="preserve"> staande</w:t>
      </w:r>
      <w:r w:rsidR="009E22A6">
        <w:rPr>
          <w:sz w:val="20"/>
          <w:szCs w:val="20"/>
          <w:lang w:val="nl-BE"/>
        </w:rPr>
        <w:t xml:space="preserve"> </w:t>
      </w:r>
      <w:r w:rsidR="007B68C3">
        <w:rPr>
          <w:sz w:val="20"/>
          <w:szCs w:val="20"/>
          <w:lang w:val="nl-BE"/>
        </w:rPr>
        <w:t>winnende</w:t>
      </w:r>
      <w:r w:rsidR="009262B5">
        <w:rPr>
          <w:sz w:val="20"/>
          <w:szCs w:val="20"/>
          <w:lang w:val="nl-BE"/>
        </w:rPr>
        <w:t xml:space="preserve"> </w:t>
      </w:r>
      <w:r w:rsidR="000C7899">
        <w:rPr>
          <w:sz w:val="20"/>
          <w:szCs w:val="20"/>
          <w:lang w:val="nl-BE"/>
        </w:rPr>
        <w:t>stel</w:t>
      </w:r>
      <w:r w:rsidR="00247BF6">
        <w:rPr>
          <w:sz w:val="20"/>
          <w:szCs w:val="20"/>
          <w:lang w:val="nl-BE"/>
        </w:rPr>
        <w:t xml:space="preserve">ling </w:t>
      </w:r>
      <w:r w:rsidR="00FD788E">
        <w:rPr>
          <w:sz w:val="20"/>
          <w:szCs w:val="20"/>
          <w:lang w:val="nl-BE"/>
        </w:rPr>
        <w:t>componeerde</w:t>
      </w:r>
      <w:r w:rsidR="000C7899">
        <w:rPr>
          <w:sz w:val="20"/>
          <w:szCs w:val="20"/>
          <w:lang w:val="nl-BE"/>
        </w:rPr>
        <w:t xml:space="preserve"> is</w:t>
      </w:r>
      <w:r w:rsidR="00FD788E">
        <w:rPr>
          <w:sz w:val="20"/>
          <w:szCs w:val="20"/>
          <w:lang w:val="nl-BE"/>
        </w:rPr>
        <w:t xml:space="preserve"> </w:t>
      </w:r>
      <w:r w:rsidR="000C7899">
        <w:rPr>
          <w:sz w:val="20"/>
          <w:szCs w:val="20"/>
          <w:lang w:val="nl-BE"/>
        </w:rPr>
        <w:t>mijn verdienste.</w:t>
      </w:r>
    </w:p>
    <w:p w14:paraId="748DE945" w14:textId="77777777" w:rsidR="0048429F" w:rsidRDefault="009262B5" w:rsidP="0048429F">
      <w:pPr>
        <w:pStyle w:val="01Title"/>
        <w:ind w:left="0"/>
        <w:jc w:val="both"/>
        <w:rPr>
          <w:sz w:val="20"/>
          <w:szCs w:val="20"/>
          <w:lang w:val="nl-BE"/>
        </w:rPr>
      </w:pPr>
      <w:r>
        <w:rPr>
          <w:sz w:val="20"/>
          <w:szCs w:val="20"/>
          <w:lang w:val="nl-BE"/>
        </w:rPr>
        <w:t xml:space="preserve">Hier merkt men het </w:t>
      </w:r>
      <w:r w:rsidR="0098672B">
        <w:rPr>
          <w:sz w:val="20"/>
          <w:szCs w:val="20"/>
          <w:lang w:val="nl-BE"/>
        </w:rPr>
        <w:t>grote beoor-delings</w:t>
      </w:r>
      <w:r w:rsidR="00247BF6">
        <w:rPr>
          <w:sz w:val="20"/>
          <w:szCs w:val="20"/>
          <w:lang w:val="nl-BE"/>
        </w:rPr>
        <w:t>v</w:t>
      </w:r>
      <w:r w:rsidR="0043268D">
        <w:rPr>
          <w:sz w:val="20"/>
          <w:szCs w:val="20"/>
          <w:lang w:val="nl-BE"/>
        </w:rPr>
        <w:t>erschil</w:t>
      </w:r>
      <w:r w:rsidR="001A7FCB">
        <w:rPr>
          <w:sz w:val="20"/>
          <w:szCs w:val="20"/>
          <w:lang w:val="nl-BE"/>
        </w:rPr>
        <w:t xml:space="preserve"> over</w:t>
      </w:r>
      <w:r w:rsidR="0043268D">
        <w:rPr>
          <w:sz w:val="20"/>
          <w:szCs w:val="20"/>
          <w:lang w:val="nl-BE"/>
        </w:rPr>
        <w:t xml:space="preserve"> gelijkaardige</w:t>
      </w:r>
      <w:r w:rsidR="0048429F">
        <w:rPr>
          <w:sz w:val="20"/>
          <w:szCs w:val="20"/>
          <w:lang w:val="nl-BE"/>
        </w:rPr>
        <w:t xml:space="preserve"> studie</w:t>
      </w:r>
      <w:r w:rsidR="0043268D">
        <w:rPr>
          <w:sz w:val="20"/>
          <w:szCs w:val="20"/>
          <w:lang w:val="nl-BE"/>
        </w:rPr>
        <w:t xml:space="preserve"> </w:t>
      </w:r>
      <w:r w:rsidR="0048429F">
        <w:rPr>
          <w:sz w:val="20"/>
          <w:szCs w:val="20"/>
          <w:lang w:val="nl-BE"/>
        </w:rPr>
        <w:t>bij juryleden:</w:t>
      </w:r>
    </w:p>
    <w:p w14:paraId="033AEDD0" w14:textId="77777777" w:rsidR="00956059" w:rsidRDefault="00853572" w:rsidP="00956059">
      <w:pPr>
        <w:pStyle w:val="01Title"/>
        <w:ind w:left="0"/>
        <w:jc w:val="both"/>
        <w:rPr>
          <w:b/>
          <w:sz w:val="20"/>
          <w:szCs w:val="20"/>
          <w:lang w:val="nl-BE"/>
        </w:rPr>
      </w:pPr>
      <w:r w:rsidRPr="003B7029">
        <w:rPr>
          <w:b/>
          <w:i/>
          <w:sz w:val="20"/>
          <w:szCs w:val="20"/>
          <w:lang w:val="nl-BE"/>
        </w:rPr>
        <w:t>’Tastes diffe</w:t>
      </w:r>
      <w:r w:rsidR="00956059">
        <w:rPr>
          <w:b/>
          <w:i/>
          <w:sz w:val="20"/>
          <w:szCs w:val="20"/>
          <w:lang w:val="nl-BE"/>
        </w:rPr>
        <w:t>r</w:t>
      </w:r>
      <w:r w:rsidR="00956059">
        <w:rPr>
          <w:b/>
          <w:sz w:val="20"/>
          <w:szCs w:val="20"/>
          <w:lang w:val="nl-BE"/>
        </w:rPr>
        <w:t>’</w:t>
      </w:r>
    </w:p>
    <w:p w14:paraId="06C1EDDA" w14:textId="77777777" w:rsidR="00956059" w:rsidRDefault="00956059" w:rsidP="00956059">
      <w:pPr>
        <w:pStyle w:val="01Title"/>
        <w:ind w:left="0"/>
        <w:jc w:val="both"/>
        <w:rPr>
          <w:b/>
          <w:sz w:val="20"/>
          <w:szCs w:val="20"/>
          <w:lang w:val="nl-BE"/>
        </w:rPr>
      </w:pPr>
    </w:p>
    <w:p w14:paraId="58CE7AE5" w14:textId="77777777" w:rsidR="00112F7A" w:rsidRPr="00956059" w:rsidRDefault="00AE1C44" w:rsidP="00956059">
      <w:pPr>
        <w:pStyle w:val="01Title"/>
        <w:ind w:left="0"/>
        <w:jc w:val="center"/>
        <w:rPr>
          <w:sz w:val="20"/>
          <w:szCs w:val="20"/>
          <w:lang w:val="nl-BE"/>
        </w:rPr>
      </w:pPr>
      <w:r>
        <w:rPr>
          <w:b/>
          <w:sz w:val="20"/>
          <w:szCs w:val="20"/>
          <w:lang w:val="nl-BE"/>
        </w:rPr>
        <w:t>-122</w:t>
      </w:r>
      <w:r w:rsidR="00112F7A">
        <w:rPr>
          <w:b/>
          <w:sz w:val="20"/>
          <w:szCs w:val="20"/>
          <w:lang w:val="nl-BE"/>
        </w:rPr>
        <w:t xml:space="preserve"> -</w:t>
      </w:r>
    </w:p>
    <w:p w14:paraId="044D8498" w14:textId="77777777" w:rsidR="00112F7A" w:rsidRDefault="00112F7A" w:rsidP="00112F7A">
      <w:pPr>
        <w:pStyle w:val="01Title"/>
        <w:ind w:left="0"/>
        <w:jc w:val="center"/>
        <w:rPr>
          <w:b/>
          <w:sz w:val="20"/>
          <w:szCs w:val="20"/>
          <w:lang w:val="nl-BE"/>
        </w:rPr>
      </w:pPr>
    </w:p>
    <w:p w14:paraId="2CE46481" w14:textId="77777777" w:rsidR="0046486E" w:rsidRDefault="00112F7A" w:rsidP="0046486E">
      <w:pPr>
        <w:pStyle w:val="01Title"/>
        <w:ind w:left="0"/>
        <w:jc w:val="center"/>
        <w:rPr>
          <w:sz w:val="20"/>
          <w:szCs w:val="20"/>
          <w:lang w:val="nl-BE"/>
        </w:rPr>
      </w:pPr>
      <w:r>
        <w:rPr>
          <w:i/>
          <w:sz w:val="20"/>
          <w:szCs w:val="20"/>
          <w:lang w:val="nl-BE"/>
        </w:rPr>
        <w:t xml:space="preserve">Origineel, </w:t>
      </w:r>
      <w:r>
        <w:rPr>
          <w:sz w:val="20"/>
          <w:szCs w:val="20"/>
          <w:lang w:val="nl-BE"/>
        </w:rPr>
        <w:t>201</w:t>
      </w:r>
    </w:p>
    <w:p w14:paraId="50F085EC" w14:textId="77777777" w:rsidR="0046486E" w:rsidRDefault="0046486E" w:rsidP="00362CE1">
      <w:pPr>
        <w:pStyle w:val="01Title"/>
        <w:ind w:left="0"/>
        <w:rPr>
          <w:sz w:val="20"/>
          <w:szCs w:val="20"/>
          <w:lang w:val="nl-BE"/>
        </w:rPr>
      </w:pPr>
    </w:p>
    <w:p w14:paraId="364E9F81" w14:textId="77777777" w:rsidR="00362CE1" w:rsidRDefault="00362CE1" w:rsidP="00362CE1">
      <w:pPr>
        <w:pStyle w:val="01Title"/>
        <w:ind w:left="0"/>
        <w:rPr>
          <w:sz w:val="20"/>
          <w:szCs w:val="20"/>
          <w:lang w:val="nl-BE"/>
        </w:rPr>
      </w:pPr>
    </w:p>
    <w:p w14:paraId="0149D981" w14:textId="77777777" w:rsidR="00362CE1" w:rsidRDefault="00362CE1" w:rsidP="00362CE1">
      <w:pPr>
        <w:pStyle w:val="01Title"/>
        <w:ind w:left="0"/>
        <w:rPr>
          <w:sz w:val="20"/>
          <w:szCs w:val="20"/>
          <w:lang w:val="nl-BE"/>
        </w:rPr>
      </w:pPr>
      <w:r>
        <w:rPr>
          <w:sz w:val="20"/>
          <w:szCs w:val="20"/>
          <w:lang w:val="nl-BE"/>
        </w:rPr>
        <w:t>Kd4   Lh6 Ph8</w:t>
      </w:r>
      <w:r w:rsidR="00535F26">
        <w:rPr>
          <w:sz w:val="20"/>
          <w:szCs w:val="20"/>
          <w:lang w:val="nl-BE"/>
        </w:rPr>
        <w:t xml:space="preserve"> / Kd6  Pa2 h5 +</w:t>
      </w:r>
    </w:p>
    <w:p w14:paraId="0929E1D7" w14:textId="77777777" w:rsidR="00362CE1" w:rsidRDefault="00362CE1" w:rsidP="0046486E">
      <w:pPr>
        <w:pStyle w:val="01Title"/>
        <w:ind w:left="0"/>
        <w:jc w:val="center"/>
        <w:rPr>
          <w:sz w:val="20"/>
          <w:szCs w:val="20"/>
          <w:lang w:val="nl-BE"/>
        </w:rPr>
      </w:pPr>
    </w:p>
    <w:p w14:paraId="26C99C85" w14:textId="77777777" w:rsidR="00362CE1" w:rsidRDefault="00362CE1" w:rsidP="0046486E">
      <w:pPr>
        <w:pStyle w:val="01Title"/>
        <w:ind w:left="0"/>
        <w:jc w:val="center"/>
        <w:rPr>
          <w:sz w:val="20"/>
          <w:szCs w:val="20"/>
          <w:lang w:val="nl-BE"/>
        </w:rPr>
      </w:pPr>
    </w:p>
    <w:p w14:paraId="1F866E20" w14:textId="77777777" w:rsidR="00362CE1" w:rsidRDefault="00362CE1" w:rsidP="0046486E">
      <w:pPr>
        <w:pStyle w:val="01Title"/>
        <w:ind w:left="0"/>
        <w:jc w:val="center"/>
        <w:rPr>
          <w:sz w:val="20"/>
          <w:szCs w:val="20"/>
          <w:lang w:val="nl-BE"/>
        </w:rPr>
      </w:pPr>
    </w:p>
    <w:p w14:paraId="033B8E9E" w14:textId="77777777" w:rsidR="00362CE1" w:rsidRDefault="00362CE1" w:rsidP="0046486E">
      <w:pPr>
        <w:pStyle w:val="01Title"/>
        <w:ind w:left="0"/>
        <w:jc w:val="center"/>
        <w:rPr>
          <w:sz w:val="20"/>
          <w:szCs w:val="20"/>
          <w:lang w:val="nl-BE"/>
        </w:rPr>
      </w:pPr>
    </w:p>
    <w:p w14:paraId="1EDAFC16" w14:textId="77777777" w:rsidR="00362CE1" w:rsidRDefault="00362CE1" w:rsidP="0046486E">
      <w:pPr>
        <w:pStyle w:val="01Title"/>
        <w:ind w:left="0"/>
        <w:jc w:val="center"/>
        <w:rPr>
          <w:sz w:val="20"/>
          <w:szCs w:val="20"/>
          <w:lang w:val="nl-BE"/>
        </w:rPr>
      </w:pPr>
    </w:p>
    <w:p w14:paraId="5205880F" w14:textId="77777777" w:rsidR="00362CE1" w:rsidRDefault="00362CE1" w:rsidP="0046486E">
      <w:pPr>
        <w:pStyle w:val="01Title"/>
        <w:ind w:left="0"/>
        <w:jc w:val="center"/>
        <w:rPr>
          <w:sz w:val="20"/>
          <w:szCs w:val="20"/>
          <w:lang w:val="nl-BE"/>
        </w:rPr>
      </w:pPr>
    </w:p>
    <w:p w14:paraId="39419927" w14:textId="77777777" w:rsidR="00362CE1" w:rsidRDefault="00362CE1" w:rsidP="0046486E">
      <w:pPr>
        <w:pStyle w:val="01Title"/>
        <w:ind w:left="0"/>
        <w:jc w:val="center"/>
        <w:rPr>
          <w:sz w:val="20"/>
          <w:szCs w:val="20"/>
          <w:lang w:val="nl-BE"/>
        </w:rPr>
      </w:pPr>
    </w:p>
    <w:p w14:paraId="249D4C54" w14:textId="77777777" w:rsidR="00535F26" w:rsidRDefault="00535F26" w:rsidP="0046486E">
      <w:pPr>
        <w:pStyle w:val="01Title"/>
        <w:ind w:left="0"/>
        <w:jc w:val="center"/>
        <w:rPr>
          <w:sz w:val="20"/>
          <w:szCs w:val="20"/>
          <w:lang w:val="nl-BE"/>
        </w:rPr>
      </w:pPr>
    </w:p>
    <w:p w14:paraId="41860037" w14:textId="77777777" w:rsidR="00535F26" w:rsidRDefault="00535F26" w:rsidP="0046486E">
      <w:pPr>
        <w:pStyle w:val="01Title"/>
        <w:ind w:left="0"/>
        <w:jc w:val="center"/>
        <w:rPr>
          <w:sz w:val="20"/>
          <w:szCs w:val="20"/>
          <w:lang w:val="nl-BE"/>
        </w:rPr>
      </w:pPr>
    </w:p>
    <w:p w14:paraId="4CC325AE" w14:textId="77777777" w:rsidR="00535F26" w:rsidRDefault="00535F26" w:rsidP="0046486E">
      <w:pPr>
        <w:pStyle w:val="01Title"/>
        <w:ind w:left="0"/>
        <w:jc w:val="center"/>
        <w:rPr>
          <w:sz w:val="20"/>
          <w:szCs w:val="20"/>
          <w:lang w:val="nl-BE"/>
        </w:rPr>
      </w:pPr>
    </w:p>
    <w:p w14:paraId="75896D08" w14:textId="77777777" w:rsidR="00535F26" w:rsidRDefault="00535F26" w:rsidP="0046486E">
      <w:pPr>
        <w:pStyle w:val="01Title"/>
        <w:ind w:left="0"/>
        <w:jc w:val="center"/>
        <w:rPr>
          <w:sz w:val="20"/>
          <w:szCs w:val="20"/>
          <w:lang w:val="nl-BE"/>
        </w:rPr>
      </w:pPr>
    </w:p>
    <w:p w14:paraId="3428D088" w14:textId="77777777" w:rsidR="00535F26" w:rsidRDefault="00535F26" w:rsidP="0046486E">
      <w:pPr>
        <w:pStyle w:val="01Title"/>
        <w:ind w:left="0"/>
        <w:jc w:val="center"/>
        <w:rPr>
          <w:sz w:val="20"/>
          <w:szCs w:val="20"/>
          <w:lang w:val="nl-BE"/>
        </w:rPr>
      </w:pPr>
    </w:p>
    <w:p w14:paraId="1CD4B85E" w14:textId="77777777" w:rsidR="00362CE1" w:rsidRDefault="00362CE1" w:rsidP="0046486E">
      <w:pPr>
        <w:pStyle w:val="01Title"/>
        <w:ind w:left="0"/>
        <w:jc w:val="center"/>
        <w:rPr>
          <w:sz w:val="20"/>
          <w:szCs w:val="20"/>
          <w:lang w:val="nl-BE"/>
        </w:rPr>
      </w:pPr>
    </w:p>
    <w:p w14:paraId="27B1A227" w14:textId="77777777" w:rsidR="00112F7A" w:rsidRPr="001D6918" w:rsidRDefault="00112F7A" w:rsidP="00112F7A">
      <w:pPr>
        <w:pStyle w:val="01Title"/>
        <w:ind w:left="0"/>
        <w:jc w:val="both"/>
        <w:rPr>
          <w:sz w:val="20"/>
          <w:szCs w:val="20"/>
          <w:lang w:val="nl-BE"/>
        </w:rPr>
      </w:pPr>
      <w:r w:rsidRPr="001D6918">
        <w:rPr>
          <w:b/>
          <w:sz w:val="24"/>
          <w:szCs w:val="24"/>
          <w:lang w:val="nl-BE"/>
        </w:rPr>
        <w:t xml:space="preserve">+                         </w:t>
      </w:r>
      <w:r w:rsidRPr="001D6918">
        <w:rPr>
          <w:sz w:val="20"/>
          <w:szCs w:val="20"/>
          <w:lang w:val="nl-BE"/>
        </w:rPr>
        <w:t xml:space="preserve">0014.01 d4d6 </w:t>
      </w:r>
    </w:p>
    <w:p w14:paraId="64A667E4" w14:textId="77777777" w:rsidR="00112F7A" w:rsidRPr="001D6918" w:rsidRDefault="00112F7A" w:rsidP="00112F7A">
      <w:pPr>
        <w:pStyle w:val="01Title"/>
        <w:ind w:left="0"/>
        <w:jc w:val="both"/>
        <w:rPr>
          <w:sz w:val="20"/>
          <w:szCs w:val="20"/>
          <w:lang w:val="nl-BE"/>
        </w:rPr>
      </w:pPr>
    </w:p>
    <w:p w14:paraId="5EEC78BB" w14:textId="77777777" w:rsidR="00112F7A" w:rsidRPr="001D6918" w:rsidRDefault="00112F7A" w:rsidP="00112F7A">
      <w:pPr>
        <w:pStyle w:val="01Title"/>
        <w:ind w:left="0"/>
        <w:jc w:val="both"/>
        <w:rPr>
          <w:b/>
          <w:sz w:val="20"/>
          <w:szCs w:val="20"/>
          <w:lang w:val="nl-BE"/>
        </w:rPr>
      </w:pPr>
      <w:r w:rsidRPr="001D6918">
        <w:rPr>
          <w:sz w:val="20"/>
          <w:szCs w:val="20"/>
          <w:lang w:val="nl-BE"/>
        </w:rPr>
        <w:tab/>
      </w:r>
      <w:r w:rsidRPr="001D6918">
        <w:rPr>
          <w:b/>
          <w:sz w:val="20"/>
          <w:szCs w:val="20"/>
          <w:lang w:val="nl-BE"/>
        </w:rPr>
        <w:t>1.Kc4</w:t>
      </w:r>
    </w:p>
    <w:p w14:paraId="30E09525" w14:textId="77777777" w:rsidR="00112F7A" w:rsidRPr="001D6918" w:rsidRDefault="00112F7A" w:rsidP="00112F7A">
      <w:pPr>
        <w:pStyle w:val="01Title"/>
        <w:ind w:left="0"/>
        <w:jc w:val="both"/>
        <w:rPr>
          <w:sz w:val="20"/>
          <w:szCs w:val="20"/>
          <w:lang w:val="nl-BE"/>
        </w:rPr>
      </w:pPr>
      <w:r w:rsidRPr="001D6918">
        <w:rPr>
          <w:sz w:val="20"/>
          <w:szCs w:val="20"/>
          <w:lang w:val="nl-BE"/>
        </w:rPr>
        <w:t xml:space="preserve">Om het paard op te sluiten. Want 1.Ld2?, met dezelfde bedoeling faalt na 1...Ke6 2.Pg6 Kf5 3.Pe5 </w:t>
      </w:r>
      <w:r w:rsidR="00E42EDB">
        <w:rPr>
          <w:sz w:val="20"/>
          <w:szCs w:val="20"/>
          <w:lang w:val="nl-BE"/>
        </w:rPr>
        <w:t>h4 4.Pd3 en nu 4...Kg4 met remi</w:t>
      </w:r>
      <w:r w:rsidRPr="001D6918">
        <w:rPr>
          <w:sz w:val="20"/>
          <w:szCs w:val="20"/>
          <w:lang w:val="nl-BE"/>
        </w:rPr>
        <w:t>se.</w:t>
      </w:r>
      <w:r w:rsidR="00E42EDB">
        <w:rPr>
          <w:sz w:val="20"/>
          <w:szCs w:val="20"/>
          <w:lang w:val="nl-BE"/>
        </w:rPr>
        <w:t xml:space="preserve"> Maar hier niet 4...h3, dat ver</w:t>
      </w:r>
      <w:r w:rsidRPr="001D6918">
        <w:rPr>
          <w:sz w:val="20"/>
          <w:szCs w:val="20"/>
          <w:lang w:val="nl-BE"/>
        </w:rPr>
        <w:t xml:space="preserve">liest na 5.Pf2 h2 6.Kc4 enzovoort. </w:t>
      </w:r>
    </w:p>
    <w:p w14:paraId="32C685E8" w14:textId="77777777" w:rsidR="00112F7A" w:rsidRDefault="00112F7A" w:rsidP="00112F7A">
      <w:pPr>
        <w:pStyle w:val="01Title"/>
        <w:ind w:left="0"/>
        <w:jc w:val="both"/>
        <w:rPr>
          <w:b/>
          <w:sz w:val="20"/>
          <w:szCs w:val="20"/>
        </w:rPr>
      </w:pPr>
      <w:r w:rsidRPr="001D6918">
        <w:rPr>
          <w:sz w:val="20"/>
          <w:szCs w:val="20"/>
          <w:lang w:val="nl-BE"/>
        </w:rPr>
        <w:tab/>
      </w:r>
      <w:r>
        <w:rPr>
          <w:b/>
          <w:sz w:val="20"/>
          <w:szCs w:val="20"/>
        </w:rPr>
        <w:t>1...</w:t>
      </w:r>
      <w:r>
        <w:rPr>
          <w:b/>
          <w:sz w:val="20"/>
          <w:szCs w:val="20"/>
        </w:rPr>
        <w:tab/>
      </w:r>
      <w:r>
        <w:rPr>
          <w:b/>
          <w:sz w:val="20"/>
          <w:szCs w:val="20"/>
        </w:rPr>
        <w:tab/>
        <w:t>Ke5</w:t>
      </w:r>
    </w:p>
    <w:p w14:paraId="050BEA7B" w14:textId="77777777" w:rsidR="00112F7A" w:rsidRDefault="00112F7A" w:rsidP="00112F7A">
      <w:pPr>
        <w:pStyle w:val="01Title"/>
        <w:ind w:left="0"/>
        <w:jc w:val="both"/>
        <w:rPr>
          <w:b/>
          <w:sz w:val="20"/>
          <w:szCs w:val="20"/>
        </w:rPr>
      </w:pPr>
      <w:r>
        <w:rPr>
          <w:sz w:val="20"/>
          <w:szCs w:val="20"/>
        </w:rPr>
        <w:tab/>
      </w:r>
      <w:r>
        <w:rPr>
          <w:b/>
          <w:sz w:val="20"/>
          <w:szCs w:val="20"/>
        </w:rPr>
        <w:t>2.Kb3</w:t>
      </w:r>
    </w:p>
    <w:p w14:paraId="352F11F4" w14:textId="77777777" w:rsidR="00112F7A" w:rsidRDefault="00112F7A" w:rsidP="00112F7A">
      <w:pPr>
        <w:pStyle w:val="01Title"/>
        <w:ind w:left="0"/>
        <w:jc w:val="both"/>
        <w:rPr>
          <w:b/>
          <w:sz w:val="20"/>
          <w:szCs w:val="20"/>
        </w:rPr>
      </w:pPr>
    </w:p>
    <w:p w14:paraId="69D089FE" w14:textId="77777777" w:rsidR="00112F7A" w:rsidRDefault="00112F7A" w:rsidP="00112F7A">
      <w:pPr>
        <w:pStyle w:val="01Title"/>
        <w:ind w:left="0"/>
        <w:jc w:val="both"/>
        <w:rPr>
          <w:b/>
          <w:i/>
          <w:sz w:val="20"/>
          <w:szCs w:val="20"/>
        </w:rPr>
      </w:pPr>
      <w:r>
        <w:rPr>
          <w:b/>
          <w:i/>
          <w:sz w:val="20"/>
          <w:szCs w:val="20"/>
        </w:rPr>
        <w:t>Variant A</w:t>
      </w:r>
    </w:p>
    <w:p w14:paraId="004AB2A3" w14:textId="77777777" w:rsidR="00112F7A" w:rsidRDefault="00112F7A" w:rsidP="00112F7A">
      <w:pPr>
        <w:pStyle w:val="01Title"/>
        <w:ind w:left="0"/>
        <w:jc w:val="both"/>
        <w:rPr>
          <w:b/>
          <w:sz w:val="20"/>
          <w:szCs w:val="20"/>
        </w:rPr>
      </w:pPr>
      <w:r>
        <w:rPr>
          <w:b/>
          <w:sz w:val="20"/>
          <w:szCs w:val="20"/>
        </w:rPr>
        <w:tab/>
        <w:t>2...</w:t>
      </w:r>
      <w:r>
        <w:rPr>
          <w:b/>
          <w:sz w:val="20"/>
          <w:szCs w:val="20"/>
        </w:rPr>
        <w:tab/>
      </w:r>
      <w:r>
        <w:rPr>
          <w:b/>
          <w:sz w:val="20"/>
          <w:szCs w:val="20"/>
        </w:rPr>
        <w:tab/>
        <w:t>h4</w:t>
      </w:r>
    </w:p>
    <w:p w14:paraId="4CB3D721" w14:textId="77777777" w:rsidR="00112F7A" w:rsidRDefault="00112F7A" w:rsidP="00112F7A">
      <w:pPr>
        <w:pStyle w:val="01Title"/>
        <w:ind w:left="0"/>
        <w:jc w:val="both"/>
        <w:rPr>
          <w:b/>
          <w:sz w:val="20"/>
          <w:szCs w:val="20"/>
        </w:rPr>
      </w:pPr>
      <w:r>
        <w:rPr>
          <w:b/>
          <w:sz w:val="20"/>
          <w:szCs w:val="20"/>
        </w:rPr>
        <w:tab/>
        <w:t>3.Pg6+</w:t>
      </w:r>
    </w:p>
    <w:p w14:paraId="2A50E482" w14:textId="77777777" w:rsidR="00535F26" w:rsidRDefault="00112F7A" w:rsidP="00112F7A">
      <w:pPr>
        <w:pStyle w:val="01Title"/>
        <w:ind w:left="0"/>
        <w:jc w:val="both"/>
        <w:rPr>
          <w:sz w:val="20"/>
          <w:szCs w:val="20"/>
          <w:lang w:val="nl-BE"/>
        </w:rPr>
      </w:pPr>
      <w:r w:rsidRPr="0082746D">
        <w:rPr>
          <w:sz w:val="20"/>
          <w:szCs w:val="20"/>
          <w:lang w:val="nl-BE"/>
        </w:rPr>
        <w:t>Maar niet 3.Kxa2? h3 4.Pf7+ Kf5 5.Pd6+ Kg4 6.Pe4 h2 7.Pf2+ Kf3 8.Ph1 Kg2 met remise</w:t>
      </w:r>
      <w:r w:rsidR="00535F26">
        <w:rPr>
          <w:sz w:val="20"/>
          <w:szCs w:val="20"/>
          <w:lang w:val="nl-BE"/>
        </w:rPr>
        <w:t xml:space="preserve"> </w:t>
      </w:r>
    </w:p>
    <w:p w14:paraId="7C5B1714" w14:textId="77777777" w:rsidR="00112F7A" w:rsidRPr="00535F26" w:rsidRDefault="00535F26" w:rsidP="00112F7A">
      <w:pPr>
        <w:pStyle w:val="01Title"/>
        <w:ind w:left="0"/>
        <w:jc w:val="both"/>
        <w:rPr>
          <w:sz w:val="20"/>
          <w:szCs w:val="20"/>
          <w:lang w:val="nl-BE"/>
        </w:rPr>
      </w:pPr>
      <w:r>
        <w:rPr>
          <w:b/>
          <w:sz w:val="20"/>
          <w:szCs w:val="20"/>
          <w:lang w:val="nl-BE"/>
        </w:rPr>
        <w:t xml:space="preserve">          </w:t>
      </w:r>
      <w:r w:rsidR="00112F7A" w:rsidRPr="0082746D">
        <w:rPr>
          <w:b/>
          <w:sz w:val="20"/>
          <w:szCs w:val="20"/>
          <w:lang w:val="nl-BE"/>
        </w:rPr>
        <w:t>3...</w:t>
      </w:r>
      <w:r w:rsidR="00112F7A" w:rsidRPr="0082746D">
        <w:rPr>
          <w:b/>
          <w:sz w:val="20"/>
          <w:szCs w:val="20"/>
          <w:lang w:val="nl-BE"/>
        </w:rPr>
        <w:tab/>
      </w:r>
      <w:r w:rsidR="00112F7A" w:rsidRPr="0082746D">
        <w:rPr>
          <w:b/>
          <w:sz w:val="20"/>
          <w:szCs w:val="20"/>
          <w:lang w:val="nl-BE"/>
        </w:rPr>
        <w:tab/>
        <w:t>Kf5</w:t>
      </w:r>
    </w:p>
    <w:p w14:paraId="4D9161E3" w14:textId="77777777" w:rsidR="00112F7A" w:rsidRPr="0082746D" w:rsidRDefault="00112F7A" w:rsidP="00112F7A">
      <w:pPr>
        <w:pStyle w:val="01Title"/>
        <w:ind w:left="0"/>
        <w:jc w:val="both"/>
        <w:rPr>
          <w:b/>
          <w:sz w:val="20"/>
          <w:szCs w:val="20"/>
          <w:lang w:val="nl-BE"/>
        </w:rPr>
      </w:pPr>
      <w:r w:rsidRPr="0082746D">
        <w:rPr>
          <w:b/>
          <w:sz w:val="20"/>
          <w:szCs w:val="20"/>
          <w:lang w:val="nl-BE"/>
        </w:rPr>
        <w:tab/>
        <w:t>4.Pxh4+</w:t>
      </w:r>
      <w:r w:rsidRPr="0082746D">
        <w:rPr>
          <w:b/>
          <w:sz w:val="20"/>
          <w:szCs w:val="20"/>
          <w:lang w:val="nl-BE"/>
        </w:rPr>
        <w:tab/>
      </w:r>
      <w:r w:rsidRPr="0082746D">
        <w:rPr>
          <w:b/>
          <w:sz w:val="20"/>
          <w:szCs w:val="20"/>
          <w:lang w:val="nl-BE"/>
        </w:rPr>
        <w:tab/>
        <w:t>Kg4</w:t>
      </w:r>
    </w:p>
    <w:p w14:paraId="5D65129C" w14:textId="77777777" w:rsidR="00112F7A" w:rsidRPr="0082746D" w:rsidRDefault="00112F7A" w:rsidP="00112F7A">
      <w:pPr>
        <w:pStyle w:val="01Title"/>
        <w:ind w:left="0"/>
        <w:jc w:val="both"/>
        <w:rPr>
          <w:b/>
          <w:sz w:val="20"/>
          <w:szCs w:val="20"/>
          <w:lang w:val="nl-BE"/>
        </w:rPr>
      </w:pPr>
      <w:r w:rsidRPr="0082746D">
        <w:rPr>
          <w:b/>
          <w:sz w:val="20"/>
          <w:szCs w:val="20"/>
          <w:lang w:val="nl-BE"/>
        </w:rPr>
        <w:tab/>
        <w:t>5.Pg2</w:t>
      </w:r>
      <w:r w:rsidRPr="0082746D">
        <w:rPr>
          <w:b/>
          <w:sz w:val="20"/>
          <w:szCs w:val="20"/>
          <w:lang w:val="nl-BE"/>
        </w:rPr>
        <w:tab/>
      </w:r>
      <w:r w:rsidRPr="0082746D">
        <w:rPr>
          <w:b/>
          <w:sz w:val="20"/>
          <w:szCs w:val="20"/>
          <w:lang w:val="nl-BE"/>
        </w:rPr>
        <w:tab/>
        <w:t>Kf3</w:t>
      </w:r>
    </w:p>
    <w:p w14:paraId="0987E003" w14:textId="77777777" w:rsidR="00112F7A" w:rsidRPr="0082746D" w:rsidRDefault="00112F7A" w:rsidP="00112F7A">
      <w:pPr>
        <w:pStyle w:val="01Title"/>
        <w:ind w:left="0"/>
        <w:jc w:val="both"/>
        <w:rPr>
          <w:b/>
          <w:sz w:val="20"/>
          <w:szCs w:val="20"/>
          <w:lang w:val="nl-BE"/>
        </w:rPr>
      </w:pPr>
      <w:r w:rsidRPr="0082746D">
        <w:rPr>
          <w:b/>
          <w:sz w:val="20"/>
          <w:szCs w:val="20"/>
          <w:lang w:val="nl-BE"/>
        </w:rPr>
        <w:tab/>
        <w:t>6.Pe1+</w:t>
      </w:r>
      <w:r w:rsidRPr="0082746D">
        <w:rPr>
          <w:b/>
          <w:sz w:val="20"/>
          <w:szCs w:val="20"/>
          <w:lang w:val="nl-BE"/>
        </w:rPr>
        <w:tab/>
      </w:r>
      <w:r w:rsidRPr="0082746D">
        <w:rPr>
          <w:b/>
          <w:sz w:val="20"/>
          <w:szCs w:val="20"/>
          <w:lang w:val="nl-BE"/>
        </w:rPr>
        <w:tab/>
        <w:t>Ke2</w:t>
      </w:r>
    </w:p>
    <w:p w14:paraId="3CA997CD" w14:textId="77777777" w:rsidR="00535F26" w:rsidRDefault="00112F7A" w:rsidP="00112F7A">
      <w:pPr>
        <w:pStyle w:val="01Title"/>
        <w:ind w:left="0"/>
        <w:jc w:val="both"/>
        <w:rPr>
          <w:b/>
          <w:sz w:val="20"/>
          <w:szCs w:val="20"/>
          <w:lang w:val="nl-BE"/>
        </w:rPr>
      </w:pPr>
      <w:r w:rsidRPr="0082746D">
        <w:rPr>
          <w:b/>
          <w:sz w:val="20"/>
          <w:szCs w:val="20"/>
          <w:lang w:val="nl-BE"/>
        </w:rPr>
        <w:t xml:space="preserve">       </w:t>
      </w:r>
      <w:r w:rsidR="00535F26">
        <w:rPr>
          <w:b/>
          <w:sz w:val="20"/>
          <w:szCs w:val="20"/>
          <w:lang w:val="nl-BE"/>
        </w:rPr>
        <w:t xml:space="preserve"> </w:t>
      </w:r>
    </w:p>
    <w:p w14:paraId="51315C9A" w14:textId="77777777" w:rsidR="00535F26" w:rsidRDefault="00535F26" w:rsidP="00112F7A">
      <w:pPr>
        <w:pStyle w:val="01Title"/>
        <w:ind w:left="0"/>
        <w:jc w:val="both"/>
        <w:rPr>
          <w:b/>
          <w:sz w:val="20"/>
          <w:szCs w:val="20"/>
          <w:lang w:val="nl-BE"/>
        </w:rPr>
      </w:pPr>
    </w:p>
    <w:p w14:paraId="6DBA6492" w14:textId="77777777" w:rsidR="00535F26" w:rsidRDefault="00535F26" w:rsidP="00112F7A">
      <w:pPr>
        <w:pStyle w:val="01Title"/>
        <w:ind w:left="0"/>
        <w:jc w:val="both"/>
        <w:rPr>
          <w:b/>
          <w:sz w:val="20"/>
          <w:szCs w:val="20"/>
          <w:lang w:val="nl-BE"/>
        </w:rPr>
      </w:pPr>
    </w:p>
    <w:p w14:paraId="22B13312" w14:textId="77777777" w:rsidR="00535F26" w:rsidRDefault="00535F26" w:rsidP="00112F7A">
      <w:pPr>
        <w:pStyle w:val="01Title"/>
        <w:ind w:left="0"/>
        <w:jc w:val="both"/>
        <w:rPr>
          <w:b/>
          <w:sz w:val="20"/>
          <w:szCs w:val="20"/>
          <w:lang w:val="nl-BE"/>
        </w:rPr>
      </w:pPr>
    </w:p>
    <w:p w14:paraId="0301011A" w14:textId="77777777" w:rsidR="00112F7A" w:rsidRPr="001D6918" w:rsidRDefault="0046486E" w:rsidP="00112F7A">
      <w:pPr>
        <w:pStyle w:val="01Title"/>
        <w:ind w:left="0"/>
        <w:jc w:val="both"/>
        <w:rPr>
          <w:b/>
          <w:sz w:val="20"/>
          <w:szCs w:val="20"/>
          <w:lang w:val="nl-BE"/>
        </w:rPr>
      </w:pPr>
      <w:r>
        <w:rPr>
          <w:b/>
          <w:sz w:val="20"/>
          <w:szCs w:val="20"/>
          <w:lang w:val="nl-BE"/>
        </w:rPr>
        <w:t xml:space="preserve"> </w:t>
      </w:r>
      <w:r w:rsidR="009C15B5">
        <w:rPr>
          <w:b/>
          <w:sz w:val="20"/>
          <w:szCs w:val="20"/>
          <w:lang w:val="nl-BE"/>
        </w:rPr>
        <w:t xml:space="preserve">        </w:t>
      </w:r>
      <w:r w:rsidR="008B270F">
        <w:rPr>
          <w:b/>
          <w:sz w:val="20"/>
          <w:szCs w:val="20"/>
          <w:lang w:val="nl-BE"/>
        </w:rPr>
        <w:t xml:space="preserve"> </w:t>
      </w:r>
      <w:r w:rsidR="00112F7A" w:rsidRPr="001D6918">
        <w:rPr>
          <w:b/>
          <w:sz w:val="20"/>
          <w:szCs w:val="20"/>
          <w:lang w:val="nl-BE"/>
        </w:rPr>
        <w:t>7.Pc2</w:t>
      </w:r>
      <w:r w:rsidR="00112F7A" w:rsidRPr="001D6918">
        <w:rPr>
          <w:b/>
          <w:sz w:val="20"/>
          <w:szCs w:val="20"/>
          <w:lang w:val="nl-BE"/>
        </w:rPr>
        <w:tab/>
      </w:r>
      <w:r w:rsidR="00112F7A" w:rsidRPr="001D6918">
        <w:rPr>
          <w:b/>
          <w:sz w:val="20"/>
          <w:szCs w:val="20"/>
          <w:lang w:val="nl-BE"/>
        </w:rPr>
        <w:tab/>
        <w:t>Kd3</w:t>
      </w:r>
    </w:p>
    <w:p w14:paraId="5893E177" w14:textId="77777777" w:rsidR="00112F7A" w:rsidRPr="001D6918" w:rsidRDefault="00112F7A" w:rsidP="00112F7A">
      <w:pPr>
        <w:pStyle w:val="01Title"/>
        <w:ind w:left="0"/>
        <w:jc w:val="both"/>
        <w:rPr>
          <w:b/>
          <w:sz w:val="20"/>
          <w:szCs w:val="20"/>
          <w:lang w:val="nl-BE"/>
        </w:rPr>
      </w:pPr>
      <w:r w:rsidRPr="001D6918">
        <w:rPr>
          <w:b/>
          <w:sz w:val="20"/>
          <w:szCs w:val="20"/>
          <w:lang w:val="nl-BE"/>
        </w:rPr>
        <w:t xml:space="preserve">         </w:t>
      </w:r>
      <w:r w:rsidR="008B270F">
        <w:rPr>
          <w:b/>
          <w:sz w:val="20"/>
          <w:szCs w:val="20"/>
          <w:lang w:val="nl-BE"/>
        </w:rPr>
        <w:t xml:space="preserve"> </w:t>
      </w:r>
      <w:r w:rsidRPr="001D6918">
        <w:rPr>
          <w:b/>
          <w:sz w:val="20"/>
          <w:szCs w:val="20"/>
          <w:lang w:val="nl-BE"/>
        </w:rPr>
        <w:t>8.Lg5</w:t>
      </w:r>
    </w:p>
    <w:p w14:paraId="3C3D73B7" w14:textId="77777777" w:rsidR="00112F7A" w:rsidRPr="001D6918" w:rsidRDefault="00112F7A" w:rsidP="00112F7A">
      <w:pPr>
        <w:pStyle w:val="01Title"/>
        <w:ind w:left="0"/>
        <w:jc w:val="both"/>
        <w:rPr>
          <w:sz w:val="20"/>
          <w:szCs w:val="20"/>
          <w:lang w:val="nl-BE"/>
        </w:rPr>
      </w:pPr>
      <w:r w:rsidRPr="001D6918">
        <w:rPr>
          <w:sz w:val="20"/>
          <w:szCs w:val="20"/>
          <w:lang w:val="nl-BE"/>
        </w:rPr>
        <w:t>Op het énig winnend veld, want na bijvoorbeeld 8.Lf4? Pc3 9.Pb4+ Ke4 is de winst gevlogen.</w:t>
      </w:r>
    </w:p>
    <w:p w14:paraId="1C8D0A06" w14:textId="77777777" w:rsidR="00112F7A" w:rsidRPr="00535F26" w:rsidRDefault="00112F7A" w:rsidP="00112F7A">
      <w:pPr>
        <w:pStyle w:val="01Title"/>
        <w:ind w:left="0"/>
        <w:jc w:val="both"/>
        <w:rPr>
          <w:sz w:val="20"/>
          <w:szCs w:val="20"/>
          <w:lang w:val="nl-BE"/>
        </w:rPr>
      </w:pPr>
      <w:r w:rsidRPr="001D6918">
        <w:rPr>
          <w:sz w:val="20"/>
          <w:szCs w:val="20"/>
          <w:lang w:val="nl-BE"/>
        </w:rPr>
        <w:t xml:space="preserve">          </w:t>
      </w:r>
      <w:r w:rsidRPr="001D6918">
        <w:rPr>
          <w:b/>
          <w:sz w:val="20"/>
          <w:szCs w:val="20"/>
          <w:lang w:val="nl-BE"/>
        </w:rPr>
        <w:t>8...</w:t>
      </w:r>
      <w:r w:rsidRPr="001D6918">
        <w:rPr>
          <w:b/>
          <w:sz w:val="20"/>
          <w:szCs w:val="20"/>
          <w:lang w:val="nl-BE"/>
        </w:rPr>
        <w:tab/>
      </w:r>
      <w:r w:rsidRPr="001D6918">
        <w:rPr>
          <w:b/>
          <w:sz w:val="20"/>
          <w:szCs w:val="20"/>
          <w:lang w:val="nl-BE"/>
        </w:rPr>
        <w:tab/>
        <w:t>Pc3</w:t>
      </w:r>
    </w:p>
    <w:p w14:paraId="69C65A26" w14:textId="77777777" w:rsidR="00112F7A" w:rsidRPr="001D6918" w:rsidRDefault="00112F7A" w:rsidP="00112F7A">
      <w:pPr>
        <w:pStyle w:val="01Title"/>
        <w:ind w:left="0"/>
        <w:jc w:val="both"/>
        <w:rPr>
          <w:b/>
          <w:sz w:val="20"/>
          <w:szCs w:val="20"/>
          <w:lang w:val="nl-BE"/>
        </w:rPr>
      </w:pPr>
      <w:r w:rsidRPr="001D6918">
        <w:rPr>
          <w:b/>
          <w:sz w:val="20"/>
          <w:szCs w:val="20"/>
          <w:lang w:val="nl-BE"/>
        </w:rPr>
        <w:t xml:space="preserve">          9.Pb4+</w:t>
      </w:r>
      <w:r w:rsidRPr="001D6918">
        <w:rPr>
          <w:b/>
          <w:sz w:val="20"/>
          <w:szCs w:val="20"/>
          <w:lang w:val="nl-BE"/>
        </w:rPr>
        <w:tab/>
      </w:r>
      <w:r w:rsidRPr="001D6918">
        <w:rPr>
          <w:b/>
          <w:sz w:val="20"/>
          <w:szCs w:val="20"/>
          <w:lang w:val="nl-BE"/>
        </w:rPr>
        <w:tab/>
        <w:t>Kd4</w:t>
      </w:r>
    </w:p>
    <w:p w14:paraId="797D5910" w14:textId="77777777" w:rsidR="00112F7A" w:rsidRDefault="0046486E" w:rsidP="00112F7A">
      <w:pPr>
        <w:pStyle w:val="01Title"/>
        <w:ind w:left="0"/>
        <w:jc w:val="both"/>
        <w:rPr>
          <w:b/>
          <w:sz w:val="20"/>
          <w:szCs w:val="20"/>
          <w:lang w:val="nl-BE"/>
        </w:rPr>
      </w:pPr>
      <w:r>
        <w:rPr>
          <w:b/>
          <w:sz w:val="20"/>
          <w:szCs w:val="20"/>
          <w:lang w:val="nl-BE"/>
        </w:rPr>
        <w:t xml:space="preserve">        10.Lf6+</w:t>
      </w:r>
      <w:r>
        <w:rPr>
          <w:b/>
          <w:sz w:val="20"/>
          <w:szCs w:val="20"/>
          <w:lang w:val="nl-BE"/>
        </w:rPr>
        <w:tab/>
      </w:r>
      <w:r>
        <w:rPr>
          <w:b/>
          <w:sz w:val="20"/>
          <w:szCs w:val="20"/>
          <w:lang w:val="nl-BE"/>
        </w:rPr>
        <w:tab/>
      </w:r>
    </w:p>
    <w:p w14:paraId="58CEC547" w14:textId="77777777" w:rsidR="00112F7A" w:rsidRDefault="0046486E" w:rsidP="00112F7A">
      <w:pPr>
        <w:pStyle w:val="01Title"/>
        <w:ind w:left="0"/>
        <w:jc w:val="both"/>
        <w:rPr>
          <w:sz w:val="20"/>
          <w:szCs w:val="20"/>
          <w:lang w:val="nl-BE"/>
        </w:rPr>
      </w:pPr>
      <w:r>
        <w:rPr>
          <w:sz w:val="20"/>
          <w:szCs w:val="20"/>
          <w:lang w:val="nl-BE"/>
        </w:rPr>
        <w:t>En het paard wordt</w:t>
      </w:r>
      <w:r w:rsidR="00535F26">
        <w:rPr>
          <w:sz w:val="20"/>
          <w:szCs w:val="20"/>
          <w:lang w:val="nl-BE"/>
        </w:rPr>
        <w:t xml:space="preserve"> veroverd</w:t>
      </w:r>
    </w:p>
    <w:p w14:paraId="0F732869" w14:textId="77777777" w:rsidR="00535F26" w:rsidRPr="00535F26" w:rsidRDefault="00535F26" w:rsidP="00112F7A">
      <w:pPr>
        <w:pStyle w:val="01Title"/>
        <w:ind w:left="0"/>
        <w:jc w:val="both"/>
        <w:rPr>
          <w:sz w:val="20"/>
          <w:szCs w:val="20"/>
          <w:lang w:val="nl-BE"/>
        </w:rPr>
      </w:pPr>
    </w:p>
    <w:p w14:paraId="4FE20209" w14:textId="77777777" w:rsidR="00A12187" w:rsidRPr="00A12187" w:rsidRDefault="00A12187" w:rsidP="00112F7A">
      <w:pPr>
        <w:pStyle w:val="01Title"/>
        <w:ind w:left="0"/>
        <w:jc w:val="both"/>
        <w:rPr>
          <w:sz w:val="20"/>
          <w:szCs w:val="20"/>
          <w:lang w:val="nl-BE"/>
        </w:rPr>
      </w:pPr>
      <w:r>
        <w:rPr>
          <w:sz w:val="20"/>
          <w:szCs w:val="20"/>
          <w:lang w:val="nl-BE"/>
        </w:rPr>
        <w:t>Het wit paard bovenaan rechts rent over het bord naar veld c2 links onderaan.</w:t>
      </w:r>
    </w:p>
    <w:p w14:paraId="2C74EE75" w14:textId="77777777" w:rsidR="00112F7A" w:rsidRPr="001D6918" w:rsidRDefault="00112F7A" w:rsidP="00112F7A">
      <w:pPr>
        <w:pStyle w:val="01Title"/>
        <w:ind w:left="0"/>
        <w:jc w:val="both"/>
        <w:rPr>
          <w:b/>
          <w:sz w:val="20"/>
          <w:szCs w:val="20"/>
          <w:lang w:val="nl-BE"/>
        </w:rPr>
      </w:pPr>
    </w:p>
    <w:p w14:paraId="1CECDA85" w14:textId="77777777" w:rsidR="00112F7A" w:rsidRPr="001D6918" w:rsidRDefault="00112F7A" w:rsidP="00112F7A">
      <w:pPr>
        <w:pStyle w:val="01Title"/>
        <w:ind w:left="0"/>
        <w:jc w:val="both"/>
        <w:rPr>
          <w:b/>
          <w:i/>
          <w:sz w:val="20"/>
          <w:szCs w:val="20"/>
          <w:lang w:val="nl-BE"/>
        </w:rPr>
      </w:pPr>
      <w:r w:rsidRPr="001D6918">
        <w:rPr>
          <w:b/>
          <w:i/>
          <w:sz w:val="20"/>
          <w:szCs w:val="20"/>
          <w:lang w:val="nl-BE"/>
        </w:rPr>
        <w:t>Variant B</w:t>
      </w:r>
    </w:p>
    <w:p w14:paraId="4587D5E4" w14:textId="77777777" w:rsidR="00112F7A" w:rsidRPr="001D6918" w:rsidRDefault="00112F7A" w:rsidP="00112F7A">
      <w:pPr>
        <w:pStyle w:val="01Title"/>
        <w:ind w:left="0"/>
        <w:jc w:val="both"/>
        <w:rPr>
          <w:b/>
          <w:sz w:val="20"/>
          <w:szCs w:val="20"/>
          <w:lang w:val="nl-BE"/>
        </w:rPr>
      </w:pPr>
      <w:r w:rsidRPr="001D6918">
        <w:rPr>
          <w:b/>
          <w:i/>
          <w:sz w:val="20"/>
          <w:szCs w:val="20"/>
          <w:lang w:val="nl-BE"/>
        </w:rPr>
        <w:tab/>
      </w:r>
      <w:r w:rsidRPr="001D6918">
        <w:rPr>
          <w:b/>
          <w:sz w:val="20"/>
          <w:szCs w:val="20"/>
          <w:lang w:val="nl-BE"/>
        </w:rPr>
        <w:t xml:space="preserve">2... </w:t>
      </w:r>
      <w:r w:rsidRPr="001D6918">
        <w:rPr>
          <w:b/>
          <w:sz w:val="20"/>
          <w:szCs w:val="20"/>
          <w:lang w:val="nl-BE"/>
        </w:rPr>
        <w:tab/>
      </w:r>
      <w:r w:rsidRPr="001D6918">
        <w:rPr>
          <w:b/>
          <w:sz w:val="20"/>
          <w:szCs w:val="20"/>
          <w:lang w:val="nl-BE"/>
        </w:rPr>
        <w:tab/>
        <w:t>Kf5</w:t>
      </w:r>
    </w:p>
    <w:p w14:paraId="072560CD" w14:textId="77777777" w:rsidR="00112F7A" w:rsidRPr="001D6918" w:rsidRDefault="00112F7A" w:rsidP="00112F7A">
      <w:pPr>
        <w:pStyle w:val="01Title"/>
        <w:ind w:left="0"/>
        <w:jc w:val="both"/>
        <w:rPr>
          <w:b/>
          <w:sz w:val="20"/>
          <w:szCs w:val="20"/>
          <w:lang w:val="nl-BE"/>
        </w:rPr>
      </w:pPr>
      <w:r w:rsidRPr="001D6918">
        <w:rPr>
          <w:b/>
          <w:sz w:val="20"/>
          <w:szCs w:val="20"/>
          <w:lang w:val="nl-BE"/>
        </w:rPr>
        <w:tab/>
        <w:t xml:space="preserve">3.Kxa2 </w:t>
      </w:r>
      <w:r w:rsidRPr="001D6918">
        <w:rPr>
          <w:b/>
          <w:sz w:val="20"/>
          <w:szCs w:val="20"/>
          <w:lang w:val="nl-BE"/>
        </w:rPr>
        <w:tab/>
      </w:r>
      <w:r w:rsidRPr="001D6918">
        <w:rPr>
          <w:b/>
          <w:sz w:val="20"/>
          <w:szCs w:val="20"/>
          <w:lang w:val="nl-BE"/>
        </w:rPr>
        <w:tab/>
        <w:t>h4</w:t>
      </w:r>
    </w:p>
    <w:p w14:paraId="3FFF4B33" w14:textId="77777777" w:rsidR="00112F7A" w:rsidRPr="001D6918" w:rsidRDefault="00112F7A" w:rsidP="00112F7A">
      <w:pPr>
        <w:pStyle w:val="01Title"/>
        <w:ind w:left="0"/>
        <w:jc w:val="both"/>
        <w:rPr>
          <w:b/>
          <w:sz w:val="20"/>
          <w:szCs w:val="20"/>
          <w:lang w:val="nl-BE"/>
        </w:rPr>
      </w:pPr>
      <w:r w:rsidRPr="001D6918">
        <w:rPr>
          <w:b/>
          <w:sz w:val="20"/>
          <w:szCs w:val="20"/>
          <w:lang w:val="nl-BE"/>
        </w:rPr>
        <w:tab/>
        <w:t>4.Lf8</w:t>
      </w:r>
      <w:r w:rsidRPr="001D6918">
        <w:rPr>
          <w:b/>
          <w:sz w:val="20"/>
          <w:szCs w:val="20"/>
          <w:lang w:val="nl-BE"/>
        </w:rPr>
        <w:tab/>
      </w:r>
      <w:r w:rsidRPr="001D6918">
        <w:rPr>
          <w:b/>
          <w:sz w:val="20"/>
          <w:szCs w:val="20"/>
          <w:lang w:val="nl-BE"/>
        </w:rPr>
        <w:tab/>
        <w:t>Ke6</w:t>
      </w:r>
    </w:p>
    <w:p w14:paraId="3FF4BC3E" w14:textId="77777777" w:rsidR="00112F7A" w:rsidRPr="001D6918" w:rsidRDefault="00112F7A" w:rsidP="00112F7A">
      <w:pPr>
        <w:pStyle w:val="01Title"/>
        <w:ind w:left="0"/>
        <w:jc w:val="both"/>
        <w:rPr>
          <w:b/>
          <w:sz w:val="20"/>
          <w:szCs w:val="20"/>
          <w:lang w:val="nl-BE"/>
        </w:rPr>
      </w:pPr>
      <w:r w:rsidRPr="001D6918">
        <w:rPr>
          <w:b/>
          <w:sz w:val="20"/>
          <w:szCs w:val="20"/>
          <w:lang w:val="nl-BE"/>
        </w:rPr>
        <w:tab/>
        <w:t>5.Lc5</w:t>
      </w:r>
      <w:r w:rsidRPr="001D6918">
        <w:rPr>
          <w:b/>
          <w:sz w:val="20"/>
          <w:szCs w:val="20"/>
          <w:lang w:val="nl-BE"/>
        </w:rPr>
        <w:tab/>
      </w:r>
      <w:r w:rsidRPr="001D6918">
        <w:rPr>
          <w:b/>
          <w:sz w:val="20"/>
          <w:szCs w:val="20"/>
          <w:lang w:val="nl-BE"/>
        </w:rPr>
        <w:tab/>
        <w:t>h3</w:t>
      </w:r>
    </w:p>
    <w:p w14:paraId="2AE672C3" w14:textId="77777777" w:rsidR="00112F7A" w:rsidRPr="001D6918" w:rsidRDefault="00112F7A" w:rsidP="00112F7A">
      <w:pPr>
        <w:pStyle w:val="01Title"/>
        <w:ind w:left="0"/>
        <w:jc w:val="both"/>
        <w:rPr>
          <w:b/>
          <w:sz w:val="20"/>
          <w:szCs w:val="20"/>
          <w:lang w:val="nl-BE"/>
        </w:rPr>
      </w:pPr>
      <w:r w:rsidRPr="001D6918">
        <w:rPr>
          <w:b/>
          <w:sz w:val="20"/>
          <w:szCs w:val="20"/>
          <w:lang w:val="nl-BE"/>
        </w:rPr>
        <w:tab/>
        <w:t>6.Lg1</w:t>
      </w:r>
      <w:r w:rsidRPr="001D6918">
        <w:rPr>
          <w:b/>
          <w:sz w:val="20"/>
          <w:szCs w:val="20"/>
          <w:lang w:val="nl-BE"/>
        </w:rPr>
        <w:tab/>
      </w:r>
      <w:r w:rsidRPr="001D6918">
        <w:rPr>
          <w:b/>
          <w:sz w:val="20"/>
          <w:szCs w:val="20"/>
          <w:lang w:val="nl-BE"/>
        </w:rPr>
        <w:tab/>
        <w:t>Kf6</w:t>
      </w:r>
    </w:p>
    <w:p w14:paraId="65CD6D51" w14:textId="77777777" w:rsidR="00112F7A" w:rsidRPr="00112F7A" w:rsidRDefault="00112F7A" w:rsidP="00112F7A">
      <w:pPr>
        <w:pStyle w:val="01Title"/>
        <w:ind w:left="0"/>
        <w:jc w:val="both"/>
        <w:rPr>
          <w:b/>
          <w:sz w:val="20"/>
          <w:szCs w:val="20"/>
          <w:lang w:val="de-DE"/>
        </w:rPr>
      </w:pPr>
      <w:r w:rsidRPr="001D6918">
        <w:rPr>
          <w:b/>
          <w:sz w:val="20"/>
          <w:szCs w:val="20"/>
          <w:lang w:val="nl-BE"/>
        </w:rPr>
        <w:tab/>
      </w:r>
      <w:r w:rsidRPr="00112F7A">
        <w:rPr>
          <w:b/>
          <w:sz w:val="20"/>
          <w:szCs w:val="20"/>
          <w:lang w:val="de-DE"/>
        </w:rPr>
        <w:t>7.Lh2</w:t>
      </w:r>
      <w:r w:rsidRPr="00112F7A">
        <w:rPr>
          <w:b/>
          <w:sz w:val="20"/>
          <w:szCs w:val="20"/>
          <w:lang w:val="de-DE"/>
        </w:rPr>
        <w:tab/>
      </w:r>
      <w:r w:rsidRPr="00112F7A">
        <w:rPr>
          <w:b/>
          <w:sz w:val="20"/>
          <w:szCs w:val="20"/>
          <w:lang w:val="de-DE"/>
        </w:rPr>
        <w:tab/>
        <w:t>Kg7</w:t>
      </w:r>
    </w:p>
    <w:p w14:paraId="14E7AB66" w14:textId="77777777" w:rsidR="00112F7A" w:rsidRPr="00112F7A" w:rsidRDefault="00112F7A" w:rsidP="00112F7A">
      <w:pPr>
        <w:pStyle w:val="01Title"/>
        <w:ind w:left="0"/>
        <w:jc w:val="both"/>
        <w:rPr>
          <w:b/>
          <w:sz w:val="20"/>
          <w:szCs w:val="20"/>
          <w:lang w:val="de-DE"/>
        </w:rPr>
      </w:pPr>
      <w:r w:rsidRPr="00112F7A">
        <w:rPr>
          <w:b/>
          <w:sz w:val="20"/>
          <w:szCs w:val="20"/>
          <w:lang w:val="de-DE"/>
        </w:rPr>
        <w:tab/>
        <w:t>8.Le5+</w:t>
      </w:r>
      <w:r w:rsidRPr="00112F7A">
        <w:rPr>
          <w:b/>
          <w:sz w:val="20"/>
          <w:szCs w:val="20"/>
          <w:lang w:val="de-DE"/>
        </w:rPr>
        <w:tab/>
      </w:r>
      <w:r w:rsidRPr="00112F7A">
        <w:rPr>
          <w:b/>
          <w:sz w:val="20"/>
          <w:szCs w:val="20"/>
          <w:lang w:val="de-DE"/>
        </w:rPr>
        <w:tab/>
        <w:t>Kh7</w:t>
      </w:r>
    </w:p>
    <w:p w14:paraId="16A71BE8" w14:textId="77777777" w:rsidR="00112F7A" w:rsidRPr="00112F7A" w:rsidRDefault="00112F7A" w:rsidP="00112F7A">
      <w:pPr>
        <w:pStyle w:val="01Title"/>
        <w:ind w:left="0"/>
        <w:jc w:val="both"/>
        <w:rPr>
          <w:b/>
          <w:sz w:val="20"/>
          <w:szCs w:val="20"/>
          <w:lang w:val="de-DE"/>
        </w:rPr>
      </w:pPr>
      <w:r w:rsidRPr="00112F7A">
        <w:rPr>
          <w:b/>
          <w:sz w:val="20"/>
          <w:szCs w:val="20"/>
          <w:lang w:val="de-DE"/>
        </w:rPr>
        <w:t xml:space="preserve">          9.Pf7</w:t>
      </w:r>
      <w:r w:rsidRPr="00112F7A">
        <w:rPr>
          <w:b/>
          <w:sz w:val="20"/>
          <w:szCs w:val="20"/>
          <w:lang w:val="de-DE"/>
        </w:rPr>
        <w:tab/>
      </w:r>
      <w:r w:rsidRPr="00112F7A">
        <w:rPr>
          <w:b/>
          <w:sz w:val="20"/>
          <w:szCs w:val="20"/>
          <w:lang w:val="de-DE"/>
        </w:rPr>
        <w:tab/>
        <w:t>Kg6</w:t>
      </w:r>
    </w:p>
    <w:p w14:paraId="23E6616F" w14:textId="77777777" w:rsidR="00112F7A" w:rsidRPr="001D6918" w:rsidRDefault="00112F7A" w:rsidP="00112F7A">
      <w:pPr>
        <w:pStyle w:val="01Title"/>
        <w:ind w:left="0"/>
        <w:jc w:val="both"/>
        <w:rPr>
          <w:b/>
          <w:sz w:val="20"/>
          <w:szCs w:val="20"/>
          <w:lang w:val="nl-BE"/>
        </w:rPr>
      </w:pPr>
      <w:r w:rsidRPr="00112F7A">
        <w:rPr>
          <w:b/>
          <w:sz w:val="20"/>
          <w:szCs w:val="20"/>
          <w:lang w:val="de-DE"/>
        </w:rPr>
        <w:t xml:space="preserve">        </w:t>
      </w:r>
      <w:r w:rsidRPr="001D6918">
        <w:rPr>
          <w:b/>
          <w:sz w:val="20"/>
          <w:szCs w:val="20"/>
          <w:lang w:val="nl-BE"/>
        </w:rPr>
        <w:t>10.Pd6</w:t>
      </w:r>
    </w:p>
    <w:p w14:paraId="5834A41B" w14:textId="77777777" w:rsidR="009C15B5" w:rsidRDefault="009C15B5" w:rsidP="00112F7A">
      <w:pPr>
        <w:pStyle w:val="01Title"/>
        <w:ind w:left="0"/>
        <w:jc w:val="both"/>
        <w:rPr>
          <w:sz w:val="20"/>
          <w:szCs w:val="20"/>
          <w:lang w:val="nl-BE"/>
        </w:rPr>
      </w:pPr>
    </w:p>
    <w:p w14:paraId="76889644" w14:textId="77777777" w:rsidR="00112F7A" w:rsidRPr="001D6918" w:rsidRDefault="00112F7A" w:rsidP="00112F7A">
      <w:pPr>
        <w:pStyle w:val="01Title"/>
        <w:ind w:left="0"/>
        <w:jc w:val="both"/>
        <w:rPr>
          <w:sz w:val="20"/>
          <w:szCs w:val="20"/>
          <w:lang w:val="nl-BE"/>
        </w:rPr>
      </w:pPr>
      <w:r w:rsidRPr="001D6918">
        <w:rPr>
          <w:sz w:val="20"/>
          <w:szCs w:val="20"/>
          <w:lang w:val="nl-BE"/>
        </w:rPr>
        <w:t>Ook</w:t>
      </w:r>
      <w:r w:rsidR="00C74A3A">
        <w:rPr>
          <w:sz w:val="20"/>
          <w:szCs w:val="20"/>
          <w:lang w:val="nl-BE"/>
        </w:rPr>
        <w:t xml:space="preserve"> is er</w:t>
      </w:r>
      <w:r w:rsidRPr="001D6918">
        <w:rPr>
          <w:sz w:val="20"/>
          <w:szCs w:val="20"/>
          <w:lang w:val="nl-BE"/>
        </w:rPr>
        <w:t xml:space="preserve"> winst na</w:t>
      </w:r>
      <w:r w:rsidR="00C74A3A">
        <w:rPr>
          <w:sz w:val="20"/>
          <w:szCs w:val="20"/>
          <w:lang w:val="nl-BE"/>
        </w:rPr>
        <w:t xml:space="preserve"> een </w:t>
      </w:r>
      <w:r w:rsidRPr="001D6918">
        <w:rPr>
          <w:sz w:val="20"/>
          <w:szCs w:val="20"/>
          <w:lang w:val="nl-BE"/>
        </w:rPr>
        <w:t xml:space="preserve"> </w:t>
      </w:r>
      <w:r w:rsidR="00C74A3A">
        <w:rPr>
          <w:sz w:val="20"/>
          <w:szCs w:val="20"/>
          <w:lang w:val="nl-BE"/>
        </w:rPr>
        <w:t xml:space="preserve">leuke, maar  noodzakelijke </w:t>
      </w:r>
      <w:r w:rsidR="00A12187">
        <w:rPr>
          <w:sz w:val="20"/>
          <w:szCs w:val="20"/>
          <w:lang w:val="nl-BE"/>
        </w:rPr>
        <w:t>rondgang van de loper van veld h6 naar veld e5.</w:t>
      </w:r>
    </w:p>
    <w:p w14:paraId="70F9B592" w14:textId="77777777" w:rsidR="00112F7A" w:rsidRPr="001D6918" w:rsidRDefault="00112F7A" w:rsidP="00112F7A">
      <w:pPr>
        <w:pStyle w:val="01Title"/>
        <w:ind w:left="0"/>
        <w:jc w:val="both"/>
        <w:rPr>
          <w:sz w:val="20"/>
          <w:szCs w:val="20"/>
          <w:lang w:val="nl-BE"/>
        </w:rPr>
      </w:pPr>
    </w:p>
    <w:p w14:paraId="36B7A072" w14:textId="77777777" w:rsidR="00112F7A" w:rsidRPr="001D6918" w:rsidRDefault="00112F7A" w:rsidP="00112F7A">
      <w:pPr>
        <w:pStyle w:val="01Title"/>
        <w:ind w:left="0"/>
        <w:jc w:val="both"/>
        <w:rPr>
          <w:sz w:val="20"/>
          <w:szCs w:val="20"/>
          <w:lang w:val="nl-BE"/>
        </w:rPr>
      </w:pPr>
      <w:r w:rsidRPr="001D6918">
        <w:rPr>
          <w:sz w:val="20"/>
          <w:szCs w:val="20"/>
          <w:lang w:val="nl-BE"/>
        </w:rPr>
        <w:t>Het is</w:t>
      </w:r>
      <w:r w:rsidR="00A80540">
        <w:rPr>
          <w:sz w:val="20"/>
          <w:szCs w:val="20"/>
          <w:lang w:val="nl-BE"/>
        </w:rPr>
        <w:t xml:space="preserve"> een correctie van mijn studie </w:t>
      </w:r>
      <w:r w:rsidRPr="001D6918">
        <w:rPr>
          <w:sz w:val="20"/>
          <w:szCs w:val="20"/>
          <w:lang w:val="nl-BE"/>
        </w:rPr>
        <w:t xml:space="preserve">in </w:t>
      </w:r>
      <w:r w:rsidRPr="001D6918">
        <w:rPr>
          <w:i/>
          <w:sz w:val="20"/>
          <w:szCs w:val="20"/>
          <w:lang w:val="nl-BE"/>
        </w:rPr>
        <w:t xml:space="preserve">Probleemblad </w:t>
      </w:r>
      <w:r w:rsidRPr="001D6918">
        <w:rPr>
          <w:sz w:val="20"/>
          <w:szCs w:val="20"/>
          <w:lang w:val="nl-BE"/>
        </w:rPr>
        <w:t>2000:</w:t>
      </w:r>
    </w:p>
    <w:p w14:paraId="3D92F960" w14:textId="77777777" w:rsidR="00112F7A" w:rsidRPr="001D6918" w:rsidRDefault="00112F7A" w:rsidP="00112F7A">
      <w:pPr>
        <w:pStyle w:val="01Title"/>
        <w:ind w:left="0"/>
        <w:jc w:val="both"/>
        <w:rPr>
          <w:sz w:val="20"/>
          <w:szCs w:val="20"/>
          <w:lang w:val="nl-BE"/>
        </w:rPr>
      </w:pPr>
    </w:p>
    <w:p w14:paraId="4A75A80C" w14:textId="77777777" w:rsidR="00112F7A" w:rsidRPr="009C15B5" w:rsidRDefault="00112F7A" w:rsidP="00112F7A">
      <w:pPr>
        <w:pStyle w:val="01Title"/>
        <w:ind w:left="0"/>
        <w:jc w:val="both"/>
        <w:rPr>
          <w:sz w:val="20"/>
          <w:szCs w:val="20"/>
          <w:lang w:val="nl-BE"/>
        </w:rPr>
      </w:pPr>
      <w:r w:rsidRPr="009C15B5">
        <w:rPr>
          <w:sz w:val="20"/>
          <w:szCs w:val="20"/>
          <w:lang w:val="nl-BE"/>
        </w:rPr>
        <w:t>Kc4 Lg7 Ph8 / Kd6 Pa2 b7 h5 +</w:t>
      </w:r>
    </w:p>
    <w:p w14:paraId="1EBCBBD6" w14:textId="77777777" w:rsidR="00112F7A" w:rsidRPr="001D6918" w:rsidRDefault="00112F7A" w:rsidP="00112F7A">
      <w:pPr>
        <w:pStyle w:val="01Title"/>
        <w:ind w:left="0"/>
        <w:jc w:val="both"/>
        <w:rPr>
          <w:sz w:val="20"/>
          <w:szCs w:val="20"/>
          <w:lang w:val="nl-BE"/>
        </w:rPr>
      </w:pPr>
    </w:p>
    <w:p w14:paraId="497ED4A9" w14:textId="77777777" w:rsidR="00112F7A" w:rsidRDefault="00112F7A" w:rsidP="00112F7A">
      <w:pPr>
        <w:pStyle w:val="01Title"/>
        <w:ind w:left="0"/>
        <w:jc w:val="both"/>
        <w:rPr>
          <w:sz w:val="20"/>
          <w:szCs w:val="20"/>
          <w:lang w:val="nl-BE"/>
        </w:rPr>
      </w:pPr>
      <w:r w:rsidRPr="001D6918">
        <w:rPr>
          <w:sz w:val="20"/>
          <w:szCs w:val="20"/>
          <w:lang w:val="nl-BE"/>
        </w:rPr>
        <w:t xml:space="preserve">Niet enkel </w:t>
      </w:r>
      <w:r w:rsidRPr="009E2408">
        <w:rPr>
          <w:b/>
          <w:sz w:val="20"/>
          <w:szCs w:val="20"/>
          <w:lang w:val="nl-BE"/>
        </w:rPr>
        <w:t>1.Lh6</w:t>
      </w:r>
      <w:r w:rsidRPr="001D6918">
        <w:rPr>
          <w:sz w:val="20"/>
          <w:szCs w:val="20"/>
          <w:lang w:val="nl-BE"/>
        </w:rPr>
        <w:t xml:space="preserve">, maar ook </w:t>
      </w:r>
      <w:r w:rsidRPr="009E2408">
        <w:rPr>
          <w:b/>
          <w:sz w:val="20"/>
          <w:szCs w:val="20"/>
          <w:lang w:val="nl-BE"/>
        </w:rPr>
        <w:t>1.Lf8+</w:t>
      </w:r>
      <w:r w:rsidRPr="001D6918">
        <w:rPr>
          <w:sz w:val="20"/>
          <w:szCs w:val="20"/>
          <w:lang w:val="nl-BE"/>
        </w:rPr>
        <w:t xml:space="preserve"> is </w:t>
      </w:r>
      <w:r>
        <w:rPr>
          <w:sz w:val="20"/>
          <w:szCs w:val="20"/>
          <w:lang w:val="nl-BE"/>
        </w:rPr>
        <w:t xml:space="preserve">hier </w:t>
      </w:r>
      <w:r w:rsidRPr="001D6918">
        <w:rPr>
          <w:sz w:val="20"/>
          <w:szCs w:val="20"/>
          <w:lang w:val="nl-BE"/>
        </w:rPr>
        <w:t>winnend.</w:t>
      </w:r>
      <w:r w:rsidR="00535F26">
        <w:rPr>
          <w:sz w:val="20"/>
          <w:szCs w:val="20"/>
          <w:lang w:val="nl-BE"/>
        </w:rPr>
        <w:t xml:space="preserve"> Dus nevenoplos-baar.</w:t>
      </w:r>
    </w:p>
    <w:p w14:paraId="21B14205" w14:textId="77777777" w:rsidR="00E24D55" w:rsidRPr="00F97C7C" w:rsidRDefault="00112F7A" w:rsidP="00333A41">
      <w:pPr>
        <w:pStyle w:val="01Title"/>
        <w:ind w:left="0"/>
        <w:jc w:val="center"/>
        <w:rPr>
          <w:i/>
          <w:sz w:val="20"/>
          <w:szCs w:val="20"/>
          <w:lang w:val="nl-BE"/>
        </w:rPr>
      </w:pPr>
      <w:r>
        <w:rPr>
          <w:b/>
          <w:sz w:val="20"/>
          <w:szCs w:val="20"/>
          <w:lang w:val="nl-BE"/>
        </w:rPr>
        <w:br w:type="page"/>
      </w:r>
      <w:r w:rsidR="000F472D">
        <w:rPr>
          <w:b/>
          <w:sz w:val="20"/>
          <w:szCs w:val="20"/>
          <w:lang w:val="nl-BE"/>
        </w:rPr>
        <w:lastRenderedPageBreak/>
        <w:t xml:space="preserve">- </w:t>
      </w:r>
      <w:r w:rsidR="00AE1C44">
        <w:rPr>
          <w:b/>
          <w:sz w:val="20"/>
          <w:szCs w:val="20"/>
          <w:lang w:val="nl-BE"/>
        </w:rPr>
        <w:t>123</w:t>
      </w:r>
      <w:r w:rsidR="00CD20A6">
        <w:rPr>
          <w:b/>
          <w:sz w:val="20"/>
          <w:szCs w:val="20"/>
          <w:lang w:val="nl-BE"/>
        </w:rPr>
        <w:t xml:space="preserve"> </w:t>
      </w:r>
      <w:r w:rsidR="00E506CF">
        <w:rPr>
          <w:b/>
          <w:sz w:val="20"/>
          <w:szCs w:val="20"/>
          <w:lang w:val="nl-BE"/>
        </w:rPr>
        <w:t>-</w:t>
      </w:r>
    </w:p>
    <w:p w14:paraId="283E7F80" w14:textId="77777777" w:rsidR="00E24D55" w:rsidRDefault="00E24D55" w:rsidP="00E24D55">
      <w:pPr>
        <w:pStyle w:val="01Title"/>
        <w:ind w:left="0"/>
        <w:rPr>
          <w:i/>
          <w:sz w:val="20"/>
          <w:szCs w:val="20"/>
          <w:lang w:val="nl-BE"/>
        </w:rPr>
      </w:pPr>
    </w:p>
    <w:p w14:paraId="00AE287F" w14:textId="77777777" w:rsidR="00E24D55" w:rsidRDefault="00E24D55" w:rsidP="00E24D55">
      <w:pPr>
        <w:pStyle w:val="01Title"/>
        <w:ind w:left="0"/>
        <w:jc w:val="center"/>
        <w:rPr>
          <w:sz w:val="20"/>
          <w:szCs w:val="20"/>
          <w:lang w:val="nl-BE"/>
        </w:rPr>
      </w:pPr>
      <w:r>
        <w:rPr>
          <w:i/>
          <w:sz w:val="20"/>
          <w:szCs w:val="20"/>
          <w:lang w:val="nl-BE"/>
        </w:rPr>
        <w:t xml:space="preserve">Origineel, </w:t>
      </w:r>
      <w:r>
        <w:rPr>
          <w:sz w:val="20"/>
          <w:szCs w:val="20"/>
          <w:lang w:val="nl-BE"/>
        </w:rPr>
        <w:t>2010</w:t>
      </w:r>
    </w:p>
    <w:p w14:paraId="34543F31" w14:textId="77777777" w:rsidR="00E24D55" w:rsidRDefault="00E24D55" w:rsidP="00E24D55">
      <w:pPr>
        <w:pStyle w:val="01Title"/>
        <w:ind w:left="0"/>
        <w:jc w:val="center"/>
        <w:rPr>
          <w:sz w:val="20"/>
          <w:szCs w:val="20"/>
          <w:lang w:val="nl-BE"/>
        </w:rPr>
      </w:pPr>
    </w:p>
    <w:p w14:paraId="1F091757" w14:textId="77777777" w:rsidR="00E24D55" w:rsidRDefault="00E24D55" w:rsidP="00E24D55">
      <w:pPr>
        <w:pStyle w:val="01Title"/>
        <w:ind w:left="0"/>
        <w:jc w:val="center"/>
      </w:pPr>
      <w:r>
        <w:object w:dxaOrig="4700" w:dyaOrig="4713" w14:anchorId="6ECD0DBA">
          <v:shape id="_x0000_i1140" type="#_x0000_t75" style="width:154.5pt;height:153.4pt" o:ole="">
            <v:imagedata r:id="rId250" o:title=""/>
          </v:shape>
          <o:OLEObject Type="Embed" ProgID="CorelDRAW.Graphic.12" ShapeID="_x0000_i1140" DrawAspect="Content" ObjectID="_1587467533" r:id="rId251"/>
        </w:object>
      </w:r>
    </w:p>
    <w:p w14:paraId="3AD13019" w14:textId="77777777" w:rsidR="00E24D55" w:rsidRDefault="00E24D55" w:rsidP="00E24D55">
      <w:pPr>
        <w:pStyle w:val="01Title"/>
        <w:ind w:left="0"/>
        <w:rPr>
          <w:b/>
          <w:sz w:val="24"/>
          <w:szCs w:val="24"/>
        </w:rPr>
      </w:pPr>
    </w:p>
    <w:p w14:paraId="062EF5DB" w14:textId="77777777" w:rsidR="00E24D55" w:rsidRPr="00A347D4" w:rsidRDefault="00B1502D" w:rsidP="00E24D55">
      <w:pPr>
        <w:pStyle w:val="01Title"/>
        <w:ind w:left="0"/>
        <w:rPr>
          <w:sz w:val="20"/>
          <w:szCs w:val="20"/>
          <w:lang w:val="nl-BE"/>
        </w:rPr>
      </w:pPr>
      <w:r>
        <w:rPr>
          <w:b/>
          <w:sz w:val="24"/>
          <w:szCs w:val="24"/>
          <w:lang w:val="nl-BE"/>
        </w:rPr>
        <w:t>=</w:t>
      </w:r>
      <w:r w:rsidR="00E24D55" w:rsidRPr="00A347D4">
        <w:rPr>
          <w:b/>
          <w:sz w:val="24"/>
          <w:szCs w:val="24"/>
          <w:lang w:val="nl-BE"/>
        </w:rPr>
        <w:t xml:space="preserve">                          </w:t>
      </w:r>
      <w:r w:rsidR="00E24D55" w:rsidRPr="00A347D4">
        <w:rPr>
          <w:sz w:val="20"/>
          <w:szCs w:val="20"/>
          <w:lang w:val="nl-BE"/>
        </w:rPr>
        <w:t>0311.01 f2c7</w:t>
      </w:r>
    </w:p>
    <w:p w14:paraId="529A885B" w14:textId="77777777" w:rsidR="00E24D55" w:rsidRPr="00A347D4" w:rsidRDefault="00E24D55" w:rsidP="00E24D55">
      <w:pPr>
        <w:pStyle w:val="01Title"/>
        <w:ind w:left="0"/>
        <w:rPr>
          <w:sz w:val="20"/>
          <w:szCs w:val="20"/>
          <w:lang w:val="nl-BE"/>
        </w:rPr>
      </w:pPr>
    </w:p>
    <w:p w14:paraId="0D6DF4F0" w14:textId="77777777" w:rsidR="00E24D55" w:rsidRDefault="00E24D55" w:rsidP="00E24D55">
      <w:pPr>
        <w:pStyle w:val="01Title"/>
        <w:ind w:left="0"/>
        <w:jc w:val="both"/>
        <w:rPr>
          <w:sz w:val="20"/>
          <w:szCs w:val="20"/>
          <w:lang w:val="nl-BE"/>
        </w:rPr>
      </w:pPr>
      <w:r w:rsidRPr="00C8234C">
        <w:rPr>
          <w:sz w:val="20"/>
          <w:szCs w:val="20"/>
          <w:lang w:val="nl-BE"/>
        </w:rPr>
        <w:t>Er dreigt een zwarte promotie</w:t>
      </w:r>
      <w:r>
        <w:rPr>
          <w:sz w:val="20"/>
          <w:szCs w:val="20"/>
          <w:lang w:val="nl-BE"/>
        </w:rPr>
        <w:t>, en 1.Ke2? faalt op 1…Txg2</w:t>
      </w:r>
      <w:r w:rsidR="005B065B">
        <w:rPr>
          <w:sz w:val="20"/>
          <w:szCs w:val="20"/>
          <w:lang w:val="nl-BE"/>
        </w:rPr>
        <w:t xml:space="preserve"> 2.Kd1 Tg1+ 3.Kxd2 Txa1. Daarom eerst:</w:t>
      </w:r>
    </w:p>
    <w:p w14:paraId="4E5A418D"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1.Le5+</w:t>
      </w:r>
      <w:r>
        <w:rPr>
          <w:b/>
          <w:sz w:val="20"/>
          <w:szCs w:val="20"/>
          <w:lang w:val="nl-BE"/>
        </w:rPr>
        <w:tab/>
      </w:r>
      <w:r>
        <w:rPr>
          <w:b/>
          <w:sz w:val="20"/>
          <w:szCs w:val="20"/>
          <w:lang w:val="nl-BE"/>
        </w:rPr>
        <w:tab/>
        <w:t>Kc6</w:t>
      </w:r>
    </w:p>
    <w:p w14:paraId="7791980F" w14:textId="77777777" w:rsidR="005B065B" w:rsidRPr="005B065B" w:rsidRDefault="005B065B" w:rsidP="00E24D55">
      <w:pPr>
        <w:pStyle w:val="01Title"/>
        <w:ind w:left="0"/>
        <w:jc w:val="both"/>
        <w:rPr>
          <w:sz w:val="20"/>
          <w:szCs w:val="20"/>
          <w:lang w:val="nl-BE"/>
        </w:rPr>
      </w:pPr>
      <w:r>
        <w:rPr>
          <w:sz w:val="20"/>
          <w:szCs w:val="20"/>
          <w:lang w:val="nl-BE"/>
        </w:rPr>
        <w:t>en dan:</w:t>
      </w:r>
    </w:p>
    <w:p w14:paraId="27836F7C" w14:textId="77777777" w:rsidR="00AC6580" w:rsidRDefault="00E24D55" w:rsidP="00E24D55">
      <w:pPr>
        <w:pStyle w:val="01Title"/>
        <w:ind w:left="0"/>
        <w:jc w:val="both"/>
        <w:rPr>
          <w:b/>
          <w:sz w:val="20"/>
          <w:szCs w:val="20"/>
          <w:lang w:val="nl-BE"/>
        </w:rPr>
      </w:pPr>
      <w:r>
        <w:rPr>
          <w:b/>
          <w:sz w:val="20"/>
          <w:szCs w:val="20"/>
          <w:lang w:val="nl-BE"/>
        </w:rPr>
        <w:tab/>
        <w:t>2.Ke2</w:t>
      </w:r>
    </w:p>
    <w:p w14:paraId="7858C195" w14:textId="77777777" w:rsidR="00AC6580" w:rsidRDefault="00AC6580" w:rsidP="00AC6580">
      <w:pPr>
        <w:pStyle w:val="01Title"/>
        <w:ind w:left="0"/>
        <w:jc w:val="both"/>
        <w:rPr>
          <w:sz w:val="20"/>
          <w:szCs w:val="20"/>
          <w:lang w:val="nl-BE"/>
        </w:rPr>
      </w:pPr>
      <w:r>
        <w:rPr>
          <w:sz w:val="20"/>
          <w:szCs w:val="20"/>
          <w:lang w:val="nl-BE"/>
        </w:rPr>
        <w:t xml:space="preserve">maar niet 2.Lxg3? d1D enzovoort. </w:t>
      </w:r>
    </w:p>
    <w:p w14:paraId="000773A9" w14:textId="77777777" w:rsidR="00AC6580" w:rsidRDefault="00AC6580" w:rsidP="00AC6580">
      <w:pPr>
        <w:pStyle w:val="01Title"/>
        <w:ind w:left="0"/>
        <w:jc w:val="both"/>
        <w:rPr>
          <w:b/>
          <w:sz w:val="20"/>
          <w:szCs w:val="20"/>
          <w:lang w:val="nl-BE"/>
        </w:rPr>
      </w:pPr>
      <w:r>
        <w:rPr>
          <w:b/>
          <w:sz w:val="20"/>
          <w:szCs w:val="20"/>
          <w:lang w:val="nl-BE"/>
        </w:rPr>
        <w:tab/>
        <w:t>2…</w:t>
      </w:r>
      <w:r>
        <w:rPr>
          <w:b/>
          <w:sz w:val="20"/>
          <w:szCs w:val="20"/>
          <w:lang w:val="nl-BE"/>
        </w:rPr>
        <w:tab/>
      </w:r>
      <w:r>
        <w:rPr>
          <w:b/>
          <w:sz w:val="20"/>
          <w:szCs w:val="20"/>
          <w:lang w:val="nl-BE"/>
        </w:rPr>
        <w:tab/>
        <w:t>Txg2+</w:t>
      </w:r>
    </w:p>
    <w:p w14:paraId="38ECB7B1" w14:textId="77777777" w:rsidR="00E24D55" w:rsidRPr="00AC6580" w:rsidRDefault="00AC6580" w:rsidP="00AC6580">
      <w:pPr>
        <w:pStyle w:val="01Title"/>
        <w:ind w:left="0"/>
        <w:jc w:val="both"/>
        <w:rPr>
          <w:sz w:val="20"/>
          <w:szCs w:val="20"/>
          <w:lang w:val="nl-BE"/>
        </w:rPr>
      </w:pPr>
      <w:r>
        <w:rPr>
          <w:sz w:val="20"/>
          <w:szCs w:val="20"/>
          <w:lang w:val="nl-BE"/>
        </w:rPr>
        <w:t xml:space="preserve">Na 2…e1D? 3.Kxd1 is het zover.   </w:t>
      </w:r>
    </w:p>
    <w:p w14:paraId="6C4FDBF7" w14:textId="77777777" w:rsidR="00E24D55" w:rsidRDefault="00E24D55" w:rsidP="00E24D55">
      <w:pPr>
        <w:pStyle w:val="01Title"/>
        <w:ind w:left="0"/>
        <w:jc w:val="both"/>
        <w:rPr>
          <w:b/>
          <w:sz w:val="20"/>
          <w:szCs w:val="20"/>
          <w:lang w:val="nl-BE"/>
        </w:rPr>
      </w:pPr>
      <w:r>
        <w:rPr>
          <w:b/>
          <w:sz w:val="20"/>
          <w:szCs w:val="20"/>
          <w:lang w:val="nl-BE"/>
        </w:rPr>
        <w:tab/>
        <w:t>3.Kd1</w:t>
      </w:r>
      <w:r>
        <w:rPr>
          <w:b/>
          <w:sz w:val="20"/>
          <w:szCs w:val="20"/>
          <w:lang w:val="nl-BE"/>
        </w:rPr>
        <w:tab/>
      </w:r>
      <w:r>
        <w:rPr>
          <w:b/>
          <w:sz w:val="20"/>
          <w:szCs w:val="20"/>
          <w:lang w:val="nl-BE"/>
        </w:rPr>
        <w:tab/>
        <w:t>Kd5</w:t>
      </w:r>
    </w:p>
    <w:p w14:paraId="4EB671F7" w14:textId="77777777" w:rsidR="00E24D55" w:rsidRDefault="00E24D55" w:rsidP="00E24D55">
      <w:pPr>
        <w:pStyle w:val="01Title"/>
        <w:ind w:left="0"/>
        <w:jc w:val="both"/>
        <w:rPr>
          <w:b/>
          <w:sz w:val="20"/>
          <w:szCs w:val="20"/>
          <w:lang w:val="nl-BE"/>
        </w:rPr>
      </w:pPr>
      <w:r>
        <w:rPr>
          <w:b/>
          <w:sz w:val="20"/>
          <w:szCs w:val="20"/>
          <w:lang w:val="nl-BE"/>
        </w:rPr>
        <w:tab/>
        <w:t>4.Lc7</w:t>
      </w:r>
    </w:p>
    <w:p w14:paraId="483EE579" w14:textId="77777777" w:rsidR="00E24D55" w:rsidRDefault="00707A76" w:rsidP="00E24D55">
      <w:pPr>
        <w:pStyle w:val="01Title"/>
        <w:ind w:left="0"/>
        <w:jc w:val="both"/>
        <w:rPr>
          <w:sz w:val="20"/>
          <w:szCs w:val="20"/>
          <w:lang w:val="nl-BE"/>
        </w:rPr>
      </w:pPr>
      <w:r>
        <w:rPr>
          <w:sz w:val="20"/>
          <w:szCs w:val="20"/>
          <w:lang w:val="nl-BE"/>
        </w:rPr>
        <w:t>De énige correcte zet.</w:t>
      </w:r>
      <w:r w:rsidR="00720C28">
        <w:rPr>
          <w:sz w:val="20"/>
          <w:szCs w:val="20"/>
          <w:lang w:val="nl-BE"/>
        </w:rPr>
        <w:t xml:space="preserve"> </w:t>
      </w:r>
      <w:r w:rsidR="00E24D55">
        <w:rPr>
          <w:sz w:val="20"/>
          <w:szCs w:val="20"/>
          <w:lang w:val="nl-BE"/>
        </w:rPr>
        <w:t>Niet goed zijn:</w:t>
      </w:r>
    </w:p>
    <w:p w14:paraId="2FF63D82" w14:textId="77777777" w:rsidR="00E24D55" w:rsidRPr="0024206B" w:rsidRDefault="00E24D55" w:rsidP="00586E21">
      <w:pPr>
        <w:pStyle w:val="01Title"/>
        <w:numPr>
          <w:ilvl w:val="0"/>
          <w:numId w:val="190"/>
        </w:numPr>
        <w:jc w:val="both"/>
        <w:rPr>
          <w:sz w:val="20"/>
          <w:szCs w:val="20"/>
          <w:lang w:val="nl-BE"/>
        </w:rPr>
      </w:pPr>
      <w:r w:rsidRPr="0024206B">
        <w:rPr>
          <w:sz w:val="20"/>
          <w:szCs w:val="20"/>
          <w:lang w:val="nl-BE"/>
        </w:rPr>
        <w:t>4.Lc3? Kc4 5.Lxd2 Kd3 noch</w:t>
      </w:r>
    </w:p>
    <w:p w14:paraId="14A262F2" w14:textId="77777777" w:rsidR="00E24D55" w:rsidRDefault="00E24D55" w:rsidP="00586E21">
      <w:pPr>
        <w:pStyle w:val="01Title"/>
        <w:numPr>
          <w:ilvl w:val="0"/>
          <w:numId w:val="190"/>
        </w:numPr>
        <w:jc w:val="both"/>
        <w:rPr>
          <w:sz w:val="20"/>
          <w:szCs w:val="20"/>
          <w:lang w:val="nl-BE"/>
        </w:rPr>
      </w:pPr>
      <w:r>
        <w:rPr>
          <w:sz w:val="20"/>
          <w:szCs w:val="20"/>
          <w:lang w:val="nl-BE"/>
        </w:rPr>
        <w:t>4.Lf4? Ke4 5.L</w:t>
      </w:r>
      <w:r w:rsidR="007A713C">
        <w:rPr>
          <w:sz w:val="20"/>
          <w:szCs w:val="20"/>
          <w:lang w:val="nl-BE"/>
        </w:rPr>
        <w:t>xd2 Kd3. Ook</w:t>
      </w:r>
      <w:r w:rsidR="005637DB">
        <w:rPr>
          <w:sz w:val="20"/>
          <w:szCs w:val="20"/>
          <w:lang w:val="nl-BE"/>
        </w:rPr>
        <w:t>:</w:t>
      </w:r>
    </w:p>
    <w:p w14:paraId="34BA92AA" w14:textId="77777777" w:rsidR="00422269" w:rsidRPr="00E04552" w:rsidRDefault="00422269" w:rsidP="00586E21">
      <w:pPr>
        <w:pStyle w:val="01Title"/>
        <w:numPr>
          <w:ilvl w:val="0"/>
          <w:numId w:val="190"/>
        </w:numPr>
        <w:jc w:val="both"/>
        <w:rPr>
          <w:sz w:val="20"/>
          <w:szCs w:val="20"/>
          <w:lang w:val="nl-BE"/>
        </w:rPr>
      </w:pPr>
      <w:r w:rsidRPr="007A713C">
        <w:rPr>
          <w:sz w:val="20"/>
          <w:szCs w:val="20"/>
          <w:lang w:val="nl-BE"/>
        </w:rPr>
        <w:t>4.Lf6? of 4.Lh8? Ke4 5.Kc2 Ke3 6.</w:t>
      </w:r>
      <w:r w:rsidR="00CD0CF5">
        <w:rPr>
          <w:sz w:val="20"/>
          <w:szCs w:val="20"/>
          <w:lang w:val="nl-BE"/>
        </w:rPr>
        <w:t>Lc3</w:t>
      </w:r>
      <w:r w:rsidRPr="007A713C">
        <w:rPr>
          <w:sz w:val="20"/>
          <w:szCs w:val="20"/>
          <w:lang w:val="nl-BE"/>
        </w:rPr>
        <w:t xml:space="preserve"> d1D+ 7.Kxd1 Kd3</w:t>
      </w:r>
      <w:r w:rsidR="006518F2">
        <w:rPr>
          <w:sz w:val="20"/>
          <w:szCs w:val="20"/>
          <w:lang w:val="nl-BE"/>
        </w:rPr>
        <w:t xml:space="preserve"> </w:t>
      </w:r>
      <w:r w:rsidRPr="00E04552">
        <w:rPr>
          <w:sz w:val="20"/>
          <w:szCs w:val="20"/>
          <w:lang w:val="nl-BE"/>
        </w:rPr>
        <w:t>en zwart wint.</w:t>
      </w:r>
    </w:p>
    <w:p w14:paraId="749958CC" w14:textId="77777777" w:rsidR="00E24D55" w:rsidRPr="00E04552" w:rsidRDefault="00422269" w:rsidP="00E24D55">
      <w:pPr>
        <w:pStyle w:val="01Title"/>
        <w:ind w:left="0"/>
        <w:jc w:val="both"/>
        <w:rPr>
          <w:sz w:val="20"/>
          <w:szCs w:val="20"/>
          <w:lang w:val="nl-BE"/>
        </w:rPr>
      </w:pPr>
      <w:r w:rsidRPr="00E04552">
        <w:rPr>
          <w:sz w:val="20"/>
          <w:szCs w:val="20"/>
          <w:lang w:val="nl-BE"/>
        </w:rPr>
        <w:t xml:space="preserve"> </w:t>
      </w:r>
      <w:r w:rsidR="00E04552" w:rsidRPr="00E04552">
        <w:rPr>
          <w:sz w:val="20"/>
          <w:szCs w:val="20"/>
          <w:lang w:val="nl-BE"/>
        </w:rPr>
        <w:tab/>
      </w:r>
      <w:r w:rsidR="00E24D55">
        <w:rPr>
          <w:b/>
          <w:sz w:val="20"/>
          <w:szCs w:val="20"/>
          <w:lang w:val="nl-BE"/>
        </w:rPr>
        <w:t>4…</w:t>
      </w:r>
      <w:r w:rsidR="00E24D55">
        <w:rPr>
          <w:b/>
          <w:sz w:val="20"/>
          <w:szCs w:val="20"/>
          <w:lang w:val="nl-BE"/>
        </w:rPr>
        <w:tab/>
      </w:r>
      <w:r w:rsidR="00E24D55">
        <w:rPr>
          <w:b/>
          <w:sz w:val="20"/>
          <w:szCs w:val="20"/>
          <w:lang w:val="nl-BE"/>
        </w:rPr>
        <w:tab/>
        <w:t>Kc4</w:t>
      </w:r>
    </w:p>
    <w:p w14:paraId="39F09088" w14:textId="77777777" w:rsidR="00CA43FD" w:rsidRDefault="00E24D55" w:rsidP="00E24D55">
      <w:pPr>
        <w:pStyle w:val="01Title"/>
        <w:ind w:left="0"/>
        <w:jc w:val="both"/>
        <w:rPr>
          <w:b/>
          <w:sz w:val="20"/>
          <w:szCs w:val="20"/>
          <w:lang w:val="nl-BE"/>
        </w:rPr>
      </w:pPr>
      <w:r>
        <w:rPr>
          <w:b/>
          <w:sz w:val="20"/>
          <w:szCs w:val="20"/>
          <w:lang w:val="nl-BE"/>
        </w:rPr>
        <w:tab/>
      </w:r>
    </w:p>
    <w:p w14:paraId="5CE58626" w14:textId="77777777" w:rsidR="00CA43FD" w:rsidRDefault="00CA43FD" w:rsidP="00E24D55">
      <w:pPr>
        <w:pStyle w:val="01Title"/>
        <w:ind w:left="0"/>
        <w:jc w:val="both"/>
        <w:rPr>
          <w:b/>
          <w:sz w:val="20"/>
          <w:szCs w:val="20"/>
          <w:lang w:val="nl-BE"/>
        </w:rPr>
      </w:pPr>
    </w:p>
    <w:p w14:paraId="6C584A5A" w14:textId="77777777" w:rsidR="00CA43FD" w:rsidRDefault="00CA43FD" w:rsidP="00E24D55">
      <w:pPr>
        <w:pStyle w:val="01Title"/>
        <w:ind w:left="0"/>
        <w:jc w:val="both"/>
        <w:rPr>
          <w:b/>
          <w:sz w:val="20"/>
          <w:szCs w:val="20"/>
          <w:lang w:val="nl-BE"/>
        </w:rPr>
      </w:pPr>
    </w:p>
    <w:p w14:paraId="122943C7" w14:textId="77777777" w:rsidR="00CA43FD" w:rsidRDefault="00CA43FD" w:rsidP="00E24D55">
      <w:pPr>
        <w:pStyle w:val="01Title"/>
        <w:ind w:left="0"/>
        <w:jc w:val="both"/>
        <w:rPr>
          <w:b/>
          <w:sz w:val="20"/>
          <w:szCs w:val="20"/>
          <w:lang w:val="nl-BE"/>
        </w:rPr>
      </w:pPr>
    </w:p>
    <w:p w14:paraId="5419DE1E" w14:textId="77777777" w:rsidR="00EB0073" w:rsidRDefault="00EB0073" w:rsidP="00E24D55">
      <w:pPr>
        <w:pStyle w:val="01Title"/>
        <w:ind w:left="0"/>
        <w:jc w:val="both"/>
        <w:rPr>
          <w:b/>
          <w:sz w:val="20"/>
          <w:szCs w:val="20"/>
          <w:lang w:val="nl-BE"/>
        </w:rPr>
      </w:pPr>
    </w:p>
    <w:p w14:paraId="7F6B00E8" w14:textId="77777777" w:rsidR="00CA43FD" w:rsidRDefault="00CA43FD" w:rsidP="00E24D55">
      <w:pPr>
        <w:pStyle w:val="01Title"/>
        <w:ind w:left="0"/>
        <w:jc w:val="both"/>
        <w:rPr>
          <w:b/>
          <w:sz w:val="20"/>
          <w:szCs w:val="20"/>
          <w:lang w:val="nl-BE"/>
        </w:rPr>
      </w:pPr>
    </w:p>
    <w:p w14:paraId="470EC695" w14:textId="77777777" w:rsidR="00E24D55" w:rsidRDefault="00CA43FD" w:rsidP="00E24D55">
      <w:pPr>
        <w:pStyle w:val="01Title"/>
        <w:ind w:left="0"/>
        <w:jc w:val="both"/>
        <w:rPr>
          <w:b/>
          <w:sz w:val="20"/>
          <w:szCs w:val="20"/>
          <w:lang w:val="nl-BE"/>
        </w:rPr>
      </w:pPr>
      <w:r>
        <w:rPr>
          <w:b/>
          <w:sz w:val="20"/>
          <w:szCs w:val="20"/>
          <w:lang w:val="nl-BE"/>
        </w:rPr>
        <w:tab/>
      </w:r>
      <w:r w:rsidR="00E24D55">
        <w:rPr>
          <w:b/>
          <w:sz w:val="20"/>
          <w:szCs w:val="20"/>
          <w:lang w:val="nl-BE"/>
        </w:rPr>
        <w:t>5.Kc2</w:t>
      </w:r>
    </w:p>
    <w:p w14:paraId="1CE5172D" w14:textId="77777777" w:rsidR="00E24D55" w:rsidRDefault="00E24D55" w:rsidP="00E24D55">
      <w:pPr>
        <w:pStyle w:val="01Title"/>
        <w:ind w:left="0"/>
        <w:jc w:val="both"/>
        <w:rPr>
          <w:sz w:val="20"/>
          <w:szCs w:val="20"/>
          <w:lang w:val="nl-BE"/>
        </w:rPr>
      </w:pPr>
      <w:r>
        <w:rPr>
          <w:sz w:val="20"/>
          <w:szCs w:val="20"/>
          <w:lang w:val="nl-BE"/>
        </w:rPr>
        <w:t>Ook hier volgt n</w:t>
      </w:r>
      <w:r w:rsidR="00E04552">
        <w:rPr>
          <w:sz w:val="20"/>
          <w:szCs w:val="20"/>
          <w:lang w:val="nl-BE"/>
        </w:rPr>
        <w:t xml:space="preserve">a 5.La5? of 5.Lf4? Kd3 en geen </w:t>
      </w:r>
      <w:r>
        <w:rPr>
          <w:sz w:val="20"/>
          <w:szCs w:val="20"/>
          <w:lang w:val="nl-BE"/>
        </w:rPr>
        <w:t>remise.</w:t>
      </w:r>
    </w:p>
    <w:p w14:paraId="1BB6D30C"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5…</w:t>
      </w:r>
      <w:r>
        <w:rPr>
          <w:b/>
          <w:sz w:val="20"/>
          <w:szCs w:val="20"/>
          <w:lang w:val="nl-BE"/>
        </w:rPr>
        <w:tab/>
      </w:r>
      <w:r>
        <w:rPr>
          <w:b/>
          <w:sz w:val="20"/>
          <w:szCs w:val="20"/>
          <w:lang w:val="nl-BE"/>
        </w:rPr>
        <w:tab/>
        <w:t>Te2</w:t>
      </w:r>
    </w:p>
    <w:p w14:paraId="4FCB2197" w14:textId="77777777" w:rsidR="00333A41" w:rsidRDefault="00E24D55" w:rsidP="00E24D55">
      <w:pPr>
        <w:pStyle w:val="01Title"/>
        <w:ind w:left="0"/>
        <w:jc w:val="both"/>
        <w:rPr>
          <w:b/>
          <w:sz w:val="20"/>
          <w:szCs w:val="20"/>
          <w:lang w:val="nl-BE"/>
        </w:rPr>
      </w:pPr>
      <w:r>
        <w:rPr>
          <w:b/>
          <w:sz w:val="20"/>
          <w:szCs w:val="20"/>
          <w:lang w:val="nl-BE"/>
        </w:rPr>
        <w:tab/>
        <w:t>6.La5</w:t>
      </w:r>
      <w:r>
        <w:rPr>
          <w:b/>
          <w:sz w:val="20"/>
          <w:szCs w:val="20"/>
          <w:lang w:val="nl-BE"/>
        </w:rPr>
        <w:tab/>
      </w:r>
    </w:p>
    <w:p w14:paraId="3ED47A78" w14:textId="77777777" w:rsidR="006A5548" w:rsidRDefault="00E72D8F" w:rsidP="00E24D55">
      <w:pPr>
        <w:pStyle w:val="01Title"/>
        <w:ind w:left="0"/>
        <w:jc w:val="both"/>
        <w:rPr>
          <w:sz w:val="20"/>
          <w:szCs w:val="20"/>
          <w:lang w:val="nl-BE"/>
        </w:rPr>
      </w:pPr>
      <w:r>
        <w:rPr>
          <w:sz w:val="20"/>
          <w:szCs w:val="20"/>
          <w:lang w:val="nl-BE"/>
        </w:rPr>
        <w:t>Want ook hier</w:t>
      </w:r>
      <w:r w:rsidR="006A5548">
        <w:rPr>
          <w:sz w:val="20"/>
          <w:szCs w:val="20"/>
          <w:lang w:val="nl-BE"/>
        </w:rPr>
        <w:t xml:space="preserve"> zijn 6.Lb6?, 6.Lg3?, 6.Lb8? of 6.Lf4? fout. </w:t>
      </w:r>
    </w:p>
    <w:p w14:paraId="786B148C" w14:textId="77777777" w:rsidR="00E24D55" w:rsidRPr="00B61C8D" w:rsidRDefault="006A5548" w:rsidP="00E24D55">
      <w:pPr>
        <w:pStyle w:val="01Title"/>
        <w:ind w:left="0"/>
        <w:jc w:val="both"/>
        <w:rPr>
          <w:b/>
          <w:sz w:val="20"/>
          <w:szCs w:val="20"/>
          <w:lang w:val="nl-BE"/>
        </w:rPr>
      </w:pPr>
      <w:r>
        <w:rPr>
          <w:sz w:val="20"/>
          <w:szCs w:val="20"/>
          <w:lang w:val="nl-BE"/>
        </w:rPr>
        <w:t xml:space="preserve">Bijvoorbeeld 6.Lf4? </w:t>
      </w:r>
      <w:r w:rsidR="00E24D55">
        <w:rPr>
          <w:sz w:val="20"/>
          <w:szCs w:val="20"/>
          <w:lang w:val="nl-BE"/>
        </w:rPr>
        <w:t>d1D+ 7.Kxd1 Kd3 8.Kc1 Tc2+ 9.Kb1 Kc3 10.Lg3 Kb3 11.Lb8 Tc8 12.La7 Ta8 13.Lb6 Ta6 14.Ld8</w:t>
      </w:r>
      <w:r w:rsidR="006C3251">
        <w:rPr>
          <w:sz w:val="20"/>
          <w:szCs w:val="20"/>
          <w:lang w:val="nl-BE"/>
        </w:rPr>
        <w:t xml:space="preserve"> Td6 15.Lg5 Td1 16.Lc1 Te1 17.Ka1 Txc1 en zwart wint.</w:t>
      </w:r>
    </w:p>
    <w:p w14:paraId="3F003F96" w14:textId="77777777" w:rsidR="00E24D55" w:rsidRDefault="00E24D55" w:rsidP="00E24D55">
      <w:pPr>
        <w:pStyle w:val="01Title"/>
        <w:ind w:left="0"/>
        <w:jc w:val="both"/>
        <w:rPr>
          <w:sz w:val="20"/>
          <w:szCs w:val="20"/>
          <w:lang w:val="nl-BE"/>
        </w:rPr>
      </w:pPr>
      <w:r>
        <w:rPr>
          <w:sz w:val="20"/>
          <w:szCs w:val="20"/>
          <w:lang w:val="nl-BE"/>
        </w:rPr>
        <w:tab/>
      </w:r>
      <w:r>
        <w:rPr>
          <w:b/>
          <w:sz w:val="20"/>
          <w:szCs w:val="20"/>
          <w:lang w:val="nl-BE"/>
        </w:rPr>
        <w:t>6…</w:t>
      </w:r>
      <w:r>
        <w:rPr>
          <w:b/>
          <w:sz w:val="20"/>
          <w:szCs w:val="20"/>
          <w:lang w:val="nl-BE"/>
        </w:rPr>
        <w:tab/>
      </w:r>
      <w:r>
        <w:rPr>
          <w:b/>
          <w:sz w:val="20"/>
          <w:szCs w:val="20"/>
          <w:lang w:val="nl-BE"/>
        </w:rPr>
        <w:tab/>
        <w:t>d1D+</w:t>
      </w:r>
      <w:r>
        <w:rPr>
          <w:sz w:val="20"/>
          <w:szCs w:val="20"/>
          <w:lang w:val="nl-BE"/>
        </w:rPr>
        <w:t xml:space="preserve"> </w:t>
      </w:r>
    </w:p>
    <w:p w14:paraId="079439BC"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7.Kxd1</w:t>
      </w:r>
      <w:r>
        <w:rPr>
          <w:b/>
          <w:sz w:val="20"/>
          <w:szCs w:val="20"/>
          <w:lang w:val="nl-BE"/>
        </w:rPr>
        <w:tab/>
      </w:r>
      <w:r>
        <w:rPr>
          <w:b/>
          <w:sz w:val="20"/>
          <w:szCs w:val="20"/>
          <w:lang w:val="nl-BE"/>
        </w:rPr>
        <w:tab/>
        <w:t>Kd3</w:t>
      </w:r>
    </w:p>
    <w:p w14:paraId="5C778569" w14:textId="77777777" w:rsidR="00E24D55" w:rsidRDefault="00E24D55" w:rsidP="00E24D55">
      <w:pPr>
        <w:pStyle w:val="01Title"/>
        <w:ind w:left="0"/>
        <w:jc w:val="both"/>
        <w:rPr>
          <w:sz w:val="20"/>
          <w:szCs w:val="20"/>
          <w:lang w:val="nl-BE"/>
        </w:rPr>
      </w:pPr>
      <w:r>
        <w:rPr>
          <w:sz w:val="20"/>
          <w:szCs w:val="20"/>
          <w:lang w:val="nl-BE"/>
        </w:rPr>
        <w:t>Dit is beter dan 7…Te5</w:t>
      </w:r>
      <w:r w:rsidR="00DE0077">
        <w:rPr>
          <w:sz w:val="20"/>
          <w:szCs w:val="20"/>
          <w:lang w:val="nl-BE"/>
        </w:rPr>
        <w:t>?</w:t>
      </w:r>
      <w:r>
        <w:rPr>
          <w:sz w:val="20"/>
          <w:szCs w:val="20"/>
          <w:lang w:val="nl-BE"/>
        </w:rPr>
        <w:t xml:space="preserve"> waarop wit ontsnapt </w:t>
      </w:r>
      <w:r w:rsidR="00E72D8F">
        <w:rPr>
          <w:sz w:val="20"/>
          <w:szCs w:val="20"/>
          <w:lang w:val="nl-BE"/>
        </w:rPr>
        <w:t>met</w:t>
      </w:r>
      <w:r w:rsidR="00707A76">
        <w:rPr>
          <w:sz w:val="20"/>
          <w:szCs w:val="20"/>
          <w:lang w:val="nl-BE"/>
        </w:rPr>
        <w:t xml:space="preserve"> weerom</w:t>
      </w:r>
      <w:r>
        <w:rPr>
          <w:sz w:val="20"/>
          <w:szCs w:val="20"/>
          <w:lang w:val="nl-BE"/>
        </w:rPr>
        <w:t xml:space="preserve"> de éni</w:t>
      </w:r>
      <w:r w:rsidR="00707A76">
        <w:rPr>
          <w:sz w:val="20"/>
          <w:szCs w:val="20"/>
          <w:lang w:val="nl-BE"/>
        </w:rPr>
        <w:t>ge cor</w:t>
      </w:r>
      <w:r>
        <w:rPr>
          <w:sz w:val="20"/>
          <w:szCs w:val="20"/>
          <w:lang w:val="nl-BE"/>
        </w:rPr>
        <w:t>recte zet</w:t>
      </w:r>
      <w:r w:rsidR="00707A76">
        <w:rPr>
          <w:sz w:val="20"/>
          <w:szCs w:val="20"/>
          <w:lang w:val="nl-BE"/>
        </w:rPr>
        <w:t>:</w:t>
      </w:r>
      <w:r>
        <w:rPr>
          <w:sz w:val="20"/>
          <w:szCs w:val="20"/>
          <w:lang w:val="nl-BE"/>
        </w:rPr>
        <w:t xml:space="preserve"> 8.Lc7. Maar</w:t>
      </w:r>
      <w:r w:rsidR="00707A76">
        <w:rPr>
          <w:sz w:val="20"/>
          <w:szCs w:val="20"/>
          <w:lang w:val="nl-BE"/>
        </w:rPr>
        <w:t xml:space="preserve"> ook hier ontsnapt wit met:</w:t>
      </w:r>
    </w:p>
    <w:p w14:paraId="7045FC1C" w14:textId="77777777" w:rsidR="00E24D55" w:rsidRDefault="00E24D55" w:rsidP="00E24D55">
      <w:pPr>
        <w:pStyle w:val="01Title"/>
        <w:ind w:left="0"/>
        <w:jc w:val="both"/>
        <w:rPr>
          <w:b/>
          <w:sz w:val="20"/>
          <w:szCs w:val="20"/>
          <w:lang w:val="nl-BE"/>
        </w:rPr>
      </w:pPr>
      <w:r>
        <w:rPr>
          <w:b/>
          <w:sz w:val="20"/>
          <w:szCs w:val="20"/>
          <w:lang w:val="nl-BE"/>
        </w:rPr>
        <w:tab/>
        <w:t>8.Kc1</w:t>
      </w:r>
      <w:r>
        <w:rPr>
          <w:b/>
          <w:sz w:val="20"/>
          <w:szCs w:val="20"/>
          <w:lang w:val="nl-BE"/>
        </w:rPr>
        <w:tab/>
      </w:r>
      <w:r>
        <w:rPr>
          <w:b/>
          <w:sz w:val="20"/>
          <w:szCs w:val="20"/>
          <w:lang w:val="nl-BE"/>
        </w:rPr>
        <w:tab/>
        <w:t>Ta2</w:t>
      </w:r>
    </w:p>
    <w:p w14:paraId="47E5BEC0" w14:textId="77777777" w:rsidR="00E24D55" w:rsidRDefault="00E24D55" w:rsidP="00E24D55">
      <w:pPr>
        <w:pStyle w:val="01Title"/>
        <w:ind w:left="0"/>
        <w:jc w:val="both"/>
        <w:rPr>
          <w:b/>
          <w:sz w:val="20"/>
          <w:szCs w:val="20"/>
          <w:lang w:val="nl-BE"/>
        </w:rPr>
      </w:pPr>
      <w:r>
        <w:rPr>
          <w:b/>
          <w:sz w:val="20"/>
          <w:szCs w:val="20"/>
          <w:lang w:val="nl-BE"/>
        </w:rPr>
        <w:tab/>
        <w:t>9.Lb4</w:t>
      </w:r>
    </w:p>
    <w:p w14:paraId="53D399E6" w14:textId="77777777" w:rsidR="00E24D55" w:rsidRDefault="00E24D55" w:rsidP="00E24D55">
      <w:pPr>
        <w:pStyle w:val="01Title"/>
        <w:ind w:left="0"/>
        <w:jc w:val="both"/>
        <w:rPr>
          <w:sz w:val="20"/>
          <w:szCs w:val="20"/>
          <w:lang w:val="nl-BE"/>
        </w:rPr>
      </w:pPr>
      <w:r>
        <w:rPr>
          <w:sz w:val="20"/>
          <w:szCs w:val="20"/>
          <w:lang w:val="nl-BE"/>
        </w:rPr>
        <w:t>Nogmaals de énige correcte zet.</w:t>
      </w:r>
    </w:p>
    <w:p w14:paraId="77C3F7B3" w14:textId="77777777" w:rsidR="00E24D55" w:rsidRDefault="00E24D55" w:rsidP="00E24D55">
      <w:pPr>
        <w:pStyle w:val="01Title"/>
        <w:ind w:left="0"/>
        <w:jc w:val="both"/>
        <w:rPr>
          <w:b/>
          <w:sz w:val="20"/>
          <w:szCs w:val="20"/>
          <w:lang w:val="nl-BE"/>
        </w:rPr>
      </w:pPr>
      <w:r>
        <w:rPr>
          <w:sz w:val="20"/>
          <w:szCs w:val="20"/>
          <w:lang w:val="nl-BE"/>
        </w:rPr>
        <w:t xml:space="preserve">        </w:t>
      </w:r>
      <w:r>
        <w:rPr>
          <w:b/>
          <w:sz w:val="20"/>
          <w:szCs w:val="20"/>
          <w:lang w:val="nl-BE"/>
        </w:rPr>
        <w:t xml:space="preserve">  9…                  </w:t>
      </w:r>
      <w:r>
        <w:rPr>
          <w:b/>
          <w:sz w:val="20"/>
          <w:szCs w:val="20"/>
          <w:lang w:val="nl-BE"/>
        </w:rPr>
        <w:tab/>
        <w:t>Tc2+</w:t>
      </w:r>
    </w:p>
    <w:p w14:paraId="3402847D" w14:textId="77777777" w:rsidR="00E24D55" w:rsidRDefault="00E24D55" w:rsidP="00E24D55">
      <w:pPr>
        <w:pStyle w:val="01Title"/>
        <w:ind w:left="0"/>
        <w:jc w:val="both"/>
        <w:rPr>
          <w:b/>
          <w:sz w:val="20"/>
          <w:szCs w:val="20"/>
          <w:lang w:val="nl-BE"/>
        </w:rPr>
      </w:pPr>
      <w:r>
        <w:rPr>
          <w:b/>
          <w:sz w:val="20"/>
          <w:szCs w:val="20"/>
          <w:lang w:val="nl-BE"/>
        </w:rPr>
        <w:t xml:space="preserve">        10.Kb1</w:t>
      </w:r>
    </w:p>
    <w:p w14:paraId="5FA18FFE" w14:textId="77777777" w:rsidR="00E24D55" w:rsidRDefault="00E24D55" w:rsidP="00E24D55">
      <w:pPr>
        <w:pStyle w:val="01Title"/>
        <w:ind w:left="0"/>
        <w:jc w:val="both"/>
        <w:rPr>
          <w:sz w:val="20"/>
          <w:szCs w:val="20"/>
          <w:lang w:val="nl-BE"/>
        </w:rPr>
      </w:pPr>
      <w:r>
        <w:rPr>
          <w:sz w:val="20"/>
          <w:szCs w:val="20"/>
          <w:lang w:val="nl-BE"/>
        </w:rPr>
        <w:t>Na 10.Kd1?</w:t>
      </w:r>
      <w:r w:rsidR="00707A76">
        <w:rPr>
          <w:sz w:val="20"/>
          <w:szCs w:val="20"/>
          <w:lang w:val="nl-BE"/>
        </w:rPr>
        <w:t xml:space="preserve"> Tb2,</w:t>
      </w:r>
      <w:r>
        <w:rPr>
          <w:sz w:val="20"/>
          <w:szCs w:val="20"/>
          <w:lang w:val="nl-BE"/>
        </w:rPr>
        <w:t xml:space="preserve"> wint zwart na 12 zetten (Nalimov).</w:t>
      </w:r>
    </w:p>
    <w:p w14:paraId="541DE248" w14:textId="77777777" w:rsidR="00E24D55" w:rsidRDefault="00E24D55" w:rsidP="00E24D55">
      <w:pPr>
        <w:pStyle w:val="01Title"/>
        <w:ind w:left="0"/>
        <w:jc w:val="both"/>
        <w:rPr>
          <w:sz w:val="20"/>
          <w:szCs w:val="20"/>
          <w:lang w:val="nl-BE"/>
        </w:rPr>
      </w:pPr>
    </w:p>
    <w:p w14:paraId="197ECA49" w14:textId="77777777" w:rsidR="001E1546" w:rsidRDefault="00E24D55" w:rsidP="0094395A">
      <w:pPr>
        <w:pStyle w:val="01Title"/>
        <w:ind w:left="0"/>
        <w:rPr>
          <w:sz w:val="20"/>
          <w:szCs w:val="20"/>
          <w:lang w:val="nl-BE"/>
        </w:rPr>
      </w:pPr>
      <w:r>
        <w:rPr>
          <w:sz w:val="20"/>
          <w:szCs w:val="20"/>
          <w:lang w:val="nl-BE"/>
        </w:rPr>
        <w:t>M</w:t>
      </w:r>
      <w:r w:rsidR="00707A76">
        <w:rPr>
          <w:sz w:val="20"/>
          <w:szCs w:val="20"/>
          <w:lang w:val="nl-BE"/>
        </w:rPr>
        <w:t>aar nu</w:t>
      </w:r>
      <w:r>
        <w:rPr>
          <w:sz w:val="20"/>
          <w:szCs w:val="20"/>
          <w:lang w:val="nl-BE"/>
        </w:rPr>
        <w:t xml:space="preserve"> is</w:t>
      </w:r>
      <w:r w:rsidR="00707A76">
        <w:rPr>
          <w:sz w:val="20"/>
          <w:szCs w:val="20"/>
          <w:lang w:val="nl-BE"/>
        </w:rPr>
        <w:t xml:space="preserve"> het</w:t>
      </w:r>
      <w:r>
        <w:rPr>
          <w:sz w:val="20"/>
          <w:szCs w:val="20"/>
          <w:lang w:val="nl-BE"/>
        </w:rPr>
        <w:t xml:space="preserve"> remise</w:t>
      </w:r>
      <w:r w:rsidR="00707A76">
        <w:rPr>
          <w:sz w:val="20"/>
          <w:szCs w:val="20"/>
          <w:lang w:val="nl-BE"/>
        </w:rPr>
        <w:t>,</w:t>
      </w:r>
      <w:r w:rsidR="00E26BBA">
        <w:rPr>
          <w:sz w:val="20"/>
          <w:szCs w:val="20"/>
          <w:lang w:val="nl-BE"/>
        </w:rPr>
        <w:t xml:space="preserve"> want zwart</w:t>
      </w:r>
      <w:r w:rsidR="0094395A">
        <w:rPr>
          <w:sz w:val="20"/>
          <w:szCs w:val="20"/>
          <w:lang w:val="nl-BE"/>
        </w:rPr>
        <w:t xml:space="preserve"> </w:t>
      </w:r>
      <w:r w:rsidR="00CE5956">
        <w:rPr>
          <w:sz w:val="20"/>
          <w:szCs w:val="20"/>
          <w:lang w:val="nl-BE"/>
        </w:rPr>
        <w:t xml:space="preserve">heeft geen goede zetten </w:t>
      </w:r>
      <w:r w:rsidR="0094395A">
        <w:rPr>
          <w:sz w:val="20"/>
          <w:szCs w:val="20"/>
          <w:lang w:val="nl-BE"/>
        </w:rPr>
        <w:t>meer.</w:t>
      </w:r>
      <w:r w:rsidR="0002631E">
        <w:rPr>
          <w:sz w:val="20"/>
          <w:szCs w:val="20"/>
          <w:lang w:val="nl-BE"/>
        </w:rPr>
        <w:t xml:space="preserve">  </w:t>
      </w:r>
    </w:p>
    <w:p w14:paraId="30231C1A" w14:textId="77777777" w:rsidR="001E1546" w:rsidRDefault="001E1546" w:rsidP="0094395A">
      <w:pPr>
        <w:pStyle w:val="01Title"/>
        <w:ind w:left="0"/>
        <w:rPr>
          <w:sz w:val="20"/>
          <w:szCs w:val="20"/>
          <w:lang w:val="nl-BE"/>
        </w:rPr>
      </w:pPr>
    </w:p>
    <w:p w14:paraId="4DF9D328" w14:textId="77777777" w:rsidR="00333A41" w:rsidRDefault="001E1546" w:rsidP="001E1546">
      <w:pPr>
        <w:pStyle w:val="01Title"/>
        <w:ind w:left="0"/>
        <w:jc w:val="both"/>
        <w:rPr>
          <w:sz w:val="20"/>
          <w:szCs w:val="20"/>
          <w:lang w:val="nl-BE"/>
        </w:rPr>
      </w:pPr>
      <w:r>
        <w:rPr>
          <w:sz w:val="20"/>
          <w:szCs w:val="20"/>
          <w:lang w:val="nl-BE"/>
        </w:rPr>
        <w:t>Zie ook studie - 309 -</w:t>
      </w:r>
      <w:r w:rsidR="0002631E">
        <w:rPr>
          <w:sz w:val="20"/>
          <w:szCs w:val="20"/>
          <w:lang w:val="nl-BE"/>
        </w:rPr>
        <w:t xml:space="preserve">         </w:t>
      </w:r>
      <w:r w:rsidR="00E24D55">
        <w:rPr>
          <w:sz w:val="20"/>
          <w:szCs w:val="20"/>
          <w:lang w:val="nl-BE"/>
        </w:rPr>
        <w:t>.</w:t>
      </w:r>
    </w:p>
    <w:p w14:paraId="04268AD7" w14:textId="77777777" w:rsidR="00E24D55" w:rsidRPr="00F97C7C" w:rsidRDefault="00333A41" w:rsidP="00333A41">
      <w:pPr>
        <w:pStyle w:val="01Title"/>
        <w:ind w:left="0"/>
        <w:jc w:val="center"/>
        <w:rPr>
          <w:b/>
          <w:sz w:val="20"/>
          <w:szCs w:val="20"/>
          <w:lang w:val="nl-BE"/>
        </w:rPr>
      </w:pPr>
      <w:r>
        <w:rPr>
          <w:sz w:val="20"/>
          <w:szCs w:val="20"/>
          <w:lang w:val="nl-BE"/>
        </w:rPr>
        <w:br w:type="page"/>
      </w:r>
      <w:r w:rsidR="00D8371D">
        <w:rPr>
          <w:b/>
          <w:sz w:val="20"/>
          <w:szCs w:val="20"/>
          <w:lang w:val="nl-BE"/>
        </w:rPr>
        <w:lastRenderedPageBreak/>
        <w:t xml:space="preserve">- </w:t>
      </w:r>
      <w:r w:rsidR="00575E32">
        <w:rPr>
          <w:b/>
          <w:sz w:val="20"/>
          <w:szCs w:val="20"/>
          <w:lang w:val="nl-BE"/>
        </w:rPr>
        <w:t>124</w:t>
      </w:r>
      <w:r w:rsidR="00407DCA">
        <w:rPr>
          <w:b/>
          <w:sz w:val="20"/>
          <w:szCs w:val="20"/>
          <w:lang w:val="nl-BE"/>
        </w:rPr>
        <w:t xml:space="preserve"> </w:t>
      </w:r>
      <w:r w:rsidR="00E24D55">
        <w:rPr>
          <w:b/>
          <w:sz w:val="20"/>
          <w:szCs w:val="20"/>
          <w:lang w:val="nl-BE"/>
        </w:rPr>
        <w:t>-</w:t>
      </w:r>
    </w:p>
    <w:p w14:paraId="55A8FD65" w14:textId="77777777" w:rsidR="00E24D55" w:rsidRPr="00E72D8F" w:rsidRDefault="00E24D55" w:rsidP="00E24D55">
      <w:pPr>
        <w:pStyle w:val="01Title"/>
        <w:ind w:left="0"/>
        <w:jc w:val="both"/>
        <w:rPr>
          <w:sz w:val="20"/>
          <w:szCs w:val="20"/>
          <w:lang w:val="nl-BE"/>
        </w:rPr>
      </w:pPr>
    </w:p>
    <w:p w14:paraId="4F0DFABC" w14:textId="77777777" w:rsidR="00E24D55" w:rsidRPr="00E72D8F" w:rsidRDefault="00E24D55" w:rsidP="00E24D55">
      <w:pPr>
        <w:pStyle w:val="01Title"/>
        <w:ind w:left="0"/>
        <w:jc w:val="center"/>
        <w:rPr>
          <w:sz w:val="20"/>
          <w:szCs w:val="20"/>
          <w:lang w:val="nl-BE"/>
        </w:rPr>
      </w:pPr>
      <w:r w:rsidRPr="00E72D8F">
        <w:rPr>
          <w:i/>
          <w:sz w:val="20"/>
          <w:szCs w:val="20"/>
          <w:lang w:val="nl-BE"/>
        </w:rPr>
        <w:t>Origineel,</w:t>
      </w:r>
      <w:r w:rsidRPr="00E72D8F">
        <w:rPr>
          <w:sz w:val="20"/>
          <w:szCs w:val="20"/>
          <w:lang w:val="nl-BE"/>
        </w:rPr>
        <w:t xml:space="preserve"> 2010</w:t>
      </w:r>
    </w:p>
    <w:p w14:paraId="6658DF7A" w14:textId="77777777" w:rsidR="00E24D55" w:rsidRPr="00E72D8F" w:rsidRDefault="00E24D55" w:rsidP="00E24D55">
      <w:pPr>
        <w:pStyle w:val="01Title"/>
        <w:ind w:left="0"/>
        <w:jc w:val="both"/>
        <w:rPr>
          <w:sz w:val="20"/>
          <w:szCs w:val="20"/>
          <w:lang w:val="nl-BE"/>
        </w:rPr>
      </w:pPr>
    </w:p>
    <w:p w14:paraId="7A823BB6" w14:textId="77777777" w:rsidR="00E24D55" w:rsidRPr="00503018" w:rsidRDefault="00E24D55" w:rsidP="00E24D55">
      <w:pPr>
        <w:pStyle w:val="01Title"/>
        <w:ind w:left="0"/>
        <w:jc w:val="both"/>
        <w:rPr>
          <w:sz w:val="20"/>
          <w:szCs w:val="20"/>
        </w:rPr>
      </w:pPr>
      <w:r>
        <w:object w:dxaOrig="4700" w:dyaOrig="4704" w14:anchorId="4B9498EC">
          <v:shape id="_x0000_i1141" type="#_x0000_t75" style="width:154.5pt;height:150.65pt" o:ole="">
            <v:imagedata r:id="rId252" o:title=""/>
          </v:shape>
          <o:OLEObject Type="Embed" ProgID="CorelDRAW.Graphic.12" ShapeID="_x0000_i1141" DrawAspect="Content" ObjectID="_1587467534" r:id="rId253"/>
        </w:object>
      </w:r>
    </w:p>
    <w:p w14:paraId="7139A0A3" w14:textId="77777777" w:rsidR="00E24D55" w:rsidRDefault="00E24D55" w:rsidP="00E24D55">
      <w:pPr>
        <w:pStyle w:val="01Title"/>
        <w:ind w:left="0"/>
        <w:jc w:val="both"/>
        <w:rPr>
          <w:sz w:val="20"/>
          <w:szCs w:val="20"/>
        </w:rPr>
      </w:pPr>
    </w:p>
    <w:p w14:paraId="4AD4803B" w14:textId="77777777" w:rsidR="00E24D55" w:rsidRPr="00A347D4" w:rsidRDefault="00E24D55" w:rsidP="00E24D55">
      <w:pPr>
        <w:pStyle w:val="01Title"/>
        <w:ind w:left="0"/>
        <w:jc w:val="both"/>
        <w:rPr>
          <w:sz w:val="20"/>
          <w:szCs w:val="20"/>
          <w:lang w:val="nl-BE"/>
        </w:rPr>
      </w:pPr>
      <w:r w:rsidRPr="00A347D4">
        <w:rPr>
          <w:b/>
          <w:sz w:val="24"/>
          <w:szCs w:val="24"/>
          <w:lang w:val="nl-BE"/>
        </w:rPr>
        <w:t xml:space="preserve">+                          </w:t>
      </w:r>
      <w:r w:rsidRPr="00A347D4">
        <w:rPr>
          <w:sz w:val="20"/>
          <w:szCs w:val="20"/>
          <w:lang w:val="nl-BE"/>
        </w:rPr>
        <w:t>0133.10 a2f8</w:t>
      </w:r>
    </w:p>
    <w:p w14:paraId="55482A61" w14:textId="77777777" w:rsidR="00E24D55" w:rsidRPr="00A347D4" w:rsidRDefault="00E24D55" w:rsidP="00E24D55">
      <w:pPr>
        <w:pStyle w:val="01Title"/>
        <w:ind w:left="0"/>
        <w:jc w:val="both"/>
        <w:rPr>
          <w:sz w:val="20"/>
          <w:szCs w:val="20"/>
          <w:lang w:val="nl-BE"/>
        </w:rPr>
      </w:pPr>
    </w:p>
    <w:p w14:paraId="4C8EA800" w14:textId="77777777" w:rsidR="00C23D58" w:rsidRDefault="00E24D55" w:rsidP="00E24D55">
      <w:pPr>
        <w:pStyle w:val="01Title"/>
        <w:ind w:left="0"/>
        <w:jc w:val="both"/>
        <w:rPr>
          <w:b/>
          <w:sz w:val="20"/>
          <w:szCs w:val="20"/>
          <w:lang w:val="nl-BE"/>
        </w:rPr>
      </w:pPr>
      <w:r w:rsidRPr="00A347D4">
        <w:rPr>
          <w:sz w:val="20"/>
          <w:szCs w:val="20"/>
          <w:lang w:val="nl-BE"/>
        </w:rPr>
        <w:tab/>
      </w:r>
      <w:r w:rsidR="00C36864">
        <w:rPr>
          <w:b/>
          <w:sz w:val="20"/>
          <w:szCs w:val="20"/>
          <w:lang w:val="nl-BE"/>
        </w:rPr>
        <w:t>1.Kb2</w:t>
      </w:r>
      <w:r w:rsidR="00C36864">
        <w:rPr>
          <w:b/>
          <w:sz w:val="20"/>
          <w:szCs w:val="20"/>
          <w:lang w:val="nl-BE"/>
        </w:rPr>
        <w:tab/>
      </w:r>
      <w:r w:rsidR="00C36864">
        <w:rPr>
          <w:b/>
          <w:sz w:val="20"/>
          <w:szCs w:val="20"/>
          <w:lang w:val="nl-BE"/>
        </w:rPr>
        <w:tab/>
      </w:r>
    </w:p>
    <w:p w14:paraId="17CFDCE6" w14:textId="77777777" w:rsidR="00C23D58" w:rsidRPr="00C23D58" w:rsidRDefault="00C23D58" w:rsidP="00E24D55">
      <w:pPr>
        <w:pStyle w:val="01Title"/>
        <w:ind w:left="0"/>
        <w:jc w:val="both"/>
        <w:rPr>
          <w:sz w:val="20"/>
          <w:szCs w:val="20"/>
          <w:lang w:val="nl-BE"/>
        </w:rPr>
      </w:pPr>
      <w:r>
        <w:rPr>
          <w:sz w:val="20"/>
          <w:szCs w:val="20"/>
          <w:lang w:val="nl-BE"/>
        </w:rPr>
        <w:t>Na 1.Ka3</w:t>
      </w:r>
      <w:r w:rsidR="00DE0077">
        <w:rPr>
          <w:sz w:val="20"/>
          <w:szCs w:val="20"/>
          <w:lang w:val="nl-BE"/>
        </w:rPr>
        <w:t>?</w:t>
      </w:r>
      <w:r>
        <w:rPr>
          <w:sz w:val="20"/>
          <w:szCs w:val="20"/>
          <w:lang w:val="nl-BE"/>
        </w:rPr>
        <w:t xml:space="preserve"> en bijvoorbeeld 1…Lc2 2.Tc1 Pb5+ 3.Kb2 Ld3 enzovoort is er geen winst meer.</w:t>
      </w:r>
    </w:p>
    <w:p w14:paraId="1C5A0F51" w14:textId="77777777" w:rsidR="00E24D55" w:rsidRPr="00EB7A30" w:rsidRDefault="00C23D58" w:rsidP="00E24D55">
      <w:pPr>
        <w:pStyle w:val="01Title"/>
        <w:ind w:left="0"/>
        <w:jc w:val="both"/>
        <w:rPr>
          <w:b/>
          <w:sz w:val="20"/>
          <w:szCs w:val="20"/>
          <w:lang w:val="en-GB"/>
        </w:rPr>
      </w:pPr>
      <w:r>
        <w:rPr>
          <w:b/>
          <w:sz w:val="20"/>
          <w:szCs w:val="20"/>
          <w:lang w:val="nl-BE"/>
        </w:rPr>
        <w:tab/>
      </w:r>
      <w:r w:rsidRPr="00EB7A30">
        <w:rPr>
          <w:b/>
          <w:sz w:val="20"/>
          <w:szCs w:val="20"/>
          <w:lang w:val="en-GB"/>
        </w:rPr>
        <w:t>1…</w:t>
      </w:r>
      <w:r w:rsidRPr="00EB7A30">
        <w:rPr>
          <w:b/>
          <w:sz w:val="20"/>
          <w:szCs w:val="20"/>
          <w:lang w:val="en-GB"/>
        </w:rPr>
        <w:tab/>
      </w:r>
      <w:r w:rsidRPr="00EB7A30">
        <w:rPr>
          <w:b/>
          <w:sz w:val="20"/>
          <w:szCs w:val="20"/>
          <w:lang w:val="en-GB"/>
        </w:rPr>
        <w:tab/>
      </w:r>
      <w:r w:rsidR="00C36864" w:rsidRPr="00EB7A30">
        <w:rPr>
          <w:b/>
          <w:sz w:val="20"/>
          <w:szCs w:val="20"/>
          <w:lang w:val="en-GB"/>
        </w:rPr>
        <w:t>P</w:t>
      </w:r>
      <w:r w:rsidR="00E24D55" w:rsidRPr="00EB7A30">
        <w:rPr>
          <w:b/>
          <w:sz w:val="20"/>
          <w:szCs w:val="20"/>
          <w:lang w:val="en-GB"/>
        </w:rPr>
        <w:t>d1+</w:t>
      </w:r>
    </w:p>
    <w:p w14:paraId="460A4CE6" w14:textId="77777777" w:rsidR="00E24D55" w:rsidRPr="00DC7F90" w:rsidRDefault="00E24D55" w:rsidP="00E24D55">
      <w:pPr>
        <w:pStyle w:val="01Title"/>
        <w:ind w:left="0"/>
        <w:jc w:val="both"/>
        <w:rPr>
          <w:b/>
          <w:sz w:val="20"/>
          <w:szCs w:val="20"/>
          <w:lang w:val="en-GB"/>
        </w:rPr>
      </w:pPr>
      <w:r w:rsidRPr="00EB7A30">
        <w:rPr>
          <w:b/>
          <w:sz w:val="20"/>
          <w:szCs w:val="20"/>
          <w:lang w:val="en-GB"/>
        </w:rPr>
        <w:tab/>
      </w:r>
      <w:r w:rsidRPr="00DC7F90">
        <w:rPr>
          <w:b/>
          <w:sz w:val="20"/>
          <w:szCs w:val="20"/>
          <w:lang w:val="en-GB"/>
        </w:rPr>
        <w:t>2.Kc1</w:t>
      </w:r>
      <w:r w:rsidRPr="00DC7F90">
        <w:rPr>
          <w:b/>
          <w:sz w:val="20"/>
          <w:szCs w:val="20"/>
          <w:lang w:val="en-GB"/>
        </w:rPr>
        <w:tab/>
      </w:r>
      <w:r w:rsidRPr="00DC7F90">
        <w:rPr>
          <w:b/>
          <w:sz w:val="20"/>
          <w:szCs w:val="20"/>
          <w:lang w:val="en-GB"/>
        </w:rPr>
        <w:tab/>
        <w:t>Pc3</w:t>
      </w:r>
    </w:p>
    <w:p w14:paraId="1434EF6B" w14:textId="77777777" w:rsidR="00E24D55" w:rsidRPr="00DC7F90" w:rsidRDefault="00E24D55" w:rsidP="00E24D55">
      <w:pPr>
        <w:pStyle w:val="01Title"/>
        <w:ind w:left="0"/>
        <w:jc w:val="both"/>
        <w:rPr>
          <w:b/>
          <w:sz w:val="20"/>
          <w:szCs w:val="20"/>
          <w:lang w:val="en-GB"/>
        </w:rPr>
      </w:pPr>
      <w:r w:rsidRPr="00DC7F90">
        <w:rPr>
          <w:b/>
          <w:sz w:val="20"/>
          <w:szCs w:val="20"/>
          <w:lang w:val="en-GB"/>
        </w:rPr>
        <w:tab/>
        <w:t>3.Kd2</w:t>
      </w:r>
      <w:r w:rsidRPr="00DC7F90">
        <w:rPr>
          <w:b/>
          <w:sz w:val="20"/>
          <w:szCs w:val="20"/>
          <w:lang w:val="en-GB"/>
        </w:rPr>
        <w:tab/>
      </w:r>
      <w:r w:rsidRPr="00DC7F90">
        <w:rPr>
          <w:b/>
          <w:sz w:val="20"/>
          <w:szCs w:val="20"/>
          <w:lang w:val="en-GB"/>
        </w:rPr>
        <w:tab/>
        <w:t>Pe4+</w:t>
      </w:r>
    </w:p>
    <w:p w14:paraId="4DD1A9DF" w14:textId="77777777" w:rsidR="00E24D55" w:rsidRDefault="00E24D55" w:rsidP="00E24D55">
      <w:pPr>
        <w:pStyle w:val="01Title"/>
        <w:ind w:left="0"/>
        <w:jc w:val="both"/>
        <w:rPr>
          <w:b/>
          <w:sz w:val="20"/>
          <w:szCs w:val="20"/>
          <w:lang w:val="nl-BE"/>
        </w:rPr>
      </w:pPr>
      <w:r w:rsidRPr="00DC7F90">
        <w:rPr>
          <w:b/>
          <w:sz w:val="20"/>
          <w:szCs w:val="20"/>
          <w:lang w:val="en-GB"/>
        </w:rPr>
        <w:tab/>
      </w:r>
      <w:r>
        <w:rPr>
          <w:b/>
          <w:sz w:val="20"/>
          <w:szCs w:val="20"/>
          <w:lang w:val="nl-BE"/>
        </w:rPr>
        <w:t>4.Ke3</w:t>
      </w:r>
      <w:r>
        <w:rPr>
          <w:b/>
          <w:sz w:val="20"/>
          <w:szCs w:val="20"/>
          <w:lang w:val="nl-BE"/>
        </w:rPr>
        <w:tab/>
      </w:r>
      <w:r>
        <w:rPr>
          <w:b/>
          <w:sz w:val="20"/>
          <w:szCs w:val="20"/>
          <w:lang w:val="nl-BE"/>
        </w:rPr>
        <w:tab/>
        <w:t>Lc6</w:t>
      </w:r>
    </w:p>
    <w:p w14:paraId="7F6EAD38" w14:textId="77777777" w:rsidR="00E24D55" w:rsidRDefault="00C36864" w:rsidP="00E24D55">
      <w:pPr>
        <w:pStyle w:val="01Title"/>
        <w:ind w:left="0"/>
        <w:jc w:val="both"/>
        <w:rPr>
          <w:b/>
          <w:sz w:val="20"/>
          <w:szCs w:val="20"/>
          <w:lang w:val="nl-BE"/>
        </w:rPr>
      </w:pPr>
      <w:r>
        <w:rPr>
          <w:b/>
          <w:sz w:val="20"/>
          <w:szCs w:val="20"/>
          <w:lang w:val="nl-BE"/>
        </w:rPr>
        <w:tab/>
        <w:t>5.Ta6</w:t>
      </w:r>
    </w:p>
    <w:p w14:paraId="53F83C0C" w14:textId="77777777" w:rsidR="008077CC" w:rsidRDefault="00E24D55" w:rsidP="00E24D55">
      <w:pPr>
        <w:pStyle w:val="01Title"/>
        <w:ind w:left="0"/>
        <w:jc w:val="both"/>
        <w:rPr>
          <w:sz w:val="20"/>
          <w:szCs w:val="20"/>
          <w:lang w:val="nl-BE"/>
        </w:rPr>
      </w:pPr>
      <w:r>
        <w:rPr>
          <w:sz w:val="20"/>
          <w:szCs w:val="20"/>
          <w:lang w:val="nl-BE"/>
        </w:rPr>
        <w:t>Niet goed is</w:t>
      </w:r>
      <w:r w:rsidR="008077CC">
        <w:rPr>
          <w:sz w:val="20"/>
          <w:szCs w:val="20"/>
          <w:lang w:val="nl-BE"/>
        </w:rPr>
        <w:t>:</w:t>
      </w:r>
    </w:p>
    <w:p w14:paraId="75247831" w14:textId="77777777" w:rsidR="00E24D55" w:rsidRPr="00ED1153" w:rsidRDefault="008077CC" w:rsidP="00E24D55">
      <w:pPr>
        <w:pStyle w:val="01Title"/>
        <w:ind w:left="0"/>
        <w:jc w:val="both"/>
        <w:rPr>
          <w:sz w:val="20"/>
          <w:szCs w:val="20"/>
          <w:lang w:val="en-GB"/>
        </w:rPr>
      </w:pPr>
      <w:r w:rsidRPr="00ED1153">
        <w:rPr>
          <w:i/>
          <w:sz w:val="20"/>
          <w:szCs w:val="20"/>
          <w:lang w:val="en-GB"/>
        </w:rPr>
        <w:t xml:space="preserve">a)    </w:t>
      </w:r>
      <w:r w:rsidR="00E24D55" w:rsidRPr="00ED1153">
        <w:rPr>
          <w:sz w:val="20"/>
          <w:szCs w:val="20"/>
          <w:lang w:val="en-GB"/>
        </w:rPr>
        <w:t xml:space="preserve"> 5.Tc1? Lb7, remise.</w:t>
      </w:r>
      <w:r w:rsidRPr="00ED1153">
        <w:rPr>
          <w:sz w:val="20"/>
          <w:szCs w:val="20"/>
          <w:lang w:val="en-GB"/>
        </w:rPr>
        <w:t xml:space="preserve"> Ook;</w:t>
      </w:r>
    </w:p>
    <w:p w14:paraId="1323D5DB" w14:textId="77777777" w:rsidR="00E24D55" w:rsidRPr="00DC7F90" w:rsidRDefault="008077CC" w:rsidP="00E24D55">
      <w:pPr>
        <w:pStyle w:val="01Title"/>
        <w:ind w:left="0"/>
        <w:jc w:val="both"/>
        <w:rPr>
          <w:sz w:val="20"/>
          <w:szCs w:val="20"/>
          <w:lang w:val="en-GB"/>
        </w:rPr>
      </w:pPr>
      <w:r w:rsidRPr="00ED1153">
        <w:rPr>
          <w:i/>
          <w:sz w:val="20"/>
          <w:szCs w:val="20"/>
          <w:lang w:val="en-GB"/>
        </w:rPr>
        <w:t xml:space="preserve">b)    </w:t>
      </w:r>
      <w:r w:rsidR="005E5468" w:rsidRPr="00ED1153">
        <w:rPr>
          <w:sz w:val="20"/>
          <w:szCs w:val="20"/>
          <w:lang w:val="en-GB"/>
        </w:rPr>
        <w:t xml:space="preserve"> 5.b5? </w:t>
      </w:r>
      <w:r w:rsidR="005E5468" w:rsidRPr="00DC7F90">
        <w:rPr>
          <w:sz w:val="20"/>
          <w:szCs w:val="20"/>
          <w:lang w:val="en-GB"/>
        </w:rPr>
        <w:t>Lxb5</w:t>
      </w:r>
      <w:r w:rsidR="00E24D55" w:rsidRPr="00DC7F90">
        <w:rPr>
          <w:sz w:val="20"/>
          <w:szCs w:val="20"/>
          <w:lang w:val="en-GB"/>
        </w:rPr>
        <w:t xml:space="preserve"> is remise.</w:t>
      </w:r>
    </w:p>
    <w:p w14:paraId="60CFF551" w14:textId="77777777" w:rsidR="00E24D55" w:rsidRPr="00DC7F90" w:rsidRDefault="00E24D55" w:rsidP="00E24D55">
      <w:pPr>
        <w:pStyle w:val="01Title"/>
        <w:ind w:left="0"/>
        <w:jc w:val="both"/>
        <w:rPr>
          <w:sz w:val="20"/>
          <w:szCs w:val="20"/>
          <w:lang w:val="en-GB"/>
        </w:rPr>
      </w:pPr>
    </w:p>
    <w:p w14:paraId="25031E90" w14:textId="77777777" w:rsidR="00E24D55" w:rsidRDefault="00E24D55" w:rsidP="00E24D55">
      <w:pPr>
        <w:pStyle w:val="01Title"/>
        <w:ind w:left="0"/>
        <w:jc w:val="both"/>
        <w:rPr>
          <w:b/>
          <w:i/>
          <w:sz w:val="20"/>
          <w:szCs w:val="20"/>
          <w:lang w:val="nl-BE"/>
        </w:rPr>
      </w:pPr>
      <w:r>
        <w:rPr>
          <w:b/>
          <w:i/>
          <w:sz w:val="20"/>
          <w:szCs w:val="20"/>
          <w:lang w:val="nl-BE"/>
        </w:rPr>
        <w:t>Variant A</w:t>
      </w:r>
    </w:p>
    <w:p w14:paraId="03B830A4" w14:textId="77777777" w:rsidR="00E24D55" w:rsidRDefault="00E24D55" w:rsidP="00E24D55">
      <w:pPr>
        <w:pStyle w:val="01Title"/>
        <w:ind w:left="0"/>
        <w:jc w:val="both"/>
        <w:rPr>
          <w:b/>
          <w:sz w:val="20"/>
          <w:szCs w:val="20"/>
          <w:lang w:val="nl-BE"/>
        </w:rPr>
      </w:pPr>
      <w:r>
        <w:rPr>
          <w:b/>
          <w:sz w:val="20"/>
          <w:szCs w:val="20"/>
          <w:lang w:val="nl-BE"/>
        </w:rPr>
        <w:tab/>
        <w:t>5…</w:t>
      </w:r>
      <w:r>
        <w:rPr>
          <w:b/>
          <w:sz w:val="20"/>
          <w:szCs w:val="20"/>
          <w:lang w:val="nl-BE"/>
        </w:rPr>
        <w:tab/>
      </w:r>
      <w:r>
        <w:rPr>
          <w:b/>
          <w:sz w:val="20"/>
          <w:szCs w:val="20"/>
          <w:lang w:val="nl-BE"/>
        </w:rPr>
        <w:tab/>
        <w:t>Lb5</w:t>
      </w:r>
    </w:p>
    <w:p w14:paraId="4C2EAB24" w14:textId="77777777" w:rsidR="00E24D55" w:rsidRDefault="00E24D55" w:rsidP="00E24D55">
      <w:pPr>
        <w:pStyle w:val="01Title"/>
        <w:ind w:left="0"/>
        <w:jc w:val="both"/>
        <w:rPr>
          <w:b/>
          <w:sz w:val="20"/>
          <w:szCs w:val="20"/>
          <w:lang w:val="nl-BE"/>
        </w:rPr>
      </w:pPr>
      <w:r>
        <w:rPr>
          <w:b/>
          <w:sz w:val="20"/>
          <w:szCs w:val="20"/>
          <w:lang w:val="nl-BE"/>
        </w:rPr>
        <w:tab/>
        <w:t>6.Ta8+</w:t>
      </w:r>
    </w:p>
    <w:p w14:paraId="35685A52" w14:textId="77777777" w:rsidR="00E24D55" w:rsidRDefault="00E24D55" w:rsidP="00E24D55">
      <w:pPr>
        <w:pStyle w:val="01Title"/>
        <w:ind w:left="0"/>
        <w:jc w:val="both"/>
        <w:rPr>
          <w:sz w:val="20"/>
          <w:szCs w:val="20"/>
          <w:lang w:val="nl-BE"/>
        </w:rPr>
      </w:pPr>
      <w:r>
        <w:rPr>
          <w:sz w:val="20"/>
          <w:szCs w:val="20"/>
          <w:lang w:val="nl-BE"/>
        </w:rPr>
        <w:t xml:space="preserve">En niet </w:t>
      </w:r>
    </w:p>
    <w:p w14:paraId="7F5DD83F" w14:textId="77777777" w:rsidR="00E24D55" w:rsidRPr="00503018" w:rsidRDefault="00E24D55" w:rsidP="00586E21">
      <w:pPr>
        <w:pStyle w:val="01Title"/>
        <w:numPr>
          <w:ilvl w:val="0"/>
          <w:numId w:val="191"/>
        </w:numPr>
        <w:jc w:val="both"/>
        <w:rPr>
          <w:sz w:val="20"/>
          <w:szCs w:val="20"/>
          <w:lang w:val="en-GB"/>
        </w:rPr>
      </w:pPr>
      <w:r w:rsidRPr="00503018">
        <w:rPr>
          <w:sz w:val="20"/>
          <w:szCs w:val="20"/>
          <w:lang w:val="en-GB"/>
        </w:rPr>
        <w:t>6.Ta5? Pd6, noch</w:t>
      </w:r>
    </w:p>
    <w:p w14:paraId="4E3DEEA2" w14:textId="77777777" w:rsidR="00D03B6C" w:rsidRDefault="00E24D55" w:rsidP="00586E21">
      <w:pPr>
        <w:pStyle w:val="01Title"/>
        <w:numPr>
          <w:ilvl w:val="0"/>
          <w:numId w:val="191"/>
        </w:numPr>
        <w:jc w:val="both"/>
        <w:rPr>
          <w:sz w:val="20"/>
          <w:szCs w:val="20"/>
          <w:lang w:val="nl-BE"/>
        </w:rPr>
      </w:pPr>
      <w:r w:rsidRPr="00A347D4">
        <w:rPr>
          <w:sz w:val="20"/>
          <w:szCs w:val="20"/>
          <w:lang w:val="en-GB"/>
        </w:rPr>
        <w:t xml:space="preserve">6.Tb6? </w:t>
      </w:r>
      <w:r w:rsidR="001E730B">
        <w:rPr>
          <w:sz w:val="20"/>
          <w:szCs w:val="20"/>
          <w:lang w:val="nl-BE"/>
        </w:rPr>
        <w:t>Pc3,</w:t>
      </w:r>
    </w:p>
    <w:p w14:paraId="38F89F88" w14:textId="77777777" w:rsidR="00333A41" w:rsidRDefault="00E24D55" w:rsidP="00E24D55">
      <w:pPr>
        <w:pStyle w:val="01Title"/>
        <w:ind w:left="0"/>
        <w:jc w:val="both"/>
        <w:rPr>
          <w:sz w:val="20"/>
          <w:szCs w:val="20"/>
          <w:lang w:val="nl-BE"/>
        </w:rPr>
      </w:pPr>
      <w:r>
        <w:rPr>
          <w:sz w:val="20"/>
          <w:szCs w:val="20"/>
          <w:lang w:val="nl-BE"/>
        </w:rPr>
        <w:t>En wit komt niet verder.</w:t>
      </w:r>
    </w:p>
    <w:p w14:paraId="350D06B7" w14:textId="77777777" w:rsidR="005E5468" w:rsidRDefault="00337D87" w:rsidP="00E24D55">
      <w:pPr>
        <w:pStyle w:val="01Title"/>
        <w:ind w:left="0"/>
        <w:jc w:val="both"/>
        <w:rPr>
          <w:sz w:val="20"/>
          <w:szCs w:val="20"/>
          <w:lang w:val="nl-BE"/>
        </w:rPr>
      </w:pPr>
      <w:r>
        <w:rPr>
          <w:sz w:val="20"/>
          <w:szCs w:val="20"/>
          <w:lang w:val="nl-BE"/>
        </w:rPr>
        <w:tab/>
      </w:r>
    </w:p>
    <w:p w14:paraId="4FC759F2" w14:textId="77777777" w:rsidR="005A1215" w:rsidRDefault="005A1215" w:rsidP="00E24D55">
      <w:pPr>
        <w:pStyle w:val="01Title"/>
        <w:ind w:left="0"/>
        <w:jc w:val="both"/>
        <w:rPr>
          <w:sz w:val="20"/>
          <w:szCs w:val="20"/>
          <w:lang w:val="nl-BE"/>
        </w:rPr>
      </w:pPr>
    </w:p>
    <w:p w14:paraId="2DD26CFC" w14:textId="77777777" w:rsidR="00F21FB9" w:rsidRDefault="00F21FB9" w:rsidP="00E24D55">
      <w:pPr>
        <w:pStyle w:val="01Title"/>
        <w:ind w:left="0"/>
        <w:jc w:val="both"/>
        <w:rPr>
          <w:sz w:val="20"/>
          <w:szCs w:val="20"/>
          <w:lang w:val="nl-BE"/>
        </w:rPr>
      </w:pPr>
    </w:p>
    <w:p w14:paraId="7CABD1BD" w14:textId="77777777" w:rsidR="00773850" w:rsidRDefault="00773850" w:rsidP="00E24D55">
      <w:pPr>
        <w:pStyle w:val="01Title"/>
        <w:ind w:left="0"/>
        <w:jc w:val="both"/>
        <w:rPr>
          <w:sz w:val="20"/>
          <w:szCs w:val="20"/>
          <w:lang w:val="nl-BE"/>
        </w:rPr>
      </w:pPr>
    </w:p>
    <w:p w14:paraId="669A49D3" w14:textId="77777777" w:rsidR="00773850" w:rsidRDefault="00773850" w:rsidP="00E24D55">
      <w:pPr>
        <w:pStyle w:val="01Title"/>
        <w:ind w:left="0"/>
        <w:jc w:val="both"/>
        <w:rPr>
          <w:sz w:val="20"/>
          <w:szCs w:val="20"/>
          <w:lang w:val="nl-BE"/>
        </w:rPr>
      </w:pPr>
    </w:p>
    <w:p w14:paraId="480F21C2" w14:textId="77777777" w:rsidR="00F21FB9" w:rsidRDefault="00F21FB9" w:rsidP="00E24D55">
      <w:pPr>
        <w:pStyle w:val="01Title"/>
        <w:ind w:left="0"/>
        <w:jc w:val="both"/>
        <w:rPr>
          <w:sz w:val="20"/>
          <w:szCs w:val="20"/>
          <w:lang w:val="nl-BE"/>
        </w:rPr>
      </w:pPr>
    </w:p>
    <w:p w14:paraId="078EDDDB" w14:textId="77777777" w:rsidR="00E24D55" w:rsidRPr="00337D87" w:rsidRDefault="00045004" w:rsidP="00E24D55">
      <w:pPr>
        <w:pStyle w:val="01Title"/>
        <w:ind w:left="0"/>
        <w:jc w:val="both"/>
        <w:rPr>
          <w:sz w:val="20"/>
          <w:szCs w:val="20"/>
          <w:lang w:val="nl-BE"/>
        </w:rPr>
      </w:pPr>
      <w:r>
        <w:rPr>
          <w:sz w:val="20"/>
          <w:szCs w:val="20"/>
          <w:lang w:val="nl-BE"/>
        </w:rPr>
        <w:tab/>
      </w:r>
      <w:r w:rsidR="00E24D55">
        <w:rPr>
          <w:b/>
          <w:sz w:val="20"/>
          <w:szCs w:val="20"/>
          <w:lang w:val="nl-BE"/>
        </w:rPr>
        <w:t>6…</w:t>
      </w:r>
      <w:r w:rsidR="00E24D55">
        <w:rPr>
          <w:b/>
          <w:sz w:val="20"/>
          <w:szCs w:val="20"/>
          <w:lang w:val="nl-BE"/>
        </w:rPr>
        <w:tab/>
      </w:r>
      <w:r w:rsidR="00E24D55">
        <w:rPr>
          <w:b/>
          <w:sz w:val="20"/>
          <w:szCs w:val="20"/>
          <w:lang w:val="nl-BE"/>
        </w:rPr>
        <w:tab/>
        <w:t>Ke7</w:t>
      </w:r>
    </w:p>
    <w:p w14:paraId="0EE1CDE3" w14:textId="77777777" w:rsidR="00E24D55" w:rsidRDefault="00E24D55" w:rsidP="00E24D55">
      <w:pPr>
        <w:pStyle w:val="01Title"/>
        <w:ind w:left="0"/>
        <w:jc w:val="both"/>
        <w:rPr>
          <w:b/>
          <w:sz w:val="20"/>
          <w:szCs w:val="20"/>
          <w:lang w:val="nl-BE"/>
        </w:rPr>
      </w:pPr>
      <w:r>
        <w:rPr>
          <w:b/>
          <w:sz w:val="20"/>
          <w:szCs w:val="20"/>
          <w:lang w:val="nl-BE"/>
        </w:rPr>
        <w:tab/>
        <w:t>7.Ta7+</w:t>
      </w:r>
    </w:p>
    <w:p w14:paraId="07A44134" w14:textId="77777777" w:rsidR="006926FD" w:rsidRDefault="00E24D55" w:rsidP="00E24D55">
      <w:pPr>
        <w:pStyle w:val="01Title"/>
        <w:ind w:left="0"/>
        <w:jc w:val="both"/>
        <w:rPr>
          <w:sz w:val="20"/>
          <w:szCs w:val="20"/>
          <w:lang w:val="nl-BE"/>
        </w:rPr>
      </w:pPr>
      <w:r>
        <w:rPr>
          <w:sz w:val="20"/>
          <w:szCs w:val="20"/>
          <w:lang w:val="nl-BE"/>
        </w:rPr>
        <w:t xml:space="preserve">Na </w:t>
      </w:r>
    </w:p>
    <w:p w14:paraId="43662329" w14:textId="77777777" w:rsidR="006926FD" w:rsidRDefault="00E24D55" w:rsidP="0038155E">
      <w:pPr>
        <w:pStyle w:val="01Title"/>
        <w:numPr>
          <w:ilvl w:val="0"/>
          <w:numId w:val="47"/>
        </w:numPr>
        <w:jc w:val="both"/>
        <w:rPr>
          <w:sz w:val="20"/>
          <w:szCs w:val="20"/>
          <w:lang w:val="nl-BE"/>
        </w:rPr>
      </w:pPr>
      <w:r>
        <w:rPr>
          <w:sz w:val="20"/>
          <w:szCs w:val="20"/>
          <w:lang w:val="nl-BE"/>
        </w:rPr>
        <w:t>7.Tb8? ontsnapt de zwarte lo-</w:t>
      </w:r>
      <w:r w:rsidR="005E5468">
        <w:rPr>
          <w:sz w:val="20"/>
          <w:szCs w:val="20"/>
          <w:lang w:val="nl-BE"/>
        </w:rPr>
        <w:t>per door</w:t>
      </w:r>
      <w:r w:rsidR="006926FD">
        <w:rPr>
          <w:sz w:val="20"/>
          <w:szCs w:val="20"/>
          <w:lang w:val="nl-BE"/>
        </w:rPr>
        <w:t xml:space="preserve"> bijvoorbeeld 7…Pd6. </w:t>
      </w:r>
      <w:r>
        <w:rPr>
          <w:sz w:val="20"/>
          <w:szCs w:val="20"/>
          <w:lang w:val="nl-BE"/>
        </w:rPr>
        <w:t>En natuurlijk niet</w:t>
      </w:r>
      <w:r w:rsidR="005E5468">
        <w:rPr>
          <w:sz w:val="20"/>
          <w:szCs w:val="20"/>
          <w:lang w:val="nl-BE"/>
        </w:rPr>
        <w:t>:</w:t>
      </w:r>
      <w:r>
        <w:rPr>
          <w:sz w:val="20"/>
          <w:szCs w:val="20"/>
          <w:lang w:val="nl-BE"/>
        </w:rPr>
        <w:t xml:space="preserve"> </w:t>
      </w:r>
    </w:p>
    <w:p w14:paraId="405FA95F" w14:textId="77777777" w:rsidR="00E24D55" w:rsidRDefault="005E5468" w:rsidP="0038155E">
      <w:pPr>
        <w:pStyle w:val="01Title"/>
        <w:numPr>
          <w:ilvl w:val="0"/>
          <w:numId w:val="47"/>
        </w:numPr>
        <w:jc w:val="both"/>
        <w:rPr>
          <w:sz w:val="20"/>
          <w:szCs w:val="20"/>
          <w:lang w:val="nl-BE"/>
        </w:rPr>
      </w:pPr>
      <w:r>
        <w:rPr>
          <w:sz w:val="20"/>
          <w:szCs w:val="20"/>
          <w:lang w:val="nl-BE"/>
        </w:rPr>
        <w:t>7.Kxe4? Lc6+ en 8</w:t>
      </w:r>
      <w:r w:rsidR="00E24D55">
        <w:rPr>
          <w:sz w:val="20"/>
          <w:szCs w:val="20"/>
          <w:lang w:val="nl-BE"/>
        </w:rPr>
        <w:t>…Lxa8</w:t>
      </w:r>
    </w:p>
    <w:p w14:paraId="30F1744F" w14:textId="77777777" w:rsidR="00E24D55" w:rsidRDefault="00E24D55" w:rsidP="00E24D55">
      <w:pPr>
        <w:pStyle w:val="01Title"/>
        <w:ind w:left="0"/>
        <w:jc w:val="both"/>
        <w:rPr>
          <w:b/>
          <w:sz w:val="20"/>
          <w:szCs w:val="20"/>
          <w:lang w:val="nl-BE"/>
        </w:rPr>
      </w:pPr>
      <w:r>
        <w:rPr>
          <w:sz w:val="20"/>
          <w:szCs w:val="20"/>
          <w:lang w:val="nl-BE"/>
        </w:rPr>
        <w:tab/>
      </w:r>
      <w:r w:rsidR="00FB16B1">
        <w:rPr>
          <w:b/>
          <w:sz w:val="20"/>
          <w:szCs w:val="20"/>
          <w:lang w:val="nl-BE"/>
        </w:rPr>
        <w:t>7…</w:t>
      </w:r>
      <w:r w:rsidR="00FB16B1">
        <w:rPr>
          <w:b/>
          <w:sz w:val="20"/>
          <w:szCs w:val="20"/>
          <w:lang w:val="nl-BE"/>
        </w:rPr>
        <w:tab/>
      </w:r>
      <w:r w:rsidR="00FB16B1">
        <w:rPr>
          <w:b/>
          <w:sz w:val="20"/>
          <w:szCs w:val="20"/>
          <w:lang w:val="nl-BE"/>
        </w:rPr>
        <w:tab/>
        <w:t>Kd6</w:t>
      </w:r>
    </w:p>
    <w:p w14:paraId="3A07C986" w14:textId="77777777" w:rsidR="00E24D55" w:rsidRDefault="00E24D55" w:rsidP="00E24D55">
      <w:pPr>
        <w:pStyle w:val="01Title"/>
        <w:ind w:left="0"/>
        <w:jc w:val="both"/>
        <w:rPr>
          <w:b/>
          <w:sz w:val="20"/>
          <w:szCs w:val="20"/>
          <w:lang w:val="nl-BE"/>
        </w:rPr>
      </w:pPr>
      <w:r>
        <w:rPr>
          <w:b/>
          <w:sz w:val="20"/>
          <w:szCs w:val="20"/>
          <w:lang w:val="nl-BE"/>
        </w:rPr>
        <w:tab/>
        <w:t xml:space="preserve">8.Kxe4 </w:t>
      </w:r>
    </w:p>
    <w:p w14:paraId="57CAF6D0" w14:textId="77777777" w:rsidR="00E24D55" w:rsidRDefault="00CD0CF5" w:rsidP="00E24D55">
      <w:pPr>
        <w:pStyle w:val="01Title"/>
        <w:ind w:left="0"/>
        <w:jc w:val="both"/>
        <w:rPr>
          <w:sz w:val="20"/>
          <w:szCs w:val="20"/>
          <w:lang w:val="nl-BE"/>
        </w:rPr>
      </w:pPr>
      <w:r>
        <w:rPr>
          <w:sz w:val="20"/>
          <w:szCs w:val="20"/>
          <w:lang w:val="nl-BE"/>
        </w:rPr>
        <w:t>met winst dankzij de pion</w:t>
      </w:r>
      <w:r w:rsidR="00A6075C">
        <w:rPr>
          <w:sz w:val="20"/>
          <w:szCs w:val="20"/>
          <w:lang w:val="nl-BE"/>
        </w:rPr>
        <w:t>.</w:t>
      </w:r>
      <w:r>
        <w:rPr>
          <w:sz w:val="20"/>
          <w:szCs w:val="20"/>
          <w:lang w:val="nl-BE"/>
        </w:rPr>
        <w:t xml:space="preserve"> </w:t>
      </w:r>
      <w:r w:rsidR="00A6075C">
        <w:rPr>
          <w:sz w:val="20"/>
          <w:szCs w:val="20"/>
          <w:lang w:val="nl-BE"/>
        </w:rPr>
        <w:t>O</w:t>
      </w:r>
      <w:r w:rsidR="00E24D55">
        <w:rPr>
          <w:sz w:val="20"/>
          <w:szCs w:val="20"/>
          <w:lang w:val="nl-BE"/>
        </w:rPr>
        <w:t>f:</w:t>
      </w:r>
    </w:p>
    <w:p w14:paraId="206B814D" w14:textId="77777777" w:rsidR="00E24D55" w:rsidRDefault="00E24D55" w:rsidP="00E24D55">
      <w:pPr>
        <w:pStyle w:val="01Title"/>
        <w:ind w:left="0"/>
        <w:jc w:val="both"/>
        <w:rPr>
          <w:sz w:val="20"/>
          <w:szCs w:val="20"/>
          <w:lang w:val="nl-BE"/>
        </w:rPr>
      </w:pPr>
    </w:p>
    <w:p w14:paraId="574C247D" w14:textId="77777777" w:rsidR="00E24D55" w:rsidRDefault="00E24D55" w:rsidP="00E24D55">
      <w:pPr>
        <w:pStyle w:val="01Title"/>
        <w:ind w:left="0"/>
        <w:jc w:val="both"/>
        <w:rPr>
          <w:b/>
          <w:i/>
          <w:sz w:val="20"/>
          <w:szCs w:val="20"/>
          <w:lang w:val="nl-BE"/>
        </w:rPr>
      </w:pPr>
      <w:r>
        <w:rPr>
          <w:b/>
          <w:i/>
          <w:sz w:val="20"/>
          <w:szCs w:val="20"/>
          <w:lang w:val="nl-BE"/>
        </w:rPr>
        <w:t>Variant B</w:t>
      </w:r>
    </w:p>
    <w:p w14:paraId="1F20AE1F" w14:textId="77777777" w:rsidR="00E24D55" w:rsidRDefault="00E24D55" w:rsidP="00E24D55">
      <w:pPr>
        <w:pStyle w:val="01Title"/>
        <w:ind w:left="0"/>
        <w:jc w:val="both"/>
        <w:rPr>
          <w:b/>
          <w:sz w:val="20"/>
          <w:szCs w:val="20"/>
          <w:lang w:val="nl-BE"/>
        </w:rPr>
      </w:pPr>
      <w:r>
        <w:rPr>
          <w:b/>
          <w:sz w:val="20"/>
          <w:szCs w:val="20"/>
          <w:lang w:val="nl-BE"/>
        </w:rPr>
        <w:tab/>
        <w:t>5…</w:t>
      </w:r>
      <w:r>
        <w:rPr>
          <w:b/>
          <w:sz w:val="20"/>
          <w:szCs w:val="20"/>
          <w:lang w:val="nl-BE"/>
        </w:rPr>
        <w:tab/>
      </w:r>
      <w:r>
        <w:rPr>
          <w:b/>
          <w:sz w:val="20"/>
          <w:szCs w:val="20"/>
          <w:lang w:val="nl-BE"/>
        </w:rPr>
        <w:tab/>
        <w:t>Lb7</w:t>
      </w:r>
    </w:p>
    <w:p w14:paraId="43C4A584" w14:textId="77777777" w:rsidR="00E24D55" w:rsidRDefault="00E24D55" w:rsidP="00E24D55">
      <w:pPr>
        <w:pStyle w:val="01Title"/>
        <w:ind w:left="0"/>
        <w:jc w:val="both"/>
        <w:rPr>
          <w:b/>
          <w:sz w:val="20"/>
          <w:szCs w:val="20"/>
          <w:lang w:val="nl-BE"/>
        </w:rPr>
      </w:pPr>
      <w:r>
        <w:rPr>
          <w:b/>
          <w:sz w:val="20"/>
          <w:szCs w:val="20"/>
          <w:lang w:val="nl-BE"/>
        </w:rPr>
        <w:tab/>
        <w:t>6.Tb6</w:t>
      </w:r>
      <w:r>
        <w:rPr>
          <w:b/>
          <w:sz w:val="20"/>
          <w:szCs w:val="20"/>
          <w:lang w:val="nl-BE"/>
        </w:rPr>
        <w:tab/>
      </w:r>
    </w:p>
    <w:p w14:paraId="6A0E9304" w14:textId="77777777" w:rsidR="00E24D55" w:rsidRDefault="00E24D55" w:rsidP="00E24D55">
      <w:pPr>
        <w:pStyle w:val="01Title"/>
        <w:ind w:left="0"/>
        <w:jc w:val="both"/>
        <w:rPr>
          <w:sz w:val="20"/>
          <w:szCs w:val="20"/>
          <w:lang w:val="nl-BE"/>
        </w:rPr>
      </w:pPr>
      <w:r>
        <w:rPr>
          <w:sz w:val="20"/>
          <w:szCs w:val="20"/>
          <w:lang w:val="nl-BE"/>
        </w:rPr>
        <w:t>Maar niet 6.Ta7? Pd6, remise.</w:t>
      </w:r>
    </w:p>
    <w:p w14:paraId="4C2AE708" w14:textId="77777777" w:rsidR="00E24D55" w:rsidRDefault="00E24D55" w:rsidP="00E24D55">
      <w:pPr>
        <w:pStyle w:val="01Title"/>
        <w:ind w:left="0"/>
        <w:jc w:val="both"/>
        <w:rPr>
          <w:b/>
          <w:sz w:val="20"/>
          <w:szCs w:val="20"/>
          <w:lang w:val="nl-BE"/>
        </w:rPr>
      </w:pPr>
      <w:r>
        <w:rPr>
          <w:b/>
          <w:sz w:val="20"/>
          <w:szCs w:val="20"/>
          <w:lang w:val="nl-BE"/>
        </w:rPr>
        <w:tab/>
        <w:t>6…</w:t>
      </w:r>
      <w:r>
        <w:rPr>
          <w:b/>
          <w:sz w:val="20"/>
          <w:szCs w:val="20"/>
          <w:lang w:val="nl-BE"/>
        </w:rPr>
        <w:tab/>
      </w:r>
      <w:r>
        <w:rPr>
          <w:b/>
          <w:sz w:val="20"/>
          <w:szCs w:val="20"/>
          <w:lang w:val="nl-BE"/>
        </w:rPr>
        <w:tab/>
        <w:t>Ld5</w:t>
      </w:r>
    </w:p>
    <w:p w14:paraId="24EDEAEF" w14:textId="77777777" w:rsidR="00E24D55" w:rsidRDefault="00E24D55" w:rsidP="00E24D55">
      <w:pPr>
        <w:pStyle w:val="01Title"/>
        <w:ind w:left="0"/>
        <w:jc w:val="both"/>
        <w:rPr>
          <w:b/>
          <w:sz w:val="20"/>
          <w:szCs w:val="20"/>
          <w:lang w:val="nl-BE"/>
        </w:rPr>
      </w:pPr>
      <w:r>
        <w:rPr>
          <w:b/>
          <w:sz w:val="20"/>
          <w:szCs w:val="20"/>
          <w:lang w:val="nl-BE"/>
        </w:rPr>
        <w:tab/>
        <w:t>7.Kd4</w:t>
      </w:r>
    </w:p>
    <w:p w14:paraId="565AA22C" w14:textId="77777777" w:rsidR="00E24D55" w:rsidRDefault="00E24D55" w:rsidP="00E24D55">
      <w:pPr>
        <w:pStyle w:val="01Title"/>
        <w:ind w:left="0"/>
        <w:jc w:val="both"/>
        <w:rPr>
          <w:sz w:val="20"/>
          <w:szCs w:val="20"/>
          <w:lang w:val="nl-BE"/>
        </w:rPr>
      </w:pPr>
      <w:r>
        <w:rPr>
          <w:sz w:val="20"/>
          <w:szCs w:val="20"/>
          <w:lang w:val="nl-BE"/>
        </w:rPr>
        <w:t>Ook de witte koning doet een duit in het zakje</w:t>
      </w:r>
      <w:r w:rsidR="005E5468">
        <w:rPr>
          <w:sz w:val="20"/>
          <w:szCs w:val="20"/>
          <w:lang w:val="nl-BE"/>
        </w:rPr>
        <w:t xml:space="preserve">, want niet 7.Tb5? Pf6 </w:t>
      </w:r>
      <w:r>
        <w:rPr>
          <w:sz w:val="20"/>
          <w:szCs w:val="20"/>
          <w:lang w:val="nl-BE"/>
        </w:rPr>
        <w:t xml:space="preserve"> en geen winst meer.</w:t>
      </w:r>
    </w:p>
    <w:p w14:paraId="6E0C5988"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7…</w:t>
      </w:r>
      <w:r>
        <w:rPr>
          <w:b/>
          <w:sz w:val="20"/>
          <w:szCs w:val="20"/>
          <w:lang w:val="nl-BE"/>
        </w:rPr>
        <w:tab/>
      </w:r>
      <w:r>
        <w:rPr>
          <w:b/>
          <w:sz w:val="20"/>
          <w:szCs w:val="20"/>
          <w:lang w:val="nl-BE"/>
        </w:rPr>
        <w:tab/>
        <w:t>La8</w:t>
      </w:r>
    </w:p>
    <w:p w14:paraId="6AD3B7A8" w14:textId="77777777" w:rsidR="004B776A" w:rsidRDefault="00E24D55" w:rsidP="00E24D55">
      <w:pPr>
        <w:pStyle w:val="01Title"/>
        <w:ind w:left="0"/>
        <w:jc w:val="both"/>
        <w:rPr>
          <w:b/>
          <w:sz w:val="20"/>
          <w:szCs w:val="20"/>
          <w:lang w:val="nl-BE"/>
        </w:rPr>
      </w:pPr>
      <w:r>
        <w:rPr>
          <w:b/>
          <w:sz w:val="20"/>
          <w:szCs w:val="20"/>
          <w:lang w:val="nl-BE"/>
        </w:rPr>
        <w:tab/>
        <w:t>8.Tb8+</w:t>
      </w:r>
      <w:r>
        <w:rPr>
          <w:b/>
          <w:sz w:val="20"/>
          <w:szCs w:val="20"/>
          <w:lang w:val="nl-BE"/>
        </w:rPr>
        <w:tab/>
      </w:r>
    </w:p>
    <w:p w14:paraId="57398E9B" w14:textId="77777777" w:rsidR="004B776A" w:rsidRPr="005A2A98" w:rsidRDefault="004B776A" w:rsidP="00E24D55">
      <w:pPr>
        <w:pStyle w:val="01Title"/>
        <w:ind w:left="0"/>
        <w:jc w:val="both"/>
        <w:rPr>
          <w:sz w:val="20"/>
          <w:szCs w:val="20"/>
          <w:lang w:val="nl-BE"/>
        </w:rPr>
      </w:pPr>
      <w:r w:rsidRPr="005A2A98">
        <w:rPr>
          <w:sz w:val="20"/>
          <w:szCs w:val="20"/>
          <w:lang w:val="nl-BE"/>
        </w:rPr>
        <w:t>8.Ta6? Lb7 9.Tb6 La8 10.Tb8</w:t>
      </w:r>
    </w:p>
    <w:p w14:paraId="5620C3C6" w14:textId="77777777" w:rsidR="00E24D55" w:rsidRPr="005A2A98" w:rsidRDefault="00E24D55" w:rsidP="00E24D55">
      <w:pPr>
        <w:pStyle w:val="01Title"/>
        <w:ind w:left="0"/>
        <w:jc w:val="both"/>
        <w:rPr>
          <w:i/>
          <w:sz w:val="20"/>
          <w:szCs w:val="20"/>
          <w:lang w:val="nl-BE"/>
        </w:rPr>
      </w:pPr>
      <w:r w:rsidRPr="005A2A98">
        <w:rPr>
          <w:sz w:val="20"/>
          <w:szCs w:val="20"/>
          <w:lang w:val="nl-BE"/>
        </w:rPr>
        <w:t>K~</w:t>
      </w:r>
      <w:r w:rsidR="004B776A" w:rsidRPr="005A2A98">
        <w:rPr>
          <w:sz w:val="20"/>
          <w:szCs w:val="20"/>
          <w:lang w:val="nl-BE"/>
        </w:rPr>
        <w:t xml:space="preserve"> 11.Txa8</w:t>
      </w:r>
      <w:r w:rsidR="004B776A" w:rsidRPr="005A2A98">
        <w:rPr>
          <w:i/>
          <w:sz w:val="20"/>
          <w:szCs w:val="20"/>
          <w:lang w:val="nl-BE"/>
        </w:rPr>
        <w:t xml:space="preserve"> (Zie zet 9.)</w:t>
      </w:r>
    </w:p>
    <w:p w14:paraId="4203593F" w14:textId="77777777" w:rsidR="00E24D55" w:rsidRDefault="00E24D55" w:rsidP="00E24D55">
      <w:pPr>
        <w:pStyle w:val="01Title"/>
        <w:ind w:left="0"/>
        <w:jc w:val="both"/>
        <w:rPr>
          <w:b/>
          <w:sz w:val="20"/>
          <w:szCs w:val="20"/>
          <w:lang w:val="nl-BE"/>
        </w:rPr>
      </w:pPr>
      <w:r w:rsidRPr="005A2A98">
        <w:rPr>
          <w:b/>
          <w:sz w:val="20"/>
          <w:szCs w:val="20"/>
          <w:lang w:val="nl-BE"/>
        </w:rPr>
        <w:tab/>
      </w:r>
      <w:r>
        <w:rPr>
          <w:b/>
          <w:sz w:val="20"/>
          <w:szCs w:val="20"/>
          <w:lang w:val="nl-BE"/>
        </w:rPr>
        <w:t>9.Txa8</w:t>
      </w:r>
    </w:p>
    <w:p w14:paraId="1583A952" w14:textId="77777777" w:rsidR="00E24D55" w:rsidRDefault="00E24D55" w:rsidP="00E24D55">
      <w:pPr>
        <w:pStyle w:val="01Title"/>
        <w:ind w:left="0"/>
        <w:jc w:val="both"/>
        <w:rPr>
          <w:sz w:val="20"/>
          <w:szCs w:val="20"/>
          <w:lang w:val="nl-BE"/>
        </w:rPr>
      </w:pPr>
      <w:r w:rsidRPr="00812EC7">
        <w:rPr>
          <w:sz w:val="20"/>
          <w:szCs w:val="20"/>
          <w:lang w:val="nl-BE"/>
        </w:rPr>
        <w:t>Eveneens met winst.</w:t>
      </w:r>
    </w:p>
    <w:p w14:paraId="770363AF" w14:textId="77777777" w:rsidR="00E24D55" w:rsidRDefault="00E24D55" w:rsidP="00E24D55">
      <w:pPr>
        <w:pStyle w:val="01Title"/>
        <w:ind w:left="0"/>
        <w:jc w:val="both"/>
        <w:rPr>
          <w:sz w:val="20"/>
          <w:szCs w:val="20"/>
          <w:lang w:val="nl-BE"/>
        </w:rPr>
      </w:pPr>
    </w:p>
    <w:p w14:paraId="581439EB" w14:textId="77777777" w:rsidR="00333A41" w:rsidRDefault="00E24D55" w:rsidP="00E24D55">
      <w:pPr>
        <w:pStyle w:val="01Title"/>
        <w:ind w:left="0"/>
        <w:jc w:val="both"/>
        <w:rPr>
          <w:sz w:val="20"/>
          <w:szCs w:val="20"/>
          <w:lang w:val="nl-BE"/>
        </w:rPr>
      </w:pPr>
      <w:r>
        <w:rPr>
          <w:sz w:val="20"/>
          <w:szCs w:val="20"/>
          <w:lang w:val="nl-BE"/>
        </w:rPr>
        <w:t>Een strijd van toren tegen loper en paard.</w:t>
      </w:r>
    </w:p>
    <w:p w14:paraId="1AFEC444" w14:textId="77777777" w:rsidR="001D1853" w:rsidRDefault="001D1853" w:rsidP="00E24D55">
      <w:pPr>
        <w:pStyle w:val="01Title"/>
        <w:ind w:left="0"/>
        <w:jc w:val="both"/>
        <w:rPr>
          <w:sz w:val="20"/>
          <w:szCs w:val="20"/>
          <w:lang w:val="nl-BE"/>
        </w:rPr>
      </w:pPr>
    </w:p>
    <w:p w14:paraId="3ABC1AA7" w14:textId="77777777" w:rsidR="001D1853" w:rsidRDefault="001D1853" w:rsidP="00E24D55">
      <w:pPr>
        <w:pStyle w:val="01Title"/>
        <w:ind w:left="0"/>
        <w:jc w:val="both"/>
        <w:rPr>
          <w:sz w:val="20"/>
          <w:szCs w:val="20"/>
          <w:lang w:val="nl-BE"/>
        </w:rPr>
      </w:pPr>
    </w:p>
    <w:p w14:paraId="5D574A1D" w14:textId="77777777" w:rsidR="00E24D55" w:rsidRPr="009621EA" w:rsidRDefault="00333A41" w:rsidP="00333A41">
      <w:pPr>
        <w:pStyle w:val="01Title"/>
        <w:ind w:left="0"/>
        <w:jc w:val="center"/>
        <w:rPr>
          <w:b/>
          <w:sz w:val="20"/>
          <w:szCs w:val="20"/>
          <w:lang w:val="nl-BE"/>
        </w:rPr>
      </w:pPr>
      <w:r>
        <w:rPr>
          <w:sz w:val="20"/>
          <w:szCs w:val="20"/>
          <w:lang w:val="nl-BE"/>
        </w:rPr>
        <w:br w:type="page"/>
      </w:r>
      <w:r w:rsidR="002C5439">
        <w:rPr>
          <w:b/>
          <w:sz w:val="20"/>
          <w:szCs w:val="20"/>
          <w:lang w:val="nl-BE"/>
        </w:rPr>
        <w:lastRenderedPageBreak/>
        <w:t xml:space="preserve">- </w:t>
      </w:r>
      <w:r w:rsidR="00575E32">
        <w:rPr>
          <w:b/>
          <w:sz w:val="20"/>
          <w:szCs w:val="20"/>
          <w:lang w:val="nl-BE"/>
        </w:rPr>
        <w:t>125</w:t>
      </w:r>
      <w:r w:rsidR="00E506CF">
        <w:rPr>
          <w:b/>
          <w:sz w:val="20"/>
          <w:szCs w:val="20"/>
          <w:lang w:val="nl-BE"/>
        </w:rPr>
        <w:t xml:space="preserve"> -</w:t>
      </w:r>
    </w:p>
    <w:p w14:paraId="78C32561" w14:textId="77777777" w:rsidR="00E24D55" w:rsidRPr="00F9794A" w:rsidRDefault="00E24D55" w:rsidP="00E24D55">
      <w:pPr>
        <w:pStyle w:val="01Title"/>
        <w:ind w:left="0"/>
        <w:rPr>
          <w:i/>
          <w:sz w:val="20"/>
          <w:szCs w:val="20"/>
          <w:lang w:val="nl-BE"/>
        </w:rPr>
      </w:pPr>
    </w:p>
    <w:p w14:paraId="717DFB30" w14:textId="77777777" w:rsidR="00E24D55" w:rsidRDefault="00E24D55" w:rsidP="00E24D55">
      <w:pPr>
        <w:pStyle w:val="01Title"/>
        <w:ind w:left="0"/>
        <w:jc w:val="center"/>
        <w:rPr>
          <w:sz w:val="20"/>
          <w:szCs w:val="20"/>
          <w:lang w:val="nl-BE"/>
        </w:rPr>
      </w:pPr>
      <w:r w:rsidRPr="00F9794A">
        <w:rPr>
          <w:i/>
          <w:sz w:val="20"/>
          <w:szCs w:val="20"/>
          <w:lang w:val="nl-BE"/>
        </w:rPr>
        <w:t>Origineel</w:t>
      </w:r>
      <w:r>
        <w:rPr>
          <w:sz w:val="20"/>
          <w:szCs w:val="20"/>
          <w:lang w:val="nl-BE"/>
        </w:rPr>
        <w:t>, 2010</w:t>
      </w:r>
    </w:p>
    <w:p w14:paraId="091A5182" w14:textId="77777777" w:rsidR="00E24D55" w:rsidRDefault="00E24D55" w:rsidP="00E24D55">
      <w:pPr>
        <w:pStyle w:val="01Title"/>
        <w:ind w:left="0"/>
        <w:jc w:val="both"/>
        <w:rPr>
          <w:sz w:val="20"/>
          <w:szCs w:val="20"/>
          <w:lang w:val="nl-BE"/>
        </w:rPr>
      </w:pPr>
    </w:p>
    <w:p w14:paraId="51B59F73" w14:textId="77777777" w:rsidR="00E24D55" w:rsidRDefault="00E24D55" w:rsidP="00E24D55">
      <w:pPr>
        <w:pStyle w:val="01Title"/>
        <w:ind w:left="0"/>
        <w:jc w:val="both"/>
        <w:rPr>
          <w:sz w:val="20"/>
          <w:szCs w:val="20"/>
          <w:lang w:val="nl-BE"/>
        </w:rPr>
      </w:pPr>
      <w:r>
        <w:object w:dxaOrig="4700" w:dyaOrig="4704" w14:anchorId="1EBB756C">
          <v:shape id="_x0000_i1142" type="#_x0000_t75" style="width:154.5pt;height:150.65pt" o:ole="">
            <v:imagedata r:id="rId254" o:title=""/>
          </v:shape>
          <o:OLEObject Type="Embed" ProgID="CorelDRAW.Graphic.12" ShapeID="_x0000_i1142" DrawAspect="Content" ObjectID="_1587467535" r:id="rId255"/>
        </w:object>
      </w:r>
    </w:p>
    <w:p w14:paraId="3FB2D399" w14:textId="77777777" w:rsidR="00E24D55" w:rsidRDefault="00E24D55" w:rsidP="00E24D55">
      <w:pPr>
        <w:pStyle w:val="01Title"/>
        <w:ind w:left="0"/>
        <w:jc w:val="both"/>
        <w:rPr>
          <w:sz w:val="20"/>
          <w:szCs w:val="20"/>
          <w:lang w:val="nl-BE"/>
        </w:rPr>
      </w:pPr>
    </w:p>
    <w:p w14:paraId="4A6C5FBC" w14:textId="77777777" w:rsidR="00E24D55" w:rsidRPr="00A347D4" w:rsidRDefault="00E24D55" w:rsidP="00E24D55">
      <w:pPr>
        <w:pStyle w:val="01Title"/>
        <w:ind w:left="0"/>
        <w:jc w:val="both"/>
        <w:rPr>
          <w:sz w:val="20"/>
          <w:szCs w:val="20"/>
          <w:lang w:val="en-GB"/>
        </w:rPr>
      </w:pPr>
      <w:r w:rsidRPr="00A347D4">
        <w:rPr>
          <w:b/>
          <w:sz w:val="24"/>
          <w:szCs w:val="24"/>
          <w:lang w:val="en-GB"/>
        </w:rPr>
        <w:t xml:space="preserve">+                         </w:t>
      </w:r>
      <w:r w:rsidRPr="00A347D4">
        <w:rPr>
          <w:sz w:val="20"/>
          <w:szCs w:val="20"/>
          <w:lang w:val="en-GB"/>
        </w:rPr>
        <w:t>0133.10 a2h5</w:t>
      </w:r>
    </w:p>
    <w:p w14:paraId="3AA19041" w14:textId="77777777" w:rsidR="00E24D55" w:rsidRPr="00A347D4" w:rsidRDefault="00E24D55" w:rsidP="00E24D55">
      <w:pPr>
        <w:pStyle w:val="01Title"/>
        <w:ind w:left="0"/>
        <w:jc w:val="both"/>
        <w:rPr>
          <w:sz w:val="20"/>
          <w:szCs w:val="20"/>
          <w:lang w:val="en-GB"/>
        </w:rPr>
      </w:pPr>
    </w:p>
    <w:p w14:paraId="6327E919" w14:textId="77777777" w:rsidR="00E24D55" w:rsidRPr="00A347D4" w:rsidRDefault="00E24D55" w:rsidP="00E24D55">
      <w:pPr>
        <w:pStyle w:val="01Title"/>
        <w:ind w:left="0"/>
        <w:jc w:val="both"/>
        <w:rPr>
          <w:b/>
          <w:sz w:val="20"/>
          <w:szCs w:val="20"/>
          <w:lang w:val="en-GB"/>
        </w:rPr>
      </w:pPr>
      <w:r w:rsidRPr="00A347D4">
        <w:rPr>
          <w:sz w:val="20"/>
          <w:szCs w:val="20"/>
          <w:lang w:val="en-GB"/>
        </w:rPr>
        <w:tab/>
      </w:r>
      <w:r w:rsidRPr="00A347D4">
        <w:rPr>
          <w:b/>
          <w:sz w:val="20"/>
          <w:szCs w:val="20"/>
          <w:lang w:val="en-GB"/>
        </w:rPr>
        <w:t>1.Kb2</w:t>
      </w:r>
      <w:r w:rsidRPr="00A347D4">
        <w:rPr>
          <w:b/>
          <w:sz w:val="20"/>
          <w:szCs w:val="20"/>
          <w:lang w:val="en-GB"/>
        </w:rPr>
        <w:tab/>
      </w:r>
      <w:r w:rsidRPr="00A347D4">
        <w:rPr>
          <w:b/>
          <w:sz w:val="20"/>
          <w:szCs w:val="20"/>
          <w:lang w:val="en-GB"/>
        </w:rPr>
        <w:tab/>
        <w:t>Pd1</w:t>
      </w:r>
      <w:r w:rsidR="00AE7A2F">
        <w:rPr>
          <w:b/>
          <w:sz w:val="20"/>
          <w:szCs w:val="20"/>
          <w:lang w:val="en-GB"/>
        </w:rPr>
        <w:t>+</w:t>
      </w:r>
    </w:p>
    <w:p w14:paraId="0D265BF9" w14:textId="77777777" w:rsidR="00E24D55" w:rsidRPr="00F9794A" w:rsidRDefault="00E24D55" w:rsidP="00E24D55">
      <w:pPr>
        <w:pStyle w:val="01Title"/>
        <w:ind w:left="0"/>
        <w:jc w:val="both"/>
        <w:rPr>
          <w:b/>
          <w:sz w:val="20"/>
          <w:szCs w:val="20"/>
          <w:lang w:val="en-GB"/>
        </w:rPr>
      </w:pPr>
      <w:r w:rsidRPr="00A347D4">
        <w:rPr>
          <w:b/>
          <w:sz w:val="20"/>
          <w:szCs w:val="20"/>
          <w:lang w:val="en-GB"/>
        </w:rPr>
        <w:tab/>
      </w:r>
      <w:r w:rsidRPr="00F9794A">
        <w:rPr>
          <w:b/>
          <w:sz w:val="20"/>
          <w:szCs w:val="20"/>
          <w:lang w:val="en-GB"/>
        </w:rPr>
        <w:t>2.Kc1</w:t>
      </w:r>
    </w:p>
    <w:p w14:paraId="13A3048D" w14:textId="77777777" w:rsidR="00E24D55" w:rsidRPr="00ED1153" w:rsidRDefault="00E24D55" w:rsidP="00E24D55">
      <w:pPr>
        <w:pStyle w:val="01Title"/>
        <w:ind w:left="0"/>
        <w:jc w:val="both"/>
        <w:rPr>
          <w:sz w:val="20"/>
          <w:szCs w:val="20"/>
          <w:lang w:val="nl-BE"/>
        </w:rPr>
      </w:pPr>
      <w:r w:rsidRPr="00F9794A">
        <w:rPr>
          <w:sz w:val="20"/>
          <w:szCs w:val="20"/>
          <w:lang w:val="en-GB"/>
        </w:rPr>
        <w:t xml:space="preserve">2.Ka3? </w:t>
      </w:r>
      <w:r w:rsidRPr="00ED1153">
        <w:rPr>
          <w:sz w:val="20"/>
          <w:szCs w:val="20"/>
          <w:lang w:val="nl-BE"/>
        </w:rPr>
        <w:t>Lc2 3.Tc1 Pe3, remise.</w:t>
      </w:r>
    </w:p>
    <w:p w14:paraId="6FF24553" w14:textId="77777777" w:rsidR="00E24D55" w:rsidRPr="00ED1153" w:rsidRDefault="00E24D55" w:rsidP="00E24D55">
      <w:pPr>
        <w:pStyle w:val="01Title"/>
        <w:ind w:left="0"/>
        <w:jc w:val="both"/>
        <w:rPr>
          <w:b/>
          <w:sz w:val="20"/>
          <w:szCs w:val="20"/>
          <w:lang w:val="nl-BE"/>
        </w:rPr>
      </w:pPr>
      <w:r w:rsidRPr="00ED1153">
        <w:rPr>
          <w:sz w:val="20"/>
          <w:szCs w:val="20"/>
          <w:lang w:val="nl-BE"/>
        </w:rPr>
        <w:tab/>
      </w:r>
      <w:r w:rsidRPr="00ED1153">
        <w:rPr>
          <w:b/>
          <w:sz w:val="20"/>
          <w:szCs w:val="20"/>
          <w:lang w:val="nl-BE"/>
        </w:rPr>
        <w:t>2...</w:t>
      </w:r>
      <w:r w:rsidRPr="00ED1153">
        <w:rPr>
          <w:b/>
          <w:sz w:val="20"/>
          <w:szCs w:val="20"/>
          <w:lang w:val="nl-BE"/>
        </w:rPr>
        <w:tab/>
      </w:r>
      <w:r w:rsidRPr="00ED1153">
        <w:rPr>
          <w:b/>
          <w:sz w:val="20"/>
          <w:szCs w:val="20"/>
          <w:lang w:val="nl-BE"/>
        </w:rPr>
        <w:tab/>
        <w:t>Pc3</w:t>
      </w:r>
    </w:p>
    <w:p w14:paraId="3C5A7285" w14:textId="77777777" w:rsidR="005A1215" w:rsidRPr="00ED1153" w:rsidRDefault="005A1215" w:rsidP="00E24D55">
      <w:pPr>
        <w:pStyle w:val="01Title"/>
        <w:ind w:left="0"/>
        <w:jc w:val="both"/>
        <w:rPr>
          <w:sz w:val="20"/>
          <w:szCs w:val="20"/>
          <w:lang w:val="nl-BE"/>
        </w:rPr>
      </w:pPr>
      <w:r w:rsidRPr="00ED1153">
        <w:rPr>
          <w:sz w:val="20"/>
          <w:szCs w:val="20"/>
          <w:lang w:val="nl-BE"/>
        </w:rPr>
        <w:t>En nu:</w:t>
      </w:r>
    </w:p>
    <w:p w14:paraId="74E82B69" w14:textId="77777777" w:rsidR="00E24D55" w:rsidRPr="00ED1153" w:rsidRDefault="00E24D55" w:rsidP="00E24D55">
      <w:pPr>
        <w:pStyle w:val="01Title"/>
        <w:ind w:left="0"/>
        <w:jc w:val="both"/>
        <w:rPr>
          <w:b/>
          <w:sz w:val="20"/>
          <w:szCs w:val="20"/>
          <w:lang w:val="nl-BE"/>
        </w:rPr>
      </w:pPr>
      <w:r w:rsidRPr="00ED1153">
        <w:rPr>
          <w:b/>
          <w:sz w:val="20"/>
          <w:szCs w:val="20"/>
          <w:lang w:val="nl-BE"/>
        </w:rPr>
        <w:tab/>
        <w:t>3.Ta3</w:t>
      </w:r>
    </w:p>
    <w:p w14:paraId="09D645D9" w14:textId="77777777" w:rsidR="00E24D55" w:rsidRDefault="00E24D55" w:rsidP="001A0211">
      <w:pPr>
        <w:pStyle w:val="01Title"/>
        <w:ind w:left="0"/>
        <w:jc w:val="both"/>
        <w:rPr>
          <w:sz w:val="20"/>
          <w:szCs w:val="20"/>
          <w:lang w:val="nl-BE"/>
        </w:rPr>
      </w:pPr>
      <w:r w:rsidRPr="00667CB0">
        <w:rPr>
          <w:sz w:val="20"/>
          <w:szCs w:val="20"/>
          <w:lang w:val="nl-BE"/>
        </w:rPr>
        <w:t xml:space="preserve">Hier faalt 3.Kd2? </w:t>
      </w:r>
      <w:r>
        <w:rPr>
          <w:sz w:val="20"/>
          <w:szCs w:val="20"/>
          <w:lang w:val="nl-BE"/>
        </w:rPr>
        <w:t>(als in de</w:t>
      </w:r>
      <w:r w:rsidR="001A0211">
        <w:rPr>
          <w:sz w:val="20"/>
          <w:szCs w:val="20"/>
          <w:lang w:val="nl-BE"/>
        </w:rPr>
        <w:t xml:space="preserve"> vorige studie) op 3…Pe4 4.Ke3 Lc6 met</w:t>
      </w:r>
      <w:r>
        <w:rPr>
          <w:sz w:val="20"/>
          <w:szCs w:val="20"/>
          <w:lang w:val="nl-BE"/>
        </w:rPr>
        <w:t xml:space="preserve"> remise.</w:t>
      </w:r>
    </w:p>
    <w:p w14:paraId="7C423C1E" w14:textId="77777777" w:rsidR="00E24D55" w:rsidRDefault="00E24D55" w:rsidP="000D6E88">
      <w:pPr>
        <w:pStyle w:val="01Title"/>
        <w:ind w:left="0"/>
        <w:jc w:val="both"/>
        <w:rPr>
          <w:b/>
          <w:sz w:val="20"/>
          <w:szCs w:val="20"/>
          <w:lang w:val="nl-BE"/>
        </w:rPr>
      </w:pPr>
      <w:r>
        <w:rPr>
          <w:sz w:val="20"/>
          <w:szCs w:val="20"/>
          <w:lang w:val="nl-BE"/>
        </w:rPr>
        <w:tab/>
      </w:r>
      <w:r>
        <w:rPr>
          <w:b/>
          <w:sz w:val="20"/>
          <w:szCs w:val="20"/>
          <w:lang w:val="nl-BE"/>
        </w:rPr>
        <w:t>3…</w:t>
      </w:r>
      <w:r>
        <w:rPr>
          <w:b/>
          <w:sz w:val="20"/>
          <w:szCs w:val="20"/>
          <w:lang w:val="nl-BE"/>
        </w:rPr>
        <w:tab/>
      </w:r>
      <w:r>
        <w:rPr>
          <w:b/>
          <w:sz w:val="20"/>
          <w:szCs w:val="20"/>
          <w:lang w:val="nl-BE"/>
        </w:rPr>
        <w:tab/>
        <w:t>Pe2+</w:t>
      </w:r>
    </w:p>
    <w:p w14:paraId="14094423" w14:textId="77777777" w:rsidR="00E24D55" w:rsidRDefault="00E24D55" w:rsidP="000D6E88">
      <w:pPr>
        <w:pStyle w:val="01Title"/>
        <w:ind w:left="0"/>
        <w:jc w:val="both"/>
        <w:rPr>
          <w:b/>
          <w:sz w:val="20"/>
          <w:szCs w:val="20"/>
          <w:lang w:val="nl-BE"/>
        </w:rPr>
      </w:pPr>
      <w:r>
        <w:rPr>
          <w:b/>
          <w:sz w:val="20"/>
          <w:szCs w:val="20"/>
          <w:lang w:val="nl-BE"/>
        </w:rPr>
        <w:tab/>
        <w:t>4.Kd2</w:t>
      </w:r>
      <w:r>
        <w:rPr>
          <w:b/>
          <w:sz w:val="20"/>
          <w:szCs w:val="20"/>
          <w:lang w:val="nl-BE"/>
        </w:rPr>
        <w:tab/>
      </w:r>
      <w:r>
        <w:rPr>
          <w:b/>
          <w:sz w:val="20"/>
          <w:szCs w:val="20"/>
          <w:lang w:val="nl-BE"/>
        </w:rPr>
        <w:tab/>
        <w:t>Lb5</w:t>
      </w:r>
    </w:p>
    <w:p w14:paraId="4287A24B" w14:textId="77777777" w:rsidR="00E24D55" w:rsidRDefault="00E24D55" w:rsidP="000D6E88">
      <w:pPr>
        <w:pStyle w:val="01Title"/>
        <w:ind w:left="0"/>
        <w:jc w:val="both"/>
        <w:rPr>
          <w:b/>
          <w:sz w:val="20"/>
          <w:szCs w:val="20"/>
          <w:lang w:val="nl-BE"/>
        </w:rPr>
      </w:pPr>
      <w:r>
        <w:rPr>
          <w:b/>
          <w:sz w:val="20"/>
          <w:szCs w:val="20"/>
          <w:lang w:val="nl-BE"/>
        </w:rPr>
        <w:tab/>
        <w:t>5.Te3</w:t>
      </w:r>
    </w:p>
    <w:p w14:paraId="6869FE32" w14:textId="77777777" w:rsidR="00E24D55" w:rsidRDefault="00E24D55" w:rsidP="000D6E88">
      <w:pPr>
        <w:pStyle w:val="01Title"/>
        <w:ind w:left="0"/>
        <w:jc w:val="both"/>
        <w:rPr>
          <w:sz w:val="20"/>
          <w:szCs w:val="20"/>
          <w:lang w:val="nl-BE"/>
        </w:rPr>
      </w:pPr>
      <w:r>
        <w:rPr>
          <w:sz w:val="20"/>
          <w:szCs w:val="20"/>
          <w:lang w:val="nl-BE"/>
        </w:rPr>
        <w:t>5.Ta5? Pd4 6.Ke3 Pf5+ 7.Kf4 Pd6 8.Ke5 Pc4+ 9.K~ Pxa5</w:t>
      </w:r>
      <w:r w:rsidR="00345E32">
        <w:rPr>
          <w:sz w:val="20"/>
          <w:szCs w:val="20"/>
          <w:lang w:val="nl-BE"/>
        </w:rPr>
        <w:t xml:space="preserve"> </w:t>
      </w:r>
      <w:r w:rsidR="001A0211">
        <w:rPr>
          <w:sz w:val="20"/>
          <w:szCs w:val="20"/>
          <w:lang w:val="nl-BE"/>
        </w:rPr>
        <w:t xml:space="preserve">10.bxa5 </w:t>
      </w:r>
      <w:r w:rsidR="00345E32">
        <w:rPr>
          <w:sz w:val="20"/>
          <w:szCs w:val="20"/>
          <w:lang w:val="nl-BE"/>
        </w:rPr>
        <w:t xml:space="preserve"> </w:t>
      </w:r>
    </w:p>
    <w:p w14:paraId="4549B408" w14:textId="77777777" w:rsidR="00333A41" w:rsidRDefault="00E24D55" w:rsidP="00E24D55">
      <w:pPr>
        <w:pStyle w:val="01Title"/>
        <w:ind w:left="0"/>
        <w:jc w:val="both"/>
        <w:rPr>
          <w:b/>
          <w:sz w:val="20"/>
          <w:szCs w:val="20"/>
          <w:lang w:val="nl-BE"/>
        </w:rPr>
      </w:pPr>
      <w:r>
        <w:rPr>
          <w:sz w:val="20"/>
          <w:szCs w:val="20"/>
          <w:lang w:val="nl-BE"/>
        </w:rPr>
        <w:tab/>
      </w:r>
      <w:r>
        <w:rPr>
          <w:b/>
          <w:sz w:val="20"/>
          <w:szCs w:val="20"/>
          <w:lang w:val="nl-BE"/>
        </w:rPr>
        <w:t>5…</w:t>
      </w:r>
      <w:r>
        <w:rPr>
          <w:b/>
          <w:sz w:val="20"/>
          <w:szCs w:val="20"/>
          <w:lang w:val="nl-BE"/>
        </w:rPr>
        <w:tab/>
      </w:r>
      <w:r>
        <w:rPr>
          <w:b/>
          <w:sz w:val="20"/>
          <w:szCs w:val="20"/>
          <w:lang w:val="nl-BE"/>
        </w:rPr>
        <w:tab/>
        <w:t>Pd4</w:t>
      </w:r>
    </w:p>
    <w:p w14:paraId="378C7804" w14:textId="77777777" w:rsidR="00E24D55" w:rsidRDefault="008447F3" w:rsidP="00E24D55">
      <w:pPr>
        <w:pStyle w:val="01Title"/>
        <w:ind w:left="0"/>
        <w:jc w:val="both"/>
        <w:rPr>
          <w:b/>
          <w:sz w:val="20"/>
          <w:szCs w:val="20"/>
          <w:lang w:val="nl-BE"/>
        </w:rPr>
      </w:pPr>
      <w:r>
        <w:rPr>
          <w:b/>
          <w:sz w:val="20"/>
          <w:szCs w:val="20"/>
          <w:lang w:val="nl-BE"/>
        </w:rPr>
        <w:tab/>
      </w:r>
      <w:r w:rsidR="00E24D55">
        <w:rPr>
          <w:b/>
          <w:sz w:val="20"/>
          <w:szCs w:val="20"/>
          <w:lang w:val="nl-BE"/>
        </w:rPr>
        <w:t xml:space="preserve">6.Te5+ </w:t>
      </w:r>
    </w:p>
    <w:p w14:paraId="22E4F484" w14:textId="77777777" w:rsidR="008447F3" w:rsidRDefault="00E24D55" w:rsidP="00E24D55">
      <w:pPr>
        <w:pStyle w:val="01Title"/>
        <w:ind w:left="0"/>
        <w:jc w:val="both"/>
        <w:rPr>
          <w:sz w:val="20"/>
          <w:szCs w:val="20"/>
          <w:lang w:val="nl-BE"/>
        </w:rPr>
      </w:pPr>
      <w:r>
        <w:rPr>
          <w:sz w:val="20"/>
          <w:szCs w:val="20"/>
          <w:lang w:val="nl-BE"/>
        </w:rPr>
        <w:t>6.Te4</w:t>
      </w:r>
      <w:r w:rsidR="008077CC">
        <w:rPr>
          <w:sz w:val="20"/>
          <w:szCs w:val="20"/>
          <w:lang w:val="nl-BE"/>
        </w:rPr>
        <w:t>?</w:t>
      </w:r>
      <w:r>
        <w:rPr>
          <w:sz w:val="20"/>
          <w:szCs w:val="20"/>
          <w:lang w:val="nl-BE"/>
        </w:rPr>
        <w:t xml:space="preserve"> </w:t>
      </w:r>
      <w:r w:rsidR="001A0211">
        <w:rPr>
          <w:sz w:val="20"/>
          <w:szCs w:val="20"/>
          <w:lang w:val="nl-BE"/>
        </w:rPr>
        <w:t xml:space="preserve">en bijvoorbeeld 6…Pc6 </w:t>
      </w:r>
      <w:r>
        <w:rPr>
          <w:sz w:val="20"/>
          <w:szCs w:val="20"/>
          <w:lang w:val="nl-BE"/>
        </w:rPr>
        <w:t>met remise.</w:t>
      </w:r>
    </w:p>
    <w:p w14:paraId="4485353C" w14:textId="77777777" w:rsidR="00E24D55" w:rsidRDefault="00713A74" w:rsidP="00E24D55">
      <w:pPr>
        <w:pStyle w:val="01Title"/>
        <w:ind w:left="0"/>
        <w:jc w:val="both"/>
        <w:rPr>
          <w:b/>
          <w:sz w:val="20"/>
          <w:szCs w:val="20"/>
          <w:lang w:val="nl-BE"/>
        </w:rPr>
      </w:pPr>
      <w:r>
        <w:rPr>
          <w:sz w:val="20"/>
          <w:szCs w:val="20"/>
          <w:lang w:val="nl-BE"/>
        </w:rPr>
        <w:tab/>
      </w:r>
      <w:r w:rsidR="00E24D55">
        <w:rPr>
          <w:b/>
          <w:sz w:val="20"/>
          <w:szCs w:val="20"/>
          <w:lang w:val="nl-BE"/>
        </w:rPr>
        <w:t>6…</w:t>
      </w:r>
      <w:r w:rsidR="00E24D55">
        <w:rPr>
          <w:b/>
          <w:sz w:val="20"/>
          <w:szCs w:val="20"/>
          <w:lang w:val="nl-BE"/>
        </w:rPr>
        <w:tab/>
      </w:r>
      <w:r w:rsidR="00E24D55">
        <w:rPr>
          <w:b/>
          <w:sz w:val="20"/>
          <w:szCs w:val="20"/>
          <w:lang w:val="nl-BE"/>
        </w:rPr>
        <w:tab/>
        <w:t>Kg6</w:t>
      </w:r>
    </w:p>
    <w:p w14:paraId="45580B00" w14:textId="77777777" w:rsidR="001A0211" w:rsidRDefault="00E24D55" w:rsidP="00E24D55">
      <w:pPr>
        <w:pStyle w:val="01Title"/>
        <w:ind w:left="0"/>
        <w:jc w:val="both"/>
        <w:rPr>
          <w:b/>
          <w:sz w:val="20"/>
          <w:szCs w:val="20"/>
          <w:lang w:val="nl-BE"/>
        </w:rPr>
      </w:pPr>
      <w:r>
        <w:rPr>
          <w:b/>
          <w:sz w:val="20"/>
          <w:szCs w:val="20"/>
          <w:lang w:val="nl-BE"/>
        </w:rPr>
        <w:tab/>
      </w:r>
    </w:p>
    <w:p w14:paraId="5DAACE6C" w14:textId="77777777" w:rsidR="001A0211" w:rsidRDefault="001A0211" w:rsidP="00E24D55">
      <w:pPr>
        <w:pStyle w:val="01Title"/>
        <w:ind w:left="0"/>
        <w:jc w:val="both"/>
        <w:rPr>
          <w:b/>
          <w:sz w:val="20"/>
          <w:szCs w:val="20"/>
          <w:lang w:val="nl-BE"/>
        </w:rPr>
      </w:pPr>
    </w:p>
    <w:p w14:paraId="7CBDF3C0" w14:textId="77777777" w:rsidR="001A0211" w:rsidRDefault="001A0211" w:rsidP="00E24D55">
      <w:pPr>
        <w:pStyle w:val="01Title"/>
        <w:ind w:left="0"/>
        <w:jc w:val="both"/>
        <w:rPr>
          <w:b/>
          <w:sz w:val="20"/>
          <w:szCs w:val="20"/>
          <w:lang w:val="nl-BE"/>
        </w:rPr>
      </w:pPr>
    </w:p>
    <w:p w14:paraId="1E3D09E2" w14:textId="77777777" w:rsidR="001A0211" w:rsidRDefault="001A0211" w:rsidP="00E24D55">
      <w:pPr>
        <w:pStyle w:val="01Title"/>
        <w:ind w:left="0"/>
        <w:jc w:val="both"/>
        <w:rPr>
          <w:b/>
          <w:sz w:val="20"/>
          <w:szCs w:val="20"/>
          <w:lang w:val="nl-BE"/>
        </w:rPr>
      </w:pPr>
    </w:p>
    <w:p w14:paraId="26B0E3C4" w14:textId="77777777" w:rsidR="00773850" w:rsidRDefault="00773850" w:rsidP="00E24D55">
      <w:pPr>
        <w:pStyle w:val="01Title"/>
        <w:ind w:left="0"/>
        <w:jc w:val="both"/>
        <w:rPr>
          <w:b/>
          <w:sz w:val="20"/>
          <w:szCs w:val="20"/>
          <w:lang w:val="nl-BE"/>
        </w:rPr>
      </w:pPr>
    </w:p>
    <w:p w14:paraId="6B1EA6AC" w14:textId="77777777" w:rsidR="00F21FB9" w:rsidRDefault="00F21FB9" w:rsidP="00E24D55">
      <w:pPr>
        <w:pStyle w:val="01Title"/>
        <w:ind w:left="0"/>
        <w:jc w:val="both"/>
        <w:rPr>
          <w:b/>
          <w:sz w:val="20"/>
          <w:szCs w:val="20"/>
          <w:lang w:val="nl-BE"/>
        </w:rPr>
      </w:pPr>
    </w:p>
    <w:p w14:paraId="11ED17D6" w14:textId="77777777" w:rsidR="00677054" w:rsidRDefault="00677054" w:rsidP="00E24D55">
      <w:pPr>
        <w:pStyle w:val="01Title"/>
        <w:ind w:left="0"/>
        <w:jc w:val="both"/>
        <w:rPr>
          <w:b/>
          <w:sz w:val="20"/>
          <w:szCs w:val="20"/>
          <w:lang w:val="nl-BE"/>
        </w:rPr>
      </w:pPr>
    </w:p>
    <w:p w14:paraId="4FB83040" w14:textId="77777777" w:rsidR="00E24D55" w:rsidRDefault="005A1215" w:rsidP="00E24D55">
      <w:pPr>
        <w:pStyle w:val="01Title"/>
        <w:ind w:left="0"/>
        <w:jc w:val="both"/>
        <w:rPr>
          <w:b/>
          <w:sz w:val="20"/>
          <w:szCs w:val="20"/>
          <w:lang w:val="nl-BE"/>
        </w:rPr>
      </w:pPr>
      <w:r>
        <w:rPr>
          <w:b/>
          <w:sz w:val="20"/>
          <w:szCs w:val="20"/>
          <w:lang w:val="nl-BE"/>
        </w:rPr>
        <w:tab/>
      </w:r>
      <w:r w:rsidR="00E24D55">
        <w:rPr>
          <w:b/>
          <w:sz w:val="20"/>
          <w:szCs w:val="20"/>
          <w:lang w:val="nl-BE"/>
        </w:rPr>
        <w:t>7.Td5</w:t>
      </w:r>
    </w:p>
    <w:p w14:paraId="681FFA56" w14:textId="77777777" w:rsidR="00E24D55" w:rsidRDefault="00E24D55" w:rsidP="00E24D55">
      <w:pPr>
        <w:pStyle w:val="01Title"/>
        <w:ind w:left="0"/>
        <w:jc w:val="both"/>
        <w:rPr>
          <w:i/>
          <w:sz w:val="20"/>
          <w:szCs w:val="20"/>
          <w:lang w:val="nl-BE"/>
        </w:rPr>
      </w:pPr>
      <w:r>
        <w:rPr>
          <w:sz w:val="20"/>
          <w:szCs w:val="20"/>
          <w:lang w:val="nl-BE"/>
        </w:rPr>
        <w:t>7.Kc3? Pe2+ 8.Kd2 Pd4 9.Pd5 is een onnodige omweg</w:t>
      </w:r>
      <w:r w:rsidR="006A693A">
        <w:rPr>
          <w:i/>
          <w:sz w:val="20"/>
          <w:szCs w:val="20"/>
          <w:lang w:val="nl-BE"/>
        </w:rPr>
        <w:t>. (Z</w:t>
      </w:r>
      <w:r w:rsidRPr="006E616A">
        <w:rPr>
          <w:i/>
          <w:sz w:val="20"/>
          <w:szCs w:val="20"/>
          <w:lang w:val="nl-BE"/>
        </w:rPr>
        <w:t>ie zet 7.)</w:t>
      </w:r>
    </w:p>
    <w:p w14:paraId="2DD3B572"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7…</w:t>
      </w:r>
      <w:r>
        <w:rPr>
          <w:b/>
          <w:sz w:val="20"/>
          <w:szCs w:val="20"/>
          <w:lang w:val="nl-BE"/>
        </w:rPr>
        <w:tab/>
      </w:r>
      <w:r>
        <w:rPr>
          <w:b/>
          <w:sz w:val="20"/>
          <w:szCs w:val="20"/>
          <w:lang w:val="nl-BE"/>
        </w:rPr>
        <w:tab/>
        <w:t>Pf3+</w:t>
      </w:r>
    </w:p>
    <w:p w14:paraId="2DE4A816" w14:textId="77777777" w:rsidR="00E24D55" w:rsidRDefault="00E24D55" w:rsidP="00E24D55">
      <w:pPr>
        <w:pStyle w:val="01Title"/>
        <w:ind w:left="0"/>
        <w:jc w:val="both"/>
        <w:rPr>
          <w:sz w:val="20"/>
          <w:szCs w:val="20"/>
          <w:lang w:val="nl-BE"/>
        </w:rPr>
      </w:pPr>
      <w:r>
        <w:rPr>
          <w:sz w:val="20"/>
          <w:szCs w:val="20"/>
          <w:lang w:val="nl-BE"/>
        </w:rPr>
        <w:t>Een laatste zwarte aanval.</w:t>
      </w:r>
    </w:p>
    <w:p w14:paraId="38112D62"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8.Ke3</w:t>
      </w:r>
      <w:r>
        <w:rPr>
          <w:b/>
          <w:sz w:val="20"/>
          <w:szCs w:val="20"/>
          <w:lang w:val="nl-BE"/>
        </w:rPr>
        <w:tab/>
      </w:r>
      <w:r>
        <w:rPr>
          <w:b/>
          <w:sz w:val="20"/>
          <w:szCs w:val="20"/>
          <w:lang w:val="nl-BE"/>
        </w:rPr>
        <w:tab/>
        <w:t>Lc6</w:t>
      </w:r>
    </w:p>
    <w:p w14:paraId="0606D6D5" w14:textId="77777777" w:rsidR="00E24D55" w:rsidRDefault="00E24D55" w:rsidP="00E24D55">
      <w:pPr>
        <w:pStyle w:val="01Title"/>
        <w:ind w:left="0"/>
        <w:jc w:val="both"/>
        <w:rPr>
          <w:b/>
          <w:sz w:val="20"/>
          <w:szCs w:val="20"/>
          <w:lang w:val="nl-BE"/>
        </w:rPr>
      </w:pPr>
      <w:r>
        <w:rPr>
          <w:b/>
          <w:sz w:val="20"/>
          <w:szCs w:val="20"/>
          <w:lang w:val="nl-BE"/>
        </w:rPr>
        <w:tab/>
        <w:t>9.Td6+</w:t>
      </w:r>
      <w:r>
        <w:rPr>
          <w:b/>
          <w:sz w:val="20"/>
          <w:szCs w:val="20"/>
          <w:lang w:val="nl-BE"/>
        </w:rPr>
        <w:tab/>
      </w:r>
      <w:r>
        <w:rPr>
          <w:b/>
          <w:sz w:val="20"/>
          <w:szCs w:val="20"/>
          <w:lang w:val="nl-BE"/>
        </w:rPr>
        <w:tab/>
        <w:t>K~</w:t>
      </w:r>
    </w:p>
    <w:p w14:paraId="4F6C4EC4" w14:textId="77777777" w:rsidR="00E24D55" w:rsidRDefault="00E24D55" w:rsidP="00E24D55">
      <w:pPr>
        <w:pStyle w:val="01Title"/>
        <w:ind w:left="0"/>
        <w:jc w:val="both"/>
        <w:rPr>
          <w:b/>
          <w:sz w:val="20"/>
          <w:szCs w:val="20"/>
          <w:lang w:val="nl-BE"/>
        </w:rPr>
      </w:pPr>
      <w:r>
        <w:rPr>
          <w:b/>
          <w:sz w:val="20"/>
          <w:szCs w:val="20"/>
          <w:lang w:val="nl-BE"/>
        </w:rPr>
        <w:t xml:space="preserve">        10.Txc6</w:t>
      </w:r>
    </w:p>
    <w:p w14:paraId="0916A78C" w14:textId="77777777" w:rsidR="00E24D55" w:rsidRDefault="00E24D55" w:rsidP="00E24D55">
      <w:pPr>
        <w:pStyle w:val="01Title"/>
        <w:ind w:left="0"/>
        <w:jc w:val="both"/>
        <w:rPr>
          <w:sz w:val="20"/>
          <w:szCs w:val="20"/>
          <w:lang w:val="nl-BE"/>
        </w:rPr>
      </w:pPr>
      <w:r>
        <w:rPr>
          <w:sz w:val="20"/>
          <w:szCs w:val="20"/>
          <w:lang w:val="nl-BE"/>
        </w:rPr>
        <w:t>En eindelijk wint wit.</w:t>
      </w:r>
    </w:p>
    <w:p w14:paraId="45266061" w14:textId="77777777" w:rsidR="00E24D55" w:rsidRDefault="00E24D55" w:rsidP="00E24D55">
      <w:pPr>
        <w:pStyle w:val="01Title"/>
        <w:ind w:left="0"/>
        <w:jc w:val="both"/>
        <w:rPr>
          <w:sz w:val="20"/>
          <w:szCs w:val="20"/>
          <w:lang w:val="nl-BE"/>
        </w:rPr>
      </w:pPr>
    </w:p>
    <w:p w14:paraId="6C4C3DC1" w14:textId="77777777" w:rsidR="00333A41" w:rsidRDefault="00E24D55" w:rsidP="00E24D55">
      <w:pPr>
        <w:pStyle w:val="01Title"/>
        <w:ind w:left="0"/>
        <w:jc w:val="both"/>
        <w:rPr>
          <w:sz w:val="20"/>
          <w:szCs w:val="20"/>
          <w:lang w:val="nl-BE"/>
        </w:rPr>
      </w:pPr>
      <w:r>
        <w:rPr>
          <w:sz w:val="20"/>
          <w:szCs w:val="20"/>
          <w:lang w:val="nl-BE"/>
        </w:rPr>
        <w:t>Samen met de voorgaande</w:t>
      </w:r>
      <w:r w:rsidR="0012755B">
        <w:rPr>
          <w:sz w:val="20"/>
          <w:szCs w:val="20"/>
          <w:lang w:val="nl-BE"/>
        </w:rPr>
        <w:t xml:space="preserve"> is het </w:t>
      </w:r>
      <w:r>
        <w:rPr>
          <w:sz w:val="20"/>
          <w:szCs w:val="20"/>
          <w:lang w:val="nl-BE"/>
        </w:rPr>
        <w:t xml:space="preserve"> een tweelingstudie.</w:t>
      </w:r>
    </w:p>
    <w:p w14:paraId="43EA111F" w14:textId="77777777" w:rsidR="00E24D55" w:rsidRPr="00622E61" w:rsidRDefault="00333A41" w:rsidP="00333A41">
      <w:pPr>
        <w:pStyle w:val="01Title"/>
        <w:ind w:left="0"/>
        <w:jc w:val="center"/>
        <w:rPr>
          <w:b/>
          <w:sz w:val="20"/>
          <w:szCs w:val="20"/>
          <w:lang w:val="nl-BE"/>
        </w:rPr>
      </w:pPr>
      <w:r>
        <w:rPr>
          <w:sz w:val="20"/>
          <w:szCs w:val="20"/>
          <w:lang w:val="nl-BE"/>
        </w:rPr>
        <w:br w:type="page"/>
      </w:r>
      <w:r w:rsidR="004F746D">
        <w:rPr>
          <w:b/>
          <w:sz w:val="20"/>
          <w:szCs w:val="20"/>
          <w:lang w:val="nl-BE"/>
        </w:rPr>
        <w:lastRenderedPageBreak/>
        <w:t xml:space="preserve">- </w:t>
      </w:r>
      <w:r w:rsidR="007754CF">
        <w:rPr>
          <w:b/>
          <w:sz w:val="20"/>
          <w:szCs w:val="20"/>
          <w:lang w:val="nl-BE"/>
        </w:rPr>
        <w:t>12</w:t>
      </w:r>
      <w:r w:rsidR="00575E32">
        <w:rPr>
          <w:b/>
          <w:sz w:val="20"/>
          <w:szCs w:val="20"/>
          <w:lang w:val="nl-BE"/>
        </w:rPr>
        <w:t>6</w:t>
      </w:r>
      <w:r w:rsidR="00E506CF">
        <w:rPr>
          <w:b/>
          <w:sz w:val="20"/>
          <w:szCs w:val="20"/>
          <w:lang w:val="nl-BE"/>
        </w:rPr>
        <w:t xml:space="preserve"> -</w:t>
      </w:r>
    </w:p>
    <w:p w14:paraId="059F9D6B" w14:textId="77777777" w:rsidR="00E24D55" w:rsidRPr="00667CB0" w:rsidRDefault="00E24D55" w:rsidP="00E24D55">
      <w:pPr>
        <w:pStyle w:val="01Title"/>
        <w:ind w:left="0"/>
        <w:jc w:val="both"/>
        <w:rPr>
          <w:sz w:val="20"/>
          <w:szCs w:val="20"/>
          <w:lang w:val="nl-BE"/>
        </w:rPr>
      </w:pPr>
      <w:r w:rsidRPr="00667CB0">
        <w:rPr>
          <w:sz w:val="20"/>
          <w:szCs w:val="20"/>
          <w:lang w:val="nl-BE"/>
        </w:rPr>
        <w:tab/>
      </w:r>
    </w:p>
    <w:p w14:paraId="5766CC77" w14:textId="77777777" w:rsidR="00E24D55" w:rsidRPr="00622E61" w:rsidRDefault="00E24D55" w:rsidP="00E24D55">
      <w:pPr>
        <w:pStyle w:val="01Title"/>
        <w:ind w:left="0"/>
        <w:jc w:val="center"/>
        <w:rPr>
          <w:sz w:val="20"/>
          <w:szCs w:val="20"/>
          <w:lang w:val="nl-BE"/>
        </w:rPr>
      </w:pPr>
      <w:r>
        <w:rPr>
          <w:i/>
          <w:sz w:val="20"/>
          <w:szCs w:val="20"/>
          <w:lang w:val="nl-BE"/>
        </w:rPr>
        <w:t xml:space="preserve">0rigineel, </w:t>
      </w:r>
      <w:r>
        <w:rPr>
          <w:sz w:val="20"/>
          <w:szCs w:val="20"/>
          <w:lang w:val="nl-BE"/>
        </w:rPr>
        <w:t>2010</w:t>
      </w:r>
    </w:p>
    <w:p w14:paraId="1DBECCB8" w14:textId="77777777" w:rsidR="00E24D55" w:rsidRPr="00667CB0" w:rsidRDefault="00E24D55" w:rsidP="00E24D55">
      <w:pPr>
        <w:pStyle w:val="01Title"/>
        <w:ind w:left="0"/>
        <w:jc w:val="both"/>
        <w:rPr>
          <w:b/>
          <w:sz w:val="20"/>
          <w:szCs w:val="20"/>
          <w:lang w:val="nl-BE"/>
        </w:rPr>
      </w:pPr>
    </w:p>
    <w:p w14:paraId="3BC0805E" w14:textId="77777777" w:rsidR="00E24D55" w:rsidRDefault="00E24D55" w:rsidP="00E24D55">
      <w:pPr>
        <w:pStyle w:val="01Title"/>
        <w:ind w:left="0"/>
        <w:jc w:val="center"/>
      </w:pPr>
      <w:r>
        <w:object w:dxaOrig="4897" w:dyaOrig="4704" w14:anchorId="189461FD">
          <v:shape id="_x0000_i1143" type="#_x0000_t75" style="width:154.5pt;height:150.65pt" o:ole="">
            <v:imagedata r:id="rId256" o:title=""/>
          </v:shape>
          <o:OLEObject Type="Embed" ProgID="CorelDRAW.Graphic.12" ShapeID="_x0000_i1143" DrawAspect="Content" ObjectID="_1587467536" r:id="rId257"/>
        </w:object>
      </w:r>
    </w:p>
    <w:p w14:paraId="63096199" w14:textId="77777777" w:rsidR="00E24D55" w:rsidRDefault="00E24D55" w:rsidP="00E24D55">
      <w:pPr>
        <w:pStyle w:val="01Title"/>
        <w:ind w:left="0"/>
        <w:jc w:val="both"/>
        <w:rPr>
          <w:b/>
          <w:sz w:val="24"/>
          <w:szCs w:val="24"/>
        </w:rPr>
      </w:pPr>
    </w:p>
    <w:p w14:paraId="79F22769" w14:textId="77777777" w:rsidR="00E24D55" w:rsidRPr="00A347D4" w:rsidRDefault="00E24D55" w:rsidP="00E24D55">
      <w:pPr>
        <w:pStyle w:val="01Title"/>
        <w:ind w:left="0"/>
        <w:jc w:val="both"/>
        <w:rPr>
          <w:sz w:val="20"/>
          <w:szCs w:val="20"/>
          <w:lang w:val="nl-BE"/>
        </w:rPr>
      </w:pPr>
      <w:r w:rsidRPr="00A347D4">
        <w:rPr>
          <w:b/>
          <w:sz w:val="24"/>
          <w:szCs w:val="24"/>
          <w:lang w:val="nl-BE"/>
        </w:rPr>
        <w:t xml:space="preserve">+                         </w:t>
      </w:r>
      <w:r w:rsidRPr="00A347D4">
        <w:rPr>
          <w:sz w:val="20"/>
          <w:szCs w:val="20"/>
          <w:lang w:val="nl-BE"/>
        </w:rPr>
        <w:t>4010.01 c2h2</w:t>
      </w:r>
    </w:p>
    <w:p w14:paraId="59DED883" w14:textId="77777777" w:rsidR="00E24D55" w:rsidRPr="00A347D4" w:rsidRDefault="00E24D55" w:rsidP="00E24D55">
      <w:pPr>
        <w:pStyle w:val="01Title"/>
        <w:ind w:left="0"/>
        <w:jc w:val="both"/>
        <w:rPr>
          <w:sz w:val="20"/>
          <w:szCs w:val="20"/>
          <w:lang w:val="nl-BE"/>
        </w:rPr>
      </w:pPr>
    </w:p>
    <w:p w14:paraId="5524ECAF" w14:textId="77777777" w:rsidR="00E24D55" w:rsidRPr="003B0237" w:rsidRDefault="00E24D55" w:rsidP="00E24D55">
      <w:pPr>
        <w:pStyle w:val="01Title"/>
        <w:ind w:left="0"/>
        <w:jc w:val="both"/>
        <w:rPr>
          <w:sz w:val="20"/>
          <w:szCs w:val="20"/>
          <w:lang w:val="nl-BE"/>
        </w:rPr>
      </w:pPr>
      <w:r>
        <w:rPr>
          <w:sz w:val="20"/>
          <w:szCs w:val="20"/>
          <w:lang w:val="nl-BE"/>
        </w:rPr>
        <w:t>In</w:t>
      </w:r>
      <w:r w:rsidRPr="003B0237">
        <w:rPr>
          <w:sz w:val="20"/>
          <w:szCs w:val="20"/>
          <w:lang w:val="nl-BE"/>
        </w:rPr>
        <w:t xml:space="preserve"> 1979</w:t>
      </w:r>
      <w:r>
        <w:rPr>
          <w:sz w:val="20"/>
          <w:szCs w:val="20"/>
          <w:lang w:val="nl-BE"/>
        </w:rPr>
        <w:t>(!) publiceerde Julien Van-</w:t>
      </w:r>
      <w:r w:rsidR="00CE225A">
        <w:rPr>
          <w:sz w:val="20"/>
          <w:szCs w:val="20"/>
          <w:lang w:val="nl-BE"/>
        </w:rPr>
        <w:t xml:space="preserve">diest deze ministudie, die ik </w:t>
      </w:r>
      <w:r w:rsidR="00362EF6">
        <w:rPr>
          <w:sz w:val="20"/>
          <w:szCs w:val="20"/>
          <w:lang w:val="nl-BE"/>
        </w:rPr>
        <w:t>nu op het einde corrigeer.</w:t>
      </w:r>
      <w:r w:rsidRPr="003B0237">
        <w:rPr>
          <w:sz w:val="20"/>
          <w:szCs w:val="20"/>
          <w:lang w:val="nl-BE"/>
        </w:rPr>
        <w:t xml:space="preserve"> </w:t>
      </w:r>
    </w:p>
    <w:p w14:paraId="0498E047" w14:textId="77777777" w:rsidR="00E24D55" w:rsidRPr="003B0237" w:rsidRDefault="00E24D55" w:rsidP="00E24D55">
      <w:pPr>
        <w:pStyle w:val="01Title"/>
        <w:ind w:left="0"/>
        <w:jc w:val="both"/>
        <w:rPr>
          <w:sz w:val="20"/>
          <w:szCs w:val="20"/>
          <w:lang w:val="nl-BE"/>
        </w:rPr>
      </w:pPr>
    </w:p>
    <w:p w14:paraId="77E0AA14" w14:textId="77777777" w:rsidR="00E24D55" w:rsidRPr="00DC7F90" w:rsidRDefault="00E24D55" w:rsidP="00E24D55">
      <w:pPr>
        <w:pStyle w:val="01Title"/>
        <w:ind w:left="0"/>
        <w:jc w:val="both"/>
        <w:rPr>
          <w:b/>
          <w:sz w:val="20"/>
          <w:szCs w:val="20"/>
          <w:lang w:val="nl-BE"/>
        </w:rPr>
      </w:pPr>
      <w:r w:rsidRPr="003B0237">
        <w:rPr>
          <w:sz w:val="20"/>
          <w:szCs w:val="20"/>
          <w:lang w:val="nl-BE"/>
        </w:rPr>
        <w:tab/>
      </w:r>
      <w:r w:rsidR="00B2618B" w:rsidRPr="00DC7F90">
        <w:rPr>
          <w:b/>
          <w:sz w:val="20"/>
          <w:szCs w:val="20"/>
          <w:lang w:val="nl-BE"/>
        </w:rPr>
        <w:t>1.Lf4+</w:t>
      </w:r>
      <w:r w:rsidRPr="00B2618B">
        <w:rPr>
          <w:b/>
          <w:sz w:val="20"/>
          <w:szCs w:val="20"/>
          <w:lang w:val="nl-BE"/>
        </w:rPr>
        <w:tab/>
      </w:r>
      <w:r w:rsidRPr="00B2618B">
        <w:rPr>
          <w:b/>
          <w:sz w:val="20"/>
          <w:szCs w:val="20"/>
          <w:lang w:val="nl-BE"/>
        </w:rPr>
        <w:tab/>
        <w:t>Kg1</w:t>
      </w:r>
    </w:p>
    <w:p w14:paraId="00E9BA81" w14:textId="77777777" w:rsidR="00E24D55" w:rsidRPr="00B2618B" w:rsidRDefault="00E24D55" w:rsidP="00B2618B">
      <w:pPr>
        <w:pStyle w:val="01Title"/>
        <w:ind w:left="0"/>
        <w:jc w:val="both"/>
        <w:rPr>
          <w:b/>
          <w:sz w:val="20"/>
          <w:szCs w:val="20"/>
          <w:lang w:val="nl-BE"/>
        </w:rPr>
      </w:pPr>
      <w:r w:rsidRPr="00B2618B">
        <w:rPr>
          <w:b/>
          <w:sz w:val="20"/>
          <w:szCs w:val="20"/>
          <w:lang w:val="nl-BE"/>
        </w:rPr>
        <w:tab/>
        <w:t>2.Dg6+</w:t>
      </w:r>
      <w:r w:rsidRPr="00B2618B">
        <w:rPr>
          <w:b/>
          <w:sz w:val="20"/>
          <w:szCs w:val="20"/>
          <w:lang w:val="nl-BE"/>
        </w:rPr>
        <w:tab/>
      </w:r>
      <w:r w:rsidRPr="00B2618B">
        <w:rPr>
          <w:b/>
          <w:sz w:val="20"/>
          <w:szCs w:val="20"/>
          <w:lang w:val="nl-BE"/>
        </w:rPr>
        <w:tab/>
        <w:t>K</w:t>
      </w:r>
      <w:r w:rsidR="00AB1E70">
        <w:rPr>
          <w:b/>
          <w:sz w:val="20"/>
          <w:szCs w:val="20"/>
          <w:lang w:val="nl-BE"/>
        </w:rPr>
        <w:t>f1</w:t>
      </w:r>
      <w:r w:rsidRPr="00A347D4">
        <w:rPr>
          <w:b/>
          <w:sz w:val="20"/>
          <w:szCs w:val="20"/>
          <w:lang w:val="nl-BE"/>
        </w:rPr>
        <w:tab/>
      </w:r>
      <w:r w:rsidRPr="00F6673A">
        <w:rPr>
          <w:b/>
          <w:sz w:val="20"/>
          <w:szCs w:val="20"/>
          <w:lang w:val="nl-BE"/>
        </w:rPr>
        <w:t>3.Dd3+</w:t>
      </w:r>
      <w:r w:rsidRPr="00F6673A">
        <w:rPr>
          <w:b/>
          <w:sz w:val="20"/>
          <w:szCs w:val="20"/>
          <w:lang w:val="nl-BE"/>
        </w:rPr>
        <w:tab/>
      </w:r>
      <w:r w:rsidRPr="00F6673A">
        <w:rPr>
          <w:b/>
          <w:sz w:val="20"/>
          <w:szCs w:val="20"/>
          <w:lang w:val="nl-BE"/>
        </w:rPr>
        <w:tab/>
        <w:t>Kf2</w:t>
      </w:r>
    </w:p>
    <w:p w14:paraId="21A49672" w14:textId="77777777" w:rsidR="00E24D55" w:rsidRPr="00B2618B" w:rsidRDefault="00E24D55" w:rsidP="00E24D55">
      <w:pPr>
        <w:pStyle w:val="01Title"/>
        <w:ind w:left="0"/>
        <w:jc w:val="both"/>
        <w:rPr>
          <w:b/>
          <w:sz w:val="20"/>
          <w:szCs w:val="20"/>
          <w:lang w:val="nl-BE"/>
        </w:rPr>
      </w:pPr>
      <w:r w:rsidRPr="00F6673A">
        <w:rPr>
          <w:b/>
          <w:sz w:val="20"/>
          <w:szCs w:val="20"/>
          <w:lang w:val="nl-BE"/>
        </w:rPr>
        <w:tab/>
      </w:r>
      <w:r w:rsidRPr="00B2618B">
        <w:rPr>
          <w:b/>
          <w:sz w:val="20"/>
          <w:szCs w:val="20"/>
          <w:lang w:val="nl-BE"/>
        </w:rPr>
        <w:t>4.Dg3+</w:t>
      </w:r>
      <w:r w:rsidRPr="00B2618B">
        <w:rPr>
          <w:b/>
          <w:sz w:val="20"/>
          <w:szCs w:val="20"/>
          <w:lang w:val="nl-BE"/>
        </w:rPr>
        <w:tab/>
      </w:r>
      <w:r w:rsidRPr="00B2618B">
        <w:rPr>
          <w:b/>
          <w:sz w:val="20"/>
          <w:szCs w:val="20"/>
          <w:lang w:val="nl-BE"/>
        </w:rPr>
        <w:tab/>
        <w:t>Kf1</w:t>
      </w:r>
    </w:p>
    <w:p w14:paraId="422C5401" w14:textId="77777777" w:rsidR="00E24D55" w:rsidRPr="00B2618B" w:rsidRDefault="00B2618B" w:rsidP="00B2618B">
      <w:pPr>
        <w:pStyle w:val="01Title"/>
        <w:ind w:left="0"/>
        <w:jc w:val="both"/>
        <w:rPr>
          <w:b/>
          <w:sz w:val="20"/>
          <w:szCs w:val="20"/>
          <w:lang w:val="nl-BE"/>
        </w:rPr>
      </w:pPr>
      <w:r w:rsidRPr="00B2618B">
        <w:rPr>
          <w:b/>
          <w:sz w:val="20"/>
          <w:szCs w:val="20"/>
          <w:lang w:val="nl-BE"/>
        </w:rPr>
        <w:tab/>
        <w:t>5.Dh3+</w:t>
      </w:r>
      <w:r w:rsidRPr="00B2618B">
        <w:rPr>
          <w:b/>
          <w:sz w:val="20"/>
          <w:szCs w:val="20"/>
          <w:lang w:val="nl-BE"/>
        </w:rPr>
        <w:tab/>
      </w:r>
      <w:r w:rsidRPr="00B2618B">
        <w:rPr>
          <w:b/>
          <w:sz w:val="20"/>
          <w:szCs w:val="20"/>
          <w:lang w:val="nl-BE"/>
        </w:rPr>
        <w:tab/>
      </w:r>
      <w:r w:rsidR="00AB1E70">
        <w:rPr>
          <w:b/>
          <w:sz w:val="20"/>
          <w:szCs w:val="20"/>
          <w:lang w:val="nl-BE"/>
        </w:rPr>
        <w:t>Ke2</w:t>
      </w:r>
    </w:p>
    <w:p w14:paraId="399F7F5F" w14:textId="77777777" w:rsidR="00333A41" w:rsidRDefault="00E24D55" w:rsidP="00E24D55">
      <w:pPr>
        <w:pStyle w:val="01Title"/>
        <w:ind w:left="0"/>
        <w:jc w:val="both"/>
        <w:rPr>
          <w:b/>
          <w:sz w:val="20"/>
          <w:szCs w:val="20"/>
          <w:lang w:val="nl-BE"/>
        </w:rPr>
      </w:pPr>
      <w:r w:rsidRPr="00B2618B">
        <w:rPr>
          <w:b/>
          <w:sz w:val="20"/>
          <w:szCs w:val="20"/>
          <w:lang w:val="nl-BE"/>
        </w:rPr>
        <w:tab/>
      </w:r>
      <w:r w:rsidRPr="001B6D34">
        <w:rPr>
          <w:b/>
          <w:sz w:val="20"/>
          <w:szCs w:val="20"/>
          <w:lang w:val="nl-BE"/>
        </w:rPr>
        <w:t>6.Dg2+</w:t>
      </w:r>
      <w:r w:rsidRPr="001B6D34">
        <w:rPr>
          <w:b/>
          <w:sz w:val="20"/>
          <w:szCs w:val="20"/>
          <w:lang w:val="nl-BE"/>
        </w:rPr>
        <w:tab/>
      </w:r>
      <w:r w:rsidRPr="001B6D34">
        <w:rPr>
          <w:b/>
          <w:sz w:val="20"/>
          <w:szCs w:val="20"/>
          <w:lang w:val="nl-BE"/>
        </w:rPr>
        <w:tab/>
        <w:t>Df2</w:t>
      </w:r>
    </w:p>
    <w:p w14:paraId="36E628F1" w14:textId="77777777" w:rsidR="00E24D55" w:rsidRPr="001B6D34" w:rsidRDefault="007514B2" w:rsidP="00E24D55">
      <w:pPr>
        <w:pStyle w:val="01Title"/>
        <w:ind w:left="0"/>
        <w:jc w:val="both"/>
        <w:rPr>
          <w:b/>
          <w:sz w:val="20"/>
          <w:szCs w:val="20"/>
          <w:lang w:val="nl-BE"/>
        </w:rPr>
      </w:pPr>
      <w:r>
        <w:rPr>
          <w:b/>
          <w:sz w:val="20"/>
          <w:szCs w:val="20"/>
          <w:lang w:val="nl-BE"/>
        </w:rPr>
        <w:tab/>
      </w:r>
      <w:r w:rsidR="00E24D55" w:rsidRPr="001B6D34">
        <w:rPr>
          <w:b/>
          <w:sz w:val="20"/>
          <w:szCs w:val="20"/>
          <w:lang w:val="nl-BE"/>
        </w:rPr>
        <w:t>7.De4+</w:t>
      </w:r>
      <w:r w:rsidR="00E24D55" w:rsidRPr="001B6D34">
        <w:rPr>
          <w:b/>
          <w:sz w:val="20"/>
          <w:szCs w:val="20"/>
          <w:lang w:val="nl-BE"/>
        </w:rPr>
        <w:tab/>
      </w:r>
      <w:r w:rsidR="00E24D55" w:rsidRPr="001B6D34">
        <w:rPr>
          <w:b/>
          <w:sz w:val="20"/>
          <w:szCs w:val="20"/>
          <w:lang w:val="nl-BE"/>
        </w:rPr>
        <w:tab/>
        <w:t>Kf1</w:t>
      </w:r>
      <w:r w:rsidR="006D7169">
        <w:rPr>
          <w:b/>
          <w:sz w:val="20"/>
          <w:szCs w:val="20"/>
          <w:lang w:val="nl-BE"/>
        </w:rPr>
        <w:t>+</w:t>
      </w:r>
    </w:p>
    <w:p w14:paraId="36BD7FB1" w14:textId="77777777" w:rsidR="00E24D55" w:rsidRPr="001B6D34" w:rsidRDefault="00E24D55" w:rsidP="00E24D55">
      <w:pPr>
        <w:pStyle w:val="01Title"/>
        <w:ind w:left="0"/>
        <w:jc w:val="both"/>
        <w:rPr>
          <w:b/>
          <w:sz w:val="20"/>
          <w:szCs w:val="20"/>
          <w:lang w:val="nl-BE"/>
        </w:rPr>
      </w:pPr>
      <w:r w:rsidRPr="001B6D34">
        <w:rPr>
          <w:b/>
          <w:sz w:val="20"/>
          <w:szCs w:val="20"/>
          <w:lang w:val="nl-BE"/>
        </w:rPr>
        <w:tab/>
        <w:t>8.Kd1</w:t>
      </w:r>
      <w:r w:rsidRPr="001B6D34">
        <w:rPr>
          <w:b/>
          <w:sz w:val="20"/>
          <w:szCs w:val="20"/>
          <w:lang w:val="nl-BE"/>
        </w:rPr>
        <w:tab/>
      </w:r>
      <w:r w:rsidRPr="001B6D34">
        <w:rPr>
          <w:b/>
          <w:sz w:val="20"/>
          <w:szCs w:val="20"/>
          <w:lang w:val="nl-BE"/>
        </w:rPr>
        <w:tab/>
        <w:t>e6</w:t>
      </w:r>
    </w:p>
    <w:p w14:paraId="1ED8707C" w14:textId="77777777" w:rsidR="00E24D55" w:rsidRPr="000978FC" w:rsidRDefault="00B2618B" w:rsidP="00E24D55">
      <w:pPr>
        <w:pStyle w:val="01Title"/>
        <w:ind w:left="0"/>
        <w:jc w:val="both"/>
        <w:rPr>
          <w:b/>
          <w:sz w:val="20"/>
          <w:szCs w:val="20"/>
          <w:lang w:val="nl-BE"/>
        </w:rPr>
      </w:pPr>
      <w:r>
        <w:rPr>
          <w:b/>
          <w:sz w:val="20"/>
          <w:szCs w:val="20"/>
          <w:lang w:val="nl-BE"/>
        </w:rPr>
        <w:tab/>
      </w:r>
      <w:r w:rsidR="00E24D55" w:rsidRPr="000978FC">
        <w:rPr>
          <w:b/>
          <w:sz w:val="20"/>
          <w:szCs w:val="20"/>
          <w:lang w:val="nl-BE"/>
        </w:rPr>
        <w:t>9.Dh1+</w:t>
      </w:r>
      <w:r w:rsidR="00CE225A" w:rsidRPr="000978FC">
        <w:rPr>
          <w:b/>
          <w:sz w:val="20"/>
          <w:szCs w:val="20"/>
          <w:lang w:val="nl-BE"/>
        </w:rPr>
        <w:t xml:space="preserve">     </w:t>
      </w:r>
      <w:r w:rsidR="00CE225A" w:rsidRPr="000978FC">
        <w:rPr>
          <w:b/>
          <w:sz w:val="20"/>
          <w:szCs w:val="20"/>
          <w:lang w:val="nl-BE"/>
        </w:rPr>
        <w:tab/>
        <w:t>Dg1</w:t>
      </w:r>
    </w:p>
    <w:p w14:paraId="70600DF3" w14:textId="77777777" w:rsidR="00E24D55" w:rsidRPr="000978FC" w:rsidRDefault="00B2618B" w:rsidP="00E24D55">
      <w:pPr>
        <w:pStyle w:val="01Title"/>
        <w:ind w:left="0"/>
        <w:jc w:val="both"/>
        <w:rPr>
          <w:sz w:val="20"/>
          <w:szCs w:val="20"/>
          <w:lang w:val="nl-BE"/>
        </w:rPr>
      </w:pPr>
      <w:r>
        <w:rPr>
          <w:sz w:val="20"/>
          <w:szCs w:val="20"/>
          <w:lang w:val="nl-BE"/>
        </w:rPr>
        <w:t xml:space="preserve">        </w:t>
      </w:r>
      <w:r w:rsidR="00E24D55" w:rsidRPr="000978FC">
        <w:rPr>
          <w:b/>
          <w:sz w:val="20"/>
          <w:szCs w:val="20"/>
          <w:lang w:val="nl-BE"/>
        </w:rPr>
        <w:t>10.Df3+</w:t>
      </w:r>
      <w:r w:rsidR="00E24D55" w:rsidRPr="000978FC">
        <w:rPr>
          <w:b/>
          <w:sz w:val="20"/>
          <w:szCs w:val="20"/>
          <w:lang w:val="nl-BE"/>
        </w:rPr>
        <w:tab/>
      </w:r>
      <w:r w:rsidR="00E24D55" w:rsidRPr="000978FC">
        <w:rPr>
          <w:b/>
          <w:sz w:val="20"/>
          <w:szCs w:val="20"/>
          <w:lang w:val="nl-BE"/>
        </w:rPr>
        <w:tab/>
        <w:t>Df2</w:t>
      </w:r>
    </w:p>
    <w:p w14:paraId="3004195E" w14:textId="77777777" w:rsidR="00CE225A" w:rsidRDefault="0084107B" w:rsidP="00E24D55">
      <w:pPr>
        <w:pStyle w:val="01Title"/>
        <w:ind w:left="0"/>
        <w:jc w:val="both"/>
        <w:rPr>
          <w:b/>
          <w:sz w:val="20"/>
          <w:szCs w:val="20"/>
          <w:lang w:val="nl-BE"/>
        </w:rPr>
      </w:pPr>
      <w:r>
        <w:rPr>
          <w:b/>
          <w:sz w:val="20"/>
          <w:szCs w:val="20"/>
          <w:lang w:val="nl-BE"/>
        </w:rPr>
        <w:t xml:space="preserve">        </w:t>
      </w:r>
      <w:r w:rsidR="00E24D55" w:rsidRPr="001B6D34">
        <w:rPr>
          <w:b/>
          <w:sz w:val="20"/>
          <w:szCs w:val="20"/>
          <w:lang w:val="nl-BE"/>
        </w:rPr>
        <w:t>11.De4</w:t>
      </w:r>
    </w:p>
    <w:p w14:paraId="284DE8D1" w14:textId="77777777" w:rsidR="00CE225A" w:rsidRPr="00CE225A" w:rsidRDefault="00CE225A" w:rsidP="00E24D55">
      <w:pPr>
        <w:pStyle w:val="01Title"/>
        <w:ind w:left="0"/>
        <w:jc w:val="both"/>
        <w:rPr>
          <w:sz w:val="20"/>
          <w:szCs w:val="20"/>
          <w:lang w:val="nl-BE"/>
        </w:rPr>
      </w:pPr>
      <w:r>
        <w:rPr>
          <w:sz w:val="20"/>
          <w:szCs w:val="20"/>
          <w:lang w:val="nl-BE"/>
        </w:rPr>
        <w:t>Een onverwachte zet.</w:t>
      </w:r>
    </w:p>
    <w:p w14:paraId="4FE96035" w14:textId="77777777" w:rsidR="00E24D55" w:rsidRPr="001B6D34" w:rsidRDefault="00097E35" w:rsidP="00E24D55">
      <w:pPr>
        <w:pStyle w:val="01Title"/>
        <w:ind w:left="0"/>
        <w:jc w:val="both"/>
        <w:rPr>
          <w:b/>
          <w:sz w:val="20"/>
          <w:szCs w:val="20"/>
          <w:lang w:val="nl-BE"/>
        </w:rPr>
      </w:pPr>
      <w:r>
        <w:rPr>
          <w:b/>
          <w:sz w:val="20"/>
          <w:szCs w:val="20"/>
          <w:lang w:val="nl-BE"/>
        </w:rPr>
        <w:t xml:space="preserve">        </w:t>
      </w:r>
      <w:r w:rsidR="00CE225A">
        <w:rPr>
          <w:b/>
          <w:sz w:val="20"/>
          <w:szCs w:val="20"/>
          <w:lang w:val="nl-BE"/>
        </w:rPr>
        <w:t>11…</w:t>
      </w:r>
      <w:r w:rsidR="00CE225A">
        <w:rPr>
          <w:b/>
          <w:sz w:val="20"/>
          <w:szCs w:val="20"/>
          <w:lang w:val="nl-BE"/>
        </w:rPr>
        <w:tab/>
      </w:r>
      <w:r w:rsidR="00CE225A">
        <w:rPr>
          <w:b/>
          <w:sz w:val="20"/>
          <w:szCs w:val="20"/>
          <w:lang w:val="nl-BE"/>
        </w:rPr>
        <w:tab/>
      </w:r>
      <w:r w:rsidR="00E24D55" w:rsidRPr="001B6D34">
        <w:rPr>
          <w:b/>
          <w:sz w:val="20"/>
          <w:szCs w:val="20"/>
          <w:lang w:val="nl-BE"/>
        </w:rPr>
        <w:t>e5</w:t>
      </w:r>
    </w:p>
    <w:p w14:paraId="471CB9A1" w14:textId="77777777" w:rsidR="0084107B" w:rsidRDefault="0084107B" w:rsidP="00CE225A">
      <w:pPr>
        <w:pStyle w:val="01Title"/>
        <w:ind w:hanging="567"/>
        <w:jc w:val="both"/>
        <w:rPr>
          <w:b/>
          <w:sz w:val="20"/>
          <w:szCs w:val="20"/>
          <w:lang w:val="nl-BE"/>
        </w:rPr>
      </w:pPr>
      <w:r>
        <w:rPr>
          <w:sz w:val="20"/>
          <w:szCs w:val="20"/>
          <w:lang w:val="nl-BE"/>
        </w:rPr>
        <w:t xml:space="preserve">       </w:t>
      </w:r>
      <w:r w:rsidR="00097E35">
        <w:rPr>
          <w:sz w:val="20"/>
          <w:szCs w:val="20"/>
          <w:lang w:val="nl-BE"/>
        </w:rPr>
        <w:t xml:space="preserve"> </w:t>
      </w:r>
      <w:r w:rsidR="00042B41">
        <w:rPr>
          <w:b/>
          <w:sz w:val="20"/>
          <w:szCs w:val="20"/>
          <w:lang w:val="nl-BE"/>
        </w:rPr>
        <w:t>12.Lxe5</w:t>
      </w:r>
      <w:r w:rsidR="00042B41">
        <w:rPr>
          <w:b/>
          <w:sz w:val="20"/>
          <w:szCs w:val="20"/>
          <w:lang w:val="nl-BE"/>
        </w:rPr>
        <w:tab/>
      </w:r>
      <w:r w:rsidR="00042B41">
        <w:rPr>
          <w:b/>
          <w:sz w:val="20"/>
          <w:szCs w:val="20"/>
          <w:lang w:val="nl-BE"/>
        </w:rPr>
        <w:tab/>
        <w:t>Kg2</w:t>
      </w:r>
    </w:p>
    <w:p w14:paraId="340A304D" w14:textId="77777777" w:rsidR="00042B41" w:rsidRDefault="00042B41" w:rsidP="00CE225A">
      <w:pPr>
        <w:pStyle w:val="01Title"/>
        <w:ind w:hanging="567"/>
        <w:jc w:val="both"/>
        <w:rPr>
          <w:b/>
          <w:sz w:val="20"/>
          <w:szCs w:val="20"/>
          <w:lang w:val="nl-BE"/>
        </w:rPr>
      </w:pPr>
      <w:r>
        <w:rPr>
          <w:b/>
          <w:sz w:val="20"/>
          <w:szCs w:val="20"/>
          <w:lang w:val="nl-BE"/>
        </w:rPr>
        <w:t xml:space="preserve">        13.De1+</w:t>
      </w:r>
    </w:p>
    <w:p w14:paraId="05EBD983" w14:textId="77777777" w:rsidR="00E24D55" w:rsidRDefault="00042B41" w:rsidP="00042B41">
      <w:pPr>
        <w:pStyle w:val="01Title"/>
        <w:ind w:hanging="567"/>
        <w:jc w:val="both"/>
        <w:rPr>
          <w:b/>
          <w:sz w:val="20"/>
          <w:szCs w:val="20"/>
          <w:lang w:val="nl-BE"/>
        </w:rPr>
      </w:pPr>
      <w:r>
        <w:rPr>
          <w:b/>
          <w:sz w:val="20"/>
          <w:szCs w:val="20"/>
          <w:lang w:val="nl-BE"/>
        </w:rPr>
        <w:t xml:space="preserve">       </w:t>
      </w:r>
    </w:p>
    <w:p w14:paraId="44041A68" w14:textId="77777777" w:rsidR="00E24D55" w:rsidRDefault="00E24D55" w:rsidP="00E24D55">
      <w:pPr>
        <w:pStyle w:val="01Title"/>
        <w:ind w:left="0"/>
        <w:jc w:val="both"/>
        <w:rPr>
          <w:sz w:val="20"/>
          <w:szCs w:val="20"/>
          <w:lang w:val="nl-BE"/>
        </w:rPr>
      </w:pPr>
      <w:r>
        <w:rPr>
          <w:sz w:val="20"/>
          <w:szCs w:val="20"/>
          <w:lang w:val="nl-BE"/>
        </w:rPr>
        <w:t>En wint.</w:t>
      </w:r>
    </w:p>
    <w:p w14:paraId="6C75DAE0" w14:textId="77777777" w:rsidR="00E24D55" w:rsidRPr="00BE09B0" w:rsidRDefault="00E24D55" w:rsidP="00E24D55">
      <w:pPr>
        <w:pStyle w:val="01Title"/>
        <w:ind w:left="0"/>
        <w:jc w:val="both"/>
        <w:rPr>
          <w:sz w:val="20"/>
          <w:szCs w:val="20"/>
          <w:lang w:val="nl-BE"/>
        </w:rPr>
      </w:pPr>
    </w:p>
    <w:p w14:paraId="005AAE14" w14:textId="77777777" w:rsidR="0084107B" w:rsidRDefault="0084107B" w:rsidP="00E24D55">
      <w:pPr>
        <w:pStyle w:val="01Title"/>
        <w:ind w:left="0"/>
        <w:jc w:val="both"/>
        <w:rPr>
          <w:sz w:val="20"/>
          <w:szCs w:val="20"/>
          <w:lang w:val="nl-BE"/>
        </w:rPr>
      </w:pPr>
    </w:p>
    <w:p w14:paraId="31D4DB8E" w14:textId="77777777" w:rsidR="0084107B" w:rsidRDefault="0084107B" w:rsidP="00E24D55">
      <w:pPr>
        <w:pStyle w:val="01Title"/>
        <w:ind w:left="0"/>
        <w:jc w:val="both"/>
        <w:rPr>
          <w:sz w:val="20"/>
          <w:szCs w:val="20"/>
          <w:lang w:val="nl-BE"/>
        </w:rPr>
      </w:pPr>
    </w:p>
    <w:p w14:paraId="4DF7A975" w14:textId="77777777" w:rsidR="00F40CF8" w:rsidRDefault="00F40CF8" w:rsidP="00E24D55">
      <w:pPr>
        <w:pStyle w:val="01Title"/>
        <w:ind w:left="0"/>
        <w:jc w:val="both"/>
        <w:rPr>
          <w:sz w:val="20"/>
          <w:szCs w:val="20"/>
          <w:lang w:val="nl-BE"/>
        </w:rPr>
      </w:pPr>
    </w:p>
    <w:p w14:paraId="312CD1AF" w14:textId="77777777" w:rsidR="00682C94" w:rsidRDefault="00682C94" w:rsidP="00E24D55">
      <w:pPr>
        <w:pStyle w:val="01Title"/>
        <w:ind w:left="0"/>
        <w:jc w:val="both"/>
        <w:rPr>
          <w:sz w:val="20"/>
          <w:szCs w:val="20"/>
          <w:lang w:val="nl-BE"/>
        </w:rPr>
      </w:pPr>
    </w:p>
    <w:p w14:paraId="1F74FACC" w14:textId="77777777" w:rsidR="00E24D55" w:rsidRPr="00DC7F90" w:rsidRDefault="00E24D55" w:rsidP="00E24D55">
      <w:pPr>
        <w:pStyle w:val="01Title"/>
        <w:ind w:left="0"/>
        <w:jc w:val="both"/>
        <w:rPr>
          <w:sz w:val="20"/>
          <w:szCs w:val="20"/>
          <w:lang w:val="en-GB"/>
        </w:rPr>
      </w:pPr>
      <w:r>
        <w:rPr>
          <w:sz w:val="20"/>
          <w:szCs w:val="20"/>
          <w:lang w:val="nl-BE"/>
        </w:rPr>
        <w:t xml:space="preserve">Knap werk van Julien, die zijn stu-die publiceerde in EG. </w:t>
      </w:r>
      <w:r w:rsidRPr="00DC7F90">
        <w:rPr>
          <w:sz w:val="20"/>
          <w:szCs w:val="20"/>
          <w:lang w:val="en-GB"/>
        </w:rPr>
        <w:t>(</w:t>
      </w:r>
      <w:r w:rsidRPr="00DC7F90">
        <w:rPr>
          <w:i/>
          <w:sz w:val="20"/>
          <w:szCs w:val="20"/>
          <w:lang w:val="en-GB"/>
        </w:rPr>
        <w:t xml:space="preserve">after H. Rinck and V.N. Dolgov) </w:t>
      </w:r>
      <w:r w:rsidRPr="00DC7F90">
        <w:rPr>
          <w:sz w:val="20"/>
          <w:szCs w:val="20"/>
          <w:lang w:val="en-GB"/>
        </w:rPr>
        <w:t xml:space="preserve">  </w:t>
      </w:r>
    </w:p>
    <w:p w14:paraId="65C61DE1" w14:textId="77777777" w:rsidR="00E24D55" w:rsidRPr="00DC7F90" w:rsidRDefault="00E24D55" w:rsidP="00E24D55">
      <w:pPr>
        <w:pStyle w:val="01Title"/>
        <w:ind w:left="0"/>
        <w:jc w:val="both"/>
        <w:rPr>
          <w:sz w:val="20"/>
          <w:szCs w:val="20"/>
          <w:lang w:val="en-GB"/>
        </w:rPr>
      </w:pPr>
    </w:p>
    <w:p w14:paraId="7C751C4C" w14:textId="77777777" w:rsidR="00E24D55" w:rsidRDefault="00740FE4" w:rsidP="00E24D55">
      <w:pPr>
        <w:pStyle w:val="01Title"/>
        <w:ind w:left="0"/>
        <w:jc w:val="both"/>
        <w:rPr>
          <w:sz w:val="20"/>
          <w:szCs w:val="20"/>
          <w:lang w:val="nl-BE"/>
        </w:rPr>
      </w:pPr>
      <w:r>
        <w:rPr>
          <w:sz w:val="20"/>
          <w:szCs w:val="20"/>
          <w:lang w:val="nl-BE"/>
        </w:rPr>
        <w:t>Maar jammer genoeg  struikelde hij op het einde</w:t>
      </w:r>
      <w:r w:rsidR="00E24D55">
        <w:rPr>
          <w:sz w:val="20"/>
          <w:szCs w:val="20"/>
          <w:lang w:val="nl-BE"/>
        </w:rPr>
        <w:t xml:space="preserve"> over </w:t>
      </w:r>
      <w:r w:rsidR="00E83C35" w:rsidRPr="00E83C35">
        <w:rPr>
          <w:b/>
          <w:sz w:val="20"/>
          <w:szCs w:val="20"/>
          <w:lang w:val="nl-BE"/>
        </w:rPr>
        <w:t>12...Da7</w:t>
      </w:r>
      <w:r w:rsidR="00E83C35">
        <w:rPr>
          <w:b/>
          <w:sz w:val="20"/>
          <w:szCs w:val="20"/>
          <w:lang w:val="nl-BE"/>
        </w:rPr>
        <w:t>?</w:t>
      </w:r>
      <w:r w:rsidR="00E24D55">
        <w:rPr>
          <w:sz w:val="20"/>
          <w:szCs w:val="20"/>
          <w:lang w:val="nl-BE"/>
        </w:rPr>
        <w:t xml:space="preserve"> 13.De2+ Kg1 14.Dh2+ Kf1 15.Dh3+ Kf2 16.Lg3+. </w:t>
      </w:r>
    </w:p>
    <w:p w14:paraId="33CB8E77" w14:textId="77777777" w:rsidR="00E24D55" w:rsidRDefault="00E24D55" w:rsidP="00E24D55">
      <w:pPr>
        <w:pStyle w:val="01Title"/>
        <w:ind w:left="0"/>
        <w:jc w:val="both"/>
        <w:rPr>
          <w:sz w:val="20"/>
          <w:szCs w:val="20"/>
          <w:lang w:val="nl-BE"/>
        </w:rPr>
      </w:pPr>
      <w:r>
        <w:rPr>
          <w:sz w:val="20"/>
          <w:szCs w:val="20"/>
          <w:lang w:val="nl-BE"/>
        </w:rPr>
        <w:t xml:space="preserve"> </w:t>
      </w:r>
    </w:p>
    <w:p w14:paraId="232532A4" w14:textId="77777777" w:rsidR="00CE02AC" w:rsidRDefault="00E24D55" w:rsidP="00E24D55">
      <w:pPr>
        <w:pStyle w:val="01Title"/>
        <w:ind w:left="0"/>
        <w:jc w:val="both"/>
        <w:rPr>
          <w:sz w:val="20"/>
          <w:szCs w:val="20"/>
          <w:lang w:val="nl-BE"/>
        </w:rPr>
      </w:pPr>
      <w:r>
        <w:rPr>
          <w:sz w:val="20"/>
          <w:szCs w:val="20"/>
          <w:lang w:val="nl-BE"/>
        </w:rPr>
        <w:t xml:space="preserve">Want na 12…Da7? wint wit </w:t>
      </w:r>
      <w:r w:rsidR="00685BCB">
        <w:rPr>
          <w:sz w:val="20"/>
          <w:szCs w:val="20"/>
          <w:lang w:val="nl-BE"/>
        </w:rPr>
        <w:t>niet alleen</w:t>
      </w:r>
      <w:r w:rsidR="00CE02AC">
        <w:rPr>
          <w:sz w:val="20"/>
          <w:szCs w:val="20"/>
          <w:lang w:val="nl-BE"/>
        </w:rPr>
        <w:t xml:space="preserve"> met </w:t>
      </w:r>
      <w:r w:rsidR="00740FE4" w:rsidRPr="001E730B">
        <w:rPr>
          <w:b/>
          <w:sz w:val="20"/>
          <w:szCs w:val="20"/>
          <w:lang w:val="nl-BE"/>
        </w:rPr>
        <w:t>13.</w:t>
      </w:r>
      <w:r w:rsidR="00CE02AC" w:rsidRPr="001E730B">
        <w:rPr>
          <w:b/>
          <w:sz w:val="20"/>
          <w:szCs w:val="20"/>
          <w:lang w:val="nl-BE"/>
        </w:rPr>
        <w:t>De2+,</w:t>
      </w:r>
      <w:r w:rsidR="00E83C35">
        <w:rPr>
          <w:sz w:val="20"/>
          <w:szCs w:val="20"/>
          <w:lang w:val="nl-BE"/>
        </w:rPr>
        <w:t xml:space="preserve"> maar ook met </w:t>
      </w:r>
      <w:r w:rsidR="00CE02AC" w:rsidRPr="00E83C35">
        <w:rPr>
          <w:b/>
          <w:sz w:val="20"/>
          <w:szCs w:val="20"/>
          <w:lang w:val="nl-BE"/>
        </w:rPr>
        <w:t>13.De1</w:t>
      </w:r>
      <w:r w:rsidR="00362EF6" w:rsidRPr="00E83C35">
        <w:rPr>
          <w:b/>
          <w:sz w:val="20"/>
          <w:szCs w:val="20"/>
          <w:lang w:val="nl-BE"/>
        </w:rPr>
        <w:t>+</w:t>
      </w:r>
      <w:r w:rsidR="00E83C35">
        <w:rPr>
          <w:sz w:val="20"/>
          <w:szCs w:val="20"/>
          <w:lang w:val="nl-BE"/>
        </w:rPr>
        <w:t>,</w:t>
      </w:r>
      <w:r w:rsidR="00CE02AC" w:rsidRPr="00E83C35">
        <w:rPr>
          <w:b/>
          <w:sz w:val="20"/>
          <w:szCs w:val="20"/>
          <w:lang w:val="nl-BE"/>
        </w:rPr>
        <w:t>13.Dd3</w:t>
      </w:r>
      <w:r w:rsidR="00362EF6" w:rsidRPr="00E83C35">
        <w:rPr>
          <w:b/>
          <w:sz w:val="20"/>
          <w:szCs w:val="20"/>
          <w:lang w:val="nl-BE"/>
        </w:rPr>
        <w:t>+</w:t>
      </w:r>
      <w:r w:rsidR="00E83C35">
        <w:rPr>
          <w:sz w:val="20"/>
          <w:szCs w:val="20"/>
          <w:lang w:val="nl-BE"/>
        </w:rPr>
        <w:t xml:space="preserve"> of</w:t>
      </w:r>
      <w:r w:rsidR="00CE02AC">
        <w:rPr>
          <w:sz w:val="20"/>
          <w:szCs w:val="20"/>
          <w:lang w:val="nl-BE"/>
        </w:rPr>
        <w:t xml:space="preserve"> </w:t>
      </w:r>
      <w:r w:rsidR="00CE02AC" w:rsidRPr="00E83C35">
        <w:rPr>
          <w:b/>
          <w:sz w:val="20"/>
          <w:szCs w:val="20"/>
          <w:lang w:val="nl-BE"/>
        </w:rPr>
        <w:t>13.Dc4</w:t>
      </w:r>
      <w:r w:rsidR="00E83C35" w:rsidRPr="00E83C35">
        <w:rPr>
          <w:b/>
          <w:sz w:val="20"/>
          <w:szCs w:val="20"/>
          <w:lang w:val="nl-BE"/>
        </w:rPr>
        <w:t>+</w:t>
      </w:r>
      <w:r w:rsidR="00E103E0">
        <w:rPr>
          <w:sz w:val="20"/>
          <w:szCs w:val="20"/>
          <w:lang w:val="nl-BE"/>
        </w:rPr>
        <w:t xml:space="preserve"> z</w:t>
      </w:r>
      <w:r w:rsidR="0084107B">
        <w:rPr>
          <w:sz w:val="20"/>
          <w:szCs w:val="20"/>
          <w:lang w:val="nl-BE"/>
        </w:rPr>
        <w:t>oals ik ontdekte.</w:t>
      </w:r>
    </w:p>
    <w:p w14:paraId="65147506" w14:textId="77777777" w:rsidR="00CE02AC" w:rsidRDefault="00CE02AC" w:rsidP="00E24D55">
      <w:pPr>
        <w:pStyle w:val="01Title"/>
        <w:ind w:left="0"/>
        <w:jc w:val="both"/>
        <w:rPr>
          <w:sz w:val="20"/>
          <w:szCs w:val="20"/>
          <w:lang w:val="nl-BE"/>
        </w:rPr>
      </w:pPr>
    </w:p>
    <w:p w14:paraId="5CDA50E7" w14:textId="77777777" w:rsidR="00CE02AC" w:rsidRDefault="00CE02AC" w:rsidP="00E24D55">
      <w:pPr>
        <w:pStyle w:val="01Title"/>
        <w:ind w:left="0"/>
        <w:jc w:val="both"/>
        <w:rPr>
          <w:sz w:val="20"/>
          <w:szCs w:val="20"/>
          <w:lang w:val="nl-BE"/>
        </w:rPr>
      </w:pPr>
      <w:r>
        <w:rPr>
          <w:sz w:val="20"/>
          <w:szCs w:val="20"/>
          <w:lang w:val="nl-BE"/>
        </w:rPr>
        <w:t>Jammer, maar nevenoplosbaar.</w:t>
      </w:r>
    </w:p>
    <w:p w14:paraId="3E5E9312" w14:textId="77777777" w:rsidR="00E24D55" w:rsidRDefault="00E24D55" w:rsidP="00E24D55">
      <w:pPr>
        <w:pStyle w:val="01Title"/>
        <w:ind w:left="0"/>
        <w:jc w:val="both"/>
        <w:rPr>
          <w:sz w:val="20"/>
          <w:szCs w:val="20"/>
          <w:lang w:val="nl-BE"/>
        </w:rPr>
      </w:pPr>
    </w:p>
    <w:p w14:paraId="4D3CFB9F" w14:textId="77777777" w:rsidR="00E24D55" w:rsidRDefault="004E35D3" w:rsidP="00E24D55">
      <w:pPr>
        <w:pStyle w:val="01Title"/>
        <w:ind w:left="0"/>
        <w:jc w:val="both"/>
        <w:rPr>
          <w:sz w:val="20"/>
          <w:szCs w:val="20"/>
          <w:lang w:val="nl-BE"/>
        </w:rPr>
      </w:pPr>
      <w:r>
        <w:rPr>
          <w:sz w:val="20"/>
          <w:szCs w:val="20"/>
          <w:lang w:val="nl-BE"/>
        </w:rPr>
        <w:t xml:space="preserve">Toch verdienstelijk van </w:t>
      </w:r>
      <w:r w:rsidR="00E24D55">
        <w:rPr>
          <w:sz w:val="20"/>
          <w:szCs w:val="20"/>
          <w:lang w:val="nl-BE"/>
        </w:rPr>
        <w:t>Julien.</w:t>
      </w:r>
    </w:p>
    <w:p w14:paraId="378DD3AF" w14:textId="77777777" w:rsidR="00E24D55" w:rsidRPr="00632F90" w:rsidRDefault="00333A41" w:rsidP="00E24D55">
      <w:pPr>
        <w:pStyle w:val="01Title"/>
        <w:ind w:left="0"/>
        <w:jc w:val="center"/>
        <w:rPr>
          <w:sz w:val="20"/>
          <w:szCs w:val="20"/>
          <w:lang w:val="nl-BE"/>
        </w:rPr>
      </w:pPr>
      <w:r>
        <w:rPr>
          <w:b/>
          <w:sz w:val="20"/>
          <w:szCs w:val="20"/>
          <w:lang w:val="nl-BE"/>
        </w:rPr>
        <w:br w:type="page"/>
      </w:r>
      <w:r w:rsidR="00245B37">
        <w:rPr>
          <w:b/>
          <w:sz w:val="20"/>
          <w:szCs w:val="20"/>
          <w:lang w:val="nl-BE"/>
        </w:rPr>
        <w:lastRenderedPageBreak/>
        <w:t xml:space="preserve">- </w:t>
      </w:r>
      <w:r w:rsidR="00076BC7">
        <w:rPr>
          <w:b/>
          <w:sz w:val="20"/>
          <w:szCs w:val="20"/>
          <w:lang w:val="nl-BE"/>
        </w:rPr>
        <w:t>12</w:t>
      </w:r>
      <w:r w:rsidR="00575E32">
        <w:rPr>
          <w:b/>
          <w:sz w:val="20"/>
          <w:szCs w:val="20"/>
          <w:lang w:val="nl-BE"/>
        </w:rPr>
        <w:t>7</w:t>
      </w:r>
      <w:r w:rsidR="00E506CF">
        <w:rPr>
          <w:b/>
          <w:sz w:val="20"/>
          <w:szCs w:val="20"/>
          <w:lang w:val="nl-BE"/>
        </w:rPr>
        <w:t xml:space="preserve"> -</w:t>
      </w:r>
    </w:p>
    <w:p w14:paraId="56FEC101" w14:textId="77777777" w:rsidR="00E24D55" w:rsidRDefault="00E24D55" w:rsidP="00E24D55">
      <w:pPr>
        <w:pStyle w:val="01Title"/>
        <w:ind w:left="0"/>
        <w:jc w:val="center"/>
        <w:rPr>
          <w:b/>
          <w:sz w:val="20"/>
          <w:szCs w:val="20"/>
          <w:lang w:val="nl-BE"/>
        </w:rPr>
      </w:pPr>
    </w:p>
    <w:p w14:paraId="063F3ACE" w14:textId="77777777" w:rsidR="00E24D55" w:rsidRPr="00AA23C5" w:rsidRDefault="00E24D55" w:rsidP="00E24D55">
      <w:pPr>
        <w:pStyle w:val="01Title"/>
        <w:ind w:left="0"/>
        <w:jc w:val="center"/>
        <w:rPr>
          <w:sz w:val="20"/>
          <w:szCs w:val="20"/>
          <w:lang w:val="nl-BE"/>
        </w:rPr>
      </w:pPr>
      <w:r>
        <w:rPr>
          <w:i/>
          <w:sz w:val="20"/>
          <w:szCs w:val="20"/>
          <w:lang w:val="nl-BE"/>
        </w:rPr>
        <w:t xml:space="preserve">Origineel, </w:t>
      </w:r>
      <w:r w:rsidR="00F1380B">
        <w:rPr>
          <w:sz w:val="20"/>
          <w:szCs w:val="20"/>
          <w:lang w:val="nl-BE"/>
        </w:rPr>
        <w:t>2017</w:t>
      </w:r>
    </w:p>
    <w:p w14:paraId="42BF927B" w14:textId="77777777" w:rsidR="00E24D55" w:rsidRDefault="00E24D55" w:rsidP="00E24D55">
      <w:pPr>
        <w:pStyle w:val="01Title"/>
        <w:ind w:left="0"/>
        <w:jc w:val="both"/>
        <w:rPr>
          <w:sz w:val="20"/>
          <w:szCs w:val="20"/>
          <w:lang w:val="nl-BE"/>
        </w:rPr>
      </w:pPr>
    </w:p>
    <w:p w14:paraId="4A634183" w14:textId="77777777" w:rsidR="00E24D55" w:rsidRPr="00632F90" w:rsidRDefault="00922733" w:rsidP="00E24D55">
      <w:pPr>
        <w:pStyle w:val="01Title"/>
        <w:ind w:left="0"/>
        <w:jc w:val="center"/>
        <w:rPr>
          <w:lang w:val="nl-BE"/>
        </w:rPr>
      </w:pPr>
      <w:r>
        <w:object w:dxaOrig="3877" w:dyaOrig="3902" w14:anchorId="0F7FF1C4">
          <v:shape id="_x0000_i1144" type="#_x0000_t75" style="width:155.1pt;height:153.95pt" o:ole="">
            <v:imagedata r:id="rId258" o:title=""/>
          </v:shape>
          <o:OLEObject Type="Embed" ProgID="CorelDRAW.Graphic.14" ShapeID="_x0000_i1144" DrawAspect="Content" ObjectID="_1587467537" r:id="rId259"/>
        </w:object>
      </w:r>
    </w:p>
    <w:p w14:paraId="5CD52DB5" w14:textId="77777777" w:rsidR="00E24D55" w:rsidRDefault="00E24D55" w:rsidP="00E24D55">
      <w:pPr>
        <w:pStyle w:val="01Title"/>
        <w:ind w:left="0"/>
        <w:jc w:val="center"/>
        <w:rPr>
          <w:sz w:val="20"/>
          <w:szCs w:val="20"/>
          <w:lang w:val="nl-BE"/>
        </w:rPr>
      </w:pPr>
    </w:p>
    <w:p w14:paraId="794760E7" w14:textId="77777777" w:rsidR="0041120A" w:rsidRPr="00A73B13" w:rsidRDefault="00E24D55" w:rsidP="00E24D55">
      <w:pPr>
        <w:pStyle w:val="01Title"/>
        <w:ind w:left="0"/>
        <w:jc w:val="both"/>
        <w:rPr>
          <w:sz w:val="20"/>
          <w:szCs w:val="20"/>
          <w:lang w:val="nl-BE"/>
        </w:rPr>
      </w:pPr>
      <w:r>
        <w:rPr>
          <w:b/>
          <w:sz w:val="24"/>
          <w:szCs w:val="24"/>
          <w:lang w:val="nl-BE"/>
        </w:rPr>
        <w:t xml:space="preserve">+                         </w:t>
      </w:r>
      <w:r>
        <w:rPr>
          <w:sz w:val="20"/>
          <w:szCs w:val="20"/>
          <w:lang w:val="nl-BE"/>
        </w:rPr>
        <w:t>0401.10 e1h1</w:t>
      </w:r>
    </w:p>
    <w:p w14:paraId="425D6A31" w14:textId="77777777" w:rsidR="00E24D55" w:rsidRPr="001513C2" w:rsidRDefault="00E24D55" w:rsidP="00E24D55">
      <w:pPr>
        <w:pStyle w:val="01Title"/>
        <w:ind w:left="0"/>
        <w:jc w:val="both"/>
        <w:rPr>
          <w:sz w:val="20"/>
          <w:szCs w:val="20"/>
          <w:lang w:val="nl-BE"/>
        </w:rPr>
      </w:pPr>
    </w:p>
    <w:p w14:paraId="14BF9F6A" w14:textId="77777777" w:rsidR="0020330F" w:rsidRDefault="00E52ED8" w:rsidP="001F7E6A">
      <w:pPr>
        <w:pStyle w:val="01Title"/>
        <w:ind w:left="0"/>
        <w:jc w:val="both"/>
        <w:rPr>
          <w:b/>
          <w:sz w:val="20"/>
          <w:szCs w:val="20"/>
          <w:lang w:val="nl-BE"/>
        </w:rPr>
      </w:pPr>
      <w:r w:rsidRPr="001513C2">
        <w:rPr>
          <w:sz w:val="20"/>
          <w:szCs w:val="20"/>
          <w:lang w:val="nl-BE"/>
        </w:rPr>
        <w:tab/>
      </w:r>
      <w:r w:rsidR="00A078B1">
        <w:rPr>
          <w:b/>
          <w:sz w:val="20"/>
          <w:szCs w:val="20"/>
          <w:lang w:val="nl-BE"/>
        </w:rPr>
        <w:t>1.h3</w:t>
      </w:r>
      <w:r w:rsidR="00A078B1">
        <w:rPr>
          <w:b/>
          <w:sz w:val="20"/>
          <w:szCs w:val="20"/>
          <w:lang w:val="nl-BE"/>
        </w:rPr>
        <w:tab/>
      </w:r>
      <w:r w:rsidR="00A078B1">
        <w:rPr>
          <w:b/>
          <w:sz w:val="20"/>
          <w:szCs w:val="20"/>
          <w:lang w:val="nl-BE"/>
        </w:rPr>
        <w:tab/>
        <w:t>Kg2</w:t>
      </w:r>
    </w:p>
    <w:p w14:paraId="16534F2C" w14:textId="77777777" w:rsidR="00A078B1" w:rsidRPr="001513C2" w:rsidRDefault="00A078B1" w:rsidP="001F7E6A">
      <w:pPr>
        <w:pStyle w:val="01Title"/>
        <w:ind w:left="0"/>
        <w:jc w:val="both"/>
        <w:rPr>
          <w:sz w:val="20"/>
          <w:szCs w:val="20"/>
          <w:lang w:val="nl-BE"/>
        </w:rPr>
      </w:pPr>
      <w:r>
        <w:rPr>
          <w:sz w:val="20"/>
          <w:szCs w:val="20"/>
          <w:lang w:val="nl-BE"/>
        </w:rPr>
        <w:t xml:space="preserve">1..Txh3? </w:t>
      </w:r>
      <w:r w:rsidRPr="001513C2">
        <w:rPr>
          <w:sz w:val="20"/>
          <w:szCs w:val="20"/>
          <w:lang w:val="nl-BE"/>
        </w:rPr>
        <w:t>2.Pf2+ en 3.Pxh3.</w:t>
      </w:r>
    </w:p>
    <w:p w14:paraId="1510FE2A" w14:textId="77777777" w:rsidR="00E52ED8" w:rsidRPr="00A078B1" w:rsidRDefault="00566039" w:rsidP="001F7E6A">
      <w:pPr>
        <w:pStyle w:val="01Title"/>
        <w:ind w:left="0"/>
        <w:jc w:val="both"/>
        <w:rPr>
          <w:b/>
          <w:sz w:val="20"/>
          <w:szCs w:val="20"/>
        </w:rPr>
      </w:pPr>
      <w:r w:rsidRPr="001513C2">
        <w:rPr>
          <w:b/>
          <w:sz w:val="20"/>
          <w:szCs w:val="20"/>
          <w:lang w:val="nl-BE"/>
        </w:rPr>
        <w:tab/>
      </w:r>
      <w:r>
        <w:rPr>
          <w:b/>
          <w:sz w:val="20"/>
          <w:szCs w:val="20"/>
        </w:rPr>
        <w:t>2.Pf2</w:t>
      </w:r>
      <w:r>
        <w:rPr>
          <w:b/>
          <w:sz w:val="20"/>
          <w:szCs w:val="20"/>
        </w:rPr>
        <w:tab/>
      </w:r>
      <w:r>
        <w:rPr>
          <w:b/>
          <w:sz w:val="20"/>
          <w:szCs w:val="20"/>
        </w:rPr>
        <w:tab/>
        <w:t>Th8</w:t>
      </w:r>
    </w:p>
    <w:p w14:paraId="47F3470E" w14:textId="77777777" w:rsidR="00167CCE" w:rsidRPr="00A078B1" w:rsidRDefault="00566039" w:rsidP="001F7E6A">
      <w:pPr>
        <w:pStyle w:val="01Title"/>
        <w:ind w:left="0"/>
        <w:jc w:val="both"/>
        <w:rPr>
          <w:b/>
          <w:sz w:val="20"/>
          <w:szCs w:val="20"/>
        </w:rPr>
      </w:pPr>
      <w:r>
        <w:rPr>
          <w:b/>
          <w:sz w:val="20"/>
          <w:szCs w:val="20"/>
        </w:rPr>
        <w:tab/>
        <w:t>3.Ta2</w:t>
      </w:r>
      <w:r>
        <w:rPr>
          <w:b/>
          <w:sz w:val="20"/>
          <w:szCs w:val="20"/>
        </w:rPr>
        <w:tab/>
      </w:r>
      <w:r>
        <w:rPr>
          <w:b/>
          <w:sz w:val="20"/>
          <w:szCs w:val="20"/>
        </w:rPr>
        <w:tab/>
        <w:t>Tc8</w:t>
      </w:r>
    </w:p>
    <w:p w14:paraId="5AF9CDF5" w14:textId="77777777" w:rsidR="00E52ED8" w:rsidRDefault="00E52ED8" w:rsidP="001F7E6A">
      <w:pPr>
        <w:pStyle w:val="01Title"/>
        <w:ind w:left="0"/>
        <w:jc w:val="both"/>
        <w:rPr>
          <w:b/>
          <w:sz w:val="20"/>
          <w:szCs w:val="20"/>
        </w:rPr>
      </w:pPr>
      <w:r w:rsidRPr="00A078B1">
        <w:rPr>
          <w:b/>
          <w:sz w:val="20"/>
          <w:szCs w:val="20"/>
        </w:rPr>
        <w:tab/>
      </w:r>
      <w:r w:rsidR="00566039">
        <w:rPr>
          <w:b/>
          <w:sz w:val="20"/>
          <w:szCs w:val="20"/>
        </w:rPr>
        <w:t>4.h4</w:t>
      </w:r>
      <w:r w:rsidR="00566039">
        <w:rPr>
          <w:b/>
          <w:sz w:val="20"/>
          <w:szCs w:val="20"/>
        </w:rPr>
        <w:tab/>
      </w:r>
      <w:r w:rsidR="00566039">
        <w:rPr>
          <w:b/>
          <w:sz w:val="20"/>
          <w:szCs w:val="20"/>
        </w:rPr>
        <w:tab/>
        <w:t>Te8</w:t>
      </w:r>
      <w:r w:rsidR="00087DDC">
        <w:rPr>
          <w:b/>
          <w:sz w:val="20"/>
          <w:szCs w:val="20"/>
        </w:rPr>
        <w:t>+</w:t>
      </w:r>
    </w:p>
    <w:p w14:paraId="3C5F2318" w14:textId="77777777" w:rsidR="00566039" w:rsidRPr="001513C2" w:rsidRDefault="00566039" w:rsidP="001F7E6A">
      <w:pPr>
        <w:pStyle w:val="01Title"/>
        <w:ind w:left="0"/>
        <w:jc w:val="both"/>
        <w:rPr>
          <w:b/>
          <w:sz w:val="20"/>
          <w:szCs w:val="20"/>
          <w:lang w:val="nl-BE"/>
        </w:rPr>
      </w:pPr>
      <w:r>
        <w:rPr>
          <w:b/>
          <w:sz w:val="20"/>
          <w:szCs w:val="20"/>
        </w:rPr>
        <w:tab/>
      </w:r>
      <w:r w:rsidRPr="001513C2">
        <w:rPr>
          <w:b/>
          <w:sz w:val="20"/>
          <w:szCs w:val="20"/>
          <w:lang w:val="nl-BE"/>
        </w:rPr>
        <w:t>5.Te2</w:t>
      </w:r>
      <w:r w:rsidRPr="001513C2">
        <w:rPr>
          <w:b/>
          <w:sz w:val="20"/>
          <w:szCs w:val="20"/>
          <w:lang w:val="nl-BE"/>
        </w:rPr>
        <w:tab/>
      </w:r>
      <w:r w:rsidRPr="001513C2">
        <w:rPr>
          <w:b/>
          <w:sz w:val="20"/>
          <w:szCs w:val="20"/>
          <w:lang w:val="nl-BE"/>
        </w:rPr>
        <w:tab/>
        <w:t>Th8</w:t>
      </w:r>
    </w:p>
    <w:p w14:paraId="28D2298F" w14:textId="77777777" w:rsidR="00566039" w:rsidRPr="001513C2" w:rsidRDefault="00566039" w:rsidP="001F7E6A">
      <w:pPr>
        <w:pStyle w:val="01Title"/>
        <w:ind w:left="0"/>
        <w:jc w:val="both"/>
        <w:rPr>
          <w:b/>
          <w:sz w:val="20"/>
          <w:szCs w:val="20"/>
          <w:lang w:val="nl-BE"/>
        </w:rPr>
      </w:pPr>
      <w:r w:rsidRPr="001513C2">
        <w:rPr>
          <w:b/>
          <w:sz w:val="20"/>
          <w:szCs w:val="20"/>
          <w:lang w:val="nl-BE"/>
        </w:rPr>
        <w:tab/>
        <w:t>6.Te4</w:t>
      </w:r>
      <w:r w:rsidRPr="001513C2">
        <w:rPr>
          <w:b/>
          <w:sz w:val="20"/>
          <w:szCs w:val="20"/>
          <w:lang w:val="nl-BE"/>
        </w:rPr>
        <w:tab/>
      </w:r>
      <w:r w:rsidRPr="001513C2">
        <w:rPr>
          <w:b/>
          <w:sz w:val="20"/>
          <w:szCs w:val="20"/>
          <w:lang w:val="nl-BE"/>
        </w:rPr>
        <w:tab/>
        <w:t>Kg3</w:t>
      </w:r>
    </w:p>
    <w:p w14:paraId="219124A0" w14:textId="77777777" w:rsidR="00566039" w:rsidRPr="001513C2" w:rsidRDefault="00566039" w:rsidP="001F7E6A">
      <w:pPr>
        <w:pStyle w:val="01Title"/>
        <w:ind w:left="0"/>
        <w:jc w:val="both"/>
        <w:rPr>
          <w:b/>
          <w:sz w:val="20"/>
          <w:szCs w:val="20"/>
          <w:lang w:val="nl-BE"/>
        </w:rPr>
      </w:pPr>
      <w:r w:rsidRPr="001513C2">
        <w:rPr>
          <w:b/>
          <w:sz w:val="20"/>
          <w:szCs w:val="20"/>
          <w:lang w:val="nl-BE"/>
        </w:rPr>
        <w:tab/>
        <w:t>7.Tg4+</w:t>
      </w:r>
      <w:r w:rsidRPr="001513C2">
        <w:rPr>
          <w:b/>
          <w:sz w:val="20"/>
          <w:szCs w:val="20"/>
          <w:lang w:val="nl-BE"/>
        </w:rPr>
        <w:tab/>
      </w:r>
      <w:r w:rsidRPr="001513C2">
        <w:rPr>
          <w:b/>
          <w:sz w:val="20"/>
          <w:szCs w:val="20"/>
          <w:lang w:val="nl-BE"/>
        </w:rPr>
        <w:tab/>
        <w:t>Kf3</w:t>
      </w:r>
    </w:p>
    <w:p w14:paraId="5836C126" w14:textId="77777777" w:rsidR="00566039" w:rsidRDefault="00566039" w:rsidP="001F7E6A">
      <w:pPr>
        <w:pStyle w:val="01Title"/>
        <w:ind w:left="0"/>
        <w:jc w:val="both"/>
        <w:rPr>
          <w:b/>
          <w:sz w:val="20"/>
          <w:szCs w:val="20"/>
        </w:rPr>
      </w:pPr>
      <w:r w:rsidRPr="001513C2">
        <w:rPr>
          <w:b/>
          <w:sz w:val="20"/>
          <w:szCs w:val="20"/>
          <w:lang w:val="nl-BE"/>
        </w:rPr>
        <w:tab/>
      </w:r>
      <w:r>
        <w:rPr>
          <w:b/>
          <w:sz w:val="20"/>
          <w:szCs w:val="20"/>
        </w:rPr>
        <w:t>8.Kf1</w:t>
      </w:r>
      <w:r>
        <w:rPr>
          <w:b/>
          <w:sz w:val="20"/>
          <w:szCs w:val="20"/>
        </w:rPr>
        <w:tab/>
      </w:r>
      <w:r>
        <w:rPr>
          <w:b/>
          <w:sz w:val="20"/>
          <w:szCs w:val="20"/>
        </w:rPr>
        <w:tab/>
        <w:t>Ta8</w:t>
      </w:r>
    </w:p>
    <w:p w14:paraId="479CC365" w14:textId="77777777" w:rsidR="00566039" w:rsidRPr="001513C2" w:rsidRDefault="00566039" w:rsidP="001F7E6A">
      <w:pPr>
        <w:pStyle w:val="01Title"/>
        <w:ind w:left="0"/>
        <w:jc w:val="both"/>
        <w:rPr>
          <w:b/>
          <w:sz w:val="20"/>
          <w:szCs w:val="20"/>
        </w:rPr>
      </w:pPr>
      <w:r>
        <w:rPr>
          <w:b/>
          <w:sz w:val="20"/>
          <w:szCs w:val="20"/>
        </w:rPr>
        <w:tab/>
      </w:r>
      <w:r w:rsidRPr="001513C2">
        <w:rPr>
          <w:b/>
          <w:sz w:val="20"/>
          <w:szCs w:val="20"/>
        </w:rPr>
        <w:t>9.Td4</w:t>
      </w:r>
      <w:r w:rsidRPr="001513C2">
        <w:rPr>
          <w:b/>
          <w:sz w:val="20"/>
          <w:szCs w:val="20"/>
        </w:rPr>
        <w:tab/>
      </w:r>
      <w:r w:rsidRPr="001513C2">
        <w:rPr>
          <w:b/>
          <w:sz w:val="20"/>
          <w:szCs w:val="20"/>
        </w:rPr>
        <w:tab/>
        <w:t>Ta1</w:t>
      </w:r>
      <w:r w:rsidR="00087DDC" w:rsidRPr="001513C2">
        <w:rPr>
          <w:b/>
          <w:sz w:val="20"/>
          <w:szCs w:val="20"/>
        </w:rPr>
        <w:t>+</w:t>
      </w:r>
    </w:p>
    <w:p w14:paraId="6400C571" w14:textId="77777777" w:rsidR="00566039" w:rsidRPr="001513C2" w:rsidRDefault="00566039" w:rsidP="001F7E6A">
      <w:pPr>
        <w:pStyle w:val="01Title"/>
        <w:ind w:left="0"/>
        <w:jc w:val="both"/>
        <w:rPr>
          <w:b/>
          <w:sz w:val="20"/>
          <w:szCs w:val="20"/>
        </w:rPr>
      </w:pPr>
      <w:r w:rsidRPr="001513C2">
        <w:rPr>
          <w:b/>
          <w:sz w:val="20"/>
          <w:szCs w:val="20"/>
        </w:rPr>
        <w:t xml:space="preserve">         10.Pd1</w:t>
      </w:r>
      <w:r w:rsidRPr="001513C2">
        <w:rPr>
          <w:b/>
          <w:sz w:val="20"/>
          <w:szCs w:val="20"/>
        </w:rPr>
        <w:tab/>
      </w:r>
      <w:r w:rsidRPr="001513C2">
        <w:rPr>
          <w:b/>
          <w:sz w:val="20"/>
          <w:szCs w:val="20"/>
        </w:rPr>
        <w:tab/>
        <w:t>Txd1+</w:t>
      </w:r>
    </w:p>
    <w:p w14:paraId="0CA37265" w14:textId="77777777" w:rsidR="00566039" w:rsidRPr="00566039" w:rsidRDefault="00566039" w:rsidP="001F7E6A">
      <w:pPr>
        <w:pStyle w:val="01Title"/>
        <w:ind w:left="0"/>
        <w:jc w:val="both"/>
        <w:rPr>
          <w:b/>
          <w:sz w:val="20"/>
          <w:szCs w:val="20"/>
          <w:lang w:val="nl-BE"/>
        </w:rPr>
      </w:pPr>
      <w:r w:rsidRPr="001513C2">
        <w:rPr>
          <w:b/>
          <w:sz w:val="20"/>
          <w:szCs w:val="20"/>
        </w:rPr>
        <w:t xml:space="preserve">         </w:t>
      </w:r>
      <w:r>
        <w:rPr>
          <w:b/>
          <w:sz w:val="20"/>
          <w:szCs w:val="20"/>
          <w:lang w:val="nl-BE"/>
        </w:rPr>
        <w:t>11.Txd1</w:t>
      </w:r>
    </w:p>
    <w:p w14:paraId="75684735" w14:textId="77777777" w:rsidR="00A078B1" w:rsidRPr="00566039" w:rsidRDefault="00566039" w:rsidP="001F7E6A">
      <w:pPr>
        <w:pStyle w:val="01Title"/>
        <w:ind w:left="0"/>
        <w:jc w:val="both"/>
        <w:rPr>
          <w:sz w:val="20"/>
          <w:szCs w:val="20"/>
          <w:lang w:val="nl-BE"/>
        </w:rPr>
      </w:pPr>
      <w:r>
        <w:rPr>
          <w:sz w:val="20"/>
          <w:szCs w:val="20"/>
          <w:lang w:val="nl-BE"/>
        </w:rPr>
        <w:t>En wint.</w:t>
      </w:r>
    </w:p>
    <w:p w14:paraId="3C80B723" w14:textId="77777777" w:rsidR="00B80C6B" w:rsidRPr="00A078B1" w:rsidRDefault="00B80C6B" w:rsidP="001F7E6A">
      <w:pPr>
        <w:pStyle w:val="01Title"/>
        <w:ind w:left="0"/>
        <w:jc w:val="both"/>
        <w:rPr>
          <w:sz w:val="20"/>
          <w:szCs w:val="20"/>
          <w:lang w:val="nl-BE"/>
        </w:rPr>
      </w:pPr>
    </w:p>
    <w:p w14:paraId="30FE8F5C" w14:textId="77777777" w:rsidR="00A1567B" w:rsidRPr="00B80C6B" w:rsidRDefault="00B80C6B" w:rsidP="001F7E6A">
      <w:pPr>
        <w:pStyle w:val="01Title"/>
        <w:ind w:left="0"/>
        <w:jc w:val="both"/>
        <w:rPr>
          <w:b/>
          <w:sz w:val="20"/>
          <w:szCs w:val="20"/>
          <w:lang w:val="nl-BE"/>
        </w:rPr>
      </w:pPr>
      <w:r>
        <w:rPr>
          <w:sz w:val="20"/>
          <w:szCs w:val="20"/>
          <w:lang w:val="nl-BE"/>
        </w:rPr>
        <w:t>W</w:t>
      </w:r>
      <w:r w:rsidR="00C90739">
        <w:rPr>
          <w:sz w:val="20"/>
          <w:szCs w:val="20"/>
          <w:lang w:val="nl-BE"/>
        </w:rPr>
        <w:t xml:space="preserve">it wint </w:t>
      </w:r>
      <w:r w:rsidR="00F65682">
        <w:rPr>
          <w:sz w:val="20"/>
          <w:szCs w:val="20"/>
          <w:lang w:val="nl-BE"/>
        </w:rPr>
        <w:t xml:space="preserve">hier </w:t>
      </w:r>
      <w:r w:rsidR="00E230B8">
        <w:rPr>
          <w:sz w:val="20"/>
          <w:szCs w:val="20"/>
          <w:lang w:val="nl-BE"/>
        </w:rPr>
        <w:t>verd</w:t>
      </w:r>
      <w:r w:rsidR="00566039">
        <w:rPr>
          <w:sz w:val="20"/>
          <w:szCs w:val="20"/>
          <w:lang w:val="nl-BE"/>
        </w:rPr>
        <w:t>ienstelijk na elf</w:t>
      </w:r>
      <w:r w:rsidR="00C90739">
        <w:rPr>
          <w:sz w:val="20"/>
          <w:szCs w:val="20"/>
          <w:lang w:val="nl-BE"/>
        </w:rPr>
        <w:t xml:space="preserve"> unieke zetten</w:t>
      </w:r>
      <w:r w:rsidR="00A078B1">
        <w:rPr>
          <w:sz w:val="20"/>
          <w:szCs w:val="20"/>
          <w:lang w:val="nl-BE"/>
        </w:rPr>
        <w:t>.</w:t>
      </w:r>
    </w:p>
    <w:p w14:paraId="30CE8780" w14:textId="77777777" w:rsidR="005C0DC8" w:rsidRDefault="005C0DC8" w:rsidP="001F7E6A">
      <w:pPr>
        <w:pStyle w:val="01Title"/>
        <w:ind w:left="0"/>
        <w:jc w:val="both"/>
        <w:rPr>
          <w:sz w:val="20"/>
          <w:szCs w:val="20"/>
          <w:lang w:val="nl-BE"/>
        </w:rPr>
      </w:pPr>
    </w:p>
    <w:p w14:paraId="7E31137C" w14:textId="77777777" w:rsidR="005C0DC8" w:rsidRDefault="005C0DC8" w:rsidP="001F7E6A">
      <w:pPr>
        <w:pStyle w:val="01Title"/>
        <w:ind w:left="0"/>
        <w:jc w:val="both"/>
        <w:rPr>
          <w:sz w:val="20"/>
          <w:szCs w:val="20"/>
          <w:lang w:val="nl-BE"/>
        </w:rPr>
      </w:pPr>
    </w:p>
    <w:p w14:paraId="3BC58205" w14:textId="77777777" w:rsidR="005C0DC8" w:rsidRDefault="005C0DC8" w:rsidP="001F7E6A">
      <w:pPr>
        <w:pStyle w:val="01Title"/>
        <w:ind w:left="0"/>
        <w:jc w:val="both"/>
        <w:rPr>
          <w:sz w:val="20"/>
          <w:szCs w:val="20"/>
          <w:lang w:val="nl-BE"/>
        </w:rPr>
      </w:pPr>
    </w:p>
    <w:p w14:paraId="2319CAF7" w14:textId="77777777" w:rsidR="005C0DC8" w:rsidRDefault="005C0DC8" w:rsidP="001F7E6A">
      <w:pPr>
        <w:pStyle w:val="01Title"/>
        <w:ind w:left="0"/>
        <w:jc w:val="both"/>
        <w:rPr>
          <w:sz w:val="20"/>
          <w:szCs w:val="20"/>
          <w:lang w:val="nl-BE"/>
        </w:rPr>
      </w:pPr>
    </w:p>
    <w:p w14:paraId="2F8C34B5" w14:textId="77777777" w:rsidR="005C0DC8" w:rsidRDefault="005C0DC8" w:rsidP="001F7E6A">
      <w:pPr>
        <w:pStyle w:val="01Title"/>
        <w:ind w:left="0"/>
        <w:jc w:val="both"/>
        <w:rPr>
          <w:sz w:val="20"/>
          <w:szCs w:val="20"/>
          <w:lang w:val="nl-BE"/>
        </w:rPr>
      </w:pPr>
    </w:p>
    <w:p w14:paraId="30CEC877" w14:textId="77777777" w:rsidR="005C0DC8" w:rsidRDefault="005C0DC8" w:rsidP="001F7E6A">
      <w:pPr>
        <w:pStyle w:val="01Title"/>
        <w:ind w:left="0"/>
        <w:jc w:val="both"/>
        <w:rPr>
          <w:sz w:val="20"/>
          <w:szCs w:val="20"/>
          <w:lang w:val="nl-BE"/>
        </w:rPr>
      </w:pPr>
    </w:p>
    <w:p w14:paraId="07ED465D" w14:textId="77777777" w:rsidR="00FB2E72" w:rsidRDefault="00FB2E72" w:rsidP="001F7E6A">
      <w:pPr>
        <w:pStyle w:val="01Title"/>
        <w:ind w:left="0"/>
        <w:jc w:val="both"/>
        <w:rPr>
          <w:sz w:val="20"/>
          <w:szCs w:val="20"/>
          <w:lang w:val="nl-BE"/>
        </w:rPr>
      </w:pPr>
    </w:p>
    <w:p w14:paraId="34B11C0D" w14:textId="77777777" w:rsidR="00A73B13" w:rsidRDefault="00A73B13" w:rsidP="001F7E6A">
      <w:pPr>
        <w:pStyle w:val="01Title"/>
        <w:ind w:left="0"/>
        <w:jc w:val="both"/>
        <w:rPr>
          <w:sz w:val="20"/>
          <w:szCs w:val="20"/>
          <w:lang w:val="nl-BE"/>
        </w:rPr>
      </w:pPr>
    </w:p>
    <w:p w14:paraId="098DF664" w14:textId="77777777" w:rsidR="00352933" w:rsidRDefault="00352933" w:rsidP="001F7E6A">
      <w:pPr>
        <w:pStyle w:val="01Title"/>
        <w:ind w:left="0"/>
        <w:jc w:val="both"/>
        <w:rPr>
          <w:sz w:val="20"/>
          <w:szCs w:val="20"/>
          <w:lang w:val="nl-BE"/>
        </w:rPr>
      </w:pPr>
    </w:p>
    <w:p w14:paraId="263221BD" w14:textId="77777777" w:rsidR="005C0DC8" w:rsidRDefault="00C90739" w:rsidP="001F7E6A">
      <w:pPr>
        <w:pStyle w:val="01Title"/>
        <w:ind w:left="0"/>
        <w:jc w:val="both"/>
        <w:rPr>
          <w:sz w:val="20"/>
          <w:szCs w:val="20"/>
          <w:lang w:val="nl-BE"/>
        </w:rPr>
      </w:pPr>
      <w:r>
        <w:rPr>
          <w:sz w:val="20"/>
          <w:szCs w:val="20"/>
          <w:lang w:val="nl-BE"/>
        </w:rPr>
        <w:t>Dit werkje heb ik ontworpen op</w:t>
      </w:r>
      <w:r w:rsidR="005C0DC8">
        <w:rPr>
          <w:sz w:val="20"/>
          <w:szCs w:val="20"/>
          <w:lang w:val="nl-BE"/>
        </w:rPr>
        <w:t xml:space="preserve"> zoek naar een corr</w:t>
      </w:r>
      <w:r>
        <w:rPr>
          <w:sz w:val="20"/>
          <w:szCs w:val="20"/>
          <w:lang w:val="nl-BE"/>
        </w:rPr>
        <w:t>ectie van de volgende studie</w:t>
      </w:r>
      <w:r w:rsidR="00916512">
        <w:rPr>
          <w:sz w:val="20"/>
          <w:szCs w:val="20"/>
          <w:lang w:val="nl-BE"/>
        </w:rPr>
        <w:t>.</w:t>
      </w:r>
    </w:p>
    <w:p w14:paraId="6C45071B" w14:textId="77777777" w:rsidR="00C90739" w:rsidRDefault="00C90739" w:rsidP="001F7E6A">
      <w:pPr>
        <w:pStyle w:val="01Title"/>
        <w:ind w:left="0"/>
        <w:jc w:val="both"/>
        <w:rPr>
          <w:sz w:val="20"/>
          <w:szCs w:val="20"/>
          <w:lang w:val="nl-BE"/>
        </w:rPr>
      </w:pPr>
    </w:p>
    <w:p w14:paraId="2F2E8089" w14:textId="77777777" w:rsidR="00E24D55" w:rsidRDefault="00E24D55" w:rsidP="000F1A15">
      <w:pPr>
        <w:pStyle w:val="01Title"/>
        <w:ind w:left="0"/>
        <w:jc w:val="both"/>
        <w:rPr>
          <w:sz w:val="20"/>
          <w:szCs w:val="20"/>
          <w:lang w:val="nl-BE"/>
        </w:rPr>
      </w:pPr>
      <w:r>
        <w:rPr>
          <w:sz w:val="20"/>
          <w:szCs w:val="20"/>
          <w:lang w:val="nl-BE"/>
        </w:rPr>
        <w:t xml:space="preserve">E. Pogosyants publiceerde in EG n° 56 (1979) een origineel onder de titel </w:t>
      </w:r>
      <w:r>
        <w:rPr>
          <w:i/>
          <w:sz w:val="20"/>
          <w:szCs w:val="20"/>
          <w:lang w:val="nl-BE"/>
        </w:rPr>
        <w:t>Castling in Studies</w:t>
      </w:r>
      <w:r>
        <w:rPr>
          <w:sz w:val="20"/>
          <w:szCs w:val="20"/>
          <w:lang w:val="nl-BE"/>
        </w:rPr>
        <w:t>:</w:t>
      </w:r>
      <w:r>
        <w:rPr>
          <w:i/>
          <w:sz w:val="20"/>
          <w:szCs w:val="20"/>
          <w:lang w:val="nl-BE"/>
        </w:rPr>
        <w:t xml:space="preserve"> </w:t>
      </w:r>
      <w:r>
        <w:rPr>
          <w:sz w:val="20"/>
          <w:szCs w:val="20"/>
          <w:lang w:val="nl-BE"/>
        </w:rPr>
        <w:t xml:space="preserve"> </w:t>
      </w:r>
    </w:p>
    <w:p w14:paraId="2605C6A3" w14:textId="77777777" w:rsidR="00E24D55" w:rsidRDefault="00E24D55" w:rsidP="00E24D55">
      <w:pPr>
        <w:pStyle w:val="01Title"/>
        <w:ind w:left="0"/>
        <w:jc w:val="both"/>
        <w:rPr>
          <w:sz w:val="20"/>
          <w:szCs w:val="20"/>
          <w:lang w:val="nl-BE"/>
        </w:rPr>
      </w:pPr>
    </w:p>
    <w:p w14:paraId="46A21DE7" w14:textId="77777777" w:rsidR="00E24D55" w:rsidRPr="002A6D14" w:rsidRDefault="00E24D55" w:rsidP="00E24D55">
      <w:pPr>
        <w:pStyle w:val="01Title"/>
        <w:ind w:left="0"/>
        <w:jc w:val="both"/>
        <w:rPr>
          <w:sz w:val="20"/>
          <w:szCs w:val="20"/>
          <w:lang w:val="en-GB"/>
        </w:rPr>
      </w:pPr>
      <w:r w:rsidRPr="002A6D14">
        <w:rPr>
          <w:sz w:val="20"/>
          <w:szCs w:val="20"/>
          <w:lang w:val="en-GB"/>
        </w:rPr>
        <w:t>Ke1 Ta1 Pd5 h2 / Kh1 Th6 +</w:t>
      </w:r>
    </w:p>
    <w:p w14:paraId="5461F3B8" w14:textId="77777777" w:rsidR="00E24D55" w:rsidRPr="00ED283D" w:rsidRDefault="00E24D55" w:rsidP="00E24D55">
      <w:pPr>
        <w:pStyle w:val="01Title"/>
        <w:ind w:left="0"/>
        <w:jc w:val="both"/>
        <w:rPr>
          <w:b/>
          <w:sz w:val="20"/>
          <w:szCs w:val="20"/>
          <w:lang w:val="en-GB"/>
        </w:rPr>
      </w:pPr>
    </w:p>
    <w:p w14:paraId="4CCFBAA7" w14:textId="77777777" w:rsidR="00E24D55" w:rsidRDefault="00E24D55" w:rsidP="00BA6C61">
      <w:pPr>
        <w:pStyle w:val="01Title"/>
        <w:ind w:left="0"/>
        <w:jc w:val="both"/>
        <w:rPr>
          <w:sz w:val="20"/>
          <w:szCs w:val="20"/>
          <w:lang w:val="nl-BE"/>
        </w:rPr>
      </w:pPr>
      <w:r w:rsidRPr="006A08D2">
        <w:rPr>
          <w:sz w:val="20"/>
          <w:szCs w:val="20"/>
          <w:lang w:val="nl-BE"/>
        </w:rPr>
        <w:t xml:space="preserve">Met </w:t>
      </w:r>
      <w:r w:rsidR="00916512">
        <w:rPr>
          <w:sz w:val="20"/>
          <w:szCs w:val="20"/>
          <w:lang w:val="nl-BE"/>
        </w:rPr>
        <w:t>de</w:t>
      </w:r>
      <w:r w:rsidR="005A55A1">
        <w:rPr>
          <w:sz w:val="20"/>
          <w:szCs w:val="20"/>
          <w:lang w:val="nl-BE"/>
        </w:rPr>
        <w:t xml:space="preserve"> oplossing:</w:t>
      </w:r>
      <w:r w:rsidR="00BA6C61">
        <w:rPr>
          <w:sz w:val="20"/>
          <w:szCs w:val="20"/>
          <w:lang w:val="nl-BE"/>
        </w:rPr>
        <w:t xml:space="preserve"> </w:t>
      </w:r>
      <w:r w:rsidR="00BA6C61" w:rsidRPr="004D36F8">
        <w:rPr>
          <w:b/>
          <w:sz w:val="20"/>
          <w:szCs w:val="20"/>
          <w:lang w:val="nl-BE"/>
        </w:rPr>
        <w:t>1.Pe3</w:t>
      </w:r>
      <w:r w:rsidR="00BA6C61">
        <w:rPr>
          <w:sz w:val="20"/>
          <w:szCs w:val="20"/>
          <w:lang w:val="nl-BE"/>
        </w:rPr>
        <w:t xml:space="preserve"> </w:t>
      </w:r>
      <w:r>
        <w:rPr>
          <w:sz w:val="20"/>
          <w:szCs w:val="20"/>
          <w:lang w:val="nl-BE"/>
        </w:rPr>
        <w:t>Txh2 en</w:t>
      </w:r>
      <w:r w:rsidR="00743DFE">
        <w:rPr>
          <w:sz w:val="20"/>
          <w:szCs w:val="20"/>
          <w:lang w:val="nl-BE"/>
        </w:rPr>
        <w:t xml:space="preserve"> </w:t>
      </w:r>
      <w:r w:rsidR="00FF28DF">
        <w:rPr>
          <w:sz w:val="20"/>
          <w:szCs w:val="20"/>
          <w:lang w:val="nl-BE"/>
        </w:rPr>
        <w:t>2.</w:t>
      </w:r>
      <w:r w:rsidRPr="006A08D2">
        <w:rPr>
          <w:sz w:val="20"/>
          <w:szCs w:val="20"/>
          <w:lang w:val="nl-BE"/>
        </w:rPr>
        <w:t>0-0-0</w:t>
      </w:r>
      <w:r>
        <w:rPr>
          <w:sz w:val="20"/>
          <w:szCs w:val="20"/>
          <w:lang w:val="nl-BE"/>
        </w:rPr>
        <w:t>+</w:t>
      </w:r>
      <w:r w:rsidR="00002FDB">
        <w:rPr>
          <w:sz w:val="20"/>
          <w:szCs w:val="20"/>
          <w:lang w:val="nl-BE"/>
        </w:rPr>
        <w:t>,</w:t>
      </w:r>
      <w:r w:rsidRPr="006A08D2">
        <w:rPr>
          <w:sz w:val="20"/>
          <w:szCs w:val="20"/>
          <w:lang w:val="nl-BE"/>
        </w:rPr>
        <w:t xml:space="preserve"> en </w:t>
      </w:r>
      <w:r w:rsidR="00743DFE">
        <w:rPr>
          <w:sz w:val="20"/>
          <w:szCs w:val="20"/>
          <w:lang w:val="nl-BE"/>
        </w:rPr>
        <w:t xml:space="preserve"> </w:t>
      </w:r>
      <w:r w:rsidRPr="006A08D2">
        <w:rPr>
          <w:sz w:val="20"/>
          <w:szCs w:val="20"/>
          <w:lang w:val="nl-BE"/>
        </w:rPr>
        <w:t>mat</w:t>
      </w:r>
      <w:r w:rsidR="005A55A1">
        <w:rPr>
          <w:sz w:val="20"/>
          <w:szCs w:val="20"/>
          <w:lang w:val="nl-BE"/>
        </w:rPr>
        <w:t>.</w:t>
      </w:r>
      <w:r w:rsidRPr="006A08D2">
        <w:rPr>
          <w:sz w:val="20"/>
          <w:szCs w:val="20"/>
          <w:lang w:val="nl-BE"/>
        </w:rPr>
        <w:t xml:space="preserve"> </w:t>
      </w:r>
    </w:p>
    <w:p w14:paraId="58386638" w14:textId="77777777" w:rsidR="00142E77" w:rsidRDefault="00002FDB" w:rsidP="00BA6C61">
      <w:pPr>
        <w:pStyle w:val="01Title"/>
        <w:ind w:left="0"/>
        <w:jc w:val="both"/>
        <w:rPr>
          <w:sz w:val="20"/>
          <w:szCs w:val="20"/>
          <w:lang w:val="nl-BE"/>
        </w:rPr>
      </w:pPr>
      <w:r>
        <w:rPr>
          <w:sz w:val="20"/>
          <w:szCs w:val="20"/>
          <w:lang w:val="nl-BE"/>
        </w:rPr>
        <w:t xml:space="preserve">Dus </w:t>
      </w:r>
      <w:r w:rsidRPr="00396871">
        <w:rPr>
          <w:b/>
          <w:sz w:val="20"/>
          <w:szCs w:val="20"/>
          <w:lang w:val="nl-BE"/>
        </w:rPr>
        <w:t>met wins</w:t>
      </w:r>
      <w:r w:rsidR="00142E77">
        <w:rPr>
          <w:b/>
          <w:sz w:val="20"/>
          <w:szCs w:val="20"/>
          <w:lang w:val="nl-BE"/>
        </w:rPr>
        <w:t>t.</w:t>
      </w:r>
    </w:p>
    <w:p w14:paraId="06B64C1D" w14:textId="77777777" w:rsidR="00FB2E72" w:rsidRDefault="00FB2E72" w:rsidP="002A6D14">
      <w:pPr>
        <w:pStyle w:val="01Title"/>
        <w:ind w:left="0"/>
        <w:jc w:val="both"/>
        <w:rPr>
          <w:sz w:val="20"/>
          <w:szCs w:val="20"/>
          <w:lang w:val="nl-BE"/>
        </w:rPr>
      </w:pPr>
    </w:p>
    <w:p w14:paraId="1A9298E1" w14:textId="77777777" w:rsidR="00486632" w:rsidRDefault="00FB2E72" w:rsidP="002A6D14">
      <w:pPr>
        <w:pStyle w:val="01Title"/>
        <w:ind w:left="0"/>
        <w:jc w:val="both"/>
        <w:rPr>
          <w:sz w:val="20"/>
          <w:szCs w:val="20"/>
          <w:lang w:val="nl-BE"/>
        </w:rPr>
      </w:pPr>
      <w:r>
        <w:rPr>
          <w:sz w:val="20"/>
          <w:szCs w:val="20"/>
          <w:lang w:val="nl-BE"/>
        </w:rPr>
        <w:t>Maar</w:t>
      </w:r>
      <w:r w:rsidR="00E24D55">
        <w:rPr>
          <w:sz w:val="20"/>
          <w:szCs w:val="20"/>
          <w:lang w:val="nl-BE"/>
        </w:rPr>
        <w:t xml:space="preserve"> hier, in de stelling met het </w:t>
      </w:r>
      <w:r w:rsidR="0012004F">
        <w:rPr>
          <w:sz w:val="20"/>
          <w:szCs w:val="20"/>
          <w:lang w:val="nl-BE"/>
        </w:rPr>
        <w:t xml:space="preserve">wit </w:t>
      </w:r>
      <w:r w:rsidR="00E24D55">
        <w:rPr>
          <w:sz w:val="20"/>
          <w:szCs w:val="20"/>
          <w:lang w:val="nl-BE"/>
        </w:rPr>
        <w:t>paard op d5</w:t>
      </w:r>
      <w:r w:rsidR="0012004F">
        <w:rPr>
          <w:sz w:val="20"/>
          <w:szCs w:val="20"/>
          <w:lang w:val="nl-BE"/>
        </w:rPr>
        <w:t xml:space="preserve"> en</w:t>
      </w:r>
      <w:r w:rsidR="00C925AD">
        <w:rPr>
          <w:sz w:val="20"/>
          <w:szCs w:val="20"/>
          <w:lang w:val="nl-BE"/>
        </w:rPr>
        <w:t xml:space="preserve"> de zwarte toren op h6</w:t>
      </w:r>
      <w:r w:rsidR="0012004F">
        <w:rPr>
          <w:sz w:val="20"/>
          <w:szCs w:val="20"/>
          <w:lang w:val="nl-BE"/>
        </w:rPr>
        <w:t xml:space="preserve"> </w:t>
      </w:r>
      <w:r w:rsidR="00E24D55">
        <w:rPr>
          <w:sz w:val="20"/>
          <w:szCs w:val="20"/>
          <w:lang w:val="nl-BE"/>
        </w:rPr>
        <w:t xml:space="preserve"> </w:t>
      </w:r>
      <w:r w:rsidR="00E24D55" w:rsidRPr="00C925AD">
        <w:rPr>
          <w:b/>
          <w:sz w:val="20"/>
          <w:szCs w:val="20"/>
          <w:lang w:val="nl-BE"/>
        </w:rPr>
        <w:t xml:space="preserve">wint ook </w:t>
      </w:r>
      <w:r w:rsidR="00BB141D" w:rsidRPr="00C925AD">
        <w:rPr>
          <w:b/>
          <w:sz w:val="20"/>
          <w:szCs w:val="20"/>
          <w:lang w:val="nl-BE"/>
        </w:rPr>
        <w:t>de zet</w:t>
      </w:r>
      <w:r w:rsidR="00BB141D">
        <w:rPr>
          <w:sz w:val="20"/>
          <w:szCs w:val="20"/>
          <w:lang w:val="nl-BE"/>
        </w:rPr>
        <w:t xml:space="preserve"> </w:t>
      </w:r>
      <w:r w:rsidR="00CD21EF" w:rsidRPr="004D36F8">
        <w:rPr>
          <w:b/>
          <w:sz w:val="20"/>
          <w:szCs w:val="20"/>
          <w:lang w:val="nl-BE"/>
        </w:rPr>
        <w:t>1.h</w:t>
      </w:r>
      <w:r w:rsidR="00486632">
        <w:rPr>
          <w:b/>
          <w:sz w:val="20"/>
          <w:szCs w:val="20"/>
          <w:lang w:val="nl-BE"/>
        </w:rPr>
        <w:t>4</w:t>
      </w:r>
      <w:r w:rsidR="00DD0207">
        <w:rPr>
          <w:b/>
          <w:sz w:val="20"/>
          <w:szCs w:val="20"/>
          <w:lang w:val="nl-BE"/>
        </w:rPr>
        <w:t xml:space="preserve"> </w:t>
      </w:r>
      <w:r w:rsidR="00DD0207" w:rsidRPr="00DD0207">
        <w:rPr>
          <w:sz w:val="20"/>
          <w:szCs w:val="20"/>
          <w:lang w:val="nl-BE"/>
        </w:rPr>
        <w:t>Kg2</w:t>
      </w:r>
      <w:r w:rsidR="00F65682">
        <w:rPr>
          <w:sz w:val="20"/>
          <w:szCs w:val="20"/>
          <w:lang w:val="nl-BE"/>
        </w:rPr>
        <w:t>,</w:t>
      </w:r>
      <w:r w:rsidR="00D164A8">
        <w:rPr>
          <w:b/>
          <w:sz w:val="20"/>
          <w:szCs w:val="20"/>
          <w:lang w:val="nl-BE"/>
        </w:rPr>
        <w:t xml:space="preserve"> </w:t>
      </w:r>
      <w:r w:rsidR="00DD0207">
        <w:rPr>
          <w:sz w:val="20"/>
          <w:szCs w:val="20"/>
          <w:lang w:val="nl-BE"/>
        </w:rPr>
        <w:t xml:space="preserve">na 32 </w:t>
      </w:r>
      <w:r w:rsidR="00CD21EF">
        <w:rPr>
          <w:sz w:val="20"/>
          <w:szCs w:val="20"/>
          <w:lang w:val="nl-BE"/>
        </w:rPr>
        <w:t xml:space="preserve">zetten </w:t>
      </w:r>
      <w:r w:rsidR="00CD21EF" w:rsidRPr="00CD21EF">
        <w:rPr>
          <w:i/>
          <w:sz w:val="20"/>
          <w:szCs w:val="20"/>
          <w:lang w:val="nl-BE"/>
        </w:rPr>
        <w:t>(bijvoor</w:t>
      </w:r>
      <w:r w:rsidR="00CD21EF">
        <w:rPr>
          <w:i/>
          <w:sz w:val="20"/>
          <w:szCs w:val="20"/>
          <w:lang w:val="nl-BE"/>
        </w:rPr>
        <w:t>beel</w:t>
      </w:r>
      <w:r w:rsidR="00F16D7B">
        <w:rPr>
          <w:i/>
          <w:sz w:val="20"/>
          <w:szCs w:val="20"/>
          <w:lang w:val="nl-BE"/>
        </w:rPr>
        <w:t>d 1..</w:t>
      </w:r>
      <w:r w:rsidR="00CD21EF" w:rsidRPr="00CD21EF">
        <w:rPr>
          <w:i/>
          <w:sz w:val="20"/>
          <w:szCs w:val="20"/>
          <w:lang w:val="nl-BE"/>
        </w:rPr>
        <w:t>Txh4 2.Kf2</w:t>
      </w:r>
      <w:r w:rsidR="0058024D">
        <w:rPr>
          <w:i/>
          <w:sz w:val="20"/>
          <w:szCs w:val="20"/>
          <w:lang w:val="nl-BE"/>
        </w:rPr>
        <w:t>+</w:t>
      </w:r>
      <w:r w:rsidR="00CD21EF" w:rsidRPr="00CD21EF">
        <w:rPr>
          <w:i/>
          <w:sz w:val="20"/>
          <w:szCs w:val="20"/>
          <w:lang w:val="nl-BE"/>
        </w:rPr>
        <w:t xml:space="preserve"> enzovoort</w:t>
      </w:r>
      <w:r w:rsidR="00CD21EF">
        <w:rPr>
          <w:sz w:val="20"/>
          <w:szCs w:val="20"/>
          <w:lang w:val="nl-BE"/>
        </w:rPr>
        <w:t>.</w:t>
      </w:r>
      <w:r w:rsidR="00F16D7B">
        <w:rPr>
          <w:i/>
          <w:sz w:val="20"/>
          <w:szCs w:val="20"/>
          <w:lang w:val="nl-BE"/>
        </w:rPr>
        <w:t>)</w:t>
      </w:r>
      <w:r w:rsidR="00486632">
        <w:rPr>
          <w:sz w:val="20"/>
          <w:szCs w:val="20"/>
          <w:lang w:val="nl-BE"/>
        </w:rPr>
        <w:t xml:space="preserve"> </w:t>
      </w:r>
    </w:p>
    <w:p w14:paraId="04FFA6E4" w14:textId="77777777" w:rsidR="00486632" w:rsidRDefault="00486632" w:rsidP="002A6D14">
      <w:pPr>
        <w:pStyle w:val="01Title"/>
        <w:ind w:left="0"/>
        <w:jc w:val="both"/>
        <w:rPr>
          <w:sz w:val="20"/>
          <w:szCs w:val="20"/>
          <w:lang w:val="nl-BE"/>
        </w:rPr>
      </w:pPr>
    </w:p>
    <w:p w14:paraId="5EB22050" w14:textId="77777777" w:rsidR="00486632" w:rsidRDefault="00486632" w:rsidP="00486632">
      <w:pPr>
        <w:pStyle w:val="01Title"/>
        <w:ind w:left="0"/>
        <w:rPr>
          <w:i/>
          <w:sz w:val="20"/>
          <w:szCs w:val="20"/>
          <w:lang w:val="nl-BE"/>
        </w:rPr>
      </w:pPr>
      <w:r>
        <w:rPr>
          <w:sz w:val="20"/>
          <w:szCs w:val="20"/>
          <w:lang w:val="nl-BE"/>
        </w:rPr>
        <w:t xml:space="preserve">En dit volgens </w:t>
      </w:r>
      <w:r w:rsidR="00C11DFE">
        <w:rPr>
          <w:sz w:val="20"/>
          <w:szCs w:val="20"/>
          <w:lang w:val="nl-BE"/>
        </w:rPr>
        <w:t>de</w:t>
      </w:r>
      <w:r w:rsidR="00E24D55">
        <w:rPr>
          <w:sz w:val="20"/>
          <w:szCs w:val="20"/>
          <w:lang w:val="nl-BE"/>
        </w:rPr>
        <w:t xml:space="preserve"> </w:t>
      </w:r>
      <w:r w:rsidR="00BB141D">
        <w:rPr>
          <w:i/>
          <w:sz w:val="20"/>
          <w:szCs w:val="20"/>
          <w:lang w:val="nl-BE"/>
        </w:rPr>
        <w:t>Nalimov End</w:t>
      </w:r>
      <w:r w:rsidR="00E24D55">
        <w:rPr>
          <w:i/>
          <w:sz w:val="20"/>
          <w:szCs w:val="20"/>
          <w:lang w:val="nl-BE"/>
        </w:rPr>
        <w:t>ga</w:t>
      </w:r>
      <w:r>
        <w:rPr>
          <w:i/>
          <w:sz w:val="20"/>
          <w:szCs w:val="20"/>
          <w:lang w:val="nl-BE"/>
        </w:rPr>
        <w:t>-</w:t>
      </w:r>
      <w:r w:rsidR="00FB2E72">
        <w:rPr>
          <w:i/>
          <w:sz w:val="20"/>
          <w:szCs w:val="20"/>
          <w:lang w:val="nl-BE"/>
        </w:rPr>
        <w:t>me Tablebases.</w:t>
      </w:r>
    </w:p>
    <w:p w14:paraId="728E92B2" w14:textId="77777777" w:rsidR="00334854" w:rsidRDefault="00E65F6B" w:rsidP="005E619E">
      <w:pPr>
        <w:pStyle w:val="01Title"/>
        <w:ind w:left="0"/>
        <w:jc w:val="both"/>
        <w:rPr>
          <w:b/>
          <w:i/>
          <w:sz w:val="20"/>
          <w:szCs w:val="20"/>
          <w:lang w:val="nl-BE"/>
        </w:rPr>
      </w:pPr>
      <w:r>
        <w:rPr>
          <w:i/>
          <w:sz w:val="20"/>
          <w:szCs w:val="20"/>
          <w:lang w:val="nl-BE"/>
        </w:rPr>
        <w:t xml:space="preserve"> </w:t>
      </w:r>
      <w:r w:rsidR="00E24D55">
        <w:rPr>
          <w:sz w:val="20"/>
          <w:szCs w:val="20"/>
          <w:lang w:val="nl-BE"/>
        </w:rPr>
        <w:t xml:space="preserve">Dus </w:t>
      </w:r>
      <w:r w:rsidR="00E24D55" w:rsidRPr="00C11DFE">
        <w:rPr>
          <w:b/>
          <w:sz w:val="20"/>
          <w:szCs w:val="20"/>
          <w:lang w:val="nl-BE"/>
        </w:rPr>
        <w:t>nevenoplosbaar</w:t>
      </w:r>
      <w:r w:rsidR="00512724">
        <w:rPr>
          <w:b/>
          <w:i/>
          <w:sz w:val="20"/>
          <w:szCs w:val="20"/>
          <w:lang w:val="nl-BE"/>
        </w:rPr>
        <w:t>.</w:t>
      </w:r>
    </w:p>
    <w:p w14:paraId="629EBD9C" w14:textId="77777777" w:rsidR="00512724" w:rsidRDefault="00512724" w:rsidP="005E619E">
      <w:pPr>
        <w:pStyle w:val="01Title"/>
        <w:ind w:left="0"/>
        <w:jc w:val="both"/>
        <w:rPr>
          <w:b/>
          <w:i/>
          <w:sz w:val="20"/>
          <w:szCs w:val="20"/>
          <w:lang w:val="nl-BE"/>
        </w:rPr>
      </w:pPr>
    </w:p>
    <w:p w14:paraId="7EDCE8C1" w14:textId="77777777" w:rsidR="00512724" w:rsidRDefault="00512724" w:rsidP="00512724">
      <w:pPr>
        <w:pStyle w:val="01Title"/>
        <w:ind w:left="0"/>
        <w:jc w:val="both"/>
        <w:rPr>
          <w:b/>
          <w:i/>
          <w:sz w:val="20"/>
          <w:szCs w:val="20"/>
          <w:lang w:val="nl-BE"/>
        </w:rPr>
      </w:pPr>
      <w:r>
        <w:rPr>
          <w:b/>
          <w:i/>
          <w:sz w:val="20"/>
          <w:szCs w:val="20"/>
          <w:lang w:val="nl-BE"/>
        </w:rPr>
        <w:t>De Nalimov-EndgameTablebase</w:t>
      </w:r>
    </w:p>
    <w:p w14:paraId="7BDA2135" w14:textId="77777777" w:rsidR="00512724" w:rsidRDefault="00512724" w:rsidP="00512724">
      <w:pPr>
        <w:pStyle w:val="01Title"/>
        <w:ind w:left="0"/>
        <w:jc w:val="both"/>
        <w:rPr>
          <w:b/>
          <w:i/>
          <w:sz w:val="20"/>
          <w:szCs w:val="20"/>
          <w:lang w:val="nl-BE"/>
        </w:rPr>
      </w:pPr>
      <w:r>
        <w:rPr>
          <w:b/>
          <w:i/>
          <w:sz w:val="20"/>
          <w:szCs w:val="20"/>
          <w:lang w:val="nl-BE"/>
        </w:rPr>
        <w:t>lijkt me niet betrouwbaar bij de</w:t>
      </w:r>
    </w:p>
    <w:p w14:paraId="7A38DA13" w14:textId="77777777" w:rsidR="00512724" w:rsidRPr="00512724" w:rsidRDefault="00512724" w:rsidP="00512724">
      <w:pPr>
        <w:pStyle w:val="01Title"/>
        <w:ind w:left="0"/>
        <w:jc w:val="both"/>
        <w:rPr>
          <w:b/>
          <w:i/>
          <w:sz w:val="20"/>
          <w:szCs w:val="20"/>
          <w:lang w:val="nl-BE"/>
        </w:rPr>
      </w:pPr>
      <w:r>
        <w:rPr>
          <w:b/>
          <w:i/>
          <w:sz w:val="20"/>
          <w:szCs w:val="20"/>
          <w:lang w:val="nl-BE"/>
        </w:rPr>
        <w:t>rokades.</w:t>
      </w:r>
    </w:p>
    <w:p w14:paraId="7212F36D" w14:textId="77777777" w:rsidR="000222B3" w:rsidRDefault="000222B3" w:rsidP="002A6D14">
      <w:pPr>
        <w:pStyle w:val="01Title"/>
        <w:ind w:left="0"/>
        <w:jc w:val="both"/>
        <w:rPr>
          <w:b/>
          <w:sz w:val="20"/>
          <w:szCs w:val="20"/>
          <w:lang w:val="nl-BE"/>
        </w:rPr>
      </w:pPr>
    </w:p>
    <w:p w14:paraId="5C11856C" w14:textId="77777777" w:rsidR="00E24D55" w:rsidRPr="00F16D7B" w:rsidRDefault="00E24D55" w:rsidP="008C2A66">
      <w:pPr>
        <w:pStyle w:val="01Title"/>
        <w:ind w:left="0"/>
        <w:jc w:val="center"/>
        <w:rPr>
          <w:b/>
          <w:sz w:val="20"/>
          <w:szCs w:val="20"/>
          <w:lang w:val="nl-BE"/>
        </w:rPr>
      </w:pPr>
      <w:r>
        <w:rPr>
          <w:sz w:val="20"/>
          <w:szCs w:val="20"/>
          <w:lang w:val="nl-BE"/>
        </w:rPr>
        <w:br w:type="page"/>
      </w:r>
      <w:r w:rsidR="00D8371D">
        <w:rPr>
          <w:b/>
          <w:sz w:val="20"/>
          <w:szCs w:val="20"/>
          <w:lang w:val="nl-BE"/>
        </w:rPr>
        <w:lastRenderedPageBreak/>
        <w:t xml:space="preserve">- </w:t>
      </w:r>
      <w:r w:rsidR="00575E32">
        <w:rPr>
          <w:b/>
          <w:sz w:val="20"/>
          <w:szCs w:val="20"/>
          <w:lang w:val="nl-BE"/>
        </w:rPr>
        <w:t>128</w:t>
      </w:r>
      <w:r w:rsidR="00E82297">
        <w:rPr>
          <w:b/>
          <w:sz w:val="20"/>
          <w:szCs w:val="20"/>
          <w:lang w:val="nl-BE"/>
        </w:rPr>
        <w:t xml:space="preserve"> -</w:t>
      </w:r>
    </w:p>
    <w:p w14:paraId="27385E92" w14:textId="77777777" w:rsidR="00E24D55" w:rsidRDefault="00E24D55" w:rsidP="00E24D55">
      <w:pPr>
        <w:pStyle w:val="01Title"/>
        <w:ind w:left="0"/>
        <w:jc w:val="center"/>
        <w:rPr>
          <w:b/>
          <w:sz w:val="20"/>
          <w:szCs w:val="20"/>
          <w:lang w:val="nl-BE"/>
        </w:rPr>
      </w:pPr>
    </w:p>
    <w:p w14:paraId="3890D4D1" w14:textId="77777777" w:rsidR="00E24D55" w:rsidRPr="00AA23C5" w:rsidRDefault="00E24D55" w:rsidP="00E24D55">
      <w:pPr>
        <w:pStyle w:val="01Title"/>
        <w:ind w:left="0"/>
        <w:jc w:val="center"/>
        <w:rPr>
          <w:sz w:val="20"/>
          <w:szCs w:val="20"/>
          <w:lang w:val="nl-BE"/>
        </w:rPr>
      </w:pPr>
      <w:r>
        <w:rPr>
          <w:i/>
          <w:sz w:val="20"/>
          <w:szCs w:val="20"/>
          <w:lang w:val="nl-BE"/>
        </w:rPr>
        <w:t xml:space="preserve">Origineel, </w:t>
      </w:r>
      <w:r>
        <w:rPr>
          <w:sz w:val="20"/>
          <w:szCs w:val="20"/>
          <w:lang w:val="nl-BE"/>
        </w:rPr>
        <w:t>2010</w:t>
      </w:r>
    </w:p>
    <w:p w14:paraId="27411E3C" w14:textId="77777777" w:rsidR="00E24D55" w:rsidRDefault="00E24D55" w:rsidP="00E24D55">
      <w:pPr>
        <w:pStyle w:val="01Title"/>
        <w:ind w:left="0"/>
        <w:jc w:val="both"/>
        <w:rPr>
          <w:sz w:val="20"/>
          <w:szCs w:val="20"/>
          <w:lang w:val="nl-BE"/>
        </w:rPr>
      </w:pPr>
    </w:p>
    <w:p w14:paraId="0831A224" w14:textId="77777777" w:rsidR="00E24D55" w:rsidRDefault="00E24D55" w:rsidP="00E24D55">
      <w:pPr>
        <w:pStyle w:val="01Title"/>
        <w:ind w:left="0"/>
        <w:jc w:val="center"/>
        <w:rPr>
          <w:sz w:val="20"/>
          <w:szCs w:val="20"/>
          <w:lang w:val="nl-BE"/>
        </w:rPr>
      </w:pPr>
      <w:r>
        <w:object w:dxaOrig="4700" w:dyaOrig="4704" w14:anchorId="3A6AB14A">
          <v:shape id="_x0000_i1145" type="#_x0000_t75" style="width:161.15pt;height:153.4pt" o:ole="">
            <v:imagedata r:id="rId260" o:title=""/>
          </v:shape>
          <o:OLEObject Type="Embed" ProgID="CorelDRAW.Graphic.12" ShapeID="_x0000_i1145" DrawAspect="Content" ObjectID="_1587467538" r:id="rId261"/>
        </w:object>
      </w:r>
    </w:p>
    <w:p w14:paraId="7325F759" w14:textId="77777777" w:rsidR="00D83FC1" w:rsidRDefault="00D83FC1" w:rsidP="00E24D55">
      <w:pPr>
        <w:pStyle w:val="01Title"/>
        <w:ind w:left="0"/>
        <w:jc w:val="center"/>
        <w:rPr>
          <w:b/>
          <w:sz w:val="24"/>
          <w:szCs w:val="24"/>
          <w:lang w:val="nl-BE"/>
        </w:rPr>
      </w:pPr>
    </w:p>
    <w:p w14:paraId="128EFAFC" w14:textId="77777777" w:rsidR="00E24D55" w:rsidRPr="00E24D55" w:rsidRDefault="00E24D55" w:rsidP="00E24D55">
      <w:pPr>
        <w:pStyle w:val="01Title"/>
        <w:ind w:left="0"/>
        <w:jc w:val="center"/>
        <w:rPr>
          <w:lang w:val="nl-BE"/>
        </w:rPr>
      </w:pPr>
      <w:r>
        <w:rPr>
          <w:b/>
          <w:sz w:val="24"/>
          <w:szCs w:val="24"/>
          <w:lang w:val="nl-BE"/>
        </w:rPr>
        <w:t xml:space="preserve">+                        </w:t>
      </w:r>
      <w:r w:rsidRPr="00A347D4">
        <w:rPr>
          <w:b/>
          <w:sz w:val="24"/>
          <w:szCs w:val="24"/>
          <w:lang w:val="nl-BE"/>
        </w:rPr>
        <w:t xml:space="preserve"> </w:t>
      </w:r>
      <w:r w:rsidRPr="00A347D4">
        <w:rPr>
          <w:sz w:val="20"/>
          <w:szCs w:val="20"/>
          <w:lang w:val="nl-BE"/>
        </w:rPr>
        <w:t xml:space="preserve">4001.01 </w:t>
      </w:r>
      <w:r>
        <w:rPr>
          <w:sz w:val="20"/>
          <w:szCs w:val="20"/>
          <w:lang w:val="nl-BE"/>
        </w:rPr>
        <w:t>b6c8</w:t>
      </w:r>
    </w:p>
    <w:p w14:paraId="123F4D85" w14:textId="77777777" w:rsidR="00E24D55" w:rsidRPr="00A347D4" w:rsidRDefault="00E24D55" w:rsidP="00E24D55">
      <w:pPr>
        <w:pStyle w:val="01Title"/>
        <w:ind w:left="0"/>
        <w:jc w:val="both"/>
        <w:rPr>
          <w:sz w:val="20"/>
          <w:szCs w:val="20"/>
          <w:lang w:val="nl-BE"/>
        </w:rPr>
      </w:pPr>
    </w:p>
    <w:p w14:paraId="218DB518" w14:textId="77777777" w:rsidR="00E24D55" w:rsidRPr="00922E2B" w:rsidRDefault="00E24D55" w:rsidP="00E24D55">
      <w:pPr>
        <w:pStyle w:val="01Title"/>
        <w:ind w:left="0"/>
        <w:jc w:val="both"/>
        <w:rPr>
          <w:b/>
          <w:sz w:val="20"/>
          <w:szCs w:val="20"/>
          <w:lang w:val="nl-BE"/>
        </w:rPr>
      </w:pPr>
      <w:r w:rsidRPr="00A347D4">
        <w:rPr>
          <w:sz w:val="20"/>
          <w:szCs w:val="20"/>
          <w:lang w:val="nl-BE"/>
        </w:rPr>
        <w:tab/>
      </w:r>
      <w:r w:rsidRPr="00922E2B">
        <w:rPr>
          <w:b/>
          <w:sz w:val="20"/>
          <w:szCs w:val="20"/>
          <w:lang w:val="nl-BE"/>
        </w:rPr>
        <w:t>1.Pc5</w:t>
      </w:r>
    </w:p>
    <w:p w14:paraId="54692206" w14:textId="77777777" w:rsidR="00E24D55" w:rsidRDefault="00E24D55" w:rsidP="00E24D55">
      <w:pPr>
        <w:pStyle w:val="01Title"/>
        <w:ind w:left="0"/>
        <w:jc w:val="both"/>
        <w:rPr>
          <w:sz w:val="20"/>
          <w:szCs w:val="20"/>
          <w:lang w:val="nl-BE"/>
        </w:rPr>
      </w:pPr>
      <w:r w:rsidRPr="00922E2B">
        <w:rPr>
          <w:sz w:val="20"/>
          <w:szCs w:val="20"/>
          <w:lang w:val="nl-BE"/>
        </w:rPr>
        <w:t>Dreigt mat in 2 zetten.</w:t>
      </w:r>
    </w:p>
    <w:p w14:paraId="604B24E2" w14:textId="77777777" w:rsidR="00E24D55" w:rsidRDefault="00E24D55" w:rsidP="00E24D55">
      <w:pPr>
        <w:pStyle w:val="01Title"/>
        <w:ind w:left="0"/>
        <w:jc w:val="both"/>
        <w:rPr>
          <w:b/>
          <w:sz w:val="20"/>
          <w:szCs w:val="20"/>
          <w:lang w:val="nl-BE"/>
        </w:rPr>
      </w:pPr>
      <w:r>
        <w:rPr>
          <w:sz w:val="20"/>
          <w:szCs w:val="20"/>
          <w:lang w:val="nl-BE"/>
        </w:rPr>
        <w:tab/>
      </w:r>
      <w:r>
        <w:rPr>
          <w:b/>
          <w:sz w:val="20"/>
          <w:szCs w:val="20"/>
          <w:lang w:val="nl-BE"/>
        </w:rPr>
        <w:t>1…</w:t>
      </w:r>
      <w:r>
        <w:rPr>
          <w:b/>
          <w:sz w:val="20"/>
          <w:szCs w:val="20"/>
          <w:lang w:val="nl-BE"/>
        </w:rPr>
        <w:tab/>
      </w:r>
      <w:r>
        <w:rPr>
          <w:b/>
          <w:sz w:val="20"/>
          <w:szCs w:val="20"/>
          <w:lang w:val="nl-BE"/>
        </w:rPr>
        <w:tab/>
        <w:t>Dg6+</w:t>
      </w:r>
    </w:p>
    <w:p w14:paraId="3DD2D0BD" w14:textId="77777777" w:rsidR="00E24D55" w:rsidRDefault="00E24D55" w:rsidP="0038155E">
      <w:pPr>
        <w:pStyle w:val="01Title"/>
        <w:numPr>
          <w:ilvl w:val="0"/>
          <w:numId w:val="44"/>
        </w:numPr>
        <w:jc w:val="both"/>
        <w:rPr>
          <w:sz w:val="20"/>
          <w:szCs w:val="20"/>
          <w:lang w:val="nl-BE"/>
        </w:rPr>
      </w:pPr>
      <w:r>
        <w:rPr>
          <w:sz w:val="20"/>
          <w:szCs w:val="20"/>
          <w:lang w:val="nl-BE"/>
        </w:rPr>
        <w:t>1…Dc7+</w:t>
      </w:r>
      <w:r w:rsidR="00F47275">
        <w:rPr>
          <w:sz w:val="20"/>
          <w:szCs w:val="20"/>
          <w:lang w:val="nl-BE"/>
        </w:rPr>
        <w:t>?</w:t>
      </w:r>
      <w:r>
        <w:rPr>
          <w:sz w:val="20"/>
          <w:szCs w:val="20"/>
          <w:lang w:val="nl-BE"/>
        </w:rPr>
        <w:t xml:space="preserve"> 2.Kb5 De7+ 3.Dc6+ Kd8 4.Pb7+ Dxb7 5.Dxb7 wint.</w:t>
      </w:r>
    </w:p>
    <w:p w14:paraId="5B9EA5F2" w14:textId="77777777" w:rsidR="00E24D55" w:rsidRPr="00405466" w:rsidRDefault="00E24D55" w:rsidP="0038155E">
      <w:pPr>
        <w:pStyle w:val="01Title"/>
        <w:numPr>
          <w:ilvl w:val="0"/>
          <w:numId w:val="44"/>
        </w:numPr>
        <w:jc w:val="both"/>
        <w:rPr>
          <w:b/>
          <w:sz w:val="20"/>
          <w:szCs w:val="20"/>
          <w:lang w:val="nl-BE"/>
        </w:rPr>
      </w:pPr>
      <w:r>
        <w:rPr>
          <w:sz w:val="20"/>
          <w:szCs w:val="20"/>
          <w:lang w:val="nl-BE"/>
        </w:rPr>
        <w:t>Ook fout is 1…Db8+</w:t>
      </w:r>
      <w:r w:rsidR="00F47275">
        <w:rPr>
          <w:sz w:val="20"/>
          <w:szCs w:val="20"/>
          <w:lang w:val="nl-BE"/>
        </w:rPr>
        <w:t>?</w:t>
      </w:r>
      <w:r>
        <w:rPr>
          <w:sz w:val="20"/>
          <w:szCs w:val="20"/>
          <w:lang w:val="nl-BE"/>
        </w:rPr>
        <w:t xml:space="preserve"> 2.Ka6 Dc7 3.Df5+ Kb8 </w:t>
      </w:r>
      <w:r w:rsidR="00A5733E">
        <w:rPr>
          <w:sz w:val="20"/>
          <w:szCs w:val="20"/>
          <w:lang w:val="nl-BE"/>
        </w:rPr>
        <w:t>4.Pd7+ Kc8 5.Pb6+ Kb8 6.Df8+ Dc8 7.</w:t>
      </w:r>
      <w:r>
        <w:rPr>
          <w:sz w:val="20"/>
          <w:szCs w:val="20"/>
          <w:lang w:val="nl-BE"/>
        </w:rPr>
        <w:t>Dxc8+ en mat.</w:t>
      </w:r>
    </w:p>
    <w:p w14:paraId="70511319" w14:textId="77777777" w:rsidR="00E24D55" w:rsidRDefault="00E24D55" w:rsidP="00E24D55">
      <w:pPr>
        <w:pStyle w:val="01Title"/>
        <w:ind w:left="0"/>
        <w:jc w:val="both"/>
        <w:rPr>
          <w:sz w:val="20"/>
          <w:szCs w:val="20"/>
          <w:lang w:val="nl-BE"/>
        </w:rPr>
      </w:pPr>
      <w:r w:rsidRPr="00405466">
        <w:rPr>
          <w:b/>
          <w:sz w:val="20"/>
          <w:szCs w:val="20"/>
          <w:lang w:val="nl-BE"/>
        </w:rPr>
        <w:tab/>
      </w:r>
      <w:r w:rsidRPr="00B3200A">
        <w:rPr>
          <w:b/>
          <w:sz w:val="20"/>
          <w:szCs w:val="20"/>
          <w:lang w:val="nl-BE"/>
        </w:rPr>
        <w:t>2.Ka5</w:t>
      </w:r>
      <w:r w:rsidRPr="00B3200A">
        <w:rPr>
          <w:b/>
          <w:sz w:val="20"/>
          <w:szCs w:val="20"/>
          <w:lang w:val="nl-BE"/>
        </w:rPr>
        <w:tab/>
      </w:r>
      <w:r w:rsidRPr="00B3200A">
        <w:rPr>
          <w:b/>
          <w:sz w:val="20"/>
          <w:szCs w:val="20"/>
          <w:lang w:val="nl-BE"/>
        </w:rPr>
        <w:tab/>
        <w:t>Dg4</w:t>
      </w:r>
      <w:r w:rsidRPr="00B3200A">
        <w:rPr>
          <w:b/>
          <w:sz w:val="20"/>
          <w:szCs w:val="20"/>
          <w:lang w:val="nl-BE"/>
        </w:rPr>
        <w:tab/>
      </w:r>
      <w:r w:rsidRPr="00B3200A">
        <w:rPr>
          <w:i/>
          <w:sz w:val="20"/>
          <w:szCs w:val="20"/>
          <w:lang w:val="nl-BE"/>
        </w:rPr>
        <w:t xml:space="preserve"> </w:t>
      </w:r>
      <w:r w:rsidRPr="00B3200A">
        <w:rPr>
          <w:sz w:val="20"/>
          <w:szCs w:val="20"/>
          <w:lang w:val="nl-BE"/>
        </w:rPr>
        <w:t>2…Dg7</w:t>
      </w:r>
      <w:r w:rsidR="00F47275">
        <w:rPr>
          <w:sz w:val="20"/>
          <w:szCs w:val="20"/>
          <w:lang w:val="nl-BE"/>
        </w:rPr>
        <w:t>?</w:t>
      </w:r>
      <w:r w:rsidRPr="00B3200A">
        <w:rPr>
          <w:sz w:val="20"/>
          <w:szCs w:val="20"/>
          <w:lang w:val="nl-BE"/>
        </w:rPr>
        <w:t xml:space="preserve"> 3.</w:t>
      </w:r>
      <w:r>
        <w:rPr>
          <w:sz w:val="20"/>
          <w:szCs w:val="20"/>
          <w:lang w:val="nl-BE"/>
        </w:rPr>
        <w:t>Da8+ Kc7 4.Pe6+ en 5.Pxg7.</w:t>
      </w:r>
    </w:p>
    <w:p w14:paraId="71568C48" w14:textId="77777777" w:rsidR="00333A41" w:rsidRDefault="00E24D55" w:rsidP="00E24D55">
      <w:pPr>
        <w:pStyle w:val="01Title"/>
        <w:ind w:left="0"/>
        <w:jc w:val="both"/>
        <w:rPr>
          <w:b/>
          <w:sz w:val="20"/>
          <w:szCs w:val="20"/>
          <w:lang w:val="nl-BE"/>
        </w:rPr>
      </w:pPr>
      <w:r>
        <w:rPr>
          <w:sz w:val="20"/>
          <w:szCs w:val="20"/>
          <w:lang w:val="nl-BE"/>
        </w:rPr>
        <w:tab/>
      </w:r>
      <w:r>
        <w:rPr>
          <w:b/>
          <w:sz w:val="20"/>
          <w:szCs w:val="20"/>
          <w:lang w:val="nl-BE"/>
        </w:rPr>
        <w:t>3.Db7</w:t>
      </w:r>
      <w:r>
        <w:rPr>
          <w:b/>
          <w:sz w:val="20"/>
          <w:szCs w:val="20"/>
          <w:lang w:val="nl-BE"/>
        </w:rPr>
        <w:tab/>
      </w:r>
      <w:r>
        <w:rPr>
          <w:b/>
          <w:sz w:val="20"/>
          <w:szCs w:val="20"/>
          <w:lang w:val="nl-BE"/>
        </w:rPr>
        <w:tab/>
        <w:t>Kd8</w:t>
      </w:r>
    </w:p>
    <w:p w14:paraId="20509D12" w14:textId="77777777" w:rsidR="00E24D55" w:rsidRDefault="003108CC" w:rsidP="00E24D55">
      <w:pPr>
        <w:pStyle w:val="01Title"/>
        <w:ind w:left="0"/>
        <w:jc w:val="both"/>
        <w:rPr>
          <w:b/>
          <w:sz w:val="20"/>
          <w:szCs w:val="20"/>
          <w:lang w:val="nl-BE"/>
        </w:rPr>
      </w:pPr>
      <w:r>
        <w:rPr>
          <w:b/>
          <w:sz w:val="20"/>
          <w:szCs w:val="20"/>
          <w:lang w:val="nl-BE"/>
        </w:rPr>
        <w:tab/>
      </w:r>
      <w:r w:rsidR="00E24D55">
        <w:rPr>
          <w:b/>
          <w:sz w:val="20"/>
          <w:szCs w:val="20"/>
          <w:lang w:val="nl-BE"/>
        </w:rPr>
        <w:t>4.Df7</w:t>
      </w:r>
      <w:r w:rsidR="00E24D55">
        <w:rPr>
          <w:b/>
          <w:sz w:val="20"/>
          <w:szCs w:val="20"/>
          <w:lang w:val="nl-BE"/>
        </w:rPr>
        <w:tab/>
      </w:r>
      <w:r w:rsidR="00E24D55">
        <w:rPr>
          <w:b/>
          <w:sz w:val="20"/>
          <w:szCs w:val="20"/>
          <w:lang w:val="nl-BE"/>
        </w:rPr>
        <w:tab/>
      </w:r>
    </w:p>
    <w:p w14:paraId="4FA67934" w14:textId="77777777" w:rsidR="000978FC" w:rsidRDefault="00E24D55" w:rsidP="00E24D55">
      <w:pPr>
        <w:pStyle w:val="01Title"/>
        <w:ind w:left="0"/>
        <w:jc w:val="both"/>
        <w:rPr>
          <w:sz w:val="20"/>
          <w:szCs w:val="20"/>
          <w:lang w:val="nl-BE"/>
        </w:rPr>
      </w:pPr>
      <w:r>
        <w:rPr>
          <w:sz w:val="20"/>
          <w:szCs w:val="20"/>
          <w:lang w:val="nl-BE"/>
        </w:rPr>
        <w:t>Door de pion h3 is de diago</w:t>
      </w:r>
      <w:r w:rsidR="00710581">
        <w:rPr>
          <w:sz w:val="20"/>
          <w:szCs w:val="20"/>
          <w:lang w:val="nl-BE"/>
        </w:rPr>
        <w:t>naal c8-h3</w:t>
      </w:r>
      <w:r w:rsidR="00AE3E4D">
        <w:rPr>
          <w:sz w:val="20"/>
          <w:szCs w:val="20"/>
          <w:lang w:val="nl-BE"/>
        </w:rPr>
        <w:t xml:space="preserve"> nu</w:t>
      </w:r>
      <w:r w:rsidR="00710581">
        <w:rPr>
          <w:sz w:val="20"/>
          <w:szCs w:val="20"/>
          <w:lang w:val="nl-BE"/>
        </w:rPr>
        <w:t xml:space="preserve"> niet toegankelijk voor zwart, b</w:t>
      </w:r>
      <w:r>
        <w:rPr>
          <w:sz w:val="20"/>
          <w:szCs w:val="20"/>
          <w:lang w:val="nl-BE"/>
        </w:rPr>
        <w:t>ij</w:t>
      </w:r>
      <w:r w:rsidR="00710581">
        <w:rPr>
          <w:sz w:val="20"/>
          <w:szCs w:val="20"/>
          <w:lang w:val="nl-BE"/>
        </w:rPr>
        <w:t>voor</w:t>
      </w:r>
      <w:r>
        <w:rPr>
          <w:sz w:val="20"/>
          <w:szCs w:val="20"/>
          <w:lang w:val="nl-BE"/>
        </w:rPr>
        <w:t xml:space="preserve">beeld 4…Dc8 5.Df6+ Ke8 6.Dh8+ Ke7 7.Dxc8 en wint. </w:t>
      </w:r>
    </w:p>
    <w:p w14:paraId="4084AC89" w14:textId="77777777" w:rsidR="000978FC" w:rsidRDefault="000978FC" w:rsidP="00E24D55">
      <w:pPr>
        <w:pStyle w:val="01Title"/>
        <w:ind w:left="0"/>
        <w:jc w:val="both"/>
        <w:rPr>
          <w:sz w:val="20"/>
          <w:szCs w:val="20"/>
          <w:lang w:val="nl-BE"/>
        </w:rPr>
      </w:pPr>
    </w:p>
    <w:p w14:paraId="3CDBEC25" w14:textId="77777777" w:rsidR="000978FC" w:rsidRDefault="000978FC" w:rsidP="00E24D55">
      <w:pPr>
        <w:pStyle w:val="01Title"/>
        <w:ind w:left="0"/>
        <w:jc w:val="both"/>
        <w:rPr>
          <w:sz w:val="20"/>
          <w:szCs w:val="20"/>
          <w:lang w:val="nl-BE"/>
        </w:rPr>
      </w:pPr>
    </w:p>
    <w:p w14:paraId="5BFF2241" w14:textId="77777777" w:rsidR="000978FC" w:rsidRDefault="000978FC" w:rsidP="00E24D55">
      <w:pPr>
        <w:pStyle w:val="01Title"/>
        <w:ind w:left="0"/>
        <w:jc w:val="both"/>
        <w:rPr>
          <w:sz w:val="20"/>
          <w:szCs w:val="20"/>
          <w:lang w:val="nl-BE"/>
        </w:rPr>
      </w:pPr>
    </w:p>
    <w:p w14:paraId="65D1F725" w14:textId="77777777" w:rsidR="000978FC" w:rsidRDefault="000978FC" w:rsidP="00E24D55">
      <w:pPr>
        <w:pStyle w:val="01Title"/>
        <w:ind w:left="0"/>
        <w:jc w:val="both"/>
        <w:rPr>
          <w:sz w:val="20"/>
          <w:szCs w:val="20"/>
          <w:lang w:val="nl-BE"/>
        </w:rPr>
      </w:pPr>
    </w:p>
    <w:p w14:paraId="430336FC" w14:textId="77777777" w:rsidR="00D83FC1" w:rsidRDefault="00D83FC1" w:rsidP="00E24D55">
      <w:pPr>
        <w:pStyle w:val="01Title"/>
        <w:ind w:left="0"/>
        <w:jc w:val="both"/>
        <w:rPr>
          <w:sz w:val="20"/>
          <w:szCs w:val="20"/>
          <w:lang w:val="nl-BE"/>
        </w:rPr>
      </w:pPr>
    </w:p>
    <w:p w14:paraId="6D6134A4" w14:textId="77777777" w:rsidR="004F6555" w:rsidRDefault="004F6555" w:rsidP="00E24D55">
      <w:pPr>
        <w:pStyle w:val="01Title"/>
        <w:ind w:left="0"/>
        <w:jc w:val="both"/>
        <w:rPr>
          <w:sz w:val="20"/>
          <w:szCs w:val="20"/>
          <w:lang w:val="nl-BE"/>
        </w:rPr>
      </w:pPr>
    </w:p>
    <w:p w14:paraId="452D6247" w14:textId="77777777" w:rsidR="00B355B4" w:rsidRDefault="00B355B4" w:rsidP="00E24D55">
      <w:pPr>
        <w:pStyle w:val="01Title"/>
        <w:ind w:left="0"/>
        <w:jc w:val="both"/>
        <w:rPr>
          <w:sz w:val="20"/>
          <w:szCs w:val="20"/>
          <w:lang w:val="nl-BE"/>
        </w:rPr>
      </w:pPr>
    </w:p>
    <w:p w14:paraId="79200A71" w14:textId="77777777" w:rsidR="00E24D55" w:rsidRDefault="00B355B4" w:rsidP="00E24D55">
      <w:pPr>
        <w:pStyle w:val="01Title"/>
        <w:ind w:left="0"/>
        <w:jc w:val="both"/>
        <w:rPr>
          <w:sz w:val="20"/>
          <w:szCs w:val="20"/>
          <w:lang w:val="nl-BE"/>
        </w:rPr>
      </w:pPr>
      <w:r>
        <w:rPr>
          <w:sz w:val="20"/>
          <w:szCs w:val="20"/>
          <w:lang w:val="nl-BE"/>
        </w:rPr>
        <w:t>En</w:t>
      </w:r>
      <w:r w:rsidR="00383D4D">
        <w:rPr>
          <w:sz w:val="20"/>
          <w:szCs w:val="20"/>
          <w:lang w:val="nl-BE"/>
        </w:rPr>
        <w:t xml:space="preserve"> als</w:t>
      </w:r>
      <w:r w:rsidR="002F676B">
        <w:rPr>
          <w:sz w:val="20"/>
          <w:szCs w:val="20"/>
          <w:lang w:val="nl-BE"/>
        </w:rPr>
        <w:t xml:space="preserve"> 4…K</w:t>
      </w:r>
      <w:r>
        <w:rPr>
          <w:sz w:val="20"/>
          <w:szCs w:val="20"/>
          <w:lang w:val="nl-BE"/>
        </w:rPr>
        <w:t>c8</w:t>
      </w:r>
      <w:r w:rsidR="00F47275">
        <w:rPr>
          <w:sz w:val="20"/>
          <w:szCs w:val="20"/>
          <w:lang w:val="nl-BE"/>
        </w:rPr>
        <w:t>?</w:t>
      </w:r>
      <w:r w:rsidR="002F676B">
        <w:rPr>
          <w:sz w:val="20"/>
          <w:szCs w:val="20"/>
          <w:lang w:val="nl-BE"/>
        </w:rPr>
        <w:t xml:space="preserve"> 5.Kb6 Db4+ 6.Kc6 Dxc5 7.Kxc5</w:t>
      </w:r>
      <w:r>
        <w:rPr>
          <w:sz w:val="20"/>
          <w:szCs w:val="20"/>
          <w:lang w:val="nl-BE"/>
        </w:rPr>
        <w:t xml:space="preserve"> ook niet goed is, dan </w:t>
      </w:r>
      <w:r w:rsidR="00E24D55">
        <w:rPr>
          <w:sz w:val="20"/>
          <w:szCs w:val="20"/>
          <w:lang w:val="nl-BE"/>
        </w:rPr>
        <w:t>maar:</w:t>
      </w:r>
    </w:p>
    <w:p w14:paraId="5D3D8A49" w14:textId="77777777" w:rsidR="00560335" w:rsidRPr="000978FC" w:rsidRDefault="00E24D55" w:rsidP="00E24D55">
      <w:pPr>
        <w:pStyle w:val="01Title"/>
        <w:ind w:left="0"/>
        <w:jc w:val="both"/>
        <w:rPr>
          <w:sz w:val="20"/>
          <w:szCs w:val="20"/>
          <w:lang w:val="nl-BE"/>
        </w:rPr>
      </w:pPr>
      <w:r>
        <w:rPr>
          <w:sz w:val="20"/>
          <w:szCs w:val="20"/>
          <w:lang w:val="nl-BE"/>
        </w:rPr>
        <w:tab/>
      </w:r>
      <w:r w:rsidRPr="001A20E3">
        <w:rPr>
          <w:b/>
          <w:sz w:val="20"/>
          <w:szCs w:val="20"/>
          <w:lang w:val="nl-BE"/>
        </w:rPr>
        <w:t>4…</w:t>
      </w:r>
      <w:r w:rsidRPr="001A20E3">
        <w:rPr>
          <w:b/>
          <w:sz w:val="20"/>
          <w:szCs w:val="20"/>
          <w:lang w:val="nl-BE"/>
        </w:rPr>
        <w:tab/>
      </w:r>
      <w:r w:rsidRPr="001A20E3">
        <w:rPr>
          <w:b/>
          <w:sz w:val="20"/>
          <w:szCs w:val="20"/>
          <w:lang w:val="nl-BE"/>
        </w:rPr>
        <w:tab/>
        <w:t>h2</w:t>
      </w:r>
    </w:p>
    <w:p w14:paraId="1CEEE877" w14:textId="77777777" w:rsidR="00E24D55" w:rsidRDefault="00710581" w:rsidP="00E24D55">
      <w:pPr>
        <w:pStyle w:val="01Title"/>
        <w:ind w:left="0"/>
        <w:jc w:val="both"/>
        <w:rPr>
          <w:b/>
          <w:sz w:val="20"/>
          <w:szCs w:val="20"/>
          <w:lang w:val="nl-BE"/>
        </w:rPr>
      </w:pPr>
      <w:r>
        <w:rPr>
          <w:b/>
          <w:sz w:val="20"/>
          <w:szCs w:val="20"/>
          <w:lang w:val="nl-BE"/>
        </w:rPr>
        <w:tab/>
      </w:r>
      <w:r w:rsidR="00E24D55">
        <w:rPr>
          <w:b/>
          <w:sz w:val="20"/>
          <w:szCs w:val="20"/>
          <w:lang w:val="nl-BE"/>
        </w:rPr>
        <w:t>5.Pb7+</w:t>
      </w:r>
      <w:r w:rsidR="00E24D55">
        <w:rPr>
          <w:b/>
          <w:sz w:val="20"/>
          <w:szCs w:val="20"/>
          <w:lang w:val="nl-BE"/>
        </w:rPr>
        <w:tab/>
      </w:r>
      <w:r w:rsidR="00E24D55">
        <w:rPr>
          <w:b/>
          <w:sz w:val="20"/>
          <w:szCs w:val="20"/>
          <w:lang w:val="nl-BE"/>
        </w:rPr>
        <w:tab/>
        <w:t>Kc8</w:t>
      </w:r>
    </w:p>
    <w:p w14:paraId="1458DDD2" w14:textId="77777777" w:rsidR="00E24D55" w:rsidRDefault="00E24D55" w:rsidP="00E24D55">
      <w:pPr>
        <w:pStyle w:val="01Title"/>
        <w:ind w:left="0"/>
        <w:jc w:val="both"/>
        <w:rPr>
          <w:b/>
          <w:sz w:val="20"/>
          <w:szCs w:val="20"/>
          <w:lang w:val="nl-BE"/>
        </w:rPr>
      </w:pPr>
      <w:r>
        <w:rPr>
          <w:b/>
          <w:sz w:val="20"/>
          <w:szCs w:val="20"/>
          <w:lang w:val="nl-BE"/>
        </w:rPr>
        <w:tab/>
        <w:t>6.Pd6+</w:t>
      </w:r>
      <w:r>
        <w:rPr>
          <w:b/>
          <w:sz w:val="20"/>
          <w:szCs w:val="20"/>
          <w:lang w:val="nl-BE"/>
        </w:rPr>
        <w:tab/>
      </w:r>
      <w:r>
        <w:rPr>
          <w:b/>
          <w:sz w:val="20"/>
          <w:szCs w:val="20"/>
          <w:lang w:val="nl-BE"/>
        </w:rPr>
        <w:tab/>
        <w:t>Kd8</w:t>
      </w:r>
    </w:p>
    <w:p w14:paraId="30428ACC" w14:textId="77777777" w:rsidR="00E24D55" w:rsidRDefault="00E24D55" w:rsidP="00E24D55">
      <w:pPr>
        <w:pStyle w:val="01Title"/>
        <w:ind w:left="0"/>
        <w:jc w:val="both"/>
        <w:rPr>
          <w:b/>
          <w:sz w:val="20"/>
          <w:szCs w:val="20"/>
          <w:lang w:val="nl-BE"/>
        </w:rPr>
      </w:pPr>
      <w:r>
        <w:rPr>
          <w:b/>
          <w:sz w:val="20"/>
          <w:szCs w:val="20"/>
          <w:lang w:val="nl-BE"/>
        </w:rPr>
        <w:tab/>
        <w:t>7.De8+</w:t>
      </w:r>
      <w:r>
        <w:rPr>
          <w:b/>
          <w:sz w:val="20"/>
          <w:szCs w:val="20"/>
          <w:lang w:val="nl-BE"/>
        </w:rPr>
        <w:tab/>
      </w:r>
      <w:r>
        <w:rPr>
          <w:b/>
          <w:sz w:val="20"/>
          <w:szCs w:val="20"/>
          <w:lang w:val="nl-BE"/>
        </w:rPr>
        <w:tab/>
        <w:t>Kc7</w:t>
      </w:r>
    </w:p>
    <w:p w14:paraId="03D36EDB" w14:textId="77777777" w:rsidR="00E24D55" w:rsidRDefault="00E24D55" w:rsidP="00E24D55">
      <w:pPr>
        <w:pStyle w:val="01Title"/>
        <w:ind w:left="0"/>
        <w:jc w:val="both"/>
        <w:rPr>
          <w:b/>
          <w:sz w:val="20"/>
          <w:szCs w:val="20"/>
          <w:lang w:val="nl-BE"/>
        </w:rPr>
      </w:pPr>
      <w:r>
        <w:rPr>
          <w:b/>
          <w:sz w:val="20"/>
          <w:szCs w:val="20"/>
          <w:lang w:val="nl-BE"/>
        </w:rPr>
        <w:tab/>
        <w:t>8.Pb5+</w:t>
      </w:r>
      <w:r>
        <w:rPr>
          <w:b/>
          <w:sz w:val="20"/>
          <w:szCs w:val="20"/>
          <w:lang w:val="nl-BE"/>
        </w:rPr>
        <w:tab/>
      </w:r>
      <w:r>
        <w:rPr>
          <w:b/>
          <w:sz w:val="20"/>
          <w:szCs w:val="20"/>
          <w:lang w:val="nl-BE"/>
        </w:rPr>
        <w:tab/>
        <w:t>Kb7</w:t>
      </w:r>
    </w:p>
    <w:p w14:paraId="61508A9E" w14:textId="77777777" w:rsidR="00E24D55" w:rsidRDefault="00E24D55" w:rsidP="00E24D55">
      <w:pPr>
        <w:pStyle w:val="01Title"/>
        <w:ind w:left="0"/>
        <w:jc w:val="both"/>
        <w:rPr>
          <w:b/>
          <w:sz w:val="20"/>
          <w:szCs w:val="20"/>
          <w:lang w:val="nl-BE"/>
        </w:rPr>
      </w:pPr>
      <w:r>
        <w:rPr>
          <w:b/>
          <w:sz w:val="20"/>
          <w:szCs w:val="20"/>
          <w:lang w:val="nl-BE"/>
        </w:rPr>
        <w:tab/>
        <w:t>9.De7+</w:t>
      </w:r>
      <w:r>
        <w:rPr>
          <w:b/>
          <w:sz w:val="20"/>
          <w:szCs w:val="20"/>
          <w:lang w:val="nl-BE"/>
        </w:rPr>
        <w:tab/>
      </w:r>
      <w:r>
        <w:rPr>
          <w:b/>
          <w:sz w:val="20"/>
          <w:szCs w:val="20"/>
          <w:lang w:val="nl-BE"/>
        </w:rPr>
        <w:tab/>
      </w:r>
    </w:p>
    <w:p w14:paraId="69E2BF0A" w14:textId="77777777" w:rsidR="00E24D55" w:rsidRDefault="00E24D55" w:rsidP="00E24D55">
      <w:pPr>
        <w:pStyle w:val="01Title"/>
        <w:ind w:left="0"/>
        <w:jc w:val="both"/>
        <w:rPr>
          <w:sz w:val="20"/>
          <w:szCs w:val="20"/>
          <w:lang w:val="nl-BE"/>
        </w:rPr>
      </w:pPr>
      <w:r>
        <w:rPr>
          <w:sz w:val="20"/>
          <w:szCs w:val="20"/>
          <w:lang w:val="nl-BE"/>
        </w:rPr>
        <w:t xml:space="preserve">Zwart voelt nattigheid, en om niet in de hoek </w:t>
      </w:r>
      <w:r w:rsidRPr="004C3456">
        <w:rPr>
          <w:i/>
          <w:sz w:val="20"/>
          <w:szCs w:val="20"/>
          <w:lang w:val="nl-BE"/>
        </w:rPr>
        <w:t>mat</w:t>
      </w:r>
      <w:r>
        <w:rPr>
          <w:sz w:val="20"/>
          <w:szCs w:val="20"/>
          <w:lang w:val="nl-BE"/>
        </w:rPr>
        <w:t xml:space="preserve"> gedrukt te worde</w:t>
      </w:r>
      <w:r w:rsidR="004C3456">
        <w:rPr>
          <w:sz w:val="20"/>
          <w:szCs w:val="20"/>
          <w:lang w:val="nl-BE"/>
        </w:rPr>
        <w:t>n speelt hij:</w:t>
      </w:r>
    </w:p>
    <w:p w14:paraId="3AC7D533" w14:textId="77777777" w:rsidR="00E24D55" w:rsidRDefault="00E24D55" w:rsidP="00E24D55">
      <w:pPr>
        <w:pStyle w:val="01Title"/>
        <w:ind w:left="0"/>
        <w:jc w:val="both"/>
        <w:rPr>
          <w:b/>
          <w:sz w:val="20"/>
          <w:szCs w:val="20"/>
          <w:lang w:val="nl-BE"/>
        </w:rPr>
      </w:pPr>
      <w:r>
        <w:rPr>
          <w:sz w:val="20"/>
          <w:szCs w:val="20"/>
          <w:lang w:val="nl-BE"/>
        </w:rPr>
        <w:tab/>
      </w:r>
      <w:r w:rsidR="00B722B4">
        <w:rPr>
          <w:b/>
          <w:sz w:val="20"/>
          <w:szCs w:val="20"/>
          <w:lang w:val="nl-BE"/>
        </w:rPr>
        <w:t>9…</w:t>
      </w:r>
      <w:r w:rsidR="00B722B4">
        <w:rPr>
          <w:b/>
          <w:sz w:val="20"/>
          <w:szCs w:val="20"/>
          <w:lang w:val="nl-BE"/>
        </w:rPr>
        <w:tab/>
      </w:r>
      <w:r w:rsidR="00B722B4">
        <w:rPr>
          <w:b/>
          <w:sz w:val="20"/>
          <w:szCs w:val="20"/>
          <w:lang w:val="nl-BE"/>
        </w:rPr>
        <w:tab/>
        <w:t>K</w:t>
      </w:r>
      <w:r w:rsidR="004C3456">
        <w:rPr>
          <w:b/>
          <w:sz w:val="20"/>
          <w:szCs w:val="20"/>
          <w:lang w:val="nl-BE"/>
        </w:rPr>
        <w:t>c8</w:t>
      </w:r>
    </w:p>
    <w:p w14:paraId="1F4AD4F4" w14:textId="77777777" w:rsidR="00E24D55" w:rsidRDefault="004C3456" w:rsidP="00E24D55">
      <w:pPr>
        <w:pStyle w:val="01Title"/>
        <w:ind w:left="0"/>
        <w:jc w:val="both"/>
        <w:rPr>
          <w:b/>
          <w:sz w:val="20"/>
          <w:szCs w:val="20"/>
          <w:lang w:val="nl-BE"/>
        </w:rPr>
      </w:pPr>
      <w:r>
        <w:rPr>
          <w:b/>
          <w:sz w:val="20"/>
          <w:szCs w:val="20"/>
          <w:lang w:val="nl-BE"/>
        </w:rPr>
        <w:t xml:space="preserve">        10.Dc7+ </w:t>
      </w:r>
    </w:p>
    <w:p w14:paraId="14D85CCD" w14:textId="77777777" w:rsidR="00A91410" w:rsidRDefault="004C3456" w:rsidP="00E24D55">
      <w:pPr>
        <w:pStyle w:val="01Title"/>
        <w:ind w:left="0"/>
        <w:jc w:val="both"/>
        <w:rPr>
          <w:sz w:val="20"/>
          <w:szCs w:val="20"/>
          <w:lang w:val="nl-BE"/>
        </w:rPr>
      </w:pPr>
      <w:r>
        <w:rPr>
          <w:sz w:val="20"/>
          <w:szCs w:val="20"/>
          <w:lang w:val="nl-BE"/>
        </w:rPr>
        <w:t xml:space="preserve">En </w:t>
      </w:r>
      <w:r w:rsidR="009F5FD5">
        <w:rPr>
          <w:sz w:val="20"/>
          <w:szCs w:val="20"/>
          <w:lang w:val="nl-BE"/>
        </w:rPr>
        <w:t xml:space="preserve">toch </w:t>
      </w:r>
      <w:r>
        <w:rPr>
          <w:sz w:val="20"/>
          <w:szCs w:val="20"/>
          <w:lang w:val="nl-BE"/>
        </w:rPr>
        <w:t>mat.</w:t>
      </w:r>
    </w:p>
    <w:p w14:paraId="4B6CD4E0" w14:textId="77777777" w:rsidR="00A91410" w:rsidRDefault="00A91410" w:rsidP="00E24D55">
      <w:pPr>
        <w:pStyle w:val="01Title"/>
        <w:ind w:left="0"/>
        <w:jc w:val="both"/>
        <w:rPr>
          <w:sz w:val="20"/>
          <w:szCs w:val="20"/>
          <w:lang w:val="nl-BE"/>
        </w:rPr>
      </w:pPr>
    </w:p>
    <w:p w14:paraId="292F7C41" w14:textId="77777777" w:rsidR="00A91410" w:rsidRDefault="00A91410" w:rsidP="00E24D55">
      <w:pPr>
        <w:pStyle w:val="01Title"/>
        <w:ind w:left="0"/>
        <w:jc w:val="both"/>
        <w:rPr>
          <w:sz w:val="20"/>
          <w:szCs w:val="20"/>
          <w:lang w:val="nl-BE"/>
        </w:rPr>
      </w:pPr>
    </w:p>
    <w:p w14:paraId="1DBE8C27" w14:textId="77777777" w:rsidR="00A91410" w:rsidRDefault="00A91410" w:rsidP="00E24D55">
      <w:pPr>
        <w:pStyle w:val="01Title"/>
        <w:ind w:left="0"/>
        <w:jc w:val="both"/>
        <w:rPr>
          <w:sz w:val="20"/>
          <w:szCs w:val="20"/>
          <w:lang w:val="nl-BE"/>
        </w:rPr>
      </w:pPr>
    </w:p>
    <w:p w14:paraId="32137309" w14:textId="77777777" w:rsidR="00A91410" w:rsidRDefault="00A91410" w:rsidP="00E24D55">
      <w:pPr>
        <w:pStyle w:val="01Title"/>
        <w:ind w:left="0"/>
        <w:jc w:val="both"/>
        <w:rPr>
          <w:sz w:val="20"/>
          <w:szCs w:val="20"/>
          <w:lang w:val="nl-BE"/>
        </w:rPr>
      </w:pPr>
    </w:p>
    <w:p w14:paraId="2F30E2F5" w14:textId="77777777" w:rsidR="00A91410" w:rsidRDefault="00A91410" w:rsidP="00E24D55">
      <w:pPr>
        <w:pStyle w:val="01Title"/>
        <w:ind w:left="0"/>
        <w:jc w:val="both"/>
        <w:rPr>
          <w:sz w:val="20"/>
          <w:szCs w:val="20"/>
          <w:lang w:val="nl-BE"/>
        </w:rPr>
      </w:pPr>
    </w:p>
    <w:p w14:paraId="017F9DCF" w14:textId="77777777" w:rsidR="00A91410" w:rsidRDefault="00A91410" w:rsidP="00E24D55">
      <w:pPr>
        <w:pStyle w:val="01Title"/>
        <w:ind w:left="0"/>
        <w:jc w:val="both"/>
        <w:rPr>
          <w:sz w:val="20"/>
          <w:szCs w:val="20"/>
          <w:lang w:val="nl-BE"/>
        </w:rPr>
      </w:pPr>
    </w:p>
    <w:p w14:paraId="17D5C8A5" w14:textId="77777777" w:rsidR="00A91410" w:rsidRDefault="00A91410" w:rsidP="00E24D55">
      <w:pPr>
        <w:pStyle w:val="01Title"/>
        <w:ind w:left="0"/>
        <w:jc w:val="both"/>
        <w:rPr>
          <w:sz w:val="20"/>
          <w:szCs w:val="20"/>
          <w:lang w:val="nl-BE"/>
        </w:rPr>
      </w:pPr>
    </w:p>
    <w:p w14:paraId="7F7F2F7D" w14:textId="77777777" w:rsidR="00A91410" w:rsidRDefault="00A91410" w:rsidP="00E24D55">
      <w:pPr>
        <w:pStyle w:val="01Title"/>
        <w:ind w:left="0"/>
        <w:jc w:val="both"/>
        <w:rPr>
          <w:sz w:val="20"/>
          <w:szCs w:val="20"/>
          <w:lang w:val="nl-BE"/>
        </w:rPr>
      </w:pPr>
    </w:p>
    <w:p w14:paraId="4D4DDA0A" w14:textId="77777777" w:rsidR="00A91410" w:rsidRDefault="00A91410" w:rsidP="00E24D55">
      <w:pPr>
        <w:pStyle w:val="01Title"/>
        <w:ind w:left="0"/>
        <w:jc w:val="both"/>
        <w:rPr>
          <w:sz w:val="20"/>
          <w:szCs w:val="20"/>
          <w:lang w:val="nl-BE"/>
        </w:rPr>
      </w:pPr>
    </w:p>
    <w:p w14:paraId="3EB28B06" w14:textId="77777777" w:rsidR="00A91410" w:rsidRDefault="00A91410" w:rsidP="00E24D55">
      <w:pPr>
        <w:pStyle w:val="01Title"/>
        <w:ind w:left="0"/>
        <w:jc w:val="both"/>
        <w:rPr>
          <w:sz w:val="20"/>
          <w:szCs w:val="20"/>
          <w:lang w:val="nl-BE"/>
        </w:rPr>
      </w:pPr>
    </w:p>
    <w:p w14:paraId="628C3367" w14:textId="77777777" w:rsidR="00A91410" w:rsidRDefault="00A91410" w:rsidP="00E24D55">
      <w:pPr>
        <w:pStyle w:val="01Title"/>
        <w:ind w:left="0"/>
        <w:jc w:val="both"/>
        <w:rPr>
          <w:sz w:val="20"/>
          <w:szCs w:val="20"/>
          <w:lang w:val="nl-BE"/>
        </w:rPr>
      </w:pPr>
    </w:p>
    <w:p w14:paraId="379CE889" w14:textId="77777777" w:rsidR="00A91410" w:rsidRDefault="00A91410" w:rsidP="00E24D55">
      <w:pPr>
        <w:pStyle w:val="01Title"/>
        <w:ind w:left="0"/>
        <w:jc w:val="both"/>
        <w:rPr>
          <w:sz w:val="20"/>
          <w:szCs w:val="20"/>
          <w:lang w:val="nl-BE"/>
        </w:rPr>
      </w:pPr>
    </w:p>
    <w:p w14:paraId="19919BC0" w14:textId="77777777" w:rsidR="00A91410" w:rsidRDefault="00A91410" w:rsidP="00E24D55">
      <w:pPr>
        <w:pStyle w:val="01Title"/>
        <w:ind w:left="0"/>
        <w:jc w:val="both"/>
        <w:rPr>
          <w:sz w:val="20"/>
          <w:szCs w:val="20"/>
          <w:lang w:val="nl-BE"/>
        </w:rPr>
      </w:pPr>
    </w:p>
    <w:p w14:paraId="0210CF46" w14:textId="77777777" w:rsidR="00A91410" w:rsidRDefault="00A91410" w:rsidP="00E24D55">
      <w:pPr>
        <w:pStyle w:val="01Title"/>
        <w:ind w:left="0"/>
        <w:jc w:val="both"/>
        <w:rPr>
          <w:sz w:val="20"/>
          <w:szCs w:val="20"/>
          <w:lang w:val="nl-BE"/>
        </w:rPr>
      </w:pPr>
    </w:p>
    <w:p w14:paraId="59EC5E96" w14:textId="77777777" w:rsidR="00A91410" w:rsidRDefault="00A91410" w:rsidP="00E24D55">
      <w:pPr>
        <w:pStyle w:val="01Title"/>
        <w:ind w:left="0"/>
        <w:jc w:val="both"/>
        <w:rPr>
          <w:sz w:val="20"/>
          <w:szCs w:val="20"/>
          <w:lang w:val="nl-BE"/>
        </w:rPr>
      </w:pPr>
    </w:p>
    <w:p w14:paraId="5BF57623" w14:textId="77777777" w:rsidR="00A91410" w:rsidRDefault="00A91410" w:rsidP="00E24D55">
      <w:pPr>
        <w:pStyle w:val="01Title"/>
        <w:ind w:left="0"/>
        <w:jc w:val="both"/>
        <w:rPr>
          <w:sz w:val="20"/>
          <w:szCs w:val="20"/>
          <w:lang w:val="nl-BE"/>
        </w:rPr>
      </w:pPr>
    </w:p>
    <w:p w14:paraId="72C1FECB" w14:textId="77777777" w:rsidR="00A91410" w:rsidRDefault="00A91410" w:rsidP="00E24D55">
      <w:pPr>
        <w:pStyle w:val="01Title"/>
        <w:ind w:left="0"/>
        <w:jc w:val="both"/>
        <w:rPr>
          <w:sz w:val="20"/>
          <w:szCs w:val="20"/>
          <w:lang w:val="nl-BE"/>
        </w:rPr>
      </w:pPr>
    </w:p>
    <w:p w14:paraId="1758A909" w14:textId="77777777" w:rsidR="00A91410" w:rsidRDefault="00A91410" w:rsidP="00E24D55">
      <w:pPr>
        <w:pStyle w:val="01Title"/>
        <w:ind w:left="0"/>
        <w:jc w:val="both"/>
        <w:rPr>
          <w:sz w:val="20"/>
          <w:szCs w:val="20"/>
          <w:lang w:val="nl-BE"/>
        </w:rPr>
      </w:pPr>
    </w:p>
    <w:p w14:paraId="3F597857" w14:textId="77777777" w:rsidR="00A91410" w:rsidRDefault="00A91410" w:rsidP="00E24D55">
      <w:pPr>
        <w:pStyle w:val="01Title"/>
        <w:ind w:left="0"/>
        <w:jc w:val="both"/>
        <w:rPr>
          <w:sz w:val="20"/>
          <w:szCs w:val="20"/>
          <w:lang w:val="nl-BE"/>
        </w:rPr>
      </w:pPr>
    </w:p>
    <w:p w14:paraId="666A72AD" w14:textId="77777777" w:rsidR="00A91410" w:rsidRDefault="00A91410" w:rsidP="00E24D55">
      <w:pPr>
        <w:pStyle w:val="01Title"/>
        <w:ind w:left="0"/>
        <w:jc w:val="both"/>
        <w:rPr>
          <w:sz w:val="20"/>
          <w:szCs w:val="20"/>
          <w:lang w:val="nl-BE"/>
        </w:rPr>
      </w:pPr>
    </w:p>
    <w:p w14:paraId="1CBE4538" w14:textId="77777777" w:rsidR="00A91410" w:rsidRDefault="00A91410" w:rsidP="00E24D55">
      <w:pPr>
        <w:pStyle w:val="01Title"/>
        <w:ind w:left="0"/>
        <w:jc w:val="both"/>
        <w:rPr>
          <w:sz w:val="20"/>
          <w:szCs w:val="20"/>
          <w:lang w:val="nl-BE"/>
        </w:rPr>
      </w:pPr>
    </w:p>
    <w:p w14:paraId="4A723E2C" w14:textId="77777777" w:rsidR="00A91410" w:rsidRDefault="00A91410" w:rsidP="00896A06">
      <w:pPr>
        <w:pStyle w:val="01Title"/>
        <w:ind w:left="0"/>
        <w:jc w:val="center"/>
        <w:rPr>
          <w:b/>
          <w:sz w:val="20"/>
          <w:szCs w:val="20"/>
          <w:lang w:val="nl-BE"/>
        </w:rPr>
      </w:pPr>
      <w:r w:rsidRPr="00FB6155">
        <w:rPr>
          <w:b/>
          <w:sz w:val="20"/>
          <w:szCs w:val="20"/>
          <w:lang w:val="nl-BE"/>
        </w:rPr>
        <w:lastRenderedPageBreak/>
        <w:t>-</w:t>
      </w:r>
      <w:r>
        <w:rPr>
          <w:sz w:val="20"/>
          <w:szCs w:val="20"/>
          <w:lang w:val="nl-BE"/>
        </w:rPr>
        <w:t xml:space="preserve"> </w:t>
      </w:r>
      <w:r w:rsidR="00575E32">
        <w:rPr>
          <w:b/>
          <w:sz w:val="20"/>
          <w:szCs w:val="20"/>
          <w:lang w:val="nl-BE"/>
        </w:rPr>
        <w:t>129</w:t>
      </w:r>
      <w:r w:rsidR="00E506CF">
        <w:rPr>
          <w:b/>
          <w:sz w:val="20"/>
          <w:szCs w:val="20"/>
          <w:lang w:val="nl-BE"/>
        </w:rPr>
        <w:t xml:space="preserve"> -</w:t>
      </w:r>
    </w:p>
    <w:p w14:paraId="1BC80D1B" w14:textId="77777777" w:rsidR="004156BE" w:rsidRPr="00A91410" w:rsidRDefault="004156BE" w:rsidP="00A91410">
      <w:pPr>
        <w:pStyle w:val="01Title"/>
        <w:ind w:left="0"/>
        <w:jc w:val="center"/>
        <w:rPr>
          <w:b/>
          <w:sz w:val="20"/>
          <w:szCs w:val="20"/>
          <w:lang w:val="nl-BE"/>
        </w:rPr>
      </w:pPr>
    </w:p>
    <w:p w14:paraId="64AB8698" w14:textId="77777777" w:rsidR="00A91410" w:rsidRPr="00A35A7C" w:rsidRDefault="00A91410" w:rsidP="00A35A7C">
      <w:pPr>
        <w:pStyle w:val="01Title"/>
        <w:ind w:left="0"/>
        <w:jc w:val="center"/>
        <w:rPr>
          <w:sz w:val="20"/>
          <w:szCs w:val="20"/>
          <w:lang w:val="nl-BE"/>
        </w:rPr>
      </w:pPr>
      <w:r>
        <w:rPr>
          <w:i/>
          <w:sz w:val="20"/>
          <w:szCs w:val="20"/>
          <w:lang w:val="nl-BE"/>
        </w:rPr>
        <w:t xml:space="preserve">Origineel, </w:t>
      </w:r>
      <w:r w:rsidR="00A35A7C">
        <w:rPr>
          <w:sz w:val="20"/>
          <w:szCs w:val="20"/>
          <w:lang w:val="nl-BE"/>
        </w:rPr>
        <w:t>2012</w:t>
      </w:r>
    </w:p>
    <w:p w14:paraId="2357617E" w14:textId="77777777" w:rsidR="00A91410" w:rsidRDefault="00A91410" w:rsidP="00E24D55">
      <w:pPr>
        <w:pStyle w:val="01Title"/>
        <w:ind w:left="0"/>
        <w:jc w:val="both"/>
        <w:rPr>
          <w:sz w:val="20"/>
          <w:szCs w:val="20"/>
          <w:lang w:val="nl-BE"/>
        </w:rPr>
      </w:pPr>
    </w:p>
    <w:p w14:paraId="6A43E44E" w14:textId="77777777" w:rsidR="003F5A49" w:rsidRDefault="00A35A7C" w:rsidP="00E24D55">
      <w:pPr>
        <w:pStyle w:val="01Title"/>
        <w:ind w:left="0"/>
        <w:jc w:val="both"/>
        <w:rPr>
          <w:b/>
          <w:sz w:val="24"/>
          <w:szCs w:val="24"/>
          <w:lang w:val="nl-BE"/>
        </w:rPr>
      </w:pPr>
      <w:r>
        <w:object w:dxaOrig="4432" w:dyaOrig="4438" w14:anchorId="2A20297E">
          <v:shape id="_x0000_i1146" type="#_x0000_t75" style="width:155.1pt;height:155.1pt" o:ole="">
            <v:imagedata r:id="rId262" o:title=""/>
          </v:shape>
          <o:OLEObject Type="Embed" ProgID="CorelDRAW.Graphic.12" ShapeID="_x0000_i1146" DrawAspect="Content" ObjectID="_1587467539" r:id="rId263"/>
        </w:object>
      </w:r>
    </w:p>
    <w:p w14:paraId="499A73C1" w14:textId="77777777" w:rsidR="003F5A49" w:rsidRDefault="003F5A49" w:rsidP="00E24D55">
      <w:pPr>
        <w:pStyle w:val="01Title"/>
        <w:ind w:left="0"/>
        <w:jc w:val="both"/>
        <w:rPr>
          <w:b/>
          <w:sz w:val="24"/>
          <w:szCs w:val="24"/>
          <w:lang w:val="nl-BE"/>
        </w:rPr>
      </w:pPr>
    </w:p>
    <w:p w14:paraId="455790C6" w14:textId="77777777" w:rsidR="00A91410" w:rsidRDefault="00CC7709" w:rsidP="00E24D55">
      <w:pPr>
        <w:pStyle w:val="01Title"/>
        <w:ind w:left="0"/>
        <w:jc w:val="both"/>
        <w:rPr>
          <w:sz w:val="20"/>
          <w:szCs w:val="20"/>
          <w:lang w:val="nl-BE"/>
        </w:rPr>
      </w:pPr>
      <w:r>
        <w:rPr>
          <w:b/>
          <w:sz w:val="24"/>
          <w:szCs w:val="24"/>
          <w:lang w:val="nl-BE"/>
        </w:rPr>
        <w:t xml:space="preserve">+               </w:t>
      </w:r>
      <w:r w:rsidR="009B2300">
        <w:rPr>
          <w:sz w:val="20"/>
          <w:szCs w:val="20"/>
          <w:lang w:val="nl-BE"/>
        </w:rPr>
        <w:t xml:space="preserve">            0014.01 e1a8</w:t>
      </w:r>
    </w:p>
    <w:p w14:paraId="4B59D7B7" w14:textId="77777777" w:rsidR="00CC7709" w:rsidRDefault="00CC7709" w:rsidP="00E24D55">
      <w:pPr>
        <w:pStyle w:val="01Title"/>
        <w:ind w:left="0"/>
        <w:jc w:val="both"/>
        <w:rPr>
          <w:sz w:val="20"/>
          <w:szCs w:val="20"/>
          <w:lang w:val="nl-BE"/>
        </w:rPr>
      </w:pPr>
    </w:p>
    <w:p w14:paraId="50B574E0" w14:textId="77777777" w:rsidR="0045753F" w:rsidRDefault="00CC7709" w:rsidP="00E24D55">
      <w:pPr>
        <w:pStyle w:val="01Title"/>
        <w:ind w:left="0"/>
        <w:jc w:val="both"/>
        <w:rPr>
          <w:b/>
          <w:sz w:val="20"/>
          <w:szCs w:val="20"/>
          <w:lang w:val="nl-BE"/>
        </w:rPr>
      </w:pPr>
      <w:r>
        <w:rPr>
          <w:sz w:val="20"/>
          <w:szCs w:val="20"/>
          <w:lang w:val="nl-BE"/>
        </w:rPr>
        <w:tab/>
      </w:r>
      <w:r w:rsidR="003F5A49">
        <w:rPr>
          <w:b/>
          <w:sz w:val="20"/>
          <w:szCs w:val="20"/>
          <w:lang w:val="nl-BE"/>
        </w:rPr>
        <w:t>1.Kd2</w:t>
      </w:r>
      <w:r w:rsidR="003F5A49">
        <w:rPr>
          <w:b/>
          <w:sz w:val="20"/>
          <w:szCs w:val="20"/>
          <w:lang w:val="nl-BE"/>
        </w:rPr>
        <w:tab/>
        <w:t xml:space="preserve">          </w:t>
      </w:r>
      <w:r w:rsidR="003F5A49">
        <w:rPr>
          <w:b/>
          <w:sz w:val="20"/>
          <w:szCs w:val="20"/>
          <w:lang w:val="nl-BE"/>
        </w:rPr>
        <w:tab/>
      </w:r>
    </w:p>
    <w:p w14:paraId="5C5196B5" w14:textId="77777777" w:rsidR="0045753F" w:rsidRDefault="0045753F" w:rsidP="00E24D55">
      <w:pPr>
        <w:pStyle w:val="01Title"/>
        <w:ind w:left="0"/>
        <w:jc w:val="both"/>
        <w:rPr>
          <w:sz w:val="20"/>
          <w:szCs w:val="20"/>
          <w:lang w:val="nl-BE"/>
        </w:rPr>
      </w:pPr>
      <w:r>
        <w:rPr>
          <w:sz w:val="20"/>
          <w:szCs w:val="20"/>
          <w:lang w:val="nl-BE"/>
        </w:rPr>
        <w:t>Dreigt het paard in te sluiten.</w:t>
      </w:r>
    </w:p>
    <w:p w14:paraId="410F75B8" w14:textId="77777777" w:rsidR="00CC7709" w:rsidRPr="003F5A49" w:rsidRDefault="0045753F" w:rsidP="00E24D55">
      <w:pPr>
        <w:pStyle w:val="01Title"/>
        <w:ind w:left="0"/>
        <w:jc w:val="both"/>
        <w:rPr>
          <w:b/>
          <w:sz w:val="20"/>
          <w:szCs w:val="20"/>
          <w:lang w:val="nl-BE"/>
        </w:rPr>
      </w:pPr>
      <w:r>
        <w:rPr>
          <w:sz w:val="20"/>
          <w:szCs w:val="20"/>
          <w:lang w:val="nl-BE"/>
        </w:rPr>
        <w:tab/>
      </w:r>
      <w:r>
        <w:rPr>
          <w:b/>
          <w:sz w:val="20"/>
          <w:szCs w:val="20"/>
          <w:lang w:val="nl-BE"/>
        </w:rPr>
        <w:t>1…</w:t>
      </w:r>
      <w:r>
        <w:rPr>
          <w:b/>
          <w:sz w:val="20"/>
          <w:szCs w:val="20"/>
          <w:lang w:val="nl-BE"/>
        </w:rPr>
        <w:tab/>
      </w:r>
      <w:r>
        <w:rPr>
          <w:b/>
          <w:sz w:val="20"/>
          <w:szCs w:val="20"/>
          <w:lang w:val="nl-BE"/>
        </w:rPr>
        <w:tab/>
      </w:r>
      <w:r w:rsidR="00CC7709" w:rsidRPr="003F5A49">
        <w:rPr>
          <w:b/>
          <w:sz w:val="20"/>
          <w:szCs w:val="20"/>
          <w:lang w:val="nl-BE"/>
        </w:rPr>
        <w:t>Pb3</w:t>
      </w:r>
      <w:r w:rsidR="00975B30">
        <w:rPr>
          <w:b/>
          <w:sz w:val="20"/>
          <w:szCs w:val="20"/>
          <w:lang w:val="nl-BE"/>
        </w:rPr>
        <w:t>+</w:t>
      </w:r>
    </w:p>
    <w:p w14:paraId="0923F721" w14:textId="77777777" w:rsidR="004367DB" w:rsidRDefault="003F5A49" w:rsidP="00E24D55">
      <w:pPr>
        <w:pStyle w:val="01Title"/>
        <w:ind w:left="0"/>
        <w:jc w:val="both"/>
        <w:rPr>
          <w:b/>
          <w:sz w:val="20"/>
          <w:szCs w:val="20"/>
          <w:lang w:val="nl-BE"/>
        </w:rPr>
      </w:pPr>
      <w:r>
        <w:rPr>
          <w:b/>
          <w:sz w:val="20"/>
          <w:szCs w:val="20"/>
          <w:lang w:val="nl-BE"/>
        </w:rPr>
        <w:tab/>
        <w:t>2.Kc3</w:t>
      </w:r>
      <w:r w:rsidR="004367DB" w:rsidRPr="003F5A49">
        <w:rPr>
          <w:b/>
          <w:sz w:val="20"/>
          <w:szCs w:val="20"/>
          <w:lang w:val="nl-BE"/>
        </w:rPr>
        <w:tab/>
      </w:r>
      <w:r w:rsidR="004367DB" w:rsidRPr="003F5A49">
        <w:rPr>
          <w:b/>
          <w:sz w:val="20"/>
          <w:szCs w:val="20"/>
          <w:lang w:val="nl-BE"/>
        </w:rPr>
        <w:tab/>
        <w:t>Pa5</w:t>
      </w:r>
    </w:p>
    <w:p w14:paraId="43CC53F3" w14:textId="77777777" w:rsidR="0045753F" w:rsidRPr="0045753F" w:rsidRDefault="0045753F" w:rsidP="00E24D55">
      <w:pPr>
        <w:pStyle w:val="01Title"/>
        <w:ind w:left="0"/>
        <w:jc w:val="both"/>
        <w:rPr>
          <w:sz w:val="20"/>
          <w:szCs w:val="20"/>
          <w:lang w:val="nl-BE"/>
        </w:rPr>
      </w:pPr>
      <w:r>
        <w:rPr>
          <w:sz w:val="20"/>
          <w:szCs w:val="20"/>
          <w:lang w:val="nl-BE"/>
        </w:rPr>
        <w:t>Na 2…Pc1</w:t>
      </w:r>
      <w:r w:rsidR="00050B45">
        <w:rPr>
          <w:sz w:val="20"/>
          <w:szCs w:val="20"/>
          <w:lang w:val="nl-BE"/>
        </w:rPr>
        <w:t>?</w:t>
      </w:r>
      <w:r>
        <w:rPr>
          <w:sz w:val="20"/>
          <w:szCs w:val="20"/>
          <w:lang w:val="nl-BE"/>
        </w:rPr>
        <w:t xml:space="preserve"> verliest zwart na 40 zetten. Bijvoorbeeld: 3.Lh2</w:t>
      </w:r>
      <w:r w:rsidR="00B53A77">
        <w:rPr>
          <w:sz w:val="20"/>
          <w:szCs w:val="20"/>
          <w:lang w:val="nl-BE"/>
        </w:rPr>
        <w:t xml:space="preserve"> Pe2+ </w:t>
      </w:r>
      <w:r>
        <w:rPr>
          <w:sz w:val="20"/>
          <w:szCs w:val="20"/>
          <w:lang w:val="nl-BE"/>
        </w:rPr>
        <w:t>4.Kc4 Ka7 5.Pc5 Pc1 6.Lf4</w:t>
      </w:r>
      <w:r w:rsidR="00CE3D2B">
        <w:rPr>
          <w:sz w:val="20"/>
          <w:szCs w:val="20"/>
          <w:lang w:val="nl-BE"/>
        </w:rPr>
        <w:t xml:space="preserve"> Pe2 7.Le3 Pg3 8.Pe4+ c5 9.Pxg3, en-zovoort.</w:t>
      </w:r>
    </w:p>
    <w:p w14:paraId="10BD7C81" w14:textId="77777777" w:rsidR="004367DB" w:rsidRDefault="003F5A49" w:rsidP="00E24D55">
      <w:pPr>
        <w:pStyle w:val="01Title"/>
        <w:ind w:left="0"/>
        <w:jc w:val="both"/>
        <w:rPr>
          <w:b/>
          <w:sz w:val="20"/>
          <w:szCs w:val="20"/>
          <w:lang w:val="nl-BE"/>
        </w:rPr>
      </w:pPr>
      <w:r>
        <w:rPr>
          <w:b/>
          <w:sz w:val="20"/>
          <w:szCs w:val="20"/>
          <w:lang w:val="nl-BE"/>
        </w:rPr>
        <w:tab/>
        <w:t>3.Lb6</w:t>
      </w:r>
      <w:r>
        <w:rPr>
          <w:b/>
          <w:sz w:val="20"/>
          <w:szCs w:val="20"/>
          <w:lang w:val="nl-BE"/>
        </w:rPr>
        <w:tab/>
      </w:r>
      <w:r>
        <w:rPr>
          <w:b/>
          <w:sz w:val="20"/>
          <w:szCs w:val="20"/>
          <w:lang w:val="nl-BE"/>
        </w:rPr>
        <w:tab/>
        <w:t>Pb7</w:t>
      </w:r>
    </w:p>
    <w:p w14:paraId="505E1191" w14:textId="77777777" w:rsidR="003F5A49" w:rsidRDefault="003F5A49" w:rsidP="00E24D55">
      <w:pPr>
        <w:pStyle w:val="01Title"/>
        <w:ind w:left="0"/>
        <w:jc w:val="both"/>
        <w:rPr>
          <w:b/>
          <w:sz w:val="20"/>
          <w:szCs w:val="20"/>
          <w:lang w:val="nl-BE"/>
        </w:rPr>
      </w:pPr>
      <w:r>
        <w:rPr>
          <w:b/>
          <w:sz w:val="20"/>
          <w:szCs w:val="20"/>
          <w:lang w:val="nl-BE"/>
        </w:rPr>
        <w:tab/>
        <w:t>4.Lc7</w:t>
      </w:r>
      <w:r>
        <w:rPr>
          <w:b/>
          <w:sz w:val="20"/>
          <w:szCs w:val="20"/>
          <w:lang w:val="nl-BE"/>
        </w:rPr>
        <w:tab/>
      </w:r>
      <w:r>
        <w:rPr>
          <w:b/>
          <w:sz w:val="20"/>
          <w:szCs w:val="20"/>
          <w:lang w:val="nl-BE"/>
        </w:rPr>
        <w:tab/>
        <w:t>Ka7</w:t>
      </w:r>
    </w:p>
    <w:p w14:paraId="43D4C410" w14:textId="77777777" w:rsidR="00FF5B18" w:rsidRDefault="003F5A49" w:rsidP="00E24D55">
      <w:pPr>
        <w:pStyle w:val="01Title"/>
        <w:ind w:left="0"/>
        <w:jc w:val="both"/>
        <w:rPr>
          <w:b/>
          <w:sz w:val="20"/>
          <w:szCs w:val="20"/>
          <w:lang w:val="nl-BE"/>
        </w:rPr>
      </w:pPr>
      <w:r>
        <w:rPr>
          <w:b/>
          <w:sz w:val="20"/>
          <w:szCs w:val="20"/>
          <w:lang w:val="nl-BE"/>
        </w:rPr>
        <w:tab/>
        <w:t>5.Kb4</w:t>
      </w:r>
      <w:r>
        <w:rPr>
          <w:b/>
          <w:sz w:val="20"/>
          <w:szCs w:val="20"/>
          <w:lang w:val="nl-BE"/>
        </w:rPr>
        <w:tab/>
      </w:r>
      <w:r>
        <w:rPr>
          <w:b/>
          <w:sz w:val="20"/>
          <w:szCs w:val="20"/>
          <w:lang w:val="nl-BE"/>
        </w:rPr>
        <w:tab/>
        <w:t>Ka6</w:t>
      </w:r>
    </w:p>
    <w:p w14:paraId="5472723A" w14:textId="77777777" w:rsidR="003F5A49" w:rsidRDefault="003F5A49" w:rsidP="00E24D55">
      <w:pPr>
        <w:pStyle w:val="01Title"/>
        <w:ind w:left="0"/>
        <w:jc w:val="both"/>
        <w:rPr>
          <w:b/>
          <w:sz w:val="20"/>
          <w:szCs w:val="20"/>
          <w:lang w:val="nl-BE"/>
        </w:rPr>
      </w:pPr>
      <w:r>
        <w:rPr>
          <w:b/>
          <w:sz w:val="20"/>
          <w:szCs w:val="20"/>
          <w:lang w:val="nl-BE"/>
        </w:rPr>
        <w:tab/>
        <w:t>6.Pc3</w:t>
      </w:r>
      <w:r>
        <w:rPr>
          <w:b/>
          <w:sz w:val="20"/>
          <w:szCs w:val="20"/>
          <w:lang w:val="nl-BE"/>
        </w:rPr>
        <w:tab/>
      </w:r>
      <w:r>
        <w:rPr>
          <w:b/>
          <w:sz w:val="20"/>
          <w:szCs w:val="20"/>
          <w:lang w:val="nl-BE"/>
        </w:rPr>
        <w:tab/>
        <w:t>Ka7</w:t>
      </w:r>
    </w:p>
    <w:p w14:paraId="459501CC" w14:textId="77777777" w:rsidR="003F5A49" w:rsidRDefault="00B17683" w:rsidP="00E24D55">
      <w:pPr>
        <w:pStyle w:val="01Title"/>
        <w:ind w:left="0"/>
        <w:jc w:val="both"/>
        <w:rPr>
          <w:b/>
          <w:sz w:val="20"/>
          <w:szCs w:val="20"/>
          <w:lang w:val="nl-BE"/>
        </w:rPr>
      </w:pPr>
      <w:r>
        <w:rPr>
          <w:b/>
          <w:sz w:val="20"/>
          <w:szCs w:val="20"/>
          <w:lang w:val="nl-BE"/>
        </w:rPr>
        <w:tab/>
        <w:t>7</w:t>
      </w:r>
      <w:r w:rsidR="003F5A49">
        <w:rPr>
          <w:b/>
          <w:sz w:val="20"/>
          <w:szCs w:val="20"/>
          <w:lang w:val="nl-BE"/>
        </w:rPr>
        <w:t>.Pe4</w:t>
      </w:r>
      <w:r w:rsidR="003F5A49">
        <w:rPr>
          <w:b/>
          <w:sz w:val="20"/>
          <w:szCs w:val="20"/>
          <w:lang w:val="nl-BE"/>
        </w:rPr>
        <w:tab/>
      </w:r>
      <w:r w:rsidR="003F5A49">
        <w:rPr>
          <w:b/>
          <w:sz w:val="20"/>
          <w:szCs w:val="20"/>
          <w:lang w:val="nl-BE"/>
        </w:rPr>
        <w:tab/>
        <w:t>Ka6</w:t>
      </w:r>
    </w:p>
    <w:p w14:paraId="0072CA14" w14:textId="77777777" w:rsidR="003F5A49" w:rsidRDefault="003F5A49" w:rsidP="00E24D55">
      <w:pPr>
        <w:pStyle w:val="01Title"/>
        <w:ind w:left="0"/>
        <w:jc w:val="both"/>
        <w:rPr>
          <w:b/>
          <w:sz w:val="20"/>
          <w:szCs w:val="20"/>
          <w:lang w:val="nl-BE"/>
        </w:rPr>
      </w:pPr>
      <w:r>
        <w:rPr>
          <w:b/>
          <w:sz w:val="20"/>
          <w:szCs w:val="20"/>
          <w:lang w:val="nl-BE"/>
        </w:rPr>
        <w:tab/>
        <w:t>8.Ka4</w:t>
      </w:r>
      <w:r>
        <w:rPr>
          <w:b/>
          <w:sz w:val="20"/>
          <w:szCs w:val="20"/>
          <w:lang w:val="nl-BE"/>
        </w:rPr>
        <w:tab/>
      </w:r>
      <w:r>
        <w:rPr>
          <w:b/>
          <w:sz w:val="20"/>
          <w:szCs w:val="20"/>
          <w:lang w:val="nl-BE"/>
        </w:rPr>
        <w:tab/>
        <w:t>c5</w:t>
      </w:r>
    </w:p>
    <w:p w14:paraId="4EBF0202" w14:textId="77777777" w:rsidR="003F5A49" w:rsidRDefault="00F735B6" w:rsidP="00E24D55">
      <w:pPr>
        <w:pStyle w:val="01Title"/>
        <w:ind w:left="0"/>
        <w:jc w:val="both"/>
        <w:rPr>
          <w:b/>
          <w:sz w:val="20"/>
          <w:szCs w:val="20"/>
          <w:lang w:val="nl-BE"/>
        </w:rPr>
      </w:pPr>
      <w:r>
        <w:rPr>
          <w:b/>
          <w:sz w:val="20"/>
          <w:szCs w:val="20"/>
          <w:lang w:val="nl-BE"/>
        </w:rPr>
        <w:tab/>
        <w:t>9.Pc3</w:t>
      </w:r>
      <w:r>
        <w:rPr>
          <w:b/>
          <w:sz w:val="20"/>
          <w:szCs w:val="20"/>
          <w:lang w:val="nl-BE"/>
        </w:rPr>
        <w:tab/>
      </w:r>
      <w:r>
        <w:rPr>
          <w:b/>
          <w:sz w:val="20"/>
          <w:szCs w:val="20"/>
          <w:lang w:val="nl-BE"/>
        </w:rPr>
        <w:tab/>
        <w:t>c4</w:t>
      </w:r>
    </w:p>
    <w:p w14:paraId="10BCEF08" w14:textId="77777777" w:rsidR="00F735B6" w:rsidRDefault="00F735B6" w:rsidP="00E24D55">
      <w:pPr>
        <w:pStyle w:val="01Title"/>
        <w:ind w:left="0"/>
        <w:jc w:val="both"/>
        <w:rPr>
          <w:b/>
          <w:sz w:val="20"/>
          <w:szCs w:val="20"/>
          <w:lang w:val="nl-BE"/>
        </w:rPr>
      </w:pPr>
      <w:r>
        <w:rPr>
          <w:b/>
          <w:sz w:val="20"/>
          <w:szCs w:val="20"/>
          <w:lang w:val="nl-BE"/>
        </w:rPr>
        <w:t xml:space="preserve">         10.Kb4</w:t>
      </w:r>
      <w:r>
        <w:rPr>
          <w:b/>
          <w:sz w:val="20"/>
          <w:szCs w:val="20"/>
          <w:lang w:val="nl-BE"/>
        </w:rPr>
        <w:tab/>
      </w:r>
      <w:r>
        <w:rPr>
          <w:b/>
          <w:sz w:val="20"/>
          <w:szCs w:val="20"/>
          <w:lang w:val="nl-BE"/>
        </w:rPr>
        <w:tab/>
        <w:t>Pa5</w:t>
      </w:r>
    </w:p>
    <w:p w14:paraId="3B2ABEDA" w14:textId="77777777" w:rsidR="00F735B6" w:rsidRDefault="00F735B6" w:rsidP="00E24D55">
      <w:pPr>
        <w:pStyle w:val="01Title"/>
        <w:ind w:left="0"/>
        <w:jc w:val="both"/>
        <w:rPr>
          <w:b/>
          <w:sz w:val="20"/>
          <w:szCs w:val="20"/>
          <w:lang w:val="nl-BE"/>
        </w:rPr>
      </w:pPr>
      <w:r>
        <w:rPr>
          <w:b/>
          <w:sz w:val="20"/>
          <w:szCs w:val="20"/>
          <w:lang w:val="nl-BE"/>
        </w:rPr>
        <w:t xml:space="preserve">         11.Lxa5</w:t>
      </w:r>
    </w:p>
    <w:p w14:paraId="71E88CD4" w14:textId="77777777" w:rsidR="0046725E" w:rsidRDefault="00F735B6" w:rsidP="00E24D55">
      <w:pPr>
        <w:pStyle w:val="01Title"/>
        <w:ind w:left="0"/>
        <w:jc w:val="both"/>
        <w:rPr>
          <w:b/>
          <w:sz w:val="20"/>
          <w:szCs w:val="20"/>
          <w:lang w:val="nl-BE"/>
        </w:rPr>
      </w:pPr>
      <w:r>
        <w:rPr>
          <w:b/>
          <w:sz w:val="20"/>
          <w:szCs w:val="20"/>
          <w:lang w:val="nl-BE"/>
        </w:rPr>
        <w:t xml:space="preserve">        </w:t>
      </w:r>
    </w:p>
    <w:p w14:paraId="016FA6D7" w14:textId="77777777" w:rsidR="0046725E" w:rsidRDefault="0046725E" w:rsidP="00E24D55">
      <w:pPr>
        <w:pStyle w:val="01Title"/>
        <w:ind w:left="0"/>
        <w:jc w:val="both"/>
        <w:rPr>
          <w:b/>
          <w:sz w:val="20"/>
          <w:szCs w:val="20"/>
          <w:lang w:val="nl-BE"/>
        </w:rPr>
      </w:pPr>
    </w:p>
    <w:p w14:paraId="33604978" w14:textId="77777777" w:rsidR="0046725E" w:rsidRDefault="0046725E" w:rsidP="00E24D55">
      <w:pPr>
        <w:pStyle w:val="01Title"/>
        <w:ind w:left="0"/>
        <w:jc w:val="both"/>
        <w:rPr>
          <w:b/>
          <w:sz w:val="20"/>
          <w:szCs w:val="20"/>
          <w:lang w:val="nl-BE"/>
        </w:rPr>
      </w:pPr>
    </w:p>
    <w:p w14:paraId="0FEF3F63" w14:textId="77777777" w:rsidR="0046725E" w:rsidRDefault="0046725E" w:rsidP="00E24D55">
      <w:pPr>
        <w:pStyle w:val="01Title"/>
        <w:ind w:left="0"/>
        <w:jc w:val="both"/>
        <w:rPr>
          <w:b/>
          <w:sz w:val="20"/>
          <w:szCs w:val="20"/>
          <w:lang w:val="nl-BE"/>
        </w:rPr>
      </w:pPr>
    </w:p>
    <w:p w14:paraId="685F802F" w14:textId="77777777" w:rsidR="00F216F0" w:rsidRDefault="00F216F0" w:rsidP="00E24D55">
      <w:pPr>
        <w:pStyle w:val="01Title"/>
        <w:ind w:left="0"/>
        <w:jc w:val="both"/>
        <w:rPr>
          <w:b/>
          <w:sz w:val="20"/>
          <w:szCs w:val="20"/>
          <w:lang w:val="nl-BE"/>
        </w:rPr>
      </w:pPr>
    </w:p>
    <w:p w14:paraId="32C56AA5" w14:textId="77777777" w:rsidR="0059294E" w:rsidRPr="008C1572" w:rsidRDefault="0059294E" w:rsidP="00F735B6">
      <w:pPr>
        <w:pStyle w:val="01Title"/>
        <w:ind w:left="0"/>
        <w:jc w:val="both"/>
        <w:rPr>
          <w:sz w:val="20"/>
          <w:szCs w:val="20"/>
          <w:lang w:val="nl-BE"/>
        </w:rPr>
      </w:pPr>
    </w:p>
    <w:p w14:paraId="5A991CBF" w14:textId="77777777" w:rsidR="0046725E" w:rsidRDefault="0046725E" w:rsidP="00E24D55">
      <w:pPr>
        <w:pStyle w:val="01Title"/>
        <w:ind w:left="0"/>
        <w:jc w:val="both"/>
        <w:rPr>
          <w:sz w:val="20"/>
          <w:szCs w:val="20"/>
          <w:lang w:val="nl-BE"/>
        </w:rPr>
      </w:pPr>
    </w:p>
    <w:p w14:paraId="3EF0BF4D" w14:textId="77777777" w:rsidR="0046725E" w:rsidRPr="003F5A49" w:rsidRDefault="00796930" w:rsidP="00E24D55">
      <w:pPr>
        <w:pStyle w:val="01Title"/>
        <w:ind w:left="0"/>
        <w:jc w:val="both"/>
        <w:rPr>
          <w:sz w:val="20"/>
          <w:szCs w:val="20"/>
          <w:lang w:val="nl-BE"/>
        </w:rPr>
      </w:pPr>
      <w:r>
        <w:rPr>
          <w:sz w:val="20"/>
          <w:szCs w:val="20"/>
          <w:lang w:val="nl-BE"/>
        </w:rPr>
        <w:t>Winst door elf (11</w:t>
      </w:r>
      <w:r w:rsidR="00AA6E6C">
        <w:rPr>
          <w:sz w:val="20"/>
          <w:szCs w:val="20"/>
          <w:lang w:val="nl-BE"/>
        </w:rPr>
        <w:t>)</w:t>
      </w:r>
      <w:r w:rsidR="0046725E">
        <w:rPr>
          <w:sz w:val="20"/>
          <w:szCs w:val="20"/>
          <w:lang w:val="nl-BE"/>
        </w:rPr>
        <w:t xml:space="preserve"> opeenvolgende zetten</w:t>
      </w:r>
      <w:r w:rsidR="00AA6E6C">
        <w:rPr>
          <w:sz w:val="20"/>
          <w:szCs w:val="20"/>
          <w:lang w:val="nl-BE"/>
        </w:rPr>
        <w:t xml:space="preserve"> van wit zonder schaak te </w:t>
      </w:r>
      <w:r w:rsidR="00467F2B">
        <w:rPr>
          <w:sz w:val="20"/>
          <w:szCs w:val="20"/>
          <w:lang w:val="nl-BE"/>
        </w:rPr>
        <w:t>geven!</w:t>
      </w:r>
    </w:p>
    <w:p w14:paraId="34E7C6BD" w14:textId="77777777" w:rsidR="00FF5B18" w:rsidRDefault="00FF5B18" w:rsidP="00E24D55">
      <w:pPr>
        <w:pStyle w:val="01Title"/>
        <w:ind w:left="0"/>
        <w:jc w:val="both"/>
        <w:rPr>
          <w:sz w:val="20"/>
          <w:szCs w:val="20"/>
          <w:lang w:val="nl-BE"/>
        </w:rPr>
      </w:pPr>
    </w:p>
    <w:p w14:paraId="3AC00B5D" w14:textId="77777777" w:rsidR="00FF5B18" w:rsidRDefault="00FF5B18" w:rsidP="00E24D55">
      <w:pPr>
        <w:pStyle w:val="01Title"/>
        <w:ind w:left="0"/>
        <w:jc w:val="both"/>
        <w:rPr>
          <w:sz w:val="20"/>
          <w:szCs w:val="20"/>
          <w:lang w:val="nl-BE"/>
        </w:rPr>
      </w:pPr>
    </w:p>
    <w:p w14:paraId="7480CC4B" w14:textId="77777777" w:rsidR="00FF5B18" w:rsidRDefault="00FF5B18" w:rsidP="00E24D55">
      <w:pPr>
        <w:pStyle w:val="01Title"/>
        <w:ind w:left="0"/>
        <w:jc w:val="both"/>
        <w:rPr>
          <w:sz w:val="20"/>
          <w:szCs w:val="20"/>
          <w:lang w:val="nl-BE"/>
        </w:rPr>
      </w:pPr>
    </w:p>
    <w:p w14:paraId="0C2A4D77" w14:textId="77777777" w:rsidR="00FF5B18" w:rsidRDefault="00FF5B18" w:rsidP="00E24D55">
      <w:pPr>
        <w:pStyle w:val="01Title"/>
        <w:ind w:left="0"/>
        <w:jc w:val="both"/>
        <w:rPr>
          <w:sz w:val="20"/>
          <w:szCs w:val="20"/>
          <w:lang w:val="nl-BE"/>
        </w:rPr>
      </w:pPr>
    </w:p>
    <w:p w14:paraId="4DEA7737" w14:textId="77777777" w:rsidR="00FF5B18" w:rsidRDefault="00FF5B18" w:rsidP="00E24D55">
      <w:pPr>
        <w:pStyle w:val="01Title"/>
        <w:ind w:left="0"/>
        <w:jc w:val="both"/>
        <w:rPr>
          <w:sz w:val="20"/>
          <w:szCs w:val="20"/>
          <w:lang w:val="nl-BE"/>
        </w:rPr>
      </w:pPr>
    </w:p>
    <w:p w14:paraId="36EC6088" w14:textId="77777777" w:rsidR="004367DB" w:rsidRDefault="004367DB" w:rsidP="00E24D55">
      <w:pPr>
        <w:pStyle w:val="01Title"/>
        <w:ind w:left="0"/>
        <w:jc w:val="both"/>
        <w:rPr>
          <w:sz w:val="20"/>
          <w:szCs w:val="20"/>
          <w:lang w:val="nl-BE"/>
        </w:rPr>
      </w:pPr>
    </w:p>
    <w:p w14:paraId="25401C4C" w14:textId="77777777" w:rsidR="00AD6A9D" w:rsidRDefault="00AD6A9D" w:rsidP="00E24D55">
      <w:pPr>
        <w:pStyle w:val="01Title"/>
        <w:ind w:left="0"/>
        <w:jc w:val="both"/>
        <w:rPr>
          <w:sz w:val="20"/>
          <w:szCs w:val="20"/>
          <w:lang w:val="nl-BE"/>
        </w:rPr>
      </w:pPr>
    </w:p>
    <w:p w14:paraId="278A4FC0" w14:textId="77777777" w:rsidR="00AD6A9D" w:rsidRDefault="00AD6A9D" w:rsidP="00E24D55">
      <w:pPr>
        <w:pStyle w:val="01Title"/>
        <w:ind w:left="0"/>
        <w:jc w:val="both"/>
        <w:rPr>
          <w:sz w:val="20"/>
          <w:szCs w:val="20"/>
          <w:lang w:val="nl-BE"/>
        </w:rPr>
      </w:pPr>
    </w:p>
    <w:p w14:paraId="00223ED0" w14:textId="77777777" w:rsidR="00AD6A9D" w:rsidRDefault="00AD6A9D" w:rsidP="00E24D55">
      <w:pPr>
        <w:pStyle w:val="01Title"/>
        <w:ind w:left="0"/>
        <w:jc w:val="both"/>
        <w:rPr>
          <w:sz w:val="20"/>
          <w:szCs w:val="20"/>
          <w:lang w:val="nl-BE"/>
        </w:rPr>
      </w:pPr>
    </w:p>
    <w:p w14:paraId="3CD05EAB" w14:textId="77777777" w:rsidR="00AD6A9D" w:rsidRDefault="00AD6A9D" w:rsidP="00E24D55">
      <w:pPr>
        <w:pStyle w:val="01Title"/>
        <w:ind w:left="0"/>
        <w:jc w:val="both"/>
        <w:rPr>
          <w:sz w:val="20"/>
          <w:szCs w:val="20"/>
          <w:lang w:val="nl-BE"/>
        </w:rPr>
      </w:pPr>
    </w:p>
    <w:p w14:paraId="20CCAD4D" w14:textId="77777777" w:rsidR="00AD6A9D" w:rsidRDefault="00AD6A9D" w:rsidP="00E24D55">
      <w:pPr>
        <w:pStyle w:val="01Title"/>
        <w:ind w:left="0"/>
        <w:jc w:val="both"/>
        <w:rPr>
          <w:sz w:val="20"/>
          <w:szCs w:val="20"/>
          <w:lang w:val="nl-BE"/>
        </w:rPr>
      </w:pPr>
    </w:p>
    <w:p w14:paraId="67212967" w14:textId="77777777" w:rsidR="00AD6A9D" w:rsidRDefault="00AD6A9D" w:rsidP="00E24D55">
      <w:pPr>
        <w:pStyle w:val="01Title"/>
        <w:ind w:left="0"/>
        <w:jc w:val="both"/>
        <w:rPr>
          <w:sz w:val="20"/>
          <w:szCs w:val="20"/>
          <w:lang w:val="nl-BE"/>
        </w:rPr>
      </w:pPr>
    </w:p>
    <w:p w14:paraId="7E3E4ABA" w14:textId="77777777" w:rsidR="00AD6A9D" w:rsidRDefault="00AD6A9D" w:rsidP="00E24D55">
      <w:pPr>
        <w:pStyle w:val="01Title"/>
        <w:ind w:left="0"/>
        <w:jc w:val="both"/>
        <w:rPr>
          <w:sz w:val="20"/>
          <w:szCs w:val="20"/>
          <w:lang w:val="nl-BE"/>
        </w:rPr>
      </w:pPr>
    </w:p>
    <w:p w14:paraId="36C5BA81" w14:textId="77777777" w:rsidR="00AD6A9D" w:rsidRDefault="00AD6A9D" w:rsidP="00E24D55">
      <w:pPr>
        <w:pStyle w:val="01Title"/>
        <w:ind w:left="0"/>
        <w:jc w:val="both"/>
        <w:rPr>
          <w:sz w:val="20"/>
          <w:szCs w:val="20"/>
          <w:lang w:val="nl-BE"/>
        </w:rPr>
      </w:pPr>
    </w:p>
    <w:p w14:paraId="5A90C74B" w14:textId="77777777" w:rsidR="00AD6A9D" w:rsidRDefault="00AD6A9D" w:rsidP="00E24D55">
      <w:pPr>
        <w:pStyle w:val="01Title"/>
        <w:ind w:left="0"/>
        <w:jc w:val="both"/>
        <w:rPr>
          <w:sz w:val="20"/>
          <w:szCs w:val="20"/>
          <w:lang w:val="nl-BE"/>
        </w:rPr>
      </w:pPr>
    </w:p>
    <w:p w14:paraId="7F3A7FAE" w14:textId="77777777" w:rsidR="00AD6A9D" w:rsidRDefault="00AD6A9D" w:rsidP="00E24D55">
      <w:pPr>
        <w:pStyle w:val="01Title"/>
        <w:ind w:left="0"/>
        <w:jc w:val="both"/>
        <w:rPr>
          <w:sz w:val="20"/>
          <w:szCs w:val="20"/>
          <w:lang w:val="nl-BE"/>
        </w:rPr>
      </w:pPr>
    </w:p>
    <w:p w14:paraId="02412496" w14:textId="77777777" w:rsidR="00AD6A9D" w:rsidRDefault="00AD6A9D" w:rsidP="00E24D55">
      <w:pPr>
        <w:pStyle w:val="01Title"/>
        <w:ind w:left="0"/>
        <w:jc w:val="both"/>
        <w:rPr>
          <w:sz w:val="20"/>
          <w:szCs w:val="20"/>
          <w:lang w:val="nl-BE"/>
        </w:rPr>
      </w:pPr>
    </w:p>
    <w:p w14:paraId="18253109" w14:textId="77777777" w:rsidR="00AD6A9D" w:rsidRDefault="00AD6A9D" w:rsidP="00E24D55">
      <w:pPr>
        <w:pStyle w:val="01Title"/>
        <w:ind w:left="0"/>
        <w:jc w:val="both"/>
        <w:rPr>
          <w:sz w:val="20"/>
          <w:szCs w:val="20"/>
          <w:lang w:val="nl-BE"/>
        </w:rPr>
      </w:pPr>
    </w:p>
    <w:p w14:paraId="65D6F5FE" w14:textId="77777777" w:rsidR="00AD6A9D" w:rsidRDefault="00AD6A9D" w:rsidP="00E24D55">
      <w:pPr>
        <w:pStyle w:val="01Title"/>
        <w:ind w:left="0"/>
        <w:jc w:val="both"/>
        <w:rPr>
          <w:sz w:val="20"/>
          <w:szCs w:val="20"/>
          <w:lang w:val="nl-BE"/>
        </w:rPr>
      </w:pPr>
    </w:p>
    <w:p w14:paraId="02A80C4F" w14:textId="77777777" w:rsidR="00AD6A9D" w:rsidRDefault="00AD6A9D" w:rsidP="00E24D55">
      <w:pPr>
        <w:pStyle w:val="01Title"/>
        <w:ind w:left="0"/>
        <w:jc w:val="both"/>
        <w:rPr>
          <w:sz w:val="20"/>
          <w:szCs w:val="20"/>
          <w:lang w:val="nl-BE"/>
        </w:rPr>
      </w:pPr>
    </w:p>
    <w:p w14:paraId="03ECEFEB" w14:textId="77777777" w:rsidR="00AD6A9D" w:rsidRDefault="00AD6A9D" w:rsidP="00E24D55">
      <w:pPr>
        <w:pStyle w:val="01Title"/>
        <w:ind w:left="0"/>
        <w:jc w:val="both"/>
        <w:rPr>
          <w:sz w:val="20"/>
          <w:szCs w:val="20"/>
          <w:lang w:val="nl-BE"/>
        </w:rPr>
      </w:pPr>
    </w:p>
    <w:p w14:paraId="33BCCD36" w14:textId="77777777" w:rsidR="00AD6A9D" w:rsidRDefault="00AD6A9D" w:rsidP="00E24D55">
      <w:pPr>
        <w:pStyle w:val="01Title"/>
        <w:ind w:left="0"/>
        <w:jc w:val="both"/>
        <w:rPr>
          <w:sz w:val="20"/>
          <w:szCs w:val="20"/>
          <w:lang w:val="nl-BE"/>
        </w:rPr>
      </w:pPr>
    </w:p>
    <w:p w14:paraId="6D195BFC" w14:textId="77777777" w:rsidR="00AD6A9D" w:rsidRDefault="00F735B6" w:rsidP="00E24D55">
      <w:pPr>
        <w:pStyle w:val="01Title"/>
        <w:ind w:left="0"/>
        <w:jc w:val="both"/>
        <w:rPr>
          <w:sz w:val="20"/>
          <w:szCs w:val="20"/>
          <w:lang w:val="nl-BE"/>
        </w:rPr>
      </w:pPr>
      <w:r>
        <w:rPr>
          <w:sz w:val="20"/>
          <w:szCs w:val="20"/>
          <w:lang w:val="nl-BE"/>
        </w:rPr>
        <w:t xml:space="preserve"> </w:t>
      </w:r>
    </w:p>
    <w:p w14:paraId="00EAB92A" w14:textId="77777777" w:rsidR="00AD6A9D" w:rsidRDefault="0045753F" w:rsidP="00E24D55">
      <w:pPr>
        <w:pStyle w:val="01Title"/>
        <w:ind w:left="0"/>
        <w:jc w:val="both"/>
        <w:rPr>
          <w:sz w:val="20"/>
          <w:szCs w:val="20"/>
          <w:lang w:val="nl-BE"/>
        </w:rPr>
      </w:pPr>
      <w:r>
        <w:rPr>
          <w:sz w:val="20"/>
          <w:szCs w:val="20"/>
          <w:lang w:val="nl-BE"/>
        </w:rPr>
        <w:t xml:space="preserve"> </w:t>
      </w:r>
    </w:p>
    <w:p w14:paraId="47CE3DA0" w14:textId="77777777" w:rsidR="00AD6A9D" w:rsidRDefault="00AD6A9D" w:rsidP="00E24D55">
      <w:pPr>
        <w:pStyle w:val="01Title"/>
        <w:ind w:left="0"/>
        <w:jc w:val="both"/>
        <w:rPr>
          <w:sz w:val="20"/>
          <w:szCs w:val="20"/>
          <w:lang w:val="nl-BE"/>
        </w:rPr>
      </w:pPr>
    </w:p>
    <w:p w14:paraId="4E1EF3E6" w14:textId="77777777" w:rsidR="00185B3B" w:rsidRDefault="00167849" w:rsidP="00167849">
      <w:pPr>
        <w:pStyle w:val="01Title"/>
        <w:ind w:left="0"/>
        <w:jc w:val="both"/>
        <w:rPr>
          <w:sz w:val="20"/>
          <w:szCs w:val="20"/>
          <w:lang w:val="nl-BE"/>
        </w:rPr>
      </w:pPr>
      <w:r>
        <w:rPr>
          <w:sz w:val="20"/>
          <w:szCs w:val="20"/>
          <w:lang w:val="nl-BE"/>
        </w:rPr>
        <w:t xml:space="preserve"> </w:t>
      </w:r>
    </w:p>
    <w:p w14:paraId="147F9C85" w14:textId="77777777" w:rsidR="00F735B6" w:rsidRDefault="00F735B6" w:rsidP="00873611">
      <w:pPr>
        <w:pStyle w:val="01Title"/>
        <w:ind w:left="0"/>
        <w:jc w:val="center"/>
        <w:rPr>
          <w:b/>
          <w:sz w:val="20"/>
          <w:szCs w:val="20"/>
          <w:lang w:val="nl-BE"/>
        </w:rPr>
      </w:pPr>
    </w:p>
    <w:p w14:paraId="7EA4453F" w14:textId="77777777" w:rsidR="00F735B6" w:rsidRDefault="00F735B6" w:rsidP="00873611">
      <w:pPr>
        <w:pStyle w:val="01Title"/>
        <w:ind w:left="0"/>
        <w:jc w:val="center"/>
        <w:rPr>
          <w:b/>
          <w:sz w:val="20"/>
          <w:szCs w:val="20"/>
          <w:lang w:val="nl-BE"/>
        </w:rPr>
      </w:pPr>
    </w:p>
    <w:p w14:paraId="7F018528" w14:textId="77777777" w:rsidR="00F735B6" w:rsidRDefault="00F735B6" w:rsidP="00873611">
      <w:pPr>
        <w:pStyle w:val="01Title"/>
        <w:ind w:left="0"/>
        <w:jc w:val="center"/>
        <w:rPr>
          <w:b/>
          <w:sz w:val="20"/>
          <w:szCs w:val="20"/>
          <w:lang w:val="nl-BE"/>
        </w:rPr>
      </w:pPr>
    </w:p>
    <w:p w14:paraId="785E58B9" w14:textId="77777777" w:rsidR="00F735B6" w:rsidRDefault="00F735B6" w:rsidP="00873611">
      <w:pPr>
        <w:pStyle w:val="01Title"/>
        <w:ind w:left="0"/>
        <w:jc w:val="center"/>
        <w:rPr>
          <w:b/>
          <w:sz w:val="20"/>
          <w:szCs w:val="20"/>
          <w:lang w:val="nl-BE"/>
        </w:rPr>
      </w:pPr>
    </w:p>
    <w:p w14:paraId="567EA186" w14:textId="77777777" w:rsidR="00F735B6" w:rsidRDefault="00F735B6" w:rsidP="00873611">
      <w:pPr>
        <w:pStyle w:val="01Title"/>
        <w:ind w:left="0"/>
        <w:jc w:val="center"/>
        <w:rPr>
          <w:b/>
          <w:sz w:val="20"/>
          <w:szCs w:val="20"/>
          <w:lang w:val="nl-BE"/>
        </w:rPr>
      </w:pPr>
    </w:p>
    <w:p w14:paraId="5307764F" w14:textId="77777777" w:rsidR="00F735B6" w:rsidRDefault="00F735B6" w:rsidP="00873611">
      <w:pPr>
        <w:pStyle w:val="01Title"/>
        <w:ind w:left="0"/>
        <w:jc w:val="center"/>
        <w:rPr>
          <w:b/>
          <w:sz w:val="20"/>
          <w:szCs w:val="20"/>
          <w:lang w:val="nl-BE"/>
        </w:rPr>
      </w:pPr>
    </w:p>
    <w:p w14:paraId="60528C5D" w14:textId="77777777" w:rsidR="00F735B6" w:rsidRDefault="00F735B6" w:rsidP="00873611">
      <w:pPr>
        <w:pStyle w:val="01Title"/>
        <w:ind w:left="0"/>
        <w:jc w:val="center"/>
        <w:rPr>
          <w:b/>
          <w:sz w:val="20"/>
          <w:szCs w:val="20"/>
          <w:lang w:val="nl-BE"/>
        </w:rPr>
      </w:pPr>
    </w:p>
    <w:p w14:paraId="59DFB98E" w14:textId="77777777" w:rsidR="004367DB" w:rsidRDefault="00575E32" w:rsidP="00873611">
      <w:pPr>
        <w:pStyle w:val="01Title"/>
        <w:ind w:left="0"/>
        <w:jc w:val="center"/>
        <w:rPr>
          <w:b/>
          <w:sz w:val="20"/>
          <w:szCs w:val="20"/>
          <w:lang w:val="nl-BE"/>
        </w:rPr>
      </w:pPr>
      <w:r>
        <w:rPr>
          <w:b/>
          <w:sz w:val="20"/>
          <w:szCs w:val="20"/>
          <w:lang w:val="nl-BE"/>
        </w:rPr>
        <w:lastRenderedPageBreak/>
        <w:t>- 130</w:t>
      </w:r>
      <w:r w:rsidR="00B0752A">
        <w:rPr>
          <w:b/>
          <w:sz w:val="20"/>
          <w:szCs w:val="20"/>
          <w:lang w:val="nl-BE"/>
        </w:rPr>
        <w:t xml:space="preserve"> -</w:t>
      </w:r>
    </w:p>
    <w:p w14:paraId="76DE5A65" w14:textId="77777777" w:rsidR="00F233E4" w:rsidRDefault="00F233E4" w:rsidP="00AD6A9D">
      <w:pPr>
        <w:pStyle w:val="01Title"/>
        <w:ind w:left="0"/>
        <w:jc w:val="center"/>
        <w:rPr>
          <w:b/>
          <w:sz w:val="20"/>
          <w:szCs w:val="20"/>
          <w:lang w:val="nl-BE"/>
        </w:rPr>
      </w:pPr>
    </w:p>
    <w:p w14:paraId="4B3EBE6A" w14:textId="77777777" w:rsidR="00AD6A9D" w:rsidRDefault="00AD6A9D" w:rsidP="00AD6A9D">
      <w:pPr>
        <w:pStyle w:val="01Title"/>
        <w:ind w:left="0"/>
        <w:jc w:val="center"/>
        <w:rPr>
          <w:sz w:val="20"/>
          <w:szCs w:val="20"/>
          <w:lang w:val="nl-BE"/>
        </w:rPr>
      </w:pPr>
      <w:r w:rsidRPr="00AD6A9D">
        <w:rPr>
          <w:i/>
          <w:sz w:val="20"/>
          <w:szCs w:val="20"/>
          <w:lang w:val="nl-BE"/>
        </w:rPr>
        <w:t xml:space="preserve">Origineel, </w:t>
      </w:r>
      <w:r>
        <w:rPr>
          <w:sz w:val="20"/>
          <w:szCs w:val="20"/>
          <w:lang w:val="nl-BE"/>
        </w:rPr>
        <w:t>2010</w:t>
      </w:r>
    </w:p>
    <w:p w14:paraId="411BCDBC" w14:textId="77777777" w:rsidR="00AD6A9D" w:rsidRDefault="00AD6A9D" w:rsidP="00AD6A9D">
      <w:pPr>
        <w:pStyle w:val="01Title"/>
        <w:ind w:left="0"/>
        <w:jc w:val="center"/>
        <w:rPr>
          <w:sz w:val="20"/>
          <w:szCs w:val="20"/>
          <w:lang w:val="nl-BE"/>
        </w:rPr>
      </w:pPr>
      <w:r>
        <w:rPr>
          <w:sz w:val="20"/>
          <w:szCs w:val="20"/>
          <w:lang w:val="nl-BE"/>
        </w:rPr>
        <w:t xml:space="preserve"> </w:t>
      </w:r>
    </w:p>
    <w:p w14:paraId="62B08E58" w14:textId="77777777" w:rsidR="00AD6A9D" w:rsidRPr="00AD6A9D" w:rsidRDefault="00090A1F" w:rsidP="00AD6A9D">
      <w:pPr>
        <w:pStyle w:val="01Title"/>
        <w:ind w:left="0"/>
        <w:jc w:val="center"/>
        <w:rPr>
          <w:sz w:val="20"/>
          <w:szCs w:val="20"/>
          <w:lang w:val="nl-BE"/>
        </w:rPr>
      </w:pPr>
      <w:r>
        <w:object w:dxaOrig="4700" w:dyaOrig="4723" w14:anchorId="2EE496CC">
          <v:shape id="_x0000_i1147" type="#_x0000_t75" style="width:154.5pt;height:155.1pt" o:ole="">
            <v:imagedata r:id="rId264" o:title=""/>
          </v:shape>
          <o:OLEObject Type="Embed" ProgID="CorelDRAW.Graphic.12" ShapeID="_x0000_i1147" DrawAspect="Content" ObjectID="_1587467540" r:id="rId265"/>
        </w:object>
      </w:r>
    </w:p>
    <w:p w14:paraId="2A51B923" w14:textId="77777777" w:rsidR="004367DB" w:rsidRPr="00AD6A9D" w:rsidRDefault="004367DB" w:rsidP="00E24D55">
      <w:pPr>
        <w:pStyle w:val="01Title"/>
        <w:ind w:left="0"/>
        <w:jc w:val="both"/>
        <w:rPr>
          <w:sz w:val="20"/>
          <w:szCs w:val="20"/>
          <w:lang w:val="nl-BE"/>
        </w:rPr>
      </w:pPr>
    </w:p>
    <w:p w14:paraId="1C382E29" w14:textId="77777777" w:rsidR="004367DB" w:rsidRDefault="00090A1F" w:rsidP="00E24D55">
      <w:pPr>
        <w:pStyle w:val="01Title"/>
        <w:ind w:left="0"/>
        <w:jc w:val="both"/>
        <w:rPr>
          <w:sz w:val="20"/>
          <w:szCs w:val="20"/>
          <w:lang w:val="nl-BE"/>
        </w:rPr>
      </w:pPr>
      <w:r>
        <w:rPr>
          <w:b/>
          <w:sz w:val="24"/>
          <w:szCs w:val="24"/>
          <w:lang w:val="nl-BE"/>
        </w:rPr>
        <w:t xml:space="preserve">+                         </w:t>
      </w:r>
      <w:r>
        <w:rPr>
          <w:sz w:val="20"/>
          <w:szCs w:val="20"/>
          <w:lang w:val="nl-BE"/>
        </w:rPr>
        <w:t>4010.01 d1h2</w:t>
      </w:r>
    </w:p>
    <w:p w14:paraId="324FA872" w14:textId="77777777" w:rsidR="00090A1F" w:rsidRDefault="00090A1F" w:rsidP="00E24D55">
      <w:pPr>
        <w:pStyle w:val="01Title"/>
        <w:ind w:left="0"/>
        <w:jc w:val="both"/>
        <w:rPr>
          <w:sz w:val="20"/>
          <w:szCs w:val="20"/>
          <w:lang w:val="nl-BE"/>
        </w:rPr>
      </w:pPr>
    </w:p>
    <w:p w14:paraId="34FDF72E" w14:textId="77777777" w:rsidR="00090A1F" w:rsidRDefault="00090A1F" w:rsidP="00E24D55">
      <w:pPr>
        <w:pStyle w:val="01Title"/>
        <w:ind w:left="0"/>
        <w:jc w:val="both"/>
        <w:rPr>
          <w:b/>
          <w:sz w:val="20"/>
          <w:szCs w:val="20"/>
          <w:lang w:val="nl-BE"/>
        </w:rPr>
      </w:pPr>
      <w:r>
        <w:rPr>
          <w:sz w:val="20"/>
          <w:szCs w:val="20"/>
          <w:lang w:val="nl-BE"/>
        </w:rPr>
        <w:tab/>
      </w:r>
      <w:r>
        <w:rPr>
          <w:b/>
          <w:sz w:val="20"/>
          <w:szCs w:val="20"/>
          <w:lang w:val="nl-BE"/>
        </w:rPr>
        <w:t>1.Lxe5+</w:t>
      </w:r>
      <w:r>
        <w:rPr>
          <w:b/>
          <w:sz w:val="20"/>
          <w:szCs w:val="20"/>
          <w:lang w:val="nl-BE"/>
        </w:rPr>
        <w:tab/>
      </w:r>
      <w:r>
        <w:rPr>
          <w:b/>
          <w:sz w:val="20"/>
          <w:szCs w:val="20"/>
          <w:lang w:val="nl-BE"/>
        </w:rPr>
        <w:tab/>
        <w:t>Kg1</w:t>
      </w:r>
    </w:p>
    <w:p w14:paraId="0E006A6B" w14:textId="77777777" w:rsidR="00090A1F" w:rsidRDefault="00090A1F" w:rsidP="00E24D55">
      <w:pPr>
        <w:pStyle w:val="01Title"/>
        <w:ind w:left="0"/>
        <w:jc w:val="both"/>
        <w:rPr>
          <w:b/>
          <w:sz w:val="20"/>
          <w:szCs w:val="20"/>
          <w:lang w:val="nl-BE"/>
        </w:rPr>
      </w:pPr>
      <w:r>
        <w:rPr>
          <w:b/>
          <w:sz w:val="20"/>
          <w:szCs w:val="20"/>
          <w:lang w:val="nl-BE"/>
        </w:rPr>
        <w:tab/>
        <w:t>2.Dg8+</w:t>
      </w:r>
      <w:r>
        <w:rPr>
          <w:b/>
          <w:sz w:val="20"/>
          <w:szCs w:val="20"/>
          <w:lang w:val="nl-BE"/>
        </w:rPr>
        <w:tab/>
      </w:r>
      <w:r>
        <w:rPr>
          <w:b/>
          <w:sz w:val="20"/>
          <w:szCs w:val="20"/>
          <w:lang w:val="nl-BE"/>
        </w:rPr>
        <w:tab/>
        <w:t>Kf1</w:t>
      </w:r>
    </w:p>
    <w:p w14:paraId="40FF4205" w14:textId="77777777" w:rsidR="00090A1F" w:rsidRDefault="00090A1F" w:rsidP="00E24D55">
      <w:pPr>
        <w:pStyle w:val="01Title"/>
        <w:ind w:left="0"/>
        <w:jc w:val="both"/>
        <w:rPr>
          <w:b/>
          <w:sz w:val="20"/>
          <w:szCs w:val="20"/>
          <w:lang w:val="nl-BE"/>
        </w:rPr>
      </w:pPr>
      <w:r>
        <w:rPr>
          <w:b/>
          <w:sz w:val="20"/>
          <w:szCs w:val="20"/>
          <w:lang w:val="nl-BE"/>
        </w:rPr>
        <w:tab/>
        <w:t>3.Df7+</w:t>
      </w:r>
      <w:r>
        <w:rPr>
          <w:b/>
          <w:sz w:val="20"/>
          <w:szCs w:val="20"/>
          <w:lang w:val="nl-BE"/>
        </w:rPr>
        <w:tab/>
      </w:r>
      <w:r>
        <w:rPr>
          <w:b/>
          <w:sz w:val="20"/>
          <w:szCs w:val="20"/>
          <w:lang w:val="nl-BE"/>
        </w:rPr>
        <w:tab/>
        <w:t>Df2</w:t>
      </w:r>
    </w:p>
    <w:p w14:paraId="1B9487AB" w14:textId="77777777" w:rsidR="00090A1F" w:rsidRDefault="00090A1F" w:rsidP="00E24D55">
      <w:pPr>
        <w:pStyle w:val="01Title"/>
        <w:ind w:left="0"/>
        <w:jc w:val="both"/>
        <w:rPr>
          <w:b/>
          <w:sz w:val="20"/>
          <w:szCs w:val="20"/>
          <w:lang w:val="nl-BE"/>
        </w:rPr>
      </w:pPr>
      <w:r>
        <w:rPr>
          <w:b/>
          <w:sz w:val="20"/>
          <w:szCs w:val="20"/>
          <w:lang w:val="nl-BE"/>
        </w:rPr>
        <w:tab/>
        <w:t>4.Dc4+</w:t>
      </w:r>
      <w:r>
        <w:rPr>
          <w:b/>
          <w:sz w:val="20"/>
          <w:szCs w:val="20"/>
          <w:lang w:val="nl-BE"/>
        </w:rPr>
        <w:tab/>
      </w:r>
      <w:r>
        <w:rPr>
          <w:b/>
          <w:sz w:val="20"/>
          <w:szCs w:val="20"/>
          <w:lang w:val="nl-BE"/>
        </w:rPr>
        <w:tab/>
        <w:t>Kg2</w:t>
      </w:r>
    </w:p>
    <w:p w14:paraId="2C257A66" w14:textId="77777777" w:rsidR="00090A1F" w:rsidRDefault="00090A1F" w:rsidP="00E24D55">
      <w:pPr>
        <w:pStyle w:val="01Title"/>
        <w:ind w:left="0"/>
        <w:jc w:val="both"/>
        <w:rPr>
          <w:b/>
          <w:sz w:val="20"/>
          <w:szCs w:val="20"/>
          <w:lang w:val="nl-BE"/>
        </w:rPr>
      </w:pPr>
      <w:r>
        <w:rPr>
          <w:b/>
          <w:sz w:val="20"/>
          <w:szCs w:val="20"/>
          <w:lang w:val="nl-BE"/>
        </w:rPr>
        <w:tab/>
        <w:t>5.Dg4+</w:t>
      </w:r>
      <w:r>
        <w:rPr>
          <w:b/>
          <w:sz w:val="20"/>
          <w:szCs w:val="20"/>
          <w:lang w:val="nl-BE"/>
        </w:rPr>
        <w:tab/>
      </w:r>
      <w:r>
        <w:rPr>
          <w:b/>
          <w:sz w:val="20"/>
          <w:szCs w:val="20"/>
          <w:lang w:val="nl-BE"/>
        </w:rPr>
        <w:tab/>
        <w:t>Kf1</w:t>
      </w:r>
    </w:p>
    <w:p w14:paraId="34D55546" w14:textId="77777777" w:rsidR="00090A1F" w:rsidRDefault="00090A1F" w:rsidP="00E24D55">
      <w:pPr>
        <w:pStyle w:val="01Title"/>
        <w:ind w:left="0"/>
        <w:jc w:val="both"/>
        <w:rPr>
          <w:b/>
          <w:sz w:val="20"/>
          <w:szCs w:val="20"/>
          <w:lang w:val="nl-BE"/>
        </w:rPr>
      </w:pPr>
      <w:r>
        <w:rPr>
          <w:b/>
          <w:sz w:val="20"/>
          <w:szCs w:val="20"/>
          <w:lang w:val="nl-BE"/>
        </w:rPr>
        <w:tab/>
        <w:t>6.De4</w:t>
      </w:r>
    </w:p>
    <w:p w14:paraId="77353D70" w14:textId="77777777" w:rsidR="00090A1F" w:rsidRDefault="00090A1F" w:rsidP="00E24D55">
      <w:pPr>
        <w:pStyle w:val="01Title"/>
        <w:ind w:left="0"/>
        <w:jc w:val="both"/>
        <w:rPr>
          <w:sz w:val="20"/>
          <w:szCs w:val="20"/>
          <w:lang w:val="nl-BE"/>
        </w:rPr>
      </w:pPr>
      <w:r>
        <w:rPr>
          <w:sz w:val="20"/>
          <w:szCs w:val="20"/>
          <w:lang w:val="nl-BE"/>
        </w:rPr>
        <w:t>Een stille dwangstelling.</w:t>
      </w:r>
    </w:p>
    <w:p w14:paraId="5082D7D0" w14:textId="77777777" w:rsidR="00090A1F" w:rsidRDefault="00090A1F" w:rsidP="00E24D55">
      <w:pPr>
        <w:pStyle w:val="01Title"/>
        <w:ind w:left="0"/>
        <w:jc w:val="both"/>
        <w:rPr>
          <w:b/>
          <w:sz w:val="20"/>
          <w:szCs w:val="20"/>
          <w:lang w:val="nl-BE"/>
        </w:rPr>
      </w:pPr>
      <w:r>
        <w:rPr>
          <w:sz w:val="20"/>
          <w:szCs w:val="20"/>
          <w:lang w:val="nl-BE"/>
        </w:rPr>
        <w:tab/>
      </w:r>
      <w:r w:rsidR="00BC0F56">
        <w:rPr>
          <w:b/>
          <w:sz w:val="20"/>
          <w:szCs w:val="20"/>
          <w:lang w:val="nl-BE"/>
        </w:rPr>
        <w:t>6…</w:t>
      </w:r>
      <w:r w:rsidR="00BC0F56">
        <w:rPr>
          <w:b/>
          <w:sz w:val="20"/>
          <w:szCs w:val="20"/>
          <w:lang w:val="nl-BE"/>
        </w:rPr>
        <w:tab/>
      </w:r>
      <w:r w:rsidR="00BC0F56">
        <w:rPr>
          <w:b/>
          <w:sz w:val="20"/>
          <w:szCs w:val="20"/>
          <w:lang w:val="nl-BE"/>
        </w:rPr>
        <w:tab/>
        <w:t>Kg1</w:t>
      </w:r>
    </w:p>
    <w:p w14:paraId="469E3695" w14:textId="77777777" w:rsidR="00090A1F" w:rsidRDefault="00BC0F56" w:rsidP="00E24D55">
      <w:pPr>
        <w:pStyle w:val="01Title"/>
        <w:ind w:left="0"/>
        <w:jc w:val="both"/>
        <w:rPr>
          <w:b/>
          <w:sz w:val="20"/>
          <w:szCs w:val="20"/>
          <w:lang w:val="nl-BE"/>
        </w:rPr>
      </w:pPr>
      <w:r>
        <w:rPr>
          <w:b/>
          <w:sz w:val="20"/>
          <w:szCs w:val="20"/>
          <w:lang w:val="nl-BE"/>
        </w:rPr>
        <w:tab/>
        <w:t>7.Ld4</w:t>
      </w:r>
      <w:r>
        <w:rPr>
          <w:b/>
          <w:sz w:val="20"/>
          <w:szCs w:val="20"/>
          <w:lang w:val="nl-BE"/>
        </w:rPr>
        <w:tab/>
      </w:r>
      <w:r>
        <w:rPr>
          <w:b/>
          <w:sz w:val="20"/>
          <w:szCs w:val="20"/>
          <w:lang w:val="nl-BE"/>
        </w:rPr>
        <w:tab/>
        <w:t>Dxd4</w:t>
      </w:r>
    </w:p>
    <w:p w14:paraId="3EA0BACF" w14:textId="77777777" w:rsidR="00BC0F56" w:rsidRDefault="00BF73D5" w:rsidP="00E24D55">
      <w:pPr>
        <w:pStyle w:val="01Title"/>
        <w:ind w:left="0"/>
        <w:jc w:val="both"/>
        <w:rPr>
          <w:b/>
          <w:sz w:val="20"/>
          <w:szCs w:val="20"/>
          <w:lang w:val="nl-BE"/>
        </w:rPr>
      </w:pPr>
      <w:r>
        <w:rPr>
          <w:sz w:val="20"/>
          <w:szCs w:val="20"/>
          <w:lang w:val="nl-BE"/>
        </w:rPr>
        <w:tab/>
      </w:r>
      <w:r>
        <w:rPr>
          <w:b/>
          <w:sz w:val="20"/>
          <w:szCs w:val="20"/>
          <w:lang w:val="nl-BE"/>
        </w:rPr>
        <w:t>8.D</w:t>
      </w:r>
      <w:r w:rsidR="00BC0F56">
        <w:rPr>
          <w:b/>
          <w:sz w:val="20"/>
          <w:szCs w:val="20"/>
          <w:lang w:val="nl-BE"/>
        </w:rPr>
        <w:t>xd4</w:t>
      </w:r>
    </w:p>
    <w:p w14:paraId="372B7862" w14:textId="77777777" w:rsidR="00BF73D5" w:rsidRPr="00BC0F56" w:rsidRDefault="00BF73D5" w:rsidP="00E24D55">
      <w:pPr>
        <w:pStyle w:val="01Title"/>
        <w:ind w:left="0"/>
        <w:jc w:val="both"/>
        <w:rPr>
          <w:b/>
          <w:sz w:val="20"/>
          <w:szCs w:val="20"/>
          <w:lang w:val="nl-BE"/>
        </w:rPr>
      </w:pPr>
      <w:r>
        <w:rPr>
          <w:sz w:val="20"/>
          <w:szCs w:val="20"/>
          <w:lang w:val="nl-BE"/>
        </w:rPr>
        <w:t>Met winst.</w:t>
      </w:r>
    </w:p>
    <w:p w14:paraId="19B611A2" w14:textId="77777777" w:rsidR="00BF73D5" w:rsidRDefault="00BF73D5" w:rsidP="00E24D55">
      <w:pPr>
        <w:pStyle w:val="01Title"/>
        <w:ind w:left="0"/>
        <w:jc w:val="both"/>
        <w:rPr>
          <w:sz w:val="20"/>
          <w:szCs w:val="20"/>
          <w:lang w:val="nl-BE"/>
        </w:rPr>
      </w:pPr>
    </w:p>
    <w:p w14:paraId="78CF3902" w14:textId="77777777" w:rsidR="00F84BC1" w:rsidRDefault="00F84BC1" w:rsidP="00E24D55">
      <w:pPr>
        <w:pStyle w:val="01Title"/>
        <w:ind w:left="0"/>
        <w:jc w:val="both"/>
        <w:rPr>
          <w:sz w:val="20"/>
          <w:szCs w:val="20"/>
          <w:lang w:val="nl-BE"/>
        </w:rPr>
      </w:pPr>
    </w:p>
    <w:p w14:paraId="40CAF4AB" w14:textId="77777777" w:rsidR="00F84BC1" w:rsidRDefault="00F84BC1" w:rsidP="00E24D55">
      <w:pPr>
        <w:pStyle w:val="01Title"/>
        <w:ind w:left="0"/>
        <w:jc w:val="both"/>
        <w:rPr>
          <w:sz w:val="20"/>
          <w:szCs w:val="20"/>
          <w:lang w:val="nl-BE"/>
        </w:rPr>
      </w:pPr>
    </w:p>
    <w:p w14:paraId="4519102C" w14:textId="77777777" w:rsidR="00F84BC1" w:rsidRDefault="00F84BC1" w:rsidP="00E24D55">
      <w:pPr>
        <w:pStyle w:val="01Title"/>
        <w:ind w:left="0"/>
        <w:jc w:val="both"/>
        <w:rPr>
          <w:sz w:val="20"/>
          <w:szCs w:val="20"/>
          <w:lang w:val="nl-BE"/>
        </w:rPr>
      </w:pPr>
    </w:p>
    <w:p w14:paraId="6D8E4FD5" w14:textId="77777777" w:rsidR="00F84BC1" w:rsidRDefault="00F84BC1" w:rsidP="006A71E9">
      <w:pPr>
        <w:pStyle w:val="01Title"/>
        <w:ind w:left="0"/>
        <w:jc w:val="center"/>
        <w:rPr>
          <w:sz w:val="20"/>
          <w:szCs w:val="20"/>
          <w:lang w:val="nl-BE"/>
        </w:rPr>
      </w:pPr>
    </w:p>
    <w:p w14:paraId="07999525" w14:textId="77777777" w:rsidR="00F84BC1" w:rsidRDefault="00F84BC1" w:rsidP="00E24D55">
      <w:pPr>
        <w:pStyle w:val="01Title"/>
        <w:ind w:left="0"/>
        <w:jc w:val="both"/>
        <w:rPr>
          <w:sz w:val="20"/>
          <w:szCs w:val="20"/>
          <w:lang w:val="nl-BE"/>
        </w:rPr>
      </w:pPr>
    </w:p>
    <w:p w14:paraId="29FB5C2C" w14:textId="77777777" w:rsidR="00F84BC1" w:rsidRDefault="00F84BC1" w:rsidP="00E24D55">
      <w:pPr>
        <w:pStyle w:val="01Title"/>
        <w:ind w:left="0"/>
        <w:jc w:val="both"/>
        <w:rPr>
          <w:sz w:val="20"/>
          <w:szCs w:val="20"/>
          <w:lang w:val="nl-BE"/>
        </w:rPr>
      </w:pPr>
    </w:p>
    <w:p w14:paraId="2B0BD283" w14:textId="77777777" w:rsidR="00F84BC1" w:rsidRDefault="00F84BC1" w:rsidP="00E24D55">
      <w:pPr>
        <w:pStyle w:val="01Title"/>
        <w:ind w:left="0"/>
        <w:jc w:val="both"/>
        <w:rPr>
          <w:sz w:val="20"/>
          <w:szCs w:val="20"/>
          <w:lang w:val="nl-BE"/>
        </w:rPr>
      </w:pPr>
    </w:p>
    <w:p w14:paraId="7F97ACD9" w14:textId="77777777" w:rsidR="00F84BC1" w:rsidRDefault="00F84BC1" w:rsidP="00E24D55">
      <w:pPr>
        <w:pStyle w:val="01Title"/>
        <w:ind w:left="0"/>
        <w:jc w:val="both"/>
        <w:rPr>
          <w:sz w:val="20"/>
          <w:szCs w:val="20"/>
          <w:lang w:val="nl-BE"/>
        </w:rPr>
      </w:pPr>
    </w:p>
    <w:p w14:paraId="78CF090C" w14:textId="77777777" w:rsidR="004866B3" w:rsidRDefault="004866B3" w:rsidP="00E24D55">
      <w:pPr>
        <w:pStyle w:val="01Title"/>
        <w:ind w:left="0"/>
        <w:jc w:val="both"/>
        <w:rPr>
          <w:sz w:val="20"/>
          <w:szCs w:val="20"/>
          <w:lang w:val="nl-BE"/>
        </w:rPr>
      </w:pPr>
    </w:p>
    <w:p w14:paraId="399B1A41" w14:textId="77777777" w:rsidR="00BC0F56" w:rsidRDefault="00BC0F56" w:rsidP="00E24D55">
      <w:pPr>
        <w:pStyle w:val="01Title"/>
        <w:ind w:left="0"/>
        <w:jc w:val="both"/>
        <w:rPr>
          <w:sz w:val="20"/>
          <w:szCs w:val="20"/>
          <w:lang w:val="nl-BE"/>
        </w:rPr>
      </w:pPr>
    </w:p>
    <w:p w14:paraId="0E4B0410" w14:textId="77777777" w:rsidR="00BC0F56" w:rsidRDefault="00BC0F56" w:rsidP="00E24D55">
      <w:pPr>
        <w:pStyle w:val="01Title"/>
        <w:ind w:left="0"/>
        <w:jc w:val="both"/>
        <w:rPr>
          <w:sz w:val="20"/>
          <w:szCs w:val="20"/>
          <w:lang w:val="nl-BE"/>
        </w:rPr>
      </w:pPr>
    </w:p>
    <w:p w14:paraId="6EE7821F" w14:textId="77777777" w:rsidR="00BC0F56" w:rsidRDefault="00BC0F56" w:rsidP="00E24D55">
      <w:pPr>
        <w:pStyle w:val="01Title"/>
        <w:ind w:left="0"/>
        <w:jc w:val="both"/>
        <w:rPr>
          <w:sz w:val="20"/>
          <w:szCs w:val="20"/>
          <w:lang w:val="nl-BE"/>
        </w:rPr>
      </w:pPr>
    </w:p>
    <w:p w14:paraId="4277D4D3" w14:textId="77777777" w:rsidR="00F84BC1" w:rsidRDefault="00F84BC1" w:rsidP="00E24D55">
      <w:pPr>
        <w:pStyle w:val="01Title"/>
        <w:ind w:left="0"/>
        <w:jc w:val="both"/>
        <w:rPr>
          <w:sz w:val="20"/>
          <w:szCs w:val="20"/>
          <w:lang w:val="nl-BE"/>
        </w:rPr>
      </w:pPr>
    </w:p>
    <w:p w14:paraId="0A2C7C58" w14:textId="77777777" w:rsidR="00BF73D5" w:rsidRDefault="00BF73D5" w:rsidP="00E24D55">
      <w:pPr>
        <w:pStyle w:val="01Title"/>
        <w:ind w:left="0"/>
        <w:jc w:val="both"/>
        <w:rPr>
          <w:sz w:val="20"/>
          <w:szCs w:val="20"/>
          <w:lang w:val="nl-BE"/>
        </w:rPr>
      </w:pPr>
      <w:r>
        <w:rPr>
          <w:sz w:val="20"/>
          <w:szCs w:val="20"/>
          <w:lang w:val="nl-BE"/>
        </w:rPr>
        <w:t>Het is een correctie van een foute studie van Julien Vandi</w:t>
      </w:r>
      <w:r w:rsidR="002F4600">
        <w:rPr>
          <w:sz w:val="20"/>
          <w:szCs w:val="20"/>
          <w:lang w:val="nl-BE"/>
        </w:rPr>
        <w:t xml:space="preserve">est </w:t>
      </w:r>
      <w:r w:rsidR="00444F03">
        <w:rPr>
          <w:sz w:val="20"/>
          <w:szCs w:val="20"/>
          <w:lang w:val="nl-BE"/>
        </w:rPr>
        <w:t>die ver</w:t>
      </w:r>
      <w:r w:rsidR="002F4600">
        <w:rPr>
          <w:sz w:val="20"/>
          <w:szCs w:val="20"/>
          <w:lang w:val="nl-BE"/>
        </w:rPr>
        <w:t>-</w:t>
      </w:r>
      <w:r w:rsidR="009A1CDB">
        <w:rPr>
          <w:sz w:val="20"/>
          <w:szCs w:val="20"/>
          <w:lang w:val="nl-BE"/>
        </w:rPr>
        <w:t>scheen in EG (1979). M</w:t>
      </w:r>
      <w:r w:rsidR="00025751">
        <w:rPr>
          <w:sz w:val="20"/>
          <w:szCs w:val="20"/>
          <w:lang w:val="nl-BE"/>
        </w:rPr>
        <w:t>ijn</w:t>
      </w:r>
      <w:r w:rsidR="00444F03">
        <w:rPr>
          <w:sz w:val="20"/>
          <w:szCs w:val="20"/>
          <w:lang w:val="nl-BE"/>
        </w:rPr>
        <w:t xml:space="preserve"> oplos</w:t>
      </w:r>
      <w:r w:rsidR="002F4600">
        <w:rPr>
          <w:sz w:val="20"/>
          <w:szCs w:val="20"/>
          <w:lang w:val="nl-BE"/>
        </w:rPr>
        <w:t>-</w:t>
      </w:r>
      <w:r w:rsidR="003449BB">
        <w:rPr>
          <w:sz w:val="20"/>
          <w:szCs w:val="20"/>
          <w:lang w:val="nl-BE"/>
        </w:rPr>
        <w:t>sing is iets korter dan zijn versie:</w:t>
      </w:r>
    </w:p>
    <w:p w14:paraId="67AAFFB4" w14:textId="77777777" w:rsidR="00BF73D5" w:rsidRDefault="00BF73D5" w:rsidP="00E24D55">
      <w:pPr>
        <w:pStyle w:val="01Title"/>
        <w:ind w:left="0"/>
        <w:jc w:val="both"/>
        <w:rPr>
          <w:sz w:val="20"/>
          <w:szCs w:val="20"/>
          <w:lang w:val="nl-BE"/>
        </w:rPr>
      </w:pPr>
    </w:p>
    <w:p w14:paraId="26207E06" w14:textId="77777777" w:rsidR="00BF73D5" w:rsidRPr="00E70E85" w:rsidRDefault="00BF73D5" w:rsidP="00E24D55">
      <w:pPr>
        <w:pStyle w:val="01Title"/>
        <w:ind w:left="0"/>
        <w:jc w:val="both"/>
        <w:rPr>
          <w:sz w:val="20"/>
          <w:szCs w:val="20"/>
          <w:lang w:val="nl-BE"/>
        </w:rPr>
      </w:pPr>
      <w:r w:rsidRPr="00E70E85">
        <w:rPr>
          <w:sz w:val="20"/>
          <w:szCs w:val="20"/>
          <w:lang w:val="nl-BE"/>
        </w:rPr>
        <w:t>Kd1 Da1 Le5 / Kg2 Dc5 +</w:t>
      </w:r>
    </w:p>
    <w:p w14:paraId="478F79A8" w14:textId="77777777" w:rsidR="00A91410" w:rsidRDefault="00BF73D5" w:rsidP="00E24D55">
      <w:pPr>
        <w:pStyle w:val="01Title"/>
        <w:ind w:left="0"/>
        <w:jc w:val="both"/>
        <w:rPr>
          <w:sz w:val="20"/>
          <w:szCs w:val="20"/>
          <w:lang w:val="nl-BE"/>
        </w:rPr>
      </w:pPr>
      <w:r>
        <w:rPr>
          <w:sz w:val="20"/>
          <w:szCs w:val="20"/>
          <w:lang w:val="nl-BE"/>
        </w:rPr>
        <w:t>(Na H. Rinck)</w:t>
      </w:r>
    </w:p>
    <w:p w14:paraId="663AF4D3" w14:textId="77777777" w:rsidR="00BF73D5" w:rsidRDefault="00BF73D5" w:rsidP="00E24D55">
      <w:pPr>
        <w:pStyle w:val="01Title"/>
        <w:ind w:left="0"/>
        <w:jc w:val="both"/>
        <w:rPr>
          <w:sz w:val="20"/>
          <w:szCs w:val="20"/>
          <w:lang w:val="nl-BE"/>
        </w:rPr>
      </w:pPr>
    </w:p>
    <w:p w14:paraId="7ECF37D6" w14:textId="77777777" w:rsidR="00A91410" w:rsidRPr="00EE0577" w:rsidRDefault="00EE3C0F" w:rsidP="00E24D55">
      <w:pPr>
        <w:pStyle w:val="01Title"/>
        <w:ind w:left="0"/>
        <w:jc w:val="both"/>
        <w:rPr>
          <w:sz w:val="20"/>
          <w:szCs w:val="20"/>
          <w:lang w:val="nl-BE"/>
        </w:rPr>
      </w:pPr>
      <w:r>
        <w:rPr>
          <w:sz w:val="20"/>
          <w:szCs w:val="20"/>
          <w:lang w:val="nl-BE"/>
        </w:rPr>
        <w:t xml:space="preserve">1.Da8+ Kg1 </w:t>
      </w:r>
      <w:r w:rsidRPr="00EE0577">
        <w:rPr>
          <w:b/>
          <w:sz w:val="20"/>
          <w:szCs w:val="20"/>
          <w:lang w:val="nl-BE"/>
        </w:rPr>
        <w:t>2.</w:t>
      </w:r>
      <w:r w:rsidR="00C800E7" w:rsidRPr="00EE0577">
        <w:rPr>
          <w:b/>
          <w:sz w:val="20"/>
          <w:szCs w:val="20"/>
          <w:lang w:val="nl-BE"/>
        </w:rPr>
        <w:t>Dg8+</w:t>
      </w:r>
      <w:r w:rsidR="00C800E7">
        <w:rPr>
          <w:sz w:val="20"/>
          <w:szCs w:val="20"/>
          <w:lang w:val="nl-BE"/>
        </w:rPr>
        <w:t xml:space="preserve"> </w:t>
      </w:r>
      <w:r w:rsidR="00C800E7">
        <w:rPr>
          <w:i/>
          <w:sz w:val="20"/>
          <w:szCs w:val="20"/>
          <w:lang w:val="nl-BE"/>
        </w:rPr>
        <w:t>(</w:t>
      </w:r>
      <w:r w:rsidR="00C800E7" w:rsidRPr="00EE0577">
        <w:rPr>
          <w:b/>
          <w:i/>
          <w:sz w:val="20"/>
          <w:szCs w:val="20"/>
          <w:lang w:val="nl-BE"/>
        </w:rPr>
        <w:t>2.De4</w:t>
      </w:r>
      <w:r w:rsidR="00C800E7">
        <w:rPr>
          <w:i/>
          <w:sz w:val="20"/>
          <w:szCs w:val="20"/>
          <w:lang w:val="nl-BE"/>
        </w:rPr>
        <w:t xml:space="preserve"> is ko</w:t>
      </w:r>
      <w:r w:rsidR="00EE0577">
        <w:rPr>
          <w:i/>
          <w:sz w:val="20"/>
          <w:szCs w:val="20"/>
          <w:lang w:val="nl-BE"/>
        </w:rPr>
        <w:t>r-</w:t>
      </w:r>
      <w:r w:rsidR="00C800E7">
        <w:rPr>
          <w:i/>
          <w:sz w:val="20"/>
          <w:szCs w:val="20"/>
          <w:lang w:val="nl-BE"/>
        </w:rPr>
        <w:t>ter) 2…</w:t>
      </w:r>
      <w:r w:rsidR="00C800E7">
        <w:rPr>
          <w:sz w:val="20"/>
          <w:szCs w:val="20"/>
          <w:lang w:val="nl-BE"/>
        </w:rPr>
        <w:t xml:space="preserve">Kf1 3.Df7+ Df2 4.Dc4+ Kg2 5.Dg4+ Kf1 6.De4 Dc5 7.De2+ Kg1 </w:t>
      </w:r>
      <w:r w:rsidR="00C800E7" w:rsidRPr="00EE0577">
        <w:rPr>
          <w:b/>
          <w:sz w:val="20"/>
          <w:szCs w:val="20"/>
          <w:lang w:val="nl-BE"/>
        </w:rPr>
        <w:t>8.Dh2+</w:t>
      </w:r>
      <w:r w:rsidR="00C800E7">
        <w:rPr>
          <w:sz w:val="20"/>
          <w:szCs w:val="20"/>
          <w:lang w:val="nl-BE"/>
        </w:rPr>
        <w:t xml:space="preserve"> </w:t>
      </w:r>
      <w:r w:rsidR="002D752D">
        <w:rPr>
          <w:i/>
          <w:sz w:val="20"/>
          <w:szCs w:val="20"/>
          <w:lang w:val="nl-BE"/>
        </w:rPr>
        <w:t>(</w:t>
      </w:r>
      <w:r w:rsidR="002D752D" w:rsidRPr="00EE0577">
        <w:rPr>
          <w:b/>
          <w:i/>
          <w:sz w:val="20"/>
          <w:szCs w:val="20"/>
          <w:lang w:val="nl-BE"/>
        </w:rPr>
        <w:t>8.Dg4</w:t>
      </w:r>
      <w:r w:rsidR="00C800E7">
        <w:rPr>
          <w:i/>
          <w:sz w:val="20"/>
          <w:szCs w:val="20"/>
          <w:lang w:val="nl-BE"/>
        </w:rPr>
        <w:t xml:space="preserve"> is korter) </w:t>
      </w:r>
      <w:r w:rsidR="00C800E7">
        <w:rPr>
          <w:sz w:val="20"/>
          <w:szCs w:val="20"/>
          <w:lang w:val="nl-BE"/>
        </w:rPr>
        <w:t xml:space="preserve">8…Kf1 </w:t>
      </w:r>
      <w:r w:rsidR="00C800E7" w:rsidRPr="00EE0577">
        <w:rPr>
          <w:b/>
          <w:sz w:val="20"/>
          <w:szCs w:val="20"/>
          <w:lang w:val="nl-BE"/>
        </w:rPr>
        <w:t>9.Dh3+</w:t>
      </w:r>
      <w:r w:rsidR="002D752D">
        <w:rPr>
          <w:sz w:val="20"/>
          <w:szCs w:val="20"/>
          <w:lang w:val="nl-BE"/>
        </w:rPr>
        <w:t xml:space="preserve"> </w:t>
      </w:r>
      <w:r w:rsidR="00342234">
        <w:rPr>
          <w:i/>
          <w:sz w:val="20"/>
          <w:szCs w:val="20"/>
          <w:lang w:val="nl-BE"/>
        </w:rPr>
        <w:t>(</w:t>
      </w:r>
      <w:r w:rsidR="002D752D">
        <w:rPr>
          <w:i/>
          <w:sz w:val="20"/>
          <w:szCs w:val="20"/>
          <w:lang w:val="nl-BE"/>
        </w:rPr>
        <w:t>9.</w:t>
      </w:r>
      <w:r w:rsidR="002D752D" w:rsidRPr="00EE0577">
        <w:rPr>
          <w:b/>
          <w:i/>
          <w:sz w:val="20"/>
          <w:szCs w:val="20"/>
          <w:lang w:val="nl-BE"/>
        </w:rPr>
        <w:t>De2</w:t>
      </w:r>
      <w:r w:rsidR="002D752D">
        <w:rPr>
          <w:i/>
          <w:sz w:val="20"/>
          <w:szCs w:val="20"/>
          <w:lang w:val="nl-BE"/>
        </w:rPr>
        <w:t xml:space="preserve"> is</w:t>
      </w:r>
      <w:r w:rsidR="005448AC">
        <w:rPr>
          <w:i/>
          <w:sz w:val="20"/>
          <w:szCs w:val="20"/>
          <w:lang w:val="nl-BE"/>
        </w:rPr>
        <w:t xml:space="preserve"> ook</w:t>
      </w:r>
      <w:r w:rsidR="00C800E7">
        <w:rPr>
          <w:i/>
          <w:sz w:val="20"/>
          <w:szCs w:val="20"/>
          <w:lang w:val="nl-BE"/>
        </w:rPr>
        <w:t xml:space="preserve"> korter) </w:t>
      </w:r>
      <w:r w:rsidR="00C800E7">
        <w:rPr>
          <w:sz w:val="20"/>
          <w:szCs w:val="20"/>
          <w:lang w:val="nl-BE"/>
        </w:rPr>
        <w:t>9…Kf2 10.Lg3+ Kg1 11.Dh2+</w:t>
      </w:r>
      <w:r w:rsidR="00025751">
        <w:rPr>
          <w:i/>
          <w:sz w:val="20"/>
          <w:szCs w:val="20"/>
          <w:lang w:val="nl-BE"/>
        </w:rPr>
        <w:t xml:space="preserve"> </w:t>
      </w:r>
      <w:r w:rsidR="00C800E7">
        <w:rPr>
          <w:sz w:val="20"/>
          <w:szCs w:val="20"/>
          <w:lang w:val="nl-BE"/>
        </w:rPr>
        <w:t xml:space="preserve">Kf1 12.Dh1+ Dg1 13.Df3+ Df2 14.Dxf2+ en mat. </w:t>
      </w:r>
    </w:p>
    <w:p w14:paraId="6E9E103D" w14:textId="77777777" w:rsidR="006B037C" w:rsidRDefault="006B037C" w:rsidP="00E24D55">
      <w:pPr>
        <w:pStyle w:val="01Title"/>
        <w:ind w:left="0"/>
        <w:jc w:val="both"/>
        <w:rPr>
          <w:b/>
          <w:sz w:val="24"/>
          <w:szCs w:val="24"/>
          <w:lang w:val="nl-BE"/>
        </w:rPr>
      </w:pPr>
    </w:p>
    <w:p w14:paraId="40E1EBF9" w14:textId="77777777" w:rsidR="006B037C" w:rsidRDefault="006B037C" w:rsidP="00E24D55">
      <w:pPr>
        <w:pStyle w:val="01Title"/>
        <w:ind w:left="0"/>
        <w:jc w:val="both"/>
        <w:rPr>
          <w:b/>
          <w:sz w:val="24"/>
          <w:szCs w:val="24"/>
          <w:lang w:val="nl-BE"/>
        </w:rPr>
      </w:pPr>
    </w:p>
    <w:p w14:paraId="36267404" w14:textId="77777777" w:rsidR="006B037C" w:rsidRDefault="006B037C" w:rsidP="00E24D55">
      <w:pPr>
        <w:pStyle w:val="01Title"/>
        <w:ind w:left="0"/>
        <w:jc w:val="both"/>
        <w:rPr>
          <w:b/>
          <w:sz w:val="24"/>
          <w:szCs w:val="24"/>
          <w:lang w:val="nl-BE"/>
        </w:rPr>
      </w:pPr>
    </w:p>
    <w:p w14:paraId="7C3D9F02" w14:textId="77777777" w:rsidR="006B037C" w:rsidRDefault="006B037C" w:rsidP="00E24D55">
      <w:pPr>
        <w:pStyle w:val="01Title"/>
        <w:ind w:left="0"/>
        <w:jc w:val="both"/>
        <w:rPr>
          <w:b/>
          <w:sz w:val="24"/>
          <w:szCs w:val="24"/>
          <w:lang w:val="nl-BE"/>
        </w:rPr>
      </w:pPr>
    </w:p>
    <w:p w14:paraId="6309FC98" w14:textId="77777777" w:rsidR="006B037C" w:rsidRDefault="006B037C" w:rsidP="00E24D55">
      <w:pPr>
        <w:pStyle w:val="01Title"/>
        <w:ind w:left="0"/>
        <w:jc w:val="both"/>
        <w:rPr>
          <w:b/>
          <w:sz w:val="24"/>
          <w:szCs w:val="24"/>
          <w:lang w:val="nl-BE"/>
        </w:rPr>
      </w:pPr>
    </w:p>
    <w:p w14:paraId="112C5094" w14:textId="77777777" w:rsidR="006B037C" w:rsidRDefault="006B037C" w:rsidP="00E24D55">
      <w:pPr>
        <w:pStyle w:val="01Title"/>
        <w:ind w:left="0"/>
        <w:jc w:val="both"/>
        <w:rPr>
          <w:b/>
          <w:sz w:val="24"/>
          <w:szCs w:val="24"/>
          <w:lang w:val="nl-BE"/>
        </w:rPr>
      </w:pPr>
    </w:p>
    <w:p w14:paraId="6C1BECD1" w14:textId="77777777" w:rsidR="006B037C" w:rsidRDefault="006B037C" w:rsidP="00E24D55">
      <w:pPr>
        <w:pStyle w:val="01Title"/>
        <w:ind w:left="0"/>
        <w:jc w:val="both"/>
        <w:rPr>
          <w:b/>
          <w:sz w:val="24"/>
          <w:szCs w:val="24"/>
          <w:lang w:val="nl-BE"/>
        </w:rPr>
      </w:pPr>
    </w:p>
    <w:p w14:paraId="065910D4" w14:textId="77777777" w:rsidR="006B037C" w:rsidRDefault="006B037C" w:rsidP="00E24D55">
      <w:pPr>
        <w:pStyle w:val="01Title"/>
        <w:ind w:left="0"/>
        <w:jc w:val="both"/>
        <w:rPr>
          <w:b/>
          <w:sz w:val="24"/>
          <w:szCs w:val="24"/>
          <w:lang w:val="nl-BE"/>
        </w:rPr>
      </w:pPr>
    </w:p>
    <w:p w14:paraId="21E75515" w14:textId="77777777" w:rsidR="006B037C" w:rsidRDefault="006B037C" w:rsidP="00E24D55">
      <w:pPr>
        <w:pStyle w:val="01Title"/>
        <w:ind w:left="0"/>
        <w:jc w:val="both"/>
        <w:rPr>
          <w:b/>
          <w:sz w:val="24"/>
          <w:szCs w:val="24"/>
          <w:lang w:val="nl-BE"/>
        </w:rPr>
      </w:pPr>
    </w:p>
    <w:p w14:paraId="42B7C5B8" w14:textId="77777777" w:rsidR="006B037C" w:rsidRDefault="006B037C" w:rsidP="00E24D55">
      <w:pPr>
        <w:pStyle w:val="01Title"/>
        <w:ind w:left="0"/>
        <w:jc w:val="both"/>
        <w:rPr>
          <w:b/>
          <w:sz w:val="24"/>
          <w:szCs w:val="24"/>
          <w:lang w:val="nl-BE"/>
        </w:rPr>
      </w:pPr>
    </w:p>
    <w:p w14:paraId="1F28FB70" w14:textId="77777777" w:rsidR="006B037C" w:rsidRDefault="006B037C" w:rsidP="00E24D55">
      <w:pPr>
        <w:pStyle w:val="01Title"/>
        <w:ind w:left="0"/>
        <w:jc w:val="both"/>
        <w:rPr>
          <w:b/>
          <w:sz w:val="24"/>
          <w:szCs w:val="24"/>
          <w:lang w:val="nl-BE"/>
        </w:rPr>
      </w:pPr>
    </w:p>
    <w:p w14:paraId="0242B821" w14:textId="77777777" w:rsidR="006B037C" w:rsidRDefault="006B037C" w:rsidP="00E24D55">
      <w:pPr>
        <w:pStyle w:val="01Title"/>
        <w:ind w:left="0"/>
        <w:jc w:val="both"/>
        <w:rPr>
          <w:b/>
          <w:sz w:val="24"/>
          <w:szCs w:val="24"/>
          <w:lang w:val="nl-BE"/>
        </w:rPr>
      </w:pPr>
    </w:p>
    <w:p w14:paraId="549E858E" w14:textId="77777777" w:rsidR="006B037C" w:rsidRDefault="006B037C" w:rsidP="00E24D55">
      <w:pPr>
        <w:pStyle w:val="01Title"/>
        <w:ind w:left="0"/>
        <w:jc w:val="both"/>
        <w:rPr>
          <w:b/>
          <w:sz w:val="24"/>
          <w:szCs w:val="24"/>
          <w:lang w:val="nl-BE"/>
        </w:rPr>
      </w:pPr>
    </w:p>
    <w:p w14:paraId="607681F0" w14:textId="77777777" w:rsidR="00E95D46" w:rsidRDefault="00E95D46" w:rsidP="00FD1DAF">
      <w:pPr>
        <w:pStyle w:val="01Title"/>
        <w:ind w:left="0"/>
        <w:jc w:val="center"/>
        <w:rPr>
          <w:b/>
          <w:sz w:val="20"/>
          <w:szCs w:val="20"/>
          <w:lang w:val="nl-BE"/>
        </w:rPr>
      </w:pPr>
    </w:p>
    <w:p w14:paraId="3D63AD81" w14:textId="77777777" w:rsidR="001E108D" w:rsidRDefault="001E108D" w:rsidP="00E738EF">
      <w:pPr>
        <w:pStyle w:val="01Title"/>
        <w:ind w:left="0"/>
        <w:jc w:val="center"/>
        <w:rPr>
          <w:b/>
          <w:sz w:val="20"/>
          <w:szCs w:val="20"/>
          <w:lang w:val="nl-BE"/>
        </w:rPr>
      </w:pPr>
    </w:p>
    <w:p w14:paraId="3403F51F" w14:textId="77777777" w:rsidR="00D22AF6" w:rsidRDefault="00D22AF6" w:rsidP="00E738EF">
      <w:pPr>
        <w:pStyle w:val="01Title"/>
        <w:ind w:left="0"/>
        <w:jc w:val="center"/>
        <w:rPr>
          <w:b/>
          <w:sz w:val="20"/>
          <w:szCs w:val="20"/>
          <w:lang w:val="nl-BE"/>
        </w:rPr>
      </w:pPr>
    </w:p>
    <w:p w14:paraId="16DF7623" w14:textId="77777777" w:rsidR="004866B3" w:rsidRDefault="004866B3" w:rsidP="004866B3">
      <w:pPr>
        <w:pStyle w:val="01Title"/>
        <w:ind w:left="0"/>
        <w:rPr>
          <w:b/>
          <w:sz w:val="20"/>
          <w:szCs w:val="20"/>
          <w:lang w:val="nl-BE"/>
        </w:rPr>
      </w:pPr>
    </w:p>
    <w:p w14:paraId="15C3E852" w14:textId="77777777" w:rsidR="0045522A" w:rsidRPr="00BF7BA3" w:rsidRDefault="00F36AE7" w:rsidP="00BF7BA3">
      <w:pPr>
        <w:widowControl/>
        <w:autoSpaceDE/>
        <w:autoSpaceDN/>
        <w:adjustRightInd/>
        <w:jc w:val="center"/>
        <w:rPr>
          <w:rFonts w:cs="Arial"/>
          <w:b/>
          <w:color w:val="000000"/>
          <w:sz w:val="20"/>
          <w:szCs w:val="20"/>
          <w:lang w:val="nl-BE"/>
        </w:rPr>
      </w:pPr>
      <w:r>
        <w:rPr>
          <w:b/>
          <w:sz w:val="20"/>
          <w:szCs w:val="20"/>
          <w:lang w:val="nl-BE"/>
        </w:rPr>
        <w:br w:type="page"/>
      </w:r>
      <w:r w:rsidR="0003727D">
        <w:rPr>
          <w:b/>
          <w:sz w:val="20"/>
          <w:szCs w:val="20"/>
          <w:lang w:val="nl-BE"/>
        </w:rPr>
        <w:lastRenderedPageBreak/>
        <w:t xml:space="preserve">- </w:t>
      </w:r>
      <w:r w:rsidR="00575E32">
        <w:rPr>
          <w:b/>
          <w:sz w:val="20"/>
          <w:szCs w:val="20"/>
          <w:lang w:val="nl-BE"/>
        </w:rPr>
        <w:t>131</w:t>
      </w:r>
      <w:r w:rsidR="0045522A">
        <w:rPr>
          <w:b/>
          <w:sz w:val="20"/>
          <w:szCs w:val="20"/>
          <w:lang w:val="nl-BE"/>
        </w:rPr>
        <w:t xml:space="preserve"> -</w:t>
      </w:r>
    </w:p>
    <w:p w14:paraId="17B44FD5" w14:textId="77777777" w:rsidR="0045522A" w:rsidRDefault="0045522A" w:rsidP="0045522A">
      <w:pPr>
        <w:pStyle w:val="01Title"/>
        <w:ind w:left="0"/>
        <w:jc w:val="center"/>
        <w:rPr>
          <w:i/>
          <w:sz w:val="20"/>
          <w:szCs w:val="20"/>
          <w:lang w:val="nl-BE"/>
        </w:rPr>
      </w:pPr>
    </w:p>
    <w:p w14:paraId="7B676123" w14:textId="77777777" w:rsidR="0045522A" w:rsidRDefault="0045522A" w:rsidP="0045522A">
      <w:pPr>
        <w:pStyle w:val="01Title"/>
        <w:ind w:left="0"/>
        <w:jc w:val="center"/>
        <w:rPr>
          <w:sz w:val="20"/>
          <w:szCs w:val="20"/>
          <w:lang w:val="nl-BE"/>
        </w:rPr>
      </w:pPr>
      <w:r>
        <w:rPr>
          <w:i/>
          <w:sz w:val="20"/>
          <w:szCs w:val="20"/>
          <w:lang w:val="nl-BE"/>
        </w:rPr>
        <w:t xml:space="preserve">Origineel, </w:t>
      </w:r>
      <w:r>
        <w:rPr>
          <w:sz w:val="20"/>
          <w:szCs w:val="20"/>
          <w:lang w:val="nl-BE"/>
        </w:rPr>
        <w:t>2010</w:t>
      </w:r>
    </w:p>
    <w:p w14:paraId="480675D9" w14:textId="77777777" w:rsidR="0045522A" w:rsidRPr="006B037C" w:rsidRDefault="0045522A" w:rsidP="0045522A">
      <w:pPr>
        <w:pStyle w:val="01Title"/>
        <w:ind w:left="0"/>
        <w:jc w:val="both"/>
        <w:rPr>
          <w:sz w:val="20"/>
          <w:szCs w:val="20"/>
          <w:lang w:val="nl-BE"/>
        </w:rPr>
      </w:pPr>
    </w:p>
    <w:p w14:paraId="3AE3E2AB" w14:textId="77777777" w:rsidR="0045522A" w:rsidRDefault="0045522A" w:rsidP="0045522A">
      <w:pPr>
        <w:pStyle w:val="01Title"/>
        <w:ind w:left="0"/>
        <w:jc w:val="center"/>
        <w:rPr>
          <w:sz w:val="20"/>
          <w:szCs w:val="20"/>
          <w:lang w:val="nl-BE"/>
        </w:rPr>
      </w:pPr>
      <w:r>
        <w:object w:dxaOrig="4700" w:dyaOrig="4704" w14:anchorId="1279E9A7">
          <v:shape id="_x0000_i1148" type="#_x0000_t75" style="width:154.5pt;height:153.4pt" o:ole="">
            <v:imagedata r:id="rId266" o:title=""/>
          </v:shape>
          <o:OLEObject Type="Embed" ProgID="CorelDRAW.Graphic.12" ShapeID="_x0000_i1148" DrawAspect="Content" ObjectID="_1587467541" r:id="rId267"/>
        </w:object>
      </w:r>
    </w:p>
    <w:p w14:paraId="537B95FB" w14:textId="77777777" w:rsidR="0045522A" w:rsidRDefault="0045522A" w:rsidP="0045522A">
      <w:pPr>
        <w:pStyle w:val="01Title"/>
        <w:ind w:left="0"/>
        <w:jc w:val="both"/>
        <w:rPr>
          <w:sz w:val="20"/>
          <w:szCs w:val="20"/>
          <w:lang w:val="nl-BE"/>
        </w:rPr>
      </w:pPr>
    </w:p>
    <w:p w14:paraId="4735B28C" w14:textId="77777777" w:rsidR="0045522A" w:rsidRDefault="0045522A" w:rsidP="0045522A">
      <w:pPr>
        <w:pStyle w:val="01Title"/>
        <w:ind w:left="0"/>
        <w:jc w:val="both"/>
        <w:rPr>
          <w:sz w:val="20"/>
          <w:szCs w:val="20"/>
          <w:lang w:val="nl-BE"/>
        </w:rPr>
      </w:pPr>
      <w:r>
        <w:rPr>
          <w:b/>
          <w:sz w:val="24"/>
          <w:szCs w:val="24"/>
          <w:lang w:val="nl-BE"/>
        </w:rPr>
        <w:t xml:space="preserve">+                          </w:t>
      </w:r>
      <w:r>
        <w:rPr>
          <w:sz w:val="20"/>
          <w:szCs w:val="20"/>
          <w:lang w:val="nl-BE"/>
        </w:rPr>
        <w:t>0010.12 b6f8</w:t>
      </w:r>
    </w:p>
    <w:p w14:paraId="720F8211" w14:textId="77777777" w:rsidR="0045522A" w:rsidRDefault="0045522A" w:rsidP="0045522A">
      <w:pPr>
        <w:pStyle w:val="01Title"/>
        <w:ind w:left="0"/>
        <w:jc w:val="both"/>
        <w:rPr>
          <w:sz w:val="20"/>
          <w:szCs w:val="20"/>
          <w:lang w:val="nl-BE"/>
        </w:rPr>
      </w:pPr>
    </w:p>
    <w:p w14:paraId="57FDC4E1" w14:textId="77777777" w:rsidR="0045522A" w:rsidRDefault="004866B3" w:rsidP="0045522A">
      <w:pPr>
        <w:pStyle w:val="01Title"/>
        <w:ind w:left="0"/>
        <w:jc w:val="both"/>
        <w:rPr>
          <w:sz w:val="20"/>
          <w:szCs w:val="20"/>
          <w:lang w:val="nl-BE"/>
        </w:rPr>
      </w:pPr>
      <w:r>
        <w:rPr>
          <w:sz w:val="20"/>
          <w:szCs w:val="20"/>
          <w:lang w:val="nl-BE"/>
        </w:rPr>
        <w:t>Er</w:t>
      </w:r>
      <w:r w:rsidR="0045522A">
        <w:rPr>
          <w:sz w:val="20"/>
          <w:szCs w:val="20"/>
          <w:lang w:val="nl-BE"/>
        </w:rPr>
        <w:t xml:space="preserve"> zwarte damepro</w:t>
      </w:r>
      <w:r>
        <w:rPr>
          <w:sz w:val="20"/>
          <w:szCs w:val="20"/>
          <w:lang w:val="nl-BE"/>
        </w:rPr>
        <w:t>motie dreigt.</w:t>
      </w:r>
    </w:p>
    <w:p w14:paraId="3D76CB92" w14:textId="77777777" w:rsidR="0045522A" w:rsidRDefault="0045522A" w:rsidP="0045522A">
      <w:pPr>
        <w:pStyle w:val="01Title"/>
        <w:ind w:left="0"/>
        <w:jc w:val="both"/>
        <w:rPr>
          <w:b/>
          <w:sz w:val="20"/>
          <w:szCs w:val="20"/>
          <w:lang w:val="nl-BE"/>
        </w:rPr>
      </w:pPr>
      <w:r>
        <w:rPr>
          <w:sz w:val="20"/>
          <w:szCs w:val="20"/>
          <w:lang w:val="nl-BE"/>
        </w:rPr>
        <w:tab/>
      </w:r>
      <w:r>
        <w:rPr>
          <w:b/>
          <w:sz w:val="20"/>
          <w:szCs w:val="20"/>
          <w:lang w:val="nl-BE"/>
        </w:rPr>
        <w:t>1.d7</w:t>
      </w:r>
      <w:r>
        <w:rPr>
          <w:b/>
          <w:sz w:val="20"/>
          <w:szCs w:val="20"/>
          <w:lang w:val="nl-BE"/>
        </w:rPr>
        <w:tab/>
      </w:r>
      <w:r>
        <w:rPr>
          <w:b/>
          <w:sz w:val="20"/>
          <w:szCs w:val="20"/>
          <w:lang w:val="nl-BE"/>
        </w:rPr>
        <w:tab/>
        <w:t>Ke7</w:t>
      </w:r>
    </w:p>
    <w:p w14:paraId="116C8618" w14:textId="77777777" w:rsidR="0045522A" w:rsidRDefault="0045522A" w:rsidP="0045522A">
      <w:pPr>
        <w:pStyle w:val="01Title"/>
        <w:ind w:left="0"/>
        <w:jc w:val="both"/>
        <w:rPr>
          <w:i/>
          <w:sz w:val="20"/>
          <w:szCs w:val="20"/>
          <w:lang w:val="nl-BE"/>
        </w:rPr>
      </w:pPr>
      <w:r>
        <w:rPr>
          <w:sz w:val="20"/>
          <w:szCs w:val="20"/>
          <w:lang w:val="nl-BE"/>
        </w:rPr>
        <w:t xml:space="preserve">Zwart verkiest dit antwoord, want na 1...h1D of bijvoorbeeld 1…Kg7 wint wit na 19 zetten </w:t>
      </w:r>
      <w:r>
        <w:rPr>
          <w:i/>
          <w:sz w:val="20"/>
          <w:szCs w:val="20"/>
          <w:lang w:val="nl-BE"/>
        </w:rPr>
        <w:t>(Nalimov).</w:t>
      </w:r>
    </w:p>
    <w:p w14:paraId="0B610955" w14:textId="77777777" w:rsidR="0045522A" w:rsidRDefault="0045522A" w:rsidP="0045522A">
      <w:pPr>
        <w:pStyle w:val="01Title"/>
        <w:ind w:left="0"/>
        <w:jc w:val="both"/>
        <w:rPr>
          <w:b/>
          <w:sz w:val="20"/>
          <w:szCs w:val="20"/>
          <w:lang w:val="nl-BE"/>
        </w:rPr>
      </w:pPr>
      <w:r>
        <w:rPr>
          <w:sz w:val="20"/>
          <w:szCs w:val="20"/>
          <w:lang w:val="nl-BE"/>
        </w:rPr>
        <w:tab/>
      </w:r>
      <w:r>
        <w:rPr>
          <w:b/>
          <w:sz w:val="20"/>
          <w:szCs w:val="20"/>
          <w:lang w:val="nl-BE"/>
        </w:rPr>
        <w:t>2.Kc7</w:t>
      </w:r>
      <w:r>
        <w:rPr>
          <w:b/>
          <w:sz w:val="20"/>
          <w:szCs w:val="20"/>
          <w:lang w:val="nl-BE"/>
        </w:rPr>
        <w:tab/>
      </w:r>
      <w:r>
        <w:rPr>
          <w:b/>
          <w:sz w:val="20"/>
          <w:szCs w:val="20"/>
          <w:lang w:val="nl-BE"/>
        </w:rPr>
        <w:tab/>
        <w:t>h1D</w:t>
      </w:r>
    </w:p>
    <w:p w14:paraId="24AFC7B7" w14:textId="77777777" w:rsidR="0045522A" w:rsidRDefault="0045522A" w:rsidP="0045522A">
      <w:pPr>
        <w:pStyle w:val="01Title"/>
        <w:ind w:left="0"/>
        <w:jc w:val="both"/>
        <w:rPr>
          <w:b/>
          <w:sz w:val="20"/>
          <w:szCs w:val="20"/>
          <w:lang w:val="nl-BE"/>
        </w:rPr>
      </w:pPr>
      <w:r>
        <w:rPr>
          <w:b/>
          <w:sz w:val="20"/>
          <w:szCs w:val="20"/>
          <w:lang w:val="nl-BE"/>
        </w:rPr>
        <w:tab/>
        <w:t>3.d8D+</w:t>
      </w:r>
      <w:r>
        <w:rPr>
          <w:b/>
          <w:sz w:val="20"/>
          <w:szCs w:val="20"/>
          <w:lang w:val="nl-BE"/>
        </w:rPr>
        <w:tab/>
      </w:r>
      <w:r>
        <w:rPr>
          <w:b/>
          <w:sz w:val="20"/>
          <w:szCs w:val="20"/>
          <w:lang w:val="nl-BE"/>
        </w:rPr>
        <w:tab/>
        <w:t>Kf7</w:t>
      </w:r>
    </w:p>
    <w:p w14:paraId="068D760D" w14:textId="77777777" w:rsidR="0045522A" w:rsidRDefault="0045522A" w:rsidP="0045522A">
      <w:pPr>
        <w:pStyle w:val="01Title"/>
        <w:ind w:left="0"/>
        <w:jc w:val="both"/>
        <w:rPr>
          <w:b/>
          <w:sz w:val="20"/>
          <w:szCs w:val="20"/>
          <w:lang w:val="nl-BE"/>
        </w:rPr>
      </w:pPr>
      <w:r>
        <w:rPr>
          <w:b/>
          <w:sz w:val="20"/>
          <w:szCs w:val="20"/>
          <w:lang w:val="nl-BE"/>
        </w:rPr>
        <w:tab/>
        <w:t>4.Dd7+</w:t>
      </w:r>
      <w:r>
        <w:rPr>
          <w:b/>
          <w:sz w:val="20"/>
          <w:szCs w:val="20"/>
          <w:lang w:val="nl-BE"/>
        </w:rPr>
        <w:tab/>
      </w:r>
      <w:r>
        <w:rPr>
          <w:b/>
          <w:sz w:val="20"/>
          <w:szCs w:val="20"/>
          <w:lang w:val="nl-BE"/>
        </w:rPr>
        <w:tab/>
        <w:t>Kf6</w:t>
      </w:r>
    </w:p>
    <w:p w14:paraId="7BF67788" w14:textId="77777777" w:rsidR="0045522A" w:rsidRDefault="0045522A" w:rsidP="0045522A">
      <w:pPr>
        <w:pStyle w:val="01Title"/>
        <w:ind w:left="0"/>
        <w:jc w:val="both"/>
        <w:rPr>
          <w:b/>
          <w:sz w:val="20"/>
          <w:szCs w:val="20"/>
          <w:lang w:val="nl-BE"/>
        </w:rPr>
      </w:pPr>
      <w:r>
        <w:rPr>
          <w:b/>
          <w:sz w:val="20"/>
          <w:szCs w:val="20"/>
          <w:lang w:val="nl-BE"/>
        </w:rPr>
        <w:tab/>
        <w:t>5.Dxf5+</w:t>
      </w:r>
      <w:r>
        <w:rPr>
          <w:b/>
          <w:sz w:val="20"/>
          <w:szCs w:val="20"/>
          <w:lang w:val="nl-BE"/>
        </w:rPr>
        <w:tab/>
      </w:r>
      <w:r>
        <w:rPr>
          <w:b/>
          <w:sz w:val="20"/>
          <w:szCs w:val="20"/>
          <w:lang w:val="nl-BE"/>
        </w:rPr>
        <w:tab/>
      </w:r>
    </w:p>
    <w:p w14:paraId="3954A00E" w14:textId="77777777" w:rsidR="0045522A" w:rsidRPr="003A354B" w:rsidRDefault="0045522A" w:rsidP="0045522A">
      <w:pPr>
        <w:pStyle w:val="01Title"/>
        <w:ind w:left="0"/>
        <w:jc w:val="both"/>
        <w:rPr>
          <w:i/>
          <w:sz w:val="20"/>
          <w:szCs w:val="20"/>
          <w:lang w:val="nl-BE"/>
        </w:rPr>
      </w:pPr>
      <w:r>
        <w:rPr>
          <w:sz w:val="20"/>
          <w:szCs w:val="20"/>
          <w:lang w:val="nl-BE"/>
        </w:rPr>
        <w:t>5.Dd8+? Kf7 6.Dd7+ Kf6 7.Dxf5 is een onnodige omweg.</w:t>
      </w:r>
      <w:r>
        <w:rPr>
          <w:i/>
          <w:sz w:val="20"/>
          <w:szCs w:val="20"/>
          <w:lang w:val="nl-BE"/>
        </w:rPr>
        <w:t>(Zie zet 5.)</w:t>
      </w:r>
    </w:p>
    <w:p w14:paraId="7E8D1877" w14:textId="77777777" w:rsidR="0045522A" w:rsidRDefault="0045522A" w:rsidP="0045522A">
      <w:pPr>
        <w:pStyle w:val="01Title"/>
        <w:ind w:left="0"/>
        <w:jc w:val="both"/>
        <w:rPr>
          <w:b/>
          <w:sz w:val="20"/>
          <w:szCs w:val="20"/>
          <w:lang w:val="nl-BE"/>
        </w:rPr>
      </w:pPr>
      <w:r>
        <w:rPr>
          <w:b/>
          <w:sz w:val="20"/>
          <w:szCs w:val="20"/>
          <w:lang w:val="nl-BE"/>
        </w:rPr>
        <w:tab/>
        <w:t>5…</w:t>
      </w:r>
      <w:r>
        <w:rPr>
          <w:b/>
          <w:sz w:val="20"/>
          <w:szCs w:val="20"/>
          <w:lang w:val="nl-BE"/>
        </w:rPr>
        <w:tab/>
      </w:r>
      <w:r>
        <w:rPr>
          <w:b/>
          <w:sz w:val="20"/>
          <w:szCs w:val="20"/>
          <w:lang w:val="nl-BE"/>
        </w:rPr>
        <w:tab/>
        <w:t>Ke7</w:t>
      </w:r>
    </w:p>
    <w:p w14:paraId="05F09634" w14:textId="77777777" w:rsidR="00216C9E" w:rsidRDefault="0045522A" w:rsidP="0045522A">
      <w:pPr>
        <w:pStyle w:val="01Title"/>
        <w:ind w:left="0"/>
        <w:jc w:val="both"/>
        <w:rPr>
          <w:b/>
          <w:sz w:val="20"/>
          <w:szCs w:val="20"/>
          <w:lang w:val="nl-BE"/>
        </w:rPr>
      </w:pPr>
      <w:r>
        <w:rPr>
          <w:b/>
          <w:sz w:val="20"/>
          <w:szCs w:val="20"/>
          <w:lang w:val="nl-BE"/>
        </w:rPr>
        <w:tab/>
        <w:t>6.Dg5+</w:t>
      </w:r>
    </w:p>
    <w:p w14:paraId="79BEFDDD" w14:textId="77777777" w:rsidR="00216C9E" w:rsidRPr="00216C9E" w:rsidRDefault="00B63219" w:rsidP="00A27F54">
      <w:pPr>
        <w:pStyle w:val="01Title"/>
        <w:ind w:left="0"/>
        <w:jc w:val="both"/>
        <w:rPr>
          <w:sz w:val="20"/>
          <w:szCs w:val="20"/>
          <w:lang w:val="nl-BE"/>
        </w:rPr>
      </w:pPr>
      <w:r>
        <w:rPr>
          <w:sz w:val="20"/>
          <w:szCs w:val="20"/>
          <w:lang w:val="nl-BE"/>
        </w:rPr>
        <w:t>6.De5+?,</w:t>
      </w:r>
      <w:r w:rsidR="00216C9E">
        <w:rPr>
          <w:sz w:val="20"/>
          <w:szCs w:val="20"/>
          <w:lang w:val="nl-BE"/>
        </w:rPr>
        <w:t xml:space="preserve"> 6.Dc5+</w:t>
      </w:r>
      <w:r>
        <w:rPr>
          <w:sz w:val="20"/>
          <w:szCs w:val="20"/>
          <w:lang w:val="nl-BE"/>
        </w:rPr>
        <w:t>? of 6.Dd7+</w:t>
      </w:r>
      <w:r w:rsidR="00216C9E">
        <w:rPr>
          <w:sz w:val="20"/>
          <w:szCs w:val="20"/>
          <w:lang w:val="nl-BE"/>
        </w:rPr>
        <w:t>?</w:t>
      </w:r>
      <w:r w:rsidR="00A27F54">
        <w:rPr>
          <w:sz w:val="20"/>
          <w:szCs w:val="20"/>
          <w:lang w:val="nl-BE"/>
        </w:rPr>
        <w:t xml:space="preserve"> </w:t>
      </w:r>
      <w:r w:rsidR="00836342">
        <w:rPr>
          <w:sz w:val="20"/>
          <w:szCs w:val="20"/>
          <w:lang w:val="nl-BE"/>
        </w:rPr>
        <w:t>Kf6</w:t>
      </w:r>
      <w:r>
        <w:rPr>
          <w:sz w:val="20"/>
          <w:szCs w:val="20"/>
          <w:lang w:val="nl-BE"/>
        </w:rPr>
        <w:t xml:space="preserve"> 7.Df5 </w:t>
      </w:r>
      <w:r w:rsidR="00216C9E">
        <w:rPr>
          <w:sz w:val="20"/>
          <w:szCs w:val="20"/>
          <w:lang w:val="nl-BE"/>
        </w:rPr>
        <w:t>Ke7 8.Dg5+</w:t>
      </w:r>
      <w:r w:rsidR="002A6EBC">
        <w:rPr>
          <w:sz w:val="20"/>
          <w:szCs w:val="20"/>
          <w:lang w:val="nl-BE"/>
        </w:rPr>
        <w:t xml:space="preserve"> is een onnodi</w:t>
      </w:r>
      <w:r w:rsidR="00E10D74">
        <w:rPr>
          <w:sz w:val="20"/>
          <w:szCs w:val="20"/>
          <w:lang w:val="nl-BE"/>
        </w:rPr>
        <w:t>ge omweg.</w:t>
      </w:r>
      <w:r w:rsidR="00216C9E">
        <w:rPr>
          <w:i/>
          <w:sz w:val="20"/>
          <w:szCs w:val="20"/>
          <w:lang w:val="nl-BE"/>
        </w:rPr>
        <w:t xml:space="preserve"> </w:t>
      </w:r>
    </w:p>
    <w:p w14:paraId="2F1DF13C" w14:textId="77777777" w:rsidR="0045522A" w:rsidRDefault="00216C9E" w:rsidP="0045522A">
      <w:pPr>
        <w:pStyle w:val="01Title"/>
        <w:ind w:left="0"/>
        <w:jc w:val="both"/>
        <w:rPr>
          <w:b/>
          <w:sz w:val="20"/>
          <w:szCs w:val="20"/>
          <w:lang w:val="nl-BE"/>
        </w:rPr>
      </w:pPr>
      <w:r>
        <w:rPr>
          <w:b/>
          <w:sz w:val="20"/>
          <w:szCs w:val="20"/>
          <w:lang w:val="nl-BE"/>
        </w:rPr>
        <w:tab/>
        <w:t>6…</w:t>
      </w:r>
      <w:r>
        <w:rPr>
          <w:b/>
          <w:sz w:val="20"/>
          <w:szCs w:val="20"/>
          <w:lang w:val="nl-BE"/>
        </w:rPr>
        <w:tab/>
      </w:r>
      <w:r>
        <w:rPr>
          <w:b/>
          <w:sz w:val="20"/>
          <w:szCs w:val="20"/>
          <w:lang w:val="nl-BE"/>
        </w:rPr>
        <w:tab/>
      </w:r>
      <w:r w:rsidR="0045522A">
        <w:rPr>
          <w:b/>
          <w:sz w:val="20"/>
          <w:szCs w:val="20"/>
          <w:lang w:val="nl-BE"/>
        </w:rPr>
        <w:t>Kf8</w:t>
      </w:r>
    </w:p>
    <w:p w14:paraId="2ABC5EA5" w14:textId="77777777" w:rsidR="004866B3" w:rsidRDefault="0045522A" w:rsidP="00216C9E">
      <w:pPr>
        <w:pStyle w:val="01Title"/>
        <w:ind w:left="0"/>
        <w:jc w:val="both"/>
        <w:rPr>
          <w:b/>
          <w:sz w:val="20"/>
          <w:szCs w:val="20"/>
          <w:lang w:val="nl-BE"/>
        </w:rPr>
      </w:pPr>
      <w:r>
        <w:rPr>
          <w:b/>
          <w:sz w:val="20"/>
          <w:szCs w:val="20"/>
          <w:lang w:val="nl-BE"/>
        </w:rPr>
        <w:tab/>
        <w:t>7.Df6</w:t>
      </w:r>
    </w:p>
    <w:p w14:paraId="17879D3C" w14:textId="77777777" w:rsidR="00E10D74" w:rsidRDefault="00B63219" w:rsidP="00586E21">
      <w:pPr>
        <w:pStyle w:val="01Title"/>
        <w:numPr>
          <w:ilvl w:val="0"/>
          <w:numId w:val="213"/>
        </w:numPr>
        <w:jc w:val="both"/>
        <w:rPr>
          <w:sz w:val="20"/>
          <w:szCs w:val="20"/>
          <w:lang w:val="nl-BE"/>
        </w:rPr>
      </w:pPr>
      <w:r w:rsidRPr="00E10D74">
        <w:rPr>
          <w:i/>
          <w:sz w:val="20"/>
          <w:szCs w:val="20"/>
          <w:lang w:val="nl-BE"/>
        </w:rPr>
        <w:t>7.</w:t>
      </w:r>
      <w:r w:rsidRPr="00E10D74">
        <w:rPr>
          <w:sz w:val="20"/>
          <w:szCs w:val="20"/>
          <w:lang w:val="nl-BE"/>
        </w:rPr>
        <w:t>Df5+? of 7.Df4+? Ke7 8.Dg5+</w:t>
      </w:r>
    </w:p>
    <w:p w14:paraId="48A7D09A" w14:textId="77777777" w:rsidR="004866B3" w:rsidRDefault="004866B3" w:rsidP="004866B3">
      <w:pPr>
        <w:pStyle w:val="01Title"/>
        <w:jc w:val="both"/>
        <w:rPr>
          <w:sz w:val="20"/>
          <w:szCs w:val="20"/>
          <w:lang w:val="nl-BE"/>
        </w:rPr>
      </w:pPr>
    </w:p>
    <w:p w14:paraId="68FA7A8F" w14:textId="77777777" w:rsidR="004866B3" w:rsidRDefault="004866B3" w:rsidP="004866B3">
      <w:pPr>
        <w:pStyle w:val="01Title"/>
        <w:jc w:val="both"/>
        <w:rPr>
          <w:sz w:val="20"/>
          <w:szCs w:val="20"/>
          <w:lang w:val="nl-BE"/>
        </w:rPr>
      </w:pPr>
    </w:p>
    <w:p w14:paraId="6C3CBF40" w14:textId="77777777" w:rsidR="004866B3" w:rsidRDefault="004866B3" w:rsidP="004866B3">
      <w:pPr>
        <w:pStyle w:val="01Title"/>
        <w:jc w:val="both"/>
        <w:rPr>
          <w:sz w:val="20"/>
          <w:szCs w:val="20"/>
          <w:lang w:val="nl-BE"/>
        </w:rPr>
      </w:pPr>
    </w:p>
    <w:p w14:paraId="7181EB64" w14:textId="77777777" w:rsidR="004866B3" w:rsidRDefault="004866B3" w:rsidP="004866B3">
      <w:pPr>
        <w:pStyle w:val="01Title"/>
        <w:jc w:val="both"/>
        <w:rPr>
          <w:sz w:val="20"/>
          <w:szCs w:val="20"/>
          <w:lang w:val="nl-BE"/>
        </w:rPr>
      </w:pPr>
    </w:p>
    <w:p w14:paraId="20303FF6" w14:textId="77777777" w:rsidR="004866B3" w:rsidRPr="00E10D74" w:rsidRDefault="004866B3" w:rsidP="004866B3">
      <w:pPr>
        <w:pStyle w:val="01Title"/>
        <w:jc w:val="both"/>
        <w:rPr>
          <w:sz w:val="20"/>
          <w:szCs w:val="20"/>
          <w:lang w:val="nl-BE"/>
        </w:rPr>
      </w:pPr>
    </w:p>
    <w:p w14:paraId="761271BE" w14:textId="77777777" w:rsidR="0045522A" w:rsidRPr="009F585D" w:rsidRDefault="0045522A" w:rsidP="00586E21">
      <w:pPr>
        <w:pStyle w:val="01Title"/>
        <w:numPr>
          <w:ilvl w:val="0"/>
          <w:numId w:val="213"/>
        </w:numPr>
        <w:jc w:val="both"/>
        <w:rPr>
          <w:sz w:val="20"/>
          <w:szCs w:val="20"/>
          <w:lang w:val="nl-BE"/>
        </w:rPr>
      </w:pPr>
      <w:r w:rsidRPr="00E10D74">
        <w:rPr>
          <w:sz w:val="20"/>
          <w:szCs w:val="20"/>
          <w:lang w:val="nl-BE"/>
        </w:rPr>
        <w:t xml:space="preserve">7.Dc5+? </w:t>
      </w:r>
      <w:r>
        <w:rPr>
          <w:sz w:val="20"/>
          <w:szCs w:val="20"/>
          <w:lang w:val="nl-BE"/>
        </w:rPr>
        <w:t xml:space="preserve">Kf7 8.Df5+ </w:t>
      </w:r>
      <w:r w:rsidR="00B63219">
        <w:rPr>
          <w:sz w:val="20"/>
          <w:szCs w:val="20"/>
          <w:lang w:val="nl-BE"/>
        </w:rPr>
        <w:t>Ke7</w:t>
      </w:r>
      <w:r w:rsidR="009F585D">
        <w:rPr>
          <w:sz w:val="20"/>
          <w:szCs w:val="20"/>
          <w:lang w:val="nl-BE"/>
        </w:rPr>
        <w:t xml:space="preserve"> </w:t>
      </w:r>
      <w:r w:rsidR="00B63219">
        <w:rPr>
          <w:sz w:val="20"/>
          <w:szCs w:val="20"/>
          <w:lang w:val="nl-BE"/>
        </w:rPr>
        <w:t>9.Dg5+</w:t>
      </w:r>
    </w:p>
    <w:p w14:paraId="3CA27AC3" w14:textId="77777777" w:rsidR="00B63219" w:rsidRPr="00BB3772" w:rsidRDefault="00BB3772" w:rsidP="00586E21">
      <w:pPr>
        <w:pStyle w:val="01Title"/>
        <w:numPr>
          <w:ilvl w:val="0"/>
          <w:numId w:val="213"/>
        </w:numPr>
        <w:jc w:val="both"/>
        <w:rPr>
          <w:sz w:val="20"/>
          <w:szCs w:val="20"/>
          <w:lang w:val="nl-BE"/>
        </w:rPr>
      </w:pPr>
      <w:r w:rsidRPr="00BB3772">
        <w:rPr>
          <w:sz w:val="20"/>
          <w:szCs w:val="20"/>
          <w:lang w:val="nl-BE"/>
        </w:rPr>
        <w:t>7.Dd8+? Kf7</w:t>
      </w:r>
      <w:r>
        <w:rPr>
          <w:sz w:val="20"/>
          <w:szCs w:val="20"/>
          <w:lang w:val="nl-BE"/>
        </w:rPr>
        <w:t xml:space="preserve"> 8.Dd7+ Kf6 9.Df5+ Ke7 10.Dg5+ </w:t>
      </w:r>
      <w:r w:rsidR="00600922">
        <w:rPr>
          <w:i/>
          <w:sz w:val="20"/>
          <w:szCs w:val="20"/>
          <w:lang w:val="nl-BE"/>
        </w:rPr>
        <w:t>(Voor alle drie zie zet</w:t>
      </w:r>
      <w:r>
        <w:rPr>
          <w:i/>
          <w:sz w:val="20"/>
          <w:szCs w:val="20"/>
          <w:lang w:val="nl-BE"/>
        </w:rPr>
        <w:t xml:space="preserve"> 6.</w:t>
      </w:r>
      <w:r w:rsidR="00600922">
        <w:rPr>
          <w:i/>
          <w:sz w:val="20"/>
          <w:szCs w:val="20"/>
          <w:lang w:val="nl-BE"/>
        </w:rPr>
        <w:t>)</w:t>
      </w:r>
    </w:p>
    <w:p w14:paraId="404C64AE" w14:textId="77777777" w:rsidR="0045522A" w:rsidRPr="00216C9E" w:rsidRDefault="005341AB" w:rsidP="0045522A">
      <w:pPr>
        <w:pStyle w:val="01Title"/>
        <w:ind w:left="0"/>
        <w:jc w:val="both"/>
        <w:rPr>
          <w:b/>
          <w:sz w:val="20"/>
          <w:szCs w:val="20"/>
          <w:lang w:val="nl-BE"/>
        </w:rPr>
      </w:pPr>
      <w:r>
        <w:rPr>
          <w:b/>
          <w:sz w:val="20"/>
          <w:szCs w:val="20"/>
          <w:lang w:val="nl-BE"/>
        </w:rPr>
        <w:tab/>
      </w:r>
      <w:r w:rsidR="0045522A" w:rsidRPr="00216C9E">
        <w:rPr>
          <w:b/>
          <w:sz w:val="20"/>
          <w:szCs w:val="20"/>
          <w:lang w:val="nl-BE"/>
        </w:rPr>
        <w:t>7…</w:t>
      </w:r>
      <w:r w:rsidR="0045522A" w:rsidRPr="00216C9E">
        <w:rPr>
          <w:b/>
          <w:sz w:val="20"/>
          <w:szCs w:val="20"/>
          <w:lang w:val="nl-BE"/>
        </w:rPr>
        <w:tab/>
      </w:r>
      <w:r w:rsidR="0045522A" w:rsidRPr="00216C9E">
        <w:rPr>
          <w:b/>
          <w:sz w:val="20"/>
          <w:szCs w:val="20"/>
          <w:lang w:val="nl-BE"/>
        </w:rPr>
        <w:tab/>
        <w:t>Kg8</w:t>
      </w:r>
    </w:p>
    <w:p w14:paraId="4DBF38E2" w14:textId="77777777" w:rsidR="00BB3772" w:rsidRDefault="0045522A" w:rsidP="0045522A">
      <w:pPr>
        <w:pStyle w:val="01Title"/>
        <w:ind w:left="0"/>
        <w:jc w:val="both"/>
        <w:rPr>
          <w:b/>
          <w:sz w:val="20"/>
          <w:szCs w:val="20"/>
          <w:lang w:val="nl-BE"/>
        </w:rPr>
      </w:pPr>
      <w:r w:rsidRPr="00216C9E">
        <w:rPr>
          <w:b/>
          <w:sz w:val="20"/>
          <w:szCs w:val="20"/>
          <w:lang w:val="nl-BE"/>
        </w:rPr>
        <w:tab/>
        <w:t>8.Dg6+</w:t>
      </w:r>
    </w:p>
    <w:p w14:paraId="3BF60F7E" w14:textId="77777777" w:rsidR="00BB3772" w:rsidRPr="00E10D74" w:rsidRDefault="00BB3772" w:rsidP="00586E21">
      <w:pPr>
        <w:pStyle w:val="01Title"/>
        <w:numPr>
          <w:ilvl w:val="0"/>
          <w:numId w:val="214"/>
        </w:numPr>
        <w:jc w:val="both"/>
        <w:rPr>
          <w:sz w:val="20"/>
          <w:szCs w:val="20"/>
          <w:lang w:val="nl-BE"/>
        </w:rPr>
      </w:pPr>
      <w:r w:rsidRPr="00BB3772">
        <w:rPr>
          <w:sz w:val="20"/>
          <w:szCs w:val="20"/>
          <w:lang w:val="nl-BE"/>
        </w:rPr>
        <w:t>8.Lc4+</w:t>
      </w:r>
      <w:r>
        <w:rPr>
          <w:sz w:val="20"/>
          <w:szCs w:val="20"/>
          <w:lang w:val="nl-BE"/>
        </w:rPr>
        <w:t>?</w:t>
      </w:r>
      <w:r w:rsidRPr="00BB3772">
        <w:rPr>
          <w:sz w:val="20"/>
          <w:szCs w:val="20"/>
          <w:lang w:val="nl-BE"/>
        </w:rPr>
        <w:t xml:space="preserve"> Kh7 9.Ld3+ Kg8</w:t>
      </w:r>
      <w:r w:rsidR="00E10D74">
        <w:rPr>
          <w:sz w:val="20"/>
          <w:szCs w:val="20"/>
          <w:lang w:val="nl-BE"/>
        </w:rPr>
        <w:t xml:space="preserve"> </w:t>
      </w:r>
      <w:r w:rsidRPr="00BB3772">
        <w:rPr>
          <w:sz w:val="20"/>
          <w:szCs w:val="20"/>
          <w:lang w:val="nl-BE"/>
        </w:rPr>
        <w:t xml:space="preserve">10.Dg6+ </w:t>
      </w:r>
      <w:r w:rsidRPr="00BB3772">
        <w:rPr>
          <w:i/>
          <w:sz w:val="20"/>
          <w:szCs w:val="20"/>
          <w:lang w:val="nl-BE"/>
        </w:rPr>
        <w:t>(Zie zet</w:t>
      </w:r>
      <w:r>
        <w:rPr>
          <w:i/>
          <w:sz w:val="20"/>
          <w:szCs w:val="20"/>
          <w:lang w:val="nl-BE"/>
        </w:rPr>
        <w:t xml:space="preserve"> 8.)</w:t>
      </w:r>
    </w:p>
    <w:p w14:paraId="69BD22FF" w14:textId="77777777" w:rsidR="00BB3772" w:rsidRPr="00E10D74" w:rsidRDefault="00F92D2C" w:rsidP="00586E21">
      <w:pPr>
        <w:pStyle w:val="01Title"/>
        <w:numPr>
          <w:ilvl w:val="0"/>
          <w:numId w:val="214"/>
        </w:numPr>
        <w:jc w:val="both"/>
        <w:rPr>
          <w:sz w:val="20"/>
          <w:szCs w:val="20"/>
          <w:lang w:val="nl-BE"/>
        </w:rPr>
      </w:pPr>
      <w:r>
        <w:rPr>
          <w:sz w:val="20"/>
          <w:szCs w:val="20"/>
          <w:lang w:val="nl-BE"/>
        </w:rPr>
        <w:t>8.De6+?(</w:t>
      </w:r>
      <w:r w:rsidR="00BB3772">
        <w:rPr>
          <w:sz w:val="20"/>
          <w:szCs w:val="20"/>
          <w:lang w:val="nl-BE"/>
        </w:rPr>
        <w:t>8.Dg5+?</w:t>
      </w:r>
      <w:r>
        <w:rPr>
          <w:sz w:val="20"/>
          <w:szCs w:val="20"/>
          <w:lang w:val="nl-BE"/>
        </w:rPr>
        <w:t>)</w:t>
      </w:r>
      <w:r w:rsidR="00BB3772">
        <w:rPr>
          <w:sz w:val="20"/>
          <w:szCs w:val="20"/>
          <w:lang w:val="nl-BE"/>
        </w:rPr>
        <w:t xml:space="preserve"> Kf8</w:t>
      </w:r>
      <w:r w:rsidR="00E10D74">
        <w:rPr>
          <w:sz w:val="20"/>
          <w:szCs w:val="20"/>
          <w:lang w:val="nl-BE"/>
        </w:rPr>
        <w:t xml:space="preserve"> </w:t>
      </w:r>
      <w:r w:rsidR="00BB3772">
        <w:rPr>
          <w:sz w:val="20"/>
          <w:szCs w:val="20"/>
          <w:lang w:val="nl-BE"/>
        </w:rPr>
        <w:t>9.Df6+ Kg8</w:t>
      </w:r>
      <w:r w:rsidR="00480A74">
        <w:rPr>
          <w:sz w:val="20"/>
          <w:szCs w:val="20"/>
          <w:lang w:val="nl-BE"/>
        </w:rPr>
        <w:t xml:space="preserve"> </w:t>
      </w:r>
      <w:r w:rsidR="00BB3772">
        <w:rPr>
          <w:sz w:val="20"/>
          <w:szCs w:val="20"/>
          <w:lang w:val="nl-BE"/>
        </w:rPr>
        <w:t>10.Dg6+</w:t>
      </w:r>
      <w:r w:rsidR="00480A74">
        <w:rPr>
          <w:sz w:val="20"/>
          <w:szCs w:val="20"/>
          <w:lang w:val="nl-BE"/>
        </w:rPr>
        <w:t xml:space="preserve"> </w:t>
      </w:r>
      <w:r w:rsidR="00E10D74">
        <w:rPr>
          <w:i/>
          <w:sz w:val="20"/>
          <w:szCs w:val="20"/>
          <w:lang w:val="nl-BE"/>
        </w:rPr>
        <w:t>(Zie</w:t>
      </w:r>
      <w:r>
        <w:rPr>
          <w:i/>
          <w:sz w:val="20"/>
          <w:szCs w:val="20"/>
          <w:lang w:val="nl-BE"/>
        </w:rPr>
        <w:t xml:space="preserve"> zet</w:t>
      </w:r>
      <w:r w:rsidR="00E10D74">
        <w:rPr>
          <w:i/>
          <w:sz w:val="20"/>
          <w:szCs w:val="20"/>
          <w:lang w:val="nl-BE"/>
        </w:rPr>
        <w:t xml:space="preserve"> </w:t>
      </w:r>
      <w:r w:rsidR="00480A74">
        <w:rPr>
          <w:i/>
          <w:sz w:val="20"/>
          <w:szCs w:val="20"/>
          <w:lang w:val="nl-BE"/>
        </w:rPr>
        <w:t>8.)</w:t>
      </w:r>
    </w:p>
    <w:p w14:paraId="17F482C1" w14:textId="77777777" w:rsidR="00480A74" w:rsidRPr="00480A74" w:rsidRDefault="00480A74" w:rsidP="00586E21">
      <w:pPr>
        <w:pStyle w:val="01Title"/>
        <w:numPr>
          <w:ilvl w:val="0"/>
          <w:numId w:val="214"/>
        </w:numPr>
        <w:jc w:val="both"/>
        <w:rPr>
          <w:sz w:val="20"/>
          <w:szCs w:val="20"/>
          <w:lang w:val="nl-BE"/>
        </w:rPr>
      </w:pPr>
      <w:r>
        <w:rPr>
          <w:sz w:val="20"/>
          <w:szCs w:val="20"/>
          <w:lang w:val="nl-BE"/>
        </w:rPr>
        <w:t>8.Dd8+? Kf7 9.Dd7+ Kf6</w:t>
      </w:r>
      <w:r w:rsidR="00F92D2C">
        <w:rPr>
          <w:sz w:val="20"/>
          <w:szCs w:val="20"/>
          <w:lang w:val="nl-BE"/>
        </w:rPr>
        <w:t xml:space="preserve"> 10.Df5+ Ke7 11.Dg5+ </w:t>
      </w:r>
      <w:r w:rsidR="00F92D2C" w:rsidRPr="00F92D2C">
        <w:rPr>
          <w:i/>
          <w:sz w:val="20"/>
          <w:szCs w:val="20"/>
          <w:lang w:val="nl-BE"/>
        </w:rPr>
        <w:t>(Zi</w:t>
      </w:r>
      <w:r w:rsidR="00E10D74" w:rsidRPr="00F92D2C">
        <w:rPr>
          <w:i/>
          <w:sz w:val="20"/>
          <w:szCs w:val="20"/>
          <w:lang w:val="nl-BE"/>
        </w:rPr>
        <w:t xml:space="preserve">e </w:t>
      </w:r>
      <w:r w:rsidR="00F92D2C" w:rsidRPr="00F92D2C">
        <w:rPr>
          <w:i/>
          <w:sz w:val="20"/>
          <w:szCs w:val="20"/>
          <w:lang w:val="nl-BE"/>
        </w:rPr>
        <w:t>zet</w:t>
      </w:r>
      <w:r w:rsidR="00F92D2C">
        <w:rPr>
          <w:sz w:val="20"/>
          <w:szCs w:val="20"/>
          <w:lang w:val="nl-BE"/>
        </w:rPr>
        <w:t xml:space="preserve"> </w:t>
      </w:r>
      <w:r w:rsidRPr="00F92D2C">
        <w:rPr>
          <w:i/>
          <w:sz w:val="20"/>
          <w:szCs w:val="20"/>
          <w:lang w:val="nl-BE"/>
        </w:rPr>
        <w:t>6.)</w:t>
      </w:r>
    </w:p>
    <w:p w14:paraId="1A48F218" w14:textId="77777777" w:rsidR="0045522A" w:rsidRPr="00216C9E" w:rsidRDefault="00480A74" w:rsidP="0045522A">
      <w:pPr>
        <w:pStyle w:val="01Title"/>
        <w:ind w:left="0"/>
        <w:jc w:val="both"/>
        <w:rPr>
          <w:b/>
          <w:sz w:val="20"/>
          <w:szCs w:val="20"/>
          <w:lang w:val="nl-BE"/>
        </w:rPr>
      </w:pPr>
      <w:r>
        <w:rPr>
          <w:sz w:val="20"/>
          <w:szCs w:val="20"/>
          <w:lang w:val="nl-BE"/>
        </w:rPr>
        <w:tab/>
      </w:r>
      <w:r>
        <w:rPr>
          <w:b/>
          <w:sz w:val="20"/>
          <w:szCs w:val="20"/>
          <w:lang w:val="nl-BE"/>
        </w:rPr>
        <w:t>8…</w:t>
      </w:r>
      <w:r>
        <w:rPr>
          <w:sz w:val="20"/>
          <w:szCs w:val="20"/>
          <w:lang w:val="nl-BE"/>
        </w:rPr>
        <w:tab/>
      </w:r>
      <w:r>
        <w:rPr>
          <w:sz w:val="20"/>
          <w:szCs w:val="20"/>
          <w:lang w:val="nl-BE"/>
        </w:rPr>
        <w:tab/>
      </w:r>
      <w:r w:rsidR="0045522A" w:rsidRPr="00216C9E">
        <w:rPr>
          <w:b/>
          <w:sz w:val="20"/>
          <w:szCs w:val="20"/>
          <w:lang w:val="nl-BE"/>
        </w:rPr>
        <w:t>Kf8</w:t>
      </w:r>
    </w:p>
    <w:p w14:paraId="7B7C3D3C" w14:textId="77777777" w:rsidR="0045522A" w:rsidRPr="00216C9E" w:rsidRDefault="0045522A" w:rsidP="0045522A">
      <w:pPr>
        <w:pStyle w:val="01Title"/>
        <w:ind w:left="0"/>
        <w:jc w:val="both"/>
        <w:rPr>
          <w:b/>
          <w:sz w:val="20"/>
          <w:szCs w:val="20"/>
          <w:lang w:val="nl-BE"/>
        </w:rPr>
      </w:pPr>
      <w:r w:rsidRPr="00216C9E">
        <w:rPr>
          <w:b/>
          <w:sz w:val="20"/>
          <w:szCs w:val="20"/>
          <w:lang w:val="nl-BE"/>
        </w:rPr>
        <w:tab/>
        <w:t>9.Lc4</w:t>
      </w:r>
    </w:p>
    <w:p w14:paraId="684621AD" w14:textId="77777777" w:rsidR="0045522A" w:rsidRDefault="0045522A" w:rsidP="0045522A">
      <w:pPr>
        <w:pStyle w:val="01Title"/>
        <w:ind w:left="0"/>
        <w:jc w:val="both"/>
        <w:rPr>
          <w:sz w:val="20"/>
          <w:szCs w:val="20"/>
          <w:lang w:val="nl-BE"/>
        </w:rPr>
      </w:pPr>
      <w:r w:rsidRPr="00216C9E">
        <w:rPr>
          <w:sz w:val="20"/>
          <w:szCs w:val="20"/>
          <w:lang w:val="nl-BE"/>
        </w:rPr>
        <w:t xml:space="preserve">9.Dd6+? </w:t>
      </w:r>
      <w:r>
        <w:rPr>
          <w:sz w:val="20"/>
          <w:szCs w:val="20"/>
          <w:lang w:val="nl-BE"/>
        </w:rPr>
        <w:t xml:space="preserve">Kf7 10.Dg6+ Ke7 11.Dg5+ </w:t>
      </w:r>
      <w:r>
        <w:rPr>
          <w:i/>
          <w:sz w:val="20"/>
          <w:szCs w:val="20"/>
          <w:lang w:val="nl-BE"/>
        </w:rPr>
        <w:t>(Zie zet 6.)</w:t>
      </w:r>
    </w:p>
    <w:p w14:paraId="6586E5DA" w14:textId="77777777" w:rsidR="00F35575" w:rsidRPr="00F35575" w:rsidRDefault="00F35575" w:rsidP="0045522A">
      <w:pPr>
        <w:pStyle w:val="01Title"/>
        <w:ind w:left="0"/>
        <w:jc w:val="both"/>
        <w:rPr>
          <w:sz w:val="20"/>
          <w:szCs w:val="20"/>
          <w:lang w:val="nl-BE"/>
        </w:rPr>
      </w:pPr>
      <w:r>
        <w:rPr>
          <w:sz w:val="20"/>
          <w:szCs w:val="20"/>
          <w:lang w:val="nl-BE"/>
        </w:rPr>
        <w:t>Er dreigt nu mat op veld f7.</w:t>
      </w:r>
      <w:r w:rsidR="00781F13">
        <w:rPr>
          <w:sz w:val="20"/>
          <w:szCs w:val="20"/>
          <w:lang w:val="nl-BE"/>
        </w:rPr>
        <w:t xml:space="preserve"> En de beste verdediging is de aanval:</w:t>
      </w:r>
    </w:p>
    <w:p w14:paraId="032CCDA4" w14:textId="77777777" w:rsidR="0045522A" w:rsidRDefault="0045522A" w:rsidP="0045522A">
      <w:pPr>
        <w:pStyle w:val="01Title"/>
        <w:ind w:left="0"/>
        <w:jc w:val="both"/>
        <w:rPr>
          <w:b/>
          <w:sz w:val="20"/>
          <w:szCs w:val="20"/>
          <w:lang w:val="nl-BE"/>
        </w:rPr>
      </w:pPr>
      <w:r>
        <w:rPr>
          <w:sz w:val="20"/>
          <w:szCs w:val="20"/>
          <w:lang w:val="nl-BE"/>
        </w:rPr>
        <w:tab/>
      </w:r>
      <w:r>
        <w:rPr>
          <w:b/>
          <w:sz w:val="20"/>
          <w:szCs w:val="20"/>
          <w:lang w:val="nl-BE"/>
        </w:rPr>
        <w:t>9…</w:t>
      </w:r>
      <w:r>
        <w:rPr>
          <w:b/>
          <w:sz w:val="20"/>
          <w:szCs w:val="20"/>
          <w:lang w:val="nl-BE"/>
        </w:rPr>
        <w:tab/>
      </w:r>
      <w:r>
        <w:rPr>
          <w:b/>
          <w:sz w:val="20"/>
          <w:szCs w:val="20"/>
          <w:lang w:val="nl-BE"/>
        </w:rPr>
        <w:tab/>
        <w:t>Dh2+</w:t>
      </w:r>
    </w:p>
    <w:p w14:paraId="68D9C034" w14:textId="77777777" w:rsidR="0045522A" w:rsidRDefault="0045522A" w:rsidP="0045522A">
      <w:pPr>
        <w:pStyle w:val="01Title"/>
        <w:ind w:left="0"/>
        <w:jc w:val="both"/>
        <w:rPr>
          <w:b/>
          <w:sz w:val="20"/>
          <w:szCs w:val="20"/>
          <w:lang w:val="nl-BE"/>
        </w:rPr>
      </w:pPr>
      <w:r>
        <w:rPr>
          <w:b/>
          <w:sz w:val="20"/>
          <w:szCs w:val="20"/>
          <w:lang w:val="nl-BE"/>
        </w:rPr>
        <w:t xml:space="preserve">        10.Kc6</w:t>
      </w:r>
      <w:r>
        <w:rPr>
          <w:b/>
          <w:sz w:val="20"/>
          <w:szCs w:val="20"/>
          <w:lang w:val="nl-BE"/>
        </w:rPr>
        <w:tab/>
      </w:r>
      <w:r>
        <w:rPr>
          <w:b/>
          <w:sz w:val="20"/>
          <w:szCs w:val="20"/>
          <w:lang w:val="nl-BE"/>
        </w:rPr>
        <w:tab/>
        <w:t>Df4</w:t>
      </w:r>
    </w:p>
    <w:p w14:paraId="04AF6A81" w14:textId="77777777" w:rsidR="0045522A" w:rsidRDefault="0045522A" w:rsidP="0045522A">
      <w:pPr>
        <w:pStyle w:val="01Title"/>
        <w:ind w:left="0"/>
        <w:jc w:val="both"/>
        <w:rPr>
          <w:b/>
          <w:sz w:val="20"/>
          <w:szCs w:val="20"/>
          <w:lang w:val="nl-BE"/>
        </w:rPr>
      </w:pPr>
      <w:r>
        <w:rPr>
          <w:b/>
          <w:sz w:val="20"/>
          <w:szCs w:val="20"/>
          <w:lang w:val="nl-BE"/>
        </w:rPr>
        <w:t xml:space="preserve">        11.Dg8+</w:t>
      </w:r>
      <w:r>
        <w:rPr>
          <w:b/>
          <w:sz w:val="20"/>
          <w:szCs w:val="20"/>
          <w:lang w:val="nl-BE"/>
        </w:rPr>
        <w:tab/>
      </w:r>
      <w:r>
        <w:rPr>
          <w:b/>
          <w:sz w:val="20"/>
          <w:szCs w:val="20"/>
          <w:lang w:val="nl-BE"/>
        </w:rPr>
        <w:tab/>
        <w:t>Ke7</w:t>
      </w:r>
    </w:p>
    <w:p w14:paraId="589598A6" w14:textId="77777777" w:rsidR="006B754E" w:rsidRDefault="0045522A" w:rsidP="0045522A">
      <w:pPr>
        <w:pStyle w:val="01Title"/>
        <w:ind w:left="0"/>
        <w:jc w:val="both"/>
        <w:rPr>
          <w:b/>
          <w:sz w:val="20"/>
          <w:szCs w:val="20"/>
          <w:lang w:val="nl-BE"/>
        </w:rPr>
      </w:pPr>
      <w:r>
        <w:rPr>
          <w:b/>
          <w:sz w:val="20"/>
          <w:szCs w:val="20"/>
          <w:lang w:val="nl-BE"/>
        </w:rPr>
        <w:t xml:space="preserve">        12.Dg7+</w:t>
      </w:r>
      <w:r>
        <w:rPr>
          <w:b/>
          <w:sz w:val="20"/>
          <w:szCs w:val="20"/>
          <w:lang w:val="nl-BE"/>
        </w:rPr>
        <w:tab/>
      </w:r>
      <w:r>
        <w:rPr>
          <w:b/>
          <w:sz w:val="20"/>
          <w:szCs w:val="20"/>
          <w:lang w:val="nl-BE"/>
        </w:rPr>
        <w:tab/>
      </w:r>
    </w:p>
    <w:p w14:paraId="7E0E0493" w14:textId="77777777" w:rsidR="006B754E" w:rsidRPr="006B754E" w:rsidRDefault="00F92D2C" w:rsidP="0045522A">
      <w:pPr>
        <w:pStyle w:val="01Title"/>
        <w:ind w:left="0"/>
        <w:jc w:val="both"/>
        <w:rPr>
          <w:i/>
          <w:sz w:val="20"/>
          <w:szCs w:val="20"/>
          <w:lang w:val="nl-BE"/>
        </w:rPr>
      </w:pPr>
      <w:r>
        <w:rPr>
          <w:sz w:val="20"/>
          <w:szCs w:val="20"/>
          <w:lang w:val="nl-BE"/>
        </w:rPr>
        <w:t>12.De6+?</w:t>
      </w:r>
      <w:r w:rsidR="00A649D1">
        <w:rPr>
          <w:sz w:val="20"/>
          <w:szCs w:val="20"/>
          <w:lang w:val="nl-BE"/>
        </w:rPr>
        <w:t xml:space="preserve"> </w:t>
      </w:r>
      <w:r w:rsidR="006B754E">
        <w:rPr>
          <w:sz w:val="20"/>
          <w:szCs w:val="20"/>
          <w:lang w:val="nl-BE"/>
        </w:rPr>
        <w:t>Kf8 13.Dg8+</w:t>
      </w:r>
      <w:r w:rsidR="00A649D1">
        <w:rPr>
          <w:sz w:val="20"/>
          <w:szCs w:val="20"/>
          <w:lang w:val="nl-BE"/>
        </w:rPr>
        <w:t xml:space="preserve"> </w:t>
      </w:r>
      <w:r w:rsidR="00E10D74">
        <w:rPr>
          <w:i/>
          <w:sz w:val="20"/>
          <w:szCs w:val="20"/>
          <w:lang w:val="nl-BE"/>
        </w:rPr>
        <w:t>(Zie</w:t>
      </w:r>
      <w:r w:rsidR="00A649D1">
        <w:rPr>
          <w:i/>
          <w:sz w:val="20"/>
          <w:szCs w:val="20"/>
          <w:lang w:val="nl-BE"/>
        </w:rPr>
        <w:t xml:space="preserve"> </w:t>
      </w:r>
      <w:r>
        <w:rPr>
          <w:i/>
          <w:sz w:val="20"/>
          <w:szCs w:val="20"/>
          <w:lang w:val="nl-BE"/>
        </w:rPr>
        <w:t>zet</w:t>
      </w:r>
      <w:r w:rsidR="00E10D74">
        <w:rPr>
          <w:i/>
          <w:sz w:val="20"/>
          <w:szCs w:val="20"/>
          <w:lang w:val="nl-BE"/>
        </w:rPr>
        <w:t xml:space="preserve"> </w:t>
      </w:r>
      <w:r w:rsidR="00AB2488">
        <w:rPr>
          <w:i/>
          <w:sz w:val="20"/>
          <w:szCs w:val="20"/>
          <w:lang w:val="nl-BE"/>
        </w:rPr>
        <w:t xml:space="preserve"> 11.)</w:t>
      </w:r>
    </w:p>
    <w:p w14:paraId="7AD2674C" w14:textId="77777777" w:rsidR="0045522A" w:rsidRDefault="00BC0FD5" w:rsidP="0045522A">
      <w:pPr>
        <w:pStyle w:val="01Title"/>
        <w:ind w:left="0"/>
        <w:jc w:val="both"/>
        <w:rPr>
          <w:b/>
          <w:sz w:val="20"/>
          <w:szCs w:val="20"/>
          <w:lang w:val="nl-BE"/>
        </w:rPr>
      </w:pPr>
      <w:r>
        <w:rPr>
          <w:b/>
          <w:sz w:val="20"/>
          <w:szCs w:val="20"/>
          <w:lang w:val="nl-BE"/>
        </w:rPr>
        <w:t xml:space="preserve">        </w:t>
      </w:r>
      <w:r w:rsidR="006B754E">
        <w:rPr>
          <w:b/>
          <w:sz w:val="20"/>
          <w:szCs w:val="20"/>
          <w:lang w:val="nl-BE"/>
        </w:rPr>
        <w:t>12…</w:t>
      </w:r>
      <w:r w:rsidR="006B754E">
        <w:rPr>
          <w:b/>
          <w:sz w:val="20"/>
          <w:szCs w:val="20"/>
          <w:lang w:val="nl-BE"/>
        </w:rPr>
        <w:tab/>
      </w:r>
      <w:r w:rsidR="006B754E">
        <w:rPr>
          <w:b/>
          <w:sz w:val="20"/>
          <w:szCs w:val="20"/>
          <w:lang w:val="nl-BE"/>
        </w:rPr>
        <w:tab/>
      </w:r>
      <w:r w:rsidR="0045522A">
        <w:rPr>
          <w:b/>
          <w:sz w:val="20"/>
          <w:szCs w:val="20"/>
          <w:lang w:val="nl-BE"/>
        </w:rPr>
        <w:t>Ke8</w:t>
      </w:r>
    </w:p>
    <w:p w14:paraId="74D1BE06" w14:textId="77777777" w:rsidR="00F35575" w:rsidRPr="00F35575" w:rsidRDefault="00B02196" w:rsidP="0045522A">
      <w:pPr>
        <w:pStyle w:val="01Title"/>
        <w:ind w:left="0"/>
        <w:jc w:val="both"/>
        <w:rPr>
          <w:sz w:val="20"/>
          <w:szCs w:val="20"/>
          <w:lang w:val="nl-BE"/>
        </w:rPr>
      </w:pPr>
      <w:r>
        <w:rPr>
          <w:sz w:val="20"/>
          <w:szCs w:val="20"/>
          <w:lang w:val="nl-BE"/>
        </w:rPr>
        <w:t>En nu een onverwachte  toe</w:t>
      </w:r>
      <w:r w:rsidR="00F35575">
        <w:rPr>
          <w:sz w:val="20"/>
          <w:szCs w:val="20"/>
          <w:lang w:val="nl-BE"/>
        </w:rPr>
        <w:t>kom</w:t>
      </w:r>
      <w:r>
        <w:rPr>
          <w:sz w:val="20"/>
          <w:szCs w:val="20"/>
          <w:lang w:val="nl-BE"/>
        </w:rPr>
        <w:t>-</w:t>
      </w:r>
      <w:r w:rsidR="00F35575">
        <w:rPr>
          <w:sz w:val="20"/>
          <w:szCs w:val="20"/>
          <w:lang w:val="nl-BE"/>
        </w:rPr>
        <w:t>stige  aftrekzet:</w:t>
      </w:r>
    </w:p>
    <w:p w14:paraId="2D73F048" w14:textId="77777777" w:rsidR="0045522A" w:rsidRDefault="0045522A" w:rsidP="0045522A">
      <w:pPr>
        <w:pStyle w:val="01Title"/>
        <w:ind w:left="0"/>
        <w:jc w:val="both"/>
        <w:rPr>
          <w:b/>
          <w:sz w:val="20"/>
          <w:szCs w:val="20"/>
          <w:lang w:val="nl-BE"/>
        </w:rPr>
      </w:pPr>
      <w:r>
        <w:rPr>
          <w:b/>
          <w:sz w:val="20"/>
          <w:szCs w:val="20"/>
          <w:lang w:val="nl-BE"/>
        </w:rPr>
        <w:t xml:space="preserve">        13.Lb5</w:t>
      </w:r>
    </w:p>
    <w:p w14:paraId="53D5B69F" w14:textId="77777777" w:rsidR="0045522A" w:rsidRPr="0060684D" w:rsidRDefault="0045522A" w:rsidP="0045522A">
      <w:pPr>
        <w:pStyle w:val="01Title"/>
        <w:ind w:left="0"/>
        <w:jc w:val="both"/>
        <w:rPr>
          <w:i/>
          <w:sz w:val="20"/>
          <w:szCs w:val="20"/>
          <w:lang w:val="nl-BE"/>
        </w:rPr>
      </w:pPr>
      <w:r>
        <w:rPr>
          <w:sz w:val="20"/>
          <w:szCs w:val="20"/>
          <w:lang w:val="nl-BE"/>
        </w:rPr>
        <w:t xml:space="preserve">13.Dg6? Kd8 14.Dg8+ </w:t>
      </w:r>
      <w:r>
        <w:rPr>
          <w:i/>
          <w:sz w:val="20"/>
          <w:szCs w:val="20"/>
          <w:lang w:val="nl-BE"/>
        </w:rPr>
        <w:t>(Zie zet 11)</w:t>
      </w:r>
    </w:p>
    <w:p w14:paraId="48CBE201" w14:textId="77777777" w:rsidR="0045522A" w:rsidRDefault="0045522A" w:rsidP="0045522A">
      <w:pPr>
        <w:pStyle w:val="01Title"/>
        <w:ind w:left="0"/>
        <w:jc w:val="both"/>
        <w:rPr>
          <w:b/>
          <w:sz w:val="20"/>
          <w:szCs w:val="20"/>
          <w:lang w:val="nl-BE"/>
        </w:rPr>
      </w:pPr>
      <w:r>
        <w:rPr>
          <w:sz w:val="20"/>
          <w:szCs w:val="20"/>
          <w:lang w:val="nl-BE"/>
        </w:rPr>
        <w:t xml:space="preserve">        </w:t>
      </w:r>
      <w:r w:rsidR="006B754E">
        <w:rPr>
          <w:b/>
          <w:sz w:val="20"/>
          <w:szCs w:val="20"/>
          <w:lang w:val="nl-BE"/>
        </w:rPr>
        <w:t>13…</w:t>
      </w:r>
      <w:r w:rsidR="006B754E">
        <w:rPr>
          <w:b/>
          <w:sz w:val="20"/>
          <w:szCs w:val="20"/>
          <w:lang w:val="nl-BE"/>
        </w:rPr>
        <w:tab/>
      </w:r>
      <w:r w:rsidR="006B754E">
        <w:rPr>
          <w:b/>
          <w:sz w:val="20"/>
          <w:szCs w:val="20"/>
          <w:lang w:val="nl-BE"/>
        </w:rPr>
        <w:tab/>
        <w:t>Db4</w:t>
      </w:r>
    </w:p>
    <w:p w14:paraId="50AA1DF3" w14:textId="77777777" w:rsidR="0045522A" w:rsidRDefault="006B754E" w:rsidP="0045522A">
      <w:pPr>
        <w:pStyle w:val="01Title"/>
        <w:ind w:left="0"/>
        <w:jc w:val="both"/>
        <w:rPr>
          <w:b/>
          <w:sz w:val="20"/>
          <w:szCs w:val="20"/>
          <w:lang w:val="nl-BE"/>
        </w:rPr>
      </w:pPr>
      <w:r>
        <w:rPr>
          <w:b/>
          <w:sz w:val="20"/>
          <w:szCs w:val="20"/>
          <w:lang w:val="nl-BE"/>
        </w:rPr>
        <w:t xml:space="preserve">        14.Kb6</w:t>
      </w:r>
      <w:r>
        <w:rPr>
          <w:b/>
          <w:sz w:val="20"/>
          <w:szCs w:val="20"/>
          <w:lang w:val="nl-BE"/>
        </w:rPr>
        <w:tab/>
      </w:r>
      <w:r>
        <w:rPr>
          <w:b/>
          <w:sz w:val="20"/>
          <w:szCs w:val="20"/>
          <w:lang w:val="nl-BE"/>
        </w:rPr>
        <w:tab/>
        <w:t>Dxb5</w:t>
      </w:r>
    </w:p>
    <w:p w14:paraId="294BC819" w14:textId="77777777" w:rsidR="009F585D" w:rsidRDefault="006B754E" w:rsidP="008B2839">
      <w:pPr>
        <w:pStyle w:val="01Title"/>
        <w:ind w:left="0"/>
        <w:jc w:val="both"/>
        <w:rPr>
          <w:b/>
          <w:sz w:val="20"/>
          <w:szCs w:val="20"/>
          <w:lang w:val="nl-BE"/>
        </w:rPr>
      </w:pPr>
      <w:r>
        <w:rPr>
          <w:b/>
          <w:sz w:val="20"/>
          <w:szCs w:val="20"/>
          <w:lang w:val="nl-BE"/>
        </w:rPr>
        <w:t xml:space="preserve">        15.Kxb5</w:t>
      </w:r>
      <w:r w:rsidR="0045522A">
        <w:rPr>
          <w:b/>
          <w:sz w:val="20"/>
          <w:szCs w:val="20"/>
          <w:lang w:val="nl-BE"/>
        </w:rPr>
        <w:t xml:space="preserve"> </w:t>
      </w:r>
    </w:p>
    <w:p w14:paraId="5B48323C" w14:textId="77777777" w:rsidR="00600922" w:rsidRDefault="00EE5758" w:rsidP="008B2839">
      <w:pPr>
        <w:pStyle w:val="01Title"/>
        <w:ind w:left="0"/>
        <w:jc w:val="both"/>
        <w:rPr>
          <w:sz w:val="20"/>
          <w:szCs w:val="20"/>
          <w:lang w:val="nl-BE"/>
        </w:rPr>
      </w:pPr>
      <w:r>
        <w:rPr>
          <w:sz w:val="20"/>
          <w:szCs w:val="20"/>
          <w:lang w:val="nl-BE"/>
        </w:rPr>
        <w:t>E</w:t>
      </w:r>
      <w:r w:rsidR="00B20F78">
        <w:rPr>
          <w:sz w:val="20"/>
          <w:szCs w:val="20"/>
          <w:lang w:val="nl-BE"/>
        </w:rPr>
        <w:t>n</w:t>
      </w:r>
      <w:r w:rsidR="009F585D">
        <w:rPr>
          <w:sz w:val="20"/>
          <w:szCs w:val="20"/>
          <w:lang w:val="nl-BE"/>
        </w:rPr>
        <w:t xml:space="preserve"> wit</w:t>
      </w:r>
      <w:r w:rsidR="00B20F78">
        <w:rPr>
          <w:sz w:val="20"/>
          <w:szCs w:val="20"/>
          <w:lang w:val="nl-BE"/>
        </w:rPr>
        <w:t xml:space="preserve"> wint.</w:t>
      </w:r>
    </w:p>
    <w:p w14:paraId="7BBC08C0" w14:textId="77777777" w:rsidR="00196369" w:rsidRDefault="00196369" w:rsidP="00196369">
      <w:pPr>
        <w:pStyle w:val="01Title"/>
        <w:ind w:left="0"/>
        <w:jc w:val="both"/>
        <w:rPr>
          <w:b/>
          <w:sz w:val="20"/>
          <w:szCs w:val="20"/>
          <w:lang w:val="nl-BE"/>
        </w:rPr>
      </w:pPr>
    </w:p>
    <w:p w14:paraId="77A8AF99" w14:textId="77777777" w:rsidR="009324EB" w:rsidRPr="006A71E9" w:rsidRDefault="00F36AE7" w:rsidP="006A71E9">
      <w:pPr>
        <w:widowControl/>
        <w:autoSpaceDE/>
        <w:autoSpaceDN/>
        <w:adjustRightInd/>
        <w:jc w:val="center"/>
        <w:rPr>
          <w:rFonts w:cs="Arial"/>
          <w:b/>
          <w:color w:val="000000"/>
          <w:sz w:val="20"/>
          <w:szCs w:val="20"/>
          <w:lang w:val="nl-BE"/>
        </w:rPr>
      </w:pPr>
      <w:r>
        <w:rPr>
          <w:b/>
          <w:sz w:val="20"/>
          <w:szCs w:val="20"/>
          <w:lang w:val="nl-BE"/>
        </w:rPr>
        <w:br w:type="page"/>
      </w:r>
      <w:r w:rsidR="009324EB" w:rsidRPr="00FB6155">
        <w:rPr>
          <w:b/>
          <w:sz w:val="20"/>
          <w:szCs w:val="20"/>
          <w:lang w:val="nl-BE"/>
        </w:rPr>
        <w:lastRenderedPageBreak/>
        <w:t xml:space="preserve">- </w:t>
      </w:r>
      <w:r w:rsidR="0003727D">
        <w:rPr>
          <w:b/>
          <w:sz w:val="20"/>
          <w:szCs w:val="20"/>
          <w:lang w:val="nl-BE"/>
        </w:rPr>
        <w:t>13</w:t>
      </w:r>
      <w:r w:rsidR="00575E32">
        <w:rPr>
          <w:b/>
          <w:sz w:val="20"/>
          <w:szCs w:val="20"/>
          <w:lang w:val="nl-BE"/>
        </w:rPr>
        <w:t>2</w:t>
      </w:r>
      <w:r w:rsidR="00D31D5E">
        <w:rPr>
          <w:b/>
          <w:sz w:val="20"/>
          <w:szCs w:val="20"/>
          <w:lang w:val="nl-BE"/>
        </w:rPr>
        <w:t xml:space="preserve"> -</w:t>
      </w:r>
    </w:p>
    <w:p w14:paraId="1D65788B" w14:textId="77777777" w:rsidR="009324EB" w:rsidRPr="009324EB" w:rsidRDefault="009324EB" w:rsidP="009324EB">
      <w:pPr>
        <w:pStyle w:val="01Title"/>
        <w:ind w:left="0"/>
        <w:jc w:val="center"/>
        <w:rPr>
          <w:b/>
          <w:sz w:val="20"/>
          <w:szCs w:val="20"/>
          <w:lang w:val="nl-BE"/>
        </w:rPr>
      </w:pPr>
    </w:p>
    <w:p w14:paraId="58CE3EFE" w14:textId="77777777" w:rsidR="003E02C2" w:rsidRPr="009324EB" w:rsidRDefault="009324EB" w:rsidP="00873611">
      <w:pPr>
        <w:pStyle w:val="01Title"/>
        <w:ind w:left="0"/>
        <w:jc w:val="center"/>
        <w:rPr>
          <w:sz w:val="20"/>
          <w:szCs w:val="20"/>
          <w:lang w:val="nl-BE"/>
        </w:rPr>
      </w:pPr>
      <w:r>
        <w:rPr>
          <w:i/>
          <w:sz w:val="20"/>
          <w:szCs w:val="20"/>
          <w:lang w:val="nl-BE"/>
        </w:rPr>
        <w:t xml:space="preserve">Origineel, </w:t>
      </w:r>
      <w:r>
        <w:rPr>
          <w:sz w:val="20"/>
          <w:szCs w:val="20"/>
          <w:lang w:val="nl-BE"/>
        </w:rPr>
        <w:t>2011</w:t>
      </w:r>
    </w:p>
    <w:p w14:paraId="7B536F96" w14:textId="77777777" w:rsidR="003E02C2" w:rsidRDefault="003E02C2" w:rsidP="00F7050E">
      <w:pPr>
        <w:pStyle w:val="01Title"/>
        <w:ind w:left="0"/>
        <w:rPr>
          <w:sz w:val="20"/>
          <w:szCs w:val="20"/>
          <w:lang w:val="nl-BE"/>
        </w:rPr>
      </w:pPr>
    </w:p>
    <w:p w14:paraId="4AECBB1D" w14:textId="77777777" w:rsidR="003E02C2" w:rsidRDefault="00D66283" w:rsidP="009324EB">
      <w:pPr>
        <w:pStyle w:val="01Title"/>
        <w:ind w:left="0"/>
        <w:jc w:val="center"/>
        <w:rPr>
          <w:sz w:val="20"/>
          <w:szCs w:val="20"/>
          <w:lang w:val="nl-BE"/>
        </w:rPr>
      </w:pPr>
      <w:r>
        <w:object w:dxaOrig="4700" w:dyaOrig="4704" w14:anchorId="6A056177">
          <v:shape id="_x0000_i1149" type="#_x0000_t75" style="width:154.5pt;height:153.4pt" o:ole="">
            <v:imagedata r:id="rId268" o:title=""/>
          </v:shape>
          <o:OLEObject Type="Embed" ProgID="CorelDRAW.Graphic.12" ShapeID="_x0000_i1149" DrawAspect="Content" ObjectID="_1587467542" r:id="rId269"/>
        </w:object>
      </w:r>
    </w:p>
    <w:p w14:paraId="76D3177B" w14:textId="77777777" w:rsidR="003E02C2" w:rsidRDefault="003E02C2" w:rsidP="00F7050E">
      <w:pPr>
        <w:pStyle w:val="01Title"/>
        <w:ind w:left="0"/>
        <w:rPr>
          <w:sz w:val="20"/>
          <w:szCs w:val="20"/>
          <w:lang w:val="nl-BE"/>
        </w:rPr>
      </w:pPr>
    </w:p>
    <w:p w14:paraId="1B38C29F" w14:textId="77777777" w:rsidR="003E02C2" w:rsidRPr="00D66283" w:rsidRDefault="00D66283" w:rsidP="00F7050E">
      <w:pPr>
        <w:pStyle w:val="01Title"/>
        <w:ind w:left="0"/>
        <w:rPr>
          <w:sz w:val="20"/>
          <w:szCs w:val="20"/>
          <w:lang w:val="nl-BE"/>
        </w:rPr>
      </w:pPr>
      <w:r>
        <w:rPr>
          <w:b/>
          <w:sz w:val="24"/>
          <w:szCs w:val="24"/>
          <w:lang w:val="nl-BE"/>
        </w:rPr>
        <w:t xml:space="preserve">+                          </w:t>
      </w:r>
      <w:r>
        <w:rPr>
          <w:sz w:val="20"/>
          <w:szCs w:val="20"/>
          <w:lang w:val="nl-BE"/>
        </w:rPr>
        <w:t>0031.20 f7h8</w:t>
      </w:r>
    </w:p>
    <w:p w14:paraId="6B8F07D4" w14:textId="77777777" w:rsidR="003E02C2" w:rsidRDefault="003E02C2" w:rsidP="00F7050E">
      <w:pPr>
        <w:pStyle w:val="01Title"/>
        <w:ind w:left="0"/>
        <w:rPr>
          <w:sz w:val="20"/>
          <w:szCs w:val="20"/>
          <w:lang w:val="nl-BE"/>
        </w:rPr>
      </w:pPr>
    </w:p>
    <w:p w14:paraId="692C4773" w14:textId="77777777" w:rsidR="00CD7C4D" w:rsidRDefault="00CD7C4D" w:rsidP="00CD7C4D">
      <w:pPr>
        <w:pStyle w:val="01Title"/>
        <w:ind w:left="0"/>
        <w:jc w:val="both"/>
        <w:rPr>
          <w:b/>
          <w:sz w:val="20"/>
          <w:szCs w:val="20"/>
          <w:lang w:val="nl-BE"/>
        </w:rPr>
      </w:pPr>
      <w:r>
        <w:rPr>
          <w:b/>
          <w:sz w:val="20"/>
          <w:szCs w:val="20"/>
          <w:lang w:val="nl-BE"/>
        </w:rPr>
        <w:tab/>
        <w:t>1.Pe5</w:t>
      </w:r>
    </w:p>
    <w:p w14:paraId="62BDF54B" w14:textId="77777777" w:rsidR="00CD7C4D" w:rsidRDefault="00CD7C4D" w:rsidP="00CD7C4D">
      <w:pPr>
        <w:pStyle w:val="01Title"/>
        <w:ind w:left="0"/>
        <w:jc w:val="both"/>
        <w:rPr>
          <w:sz w:val="20"/>
          <w:szCs w:val="20"/>
          <w:lang w:val="nl-BE"/>
        </w:rPr>
      </w:pPr>
      <w:r>
        <w:rPr>
          <w:sz w:val="20"/>
          <w:szCs w:val="20"/>
          <w:lang w:val="nl-BE"/>
        </w:rPr>
        <w:t>Na 1.f6? Ld5+ 2</w:t>
      </w:r>
      <w:r w:rsidR="007C4FDC">
        <w:rPr>
          <w:sz w:val="20"/>
          <w:szCs w:val="20"/>
          <w:lang w:val="nl-BE"/>
        </w:rPr>
        <w:t>.</w:t>
      </w:r>
      <w:r w:rsidR="00E07A7D">
        <w:rPr>
          <w:sz w:val="20"/>
          <w:szCs w:val="20"/>
          <w:lang w:val="nl-BE"/>
        </w:rPr>
        <w:t>K~</w:t>
      </w:r>
      <w:r>
        <w:rPr>
          <w:sz w:val="20"/>
          <w:szCs w:val="20"/>
          <w:lang w:val="nl-BE"/>
        </w:rPr>
        <w:t xml:space="preserve"> Lxc4 is het reeds remise.</w:t>
      </w:r>
    </w:p>
    <w:p w14:paraId="2C783B61" w14:textId="77777777" w:rsidR="00CD7C4D" w:rsidRDefault="00CD7C4D" w:rsidP="00CD7C4D">
      <w:pPr>
        <w:pStyle w:val="01Title"/>
        <w:ind w:left="0"/>
        <w:jc w:val="both"/>
        <w:rPr>
          <w:b/>
          <w:sz w:val="20"/>
          <w:szCs w:val="20"/>
          <w:lang w:val="nl-BE"/>
        </w:rPr>
      </w:pPr>
      <w:r>
        <w:rPr>
          <w:sz w:val="20"/>
          <w:szCs w:val="20"/>
          <w:lang w:val="nl-BE"/>
        </w:rPr>
        <w:tab/>
      </w:r>
      <w:r>
        <w:rPr>
          <w:b/>
          <w:sz w:val="20"/>
          <w:szCs w:val="20"/>
          <w:lang w:val="nl-BE"/>
        </w:rPr>
        <w:t>1…</w:t>
      </w:r>
      <w:r>
        <w:rPr>
          <w:b/>
          <w:sz w:val="20"/>
          <w:szCs w:val="20"/>
          <w:lang w:val="nl-BE"/>
        </w:rPr>
        <w:tab/>
      </w:r>
      <w:r>
        <w:rPr>
          <w:b/>
          <w:sz w:val="20"/>
          <w:szCs w:val="20"/>
          <w:lang w:val="nl-BE"/>
        </w:rPr>
        <w:tab/>
        <w:t>Le4</w:t>
      </w:r>
    </w:p>
    <w:p w14:paraId="1B8AB8C1" w14:textId="77777777" w:rsidR="005F14B6" w:rsidRDefault="005F14B6" w:rsidP="00CD7C4D">
      <w:pPr>
        <w:pStyle w:val="01Title"/>
        <w:ind w:left="0"/>
        <w:jc w:val="both"/>
        <w:rPr>
          <w:sz w:val="20"/>
          <w:szCs w:val="20"/>
          <w:lang w:val="nl-BE"/>
        </w:rPr>
      </w:pPr>
      <w:r>
        <w:rPr>
          <w:sz w:val="20"/>
          <w:szCs w:val="20"/>
          <w:lang w:val="nl-BE"/>
        </w:rPr>
        <w:t xml:space="preserve">Een directe </w:t>
      </w:r>
      <w:r w:rsidR="00E07A7D">
        <w:rPr>
          <w:sz w:val="20"/>
          <w:szCs w:val="20"/>
          <w:lang w:val="nl-BE"/>
        </w:rPr>
        <w:t>aanval op de pion, want na 1…Ld5</w:t>
      </w:r>
      <w:r>
        <w:rPr>
          <w:sz w:val="20"/>
          <w:szCs w:val="20"/>
          <w:lang w:val="nl-BE"/>
        </w:rPr>
        <w:t>+</w:t>
      </w:r>
      <w:r w:rsidR="00401225">
        <w:rPr>
          <w:sz w:val="20"/>
          <w:szCs w:val="20"/>
          <w:lang w:val="nl-BE"/>
        </w:rPr>
        <w:t>?</w:t>
      </w:r>
      <w:r>
        <w:rPr>
          <w:sz w:val="20"/>
          <w:szCs w:val="20"/>
          <w:lang w:val="nl-BE"/>
        </w:rPr>
        <w:t xml:space="preserve"> 2.Kg6 Le6 3.Kh6</w:t>
      </w:r>
      <w:r w:rsidR="00FA0828">
        <w:rPr>
          <w:sz w:val="20"/>
          <w:szCs w:val="20"/>
          <w:lang w:val="nl-BE"/>
        </w:rPr>
        <w:t xml:space="preserve"> </w:t>
      </w:r>
      <w:r w:rsidR="00FA0828">
        <w:rPr>
          <w:i/>
          <w:sz w:val="20"/>
          <w:szCs w:val="20"/>
          <w:lang w:val="nl-BE"/>
        </w:rPr>
        <w:t>(3.fxe6? is pat.)</w:t>
      </w:r>
      <w:r>
        <w:rPr>
          <w:sz w:val="20"/>
          <w:szCs w:val="20"/>
          <w:lang w:val="nl-BE"/>
        </w:rPr>
        <w:t xml:space="preserve"> </w:t>
      </w:r>
      <w:r w:rsidR="00FA0828">
        <w:rPr>
          <w:sz w:val="20"/>
          <w:szCs w:val="20"/>
          <w:lang w:val="nl-BE"/>
        </w:rPr>
        <w:t xml:space="preserve">3...Lxf5 </w:t>
      </w:r>
      <w:r>
        <w:rPr>
          <w:sz w:val="20"/>
          <w:szCs w:val="20"/>
          <w:lang w:val="nl-BE"/>
        </w:rPr>
        <w:t>4.Pf7+ is het mat.</w:t>
      </w:r>
    </w:p>
    <w:p w14:paraId="33DE86A7" w14:textId="77777777" w:rsidR="005F14B6" w:rsidRDefault="005F14B6" w:rsidP="00CD7C4D">
      <w:pPr>
        <w:pStyle w:val="01Title"/>
        <w:ind w:left="0"/>
        <w:jc w:val="both"/>
        <w:rPr>
          <w:b/>
          <w:sz w:val="20"/>
          <w:szCs w:val="20"/>
          <w:lang w:val="nl-BE"/>
        </w:rPr>
      </w:pPr>
      <w:r>
        <w:rPr>
          <w:sz w:val="20"/>
          <w:szCs w:val="20"/>
          <w:lang w:val="nl-BE"/>
        </w:rPr>
        <w:tab/>
      </w:r>
      <w:r>
        <w:rPr>
          <w:b/>
          <w:sz w:val="20"/>
          <w:szCs w:val="20"/>
          <w:lang w:val="nl-BE"/>
        </w:rPr>
        <w:t>2.Pg6+</w:t>
      </w:r>
    </w:p>
    <w:p w14:paraId="7AE07388" w14:textId="77777777" w:rsidR="005F14B6" w:rsidRDefault="00401225" w:rsidP="00CD7C4D">
      <w:pPr>
        <w:pStyle w:val="01Title"/>
        <w:ind w:left="0"/>
        <w:jc w:val="both"/>
        <w:rPr>
          <w:sz w:val="20"/>
          <w:szCs w:val="20"/>
          <w:lang w:val="nl-BE"/>
        </w:rPr>
      </w:pPr>
      <w:r>
        <w:rPr>
          <w:sz w:val="20"/>
          <w:szCs w:val="20"/>
          <w:lang w:val="nl-BE"/>
        </w:rPr>
        <w:t>Weer</w:t>
      </w:r>
      <w:r w:rsidR="005F14B6">
        <w:rPr>
          <w:sz w:val="20"/>
          <w:szCs w:val="20"/>
          <w:lang w:val="nl-BE"/>
        </w:rPr>
        <w:t xml:space="preserve"> niet 2.f6? wegens 2…Kxh7 3.Ke7 Ld5 met remise.</w:t>
      </w:r>
    </w:p>
    <w:p w14:paraId="0FBD1176" w14:textId="77777777" w:rsidR="005F14B6" w:rsidRDefault="005F14B6" w:rsidP="00CD7C4D">
      <w:pPr>
        <w:pStyle w:val="01Title"/>
        <w:ind w:left="0"/>
        <w:jc w:val="both"/>
        <w:rPr>
          <w:b/>
          <w:sz w:val="20"/>
          <w:szCs w:val="20"/>
          <w:lang w:val="nl-BE"/>
        </w:rPr>
      </w:pPr>
      <w:r>
        <w:rPr>
          <w:sz w:val="20"/>
          <w:szCs w:val="20"/>
          <w:lang w:val="nl-BE"/>
        </w:rPr>
        <w:tab/>
      </w:r>
      <w:r>
        <w:rPr>
          <w:b/>
          <w:sz w:val="20"/>
          <w:szCs w:val="20"/>
          <w:lang w:val="nl-BE"/>
        </w:rPr>
        <w:t>2…</w:t>
      </w:r>
      <w:r>
        <w:rPr>
          <w:b/>
          <w:sz w:val="20"/>
          <w:szCs w:val="20"/>
          <w:lang w:val="nl-BE"/>
        </w:rPr>
        <w:tab/>
      </w:r>
      <w:r>
        <w:rPr>
          <w:b/>
          <w:sz w:val="20"/>
          <w:szCs w:val="20"/>
          <w:lang w:val="nl-BE"/>
        </w:rPr>
        <w:tab/>
        <w:t>Kxh7</w:t>
      </w:r>
    </w:p>
    <w:p w14:paraId="63538274" w14:textId="77777777" w:rsidR="005F14B6" w:rsidRDefault="005F14B6" w:rsidP="00CD7C4D">
      <w:pPr>
        <w:pStyle w:val="01Title"/>
        <w:ind w:left="0"/>
        <w:jc w:val="both"/>
        <w:rPr>
          <w:b/>
          <w:sz w:val="20"/>
          <w:szCs w:val="20"/>
          <w:lang w:val="nl-BE"/>
        </w:rPr>
      </w:pPr>
      <w:r>
        <w:rPr>
          <w:b/>
          <w:sz w:val="20"/>
          <w:szCs w:val="20"/>
          <w:lang w:val="nl-BE"/>
        </w:rPr>
        <w:tab/>
        <w:t>3.Pf8+</w:t>
      </w:r>
      <w:r>
        <w:rPr>
          <w:b/>
          <w:sz w:val="20"/>
          <w:szCs w:val="20"/>
          <w:lang w:val="nl-BE"/>
        </w:rPr>
        <w:tab/>
      </w:r>
      <w:r>
        <w:rPr>
          <w:b/>
          <w:sz w:val="20"/>
          <w:szCs w:val="20"/>
          <w:lang w:val="nl-BE"/>
        </w:rPr>
        <w:tab/>
      </w:r>
    </w:p>
    <w:p w14:paraId="15C08AE3" w14:textId="77777777" w:rsidR="005F14B6" w:rsidRDefault="005F14B6" w:rsidP="00CD7C4D">
      <w:pPr>
        <w:pStyle w:val="01Title"/>
        <w:ind w:left="0"/>
        <w:jc w:val="both"/>
        <w:rPr>
          <w:sz w:val="20"/>
          <w:szCs w:val="20"/>
          <w:lang w:val="nl-BE"/>
        </w:rPr>
      </w:pPr>
      <w:r>
        <w:rPr>
          <w:sz w:val="20"/>
          <w:szCs w:val="20"/>
          <w:lang w:val="nl-BE"/>
        </w:rPr>
        <w:t>Voor de derde maal niet 3.f6? we-</w:t>
      </w:r>
      <w:r w:rsidR="009B5083">
        <w:rPr>
          <w:sz w:val="20"/>
          <w:szCs w:val="20"/>
          <w:lang w:val="nl-BE"/>
        </w:rPr>
        <w:t>g</w:t>
      </w:r>
      <w:r>
        <w:rPr>
          <w:sz w:val="20"/>
          <w:szCs w:val="20"/>
          <w:lang w:val="nl-BE"/>
        </w:rPr>
        <w:t>ens 3…</w:t>
      </w:r>
      <w:r w:rsidR="00E07A7D">
        <w:rPr>
          <w:sz w:val="20"/>
          <w:szCs w:val="20"/>
          <w:lang w:val="nl-BE"/>
        </w:rPr>
        <w:t>Lxg6</w:t>
      </w:r>
      <w:r>
        <w:rPr>
          <w:sz w:val="20"/>
          <w:szCs w:val="20"/>
          <w:lang w:val="nl-BE"/>
        </w:rPr>
        <w:t>+</w:t>
      </w:r>
      <w:r w:rsidR="007C4FDC">
        <w:rPr>
          <w:sz w:val="20"/>
          <w:szCs w:val="20"/>
          <w:lang w:val="nl-BE"/>
        </w:rPr>
        <w:t>, enzovoort.</w:t>
      </w:r>
      <w:r>
        <w:rPr>
          <w:sz w:val="20"/>
          <w:szCs w:val="20"/>
          <w:lang w:val="nl-BE"/>
        </w:rPr>
        <w:t>.</w:t>
      </w:r>
    </w:p>
    <w:p w14:paraId="169CEBC7" w14:textId="77777777" w:rsidR="005F14B6" w:rsidRDefault="005F14B6" w:rsidP="00CD7C4D">
      <w:pPr>
        <w:pStyle w:val="01Title"/>
        <w:ind w:left="0"/>
        <w:jc w:val="both"/>
        <w:rPr>
          <w:b/>
          <w:sz w:val="20"/>
          <w:szCs w:val="20"/>
          <w:lang w:val="nl-BE"/>
        </w:rPr>
      </w:pPr>
      <w:r>
        <w:rPr>
          <w:sz w:val="20"/>
          <w:szCs w:val="20"/>
          <w:lang w:val="nl-BE"/>
        </w:rPr>
        <w:tab/>
      </w:r>
      <w:r>
        <w:rPr>
          <w:b/>
          <w:sz w:val="20"/>
          <w:szCs w:val="20"/>
          <w:lang w:val="nl-BE"/>
        </w:rPr>
        <w:t>3…</w:t>
      </w:r>
      <w:r>
        <w:rPr>
          <w:b/>
          <w:sz w:val="20"/>
          <w:szCs w:val="20"/>
          <w:lang w:val="nl-BE"/>
        </w:rPr>
        <w:tab/>
      </w:r>
      <w:r>
        <w:rPr>
          <w:b/>
          <w:sz w:val="20"/>
          <w:szCs w:val="20"/>
          <w:lang w:val="nl-BE"/>
        </w:rPr>
        <w:tab/>
        <w:t>Kh8</w:t>
      </w:r>
    </w:p>
    <w:p w14:paraId="1D0DE572" w14:textId="77777777" w:rsidR="00437240" w:rsidRDefault="009B5083" w:rsidP="00CD7C4D">
      <w:pPr>
        <w:pStyle w:val="01Title"/>
        <w:ind w:left="0"/>
        <w:jc w:val="both"/>
        <w:rPr>
          <w:b/>
          <w:sz w:val="20"/>
          <w:szCs w:val="20"/>
          <w:lang w:val="nl-BE"/>
        </w:rPr>
      </w:pPr>
      <w:r>
        <w:rPr>
          <w:b/>
          <w:sz w:val="20"/>
          <w:szCs w:val="20"/>
          <w:lang w:val="nl-BE"/>
        </w:rPr>
        <w:tab/>
        <w:t>4.f6</w:t>
      </w:r>
    </w:p>
    <w:p w14:paraId="39280A13" w14:textId="77777777" w:rsidR="00437240" w:rsidRPr="00437240" w:rsidRDefault="00FA0828" w:rsidP="00CD7C4D">
      <w:pPr>
        <w:pStyle w:val="01Title"/>
        <w:ind w:left="0"/>
        <w:jc w:val="both"/>
        <w:rPr>
          <w:sz w:val="20"/>
          <w:szCs w:val="20"/>
          <w:lang w:val="nl-BE"/>
        </w:rPr>
      </w:pPr>
      <w:r>
        <w:rPr>
          <w:sz w:val="20"/>
          <w:szCs w:val="20"/>
          <w:lang w:val="nl-BE"/>
        </w:rPr>
        <w:t xml:space="preserve">Nu dan! </w:t>
      </w:r>
      <w:r w:rsidR="00437240">
        <w:rPr>
          <w:sz w:val="20"/>
          <w:szCs w:val="20"/>
          <w:lang w:val="nl-BE"/>
        </w:rPr>
        <w:t>Kan de</w:t>
      </w:r>
      <w:r w:rsidR="002552C5">
        <w:rPr>
          <w:sz w:val="20"/>
          <w:szCs w:val="20"/>
          <w:lang w:val="nl-BE"/>
        </w:rPr>
        <w:t>ze pion nog op</w:t>
      </w:r>
      <w:r>
        <w:rPr>
          <w:sz w:val="20"/>
          <w:szCs w:val="20"/>
          <w:lang w:val="nl-BE"/>
        </w:rPr>
        <w:t>ruk</w:t>
      </w:r>
      <w:r w:rsidR="002552C5">
        <w:rPr>
          <w:sz w:val="20"/>
          <w:szCs w:val="20"/>
          <w:lang w:val="nl-BE"/>
        </w:rPr>
        <w:t>-</w:t>
      </w:r>
      <w:r>
        <w:rPr>
          <w:sz w:val="20"/>
          <w:szCs w:val="20"/>
          <w:lang w:val="nl-BE"/>
        </w:rPr>
        <w:t>ken naar veld f8?</w:t>
      </w:r>
      <w:r w:rsidR="002552C5">
        <w:rPr>
          <w:sz w:val="20"/>
          <w:szCs w:val="20"/>
          <w:lang w:val="nl-BE"/>
        </w:rPr>
        <w:t>, met zwart aan zet?</w:t>
      </w:r>
      <w:r w:rsidR="00437240">
        <w:rPr>
          <w:sz w:val="20"/>
          <w:szCs w:val="20"/>
          <w:lang w:val="nl-BE"/>
        </w:rPr>
        <w:t xml:space="preserve"> </w:t>
      </w:r>
    </w:p>
    <w:p w14:paraId="50175591" w14:textId="77777777" w:rsidR="002552C5" w:rsidRDefault="009B5083" w:rsidP="00CD7C4D">
      <w:pPr>
        <w:pStyle w:val="01Title"/>
        <w:ind w:left="0"/>
        <w:jc w:val="both"/>
        <w:rPr>
          <w:b/>
          <w:sz w:val="20"/>
          <w:szCs w:val="20"/>
          <w:lang w:val="nl-BE"/>
        </w:rPr>
      </w:pPr>
      <w:r>
        <w:rPr>
          <w:b/>
          <w:sz w:val="20"/>
          <w:szCs w:val="20"/>
          <w:lang w:val="nl-BE"/>
        </w:rPr>
        <w:tab/>
      </w:r>
    </w:p>
    <w:p w14:paraId="2A3A6D46" w14:textId="77777777" w:rsidR="002552C5" w:rsidRDefault="002552C5" w:rsidP="00CD7C4D">
      <w:pPr>
        <w:pStyle w:val="01Title"/>
        <w:ind w:left="0"/>
        <w:jc w:val="both"/>
        <w:rPr>
          <w:b/>
          <w:sz w:val="20"/>
          <w:szCs w:val="20"/>
          <w:lang w:val="nl-BE"/>
        </w:rPr>
      </w:pPr>
    </w:p>
    <w:p w14:paraId="1E7EE8DA" w14:textId="77777777" w:rsidR="002552C5" w:rsidRDefault="002552C5" w:rsidP="00CD7C4D">
      <w:pPr>
        <w:pStyle w:val="01Title"/>
        <w:ind w:left="0"/>
        <w:jc w:val="both"/>
        <w:rPr>
          <w:b/>
          <w:sz w:val="20"/>
          <w:szCs w:val="20"/>
          <w:lang w:val="nl-BE"/>
        </w:rPr>
      </w:pPr>
    </w:p>
    <w:p w14:paraId="05B7C58C" w14:textId="77777777" w:rsidR="00924D5A" w:rsidRDefault="00924D5A" w:rsidP="00CD7C4D">
      <w:pPr>
        <w:pStyle w:val="01Title"/>
        <w:ind w:left="0"/>
        <w:jc w:val="both"/>
        <w:rPr>
          <w:b/>
          <w:sz w:val="20"/>
          <w:szCs w:val="20"/>
          <w:lang w:val="nl-BE"/>
        </w:rPr>
      </w:pPr>
    </w:p>
    <w:p w14:paraId="762230DF" w14:textId="77777777" w:rsidR="002552C5" w:rsidRDefault="002552C5" w:rsidP="00CD7C4D">
      <w:pPr>
        <w:pStyle w:val="01Title"/>
        <w:ind w:left="0"/>
        <w:jc w:val="both"/>
        <w:rPr>
          <w:b/>
          <w:sz w:val="20"/>
          <w:szCs w:val="20"/>
          <w:lang w:val="nl-BE"/>
        </w:rPr>
      </w:pPr>
    </w:p>
    <w:p w14:paraId="18B9D0E0" w14:textId="77777777" w:rsidR="009B5083" w:rsidRDefault="002552C5" w:rsidP="00CD7C4D">
      <w:pPr>
        <w:pStyle w:val="01Title"/>
        <w:ind w:left="0"/>
        <w:jc w:val="both"/>
        <w:rPr>
          <w:b/>
          <w:sz w:val="20"/>
          <w:szCs w:val="20"/>
          <w:lang w:val="nl-BE"/>
        </w:rPr>
      </w:pPr>
      <w:r>
        <w:rPr>
          <w:b/>
          <w:sz w:val="20"/>
          <w:szCs w:val="20"/>
          <w:lang w:val="nl-BE"/>
        </w:rPr>
        <w:tab/>
      </w:r>
      <w:r w:rsidR="002E4A6E">
        <w:rPr>
          <w:b/>
          <w:sz w:val="20"/>
          <w:szCs w:val="20"/>
          <w:lang w:val="nl-BE"/>
        </w:rPr>
        <w:t>4…</w:t>
      </w:r>
      <w:r w:rsidR="002E4A6E">
        <w:rPr>
          <w:b/>
          <w:sz w:val="20"/>
          <w:szCs w:val="20"/>
          <w:lang w:val="nl-BE"/>
        </w:rPr>
        <w:tab/>
      </w:r>
      <w:r w:rsidR="002E4A6E">
        <w:rPr>
          <w:b/>
          <w:sz w:val="20"/>
          <w:szCs w:val="20"/>
          <w:lang w:val="nl-BE"/>
        </w:rPr>
        <w:tab/>
      </w:r>
      <w:r w:rsidR="009B5083">
        <w:rPr>
          <w:b/>
          <w:sz w:val="20"/>
          <w:szCs w:val="20"/>
          <w:lang w:val="nl-BE"/>
        </w:rPr>
        <w:t>Ld5+</w:t>
      </w:r>
    </w:p>
    <w:p w14:paraId="2B8EF093" w14:textId="77777777" w:rsidR="009B5083" w:rsidRDefault="002552C5" w:rsidP="00CD7C4D">
      <w:pPr>
        <w:pStyle w:val="01Title"/>
        <w:ind w:left="0"/>
        <w:jc w:val="both"/>
        <w:rPr>
          <w:b/>
          <w:sz w:val="20"/>
          <w:szCs w:val="20"/>
          <w:lang w:val="nl-BE"/>
        </w:rPr>
      </w:pPr>
      <w:r>
        <w:rPr>
          <w:b/>
          <w:sz w:val="20"/>
          <w:szCs w:val="20"/>
          <w:lang w:val="nl-BE"/>
        </w:rPr>
        <w:tab/>
      </w:r>
      <w:r w:rsidR="009B5083">
        <w:rPr>
          <w:b/>
          <w:sz w:val="20"/>
          <w:szCs w:val="20"/>
          <w:lang w:val="nl-BE"/>
        </w:rPr>
        <w:t>5.Pe6</w:t>
      </w:r>
      <w:r w:rsidR="009B5083">
        <w:rPr>
          <w:b/>
          <w:sz w:val="20"/>
          <w:szCs w:val="20"/>
          <w:lang w:val="nl-BE"/>
        </w:rPr>
        <w:tab/>
      </w:r>
      <w:r w:rsidR="009B5083">
        <w:rPr>
          <w:b/>
          <w:sz w:val="20"/>
          <w:szCs w:val="20"/>
          <w:lang w:val="nl-BE"/>
        </w:rPr>
        <w:tab/>
        <w:t>Lxe6</w:t>
      </w:r>
    </w:p>
    <w:p w14:paraId="25B01105" w14:textId="77777777" w:rsidR="009B5083" w:rsidRDefault="009B5083" w:rsidP="00CD7C4D">
      <w:pPr>
        <w:pStyle w:val="01Title"/>
        <w:ind w:left="0"/>
        <w:jc w:val="both"/>
        <w:rPr>
          <w:b/>
          <w:sz w:val="20"/>
          <w:szCs w:val="20"/>
          <w:lang w:val="nl-BE"/>
        </w:rPr>
      </w:pPr>
      <w:r>
        <w:rPr>
          <w:b/>
          <w:sz w:val="20"/>
          <w:szCs w:val="20"/>
          <w:lang w:val="nl-BE"/>
        </w:rPr>
        <w:tab/>
        <w:t>6.Kxe6</w:t>
      </w:r>
      <w:r>
        <w:rPr>
          <w:b/>
          <w:sz w:val="20"/>
          <w:szCs w:val="20"/>
          <w:lang w:val="nl-BE"/>
        </w:rPr>
        <w:tab/>
      </w:r>
      <w:r>
        <w:rPr>
          <w:b/>
          <w:sz w:val="20"/>
          <w:szCs w:val="20"/>
          <w:lang w:val="nl-BE"/>
        </w:rPr>
        <w:tab/>
        <w:t>Kg8</w:t>
      </w:r>
    </w:p>
    <w:p w14:paraId="6E89A995" w14:textId="77777777" w:rsidR="009B5083" w:rsidRDefault="009B5083" w:rsidP="00CD7C4D">
      <w:pPr>
        <w:pStyle w:val="01Title"/>
        <w:ind w:left="0"/>
        <w:jc w:val="both"/>
        <w:rPr>
          <w:b/>
          <w:sz w:val="20"/>
          <w:szCs w:val="20"/>
          <w:lang w:val="nl-BE"/>
        </w:rPr>
      </w:pPr>
      <w:r>
        <w:rPr>
          <w:b/>
          <w:sz w:val="20"/>
          <w:szCs w:val="20"/>
          <w:lang w:val="nl-BE"/>
        </w:rPr>
        <w:tab/>
        <w:t>7.Ke7</w:t>
      </w:r>
    </w:p>
    <w:p w14:paraId="323B9EE2" w14:textId="77777777" w:rsidR="009B5083" w:rsidRDefault="002552C5" w:rsidP="00CD7C4D">
      <w:pPr>
        <w:pStyle w:val="01Title"/>
        <w:ind w:left="0"/>
        <w:jc w:val="both"/>
        <w:rPr>
          <w:sz w:val="20"/>
          <w:szCs w:val="20"/>
          <w:lang w:val="nl-BE"/>
        </w:rPr>
      </w:pPr>
      <w:r>
        <w:rPr>
          <w:sz w:val="20"/>
          <w:szCs w:val="20"/>
          <w:lang w:val="nl-BE"/>
        </w:rPr>
        <w:t>Het antwoord is j</w:t>
      </w:r>
      <w:r w:rsidR="002E4A6E">
        <w:rPr>
          <w:sz w:val="20"/>
          <w:szCs w:val="20"/>
          <w:lang w:val="nl-BE"/>
        </w:rPr>
        <w:t>a</w:t>
      </w:r>
      <w:r w:rsidR="00416406">
        <w:rPr>
          <w:sz w:val="20"/>
          <w:szCs w:val="20"/>
          <w:lang w:val="nl-BE"/>
        </w:rPr>
        <w:t>,</w:t>
      </w:r>
      <w:r w:rsidR="002E4A6E">
        <w:rPr>
          <w:sz w:val="20"/>
          <w:szCs w:val="20"/>
          <w:lang w:val="nl-BE"/>
        </w:rPr>
        <w:t xml:space="preserve"> e</w:t>
      </w:r>
      <w:r w:rsidR="009B5083">
        <w:rPr>
          <w:sz w:val="20"/>
          <w:szCs w:val="20"/>
          <w:lang w:val="nl-BE"/>
        </w:rPr>
        <w:t>n wit wint na</w:t>
      </w:r>
      <w:r w:rsidR="0033597B">
        <w:rPr>
          <w:sz w:val="20"/>
          <w:szCs w:val="20"/>
          <w:lang w:val="nl-BE"/>
        </w:rPr>
        <w:t xml:space="preserve"> de</w:t>
      </w:r>
      <w:r w:rsidR="009B5083">
        <w:rPr>
          <w:sz w:val="20"/>
          <w:szCs w:val="20"/>
          <w:lang w:val="nl-BE"/>
        </w:rPr>
        <w:t xml:space="preserve"> pionpromotie.</w:t>
      </w:r>
    </w:p>
    <w:p w14:paraId="344B115B" w14:textId="77777777" w:rsidR="000255BD" w:rsidRDefault="000255BD" w:rsidP="00CD7C4D">
      <w:pPr>
        <w:pStyle w:val="01Title"/>
        <w:ind w:left="0"/>
        <w:jc w:val="both"/>
        <w:rPr>
          <w:sz w:val="20"/>
          <w:szCs w:val="20"/>
          <w:lang w:val="nl-BE"/>
        </w:rPr>
      </w:pPr>
    </w:p>
    <w:p w14:paraId="3EE58DF3" w14:textId="77777777" w:rsidR="000255BD" w:rsidRDefault="000255BD" w:rsidP="00CD7C4D">
      <w:pPr>
        <w:pStyle w:val="01Title"/>
        <w:ind w:left="0"/>
        <w:jc w:val="both"/>
        <w:rPr>
          <w:sz w:val="20"/>
          <w:szCs w:val="20"/>
          <w:lang w:val="nl-BE"/>
        </w:rPr>
      </w:pPr>
      <w:r>
        <w:rPr>
          <w:sz w:val="20"/>
          <w:szCs w:val="20"/>
          <w:lang w:val="nl-BE"/>
        </w:rPr>
        <w:t>Zie ook de volgende tweeling</w:t>
      </w:r>
      <w:r w:rsidR="007C4FDC">
        <w:rPr>
          <w:sz w:val="20"/>
          <w:szCs w:val="20"/>
          <w:lang w:val="nl-BE"/>
        </w:rPr>
        <w:t>stu-</w:t>
      </w:r>
      <w:r w:rsidR="001A6E74">
        <w:rPr>
          <w:sz w:val="20"/>
          <w:szCs w:val="20"/>
          <w:lang w:val="nl-BE"/>
        </w:rPr>
        <w:t>die</w:t>
      </w:r>
      <w:r w:rsidR="00760EE5">
        <w:rPr>
          <w:sz w:val="20"/>
          <w:szCs w:val="20"/>
          <w:lang w:val="nl-BE"/>
        </w:rPr>
        <w:t>,</w:t>
      </w:r>
      <w:r w:rsidR="00883011">
        <w:rPr>
          <w:sz w:val="20"/>
          <w:szCs w:val="20"/>
          <w:lang w:val="nl-BE"/>
        </w:rPr>
        <w:t xml:space="preserve"> waain ik de zwarte loper ver-plaats naar veld d7:</w:t>
      </w:r>
    </w:p>
    <w:p w14:paraId="07837E78" w14:textId="77777777" w:rsidR="001A6E74" w:rsidRDefault="001A6E74" w:rsidP="00CD7C4D">
      <w:pPr>
        <w:pStyle w:val="01Title"/>
        <w:ind w:left="0"/>
        <w:jc w:val="both"/>
        <w:rPr>
          <w:sz w:val="20"/>
          <w:szCs w:val="20"/>
          <w:lang w:val="nl-BE"/>
        </w:rPr>
      </w:pPr>
    </w:p>
    <w:p w14:paraId="5A97773E" w14:textId="77777777" w:rsidR="00883011" w:rsidRDefault="001A6E74" w:rsidP="00CD7C4D">
      <w:pPr>
        <w:pStyle w:val="01Title"/>
        <w:ind w:left="0"/>
        <w:jc w:val="both"/>
        <w:rPr>
          <w:b/>
          <w:sz w:val="20"/>
          <w:szCs w:val="20"/>
          <w:lang w:val="en-GB"/>
        </w:rPr>
      </w:pPr>
      <w:r w:rsidRPr="00883011">
        <w:rPr>
          <w:b/>
          <w:sz w:val="20"/>
          <w:szCs w:val="20"/>
          <w:lang w:val="en-GB"/>
        </w:rPr>
        <w:t xml:space="preserve">Kf7 Pc4 </w:t>
      </w:r>
      <w:r w:rsidR="00883011" w:rsidRPr="00883011">
        <w:rPr>
          <w:b/>
          <w:sz w:val="20"/>
          <w:szCs w:val="20"/>
          <w:lang w:val="en-GB"/>
        </w:rPr>
        <w:t>f5 h7 / Kh8 Ld7 +</w:t>
      </w:r>
    </w:p>
    <w:p w14:paraId="7FC66175" w14:textId="77777777" w:rsidR="00883011" w:rsidRDefault="00883011" w:rsidP="00CD7C4D">
      <w:pPr>
        <w:pStyle w:val="01Title"/>
        <w:ind w:left="0"/>
        <w:jc w:val="both"/>
        <w:rPr>
          <w:b/>
          <w:sz w:val="20"/>
          <w:szCs w:val="20"/>
          <w:lang w:val="en-GB"/>
        </w:rPr>
      </w:pPr>
    </w:p>
    <w:p w14:paraId="7895C0D5" w14:textId="77777777" w:rsidR="00883011" w:rsidRPr="00883011" w:rsidRDefault="00883011" w:rsidP="00CD7C4D">
      <w:pPr>
        <w:pStyle w:val="01Title"/>
        <w:ind w:left="0"/>
        <w:jc w:val="both"/>
        <w:rPr>
          <w:b/>
          <w:sz w:val="20"/>
          <w:szCs w:val="20"/>
          <w:lang w:val="nl-BE"/>
        </w:rPr>
      </w:pPr>
      <w:r>
        <w:rPr>
          <w:b/>
          <w:sz w:val="20"/>
          <w:szCs w:val="20"/>
          <w:lang w:val="en-GB"/>
        </w:rPr>
        <w:tab/>
      </w:r>
      <w:r w:rsidRPr="00883011">
        <w:rPr>
          <w:b/>
          <w:sz w:val="20"/>
          <w:szCs w:val="20"/>
          <w:lang w:val="nl-BE"/>
        </w:rPr>
        <w:t>1.f6</w:t>
      </w:r>
      <w:r w:rsidRPr="00883011">
        <w:rPr>
          <w:b/>
          <w:sz w:val="20"/>
          <w:szCs w:val="20"/>
          <w:lang w:val="nl-BE"/>
        </w:rPr>
        <w:tab/>
      </w:r>
      <w:r w:rsidRPr="00883011">
        <w:rPr>
          <w:b/>
          <w:sz w:val="20"/>
          <w:szCs w:val="20"/>
          <w:lang w:val="nl-BE"/>
        </w:rPr>
        <w:tab/>
        <w:t>Lf5</w:t>
      </w:r>
    </w:p>
    <w:p w14:paraId="2413AAFC" w14:textId="77777777" w:rsidR="00883011" w:rsidRDefault="00883011" w:rsidP="00CD7C4D">
      <w:pPr>
        <w:pStyle w:val="01Title"/>
        <w:ind w:left="0"/>
        <w:jc w:val="both"/>
        <w:rPr>
          <w:sz w:val="20"/>
          <w:szCs w:val="20"/>
          <w:lang w:val="nl-BE"/>
        </w:rPr>
      </w:pPr>
      <w:r w:rsidRPr="00883011">
        <w:rPr>
          <w:sz w:val="20"/>
          <w:szCs w:val="20"/>
          <w:lang w:val="nl-BE"/>
        </w:rPr>
        <w:t>Na 1...Lg4</w:t>
      </w:r>
      <w:r w:rsidR="00401225">
        <w:rPr>
          <w:sz w:val="20"/>
          <w:szCs w:val="20"/>
          <w:lang w:val="nl-BE"/>
        </w:rPr>
        <w:t>?</w:t>
      </w:r>
      <w:r w:rsidRPr="00883011">
        <w:rPr>
          <w:sz w:val="20"/>
          <w:szCs w:val="20"/>
          <w:lang w:val="nl-BE"/>
        </w:rPr>
        <w:t xml:space="preserve"> volgt 2</w:t>
      </w:r>
      <w:r w:rsidR="00760EE5">
        <w:rPr>
          <w:sz w:val="20"/>
          <w:szCs w:val="20"/>
          <w:lang w:val="nl-BE"/>
        </w:rPr>
        <w:t>.</w:t>
      </w:r>
      <w:r w:rsidRPr="00883011">
        <w:rPr>
          <w:sz w:val="20"/>
          <w:szCs w:val="20"/>
          <w:lang w:val="nl-BE"/>
        </w:rPr>
        <w:t>Kg6 Le6 3.Pe5 Lf5+ 4.Kh6 Le5</w:t>
      </w:r>
      <w:r w:rsidR="00760EE5">
        <w:rPr>
          <w:sz w:val="20"/>
          <w:szCs w:val="20"/>
          <w:lang w:val="nl-BE"/>
        </w:rPr>
        <w:t xml:space="preserve"> </w:t>
      </w:r>
      <w:r>
        <w:rPr>
          <w:sz w:val="20"/>
          <w:szCs w:val="20"/>
          <w:lang w:val="nl-BE"/>
        </w:rPr>
        <w:t>5.Pg6+ en mat.</w:t>
      </w:r>
    </w:p>
    <w:p w14:paraId="219345EA" w14:textId="77777777" w:rsidR="00883011" w:rsidRDefault="00883011" w:rsidP="00CD7C4D">
      <w:pPr>
        <w:pStyle w:val="01Title"/>
        <w:ind w:left="0"/>
        <w:jc w:val="both"/>
        <w:rPr>
          <w:b/>
          <w:sz w:val="20"/>
          <w:szCs w:val="20"/>
          <w:lang w:val="nl-BE"/>
        </w:rPr>
      </w:pPr>
      <w:r>
        <w:rPr>
          <w:sz w:val="20"/>
          <w:szCs w:val="20"/>
          <w:lang w:val="nl-BE"/>
        </w:rPr>
        <w:tab/>
      </w:r>
      <w:r>
        <w:rPr>
          <w:b/>
          <w:sz w:val="20"/>
          <w:szCs w:val="20"/>
          <w:lang w:val="nl-BE"/>
        </w:rPr>
        <w:t>2.Ke7</w:t>
      </w:r>
      <w:r>
        <w:rPr>
          <w:b/>
          <w:sz w:val="20"/>
          <w:szCs w:val="20"/>
          <w:lang w:val="nl-BE"/>
        </w:rPr>
        <w:tab/>
        <w:t xml:space="preserve"> </w:t>
      </w:r>
      <w:r>
        <w:rPr>
          <w:b/>
          <w:sz w:val="20"/>
          <w:szCs w:val="20"/>
          <w:lang w:val="nl-BE"/>
        </w:rPr>
        <w:tab/>
        <w:t>Lg6</w:t>
      </w:r>
    </w:p>
    <w:p w14:paraId="29EDD69C" w14:textId="77777777" w:rsidR="00883011" w:rsidRDefault="006426E1" w:rsidP="00CD7C4D">
      <w:pPr>
        <w:pStyle w:val="01Title"/>
        <w:ind w:left="0"/>
        <w:jc w:val="both"/>
        <w:rPr>
          <w:b/>
          <w:sz w:val="20"/>
          <w:szCs w:val="20"/>
          <w:lang w:val="nl-BE"/>
        </w:rPr>
      </w:pPr>
      <w:r>
        <w:rPr>
          <w:b/>
          <w:sz w:val="20"/>
          <w:szCs w:val="20"/>
          <w:lang w:val="nl-BE"/>
        </w:rPr>
        <w:tab/>
        <w:t>3.Pe5</w:t>
      </w:r>
      <w:r>
        <w:rPr>
          <w:b/>
          <w:sz w:val="20"/>
          <w:szCs w:val="20"/>
          <w:lang w:val="nl-BE"/>
        </w:rPr>
        <w:tab/>
      </w:r>
      <w:r>
        <w:rPr>
          <w:b/>
          <w:sz w:val="20"/>
          <w:szCs w:val="20"/>
          <w:lang w:val="nl-BE"/>
        </w:rPr>
        <w:tab/>
        <w:t>Lh5</w:t>
      </w:r>
    </w:p>
    <w:p w14:paraId="244EE5C8" w14:textId="77777777" w:rsidR="00883011" w:rsidRDefault="00883011" w:rsidP="00CD7C4D">
      <w:pPr>
        <w:pStyle w:val="01Title"/>
        <w:ind w:left="0"/>
        <w:jc w:val="both"/>
        <w:rPr>
          <w:b/>
          <w:sz w:val="20"/>
          <w:szCs w:val="20"/>
          <w:lang w:val="nl-BE"/>
        </w:rPr>
      </w:pPr>
      <w:r>
        <w:rPr>
          <w:b/>
          <w:sz w:val="20"/>
          <w:szCs w:val="20"/>
          <w:lang w:val="nl-BE"/>
        </w:rPr>
        <w:tab/>
        <w:t>4.Pd3</w:t>
      </w:r>
    </w:p>
    <w:p w14:paraId="01D1EB99" w14:textId="77777777" w:rsidR="00883011" w:rsidRDefault="00883011" w:rsidP="00CD7C4D">
      <w:pPr>
        <w:pStyle w:val="01Title"/>
        <w:ind w:left="0"/>
        <w:jc w:val="both"/>
        <w:rPr>
          <w:sz w:val="20"/>
          <w:szCs w:val="20"/>
          <w:lang w:val="nl-BE"/>
        </w:rPr>
      </w:pPr>
      <w:r>
        <w:rPr>
          <w:sz w:val="20"/>
          <w:szCs w:val="20"/>
          <w:lang w:val="nl-BE"/>
        </w:rPr>
        <w:t>Reculer pour mieux sauter!</w:t>
      </w:r>
    </w:p>
    <w:p w14:paraId="6D47FA10" w14:textId="77777777" w:rsidR="00883011" w:rsidRDefault="00883011" w:rsidP="00CD7C4D">
      <w:pPr>
        <w:pStyle w:val="01Title"/>
        <w:ind w:left="0"/>
        <w:jc w:val="both"/>
        <w:rPr>
          <w:b/>
          <w:sz w:val="20"/>
          <w:szCs w:val="20"/>
          <w:lang w:val="nl-BE"/>
        </w:rPr>
      </w:pPr>
      <w:r>
        <w:rPr>
          <w:sz w:val="20"/>
          <w:szCs w:val="20"/>
          <w:lang w:val="nl-BE"/>
        </w:rPr>
        <w:tab/>
      </w:r>
      <w:r>
        <w:rPr>
          <w:b/>
          <w:sz w:val="20"/>
          <w:szCs w:val="20"/>
          <w:lang w:val="nl-BE"/>
        </w:rPr>
        <w:t>4…</w:t>
      </w:r>
      <w:r>
        <w:rPr>
          <w:b/>
          <w:sz w:val="20"/>
          <w:szCs w:val="20"/>
          <w:lang w:val="nl-BE"/>
        </w:rPr>
        <w:tab/>
      </w:r>
      <w:r>
        <w:rPr>
          <w:b/>
          <w:sz w:val="20"/>
          <w:szCs w:val="20"/>
          <w:lang w:val="nl-BE"/>
        </w:rPr>
        <w:tab/>
        <w:t>Kxh7</w:t>
      </w:r>
    </w:p>
    <w:p w14:paraId="7D511B77" w14:textId="77777777" w:rsidR="00883011" w:rsidRDefault="00883011" w:rsidP="00CD7C4D">
      <w:pPr>
        <w:pStyle w:val="01Title"/>
        <w:ind w:left="0"/>
        <w:jc w:val="both"/>
        <w:rPr>
          <w:b/>
          <w:sz w:val="20"/>
          <w:szCs w:val="20"/>
          <w:lang w:val="nl-BE"/>
        </w:rPr>
      </w:pPr>
      <w:r>
        <w:rPr>
          <w:b/>
          <w:sz w:val="20"/>
          <w:szCs w:val="20"/>
          <w:lang w:val="nl-BE"/>
        </w:rPr>
        <w:tab/>
        <w:t>5.Pf4</w:t>
      </w:r>
      <w:r w:rsidR="00C31651">
        <w:rPr>
          <w:b/>
          <w:sz w:val="20"/>
          <w:szCs w:val="20"/>
          <w:lang w:val="nl-BE"/>
        </w:rPr>
        <w:tab/>
      </w:r>
      <w:r w:rsidR="00C31651">
        <w:rPr>
          <w:b/>
          <w:sz w:val="20"/>
          <w:szCs w:val="20"/>
          <w:lang w:val="nl-BE"/>
        </w:rPr>
        <w:tab/>
        <w:t>Lf7</w:t>
      </w:r>
    </w:p>
    <w:p w14:paraId="2B97AB7A" w14:textId="77777777" w:rsidR="00760EE5" w:rsidRDefault="00760EE5" w:rsidP="00CD7C4D">
      <w:pPr>
        <w:pStyle w:val="01Title"/>
        <w:ind w:left="0"/>
        <w:jc w:val="both"/>
        <w:rPr>
          <w:sz w:val="20"/>
          <w:szCs w:val="20"/>
          <w:lang w:val="nl-BE"/>
        </w:rPr>
      </w:pPr>
      <w:r>
        <w:rPr>
          <w:sz w:val="20"/>
          <w:szCs w:val="20"/>
          <w:lang w:val="nl-BE"/>
        </w:rPr>
        <w:t>Wat anders?</w:t>
      </w:r>
    </w:p>
    <w:p w14:paraId="749A3BE9" w14:textId="77777777" w:rsidR="00760EE5" w:rsidRDefault="00760EE5" w:rsidP="00CD7C4D">
      <w:pPr>
        <w:pStyle w:val="01Title"/>
        <w:ind w:left="0"/>
        <w:jc w:val="both"/>
        <w:rPr>
          <w:b/>
          <w:sz w:val="20"/>
          <w:szCs w:val="20"/>
          <w:lang w:val="nl-BE"/>
        </w:rPr>
      </w:pPr>
      <w:r>
        <w:rPr>
          <w:sz w:val="20"/>
          <w:szCs w:val="20"/>
          <w:lang w:val="nl-BE"/>
        </w:rPr>
        <w:tab/>
      </w:r>
      <w:r>
        <w:rPr>
          <w:b/>
          <w:sz w:val="20"/>
          <w:szCs w:val="20"/>
          <w:lang w:val="nl-BE"/>
        </w:rPr>
        <w:t>6.Kxf7</w:t>
      </w:r>
    </w:p>
    <w:p w14:paraId="5BF95C9E" w14:textId="77777777" w:rsidR="00760EE5" w:rsidRPr="00760EE5" w:rsidRDefault="00760EE5" w:rsidP="00CD7C4D">
      <w:pPr>
        <w:pStyle w:val="01Title"/>
        <w:ind w:left="0"/>
        <w:jc w:val="both"/>
        <w:rPr>
          <w:sz w:val="20"/>
          <w:szCs w:val="20"/>
          <w:lang w:val="nl-BE"/>
        </w:rPr>
      </w:pPr>
      <w:r>
        <w:rPr>
          <w:sz w:val="20"/>
          <w:szCs w:val="20"/>
          <w:lang w:val="nl-BE"/>
        </w:rPr>
        <w:t>Eveneens met winst, maar minder mooi.</w:t>
      </w:r>
    </w:p>
    <w:p w14:paraId="086306B9" w14:textId="77777777" w:rsidR="00883011" w:rsidRPr="00883011" w:rsidRDefault="00883011" w:rsidP="00CD7C4D">
      <w:pPr>
        <w:pStyle w:val="01Title"/>
        <w:ind w:left="0"/>
        <w:jc w:val="both"/>
        <w:rPr>
          <w:b/>
          <w:sz w:val="20"/>
          <w:szCs w:val="20"/>
          <w:lang w:val="nl-BE"/>
        </w:rPr>
      </w:pPr>
    </w:p>
    <w:p w14:paraId="5A059B35" w14:textId="77777777" w:rsidR="00883011" w:rsidRPr="00883011" w:rsidRDefault="00883011" w:rsidP="00CD7C4D">
      <w:pPr>
        <w:pStyle w:val="01Title"/>
        <w:ind w:left="0"/>
        <w:jc w:val="both"/>
        <w:rPr>
          <w:b/>
          <w:sz w:val="20"/>
          <w:szCs w:val="20"/>
          <w:lang w:val="nl-BE"/>
        </w:rPr>
      </w:pPr>
    </w:p>
    <w:p w14:paraId="24201C58" w14:textId="77777777" w:rsidR="00883011" w:rsidRPr="00883011" w:rsidRDefault="00883011" w:rsidP="00CD7C4D">
      <w:pPr>
        <w:pStyle w:val="01Title"/>
        <w:ind w:left="0"/>
        <w:jc w:val="both"/>
        <w:rPr>
          <w:b/>
          <w:sz w:val="20"/>
          <w:szCs w:val="20"/>
          <w:lang w:val="nl-BE"/>
        </w:rPr>
      </w:pPr>
    </w:p>
    <w:p w14:paraId="7EEC1882" w14:textId="77777777" w:rsidR="00883011" w:rsidRPr="00883011" w:rsidRDefault="00883011" w:rsidP="00CD7C4D">
      <w:pPr>
        <w:pStyle w:val="01Title"/>
        <w:ind w:left="0"/>
        <w:jc w:val="both"/>
        <w:rPr>
          <w:b/>
          <w:sz w:val="20"/>
          <w:szCs w:val="20"/>
          <w:lang w:val="nl-BE"/>
        </w:rPr>
      </w:pPr>
    </w:p>
    <w:p w14:paraId="42752A70" w14:textId="77777777" w:rsidR="00883011" w:rsidRPr="00883011" w:rsidRDefault="00883011" w:rsidP="00CD7C4D">
      <w:pPr>
        <w:pStyle w:val="01Title"/>
        <w:ind w:left="0"/>
        <w:jc w:val="both"/>
        <w:rPr>
          <w:b/>
          <w:sz w:val="20"/>
          <w:szCs w:val="20"/>
          <w:lang w:val="nl-BE"/>
        </w:rPr>
      </w:pPr>
    </w:p>
    <w:p w14:paraId="23E9E43B" w14:textId="77777777" w:rsidR="002804C0" w:rsidRPr="00883011" w:rsidRDefault="002804C0" w:rsidP="00CD7C4D">
      <w:pPr>
        <w:pStyle w:val="01Title"/>
        <w:ind w:left="0"/>
        <w:jc w:val="both"/>
        <w:rPr>
          <w:sz w:val="20"/>
          <w:szCs w:val="20"/>
          <w:lang w:val="nl-BE"/>
        </w:rPr>
      </w:pPr>
    </w:p>
    <w:p w14:paraId="5EE5613B" w14:textId="77777777" w:rsidR="002804C0" w:rsidRPr="00883011" w:rsidRDefault="002804C0" w:rsidP="00CD7C4D">
      <w:pPr>
        <w:pStyle w:val="01Title"/>
        <w:ind w:left="0"/>
        <w:jc w:val="both"/>
        <w:rPr>
          <w:sz w:val="20"/>
          <w:szCs w:val="20"/>
          <w:lang w:val="nl-BE"/>
        </w:rPr>
      </w:pPr>
    </w:p>
    <w:p w14:paraId="20CFFE4F" w14:textId="77777777" w:rsidR="002804C0" w:rsidRPr="00883011" w:rsidRDefault="002804C0" w:rsidP="00CD7C4D">
      <w:pPr>
        <w:pStyle w:val="01Title"/>
        <w:ind w:left="0"/>
        <w:jc w:val="both"/>
        <w:rPr>
          <w:sz w:val="20"/>
          <w:szCs w:val="20"/>
          <w:lang w:val="nl-BE"/>
        </w:rPr>
      </w:pPr>
    </w:p>
    <w:p w14:paraId="665BE96C" w14:textId="77777777" w:rsidR="002804C0" w:rsidRPr="00883011" w:rsidRDefault="002804C0" w:rsidP="00CD7C4D">
      <w:pPr>
        <w:pStyle w:val="01Title"/>
        <w:ind w:left="0"/>
        <w:jc w:val="both"/>
        <w:rPr>
          <w:sz w:val="20"/>
          <w:szCs w:val="20"/>
          <w:lang w:val="nl-BE"/>
        </w:rPr>
      </w:pPr>
    </w:p>
    <w:p w14:paraId="6F16D46F" w14:textId="77777777" w:rsidR="002804C0" w:rsidRPr="00883011" w:rsidRDefault="002804C0" w:rsidP="00CD7C4D">
      <w:pPr>
        <w:pStyle w:val="01Title"/>
        <w:ind w:left="0"/>
        <w:jc w:val="both"/>
        <w:rPr>
          <w:sz w:val="20"/>
          <w:szCs w:val="20"/>
          <w:lang w:val="nl-BE"/>
        </w:rPr>
      </w:pPr>
    </w:p>
    <w:p w14:paraId="59E09E5C" w14:textId="77777777" w:rsidR="0045522A" w:rsidRPr="00444AE1" w:rsidRDefault="00F36AE7" w:rsidP="00444AE1">
      <w:pPr>
        <w:widowControl/>
        <w:autoSpaceDE/>
        <w:autoSpaceDN/>
        <w:adjustRightInd/>
        <w:jc w:val="center"/>
        <w:rPr>
          <w:rFonts w:cs="Arial"/>
          <w:b/>
          <w:color w:val="000000"/>
          <w:sz w:val="20"/>
          <w:szCs w:val="20"/>
          <w:lang w:val="nl-BE"/>
        </w:rPr>
      </w:pPr>
      <w:r>
        <w:rPr>
          <w:b/>
          <w:sz w:val="20"/>
          <w:szCs w:val="20"/>
          <w:lang w:val="nl-BE"/>
        </w:rPr>
        <w:br w:type="page"/>
      </w:r>
      <w:r w:rsidR="001B1601">
        <w:rPr>
          <w:b/>
          <w:sz w:val="20"/>
          <w:szCs w:val="20"/>
          <w:lang w:val="nl-BE"/>
        </w:rPr>
        <w:lastRenderedPageBreak/>
        <w:t>- 13</w:t>
      </w:r>
      <w:r w:rsidR="00575E32">
        <w:rPr>
          <w:b/>
          <w:sz w:val="20"/>
          <w:szCs w:val="20"/>
          <w:lang w:val="nl-BE"/>
        </w:rPr>
        <w:t>3</w:t>
      </w:r>
      <w:r w:rsidR="0045522A" w:rsidRPr="0045522A">
        <w:rPr>
          <w:b/>
          <w:sz w:val="20"/>
          <w:szCs w:val="20"/>
          <w:lang w:val="nl-BE"/>
        </w:rPr>
        <w:t xml:space="preserve"> -</w:t>
      </w:r>
    </w:p>
    <w:p w14:paraId="192808F7" w14:textId="77777777" w:rsidR="0045522A" w:rsidRPr="0045522A" w:rsidRDefault="0045522A" w:rsidP="0045522A">
      <w:pPr>
        <w:pStyle w:val="01Title"/>
        <w:ind w:left="0"/>
        <w:jc w:val="center"/>
        <w:rPr>
          <w:b/>
          <w:sz w:val="20"/>
          <w:szCs w:val="20"/>
          <w:lang w:val="nl-BE"/>
        </w:rPr>
      </w:pPr>
    </w:p>
    <w:p w14:paraId="2FECA188" w14:textId="77777777" w:rsidR="0045522A" w:rsidRPr="0045522A" w:rsidRDefault="0045522A" w:rsidP="0045522A">
      <w:pPr>
        <w:pStyle w:val="01Title"/>
        <w:ind w:left="0"/>
        <w:jc w:val="center"/>
        <w:rPr>
          <w:sz w:val="20"/>
          <w:szCs w:val="20"/>
          <w:lang w:val="nl-BE"/>
        </w:rPr>
      </w:pPr>
      <w:r w:rsidRPr="0045522A">
        <w:rPr>
          <w:i/>
          <w:sz w:val="20"/>
          <w:szCs w:val="20"/>
          <w:lang w:val="nl-BE"/>
        </w:rPr>
        <w:t>EG</w:t>
      </w:r>
      <w:r w:rsidRPr="0045522A">
        <w:rPr>
          <w:sz w:val="20"/>
          <w:szCs w:val="20"/>
          <w:lang w:val="nl-BE"/>
        </w:rPr>
        <w:t>, 2011</w:t>
      </w:r>
    </w:p>
    <w:p w14:paraId="23FDA1EB" w14:textId="77777777" w:rsidR="0045522A" w:rsidRPr="0045522A" w:rsidRDefault="0045522A" w:rsidP="0045522A">
      <w:pPr>
        <w:pStyle w:val="01Title"/>
        <w:ind w:left="0"/>
        <w:jc w:val="center"/>
        <w:rPr>
          <w:sz w:val="20"/>
          <w:szCs w:val="20"/>
          <w:lang w:val="nl-BE"/>
        </w:rPr>
      </w:pPr>
    </w:p>
    <w:p w14:paraId="54398119" w14:textId="77777777" w:rsidR="006F49B5" w:rsidRDefault="006F49B5" w:rsidP="00005A50">
      <w:pPr>
        <w:pStyle w:val="01Title"/>
        <w:ind w:left="0"/>
        <w:rPr>
          <w:sz w:val="20"/>
          <w:szCs w:val="20"/>
          <w:lang w:val="nl-BE"/>
        </w:rPr>
      </w:pPr>
      <w:r>
        <w:object w:dxaOrig="4700" w:dyaOrig="4704" w14:anchorId="6B78FC1A">
          <v:shape id="_x0000_i1150" type="#_x0000_t75" style="width:154.5pt;height:153.4pt" o:ole="">
            <v:imagedata r:id="rId270" o:title=""/>
          </v:shape>
          <o:OLEObject Type="Embed" ProgID="CorelDRAW.Graphic.12" ShapeID="_x0000_i1150" DrawAspect="Content" ObjectID="_1587467543" r:id="rId271"/>
        </w:object>
      </w:r>
    </w:p>
    <w:p w14:paraId="3D1A75EC" w14:textId="77777777" w:rsidR="006F49B5" w:rsidRDefault="006F49B5" w:rsidP="006F49B5">
      <w:pPr>
        <w:pStyle w:val="01Title"/>
        <w:ind w:left="0"/>
        <w:jc w:val="both"/>
        <w:rPr>
          <w:sz w:val="20"/>
          <w:szCs w:val="20"/>
          <w:lang w:val="nl-BE"/>
        </w:rPr>
      </w:pPr>
    </w:p>
    <w:p w14:paraId="3B2AB068" w14:textId="77777777" w:rsidR="006F49B5" w:rsidRPr="00205C11" w:rsidRDefault="006F49B5" w:rsidP="006F49B5">
      <w:pPr>
        <w:pStyle w:val="01Title"/>
        <w:ind w:left="0"/>
        <w:jc w:val="both"/>
        <w:rPr>
          <w:sz w:val="20"/>
          <w:szCs w:val="20"/>
          <w:lang w:val="nl-BE"/>
        </w:rPr>
      </w:pPr>
      <w:r>
        <w:rPr>
          <w:b/>
          <w:sz w:val="24"/>
          <w:szCs w:val="24"/>
          <w:lang w:val="nl-BE"/>
        </w:rPr>
        <w:t>+</w:t>
      </w:r>
      <w:r w:rsidR="00FF3FF6">
        <w:rPr>
          <w:b/>
          <w:sz w:val="20"/>
          <w:szCs w:val="20"/>
          <w:lang w:val="nl-BE"/>
        </w:rPr>
        <w:t xml:space="preserve">        </w:t>
      </w:r>
      <w:r>
        <w:rPr>
          <w:b/>
          <w:sz w:val="20"/>
          <w:szCs w:val="20"/>
          <w:lang w:val="nl-BE"/>
        </w:rPr>
        <w:t xml:space="preserve">                       </w:t>
      </w:r>
      <w:r>
        <w:rPr>
          <w:sz w:val="20"/>
          <w:szCs w:val="20"/>
          <w:lang w:val="nl-BE"/>
        </w:rPr>
        <w:t>0014.01 f8h7</w:t>
      </w:r>
    </w:p>
    <w:p w14:paraId="6FBE5F2B" w14:textId="77777777" w:rsidR="006F49B5" w:rsidRDefault="006F49B5" w:rsidP="006F49B5">
      <w:pPr>
        <w:pStyle w:val="01Title"/>
        <w:ind w:left="0"/>
        <w:jc w:val="both"/>
        <w:rPr>
          <w:b/>
          <w:sz w:val="20"/>
          <w:szCs w:val="20"/>
          <w:lang w:val="nl-BE"/>
        </w:rPr>
      </w:pPr>
    </w:p>
    <w:p w14:paraId="7555E935" w14:textId="77777777" w:rsidR="00154899" w:rsidRPr="00380758" w:rsidRDefault="00154899" w:rsidP="006F49B5">
      <w:pPr>
        <w:pStyle w:val="01Title"/>
        <w:ind w:left="0"/>
        <w:jc w:val="both"/>
        <w:rPr>
          <w:sz w:val="20"/>
          <w:szCs w:val="20"/>
          <w:lang w:val="nl-BE"/>
        </w:rPr>
      </w:pPr>
      <w:r>
        <w:rPr>
          <w:sz w:val="20"/>
          <w:szCs w:val="20"/>
          <w:lang w:val="nl-BE"/>
        </w:rPr>
        <w:t>Laten we proberen met 1.Lc2+?</w:t>
      </w:r>
      <w:r w:rsidR="00380758">
        <w:rPr>
          <w:sz w:val="20"/>
          <w:szCs w:val="20"/>
          <w:lang w:val="nl-BE"/>
        </w:rPr>
        <w:t xml:space="preserve"> </w:t>
      </w:r>
      <w:r w:rsidR="00380758" w:rsidRPr="00380758">
        <w:rPr>
          <w:sz w:val="20"/>
          <w:szCs w:val="20"/>
          <w:lang w:val="nl-BE"/>
        </w:rPr>
        <w:t xml:space="preserve">Kh8 2.Lb3 Pc6 3.Ld5 Ld4 4.Lg8 Pc6 5.Ph6 </w:t>
      </w:r>
      <w:r w:rsidR="00380758">
        <w:rPr>
          <w:sz w:val="20"/>
          <w:szCs w:val="20"/>
          <w:lang w:val="nl-BE"/>
        </w:rPr>
        <w:t xml:space="preserve">Pe5 en </w:t>
      </w:r>
      <w:r>
        <w:rPr>
          <w:sz w:val="20"/>
          <w:szCs w:val="20"/>
          <w:lang w:val="nl-BE"/>
        </w:rPr>
        <w:t xml:space="preserve"> wit niet</w:t>
      </w:r>
      <w:r w:rsidR="00380758">
        <w:rPr>
          <w:sz w:val="20"/>
          <w:szCs w:val="20"/>
          <w:lang w:val="nl-BE"/>
        </w:rPr>
        <w:t xml:space="preserve"> komt ver</w:t>
      </w:r>
      <w:r>
        <w:rPr>
          <w:sz w:val="20"/>
          <w:szCs w:val="20"/>
          <w:lang w:val="nl-BE"/>
        </w:rPr>
        <w:t>der. Correct is:</w:t>
      </w:r>
      <w:r w:rsidR="006F49B5">
        <w:rPr>
          <w:b/>
          <w:sz w:val="20"/>
          <w:szCs w:val="20"/>
          <w:lang w:val="nl-BE"/>
        </w:rPr>
        <w:tab/>
      </w:r>
    </w:p>
    <w:p w14:paraId="7BE0885E" w14:textId="77777777" w:rsidR="006F49B5" w:rsidRDefault="00154899" w:rsidP="006F49B5">
      <w:pPr>
        <w:pStyle w:val="01Title"/>
        <w:ind w:left="0"/>
        <w:jc w:val="both"/>
        <w:rPr>
          <w:b/>
          <w:sz w:val="20"/>
          <w:szCs w:val="20"/>
          <w:lang w:val="nl-BE"/>
        </w:rPr>
      </w:pPr>
      <w:r>
        <w:rPr>
          <w:b/>
          <w:sz w:val="20"/>
          <w:szCs w:val="20"/>
          <w:lang w:val="nl-BE"/>
        </w:rPr>
        <w:tab/>
      </w:r>
      <w:r w:rsidR="006F49B5">
        <w:rPr>
          <w:b/>
          <w:sz w:val="20"/>
          <w:szCs w:val="20"/>
          <w:lang w:val="nl-BE"/>
        </w:rPr>
        <w:t>1.Ld5</w:t>
      </w:r>
      <w:r w:rsidR="006F49B5">
        <w:rPr>
          <w:b/>
          <w:sz w:val="20"/>
          <w:szCs w:val="20"/>
          <w:lang w:val="nl-BE"/>
        </w:rPr>
        <w:tab/>
      </w:r>
      <w:r w:rsidR="006F49B5">
        <w:rPr>
          <w:b/>
          <w:sz w:val="20"/>
          <w:szCs w:val="20"/>
          <w:lang w:val="nl-BE"/>
        </w:rPr>
        <w:tab/>
      </w:r>
    </w:p>
    <w:p w14:paraId="6FDC7090" w14:textId="77777777" w:rsidR="006F49B5" w:rsidRDefault="006F49B5" w:rsidP="006F49B5">
      <w:pPr>
        <w:pStyle w:val="01Title"/>
        <w:ind w:left="0"/>
        <w:jc w:val="both"/>
        <w:rPr>
          <w:sz w:val="20"/>
          <w:szCs w:val="20"/>
          <w:lang w:val="nl-BE"/>
        </w:rPr>
      </w:pPr>
      <w:r>
        <w:rPr>
          <w:sz w:val="20"/>
          <w:szCs w:val="20"/>
          <w:lang w:val="nl-BE"/>
        </w:rPr>
        <w:t>Zodat het zwart paard niet kan ontsnappen.</w:t>
      </w:r>
    </w:p>
    <w:p w14:paraId="76D72C3C" w14:textId="77777777" w:rsidR="006F49B5" w:rsidRDefault="006F49B5" w:rsidP="006F49B5">
      <w:pPr>
        <w:pStyle w:val="01Title"/>
        <w:ind w:left="0"/>
        <w:jc w:val="both"/>
        <w:rPr>
          <w:b/>
          <w:sz w:val="20"/>
          <w:szCs w:val="20"/>
          <w:lang w:val="nl-BE"/>
        </w:rPr>
      </w:pPr>
      <w:r>
        <w:rPr>
          <w:b/>
          <w:sz w:val="20"/>
          <w:szCs w:val="20"/>
          <w:lang w:val="nl-BE"/>
        </w:rPr>
        <w:tab/>
        <w:t>1…</w:t>
      </w:r>
      <w:r>
        <w:rPr>
          <w:b/>
          <w:sz w:val="20"/>
          <w:szCs w:val="20"/>
          <w:lang w:val="nl-BE"/>
        </w:rPr>
        <w:tab/>
      </w:r>
      <w:r>
        <w:rPr>
          <w:b/>
          <w:sz w:val="20"/>
          <w:szCs w:val="20"/>
          <w:lang w:val="nl-BE"/>
        </w:rPr>
        <w:tab/>
        <w:t>Kg6</w:t>
      </w:r>
    </w:p>
    <w:p w14:paraId="37C8F79A" w14:textId="77777777" w:rsidR="006F49B5" w:rsidRDefault="006F49B5" w:rsidP="006F49B5">
      <w:pPr>
        <w:pStyle w:val="01Title"/>
        <w:ind w:left="0"/>
        <w:jc w:val="both"/>
        <w:rPr>
          <w:b/>
          <w:sz w:val="20"/>
          <w:szCs w:val="20"/>
          <w:lang w:val="nl-BE"/>
        </w:rPr>
      </w:pPr>
      <w:r>
        <w:rPr>
          <w:b/>
          <w:sz w:val="20"/>
          <w:szCs w:val="20"/>
          <w:lang w:val="nl-BE"/>
        </w:rPr>
        <w:tab/>
        <w:t>2.Ke7</w:t>
      </w:r>
      <w:r>
        <w:rPr>
          <w:b/>
          <w:sz w:val="20"/>
          <w:szCs w:val="20"/>
          <w:lang w:val="nl-BE"/>
        </w:rPr>
        <w:tab/>
      </w:r>
      <w:r>
        <w:rPr>
          <w:b/>
          <w:sz w:val="20"/>
          <w:szCs w:val="20"/>
          <w:lang w:val="nl-BE"/>
        </w:rPr>
        <w:tab/>
        <w:t>Kf5</w:t>
      </w:r>
    </w:p>
    <w:p w14:paraId="33CFA7E3" w14:textId="77777777" w:rsidR="006F49B5" w:rsidRDefault="006F49B5" w:rsidP="006F49B5">
      <w:pPr>
        <w:pStyle w:val="01Title"/>
        <w:ind w:left="0"/>
        <w:jc w:val="both"/>
        <w:rPr>
          <w:b/>
          <w:sz w:val="20"/>
          <w:szCs w:val="20"/>
          <w:lang w:val="nl-BE"/>
        </w:rPr>
      </w:pPr>
      <w:r>
        <w:rPr>
          <w:b/>
          <w:sz w:val="20"/>
          <w:szCs w:val="20"/>
          <w:lang w:val="nl-BE"/>
        </w:rPr>
        <w:tab/>
        <w:t>3.Pf6</w:t>
      </w:r>
      <w:r>
        <w:rPr>
          <w:b/>
          <w:sz w:val="20"/>
          <w:szCs w:val="20"/>
          <w:lang w:val="nl-BE"/>
        </w:rPr>
        <w:tab/>
      </w:r>
      <w:r>
        <w:rPr>
          <w:b/>
          <w:sz w:val="20"/>
          <w:szCs w:val="20"/>
          <w:lang w:val="nl-BE"/>
        </w:rPr>
        <w:tab/>
        <w:t>Ke5</w:t>
      </w:r>
    </w:p>
    <w:p w14:paraId="40687A3E" w14:textId="77777777" w:rsidR="006F49B5" w:rsidRDefault="006F49B5" w:rsidP="006F49B5">
      <w:pPr>
        <w:pStyle w:val="01Title"/>
        <w:ind w:left="0"/>
        <w:jc w:val="both"/>
        <w:rPr>
          <w:b/>
          <w:sz w:val="20"/>
          <w:szCs w:val="20"/>
          <w:lang w:val="nl-BE"/>
        </w:rPr>
      </w:pPr>
      <w:r>
        <w:rPr>
          <w:b/>
          <w:sz w:val="20"/>
          <w:szCs w:val="20"/>
          <w:lang w:val="nl-BE"/>
        </w:rPr>
        <w:tab/>
        <w:t>4.Lg2</w:t>
      </w:r>
      <w:r>
        <w:rPr>
          <w:b/>
          <w:sz w:val="20"/>
          <w:szCs w:val="20"/>
          <w:lang w:val="nl-BE"/>
        </w:rPr>
        <w:tab/>
      </w:r>
      <w:r>
        <w:rPr>
          <w:b/>
          <w:sz w:val="20"/>
          <w:szCs w:val="20"/>
          <w:lang w:val="nl-BE"/>
        </w:rPr>
        <w:tab/>
        <w:t>Pe6</w:t>
      </w:r>
    </w:p>
    <w:p w14:paraId="03268102" w14:textId="77777777" w:rsidR="006F49B5" w:rsidRPr="00154899" w:rsidRDefault="00CB7121" w:rsidP="006F49B5">
      <w:pPr>
        <w:pStyle w:val="01Title"/>
        <w:ind w:left="0"/>
        <w:jc w:val="both"/>
        <w:rPr>
          <w:i/>
          <w:sz w:val="20"/>
          <w:szCs w:val="20"/>
          <w:lang w:val="nl-BE"/>
        </w:rPr>
      </w:pPr>
      <w:r>
        <w:rPr>
          <w:sz w:val="20"/>
          <w:szCs w:val="20"/>
          <w:lang w:val="nl-BE"/>
        </w:rPr>
        <w:t>N</w:t>
      </w:r>
      <w:r w:rsidR="00154899">
        <w:rPr>
          <w:sz w:val="20"/>
          <w:szCs w:val="20"/>
          <w:lang w:val="nl-BE"/>
        </w:rPr>
        <w:t>u n</w:t>
      </w:r>
      <w:r>
        <w:rPr>
          <w:sz w:val="20"/>
          <w:szCs w:val="20"/>
          <w:lang w:val="nl-BE"/>
        </w:rPr>
        <w:t>a 4…h3</w:t>
      </w:r>
      <w:r w:rsidR="00BE36C2">
        <w:rPr>
          <w:sz w:val="20"/>
          <w:szCs w:val="20"/>
          <w:lang w:val="nl-BE"/>
        </w:rPr>
        <w:t>?</w:t>
      </w:r>
      <w:r>
        <w:rPr>
          <w:sz w:val="20"/>
          <w:szCs w:val="20"/>
          <w:lang w:val="nl-BE"/>
        </w:rPr>
        <w:t xml:space="preserve"> wint 5.Pd7+ in</w:t>
      </w:r>
      <w:r w:rsidR="00154899">
        <w:rPr>
          <w:sz w:val="20"/>
          <w:szCs w:val="20"/>
          <w:lang w:val="nl-BE"/>
        </w:rPr>
        <w:t xml:space="preserve"> 40 zetten </w:t>
      </w:r>
      <w:r w:rsidR="00154899">
        <w:rPr>
          <w:i/>
          <w:sz w:val="20"/>
          <w:szCs w:val="20"/>
          <w:lang w:val="nl-BE"/>
        </w:rPr>
        <w:t>(Nalimov)</w:t>
      </w:r>
    </w:p>
    <w:p w14:paraId="772FCD17" w14:textId="77777777" w:rsidR="006F49B5" w:rsidRDefault="006F49B5" w:rsidP="006F49B5">
      <w:pPr>
        <w:pStyle w:val="01Title"/>
        <w:ind w:left="0"/>
        <w:jc w:val="both"/>
        <w:rPr>
          <w:b/>
          <w:sz w:val="20"/>
          <w:szCs w:val="20"/>
          <w:lang w:val="nl-BE"/>
        </w:rPr>
      </w:pPr>
      <w:r>
        <w:rPr>
          <w:b/>
          <w:sz w:val="20"/>
          <w:szCs w:val="20"/>
          <w:lang w:val="nl-BE"/>
        </w:rPr>
        <w:tab/>
        <w:t>5.Pd7+</w:t>
      </w:r>
      <w:r>
        <w:rPr>
          <w:b/>
          <w:sz w:val="20"/>
          <w:szCs w:val="20"/>
          <w:lang w:val="nl-BE"/>
        </w:rPr>
        <w:tab/>
      </w:r>
      <w:r>
        <w:rPr>
          <w:b/>
          <w:sz w:val="20"/>
          <w:szCs w:val="20"/>
          <w:lang w:val="nl-BE"/>
        </w:rPr>
        <w:tab/>
        <w:t>Kf5</w:t>
      </w:r>
    </w:p>
    <w:p w14:paraId="7FDBE15E" w14:textId="77777777" w:rsidR="006F49B5" w:rsidRDefault="006F49B5" w:rsidP="006F49B5">
      <w:pPr>
        <w:pStyle w:val="01Title"/>
        <w:ind w:left="0"/>
        <w:jc w:val="both"/>
        <w:rPr>
          <w:b/>
          <w:sz w:val="20"/>
          <w:szCs w:val="20"/>
          <w:lang w:val="nl-BE"/>
        </w:rPr>
      </w:pPr>
      <w:r>
        <w:rPr>
          <w:b/>
          <w:sz w:val="20"/>
          <w:szCs w:val="20"/>
          <w:lang w:val="nl-BE"/>
        </w:rPr>
        <w:tab/>
        <w:t>6.Lh3+</w:t>
      </w:r>
      <w:r w:rsidR="00154899">
        <w:rPr>
          <w:b/>
          <w:sz w:val="20"/>
          <w:szCs w:val="20"/>
          <w:lang w:val="nl-BE"/>
        </w:rPr>
        <w:tab/>
      </w:r>
      <w:r w:rsidR="00154899">
        <w:rPr>
          <w:b/>
          <w:sz w:val="20"/>
          <w:szCs w:val="20"/>
          <w:lang w:val="nl-BE"/>
        </w:rPr>
        <w:tab/>
        <w:t xml:space="preserve">K~ </w:t>
      </w:r>
    </w:p>
    <w:p w14:paraId="3161C737" w14:textId="77777777" w:rsidR="00154899" w:rsidRPr="00154899" w:rsidRDefault="00814A9F" w:rsidP="006F49B5">
      <w:pPr>
        <w:pStyle w:val="01Title"/>
        <w:ind w:left="0"/>
        <w:jc w:val="both"/>
        <w:rPr>
          <w:b/>
          <w:sz w:val="20"/>
          <w:szCs w:val="20"/>
          <w:lang w:val="nl-BE"/>
        </w:rPr>
      </w:pPr>
      <w:r>
        <w:rPr>
          <w:b/>
          <w:sz w:val="20"/>
          <w:szCs w:val="20"/>
          <w:lang w:val="nl-BE"/>
        </w:rPr>
        <w:tab/>
        <w:t>7.Lxe</w:t>
      </w:r>
      <w:r w:rsidR="00154899">
        <w:rPr>
          <w:b/>
          <w:sz w:val="20"/>
          <w:szCs w:val="20"/>
          <w:lang w:val="nl-BE"/>
        </w:rPr>
        <w:t>6</w:t>
      </w:r>
    </w:p>
    <w:p w14:paraId="0F244A65" w14:textId="77777777" w:rsidR="006F49B5" w:rsidRDefault="00154899" w:rsidP="006F49B5">
      <w:pPr>
        <w:pStyle w:val="01Title"/>
        <w:ind w:left="0"/>
        <w:jc w:val="both"/>
        <w:rPr>
          <w:b/>
          <w:sz w:val="20"/>
          <w:szCs w:val="20"/>
          <w:lang w:val="nl-BE"/>
        </w:rPr>
      </w:pPr>
      <w:r>
        <w:rPr>
          <w:sz w:val="20"/>
          <w:szCs w:val="20"/>
          <w:lang w:val="nl-BE"/>
        </w:rPr>
        <w:t xml:space="preserve">Met deze </w:t>
      </w:r>
      <w:r w:rsidR="00B914E9">
        <w:rPr>
          <w:sz w:val="20"/>
          <w:szCs w:val="20"/>
          <w:lang w:val="nl-BE"/>
        </w:rPr>
        <w:t xml:space="preserve">laatste </w:t>
      </w:r>
      <w:r>
        <w:rPr>
          <w:sz w:val="20"/>
          <w:szCs w:val="20"/>
          <w:lang w:val="nl-BE"/>
        </w:rPr>
        <w:t>zet wint wit het snelst.</w:t>
      </w:r>
      <w:r w:rsidR="006F49B5">
        <w:rPr>
          <w:b/>
          <w:sz w:val="20"/>
          <w:szCs w:val="20"/>
          <w:lang w:val="nl-BE"/>
        </w:rPr>
        <w:tab/>
      </w:r>
    </w:p>
    <w:p w14:paraId="7E46CE1E" w14:textId="77777777" w:rsidR="006F49B5" w:rsidRDefault="006F49B5" w:rsidP="006F49B5">
      <w:pPr>
        <w:pStyle w:val="01Title"/>
        <w:ind w:left="0"/>
        <w:jc w:val="both"/>
        <w:rPr>
          <w:b/>
          <w:sz w:val="20"/>
          <w:szCs w:val="20"/>
          <w:lang w:val="nl-BE"/>
        </w:rPr>
      </w:pPr>
    </w:p>
    <w:p w14:paraId="7D5E5566" w14:textId="77777777" w:rsidR="00FB50E8" w:rsidRDefault="00FB50E8" w:rsidP="006F49B5">
      <w:pPr>
        <w:pStyle w:val="01Title"/>
        <w:ind w:left="0"/>
        <w:jc w:val="both"/>
        <w:rPr>
          <w:sz w:val="20"/>
          <w:szCs w:val="20"/>
          <w:lang w:val="nl-BE"/>
        </w:rPr>
      </w:pPr>
    </w:p>
    <w:p w14:paraId="26FF17AD" w14:textId="77777777" w:rsidR="00FB50E8" w:rsidRDefault="00FB50E8" w:rsidP="006F49B5">
      <w:pPr>
        <w:pStyle w:val="01Title"/>
        <w:ind w:left="0"/>
        <w:jc w:val="both"/>
        <w:rPr>
          <w:sz w:val="20"/>
          <w:szCs w:val="20"/>
          <w:lang w:val="nl-BE"/>
        </w:rPr>
      </w:pPr>
    </w:p>
    <w:p w14:paraId="233C17CC" w14:textId="77777777" w:rsidR="00FB50E8" w:rsidRDefault="00FB50E8" w:rsidP="006F49B5">
      <w:pPr>
        <w:pStyle w:val="01Title"/>
        <w:ind w:left="0"/>
        <w:jc w:val="both"/>
        <w:rPr>
          <w:sz w:val="20"/>
          <w:szCs w:val="20"/>
          <w:lang w:val="nl-BE"/>
        </w:rPr>
      </w:pPr>
    </w:p>
    <w:p w14:paraId="5369BFAE" w14:textId="77777777" w:rsidR="00924D5A" w:rsidRDefault="00924D5A" w:rsidP="006F49B5">
      <w:pPr>
        <w:pStyle w:val="01Title"/>
        <w:ind w:left="0"/>
        <w:jc w:val="both"/>
        <w:rPr>
          <w:sz w:val="20"/>
          <w:szCs w:val="20"/>
          <w:lang w:val="nl-BE"/>
        </w:rPr>
      </w:pPr>
    </w:p>
    <w:p w14:paraId="1AEB567F" w14:textId="77777777" w:rsidR="00FB50E8" w:rsidRDefault="00FB50E8" w:rsidP="006F49B5">
      <w:pPr>
        <w:pStyle w:val="01Title"/>
        <w:ind w:left="0"/>
        <w:jc w:val="both"/>
        <w:rPr>
          <w:sz w:val="20"/>
          <w:szCs w:val="20"/>
          <w:lang w:val="nl-BE"/>
        </w:rPr>
      </w:pPr>
    </w:p>
    <w:p w14:paraId="51620946" w14:textId="77777777" w:rsidR="003543B0" w:rsidRDefault="003543B0" w:rsidP="006F49B5">
      <w:pPr>
        <w:pStyle w:val="01Title"/>
        <w:ind w:left="0"/>
        <w:jc w:val="both"/>
        <w:rPr>
          <w:sz w:val="20"/>
          <w:szCs w:val="20"/>
          <w:lang w:val="nl-BE"/>
        </w:rPr>
      </w:pPr>
    </w:p>
    <w:p w14:paraId="390A92AE" w14:textId="77777777" w:rsidR="00AA4483" w:rsidRDefault="006F49B5" w:rsidP="006F49B5">
      <w:pPr>
        <w:pStyle w:val="01Title"/>
        <w:ind w:left="0"/>
        <w:jc w:val="both"/>
        <w:rPr>
          <w:b/>
          <w:sz w:val="20"/>
          <w:szCs w:val="20"/>
          <w:lang w:val="nl-BE"/>
        </w:rPr>
      </w:pPr>
      <w:r>
        <w:rPr>
          <w:sz w:val="20"/>
          <w:szCs w:val="20"/>
          <w:lang w:val="nl-BE"/>
        </w:rPr>
        <w:t xml:space="preserve">Het is een correctie van een </w:t>
      </w:r>
      <w:r w:rsidR="00005A50">
        <w:rPr>
          <w:sz w:val="20"/>
          <w:szCs w:val="20"/>
          <w:lang w:val="nl-BE"/>
        </w:rPr>
        <w:t>2</w:t>
      </w:r>
      <w:r w:rsidR="00005A50" w:rsidRPr="00005A50">
        <w:rPr>
          <w:sz w:val="20"/>
          <w:szCs w:val="20"/>
          <w:vertAlign w:val="superscript"/>
          <w:lang w:val="nl-BE"/>
        </w:rPr>
        <w:t>de</w:t>
      </w:r>
      <w:r w:rsidR="00005A50">
        <w:rPr>
          <w:sz w:val="20"/>
          <w:szCs w:val="20"/>
          <w:lang w:val="nl-BE"/>
        </w:rPr>
        <w:t xml:space="preserve"> prijs in het Marwitz MT (1992) van</w:t>
      </w:r>
      <w:r w:rsidR="008F0514">
        <w:rPr>
          <w:sz w:val="20"/>
          <w:szCs w:val="20"/>
          <w:lang w:val="nl-BE"/>
        </w:rPr>
        <w:t xml:space="preserve"> </w:t>
      </w:r>
      <w:r>
        <w:rPr>
          <w:sz w:val="20"/>
          <w:szCs w:val="20"/>
          <w:lang w:val="nl-BE"/>
        </w:rPr>
        <w:t xml:space="preserve"> Roger Missiaen</w:t>
      </w:r>
      <w:r w:rsidR="00BD5DE3">
        <w:rPr>
          <w:sz w:val="20"/>
          <w:szCs w:val="20"/>
          <w:lang w:val="nl-BE"/>
        </w:rPr>
        <w:t xml:space="preserve"> en mezelf </w:t>
      </w:r>
      <w:r w:rsidR="00005A50">
        <w:rPr>
          <w:sz w:val="20"/>
          <w:szCs w:val="20"/>
          <w:lang w:val="nl-BE"/>
        </w:rPr>
        <w:t>dat ver</w:t>
      </w:r>
      <w:r w:rsidR="00BD5DE3">
        <w:rPr>
          <w:sz w:val="20"/>
          <w:szCs w:val="20"/>
          <w:lang w:val="nl-BE"/>
        </w:rPr>
        <w:t>-</w:t>
      </w:r>
      <w:r w:rsidR="00005A50">
        <w:rPr>
          <w:sz w:val="20"/>
          <w:szCs w:val="20"/>
          <w:lang w:val="nl-BE"/>
        </w:rPr>
        <w:t>scheen in</w:t>
      </w:r>
      <w:r>
        <w:rPr>
          <w:sz w:val="20"/>
          <w:szCs w:val="20"/>
          <w:lang w:val="nl-BE"/>
        </w:rPr>
        <w:t xml:space="preserve"> </w:t>
      </w:r>
      <w:r w:rsidR="001F1DA3">
        <w:rPr>
          <w:i/>
          <w:sz w:val="20"/>
          <w:szCs w:val="20"/>
          <w:lang w:val="nl-BE"/>
        </w:rPr>
        <w:t>Schakend Nederland</w:t>
      </w:r>
      <w:r w:rsidR="001F1DA3">
        <w:rPr>
          <w:sz w:val="20"/>
          <w:szCs w:val="20"/>
          <w:lang w:val="nl-BE"/>
        </w:rPr>
        <w:t>:</w:t>
      </w:r>
      <w:r w:rsidR="008F0514">
        <w:rPr>
          <w:b/>
          <w:sz w:val="20"/>
          <w:szCs w:val="20"/>
          <w:lang w:val="nl-BE"/>
        </w:rPr>
        <w:t xml:space="preserve"> </w:t>
      </w:r>
    </w:p>
    <w:p w14:paraId="65A9E54A" w14:textId="77777777" w:rsidR="00BD5DE3" w:rsidRDefault="00BD5DE3" w:rsidP="006F49B5">
      <w:pPr>
        <w:pStyle w:val="01Title"/>
        <w:ind w:left="0"/>
        <w:jc w:val="both"/>
        <w:rPr>
          <w:b/>
          <w:sz w:val="20"/>
          <w:szCs w:val="20"/>
          <w:lang w:val="nl-BE"/>
        </w:rPr>
      </w:pPr>
    </w:p>
    <w:p w14:paraId="41CE3E0C" w14:textId="77777777" w:rsidR="006F49B5" w:rsidRPr="00896238" w:rsidRDefault="006F49B5" w:rsidP="006F49B5">
      <w:pPr>
        <w:pStyle w:val="01Title"/>
        <w:ind w:left="0"/>
        <w:jc w:val="both"/>
        <w:rPr>
          <w:sz w:val="20"/>
          <w:szCs w:val="20"/>
          <w:lang w:val="nl-BE"/>
        </w:rPr>
      </w:pPr>
      <w:r w:rsidRPr="00896238">
        <w:rPr>
          <w:sz w:val="20"/>
          <w:szCs w:val="20"/>
          <w:lang w:val="nl-BE"/>
        </w:rPr>
        <w:t>Kc1 Le4 Pa3 / Ka2 Pe1 d7 +</w:t>
      </w:r>
    </w:p>
    <w:p w14:paraId="202F16FF" w14:textId="77777777" w:rsidR="006F49B5" w:rsidRDefault="006F49B5" w:rsidP="006F49B5">
      <w:pPr>
        <w:pStyle w:val="01Title"/>
        <w:ind w:left="0"/>
        <w:jc w:val="both"/>
        <w:rPr>
          <w:b/>
          <w:sz w:val="20"/>
          <w:szCs w:val="20"/>
          <w:lang w:val="nl-BE"/>
        </w:rPr>
      </w:pPr>
    </w:p>
    <w:p w14:paraId="4991F6CC" w14:textId="77777777" w:rsidR="006F49B5" w:rsidRDefault="006F49B5" w:rsidP="006F49B5">
      <w:pPr>
        <w:pStyle w:val="01Title"/>
        <w:ind w:left="0"/>
        <w:jc w:val="both"/>
        <w:rPr>
          <w:sz w:val="20"/>
          <w:szCs w:val="20"/>
          <w:lang w:val="nl-BE"/>
        </w:rPr>
      </w:pPr>
      <w:r>
        <w:rPr>
          <w:sz w:val="20"/>
          <w:szCs w:val="20"/>
          <w:lang w:val="nl-BE"/>
        </w:rPr>
        <w:t xml:space="preserve">Met de oplossing: </w:t>
      </w:r>
      <w:r w:rsidRPr="007D3F22">
        <w:rPr>
          <w:b/>
          <w:sz w:val="20"/>
          <w:szCs w:val="20"/>
          <w:lang w:val="nl-BE"/>
        </w:rPr>
        <w:t>1.Pb5</w:t>
      </w:r>
      <w:r>
        <w:rPr>
          <w:sz w:val="20"/>
          <w:szCs w:val="20"/>
          <w:lang w:val="nl-BE"/>
        </w:rPr>
        <w:t xml:space="preserve"> Kb3 2.Kd2 Kc4 </w:t>
      </w:r>
      <w:r w:rsidRPr="007D3F22">
        <w:rPr>
          <w:b/>
          <w:sz w:val="20"/>
          <w:szCs w:val="20"/>
          <w:lang w:val="nl-BE"/>
        </w:rPr>
        <w:t>3.Pc3</w:t>
      </w:r>
      <w:r w:rsidR="007D3F22">
        <w:rPr>
          <w:sz w:val="20"/>
          <w:szCs w:val="20"/>
          <w:lang w:val="nl-BE"/>
        </w:rPr>
        <w:t xml:space="preserve"> </w:t>
      </w:r>
      <w:r>
        <w:rPr>
          <w:i/>
          <w:sz w:val="20"/>
          <w:szCs w:val="20"/>
          <w:lang w:val="nl-BE"/>
        </w:rPr>
        <w:t xml:space="preserve">(Maar </w:t>
      </w:r>
      <w:r w:rsidRPr="007D3F22">
        <w:rPr>
          <w:b/>
          <w:i/>
          <w:sz w:val="20"/>
          <w:szCs w:val="20"/>
          <w:lang w:val="nl-BE"/>
        </w:rPr>
        <w:t>3.Pa3+</w:t>
      </w:r>
      <w:r>
        <w:rPr>
          <w:i/>
          <w:sz w:val="20"/>
          <w:szCs w:val="20"/>
          <w:lang w:val="nl-BE"/>
        </w:rPr>
        <w:t xml:space="preserve"> wint ook</w:t>
      </w:r>
      <w:r w:rsidR="007D3F22">
        <w:rPr>
          <w:i/>
          <w:sz w:val="20"/>
          <w:szCs w:val="20"/>
          <w:lang w:val="nl-BE"/>
        </w:rPr>
        <w:t>.</w:t>
      </w:r>
      <w:r>
        <w:rPr>
          <w:i/>
          <w:sz w:val="20"/>
          <w:szCs w:val="20"/>
          <w:lang w:val="nl-BE"/>
        </w:rPr>
        <w:t xml:space="preserve">) </w:t>
      </w:r>
      <w:r w:rsidR="008F0514">
        <w:rPr>
          <w:sz w:val="20"/>
          <w:szCs w:val="20"/>
          <w:lang w:val="nl-BE"/>
        </w:rPr>
        <w:t>3…Kd4 4.Lb7 Pd3 5.Pe2+ Kc4 6.La6</w:t>
      </w:r>
      <w:r>
        <w:rPr>
          <w:sz w:val="20"/>
          <w:szCs w:val="20"/>
          <w:lang w:val="nl-BE"/>
        </w:rPr>
        <w:t>+.</w:t>
      </w:r>
      <w:r w:rsidR="008349CC">
        <w:rPr>
          <w:sz w:val="20"/>
          <w:szCs w:val="20"/>
          <w:lang w:val="nl-BE"/>
        </w:rPr>
        <w:t xml:space="preserve"> met verove</w:t>
      </w:r>
      <w:r w:rsidR="007D3F22">
        <w:rPr>
          <w:sz w:val="20"/>
          <w:szCs w:val="20"/>
          <w:lang w:val="nl-BE"/>
        </w:rPr>
        <w:t>-</w:t>
      </w:r>
      <w:r w:rsidR="003B187F">
        <w:rPr>
          <w:sz w:val="20"/>
          <w:szCs w:val="20"/>
          <w:lang w:val="nl-BE"/>
        </w:rPr>
        <w:t>ring van het paard</w:t>
      </w:r>
      <w:r w:rsidR="007D3F22">
        <w:rPr>
          <w:sz w:val="20"/>
          <w:szCs w:val="20"/>
          <w:lang w:val="nl-BE"/>
        </w:rPr>
        <w:t xml:space="preserve">. </w:t>
      </w:r>
      <w:r>
        <w:rPr>
          <w:sz w:val="20"/>
          <w:szCs w:val="20"/>
          <w:lang w:val="nl-BE"/>
        </w:rPr>
        <w:t xml:space="preserve">Trouwens hier wint ook </w:t>
      </w:r>
      <w:r w:rsidRPr="007D3F22">
        <w:rPr>
          <w:b/>
          <w:sz w:val="20"/>
          <w:szCs w:val="20"/>
          <w:lang w:val="nl-BE"/>
        </w:rPr>
        <w:t>1.Pb1</w:t>
      </w:r>
      <w:r>
        <w:rPr>
          <w:sz w:val="20"/>
          <w:szCs w:val="20"/>
          <w:lang w:val="nl-BE"/>
        </w:rPr>
        <w:t xml:space="preserve">. </w:t>
      </w:r>
    </w:p>
    <w:p w14:paraId="7FB5D8DB" w14:textId="77777777" w:rsidR="00005B63" w:rsidRDefault="00005B63" w:rsidP="006F49B5">
      <w:pPr>
        <w:pStyle w:val="01Title"/>
        <w:ind w:left="0"/>
        <w:rPr>
          <w:sz w:val="20"/>
          <w:szCs w:val="20"/>
          <w:lang w:val="nl-BE"/>
        </w:rPr>
      </w:pPr>
    </w:p>
    <w:p w14:paraId="7E4D4736" w14:textId="77777777" w:rsidR="006F49B5" w:rsidRDefault="006F49B5" w:rsidP="006F49B5">
      <w:pPr>
        <w:pStyle w:val="01Title"/>
        <w:ind w:left="0"/>
        <w:rPr>
          <w:sz w:val="20"/>
          <w:szCs w:val="20"/>
          <w:lang w:val="nl-BE"/>
        </w:rPr>
      </w:pPr>
      <w:r>
        <w:rPr>
          <w:sz w:val="20"/>
          <w:szCs w:val="20"/>
          <w:lang w:val="nl-BE"/>
        </w:rPr>
        <w:t>Dus nevenoplosbaar.</w:t>
      </w:r>
    </w:p>
    <w:p w14:paraId="75B1D3FB" w14:textId="77777777" w:rsidR="00AA4483" w:rsidRDefault="00AA4483" w:rsidP="00F7050E">
      <w:pPr>
        <w:pStyle w:val="01Title"/>
        <w:ind w:left="0"/>
        <w:rPr>
          <w:sz w:val="20"/>
          <w:szCs w:val="20"/>
          <w:lang w:val="nl-BE"/>
        </w:rPr>
      </w:pPr>
    </w:p>
    <w:p w14:paraId="421E3DA4" w14:textId="77777777" w:rsidR="00E11C8E" w:rsidRDefault="00E11C8E" w:rsidP="00E11C8E">
      <w:pPr>
        <w:pStyle w:val="01Title"/>
        <w:ind w:left="0"/>
        <w:rPr>
          <w:sz w:val="20"/>
          <w:szCs w:val="20"/>
          <w:lang w:val="nl-BE"/>
        </w:rPr>
      </w:pPr>
      <w:r>
        <w:rPr>
          <w:sz w:val="20"/>
          <w:szCs w:val="20"/>
          <w:lang w:val="nl-BE"/>
        </w:rPr>
        <w:t xml:space="preserve">Vriend </w:t>
      </w:r>
      <w:r w:rsidR="00CB7121" w:rsidRPr="00E11C8E">
        <w:rPr>
          <w:sz w:val="20"/>
          <w:szCs w:val="20"/>
          <w:lang w:val="nl-BE"/>
        </w:rPr>
        <w:t>Jarl Ulrichsen besloot met:</w:t>
      </w:r>
    </w:p>
    <w:p w14:paraId="1D2FA75A" w14:textId="77777777" w:rsidR="00AA4483" w:rsidRPr="00E11C8E" w:rsidRDefault="00CB7121" w:rsidP="00E11C8E">
      <w:pPr>
        <w:pStyle w:val="01Title"/>
        <w:ind w:left="0"/>
        <w:rPr>
          <w:sz w:val="20"/>
          <w:szCs w:val="20"/>
          <w:lang w:val="en-GB"/>
        </w:rPr>
      </w:pPr>
      <w:r w:rsidRPr="00CB7121">
        <w:rPr>
          <w:sz w:val="20"/>
          <w:szCs w:val="20"/>
          <w:lang w:val="en-GB"/>
        </w:rPr>
        <w:t>“</w:t>
      </w:r>
      <w:r w:rsidRPr="00CB7121">
        <w:rPr>
          <w:i/>
          <w:sz w:val="20"/>
          <w:szCs w:val="20"/>
          <w:lang w:val="en-GB"/>
        </w:rPr>
        <w:t>Ignace</w:t>
      </w:r>
      <w:r w:rsidRPr="00CB7121">
        <w:rPr>
          <w:sz w:val="20"/>
          <w:szCs w:val="20"/>
          <w:lang w:val="en-GB"/>
        </w:rPr>
        <w:t xml:space="preserve"> </w:t>
      </w:r>
      <w:r w:rsidRPr="00CB7121">
        <w:rPr>
          <w:i/>
          <w:sz w:val="20"/>
          <w:szCs w:val="20"/>
          <w:lang w:val="en-GB"/>
        </w:rPr>
        <w:t xml:space="preserve">has </w:t>
      </w:r>
      <w:r>
        <w:rPr>
          <w:i/>
          <w:sz w:val="20"/>
          <w:szCs w:val="20"/>
          <w:lang w:val="en-GB"/>
        </w:rPr>
        <w:t xml:space="preserve">corrected this work </w:t>
      </w:r>
      <w:r w:rsidRPr="00CB7121">
        <w:rPr>
          <w:i/>
          <w:sz w:val="20"/>
          <w:szCs w:val="20"/>
          <w:lang w:val="en-GB"/>
        </w:rPr>
        <w:t>by turnin</w:t>
      </w:r>
      <w:r w:rsidR="00F12C15">
        <w:rPr>
          <w:i/>
          <w:sz w:val="20"/>
          <w:szCs w:val="20"/>
          <w:lang w:val="en-GB"/>
        </w:rPr>
        <w:t>g the board and rearran</w:t>
      </w:r>
      <w:r>
        <w:rPr>
          <w:i/>
          <w:sz w:val="20"/>
          <w:szCs w:val="20"/>
          <w:lang w:val="en-GB"/>
        </w:rPr>
        <w:t xml:space="preserve">ging the </w:t>
      </w:r>
      <w:r w:rsidRPr="00CB7121">
        <w:rPr>
          <w:i/>
          <w:sz w:val="20"/>
          <w:szCs w:val="20"/>
          <w:lang w:val="en-GB"/>
        </w:rPr>
        <w:t>men.</w:t>
      </w:r>
      <w:r>
        <w:rPr>
          <w:i/>
          <w:sz w:val="20"/>
          <w:szCs w:val="20"/>
          <w:lang w:val="en-GB"/>
        </w:rPr>
        <w:t>”</w:t>
      </w:r>
    </w:p>
    <w:p w14:paraId="4833FB51" w14:textId="77777777" w:rsidR="008A6577" w:rsidRDefault="008A6577" w:rsidP="00F12C15">
      <w:pPr>
        <w:pStyle w:val="01Title"/>
        <w:ind w:left="0"/>
        <w:jc w:val="both"/>
        <w:rPr>
          <w:i/>
          <w:sz w:val="20"/>
          <w:szCs w:val="20"/>
          <w:lang w:val="en-GB"/>
        </w:rPr>
      </w:pPr>
    </w:p>
    <w:p w14:paraId="0D3D212E" w14:textId="77777777" w:rsidR="004C522B" w:rsidRDefault="004C522B" w:rsidP="00ED0579">
      <w:pPr>
        <w:pStyle w:val="01Title"/>
        <w:ind w:left="0"/>
        <w:jc w:val="both"/>
        <w:rPr>
          <w:sz w:val="20"/>
          <w:szCs w:val="20"/>
          <w:lang w:val="nl-BE"/>
        </w:rPr>
      </w:pPr>
      <w:r w:rsidRPr="004C522B">
        <w:rPr>
          <w:sz w:val="20"/>
          <w:szCs w:val="20"/>
          <w:lang w:val="nl-BE"/>
        </w:rPr>
        <w:t>Later</w:t>
      </w:r>
      <w:r w:rsidR="00ED0579" w:rsidRPr="00ED0579">
        <w:rPr>
          <w:sz w:val="20"/>
          <w:szCs w:val="20"/>
          <w:lang w:val="nl-BE"/>
        </w:rPr>
        <w:t xml:space="preserve"> </w:t>
      </w:r>
      <w:r w:rsidR="00ED0579">
        <w:rPr>
          <w:sz w:val="20"/>
          <w:szCs w:val="20"/>
          <w:lang w:val="nl-BE"/>
        </w:rPr>
        <w:t>(</w:t>
      </w:r>
      <w:r w:rsidR="00ED0579" w:rsidRPr="00ED0579">
        <w:rPr>
          <w:sz w:val="20"/>
          <w:szCs w:val="20"/>
          <w:lang w:val="nl-BE"/>
        </w:rPr>
        <w:t>Januari 2012</w:t>
      </w:r>
      <w:r w:rsidR="00ED0579">
        <w:rPr>
          <w:sz w:val="20"/>
          <w:szCs w:val="20"/>
          <w:lang w:val="nl-BE"/>
        </w:rPr>
        <w:t>)</w:t>
      </w:r>
      <w:r>
        <w:rPr>
          <w:sz w:val="20"/>
          <w:szCs w:val="20"/>
          <w:lang w:val="nl-BE"/>
        </w:rPr>
        <w:t xml:space="preserve"> heeft Ro</w:t>
      </w:r>
      <w:r w:rsidR="00ED0579" w:rsidRPr="00ED0579">
        <w:rPr>
          <w:sz w:val="20"/>
          <w:szCs w:val="20"/>
          <w:lang w:val="nl-BE"/>
        </w:rPr>
        <w:t>ger de oorspronkelijke studie</w:t>
      </w:r>
      <w:r w:rsidR="00ED0579">
        <w:rPr>
          <w:sz w:val="20"/>
          <w:szCs w:val="20"/>
          <w:lang w:val="nl-BE"/>
        </w:rPr>
        <w:t xml:space="preserve"> hersteld door </w:t>
      </w:r>
      <w:r w:rsidR="008F0514">
        <w:rPr>
          <w:sz w:val="20"/>
          <w:szCs w:val="20"/>
          <w:lang w:val="nl-BE"/>
        </w:rPr>
        <w:t xml:space="preserve">er </w:t>
      </w:r>
      <w:r w:rsidR="00ED0579">
        <w:rPr>
          <w:sz w:val="20"/>
          <w:szCs w:val="20"/>
          <w:lang w:val="nl-BE"/>
        </w:rPr>
        <w:t>een zwarte pion bij te plaat</w:t>
      </w:r>
      <w:r w:rsidR="006A71E9">
        <w:rPr>
          <w:sz w:val="20"/>
          <w:szCs w:val="20"/>
          <w:lang w:val="nl-BE"/>
        </w:rPr>
        <w:t>-</w:t>
      </w:r>
      <w:r w:rsidR="00ED0579">
        <w:rPr>
          <w:sz w:val="20"/>
          <w:szCs w:val="20"/>
          <w:lang w:val="nl-BE"/>
        </w:rPr>
        <w:t xml:space="preserve">sen op veld f7, met dezelfde </w:t>
      </w:r>
      <w:r w:rsidR="002E5CB7">
        <w:rPr>
          <w:sz w:val="20"/>
          <w:szCs w:val="20"/>
          <w:lang w:val="nl-BE"/>
        </w:rPr>
        <w:t xml:space="preserve"> </w:t>
      </w:r>
      <w:r>
        <w:rPr>
          <w:sz w:val="20"/>
          <w:szCs w:val="20"/>
          <w:lang w:val="nl-BE"/>
        </w:rPr>
        <w:t>oplos</w:t>
      </w:r>
      <w:r w:rsidR="006A71E9">
        <w:rPr>
          <w:sz w:val="20"/>
          <w:szCs w:val="20"/>
          <w:lang w:val="nl-BE"/>
        </w:rPr>
        <w:t>-</w:t>
      </w:r>
      <w:r>
        <w:rPr>
          <w:sz w:val="20"/>
          <w:szCs w:val="20"/>
          <w:lang w:val="nl-BE"/>
        </w:rPr>
        <w:t>sing als voorheen.</w:t>
      </w:r>
    </w:p>
    <w:p w14:paraId="7D2E9183" w14:textId="77777777" w:rsidR="002E5CB7" w:rsidRDefault="004C522B" w:rsidP="00ED0579">
      <w:pPr>
        <w:pStyle w:val="01Title"/>
        <w:ind w:left="0"/>
        <w:jc w:val="both"/>
        <w:rPr>
          <w:sz w:val="20"/>
          <w:szCs w:val="20"/>
          <w:lang w:val="nl-BE"/>
        </w:rPr>
      </w:pPr>
      <w:r>
        <w:rPr>
          <w:sz w:val="20"/>
          <w:szCs w:val="20"/>
          <w:lang w:val="nl-BE"/>
        </w:rPr>
        <w:t xml:space="preserve"> </w:t>
      </w:r>
    </w:p>
    <w:p w14:paraId="7E914A71" w14:textId="77777777" w:rsidR="002E5CB7" w:rsidRPr="00896238" w:rsidRDefault="002E5CB7" w:rsidP="00ED0579">
      <w:pPr>
        <w:pStyle w:val="01Title"/>
        <w:ind w:left="0"/>
        <w:jc w:val="both"/>
        <w:rPr>
          <w:sz w:val="20"/>
          <w:szCs w:val="20"/>
          <w:lang w:val="en-GB"/>
        </w:rPr>
      </w:pPr>
      <w:r w:rsidRPr="00896238">
        <w:rPr>
          <w:sz w:val="20"/>
          <w:szCs w:val="20"/>
          <w:lang w:val="en-GB"/>
        </w:rPr>
        <w:t>Kc1 Le4 Pa3 / Ka2 Pe1 d7 f7 +</w:t>
      </w:r>
    </w:p>
    <w:p w14:paraId="26E1DAFF" w14:textId="77777777" w:rsidR="00AA4483" w:rsidRPr="002E5CB7" w:rsidRDefault="00AA4483" w:rsidP="00F7050E">
      <w:pPr>
        <w:pStyle w:val="01Title"/>
        <w:ind w:left="0"/>
        <w:rPr>
          <w:sz w:val="20"/>
          <w:szCs w:val="20"/>
          <w:lang w:val="en-GB"/>
        </w:rPr>
      </w:pPr>
    </w:p>
    <w:p w14:paraId="419B2B8C" w14:textId="77777777" w:rsidR="00B914E9" w:rsidRDefault="00054336" w:rsidP="00B914E9">
      <w:pPr>
        <w:pStyle w:val="01Title"/>
        <w:ind w:left="0"/>
        <w:jc w:val="both"/>
        <w:rPr>
          <w:sz w:val="20"/>
          <w:szCs w:val="20"/>
          <w:lang w:val="nl-BE"/>
        </w:rPr>
      </w:pPr>
      <w:r>
        <w:rPr>
          <w:sz w:val="20"/>
          <w:szCs w:val="20"/>
          <w:lang w:val="nl-BE"/>
        </w:rPr>
        <w:t>Mooi zo</w:t>
      </w:r>
      <w:r w:rsidR="00705E54">
        <w:rPr>
          <w:sz w:val="20"/>
          <w:szCs w:val="20"/>
          <w:lang w:val="nl-BE"/>
        </w:rPr>
        <w:t>.</w:t>
      </w:r>
    </w:p>
    <w:p w14:paraId="78E27B90" w14:textId="77777777" w:rsidR="00400CA0" w:rsidRDefault="00400CA0" w:rsidP="00B914E9">
      <w:pPr>
        <w:pStyle w:val="01Title"/>
        <w:ind w:left="0"/>
        <w:jc w:val="center"/>
        <w:rPr>
          <w:b/>
          <w:sz w:val="20"/>
          <w:szCs w:val="20"/>
          <w:lang w:val="nl-BE"/>
        </w:rPr>
      </w:pPr>
    </w:p>
    <w:p w14:paraId="23AB3E1F" w14:textId="77777777" w:rsidR="00400CA0" w:rsidRDefault="00400CA0" w:rsidP="00B914E9">
      <w:pPr>
        <w:pStyle w:val="01Title"/>
        <w:ind w:left="0"/>
        <w:jc w:val="center"/>
        <w:rPr>
          <w:b/>
          <w:sz w:val="20"/>
          <w:szCs w:val="20"/>
          <w:lang w:val="nl-BE"/>
        </w:rPr>
      </w:pPr>
    </w:p>
    <w:p w14:paraId="7B7AFA02" w14:textId="77777777" w:rsidR="00400CA0" w:rsidRDefault="00400CA0" w:rsidP="00B914E9">
      <w:pPr>
        <w:pStyle w:val="01Title"/>
        <w:ind w:left="0"/>
        <w:jc w:val="center"/>
        <w:rPr>
          <w:b/>
          <w:sz w:val="20"/>
          <w:szCs w:val="20"/>
          <w:lang w:val="nl-BE"/>
        </w:rPr>
      </w:pPr>
    </w:p>
    <w:p w14:paraId="37D61B42" w14:textId="77777777" w:rsidR="006D3CA1" w:rsidRDefault="006D3CA1" w:rsidP="00B914E9">
      <w:pPr>
        <w:pStyle w:val="01Title"/>
        <w:ind w:left="0"/>
        <w:jc w:val="center"/>
        <w:rPr>
          <w:b/>
          <w:sz w:val="20"/>
          <w:szCs w:val="20"/>
          <w:lang w:val="nl-BE"/>
        </w:rPr>
      </w:pPr>
    </w:p>
    <w:p w14:paraId="2BE0889F" w14:textId="77777777" w:rsidR="006D3CA1" w:rsidRDefault="006D3CA1" w:rsidP="00B914E9">
      <w:pPr>
        <w:pStyle w:val="01Title"/>
        <w:ind w:left="0"/>
        <w:jc w:val="center"/>
        <w:rPr>
          <w:b/>
          <w:sz w:val="20"/>
          <w:szCs w:val="20"/>
          <w:lang w:val="nl-BE"/>
        </w:rPr>
      </w:pPr>
    </w:p>
    <w:p w14:paraId="5FE606D7" w14:textId="77777777" w:rsidR="00444AE1" w:rsidRDefault="00444AE1" w:rsidP="00444AE1">
      <w:pPr>
        <w:widowControl/>
        <w:autoSpaceDE/>
        <w:autoSpaceDN/>
        <w:adjustRightInd/>
        <w:rPr>
          <w:rFonts w:cs="Arial"/>
          <w:b/>
          <w:color w:val="000000"/>
          <w:sz w:val="20"/>
          <w:szCs w:val="20"/>
          <w:lang w:val="nl-BE"/>
        </w:rPr>
      </w:pPr>
    </w:p>
    <w:p w14:paraId="16A14019" w14:textId="77777777" w:rsidR="00B90379" w:rsidRPr="00444AE1" w:rsidRDefault="00A13973" w:rsidP="00444AE1">
      <w:pPr>
        <w:widowControl/>
        <w:autoSpaceDE/>
        <w:autoSpaceDN/>
        <w:adjustRightInd/>
        <w:jc w:val="center"/>
        <w:rPr>
          <w:rFonts w:cs="Arial"/>
          <w:b/>
          <w:color w:val="000000"/>
          <w:sz w:val="20"/>
          <w:szCs w:val="20"/>
          <w:lang w:val="nl-BE"/>
        </w:rPr>
      </w:pPr>
      <w:r>
        <w:rPr>
          <w:b/>
          <w:sz w:val="20"/>
          <w:szCs w:val="20"/>
          <w:lang w:val="nl-BE"/>
        </w:rPr>
        <w:lastRenderedPageBreak/>
        <w:t xml:space="preserve">- </w:t>
      </w:r>
      <w:r w:rsidR="00CD6E33">
        <w:rPr>
          <w:b/>
          <w:sz w:val="20"/>
          <w:szCs w:val="20"/>
          <w:lang w:val="nl-BE"/>
        </w:rPr>
        <w:t>13</w:t>
      </w:r>
      <w:r w:rsidR="00575E32">
        <w:rPr>
          <w:b/>
          <w:sz w:val="20"/>
          <w:szCs w:val="20"/>
          <w:lang w:val="nl-BE"/>
        </w:rPr>
        <w:t>4</w:t>
      </w:r>
      <w:r w:rsidR="00316CA0">
        <w:rPr>
          <w:b/>
          <w:sz w:val="20"/>
          <w:szCs w:val="20"/>
          <w:lang w:val="nl-BE"/>
        </w:rPr>
        <w:t xml:space="preserve"> </w:t>
      </w:r>
      <w:r w:rsidR="00D31D5E">
        <w:rPr>
          <w:b/>
          <w:sz w:val="20"/>
          <w:szCs w:val="20"/>
          <w:lang w:val="nl-BE"/>
        </w:rPr>
        <w:t>-</w:t>
      </w:r>
    </w:p>
    <w:p w14:paraId="4324B854" w14:textId="77777777" w:rsidR="00B64FEB" w:rsidRDefault="00B64FEB" w:rsidP="00B90379">
      <w:pPr>
        <w:pStyle w:val="01Title"/>
        <w:ind w:left="0"/>
        <w:jc w:val="center"/>
        <w:rPr>
          <w:i/>
          <w:sz w:val="20"/>
          <w:szCs w:val="20"/>
          <w:lang w:val="nl-BE"/>
        </w:rPr>
      </w:pPr>
    </w:p>
    <w:p w14:paraId="72C03FA9" w14:textId="77777777" w:rsidR="003675AD" w:rsidRDefault="00300E85" w:rsidP="00B90379">
      <w:pPr>
        <w:pStyle w:val="01Title"/>
        <w:ind w:left="0"/>
        <w:jc w:val="center"/>
        <w:rPr>
          <w:sz w:val="20"/>
          <w:szCs w:val="20"/>
          <w:lang w:val="nl-BE"/>
        </w:rPr>
      </w:pPr>
      <w:r>
        <w:rPr>
          <w:i/>
          <w:sz w:val="20"/>
          <w:szCs w:val="20"/>
          <w:lang w:val="nl-BE"/>
        </w:rPr>
        <w:t xml:space="preserve">Origineel, </w:t>
      </w:r>
      <w:r w:rsidR="005B0C2D">
        <w:rPr>
          <w:sz w:val="20"/>
          <w:szCs w:val="20"/>
          <w:lang w:val="nl-BE"/>
        </w:rPr>
        <w:t>2011</w:t>
      </w:r>
    </w:p>
    <w:p w14:paraId="54572BBB" w14:textId="77777777" w:rsidR="005B0C2D" w:rsidRDefault="005B0C2D" w:rsidP="00300E85">
      <w:pPr>
        <w:pStyle w:val="01Title"/>
        <w:ind w:left="0"/>
        <w:jc w:val="center"/>
        <w:rPr>
          <w:sz w:val="20"/>
          <w:szCs w:val="20"/>
          <w:lang w:val="nl-BE"/>
        </w:rPr>
      </w:pPr>
    </w:p>
    <w:p w14:paraId="2F359028" w14:textId="77777777" w:rsidR="007C3049" w:rsidRPr="00B914E9" w:rsidRDefault="00B90379" w:rsidP="00491320">
      <w:pPr>
        <w:pStyle w:val="01Title"/>
        <w:ind w:left="0"/>
        <w:jc w:val="both"/>
        <w:rPr>
          <w:sz w:val="20"/>
          <w:szCs w:val="20"/>
          <w:lang w:val="nl-BE"/>
        </w:rPr>
      </w:pPr>
      <w:r>
        <w:object w:dxaOrig="4700" w:dyaOrig="4704" w14:anchorId="1B6C648A">
          <v:shape id="_x0000_i1151" type="#_x0000_t75" style="width:154.5pt;height:153.4pt" o:ole="">
            <v:imagedata r:id="rId272" o:title=""/>
          </v:shape>
          <o:OLEObject Type="Embed" ProgID="CorelDRAW.Graphic.12" ShapeID="_x0000_i1151" DrawAspect="Content" ObjectID="_1587467544" r:id="rId273"/>
        </w:object>
      </w:r>
    </w:p>
    <w:p w14:paraId="34E82599" w14:textId="77777777" w:rsidR="00B90379" w:rsidRPr="00B914E9" w:rsidRDefault="00B90379" w:rsidP="00491320">
      <w:pPr>
        <w:pStyle w:val="01Title"/>
        <w:ind w:left="0"/>
        <w:jc w:val="both"/>
        <w:rPr>
          <w:b/>
          <w:sz w:val="24"/>
          <w:szCs w:val="24"/>
          <w:lang w:val="nl-BE"/>
        </w:rPr>
      </w:pPr>
    </w:p>
    <w:p w14:paraId="48F73AF8" w14:textId="77777777" w:rsidR="007C3049" w:rsidRPr="00EB69E2" w:rsidRDefault="007C3049" w:rsidP="00491320">
      <w:pPr>
        <w:pStyle w:val="01Title"/>
        <w:ind w:left="0"/>
        <w:jc w:val="both"/>
        <w:rPr>
          <w:sz w:val="20"/>
          <w:szCs w:val="20"/>
          <w:lang w:val="nl-BE"/>
        </w:rPr>
      </w:pPr>
      <w:r w:rsidRPr="00EB69E2">
        <w:rPr>
          <w:b/>
          <w:sz w:val="24"/>
          <w:szCs w:val="24"/>
          <w:lang w:val="nl-BE"/>
        </w:rPr>
        <w:t xml:space="preserve">+      </w:t>
      </w:r>
      <w:r w:rsidR="006B4903" w:rsidRPr="00EB69E2">
        <w:rPr>
          <w:b/>
          <w:sz w:val="24"/>
          <w:szCs w:val="24"/>
          <w:lang w:val="nl-BE"/>
        </w:rPr>
        <w:t xml:space="preserve">                 </w:t>
      </w:r>
      <w:r w:rsidRPr="00EB69E2">
        <w:rPr>
          <w:b/>
          <w:sz w:val="24"/>
          <w:szCs w:val="24"/>
          <w:lang w:val="nl-BE"/>
        </w:rPr>
        <w:t xml:space="preserve">  </w:t>
      </w:r>
      <w:r w:rsidR="0026539E">
        <w:rPr>
          <w:sz w:val="20"/>
          <w:szCs w:val="20"/>
          <w:lang w:val="nl-BE"/>
        </w:rPr>
        <w:t>0041.01</w:t>
      </w:r>
      <w:r w:rsidRPr="00EB69E2">
        <w:rPr>
          <w:sz w:val="20"/>
          <w:szCs w:val="20"/>
          <w:lang w:val="nl-BE"/>
        </w:rPr>
        <w:t xml:space="preserve"> b5b7</w:t>
      </w:r>
    </w:p>
    <w:p w14:paraId="4F9E1482" w14:textId="77777777" w:rsidR="00CE0DFF" w:rsidRPr="00EB69E2" w:rsidRDefault="00CE0DFF" w:rsidP="00491320">
      <w:pPr>
        <w:pStyle w:val="01Title"/>
        <w:ind w:left="0"/>
        <w:jc w:val="both"/>
        <w:rPr>
          <w:sz w:val="20"/>
          <w:szCs w:val="20"/>
          <w:lang w:val="nl-BE"/>
        </w:rPr>
      </w:pPr>
      <w:r w:rsidRPr="00EB69E2">
        <w:rPr>
          <w:lang w:val="nl-BE"/>
        </w:rPr>
        <w:tab/>
      </w:r>
    </w:p>
    <w:p w14:paraId="7E85A5F3" w14:textId="77777777" w:rsidR="00CE0DFF" w:rsidRPr="00BE18A4" w:rsidRDefault="00F0555D" w:rsidP="00491320">
      <w:pPr>
        <w:pStyle w:val="01Title"/>
        <w:ind w:left="0"/>
        <w:jc w:val="both"/>
        <w:rPr>
          <w:b/>
          <w:sz w:val="20"/>
          <w:szCs w:val="20"/>
          <w:lang w:val="nl-BE"/>
        </w:rPr>
      </w:pPr>
      <w:r w:rsidRPr="00EB69E2">
        <w:rPr>
          <w:sz w:val="20"/>
          <w:szCs w:val="20"/>
          <w:lang w:val="nl-BE"/>
        </w:rPr>
        <w:tab/>
      </w:r>
      <w:r w:rsidR="00CE0DFF" w:rsidRPr="00EB69E2">
        <w:rPr>
          <w:b/>
          <w:sz w:val="20"/>
          <w:szCs w:val="20"/>
          <w:lang w:val="nl-BE"/>
        </w:rPr>
        <w:t>1.Pd8</w:t>
      </w:r>
      <w:r w:rsidR="00F579CF">
        <w:rPr>
          <w:b/>
          <w:sz w:val="20"/>
          <w:szCs w:val="20"/>
          <w:lang w:val="nl-BE"/>
        </w:rPr>
        <w:t>+</w:t>
      </w:r>
      <w:r w:rsidR="00CE0DFF" w:rsidRPr="00EB69E2">
        <w:rPr>
          <w:b/>
          <w:sz w:val="20"/>
          <w:szCs w:val="20"/>
          <w:lang w:val="nl-BE"/>
        </w:rPr>
        <w:tab/>
      </w:r>
      <w:r w:rsidR="00BE18A4">
        <w:rPr>
          <w:b/>
          <w:sz w:val="20"/>
          <w:szCs w:val="20"/>
          <w:lang w:val="nl-BE"/>
        </w:rPr>
        <w:tab/>
      </w:r>
      <w:r w:rsidR="00CE0DFF" w:rsidRPr="00BE18A4">
        <w:rPr>
          <w:b/>
          <w:sz w:val="20"/>
          <w:szCs w:val="20"/>
          <w:lang w:val="nl-BE"/>
        </w:rPr>
        <w:t>Ka8</w:t>
      </w:r>
    </w:p>
    <w:p w14:paraId="683C5C9A" w14:textId="77777777" w:rsidR="00CE0DFF" w:rsidRPr="00BE18A4" w:rsidRDefault="00CE0DFF" w:rsidP="00491320">
      <w:pPr>
        <w:pStyle w:val="01Title"/>
        <w:ind w:left="0"/>
        <w:jc w:val="both"/>
        <w:rPr>
          <w:b/>
          <w:sz w:val="20"/>
          <w:szCs w:val="20"/>
          <w:lang w:val="nl-BE"/>
        </w:rPr>
      </w:pPr>
      <w:r w:rsidRPr="00BE18A4">
        <w:rPr>
          <w:b/>
          <w:sz w:val="20"/>
          <w:szCs w:val="20"/>
          <w:lang w:val="nl-BE"/>
        </w:rPr>
        <w:tab/>
        <w:t>2.Le4+</w:t>
      </w:r>
      <w:r w:rsidRPr="00BE18A4">
        <w:rPr>
          <w:b/>
          <w:sz w:val="20"/>
          <w:szCs w:val="20"/>
          <w:lang w:val="nl-BE"/>
        </w:rPr>
        <w:tab/>
      </w:r>
      <w:r w:rsidRPr="00BE18A4">
        <w:rPr>
          <w:b/>
          <w:sz w:val="20"/>
          <w:szCs w:val="20"/>
          <w:lang w:val="nl-BE"/>
        </w:rPr>
        <w:tab/>
        <w:t>Kb8</w:t>
      </w:r>
    </w:p>
    <w:p w14:paraId="6EB96D90" w14:textId="77777777" w:rsidR="00CE0DFF" w:rsidRPr="00BE18A4" w:rsidRDefault="00CE0DFF" w:rsidP="00491320">
      <w:pPr>
        <w:pStyle w:val="01Title"/>
        <w:ind w:left="0"/>
        <w:jc w:val="both"/>
        <w:rPr>
          <w:b/>
          <w:sz w:val="20"/>
          <w:szCs w:val="20"/>
          <w:lang w:val="nl-BE"/>
        </w:rPr>
      </w:pPr>
      <w:r w:rsidRPr="00BE18A4">
        <w:rPr>
          <w:b/>
          <w:sz w:val="20"/>
          <w:szCs w:val="20"/>
          <w:lang w:val="nl-BE"/>
        </w:rPr>
        <w:tab/>
        <w:t>3.Pc6+</w:t>
      </w:r>
      <w:r w:rsidRPr="00BE18A4">
        <w:rPr>
          <w:b/>
          <w:sz w:val="20"/>
          <w:szCs w:val="20"/>
          <w:lang w:val="nl-BE"/>
        </w:rPr>
        <w:tab/>
      </w:r>
      <w:r w:rsidRPr="00BE18A4">
        <w:rPr>
          <w:b/>
          <w:sz w:val="20"/>
          <w:szCs w:val="20"/>
          <w:lang w:val="nl-BE"/>
        </w:rPr>
        <w:tab/>
        <w:t>Kc8</w:t>
      </w:r>
    </w:p>
    <w:p w14:paraId="5AAD238C" w14:textId="77777777" w:rsidR="00CE0DFF" w:rsidRPr="00BE18A4" w:rsidRDefault="00CE0DFF" w:rsidP="00491320">
      <w:pPr>
        <w:pStyle w:val="01Title"/>
        <w:ind w:left="0"/>
        <w:jc w:val="both"/>
        <w:rPr>
          <w:b/>
          <w:sz w:val="20"/>
          <w:szCs w:val="20"/>
          <w:lang w:val="nl-BE"/>
        </w:rPr>
      </w:pPr>
      <w:r w:rsidRPr="00BE18A4">
        <w:rPr>
          <w:b/>
          <w:sz w:val="20"/>
          <w:szCs w:val="20"/>
          <w:lang w:val="nl-BE"/>
        </w:rPr>
        <w:tab/>
        <w:t>4.Lf5+</w:t>
      </w:r>
      <w:r w:rsidRPr="00BE18A4">
        <w:rPr>
          <w:b/>
          <w:sz w:val="20"/>
          <w:szCs w:val="20"/>
          <w:lang w:val="nl-BE"/>
        </w:rPr>
        <w:tab/>
      </w:r>
      <w:r w:rsidRPr="00BE18A4">
        <w:rPr>
          <w:b/>
          <w:sz w:val="20"/>
          <w:szCs w:val="20"/>
          <w:lang w:val="nl-BE"/>
        </w:rPr>
        <w:tab/>
        <w:t>Kb7</w:t>
      </w:r>
    </w:p>
    <w:p w14:paraId="3F39A3FA" w14:textId="77777777" w:rsidR="00A42FC7" w:rsidRPr="00DC7F90" w:rsidRDefault="0000113A" w:rsidP="00DB63F4">
      <w:pPr>
        <w:pStyle w:val="01Title"/>
        <w:ind w:left="0"/>
        <w:jc w:val="both"/>
        <w:rPr>
          <w:b/>
          <w:sz w:val="20"/>
          <w:szCs w:val="20"/>
          <w:lang w:val="nl-BE"/>
        </w:rPr>
      </w:pPr>
      <w:r w:rsidRPr="00BE18A4">
        <w:rPr>
          <w:b/>
          <w:sz w:val="20"/>
          <w:szCs w:val="20"/>
          <w:lang w:val="nl-BE"/>
        </w:rPr>
        <w:tab/>
      </w:r>
      <w:r w:rsidRPr="0000113A">
        <w:rPr>
          <w:b/>
          <w:sz w:val="20"/>
          <w:szCs w:val="20"/>
          <w:lang w:val="nl-BE"/>
        </w:rPr>
        <w:t>5.Kc5</w:t>
      </w:r>
      <w:r w:rsidR="00A42FC7">
        <w:rPr>
          <w:b/>
          <w:sz w:val="20"/>
          <w:szCs w:val="20"/>
          <w:lang w:val="nl-BE"/>
        </w:rPr>
        <w:tab/>
      </w:r>
      <w:r w:rsidR="00A42FC7">
        <w:rPr>
          <w:b/>
          <w:sz w:val="20"/>
          <w:szCs w:val="20"/>
          <w:lang w:val="nl-BE"/>
        </w:rPr>
        <w:tab/>
        <w:t>Lg8</w:t>
      </w:r>
    </w:p>
    <w:p w14:paraId="215479CD" w14:textId="77777777" w:rsidR="00A42FC7" w:rsidRDefault="00A42FC7" w:rsidP="00DB63F4">
      <w:pPr>
        <w:pStyle w:val="01Title"/>
        <w:ind w:left="0"/>
        <w:jc w:val="both"/>
        <w:rPr>
          <w:b/>
          <w:sz w:val="20"/>
          <w:szCs w:val="20"/>
          <w:lang w:val="nl-BE"/>
        </w:rPr>
      </w:pPr>
      <w:r>
        <w:rPr>
          <w:b/>
          <w:sz w:val="20"/>
          <w:szCs w:val="20"/>
          <w:lang w:val="nl-BE"/>
        </w:rPr>
        <w:tab/>
        <w:t>6.Lb1</w:t>
      </w:r>
    </w:p>
    <w:p w14:paraId="40D167FE" w14:textId="77777777" w:rsidR="00DC7F90" w:rsidRPr="00DC7F90" w:rsidRDefault="00DC7F90" w:rsidP="00DC7F90">
      <w:pPr>
        <w:pStyle w:val="01Title"/>
        <w:ind w:left="0"/>
        <w:jc w:val="both"/>
        <w:rPr>
          <w:sz w:val="20"/>
          <w:szCs w:val="20"/>
          <w:lang w:val="nl-BE"/>
        </w:rPr>
      </w:pPr>
      <w:r>
        <w:rPr>
          <w:sz w:val="20"/>
          <w:szCs w:val="20"/>
          <w:lang w:val="nl-BE"/>
        </w:rPr>
        <w:t>Een o</w:t>
      </w:r>
      <w:r w:rsidR="00F02239">
        <w:rPr>
          <w:sz w:val="20"/>
          <w:szCs w:val="20"/>
          <w:lang w:val="nl-BE"/>
        </w:rPr>
        <w:t>nnodige om</w:t>
      </w:r>
      <w:r>
        <w:rPr>
          <w:sz w:val="20"/>
          <w:szCs w:val="20"/>
          <w:lang w:val="nl-BE"/>
        </w:rPr>
        <w:t xml:space="preserve">weg is: </w:t>
      </w:r>
      <w:r w:rsidR="00A42FC7">
        <w:rPr>
          <w:sz w:val="20"/>
          <w:szCs w:val="20"/>
          <w:lang w:val="nl-BE"/>
        </w:rPr>
        <w:t>6.Le4</w:t>
      </w:r>
      <w:r>
        <w:rPr>
          <w:sz w:val="20"/>
          <w:szCs w:val="20"/>
          <w:lang w:val="nl-BE"/>
        </w:rPr>
        <w:t>?</w:t>
      </w:r>
      <w:r w:rsidR="00A42FC7">
        <w:rPr>
          <w:sz w:val="20"/>
          <w:szCs w:val="20"/>
          <w:lang w:val="nl-BE"/>
        </w:rPr>
        <w:t xml:space="preserve"> Ka6 7Ld3+ Kb7 8.Lb1</w:t>
      </w:r>
      <w:r w:rsidR="009B48D8">
        <w:rPr>
          <w:sz w:val="20"/>
          <w:szCs w:val="20"/>
          <w:lang w:val="nl-BE"/>
        </w:rPr>
        <w:t xml:space="preserve"> </w:t>
      </w:r>
      <w:r w:rsidR="00C30891">
        <w:rPr>
          <w:i/>
          <w:sz w:val="20"/>
          <w:szCs w:val="20"/>
          <w:lang w:val="nl-BE"/>
        </w:rPr>
        <w:t>(Z</w:t>
      </w:r>
      <w:r w:rsidR="002B3612">
        <w:rPr>
          <w:i/>
          <w:sz w:val="20"/>
          <w:szCs w:val="20"/>
          <w:lang w:val="nl-BE"/>
        </w:rPr>
        <w:t>ie zet</w:t>
      </w:r>
      <w:r w:rsidR="00450F61">
        <w:rPr>
          <w:i/>
          <w:sz w:val="20"/>
          <w:szCs w:val="20"/>
          <w:lang w:val="nl-BE"/>
        </w:rPr>
        <w:t xml:space="preserve"> 6.)</w:t>
      </w:r>
    </w:p>
    <w:p w14:paraId="3C8F4FCB" w14:textId="77777777" w:rsidR="00874D63" w:rsidRPr="00BE18A4" w:rsidRDefault="00874D63" w:rsidP="00DC7F90">
      <w:pPr>
        <w:pStyle w:val="01Title"/>
        <w:ind w:left="0"/>
        <w:jc w:val="both"/>
        <w:rPr>
          <w:sz w:val="20"/>
          <w:szCs w:val="20"/>
          <w:lang w:val="nl-BE"/>
        </w:rPr>
      </w:pPr>
      <w:r>
        <w:rPr>
          <w:sz w:val="20"/>
          <w:szCs w:val="20"/>
          <w:lang w:val="nl-BE"/>
        </w:rPr>
        <w:t xml:space="preserve"> </w:t>
      </w:r>
      <w:r w:rsidR="00FC09E5">
        <w:rPr>
          <w:sz w:val="20"/>
          <w:szCs w:val="20"/>
          <w:lang w:val="nl-BE"/>
        </w:rPr>
        <w:t xml:space="preserve">         </w:t>
      </w:r>
      <w:r>
        <w:rPr>
          <w:b/>
          <w:sz w:val="20"/>
          <w:szCs w:val="20"/>
          <w:lang w:val="nl-BE"/>
        </w:rPr>
        <w:t>6…</w:t>
      </w:r>
      <w:r>
        <w:rPr>
          <w:b/>
          <w:sz w:val="20"/>
          <w:szCs w:val="20"/>
          <w:lang w:val="nl-BE"/>
        </w:rPr>
        <w:tab/>
      </w:r>
      <w:r>
        <w:rPr>
          <w:b/>
          <w:sz w:val="20"/>
          <w:szCs w:val="20"/>
          <w:lang w:val="nl-BE"/>
        </w:rPr>
        <w:tab/>
        <w:t>Ka6</w:t>
      </w:r>
    </w:p>
    <w:p w14:paraId="60F4F463" w14:textId="77777777" w:rsidR="00874D63" w:rsidRDefault="00965263" w:rsidP="00A42FC7">
      <w:pPr>
        <w:pStyle w:val="01Title"/>
        <w:ind w:left="0"/>
        <w:jc w:val="both"/>
        <w:rPr>
          <w:b/>
          <w:sz w:val="20"/>
          <w:szCs w:val="20"/>
          <w:lang w:val="nl-BE"/>
        </w:rPr>
      </w:pPr>
      <w:r>
        <w:rPr>
          <w:b/>
          <w:sz w:val="20"/>
          <w:szCs w:val="20"/>
          <w:lang w:val="nl-BE"/>
        </w:rPr>
        <w:tab/>
        <w:t>7.Le4</w:t>
      </w:r>
      <w:r>
        <w:rPr>
          <w:b/>
          <w:sz w:val="20"/>
          <w:szCs w:val="20"/>
          <w:lang w:val="nl-BE"/>
        </w:rPr>
        <w:tab/>
      </w:r>
      <w:r>
        <w:rPr>
          <w:b/>
          <w:sz w:val="20"/>
          <w:szCs w:val="20"/>
          <w:lang w:val="nl-BE"/>
        </w:rPr>
        <w:tab/>
        <w:t>Le6</w:t>
      </w:r>
      <w:r w:rsidR="00874D63">
        <w:rPr>
          <w:b/>
          <w:sz w:val="20"/>
          <w:szCs w:val="20"/>
          <w:lang w:val="nl-BE"/>
        </w:rPr>
        <w:tab/>
        <w:t>8.Ld3+</w:t>
      </w:r>
      <w:r w:rsidR="00874D63">
        <w:rPr>
          <w:b/>
          <w:sz w:val="20"/>
          <w:szCs w:val="20"/>
          <w:lang w:val="nl-BE"/>
        </w:rPr>
        <w:tab/>
      </w:r>
      <w:r w:rsidR="00874D63">
        <w:rPr>
          <w:b/>
          <w:sz w:val="20"/>
          <w:szCs w:val="20"/>
          <w:lang w:val="nl-BE"/>
        </w:rPr>
        <w:tab/>
        <w:t>Kb7</w:t>
      </w:r>
    </w:p>
    <w:p w14:paraId="30506B68" w14:textId="77777777" w:rsidR="00FC09E5" w:rsidRDefault="00965263" w:rsidP="00A42FC7">
      <w:pPr>
        <w:pStyle w:val="01Title"/>
        <w:ind w:left="0"/>
        <w:jc w:val="both"/>
        <w:rPr>
          <w:b/>
          <w:sz w:val="20"/>
          <w:szCs w:val="20"/>
          <w:lang w:val="nl-BE"/>
        </w:rPr>
      </w:pPr>
      <w:r>
        <w:rPr>
          <w:b/>
          <w:sz w:val="20"/>
          <w:szCs w:val="20"/>
          <w:lang w:val="nl-BE"/>
        </w:rPr>
        <w:tab/>
        <w:t>9.Pd8+</w:t>
      </w:r>
      <w:r>
        <w:rPr>
          <w:b/>
          <w:sz w:val="20"/>
          <w:szCs w:val="20"/>
          <w:lang w:val="nl-BE"/>
        </w:rPr>
        <w:tab/>
      </w:r>
      <w:r>
        <w:rPr>
          <w:b/>
          <w:sz w:val="20"/>
          <w:szCs w:val="20"/>
          <w:lang w:val="nl-BE"/>
        </w:rPr>
        <w:tab/>
        <w:t>Kc</w:t>
      </w:r>
      <w:r w:rsidR="00874D63">
        <w:rPr>
          <w:b/>
          <w:sz w:val="20"/>
          <w:szCs w:val="20"/>
          <w:lang w:val="nl-BE"/>
        </w:rPr>
        <w:t>8</w:t>
      </w:r>
    </w:p>
    <w:p w14:paraId="18354EC6" w14:textId="77777777" w:rsidR="00874D63" w:rsidRDefault="00FC09E5" w:rsidP="00A42FC7">
      <w:pPr>
        <w:pStyle w:val="01Title"/>
        <w:ind w:left="0"/>
        <w:jc w:val="both"/>
        <w:rPr>
          <w:b/>
          <w:sz w:val="20"/>
          <w:szCs w:val="20"/>
          <w:lang w:val="nl-BE"/>
        </w:rPr>
      </w:pPr>
      <w:r>
        <w:rPr>
          <w:b/>
          <w:sz w:val="20"/>
          <w:szCs w:val="20"/>
          <w:lang w:val="nl-BE"/>
        </w:rPr>
        <w:t xml:space="preserve">        </w:t>
      </w:r>
      <w:r w:rsidR="00965263">
        <w:rPr>
          <w:b/>
          <w:sz w:val="20"/>
          <w:szCs w:val="20"/>
          <w:lang w:val="nl-BE"/>
        </w:rPr>
        <w:t>10.Pxe6</w:t>
      </w:r>
    </w:p>
    <w:p w14:paraId="501BBB2D" w14:textId="77777777" w:rsidR="00AB24D8" w:rsidRDefault="00AB24D8" w:rsidP="00A42FC7">
      <w:pPr>
        <w:pStyle w:val="01Title"/>
        <w:ind w:left="0"/>
        <w:jc w:val="both"/>
        <w:rPr>
          <w:sz w:val="20"/>
          <w:szCs w:val="20"/>
          <w:lang w:val="nl-BE"/>
        </w:rPr>
      </w:pPr>
      <w:r>
        <w:rPr>
          <w:sz w:val="20"/>
          <w:szCs w:val="20"/>
          <w:lang w:val="nl-BE"/>
        </w:rPr>
        <w:t>En wit wint.</w:t>
      </w:r>
    </w:p>
    <w:p w14:paraId="52E87E7F" w14:textId="77777777" w:rsidR="00955B51" w:rsidRDefault="00955B51" w:rsidP="00A42FC7">
      <w:pPr>
        <w:pStyle w:val="01Title"/>
        <w:ind w:left="0"/>
        <w:jc w:val="both"/>
        <w:rPr>
          <w:sz w:val="20"/>
          <w:szCs w:val="20"/>
          <w:lang w:val="nl-BE"/>
        </w:rPr>
      </w:pPr>
    </w:p>
    <w:p w14:paraId="3C499D1D" w14:textId="77777777" w:rsidR="009A3810" w:rsidRDefault="00B83B2B" w:rsidP="00A42FC7">
      <w:pPr>
        <w:pStyle w:val="01Title"/>
        <w:ind w:left="0"/>
        <w:jc w:val="both"/>
        <w:rPr>
          <w:sz w:val="20"/>
          <w:szCs w:val="20"/>
          <w:lang w:val="nl-BE"/>
        </w:rPr>
      </w:pPr>
      <w:r>
        <w:rPr>
          <w:sz w:val="20"/>
          <w:szCs w:val="20"/>
          <w:lang w:val="nl-BE"/>
        </w:rPr>
        <w:t>Het</w:t>
      </w:r>
      <w:r w:rsidR="003F5050">
        <w:rPr>
          <w:sz w:val="20"/>
          <w:szCs w:val="20"/>
          <w:lang w:val="nl-BE"/>
        </w:rPr>
        <w:t xml:space="preserve"> is een fijne </w:t>
      </w:r>
      <w:r w:rsidR="007C0328">
        <w:rPr>
          <w:sz w:val="20"/>
          <w:szCs w:val="20"/>
          <w:lang w:val="nl-BE"/>
        </w:rPr>
        <w:t xml:space="preserve">verrijking </w:t>
      </w:r>
      <w:r w:rsidR="00AB24D8">
        <w:rPr>
          <w:sz w:val="20"/>
          <w:szCs w:val="20"/>
          <w:lang w:val="nl-BE"/>
        </w:rPr>
        <w:t>van een  werk</w:t>
      </w:r>
      <w:r w:rsidR="003F5050">
        <w:rPr>
          <w:sz w:val="20"/>
          <w:szCs w:val="20"/>
          <w:lang w:val="nl-BE"/>
        </w:rPr>
        <w:t>je van Missiaen</w:t>
      </w:r>
      <w:r w:rsidR="00AB24D8">
        <w:rPr>
          <w:sz w:val="20"/>
          <w:szCs w:val="20"/>
          <w:lang w:val="nl-BE"/>
        </w:rPr>
        <w:t xml:space="preserve"> en mezelf</w:t>
      </w:r>
      <w:r w:rsidR="003F5050">
        <w:rPr>
          <w:sz w:val="20"/>
          <w:szCs w:val="20"/>
          <w:lang w:val="nl-BE"/>
        </w:rPr>
        <w:t xml:space="preserve">: </w:t>
      </w:r>
      <w:r w:rsidR="00AB24D8" w:rsidRPr="00AB24D8">
        <w:rPr>
          <w:sz w:val="20"/>
          <w:szCs w:val="20"/>
          <w:lang w:val="nl-BE"/>
        </w:rPr>
        <w:t>Kc5 Lf5 Pc4 / Kb7 Lg8 b4 c7 +</w:t>
      </w:r>
      <w:r w:rsidR="000F5371">
        <w:rPr>
          <w:sz w:val="20"/>
          <w:szCs w:val="20"/>
          <w:lang w:val="nl-BE"/>
        </w:rPr>
        <w:t>, dat U kunt terugvinden in dit boek.</w:t>
      </w:r>
    </w:p>
    <w:p w14:paraId="6F1D263E" w14:textId="77777777" w:rsidR="00E64CD8" w:rsidRDefault="0002382A" w:rsidP="00A42FC7">
      <w:pPr>
        <w:pStyle w:val="01Title"/>
        <w:ind w:left="0"/>
        <w:jc w:val="both"/>
        <w:rPr>
          <w:sz w:val="20"/>
          <w:szCs w:val="20"/>
          <w:lang w:val="nl-BE"/>
        </w:rPr>
      </w:pPr>
      <w:r>
        <w:rPr>
          <w:sz w:val="20"/>
          <w:szCs w:val="20"/>
          <w:lang w:val="nl-BE"/>
        </w:rPr>
        <w:t xml:space="preserve">Zie studie </w:t>
      </w:r>
      <w:r w:rsidR="00963C12" w:rsidRPr="00896238">
        <w:rPr>
          <w:sz w:val="20"/>
          <w:szCs w:val="20"/>
          <w:lang w:val="nl-BE"/>
        </w:rPr>
        <w:t xml:space="preserve">- </w:t>
      </w:r>
      <w:r w:rsidR="00BF06DD" w:rsidRPr="00896238">
        <w:rPr>
          <w:sz w:val="20"/>
          <w:szCs w:val="20"/>
          <w:lang w:val="nl-BE"/>
        </w:rPr>
        <w:t>173</w:t>
      </w:r>
      <w:r w:rsidR="00963C12" w:rsidRPr="00896238">
        <w:rPr>
          <w:sz w:val="20"/>
          <w:szCs w:val="20"/>
          <w:lang w:val="nl-BE"/>
        </w:rPr>
        <w:t xml:space="preserve"> -.</w:t>
      </w:r>
    </w:p>
    <w:p w14:paraId="4C510804" w14:textId="77777777" w:rsidR="00E64CD8" w:rsidRDefault="00E64CD8" w:rsidP="00A42FC7">
      <w:pPr>
        <w:pStyle w:val="01Title"/>
        <w:ind w:left="0"/>
        <w:jc w:val="both"/>
        <w:rPr>
          <w:sz w:val="20"/>
          <w:szCs w:val="20"/>
          <w:lang w:val="nl-BE"/>
        </w:rPr>
      </w:pPr>
    </w:p>
    <w:p w14:paraId="5BAD6615" w14:textId="77777777" w:rsidR="00DC7F90" w:rsidRDefault="00DC7F90" w:rsidP="00A42FC7">
      <w:pPr>
        <w:pStyle w:val="01Title"/>
        <w:ind w:left="0"/>
        <w:jc w:val="both"/>
        <w:rPr>
          <w:sz w:val="20"/>
          <w:szCs w:val="20"/>
          <w:lang w:val="nl-BE"/>
        </w:rPr>
      </w:pPr>
    </w:p>
    <w:p w14:paraId="26320B4C" w14:textId="77777777" w:rsidR="00DC7F90" w:rsidRDefault="00DC7F90" w:rsidP="00A42FC7">
      <w:pPr>
        <w:pStyle w:val="01Title"/>
        <w:ind w:left="0"/>
        <w:jc w:val="both"/>
        <w:rPr>
          <w:sz w:val="20"/>
          <w:szCs w:val="20"/>
          <w:lang w:val="nl-BE"/>
        </w:rPr>
      </w:pPr>
    </w:p>
    <w:p w14:paraId="68E82A04" w14:textId="77777777" w:rsidR="00BF7BA3" w:rsidRDefault="00BF7BA3" w:rsidP="00A42FC7">
      <w:pPr>
        <w:pStyle w:val="01Title"/>
        <w:ind w:left="0"/>
        <w:jc w:val="both"/>
        <w:rPr>
          <w:sz w:val="20"/>
          <w:szCs w:val="20"/>
          <w:lang w:val="nl-BE"/>
        </w:rPr>
      </w:pPr>
    </w:p>
    <w:p w14:paraId="2DA0B944" w14:textId="77777777" w:rsidR="00160A79" w:rsidRPr="00C51E8A" w:rsidRDefault="00C51E8A" w:rsidP="00A42FC7">
      <w:pPr>
        <w:pStyle w:val="01Title"/>
        <w:ind w:left="0"/>
        <w:jc w:val="both"/>
        <w:rPr>
          <w:sz w:val="20"/>
          <w:szCs w:val="20"/>
          <w:lang w:val="nl-BE"/>
        </w:rPr>
      </w:pPr>
      <w:r>
        <w:rPr>
          <w:sz w:val="20"/>
          <w:szCs w:val="20"/>
          <w:lang w:val="nl-BE"/>
        </w:rPr>
        <w:t>Dit ultraminiatuurtje is</w:t>
      </w:r>
      <w:r w:rsidR="00D061F8">
        <w:rPr>
          <w:sz w:val="20"/>
          <w:szCs w:val="20"/>
          <w:lang w:val="nl-BE"/>
        </w:rPr>
        <w:t xml:space="preserve"> </w:t>
      </w:r>
      <w:r w:rsidR="000F5371">
        <w:rPr>
          <w:sz w:val="20"/>
          <w:szCs w:val="20"/>
          <w:lang w:val="nl-BE"/>
        </w:rPr>
        <w:t>ontstaan op</w:t>
      </w:r>
      <w:r w:rsidR="00A63DDD">
        <w:rPr>
          <w:sz w:val="20"/>
          <w:szCs w:val="20"/>
          <w:lang w:val="nl-BE"/>
        </w:rPr>
        <w:t xml:space="preserve"> </w:t>
      </w:r>
      <w:r w:rsidR="00AB24D8">
        <w:rPr>
          <w:sz w:val="20"/>
          <w:szCs w:val="20"/>
          <w:lang w:val="nl-BE"/>
        </w:rPr>
        <w:t xml:space="preserve">zoek naar </w:t>
      </w:r>
      <w:r w:rsidR="00DF3E89">
        <w:rPr>
          <w:sz w:val="20"/>
          <w:szCs w:val="20"/>
          <w:lang w:val="nl-BE"/>
        </w:rPr>
        <w:t>een correc</w:t>
      </w:r>
      <w:r w:rsidR="00AB24D8">
        <w:rPr>
          <w:sz w:val="20"/>
          <w:szCs w:val="20"/>
          <w:lang w:val="nl-BE"/>
        </w:rPr>
        <w:t>tie</w:t>
      </w:r>
      <w:r w:rsidR="00160A79">
        <w:rPr>
          <w:sz w:val="20"/>
          <w:szCs w:val="20"/>
          <w:lang w:val="nl-BE"/>
        </w:rPr>
        <w:t xml:space="preserve"> </w:t>
      </w:r>
      <w:r w:rsidR="00AB24D8">
        <w:rPr>
          <w:sz w:val="20"/>
          <w:szCs w:val="20"/>
          <w:lang w:val="nl-BE"/>
        </w:rPr>
        <w:t>van</w:t>
      </w:r>
      <w:r w:rsidR="00396FDD">
        <w:rPr>
          <w:sz w:val="20"/>
          <w:szCs w:val="20"/>
          <w:lang w:val="nl-BE"/>
        </w:rPr>
        <w:t xml:space="preserve"> de 2</w:t>
      </w:r>
      <w:r w:rsidR="00396FDD" w:rsidRPr="00396FDD">
        <w:rPr>
          <w:sz w:val="20"/>
          <w:szCs w:val="20"/>
          <w:vertAlign w:val="superscript"/>
          <w:lang w:val="nl-BE"/>
        </w:rPr>
        <w:t>de</w:t>
      </w:r>
      <w:r w:rsidR="00396FDD">
        <w:rPr>
          <w:sz w:val="20"/>
          <w:szCs w:val="20"/>
          <w:lang w:val="nl-BE"/>
        </w:rPr>
        <w:t xml:space="preserve"> Prijs</w:t>
      </w:r>
      <w:r w:rsidR="00D061F8">
        <w:rPr>
          <w:sz w:val="20"/>
          <w:szCs w:val="20"/>
          <w:lang w:val="nl-BE"/>
        </w:rPr>
        <w:t xml:space="preserve"> van </w:t>
      </w:r>
      <w:r w:rsidR="00AB24D8">
        <w:rPr>
          <w:sz w:val="20"/>
          <w:szCs w:val="20"/>
          <w:lang w:val="nl-BE"/>
        </w:rPr>
        <w:t>Kury</w:t>
      </w:r>
      <w:r w:rsidR="002C5EA7">
        <w:rPr>
          <w:sz w:val="20"/>
          <w:szCs w:val="20"/>
          <w:lang w:val="nl-BE"/>
        </w:rPr>
        <w:t>atnikov</w:t>
      </w:r>
      <w:r w:rsidR="00DF3E89">
        <w:rPr>
          <w:sz w:val="20"/>
          <w:szCs w:val="20"/>
          <w:lang w:val="nl-BE"/>
        </w:rPr>
        <w:t>,</w:t>
      </w:r>
      <w:r>
        <w:rPr>
          <w:sz w:val="20"/>
          <w:szCs w:val="20"/>
          <w:lang w:val="nl-BE"/>
        </w:rPr>
        <w:t xml:space="preserve"> in het</w:t>
      </w:r>
      <w:r w:rsidR="00396FDD">
        <w:rPr>
          <w:sz w:val="20"/>
          <w:szCs w:val="20"/>
          <w:lang w:val="nl-BE"/>
        </w:rPr>
        <w:t xml:space="preserve"> </w:t>
      </w:r>
      <w:r w:rsidR="00D061F8">
        <w:rPr>
          <w:i/>
          <w:sz w:val="20"/>
          <w:szCs w:val="20"/>
          <w:lang w:val="nl-BE"/>
        </w:rPr>
        <w:t>S</w:t>
      </w:r>
      <w:r>
        <w:rPr>
          <w:i/>
          <w:sz w:val="20"/>
          <w:szCs w:val="20"/>
          <w:lang w:val="nl-BE"/>
        </w:rPr>
        <w:t>a-rychev Mem.</w:t>
      </w:r>
      <w:r w:rsidR="002C5EA7">
        <w:rPr>
          <w:i/>
          <w:sz w:val="20"/>
          <w:szCs w:val="20"/>
          <w:lang w:val="nl-BE"/>
        </w:rPr>
        <w:t>Tny</w:t>
      </w:r>
      <w:r w:rsidR="000F5371">
        <w:rPr>
          <w:i/>
          <w:sz w:val="20"/>
          <w:szCs w:val="20"/>
          <w:lang w:val="nl-BE"/>
        </w:rPr>
        <w:t xml:space="preserve"> </w:t>
      </w:r>
      <w:r w:rsidR="000F5371">
        <w:rPr>
          <w:sz w:val="20"/>
          <w:szCs w:val="20"/>
          <w:lang w:val="nl-BE"/>
        </w:rPr>
        <w:t>(1988.)</w:t>
      </w:r>
      <w:r w:rsidR="002C5EA7">
        <w:rPr>
          <w:i/>
          <w:sz w:val="20"/>
          <w:szCs w:val="20"/>
          <w:lang w:val="nl-BE"/>
        </w:rPr>
        <w:t xml:space="preserve"> </w:t>
      </w:r>
    </w:p>
    <w:p w14:paraId="09F02911" w14:textId="77777777" w:rsidR="00DF3E89" w:rsidRDefault="00160A79" w:rsidP="00A42FC7">
      <w:pPr>
        <w:pStyle w:val="01Title"/>
        <w:ind w:left="0"/>
        <w:jc w:val="both"/>
        <w:rPr>
          <w:sz w:val="20"/>
          <w:szCs w:val="20"/>
          <w:lang w:val="nl-BE"/>
        </w:rPr>
      </w:pPr>
      <w:r>
        <w:rPr>
          <w:sz w:val="20"/>
          <w:szCs w:val="20"/>
          <w:lang w:val="nl-BE"/>
        </w:rPr>
        <w:t xml:space="preserve"> </w:t>
      </w:r>
    </w:p>
    <w:p w14:paraId="5D642FF7" w14:textId="77777777" w:rsidR="00FA0D92" w:rsidRPr="00BE36C2" w:rsidRDefault="00FA0D92" w:rsidP="00A42FC7">
      <w:pPr>
        <w:pStyle w:val="01Title"/>
        <w:ind w:left="0"/>
        <w:jc w:val="both"/>
        <w:rPr>
          <w:sz w:val="18"/>
          <w:szCs w:val="18"/>
          <w:lang w:val="en-GB"/>
        </w:rPr>
      </w:pPr>
      <w:r w:rsidRPr="00BE36C2">
        <w:rPr>
          <w:sz w:val="18"/>
          <w:szCs w:val="18"/>
          <w:lang w:val="en-GB"/>
        </w:rPr>
        <w:t>Kc3 Lh7 Pg4 a2 /</w:t>
      </w:r>
      <w:r w:rsidR="003E139A" w:rsidRPr="00BE36C2">
        <w:rPr>
          <w:sz w:val="18"/>
          <w:szCs w:val="18"/>
          <w:lang w:val="en-GB"/>
        </w:rPr>
        <w:t xml:space="preserve"> </w:t>
      </w:r>
      <w:r w:rsidRPr="00BE36C2">
        <w:rPr>
          <w:sz w:val="18"/>
          <w:szCs w:val="18"/>
          <w:lang w:val="en-GB"/>
        </w:rPr>
        <w:t>Kb8 Lb7 Pa3 c7 +</w:t>
      </w:r>
    </w:p>
    <w:p w14:paraId="6790F8CF" w14:textId="77777777" w:rsidR="00FA0D92" w:rsidRPr="003E139A" w:rsidRDefault="00FA0D92" w:rsidP="00A42FC7">
      <w:pPr>
        <w:pStyle w:val="01Title"/>
        <w:ind w:left="0"/>
        <w:jc w:val="both"/>
        <w:rPr>
          <w:b/>
          <w:sz w:val="18"/>
          <w:szCs w:val="18"/>
          <w:lang w:val="en-GB"/>
        </w:rPr>
      </w:pPr>
    </w:p>
    <w:p w14:paraId="3FA6147C" w14:textId="77777777" w:rsidR="00D61D54" w:rsidRPr="003971AC" w:rsidRDefault="00FA0D92" w:rsidP="00A42FC7">
      <w:pPr>
        <w:pStyle w:val="01Title"/>
        <w:ind w:left="0"/>
        <w:jc w:val="both"/>
        <w:rPr>
          <w:sz w:val="20"/>
          <w:szCs w:val="20"/>
          <w:lang w:val="nl-BE"/>
        </w:rPr>
      </w:pPr>
      <w:r w:rsidRPr="0073548E">
        <w:rPr>
          <w:sz w:val="20"/>
          <w:szCs w:val="20"/>
          <w:lang w:val="en-GB"/>
        </w:rPr>
        <w:t xml:space="preserve">1.Kb4 Pc4 2.Kxc4 Lc8 </w:t>
      </w:r>
      <w:r w:rsidR="002E4B32" w:rsidRPr="0073548E">
        <w:rPr>
          <w:sz w:val="20"/>
          <w:szCs w:val="20"/>
          <w:lang w:val="en-GB"/>
        </w:rPr>
        <w:t xml:space="preserve">3.Pe5 Le6+ 4.Kb5 Lxa2 5.Pc6+ Kb7 6.Le4 </w:t>
      </w:r>
      <w:r w:rsidR="002E4B32" w:rsidRPr="007C4839">
        <w:rPr>
          <w:sz w:val="20"/>
          <w:szCs w:val="20"/>
          <w:lang w:val="en-GB"/>
        </w:rPr>
        <w:t>Kc8 7.Lf5+ Kb7 8.Kc5 Lg8 9.Lb1</w:t>
      </w:r>
      <w:r w:rsidR="001D5847" w:rsidRPr="007C4839">
        <w:rPr>
          <w:sz w:val="20"/>
          <w:szCs w:val="20"/>
          <w:lang w:val="en-GB"/>
        </w:rPr>
        <w:t xml:space="preserve"> </w:t>
      </w:r>
      <w:r w:rsidR="000F624C" w:rsidRPr="007C4839">
        <w:rPr>
          <w:sz w:val="20"/>
          <w:szCs w:val="20"/>
          <w:lang w:val="en-GB"/>
        </w:rPr>
        <w:t xml:space="preserve">Ka6 10.Le4 </w:t>
      </w:r>
      <w:r w:rsidR="00436FDA" w:rsidRPr="00436FDA">
        <w:rPr>
          <w:b/>
          <w:sz w:val="20"/>
          <w:szCs w:val="20"/>
          <w:lang w:val="en-GB"/>
        </w:rPr>
        <w:t>10...</w:t>
      </w:r>
      <w:r w:rsidR="000F624C" w:rsidRPr="007C4839">
        <w:rPr>
          <w:b/>
          <w:sz w:val="20"/>
          <w:szCs w:val="20"/>
          <w:lang w:val="en-GB"/>
        </w:rPr>
        <w:t>Lb3</w:t>
      </w:r>
      <w:r w:rsidR="009C096F" w:rsidRPr="007C4839">
        <w:rPr>
          <w:b/>
          <w:sz w:val="20"/>
          <w:szCs w:val="20"/>
          <w:lang w:val="en-GB"/>
        </w:rPr>
        <w:t>?</w:t>
      </w:r>
      <w:r w:rsidR="000F624C" w:rsidRPr="007C4839">
        <w:rPr>
          <w:sz w:val="20"/>
          <w:szCs w:val="20"/>
          <w:lang w:val="en-GB"/>
        </w:rPr>
        <w:t xml:space="preserve"> </w:t>
      </w:r>
      <w:r w:rsidR="003971AC" w:rsidRPr="007C4839">
        <w:rPr>
          <w:sz w:val="20"/>
          <w:szCs w:val="20"/>
          <w:lang w:val="en-GB"/>
        </w:rPr>
        <w:t xml:space="preserve"> </w:t>
      </w:r>
      <w:r w:rsidR="003971AC" w:rsidRPr="003971AC">
        <w:rPr>
          <w:sz w:val="20"/>
          <w:szCs w:val="20"/>
          <w:lang w:val="nl-BE"/>
        </w:rPr>
        <w:t>En nu:</w:t>
      </w:r>
    </w:p>
    <w:p w14:paraId="616CB97A" w14:textId="77777777" w:rsidR="00E64CD8" w:rsidRDefault="003971AC" w:rsidP="00586E21">
      <w:pPr>
        <w:pStyle w:val="01Title"/>
        <w:numPr>
          <w:ilvl w:val="0"/>
          <w:numId w:val="200"/>
        </w:numPr>
        <w:jc w:val="both"/>
        <w:rPr>
          <w:sz w:val="20"/>
          <w:szCs w:val="20"/>
          <w:lang w:val="nl-BE"/>
        </w:rPr>
      </w:pPr>
      <w:r w:rsidRPr="00436FDA">
        <w:rPr>
          <w:b/>
          <w:sz w:val="20"/>
          <w:szCs w:val="20"/>
          <w:lang w:val="nl-BE"/>
        </w:rPr>
        <w:t>11.Ld3+</w:t>
      </w:r>
      <w:r w:rsidRPr="004F5664">
        <w:rPr>
          <w:sz w:val="20"/>
          <w:szCs w:val="20"/>
          <w:lang w:val="nl-BE"/>
        </w:rPr>
        <w:t xml:space="preserve"> Kb7 12.Pa5</w:t>
      </w:r>
      <w:r w:rsidR="004F5664" w:rsidRPr="004F5664">
        <w:rPr>
          <w:sz w:val="20"/>
          <w:szCs w:val="20"/>
          <w:lang w:val="nl-BE"/>
        </w:rPr>
        <w:t>+</w:t>
      </w:r>
      <w:r w:rsidRPr="004F5664">
        <w:rPr>
          <w:sz w:val="20"/>
          <w:szCs w:val="20"/>
          <w:lang w:val="nl-BE"/>
        </w:rPr>
        <w:t xml:space="preserve"> Ka6</w:t>
      </w:r>
      <w:r w:rsidR="004A41C2">
        <w:rPr>
          <w:sz w:val="20"/>
          <w:szCs w:val="20"/>
          <w:lang w:val="nl-BE"/>
        </w:rPr>
        <w:t xml:space="preserve"> </w:t>
      </w:r>
      <w:r w:rsidRPr="004F5664">
        <w:rPr>
          <w:sz w:val="20"/>
          <w:szCs w:val="20"/>
          <w:lang w:val="nl-BE"/>
        </w:rPr>
        <w:t xml:space="preserve">13.Pxb3. </w:t>
      </w:r>
      <w:r w:rsidR="004F5664">
        <w:rPr>
          <w:sz w:val="20"/>
          <w:szCs w:val="20"/>
          <w:lang w:val="nl-BE"/>
        </w:rPr>
        <w:t>Maar</w:t>
      </w:r>
      <w:r w:rsidR="004A41C2">
        <w:rPr>
          <w:sz w:val="20"/>
          <w:szCs w:val="20"/>
          <w:lang w:val="nl-BE"/>
        </w:rPr>
        <w:t xml:space="preserve"> ook:</w:t>
      </w:r>
    </w:p>
    <w:p w14:paraId="231474C2" w14:textId="77777777" w:rsidR="003971AC" w:rsidRPr="003971AC" w:rsidRDefault="003971AC" w:rsidP="00586E21">
      <w:pPr>
        <w:pStyle w:val="01Title"/>
        <w:numPr>
          <w:ilvl w:val="0"/>
          <w:numId w:val="200"/>
        </w:numPr>
        <w:jc w:val="both"/>
        <w:rPr>
          <w:sz w:val="20"/>
          <w:szCs w:val="20"/>
          <w:lang w:val="nl-BE"/>
        </w:rPr>
      </w:pPr>
      <w:r w:rsidRPr="00436FDA">
        <w:rPr>
          <w:b/>
          <w:sz w:val="20"/>
          <w:szCs w:val="20"/>
          <w:lang w:val="nl-BE"/>
        </w:rPr>
        <w:t>11.Lf5</w:t>
      </w:r>
      <w:r>
        <w:rPr>
          <w:sz w:val="20"/>
          <w:szCs w:val="20"/>
          <w:lang w:val="nl-BE"/>
        </w:rPr>
        <w:t xml:space="preserve"> Kb7 12.Pa5+ Ka6</w:t>
      </w:r>
      <w:r w:rsidR="004A41C2">
        <w:rPr>
          <w:sz w:val="20"/>
          <w:szCs w:val="20"/>
          <w:lang w:val="nl-BE"/>
        </w:rPr>
        <w:t xml:space="preserve"> </w:t>
      </w:r>
      <w:r w:rsidR="004F5664">
        <w:rPr>
          <w:sz w:val="20"/>
          <w:szCs w:val="20"/>
          <w:lang w:val="nl-BE"/>
        </w:rPr>
        <w:t>13.Pxb3</w:t>
      </w:r>
      <w:r w:rsidR="005434EA">
        <w:rPr>
          <w:sz w:val="20"/>
          <w:szCs w:val="20"/>
          <w:lang w:val="nl-BE"/>
        </w:rPr>
        <w:t xml:space="preserve"> is goed.</w:t>
      </w:r>
    </w:p>
    <w:p w14:paraId="62CFFE7B" w14:textId="77777777" w:rsidR="00193028" w:rsidRPr="009C096F" w:rsidRDefault="00B32DA6" w:rsidP="00B83B2B">
      <w:pPr>
        <w:pStyle w:val="01Title"/>
        <w:ind w:left="0"/>
        <w:jc w:val="both"/>
        <w:rPr>
          <w:sz w:val="20"/>
          <w:szCs w:val="20"/>
          <w:lang w:val="nl-BE"/>
        </w:rPr>
      </w:pPr>
      <w:r w:rsidRPr="00193028">
        <w:rPr>
          <w:sz w:val="20"/>
          <w:szCs w:val="20"/>
          <w:lang w:val="nl-BE"/>
        </w:rPr>
        <w:t>Dus</w:t>
      </w:r>
      <w:r w:rsidR="00DC7F90">
        <w:rPr>
          <w:sz w:val="20"/>
          <w:szCs w:val="20"/>
          <w:lang w:val="nl-BE"/>
        </w:rPr>
        <w:t xml:space="preserve"> neven</w:t>
      </w:r>
      <w:r w:rsidR="00AE1CE2" w:rsidRPr="00193028">
        <w:rPr>
          <w:sz w:val="20"/>
          <w:szCs w:val="20"/>
          <w:lang w:val="nl-BE"/>
        </w:rPr>
        <w:t>oplos</w:t>
      </w:r>
      <w:r w:rsidR="00DC7F90">
        <w:rPr>
          <w:sz w:val="20"/>
          <w:szCs w:val="20"/>
          <w:lang w:val="nl-BE"/>
        </w:rPr>
        <w:t>baar. D</w:t>
      </w:r>
      <w:r w:rsidR="00016720">
        <w:rPr>
          <w:sz w:val="20"/>
          <w:szCs w:val="20"/>
          <w:lang w:val="nl-BE"/>
        </w:rPr>
        <w:t>e betere zet</w:t>
      </w:r>
      <w:r w:rsidR="00193028" w:rsidRPr="009C096F">
        <w:rPr>
          <w:sz w:val="20"/>
          <w:szCs w:val="20"/>
          <w:lang w:val="nl-BE"/>
        </w:rPr>
        <w:t xml:space="preserve"> is</w:t>
      </w:r>
      <w:r w:rsidR="00E362E4">
        <w:rPr>
          <w:sz w:val="20"/>
          <w:szCs w:val="20"/>
          <w:lang w:val="nl-BE"/>
        </w:rPr>
        <w:t>:</w:t>
      </w:r>
      <w:r w:rsidR="009C096F" w:rsidRPr="009C096F">
        <w:rPr>
          <w:sz w:val="20"/>
          <w:szCs w:val="20"/>
          <w:lang w:val="nl-BE"/>
        </w:rPr>
        <w:t xml:space="preserve"> </w:t>
      </w:r>
      <w:r w:rsidR="009C096F" w:rsidRPr="004F5664">
        <w:rPr>
          <w:b/>
          <w:sz w:val="20"/>
          <w:szCs w:val="20"/>
          <w:lang w:val="nl-BE"/>
        </w:rPr>
        <w:t>10.</w:t>
      </w:r>
      <w:r w:rsidR="004F5664">
        <w:rPr>
          <w:b/>
          <w:sz w:val="20"/>
          <w:szCs w:val="20"/>
          <w:lang w:val="nl-BE"/>
        </w:rPr>
        <w:t>..</w:t>
      </w:r>
      <w:r w:rsidR="009C096F" w:rsidRPr="004F5664">
        <w:rPr>
          <w:b/>
          <w:sz w:val="20"/>
          <w:szCs w:val="20"/>
          <w:lang w:val="nl-BE"/>
        </w:rPr>
        <w:t>Le6</w:t>
      </w:r>
      <w:r w:rsidR="00E362E4">
        <w:rPr>
          <w:b/>
          <w:sz w:val="20"/>
          <w:szCs w:val="20"/>
          <w:lang w:val="nl-BE"/>
        </w:rPr>
        <w:t>!</w:t>
      </w:r>
      <w:r w:rsidR="009C096F" w:rsidRPr="009C096F">
        <w:rPr>
          <w:sz w:val="20"/>
          <w:szCs w:val="20"/>
          <w:lang w:val="nl-BE"/>
        </w:rPr>
        <w:t xml:space="preserve"> 11.Ld3+ Kb7 12.Pd8+ Kc8</w:t>
      </w:r>
      <w:r w:rsidR="000F5371">
        <w:rPr>
          <w:sz w:val="20"/>
          <w:szCs w:val="20"/>
          <w:lang w:val="nl-BE"/>
        </w:rPr>
        <w:t xml:space="preserve"> en</w:t>
      </w:r>
      <w:r w:rsidR="009C096F" w:rsidRPr="009C096F">
        <w:rPr>
          <w:sz w:val="20"/>
          <w:szCs w:val="20"/>
          <w:lang w:val="nl-BE"/>
        </w:rPr>
        <w:t xml:space="preserve"> 13.</w:t>
      </w:r>
      <w:r w:rsidR="00826F22">
        <w:rPr>
          <w:sz w:val="20"/>
          <w:szCs w:val="20"/>
          <w:lang w:val="nl-BE"/>
        </w:rPr>
        <w:t>P</w:t>
      </w:r>
      <w:r w:rsidR="009C096F">
        <w:rPr>
          <w:sz w:val="20"/>
          <w:szCs w:val="20"/>
          <w:lang w:val="nl-BE"/>
        </w:rPr>
        <w:t>xe6.</w:t>
      </w:r>
      <w:r w:rsidR="00193028" w:rsidRPr="009C096F">
        <w:rPr>
          <w:sz w:val="20"/>
          <w:szCs w:val="20"/>
          <w:lang w:val="nl-BE"/>
        </w:rPr>
        <w:t xml:space="preserve"> </w:t>
      </w:r>
    </w:p>
    <w:p w14:paraId="6062A3E0" w14:textId="77777777" w:rsidR="00193028" w:rsidRPr="009C096F" w:rsidRDefault="00193028" w:rsidP="00B83B2B">
      <w:pPr>
        <w:pStyle w:val="01Title"/>
        <w:ind w:left="0"/>
        <w:jc w:val="both"/>
        <w:rPr>
          <w:sz w:val="20"/>
          <w:szCs w:val="20"/>
          <w:lang w:val="nl-BE"/>
        </w:rPr>
      </w:pPr>
    </w:p>
    <w:p w14:paraId="4335B77E" w14:textId="77777777" w:rsidR="003E139A" w:rsidRPr="00444AE1" w:rsidRDefault="002516E3" w:rsidP="00B83B2B">
      <w:pPr>
        <w:pStyle w:val="01Title"/>
        <w:ind w:left="0"/>
        <w:jc w:val="both"/>
        <w:rPr>
          <w:i/>
          <w:sz w:val="20"/>
          <w:szCs w:val="20"/>
          <w:lang w:val="en-GB"/>
        </w:rPr>
      </w:pPr>
      <w:r>
        <w:rPr>
          <w:sz w:val="20"/>
          <w:szCs w:val="20"/>
          <w:lang w:val="en-GB"/>
        </w:rPr>
        <w:t xml:space="preserve">Jarl </w:t>
      </w:r>
      <w:r w:rsidR="00DE0F53" w:rsidRPr="0082746D">
        <w:rPr>
          <w:sz w:val="20"/>
          <w:szCs w:val="20"/>
          <w:lang w:val="en-GB"/>
        </w:rPr>
        <w:t>Ulrichsen sch</w:t>
      </w:r>
      <w:r w:rsidR="00DE0F53">
        <w:rPr>
          <w:sz w:val="20"/>
          <w:szCs w:val="20"/>
          <w:lang w:val="en-GB"/>
        </w:rPr>
        <w:t>reef:</w:t>
      </w:r>
      <w:r>
        <w:rPr>
          <w:sz w:val="20"/>
          <w:szCs w:val="20"/>
          <w:lang w:val="en-GB"/>
        </w:rPr>
        <w:t xml:space="preserve"> </w:t>
      </w:r>
      <w:r w:rsidR="00141432" w:rsidRPr="00C7220D">
        <w:rPr>
          <w:i/>
          <w:sz w:val="20"/>
          <w:szCs w:val="20"/>
          <w:lang w:val="en-GB"/>
        </w:rPr>
        <w:t>In</w:t>
      </w:r>
      <w:r>
        <w:rPr>
          <w:i/>
          <w:sz w:val="20"/>
          <w:szCs w:val="20"/>
          <w:lang w:val="en-GB"/>
        </w:rPr>
        <w:t xml:space="preserve"> </w:t>
      </w:r>
      <w:r w:rsidR="00141432" w:rsidRPr="002516E3">
        <w:rPr>
          <w:i/>
          <w:sz w:val="20"/>
          <w:szCs w:val="20"/>
          <w:lang w:val="en-GB"/>
        </w:rPr>
        <w:t>E</w:t>
      </w:r>
      <w:r w:rsidRPr="002516E3">
        <w:rPr>
          <w:i/>
          <w:sz w:val="20"/>
          <w:szCs w:val="20"/>
          <w:lang w:val="en-GB"/>
        </w:rPr>
        <w:t>G</w:t>
      </w:r>
      <w:r>
        <w:rPr>
          <w:i/>
          <w:sz w:val="20"/>
          <w:szCs w:val="20"/>
          <w:lang w:val="en-GB"/>
        </w:rPr>
        <w:t xml:space="preserve"> </w:t>
      </w:r>
      <w:r w:rsidRPr="002516E3">
        <w:rPr>
          <w:i/>
          <w:sz w:val="20"/>
          <w:szCs w:val="20"/>
          <w:lang w:val="en-GB"/>
        </w:rPr>
        <w:t>/</w:t>
      </w:r>
      <w:r>
        <w:rPr>
          <w:i/>
          <w:sz w:val="20"/>
          <w:szCs w:val="20"/>
          <w:lang w:val="en-GB"/>
        </w:rPr>
        <w:t xml:space="preserve"> </w:t>
      </w:r>
      <w:r w:rsidR="00141432" w:rsidRPr="002516E3">
        <w:rPr>
          <w:i/>
          <w:sz w:val="20"/>
          <w:szCs w:val="20"/>
          <w:lang w:val="en-GB"/>
        </w:rPr>
        <w:t>185</w:t>
      </w:r>
      <w:r w:rsidR="00141432" w:rsidRPr="00C7220D">
        <w:rPr>
          <w:sz w:val="20"/>
          <w:szCs w:val="20"/>
          <w:lang w:val="en-GB"/>
        </w:rPr>
        <w:t xml:space="preserve"> </w:t>
      </w:r>
      <w:r w:rsidR="00460989">
        <w:rPr>
          <w:i/>
          <w:sz w:val="20"/>
          <w:szCs w:val="20"/>
          <w:lang w:val="en-GB"/>
        </w:rPr>
        <w:t xml:space="preserve"> </w:t>
      </w:r>
      <w:r>
        <w:rPr>
          <w:i/>
          <w:sz w:val="20"/>
          <w:szCs w:val="20"/>
          <w:lang w:val="en-GB"/>
        </w:rPr>
        <w:t xml:space="preserve"> </w:t>
      </w:r>
      <w:r w:rsidR="00460989">
        <w:rPr>
          <w:i/>
          <w:sz w:val="20"/>
          <w:szCs w:val="20"/>
          <w:lang w:val="en-GB"/>
        </w:rPr>
        <w:t>we challenged the rea</w:t>
      </w:r>
      <w:r w:rsidR="00141432" w:rsidRPr="00C7220D">
        <w:rPr>
          <w:i/>
          <w:sz w:val="20"/>
          <w:szCs w:val="20"/>
          <w:lang w:val="en-GB"/>
        </w:rPr>
        <w:t>ders to sha</w:t>
      </w:r>
      <w:r w:rsidR="008D0BBC">
        <w:rPr>
          <w:i/>
          <w:sz w:val="20"/>
          <w:szCs w:val="20"/>
          <w:lang w:val="en-GB"/>
        </w:rPr>
        <w:t>-</w:t>
      </w:r>
      <w:r w:rsidR="00460989">
        <w:rPr>
          <w:i/>
          <w:sz w:val="20"/>
          <w:szCs w:val="20"/>
          <w:lang w:val="en-GB"/>
        </w:rPr>
        <w:t>re with us their view ab</w:t>
      </w:r>
      <w:r w:rsidR="00141432" w:rsidRPr="00C7220D">
        <w:rPr>
          <w:i/>
          <w:sz w:val="20"/>
          <w:szCs w:val="20"/>
          <w:lang w:val="en-GB"/>
        </w:rPr>
        <w:t>out Ignace Vandecas</w:t>
      </w:r>
      <w:r w:rsidR="00141432">
        <w:rPr>
          <w:i/>
          <w:sz w:val="20"/>
          <w:szCs w:val="20"/>
          <w:lang w:val="en-GB"/>
        </w:rPr>
        <w:t xml:space="preserve">teele’s </w:t>
      </w:r>
      <w:r w:rsidR="00460989">
        <w:rPr>
          <w:i/>
          <w:sz w:val="20"/>
          <w:szCs w:val="20"/>
          <w:lang w:val="en-GB"/>
        </w:rPr>
        <w:t>mi</w:t>
      </w:r>
      <w:r w:rsidR="008E43AD">
        <w:rPr>
          <w:i/>
          <w:sz w:val="20"/>
          <w:szCs w:val="20"/>
          <w:lang w:val="en-GB"/>
        </w:rPr>
        <w:t xml:space="preserve">niature version of Kuryatnikov’s </w:t>
      </w:r>
      <w:r w:rsidR="00141432">
        <w:rPr>
          <w:i/>
          <w:sz w:val="20"/>
          <w:szCs w:val="20"/>
          <w:lang w:val="en-GB"/>
        </w:rPr>
        <w:t>idea</w:t>
      </w:r>
      <w:r w:rsidR="001E2C7F">
        <w:rPr>
          <w:i/>
          <w:sz w:val="20"/>
          <w:szCs w:val="20"/>
          <w:lang w:val="en-GB"/>
        </w:rPr>
        <w:t xml:space="preserve">. </w:t>
      </w:r>
      <w:r w:rsidR="00141432">
        <w:rPr>
          <w:i/>
          <w:sz w:val="20"/>
          <w:szCs w:val="20"/>
          <w:lang w:val="en-GB"/>
        </w:rPr>
        <w:t xml:space="preserve">I received </w:t>
      </w:r>
      <w:r w:rsidR="00141432" w:rsidRPr="008D0BBC">
        <w:rPr>
          <w:i/>
          <w:sz w:val="20"/>
          <w:szCs w:val="20"/>
          <w:lang w:val="en-GB"/>
        </w:rPr>
        <w:t>critical</w:t>
      </w:r>
      <w:r w:rsidR="00141432">
        <w:rPr>
          <w:i/>
          <w:sz w:val="20"/>
          <w:szCs w:val="20"/>
          <w:lang w:val="en-GB"/>
        </w:rPr>
        <w:t xml:space="preserve"> evaluations from Timothy Whitworth and Marcel Van Herck and a defence from Ignace to whom Marcel had sent a copy.</w:t>
      </w:r>
    </w:p>
    <w:p w14:paraId="7ECD44EC" w14:textId="77777777" w:rsidR="000F5961" w:rsidRDefault="00141432" w:rsidP="00B83B2B">
      <w:pPr>
        <w:pStyle w:val="01Title"/>
        <w:ind w:left="0"/>
        <w:jc w:val="both"/>
        <w:rPr>
          <w:i/>
          <w:sz w:val="20"/>
          <w:szCs w:val="20"/>
          <w:lang w:val="en-GB"/>
        </w:rPr>
      </w:pPr>
      <w:r>
        <w:rPr>
          <w:sz w:val="20"/>
          <w:szCs w:val="20"/>
          <w:lang w:val="en-GB"/>
        </w:rPr>
        <w:t>Timothy</w:t>
      </w:r>
      <w:r w:rsidR="000F5961">
        <w:rPr>
          <w:sz w:val="20"/>
          <w:szCs w:val="20"/>
          <w:lang w:val="en-GB"/>
        </w:rPr>
        <w:t xml:space="preserve"> dacht: </w:t>
      </w:r>
      <w:r w:rsidR="000F5961">
        <w:rPr>
          <w:i/>
          <w:sz w:val="20"/>
          <w:szCs w:val="20"/>
          <w:lang w:val="en-GB"/>
        </w:rPr>
        <w:t xml:space="preserve">“The move </w:t>
      </w:r>
      <w:r w:rsidR="000F5961" w:rsidRPr="00DE05B4">
        <w:rPr>
          <w:b/>
          <w:i/>
          <w:sz w:val="20"/>
          <w:szCs w:val="20"/>
          <w:lang w:val="en-GB"/>
        </w:rPr>
        <w:t>6.Be4</w:t>
      </w:r>
      <w:r w:rsidR="000F5961">
        <w:rPr>
          <w:i/>
          <w:sz w:val="20"/>
          <w:szCs w:val="20"/>
          <w:lang w:val="en-GB"/>
        </w:rPr>
        <w:t xml:space="preserve"> looks to me like </w:t>
      </w:r>
      <w:r w:rsidR="000F5961" w:rsidRPr="00EC21BA">
        <w:rPr>
          <w:i/>
          <w:sz w:val="20"/>
          <w:szCs w:val="20"/>
          <w:lang w:val="en-GB"/>
        </w:rPr>
        <w:t>a</w:t>
      </w:r>
      <w:r w:rsidR="000F5961" w:rsidRPr="00EC21BA">
        <w:rPr>
          <w:b/>
          <w:i/>
          <w:sz w:val="20"/>
          <w:szCs w:val="20"/>
          <w:lang w:val="en-GB"/>
        </w:rPr>
        <w:t xml:space="preserve"> dual</w:t>
      </w:r>
      <w:r w:rsidR="000F5961">
        <w:rPr>
          <w:i/>
          <w:sz w:val="20"/>
          <w:szCs w:val="20"/>
          <w:lang w:val="en-GB"/>
        </w:rPr>
        <w:t xml:space="preserve"> rather than a harmless time-waster.”</w:t>
      </w:r>
      <w:r w:rsidR="002357C5">
        <w:rPr>
          <w:i/>
          <w:sz w:val="20"/>
          <w:szCs w:val="20"/>
          <w:lang w:val="en-GB"/>
        </w:rPr>
        <w:t xml:space="preserve"> </w:t>
      </w:r>
      <w:r w:rsidR="002357C5">
        <w:rPr>
          <w:sz w:val="20"/>
          <w:szCs w:val="20"/>
          <w:lang w:val="en-GB"/>
        </w:rPr>
        <w:t>En ook</w:t>
      </w:r>
      <w:r w:rsidR="00BE4D7D">
        <w:rPr>
          <w:sz w:val="20"/>
          <w:szCs w:val="20"/>
          <w:lang w:val="en-GB"/>
        </w:rPr>
        <w:t xml:space="preserve"> </w:t>
      </w:r>
      <w:r w:rsidR="000F5961" w:rsidRPr="006F2D32">
        <w:rPr>
          <w:i/>
          <w:sz w:val="20"/>
          <w:szCs w:val="20"/>
          <w:lang w:val="en-GB"/>
        </w:rPr>
        <w:t xml:space="preserve">“Marcel cocludes that </w:t>
      </w:r>
      <w:r w:rsidR="000F5961" w:rsidRPr="00DE05B4">
        <w:rPr>
          <w:b/>
          <w:i/>
          <w:sz w:val="20"/>
          <w:szCs w:val="20"/>
          <w:lang w:val="en-GB"/>
        </w:rPr>
        <w:t>6.Be4</w:t>
      </w:r>
      <w:r w:rsidR="000F5961" w:rsidRPr="006F2D32">
        <w:rPr>
          <w:i/>
          <w:sz w:val="20"/>
          <w:szCs w:val="20"/>
          <w:lang w:val="en-GB"/>
        </w:rPr>
        <w:t xml:space="preserve"> is a </w:t>
      </w:r>
      <w:r w:rsidR="000F5961" w:rsidRPr="00EC21BA">
        <w:rPr>
          <w:b/>
          <w:i/>
          <w:sz w:val="20"/>
          <w:szCs w:val="20"/>
          <w:lang w:val="en-GB"/>
        </w:rPr>
        <w:t>cook</w:t>
      </w:r>
      <w:r w:rsidR="000F5961" w:rsidRPr="006F2D32">
        <w:rPr>
          <w:i/>
          <w:sz w:val="20"/>
          <w:szCs w:val="20"/>
          <w:lang w:val="en-GB"/>
        </w:rPr>
        <w:t xml:space="preserve"> </w:t>
      </w:r>
      <w:r w:rsidR="00EC61B0" w:rsidRPr="006F2D32">
        <w:rPr>
          <w:i/>
          <w:sz w:val="20"/>
          <w:szCs w:val="20"/>
          <w:lang w:val="en-GB"/>
        </w:rPr>
        <w:t>(</w:t>
      </w:r>
      <w:r w:rsidR="00EC61B0">
        <w:rPr>
          <w:i/>
          <w:sz w:val="20"/>
          <w:szCs w:val="20"/>
          <w:lang w:val="en-GB"/>
        </w:rPr>
        <w:t xml:space="preserve">referring to the vieuw of Missiaen and HhdbIV) </w:t>
      </w:r>
      <w:r w:rsidR="000F5961">
        <w:rPr>
          <w:i/>
          <w:sz w:val="20"/>
          <w:szCs w:val="20"/>
          <w:lang w:val="en-GB"/>
        </w:rPr>
        <w:t>and he would have dis</w:t>
      </w:r>
      <w:r w:rsidR="00F71FAA">
        <w:rPr>
          <w:i/>
          <w:sz w:val="20"/>
          <w:szCs w:val="20"/>
          <w:lang w:val="en-GB"/>
        </w:rPr>
        <w:t>qu</w:t>
      </w:r>
      <w:r w:rsidR="000F5961">
        <w:rPr>
          <w:i/>
          <w:sz w:val="20"/>
          <w:szCs w:val="20"/>
          <w:lang w:val="en-GB"/>
        </w:rPr>
        <w:t>ali</w:t>
      </w:r>
      <w:r w:rsidR="002357C5">
        <w:rPr>
          <w:i/>
          <w:sz w:val="20"/>
          <w:szCs w:val="20"/>
          <w:lang w:val="en-GB"/>
        </w:rPr>
        <w:t>fied the study if he had acted as a judge.”</w:t>
      </w:r>
    </w:p>
    <w:p w14:paraId="23D9FE02" w14:textId="77777777" w:rsidR="004B012C" w:rsidRPr="00ED1153" w:rsidRDefault="004B012C" w:rsidP="00B83B2B">
      <w:pPr>
        <w:pStyle w:val="01Title"/>
        <w:ind w:left="0"/>
        <w:jc w:val="both"/>
        <w:rPr>
          <w:sz w:val="20"/>
          <w:szCs w:val="20"/>
          <w:lang w:val="en-GB"/>
        </w:rPr>
      </w:pPr>
    </w:p>
    <w:p w14:paraId="7CF25855" w14:textId="77777777" w:rsidR="00BF7BA3" w:rsidRDefault="00BF7BA3" w:rsidP="00B83B2B">
      <w:pPr>
        <w:pStyle w:val="01Title"/>
        <w:ind w:left="0"/>
        <w:jc w:val="both"/>
        <w:rPr>
          <w:sz w:val="20"/>
          <w:szCs w:val="20"/>
          <w:lang w:val="en-GB"/>
        </w:rPr>
      </w:pPr>
    </w:p>
    <w:p w14:paraId="7833AB43" w14:textId="77777777" w:rsidR="00BF7BA3" w:rsidRDefault="00BF7BA3" w:rsidP="00B83B2B">
      <w:pPr>
        <w:pStyle w:val="01Title"/>
        <w:ind w:left="0"/>
        <w:jc w:val="both"/>
        <w:rPr>
          <w:sz w:val="20"/>
          <w:szCs w:val="20"/>
          <w:lang w:val="en-GB"/>
        </w:rPr>
      </w:pPr>
    </w:p>
    <w:p w14:paraId="713E293D" w14:textId="77777777" w:rsidR="00BF7BA3" w:rsidRDefault="00BF7BA3" w:rsidP="00B83B2B">
      <w:pPr>
        <w:pStyle w:val="01Title"/>
        <w:ind w:left="0"/>
        <w:jc w:val="both"/>
        <w:rPr>
          <w:sz w:val="20"/>
          <w:szCs w:val="20"/>
          <w:lang w:val="en-GB"/>
        </w:rPr>
      </w:pPr>
    </w:p>
    <w:p w14:paraId="78C10BC2" w14:textId="77777777" w:rsidR="00BF7BA3" w:rsidRDefault="00BF7BA3" w:rsidP="00B83B2B">
      <w:pPr>
        <w:pStyle w:val="01Title"/>
        <w:ind w:left="0"/>
        <w:jc w:val="both"/>
        <w:rPr>
          <w:sz w:val="20"/>
          <w:szCs w:val="20"/>
          <w:lang w:val="en-GB"/>
        </w:rPr>
      </w:pPr>
    </w:p>
    <w:p w14:paraId="20ED0265" w14:textId="77777777" w:rsidR="006F2D32" w:rsidRPr="00A64E5B" w:rsidRDefault="000B5F67" w:rsidP="00B83B2B">
      <w:pPr>
        <w:pStyle w:val="01Title"/>
        <w:ind w:left="0"/>
        <w:jc w:val="both"/>
        <w:rPr>
          <w:sz w:val="20"/>
          <w:szCs w:val="20"/>
          <w:lang w:val="nl-BE"/>
        </w:rPr>
      </w:pPr>
      <w:r>
        <w:rPr>
          <w:sz w:val="20"/>
          <w:szCs w:val="20"/>
          <w:lang w:val="nl-BE"/>
        </w:rPr>
        <w:t>Klinkklare n</w:t>
      </w:r>
      <w:r w:rsidR="00167151">
        <w:rPr>
          <w:sz w:val="20"/>
          <w:szCs w:val="20"/>
          <w:lang w:val="nl-BE"/>
        </w:rPr>
        <w:t>onsens</w:t>
      </w:r>
      <w:r>
        <w:rPr>
          <w:sz w:val="20"/>
          <w:szCs w:val="20"/>
          <w:lang w:val="nl-BE"/>
        </w:rPr>
        <w:t>!</w:t>
      </w:r>
      <w:r w:rsidR="00456268">
        <w:rPr>
          <w:sz w:val="20"/>
          <w:szCs w:val="20"/>
          <w:lang w:val="nl-BE"/>
        </w:rPr>
        <w:t xml:space="preserve"> </w:t>
      </w:r>
      <w:r w:rsidR="00167151">
        <w:rPr>
          <w:sz w:val="20"/>
          <w:szCs w:val="20"/>
          <w:lang w:val="nl-BE"/>
        </w:rPr>
        <w:t>B</w:t>
      </w:r>
      <w:r w:rsidR="00EE0138">
        <w:rPr>
          <w:sz w:val="20"/>
          <w:szCs w:val="20"/>
          <w:lang w:val="nl-BE"/>
        </w:rPr>
        <w:t xml:space="preserve">eide </w:t>
      </w:r>
      <w:r w:rsidR="0070767B">
        <w:rPr>
          <w:sz w:val="20"/>
          <w:szCs w:val="20"/>
          <w:lang w:val="nl-BE"/>
        </w:rPr>
        <w:t xml:space="preserve">heren </w:t>
      </w:r>
      <w:r w:rsidR="00A64E5B">
        <w:rPr>
          <w:sz w:val="20"/>
          <w:szCs w:val="20"/>
          <w:lang w:val="nl-BE"/>
        </w:rPr>
        <w:t>zijn fout.</w:t>
      </w:r>
      <w:r w:rsidR="009837F2">
        <w:rPr>
          <w:sz w:val="20"/>
          <w:szCs w:val="20"/>
          <w:lang w:val="nl-BE"/>
        </w:rPr>
        <w:t xml:space="preserve"> </w:t>
      </w:r>
      <w:r w:rsidR="00167151">
        <w:rPr>
          <w:sz w:val="20"/>
          <w:szCs w:val="20"/>
          <w:lang w:val="nl-BE"/>
        </w:rPr>
        <w:t>Er</w:t>
      </w:r>
      <w:r w:rsidR="00A64E5B">
        <w:rPr>
          <w:sz w:val="20"/>
          <w:szCs w:val="20"/>
          <w:lang w:val="nl-BE"/>
        </w:rPr>
        <w:t xml:space="preserve"> </w:t>
      </w:r>
      <w:r w:rsidR="00167151">
        <w:rPr>
          <w:sz w:val="20"/>
          <w:szCs w:val="20"/>
          <w:lang w:val="nl-BE"/>
        </w:rPr>
        <w:t>Is geen d</w:t>
      </w:r>
      <w:r w:rsidR="009837F2">
        <w:rPr>
          <w:sz w:val="20"/>
          <w:szCs w:val="20"/>
          <w:lang w:val="nl-BE"/>
        </w:rPr>
        <w:t xml:space="preserve">ual </w:t>
      </w:r>
      <w:r w:rsidR="00AA7ED2">
        <w:rPr>
          <w:sz w:val="20"/>
          <w:szCs w:val="20"/>
          <w:lang w:val="nl-BE"/>
        </w:rPr>
        <w:t xml:space="preserve">maar </w:t>
      </w:r>
      <w:r>
        <w:rPr>
          <w:sz w:val="20"/>
          <w:szCs w:val="20"/>
          <w:lang w:val="nl-BE"/>
        </w:rPr>
        <w:t>wel een onno</w:t>
      </w:r>
      <w:r w:rsidR="003E5374">
        <w:rPr>
          <w:sz w:val="20"/>
          <w:szCs w:val="20"/>
          <w:lang w:val="nl-BE"/>
        </w:rPr>
        <w:t>dige omweg van</w:t>
      </w:r>
      <w:r w:rsidR="00AA7ED2">
        <w:rPr>
          <w:sz w:val="20"/>
          <w:szCs w:val="20"/>
          <w:lang w:val="nl-BE"/>
        </w:rPr>
        <w:t xml:space="preserve"> twee</w:t>
      </w:r>
      <w:r w:rsidR="003E5374">
        <w:rPr>
          <w:sz w:val="20"/>
          <w:szCs w:val="20"/>
          <w:lang w:val="nl-BE"/>
        </w:rPr>
        <w:t xml:space="preserve"> </w:t>
      </w:r>
      <w:r w:rsidR="00167151">
        <w:rPr>
          <w:sz w:val="20"/>
          <w:szCs w:val="20"/>
          <w:lang w:val="nl-BE"/>
        </w:rPr>
        <w:t xml:space="preserve"> zetten.</w:t>
      </w:r>
      <w:r w:rsidR="004B012C">
        <w:rPr>
          <w:i/>
          <w:sz w:val="20"/>
          <w:szCs w:val="20"/>
          <w:lang w:val="nl-BE"/>
        </w:rPr>
        <w:t xml:space="preserve"> </w:t>
      </w:r>
      <w:r w:rsidR="008E5FBF">
        <w:rPr>
          <w:sz w:val="20"/>
          <w:szCs w:val="20"/>
          <w:lang w:val="nl-BE"/>
        </w:rPr>
        <w:t xml:space="preserve">In </w:t>
      </w:r>
      <w:r w:rsidR="00106F54">
        <w:rPr>
          <w:i/>
          <w:sz w:val="20"/>
          <w:szCs w:val="20"/>
          <w:lang w:val="nl-BE"/>
        </w:rPr>
        <w:t>Endgame Chal</w:t>
      </w:r>
      <w:r w:rsidR="008E5FBF">
        <w:rPr>
          <w:i/>
          <w:sz w:val="20"/>
          <w:szCs w:val="20"/>
          <w:lang w:val="nl-BE"/>
        </w:rPr>
        <w:t xml:space="preserve">lenge </w:t>
      </w:r>
      <w:r w:rsidR="008E5FBF" w:rsidRPr="008E5FBF">
        <w:rPr>
          <w:sz w:val="20"/>
          <w:szCs w:val="20"/>
          <w:lang w:val="nl-BE"/>
        </w:rPr>
        <w:t>be</w:t>
      </w:r>
      <w:r w:rsidR="0060215A">
        <w:rPr>
          <w:sz w:val="20"/>
          <w:szCs w:val="20"/>
          <w:lang w:val="nl-BE"/>
        </w:rPr>
        <w:t>-</w:t>
      </w:r>
      <w:r w:rsidR="008E5FBF" w:rsidRPr="008E5FBF">
        <w:rPr>
          <w:sz w:val="20"/>
          <w:szCs w:val="20"/>
          <w:lang w:val="nl-BE"/>
        </w:rPr>
        <w:t>schouwde</w:t>
      </w:r>
      <w:r w:rsidR="008B11B4">
        <w:rPr>
          <w:sz w:val="20"/>
          <w:szCs w:val="20"/>
          <w:lang w:val="nl-BE"/>
        </w:rPr>
        <w:t xml:space="preserve"> John Nunn</w:t>
      </w:r>
      <w:r w:rsidR="0060215A">
        <w:rPr>
          <w:sz w:val="20"/>
          <w:szCs w:val="20"/>
          <w:lang w:val="nl-BE"/>
        </w:rPr>
        <w:t xml:space="preserve"> zet</w:t>
      </w:r>
      <w:r w:rsidR="008B11B4">
        <w:rPr>
          <w:sz w:val="20"/>
          <w:szCs w:val="20"/>
          <w:lang w:val="nl-BE"/>
        </w:rPr>
        <w:t xml:space="preserve"> </w:t>
      </w:r>
      <w:r w:rsidR="008E5FBF">
        <w:rPr>
          <w:sz w:val="20"/>
          <w:szCs w:val="20"/>
          <w:lang w:val="nl-BE"/>
        </w:rPr>
        <w:t xml:space="preserve"> </w:t>
      </w:r>
      <w:r w:rsidR="005B7888" w:rsidRPr="00DE05B4">
        <w:rPr>
          <w:b/>
          <w:sz w:val="20"/>
          <w:szCs w:val="20"/>
          <w:lang w:val="nl-BE"/>
        </w:rPr>
        <w:t>6.</w:t>
      </w:r>
      <w:r w:rsidR="00DE05B4">
        <w:rPr>
          <w:b/>
          <w:sz w:val="20"/>
          <w:szCs w:val="20"/>
          <w:lang w:val="nl-BE"/>
        </w:rPr>
        <w:t>B</w:t>
      </w:r>
      <w:r w:rsidR="008E5FBF" w:rsidRPr="00DE05B4">
        <w:rPr>
          <w:b/>
          <w:sz w:val="20"/>
          <w:szCs w:val="20"/>
          <w:lang w:val="nl-BE"/>
        </w:rPr>
        <w:t>e4</w:t>
      </w:r>
      <w:r w:rsidR="00CB55D0">
        <w:rPr>
          <w:b/>
          <w:sz w:val="20"/>
          <w:szCs w:val="20"/>
          <w:lang w:val="nl-BE"/>
        </w:rPr>
        <w:t>?</w:t>
      </w:r>
      <w:r w:rsidR="00106F54">
        <w:rPr>
          <w:sz w:val="20"/>
          <w:szCs w:val="20"/>
          <w:lang w:val="nl-BE"/>
        </w:rPr>
        <w:t xml:space="preserve"> dan ook als</w:t>
      </w:r>
      <w:r w:rsidR="008E5FBF">
        <w:rPr>
          <w:sz w:val="20"/>
          <w:szCs w:val="20"/>
          <w:lang w:val="nl-BE"/>
        </w:rPr>
        <w:t xml:space="preserve"> </w:t>
      </w:r>
      <w:r w:rsidR="00106F54" w:rsidRPr="00AE3D08">
        <w:rPr>
          <w:i/>
          <w:sz w:val="20"/>
          <w:szCs w:val="20"/>
          <w:lang w:val="nl-BE"/>
        </w:rPr>
        <w:t>“</w:t>
      </w:r>
      <w:r w:rsidR="00FF24E6" w:rsidRPr="00AE3D08">
        <w:rPr>
          <w:i/>
          <w:sz w:val="20"/>
          <w:szCs w:val="20"/>
          <w:lang w:val="nl-BE"/>
        </w:rPr>
        <w:t xml:space="preserve">a </w:t>
      </w:r>
      <w:r w:rsidR="00DE05B4" w:rsidRPr="00AE3D08">
        <w:rPr>
          <w:i/>
          <w:sz w:val="20"/>
          <w:szCs w:val="20"/>
          <w:lang w:val="nl-BE"/>
        </w:rPr>
        <w:t>mere</w:t>
      </w:r>
      <w:r w:rsidR="00DE05B4">
        <w:rPr>
          <w:b/>
          <w:i/>
          <w:sz w:val="20"/>
          <w:szCs w:val="20"/>
          <w:lang w:val="nl-BE"/>
        </w:rPr>
        <w:t xml:space="preserve"> </w:t>
      </w:r>
      <w:r w:rsidR="00DE05B4" w:rsidRPr="00AE3D08">
        <w:rPr>
          <w:i/>
          <w:sz w:val="20"/>
          <w:szCs w:val="20"/>
          <w:lang w:val="nl-BE"/>
        </w:rPr>
        <w:t>postpo</w:t>
      </w:r>
      <w:r w:rsidR="00106F54" w:rsidRPr="00AE3D08">
        <w:rPr>
          <w:i/>
          <w:sz w:val="20"/>
          <w:szCs w:val="20"/>
          <w:lang w:val="nl-BE"/>
        </w:rPr>
        <w:t>ne</w:t>
      </w:r>
      <w:r w:rsidR="008B11B4">
        <w:rPr>
          <w:i/>
          <w:sz w:val="20"/>
          <w:szCs w:val="20"/>
          <w:lang w:val="nl-BE"/>
        </w:rPr>
        <w:t>-</w:t>
      </w:r>
      <w:r w:rsidR="00106F54" w:rsidRPr="00AE3D08">
        <w:rPr>
          <w:i/>
          <w:sz w:val="20"/>
          <w:szCs w:val="20"/>
          <w:lang w:val="nl-BE"/>
        </w:rPr>
        <w:t>ment</w:t>
      </w:r>
      <w:r w:rsidR="00121717">
        <w:rPr>
          <w:i/>
          <w:sz w:val="20"/>
          <w:szCs w:val="20"/>
          <w:lang w:val="nl-BE"/>
        </w:rPr>
        <w:t>”.</w:t>
      </w:r>
      <w:r w:rsidR="008B11B4">
        <w:rPr>
          <w:sz w:val="20"/>
          <w:szCs w:val="20"/>
          <w:lang w:val="nl-BE"/>
        </w:rPr>
        <w:t xml:space="preserve"> </w:t>
      </w:r>
      <w:r w:rsidR="008B11B4" w:rsidRPr="008B11B4">
        <w:rPr>
          <w:b/>
          <w:sz w:val="20"/>
          <w:szCs w:val="20"/>
          <w:lang w:val="nl-BE"/>
        </w:rPr>
        <w:t>Mijn</w:t>
      </w:r>
      <w:r w:rsidR="00121717">
        <w:rPr>
          <w:i/>
          <w:sz w:val="20"/>
          <w:szCs w:val="20"/>
          <w:lang w:val="nl-BE"/>
        </w:rPr>
        <w:t xml:space="preserve"> </w:t>
      </w:r>
      <w:r w:rsidR="006F2D32" w:rsidRPr="00A44C1E">
        <w:rPr>
          <w:b/>
          <w:sz w:val="20"/>
          <w:szCs w:val="20"/>
          <w:lang w:val="nl-BE"/>
        </w:rPr>
        <w:t xml:space="preserve">studie </w:t>
      </w:r>
      <w:r w:rsidR="00B87595" w:rsidRPr="00A44C1E">
        <w:rPr>
          <w:b/>
          <w:sz w:val="20"/>
          <w:szCs w:val="20"/>
          <w:lang w:val="nl-BE"/>
        </w:rPr>
        <w:t xml:space="preserve">is </w:t>
      </w:r>
      <w:r w:rsidR="00DE05B4">
        <w:rPr>
          <w:b/>
          <w:sz w:val="20"/>
          <w:szCs w:val="20"/>
          <w:lang w:val="nl-BE"/>
        </w:rPr>
        <w:t xml:space="preserve">dus </w:t>
      </w:r>
      <w:r w:rsidR="006F2D32" w:rsidRPr="003B64A4">
        <w:rPr>
          <w:b/>
          <w:sz w:val="20"/>
          <w:szCs w:val="20"/>
          <w:lang w:val="nl-BE"/>
        </w:rPr>
        <w:t>corr</w:t>
      </w:r>
      <w:r w:rsidR="00EE0138" w:rsidRPr="003B64A4">
        <w:rPr>
          <w:b/>
          <w:sz w:val="20"/>
          <w:szCs w:val="20"/>
          <w:lang w:val="nl-BE"/>
        </w:rPr>
        <w:t>ect volgens</w:t>
      </w:r>
      <w:r w:rsidR="00121717">
        <w:rPr>
          <w:b/>
          <w:sz w:val="20"/>
          <w:szCs w:val="20"/>
          <w:lang w:val="nl-BE"/>
        </w:rPr>
        <w:t xml:space="preserve"> </w:t>
      </w:r>
      <w:r w:rsidR="008B11B4">
        <w:rPr>
          <w:b/>
          <w:i/>
          <w:sz w:val="20"/>
          <w:szCs w:val="20"/>
          <w:lang w:val="nl-BE"/>
        </w:rPr>
        <w:t>Nalimov’s dat</w:t>
      </w:r>
      <w:r w:rsidR="00121717">
        <w:rPr>
          <w:b/>
          <w:i/>
          <w:sz w:val="20"/>
          <w:szCs w:val="20"/>
          <w:lang w:val="nl-BE"/>
        </w:rPr>
        <w:t>base.</w:t>
      </w:r>
      <w:r w:rsidR="0059124F" w:rsidRPr="003B64A4">
        <w:rPr>
          <w:b/>
          <w:sz w:val="20"/>
          <w:szCs w:val="20"/>
          <w:lang w:val="nl-BE"/>
        </w:rPr>
        <w:t xml:space="preserve"> </w:t>
      </w:r>
    </w:p>
    <w:p w14:paraId="3F81AC57" w14:textId="77777777" w:rsidR="00460989" w:rsidRPr="00F15B28" w:rsidRDefault="00460989" w:rsidP="00B83B2B">
      <w:pPr>
        <w:pStyle w:val="01Title"/>
        <w:ind w:left="0"/>
        <w:jc w:val="both"/>
        <w:rPr>
          <w:sz w:val="20"/>
          <w:szCs w:val="20"/>
          <w:lang w:val="nl-BE"/>
        </w:rPr>
      </w:pPr>
    </w:p>
    <w:p w14:paraId="6CBD62AA" w14:textId="77777777" w:rsidR="003F00E0" w:rsidRPr="00940941" w:rsidRDefault="00D51A3F" w:rsidP="00B83B2B">
      <w:pPr>
        <w:pStyle w:val="01Title"/>
        <w:ind w:left="0"/>
        <w:jc w:val="both"/>
        <w:rPr>
          <w:sz w:val="20"/>
          <w:szCs w:val="20"/>
          <w:lang w:val="en-GB"/>
        </w:rPr>
      </w:pPr>
      <w:r w:rsidRPr="00EC74FA">
        <w:rPr>
          <w:sz w:val="20"/>
          <w:szCs w:val="20"/>
          <w:lang w:val="en-GB"/>
        </w:rPr>
        <w:t>De</w:t>
      </w:r>
      <w:r w:rsidR="00E64789" w:rsidRPr="00EC74FA">
        <w:rPr>
          <w:sz w:val="20"/>
          <w:szCs w:val="20"/>
          <w:lang w:val="en-GB"/>
        </w:rPr>
        <w:t xml:space="preserve"> </w:t>
      </w:r>
      <w:r w:rsidR="00C273D1" w:rsidRPr="00EC74FA">
        <w:rPr>
          <w:sz w:val="20"/>
          <w:szCs w:val="20"/>
          <w:lang w:val="en-GB"/>
        </w:rPr>
        <w:t>nu</w:t>
      </w:r>
      <w:r w:rsidR="00E7239D" w:rsidRPr="00EC74FA">
        <w:rPr>
          <w:sz w:val="20"/>
          <w:szCs w:val="20"/>
          <w:lang w:val="en-GB"/>
        </w:rPr>
        <w:t xml:space="preserve"> als </w:t>
      </w:r>
      <w:r w:rsidR="00FE2F20" w:rsidRPr="00EC74FA">
        <w:rPr>
          <w:i/>
          <w:sz w:val="20"/>
          <w:szCs w:val="20"/>
          <w:lang w:val="en-GB"/>
        </w:rPr>
        <w:t>‘Judge’</w:t>
      </w:r>
      <w:r w:rsidR="00E7239D" w:rsidRPr="00EC74FA">
        <w:rPr>
          <w:i/>
          <w:sz w:val="20"/>
          <w:szCs w:val="20"/>
          <w:lang w:val="en-GB"/>
        </w:rPr>
        <w:t xml:space="preserve"> </w:t>
      </w:r>
      <w:r w:rsidR="004B012C" w:rsidRPr="00EC74FA">
        <w:rPr>
          <w:sz w:val="20"/>
          <w:szCs w:val="20"/>
          <w:lang w:val="en-GB"/>
        </w:rPr>
        <w:t>beïnvloedbare Mar</w:t>
      </w:r>
      <w:r w:rsidR="00E7239D" w:rsidRPr="00EC74FA">
        <w:rPr>
          <w:sz w:val="20"/>
          <w:szCs w:val="20"/>
          <w:lang w:val="en-GB"/>
        </w:rPr>
        <w:t>c</w:t>
      </w:r>
      <w:r w:rsidR="00373066">
        <w:rPr>
          <w:sz w:val="20"/>
          <w:szCs w:val="20"/>
          <w:lang w:val="en-GB"/>
        </w:rPr>
        <w:t>el beweerde</w:t>
      </w:r>
      <w:r w:rsidR="00E7239D" w:rsidRPr="00EC74FA">
        <w:rPr>
          <w:sz w:val="20"/>
          <w:szCs w:val="20"/>
          <w:lang w:val="en-GB"/>
        </w:rPr>
        <w:t xml:space="preserve"> verder:</w:t>
      </w:r>
      <w:r w:rsidR="00940941" w:rsidRPr="00EC74FA">
        <w:rPr>
          <w:sz w:val="20"/>
          <w:szCs w:val="20"/>
          <w:lang w:val="en-GB"/>
        </w:rPr>
        <w:t xml:space="preserve"> “</w:t>
      </w:r>
      <w:r w:rsidR="004806AA" w:rsidRPr="00EC74FA">
        <w:rPr>
          <w:i/>
          <w:sz w:val="20"/>
          <w:szCs w:val="20"/>
          <w:lang w:val="en-GB"/>
        </w:rPr>
        <w:t>Ignace just cu</w:t>
      </w:r>
      <w:r w:rsidR="004806AA" w:rsidRPr="0082746D">
        <w:rPr>
          <w:i/>
          <w:sz w:val="20"/>
          <w:szCs w:val="20"/>
          <w:lang w:val="en-GB"/>
        </w:rPr>
        <w:t>ts the introduction of Kury</w:t>
      </w:r>
      <w:r w:rsidR="00940941" w:rsidRPr="0082746D">
        <w:rPr>
          <w:i/>
          <w:sz w:val="20"/>
          <w:szCs w:val="20"/>
          <w:lang w:val="en-GB"/>
        </w:rPr>
        <w:t>-</w:t>
      </w:r>
      <w:r w:rsidR="00376925" w:rsidRPr="0082746D">
        <w:rPr>
          <w:i/>
          <w:sz w:val="20"/>
          <w:szCs w:val="20"/>
          <w:lang w:val="en-GB"/>
        </w:rPr>
        <w:t>a</w:t>
      </w:r>
      <w:r w:rsidR="00892769" w:rsidRPr="0082746D">
        <w:rPr>
          <w:i/>
          <w:sz w:val="20"/>
          <w:szCs w:val="20"/>
          <w:lang w:val="en-GB"/>
        </w:rPr>
        <w:t>t</w:t>
      </w:r>
      <w:r w:rsidR="00376925" w:rsidRPr="0082746D">
        <w:rPr>
          <w:i/>
          <w:sz w:val="20"/>
          <w:szCs w:val="20"/>
          <w:lang w:val="en-GB"/>
        </w:rPr>
        <w:t xml:space="preserve">nikov’s prizewinner. </w:t>
      </w:r>
      <w:r w:rsidR="00376925">
        <w:rPr>
          <w:i/>
          <w:sz w:val="20"/>
          <w:szCs w:val="20"/>
          <w:lang w:val="en-GB"/>
        </w:rPr>
        <w:t>As</w:t>
      </w:r>
      <w:r w:rsidR="004806AA" w:rsidRPr="00376925">
        <w:rPr>
          <w:i/>
          <w:sz w:val="20"/>
          <w:szCs w:val="20"/>
          <w:lang w:val="en-GB"/>
        </w:rPr>
        <w:t xml:space="preserve"> result the bK is con</w:t>
      </w:r>
      <w:r w:rsidR="003F00E0" w:rsidRPr="00376925">
        <w:rPr>
          <w:i/>
          <w:sz w:val="20"/>
          <w:szCs w:val="20"/>
          <w:lang w:val="en-GB"/>
        </w:rPr>
        <w:t>fine</w:t>
      </w:r>
      <w:r w:rsidR="003F00E0">
        <w:rPr>
          <w:i/>
          <w:sz w:val="20"/>
          <w:szCs w:val="20"/>
          <w:lang w:val="en-GB"/>
        </w:rPr>
        <w:t xml:space="preserve">d to the corner region right </w:t>
      </w:r>
      <w:r w:rsidR="00376925">
        <w:rPr>
          <w:i/>
          <w:sz w:val="20"/>
          <w:szCs w:val="20"/>
          <w:lang w:val="en-GB"/>
        </w:rPr>
        <w:t xml:space="preserve">from the start. </w:t>
      </w:r>
      <w:r w:rsidR="004806AA">
        <w:rPr>
          <w:i/>
          <w:sz w:val="20"/>
          <w:szCs w:val="20"/>
          <w:lang w:val="en-GB"/>
        </w:rPr>
        <w:t>E</w:t>
      </w:r>
      <w:r w:rsidR="00376925">
        <w:rPr>
          <w:i/>
          <w:sz w:val="20"/>
          <w:szCs w:val="20"/>
          <w:lang w:val="en-GB"/>
        </w:rPr>
        <w:t>c</w:t>
      </w:r>
      <w:r w:rsidR="004806AA">
        <w:rPr>
          <w:i/>
          <w:sz w:val="20"/>
          <w:szCs w:val="20"/>
          <w:lang w:val="en-GB"/>
        </w:rPr>
        <w:t>onomy is important, but Kuryatnikov’s intro</w:t>
      </w:r>
      <w:r w:rsidR="001E7E01">
        <w:rPr>
          <w:i/>
          <w:sz w:val="20"/>
          <w:szCs w:val="20"/>
          <w:lang w:val="en-GB"/>
        </w:rPr>
        <w:t>-</w:t>
      </w:r>
      <w:r w:rsidR="004806AA">
        <w:rPr>
          <w:i/>
          <w:sz w:val="20"/>
          <w:szCs w:val="20"/>
          <w:lang w:val="en-GB"/>
        </w:rPr>
        <w:t>duction was far from trivia</w:t>
      </w:r>
      <w:r w:rsidR="003F00E0">
        <w:rPr>
          <w:i/>
          <w:sz w:val="20"/>
          <w:szCs w:val="20"/>
          <w:lang w:val="en-GB"/>
        </w:rPr>
        <w:t>l.”</w:t>
      </w:r>
    </w:p>
    <w:p w14:paraId="387F0487" w14:textId="77777777" w:rsidR="002357C5" w:rsidRDefault="002357C5" w:rsidP="00B83B2B">
      <w:pPr>
        <w:pStyle w:val="01Title"/>
        <w:ind w:left="0"/>
        <w:jc w:val="both"/>
        <w:rPr>
          <w:sz w:val="20"/>
          <w:szCs w:val="20"/>
          <w:lang w:val="en-GB"/>
        </w:rPr>
      </w:pPr>
    </w:p>
    <w:p w14:paraId="7BDD70C0" w14:textId="77777777" w:rsidR="00630951" w:rsidRDefault="00534BB8" w:rsidP="00B83B2B">
      <w:pPr>
        <w:pStyle w:val="01Title"/>
        <w:ind w:left="0"/>
        <w:jc w:val="both"/>
        <w:rPr>
          <w:sz w:val="20"/>
          <w:szCs w:val="20"/>
          <w:lang w:val="nl-BE"/>
        </w:rPr>
      </w:pPr>
      <w:r w:rsidRPr="00534BB8">
        <w:rPr>
          <w:sz w:val="20"/>
          <w:szCs w:val="20"/>
          <w:lang w:val="nl-BE"/>
        </w:rPr>
        <w:t>W</w:t>
      </w:r>
      <w:r w:rsidR="00DB56D0">
        <w:rPr>
          <w:sz w:val="20"/>
          <w:szCs w:val="20"/>
          <w:lang w:val="nl-BE"/>
        </w:rPr>
        <w:t>at is nu</w:t>
      </w:r>
      <w:r w:rsidR="00D45609">
        <w:rPr>
          <w:sz w:val="20"/>
          <w:szCs w:val="20"/>
          <w:lang w:val="nl-BE"/>
        </w:rPr>
        <w:t xml:space="preserve"> econo</w:t>
      </w:r>
      <w:r w:rsidR="00D91AAF">
        <w:rPr>
          <w:sz w:val="20"/>
          <w:szCs w:val="20"/>
          <w:lang w:val="nl-BE"/>
        </w:rPr>
        <w:t xml:space="preserve">mischer om tot </w:t>
      </w:r>
      <w:r w:rsidR="00E415E0">
        <w:rPr>
          <w:sz w:val="20"/>
          <w:szCs w:val="20"/>
          <w:lang w:val="nl-BE"/>
        </w:rPr>
        <w:t xml:space="preserve">de </w:t>
      </w:r>
      <w:r w:rsidR="00D45609">
        <w:rPr>
          <w:sz w:val="20"/>
          <w:szCs w:val="20"/>
          <w:lang w:val="nl-BE"/>
        </w:rPr>
        <w:t>onderstaande</w:t>
      </w:r>
      <w:r w:rsidR="009B63B3">
        <w:rPr>
          <w:sz w:val="20"/>
          <w:szCs w:val="20"/>
          <w:lang w:val="nl-BE"/>
        </w:rPr>
        <w:t xml:space="preserve"> ste</w:t>
      </w:r>
      <w:r w:rsidR="00D45609">
        <w:rPr>
          <w:sz w:val="20"/>
          <w:szCs w:val="20"/>
          <w:lang w:val="nl-BE"/>
        </w:rPr>
        <w:t>lling</w:t>
      </w:r>
      <w:r w:rsidR="009B63B3">
        <w:rPr>
          <w:sz w:val="20"/>
          <w:szCs w:val="20"/>
          <w:lang w:val="nl-BE"/>
        </w:rPr>
        <w:t xml:space="preserve"> te komen:</w:t>
      </w:r>
    </w:p>
    <w:p w14:paraId="793B816A" w14:textId="77777777" w:rsidR="00376925" w:rsidRDefault="006B116F" w:rsidP="00B83B2B">
      <w:pPr>
        <w:pStyle w:val="01Title"/>
        <w:ind w:left="0"/>
        <w:jc w:val="both"/>
        <w:rPr>
          <w:sz w:val="20"/>
          <w:szCs w:val="20"/>
          <w:lang w:val="nl-BE"/>
        </w:rPr>
      </w:pPr>
      <w:r>
        <w:rPr>
          <w:sz w:val="20"/>
          <w:szCs w:val="20"/>
          <w:lang w:val="nl-BE"/>
        </w:rPr>
        <w:t xml:space="preserve">   </w:t>
      </w:r>
      <w:r w:rsidR="00CE4B2B">
        <w:rPr>
          <w:sz w:val="20"/>
          <w:szCs w:val="20"/>
          <w:lang w:val="nl-BE"/>
        </w:rPr>
        <w:t xml:space="preserve"> </w:t>
      </w:r>
      <w:r w:rsidR="007C6685">
        <w:rPr>
          <w:sz w:val="20"/>
          <w:szCs w:val="20"/>
          <w:lang w:val="nl-BE"/>
        </w:rPr>
        <w:t>Kb5 Lf5</w:t>
      </w:r>
      <w:r>
        <w:rPr>
          <w:sz w:val="20"/>
          <w:szCs w:val="20"/>
          <w:lang w:val="nl-BE"/>
        </w:rPr>
        <w:t xml:space="preserve"> Pc6 / </w:t>
      </w:r>
      <w:r w:rsidR="00624357">
        <w:rPr>
          <w:sz w:val="20"/>
          <w:szCs w:val="20"/>
          <w:lang w:val="nl-BE"/>
        </w:rPr>
        <w:t>Kb7</w:t>
      </w:r>
      <w:r w:rsidR="00B12A47">
        <w:rPr>
          <w:sz w:val="20"/>
          <w:szCs w:val="20"/>
          <w:lang w:val="nl-BE"/>
        </w:rPr>
        <w:t xml:space="preserve"> La2 c7 </w:t>
      </w:r>
      <w:r w:rsidR="00376925">
        <w:rPr>
          <w:sz w:val="20"/>
          <w:szCs w:val="20"/>
          <w:lang w:val="nl-BE"/>
        </w:rPr>
        <w:t xml:space="preserve"> </w:t>
      </w:r>
    </w:p>
    <w:p w14:paraId="7AE0AF86" w14:textId="77777777" w:rsidR="0086602B" w:rsidRDefault="00E01198" w:rsidP="00B83B2B">
      <w:pPr>
        <w:pStyle w:val="01Title"/>
        <w:ind w:left="0"/>
        <w:jc w:val="both"/>
        <w:rPr>
          <w:sz w:val="20"/>
          <w:szCs w:val="20"/>
          <w:lang w:val="nl-BE"/>
        </w:rPr>
      </w:pPr>
      <w:r>
        <w:rPr>
          <w:sz w:val="20"/>
          <w:szCs w:val="20"/>
          <w:lang w:val="nl-BE"/>
        </w:rPr>
        <w:t xml:space="preserve"> </w:t>
      </w:r>
      <w:r w:rsidR="009A5856">
        <w:rPr>
          <w:sz w:val="20"/>
          <w:szCs w:val="20"/>
          <w:lang w:val="nl-BE"/>
        </w:rPr>
        <w:t>-</w:t>
      </w:r>
      <w:r>
        <w:rPr>
          <w:sz w:val="20"/>
          <w:szCs w:val="20"/>
          <w:lang w:val="nl-BE"/>
        </w:rPr>
        <w:t xml:space="preserve"> </w:t>
      </w:r>
      <w:r w:rsidR="00624357">
        <w:rPr>
          <w:sz w:val="20"/>
          <w:szCs w:val="20"/>
          <w:lang w:val="nl-BE"/>
        </w:rPr>
        <w:t>zeven</w:t>
      </w:r>
      <w:r w:rsidR="008D4450">
        <w:rPr>
          <w:sz w:val="20"/>
          <w:szCs w:val="20"/>
          <w:lang w:val="nl-BE"/>
        </w:rPr>
        <w:t xml:space="preserve"> zetten spelen, </w:t>
      </w:r>
      <w:r>
        <w:rPr>
          <w:sz w:val="20"/>
          <w:szCs w:val="20"/>
          <w:lang w:val="nl-BE"/>
        </w:rPr>
        <w:t>door</w:t>
      </w:r>
      <w:r w:rsidR="00A85A53">
        <w:rPr>
          <w:sz w:val="20"/>
          <w:szCs w:val="20"/>
          <w:lang w:val="nl-BE"/>
        </w:rPr>
        <w:t xml:space="preserve"> het </w:t>
      </w:r>
      <w:r w:rsidR="009B0C95">
        <w:rPr>
          <w:sz w:val="20"/>
          <w:szCs w:val="20"/>
          <w:lang w:val="nl-BE"/>
        </w:rPr>
        <w:t>slaan van een paard én een pion?</w:t>
      </w:r>
    </w:p>
    <w:p w14:paraId="18BA96CD" w14:textId="77777777" w:rsidR="008E43AD" w:rsidRDefault="0086602B" w:rsidP="00B83B2B">
      <w:pPr>
        <w:pStyle w:val="01Title"/>
        <w:ind w:left="0"/>
        <w:jc w:val="both"/>
        <w:rPr>
          <w:sz w:val="20"/>
          <w:szCs w:val="20"/>
          <w:lang w:val="nl-BE"/>
        </w:rPr>
      </w:pPr>
      <w:r>
        <w:rPr>
          <w:sz w:val="20"/>
          <w:szCs w:val="20"/>
          <w:lang w:val="nl-BE"/>
        </w:rPr>
        <w:t xml:space="preserve">    Of:</w:t>
      </w:r>
      <w:r w:rsidR="00E01198">
        <w:rPr>
          <w:sz w:val="20"/>
          <w:szCs w:val="20"/>
          <w:lang w:val="nl-BE"/>
        </w:rPr>
        <w:t xml:space="preserve">   </w:t>
      </w:r>
      <w:r>
        <w:rPr>
          <w:sz w:val="20"/>
          <w:szCs w:val="20"/>
          <w:lang w:val="nl-BE"/>
        </w:rPr>
        <w:t xml:space="preserve">  </w:t>
      </w:r>
    </w:p>
    <w:p w14:paraId="4937F856" w14:textId="77777777" w:rsidR="006A79AB" w:rsidRDefault="008D4450" w:rsidP="00B83B2B">
      <w:pPr>
        <w:pStyle w:val="01Title"/>
        <w:ind w:left="0"/>
        <w:jc w:val="both"/>
        <w:rPr>
          <w:sz w:val="20"/>
          <w:szCs w:val="20"/>
          <w:lang w:val="nl-BE"/>
        </w:rPr>
      </w:pPr>
      <w:r>
        <w:rPr>
          <w:sz w:val="20"/>
          <w:szCs w:val="20"/>
          <w:lang w:val="nl-BE"/>
        </w:rPr>
        <w:t xml:space="preserve">- </w:t>
      </w:r>
      <w:r w:rsidR="00E01198">
        <w:rPr>
          <w:sz w:val="20"/>
          <w:szCs w:val="20"/>
          <w:lang w:val="nl-BE"/>
        </w:rPr>
        <w:t xml:space="preserve"> </w:t>
      </w:r>
      <w:r w:rsidR="00A32289">
        <w:rPr>
          <w:sz w:val="20"/>
          <w:szCs w:val="20"/>
          <w:lang w:val="nl-BE"/>
        </w:rPr>
        <w:t xml:space="preserve">slechts </w:t>
      </w:r>
      <w:r w:rsidR="00624357">
        <w:rPr>
          <w:sz w:val="20"/>
          <w:szCs w:val="20"/>
          <w:lang w:val="nl-BE"/>
        </w:rPr>
        <w:t>vier</w:t>
      </w:r>
      <w:r>
        <w:rPr>
          <w:sz w:val="20"/>
          <w:szCs w:val="20"/>
          <w:lang w:val="nl-BE"/>
        </w:rPr>
        <w:t xml:space="preserve"> zetten spelen,</w:t>
      </w:r>
      <w:r w:rsidR="00456268">
        <w:rPr>
          <w:sz w:val="20"/>
          <w:szCs w:val="20"/>
          <w:lang w:val="nl-BE"/>
        </w:rPr>
        <w:t xml:space="preserve"> om</w:t>
      </w:r>
      <w:r w:rsidR="00A32289">
        <w:rPr>
          <w:sz w:val="20"/>
          <w:szCs w:val="20"/>
          <w:lang w:val="nl-BE"/>
        </w:rPr>
        <w:t xml:space="preserve"> </w:t>
      </w:r>
      <w:r w:rsidR="00456268">
        <w:rPr>
          <w:sz w:val="20"/>
          <w:szCs w:val="20"/>
          <w:lang w:val="nl-BE"/>
        </w:rPr>
        <w:t>al</w:t>
      </w:r>
      <w:r w:rsidR="00A32289">
        <w:rPr>
          <w:sz w:val="20"/>
          <w:szCs w:val="20"/>
          <w:lang w:val="nl-BE"/>
        </w:rPr>
        <w:t xml:space="preserve">dus een </w:t>
      </w:r>
      <w:r>
        <w:rPr>
          <w:sz w:val="20"/>
          <w:szCs w:val="20"/>
          <w:lang w:val="nl-BE"/>
        </w:rPr>
        <w:t>langere inleiding</w:t>
      </w:r>
      <w:r w:rsidR="00223EFD">
        <w:rPr>
          <w:sz w:val="20"/>
          <w:szCs w:val="20"/>
          <w:lang w:val="nl-BE"/>
        </w:rPr>
        <w:t xml:space="preserve"> te</w:t>
      </w:r>
      <w:r w:rsidR="00B6452C">
        <w:rPr>
          <w:sz w:val="20"/>
          <w:szCs w:val="20"/>
          <w:lang w:val="nl-BE"/>
        </w:rPr>
        <w:t xml:space="preserve"> </w:t>
      </w:r>
      <w:r>
        <w:rPr>
          <w:sz w:val="20"/>
          <w:szCs w:val="20"/>
          <w:lang w:val="nl-BE"/>
        </w:rPr>
        <w:t>cre</w:t>
      </w:r>
      <w:r w:rsidR="00223EFD">
        <w:rPr>
          <w:sz w:val="20"/>
          <w:szCs w:val="20"/>
          <w:lang w:val="nl-BE"/>
        </w:rPr>
        <w:t>-</w:t>
      </w:r>
      <w:r w:rsidR="004A310C">
        <w:rPr>
          <w:sz w:val="20"/>
          <w:szCs w:val="20"/>
          <w:lang w:val="nl-BE"/>
        </w:rPr>
        <w:t>ëren zonder bijkomend materiaal?</w:t>
      </w:r>
    </w:p>
    <w:p w14:paraId="033EC81F" w14:textId="77777777" w:rsidR="00FD1D98" w:rsidRPr="005E2AF6" w:rsidRDefault="00A85A53" w:rsidP="00AD252A">
      <w:pPr>
        <w:pStyle w:val="01Title"/>
        <w:ind w:left="0"/>
        <w:jc w:val="both"/>
        <w:rPr>
          <w:sz w:val="20"/>
          <w:szCs w:val="20"/>
          <w:lang w:val="nl-BE"/>
        </w:rPr>
      </w:pPr>
      <w:r w:rsidRPr="000B5F67">
        <w:rPr>
          <w:sz w:val="20"/>
          <w:szCs w:val="20"/>
          <w:lang w:val="en-GB"/>
        </w:rPr>
        <w:t>D</w:t>
      </w:r>
      <w:r w:rsidR="004A356C" w:rsidRPr="000B5F67">
        <w:rPr>
          <w:sz w:val="20"/>
          <w:szCs w:val="20"/>
          <w:lang w:val="en-GB"/>
        </w:rPr>
        <w:t xml:space="preserve">us </w:t>
      </w:r>
      <w:r w:rsidR="00CA78E7" w:rsidRPr="000B5F67">
        <w:rPr>
          <w:sz w:val="20"/>
          <w:szCs w:val="20"/>
          <w:lang w:val="en-GB"/>
        </w:rPr>
        <w:t>géé</w:t>
      </w:r>
      <w:r w:rsidR="00FD48E2" w:rsidRPr="000B5F67">
        <w:rPr>
          <w:sz w:val="20"/>
          <w:szCs w:val="20"/>
          <w:lang w:val="en-GB"/>
        </w:rPr>
        <w:t xml:space="preserve">n </w:t>
      </w:r>
      <w:r w:rsidR="00FD48E2" w:rsidRPr="000B5F67">
        <w:rPr>
          <w:i/>
          <w:sz w:val="20"/>
          <w:szCs w:val="20"/>
          <w:lang w:val="en-GB"/>
        </w:rPr>
        <w:t>“</w:t>
      </w:r>
      <w:r w:rsidR="006568B2" w:rsidRPr="000B5F67">
        <w:rPr>
          <w:i/>
          <w:sz w:val="20"/>
          <w:szCs w:val="20"/>
          <w:lang w:val="en-GB"/>
        </w:rPr>
        <w:t>just cuts the in</w:t>
      </w:r>
      <w:r w:rsidRPr="000B5F67">
        <w:rPr>
          <w:i/>
          <w:sz w:val="20"/>
          <w:szCs w:val="20"/>
          <w:lang w:val="en-GB"/>
        </w:rPr>
        <w:t>tro</w:t>
      </w:r>
      <w:r w:rsidR="006568B2" w:rsidRPr="000B5F67">
        <w:rPr>
          <w:i/>
          <w:sz w:val="20"/>
          <w:szCs w:val="20"/>
          <w:lang w:val="en-GB"/>
        </w:rPr>
        <w:t>duc</w:t>
      </w:r>
      <w:r w:rsidRPr="000B5F67">
        <w:rPr>
          <w:i/>
          <w:sz w:val="20"/>
          <w:szCs w:val="20"/>
          <w:lang w:val="en-GB"/>
        </w:rPr>
        <w:t xml:space="preserve">- </w:t>
      </w:r>
      <w:r w:rsidR="006568B2" w:rsidRPr="000B5F67">
        <w:rPr>
          <w:i/>
          <w:sz w:val="20"/>
          <w:szCs w:val="20"/>
          <w:lang w:val="en-GB"/>
        </w:rPr>
        <w:t>tion</w:t>
      </w:r>
      <w:r w:rsidR="00FD48E2" w:rsidRPr="000B5F67">
        <w:rPr>
          <w:i/>
          <w:sz w:val="20"/>
          <w:szCs w:val="20"/>
          <w:lang w:val="en-GB"/>
        </w:rPr>
        <w:t>.”</w:t>
      </w:r>
      <w:r w:rsidR="006568B2" w:rsidRPr="000B5F67">
        <w:rPr>
          <w:sz w:val="20"/>
          <w:szCs w:val="20"/>
          <w:lang w:val="en-GB"/>
        </w:rPr>
        <w:t xml:space="preserve"> </w:t>
      </w:r>
      <w:r w:rsidR="00AD252A" w:rsidRPr="00AD252A">
        <w:rPr>
          <w:sz w:val="20"/>
          <w:szCs w:val="20"/>
          <w:lang w:val="nl-BE"/>
        </w:rPr>
        <w:t>Maar net andersom</w:t>
      </w:r>
      <w:r w:rsidR="00AB7535" w:rsidRPr="00AD252A">
        <w:rPr>
          <w:sz w:val="20"/>
          <w:szCs w:val="20"/>
          <w:lang w:val="nl-BE"/>
        </w:rPr>
        <w:t>:</w:t>
      </w:r>
      <w:r w:rsidR="007D6961" w:rsidRPr="00AD252A">
        <w:rPr>
          <w:sz w:val="20"/>
          <w:szCs w:val="20"/>
          <w:lang w:val="nl-BE"/>
        </w:rPr>
        <w:t xml:space="preserve"> </w:t>
      </w:r>
      <w:r w:rsidR="007D6961" w:rsidRPr="005E2AF6">
        <w:rPr>
          <w:sz w:val="20"/>
          <w:szCs w:val="20"/>
          <w:lang w:val="nl-BE"/>
        </w:rPr>
        <w:t>de</w:t>
      </w:r>
      <w:r w:rsidRPr="005E2AF6">
        <w:rPr>
          <w:sz w:val="20"/>
          <w:szCs w:val="20"/>
          <w:lang w:val="nl-BE"/>
        </w:rPr>
        <w:t xml:space="preserve"> in</w:t>
      </w:r>
      <w:r w:rsidR="004A310C" w:rsidRPr="005E2AF6">
        <w:rPr>
          <w:sz w:val="20"/>
          <w:szCs w:val="20"/>
          <w:lang w:val="nl-BE"/>
        </w:rPr>
        <w:t>-</w:t>
      </w:r>
      <w:r w:rsidR="00AD252A" w:rsidRPr="005E2AF6">
        <w:rPr>
          <w:sz w:val="20"/>
          <w:szCs w:val="20"/>
          <w:lang w:val="nl-BE"/>
        </w:rPr>
        <w:t xml:space="preserve">leiding wordt </w:t>
      </w:r>
      <w:r w:rsidR="001E7345">
        <w:rPr>
          <w:sz w:val="20"/>
          <w:szCs w:val="20"/>
          <w:lang w:val="nl-BE"/>
        </w:rPr>
        <w:t xml:space="preserve">in feite </w:t>
      </w:r>
      <w:r w:rsidR="00AD252A" w:rsidRPr="005E2AF6">
        <w:rPr>
          <w:sz w:val="20"/>
          <w:szCs w:val="20"/>
          <w:lang w:val="nl-BE"/>
        </w:rPr>
        <w:t>met</w:t>
      </w:r>
      <w:r w:rsidR="006A79AB" w:rsidRPr="005E2AF6">
        <w:rPr>
          <w:sz w:val="20"/>
          <w:szCs w:val="20"/>
          <w:lang w:val="nl-BE"/>
        </w:rPr>
        <w:t xml:space="preserve"> één zet</w:t>
      </w:r>
      <w:r w:rsidR="004A356C" w:rsidRPr="005E2AF6">
        <w:rPr>
          <w:sz w:val="20"/>
          <w:szCs w:val="20"/>
          <w:lang w:val="nl-BE"/>
        </w:rPr>
        <w:t xml:space="preserve"> </w:t>
      </w:r>
      <w:r w:rsidR="00DF0EFA" w:rsidRPr="005E2AF6">
        <w:rPr>
          <w:sz w:val="20"/>
          <w:szCs w:val="20"/>
          <w:lang w:val="nl-BE"/>
        </w:rPr>
        <w:t>v</w:t>
      </w:r>
      <w:r w:rsidR="002F0513" w:rsidRPr="005E2AF6">
        <w:rPr>
          <w:sz w:val="20"/>
          <w:szCs w:val="20"/>
          <w:lang w:val="nl-BE"/>
        </w:rPr>
        <w:t>erlengd</w:t>
      </w:r>
      <w:r w:rsidR="00A64E5B" w:rsidRPr="005E2AF6">
        <w:rPr>
          <w:sz w:val="20"/>
          <w:szCs w:val="20"/>
          <w:lang w:val="nl-BE"/>
        </w:rPr>
        <w:t>,</w:t>
      </w:r>
      <w:r w:rsidR="006A79AB" w:rsidRPr="005E2AF6">
        <w:rPr>
          <w:sz w:val="20"/>
          <w:szCs w:val="20"/>
          <w:lang w:val="nl-BE"/>
        </w:rPr>
        <w:t xml:space="preserve"> zonder</w:t>
      </w:r>
      <w:r w:rsidR="008E35C4" w:rsidRPr="005E2AF6">
        <w:rPr>
          <w:sz w:val="20"/>
          <w:szCs w:val="20"/>
          <w:lang w:val="nl-BE"/>
        </w:rPr>
        <w:t xml:space="preserve"> twee </w:t>
      </w:r>
      <w:r w:rsidR="00336CDC">
        <w:rPr>
          <w:sz w:val="20"/>
          <w:szCs w:val="20"/>
          <w:lang w:val="nl-BE"/>
        </w:rPr>
        <w:t xml:space="preserve">overbodige </w:t>
      </w:r>
      <w:r w:rsidR="008E35C4" w:rsidRPr="005E2AF6">
        <w:rPr>
          <w:sz w:val="20"/>
          <w:szCs w:val="20"/>
          <w:lang w:val="nl-BE"/>
        </w:rPr>
        <w:t>stukken</w:t>
      </w:r>
      <w:r w:rsidR="00FD1D98" w:rsidRPr="005E2AF6">
        <w:rPr>
          <w:sz w:val="20"/>
          <w:szCs w:val="20"/>
          <w:lang w:val="nl-BE"/>
        </w:rPr>
        <w:t xml:space="preserve"> te slaan.</w:t>
      </w:r>
      <w:r w:rsidR="007754BC" w:rsidRPr="005E2AF6">
        <w:rPr>
          <w:sz w:val="20"/>
          <w:szCs w:val="20"/>
          <w:lang w:val="nl-BE"/>
        </w:rPr>
        <w:t xml:space="preserve"> </w:t>
      </w:r>
    </w:p>
    <w:p w14:paraId="1A900EAD" w14:textId="77777777" w:rsidR="003E5374" w:rsidRDefault="003E5374" w:rsidP="00077B7C">
      <w:pPr>
        <w:pStyle w:val="01Title"/>
        <w:ind w:left="0"/>
        <w:jc w:val="both"/>
        <w:rPr>
          <w:b/>
          <w:sz w:val="20"/>
          <w:szCs w:val="20"/>
          <w:lang w:val="nl-BE"/>
        </w:rPr>
      </w:pPr>
    </w:p>
    <w:p w14:paraId="238FCC48" w14:textId="77777777" w:rsidR="004B012C" w:rsidRPr="004A310C" w:rsidRDefault="00765FF2" w:rsidP="00077B7C">
      <w:pPr>
        <w:pStyle w:val="01Title"/>
        <w:ind w:left="0"/>
        <w:jc w:val="both"/>
        <w:rPr>
          <w:b/>
          <w:sz w:val="20"/>
          <w:szCs w:val="20"/>
          <w:lang w:val="nl-BE"/>
        </w:rPr>
      </w:pPr>
      <w:r>
        <w:rPr>
          <w:sz w:val="20"/>
          <w:szCs w:val="20"/>
          <w:lang w:val="nl-BE"/>
        </w:rPr>
        <w:t xml:space="preserve">Mijn </w:t>
      </w:r>
      <w:r w:rsidR="00A65508">
        <w:rPr>
          <w:sz w:val="20"/>
          <w:szCs w:val="20"/>
          <w:lang w:val="nl-BE"/>
        </w:rPr>
        <w:t>hoge</w:t>
      </w:r>
      <w:r w:rsidR="00A85A53">
        <w:rPr>
          <w:sz w:val="20"/>
          <w:szCs w:val="20"/>
          <w:lang w:val="nl-BE"/>
        </w:rPr>
        <w:t>r</w:t>
      </w:r>
      <w:r>
        <w:rPr>
          <w:sz w:val="20"/>
          <w:szCs w:val="20"/>
          <w:lang w:val="nl-BE"/>
        </w:rPr>
        <w:t>staand fijn</w:t>
      </w:r>
      <w:r w:rsidR="004073AC">
        <w:rPr>
          <w:sz w:val="20"/>
          <w:szCs w:val="20"/>
          <w:lang w:val="nl-BE"/>
        </w:rPr>
        <w:t xml:space="preserve"> </w:t>
      </w:r>
      <w:r w:rsidR="00A65508">
        <w:rPr>
          <w:sz w:val="20"/>
          <w:szCs w:val="20"/>
          <w:lang w:val="nl-BE"/>
        </w:rPr>
        <w:t>mi</w:t>
      </w:r>
      <w:r>
        <w:rPr>
          <w:sz w:val="20"/>
          <w:szCs w:val="20"/>
          <w:lang w:val="nl-BE"/>
        </w:rPr>
        <w:t>niatuurtje</w:t>
      </w:r>
      <w:r w:rsidR="00EC7A7D">
        <w:rPr>
          <w:sz w:val="20"/>
          <w:szCs w:val="20"/>
          <w:lang w:val="nl-BE"/>
        </w:rPr>
        <w:t xml:space="preserve"> heeft</w:t>
      </w:r>
      <w:r w:rsidR="007D376F">
        <w:rPr>
          <w:sz w:val="20"/>
          <w:szCs w:val="20"/>
          <w:lang w:val="nl-BE"/>
        </w:rPr>
        <w:t xml:space="preserve"> </w:t>
      </w:r>
      <w:r w:rsidR="002D5502">
        <w:rPr>
          <w:sz w:val="20"/>
          <w:szCs w:val="20"/>
          <w:lang w:val="nl-BE"/>
        </w:rPr>
        <w:t>dus</w:t>
      </w:r>
      <w:r w:rsidR="003A459B">
        <w:rPr>
          <w:sz w:val="20"/>
          <w:szCs w:val="20"/>
          <w:lang w:val="nl-BE"/>
        </w:rPr>
        <w:t>,</w:t>
      </w:r>
      <w:r w:rsidR="00EC7A7D">
        <w:rPr>
          <w:sz w:val="20"/>
          <w:szCs w:val="20"/>
          <w:lang w:val="nl-BE"/>
        </w:rPr>
        <w:t xml:space="preserve"> </w:t>
      </w:r>
      <w:r w:rsidR="001C0AC2">
        <w:rPr>
          <w:sz w:val="20"/>
          <w:szCs w:val="20"/>
          <w:lang w:val="nl-BE"/>
        </w:rPr>
        <w:t>door na</w:t>
      </w:r>
      <w:r w:rsidR="0030119D" w:rsidRPr="00E20AE3">
        <w:rPr>
          <w:sz w:val="20"/>
          <w:szCs w:val="20"/>
          <w:lang w:val="nl-BE"/>
        </w:rPr>
        <w:t xml:space="preserve"> </w:t>
      </w:r>
      <w:r w:rsidR="00E20AE3" w:rsidRPr="00733FA1">
        <w:rPr>
          <w:b/>
          <w:sz w:val="20"/>
          <w:szCs w:val="20"/>
          <w:lang w:val="nl-BE"/>
        </w:rPr>
        <w:t>tien</w:t>
      </w:r>
      <w:r w:rsidR="00EC7A7D" w:rsidRPr="0080458A">
        <w:rPr>
          <w:b/>
          <w:sz w:val="20"/>
          <w:szCs w:val="20"/>
          <w:lang w:val="nl-BE"/>
        </w:rPr>
        <w:t xml:space="preserve"> correcte </w:t>
      </w:r>
      <w:r w:rsidR="006568B2" w:rsidRPr="0080458A">
        <w:rPr>
          <w:b/>
          <w:sz w:val="20"/>
          <w:szCs w:val="20"/>
          <w:lang w:val="nl-BE"/>
        </w:rPr>
        <w:t>z</w:t>
      </w:r>
      <w:r w:rsidR="004346C0" w:rsidRPr="0080458A">
        <w:rPr>
          <w:b/>
          <w:sz w:val="20"/>
          <w:szCs w:val="20"/>
          <w:lang w:val="nl-BE"/>
        </w:rPr>
        <w:t>et</w:t>
      </w:r>
      <w:r w:rsidR="00E415E0" w:rsidRPr="0080458A">
        <w:rPr>
          <w:b/>
          <w:sz w:val="20"/>
          <w:szCs w:val="20"/>
          <w:lang w:val="nl-BE"/>
        </w:rPr>
        <w:t>ten</w:t>
      </w:r>
      <w:r w:rsidR="00FD1D98" w:rsidRPr="0080458A">
        <w:rPr>
          <w:b/>
          <w:sz w:val="20"/>
          <w:szCs w:val="20"/>
          <w:lang w:val="nl-BE"/>
        </w:rPr>
        <w:t xml:space="preserve"> </w:t>
      </w:r>
      <w:r>
        <w:rPr>
          <w:sz w:val="20"/>
          <w:szCs w:val="20"/>
          <w:lang w:val="nl-BE"/>
        </w:rPr>
        <w:t xml:space="preserve">de loper te veroveren, </w:t>
      </w:r>
      <w:r w:rsidR="004B012C" w:rsidRPr="008B11B4">
        <w:rPr>
          <w:sz w:val="20"/>
          <w:szCs w:val="20"/>
          <w:lang w:val="nl-BE"/>
        </w:rPr>
        <w:t>on</w:t>
      </w:r>
      <w:r>
        <w:rPr>
          <w:sz w:val="20"/>
          <w:szCs w:val="20"/>
          <w:lang w:val="nl-BE"/>
        </w:rPr>
        <w:t>-</w:t>
      </w:r>
      <w:r w:rsidR="004B012C" w:rsidRPr="008B11B4">
        <w:rPr>
          <w:sz w:val="20"/>
          <w:szCs w:val="20"/>
          <w:lang w:val="nl-BE"/>
        </w:rPr>
        <w:t>te</w:t>
      </w:r>
      <w:r w:rsidR="00FD1D98" w:rsidRPr="008B11B4">
        <w:rPr>
          <w:sz w:val="20"/>
          <w:szCs w:val="20"/>
          <w:lang w:val="nl-BE"/>
        </w:rPr>
        <w:t>ge</w:t>
      </w:r>
      <w:r w:rsidR="008B11B4" w:rsidRPr="008B11B4">
        <w:rPr>
          <w:sz w:val="20"/>
          <w:szCs w:val="20"/>
          <w:lang w:val="nl-BE"/>
        </w:rPr>
        <w:t>n</w:t>
      </w:r>
      <w:r w:rsidR="005864F6" w:rsidRPr="008B11B4">
        <w:rPr>
          <w:sz w:val="20"/>
          <w:szCs w:val="20"/>
          <w:lang w:val="nl-BE"/>
        </w:rPr>
        <w:t>spreke</w:t>
      </w:r>
      <w:r w:rsidR="004B012C" w:rsidRPr="008B11B4">
        <w:rPr>
          <w:sz w:val="20"/>
          <w:szCs w:val="20"/>
          <w:lang w:val="nl-BE"/>
        </w:rPr>
        <w:t>lijk</w:t>
      </w:r>
      <w:r w:rsidR="004B012C">
        <w:rPr>
          <w:sz w:val="20"/>
          <w:szCs w:val="20"/>
          <w:lang w:val="nl-BE"/>
        </w:rPr>
        <w:t xml:space="preserve"> bestaansrecht</w:t>
      </w:r>
      <w:r w:rsidR="00136825">
        <w:rPr>
          <w:sz w:val="20"/>
          <w:szCs w:val="20"/>
          <w:lang w:val="nl-BE"/>
        </w:rPr>
        <w:t>.</w:t>
      </w:r>
      <w:r w:rsidR="004B012C">
        <w:rPr>
          <w:sz w:val="20"/>
          <w:szCs w:val="20"/>
          <w:lang w:val="nl-BE"/>
        </w:rPr>
        <w:t xml:space="preserve"> </w:t>
      </w:r>
    </w:p>
    <w:p w14:paraId="5E9CB0EF" w14:textId="77777777" w:rsidR="004B012C" w:rsidRDefault="004B012C" w:rsidP="00077B7C">
      <w:pPr>
        <w:pStyle w:val="01Title"/>
        <w:ind w:left="0"/>
        <w:jc w:val="both"/>
        <w:rPr>
          <w:sz w:val="20"/>
          <w:szCs w:val="20"/>
          <w:lang w:val="nl-BE"/>
        </w:rPr>
      </w:pPr>
    </w:p>
    <w:p w14:paraId="3C3CA54E" w14:textId="77777777" w:rsidR="00CE105C" w:rsidRDefault="00CE105C" w:rsidP="00C32360">
      <w:pPr>
        <w:pStyle w:val="01Title"/>
        <w:ind w:left="0"/>
        <w:jc w:val="both"/>
        <w:rPr>
          <w:sz w:val="20"/>
          <w:szCs w:val="20"/>
          <w:lang w:val="nl-BE"/>
        </w:rPr>
      </w:pPr>
    </w:p>
    <w:p w14:paraId="7D9E6B10" w14:textId="77777777" w:rsidR="008B11B4" w:rsidRDefault="008B11B4" w:rsidP="00C32360">
      <w:pPr>
        <w:pStyle w:val="01Title"/>
        <w:ind w:left="0"/>
        <w:jc w:val="both"/>
        <w:rPr>
          <w:sz w:val="20"/>
          <w:szCs w:val="20"/>
          <w:lang w:val="nl-BE"/>
        </w:rPr>
      </w:pPr>
    </w:p>
    <w:p w14:paraId="417E3AD3" w14:textId="77777777" w:rsidR="008B11B4" w:rsidRDefault="008B11B4" w:rsidP="00C32360">
      <w:pPr>
        <w:pStyle w:val="01Title"/>
        <w:ind w:left="0"/>
        <w:jc w:val="both"/>
        <w:rPr>
          <w:sz w:val="20"/>
          <w:szCs w:val="20"/>
          <w:lang w:val="nl-BE"/>
        </w:rPr>
      </w:pPr>
    </w:p>
    <w:p w14:paraId="22A38DCA" w14:textId="77777777" w:rsidR="008F43BE" w:rsidRPr="00BD3A33" w:rsidRDefault="00BD3A33" w:rsidP="00C32360">
      <w:pPr>
        <w:pStyle w:val="01Title"/>
        <w:ind w:left="0"/>
        <w:jc w:val="both"/>
        <w:rPr>
          <w:sz w:val="20"/>
          <w:szCs w:val="20"/>
          <w:lang w:val="nl-BE"/>
        </w:rPr>
      </w:pPr>
      <w:r>
        <w:rPr>
          <w:sz w:val="20"/>
          <w:szCs w:val="20"/>
          <w:lang w:val="nl-BE"/>
        </w:rPr>
        <w:t>B</w:t>
      </w:r>
      <w:r w:rsidR="00456268">
        <w:rPr>
          <w:sz w:val="20"/>
          <w:szCs w:val="20"/>
          <w:lang w:val="nl-BE"/>
        </w:rPr>
        <w:t>ovendien</w:t>
      </w:r>
      <w:r w:rsidR="00C32360">
        <w:rPr>
          <w:sz w:val="20"/>
          <w:szCs w:val="20"/>
          <w:lang w:val="nl-BE"/>
        </w:rPr>
        <w:t xml:space="preserve"> is</w:t>
      </w:r>
      <w:r w:rsidR="00BA4629">
        <w:rPr>
          <w:sz w:val="20"/>
          <w:szCs w:val="20"/>
          <w:lang w:val="nl-BE"/>
        </w:rPr>
        <w:t xml:space="preserve"> </w:t>
      </w:r>
      <w:r w:rsidR="004F49B1">
        <w:rPr>
          <w:b/>
          <w:sz w:val="20"/>
          <w:szCs w:val="20"/>
          <w:lang w:val="nl-BE"/>
        </w:rPr>
        <w:t>het</w:t>
      </w:r>
      <w:r w:rsidR="00F73016">
        <w:rPr>
          <w:sz w:val="20"/>
          <w:szCs w:val="20"/>
          <w:lang w:val="nl-BE"/>
        </w:rPr>
        <w:t xml:space="preserve"> </w:t>
      </w:r>
      <w:r w:rsidR="00B20252" w:rsidRPr="004F49B1">
        <w:rPr>
          <w:b/>
          <w:sz w:val="20"/>
          <w:szCs w:val="20"/>
          <w:lang w:val="nl-BE"/>
        </w:rPr>
        <w:t xml:space="preserve">originele </w:t>
      </w:r>
      <w:r w:rsidR="00F73016" w:rsidRPr="004F49B1">
        <w:rPr>
          <w:b/>
          <w:sz w:val="20"/>
          <w:szCs w:val="20"/>
          <w:lang w:val="nl-BE"/>
        </w:rPr>
        <w:t>idee:</w:t>
      </w:r>
      <w:r w:rsidR="00F73016">
        <w:rPr>
          <w:sz w:val="20"/>
          <w:szCs w:val="20"/>
          <w:lang w:val="nl-BE"/>
        </w:rPr>
        <w:t xml:space="preserve"> </w:t>
      </w:r>
      <w:r w:rsidR="00F73016" w:rsidRPr="00F73016">
        <w:rPr>
          <w:i/>
          <w:sz w:val="20"/>
          <w:szCs w:val="20"/>
          <w:lang w:val="nl-BE"/>
        </w:rPr>
        <w:t>‘Een</w:t>
      </w:r>
      <w:r w:rsidR="00F73016">
        <w:rPr>
          <w:sz w:val="20"/>
          <w:szCs w:val="20"/>
          <w:lang w:val="nl-BE"/>
        </w:rPr>
        <w:t xml:space="preserve"> </w:t>
      </w:r>
      <w:r w:rsidR="00F73016">
        <w:rPr>
          <w:i/>
          <w:sz w:val="20"/>
          <w:szCs w:val="20"/>
          <w:lang w:val="nl-BE"/>
        </w:rPr>
        <w:t>strijd van loper en paard te</w:t>
      </w:r>
      <w:r>
        <w:rPr>
          <w:i/>
          <w:sz w:val="20"/>
          <w:szCs w:val="20"/>
          <w:lang w:val="nl-BE"/>
        </w:rPr>
        <w:t>-</w:t>
      </w:r>
      <w:r w:rsidR="00F73016">
        <w:rPr>
          <w:i/>
          <w:sz w:val="20"/>
          <w:szCs w:val="20"/>
          <w:lang w:val="nl-BE"/>
        </w:rPr>
        <w:t>gen loper en een c7-pion’</w:t>
      </w:r>
      <w:r w:rsidR="00F73016">
        <w:rPr>
          <w:sz w:val="20"/>
          <w:szCs w:val="20"/>
          <w:lang w:val="nl-BE"/>
        </w:rPr>
        <w:t>,</w:t>
      </w:r>
      <w:r w:rsidR="00615964">
        <w:rPr>
          <w:sz w:val="20"/>
          <w:szCs w:val="20"/>
          <w:lang w:val="nl-BE"/>
        </w:rPr>
        <w:t xml:space="preserve"> eerder </w:t>
      </w:r>
      <w:r w:rsidR="00BE7B82" w:rsidRPr="004F49B1">
        <w:rPr>
          <w:b/>
          <w:sz w:val="20"/>
          <w:szCs w:val="20"/>
          <w:lang w:val="nl-BE"/>
        </w:rPr>
        <w:t>van Missiaen</w:t>
      </w:r>
      <w:r w:rsidR="00BE7B82">
        <w:rPr>
          <w:sz w:val="20"/>
          <w:szCs w:val="20"/>
          <w:lang w:val="nl-BE"/>
        </w:rPr>
        <w:t xml:space="preserve"> (1985) dan </w:t>
      </w:r>
      <w:r w:rsidR="00F73016">
        <w:rPr>
          <w:sz w:val="20"/>
          <w:szCs w:val="20"/>
          <w:lang w:val="nl-BE"/>
        </w:rPr>
        <w:t xml:space="preserve">van </w:t>
      </w:r>
      <w:r w:rsidR="00BA4629">
        <w:rPr>
          <w:sz w:val="20"/>
          <w:szCs w:val="20"/>
          <w:lang w:val="nl-BE"/>
        </w:rPr>
        <w:t>Ku</w:t>
      </w:r>
      <w:r>
        <w:rPr>
          <w:sz w:val="20"/>
          <w:szCs w:val="20"/>
          <w:lang w:val="nl-BE"/>
        </w:rPr>
        <w:t>-</w:t>
      </w:r>
      <w:r w:rsidR="00BA4629">
        <w:rPr>
          <w:sz w:val="20"/>
          <w:szCs w:val="20"/>
          <w:lang w:val="nl-BE"/>
        </w:rPr>
        <w:t>ryatnikov</w:t>
      </w:r>
      <w:r w:rsidR="00F73016">
        <w:rPr>
          <w:sz w:val="20"/>
          <w:szCs w:val="20"/>
          <w:lang w:val="nl-BE"/>
        </w:rPr>
        <w:t xml:space="preserve"> (1988). Beide versies zijn fraai, maar</w:t>
      </w:r>
      <w:r w:rsidR="00615964">
        <w:rPr>
          <w:sz w:val="20"/>
          <w:szCs w:val="20"/>
          <w:lang w:val="nl-BE"/>
        </w:rPr>
        <w:t xml:space="preserve"> jam</w:t>
      </w:r>
      <w:r>
        <w:rPr>
          <w:sz w:val="20"/>
          <w:szCs w:val="20"/>
          <w:lang w:val="nl-BE"/>
        </w:rPr>
        <w:t>mer ge</w:t>
      </w:r>
      <w:r w:rsidR="00615964">
        <w:rPr>
          <w:sz w:val="20"/>
          <w:szCs w:val="20"/>
          <w:lang w:val="nl-BE"/>
        </w:rPr>
        <w:t>noeg</w:t>
      </w:r>
      <w:r w:rsidR="00F73016">
        <w:rPr>
          <w:sz w:val="20"/>
          <w:szCs w:val="20"/>
          <w:lang w:val="nl-BE"/>
        </w:rPr>
        <w:t xml:space="preserve"> neven</w:t>
      </w:r>
      <w:r w:rsidR="00B855C6">
        <w:rPr>
          <w:sz w:val="20"/>
          <w:szCs w:val="20"/>
          <w:lang w:val="nl-BE"/>
        </w:rPr>
        <w:t>-</w:t>
      </w:r>
      <w:r w:rsidR="00F73016">
        <w:rPr>
          <w:sz w:val="20"/>
          <w:szCs w:val="20"/>
          <w:lang w:val="nl-BE"/>
        </w:rPr>
        <w:t xml:space="preserve">oplosbaar </w:t>
      </w:r>
      <w:r w:rsidR="00B20252">
        <w:rPr>
          <w:sz w:val="20"/>
          <w:szCs w:val="20"/>
          <w:lang w:val="nl-BE"/>
        </w:rPr>
        <w:t>op het</w:t>
      </w:r>
      <w:r w:rsidR="00615964">
        <w:rPr>
          <w:sz w:val="20"/>
          <w:szCs w:val="20"/>
          <w:lang w:val="nl-BE"/>
        </w:rPr>
        <w:t xml:space="preserve"> </w:t>
      </w:r>
      <w:r w:rsidR="00B20252">
        <w:rPr>
          <w:sz w:val="20"/>
          <w:szCs w:val="20"/>
          <w:lang w:val="nl-BE"/>
        </w:rPr>
        <w:t>einde</w:t>
      </w:r>
      <w:r w:rsidR="00F73016">
        <w:rPr>
          <w:sz w:val="20"/>
          <w:szCs w:val="20"/>
          <w:lang w:val="nl-BE"/>
        </w:rPr>
        <w:t>.</w:t>
      </w:r>
      <w:r w:rsidR="00C32360">
        <w:rPr>
          <w:sz w:val="20"/>
          <w:szCs w:val="20"/>
          <w:lang w:val="nl-BE"/>
        </w:rPr>
        <w:t xml:space="preserve"> </w:t>
      </w:r>
      <w:r w:rsidR="008F43BE" w:rsidRPr="00BD3A33">
        <w:rPr>
          <w:sz w:val="20"/>
          <w:szCs w:val="20"/>
          <w:lang w:val="nl-BE"/>
        </w:rPr>
        <w:t xml:space="preserve"> </w:t>
      </w:r>
    </w:p>
    <w:p w14:paraId="77834FC0" w14:textId="77777777" w:rsidR="008F43BE" w:rsidRPr="00BD3A33" w:rsidRDefault="008F43BE" w:rsidP="00C32360">
      <w:pPr>
        <w:pStyle w:val="01Title"/>
        <w:ind w:left="0"/>
        <w:jc w:val="both"/>
        <w:rPr>
          <w:sz w:val="20"/>
          <w:szCs w:val="20"/>
          <w:lang w:val="nl-BE"/>
        </w:rPr>
      </w:pPr>
    </w:p>
    <w:p w14:paraId="039782FF" w14:textId="77777777" w:rsidR="00C86529" w:rsidRPr="00B7474B" w:rsidRDefault="002F2F7F" w:rsidP="00C32360">
      <w:pPr>
        <w:pStyle w:val="01Title"/>
        <w:ind w:left="0"/>
        <w:jc w:val="both"/>
        <w:rPr>
          <w:sz w:val="20"/>
          <w:szCs w:val="20"/>
          <w:lang w:val="nl-BE"/>
        </w:rPr>
      </w:pPr>
      <w:r w:rsidRPr="002F2F7F">
        <w:rPr>
          <w:sz w:val="20"/>
          <w:szCs w:val="20"/>
          <w:lang w:val="en-GB"/>
        </w:rPr>
        <w:t>I</w:t>
      </w:r>
      <w:r w:rsidR="004D39F3" w:rsidRPr="00F50753">
        <w:rPr>
          <w:sz w:val="20"/>
          <w:szCs w:val="20"/>
          <w:lang w:val="en-GB"/>
        </w:rPr>
        <w:t>n EG</w:t>
      </w:r>
      <w:r>
        <w:rPr>
          <w:sz w:val="20"/>
          <w:szCs w:val="20"/>
          <w:lang w:val="en-GB"/>
        </w:rPr>
        <w:t xml:space="preserve"> N°</w:t>
      </w:r>
      <w:r w:rsidR="004D39F3" w:rsidRPr="00F50753">
        <w:rPr>
          <w:sz w:val="20"/>
          <w:szCs w:val="20"/>
          <w:lang w:val="en-GB"/>
        </w:rPr>
        <w:t>190</w:t>
      </w:r>
      <w:r>
        <w:rPr>
          <w:sz w:val="20"/>
          <w:szCs w:val="20"/>
          <w:lang w:val="en-GB"/>
        </w:rPr>
        <w:t xml:space="preserve"> be</w:t>
      </w:r>
      <w:r w:rsidR="00411057">
        <w:rPr>
          <w:sz w:val="20"/>
          <w:szCs w:val="20"/>
          <w:lang w:val="en-GB"/>
        </w:rPr>
        <w:t>vestigde Ulrichsen</w:t>
      </w:r>
      <w:r w:rsidR="00BD3A33">
        <w:rPr>
          <w:sz w:val="20"/>
          <w:szCs w:val="20"/>
          <w:lang w:val="en-GB"/>
        </w:rPr>
        <w:t xml:space="preserve"> </w:t>
      </w:r>
      <w:r w:rsidR="00411057">
        <w:rPr>
          <w:sz w:val="20"/>
          <w:szCs w:val="20"/>
          <w:lang w:val="en-GB"/>
        </w:rPr>
        <w:t xml:space="preserve"> zijn </w:t>
      </w:r>
      <w:r w:rsidR="00A14D1B">
        <w:rPr>
          <w:sz w:val="20"/>
          <w:szCs w:val="20"/>
          <w:lang w:val="en-GB"/>
        </w:rPr>
        <w:t>‘</w:t>
      </w:r>
      <w:r w:rsidR="003F452C">
        <w:rPr>
          <w:sz w:val="20"/>
          <w:szCs w:val="20"/>
          <w:lang w:val="en-GB"/>
        </w:rPr>
        <w:t>afkeuring</w:t>
      </w:r>
      <w:r w:rsidR="00A14D1B">
        <w:rPr>
          <w:sz w:val="20"/>
          <w:szCs w:val="20"/>
          <w:lang w:val="en-GB"/>
        </w:rPr>
        <w:t>’</w:t>
      </w:r>
      <w:r w:rsidR="004D39F3" w:rsidRPr="00F50753">
        <w:rPr>
          <w:sz w:val="20"/>
          <w:szCs w:val="20"/>
          <w:lang w:val="en-GB"/>
        </w:rPr>
        <w:t xml:space="preserve"> met:</w:t>
      </w:r>
      <w:r w:rsidR="008C6A55" w:rsidRPr="00F50753">
        <w:rPr>
          <w:sz w:val="20"/>
          <w:szCs w:val="20"/>
          <w:lang w:val="en-GB"/>
        </w:rPr>
        <w:t xml:space="preserve"> </w:t>
      </w:r>
      <w:r w:rsidR="00E977A1" w:rsidRPr="00F50753">
        <w:rPr>
          <w:i/>
          <w:sz w:val="20"/>
          <w:szCs w:val="20"/>
          <w:lang w:val="en-GB"/>
        </w:rPr>
        <w:t xml:space="preserve">“In </w:t>
      </w:r>
      <w:r w:rsidR="008C6A55" w:rsidRPr="00F50753">
        <w:rPr>
          <w:i/>
          <w:sz w:val="20"/>
          <w:szCs w:val="20"/>
          <w:lang w:val="en-GB"/>
        </w:rPr>
        <w:t>Ignace’s</w:t>
      </w:r>
      <w:r w:rsidR="008C6A55" w:rsidRPr="00F50753">
        <w:rPr>
          <w:sz w:val="20"/>
          <w:szCs w:val="20"/>
          <w:lang w:val="en-GB"/>
        </w:rPr>
        <w:t xml:space="preserve"> </w:t>
      </w:r>
      <w:r w:rsidR="008C6A55" w:rsidRPr="00F50753">
        <w:rPr>
          <w:i/>
          <w:sz w:val="20"/>
          <w:szCs w:val="20"/>
          <w:lang w:val="en-GB"/>
        </w:rPr>
        <w:t xml:space="preserve">version the white king does not need to find the right square </w:t>
      </w:r>
      <w:r w:rsidR="008C6A55" w:rsidRPr="00A0471D">
        <w:rPr>
          <w:sz w:val="20"/>
          <w:szCs w:val="20"/>
          <w:lang w:val="en-GB"/>
        </w:rPr>
        <w:t>b5</w:t>
      </w:r>
      <w:r w:rsidR="008C6A55" w:rsidRPr="00F50753">
        <w:rPr>
          <w:sz w:val="20"/>
          <w:szCs w:val="20"/>
          <w:lang w:val="en-GB"/>
        </w:rPr>
        <w:t xml:space="preserve"> </w:t>
      </w:r>
      <w:r w:rsidR="008C6A55" w:rsidRPr="00F50753">
        <w:rPr>
          <w:i/>
          <w:sz w:val="20"/>
          <w:szCs w:val="20"/>
          <w:lang w:val="en-GB"/>
        </w:rPr>
        <w:t>(instead of c5) for his king”.</w:t>
      </w:r>
      <w:r w:rsidR="008C6A55" w:rsidRPr="00F50753">
        <w:rPr>
          <w:sz w:val="20"/>
          <w:szCs w:val="20"/>
          <w:lang w:val="en-GB"/>
        </w:rPr>
        <w:t xml:space="preserve"> </w:t>
      </w:r>
      <w:r w:rsidRPr="002F2F7F">
        <w:rPr>
          <w:sz w:val="20"/>
          <w:szCs w:val="20"/>
          <w:lang w:val="nl-BE"/>
        </w:rPr>
        <w:t>Inder</w:t>
      </w:r>
      <w:r w:rsidR="00B855C6">
        <w:rPr>
          <w:sz w:val="20"/>
          <w:szCs w:val="20"/>
          <w:lang w:val="nl-BE"/>
        </w:rPr>
        <w:t>-</w:t>
      </w:r>
      <w:r w:rsidRPr="002F2F7F">
        <w:rPr>
          <w:sz w:val="20"/>
          <w:szCs w:val="20"/>
          <w:lang w:val="nl-BE"/>
        </w:rPr>
        <w:t xml:space="preserve">daad is </w:t>
      </w:r>
      <w:r w:rsidR="00A0471D" w:rsidRPr="00896238">
        <w:rPr>
          <w:b/>
          <w:sz w:val="20"/>
          <w:szCs w:val="20"/>
          <w:lang w:val="nl-BE"/>
        </w:rPr>
        <w:t>4.K</w:t>
      </w:r>
      <w:r w:rsidRPr="00896238">
        <w:rPr>
          <w:b/>
          <w:sz w:val="20"/>
          <w:szCs w:val="20"/>
          <w:lang w:val="nl-BE"/>
        </w:rPr>
        <w:t>b5</w:t>
      </w:r>
      <w:r w:rsidR="00A0471D" w:rsidRPr="00896238">
        <w:rPr>
          <w:b/>
          <w:sz w:val="20"/>
          <w:szCs w:val="20"/>
          <w:lang w:val="nl-BE"/>
        </w:rPr>
        <w:t>!</w:t>
      </w:r>
      <w:r w:rsidRPr="002F2F7F">
        <w:rPr>
          <w:sz w:val="20"/>
          <w:szCs w:val="20"/>
          <w:lang w:val="nl-BE"/>
        </w:rPr>
        <w:t xml:space="preserve"> een fijne zet.</w:t>
      </w:r>
      <w:r>
        <w:rPr>
          <w:sz w:val="20"/>
          <w:szCs w:val="20"/>
          <w:lang w:val="nl-BE"/>
        </w:rPr>
        <w:t xml:space="preserve"> D</w:t>
      </w:r>
      <w:r w:rsidR="005C545B">
        <w:rPr>
          <w:sz w:val="20"/>
          <w:szCs w:val="20"/>
          <w:lang w:val="nl-BE"/>
        </w:rPr>
        <w:t>aar</w:t>
      </w:r>
      <w:r w:rsidR="00B855C6">
        <w:rPr>
          <w:sz w:val="20"/>
          <w:szCs w:val="20"/>
          <w:lang w:val="nl-BE"/>
        </w:rPr>
        <w:t>-</w:t>
      </w:r>
      <w:r w:rsidR="005C545B">
        <w:rPr>
          <w:sz w:val="20"/>
          <w:szCs w:val="20"/>
          <w:lang w:val="nl-BE"/>
        </w:rPr>
        <w:t xml:space="preserve">om stel ik nu </w:t>
      </w:r>
      <w:r w:rsidR="008F43BE">
        <w:rPr>
          <w:sz w:val="20"/>
          <w:szCs w:val="20"/>
          <w:lang w:val="nl-BE"/>
        </w:rPr>
        <w:t>de</w:t>
      </w:r>
      <w:r w:rsidR="00F50753">
        <w:rPr>
          <w:sz w:val="20"/>
          <w:szCs w:val="20"/>
          <w:lang w:val="nl-BE"/>
        </w:rPr>
        <w:t>ze</w:t>
      </w:r>
      <w:r w:rsidR="00577790">
        <w:rPr>
          <w:sz w:val="20"/>
          <w:szCs w:val="20"/>
          <w:lang w:val="nl-BE"/>
        </w:rPr>
        <w:t xml:space="preserve"> </w:t>
      </w:r>
      <w:r>
        <w:rPr>
          <w:sz w:val="20"/>
          <w:szCs w:val="20"/>
          <w:lang w:val="nl-BE"/>
        </w:rPr>
        <w:t>aangepaste</w:t>
      </w:r>
      <w:r w:rsidR="00577790">
        <w:rPr>
          <w:sz w:val="20"/>
          <w:szCs w:val="20"/>
          <w:lang w:val="nl-BE"/>
        </w:rPr>
        <w:t>,</w:t>
      </w:r>
      <w:r>
        <w:rPr>
          <w:sz w:val="20"/>
          <w:szCs w:val="20"/>
          <w:lang w:val="nl-BE"/>
        </w:rPr>
        <w:t xml:space="preserve"> </w:t>
      </w:r>
      <w:r w:rsidR="00B81F69">
        <w:rPr>
          <w:sz w:val="20"/>
          <w:szCs w:val="20"/>
          <w:lang w:val="nl-BE"/>
        </w:rPr>
        <w:t>en</w:t>
      </w:r>
      <w:r w:rsidR="00C4344D">
        <w:rPr>
          <w:sz w:val="20"/>
          <w:szCs w:val="20"/>
          <w:lang w:val="nl-BE"/>
        </w:rPr>
        <w:t xml:space="preserve"> </w:t>
      </w:r>
      <w:r w:rsidR="00B81F69">
        <w:rPr>
          <w:sz w:val="20"/>
          <w:szCs w:val="20"/>
          <w:lang w:val="nl-BE"/>
        </w:rPr>
        <w:t>steeds</w:t>
      </w:r>
      <w:r w:rsidR="0083005C">
        <w:rPr>
          <w:sz w:val="20"/>
          <w:szCs w:val="20"/>
          <w:lang w:val="nl-BE"/>
        </w:rPr>
        <w:t xml:space="preserve"> correcte, va</w:t>
      </w:r>
      <w:r w:rsidR="00A5586E">
        <w:rPr>
          <w:sz w:val="20"/>
          <w:szCs w:val="20"/>
          <w:lang w:val="nl-BE"/>
        </w:rPr>
        <w:t>ri</w:t>
      </w:r>
      <w:r w:rsidR="00BF1690">
        <w:rPr>
          <w:sz w:val="20"/>
          <w:szCs w:val="20"/>
          <w:lang w:val="nl-BE"/>
        </w:rPr>
        <w:t xml:space="preserve">ant voor. </w:t>
      </w:r>
      <w:r w:rsidR="00BF1690">
        <w:rPr>
          <w:i/>
          <w:sz w:val="20"/>
          <w:szCs w:val="20"/>
          <w:lang w:val="nl-BE"/>
        </w:rPr>
        <w:t xml:space="preserve">(EG N°191 </w:t>
      </w:r>
      <w:r w:rsidR="00B7474B">
        <w:rPr>
          <w:i/>
          <w:sz w:val="20"/>
          <w:szCs w:val="20"/>
          <w:lang w:val="nl-BE"/>
        </w:rPr>
        <w:t>2013)</w:t>
      </w:r>
      <w:r w:rsidR="00B7474B">
        <w:rPr>
          <w:sz w:val="20"/>
          <w:szCs w:val="20"/>
          <w:lang w:val="nl-BE"/>
        </w:rPr>
        <w:t>:</w:t>
      </w:r>
    </w:p>
    <w:p w14:paraId="6689290E" w14:textId="77777777" w:rsidR="009F1B4C" w:rsidRPr="00C86529" w:rsidRDefault="008C6A55" w:rsidP="00C32360">
      <w:pPr>
        <w:pStyle w:val="01Title"/>
        <w:ind w:left="0"/>
        <w:jc w:val="both"/>
        <w:rPr>
          <w:sz w:val="20"/>
          <w:szCs w:val="20"/>
          <w:lang w:val="nl-BE"/>
        </w:rPr>
      </w:pPr>
      <w:r w:rsidRPr="00C86529">
        <w:rPr>
          <w:sz w:val="20"/>
          <w:szCs w:val="20"/>
          <w:lang w:val="nl-BE"/>
        </w:rPr>
        <w:t xml:space="preserve"> </w:t>
      </w:r>
    </w:p>
    <w:p w14:paraId="36F8F5AC" w14:textId="77777777" w:rsidR="00685AEF" w:rsidRDefault="005F7BA4" w:rsidP="005F7BA4">
      <w:pPr>
        <w:pStyle w:val="01Title"/>
        <w:ind w:left="0"/>
        <w:jc w:val="both"/>
        <w:rPr>
          <w:b/>
          <w:sz w:val="20"/>
          <w:szCs w:val="20"/>
          <w:lang w:val="nl-BE"/>
        </w:rPr>
      </w:pPr>
      <w:r>
        <w:rPr>
          <w:b/>
          <w:sz w:val="20"/>
          <w:szCs w:val="20"/>
          <w:lang w:val="nl-BE"/>
        </w:rPr>
        <w:t>Kb4 Lf5 Pe5 / Kb8 La2 c7 +</w:t>
      </w:r>
    </w:p>
    <w:p w14:paraId="07F59D6E" w14:textId="77777777" w:rsidR="005F7BA4" w:rsidRDefault="005F7BA4" w:rsidP="005F7BA4">
      <w:pPr>
        <w:pStyle w:val="01Title"/>
        <w:ind w:left="0"/>
        <w:jc w:val="both"/>
        <w:rPr>
          <w:b/>
          <w:sz w:val="20"/>
          <w:szCs w:val="20"/>
          <w:lang w:val="nl-BE"/>
        </w:rPr>
      </w:pPr>
    </w:p>
    <w:p w14:paraId="74A5458C" w14:textId="77777777" w:rsidR="00685AEF" w:rsidRDefault="005F7BA4" w:rsidP="005F7BA4">
      <w:pPr>
        <w:pStyle w:val="01Title"/>
        <w:ind w:left="0"/>
        <w:jc w:val="both"/>
        <w:rPr>
          <w:sz w:val="20"/>
          <w:szCs w:val="20"/>
          <w:lang w:val="nl-BE"/>
        </w:rPr>
      </w:pPr>
      <w:r>
        <w:rPr>
          <w:sz w:val="20"/>
          <w:szCs w:val="20"/>
          <w:lang w:val="nl-BE"/>
        </w:rPr>
        <w:t>Met de gelijkwaardige oplossing:</w:t>
      </w:r>
    </w:p>
    <w:p w14:paraId="0369FBBB" w14:textId="77777777" w:rsidR="005F7BA4" w:rsidRDefault="005F7BA4" w:rsidP="005F7BA4">
      <w:pPr>
        <w:pStyle w:val="01Title"/>
        <w:ind w:left="0"/>
        <w:jc w:val="both"/>
        <w:rPr>
          <w:sz w:val="20"/>
          <w:szCs w:val="20"/>
          <w:lang w:val="nl-BE"/>
        </w:rPr>
      </w:pPr>
    </w:p>
    <w:p w14:paraId="13EAEFC1" w14:textId="77777777" w:rsidR="003E139A" w:rsidRPr="000602F2" w:rsidRDefault="005F7BA4" w:rsidP="005F7BA4">
      <w:pPr>
        <w:pStyle w:val="01Title"/>
        <w:ind w:left="0"/>
        <w:jc w:val="both"/>
        <w:rPr>
          <w:sz w:val="20"/>
          <w:szCs w:val="20"/>
          <w:lang w:val="en-GB"/>
        </w:rPr>
      </w:pPr>
      <w:r w:rsidRPr="00347586">
        <w:rPr>
          <w:b/>
          <w:sz w:val="20"/>
          <w:szCs w:val="20"/>
          <w:lang w:val="nl-BE"/>
        </w:rPr>
        <w:t>1.Pc6+ Ka8 2.Le4 Kb7</w:t>
      </w:r>
      <w:r w:rsidR="000B0E6D">
        <w:rPr>
          <w:b/>
          <w:sz w:val="20"/>
          <w:szCs w:val="20"/>
          <w:lang w:val="nl-BE"/>
        </w:rPr>
        <w:t xml:space="preserve"> </w:t>
      </w:r>
      <w:r w:rsidR="000B0E6D" w:rsidRPr="000B0E6D">
        <w:rPr>
          <w:sz w:val="20"/>
          <w:szCs w:val="20"/>
          <w:lang w:val="nl-BE"/>
        </w:rPr>
        <w:t>en</w:t>
      </w:r>
      <w:r w:rsidRPr="00347586">
        <w:rPr>
          <w:b/>
          <w:sz w:val="20"/>
          <w:szCs w:val="20"/>
          <w:lang w:val="nl-BE"/>
        </w:rPr>
        <w:t xml:space="preserve"> </w:t>
      </w:r>
      <w:r w:rsidRPr="000B0E6D">
        <w:rPr>
          <w:b/>
          <w:sz w:val="20"/>
          <w:szCs w:val="20"/>
          <w:lang w:val="nl-BE"/>
        </w:rPr>
        <w:t>3.Kb5</w:t>
      </w:r>
      <w:r w:rsidR="00347586" w:rsidRPr="000B0E6D">
        <w:rPr>
          <w:b/>
          <w:sz w:val="20"/>
          <w:szCs w:val="20"/>
          <w:lang w:val="nl-BE"/>
        </w:rPr>
        <w:t>!</w:t>
      </w:r>
      <w:r w:rsidRPr="00347586">
        <w:rPr>
          <w:b/>
          <w:sz w:val="20"/>
          <w:szCs w:val="20"/>
          <w:lang w:val="nl-BE"/>
        </w:rPr>
        <w:t xml:space="preserve"> </w:t>
      </w:r>
      <w:r w:rsidRPr="00347586">
        <w:rPr>
          <w:sz w:val="20"/>
          <w:szCs w:val="20"/>
          <w:lang w:val="en-GB"/>
        </w:rPr>
        <w:t>(</w:t>
      </w:r>
      <w:r w:rsidR="00347586">
        <w:rPr>
          <w:sz w:val="20"/>
          <w:szCs w:val="20"/>
          <w:lang w:val="en-GB"/>
        </w:rPr>
        <w:t>Yes</w:t>
      </w:r>
      <w:r w:rsidR="00347586" w:rsidRPr="00347586">
        <w:rPr>
          <w:sz w:val="20"/>
          <w:szCs w:val="20"/>
          <w:lang w:val="en-GB"/>
        </w:rPr>
        <w:t xml:space="preserve"> we can)</w:t>
      </w:r>
      <w:r w:rsidR="00347586">
        <w:rPr>
          <w:b/>
          <w:sz w:val="20"/>
          <w:szCs w:val="20"/>
          <w:lang w:val="en-GB"/>
        </w:rPr>
        <w:t xml:space="preserve"> 3...Kc8 4.Lf5+ Kb7 5.Kc5 Lg8 6.Lb1 Ka6 7.Le4 Le6! 8.Ld3+ Kb7 9.Pd8+ Kc8 10.Pxe6</w:t>
      </w:r>
    </w:p>
    <w:p w14:paraId="36FC8925" w14:textId="77777777" w:rsidR="00BD3A33" w:rsidRPr="000334E6" w:rsidRDefault="002374B7" w:rsidP="005F7BA4">
      <w:pPr>
        <w:pStyle w:val="01Title"/>
        <w:ind w:left="0"/>
        <w:jc w:val="both"/>
        <w:rPr>
          <w:sz w:val="20"/>
          <w:szCs w:val="20"/>
          <w:lang w:val="nl-BE"/>
        </w:rPr>
      </w:pPr>
      <w:r>
        <w:rPr>
          <w:sz w:val="20"/>
          <w:szCs w:val="20"/>
          <w:lang w:val="nl-BE"/>
        </w:rPr>
        <w:t>E</w:t>
      </w:r>
      <w:r w:rsidR="00BD3A33" w:rsidRPr="000334E6">
        <w:rPr>
          <w:sz w:val="20"/>
          <w:szCs w:val="20"/>
          <w:lang w:val="nl-BE"/>
        </w:rPr>
        <w:t>n wint.</w:t>
      </w:r>
    </w:p>
    <w:p w14:paraId="1126159A" w14:textId="77777777" w:rsidR="00347586" w:rsidRPr="00A5752B" w:rsidRDefault="00347586" w:rsidP="005F7BA4">
      <w:pPr>
        <w:pStyle w:val="01Title"/>
        <w:ind w:left="0"/>
        <w:jc w:val="both"/>
        <w:rPr>
          <w:sz w:val="20"/>
          <w:szCs w:val="20"/>
          <w:lang w:val="nl-BE"/>
        </w:rPr>
      </w:pPr>
    </w:p>
    <w:p w14:paraId="7D178185" w14:textId="77777777" w:rsidR="00BD3A33" w:rsidRDefault="00B85A1E" w:rsidP="00A7518B">
      <w:pPr>
        <w:pStyle w:val="01Title"/>
        <w:ind w:left="0"/>
        <w:jc w:val="both"/>
        <w:rPr>
          <w:sz w:val="20"/>
          <w:szCs w:val="20"/>
          <w:lang w:val="nl-BE"/>
        </w:rPr>
      </w:pPr>
      <w:r>
        <w:rPr>
          <w:sz w:val="20"/>
          <w:szCs w:val="20"/>
          <w:lang w:val="nl-BE"/>
        </w:rPr>
        <w:t>Het</w:t>
      </w:r>
      <w:r w:rsidR="00E2314F">
        <w:rPr>
          <w:sz w:val="20"/>
          <w:szCs w:val="20"/>
          <w:lang w:val="nl-BE"/>
        </w:rPr>
        <w:t xml:space="preserve"> is</w:t>
      </w:r>
      <w:r>
        <w:rPr>
          <w:sz w:val="20"/>
          <w:szCs w:val="20"/>
          <w:lang w:val="nl-BE"/>
        </w:rPr>
        <w:t xml:space="preserve"> niet, om</w:t>
      </w:r>
      <w:r w:rsidR="00D97066">
        <w:rPr>
          <w:sz w:val="20"/>
          <w:szCs w:val="20"/>
          <w:lang w:val="nl-BE"/>
        </w:rPr>
        <w:t>dat ik</w:t>
      </w:r>
      <w:r w:rsidR="0083005C">
        <w:rPr>
          <w:sz w:val="20"/>
          <w:szCs w:val="20"/>
          <w:lang w:val="nl-BE"/>
        </w:rPr>
        <w:t xml:space="preserve"> </w:t>
      </w:r>
      <w:r w:rsidR="00D97066">
        <w:rPr>
          <w:sz w:val="20"/>
          <w:szCs w:val="20"/>
          <w:lang w:val="nl-BE"/>
        </w:rPr>
        <w:t xml:space="preserve">de </w:t>
      </w:r>
      <w:r w:rsidR="00FA64FE">
        <w:rPr>
          <w:sz w:val="20"/>
          <w:szCs w:val="20"/>
          <w:lang w:val="nl-BE"/>
        </w:rPr>
        <w:t>beide</w:t>
      </w:r>
      <w:r w:rsidR="00F7138D">
        <w:rPr>
          <w:sz w:val="20"/>
          <w:szCs w:val="20"/>
          <w:lang w:val="nl-BE"/>
        </w:rPr>
        <w:t xml:space="preserve"> stu</w:t>
      </w:r>
      <w:r w:rsidR="00D97066">
        <w:rPr>
          <w:sz w:val="20"/>
          <w:szCs w:val="20"/>
          <w:lang w:val="nl-BE"/>
        </w:rPr>
        <w:t>-</w:t>
      </w:r>
      <w:r w:rsidR="00F7138D">
        <w:rPr>
          <w:sz w:val="20"/>
          <w:szCs w:val="20"/>
          <w:lang w:val="nl-BE"/>
        </w:rPr>
        <w:t>dies</w:t>
      </w:r>
      <w:r w:rsidR="0083005C">
        <w:rPr>
          <w:sz w:val="20"/>
          <w:szCs w:val="20"/>
          <w:lang w:val="nl-BE"/>
        </w:rPr>
        <w:t xml:space="preserve"> heb verbeterd</w:t>
      </w:r>
      <w:r w:rsidR="000334E6">
        <w:rPr>
          <w:sz w:val="20"/>
          <w:szCs w:val="20"/>
          <w:lang w:val="nl-BE"/>
        </w:rPr>
        <w:t>,</w:t>
      </w:r>
      <w:r w:rsidR="00D97066">
        <w:rPr>
          <w:sz w:val="20"/>
          <w:szCs w:val="20"/>
          <w:lang w:val="nl-BE"/>
        </w:rPr>
        <w:t xml:space="preserve"> </w:t>
      </w:r>
      <w:r w:rsidR="000334E6">
        <w:rPr>
          <w:sz w:val="20"/>
          <w:szCs w:val="20"/>
          <w:lang w:val="nl-BE"/>
        </w:rPr>
        <w:t xml:space="preserve">én </w:t>
      </w:r>
      <w:r w:rsidR="00D97066">
        <w:rPr>
          <w:sz w:val="20"/>
          <w:szCs w:val="20"/>
          <w:lang w:val="nl-BE"/>
        </w:rPr>
        <w:t xml:space="preserve">van </w:t>
      </w:r>
      <w:r w:rsidR="00F7138D">
        <w:rPr>
          <w:sz w:val="20"/>
          <w:szCs w:val="20"/>
          <w:lang w:val="nl-BE"/>
        </w:rPr>
        <w:t>Mis</w:t>
      </w:r>
      <w:r w:rsidR="000334E6">
        <w:rPr>
          <w:sz w:val="20"/>
          <w:szCs w:val="20"/>
          <w:lang w:val="nl-BE"/>
        </w:rPr>
        <w:t>-siaen é</w:t>
      </w:r>
      <w:r w:rsidR="00F7138D">
        <w:rPr>
          <w:sz w:val="20"/>
          <w:szCs w:val="20"/>
          <w:lang w:val="nl-BE"/>
        </w:rPr>
        <w:t xml:space="preserve">n </w:t>
      </w:r>
      <w:r w:rsidR="000334E6">
        <w:rPr>
          <w:sz w:val="20"/>
          <w:szCs w:val="20"/>
          <w:lang w:val="nl-BE"/>
        </w:rPr>
        <w:t xml:space="preserve">van </w:t>
      </w:r>
      <w:r w:rsidR="00F7138D">
        <w:rPr>
          <w:sz w:val="20"/>
          <w:szCs w:val="20"/>
          <w:lang w:val="nl-BE"/>
        </w:rPr>
        <w:t>Kurya</w:t>
      </w:r>
      <w:r w:rsidR="0083005C">
        <w:rPr>
          <w:sz w:val="20"/>
          <w:szCs w:val="20"/>
          <w:lang w:val="nl-BE"/>
        </w:rPr>
        <w:t xml:space="preserve">tnikov, </w:t>
      </w:r>
      <w:r w:rsidR="002A4B5E">
        <w:rPr>
          <w:sz w:val="20"/>
          <w:szCs w:val="20"/>
          <w:lang w:val="nl-BE"/>
        </w:rPr>
        <w:t>dat mijn studie</w:t>
      </w:r>
      <w:r w:rsidR="00915886">
        <w:rPr>
          <w:sz w:val="20"/>
          <w:szCs w:val="20"/>
          <w:lang w:val="nl-BE"/>
        </w:rPr>
        <w:t xml:space="preserve"> nu</w:t>
      </w:r>
      <w:r w:rsidR="00F7138D">
        <w:rPr>
          <w:sz w:val="20"/>
          <w:szCs w:val="20"/>
          <w:lang w:val="nl-BE"/>
        </w:rPr>
        <w:t xml:space="preserve"> </w:t>
      </w:r>
      <w:r w:rsidR="008A4C45">
        <w:rPr>
          <w:sz w:val="20"/>
          <w:szCs w:val="20"/>
          <w:lang w:val="nl-BE"/>
        </w:rPr>
        <w:t xml:space="preserve">een </w:t>
      </w:r>
      <w:r w:rsidR="00F7138D">
        <w:rPr>
          <w:sz w:val="20"/>
          <w:szCs w:val="20"/>
          <w:lang w:val="nl-BE"/>
        </w:rPr>
        <w:t xml:space="preserve">correctie zou zijn van deze laatste, </w:t>
      </w:r>
      <w:r w:rsidR="00A5752B">
        <w:rPr>
          <w:sz w:val="20"/>
          <w:szCs w:val="20"/>
          <w:lang w:val="nl-BE"/>
        </w:rPr>
        <w:t>zo</w:t>
      </w:r>
      <w:r w:rsidR="00F7138D">
        <w:rPr>
          <w:sz w:val="20"/>
          <w:szCs w:val="20"/>
          <w:lang w:val="nl-BE"/>
        </w:rPr>
        <w:t>als</w:t>
      </w:r>
      <w:r w:rsidR="00F94D83">
        <w:rPr>
          <w:sz w:val="20"/>
          <w:szCs w:val="20"/>
          <w:lang w:val="nl-BE"/>
        </w:rPr>
        <w:t xml:space="preserve"> Ed</w:t>
      </w:r>
      <w:r w:rsidR="00701A34">
        <w:rPr>
          <w:sz w:val="20"/>
          <w:szCs w:val="20"/>
          <w:lang w:val="nl-BE"/>
        </w:rPr>
        <w:t xml:space="preserve"> </w:t>
      </w:r>
      <w:r w:rsidR="00A5752B">
        <w:rPr>
          <w:sz w:val="20"/>
          <w:szCs w:val="20"/>
          <w:lang w:val="nl-BE"/>
        </w:rPr>
        <w:t>van de Ge</w:t>
      </w:r>
      <w:r w:rsidR="00B855C6">
        <w:rPr>
          <w:sz w:val="20"/>
          <w:szCs w:val="20"/>
          <w:lang w:val="nl-BE"/>
        </w:rPr>
        <w:t>-</w:t>
      </w:r>
      <w:r w:rsidR="00A5752B">
        <w:rPr>
          <w:sz w:val="20"/>
          <w:szCs w:val="20"/>
          <w:lang w:val="nl-BE"/>
        </w:rPr>
        <w:t xml:space="preserve">vel </w:t>
      </w:r>
      <w:r w:rsidR="008A4C45">
        <w:rPr>
          <w:sz w:val="20"/>
          <w:szCs w:val="20"/>
          <w:lang w:val="nl-BE"/>
        </w:rPr>
        <w:t xml:space="preserve">het </w:t>
      </w:r>
      <w:r w:rsidR="003E5374">
        <w:rPr>
          <w:sz w:val="20"/>
          <w:szCs w:val="20"/>
          <w:lang w:val="nl-BE"/>
        </w:rPr>
        <w:t xml:space="preserve">fout </w:t>
      </w:r>
      <w:r w:rsidR="008A4C45">
        <w:rPr>
          <w:sz w:val="20"/>
          <w:szCs w:val="20"/>
          <w:lang w:val="nl-BE"/>
        </w:rPr>
        <w:t>aankondigde</w:t>
      </w:r>
      <w:r w:rsidR="00CE5041">
        <w:rPr>
          <w:sz w:val="20"/>
          <w:szCs w:val="20"/>
          <w:lang w:val="nl-BE"/>
        </w:rPr>
        <w:t xml:space="preserve"> in EG</w:t>
      </w:r>
      <w:r w:rsidR="002A4B5E">
        <w:rPr>
          <w:sz w:val="20"/>
          <w:szCs w:val="20"/>
          <w:lang w:val="nl-BE"/>
        </w:rPr>
        <w:t>.</w:t>
      </w:r>
      <w:r w:rsidR="00F94D83">
        <w:rPr>
          <w:sz w:val="20"/>
          <w:szCs w:val="20"/>
          <w:lang w:val="nl-BE"/>
        </w:rPr>
        <w:t xml:space="preserve"> </w:t>
      </w:r>
    </w:p>
    <w:p w14:paraId="09D0BD96" w14:textId="77777777" w:rsidR="00EB6A69" w:rsidRDefault="00EB6A69" w:rsidP="00A7518B">
      <w:pPr>
        <w:pStyle w:val="01Title"/>
        <w:ind w:left="0"/>
        <w:jc w:val="both"/>
        <w:rPr>
          <w:sz w:val="20"/>
          <w:szCs w:val="20"/>
          <w:lang w:val="nl-BE"/>
        </w:rPr>
      </w:pPr>
    </w:p>
    <w:p w14:paraId="2805D71F" w14:textId="77777777" w:rsidR="00A7518B" w:rsidRDefault="008652CC" w:rsidP="00A7518B">
      <w:pPr>
        <w:pStyle w:val="01Title"/>
        <w:ind w:left="0"/>
        <w:jc w:val="both"/>
        <w:rPr>
          <w:sz w:val="20"/>
          <w:szCs w:val="20"/>
          <w:lang w:val="nl-BE"/>
        </w:rPr>
      </w:pPr>
      <w:r>
        <w:rPr>
          <w:sz w:val="20"/>
          <w:szCs w:val="20"/>
          <w:lang w:val="nl-BE"/>
        </w:rPr>
        <w:t xml:space="preserve">Het is </w:t>
      </w:r>
      <w:r w:rsidR="00EB6A69">
        <w:rPr>
          <w:sz w:val="20"/>
          <w:szCs w:val="20"/>
          <w:lang w:val="nl-BE"/>
        </w:rPr>
        <w:t>een</w:t>
      </w:r>
      <w:r w:rsidR="004A404A">
        <w:rPr>
          <w:sz w:val="20"/>
          <w:szCs w:val="20"/>
          <w:lang w:val="nl-BE"/>
        </w:rPr>
        <w:t xml:space="preserve"> knap</w:t>
      </w:r>
      <w:r w:rsidR="00726CF0">
        <w:rPr>
          <w:sz w:val="20"/>
          <w:szCs w:val="20"/>
          <w:lang w:val="nl-BE"/>
        </w:rPr>
        <w:t xml:space="preserve"> </w:t>
      </w:r>
      <w:r w:rsidR="00CD1F31">
        <w:rPr>
          <w:sz w:val="20"/>
          <w:szCs w:val="20"/>
          <w:lang w:val="nl-BE"/>
        </w:rPr>
        <w:t>op zic</w:t>
      </w:r>
      <w:r w:rsidR="008A4C45">
        <w:rPr>
          <w:sz w:val="20"/>
          <w:szCs w:val="20"/>
          <w:lang w:val="nl-BE"/>
        </w:rPr>
        <w:t>h</w:t>
      </w:r>
      <w:r w:rsidR="000B2E75">
        <w:rPr>
          <w:sz w:val="20"/>
          <w:szCs w:val="20"/>
          <w:lang w:val="nl-BE"/>
        </w:rPr>
        <w:t>zelf staan</w:t>
      </w:r>
      <w:r w:rsidR="00EB6A69">
        <w:rPr>
          <w:sz w:val="20"/>
          <w:szCs w:val="20"/>
          <w:lang w:val="nl-BE"/>
        </w:rPr>
        <w:t xml:space="preserve">d </w:t>
      </w:r>
      <w:r w:rsidR="004C6F52" w:rsidRPr="00701A34">
        <w:rPr>
          <w:b/>
          <w:sz w:val="20"/>
          <w:szCs w:val="20"/>
          <w:lang w:val="nl-BE"/>
        </w:rPr>
        <w:t>origineel</w:t>
      </w:r>
      <w:r w:rsidR="00437632" w:rsidRPr="00701A34">
        <w:rPr>
          <w:b/>
          <w:sz w:val="20"/>
          <w:szCs w:val="20"/>
          <w:lang w:val="nl-BE"/>
        </w:rPr>
        <w:t xml:space="preserve"> ultram</w:t>
      </w:r>
      <w:r w:rsidR="00BD3A33">
        <w:rPr>
          <w:b/>
          <w:sz w:val="20"/>
          <w:szCs w:val="20"/>
          <w:lang w:val="nl-BE"/>
        </w:rPr>
        <w:t>i</w:t>
      </w:r>
      <w:r w:rsidR="00437632" w:rsidRPr="00701A34">
        <w:rPr>
          <w:b/>
          <w:sz w:val="20"/>
          <w:szCs w:val="20"/>
          <w:lang w:val="nl-BE"/>
        </w:rPr>
        <w:t>niatuurtje</w:t>
      </w:r>
      <w:r w:rsidR="00E2314F" w:rsidRPr="00701A34">
        <w:rPr>
          <w:b/>
          <w:sz w:val="20"/>
          <w:szCs w:val="20"/>
          <w:lang w:val="nl-BE"/>
        </w:rPr>
        <w:t>.</w:t>
      </w:r>
      <w:r w:rsidR="006824EF">
        <w:rPr>
          <w:sz w:val="20"/>
          <w:szCs w:val="20"/>
          <w:lang w:val="nl-BE"/>
        </w:rPr>
        <w:t xml:space="preserve"> </w:t>
      </w:r>
    </w:p>
    <w:p w14:paraId="031A7983" w14:textId="77777777" w:rsidR="00112F7A" w:rsidRPr="00730511" w:rsidRDefault="001E3E28" w:rsidP="00EE63EF">
      <w:pPr>
        <w:pStyle w:val="01Title"/>
        <w:ind w:left="0"/>
        <w:jc w:val="center"/>
        <w:rPr>
          <w:sz w:val="20"/>
          <w:szCs w:val="20"/>
          <w:lang w:val="nl-BE"/>
        </w:rPr>
      </w:pPr>
      <w:r>
        <w:rPr>
          <w:sz w:val="20"/>
          <w:szCs w:val="20"/>
          <w:lang w:val="nl-BE"/>
        </w:rPr>
        <w:lastRenderedPageBreak/>
        <w:t xml:space="preserve">- </w:t>
      </w:r>
      <w:r w:rsidR="00575E32">
        <w:rPr>
          <w:b/>
          <w:sz w:val="20"/>
          <w:szCs w:val="20"/>
          <w:lang w:val="nl-BE"/>
        </w:rPr>
        <w:t>135</w:t>
      </w:r>
      <w:r w:rsidR="00B07A7E">
        <w:rPr>
          <w:b/>
          <w:sz w:val="20"/>
          <w:szCs w:val="20"/>
          <w:lang w:val="nl-BE"/>
        </w:rPr>
        <w:t xml:space="preserve"> </w:t>
      </w:r>
      <w:r w:rsidR="00112F7A">
        <w:rPr>
          <w:b/>
          <w:sz w:val="20"/>
          <w:szCs w:val="20"/>
          <w:lang w:val="nl-BE"/>
        </w:rPr>
        <w:t>-</w:t>
      </w:r>
    </w:p>
    <w:p w14:paraId="29B44160" w14:textId="77777777" w:rsidR="00112F7A" w:rsidRPr="00730511" w:rsidRDefault="00112F7A" w:rsidP="00112F7A">
      <w:pPr>
        <w:pStyle w:val="01Title"/>
        <w:ind w:left="0"/>
        <w:jc w:val="both"/>
        <w:rPr>
          <w:sz w:val="20"/>
          <w:szCs w:val="20"/>
          <w:lang w:val="nl-BE"/>
        </w:rPr>
      </w:pPr>
      <w:r w:rsidRPr="00730511">
        <w:rPr>
          <w:sz w:val="20"/>
          <w:szCs w:val="20"/>
          <w:lang w:val="nl-BE"/>
        </w:rPr>
        <w:t xml:space="preserve"> </w:t>
      </w:r>
    </w:p>
    <w:p w14:paraId="033CCEDB" w14:textId="77777777" w:rsidR="00112F7A" w:rsidRPr="00730511" w:rsidRDefault="00112F7A" w:rsidP="00112F7A">
      <w:pPr>
        <w:pStyle w:val="01Title"/>
        <w:ind w:left="0"/>
        <w:jc w:val="center"/>
        <w:rPr>
          <w:sz w:val="20"/>
          <w:szCs w:val="20"/>
          <w:lang w:val="nl-BE"/>
        </w:rPr>
      </w:pPr>
      <w:r w:rsidRPr="00730511">
        <w:rPr>
          <w:i/>
          <w:sz w:val="20"/>
          <w:szCs w:val="20"/>
          <w:lang w:val="nl-BE"/>
        </w:rPr>
        <w:t xml:space="preserve">Origineel, </w:t>
      </w:r>
      <w:r w:rsidRPr="00730511">
        <w:rPr>
          <w:sz w:val="20"/>
          <w:szCs w:val="20"/>
          <w:lang w:val="nl-BE"/>
        </w:rPr>
        <w:t>2011</w:t>
      </w:r>
    </w:p>
    <w:p w14:paraId="4ED85CE8" w14:textId="77777777" w:rsidR="00112F7A" w:rsidRPr="00730511" w:rsidRDefault="00112F7A" w:rsidP="00112F7A">
      <w:pPr>
        <w:pStyle w:val="01Title"/>
        <w:ind w:left="0"/>
        <w:jc w:val="both"/>
        <w:rPr>
          <w:sz w:val="20"/>
          <w:szCs w:val="20"/>
          <w:lang w:val="nl-BE"/>
        </w:rPr>
      </w:pPr>
    </w:p>
    <w:p w14:paraId="5D7116B6" w14:textId="77777777" w:rsidR="00112F7A" w:rsidRPr="00667680" w:rsidRDefault="00112F7A" w:rsidP="00112F7A">
      <w:pPr>
        <w:pStyle w:val="01Title"/>
        <w:ind w:left="0"/>
        <w:jc w:val="both"/>
        <w:rPr>
          <w:sz w:val="20"/>
          <w:szCs w:val="20"/>
          <w:lang w:val="nl-BE"/>
        </w:rPr>
      </w:pPr>
      <w:r w:rsidRPr="00730511">
        <w:object w:dxaOrig="4700" w:dyaOrig="4704" w14:anchorId="2859B59C">
          <v:shape id="_x0000_i1152" type="#_x0000_t75" style="width:154.5pt;height:153.4pt" o:ole="">
            <v:imagedata r:id="rId274" o:title=""/>
          </v:shape>
          <o:OLEObject Type="Embed" ProgID="CorelDRAW.Graphic.12" ShapeID="_x0000_i1152" DrawAspect="Content" ObjectID="_1587467545" r:id="rId275"/>
        </w:object>
      </w:r>
    </w:p>
    <w:p w14:paraId="56811A35" w14:textId="77777777" w:rsidR="00112F7A" w:rsidRPr="00667680" w:rsidRDefault="00112F7A" w:rsidP="00112F7A">
      <w:pPr>
        <w:pStyle w:val="01Title"/>
        <w:ind w:left="0"/>
        <w:jc w:val="both"/>
        <w:rPr>
          <w:sz w:val="20"/>
          <w:szCs w:val="20"/>
          <w:lang w:val="nl-BE"/>
        </w:rPr>
      </w:pPr>
    </w:p>
    <w:p w14:paraId="31D75825" w14:textId="77777777" w:rsidR="00112F7A" w:rsidRPr="00822ACE" w:rsidRDefault="00112F7A" w:rsidP="00112F7A">
      <w:pPr>
        <w:pStyle w:val="01Title"/>
        <w:ind w:left="0"/>
        <w:jc w:val="both"/>
        <w:rPr>
          <w:sz w:val="20"/>
          <w:szCs w:val="20"/>
          <w:lang w:val="nl-BE"/>
        </w:rPr>
      </w:pPr>
      <w:r w:rsidRPr="00822ACE">
        <w:rPr>
          <w:b/>
          <w:sz w:val="24"/>
          <w:szCs w:val="24"/>
          <w:lang w:val="nl-BE"/>
        </w:rPr>
        <w:t xml:space="preserve">+                         </w:t>
      </w:r>
      <w:r w:rsidRPr="00822ACE">
        <w:rPr>
          <w:sz w:val="20"/>
          <w:szCs w:val="20"/>
          <w:lang w:val="nl-BE"/>
        </w:rPr>
        <w:t>0014.01 e7a2</w:t>
      </w:r>
    </w:p>
    <w:p w14:paraId="2D5D44B5" w14:textId="77777777" w:rsidR="00112F7A" w:rsidRPr="00822ACE" w:rsidRDefault="00112F7A" w:rsidP="00112F7A">
      <w:pPr>
        <w:pStyle w:val="01Title"/>
        <w:ind w:left="0"/>
        <w:jc w:val="both"/>
        <w:rPr>
          <w:sz w:val="20"/>
          <w:szCs w:val="20"/>
          <w:lang w:val="nl-BE"/>
        </w:rPr>
      </w:pPr>
    </w:p>
    <w:p w14:paraId="6E218F3F" w14:textId="77777777" w:rsidR="00112F7A" w:rsidRPr="00730511" w:rsidRDefault="00112F7A" w:rsidP="00112F7A">
      <w:pPr>
        <w:pStyle w:val="01Title"/>
        <w:ind w:left="0"/>
        <w:jc w:val="both"/>
        <w:rPr>
          <w:b/>
          <w:sz w:val="20"/>
          <w:szCs w:val="20"/>
          <w:lang w:val="nl-BE"/>
        </w:rPr>
      </w:pPr>
      <w:r w:rsidRPr="00822ACE">
        <w:rPr>
          <w:sz w:val="20"/>
          <w:szCs w:val="20"/>
          <w:lang w:val="nl-BE"/>
        </w:rPr>
        <w:tab/>
      </w:r>
      <w:r w:rsidRPr="00730511">
        <w:rPr>
          <w:b/>
          <w:sz w:val="20"/>
          <w:szCs w:val="20"/>
          <w:lang w:val="nl-BE"/>
        </w:rPr>
        <w:t>1.Kd6</w:t>
      </w:r>
    </w:p>
    <w:p w14:paraId="18814645" w14:textId="77777777" w:rsidR="00112F7A" w:rsidRPr="00730511" w:rsidRDefault="00112F7A" w:rsidP="00112F7A">
      <w:pPr>
        <w:pStyle w:val="01Title"/>
        <w:ind w:left="0"/>
        <w:jc w:val="both"/>
        <w:rPr>
          <w:sz w:val="20"/>
          <w:szCs w:val="20"/>
          <w:lang w:val="nl-BE"/>
        </w:rPr>
      </w:pPr>
      <w:r w:rsidRPr="00730511">
        <w:rPr>
          <w:sz w:val="20"/>
          <w:szCs w:val="20"/>
          <w:lang w:val="nl-BE"/>
        </w:rPr>
        <w:t>Wit tracht het paard in te sluiten.</w:t>
      </w:r>
    </w:p>
    <w:p w14:paraId="32718B93" w14:textId="77777777" w:rsidR="00112F7A" w:rsidRDefault="00112F7A" w:rsidP="00112F7A">
      <w:pPr>
        <w:pStyle w:val="01Title"/>
        <w:ind w:left="0"/>
        <w:jc w:val="both"/>
        <w:rPr>
          <w:b/>
          <w:sz w:val="20"/>
          <w:szCs w:val="20"/>
          <w:lang w:val="nl-BE"/>
        </w:rPr>
      </w:pPr>
      <w:r>
        <w:rPr>
          <w:sz w:val="20"/>
          <w:szCs w:val="20"/>
          <w:lang w:val="nl-BE"/>
        </w:rPr>
        <w:tab/>
      </w:r>
      <w:r>
        <w:rPr>
          <w:b/>
          <w:sz w:val="20"/>
          <w:szCs w:val="20"/>
          <w:lang w:val="nl-BE"/>
        </w:rPr>
        <w:t>1…</w:t>
      </w:r>
      <w:r>
        <w:rPr>
          <w:b/>
          <w:sz w:val="20"/>
          <w:szCs w:val="20"/>
          <w:lang w:val="nl-BE"/>
        </w:rPr>
        <w:tab/>
      </w:r>
      <w:r>
        <w:rPr>
          <w:b/>
          <w:sz w:val="20"/>
          <w:szCs w:val="20"/>
          <w:lang w:val="nl-BE"/>
        </w:rPr>
        <w:tab/>
        <w:t>Pb6</w:t>
      </w:r>
    </w:p>
    <w:p w14:paraId="49045D52" w14:textId="77777777" w:rsidR="00112F7A" w:rsidRDefault="00112F7A" w:rsidP="00112F7A">
      <w:pPr>
        <w:pStyle w:val="01Title"/>
        <w:ind w:left="0"/>
        <w:jc w:val="both"/>
        <w:rPr>
          <w:b/>
          <w:sz w:val="20"/>
          <w:szCs w:val="20"/>
          <w:lang w:val="nl-BE"/>
        </w:rPr>
      </w:pPr>
      <w:r>
        <w:rPr>
          <w:b/>
          <w:sz w:val="20"/>
          <w:szCs w:val="20"/>
          <w:lang w:val="nl-BE"/>
        </w:rPr>
        <w:tab/>
        <w:t>2.Kc5</w:t>
      </w:r>
      <w:r>
        <w:rPr>
          <w:b/>
          <w:sz w:val="20"/>
          <w:szCs w:val="20"/>
          <w:lang w:val="nl-BE"/>
        </w:rPr>
        <w:tab/>
      </w:r>
      <w:r>
        <w:rPr>
          <w:b/>
          <w:sz w:val="20"/>
          <w:szCs w:val="20"/>
          <w:lang w:val="nl-BE"/>
        </w:rPr>
        <w:tab/>
        <w:t>Pa4+</w:t>
      </w:r>
    </w:p>
    <w:p w14:paraId="477CE13D" w14:textId="77777777" w:rsidR="00112F7A" w:rsidRPr="00DA49DD" w:rsidRDefault="00112F7A" w:rsidP="00112F7A">
      <w:pPr>
        <w:pStyle w:val="01Title"/>
        <w:ind w:left="0"/>
        <w:jc w:val="both"/>
        <w:rPr>
          <w:sz w:val="20"/>
          <w:szCs w:val="20"/>
          <w:lang w:val="nl-BE"/>
        </w:rPr>
      </w:pPr>
      <w:r>
        <w:rPr>
          <w:sz w:val="20"/>
          <w:szCs w:val="20"/>
          <w:lang w:val="nl-BE"/>
        </w:rPr>
        <w:t>Na 2…Pa8</w:t>
      </w:r>
      <w:r w:rsidR="00BE36C2">
        <w:rPr>
          <w:sz w:val="20"/>
          <w:szCs w:val="20"/>
          <w:lang w:val="nl-BE"/>
        </w:rPr>
        <w:t>?</w:t>
      </w:r>
      <w:r>
        <w:rPr>
          <w:sz w:val="20"/>
          <w:szCs w:val="20"/>
          <w:lang w:val="nl-BE"/>
        </w:rPr>
        <w:t xml:space="preserve"> is het zover met bij-voorbeeld 3.Kc6</w:t>
      </w:r>
      <w:r w:rsidR="00690F72">
        <w:rPr>
          <w:sz w:val="20"/>
          <w:szCs w:val="20"/>
          <w:lang w:val="nl-BE"/>
        </w:rPr>
        <w:t>.</w:t>
      </w:r>
    </w:p>
    <w:p w14:paraId="1CD9C1D2" w14:textId="77777777" w:rsidR="00112F7A" w:rsidRDefault="00112F7A" w:rsidP="00112F7A">
      <w:pPr>
        <w:pStyle w:val="01Title"/>
        <w:ind w:left="0"/>
        <w:jc w:val="both"/>
        <w:rPr>
          <w:b/>
          <w:sz w:val="20"/>
          <w:szCs w:val="20"/>
          <w:lang w:val="nl-BE"/>
        </w:rPr>
      </w:pPr>
      <w:r>
        <w:rPr>
          <w:b/>
          <w:sz w:val="20"/>
          <w:szCs w:val="20"/>
          <w:lang w:val="nl-BE"/>
        </w:rPr>
        <w:tab/>
        <w:t>3.Kb4</w:t>
      </w:r>
      <w:r>
        <w:rPr>
          <w:b/>
          <w:sz w:val="20"/>
          <w:szCs w:val="20"/>
          <w:lang w:val="nl-BE"/>
        </w:rPr>
        <w:tab/>
      </w:r>
      <w:r>
        <w:rPr>
          <w:b/>
          <w:sz w:val="20"/>
          <w:szCs w:val="20"/>
          <w:lang w:val="nl-BE"/>
        </w:rPr>
        <w:tab/>
        <w:t>Pb2</w:t>
      </w:r>
    </w:p>
    <w:p w14:paraId="68ED54E7" w14:textId="77777777" w:rsidR="00112F7A" w:rsidRDefault="00112F7A" w:rsidP="00112F7A">
      <w:pPr>
        <w:pStyle w:val="01Title"/>
        <w:ind w:left="0"/>
        <w:jc w:val="both"/>
        <w:rPr>
          <w:b/>
          <w:sz w:val="20"/>
          <w:szCs w:val="20"/>
          <w:lang w:val="nl-BE"/>
        </w:rPr>
      </w:pPr>
      <w:r>
        <w:rPr>
          <w:b/>
          <w:sz w:val="20"/>
          <w:szCs w:val="20"/>
          <w:lang w:val="nl-BE"/>
        </w:rPr>
        <w:tab/>
        <w:t>4.Le6+</w:t>
      </w:r>
      <w:r>
        <w:rPr>
          <w:b/>
          <w:sz w:val="20"/>
          <w:szCs w:val="20"/>
          <w:lang w:val="nl-BE"/>
        </w:rPr>
        <w:tab/>
      </w:r>
      <w:r>
        <w:rPr>
          <w:b/>
          <w:sz w:val="20"/>
          <w:szCs w:val="20"/>
          <w:lang w:val="nl-BE"/>
        </w:rPr>
        <w:tab/>
        <w:t>Kb1</w:t>
      </w:r>
    </w:p>
    <w:p w14:paraId="73DF03EC" w14:textId="77777777" w:rsidR="001333E6" w:rsidRPr="001513C2" w:rsidRDefault="00112F7A" w:rsidP="00112F7A">
      <w:pPr>
        <w:pStyle w:val="01Title"/>
        <w:ind w:left="0"/>
        <w:jc w:val="both"/>
        <w:rPr>
          <w:b/>
          <w:sz w:val="20"/>
          <w:szCs w:val="20"/>
          <w:lang w:val="nl-BE"/>
        </w:rPr>
      </w:pPr>
      <w:r>
        <w:rPr>
          <w:b/>
          <w:sz w:val="20"/>
          <w:szCs w:val="20"/>
          <w:lang w:val="nl-BE"/>
        </w:rPr>
        <w:tab/>
        <w:t>5.Lf5+</w:t>
      </w:r>
      <w:r w:rsidR="00752368" w:rsidRPr="001513C2">
        <w:rPr>
          <w:b/>
          <w:sz w:val="20"/>
          <w:szCs w:val="20"/>
          <w:lang w:val="nl-BE"/>
        </w:rPr>
        <w:tab/>
      </w:r>
      <w:r w:rsidR="00752368" w:rsidRPr="001513C2">
        <w:rPr>
          <w:b/>
          <w:sz w:val="20"/>
          <w:szCs w:val="20"/>
          <w:lang w:val="nl-BE"/>
        </w:rPr>
        <w:tab/>
      </w:r>
    </w:p>
    <w:p w14:paraId="4DA6650D" w14:textId="77777777" w:rsidR="001333E6" w:rsidRPr="001513C2" w:rsidRDefault="001333E6" w:rsidP="00112F7A">
      <w:pPr>
        <w:pStyle w:val="01Title"/>
        <w:ind w:left="0"/>
        <w:jc w:val="both"/>
        <w:rPr>
          <w:b/>
          <w:sz w:val="20"/>
          <w:szCs w:val="20"/>
          <w:lang w:val="nl-BE"/>
        </w:rPr>
      </w:pPr>
    </w:p>
    <w:p w14:paraId="037F885B" w14:textId="77777777" w:rsidR="001333E6" w:rsidRPr="001333E6" w:rsidRDefault="001333E6" w:rsidP="00112F7A">
      <w:pPr>
        <w:pStyle w:val="01Title"/>
        <w:ind w:left="0"/>
        <w:jc w:val="both"/>
        <w:rPr>
          <w:b/>
          <w:i/>
          <w:sz w:val="20"/>
          <w:szCs w:val="20"/>
          <w:lang w:val="en-GB"/>
        </w:rPr>
      </w:pPr>
      <w:r>
        <w:rPr>
          <w:b/>
          <w:i/>
          <w:sz w:val="20"/>
          <w:szCs w:val="20"/>
          <w:lang w:val="en-GB"/>
        </w:rPr>
        <w:t>Variant A</w:t>
      </w:r>
    </w:p>
    <w:p w14:paraId="4E9EBC5C" w14:textId="77777777" w:rsidR="001333E6" w:rsidRPr="001513C2" w:rsidRDefault="001333E6" w:rsidP="00112F7A">
      <w:pPr>
        <w:pStyle w:val="01Title"/>
        <w:ind w:left="0"/>
        <w:jc w:val="both"/>
        <w:rPr>
          <w:b/>
          <w:sz w:val="20"/>
          <w:szCs w:val="20"/>
        </w:rPr>
      </w:pPr>
      <w:r>
        <w:rPr>
          <w:b/>
          <w:sz w:val="20"/>
          <w:szCs w:val="20"/>
          <w:lang w:val="en-GB"/>
        </w:rPr>
        <w:tab/>
      </w:r>
      <w:r w:rsidRPr="001513C2">
        <w:rPr>
          <w:b/>
          <w:sz w:val="20"/>
          <w:szCs w:val="20"/>
        </w:rPr>
        <w:t>5...</w:t>
      </w:r>
      <w:r w:rsidRPr="001513C2">
        <w:rPr>
          <w:b/>
          <w:sz w:val="20"/>
          <w:szCs w:val="20"/>
        </w:rPr>
        <w:tab/>
      </w:r>
      <w:r w:rsidRPr="001513C2">
        <w:rPr>
          <w:b/>
          <w:sz w:val="20"/>
          <w:szCs w:val="20"/>
        </w:rPr>
        <w:tab/>
        <w:t>Kc1</w:t>
      </w:r>
    </w:p>
    <w:p w14:paraId="3AAD0331" w14:textId="77777777" w:rsidR="001333E6" w:rsidRPr="001513C2" w:rsidRDefault="001333E6" w:rsidP="00112F7A">
      <w:pPr>
        <w:pStyle w:val="01Title"/>
        <w:ind w:left="0"/>
        <w:jc w:val="both"/>
        <w:rPr>
          <w:b/>
          <w:sz w:val="20"/>
          <w:szCs w:val="20"/>
        </w:rPr>
      </w:pPr>
      <w:r w:rsidRPr="001513C2">
        <w:rPr>
          <w:b/>
          <w:sz w:val="20"/>
          <w:szCs w:val="20"/>
        </w:rPr>
        <w:tab/>
        <w:t>6.Ka3</w:t>
      </w:r>
      <w:r w:rsidRPr="001513C2">
        <w:rPr>
          <w:b/>
          <w:sz w:val="20"/>
          <w:szCs w:val="20"/>
        </w:rPr>
        <w:tab/>
      </w:r>
      <w:r w:rsidRPr="001513C2">
        <w:rPr>
          <w:b/>
          <w:sz w:val="20"/>
          <w:szCs w:val="20"/>
        </w:rPr>
        <w:tab/>
        <w:t>Pd1</w:t>
      </w:r>
    </w:p>
    <w:p w14:paraId="1A604C9D" w14:textId="77777777" w:rsidR="001333E6" w:rsidRPr="001513C2" w:rsidRDefault="001333E6" w:rsidP="00112F7A">
      <w:pPr>
        <w:pStyle w:val="01Title"/>
        <w:ind w:left="0"/>
        <w:jc w:val="both"/>
        <w:rPr>
          <w:b/>
          <w:sz w:val="20"/>
          <w:szCs w:val="20"/>
        </w:rPr>
      </w:pPr>
      <w:r w:rsidRPr="001513C2">
        <w:rPr>
          <w:b/>
          <w:sz w:val="20"/>
          <w:szCs w:val="20"/>
        </w:rPr>
        <w:tab/>
        <w:t>7.Pb3+</w:t>
      </w:r>
    </w:p>
    <w:p w14:paraId="7B67E664" w14:textId="77777777" w:rsidR="001333E6" w:rsidRDefault="001333E6" w:rsidP="00112F7A">
      <w:pPr>
        <w:pStyle w:val="01Title"/>
        <w:ind w:left="0"/>
        <w:jc w:val="both"/>
        <w:rPr>
          <w:sz w:val="20"/>
          <w:szCs w:val="20"/>
          <w:lang w:val="nl-BE"/>
        </w:rPr>
      </w:pPr>
      <w:r>
        <w:rPr>
          <w:sz w:val="20"/>
          <w:szCs w:val="20"/>
          <w:lang w:val="nl-BE"/>
        </w:rPr>
        <w:t>En mat.</w:t>
      </w:r>
    </w:p>
    <w:p w14:paraId="5BFE95D8" w14:textId="77777777" w:rsidR="001333E6" w:rsidRDefault="001333E6" w:rsidP="00112F7A">
      <w:pPr>
        <w:pStyle w:val="01Title"/>
        <w:ind w:left="0"/>
        <w:jc w:val="both"/>
        <w:rPr>
          <w:sz w:val="20"/>
          <w:szCs w:val="20"/>
          <w:lang w:val="nl-BE"/>
        </w:rPr>
      </w:pPr>
    </w:p>
    <w:p w14:paraId="50C761B3" w14:textId="77777777" w:rsidR="001333E6" w:rsidRDefault="001333E6" w:rsidP="00112F7A">
      <w:pPr>
        <w:pStyle w:val="01Title"/>
        <w:ind w:left="0"/>
        <w:jc w:val="both"/>
        <w:rPr>
          <w:sz w:val="20"/>
          <w:szCs w:val="20"/>
          <w:lang w:val="nl-BE"/>
        </w:rPr>
      </w:pPr>
    </w:p>
    <w:p w14:paraId="0BFBEEE4" w14:textId="77777777" w:rsidR="001333E6" w:rsidRDefault="001333E6" w:rsidP="00112F7A">
      <w:pPr>
        <w:pStyle w:val="01Title"/>
        <w:ind w:left="0"/>
        <w:jc w:val="both"/>
        <w:rPr>
          <w:sz w:val="20"/>
          <w:szCs w:val="20"/>
          <w:lang w:val="nl-BE"/>
        </w:rPr>
      </w:pPr>
    </w:p>
    <w:p w14:paraId="5B0852A7" w14:textId="77777777" w:rsidR="001333E6" w:rsidRPr="001333E6" w:rsidRDefault="001333E6" w:rsidP="00112F7A">
      <w:pPr>
        <w:pStyle w:val="01Title"/>
        <w:ind w:left="0"/>
        <w:jc w:val="both"/>
        <w:rPr>
          <w:sz w:val="20"/>
          <w:szCs w:val="20"/>
          <w:lang w:val="nl-BE"/>
        </w:rPr>
      </w:pPr>
    </w:p>
    <w:p w14:paraId="6957C8DA" w14:textId="77777777" w:rsidR="001333E6" w:rsidRPr="001333E6" w:rsidRDefault="001333E6" w:rsidP="00112F7A">
      <w:pPr>
        <w:pStyle w:val="01Title"/>
        <w:ind w:left="0"/>
        <w:jc w:val="both"/>
        <w:rPr>
          <w:b/>
          <w:sz w:val="20"/>
          <w:szCs w:val="20"/>
          <w:lang w:val="nl-BE"/>
        </w:rPr>
      </w:pPr>
    </w:p>
    <w:p w14:paraId="67C13A85" w14:textId="77777777" w:rsidR="00690F72" w:rsidRDefault="00690F72" w:rsidP="00112F7A">
      <w:pPr>
        <w:pStyle w:val="01Title"/>
        <w:ind w:left="0"/>
        <w:jc w:val="both"/>
        <w:rPr>
          <w:b/>
          <w:sz w:val="20"/>
          <w:szCs w:val="20"/>
          <w:lang w:val="nl-BE"/>
        </w:rPr>
      </w:pPr>
    </w:p>
    <w:p w14:paraId="7AEEECA9" w14:textId="77777777" w:rsidR="00690F72" w:rsidRDefault="00690F72" w:rsidP="00112F7A">
      <w:pPr>
        <w:pStyle w:val="01Title"/>
        <w:ind w:left="0"/>
        <w:jc w:val="both"/>
        <w:rPr>
          <w:b/>
          <w:sz w:val="20"/>
          <w:szCs w:val="20"/>
          <w:lang w:val="nl-BE"/>
        </w:rPr>
      </w:pPr>
    </w:p>
    <w:p w14:paraId="3AFA0243" w14:textId="77777777" w:rsidR="00690F72" w:rsidRDefault="00690F72" w:rsidP="00112F7A">
      <w:pPr>
        <w:pStyle w:val="01Title"/>
        <w:ind w:left="0"/>
        <w:jc w:val="both"/>
        <w:rPr>
          <w:b/>
          <w:sz w:val="20"/>
          <w:szCs w:val="20"/>
          <w:lang w:val="nl-BE"/>
        </w:rPr>
      </w:pPr>
    </w:p>
    <w:p w14:paraId="2435895A" w14:textId="77777777" w:rsidR="00690F72" w:rsidRDefault="00690F72" w:rsidP="00112F7A">
      <w:pPr>
        <w:pStyle w:val="01Title"/>
        <w:ind w:left="0"/>
        <w:jc w:val="both"/>
        <w:rPr>
          <w:b/>
          <w:sz w:val="20"/>
          <w:szCs w:val="20"/>
          <w:lang w:val="nl-BE"/>
        </w:rPr>
      </w:pPr>
    </w:p>
    <w:p w14:paraId="34E30056" w14:textId="77777777" w:rsidR="00112F7A" w:rsidRDefault="00112F7A" w:rsidP="00112F7A">
      <w:pPr>
        <w:pStyle w:val="01Title"/>
        <w:ind w:left="0"/>
        <w:jc w:val="both"/>
        <w:rPr>
          <w:b/>
          <w:sz w:val="20"/>
          <w:szCs w:val="20"/>
          <w:lang w:val="nl-BE"/>
        </w:rPr>
      </w:pPr>
    </w:p>
    <w:p w14:paraId="0390B764" w14:textId="77777777" w:rsidR="00690F72" w:rsidRDefault="00690F72" w:rsidP="00112F7A">
      <w:pPr>
        <w:pStyle w:val="01Title"/>
        <w:ind w:left="0"/>
        <w:jc w:val="both"/>
        <w:rPr>
          <w:sz w:val="20"/>
          <w:szCs w:val="20"/>
          <w:lang w:val="nl-BE"/>
        </w:rPr>
      </w:pPr>
      <w:r>
        <w:rPr>
          <w:sz w:val="20"/>
          <w:szCs w:val="20"/>
          <w:lang w:val="nl-BE"/>
        </w:rPr>
        <w:t>Maar zwart heeft een beter ant-woord:</w:t>
      </w:r>
    </w:p>
    <w:p w14:paraId="61D82A21" w14:textId="77777777" w:rsidR="00690F72" w:rsidRDefault="00690F72" w:rsidP="00112F7A">
      <w:pPr>
        <w:pStyle w:val="01Title"/>
        <w:ind w:left="0"/>
        <w:jc w:val="both"/>
        <w:rPr>
          <w:sz w:val="20"/>
          <w:szCs w:val="20"/>
          <w:lang w:val="nl-BE"/>
        </w:rPr>
      </w:pPr>
    </w:p>
    <w:p w14:paraId="3CD513AC" w14:textId="77777777" w:rsidR="00690F72" w:rsidRDefault="00690F72" w:rsidP="00112F7A">
      <w:pPr>
        <w:pStyle w:val="01Title"/>
        <w:ind w:left="0"/>
        <w:jc w:val="both"/>
        <w:rPr>
          <w:b/>
          <w:i/>
          <w:sz w:val="20"/>
          <w:szCs w:val="20"/>
          <w:lang w:val="nl-BE"/>
        </w:rPr>
      </w:pPr>
      <w:r>
        <w:rPr>
          <w:b/>
          <w:i/>
          <w:sz w:val="20"/>
          <w:szCs w:val="20"/>
          <w:lang w:val="nl-BE"/>
        </w:rPr>
        <w:t>Variant B</w:t>
      </w:r>
    </w:p>
    <w:p w14:paraId="55608599" w14:textId="77777777" w:rsidR="00007BB9" w:rsidRPr="00690F72" w:rsidRDefault="00690F72" w:rsidP="00112F7A">
      <w:pPr>
        <w:pStyle w:val="01Title"/>
        <w:ind w:left="0"/>
        <w:jc w:val="both"/>
        <w:rPr>
          <w:b/>
          <w:sz w:val="20"/>
          <w:szCs w:val="20"/>
          <w:lang w:val="nl-BE"/>
        </w:rPr>
      </w:pPr>
      <w:r>
        <w:rPr>
          <w:b/>
          <w:sz w:val="20"/>
          <w:szCs w:val="20"/>
          <w:lang w:val="nl-BE"/>
        </w:rPr>
        <w:tab/>
        <w:t>5...</w:t>
      </w:r>
      <w:r>
        <w:rPr>
          <w:b/>
          <w:sz w:val="20"/>
          <w:szCs w:val="20"/>
          <w:lang w:val="nl-BE"/>
        </w:rPr>
        <w:tab/>
      </w:r>
      <w:r>
        <w:rPr>
          <w:b/>
          <w:sz w:val="20"/>
          <w:szCs w:val="20"/>
          <w:lang w:val="nl-BE"/>
        </w:rPr>
        <w:tab/>
        <w:t>Ka2</w:t>
      </w:r>
    </w:p>
    <w:p w14:paraId="72F22FCC" w14:textId="77777777" w:rsidR="00112F7A" w:rsidRPr="001333E6" w:rsidRDefault="00112F7A" w:rsidP="00112F7A">
      <w:pPr>
        <w:pStyle w:val="01Title"/>
        <w:ind w:left="0"/>
        <w:jc w:val="both"/>
        <w:rPr>
          <w:b/>
          <w:sz w:val="20"/>
          <w:szCs w:val="20"/>
          <w:lang w:val="nl-BE"/>
        </w:rPr>
      </w:pPr>
      <w:r w:rsidRPr="00007BB9">
        <w:rPr>
          <w:b/>
          <w:sz w:val="20"/>
          <w:szCs w:val="20"/>
          <w:lang w:val="nl-BE"/>
        </w:rPr>
        <w:tab/>
      </w:r>
      <w:r w:rsidRPr="001333E6">
        <w:rPr>
          <w:b/>
          <w:sz w:val="20"/>
          <w:szCs w:val="20"/>
          <w:lang w:val="nl-BE"/>
        </w:rPr>
        <w:t>6.Lc2</w:t>
      </w:r>
      <w:r w:rsidRPr="001333E6">
        <w:rPr>
          <w:b/>
          <w:sz w:val="20"/>
          <w:szCs w:val="20"/>
          <w:lang w:val="nl-BE"/>
        </w:rPr>
        <w:tab/>
      </w:r>
      <w:r w:rsidRPr="001333E6">
        <w:rPr>
          <w:b/>
          <w:sz w:val="20"/>
          <w:szCs w:val="20"/>
          <w:lang w:val="nl-BE"/>
        </w:rPr>
        <w:tab/>
        <w:t>h4</w:t>
      </w:r>
    </w:p>
    <w:p w14:paraId="5020908E" w14:textId="77777777" w:rsidR="00112F7A" w:rsidRPr="001333E6" w:rsidRDefault="00112F7A" w:rsidP="00112F7A">
      <w:pPr>
        <w:pStyle w:val="01Title"/>
        <w:ind w:left="0"/>
        <w:jc w:val="both"/>
        <w:rPr>
          <w:b/>
          <w:sz w:val="20"/>
          <w:szCs w:val="20"/>
          <w:lang w:val="nl-BE"/>
        </w:rPr>
      </w:pPr>
      <w:r w:rsidRPr="001333E6">
        <w:rPr>
          <w:b/>
          <w:sz w:val="20"/>
          <w:szCs w:val="20"/>
          <w:lang w:val="nl-BE"/>
        </w:rPr>
        <w:tab/>
        <w:t>7.Pb3</w:t>
      </w:r>
      <w:r w:rsidRPr="001333E6">
        <w:rPr>
          <w:b/>
          <w:sz w:val="20"/>
          <w:szCs w:val="20"/>
          <w:lang w:val="nl-BE"/>
        </w:rPr>
        <w:tab/>
      </w:r>
      <w:r w:rsidRPr="001333E6">
        <w:rPr>
          <w:b/>
          <w:sz w:val="20"/>
          <w:szCs w:val="20"/>
          <w:lang w:val="nl-BE"/>
        </w:rPr>
        <w:tab/>
        <w:t>h3</w:t>
      </w:r>
    </w:p>
    <w:p w14:paraId="0C5683B6" w14:textId="77777777" w:rsidR="00112F7A" w:rsidRDefault="00112F7A" w:rsidP="00112F7A">
      <w:pPr>
        <w:pStyle w:val="01Title"/>
        <w:ind w:left="0"/>
        <w:jc w:val="both"/>
        <w:rPr>
          <w:b/>
          <w:sz w:val="20"/>
          <w:szCs w:val="20"/>
          <w:lang w:val="nl-BE"/>
        </w:rPr>
      </w:pPr>
      <w:r w:rsidRPr="001333E6">
        <w:rPr>
          <w:b/>
          <w:sz w:val="20"/>
          <w:szCs w:val="20"/>
          <w:lang w:val="nl-BE"/>
        </w:rPr>
        <w:tab/>
      </w:r>
      <w:r>
        <w:rPr>
          <w:b/>
          <w:sz w:val="20"/>
          <w:szCs w:val="20"/>
          <w:lang w:val="nl-BE"/>
        </w:rPr>
        <w:t>8.Pc1+</w:t>
      </w:r>
      <w:r>
        <w:rPr>
          <w:b/>
          <w:sz w:val="20"/>
          <w:szCs w:val="20"/>
          <w:lang w:val="nl-BE"/>
        </w:rPr>
        <w:tab/>
      </w:r>
      <w:r>
        <w:rPr>
          <w:b/>
          <w:sz w:val="20"/>
          <w:szCs w:val="20"/>
          <w:lang w:val="nl-BE"/>
        </w:rPr>
        <w:tab/>
        <w:t>Ka1</w:t>
      </w:r>
    </w:p>
    <w:p w14:paraId="6E0794B6" w14:textId="77777777" w:rsidR="00112F7A" w:rsidRDefault="00112F7A" w:rsidP="00112F7A">
      <w:pPr>
        <w:pStyle w:val="01Title"/>
        <w:ind w:left="0"/>
        <w:jc w:val="both"/>
        <w:rPr>
          <w:b/>
          <w:sz w:val="20"/>
          <w:szCs w:val="20"/>
          <w:lang w:val="nl-BE"/>
        </w:rPr>
      </w:pPr>
      <w:r>
        <w:rPr>
          <w:b/>
          <w:sz w:val="20"/>
          <w:szCs w:val="20"/>
          <w:lang w:val="nl-BE"/>
        </w:rPr>
        <w:tab/>
        <w:t>9.Le4</w:t>
      </w:r>
      <w:r>
        <w:rPr>
          <w:b/>
          <w:sz w:val="20"/>
          <w:szCs w:val="20"/>
          <w:lang w:val="nl-BE"/>
        </w:rPr>
        <w:tab/>
      </w:r>
      <w:r>
        <w:rPr>
          <w:b/>
          <w:sz w:val="20"/>
          <w:szCs w:val="20"/>
          <w:lang w:val="nl-BE"/>
        </w:rPr>
        <w:tab/>
        <w:t>h2</w:t>
      </w:r>
    </w:p>
    <w:p w14:paraId="33E101C7" w14:textId="77777777" w:rsidR="00112F7A" w:rsidRDefault="00112F7A" w:rsidP="00112F7A">
      <w:pPr>
        <w:pStyle w:val="01Title"/>
        <w:ind w:left="0"/>
        <w:jc w:val="both"/>
        <w:rPr>
          <w:b/>
          <w:sz w:val="20"/>
          <w:szCs w:val="20"/>
          <w:lang w:val="nl-BE"/>
        </w:rPr>
      </w:pPr>
      <w:r>
        <w:rPr>
          <w:b/>
          <w:sz w:val="20"/>
          <w:szCs w:val="20"/>
          <w:lang w:val="nl-BE"/>
        </w:rPr>
        <w:t xml:space="preserve">        10.Kb3</w:t>
      </w:r>
      <w:r>
        <w:rPr>
          <w:b/>
          <w:sz w:val="20"/>
          <w:szCs w:val="20"/>
          <w:lang w:val="nl-BE"/>
        </w:rPr>
        <w:tab/>
      </w:r>
      <w:r>
        <w:rPr>
          <w:b/>
          <w:sz w:val="20"/>
          <w:szCs w:val="20"/>
          <w:lang w:val="nl-BE"/>
        </w:rPr>
        <w:tab/>
        <w:t>Pd1</w:t>
      </w:r>
    </w:p>
    <w:p w14:paraId="5A0E0C47" w14:textId="77777777" w:rsidR="00FE7155" w:rsidRDefault="00524A8E" w:rsidP="00112F7A">
      <w:pPr>
        <w:pStyle w:val="01Title"/>
        <w:ind w:left="0"/>
        <w:jc w:val="both"/>
        <w:rPr>
          <w:sz w:val="20"/>
          <w:szCs w:val="20"/>
          <w:lang w:val="nl-BE"/>
        </w:rPr>
      </w:pPr>
      <w:r>
        <w:rPr>
          <w:sz w:val="20"/>
          <w:szCs w:val="20"/>
          <w:lang w:val="nl-BE"/>
        </w:rPr>
        <w:t>Een laatste ontsnappingspoging van het</w:t>
      </w:r>
      <w:r w:rsidR="00C97D1E">
        <w:rPr>
          <w:sz w:val="20"/>
          <w:szCs w:val="20"/>
          <w:lang w:val="nl-BE"/>
        </w:rPr>
        <w:t xml:space="preserve"> paard. </w:t>
      </w:r>
    </w:p>
    <w:p w14:paraId="67F9E997" w14:textId="77777777" w:rsidR="00265A53" w:rsidRDefault="00C97D1E" w:rsidP="00265A53">
      <w:pPr>
        <w:pStyle w:val="01Title"/>
        <w:ind w:left="0"/>
        <w:jc w:val="both"/>
        <w:rPr>
          <w:sz w:val="20"/>
          <w:szCs w:val="20"/>
          <w:lang w:val="nl-BE"/>
        </w:rPr>
      </w:pPr>
      <w:r>
        <w:rPr>
          <w:sz w:val="20"/>
          <w:szCs w:val="20"/>
          <w:lang w:val="nl-BE"/>
        </w:rPr>
        <w:t>Na:</w:t>
      </w:r>
      <w:r w:rsidR="00112F7A">
        <w:rPr>
          <w:sz w:val="20"/>
          <w:szCs w:val="20"/>
          <w:lang w:val="nl-BE"/>
        </w:rPr>
        <w:t xml:space="preserve"> </w:t>
      </w:r>
    </w:p>
    <w:p w14:paraId="798331F9" w14:textId="77777777" w:rsidR="0054089C" w:rsidRDefault="00FD1718" w:rsidP="007B3007">
      <w:pPr>
        <w:pStyle w:val="01Title"/>
        <w:ind w:left="0"/>
        <w:rPr>
          <w:sz w:val="20"/>
          <w:szCs w:val="20"/>
          <w:lang w:val="nl-BE"/>
        </w:rPr>
      </w:pPr>
      <w:r w:rsidRPr="00B354CB">
        <w:rPr>
          <w:i/>
          <w:sz w:val="20"/>
          <w:szCs w:val="20"/>
          <w:lang w:val="nl-BE"/>
        </w:rPr>
        <w:t xml:space="preserve">a) </w:t>
      </w:r>
      <w:r w:rsidR="007B3007">
        <w:rPr>
          <w:i/>
          <w:sz w:val="20"/>
          <w:szCs w:val="20"/>
          <w:lang w:val="nl-BE"/>
        </w:rPr>
        <w:t xml:space="preserve"> </w:t>
      </w:r>
      <w:r w:rsidR="00112F7A" w:rsidRPr="00B354CB">
        <w:rPr>
          <w:sz w:val="20"/>
          <w:szCs w:val="20"/>
          <w:lang w:val="nl-BE"/>
        </w:rPr>
        <w:t>10…h1</w:t>
      </w:r>
      <w:r w:rsidR="00FE7155" w:rsidRPr="00B354CB">
        <w:rPr>
          <w:sz w:val="20"/>
          <w:szCs w:val="20"/>
          <w:lang w:val="nl-BE"/>
        </w:rPr>
        <w:t xml:space="preserve">D 11.Lxh1 </w:t>
      </w:r>
      <w:r w:rsidR="007B3007">
        <w:rPr>
          <w:sz w:val="20"/>
          <w:szCs w:val="20"/>
          <w:lang w:val="nl-BE"/>
        </w:rPr>
        <w:t xml:space="preserve">Kb1 12.Pe2 </w:t>
      </w:r>
    </w:p>
    <w:p w14:paraId="392121C8" w14:textId="77777777" w:rsidR="0054089C" w:rsidRDefault="0054089C" w:rsidP="007B3007">
      <w:pPr>
        <w:pStyle w:val="01Title"/>
        <w:ind w:left="0"/>
        <w:rPr>
          <w:sz w:val="20"/>
          <w:szCs w:val="20"/>
          <w:lang w:val="nl-BE"/>
        </w:rPr>
      </w:pPr>
      <w:r>
        <w:rPr>
          <w:sz w:val="20"/>
          <w:szCs w:val="20"/>
          <w:lang w:val="nl-BE"/>
        </w:rPr>
        <w:t xml:space="preserve">      wint wit na 60 zetten volgens</w:t>
      </w:r>
    </w:p>
    <w:p w14:paraId="4719C71A" w14:textId="77777777" w:rsidR="0054089C" w:rsidRDefault="0054089C" w:rsidP="007B3007">
      <w:pPr>
        <w:pStyle w:val="01Title"/>
        <w:ind w:left="0"/>
        <w:rPr>
          <w:sz w:val="20"/>
          <w:szCs w:val="20"/>
          <w:lang w:val="nl-BE"/>
        </w:rPr>
      </w:pPr>
      <w:r>
        <w:rPr>
          <w:sz w:val="20"/>
          <w:szCs w:val="20"/>
          <w:lang w:val="nl-BE"/>
        </w:rPr>
        <w:t xml:space="preserve">      de database van Ken Thomp-</w:t>
      </w:r>
    </w:p>
    <w:p w14:paraId="42F81B4B" w14:textId="77777777" w:rsidR="00A93DEA" w:rsidRDefault="0054089C" w:rsidP="007B3007">
      <w:pPr>
        <w:pStyle w:val="01Title"/>
        <w:ind w:left="0"/>
        <w:rPr>
          <w:sz w:val="20"/>
          <w:szCs w:val="20"/>
          <w:lang w:val="nl-BE"/>
        </w:rPr>
      </w:pPr>
      <w:r>
        <w:rPr>
          <w:sz w:val="20"/>
          <w:szCs w:val="20"/>
          <w:lang w:val="nl-BE"/>
        </w:rPr>
        <w:t xml:space="preserve">     </w:t>
      </w:r>
      <w:r w:rsidR="007B3007">
        <w:rPr>
          <w:sz w:val="20"/>
          <w:szCs w:val="20"/>
          <w:lang w:val="nl-BE"/>
        </w:rPr>
        <w:t xml:space="preserve"> </w:t>
      </w:r>
      <w:r>
        <w:rPr>
          <w:sz w:val="20"/>
          <w:szCs w:val="20"/>
          <w:lang w:val="nl-BE"/>
        </w:rPr>
        <w:t>son</w:t>
      </w:r>
      <w:r w:rsidR="00324F75">
        <w:rPr>
          <w:sz w:val="20"/>
          <w:szCs w:val="20"/>
          <w:lang w:val="nl-BE"/>
        </w:rPr>
        <w:t>. En na</w:t>
      </w:r>
      <w:r w:rsidR="007B3007">
        <w:rPr>
          <w:sz w:val="20"/>
          <w:szCs w:val="20"/>
          <w:lang w:val="nl-BE"/>
        </w:rPr>
        <w:t xml:space="preserve">        </w:t>
      </w:r>
    </w:p>
    <w:p w14:paraId="433BE6D6" w14:textId="77777777" w:rsidR="00BE36C2" w:rsidRDefault="00A93DEA" w:rsidP="00A93DEA">
      <w:pPr>
        <w:pStyle w:val="01Title"/>
        <w:ind w:left="0"/>
        <w:jc w:val="both"/>
        <w:rPr>
          <w:sz w:val="20"/>
          <w:szCs w:val="20"/>
          <w:lang w:val="nl-BE"/>
        </w:rPr>
      </w:pPr>
      <w:r>
        <w:rPr>
          <w:i/>
          <w:sz w:val="20"/>
          <w:szCs w:val="20"/>
          <w:lang w:val="nl-BE"/>
        </w:rPr>
        <w:t>b)</w:t>
      </w:r>
      <w:r w:rsidR="00BE36C2">
        <w:rPr>
          <w:i/>
          <w:sz w:val="20"/>
          <w:szCs w:val="20"/>
          <w:lang w:val="nl-BE"/>
        </w:rPr>
        <w:t xml:space="preserve">  </w:t>
      </w:r>
      <w:r>
        <w:rPr>
          <w:sz w:val="20"/>
          <w:szCs w:val="20"/>
          <w:lang w:val="nl-BE"/>
        </w:rPr>
        <w:t>10…Pd3</w:t>
      </w:r>
      <w:r w:rsidR="00BE36C2">
        <w:rPr>
          <w:sz w:val="20"/>
          <w:szCs w:val="20"/>
          <w:lang w:val="nl-BE"/>
        </w:rPr>
        <w:t>?</w:t>
      </w:r>
      <w:r w:rsidR="009F40B8">
        <w:rPr>
          <w:sz w:val="20"/>
          <w:szCs w:val="20"/>
          <w:lang w:val="nl-BE"/>
        </w:rPr>
        <w:t xml:space="preserve"> </w:t>
      </w:r>
      <w:r w:rsidR="00324F75">
        <w:rPr>
          <w:sz w:val="20"/>
          <w:szCs w:val="20"/>
          <w:lang w:val="nl-BE"/>
        </w:rPr>
        <w:t>wi</w:t>
      </w:r>
      <w:r w:rsidR="009F40B8">
        <w:rPr>
          <w:sz w:val="20"/>
          <w:szCs w:val="20"/>
          <w:lang w:val="nl-BE"/>
        </w:rPr>
        <w:t>nt</w:t>
      </w:r>
      <w:r>
        <w:rPr>
          <w:sz w:val="20"/>
          <w:szCs w:val="20"/>
          <w:lang w:val="nl-BE"/>
        </w:rPr>
        <w:t xml:space="preserve"> 11.Pxd3. </w:t>
      </w:r>
      <w:r w:rsidR="00BE36C2">
        <w:rPr>
          <w:sz w:val="20"/>
          <w:szCs w:val="20"/>
          <w:lang w:val="nl-BE"/>
        </w:rPr>
        <w:t>Maar</w:t>
      </w:r>
    </w:p>
    <w:p w14:paraId="6C136A5E" w14:textId="77777777" w:rsidR="00BE36C2" w:rsidRDefault="007B3007" w:rsidP="00112F7A">
      <w:pPr>
        <w:pStyle w:val="01Title"/>
        <w:ind w:left="0"/>
        <w:jc w:val="both"/>
        <w:rPr>
          <w:sz w:val="20"/>
          <w:szCs w:val="20"/>
          <w:lang w:val="nl-BE"/>
        </w:rPr>
      </w:pPr>
      <w:r>
        <w:rPr>
          <w:sz w:val="20"/>
          <w:szCs w:val="20"/>
          <w:lang w:val="nl-BE"/>
        </w:rPr>
        <w:t xml:space="preserve">     </w:t>
      </w:r>
      <w:r w:rsidR="00BE36C2">
        <w:rPr>
          <w:sz w:val="20"/>
          <w:szCs w:val="20"/>
          <w:lang w:val="nl-BE"/>
        </w:rPr>
        <w:t xml:space="preserve">niet </w:t>
      </w:r>
      <w:r w:rsidR="000E069C">
        <w:rPr>
          <w:sz w:val="20"/>
          <w:szCs w:val="20"/>
          <w:lang w:val="nl-BE"/>
        </w:rPr>
        <w:t>11.Lxd3</w:t>
      </w:r>
      <w:r w:rsidR="009F40B8">
        <w:rPr>
          <w:sz w:val="20"/>
          <w:szCs w:val="20"/>
          <w:lang w:val="nl-BE"/>
        </w:rPr>
        <w:t xml:space="preserve"> wegen</w:t>
      </w:r>
      <w:r w:rsidR="000E069C">
        <w:rPr>
          <w:sz w:val="20"/>
          <w:szCs w:val="20"/>
          <w:lang w:val="nl-BE"/>
        </w:rPr>
        <w:t>s</w:t>
      </w:r>
      <w:r w:rsidR="009F40B8">
        <w:rPr>
          <w:sz w:val="20"/>
          <w:szCs w:val="20"/>
          <w:lang w:val="nl-BE"/>
        </w:rPr>
        <w:t xml:space="preserve"> </w:t>
      </w:r>
      <w:r w:rsidR="00A93DEA">
        <w:rPr>
          <w:sz w:val="20"/>
          <w:szCs w:val="20"/>
          <w:lang w:val="nl-BE"/>
        </w:rPr>
        <w:t>11</w:t>
      </w:r>
      <w:r w:rsidR="000E069C">
        <w:rPr>
          <w:sz w:val="20"/>
          <w:szCs w:val="20"/>
          <w:lang w:val="nl-BE"/>
        </w:rPr>
        <w:t>...</w:t>
      </w:r>
      <w:r w:rsidR="00A93DEA">
        <w:rPr>
          <w:sz w:val="20"/>
          <w:szCs w:val="20"/>
          <w:lang w:val="nl-BE"/>
        </w:rPr>
        <w:t>h1D</w:t>
      </w:r>
    </w:p>
    <w:p w14:paraId="3FE4950E" w14:textId="77777777" w:rsidR="00752368" w:rsidRDefault="00BE36C2" w:rsidP="00112F7A">
      <w:pPr>
        <w:pStyle w:val="01Title"/>
        <w:ind w:left="0"/>
        <w:jc w:val="both"/>
        <w:rPr>
          <w:sz w:val="20"/>
          <w:szCs w:val="20"/>
          <w:lang w:val="nl-BE"/>
        </w:rPr>
      </w:pPr>
      <w:r>
        <w:rPr>
          <w:sz w:val="20"/>
          <w:szCs w:val="20"/>
          <w:lang w:val="nl-BE"/>
        </w:rPr>
        <w:t xml:space="preserve">     </w:t>
      </w:r>
      <w:r w:rsidR="00AB2950">
        <w:rPr>
          <w:sz w:val="20"/>
          <w:szCs w:val="20"/>
          <w:lang w:val="nl-BE"/>
        </w:rPr>
        <w:t>met</w:t>
      </w:r>
      <w:r w:rsidR="00A93DEA">
        <w:rPr>
          <w:sz w:val="20"/>
          <w:szCs w:val="20"/>
          <w:lang w:val="nl-BE"/>
        </w:rPr>
        <w:t xml:space="preserve"> </w:t>
      </w:r>
      <w:r w:rsidR="00112F7A">
        <w:rPr>
          <w:sz w:val="20"/>
          <w:szCs w:val="20"/>
          <w:lang w:val="nl-BE"/>
        </w:rPr>
        <w:t xml:space="preserve"> </w:t>
      </w:r>
      <w:r w:rsidR="00AB2950">
        <w:rPr>
          <w:sz w:val="20"/>
          <w:szCs w:val="20"/>
          <w:lang w:val="nl-BE"/>
        </w:rPr>
        <w:t>win</w:t>
      </w:r>
      <w:r w:rsidR="00324F75">
        <w:rPr>
          <w:sz w:val="20"/>
          <w:szCs w:val="20"/>
          <w:lang w:val="nl-BE"/>
        </w:rPr>
        <w:t>s</w:t>
      </w:r>
      <w:r w:rsidR="00AB2950">
        <w:rPr>
          <w:sz w:val="20"/>
          <w:szCs w:val="20"/>
          <w:lang w:val="nl-BE"/>
        </w:rPr>
        <w:t>t voor zwart.</w:t>
      </w:r>
    </w:p>
    <w:p w14:paraId="3F370C22" w14:textId="77777777" w:rsidR="00112F7A" w:rsidRPr="00AB2950" w:rsidRDefault="00AB2950" w:rsidP="00112F7A">
      <w:pPr>
        <w:pStyle w:val="01Title"/>
        <w:ind w:left="0"/>
        <w:jc w:val="both"/>
        <w:rPr>
          <w:sz w:val="20"/>
          <w:szCs w:val="20"/>
          <w:lang w:val="nl-BE"/>
        </w:rPr>
      </w:pPr>
      <w:r>
        <w:rPr>
          <w:sz w:val="20"/>
          <w:szCs w:val="20"/>
          <w:lang w:val="nl-BE"/>
        </w:rPr>
        <w:t xml:space="preserve">       </w:t>
      </w:r>
      <w:r w:rsidR="001A0D98">
        <w:rPr>
          <w:sz w:val="20"/>
          <w:szCs w:val="20"/>
          <w:lang w:val="nl-BE"/>
        </w:rPr>
        <w:t xml:space="preserve"> </w:t>
      </w:r>
      <w:r w:rsidR="003E4142">
        <w:rPr>
          <w:b/>
          <w:sz w:val="20"/>
          <w:szCs w:val="20"/>
          <w:lang w:val="nl-BE"/>
        </w:rPr>
        <w:t>11.Ka3</w:t>
      </w:r>
      <w:r w:rsidR="003E4142">
        <w:rPr>
          <w:b/>
          <w:sz w:val="20"/>
          <w:szCs w:val="20"/>
          <w:lang w:val="nl-BE"/>
        </w:rPr>
        <w:tab/>
      </w:r>
      <w:r w:rsidR="003E4142">
        <w:rPr>
          <w:b/>
          <w:sz w:val="20"/>
          <w:szCs w:val="20"/>
          <w:lang w:val="nl-BE"/>
        </w:rPr>
        <w:tab/>
        <w:t>h1D</w:t>
      </w:r>
      <w:r w:rsidR="007B3007">
        <w:rPr>
          <w:b/>
          <w:sz w:val="20"/>
          <w:szCs w:val="20"/>
          <w:lang w:val="nl-BE"/>
        </w:rPr>
        <w:t xml:space="preserve">  </w:t>
      </w:r>
    </w:p>
    <w:p w14:paraId="3DD94A38" w14:textId="77777777" w:rsidR="00112F7A" w:rsidRDefault="00112F7A" w:rsidP="00112F7A">
      <w:pPr>
        <w:pStyle w:val="01Title"/>
        <w:ind w:left="0"/>
        <w:jc w:val="both"/>
        <w:rPr>
          <w:b/>
          <w:sz w:val="20"/>
          <w:szCs w:val="20"/>
          <w:lang w:val="nl-BE"/>
        </w:rPr>
      </w:pPr>
      <w:r>
        <w:rPr>
          <w:b/>
          <w:sz w:val="20"/>
          <w:szCs w:val="20"/>
          <w:lang w:val="nl-BE"/>
        </w:rPr>
        <w:t xml:space="preserve">        12.Pb3+</w:t>
      </w:r>
    </w:p>
    <w:p w14:paraId="54012653" w14:textId="77777777" w:rsidR="00C97D1E" w:rsidRDefault="00690F72" w:rsidP="00112F7A">
      <w:pPr>
        <w:pStyle w:val="01Title"/>
        <w:ind w:left="0"/>
        <w:jc w:val="both"/>
        <w:rPr>
          <w:sz w:val="20"/>
          <w:szCs w:val="20"/>
          <w:lang w:val="nl-BE"/>
        </w:rPr>
      </w:pPr>
      <w:r>
        <w:rPr>
          <w:sz w:val="20"/>
          <w:szCs w:val="20"/>
          <w:lang w:val="nl-BE"/>
        </w:rPr>
        <w:t>Maar ook hier is het</w:t>
      </w:r>
      <w:r w:rsidR="00112F7A">
        <w:rPr>
          <w:sz w:val="20"/>
          <w:szCs w:val="20"/>
          <w:lang w:val="nl-BE"/>
        </w:rPr>
        <w:t xml:space="preserve"> mat.</w:t>
      </w:r>
    </w:p>
    <w:p w14:paraId="4B283224" w14:textId="77777777" w:rsidR="00690F72" w:rsidRDefault="00690F72" w:rsidP="00DB2225">
      <w:pPr>
        <w:pStyle w:val="01Title"/>
        <w:ind w:left="0"/>
        <w:jc w:val="both"/>
        <w:rPr>
          <w:sz w:val="20"/>
          <w:szCs w:val="20"/>
          <w:lang w:val="nl-BE"/>
        </w:rPr>
      </w:pPr>
    </w:p>
    <w:p w14:paraId="60186FCF" w14:textId="77777777" w:rsidR="00407B76" w:rsidRPr="00407B76" w:rsidRDefault="00C97D1E" w:rsidP="00DB2225">
      <w:pPr>
        <w:pStyle w:val="01Title"/>
        <w:ind w:left="0"/>
        <w:jc w:val="both"/>
        <w:rPr>
          <w:sz w:val="20"/>
          <w:szCs w:val="20"/>
          <w:lang w:val="nl-BE"/>
        </w:rPr>
      </w:pPr>
      <w:r>
        <w:rPr>
          <w:sz w:val="20"/>
          <w:szCs w:val="20"/>
          <w:lang w:val="nl-BE"/>
        </w:rPr>
        <w:t xml:space="preserve">Want na </w:t>
      </w:r>
      <w:r w:rsidR="003E4142">
        <w:rPr>
          <w:sz w:val="20"/>
          <w:szCs w:val="20"/>
          <w:lang w:val="nl-BE"/>
        </w:rPr>
        <w:t>12.Lxh1 is het remise.</w:t>
      </w:r>
    </w:p>
    <w:p w14:paraId="24864526" w14:textId="77777777" w:rsidR="001A0D98" w:rsidRDefault="001A0D98" w:rsidP="0076296B">
      <w:pPr>
        <w:pStyle w:val="01Title"/>
        <w:ind w:left="0"/>
        <w:jc w:val="both"/>
        <w:rPr>
          <w:b/>
          <w:i/>
          <w:sz w:val="20"/>
          <w:szCs w:val="20"/>
          <w:lang w:val="nl-BE"/>
        </w:rPr>
      </w:pPr>
    </w:p>
    <w:p w14:paraId="4E177A53" w14:textId="77777777" w:rsidR="00C97D1E" w:rsidRPr="00407B76" w:rsidRDefault="004A310C" w:rsidP="00407B76">
      <w:pPr>
        <w:pStyle w:val="01Title"/>
        <w:ind w:left="0"/>
        <w:jc w:val="both"/>
        <w:rPr>
          <w:b/>
          <w:sz w:val="20"/>
          <w:szCs w:val="20"/>
          <w:lang w:val="nl-BE"/>
        </w:rPr>
      </w:pPr>
      <w:r>
        <w:rPr>
          <w:sz w:val="20"/>
          <w:szCs w:val="20"/>
          <w:lang w:val="nl-BE"/>
        </w:rPr>
        <w:t>Z</w:t>
      </w:r>
      <w:r w:rsidR="001A0D98">
        <w:rPr>
          <w:sz w:val="20"/>
          <w:szCs w:val="20"/>
          <w:lang w:val="nl-BE"/>
        </w:rPr>
        <w:t xml:space="preserve">e </w:t>
      </w:r>
      <w:r w:rsidR="00A428CC">
        <w:rPr>
          <w:sz w:val="20"/>
          <w:szCs w:val="20"/>
          <w:lang w:val="nl-BE"/>
        </w:rPr>
        <w:t xml:space="preserve">ook </w:t>
      </w:r>
      <w:r w:rsidR="001A0D98">
        <w:rPr>
          <w:sz w:val="20"/>
          <w:szCs w:val="20"/>
          <w:lang w:val="nl-BE"/>
        </w:rPr>
        <w:t xml:space="preserve">studie </w:t>
      </w:r>
      <w:r w:rsidR="00F668B9" w:rsidRPr="0088687D">
        <w:rPr>
          <w:sz w:val="20"/>
          <w:szCs w:val="20"/>
          <w:lang w:val="nl-BE"/>
        </w:rPr>
        <w:t>-208</w:t>
      </w:r>
      <w:r w:rsidR="00CB01F8">
        <w:rPr>
          <w:sz w:val="20"/>
          <w:szCs w:val="20"/>
          <w:lang w:val="nl-BE"/>
        </w:rPr>
        <w:t xml:space="preserve"> -</w:t>
      </w:r>
    </w:p>
    <w:p w14:paraId="75BCB2D7" w14:textId="77777777" w:rsidR="00C97D1E" w:rsidRDefault="00C97D1E" w:rsidP="007A2DEA">
      <w:pPr>
        <w:pStyle w:val="01Title"/>
        <w:ind w:left="0"/>
        <w:jc w:val="center"/>
        <w:rPr>
          <w:sz w:val="20"/>
          <w:szCs w:val="20"/>
          <w:lang w:val="nl-BE"/>
        </w:rPr>
      </w:pPr>
    </w:p>
    <w:p w14:paraId="6325E980" w14:textId="77777777" w:rsidR="00C97D1E" w:rsidRDefault="00C97D1E" w:rsidP="007A2DEA">
      <w:pPr>
        <w:pStyle w:val="01Title"/>
        <w:ind w:left="0"/>
        <w:jc w:val="center"/>
        <w:rPr>
          <w:b/>
          <w:sz w:val="20"/>
          <w:szCs w:val="20"/>
          <w:lang w:val="nl-BE"/>
        </w:rPr>
      </w:pPr>
    </w:p>
    <w:p w14:paraId="407BB608" w14:textId="77777777" w:rsidR="00C97D1E" w:rsidRDefault="00C97D1E" w:rsidP="007A2DEA">
      <w:pPr>
        <w:pStyle w:val="01Title"/>
        <w:ind w:left="0"/>
        <w:jc w:val="center"/>
        <w:rPr>
          <w:b/>
          <w:sz w:val="20"/>
          <w:szCs w:val="20"/>
          <w:lang w:val="nl-BE"/>
        </w:rPr>
      </w:pPr>
    </w:p>
    <w:p w14:paraId="65032546" w14:textId="77777777" w:rsidR="00C97D1E" w:rsidRDefault="00C97D1E" w:rsidP="007A2DEA">
      <w:pPr>
        <w:pStyle w:val="01Title"/>
        <w:ind w:left="0"/>
        <w:jc w:val="center"/>
        <w:rPr>
          <w:b/>
          <w:sz w:val="20"/>
          <w:szCs w:val="20"/>
          <w:lang w:val="nl-BE"/>
        </w:rPr>
      </w:pPr>
    </w:p>
    <w:p w14:paraId="44B9DC80" w14:textId="77777777" w:rsidR="00C97D1E" w:rsidRDefault="00C97D1E" w:rsidP="007A2DEA">
      <w:pPr>
        <w:pStyle w:val="01Title"/>
        <w:ind w:left="0"/>
        <w:jc w:val="center"/>
        <w:rPr>
          <w:b/>
          <w:sz w:val="20"/>
          <w:szCs w:val="20"/>
          <w:lang w:val="nl-BE"/>
        </w:rPr>
      </w:pPr>
    </w:p>
    <w:p w14:paraId="294CEDD2" w14:textId="77777777" w:rsidR="00C97D1E" w:rsidRDefault="00C97D1E" w:rsidP="007A2DEA">
      <w:pPr>
        <w:pStyle w:val="01Title"/>
        <w:ind w:left="0"/>
        <w:jc w:val="center"/>
        <w:rPr>
          <w:b/>
          <w:sz w:val="20"/>
          <w:szCs w:val="20"/>
          <w:lang w:val="nl-BE"/>
        </w:rPr>
      </w:pPr>
    </w:p>
    <w:p w14:paraId="074C6A88" w14:textId="77777777" w:rsidR="00C97D1E" w:rsidRDefault="00C97D1E" w:rsidP="007A2DEA">
      <w:pPr>
        <w:pStyle w:val="01Title"/>
        <w:ind w:left="0"/>
        <w:jc w:val="center"/>
        <w:rPr>
          <w:b/>
          <w:sz w:val="20"/>
          <w:szCs w:val="20"/>
          <w:lang w:val="nl-BE"/>
        </w:rPr>
      </w:pPr>
    </w:p>
    <w:p w14:paraId="199FA3B3" w14:textId="77777777" w:rsidR="00C97D1E" w:rsidRDefault="00C97D1E" w:rsidP="007A2DEA">
      <w:pPr>
        <w:pStyle w:val="01Title"/>
        <w:ind w:left="0"/>
        <w:jc w:val="center"/>
        <w:rPr>
          <w:b/>
          <w:sz w:val="20"/>
          <w:szCs w:val="20"/>
          <w:lang w:val="nl-BE"/>
        </w:rPr>
      </w:pPr>
    </w:p>
    <w:p w14:paraId="1C57B7A9" w14:textId="77777777" w:rsidR="00C97D1E" w:rsidRDefault="00C97D1E" w:rsidP="007A2DEA">
      <w:pPr>
        <w:pStyle w:val="01Title"/>
        <w:ind w:left="0"/>
        <w:jc w:val="center"/>
        <w:rPr>
          <w:b/>
          <w:sz w:val="20"/>
          <w:szCs w:val="20"/>
          <w:lang w:val="nl-BE"/>
        </w:rPr>
      </w:pPr>
    </w:p>
    <w:p w14:paraId="6C2D999F" w14:textId="77777777" w:rsidR="001D4DDF" w:rsidRPr="002D6042" w:rsidRDefault="00F36AE7" w:rsidP="002D6042">
      <w:pPr>
        <w:widowControl/>
        <w:autoSpaceDE/>
        <w:autoSpaceDN/>
        <w:adjustRightInd/>
        <w:jc w:val="center"/>
        <w:rPr>
          <w:rFonts w:cs="Arial"/>
          <w:b/>
          <w:color w:val="000000"/>
          <w:sz w:val="20"/>
          <w:szCs w:val="20"/>
          <w:lang w:val="nl-BE"/>
        </w:rPr>
      </w:pPr>
      <w:r>
        <w:rPr>
          <w:b/>
          <w:sz w:val="20"/>
          <w:szCs w:val="20"/>
          <w:lang w:val="nl-BE"/>
        </w:rPr>
        <w:br w:type="page"/>
      </w:r>
      <w:r w:rsidR="00DD322A" w:rsidRPr="00077B7C">
        <w:rPr>
          <w:b/>
          <w:sz w:val="20"/>
          <w:szCs w:val="20"/>
          <w:lang w:val="nl-BE"/>
        </w:rPr>
        <w:lastRenderedPageBreak/>
        <w:t xml:space="preserve">- </w:t>
      </w:r>
      <w:r w:rsidR="00076BC7">
        <w:rPr>
          <w:b/>
          <w:sz w:val="20"/>
          <w:szCs w:val="20"/>
          <w:lang w:val="nl-BE"/>
        </w:rPr>
        <w:t>1</w:t>
      </w:r>
      <w:r w:rsidR="00575E32">
        <w:rPr>
          <w:b/>
          <w:sz w:val="20"/>
          <w:szCs w:val="20"/>
          <w:lang w:val="nl-BE"/>
        </w:rPr>
        <w:t>36</w:t>
      </w:r>
      <w:r w:rsidR="00D31D5E" w:rsidRPr="00504834">
        <w:rPr>
          <w:b/>
          <w:sz w:val="20"/>
          <w:szCs w:val="20"/>
          <w:lang w:val="nl-BE"/>
        </w:rPr>
        <w:t xml:space="preserve"> -</w:t>
      </w:r>
    </w:p>
    <w:p w14:paraId="2C6B50B0" w14:textId="77777777" w:rsidR="001D4DDF" w:rsidRPr="00504834" w:rsidRDefault="001D4DDF" w:rsidP="00B90379">
      <w:pPr>
        <w:pStyle w:val="01Title"/>
        <w:jc w:val="center"/>
        <w:rPr>
          <w:sz w:val="20"/>
          <w:szCs w:val="20"/>
          <w:lang w:val="nl-BE"/>
        </w:rPr>
      </w:pPr>
    </w:p>
    <w:p w14:paraId="2C034761" w14:textId="77777777" w:rsidR="00376F40" w:rsidRDefault="00614EC6" w:rsidP="00376F40">
      <w:pPr>
        <w:pStyle w:val="01Title"/>
        <w:ind w:left="0"/>
        <w:jc w:val="center"/>
        <w:rPr>
          <w:sz w:val="20"/>
          <w:szCs w:val="20"/>
          <w:lang w:val="nl-BE"/>
        </w:rPr>
      </w:pPr>
      <w:r>
        <w:rPr>
          <w:i/>
          <w:sz w:val="20"/>
          <w:szCs w:val="20"/>
          <w:lang w:val="nl-BE"/>
        </w:rPr>
        <w:t>Probleemblad</w:t>
      </w:r>
      <w:r w:rsidR="00376F40">
        <w:rPr>
          <w:i/>
          <w:sz w:val="20"/>
          <w:szCs w:val="20"/>
          <w:lang w:val="nl-BE"/>
        </w:rPr>
        <w:t xml:space="preserve">, </w:t>
      </w:r>
      <w:r w:rsidR="00376F40">
        <w:rPr>
          <w:sz w:val="20"/>
          <w:szCs w:val="20"/>
          <w:lang w:val="nl-BE"/>
        </w:rPr>
        <w:t>2011</w:t>
      </w:r>
    </w:p>
    <w:p w14:paraId="14D62D1B" w14:textId="77777777" w:rsidR="00376F40" w:rsidRDefault="00376F40" w:rsidP="00376F40">
      <w:pPr>
        <w:pStyle w:val="01Title"/>
        <w:ind w:left="0"/>
        <w:jc w:val="center"/>
        <w:rPr>
          <w:sz w:val="20"/>
          <w:szCs w:val="20"/>
          <w:lang w:val="nl-BE"/>
        </w:rPr>
      </w:pPr>
    </w:p>
    <w:p w14:paraId="778D289E" w14:textId="77777777" w:rsidR="00DB63F4" w:rsidRPr="00710441" w:rsidRDefault="00D02041" w:rsidP="00A42FC7">
      <w:pPr>
        <w:pStyle w:val="01Title"/>
        <w:ind w:left="0"/>
        <w:jc w:val="both"/>
        <w:rPr>
          <w:i/>
          <w:sz w:val="20"/>
          <w:szCs w:val="20"/>
          <w:lang w:val="nl-BE"/>
        </w:rPr>
      </w:pPr>
      <w:r>
        <w:object w:dxaOrig="4699" w:dyaOrig="4722" w14:anchorId="1498F359">
          <v:shape id="_x0000_i1153" type="#_x0000_t75" style="width:155.1pt;height:154.5pt" o:ole="">
            <v:imagedata r:id="rId276" o:title=""/>
          </v:shape>
          <o:OLEObject Type="Embed" ProgID="CorelDRAW.Graphic.12" ShapeID="_x0000_i1153" DrawAspect="Content" ObjectID="_1587467546" r:id="rId277"/>
        </w:object>
      </w:r>
      <w:r w:rsidR="00710441" w:rsidRPr="00710441">
        <w:rPr>
          <w:i/>
          <w:sz w:val="20"/>
          <w:szCs w:val="20"/>
          <w:lang w:val="nl-BE"/>
        </w:rPr>
        <w:t xml:space="preserve">  </w:t>
      </w:r>
      <w:r w:rsidR="00DB63F4" w:rsidRPr="00710441">
        <w:rPr>
          <w:sz w:val="20"/>
          <w:szCs w:val="20"/>
          <w:lang w:val="nl-BE"/>
        </w:rPr>
        <w:t xml:space="preserve">      </w:t>
      </w:r>
    </w:p>
    <w:p w14:paraId="7D5C1DFF" w14:textId="77777777" w:rsidR="00DB63F4" w:rsidRPr="00710441" w:rsidRDefault="00710441" w:rsidP="00491320">
      <w:pPr>
        <w:pStyle w:val="01Title"/>
        <w:ind w:left="0"/>
        <w:jc w:val="both"/>
        <w:rPr>
          <w:sz w:val="20"/>
          <w:szCs w:val="20"/>
          <w:lang w:val="nl-BE"/>
        </w:rPr>
      </w:pPr>
      <w:r w:rsidRPr="00710441">
        <w:rPr>
          <w:sz w:val="20"/>
          <w:szCs w:val="20"/>
          <w:lang w:val="nl-BE"/>
        </w:rPr>
        <w:t xml:space="preserve">   </w:t>
      </w:r>
    </w:p>
    <w:p w14:paraId="51F7AF5B" w14:textId="77777777" w:rsidR="00DB63F4" w:rsidRPr="00E75337" w:rsidRDefault="00E75337" w:rsidP="00491320">
      <w:pPr>
        <w:pStyle w:val="01Title"/>
        <w:ind w:left="0"/>
        <w:jc w:val="both"/>
        <w:rPr>
          <w:sz w:val="20"/>
          <w:szCs w:val="20"/>
          <w:lang w:val="nl-BE"/>
        </w:rPr>
      </w:pPr>
      <w:r>
        <w:rPr>
          <w:b/>
          <w:sz w:val="24"/>
          <w:szCs w:val="24"/>
          <w:lang w:val="nl-BE"/>
        </w:rPr>
        <w:t xml:space="preserve">+                          </w:t>
      </w:r>
      <w:r>
        <w:rPr>
          <w:sz w:val="20"/>
          <w:szCs w:val="20"/>
          <w:lang w:val="nl-BE"/>
        </w:rPr>
        <w:t>0001.03 f1h1</w:t>
      </w:r>
    </w:p>
    <w:p w14:paraId="260F094E" w14:textId="77777777" w:rsidR="00DB63F4" w:rsidRPr="00710441" w:rsidRDefault="00DB63F4" w:rsidP="00491320">
      <w:pPr>
        <w:pStyle w:val="01Title"/>
        <w:ind w:left="0"/>
        <w:jc w:val="both"/>
        <w:rPr>
          <w:sz w:val="20"/>
          <w:szCs w:val="20"/>
          <w:lang w:val="nl-BE"/>
        </w:rPr>
      </w:pPr>
    </w:p>
    <w:p w14:paraId="29E4C79C" w14:textId="77777777" w:rsidR="00E75337" w:rsidRDefault="00E75337" w:rsidP="00491320">
      <w:pPr>
        <w:pStyle w:val="01Title"/>
        <w:ind w:left="0"/>
        <w:jc w:val="both"/>
        <w:rPr>
          <w:b/>
          <w:sz w:val="20"/>
          <w:szCs w:val="20"/>
          <w:lang w:val="nl-BE"/>
        </w:rPr>
      </w:pPr>
      <w:r>
        <w:rPr>
          <w:sz w:val="20"/>
          <w:szCs w:val="20"/>
          <w:lang w:val="nl-BE"/>
        </w:rPr>
        <w:tab/>
      </w:r>
      <w:r>
        <w:rPr>
          <w:b/>
          <w:sz w:val="20"/>
          <w:szCs w:val="20"/>
          <w:lang w:val="nl-BE"/>
        </w:rPr>
        <w:t>1.Pd7</w:t>
      </w:r>
      <w:r>
        <w:rPr>
          <w:b/>
          <w:sz w:val="20"/>
          <w:szCs w:val="20"/>
          <w:lang w:val="nl-BE"/>
        </w:rPr>
        <w:tab/>
      </w:r>
      <w:r>
        <w:rPr>
          <w:b/>
          <w:sz w:val="20"/>
          <w:szCs w:val="20"/>
          <w:lang w:val="nl-BE"/>
        </w:rPr>
        <w:tab/>
        <w:t>Kh2</w:t>
      </w:r>
    </w:p>
    <w:p w14:paraId="48CA7015" w14:textId="77777777" w:rsidR="00E75337" w:rsidRDefault="00E75337" w:rsidP="00491320">
      <w:pPr>
        <w:pStyle w:val="01Title"/>
        <w:ind w:left="0"/>
        <w:jc w:val="both"/>
        <w:rPr>
          <w:b/>
          <w:sz w:val="20"/>
          <w:szCs w:val="20"/>
          <w:lang w:val="nl-BE"/>
        </w:rPr>
      </w:pPr>
      <w:r>
        <w:rPr>
          <w:b/>
          <w:sz w:val="20"/>
          <w:szCs w:val="20"/>
          <w:lang w:val="nl-BE"/>
        </w:rPr>
        <w:tab/>
        <w:t>2.Kf2</w:t>
      </w:r>
      <w:r>
        <w:rPr>
          <w:b/>
          <w:sz w:val="20"/>
          <w:szCs w:val="20"/>
          <w:lang w:val="nl-BE"/>
        </w:rPr>
        <w:tab/>
      </w:r>
      <w:r>
        <w:rPr>
          <w:b/>
          <w:sz w:val="20"/>
          <w:szCs w:val="20"/>
          <w:lang w:val="nl-BE"/>
        </w:rPr>
        <w:tab/>
        <w:t>Kh1</w:t>
      </w:r>
    </w:p>
    <w:p w14:paraId="193AA940" w14:textId="77777777" w:rsidR="00E75337" w:rsidRPr="002679F8" w:rsidRDefault="00E75337" w:rsidP="00491320">
      <w:pPr>
        <w:pStyle w:val="01Title"/>
        <w:ind w:left="0"/>
        <w:jc w:val="both"/>
        <w:rPr>
          <w:b/>
          <w:sz w:val="20"/>
          <w:szCs w:val="20"/>
          <w:lang w:val="nl-BE"/>
        </w:rPr>
      </w:pPr>
      <w:r>
        <w:rPr>
          <w:b/>
          <w:sz w:val="20"/>
          <w:szCs w:val="20"/>
          <w:lang w:val="nl-BE"/>
        </w:rPr>
        <w:tab/>
      </w:r>
      <w:r w:rsidRPr="002679F8">
        <w:rPr>
          <w:b/>
          <w:sz w:val="20"/>
          <w:szCs w:val="20"/>
          <w:lang w:val="nl-BE"/>
        </w:rPr>
        <w:t>3.Pe5</w:t>
      </w:r>
      <w:r w:rsidRPr="002679F8">
        <w:rPr>
          <w:b/>
          <w:sz w:val="20"/>
          <w:szCs w:val="20"/>
          <w:lang w:val="nl-BE"/>
        </w:rPr>
        <w:tab/>
      </w:r>
      <w:r w:rsidRPr="002679F8">
        <w:rPr>
          <w:b/>
          <w:sz w:val="20"/>
          <w:szCs w:val="20"/>
          <w:lang w:val="nl-BE"/>
        </w:rPr>
        <w:tab/>
        <w:t>Kh2</w:t>
      </w:r>
    </w:p>
    <w:p w14:paraId="7A7BCAFF" w14:textId="77777777" w:rsidR="00E75337" w:rsidRPr="002679F8" w:rsidRDefault="00E75337" w:rsidP="00491320">
      <w:pPr>
        <w:pStyle w:val="01Title"/>
        <w:ind w:left="0"/>
        <w:jc w:val="both"/>
        <w:rPr>
          <w:b/>
          <w:sz w:val="20"/>
          <w:szCs w:val="20"/>
          <w:lang w:val="nl-BE"/>
        </w:rPr>
      </w:pPr>
      <w:r w:rsidRPr="002679F8">
        <w:rPr>
          <w:b/>
          <w:sz w:val="20"/>
          <w:szCs w:val="20"/>
          <w:lang w:val="nl-BE"/>
        </w:rPr>
        <w:tab/>
        <w:t>4.Pg4+</w:t>
      </w:r>
      <w:r w:rsidRPr="002679F8">
        <w:rPr>
          <w:b/>
          <w:sz w:val="20"/>
          <w:szCs w:val="20"/>
          <w:lang w:val="nl-BE"/>
        </w:rPr>
        <w:tab/>
      </w:r>
      <w:r w:rsidRPr="002679F8">
        <w:rPr>
          <w:b/>
          <w:sz w:val="20"/>
          <w:szCs w:val="20"/>
          <w:lang w:val="nl-BE"/>
        </w:rPr>
        <w:tab/>
        <w:t>Kh1</w:t>
      </w:r>
    </w:p>
    <w:p w14:paraId="7A27952A" w14:textId="77777777" w:rsidR="002011B0" w:rsidRPr="00EB7A30" w:rsidRDefault="002011B0" w:rsidP="00491320">
      <w:pPr>
        <w:pStyle w:val="01Title"/>
        <w:ind w:left="0"/>
        <w:jc w:val="both"/>
        <w:rPr>
          <w:b/>
          <w:sz w:val="20"/>
          <w:szCs w:val="20"/>
          <w:lang w:val="en-GB"/>
        </w:rPr>
      </w:pPr>
      <w:r w:rsidRPr="002679F8">
        <w:rPr>
          <w:b/>
          <w:sz w:val="20"/>
          <w:szCs w:val="20"/>
          <w:lang w:val="nl-BE"/>
        </w:rPr>
        <w:tab/>
      </w:r>
      <w:r w:rsidRPr="00EB7A30">
        <w:rPr>
          <w:b/>
          <w:sz w:val="20"/>
          <w:szCs w:val="20"/>
          <w:lang w:val="en-GB"/>
        </w:rPr>
        <w:t>5.Kf1</w:t>
      </w:r>
    </w:p>
    <w:p w14:paraId="5B926843" w14:textId="77777777" w:rsidR="00DD0098" w:rsidRPr="00EB7A30" w:rsidRDefault="00DD0098" w:rsidP="00491320">
      <w:pPr>
        <w:pStyle w:val="01Title"/>
        <w:ind w:left="0"/>
        <w:jc w:val="both"/>
        <w:rPr>
          <w:b/>
          <w:sz w:val="20"/>
          <w:szCs w:val="20"/>
          <w:lang w:val="en-GB"/>
        </w:rPr>
      </w:pPr>
    </w:p>
    <w:p w14:paraId="1AB6C3DC" w14:textId="77777777" w:rsidR="00E75337" w:rsidRPr="00EB7A30" w:rsidRDefault="00E75337" w:rsidP="00491320">
      <w:pPr>
        <w:pStyle w:val="01Title"/>
        <w:ind w:left="0"/>
        <w:jc w:val="both"/>
        <w:rPr>
          <w:b/>
          <w:i/>
          <w:sz w:val="20"/>
          <w:szCs w:val="20"/>
          <w:lang w:val="en-GB"/>
        </w:rPr>
      </w:pPr>
      <w:r w:rsidRPr="00EB7A30">
        <w:rPr>
          <w:b/>
          <w:i/>
          <w:sz w:val="20"/>
          <w:szCs w:val="20"/>
          <w:lang w:val="en-GB"/>
        </w:rPr>
        <w:t>Variant A</w:t>
      </w:r>
    </w:p>
    <w:p w14:paraId="70848983" w14:textId="77777777" w:rsidR="00E75337" w:rsidRPr="00EB7A30" w:rsidRDefault="00E75337" w:rsidP="00491320">
      <w:pPr>
        <w:pStyle w:val="01Title"/>
        <w:ind w:left="0"/>
        <w:jc w:val="both"/>
        <w:rPr>
          <w:b/>
          <w:sz w:val="20"/>
          <w:szCs w:val="20"/>
          <w:lang w:val="en-GB"/>
        </w:rPr>
      </w:pPr>
      <w:r w:rsidRPr="00EB7A30">
        <w:rPr>
          <w:b/>
          <w:sz w:val="20"/>
          <w:szCs w:val="20"/>
          <w:lang w:val="en-GB"/>
        </w:rPr>
        <w:tab/>
        <w:t>5…</w:t>
      </w:r>
      <w:r w:rsidRPr="00EB7A30">
        <w:rPr>
          <w:b/>
          <w:sz w:val="20"/>
          <w:szCs w:val="20"/>
          <w:lang w:val="en-GB"/>
        </w:rPr>
        <w:tab/>
      </w:r>
      <w:r w:rsidRPr="00EB7A30">
        <w:rPr>
          <w:b/>
          <w:sz w:val="20"/>
          <w:szCs w:val="20"/>
          <w:lang w:val="en-GB"/>
        </w:rPr>
        <w:tab/>
        <w:t>e5</w:t>
      </w:r>
    </w:p>
    <w:p w14:paraId="279C6871" w14:textId="77777777" w:rsidR="00E75337" w:rsidRPr="00EB7A30" w:rsidRDefault="00E75337" w:rsidP="00491320">
      <w:pPr>
        <w:pStyle w:val="01Title"/>
        <w:ind w:left="0"/>
        <w:jc w:val="both"/>
        <w:rPr>
          <w:b/>
          <w:sz w:val="20"/>
          <w:szCs w:val="20"/>
          <w:lang w:val="en-GB"/>
        </w:rPr>
      </w:pPr>
      <w:r w:rsidRPr="00EB7A30">
        <w:rPr>
          <w:b/>
          <w:sz w:val="20"/>
          <w:szCs w:val="20"/>
          <w:lang w:val="en-GB"/>
        </w:rPr>
        <w:tab/>
        <w:t>6.Pxe5</w:t>
      </w:r>
      <w:r w:rsidRPr="00EB7A30">
        <w:rPr>
          <w:b/>
          <w:sz w:val="20"/>
          <w:szCs w:val="20"/>
          <w:lang w:val="en-GB"/>
        </w:rPr>
        <w:tab/>
      </w:r>
      <w:r w:rsidRPr="00EB7A30">
        <w:rPr>
          <w:b/>
          <w:sz w:val="20"/>
          <w:szCs w:val="20"/>
          <w:lang w:val="en-GB"/>
        </w:rPr>
        <w:tab/>
        <w:t>Kh2</w:t>
      </w:r>
    </w:p>
    <w:p w14:paraId="365F88A6" w14:textId="77777777" w:rsidR="00E75337" w:rsidRPr="00EB7A30" w:rsidRDefault="00E75337" w:rsidP="00491320">
      <w:pPr>
        <w:pStyle w:val="01Title"/>
        <w:ind w:left="0"/>
        <w:jc w:val="both"/>
        <w:rPr>
          <w:b/>
          <w:sz w:val="20"/>
          <w:szCs w:val="20"/>
          <w:lang w:val="en-GB"/>
        </w:rPr>
      </w:pPr>
      <w:r w:rsidRPr="00EB7A30">
        <w:rPr>
          <w:b/>
          <w:sz w:val="20"/>
          <w:szCs w:val="20"/>
          <w:lang w:val="en-GB"/>
        </w:rPr>
        <w:tab/>
        <w:t>7.Kf2</w:t>
      </w:r>
      <w:r w:rsidRPr="00EB7A30">
        <w:rPr>
          <w:b/>
          <w:sz w:val="20"/>
          <w:szCs w:val="20"/>
          <w:lang w:val="en-GB"/>
        </w:rPr>
        <w:tab/>
      </w:r>
      <w:r w:rsidRPr="00EB7A30">
        <w:rPr>
          <w:b/>
          <w:sz w:val="20"/>
          <w:szCs w:val="20"/>
          <w:lang w:val="en-GB"/>
        </w:rPr>
        <w:tab/>
        <w:t>Kh1</w:t>
      </w:r>
    </w:p>
    <w:p w14:paraId="0A0A1ABB" w14:textId="77777777" w:rsidR="00E75337" w:rsidRPr="00EB7A30" w:rsidRDefault="00E75337" w:rsidP="00491320">
      <w:pPr>
        <w:pStyle w:val="01Title"/>
        <w:ind w:left="0"/>
        <w:jc w:val="both"/>
        <w:rPr>
          <w:b/>
          <w:sz w:val="20"/>
          <w:szCs w:val="20"/>
          <w:lang w:val="en-GB"/>
        </w:rPr>
      </w:pPr>
      <w:r w:rsidRPr="00EB7A30">
        <w:rPr>
          <w:b/>
          <w:sz w:val="20"/>
          <w:szCs w:val="20"/>
          <w:lang w:val="en-GB"/>
        </w:rPr>
        <w:tab/>
        <w:t>8.Pf3</w:t>
      </w:r>
      <w:r w:rsidRPr="00EB7A30">
        <w:rPr>
          <w:b/>
          <w:sz w:val="20"/>
          <w:szCs w:val="20"/>
          <w:lang w:val="en-GB"/>
        </w:rPr>
        <w:tab/>
      </w:r>
      <w:r w:rsidRPr="00EB7A30">
        <w:rPr>
          <w:b/>
          <w:sz w:val="20"/>
          <w:szCs w:val="20"/>
          <w:lang w:val="en-GB"/>
        </w:rPr>
        <w:tab/>
        <w:t>f5</w:t>
      </w:r>
    </w:p>
    <w:p w14:paraId="40B023EB" w14:textId="77777777" w:rsidR="00E75337" w:rsidRPr="00FA082E" w:rsidRDefault="00E75337" w:rsidP="00491320">
      <w:pPr>
        <w:pStyle w:val="01Title"/>
        <w:ind w:left="0"/>
        <w:jc w:val="both"/>
        <w:rPr>
          <w:b/>
          <w:sz w:val="20"/>
          <w:szCs w:val="20"/>
          <w:lang w:val="en-GB"/>
        </w:rPr>
      </w:pPr>
      <w:r w:rsidRPr="00EB7A30">
        <w:rPr>
          <w:b/>
          <w:sz w:val="20"/>
          <w:szCs w:val="20"/>
          <w:lang w:val="en-GB"/>
        </w:rPr>
        <w:tab/>
        <w:t>9.Kf1</w:t>
      </w:r>
      <w:r w:rsidRPr="00EB7A30">
        <w:rPr>
          <w:b/>
          <w:sz w:val="20"/>
          <w:szCs w:val="20"/>
          <w:lang w:val="en-GB"/>
        </w:rPr>
        <w:tab/>
      </w:r>
      <w:r w:rsidRPr="00EB7A30">
        <w:rPr>
          <w:b/>
          <w:sz w:val="20"/>
          <w:szCs w:val="20"/>
          <w:lang w:val="en-GB"/>
        </w:rPr>
        <w:tab/>
      </w:r>
      <w:r w:rsidRPr="00FA082E">
        <w:rPr>
          <w:b/>
          <w:sz w:val="20"/>
          <w:szCs w:val="20"/>
          <w:lang w:val="en-GB"/>
        </w:rPr>
        <w:t>f4</w:t>
      </w:r>
    </w:p>
    <w:p w14:paraId="405EB9C0" w14:textId="77777777" w:rsidR="00E75337" w:rsidRPr="002679F8" w:rsidRDefault="004B4CBE" w:rsidP="00491320">
      <w:pPr>
        <w:pStyle w:val="01Title"/>
        <w:ind w:left="0"/>
        <w:jc w:val="both"/>
        <w:rPr>
          <w:b/>
          <w:sz w:val="20"/>
          <w:szCs w:val="20"/>
          <w:lang w:val="nl-BE"/>
        </w:rPr>
      </w:pPr>
      <w:r w:rsidRPr="00DC7F90">
        <w:rPr>
          <w:b/>
          <w:sz w:val="20"/>
          <w:szCs w:val="20"/>
          <w:lang w:val="en-GB"/>
        </w:rPr>
        <w:t xml:space="preserve">        </w:t>
      </w:r>
      <w:r w:rsidR="00E75337" w:rsidRPr="002679F8">
        <w:rPr>
          <w:b/>
          <w:sz w:val="20"/>
          <w:szCs w:val="20"/>
          <w:lang w:val="nl-BE"/>
        </w:rPr>
        <w:t>10.Pe5</w:t>
      </w:r>
      <w:r w:rsidR="00E75337" w:rsidRPr="002679F8">
        <w:rPr>
          <w:b/>
          <w:sz w:val="20"/>
          <w:szCs w:val="20"/>
          <w:lang w:val="nl-BE"/>
        </w:rPr>
        <w:tab/>
      </w:r>
      <w:r w:rsidR="00E75337" w:rsidRPr="002679F8">
        <w:rPr>
          <w:b/>
          <w:sz w:val="20"/>
          <w:szCs w:val="20"/>
          <w:lang w:val="nl-BE"/>
        </w:rPr>
        <w:tab/>
        <w:t>Kh2</w:t>
      </w:r>
    </w:p>
    <w:p w14:paraId="0D08CA41" w14:textId="77777777" w:rsidR="00E75337" w:rsidRPr="002679F8" w:rsidRDefault="004B4CBE" w:rsidP="00491320">
      <w:pPr>
        <w:pStyle w:val="01Title"/>
        <w:ind w:left="0"/>
        <w:jc w:val="both"/>
        <w:rPr>
          <w:b/>
          <w:sz w:val="20"/>
          <w:szCs w:val="20"/>
          <w:lang w:val="nl-BE"/>
        </w:rPr>
      </w:pPr>
      <w:r w:rsidRPr="002679F8">
        <w:rPr>
          <w:b/>
          <w:sz w:val="20"/>
          <w:szCs w:val="20"/>
          <w:lang w:val="nl-BE"/>
        </w:rPr>
        <w:t xml:space="preserve">        </w:t>
      </w:r>
      <w:r w:rsidR="00E75337" w:rsidRPr="002679F8">
        <w:rPr>
          <w:b/>
          <w:sz w:val="20"/>
          <w:szCs w:val="20"/>
          <w:lang w:val="nl-BE"/>
        </w:rPr>
        <w:t>11.Kf2</w:t>
      </w:r>
      <w:r w:rsidR="00E75337" w:rsidRPr="002679F8">
        <w:rPr>
          <w:b/>
          <w:sz w:val="20"/>
          <w:szCs w:val="20"/>
          <w:lang w:val="nl-BE"/>
        </w:rPr>
        <w:tab/>
      </w:r>
      <w:r w:rsidR="00E75337" w:rsidRPr="002679F8">
        <w:rPr>
          <w:b/>
          <w:sz w:val="20"/>
          <w:szCs w:val="20"/>
          <w:lang w:val="nl-BE"/>
        </w:rPr>
        <w:tab/>
        <w:t>Kh1</w:t>
      </w:r>
    </w:p>
    <w:p w14:paraId="2543C860" w14:textId="77777777" w:rsidR="00E75337" w:rsidRPr="002679F8" w:rsidRDefault="004B4CBE" w:rsidP="00491320">
      <w:pPr>
        <w:pStyle w:val="01Title"/>
        <w:ind w:left="0"/>
        <w:jc w:val="both"/>
        <w:rPr>
          <w:b/>
          <w:sz w:val="20"/>
          <w:szCs w:val="20"/>
          <w:lang w:val="nl-BE"/>
        </w:rPr>
      </w:pPr>
      <w:r w:rsidRPr="002679F8">
        <w:rPr>
          <w:b/>
          <w:sz w:val="20"/>
          <w:szCs w:val="20"/>
          <w:lang w:val="nl-BE"/>
        </w:rPr>
        <w:t xml:space="preserve">        </w:t>
      </w:r>
      <w:r w:rsidR="00E75337" w:rsidRPr="002679F8">
        <w:rPr>
          <w:b/>
          <w:sz w:val="20"/>
          <w:szCs w:val="20"/>
          <w:lang w:val="nl-BE"/>
        </w:rPr>
        <w:t>12.Pg4</w:t>
      </w:r>
      <w:r w:rsidR="00E75337" w:rsidRPr="002679F8">
        <w:rPr>
          <w:b/>
          <w:sz w:val="20"/>
          <w:szCs w:val="20"/>
          <w:lang w:val="nl-BE"/>
        </w:rPr>
        <w:tab/>
      </w:r>
      <w:r w:rsidR="00E75337" w:rsidRPr="002679F8">
        <w:rPr>
          <w:b/>
          <w:sz w:val="20"/>
          <w:szCs w:val="20"/>
          <w:lang w:val="nl-BE"/>
        </w:rPr>
        <w:tab/>
        <w:t>f3</w:t>
      </w:r>
    </w:p>
    <w:p w14:paraId="346ADD86" w14:textId="77777777" w:rsidR="00E75337" w:rsidRPr="00FA082E" w:rsidRDefault="004B4CBE" w:rsidP="00491320">
      <w:pPr>
        <w:pStyle w:val="01Title"/>
        <w:ind w:left="0"/>
        <w:jc w:val="both"/>
        <w:rPr>
          <w:b/>
          <w:sz w:val="20"/>
          <w:szCs w:val="20"/>
          <w:lang w:val="en-GB"/>
        </w:rPr>
      </w:pPr>
      <w:r w:rsidRPr="002679F8">
        <w:rPr>
          <w:b/>
          <w:sz w:val="20"/>
          <w:szCs w:val="20"/>
          <w:lang w:val="nl-BE"/>
        </w:rPr>
        <w:t xml:space="preserve">        </w:t>
      </w:r>
      <w:r w:rsidR="00E75337" w:rsidRPr="00FA082E">
        <w:rPr>
          <w:b/>
          <w:sz w:val="20"/>
          <w:szCs w:val="20"/>
          <w:lang w:val="en-GB"/>
        </w:rPr>
        <w:t>13.Kf1</w:t>
      </w:r>
      <w:r w:rsidR="00E75337" w:rsidRPr="00FA082E">
        <w:rPr>
          <w:b/>
          <w:sz w:val="20"/>
          <w:szCs w:val="20"/>
          <w:lang w:val="en-GB"/>
        </w:rPr>
        <w:tab/>
      </w:r>
      <w:r w:rsidR="00E75337" w:rsidRPr="00FA082E">
        <w:rPr>
          <w:b/>
          <w:sz w:val="20"/>
          <w:szCs w:val="20"/>
          <w:lang w:val="en-GB"/>
        </w:rPr>
        <w:tab/>
        <w:t>f2</w:t>
      </w:r>
    </w:p>
    <w:p w14:paraId="02C11E92" w14:textId="77777777" w:rsidR="00E75337" w:rsidRPr="00FA082E" w:rsidRDefault="004B4CBE" w:rsidP="00491320">
      <w:pPr>
        <w:pStyle w:val="01Title"/>
        <w:ind w:left="0"/>
        <w:jc w:val="both"/>
        <w:rPr>
          <w:b/>
          <w:sz w:val="20"/>
          <w:szCs w:val="20"/>
          <w:lang w:val="en-GB"/>
        </w:rPr>
      </w:pPr>
      <w:r>
        <w:rPr>
          <w:b/>
          <w:sz w:val="20"/>
          <w:szCs w:val="20"/>
          <w:lang w:val="en-GB"/>
        </w:rPr>
        <w:t xml:space="preserve">        </w:t>
      </w:r>
      <w:r w:rsidR="00E75337" w:rsidRPr="00FA082E">
        <w:rPr>
          <w:b/>
          <w:sz w:val="20"/>
          <w:szCs w:val="20"/>
          <w:lang w:val="en-GB"/>
        </w:rPr>
        <w:t>14.Pxf2+</w:t>
      </w:r>
      <w:r w:rsidR="00E75337" w:rsidRPr="00FA082E">
        <w:rPr>
          <w:b/>
          <w:sz w:val="20"/>
          <w:szCs w:val="20"/>
          <w:lang w:val="en-GB"/>
        </w:rPr>
        <w:tab/>
      </w:r>
      <w:r w:rsidR="00E75337" w:rsidRPr="00FA082E">
        <w:rPr>
          <w:b/>
          <w:sz w:val="20"/>
          <w:szCs w:val="20"/>
          <w:lang w:val="en-GB"/>
        </w:rPr>
        <w:tab/>
        <w:t>h2</w:t>
      </w:r>
    </w:p>
    <w:p w14:paraId="45BE860E" w14:textId="77777777" w:rsidR="00E75337" w:rsidRPr="00FA082E" w:rsidRDefault="004B4CBE" w:rsidP="00491320">
      <w:pPr>
        <w:pStyle w:val="01Title"/>
        <w:ind w:left="0"/>
        <w:jc w:val="both"/>
        <w:rPr>
          <w:b/>
          <w:sz w:val="20"/>
          <w:szCs w:val="20"/>
          <w:lang w:val="en-GB"/>
        </w:rPr>
      </w:pPr>
      <w:r>
        <w:rPr>
          <w:b/>
          <w:sz w:val="20"/>
          <w:szCs w:val="20"/>
          <w:lang w:val="en-GB"/>
        </w:rPr>
        <w:t xml:space="preserve">        </w:t>
      </w:r>
      <w:r w:rsidR="00E75337" w:rsidRPr="00FA082E">
        <w:rPr>
          <w:b/>
          <w:sz w:val="20"/>
          <w:szCs w:val="20"/>
          <w:lang w:val="en-GB"/>
        </w:rPr>
        <w:t>15.Pe4</w:t>
      </w:r>
      <w:r w:rsidR="00E75337" w:rsidRPr="00FA082E">
        <w:rPr>
          <w:b/>
          <w:sz w:val="20"/>
          <w:szCs w:val="20"/>
          <w:lang w:val="en-GB"/>
        </w:rPr>
        <w:tab/>
      </w:r>
      <w:r w:rsidR="00E75337" w:rsidRPr="00FA082E">
        <w:rPr>
          <w:b/>
          <w:sz w:val="20"/>
          <w:szCs w:val="20"/>
          <w:lang w:val="en-GB"/>
        </w:rPr>
        <w:tab/>
        <w:t>Kh1</w:t>
      </w:r>
    </w:p>
    <w:p w14:paraId="392997B6" w14:textId="77777777" w:rsidR="00E75337" w:rsidRPr="00FA082E" w:rsidRDefault="004B4CBE" w:rsidP="00491320">
      <w:pPr>
        <w:pStyle w:val="01Title"/>
        <w:ind w:left="0"/>
        <w:jc w:val="both"/>
        <w:rPr>
          <w:b/>
          <w:sz w:val="20"/>
          <w:szCs w:val="20"/>
          <w:lang w:val="en-GB"/>
        </w:rPr>
      </w:pPr>
      <w:r>
        <w:rPr>
          <w:b/>
          <w:sz w:val="20"/>
          <w:szCs w:val="20"/>
          <w:lang w:val="en-GB"/>
        </w:rPr>
        <w:t xml:space="preserve">        </w:t>
      </w:r>
      <w:r w:rsidR="00E75337" w:rsidRPr="00FA082E">
        <w:rPr>
          <w:b/>
          <w:sz w:val="20"/>
          <w:szCs w:val="20"/>
          <w:lang w:val="en-GB"/>
        </w:rPr>
        <w:t>16.Kf2</w:t>
      </w:r>
      <w:r w:rsidR="00E75337" w:rsidRPr="00FA082E">
        <w:rPr>
          <w:b/>
          <w:sz w:val="20"/>
          <w:szCs w:val="20"/>
          <w:lang w:val="en-GB"/>
        </w:rPr>
        <w:tab/>
      </w:r>
      <w:r w:rsidR="00E75337" w:rsidRPr="00FA082E">
        <w:rPr>
          <w:b/>
          <w:sz w:val="20"/>
          <w:szCs w:val="20"/>
          <w:lang w:val="en-GB"/>
        </w:rPr>
        <w:tab/>
        <w:t>Kh2</w:t>
      </w:r>
    </w:p>
    <w:p w14:paraId="0BADFCAF" w14:textId="77777777" w:rsidR="002011B0" w:rsidRPr="00FA082E" w:rsidRDefault="00E75337" w:rsidP="00491320">
      <w:pPr>
        <w:pStyle w:val="01Title"/>
        <w:ind w:left="0"/>
        <w:jc w:val="both"/>
        <w:rPr>
          <w:b/>
          <w:sz w:val="20"/>
          <w:szCs w:val="20"/>
          <w:lang w:val="en-GB"/>
        </w:rPr>
      </w:pPr>
      <w:r w:rsidRPr="00FA082E">
        <w:rPr>
          <w:b/>
          <w:sz w:val="20"/>
          <w:szCs w:val="20"/>
          <w:lang w:val="en-GB"/>
        </w:rPr>
        <w:t xml:space="preserve">        17.</w:t>
      </w:r>
      <w:r w:rsidR="002011B0" w:rsidRPr="00FA082E">
        <w:rPr>
          <w:b/>
          <w:sz w:val="20"/>
          <w:szCs w:val="20"/>
          <w:lang w:val="en-GB"/>
        </w:rPr>
        <w:t>Pd2</w:t>
      </w:r>
      <w:r w:rsidR="002011B0" w:rsidRPr="00FA082E">
        <w:rPr>
          <w:b/>
          <w:sz w:val="20"/>
          <w:szCs w:val="20"/>
          <w:lang w:val="en-GB"/>
        </w:rPr>
        <w:tab/>
      </w:r>
      <w:r w:rsidR="002011B0" w:rsidRPr="00FA082E">
        <w:rPr>
          <w:b/>
          <w:sz w:val="20"/>
          <w:szCs w:val="20"/>
          <w:lang w:val="en-GB"/>
        </w:rPr>
        <w:tab/>
        <w:t>Kh1</w:t>
      </w:r>
    </w:p>
    <w:p w14:paraId="2CC377B4" w14:textId="77777777" w:rsidR="00DD0098" w:rsidRDefault="00DF4115" w:rsidP="00491320">
      <w:pPr>
        <w:pStyle w:val="01Title"/>
        <w:ind w:left="0"/>
        <w:jc w:val="both"/>
        <w:rPr>
          <w:b/>
          <w:sz w:val="20"/>
          <w:szCs w:val="20"/>
          <w:lang w:val="en-GB"/>
        </w:rPr>
      </w:pPr>
      <w:r w:rsidRPr="00FA082E">
        <w:rPr>
          <w:b/>
          <w:sz w:val="20"/>
          <w:szCs w:val="20"/>
          <w:lang w:val="en-GB"/>
        </w:rPr>
        <w:t xml:space="preserve">        </w:t>
      </w:r>
    </w:p>
    <w:p w14:paraId="61D3FBB8" w14:textId="77777777" w:rsidR="00D6450A" w:rsidRDefault="00D6450A" w:rsidP="00491320">
      <w:pPr>
        <w:pStyle w:val="01Title"/>
        <w:ind w:left="0"/>
        <w:jc w:val="both"/>
        <w:rPr>
          <w:b/>
          <w:sz w:val="20"/>
          <w:szCs w:val="20"/>
          <w:lang w:val="en-GB"/>
        </w:rPr>
      </w:pPr>
    </w:p>
    <w:p w14:paraId="1C6CBF0D" w14:textId="77777777" w:rsidR="00C169E3" w:rsidRDefault="00C169E3" w:rsidP="00491320">
      <w:pPr>
        <w:pStyle w:val="01Title"/>
        <w:ind w:left="0"/>
        <w:jc w:val="both"/>
        <w:rPr>
          <w:b/>
          <w:sz w:val="20"/>
          <w:szCs w:val="20"/>
          <w:lang w:val="en-GB"/>
        </w:rPr>
      </w:pPr>
    </w:p>
    <w:p w14:paraId="12EA1D35" w14:textId="77777777" w:rsidR="00C169E3" w:rsidRDefault="00DD0098" w:rsidP="00491320">
      <w:pPr>
        <w:pStyle w:val="01Title"/>
        <w:ind w:left="0"/>
        <w:jc w:val="both"/>
        <w:rPr>
          <w:b/>
          <w:sz w:val="20"/>
          <w:szCs w:val="20"/>
          <w:lang w:val="en-GB"/>
        </w:rPr>
      </w:pPr>
      <w:r>
        <w:rPr>
          <w:b/>
          <w:sz w:val="20"/>
          <w:szCs w:val="20"/>
          <w:lang w:val="en-GB"/>
        </w:rPr>
        <w:t xml:space="preserve">       </w:t>
      </w:r>
    </w:p>
    <w:p w14:paraId="3A6F38AB" w14:textId="77777777" w:rsidR="00B5631D" w:rsidRDefault="00B5631D" w:rsidP="00491320">
      <w:pPr>
        <w:pStyle w:val="01Title"/>
        <w:ind w:left="0"/>
        <w:jc w:val="both"/>
        <w:rPr>
          <w:b/>
          <w:sz w:val="20"/>
          <w:szCs w:val="20"/>
          <w:lang w:val="en-GB"/>
        </w:rPr>
      </w:pPr>
    </w:p>
    <w:p w14:paraId="57DDDDB9" w14:textId="77777777" w:rsidR="00DD0098" w:rsidRPr="00EB7A30" w:rsidRDefault="00C0538E" w:rsidP="00491320">
      <w:pPr>
        <w:pStyle w:val="01Title"/>
        <w:ind w:left="0"/>
        <w:jc w:val="both"/>
        <w:rPr>
          <w:b/>
          <w:sz w:val="20"/>
          <w:szCs w:val="20"/>
          <w:lang w:val="en-GB"/>
        </w:rPr>
      </w:pPr>
      <w:r>
        <w:rPr>
          <w:b/>
          <w:sz w:val="20"/>
          <w:szCs w:val="20"/>
          <w:lang w:val="en-GB"/>
        </w:rPr>
        <w:t xml:space="preserve">       </w:t>
      </w:r>
      <w:r w:rsidR="00DD0098">
        <w:rPr>
          <w:b/>
          <w:sz w:val="20"/>
          <w:szCs w:val="20"/>
          <w:lang w:val="en-GB"/>
        </w:rPr>
        <w:t xml:space="preserve"> </w:t>
      </w:r>
      <w:r w:rsidR="00BE18A4" w:rsidRPr="00FA082E">
        <w:rPr>
          <w:b/>
          <w:sz w:val="20"/>
          <w:szCs w:val="20"/>
          <w:lang w:val="en-GB"/>
        </w:rPr>
        <w:t xml:space="preserve"> </w:t>
      </w:r>
      <w:r w:rsidR="002011B0" w:rsidRPr="00EB7A30">
        <w:rPr>
          <w:b/>
          <w:sz w:val="20"/>
          <w:szCs w:val="20"/>
          <w:lang w:val="en-GB"/>
        </w:rPr>
        <w:t>18.Pf1</w:t>
      </w:r>
      <w:r w:rsidR="002011B0" w:rsidRPr="00EB7A30">
        <w:rPr>
          <w:b/>
          <w:sz w:val="20"/>
          <w:szCs w:val="20"/>
          <w:lang w:val="en-GB"/>
        </w:rPr>
        <w:tab/>
      </w:r>
      <w:r w:rsidR="002011B0" w:rsidRPr="00EB7A30">
        <w:rPr>
          <w:b/>
          <w:sz w:val="20"/>
          <w:szCs w:val="20"/>
          <w:lang w:val="en-GB"/>
        </w:rPr>
        <w:tab/>
        <w:t>h2</w:t>
      </w:r>
    </w:p>
    <w:p w14:paraId="758FE7BB" w14:textId="77777777" w:rsidR="002011B0" w:rsidRPr="00EB7A30" w:rsidRDefault="00DD0098" w:rsidP="00491320">
      <w:pPr>
        <w:pStyle w:val="01Title"/>
        <w:ind w:left="0"/>
        <w:jc w:val="both"/>
        <w:rPr>
          <w:sz w:val="20"/>
          <w:szCs w:val="20"/>
          <w:lang w:val="en-GB"/>
        </w:rPr>
      </w:pPr>
      <w:r w:rsidRPr="00EB7A30">
        <w:rPr>
          <w:b/>
          <w:sz w:val="20"/>
          <w:szCs w:val="20"/>
          <w:lang w:val="en-GB"/>
        </w:rPr>
        <w:t xml:space="preserve">         </w:t>
      </w:r>
      <w:r w:rsidR="002011B0" w:rsidRPr="00EB7A30">
        <w:rPr>
          <w:b/>
          <w:sz w:val="20"/>
          <w:szCs w:val="20"/>
          <w:lang w:val="en-GB"/>
        </w:rPr>
        <w:t>19.Pg3+</w:t>
      </w:r>
      <w:r w:rsidR="00DF4115" w:rsidRPr="00EB7A30">
        <w:rPr>
          <w:b/>
          <w:sz w:val="20"/>
          <w:szCs w:val="20"/>
          <w:lang w:val="en-GB"/>
        </w:rPr>
        <w:t xml:space="preserve"> </w:t>
      </w:r>
      <w:r w:rsidR="00760468" w:rsidRPr="00EB7A30">
        <w:rPr>
          <w:sz w:val="20"/>
          <w:szCs w:val="20"/>
          <w:lang w:val="en-GB"/>
        </w:rPr>
        <w:t>mat.</w:t>
      </w:r>
    </w:p>
    <w:p w14:paraId="2CB9F5DC" w14:textId="77777777" w:rsidR="00DD0098" w:rsidRPr="00EB7A30" w:rsidRDefault="00DD0098" w:rsidP="00491320">
      <w:pPr>
        <w:pStyle w:val="01Title"/>
        <w:ind w:left="0"/>
        <w:jc w:val="both"/>
        <w:rPr>
          <w:b/>
          <w:sz w:val="20"/>
          <w:szCs w:val="20"/>
          <w:lang w:val="en-GB"/>
        </w:rPr>
      </w:pPr>
    </w:p>
    <w:p w14:paraId="7519B563" w14:textId="77777777" w:rsidR="002011B0" w:rsidRPr="00EB7A30" w:rsidRDefault="002011B0" w:rsidP="00491320">
      <w:pPr>
        <w:pStyle w:val="01Title"/>
        <w:ind w:left="0"/>
        <w:jc w:val="both"/>
        <w:rPr>
          <w:b/>
          <w:i/>
          <w:sz w:val="20"/>
          <w:szCs w:val="20"/>
          <w:lang w:val="en-GB"/>
        </w:rPr>
      </w:pPr>
      <w:r w:rsidRPr="00EB7A30">
        <w:rPr>
          <w:b/>
          <w:i/>
          <w:sz w:val="20"/>
          <w:szCs w:val="20"/>
          <w:lang w:val="en-GB"/>
        </w:rPr>
        <w:t>Variant B</w:t>
      </w:r>
    </w:p>
    <w:p w14:paraId="76508734" w14:textId="77777777" w:rsidR="002011B0" w:rsidRPr="00BE18A4" w:rsidRDefault="00DD0098" w:rsidP="00491320">
      <w:pPr>
        <w:pStyle w:val="01Title"/>
        <w:ind w:left="0"/>
        <w:jc w:val="both"/>
        <w:rPr>
          <w:b/>
          <w:sz w:val="20"/>
          <w:szCs w:val="20"/>
          <w:lang w:val="en-GB"/>
        </w:rPr>
      </w:pPr>
      <w:r w:rsidRPr="00EB7A30">
        <w:rPr>
          <w:b/>
          <w:i/>
          <w:sz w:val="20"/>
          <w:szCs w:val="20"/>
          <w:lang w:val="en-GB"/>
        </w:rPr>
        <w:tab/>
      </w:r>
      <w:r w:rsidR="00E44B70">
        <w:rPr>
          <w:b/>
          <w:i/>
          <w:sz w:val="20"/>
          <w:szCs w:val="20"/>
          <w:lang w:val="en-GB"/>
        </w:rPr>
        <w:t xml:space="preserve"> </w:t>
      </w:r>
      <w:r w:rsidR="002011B0" w:rsidRPr="00BE18A4">
        <w:rPr>
          <w:b/>
          <w:sz w:val="20"/>
          <w:szCs w:val="20"/>
          <w:lang w:val="en-GB"/>
        </w:rPr>
        <w:t>5…</w:t>
      </w:r>
      <w:r w:rsidR="002011B0" w:rsidRPr="00BE18A4">
        <w:rPr>
          <w:b/>
          <w:sz w:val="20"/>
          <w:szCs w:val="20"/>
          <w:lang w:val="en-GB"/>
        </w:rPr>
        <w:tab/>
      </w:r>
      <w:r w:rsidR="002011B0" w:rsidRPr="00BE18A4">
        <w:rPr>
          <w:b/>
          <w:sz w:val="20"/>
          <w:szCs w:val="20"/>
          <w:lang w:val="en-GB"/>
        </w:rPr>
        <w:tab/>
        <w:t>f5</w:t>
      </w:r>
    </w:p>
    <w:p w14:paraId="0A5FD9FE" w14:textId="77777777" w:rsidR="002011B0" w:rsidRPr="00BE18A4" w:rsidRDefault="002011B0" w:rsidP="00491320">
      <w:pPr>
        <w:pStyle w:val="01Title"/>
        <w:ind w:left="0"/>
        <w:jc w:val="both"/>
        <w:rPr>
          <w:b/>
          <w:sz w:val="20"/>
          <w:szCs w:val="20"/>
          <w:lang w:val="en-GB"/>
        </w:rPr>
      </w:pPr>
      <w:r w:rsidRPr="00BE18A4">
        <w:rPr>
          <w:b/>
          <w:sz w:val="20"/>
          <w:szCs w:val="20"/>
          <w:lang w:val="en-GB"/>
        </w:rPr>
        <w:tab/>
      </w:r>
      <w:r w:rsidR="00E44B70">
        <w:rPr>
          <w:b/>
          <w:sz w:val="20"/>
          <w:szCs w:val="20"/>
          <w:lang w:val="en-GB"/>
        </w:rPr>
        <w:t xml:space="preserve"> </w:t>
      </w:r>
      <w:r w:rsidRPr="00BE18A4">
        <w:rPr>
          <w:b/>
          <w:sz w:val="20"/>
          <w:szCs w:val="20"/>
          <w:lang w:val="en-GB"/>
        </w:rPr>
        <w:t>6.Pe5</w:t>
      </w:r>
      <w:r w:rsidRPr="00BE18A4">
        <w:rPr>
          <w:b/>
          <w:sz w:val="20"/>
          <w:szCs w:val="20"/>
          <w:lang w:val="en-GB"/>
        </w:rPr>
        <w:tab/>
      </w:r>
      <w:r w:rsidRPr="00BE18A4">
        <w:rPr>
          <w:b/>
          <w:sz w:val="20"/>
          <w:szCs w:val="20"/>
          <w:lang w:val="en-GB"/>
        </w:rPr>
        <w:tab/>
        <w:t>Kh2</w:t>
      </w:r>
    </w:p>
    <w:p w14:paraId="1A3AA1BE" w14:textId="77777777" w:rsidR="002011B0" w:rsidRPr="00BE18A4" w:rsidRDefault="002011B0" w:rsidP="00491320">
      <w:pPr>
        <w:pStyle w:val="01Title"/>
        <w:ind w:left="0"/>
        <w:jc w:val="both"/>
        <w:rPr>
          <w:b/>
          <w:sz w:val="20"/>
          <w:szCs w:val="20"/>
          <w:lang w:val="en-GB"/>
        </w:rPr>
      </w:pPr>
      <w:r w:rsidRPr="00BE18A4">
        <w:rPr>
          <w:b/>
          <w:sz w:val="20"/>
          <w:szCs w:val="20"/>
          <w:lang w:val="en-GB"/>
        </w:rPr>
        <w:tab/>
      </w:r>
      <w:r w:rsidR="00E44B70">
        <w:rPr>
          <w:b/>
          <w:sz w:val="20"/>
          <w:szCs w:val="20"/>
          <w:lang w:val="en-GB"/>
        </w:rPr>
        <w:t xml:space="preserve"> </w:t>
      </w:r>
      <w:r w:rsidRPr="00BE18A4">
        <w:rPr>
          <w:b/>
          <w:sz w:val="20"/>
          <w:szCs w:val="20"/>
          <w:lang w:val="en-GB"/>
        </w:rPr>
        <w:t>7.Kf2</w:t>
      </w:r>
    </w:p>
    <w:p w14:paraId="565BBFE7" w14:textId="77777777" w:rsidR="009745CD" w:rsidRPr="00BE18A4" w:rsidRDefault="006F5E24" w:rsidP="00491320">
      <w:pPr>
        <w:pStyle w:val="01Title"/>
        <w:ind w:left="0"/>
        <w:jc w:val="both"/>
        <w:rPr>
          <w:b/>
          <w:sz w:val="20"/>
          <w:szCs w:val="20"/>
          <w:lang w:val="en-GB"/>
        </w:rPr>
      </w:pPr>
      <w:r w:rsidRPr="008E0600">
        <w:rPr>
          <w:b/>
          <w:i/>
          <w:sz w:val="20"/>
          <w:szCs w:val="20"/>
          <w:lang w:val="en-GB"/>
        </w:rPr>
        <w:t>a)</w:t>
      </w:r>
      <w:r w:rsidR="009745CD" w:rsidRPr="00BE18A4">
        <w:rPr>
          <w:b/>
          <w:sz w:val="20"/>
          <w:szCs w:val="20"/>
          <w:lang w:val="en-GB"/>
        </w:rPr>
        <w:t xml:space="preserve"> </w:t>
      </w:r>
      <w:r w:rsidR="009745CD" w:rsidRPr="00BE18A4">
        <w:rPr>
          <w:b/>
          <w:sz w:val="20"/>
          <w:szCs w:val="20"/>
          <w:lang w:val="en-GB"/>
        </w:rPr>
        <w:tab/>
      </w:r>
      <w:r w:rsidR="00E44B70">
        <w:rPr>
          <w:b/>
          <w:sz w:val="20"/>
          <w:szCs w:val="20"/>
          <w:lang w:val="en-GB"/>
        </w:rPr>
        <w:t xml:space="preserve"> </w:t>
      </w:r>
      <w:r w:rsidR="009745CD" w:rsidRPr="00BE18A4">
        <w:rPr>
          <w:b/>
          <w:sz w:val="20"/>
          <w:szCs w:val="20"/>
          <w:lang w:val="en-GB"/>
        </w:rPr>
        <w:t>7…</w:t>
      </w:r>
      <w:r w:rsidR="009745CD" w:rsidRPr="00BE18A4">
        <w:rPr>
          <w:b/>
          <w:sz w:val="20"/>
          <w:szCs w:val="20"/>
          <w:lang w:val="en-GB"/>
        </w:rPr>
        <w:tab/>
      </w:r>
      <w:r w:rsidR="009745CD" w:rsidRPr="00BE18A4">
        <w:rPr>
          <w:b/>
          <w:sz w:val="20"/>
          <w:szCs w:val="20"/>
          <w:lang w:val="en-GB"/>
        </w:rPr>
        <w:tab/>
        <w:t>Kh1</w:t>
      </w:r>
    </w:p>
    <w:p w14:paraId="18DDDE82" w14:textId="77777777" w:rsidR="009745CD" w:rsidRPr="00BE18A4" w:rsidRDefault="009745CD" w:rsidP="00491320">
      <w:pPr>
        <w:pStyle w:val="01Title"/>
        <w:ind w:left="0"/>
        <w:jc w:val="both"/>
        <w:rPr>
          <w:b/>
          <w:sz w:val="20"/>
          <w:szCs w:val="20"/>
          <w:lang w:val="en-GB"/>
        </w:rPr>
      </w:pPr>
      <w:r w:rsidRPr="00BE18A4">
        <w:rPr>
          <w:b/>
          <w:sz w:val="20"/>
          <w:szCs w:val="20"/>
          <w:lang w:val="en-GB"/>
        </w:rPr>
        <w:tab/>
      </w:r>
      <w:r w:rsidR="00E44B70">
        <w:rPr>
          <w:b/>
          <w:sz w:val="20"/>
          <w:szCs w:val="20"/>
          <w:lang w:val="en-GB"/>
        </w:rPr>
        <w:t xml:space="preserve"> </w:t>
      </w:r>
      <w:r w:rsidRPr="00BE18A4">
        <w:rPr>
          <w:b/>
          <w:sz w:val="20"/>
          <w:szCs w:val="20"/>
          <w:lang w:val="en-GB"/>
        </w:rPr>
        <w:t>8.Pf3</w:t>
      </w:r>
      <w:r w:rsidRPr="00BE18A4">
        <w:rPr>
          <w:b/>
          <w:sz w:val="20"/>
          <w:szCs w:val="20"/>
          <w:lang w:val="en-GB"/>
        </w:rPr>
        <w:tab/>
      </w:r>
      <w:r w:rsidRPr="00BE18A4">
        <w:rPr>
          <w:b/>
          <w:sz w:val="20"/>
          <w:szCs w:val="20"/>
          <w:lang w:val="en-GB"/>
        </w:rPr>
        <w:tab/>
        <w:t>e5</w:t>
      </w:r>
    </w:p>
    <w:p w14:paraId="12ADCFAF" w14:textId="77777777" w:rsidR="009745CD" w:rsidRPr="00FA082E" w:rsidRDefault="009745CD" w:rsidP="00491320">
      <w:pPr>
        <w:pStyle w:val="01Title"/>
        <w:ind w:left="0"/>
        <w:jc w:val="both"/>
        <w:rPr>
          <w:b/>
          <w:sz w:val="20"/>
          <w:szCs w:val="20"/>
          <w:lang w:val="en-GB"/>
        </w:rPr>
      </w:pPr>
      <w:r w:rsidRPr="00BE18A4">
        <w:rPr>
          <w:b/>
          <w:sz w:val="20"/>
          <w:szCs w:val="20"/>
          <w:lang w:val="en-GB"/>
        </w:rPr>
        <w:tab/>
      </w:r>
      <w:r w:rsidR="00E44B70">
        <w:rPr>
          <w:b/>
          <w:sz w:val="20"/>
          <w:szCs w:val="20"/>
          <w:lang w:val="en-GB"/>
        </w:rPr>
        <w:t xml:space="preserve"> </w:t>
      </w:r>
      <w:r w:rsidRPr="00FA082E">
        <w:rPr>
          <w:b/>
          <w:sz w:val="20"/>
          <w:szCs w:val="20"/>
          <w:lang w:val="en-GB"/>
        </w:rPr>
        <w:t>9.Pxe5</w:t>
      </w:r>
      <w:r w:rsidRPr="00FA082E">
        <w:rPr>
          <w:b/>
          <w:sz w:val="20"/>
          <w:szCs w:val="20"/>
          <w:lang w:val="en-GB"/>
        </w:rPr>
        <w:tab/>
      </w:r>
      <w:r w:rsidRPr="00FA082E">
        <w:rPr>
          <w:b/>
          <w:sz w:val="20"/>
          <w:szCs w:val="20"/>
          <w:lang w:val="en-GB"/>
        </w:rPr>
        <w:tab/>
        <w:t>f4</w:t>
      </w:r>
    </w:p>
    <w:p w14:paraId="310537BB" w14:textId="77777777" w:rsidR="009745CD" w:rsidRPr="00FA082E" w:rsidRDefault="009745CD" w:rsidP="00491320">
      <w:pPr>
        <w:pStyle w:val="01Title"/>
        <w:ind w:left="0"/>
        <w:jc w:val="both"/>
        <w:rPr>
          <w:b/>
          <w:sz w:val="20"/>
          <w:szCs w:val="20"/>
          <w:lang w:val="en-GB"/>
        </w:rPr>
      </w:pPr>
      <w:r w:rsidRPr="00FA082E">
        <w:rPr>
          <w:b/>
          <w:sz w:val="20"/>
          <w:szCs w:val="20"/>
          <w:lang w:val="en-GB"/>
        </w:rPr>
        <w:t xml:space="preserve">         10.Pg4</w:t>
      </w:r>
      <w:r w:rsidRPr="00FA082E">
        <w:rPr>
          <w:b/>
          <w:sz w:val="20"/>
          <w:szCs w:val="20"/>
          <w:lang w:val="en-GB"/>
        </w:rPr>
        <w:tab/>
      </w:r>
      <w:r w:rsidRPr="00FA082E">
        <w:rPr>
          <w:b/>
          <w:sz w:val="20"/>
          <w:szCs w:val="20"/>
          <w:lang w:val="en-GB"/>
        </w:rPr>
        <w:tab/>
        <w:t>f3</w:t>
      </w:r>
    </w:p>
    <w:p w14:paraId="3037BB87" w14:textId="77777777" w:rsidR="009745CD" w:rsidRPr="00FA082E" w:rsidRDefault="009745CD" w:rsidP="00491320">
      <w:pPr>
        <w:pStyle w:val="01Title"/>
        <w:ind w:left="0"/>
        <w:jc w:val="both"/>
        <w:rPr>
          <w:b/>
          <w:sz w:val="20"/>
          <w:szCs w:val="20"/>
          <w:lang w:val="en-GB"/>
        </w:rPr>
      </w:pPr>
      <w:r w:rsidRPr="00FA082E">
        <w:rPr>
          <w:b/>
          <w:sz w:val="20"/>
          <w:szCs w:val="20"/>
          <w:lang w:val="en-GB"/>
        </w:rPr>
        <w:t xml:space="preserve">         11.Kf1</w:t>
      </w:r>
      <w:r w:rsidRPr="00FA082E">
        <w:rPr>
          <w:b/>
          <w:sz w:val="20"/>
          <w:szCs w:val="20"/>
          <w:lang w:val="en-GB"/>
        </w:rPr>
        <w:tab/>
      </w:r>
      <w:r w:rsidRPr="00FA082E">
        <w:rPr>
          <w:b/>
          <w:sz w:val="20"/>
          <w:szCs w:val="20"/>
          <w:lang w:val="en-GB"/>
        </w:rPr>
        <w:tab/>
        <w:t>f2</w:t>
      </w:r>
    </w:p>
    <w:p w14:paraId="65220587" w14:textId="77777777" w:rsidR="009745CD" w:rsidRPr="00FA082E" w:rsidRDefault="009745CD" w:rsidP="00491320">
      <w:pPr>
        <w:pStyle w:val="01Title"/>
        <w:ind w:left="0"/>
        <w:jc w:val="both"/>
        <w:rPr>
          <w:b/>
          <w:sz w:val="20"/>
          <w:szCs w:val="20"/>
          <w:lang w:val="en-GB"/>
        </w:rPr>
      </w:pPr>
      <w:r w:rsidRPr="00FA082E">
        <w:rPr>
          <w:b/>
          <w:sz w:val="20"/>
          <w:szCs w:val="20"/>
          <w:lang w:val="en-GB"/>
        </w:rPr>
        <w:t xml:space="preserve">         12.Pxf2</w:t>
      </w:r>
      <w:r w:rsidR="005E3DC7">
        <w:rPr>
          <w:b/>
          <w:sz w:val="20"/>
          <w:szCs w:val="20"/>
          <w:lang w:val="en-GB"/>
        </w:rPr>
        <w:t>+</w:t>
      </w:r>
      <w:r w:rsidRPr="00FA082E">
        <w:rPr>
          <w:b/>
          <w:sz w:val="20"/>
          <w:szCs w:val="20"/>
          <w:lang w:val="en-GB"/>
        </w:rPr>
        <w:tab/>
      </w:r>
      <w:r w:rsidRPr="00FA082E">
        <w:rPr>
          <w:b/>
          <w:sz w:val="20"/>
          <w:szCs w:val="20"/>
          <w:lang w:val="en-GB"/>
        </w:rPr>
        <w:tab/>
        <w:t>Kh2</w:t>
      </w:r>
    </w:p>
    <w:p w14:paraId="653B03ED" w14:textId="77777777" w:rsidR="009745CD" w:rsidRPr="00FA082E" w:rsidRDefault="009745CD" w:rsidP="00491320">
      <w:pPr>
        <w:pStyle w:val="01Title"/>
        <w:ind w:left="0"/>
        <w:jc w:val="both"/>
        <w:rPr>
          <w:b/>
          <w:sz w:val="20"/>
          <w:szCs w:val="20"/>
          <w:lang w:val="en-GB"/>
        </w:rPr>
      </w:pPr>
      <w:r w:rsidRPr="00FA082E">
        <w:rPr>
          <w:b/>
          <w:sz w:val="20"/>
          <w:szCs w:val="20"/>
          <w:lang w:val="en-GB"/>
        </w:rPr>
        <w:t xml:space="preserve">         13.Pe4</w:t>
      </w:r>
      <w:r w:rsidRPr="00FA082E">
        <w:rPr>
          <w:b/>
          <w:sz w:val="20"/>
          <w:szCs w:val="20"/>
          <w:lang w:val="en-GB"/>
        </w:rPr>
        <w:tab/>
      </w:r>
      <w:r w:rsidRPr="00FA082E">
        <w:rPr>
          <w:b/>
          <w:sz w:val="20"/>
          <w:szCs w:val="20"/>
          <w:lang w:val="en-GB"/>
        </w:rPr>
        <w:tab/>
        <w:t>Kh1</w:t>
      </w:r>
    </w:p>
    <w:p w14:paraId="24128CEA" w14:textId="77777777" w:rsidR="009745CD" w:rsidRPr="00FA082E" w:rsidRDefault="009745CD" w:rsidP="00491320">
      <w:pPr>
        <w:pStyle w:val="01Title"/>
        <w:ind w:left="0"/>
        <w:jc w:val="both"/>
        <w:rPr>
          <w:b/>
          <w:sz w:val="20"/>
          <w:szCs w:val="20"/>
          <w:lang w:val="en-GB"/>
        </w:rPr>
      </w:pPr>
      <w:r w:rsidRPr="00FA082E">
        <w:rPr>
          <w:b/>
          <w:sz w:val="20"/>
          <w:szCs w:val="20"/>
          <w:lang w:val="en-GB"/>
        </w:rPr>
        <w:t xml:space="preserve">         14.Kf2</w:t>
      </w:r>
      <w:r w:rsidRPr="00FA082E">
        <w:rPr>
          <w:b/>
          <w:sz w:val="20"/>
          <w:szCs w:val="20"/>
          <w:lang w:val="en-GB"/>
        </w:rPr>
        <w:tab/>
      </w:r>
      <w:r w:rsidRPr="00FA082E">
        <w:rPr>
          <w:b/>
          <w:sz w:val="20"/>
          <w:szCs w:val="20"/>
          <w:lang w:val="en-GB"/>
        </w:rPr>
        <w:tab/>
        <w:t>Kh2</w:t>
      </w:r>
    </w:p>
    <w:p w14:paraId="76B4C379" w14:textId="77777777" w:rsidR="009745CD" w:rsidRPr="00ED1153" w:rsidRDefault="009745CD" w:rsidP="00491320">
      <w:pPr>
        <w:pStyle w:val="01Title"/>
        <w:ind w:left="0"/>
        <w:jc w:val="both"/>
        <w:rPr>
          <w:b/>
          <w:sz w:val="20"/>
          <w:szCs w:val="20"/>
          <w:lang w:val="en-GB"/>
        </w:rPr>
      </w:pPr>
      <w:r w:rsidRPr="00FA082E">
        <w:rPr>
          <w:b/>
          <w:sz w:val="20"/>
          <w:szCs w:val="20"/>
          <w:lang w:val="en-GB"/>
        </w:rPr>
        <w:t xml:space="preserve">         </w:t>
      </w:r>
      <w:r w:rsidRPr="00ED1153">
        <w:rPr>
          <w:b/>
          <w:sz w:val="20"/>
          <w:szCs w:val="20"/>
          <w:lang w:val="en-GB"/>
        </w:rPr>
        <w:t>15.Pd2</w:t>
      </w:r>
      <w:r w:rsidRPr="00ED1153">
        <w:rPr>
          <w:b/>
          <w:sz w:val="20"/>
          <w:szCs w:val="20"/>
          <w:lang w:val="en-GB"/>
        </w:rPr>
        <w:tab/>
      </w:r>
      <w:r w:rsidRPr="00ED1153">
        <w:rPr>
          <w:b/>
          <w:sz w:val="20"/>
          <w:szCs w:val="20"/>
          <w:lang w:val="en-GB"/>
        </w:rPr>
        <w:tab/>
        <w:t>Kh1</w:t>
      </w:r>
    </w:p>
    <w:p w14:paraId="0FBBEA54" w14:textId="77777777" w:rsidR="009745CD" w:rsidRPr="00ED1153" w:rsidRDefault="009745CD" w:rsidP="00491320">
      <w:pPr>
        <w:pStyle w:val="01Title"/>
        <w:ind w:left="0"/>
        <w:jc w:val="both"/>
        <w:rPr>
          <w:b/>
          <w:sz w:val="20"/>
          <w:szCs w:val="20"/>
          <w:lang w:val="en-GB"/>
        </w:rPr>
      </w:pPr>
      <w:r w:rsidRPr="00ED1153">
        <w:rPr>
          <w:b/>
          <w:sz w:val="20"/>
          <w:szCs w:val="20"/>
          <w:lang w:val="en-GB"/>
        </w:rPr>
        <w:t xml:space="preserve">         16.Pf1</w:t>
      </w:r>
      <w:r w:rsidRPr="00ED1153">
        <w:rPr>
          <w:b/>
          <w:sz w:val="20"/>
          <w:szCs w:val="20"/>
          <w:lang w:val="en-GB"/>
        </w:rPr>
        <w:tab/>
      </w:r>
      <w:r w:rsidRPr="00ED1153">
        <w:rPr>
          <w:b/>
          <w:sz w:val="20"/>
          <w:szCs w:val="20"/>
          <w:lang w:val="en-GB"/>
        </w:rPr>
        <w:tab/>
        <w:t>h2</w:t>
      </w:r>
    </w:p>
    <w:p w14:paraId="37194540" w14:textId="77777777" w:rsidR="008009DE" w:rsidRPr="00ED1153" w:rsidRDefault="009745CD" w:rsidP="00491320">
      <w:pPr>
        <w:pStyle w:val="01Title"/>
        <w:ind w:left="0"/>
        <w:jc w:val="both"/>
        <w:rPr>
          <w:b/>
          <w:sz w:val="20"/>
          <w:szCs w:val="20"/>
          <w:lang w:val="en-GB"/>
        </w:rPr>
      </w:pPr>
      <w:r w:rsidRPr="00ED1153">
        <w:rPr>
          <w:b/>
          <w:sz w:val="20"/>
          <w:szCs w:val="20"/>
          <w:lang w:val="en-GB"/>
        </w:rPr>
        <w:t xml:space="preserve">         17.Pg3+</w:t>
      </w:r>
      <w:r w:rsidR="005E3DC7" w:rsidRPr="00ED1153">
        <w:rPr>
          <w:b/>
          <w:sz w:val="20"/>
          <w:szCs w:val="20"/>
          <w:lang w:val="en-GB"/>
        </w:rPr>
        <w:t xml:space="preserve"> </w:t>
      </w:r>
      <w:r w:rsidR="005E3DC7" w:rsidRPr="00ED1153">
        <w:rPr>
          <w:sz w:val="20"/>
          <w:szCs w:val="20"/>
          <w:lang w:val="en-GB"/>
        </w:rPr>
        <w:t>mat.</w:t>
      </w:r>
      <w:r w:rsidR="002011B0" w:rsidRPr="00ED1153">
        <w:rPr>
          <w:b/>
          <w:sz w:val="20"/>
          <w:szCs w:val="20"/>
          <w:lang w:val="en-GB"/>
        </w:rPr>
        <w:t xml:space="preserve">         </w:t>
      </w:r>
    </w:p>
    <w:p w14:paraId="5F826C95" w14:textId="77777777" w:rsidR="002011B0" w:rsidRPr="00ED1153" w:rsidRDefault="006F5E24" w:rsidP="00491320">
      <w:pPr>
        <w:pStyle w:val="01Title"/>
        <w:ind w:left="0"/>
        <w:jc w:val="both"/>
        <w:rPr>
          <w:b/>
          <w:sz w:val="20"/>
          <w:szCs w:val="20"/>
          <w:lang w:val="en-GB"/>
        </w:rPr>
      </w:pPr>
      <w:r w:rsidRPr="008E0600">
        <w:rPr>
          <w:b/>
          <w:i/>
          <w:sz w:val="20"/>
          <w:szCs w:val="20"/>
          <w:lang w:val="en-GB"/>
        </w:rPr>
        <w:t>b)</w:t>
      </w:r>
      <w:r w:rsidR="009745CD" w:rsidRPr="00ED1153">
        <w:rPr>
          <w:b/>
          <w:i/>
          <w:sz w:val="20"/>
          <w:szCs w:val="20"/>
          <w:lang w:val="en-GB"/>
        </w:rPr>
        <w:tab/>
      </w:r>
      <w:r w:rsidR="00E44B70" w:rsidRPr="00ED1153">
        <w:rPr>
          <w:b/>
          <w:i/>
          <w:sz w:val="20"/>
          <w:szCs w:val="20"/>
          <w:lang w:val="en-GB"/>
        </w:rPr>
        <w:t xml:space="preserve"> </w:t>
      </w:r>
      <w:r w:rsidR="009745CD" w:rsidRPr="00ED1153">
        <w:rPr>
          <w:b/>
          <w:sz w:val="20"/>
          <w:szCs w:val="20"/>
          <w:lang w:val="en-GB"/>
        </w:rPr>
        <w:t>7…</w:t>
      </w:r>
      <w:r w:rsidR="009745CD" w:rsidRPr="00ED1153">
        <w:rPr>
          <w:b/>
          <w:sz w:val="20"/>
          <w:szCs w:val="20"/>
          <w:lang w:val="en-GB"/>
        </w:rPr>
        <w:tab/>
      </w:r>
      <w:r w:rsidR="009745CD" w:rsidRPr="00ED1153">
        <w:rPr>
          <w:b/>
          <w:sz w:val="20"/>
          <w:szCs w:val="20"/>
          <w:lang w:val="en-GB"/>
        </w:rPr>
        <w:tab/>
        <w:t>f4</w:t>
      </w:r>
    </w:p>
    <w:p w14:paraId="298C8325" w14:textId="77777777" w:rsidR="009745CD" w:rsidRPr="00ED1153" w:rsidRDefault="009745CD" w:rsidP="00491320">
      <w:pPr>
        <w:pStyle w:val="01Title"/>
        <w:ind w:left="0"/>
        <w:jc w:val="both"/>
        <w:rPr>
          <w:b/>
          <w:sz w:val="20"/>
          <w:szCs w:val="20"/>
          <w:lang w:val="en-GB"/>
        </w:rPr>
      </w:pPr>
      <w:r w:rsidRPr="00ED1153">
        <w:rPr>
          <w:b/>
          <w:sz w:val="20"/>
          <w:szCs w:val="20"/>
          <w:lang w:val="en-GB"/>
        </w:rPr>
        <w:tab/>
      </w:r>
      <w:r w:rsidR="00E44B70" w:rsidRPr="00ED1153">
        <w:rPr>
          <w:b/>
          <w:sz w:val="20"/>
          <w:szCs w:val="20"/>
          <w:lang w:val="en-GB"/>
        </w:rPr>
        <w:t xml:space="preserve"> </w:t>
      </w:r>
      <w:r w:rsidRPr="00ED1153">
        <w:rPr>
          <w:b/>
          <w:sz w:val="20"/>
          <w:szCs w:val="20"/>
          <w:lang w:val="en-GB"/>
        </w:rPr>
        <w:t>8.Pf3</w:t>
      </w:r>
      <w:r w:rsidR="005E3DC7" w:rsidRPr="00ED1153">
        <w:rPr>
          <w:b/>
          <w:sz w:val="20"/>
          <w:szCs w:val="20"/>
          <w:lang w:val="en-GB"/>
        </w:rPr>
        <w:t>+</w:t>
      </w:r>
      <w:r w:rsidRPr="00ED1153">
        <w:rPr>
          <w:b/>
          <w:sz w:val="20"/>
          <w:szCs w:val="20"/>
          <w:lang w:val="en-GB"/>
        </w:rPr>
        <w:tab/>
      </w:r>
      <w:r w:rsidRPr="00ED1153">
        <w:rPr>
          <w:b/>
          <w:sz w:val="20"/>
          <w:szCs w:val="20"/>
          <w:lang w:val="en-GB"/>
        </w:rPr>
        <w:tab/>
        <w:t>Kh1</w:t>
      </w:r>
    </w:p>
    <w:p w14:paraId="0E8FF551" w14:textId="77777777" w:rsidR="009745CD" w:rsidRPr="00ED1153" w:rsidRDefault="009745CD" w:rsidP="00491320">
      <w:pPr>
        <w:pStyle w:val="01Title"/>
        <w:ind w:left="0"/>
        <w:jc w:val="both"/>
        <w:rPr>
          <w:b/>
          <w:sz w:val="20"/>
          <w:szCs w:val="20"/>
          <w:lang w:val="en-GB"/>
        </w:rPr>
      </w:pPr>
      <w:r w:rsidRPr="00ED1153">
        <w:rPr>
          <w:b/>
          <w:sz w:val="20"/>
          <w:szCs w:val="20"/>
          <w:lang w:val="en-GB"/>
        </w:rPr>
        <w:tab/>
      </w:r>
      <w:r w:rsidR="00E44B70" w:rsidRPr="00ED1153">
        <w:rPr>
          <w:b/>
          <w:sz w:val="20"/>
          <w:szCs w:val="20"/>
          <w:lang w:val="en-GB"/>
        </w:rPr>
        <w:t xml:space="preserve"> </w:t>
      </w:r>
      <w:r w:rsidRPr="00ED1153">
        <w:rPr>
          <w:b/>
          <w:sz w:val="20"/>
          <w:szCs w:val="20"/>
          <w:lang w:val="en-GB"/>
        </w:rPr>
        <w:t>9.Kf1</w:t>
      </w:r>
      <w:r w:rsidRPr="00ED1153">
        <w:rPr>
          <w:b/>
          <w:sz w:val="20"/>
          <w:szCs w:val="20"/>
          <w:lang w:val="en-GB"/>
        </w:rPr>
        <w:tab/>
      </w:r>
      <w:r w:rsidRPr="00ED1153">
        <w:rPr>
          <w:b/>
          <w:sz w:val="20"/>
          <w:szCs w:val="20"/>
          <w:lang w:val="en-GB"/>
        </w:rPr>
        <w:tab/>
        <w:t>e5</w:t>
      </w:r>
    </w:p>
    <w:p w14:paraId="43C2D3DB" w14:textId="77777777" w:rsidR="008009DE" w:rsidRPr="00ED1153" w:rsidRDefault="008009DE" w:rsidP="00491320">
      <w:pPr>
        <w:pStyle w:val="01Title"/>
        <w:ind w:left="0"/>
        <w:jc w:val="both"/>
        <w:rPr>
          <w:b/>
          <w:sz w:val="20"/>
          <w:szCs w:val="20"/>
          <w:lang w:val="en-GB"/>
        </w:rPr>
      </w:pPr>
      <w:r w:rsidRPr="00ED1153">
        <w:rPr>
          <w:b/>
          <w:sz w:val="20"/>
          <w:szCs w:val="20"/>
          <w:lang w:val="en-GB"/>
        </w:rPr>
        <w:t xml:space="preserve">         10.Pxe5</w:t>
      </w:r>
      <w:r w:rsidRPr="00ED1153">
        <w:rPr>
          <w:b/>
          <w:sz w:val="20"/>
          <w:szCs w:val="20"/>
          <w:lang w:val="en-GB"/>
        </w:rPr>
        <w:tab/>
      </w:r>
      <w:r w:rsidRPr="00ED1153">
        <w:rPr>
          <w:b/>
          <w:sz w:val="20"/>
          <w:szCs w:val="20"/>
          <w:lang w:val="en-GB"/>
        </w:rPr>
        <w:tab/>
      </w:r>
      <w:r w:rsidR="00A524F4" w:rsidRPr="00ED1153">
        <w:rPr>
          <w:b/>
          <w:sz w:val="20"/>
          <w:szCs w:val="20"/>
          <w:lang w:val="en-GB"/>
        </w:rPr>
        <w:t>K</w:t>
      </w:r>
      <w:r w:rsidRPr="00ED1153">
        <w:rPr>
          <w:b/>
          <w:sz w:val="20"/>
          <w:szCs w:val="20"/>
          <w:lang w:val="en-GB"/>
        </w:rPr>
        <w:t>h2</w:t>
      </w:r>
    </w:p>
    <w:p w14:paraId="24465193" w14:textId="77777777" w:rsidR="008009DE" w:rsidRPr="00ED1153" w:rsidRDefault="008009DE" w:rsidP="00491320">
      <w:pPr>
        <w:pStyle w:val="01Title"/>
        <w:ind w:left="0"/>
        <w:jc w:val="both"/>
        <w:rPr>
          <w:b/>
          <w:sz w:val="20"/>
          <w:szCs w:val="20"/>
          <w:lang w:val="en-GB"/>
        </w:rPr>
      </w:pPr>
      <w:r w:rsidRPr="00ED1153">
        <w:rPr>
          <w:b/>
          <w:sz w:val="20"/>
          <w:szCs w:val="20"/>
          <w:lang w:val="en-GB"/>
        </w:rPr>
        <w:t xml:space="preserve">         11.Kf2</w:t>
      </w:r>
      <w:r w:rsidRPr="00ED1153">
        <w:rPr>
          <w:b/>
          <w:sz w:val="20"/>
          <w:szCs w:val="20"/>
          <w:lang w:val="en-GB"/>
        </w:rPr>
        <w:tab/>
      </w:r>
      <w:r w:rsidRPr="00ED1153">
        <w:rPr>
          <w:b/>
          <w:sz w:val="20"/>
          <w:szCs w:val="20"/>
          <w:lang w:val="en-GB"/>
        </w:rPr>
        <w:tab/>
        <w:t>Kh1</w:t>
      </w:r>
    </w:p>
    <w:p w14:paraId="38B44626" w14:textId="77777777" w:rsidR="008009DE" w:rsidRPr="00ED1153" w:rsidRDefault="008009DE" w:rsidP="00491320">
      <w:pPr>
        <w:pStyle w:val="01Title"/>
        <w:ind w:left="0"/>
        <w:jc w:val="both"/>
        <w:rPr>
          <w:b/>
          <w:sz w:val="20"/>
          <w:szCs w:val="20"/>
          <w:lang w:val="en-GB"/>
        </w:rPr>
      </w:pPr>
      <w:r w:rsidRPr="00ED1153">
        <w:rPr>
          <w:b/>
          <w:sz w:val="20"/>
          <w:szCs w:val="20"/>
          <w:lang w:val="en-GB"/>
        </w:rPr>
        <w:t xml:space="preserve">         12.Pg4</w:t>
      </w:r>
      <w:r w:rsidRPr="00ED1153">
        <w:rPr>
          <w:b/>
          <w:sz w:val="20"/>
          <w:szCs w:val="20"/>
          <w:lang w:val="en-GB"/>
        </w:rPr>
        <w:tab/>
      </w:r>
      <w:r w:rsidRPr="00ED1153">
        <w:rPr>
          <w:b/>
          <w:sz w:val="20"/>
          <w:szCs w:val="20"/>
          <w:lang w:val="en-GB"/>
        </w:rPr>
        <w:tab/>
        <w:t>f3</w:t>
      </w:r>
    </w:p>
    <w:p w14:paraId="76F40029" w14:textId="77777777" w:rsidR="008009DE" w:rsidRPr="00ED1153" w:rsidRDefault="008009DE" w:rsidP="00491320">
      <w:pPr>
        <w:pStyle w:val="01Title"/>
        <w:ind w:left="0"/>
        <w:jc w:val="both"/>
        <w:rPr>
          <w:b/>
          <w:sz w:val="20"/>
          <w:szCs w:val="20"/>
          <w:lang w:val="en-GB"/>
        </w:rPr>
      </w:pPr>
      <w:r w:rsidRPr="00ED1153">
        <w:rPr>
          <w:b/>
          <w:sz w:val="20"/>
          <w:szCs w:val="20"/>
          <w:lang w:val="en-GB"/>
        </w:rPr>
        <w:t xml:space="preserve">         13.Kf1</w:t>
      </w:r>
      <w:r w:rsidRPr="00ED1153">
        <w:rPr>
          <w:b/>
          <w:sz w:val="20"/>
          <w:szCs w:val="20"/>
          <w:lang w:val="en-GB"/>
        </w:rPr>
        <w:tab/>
      </w:r>
      <w:r w:rsidRPr="00ED1153">
        <w:rPr>
          <w:b/>
          <w:sz w:val="20"/>
          <w:szCs w:val="20"/>
          <w:lang w:val="en-GB"/>
        </w:rPr>
        <w:tab/>
        <w:t>f2</w:t>
      </w:r>
    </w:p>
    <w:p w14:paraId="09B7155E" w14:textId="77777777" w:rsidR="008009DE" w:rsidRPr="00ED1153" w:rsidRDefault="008009DE" w:rsidP="00491320">
      <w:pPr>
        <w:pStyle w:val="01Title"/>
        <w:ind w:left="0"/>
        <w:jc w:val="both"/>
        <w:rPr>
          <w:b/>
          <w:sz w:val="20"/>
          <w:szCs w:val="20"/>
          <w:lang w:val="en-GB"/>
        </w:rPr>
      </w:pPr>
      <w:r w:rsidRPr="00ED1153">
        <w:rPr>
          <w:b/>
          <w:sz w:val="20"/>
          <w:szCs w:val="20"/>
          <w:lang w:val="en-GB"/>
        </w:rPr>
        <w:t xml:space="preserve">         14.Pxf2+</w:t>
      </w:r>
      <w:r w:rsidRPr="00ED1153">
        <w:rPr>
          <w:b/>
          <w:sz w:val="20"/>
          <w:szCs w:val="20"/>
          <w:lang w:val="en-GB"/>
        </w:rPr>
        <w:tab/>
      </w:r>
      <w:r w:rsidRPr="00ED1153">
        <w:rPr>
          <w:b/>
          <w:sz w:val="20"/>
          <w:szCs w:val="20"/>
          <w:lang w:val="en-GB"/>
        </w:rPr>
        <w:tab/>
        <w:t>Kh2</w:t>
      </w:r>
    </w:p>
    <w:p w14:paraId="4FBB5CFD" w14:textId="77777777" w:rsidR="008009DE" w:rsidRPr="00ED1153" w:rsidRDefault="008009DE" w:rsidP="00491320">
      <w:pPr>
        <w:pStyle w:val="01Title"/>
        <w:ind w:left="0"/>
        <w:jc w:val="both"/>
        <w:rPr>
          <w:b/>
          <w:sz w:val="20"/>
          <w:szCs w:val="20"/>
          <w:lang w:val="en-GB"/>
        </w:rPr>
      </w:pPr>
      <w:r w:rsidRPr="00ED1153">
        <w:rPr>
          <w:b/>
          <w:sz w:val="20"/>
          <w:szCs w:val="20"/>
          <w:lang w:val="en-GB"/>
        </w:rPr>
        <w:t xml:space="preserve">         15.Pe4</w:t>
      </w:r>
      <w:r w:rsidRPr="00ED1153">
        <w:rPr>
          <w:b/>
          <w:sz w:val="20"/>
          <w:szCs w:val="20"/>
          <w:lang w:val="en-GB"/>
        </w:rPr>
        <w:tab/>
      </w:r>
      <w:r w:rsidRPr="00ED1153">
        <w:rPr>
          <w:b/>
          <w:sz w:val="20"/>
          <w:szCs w:val="20"/>
          <w:lang w:val="en-GB"/>
        </w:rPr>
        <w:tab/>
        <w:t>Kh1</w:t>
      </w:r>
    </w:p>
    <w:p w14:paraId="61EB2555" w14:textId="77777777" w:rsidR="008009DE" w:rsidRPr="00ED1153" w:rsidRDefault="008009DE" w:rsidP="00491320">
      <w:pPr>
        <w:pStyle w:val="01Title"/>
        <w:ind w:left="0"/>
        <w:jc w:val="both"/>
        <w:rPr>
          <w:b/>
          <w:sz w:val="20"/>
          <w:szCs w:val="20"/>
          <w:lang w:val="en-GB"/>
        </w:rPr>
      </w:pPr>
      <w:r w:rsidRPr="00ED1153">
        <w:rPr>
          <w:b/>
          <w:sz w:val="20"/>
          <w:szCs w:val="20"/>
          <w:lang w:val="en-GB"/>
        </w:rPr>
        <w:t xml:space="preserve">         16.Kf2</w:t>
      </w:r>
      <w:r w:rsidRPr="00ED1153">
        <w:rPr>
          <w:b/>
          <w:sz w:val="20"/>
          <w:szCs w:val="20"/>
          <w:lang w:val="en-GB"/>
        </w:rPr>
        <w:tab/>
      </w:r>
      <w:r w:rsidRPr="00ED1153">
        <w:rPr>
          <w:b/>
          <w:sz w:val="20"/>
          <w:szCs w:val="20"/>
          <w:lang w:val="en-GB"/>
        </w:rPr>
        <w:tab/>
        <w:t>Kh2</w:t>
      </w:r>
    </w:p>
    <w:p w14:paraId="15041C67" w14:textId="77777777" w:rsidR="008009DE" w:rsidRPr="008009DE" w:rsidRDefault="008009DE" w:rsidP="00491320">
      <w:pPr>
        <w:pStyle w:val="01Title"/>
        <w:ind w:left="0"/>
        <w:jc w:val="both"/>
        <w:rPr>
          <w:b/>
          <w:sz w:val="20"/>
          <w:szCs w:val="20"/>
          <w:lang w:val="nl-BE"/>
        </w:rPr>
      </w:pPr>
      <w:r w:rsidRPr="00ED1153">
        <w:rPr>
          <w:b/>
          <w:sz w:val="20"/>
          <w:szCs w:val="20"/>
          <w:lang w:val="en-GB"/>
        </w:rPr>
        <w:t xml:space="preserve">         </w:t>
      </w:r>
      <w:r w:rsidRPr="008009DE">
        <w:rPr>
          <w:b/>
          <w:sz w:val="20"/>
          <w:szCs w:val="20"/>
          <w:lang w:val="nl-BE"/>
        </w:rPr>
        <w:t>17.Pd2</w:t>
      </w:r>
      <w:r w:rsidRPr="008009DE">
        <w:rPr>
          <w:b/>
          <w:sz w:val="20"/>
          <w:szCs w:val="20"/>
          <w:lang w:val="nl-BE"/>
        </w:rPr>
        <w:tab/>
      </w:r>
      <w:r w:rsidRPr="008009DE">
        <w:rPr>
          <w:b/>
          <w:sz w:val="20"/>
          <w:szCs w:val="20"/>
          <w:lang w:val="nl-BE"/>
        </w:rPr>
        <w:tab/>
        <w:t>Kh1</w:t>
      </w:r>
    </w:p>
    <w:p w14:paraId="59C24BD2" w14:textId="77777777" w:rsidR="008009DE" w:rsidRDefault="008009DE" w:rsidP="00491320">
      <w:pPr>
        <w:pStyle w:val="01Title"/>
        <w:ind w:left="0"/>
        <w:jc w:val="both"/>
        <w:rPr>
          <w:b/>
          <w:sz w:val="20"/>
          <w:szCs w:val="20"/>
          <w:lang w:val="nl-BE"/>
        </w:rPr>
      </w:pPr>
      <w:r w:rsidRPr="008009DE">
        <w:rPr>
          <w:b/>
          <w:sz w:val="20"/>
          <w:szCs w:val="20"/>
          <w:lang w:val="nl-BE"/>
        </w:rPr>
        <w:t xml:space="preserve">         18.Pf1</w:t>
      </w:r>
      <w:r w:rsidRPr="008009DE">
        <w:rPr>
          <w:b/>
          <w:sz w:val="20"/>
          <w:szCs w:val="20"/>
          <w:lang w:val="nl-BE"/>
        </w:rPr>
        <w:tab/>
      </w:r>
      <w:r>
        <w:rPr>
          <w:b/>
          <w:sz w:val="20"/>
          <w:szCs w:val="20"/>
          <w:lang w:val="nl-BE"/>
        </w:rPr>
        <w:tab/>
        <w:t>h2</w:t>
      </w:r>
    </w:p>
    <w:p w14:paraId="0DE39E2B" w14:textId="77777777" w:rsidR="008009DE" w:rsidRPr="00760468" w:rsidRDefault="008009DE" w:rsidP="00491320">
      <w:pPr>
        <w:pStyle w:val="01Title"/>
        <w:ind w:left="0"/>
        <w:jc w:val="both"/>
        <w:rPr>
          <w:sz w:val="20"/>
          <w:szCs w:val="20"/>
          <w:lang w:val="nl-BE"/>
        </w:rPr>
      </w:pPr>
      <w:r>
        <w:rPr>
          <w:b/>
          <w:sz w:val="20"/>
          <w:szCs w:val="20"/>
          <w:lang w:val="nl-BE"/>
        </w:rPr>
        <w:t xml:space="preserve">         19.Pg3+</w:t>
      </w:r>
      <w:r w:rsidR="00760468">
        <w:rPr>
          <w:b/>
          <w:sz w:val="20"/>
          <w:szCs w:val="20"/>
          <w:lang w:val="nl-BE"/>
        </w:rPr>
        <w:t xml:space="preserve"> </w:t>
      </w:r>
      <w:r w:rsidR="00760468">
        <w:rPr>
          <w:sz w:val="20"/>
          <w:szCs w:val="20"/>
          <w:lang w:val="nl-BE"/>
        </w:rPr>
        <w:t>mat.</w:t>
      </w:r>
    </w:p>
    <w:p w14:paraId="70379A28" w14:textId="77777777" w:rsidR="00D6450A" w:rsidRPr="0099753F" w:rsidRDefault="00A94CA7" w:rsidP="0070213C">
      <w:pPr>
        <w:pStyle w:val="01Title"/>
        <w:ind w:left="0"/>
        <w:jc w:val="both"/>
        <w:rPr>
          <w:sz w:val="20"/>
          <w:szCs w:val="20"/>
          <w:lang w:val="nl-BE"/>
        </w:rPr>
      </w:pPr>
      <w:r>
        <w:rPr>
          <w:sz w:val="20"/>
          <w:szCs w:val="20"/>
          <w:lang w:val="nl-BE"/>
        </w:rPr>
        <w:t>E</w:t>
      </w:r>
      <w:r w:rsidR="008009DE">
        <w:rPr>
          <w:sz w:val="20"/>
          <w:szCs w:val="20"/>
          <w:lang w:val="nl-BE"/>
        </w:rPr>
        <w:t xml:space="preserve">en </w:t>
      </w:r>
      <w:r w:rsidR="00F01654">
        <w:rPr>
          <w:sz w:val="20"/>
          <w:szCs w:val="20"/>
          <w:lang w:val="nl-BE"/>
        </w:rPr>
        <w:t xml:space="preserve">kleine </w:t>
      </w:r>
      <w:r w:rsidR="008009DE">
        <w:rPr>
          <w:sz w:val="20"/>
          <w:szCs w:val="20"/>
          <w:lang w:val="nl-BE"/>
        </w:rPr>
        <w:t>vebetering van een</w:t>
      </w:r>
      <w:r w:rsidR="00F01654">
        <w:rPr>
          <w:sz w:val="20"/>
          <w:szCs w:val="20"/>
          <w:lang w:val="nl-BE"/>
        </w:rPr>
        <w:t xml:space="preserve"> </w:t>
      </w:r>
      <w:r w:rsidR="00787378">
        <w:rPr>
          <w:sz w:val="20"/>
          <w:szCs w:val="20"/>
          <w:lang w:val="nl-BE"/>
        </w:rPr>
        <w:t>fijn werkje</w:t>
      </w:r>
      <w:r w:rsidR="00F01654">
        <w:rPr>
          <w:sz w:val="20"/>
          <w:szCs w:val="20"/>
          <w:lang w:val="nl-BE"/>
        </w:rPr>
        <w:t xml:space="preserve"> van</w:t>
      </w:r>
      <w:r w:rsidR="00485B99">
        <w:rPr>
          <w:sz w:val="20"/>
          <w:szCs w:val="20"/>
          <w:lang w:val="nl-BE"/>
        </w:rPr>
        <w:t xml:space="preserve"> Missiaen</w:t>
      </w:r>
      <w:r w:rsidR="00576890">
        <w:rPr>
          <w:sz w:val="20"/>
          <w:szCs w:val="20"/>
          <w:lang w:val="nl-BE"/>
        </w:rPr>
        <w:t xml:space="preserve"> </w:t>
      </w:r>
      <w:r w:rsidR="00485B99">
        <w:rPr>
          <w:sz w:val="20"/>
          <w:szCs w:val="20"/>
          <w:lang w:val="nl-BE"/>
        </w:rPr>
        <w:t>(1996)</w:t>
      </w:r>
      <w:r w:rsidR="00025E9C">
        <w:rPr>
          <w:sz w:val="20"/>
          <w:szCs w:val="20"/>
          <w:lang w:val="nl-BE"/>
        </w:rPr>
        <w:t>:</w:t>
      </w:r>
      <w:r w:rsidR="00DD0098">
        <w:rPr>
          <w:sz w:val="20"/>
          <w:szCs w:val="20"/>
          <w:lang w:val="nl-BE"/>
        </w:rPr>
        <w:t xml:space="preserve"> Na </w:t>
      </w:r>
      <w:r w:rsidR="00DD0098" w:rsidRPr="00EE2F5D">
        <w:rPr>
          <w:b/>
          <w:sz w:val="20"/>
          <w:szCs w:val="20"/>
          <w:lang w:val="nl-BE"/>
        </w:rPr>
        <w:t>5</w:t>
      </w:r>
      <w:r w:rsidR="00CC0AEE" w:rsidRPr="00EE2F5D">
        <w:rPr>
          <w:b/>
          <w:sz w:val="20"/>
          <w:szCs w:val="20"/>
          <w:lang w:val="nl-BE"/>
        </w:rPr>
        <w:t>…</w:t>
      </w:r>
      <w:r w:rsidR="00DD0098" w:rsidRPr="00EE2F5D">
        <w:rPr>
          <w:b/>
          <w:sz w:val="20"/>
          <w:szCs w:val="20"/>
          <w:lang w:val="nl-BE"/>
        </w:rPr>
        <w:t>f6</w:t>
      </w:r>
      <w:r w:rsidR="00EE2F5D" w:rsidRPr="00EE2F5D">
        <w:rPr>
          <w:b/>
          <w:sz w:val="20"/>
          <w:szCs w:val="20"/>
          <w:lang w:val="nl-BE"/>
        </w:rPr>
        <w:t>?</w:t>
      </w:r>
      <w:r w:rsidR="00BB0209">
        <w:rPr>
          <w:sz w:val="20"/>
          <w:szCs w:val="20"/>
          <w:lang w:val="nl-BE"/>
        </w:rPr>
        <w:t xml:space="preserve"> (zet van Roger)</w:t>
      </w:r>
      <w:r w:rsidR="00A30E03">
        <w:rPr>
          <w:sz w:val="20"/>
          <w:szCs w:val="20"/>
          <w:lang w:val="nl-BE"/>
        </w:rPr>
        <w:t xml:space="preserve"> wint </w:t>
      </w:r>
      <w:r w:rsidR="00CC0AEE">
        <w:rPr>
          <w:sz w:val="20"/>
          <w:szCs w:val="20"/>
          <w:lang w:val="nl-BE"/>
        </w:rPr>
        <w:t>naast</w:t>
      </w:r>
      <w:r w:rsidR="00DD0098">
        <w:rPr>
          <w:sz w:val="20"/>
          <w:szCs w:val="20"/>
          <w:lang w:val="nl-BE"/>
        </w:rPr>
        <w:t xml:space="preserve"> </w:t>
      </w:r>
      <w:r w:rsidR="00DD0098" w:rsidRPr="00D43D8D">
        <w:rPr>
          <w:b/>
          <w:sz w:val="20"/>
          <w:szCs w:val="20"/>
          <w:lang w:val="nl-BE"/>
        </w:rPr>
        <w:t>6.</w:t>
      </w:r>
      <w:r w:rsidR="00A30E03" w:rsidRPr="00D43D8D">
        <w:rPr>
          <w:b/>
          <w:sz w:val="20"/>
          <w:szCs w:val="20"/>
          <w:lang w:val="nl-BE"/>
        </w:rPr>
        <w:t>Pxf6</w:t>
      </w:r>
      <w:r w:rsidR="00A30E03">
        <w:rPr>
          <w:sz w:val="20"/>
          <w:szCs w:val="20"/>
          <w:lang w:val="nl-BE"/>
        </w:rPr>
        <w:t xml:space="preserve">, ook </w:t>
      </w:r>
      <w:r w:rsidR="00CC0AEE">
        <w:rPr>
          <w:sz w:val="20"/>
          <w:szCs w:val="20"/>
          <w:lang w:val="nl-BE"/>
        </w:rPr>
        <w:t xml:space="preserve">de zet </w:t>
      </w:r>
      <w:r w:rsidR="00DD0098" w:rsidRPr="00D43D8D">
        <w:rPr>
          <w:b/>
          <w:sz w:val="20"/>
          <w:szCs w:val="20"/>
          <w:lang w:val="nl-BE"/>
        </w:rPr>
        <w:t>6.Kf2</w:t>
      </w:r>
      <w:r w:rsidR="00DD0098">
        <w:rPr>
          <w:sz w:val="20"/>
          <w:szCs w:val="20"/>
          <w:lang w:val="nl-BE"/>
        </w:rPr>
        <w:t>. Dus nevenoplosbaar.</w:t>
      </w:r>
      <w:r w:rsidR="0070213C">
        <w:rPr>
          <w:sz w:val="20"/>
          <w:szCs w:val="20"/>
          <w:lang w:val="nl-BE"/>
        </w:rPr>
        <w:t xml:space="preserve"> Sorry</w:t>
      </w:r>
      <w:r w:rsidR="00EF56C5">
        <w:rPr>
          <w:sz w:val="20"/>
          <w:szCs w:val="20"/>
          <w:lang w:val="nl-BE"/>
        </w:rPr>
        <w:t>.</w:t>
      </w:r>
    </w:p>
    <w:p w14:paraId="2021D5C3" w14:textId="77777777" w:rsidR="0099701A" w:rsidRPr="00B5631D" w:rsidRDefault="0099701A" w:rsidP="002F491D">
      <w:pPr>
        <w:widowControl/>
        <w:autoSpaceDE/>
        <w:autoSpaceDN/>
        <w:adjustRightInd/>
        <w:jc w:val="center"/>
        <w:rPr>
          <w:rFonts w:cs="Arial"/>
          <w:b/>
          <w:color w:val="000000"/>
          <w:sz w:val="20"/>
          <w:szCs w:val="20"/>
          <w:lang w:val="nl-BE"/>
        </w:rPr>
      </w:pPr>
      <w:r w:rsidRPr="009702CE">
        <w:rPr>
          <w:b/>
          <w:sz w:val="20"/>
          <w:szCs w:val="20"/>
          <w:lang w:val="nl-BE"/>
        </w:rPr>
        <w:lastRenderedPageBreak/>
        <w:t>-</w:t>
      </w:r>
      <w:r>
        <w:rPr>
          <w:sz w:val="20"/>
          <w:szCs w:val="20"/>
          <w:lang w:val="nl-BE"/>
        </w:rPr>
        <w:t xml:space="preserve"> </w:t>
      </w:r>
      <w:r w:rsidR="00575E32">
        <w:rPr>
          <w:b/>
          <w:sz w:val="20"/>
          <w:szCs w:val="20"/>
          <w:lang w:val="nl-BE"/>
        </w:rPr>
        <w:t>137</w:t>
      </w:r>
      <w:r w:rsidR="001B1601">
        <w:rPr>
          <w:b/>
          <w:sz w:val="20"/>
          <w:szCs w:val="20"/>
          <w:lang w:val="nl-BE"/>
        </w:rPr>
        <w:t xml:space="preserve"> </w:t>
      </w:r>
      <w:r w:rsidR="00D31D5E">
        <w:rPr>
          <w:b/>
          <w:sz w:val="20"/>
          <w:szCs w:val="20"/>
          <w:lang w:val="nl-BE"/>
        </w:rPr>
        <w:t>-</w:t>
      </w:r>
    </w:p>
    <w:p w14:paraId="4D125C9A" w14:textId="77777777" w:rsidR="0099701A" w:rsidRDefault="0099701A" w:rsidP="0099701A">
      <w:pPr>
        <w:pStyle w:val="01Title"/>
        <w:ind w:left="0"/>
        <w:jc w:val="center"/>
        <w:rPr>
          <w:sz w:val="20"/>
          <w:szCs w:val="20"/>
          <w:lang w:val="nl-BE"/>
        </w:rPr>
      </w:pPr>
      <w:r>
        <w:rPr>
          <w:i/>
          <w:sz w:val="20"/>
          <w:szCs w:val="20"/>
          <w:lang w:val="nl-BE"/>
        </w:rPr>
        <w:t xml:space="preserve">Ebur, </w:t>
      </w:r>
      <w:r>
        <w:rPr>
          <w:sz w:val="20"/>
          <w:szCs w:val="20"/>
          <w:lang w:val="nl-BE"/>
        </w:rPr>
        <w:t>2000</w:t>
      </w:r>
    </w:p>
    <w:p w14:paraId="547753B7" w14:textId="77777777" w:rsidR="0099701A" w:rsidRDefault="0099701A" w:rsidP="0099701A">
      <w:pPr>
        <w:pStyle w:val="01Title"/>
        <w:ind w:left="0"/>
        <w:jc w:val="center"/>
        <w:rPr>
          <w:sz w:val="20"/>
          <w:szCs w:val="20"/>
          <w:lang w:val="nl-BE"/>
        </w:rPr>
      </w:pPr>
    </w:p>
    <w:p w14:paraId="00D3702C" w14:textId="77777777" w:rsidR="00373851" w:rsidRPr="003822EA" w:rsidRDefault="00373851" w:rsidP="00A72B63">
      <w:pPr>
        <w:pStyle w:val="01Title"/>
        <w:ind w:left="0"/>
        <w:jc w:val="both"/>
        <w:rPr>
          <w:lang w:val="nl-BE"/>
        </w:rPr>
      </w:pPr>
      <w:r>
        <w:object w:dxaOrig="4700" w:dyaOrig="4715" w14:anchorId="4ABC505C">
          <v:shape id="_x0000_i1154" type="#_x0000_t75" style="width:154.5pt;height:155.1pt" o:ole="">
            <v:imagedata r:id="rId278" o:title=""/>
          </v:shape>
          <o:OLEObject Type="Embed" ProgID="CorelDRAW.Graphic.12" ShapeID="_x0000_i1154" DrawAspect="Content" ObjectID="_1587467547" r:id="rId279"/>
        </w:object>
      </w:r>
    </w:p>
    <w:p w14:paraId="4A82EF8C" w14:textId="77777777" w:rsidR="00373851" w:rsidRPr="003822EA" w:rsidRDefault="00373851" w:rsidP="00A72B63">
      <w:pPr>
        <w:pStyle w:val="01Title"/>
        <w:ind w:left="0"/>
        <w:jc w:val="both"/>
        <w:rPr>
          <w:sz w:val="20"/>
          <w:szCs w:val="20"/>
          <w:lang w:val="nl-BE"/>
        </w:rPr>
      </w:pPr>
    </w:p>
    <w:p w14:paraId="1C2CA41B" w14:textId="77777777" w:rsidR="00373851" w:rsidRPr="00FA082E" w:rsidRDefault="00373851" w:rsidP="00A72B63">
      <w:pPr>
        <w:pStyle w:val="01Title"/>
        <w:ind w:left="0"/>
        <w:jc w:val="both"/>
        <w:rPr>
          <w:sz w:val="20"/>
          <w:szCs w:val="20"/>
          <w:lang w:val="nl-BE"/>
        </w:rPr>
      </w:pPr>
      <w:r w:rsidRPr="00FA082E">
        <w:rPr>
          <w:b/>
          <w:sz w:val="24"/>
          <w:szCs w:val="24"/>
          <w:lang w:val="nl-BE"/>
        </w:rPr>
        <w:t xml:space="preserve">+                         </w:t>
      </w:r>
      <w:r w:rsidRPr="00FA082E">
        <w:rPr>
          <w:sz w:val="20"/>
          <w:szCs w:val="20"/>
          <w:lang w:val="nl-BE"/>
        </w:rPr>
        <w:t>4010.01 g6g8</w:t>
      </w:r>
    </w:p>
    <w:p w14:paraId="77A0615E" w14:textId="77777777" w:rsidR="00373851" w:rsidRPr="00FA082E" w:rsidRDefault="00373851" w:rsidP="00A72B63">
      <w:pPr>
        <w:pStyle w:val="01Title"/>
        <w:ind w:left="0"/>
        <w:jc w:val="both"/>
        <w:rPr>
          <w:sz w:val="20"/>
          <w:szCs w:val="20"/>
          <w:lang w:val="nl-BE"/>
        </w:rPr>
      </w:pPr>
    </w:p>
    <w:p w14:paraId="5EC450E0" w14:textId="77777777" w:rsidR="00E30EBF" w:rsidRDefault="00373851" w:rsidP="00A72B63">
      <w:pPr>
        <w:pStyle w:val="01Title"/>
        <w:ind w:left="0"/>
        <w:jc w:val="both"/>
        <w:rPr>
          <w:b/>
          <w:sz w:val="20"/>
          <w:szCs w:val="20"/>
          <w:lang w:val="nl-BE"/>
        </w:rPr>
      </w:pPr>
      <w:r w:rsidRPr="00FA082E">
        <w:rPr>
          <w:lang w:val="nl-BE"/>
        </w:rPr>
        <w:tab/>
      </w:r>
      <w:r w:rsidR="0099701A">
        <w:rPr>
          <w:b/>
          <w:sz w:val="20"/>
          <w:szCs w:val="20"/>
          <w:lang w:val="nl-BE"/>
        </w:rPr>
        <w:t>1.Le7</w:t>
      </w:r>
    </w:p>
    <w:p w14:paraId="2C5F99C9" w14:textId="77777777" w:rsidR="00E30EBF" w:rsidRPr="00E30EBF" w:rsidRDefault="00E30EBF" w:rsidP="00A72B63">
      <w:pPr>
        <w:pStyle w:val="01Title"/>
        <w:ind w:left="0"/>
        <w:jc w:val="both"/>
        <w:rPr>
          <w:sz w:val="20"/>
          <w:szCs w:val="20"/>
          <w:lang w:val="nl-BE"/>
        </w:rPr>
      </w:pPr>
      <w:r>
        <w:rPr>
          <w:sz w:val="20"/>
          <w:szCs w:val="20"/>
          <w:lang w:val="nl-BE"/>
        </w:rPr>
        <w:t>Een verbluffend offeraanbod.</w:t>
      </w:r>
    </w:p>
    <w:p w14:paraId="6A9B89E3" w14:textId="77777777" w:rsidR="0099701A" w:rsidRDefault="00E30EBF" w:rsidP="00A72B63">
      <w:pPr>
        <w:pStyle w:val="01Title"/>
        <w:ind w:left="0"/>
        <w:jc w:val="both"/>
        <w:rPr>
          <w:b/>
          <w:sz w:val="20"/>
          <w:szCs w:val="20"/>
          <w:lang w:val="nl-BE"/>
        </w:rPr>
      </w:pPr>
      <w:r>
        <w:rPr>
          <w:b/>
          <w:sz w:val="20"/>
          <w:szCs w:val="20"/>
          <w:lang w:val="nl-BE"/>
        </w:rPr>
        <w:tab/>
        <w:t>1…</w:t>
      </w:r>
      <w:r>
        <w:rPr>
          <w:b/>
          <w:sz w:val="20"/>
          <w:szCs w:val="20"/>
          <w:lang w:val="nl-BE"/>
        </w:rPr>
        <w:tab/>
      </w:r>
      <w:r>
        <w:rPr>
          <w:b/>
          <w:sz w:val="20"/>
          <w:szCs w:val="20"/>
          <w:lang w:val="nl-BE"/>
        </w:rPr>
        <w:tab/>
      </w:r>
      <w:r w:rsidR="0099701A">
        <w:rPr>
          <w:b/>
          <w:sz w:val="20"/>
          <w:szCs w:val="20"/>
          <w:lang w:val="nl-BE"/>
        </w:rPr>
        <w:t>Da6+</w:t>
      </w:r>
    </w:p>
    <w:p w14:paraId="6C05A972" w14:textId="77777777" w:rsidR="00C17E8C" w:rsidRPr="00270227" w:rsidRDefault="00E30EBF" w:rsidP="00A72B63">
      <w:pPr>
        <w:pStyle w:val="01Title"/>
        <w:ind w:left="0"/>
        <w:jc w:val="both"/>
        <w:rPr>
          <w:sz w:val="20"/>
          <w:szCs w:val="20"/>
          <w:lang w:val="nl-BE"/>
        </w:rPr>
      </w:pPr>
      <w:r>
        <w:rPr>
          <w:sz w:val="20"/>
          <w:szCs w:val="20"/>
          <w:lang w:val="nl-BE"/>
        </w:rPr>
        <w:t xml:space="preserve">want </w:t>
      </w:r>
      <w:r w:rsidR="00C17E8C">
        <w:rPr>
          <w:sz w:val="20"/>
          <w:szCs w:val="20"/>
          <w:lang w:val="nl-BE"/>
        </w:rPr>
        <w:t>1..Dxe7</w:t>
      </w:r>
      <w:r w:rsidR="00B60C43">
        <w:rPr>
          <w:sz w:val="20"/>
          <w:szCs w:val="20"/>
          <w:lang w:val="nl-BE"/>
        </w:rPr>
        <w:t>?</w:t>
      </w:r>
      <w:r w:rsidR="00C17E8C">
        <w:rPr>
          <w:sz w:val="20"/>
          <w:szCs w:val="20"/>
          <w:lang w:val="nl-BE"/>
        </w:rPr>
        <w:t xml:space="preserve"> 2.Db8+ Df8 3.Db3+ Kh8</w:t>
      </w:r>
      <w:r>
        <w:rPr>
          <w:sz w:val="20"/>
          <w:szCs w:val="20"/>
          <w:lang w:val="nl-BE"/>
        </w:rPr>
        <w:t xml:space="preserve"> </w:t>
      </w:r>
      <w:r w:rsidR="00270227">
        <w:rPr>
          <w:sz w:val="20"/>
          <w:szCs w:val="20"/>
          <w:lang w:val="nl-BE"/>
        </w:rPr>
        <w:t>4.Dh3+ Kg8</w:t>
      </w:r>
      <w:r w:rsidR="00C17E8C">
        <w:rPr>
          <w:sz w:val="20"/>
          <w:szCs w:val="20"/>
          <w:lang w:val="nl-BE"/>
        </w:rPr>
        <w:t xml:space="preserve"> 5.Dd7+</w:t>
      </w:r>
      <w:r w:rsidR="00270227">
        <w:rPr>
          <w:sz w:val="20"/>
          <w:szCs w:val="20"/>
          <w:lang w:val="nl-BE"/>
        </w:rPr>
        <w:t xml:space="preserve"> en mat.</w:t>
      </w:r>
      <w:r w:rsidR="0099701A">
        <w:rPr>
          <w:b/>
          <w:sz w:val="20"/>
          <w:szCs w:val="20"/>
          <w:lang w:val="nl-BE"/>
        </w:rPr>
        <w:tab/>
      </w:r>
      <w:r w:rsidR="00270227">
        <w:rPr>
          <w:b/>
          <w:sz w:val="20"/>
          <w:szCs w:val="20"/>
          <w:lang w:val="nl-BE"/>
        </w:rPr>
        <w:t>2.</w:t>
      </w:r>
      <w:r w:rsidR="00373851">
        <w:rPr>
          <w:b/>
          <w:sz w:val="20"/>
          <w:szCs w:val="20"/>
          <w:lang w:val="nl-BE"/>
        </w:rPr>
        <w:t>Lf6</w:t>
      </w:r>
      <w:r w:rsidR="00270227">
        <w:rPr>
          <w:b/>
          <w:sz w:val="20"/>
          <w:szCs w:val="20"/>
          <w:lang w:val="nl-BE"/>
        </w:rPr>
        <w:tab/>
      </w:r>
      <w:r w:rsidR="00270227">
        <w:rPr>
          <w:b/>
          <w:sz w:val="20"/>
          <w:szCs w:val="20"/>
          <w:lang w:val="nl-BE"/>
        </w:rPr>
        <w:tab/>
        <w:t>Da7</w:t>
      </w:r>
    </w:p>
    <w:p w14:paraId="30426E68" w14:textId="77777777" w:rsidR="00C17E8C" w:rsidRDefault="00270227" w:rsidP="00A72B63">
      <w:pPr>
        <w:pStyle w:val="01Title"/>
        <w:ind w:left="0"/>
        <w:jc w:val="both"/>
        <w:rPr>
          <w:b/>
          <w:sz w:val="20"/>
          <w:szCs w:val="20"/>
          <w:lang w:val="nl-BE"/>
        </w:rPr>
      </w:pPr>
      <w:r>
        <w:rPr>
          <w:b/>
          <w:sz w:val="20"/>
          <w:szCs w:val="20"/>
          <w:lang w:val="nl-BE"/>
        </w:rPr>
        <w:tab/>
        <w:t>3</w:t>
      </w:r>
      <w:r w:rsidR="00C17E8C">
        <w:rPr>
          <w:b/>
          <w:sz w:val="20"/>
          <w:szCs w:val="20"/>
          <w:lang w:val="nl-BE"/>
        </w:rPr>
        <w:t>.Db3+</w:t>
      </w:r>
    </w:p>
    <w:p w14:paraId="7F924626" w14:textId="77777777" w:rsidR="0099701A" w:rsidRPr="00B354CB" w:rsidRDefault="00C17E8C" w:rsidP="00A72B63">
      <w:pPr>
        <w:pStyle w:val="01Title"/>
        <w:ind w:left="0"/>
        <w:jc w:val="both"/>
        <w:rPr>
          <w:b/>
          <w:sz w:val="20"/>
          <w:szCs w:val="20"/>
          <w:lang w:val="en-GB"/>
        </w:rPr>
      </w:pPr>
      <w:r>
        <w:rPr>
          <w:sz w:val="20"/>
          <w:szCs w:val="20"/>
          <w:lang w:val="nl-BE"/>
        </w:rPr>
        <w:t xml:space="preserve">Maar niet bijvoorbeeld 3.Da2+? </w:t>
      </w:r>
      <w:r w:rsidRPr="00B354CB">
        <w:rPr>
          <w:sz w:val="20"/>
          <w:szCs w:val="20"/>
          <w:lang w:val="en-GB"/>
        </w:rPr>
        <w:t>Kf8 4.Da3+ Ke8 5.Da4+ Dd7, remise.</w:t>
      </w:r>
      <w:r w:rsidR="00373851" w:rsidRPr="00B354CB">
        <w:rPr>
          <w:b/>
          <w:sz w:val="20"/>
          <w:szCs w:val="20"/>
          <w:lang w:val="en-GB"/>
        </w:rPr>
        <w:tab/>
      </w:r>
      <w:r w:rsidR="00373851" w:rsidRPr="00B354CB">
        <w:rPr>
          <w:b/>
          <w:sz w:val="20"/>
          <w:szCs w:val="20"/>
          <w:lang w:val="en-GB"/>
        </w:rPr>
        <w:tab/>
      </w:r>
    </w:p>
    <w:p w14:paraId="299A0CC1" w14:textId="77777777" w:rsidR="00373851" w:rsidRDefault="00270227" w:rsidP="00A72B63">
      <w:pPr>
        <w:pStyle w:val="01Title"/>
        <w:ind w:left="0"/>
        <w:jc w:val="both"/>
        <w:rPr>
          <w:b/>
          <w:sz w:val="20"/>
          <w:szCs w:val="20"/>
          <w:lang w:val="nl-BE"/>
        </w:rPr>
      </w:pPr>
      <w:r w:rsidRPr="00B354CB">
        <w:rPr>
          <w:b/>
          <w:sz w:val="20"/>
          <w:szCs w:val="20"/>
          <w:lang w:val="en-GB"/>
        </w:rPr>
        <w:tab/>
      </w:r>
      <w:r>
        <w:rPr>
          <w:b/>
          <w:sz w:val="20"/>
          <w:szCs w:val="20"/>
          <w:lang w:val="nl-BE"/>
        </w:rPr>
        <w:t>3…</w:t>
      </w:r>
      <w:r>
        <w:rPr>
          <w:b/>
          <w:sz w:val="20"/>
          <w:szCs w:val="20"/>
          <w:lang w:val="nl-BE"/>
        </w:rPr>
        <w:tab/>
      </w:r>
      <w:r w:rsidR="00373851">
        <w:rPr>
          <w:b/>
          <w:sz w:val="20"/>
          <w:szCs w:val="20"/>
          <w:lang w:val="nl-BE"/>
        </w:rPr>
        <w:tab/>
        <w:t>Kf8</w:t>
      </w:r>
    </w:p>
    <w:p w14:paraId="15E7FFCA" w14:textId="77777777" w:rsidR="00E30EBF" w:rsidRDefault="00373851" w:rsidP="00A72B63">
      <w:pPr>
        <w:pStyle w:val="01Title"/>
        <w:ind w:left="0"/>
        <w:jc w:val="both"/>
        <w:rPr>
          <w:b/>
          <w:sz w:val="20"/>
          <w:szCs w:val="20"/>
          <w:lang w:val="nl-BE"/>
        </w:rPr>
      </w:pPr>
      <w:r>
        <w:rPr>
          <w:b/>
          <w:sz w:val="20"/>
          <w:szCs w:val="20"/>
          <w:lang w:val="nl-BE"/>
        </w:rPr>
        <w:tab/>
        <w:t>4.Ld4</w:t>
      </w:r>
    </w:p>
    <w:p w14:paraId="004C9A4A" w14:textId="77777777" w:rsidR="00E30EBF" w:rsidRPr="00E30EBF" w:rsidRDefault="00E30EBF" w:rsidP="00A72B63">
      <w:pPr>
        <w:pStyle w:val="01Title"/>
        <w:ind w:left="0"/>
        <w:jc w:val="both"/>
        <w:rPr>
          <w:sz w:val="20"/>
          <w:szCs w:val="20"/>
          <w:lang w:val="nl-BE"/>
        </w:rPr>
      </w:pPr>
      <w:r>
        <w:rPr>
          <w:sz w:val="20"/>
          <w:szCs w:val="20"/>
          <w:lang w:val="nl-BE"/>
        </w:rPr>
        <w:t>Een tweede offeraanbod.</w:t>
      </w:r>
    </w:p>
    <w:p w14:paraId="15C7BB50" w14:textId="77777777" w:rsidR="00E30EBF" w:rsidRDefault="00E30EBF" w:rsidP="00A72B63">
      <w:pPr>
        <w:pStyle w:val="01Title"/>
        <w:ind w:left="0"/>
        <w:jc w:val="both"/>
        <w:rPr>
          <w:b/>
          <w:sz w:val="20"/>
          <w:szCs w:val="20"/>
          <w:lang w:val="nl-BE"/>
        </w:rPr>
      </w:pPr>
      <w:r>
        <w:rPr>
          <w:b/>
          <w:sz w:val="20"/>
          <w:szCs w:val="20"/>
          <w:lang w:val="nl-BE"/>
        </w:rPr>
        <w:tab/>
        <w:t>4…</w:t>
      </w:r>
      <w:r>
        <w:rPr>
          <w:b/>
          <w:sz w:val="20"/>
          <w:szCs w:val="20"/>
          <w:lang w:val="nl-BE"/>
        </w:rPr>
        <w:tab/>
      </w:r>
      <w:r>
        <w:rPr>
          <w:b/>
          <w:sz w:val="20"/>
          <w:szCs w:val="20"/>
          <w:lang w:val="nl-BE"/>
        </w:rPr>
        <w:tab/>
      </w:r>
      <w:r w:rsidR="000C6C6A">
        <w:rPr>
          <w:b/>
          <w:sz w:val="20"/>
          <w:szCs w:val="20"/>
          <w:lang w:val="nl-BE"/>
        </w:rPr>
        <w:t>Da6+</w:t>
      </w:r>
      <w:r w:rsidR="00373851">
        <w:rPr>
          <w:b/>
          <w:sz w:val="20"/>
          <w:szCs w:val="20"/>
          <w:lang w:val="nl-BE"/>
        </w:rPr>
        <w:tab/>
        <w:t>5.Lb6</w:t>
      </w:r>
    </w:p>
    <w:p w14:paraId="2A69A8E8" w14:textId="77777777" w:rsidR="00E30EBF" w:rsidRPr="00E30EBF" w:rsidRDefault="007535C3" w:rsidP="00A72B63">
      <w:pPr>
        <w:pStyle w:val="01Title"/>
        <w:ind w:left="0"/>
        <w:jc w:val="both"/>
        <w:rPr>
          <w:sz w:val="20"/>
          <w:szCs w:val="20"/>
          <w:lang w:val="nl-BE"/>
        </w:rPr>
      </w:pPr>
      <w:r>
        <w:rPr>
          <w:sz w:val="20"/>
          <w:szCs w:val="20"/>
          <w:lang w:val="nl-BE"/>
        </w:rPr>
        <w:t>En een d</w:t>
      </w:r>
      <w:r w:rsidR="00E30EBF">
        <w:rPr>
          <w:sz w:val="20"/>
          <w:szCs w:val="20"/>
          <w:lang w:val="nl-BE"/>
        </w:rPr>
        <w:t>erde offeraanbod.</w:t>
      </w:r>
    </w:p>
    <w:p w14:paraId="3281A102" w14:textId="77777777" w:rsidR="00373851" w:rsidRDefault="000C6C6A" w:rsidP="00A72B63">
      <w:pPr>
        <w:pStyle w:val="01Title"/>
        <w:ind w:left="0"/>
        <w:jc w:val="both"/>
        <w:rPr>
          <w:b/>
          <w:sz w:val="20"/>
          <w:szCs w:val="20"/>
          <w:lang w:val="nl-BE"/>
        </w:rPr>
      </w:pPr>
      <w:r>
        <w:rPr>
          <w:b/>
          <w:sz w:val="20"/>
          <w:szCs w:val="20"/>
          <w:lang w:val="nl-BE"/>
        </w:rPr>
        <w:tab/>
        <w:t>5…</w:t>
      </w:r>
      <w:r>
        <w:rPr>
          <w:b/>
          <w:sz w:val="20"/>
          <w:szCs w:val="20"/>
          <w:lang w:val="nl-BE"/>
        </w:rPr>
        <w:tab/>
      </w:r>
      <w:r>
        <w:rPr>
          <w:b/>
          <w:sz w:val="20"/>
          <w:szCs w:val="20"/>
          <w:lang w:val="nl-BE"/>
        </w:rPr>
        <w:tab/>
      </w:r>
      <w:r w:rsidR="00373851">
        <w:rPr>
          <w:b/>
          <w:sz w:val="20"/>
          <w:szCs w:val="20"/>
          <w:lang w:val="nl-BE"/>
        </w:rPr>
        <w:t>Ke7</w:t>
      </w:r>
    </w:p>
    <w:p w14:paraId="320A95C8" w14:textId="77777777" w:rsidR="00373851" w:rsidRDefault="00373851" w:rsidP="00A72B63">
      <w:pPr>
        <w:pStyle w:val="01Title"/>
        <w:ind w:left="0"/>
        <w:jc w:val="both"/>
        <w:rPr>
          <w:b/>
          <w:sz w:val="20"/>
          <w:szCs w:val="20"/>
          <w:lang w:val="nl-BE"/>
        </w:rPr>
      </w:pPr>
      <w:r>
        <w:rPr>
          <w:b/>
          <w:sz w:val="20"/>
          <w:szCs w:val="20"/>
          <w:lang w:val="nl-BE"/>
        </w:rPr>
        <w:tab/>
        <w:t>6.Df7+</w:t>
      </w:r>
      <w:r>
        <w:rPr>
          <w:b/>
          <w:sz w:val="20"/>
          <w:szCs w:val="20"/>
          <w:lang w:val="nl-BE"/>
        </w:rPr>
        <w:tab/>
      </w:r>
      <w:r>
        <w:rPr>
          <w:b/>
          <w:sz w:val="20"/>
          <w:szCs w:val="20"/>
          <w:lang w:val="nl-BE"/>
        </w:rPr>
        <w:tab/>
        <w:t>Kd6</w:t>
      </w:r>
    </w:p>
    <w:p w14:paraId="5B20DB24" w14:textId="77777777" w:rsidR="00373851" w:rsidRDefault="00373851" w:rsidP="00A72B63">
      <w:pPr>
        <w:pStyle w:val="01Title"/>
        <w:ind w:left="0"/>
        <w:jc w:val="both"/>
        <w:rPr>
          <w:b/>
          <w:sz w:val="20"/>
          <w:szCs w:val="20"/>
          <w:lang w:val="nl-BE"/>
        </w:rPr>
      </w:pPr>
      <w:r>
        <w:rPr>
          <w:b/>
          <w:sz w:val="20"/>
          <w:szCs w:val="20"/>
          <w:lang w:val="nl-BE"/>
        </w:rPr>
        <w:tab/>
        <w:t>7.Dc7+</w:t>
      </w:r>
      <w:r>
        <w:rPr>
          <w:b/>
          <w:sz w:val="20"/>
          <w:szCs w:val="20"/>
          <w:lang w:val="nl-BE"/>
        </w:rPr>
        <w:tab/>
      </w:r>
      <w:r>
        <w:rPr>
          <w:b/>
          <w:sz w:val="20"/>
          <w:szCs w:val="20"/>
          <w:lang w:val="nl-BE"/>
        </w:rPr>
        <w:tab/>
        <w:t>Kd5</w:t>
      </w:r>
    </w:p>
    <w:p w14:paraId="1683EAD8" w14:textId="77777777" w:rsidR="000C6C6A" w:rsidRDefault="00373851" w:rsidP="00A72B63">
      <w:pPr>
        <w:pStyle w:val="01Title"/>
        <w:ind w:left="0"/>
        <w:jc w:val="both"/>
        <w:rPr>
          <w:b/>
          <w:sz w:val="20"/>
          <w:szCs w:val="20"/>
          <w:lang w:val="nl-BE"/>
        </w:rPr>
      </w:pPr>
      <w:r>
        <w:rPr>
          <w:b/>
          <w:sz w:val="20"/>
          <w:szCs w:val="20"/>
          <w:lang w:val="nl-BE"/>
        </w:rPr>
        <w:tab/>
      </w:r>
    </w:p>
    <w:p w14:paraId="5DD5101F" w14:textId="77777777" w:rsidR="000C6C6A" w:rsidRDefault="000C6C6A" w:rsidP="00A72B63">
      <w:pPr>
        <w:pStyle w:val="01Title"/>
        <w:ind w:left="0"/>
        <w:jc w:val="both"/>
        <w:rPr>
          <w:b/>
          <w:sz w:val="20"/>
          <w:szCs w:val="20"/>
          <w:lang w:val="nl-BE"/>
        </w:rPr>
      </w:pPr>
    </w:p>
    <w:p w14:paraId="51D8632E" w14:textId="77777777" w:rsidR="000C6C6A" w:rsidRDefault="000C6C6A" w:rsidP="00A72B63">
      <w:pPr>
        <w:pStyle w:val="01Title"/>
        <w:ind w:left="0"/>
        <w:jc w:val="both"/>
        <w:rPr>
          <w:b/>
          <w:sz w:val="20"/>
          <w:szCs w:val="20"/>
          <w:lang w:val="nl-BE"/>
        </w:rPr>
      </w:pPr>
    </w:p>
    <w:p w14:paraId="7561C774" w14:textId="77777777" w:rsidR="006E437A" w:rsidRDefault="006E437A" w:rsidP="00A72B63">
      <w:pPr>
        <w:pStyle w:val="01Title"/>
        <w:ind w:left="0"/>
        <w:jc w:val="both"/>
        <w:rPr>
          <w:b/>
          <w:sz w:val="20"/>
          <w:szCs w:val="20"/>
          <w:lang w:val="nl-BE"/>
        </w:rPr>
      </w:pPr>
    </w:p>
    <w:p w14:paraId="432DB4FC" w14:textId="77777777" w:rsidR="000C6C6A" w:rsidRDefault="000C6C6A" w:rsidP="00A72B63">
      <w:pPr>
        <w:pStyle w:val="01Title"/>
        <w:ind w:left="0"/>
        <w:jc w:val="both"/>
        <w:rPr>
          <w:b/>
          <w:sz w:val="20"/>
          <w:szCs w:val="20"/>
          <w:lang w:val="nl-BE"/>
        </w:rPr>
      </w:pPr>
    </w:p>
    <w:p w14:paraId="4B850D86" w14:textId="77777777" w:rsidR="000C6C6A" w:rsidRDefault="000C6C6A" w:rsidP="00A72B63">
      <w:pPr>
        <w:pStyle w:val="01Title"/>
        <w:ind w:left="0"/>
        <w:jc w:val="both"/>
        <w:rPr>
          <w:b/>
          <w:sz w:val="20"/>
          <w:szCs w:val="20"/>
          <w:lang w:val="nl-BE"/>
        </w:rPr>
      </w:pPr>
    </w:p>
    <w:p w14:paraId="4A64AFB0" w14:textId="77777777" w:rsidR="00570653" w:rsidRDefault="000C6C6A" w:rsidP="00A72B63">
      <w:pPr>
        <w:pStyle w:val="01Title"/>
        <w:ind w:left="0"/>
        <w:jc w:val="both"/>
        <w:rPr>
          <w:b/>
          <w:sz w:val="20"/>
          <w:szCs w:val="20"/>
          <w:lang w:val="nl-BE"/>
        </w:rPr>
      </w:pPr>
      <w:r>
        <w:rPr>
          <w:b/>
          <w:sz w:val="20"/>
          <w:szCs w:val="20"/>
          <w:lang w:val="nl-BE"/>
        </w:rPr>
        <w:tab/>
      </w:r>
    </w:p>
    <w:p w14:paraId="13B4BCE5" w14:textId="77777777" w:rsidR="00373851" w:rsidRDefault="00373851" w:rsidP="00A72B63">
      <w:pPr>
        <w:pStyle w:val="01Title"/>
        <w:ind w:left="0"/>
        <w:jc w:val="both"/>
        <w:rPr>
          <w:b/>
          <w:sz w:val="20"/>
          <w:szCs w:val="20"/>
          <w:lang w:val="nl-BE"/>
        </w:rPr>
      </w:pPr>
      <w:r>
        <w:rPr>
          <w:b/>
          <w:sz w:val="20"/>
          <w:szCs w:val="20"/>
          <w:lang w:val="nl-BE"/>
        </w:rPr>
        <w:t>8.Dc5+</w:t>
      </w:r>
      <w:r>
        <w:rPr>
          <w:b/>
          <w:sz w:val="20"/>
          <w:szCs w:val="20"/>
          <w:lang w:val="nl-BE"/>
        </w:rPr>
        <w:tab/>
      </w:r>
      <w:r>
        <w:rPr>
          <w:b/>
          <w:sz w:val="20"/>
          <w:szCs w:val="20"/>
          <w:lang w:val="nl-BE"/>
        </w:rPr>
        <w:tab/>
      </w:r>
      <w:r w:rsidR="0013280D">
        <w:rPr>
          <w:b/>
          <w:sz w:val="20"/>
          <w:szCs w:val="20"/>
          <w:lang w:val="nl-BE"/>
        </w:rPr>
        <w:t>Ke4</w:t>
      </w:r>
    </w:p>
    <w:p w14:paraId="17BF5B62" w14:textId="77777777" w:rsidR="0013280D" w:rsidRDefault="0013280D" w:rsidP="00A72B63">
      <w:pPr>
        <w:pStyle w:val="01Title"/>
        <w:ind w:left="0"/>
        <w:jc w:val="both"/>
        <w:rPr>
          <w:b/>
          <w:sz w:val="20"/>
          <w:szCs w:val="20"/>
          <w:lang w:val="nl-BE"/>
        </w:rPr>
      </w:pPr>
      <w:r>
        <w:rPr>
          <w:b/>
          <w:sz w:val="20"/>
          <w:szCs w:val="20"/>
          <w:lang w:val="nl-BE"/>
        </w:rPr>
        <w:tab/>
        <w:t>9.Df5+</w:t>
      </w:r>
    </w:p>
    <w:p w14:paraId="23218F4D" w14:textId="77777777" w:rsidR="0013280D" w:rsidRDefault="0013280D" w:rsidP="00A72B63">
      <w:pPr>
        <w:pStyle w:val="01Title"/>
        <w:ind w:left="0"/>
        <w:jc w:val="both"/>
        <w:rPr>
          <w:sz w:val="20"/>
          <w:szCs w:val="20"/>
          <w:lang w:val="nl-BE"/>
        </w:rPr>
      </w:pPr>
      <w:r>
        <w:rPr>
          <w:sz w:val="20"/>
          <w:szCs w:val="20"/>
          <w:lang w:val="nl-BE"/>
        </w:rPr>
        <w:t>En mat.</w:t>
      </w:r>
    </w:p>
    <w:p w14:paraId="59834880" w14:textId="77777777" w:rsidR="0013280D" w:rsidRDefault="0013280D" w:rsidP="00A72B63">
      <w:pPr>
        <w:pStyle w:val="01Title"/>
        <w:ind w:left="0"/>
        <w:jc w:val="both"/>
        <w:rPr>
          <w:sz w:val="20"/>
          <w:szCs w:val="20"/>
          <w:lang w:val="nl-BE"/>
        </w:rPr>
      </w:pPr>
    </w:p>
    <w:p w14:paraId="1C8133F0" w14:textId="77777777" w:rsidR="0013280D" w:rsidRDefault="00270227" w:rsidP="0013280D">
      <w:pPr>
        <w:pStyle w:val="01Title"/>
        <w:ind w:left="0"/>
        <w:jc w:val="both"/>
        <w:rPr>
          <w:sz w:val="20"/>
          <w:szCs w:val="20"/>
          <w:lang w:val="nl-BE"/>
        </w:rPr>
      </w:pPr>
      <w:r>
        <w:rPr>
          <w:sz w:val="20"/>
          <w:szCs w:val="20"/>
          <w:lang w:val="nl-BE"/>
        </w:rPr>
        <w:t>Dit is een correctie van een</w:t>
      </w:r>
      <w:r w:rsidR="0013280D">
        <w:rPr>
          <w:sz w:val="20"/>
          <w:szCs w:val="20"/>
          <w:lang w:val="nl-BE"/>
        </w:rPr>
        <w:t xml:space="preserve"> studie </w:t>
      </w:r>
    </w:p>
    <w:p w14:paraId="23B24512" w14:textId="77777777" w:rsidR="002E4AFA" w:rsidRDefault="00077C02" w:rsidP="0013280D">
      <w:pPr>
        <w:pStyle w:val="01Title"/>
        <w:ind w:left="0"/>
        <w:jc w:val="both"/>
        <w:rPr>
          <w:sz w:val="20"/>
          <w:szCs w:val="20"/>
          <w:lang w:val="nl-BE"/>
        </w:rPr>
      </w:pPr>
      <w:r>
        <w:rPr>
          <w:sz w:val="20"/>
          <w:szCs w:val="20"/>
          <w:lang w:val="nl-BE"/>
        </w:rPr>
        <w:t>v</w:t>
      </w:r>
      <w:r w:rsidR="002E4AFA">
        <w:rPr>
          <w:sz w:val="20"/>
          <w:szCs w:val="20"/>
          <w:lang w:val="nl-BE"/>
        </w:rPr>
        <w:t>an Julien Vandiest:</w:t>
      </w:r>
    </w:p>
    <w:p w14:paraId="091096F0" w14:textId="77777777" w:rsidR="002E4AFA" w:rsidRDefault="002E4AFA" w:rsidP="0013280D">
      <w:pPr>
        <w:pStyle w:val="01Title"/>
        <w:ind w:left="0"/>
        <w:jc w:val="both"/>
        <w:rPr>
          <w:sz w:val="20"/>
          <w:szCs w:val="20"/>
          <w:lang w:val="nl-BE"/>
        </w:rPr>
      </w:pPr>
    </w:p>
    <w:p w14:paraId="5C7B2F08" w14:textId="77777777" w:rsidR="002E4AFA" w:rsidRPr="00B60C43" w:rsidRDefault="002E4AFA" w:rsidP="0013280D">
      <w:pPr>
        <w:pStyle w:val="01Title"/>
        <w:ind w:left="0"/>
        <w:jc w:val="both"/>
        <w:rPr>
          <w:sz w:val="20"/>
          <w:szCs w:val="20"/>
          <w:lang w:val="nl-BE"/>
        </w:rPr>
      </w:pPr>
      <w:r w:rsidRPr="00B60C43">
        <w:rPr>
          <w:sz w:val="20"/>
          <w:szCs w:val="20"/>
          <w:lang w:val="nl-BE"/>
        </w:rPr>
        <w:t>Kf5 Df3 Lh4 / Kh8 Dc7 +</w:t>
      </w:r>
    </w:p>
    <w:p w14:paraId="7CC8286F" w14:textId="77777777" w:rsidR="002E4AFA" w:rsidRPr="00FA082E" w:rsidRDefault="002E4AFA" w:rsidP="0013280D">
      <w:pPr>
        <w:pStyle w:val="01Title"/>
        <w:ind w:left="0"/>
        <w:jc w:val="both"/>
        <w:rPr>
          <w:b/>
          <w:sz w:val="20"/>
          <w:szCs w:val="20"/>
          <w:lang w:val="nl-BE"/>
        </w:rPr>
      </w:pPr>
    </w:p>
    <w:p w14:paraId="25C4250F" w14:textId="77777777" w:rsidR="002E4AFA" w:rsidRDefault="002E4AFA" w:rsidP="0059634F">
      <w:pPr>
        <w:pStyle w:val="01Title"/>
        <w:ind w:left="0"/>
        <w:jc w:val="both"/>
        <w:rPr>
          <w:sz w:val="20"/>
          <w:szCs w:val="20"/>
          <w:lang w:val="nl-BE"/>
        </w:rPr>
      </w:pPr>
      <w:r w:rsidRPr="00FA082E">
        <w:rPr>
          <w:sz w:val="20"/>
          <w:szCs w:val="20"/>
          <w:lang w:val="nl-BE"/>
        </w:rPr>
        <w:t xml:space="preserve">1.Lf6+ Kg8 2.Db3+ Kf8 3.Kg6 Da7 4.Db4+ Ke8 5.Db5+ Kf8 6.Db3 Dg1+ 7.Lg5 Da7 </w:t>
      </w:r>
      <w:r w:rsidRPr="00CC0E53">
        <w:rPr>
          <w:b/>
          <w:sz w:val="20"/>
          <w:szCs w:val="20"/>
          <w:lang w:val="nl-BE"/>
        </w:rPr>
        <w:t>8.Df3+</w:t>
      </w:r>
      <w:r w:rsidRPr="00FA082E">
        <w:rPr>
          <w:sz w:val="20"/>
          <w:szCs w:val="20"/>
          <w:lang w:val="nl-BE"/>
        </w:rPr>
        <w:t xml:space="preserve"> Ke8 9.Dc6+ Kf8 10.Dc8+</w:t>
      </w:r>
    </w:p>
    <w:p w14:paraId="70CE784E" w14:textId="77777777" w:rsidR="0059634F" w:rsidRDefault="0059634F" w:rsidP="0059634F">
      <w:pPr>
        <w:pStyle w:val="01Title"/>
        <w:ind w:left="0"/>
        <w:jc w:val="both"/>
        <w:rPr>
          <w:sz w:val="20"/>
          <w:szCs w:val="20"/>
          <w:lang w:val="nl-BE"/>
        </w:rPr>
      </w:pPr>
    </w:p>
    <w:p w14:paraId="3BEA2998" w14:textId="77777777" w:rsidR="00851FA2" w:rsidRDefault="0059634F" w:rsidP="0059634F">
      <w:pPr>
        <w:pStyle w:val="01Title"/>
        <w:ind w:left="0"/>
        <w:jc w:val="both"/>
        <w:rPr>
          <w:sz w:val="20"/>
          <w:szCs w:val="20"/>
          <w:lang w:val="nl-BE"/>
        </w:rPr>
      </w:pPr>
      <w:r>
        <w:rPr>
          <w:sz w:val="20"/>
          <w:szCs w:val="20"/>
          <w:lang w:val="nl-BE"/>
        </w:rPr>
        <w:t>Maar</w:t>
      </w:r>
      <w:r w:rsidR="00EE6557">
        <w:rPr>
          <w:sz w:val="20"/>
          <w:szCs w:val="20"/>
          <w:lang w:val="nl-BE"/>
        </w:rPr>
        <w:t xml:space="preserve">ook </w:t>
      </w:r>
      <w:r w:rsidR="00E61408" w:rsidRPr="00CC0E53">
        <w:rPr>
          <w:b/>
          <w:sz w:val="20"/>
          <w:szCs w:val="20"/>
          <w:lang w:val="nl-BE"/>
        </w:rPr>
        <w:t>8.Db4+</w:t>
      </w:r>
      <w:r w:rsidR="00E61408">
        <w:rPr>
          <w:sz w:val="20"/>
          <w:szCs w:val="20"/>
          <w:lang w:val="nl-BE"/>
        </w:rPr>
        <w:t xml:space="preserve"> wint: 8…Ke8 9.Db5+ Kf8 10.Df5+ Ke8 11.Dc8+ en mat.</w:t>
      </w:r>
    </w:p>
    <w:p w14:paraId="214A7D5E" w14:textId="77777777" w:rsidR="00C7548D" w:rsidRDefault="00C7548D" w:rsidP="0013280D">
      <w:pPr>
        <w:pStyle w:val="01Title"/>
        <w:ind w:left="0"/>
        <w:jc w:val="both"/>
        <w:rPr>
          <w:sz w:val="20"/>
          <w:szCs w:val="20"/>
          <w:lang w:val="nl-BE"/>
        </w:rPr>
      </w:pPr>
    </w:p>
    <w:p w14:paraId="41B84E20" w14:textId="77777777" w:rsidR="00C7548D" w:rsidRDefault="00D77944" w:rsidP="0013280D">
      <w:pPr>
        <w:pStyle w:val="01Title"/>
        <w:ind w:left="0"/>
        <w:jc w:val="both"/>
        <w:rPr>
          <w:sz w:val="20"/>
          <w:szCs w:val="20"/>
          <w:lang w:val="nl-BE"/>
        </w:rPr>
      </w:pPr>
      <w:r>
        <w:rPr>
          <w:sz w:val="20"/>
          <w:szCs w:val="20"/>
          <w:lang w:val="nl-BE"/>
        </w:rPr>
        <w:t>Dus nevenoplosbaar.</w:t>
      </w:r>
    </w:p>
    <w:p w14:paraId="5699E655" w14:textId="77777777" w:rsidR="00C7548D" w:rsidRDefault="00C7548D" w:rsidP="0013280D">
      <w:pPr>
        <w:pStyle w:val="01Title"/>
        <w:ind w:left="0"/>
        <w:jc w:val="both"/>
        <w:rPr>
          <w:sz w:val="20"/>
          <w:szCs w:val="20"/>
          <w:lang w:val="nl-BE"/>
        </w:rPr>
      </w:pPr>
    </w:p>
    <w:p w14:paraId="69263A5F" w14:textId="77777777" w:rsidR="00C7548D" w:rsidRDefault="00C7548D" w:rsidP="0013280D">
      <w:pPr>
        <w:pStyle w:val="01Title"/>
        <w:ind w:left="0"/>
        <w:jc w:val="both"/>
        <w:rPr>
          <w:sz w:val="20"/>
          <w:szCs w:val="20"/>
          <w:lang w:val="nl-BE"/>
        </w:rPr>
      </w:pPr>
    </w:p>
    <w:p w14:paraId="7A9A3323" w14:textId="77777777" w:rsidR="00C7548D" w:rsidRDefault="00C7548D" w:rsidP="0013280D">
      <w:pPr>
        <w:pStyle w:val="01Title"/>
        <w:ind w:left="0"/>
        <w:jc w:val="both"/>
        <w:rPr>
          <w:sz w:val="20"/>
          <w:szCs w:val="20"/>
          <w:lang w:val="nl-BE"/>
        </w:rPr>
      </w:pPr>
    </w:p>
    <w:p w14:paraId="08A8C3BF" w14:textId="77777777" w:rsidR="00C7548D" w:rsidRDefault="00C7548D" w:rsidP="0013280D">
      <w:pPr>
        <w:pStyle w:val="01Title"/>
        <w:ind w:left="0"/>
        <w:jc w:val="both"/>
        <w:rPr>
          <w:sz w:val="20"/>
          <w:szCs w:val="20"/>
          <w:lang w:val="nl-BE"/>
        </w:rPr>
      </w:pPr>
    </w:p>
    <w:p w14:paraId="4D6A3DF1" w14:textId="77777777" w:rsidR="00C7548D" w:rsidRDefault="00C7548D" w:rsidP="0013280D">
      <w:pPr>
        <w:pStyle w:val="01Title"/>
        <w:ind w:left="0"/>
        <w:jc w:val="both"/>
        <w:rPr>
          <w:sz w:val="20"/>
          <w:szCs w:val="20"/>
          <w:lang w:val="nl-BE"/>
        </w:rPr>
      </w:pPr>
    </w:p>
    <w:p w14:paraId="7FD7324B" w14:textId="77777777" w:rsidR="00C7548D" w:rsidRDefault="00C7548D" w:rsidP="0013280D">
      <w:pPr>
        <w:pStyle w:val="01Title"/>
        <w:ind w:left="0"/>
        <w:jc w:val="both"/>
        <w:rPr>
          <w:sz w:val="20"/>
          <w:szCs w:val="20"/>
          <w:lang w:val="nl-BE"/>
        </w:rPr>
      </w:pPr>
    </w:p>
    <w:p w14:paraId="7DB16F16" w14:textId="77777777" w:rsidR="00C7548D" w:rsidRDefault="00C7548D" w:rsidP="0013280D">
      <w:pPr>
        <w:pStyle w:val="01Title"/>
        <w:ind w:left="0"/>
        <w:jc w:val="both"/>
        <w:rPr>
          <w:sz w:val="20"/>
          <w:szCs w:val="20"/>
          <w:lang w:val="nl-BE"/>
        </w:rPr>
      </w:pPr>
    </w:p>
    <w:p w14:paraId="1AFFAB56" w14:textId="77777777" w:rsidR="00C7548D" w:rsidRDefault="00C7548D" w:rsidP="0013280D">
      <w:pPr>
        <w:pStyle w:val="01Title"/>
        <w:ind w:left="0"/>
        <w:jc w:val="both"/>
        <w:rPr>
          <w:sz w:val="20"/>
          <w:szCs w:val="20"/>
          <w:lang w:val="nl-BE"/>
        </w:rPr>
      </w:pPr>
    </w:p>
    <w:p w14:paraId="5D5CBDF5" w14:textId="77777777" w:rsidR="00C7548D" w:rsidRDefault="00C7548D" w:rsidP="0013280D">
      <w:pPr>
        <w:pStyle w:val="01Title"/>
        <w:ind w:left="0"/>
        <w:jc w:val="both"/>
        <w:rPr>
          <w:sz w:val="20"/>
          <w:szCs w:val="20"/>
          <w:lang w:val="nl-BE"/>
        </w:rPr>
      </w:pPr>
    </w:p>
    <w:p w14:paraId="49F0574A" w14:textId="77777777" w:rsidR="00C7548D" w:rsidRPr="00EE6557" w:rsidRDefault="00C7548D" w:rsidP="0013280D">
      <w:pPr>
        <w:pStyle w:val="01Title"/>
        <w:ind w:left="0"/>
        <w:jc w:val="both"/>
        <w:rPr>
          <w:sz w:val="20"/>
          <w:szCs w:val="20"/>
          <w:lang w:val="nl-BE"/>
        </w:rPr>
      </w:pPr>
    </w:p>
    <w:p w14:paraId="24519251" w14:textId="77777777" w:rsidR="00373851" w:rsidRDefault="00373851" w:rsidP="0013280D">
      <w:pPr>
        <w:pStyle w:val="01Title"/>
        <w:ind w:left="0"/>
        <w:jc w:val="both"/>
        <w:rPr>
          <w:b/>
          <w:sz w:val="20"/>
          <w:szCs w:val="20"/>
          <w:lang w:val="nl-BE"/>
        </w:rPr>
      </w:pPr>
    </w:p>
    <w:p w14:paraId="6866FE7F" w14:textId="77777777" w:rsidR="00373851" w:rsidRDefault="00373851" w:rsidP="0013280D">
      <w:pPr>
        <w:pStyle w:val="01Title"/>
        <w:ind w:left="0"/>
        <w:jc w:val="both"/>
        <w:rPr>
          <w:b/>
          <w:sz w:val="20"/>
          <w:szCs w:val="20"/>
          <w:lang w:val="nl-BE"/>
        </w:rPr>
      </w:pPr>
    </w:p>
    <w:p w14:paraId="523E3C81" w14:textId="77777777" w:rsidR="0099701A" w:rsidRDefault="0099701A" w:rsidP="0013280D">
      <w:pPr>
        <w:pStyle w:val="01Title"/>
        <w:ind w:left="0"/>
        <w:jc w:val="both"/>
        <w:rPr>
          <w:b/>
          <w:sz w:val="20"/>
          <w:szCs w:val="20"/>
          <w:lang w:val="nl-BE"/>
        </w:rPr>
      </w:pPr>
    </w:p>
    <w:p w14:paraId="38A4100F" w14:textId="77777777" w:rsidR="0099701A" w:rsidRPr="0099701A" w:rsidRDefault="0099701A" w:rsidP="0013280D">
      <w:pPr>
        <w:pStyle w:val="01Title"/>
        <w:ind w:left="0"/>
        <w:jc w:val="both"/>
        <w:rPr>
          <w:b/>
          <w:sz w:val="20"/>
          <w:szCs w:val="20"/>
          <w:lang w:val="nl-BE"/>
        </w:rPr>
      </w:pPr>
    </w:p>
    <w:p w14:paraId="0908D835" w14:textId="77777777" w:rsidR="00A72B63" w:rsidRPr="00A72B63" w:rsidRDefault="00A72B63" w:rsidP="0013280D">
      <w:pPr>
        <w:pStyle w:val="01Title"/>
        <w:ind w:left="0"/>
        <w:jc w:val="both"/>
        <w:rPr>
          <w:b/>
          <w:sz w:val="20"/>
          <w:szCs w:val="20"/>
          <w:lang w:val="nl-BE"/>
        </w:rPr>
      </w:pPr>
    </w:p>
    <w:p w14:paraId="335B2B0B" w14:textId="77777777" w:rsidR="00A72B63" w:rsidRDefault="00A72B63" w:rsidP="0013280D">
      <w:pPr>
        <w:pStyle w:val="01Title"/>
        <w:jc w:val="both"/>
        <w:rPr>
          <w:b/>
          <w:sz w:val="20"/>
          <w:szCs w:val="20"/>
          <w:lang w:val="nl-BE"/>
        </w:rPr>
      </w:pPr>
    </w:p>
    <w:p w14:paraId="4B8F0AE7" w14:textId="77777777" w:rsidR="004479C9" w:rsidRDefault="004479C9" w:rsidP="00D77944">
      <w:pPr>
        <w:pStyle w:val="01Title"/>
        <w:ind w:left="0"/>
        <w:jc w:val="center"/>
        <w:rPr>
          <w:b/>
          <w:sz w:val="20"/>
          <w:szCs w:val="20"/>
          <w:lang w:val="nl-BE"/>
        </w:rPr>
      </w:pPr>
    </w:p>
    <w:p w14:paraId="49A22BD0" w14:textId="77777777" w:rsidR="003E3066" w:rsidRPr="00166EE1" w:rsidRDefault="00F36AE7" w:rsidP="00166EE1">
      <w:pPr>
        <w:widowControl/>
        <w:autoSpaceDE/>
        <w:autoSpaceDN/>
        <w:adjustRightInd/>
        <w:jc w:val="center"/>
        <w:rPr>
          <w:rFonts w:cs="Arial"/>
          <w:b/>
          <w:color w:val="000000"/>
          <w:sz w:val="20"/>
          <w:szCs w:val="20"/>
          <w:lang w:val="nl-BE"/>
        </w:rPr>
      </w:pPr>
      <w:r>
        <w:rPr>
          <w:b/>
          <w:sz w:val="20"/>
          <w:szCs w:val="20"/>
          <w:lang w:val="nl-BE"/>
        </w:rPr>
        <w:br w:type="page"/>
      </w:r>
      <w:r w:rsidR="00FA42F2" w:rsidRPr="009702CE">
        <w:rPr>
          <w:b/>
          <w:sz w:val="20"/>
          <w:szCs w:val="20"/>
          <w:lang w:val="nl-BE"/>
        </w:rPr>
        <w:lastRenderedPageBreak/>
        <w:t>-</w:t>
      </w:r>
      <w:r w:rsidR="00FA42F2">
        <w:rPr>
          <w:sz w:val="20"/>
          <w:szCs w:val="20"/>
          <w:lang w:val="nl-BE"/>
        </w:rPr>
        <w:t xml:space="preserve"> </w:t>
      </w:r>
      <w:r w:rsidR="001B1601">
        <w:rPr>
          <w:b/>
          <w:sz w:val="20"/>
          <w:szCs w:val="20"/>
          <w:lang w:val="nl-BE"/>
        </w:rPr>
        <w:t>13</w:t>
      </w:r>
      <w:r w:rsidR="00575E32">
        <w:rPr>
          <w:b/>
          <w:sz w:val="20"/>
          <w:szCs w:val="20"/>
          <w:lang w:val="nl-BE"/>
        </w:rPr>
        <w:t>8</w:t>
      </w:r>
      <w:r w:rsidR="001B1601">
        <w:rPr>
          <w:b/>
          <w:sz w:val="20"/>
          <w:szCs w:val="20"/>
          <w:lang w:val="nl-BE"/>
        </w:rPr>
        <w:t xml:space="preserve"> </w:t>
      </w:r>
      <w:r w:rsidR="00D31D5E">
        <w:rPr>
          <w:b/>
          <w:sz w:val="20"/>
          <w:szCs w:val="20"/>
          <w:lang w:val="nl-BE"/>
        </w:rPr>
        <w:t>-</w:t>
      </w:r>
    </w:p>
    <w:p w14:paraId="6D77B9FA" w14:textId="77777777" w:rsidR="003E3066" w:rsidRDefault="003E3066" w:rsidP="00C7548D">
      <w:pPr>
        <w:pStyle w:val="01Title"/>
        <w:ind w:left="0"/>
        <w:jc w:val="center"/>
        <w:rPr>
          <w:sz w:val="20"/>
          <w:szCs w:val="20"/>
          <w:lang w:val="nl-BE"/>
        </w:rPr>
      </w:pPr>
    </w:p>
    <w:p w14:paraId="2526AFD9" w14:textId="77777777" w:rsidR="003E3066" w:rsidRPr="00442765" w:rsidRDefault="00442765" w:rsidP="00442765">
      <w:pPr>
        <w:pStyle w:val="01Title"/>
        <w:ind w:left="0"/>
        <w:jc w:val="center"/>
        <w:rPr>
          <w:sz w:val="20"/>
          <w:szCs w:val="20"/>
          <w:lang w:val="nl-BE"/>
        </w:rPr>
      </w:pPr>
      <w:r>
        <w:rPr>
          <w:i/>
          <w:sz w:val="20"/>
          <w:szCs w:val="20"/>
          <w:lang w:val="nl-BE"/>
        </w:rPr>
        <w:t xml:space="preserve">Origineel, </w:t>
      </w:r>
      <w:r w:rsidR="00632EB7">
        <w:rPr>
          <w:sz w:val="20"/>
          <w:szCs w:val="20"/>
          <w:lang w:val="nl-BE"/>
        </w:rPr>
        <w:t>2011</w:t>
      </w:r>
    </w:p>
    <w:p w14:paraId="5834CD68" w14:textId="77777777" w:rsidR="00FA42F2" w:rsidRDefault="00FA42F2" w:rsidP="00C7548D">
      <w:pPr>
        <w:pStyle w:val="01Title"/>
        <w:ind w:left="0"/>
        <w:jc w:val="center"/>
        <w:rPr>
          <w:sz w:val="20"/>
          <w:szCs w:val="20"/>
          <w:lang w:val="nl-BE"/>
        </w:rPr>
      </w:pPr>
    </w:p>
    <w:p w14:paraId="7CB8E3BF" w14:textId="77777777" w:rsidR="00FA42F2" w:rsidRPr="00166EE1" w:rsidRDefault="001F7A89" w:rsidP="0083506B">
      <w:pPr>
        <w:pStyle w:val="01Title"/>
        <w:ind w:left="0"/>
        <w:rPr>
          <w:lang w:val="nl-BE"/>
        </w:rPr>
      </w:pPr>
      <w:r>
        <w:object w:dxaOrig="4700" w:dyaOrig="4704" w14:anchorId="3563A7A6">
          <v:shape id="_x0000_i1155" type="#_x0000_t75" style="width:154.5pt;height:153.4pt" o:ole="">
            <v:imagedata r:id="rId280" o:title=""/>
          </v:shape>
          <o:OLEObject Type="Embed" ProgID="CorelDRAW.Graphic.12" ShapeID="_x0000_i1155" DrawAspect="Content" ObjectID="_1587467548" r:id="rId281"/>
        </w:object>
      </w:r>
    </w:p>
    <w:p w14:paraId="5C0615D7" w14:textId="77777777" w:rsidR="001B648A" w:rsidRPr="00166EE1" w:rsidRDefault="001B648A" w:rsidP="001B648A">
      <w:pPr>
        <w:pStyle w:val="01Title"/>
        <w:ind w:left="0"/>
        <w:jc w:val="both"/>
        <w:rPr>
          <w:sz w:val="24"/>
          <w:szCs w:val="24"/>
          <w:lang w:val="nl-BE"/>
        </w:rPr>
      </w:pPr>
    </w:p>
    <w:p w14:paraId="7080B1E5" w14:textId="77777777" w:rsidR="001B648A" w:rsidRPr="00DA5DF6" w:rsidRDefault="001B648A" w:rsidP="001B648A">
      <w:pPr>
        <w:pStyle w:val="01Title"/>
        <w:ind w:left="0"/>
        <w:jc w:val="both"/>
        <w:rPr>
          <w:b/>
          <w:sz w:val="20"/>
          <w:szCs w:val="20"/>
        </w:rPr>
      </w:pPr>
      <w:r w:rsidRPr="00DA5DF6">
        <w:rPr>
          <w:b/>
          <w:sz w:val="24"/>
          <w:szCs w:val="24"/>
        </w:rPr>
        <w:t xml:space="preserve">+                      </w:t>
      </w:r>
      <w:r w:rsidR="00F9784E" w:rsidRPr="00DA5DF6">
        <w:rPr>
          <w:b/>
          <w:sz w:val="24"/>
          <w:szCs w:val="24"/>
        </w:rPr>
        <w:t xml:space="preserve"> </w:t>
      </w:r>
      <w:r w:rsidR="00B51ECB" w:rsidRPr="00DA5DF6">
        <w:rPr>
          <w:b/>
          <w:sz w:val="24"/>
          <w:szCs w:val="24"/>
        </w:rPr>
        <w:t xml:space="preserve">  </w:t>
      </w:r>
      <w:r w:rsidRPr="00DA5DF6">
        <w:rPr>
          <w:sz w:val="20"/>
          <w:szCs w:val="20"/>
        </w:rPr>
        <w:t>0010.12 h3h1</w:t>
      </w:r>
    </w:p>
    <w:p w14:paraId="14358166" w14:textId="77777777" w:rsidR="003E3066" w:rsidRPr="00DA5DF6" w:rsidRDefault="003E3066" w:rsidP="00C7548D">
      <w:pPr>
        <w:pStyle w:val="01Title"/>
        <w:ind w:left="0"/>
        <w:jc w:val="center"/>
        <w:rPr>
          <w:sz w:val="20"/>
          <w:szCs w:val="20"/>
        </w:rPr>
      </w:pPr>
    </w:p>
    <w:p w14:paraId="63B1EC69" w14:textId="77777777" w:rsidR="001B648A" w:rsidRPr="00DA5DF6" w:rsidRDefault="001B648A" w:rsidP="001B648A">
      <w:pPr>
        <w:pStyle w:val="01Title"/>
        <w:ind w:left="0"/>
        <w:rPr>
          <w:b/>
          <w:sz w:val="20"/>
          <w:szCs w:val="20"/>
        </w:rPr>
      </w:pPr>
      <w:r w:rsidRPr="00DA5DF6">
        <w:rPr>
          <w:b/>
          <w:sz w:val="20"/>
          <w:szCs w:val="20"/>
        </w:rPr>
        <w:tab/>
        <w:t>1.h7</w:t>
      </w:r>
      <w:r w:rsidRPr="00DA5DF6">
        <w:rPr>
          <w:b/>
          <w:sz w:val="20"/>
          <w:szCs w:val="20"/>
        </w:rPr>
        <w:tab/>
      </w:r>
      <w:r w:rsidRPr="00DA5DF6">
        <w:rPr>
          <w:b/>
          <w:sz w:val="20"/>
          <w:szCs w:val="20"/>
        </w:rPr>
        <w:tab/>
        <w:t>c1D</w:t>
      </w:r>
    </w:p>
    <w:p w14:paraId="3BC7677D" w14:textId="77777777" w:rsidR="001B648A" w:rsidRPr="00DA5DF6" w:rsidRDefault="001B648A" w:rsidP="001B648A">
      <w:pPr>
        <w:pStyle w:val="01Title"/>
        <w:ind w:left="0"/>
        <w:rPr>
          <w:b/>
          <w:sz w:val="20"/>
          <w:szCs w:val="20"/>
        </w:rPr>
      </w:pPr>
      <w:r w:rsidRPr="00DA5DF6">
        <w:rPr>
          <w:b/>
          <w:sz w:val="20"/>
          <w:szCs w:val="20"/>
        </w:rPr>
        <w:tab/>
        <w:t>2.h8D</w:t>
      </w:r>
      <w:r w:rsidRPr="00DA5DF6">
        <w:rPr>
          <w:b/>
          <w:sz w:val="20"/>
          <w:szCs w:val="20"/>
        </w:rPr>
        <w:tab/>
      </w:r>
      <w:r w:rsidRPr="00DA5DF6">
        <w:rPr>
          <w:b/>
          <w:sz w:val="20"/>
          <w:szCs w:val="20"/>
        </w:rPr>
        <w:tab/>
        <w:t>Db2</w:t>
      </w:r>
    </w:p>
    <w:p w14:paraId="6BD9FD1A" w14:textId="77777777" w:rsidR="001B648A" w:rsidRPr="00DA5DF6" w:rsidRDefault="001B648A" w:rsidP="001B648A">
      <w:pPr>
        <w:pStyle w:val="01Title"/>
        <w:ind w:left="0"/>
        <w:rPr>
          <w:b/>
          <w:sz w:val="20"/>
          <w:szCs w:val="20"/>
        </w:rPr>
      </w:pPr>
      <w:r w:rsidRPr="00DA5DF6">
        <w:rPr>
          <w:b/>
          <w:sz w:val="20"/>
          <w:szCs w:val="20"/>
        </w:rPr>
        <w:tab/>
        <w:t>3.Da8+</w:t>
      </w:r>
      <w:r w:rsidRPr="00DA5DF6">
        <w:rPr>
          <w:b/>
          <w:sz w:val="20"/>
          <w:szCs w:val="20"/>
        </w:rPr>
        <w:tab/>
      </w:r>
      <w:r w:rsidRPr="00DA5DF6">
        <w:rPr>
          <w:b/>
          <w:sz w:val="20"/>
          <w:szCs w:val="20"/>
        </w:rPr>
        <w:tab/>
        <w:t>Kg1</w:t>
      </w:r>
    </w:p>
    <w:p w14:paraId="24CFAE5B" w14:textId="77777777" w:rsidR="001B648A" w:rsidRPr="00DA5DF6" w:rsidRDefault="001B648A" w:rsidP="001B648A">
      <w:pPr>
        <w:pStyle w:val="01Title"/>
        <w:ind w:left="0"/>
        <w:rPr>
          <w:b/>
          <w:sz w:val="20"/>
          <w:szCs w:val="20"/>
        </w:rPr>
      </w:pPr>
      <w:r w:rsidRPr="00DA5DF6">
        <w:rPr>
          <w:b/>
          <w:sz w:val="20"/>
          <w:szCs w:val="20"/>
        </w:rPr>
        <w:tab/>
        <w:t>4.Dc6</w:t>
      </w:r>
      <w:r w:rsidRPr="00DA5DF6">
        <w:rPr>
          <w:b/>
          <w:sz w:val="20"/>
          <w:szCs w:val="20"/>
        </w:rPr>
        <w:tab/>
      </w:r>
      <w:r w:rsidRPr="00DA5DF6">
        <w:rPr>
          <w:b/>
          <w:sz w:val="20"/>
          <w:szCs w:val="20"/>
        </w:rPr>
        <w:tab/>
        <w:t>a2</w:t>
      </w:r>
    </w:p>
    <w:p w14:paraId="4E609FB7" w14:textId="77777777" w:rsidR="001B648A" w:rsidRDefault="001B648A" w:rsidP="001B648A">
      <w:pPr>
        <w:pStyle w:val="01Title"/>
        <w:ind w:left="0"/>
        <w:rPr>
          <w:b/>
          <w:sz w:val="20"/>
          <w:szCs w:val="20"/>
          <w:lang w:val="nl-BE"/>
        </w:rPr>
      </w:pPr>
      <w:r w:rsidRPr="00DA5DF6">
        <w:rPr>
          <w:b/>
          <w:sz w:val="20"/>
          <w:szCs w:val="20"/>
        </w:rPr>
        <w:tab/>
      </w:r>
      <w:r w:rsidR="00501E84">
        <w:rPr>
          <w:b/>
          <w:sz w:val="20"/>
          <w:szCs w:val="20"/>
          <w:lang w:val="nl-BE"/>
        </w:rPr>
        <w:t>5.Le5</w:t>
      </w:r>
      <w:r w:rsidR="00501E84">
        <w:rPr>
          <w:b/>
          <w:sz w:val="20"/>
          <w:szCs w:val="20"/>
          <w:lang w:val="nl-BE"/>
        </w:rPr>
        <w:tab/>
      </w:r>
      <w:r w:rsidR="00501E84">
        <w:rPr>
          <w:b/>
          <w:sz w:val="20"/>
          <w:szCs w:val="20"/>
          <w:lang w:val="nl-BE"/>
        </w:rPr>
        <w:tab/>
        <w:t>D</w:t>
      </w:r>
      <w:r>
        <w:rPr>
          <w:b/>
          <w:sz w:val="20"/>
          <w:szCs w:val="20"/>
          <w:lang w:val="nl-BE"/>
        </w:rPr>
        <w:t>b3+</w:t>
      </w:r>
    </w:p>
    <w:p w14:paraId="6BDC1455" w14:textId="77777777" w:rsidR="001B648A" w:rsidRDefault="001B648A" w:rsidP="001B648A">
      <w:pPr>
        <w:pStyle w:val="01Title"/>
        <w:ind w:left="0"/>
        <w:rPr>
          <w:b/>
          <w:sz w:val="20"/>
          <w:szCs w:val="20"/>
          <w:lang w:val="nl-BE"/>
        </w:rPr>
      </w:pPr>
      <w:r>
        <w:rPr>
          <w:b/>
          <w:sz w:val="20"/>
          <w:szCs w:val="20"/>
          <w:lang w:val="nl-BE"/>
        </w:rPr>
        <w:tab/>
        <w:t>6.Lc3</w:t>
      </w:r>
      <w:r>
        <w:rPr>
          <w:b/>
          <w:sz w:val="20"/>
          <w:szCs w:val="20"/>
          <w:lang w:val="nl-BE"/>
        </w:rPr>
        <w:tab/>
      </w:r>
      <w:r>
        <w:rPr>
          <w:b/>
          <w:sz w:val="20"/>
          <w:szCs w:val="20"/>
          <w:lang w:val="nl-BE"/>
        </w:rPr>
        <w:tab/>
        <w:t>Kf2</w:t>
      </w:r>
    </w:p>
    <w:p w14:paraId="7504ED72" w14:textId="77777777" w:rsidR="001B648A" w:rsidRDefault="001B648A" w:rsidP="001B648A">
      <w:pPr>
        <w:pStyle w:val="01Title"/>
        <w:ind w:left="0"/>
        <w:rPr>
          <w:b/>
          <w:sz w:val="20"/>
          <w:szCs w:val="20"/>
          <w:lang w:val="nl-BE"/>
        </w:rPr>
      </w:pPr>
      <w:r>
        <w:rPr>
          <w:b/>
          <w:sz w:val="20"/>
          <w:szCs w:val="20"/>
          <w:lang w:val="nl-BE"/>
        </w:rPr>
        <w:tab/>
        <w:t>7.Dg2+</w:t>
      </w:r>
      <w:r>
        <w:rPr>
          <w:b/>
          <w:sz w:val="20"/>
          <w:szCs w:val="20"/>
          <w:lang w:val="nl-BE"/>
        </w:rPr>
        <w:tab/>
      </w:r>
      <w:r>
        <w:rPr>
          <w:b/>
          <w:sz w:val="20"/>
          <w:szCs w:val="20"/>
          <w:lang w:val="nl-BE"/>
        </w:rPr>
        <w:tab/>
        <w:t>Ke3</w:t>
      </w:r>
    </w:p>
    <w:p w14:paraId="59163642" w14:textId="77777777" w:rsidR="004B4A5F" w:rsidRDefault="001B648A" w:rsidP="004B4A5F">
      <w:pPr>
        <w:pStyle w:val="01Title"/>
        <w:ind w:hanging="567"/>
        <w:rPr>
          <w:b/>
          <w:sz w:val="20"/>
          <w:szCs w:val="20"/>
          <w:lang w:val="nl-BE"/>
        </w:rPr>
      </w:pPr>
      <w:r>
        <w:rPr>
          <w:b/>
          <w:sz w:val="20"/>
          <w:szCs w:val="20"/>
          <w:lang w:val="nl-BE"/>
        </w:rPr>
        <w:t xml:space="preserve"> </w:t>
      </w:r>
      <w:r>
        <w:rPr>
          <w:b/>
          <w:sz w:val="20"/>
          <w:szCs w:val="20"/>
          <w:lang w:val="nl-BE"/>
        </w:rPr>
        <w:tab/>
        <w:t>8.Dd2+</w:t>
      </w:r>
      <w:r>
        <w:rPr>
          <w:b/>
          <w:sz w:val="20"/>
          <w:szCs w:val="20"/>
          <w:lang w:val="nl-BE"/>
        </w:rPr>
        <w:tab/>
      </w:r>
      <w:r>
        <w:rPr>
          <w:b/>
          <w:sz w:val="20"/>
          <w:szCs w:val="20"/>
          <w:lang w:val="nl-BE"/>
        </w:rPr>
        <w:tab/>
        <w:t>Ke</w:t>
      </w:r>
      <w:r w:rsidR="00B559D5">
        <w:rPr>
          <w:b/>
          <w:sz w:val="20"/>
          <w:szCs w:val="20"/>
          <w:lang w:val="nl-BE"/>
        </w:rPr>
        <w:t>4</w:t>
      </w:r>
      <w:r>
        <w:rPr>
          <w:b/>
          <w:sz w:val="20"/>
          <w:szCs w:val="20"/>
          <w:lang w:val="nl-BE"/>
        </w:rPr>
        <w:tab/>
      </w:r>
      <w:r w:rsidR="004B4A5F">
        <w:rPr>
          <w:b/>
          <w:sz w:val="20"/>
          <w:szCs w:val="20"/>
          <w:lang w:val="nl-BE"/>
        </w:rPr>
        <w:t xml:space="preserve">     </w:t>
      </w:r>
      <w:r w:rsidRPr="00B559D5">
        <w:rPr>
          <w:b/>
          <w:sz w:val="20"/>
          <w:szCs w:val="20"/>
          <w:lang w:val="nl-BE"/>
        </w:rPr>
        <w:t>9.Dd4+</w:t>
      </w:r>
      <w:r w:rsidRPr="00B559D5">
        <w:rPr>
          <w:b/>
          <w:sz w:val="20"/>
          <w:szCs w:val="20"/>
          <w:lang w:val="nl-BE"/>
        </w:rPr>
        <w:tab/>
      </w:r>
      <w:r w:rsidRPr="00B559D5">
        <w:rPr>
          <w:b/>
          <w:sz w:val="20"/>
          <w:szCs w:val="20"/>
          <w:lang w:val="nl-BE"/>
        </w:rPr>
        <w:tab/>
        <w:t>Kf3</w:t>
      </w:r>
    </w:p>
    <w:p w14:paraId="442C67F4" w14:textId="77777777" w:rsidR="00B46131" w:rsidRDefault="004B4A5F" w:rsidP="001B648A">
      <w:pPr>
        <w:pStyle w:val="01Title"/>
        <w:ind w:left="0"/>
        <w:rPr>
          <w:b/>
          <w:sz w:val="20"/>
          <w:szCs w:val="20"/>
          <w:lang w:val="nl-BE"/>
        </w:rPr>
      </w:pPr>
      <w:r>
        <w:rPr>
          <w:b/>
          <w:sz w:val="20"/>
          <w:szCs w:val="20"/>
          <w:lang w:val="nl-BE"/>
        </w:rPr>
        <w:t xml:space="preserve">        </w:t>
      </w:r>
      <w:r w:rsidR="001B648A" w:rsidRPr="00FA082E">
        <w:rPr>
          <w:b/>
          <w:sz w:val="20"/>
          <w:szCs w:val="20"/>
          <w:lang w:val="nl-BE"/>
        </w:rPr>
        <w:t>10.Dd3+</w:t>
      </w:r>
    </w:p>
    <w:p w14:paraId="769CDDA5" w14:textId="77777777" w:rsidR="00B46131" w:rsidRPr="00B46131" w:rsidRDefault="00B46131" w:rsidP="00B46131">
      <w:pPr>
        <w:pStyle w:val="01Title"/>
        <w:ind w:left="0"/>
        <w:jc w:val="both"/>
        <w:rPr>
          <w:i/>
          <w:sz w:val="20"/>
          <w:szCs w:val="20"/>
          <w:lang w:val="nl-BE"/>
        </w:rPr>
      </w:pPr>
      <w:r>
        <w:rPr>
          <w:sz w:val="20"/>
          <w:szCs w:val="20"/>
          <w:lang w:val="nl-BE"/>
        </w:rPr>
        <w:t xml:space="preserve">10.Dg4+? Ke3 11.Dd4 </w:t>
      </w:r>
      <w:r>
        <w:rPr>
          <w:i/>
          <w:sz w:val="20"/>
          <w:szCs w:val="20"/>
          <w:lang w:val="nl-BE"/>
        </w:rPr>
        <w:t>(zie zet 9.)</w:t>
      </w:r>
    </w:p>
    <w:p w14:paraId="7AEFF341" w14:textId="77777777" w:rsidR="001B648A" w:rsidRPr="00DC7F90" w:rsidRDefault="00B46131" w:rsidP="00F42D67">
      <w:pPr>
        <w:pStyle w:val="01Title"/>
        <w:ind w:left="0"/>
        <w:jc w:val="both"/>
        <w:rPr>
          <w:b/>
          <w:sz w:val="20"/>
          <w:szCs w:val="20"/>
          <w:lang w:val="en-GB"/>
        </w:rPr>
      </w:pPr>
      <w:r>
        <w:rPr>
          <w:b/>
          <w:sz w:val="20"/>
          <w:szCs w:val="20"/>
          <w:lang w:val="nl-BE"/>
        </w:rPr>
        <w:t xml:space="preserve">        </w:t>
      </w:r>
      <w:r w:rsidRPr="00DC7F90">
        <w:rPr>
          <w:b/>
          <w:sz w:val="20"/>
          <w:szCs w:val="20"/>
          <w:lang w:val="en-GB"/>
        </w:rPr>
        <w:t xml:space="preserve">10…   </w:t>
      </w:r>
      <w:r w:rsidRPr="00DC7F90">
        <w:rPr>
          <w:b/>
          <w:sz w:val="20"/>
          <w:szCs w:val="20"/>
          <w:lang w:val="en-GB"/>
        </w:rPr>
        <w:tab/>
      </w:r>
      <w:r w:rsidRPr="00DC7F90">
        <w:rPr>
          <w:b/>
          <w:sz w:val="20"/>
          <w:szCs w:val="20"/>
          <w:lang w:val="en-GB"/>
        </w:rPr>
        <w:tab/>
      </w:r>
      <w:r w:rsidR="001B648A" w:rsidRPr="00DC7F90">
        <w:rPr>
          <w:b/>
          <w:sz w:val="20"/>
          <w:szCs w:val="20"/>
          <w:lang w:val="en-GB"/>
        </w:rPr>
        <w:t>Kf4</w:t>
      </w:r>
    </w:p>
    <w:p w14:paraId="62540F9A" w14:textId="77777777" w:rsidR="001B648A" w:rsidRPr="00DC7F90" w:rsidRDefault="004B4A5F" w:rsidP="001B648A">
      <w:pPr>
        <w:pStyle w:val="01Title"/>
        <w:ind w:left="0"/>
        <w:rPr>
          <w:b/>
          <w:sz w:val="20"/>
          <w:szCs w:val="20"/>
          <w:lang w:val="en-GB"/>
        </w:rPr>
      </w:pPr>
      <w:r w:rsidRPr="00DC7F90">
        <w:rPr>
          <w:b/>
          <w:sz w:val="20"/>
          <w:szCs w:val="20"/>
          <w:lang w:val="en-GB"/>
        </w:rPr>
        <w:t xml:space="preserve">        </w:t>
      </w:r>
      <w:r w:rsidR="001B648A" w:rsidRPr="00DC7F90">
        <w:rPr>
          <w:b/>
          <w:sz w:val="20"/>
          <w:szCs w:val="20"/>
          <w:lang w:val="en-GB"/>
        </w:rPr>
        <w:t>11.Ld2+</w:t>
      </w:r>
      <w:r w:rsidR="001B648A" w:rsidRPr="00DC7F90">
        <w:rPr>
          <w:b/>
          <w:sz w:val="20"/>
          <w:szCs w:val="20"/>
          <w:lang w:val="en-GB"/>
        </w:rPr>
        <w:tab/>
      </w:r>
      <w:r w:rsidR="001B648A" w:rsidRPr="00DC7F90">
        <w:rPr>
          <w:b/>
          <w:sz w:val="20"/>
          <w:szCs w:val="20"/>
          <w:lang w:val="en-GB"/>
        </w:rPr>
        <w:tab/>
        <w:t>Ke5</w:t>
      </w:r>
    </w:p>
    <w:p w14:paraId="4DE7850D" w14:textId="77777777" w:rsidR="00B559D5" w:rsidRPr="00DC7F90" w:rsidRDefault="004B4A5F" w:rsidP="001B648A">
      <w:pPr>
        <w:pStyle w:val="01Title"/>
        <w:ind w:left="0"/>
        <w:rPr>
          <w:b/>
          <w:sz w:val="20"/>
          <w:szCs w:val="20"/>
          <w:lang w:val="en-GB"/>
        </w:rPr>
      </w:pPr>
      <w:r w:rsidRPr="00DC7F90">
        <w:rPr>
          <w:b/>
          <w:sz w:val="20"/>
          <w:szCs w:val="20"/>
          <w:lang w:val="en-GB"/>
        </w:rPr>
        <w:t xml:space="preserve">        </w:t>
      </w:r>
      <w:r w:rsidR="001B648A" w:rsidRPr="00DC7F90">
        <w:rPr>
          <w:b/>
          <w:sz w:val="20"/>
          <w:szCs w:val="20"/>
          <w:lang w:val="en-GB"/>
        </w:rPr>
        <w:t>12.</w:t>
      </w:r>
      <w:r w:rsidR="00B559D5" w:rsidRPr="00DC7F90">
        <w:rPr>
          <w:b/>
          <w:sz w:val="20"/>
          <w:szCs w:val="20"/>
          <w:lang w:val="en-GB"/>
        </w:rPr>
        <w:t>Dxb3</w:t>
      </w:r>
      <w:r w:rsidR="00B559D5" w:rsidRPr="00DC7F90">
        <w:rPr>
          <w:b/>
          <w:sz w:val="20"/>
          <w:szCs w:val="20"/>
          <w:lang w:val="en-GB"/>
        </w:rPr>
        <w:tab/>
      </w:r>
      <w:r w:rsidR="00B559D5" w:rsidRPr="00DC7F90">
        <w:rPr>
          <w:b/>
          <w:sz w:val="20"/>
          <w:szCs w:val="20"/>
          <w:lang w:val="en-GB"/>
        </w:rPr>
        <w:tab/>
        <w:t>a1D</w:t>
      </w:r>
    </w:p>
    <w:p w14:paraId="45E81219" w14:textId="77777777" w:rsidR="00B559D5" w:rsidRPr="00DC7F90" w:rsidRDefault="004B4A5F" w:rsidP="001B648A">
      <w:pPr>
        <w:pStyle w:val="01Title"/>
        <w:ind w:left="0"/>
        <w:rPr>
          <w:b/>
          <w:sz w:val="20"/>
          <w:szCs w:val="20"/>
          <w:lang w:val="en-GB"/>
        </w:rPr>
      </w:pPr>
      <w:r w:rsidRPr="00DC7F90">
        <w:rPr>
          <w:b/>
          <w:sz w:val="20"/>
          <w:szCs w:val="20"/>
          <w:lang w:val="en-GB"/>
        </w:rPr>
        <w:t xml:space="preserve">        </w:t>
      </w:r>
      <w:r w:rsidR="00B559D5" w:rsidRPr="00DC7F90">
        <w:rPr>
          <w:b/>
          <w:sz w:val="20"/>
          <w:szCs w:val="20"/>
          <w:lang w:val="en-GB"/>
        </w:rPr>
        <w:t>13.Lc3+</w:t>
      </w:r>
      <w:r w:rsidR="00977586" w:rsidRPr="00DC7F90">
        <w:rPr>
          <w:b/>
          <w:sz w:val="20"/>
          <w:szCs w:val="20"/>
          <w:lang w:val="en-GB"/>
        </w:rPr>
        <w:tab/>
      </w:r>
      <w:r w:rsidR="00977586" w:rsidRPr="00DC7F90">
        <w:rPr>
          <w:b/>
          <w:sz w:val="20"/>
          <w:szCs w:val="20"/>
          <w:lang w:val="en-GB"/>
        </w:rPr>
        <w:tab/>
        <w:t>Dxc3</w:t>
      </w:r>
    </w:p>
    <w:p w14:paraId="730B22C5" w14:textId="77777777" w:rsidR="00977586" w:rsidRPr="00EB7A30" w:rsidRDefault="00977586" w:rsidP="001B648A">
      <w:pPr>
        <w:pStyle w:val="01Title"/>
        <w:ind w:left="0"/>
        <w:rPr>
          <w:b/>
          <w:sz w:val="20"/>
          <w:szCs w:val="20"/>
          <w:lang w:val="nl-BE"/>
        </w:rPr>
      </w:pPr>
      <w:r w:rsidRPr="00DC7F90">
        <w:rPr>
          <w:b/>
          <w:sz w:val="20"/>
          <w:szCs w:val="20"/>
          <w:lang w:val="en-GB"/>
        </w:rPr>
        <w:t xml:space="preserve">       </w:t>
      </w:r>
      <w:r w:rsidR="004B4A5F" w:rsidRPr="00DC7F90">
        <w:rPr>
          <w:b/>
          <w:sz w:val="20"/>
          <w:szCs w:val="20"/>
          <w:lang w:val="en-GB"/>
        </w:rPr>
        <w:t xml:space="preserve"> </w:t>
      </w:r>
      <w:r w:rsidRPr="00EB7A30">
        <w:rPr>
          <w:b/>
          <w:sz w:val="20"/>
          <w:szCs w:val="20"/>
          <w:lang w:val="nl-BE"/>
        </w:rPr>
        <w:t>14.Dxc3</w:t>
      </w:r>
      <w:r w:rsidR="00501E84">
        <w:rPr>
          <w:b/>
          <w:sz w:val="20"/>
          <w:szCs w:val="20"/>
          <w:lang w:val="nl-BE"/>
        </w:rPr>
        <w:t>+</w:t>
      </w:r>
    </w:p>
    <w:p w14:paraId="0D41C9AB" w14:textId="77777777" w:rsidR="00B559D5" w:rsidRPr="00FA082E" w:rsidRDefault="00B559D5" w:rsidP="001B648A">
      <w:pPr>
        <w:pStyle w:val="01Title"/>
        <w:ind w:left="0"/>
        <w:rPr>
          <w:sz w:val="20"/>
          <w:szCs w:val="20"/>
          <w:lang w:val="nl-BE"/>
        </w:rPr>
      </w:pPr>
      <w:r w:rsidRPr="00FA082E">
        <w:rPr>
          <w:sz w:val="20"/>
          <w:szCs w:val="20"/>
          <w:lang w:val="nl-BE"/>
        </w:rPr>
        <w:t>Met winst.</w:t>
      </w:r>
    </w:p>
    <w:p w14:paraId="2FE26064" w14:textId="77777777" w:rsidR="00B559D5" w:rsidRPr="00FA082E" w:rsidRDefault="00B559D5" w:rsidP="001B648A">
      <w:pPr>
        <w:pStyle w:val="01Title"/>
        <w:ind w:left="0"/>
        <w:rPr>
          <w:sz w:val="20"/>
          <w:szCs w:val="20"/>
          <w:lang w:val="nl-BE"/>
        </w:rPr>
      </w:pPr>
    </w:p>
    <w:p w14:paraId="1A98A9CE" w14:textId="77777777" w:rsidR="00977586" w:rsidRDefault="00977586" w:rsidP="00B559D5">
      <w:pPr>
        <w:pStyle w:val="01Title"/>
        <w:ind w:left="0"/>
        <w:jc w:val="both"/>
        <w:rPr>
          <w:sz w:val="20"/>
          <w:szCs w:val="20"/>
          <w:lang w:val="nl-BE"/>
        </w:rPr>
      </w:pPr>
    </w:p>
    <w:p w14:paraId="6DB716A1" w14:textId="77777777" w:rsidR="00977586" w:rsidRDefault="00977586" w:rsidP="00B559D5">
      <w:pPr>
        <w:pStyle w:val="01Title"/>
        <w:ind w:left="0"/>
        <w:jc w:val="both"/>
        <w:rPr>
          <w:sz w:val="20"/>
          <w:szCs w:val="20"/>
          <w:lang w:val="nl-BE"/>
        </w:rPr>
      </w:pPr>
    </w:p>
    <w:p w14:paraId="23EC13AE" w14:textId="77777777" w:rsidR="00977586" w:rsidRDefault="00977586" w:rsidP="00B559D5">
      <w:pPr>
        <w:pStyle w:val="01Title"/>
        <w:ind w:left="0"/>
        <w:jc w:val="both"/>
        <w:rPr>
          <w:sz w:val="20"/>
          <w:szCs w:val="20"/>
          <w:lang w:val="nl-BE"/>
        </w:rPr>
      </w:pPr>
    </w:p>
    <w:p w14:paraId="32BBB0FC" w14:textId="77777777" w:rsidR="00977586" w:rsidRDefault="00977586" w:rsidP="00B559D5">
      <w:pPr>
        <w:pStyle w:val="01Title"/>
        <w:ind w:left="0"/>
        <w:jc w:val="both"/>
        <w:rPr>
          <w:sz w:val="20"/>
          <w:szCs w:val="20"/>
          <w:lang w:val="nl-BE"/>
        </w:rPr>
      </w:pPr>
    </w:p>
    <w:p w14:paraId="658184EB" w14:textId="77777777" w:rsidR="0083506B" w:rsidRDefault="0083506B" w:rsidP="00B559D5">
      <w:pPr>
        <w:pStyle w:val="01Title"/>
        <w:ind w:left="0"/>
        <w:jc w:val="both"/>
        <w:rPr>
          <w:sz w:val="20"/>
          <w:szCs w:val="20"/>
          <w:lang w:val="nl-BE"/>
        </w:rPr>
      </w:pPr>
    </w:p>
    <w:p w14:paraId="34D50F40" w14:textId="77777777" w:rsidR="006E437A" w:rsidRDefault="006E437A" w:rsidP="00B559D5">
      <w:pPr>
        <w:pStyle w:val="01Title"/>
        <w:ind w:left="0"/>
        <w:jc w:val="both"/>
        <w:rPr>
          <w:sz w:val="20"/>
          <w:szCs w:val="20"/>
          <w:lang w:val="nl-BE"/>
        </w:rPr>
      </w:pPr>
    </w:p>
    <w:p w14:paraId="6CB6E8F5" w14:textId="77777777" w:rsidR="00977586" w:rsidRDefault="00977586" w:rsidP="00B559D5">
      <w:pPr>
        <w:pStyle w:val="01Title"/>
        <w:ind w:left="0"/>
        <w:jc w:val="both"/>
        <w:rPr>
          <w:sz w:val="20"/>
          <w:szCs w:val="20"/>
          <w:lang w:val="nl-BE"/>
        </w:rPr>
      </w:pPr>
    </w:p>
    <w:p w14:paraId="4013EF9F" w14:textId="77777777" w:rsidR="001B648A" w:rsidRPr="00053791" w:rsidRDefault="00C07383" w:rsidP="00B559D5">
      <w:pPr>
        <w:pStyle w:val="01Title"/>
        <w:ind w:left="0"/>
        <w:jc w:val="both"/>
        <w:rPr>
          <w:i/>
          <w:sz w:val="20"/>
          <w:szCs w:val="20"/>
          <w:lang w:val="nl-BE"/>
        </w:rPr>
      </w:pPr>
      <w:r>
        <w:rPr>
          <w:sz w:val="20"/>
          <w:szCs w:val="20"/>
          <w:lang w:val="nl-BE"/>
        </w:rPr>
        <w:t>Di</w:t>
      </w:r>
      <w:r w:rsidR="00B559D5">
        <w:rPr>
          <w:sz w:val="20"/>
          <w:szCs w:val="20"/>
          <w:lang w:val="nl-BE"/>
        </w:rPr>
        <w:t xml:space="preserve">t is een correctie van een </w:t>
      </w:r>
      <w:r w:rsidR="00B559D5" w:rsidRPr="00B559D5">
        <w:rPr>
          <w:sz w:val="20"/>
          <w:szCs w:val="20"/>
          <w:lang w:val="nl-BE"/>
        </w:rPr>
        <w:t>stu</w:t>
      </w:r>
      <w:r w:rsidR="00B559D5">
        <w:rPr>
          <w:sz w:val="20"/>
          <w:szCs w:val="20"/>
          <w:lang w:val="nl-BE"/>
        </w:rPr>
        <w:t>-</w:t>
      </w:r>
      <w:r w:rsidR="00B559D5" w:rsidRPr="00B559D5">
        <w:rPr>
          <w:sz w:val="20"/>
          <w:szCs w:val="20"/>
          <w:lang w:val="nl-BE"/>
        </w:rPr>
        <w:t>die</w:t>
      </w:r>
      <w:r w:rsidR="00B559D5">
        <w:rPr>
          <w:sz w:val="20"/>
          <w:szCs w:val="20"/>
          <w:lang w:val="nl-BE"/>
        </w:rPr>
        <w:t xml:space="preserve"> </w:t>
      </w:r>
      <w:r w:rsidR="00481714">
        <w:rPr>
          <w:sz w:val="20"/>
          <w:szCs w:val="20"/>
          <w:lang w:val="nl-BE"/>
        </w:rPr>
        <w:t xml:space="preserve">die </w:t>
      </w:r>
      <w:r w:rsidR="00B559D5">
        <w:rPr>
          <w:sz w:val="20"/>
          <w:szCs w:val="20"/>
          <w:lang w:val="nl-BE"/>
        </w:rPr>
        <w:t>Julien Va</w:t>
      </w:r>
      <w:r w:rsidR="00D6156B">
        <w:rPr>
          <w:sz w:val="20"/>
          <w:szCs w:val="20"/>
          <w:lang w:val="nl-BE"/>
        </w:rPr>
        <w:t>ndiest publiceer</w:t>
      </w:r>
      <w:r w:rsidR="00481714">
        <w:rPr>
          <w:sz w:val="20"/>
          <w:szCs w:val="20"/>
          <w:lang w:val="nl-BE"/>
        </w:rPr>
        <w:t>-</w:t>
      </w:r>
      <w:r w:rsidR="00D6156B">
        <w:rPr>
          <w:sz w:val="20"/>
          <w:szCs w:val="20"/>
          <w:lang w:val="nl-BE"/>
        </w:rPr>
        <w:t xml:space="preserve">de in </w:t>
      </w:r>
      <w:r w:rsidR="00DF66F5">
        <w:rPr>
          <w:sz w:val="20"/>
          <w:szCs w:val="20"/>
          <w:lang w:val="nl-BE"/>
        </w:rPr>
        <w:t>1967</w:t>
      </w:r>
      <w:r w:rsidR="00053791">
        <w:rPr>
          <w:sz w:val="20"/>
          <w:szCs w:val="20"/>
          <w:lang w:val="nl-BE"/>
        </w:rPr>
        <w:t xml:space="preserve">. </w:t>
      </w:r>
      <w:r w:rsidR="00D6156B" w:rsidRPr="00053791">
        <w:rPr>
          <w:sz w:val="20"/>
          <w:szCs w:val="20"/>
          <w:lang w:val="nl-BE"/>
        </w:rPr>
        <w:t>(En niet in 1997 zoals Chris Ghysels verkeerdelijk meldde in Knack</w:t>
      </w:r>
      <w:r w:rsidR="000D261F" w:rsidRPr="00053791">
        <w:rPr>
          <w:sz w:val="20"/>
          <w:szCs w:val="20"/>
          <w:lang w:val="nl-BE"/>
        </w:rPr>
        <w:t xml:space="preserve"> </w:t>
      </w:r>
      <w:r w:rsidR="00D6156B" w:rsidRPr="00053791">
        <w:rPr>
          <w:sz w:val="20"/>
          <w:szCs w:val="20"/>
          <w:lang w:val="nl-BE"/>
        </w:rPr>
        <w:t>van 23 maart 2011.)</w:t>
      </w:r>
      <w:r w:rsidR="00D6156B" w:rsidRPr="00053791">
        <w:rPr>
          <w:i/>
          <w:sz w:val="20"/>
          <w:szCs w:val="20"/>
          <w:lang w:val="nl-BE"/>
        </w:rPr>
        <w:t xml:space="preserve"> </w:t>
      </w:r>
      <w:r w:rsidR="001B648A" w:rsidRPr="00053791">
        <w:rPr>
          <w:sz w:val="20"/>
          <w:szCs w:val="20"/>
          <w:lang w:val="nl-BE"/>
        </w:rPr>
        <w:tab/>
      </w:r>
    </w:p>
    <w:p w14:paraId="57DC80E6" w14:textId="77777777" w:rsidR="003E3066" w:rsidRPr="00B60C43" w:rsidRDefault="00C96BEC" w:rsidP="00C96BEC">
      <w:pPr>
        <w:pStyle w:val="01Title"/>
        <w:ind w:left="0"/>
        <w:jc w:val="both"/>
        <w:rPr>
          <w:sz w:val="20"/>
          <w:szCs w:val="20"/>
          <w:lang w:val="nl-BE"/>
        </w:rPr>
      </w:pPr>
      <w:r w:rsidRPr="00B60C43">
        <w:rPr>
          <w:sz w:val="20"/>
          <w:szCs w:val="20"/>
          <w:lang w:val="nl-BE"/>
        </w:rPr>
        <w:t>Kh3 Lg3 h5 / Kh1 a3 c3 +</w:t>
      </w:r>
    </w:p>
    <w:p w14:paraId="4149E51A" w14:textId="77777777" w:rsidR="00C96BEC" w:rsidRDefault="00C96BEC" w:rsidP="00C96BEC">
      <w:pPr>
        <w:pStyle w:val="01Title"/>
        <w:ind w:left="0"/>
        <w:jc w:val="both"/>
        <w:rPr>
          <w:b/>
          <w:sz w:val="20"/>
          <w:szCs w:val="20"/>
          <w:lang w:val="nl-BE"/>
        </w:rPr>
      </w:pPr>
    </w:p>
    <w:p w14:paraId="4AE6DF5A" w14:textId="77777777" w:rsidR="00DF66F5" w:rsidRDefault="00DF66F5" w:rsidP="00C96BEC">
      <w:pPr>
        <w:pStyle w:val="01Title"/>
        <w:ind w:left="0"/>
        <w:jc w:val="both"/>
        <w:rPr>
          <w:sz w:val="20"/>
          <w:szCs w:val="20"/>
          <w:lang w:val="nl-BE"/>
        </w:rPr>
      </w:pPr>
      <w:r>
        <w:rPr>
          <w:sz w:val="20"/>
          <w:szCs w:val="20"/>
          <w:lang w:val="nl-BE"/>
        </w:rPr>
        <w:t xml:space="preserve">Zijn </w:t>
      </w:r>
      <w:r w:rsidR="00C403F5">
        <w:rPr>
          <w:sz w:val="20"/>
          <w:szCs w:val="20"/>
          <w:lang w:val="nl-BE"/>
        </w:rPr>
        <w:t>oplossing</w:t>
      </w:r>
      <w:r>
        <w:rPr>
          <w:sz w:val="20"/>
          <w:szCs w:val="20"/>
          <w:lang w:val="nl-BE"/>
        </w:rPr>
        <w:t xml:space="preserve"> struikelde na</w:t>
      </w:r>
      <w:r w:rsidR="00C403F5">
        <w:rPr>
          <w:sz w:val="20"/>
          <w:szCs w:val="20"/>
          <w:lang w:val="nl-BE"/>
        </w:rPr>
        <w:t xml:space="preserve"> 1.h6</w:t>
      </w:r>
      <w:r>
        <w:rPr>
          <w:sz w:val="20"/>
          <w:szCs w:val="20"/>
          <w:lang w:val="nl-BE"/>
        </w:rPr>
        <w:t xml:space="preserve"> op</w:t>
      </w:r>
      <w:r w:rsidR="00C403F5">
        <w:rPr>
          <w:sz w:val="20"/>
          <w:szCs w:val="20"/>
          <w:lang w:val="nl-BE"/>
        </w:rPr>
        <w:t xml:space="preserve"> a</w:t>
      </w:r>
      <w:r w:rsidR="00C96BEC">
        <w:rPr>
          <w:sz w:val="20"/>
          <w:szCs w:val="20"/>
          <w:lang w:val="nl-BE"/>
        </w:rPr>
        <w:t>2</w:t>
      </w:r>
      <w:r w:rsidR="00C403F5">
        <w:rPr>
          <w:sz w:val="20"/>
          <w:szCs w:val="20"/>
          <w:lang w:val="nl-BE"/>
        </w:rPr>
        <w:t>!</w:t>
      </w:r>
      <w:r>
        <w:rPr>
          <w:sz w:val="20"/>
          <w:szCs w:val="20"/>
          <w:lang w:val="nl-BE"/>
        </w:rPr>
        <w:t xml:space="preserve"> 2.h7 a</w:t>
      </w:r>
      <w:r w:rsidR="00C96BEC">
        <w:rPr>
          <w:sz w:val="20"/>
          <w:szCs w:val="20"/>
          <w:lang w:val="nl-BE"/>
        </w:rPr>
        <w:t>1D 3.h8D</w:t>
      </w:r>
      <w:r>
        <w:rPr>
          <w:sz w:val="20"/>
          <w:szCs w:val="20"/>
          <w:lang w:val="nl-BE"/>
        </w:rPr>
        <w:t xml:space="preserve"> en nu niet de aan</w:t>
      </w:r>
      <w:r w:rsidR="00C403F5">
        <w:rPr>
          <w:sz w:val="20"/>
          <w:szCs w:val="20"/>
          <w:lang w:val="nl-BE"/>
        </w:rPr>
        <w:t xml:space="preserve">lokkelijke zet </w:t>
      </w:r>
      <w:r w:rsidR="00C403F5" w:rsidRPr="00CD205D">
        <w:rPr>
          <w:b/>
          <w:sz w:val="20"/>
          <w:szCs w:val="20"/>
          <w:lang w:val="nl-BE"/>
        </w:rPr>
        <w:t>3…Df1+?</w:t>
      </w:r>
      <w:r w:rsidR="00C403F5">
        <w:rPr>
          <w:sz w:val="20"/>
          <w:szCs w:val="20"/>
          <w:lang w:val="nl-BE"/>
        </w:rPr>
        <w:t xml:space="preserve"> met 4.Kg4 Kg1 5</w:t>
      </w:r>
      <w:r>
        <w:rPr>
          <w:sz w:val="20"/>
          <w:szCs w:val="20"/>
          <w:lang w:val="nl-BE"/>
        </w:rPr>
        <w:t>.Dh2+ en mat. Maar wit wint niet na</w:t>
      </w:r>
      <w:r w:rsidR="00C9149C">
        <w:rPr>
          <w:sz w:val="20"/>
          <w:szCs w:val="20"/>
          <w:lang w:val="nl-BE"/>
        </w:rPr>
        <w:t xml:space="preserve"> </w:t>
      </w:r>
      <w:r w:rsidR="00C9149C" w:rsidRPr="00CD205D">
        <w:rPr>
          <w:b/>
          <w:sz w:val="20"/>
          <w:szCs w:val="20"/>
          <w:lang w:val="nl-BE"/>
        </w:rPr>
        <w:t>3…Da7!</w:t>
      </w:r>
      <w:r w:rsidR="00C9149C">
        <w:rPr>
          <w:sz w:val="20"/>
          <w:szCs w:val="20"/>
          <w:lang w:val="nl-BE"/>
        </w:rPr>
        <w:t xml:space="preserve"> gevolgd</w:t>
      </w:r>
      <w:r w:rsidR="00C403F5">
        <w:rPr>
          <w:sz w:val="20"/>
          <w:szCs w:val="20"/>
          <w:lang w:val="nl-BE"/>
        </w:rPr>
        <w:t xml:space="preserve"> door 4.Lf2 Dxf2 5.Da8+ </w:t>
      </w:r>
      <w:r>
        <w:rPr>
          <w:sz w:val="20"/>
          <w:szCs w:val="20"/>
          <w:lang w:val="nl-BE"/>
        </w:rPr>
        <w:t>Kg</w:t>
      </w:r>
      <w:r w:rsidR="001E7E01">
        <w:rPr>
          <w:sz w:val="20"/>
          <w:szCs w:val="20"/>
          <w:lang w:val="nl-BE"/>
        </w:rPr>
        <w:t>1 6.Dg8 Kf1 7.Dc4+ Ke1 8.Dxc3+</w:t>
      </w:r>
      <w:r>
        <w:rPr>
          <w:sz w:val="20"/>
          <w:szCs w:val="20"/>
          <w:lang w:val="nl-BE"/>
        </w:rPr>
        <w:t xml:space="preserve"> </w:t>
      </w:r>
      <w:r w:rsidR="001371E6">
        <w:rPr>
          <w:sz w:val="20"/>
          <w:szCs w:val="20"/>
          <w:lang w:val="nl-BE"/>
        </w:rPr>
        <w:t>Kd1</w:t>
      </w:r>
      <w:r w:rsidR="00F42D67">
        <w:rPr>
          <w:sz w:val="20"/>
          <w:szCs w:val="20"/>
          <w:lang w:val="nl-BE"/>
        </w:rPr>
        <w:t>.</w:t>
      </w:r>
      <w:r w:rsidR="001E7E01">
        <w:rPr>
          <w:sz w:val="20"/>
          <w:szCs w:val="20"/>
          <w:lang w:val="nl-BE"/>
        </w:rPr>
        <w:t xml:space="preserve"> Re-m</w:t>
      </w:r>
      <w:r>
        <w:rPr>
          <w:sz w:val="20"/>
          <w:szCs w:val="20"/>
          <w:lang w:val="nl-BE"/>
        </w:rPr>
        <w:t>se dus.</w:t>
      </w:r>
    </w:p>
    <w:p w14:paraId="16134F6C" w14:textId="77777777" w:rsidR="00C403F5" w:rsidRDefault="00DF66F5" w:rsidP="00C96BEC">
      <w:pPr>
        <w:pStyle w:val="01Title"/>
        <w:ind w:left="0"/>
        <w:jc w:val="both"/>
        <w:rPr>
          <w:sz w:val="20"/>
          <w:szCs w:val="20"/>
          <w:lang w:val="nl-BE"/>
        </w:rPr>
      </w:pPr>
      <w:r>
        <w:rPr>
          <w:sz w:val="20"/>
          <w:szCs w:val="20"/>
          <w:lang w:val="nl-BE"/>
        </w:rPr>
        <w:t xml:space="preserve"> </w:t>
      </w:r>
    </w:p>
    <w:p w14:paraId="7DDA9FE6" w14:textId="77777777" w:rsidR="00F42D67" w:rsidRDefault="00C403F5" w:rsidP="00C96BEC">
      <w:pPr>
        <w:pStyle w:val="01Title"/>
        <w:ind w:left="0"/>
        <w:jc w:val="both"/>
        <w:rPr>
          <w:sz w:val="20"/>
          <w:szCs w:val="20"/>
          <w:lang w:val="nl-BE"/>
        </w:rPr>
      </w:pPr>
      <w:r>
        <w:rPr>
          <w:sz w:val="20"/>
          <w:szCs w:val="20"/>
          <w:lang w:val="nl-BE"/>
        </w:rPr>
        <w:t xml:space="preserve">Dit neemt niet weg dat Julien reeds in 1967, toen er nog geen sprake was van een </w:t>
      </w:r>
      <w:r w:rsidRPr="007C4506">
        <w:rPr>
          <w:i/>
          <w:sz w:val="20"/>
          <w:szCs w:val="20"/>
          <w:lang w:val="nl-BE"/>
        </w:rPr>
        <w:t>Nalimov-tablebase,</w:t>
      </w:r>
      <w:r>
        <w:rPr>
          <w:sz w:val="20"/>
          <w:szCs w:val="20"/>
          <w:lang w:val="nl-BE"/>
        </w:rPr>
        <w:t xml:space="preserve"> reeds knappe studies wist ineen te knutselen. </w:t>
      </w:r>
    </w:p>
    <w:p w14:paraId="47352733" w14:textId="77777777" w:rsidR="00F42D67" w:rsidRDefault="00F42D67" w:rsidP="00C96BEC">
      <w:pPr>
        <w:pStyle w:val="01Title"/>
        <w:ind w:left="0"/>
        <w:jc w:val="both"/>
        <w:rPr>
          <w:sz w:val="20"/>
          <w:szCs w:val="20"/>
          <w:lang w:val="nl-BE"/>
        </w:rPr>
      </w:pPr>
    </w:p>
    <w:p w14:paraId="5D2DB80D" w14:textId="77777777" w:rsidR="00C96BEC" w:rsidRPr="00F42D67" w:rsidRDefault="00F42D67" w:rsidP="00C96BEC">
      <w:pPr>
        <w:pStyle w:val="01Title"/>
        <w:ind w:left="0"/>
        <w:jc w:val="both"/>
        <w:rPr>
          <w:b/>
          <w:sz w:val="20"/>
          <w:szCs w:val="20"/>
          <w:lang w:val="nl-BE"/>
        </w:rPr>
      </w:pPr>
      <w:r>
        <w:rPr>
          <w:sz w:val="20"/>
          <w:szCs w:val="20"/>
          <w:lang w:val="nl-BE"/>
        </w:rPr>
        <w:t>Mijn bij</w:t>
      </w:r>
      <w:r w:rsidR="00DF66F5">
        <w:rPr>
          <w:sz w:val="20"/>
          <w:szCs w:val="20"/>
          <w:lang w:val="nl-BE"/>
        </w:rPr>
        <w:t>drage beperkt zich hier tot het schrappen van de eerste zet</w:t>
      </w:r>
      <w:r w:rsidR="00CE1B3A">
        <w:rPr>
          <w:sz w:val="20"/>
          <w:szCs w:val="20"/>
          <w:lang w:val="nl-BE"/>
        </w:rPr>
        <w:t xml:space="preserve">, en te </w:t>
      </w:r>
      <w:r w:rsidR="00DF66F5">
        <w:rPr>
          <w:sz w:val="20"/>
          <w:szCs w:val="20"/>
          <w:lang w:val="nl-BE"/>
        </w:rPr>
        <w:t>starten vanuit</w:t>
      </w:r>
      <w:r w:rsidR="00CE1B3A">
        <w:rPr>
          <w:sz w:val="20"/>
          <w:szCs w:val="20"/>
          <w:lang w:val="nl-BE"/>
        </w:rPr>
        <w:t xml:space="preserve"> de neven</w:t>
      </w:r>
      <w:r>
        <w:rPr>
          <w:sz w:val="20"/>
          <w:szCs w:val="20"/>
          <w:lang w:val="nl-BE"/>
        </w:rPr>
        <w:t>-</w:t>
      </w:r>
      <w:r w:rsidR="00CE1B3A">
        <w:rPr>
          <w:sz w:val="20"/>
          <w:szCs w:val="20"/>
          <w:lang w:val="nl-BE"/>
        </w:rPr>
        <w:t xml:space="preserve">staande </w:t>
      </w:r>
      <w:r w:rsidR="00226EFB">
        <w:rPr>
          <w:sz w:val="20"/>
          <w:szCs w:val="20"/>
          <w:lang w:val="nl-BE"/>
        </w:rPr>
        <w:t xml:space="preserve">verbeterde </w:t>
      </w:r>
      <w:r w:rsidR="00CE1B3A">
        <w:rPr>
          <w:sz w:val="20"/>
          <w:szCs w:val="20"/>
          <w:lang w:val="nl-BE"/>
        </w:rPr>
        <w:t>positie</w:t>
      </w:r>
      <w:r>
        <w:rPr>
          <w:sz w:val="20"/>
          <w:szCs w:val="20"/>
          <w:lang w:val="nl-BE"/>
        </w:rPr>
        <w:t>. En dit met een onverhoopt keurig resul-taat.</w:t>
      </w:r>
      <w:r w:rsidR="00DF66F5">
        <w:rPr>
          <w:b/>
          <w:sz w:val="20"/>
          <w:szCs w:val="20"/>
          <w:lang w:val="nl-BE"/>
        </w:rPr>
        <w:t xml:space="preserve"> </w:t>
      </w:r>
    </w:p>
    <w:p w14:paraId="3DFAB379" w14:textId="77777777" w:rsidR="00250B9E" w:rsidRPr="00ED7963" w:rsidRDefault="00250B9E" w:rsidP="00831C00">
      <w:pPr>
        <w:pStyle w:val="01Title"/>
        <w:ind w:left="0"/>
        <w:jc w:val="center"/>
        <w:rPr>
          <w:b/>
          <w:sz w:val="20"/>
          <w:szCs w:val="20"/>
          <w:lang w:val="nl-BE"/>
        </w:rPr>
      </w:pPr>
      <w:r>
        <w:rPr>
          <w:b/>
          <w:sz w:val="20"/>
          <w:szCs w:val="20"/>
          <w:lang w:val="nl-BE"/>
        </w:rPr>
        <w:br w:type="page"/>
      </w:r>
      <w:r w:rsidRPr="00ED7963">
        <w:rPr>
          <w:b/>
          <w:sz w:val="20"/>
          <w:szCs w:val="20"/>
          <w:lang w:val="nl-BE"/>
        </w:rPr>
        <w:lastRenderedPageBreak/>
        <w:t xml:space="preserve">- </w:t>
      </w:r>
      <w:r w:rsidR="00575E32">
        <w:rPr>
          <w:b/>
          <w:sz w:val="20"/>
          <w:szCs w:val="20"/>
          <w:lang w:val="nl-BE"/>
        </w:rPr>
        <w:t>139</w:t>
      </w:r>
      <w:r w:rsidR="00D31D5E" w:rsidRPr="00ED7963">
        <w:rPr>
          <w:b/>
          <w:sz w:val="20"/>
          <w:szCs w:val="20"/>
          <w:lang w:val="nl-BE"/>
        </w:rPr>
        <w:t xml:space="preserve"> -</w:t>
      </w:r>
    </w:p>
    <w:p w14:paraId="55C4003F" w14:textId="77777777" w:rsidR="00250B9E" w:rsidRPr="00ED7963" w:rsidRDefault="00250B9E" w:rsidP="00ED7963">
      <w:pPr>
        <w:pStyle w:val="01Title"/>
        <w:ind w:left="0"/>
        <w:jc w:val="center"/>
        <w:rPr>
          <w:sz w:val="20"/>
          <w:szCs w:val="20"/>
          <w:lang w:val="nl-BE"/>
        </w:rPr>
      </w:pPr>
      <w:r w:rsidRPr="00ED7963">
        <w:rPr>
          <w:i/>
          <w:sz w:val="20"/>
          <w:szCs w:val="20"/>
          <w:lang w:val="nl-BE"/>
        </w:rPr>
        <w:t xml:space="preserve">0rigineel, </w:t>
      </w:r>
      <w:r w:rsidRPr="00ED7963">
        <w:rPr>
          <w:sz w:val="20"/>
          <w:szCs w:val="20"/>
          <w:lang w:val="nl-BE"/>
        </w:rPr>
        <w:t>2011</w:t>
      </w:r>
    </w:p>
    <w:p w14:paraId="5B4A622D" w14:textId="77777777" w:rsidR="00ED7963" w:rsidRPr="00ED7963" w:rsidRDefault="00ED7963" w:rsidP="00ED7963">
      <w:pPr>
        <w:pStyle w:val="01Title"/>
        <w:ind w:left="0"/>
        <w:jc w:val="center"/>
        <w:rPr>
          <w:sz w:val="20"/>
          <w:szCs w:val="20"/>
          <w:lang w:val="nl-BE"/>
        </w:rPr>
      </w:pPr>
      <w:r w:rsidRPr="00ED7963">
        <w:rPr>
          <w:i/>
          <w:sz w:val="20"/>
          <w:szCs w:val="20"/>
          <w:lang w:val="nl-BE"/>
        </w:rPr>
        <w:t xml:space="preserve">Probleemblad, </w:t>
      </w:r>
      <w:r w:rsidRPr="00ED7963">
        <w:rPr>
          <w:sz w:val="20"/>
          <w:szCs w:val="20"/>
          <w:lang w:val="nl-BE"/>
        </w:rPr>
        <w:t>2016</w:t>
      </w:r>
    </w:p>
    <w:p w14:paraId="4FA54AC3" w14:textId="77777777" w:rsidR="00250B9E" w:rsidRPr="00ED7963" w:rsidRDefault="00250B9E" w:rsidP="00250B9E">
      <w:pPr>
        <w:pStyle w:val="01Title"/>
        <w:ind w:left="0"/>
        <w:jc w:val="both"/>
        <w:rPr>
          <w:sz w:val="20"/>
          <w:szCs w:val="20"/>
          <w:lang w:val="nl-BE"/>
        </w:rPr>
      </w:pPr>
    </w:p>
    <w:p w14:paraId="133202B2" w14:textId="77777777" w:rsidR="00250B9E" w:rsidRPr="001F1F3A" w:rsidRDefault="00DA6242" w:rsidP="00250B9E">
      <w:pPr>
        <w:pStyle w:val="01Title"/>
        <w:ind w:left="0"/>
        <w:jc w:val="both"/>
        <w:rPr>
          <w:lang w:val="nl-BE"/>
        </w:rPr>
      </w:pPr>
      <w:r>
        <w:object w:dxaOrig="4700" w:dyaOrig="4715" w14:anchorId="4B23570F">
          <v:shape id="_x0000_i1156" type="#_x0000_t75" style="width:154.5pt;height:155.1pt" o:ole="">
            <v:imagedata r:id="rId282" o:title=""/>
          </v:shape>
          <o:OLEObject Type="Embed" ProgID="CorelDRAW.Graphic.12" ShapeID="_x0000_i1156" DrawAspect="Content" ObjectID="_1587467549" r:id="rId283"/>
        </w:object>
      </w:r>
    </w:p>
    <w:p w14:paraId="009E10B4" w14:textId="77777777" w:rsidR="00250B9E" w:rsidRPr="001F1F3A" w:rsidRDefault="00250B9E" w:rsidP="00250B9E">
      <w:pPr>
        <w:pStyle w:val="01Title"/>
        <w:ind w:left="0"/>
        <w:jc w:val="both"/>
        <w:rPr>
          <w:sz w:val="20"/>
          <w:szCs w:val="20"/>
          <w:lang w:val="nl-BE"/>
        </w:rPr>
      </w:pPr>
    </w:p>
    <w:p w14:paraId="4AF3790B" w14:textId="77777777" w:rsidR="00250B9E" w:rsidRPr="00EB7A30" w:rsidRDefault="00250B9E" w:rsidP="00250B9E">
      <w:pPr>
        <w:pStyle w:val="01Title"/>
        <w:ind w:left="0"/>
        <w:jc w:val="both"/>
        <w:rPr>
          <w:sz w:val="20"/>
          <w:szCs w:val="20"/>
          <w:lang w:val="nl-BE"/>
        </w:rPr>
      </w:pPr>
      <w:r w:rsidRPr="00EB7A30">
        <w:rPr>
          <w:b/>
          <w:sz w:val="24"/>
          <w:szCs w:val="24"/>
          <w:lang w:val="nl-BE"/>
        </w:rPr>
        <w:t xml:space="preserve">+                      </w:t>
      </w:r>
      <w:r w:rsidR="00230CD8">
        <w:rPr>
          <w:b/>
          <w:sz w:val="24"/>
          <w:szCs w:val="24"/>
          <w:lang w:val="nl-BE"/>
        </w:rPr>
        <w:t xml:space="preserve">  </w:t>
      </w:r>
      <w:r w:rsidRPr="00EB7A30">
        <w:rPr>
          <w:b/>
          <w:sz w:val="24"/>
          <w:szCs w:val="24"/>
          <w:lang w:val="nl-BE"/>
        </w:rPr>
        <w:t xml:space="preserve"> </w:t>
      </w:r>
      <w:r w:rsidR="00A12A1F" w:rsidRPr="00EB7A30">
        <w:rPr>
          <w:sz w:val="20"/>
          <w:szCs w:val="20"/>
          <w:lang w:val="nl-BE"/>
        </w:rPr>
        <w:t>4010.01 g4</w:t>
      </w:r>
      <w:r w:rsidRPr="00EB7A30">
        <w:rPr>
          <w:sz w:val="20"/>
          <w:szCs w:val="20"/>
          <w:lang w:val="nl-BE"/>
        </w:rPr>
        <w:t>g1</w:t>
      </w:r>
    </w:p>
    <w:p w14:paraId="797788EA" w14:textId="77777777" w:rsidR="00250B9E" w:rsidRPr="00EB7A30" w:rsidRDefault="00250B9E" w:rsidP="00250B9E">
      <w:pPr>
        <w:pStyle w:val="01Title"/>
        <w:ind w:left="0"/>
        <w:jc w:val="both"/>
        <w:rPr>
          <w:sz w:val="20"/>
          <w:szCs w:val="20"/>
          <w:lang w:val="nl-BE"/>
        </w:rPr>
      </w:pPr>
    </w:p>
    <w:p w14:paraId="79CC7037" w14:textId="77777777" w:rsidR="00250B9E" w:rsidRPr="00EB7A30" w:rsidRDefault="00250B9E" w:rsidP="00250B9E">
      <w:pPr>
        <w:pStyle w:val="01Title"/>
        <w:ind w:left="0"/>
        <w:jc w:val="both"/>
        <w:rPr>
          <w:b/>
          <w:sz w:val="20"/>
          <w:szCs w:val="20"/>
          <w:lang w:val="nl-BE"/>
        </w:rPr>
      </w:pPr>
      <w:r w:rsidRPr="00EB7A30">
        <w:rPr>
          <w:sz w:val="20"/>
          <w:szCs w:val="20"/>
          <w:lang w:val="nl-BE"/>
        </w:rPr>
        <w:tab/>
      </w:r>
      <w:r w:rsidRPr="00EB7A30">
        <w:rPr>
          <w:b/>
          <w:sz w:val="20"/>
          <w:szCs w:val="20"/>
          <w:lang w:val="nl-BE"/>
        </w:rPr>
        <w:t>1.Lg3+</w:t>
      </w:r>
    </w:p>
    <w:p w14:paraId="32F9EDE2" w14:textId="77777777" w:rsidR="00250B9E" w:rsidRPr="00EB7A30" w:rsidRDefault="00250B9E" w:rsidP="00250B9E">
      <w:pPr>
        <w:pStyle w:val="01Title"/>
        <w:ind w:left="0"/>
        <w:jc w:val="both"/>
        <w:rPr>
          <w:b/>
          <w:sz w:val="20"/>
          <w:szCs w:val="20"/>
          <w:lang w:val="nl-BE"/>
        </w:rPr>
      </w:pPr>
    </w:p>
    <w:p w14:paraId="3927D357" w14:textId="77777777" w:rsidR="00250B9E" w:rsidRPr="00EB7A30" w:rsidRDefault="00250B9E" w:rsidP="00250B9E">
      <w:pPr>
        <w:pStyle w:val="01Title"/>
        <w:ind w:left="0"/>
        <w:jc w:val="both"/>
        <w:rPr>
          <w:b/>
          <w:i/>
          <w:sz w:val="20"/>
          <w:szCs w:val="20"/>
          <w:lang w:val="nl-BE"/>
        </w:rPr>
      </w:pPr>
      <w:r w:rsidRPr="00EB7A30">
        <w:rPr>
          <w:b/>
          <w:i/>
          <w:sz w:val="20"/>
          <w:szCs w:val="20"/>
          <w:lang w:val="nl-BE"/>
        </w:rPr>
        <w:t>Variant A</w:t>
      </w:r>
    </w:p>
    <w:p w14:paraId="47E37B16" w14:textId="77777777" w:rsidR="00250B9E" w:rsidRPr="001F1F3A" w:rsidRDefault="00250B9E" w:rsidP="00250B9E">
      <w:pPr>
        <w:pStyle w:val="01Title"/>
        <w:ind w:left="0"/>
        <w:jc w:val="both"/>
        <w:rPr>
          <w:b/>
          <w:sz w:val="20"/>
          <w:szCs w:val="20"/>
          <w:lang w:val="nl-BE"/>
        </w:rPr>
      </w:pPr>
      <w:r w:rsidRPr="00EB7A30">
        <w:rPr>
          <w:b/>
          <w:sz w:val="20"/>
          <w:szCs w:val="20"/>
          <w:lang w:val="nl-BE"/>
        </w:rPr>
        <w:tab/>
        <w:t>1…</w:t>
      </w:r>
      <w:r w:rsidRPr="00EB7A30">
        <w:rPr>
          <w:b/>
          <w:sz w:val="20"/>
          <w:szCs w:val="20"/>
          <w:lang w:val="nl-BE"/>
        </w:rPr>
        <w:tab/>
      </w:r>
      <w:r w:rsidRPr="00EB7A30">
        <w:rPr>
          <w:b/>
          <w:sz w:val="20"/>
          <w:szCs w:val="20"/>
          <w:lang w:val="nl-BE"/>
        </w:rPr>
        <w:tab/>
      </w:r>
      <w:r w:rsidRPr="001F1F3A">
        <w:rPr>
          <w:b/>
          <w:sz w:val="20"/>
          <w:szCs w:val="20"/>
          <w:lang w:val="nl-BE"/>
        </w:rPr>
        <w:t>Df1</w:t>
      </w:r>
    </w:p>
    <w:p w14:paraId="7CF5C398" w14:textId="77777777" w:rsidR="00250B9E" w:rsidRPr="001F1F3A" w:rsidRDefault="00250B9E" w:rsidP="00250B9E">
      <w:pPr>
        <w:pStyle w:val="01Title"/>
        <w:ind w:left="0"/>
        <w:jc w:val="both"/>
        <w:rPr>
          <w:b/>
          <w:sz w:val="20"/>
          <w:szCs w:val="20"/>
          <w:lang w:val="nl-BE"/>
        </w:rPr>
      </w:pPr>
      <w:r w:rsidRPr="001F1F3A">
        <w:rPr>
          <w:b/>
          <w:sz w:val="20"/>
          <w:szCs w:val="20"/>
          <w:lang w:val="nl-BE"/>
        </w:rPr>
        <w:tab/>
        <w:t>2.De3+</w:t>
      </w:r>
      <w:r w:rsidRPr="001F1F3A">
        <w:rPr>
          <w:b/>
          <w:sz w:val="20"/>
          <w:szCs w:val="20"/>
          <w:lang w:val="nl-BE"/>
        </w:rPr>
        <w:tab/>
      </w:r>
      <w:r w:rsidRPr="001F1F3A">
        <w:rPr>
          <w:b/>
          <w:sz w:val="20"/>
          <w:szCs w:val="20"/>
          <w:lang w:val="nl-BE"/>
        </w:rPr>
        <w:tab/>
        <w:t>Kg2</w:t>
      </w:r>
    </w:p>
    <w:p w14:paraId="7B5D9ECB" w14:textId="77777777" w:rsidR="00250B9E" w:rsidRPr="006830E8" w:rsidRDefault="00250B9E" w:rsidP="00250B9E">
      <w:pPr>
        <w:pStyle w:val="01Title"/>
        <w:ind w:left="0"/>
        <w:jc w:val="both"/>
        <w:rPr>
          <w:b/>
          <w:sz w:val="20"/>
          <w:szCs w:val="20"/>
          <w:lang w:val="nl-BE"/>
        </w:rPr>
      </w:pPr>
      <w:r w:rsidRPr="001F1F3A">
        <w:rPr>
          <w:b/>
          <w:sz w:val="20"/>
          <w:szCs w:val="20"/>
          <w:lang w:val="nl-BE"/>
        </w:rPr>
        <w:tab/>
      </w:r>
      <w:r w:rsidRPr="006830E8">
        <w:rPr>
          <w:b/>
          <w:sz w:val="20"/>
          <w:szCs w:val="20"/>
          <w:lang w:val="nl-BE"/>
        </w:rPr>
        <w:t>3.De4+</w:t>
      </w:r>
      <w:r w:rsidRPr="006830E8">
        <w:rPr>
          <w:b/>
          <w:sz w:val="20"/>
          <w:szCs w:val="20"/>
          <w:lang w:val="nl-BE"/>
        </w:rPr>
        <w:tab/>
      </w:r>
      <w:r w:rsidRPr="006830E8">
        <w:rPr>
          <w:b/>
          <w:sz w:val="20"/>
          <w:szCs w:val="20"/>
          <w:lang w:val="nl-BE"/>
        </w:rPr>
        <w:tab/>
        <w:t>Kg1</w:t>
      </w:r>
    </w:p>
    <w:p w14:paraId="51A1C642" w14:textId="77777777" w:rsidR="00250B9E" w:rsidRPr="006830E8" w:rsidRDefault="00250B9E" w:rsidP="00250B9E">
      <w:pPr>
        <w:pStyle w:val="01Title"/>
        <w:ind w:left="0"/>
        <w:jc w:val="both"/>
        <w:rPr>
          <w:b/>
          <w:sz w:val="20"/>
          <w:szCs w:val="20"/>
          <w:lang w:val="nl-BE"/>
        </w:rPr>
      </w:pPr>
      <w:r w:rsidRPr="006830E8">
        <w:rPr>
          <w:b/>
          <w:sz w:val="20"/>
          <w:szCs w:val="20"/>
          <w:lang w:val="nl-BE"/>
        </w:rPr>
        <w:tab/>
        <w:t>4.Dd4+</w:t>
      </w:r>
      <w:r w:rsidRPr="006830E8">
        <w:rPr>
          <w:b/>
          <w:sz w:val="20"/>
          <w:szCs w:val="20"/>
          <w:lang w:val="nl-BE"/>
        </w:rPr>
        <w:tab/>
      </w:r>
      <w:r w:rsidRPr="006830E8">
        <w:rPr>
          <w:b/>
          <w:sz w:val="20"/>
          <w:szCs w:val="20"/>
          <w:lang w:val="nl-BE"/>
        </w:rPr>
        <w:tab/>
        <w:t>Kg2</w:t>
      </w:r>
    </w:p>
    <w:p w14:paraId="463FBD33" w14:textId="77777777" w:rsidR="00250B9E" w:rsidRPr="006830E8" w:rsidRDefault="00250B9E" w:rsidP="00250B9E">
      <w:pPr>
        <w:pStyle w:val="01Title"/>
        <w:ind w:left="0"/>
        <w:jc w:val="both"/>
        <w:rPr>
          <w:b/>
          <w:sz w:val="20"/>
          <w:szCs w:val="20"/>
          <w:lang w:val="nl-BE"/>
        </w:rPr>
      </w:pPr>
      <w:r w:rsidRPr="006830E8">
        <w:rPr>
          <w:b/>
          <w:sz w:val="20"/>
          <w:szCs w:val="20"/>
          <w:lang w:val="nl-BE"/>
        </w:rPr>
        <w:tab/>
        <w:t>5.Dd5+</w:t>
      </w:r>
      <w:r w:rsidRPr="006830E8">
        <w:rPr>
          <w:b/>
          <w:sz w:val="20"/>
          <w:szCs w:val="20"/>
          <w:lang w:val="nl-BE"/>
        </w:rPr>
        <w:tab/>
      </w:r>
      <w:r w:rsidRPr="006830E8">
        <w:rPr>
          <w:b/>
          <w:sz w:val="20"/>
          <w:szCs w:val="20"/>
          <w:lang w:val="nl-BE"/>
        </w:rPr>
        <w:tab/>
        <w:t>Kg1</w:t>
      </w:r>
    </w:p>
    <w:p w14:paraId="164A2499" w14:textId="77777777" w:rsidR="00250B9E" w:rsidRPr="006830E8" w:rsidRDefault="00250B9E" w:rsidP="00250B9E">
      <w:pPr>
        <w:pStyle w:val="01Title"/>
        <w:ind w:left="0"/>
        <w:jc w:val="both"/>
        <w:rPr>
          <w:b/>
          <w:sz w:val="20"/>
          <w:szCs w:val="20"/>
          <w:lang w:val="nl-BE"/>
        </w:rPr>
      </w:pPr>
      <w:r w:rsidRPr="006830E8">
        <w:rPr>
          <w:b/>
          <w:sz w:val="20"/>
          <w:szCs w:val="20"/>
          <w:lang w:val="nl-BE"/>
        </w:rPr>
        <w:tab/>
        <w:t>6.Dc5+</w:t>
      </w:r>
      <w:r w:rsidRPr="006830E8">
        <w:rPr>
          <w:b/>
          <w:sz w:val="20"/>
          <w:szCs w:val="20"/>
          <w:lang w:val="nl-BE"/>
        </w:rPr>
        <w:tab/>
      </w:r>
      <w:r w:rsidRPr="006830E8">
        <w:rPr>
          <w:b/>
          <w:sz w:val="20"/>
          <w:szCs w:val="20"/>
          <w:lang w:val="nl-BE"/>
        </w:rPr>
        <w:tab/>
        <w:t>Kg2</w:t>
      </w:r>
    </w:p>
    <w:p w14:paraId="356AB79B" w14:textId="77777777" w:rsidR="00250B9E" w:rsidRPr="006830E8" w:rsidRDefault="00250B9E" w:rsidP="00250B9E">
      <w:pPr>
        <w:pStyle w:val="01Title"/>
        <w:ind w:left="0"/>
        <w:jc w:val="both"/>
        <w:rPr>
          <w:b/>
          <w:sz w:val="20"/>
          <w:szCs w:val="20"/>
          <w:lang w:val="nl-BE"/>
        </w:rPr>
      </w:pPr>
      <w:r w:rsidRPr="006830E8">
        <w:rPr>
          <w:b/>
          <w:sz w:val="20"/>
          <w:szCs w:val="20"/>
          <w:lang w:val="nl-BE"/>
        </w:rPr>
        <w:tab/>
        <w:t>7.Dc6+</w:t>
      </w:r>
      <w:r w:rsidRPr="006830E8">
        <w:rPr>
          <w:b/>
          <w:sz w:val="20"/>
          <w:szCs w:val="20"/>
          <w:lang w:val="nl-BE"/>
        </w:rPr>
        <w:tab/>
      </w:r>
      <w:r w:rsidRPr="006830E8">
        <w:rPr>
          <w:b/>
          <w:sz w:val="20"/>
          <w:szCs w:val="20"/>
          <w:lang w:val="nl-BE"/>
        </w:rPr>
        <w:tab/>
        <w:t>Kg1</w:t>
      </w:r>
    </w:p>
    <w:p w14:paraId="5A128DB9" w14:textId="77777777" w:rsidR="00250B9E" w:rsidRPr="006830E8" w:rsidRDefault="00250B9E" w:rsidP="00250B9E">
      <w:pPr>
        <w:pStyle w:val="01Title"/>
        <w:ind w:left="0"/>
        <w:jc w:val="both"/>
        <w:rPr>
          <w:b/>
          <w:sz w:val="20"/>
          <w:szCs w:val="20"/>
          <w:lang w:val="nl-BE"/>
        </w:rPr>
      </w:pPr>
      <w:r w:rsidRPr="006830E8">
        <w:rPr>
          <w:b/>
          <w:sz w:val="20"/>
          <w:szCs w:val="20"/>
          <w:lang w:val="nl-BE"/>
        </w:rPr>
        <w:tab/>
        <w:t>8.Db6+</w:t>
      </w:r>
      <w:r w:rsidRPr="006830E8">
        <w:rPr>
          <w:b/>
          <w:sz w:val="20"/>
          <w:szCs w:val="20"/>
          <w:lang w:val="nl-BE"/>
        </w:rPr>
        <w:tab/>
      </w:r>
      <w:r w:rsidRPr="006830E8">
        <w:rPr>
          <w:b/>
          <w:sz w:val="20"/>
          <w:szCs w:val="20"/>
          <w:lang w:val="nl-BE"/>
        </w:rPr>
        <w:tab/>
        <w:t>Kg2</w:t>
      </w:r>
    </w:p>
    <w:p w14:paraId="14D3D8F0" w14:textId="77777777" w:rsidR="00250B9E" w:rsidRPr="006830E8" w:rsidRDefault="00250B9E" w:rsidP="00250B9E">
      <w:pPr>
        <w:pStyle w:val="01Title"/>
        <w:ind w:left="0"/>
        <w:jc w:val="both"/>
        <w:rPr>
          <w:b/>
          <w:sz w:val="20"/>
          <w:szCs w:val="20"/>
          <w:lang w:val="nl-BE"/>
        </w:rPr>
      </w:pPr>
      <w:r w:rsidRPr="006830E8">
        <w:rPr>
          <w:b/>
          <w:sz w:val="20"/>
          <w:szCs w:val="20"/>
          <w:lang w:val="nl-BE"/>
        </w:rPr>
        <w:tab/>
        <w:t>9.Db7+</w:t>
      </w:r>
      <w:r w:rsidRPr="006830E8">
        <w:rPr>
          <w:b/>
          <w:sz w:val="20"/>
          <w:szCs w:val="20"/>
          <w:lang w:val="nl-BE"/>
        </w:rPr>
        <w:tab/>
      </w:r>
      <w:r w:rsidRPr="006830E8">
        <w:rPr>
          <w:b/>
          <w:sz w:val="20"/>
          <w:szCs w:val="20"/>
          <w:lang w:val="nl-BE"/>
        </w:rPr>
        <w:tab/>
        <w:t>Kg1</w:t>
      </w:r>
    </w:p>
    <w:p w14:paraId="1E3623CA" w14:textId="77777777" w:rsidR="00250B9E" w:rsidRPr="006830E8" w:rsidRDefault="00250B9E" w:rsidP="00250B9E">
      <w:pPr>
        <w:pStyle w:val="01Title"/>
        <w:ind w:left="0"/>
        <w:jc w:val="both"/>
        <w:rPr>
          <w:b/>
          <w:sz w:val="20"/>
          <w:szCs w:val="20"/>
          <w:lang w:val="nl-BE"/>
        </w:rPr>
      </w:pPr>
      <w:r w:rsidRPr="006830E8">
        <w:rPr>
          <w:b/>
          <w:sz w:val="20"/>
          <w:szCs w:val="20"/>
          <w:lang w:val="nl-BE"/>
        </w:rPr>
        <w:t xml:space="preserve">        10.Da7+</w:t>
      </w:r>
      <w:r w:rsidRPr="006830E8">
        <w:rPr>
          <w:b/>
          <w:sz w:val="20"/>
          <w:szCs w:val="20"/>
          <w:lang w:val="nl-BE"/>
        </w:rPr>
        <w:tab/>
      </w:r>
      <w:r w:rsidRPr="006830E8">
        <w:rPr>
          <w:b/>
          <w:sz w:val="20"/>
          <w:szCs w:val="20"/>
          <w:lang w:val="nl-BE"/>
        </w:rPr>
        <w:tab/>
        <w:t>Kg2</w:t>
      </w:r>
    </w:p>
    <w:p w14:paraId="1E07C37E" w14:textId="77777777" w:rsidR="00250B9E" w:rsidRPr="00250B9E" w:rsidRDefault="00250B9E" w:rsidP="00250B9E">
      <w:pPr>
        <w:pStyle w:val="01Title"/>
        <w:ind w:left="0"/>
        <w:jc w:val="both"/>
        <w:rPr>
          <w:b/>
          <w:sz w:val="20"/>
          <w:szCs w:val="20"/>
          <w:lang w:val="nl-BE"/>
        </w:rPr>
      </w:pPr>
      <w:r w:rsidRPr="006830E8">
        <w:rPr>
          <w:b/>
          <w:sz w:val="20"/>
          <w:szCs w:val="20"/>
          <w:lang w:val="nl-BE"/>
        </w:rPr>
        <w:t xml:space="preserve">        </w:t>
      </w:r>
      <w:r w:rsidRPr="00250B9E">
        <w:rPr>
          <w:b/>
          <w:sz w:val="20"/>
          <w:szCs w:val="20"/>
          <w:lang w:val="nl-BE"/>
        </w:rPr>
        <w:t>11.Da2+</w:t>
      </w:r>
      <w:r w:rsidRPr="00250B9E">
        <w:rPr>
          <w:b/>
          <w:sz w:val="20"/>
          <w:szCs w:val="20"/>
          <w:lang w:val="nl-BE"/>
        </w:rPr>
        <w:tab/>
      </w:r>
      <w:r w:rsidR="00EE5C30">
        <w:rPr>
          <w:b/>
          <w:sz w:val="20"/>
          <w:szCs w:val="20"/>
          <w:lang w:val="nl-BE"/>
        </w:rPr>
        <w:t xml:space="preserve"> </w:t>
      </w:r>
      <w:r w:rsidRPr="00250B9E">
        <w:rPr>
          <w:b/>
          <w:sz w:val="20"/>
          <w:szCs w:val="20"/>
          <w:lang w:val="nl-BE"/>
        </w:rPr>
        <w:tab/>
        <w:t>c2</w:t>
      </w:r>
    </w:p>
    <w:p w14:paraId="2AE37AB6" w14:textId="77777777" w:rsidR="00EE5C30" w:rsidRDefault="00EE5C30" w:rsidP="001F00DB">
      <w:pPr>
        <w:pStyle w:val="01Title"/>
        <w:spacing w:line="480" w:lineRule="auto"/>
        <w:ind w:left="0"/>
        <w:jc w:val="both"/>
        <w:rPr>
          <w:b/>
          <w:sz w:val="20"/>
          <w:szCs w:val="20"/>
          <w:lang w:val="nl-BE"/>
        </w:rPr>
      </w:pPr>
      <w:r>
        <w:rPr>
          <w:b/>
          <w:sz w:val="20"/>
          <w:szCs w:val="20"/>
          <w:lang w:val="nl-BE"/>
        </w:rPr>
        <w:t xml:space="preserve">        12.Dxc2                De2</w:t>
      </w:r>
    </w:p>
    <w:p w14:paraId="73E76BF6" w14:textId="77777777" w:rsidR="001F00DB" w:rsidRDefault="00EE5C30" w:rsidP="001F00DB">
      <w:pPr>
        <w:pStyle w:val="01Title"/>
        <w:spacing w:line="480" w:lineRule="auto"/>
        <w:ind w:left="0"/>
        <w:jc w:val="both"/>
        <w:rPr>
          <w:b/>
          <w:sz w:val="20"/>
          <w:szCs w:val="20"/>
          <w:lang w:val="nl-BE"/>
        </w:rPr>
      </w:pPr>
      <w:r>
        <w:rPr>
          <w:b/>
          <w:sz w:val="20"/>
          <w:szCs w:val="20"/>
          <w:lang w:val="nl-BE"/>
        </w:rPr>
        <w:t xml:space="preserve">       </w:t>
      </w:r>
      <w:r w:rsidR="001F00DB">
        <w:rPr>
          <w:b/>
          <w:sz w:val="20"/>
          <w:szCs w:val="20"/>
          <w:lang w:val="nl-BE"/>
        </w:rPr>
        <w:t xml:space="preserve"> 13.Dxe2+</w:t>
      </w:r>
    </w:p>
    <w:p w14:paraId="1025A006" w14:textId="77777777" w:rsidR="00250B9E" w:rsidRPr="001F00DB" w:rsidRDefault="00BC5652" w:rsidP="001F00DB">
      <w:pPr>
        <w:pStyle w:val="01Title"/>
        <w:spacing w:line="480" w:lineRule="auto"/>
        <w:ind w:left="0"/>
        <w:jc w:val="both"/>
        <w:rPr>
          <w:b/>
          <w:sz w:val="20"/>
          <w:szCs w:val="20"/>
          <w:lang w:val="nl-BE"/>
        </w:rPr>
      </w:pPr>
      <w:r>
        <w:rPr>
          <w:sz w:val="20"/>
          <w:szCs w:val="20"/>
          <w:lang w:val="nl-BE"/>
        </w:rPr>
        <w:t xml:space="preserve">En  </w:t>
      </w:r>
      <w:r w:rsidR="00EE5C30">
        <w:rPr>
          <w:sz w:val="20"/>
          <w:szCs w:val="20"/>
          <w:lang w:val="nl-BE"/>
        </w:rPr>
        <w:t xml:space="preserve">   </w:t>
      </w:r>
      <w:r>
        <w:rPr>
          <w:sz w:val="20"/>
          <w:szCs w:val="20"/>
          <w:lang w:val="nl-BE"/>
        </w:rPr>
        <w:t>mat.</w:t>
      </w:r>
      <w:r w:rsidR="00250B9E">
        <w:rPr>
          <w:sz w:val="20"/>
          <w:szCs w:val="20"/>
          <w:lang w:val="nl-BE"/>
        </w:rPr>
        <w:t xml:space="preserve"> </w:t>
      </w:r>
    </w:p>
    <w:p w14:paraId="0E78D023" w14:textId="77777777" w:rsidR="00BC5652" w:rsidRDefault="00BC5652" w:rsidP="00250B9E">
      <w:pPr>
        <w:pStyle w:val="01Title"/>
        <w:ind w:left="0"/>
        <w:jc w:val="both"/>
        <w:rPr>
          <w:sz w:val="20"/>
          <w:szCs w:val="20"/>
          <w:lang w:val="nl-BE"/>
        </w:rPr>
      </w:pPr>
    </w:p>
    <w:p w14:paraId="4BD58CE8" w14:textId="77777777" w:rsidR="00BC5652" w:rsidRDefault="00BC5652" w:rsidP="00250B9E">
      <w:pPr>
        <w:pStyle w:val="01Title"/>
        <w:ind w:left="0"/>
        <w:jc w:val="both"/>
        <w:rPr>
          <w:sz w:val="20"/>
          <w:szCs w:val="20"/>
          <w:lang w:val="nl-BE"/>
        </w:rPr>
      </w:pPr>
      <w:r>
        <w:rPr>
          <w:sz w:val="20"/>
          <w:szCs w:val="20"/>
          <w:lang w:val="nl-BE"/>
        </w:rPr>
        <w:t xml:space="preserve">Een studie met een systematisch manoeuvre. </w:t>
      </w:r>
    </w:p>
    <w:p w14:paraId="5A8B70FA" w14:textId="77777777" w:rsidR="00BC5652" w:rsidRDefault="00BC5652" w:rsidP="00250B9E">
      <w:pPr>
        <w:pStyle w:val="01Title"/>
        <w:ind w:left="0"/>
        <w:jc w:val="both"/>
        <w:rPr>
          <w:b/>
          <w:i/>
          <w:sz w:val="20"/>
          <w:szCs w:val="20"/>
          <w:lang w:val="nl-BE"/>
        </w:rPr>
      </w:pPr>
    </w:p>
    <w:p w14:paraId="327A18B6" w14:textId="77777777" w:rsidR="00BC5652" w:rsidRDefault="00BC5652" w:rsidP="00250B9E">
      <w:pPr>
        <w:pStyle w:val="01Title"/>
        <w:ind w:left="0"/>
        <w:jc w:val="both"/>
        <w:rPr>
          <w:b/>
          <w:i/>
          <w:sz w:val="20"/>
          <w:szCs w:val="20"/>
          <w:lang w:val="nl-BE"/>
        </w:rPr>
      </w:pPr>
    </w:p>
    <w:p w14:paraId="1112DB8E" w14:textId="77777777" w:rsidR="002C7741" w:rsidRPr="002C7741" w:rsidRDefault="002C7741" w:rsidP="00250B9E">
      <w:pPr>
        <w:pStyle w:val="01Title"/>
        <w:ind w:left="0"/>
        <w:jc w:val="both"/>
        <w:rPr>
          <w:b/>
          <w:sz w:val="20"/>
          <w:szCs w:val="20"/>
          <w:lang w:val="nl-BE"/>
        </w:rPr>
      </w:pPr>
    </w:p>
    <w:p w14:paraId="1B7D9D78" w14:textId="77777777" w:rsidR="003E73FD" w:rsidRDefault="003E73FD" w:rsidP="00250B9E">
      <w:pPr>
        <w:pStyle w:val="01Title"/>
        <w:ind w:left="0"/>
        <w:jc w:val="both"/>
        <w:rPr>
          <w:b/>
          <w:i/>
          <w:sz w:val="20"/>
          <w:szCs w:val="20"/>
          <w:lang w:val="nl-BE"/>
        </w:rPr>
      </w:pPr>
    </w:p>
    <w:p w14:paraId="3D0ED7FD" w14:textId="77777777" w:rsidR="00BE7957" w:rsidRDefault="00BE7957" w:rsidP="00250B9E">
      <w:pPr>
        <w:pStyle w:val="01Title"/>
        <w:ind w:left="0"/>
        <w:jc w:val="both"/>
        <w:rPr>
          <w:b/>
          <w:i/>
          <w:sz w:val="20"/>
          <w:szCs w:val="20"/>
          <w:lang w:val="nl-BE"/>
        </w:rPr>
      </w:pPr>
    </w:p>
    <w:p w14:paraId="7D80E51D" w14:textId="77777777" w:rsidR="00250B9E" w:rsidRPr="00BC5652" w:rsidRDefault="00250B9E" w:rsidP="00250B9E">
      <w:pPr>
        <w:pStyle w:val="01Title"/>
        <w:ind w:left="0"/>
        <w:jc w:val="both"/>
        <w:rPr>
          <w:sz w:val="20"/>
          <w:szCs w:val="20"/>
          <w:lang w:val="nl-BE"/>
        </w:rPr>
      </w:pPr>
      <w:r>
        <w:rPr>
          <w:b/>
          <w:i/>
          <w:sz w:val="20"/>
          <w:szCs w:val="20"/>
          <w:lang w:val="nl-BE"/>
        </w:rPr>
        <w:t>Variant B</w:t>
      </w:r>
    </w:p>
    <w:p w14:paraId="54E2926E" w14:textId="77777777" w:rsidR="00250B9E" w:rsidRPr="002C7741" w:rsidRDefault="00250B9E" w:rsidP="002C7741">
      <w:pPr>
        <w:pStyle w:val="01Title"/>
        <w:ind w:left="0"/>
        <w:jc w:val="both"/>
        <w:rPr>
          <w:sz w:val="20"/>
          <w:szCs w:val="20"/>
          <w:lang w:val="nl-BE"/>
        </w:rPr>
      </w:pPr>
      <w:r>
        <w:rPr>
          <w:b/>
          <w:i/>
          <w:sz w:val="20"/>
          <w:szCs w:val="20"/>
          <w:lang w:val="nl-BE"/>
        </w:rPr>
        <w:tab/>
      </w:r>
      <w:r>
        <w:rPr>
          <w:b/>
          <w:sz w:val="20"/>
          <w:szCs w:val="20"/>
          <w:lang w:val="nl-BE"/>
        </w:rPr>
        <w:t>1…</w:t>
      </w:r>
      <w:r>
        <w:rPr>
          <w:b/>
          <w:sz w:val="20"/>
          <w:szCs w:val="20"/>
          <w:lang w:val="nl-BE"/>
        </w:rPr>
        <w:tab/>
      </w:r>
      <w:r>
        <w:rPr>
          <w:b/>
          <w:sz w:val="20"/>
          <w:szCs w:val="20"/>
          <w:lang w:val="nl-BE"/>
        </w:rPr>
        <w:tab/>
        <w:t>Kg2</w:t>
      </w:r>
    </w:p>
    <w:p w14:paraId="13185A68" w14:textId="77777777" w:rsidR="00250B9E" w:rsidRPr="002C7741" w:rsidRDefault="00250B9E" w:rsidP="00250B9E">
      <w:pPr>
        <w:pStyle w:val="01Title"/>
        <w:ind w:left="0"/>
        <w:jc w:val="both"/>
        <w:rPr>
          <w:sz w:val="20"/>
          <w:szCs w:val="20"/>
          <w:lang w:val="nl-BE"/>
        </w:rPr>
      </w:pPr>
      <w:r>
        <w:rPr>
          <w:b/>
          <w:sz w:val="20"/>
          <w:szCs w:val="20"/>
          <w:lang w:val="nl-BE"/>
        </w:rPr>
        <w:tab/>
        <w:t>2.Dc2+</w:t>
      </w:r>
      <w:r>
        <w:rPr>
          <w:b/>
          <w:sz w:val="20"/>
          <w:szCs w:val="20"/>
          <w:lang w:val="nl-BE"/>
        </w:rPr>
        <w:tab/>
      </w:r>
      <w:r>
        <w:rPr>
          <w:b/>
          <w:sz w:val="20"/>
          <w:szCs w:val="20"/>
          <w:lang w:val="nl-BE"/>
        </w:rPr>
        <w:tab/>
        <w:t>Kf1</w:t>
      </w:r>
    </w:p>
    <w:p w14:paraId="28511675" w14:textId="77777777" w:rsidR="00250B9E" w:rsidRDefault="00250B9E" w:rsidP="00250B9E">
      <w:pPr>
        <w:pStyle w:val="01Title"/>
        <w:ind w:left="0"/>
        <w:jc w:val="both"/>
        <w:rPr>
          <w:b/>
          <w:sz w:val="20"/>
          <w:szCs w:val="20"/>
          <w:lang w:val="nl-BE"/>
        </w:rPr>
      </w:pPr>
      <w:r>
        <w:rPr>
          <w:b/>
          <w:sz w:val="20"/>
          <w:szCs w:val="20"/>
          <w:lang w:val="nl-BE"/>
        </w:rPr>
        <w:tab/>
        <w:t>3.Dd1+</w:t>
      </w:r>
      <w:r>
        <w:rPr>
          <w:b/>
          <w:sz w:val="20"/>
          <w:szCs w:val="20"/>
          <w:lang w:val="nl-BE"/>
        </w:rPr>
        <w:tab/>
      </w:r>
      <w:r>
        <w:rPr>
          <w:b/>
          <w:sz w:val="20"/>
          <w:szCs w:val="20"/>
          <w:lang w:val="nl-BE"/>
        </w:rPr>
        <w:tab/>
      </w:r>
    </w:p>
    <w:p w14:paraId="49D755B4" w14:textId="77777777" w:rsidR="00250B9E" w:rsidRDefault="00250B9E" w:rsidP="0038155E">
      <w:pPr>
        <w:pStyle w:val="01Title"/>
        <w:numPr>
          <w:ilvl w:val="0"/>
          <w:numId w:val="50"/>
        </w:numPr>
        <w:jc w:val="both"/>
        <w:rPr>
          <w:i/>
          <w:sz w:val="20"/>
          <w:szCs w:val="20"/>
          <w:lang w:val="nl-BE"/>
        </w:rPr>
      </w:pPr>
      <w:r>
        <w:rPr>
          <w:sz w:val="20"/>
          <w:szCs w:val="20"/>
          <w:lang w:val="nl-BE"/>
        </w:rPr>
        <w:t>3.Dd3+</w:t>
      </w:r>
      <w:r w:rsidR="009106BA">
        <w:rPr>
          <w:sz w:val="20"/>
          <w:szCs w:val="20"/>
          <w:lang w:val="nl-BE"/>
        </w:rPr>
        <w:t>?</w:t>
      </w:r>
      <w:r>
        <w:rPr>
          <w:sz w:val="20"/>
          <w:szCs w:val="20"/>
          <w:lang w:val="nl-BE"/>
        </w:rPr>
        <w:t xml:space="preserve"> Kg1 4.Dd1+ </w:t>
      </w:r>
      <w:r w:rsidR="00E403F1">
        <w:rPr>
          <w:i/>
          <w:sz w:val="20"/>
          <w:szCs w:val="20"/>
          <w:lang w:val="nl-BE"/>
        </w:rPr>
        <w:t>(Z</w:t>
      </w:r>
      <w:r>
        <w:rPr>
          <w:i/>
          <w:sz w:val="20"/>
          <w:szCs w:val="20"/>
          <w:lang w:val="nl-BE"/>
        </w:rPr>
        <w:t>ie 3.)</w:t>
      </w:r>
    </w:p>
    <w:p w14:paraId="64FFB401" w14:textId="77777777" w:rsidR="00250B9E" w:rsidRPr="0079577F" w:rsidRDefault="00250B9E" w:rsidP="0038155E">
      <w:pPr>
        <w:pStyle w:val="01Title"/>
        <w:numPr>
          <w:ilvl w:val="0"/>
          <w:numId w:val="50"/>
        </w:numPr>
        <w:jc w:val="both"/>
        <w:rPr>
          <w:sz w:val="20"/>
          <w:szCs w:val="20"/>
          <w:lang w:val="nl-BE"/>
        </w:rPr>
      </w:pPr>
      <w:r>
        <w:rPr>
          <w:sz w:val="20"/>
          <w:szCs w:val="20"/>
          <w:lang w:val="nl-BE"/>
        </w:rPr>
        <w:t>3.Db1+</w:t>
      </w:r>
      <w:r w:rsidR="009106BA">
        <w:rPr>
          <w:sz w:val="20"/>
          <w:szCs w:val="20"/>
          <w:lang w:val="nl-BE"/>
        </w:rPr>
        <w:t>?</w:t>
      </w:r>
      <w:r>
        <w:rPr>
          <w:sz w:val="20"/>
          <w:szCs w:val="20"/>
          <w:lang w:val="nl-BE"/>
        </w:rPr>
        <w:t xml:space="preserve"> Kg2 4.Dc2+ </w:t>
      </w:r>
      <w:r w:rsidRPr="0079577F">
        <w:rPr>
          <w:i/>
          <w:sz w:val="20"/>
          <w:szCs w:val="20"/>
          <w:lang w:val="nl-BE"/>
        </w:rPr>
        <w:t>(</w:t>
      </w:r>
      <w:r w:rsidR="00E403F1">
        <w:rPr>
          <w:i/>
          <w:sz w:val="20"/>
          <w:szCs w:val="20"/>
          <w:lang w:val="nl-BE"/>
        </w:rPr>
        <w:t>Z</w:t>
      </w:r>
      <w:r w:rsidRPr="0079577F">
        <w:rPr>
          <w:i/>
          <w:sz w:val="20"/>
          <w:szCs w:val="20"/>
          <w:lang w:val="nl-BE"/>
        </w:rPr>
        <w:t>ie 2.</w:t>
      </w:r>
      <w:r w:rsidR="00C94805">
        <w:rPr>
          <w:i/>
          <w:sz w:val="20"/>
          <w:szCs w:val="20"/>
          <w:lang w:val="nl-BE"/>
        </w:rPr>
        <w:t>)</w:t>
      </w:r>
    </w:p>
    <w:p w14:paraId="40A96D7E" w14:textId="77777777" w:rsidR="00250B9E" w:rsidRPr="0079577F" w:rsidRDefault="00250B9E" w:rsidP="00250B9E">
      <w:pPr>
        <w:pStyle w:val="01Title"/>
        <w:ind w:left="0"/>
        <w:jc w:val="both"/>
        <w:rPr>
          <w:i/>
          <w:sz w:val="20"/>
          <w:szCs w:val="20"/>
          <w:lang w:val="nl-BE"/>
        </w:rPr>
      </w:pPr>
      <w:r>
        <w:rPr>
          <w:b/>
          <w:sz w:val="20"/>
          <w:szCs w:val="20"/>
          <w:lang w:val="nl-BE"/>
        </w:rPr>
        <w:tab/>
        <w:t>3…</w:t>
      </w:r>
      <w:r>
        <w:rPr>
          <w:b/>
          <w:sz w:val="20"/>
          <w:szCs w:val="20"/>
          <w:lang w:val="nl-BE"/>
        </w:rPr>
        <w:tab/>
      </w:r>
      <w:r>
        <w:rPr>
          <w:b/>
          <w:sz w:val="20"/>
          <w:szCs w:val="20"/>
          <w:lang w:val="nl-BE"/>
        </w:rPr>
        <w:tab/>
        <w:t>Kg2</w:t>
      </w:r>
    </w:p>
    <w:p w14:paraId="3EDA6087" w14:textId="77777777" w:rsidR="00250B9E" w:rsidRDefault="00250B9E" w:rsidP="00250B9E">
      <w:pPr>
        <w:pStyle w:val="01Title"/>
        <w:ind w:left="0"/>
        <w:jc w:val="both"/>
        <w:rPr>
          <w:b/>
          <w:sz w:val="20"/>
          <w:szCs w:val="20"/>
          <w:lang w:val="nl-BE"/>
        </w:rPr>
      </w:pPr>
      <w:r>
        <w:rPr>
          <w:b/>
          <w:sz w:val="20"/>
          <w:szCs w:val="20"/>
          <w:lang w:val="nl-BE"/>
        </w:rPr>
        <w:tab/>
        <w:t>4.De2+</w:t>
      </w:r>
    </w:p>
    <w:p w14:paraId="5AB5E825" w14:textId="77777777" w:rsidR="00250B9E" w:rsidRPr="001630A3" w:rsidRDefault="00250B9E" w:rsidP="00250B9E">
      <w:pPr>
        <w:pStyle w:val="01Title"/>
        <w:ind w:left="0"/>
        <w:jc w:val="both"/>
        <w:rPr>
          <w:i/>
          <w:sz w:val="20"/>
          <w:szCs w:val="20"/>
          <w:lang w:val="nl-BE"/>
        </w:rPr>
      </w:pPr>
      <w:r w:rsidRPr="001630A3">
        <w:rPr>
          <w:sz w:val="20"/>
          <w:szCs w:val="20"/>
          <w:lang w:val="nl-BE"/>
        </w:rPr>
        <w:t>4.Dd5+</w:t>
      </w:r>
      <w:r w:rsidR="009106BA">
        <w:rPr>
          <w:sz w:val="20"/>
          <w:szCs w:val="20"/>
          <w:lang w:val="nl-BE"/>
        </w:rPr>
        <w:t>?</w:t>
      </w:r>
      <w:r w:rsidRPr="001630A3">
        <w:rPr>
          <w:sz w:val="20"/>
          <w:szCs w:val="20"/>
          <w:lang w:val="nl-BE"/>
        </w:rPr>
        <w:t xml:space="preserve"> of 4.Dc2+</w:t>
      </w:r>
      <w:r w:rsidR="009106BA">
        <w:rPr>
          <w:sz w:val="20"/>
          <w:szCs w:val="20"/>
          <w:lang w:val="nl-BE"/>
        </w:rPr>
        <w:t>?</w:t>
      </w:r>
      <w:r w:rsidRPr="001630A3">
        <w:rPr>
          <w:sz w:val="20"/>
          <w:szCs w:val="20"/>
          <w:lang w:val="nl-BE"/>
        </w:rPr>
        <w:t xml:space="preserve"> Kg1 5.Dd1+ </w:t>
      </w:r>
      <w:r w:rsidR="00E403F1">
        <w:rPr>
          <w:i/>
          <w:sz w:val="20"/>
          <w:szCs w:val="20"/>
          <w:lang w:val="nl-BE"/>
        </w:rPr>
        <w:t>(Z</w:t>
      </w:r>
      <w:r w:rsidRPr="001630A3">
        <w:rPr>
          <w:i/>
          <w:sz w:val="20"/>
          <w:szCs w:val="20"/>
          <w:lang w:val="nl-BE"/>
        </w:rPr>
        <w:t>ie zet 3.</w:t>
      </w:r>
      <w:r>
        <w:rPr>
          <w:i/>
          <w:sz w:val="20"/>
          <w:szCs w:val="20"/>
          <w:lang w:val="nl-BE"/>
        </w:rPr>
        <w:t>)</w:t>
      </w:r>
      <w:r w:rsidRPr="001630A3">
        <w:rPr>
          <w:i/>
          <w:sz w:val="20"/>
          <w:szCs w:val="20"/>
          <w:lang w:val="nl-BE"/>
        </w:rPr>
        <w:t xml:space="preserve"> </w:t>
      </w:r>
    </w:p>
    <w:p w14:paraId="0F97A9C3" w14:textId="77777777" w:rsidR="00250B9E" w:rsidRDefault="00250B9E" w:rsidP="00250B9E">
      <w:pPr>
        <w:pStyle w:val="01Title"/>
        <w:ind w:left="0"/>
        <w:jc w:val="both"/>
        <w:rPr>
          <w:b/>
          <w:sz w:val="20"/>
          <w:szCs w:val="20"/>
          <w:lang w:val="nl-BE"/>
        </w:rPr>
      </w:pPr>
      <w:r>
        <w:rPr>
          <w:b/>
          <w:sz w:val="20"/>
          <w:szCs w:val="20"/>
          <w:lang w:val="nl-BE"/>
        </w:rPr>
        <w:tab/>
        <w:t>4…</w:t>
      </w:r>
      <w:r>
        <w:rPr>
          <w:b/>
          <w:sz w:val="20"/>
          <w:szCs w:val="20"/>
          <w:lang w:val="nl-BE"/>
        </w:rPr>
        <w:tab/>
      </w:r>
      <w:r>
        <w:rPr>
          <w:b/>
          <w:sz w:val="20"/>
          <w:szCs w:val="20"/>
          <w:lang w:val="nl-BE"/>
        </w:rPr>
        <w:tab/>
        <w:t>Kg1</w:t>
      </w:r>
    </w:p>
    <w:p w14:paraId="48585AE8" w14:textId="77777777" w:rsidR="00250B9E" w:rsidRDefault="00250B9E" w:rsidP="00250B9E">
      <w:pPr>
        <w:pStyle w:val="01Title"/>
        <w:ind w:left="0"/>
        <w:jc w:val="both"/>
        <w:rPr>
          <w:b/>
          <w:sz w:val="20"/>
          <w:szCs w:val="20"/>
          <w:lang w:val="nl-BE"/>
        </w:rPr>
      </w:pPr>
      <w:r>
        <w:rPr>
          <w:b/>
          <w:sz w:val="20"/>
          <w:szCs w:val="20"/>
          <w:lang w:val="nl-BE"/>
        </w:rPr>
        <w:tab/>
        <w:t>5.Dh2+</w:t>
      </w:r>
    </w:p>
    <w:p w14:paraId="00A4518C" w14:textId="77777777" w:rsidR="00250B9E" w:rsidRDefault="00250B9E" w:rsidP="0038155E">
      <w:pPr>
        <w:pStyle w:val="01Title"/>
        <w:numPr>
          <w:ilvl w:val="0"/>
          <w:numId w:val="51"/>
        </w:numPr>
        <w:jc w:val="both"/>
        <w:rPr>
          <w:sz w:val="20"/>
          <w:szCs w:val="20"/>
          <w:lang w:val="nl-BE"/>
        </w:rPr>
      </w:pPr>
      <w:r>
        <w:rPr>
          <w:sz w:val="20"/>
          <w:szCs w:val="20"/>
          <w:lang w:val="nl-BE"/>
        </w:rPr>
        <w:t>5.Dd1+</w:t>
      </w:r>
      <w:r w:rsidR="009106BA">
        <w:rPr>
          <w:sz w:val="20"/>
          <w:szCs w:val="20"/>
          <w:lang w:val="nl-BE"/>
        </w:rPr>
        <w:t>?</w:t>
      </w:r>
      <w:r>
        <w:rPr>
          <w:sz w:val="20"/>
          <w:szCs w:val="20"/>
          <w:lang w:val="nl-BE"/>
        </w:rPr>
        <w:t xml:space="preserve"> of 5.De1+ Kg2 6.De2</w:t>
      </w:r>
    </w:p>
    <w:p w14:paraId="3AD9247A" w14:textId="77777777" w:rsidR="00250B9E" w:rsidRPr="00C94805" w:rsidRDefault="00250B9E" w:rsidP="0038155E">
      <w:pPr>
        <w:pStyle w:val="01Title"/>
        <w:numPr>
          <w:ilvl w:val="0"/>
          <w:numId w:val="51"/>
        </w:numPr>
        <w:jc w:val="both"/>
        <w:rPr>
          <w:sz w:val="20"/>
          <w:szCs w:val="20"/>
          <w:lang w:val="nl-BE"/>
        </w:rPr>
      </w:pPr>
      <w:r>
        <w:rPr>
          <w:sz w:val="20"/>
          <w:szCs w:val="20"/>
          <w:lang w:val="nl-BE"/>
        </w:rPr>
        <w:t>5.De3+</w:t>
      </w:r>
      <w:r w:rsidR="009106BA">
        <w:rPr>
          <w:sz w:val="20"/>
          <w:szCs w:val="20"/>
          <w:lang w:val="nl-BE"/>
        </w:rPr>
        <w:t>.?</w:t>
      </w:r>
      <w:r>
        <w:rPr>
          <w:sz w:val="20"/>
          <w:szCs w:val="20"/>
          <w:lang w:val="nl-BE"/>
        </w:rPr>
        <w:t xml:space="preserve"> Kf1 6.De1+ Kg2 7.De2</w:t>
      </w:r>
      <w:r w:rsidR="00C94805">
        <w:rPr>
          <w:sz w:val="20"/>
          <w:szCs w:val="20"/>
          <w:lang w:val="nl-BE"/>
        </w:rPr>
        <w:t xml:space="preserve"> </w:t>
      </w:r>
      <w:r w:rsidR="00E403F1">
        <w:rPr>
          <w:i/>
          <w:sz w:val="20"/>
          <w:szCs w:val="20"/>
          <w:lang w:val="nl-BE"/>
        </w:rPr>
        <w:t>(Z</w:t>
      </w:r>
      <w:r>
        <w:rPr>
          <w:i/>
          <w:sz w:val="20"/>
          <w:szCs w:val="20"/>
          <w:lang w:val="nl-BE"/>
        </w:rPr>
        <w:t xml:space="preserve">ie </w:t>
      </w:r>
      <w:r w:rsidR="00E80E10">
        <w:rPr>
          <w:i/>
          <w:sz w:val="20"/>
          <w:szCs w:val="20"/>
          <w:lang w:val="nl-BE"/>
        </w:rPr>
        <w:t xml:space="preserve">voor </w:t>
      </w:r>
      <w:r>
        <w:rPr>
          <w:i/>
          <w:sz w:val="20"/>
          <w:szCs w:val="20"/>
          <w:lang w:val="nl-BE"/>
        </w:rPr>
        <w:t>beide zet 4.)</w:t>
      </w:r>
    </w:p>
    <w:p w14:paraId="37593423" w14:textId="77777777" w:rsidR="00250B9E" w:rsidRDefault="00250B9E" w:rsidP="00250B9E">
      <w:pPr>
        <w:pStyle w:val="01Title"/>
        <w:ind w:left="0"/>
        <w:jc w:val="both"/>
        <w:rPr>
          <w:b/>
          <w:sz w:val="20"/>
          <w:szCs w:val="20"/>
          <w:lang w:val="nl-BE"/>
        </w:rPr>
      </w:pPr>
      <w:r>
        <w:rPr>
          <w:sz w:val="20"/>
          <w:szCs w:val="20"/>
          <w:lang w:val="nl-BE"/>
        </w:rPr>
        <w:tab/>
      </w:r>
      <w:r>
        <w:rPr>
          <w:b/>
          <w:sz w:val="20"/>
          <w:szCs w:val="20"/>
          <w:lang w:val="nl-BE"/>
        </w:rPr>
        <w:t>5…</w:t>
      </w:r>
      <w:r>
        <w:rPr>
          <w:b/>
          <w:sz w:val="20"/>
          <w:szCs w:val="20"/>
          <w:lang w:val="nl-BE"/>
        </w:rPr>
        <w:tab/>
      </w:r>
      <w:r>
        <w:rPr>
          <w:b/>
          <w:sz w:val="20"/>
          <w:szCs w:val="20"/>
          <w:lang w:val="nl-BE"/>
        </w:rPr>
        <w:tab/>
        <w:t>Kf1</w:t>
      </w:r>
    </w:p>
    <w:p w14:paraId="74320385" w14:textId="77777777" w:rsidR="00250B9E" w:rsidRDefault="00250B9E" w:rsidP="00250B9E">
      <w:pPr>
        <w:pStyle w:val="01Title"/>
        <w:ind w:left="0"/>
        <w:jc w:val="both"/>
        <w:rPr>
          <w:b/>
          <w:sz w:val="20"/>
          <w:szCs w:val="20"/>
          <w:lang w:val="nl-BE"/>
        </w:rPr>
      </w:pPr>
      <w:r>
        <w:rPr>
          <w:b/>
          <w:sz w:val="20"/>
          <w:szCs w:val="20"/>
          <w:lang w:val="nl-BE"/>
        </w:rPr>
        <w:tab/>
        <w:t>6.Dh1+</w:t>
      </w:r>
      <w:r>
        <w:rPr>
          <w:b/>
          <w:sz w:val="20"/>
          <w:szCs w:val="20"/>
          <w:lang w:val="nl-BE"/>
        </w:rPr>
        <w:tab/>
      </w:r>
      <w:r>
        <w:rPr>
          <w:b/>
          <w:sz w:val="20"/>
          <w:szCs w:val="20"/>
          <w:lang w:val="nl-BE"/>
        </w:rPr>
        <w:tab/>
        <w:t>Ke2</w:t>
      </w:r>
    </w:p>
    <w:p w14:paraId="3DBDF93B" w14:textId="77777777" w:rsidR="00250B9E" w:rsidRDefault="00250B9E" w:rsidP="00250B9E">
      <w:pPr>
        <w:pStyle w:val="01Title"/>
        <w:ind w:left="0"/>
        <w:jc w:val="both"/>
        <w:rPr>
          <w:b/>
          <w:sz w:val="20"/>
          <w:szCs w:val="20"/>
          <w:lang w:val="nl-BE"/>
        </w:rPr>
      </w:pPr>
      <w:r>
        <w:rPr>
          <w:b/>
          <w:sz w:val="20"/>
          <w:szCs w:val="20"/>
          <w:lang w:val="nl-BE"/>
        </w:rPr>
        <w:tab/>
        <w:t>7.De4+</w:t>
      </w:r>
      <w:r>
        <w:rPr>
          <w:b/>
          <w:sz w:val="20"/>
          <w:szCs w:val="20"/>
          <w:lang w:val="nl-BE"/>
        </w:rPr>
        <w:tab/>
      </w:r>
      <w:r>
        <w:rPr>
          <w:b/>
          <w:sz w:val="20"/>
          <w:szCs w:val="20"/>
          <w:lang w:val="nl-BE"/>
        </w:rPr>
        <w:tab/>
        <w:t>Kd1</w:t>
      </w:r>
    </w:p>
    <w:p w14:paraId="3C0F2646" w14:textId="77777777" w:rsidR="00250B9E" w:rsidRDefault="00250B9E" w:rsidP="00250B9E">
      <w:pPr>
        <w:pStyle w:val="01Title"/>
        <w:ind w:left="0"/>
        <w:jc w:val="both"/>
        <w:rPr>
          <w:b/>
          <w:sz w:val="20"/>
          <w:szCs w:val="20"/>
          <w:lang w:val="nl-BE"/>
        </w:rPr>
      </w:pPr>
      <w:r>
        <w:rPr>
          <w:b/>
          <w:sz w:val="20"/>
          <w:szCs w:val="20"/>
          <w:lang w:val="nl-BE"/>
        </w:rPr>
        <w:tab/>
        <w:t>8.Lf4</w:t>
      </w:r>
    </w:p>
    <w:p w14:paraId="2C3C1D1A" w14:textId="77777777" w:rsidR="00250B9E" w:rsidRPr="003F4C31" w:rsidRDefault="00250B9E" w:rsidP="00250B9E">
      <w:pPr>
        <w:pStyle w:val="01Title"/>
        <w:ind w:left="0"/>
        <w:jc w:val="both"/>
        <w:rPr>
          <w:i/>
          <w:sz w:val="20"/>
          <w:szCs w:val="20"/>
          <w:lang w:val="nl-BE"/>
        </w:rPr>
      </w:pPr>
      <w:r>
        <w:rPr>
          <w:sz w:val="20"/>
          <w:szCs w:val="20"/>
          <w:lang w:val="nl-BE"/>
        </w:rPr>
        <w:t>8.Db1+</w:t>
      </w:r>
      <w:r w:rsidR="009106BA">
        <w:rPr>
          <w:sz w:val="20"/>
          <w:szCs w:val="20"/>
          <w:lang w:val="nl-BE"/>
        </w:rPr>
        <w:t>?</w:t>
      </w:r>
      <w:r>
        <w:rPr>
          <w:sz w:val="20"/>
          <w:szCs w:val="20"/>
          <w:lang w:val="nl-BE"/>
        </w:rPr>
        <w:t xml:space="preserve"> Ke2 9.De4+ </w:t>
      </w:r>
      <w:r w:rsidR="00E403F1">
        <w:rPr>
          <w:i/>
          <w:sz w:val="20"/>
          <w:szCs w:val="20"/>
          <w:lang w:val="nl-BE"/>
        </w:rPr>
        <w:t>(Zi</w:t>
      </w:r>
      <w:r>
        <w:rPr>
          <w:i/>
          <w:sz w:val="20"/>
          <w:szCs w:val="20"/>
          <w:lang w:val="nl-BE"/>
        </w:rPr>
        <w:t>e zet 7.)</w:t>
      </w:r>
    </w:p>
    <w:p w14:paraId="193547D6" w14:textId="77777777" w:rsidR="00250B9E" w:rsidRDefault="00250B9E" w:rsidP="00250B9E">
      <w:pPr>
        <w:pStyle w:val="01Title"/>
        <w:ind w:left="0"/>
        <w:jc w:val="both"/>
        <w:rPr>
          <w:b/>
          <w:sz w:val="20"/>
          <w:szCs w:val="20"/>
          <w:lang w:val="nl-BE"/>
        </w:rPr>
      </w:pPr>
      <w:r>
        <w:rPr>
          <w:b/>
          <w:sz w:val="20"/>
          <w:szCs w:val="20"/>
          <w:lang w:val="nl-BE"/>
        </w:rPr>
        <w:tab/>
        <w:t>8…</w:t>
      </w:r>
      <w:r>
        <w:rPr>
          <w:b/>
          <w:sz w:val="20"/>
          <w:szCs w:val="20"/>
          <w:lang w:val="nl-BE"/>
        </w:rPr>
        <w:tab/>
      </w:r>
      <w:r>
        <w:rPr>
          <w:b/>
          <w:sz w:val="20"/>
          <w:szCs w:val="20"/>
          <w:lang w:val="nl-BE"/>
        </w:rPr>
        <w:tab/>
        <w:t>Dc8+</w:t>
      </w:r>
    </w:p>
    <w:p w14:paraId="2C11AAF8" w14:textId="77777777" w:rsidR="00250B9E" w:rsidRDefault="00250B9E" w:rsidP="00250B9E">
      <w:pPr>
        <w:pStyle w:val="01Title"/>
        <w:ind w:left="0"/>
        <w:jc w:val="both"/>
        <w:rPr>
          <w:b/>
          <w:sz w:val="20"/>
          <w:szCs w:val="20"/>
          <w:lang w:val="nl-BE"/>
        </w:rPr>
      </w:pPr>
      <w:r>
        <w:rPr>
          <w:b/>
          <w:sz w:val="20"/>
          <w:szCs w:val="20"/>
          <w:lang w:val="nl-BE"/>
        </w:rPr>
        <w:tab/>
        <w:t>9.Kg3</w:t>
      </w:r>
      <w:r>
        <w:rPr>
          <w:b/>
          <w:sz w:val="20"/>
          <w:szCs w:val="20"/>
          <w:lang w:val="nl-BE"/>
        </w:rPr>
        <w:tab/>
      </w:r>
      <w:r>
        <w:rPr>
          <w:b/>
          <w:sz w:val="20"/>
          <w:szCs w:val="20"/>
          <w:lang w:val="nl-BE"/>
        </w:rPr>
        <w:tab/>
        <w:t>Dc5</w:t>
      </w:r>
    </w:p>
    <w:p w14:paraId="3CD8B7D9" w14:textId="77777777" w:rsidR="00250B9E" w:rsidRDefault="00250B9E" w:rsidP="00250B9E">
      <w:pPr>
        <w:pStyle w:val="01Title"/>
        <w:ind w:left="0"/>
        <w:jc w:val="both"/>
        <w:rPr>
          <w:b/>
          <w:sz w:val="20"/>
          <w:szCs w:val="20"/>
          <w:lang w:val="nl-BE"/>
        </w:rPr>
      </w:pPr>
      <w:r>
        <w:rPr>
          <w:b/>
          <w:sz w:val="20"/>
          <w:szCs w:val="20"/>
          <w:lang w:val="nl-BE"/>
        </w:rPr>
        <w:t xml:space="preserve">        10.Db1+</w:t>
      </w:r>
    </w:p>
    <w:p w14:paraId="6111CBCF" w14:textId="77777777" w:rsidR="00250B9E" w:rsidRDefault="00250B9E" w:rsidP="0038155E">
      <w:pPr>
        <w:pStyle w:val="01Title"/>
        <w:numPr>
          <w:ilvl w:val="0"/>
          <w:numId w:val="52"/>
        </w:numPr>
        <w:jc w:val="both"/>
        <w:rPr>
          <w:i/>
          <w:sz w:val="20"/>
          <w:szCs w:val="20"/>
          <w:lang w:val="nl-BE"/>
        </w:rPr>
      </w:pPr>
      <w:r>
        <w:rPr>
          <w:sz w:val="20"/>
          <w:szCs w:val="20"/>
          <w:lang w:val="nl-BE"/>
        </w:rPr>
        <w:t>10.Dd3+</w:t>
      </w:r>
      <w:r w:rsidR="009106BA">
        <w:rPr>
          <w:sz w:val="20"/>
          <w:szCs w:val="20"/>
          <w:lang w:val="nl-BE"/>
        </w:rPr>
        <w:t>?</w:t>
      </w:r>
      <w:r>
        <w:rPr>
          <w:sz w:val="20"/>
          <w:szCs w:val="20"/>
          <w:lang w:val="nl-BE"/>
        </w:rPr>
        <w:t xml:space="preserve"> Ke111.Db1+</w:t>
      </w:r>
      <w:r w:rsidR="009106BA">
        <w:rPr>
          <w:i/>
          <w:sz w:val="20"/>
          <w:szCs w:val="20"/>
          <w:lang w:val="nl-BE"/>
        </w:rPr>
        <w:t>(</w:t>
      </w:r>
      <w:r>
        <w:rPr>
          <w:i/>
          <w:sz w:val="20"/>
          <w:szCs w:val="20"/>
          <w:lang w:val="nl-BE"/>
        </w:rPr>
        <w:t xml:space="preserve"> 10.) </w:t>
      </w:r>
    </w:p>
    <w:p w14:paraId="02C4A516" w14:textId="77777777" w:rsidR="00250B9E" w:rsidRPr="003F4C31" w:rsidRDefault="00250B9E" w:rsidP="0038155E">
      <w:pPr>
        <w:pStyle w:val="01Title"/>
        <w:numPr>
          <w:ilvl w:val="0"/>
          <w:numId w:val="52"/>
        </w:numPr>
        <w:jc w:val="both"/>
        <w:rPr>
          <w:i/>
          <w:sz w:val="20"/>
          <w:szCs w:val="20"/>
          <w:lang w:val="nl-BE"/>
        </w:rPr>
      </w:pPr>
      <w:r>
        <w:rPr>
          <w:sz w:val="20"/>
          <w:szCs w:val="20"/>
          <w:lang w:val="nl-BE"/>
        </w:rPr>
        <w:t>10.Da4+</w:t>
      </w:r>
      <w:r w:rsidR="009106BA">
        <w:rPr>
          <w:sz w:val="20"/>
          <w:szCs w:val="20"/>
          <w:lang w:val="nl-BE"/>
        </w:rPr>
        <w:t>?</w:t>
      </w:r>
      <w:r>
        <w:rPr>
          <w:sz w:val="20"/>
          <w:szCs w:val="20"/>
          <w:lang w:val="nl-BE"/>
        </w:rPr>
        <w:t xml:space="preserve"> Ke1 11.De4+ </w:t>
      </w:r>
      <w:r w:rsidR="009106BA">
        <w:rPr>
          <w:i/>
          <w:sz w:val="20"/>
          <w:szCs w:val="20"/>
          <w:lang w:val="nl-BE"/>
        </w:rPr>
        <w:t>(</w:t>
      </w:r>
      <w:r w:rsidR="00BC5652">
        <w:rPr>
          <w:i/>
          <w:sz w:val="20"/>
          <w:szCs w:val="20"/>
          <w:lang w:val="nl-BE"/>
        </w:rPr>
        <w:t xml:space="preserve"> 7.)</w:t>
      </w:r>
    </w:p>
    <w:p w14:paraId="4CFDEB26" w14:textId="77777777" w:rsidR="00250B9E" w:rsidRDefault="00250B9E" w:rsidP="00250B9E">
      <w:pPr>
        <w:pStyle w:val="01Title"/>
        <w:ind w:left="0"/>
        <w:jc w:val="both"/>
        <w:rPr>
          <w:b/>
          <w:sz w:val="20"/>
          <w:szCs w:val="20"/>
          <w:lang w:val="nl-BE"/>
        </w:rPr>
      </w:pPr>
      <w:r>
        <w:rPr>
          <w:b/>
          <w:sz w:val="20"/>
          <w:szCs w:val="20"/>
          <w:lang w:val="nl-BE"/>
        </w:rPr>
        <w:t xml:space="preserve">        10…</w:t>
      </w:r>
      <w:r>
        <w:rPr>
          <w:b/>
          <w:sz w:val="20"/>
          <w:szCs w:val="20"/>
          <w:lang w:val="nl-BE"/>
        </w:rPr>
        <w:tab/>
      </w:r>
      <w:r>
        <w:rPr>
          <w:b/>
          <w:sz w:val="20"/>
          <w:szCs w:val="20"/>
          <w:lang w:val="nl-BE"/>
        </w:rPr>
        <w:tab/>
        <w:t>Ke2</w:t>
      </w:r>
    </w:p>
    <w:p w14:paraId="4432E673" w14:textId="77777777" w:rsidR="00250B9E" w:rsidRDefault="00250B9E" w:rsidP="00250B9E">
      <w:pPr>
        <w:pStyle w:val="01Title"/>
        <w:ind w:left="0"/>
        <w:jc w:val="both"/>
        <w:rPr>
          <w:b/>
          <w:sz w:val="20"/>
          <w:szCs w:val="20"/>
          <w:lang w:val="nl-BE"/>
        </w:rPr>
      </w:pPr>
      <w:r>
        <w:rPr>
          <w:b/>
          <w:sz w:val="20"/>
          <w:szCs w:val="20"/>
          <w:lang w:val="nl-BE"/>
        </w:rPr>
        <w:t xml:space="preserve">        11.Dc2+</w:t>
      </w:r>
    </w:p>
    <w:p w14:paraId="6FBFABDB" w14:textId="77777777" w:rsidR="00250B9E" w:rsidRPr="0012693C" w:rsidRDefault="00250B9E" w:rsidP="00250B9E">
      <w:pPr>
        <w:pStyle w:val="01Title"/>
        <w:ind w:left="0"/>
        <w:jc w:val="both"/>
        <w:rPr>
          <w:i/>
          <w:sz w:val="20"/>
          <w:szCs w:val="20"/>
          <w:lang w:val="nl-BE"/>
        </w:rPr>
      </w:pPr>
      <w:r>
        <w:rPr>
          <w:sz w:val="20"/>
          <w:szCs w:val="20"/>
          <w:lang w:val="nl-BE"/>
        </w:rPr>
        <w:t>11.De4+</w:t>
      </w:r>
      <w:r w:rsidR="009106BA">
        <w:rPr>
          <w:sz w:val="20"/>
          <w:szCs w:val="20"/>
          <w:lang w:val="nl-BE"/>
        </w:rPr>
        <w:t>?</w:t>
      </w:r>
      <w:r>
        <w:rPr>
          <w:sz w:val="20"/>
          <w:szCs w:val="20"/>
          <w:lang w:val="nl-BE"/>
        </w:rPr>
        <w:t xml:space="preserve"> Kd1 12.Db1+ </w:t>
      </w:r>
      <w:r>
        <w:rPr>
          <w:i/>
          <w:sz w:val="20"/>
          <w:szCs w:val="20"/>
          <w:lang w:val="nl-BE"/>
        </w:rPr>
        <w:t>(</w:t>
      </w:r>
      <w:r w:rsidR="00E403F1">
        <w:rPr>
          <w:i/>
          <w:sz w:val="20"/>
          <w:szCs w:val="20"/>
          <w:lang w:val="nl-BE"/>
        </w:rPr>
        <w:t>Z</w:t>
      </w:r>
      <w:r>
        <w:rPr>
          <w:i/>
          <w:sz w:val="20"/>
          <w:szCs w:val="20"/>
          <w:lang w:val="nl-BE"/>
        </w:rPr>
        <w:t>ie 10.)</w:t>
      </w:r>
    </w:p>
    <w:p w14:paraId="2730E7D9" w14:textId="77777777" w:rsidR="00250B9E" w:rsidRDefault="00250B9E" w:rsidP="00250B9E">
      <w:pPr>
        <w:pStyle w:val="01Title"/>
        <w:ind w:left="0"/>
        <w:jc w:val="both"/>
        <w:rPr>
          <w:b/>
          <w:sz w:val="20"/>
          <w:szCs w:val="20"/>
          <w:lang w:val="nl-BE"/>
        </w:rPr>
      </w:pPr>
      <w:r>
        <w:rPr>
          <w:b/>
          <w:sz w:val="20"/>
          <w:szCs w:val="20"/>
          <w:lang w:val="nl-BE"/>
        </w:rPr>
        <w:t xml:space="preserve">        11…</w:t>
      </w:r>
      <w:r>
        <w:rPr>
          <w:b/>
          <w:sz w:val="20"/>
          <w:szCs w:val="20"/>
          <w:lang w:val="nl-BE"/>
        </w:rPr>
        <w:tab/>
      </w:r>
      <w:r>
        <w:rPr>
          <w:b/>
          <w:sz w:val="20"/>
          <w:szCs w:val="20"/>
          <w:lang w:val="nl-BE"/>
        </w:rPr>
        <w:tab/>
        <w:t>Ke1</w:t>
      </w:r>
    </w:p>
    <w:p w14:paraId="1A3B29E7" w14:textId="77777777" w:rsidR="00250B9E" w:rsidRDefault="00250B9E" w:rsidP="00250B9E">
      <w:pPr>
        <w:pStyle w:val="01Title"/>
        <w:ind w:left="0"/>
        <w:jc w:val="both"/>
        <w:rPr>
          <w:b/>
          <w:sz w:val="20"/>
          <w:szCs w:val="20"/>
          <w:lang w:val="nl-BE"/>
        </w:rPr>
      </w:pPr>
      <w:r>
        <w:rPr>
          <w:b/>
          <w:sz w:val="20"/>
          <w:szCs w:val="20"/>
          <w:lang w:val="nl-BE"/>
        </w:rPr>
        <w:t xml:space="preserve">        12.Ld2+</w:t>
      </w:r>
    </w:p>
    <w:p w14:paraId="6AC353FD" w14:textId="77777777" w:rsidR="00250B9E" w:rsidRPr="00250B9E" w:rsidRDefault="00250B9E" w:rsidP="0038155E">
      <w:pPr>
        <w:pStyle w:val="01Title"/>
        <w:numPr>
          <w:ilvl w:val="0"/>
          <w:numId w:val="53"/>
        </w:numPr>
        <w:jc w:val="both"/>
        <w:rPr>
          <w:i/>
          <w:sz w:val="20"/>
          <w:szCs w:val="20"/>
          <w:lang w:val="nl-BE"/>
        </w:rPr>
      </w:pPr>
      <w:r w:rsidRPr="00250B9E">
        <w:rPr>
          <w:sz w:val="20"/>
          <w:szCs w:val="20"/>
          <w:lang w:val="nl-BE"/>
        </w:rPr>
        <w:t>12.Dc1+</w:t>
      </w:r>
      <w:r w:rsidR="009106BA">
        <w:rPr>
          <w:sz w:val="20"/>
          <w:szCs w:val="20"/>
          <w:lang w:val="nl-BE"/>
        </w:rPr>
        <w:t>?</w:t>
      </w:r>
      <w:r w:rsidRPr="00250B9E">
        <w:rPr>
          <w:sz w:val="20"/>
          <w:szCs w:val="20"/>
          <w:lang w:val="nl-BE"/>
        </w:rPr>
        <w:t xml:space="preserve"> of 12.Db1+ </w:t>
      </w:r>
      <w:r w:rsidR="00E403F1">
        <w:rPr>
          <w:i/>
          <w:sz w:val="20"/>
          <w:szCs w:val="20"/>
          <w:lang w:val="nl-BE"/>
        </w:rPr>
        <w:t>(Zi</w:t>
      </w:r>
      <w:r w:rsidRPr="00250B9E">
        <w:rPr>
          <w:i/>
          <w:sz w:val="20"/>
          <w:szCs w:val="20"/>
          <w:lang w:val="nl-BE"/>
        </w:rPr>
        <w:t>e</w:t>
      </w:r>
      <w:r w:rsidR="00C94805">
        <w:rPr>
          <w:i/>
          <w:sz w:val="20"/>
          <w:szCs w:val="20"/>
          <w:lang w:val="nl-BE"/>
        </w:rPr>
        <w:t xml:space="preserve"> </w:t>
      </w:r>
      <w:r w:rsidRPr="00250B9E">
        <w:rPr>
          <w:i/>
          <w:sz w:val="20"/>
          <w:szCs w:val="20"/>
          <w:lang w:val="nl-BE"/>
        </w:rPr>
        <w:t>10.)</w:t>
      </w:r>
    </w:p>
    <w:p w14:paraId="6279FF47" w14:textId="77777777" w:rsidR="00250B9E" w:rsidRPr="009C399C" w:rsidRDefault="00250B9E" w:rsidP="0038155E">
      <w:pPr>
        <w:pStyle w:val="01Title"/>
        <w:numPr>
          <w:ilvl w:val="0"/>
          <w:numId w:val="53"/>
        </w:numPr>
        <w:jc w:val="both"/>
        <w:rPr>
          <w:i/>
          <w:sz w:val="20"/>
          <w:szCs w:val="20"/>
          <w:lang w:val="nl-BE"/>
        </w:rPr>
      </w:pPr>
      <w:r>
        <w:rPr>
          <w:sz w:val="20"/>
          <w:szCs w:val="20"/>
          <w:lang w:val="nl-BE"/>
        </w:rPr>
        <w:t>12.De4+</w:t>
      </w:r>
      <w:r w:rsidR="009106BA">
        <w:rPr>
          <w:sz w:val="20"/>
          <w:szCs w:val="20"/>
          <w:lang w:val="nl-BE"/>
        </w:rPr>
        <w:t>?</w:t>
      </w:r>
      <w:r>
        <w:rPr>
          <w:sz w:val="20"/>
          <w:szCs w:val="20"/>
          <w:lang w:val="nl-BE"/>
        </w:rPr>
        <w:t xml:space="preserve"> Kd1 13.Db1+</w:t>
      </w:r>
      <w:r w:rsidR="00BC5652">
        <w:rPr>
          <w:sz w:val="20"/>
          <w:szCs w:val="20"/>
          <w:lang w:val="nl-BE"/>
        </w:rPr>
        <w:t xml:space="preserve"> </w:t>
      </w:r>
      <w:r w:rsidR="009106BA">
        <w:rPr>
          <w:sz w:val="20"/>
          <w:szCs w:val="20"/>
          <w:lang w:val="nl-BE"/>
        </w:rPr>
        <w:t>(</w:t>
      </w:r>
      <w:r w:rsidR="00BC5652">
        <w:rPr>
          <w:i/>
          <w:sz w:val="20"/>
          <w:szCs w:val="20"/>
          <w:lang w:val="nl-BE"/>
        </w:rPr>
        <w:t xml:space="preserve"> 10.)</w:t>
      </w:r>
    </w:p>
    <w:p w14:paraId="7D4335FC" w14:textId="77777777" w:rsidR="00250B9E" w:rsidRDefault="00250B9E" w:rsidP="00250B9E">
      <w:pPr>
        <w:pStyle w:val="01Title"/>
        <w:ind w:left="0"/>
        <w:jc w:val="both"/>
        <w:rPr>
          <w:b/>
          <w:sz w:val="20"/>
          <w:szCs w:val="20"/>
          <w:lang w:val="nl-BE"/>
        </w:rPr>
      </w:pPr>
      <w:r>
        <w:rPr>
          <w:b/>
          <w:sz w:val="20"/>
          <w:szCs w:val="20"/>
          <w:lang w:val="nl-BE"/>
        </w:rPr>
        <w:t xml:space="preserve">        12…</w:t>
      </w:r>
      <w:r>
        <w:rPr>
          <w:b/>
          <w:sz w:val="20"/>
          <w:szCs w:val="20"/>
          <w:lang w:val="nl-BE"/>
        </w:rPr>
        <w:tab/>
      </w:r>
      <w:r>
        <w:rPr>
          <w:b/>
          <w:sz w:val="20"/>
          <w:szCs w:val="20"/>
          <w:lang w:val="nl-BE"/>
        </w:rPr>
        <w:tab/>
        <w:t>cxd2</w:t>
      </w:r>
    </w:p>
    <w:p w14:paraId="167AF3AB" w14:textId="77777777" w:rsidR="00250B9E" w:rsidRDefault="00250B9E" w:rsidP="00250B9E">
      <w:pPr>
        <w:pStyle w:val="01Title"/>
        <w:ind w:left="0"/>
        <w:jc w:val="both"/>
        <w:rPr>
          <w:b/>
          <w:sz w:val="20"/>
          <w:szCs w:val="20"/>
          <w:lang w:val="nl-BE"/>
        </w:rPr>
      </w:pPr>
      <w:r>
        <w:rPr>
          <w:b/>
          <w:sz w:val="20"/>
          <w:szCs w:val="20"/>
          <w:lang w:val="nl-BE"/>
        </w:rPr>
        <w:lastRenderedPageBreak/>
        <w:t xml:space="preserve">        13.Dxc5   </w:t>
      </w:r>
      <w:r>
        <w:rPr>
          <w:b/>
          <w:sz w:val="20"/>
          <w:szCs w:val="20"/>
          <w:lang w:val="nl-BE"/>
        </w:rPr>
        <w:tab/>
      </w:r>
      <w:r>
        <w:rPr>
          <w:b/>
          <w:sz w:val="20"/>
          <w:szCs w:val="20"/>
          <w:lang w:val="nl-BE"/>
        </w:rPr>
        <w:tab/>
        <w:t>d1D</w:t>
      </w:r>
    </w:p>
    <w:p w14:paraId="05E2A8FD" w14:textId="77777777" w:rsidR="00250B9E" w:rsidRDefault="00250B9E" w:rsidP="00250B9E">
      <w:pPr>
        <w:pStyle w:val="01Title"/>
        <w:ind w:left="0"/>
        <w:jc w:val="both"/>
        <w:rPr>
          <w:b/>
          <w:sz w:val="20"/>
          <w:szCs w:val="20"/>
          <w:lang w:val="nl-BE"/>
        </w:rPr>
      </w:pPr>
      <w:r>
        <w:rPr>
          <w:b/>
          <w:sz w:val="20"/>
          <w:szCs w:val="20"/>
          <w:lang w:val="nl-BE"/>
        </w:rPr>
        <w:t xml:space="preserve">        14.Df2+</w:t>
      </w:r>
      <w:r>
        <w:rPr>
          <w:b/>
          <w:sz w:val="20"/>
          <w:szCs w:val="20"/>
          <w:lang w:val="nl-BE"/>
        </w:rPr>
        <w:tab/>
      </w:r>
      <w:r>
        <w:rPr>
          <w:b/>
          <w:sz w:val="20"/>
          <w:szCs w:val="20"/>
          <w:lang w:val="nl-BE"/>
        </w:rPr>
        <w:tab/>
      </w:r>
    </w:p>
    <w:p w14:paraId="6379986C" w14:textId="77777777" w:rsidR="00250B9E" w:rsidRDefault="00250B9E" w:rsidP="00250B9E">
      <w:pPr>
        <w:pStyle w:val="01Title"/>
        <w:ind w:left="0"/>
        <w:jc w:val="both"/>
        <w:rPr>
          <w:sz w:val="20"/>
          <w:szCs w:val="20"/>
          <w:lang w:val="nl-BE"/>
        </w:rPr>
      </w:pPr>
      <w:r>
        <w:rPr>
          <w:sz w:val="20"/>
          <w:szCs w:val="20"/>
          <w:lang w:val="nl-BE"/>
        </w:rPr>
        <w:t>Met een onverwacht mooi mat.</w:t>
      </w:r>
    </w:p>
    <w:p w14:paraId="4AD94F02" w14:textId="77777777" w:rsidR="007608C7" w:rsidRDefault="00250B9E" w:rsidP="00B25C91">
      <w:pPr>
        <w:pStyle w:val="01Title"/>
        <w:ind w:left="0"/>
        <w:jc w:val="center"/>
        <w:rPr>
          <w:b/>
          <w:sz w:val="20"/>
          <w:szCs w:val="20"/>
          <w:lang w:val="nl-BE"/>
        </w:rPr>
      </w:pPr>
      <w:r>
        <w:rPr>
          <w:b/>
          <w:sz w:val="20"/>
          <w:szCs w:val="20"/>
          <w:lang w:val="nl-BE"/>
        </w:rPr>
        <w:br w:type="page"/>
      </w:r>
      <w:r w:rsidR="0012693C">
        <w:rPr>
          <w:b/>
          <w:sz w:val="20"/>
          <w:szCs w:val="20"/>
          <w:lang w:val="nl-BE"/>
        </w:rPr>
        <w:lastRenderedPageBreak/>
        <w:t>-</w:t>
      </w:r>
      <w:r w:rsidR="00D26461">
        <w:rPr>
          <w:b/>
          <w:sz w:val="20"/>
          <w:szCs w:val="20"/>
          <w:lang w:val="nl-BE"/>
        </w:rPr>
        <w:t xml:space="preserve"> </w:t>
      </w:r>
      <w:r w:rsidR="00575E32">
        <w:rPr>
          <w:b/>
          <w:sz w:val="20"/>
          <w:szCs w:val="20"/>
          <w:lang w:val="nl-BE"/>
        </w:rPr>
        <w:t>140</w:t>
      </w:r>
      <w:r w:rsidR="00D31D5E">
        <w:rPr>
          <w:b/>
          <w:sz w:val="20"/>
          <w:szCs w:val="20"/>
          <w:lang w:val="nl-BE"/>
        </w:rPr>
        <w:t xml:space="preserve"> -</w:t>
      </w:r>
    </w:p>
    <w:p w14:paraId="0DB8EF86" w14:textId="77777777" w:rsidR="0012693C" w:rsidRDefault="0012693C" w:rsidP="0012693C">
      <w:pPr>
        <w:pStyle w:val="01Title"/>
        <w:ind w:left="0"/>
        <w:jc w:val="center"/>
        <w:rPr>
          <w:sz w:val="20"/>
          <w:szCs w:val="20"/>
          <w:lang w:val="nl-BE"/>
        </w:rPr>
      </w:pPr>
    </w:p>
    <w:p w14:paraId="0AC99B75" w14:textId="77777777" w:rsidR="007608C7" w:rsidRPr="003B0A65" w:rsidRDefault="003B0A65" w:rsidP="003B0A65">
      <w:pPr>
        <w:pStyle w:val="01Title"/>
        <w:ind w:left="0"/>
        <w:jc w:val="center"/>
        <w:rPr>
          <w:sz w:val="20"/>
          <w:szCs w:val="20"/>
          <w:lang w:val="nl-BE"/>
        </w:rPr>
      </w:pPr>
      <w:r>
        <w:rPr>
          <w:i/>
          <w:sz w:val="20"/>
          <w:szCs w:val="20"/>
          <w:lang w:val="nl-BE"/>
        </w:rPr>
        <w:t>Origin</w:t>
      </w:r>
      <w:r w:rsidR="0026418B">
        <w:rPr>
          <w:i/>
          <w:sz w:val="20"/>
          <w:szCs w:val="20"/>
          <w:lang w:val="nl-BE"/>
        </w:rPr>
        <w:t>e</w:t>
      </w:r>
      <w:r>
        <w:rPr>
          <w:i/>
          <w:sz w:val="20"/>
          <w:szCs w:val="20"/>
          <w:lang w:val="nl-BE"/>
        </w:rPr>
        <w:t xml:space="preserve">el, </w:t>
      </w:r>
      <w:r>
        <w:rPr>
          <w:sz w:val="20"/>
          <w:szCs w:val="20"/>
          <w:lang w:val="nl-BE"/>
        </w:rPr>
        <w:t>2011</w:t>
      </w:r>
    </w:p>
    <w:p w14:paraId="735D9EAF" w14:textId="77777777" w:rsidR="007608C7" w:rsidRDefault="007608C7" w:rsidP="00C7548D">
      <w:pPr>
        <w:pStyle w:val="01Title"/>
        <w:ind w:left="0"/>
        <w:jc w:val="both"/>
        <w:rPr>
          <w:sz w:val="20"/>
          <w:szCs w:val="20"/>
          <w:lang w:val="nl-BE"/>
        </w:rPr>
      </w:pPr>
    </w:p>
    <w:p w14:paraId="699D8ED7" w14:textId="77777777" w:rsidR="007608C7" w:rsidRDefault="00DA6242" w:rsidP="00C7548D">
      <w:pPr>
        <w:pStyle w:val="01Title"/>
        <w:ind w:left="0"/>
        <w:jc w:val="both"/>
        <w:rPr>
          <w:sz w:val="20"/>
          <w:szCs w:val="20"/>
          <w:lang w:val="nl-BE"/>
        </w:rPr>
      </w:pPr>
      <w:r>
        <w:object w:dxaOrig="4700" w:dyaOrig="4704" w14:anchorId="25CFA66E">
          <v:shape id="_x0000_i1157" type="#_x0000_t75" style="width:154.5pt;height:153.4pt" o:ole="">
            <v:imagedata r:id="rId284" o:title=""/>
          </v:shape>
          <o:OLEObject Type="Embed" ProgID="CorelDRAW.Graphic.12" ShapeID="_x0000_i1157" DrawAspect="Content" ObjectID="_1587467550" r:id="rId285"/>
        </w:object>
      </w:r>
    </w:p>
    <w:p w14:paraId="5C7DC444" w14:textId="77777777" w:rsidR="007608C7" w:rsidRDefault="007608C7" w:rsidP="00C7548D">
      <w:pPr>
        <w:pStyle w:val="01Title"/>
        <w:ind w:left="0"/>
        <w:jc w:val="both"/>
        <w:rPr>
          <w:sz w:val="20"/>
          <w:szCs w:val="20"/>
          <w:lang w:val="nl-BE"/>
        </w:rPr>
      </w:pPr>
    </w:p>
    <w:p w14:paraId="5FDF4FB3" w14:textId="77777777" w:rsidR="007608C7" w:rsidRPr="00450948" w:rsidRDefault="005343AC" w:rsidP="00C7548D">
      <w:pPr>
        <w:pStyle w:val="01Title"/>
        <w:ind w:left="0"/>
        <w:jc w:val="both"/>
        <w:rPr>
          <w:sz w:val="20"/>
          <w:szCs w:val="20"/>
          <w:lang w:val="nl-BE"/>
        </w:rPr>
      </w:pPr>
      <w:r>
        <w:rPr>
          <w:b/>
          <w:sz w:val="24"/>
          <w:szCs w:val="24"/>
          <w:lang w:val="nl-BE"/>
        </w:rPr>
        <w:t xml:space="preserve">+                      </w:t>
      </w:r>
      <w:r w:rsidR="00230CD8">
        <w:rPr>
          <w:b/>
          <w:sz w:val="24"/>
          <w:szCs w:val="24"/>
          <w:lang w:val="nl-BE"/>
        </w:rPr>
        <w:t xml:space="preserve">  </w:t>
      </w:r>
      <w:r w:rsidR="00450948">
        <w:rPr>
          <w:b/>
          <w:sz w:val="24"/>
          <w:szCs w:val="24"/>
          <w:lang w:val="nl-BE"/>
        </w:rPr>
        <w:t xml:space="preserve"> </w:t>
      </w:r>
      <w:r w:rsidR="00450948">
        <w:rPr>
          <w:sz w:val="20"/>
          <w:szCs w:val="20"/>
          <w:lang w:val="nl-BE"/>
        </w:rPr>
        <w:t>3010.11 b3b1</w:t>
      </w:r>
    </w:p>
    <w:p w14:paraId="15016E8E" w14:textId="77777777" w:rsidR="007608C7" w:rsidRDefault="007608C7" w:rsidP="00C7548D">
      <w:pPr>
        <w:pStyle w:val="01Title"/>
        <w:ind w:left="0"/>
        <w:jc w:val="both"/>
        <w:rPr>
          <w:sz w:val="20"/>
          <w:szCs w:val="20"/>
          <w:lang w:val="nl-BE"/>
        </w:rPr>
      </w:pPr>
    </w:p>
    <w:p w14:paraId="72FAFFF8" w14:textId="77777777" w:rsidR="007608C7" w:rsidRDefault="00450948" w:rsidP="00C7548D">
      <w:pPr>
        <w:pStyle w:val="01Title"/>
        <w:ind w:left="0"/>
        <w:jc w:val="both"/>
        <w:rPr>
          <w:b/>
          <w:sz w:val="20"/>
          <w:szCs w:val="20"/>
          <w:lang w:val="nl-BE"/>
        </w:rPr>
      </w:pPr>
      <w:r>
        <w:rPr>
          <w:b/>
          <w:sz w:val="20"/>
          <w:szCs w:val="20"/>
          <w:lang w:val="nl-BE"/>
        </w:rPr>
        <w:tab/>
        <w:t>1.b8D</w:t>
      </w:r>
      <w:r>
        <w:rPr>
          <w:b/>
          <w:sz w:val="20"/>
          <w:szCs w:val="20"/>
          <w:lang w:val="nl-BE"/>
        </w:rPr>
        <w:tab/>
      </w:r>
      <w:r>
        <w:rPr>
          <w:b/>
          <w:sz w:val="20"/>
          <w:szCs w:val="20"/>
          <w:lang w:val="nl-BE"/>
        </w:rPr>
        <w:tab/>
        <w:t>Kc1</w:t>
      </w:r>
    </w:p>
    <w:p w14:paraId="223ACAC0" w14:textId="77777777" w:rsidR="00450948" w:rsidRDefault="00450948" w:rsidP="00C7548D">
      <w:pPr>
        <w:pStyle w:val="01Title"/>
        <w:ind w:left="0"/>
        <w:jc w:val="both"/>
        <w:rPr>
          <w:b/>
          <w:sz w:val="20"/>
          <w:szCs w:val="20"/>
          <w:lang w:val="nl-BE"/>
        </w:rPr>
      </w:pPr>
      <w:r>
        <w:rPr>
          <w:b/>
          <w:sz w:val="20"/>
          <w:szCs w:val="20"/>
          <w:lang w:val="nl-BE"/>
        </w:rPr>
        <w:tab/>
        <w:t>2.Dc8+</w:t>
      </w:r>
      <w:r>
        <w:rPr>
          <w:b/>
          <w:sz w:val="20"/>
          <w:szCs w:val="20"/>
          <w:lang w:val="nl-BE"/>
        </w:rPr>
        <w:tab/>
      </w:r>
      <w:r>
        <w:rPr>
          <w:b/>
          <w:sz w:val="20"/>
          <w:szCs w:val="20"/>
          <w:lang w:val="nl-BE"/>
        </w:rPr>
        <w:tab/>
        <w:t>Kd2</w:t>
      </w:r>
    </w:p>
    <w:p w14:paraId="4480F2C1" w14:textId="77777777" w:rsidR="00450948" w:rsidRDefault="00450948" w:rsidP="00C7548D">
      <w:pPr>
        <w:pStyle w:val="01Title"/>
        <w:ind w:left="0"/>
        <w:jc w:val="both"/>
        <w:rPr>
          <w:b/>
          <w:sz w:val="20"/>
          <w:szCs w:val="20"/>
          <w:lang w:val="nl-BE"/>
        </w:rPr>
      </w:pPr>
      <w:r>
        <w:rPr>
          <w:b/>
          <w:sz w:val="20"/>
          <w:szCs w:val="20"/>
          <w:lang w:val="nl-BE"/>
        </w:rPr>
        <w:tab/>
        <w:t>3.Lf4+</w:t>
      </w:r>
      <w:r>
        <w:rPr>
          <w:b/>
          <w:sz w:val="20"/>
          <w:szCs w:val="20"/>
          <w:lang w:val="nl-BE"/>
        </w:rPr>
        <w:tab/>
      </w:r>
      <w:r>
        <w:rPr>
          <w:b/>
          <w:sz w:val="20"/>
          <w:szCs w:val="20"/>
          <w:lang w:val="nl-BE"/>
        </w:rPr>
        <w:tab/>
        <w:t>Ke2</w:t>
      </w:r>
    </w:p>
    <w:p w14:paraId="21EDA923" w14:textId="77777777" w:rsidR="00450948" w:rsidRDefault="00450948" w:rsidP="00C7548D">
      <w:pPr>
        <w:pStyle w:val="01Title"/>
        <w:ind w:left="0"/>
        <w:jc w:val="both"/>
        <w:rPr>
          <w:b/>
          <w:sz w:val="20"/>
          <w:szCs w:val="20"/>
          <w:lang w:val="nl-BE"/>
        </w:rPr>
      </w:pPr>
      <w:r>
        <w:rPr>
          <w:b/>
          <w:sz w:val="20"/>
          <w:szCs w:val="20"/>
          <w:lang w:val="nl-BE"/>
        </w:rPr>
        <w:tab/>
        <w:t>4.Dg4+</w:t>
      </w:r>
      <w:r>
        <w:rPr>
          <w:b/>
          <w:sz w:val="20"/>
          <w:szCs w:val="20"/>
          <w:lang w:val="nl-BE"/>
        </w:rPr>
        <w:tab/>
      </w:r>
      <w:r>
        <w:rPr>
          <w:b/>
          <w:sz w:val="20"/>
          <w:szCs w:val="20"/>
          <w:lang w:val="nl-BE"/>
        </w:rPr>
        <w:tab/>
        <w:t>Kf1</w:t>
      </w:r>
    </w:p>
    <w:p w14:paraId="357E6115" w14:textId="77777777" w:rsidR="00450948" w:rsidRDefault="00450948" w:rsidP="00C7548D">
      <w:pPr>
        <w:pStyle w:val="01Title"/>
        <w:ind w:left="0"/>
        <w:jc w:val="both"/>
        <w:rPr>
          <w:b/>
          <w:sz w:val="20"/>
          <w:szCs w:val="20"/>
          <w:lang w:val="nl-BE"/>
        </w:rPr>
      </w:pPr>
      <w:r>
        <w:rPr>
          <w:b/>
          <w:sz w:val="20"/>
          <w:szCs w:val="20"/>
          <w:lang w:val="nl-BE"/>
        </w:rPr>
        <w:tab/>
        <w:t>5.Dh3+</w:t>
      </w:r>
      <w:r>
        <w:rPr>
          <w:b/>
          <w:sz w:val="20"/>
          <w:szCs w:val="20"/>
          <w:lang w:val="nl-BE"/>
        </w:rPr>
        <w:tab/>
      </w:r>
      <w:r>
        <w:rPr>
          <w:b/>
          <w:sz w:val="20"/>
          <w:szCs w:val="20"/>
          <w:lang w:val="nl-BE"/>
        </w:rPr>
        <w:tab/>
        <w:t>Ke1</w:t>
      </w:r>
    </w:p>
    <w:p w14:paraId="4C5F3367" w14:textId="77777777" w:rsidR="00450948" w:rsidRDefault="00450948" w:rsidP="00C7548D">
      <w:pPr>
        <w:pStyle w:val="01Title"/>
        <w:ind w:left="0"/>
        <w:jc w:val="both"/>
        <w:rPr>
          <w:b/>
          <w:sz w:val="20"/>
          <w:szCs w:val="20"/>
          <w:lang w:val="nl-BE"/>
        </w:rPr>
      </w:pPr>
      <w:r>
        <w:rPr>
          <w:b/>
          <w:sz w:val="20"/>
          <w:szCs w:val="20"/>
          <w:lang w:val="nl-BE"/>
        </w:rPr>
        <w:tab/>
        <w:t>6.Lg3+</w:t>
      </w:r>
      <w:r>
        <w:rPr>
          <w:b/>
          <w:sz w:val="20"/>
          <w:szCs w:val="20"/>
          <w:lang w:val="nl-BE"/>
        </w:rPr>
        <w:tab/>
      </w:r>
      <w:r>
        <w:rPr>
          <w:b/>
          <w:sz w:val="20"/>
          <w:szCs w:val="20"/>
          <w:lang w:val="nl-BE"/>
        </w:rPr>
        <w:tab/>
      </w:r>
    </w:p>
    <w:p w14:paraId="7B43C8E9" w14:textId="77777777" w:rsidR="00450948" w:rsidRPr="00450948" w:rsidRDefault="00450948" w:rsidP="00C7548D">
      <w:pPr>
        <w:pStyle w:val="01Title"/>
        <w:ind w:left="0"/>
        <w:jc w:val="both"/>
        <w:rPr>
          <w:i/>
          <w:sz w:val="20"/>
          <w:szCs w:val="20"/>
          <w:lang w:val="nl-BE"/>
        </w:rPr>
      </w:pPr>
      <w:r>
        <w:rPr>
          <w:sz w:val="20"/>
          <w:szCs w:val="20"/>
          <w:lang w:val="nl-BE"/>
        </w:rPr>
        <w:t>6.Dh1+</w:t>
      </w:r>
      <w:r w:rsidR="00AC5318">
        <w:rPr>
          <w:sz w:val="20"/>
          <w:szCs w:val="20"/>
          <w:lang w:val="nl-BE"/>
        </w:rPr>
        <w:t>?</w:t>
      </w:r>
      <w:r>
        <w:rPr>
          <w:sz w:val="20"/>
          <w:szCs w:val="20"/>
          <w:lang w:val="nl-BE"/>
        </w:rPr>
        <w:t xml:space="preserve"> Kf2 7.Dh2+ Kf1 8.Dh3+ </w:t>
      </w:r>
      <w:r w:rsidR="00C748E3">
        <w:rPr>
          <w:i/>
          <w:sz w:val="20"/>
          <w:szCs w:val="20"/>
          <w:lang w:val="nl-BE"/>
        </w:rPr>
        <w:t>(Z</w:t>
      </w:r>
      <w:r>
        <w:rPr>
          <w:i/>
          <w:sz w:val="20"/>
          <w:szCs w:val="20"/>
          <w:lang w:val="nl-BE"/>
        </w:rPr>
        <w:t>ie zet 5.)</w:t>
      </w:r>
    </w:p>
    <w:p w14:paraId="727F9252" w14:textId="77777777" w:rsidR="00450948" w:rsidRDefault="00450948" w:rsidP="00C7548D">
      <w:pPr>
        <w:pStyle w:val="01Title"/>
        <w:ind w:left="0"/>
        <w:jc w:val="both"/>
        <w:rPr>
          <w:b/>
          <w:sz w:val="20"/>
          <w:szCs w:val="20"/>
          <w:lang w:val="nl-BE"/>
        </w:rPr>
      </w:pPr>
      <w:r>
        <w:rPr>
          <w:b/>
          <w:sz w:val="20"/>
          <w:szCs w:val="20"/>
          <w:lang w:val="nl-BE"/>
        </w:rPr>
        <w:tab/>
        <w:t>6…</w:t>
      </w:r>
      <w:r>
        <w:rPr>
          <w:b/>
          <w:sz w:val="20"/>
          <w:szCs w:val="20"/>
          <w:lang w:val="nl-BE"/>
        </w:rPr>
        <w:tab/>
      </w:r>
      <w:r>
        <w:rPr>
          <w:b/>
          <w:sz w:val="20"/>
          <w:szCs w:val="20"/>
          <w:lang w:val="nl-BE"/>
        </w:rPr>
        <w:tab/>
        <w:t>Kd2</w:t>
      </w:r>
    </w:p>
    <w:p w14:paraId="231D4169" w14:textId="77777777" w:rsidR="00450948" w:rsidRDefault="00450948" w:rsidP="00C7548D">
      <w:pPr>
        <w:pStyle w:val="01Title"/>
        <w:ind w:left="0"/>
        <w:jc w:val="both"/>
        <w:rPr>
          <w:b/>
          <w:sz w:val="20"/>
          <w:szCs w:val="20"/>
          <w:lang w:val="nl-BE"/>
        </w:rPr>
      </w:pPr>
      <w:r>
        <w:rPr>
          <w:b/>
          <w:sz w:val="20"/>
          <w:szCs w:val="20"/>
          <w:lang w:val="nl-BE"/>
        </w:rPr>
        <w:tab/>
        <w:t>7.Dg2+</w:t>
      </w:r>
      <w:r>
        <w:rPr>
          <w:b/>
          <w:sz w:val="20"/>
          <w:szCs w:val="20"/>
          <w:lang w:val="nl-BE"/>
        </w:rPr>
        <w:tab/>
      </w:r>
      <w:r>
        <w:rPr>
          <w:b/>
          <w:sz w:val="20"/>
          <w:szCs w:val="20"/>
          <w:lang w:val="nl-BE"/>
        </w:rPr>
        <w:tab/>
        <w:t>Ke3</w:t>
      </w:r>
    </w:p>
    <w:p w14:paraId="34632918" w14:textId="77777777" w:rsidR="00450948" w:rsidRDefault="00450948" w:rsidP="00C7548D">
      <w:pPr>
        <w:pStyle w:val="01Title"/>
        <w:ind w:left="0"/>
        <w:jc w:val="both"/>
        <w:rPr>
          <w:b/>
          <w:sz w:val="20"/>
          <w:szCs w:val="20"/>
          <w:lang w:val="nl-BE"/>
        </w:rPr>
      </w:pPr>
      <w:r>
        <w:rPr>
          <w:b/>
          <w:sz w:val="20"/>
          <w:szCs w:val="20"/>
          <w:lang w:val="nl-BE"/>
        </w:rPr>
        <w:tab/>
        <w:t>8.Df2+</w:t>
      </w:r>
      <w:r>
        <w:rPr>
          <w:b/>
          <w:sz w:val="20"/>
          <w:szCs w:val="20"/>
          <w:lang w:val="nl-BE"/>
        </w:rPr>
        <w:tab/>
      </w:r>
      <w:r>
        <w:rPr>
          <w:b/>
          <w:sz w:val="20"/>
          <w:szCs w:val="20"/>
          <w:lang w:val="nl-BE"/>
        </w:rPr>
        <w:tab/>
        <w:t>Kd3</w:t>
      </w:r>
    </w:p>
    <w:p w14:paraId="5B2C504A" w14:textId="77777777" w:rsidR="00450948" w:rsidRDefault="00450948" w:rsidP="00C7548D">
      <w:pPr>
        <w:pStyle w:val="01Title"/>
        <w:ind w:left="0"/>
        <w:jc w:val="both"/>
        <w:rPr>
          <w:b/>
          <w:sz w:val="20"/>
          <w:szCs w:val="20"/>
          <w:lang w:val="nl-BE"/>
        </w:rPr>
      </w:pPr>
      <w:r>
        <w:rPr>
          <w:b/>
          <w:sz w:val="20"/>
          <w:szCs w:val="20"/>
          <w:lang w:val="nl-BE"/>
        </w:rPr>
        <w:tab/>
        <w:t>9.Dc2+</w:t>
      </w:r>
      <w:r>
        <w:rPr>
          <w:b/>
          <w:sz w:val="20"/>
          <w:szCs w:val="20"/>
          <w:lang w:val="nl-BE"/>
        </w:rPr>
        <w:tab/>
      </w:r>
      <w:r>
        <w:rPr>
          <w:b/>
          <w:sz w:val="20"/>
          <w:szCs w:val="20"/>
          <w:lang w:val="nl-BE"/>
        </w:rPr>
        <w:tab/>
        <w:t>Ke3</w:t>
      </w:r>
    </w:p>
    <w:p w14:paraId="4E11072A" w14:textId="77777777" w:rsidR="00450948" w:rsidRDefault="00450948" w:rsidP="00C7548D">
      <w:pPr>
        <w:pStyle w:val="01Title"/>
        <w:ind w:left="0"/>
        <w:jc w:val="both"/>
        <w:rPr>
          <w:b/>
          <w:sz w:val="20"/>
          <w:szCs w:val="20"/>
          <w:lang w:val="nl-BE"/>
        </w:rPr>
      </w:pPr>
      <w:r>
        <w:rPr>
          <w:b/>
          <w:sz w:val="20"/>
          <w:szCs w:val="20"/>
          <w:lang w:val="nl-BE"/>
        </w:rPr>
        <w:t xml:space="preserve">        10.Dc3+</w:t>
      </w:r>
      <w:r>
        <w:rPr>
          <w:b/>
          <w:sz w:val="20"/>
          <w:szCs w:val="20"/>
          <w:lang w:val="nl-BE"/>
        </w:rPr>
        <w:tab/>
      </w:r>
      <w:r>
        <w:rPr>
          <w:b/>
          <w:sz w:val="20"/>
          <w:szCs w:val="20"/>
          <w:lang w:val="nl-BE"/>
        </w:rPr>
        <w:tab/>
        <w:t>Ke2</w:t>
      </w:r>
    </w:p>
    <w:p w14:paraId="7E4CBFC1" w14:textId="77777777" w:rsidR="00450948" w:rsidRDefault="00450948" w:rsidP="00C7548D">
      <w:pPr>
        <w:pStyle w:val="01Title"/>
        <w:ind w:left="0"/>
        <w:jc w:val="both"/>
        <w:rPr>
          <w:b/>
          <w:sz w:val="20"/>
          <w:szCs w:val="20"/>
          <w:lang w:val="nl-BE"/>
        </w:rPr>
      </w:pPr>
      <w:r>
        <w:rPr>
          <w:b/>
          <w:sz w:val="20"/>
          <w:szCs w:val="20"/>
          <w:lang w:val="nl-BE"/>
        </w:rPr>
        <w:t xml:space="preserve">        11.De1+</w:t>
      </w:r>
      <w:r>
        <w:rPr>
          <w:b/>
          <w:sz w:val="20"/>
          <w:szCs w:val="20"/>
          <w:lang w:val="nl-BE"/>
        </w:rPr>
        <w:tab/>
      </w:r>
      <w:r>
        <w:rPr>
          <w:b/>
          <w:sz w:val="20"/>
          <w:szCs w:val="20"/>
          <w:lang w:val="nl-BE"/>
        </w:rPr>
        <w:tab/>
        <w:t>Kf3</w:t>
      </w:r>
    </w:p>
    <w:p w14:paraId="616545B9" w14:textId="77777777" w:rsidR="00450948" w:rsidRDefault="00B650C8" w:rsidP="00C7548D">
      <w:pPr>
        <w:pStyle w:val="01Title"/>
        <w:ind w:left="0"/>
        <w:jc w:val="both"/>
        <w:rPr>
          <w:b/>
          <w:sz w:val="20"/>
          <w:szCs w:val="20"/>
          <w:lang w:val="nl-BE"/>
        </w:rPr>
      </w:pPr>
      <w:r>
        <w:rPr>
          <w:b/>
          <w:sz w:val="20"/>
          <w:szCs w:val="20"/>
          <w:lang w:val="nl-BE"/>
        </w:rPr>
        <w:t xml:space="preserve">        12.Dxe7</w:t>
      </w:r>
    </w:p>
    <w:p w14:paraId="0530B8BB" w14:textId="77777777" w:rsidR="00202A50" w:rsidRDefault="00202A50" w:rsidP="00C7548D">
      <w:pPr>
        <w:pStyle w:val="01Title"/>
        <w:ind w:left="0"/>
        <w:jc w:val="both"/>
        <w:rPr>
          <w:sz w:val="20"/>
          <w:szCs w:val="20"/>
          <w:lang w:val="nl-BE"/>
        </w:rPr>
      </w:pPr>
      <w:r>
        <w:rPr>
          <w:sz w:val="20"/>
          <w:szCs w:val="20"/>
          <w:lang w:val="nl-BE"/>
        </w:rPr>
        <w:t>En wit wint.</w:t>
      </w:r>
    </w:p>
    <w:p w14:paraId="392B8E57" w14:textId="77777777" w:rsidR="00E02849" w:rsidRDefault="00E02849" w:rsidP="00C7548D">
      <w:pPr>
        <w:pStyle w:val="01Title"/>
        <w:ind w:left="0"/>
        <w:jc w:val="both"/>
        <w:rPr>
          <w:sz w:val="20"/>
          <w:szCs w:val="20"/>
          <w:lang w:val="nl-BE"/>
        </w:rPr>
      </w:pPr>
    </w:p>
    <w:p w14:paraId="5700601E" w14:textId="77777777" w:rsidR="00E02849" w:rsidRDefault="00E02849" w:rsidP="00C7548D">
      <w:pPr>
        <w:pStyle w:val="01Title"/>
        <w:ind w:left="0"/>
        <w:jc w:val="both"/>
        <w:rPr>
          <w:sz w:val="20"/>
          <w:szCs w:val="20"/>
          <w:lang w:val="nl-BE"/>
        </w:rPr>
      </w:pPr>
    </w:p>
    <w:p w14:paraId="447447CC" w14:textId="77777777" w:rsidR="00E02849" w:rsidRDefault="00E02849" w:rsidP="00C7548D">
      <w:pPr>
        <w:pStyle w:val="01Title"/>
        <w:ind w:left="0"/>
        <w:jc w:val="both"/>
        <w:rPr>
          <w:sz w:val="20"/>
          <w:szCs w:val="20"/>
          <w:lang w:val="nl-BE"/>
        </w:rPr>
      </w:pPr>
    </w:p>
    <w:p w14:paraId="3BF34257" w14:textId="77777777" w:rsidR="00E02849" w:rsidRDefault="00E02849" w:rsidP="00C7548D">
      <w:pPr>
        <w:pStyle w:val="01Title"/>
        <w:ind w:left="0"/>
        <w:jc w:val="both"/>
        <w:rPr>
          <w:sz w:val="20"/>
          <w:szCs w:val="20"/>
          <w:lang w:val="nl-BE"/>
        </w:rPr>
      </w:pPr>
    </w:p>
    <w:p w14:paraId="7E44C64A" w14:textId="77777777" w:rsidR="00E02849" w:rsidRDefault="00E02849" w:rsidP="00C7548D">
      <w:pPr>
        <w:pStyle w:val="01Title"/>
        <w:ind w:left="0"/>
        <w:jc w:val="both"/>
        <w:rPr>
          <w:sz w:val="20"/>
          <w:szCs w:val="20"/>
          <w:lang w:val="nl-BE"/>
        </w:rPr>
      </w:pPr>
    </w:p>
    <w:p w14:paraId="2F77F80D" w14:textId="77777777" w:rsidR="00E02849" w:rsidRDefault="00E02849" w:rsidP="00C7548D">
      <w:pPr>
        <w:pStyle w:val="01Title"/>
        <w:ind w:left="0"/>
        <w:jc w:val="both"/>
        <w:rPr>
          <w:sz w:val="20"/>
          <w:szCs w:val="20"/>
          <w:lang w:val="nl-BE"/>
        </w:rPr>
      </w:pPr>
    </w:p>
    <w:p w14:paraId="2873C53E" w14:textId="77777777" w:rsidR="00E02849" w:rsidRDefault="00E02849" w:rsidP="00C7548D">
      <w:pPr>
        <w:pStyle w:val="01Title"/>
        <w:ind w:left="0"/>
        <w:jc w:val="both"/>
        <w:rPr>
          <w:sz w:val="20"/>
          <w:szCs w:val="20"/>
          <w:lang w:val="nl-BE"/>
        </w:rPr>
      </w:pPr>
    </w:p>
    <w:p w14:paraId="7C62B00A" w14:textId="77777777" w:rsidR="00E02849" w:rsidRDefault="00E02849" w:rsidP="00C7548D">
      <w:pPr>
        <w:pStyle w:val="01Title"/>
        <w:ind w:left="0"/>
        <w:jc w:val="both"/>
        <w:rPr>
          <w:sz w:val="20"/>
          <w:szCs w:val="20"/>
          <w:lang w:val="nl-BE"/>
        </w:rPr>
      </w:pPr>
    </w:p>
    <w:p w14:paraId="71086BA3" w14:textId="77777777" w:rsidR="00E02849" w:rsidRDefault="00E02849" w:rsidP="00C7548D">
      <w:pPr>
        <w:pStyle w:val="01Title"/>
        <w:ind w:left="0"/>
        <w:jc w:val="both"/>
        <w:rPr>
          <w:sz w:val="20"/>
          <w:szCs w:val="20"/>
          <w:lang w:val="nl-BE"/>
        </w:rPr>
      </w:pPr>
    </w:p>
    <w:p w14:paraId="6B163DBB" w14:textId="77777777" w:rsidR="00E02849" w:rsidRDefault="00E02849" w:rsidP="00C7548D">
      <w:pPr>
        <w:pStyle w:val="01Title"/>
        <w:ind w:left="0"/>
        <w:jc w:val="both"/>
        <w:rPr>
          <w:sz w:val="20"/>
          <w:szCs w:val="20"/>
          <w:lang w:val="nl-BE"/>
        </w:rPr>
      </w:pPr>
    </w:p>
    <w:p w14:paraId="4F4B0FF7" w14:textId="77777777" w:rsidR="00E02849" w:rsidRDefault="00E02849" w:rsidP="00C7548D">
      <w:pPr>
        <w:pStyle w:val="01Title"/>
        <w:ind w:left="0"/>
        <w:jc w:val="both"/>
        <w:rPr>
          <w:sz w:val="20"/>
          <w:szCs w:val="20"/>
          <w:lang w:val="nl-BE"/>
        </w:rPr>
      </w:pPr>
    </w:p>
    <w:p w14:paraId="0DB05944" w14:textId="77777777" w:rsidR="00E02849" w:rsidRDefault="00E02849" w:rsidP="00C7548D">
      <w:pPr>
        <w:pStyle w:val="01Title"/>
        <w:ind w:left="0"/>
        <w:jc w:val="both"/>
        <w:rPr>
          <w:sz w:val="20"/>
          <w:szCs w:val="20"/>
          <w:lang w:val="nl-BE"/>
        </w:rPr>
      </w:pPr>
    </w:p>
    <w:p w14:paraId="415D33B6" w14:textId="77777777" w:rsidR="00E02849" w:rsidRDefault="00E02849" w:rsidP="00C7548D">
      <w:pPr>
        <w:pStyle w:val="01Title"/>
        <w:ind w:left="0"/>
        <w:jc w:val="both"/>
        <w:rPr>
          <w:sz w:val="20"/>
          <w:szCs w:val="20"/>
          <w:lang w:val="nl-BE"/>
        </w:rPr>
      </w:pPr>
    </w:p>
    <w:p w14:paraId="2F9594D3" w14:textId="77777777" w:rsidR="00E02849" w:rsidRDefault="00E02849" w:rsidP="00C7548D">
      <w:pPr>
        <w:pStyle w:val="01Title"/>
        <w:ind w:left="0"/>
        <w:jc w:val="both"/>
        <w:rPr>
          <w:sz w:val="20"/>
          <w:szCs w:val="20"/>
          <w:lang w:val="nl-BE"/>
        </w:rPr>
      </w:pPr>
    </w:p>
    <w:p w14:paraId="187B35FA" w14:textId="77777777" w:rsidR="00E02849" w:rsidRDefault="00E02849" w:rsidP="00C7548D">
      <w:pPr>
        <w:pStyle w:val="01Title"/>
        <w:ind w:left="0"/>
        <w:jc w:val="both"/>
        <w:rPr>
          <w:sz w:val="20"/>
          <w:szCs w:val="20"/>
          <w:lang w:val="nl-BE"/>
        </w:rPr>
      </w:pPr>
    </w:p>
    <w:p w14:paraId="49D26AB2" w14:textId="77777777" w:rsidR="00E02849" w:rsidRDefault="00E02849" w:rsidP="00C7548D">
      <w:pPr>
        <w:pStyle w:val="01Title"/>
        <w:ind w:left="0"/>
        <w:jc w:val="both"/>
        <w:rPr>
          <w:sz w:val="20"/>
          <w:szCs w:val="20"/>
          <w:lang w:val="nl-BE"/>
        </w:rPr>
      </w:pPr>
    </w:p>
    <w:p w14:paraId="28541551" w14:textId="77777777" w:rsidR="00E02849" w:rsidRDefault="00E02849" w:rsidP="00C7548D">
      <w:pPr>
        <w:pStyle w:val="01Title"/>
        <w:ind w:left="0"/>
        <w:jc w:val="both"/>
        <w:rPr>
          <w:sz w:val="20"/>
          <w:szCs w:val="20"/>
          <w:lang w:val="nl-BE"/>
        </w:rPr>
      </w:pPr>
    </w:p>
    <w:p w14:paraId="3CC2986C" w14:textId="77777777" w:rsidR="00E02849" w:rsidRDefault="00E02849" w:rsidP="00C7548D">
      <w:pPr>
        <w:pStyle w:val="01Title"/>
        <w:ind w:left="0"/>
        <w:jc w:val="both"/>
        <w:rPr>
          <w:sz w:val="20"/>
          <w:szCs w:val="20"/>
          <w:lang w:val="nl-BE"/>
        </w:rPr>
      </w:pPr>
    </w:p>
    <w:p w14:paraId="105E3277" w14:textId="77777777" w:rsidR="00E02849" w:rsidRDefault="00E02849" w:rsidP="00C7548D">
      <w:pPr>
        <w:pStyle w:val="01Title"/>
        <w:ind w:left="0"/>
        <w:jc w:val="both"/>
        <w:rPr>
          <w:sz w:val="20"/>
          <w:szCs w:val="20"/>
          <w:lang w:val="nl-BE"/>
        </w:rPr>
      </w:pPr>
    </w:p>
    <w:p w14:paraId="08C2C0CC" w14:textId="77777777" w:rsidR="00E02849" w:rsidRDefault="00E02849" w:rsidP="00C7548D">
      <w:pPr>
        <w:pStyle w:val="01Title"/>
        <w:ind w:left="0"/>
        <w:jc w:val="both"/>
        <w:rPr>
          <w:sz w:val="20"/>
          <w:szCs w:val="20"/>
          <w:lang w:val="nl-BE"/>
        </w:rPr>
      </w:pPr>
    </w:p>
    <w:p w14:paraId="326B031D" w14:textId="77777777" w:rsidR="00E02849" w:rsidRDefault="00E02849" w:rsidP="00C7548D">
      <w:pPr>
        <w:pStyle w:val="01Title"/>
        <w:ind w:left="0"/>
        <w:jc w:val="both"/>
        <w:rPr>
          <w:sz w:val="20"/>
          <w:szCs w:val="20"/>
          <w:lang w:val="nl-BE"/>
        </w:rPr>
      </w:pPr>
    </w:p>
    <w:p w14:paraId="4E63416E" w14:textId="77777777" w:rsidR="00E02849" w:rsidRDefault="00E02849" w:rsidP="00C7548D">
      <w:pPr>
        <w:pStyle w:val="01Title"/>
        <w:ind w:left="0"/>
        <w:jc w:val="both"/>
        <w:rPr>
          <w:sz w:val="20"/>
          <w:szCs w:val="20"/>
          <w:lang w:val="nl-BE"/>
        </w:rPr>
      </w:pPr>
    </w:p>
    <w:p w14:paraId="50D20741" w14:textId="77777777" w:rsidR="00E02849" w:rsidRDefault="00E02849" w:rsidP="00C7548D">
      <w:pPr>
        <w:pStyle w:val="01Title"/>
        <w:ind w:left="0"/>
        <w:jc w:val="both"/>
        <w:rPr>
          <w:sz w:val="20"/>
          <w:szCs w:val="20"/>
          <w:lang w:val="nl-BE"/>
        </w:rPr>
      </w:pPr>
    </w:p>
    <w:p w14:paraId="246D30D7" w14:textId="77777777" w:rsidR="00E02849" w:rsidRDefault="00E02849" w:rsidP="00C7548D">
      <w:pPr>
        <w:pStyle w:val="01Title"/>
        <w:ind w:left="0"/>
        <w:jc w:val="both"/>
        <w:rPr>
          <w:sz w:val="20"/>
          <w:szCs w:val="20"/>
          <w:lang w:val="nl-BE"/>
        </w:rPr>
      </w:pPr>
    </w:p>
    <w:p w14:paraId="0BF774FC" w14:textId="77777777" w:rsidR="00E02849" w:rsidRDefault="00E02849" w:rsidP="00C7548D">
      <w:pPr>
        <w:pStyle w:val="01Title"/>
        <w:ind w:left="0"/>
        <w:jc w:val="both"/>
        <w:rPr>
          <w:sz w:val="20"/>
          <w:szCs w:val="20"/>
          <w:lang w:val="nl-BE"/>
        </w:rPr>
      </w:pPr>
    </w:p>
    <w:p w14:paraId="2F4FA8F6" w14:textId="77777777" w:rsidR="00E02849" w:rsidRDefault="00E02849" w:rsidP="00C7548D">
      <w:pPr>
        <w:pStyle w:val="01Title"/>
        <w:ind w:left="0"/>
        <w:jc w:val="both"/>
        <w:rPr>
          <w:sz w:val="20"/>
          <w:szCs w:val="20"/>
          <w:lang w:val="nl-BE"/>
        </w:rPr>
      </w:pPr>
    </w:p>
    <w:p w14:paraId="1E11AECD" w14:textId="77777777" w:rsidR="00E02849" w:rsidRDefault="00E02849" w:rsidP="00C7548D">
      <w:pPr>
        <w:pStyle w:val="01Title"/>
        <w:ind w:left="0"/>
        <w:jc w:val="both"/>
        <w:rPr>
          <w:sz w:val="20"/>
          <w:szCs w:val="20"/>
          <w:lang w:val="nl-BE"/>
        </w:rPr>
      </w:pPr>
    </w:p>
    <w:p w14:paraId="276BA240" w14:textId="77777777" w:rsidR="00E02849" w:rsidRDefault="00E02849" w:rsidP="00C7548D">
      <w:pPr>
        <w:pStyle w:val="01Title"/>
        <w:ind w:left="0"/>
        <w:jc w:val="both"/>
        <w:rPr>
          <w:sz w:val="20"/>
          <w:szCs w:val="20"/>
          <w:lang w:val="nl-BE"/>
        </w:rPr>
      </w:pPr>
    </w:p>
    <w:p w14:paraId="673C386E" w14:textId="77777777" w:rsidR="00E02849" w:rsidRDefault="00E02849" w:rsidP="00C7548D">
      <w:pPr>
        <w:pStyle w:val="01Title"/>
        <w:ind w:left="0"/>
        <w:jc w:val="both"/>
        <w:rPr>
          <w:sz w:val="20"/>
          <w:szCs w:val="20"/>
          <w:lang w:val="nl-BE"/>
        </w:rPr>
      </w:pPr>
    </w:p>
    <w:p w14:paraId="0C4DC33C" w14:textId="77777777" w:rsidR="00E02849" w:rsidRDefault="00E02849" w:rsidP="00C7548D">
      <w:pPr>
        <w:pStyle w:val="01Title"/>
        <w:ind w:left="0"/>
        <w:jc w:val="both"/>
        <w:rPr>
          <w:sz w:val="20"/>
          <w:szCs w:val="20"/>
          <w:lang w:val="nl-BE"/>
        </w:rPr>
      </w:pPr>
    </w:p>
    <w:p w14:paraId="1E477E29" w14:textId="77777777" w:rsidR="00E02849" w:rsidRDefault="00E02849" w:rsidP="00C7548D">
      <w:pPr>
        <w:pStyle w:val="01Title"/>
        <w:ind w:left="0"/>
        <w:jc w:val="both"/>
        <w:rPr>
          <w:sz w:val="20"/>
          <w:szCs w:val="20"/>
          <w:lang w:val="nl-BE"/>
        </w:rPr>
      </w:pPr>
    </w:p>
    <w:p w14:paraId="37BFA890" w14:textId="77777777" w:rsidR="00E02849" w:rsidRDefault="00E02849" w:rsidP="00C7548D">
      <w:pPr>
        <w:pStyle w:val="01Title"/>
        <w:ind w:left="0"/>
        <w:jc w:val="both"/>
        <w:rPr>
          <w:sz w:val="20"/>
          <w:szCs w:val="20"/>
          <w:lang w:val="nl-BE"/>
        </w:rPr>
      </w:pPr>
    </w:p>
    <w:p w14:paraId="4EB26298" w14:textId="77777777" w:rsidR="00E02849" w:rsidRDefault="00E02849" w:rsidP="00C7548D">
      <w:pPr>
        <w:pStyle w:val="01Title"/>
        <w:ind w:left="0"/>
        <w:jc w:val="both"/>
        <w:rPr>
          <w:sz w:val="20"/>
          <w:szCs w:val="20"/>
          <w:lang w:val="nl-BE"/>
        </w:rPr>
      </w:pPr>
    </w:p>
    <w:p w14:paraId="2C7D4998" w14:textId="77777777" w:rsidR="00E02849" w:rsidRDefault="00E02849" w:rsidP="00C7548D">
      <w:pPr>
        <w:pStyle w:val="01Title"/>
        <w:ind w:left="0"/>
        <w:jc w:val="both"/>
        <w:rPr>
          <w:sz w:val="20"/>
          <w:szCs w:val="20"/>
          <w:lang w:val="nl-BE"/>
        </w:rPr>
      </w:pPr>
    </w:p>
    <w:p w14:paraId="5D7D2708" w14:textId="77777777" w:rsidR="00E02849" w:rsidRDefault="00E02849" w:rsidP="00C7548D">
      <w:pPr>
        <w:pStyle w:val="01Title"/>
        <w:ind w:left="0"/>
        <w:jc w:val="both"/>
        <w:rPr>
          <w:sz w:val="20"/>
          <w:szCs w:val="20"/>
          <w:lang w:val="nl-BE"/>
        </w:rPr>
      </w:pPr>
    </w:p>
    <w:p w14:paraId="254F3D71" w14:textId="77777777" w:rsidR="00E02849" w:rsidRDefault="00E02849" w:rsidP="00C7548D">
      <w:pPr>
        <w:pStyle w:val="01Title"/>
        <w:ind w:left="0"/>
        <w:jc w:val="both"/>
        <w:rPr>
          <w:sz w:val="20"/>
          <w:szCs w:val="20"/>
          <w:lang w:val="nl-BE"/>
        </w:rPr>
      </w:pPr>
    </w:p>
    <w:p w14:paraId="6BF4E23A" w14:textId="77777777" w:rsidR="00E02849" w:rsidRDefault="00E02849" w:rsidP="00C7548D">
      <w:pPr>
        <w:pStyle w:val="01Title"/>
        <w:ind w:left="0"/>
        <w:jc w:val="both"/>
        <w:rPr>
          <w:sz w:val="20"/>
          <w:szCs w:val="20"/>
          <w:lang w:val="nl-BE"/>
        </w:rPr>
      </w:pPr>
    </w:p>
    <w:p w14:paraId="2C97C488" w14:textId="77777777" w:rsidR="00E02849" w:rsidRDefault="00E02849" w:rsidP="00C7548D">
      <w:pPr>
        <w:pStyle w:val="01Title"/>
        <w:ind w:left="0"/>
        <w:jc w:val="both"/>
        <w:rPr>
          <w:sz w:val="20"/>
          <w:szCs w:val="20"/>
          <w:lang w:val="nl-BE"/>
        </w:rPr>
      </w:pPr>
    </w:p>
    <w:p w14:paraId="555B59D1" w14:textId="77777777" w:rsidR="00E02849" w:rsidRDefault="00E02849" w:rsidP="00C7548D">
      <w:pPr>
        <w:pStyle w:val="01Title"/>
        <w:ind w:left="0"/>
        <w:jc w:val="both"/>
        <w:rPr>
          <w:sz w:val="20"/>
          <w:szCs w:val="20"/>
          <w:lang w:val="nl-BE"/>
        </w:rPr>
      </w:pPr>
    </w:p>
    <w:p w14:paraId="2C917A8C" w14:textId="77777777" w:rsidR="00E02849" w:rsidRDefault="00E02849" w:rsidP="00C7548D">
      <w:pPr>
        <w:pStyle w:val="01Title"/>
        <w:ind w:left="0"/>
        <w:jc w:val="both"/>
        <w:rPr>
          <w:sz w:val="20"/>
          <w:szCs w:val="20"/>
          <w:lang w:val="nl-BE"/>
        </w:rPr>
      </w:pPr>
    </w:p>
    <w:p w14:paraId="64171B9B" w14:textId="77777777" w:rsidR="00E02849" w:rsidRDefault="00E02849" w:rsidP="00C7548D">
      <w:pPr>
        <w:pStyle w:val="01Title"/>
        <w:ind w:left="0"/>
        <w:jc w:val="both"/>
        <w:rPr>
          <w:sz w:val="20"/>
          <w:szCs w:val="20"/>
          <w:lang w:val="nl-BE"/>
        </w:rPr>
      </w:pPr>
    </w:p>
    <w:p w14:paraId="658B05D6" w14:textId="77777777" w:rsidR="00E02849" w:rsidRDefault="00E02849" w:rsidP="00C7548D">
      <w:pPr>
        <w:pStyle w:val="01Title"/>
        <w:ind w:left="0"/>
        <w:jc w:val="both"/>
        <w:rPr>
          <w:sz w:val="20"/>
          <w:szCs w:val="20"/>
          <w:lang w:val="nl-BE"/>
        </w:rPr>
      </w:pPr>
    </w:p>
    <w:p w14:paraId="216BDE9A" w14:textId="77777777" w:rsidR="00E02849" w:rsidRDefault="00E02849" w:rsidP="00C7548D">
      <w:pPr>
        <w:pStyle w:val="01Title"/>
        <w:ind w:left="0"/>
        <w:jc w:val="both"/>
        <w:rPr>
          <w:sz w:val="20"/>
          <w:szCs w:val="20"/>
          <w:lang w:val="nl-BE"/>
        </w:rPr>
      </w:pPr>
    </w:p>
    <w:p w14:paraId="42477716" w14:textId="77777777" w:rsidR="00E02849" w:rsidRDefault="00E02849" w:rsidP="00C7548D">
      <w:pPr>
        <w:pStyle w:val="01Title"/>
        <w:ind w:left="0"/>
        <w:jc w:val="both"/>
        <w:rPr>
          <w:sz w:val="20"/>
          <w:szCs w:val="20"/>
          <w:lang w:val="nl-BE"/>
        </w:rPr>
      </w:pPr>
    </w:p>
    <w:p w14:paraId="4AB06939" w14:textId="77777777" w:rsidR="00ED7963" w:rsidRDefault="00ED7963" w:rsidP="00ED7963">
      <w:pPr>
        <w:pStyle w:val="01Title"/>
        <w:ind w:left="0"/>
        <w:rPr>
          <w:b/>
          <w:sz w:val="20"/>
          <w:szCs w:val="20"/>
          <w:lang w:val="nl-BE"/>
        </w:rPr>
      </w:pPr>
    </w:p>
    <w:p w14:paraId="6CC18E90" w14:textId="77777777" w:rsidR="00E02849" w:rsidRPr="004E6B2E" w:rsidRDefault="00F36AE7" w:rsidP="00F62713">
      <w:pPr>
        <w:widowControl/>
        <w:autoSpaceDE/>
        <w:autoSpaceDN/>
        <w:adjustRightInd/>
        <w:jc w:val="center"/>
        <w:rPr>
          <w:rFonts w:cs="Arial"/>
          <w:b/>
          <w:color w:val="000000"/>
          <w:sz w:val="20"/>
          <w:szCs w:val="20"/>
          <w:lang w:val="nl-BE"/>
        </w:rPr>
      </w:pPr>
      <w:r>
        <w:rPr>
          <w:b/>
          <w:sz w:val="20"/>
          <w:szCs w:val="20"/>
          <w:lang w:val="nl-BE"/>
        </w:rPr>
        <w:br w:type="page"/>
      </w:r>
      <w:r w:rsidR="00E02849" w:rsidRPr="009702CE">
        <w:rPr>
          <w:b/>
          <w:sz w:val="20"/>
          <w:szCs w:val="20"/>
          <w:lang w:val="nl-BE"/>
        </w:rPr>
        <w:lastRenderedPageBreak/>
        <w:t xml:space="preserve">- </w:t>
      </w:r>
      <w:r w:rsidR="00575E32">
        <w:rPr>
          <w:b/>
          <w:sz w:val="20"/>
          <w:szCs w:val="20"/>
          <w:lang w:val="nl-BE"/>
        </w:rPr>
        <w:t>141</w:t>
      </w:r>
      <w:r w:rsidR="00D31D5E">
        <w:rPr>
          <w:b/>
          <w:sz w:val="20"/>
          <w:szCs w:val="20"/>
          <w:lang w:val="nl-BE"/>
        </w:rPr>
        <w:t xml:space="preserve"> -</w:t>
      </w:r>
    </w:p>
    <w:p w14:paraId="588728DD" w14:textId="77777777" w:rsidR="001F1F3A" w:rsidRPr="001F1F3A" w:rsidRDefault="001F1F3A" w:rsidP="00C7548D">
      <w:pPr>
        <w:pStyle w:val="01Title"/>
        <w:ind w:left="0"/>
        <w:jc w:val="both"/>
        <w:rPr>
          <w:b/>
          <w:sz w:val="20"/>
          <w:szCs w:val="20"/>
          <w:lang w:val="nl-BE"/>
        </w:rPr>
      </w:pPr>
    </w:p>
    <w:p w14:paraId="54379E8B" w14:textId="77777777" w:rsidR="00C5115F" w:rsidRPr="00E02849" w:rsidRDefault="001248B4" w:rsidP="00E02849">
      <w:pPr>
        <w:pStyle w:val="01Title"/>
        <w:ind w:left="0"/>
        <w:jc w:val="center"/>
        <w:rPr>
          <w:sz w:val="20"/>
          <w:szCs w:val="20"/>
          <w:lang w:val="nl-BE"/>
        </w:rPr>
      </w:pPr>
      <w:r>
        <w:rPr>
          <w:i/>
          <w:sz w:val="20"/>
          <w:szCs w:val="20"/>
          <w:lang w:val="nl-BE"/>
        </w:rPr>
        <w:t>Probleemblad</w:t>
      </w:r>
      <w:r w:rsidR="00E02849">
        <w:rPr>
          <w:i/>
          <w:sz w:val="20"/>
          <w:szCs w:val="20"/>
          <w:lang w:val="nl-BE"/>
        </w:rPr>
        <w:t xml:space="preserve">, </w:t>
      </w:r>
      <w:r w:rsidR="00E02849">
        <w:rPr>
          <w:sz w:val="20"/>
          <w:szCs w:val="20"/>
          <w:lang w:val="nl-BE"/>
        </w:rPr>
        <w:t>2011</w:t>
      </w:r>
    </w:p>
    <w:p w14:paraId="74CA28CA" w14:textId="77777777" w:rsidR="00261237" w:rsidRPr="004E6B2E" w:rsidRDefault="00261237" w:rsidP="00C7548D">
      <w:pPr>
        <w:pStyle w:val="01Title"/>
        <w:ind w:left="0"/>
        <w:jc w:val="both"/>
        <w:rPr>
          <w:sz w:val="20"/>
          <w:szCs w:val="20"/>
          <w:lang w:val="nl-BE"/>
        </w:rPr>
      </w:pPr>
    </w:p>
    <w:p w14:paraId="0A8BB59D" w14:textId="77777777" w:rsidR="001F1F3A" w:rsidRPr="004E6B2E" w:rsidRDefault="00EA15DE" w:rsidP="00C7548D">
      <w:pPr>
        <w:pStyle w:val="01Title"/>
        <w:ind w:left="0"/>
        <w:jc w:val="both"/>
        <w:rPr>
          <w:lang w:val="nl-BE"/>
        </w:rPr>
      </w:pPr>
      <w:r>
        <w:object w:dxaOrig="4700" w:dyaOrig="4723" w14:anchorId="2A30847B">
          <v:shape id="_x0000_i1158" type="#_x0000_t75" style="width:154.5pt;height:155.1pt" o:ole="">
            <v:imagedata r:id="rId286" o:title=""/>
          </v:shape>
          <o:OLEObject Type="Embed" ProgID="CorelDRAW.Graphic.12" ShapeID="_x0000_i1158" DrawAspect="Content" ObjectID="_1587467551" r:id="rId287"/>
        </w:object>
      </w:r>
    </w:p>
    <w:p w14:paraId="2CC2EEA0" w14:textId="77777777" w:rsidR="00EA15DE" w:rsidRDefault="00EA15DE" w:rsidP="00C7548D">
      <w:pPr>
        <w:pStyle w:val="01Title"/>
        <w:ind w:left="0"/>
        <w:jc w:val="both"/>
        <w:rPr>
          <w:sz w:val="20"/>
          <w:szCs w:val="20"/>
          <w:lang w:val="nl-BE"/>
        </w:rPr>
      </w:pPr>
    </w:p>
    <w:p w14:paraId="4D493881" w14:textId="77777777" w:rsidR="001F1F3A" w:rsidRDefault="00034512" w:rsidP="00C7548D">
      <w:pPr>
        <w:pStyle w:val="01Title"/>
        <w:ind w:left="0"/>
        <w:jc w:val="both"/>
        <w:rPr>
          <w:sz w:val="20"/>
          <w:szCs w:val="20"/>
          <w:lang w:val="nl-BE"/>
        </w:rPr>
      </w:pPr>
      <w:r>
        <w:rPr>
          <w:b/>
          <w:sz w:val="24"/>
          <w:szCs w:val="24"/>
          <w:lang w:val="nl-BE"/>
        </w:rPr>
        <w:t xml:space="preserve">+ </w:t>
      </w:r>
      <w:r w:rsidR="004B3514" w:rsidRPr="007B107F">
        <w:rPr>
          <w:b/>
          <w:sz w:val="20"/>
          <w:szCs w:val="20"/>
          <w:lang w:val="nl-BE"/>
        </w:rPr>
        <w:t xml:space="preserve"> </w:t>
      </w:r>
      <w:r w:rsidR="004B3514">
        <w:rPr>
          <w:b/>
          <w:sz w:val="24"/>
          <w:szCs w:val="24"/>
          <w:lang w:val="nl-BE"/>
        </w:rPr>
        <w:t xml:space="preserve">             </w:t>
      </w:r>
      <w:r w:rsidR="006A08EF">
        <w:rPr>
          <w:b/>
          <w:sz w:val="24"/>
          <w:szCs w:val="24"/>
          <w:lang w:val="nl-BE"/>
        </w:rPr>
        <w:t xml:space="preserve">      </w:t>
      </w:r>
      <w:r w:rsidR="004B3514">
        <w:rPr>
          <w:b/>
          <w:sz w:val="24"/>
          <w:szCs w:val="24"/>
          <w:lang w:val="nl-BE"/>
        </w:rPr>
        <w:t xml:space="preserve"> </w:t>
      </w:r>
      <w:r w:rsidR="006A08EF">
        <w:rPr>
          <w:b/>
          <w:sz w:val="24"/>
          <w:szCs w:val="24"/>
          <w:lang w:val="nl-BE"/>
        </w:rPr>
        <w:t xml:space="preserve"> </w:t>
      </w:r>
      <w:r w:rsidR="00791D74">
        <w:rPr>
          <w:b/>
          <w:sz w:val="24"/>
          <w:szCs w:val="24"/>
          <w:lang w:val="nl-BE"/>
        </w:rPr>
        <w:t xml:space="preserve"> </w:t>
      </w:r>
      <w:r>
        <w:rPr>
          <w:b/>
          <w:sz w:val="24"/>
          <w:szCs w:val="24"/>
          <w:lang w:val="nl-BE"/>
        </w:rPr>
        <w:t xml:space="preserve"> </w:t>
      </w:r>
      <w:r w:rsidR="00EA15DE">
        <w:rPr>
          <w:sz w:val="20"/>
          <w:szCs w:val="20"/>
          <w:lang w:val="nl-BE"/>
        </w:rPr>
        <w:t>4010.01 a3</w:t>
      </w:r>
      <w:r>
        <w:rPr>
          <w:sz w:val="20"/>
          <w:szCs w:val="20"/>
          <w:lang w:val="nl-BE"/>
        </w:rPr>
        <w:t>b1</w:t>
      </w:r>
    </w:p>
    <w:p w14:paraId="0D09988A" w14:textId="77777777" w:rsidR="00034512" w:rsidRDefault="00034512" w:rsidP="00C7548D">
      <w:pPr>
        <w:pStyle w:val="01Title"/>
        <w:ind w:left="0"/>
        <w:jc w:val="both"/>
        <w:rPr>
          <w:sz w:val="20"/>
          <w:szCs w:val="20"/>
          <w:lang w:val="nl-BE"/>
        </w:rPr>
      </w:pPr>
    </w:p>
    <w:p w14:paraId="442D9A48" w14:textId="77777777" w:rsidR="00034512" w:rsidRPr="006F6898" w:rsidRDefault="006F6898" w:rsidP="00C7548D">
      <w:pPr>
        <w:pStyle w:val="01Title"/>
        <w:ind w:left="0"/>
        <w:jc w:val="both"/>
        <w:rPr>
          <w:sz w:val="20"/>
          <w:szCs w:val="20"/>
          <w:lang w:val="nl-BE"/>
        </w:rPr>
      </w:pPr>
      <w:r>
        <w:rPr>
          <w:sz w:val="20"/>
          <w:szCs w:val="20"/>
          <w:lang w:val="nl-BE"/>
        </w:rPr>
        <w:t>Zwart staat een loper achter en wit</w:t>
      </w:r>
      <w:r w:rsidR="00D6790F">
        <w:rPr>
          <w:sz w:val="20"/>
          <w:szCs w:val="20"/>
          <w:lang w:val="nl-BE"/>
        </w:rPr>
        <w:t xml:space="preserve"> speelt de juiste beginzet:</w:t>
      </w:r>
    </w:p>
    <w:p w14:paraId="2484A62F" w14:textId="77777777" w:rsidR="00D6790F" w:rsidRDefault="00261237" w:rsidP="00C7548D">
      <w:pPr>
        <w:pStyle w:val="01Title"/>
        <w:ind w:left="0"/>
        <w:jc w:val="both"/>
        <w:rPr>
          <w:b/>
          <w:sz w:val="20"/>
          <w:szCs w:val="20"/>
          <w:lang w:val="nl-BE"/>
        </w:rPr>
      </w:pPr>
      <w:r>
        <w:rPr>
          <w:sz w:val="20"/>
          <w:szCs w:val="20"/>
          <w:lang w:val="nl-BE"/>
        </w:rPr>
        <w:tab/>
      </w:r>
      <w:r w:rsidR="006A08EF">
        <w:rPr>
          <w:b/>
          <w:sz w:val="20"/>
          <w:szCs w:val="20"/>
          <w:lang w:val="nl-BE"/>
        </w:rPr>
        <w:t>1.Ld4</w:t>
      </w:r>
    </w:p>
    <w:p w14:paraId="0FE80D61" w14:textId="77777777" w:rsidR="00D6790F" w:rsidRDefault="00D6790F" w:rsidP="00C7548D">
      <w:pPr>
        <w:pStyle w:val="01Title"/>
        <w:ind w:left="0"/>
        <w:jc w:val="both"/>
        <w:rPr>
          <w:b/>
          <w:i/>
          <w:sz w:val="20"/>
          <w:szCs w:val="20"/>
          <w:lang w:val="nl-BE"/>
        </w:rPr>
      </w:pPr>
    </w:p>
    <w:p w14:paraId="5455ED79" w14:textId="77777777" w:rsidR="00D6790F" w:rsidRDefault="00D6790F" w:rsidP="00C7548D">
      <w:pPr>
        <w:pStyle w:val="01Title"/>
        <w:ind w:left="0"/>
        <w:jc w:val="both"/>
        <w:rPr>
          <w:b/>
          <w:i/>
          <w:sz w:val="20"/>
          <w:szCs w:val="20"/>
          <w:lang w:val="nl-BE"/>
        </w:rPr>
      </w:pPr>
      <w:r>
        <w:rPr>
          <w:b/>
          <w:i/>
          <w:sz w:val="20"/>
          <w:szCs w:val="20"/>
          <w:lang w:val="nl-BE"/>
        </w:rPr>
        <w:t>Variant A</w:t>
      </w:r>
    </w:p>
    <w:p w14:paraId="7F840D60" w14:textId="77777777" w:rsidR="00034512" w:rsidRDefault="00D6790F" w:rsidP="00C7548D">
      <w:pPr>
        <w:pStyle w:val="01Title"/>
        <w:ind w:left="0"/>
        <w:jc w:val="both"/>
        <w:rPr>
          <w:b/>
          <w:sz w:val="20"/>
          <w:szCs w:val="20"/>
          <w:lang w:val="nl-BE"/>
        </w:rPr>
      </w:pPr>
      <w:r>
        <w:rPr>
          <w:b/>
          <w:i/>
          <w:sz w:val="20"/>
          <w:szCs w:val="20"/>
          <w:lang w:val="nl-BE"/>
        </w:rPr>
        <w:tab/>
      </w:r>
      <w:r>
        <w:rPr>
          <w:b/>
          <w:sz w:val="20"/>
          <w:szCs w:val="20"/>
          <w:lang w:val="nl-BE"/>
        </w:rPr>
        <w:t>1…</w:t>
      </w:r>
      <w:r>
        <w:rPr>
          <w:b/>
          <w:sz w:val="20"/>
          <w:szCs w:val="20"/>
          <w:lang w:val="nl-BE"/>
        </w:rPr>
        <w:tab/>
      </w:r>
      <w:r>
        <w:rPr>
          <w:b/>
          <w:sz w:val="20"/>
          <w:szCs w:val="20"/>
          <w:lang w:val="nl-BE"/>
        </w:rPr>
        <w:tab/>
      </w:r>
      <w:r w:rsidR="00034512">
        <w:rPr>
          <w:b/>
          <w:sz w:val="20"/>
          <w:szCs w:val="20"/>
          <w:lang w:val="nl-BE"/>
        </w:rPr>
        <w:t>De7+</w:t>
      </w:r>
    </w:p>
    <w:p w14:paraId="08021497" w14:textId="77777777" w:rsidR="00034512" w:rsidRDefault="00034512" w:rsidP="00C7548D">
      <w:pPr>
        <w:pStyle w:val="01Title"/>
        <w:ind w:left="0"/>
        <w:jc w:val="both"/>
        <w:rPr>
          <w:b/>
          <w:sz w:val="20"/>
          <w:szCs w:val="20"/>
          <w:lang w:val="nl-BE"/>
        </w:rPr>
      </w:pPr>
      <w:r>
        <w:rPr>
          <w:b/>
          <w:sz w:val="20"/>
          <w:szCs w:val="20"/>
          <w:lang w:val="nl-BE"/>
        </w:rPr>
        <w:tab/>
        <w:t>2.Kxb3</w:t>
      </w:r>
      <w:r>
        <w:rPr>
          <w:b/>
          <w:sz w:val="20"/>
          <w:szCs w:val="20"/>
          <w:lang w:val="nl-BE"/>
        </w:rPr>
        <w:tab/>
      </w:r>
      <w:r>
        <w:rPr>
          <w:b/>
          <w:sz w:val="20"/>
          <w:szCs w:val="20"/>
          <w:lang w:val="nl-BE"/>
        </w:rPr>
        <w:tab/>
        <w:t>Kc1</w:t>
      </w:r>
    </w:p>
    <w:p w14:paraId="52DC89F2" w14:textId="77777777" w:rsidR="00034512" w:rsidRDefault="003C0FE0" w:rsidP="00C7548D">
      <w:pPr>
        <w:pStyle w:val="01Title"/>
        <w:ind w:left="0"/>
        <w:jc w:val="both"/>
        <w:rPr>
          <w:b/>
          <w:sz w:val="20"/>
          <w:szCs w:val="20"/>
          <w:lang w:val="nl-BE"/>
        </w:rPr>
      </w:pPr>
      <w:r>
        <w:rPr>
          <w:b/>
          <w:sz w:val="20"/>
          <w:szCs w:val="20"/>
          <w:lang w:val="nl-BE"/>
        </w:rPr>
        <w:tab/>
        <w:t>3.Dc6+</w:t>
      </w:r>
      <w:r>
        <w:rPr>
          <w:b/>
          <w:sz w:val="20"/>
          <w:szCs w:val="20"/>
          <w:lang w:val="nl-BE"/>
        </w:rPr>
        <w:tab/>
      </w:r>
      <w:r>
        <w:rPr>
          <w:b/>
          <w:sz w:val="20"/>
          <w:szCs w:val="20"/>
          <w:lang w:val="nl-BE"/>
        </w:rPr>
        <w:tab/>
        <w:t>Kd1</w:t>
      </w:r>
    </w:p>
    <w:p w14:paraId="71A4DF61" w14:textId="77777777" w:rsidR="001B3C63" w:rsidRDefault="00034512" w:rsidP="00C7548D">
      <w:pPr>
        <w:pStyle w:val="01Title"/>
        <w:ind w:left="0"/>
        <w:jc w:val="both"/>
        <w:rPr>
          <w:b/>
          <w:sz w:val="20"/>
          <w:szCs w:val="20"/>
          <w:lang w:val="nl-BE"/>
        </w:rPr>
      </w:pPr>
      <w:r>
        <w:rPr>
          <w:b/>
          <w:sz w:val="20"/>
          <w:szCs w:val="20"/>
          <w:lang w:val="nl-BE"/>
        </w:rPr>
        <w:tab/>
        <w:t>4.Dc2+</w:t>
      </w:r>
      <w:r w:rsidR="00AC5B78">
        <w:rPr>
          <w:sz w:val="20"/>
          <w:szCs w:val="20"/>
          <w:lang w:val="nl-BE"/>
        </w:rPr>
        <w:t>.</w:t>
      </w:r>
      <w:r w:rsidR="001B3C63">
        <w:rPr>
          <w:b/>
          <w:sz w:val="20"/>
          <w:szCs w:val="20"/>
          <w:lang w:val="nl-BE"/>
        </w:rPr>
        <w:tab/>
      </w:r>
      <w:r w:rsidR="001B3C63">
        <w:rPr>
          <w:b/>
          <w:sz w:val="20"/>
          <w:szCs w:val="20"/>
          <w:lang w:val="nl-BE"/>
        </w:rPr>
        <w:tab/>
        <w:t>Ke1</w:t>
      </w:r>
    </w:p>
    <w:p w14:paraId="5D1A7D9A" w14:textId="77777777" w:rsidR="001B3C63" w:rsidRDefault="001B3C63" w:rsidP="00C7548D">
      <w:pPr>
        <w:pStyle w:val="01Title"/>
        <w:ind w:left="0"/>
        <w:jc w:val="both"/>
        <w:rPr>
          <w:b/>
          <w:sz w:val="20"/>
          <w:szCs w:val="20"/>
          <w:lang w:val="nl-BE"/>
        </w:rPr>
      </w:pPr>
      <w:r>
        <w:rPr>
          <w:b/>
          <w:sz w:val="20"/>
          <w:szCs w:val="20"/>
          <w:lang w:val="nl-BE"/>
        </w:rPr>
        <w:tab/>
        <w:t>5.Df2+</w:t>
      </w:r>
      <w:r>
        <w:rPr>
          <w:b/>
          <w:sz w:val="20"/>
          <w:szCs w:val="20"/>
          <w:lang w:val="nl-BE"/>
        </w:rPr>
        <w:tab/>
      </w:r>
      <w:r>
        <w:rPr>
          <w:b/>
          <w:sz w:val="20"/>
          <w:szCs w:val="20"/>
          <w:lang w:val="nl-BE"/>
        </w:rPr>
        <w:tab/>
        <w:t>Kd1</w:t>
      </w:r>
    </w:p>
    <w:p w14:paraId="5C517667" w14:textId="77777777" w:rsidR="001B3C63" w:rsidRDefault="001B3C63" w:rsidP="00C7548D">
      <w:pPr>
        <w:pStyle w:val="01Title"/>
        <w:ind w:left="0"/>
        <w:jc w:val="both"/>
        <w:rPr>
          <w:b/>
          <w:sz w:val="20"/>
          <w:szCs w:val="20"/>
          <w:lang w:val="nl-BE"/>
        </w:rPr>
      </w:pPr>
      <w:r>
        <w:rPr>
          <w:b/>
          <w:sz w:val="20"/>
          <w:szCs w:val="20"/>
          <w:lang w:val="nl-BE"/>
        </w:rPr>
        <w:tab/>
        <w:t>6.Df1+</w:t>
      </w:r>
      <w:r>
        <w:rPr>
          <w:b/>
          <w:sz w:val="20"/>
          <w:szCs w:val="20"/>
          <w:lang w:val="nl-BE"/>
        </w:rPr>
        <w:tab/>
      </w:r>
      <w:r>
        <w:rPr>
          <w:b/>
          <w:sz w:val="20"/>
          <w:szCs w:val="20"/>
          <w:lang w:val="nl-BE"/>
        </w:rPr>
        <w:tab/>
        <w:t>De1</w:t>
      </w:r>
    </w:p>
    <w:p w14:paraId="3C38381E" w14:textId="77777777" w:rsidR="001B3C63" w:rsidRDefault="001B3C63" w:rsidP="00C7548D">
      <w:pPr>
        <w:pStyle w:val="01Title"/>
        <w:ind w:left="0"/>
        <w:jc w:val="both"/>
        <w:rPr>
          <w:b/>
          <w:sz w:val="20"/>
          <w:szCs w:val="20"/>
          <w:lang w:val="nl-BE"/>
        </w:rPr>
      </w:pPr>
      <w:r>
        <w:rPr>
          <w:b/>
          <w:sz w:val="20"/>
          <w:szCs w:val="20"/>
          <w:lang w:val="nl-BE"/>
        </w:rPr>
        <w:tab/>
        <w:t>7.Dd3+</w:t>
      </w:r>
      <w:r>
        <w:rPr>
          <w:b/>
          <w:sz w:val="20"/>
          <w:szCs w:val="20"/>
          <w:lang w:val="nl-BE"/>
        </w:rPr>
        <w:tab/>
      </w:r>
      <w:r w:rsidR="00CB78BC">
        <w:rPr>
          <w:b/>
          <w:sz w:val="20"/>
          <w:szCs w:val="20"/>
          <w:lang w:val="nl-BE"/>
        </w:rPr>
        <w:tab/>
        <w:t>D</w:t>
      </w:r>
      <w:r>
        <w:rPr>
          <w:b/>
          <w:sz w:val="20"/>
          <w:szCs w:val="20"/>
          <w:lang w:val="nl-BE"/>
        </w:rPr>
        <w:t>d2</w:t>
      </w:r>
    </w:p>
    <w:p w14:paraId="53CDA38D" w14:textId="77777777" w:rsidR="001B3C63" w:rsidRDefault="001B3C63" w:rsidP="00C7548D">
      <w:pPr>
        <w:pStyle w:val="01Title"/>
        <w:ind w:left="0"/>
        <w:jc w:val="both"/>
        <w:rPr>
          <w:b/>
          <w:sz w:val="20"/>
          <w:szCs w:val="20"/>
          <w:lang w:val="nl-BE"/>
        </w:rPr>
      </w:pPr>
      <w:r>
        <w:rPr>
          <w:b/>
          <w:sz w:val="20"/>
          <w:szCs w:val="20"/>
          <w:lang w:val="nl-BE"/>
        </w:rPr>
        <w:tab/>
        <w:t>8.Db1+</w:t>
      </w:r>
      <w:r>
        <w:rPr>
          <w:b/>
          <w:sz w:val="20"/>
          <w:szCs w:val="20"/>
          <w:lang w:val="nl-BE"/>
        </w:rPr>
        <w:tab/>
      </w:r>
      <w:r>
        <w:rPr>
          <w:b/>
          <w:sz w:val="20"/>
          <w:szCs w:val="20"/>
          <w:lang w:val="nl-BE"/>
        </w:rPr>
        <w:tab/>
        <w:t>Ke2</w:t>
      </w:r>
    </w:p>
    <w:p w14:paraId="13082B19" w14:textId="77777777" w:rsidR="001B3C63" w:rsidRDefault="001B3C63" w:rsidP="00C7548D">
      <w:pPr>
        <w:pStyle w:val="01Title"/>
        <w:ind w:left="0"/>
        <w:jc w:val="both"/>
        <w:rPr>
          <w:b/>
          <w:sz w:val="20"/>
          <w:szCs w:val="20"/>
          <w:lang w:val="nl-BE"/>
        </w:rPr>
      </w:pPr>
      <w:r>
        <w:rPr>
          <w:b/>
          <w:sz w:val="20"/>
          <w:szCs w:val="20"/>
          <w:lang w:val="nl-BE"/>
        </w:rPr>
        <w:tab/>
        <w:t>9.De4+</w:t>
      </w:r>
      <w:r>
        <w:rPr>
          <w:b/>
          <w:sz w:val="20"/>
          <w:szCs w:val="20"/>
          <w:lang w:val="nl-BE"/>
        </w:rPr>
        <w:tab/>
      </w:r>
      <w:r>
        <w:rPr>
          <w:b/>
          <w:sz w:val="20"/>
          <w:szCs w:val="20"/>
          <w:lang w:val="nl-BE"/>
        </w:rPr>
        <w:tab/>
        <w:t>Kf1</w:t>
      </w:r>
    </w:p>
    <w:p w14:paraId="3B6A0D83" w14:textId="77777777" w:rsidR="001B3C63" w:rsidRDefault="00BF3295" w:rsidP="00C7548D">
      <w:pPr>
        <w:pStyle w:val="01Title"/>
        <w:ind w:left="0"/>
        <w:jc w:val="both"/>
        <w:rPr>
          <w:b/>
          <w:sz w:val="20"/>
          <w:szCs w:val="20"/>
          <w:lang w:val="nl-BE"/>
        </w:rPr>
      </w:pPr>
      <w:r>
        <w:rPr>
          <w:b/>
          <w:sz w:val="20"/>
          <w:szCs w:val="20"/>
          <w:lang w:val="nl-BE"/>
        </w:rPr>
        <w:t xml:space="preserve">        10.Df3+</w:t>
      </w:r>
      <w:r>
        <w:rPr>
          <w:b/>
          <w:sz w:val="20"/>
          <w:szCs w:val="20"/>
          <w:lang w:val="nl-BE"/>
        </w:rPr>
        <w:tab/>
      </w:r>
      <w:r>
        <w:rPr>
          <w:b/>
          <w:sz w:val="20"/>
          <w:szCs w:val="20"/>
          <w:lang w:val="nl-BE"/>
        </w:rPr>
        <w:tab/>
        <w:t>Ke1</w:t>
      </w:r>
    </w:p>
    <w:p w14:paraId="6E95339A" w14:textId="77777777" w:rsidR="007B107F" w:rsidRPr="00D6790F" w:rsidRDefault="00D6790F" w:rsidP="00C7548D">
      <w:pPr>
        <w:pStyle w:val="01Title"/>
        <w:ind w:left="0"/>
        <w:jc w:val="both"/>
        <w:rPr>
          <w:b/>
          <w:sz w:val="20"/>
          <w:szCs w:val="20"/>
          <w:lang w:val="nl-BE"/>
        </w:rPr>
      </w:pPr>
      <w:r>
        <w:rPr>
          <w:b/>
          <w:sz w:val="20"/>
          <w:szCs w:val="20"/>
          <w:lang w:val="nl-BE"/>
        </w:rPr>
        <w:t xml:space="preserve">        </w:t>
      </w:r>
      <w:r w:rsidR="001B3C63">
        <w:rPr>
          <w:b/>
          <w:sz w:val="20"/>
          <w:szCs w:val="20"/>
          <w:lang w:val="nl-BE"/>
        </w:rPr>
        <w:t>11.Lc3</w:t>
      </w:r>
      <w:r w:rsidR="00BF3295">
        <w:rPr>
          <w:b/>
          <w:sz w:val="20"/>
          <w:szCs w:val="20"/>
          <w:lang w:val="nl-BE"/>
        </w:rPr>
        <w:tab/>
      </w:r>
      <w:r w:rsidR="00BF3295">
        <w:rPr>
          <w:b/>
          <w:sz w:val="20"/>
          <w:szCs w:val="20"/>
          <w:lang w:val="nl-BE"/>
        </w:rPr>
        <w:tab/>
        <w:t>Dxc3</w:t>
      </w:r>
      <w:r w:rsidR="003C0FE0">
        <w:rPr>
          <w:b/>
          <w:sz w:val="20"/>
          <w:szCs w:val="20"/>
          <w:lang w:val="nl-BE"/>
        </w:rPr>
        <w:t>+</w:t>
      </w:r>
    </w:p>
    <w:p w14:paraId="6CE9930E" w14:textId="77777777" w:rsidR="00BF3295" w:rsidRDefault="00D6790F" w:rsidP="00C7548D">
      <w:pPr>
        <w:pStyle w:val="01Title"/>
        <w:ind w:left="0"/>
        <w:jc w:val="both"/>
        <w:rPr>
          <w:b/>
          <w:sz w:val="20"/>
          <w:szCs w:val="20"/>
          <w:lang w:val="nl-BE"/>
        </w:rPr>
      </w:pPr>
      <w:r>
        <w:rPr>
          <w:sz w:val="20"/>
          <w:szCs w:val="20"/>
          <w:lang w:val="nl-BE"/>
        </w:rPr>
        <w:t xml:space="preserve">        </w:t>
      </w:r>
      <w:r w:rsidR="00BF3295">
        <w:rPr>
          <w:b/>
          <w:sz w:val="20"/>
          <w:szCs w:val="20"/>
          <w:lang w:val="nl-BE"/>
        </w:rPr>
        <w:t>12.Dxc3+</w:t>
      </w:r>
    </w:p>
    <w:p w14:paraId="57BB6084" w14:textId="77777777" w:rsidR="00BF3295" w:rsidRDefault="00BF3295" w:rsidP="00C7548D">
      <w:pPr>
        <w:pStyle w:val="01Title"/>
        <w:ind w:left="0"/>
        <w:jc w:val="both"/>
        <w:rPr>
          <w:sz w:val="20"/>
          <w:szCs w:val="20"/>
          <w:lang w:val="nl-BE"/>
        </w:rPr>
      </w:pPr>
      <w:r>
        <w:rPr>
          <w:sz w:val="20"/>
          <w:szCs w:val="20"/>
          <w:lang w:val="nl-BE"/>
        </w:rPr>
        <w:t>en wit wint</w:t>
      </w:r>
      <w:r w:rsidR="000D30B0">
        <w:rPr>
          <w:sz w:val="20"/>
          <w:szCs w:val="20"/>
          <w:lang w:val="nl-BE"/>
        </w:rPr>
        <w:t>. M</w:t>
      </w:r>
      <w:r w:rsidR="007101B0">
        <w:rPr>
          <w:sz w:val="20"/>
          <w:szCs w:val="20"/>
          <w:lang w:val="nl-BE"/>
        </w:rPr>
        <w:t xml:space="preserve">aar niet </w:t>
      </w:r>
      <w:r>
        <w:rPr>
          <w:sz w:val="20"/>
          <w:szCs w:val="20"/>
          <w:lang w:val="nl-BE"/>
        </w:rPr>
        <w:t>12.Kxc3</w:t>
      </w:r>
      <w:r w:rsidR="00CF50F1">
        <w:rPr>
          <w:sz w:val="20"/>
          <w:szCs w:val="20"/>
          <w:lang w:val="nl-BE"/>
        </w:rPr>
        <w:t>?</w:t>
      </w:r>
      <w:r w:rsidR="000D30B0">
        <w:rPr>
          <w:sz w:val="20"/>
          <w:szCs w:val="20"/>
          <w:lang w:val="nl-BE"/>
        </w:rPr>
        <w:t>,</w:t>
      </w:r>
      <w:r>
        <w:rPr>
          <w:sz w:val="20"/>
          <w:szCs w:val="20"/>
          <w:lang w:val="nl-BE"/>
        </w:rPr>
        <w:t xml:space="preserve"> want dan is het pat.</w:t>
      </w:r>
    </w:p>
    <w:p w14:paraId="4A729F77" w14:textId="77777777" w:rsidR="00D6790F" w:rsidRDefault="00D6790F" w:rsidP="00C7548D">
      <w:pPr>
        <w:pStyle w:val="01Title"/>
        <w:ind w:left="0"/>
        <w:jc w:val="both"/>
        <w:rPr>
          <w:sz w:val="20"/>
          <w:szCs w:val="20"/>
          <w:lang w:val="nl-BE"/>
        </w:rPr>
      </w:pPr>
    </w:p>
    <w:p w14:paraId="2A5C6735" w14:textId="77777777" w:rsidR="00D6790F" w:rsidRDefault="00D6790F" w:rsidP="00C7548D">
      <w:pPr>
        <w:pStyle w:val="01Title"/>
        <w:ind w:left="0"/>
        <w:jc w:val="both"/>
        <w:rPr>
          <w:b/>
          <w:i/>
          <w:sz w:val="20"/>
          <w:szCs w:val="20"/>
          <w:lang w:val="nl-BE"/>
        </w:rPr>
      </w:pPr>
    </w:p>
    <w:p w14:paraId="35F020F7" w14:textId="77777777" w:rsidR="00D6790F" w:rsidRDefault="00D6790F" w:rsidP="00C7548D">
      <w:pPr>
        <w:pStyle w:val="01Title"/>
        <w:ind w:left="0"/>
        <w:jc w:val="both"/>
        <w:rPr>
          <w:b/>
          <w:i/>
          <w:sz w:val="20"/>
          <w:szCs w:val="20"/>
          <w:lang w:val="nl-BE"/>
        </w:rPr>
      </w:pPr>
    </w:p>
    <w:p w14:paraId="582D6CDC" w14:textId="77777777" w:rsidR="00D6790F" w:rsidRDefault="00D6790F" w:rsidP="00C7548D">
      <w:pPr>
        <w:pStyle w:val="01Title"/>
        <w:ind w:left="0"/>
        <w:jc w:val="both"/>
        <w:rPr>
          <w:sz w:val="20"/>
          <w:szCs w:val="20"/>
          <w:lang w:val="nl-BE"/>
        </w:rPr>
      </w:pPr>
    </w:p>
    <w:p w14:paraId="61B6188D" w14:textId="77777777" w:rsidR="00166EE1" w:rsidRPr="0054089C" w:rsidRDefault="00166EE1" w:rsidP="00C7548D">
      <w:pPr>
        <w:pStyle w:val="01Title"/>
        <w:ind w:left="0"/>
        <w:jc w:val="both"/>
        <w:rPr>
          <w:sz w:val="20"/>
          <w:szCs w:val="20"/>
          <w:lang w:val="nl-BE"/>
        </w:rPr>
      </w:pPr>
    </w:p>
    <w:p w14:paraId="21D8B0E4" w14:textId="77777777" w:rsidR="00C10A3D" w:rsidRDefault="00C10A3D" w:rsidP="00C7548D">
      <w:pPr>
        <w:pStyle w:val="01Title"/>
        <w:ind w:left="0"/>
        <w:jc w:val="both"/>
        <w:rPr>
          <w:b/>
          <w:i/>
          <w:sz w:val="20"/>
          <w:szCs w:val="20"/>
          <w:lang w:val="nl-BE"/>
        </w:rPr>
      </w:pPr>
    </w:p>
    <w:p w14:paraId="1106E23D" w14:textId="77777777" w:rsidR="00D6790F" w:rsidRDefault="00D6790F" w:rsidP="00C7548D">
      <w:pPr>
        <w:pStyle w:val="01Title"/>
        <w:ind w:left="0"/>
        <w:jc w:val="both"/>
        <w:rPr>
          <w:b/>
          <w:i/>
          <w:sz w:val="20"/>
          <w:szCs w:val="20"/>
          <w:lang w:val="nl-BE"/>
        </w:rPr>
      </w:pPr>
    </w:p>
    <w:p w14:paraId="5021F59B" w14:textId="77777777" w:rsidR="00D6790F" w:rsidRDefault="00D6790F" w:rsidP="00C7548D">
      <w:pPr>
        <w:pStyle w:val="01Title"/>
        <w:ind w:left="0"/>
        <w:jc w:val="both"/>
        <w:rPr>
          <w:b/>
          <w:i/>
          <w:sz w:val="20"/>
          <w:szCs w:val="20"/>
          <w:lang w:val="nl-BE"/>
        </w:rPr>
      </w:pPr>
      <w:r>
        <w:rPr>
          <w:b/>
          <w:i/>
          <w:sz w:val="20"/>
          <w:szCs w:val="20"/>
          <w:lang w:val="nl-BE"/>
        </w:rPr>
        <w:t>Variant B</w:t>
      </w:r>
    </w:p>
    <w:p w14:paraId="41D82508" w14:textId="77777777" w:rsidR="00D6790F" w:rsidRDefault="00D6790F" w:rsidP="00C7548D">
      <w:pPr>
        <w:pStyle w:val="01Title"/>
        <w:ind w:left="0"/>
        <w:jc w:val="both"/>
        <w:rPr>
          <w:b/>
          <w:sz w:val="20"/>
          <w:szCs w:val="20"/>
          <w:lang w:val="nl-BE"/>
        </w:rPr>
      </w:pPr>
      <w:r>
        <w:rPr>
          <w:b/>
          <w:i/>
          <w:sz w:val="20"/>
          <w:szCs w:val="20"/>
          <w:lang w:val="nl-BE"/>
        </w:rPr>
        <w:tab/>
      </w:r>
      <w:r>
        <w:rPr>
          <w:b/>
          <w:sz w:val="20"/>
          <w:szCs w:val="20"/>
          <w:lang w:val="nl-BE"/>
        </w:rPr>
        <w:t>1…</w:t>
      </w:r>
      <w:r>
        <w:rPr>
          <w:b/>
          <w:sz w:val="20"/>
          <w:szCs w:val="20"/>
          <w:lang w:val="nl-BE"/>
        </w:rPr>
        <w:tab/>
      </w:r>
      <w:r>
        <w:rPr>
          <w:b/>
          <w:sz w:val="20"/>
          <w:szCs w:val="20"/>
          <w:lang w:val="nl-BE"/>
        </w:rPr>
        <w:tab/>
        <w:t>Kc1</w:t>
      </w:r>
    </w:p>
    <w:p w14:paraId="1C118910" w14:textId="77777777" w:rsidR="00D6790F" w:rsidRDefault="00D6790F" w:rsidP="00C7548D">
      <w:pPr>
        <w:pStyle w:val="01Title"/>
        <w:ind w:left="0"/>
        <w:jc w:val="both"/>
        <w:rPr>
          <w:b/>
          <w:sz w:val="20"/>
          <w:szCs w:val="20"/>
          <w:lang w:val="nl-BE"/>
        </w:rPr>
      </w:pPr>
      <w:r>
        <w:rPr>
          <w:b/>
          <w:sz w:val="20"/>
          <w:szCs w:val="20"/>
          <w:lang w:val="nl-BE"/>
        </w:rPr>
        <w:tab/>
        <w:t>2.</w:t>
      </w:r>
      <w:r w:rsidR="006F6898">
        <w:rPr>
          <w:b/>
          <w:sz w:val="20"/>
          <w:szCs w:val="20"/>
          <w:lang w:val="nl-BE"/>
        </w:rPr>
        <w:t>Dc6+</w:t>
      </w:r>
      <w:r w:rsidR="006F6898">
        <w:rPr>
          <w:b/>
          <w:sz w:val="20"/>
          <w:szCs w:val="20"/>
          <w:lang w:val="nl-BE"/>
        </w:rPr>
        <w:tab/>
      </w:r>
      <w:r w:rsidR="006F6898">
        <w:rPr>
          <w:b/>
          <w:sz w:val="20"/>
          <w:szCs w:val="20"/>
          <w:lang w:val="nl-BE"/>
        </w:rPr>
        <w:tab/>
        <w:t>Kd2</w:t>
      </w:r>
    </w:p>
    <w:p w14:paraId="67C3E687" w14:textId="77777777" w:rsidR="006F6898" w:rsidRDefault="006F6898" w:rsidP="00C7548D">
      <w:pPr>
        <w:pStyle w:val="01Title"/>
        <w:ind w:left="0"/>
        <w:jc w:val="both"/>
        <w:rPr>
          <w:b/>
          <w:sz w:val="20"/>
          <w:szCs w:val="20"/>
          <w:lang w:val="nl-BE"/>
        </w:rPr>
      </w:pPr>
      <w:r>
        <w:rPr>
          <w:b/>
          <w:sz w:val="20"/>
          <w:szCs w:val="20"/>
          <w:lang w:val="nl-BE"/>
        </w:rPr>
        <w:tab/>
        <w:t>3.Dc3+</w:t>
      </w:r>
      <w:r>
        <w:rPr>
          <w:b/>
          <w:sz w:val="20"/>
          <w:szCs w:val="20"/>
          <w:lang w:val="nl-BE"/>
        </w:rPr>
        <w:tab/>
      </w:r>
      <w:r>
        <w:rPr>
          <w:b/>
          <w:sz w:val="20"/>
          <w:szCs w:val="20"/>
          <w:lang w:val="nl-BE"/>
        </w:rPr>
        <w:tab/>
        <w:t>Ke2</w:t>
      </w:r>
    </w:p>
    <w:p w14:paraId="616FC054" w14:textId="77777777" w:rsidR="006F6898" w:rsidRDefault="006F6898" w:rsidP="00C7548D">
      <w:pPr>
        <w:pStyle w:val="01Title"/>
        <w:ind w:left="0"/>
        <w:jc w:val="both"/>
        <w:rPr>
          <w:b/>
          <w:sz w:val="20"/>
          <w:szCs w:val="20"/>
          <w:lang w:val="nl-BE"/>
        </w:rPr>
      </w:pPr>
      <w:r>
        <w:rPr>
          <w:b/>
          <w:sz w:val="20"/>
          <w:szCs w:val="20"/>
          <w:lang w:val="nl-BE"/>
        </w:rPr>
        <w:tab/>
        <w:t>4.De3+</w:t>
      </w:r>
      <w:r>
        <w:rPr>
          <w:b/>
          <w:sz w:val="20"/>
          <w:szCs w:val="20"/>
          <w:lang w:val="nl-BE"/>
        </w:rPr>
        <w:tab/>
      </w:r>
      <w:r>
        <w:rPr>
          <w:b/>
          <w:sz w:val="20"/>
          <w:szCs w:val="20"/>
          <w:lang w:val="nl-BE"/>
        </w:rPr>
        <w:tab/>
        <w:t>Kd1</w:t>
      </w:r>
    </w:p>
    <w:p w14:paraId="173236F3" w14:textId="77777777" w:rsidR="006F6898" w:rsidRDefault="006F6898" w:rsidP="00C7548D">
      <w:pPr>
        <w:pStyle w:val="01Title"/>
        <w:ind w:left="0"/>
        <w:jc w:val="both"/>
        <w:rPr>
          <w:b/>
          <w:sz w:val="20"/>
          <w:szCs w:val="20"/>
          <w:lang w:val="nl-BE"/>
        </w:rPr>
      </w:pPr>
      <w:r>
        <w:rPr>
          <w:b/>
          <w:sz w:val="20"/>
          <w:szCs w:val="20"/>
          <w:lang w:val="nl-BE"/>
        </w:rPr>
        <w:tab/>
        <w:t>5.Lc3</w:t>
      </w:r>
      <w:r>
        <w:rPr>
          <w:b/>
          <w:sz w:val="20"/>
          <w:szCs w:val="20"/>
          <w:lang w:val="nl-BE"/>
        </w:rPr>
        <w:tab/>
      </w:r>
      <w:r>
        <w:rPr>
          <w:b/>
          <w:sz w:val="20"/>
          <w:szCs w:val="20"/>
          <w:lang w:val="nl-BE"/>
        </w:rPr>
        <w:tab/>
        <w:t>Kh2</w:t>
      </w:r>
    </w:p>
    <w:p w14:paraId="7C72D959" w14:textId="77777777" w:rsidR="006F6898" w:rsidRDefault="006F6898" w:rsidP="00C7548D">
      <w:pPr>
        <w:pStyle w:val="01Title"/>
        <w:ind w:left="0"/>
        <w:jc w:val="both"/>
        <w:rPr>
          <w:b/>
          <w:sz w:val="20"/>
          <w:szCs w:val="20"/>
          <w:lang w:val="nl-BE"/>
        </w:rPr>
      </w:pPr>
      <w:r>
        <w:rPr>
          <w:b/>
          <w:sz w:val="20"/>
          <w:szCs w:val="20"/>
          <w:lang w:val="nl-BE"/>
        </w:rPr>
        <w:tab/>
        <w:t>6.Dd3+</w:t>
      </w:r>
      <w:r>
        <w:rPr>
          <w:b/>
          <w:sz w:val="20"/>
          <w:szCs w:val="20"/>
          <w:lang w:val="nl-BE"/>
        </w:rPr>
        <w:tab/>
      </w:r>
      <w:r>
        <w:rPr>
          <w:b/>
          <w:sz w:val="20"/>
          <w:szCs w:val="20"/>
          <w:lang w:val="nl-BE"/>
        </w:rPr>
        <w:tab/>
        <w:t>Kc1</w:t>
      </w:r>
    </w:p>
    <w:p w14:paraId="5D0919B3" w14:textId="77777777" w:rsidR="006F6898" w:rsidRDefault="006F6898" w:rsidP="00C7548D">
      <w:pPr>
        <w:pStyle w:val="01Title"/>
        <w:ind w:left="0"/>
        <w:jc w:val="both"/>
        <w:rPr>
          <w:b/>
          <w:sz w:val="20"/>
          <w:szCs w:val="20"/>
          <w:lang w:val="nl-BE"/>
        </w:rPr>
      </w:pPr>
      <w:r>
        <w:rPr>
          <w:b/>
          <w:sz w:val="20"/>
          <w:szCs w:val="20"/>
          <w:lang w:val="nl-BE"/>
        </w:rPr>
        <w:tab/>
        <w:t>7.Df1+</w:t>
      </w:r>
      <w:r>
        <w:rPr>
          <w:b/>
          <w:sz w:val="20"/>
          <w:szCs w:val="20"/>
          <w:lang w:val="nl-BE"/>
        </w:rPr>
        <w:tab/>
      </w:r>
      <w:r>
        <w:rPr>
          <w:b/>
          <w:sz w:val="20"/>
          <w:szCs w:val="20"/>
          <w:lang w:val="nl-BE"/>
        </w:rPr>
        <w:tab/>
        <w:t>Kc2</w:t>
      </w:r>
    </w:p>
    <w:p w14:paraId="412BD74C" w14:textId="77777777" w:rsidR="006F6898" w:rsidRDefault="00F1563F" w:rsidP="00C7548D">
      <w:pPr>
        <w:pStyle w:val="01Title"/>
        <w:ind w:left="0"/>
        <w:jc w:val="both"/>
        <w:rPr>
          <w:b/>
          <w:sz w:val="20"/>
          <w:szCs w:val="20"/>
          <w:lang w:val="nl-BE"/>
        </w:rPr>
      </w:pPr>
      <w:r>
        <w:rPr>
          <w:b/>
          <w:sz w:val="20"/>
          <w:szCs w:val="20"/>
          <w:lang w:val="nl-BE"/>
        </w:rPr>
        <w:tab/>
        <w:t>8.Lb4</w:t>
      </w:r>
      <w:r>
        <w:rPr>
          <w:b/>
          <w:sz w:val="20"/>
          <w:szCs w:val="20"/>
          <w:lang w:val="nl-BE"/>
        </w:rPr>
        <w:tab/>
      </w:r>
      <w:r>
        <w:rPr>
          <w:b/>
          <w:sz w:val="20"/>
          <w:szCs w:val="20"/>
          <w:lang w:val="nl-BE"/>
        </w:rPr>
        <w:tab/>
        <w:t>Df2</w:t>
      </w:r>
    </w:p>
    <w:p w14:paraId="49EF4E55" w14:textId="77777777" w:rsidR="006F6898" w:rsidRDefault="00F1563F" w:rsidP="00C7548D">
      <w:pPr>
        <w:pStyle w:val="01Title"/>
        <w:ind w:left="0"/>
        <w:jc w:val="both"/>
        <w:rPr>
          <w:b/>
          <w:sz w:val="20"/>
          <w:szCs w:val="20"/>
          <w:lang w:val="nl-BE"/>
        </w:rPr>
      </w:pPr>
      <w:r>
        <w:rPr>
          <w:b/>
          <w:sz w:val="20"/>
          <w:szCs w:val="20"/>
          <w:lang w:val="nl-BE"/>
        </w:rPr>
        <w:tab/>
        <w:t>9.Dxf2</w:t>
      </w:r>
      <w:r>
        <w:rPr>
          <w:b/>
          <w:sz w:val="20"/>
          <w:szCs w:val="20"/>
          <w:lang w:val="nl-BE"/>
        </w:rPr>
        <w:tab/>
      </w:r>
      <w:r>
        <w:rPr>
          <w:b/>
          <w:sz w:val="20"/>
          <w:szCs w:val="20"/>
          <w:lang w:val="nl-BE"/>
        </w:rPr>
        <w:tab/>
      </w:r>
    </w:p>
    <w:p w14:paraId="7C9CF6E8" w14:textId="77777777" w:rsidR="006F6898" w:rsidRPr="00F1563F" w:rsidRDefault="00F1563F" w:rsidP="00C7548D">
      <w:pPr>
        <w:pStyle w:val="01Title"/>
        <w:ind w:left="0"/>
        <w:jc w:val="both"/>
        <w:rPr>
          <w:sz w:val="20"/>
          <w:szCs w:val="20"/>
          <w:lang w:val="nl-BE"/>
        </w:rPr>
      </w:pPr>
      <w:r>
        <w:rPr>
          <w:sz w:val="20"/>
          <w:szCs w:val="20"/>
          <w:lang w:val="nl-BE"/>
        </w:rPr>
        <w:t>En wint.</w:t>
      </w:r>
    </w:p>
    <w:p w14:paraId="2CB90EEE" w14:textId="77777777" w:rsidR="009805DC" w:rsidRDefault="009805DC" w:rsidP="00C7548D">
      <w:pPr>
        <w:pStyle w:val="01Title"/>
        <w:ind w:left="0"/>
        <w:jc w:val="both"/>
        <w:rPr>
          <w:sz w:val="20"/>
          <w:szCs w:val="20"/>
          <w:lang w:val="nl-BE"/>
        </w:rPr>
      </w:pPr>
    </w:p>
    <w:p w14:paraId="527E829F" w14:textId="77777777" w:rsidR="009805DC" w:rsidRDefault="009805DC" w:rsidP="00C7548D">
      <w:pPr>
        <w:pStyle w:val="01Title"/>
        <w:ind w:left="0"/>
        <w:jc w:val="both"/>
        <w:rPr>
          <w:sz w:val="20"/>
          <w:szCs w:val="20"/>
          <w:lang w:val="nl-BE"/>
        </w:rPr>
      </w:pPr>
    </w:p>
    <w:p w14:paraId="5A65F683" w14:textId="77777777" w:rsidR="009805DC" w:rsidRDefault="009805DC" w:rsidP="00C7548D">
      <w:pPr>
        <w:pStyle w:val="01Title"/>
        <w:ind w:left="0"/>
        <w:jc w:val="both"/>
        <w:rPr>
          <w:sz w:val="20"/>
          <w:szCs w:val="20"/>
          <w:lang w:val="nl-BE"/>
        </w:rPr>
      </w:pPr>
    </w:p>
    <w:p w14:paraId="14AED6E2" w14:textId="77777777" w:rsidR="009805DC" w:rsidRDefault="009805DC" w:rsidP="00C7548D">
      <w:pPr>
        <w:pStyle w:val="01Title"/>
        <w:ind w:left="0"/>
        <w:jc w:val="both"/>
        <w:rPr>
          <w:sz w:val="20"/>
          <w:szCs w:val="20"/>
          <w:lang w:val="nl-BE"/>
        </w:rPr>
      </w:pPr>
    </w:p>
    <w:p w14:paraId="12766708" w14:textId="77777777" w:rsidR="009805DC" w:rsidRDefault="009805DC" w:rsidP="00C7548D">
      <w:pPr>
        <w:pStyle w:val="01Title"/>
        <w:ind w:left="0"/>
        <w:jc w:val="both"/>
        <w:rPr>
          <w:sz w:val="20"/>
          <w:szCs w:val="20"/>
          <w:lang w:val="nl-BE"/>
        </w:rPr>
      </w:pPr>
    </w:p>
    <w:p w14:paraId="635B69F5" w14:textId="77777777" w:rsidR="009805DC" w:rsidRPr="00D6790F" w:rsidRDefault="009805DC" w:rsidP="00C7548D">
      <w:pPr>
        <w:pStyle w:val="01Title"/>
        <w:ind w:left="0"/>
        <w:jc w:val="both"/>
        <w:rPr>
          <w:b/>
          <w:i/>
          <w:sz w:val="20"/>
          <w:szCs w:val="20"/>
          <w:lang w:val="nl-BE"/>
        </w:rPr>
      </w:pPr>
    </w:p>
    <w:p w14:paraId="44FCC3DB" w14:textId="77777777" w:rsidR="009805DC" w:rsidRDefault="009805DC" w:rsidP="00C7548D">
      <w:pPr>
        <w:pStyle w:val="01Title"/>
        <w:ind w:left="0"/>
        <w:jc w:val="both"/>
        <w:rPr>
          <w:sz w:val="20"/>
          <w:szCs w:val="20"/>
          <w:lang w:val="nl-BE"/>
        </w:rPr>
      </w:pPr>
    </w:p>
    <w:p w14:paraId="2FF278F5" w14:textId="77777777" w:rsidR="009805DC" w:rsidRDefault="009805DC" w:rsidP="00C7548D">
      <w:pPr>
        <w:pStyle w:val="01Title"/>
        <w:ind w:left="0"/>
        <w:jc w:val="both"/>
        <w:rPr>
          <w:sz w:val="20"/>
          <w:szCs w:val="20"/>
          <w:lang w:val="nl-BE"/>
        </w:rPr>
      </w:pPr>
    </w:p>
    <w:p w14:paraId="04172507" w14:textId="77777777" w:rsidR="009805DC" w:rsidRDefault="009805DC" w:rsidP="00C7548D">
      <w:pPr>
        <w:pStyle w:val="01Title"/>
        <w:ind w:left="0"/>
        <w:jc w:val="both"/>
        <w:rPr>
          <w:sz w:val="20"/>
          <w:szCs w:val="20"/>
          <w:lang w:val="nl-BE"/>
        </w:rPr>
      </w:pPr>
    </w:p>
    <w:p w14:paraId="06F41EBD" w14:textId="77777777" w:rsidR="009805DC" w:rsidRDefault="009805DC" w:rsidP="00C7548D">
      <w:pPr>
        <w:pStyle w:val="01Title"/>
        <w:ind w:left="0"/>
        <w:jc w:val="both"/>
        <w:rPr>
          <w:sz w:val="20"/>
          <w:szCs w:val="20"/>
          <w:lang w:val="nl-BE"/>
        </w:rPr>
      </w:pPr>
    </w:p>
    <w:p w14:paraId="5E4BFE0B" w14:textId="77777777" w:rsidR="009805DC" w:rsidRDefault="009805DC" w:rsidP="00C7548D">
      <w:pPr>
        <w:pStyle w:val="01Title"/>
        <w:ind w:left="0"/>
        <w:jc w:val="both"/>
        <w:rPr>
          <w:sz w:val="20"/>
          <w:szCs w:val="20"/>
          <w:lang w:val="nl-BE"/>
        </w:rPr>
      </w:pPr>
    </w:p>
    <w:p w14:paraId="245DCD7B" w14:textId="77777777" w:rsidR="009805DC" w:rsidRDefault="009805DC" w:rsidP="00C7548D">
      <w:pPr>
        <w:pStyle w:val="01Title"/>
        <w:ind w:left="0"/>
        <w:jc w:val="both"/>
        <w:rPr>
          <w:sz w:val="20"/>
          <w:szCs w:val="20"/>
          <w:lang w:val="nl-BE"/>
        </w:rPr>
      </w:pPr>
    </w:p>
    <w:p w14:paraId="3DA0A739" w14:textId="77777777" w:rsidR="009805DC" w:rsidRDefault="009805DC" w:rsidP="00C7548D">
      <w:pPr>
        <w:pStyle w:val="01Title"/>
        <w:ind w:left="0"/>
        <w:jc w:val="both"/>
        <w:rPr>
          <w:sz w:val="20"/>
          <w:szCs w:val="20"/>
          <w:lang w:val="nl-BE"/>
        </w:rPr>
      </w:pPr>
    </w:p>
    <w:p w14:paraId="573C10BE" w14:textId="77777777" w:rsidR="009805DC" w:rsidRDefault="009805DC" w:rsidP="00C7548D">
      <w:pPr>
        <w:pStyle w:val="01Title"/>
        <w:ind w:left="0"/>
        <w:jc w:val="both"/>
        <w:rPr>
          <w:sz w:val="20"/>
          <w:szCs w:val="20"/>
          <w:lang w:val="nl-BE"/>
        </w:rPr>
      </w:pPr>
    </w:p>
    <w:p w14:paraId="365B3D77" w14:textId="77777777" w:rsidR="009805DC" w:rsidRDefault="009805DC" w:rsidP="00C7548D">
      <w:pPr>
        <w:pStyle w:val="01Title"/>
        <w:ind w:left="0"/>
        <w:jc w:val="both"/>
        <w:rPr>
          <w:sz w:val="20"/>
          <w:szCs w:val="20"/>
          <w:lang w:val="nl-BE"/>
        </w:rPr>
      </w:pPr>
    </w:p>
    <w:p w14:paraId="6551BC0B" w14:textId="77777777" w:rsidR="009805DC" w:rsidRDefault="009805DC" w:rsidP="00C7548D">
      <w:pPr>
        <w:pStyle w:val="01Title"/>
        <w:ind w:left="0"/>
        <w:jc w:val="both"/>
        <w:rPr>
          <w:sz w:val="20"/>
          <w:szCs w:val="20"/>
          <w:lang w:val="nl-BE"/>
        </w:rPr>
      </w:pPr>
    </w:p>
    <w:p w14:paraId="0BA7EC95" w14:textId="77777777" w:rsidR="009805DC" w:rsidRDefault="009805DC" w:rsidP="00C7548D">
      <w:pPr>
        <w:pStyle w:val="01Title"/>
        <w:ind w:left="0"/>
        <w:jc w:val="both"/>
        <w:rPr>
          <w:sz w:val="20"/>
          <w:szCs w:val="20"/>
          <w:lang w:val="nl-BE"/>
        </w:rPr>
      </w:pPr>
    </w:p>
    <w:p w14:paraId="442BC9E6" w14:textId="77777777" w:rsidR="009805DC" w:rsidRDefault="009805DC" w:rsidP="00C7548D">
      <w:pPr>
        <w:pStyle w:val="01Title"/>
        <w:ind w:left="0"/>
        <w:jc w:val="both"/>
        <w:rPr>
          <w:sz w:val="20"/>
          <w:szCs w:val="20"/>
          <w:lang w:val="nl-BE"/>
        </w:rPr>
      </w:pPr>
    </w:p>
    <w:p w14:paraId="5EED581E" w14:textId="77777777" w:rsidR="009805DC" w:rsidRDefault="009805DC" w:rsidP="00C7548D">
      <w:pPr>
        <w:pStyle w:val="01Title"/>
        <w:ind w:left="0"/>
        <w:jc w:val="both"/>
        <w:rPr>
          <w:sz w:val="20"/>
          <w:szCs w:val="20"/>
          <w:lang w:val="nl-BE"/>
        </w:rPr>
      </w:pPr>
    </w:p>
    <w:p w14:paraId="525A4F63" w14:textId="77777777" w:rsidR="009805DC" w:rsidRDefault="009805DC" w:rsidP="00C7548D">
      <w:pPr>
        <w:pStyle w:val="01Title"/>
        <w:ind w:left="0"/>
        <w:jc w:val="both"/>
        <w:rPr>
          <w:sz w:val="20"/>
          <w:szCs w:val="20"/>
          <w:lang w:val="nl-BE"/>
        </w:rPr>
      </w:pPr>
    </w:p>
    <w:p w14:paraId="6DA476A8" w14:textId="77777777" w:rsidR="009805DC" w:rsidRDefault="009805DC" w:rsidP="00C7548D">
      <w:pPr>
        <w:pStyle w:val="01Title"/>
        <w:ind w:left="0"/>
        <w:jc w:val="both"/>
        <w:rPr>
          <w:sz w:val="20"/>
          <w:szCs w:val="20"/>
          <w:lang w:val="nl-BE"/>
        </w:rPr>
      </w:pPr>
    </w:p>
    <w:p w14:paraId="5969083C" w14:textId="77777777" w:rsidR="009805DC" w:rsidRDefault="009805DC" w:rsidP="00C7548D">
      <w:pPr>
        <w:pStyle w:val="01Title"/>
        <w:ind w:left="0"/>
        <w:jc w:val="both"/>
        <w:rPr>
          <w:sz w:val="20"/>
          <w:szCs w:val="20"/>
          <w:lang w:val="nl-BE"/>
        </w:rPr>
      </w:pPr>
    </w:p>
    <w:p w14:paraId="2D6DD3B8" w14:textId="77777777" w:rsidR="00667B87" w:rsidRDefault="00667B87" w:rsidP="00667B87">
      <w:pPr>
        <w:pStyle w:val="01Title"/>
        <w:ind w:left="0"/>
        <w:rPr>
          <w:sz w:val="20"/>
          <w:szCs w:val="20"/>
          <w:lang w:val="nl-BE"/>
        </w:rPr>
      </w:pPr>
    </w:p>
    <w:p w14:paraId="695FFF3A" w14:textId="77777777" w:rsidR="009A0DEE" w:rsidRDefault="009A0DEE" w:rsidP="006C2306">
      <w:pPr>
        <w:widowControl/>
        <w:autoSpaceDE/>
        <w:autoSpaceDN/>
        <w:adjustRightInd/>
        <w:jc w:val="center"/>
        <w:rPr>
          <w:b/>
          <w:sz w:val="20"/>
          <w:szCs w:val="20"/>
          <w:lang w:val="nl-BE"/>
        </w:rPr>
      </w:pPr>
    </w:p>
    <w:p w14:paraId="22CF358E" w14:textId="77777777" w:rsidR="009805DC" w:rsidRPr="00E87F1B" w:rsidRDefault="001B59B7" w:rsidP="006C2306">
      <w:pPr>
        <w:widowControl/>
        <w:autoSpaceDE/>
        <w:autoSpaceDN/>
        <w:adjustRightInd/>
        <w:jc w:val="center"/>
        <w:rPr>
          <w:rFonts w:cs="Arial"/>
          <w:b/>
          <w:color w:val="000000"/>
          <w:sz w:val="20"/>
          <w:szCs w:val="20"/>
          <w:lang w:val="nl-BE"/>
        </w:rPr>
      </w:pPr>
      <w:r>
        <w:rPr>
          <w:b/>
          <w:sz w:val="20"/>
          <w:szCs w:val="20"/>
          <w:lang w:val="nl-BE"/>
        </w:rPr>
        <w:lastRenderedPageBreak/>
        <w:t xml:space="preserve">- </w:t>
      </w:r>
      <w:r w:rsidR="00867B99">
        <w:rPr>
          <w:b/>
          <w:sz w:val="20"/>
          <w:szCs w:val="20"/>
          <w:lang w:val="nl-BE"/>
        </w:rPr>
        <w:t>14</w:t>
      </w:r>
      <w:r w:rsidR="00575E32">
        <w:rPr>
          <w:b/>
          <w:sz w:val="20"/>
          <w:szCs w:val="20"/>
          <w:lang w:val="nl-BE"/>
        </w:rPr>
        <w:t>2</w:t>
      </w:r>
      <w:r w:rsidR="00D31D5E">
        <w:rPr>
          <w:b/>
          <w:sz w:val="20"/>
          <w:szCs w:val="20"/>
          <w:lang w:val="nl-BE"/>
        </w:rPr>
        <w:t xml:space="preserve"> -</w:t>
      </w:r>
    </w:p>
    <w:p w14:paraId="02464821" w14:textId="77777777" w:rsidR="001B3C63" w:rsidRPr="001B3C63" w:rsidRDefault="001B3C63" w:rsidP="00C7548D">
      <w:pPr>
        <w:pStyle w:val="01Title"/>
        <w:ind w:left="0"/>
        <w:jc w:val="both"/>
        <w:rPr>
          <w:b/>
          <w:sz w:val="20"/>
          <w:szCs w:val="20"/>
          <w:lang w:val="nl-BE"/>
        </w:rPr>
      </w:pPr>
    </w:p>
    <w:p w14:paraId="5D49CEA9" w14:textId="77777777" w:rsidR="001F1F3A" w:rsidRPr="009805DC" w:rsidRDefault="009805DC" w:rsidP="009805DC">
      <w:pPr>
        <w:pStyle w:val="01Title"/>
        <w:ind w:left="0"/>
        <w:jc w:val="center"/>
        <w:rPr>
          <w:sz w:val="20"/>
          <w:szCs w:val="20"/>
          <w:lang w:val="nl-BE"/>
        </w:rPr>
      </w:pPr>
      <w:r>
        <w:rPr>
          <w:i/>
          <w:sz w:val="20"/>
          <w:szCs w:val="20"/>
          <w:lang w:val="nl-BE"/>
        </w:rPr>
        <w:t xml:space="preserve">Origineel, </w:t>
      </w:r>
      <w:r>
        <w:rPr>
          <w:sz w:val="20"/>
          <w:szCs w:val="20"/>
          <w:lang w:val="nl-BE"/>
        </w:rPr>
        <w:t>2011</w:t>
      </w:r>
    </w:p>
    <w:p w14:paraId="738A1DD5" w14:textId="77777777" w:rsidR="001F1F3A" w:rsidRDefault="001F1F3A" w:rsidP="00C7548D">
      <w:pPr>
        <w:pStyle w:val="01Title"/>
        <w:ind w:left="0"/>
        <w:jc w:val="both"/>
        <w:rPr>
          <w:sz w:val="20"/>
          <w:szCs w:val="20"/>
          <w:lang w:val="nl-BE"/>
        </w:rPr>
      </w:pPr>
    </w:p>
    <w:p w14:paraId="14A76F90" w14:textId="77777777" w:rsidR="001F1F3A" w:rsidRPr="00D6790F" w:rsidRDefault="00940CDE" w:rsidP="00940CDE">
      <w:pPr>
        <w:pStyle w:val="01Title"/>
        <w:ind w:left="0"/>
        <w:jc w:val="center"/>
        <w:rPr>
          <w:lang w:val="nl-BE"/>
        </w:rPr>
      </w:pPr>
      <w:r>
        <w:object w:dxaOrig="4700" w:dyaOrig="4715" w14:anchorId="22573734">
          <v:shape id="_x0000_i1159" type="#_x0000_t75" style="width:154.5pt;height:155.1pt" o:ole="">
            <v:imagedata r:id="rId288" o:title=""/>
          </v:shape>
          <o:OLEObject Type="Embed" ProgID="CorelDRAW.Graphic.12" ShapeID="_x0000_i1159" DrawAspect="Content" ObjectID="_1587467552" r:id="rId289"/>
        </w:object>
      </w:r>
    </w:p>
    <w:p w14:paraId="766FB276" w14:textId="77777777" w:rsidR="00940CDE" w:rsidRDefault="00940CDE" w:rsidP="00940CDE">
      <w:pPr>
        <w:pStyle w:val="01Title"/>
        <w:ind w:left="0"/>
        <w:rPr>
          <w:sz w:val="20"/>
          <w:szCs w:val="20"/>
          <w:lang w:val="nl-BE"/>
        </w:rPr>
      </w:pPr>
    </w:p>
    <w:p w14:paraId="361E6030" w14:textId="77777777" w:rsidR="001F1F3A" w:rsidRPr="00DA5DF6" w:rsidRDefault="00940CDE" w:rsidP="00C7548D">
      <w:pPr>
        <w:pStyle w:val="01Title"/>
        <w:ind w:left="0"/>
        <w:jc w:val="both"/>
        <w:rPr>
          <w:i/>
          <w:sz w:val="20"/>
          <w:szCs w:val="20"/>
        </w:rPr>
      </w:pPr>
      <w:r w:rsidRPr="00DA5DF6">
        <w:rPr>
          <w:b/>
          <w:sz w:val="24"/>
          <w:szCs w:val="24"/>
        </w:rPr>
        <w:t xml:space="preserve">+                         </w:t>
      </w:r>
      <w:r w:rsidRPr="00DA5DF6">
        <w:rPr>
          <w:sz w:val="20"/>
          <w:szCs w:val="20"/>
        </w:rPr>
        <w:t>4010.01 b4a2</w:t>
      </w:r>
    </w:p>
    <w:p w14:paraId="465CED13" w14:textId="77777777" w:rsidR="00C5115F" w:rsidRPr="00DA5DF6" w:rsidRDefault="00C5115F" w:rsidP="00C7548D">
      <w:pPr>
        <w:pStyle w:val="01Title"/>
        <w:ind w:left="0"/>
        <w:jc w:val="both"/>
        <w:rPr>
          <w:b/>
          <w:i/>
          <w:sz w:val="20"/>
          <w:szCs w:val="20"/>
        </w:rPr>
      </w:pPr>
    </w:p>
    <w:p w14:paraId="75FFD15C" w14:textId="77777777" w:rsidR="00940CDE" w:rsidRPr="00DA5DF6" w:rsidRDefault="00940CDE" w:rsidP="00C7548D">
      <w:pPr>
        <w:pStyle w:val="01Title"/>
        <w:ind w:left="0"/>
        <w:jc w:val="both"/>
        <w:rPr>
          <w:b/>
          <w:sz w:val="20"/>
          <w:szCs w:val="20"/>
        </w:rPr>
      </w:pPr>
      <w:r w:rsidRPr="00DA5DF6">
        <w:rPr>
          <w:b/>
          <w:sz w:val="20"/>
          <w:szCs w:val="20"/>
        </w:rPr>
        <w:tab/>
        <w:t>1.Lb3+</w:t>
      </w:r>
      <w:r w:rsidRPr="00DA5DF6">
        <w:rPr>
          <w:b/>
          <w:sz w:val="20"/>
          <w:szCs w:val="20"/>
        </w:rPr>
        <w:tab/>
      </w:r>
      <w:r w:rsidRPr="00DA5DF6">
        <w:rPr>
          <w:b/>
          <w:sz w:val="20"/>
          <w:szCs w:val="20"/>
        </w:rPr>
        <w:tab/>
        <w:t>Kb1</w:t>
      </w:r>
      <w:r w:rsidRPr="00DA5DF6">
        <w:rPr>
          <w:b/>
          <w:sz w:val="20"/>
          <w:szCs w:val="20"/>
        </w:rPr>
        <w:tab/>
        <w:t>2.Dd3+</w:t>
      </w:r>
      <w:r w:rsidRPr="00DA5DF6">
        <w:rPr>
          <w:b/>
          <w:sz w:val="20"/>
          <w:szCs w:val="20"/>
        </w:rPr>
        <w:tab/>
      </w:r>
      <w:r w:rsidRPr="00DA5DF6">
        <w:rPr>
          <w:b/>
          <w:sz w:val="20"/>
          <w:szCs w:val="20"/>
        </w:rPr>
        <w:tab/>
        <w:t>Kb2</w:t>
      </w:r>
    </w:p>
    <w:p w14:paraId="720F9FFE" w14:textId="77777777" w:rsidR="00940CDE" w:rsidRPr="00DA5DF6" w:rsidRDefault="00940CDE" w:rsidP="00C7548D">
      <w:pPr>
        <w:pStyle w:val="01Title"/>
        <w:ind w:left="0"/>
        <w:jc w:val="both"/>
        <w:rPr>
          <w:b/>
          <w:sz w:val="20"/>
          <w:szCs w:val="20"/>
        </w:rPr>
      </w:pPr>
      <w:r w:rsidRPr="00DA5DF6">
        <w:rPr>
          <w:b/>
          <w:sz w:val="20"/>
          <w:szCs w:val="20"/>
        </w:rPr>
        <w:tab/>
        <w:t>3.Dd4+</w:t>
      </w:r>
      <w:r w:rsidRPr="00DA5DF6">
        <w:rPr>
          <w:b/>
          <w:sz w:val="20"/>
          <w:szCs w:val="20"/>
        </w:rPr>
        <w:tab/>
      </w:r>
      <w:r w:rsidRPr="00DA5DF6">
        <w:rPr>
          <w:b/>
          <w:sz w:val="20"/>
          <w:szCs w:val="20"/>
        </w:rPr>
        <w:tab/>
        <w:t>Kb1</w:t>
      </w:r>
    </w:p>
    <w:p w14:paraId="5C79D0ED" w14:textId="77777777" w:rsidR="00940CDE" w:rsidRDefault="00940CDE" w:rsidP="00C7548D">
      <w:pPr>
        <w:pStyle w:val="01Title"/>
        <w:ind w:left="0"/>
        <w:jc w:val="both"/>
        <w:rPr>
          <w:b/>
          <w:sz w:val="20"/>
          <w:szCs w:val="20"/>
          <w:lang w:val="nl-BE"/>
        </w:rPr>
      </w:pPr>
      <w:r w:rsidRPr="00DA5DF6">
        <w:rPr>
          <w:b/>
          <w:sz w:val="20"/>
          <w:szCs w:val="20"/>
        </w:rPr>
        <w:tab/>
      </w:r>
      <w:r>
        <w:rPr>
          <w:b/>
          <w:sz w:val="20"/>
          <w:szCs w:val="20"/>
          <w:lang w:val="nl-BE"/>
        </w:rPr>
        <w:t>4.De4+</w:t>
      </w:r>
      <w:r>
        <w:rPr>
          <w:b/>
          <w:sz w:val="20"/>
          <w:szCs w:val="20"/>
          <w:lang w:val="nl-BE"/>
        </w:rPr>
        <w:tab/>
      </w:r>
      <w:r>
        <w:rPr>
          <w:b/>
          <w:sz w:val="20"/>
          <w:szCs w:val="20"/>
          <w:lang w:val="nl-BE"/>
        </w:rPr>
        <w:tab/>
        <w:t>Kb2</w:t>
      </w:r>
    </w:p>
    <w:p w14:paraId="48510577" w14:textId="77777777" w:rsidR="00940CDE" w:rsidRDefault="00940CDE" w:rsidP="00C7548D">
      <w:pPr>
        <w:pStyle w:val="01Title"/>
        <w:ind w:left="0"/>
        <w:jc w:val="both"/>
        <w:rPr>
          <w:b/>
          <w:sz w:val="20"/>
          <w:szCs w:val="20"/>
          <w:lang w:val="nl-BE"/>
        </w:rPr>
      </w:pPr>
      <w:r>
        <w:rPr>
          <w:b/>
          <w:sz w:val="20"/>
          <w:szCs w:val="20"/>
          <w:lang w:val="nl-BE"/>
        </w:rPr>
        <w:tab/>
        <w:t>5.De5+</w:t>
      </w:r>
      <w:r>
        <w:rPr>
          <w:b/>
          <w:sz w:val="20"/>
          <w:szCs w:val="20"/>
          <w:lang w:val="nl-BE"/>
        </w:rPr>
        <w:tab/>
      </w:r>
      <w:r>
        <w:rPr>
          <w:b/>
          <w:sz w:val="20"/>
          <w:szCs w:val="20"/>
          <w:lang w:val="nl-BE"/>
        </w:rPr>
        <w:tab/>
        <w:t>Kb1</w:t>
      </w:r>
    </w:p>
    <w:p w14:paraId="674B7940" w14:textId="77777777" w:rsidR="00940CDE" w:rsidRDefault="00940CDE" w:rsidP="00C7548D">
      <w:pPr>
        <w:pStyle w:val="01Title"/>
        <w:ind w:left="0"/>
        <w:jc w:val="both"/>
        <w:rPr>
          <w:b/>
          <w:sz w:val="20"/>
          <w:szCs w:val="20"/>
          <w:lang w:val="nl-BE"/>
        </w:rPr>
      </w:pPr>
      <w:r>
        <w:rPr>
          <w:b/>
          <w:sz w:val="20"/>
          <w:szCs w:val="20"/>
          <w:lang w:val="nl-BE"/>
        </w:rPr>
        <w:tab/>
        <w:t>6.Df5+</w:t>
      </w:r>
      <w:r>
        <w:rPr>
          <w:b/>
          <w:sz w:val="20"/>
          <w:szCs w:val="20"/>
          <w:lang w:val="nl-BE"/>
        </w:rPr>
        <w:tab/>
      </w:r>
      <w:r>
        <w:rPr>
          <w:b/>
          <w:sz w:val="20"/>
          <w:szCs w:val="20"/>
          <w:lang w:val="nl-BE"/>
        </w:rPr>
        <w:tab/>
        <w:t>Kb2</w:t>
      </w:r>
    </w:p>
    <w:p w14:paraId="55776FFB" w14:textId="77777777" w:rsidR="00940CDE" w:rsidRDefault="00940CDE" w:rsidP="00C7548D">
      <w:pPr>
        <w:pStyle w:val="01Title"/>
        <w:ind w:left="0"/>
        <w:jc w:val="both"/>
        <w:rPr>
          <w:b/>
          <w:sz w:val="20"/>
          <w:szCs w:val="20"/>
          <w:lang w:val="nl-BE"/>
        </w:rPr>
      </w:pPr>
      <w:r>
        <w:rPr>
          <w:b/>
          <w:sz w:val="20"/>
          <w:szCs w:val="20"/>
          <w:lang w:val="nl-BE"/>
        </w:rPr>
        <w:tab/>
        <w:t>7.Df6+</w:t>
      </w:r>
      <w:r>
        <w:rPr>
          <w:b/>
          <w:sz w:val="20"/>
          <w:szCs w:val="20"/>
          <w:lang w:val="nl-BE"/>
        </w:rPr>
        <w:tab/>
      </w:r>
      <w:r>
        <w:rPr>
          <w:b/>
          <w:sz w:val="20"/>
          <w:szCs w:val="20"/>
          <w:lang w:val="nl-BE"/>
        </w:rPr>
        <w:tab/>
        <w:t>Kb1</w:t>
      </w:r>
    </w:p>
    <w:p w14:paraId="620FC0F4" w14:textId="77777777" w:rsidR="00940CDE" w:rsidRDefault="00940CDE" w:rsidP="00C7548D">
      <w:pPr>
        <w:pStyle w:val="01Title"/>
        <w:ind w:left="0"/>
        <w:jc w:val="both"/>
        <w:rPr>
          <w:b/>
          <w:sz w:val="20"/>
          <w:szCs w:val="20"/>
          <w:lang w:val="nl-BE"/>
        </w:rPr>
      </w:pPr>
      <w:r>
        <w:rPr>
          <w:b/>
          <w:sz w:val="20"/>
          <w:szCs w:val="20"/>
          <w:lang w:val="nl-BE"/>
        </w:rPr>
        <w:tab/>
        <w:t>8.Dg6+</w:t>
      </w:r>
      <w:r>
        <w:rPr>
          <w:b/>
          <w:sz w:val="20"/>
          <w:szCs w:val="20"/>
          <w:lang w:val="nl-BE"/>
        </w:rPr>
        <w:tab/>
      </w:r>
      <w:r>
        <w:rPr>
          <w:b/>
          <w:sz w:val="20"/>
          <w:szCs w:val="20"/>
          <w:lang w:val="nl-BE"/>
        </w:rPr>
        <w:tab/>
        <w:t>Kb2</w:t>
      </w:r>
    </w:p>
    <w:p w14:paraId="116A4981" w14:textId="77777777" w:rsidR="00940CDE" w:rsidRDefault="00940CDE" w:rsidP="00C7548D">
      <w:pPr>
        <w:pStyle w:val="01Title"/>
        <w:ind w:left="0"/>
        <w:jc w:val="both"/>
        <w:rPr>
          <w:b/>
          <w:sz w:val="20"/>
          <w:szCs w:val="20"/>
          <w:lang w:val="nl-BE"/>
        </w:rPr>
      </w:pPr>
      <w:r>
        <w:rPr>
          <w:b/>
          <w:sz w:val="20"/>
          <w:szCs w:val="20"/>
          <w:lang w:val="nl-BE"/>
        </w:rPr>
        <w:tab/>
        <w:t>9.Dg7+</w:t>
      </w:r>
      <w:r>
        <w:rPr>
          <w:b/>
          <w:sz w:val="20"/>
          <w:szCs w:val="20"/>
          <w:lang w:val="nl-BE"/>
        </w:rPr>
        <w:tab/>
      </w:r>
      <w:r>
        <w:rPr>
          <w:b/>
          <w:sz w:val="20"/>
          <w:szCs w:val="20"/>
          <w:lang w:val="nl-BE"/>
        </w:rPr>
        <w:tab/>
        <w:t>Kb1</w:t>
      </w:r>
    </w:p>
    <w:p w14:paraId="35928CD1" w14:textId="77777777" w:rsidR="00940CDE" w:rsidRDefault="00940CDE" w:rsidP="00C7548D">
      <w:pPr>
        <w:pStyle w:val="01Title"/>
        <w:ind w:left="0"/>
        <w:jc w:val="both"/>
        <w:rPr>
          <w:b/>
          <w:sz w:val="20"/>
          <w:szCs w:val="20"/>
          <w:lang w:val="nl-BE"/>
        </w:rPr>
      </w:pPr>
      <w:r>
        <w:rPr>
          <w:b/>
          <w:sz w:val="20"/>
          <w:szCs w:val="20"/>
          <w:lang w:val="nl-BE"/>
        </w:rPr>
        <w:t xml:space="preserve">        10.Dh7+</w:t>
      </w:r>
      <w:r>
        <w:rPr>
          <w:b/>
          <w:sz w:val="20"/>
          <w:szCs w:val="20"/>
          <w:lang w:val="nl-BE"/>
        </w:rPr>
        <w:tab/>
      </w:r>
      <w:r>
        <w:rPr>
          <w:b/>
          <w:sz w:val="20"/>
          <w:szCs w:val="20"/>
          <w:lang w:val="nl-BE"/>
        </w:rPr>
        <w:tab/>
        <w:t>Kb2</w:t>
      </w:r>
    </w:p>
    <w:p w14:paraId="5230F52F" w14:textId="77777777" w:rsidR="00940CDE" w:rsidRDefault="00E7339A" w:rsidP="00C7548D">
      <w:pPr>
        <w:pStyle w:val="01Title"/>
        <w:ind w:left="0"/>
        <w:jc w:val="both"/>
        <w:rPr>
          <w:b/>
          <w:sz w:val="20"/>
          <w:szCs w:val="20"/>
          <w:lang w:val="nl-BE"/>
        </w:rPr>
      </w:pPr>
      <w:r>
        <w:rPr>
          <w:b/>
          <w:sz w:val="20"/>
          <w:szCs w:val="20"/>
          <w:lang w:val="nl-BE"/>
        </w:rPr>
        <w:t xml:space="preserve">        11.Dh2+</w:t>
      </w:r>
      <w:r>
        <w:rPr>
          <w:b/>
          <w:sz w:val="20"/>
          <w:szCs w:val="20"/>
          <w:lang w:val="nl-BE"/>
        </w:rPr>
        <w:tab/>
      </w:r>
      <w:r>
        <w:rPr>
          <w:b/>
          <w:sz w:val="20"/>
          <w:szCs w:val="20"/>
          <w:lang w:val="nl-BE"/>
        </w:rPr>
        <w:tab/>
      </w:r>
      <w:r w:rsidR="0057765A">
        <w:rPr>
          <w:b/>
          <w:sz w:val="20"/>
          <w:szCs w:val="20"/>
          <w:lang w:val="nl-BE"/>
        </w:rPr>
        <w:t>f2</w:t>
      </w:r>
    </w:p>
    <w:p w14:paraId="3B3ADBF3" w14:textId="77777777" w:rsidR="0057765A" w:rsidRDefault="0057765A" w:rsidP="00C7548D">
      <w:pPr>
        <w:pStyle w:val="01Title"/>
        <w:ind w:left="0"/>
        <w:jc w:val="both"/>
        <w:rPr>
          <w:b/>
          <w:sz w:val="20"/>
          <w:szCs w:val="20"/>
          <w:lang w:val="nl-BE"/>
        </w:rPr>
      </w:pPr>
      <w:r>
        <w:rPr>
          <w:b/>
          <w:sz w:val="20"/>
          <w:szCs w:val="20"/>
          <w:lang w:val="nl-BE"/>
        </w:rPr>
        <w:t xml:space="preserve">        12.Dxf2+</w:t>
      </w:r>
      <w:r>
        <w:rPr>
          <w:b/>
          <w:sz w:val="20"/>
          <w:szCs w:val="20"/>
          <w:lang w:val="nl-BE"/>
        </w:rPr>
        <w:tab/>
      </w:r>
      <w:r>
        <w:rPr>
          <w:b/>
          <w:sz w:val="20"/>
          <w:szCs w:val="20"/>
          <w:lang w:val="nl-BE"/>
        </w:rPr>
        <w:tab/>
        <w:t>Kb1</w:t>
      </w:r>
    </w:p>
    <w:p w14:paraId="5C14C4E1" w14:textId="77777777" w:rsidR="00855962" w:rsidRDefault="00855962" w:rsidP="00C7548D">
      <w:pPr>
        <w:pStyle w:val="01Title"/>
        <w:ind w:left="0"/>
        <w:jc w:val="both"/>
        <w:rPr>
          <w:b/>
          <w:sz w:val="20"/>
          <w:szCs w:val="20"/>
          <w:lang w:val="nl-BE"/>
        </w:rPr>
      </w:pPr>
      <w:r>
        <w:rPr>
          <w:b/>
          <w:sz w:val="20"/>
          <w:szCs w:val="20"/>
          <w:lang w:val="nl-BE"/>
        </w:rPr>
        <w:t xml:space="preserve">        13.Da2+</w:t>
      </w:r>
    </w:p>
    <w:p w14:paraId="23D1D025" w14:textId="77777777" w:rsidR="00855962" w:rsidRDefault="00855962" w:rsidP="00C7548D">
      <w:pPr>
        <w:pStyle w:val="01Title"/>
        <w:ind w:left="0"/>
        <w:jc w:val="both"/>
        <w:rPr>
          <w:sz w:val="20"/>
          <w:szCs w:val="20"/>
          <w:lang w:val="nl-BE"/>
        </w:rPr>
      </w:pPr>
      <w:r>
        <w:rPr>
          <w:sz w:val="20"/>
          <w:szCs w:val="20"/>
          <w:lang w:val="nl-BE"/>
        </w:rPr>
        <w:t>En mat.</w:t>
      </w:r>
    </w:p>
    <w:p w14:paraId="432ADE34" w14:textId="77777777" w:rsidR="00855962" w:rsidRDefault="00855962" w:rsidP="00C7548D">
      <w:pPr>
        <w:pStyle w:val="01Title"/>
        <w:ind w:left="0"/>
        <w:jc w:val="both"/>
        <w:rPr>
          <w:sz w:val="20"/>
          <w:szCs w:val="20"/>
          <w:lang w:val="nl-BE"/>
        </w:rPr>
      </w:pPr>
    </w:p>
    <w:p w14:paraId="5E9B44A9" w14:textId="77777777" w:rsidR="00E06FF9" w:rsidRDefault="00F178D9" w:rsidP="00BB0FC2">
      <w:pPr>
        <w:pStyle w:val="01Title"/>
        <w:ind w:left="0"/>
        <w:jc w:val="both"/>
        <w:rPr>
          <w:sz w:val="20"/>
          <w:szCs w:val="20"/>
          <w:lang w:val="nl-BE"/>
        </w:rPr>
      </w:pPr>
      <w:r>
        <w:rPr>
          <w:sz w:val="20"/>
          <w:szCs w:val="20"/>
          <w:lang w:val="nl-BE"/>
        </w:rPr>
        <w:t>Vijfmaal trapsgewijs</w:t>
      </w:r>
      <w:r w:rsidR="00855962">
        <w:rPr>
          <w:sz w:val="20"/>
          <w:szCs w:val="20"/>
          <w:lang w:val="nl-BE"/>
        </w:rPr>
        <w:t xml:space="preserve"> herhalen van </w:t>
      </w:r>
      <w:r>
        <w:rPr>
          <w:sz w:val="20"/>
          <w:szCs w:val="20"/>
          <w:lang w:val="nl-BE"/>
        </w:rPr>
        <w:t>de zwarte koning en witte dame</w:t>
      </w:r>
      <w:r w:rsidR="001166CD">
        <w:rPr>
          <w:sz w:val="20"/>
          <w:szCs w:val="20"/>
          <w:lang w:val="nl-BE"/>
        </w:rPr>
        <w:t xml:space="preserve"> in </w:t>
      </w:r>
      <w:r w:rsidR="001166CD" w:rsidRPr="009321F2">
        <w:rPr>
          <w:sz w:val="20"/>
          <w:szCs w:val="20"/>
          <w:u w:val="single"/>
          <w:lang w:val="nl-BE"/>
        </w:rPr>
        <w:t>opwaartse</w:t>
      </w:r>
      <w:r w:rsidR="001166CD" w:rsidRPr="001166CD">
        <w:rPr>
          <w:sz w:val="20"/>
          <w:szCs w:val="20"/>
          <w:lang w:val="nl-BE"/>
        </w:rPr>
        <w:t xml:space="preserve"> zin:</w:t>
      </w:r>
      <w:r w:rsidR="001166CD">
        <w:rPr>
          <w:sz w:val="20"/>
          <w:szCs w:val="20"/>
          <w:lang w:val="nl-BE"/>
        </w:rPr>
        <w:t xml:space="preserve"> Kb1-Kb2.</w:t>
      </w:r>
    </w:p>
    <w:p w14:paraId="05A5E416" w14:textId="77777777" w:rsidR="00660502" w:rsidRDefault="00660502" w:rsidP="00BB0FC2">
      <w:pPr>
        <w:pStyle w:val="01Title"/>
        <w:ind w:left="0"/>
        <w:jc w:val="both"/>
        <w:rPr>
          <w:sz w:val="20"/>
          <w:szCs w:val="20"/>
          <w:lang w:val="nl-BE"/>
        </w:rPr>
      </w:pPr>
    </w:p>
    <w:p w14:paraId="482BC78E" w14:textId="77777777" w:rsidR="00C10A3D" w:rsidRDefault="00C10A3D" w:rsidP="00660502">
      <w:pPr>
        <w:pStyle w:val="01Title"/>
        <w:ind w:left="0"/>
        <w:jc w:val="center"/>
        <w:rPr>
          <w:sz w:val="20"/>
          <w:szCs w:val="20"/>
          <w:lang w:val="nl-BE"/>
        </w:rPr>
      </w:pPr>
    </w:p>
    <w:p w14:paraId="529368D4" w14:textId="77777777" w:rsidR="0057765A" w:rsidRDefault="00C15458" w:rsidP="00832DE4">
      <w:pPr>
        <w:pStyle w:val="01Title"/>
        <w:ind w:left="0"/>
        <w:jc w:val="center"/>
        <w:rPr>
          <w:b/>
          <w:sz w:val="20"/>
          <w:szCs w:val="20"/>
          <w:lang w:val="nl-BE"/>
        </w:rPr>
      </w:pPr>
      <w:r>
        <w:rPr>
          <w:b/>
          <w:sz w:val="20"/>
          <w:szCs w:val="20"/>
          <w:lang w:val="nl-BE"/>
        </w:rPr>
        <w:t xml:space="preserve">- </w:t>
      </w:r>
      <w:r w:rsidR="00575E32">
        <w:rPr>
          <w:b/>
          <w:sz w:val="20"/>
          <w:szCs w:val="20"/>
          <w:lang w:val="nl-BE"/>
        </w:rPr>
        <w:t>143</w:t>
      </w:r>
      <w:r w:rsidR="0039190A">
        <w:rPr>
          <w:b/>
          <w:sz w:val="20"/>
          <w:szCs w:val="20"/>
          <w:lang w:val="nl-BE"/>
        </w:rPr>
        <w:t xml:space="preserve"> -</w:t>
      </w:r>
    </w:p>
    <w:p w14:paraId="7C296979" w14:textId="77777777" w:rsidR="0057765A" w:rsidRPr="00F14F31" w:rsidRDefault="0057765A" w:rsidP="00C7548D">
      <w:pPr>
        <w:pStyle w:val="01Title"/>
        <w:ind w:left="0"/>
        <w:jc w:val="both"/>
        <w:rPr>
          <w:sz w:val="20"/>
          <w:szCs w:val="20"/>
          <w:lang w:val="nl-BE"/>
        </w:rPr>
      </w:pPr>
    </w:p>
    <w:p w14:paraId="5BC04CB4" w14:textId="77777777" w:rsidR="00940CDE" w:rsidRPr="0057765A" w:rsidRDefault="0057765A" w:rsidP="0057765A">
      <w:pPr>
        <w:pStyle w:val="01Title"/>
        <w:ind w:left="0"/>
        <w:jc w:val="center"/>
        <w:rPr>
          <w:sz w:val="20"/>
          <w:szCs w:val="20"/>
          <w:lang w:val="nl-BE"/>
        </w:rPr>
      </w:pPr>
      <w:r>
        <w:rPr>
          <w:i/>
          <w:sz w:val="20"/>
          <w:szCs w:val="20"/>
          <w:lang w:val="nl-BE"/>
        </w:rPr>
        <w:t xml:space="preserve">Origineel, </w:t>
      </w:r>
      <w:r>
        <w:rPr>
          <w:sz w:val="20"/>
          <w:szCs w:val="20"/>
          <w:lang w:val="nl-BE"/>
        </w:rPr>
        <w:t>2011</w:t>
      </w:r>
    </w:p>
    <w:p w14:paraId="7B4B7811" w14:textId="77777777" w:rsidR="00940CDE" w:rsidRDefault="00940CDE" w:rsidP="00C7548D">
      <w:pPr>
        <w:pStyle w:val="01Title"/>
        <w:ind w:left="0"/>
        <w:jc w:val="both"/>
        <w:rPr>
          <w:b/>
          <w:sz w:val="20"/>
          <w:szCs w:val="20"/>
          <w:lang w:val="nl-BE"/>
        </w:rPr>
      </w:pPr>
    </w:p>
    <w:p w14:paraId="194A2CD9" w14:textId="77777777" w:rsidR="00E06FF9" w:rsidRDefault="00DA6242" w:rsidP="00C7548D">
      <w:pPr>
        <w:pStyle w:val="01Title"/>
        <w:ind w:left="0"/>
        <w:jc w:val="both"/>
      </w:pPr>
      <w:r>
        <w:object w:dxaOrig="4700" w:dyaOrig="4704" w14:anchorId="06ED9B8A">
          <v:shape id="_x0000_i1160" type="#_x0000_t75" style="width:154.5pt;height:153.4pt" o:ole="">
            <v:imagedata r:id="rId290" o:title=""/>
          </v:shape>
          <o:OLEObject Type="Embed" ProgID="CorelDRAW.Graphic.12" ShapeID="_x0000_i1160" DrawAspect="Content" ObjectID="_1587467553" r:id="rId291"/>
        </w:object>
      </w:r>
    </w:p>
    <w:p w14:paraId="4DA7404C" w14:textId="77777777" w:rsidR="007B3848" w:rsidRDefault="007B3848" w:rsidP="00C7548D">
      <w:pPr>
        <w:pStyle w:val="01Title"/>
        <w:ind w:left="0"/>
        <w:jc w:val="both"/>
        <w:rPr>
          <w:sz w:val="24"/>
          <w:szCs w:val="24"/>
        </w:rPr>
      </w:pPr>
    </w:p>
    <w:p w14:paraId="245A77AE" w14:textId="77777777" w:rsidR="00855962" w:rsidRPr="00855962" w:rsidRDefault="00855962" w:rsidP="00C7548D">
      <w:pPr>
        <w:pStyle w:val="01Title"/>
        <w:ind w:left="0"/>
        <w:jc w:val="both"/>
        <w:rPr>
          <w:sz w:val="20"/>
          <w:szCs w:val="20"/>
        </w:rPr>
      </w:pPr>
      <w:r>
        <w:rPr>
          <w:b/>
          <w:sz w:val="24"/>
          <w:szCs w:val="24"/>
        </w:rPr>
        <w:t xml:space="preserve">+                </w:t>
      </w:r>
      <w:r w:rsidR="00706D10">
        <w:rPr>
          <w:b/>
          <w:sz w:val="24"/>
          <w:szCs w:val="24"/>
        </w:rPr>
        <w:t xml:space="preserve">      </w:t>
      </w:r>
      <w:r w:rsidR="001256B9">
        <w:rPr>
          <w:b/>
          <w:sz w:val="24"/>
          <w:szCs w:val="24"/>
        </w:rPr>
        <w:t xml:space="preserve">   </w:t>
      </w:r>
      <w:r>
        <w:rPr>
          <w:sz w:val="20"/>
          <w:szCs w:val="20"/>
        </w:rPr>
        <w:t>4010.01 b4a2</w:t>
      </w:r>
    </w:p>
    <w:p w14:paraId="3DAE2068" w14:textId="77777777" w:rsidR="00E06FF9" w:rsidRDefault="00E06FF9" w:rsidP="00C7548D">
      <w:pPr>
        <w:pStyle w:val="01Title"/>
        <w:ind w:left="0"/>
        <w:jc w:val="both"/>
        <w:rPr>
          <w:sz w:val="20"/>
          <w:szCs w:val="20"/>
        </w:rPr>
      </w:pPr>
    </w:p>
    <w:p w14:paraId="5C1E1996" w14:textId="77777777" w:rsidR="00706D10" w:rsidRDefault="00706D10" w:rsidP="00C7548D">
      <w:pPr>
        <w:pStyle w:val="01Title"/>
        <w:ind w:left="0"/>
        <w:jc w:val="both"/>
        <w:rPr>
          <w:b/>
          <w:sz w:val="20"/>
          <w:szCs w:val="20"/>
        </w:rPr>
      </w:pPr>
      <w:r>
        <w:rPr>
          <w:sz w:val="20"/>
          <w:szCs w:val="20"/>
        </w:rPr>
        <w:tab/>
      </w:r>
      <w:r>
        <w:rPr>
          <w:b/>
          <w:sz w:val="20"/>
          <w:szCs w:val="20"/>
        </w:rPr>
        <w:t>1.Lb3</w:t>
      </w:r>
      <w:r w:rsidR="004C1051">
        <w:rPr>
          <w:b/>
          <w:sz w:val="20"/>
          <w:szCs w:val="20"/>
        </w:rPr>
        <w:t>+</w:t>
      </w:r>
      <w:r w:rsidR="004C1051">
        <w:rPr>
          <w:b/>
          <w:sz w:val="20"/>
          <w:szCs w:val="20"/>
        </w:rPr>
        <w:tab/>
      </w:r>
      <w:r>
        <w:rPr>
          <w:b/>
          <w:sz w:val="20"/>
          <w:szCs w:val="20"/>
        </w:rPr>
        <w:tab/>
        <w:t>Kb2</w:t>
      </w:r>
    </w:p>
    <w:p w14:paraId="09C8673D" w14:textId="77777777" w:rsidR="00706D10" w:rsidRDefault="00706D10" w:rsidP="00C7548D">
      <w:pPr>
        <w:pStyle w:val="01Title"/>
        <w:ind w:left="0"/>
        <w:jc w:val="both"/>
        <w:rPr>
          <w:b/>
          <w:sz w:val="20"/>
          <w:szCs w:val="20"/>
        </w:rPr>
      </w:pPr>
      <w:r>
        <w:rPr>
          <w:b/>
          <w:sz w:val="20"/>
          <w:szCs w:val="20"/>
        </w:rPr>
        <w:tab/>
        <w:t>2.</w:t>
      </w:r>
      <w:r w:rsidR="00AC18B1">
        <w:rPr>
          <w:b/>
          <w:sz w:val="20"/>
          <w:szCs w:val="20"/>
        </w:rPr>
        <w:t>Dh8+</w:t>
      </w:r>
      <w:r>
        <w:rPr>
          <w:b/>
          <w:sz w:val="20"/>
          <w:szCs w:val="20"/>
        </w:rPr>
        <w:tab/>
      </w:r>
      <w:r>
        <w:rPr>
          <w:b/>
          <w:sz w:val="20"/>
          <w:szCs w:val="20"/>
        </w:rPr>
        <w:tab/>
        <w:t>Kb1</w:t>
      </w:r>
    </w:p>
    <w:p w14:paraId="682D372B" w14:textId="77777777" w:rsidR="00706D10" w:rsidRDefault="00706ED1" w:rsidP="00C7548D">
      <w:pPr>
        <w:pStyle w:val="01Title"/>
        <w:ind w:left="0"/>
        <w:jc w:val="both"/>
        <w:rPr>
          <w:b/>
          <w:sz w:val="20"/>
          <w:szCs w:val="20"/>
        </w:rPr>
      </w:pPr>
      <w:r>
        <w:rPr>
          <w:sz w:val="20"/>
          <w:szCs w:val="20"/>
        </w:rPr>
        <w:tab/>
      </w:r>
      <w:r w:rsidR="00AC18B1">
        <w:rPr>
          <w:b/>
          <w:sz w:val="20"/>
          <w:szCs w:val="20"/>
        </w:rPr>
        <w:t>3.D</w:t>
      </w:r>
      <w:r w:rsidR="00706D10">
        <w:rPr>
          <w:b/>
          <w:sz w:val="20"/>
          <w:szCs w:val="20"/>
        </w:rPr>
        <w:t>h7+</w:t>
      </w:r>
      <w:r w:rsidR="00706D10">
        <w:rPr>
          <w:b/>
          <w:sz w:val="20"/>
          <w:szCs w:val="20"/>
        </w:rPr>
        <w:tab/>
      </w:r>
      <w:r w:rsidR="00706D10">
        <w:rPr>
          <w:b/>
          <w:sz w:val="20"/>
          <w:szCs w:val="20"/>
        </w:rPr>
        <w:tab/>
        <w:t>Kb2</w:t>
      </w:r>
    </w:p>
    <w:p w14:paraId="29AA6CAD" w14:textId="77777777" w:rsidR="00706ED1" w:rsidRPr="00706ED1" w:rsidRDefault="00BA2D3C" w:rsidP="00C7548D">
      <w:pPr>
        <w:pStyle w:val="01Title"/>
        <w:ind w:left="0"/>
        <w:jc w:val="both"/>
        <w:rPr>
          <w:sz w:val="20"/>
          <w:szCs w:val="20"/>
          <w:lang w:val="nl-BE"/>
        </w:rPr>
      </w:pPr>
      <w:r>
        <w:rPr>
          <w:sz w:val="20"/>
          <w:szCs w:val="20"/>
          <w:lang w:val="nl-BE"/>
        </w:rPr>
        <w:t>3...Ka1? 4.Da7</w:t>
      </w:r>
      <w:r w:rsidR="00706ED1" w:rsidRPr="00706ED1">
        <w:rPr>
          <w:sz w:val="20"/>
          <w:szCs w:val="20"/>
          <w:lang w:val="nl-BE"/>
        </w:rPr>
        <w:t>+ K~ 5.Da2+ en mat.</w:t>
      </w:r>
    </w:p>
    <w:p w14:paraId="0A17EC96" w14:textId="77777777" w:rsidR="00706D10" w:rsidRPr="00FA082E" w:rsidRDefault="00706D10" w:rsidP="00C7548D">
      <w:pPr>
        <w:pStyle w:val="01Title"/>
        <w:ind w:left="0"/>
        <w:jc w:val="both"/>
        <w:rPr>
          <w:b/>
          <w:sz w:val="20"/>
          <w:szCs w:val="20"/>
          <w:lang w:val="nl-BE"/>
        </w:rPr>
      </w:pPr>
      <w:r w:rsidRPr="00706ED1">
        <w:rPr>
          <w:b/>
          <w:sz w:val="20"/>
          <w:szCs w:val="20"/>
          <w:lang w:val="nl-BE"/>
        </w:rPr>
        <w:tab/>
      </w:r>
      <w:r w:rsidRPr="00FA082E">
        <w:rPr>
          <w:b/>
          <w:sz w:val="20"/>
          <w:szCs w:val="20"/>
          <w:lang w:val="nl-BE"/>
        </w:rPr>
        <w:t>4.Dg7+</w:t>
      </w:r>
      <w:r w:rsidRPr="00FA082E">
        <w:rPr>
          <w:b/>
          <w:sz w:val="20"/>
          <w:szCs w:val="20"/>
          <w:lang w:val="nl-BE"/>
        </w:rPr>
        <w:tab/>
      </w:r>
      <w:r w:rsidRPr="00FA082E">
        <w:rPr>
          <w:b/>
          <w:sz w:val="20"/>
          <w:szCs w:val="20"/>
          <w:lang w:val="nl-BE"/>
        </w:rPr>
        <w:tab/>
        <w:t>Kb1</w:t>
      </w:r>
    </w:p>
    <w:p w14:paraId="52DBF1C2" w14:textId="77777777" w:rsidR="00706D10" w:rsidRPr="00FA082E" w:rsidRDefault="00706D10" w:rsidP="00C7548D">
      <w:pPr>
        <w:pStyle w:val="01Title"/>
        <w:ind w:left="0"/>
        <w:jc w:val="both"/>
        <w:rPr>
          <w:b/>
          <w:sz w:val="20"/>
          <w:szCs w:val="20"/>
          <w:lang w:val="nl-BE"/>
        </w:rPr>
      </w:pPr>
      <w:r w:rsidRPr="00FA082E">
        <w:rPr>
          <w:b/>
          <w:sz w:val="20"/>
          <w:szCs w:val="20"/>
          <w:lang w:val="nl-BE"/>
        </w:rPr>
        <w:tab/>
        <w:t>5.Dg6+</w:t>
      </w:r>
      <w:r w:rsidRPr="00FA082E">
        <w:rPr>
          <w:b/>
          <w:sz w:val="20"/>
          <w:szCs w:val="20"/>
          <w:lang w:val="nl-BE"/>
        </w:rPr>
        <w:tab/>
      </w:r>
      <w:r w:rsidRPr="00FA082E">
        <w:rPr>
          <w:b/>
          <w:sz w:val="20"/>
          <w:szCs w:val="20"/>
          <w:lang w:val="nl-BE"/>
        </w:rPr>
        <w:tab/>
        <w:t>Kb2</w:t>
      </w:r>
    </w:p>
    <w:p w14:paraId="5AD69350" w14:textId="77777777" w:rsidR="00706D10" w:rsidRPr="00FA082E" w:rsidRDefault="00706D10" w:rsidP="00C7548D">
      <w:pPr>
        <w:pStyle w:val="01Title"/>
        <w:ind w:left="0"/>
        <w:jc w:val="both"/>
        <w:rPr>
          <w:b/>
          <w:sz w:val="20"/>
          <w:szCs w:val="20"/>
          <w:lang w:val="nl-BE"/>
        </w:rPr>
      </w:pPr>
      <w:r w:rsidRPr="00FA082E">
        <w:rPr>
          <w:b/>
          <w:sz w:val="20"/>
          <w:szCs w:val="20"/>
          <w:lang w:val="nl-BE"/>
        </w:rPr>
        <w:tab/>
        <w:t>6.Df6+</w:t>
      </w:r>
      <w:r w:rsidRPr="00FA082E">
        <w:rPr>
          <w:b/>
          <w:sz w:val="20"/>
          <w:szCs w:val="20"/>
          <w:lang w:val="nl-BE"/>
        </w:rPr>
        <w:tab/>
      </w:r>
      <w:r w:rsidRPr="00FA082E">
        <w:rPr>
          <w:b/>
          <w:sz w:val="20"/>
          <w:szCs w:val="20"/>
          <w:lang w:val="nl-BE"/>
        </w:rPr>
        <w:tab/>
        <w:t>Kb1</w:t>
      </w:r>
    </w:p>
    <w:p w14:paraId="74DE5D38" w14:textId="77777777" w:rsidR="00706D10" w:rsidRPr="00FA082E" w:rsidRDefault="00706D10" w:rsidP="00C7548D">
      <w:pPr>
        <w:pStyle w:val="01Title"/>
        <w:ind w:left="0"/>
        <w:jc w:val="both"/>
        <w:rPr>
          <w:b/>
          <w:sz w:val="20"/>
          <w:szCs w:val="20"/>
          <w:lang w:val="nl-BE"/>
        </w:rPr>
      </w:pPr>
      <w:r w:rsidRPr="00FA082E">
        <w:rPr>
          <w:b/>
          <w:sz w:val="20"/>
          <w:szCs w:val="20"/>
          <w:lang w:val="nl-BE"/>
        </w:rPr>
        <w:tab/>
        <w:t>7.Df5+</w:t>
      </w:r>
      <w:r w:rsidRPr="00FA082E">
        <w:rPr>
          <w:b/>
          <w:sz w:val="20"/>
          <w:szCs w:val="20"/>
          <w:lang w:val="nl-BE"/>
        </w:rPr>
        <w:tab/>
      </w:r>
      <w:r w:rsidRPr="00FA082E">
        <w:rPr>
          <w:b/>
          <w:sz w:val="20"/>
          <w:szCs w:val="20"/>
          <w:lang w:val="nl-BE"/>
        </w:rPr>
        <w:tab/>
        <w:t>Kb2</w:t>
      </w:r>
    </w:p>
    <w:p w14:paraId="11AB2289" w14:textId="77777777" w:rsidR="00706D10" w:rsidRPr="00FA082E" w:rsidRDefault="00706D10" w:rsidP="00C7548D">
      <w:pPr>
        <w:pStyle w:val="01Title"/>
        <w:ind w:left="0"/>
        <w:jc w:val="both"/>
        <w:rPr>
          <w:b/>
          <w:sz w:val="20"/>
          <w:szCs w:val="20"/>
          <w:lang w:val="nl-BE"/>
        </w:rPr>
      </w:pPr>
      <w:r w:rsidRPr="00FA082E">
        <w:rPr>
          <w:b/>
          <w:sz w:val="20"/>
          <w:szCs w:val="20"/>
          <w:lang w:val="nl-BE"/>
        </w:rPr>
        <w:tab/>
        <w:t>8.De5+</w:t>
      </w:r>
      <w:r w:rsidRPr="00FA082E">
        <w:rPr>
          <w:b/>
          <w:sz w:val="20"/>
          <w:szCs w:val="20"/>
          <w:lang w:val="nl-BE"/>
        </w:rPr>
        <w:tab/>
      </w:r>
      <w:r w:rsidRPr="00FA082E">
        <w:rPr>
          <w:b/>
          <w:sz w:val="20"/>
          <w:szCs w:val="20"/>
          <w:lang w:val="nl-BE"/>
        </w:rPr>
        <w:tab/>
        <w:t>Kb1</w:t>
      </w:r>
    </w:p>
    <w:p w14:paraId="6D58988A" w14:textId="77777777" w:rsidR="00706D10" w:rsidRPr="00FA082E" w:rsidRDefault="00706D10" w:rsidP="00C7548D">
      <w:pPr>
        <w:pStyle w:val="01Title"/>
        <w:ind w:left="0"/>
        <w:jc w:val="both"/>
        <w:rPr>
          <w:b/>
          <w:sz w:val="20"/>
          <w:szCs w:val="20"/>
          <w:lang w:val="nl-BE"/>
        </w:rPr>
      </w:pPr>
      <w:r w:rsidRPr="00FA082E">
        <w:rPr>
          <w:b/>
          <w:sz w:val="20"/>
          <w:szCs w:val="20"/>
          <w:lang w:val="nl-BE"/>
        </w:rPr>
        <w:tab/>
        <w:t>9.De4+</w:t>
      </w:r>
      <w:r w:rsidRPr="00FA082E">
        <w:rPr>
          <w:b/>
          <w:sz w:val="20"/>
          <w:szCs w:val="20"/>
          <w:lang w:val="nl-BE"/>
        </w:rPr>
        <w:tab/>
      </w:r>
      <w:r w:rsidRPr="00FA082E">
        <w:rPr>
          <w:b/>
          <w:sz w:val="20"/>
          <w:szCs w:val="20"/>
          <w:lang w:val="nl-BE"/>
        </w:rPr>
        <w:tab/>
        <w:t>Kb2</w:t>
      </w:r>
    </w:p>
    <w:p w14:paraId="7AE0DDDD" w14:textId="77777777" w:rsidR="00706D10" w:rsidRPr="00FA082E" w:rsidRDefault="00706D10" w:rsidP="00C7548D">
      <w:pPr>
        <w:pStyle w:val="01Title"/>
        <w:ind w:left="0"/>
        <w:jc w:val="both"/>
        <w:rPr>
          <w:b/>
          <w:sz w:val="20"/>
          <w:szCs w:val="20"/>
          <w:lang w:val="nl-BE"/>
        </w:rPr>
      </w:pPr>
      <w:r w:rsidRPr="00FA082E">
        <w:rPr>
          <w:b/>
          <w:sz w:val="20"/>
          <w:szCs w:val="20"/>
          <w:lang w:val="nl-BE"/>
        </w:rPr>
        <w:t xml:space="preserve">        10.Dxe2+</w:t>
      </w:r>
      <w:r w:rsidRPr="00FA082E">
        <w:rPr>
          <w:b/>
          <w:sz w:val="20"/>
          <w:szCs w:val="20"/>
          <w:lang w:val="nl-BE"/>
        </w:rPr>
        <w:tab/>
      </w:r>
      <w:r w:rsidRPr="00FA082E">
        <w:rPr>
          <w:b/>
          <w:sz w:val="20"/>
          <w:szCs w:val="20"/>
          <w:lang w:val="nl-BE"/>
        </w:rPr>
        <w:tab/>
        <w:t>Kb1</w:t>
      </w:r>
    </w:p>
    <w:p w14:paraId="1FAC71AE" w14:textId="77777777" w:rsidR="00706D10" w:rsidRPr="00706D10" w:rsidRDefault="00706D10" w:rsidP="00C7548D">
      <w:pPr>
        <w:pStyle w:val="01Title"/>
        <w:ind w:left="0"/>
        <w:jc w:val="both"/>
        <w:rPr>
          <w:b/>
          <w:sz w:val="20"/>
          <w:szCs w:val="20"/>
          <w:lang w:val="nl-BE"/>
        </w:rPr>
      </w:pPr>
      <w:r w:rsidRPr="00FA082E">
        <w:rPr>
          <w:b/>
          <w:sz w:val="20"/>
          <w:szCs w:val="20"/>
          <w:lang w:val="nl-BE"/>
        </w:rPr>
        <w:t xml:space="preserve">        11.Da</w:t>
      </w:r>
      <w:r w:rsidRPr="00706D10">
        <w:rPr>
          <w:b/>
          <w:sz w:val="20"/>
          <w:szCs w:val="20"/>
          <w:lang w:val="nl-BE"/>
        </w:rPr>
        <w:t>2+</w:t>
      </w:r>
    </w:p>
    <w:p w14:paraId="3591E692" w14:textId="77777777" w:rsidR="00706D10" w:rsidRDefault="00706D10" w:rsidP="00C7548D">
      <w:pPr>
        <w:pStyle w:val="01Title"/>
        <w:ind w:left="0"/>
        <w:jc w:val="both"/>
        <w:rPr>
          <w:sz w:val="20"/>
          <w:szCs w:val="20"/>
          <w:lang w:val="nl-BE"/>
        </w:rPr>
      </w:pPr>
      <w:r>
        <w:rPr>
          <w:sz w:val="20"/>
          <w:szCs w:val="20"/>
          <w:lang w:val="nl-BE"/>
        </w:rPr>
        <w:t>En mat.</w:t>
      </w:r>
    </w:p>
    <w:p w14:paraId="39473805" w14:textId="77777777" w:rsidR="00706D10" w:rsidRDefault="00706D10" w:rsidP="00C7548D">
      <w:pPr>
        <w:pStyle w:val="01Title"/>
        <w:ind w:left="0"/>
        <w:jc w:val="both"/>
        <w:rPr>
          <w:sz w:val="20"/>
          <w:szCs w:val="20"/>
          <w:lang w:val="nl-BE"/>
        </w:rPr>
      </w:pPr>
    </w:p>
    <w:p w14:paraId="7C3CEE81" w14:textId="77777777" w:rsidR="00706D10" w:rsidRDefault="00706D10" w:rsidP="00C7548D">
      <w:pPr>
        <w:pStyle w:val="01Title"/>
        <w:ind w:left="0"/>
        <w:jc w:val="both"/>
        <w:rPr>
          <w:sz w:val="20"/>
          <w:szCs w:val="20"/>
          <w:lang w:val="nl-BE"/>
        </w:rPr>
      </w:pPr>
      <w:r>
        <w:rPr>
          <w:sz w:val="20"/>
          <w:szCs w:val="20"/>
          <w:lang w:val="nl-BE"/>
        </w:rPr>
        <w:t>Ook hier is het een systematisch man</w:t>
      </w:r>
      <w:r w:rsidR="004C1051">
        <w:rPr>
          <w:sz w:val="20"/>
          <w:szCs w:val="20"/>
          <w:lang w:val="nl-BE"/>
        </w:rPr>
        <w:t xml:space="preserve">oeuvre dat vijfmaal herhaald wordt, ditmaal </w:t>
      </w:r>
      <w:r w:rsidR="001166CD">
        <w:rPr>
          <w:sz w:val="20"/>
          <w:szCs w:val="20"/>
          <w:lang w:val="nl-BE"/>
        </w:rPr>
        <w:t>in</w:t>
      </w:r>
      <w:r w:rsidR="001166CD" w:rsidRPr="001166CD">
        <w:rPr>
          <w:sz w:val="20"/>
          <w:szCs w:val="20"/>
          <w:lang w:val="nl-BE"/>
        </w:rPr>
        <w:t xml:space="preserve"> </w:t>
      </w:r>
      <w:r w:rsidR="001166CD" w:rsidRPr="009321F2">
        <w:rPr>
          <w:sz w:val="20"/>
          <w:szCs w:val="20"/>
          <w:u w:val="single"/>
          <w:lang w:val="nl-BE"/>
        </w:rPr>
        <w:t>neerwaart</w:t>
      </w:r>
      <w:r w:rsidR="004C1051" w:rsidRPr="009321F2">
        <w:rPr>
          <w:sz w:val="20"/>
          <w:szCs w:val="20"/>
          <w:u w:val="single"/>
          <w:lang w:val="nl-BE"/>
        </w:rPr>
        <w:t>se</w:t>
      </w:r>
      <w:r w:rsidR="00AC18B1">
        <w:rPr>
          <w:sz w:val="20"/>
          <w:szCs w:val="20"/>
          <w:lang w:val="nl-BE"/>
        </w:rPr>
        <w:t xml:space="preserve"> zin: Kb2-Kb1.</w:t>
      </w:r>
      <w:r w:rsidR="007A483C">
        <w:rPr>
          <w:sz w:val="20"/>
          <w:szCs w:val="20"/>
          <w:lang w:val="nl-BE"/>
        </w:rPr>
        <w:t xml:space="preserve"> </w:t>
      </w:r>
    </w:p>
    <w:p w14:paraId="4896D122" w14:textId="77777777" w:rsidR="0043484F" w:rsidRDefault="0043484F" w:rsidP="0043484F">
      <w:pPr>
        <w:pStyle w:val="01Title"/>
        <w:ind w:left="0"/>
        <w:rPr>
          <w:b/>
          <w:sz w:val="20"/>
          <w:szCs w:val="20"/>
          <w:lang w:val="nl-BE"/>
        </w:rPr>
      </w:pPr>
    </w:p>
    <w:p w14:paraId="5CE1F25F" w14:textId="77777777" w:rsidR="007957BC" w:rsidRPr="007435D7" w:rsidRDefault="00C15458" w:rsidP="0043484F">
      <w:pPr>
        <w:pStyle w:val="01Title"/>
        <w:ind w:left="0"/>
        <w:jc w:val="center"/>
        <w:rPr>
          <w:b/>
          <w:sz w:val="20"/>
          <w:szCs w:val="20"/>
          <w:lang w:val="nl-BE"/>
        </w:rPr>
      </w:pPr>
      <w:r>
        <w:rPr>
          <w:b/>
          <w:sz w:val="20"/>
          <w:szCs w:val="20"/>
          <w:lang w:val="nl-BE"/>
        </w:rPr>
        <w:lastRenderedPageBreak/>
        <w:t xml:space="preserve">- </w:t>
      </w:r>
      <w:r w:rsidR="00575E32">
        <w:rPr>
          <w:b/>
          <w:sz w:val="20"/>
          <w:szCs w:val="20"/>
          <w:lang w:val="nl-BE"/>
        </w:rPr>
        <w:t>144</w:t>
      </w:r>
      <w:r w:rsidR="00AF4071">
        <w:rPr>
          <w:b/>
          <w:sz w:val="20"/>
          <w:szCs w:val="20"/>
          <w:lang w:val="nl-BE"/>
        </w:rPr>
        <w:t xml:space="preserve"> </w:t>
      </w:r>
      <w:r w:rsidR="007957BC" w:rsidRPr="007435D7">
        <w:rPr>
          <w:b/>
          <w:sz w:val="20"/>
          <w:szCs w:val="20"/>
          <w:lang w:val="nl-BE"/>
        </w:rPr>
        <w:t>-</w:t>
      </w:r>
    </w:p>
    <w:p w14:paraId="631C0B5D" w14:textId="77777777" w:rsidR="00E06FF9" w:rsidRPr="007435D7" w:rsidRDefault="00E06FF9" w:rsidP="007957BC">
      <w:pPr>
        <w:pStyle w:val="01Title"/>
        <w:ind w:left="0"/>
        <w:jc w:val="center"/>
        <w:rPr>
          <w:i/>
          <w:sz w:val="20"/>
          <w:szCs w:val="20"/>
          <w:lang w:val="nl-BE"/>
        </w:rPr>
      </w:pPr>
    </w:p>
    <w:p w14:paraId="45ECDB5B" w14:textId="77777777" w:rsidR="00E06FF9" w:rsidRDefault="007957BC" w:rsidP="007957BC">
      <w:pPr>
        <w:pStyle w:val="01Title"/>
        <w:ind w:left="0"/>
        <w:jc w:val="center"/>
        <w:rPr>
          <w:sz w:val="20"/>
          <w:szCs w:val="20"/>
          <w:lang w:val="nl-BE"/>
        </w:rPr>
      </w:pPr>
      <w:r w:rsidRPr="007435D7">
        <w:rPr>
          <w:i/>
          <w:sz w:val="20"/>
          <w:szCs w:val="20"/>
          <w:lang w:val="nl-BE"/>
        </w:rPr>
        <w:t xml:space="preserve">Origineel, </w:t>
      </w:r>
      <w:r w:rsidR="00B64E95">
        <w:rPr>
          <w:sz w:val="20"/>
          <w:szCs w:val="20"/>
          <w:lang w:val="nl-BE"/>
        </w:rPr>
        <w:t>2017</w:t>
      </w:r>
    </w:p>
    <w:p w14:paraId="2AA81378" w14:textId="77777777" w:rsidR="00B64E95" w:rsidRDefault="00B64E95" w:rsidP="00B64E95">
      <w:pPr>
        <w:pStyle w:val="01Title"/>
        <w:ind w:left="0"/>
        <w:rPr>
          <w:sz w:val="20"/>
          <w:szCs w:val="20"/>
          <w:lang w:val="nl-BE"/>
        </w:rPr>
      </w:pPr>
    </w:p>
    <w:p w14:paraId="0CFF9B2B" w14:textId="77777777" w:rsidR="00B64E95" w:rsidRDefault="003377F1" w:rsidP="00B64E95">
      <w:pPr>
        <w:pStyle w:val="01Title"/>
        <w:ind w:left="0"/>
        <w:rPr>
          <w:b/>
          <w:sz w:val="20"/>
          <w:szCs w:val="20"/>
          <w:lang w:val="nl-BE"/>
        </w:rPr>
      </w:pPr>
      <w:r w:rsidRPr="00933EC4">
        <w:rPr>
          <w:b/>
          <w:sz w:val="20"/>
          <w:szCs w:val="20"/>
          <w:lang w:val="nl-BE"/>
        </w:rPr>
        <w:t>Kg8 Df2 Lf5 / Kd8 De</w:t>
      </w:r>
      <w:r w:rsidR="00933EC4">
        <w:rPr>
          <w:b/>
          <w:sz w:val="20"/>
          <w:szCs w:val="20"/>
          <w:lang w:val="nl-BE"/>
        </w:rPr>
        <w:t xml:space="preserve">7 </w:t>
      </w:r>
      <w:r w:rsidR="00846397">
        <w:rPr>
          <w:b/>
          <w:sz w:val="20"/>
          <w:szCs w:val="20"/>
          <w:lang w:val="nl-BE"/>
        </w:rPr>
        <w:t>L</w:t>
      </w:r>
      <w:r w:rsidR="00B64E95" w:rsidRPr="00933EC4">
        <w:rPr>
          <w:b/>
          <w:sz w:val="20"/>
          <w:szCs w:val="20"/>
          <w:lang w:val="nl-BE"/>
        </w:rPr>
        <w:t>f6 +</w:t>
      </w:r>
    </w:p>
    <w:p w14:paraId="44F0796B" w14:textId="77777777" w:rsidR="0080305E" w:rsidRPr="00933EC4" w:rsidRDefault="0080305E" w:rsidP="00B64E95">
      <w:pPr>
        <w:pStyle w:val="01Title"/>
        <w:ind w:left="0"/>
        <w:rPr>
          <w:b/>
          <w:sz w:val="20"/>
          <w:szCs w:val="20"/>
          <w:lang w:val="nl-BE"/>
        </w:rPr>
      </w:pPr>
    </w:p>
    <w:p w14:paraId="586ECB92" w14:textId="77777777" w:rsidR="000B6549" w:rsidRPr="00933EC4" w:rsidRDefault="000B6549" w:rsidP="00B64E95">
      <w:pPr>
        <w:pStyle w:val="01Title"/>
        <w:ind w:left="0"/>
        <w:rPr>
          <w:b/>
          <w:sz w:val="20"/>
          <w:szCs w:val="20"/>
          <w:lang w:val="nl-BE"/>
        </w:rPr>
      </w:pPr>
    </w:p>
    <w:p w14:paraId="2D8487BE" w14:textId="77777777" w:rsidR="000B6549" w:rsidRPr="00933EC4" w:rsidRDefault="000B6549" w:rsidP="00B64E95">
      <w:pPr>
        <w:pStyle w:val="01Title"/>
        <w:ind w:left="0"/>
        <w:rPr>
          <w:b/>
          <w:sz w:val="20"/>
          <w:szCs w:val="20"/>
          <w:lang w:val="nl-BE"/>
        </w:rPr>
      </w:pPr>
    </w:p>
    <w:p w14:paraId="5058467C" w14:textId="77777777" w:rsidR="000B6549" w:rsidRPr="00933EC4" w:rsidRDefault="000B6549" w:rsidP="00B64E95">
      <w:pPr>
        <w:pStyle w:val="01Title"/>
        <w:ind w:left="0"/>
        <w:rPr>
          <w:b/>
          <w:sz w:val="20"/>
          <w:szCs w:val="20"/>
          <w:lang w:val="nl-BE"/>
        </w:rPr>
      </w:pPr>
    </w:p>
    <w:p w14:paraId="6594E14E" w14:textId="77777777" w:rsidR="000B6549" w:rsidRPr="00933EC4" w:rsidRDefault="000B6549" w:rsidP="00B64E95">
      <w:pPr>
        <w:pStyle w:val="01Title"/>
        <w:ind w:left="0"/>
        <w:rPr>
          <w:b/>
          <w:sz w:val="20"/>
          <w:szCs w:val="20"/>
          <w:lang w:val="nl-BE"/>
        </w:rPr>
      </w:pPr>
    </w:p>
    <w:p w14:paraId="1B945A82" w14:textId="77777777" w:rsidR="000B6549" w:rsidRPr="003B29B0" w:rsidRDefault="000B6549" w:rsidP="00B64E95">
      <w:pPr>
        <w:pStyle w:val="01Title"/>
        <w:ind w:left="0"/>
        <w:rPr>
          <w:sz w:val="20"/>
          <w:szCs w:val="20"/>
          <w:lang w:val="nl-BE"/>
        </w:rPr>
      </w:pPr>
    </w:p>
    <w:p w14:paraId="2560F9A8" w14:textId="77777777" w:rsidR="000B6549" w:rsidRPr="00933EC4" w:rsidRDefault="000B6549" w:rsidP="00B64E95">
      <w:pPr>
        <w:pStyle w:val="01Title"/>
        <w:ind w:left="0"/>
        <w:rPr>
          <w:b/>
          <w:sz w:val="20"/>
          <w:szCs w:val="20"/>
          <w:lang w:val="nl-BE"/>
        </w:rPr>
      </w:pPr>
    </w:p>
    <w:p w14:paraId="14566000" w14:textId="77777777" w:rsidR="0080305E" w:rsidRDefault="0080305E" w:rsidP="00B64E95">
      <w:pPr>
        <w:pStyle w:val="01Title"/>
        <w:ind w:left="0"/>
        <w:rPr>
          <w:sz w:val="20"/>
          <w:szCs w:val="20"/>
          <w:lang w:val="nl-BE"/>
        </w:rPr>
      </w:pPr>
    </w:p>
    <w:p w14:paraId="50AD9BCB" w14:textId="77777777" w:rsidR="0080305E" w:rsidRPr="002E1CEC" w:rsidRDefault="002E1CEC" w:rsidP="00B64E95">
      <w:pPr>
        <w:pStyle w:val="01Title"/>
        <w:ind w:left="0"/>
        <w:rPr>
          <w:sz w:val="20"/>
          <w:szCs w:val="20"/>
          <w:lang w:val="nl-BE"/>
        </w:rPr>
      </w:pPr>
      <w:r>
        <w:rPr>
          <w:sz w:val="24"/>
          <w:szCs w:val="24"/>
          <w:lang w:val="nl-BE"/>
        </w:rPr>
        <w:t xml:space="preserve">+                   </w:t>
      </w:r>
      <w:r>
        <w:rPr>
          <w:sz w:val="20"/>
          <w:szCs w:val="20"/>
          <w:lang w:val="nl-BE"/>
        </w:rPr>
        <w:t>4040.00 g8d8</w:t>
      </w:r>
    </w:p>
    <w:p w14:paraId="2F3E92A3" w14:textId="77777777" w:rsidR="0080305E" w:rsidRDefault="0080305E" w:rsidP="00B64E95">
      <w:pPr>
        <w:pStyle w:val="01Title"/>
        <w:ind w:left="0"/>
        <w:rPr>
          <w:sz w:val="20"/>
          <w:szCs w:val="20"/>
          <w:lang w:val="nl-BE"/>
        </w:rPr>
      </w:pPr>
    </w:p>
    <w:p w14:paraId="0E8C5388" w14:textId="77777777" w:rsidR="0080305E" w:rsidRDefault="0080305E" w:rsidP="00B64E95">
      <w:pPr>
        <w:pStyle w:val="01Title"/>
        <w:ind w:left="0"/>
        <w:rPr>
          <w:sz w:val="20"/>
          <w:szCs w:val="20"/>
          <w:lang w:val="nl-BE"/>
        </w:rPr>
      </w:pPr>
    </w:p>
    <w:p w14:paraId="386D337E" w14:textId="77777777" w:rsidR="0080305E" w:rsidRDefault="0080305E" w:rsidP="00B64E95">
      <w:pPr>
        <w:pStyle w:val="01Title"/>
        <w:ind w:left="0"/>
        <w:rPr>
          <w:sz w:val="20"/>
          <w:szCs w:val="20"/>
          <w:lang w:val="nl-BE"/>
        </w:rPr>
      </w:pPr>
    </w:p>
    <w:p w14:paraId="505D2D42" w14:textId="77777777" w:rsidR="0080305E" w:rsidRDefault="0080305E" w:rsidP="00B64E95">
      <w:pPr>
        <w:pStyle w:val="01Title"/>
        <w:ind w:left="0"/>
        <w:rPr>
          <w:sz w:val="20"/>
          <w:szCs w:val="20"/>
          <w:lang w:val="nl-BE"/>
        </w:rPr>
      </w:pPr>
    </w:p>
    <w:p w14:paraId="219E1791" w14:textId="77777777" w:rsidR="00F968A9" w:rsidRDefault="00F968A9" w:rsidP="00B64E95">
      <w:pPr>
        <w:pStyle w:val="01Title"/>
        <w:ind w:left="0"/>
        <w:rPr>
          <w:sz w:val="20"/>
          <w:szCs w:val="20"/>
          <w:lang w:val="nl-BE"/>
        </w:rPr>
      </w:pPr>
    </w:p>
    <w:p w14:paraId="48FAE04E" w14:textId="77777777" w:rsidR="00F968A9" w:rsidRDefault="00F968A9" w:rsidP="00B64E95">
      <w:pPr>
        <w:pStyle w:val="01Title"/>
        <w:ind w:left="0"/>
        <w:rPr>
          <w:sz w:val="20"/>
          <w:szCs w:val="20"/>
          <w:lang w:val="nl-BE"/>
        </w:rPr>
      </w:pPr>
    </w:p>
    <w:p w14:paraId="5B7BE6E0" w14:textId="77777777" w:rsidR="00F968A9" w:rsidRDefault="00F968A9" w:rsidP="00B64E95">
      <w:pPr>
        <w:pStyle w:val="01Title"/>
        <w:ind w:left="0"/>
        <w:rPr>
          <w:sz w:val="20"/>
          <w:szCs w:val="20"/>
          <w:lang w:val="nl-BE"/>
        </w:rPr>
      </w:pPr>
    </w:p>
    <w:p w14:paraId="3B5517B6" w14:textId="77777777" w:rsidR="000B6549" w:rsidRPr="00846397" w:rsidRDefault="00846397" w:rsidP="00B64E95">
      <w:pPr>
        <w:pStyle w:val="01Title"/>
        <w:ind w:left="0"/>
        <w:rPr>
          <w:sz w:val="20"/>
          <w:szCs w:val="20"/>
          <w:lang w:val="nl-BE"/>
        </w:rPr>
      </w:pPr>
      <w:r>
        <w:rPr>
          <w:sz w:val="20"/>
          <w:szCs w:val="20"/>
          <w:lang w:val="nl-BE"/>
        </w:rPr>
        <w:t>Beide kampen hebben gelijk materiaal.</w:t>
      </w:r>
    </w:p>
    <w:p w14:paraId="4A7B7004" w14:textId="77777777" w:rsidR="00B64E95" w:rsidRPr="003377F1" w:rsidRDefault="00163E96" w:rsidP="00B64E95">
      <w:pPr>
        <w:pStyle w:val="01Title"/>
        <w:ind w:left="0"/>
        <w:rPr>
          <w:b/>
          <w:sz w:val="20"/>
          <w:szCs w:val="20"/>
          <w:lang w:val="nl-BE"/>
        </w:rPr>
      </w:pPr>
      <w:r w:rsidRPr="00933EC4">
        <w:rPr>
          <w:b/>
          <w:sz w:val="20"/>
          <w:szCs w:val="20"/>
          <w:lang w:val="nl-BE"/>
        </w:rPr>
        <w:tab/>
      </w:r>
      <w:r w:rsidR="00933EC4">
        <w:rPr>
          <w:b/>
          <w:sz w:val="20"/>
          <w:szCs w:val="20"/>
          <w:lang w:val="nl-BE"/>
        </w:rPr>
        <w:t>1.D</w:t>
      </w:r>
      <w:r w:rsidR="00B64E95" w:rsidRPr="003377F1">
        <w:rPr>
          <w:b/>
          <w:sz w:val="20"/>
          <w:szCs w:val="20"/>
          <w:lang w:val="nl-BE"/>
        </w:rPr>
        <w:t>b6</w:t>
      </w:r>
      <w:r w:rsidR="00933EC4">
        <w:rPr>
          <w:b/>
          <w:sz w:val="20"/>
          <w:szCs w:val="20"/>
          <w:lang w:val="nl-BE"/>
        </w:rPr>
        <w:t>+</w:t>
      </w:r>
      <w:r w:rsidR="00B64E95" w:rsidRPr="003377F1">
        <w:rPr>
          <w:b/>
          <w:sz w:val="20"/>
          <w:szCs w:val="20"/>
          <w:lang w:val="nl-BE"/>
        </w:rPr>
        <w:tab/>
      </w:r>
      <w:r w:rsidR="00B64E95" w:rsidRPr="003377F1">
        <w:rPr>
          <w:b/>
          <w:sz w:val="20"/>
          <w:szCs w:val="20"/>
          <w:lang w:val="nl-BE"/>
        </w:rPr>
        <w:tab/>
      </w:r>
      <w:r w:rsidR="00933EC4">
        <w:rPr>
          <w:b/>
          <w:sz w:val="20"/>
          <w:szCs w:val="20"/>
          <w:lang w:val="nl-BE"/>
        </w:rPr>
        <w:t>K</w:t>
      </w:r>
      <w:r w:rsidR="000B6549" w:rsidRPr="003377F1">
        <w:rPr>
          <w:b/>
          <w:sz w:val="20"/>
          <w:szCs w:val="20"/>
          <w:lang w:val="nl-BE"/>
        </w:rPr>
        <w:t>c7</w:t>
      </w:r>
    </w:p>
    <w:p w14:paraId="7C852D8E" w14:textId="77777777" w:rsidR="000B6549" w:rsidRPr="003377F1" w:rsidRDefault="00933EC4" w:rsidP="00B64E95">
      <w:pPr>
        <w:pStyle w:val="01Title"/>
        <w:ind w:left="0"/>
        <w:rPr>
          <w:b/>
          <w:sz w:val="20"/>
          <w:szCs w:val="20"/>
          <w:lang w:val="nl-BE"/>
        </w:rPr>
      </w:pPr>
      <w:r>
        <w:rPr>
          <w:b/>
          <w:sz w:val="20"/>
          <w:szCs w:val="20"/>
          <w:lang w:val="nl-BE"/>
        </w:rPr>
        <w:tab/>
        <w:t>2.Dxf6+</w:t>
      </w:r>
      <w:r>
        <w:rPr>
          <w:b/>
          <w:sz w:val="20"/>
          <w:szCs w:val="20"/>
          <w:lang w:val="nl-BE"/>
        </w:rPr>
        <w:tab/>
      </w:r>
      <w:r>
        <w:rPr>
          <w:b/>
          <w:sz w:val="20"/>
          <w:szCs w:val="20"/>
          <w:lang w:val="nl-BE"/>
        </w:rPr>
        <w:tab/>
        <w:t>D</w:t>
      </w:r>
      <w:r w:rsidR="000B6549" w:rsidRPr="003377F1">
        <w:rPr>
          <w:b/>
          <w:sz w:val="20"/>
          <w:szCs w:val="20"/>
          <w:lang w:val="nl-BE"/>
        </w:rPr>
        <w:t>e7</w:t>
      </w:r>
    </w:p>
    <w:p w14:paraId="1C319434" w14:textId="77777777" w:rsidR="000B6549" w:rsidRPr="003377F1" w:rsidRDefault="00933EC4" w:rsidP="00B64E95">
      <w:pPr>
        <w:pStyle w:val="01Title"/>
        <w:ind w:left="0"/>
        <w:rPr>
          <w:b/>
          <w:sz w:val="20"/>
          <w:szCs w:val="20"/>
          <w:lang w:val="nl-BE"/>
        </w:rPr>
      </w:pPr>
      <w:r>
        <w:rPr>
          <w:b/>
          <w:sz w:val="20"/>
          <w:szCs w:val="20"/>
          <w:lang w:val="nl-BE"/>
        </w:rPr>
        <w:tab/>
        <w:t>3.Dd4+</w:t>
      </w:r>
      <w:r>
        <w:rPr>
          <w:b/>
          <w:sz w:val="20"/>
          <w:szCs w:val="20"/>
          <w:lang w:val="nl-BE"/>
        </w:rPr>
        <w:tab/>
      </w:r>
      <w:r>
        <w:rPr>
          <w:b/>
          <w:sz w:val="20"/>
          <w:szCs w:val="20"/>
          <w:lang w:val="nl-BE"/>
        </w:rPr>
        <w:tab/>
        <w:t>Kc7</w:t>
      </w:r>
    </w:p>
    <w:p w14:paraId="350F4CDB" w14:textId="77777777" w:rsidR="000B6549" w:rsidRPr="003377F1" w:rsidRDefault="00933EC4" w:rsidP="00B64E95">
      <w:pPr>
        <w:pStyle w:val="01Title"/>
        <w:ind w:left="0"/>
        <w:rPr>
          <w:b/>
          <w:sz w:val="20"/>
          <w:szCs w:val="20"/>
          <w:lang w:val="nl-BE"/>
        </w:rPr>
      </w:pPr>
      <w:r>
        <w:rPr>
          <w:b/>
          <w:sz w:val="20"/>
          <w:szCs w:val="20"/>
          <w:lang w:val="nl-BE"/>
        </w:rPr>
        <w:tab/>
        <w:t>4.Da7+</w:t>
      </w:r>
      <w:r>
        <w:rPr>
          <w:b/>
          <w:sz w:val="20"/>
          <w:szCs w:val="20"/>
          <w:lang w:val="nl-BE"/>
        </w:rPr>
        <w:tab/>
      </w:r>
      <w:r>
        <w:rPr>
          <w:b/>
          <w:sz w:val="20"/>
          <w:szCs w:val="20"/>
          <w:lang w:val="nl-BE"/>
        </w:rPr>
        <w:tab/>
        <w:t>Kd6</w:t>
      </w:r>
    </w:p>
    <w:p w14:paraId="27044FB7" w14:textId="77777777" w:rsidR="00933EC4" w:rsidRDefault="00933EC4" w:rsidP="00B64E95">
      <w:pPr>
        <w:pStyle w:val="01Title"/>
        <w:ind w:left="0"/>
        <w:rPr>
          <w:b/>
          <w:sz w:val="20"/>
          <w:szCs w:val="20"/>
          <w:lang w:val="nl-BE"/>
        </w:rPr>
      </w:pPr>
      <w:r>
        <w:rPr>
          <w:b/>
          <w:sz w:val="20"/>
          <w:szCs w:val="20"/>
          <w:lang w:val="nl-BE"/>
        </w:rPr>
        <w:tab/>
        <w:t>5.Da3+</w:t>
      </w:r>
      <w:r>
        <w:rPr>
          <w:b/>
          <w:sz w:val="20"/>
          <w:szCs w:val="20"/>
          <w:lang w:val="nl-BE"/>
        </w:rPr>
        <w:tab/>
      </w:r>
      <w:r>
        <w:rPr>
          <w:b/>
          <w:sz w:val="20"/>
          <w:szCs w:val="20"/>
          <w:lang w:val="nl-BE"/>
        </w:rPr>
        <w:tab/>
        <w:t>Kc6</w:t>
      </w:r>
    </w:p>
    <w:p w14:paraId="6B72F75E" w14:textId="77777777" w:rsidR="00933EC4" w:rsidRDefault="00933EC4" w:rsidP="00B64E95">
      <w:pPr>
        <w:pStyle w:val="01Title"/>
        <w:ind w:left="0"/>
        <w:rPr>
          <w:b/>
          <w:sz w:val="20"/>
          <w:szCs w:val="20"/>
          <w:lang w:val="nl-BE"/>
        </w:rPr>
      </w:pPr>
      <w:r>
        <w:rPr>
          <w:b/>
          <w:sz w:val="20"/>
          <w:szCs w:val="20"/>
          <w:lang w:val="nl-BE"/>
        </w:rPr>
        <w:tab/>
        <w:t>6.Dxe7</w:t>
      </w:r>
    </w:p>
    <w:p w14:paraId="3488D3D3" w14:textId="77777777" w:rsidR="000B6549" w:rsidRPr="000B6549" w:rsidRDefault="000B6549" w:rsidP="00B64E95">
      <w:pPr>
        <w:pStyle w:val="01Title"/>
        <w:ind w:left="0"/>
        <w:rPr>
          <w:b/>
          <w:sz w:val="20"/>
          <w:szCs w:val="20"/>
          <w:lang w:val="nl-BE"/>
        </w:rPr>
      </w:pPr>
      <w:r w:rsidRPr="000B6549">
        <w:rPr>
          <w:sz w:val="20"/>
          <w:szCs w:val="20"/>
          <w:lang w:val="nl-BE"/>
        </w:rPr>
        <w:t>En mat.</w:t>
      </w:r>
      <w:r w:rsidRPr="000B6549">
        <w:rPr>
          <w:b/>
          <w:sz w:val="20"/>
          <w:szCs w:val="20"/>
          <w:lang w:val="nl-BE"/>
        </w:rPr>
        <w:tab/>
      </w:r>
      <w:r w:rsidRPr="000B6549">
        <w:rPr>
          <w:b/>
          <w:sz w:val="20"/>
          <w:szCs w:val="20"/>
          <w:lang w:val="nl-BE"/>
        </w:rPr>
        <w:tab/>
      </w:r>
    </w:p>
    <w:p w14:paraId="0033171B" w14:textId="77777777" w:rsidR="00B64E95" w:rsidRPr="000B6549" w:rsidRDefault="00B64E95" w:rsidP="007957BC">
      <w:pPr>
        <w:pStyle w:val="01Title"/>
        <w:ind w:left="0"/>
        <w:jc w:val="center"/>
        <w:rPr>
          <w:sz w:val="20"/>
          <w:szCs w:val="20"/>
          <w:lang w:val="nl-BE"/>
        </w:rPr>
      </w:pPr>
    </w:p>
    <w:p w14:paraId="430A04EE" w14:textId="77777777" w:rsidR="00B64E95" w:rsidRDefault="00C85F05" w:rsidP="00C7548D">
      <w:pPr>
        <w:pStyle w:val="01Title"/>
        <w:ind w:left="0"/>
        <w:jc w:val="both"/>
        <w:rPr>
          <w:sz w:val="20"/>
          <w:szCs w:val="20"/>
          <w:lang w:val="nl-BE"/>
        </w:rPr>
      </w:pPr>
      <w:r w:rsidRPr="00C85F05">
        <w:rPr>
          <w:sz w:val="20"/>
          <w:szCs w:val="20"/>
          <w:lang w:val="nl-BE"/>
        </w:rPr>
        <w:t>Deze studie is geinspireerd op een fout werkje van Julien Vandiest</w:t>
      </w:r>
      <w:r>
        <w:rPr>
          <w:sz w:val="20"/>
          <w:szCs w:val="20"/>
          <w:lang w:val="nl-BE"/>
        </w:rPr>
        <w:t xml:space="preserve"> uit 1990, vermeld in o.a. </w:t>
      </w:r>
      <w:r w:rsidR="00163E96">
        <w:rPr>
          <w:sz w:val="20"/>
          <w:szCs w:val="20"/>
          <w:lang w:val="nl-BE"/>
        </w:rPr>
        <w:t>‘</w:t>
      </w:r>
      <w:r>
        <w:rPr>
          <w:i/>
          <w:sz w:val="20"/>
          <w:szCs w:val="20"/>
          <w:lang w:val="nl-BE"/>
        </w:rPr>
        <w:t>De compo</w:t>
      </w:r>
      <w:r w:rsidR="000B6549">
        <w:rPr>
          <w:i/>
          <w:sz w:val="20"/>
          <w:szCs w:val="20"/>
          <w:lang w:val="nl-BE"/>
        </w:rPr>
        <w:t>-</w:t>
      </w:r>
      <w:r>
        <w:rPr>
          <w:i/>
          <w:sz w:val="20"/>
          <w:szCs w:val="20"/>
          <w:lang w:val="nl-BE"/>
        </w:rPr>
        <w:t>sitie van het eindspel</w:t>
      </w:r>
      <w:r w:rsidR="00163E96">
        <w:rPr>
          <w:i/>
          <w:sz w:val="20"/>
          <w:szCs w:val="20"/>
          <w:lang w:val="nl-BE"/>
        </w:rPr>
        <w:t>’</w:t>
      </w:r>
      <w:r>
        <w:rPr>
          <w:i/>
          <w:sz w:val="20"/>
          <w:szCs w:val="20"/>
          <w:lang w:val="nl-BE"/>
        </w:rPr>
        <w:t xml:space="preserve"> </w:t>
      </w:r>
      <w:r>
        <w:rPr>
          <w:sz w:val="20"/>
          <w:szCs w:val="20"/>
          <w:lang w:val="nl-BE"/>
        </w:rPr>
        <w:t>door Toon Beulemans</w:t>
      </w:r>
      <w:r w:rsidR="000B6549">
        <w:rPr>
          <w:sz w:val="20"/>
          <w:szCs w:val="20"/>
          <w:lang w:val="nl-BE"/>
        </w:rPr>
        <w:t>,</w:t>
      </w:r>
      <w:r w:rsidR="00B64E95">
        <w:rPr>
          <w:sz w:val="20"/>
          <w:szCs w:val="20"/>
          <w:lang w:val="nl-BE"/>
        </w:rPr>
        <w:t xml:space="preserve"> die ze</w:t>
      </w:r>
      <w:r w:rsidR="000B6549">
        <w:rPr>
          <w:sz w:val="20"/>
          <w:szCs w:val="20"/>
          <w:lang w:val="nl-BE"/>
        </w:rPr>
        <w:t xml:space="preserve"> </w:t>
      </w:r>
      <w:r w:rsidR="000B6549" w:rsidRPr="00163E96">
        <w:rPr>
          <w:i/>
          <w:sz w:val="20"/>
          <w:szCs w:val="20"/>
          <w:lang w:val="nl-BE"/>
        </w:rPr>
        <w:t>‘mooi</w:t>
      </w:r>
      <w:r w:rsidR="000B6549">
        <w:rPr>
          <w:sz w:val="20"/>
          <w:szCs w:val="20"/>
          <w:lang w:val="nl-BE"/>
        </w:rPr>
        <w:t>’</w:t>
      </w:r>
      <w:r w:rsidR="00163E96">
        <w:rPr>
          <w:sz w:val="20"/>
          <w:szCs w:val="20"/>
          <w:lang w:val="nl-BE"/>
        </w:rPr>
        <w:t xml:space="preserve"> </w:t>
      </w:r>
      <w:r w:rsidR="00B64E95">
        <w:rPr>
          <w:sz w:val="20"/>
          <w:szCs w:val="20"/>
          <w:lang w:val="nl-BE"/>
        </w:rPr>
        <w:t>vond:</w:t>
      </w:r>
    </w:p>
    <w:p w14:paraId="726BF90C" w14:textId="77777777" w:rsidR="00B64E95" w:rsidRDefault="00B64E95" w:rsidP="00C7548D">
      <w:pPr>
        <w:pStyle w:val="01Title"/>
        <w:ind w:left="0"/>
        <w:jc w:val="both"/>
        <w:rPr>
          <w:sz w:val="20"/>
          <w:szCs w:val="20"/>
          <w:lang w:val="nl-BE"/>
        </w:rPr>
      </w:pPr>
    </w:p>
    <w:p w14:paraId="333E40BD" w14:textId="77777777" w:rsidR="00C85F05" w:rsidRPr="00B64E95" w:rsidRDefault="00B64E95" w:rsidP="00C7548D">
      <w:pPr>
        <w:pStyle w:val="01Title"/>
        <w:ind w:left="0"/>
        <w:jc w:val="both"/>
        <w:rPr>
          <w:sz w:val="20"/>
          <w:szCs w:val="20"/>
        </w:rPr>
      </w:pPr>
      <w:r w:rsidRPr="00B64E95">
        <w:rPr>
          <w:sz w:val="20"/>
          <w:szCs w:val="20"/>
        </w:rPr>
        <w:t>Kg8 Dg1 Lh3 / Kd8 Dc</w:t>
      </w:r>
      <w:r>
        <w:rPr>
          <w:sz w:val="20"/>
          <w:szCs w:val="20"/>
        </w:rPr>
        <w:t>7 a7 +</w:t>
      </w:r>
    </w:p>
    <w:p w14:paraId="76466467" w14:textId="77777777" w:rsidR="00163E96" w:rsidRDefault="00163E96" w:rsidP="00C7548D">
      <w:pPr>
        <w:pStyle w:val="01Title"/>
        <w:ind w:left="0"/>
        <w:jc w:val="both"/>
        <w:rPr>
          <w:b/>
          <w:sz w:val="24"/>
          <w:szCs w:val="24"/>
        </w:rPr>
      </w:pPr>
    </w:p>
    <w:p w14:paraId="0586CA25" w14:textId="77777777" w:rsidR="008321A7" w:rsidRPr="008321A7" w:rsidRDefault="008321A7" w:rsidP="00C7548D">
      <w:pPr>
        <w:pStyle w:val="01Title"/>
        <w:ind w:left="0"/>
        <w:jc w:val="both"/>
        <w:rPr>
          <w:sz w:val="20"/>
          <w:szCs w:val="20"/>
        </w:rPr>
      </w:pPr>
    </w:p>
    <w:p w14:paraId="1F059156" w14:textId="77777777" w:rsidR="008321A7" w:rsidRDefault="008321A7" w:rsidP="00C7548D">
      <w:pPr>
        <w:pStyle w:val="01Title"/>
        <w:ind w:left="0"/>
        <w:jc w:val="both"/>
        <w:rPr>
          <w:sz w:val="20"/>
          <w:szCs w:val="20"/>
        </w:rPr>
      </w:pPr>
    </w:p>
    <w:p w14:paraId="33A543F2" w14:textId="77777777" w:rsidR="008321A7" w:rsidRDefault="008321A7" w:rsidP="00C7548D">
      <w:pPr>
        <w:pStyle w:val="01Title"/>
        <w:ind w:left="0"/>
        <w:jc w:val="both"/>
        <w:rPr>
          <w:sz w:val="20"/>
          <w:szCs w:val="20"/>
        </w:rPr>
      </w:pPr>
    </w:p>
    <w:p w14:paraId="662C5B20" w14:textId="77777777" w:rsidR="008321A7" w:rsidRDefault="008321A7" w:rsidP="00C7548D">
      <w:pPr>
        <w:pStyle w:val="01Title"/>
        <w:ind w:left="0"/>
        <w:jc w:val="both"/>
        <w:rPr>
          <w:sz w:val="20"/>
          <w:szCs w:val="20"/>
        </w:rPr>
      </w:pPr>
    </w:p>
    <w:p w14:paraId="4EB0CE04" w14:textId="77777777" w:rsidR="008321A7" w:rsidRDefault="008321A7" w:rsidP="00C7548D">
      <w:pPr>
        <w:pStyle w:val="01Title"/>
        <w:ind w:left="0"/>
        <w:jc w:val="both"/>
        <w:rPr>
          <w:sz w:val="20"/>
          <w:szCs w:val="20"/>
        </w:rPr>
      </w:pPr>
    </w:p>
    <w:p w14:paraId="6FDC3ECD" w14:textId="77777777" w:rsidR="008321A7" w:rsidRDefault="008321A7" w:rsidP="00C7548D">
      <w:pPr>
        <w:pStyle w:val="01Title"/>
        <w:ind w:left="0"/>
        <w:jc w:val="both"/>
        <w:rPr>
          <w:sz w:val="20"/>
          <w:szCs w:val="20"/>
        </w:rPr>
      </w:pPr>
    </w:p>
    <w:p w14:paraId="6F622605" w14:textId="77777777" w:rsidR="008321A7" w:rsidRDefault="008321A7" w:rsidP="00C7548D">
      <w:pPr>
        <w:pStyle w:val="01Title"/>
        <w:ind w:left="0"/>
        <w:jc w:val="both"/>
        <w:rPr>
          <w:sz w:val="20"/>
          <w:szCs w:val="20"/>
        </w:rPr>
      </w:pPr>
    </w:p>
    <w:p w14:paraId="23598F38" w14:textId="77777777" w:rsidR="00840AAA" w:rsidRDefault="00840AAA" w:rsidP="00C7548D">
      <w:pPr>
        <w:pStyle w:val="01Title"/>
        <w:ind w:left="0"/>
        <w:jc w:val="both"/>
        <w:rPr>
          <w:sz w:val="20"/>
          <w:szCs w:val="20"/>
          <w:lang w:val="nl-BE"/>
        </w:rPr>
      </w:pPr>
      <w:r>
        <w:rPr>
          <w:sz w:val="20"/>
          <w:szCs w:val="20"/>
          <w:lang w:val="nl-BE"/>
        </w:rPr>
        <w:t xml:space="preserve">1.Dg5+ Ke8 2.Dg6+ </w:t>
      </w:r>
      <w:r w:rsidR="00D8744A">
        <w:rPr>
          <w:sz w:val="20"/>
          <w:szCs w:val="20"/>
          <w:lang w:val="nl-BE"/>
        </w:rPr>
        <w:t xml:space="preserve">Kd8 3.Df6 De7 4.Dd4+ Ke8 </w:t>
      </w:r>
      <w:r w:rsidR="00D8744A" w:rsidRPr="00D50B79">
        <w:rPr>
          <w:b/>
          <w:sz w:val="20"/>
          <w:szCs w:val="20"/>
          <w:lang w:val="nl-BE"/>
        </w:rPr>
        <w:t>5.Da4+</w:t>
      </w:r>
      <w:r w:rsidR="00D8744A">
        <w:rPr>
          <w:sz w:val="20"/>
          <w:szCs w:val="20"/>
          <w:lang w:val="nl-BE"/>
        </w:rPr>
        <w:t xml:space="preserve"> </w:t>
      </w:r>
      <w:r w:rsidR="00D8744A">
        <w:rPr>
          <w:i/>
          <w:sz w:val="20"/>
          <w:szCs w:val="20"/>
          <w:lang w:val="nl-BE"/>
        </w:rPr>
        <w:t>(</w:t>
      </w:r>
      <w:r w:rsidR="00D8744A" w:rsidRPr="00D50B79">
        <w:rPr>
          <w:b/>
          <w:i/>
          <w:sz w:val="20"/>
          <w:szCs w:val="20"/>
          <w:lang w:val="nl-BE"/>
        </w:rPr>
        <w:t>5.Df4</w:t>
      </w:r>
      <w:r w:rsidR="00D8744A">
        <w:rPr>
          <w:i/>
          <w:sz w:val="20"/>
          <w:szCs w:val="20"/>
          <w:lang w:val="nl-BE"/>
        </w:rPr>
        <w:t xml:space="preserve"> is korter)</w:t>
      </w:r>
      <w:r w:rsidR="00D50B79">
        <w:rPr>
          <w:sz w:val="20"/>
          <w:szCs w:val="20"/>
          <w:lang w:val="nl-BE"/>
        </w:rPr>
        <w:t xml:space="preserve"> </w:t>
      </w:r>
      <w:r w:rsidR="0014130B">
        <w:rPr>
          <w:sz w:val="20"/>
          <w:szCs w:val="20"/>
          <w:lang w:val="nl-BE"/>
        </w:rPr>
        <w:t>5…</w:t>
      </w:r>
      <w:r>
        <w:rPr>
          <w:sz w:val="20"/>
          <w:szCs w:val="20"/>
          <w:lang w:val="nl-BE"/>
        </w:rPr>
        <w:t xml:space="preserve"> Kd8 </w:t>
      </w:r>
      <w:r w:rsidRPr="00D50B79">
        <w:rPr>
          <w:b/>
          <w:sz w:val="20"/>
          <w:szCs w:val="20"/>
          <w:lang w:val="nl-BE"/>
        </w:rPr>
        <w:t>6.Da5+</w:t>
      </w:r>
      <w:r w:rsidR="00D8744A">
        <w:rPr>
          <w:sz w:val="20"/>
          <w:szCs w:val="20"/>
          <w:lang w:val="nl-BE"/>
        </w:rPr>
        <w:t xml:space="preserve"> </w:t>
      </w:r>
      <w:r w:rsidR="00D8744A">
        <w:rPr>
          <w:i/>
          <w:sz w:val="20"/>
          <w:szCs w:val="20"/>
          <w:lang w:val="nl-BE"/>
        </w:rPr>
        <w:t>(</w:t>
      </w:r>
      <w:r w:rsidR="00D8744A" w:rsidRPr="00D50B79">
        <w:rPr>
          <w:b/>
          <w:i/>
          <w:sz w:val="20"/>
          <w:szCs w:val="20"/>
          <w:lang w:val="nl-BE"/>
        </w:rPr>
        <w:t>6.Dd4+</w:t>
      </w:r>
      <w:r w:rsidR="00D8744A">
        <w:rPr>
          <w:i/>
          <w:sz w:val="20"/>
          <w:szCs w:val="20"/>
          <w:lang w:val="nl-BE"/>
        </w:rPr>
        <w:t xml:space="preserve"> is korter)</w:t>
      </w:r>
      <w:r>
        <w:rPr>
          <w:sz w:val="20"/>
          <w:szCs w:val="20"/>
          <w:lang w:val="nl-BE"/>
        </w:rPr>
        <w:t xml:space="preserve"> </w:t>
      </w:r>
      <w:r w:rsidR="00D8744A">
        <w:rPr>
          <w:sz w:val="20"/>
          <w:szCs w:val="20"/>
          <w:lang w:val="nl-BE"/>
        </w:rPr>
        <w:t>6…</w:t>
      </w:r>
      <w:r>
        <w:rPr>
          <w:sz w:val="20"/>
          <w:szCs w:val="20"/>
          <w:lang w:val="nl-BE"/>
        </w:rPr>
        <w:t>Dc7 7.Dd5+</w:t>
      </w:r>
      <w:r w:rsidR="00A675A0">
        <w:rPr>
          <w:sz w:val="20"/>
          <w:szCs w:val="20"/>
          <w:lang w:val="nl-BE"/>
        </w:rPr>
        <w:t xml:space="preserve"> </w:t>
      </w:r>
      <w:r w:rsidR="00D8744A">
        <w:rPr>
          <w:sz w:val="20"/>
          <w:szCs w:val="20"/>
          <w:lang w:val="nl-BE"/>
        </w:rPr>
        <w:t>7…</w:t>
      </w:r>
      <w:r>
        <w:rPr>
          <w:sz w:val="20"/>
          <w:szCs w:val="20"/>
          <w:lang w:val="nl-BE"/>
        </w:rPr>
        <w:t xml:space="preserve">Ke7 8.De6+ Kd8 </w:t>
      </w:r>
      <w:r w:rsidRPr="00D50B79">
        <w:rPr>
          <w:b/>
          <w:sz w:val="20"/>
          <w:szCs w:val="20"/>
          <w:lang w:val="nl-BE"/>
        </w:rPr>
        <w:t>9.Lg4</w:t>
      </w:r>
      <w:r w:rsidR="00D8744A">
        <w:rPr>
          <w:sz w:val="20"/>
          <w:szCs w:val="20"/>
          <w:lang w:val="nl-BE"/>
        </w:rPr>
        <w:t xml:space="preserve"> </w:t>
      </w:r>
      <w:r w:rsidR="00D8744A">
        <w:rPr>
          <w:i/>
          <w:sz w:val="20"/>
          <w:szCs w:val="20"/>
          <w:lang w:val="nl-BE"/>
        </w:rPr>
        <w:t>(</w:t>
      </w:r>
      <w:r w:rsidR="00D8744A" w:rsidRPr="00D50B79">
        <w:rPr>
          <w:b/>
          <w:i/>
          <w:sz w:val="20"/>
          <w:szCs w:val="20"/>
          <w:lang w:val="nl-BE"/>
        </w:rPr>
        <w:t>9.Df6</w:t>
      </w:r>
      <w:r w:rsidR="00D8744A">
        <w:rPr>
          <w:i/>
          <w:sz w:val="20"/>
          <w:szCs w:val="20"/>
          <w:lang w:val="nl-BE"/>
        </w:rPr>
        <w:t xml:space="preserve"> is kor</w:t>
      </w:r>
      <w:r w:rsidR="00D50B79">
        <w:rPr>
          <w:i/>
          <w:sz w:val="20"/>
          <w:szCs w:val="20"/>
          <w:lang w:val="nl-BE"/>
        </w:rPr>
        <w:t>-</w:t>
      </w:r>
      <w:r w:rsidR="00D8744A">
        <w:rPr>
          <w:i/>
          <w:sz w:val="20"/>
          <w:szCs w:val="20"/>
          <w:lang w:val="nl-BE"/>
        </w:rPr>
        <w:t>ter)</w:t>
      </w:r>
      <w:r w:rsidR="00D8744A">
        <w:rPr>
          <w:sz w:val="20"/>
          <w:szCs w:val="20"/>
          <w:lang w:val="nl-BE"/>
        </w:rPr>
        <w:t xml:space="preserve"> </w:t>
      </w:r>
      <w:r w:rsidR="00023393">
        <w:rPr>
          <w:i/>
          <w:sz w:val="20"/>
          <w:szCs w:val="20"/>
          <w:lang w:val="nl-BE"/>
        </w:rPr>
        <w:t>9...</w:t>
      </w:r>
      <w:r>
        <w:rPr>
          <w:sz w:val="20"/>
          <w:szCs w:val="20"/>
          <w:lang w:val="nl-BE"/>
        </w:rPr>
        <w:t>a6 10.Df6+ De7 11.Db6+ Dc7 12.De6 a5 13.Df6+ De7 14.Db6+ Dc7 15.De6 a4 16.Df6+ De7 17.Db6+ Dc7 18.De6 a3 19.Df6+ De7 20.</w:t>
      </w:r>
      <w:r w:rsidR="00D00D33">
        <w:rPr>
          <w:sz w:val="20"/>
          <w:szCs w:val="20"/>
          <w:lang w:val="nl-BE"/>
        </w:rPr>
        <w:t>Dd4+ Kc7 21.</w:t>
      </w:r>
      <w:r>
        <w:rPr>
          <w:sz w:val="20"/>
          <w:szCs w:val="20"/>
          <w:lang w:val="nl-BE"/>
        </w:rPr>
        <w:t>Da7</w:t>
      </w:r>
      <w:r w:rsidR="00D00D33">
        <w:rPr>
          <w:sz w:val="20"/>
          <w:szCs w:val="20"/>
          <w:lang w:val="nl-BE"/>
        </w:rPr>
        <w:t>+</w:t>
      </w:r>
      <w:r>
        <w:rPr>
          <w:sz w:val="20"/>
          <w:szCs w:val="20"/>
          <w:lang w:val="nl-BE"/>
        </w:rPr>
        <w:t xml:space="preserve"> Kd6 22.Dxa3. </w:t>
      </w:r>
    </w:p>
    <w:p w14:paraId="3DD8257F" w14:textId="77777777" w:rsidR="00D00D33" w:rsidRDefault="00D00D33" w:rsidP="00C7548D">
      <w:pPr>
        <w:pStyle w:val="01Title"/>
        <w:ind w:left="0"/>
        <w:jc w:val="both"/>
        <w:rPr>
          <w:sz w:val="20"/>
          <w:szCs w:val="20"/>
          <w:lang w:val="nl-BE"/>
        </w:rPr>
      </w:pPr>
    </w:p>
    <w:p w14:paraId="28233DEC" w14:textId="77777777" w:rsidR="00163E96" w:rsidRDefault="00163E96" w:rsidP="00C7548D">
      <w:pPr>
        <w:pStyle w:val="01Title"/>
        <w:ind w:left="0"/>
        <w:jc w:val="both"/>
        <w:rPr>
          <w:sz w:val="20"/>
          <w:szCs w:val="20"/>
          <w:lang w:val="nl-BE"/>
        </w:rPr>
      </w:pPr>
    </w:p>
    <w:p w14:paraId="6B0B56D5" w14:textId="77777777" w:rsidR="00163E96" w:rsidRDefault="00163E96" w:rsidP="00C7548D">
      <w:pPr>
        <w:pStyle w:val="01Title"/>
        <w:ind w:left="0"/>
        <w:jc w:val="both"/>
        <w:rPr>
          <w:sz w:val="20"/>
          <w:szCs w:val="20"/>
          <w:lang w:val="nl-BE"/>
        </w:rPr>
      </w:pPr>
    </w:p>
    <w:p w14:paraId="2D0F09E3" w14:textId="77777777" w:rsidR="00163E96" w:rsidRDefault="00163E96" w:rsidP="00C7548D">
      <w:pPr>
        <w:pStyle w:val="01Title"/>
        <w:ind w:left="0"/>
        <w:jc w:val="both"/>
        <w:rPr>
          <w:sz w:val="20"/>
          <w:szCs w:val="20"/>
          <w:lang w:val="nl-BE"/>
        </w:rPr>
      </w:pPr>
    </w:p>
    <w:p w14:paraId="34FB2182" w14:textId="77777777" w:rsidR="00B337C9" w:rsidRPr="006E03E3" w:rsidRDefault="007B3F69" w:rsidP="00C7548D">
      <w:pPr>
        <w:pStyle w:val="01Title"/>
        <w:ind w:left="0"/>
        <w:jc w:val="both"/>
        <w:rPr>
          <w:sz w:val="20"/>
          <w:szCs w:val="20"/>
          <w:lang w:val="nl-BE"/>
        </w:rPr>
      </w:pPr>
      <w:r>
        <w:rPr>
          <w:sz w:val="20"/>
          <w:szCs w:val="20"/>
          <w:lang w:val="nl-BE"/>
        </w:rPr>
        <w:t>Mooi, maar niet</w:t>
      </w:r>
      <w:r w:rsidR="006E0423">
        <w:rPr>
          <w:sz w:val="20"/>
          <w:szCs w:val="20"/>
          <w:lang w:val="nl-BE"/>
        </w:rPr>
        <w:t xml:space="preserve"> z</w:t>
      </w:r>
      <w:r w:rsidR="00AE18FE">
        <w:rPr>
          <w:sz w:val="20"/>
          <w:szCs w:val="20"/>
          <w:lang w:val="nl-BE"/>
        </w:rPr>
        <w:t>o</w:t>
      </w:r>
      <w:r w:rsidR="006E0423">
        <w:rPr>
          <w:sz w:val="20"/>
          <w:szCs w:val="20"/>
          <w:lang w:val="nl-BE"/>
        </w:rPr>
        <w:t xml:space="preserve"> </w:t>
      </w:r>
      <w:r w:rsidR="00D8744A">
        <w:rPr>
          <w:sz w:val="20"/>
          <w:szCs w:val="20"/>
          <w:lang w:val="nl-BE"/>
        </w:rPr>
        <w:t>zuiver</w:t>
      </w:r>
      <w:r w:rsidR="006E0423">
        <w:rPr>
          <w:sz w:val="20"/>
          <w:szCs w:val="20"/>
          <w:lang w:val="nl-BE"/>
        </w:rPr>
        <w:t xml:space="preserve"> dus.</w:t>
      </w:r>
      <w:r w:rsidR="006E03E3">
        <w:rPr>
          <w:sz w:val="20"/>
          <w:szCs w:val="20"/>
          <w:lang w:val="nl-BE"/>
        </w:rPr>
        <w:t xml:space="preserve"> Dit is bi</w:t>
      </w:r>
      <w:r w:rsidR="00B337C9">
        <w:rPr>
          <w:sz w:val="20"/>
          <w:szCs w:val="20"/>
          <w:lang w:val="nl-BE"/>
        </w:rPr>
        <w:t>jna onvermijdelijk</w:t>
      </w:r>
      <w:r w:rsidR="00C877CB">
        <w:rPr>
          <w:sz w:val="20"/>
          <w:szCs w:val="20"/>
          <w:lang w:val="nl-BE"/>
        </w:rPr>
        <w:t xml:space="preserve"> met</w:t>
      </w:r>
      <w:r w:rsidR="00901CB0">
        <w:rPr>
          <w:sz w:val="20"/>
          <w:szCs w:val="20"/>
          <w:lang w:val="nl-BE"/>
        </w:rPr>
        <w:t xml:space="preserve"> dame-eindspelen,</w:t>
      </w:r>
      <w:r w:rsidR="00B337C9">
        <w:rPr>
          <w:sz w:val="20"/>
          <w:szCs w:val="20"/>
          <w:lang w:val="nl-BE"/>
        </w:rPr>
        <w:t xml:space="preserve"> als men niet beschikt over </w:t>
      </w:r>
      <w:r w:rsidR="00B337C9">
        <w:rPr>
          <w:i/>
          <w:sz w:val="20"/>
          <w:szCs w:val="20"/>
          <w:lang w:val="nl-BE"/>
        </w:rPr>
        <w:t>Nalimov’s</w:t>
      </w:r>
      <w:r w:rsidR="00901CB0">
        <w:rPr>
          <w:sz w:val="20"/>
          <w:szCs w:val="20"/>
          <w:lang w:val="nl-BE"/>
        </w:rPr>
        <w:t xml:space="preserve"> schaakprogra</w:t>
      </w:r>
      <w:r w:rsidR="00B337C9">
        <w:rPr>
          <w:sz w:val="20"/>
          <w:szCs w:val="20"/>
          <w:lang w:val="nl-BE"/>
        </w:rPr>
        <w:t>ma</w:t>
      </w:r>
      <w:r w:rsidR="00BE4D2A">
        <w:rPr>
          <w:sz w:val="20"/>
          <w:szCs w:val="20"/>
          <w:lang w:val="nl-BE"/>
        </w:rPr>
        <w:t>.</w:t>
      </w:r>
    </w:p>
    <w:p w14:paraId="21413C1D" w14:textId="77777777" w:rsidR="00B337C9" w:rsidRDefault="00B337C9" w:rsidP="00C7548D">
      <w:pPr>
        <w:pStyle w:val="01Title"/>
        <w:ind w:left="0"/>
        <w:jc w:val="both"/>
        <w:rPr>
          <w:sz w:val="20"/>
          <w:szCs w:val="20"/>
          <w:lang w:val="nl-BE"/>
        </w:rPr>
      </w:pPr>
    </w:p>
    <w:p w14:paraId="5EABEDBD" w14:textId="77777777" w:rsidR="007B3F69" w:rsidRDefault="0014130B" w:rsidP="00C7548D">
      <w:pPr>
        <w:pStyle w:val="01Title"/>
        <w:ind w:left="0"/>
        <w:jc w:val="both"/>
        <w:rPr>
          <w:sz w:val="20"/>
          <w:szCs w:val="20"/>
          <w:lang w:val="nl-BE"/>
        </w:rPr>
      </w:pPr>
      <w:r>
        <w:rPr>
          <w:sz w:val="20"/>
          <w:szCs w:val="20"/>
          <w:lang w:val="nl-BE"/>
        </w:rPr>
        <w:t>Maar</w:t>
      </w:r>
      <w:r w:rsidR="004E400A">
        <w:rPr>
          <w:sz w:val="20"/>
          <w:szCs w:val="20"/>
          <w:lang w:val="nl-BE"/>
        </w:rPr>
        <w:t xml:space="preserve"> </w:t>
      </w:r>
      <w:r w:rsidR="007B3F69">
        <w:rPr>
          <w:sz w:val="20"/>
          <w:szCs w:val="20"/>
          <w:lang w:val="nl-BE"/>
        </w:rPr>
        <w:t>wat</w:t>
      </w:r>
      <w:r w:rsidR="00137148">
        <w:rPr>
          <w:sz w:val="20"/>
          <w:szCs w:val="20"/>
          <w:lang w:val="nl-BE"/>
        </w:rPr>
        <w:t xml:space="preserve"> ge</w:t>
      </w:r>
      <w:r>
        <w:rPr>
          <w:sz w:val="20"/>
          <w:szCs w:val="20"/>
          <w:lang w:val="nl-BE"/>
        </w:rPr>
        <w:t xml:space="preserve">beurt er als </w:t>
      </w:r>
      <w:r w:rsidR="00602EC7">
        <w:rPr>
          <w:sz w:val="20"/>
          <w:szCs w:val="20"/>
          <w:lang w:val="nl-BE"/>
        </w:rPr>
        <w:t>men</w:t>
      </w:r>
      <w:r w:rsidR="00725FEA">
        <w:rPr>
          <w:sz w:val="20"/>
          <w:szCs w:val="20"/>
          <w:lang w:val="nl-BE"/>
        </w:rPr>
        <w:t xml:space="preserve"> </w:t>
      </w:r>
      <w:r w:rsidR="003F0A39">
        <w:rPr>
          <w:sz w:val="20"/>
          <w:szCs w:val="20"/>
          <w:lang w:val="nl-BE"/>
        </w:rPr>
        <w:t xml:space="preserve">van deze studie </w:t>
      </w:r>
      <w:r w:rsidR="00725FEA">
        <w:rPr>
          <w:sz w:val="20"/>
          <w:szCs w:val="20"/>
          <w:lang w:val="nl-BE"/>
        </w:rPr>
        <w:t xml:space="preserve">de pion </w:t>
      </w:r>
      <w:r w:rsidR="006E03E3">
        <w:rPr>
          <w:sz w:val="20"/>
          <w:szCs w:val="20"/>
          <w:lang w:val="nl-BE"/>
        </w:rPr>
        <w:t xml:space="preserve">op </w:t>
      </w:r>
      <w:r w:rsidR="00725FEA">
        <w:rPr>
          <w:sz w:val="20"/>
          <w:szCs w:val="20"/>
          <w:lang w:val="nl-BE"/>
        </w:rPr>
        <w:t>a7 ver</w:t>
      </w:r>
      <w:r w:rsidR="00846397">
        <w:rPr>
          <w:sz w:val="20"/>
          <w:szCs w:val="20"/>
          <w:lang w:val="nl-BE"/>
        </w:rPr>
        <w:t>-</w:t>
      </w:r>
      <w:r w:rsidR="00725FEA">
        <w:rPr>
          <w:sz w:val="20"/>
          <w:szCs w:val="20"/>
          <w:lang w:val="nl-BE"/>
        </w:rPr>
        <w:t>plaats</w:t>
      </w:r>
      <w:r w:rsidR="00137148">
        <w:rPr>
          <w:sz w:val="20"/>
          <w:szCs w:val="20"/>
          <w:lang w:val="nl-BE"/>
        </w:rPr>
        <w:t>t</w:t>
      </w:r>
      <w:r w:rsidR="00BE4D2A">
        <w:rPr>
          <w:sz w:val="20"/>
          <w:szCs w:val="20"/>
          <w:lang w:val="nl-BE"/>
        </w:rPr>
        <w:t xml:space="preserve"> naar f2, zoals hiernaast:</w:t>
      </w:r>
    </w:p>
    <w:p w14:paraId="04CC5743" w14:textId="77777777" w:rsidR="0014130B" w:rsidRDefault="0014130B" w:rsidP="00C7548D">
      <w:pPr>
        <w:pStyle w:val="01Title"/>
        <w:ind w:left="0"/>
        <w:jc w:val="both"/>
        <w:rPr>
          <w:sz w:val="20"/>
          <w:szCs w:val="20"/>
          <w:lang w:val="nl-BE"/>
        </w:rPr>
      </w:pPr>
    </w:p>
    <w:p w14:paraId="2E3C5286" w14:textId="77777777" w:rsidR="00B337C9" w:rsidRDefault="00B337C9" w:rsidP="0014130B">
      <w:pPr>
        <w:pStyle w:val="01Title"/>
        <w:ind w:left="0"/>
        <w:jc w:val="center"/>
        <w:rPr>
          <w:b/>
          <w:sz w:val="20"/>
          <w:szCs w:val="20"/>
          <w:lang w:val="nl-BE"/>
        </w:rPr>
      </w:pPr>
    </w:p>
    <w:p w14:paraId="5B36A676" w14:textId="77777777" w:rsidR="00B337C9" w:rsidRDefault="00B337C9" w:rsidP="0014130B">
      <w:pPr>
        <w:pStyle w:val="01Title"/>
        <w:ind w:left="0"/>
        <w:jc w:val="center"/>
        <w:rPr>
          <w:b/>
          <w:sz w:val="20"/>
          <w:szCs w:val="20"/>
          <w:lang w:val="nl-BE"/>
        </w:rPr>
      </w:pPr>
    </w:p>
    <w:p w14:paraId="5A9CD728" w14:textId="77777777" w:rsidR="00B337C9" w:rsidRDefault="00B337C9" w:rsidP="0014130B">
      <w:pPr>
        <w:pStyle w:val="01Title"/>
        <w:ind w:left="0"/>
        <w:jc w:val="center"/>
        <w:rPr>
          <w:b/>
          <w:sz w:val="20"/>
          <w:szCs w:val="20"/>
          <w:lang w:val="nl-BE"/>
        </w:rPr>
      </w:pPr>
    </w:p>
    <w:p w14:paraId="4DF6EEA6" w14:textId="77777777" w:rsidR="00B337C9" w:rsidRDefault="00B337C9" w:rsidP="0014130B">
      <w:pPr>
        <w:pStyle w:val="01Title"/>
        <w:ind w:left="0"/>
        <w:jc w:val="center"/>
        <w:rPr>
          <w:b/>
          <w:sz w:val="20"/>
          <w:szCs w:val="20"/>
          <w:lang w:val="nl-BE"/>
        </w:rPr>
      </w:pPr>
    </w:p>
    <w:p w14:paraId="152E3D56" w14:textId="77777777" w:rsidR="00B337C9" w:rsidRDefault="00B337C9" w:rsidP="0014130B">
      <w:pPr>
        <w:pStyle w:val="01Title"/>
        <w:ind w:left="0"/>
        <w:jc w:val="center"/>
        <w:rPr>
          <w:b/>
          <w:sz w:val="20"/>
          <w:szCs w:val="20"/>
          <w:lang w:val="nl-BE"/>
        </w:rPr>
      </w:pPr>
    </w:p>
    <w:p w14:paraId="29F3B65B" w14:textId="77777777" w:rsidR="00B337C9" w:rsidRDefault="00B337C9" w:rsidP="0014130B">
      <w:pPr>
        <w:pStyle w:val="01Title"/>
        <w:ind w:left="0"/>
        <w:jc w:val="center"/>
        <w:rPr>
          <w:b/>
          <w:sz w:val="20"/>
          <w:szCs w:val="20"/>
          <w:lang w:val="nl-BE"/>
        </w:rPr>
      </w:pPr>
    </w:p>
    <w:p w14:paraId="05A777AF" w14:textId="77777777" w:rsidR="00B337C9" w:rsidRDefault="00B337C9" w:rsidP="0014130B">
      <w:pPr>
        <w:pStyle w:val="01Title"/>
        <w:ind w:left="0"/>
        <w:jc w:val="center"/>
        <w:rPr>
          <w:b/>
          <w:sz w:val="20"/>
          <w:szCs w:val="20"/>
          <w:lang w:val="nl-BE"/>
        </w:rPr>
      </w:pPr>
    </w:p>
    <w:p w14:paraId="04A73803" w14:textId="77777777" w:rsidR="00B337C9" w:rsidRDefault="00B337C9" w:rsidP="0014130B">
      <w:pPr>
        <w:pStyle w:val="01Title"/>
        <w:ind w:left="0"/>
        <w:jc w:val="center"/>
        <w:rPr>
          <w:b/>
          <w:sz w:val="20"/>
          <w:szCs w:val="20"/>
          <w:lang w:val="nl-BE"/>
        </w:rPr>
      </w:pPr>
    </w:p>
    <w:p w14:paraId="1E1C90DA" w14:textId="77777777" w:rsidR="00B337C9" w:rsidRDefault="00B337C9" w:rsidP="0014130B">
      <w:pPr>
        <w:pStyle w:val="01Title"/>
        <w:ind w:left="0"/>
        <w:jc w:val="center"/>
        <w:rPr>
          <w:b/>
          <w:sz w:val="20"/>
          <w:szCs w:val="20"/>
          <w:lang w:val="nl-BE"/>
        </w:rPr>
      </w:pPr>
    </w:p>
    <w:p w14:paraId="48EDB2CB" w14:textId="77777777" w:rsidR="008321A7" w:rsidRDefault="008321A7" w:rsidP="00846397">
      <w:pPr>
        <w:widowControl/>
        <w:autoSpaceDE/>
        <w:autoSpaceDN/>
        <w:adjustRightInd/>
        <w:jc w:val="center"/>
        <w:rPr>
          <w:b/>
          <w:sz w:val="20"/>
          <w:szCs w:val="20"/>
          <w:lang w:val="nl-BE"/>
        </w:rPr>
      </w:pPr>
    </w:p>
    <w:p w14:paraId="61F0E70B" w14:textId="77777777" w:rsidR="008321A7" w:rsidRDefault="008321A7" w:rsidP="00846397">
      <w:pPr>
        <w:widowControl/>
        <w:autoSpaceDE/>
        <w:autoSpaceDN/>
        <w:adjustRightInd/>
        <w:jc w:val="center"/>
        <w:rPr>
          <w:b/>
          <w:sz w:val="20"/>
          <w:szCs w:val="20"/>
          <w:lang w:val="nl-BE"/>
        </w:rPr>
      </w:pPr>
    </w:p>
    <w:p w14:paraId="71DC6DE8" w14:textId="77777777" w:rsidR="008321A7" w:rsidRDefault="008321A7" w:rsidP="00846397">
      <w:pPr>
        <w:widowControl/>
        <w:autoSpaceDE/>
        <w:autoSpaceDN/>
        <w:adjustRightInd/>
        <w:jc w:val="center"/>
        <w:rPr>
          <w:b/>
          <w:sz w:val="20"/>
          <w:szCs w:val="20"/>
          <w:lang w:val="nl-BE"/>
        </w:rPr>
      </w:pPr>
    </w:p>
    <w:p w14:paraId="3071401D" w14:textId="77777777" w:rsidR="005D1FE8" w:rsidRDefault="005D1FE8" w:rsidP="00846397">
      <w:pPr>
        <w:widowControl/>
        <w:autoSpaceDE/>
        <w:autoSpaceDN/>
        <w:adjustRightInd/>
        <w:jc w:val="center"/>
        <w:rPr>
          <w:b/>
          <w:sz w:val="20"/>
          <w:szCs w:val="20"/>
          <w:lang w:val="nl-BE"/>
        </w:rPr>
      </w:pPr>
    </w:p>
    <w:p w14:paraId="03B5627E" w14:textId="77777777" w:rsidR="00D00D33" w:rsidRPr="00E87F1B" w:rsidRDefault="00864FD0" w:rsidP="00846397">
      <w:pPr>
        <w:widowControl/>
        <w:autoSpaceDE/>
        <w:autoSpaceDN/>
        <w:adjustRightInd/>
        <w:jc w:val="center"/>
        <w:rPr>
          <w:rFonts w:cs="Arial"/>
          <w:b/>
          <w:color w:val="000000"/>
          <w:sz w:val="20"/>
          <w:szCs w:val="20"/>
          <w:lang w:val="nl-BE"/>
        </w:rPr>
      </w:pPr>
      <w:r>
        <w:rPr>
          <w:b/>
          <w:sz w:val="20"/>
          <w:szCs w:val="20"/>
          <w:lang w:val="nl-BE"/>
        </w:rPr>
        <w:t xml:space="preserve">- </w:t>
      </w:r>
      <w:r w:rsidR="00575E32">
        <w:rPr>
          <w:b/>
          <w:sz w:val="20"/>
          <w:szCs w:val="20"/>
          <w:lang w:val="nl-BE"/>
        </w:rPr>
        <w:t>145</w:t>
      </w:r>
      <w:r w:rsidR="005D317F">
        <w:rPr>
          <w:b/>
          <w:sz w:val="20"/>
          <w:szCs w:val="20"/>
          <w:lang w:val="nl-BE"/>
        </w:rPr>
        <w:t xml:space="preserve"> </w:t>
      </w:r>
      <w:r w:rsidR="0039190A">
        <w:rPr>
          <w:b/>
          <w:sz w:val="20"/>
          <w:szCs w:val="20"/>
          <w:lang w:val="nl-BE"/>
        </w:rPr>
        <w:t>-</w:t>
      </w:r>
    </w:p>
    <w:p w14:paraId="609039F6" w14:textId="77777777" w:rsidR="00D00D33" w:rsidRDefault="00D00D33" w:rsidP="00C7548D">
      <w:pPr>
        <w:pStyle w:val="01Title"/>
        <w:ind w:left="0"/>
        <w:jc w:val="both"/>
        <w:rPr>
          <w:sz w:val="20"/>
          <w:szCs w:val="20"/>
          <w:lang w:val="nl-BE"/>
        </w:rPr>
      </w:pPr>
    </w:p>
    <w:p w14:paraId="180C896E" w14:textId="77777777" w:rsidR="00840AAA" w:rsidRDefault="000E3088" w:rsidP="000E3088">
      <w:pPr>
        <w:pStyle w:val="01Title"/>
        <w:ind w:left="0"/>
        <w:jc w:val="center"/>
        <w:rPr>
          <w:sz w:val="20"/>
          <w:szCs w:val="20"/>
          <w:lang w:val="nl-BE"/>
        </w:rPr>
      </w:pPr>
      <w:r>
        <w:rPr>
          <w:i/>
          <w:sz w:val="20"/>
          <w:szCs w:val="20"/>
          <w:lang w:val="nl-BE"/>
        </w:rPr>
        <w:t xml:space="preserve">Origineel, </w:t>
      </w:r>
      <w:r>
        <w:rPr>
          <w:sz w:val="20"/>
          <w:szCs w:val="20"/>
          <w:lang w:val="nl-BE"/>
        </w:rPr>
        <w:t>2011</w:t>
      </w:r>
    </w:p>
    <w:p w14:paraId="34010C7D" w14:textId="77777777" w:rsidR="004E400A" w:rsidRPr="000E3088" w:rsidRDefault="004E400A" w:rsidP="000E3088">
      <w:pPr>
        <w:pStyle w:val="01Title"/>
        <w:ind w:left="0"/>
        <w:jc w:val="center"/>
        <w:rPr>
          <w:sz w:val="20"/>
          <w:szCs w:val="20"/>
          <w:lang w:val="nl-BE"/>
        </w:rPr>
      </w:pPr>
    </w:p>
    <w:p w14:paraId="2748F4D9" w14:textId="77777777" w:rsidR="00077622" w:rsidRDefault="00DA6242" w:rsidP="00C7548D">
      <w:pPr>
        <w:pStyle w:val="01Title"/>
        <w:ind w:left="0"/>
        <w:jc w:val="both"/>
        <w:rPr>
          <w:sz w:val="20"/>
          <w:szCs w:val="20"/>
          <w:lang w:val="nl-BE"/>
        </w:rPr>
      </w:pPr>
      <w:r>
        <w:object w:dxaOrig="4700" w:dyaOrig="4715" w14:anchorId="6474A1D9">
          <v:shape id="_x0000_i1161" type="#_x0000_t75" style="width:154.5pt;height:155.1pt" o:ole="">
            <v:imagedata r:id="rId292" o:title=""/>
          </v:shape>
          <o:OLEObject Type="Embed" ProgID="CorelDRAW.Graphic.12" ShapeID="_x0000_i1161" DrawAspect="Content" ObjectID="_1587467554" r:id="rId293"/>
        </w:object>
      </w:r>
    </w:p>
    <w:p w14:paraId="34E5EFB7" w14:textId="77777777" w:rsidR="00E149D9" w:rsidRDefault="00E149D9" w:rsidP="00C7548D">
      <w:pPr>
        <w:pStyle w:val="01Title"/>
        <w:ind w:left="0"/>
        <w:jc w:val="both"/>
        <w:rPr>
          <w:sz w:val="20"/>
          <w:szCs w:val="20"/>
          <w:lang w:val="nl-BE"/>
        </w:rPr>
      </w:pPr>
    </w:p>
    <w:p w14:paraId="742A12DF" w14:textId="77777777" w:rsidR="00D91B27" w:rsidRDefault="003D1FA9" w:rsidP="00C7548D">
      <w:pPr>
        <w:pStyle w:val="01Title"/>
        <w:ind w:left="0"/>
        <w:jc w:val="both"/>
        <w:rPr>
          <w:b/>
          <w:sz w:val="24"/>
          <w:szCs w:val="24"/>
          <w:lang w:val="nl-BE"/>
        </w:rPr>
      </w:pPr>
      <w:r>
        <w:rPr>
          <w:b/>
          <w:sz w:val="24"/>
          <w:szCs w:val="24"/>
          <w:lang w:val="nl-BE"/>
        </w:rPr>
        <w:t xml:space="preserve">+                     </w:t>
      </w:r>
      <w:r w:rsidR="00790985">
        <w:rPr>
          <w:b/>
          <w:sz w:val="24"/>
          <w:szCs w:val="24"/>
          <w:lang w:val="nl-BE"/>
        </w:rPr>
        <w:t xml:space="preserve">   </w:t>
      </w:r>
      <w:r w:rsidR="000E3088">
        <w:rPr>
          <w:b/>
          <w:sz w:val="24"/>
          <w:szCs w:val="24"/>
          <w:lang w:val="nl-BE"/>
        </w:rPr>
        <w:t xml:space="preserve"> </w:t>
      </w:r>
      <w:r w:rsidR="000E3088">
        <w:rPr>
          <w:sz w:val="20"/>
          <w:szCs w:val="20"/>
          <w:lang w:val="nl-BE"/>
        </w:rPr>
        <w:t>4010.01 g8d8</w:t>
      </w:r>
    </w:p>
    <w:p w14:paraId="0D22FB96" w14:textId="77777777" w:rsidR="00E149D9" w:rsidRPr="00D91B27" w:rsidRDefault="00E149D9" w:rsidP="00C7548D">
      <w:pPr>
        <w:pStyle w:val="01Title"/>
        <w:ind w:left="0"/>
        <w:jc w:val="both"/>
        <w:rPr>
          <w:b/>
          <w:sz w:val="24"/>
          <w:szCs w:val="24"/>
          <w:lang w:val="nl-BE"/>
        </w:rPr>
      </w:pPr>
    </w:p>
    <w:p w14:paraId="121A65AA" w14:textId="77777777" w:rsidR="00077622" w:rsidRDefault="00E149D9" w:rsidP="00C7548D">
      <w:pPr>
        <w:pStyle w:val="01Title"/>
        <w:ind w:left="0"/>
        <w:jc w:val="both"/>
        <w:rPr>
          <w:b/>
          <w:sz w:val="20"/>
          <w:szCs w:val="20"/>
          <w:lang w:val="nl-BE"/>
        </w:rPr>
      </w:pPr>
      <w:r>
        <w:rPr>
          <w:b/>
          <w:sz w:val="20"/>
          <w:szCs w:val="20"/>
          <w:lang w:val="nl-BE"/>
        </w:rPr>
        <w:tab/>
      </w:r>
      <w:r w:rsidR="000E3088">
        <w:rPr>
          <w:b/>
          <w:sz w:val="20"/>
          <w:szCs w:val="20"/>
          <w:lang w:val="nl-BE"/>
        </w:rPr>
        <w:t xml:space="preserve">1.Dg5+   </w:t>
      </w:r>
      <w:r w:rsidR="000E3088">
        <w:rPr>
          <w:b/>
          <w:sz w:val="20"/>
          <w:szCs w:val="20"/>
          <w:lang w:val="nl-BE"/>
        </w:rPr>
        <w:tab/>
      </w:r>
      <w:r w:rsidR="000E3088">
        <w:rPr>
          <w:b/>
          <w:sz w:val="20"/>
          <w:szCs w:val="20"/>
          <w:lang w:val="nl-BE"/>
        </w:rPr>
        <w:tab/>
        <w:t>Ke8</w:t>
      </w:r>
    </w:p>
    <w:p w14:paraId="19BAD8C4" w14:textId="77777777" w:rsidR="000E3088" w:rsidRDefault="00DB0FB2" w:rsidP="00C7548D">
      <w:pPr>
        <w:pStyle w:val="01Title"/>
        <w:ind w:left="0"/>
        <w:jc w:val="both"/>
        <w:rPr>
          <w:b/>
          <w:sz w:val="20"/>
          <w:szCs w:val="20"/>
          <w:lang w:val="nl-BE"/>
        </w:rPr>
      </w:pPr>
      <w:r>
        <w:rPr>
          <w:b/>
          <w:sz w:val="20"/>
          <w:szCs w:val="20"/>
          <w:lang w:val="nl-BE"/>
        </w:rPr>
        <w:tab/>
        <w:t>2.Dg6+</w:t>
      </w:r>
      <w:r>
        <w:rPr>
          <w:b/>
          <w:sz w:val="20"/>
          <w:szCs w:val="20"/>
          <w:lang w:val="nl-BE"/>
        </w:rPr>
        <w:tab/>
      </w:r>
      <w:r>
        <w:rPr>
          <w:b/>
          <w:sz w:val="20"/>
          <w:szCs w:val="20"/>
          <w:lang w:val="nl-BE"/>
        </w:rPr>
        <w:tab/>
        <w:t>Ke7</w:t>
      </w:r>
    </w:p>
    <w:p w14:paraId="301A9EE9" w14:textId="77777777" w:rsidR="000E3088" w:rsidRDefault="00DB0FB2" w:rsidP="00C7548D">
      <w:pPr>
        <w:pStyle w:val="01Title"/>
        <w:ind w:left="0"/>
        <w:jc w:val="both"/>
        <w:rPr>
          <w:b/>
          <w:sz w:val="20"/>
          <w:szCs w:val="20"/>
          <w:lang w:val="nl-BE"/>
        </w:rPr>
      </w:pPr>
      <w:r>
        <w:rPr>
          <w:b/>
          <w:sz w:val="20"/>
          <w:szCs w:val="20"/>
          <w:lang w:val="nl-BE"/>
        </w:rPr>
        <w:tab/>
        <w:t>3.De6+</w:t>
      </w:r>
      <w:r>
        <w:rPr>
          <w:b/>
          <w:sz w:val="20"/>
          <w:szCs w:val="20"/>
          <w:lang w:val="nl-BE"/>
        </w:rPr>
        <w:tab/>
      </w:r>
      <w:r>
        <w:rPr>
          <w:b/>
          <w:sz w:val="20"/>
          <w:szCs w:val="20"/>
          <w:lang w:val="nl-BE"/>
        </w:rPr>
        <w:tab/>
        <w:t>Dd8</w:t>
      </w:r>
    </w:p>
    <w:p w14:paraId="084F23F8" w14:textId="77777777" w:rsidR="00DB0FB2" w:rsidRDefault="00DB0FB2" w:rsidP="00C7548D">
      <w:pPr>
        <w:pStyle w:val="01Title"/>
        <w:ind w:left="0"/>
        <w:jc w:val="both"/>
        <w:rPr>
          <w:b/>
          <w:sz w:val="20"/>
          <w:szCs w:val="20"/>
          <w:lang w:val="nl-BE"/>
        </w:rPr>
      </w:pPr>
      <w:r>
        <w:rPr>
          <w:b/>
          <w:sz w:val="20"/>
          <w:szCs w:val="20"/>
          <w:lang w:val="nl-BE"/>
        </w:rPr>
        <w:tab/>
        <w:t>4.Df6+</w:t>
      </w:r>
      <w:r>
        <w:rPr>
          <w:b/>
          <w:sz w:val="20"/>
          <w:szCs w:val="20"/>
          <w:lang w:val="nl-BE"/>
        </w:rPr>
        <w:tab/>
      </w:r>
      <w:r>
        <w:rPr>
          <w:b/>
          <w:sz w:val="20"/>
          <w:szCs w:val="20"/>
          <w:lang w:val="nl-BE"/>
        </w:rPr>
        <w:tab/>
        <w:t>De7</w:t>
      </w:r>
    </w:p>
    <w:p w14:paraId="5F2393F8" w14:textId="77777777" w:rsidR="000E3088" w:rsidRDefault="00DB0FB2" w:rsidP="00C7548D">
      <w:pPr>
        <w:pStyle w:val="01Title"/>
        <w:ind w:left="0"/>
        <w:jc w:val="both"/>
        <w:rPr>
          <w:b/>
          <w:sz w:val="20"/>
          <w:szCs w:val="20"/>
          <w:lang w:val="nl-BE"/>
        </w:rPr>
      </w:pPr>
      <w:r>
        <w:rPr>
          <w:b/>
          <w:sz w:val="20"/>
          <w:szCs w:val="20"/>
          <w:lang w:val="nl-BE"/>
        </w:rPr>
        <w:tab/>
        <w:t>5.Dd4+</w:t>
      </w:r>
      <w:r>
        <w:rPr>
          <w:b/>
          <w:sz w:val="20"/>
          <w:szCs w:val="20"/>
          <w:lang w:val="nl-BE"/>
        </w:rPr>
        <w:tab/>
      </w:r>
      <w:r>
        <w:rPr>
          <w:b/>
          <w:sz w:val="20"/>
          <w:szCs w:val="20"/>
          <w:lang w:val="nl-BE"/>
        </w:rPr>
        <w:tab/>
        <w:t>Kc7</w:t>
      </w:r>
    </w:p>
    <w:p w14:paraId="72F077BE" w14:textId="77777777" w:rsidR="00186A78" w:rsidRDefault="00DB0FB2" w:rsidP="00C7548D">
      <w:pPr>
        <w:pStyle w:val="01Title"/>
        <w:ind w:left="0"/>
        <w:jc w:val="both"/>
        <w:rPr>
          <w:b/>
          <w:sz w:val="20"/>
          <w:szCs w:val="20"/>
          <w:lang w:val="nl-BE"/>
        </w:rPr>
      </w:pPr>
      <w:r>
        <w:rPr>
          <w:b/>
          <w:sz w:val="20"/>
          <w:szCs w:val="20"/>
          <w:lang w:val="nl-BE"/>
        </w:rPr>
        <w:tab/>
        <w:t>6</w:t>
      </w:r>
      <w:r w:rsidR="000E3088">
        <w:rPr>
          <w:b/>
          <w:sz w:val="20"/>
          <w:szCs w:val="20"/>
          <w:lang w:val="nl-BE"/>
        </w:rPr>
        <w:t>.Da</w:t>
      </w:r>
      <w:r>
        <w:rPr>
          <w:b/>
          <w:sz w:val="20"/>
          <w:szCs w:val="20"/>
          <w:lang w:val="nl-BE"/>
        </w:rPr>
        <w:t>7+</w:t>
      </w:r>
      <w:r>
        <w:rPr>
          <w:b/>
          <w:sz w:val="20"/>
          <w:szCs w:val="20"/>
          <w:lang w:val="nl-BE"/>
        </w:rPr>
        <w:tab/>
      </w:r>
      <w:r>
        <w:rPr>
          <w:b/>
          <w:sz w:val="20"/>
          <w:szCs w:val="20"/>
          <w:lang w:val="nl-BE"/>
        </w:rPr>
        <w:tab/>
        <w:t>Kd6</w:t>
      </w:r>
    </w:p>
    <w:p w14:paraId="0E2EAE62" w14:textId="77777777" w:rsidR="00186A78" w:rsidRDefault="00DB0FB2" w:rsidP="00C7548D">
      <w:pPr>
        <w:pStyle w:val="01Title"/>
        <w:ind w:left="0"/>
        <w:jc w:val="both"/>
        <w:rPr>
          <w:b/>
          <w:sz w:val="20"/>
          <w:szCs w:val="20"/>
          <w:lang w:val="nl-BE"/>
        </w:rPr>
      </w:pPr>
      <w:r>
        <w:rPr>
          <w:b/>
          <w:sz w:val="20"/>
          <w:szCs w:val="20"/>
          <w:lang w:val="nl-BE"/>
        </w:rPr>
        <w:tab/>
        <w:t>7.Da3+</w:t>
      </w:r>
      <w:r>
        <w:rPr>
          <w:b/>
          <w:sz w:val="20"/>
          <w:szCs w:val="20"/>
          <w:lang w:val="nl-BE"/>
        </w:rPr>
        <w:tab/>
      </w:r>
      <w:r>
        <w:rPr>
          <w:b/>
          <w:sz w:val="20"/>
          <w:szCs w:val="20"/>
          <w:lang w:val="nl-BE"/>
        </w:rPr>
        <w:tab/>
        <w:t>Kd5</w:t>
      </w:r>
    </w:p>
    <w:p w14:paraId="2FE4B0E8" w14:textId="77777777" w:rsidR="00DB0FB2" w:rsidRDefault="00DB0FB2" w:rsidP="00C7548D">
      <w:pPr>
        <w:pStyle w:val="01Title"/>
        <w:ind w:left="0"/>
        <w:jc w:val="both"/>
        <w:rPr>
          <w:b/>
          <w:sz w:val="20"/>
          <w:szCs w:val="20"/>
          <w:lang w:val="nl-BE"/>
        </w:rPr>
      </w:pPr>
      <w:r>
        <w:rPr>
          <w:b/>
          <w:sz w:val="20"/>
          <w:szCs w:val="20"/>
          <w:lang w:val="nl-BE"/>
        </w:rPr>
        <w:tab/>
        <w:t>8/Dxe7</w:t>
      </w:r>
      <w:r>
        <w:rPr>
          <w:b/>
          <w:sz w:val="20"/>
          <w:szCs w:val="20"/>
          <w:lang w:val="nl-BE"/>
        </w:rPr>
        <w:tab/>
      </w:r>
      <w:r>
        <w:rPr>
          <w:b/>
          <w:sz w:val="20"/>
          <w:szCs w:val="20"/>
          <w:lang w:val="nl-BE"/>
        </w:rPr>
        <w:tab/>
        <w:t>fID</w:t>
      </w:r>
    </w:p>
    <w:p w14:paraId="73637CCF" w14:textId="77777777" w:rsidR="00DB0FB2" w:rsidRDefault="00DB0FB2" w:rsidP="00C7548D">
      <w:pPr>
        <w:pStyle w:val="01Title"/>
        <w:ind w:left="0"/>
        <w:jc w:val="both"/>
        <w:rPr>
          <w:b/>
          <w:sz w:val="20"/>
          <w:szCs w:val="20"/>
          <w:lang w:val="nl-BE"/>
        </w:rPr>
      </w:pPr>
      <w:r>
        <w:rPr>
          <w:b/>
          <w:sz w:val="20"/>
          <w:szCs w:val="20"/>
          <w:lang w:val="nl-BE"/>
        </w:rPr>
        <w:tab/>
        <w:t>9.Lxf1</w:t>
      </w:r>
    </w:p>
    <w:p w14:paraId="4AB80ACF" w14:textId="77777777" w:rsidR="00186A78" w:rsidRPr="00186A78" w:rsidRDefault="00DB0FB2" w:rsidP="00C7548D">
      <w:pPr>
        <w:pStyle w:val="01Title"/>
        <w:ind w:left="0"/>
        <w:jc w:val="both"/>
        <w:rPr>
          <w:sz w:val="20"/>
          <w:szCs w:val="20"/>
          <w:lang w:val="nl-BE"/>
        </w:rPr>
      </w:pPr>
      <w:r>
        <w:rPr>
          <w:sz w:val="20"/>
          <w:szCs w:val="20"/>
          <w:lang w:val="nl-BE"/>
        </w:rPr>
        <w:t>Met winst.</w:t>
      </w:r>
    </w:p>
    <w:p w14:paraId="1183798C" w14:textId="77777777" w:rsidR="00186A78" w:rsidRDefault="00186A78" w:rsidP="00C7548D">
      <w:pPr>
        <w:pStyle w:val="01Title"/>
        <w:ind w:left="0"/>
        <w:jc w:val="both"/>
        <w:rPr>
          <w:sz w:val="20"/>
          <w:szCs w:val="20"/>
          <w:lang w:val="nl-BE"/>
        </w:rPr>
      </w:pPr>
    </w:p>
    <w:p w14:paraId="7BDABB3C" w14:textId="77777777" w:rsidR="00B844F1" w:rsidRDefault="00602EC7" w:rsidP="00C7548D">
      <w:pPr>
        <w:pStyle w:val="01Title"/>
        <w:ind w:left="0"/>
        <w:jc w:val="both"/>
        <w:rPr>
          <w:sz w:val="20"/>
          <w:szCs w:val="20"/>
          <w:lang w:val="nl-BE"/>
        </w:rPr>
      </w:pPr>
      <w:r>
        <w:rPr>
          <w:sz w:val="20"/>
          <w:szCs w:val="20"/>
          <w:lang w:val="nl-BE"/>
        </w:rPr>
        <w:t xml:space="preserve">Een </w:t>
      </w:r>
      <w:r w:rsidR="00AE18FE">
        <w:rPr>
          <w:sz w:val="20"/>
          <w:szCs w:val="20"/>
          <w:lang w:val="nl-BE"/>
        </w:rPr>
        <w:t>gerelateerde</w:t>
      </w:r>
      <w:r w:rsidR="009E0533">
        <w:rPr>
          <w:sz w:val="20"/>
          <w:szCs w:val="20"/>
          <w:lang w:val="nl-BE"/>
        </w:rPr>
        <w:t xml:space="preserve"> tweeling met de vorige studie.</w:t>
      </w:r>
      <w:r w:rsidR="008D3ABB">
        <w:rPr>
          <w:sz w:val="20"/>
          <w:szCs w:val="20"/>
          <w:lang w:val="nl-BE"/>
        </w:rPr>
        <w:t xml:space="preserve"> </w:t>
      </w:r>
      <w:r w:rsidR="00DB0FB2">
        <w:rPr>
          <w:sz w:val="20"/>
          <w:szCs w:val="20"/>
          <w:lang w:val="nl-BE"/>
        </w:rPr>
        <w:t>Maar met een heel andere winstvoering.</w:t>
      </w:r>
    </w:p>
    <w:p w14:paraId="114DE2AA" w14:textId="77777777" w:rsidR="00CD337A" w:rsidRDefault="00CD337A" w:rsidP="00C7548D">
      <w:pPr>
        <w:pStyle w:val="01Title"/>
        <w:ind w:left="0"/>
        <w:jc w:val="both"/>
        <w:rPr>
          <w:sz w:val="20"/>
          <w:szCs w:val="20"/>
          <w:lang w:val="nl-BE"/>
        </w:rPr>
      </w:pPr>
    </w:p>
    <w:p w14:paraId="73FD3C97" w14:textId="77777777" w:rsidR="00B844F1" w:rsidRDefault="00BF6461" w:rsidP="00C7548D">
      <w:pPr>
        <w:pStyle w:val="01Title"/>
        <w:ind w:left="0"/>
        <w:jc w:val="both"/>
        <w:rPr>
          <w:b/>
          <w:sz w:val="20"/>
          <w:szCs w:val="20"/>
          <w:lang w:val="nl-BE"/>
        </w:rPr>
      </w:pPr>
      <w:r>
        <w:rPr>
          <w:sz w:val="20"/>
          <w:szCs w:val="20"/>
          <w:lang w:val="nl-BE"/>
        </w:rPr>
        <w:t>En er is ook nog deze winst</w:t>
      </w:r>
      <w:r w:rsidR="00B844F1">
        <w:rPr>
          <w:sz w:val="20"/>
          <w:szCs w:val="20"/>
          <w:lang w:val="nl-BE"/>
        </w:rPr>
        <w:t>stel</w:t>
      </w:r>
      <w:r>
        <w:rPr>
          <w:sz w:val="20"/>
          <w:szCs w:val="20"/>
          <w:lang w:val="nl-BE"/>
        </w:rPr>
        <w:t>-</w:t>
      </w:r>
      <w:r w:rsidR="00B844F1">
        <w:rPr>
          <w:sz w:val="20"/>
          <w:szCs w:val="20"/>
          <w:lang w:val="nl-BE"/>
        </w:rPr>
        <w:t>ling, met de pion op c6:</w:t>
      </w:r>
    </w:p>
    <w:p w14:paraId="550A6CD5" w14:textId="77777777" w:rsidR="00BF6461" w:rsidRDefault="00BF6461" w:rsidP="00C7548D">
      <w:pPr>
        <w:pStyle w:val="01Title"/>
        <w:ind w:left="0"/>
        <w:jc w:val="both"/>
        <w:rPr>
          <w:b/>
          <w:sz w:val="20"/>
          <w:szCs w:val="20"/>
          <w:lang w:val="nl-BE"/>
        </w:rPr>
      </w:pPr>
    </w:p>
    <w:p w14:paraId="0BFE0A83" w14:textId="77777777" w:rsidR="007E7DB9" w:rsidRDefault="007E7DB9" w:rsidP="00C7548D">
      <w:pPr>
        <w:pStyle w:val="01Title"/>
        <w:ind w:left="0"/>
        <w:jc w:val="both"/>
        <w:rPr>
          <w:b/>
          <w:sz w:val="20"/>
          <w:szCs w:val="20"/>
          <w:lang w:val="nl-BE"/>
        </w:rPr>
      </w:pPr>
    </w:p>
    <w:p w14:paraId="2BE602FB" w14:textId="77777777" w:rsidR="007E7DB9" w:rsidRDefault="007E7DB9" w:rsidP="00C7548D">
      <w:pPr>
        <w:pStyle w:val="01Title"/>
        <w:ind w:left="0"/>
        <w:jc w:val="both"/>
        <w:rPr>
          <w:b/>
          <w:sz w:val="20"/>
          <w:szCs w:val="20"/>
          <w:lang w:val="nl-BE"/>
        </w:rPr>
      </w:pPr>
    </w:p>
    <w:p w14:paraId="320D2449" w14:textId="77777777" w:rsidR="007E7DB9" w:rsidRDefault="007E7DB9" w:rsidP="00C7548D">
      <w:pPr>
        <w:pStyle w:val="01Title"/>
        <w:ind w:left="0"/>
        <w:jc w:val="both"/>
        <w:rPr>
          <w:b/>
          <w:sz w:val="20"/>
          <w:szCs w:val="20"/>
          <w:lang w:val="nl-BE"/>
        </w:rPr>
      </w:pPr>
    </w:p>
    <w:p w14:paraId="3D35DAD6" w14:textId="77777777" w:rsidR="007E7DB9" w:rsidRDefault="007E7DB9" w:rsidP="00C7548D">
      <w:pPr>
        <w:pStyle w:val="01Title"/>
        <w:ind w:left="0"/>
        <w:jc w:val="both"/>
        <w:rPr>
          <w:b/>
          <w:sz w:val="20"/>
          <w:szCs w:val="20"/>
          <w:lang w:val="nl-BE"/>
        </w:rPr>
      </w:pPr>
    </w:p>
    <w:p w14:paraId="5619272C" w14:textId="77777777" w:rsidR="007E7DB9" w:rsidRDefault="007E7DB9" w:rsidP="00C7548D">
      <w:pPr>
        <w:pStyle w:val="01Title"/>
        <w:ind w:left="0"/>
        <w:jc w:val="both"/>
        <w:rPr>
          <w:b/>
          <w:sz w:val="20"/>
          <w:szCs w:val="20"/>
          <w:lang w:val="nl-BE"/>
        </w:rPr>
      </w:pPr>
    </w:p>
    <w:p w14:paraId="1E009E40" w14:textId="77777777" w:rsidR="007E7DB9" w:rsidRDefault="007E7DB9" w:rsidP="00C7548D">
      <w:pPr>
        <w:pStyle w:val="01Title"/>
        <w:ind w:left="0"/>
        <w:jc w:val="both"/>
        <w:rPr>
          <w:b/>
          <w:sz w:val="20"/>
          <w:szCs w:val="20"/>
          <w:lang w:val="nl-BE"/>
        </w:rPr>
      </w:pPr>
    </w:p>
    <w:p w14:paraId="18C3B9DF" w14:textId="77777777" w:rsidR="007E7DB9" w:rsidRDefault="007E7DB9" w:rsidP="00C7548D">
      <w:pPr>
        <w:pStyle w:val="01Title"/>
        <w:ind w:left="0"/>
        <w:jc w:val="both"/>
        <w:rPr>
          <w:b/>
          <w:sz w:val="20"/>
          <w:szCs w:val="20"/>
          <w:lang w:val="nl-BE"/>
        </w:rPr>
      </w:pPr>
    </w:p>
    <w:p w14:paraId="27BE5177" w14:textId="77777777" w:rsidR="00BF6461" w:rsidRDefault="00BF6461" w:rsidP="00C7548D">
      <w:pPr>
        <w:pStyle w:val="01Title"/>
        <w:ind w:left="0"/>
        <w:jc w:val="both"/>
        <w:rPr>
          <w:b/>
          <w:sz w:val="20"/>
          <w:szCs w:val="20"/>
          <w:lang w:val="nl-BE"/>
        </w:rPr>
      </w:pPr>
      <w:r>
        <w:rPr>
          <w:b/>
          <w:sz w:val="20"/>
          <w:szCs w:val="20"/>
          <w:lang w:val="nl-BE"/>
        </w:rPr>
        <w:t>Kg8 Dg1 Lh3 / Kd8 Dc7 c6 +</w:t>
      </w:r>
    </w:p>
    <w:p w14:paraId="4B481793" w14:textId="77777777" w:rsidR="00BF6461" w:rsidRDefault="00BF6461" w:rsidP="00C7548D">
      <w:pPr>
        <w:pStyle w:val="01Title"/>
        <w:ind w:left="0"/>
        <w:jc w:val="both"/>
        <w:rPr>
          <w:b/>
          <w:sz w:val="20"/>
          <w:szCs w:val="20"/>
          <w:lang w:val="nl-BE"/>
        </w:rPr>
      </w:pPr>
    </w:p>
    <w:p w14:paraId="27BD37F9" w14:textId="77777777" w:rsidR="00BF6461" w:rsidRDefault="00BF6461" w:rsidP="00C7548D">
      <w:pPr>
        <w:pStyle w:val="01Title"/>
        <w:ind w:left="0"/>
        <w:jc w:val="both"/>
        <w:rPr>
          <w:b/>
          <w:sz w:val="20"/>
          <w:szCs w:val="20"/>
          <w:lang w:val="nl-BE"/>
        </w:rPr>
      </w:pPr>
      <w:r>
        <w:rPr>
          <w:b/>
          <w:sz w:val="20"/>
          <w:szCs w:val="20"/>
          <w:lang w:val="nl-BE"/>
        </w:rPr>
        <w:tab/>
        <w:t>1.Dg5+</w:t>
      </w:r>
      <w:r>
        <w:rPr>
          <w:b/>
          <w:sz w:val="20"/>
          <w:szCs w:val="20"/>
          <w:lang w:val="nl-BE"/>
        </w:rPr>
        <w:tab/>
      </w:r>
      <w:r>
        <w:rPr>
          <w:b/>
          <w:sz w:val="20"/>
          <w:szCs w:val="20"/>
          <w:lang w:val="nl-BE"/>
        </w:rPr>
        <w:tab/>
        <w:t>Ke8</w:t>
      </w:r>
    </w:p>
    <w:p w14:paraId="21190F92" w14:textId="77777777" w:rsidR="00BF6461" w:rsidRDefault="00BF6461" w:rsidP="00C7548D">
      <w:pPr>
        <w:pStyle w:val="01Title"/>
        <w:ind w:left="0"/>
        <w:jc w:val="both"/>
        <w:rPr>
          <w:b/>
          <w:sz w:val="20"/>
          <w:szCs w:val="20"/>
          <w:lang w:val="nl-BE"/>
        </w:rPr>
      </w:pPr>
      <w:r>
        <w:rPr>
          <w:b/>
          <w:sz w:val="20"/>
          <w:szCs w:val="20"/>
          <w:lang w:val="nl-BE"/>
        </w:rPr>
        <w:tab/>
        <w:t>2.Df5</w:t>
      </w:r>
      <w:r>
        <w:rPr>
          <w:b/>
          <w:sz w:val="20"/>
          <w:szCs w:val="20"/>
          <w:lang w:val="nl-BE"/>
        </w:rPr>
        <w:tab/>
      </w:r>
      <w:r>
        <w:rPr>
          <w:b/>
          <w:sz w:val="20"/>
          <w:szCs w:val="20"/>
          <w:lang w:val="nl-BE"/>
        </w:rPr>
        <w:tab/>
      </w:r>
    </w:p>
    <w:p w14:paraId="59770BC9" w14:textId="77777777" w:rsidR="00BF6461" w:rsidRDefault="00BF6461" w:rsidP="00C7548D">
      <w:pPr>
        <w:pStyle w:val="01Title"/>
        <w:ind w:left="0"/>
        <w:jc w:val="both"/>
        <w:rPr>
          <w:sz w:val="20"/>
          <w:szCs w:val="20"/>
          <w:lang w:val="nl-BE"/>
        </w:rPr>
      </w:pPr>
      <w:r>
        <w:rPr>
          <w:sz w:val="20"/>
          <w:szCs w:val="20"/>
          <w:lang w:val="nl-BE"/>
        </w:rPr>
        <w:t>Dreigt mat op f8.</w:t>
      </w:r>
    </w:p>
    <w:p w14:paraId="470BFD41" w14:textId="77777777" w:rsidR="00BF6461" w:rsidRDefault="00BF6461" w:rsidP="00C7548D">
      <w:pPr>
        <w:pStyle w:val="01Title"/>
        <w:ind w:left="0"/>
        <w:jc w:val="both"/>
        <w:rPr>
          <w:b/>
          <w:sz w:val="20"/>
          <w:szCs w:val="20"/>
          <w:lang w:val="nl-BE"/>
        </w:rPr>
      </w:pPr>
      <w:r>
        <w:rPr>
          <w:sz w:val="20"/>
          <w:szCs w:val="20"/>
          <w:lang w:val="nl-BE"/>
        </w:rPr>
        <w:tab/>
      </w:r>
      <w:r>
        <w:rPr>
          <w:b/>
          <w:sz w:val="20"/>
          <w:szCs w:val="20"/>
          <w:lang w:val="nl-BE"/>
        </w:rPr>
        <w:t>2…</w:t>
      </w:r>
      <w:r>
        <w:rPr>
          <w:b/>
          <w:sz w:val="20"/>
          <w:szCs w:val="20"/>
          <w:lang w:val="nl-BE"/>
        </w:rPr>
        <w:tab/>
      </w:r>
      <w:r>
        <w:rPr>
          <w:b/>
          <w:sz w:val="20"/>
          <w:szCs w:val="20"/>
          <w:lang w:val="nl-BE"/>
        </w:rPr>
        <w:tab/>
        <w:t>Dg3+</w:t>
      </w:r>
    </w:p>
    <w:p w14:paraId="31FF7B49" w14:textId="77777777" w:rsidR="00BF6461" w:rsidRDefault="00BF6461" w:rsidP="00C7548D">
      <w:pPr>
        <w:pStyle w:val="01Title"/>
        <w:ind w:left="0"/>
        <w:jc w:val="both"/>
        <w:rPr>
          <w:b/>
          <w:sz w:val="20"/>
          <w:szCs w:val="20"/>
          <w:lang w:val="nl-BE"/>
        </w:rPr>
      </w:pPr>
      <w:r>
        <w:rPr>
          <w:b/>
          <w:sz w:val="20"/>
          <w:szCs w:val="20"/>
          <w:lang w:val="nl-BE"/>
        </w:rPr>
        <w:tab/>
        <w:t>3.Lg4</w:t>
      </w:r>
      <w:r>
        <w:rPr>
          <w:b/>
          <w:sz w:val="20"/>
          <w:szCs w:val="20"/>
          <w:lang w:val="nl-BE"/>
        </w:rPr>
        <w:tab/>
      </w:r>
      <w:r>
        <w:rPr>
          <w:b/>
          <w:sz w:val="20"/>
          <w:szCs w:val="20"/>
          <w:lang w:val="nl-BE"/>
        </w:rPr>
        <w:tab/>
        <w:t>Db3+</w:t>
      </w:r>
    </w:p>
    <w:p w14:paraId="31295CBD" w14:textId="77777777" w:rsidR="00BF6461" w:rsidRDefault="00BF6461" w:rsidP="00C7548D">
      <w:pPr>
        <w:pStyle w:val="01Title"/>
        <w:ind w:left="0"/>
        <w:jc w:val="both"/>
        <w:rPr>
          <w:b/>
          <w:sz w:val="20"/>
          <w:szCs w:val="20"/>
          <w:lang w:val="nl-BE"/>
        </w:rPr>
      </w:pPr>
      <w:r>
        <w:rPr>
          <w:b/>
          <w:sz w:val="20"/>
          <w:szCs w:val="20"/>
          <w:lang w:val="nl-BE"/>
        </w:rPr>
        <w:tab/>
        <w:t>4.Kg7</w:t>
      </w:r>
    </w:p>
    <w:p w14:paraId="1AD78180" w14:textId="77777777" w:rsidR="00BF6461" w:rsidRDefault="00BF6461" w:rsidP="00C7548D">
      <w:pPr>
        <w:pStyle w:val="01Title"/>
        <w:ind w:left="0"/>
        <w:jc w:val="both"/>
        <w:rPr>
          <w:sz w:val="20"/>
          <w:szCs w:val="20"/>
          <w:lang w:val="nl-BE"/>
        </w:rPr>
      </w:pPr>
      <w:r>
        <w:rPr>
          <w:sz w:val="20"/>
          <w:szCs w:val="20"/>
          <w:lang w:val="nl-BE"/>
        </w:rPr>
        <w:t>Na 4.Kh8?</w:t>
      </w:r>
      <w:r w:rsidR="002B7C14">
        <w:rPr>
          <w:sz w:val="20"/>
          <w:szCs w:val="20"/>
          <w:lang w:val="nl-BE"/>
        </w:rPr>
        <w:t xml:space="preserve"> </w:t>
      </w:r>
      <w:r>
        <w:rPr>
          <w:sz w:val="20"/>
          <w:szCs w:val="20"/>
          <w:lang w:val="nl-BE"/>
        </w:rPr>
        <w:t>of 4.Kh7</w:t>
      </w:r>
      <w:r w:rsidR="002B7C14">
        <w:rPr>
          <w:sz w:val="20"/>
          <w:szCs w:val="20"/>
          <w:lang w:val="nl-BE"/>
        </w:rPr>
        <w:t>?</w:t>
      </w:r>
      <w:r>
        <w:rPr>
          <w:sz w:val="20"/>
          <w:szCs w:val="20"/>
          <w:lang w:val="nl-BE"/>
        </w:rPr>
        <w:t xml:space="preserve"> is het remi</w:t>
      </w:r>
      <w:r w:rsidR="002B7C14">
        <w:rPr>
          <w:sz w:val="20"/>
          <w:szCs w:val="20"/>
          <w:lang w:val="nl-BE"/>
        </w:rPr>
        <w:t>-</w:t>
      </w:r>
      <w:r>
        <w:rPr>
          <w:sz w:val="20"/>
          <w:szCs w:val="20"/>
          <w:lang w:val="nl-BE"/>
        </w:rPr>
        <w:t>se.</w:t>
      </w:r>
    </w:p>
    <w:p w14:paraId="588FBFE0" w14:textId="77777777" w:rsidR="00BF6461" w:rsidRDefault="00BF6461" w:rsidP="00C7548D">
      <w:pPr>
        <w:pStyle w:val="01Title"/>
        <w:ind w:left="0"/>
        <w:jc w:val="both"/>
        <w:rPr>
          <w:b/>
          <w:sz w:val="20"/>
          <w:szCs w:val="20"/>
          <w:lang w:val="nl-BE"/>
        </w:rPr>
      </w:pPr>
      <w:r>
        <w:rPr>
          <w:sz w:val="20"/>
          <w:szCs w:val="20"/>
          <w:lang w:val="nl-BE"/>
        </w:rPr>
        <w:tab/>
      </w:r>
      <w:r>
        <w:rPr>
          <w:b/>
          <w:sz w:val="20"/>
          <w:szCs w:val="20"/>
          <w:lang w:val="nl-BE"/>
        </w:rPr>
        <w:t>4…</w:t>
      </w:r>
      <w:r>
        <w:rPr>
          <w:b/>
          <w:sz w:val="20"/>
          <w:szCs w:val="20"/>
          <w:lang w:val="nl-BE"/>
        </w:rPr>
        <w:tab/>
      </w:r>
      <w:r>
        <w:rPr>
          <w:b/>
          <w:sz w:val="20"/>
          <w:szCs w:val="20"/>
          <w:lang w:val="nl-BE"/>
        </w:rPr>
        <w:tab/>
        <w:t>Db7+</w:t>
      </w:r>
    </w:p>
    <w:p w14:paraId="1DC0CCF1" w14:textId="77777777" w:rsidR="00BF6461" w:rsidRDefault="00BF6461" w:rsidP="00C7548D">
      <w:pPr>
        <w:pStyle w:val="01Title"/>
        <w:ind w:left="0"/>
        <w:jc w:val="both"/>
        <w:rPr>
          <w:b/>
          <w:sz w:val="20"/>
          <w:szCs w:val="20"/>
          <w:lang w:val="nl-BE"/>
        </w:rPr>
      </w:pPr>
      <w:r>
        <w:rPr>
          <w:b/>
          <w:sz w:val="20"/>
          <w:szCs w:val="20"/>
          <w:lang w:val="nl-BE"/>
        </w:rPr>
        <w:tab/>
        <w:t>5.Kg6</w:t>
      </w:r>
      <w:r>
        <w:rPr>
          <w:b/>
          <w:sz w:val="20"/>
          <w:szCs w:val="20"/>
          <w:lang w:val="nl-BE"/>
        </w:rPr>
        <w:tab/>
      </w:r>
      <w:r>
        <w:rPr>
          <w:b/>
          <w:sz w:val="20"/>
          <w:szCs w:val="20"/>
          <w:lang w:val="nl-BE"/>
        </w:rPr>
        <w:tab/>
        <w:t>Dc7</w:t>
      </w:r>
    </w:p>
    <w:p w14:paraId="088307DB" w14:textId="77777777" w:rsidR="00BF6461" w:rsidRDefault="00BF6461" w:rsidP="00C7548D">
      <w:pPr>
        <w:pStyle w:val="01Title"/>
        <w:ind w:left="0"/>
        <w:jc w:val="both"/>
        <w:rPr>
          <w:b/>
          <w:sz w:val="20"/>
          <w:szCs w:val="20"/>
          <w:lang w:val="nl-BE"/>
        </w:rPr>
      </w:pPr>
      <w:r>
        <w:rPr>
          <w:b/>
          <w:sz w:val="20"/>
          <w:szCs w:val="20"/>
          <w:lang w:val="nl-BE"/>
        </w:rPr>
        <w:tab/>
        <w:t>6.De6+</w:t>
      </w:r>
      <w:r>
        <w:rPr>
          <w:b/>
          <w:sz w:val="20"/>
          <w:szCs w:val="20"/>
          <w:lang w:val="nl-BE"/>
        </w:rPr>
        <w:tab/>
      </w:r>
      <w:r>
        <w:rPr>
          <w:b/>
          <w:sz w:val="20"/>
          <w:szCs w:val="20"/>
          <w:lang w:val="nl-BE"/>
        </w:rPr>
        <w:tab/>
      </w:r>
    </w:p>
    <w:p w14:paraId="25D108EB" w14:textId="77777777" w:rsidR="00BF6461" w:rsidRDefault="00BF6461" w:rsidP="00C7548D">
      <w:pPr>
        <w:pStyle w:val="01Title"/>
        <w:ind w:left="0"/>
        <w:jc w:val="both"/>
        <w:rPr>
          <w:sz w:val="20"/>
          <w:szCs w:val="20"/>
          <w:lang w:val="nl-BE"/>
        </w:rPr>
      </w:pPr>
      <w:r>
        <w:rPr>
          <w:sz w:val="20"/>
          <w:szCs w:val="20"/>
          <w:lang w:val="nl-BE"/>
        </w:rPr>
        <w:t>6.De4+</w:t>
      </w:r>
      <w:r w:rsidR="0083467F">
        <w:rPr>
          <w:sz w:val="20"/>
          <w:szCs w:val="20"/>
          <w:lang w:val="nl-BE"/>
        </w:rPr>
        <w:t>?</w:t>
      </w:r>
      <w:r>
        <w:rPr>
          <w:sz w:val="20"/>
          <w:szCs w:val="20"/>
          <w:lang w:val="nl-BE"/>
        </w:rPr>
        <w:t xml:space="preserve"> Kf8 7.Df5+ Ke8 8.De6 is een onnodige omweg van twee zetten.</w:t>
      </w:r>
    </w:p>
    <w:p w14:paraId="5F4FE73A" w14:textId="77777777" w:rsidR="00BF6461" w:rsidRDefault="00BF6461" w:rsidP="00C7548D">
      <w:pPr>
        <w:pStyle w:val="01Title"/>
        <w:ind w:left="0"/>
        <w:jc w:val="both"/>
        <w:rPr>
          <w:b/>
          <w:sz w:val="20"/>
          <w:szCs w:val="20"/>
          <w:lang w:val="nl-BE"/>
        </w:rPr>
      </w:pPr>
      <w:r>
        <w:rPr>
          <w:sz w:val="20"/>
          <w:szCs w:val="20"/>
          <w:lang w:val="nl-BE"/>
        </w:rPr>
        <w:tab/>
      </w:r>
      <w:r>
        <w:rPr>
          <w:b/>
          <w:sz w:val="20"/>
          <w:szCs w:val="20"/>
          <w:lang w:val="nl-BE"/>
        </w:rPr>
        <w:t>6…</w:t>
      </w:r>
      <w:r>
        <w:rPr>
          <w:b/>
          <w:sz w:val="20"/>
          <w:szCs w:val="20"/>
          <w:lang w:val="nl-BE"/>
        </w:rPr>
        <w:tab/>
      </w:r>
      <w:r>
        <w:rPr>
          <w:b/>
          <w:sz w:val="20"/>
          <w:szCs w:val="20"/>
          <w:lang w:val="nl-BE"/>
        </w:rPr>
        <w:tab/>
        <w:t>Kf8</w:t>
      </w:r>
    </w:p>
    <w:p w14:paraId="17667D54" w14:textId="77777777" w:rsidR="00BF6461" w:rsidRDefault="00BF6461" w:rsidP="00C7548D">
      <w:pPr>
        <w:pStyle w:val="01Title"/>
        <w:ind w:left="0"/>
        <w:jc w:val="both"/>
        <w:rPr>
          <w:b/>
          <w:sz w:val="20"/>
          <w:szCs w:val="20"/>
          <w:lang w:val="nl-BE"/>
        </w:rPr>
      </w:pPr>
      <w:r>
        <w:rPr>
          <w:b/>
          <w:sz w:val="20"/>
          <w:szCs w:val="20"/>
          <w:lang w:val="nl-BE"/>
        </w:rPr>
        <w:tab/>
        <w:t>7.Df6+</w:t>
      </w:r>
      <w:r>
        <w:rPr>
          <w:b/>
          <w:sz w:val="20"/>
          <w:szCs w:val="20"/>
          <w:lang w:val="nl-BE"/>
        </w:rPr>
        <w:tab/>
      </w:r>
      <w:r>
        <w:rPr>
          <w:b/>
          <w:sz w:val="20"/>
          <w:szCs w:val="20"/>
          <w:lang w:val="nl-BE"/>
        </w:rPr>
        <w:tab/>
      </w:r>
      <w:r w:rsidR="002B7C14">
        <w:rPr>
          <w:b/>
          <w:sz w:val="20"/>
          <w:szCs w:val="20"/>
          <w:lang w:val="nl-BE"/>
        </w:rPr>
        <w:t>Ke8</w:t>
      </w:r>
    </w:p>
    <w:p w14:paraId="51E2D083" w14:textId="77777777" w:rsidR="002B7C14" w:rsidRDefault="002B7C14" w:rsidP="00C7548D">
      <w:pPr>
        <w:pStyle w:val="01Title"/>
        <w:ind w:left="0"/>
        <w:jc w:val="both"/>
        <w:rPr>
          <w:b/>
          <w:sz w:val="20"/>
          <w:szCs w:val="20"/>
          <w:lang w:val="nl-BE"/>
        </w:rPr>
      </w:pPr>
      <w:r>
        <w:rPr>
          <w:b/>
          <w:sz w:val="20"/>
          <w:szCs w:val="20"/>
          <w:lang w:val="nl-BE"/>
        </w:rPr>
        <w:tab/>
        <w:t>8.Dh8</w:t>
      </w:r>
      <w:r w:rsidR="00E05E53">
        <w:rPr>
          <w:b/>
          <w:sz w:val="20"/>
          <w:szCs w:val="20"/>
          <w:lang w:val="nl-BE"/>
        </w:rPr>
        <w:t>+</w:t>
      </w:r>
      <w:r>
        <w:rPr>
          <w:b/>
          <w:sz w:val="20"/>
          <w:szCs w:val="20"/>
          <w:lang w:val="nl-BE"/>
        </w:rPr>
        <w:tab/>
      </w:r>
      <w:r>
        <w:rPr>
          <w:b/>
          <w:sz w:val="20"/>
          <w:szCs w:val="20"/>
          <w:lang w:val="nl-BE"/>
        </w:rPr>
        <w:tab/>
        <w:t>Ke7</w:t>
      </w:r>
    </w:p>
    <w:p w14:paraId="056618FF" w14:textId="77777777" w:rsidR="002B7C14" w:rsidRDefault="002B7C14" w:rsidP="00C7548D">
      <w:pPr>
        <w:pStyle w:val="01Title"/>
        <w:ind w:left="0"/>
        <w:jc w:val="both"/>
        <w:rPr>
          <w:b/>
          <w:sz w:val="20"/>
          <w:szCs w:val="20"/>
          <w:lang w:val="nl-BE"/>
        </w:rPr>
      </w:pPr>
      <w:r>
        <w:rPr>
          <w:b/>
          <w:sz w:val="20"/>
          <w:szCs w:val="20"/>
          <w:lang w:val="nl-BE"/>
        </w:rPr>
        <w:tab/>
        <w:t>9.Dh7</w:t>
      </w:r>
    </w:p>
    <w:p w14:paraId="38D9953A" w14:textId="77777777" w:rsidR="002B7C14" w:rsidRDefault="002B7C14" w:rsidP="00C7548D">
      <w:pPr>
        <w:pStyle w:val="01Title"/>
        <w:ind w:left="0"/>
        <w:jc w:val="both"/>
        <w:rPr>
          <w:sz w:val="20"/>
          <w:szCs w:val="20"/>
          <w:lang w:val="nl-BE"/>
        </w:rPr>
      </w:pPr>
      <w:r>
        <w:rPr>
          <w:sz w:val="20"/>
          <w:szCs w:val="20"/>
          <w:lang w:val="nl-BE"/>
        </w:rPr>
        <w:t>9.Dg7+</w:t>
      </w:r>
      <w:r w:rsidR="0083467F">
        <w:rPr>
          <w:sz w:val="20"/>
          <w:szCs w:val="20"/>
          <w:lang w:val="nl-BE"/>
        </w:rPr>
        <w:t>?</w:t>
      </w:r>
      <w:r>
        <w:rPr>
          <w:sz w:val="20"/>
          <w:szCs w:val="20"/>
          <w:lang w:val="nl-BE"/>
        </w:rPr>
        <w:t xml:space="preserve"> Kd6 10.Dd4+ Ke7 11.Df6+ Ke8 12.Dh</w:t>
      </w:r>
      <w:r w:rsidR="00E05E53">
        <w:rPr>
          <w:sz w:val="20"/>
          <w:szCs w:val="20"/>
          <w:lang w:val="nl-BE"/>
        </w:rPr>
        <w:t xml:space="preserve">8+ Ke7 13.Dh7+ is een omweg van </w:t>
      </w:r>
      <w:r>
        <w:rPr>
          <w:sz w:val="20"/>
          <w:szCs w:val="20"/>
          <w:lang w:val="nl-BE"/>
        </w:rPr>
        <w:t>vier zetten.</w:t>
      </w:r>
    </w:p>
    <w:p w14:paraId="0E3E9A74" w14:textId="77777777" w:rsidR="00D91B27" w:rsidRDefault="002B7C14" w:rsidP="00C7548D">
      <w:pPr>
        <w:pStyle w:val="01Title"/>
        <w:ind w:left="0"/>
        <w:jc w:val="both"/>
        <w:rPr>
          <w:sz w:val="20"/>
          <w:szCs w:val="20"/>
          <w:lang w:val="nl-BE"/>
        </w:rPr>
      </w:pPr>
      <w:r>
        <w:rPr>
          <w:sz w:val="20"/>
          <w:szCs w:val="20"/>
          <w:lang w:val="nl-BE"/>
        </w:rPr>
        <w:tab/>
      </w:r>
    </w:p>
    <w:p w14:paraId="12B81974" w14:textId="77777777" w:rsidR="002B7C14" w:rsidRDefault="00D91B27" w:rsidP="00C7548D">
      <w:pPr>
        <w:pStyle w:val="01Title"/>
        <w:ind w:left="0"/>
        <w:jc w:val="both"/>
        <w:rPr>
          <w:b/>
          <w:sz w:val="20"/>
          <w:szCs w:val="20"/>
          <w:lang w:val="nl-BE"/>
        </w:rPr>
      </w:pPr>
      <w:r>
        <w:rPr>
          <w:sz w:val="20"/>
          <w:szCs w:val="20"/>
          <w:lang w:val="nl-BE"/>
        </w:rPr>
        <w:tab/>
      </w:r>
      <w:r w:rsidR="002B7C14">
        <w:rPr>
          <w:b/>
          <w:sz w:val="20"/>
          <w:szCs w:val="20"/>
          <w:lang w:val="nl-BE"/>
        </w:rPr>
        <w:t>9…</w:t>
      </w:r>
      <w:r w:rsidR="002B7C14">
        <w:rPr>
          <w:b/>
          <w:sz w:val="20"/>
          <w:szCs w:val="20"/>
          <w:lang w:val="nl-BE"/>
        </w:rPr>
        <w:tab/>
      </w:r>
      <w:r w:rsidR="002B7C14">
        <w:rPr>
          <w:b/>
          <w:sz w:val="20"/>
          <w:szCs w:val="20"/>
          <w:lang w:val="nl-BE"/>
        </w:rPr>
        <w:tab/>
        <w:t>Kd8</w:t>
      </w:r>
    </w:p>
    <w:p w14:paraId="3BB52B4B" w14:textId="77777777" w:rsidR="002B7C14" w:rsidRDefault="002B7C14" w:rsidP="00C7548D">
      <w:pPr>
        <w:pStyle w:val="01Title"/>
        <w:ind w:left="0"/>
        <w:jc w:val="both"/>
        <w:rPr>
          <w:b/>
          <w:sz w:val="20"/>
          <w:szCs w:val="20"/>
          <w:lang w:val="nl-BE"/>
        </w:rPr>
      </w:pPr>
      <w:r>
        <w:rPr>
          <w:b/>
          <w:sz w:val="20"/>
          <w:szCs w:val="20"/>
          <w:lang w:val="nl-BE"/>
        </w:rPr>
        <w:t xml:space="preserve">        10.Dg8+</w:t>
      </w:r>
      <w:r>
        <w:rPr>
          <w:b/>
          <w:sz w:val="20"/>
          <w:szCs w:val="20"/>
          <w:lang w:val="nl-BE"/>
        </w:rPr>
        <w:tab/>
      </w:r>
      <w:r>
        <w:rPr>
          <w:b/>
          <w:sz w:val="20"/>
          <w:szCs w:val="20"/>
          <w:lang w:val="nl-BE"/>
        </w:rPr>
        <w:tab/>
        <w:t>Ke7</w:t>
      </w:r>
    </w:p>
    <w:p w14:paraId="304A9FE8" w14:textId="77777777" w:rsidR="002B7C14" w:rsidRDefault="002B7C14" w:rsidP="00C7548D">
      <w:pPr>
        <w:pStyle w:val="01Title"/>
        <w:ind w:left="0"/>
        <w:jc w:val="both"/>
        <w:rPr>
          <w:b/>
          <w:sz w:val="20"/>
          <w:szCs w:val="20"/>
          <w:lang w:val="nl-BE"/>
        </w:rPr>
      </w:pPr>
      <w:r>
        <w:rPr>
          <w:b/>
          <w:sz w:val="20"/>
          <w:szCs w:val="20"/>
          <w:lang w:val="nl-BE"/>
        </w:rPr>
        <w:t xml:space="preserve">        11.Df7+</w:t>
      </w:r>
      <w:r>
        <w:rPr>
          <w:b/>
          <w:sz w:val="20"/>
          <w:szCs w:val="20"/>
          <w:lang w:val="nl-BE"/>
        </w:rPr>
        <w:tab/>
      </w:r>
      <w:r>
        <w:rPr>
          <w:b/>
          <w:sz w:val="20"/>
          <w:szCs w:val="20"/>
          <w:lang w:val="nl-BE"/>
        </w:rPr>
        <w:tab/>
        <w:t>Kd6</w:t>
      </w:r>
    </w:p>
    <w:p w14:paraId="39E561F2" w14:textId="77777777" w:rsidR="002B7C14" w:rsidRDefault="00DC6EA6" w:rsidP="00C7548D">
      <w:pPr>
        <w:pStyle w:val="01Title"/>
        <w:ind w:left="0"/>
        <w:jc w:val="both"/>
        <w:rPr>
          <w:b/>
          <w:sz w:val="20"/>
          <w:szCs w:val="20"/>
          <w:lang w:val="nl-BE"/>
        </w:rPr>
      </w:pPr>
      <w:r>
        <w:rPr>
          <w:b/>
          <w:sz w:val="20"/>
          <w:szCs w:val="20"/>
          <w:lang w:val="nl-BE"/>
        </w:rPr>
        <w:t xml:space="preserve">        12.Df4+</w:t>
      </w:r>
      <w:r>
        <w:rPr>
          <w:b/>
          <w:sz w:val="20"/>
          <w:szCs w:val="20"/>
          <w:lang w:val="nl-BE"/>
        </w:rPr>
        <w:tab/>
      </w:r>
      <w:r>
        <w:rPr>
          <w:b/>
          <w:sz w:val="20"/>
          <w:szCs w:val="20"/>
          <w:lang w:val="nl-BE"/>
        </w:rPr>
        <w:tab/>
        <w:t>Kc5</w:t>
      </w:r>
      <w:r w:rsidR="002B7C14">
        <w:rPr>
          <w:b/>
          <w:sz w:val="20"/>
          <w:szCs w:val="20"/>
          <w:lang w:val="nl-BE"/>
        </w:rPr>
        <w:t xml:space="preserve"> </w:t>
      </w:r>
    </w:p>
    <w:p w14:paraId="2FEB5283" w14:textId="77777777" w:rsidR="002B7C14" w:rsidRDefault="002B7C14" w:rsidP="00C7548D">
      <w:pPr>
        <w:pStyle w:val="01Title"/>
        <w:ind w:left="0"/>
        <w:jc w:val="both"/>
        <w:rPr>
          <w:b/>
          <w:sz w:val="20"/>
          <w:szCs w:val="20"/>
          <w:lang w:val="nl-BE"/>
        </w:rPr>
      </w:pPr>
      <w:r>
        <w:rPr>
          <w:b/>
          <w:sz w:val="20"/>
          <w:szCs w:val="20"/>
          <w:lang w:val="nl-BE"/>
        </w:rPr>
        <w:t xml:space="preserve">        13.Dxc7</w:t>
      </w:r>
    </w:p>
    <w:p w14:paraId="71C93E02" w14:textId="77777777" w:rsidR="002B7C14" w:rsidRDefault="00D91B27" w:rsidP="00C7548D">
      <w:pPr>
        <w:pStyle w:val="01Title"/>
        <w:ind w:left="0"/>
        <w:jc w:val="both"/>
        <w:rPr>
          <w:sz w:val="20"/>
          <w:szCs w:val="20"/>
          <w:lang w:val="nl-BE"/>
        </w:rPr>
      </w:pPr>
      <w:r>
        <w:rPr>
          <w:sz w:val="20"/>
          <w:szCs w:val="20"/>
          <w:lang w:val="nl-BE"/>
        </w:rPr>
        <w:t>En ook hier met winst.</w:t>
      </w:r>
    </w:p>
    <w:p w14:paraId="505CCB6F" w14:textId="77777777" w:rsidR="002B7C14" w:rsidRDefault="002B7C14" w:rsidP="00C7548D">
      <w:pPr>
        <w:pStyle w:val="01Title"/>
        <w:ind w:left="0"/>
        <w:jc w:val="both"/>
        <w:rPr>
          <w:sz w:val="20"/>
          <w:szCs w:val="20"/>
          <w:lang w:val="nl-BE"/>
        </w:rPr>
      </w:pPr>
    </w:p>
    <w:p w14:paraId="12F55325" w14:textId="77777777" w:rsidR="002B7C14" w:rsidRPr="002B7C14" w:rsidRDefault="002B7C14" w:rsidP="00C7548D">
      <w:pPr>
        <w:pStyle w:val="01Title"/>
        <w:ind w:left="0"/>
        <w:jc w:val="both"/>
        <w:rPr>
          <w:sz w:val="20"/>
          <w:szCs w:val="20"/>
          <w:lang w:val="nl-BE"/>
        </w:rPr>
      </w:pPr>
      <w:r>
        <w:rPr>
          <w:sz w:val="20"/>
          <w:szCs w:val="20"/>
          <w:lang w:val="nl-BE"/>
        </w:rPr>
        <w:t>Dus een drieling.</w:t>
      </w:r>
    </w:p>
    <w:p w14:paraId="6883628B" w14:textId="77777777" w:rsidR="002B7C14" w:rsidRPr="00BF6461" w:rsidRDefault="002B7C14" w:rsidP="00C7548D">
      <w:pPr>
        <w:pStyle w:val="01Title"/>
        <w:ind w:left="0"/>
        <w:jc w:val="both"/>
        <w:rPr>
          <w:b/>
          <w:sz w:val="20"/>
          <w:szCs w:val="20"/>
          <w:lang w:val="nl-BE"/>
        </w:rPr>
      </w:pPr>
    </w:p>
    <w:p w14:paraId="13685FDE" w14:textId="77777777" w:rsidR="007E7DB9" w:rsidRDefault="007E7DB9" w:rsidP="0070167A">
      <w:pPr>
        <w:pStyle w:val="01Title"/>
        <w:ind w:left="0"/>
        <w:jc w:val="center"/>
        <w:rPr>
          <w:b/>
          <w:sz w:val="20"/>
          <w:szCs w:val="20"/>
          <w:lang w:val="nl-BE"/>
        </w:rPr>
      </w:pPr>
    </w:p>
    <w:p w14:paraId="2632744F" w14:textId="77777777" w:rsidR="00935155" w:rsidRDefault="00935155" w:rsidP="006933A3">
      <w:pPr>
        <w:pStyle w:val="01Title"/>
        <w:ind w:left="0"/>
        <w:jc w:val="center"/>
        <w:rPr>
          <w:b/>
          <w:sz w:val="20"/>
          <w:szCs w:val="20"/>
          <w:lang w:val="nl-BE"/>
        </w:rPr>
      </w:pPr>
    </w:p>
    <w:p w14:paraId="78A4B810" w14:textId="77777777" w:rsidR="00112F7A" w:rsidRPr="00107B39" w:rsidRDefault="00112F7A" w:rsidP="006933A3">
      <w:pPr>
        <w:pStyle w:val="01Title"/>
        <w:ind w:left="0"/>
        <w:jc w:val="center"/>
        <w:rPr>
          <w:sz w:val="20"/>
          <w:szCs w:val="20"/>
          <w:lang w:val="nl-BE"/>
        </w:rPr>
      </w:pPr>
      <w:r>
        <w:rPr>
          <w:b/>
          <w:sz w:val="20"/>
          <w:szCs w:val="20"/>
          <w:lang w:val="nl-BE"/>
        </w:rPr>
        <w:t xml:space="preserve">- </w:t>
      </w:r>
      <w:r w:rsidR="00575E32">
        <w:rPr>
          <w:b/>
          <w:sz w:val="20"/>
          <w:szCs w:val="20"/>
          <w:lang w:val="nl-BE"/>
        </w:rPr>
        <w:t>146</w:t>
      </w:r>
      <w:r w:rsidR="00FC6A04">
        <w:rPr>
          <w:b/>
          <w:sz w:val="20"/>
          <w:szCs w:val="20"/>
          <w:lang w:val="nl-BE"/>
        </w:rPr>
        <w:t xml:space="preserve"> </w:t>
      </w:r>
      <w:r>
        <w:rPr>
          <w:b/>
          <w:sz w:val="20"/>
          <w:szCs w:val="20"/>
          <w:lang w:val="nl-BE"/>
        </w:rPr>
        <w:t>-</w:t>
      </w:r>
    </w:p>
    <w:p w14:paraId="623634F2" w14:textId="77777777" w:rsidR="00112F7A" w:rsidRDefault="00112F7A" w:rsidP="00112F7A">
      <w:pPr>
        <w:pStyle w:val="01Title"/>
        <w:ind w:left="0"/>
        <w:jc w:val="center"/>
        <w:rPr>
          <w:b/>
          <w:sz w:val="20"/>
          <w:szCs w:val="20"/>
          <w:lang w:val="nl-BE"/>
        </w:rPr>
      </w:pPr>
    </w:p>
    <w:p w14:paraId="549A20EC" w14:textId="77777777" w:rsidR="00112F7A" w:rsidRPr="004A7150" w:rsidRDefault="00112F7A" w:rsidP="00112F7A">
      <w:pPr>
        <w:pStyle w:val="01Title"/>
        <w:ind w:left="0"/>
        <w:jc w:val="center"/>
        <w:rPr>
          <w:sz w:val="20"/>
          <w:szCs w:val="20"/>
          <w:lang w:val="nl-BE"/>
        </w:rPr>
      </w:pPr>
      <w:r>
        <w:rPr>
          <w:i/>
          <w:sz w:val="20"/>
          <w:szCs w:val="20"/>
          <w:lang w:val="nl-BE"/>
        </w:rPr>
        <w:t xml:space="preserve">Origineel, </w:t>
      </w:r>
      <w:r>
        <w:rPr>
          <w:sz w:val="20"/>
          <w:szCs w:val="20"/>
          <w:lang w:val="nl-BE"/>
        </w:rPr>
        <w:t>2011</w:t>
      </w:r>
    </w:p>
    <w:p w14:paraId="37EDE4FD" w14:textId="77777777" w:rsidR="00112F7A" w:rsidRDefault="00112F7A" w:rsidP="00112F7A">
      <w:pPr>
        <w:pStyle w:val="01Title"/>
        <w:ind w:left="0"/>
        <w:jc w:val="center"/>
        <w:rPr>
          <w:b/>
          <w:sz w:val="20"/>
          <w:szCs w:val="20"/>
          <w:lang w:val="nl-BE"/>
        </w:rPr>
      </w:pPr>
    </w:p>
    <w:p w14:paraId="3C767CED" w14:textId="77777777" w:rsidR="00112F7A" w:rsidRDefault="00112F7A" w:rsidP="00112F7A">
      <w:pPr>
        <w:pStyle w:val="01Title"/>
        <w:ind w:left="0"/>
        <w:rPr>
          <w:b/>
          <w:sz w:val="20"/>
          <w:szCs w:val="20"/>
          <w:lang w:val="nl-BE"/>
        </w:rPr>
      </w:pPr>
      <w:r>
        <w:object w:dxaOrig="4700" w:dyaOrig="4704" w14:anchorId="6971DBD2">
          <v:shape id="_x0000_i1162" type="#_x0000_t75" style="width:154.5pt;height:153.4pt" o:ole="">
            <v:imagedata r:id="rId294" o:title=""/>
          </v:shape>
          <o:OLEObject Type="Embed" ProgID="CorelDRAW.Graphic.12" ShapeID="_x0000_i1162" DrawAspect="Content" ObjectID="_1587467555" r:id="rId295"/>
        </w:object>
      </w:r>
    </w:p>
    <w:p w14:paraId="28A360B9" w14:textId="77777777" w:rsidR="00112F7A" w:rsidRDefault="00112F7A" w:rsidP="00112F7A">
      <w:pPr>
        <w:pStyle w:val="01Title"/>
        <w:ind w:left="0"/>
        <w:jc w:val="center"/>
        <w:rPr>
          <w:b/>
          <w:sz w:val="20"/>
          <w:szCs w:val="20"/>
          <w:lang w:val="nl-BE"/>
        </w:rPr>
      </w:pPr>
    </w:p>
    <w:p w14:paraId="1EC25DC5" w14:textId="77777777" w:rsidR="00112F7A" w:rsidRPr="004A7150" w:rsidRDefault="00112F7A" w:rsidP="00112F7A">
      <w:pPr>
        <w:pStyle w:val="01Title"/>
        <w:ind w:left="0"/>
        <w:rPr>
          <w:sz w:val="20"/>
          <w:szCs w:val="20"/>
          <w:lang w:val="nl-BE"/>
        </w:rPr>
      </w:pPr>
      <w:r>
        <w:rPr>
          <w:b/>
          <w:sz w:val="24"/>
          <w:szCs w:val="24"/>
          <w:lang w:val="nl-BE"/>
        </w:rPr>
        <w:t xml:space="preserve">+                         </w:t>
      </w:r>
      <w:r>
        <w:rPr>
          <w:sz w:val="20"/>
          <w:szCs w:val="20"/>
          <w:lang w:val="nl-BE"/>
        </w:rPr>
        <w:t>4010.01 b3d1</w:t>
      </w:r>
    </w:p>
    <w:p w14:paraId="219409C3" w14:textId="77777777" w:rsidR="00112F7A" w:rsidRDefault="00112F7A" w:rsidP="00112F7A">
      <w:pPr>
        <w:pStyle w:val="01Title"/>
        <w:ind w:left="0"/>
        <w:jc w:val="center"/>
        <w:rPr>
          <w:b/>
          <w:sz w:val="20"/>
          <w:szCs w:val="20"/>
          <w:lang w:val="nl-BE"/>
        </w:rPr>
      </w:pPr>
    </w:p>
    <w:p w14:paraId="47474459" w14:textId="77777777" w:rsidR="00112F7A" w:rsidRPr="00BF6461" w:rsidRDefault="00112F7A" w:rsidP="00112F7A">
      <w:pPr>
        <w:pStyle w:val="01Title"/>
        <w:ind w:left="0"/>
        <w:jc w:val="both"/>
        <w:rPr>
          <w:b/>
          <w:sz w:val="20"/>
          <w:szCs w:val="20"/>
          <w:lang w:val="nl-BE"/>
        </w:rPr>
      </w:pPr>
      <w:r>
        <w:rPr>
          <w:b/>
          <w:sz w:val="20"/>
          <w:szCs w:val="20"/>
          <w:lang w:val="nl-BE"/>
        </w:rPr>
        <w:tab/>
      </w:r>
      <w:r w:rsidRPr="00BF6461">
        <w:rPr>
          <w:b/>
          <w:sz w:val="20"/>
          <w:szCs w:val="20"/>
          <w:lang w:val="nl-BE"/>
        </w:rPr>
        <w:t>1.Dd5</w:t>
      </w:r>
    </w:p>
    <w:p w14:paraId="1415E140" w14:textId="77777777" w:rsidR="00112F7A" w:rsidRDefault="00112F7A" w:rsidP="0038155E">
      <w:pPr>
        <w:pStyle w:val="01Title"/>
        <w:numPr>
          <w:ilvl w:val="0"/>
          <w:numId w:val="56"/>
        </w:numPr>
        <w:jc w:val="both"/>
        <w:rPr>
          <w:sz w:val="20"/>
          <w:szCs w:val="20"/>
          <w:lang w:val="nl-BE"/>
        </w:rPr>
      </w:pPr>
      <w:r w:rsidRPr="0042644E">
        <w:rPr>
          <w:sz w:val="20"/>
          <w:szCs w:val="20"/>
          <w:lang w:val="nl-BE"/>
        </w:rPr>
        <w:t xml:space="preserve">1.Dc2+? </w:t>
      </w:r>
      <w:r>
        <w:rPr>
          <w:sz w:val="20"/>
          <w:szCs w:val="20"/>
          <w:lang w:val="nl-BE"/>
        </w:rPr>
        <w:t xml:space="preserve">Ke1 2.Lf2+ Kf1 en de </w:t>
      </w:r>
      <w:r w:rsidRPr="0042644E">
        <w:rPr>
          <w:sz w:val="20"/>
          <w:szCs w:val="20"/>
          <w:lang w:val="nl-BE"/>
        </w:rPr>
        <w:t>zwarte koning ontsnapt.</w:t>
      </w:r>
    </w:p>
    <w:p w14:paraId="266F22B4" w14:textId="77777777" w:rsidR="00112F7A" w:rsidRDefault="00112F7A" w:rsidP="0038155E">
      <w:pPr>
        <w:pStyle w:val="01Title"/>
        <w:numPr>
          <w:ilvl w:val="0"/>
          <w:numId w:val="56"/>
        </w:numPr>
        <w:jc w:val="both"/>
        <w:rPr>
          <w:sz w:val="20"/>
          <w:szCs w:val="20"/>
          <w:lang w:val="nl-BE"/>
        </w:rPr>
      </w:pPr>
      <w:r>
        <w:rPr>
          <w:sz w:val="20"/>
          <w:szCs w:val="20"/>
          <w:lang w:val="nl-BE"/>
        </w:rPr>
        <w:t>1.Dg4+? De2 2.Dg1+ De1 en wit komt niet verder.</w:t>
      </w:r>
    </w:p>
    <w:p w14:paraId="10930DB0" w14:textId="77777777" w:rsidR="00112F7A" w:rsidRDefault="00112F7A" w:rsidP="0038155E">
      <w:pPr>
        <w:pStyle w:val="01Title"/>
        <w:numPr>
          <w:ilvl w:val="0"/>
          <w:numId w:val="56"/>
        </w:numPr>
        <w:jc w:val="both"/>
        <w:rPr>
          <w:sz w:val="20"/>
          <w:szCs w:val="20"/>
          <w:lang w:val="nl-BE"/>
        </w:rPr>
      </w:pPr>
      <w:r>
        <w:rPr>
          <w:sz w:val="20"/>
          <w:szCs w:val="20"/>
          <w:lang w:val="nl-BE"/>
        </w:rPr>
        <w:t>1.Lc3? De6+ 2.Kb2 De2+ 3.Dxe2 Kxe2 met remise.</w:t>
      </w:r>
    </w:p>
    <w:p w14:paraId="7480D88C" w14:textId="77777777" w:rsidR="00112F7A" w:rsidRDefault="00112F7A" w:rsidP="00112F7A">
      <w:pPr>
        <w:pStyle w:val="01Title"/>
        <w:ind w:left="0"/>
        <w:jc w:val="both"/>
        <w:rPr>
          <w:b/>
          <w:sz w:val="20"/>
          <w:szCs w:val="20"/>
          <w:lang w:val="nl-BE"/>
        </w:rPr>
      </w:pPr>
      <w:r>
        <w:rPr>
          <w:b/>
          <w:sz w:val="20"/>
          <w:szCs w:val="20"/>
          <w:lang w:val="nl-BE"/>
        </w:rPr>
        <w:tab/>
        <w:t>1…</w:t>
      </w:r>
      <w:r>
        <w:rPr>
          <w:b/>
          <w:sz w:val="20"/>
          <w:szCs w:val="20"/>
          <w:lang w:val="nl-BE"/>
        </w:rPr>
        <w:tab/>
      </w:r>
      <w:r>
        <w:rPr>
          <w:b/>
          <w:sz w:val="20"/>
          <w:szCs w:val="20"/>
          <w:lang w:val="nl-BE"/>
        </w:rPr>
        <w:tab/>
        <w:t>Ke1</w:t>
      </w:r>
    </w:p>
    <w:p w14:paraId="0E007B3B" w14:textId="77777777" w:rsidR="00112F7A" w:rsidRDefault="00112F7A" w:rsidP="00112F7A">
      <w:pPr>
        <w:pStyle w:val="01Title"/>
        <w:ind w:left="0"/>
        <w:jc w:val="both"/>
        <w:rPr>
          <w:b/>
          <w:sz w:val="20"/>
          <w:szCs w:val="20"/>
          <w:lang w:val="nl-BE"/>
        </w:rPr>
      </w:pPr>
      <w:r>
        <w:rPr>
          <w:b/>
          <w:sz w:val="20"/>
          <w:szCs w:val="20"/>
          <w:lang w:val="nl-BE"/>
        </w:rPr>
        <w:tab/>
        <w:t>2.Df3</w:t>
      </w:r>
    </w:p>
    <w:p w14:paraId="43845063" w14:textId="77777777" w:rsidR="00112F7A" w:rsidRDefault="00112F7A" w:rsidP="00112F7A">
      <w:pPr>
        <w:pStyle w:val="01Title"/>
        <w:ind w:left="0"/>
        <w:jc w:val="both"/>
        <w:rPr>
          <w:sz w:val="20"/>
          <w:szCs w:val="20"/>
          <w:lang w:val="nl-BE"/>
        </w:rPr>
      </w:pPr>
      <w:r>
        <w:rPr>
          <w:sz w:val="20"/>
          <w:szCs w:val="20"/>
          <w:lang w:val="nl-BE"/>
        </w:rPr>
        <w:t>2.Lc3+? Kf2 3.Ld4 Kg3 helpt niet..</w:t>
      </w:r>
    </w:p>
    <w:p w14:paraId="460CCA85" w14:textId="77777777" w:rsidR="00112F7A" w:rsidRDefault="00112F7A" w:rsidP="00112F7A">
      <w:pPr>
        <w:pStyle w:val="01Title"/>
        <w:ind w:left="0"/>
        <w:jc w:val="both"/>
        <w:rPr>
          <w:b/>
          <w:sz w:val="20"/>
          <w:szCs w:val="20"/>
          <w:lang w:val="nl-BE"/>
        </w:rPr>
      </w:pPr>
      <w:r>
        <w:rPr>
          <w:sz w:val="20"/>
          <w:szCs w:val="20"/>
          <w:lang w:val="nl-BE"/>
        </w:rPr>
        <w:tab/>
      </w:r>
      <w:r>
        <w:rPr>
          <w:b/>
          <w:sz w:val="20"/>
          <w:szCs w:val="20"/>
          <w:lang w:val="nl-BE"/>
        </w:rPr>
        <w:t>2…</w:t>
      </w:r>
      <w:r>
        <w:rPr>
          <w:b/>
          <w:sz w:val="20"/>
          <w:szCs w:val="20"/>
          <w:lang w:val="nl-BE"/>
        </w:rPr>
        <w:tab/>
      </w:r>
      <w:r>
        <w:rPr>
          <w:b/>
          <w:sz w:val="20"/>
          <w:szCs w:val="20"/>
          <w:lang w:val="nl-BE"/>
        </w:rPr>
        <w:tab/>
        <w:t>De6</w:t>
      </w:r>
      <w:r w:rsidR="00A675A0">
        <w:rPr>
          <w:b/>
          <w:sz w:val="20"/>
          <w:szCs w:val="20"/>
          <w:lang w:val="nl-BE"/>
        </w:rPr>
        <w:t>+</w:t>
      </w:r>
    </w:p>
    <w:p w14:paraId="73C22103" w14:textId="77777777" w:rsidR="00112F7A" w:rsidRDefault="00112F7A" w:rsidP="00112F7A">
      <w:pPr>
        <w:pStyle w:val="01Title"/>
        <w:ind w:left="0"/>
        <w:jc w:val="both"/>
        <w:rPr>
          <w:b/>
          <w:sz w:val="20"/>
          <w:szCs w:val="20"/>
          <w:lang w:val="nl-BE"/>
        </w:rPr>
      </w:pPr>
      <w:r>
        <w:rPr>
          <w:b/>
          <w:sz w:val="20"/>
          <w:szCs w:val="20"/>
          <w:lang w:val="nl-BE"/>
        </w:rPr>
        <w:tab/>
        <w:t>3.Kc3</w:t>
      </w:r>
    </w:p>
    <w:p w14:paraId="797961FA" w14:textId="77777777" w:rsidR="00112F7A" w:rsidRDefault="00112F7A" w:rsidP="00112F7A">
      <w:pPr>
        <w:pStyle w:val="01Title"/>
        <w:ind w:left="0"/>
        <w:jc w:val="both"/>
        <w:rPr>
          <w:sz w:val="20"/>
          <w:szCs w:val="20"/>
          <w:lang w:val="nl-BE"/>
        </w:rPr>
      </w:pPr>
      <w:r>
        <w:rPr>
          <w:sz w:val="20"/>
          <w:szCs w:val="20"/>
          <w:lang w:val="nl-BE"/>
        </w:rPr>
        <w:t xml:space="preserve">Geen </w:t>
      </w:r>
      <w:r w:rsidR="00DC2940">
        <w:rPr>
          <w:sz w:val="20"/>
          <w:szCs w:val="20"/>
          <w:lang w:val="nl-BE"/>
        </w:rPr>
        <w:t>‘</w:t>
      </w:r>
      <w:r>
        <w:rPr>
          <w:sz w:val="20"/>
          <w:szCs w:val="20"/>
          <w:lang w:val="nl-BE"/>
        </w:rPr>
        <w:t>schaak</w:t>
      </w:r>
      <w:r w:rsidR="00DC2940">
        <w:rPr>
          <w:sz w:val="20"/>
          <w:szCs w:val="20"/>
          <w:lang w:val="nl-BE"/>
        </w:rPr>
        <w:t>’</w:t>
      </w:r>
      <w:r>
        <w:rPr>
          <w:sz w:val="20"/>
          <w:szCs w:val="20"/>
          <w:lang w:val="nl-BE"/>
        </w:rPr>
        <w:t xml:space="preserve"> dus, maar de derde opeenvolgende stille zet!</w:t>
      </w:r>
    </w:p>
    <w:p w14:paraId="40B0B79F" w14:textId="77777777" w:rsidR="00112F7A" w:rsidRDefault="00112F7A" w:rsidP="00112F7A">
      <w:pPr>
        <w:pStyle w:val="01Title"/>
        <w:ind w:left="0"/>
        <w:jc w:val="both"/>
        <w:rPr>
          <w:b/>
          <w:sz w:val="20"/>
          <w:szCs w:val="20"/>
          <w:lang w:val="nl-BE"/>
        </w:rPr>
      </w:pPr>
      <w:r>
        <w:rPr>
          <w:sz w:val="20"/>
          <w:szCs w:val="20"/>
          <w:lang w:val="nl-BE"/>
        </w:rPr>
        <w:tab/>
      </w:r>
      <w:r>
        <w:rPr>
          <w:b/>
          <w:sz w:val="20"/>
          <w:szCs w:val="20"/>
          <w:lang w:val="nl-BE"/>
        </w:rPr>
        <w:t>3…</w:t>
      </w:r>
      <w:r>
        <w:rPr>
          <w:b/>
          <w:sz w:val="20"/>
          <w:szCs w:val="20"/>
          <w:lang w:val="nl-BE"/>
        </w:rPr>
        <w:tab/>
      </w:r>
      <w:r>
        <w:rPr>
          <w:b/>
          <w:sz w:val="20"/>
          <w:szCs w:val="20"/>
          <w:lang w:val="nl-BE"/>
        </w:rPr>
        <w:tab/>
        <w:t>De2</w:t>
      </w:r>
    </w:p>
    <w:p w14:paraId="568115B8" w14:textId="77777777" w:rsidR="00112F7A" w:rsidRDefault="00112F7A" w:rsidP="00112F7A">
      <w:pPr>
        <w:pStyle w:val="01Title"/>
        <w:ind w:left="0"/>
        <w:jc w:val="both"/>
        <w:rPr>
          <w:sz w:val="20"/>
          <w:szCs w:val="20"/>
          <w:lang w:val="nl-BE"/>
        </w:rPr>
      </w:pPr>
      <w:r>
        <w:rPr>
          <w:sz w:val="20"/>
          <w:szCs w:val="20"/>
          <w:lang w:val="nl-BE"/>
        </w:rPr>
        <w:t>Zwart stort zich in de worstel</w:t>
      </w:r>
      <w:r w:rsidR="00127DF5">
        <w:rPr>
          <w:sz w:val="20"/>
          <w:szCs w:val="20"/>
          <w:lang w:val="nl-BE"/>
        </w:rPr>
        <w:t>wed-</w:t>
      </w:r>
      <w:r>
        <w:rPr>
          <w:sz w:val="20"/>
          <w:szCs w:val="20"/>
          <w:lang w:val="nl-BE"/>
        </w:rPr>
        <w:t>strijd.</w:t>
      </w:r>
    </w:p>
    <w:p w14:paraId="312B0E35" w14:textId="77777777" w:rsidR="00112F7A" w:rsidRDefault="00112F7A" w:rsidP="00112F7A">
      <w:pPr>
        <w:pStyle w:val="01Title"/>
        <w:ind w:left="0"/>
        <w:jc w:val="both"/>
        <w:rPr>
          <w:b/>
          <w:sz w:val="20"/>
          <w:szCs w:val="20"/>
          <w:lang w:val="nl-BE"/>
        </w:rPr>
      </w:pPr>
      <w:r>
        <w:rPr>
          <w:sz w:val="20"/>
          <w:szCs w:val="20"/>
          <w:lang w:val="nl-BE"/>
        </w:rPr>
        <w:tab/>
      </w:r>
      <w:r>
        <w:rPr>
          <w:b/>
          <w:sz w:val="20"/>
          <w:szCs w:val="20"/>
          <w:lang w:val="nl-BE"/>
        </w:rPr>
        <w:t>4.Dh1+</w:t>
      </w:r>
      <w:r>
        <w:rPr>
          <w:b/>
          <w:sz w:val="20"/>
          <w:szCs w:val="20"/>
          <w:lang w:val="nl-BE"/>
        </w:rPr>
        <w:tab/>
      </w:r>
      <w:r>
        <w:rPr>
          <w:b/>
          <w:sz w:val="20"/>
          <w:szCs w:val="20"/>
          <w:lang w:val="nl-BE"/>
        </w:rPr>
        <w:tab/>
        <w:t>Df1</w:t>
      </w:r>
    </w:p>
    <w:p w14:paraId="5BCCE357" w14:textId="77777777" w:rsidR="00112F7A" w:rsidRDefault="00112F7A" w:rsidP="00112F7A">
      <w:pPr>
        <w:pStyle w:val="01Title"/>
        <w:ind w:left="0"/>
        <w:jc w:val="both"/>
        <w:rPr>
          <w:b/>
          <w:sz w:val="20"/>
          <w:szCs w:val="20"/>
          <w:lang w:val="nl-BE"/>
        </w:rPr>
      </w:pPr>
      <w:r>
        <w:rPr>
          <w:b/>
          <w:sz w:val="20"/>
          <w:szCs w:val="20"/>
          <w:lang w:val="nl-BE"/>
        </w:rPr>
        <w:tab/>
        <w:t>5.De4+</w:t>
      </w:r>
      <w:r>
        <w:rPr>
          <w:b/>
          <w:sz w:val="20"/>
          <w:szCs w:val="20"/>
          <w:lang w:val="nl-BE"/>
        </w:rPr>
        <w:tab/>
      </w:r>
      <w:r>
        <w:rPr>
          <w:b/>
          <w:sz w:val="20"/>
          <w:szCs w:val="20"/>
          <w:lang w:val="nl-BE"/>
        </w:rPr>
        <w:tab/>
        <w:t>De2</w:t>
      </w:r>
    </w:p>
    <w:p w14:paraId="5E3A6382" w14:textId="77777777" w:rsidR="00112F7A" w:rsidRDefault="00112F7A" w:rsidP="00112F7A">
      <w:pPr>
        <w:pStyle w:val="01Title"/>
        <w:ind w:left="0"/>
        <w:jc w:val="both"/>
        <w:rPr>
          <w:b/>
          <w:sz w:val="20"/>
          <w:szCs w:val="20"/>
          <w:lang w:val="nl-BE"/>
        </w:rPr>
      </w:pPr>
      <w:r>
        <w:rPr>
          <w:b/>
          <w:sz w:val="20"/>
          <w:szCs w:val="20"/>
          <w:lang w:val="nl-BE"/>
        </w:rPr>
        <w:tab/>
        <w:t>6.Le3</w:t>
      </w:r>
    </w:p>
    <w:p w14:paraId="01086971" w14:textId="77777777" w:rsidR="00797BA9" w:rsidRDefault="00797BA9" w:rsidP="00112F7A">
      <w:pPr>
        <w:pStyle w:val="01Title"/>
        <w:ind w:left="0"/>
        <w:jc w:val="both"/>
        <w:rPr>
          <w:sz w:val="20"/>
          <w:szCs w:val="20"/>
          <w:lang w:val="nl-BE"/>
        </w:rPr>
      </w:pPr>
    </w:p>
    <w:p w14:paraId="3AC1C727" w14:textId="77777777" w:rsidR="00797BA9" w:rsidRDefault="00797BA9" w:rsidP="00112F7A">
      <w:pPr>
        <w:pStyle w:val="01Title"/>
        <w:ind w:left="0"/>
        <w:jc w:val="both"/>
        <w:rPr>
          <w:sz w:val="20"/>
          <w:szCs w:val="20"/>
          <w:lang w:val="nl-BE"/>
        </w:rPr>
      </w:pPr>
    </w:p>
    <w:p w14:paraId="3701F85D" w14:textId="77777777" w:rsidR="00797BA9" w:rsidRDefault="00797BA9" w:rsidP="00112F7A">
      <w:pPr>
        <w:pStyle w:val="01Title"/>
        <w:ind w:left="0"/>
        <w:jc w:val="both"/>
        <w:rPr>
          <w:sz w:val="20"/>
          <w:szCs w:val="20"/>
          <w:lang w:val="nl-BE"/>
        </w:rPr>
      </w:pPr>
    </w:p>
    <w:p w14:paraId="61A1DAE1" w14:textId="77777777" w:rsidR="00E87F1B" w:rsidRDefault="00E87F1B" w:rsidP="00112F7A">
      <w:pPr>
        <w:pStyle w:val="01Title"/>
        <w:ind w:left="0"/>
        <w:jc w:val="both"/>
        <w:rPr>
          <w:sz w:val="20"/>
          <w:szCs w:val="20"/>
          <w:lang w:val="nl-BE"/>
        </w:rPr>
      </w:pPr>
    </w:p>
    <w:p w14:paraId="1956D470" w14:textId="77777777" w:rsidR="00797BA9" w:rsidRDefault="00797BA9" w:rsidP="00112F7A">
      <w:pPr>
        <w:pStyle w:val="01Title"/>
        <w:ind w:left="0"/>
        <w:jc w:val="both"/>
        <w:rPr>
          <w:sz w:val="20"/>
          <w:szCs w:val="20"/>
          <w:lang w:val="nl-BE"/>
        </w:rPr>
      </w:pPr>
    </w:p>
    <w:p w14:paraId="33209957" w14:textId="77777777" w:rsidR="00112F7A" w:rsidRPr="008B577F" w:rsidRDefault="008B577F" w:rsidP="00112F7A">
      <w:pPr>
        <w:pStyle w:val="01Title"/>
        <w:ind w:left="0"/>
        <w:jc w:val="both"/>
        <w:rPr>
          <w:sz w:val="20"/>
          <w:szCs w:val="20"/>
          <w:lang w:val="nl-BE"/>
        </w:rPr>
      </w:pPr>
      <w:r>
        <w:rPr>
          <w:sz w:val="20"/>
          <w:szCs w:val="20"/>
          <w:lang w:val="nl-BE"/>
        </w:rPr>
        <w:t>Want 6.Db1</w:t>
      </w:r>
      <w:r w:rsidR="00027F8A">
        <w:rPr>
          <w:sz w:val="20"/>
          <w:szCs w:val="20"/>
          <w:lang w:val="nl-BE"/>
        </w:rPr>
        <w:t>+</w:t>
      </w:r>
      <w:r>
        <w:rPr>
          <w:sz w:val="20"/>
          <w:szCs w:val="20"/>
          <w:lang w:val="nl-BE"/>
        </w:rPr>
        <w:t>? of</w:t>
      </w:r>
      <w:r w:rsidR="00027F8A">
        <w:rPr>
          <w:sz w:val="20"/>
          <w:szCs w:val="20"/>
          <w:lang w:val="nl-BE"/>
        </w:rPr>
        <w:t xml:space="preserve"> ook </w:t>
      </w:r>
      <w:r>
        <w:rPr>
          <w:sz w:val="20"/>
          <w:szCs w:val="20"/>
          <w:lang w:val="nl-BE"/>
        </w:rPr>
        <w:t xml:space="preserve"> 6.</w:t>
      </w:r>
      <w:r w:rsidR="00A675A0">
        <w:rPr>
          <w:sz w:val="20"/>
          <w:szCs w:val="20"/>
          <w:lang w:val="nl-BE"/>
        </w:rPr>
        <w:t xml:space="preserve"> D</w:t>
      </w:r>
      <w:r>
        <w:rPr>
          <w:sz w:val="20"/>
          <w:szCs w:val="20"/>
          <w:lang w:val="nl-BE"/>
        </w:rPr>
        <w:t>h</w:t>
      </w:r>
      <w:r w:rsidR="00112F7A">
        <w:rPr>
          <w:sz w:val="20"/>
          <w:szCs w:val="20"/>
          <w:lang w:val="nl-BE"/>
        </w:rPr>
        <w:t>1</w:t>
      </w:r>
      <w:r w:rsidR="00027F8A">
        <w:rPr>
          <w:sz w:val="20"/>
          <w:szCs w:val="20"/>
          <w:lang w:val="nl-BE"/>
        </w:rPr>
        <w:t>+</w:t>
      </w:r>
      <w:r>
        <w:rPr>
          <w:sz w:val="20"/>
          <w:szCs w:val="20"/>
          <w:lang w:val="nl-BE"/>
        </w:rPr>
        <w:t>?</w:t>
      </w:r>
      <w:r w:rsidR="00112F7A">
        <w:rPr>
          <w:sz w:val="20"/>
          <w:szCs w:val="20"/>
          <w:lang w:val="nl-BE"/>
        </w:rPr>
        <w:t xml:space="preserve"> 7.De4+ De2 8.Le3 is verloren tijd </w:t>
      </w:r>
      <w:r w:rsidR="00112F7A">
        <w:rPr>
          <w:i/>
          <w:sz w:val="20"/>
          <w:szCs w:val="20"/>
          <w:lang w:val="nl-BE"/>
        </w:rPr>
        <w:t>(</w:t>
      </w:r>
      <w:r w:rsidR="00C748E3">
        <w:rPr>
          <w:i/>
          <w:sz w:val="20"/>
          <w:szCs w:val="20"/>
          <w:lang w:val="nl-BE"/>
        </w:rPr>
        <w:t>Z</w:t>
      </w:r>
      <w:r w:rsidR="00112F7A">
        <w:rPr>
          <w:i/>
          <w:sz w:val="20"/>
          <w:szCs w:val="20"/>
          <w:lang w:val="nl-BE"/>
        </w:rPr>
        <w:t>ie zet 6.)</w:t>
      </w:r>
    </w:p>
    <w:p w14:paraId="04A7717B" w14:textId="77777777" w:rsidR="00112F7A" w:rsidRDefault="00112F7A" w:rsidP="00112F7A">
      <w:pPr>
        <w:pStyle w:val="01Title"/>
        <w:ind w:left="0"/>
        <w:jc w:val="both"/>
        <w:rPr>
          <w:b/>
          <w:sz w:val="20"/>
          <w:szCs w:val="20"/>
          <w:lang w:val="nl-BE"/>
        </w:rPr>
      </w:pPr>
      <w:r>
        <w:rPr>
          <w:b/>
          <w:sz w:val="20"/>
          <w:szCs w:val="20"/>
          <w:lang w:val="nl-BE"/>
        </w:rPr>
        <w:tab/>
        <w:t>6…</w:t>
      </w:r>
      <w:r>
        <w:rPr>
          <w:b/>
          <w:sz w:val="20"/>
          <w:szCs w:val="20"/>
          <w:lang w:val="nl-BE"/>
        </w:rPr>
        <w:tab/>
      </w:r>
      <w:r>
        <w:rPr>
          <w:b/>
          <w:sz w:val="20"/>
          <w:szCs w:val="20"/>
          <w:lang w:val="nl-BE"/>
        </w:rPr>
        <w:tab/>
        <w:t>g4</w:t>
      </w:r>
    </w:p>
    <w:p w14:paraId="26B92B1D" w14:textId="77777777" w:rsidR="00112F7A" w:rsidRDefault="001F7AD5" w:rsidP="00112F7A">
      <w:pPr>
        <w:pStyle w:val="01Title"/>
        <w:ind w:left="0"/>
        <w:jc w:val="both"/>
        <w:rPr>
          <w:b/>
          <w:sz w:val="20"/>
          <w:szCs w:val="20"/>
          <w:lang w:val="nl-BE"/>
        </w:rPr>
      </w:pPr>
      <w:r>
        <w:rPr>
          <w:b/>
          <w:sz w:val="20"/>
          <w:szCs w:val="20"/>
          <w:lang w:val="nl-BE"/>
        </w:rPr>
        <w:tab/>
        <w:t>7.Db1+</w:t>
      </w:r>
      <w:r>
        <w:rPr>
          <w:b/>
          <w:sz w:val="20"/>
          <w:szCs w:val="20"/>
          <w:lang w:val="nl-BE"/>
        </w:rPr>
        <w:tab/>
      </w:r>
      <w:r>
        <w:rPr>
          <w:b/>
          <w:sz w:val="20"/>
          <w:szCs w:val="20"/>
          <w:lang w:val="nl-BE"/>
        </w:rPr>
        <w:tab/>
        <w:t>D</w:t>
      </w:r>
      <w:r w:rsidR="00112F7A">
        <w:rPr>
          <w:b/>
          <w:sz w:val="20"/>
          <w:szCs w:val="20"/>
          <w:lang w:val="nl-BE"/>
        </w:rPr>
        <w:t>d1</w:t>
      </w:r>
    </w:p>
    <w:p w14:paraId="28B7D08D" w14:textId="77777777" w:rsidR="00112F7A" w:rsidRPr="001F7AD5" w:rsidRDefault="00112F7A" w:rsidP="00112F7A">
      <w:pPr>
        <w:pStyle w:val="01Title"/>
        <w:ind w:left="0"/>
        <w:jc w:val="both"/>
        <w:rPr>
          <w:sz w:val="20"/>
          <w:szCs w:val="20"/>
          <w:lang w:val="nl-BE"/>
        </w:rPr>
      </w:pPr>
      <w:r>
        <w:rPr>
          <w:sz w:val="20"/>
          <w:szCs w:val="20"/>
          <w:lang w:val="nl-BE"/>
        </w:rPr>
        <w:t>En nu toch:</w:t>
      </w:r>
    </w:p>
    <w:p w14:paraId="2EC882F9" w14:textId="77777777" w:rsidR="001F7AD5" w:rsidRDefault="00797BA9" w:rsidP="00112F7A">
      <w:pPr>
        <w:pStyle w:val="01Title"/>
        <w:ind w:left="0"/>
        <w:jc w:val="both"/>
        <w:rPr>
          <w:b/>
          <w:sz w:val="20"/>
          <w:szCs w:val="20"/>
          <w:lang w:val="nl-BE"/>
        </w:rPr>
      </w:pPr>
      <w:r w:rsidRPr="001F7AD5">
        <w:rPr>
          <w:b/>
          <w:sz w:val="20"/>
          <w:szCs w:val="20"/>
          <w:lang w:val="nl-BE"/>
        </w:rPr>
        <w:t xml:space="preserve">          </w:t>
      </w:r>
      <w:r w:rsidR="001F7AD5">
        <w:rPr>
          <w:b/>
          <w:sz w:val="20"/>
          <w:szCs w:val="20"/>
          <w:lang w:val="nl-BE"/>
        </w:rPr>
        <w:t>8</w:t>
      </w:r>
      <w:r w:rsidR="00112F7A" w:rsidRPr="001F7AD5">
        <w:rPr>
          <w:b/>
          <w:sz w:val="20"/>
          <w:szCs w:val="20"/>
          <w:lang w:val="nl-BE"/>
        </w:rPr>
        <w:t>.Ld2+</w:t>
      </w:r>
      <w:r w:rsidR="00112F7A" w:rsidRPr="001F7AD5">
        <w:rPr>
          <w:b/>
          <w:sz w:val="20"/>
          <w:szCs w:val="20"/>
          <w:lang w:val="nl-BE"/>
        </w:rPr>
        <w:tab/>
      </w:r>
      <w:r w:rsidR="00112F7A" w:rsidRPr="001F7AD5">
        <w:rPr>
          <w:b/>
          <w:sz w:val="20"/>
          <w:szCs w:val="20"/>
          <w:lang w:val="nl-BE"/>
        </w:rPr>
        <w:tab/>
        <w:t>Ke2</w:t>
      </w:r>
    </w:p>
    <w:p w14:paraId="5D554473" w14:textId="77777777" w:rsidR="00112F7A" w:rsidRPr="001F7AD5" w:rsidRDefault="001F7AD5" w:rsidP="00112F7A">
      <w:pPr>
        <w:pStyle w:val="01Title"/>
        <w:ind w:left="0"/>
        <w:jc w:val="both"/>
        <w:rPr>
          <w:b/>
          <w:sz w:val="20"/>
          <w:szCs w:val="20"/>
          <w:lang w:val="nl-BE"/>
        </w:rPr>
      </w:pPr>
      <w:r>
        <w:rPr>
          <w:b/>
          <w:sz w:val="20"/>
          <w:szCs w:val="20"/>
          <w:lang w:val="nl-BE"/>
        </w:rPr>
        <w:tab/>
        <w:t>9</w:t>
      </w:r>
      <w:r w:rsidR="00112F7A" w:rsidRPr="001F7AD5">
        <w:rPr>
          <w:b/>
          <w:sz w:val="20"/>
          <w:szCs w:val="20"/>
          <w:lang w:val="nl-BE"/>
        </w:rPr>
        <w:t>.Dd3+</w:t>
      </w:r>
      <w:r w:rsidR="00112F7A" w:rsidRPr="001F7AD5">
        <w:rPr>
          <w:b/>
          <w:sz w:val="20"/>
          <w:szCs w:val="20"/>
          <w:lang w:val="nl-BE"/>
        </w:rPr>
        <w:tab/>
      </w:r>
      <w:r w:rsidR="00112F7A" w:rsidRPr="001F7AD5">
        <w:rPr>
          <w:b/>
          <w:sz w:val="20"/>
          <w:szCs w:val="20"/>
          <w:lang w:val="nl-BE"/>
        </w:rPr>
        <w:tab/>
        <w:t>Kf2</w:t>
      </w:r>
    </w:p>
    <w:p w14:paraId="2B2FE03F" w14:textId="77777777" w:rsidR="00112F7A" w:rsidRDefault="00797BA9" w:rsidP="00112F7A">
      <w:pPr>
        <w:pStyle w:val="01Title"/>
        <w:ind w:left="0"/>
        <w:jc w:val="both"/>
        <w:rPr>
          <w:b/>
          <w:sz w:val="20"/>
          <w:szCs w:val="20"/>
          <w:lang w:val="nl-BE"/>
        </w:rPr>
      </w:pPr>
      <w:r w:rsidRPr="001F7AD5">
        <w:rPr>
          <w:b/>
          <w:sz w:val="20"/>
          <w:szCs w:val="20"/>
          <w:lang w:val="nl-BE"/>
        </w:rPr>
        <w:t xml:space="preserve">        </w:t>
      </w:r>
      <w:r w:rsidR="001F7AD5">
        <w:rPr>
          <w:b/>
          <w:sz w:val="20"/>
          <w:szCs w:val="20"/>
          <w:lang w:val="nl-BE"/>
        </w:rPr>
        <w:t>10</w:t>
      </w:r>
      <w:r w:rsidR="00112F7A">
        <w:rPr>
          <w:b/>
          <w:sz w:val="20"/>
          <w:szCs w:val="20"/>
          <w:lang w:val="nl-BE"/>
        </w:rPr>
        <w:t>.Le3+</w:t>
      </w:r>
      <w:r w:rsidR="00112F7A">
        <w:rPr>
          <w:b/>
          <w:sz w:val="20"/>
          <w:szCs w:val="20"/>
          <w:lang w:val="nl-BE"/>
        </w:rPr>
        <w:tab/>
      </w:r>
      <w:r w:rsidR="00112F7A">
        <w:rPr>
          <w:b/>
          <w:sz w:val="20"/>
          <w:szCs w:val="20"/>
          <w:lang w:val="nl-BE"/>
        </w:rPr>
        <w:tab/>
        <w:t>Ke1</w:t>
      </w:r>
    </w:p>
    <w:p w14:paraId="66BA9D03" w14:textId="77777777" w:rsidR="00112F7A" w:rsidRDefault="00797BA9" w:rsidP="00112F7A">
      <w:pPr>
        <w:pStyle w:val="01Title"/>
        <w:ind w:left="0"/>
        <w:jc w:val="both"/>
        <w:rPr>
          <w:b/>
          <w:sz w:val="20"/>
          <w:szCs w:val="20"/>
          <w:lang w:val="nl-BE"/>
        </w:rPr>
      </w:pPr>
      <w:r>
        <w:rPr>
          <w:b/>
          <w:sz w:val="20"/>
          <w:szCs w:val="20"/>
          <w:lang w:val="nl-BE"/>
        </w:rPr>
        <w:t xml:space="preserve">        </w:t>
      </w:r>
      <w:r w:rsidR="001F7AD5">
        <w:rPr>
          <w:b/>
          <w:sz w:val="20"/>
          <w:szCs w:val="20"/>
          <w:lang w:val="nl-BE"/>
        </w:rPr>
        <w:t>11</w:t>
      </w:r>
      <w:r w:rsidR="00112F7A">
        <w:rPr>
          <w:b/>
          <w:sz w:val="20"/>
          <w:szCs w:val="20"/>
          <w:lang w:val="nl-BE"/>
        </w:rPr>
        <w:t>.Lf2+</w:t>
      </w:r>
      <w:r w:rsidR="00112F7A">
        <w:rPr>
          <w:b/>
          <w:sz w:val="20"/>
          <w:szCs w:val="20"/>
          <w:lang w:val="nl-BE"/>
        </w:rPr>
        <w:tab/>
      </w:r>
      <w:r w:rsidR="00112F7A">
        <w:rPr>
          <w:b/>
          <w:sz w:val="20"/>
          <w:szCs w:val="20"/>
          <w:lang w:val="nl-BE"/>
        </w:rPr>
        <w:tab/>
        <w:t>Kxf2</w:t>
      </w:r>
    </w:p>
    <w:p w14:paraId="20266AE9" w14:textId="77777777" w:rsidR="00112F7A" w:rsidRDefault="00797BA9" w:rsidP="00112F7A">
      <w:pPr>
        <w:pStyle w:val="01Title"/>
        <w:ind w:left="0"/>
        <w:jc w:val="both"/>
        <w:rPr>
          <w:b/>
          <w:sz w:val="20"/>
          <w:szCs w:val="20"/>
          <w:lang w:val="nl-BE"/>
        </w:rPr>
      </w:pPr>
      <w:r>
        <w:rPr>
          <w:b/>
          <w:sz w:val="20"/>
          <w:szCs w:val="20"/>
          <w:lang w:val="nl-BE"/>
        </w:rPr>
        <w:t xml:space="preserve">        </w:t>
      </w:r>
      <w:r w:rsidR="001F7AD5">
        <w:rPr>
          <w:b/>
          <w:sz w:val="20"/>
          <w:szCs w:val="20"/>
          <w:lang w:val="nl-BE"/>
        </w:rPr>
        <w:t>12</w:t>
      </w:r>
      <w:r w:rsidR="00112F7A">
        <w:rPr>
          <w:b/>
          <w:sz w:val="20"/>
          <w:szCs w:val="20"/>
          <w:lang w:val="nl-BE"/>
        </w:rPr>
        <w:t>.Dxd1</w:t>
      </w:r>
    </w:p>
    <w:p w14:paraId="7CE038EB" w14:textId="77777777" w:rsidR="00112F7A" w:rsidRPr="007435D7" w:rsidRDefault="00112F7A" w:rsidP="00112F7A">
      <w:pPr>
        <w:pStyle w:val="01Title"/>
        <w:ind w:left="0"/>
        <w:jc w:val="both"/>
        <w:rPr>
          <w:sz w:val="20"/>
          <w:szCs w:val="20"/>
          <w:lang w:val="nl-BE"/>
        </w:rPr>
      </w:pPr>
      <w:r>
        <w:rPr>
          <w:sz w:val="20"/>
          <w:szCs w:val="20"/>
          <w:lang w:val="nl-BE"/>
        </w:rPr>
        <w:t>En wit zegeviert.</w:t>
      </w:r>
    </w:p>
    <w:p w14:paraId="40F48C21" w14:textId="77777777" w:rsidR="00112F7A" w:rsidRPr="0042644E" w:rsidRDefault="00112F7A" w:rsidP="00112F7A">
      <w:pPr>
        <w:pStyle w:val="01Title"/>
        <w:ind w:left="0"/>
        <w:jc w:val="both"/>
        <w:rPr>
          <w:b/>
          <w:sz w:val="20"/>
          <w:szCs w:val="20"/>
          <w:lang w:val="nl-BE"/>
        </w:rPr>
      </w:pPr>
    </w:p>
    <w:p w14:paraId="00B0921A" w14:textId="77777777" w:rsidR="00BE5B89" w:rsidRPr="0039190A" w:rsidRDefault="00112F7A" w:rsidP="00B86F75">
      <w:pPr>
        <w:pStyle w:val="01Title"/>
        <w:ind w:left="0"/>
        <w:jc w:val="center"/>
        <w:rPr>
          <w:b/>
          <w:sz w:val="20"/>
          <w:szCs w:val="20"/>
          <w:lang w:val="nl-BE"/>
        </w:rPr>
      </w:pPr>
      <w:r>
        <w:rPr>
          <w:b/>
          <w:sz w:val="20"/>
          <w:szCs w:val="20"/>
          <w:lang w:val="nl-BE"/>
        </w:rPr>
        <w:br w:type="page"/>
      </w:r>
      <w:r w:rsidR="00CD6E33">
        <w:rPr>
          <w:b/>
          <w:sz w:val="20"/>
          <w:szCs w:val="20"/>
          <w:lang w:val="nl-BE"/>
        </w:rPr>
        <w:lastRenderedPageBreak/>
        <w:t xml:space="preserve">- </w:t>
      </w:r>
      <w:r w:rsidR="00575E32">
        <w:rPr>
          <w:b/>
          <w:sz w:val="20"/>
          <w:szCs w:val="20"/>
          <w:lang w:val="nl-BE"/>
        </w:rPr>
        <w:t>147</w:t>
      </w:r>
      <w:r w:rsidR="001B1601">
        <w:rPr>
          <w:b/>
          <w:sz w:val="20"/>
          <w:szCs w:val="20"/>
          <w:lang w:val="nl-BE"/>
        </w:rPr>
        <w:t xml:space="preserve"> </w:t>
      </w:r>
      <w:r w:rsidR="0039190A">
        <w:rPr>
          <w:b/>
          <w:sz w:val="20"/>
          <w:szCs w:val="20"/>
          <w:lang w:val="nl-BE"/>
        </w:rPr>
        <w:t>-</w:t>
      </w:r>
    </w:p>
    <w:p w14:paraId="10E1A732" w14:textId="77777777" w:rsidR="00077622" w:rsidRDefault="00077622" w:rsidP="00C7548D">
      <w:pPr>
        <w:pStyle w:val="01Title"/>
        <w:ind w:left="0"/>
        <w:jc w:val="both"/>
        <w:rPr>
          <w:sz w:val="20"/>
          <w:szCs w:val="20"/>
          <w:lang w:val="nl-BE"/>
        </w:rPr>
      </w:pPr>
    </w:p>
    <w:p w14:paraId="3BD7E209" w14:textId="77777777" w:rsidR="00772273" w:rsidRDefault="00816943" w:rsidP="00816943">
      <w:pPr>
        <w:pStyle w:val="01Title"/>
        <w:ind w:left="0"/>
        <w:jc w:val="center"/>
        <w:rPr>
          <w:sz w:val="20"/>
          <w:szCs w:val="20"/>
          <w:lang w:val="nl-BE"/>
        </w:rPr>
      </w:pPr>
      <w:r>
        <w:rPr>
          <w:i/>
          <w:sz w:val="20"/>
          <w:szCs w:val="20"/>
          <w:lang w:val="nl-BE"/>
        </w:rPr>
        <w:t xml:space="preserve">Origineel, </w:t>
      </w:r>
      <w:r>
        <w:rPr>
          <w:sz w:val="20"/>
          <w:szCs w:val="20"/>
          <w:lang w:val="nl-BE"/>
        </w:rPr>
        <w:t>2011</w:t>
      </w:r>
    </w:p>
    <w:p w14:paraId="64075370" w14:textId="77777777" w:rsidR="00816943" w:rsidRDefault="00816943" w:rsidP="00816943">
      <w:pPr>
        <w:pStyle w:val="01Title"/>
        <w:ind w:left="0"/>
        <w:jc w:val="center"/>
        <w:rPr>
          <w:sz w:val="20"/>
          <w:szCs w:val="20"/>
          <w:lang w:val="nl-BE"/>
        </w:rPr>
      </w:pPr>
    </w:p>
    <w:p w14:paraId="0818E1E2" w14:textId="77777777" w:rsidR="00816943" w:rsidRPr="00BC5C11" w:rsidRDefault="00651294" w:rsidP="00816943">
      <w:pPr>
        <w:pStyle w:val="01Title"/>
        <w:ind w:left="0"/>
        <w:jc w:val="center"/>
        <w:rPr>
          <w:sz w:val="20"/>
          <w:szCs w:val="20"/>
          <w:lang w:val="nl-BE"/>
        </w:rPr>
      </w:pPr>
      <w:r>
        <w:object w:dxaOrig="4700" w:dyaOrig="4704" w14:anchorId="500AE6E6">
          <v:shape id="_x0000_i1163" type="#_x0000_t75" style="width:154.5pt;height:153.4pt" o:ole="">
            <v:imagedata r:id="rId296" o:title=""/>
          </v:shape>
          <o:OLEObject Type="Embed" ProgID="CorelDRAW.Graphic.12" ShapeID="_x0000_i1163" DrawAspect="Content" ObjectID="_1587467556" r:id="rId297"/>
        </w:object>
      </w:r>
    </w:p>
    <w:p w14:paraId="3D9E47AF" w14:textId="77777777" w:rsidR="00651294" w:rsidRPr="00BC5C11" w:rsidRDefault="00651294" w:rsidP="00816943">
      <w:pPr>
        <w:pStyle w:val="01Title"/>
        <w:ind w:left="0"/>
        <w:jc w:val="center"/>
        <w:rPr>
          <w:sz w:val="20"/>
          <w:szCs w:val="20"/>
          <w:lang w:val="nl-BE"/>
        </w:rPr>
      </w:pPr>
    </w:p>
    <w:p w14:paraId="7C30E155" w14:textId="77777777" w:rsidR="00651294" w:rsidRPr="005E3DE9" w:rsidRDefault="00651294" w:rsidP="00651294">
      <w:pPr>
        <w:pStyle w:val="01Title"/>
        <w:ind w:left="0"/>
        <w:jc w:val="both"/>
        <w:rPr>
          <w:sz w:val="20"/>
          <w:szCs w:val="20"/>
          <w:lang w:val="nl-BE"/>
        </w:rPr>
      </w:pPr>
      <w:r w:rsidRPr="005E3DE9">
        <w:rPr>
          <w:b/>
          <w:sz w:val="24"/>
          <w:szCs w:val="24"/>
          <w:lang w:val="nl-BE"/>
        </w:rPr>
        <w:t xml:space="preserve">+                         </w:t>
      </w:r>
      <w:r w:rsidRPr="005E3DE9">
        <w:rPr>
          <w:sz w:val="20"/>
          <w:szCs w:val="20"/>
          <w:lang w:val="nl-BE"/>
        </w:rPr>
        <w:t>4001.01 e4b7</w:t>
      </w:r>
    </w:p>
    <w:p w14:paraId="7A417522" w14:textId="77777777" w:rsidR="00651294" w:rsidRPr="005E3DE9" w:rsidRDefault="00651294" w:rsidP="00651294">
      <w:pPr>
        <w:pStyle w:val="01Title"/>
        <w:ind w:left="0"/>
        <w:jc w:val="both"/>
        <w:rPr>
          <w:sz w:val="20"/>
          <w:szCs w:val="20"/>
          <w:lang w:val="nl-BE"/>
        </w:rPr>
      </w:pPr>
    </w:p>
    <w:p w14:paraId="3C3791E9" w14:textId="77777777" w:rsidR="00651294" w:rsidRPr="00651294" w:rsidRDefault="00651294" w:rsidP="00651294">
      <w:pPr>
        <w:pStyle w:val="01Title"/>
        <w:ind w:left="0"/>
        <w:jc w:val="both"/>
        <w:rPr>
          <w:b/>
          <w:sz w:val="20"/>
          <w:szCs w:val="20"/>
          <w:lang w:val="nl-BE"/>
        </w:rPr>
      </w:pPr>
      <w:r w:rsidRPr="005E3DE9">
        <w:rPr>
          <w:b/>
          <w:sz w:val="20"/>
          <w:szCs w:val="20"/>
          <w:lang w:val="nl-BE"/>
        </w:rPr>
        <w:tab/>
      </w:r>
      <w:r w:rsidRPr="00651294">
        <w:rPr>
          <w:b/>
          <w:sz w:val="20"/>
          <w:szCs w:val="20"/>
          <w:lang w:val="nl-BE"/>
        </w:rPr>
        <w:t>1.Pa5+</w:t>
      </w:r>
      <w:r w:rsidRPr="00651294">
        <w:rPr>
          <w:b/>
          <w:sz w:val="20"/>
          <w:szCs w:val="20"/>
          <w:lang w:val="nl-BE"/>
        </w:rPr>
        <w:tab/>
      </w:r>
      <w:r w:rsidRPr="00651294">
        <w:rPr>
          <w:b/>
          <w:sz w:val="20"/>
          <w:szCs w:val="20"/>
          <w:lang w:val="nl-BE"/>
        </w:rPr>
        <w:tab/>
        <w:t>Ka7</w:t>
      </w:r>
    </w:p>
    <w:p w14:paraId="3AE57B86" w14:textId="77777777" w:rsidR="00651294" w:rsidRPr="00651294" w:rsidRDefault="00651294" w:rsidP="00651294">
      <w:pPr>
        <w:pStyle w:val="01Title"/>
        <w:ind w:left="0"/>
        <w:jc w:val="both"/>
        <w:rPr>
          <w:b/>
          <w:sz w:val="20"/>
          <w:szCs w:val="20"/>
          <w:lang w:val="nl-BE"/>
        </w:rPr>
      </w:pPr>
      <w:r w:rsidRPr="00651294">
        <w:rPr>
          <w:b/>
          <w:sz w:val="20"/>
          <w:szCs w:val="20"/>
          <w:lang w:val="nl-BE"/>
        </w:rPr>
        <w:tab/>
        <w:t>2.Pc6+</w:t>
      </w:r>
      <w:r w:rsidRPr="00651294">
        <w:rPr>
          <w:b/>
          <w:sz w:val="20"/>
          <w:szCs w:val="20"/>
          <w:lang w:val="nl-BE"/>
        </w:rPr>
        <w:tab/>
      </w:r>
      <w:r w:rsidRPr="00651294">
        <w:rPr>
          <w:b/>
          <w:sz w:val="20"/>
          <w:szCs w:val="20"/>
          <w:lang w:val="nl-BE"/>
        </w:rPr>
        <w:tab/>
        <w:t>Ka6</w:t>
      </w:r>
    </w:p>
    <w:p w14:paraId="10C0A264" w14:textId="77777777" w:rsidR="00651294" w:rsidRDefault="00651294" w:rsidP="00651294">
      <w:pPr>
        <w:pStyle w:val="01Title"/>
        <w:ind w:left="0"/>
        <w:jc w:val="both"/>
        <w:rPr>
          <w:b/>
          <w:sz w:val="20"/>
          <w:szCs w:val="20"/>
          <w:lang w:val="nl-BE"/>
        </w:rPr>
      </w:pPr>
      <w:r w:rsidRPr="00651294">
        <w:rPr>
          <w:b/>
          <w:sz w:val="20"/>
          <w:szCs w:val="20"/>
          <w:lang w:val="nl-BE"/>
        </w:rPr>
        <w:tab/>
        <w:t>3.Da8+</w:t>
      </w:r>
      <w:r w:rsidRPr="00651294">
        <w:rPr>
          <w:b/>
          <w:sz w:val="20"/>
          <w:szCs w:val="20"/>
          <w:lang w:val="nl-BE"/>
        </w:rPr>
        <w:tab/>
      </w:r>
      <w:r>
        <w:rPr>
          <w:b/>
          <w:sz w:val="20"/>
          <w:szCs w:val="20"/>
          <w:lang w:val="nl-BE"/>
        </w:rPr>
        <w:tab/>
        <w:t>Kb6</w:t>
      </w:r>
    </w:p>
    <w:p w14:paraId="4922A095" w14:textId="77777777" w:rsidR="00651294" w:rsidRDefault="00651294" w:rsidP="00651294">
      <w:pPr>
        <w:pStyle w:val="01Title"/>
        <w:ind w:left="0"/>
        <w:jc w:val="both"/>
        <w:rPr>
          <w:b/>
          <w:sz w:val="20"/>
          <w:szCs w:val="20"/>
          <w:lang w:val="nl-BE"/>
        </w:rPr>
      </w:pPr>
      <w:r>
        <w:rPr>
          <w:b/>
          <w:sz w:val="20"/>
          <w:szCs w:val="20"/>
          <w:lang w:val="nl-BE"/>
        </w:rPr>
        <w:tab/>
        <w:t>4.Db8+</w:t>
      </w:r>
      <w:r>
        <w:rPr>
          <w:b/>
          <w:sz w:val="20"/>
          <w:szCs w:val="20"/>
          <w:lang w:val="nl-BE"/>
        </w:rPr>
        <w:tab/>
      </w:r>
      <w:r>
        <w:rPr>
          <w:b/>
          <w:sz w:val="20"/>
          <w:szCs w:val="20"/>
          <w:lang w:val="nl-BE"/>
        </w:rPr>
        <w:tab/>
        <w:t>Ka6</w:t>
      </w:r>
    </w:p>
    <w:p w14:paraId="50774E31" w14:textId="77777777" w:rsidR="00651294" w:rsidRDefault="00651294" w:rsidP="00651294">
      <w:pPr>
        <w:pStyle w:val="01Title"/>
        <w:ind w:left="0"/>
        <w:jc w:val="both"/>
        <w:rPr>
          <w:b/>
          <w:sz w:val="20"/>
          <w:szCs w:val="20"/>
          <w:lang w:val="nl-BE"/>
        </w:rPr>
      </w:pPr>
      <w:r>
        <w:rPr>
          <w:b/>
          <w:sz w:val="20"/>
          <w:szCs w:val="20"/>
          <w:lang w:val="nl-BE"/>
        </w:rPr>
        <w:tab/>
      </w:r>
      <w:r w:rsidR="00192275">
        <w:rPr>
          <w:b/>
          <w:sz w:val="20"/>
          <w:szCs w:val="20"/>
          <w:lang w:val="nl-BE"/>
        </w:rPr>
        <w:t>5.D</w:t>
      </w:r>
      <w:r>
        <w:rPr>
          <w:b/>
          <w:sz w:val="20"/>
          <w:szCs w:val="20"/>
          <w:lang w:val="nl-BE"/>
        </w:rPr>
        <w:t>a7+</w:t>
      </w:r>
      <w:r>
        <w:rPr>
          <w:b/>
          <w:sz w:val="20"/>
          <w:szCs w:val="20"/>
          <w:lang w:val="nl-BE"/>
        </w:rPr>
        <w:tab/>
      </w:r>
      <w:r>
        <w:rPr>
          <w:b/>
          <w:sz w:val="20"/>
          <w:szCs w:val="20"/>
          <w:lang w:val="nl-BE"/>
        </w:rPr>
        <w:tab/>
      </w:r>
    </w:p>
    <w:p w14:paraId="0BFF9462" w14:textId="77777777" w:rsidR="001F7AD5" w:rsidRDefault="001F7AD5" w:rsidP="00651294">
      <w:pPr>
        <w:pStyle w:val="01Title"/>
        <w:ind w:left="0"/>
        <w:jc w:val="both"/>
        <w:rPr>
          <w:sz w:val="20"/>
          <w:szCs w:val="20"/>
          <w:lang w:val="nl-BE"/>
        </w:rPr>
      </w:pPr>
      <w:r>
        <w:rPr>
          <w:sz w:val="20"/>
          <w:szCs w:val="20"/>
          <w:lang w:val="nl-BE"/>
        </w:rPr>
        <w:t>5.Dxb2, pat.</w:t>
      </w:r>
    </w:p>
    <w:p w14:paraId="66EC1A43" w14:textId="77777777" w:rsidR="001F7AD5" w:rsidRPr="001F7AD5" w:rsidRDefault="001F7AD5" w:rsidP="00651294">
      <w:pPr>
        <w:pStyle w:val="01Title"/>
        <w:ind w:left="0"/>
        <w:jc w:val="both"/>
        <w:rPr>
          <w:sz w:val="20"/>
          <w:szCs w:val="20"/>
          <w:lang w:val="nl-BE"/>
        </w:rPr>
      </w:pPr>
      <w:r>
        <w:rPr>
          <w:sz w:val="20"/>
          <w:szCs w:val="20"/>
          <w:lang w:val="nl-BE"/>
        </w:rPr>
        <w:tab/>
      </w:r>
      <w:r w:rsidRPr="001F7AD5">
        <w:rPr>
          <w:b/>
          <w:sz w:val="20"/>
          <w:szCs w:val="20"/>
          <w:lang w:val="nl-BE"/>
        </w:rPr>
        <w:t>5…</w:t>
      </w:r>
      <w:r w:rsidRPr="001F7AD5">
        <w:rPr>
          <w:b/>
          <w:sz w:val="20"/>
          <w:szCs w:val="20"/>
          <w:lang w:val="nl-BE"/>
        </w:rPr>
        <w:tab/>
      </w:r>
      <w:r>
        <w:rPr>
          <w:sz w:val="20"/>
          <w:szCs w:val="20"/>
          <w:lang w:val="nl-BE"/>
        </w:rPr>
        <w:tab/>
      </w:r>
      <w:r>
        <w:rPr>
          <w:b/>
          <w:sz w:val="20"/>
          <w:szCs w:val="20"/>
          <w:lang w:val="nl-BE"/>
        </w:rPr>
        <w:t>Kb5</w:t>
      </w:r>
    </w:p>
    <w:p w14:paraId="0AB8720E" w14:textId="77777777" w:rsidR="00B92A98" w:rsidRDefault="00651294" w:rsidP="00651294">
      <w:pPr>
        <w:pStyle w:val="01Title"/>
        <w:ind w:left="0"/>
        <w:jc w:val="both"/>
        <w:rPr>
          <w:b/>
          <w:sz w:val="20"/>
          <w:szCs w:val="20"/>
          <w:lang w:val="nl-BE"/>
        </w:rPr>
      </w:pPr>
      <w:r>
        <w:rPr>
          <w:b/>
          <w:sz w:val="20"/>
          <w:szCs w:val="20"/>
          <w:lang w:val="nl-BE"/>
        </w:rPr>
        <w:tab/>
        <w:t>6.Db7+</w:t>
      </w:r>
    </w:p>
    <w:p w14:paraId="60FC4446" w14:textId="77777777" w:rsidR="00B92A98" w:rsidRPr="00B92A98" w:rsidRDefault="003940BC" w:rsidP="00651294">
      <w:pPr>
        <w:pStyle w:val="01Title"/>
        <w:ind w:left="0"/>
        <w:jc w:val="both"/>
        <w:rPr>
          <w:sz w:val="20"/>
          <w:szCs w:val="20"/>
          <w:lang w:val="nl-BE"/>
        </w:rPr>
      </w:pPr>
      <w:r>
        <w:rPr>
          <w:sz w:val="20"/>
          <w:szCs w:val="20"/>
          <w:lang w:val="nl-BE"/>
        </w:rPr>
        <w:t>6.Db8+? Ka4 7.Da7+ Kb3 en de</w:t>
      </w:r>
      <w:r w:rsidR="00B92A98">
        <w:rPr>
          <w:sz w:val="20"/>
          <w:szCs w:val="20"/>
          <w:lang w:val="nl-BE"/>
        </w:rPr>
        <w:t xml:space="preserve"> koning ontsnapt.</w:t>
      </w:r>
    </w:p>
    <w:p w14:paraId="48D40C51" w14:textId="77777777" w:rsidR="00651294" w:rsidRDefault="00B92A98" w:rsidP="00651294">
      <w:pPr>
        <w:pStyle w:val="01Title"/>
        <w:ind w:left="0"/>
        <w:jc w:val="both"/>
        <w:rPr>
          <w:b/>
          <w:sz w:val="20"/>
          <w:szCs w:val="20"/>
          <w:lang w:val="nl-BE"/>
        </w:rPr>
      </w:pPr>
      <w:r>
        <w:rPr>
          <w:b/>
          <w:sz w:val="20"/>
          <w:szCs w:val="20"/>
          <w:lang w:val="nl-BE"/>
        </w:rPr>
        <w:tab/>
        <w:t>6…</w:t>
      </w:r>
      <w:r>
        <w:rPr>
          <w:b/>
          <w:sz w:val="20"/>
          <w:szCs w:val="20"/>
          <w:lang w:val="nl-BE"/>
        </w:rPr>
        <w:tab/>
      </w:r>
      <w:r>
        <w:rPr>
          <w:b/>
          <w:sz w:val="20"/>
          <w:szCs w:val="20"/>
          <w:lang w:val="nl-BE"/>
        </w:rPr>
        <w:tab/>
      </w:r>
      <w:r w:rsidR="00651294">
        <w:rPr>
          <w:b/>
          <w:sz w:val="20"/>
          <w:szCs w:val="20"/>
          <w:lang w:val="nl-BE"/>
        </w:rPr>
        <w:t>Ka4</w:t>
      </w:r>
    </w:p>
    <w:p w14:paraId="09E965EE" w14:textId="77777777" w:rsidR="001F7AD5" w:rsidRDefault="00651294" w:rsidP="00651294">
      <w:pPr>
        <w:pStyle w:val="01Title"/>
        <w:ind w:left="0"/>
        <w:jc w:val="both"/>
        <w:rPr>
          <w:b/>
          <w:sz w:val="20"/>
          <w:szCs w:val="20"/>
          <w:lang w:val="nl-BE"/>
        </w:rPr>
      </w:pPr>
      <w:r>
        <w:rPr>
          <w:b/>
          <w:sz w:val="20"/>
          <w:szCs w:val="20"/>
          <w:lang w:val="nl-BE"/>
        </w:rPr>
        <w:tab/>
        <w:t>7.Da6+</w:t>
      </w:r>
      <w:r>
        <w:rPr>
          <w:b/>
          <w:sz w:val="20"/>
          <w:szCs w:val="20"/>
          <w:lang w:val="nl-BE"/>
        </w:rPr>
        <w:tab/>
      </w:r>
    </w:p>
    <w:p w14:paraId="59F82185" w14:textId="77777777" w:rsidR="001F7AD5" w:rsidRDefault="001F7AD5" w:rsidP="00651294">
      <w:pPr>
        <w:pStyle w:val="01Title"/>
        <w:ind w:left="0"/>
        <w:jc w:val="both"/>
        <w:rPr>
          <w:b/>
          <w:sz w:val="20"/>
          <w:szCs w:val="20"/>
          <w:lang w:val="nl-BE"/>
        </w:rPr>
      </w:pPr>
      <w:r>
        <w:rPr>
          <w:sz w:val="20"/>
          <w:szCs w:val="20"/>
          <w:lang w:val="nl-BE"/>
        </w:rPr>
        <w:t>7.Dxb2, ook pat.</w:t>
      </w:r>
      <w:r w:rsidR="00651294">
        <w:rPr>
          <w:b/>
          <w:sz w:val="20"/>
          <w:szCs w:val="20"/>
          <w:lang w:val="nl-BE"/>
        </w:rPr>
        <w:tab/>
      </w:r>
    </w:p>
    <w:p w14:paraId="1F2ABECA" w14:textId="77777777" w:rsidR="00651294" w:rsidRDefault="001F7AD5" w:rsidP="00651294">
      <w:pPr>
        <w:pStyle w:val="01Title"/>
        <w:ind w:left="0"/>
        <w:jc w:val="both"/>
        <w:rPr>
          <w:b/>
          <w:sz w:val="20"/>
          <w:szCs w:val="20"/>
          <w:lang w:val="nl-BE"/>
        </w:rPr>
      </w:pPr>
      <w:r>
        <w:rPr>
          <w:b/>
          <w:sz w:val="20"/>
          <w:szCs w:val="20"/>
          <w:lang w:val="nl-BE"/>
        </w:rPr>
        <w:tab/>
        <w:t>7…</w:t>
      </w:r>
      <w:r>
        <w:rPr>
          <w:b/>
          <w:sz w:val="20"/>
          <w:szCs w:val="20"/>
          <w:lang w:val="nl-BE"/>
        </w:rPr>
        <w:tab/>
      </w:r>
      <w:r>
        <w:rPr>
          <w:b/>
          <w:sz w:val="20"/>
          <w:szCs w:val="20"/>
          <w:lang w:val="nl-BE"/>
        </w:rPr>
        <w:tab/>
      </w:r>
      <w:r w:rsidR="00651294">
        <w:rPr>
          <w:b/>
          <w:sz w:val="20"/>
          <w:szCs w:val="20"/>
          <w:lang w:val="nl-BE"/>
        </w:rPr>
        <w:t>Kb3</w:t>
      </w:r>
    </w:p>
    <w:p w14:paraId="45E60C32" w14:textId="77777777" w:rsidR="00651294" w:rsidRDefault="00651294" w:rsidP="00651294">
      <w:pPr>
        <w:pStyle w:val="01Title"/>
        <w:ind w:left="0"/>
        <w:jc w:val="both"/>
        <w:rPr>
          <w:b/>
          <w:sz w:val="20"/>
          <w:szCs w:val="20"/>
          <w:lang w:val="nl-BE"/>
        </w:rPr>
      </w:pPr>
      <w:r>
        <w:rPr>
          <w:b/>
          <w:sz w:val="20"/>
          <w:szCs w:val="20"/>
          <w:lang w:val="nl-BE"/>
        </w:rPr>
        <w:tab/>
        <w:t>8.Pa5+</w:t>
      </w:r>
      <w:r>
        <w:rPr>
          <w:b/>
          <w:sz w:val="20"/>
          <w:szCs w:val="20"/>
          <w:lang w:val="nl-BE"/>
        </w:rPr>
        <w:tab/>
      </w:r>
      <w:r>
        <w:rPr>
          <w:b/>
          <w:sz w:val="20"/>
          <w:szCs w:val="20"/>
          <w:lang w:val="nl-BE"/>
        </w:rPr>
        <w:tab/>
        <w:t>Kc3</w:t>
      </w:r>
    </w:p>
    <w:p w14:paraId="256EB893" w14:textId="77777777" w:rsidR="00651294" w:rsidRDefault="00651294" w:rsidP="00651294">
      <w:pPr>
        <w:pStyle w:val="01Title"/>
        <w:ind w:left="0"/>
        <w:jc w:val="both"/>
        <w:rPr>
          <w:b/>
          <w:sz w:val="20"/>
          <w:szCs w:val="20"/>
          <w:lang w:val="nl-BE"/>
        </w:rPr>
      </w:pPr>
      <w:r>
        <w:rPr>
          <w:b/>
          <w:sz w:val="20"/>
          <w:szCs w:val="20"/>
          <w:lang w:val="nl-BE"/>
        </w:rPr>
        <w:tab/>
        <w:t>9.Dc6+</w:t>
      </w:r>
      <w:r>
        <w:rPr>
          <w:b/>
          <w:sz w:val="20"/>
          <w:szCs w:val="20"/>
          <w:lang w:val="nl-BE"/>
        </w:rPr>
        <w:tab/>
      </w:r>
      <w:r>
        <w:rPr>
          <w:b/>
          <w:sz w:val="20"/>
          <w:szCs w:val="20"/>
          <w:lang w:val="nl-BE"/>
        </w:rPr>
        <w:tab/>
        <w:t>Kb4</w:t>
      </w:r>
    </w:p>
    <w:p w14:paraId="23ABB426" w14:textId="77777777" w:rsidR="00651294" w:rsidRPr="00DC7F90" w:rsidRDefault="00651294" w:rsidP="00651294">
      <w:pPr>
        <w:pStyle w:val="01Title"/>
        <w:ind w:left="0"/>
        <w:jc w:val="both"/>
        <w:rPr>
          <w:b/>
          <w:sz w:val="20"/>
          <w:szCs w:val="20"/>
          <w:lang w:val="nl-BE"/>
        </w:rPr>
      </w:pPr>
      <w:r>
        <w:rPr>
          <w:b/>
          <w:sz w:val="20"/>
          <w:szCs w:val="20"/>
          <w:lang w:val="nl-BE"/>
        </w:rPr>
        <w:t xml:space="preserve">        </w:t>
      </w:r>
      <w:r w:rsidRPr="00DC7F90">
        <w:rPr>
          <w:b/>
          <w:sz w:val="20"/>
          <w:szCs w:val="20"/>
          <w:lang w:val="nl-BE"/>
        </w:rPr>
        <w:t>10.Db6</w:t>
      </w:r>
      <w:r w:rsidRPr="00DC7F90">
        <w:rPr>
          <w:b/>
          <w:sz w:val="20"/>
          <w:szCs w:val="20"/>
          <w:lang w:val="nl-BE"/>
        </w:rPr>
        <w:tab/>
      </w:r>
      <w:r w:rsidRPr="00DC7F90">
        <w:rPr>
          <w:b/>
          <w:sz w:val="20"/>
          <w:szCs w:val="20"/>
          <w:lang w:val="nl-BE"/>
        </w:rPr>
        <w:tab/>
        <w:t>Kc3</w:t>
      </w:r>
    </w:p>
    <w:p w14:paraId="0D2AD9FE" w14:textId="77777777" w:rsidR="00651294" w:rsidRPr="00DC7F90" w:rsidRDefault="00651294" w:rsidP="00651294">
      <w:pPr>
        <w:pStyle w:val="01Title"/>
        <w:ind w:left="0"/>
        <w:jc w:val="both"/>
        <w:rPr>
          <w:b/>
          <w:sz w:val="20"/>
          <w:szCs w:val="20"/>
          <w:lang w:val="nl-BE"/>
        </w:rPr>
      </w:pPr>
      <w:r w:rsidRPr="00DC7F90">
        <w:rPr>
          <w:b/>
          <w:sz w:val="20"/>
          <w:szCs w:val="20"/>
          <w:lang w:val="nl-BE"/>
        </w:rPr>
        <w:t xml:space="preserve">        11.Dc5+</w:t>
      </w:r>
      <w:r w:rsidRPr="00DC7F90">
        <w:rPr>
          <w:b/>
          <w:sz w:val="20"/>
          <w:szCs w:val="20"/>
          <w:lang w:val="nl-BE"/>
        </w:rPr>
        <w:tab/>
      </w:r>
      <w:r w:rsidRPr="00DC7F90">
        <w:rPr>
          <w:b/>
          <w:sz w:val="20"/>
          <w:szCs w:val="20"/>
          <w:lang w:val="nl-BE"/>
        </w:rPr>
        <w:tab/>
        <w:t>Kd2</w:t>
      </w:r>
    </w:p>
    <w:p w14:paraId="3FF9A3FD" w14:textId="77777777" w:rsidR="00651294" w:rsidRPr="00DC7F90" w:rsidRDefault="00651294" w:rsidP="00651294">
      <w:pPr>
        <w:pStyle w:val="01Title"/>
        <w:ind w:left="0"/>
        <w:jc w:val="both"/>
        <w:rPr>
          <w:b/>
          <w:sz w:val="20"/>
          <w:szCs w:val="20"/>
          <w:lang w:val="nl-BE"/>
        </w:rPr>
      </w:pPr>
      <w:r w:rsidRPr="00DC7F90">
        <w:rPr>
          <w:b/>
          <w:sz w:val="20"/>
          <w:szCs w:val="20"/>
          <w:lang w:val="nl-BE"/>
        </w:rPr>
        <w:t xml:space="preserve">        12.Pc4+</w:t>
      </w:r>
      <w:r w:rsidRPr="00DC7F90">
        <w:rPr>
          <w:b/>
          <w:sz w:val="20"/>
          <w:szCs w:val="20"/>
          <w:lang w:val="nl-BE"/>
        </w:rPr>
        <w:tab/>
      </w:r>
      <w:r w:rsidRPr="00DC7F90">
        <w:rPr>
          <w:b/>
          <w:sz w:val="20"/>
          <w:szCs w:val="20"/>
          <w:lang w:val="nl-BE"/>
        </w:rPr>
        <w:tab/>
        <w:t>Kc3</w:t>
      </w:r>
    </w:p>
    <w:p w14:paraId="6714FC05" w14:textId="77777777" w:rsidR="00651294" w:rsidRDefault="00651294" w:rsidP="00651294">
      <w:pPr>
        <w:pStyle w:val="01Title"/>
        <w:ind w:left="0"/>
        <w:jc w:val="both"/>
        <w:rPr>
          <w:b/>
          <w:sz w:val="20"/>
          <w:szCs w:val="20"/>
          <w:lang w:val="nl-BE"/>
        </w:rPr>
      </w:pPr>
      <w:r w:rsidRPr="00DC7F90">
        <w:rPr>
          <w:b/>
          <w:sz w:val="20"/>
          <w:szCs w:val="20"/>
          <w:lang w:val="nl-BE"/>
        </w:rPr>
        <w:t xml:space="preserve">        </w:t>
      </w:r>
      <w:r>
        <w:rPr>
          <w:b/>
          <w:sz w:val="20"/>
          <w:szCs w:val="20"/>
          <w:lang w:val="nl-BE"/>
        </w:rPr>
        <w:t>13.P</w:t>
      </w:r>
      <w:r w:rsidR="001F7AD5">
        <w:rPr>
          <w:b/>
          <w:sz w:val="20"/>
          <w:szCs w:val="20"/>
          <w:lang w:val="nl-BE"/>
        </w:rPr>
        <w:t>x</w:t>
      </w:r>
      <w:r>
        <w:rPr>
          <w:b/>
          <w:sz w:val="20"/>
          <w:szCs w:val="20"/>
          <w:lang w:val="nl-BE"/>
        </w:rPr>
        <w:t>b2</w:t>
      </w:r>
    </w:p>
    <w:p w14:paraId="2B15473A" w14:textId="77777777" w:rsidR="00BF774F" w:rsidRDefault="00BF774F" w:rsidP="00651294">
      <w:pPr>
        <w:pStyle w:val="01Title"/>
        <w:ind w:left="0"/>
        <w:jc w:val="both"/>
        <w:rPr>
          <w:sz w:val="20"/>
          <w:szCs w:val="20"/>
          <w:lang w:val="nl-BE"/>
        </w:rPr>
      </w:pPr>
    </w:p>
    <w:p w14:paraId="6A5A35C3" w14:textId="77777777" w:rsidR="00BF774F" w:rsidRDefault="00BF774F" w:rsidP="00651294">
      <w:pPr>
        <w:pStyle w:val="01Title"/>
        <w:ind w:left="0"/>
        <w:jc w:val="both"/>
        <w:rPr>
          <w:sz w:val="20"/>
          <w:szCs w:val="20"/>
          <w:lang w:val="nl-BE"/>
        </w:rPr>
      </w:pPr>
    </w:p>
    <w:p w14:paraId="21CD74CD" w14:textId="77777777" w:rsidR="00BF774F" w:rsidRDefault="00BF774F" w:rsidP="00651294">
      <w:pPr>
        <w:pStyle w:val="01Title"/>
        <w:ind w:left="0"/>
        <w:jc w:val="both"/>
        <w:rPr>
          <w:sz w:val="20"/>
          <w:szCs w:val="20"/>
          <w:lang w:val="nl-BE"/>
        </w:rPr>
      </w:pPr>
    </w:p>
    <w:p w14:paraId="620692B8" w14:textId="77777777" w:rsidR="00E87F1B" w:rsidRDefault="00E87F1B" w:rsidP="00651294">
      <w:pPr>
        <w:pStyle w:val="01Title"/>
        <w:ind w:left="0"/>
        <w:jc w:val="both"/>
        <w:rPr>
          <w:sz w:val="20"/>
          <w:szCs w:val="20"/>
          <w:lang w:val="nl-BE"/>
        </w:rPr>
      </w:pPr>
    </w:p>
    <w:p w14:paraId="31378A2A" w14:textId="77777777" w:rsidR="00BF774F" w:rsidRDefault="00BF774F" w:rsidP="00651294">
      <w:pPr>
        <w:pStyle w:val="01Title"/>
        <w:ind w:left="0"/>
        <w:jc w:val="both"/>
        <w:rPr>
          <w:sz w:val="20"/>
          <w:szCs w:val="20"/>
          <w:lang w:val="nl-BE"/>
        </w:rPr>
      </w:pPr>
    </w:p>
    <w:p w14:paraId="3ABC479F" w14:textId="77777777" w:rsidR="00E72A48" w:rsidRPr="00E72A48" w:rsidRDefault="00FE07ED" w:rsidP="00651294">
      <w:pPr>
        <w:pStyle w:val="01Title"/>
        <w:ind w:left="0"/>
        <w:jc w:val="both"/>
        <w:rPr>
          <w:sz w:val="20"/>
          <w:szCs w:val="20"/>
          <w:lang w:val="nl-BE"/>
        </w:rPr>
      </w:pPr>
      <w:r>
        <w:rPr>
          <w:sz w:val="20"/>
          <w:szCs w:val="20"/>
          <w:lang w:val="nl-BE"/>
        </w:rPr>
        <w:t xml:space="preserve">Zo vangt men een zwarte dame </w:t>
      </w:r>
      <w:r w:rsidR="001F7AD5">
        <w:rPr>
          <w:sz w:val="20"/>
          <w:szCs w:val="20"/>
          <w:lang w:val="nl-BE"/>
        </w:rPr>
        <w:t xml:space="preserve">zonder in de </w:t>
      </w:r>
      <w:r w:rsidR="00010149">
        <w:rPr>
          <w:sz w:val="20"/>
          <w:szCs w:val="20"/>
          <w:lang w:val="nl-BE"/>
        </w:rPr>
        <w:t>‘</w:t>
      </w:r>
      <w:r w:rsidR="001F7AD5">
        <w:rPr>
          <w:sz w:val="20"/>
          <w:szCs w:val="20"/>
          <w:lang w:val="nl-BE"/>
        </w:rPr>
        <w:t>patval</w:t>
      </w:r>
      <w:r w:rsidR="00010149">
        <w:rPr>
          <w:sz w:val="20"/>
          <w:szCs w:val="20"/>
          <w:lang w:val="nl-BE"/>
        </w:rPr>
        <w:t>’</w:t>
      </w:r>
      <w:r w:rsidR="001F7AD5">
        <w:rPr>
          <w:sz w:val="20"/>
          <w:szCs w:val="20"/>
          <w:lang w:val="nl-BE"/>
        </w:rPr>
        <w:t xml:space="preserve"> te trappen.</w:t>
      </w:r>
    </w:p>
    <w:p w14:paraId="64147AD9" w14:textId="77777777" w:rsidR="00651294" w:rsidRDefault="00651294" w:rsidP="00651294">
      <w:pPr>
        <w:pStyle w:val="01Title"/>
        <w:ind w:left="0"/>
        <w:jc w:val="both"/>
        <w:rPr>
          <w:sz w:val="20"/>
          <w:szCs w:val="20"/>
          <w:lang w:val="nl-BE"/>
        </w:rPr>
      </w:pPr>
    </w:p>
    <w:p w14:paraId="00B9B9BE" w14:textId="77777777" w:rsidR="004315EA" w:rsidRDefault="004315EA" w:rsidP="00651294">
      <w:pPr>
        <w:pStyle w:val="01Title"/>
        <w:ind w:left="0"/>
        <w:jc w:val="both"/>
        <w:rPr>
          <w:sz w:val="20"/>
          <w:szCs w:val="20"/>
          <w:lang w:val="nl-BE"/>
        </w:rPr>
      </w:pPr>
    </w:p>
    <w:p w14:paraId="70175881" w14:textId="77777777" w:rsidR="004315EA" w:rsidRDefault="004315EA" w:rsidP="00651294">
      <w:pPr>
        <w:pStyle w:val="01Title"/>
        <w:ind w:left="0"/>
        <w:jc w:val="both"/>
        <w:rPr>
          <w:sz w:val="20"/>
          <w:szCs w:val="20"/>
          <w:lang w:val="nl-BE"/>
        </w:rPr>
      </w:pPr>
    </w:p>
    <w:p w14:paraId="4AAB4CB1" w14:textId="77777777" w:rsidR="004315EA" w:rsidRDefault="004315EA" w:rsidP="00651294">
      <w:pPr>
        <w:pStyle w:val="01Title"/>
        <w:ind w:left="0"/>
        <w:jc w:val="both"/>
        <w:rPr>
          <w:sz w:val="20"/>
          <w:szCs w:val="20"/>
          <w:lang w:val="nl-BE"/>
        </w:rPr>
      </w:pPr>
    </w:p>
    <w:p w14:paraId="28AA0309" w14:textId="77777777" w:rsidR="004315EA" w:rsidRDefault="004315EA" w:rsidP="00651294">
      <w:pPr>
        <w:pStyle w:val="01Title"/>
        <w:ind w:left="0"/>
        <w:jc w:val="both"/>
        <w:rPr>
          <w:sz w:val="20"/>
          <w:szCs w:val="20"/>
          <w:lang w:val="nl-BE"/>
        </w:rPr>
      </w:pPr>
    </w:p>
    <w:p w14:paraId="1D4336DB" w14:textId="77777777" w:rsidR="004315EA" w:rsidRDefault="004315EA" w:rsidP="00651294">
      <w:pPr>
        <w:pStyle w:val="01Title"/>
        <w:ind w:left="0"/>
        <w:jc w:val="both"/>
        <w:rPr>
          <w:sz w:val="20"/>
          <w:szCs w:val="20"/>
          <w:lang w:val="nl-BE"/>
        </w:rPr>
      </w:pPr>
    </w:p>
    <w:p w14:paraId="369C2715" w14:textId="77777777" w:rsidR="004315EA" w:rsidRDefault="004315EA" w:rsidP="00651294">
      <w:pPr>
        <w:pStyle w:val="01Title"/>
        <w:ind w:left="0"/>
        <w:jc w:val="both"/>
        <w:rPr>
          <w:sz w:val="20"/>
          <w:szCs w:val="20"/>
          <w:lang w:val="nl-BE"/>
        </w:rPr>
      </w:pPr>
    </w:p>
    <w:p w14:paraId="1F941AF6" w14:textId="77777777" w:rsidR="004315EA" w:rsidRDefault="004315EA" w:rsidP="00651294">
      <w:pPr>
        <w:pStyle w:val="01Title"/>
        <w:ind w:left="0"/>
        <w:jc w:val="both"/>
        <w:rPr>
          <w:sz w:val="20"/>
          <w:szCs w:val="20"/>
          <w:lang w:val="nl-BE"/>
        </w:rPr>
      </w:pPr>
    </w:p>
    <w:p w14:paraId="0FDB0A0A" w14:textId="77777777" w:rsidR="004315EA" w:rsidRDefault="004315EA" w:rsidP="00651294">
      <w:pPr>
        <w:pStyle w:val="01Title"/>
        <w:ind w:left="0"/>
        <w:jc w:val="both"/>
        <w:rPr>
          <w:sz w:val="20"/>
          <w:szCs w:val="20"/>
          <w:lang w:val="nl-BE"/>
        </w:rPr>
      </w:pPr>
    </w:p>
    <w:p w14:paraId="611CDDB9" w14:textId="77777777" w:rsidR="004315EA" w:rsidRDefault="004315EA" w:rsidP="00651294">
      <w:pPr>
        <w:pStyle w:val="01Title"/>
        <w:ind w:left="0"/>
        <w:jc w:val="both"/>
        <w:rPr>
          <w:sz w:val="20"/>
          <w:szCs w:val="20"/>
          <w:lang w:val="nl-BE"/>
        </w:rPr>
      </w:pPr>
    </w:p>
    <w:p w14:paraId="2B72F5F9" w14:textId="77777777" w:rsidR="004315EA" w:rsidRDefault="004315EA" w:rsidP="00651294">
      <w:pPr>
        <w:pStyle w:val="01Title"/>
        <w:ind w:left="0"/>
        <w:jc w:val="both"/>
        <w:rPr>
          <w:sz w:val="20"/>
          <w:szCs w:val="20"/>
          <w:lang w:val="nl-BE"/>
        </w:rPr>
      </w:pPr>
    </w:p>
    <w:p w14:paraId="74531D48" w14:textId="77777777" w:rsidR="004315EA" w:rsidRDefault="004315EA" w:rsidP="00651294">
      <w:pPr>
        <w:pStyle w:val="01Title"/>
        <w:ind w:left="0"/>
        <w:jc w:val="both"/>
        <w:rPr>
          <w:sz w:val="20"/>
          <w:szCs w:val="20"/>
          <w:lang w:val="nl-BE"/>
        </w:rPr>
      </w:pPr>
    </w:p>
    <w:p w14:paraId="33974C77" w14:textId="77777777" w:rsidR="004315EA" w:rsidRDefault="004315EA" w:rsidP="00651294">
      <w:pPr>
        <w:pStyle w:val="01Title"/>
        <w:ind w:left="0"/>
        <w:jc w:val="both"/>
        <w:rPr>
          <w:sz w:val="20"/>
          <w:szCs w:val="20"/>
          <w:lang w:val="nl-BE"/>
        </w:rPr>
      </w:pPr>
    </w:p>
    <w:p w14:paraId="4E5D4E11" w14:textId="77777777" w:rsidR="004315EA" w:rsidRDefault="004315EA" w:rsidP="00651294">
      <w:pPr>
        <w:pStyle w:val="01Title"/>
        <w:ind w:left="0"/>
        <w:jc w:val="both"/>
        <w:rPr>
          <w:sz w:val="20"/>
          <w:szCs w:val="20"/>
          <w:lang w:val="nl-BE"/>
        </w:rPr>
      </w:pPr>
    </w:p>
    <w:p w14:paraId="6C88BE09" w14:textId="77777777" w:rsidR="004315EA" w:rsidRDefault="004315EA" w:rsidP="00651294">
      <w:pPr>
        <w:pStyle w:val="01Title"/>
        <w:ind w:left="0"/>
        <w:jc w:val="both"/>
        <w:rPr>
          <w:sz w:val="20"/>
          <w:szCs w:val="20"/>
          <w:lang w:val="nl-BE"/>
        </w:rPr>
      </w:pPr>
    </w:p>
    <w:p w14:paraId="54EF53A2" w14:textId="77777777" w:rsidR="004315EA" w:rsidRDefault="004315EA" w:rsidP="00651294">
      <w:pPr>
        <w:pStyle w:val="01Title"/>
        <w:ind w:left="0"/>
        <w:jc w:val="both"/>
        <w:rPr>
          <w:sz w:val="20"/>
          <w:szCs w:val="20"/>
          <w:lang w:val="nl-BE"/>
        </w:rPr>
      </w:pPr>
    </w:p>
    <w:p w14:paraId="7C684B22" w14:textId="77777777" w:rsidR="004315EA" w:rsidRDefault="004315EA" w:rsidP="00651294">
      <w:pPr>
        <w:pStyle w:val="01Title"/>
        <w:ind w:left="0"/>
        <w:jc w:val="both"/>
        <w:rPr>
          <w:sz w:val="20"/>
          <w:szCs w:val="20"/>
          <w:lang w:val="nl-BE"/>
        </w:rPr>
      </w:pPr>
    </w:p>
    <w:p w14:paraId="48175D06" w14:textId="77777777" w:rsidR="004315EA" w:rsidRDefault="004315EA" w:rsidP="00651294">
      <w:pPr>
        <w:pStyle w:val="01Title"/>
        <w:ind w:left="0"/>
        <w:jc w:val="both"/>
        <w:rPr>
          <w:sz w:val="20"/>
          <w:szCs w:val="20"/>
          <w:lang w:val="nl-BE"/>
        </w:rPr>
      </w:pPr>
    </w:p>
    <w:p w14:paraId="43588AD1" w14:textId="77777777" w:rsidR="004315EA" w:rsidRDefault="004315EA" w:rsidP="00651294">
      <w:pPr>
        <w:pStyle w:val="01Title"/>
        <w:ind w:left="0"/>
        <w:jc w:val="both"/>
        <w:rPr>
          <w:sz w:val="20"/>
          <w:szCs w:val="20"/>
          <w:lang w:val="nl-BE"/>
        </w:rPr>
      </w:pPr>
    </w:p>
    <w:p w14:paraId="36D25363" w14:textId="77777777" w:rsidR="004315EA" w:rsidRDefault="004315EA" w:rsidP="00651294">
      <w:pPr>
        <w:pStyle w:val="01Title"/>
        <w:ind w:left="0"/>
        <w:jc w:val="both"/>
        <w:rPr>
          <w:sz w:val="20"/>
          <w:szCs w:val="20"/>
          <w:lang w:val="nl-BE"/>
        </w:rPr>
      </w:pPr>
    </w:p>
    <w:p w14:paraId="3DD5C02D" w14:textId="77777777" w:rsidR="004315EA" w:rsidRDefault="004315EA" w:rsidP="00651294">
      <w:pPr>
        <w:pStyle w:val="01Title"/>
        <w:ind w:left="0"/>
        <w:jc w:val="both"/>
        <w:rPr>
          <w:sz w:val="20"/>
          <w:szCs w:val="20"/>
          <w:lang w:val="nl-BE"/>
        </w:rPr>
      </w:pPr>
    </w:p>
    <w:p w14:paraId="4C3A5590" w14:textId="77777777" w:rsidR="004315EA" w:rsidRDefault="004315EA" w:rsidP="00651294">
      <w:pPr>
        <w:pStyle w:val="01Title"/>
        <w:ind w:left="0"/>
        <w:jc w:val="both"/>
        <w:rPr>
          <w:sz w:val="20"/>
          <w:szCs w:val="20"/>
          <w:lang w:val="nl-BE"/>
        </w:rPr>
      </w:pPr>
    </w:p>
    <w:p w14:paraId="74F15FA2" w14:textId="77777777" w:rsidR="004315EA" w:rsidRDefault="004315EA" w:rsidP="00651294">
      <w:pPr>
        <w:pStyle w:val="01Title"/>
        <w:ind w:left="0"/>
        <w:jc w:val="both"/>
        <w:rPr>
          <w:sz w:val="20"/>
          <w:szCs w:val="20"/>
          <w:lang w:val="nl-BE"/>
        </w:rPr>
      </w:pPr>
    </w:p>
    <w:p w14:paraId="6AEEC063" w14:textId="77777777" w:rsidR="004315EA" w:rsidRDefault="004315EA" w:rsidP="00651294">
      <w:pPr>
        <w:pStyle w:val="01Title"/>
        <w:ind w:left="0"/>
        <w:jc w:val="both"/>
        <w:rPr>
          <w:sz w:val="20"/>
          <w:szCs w:val="20"/>
          <w:lang w:val="nl-BE"/>
        </w:rPr>
      </w:pPr>
    </w:p>
    <w:p w14:paraId="64577D97" w14:textId="77777777" w:rsidR="004315EA" w:rsidRDefault="004315EA" w:rsidP="00651294">
      <w:pPr>
        <w:pStyle w:val="01Title"/>
        <w:ind w:left="0"/>
        <w:jc w:val="both"/>
        <w:rPr>
          <w:sz w:val="20"/>
          <w:szCs w:val="20"/>
          <w:lang w:val="nl-BE"/>
        </w:rPr>
      </w:pPr>
    </w:p>
    <w:p w14:paraId="0B79EBCA" w14:textId="77777777" w:rsidR="004315EA" w:rsidRDefault="004315EA" w:rsidP="00651294">
      <w:pPr>
        <w:pStyle w:val="01Title"/>
        <w:ind w:left="0"/>
        <w:jc w:val="both"/>
        <w:rPr>
          <w:sz w:val="20"/>
          <w:szCs w:val="20"/>
          <w:lang w:val="nl-BE"/>
        </w:rPr>
      </w:pPr>
    </w:p>
    <w:p w14:paraId="5F57675E" w14:textId="77777777" w:rsidR="004315EA" w:rsidRDefault="004315EA" w:rsidP="00651294">
      <w:pPr>
        <w:pStyle w:val="01Title"/>
        <w:ind w:left="0"/>
        <w:jc w:val="both"/>
        <w:rPr>
          <w:sz w:val="20"/>
          <w:szCs w:val="20"/>
          <w:lang w:val="nl-BE"/>
        </w:rPr>
      </w:pPr>
    </w:p>
    <w:p w14:paraId="372569D3" w14:textId="77777777" w:rsidR="004315EA" w:rsidRDefault="004315EA" w:rsidP="00651294">
      <w:pPr>
        <w:pStyle w:val="01Title"/>
        <w:ind w:left="0"/>
        <w:jc w:val="both"/>
        <w:rPr>
          <w:sz w:val="20"/>
          <w:szCs w:val="20"/>
          <w:lang w:val="nl-BE"/>
        </w:rPr>
      </w:pPr>
    </w:p>
    <w:p w14:paraId="315993FA" w14:textId="77777777" w:rsidR="004315EA" w:rsidRDefault="004315EA" w:rsidP="00651294">
      <w:pPr>
        <w:pStyle w:val="01Title"/>
        <w:ind w:left="0"/>
        <w:jc w:val="both"/>
        <w:rPr>
          <w:sz w:val="20"/>
          <w:szCs w:val="20"/>
          <w:lang w:val="nl-BE"/>
        </w:rPr>
      </w:pPr>
    </w:p>
    <w:p w14:paraId="548EACDE" w14:textId="77777777" w:rsidR="004315EA" w:rsidRDefault="004315EA" w:rsidP="00651294">
      <w:pPr>
        <w:pStyle w:val="01Title"/>
        <w:ind w:left="0"/>
        <w:jc w:val="both"/>
        <w:rPr>
          <w:sz w:val="20"/>
          <w:szCs w:val="20"/>
          <w:lang w:val="nl-BE"/>
        </w:rPr>
      </w:pPr>
    </w:p>
    <w:p w14:paraId="008AB2B2" w14:textId="77777777" w:rsidR="004315EA" w:rsidRDefault="004315EA" w:rsidP="00651294">
      <w:pPr>
        <w:pStyle w:val="01Title"/>
        <w:ind w:left="0"/>
        <w:jc w:val="both"/>
        <w:rPr>
          <w:sz w:val="20"/>
          <w:szCs w:val="20"/>
          <w:lang w:val="nl-BE"/>
        </w:rPr>
      </w:pPr>
    </w:p>
    <w:p w14:paraId="63F5F54F" w14:textId="77777777" w:rsidR="004315EA" w:rsidRDefault="004315EA" w:rsidP="00651294">
      <w:pPr>
        <w:pStyle w:val="01Title"/>
        <w:ind w:left="0"/>
        <w:jc w:val="both"/>
        <w:rPr>
          <w:sz w:val="20"/>
          <w:szCs w:val="20"/>
          <w:lang w:val="nl-BE"/>
        </w:rPr>
      </w:pPr>
    </w:p>
    <w:p w14:paraId="6DD0BCB4" w14:textId="77777777" w:rsidR="00496DC9" w:rsidRDefault="00496DC9" w:rsidP="00496DC9">
      <w:pPr>
        <w:widowControl/>
        <w:autoSpaceDE/>
        <w:autoSpaceDN/>
        <w:adjustRightInd/>
        <w:rPr>
          <w:rFonts w:cs="Arial"/>
          <w:color w:val="000000"/>
          <w:sz w:val="20"/>
          <w:szCs w:val="20"/>
          <w:lang w:val="nl-BE"/>
        </w:rPr>
      </w:pPr>
    </w:p>
    <w:p w14:paraId="7BE424FF" w14:textId="77777777" w:rsidR="00D03481" w:rsidRDefault="00D03481" w:rsidP="00496DC9">
      <w:pPr>
        <w:widowControl/>
        <w:autoSpaceDE/>
        <w:autoSpaceDN/>
        <w:adjustRightInd/>
        <w:jc w:val="center"/>
        <w:rPr>
          <w:sz w:val="20"/>
          <w:szCs w:val="20"/>
          <w:lang w:val="nl-BE"/>
        </w:rPr>
      </w:pPr>
    </w:p>
    <w:p w14:paraId="7A6C4225" w14:textId="77777777" w:rsidR="004315EA" w:rsidRPr="0029047E" w:rsidRDefault="008D4F13" w:rsidP="00496DC9">
      <w:pPr>
        <w:widowControl/>
        <w:autoSpaceDE/>
        <w:autoSpaceDN/>
        <w:adjustRightInd/>
        <w:jc w:val="center"/>
        <w:rPr>
          <w:rFonts w:cs="Arial"/>
          <w:color w:val="000000"/>
          <w:sz w:val="20"/>
          <w:szCs w:val="20"/>
          <w:lang w:val="nl-BE"/>
        </w:rPr>
      </w:pPr>
      <w:r>
        <w:rPr>
          <w:sz w:val="20"/>
          <w:szCs w:val="20"/>
          <w:lang w:val="nl-BE"/>
        </w:rPr>
        <w:lastRenderedPageBreak/>
        <w:t xml:space="preserve">- </w:t>
      </w:r>
      <w:r w:rsidR="001B1601">
        <w:rPr>
          <w:b/>
          <w:sz w:val="20"/>
          <w:szCs w:val="20"/>
          <w:lang w:val="nl-BE"/>
        </w:rPr>
        <w:t>14</w:t>
      </w:r>
      <w:r w:rsidR="00575E32">
        <w:rPr>
          <w:b/>
          <w:sz w:val="20"/>
          <w:szCs w:val="20"/>
          <w:lang w:val="nl-BE"/>
        </w:rPr>
        <w:t>8</w:t>
      </w:r>
      <w:r w:rsidR="0039190A">
        <w:rPr>
          <w:b/>
          <w:sz w:val="20"/>
          <w:szCs w:val="20"/>
          <w:lang w:val="nl-BE"/>
        </w:rPr>
        <w:t xml:space="preserve"> -</w:t>
      </w:r>
    </w:p>
    <w:p w14:paraId="26327ADB" w14:textId="77777777" w:rsidR="00651294" w:rsidRDefault="00651294" w:rsidP="00651294">
      <w:pPr>
        <w:pStyle w:val="01Title"/>
        <w:ind w:left="0"/>
        <w:jc w:val="both"/>
        <w:rPr>
          <w:b/>
          <w:sz w:val="20"/>
          <w:szCs w:val="20"/>
          <w:lang w:val="nl-BE"/>
        </w:rPr>
      </w:pPr>
      <w:r w:rsidRPr="00651294">
        <w:rPr>
          <w:b/>
          <w:sz w:val="20"/>
          <w:szCs w:val="20"/>
          <w:lang w:val="nl-BE"/>
        </w:rPr>
        <w:tab/>
      </w:r>
    </w:p>
    <w:p w14:paraId="799FEF4F" w14:textId="77777777" w:rsidR="004315EA" w:rsidRDefault="00AC3137" w:rsidP="00AC3137">
      <w:pPr>
        <w:pStyle w:val="01Title"/>
        <w:ind w:left="0"/>
        <w:rPr>
          <w:sz w:val="20"/>
          <w:szCs w:val="20"/>
          <w:lang w:val="nl-BE"/>
        </w:rPr>
      </w:pPr>
      <w:r>
        <w:rPr>
          <w:i/>
          <w:sz w:val="20"/>
          <w:szCs w:val="20"/>
          <w:lang w:val="nl-BE"/>
        </w:rPr>
        <w:t xml:space="preserve">             </w:t>
      </w:r>
      <w:r w:rsidR="008633D9">
        <w:rPr>
          <w:i/>
          <w:sz w:val="20"/>
          <w:szCs w:val="20"/>
          <w:lang w:val="nl-BE"/>
        </w:rPr>
        <w:t>O</w:t>
      </w:r>
      <w:r w:rsidR="004315EA">
        <w:rPr>
          <w:i/>
          <w:sz w:val="20"/>
          <w:szCs w:val="20"/>
          <w:lang w:val="nl-BE"/>
        </w:rPr>
        <w:t xml:space="preserve">rigineel, </w:t>
      </w:r>
      <w:r w:rsidR="004315EA">
        <w:rPr>
          <w:sz w:val="20"/>
          <w:szCs w:val="20"/>
          <w:lang w:val="nl-BE"/>
        </w:rPr>
        <w:t>2011</w:t>
      </w:r>
    </w:p>
    <w:p w14:paraId="07AC9C0B" w14:textId="77777777" w:rsidR="004F6133" w:rsidRPr="004315EA" w:rsidRDefault="004F6133" w:rsidP="00AC3137">
      <w:pPr>
        <w:pStyle w:val="01Title"/>
        <w:ind w:left="0"/>
        <w:rPr>
          <w:sz w:val="20"/>
          <w:szCs w:val="20"/>
          <w:lang w:val="nl-BE"/>
        </w:rPr>
      </w:pPr>
    </w:p>
    <w:p w14:paraId="03EB0CAB" w14:textId="77777777" w:rsidR="00772273" w:rsidRPr="00772273" w:rsidRDefault="00F869A4" w:rsidP="00AC3137">
      <w:pPr>
        <w:pStyle w:val="01Title"/>
        <w:ind w:left="0"/>
        <w:jc w:val="both"/>
        <w:rPr>
          <w:sz w:val="20"/>
          <w:szCs w:val="20"/>
          <w:lang w:val="nl-BE"/>
        </w:rPr>
      </w:pPr>
      <w:r>
        <w:object w:dxaOrig="4432" w:dyaOrig="4430" w14:anchorId="4D48D6B4">
          <v:shape id="_x0000_i1164" type="#_x0000_t75" style="width:155.1pt;height:153.95pt" o:ole="">
            <v:imagedata r:id="rId298" o:title=""/>
          </v:shape>
          <o:OLEObject Type="Embed" ProgID="CorelDRAW.Graphic.12" ShapeID="_x0000_i1164" DrawAspect="Content" ObjectID="_1587467557" r:id="rId299"/>
        </w:object>
      </w:r>
    </w:p>
    <w:p w14:paraId="6B51B836" w14:textId="77777777" w:rsidR="00F869A4" w:rsidRDefault="00F869A4" w:rsidP="00C7548D">
      <w:pPr>
        <w:pStyle w:val="01Title"/>
        <w:ind w:left="0"/>
        <w:jc w:val="both"/>
        <w:rPr>
          <w:b/>
          <w:sz w:val="24"/>
          <w:szCs w:val="24"/>
          <w:lang w:val="nl-BE"/>
        </w:rPr>
      </w:pPr>
    </w:p>
    <w:p w14:paraId="3914E362" w14:textId="77777777" w:rsidR="004315EA" w:rsidRPr="00EB7A30" w:rsidRDefault="004315EA" w:rsidP="00C7548D">
      <w:pPr>
        <w:pStyle w:val="01Title"/>
        <w:ind w:left="0"/>
        <w:jc w:val="both"/>
        <w:rPr>
          <w:sz w:val="20"/>
          <w:szCs w:val="20"/>
          <w:lang w:val="en-GB"/>
        </w:rPr>
      </w:pPr>
      <w:r w:rsidRPr="00EB7A30">
        <w:rPr>
          <w:b/>
          <w:sz w:val="24"/>
          <w:szCs w:val="24"/>
          <w:lang w:val="en-GB"/>
        </w:rPr>
        <w:t xml:space="preserve">+                         </w:t>
      </w:r>
      <w:r w:rsidRPr="00EB7A30">
        <w:rPr>
          <w:sz w:val="20"/>
          <w:szCs w:val="20"/>
          <w:lang w:val="en-GB"/>
        </w:rPr>
        <w:t>0304.10 b5g8</w:t>
      </w:r>
    </w:p>
    <w:p w14:paraId="7163F280" w14:textId="77777777" w:rsidR="004315EA" w:rsidRPr="00EB7A30" w:rsidRDefault="004315EA" w:rsidP="00C7548D">
      <w:pPr>
        <w:pStyle w:val="01Title"/>
        <w:ind w:left="0"/>
        <w:jc w:val="both"/>
        <w:rPr>
          <w:sz w:val="20"/>
          <w:szCs w:val="20"/>
          <w:lang w:val="en-GB"/>
        </w:rPr>
      </w:pPr>
    </w:p>
    <w:p w14:paraId="225B18C8" w14:textId="77777777" w:rsidR="004315EA" w:rsidRPr="00EB7A30" w:rsidRDefault="004315EA" w:rsidP="00C7548D">
      <w:pPr>
        <w:pStyle w:val="01Title"/>
        <w:ind w:left="0"/>
        <w:jc w:val="both"/>
        <w:rPr>
          <w:b/>
          <w:sz w:val="20"/>
          <w:szCs w:val="20"/>
          <w:lang w:val="en-GB"/>
        </w:rPr>
      </w:pPr>
      <w:r w:rsidRPr="00EB7A30">
        <w:rPr>
          <w:sz w:val="20"/>
          <w:szCs w:val="20"/>
          <w:lang w:val="en-GB"/>
        </w:rPr>
        <w:tab/>
      </w:r>
      <w:r w:rsidRPr="00EB7A30">
        <w:rPr>
          <w:b/>
          <w:sz w:val="20"/>
          <w:szCs w:val="20"/>
          <w:lang w:val="en-GB"/>
        </w:rPr>
        <w:t>1.a7</w:t>
      </w:r>
      <w:r w:rsidRPr="00EB7A30">
        <w:rPr>
          <w:b/>
          <w:sz w:val="20"/>
          <w:szCs w:val="20"/>
          <w:lang w:val="en-GB"/>
        </w:rPr>
        <w:tab/>
      </w:r>
      <w:r w:rsidRPr="00EB7A30">
        <w:rPr>
          <w:b/>
          <w:sz w:val="20"/>
          <w:szCs w:val="20"/>
          <w:lang w:val="en-GB"/>
        </w:rPr>
        <w:tab/>
        <w:t>Te8</w:t>
      </w:r>
    </w:p>
    <w:p w14:paraId="1BD262F0" w14:textId="77777777" w:rsidR="00677922" w:rsidRPr="00677922" w:rsidRDefault="00677922" w:rsidP="00C7548D">
      <w:pPr>
        <w:pStyle w:val="01Title"/>
        <w:ind w:left="0"/>
        <w:jc w:val="both"/>
        <w:rPr>
          <w:sz w:val="20"/>
          <w:szCs w:val="20"/>
          <w:lang w:val="en-GB"/>
        </w:rPr>
      </w:pPr>
      <w:r w:rsidRPr="00677922">
        <w:rPr>
          <w:sz w:val="20"/>
          <w:szCs w:val="20"/>
          <w:lang w:val="en-GB"/>
        </w:rPr>
        <w:t>1…Tb3+ 2.Ka4 Pxc6 3.a8D+ Tb8 4.Dxc6.</w:t>
      </w:r>
    </w:p>
    <w:p w14:paraId="712A4017" w14:textId="77777777" w:rsidR="004315EA" w:rsidRDefault="004315EA" w:rsidP="00C7548D">
      <w:pPr>
        <w:pStyle w:val="01Title"/>
        <w:ind w:left="0"/>
        <w:jc w:val="both"/>
        <w:rPr>
          <w:b/>
          <w:sz w:val="20"/>
          <w:szCs w:val="20"/>
          <w:lang w:val="nl-BE"/>
        </w:rPr>
      </w:pPr>
      <w:r w:rsidRPr="00677922">
        <w:rPr>
          <w:b/>
          <w:sz w:val="20"/>
          <w:szCs w:val="20"/>
          <w:lang w:val="en-GB"/>
        </w:rPr>
        <w:tab/>
      </w:r>
      <w:r>
        <w:rPr>
          <w:b/>
          <w:sz w:val="20"/>
          <w:szCs w:val="20"/>
          <w:lang w:val="nl-BE"/>
        </w:rPr>
        <w:t>2.Pb8</w:t>
      </w:r>
      <w:r>
        <w:rPr>
          <w:b/>
          <w:sz w:val="20"/>
          <w:szCs w:val="20"/>
          <w:lang w:val="nl-BE"/>
        </w:rPr>
        <w:tab/>
      </w:r>
      <w:r>
        <w:rPr>
          <w:b/>
          <w:sz w:val="20"/>
          <w:szCs w:val="20"/>
          <w:lang w:val="nl-BE"/>
        </w:rPr>
        <w:tab/>
        <w:t>Te5+</w:t>
      </w:r>
    </w:p>
    <w:p w14:paraId="7CE9A751" w14:textId="77777777" w:rsidR="0014177E" w:rsidRPr="006B36AF" w:rsidRDefault="004315EA" w:rsidP="00C7548D">
      <w:pPr>
        <w:pStyle w:val="01Title"/>
        <w:ind w:left="0"/>
        <w:jc w:val="both"/>
        <w:rPr>
          <w:b/>
          <w:sz w:val="20"/>
          <w:szCs w:val="20"/>
          <w:lang w:val="nl-BE"/>
        </w:rPr>
      </w:pPr>
      <w:r>
        <w:rPr>
          <w:b/>
          <w:sz w:val="20"/>
          <w:szCs w:val="20"/>
          <w:lang w:val="nl-BE"/>
        </w:rPr>
        <w:tab/>
        <w:t>3.Kb4</w:t>
      </w:r>
      <w:r w:rsidR="0014177E">
        <w:rPr>
          <w:b/>
          <w:sz w:val="20"/>
          <w:szCs w:val="20"/>
          <w:lang w:val="nl-BE"/>
        </w:rPr>
        <w:tab/>
      </w:r>
      <w:r w:rsidR="0014177E">
        <w:rPr>
          <w:b/>
          <w:sz w:val="20"/>
          <w:szCs w:val="20"/>
          <w:lang w:val="nl-BE"/>
        </w:rPr>
        <w:tab/>
      </w:r>
    </w:p>
    <w:p w14:paraId="2AC4BD19" w14:textId="77777777" w:rsidR="0014177E" w:rsidRPr="006B36AF" w:rsidRDefault="0014177E" w:rsidP="0038155E">
      <w:pPr>
        <w:pStyle w:val="01Title"/>
        <w:numPr>
          <w:ilvl w:val="0"/>
          <w:numId w:val="57"/>
        </w:numPr>
        <w:jc w:val="both"/>
        <w:rPr>
          <w:sz w:val="20"/>
          <w:szCs w:val="20"/>
          <w:lang w:val="en-GB"/>
        </w:rPr>
      </w:pPr>
      <w:r>
        <w:rPr>
          <w:sz w:val="20"/>
          <w:szCs w:val="20"/>
          <w:lang w:val="nl-BE"/>
        </w:rPr>
        <w:t xml:space="preserve">3.Ka6? </w:t>
      </w:r>
      <w:r w:rsidR="00677922" w:rsidRPr="006B36AF">
        <w:rPr>
          <w:sz w:val="20"/>
          <w:szCs w:val="20"/>
          <w:lang w:val="en-GB"/>
        </w:rPr>
        <w:t xml:space="preserve">Pc6 4.Pxc6 </w:t>
      </w:r>
      <w:r w:rsidR="00017078" w:rsidRPr="006B36AF">
        <w:rPr>
          <w:sz w:val="20"/>
          <w:szCs w:val="20"/>
          <w:lang w:val="en-GB"/>
        </w:rPr>
        <w:t xml:space="preserve">5.Te8 </w:t>
      </w:r>
      <w:r w:rsidR="00677922" w:rsidRPr="006B36AF">
        <w:rPr>
          <w:sz w:val="20"/>
          <w:szCs w:val="20"/>
          <w:lang w:val="en-GB"/>
        </w:rPr>
        <w:t>Kb7 Tf8 5.Pb8 Tf7+, remise.</w:t>
      </w:r>
      <w:r w:rsidRPr="006B36AF">
        <w:rPr>
          <w:sz w:val="20"/>
          <w:szCs w:val="20"/>
          <w:lang w:val="en-GB"/>
        </w:rPr>
        <w:t xml:space="preserve"> </w:t>
      </w:r>
    </w:p>
    <w:p w14:paraId="5897267F" w14:textId="77777777" w:rsidR="0014177E" w:rsidRPr="0014177E" w:rsidRDefault="0014177E" w:rsidP="0038155E">
      <w:pPr>
        <w:pStyle w:val="01Title"/>
        <w:numPr>
          <w:ilvl w:val="0"/>
          <w:numId w:val="57"/>
        </w:numPr>
        <w:jc w:val="both"/>
        <w:rPr>
          <w:sz w:val="20"/>
          <w:szCs w:val="20"/>
          <w:lang w:val="en-GB"/>
        </w:rPr>
      </w:pPr>
      <w:r>
        <w:rPr>
          <w:sz w:val="20"/>
          <w:szCs w:val="20"/>
          <w:lang w:val="nl-BE"/>
        </w:rPr>
        <w:t xml:space="preserve">3.Kb6? </w:t>
      </w:r>
      <w:r w:rsidRPr="0014177E">
        <w:rPr>
          <w:sz w:val="20"/>
          <w:szCs w:val="20"/>
          <w:lang w:val="en-GB"/>
        </w:rPr>
        <w:t>Pc4+ 4.Ka6 Ta5+ 5.Kb7 Txa7.</w:t>
      </w:r>
    </w:p>
    <w:p w14:paraId="39ACBBBD" w14:textId="77777777" w:rsidR="0014177E" w:rsidRDefault="0014177E" w:rsidP="0038155E">
      <w:pPr>
        <w:pStyle w:val="01Title"/>
        <w:numPr>
          <w:ilvl w:val="0"/>
          <w:numId w:val="57"/>
        </w:numPr>
        <w:jc w:val="both"/>
        <w:rPr>
          <w:sz w:val="20"/>
          <w:szCs w:val="20"/>
          <w:lang w:val="en-GB"/>
        </w:rPr>
      </w:pPr>
      <w:r>
        <w:rPr>
          <w:sz w:val="20"/>
          <w:szCs w:val="20"/>
          <w:lang w:val="en-GB"/>
        </w:rPr>
        <w:t>3.Ka4? Pb7 4.a8D Ta5+ 5.Dxa5 Pxa5.</w:t>
      </w:r>
    </w:p>
    <w:p w14:paraId="32AB2730" w14:textId="77777777" w:rsidR="00017078" w:rsidRPr="00EB7A30" w:rsidRDefault="00017078" w:rsidP="00C7548D">
      <w:pPr>
        <w:pStyle w:val="01Title"/>
        <w:ind w:left="0"/>
        <w:jc w:val="both"/>
        <w:rPr>
          <w:b/>
          <w:sz w:val="20"/>
          <w:szCs w:val="20"/>
          <w:lang w:val="nl-BE"/>
        </w:rPr>
      </w:pPr>
      <w:r>
        <w:rPr>
          <w:sz w:val="20"/>
          <w:szCs w:val="20"/>
          <w:lang w:val="en-GB"/>
        </w:rPr>
        <w:tab/>
      </w:r>
      <w:r w:rsidRPr="00EB7A30">
        <w:rPr>
          <w:b/>
          <w:sz w:val="20"/>
          <w:szCs w:val="20"/>
          <w:lang w:val="nl-BE"/>
        </w:rPr>
        <w:t>3...</w:t>
      </w:r>
      <w:r w:rsidRPr="00EB7A30">
        <w:rPr>
          <w:b/>
          <w:sz w:val="20"/>
          <w:szCs w:val="20"/>
          <w:lang w:val="nl-BE"/>
        </w:rPr>
        <w:tab/>
      </w:r>
      <w:r w:rsidRPr="00EB7A30">
        <w:rPr>
          <w:b/>
          <w:sz w:val="20"/>
          <w:szCs w:val="20"/>
          <w:lang w:val="nl-BE"/>
        </w:rPr>
        <w:tab/>
        <w:t>Pc6</w:t>
      </w:r>
      <w:r w:rsidR="00A55D3B" w:rsidRPr="00EB7A30">
        <w:rPr>
          <w:b/>
          <w:sz w:val="20"/>
          <w:szCs w:val="20"/>
          <w:lang w:val="nl-BE"/>
        </w:rPr>
        <w:t>+</w:t>
      </w:r>
    </w:p>
    <w:p w14:paraId="6B0B3AFF" w14:textId="77777777" w:rsidR="00017078" w:rsidRPr="00EB7A30" w:rsidRDefault="00017078" w:rsidP="00C7548D">
      <w:pPr>
        <w:pStyle w:val="01Title"/>
        <w:ind w:left="0"/>
        <w:jc w:val="both"/>
        <w:rPr>
          <w:b/>
          <w:sz w:val="20"/>
          <w:szCs w:val="20"/>
          <w:lang w:val="nl-BE"/>
        </w:rPr>
      </w:pPr>
      <w:r w:rsidRPr="00EB7A30">
        <w:rPr>
          <w:b/>
          <w:sz w:val="20"/>
          <w:szCs w:val="20"/>
          <w:lang w:val="nl-BE"/>
        </w:rPr>
        <w:tab/>
        <w:t>4.Pxc6</w:t>
      </w:r>
      <w:r w:rsidRPr="00EB7A30">
        <w:rPr>
          <w:b/>
          <w:sz w:val="20"/>
          <w:szCs w:val="20"/>
          <w:lang w:val="nl-BE"/>
        </w:rPr>
        <w:tab/>
      </w:r>
      <w:r w:rsidRPr="00EB7A30">
        <w:rPr>
          <w:b/>
          <w:sz w:val="20"/>
          <w:szCs w:val="20"/>
          <w:lang w:val="nl-BE"/>
        </w:rPr>
        <w:tab/>
        <w:t>Te4+</w:t>
      </w:r>
    </w:p>
    <w:p w14:paraId="28E32B52" w14:textId="77777777" w:rsidR="00017078" w:rsidRPr="00EB7A30" w:rsidRDefault="00017078" w:rsidP="00C7548D">
      <w:pPr>
        <w:pStyle w:val="01Title"/>
        <w:ind w:left="0"/>
        <w:jc w:val="both"/>
        <w:rPr>
          <w:b/>
          <w:sz w:val="20"/>
          <w:szCs w:val="20"/>
          <w:lang w:val="nl-BE"/>
        </w:rPr>
      </w:pPr>
      <w:r w:rsidRPr="00EB7A30">
        <w:rPr>
          <w:b/>
          <w:sz w:val="20"/>
          <w:szCs w:val="20"/>
          <w:lang w:val="nl-BE"/>
        </w:rPr>
        <w:tab/>
        <w:t>5.Kb5</w:t>
      </w:r>
      <w:r w:rsidRPr="00EB7A30">
        <w:rPr>
          <w:b/>
          <w:sz w:val="20"/>
          <w:szCs w:val="20"/>
          <w:lang w:val="nl-BE"/>
        </w:rPr>
        <w:tab/>
      </w:r>
      <w:r w:rsidRPr="00EB7A30">
        <w:rPr>
          <w:b/>
          <w:sz w:val="20"/>
          <w:szCs w:val="20"/>
          <w:lang w:val="nl-BE"/>
        </w:rPr>
        <w:tab/>
        <w:t>Te8</w:t>
      </w:r>
    </w:p>
    <w:p w14:paraId="2E01A4CF" w14:textId="77777777" w:rsidR="00017078" w:rsidRPr="00EB7A30" w:rsidRDefault="00017078" w:rsidP="00C7548D">
      <w:pPr>
        <w:pStyle w:val="01Title"/>
        <w:ind w:left="0"/>
        <w:jc w:val="both"/>
        <w:rPr>
          <w:b/>
          <w:sz w:val="20"/>
          <w:szCs w:val="20"/>
          <w:lang w:val="nl-BE"/>
        </w:rPr>
      </w:pPr>
      <w:r w:rsidRPr="00EB7A30">
        <w:rPr>
          <w:b/>
          <w:sz w:val="20"/>
          <w:szCs w:val="20"/>
          <w:lang w:val="nl-BE"/>
        </w:rPr>
        <w:tab/>
        <w:t>6.Pb8</w:t>
      </w:r>
      <w:r w:rsidRPr="00EB7A30">
        <w:rPr>
          <w:b/>
          <w:sz w:val="20"/>
          <w:szCs w:val="20"/>
          <w:lang w:val="nl-BE"/>
        </w:rPr>
        <w:tab/>
      </w:r>
      <w:r w:rsidRPr="00EB7A30">
        <w:rPr>
          <w:b/>
          <w:sz w:val="20"/>
          <w:szCs w:val="20"/>
          <w:lang w:val="nl-BE"/>
        </w:rPr>
        <w:tab/>
        <w:t>Te5+</w:t>
      </w:r>
    </w:p>
    <w:p w14:paraId="101C5FA3" w14:textId="77777777" w:rsidR="00017078" w:rsidRPr="00EB7A30" w:rsidRDefault="00017078" w:rsidP="00C7548D">
      <w:pPr>
        <w:pStyle w:val="01Title"/>
        <w:ind w:left="0"/>
        <w:jc w:val="both"/>
        <w:rPr>
          <w:b/>
          <w:sz w:val="20"/>
          <w:szCs w:val="20"/>
          <w:lang w:val="nl-BE"/>
        </w:rPr>
      </w:pPr>
      <w:r w:rsidRPr="00EB7A30">
        <w:rPr>
          <w:b/>
          <w:sz w:val="20"/>
          <w:szCs w:val="20"/>
          <w:lang w:val="nl-BE"/>
        </w:rPr>
        <w:tab/>
        <w:t>7.Kb6</w:t>
      </w:r>
      <w:r w:rsidRPr="00EB7A30">
        <w:rPr>
          <w:b/>
          <w:sz w:val="20"/>
          <w:szCs w:val="20"/>
          <w:lang w:val="nl-BE"/>
        </w:rPr>
        <w:tab/>
      </w:r>
      <w:r w:rsidRPr="00EB7A30">
        <w:rPr>
          <w:b/>
          <w:sz w:val="20"/>
          <w:szCs w:val="20"/>
          <w:lang w:val="nl-BE"/>
        </w:rPr>
        <w:tab/>
        <w:t>Te6+</w:t>
      </w:r>
    </w:p>
    <w:p w14:paraId="2B8D99CD" w14:textId="77777777" w:rsidR="00017078" w:rsidRPr="00EB7A30" w:rsidRDefault="00017078" w:rsidP="00C7548D">
      <w:pPr>
        <w:pStyle w:val="01Title"/>
        <w:ind w:left="0"/>
        <w:jc w:val="both"/>
        <w:rPr>
          <w:b/>
          <w:sz w:val="20"/>
          <w:szCs w:val="20"/>
          <w:lang w:val="nl-BE"/>
        </w:rPr>
      </w:pPr>
      <w:r w:rsidRPr="00EB7A30">
        <w:rPr>
          <w:b/>
          <w:sz w:val="20"/>
          <w:szCs w:val="20"/>
          <w:lang w:val="nl-BE"/>
        </w:rPr>
        <w:tab/>
        <w:t>8.Kc7</w:t>
      </w:r>
      <w:r w:rsidRPr="00EB7A30">
        <w:rPr>
          <w:b/>
          <w:sz w:val="20"/>
          <w:szCs w:val="20"/>
          <w:lang w:val="nl-BE"/>
        </w:rPr>
        <w:tab/>
      </w:r>
      <w:r w:rsidRPr="00EB7A30">
        <w:rPr>
          <w:b/>
          <w:sz w:val="20"/>
          <w:szCs w:val="20"/>
          <w:lang w:val="nl-BE"/>
        </w:rPr>
        <w:tab/>
        <w:t>Te7</w:t>
      </w:r>
      <w:r w:rsidR="00A55D3B" w:rsidRPr="00EB7A30">
        <w:rPr>
          <w:b/>
          <w:sz w:val="20"/>
          <w:szCs w:val="20"/>
          <w:lang w:val="nl-BE"/>
        </w:rPr>
        <w:t>+</w:t>
      </w:r>
    </w:p>
    <w:p w14:paraId="7252200A" w14:textId="77777777" w:rsidR="001C0541" w:rsidRDefault="006B36AF" w:rsidP="00C7548D">
      <w:pPr>
        <w:pStyle w:val="01Title"/>
        <w:ind w:left="0"/>
        <w:jc w:val="both"/>
        <w:rPr>
          <w:b/>
          <w:sz w:val="20"/>
          <w:szCs w:val="20"/>
          <w:lang w:val="nl-BE"/>
        </w:rPr>
      </w:pPr>
      <w:r>
        <w:rPr>
          <w:b/>
          <w:sz w:val="20"/>
          <w:szCs w:val="20"/>
          <w:lang w:val="nl-BE"/>
        </w:rPr>
        <w:tab/>
      </w:r>
      <w:r w:rsidR="00F26D53">
        <w:rPr>
          <w:b/>
          <w:sz w:val="20"/>
          <w:szCs w:val="20"/>
          <w:lang w:val="nl-BE"/>
        </w:rPr>
        <w:t>9.Pd7+</w:t>
      </w:r>
      <w:r w:rsidR="00F26D53">
        <w:rPr>
          <w:b/>
          <w:sz w:val="20"/>
          <w:szCs w:val="20"/>
          <w:lang w:val="nl-BE"/>
        </w:rPr>
        <w:tab/>
      </w:r>
      <w:r w:rsidR="00F26D53">
        <w:rPr>
          <w:b/>
          <w:sz w:val="20"/>
          <w:szCs w:val="20"/>
          <w:lang w:val="nl-BE"/>
        </w:rPr>
        <w:tab/>
      </w:r>
      <w:r w:rsidR="001C0541">
        <w:rPr>
          <w:b/>
          <w:sz w:val="20"/>
          <w:szCs w:val="20"/>
          <w:lang w:val="nl-BE"/>
        </w:rPr>
        <w:t>Te8</w:t>
      </w:r>
    </w:p>
    <w:p w14:paraId="53A42647" w14:textId="77777777" w:rsidR="00E4005A" w:rsidRDefault="001C0541" w:rsidP="00C7548D">
      <w:pPr>
        <w:pStyle w:val="01Title"/>
        <w:ind w:left="0"/>
        <w:jc w:val="both"/>
        <w:rPr>
          <w:b/>
          <w:sz w:val="20"/>
          <w:szCs w:val="20"/>
          <w:lang w:val="nl-BE"/>
        </w:rPr>
      </w:pPr>
      <w:r>
        <w:rPr>
          <w:b/>
          <w:sz w:val="20"/>
          <w:szCs w:val="20"/>
          <w:lang w:val="nl-BE"/>
        </w:rPr>
        <w:t xml:space="preserve">        </w:t>
      </w:r>
      <w:r w:rsidR="00017078">
        <w:rPr>
          <w:b/>
          <w:sz w:val="20"/>
          <w:szCs w:val="20"/>
          <w:lang w:val="nl-BE"/>
        </w:rPr>
        <w:t>10.Pf6+</w:t>
      </w:r>
      <w:r w:rsidR="00F26D53">
        <w:rPr>
          <w:b/>
          <w:sz w:val="20"/>
          <w:szCs w:val="20"/>
          <w:lang w:val="nl-BE"/>
        </w:rPr>
        <w:tab/>
      </w:r>
      <w:r w:rsidR="00F26D53">
        <w:rPr>
          <w:b/>
          <w:sz w:val="20"/>
          <w:szCs w:val="20"/>
          <w:lang w:val="nl-BE"/>
        </w:rPr>
        <w:tab/>
      </w:r>
      <w:r w:rsidR="00017078" w:rsidRPr="00017078">
        <w:rPr>
          <w:b/>
          <w:sz w:val="20"/>
          <w:szCs w:val="20"/>
          <w:lang w:val="nl-BE"/>
        </w:rPr>
        <w:t>Kf8</w:t>
      </w:r>
    </w:p>
    <w:p w14:paraId="5B5D5B5E" w14:textId="77777777" w:rsidR="007374A3" w:rsidRDefault="001C0541" w:rsidP="00C7548D">
      <w:pPr>
        <w:pStyle w:val="01Title"/>
        <w:ind w:left="0"/>
        <w:jc w:val="both"/>
        <w:rPr>
          <w:b/>
          <w:sz w:val="20"/>
          <w:szCs w:val="20"/>
          <w:lang w:val="nl-BE"/>
        </w:rPr>
      </w:pPr>
      <w:r>
        <w:rPr>
          <w:b/>
          <w:sz w:val="20"/>
          <w:szCs w:val="20"/>
          <w:lang w:val="nl-BE"/>
        </w:rPr>
        <w:t xml:space="preserve">        </w:t>
      </w:r>
      <w:r w:rsidR="00017078" w:rsidRPr="00017078">
        <w:rPr>
          <w:b/>
          <w:sz w:val="20"/>
          <w:szCs w:val="20"/>
          <w:lang w:val="nl-BE"/>
        </w:rPr>
        <w:t>11.Pxe8</w:t>
      </w:r>
      <w:r w:rsidR="00017078" w:rsidRPr="00017078">
        <w:rPr>
          <w:b/>
          <w:sz w:val="20"/>
          <w:szCs w:val="20"/>
          <w:lang w:val="nl-BE"/>
        </w:rPr>
        <w:tab/>
      </w:r>
    </w:p>
    <w:p w14:paraId="2786FC5E" w14:textId="77777777" w:rsidR="006B36AF" w:rsidRDefault="006B36AF" w:rsidP="00C7548D">
      <w:pPr>
        <w:pStyle w:val="01Title"/>
        <w:ind w:left="0"/>
        <w:jc w:val="both"/>
        <w:rPr>
          <w:sz w:val="20"/>
          <w:szCs w:val="20"/>
          <w:lang w:val="nl-BE"/>
        </w:rPr>
      </w:pPr>
    </w:p>
    <w:p w14:paraId="008C661D" w14:textId="77777777" w:rsidR="006B36AF" w:rsidRDefault="006B36AF" w:rsidP="00C7548D">
      <w:pPr>
        <w:pStyle w:val="01Title"/>
        <w:ind w:left="0"/>
        <w:jc w:val="both"/>
        <w:rPr>
          <w:sz w:val="20"/>
          <w:szCs w:val="20"/>
          <w:lang w:val="nl-BE"/>
        </w:rPr>
      </w:pPr>
    </w:p>
    <w:p w14:paraId="25361059" w14:textId="77777777" w:rsidR="006B36AF" w:rsidRDefault="006B36AF" w:rsidP="00C7548D">
      <w:pPr>
        <w:pStyle w:val="01Title"/>
        <w:ind w:left="0"/>
        <w:jc w:val="both"/>
        <w:rPr>
          <w:sz w:val="20"/>
          <w:szCs w:val="20"/>
          <w:lang w:val="nl-BE"/>
        </w:rPr>
      </w:pPr>
    </w:p>
    <w:p w14:paraId="261DE773" w14:textId="77777777" w:rsidR="00611A28" w:rsidRDefault="00611A28" w:rsidP="00C7548D">
      <w:pPr>
        <w:pStyle w:val="01Title"/>
        <w:ind w:left="0"/>
        <w:jc w:val="both"/>
        <w:rPr>
          <w:sz w:val="20"/>
          <w:szCs w:val="20"/>
          <w:lang w:val="nl-BE"/>
        </w:rPr>
      </w:pPr>
    </w:p>
    <w:p w14:paraId="6444DFD5" w14:textId="77777777" w:rsidR="006B36AF" w:rsidRDefault="006B36AF" w:rsidP="00C7548D">
      <w:pPr>
        <w:pStyle w:val="01Title"/>
        <w:ind w:left="0"/>
        <w:jc w:val="both"/>
        <w:rPr>
          <w:sz w:val="20"/>
          <w:szCs w:val="20"/>
          <w:lang w:val="nl-BE"/>
        </w:rPr>
      </w:pPr>
    </w:p>
    <w:p w14:paraId="414BE7A7" w14:textId="77777777" w:rsidR="00017078" w:rsidRDefault="00200B38" w:rsidP="00C7548D">
      <w:pPr>
        <w:pStyle w:val="01Title"/>
        <w:ind w:left="0"/>
        <w:jc w:val="both"/>
        <w:rPr>
          <w:sz w:val="20"/>
          <w:szCs w:val="20"/>
          <w:lang w:val="nl-BE"/>
        </w:rPr>
      </w:pPr>
      <w:r w:rsidRPr="00200B38">
        <w:rPr>
          <w:sz w:val="20"/>
          <w:szCs w:val="20"/>
          <w:lang w:val="nl-BE"/>
        </w:rPr>
        <w:t>En wit wint.</w:t>
      </w:r>
    </w:p>
    <w:p w14:paraId="1802B7CE" w14:textId="77777777" w:rsidR="00570CA0" w:rsidRDefault="00570CA0" w:rsidP="00C7548D">
      <w:pPr>
        <w:pStyle w:val="01Title"/>
        <w:ind w:left="0"/>
        <w:jc w:val="both"/>
        <w:rPr>
          <w:sz w:val="20"/>
          <w:szCs w:val="20"/>
          <w:lang w:val="nl-BE"/>
        </w:rPr>
      </w:pPr>
    </w:p>
    <w:p w14:paraId="3B520DE9" w14:textId="77777777" w:rsidR="00570CA0" w:rsidRDefault="00570CA0" w:rsidP="00C7548D">
      <w:pPr>
        <w:pStyle w:val="01Title"/>
        <w:ind w:left="0"/>
        <w:jc w:val="both"/>
        <w:rPr>
          <w:sz w:val="20"/>
          <w:szCs w:val="20"/>
          <w:lang w:val="nl-BE"/>
        </w:rPr>
      </w:pPr>
    </w:p>
    <w:p w14:paraId="55EC86B3" w14:textId="77777777" w:rsidR="00570CA0" w:rsidRDefault="00570CA0" w:rsidP="00C7548D">
      <w:pPr>
        <w:pStyle w:val="01Title"/>
        <w:ind w:left="0"/>
        <w:jc w:val="both"/>
        <w:rPr>
          <w:sz w:val="20"/>
          <w:szCs w:val="20"/>
          <w:lang w:val="nl-BE"/>
        </w:rPr>
      </w:pPr>
    </w:p>
    <w:p w14:paraId="6DF85FCF" w14:textId="77777777" w:rsidR="00570CA0" w:rsidRDefault="00570CA0" w:rsidP="00C7548D">
      <w:pPr>
        <w:pStyle w:val="01Title"/>
        <w:ind w:left="0"/>
        <w:jc w:val="both"/>
        <w:rPr>
          <w:sz w:val="20"/>
          <w:szCs w:val="20"/>
          <w:lang w:val="nl-BE"/>
        </w:rPr>
      </w:pPr>
    </w:p>
    <w:p w14:paraId="6C807FC8" w14:textId="77777777" w:rsidR="00570CA0" w:rsidRDefault="00570CA0" w:rsidP="00C7548D">
      <w:pPr>
        <w:pStyle w:val="01Title"/>
        <w:ind w:left="0"/>
        <w:jc w:val="both"/>
        <w:rPr>
          <w:sz w:val="20"/>
          <w:szCs w:val="20"/>
          <w:lang w:val="nl-BE"/>
        </w:rPr>
      </w:pPr>
    </w:p>
    <w:p w14:paraId="18B317F7" w14:textId="77777777" w:rsidR="00570CA0" w:rsidRDefault="00570CA0" w:rsidP="00C7548D">
      <w:pPr>
        <w:pStyle w:val="01Title"/>
        <w:ind w:left="0"/>
        <w:jc w:val="both"/>
        <w:rPr>
          <w:sz w:val="20"/>
          <w:szCs w:val="20"/>
          <w:lang w:val="nl-BE"/>
        </w:rPr>
      </w:pPr>
    </w:p>
    <w:p w14:paraId="29AB1F65" w14:textId="77777777" w:rsidR="00570CA0" w:rsidRDefault="00570CA0" w:rsidP="00C7548D">
      <w:pPr>
        <w:pStyle w:val="01Title"/>
        <w:ind w:left="0"/>
        <w:jc w:val="both"/>
        <w:rPr>
          <w:sz w:val="20"/>
          <w:szCs w:val="20"/>
          <w:lang w:val="nl-BE"/>
        </w:rPr>
      </w:pPr>
    </w:p>
    <w:p w14:paraId="24E0362B" w14:textId="77777777" w:rsidR="00570CA0" w:rsidRDefault="00570CA0" w:rsidP="00C7548D">
      <w:pPr>
        <w:pStyle w:val="01Title"/>
        <w:ind w:left="0"/>
        <w:jc w:val="both"/>
        <w:rPr>
          <w:sz w:val="20"/>
          <w:szCs w:val="20"/>
          <w:lang w:val="nl-BE"/>
        </w:rPr>
      </w:pPr>
    </w:p>
    <w:p w14:paraId="488AC63E" w14:textId="77777777" w:rsidR="00570CA0" w:rsidRDefault="00570CA0" w:rsidP="00C7548D">
      <w:pPr>
        <w:pStyle w:val="01Title"/>
        <w:ind w:left="0"/>
        <w:jc w:val="both"/>
        <w:rPr>
          <w:sz w:val="20"/>
          <w:szCs w:val="20"/>
          <w:lang w:val="nl-BE"/>
        </w:rPr>
      </w:pPr>
    </w:p>
    <w:p w14:paraId="0EE42253" w14:textId="77777777" w:rsidR="00570CA0" w:rsidRDefault="00570CA0" w:rsidP="00C7548D">
      <w:pPr>
        <w:pStyle w:val="01Title"/>
        <w:ind w:left="0"/>
        <w:jc w:val="both"/>
        <w:rPr>
          <w:sz w:val="20"/>
          <w:szCs w:val="20"/>
          <w:lang w:val="nl-BE"/>
        </w:rPr>
      </w:pPr>
    </w:p>
    <w:p w14:paraId="61058FE9" w14:textId="77777777" w:rsidR="00570CA0" w:rsidRDefault="00570CA0" w:rsidP="00C7548D">
      <w:pPr>
        <w:pStyle w:val="01Title"/>
        <w:ind w:left="0"/>
        <w:jc w:val="both"/>
        <w:rPr>
          <w:sz w:val="20"/>
          <w:szCs w:val="20"/>
          <w:lang w:val="nl-BE"/>
        </w:rPr>
      </w:pPr>
    </w:p>
    <w:p w14:paraId="2D6EBB9B" w14:textId="77777777" w:rsidR="00570CA0" w:rsidRDefault="00570CA0" w:rsidP="00C7548D">
      <w:pPr>
        <w:pStyle w:val="01Title"/>
        <w:ind w:left="0"/>
        <w:jc w:val="both"/>
        <w:rPr>
          <w:sz w:val="20"/>
          <w:szCs w:val="20"/>
          <w:lang w:val="nl-BE"/>
        </w:rPr>
      </w:pPr>
    </w:p>
    <w:p w14:paraId="0C1FFA9C" w14:textId="77777777" w:rsidR="00570CA0" w:rsidRDefault="00570CA0" w:rsidP="00C7548D">
      <w:pPr>
        <w:pStyle w:val="01Title"/>
        <w:ind w:left="0"/>
        <w:jc w:val="both"/>
        <w:rPr>
          <w:sz w:val="20"/>
          <w:szCs w:val="20"/>
          <w:lang w:val="nl-BE"/>
        </w:rPr>
      </w:pPr>
    </w:p>
    <w:p w14:paraId="41DDE938" w14:textId="77777777" w:rsidR="00570CA0" w:rsidRDefault="00570CA0" w:rsidP="00C7548D">
      <w:pPr>
        <w:pStyle w:val="01Title"/>
        <w:ind w:left="0"/>
        <w:jc w:val="both"/>
        <w:rPr>
          <w:sz w:val="20"/>
          <w:szCs w:val="20"/>
          <w:lang w:val="nl-BE"/>
        </w:rPr>
      </w:pPr>
    </w:p>
    <w:p w14:paraId="7948EC2C" w14:textId="77777777" w:rsidR="00570CA0" w:rsidRDefault="00570CA0" w:rsidP="00C7548D">
      <w:pPr>
        <w:pStyle w:val="01Title"/>
        <w:ind w:left="0"/>
        <w:jc w:val="both"/>
        <w:rPr>
          <w:sz w:val="20"/>
          <w:szCs w:val="20"/>
          <w:lang w:val="nl-BE"/>
        </w:rPr>
      </w:pPr>
    </w:p>
    <w:p w14:paraId="7D994439" w14:textId="77777777" w:rsidR="00570CA0" w:rsidRDefault="00570CA0" w:rsidP="00C7548D">
      <w:pPr>
        <w:pStyle w:val="01Title"/>
        <w:ind w:left="0"/>
        <w:jc w:val="both"/>
        <w:rPr>
          <w:sz w:val="20"/>
          <w:szCs w:val="20"/>
          <w:lang w:val="nl-BE"/>
        </w:rPr>
      </w:pPr>
    </w:p>
    <w:p w14:paraId="7BDB42CD" w14:textId="77777777" w:rsidR="00570CA0" w:rsidRDefault="00570CA0" w:rsidP="00C7548D">
      <w:pPr>
        <w:pStyle w:val="01Title"/>
        <w:ind w:left="0"/>
        <w:jc w:val="both"/>
        <w:rPr>
          <w:sz w:val="20"/>
          <w:szCs w:val="20"/>
          <w:lang w:val="nl-BE"/>
        </w:rPr>
      </w:pPr>
    </w:p>
    <w:p w14:paraId="259EBBAB" w14:textId="77777777" w:rsidR="00570CA0" w:rsidRDefault="00570CA0" w:rsidP="00C7548D">
      <w:pPr>
        <w:pStyle w:val="01Title"/>
        <w:ind w:left="0"/>
        <w:jc w:val="both"/>
        <w:rPr>
          <w:sz w:val="20"/>
          <w:szCs w:val="20"/>
          <w:lang w:val="nl-BE"/>
        </w:rPr>
      </w:pPr>
    </w:p>
    <w:p w14:paraId="55925913" w14:textId="77777777" w:rsidR="00570CA0" w:rsidRDefault="00570CA0" w:rsidP="00C7548D">
      <w:pPr>
        <w:pStyle w:val="01Title"/>
        <w:ind w:left="0"/>
        <w:jc w:val="both"/>
        <w:rPr>
          <w:sz w:val="20"/>
          <w:szCs w:val="20"/>
          <w:lang w:val="nl-BE"/>
        </w:rPr>
      </w:pPr>
    </w:p>
    <w:p w14:paraId="6A701274" w14:textId="77777777" w:rsidR="00570CA0" w:rsidRDefault="00570CA0" w:rsidP="00C7548D">
      <w:pPr>
        <w:pStyle w:val="01Title"/>
        <w:ind w:left="0"/>
        <w:jc w:val="both"/>
        <w:rPr>
          <w:sz w:val="20"/>
          <w:szCs w:val="20"/>
          <w:lang w:val="nl-BE"/>
        </w:rPr>
      </w:pPr>
    </w:p>
    <w:p w14:paraId="6880E333" w14:textId="77777777" w:rsidR="00570CA0" w:rsidRDefault="00570CA0" w:rsidP="00C7548D">
      <w:pPr>
        <w:pStyle w:val="01Title"/>
        <w:ind w:left="0"/>
        <w:jc w:val="both"/>
        <w:rPr>
          <w:sz w:val="20"/>
          <w:szCs w:val="20"/>
          <w:lang w:val="nl-BE"/>
        </w:rPr>
      </w:pPr>
    </w:p>
    <w:p w14:paraId="33990D6B" w14:textId="77777777" w:rsidR="00570CA0" w:rsidRDefault="00570CA0" w:rsidP="00C7548D">
      <w:pPr>
        <w:pStyle w:val="01Title"/>
        <w:ind w:left="0"/>
        <w:jc w:val="both"/>
        <w:rPr>
          <w:sz w:val="20"/>
          <w:szCs w:val="20"/>
          <w:lang w:val="nl-BE"/>
        </w:rPr>
      </w:pPr>
    </w:p>
    <w:p w14:paraId="11A49F4F" w14:textId="77777777" w:rsidR="00570CA0" w:rsidRDefault="00570CA0" w:rsidP="00C7548D">
      <w:pPr>
        <w:pStyle w:val="01Title"/>
        <w:ind w:left="0"/>
        <w:jc w:val="both"/>
        <w:rPr>
          <w:sz w:val="20"/>
          <w:szCs w:val="20"/>
          <w:lang w:val="nl-BE"/>
        </w:rPr>
      </w:pPr>
    </w:p>
    <w:p w14:paraId="73806094" w14:textId="77777777" w:rsidR="00570CA0" w:rsidRDefault="00570CA0" w:rsidP="00C7548D">
      <w:pPr>
        <w:pStyle w:val="01Title"/>
        <w:ind w:left="0"/>
        <w:jc w:val="both"/>
        <w:rPr>
          <w:sz w:val="20"/>
          <w:szCs w:val="20"/>
          <w:lang w:val="nl-BE"/>
        </w:rPr>
      </w:pPr>
    </w:p>
    <w:p w14:paraId="1F060787" w14:textId="77777777" w:rsidR="00570CA0" w:rsidRDefault="00570CA0" w:rsidP="00C7548D">
      <w:pPr>
        <w:pStyle w:val="01Title"/>
        <w:ind w:left="0"/>
        <w:jc w:val="both"/>
        <w:rPr>
          <w:sz w:val="20"/>
          <w:szCs w:val="20"/>
          <w:lang w:val="nl-BE"/>
        </w:rPr>
      </w:pPr>
    </w:p>
    <w:p w14:paraId="455B7FF6" w14:textId="77777777" w:rsidR="00570CA0" w:rsidRDefault="00570CA0" w:rsidP="00C7548D">
      <w:pPr>
        <w:pStyle w:val="01Title"/>
        <w:ind w:left="0"/>
        <w:jc w:val="both"/>
        <w:rPr>
          <w:sz w:val="20"/>
          <w:szCs w:val="20"/>
          <w:lang w:val="nl-BE"/>
        </w:rPr>
      </w:pPr>
    </w:p>
    <w:p w14:paraId="6248E9DD" w14:textId="77777777" w:rsidR="00570CA0" w:rsidRDefault="00570CA0" w:rsidP="00C7548D">
      <w:pPr>
        <w:pStyle w:val="01Title"/>
        <w:ind w:left="0"/>
        <w:jc w:val="both"/>
        <w:rPr>
          <w:sz w:val="20"/>
          <w:szCs w:val="20"/>
          <w:lang w:val="nl-BE"/>
        </w:rPr>
      </w:pPr>
    </w:p>
    <w:p w14:paraId="2240B9E6" w14:textId="77777777" w:rsidR="00570CA0" w:rsidRDefault="00570CA0" w:rsidP="00C7548D">
      <w:pPr>
        <w:pStyle w:val="01Title"/>
        <w:ind w:left="0"/>
        <w:jc w:val="both"/>
        <w:rPr>
          <w:sz w:val="20"/>
          <w:szCs w:val="20"/>
          <w:lang w:val="nl-BE"/>
        </w:rPr>
      </w:pPr>
    </w:p>
    <w:p w14:paraId="282874A3" w14:textId="77777777" w:rsidR="00570CA0" w:rsidRDefault="00570CA0" w:rsidP="00C7548D">
      <w:pPr>
        <w:pStyle w:val="01Title"/>
        <w:ind w:left="0"/>
        <w:jc w:val="both"/>
        <w:rPr>
          <w:sz w:val="20"/>
          <w:szCs w:val="20"/>
          <w:lang w:val="nl-BE"/>
        </w:rPr>
      </w:pPr>
    </w:p>
    <w:p w14:paraId="330F6104" w14:textId="77777777" w:rsidR="00570CA0" w:rsidRDefault="00570CA0" w:rsidP="00C7548D">
      <w:pPr>
        <w:pStyle w:val="01Title"/>
        <w:ind w:left="0"/>
        <w:jc w:val="both"/>
        <w:rPr>
          <w:sz w:val="20"/>
          <w:szCs w:val="20"/>
          <w:lang w:val="nl-BE"/>
        </w:rPr>
      </w:pPr>
    </w:p>
    <w:p w14:paraId="70099B16" w14:textId="77777777" w:rsidR="00570CA0" w:rsidRDefault="00570CA0" w:rsidP="00C7548D">
      <w:pPr>
        <w:pStyle w:val="01Title"/>
        <w:ind w:left="0"/>
        <w:jc w:val="both"/>
        <w:rPr>
          <w:sz w:val="20"/>
          <w:szCs w:val="20"/>
          <w:lang w:val="nl-BE"/>
        </w:rPr>
      </w:pPr>
    </w:p>
    <w:p w14:paraId="3B8F8385" w14:textId="77777777" w:rsidR="00570CA0" w:rsidRDefault="00570CA0" w:rsidP="00C7548D">
      <w:pPr>
        <w:pStyle w:val="01Title"/>
        <w:ind w:left="0"/>
        <w:jc w:val="both"/>
        <w:rPr>
          <w:sz w:val="20"/>
          <w:szCs w:val="20"/>
          <w:lang w:val="nl-BE"/>
        </w:rPr>
      </w:pPr>
    </w:p>
    <w:p w14:paraId="0BB547C8" w14:textId="77777777" w:rsidR="00685AEF" w:rsidRDefault="00685AEF" w:rsidP="000F439C">
      <w:pPr>
        <w:pStyle w:val="01Title"/>
        <w:ind w:left="0"/>
        <w:jc w:val="center"/>
        <w:rPr>
          <w:b/>
          <w:sz w:val="20"/>
          <w:szCs w:val="20"/>
          <w:lang w:val="nl-BE"/>
        </w:rPr>
      </w:pPr>
    </w:p>
    <w:p w14:paraId="448F7B8E" w14:textId="77777777" w:rsidR="006B36AF" w:rsidRDefault="006B36AF" w:rsidP="000F439C">
      <w:pPr>
        <w:pStyle w:val="01Title"/>
        <w:ind w:left="0"/>
        <w:jc w:val="center"/>
        <w:rPr>
          <w:b/>
          <w:sz w:val="20"/>
          <w:szCs w:val="20"/>
          <w:lang w:val="nl-BE"/>
        </w:rPr>
      </w:pPr>
    </w:p>
    <w:p w14:paraId="4F83BD64" w14:textId="77777777" w:rsidR="006B36AF" w:rsidRDefault="006B36AF" w:rsidP="000F439C">
      <w:pPr>
        <w:pStyle w:val="01Title"/>
        <w:ind w:left="0"/>
        <w:jc w:val="center"/>
        <w:rPr>
          <w:b/>
          <w:sz w:val="20"/>
          <w:szCs w:val="20"/>
          <w:lang w:val="nl-BE"/>
        </w:rPr>
      </w:pPr>
    </w:p>
    <w:p w14:paraId="0C05981F" w14:textId="77777777" w:rsidR="00570CA0" w:rsidRPr="002A3CA8" w:rsidRDefault="00575E32" w:rsidP="000F439C">
      <w:pPr>
        <w:pStyle w:val="01Title"/>
        <w:ind w:left="0"/>
        <w:jc w:val="center"/>
        <w:rPr>
          <w:b/>
          <w:sz w:val="20"/>
          <w:szCs w:val="20"/>
          <w:lang w:val="nl-BE"/>
        </w:rPr>
      </w:pPr>
      <w:r>
        <w:rPr>
          <w:b/>
          <w:sz w:val="20"/>
          <w:szCs w:val="20"/>
          <w:lang w:val="nl-BE"/>
        </w:rPr>
        <w:lastRenderedPageBreak/>
        <w:t>- 149</w:t>
      </w:r>
      <w:r w:rsidR="002A3CA8">
        <w:rPr>
          <w:b/>
          <w:sz w:val="20"/>
          <w:szCs w:val="20"/>
          <w:lang w:val="nl-BE"/>
        </w:rPr>
        <w:t xml:space="preserve"> -</w:t>
      </w:r>
    </w:p>
    <w:p w14:paraId="4DA99B3A" w14:textId="77777777" w:rsidR="00570CA0" w:rsidRDefault="00570CA0" w:rsidP="00C7548D">
      <w:pPr>
        <w:pStyle w:val="01Title"/>
        <w:ind w:left="0"/>
        <w:jc w:val="both"/>
        <w:rPr>
          <w:sz w:val="20"/>
          <w:szCs w:val="20"/>
          <w:lang w:val="nl-BE"/>
        </w:rPr>
      </w:pPr>
    </w:p>
    <w:p w14:paraId="7EB4E239" w14:textId="77777777" w:rsidR="00570CA0" w:rsidRPr="002A3CA8" w:rsidRDefault="002A3CA8" w:rsidP="002A3CA8">
      <w:pPr>
        <w:pStyle w:val="01Title"/>
        <w:ind w:left="0"/>
        <w:jc w:val="center"/>
        <w:rPr>
          <w:sz w:val="20"/>
          <w:szCs w:val="20"/>
          <w:lang w:val="nl-BE"/>
        </w:rPr>
      </w:pPr>
      <w:r>
        <w:rPr>
          <w:i/>
          <w:sz w:val="20"/>
          <w:szCs w:val="20"/>
          <w:lang w:val="nl-BE"/>
        </w:rPr>
        <w:t xml:space="preserve">Origineel, </w:t>
      </w:r>
      <w:r>
        <w:rPr>
          <w:sz w:val="20"/>
          <w:szCs w:val="20"/>
          <w:lang w:val="nl-BE"/>
        </w:rPr>
        <w:t>2012</w:t>
      </w:r>
    </w:p>
    <w:p w14:paraId="7C57A2F5" w14:textId="77777777" w:rsidR="00570CA0" w:rsidRDefault="00570CA0" w:rsidP="00C7548D">
      <w:pPr>
        <w:pStyle w:val="01Title"/>
        <w:ind w:left="0"/>
        <w:jc w:val="both"/>
        <w:rPr>
          <w:sz w:val="20"/>
          <w:szCs w:val="20"/>
          <w:lang w:val="nl-BE"/>
        </w:rPr>
      </w:pPr>
    </w:p>
    <w:p w14:paraId="491393C1" w14:textId="77777777" w:rsidR="00570CA0" w:rsidRPr="001C0541" w:rsidRDefault="00C96FDE" w:rsidP="00C7548D">
      <w:pPr>
        <w:pStyle w:val="01Title"/>
        <w:ind w:left="0"/>
        <w:jc w:val="both"/>
        <w:rPr>
          <w:lang w:val="nl-BE"/>
        </w:rPr>
      </w:pPr>
      <w:r>
        <w:object w:dxaOrig="4431" w:dyaOrig="4430" w14:anchorId="7E61865D">
          <v:shape id="_x0000_i1165" type="#_x0000_t75" style="width:154.5pt;height:153.95pt" o:ole="">
            <v:imagedata r:id="rId300" o:title=""/>
          </v:shape>
          <o:OLEObject Type="Embed" ProgID="CorelDRAW.Graphic.12" ShapeID="_x0000_i1165" DrawAspect="Content" ObjectID="_1587467558" r:id="rId301"/>
        </w:object>
      </w:r>
    </w:p>
    <w:p w14:paraId="0F182B9B" w14:textId="77777777" w:rsidR="00C96FDE" w:rsidRDefault="00C96FDE" w:rsidP="00C7548D">
      <w:pPr>
        <w:pStyle w:val="01Title"/>
        <w:ind w:left="0"/>
        <w:jc w:val="both"/>
        <w:rPr>
          <w:sz w:val="20"/>
          <w:szCs w:val="20"/>
          <w:lang w:val="nl-BE"/>
        </w:rPr>
      </w:pPr>
    </w:p>
    <w:p w14:paraId="2D4DA0A4" w14:textId="77777777" w:rsidR="00570CA0" w:rsidRPr="0082746D" w:rsidRDefault="00C96FDE" w:rsidP="00C7548D">
      <w:pPr>
        <w:pStyle w:val="01Title"/>
        <w:ind w:left="0"/>
        <w:jc w:val="both"/>
        <w:rPr>
          <w:sz w:val="20"/>
          <w:szCs w:val="20"/>
          <w:lang w:val="en-GB"/>
        </w:rPr>
      </w:pPr>
      <w:r w:rsidRPr="00ED1153">
        <w:rPr>
          <w:b/>
          <w:sz w:val="24"/>
          <w:szCs w:val="24"/>
          <w:lang w:val="en-GB"/>
        </w:rPr>
        <w:t xml:space="preserve">+                          </w:t>
      </w:r>
      <w:r w:rsidRPr="0082746D">
        <w:rPr>
          <w:sz w:val="20"/>
          <w:szCs w:val="20"/>
          <w:lang w:val="en-GB"/>
        </w:rPr>
        <w:t>0410.01 f5a8</w:t>
      </w:r>
    </w:p>
    <w:p w14:paraId="16188A6C" w14:textId="77777777" w:rsidR="008F18C8" w:rsidRPr="0082746D" w:rsidRDefault="008F18C8" w:rsidP="00C7548D">
      <w:pPr>
        <w:pStyle w:val="01Title"/>
        <w:ind w:left="0"/>
        <w:jc w:val="both"/>
        <w:rPr>
          <w:sz w:val="20"/>
          <w:szCs w:val="20"/>
          <w:lang w:val="en-GB"/>
        </w:rPr>
      </w:pPr>
    </w:p>
    <w:p w14:paraId="468318B7" w14:textId="77777777" w:rsidR="008F18C8" w:rsidRPr="0082746D" w:rsidRDefault="008F18C8" w:rsidP="00C7548D">
      <w:pPr>
        <w:pStyle w:val="01Title"/>
        <w:ind w:left="0"/>
        <w:jc w:val="both"/>
        <w:rPr>
          <w:b/>
          <w:sz w:val="20"/>
          <w:szCs w:val="20"/>
          <w:lang w:val="en-GB"/>
        </w:rPr>
      </w:pPr>
      <w:r w:rsidRPr="0082746D">
        <w:rPr>
          <w:b/>
          <w:sz w:val="20"/>
          <w:szCs w:val="20"/>
          <w:lang w:val="en-GB"/>
        </w:rPr>
        <w:tab/>
        <w:t>1.Lc6+</w:t>
      </w:r>
      <w:r w:rsidRPr="0082746D">
        <w:rPr>
          <w:b/>
          <w:sz w:val="20"/>
          <w:szCs w:val="20"/>
          <w:lang w:val="en-GB"/>
        </w:rPr>
        <w:tab/>
      </w:r>
      <w:r w:rsidRPr="0082746D">
        <w:rPr>
          <w:b/>
          <w:sz w:val="20"/>
          <w:szCs w:val="20"/>
          <w:lang w:val="en-GB"/>
        </w:rPr>
        <w:tab/>
        <w:t>Ka7</w:t>
      </w:r>
    </w:p>
    <w:p w14:paraId="2E580943" w14:textId="77777777" w:rsidR="008F18C8" w:rsidRPr="0082746D" w:rsidRDefault="008F18C8" w:rsidP="00C7548D">
      <w:pPr>
        <w:pStyle w:val="01Title"/>
        <w:ind w:left="0"/>
        <w:jc w:val="both"/>
        <w:rPr>
          <w:b/>
          <w:sz w:val="20"/>
          <w:szCs w:val="20"/>
          <w:lang w:val="en-GB"/>
        </w:rPr>
      </w:pPr>
      <w:r w:rsidRPr="0082746D">
        <w:rPr>
          <w:b/>
          <w:sz w:val="20"/>
          <w:szCs w:val="20"/>
          <w:lang w:val="en-GB"/>
        </w:rPr>
        <w:tab/>
        <w:t>2.Tb7+</w:t>
      </w:r>
      <w:r w:rsidRPr="0082746D">
        <w:rPr>
          <w:b/>
          <w:sz w:val="20"/>
          <w:szCs w:val="20"/>
          <w:lang w:val="en-GB"/>
        </w:rPr>
        <w:tab/>
      </w:r>
      <w:r w:rsidRPr="0082746D">
        <w:rPr>
          <w:b/>
          <w:sz w:val="20"/>
          <w:szCs w:val="20"/>
          <w:lang w:val="en-GB"/>
        </w:rPr>
        <w:tab/>
        <w:t>Ka8</w:t>
      </w:r>
    </w:p>
    <w:p w14:paraId="02680E95" w14:textId="77777777" w:rsidR="008F18C8" w:rsidRPr="0082746D" w:rsidRDefault="008F18C8" w:rsidP="00C7548D">
      <w:pPr>
        <w:pStyle w:val="01Title"/>
        <w:ind w:left="0"/>
        <w:jc w:val="both"/>
        <w:rPr>
          <w:b/>
          <w:sz w:val="20"/>
          <w:szCs w:val="20"/>
          <w:lang w:val="en-GB"/>
        </w:rPr>
      </w:pPr>
      <w:r w:rsidRPr="0082746D">
        <w:rPr>
          <w:b/>
          <w:sz w:val="20"/>
          <w:szCs w:val="20"/>
          <w:lang w:val="en-GB"/>
        </w:rPr>
        <w:tab/>
        <w:t>3.Le4</w:t>
      </w:r>
      <w:r w:rsidRPr="0082746D">
        <w:rPr>
          <w:b/>
          <w:sz w:val="20"/>
          <w:szCs w:val="20"/>
          <w:lang w:val="en-GB"/>
        </w:rPr>
        <w:tab/>
      </w:r>
      <w:r w:rsidRPr="0082746D">
        <w:rPr>
          <w:b/>
          <w:sz w:val="20"/>
          <w:szCs w:val="20"/>
          <w:lang w:val="en-GB"/>
        </w:rPr>
        <w:tab/>
        <w:t>a5</w:t>
      </w:r>
    </w:p>
    <w:p w14:paraId="6D04294B" w14:textId="77777777" w:rsidR="008F18C8" w:rsidRPr="0082746D" w:rsidRDefault="008F18C8" w:rsidP="00C7548D">
      <w:pPr>
        <w:pStyle w:val="01Title"/>
        <w:ind w:left="0"/>
        <w:jc w:val="both"/>
        <w:rPr>
          <w:b/>
          <w:sz w:val="20"/>
          <w:szCs w:val="20"/>
          <w:lang w:val="en-GB"/>
        </w:rPr>
      </w:pPr>
      <w:r w:rsidRPr="0082746D">
        <w:rPr>
          <w:b/>
          <w:sz w:val="20"/>
          <w:szCs w:val="20"/>
          <w:lang w:val="en-GB"/>
        </w:rPr>
        <w:t xml:space="preserve">    </w:t>
      </w:r>
      <w:r w:rsidRPr="0082746D">
        <w:rPr>
          <w:b/>
          <w:sz w:val="20"/>
          <w:szCs w:val="20"/>
          <w:lang w:val="en-GB"/>
        </w:rPr>
        <w:tab/>
        <w:t>4.Ke6</w:t>
      </w:r>
      <w:r w:rsidRPr="0082746D">
        <w:rPr>
          <w:b/>
          <w:sz w:val="20"/>
          <w:szCs w:val="20"/>
          <w:lang w:val="en-GB"/>
        </w:rPr>
        <w:tab/>
      </w:r>
      <w:r w:rsidRPr="0082746D">
        <w:rPr>
          <w:b/>
          <w:sz w:val="20"/>
          <w:szCs w:val="20"/>
          <w:lang w:val="en-GB"/>
        </w:rPr>
        <w:tab/>
        <w:t>a4</w:t>
      </w:r>
    </w:p>
    <w:p w14:paraId="53B100CF" w14:textId="77777777" w:rsidR="008F18C8" w:rsidRPr="0082746D" w:rsidRDefault="008F18C8" w:rsidP="00C7548D">
      <w:pPr>
        <w:pStyle w:val="01Title"/>
        <w:ind w:left="0"/>
        <w:jc w:val="both"/>
        <w:rPr>
          <w:b/>
          <w:sz w:val="20"/>
          <w:szCs w:val="20"/>
          <w:lang w:val="en-GB"/>
        </w:rPr>
      </w:pPr>
      <w:r w:rsidRPr="0082746D">
        <w:rPr>
          <w:b/>
          <w:sz w:val="20"/>
          <w:szCs w:val="20"/>
          <w:lang w:val="en-GB"/>
        </w:rPr>
        <w:tab/>
        <w:t>5.Kd7</w:t>
      </w:r>
      <w:r w:rsidRPr="0082746D">
        <w:rPr>
          <w:b/>
          <w:sz w:val="20"/>
          <w:szCs w:val="20"/>
          <w:lang w:val="en-GB"/>
        </w:rPr>
        <w:tab/>
      </w:r>
      <w:r w:rsidRPr="0082746D">
        <w:rPr>
          <w:b/>
          <w:sz w:val="20"/>
          <w:szCs w:val="20"/>
          <w:lang w:val="en-GB"/>
        </w:rPr>
        <w:tab/>
        <w:t>Tf8</w:t>
      </w:r>
    </w:p>
    <w:p w14:paraId="4878D898" w14:textId="77777777" w:rsidR="008F18C8" w:rsidRPr="0082746D" w:rsidRDefault="008F18C8" w:rsidP="00C7548D">
      <w:pPr>
        <w:pStyle w:val="01Title"/>
        <w:ind w:left="0"/>
        <w:jc w:val="both"/>
        <w:rPr>
          <w:b/>
          <w:sz w:val="20"/>
          <w:szCs w:val="20"/>
          <w:lang w:val="en-GB"/>
        </w:rPr>
      </w:pPr>
      <w:r w:rsidRPr="0082746D">
        <w:rPr>
          <w:b/>
          <w:sz w:val="20"/>
          <w:szCs w:val="20"/>
          <w:lang w:val="en-GB"/>
        </w:rPr>
        <w:tab/>
        <w:t>6.Kd6</w:t>
      </w:r>
      <w:r w:rsidRPr="0082746D">
        <w:rPr>
          <w:b/>
          <w:sz w:val="20"/>
          <w:szCs w:val="20"/>
          <w:lang w:val="en-GB"/>
        </w:rPr>
        <w:tab/>
      </w:r>
      <w:r w:rsidRPr="0082746D">
        <w:rPr>
          <w:b/>
          <w:sz w:val="20"/>
          <w:szCs w:val="20"/>
          <w:lang w:val="en-GB"/>
        </w:rPr>
        <w:tab/>
        <w:t>a3</w:t>
      </w:r>
    </w:p>
    <w:p w14:paraId="5F1A1F6D" w14:textId="77777777" w:rsidR="008F18C8" w:rsidRDefault="008F18C8" w:rsidP="00C7548D">
      <w:pPr>
        <w:pStyle w:val="01Title"/>
        <w:ind w:left="0"/>
        <w:jc w:val="both"/>
        <w:rPr>
          <w:b/>
          <w:sz w:val="20"/>
          <w:szCs w:val="20"/>
          <w:lang w:val="nl-BE"/>
        </w:rPr>
      </w:pPr>
      <w:r w:rsidRPr="0082746D">
        <w:rPr>
          <w:b/>
          <w:sz w:val="20"/>
          <w:szCs w:val="20"/>
          <w:lang w:val="en-GB"/>
        </w:rPr>
        <w:tab/>
      </w:r>
      <w:r>
        <w:rPr>
          <w:b/>
          <w:sz w:val="20"/>
          <w:szCs w:val="20"/>
          <w:lang w:val="nl-BE"/>
        </w:rPr>
        <w:t>7.Tf7+</w:t>
      </w:r>
      <w:r>
        <w:rPr>
          <w:b/>
          <w:sz w:val="20"/>
          <w:szCs w:val="20"/>
          <w:lang w:val="nl-BE"/>
        </w:rPr>
        <w:tab/>
      </w:r>
      <w:r>
        <w:rPr>
          <w:b/>
          <w:sz w:val="20"/>
          <w:szCs w:val="20"/>
          <w:lang w:val="nl-BE"/>
        </w:rPr>
        <w:tab/>
        <w:t>Kb8</w:t>
      </w:r>
    </w:p>
    <w:p w14:paraId="08347B22" w14:textId="77777777" w:rsidR="008F18C8" w:rsidRDefault="008F18C8" w:rsidP="00C7548D">
      <w:pPr>
        <w:pStyle w:val="01Title"/>
        <w:ind w:left="0"/>
        <w:jc w:val="both"/>
        <w:rPr>
          <w:b/>
          <w:sz w:val="20"/>
          <w:szCs w:val="20"/>
          <w:lang w:val="nl-BE"/>
        </w:rPr>
      </w:pPr>
      <w:r>
        <w:rPr>
          <w:b/>
          <w:sz w:val="20"/>
          <w:szCs w:val="20"/>
          <w:lang w:val="nl-BE"/>
        </w:rPr>
        <w:tab/>
        <w:t>8.Txf8</w:t>
      </w:r>
    </w:p>
    <w:p w14:paraId="6064755B" w14:textId="77777777" w:rsidR="00B436C7" w:rsidRDefault="00B436C7" w:rsidP="00C7548D">
      <w:pPr>
        <w:pStyle w:val="01Title"/>
        <w:ind w:left="0"/>
        <w:jc w:val="both"/>
        <w:rPr>
          <w:sz w:val="20"/>
          <w:szCs w:val="20"/>
          <w:lang w:val="nl-BE"/>
        </w:rPr>
      </w:pPr>
    </w:p>
    <w:p w14:paraId="08F71222" w14:textId="77777777" w:rsidR="00570CA0" w:rsidRDefault="004E0E2A" w:rsidP="00C7548D">
      <w:pPr>
        <w:pStyle w:val="01Title"/>
        <w:ind w:left="0"/>
        <w:jc w:val="both"/>
        <w:rPr>
          <w:sz w:val="20"/>
          <w:szCs w:val="20"/>
          <w:lang w:val="nl-BE"/>
        </w:rPr>
      </w:pPr>
      <w:r>
        <w:rPr>
          <w:sz w:val="20"/>
          <w:szCs w:val="20"/>
          <w:lang w:val="nl-BE"/>
        </w:rPr>
        <w:t>Een klein en fijn kleinood.</w:t>
      </w:r>
    </w:p>
    <w:p w14:paraId="097F4F50" w14:textId="77777777" w:rsidR="00A03053" w:rsidRDefault="00A03053" w:rsidP="00C7548D">
      <w:pPr>
        <w:pStyle w:val="01Title"/>
        <w:ind w:left="0"/>
        <w:jc w:val="both"/>
        <w:rPr>
          <w:sz w:val="20"/>
          <w:szCs w:val="20"/>
          <w:lang w:val="nl-BE"/>
        </w:rPr>
      </w:pPr>
    </w:p>
    <w:p w14:paraId="741262F0" w14:textId="77777777" w:rsidR="00A03053" w:rsidRDefault="00A03053" w:rsidP="00C7548D">
      <w:pPr>
        <w:pStyle w:val="01Title"/>
        <w:ind w:left="0"/>
        <w:jc w:val="both"/>
        <w:rPr>
          <w:sz w:val="20"/>
          <w:szCs w:val="20"/>
          <w:lang w:val="nl-BE"/>
        </w:rPr>
      </w:pPr>
    </w:p>
    <w:p w14:paraId="006A77D8" w14:textId="77777777" w:rsidR="00A03053" w:rsidRDefault="00A03053" w:rsidP="00C7548D">
      <w:pPr>
        <w:pStyle w:val="01Title"/>
        <w:ind w:left="0"/>
        <w:jc w:val="both"/>
        <w:rPr>
          <w:sz w:val="20"/>
          <w:szCs w:val="20"/>
          <w:lang w:val="nl-BE"/>
        </w:rPr>
      </w:pPr>
    </w:p>
    <w:p w14:paraId="0F844741" w14:textId="77777777" w:rsidR="00A03053" w:rsidRDefault="00A03053" w:rsidP="00C7548D">
      <w:pPr>
        <w:pStyle w:val="01Title"/>
        <w:ind w:left="0"/>
        <w:jc w:val="both"/>
        <w:rPr>
          <w:sz w:val="20"/>
          <w:szCs w:val="20"/>
          <w:lang w:val="nl-BE"/>
        </w:rPr>
      </w:pPr>
    </w:p>
    <w:p w14:paraId="60AE3B6A" w14:textId="77777777" w:rsidR="00A03053" w:rsidRDefault="00A03053" w:rsidP="00C7548D">
      <w:pPr>
        <w:pStyle w:val="01Title"/>
        <w:ind w:left="0"/>
        <w:jc w:val="both"/>
        <w:rPr>
          <w:sz w:val="20"/>
          <w:szCs w:val="20"/>
          <w:lang w:val="nl-BE"/>
        </w:rPr>
      </w:pPr>
    </w:p>
    <w:p w14:paraId="172A3CB2" w14:textId="77777777" w:rsidR="00A03053" w:rsidRDefault="00A03053" w:rsidP="00C7548D">
      <w:pPr>
        <w:pStyle w:val="01Title"/>
        <w:ind w:left="0"/>
        <w:jc w:val="both"/>
        <w:rPr>
          <w:sz w:val="20"/>
          <w:szCs w:val="20"/>
          <w:lang w:val="nl-BE"/>
        </w:rPr>
      </w:pPr>
    </w:p>
    <w:p w14:paraId="4A67391A" w14:textId="77777777" w:rsidR="00A03053" w:rsidRDefault="00A03053" w:rsidP="00C7548D">
      <w:pPr>
        <w:pStyle w:val="01Title"/>
        <w:ind w:left="0"/>
        <w:jc w:val="both"/>
        <w:rPr>
          <w:sz w:val="20"/>
          <w:szCs w:val="20"/>
          <w:lang w:val="nl-BE"/>
        </w:rPr>
      </w:pPr>
    </w:p>
    <w:p w14:paraId="75067C60" w14:textId="77777777" w:rsidR="00A03053" w:rsidRDefault="00A03053" w:rsidP="00C7548D">
      <w:pPr>
        <w:pStyle w:val="01Title"/>
        <w:ind w:left="0"/>
        <w:jc w:val="both"/>
        <w:rPr>
          <w:sz w:val="20"/>
          <w:szCs w:val="20"/>
          <w:lang w:val="nl-BE"/>
        </w:rPr>
      </w:pPr>
    </w:p>
    <w:p w14:paraId="14DE583A" w14:textId="77777777" w:rsidR="00A03053" w:rsidRDefault="00A03053" w:rsidP="00C7548D">
      <w:pPr>
        <w:pStyle w:val="01Title"/>
        <w:ind w:left="0"/>
        <w:jc w:val="both"/>
        <w:rPr>
          <w:sz w:val="20"/>
          <w:szCs w:val="20"/>
          <w:lang w:val="nl-BE"/>
        </w:rPr>
      </w:pPr>
    </w:p>
    <w:p w14:paraId="30EB6B88" w14:textId="77777777" w:rsidR="00A03053" w:rsidRDefault="00A03053" w:rsidP="00C7548D">
      <w:pPr>
        <w:pStyle w:val="01Title"/>
        <w:ind w:left="0"/>
        <w:jc w:val="both"/>
        <w:rPr>
          <w:sz w:val="20"/>
          <w:szCs w:val="20"/>
          <w:lang w:val="nl-BE"/>
        </w:rPr>
      </w:pPr>
    </w:p>
    <w:p w14:paraId="52891EAA" w14:textId="77777777" w:rsidR="00A03053" w:rsidRDefault="00A03053" w:rsidP="00C7548D">
      <w:pPr>
        <w:pStyle w:val="01Title"/>
        <w:ind w:left="0"/>
        <w:jc w:val="both"/>
        <w:rPr>
          <w:sz w:val="20"/>
          <w:szCs w:val="20"/>
          <w:lang w:val="nl-BE"/>
        </w:rPr>
      </w:pPr>
    </w:p>
    <w:p w14:paraId="716A4CED" w14:textId="77777777" w:rsidR="00A03053" w:rsidRDefault="00A03053" w:rsidP="00C7548D">
      <w:pPr>
        <w:pStyle w:val="01Title"/>
        <w:ind w:left="0"/>
        <w:jc w:val="both"/>
        <w:rPr>
          <w:sz w:val="20"/>
          <w:szCs w:val="20"/>
          <w:lang w:val="nl-BE"/>
        </w:rPr>
      </w:pPr>
    </w:p>
    <w:p w14:paraId="161612E4" w14:textId="77777777" w:rsidR="00A03053" w:rsidRDefault="00A03053" w:rsidP="00C7548D">
      <w:pPr>
        <w:pStyle w:val="01Title"/>
        <w:ind w:left="0"/>
        <w:jc w:val="both"/>
        <w:rPr>
          <w:sz w:val="20"/>
          <w:szCs w:val="20"/>
          <w:lang w:val="nl-BE"/>
        </w:rPr>
      </w:pPr>
    </w:p>
    <w:p w14:paraId="67DF72CB" w14:textId="77777777" w:rsidR="00A03053" w:rsidRDefault="00A03053" w:rsidP="00C7548D">
      <w:pPr>
        <w:pStyle w:val="01Title"/>
        <w:ind w:left="0"/>
        <w:jc w:val="both"/>
        <w:rPr>
          <w:sz w:val="20"/>
          <w:szCs w:val="20"/>
          <w:lang w:val="nl-BE"/>
        </w:rPr>
      </w:pPr>
    </w:p>
    <w:p w14:paraId="0243B7E8" w14:textId="77777777" w:rsidR="00A03053" w:rsidRDefault="00A03053" w:rsidP="00C7548D">
      <w:pPr>
        <w:pStyle w:val="01Title"/>
        <w:ind w:left="0"/>
        <w:jc w:val="both"/>
        <w:rPr>
          <w:sz w:val="20"/>
          <w:szCs w:val="20"/>
          <w:lang w:val="nl-BE"/>
        </w:rPr>
      </w:pPr>
    </w:p>
    <w:p w14:paraId="7AF2F0CE" w14:textId="77777777" w:rsidR="00A03053" w:rsidRDefault="00A03053" w:rsidP="00C7548D">
      <w:pPr>
        <w:pStyle w:val="01Title"/>
        <w:ind w:left="0"/>
        <w:jc w:val="both"/>
        <w:rPr>
          <w:sz w:val="20"/>
          <w:szCs w:val="20"/>
          <w:lang w:val="nl-BE"/>
        </w:rPr>
      </w:pPr>
    </w:p>
    <w:p w14:paraId="550D1183" w14:textId="77777777" w:rsidR="00A03053" w:rsidRDefault="00A03053" w:rsidP="00C7548D">
      <w:pPr>
        <w:pStyle w:val="01Title"/>
        <w:ind w:left="0"/>
        <w:jc w:val="both"/>
        <w:rPr>
          <w:sz w:val="20"/>
          <w:szCs w:val="20"/>
          <w:lang w:val="nl-BE"/>
        </w:rPr>
      </w:pPr>
    </w:p>
    <w:p w14:paraId="7165B71D" w14:textId="77777777" w:rsidR="00A03053" w:rsidRDefault="00A03053" w:rsidP="00C7548D">
      <w:pPr>
        <w:pStyle w:val="01Title"/>
        <w:ind w:left="0"/>
        <w:jc w:val="both"/>
        <w:rPr>
          <w:sz w:val="20"/>
          <w:szCs w:val="20"/>
          <w:lang w:val="nl-BE"/>
        </w:rPr>
      </w:pPr>
    </w:p>
    <w:p w14:paraId="662EBC48" w14:textId="77777777" w:rsidR="00A03053" w:rsidRDefault="00A03053" w:rsidP="00C7548D">
      <w:pPr>
        <w:pStyle w:val="01Title"/>
        <w:ind w:left="0"/>
        <w:jc w:val="both"/>
        <w:rPr>
          <w:sz w:val="20"/>
          <w:szCs w:val="20"/>
          <w:lang w:val="nl-BE"/>
        </w:rPr>
      </w:pPr>
    </w:p>
    <w:p w14:paraId="29FA13F6" w14:textId="77777777" w:rsidR="00A03053" w:rsidRDefault="00A03053" w:rsidP="00C7548D">
      <w:pPr>
        <w:pStyle w:val="01Title"/>
        <w:ind w:left="0"/>
        <w:jc w:val="both"/>
        <w:rPr>
          <w:sz w:val="20"/>
          <w:szCs w:val="20"/>
          <w:lang w:val="nl-BE"/>
        </w:rPr>
      </w:pPr>
    </w:p>
    <w:p w14:paraId="79DC9D3B" w14:textId="77777777" w:rsidR="00A03053" w:rsidRDefault="00A03053" w:rsidP="00C7548D">
      <w:pPr>
        <w:pStyle w:val="01Title"/>
        <w:ind w:left="0"/>
        <w:jc w:val="both"/>
        <w:rPr>
          <w:sz w:val="20"/>
          <w:szCs w:val="20"/>
          <w:lang w:val="nl-BE"/>
        </w:rPr>
      </w:pPr>
    </w:p>
    <w:p w14:paraId="1F88CA9C" w14:textId="77777777" w:rsidR="00A03053" w:rsidRDefault="00A03053" w:rsidP="00C7548D">
      <w:pPr>
        <w:pStyle w:val="01Title"/>
        <w:ind w:left="0"/>
        <w:jc w:val="both"/>
        <w:rPr>
          <w:sz w:val="20"/>
          <w:szCs w:val="20"/>
          <w:lang w:val="nl-BE"/>
        </w:rPr>
      </w:pPr>
    </w:p>
    <w:p w14:paraId="5DD184FB" w14:textId="77777777" w:rsidR="00A03053" w:rsidRDefault="00A03053" w:rsidP="00C7548D">
      <w:pPr>
        <w:pStyle w:val="01Title"/>
        <w:ind w:left="0"/>
        <w:jc w:val="both"/>
        <w:rPr>
          <w:sz w:val="20"/>
          <w:szCs w:val="20"/>
          <w:lang w:val="nl-BE"/>
        </w:rPr>
      </w:pPr>
    </w:p>
    <w:p w14:paraId="49E787DF" w14:textId="77777777" w:rsidR="00A03053" w:rsidRDefault="00A03053" w:rsidP="00C7548D">
      <w:pPr>
        <w:pStyle w:val="01Title"/>
        <w:ind w:left="0"/>
        <w:jc w:val="both"/>
        <w:rPr>
          <w:sz w:val="20"/>
          <w:szCs w:val="20"/>
          <w:lang w:val="nl-BE"/>
        </w:rPr>
      </w:pPr>
    </w:p>
    <w:p w14:paraId="5254450F" w14:textId="77777777" w:rsidR="00A03053" w:rsidRDefault="00A03053" w:rsidP="00C7548D">
      <w:pPr>
        <w:pStyle w:val="01Title"/>
        <w:ind w:left="0"/>
        <w:jc w:val="both"/>
        <w:rPr>
          <w:sz w:val="20"/>
          <w:szCs w:val="20"/>
          <w:lang w:val="nl-BE"/>
        </w:rPr>
      </w:pPr>
    </w:p>
    <w:p w14:paraId="05EA427E" w14:textId="77777777" w:rsidR="00A03053" w:rsidRDefault="00A03053" w:rsidP="00C7548D">
      <w:pPr>
        <w:pStyle w:val="01Title"/>
        <w:ind w:left="0"/>
        <w:jc w:val="both"/>
        <w:rPr>
          <w:sz w:val="20"/>
          <w:szCs w:val="20"/>
          <w:lang w:val="nl-BE"/>
        </w:rPr>
      </w:pPr>
    </w:p>
    <w:p w14:paraId="0705A0C9" w14:textId="77777777" w:rsidR="00A03053" w:rsidRDefault="00A03053" w:rsidP="00C7548D">
      <w:pPr>
        <w:pStyle w:val="01Title"/>
        <w:ind w:left="0"/>
        <w:jc w:val="both"/>
        <w:rPr>
          <w:sz w:val="20"/>
          <w:szCs w:val="20"/>
          <w:lang w:val="nl-BE"/>
        </w:rPr>
      </w:pPr>
    </w:p>
    <w:p w14:paraId="7DF5FDA8" w14:textId="77777777" w:rsidR="00A03053" w:rsidRDefault="00A03053" w:rsidP="00C7548D">
      <w:pPr>
        <w:pStyle w:val="01Title"/>
        <w:ind w:left="0"/>
        <w:jc w:val="both"/>
        <w:rPr>
          <w:sz w:val="20"/>
          <w:szCs w:val="20"/>
          <w:lang w:val="nl-BE"/>
        </w:rPr>
      </w:pPr>
    </w:p>
    <w:p w14:paraId="6111108A" w14:textId="77777777" w:rsidR="00A03053" w:rsidRDefault="00A03053" w:rsidP="00C7548D">
      <w:pPr>
        <w:pStyle w:val="01Title"/>
        <w:ind w:left="0"/>
        <w:jc w:val="both"/>
        <w:rPr>
          <w:sz w:val="20"/>
          <w:szCs w:val="20"/>
          <w:lang w:val="nl-BE"/>
        </w:rPr>
      </w:pPr>
    </w:p>
    <w:p w14:paraId="66B4575F" w14:textId="77777777" w:rsidR="00A03053" w:rsidRDefault="00A03053" w:rsidP="00C7548D">
      <w:pPr>
        <w:pStyle w:val="01Title"/>
        <w:ind w:left="0"/>
        <w:jc w:val="both"/>
        <w:rPr>
          <w:sz w:val="20"/>
          <w:szCs w:val="20"/>
          <w:lang w:val="nl-BE"/>
        </w:rPr>
      </w:pPr>
    </w:p>
    <w:p w14:paraId="2F88BE2A" w14:textId="77777777" w:rsidR="00A03053" w:rsidRDefault="00A03053" w:rsidP="00C7548D">
      <w:pPr>
        <w:pStyle w:val="01Title"/>
        <w:ind w:left="0"/>
        <w:jc w:val="both"/>
        <w:rPr>
          <w:sz w:val="20"/>
          <w:szCs w:val="20"/>
          <w:lang w:val="nl-BE"/>
        </w:rPr>
      </w:pPr>
    </w:p>
    <w:p w14:paraId="2BF42541" w14:textId="77777777" w:rsidR="00A03053" w:rsidRDefault="00A03053" w:rsidP="00C7548D">
      <w:pPr>
        <w:pStyle w:val="01Title"/>
        <w:ind w:left="0"/>
        <w:jc w:val="both"/>
        <w:rPr>
          <w:sz w:val="20"/>
          <w:szCs w:val="20"/>
          <w:lang w:val="nl-BE"/>
        </w:rPr>
      </w:pPr>
    </w:p>
    <w:p w14:paraId="5045F9D7" w14:textId="77777777" w:rsidR="00A03053" w:rsidRDefault="00A03053" w:rsidP="00C7548D">
      <w:pPr>
        <w:pStyle w:val="01Title"/>
        <w:ind w:left="0"/>
        <w:jc w:val="both"/>
        <w:rPr>
          <w:sz w:val="20"/>
          <w:szCs w:val="20"/>
          <w:lang w:val="nl-BE"/>
        </w:rPr>
      </w:pPr>
    </w:p>
    <w:p w14:paraId="278E9508" w14:textId="77777777" w:rsidR="00A03053" w:rsidRDefault="00A03053" w:rsidP="00C7548D">
      <w:pPr>
        <w:pStyle w:val="01Title"/>
        <w:ind w:left="0"/>
        <w:jc w:val="both"/>
        <w:rPr>
          <w:sz w:val="20"/>
          <w:szCs w:val="20"/>
          <w:lang w:val="nl-BE"/>
        </w:rPr>
      </w:pPr>
    </w:p>
    <w:p w14:paraId="23F82B46" w14:textId="77777777" w:rsidR="00A03053" w:rsidRDefault="00A03053" w:rsidP="00C7548D">
      <w:pPr>
        <w:pStyle w:val="01Title"/>
        <w:ind w:left="0"/>
        <w:jc w:val="both"/>
        <w:rPr>
          <w:sz w:val="20"/>
          <w:szCs w:val="20"/>
          <w:lang w:val="nl-BE"/>
        </w:rPr>
      </w:pPr>
    </w:p>
    <w:p w14:paraId="02A0EE55" w14:textId="77777777" w:rsidR="00A03053" w:rsidRDefault="00A03053" w:rsidP="00C7548D">
      <w:pPr>
        <w:pStyle w:val="01Title"/>
        <w:ind w:left="0"/>
        <w:jc w:val="both"/>
        <w:rPr>
          <w:sz w:val="20"/>
          <w:szCs w:val="20"/>
          <w:lang w:val="nl-BE"/>
        </w:rPr>
      </w:pPr>
    </w:p>
    <w:p w14:paraId="72E3D472" w14:textId="77777777" w:rsidR="00A03053" w:rsidRDefault="00A03053" w:rsidP="00C7548D">
      <w:pPr>
        <w:pStyle w:val="01Title"/>
        <w:ind w:left="0"/>
        <w:jc w:val="both"/>
        <w:rPr>
          <w:sz w:val="20"/>
          <w:szCs w:val="20"/>
          <w:lang w:val="nl-BE"/>
        </w:rPr>
      </w:pPr>
    </w:p>
    <w:p w14:paraId="295A01A5" w14:textId="77777777" w:rsidR="00A03053" w:rsidRDefault="00A03053" w:rsidP="00C7548D">
      <w:pPr>
        <w:pStyle w:val="01Title"/>
        <w:ind w:left="0"/>
        <w:jc w:val="both"/>
        <w:rPr>
          <w:sz w:val="20"/>
          <w:szCs w:val="20"/>
          <w:lang w:val="nl-BE"/>
        </w:rPr>
      </w:pPr>
    </w:p>
    <w:p w14:paraId="7CFDD474" w14:textId="77777777" w:rsidR="00A03053" w:rsidRDefault="00A03053" w:rsidP="00C7548D">
      <w:pPr>
        <w:pStyle w:val="01Title"/>
        <w:ind w:left="0"/>
        <w:jc w:val="both"/>
        <w:rPr>
          <w:sz w:val="20"/>
          <w:szCs w:val="20"/>
          <w:lang w:val="nl-BE"/>
        </w:rPr>
      </w:pPr>
    </w:p>
    <w:p w14:paraId="30CC6B37" w14:textId="77777777" w:rsidR="00A03053" w:rsidRDefault="00A03053" w:rsidP="00C7548D">
      <w:pPr>
        <w:pStyle w:val="01Title"/>
        <w:ind w:left="0"/>
        <w:jc w:val="both"/>
        <w:rPr>
          <w:sz w:val="20"/>
          <w:szCs w:val="20"/>
          <w:lang w:val="nl-BE"/>
        </w:rPr>
      </w:pPr>
    </w:p>
    <w:p w14:paraId="2D39E73C" w14:textId="77777777" w:rsidR="00A03053" w:rsidRDefault="00A03053" w:rsidP="00C7548D">
      <w:pPr>
        <w:pStyle w:val="01Title"/>
        <w:ind w:left="0"/>
        <w:jc w:val="both"/>
        <w:rPr>
          <w:sz w:val="20"/>
          <w:szCs w:val="20"/>
          <w:lang w:val="nl-BE"/>
        </w:rPr>
      </w:pPr>
    </w:p>
    <w:p w14:paraId="2168C2DD" w14:textId="77777777" w:rsidR="00A03053" w:rsidRDefault="00A03053" w:rsidP="00C7548D">
      <w:pPr>
        <w:pStyle w:val="01Title"/>
        <w:ind w:left="0"/>
        <w:jc w:val="both"/>
        <w:rPr>
          <w:sz w:val="20"/>
          <w:szCs w:val="20"/>
          <w:lang w:val="nl-BE"/>
        </w:rPr>
      </w:pPr>
    </w:p>
    <w:p w14:paraId="4B085880" w14:textId="77777777" w:rsidR="00A03053" w:rsidRDefault="00A03053" w:rsidP="00C7548D">
      <w:pPr>
        <w:pStyle w:val="01Title"/>
        <w:ind w:left="0"/>
        <w:jc w:val="both"/>
        <w:rPr>
          <w:sz w:val="20"/>
          <w:szCs w:val="20"/>
          <w:lang w:val="nl-BE"/>
        </w:rPr>
      </w:pPr>
    </w:p>
    <w:p w14:paraId="1A37F387" w14:textId="77777777" w:rsidR="00A03053" w:rsidRDefault="00A03053" w:rsidP="00C7548D">
      <w:pPr>
        <w:pStyle w:val="01Title"/>
        <w:ind w:left="0"/>
        <w:jc w:val="both"/>
        <w:rPr>
          <w:sz w:val="20"/>
          <w:szCs w:val="20"/>
          <w:lang w:val="nl-BE"/>
        </w:rPr>
      </w:pPr>
    </w:p>
    <w:p w14:paraId="6F865164" w14:textId="77777777" w:rsidR="00A03053" w:rsidRDefault="00A03053" w:rsidP="00C7548D">
      <w:pPr>
        <w:pStyle w:val="01Title"/>
        <w:ind w:left="0"/>
        <w:jc w:val="both"/>
        <w:rPr>
          <w:sz w:val="20"/>
          <w:szCs w:val="20"/>
          <w:lang w:val="nl-BE"/>
        </w:rPr>
      </w:pPr>
    </w:p>
    <w:p w14:paraId="0EED50E2" w14:textId="77777777" w:rsidR="00A03053" w:rsidRDefault="00A03053" w:rsidP="00C7548D">
      <w:pPr>
        <w:pStyle w:val="01Title"/>
        <w:ind w:left="0"/>
        <w:jc w:val="both"/>
        <w:rPr>
          <w:sz w:val="20"/>
          <w:szCs w:val="20"/>
          <w:lang w:val="nl-BE"/>
        </w:rPr>
      </w:pPr>
    </w:p>
    <w:p w14:paraId="4144A2C7" w14:textId="77777777" w:rsidR="00A03053" w:rsidRDefault="00A03053" w:rsidP="00C7548D">
      <w:pPr>
        <w:pStyle w:val="01Title"/>
        <w:ind w:left="0"/>
        <w:jc w:val="both"/>
        <w:rPr>
          <w:sz w:val="20"/>
          <w:szCs w:val="20"/>
          <w:lang w:val="nl-BE"/>
        </w:rPr>
      </w:pPr>
    </w:p>
    <w:p w14:paraId="01257A5F" w14:textId="77777777" w:rsidR="00A03053" w:rsidRDefault="00A03053" w:rsidP="00C7548D">
      <w:pPr>
        <w:pStyle w:val="01Title"/>
        <w:ind w:left="0"/>
        <w:jc w:val="both"/>
        <w:rPr>
          <w:sz w:val="20"/>
          <w:szCs w:val="20"/>
          <w:lang w:val="nl-BE"/>
        </w:rPr>
      </w:pPr>
    </w:p>
    <w:p w14:paraId="15D44C55" w14:textId="77777777" w:rsidR="00BC7B5F" w:rsidRDefault="00BC7B5F" w:rsidP="00BC7B5F">
      <w:pPr>
        <w:pStyle w:val="01Title"/>
        <w:ind w:left="0"/>
        <w:rPr>
          <w:sz w:val="20"/>
          <w:szCs w:val="20"/>
          <w:lang w:val="nl-BE"/>
        </w:rPr>
      </w:pPr>
    </w:p>
    <w:p w14:paraId="0C8106BD" w14:textId="77777777" w:rsidR="00BC7B5F" w:rsidRDefault="00BC7B5F" w:rsidP="00BC7B5F">
      <w:pPr>
        <w:pStyle w:val="01Title"/>
        <w:ind w:left="0"/>
        <w:rPr>
          <w:sz w:val="20"/>
          <w:szCs w:val="20"/>
          <w:lang w:val="nl-BE"/>
        </w:rPr>
      </w:pPr>
    </w:p>
    <w:p w14:paraId="4CEC45EE" w14:textId="77777777" w:rsidR="00BC7B5F" w:rsidRDefault="00BC7B5F" w:rsidP="00BC7B5F">
      <w:pPr>
        <w:pStyle w:val="01Title"/>
        <w:ind w:left="0"/>
        <w:rPr>
          <w:sz w:val="20"/>
          <w:szCs w:val="20"/>
          <w:lang w:val="nl-BE"/>
        </w:rPr>
      </w:pPr>
    </w:p>
    <w:p w14:paraId="1F43A5AD" w14:textId="77777777" w:rsidR="00A03053" w:rsidRPr="00BC7B5F" w:rsidRDefault="008633D9" w:rsidP="00091CD5">
      <w:pPr>
        <w:pStyle w:val="01Title"/>
        <w:ind w:left="0"/>
        <w:jc w:val="center"/>
        <w:rPr>
          <w:b/>
          <w:sz w:val="20"/>
          <w:szCs w:val="20"/>
          <w:lang w:val="nl-BE"/>
        </w:rPr>
      </w:pPr>
      <w:r>
        <w:rPr>
          <w:b/>
          <w:sz w:val="20"/>
          <w:szCs w:val="20"/>
          <w:lang w:val="nl-BE"/>
        </w:rPr>
        <w:lastRenderedPageBreak/>
        <w:t xml:space="preserve">- </w:t>
      </w:r>
      <w:r w:rsidR="00A03053" w:rsidRPr="00A03053">
        <w:rPr>
          <w:b/>
          <w:sz w:val="20"/>
          <w:szCs w:val="20"/>
          <w:lang w:val="nl-BE"/>
        </w:rPr>
        <w:t>1</w:t>
      </w:r>
      <w:r w:rsidR="00575E32">
        <w:rPr>
          <w:b/>
          <w:sz w:val="20"/>
          <w:szCs w:val="20"/>
          <w:lang w:val="nl-BE"/>
        </w:rPr>
        <w:t>50</w:t>
      </w:r>
      <w:r>
        <w:rPr>
          <w:sz w:val="20"/>
          <w:szCs w:val="20"/>
          <w:lang w:val="nl-BE"/>
        </w:rPr>
        <w:t xml:space="preserve"> -</w:t>
      </w:r>
    </w:p>
    <w:p w14:paraId="0137905A" w14:textId="77777777" w:rsidR="00A03053" w:rsidRDefault="00A03053" w:rsidP="00A03053">
      <w:pPr>
        <w:pStyle w:val="01Title"/>
        <w:rPr>
          <w:b/>
          <w:sz w:val="20"/>
          <w:szCs w:val="20"/>
          <w:lang w:val="nl-BE"/>
        </w:rPr>
      </w:pPr>
    </w:p>
    <w:p w14:paraId="4BA99081" w14:textId="77777777" w:rsidR="00A03053" w:rsidRDefault="008633D9" w:rsidP="008633D9">
      <w:pPr>
        <w:pStyle w:val="01Title"/>
        <w:rPr>
          <w:i/>
          <w:sz w:val="20"/>
          <w:szCs w:val="20"/>
          <w:lang w:val="nl-BE"/>
        </w:rPr>
      </w:pPr>
      <w:r>
        <w:rPr>
          <w:i/>
          <w:sz w:val="20"/>
          <w:szCs w:val="20"/>
          <w:lang w:val="nl-BE"/>
        </w:rPr>
        <w:t xml:space="preserve">     </w:t>
      </w:r>
      <w:r w:rsidR="00A03053">
        <w:rPr>
          <w:i/>
          <w:sz w:val="20"/>
          <w:szCs w:val="20"/>
          <w:lang w:val="nl-BE"/>
        </w:rPr>
        <w:t xml:space="preserve">Origineel, </w:t>
      </w:r>
      <w:r w:rsidR="00A03053" w:rsidRPr="00B82EAF">
        <w:rPr>
          <w:sz w:val="20"/>
          <w:szCs w:val="20"/>
          <w:lang w:val="nl-BE"/>
        </w:rPr>
        <w:t>2015</w:t>
      </w:r>
    </w:p>
    <w:p w14:paraId="43198D77" w14:textId="77777777" w:rsidR="00A03053" w:rsidRDefault="00A03053" w:rsidP="00A03053">
      <w:pPr>
        <w:pStyle w:val="01Title"/>
        <w:jc w:val="center"/>
        <w:rPr>
          <w:i/>
          <w:sz w:val="20"/>
          <w:szCs w:val="20"/>
          <w:lang w:val="nl-BE"/>
        </w:rPr>
      </w:pPr>
    </w:p>
    <w:p w14:paraId="4654E30D" w14:textId="77777777" w:rsidR="007D3E9F" w:rsidRPr="007D3E9F" w:rsidRDefault="008633D9" w:rsidP="00C7548D">
      <w:pPr>
        <w:pStyle w:val="01Title"/>
        <w:ind w:left="0"/>
        <w:jc w:val="both"/>
      </w:pPr>
      <w:r>
        <w:object w:dxaOrig="4700" w:dyaOrig="4704" w14:anchorId="7E6C88DB">
          <v:shape id="_x0000_i1166" type="#_x0000_t75" style="width:154.5pt;height:153.4pt" o:ole="">
            <v:imagedata r:id="rId302" o:title=""/>
          </v:shape>
          <o:OLEObject Type="Embed" ProgID="CorelDRAW.Graphic.12" ShapeID="_x0000_i1166" DrawAspect="Content" ObjectID="_1587467559" r:id="rId303"/>
        </w:object>
      </w:r>
    </w:p>
    <w:p w14:paraId="419734E0" w14:textId="77777777" w:rsidR="00A03053" w:rsidRDefault="00A03053" w:rsidP="00C7548D">
      <w:pPr>
        <w:pStyle w:val="01Title"/>
        <w:ind w:left="0"/>
        <w:jc w:val="both"/>
        <w:rPr>
          <w:sz w:val="20"/>
          <w:szCs w:val="20"/>
          <w:lang w:val="nl-BE"/>
        </w:rPr>
      </w:pPr>
    </w:p>
    <w:p w14:paraId="60D45655" w14:textId="77777777" w:rsidR="00A03053" w:rsidRPr="00ED1153" w:rsidRDefault="007D3E9F" w:rsidP="00C7548D">
      <w:pPr>
        <w:pStyle w:val="01Title"/>
        <w:ind w:left="0"/>
        <w:jc w:val="both"/>
        <w:rPr>
          <w:sz w:val="20"/>
          <w:szCs w:val="20"/>
          <w:lang w:val="en-GB"/>
        </w:rPr>
      </w:pPr>
      <w:r w:rsidRPr="00ED1153">
        <w:rPr>
          <w:b/>
          <w:sz w:val="24"/>
          <w:szCs w:val="24"/>
          <w:lang w:val="en-GB"/>
        </w:rPr>
        <w:t xml:space="preserve">+                         </w:t>
      </w:r>
      <w:r w:rsidRPr="00ED1153">
        <w:rPr>
          <w:sz w:val="20"/>
          <w:szCs w:val="20"/>
          <w:lang w:val="en-GB"/>
        </w:rPr>
        <w:t>0301.20 g3a7</w:t>
      </w:r>
    </w:p>
    <w:p w14:paraId="4D00D65E" w14:textId="77777777" w:rsidR="007D3E9F" w:rsidRPr="00ED1153" w:rsidRDefault="007D3E9F" w:rsidP="00C7548D">
      <w:pPr>
        <w:pStyle w:val="01Title"/>
        <w:ind w:left="0"/>
        <w:jc w:val="both"/>
        <w:rPr>
          <w:sz w:val="20"/>
          <w:szCs w:val="20"/>
          <w:lang w:val="en-GB"/>
        </w:rPr>
      </w:pPr>
    </w:p>
    <w:p w14:paraId="342CA5AC" w14:textId="77777777" w:rsidR="007D3E9F" w:rsidRPr="00ED1153" w:rsidRDefault="007D3E9F" w:rsidP="00C7548D">
      <w:pPr>
        <w:pStyle w:val="01Title"/>
        <w:ind w:left="0"/>
        <w:jc w:val="both"/>
        <w:rPr>
          <w:b/>
          <w:sz w:val="20"/>
          <w:szCs w:val="20"/>
          <w:lang w:val="en-GB"/>
        </w:rPr>
      </w:pPr>
      <w:r w:rsidRPr="00ED1153">
        <w:rPr>
          <w:sz w:val="20"/>
          <w:szCs w:val="20"/>
          <w:lang w:val="en-GB"/>
        </w:rPr>
        <w:tab/>
      </w:r>
      <w:r w:rsidRPr="00ED1153">
        <w:rPr>
          <w:b/>
          <w:sz w:val="20"/>
          <w:szCs w:val="20"/>
          <w:lang w:val="en-GB"/>
        </w:rPr>
        <w:t>1.e6</w:t>
      </w:r>
      <w:r w:rsidRPr="00ED1153">
        <w:rPr>
          <w:b/>
          <w:sz w:val="20"/>
          <w:szCs w:val="20"/>
          <w:lang w:val="en-GB"/>
        </w:rPr>
        <w:tab/>
      </w:r>
      <w:r w:rsidRPr="00ED1153">
        <w:rPr>
          <w:b/>
          <w:sz w:val="20"/>
          <w:szCs w:val="20"/>
          <w:lang w:val="en-GB"/>
        </w:rPr>
        <w:tab/>
        <w:t>Th6</w:t>
      </w:r>
    </w:p>
    <w:p w14:paraId="2FDC82F0" w14:textId="77777777" w:rsidR="007D3E9F" w:rsidRPr="00ED1153" w:rsidRDefault="007D3E9F" w:rsidP="00C7548D">
      <w:pPr>
        <w:pStyle w:val="01Title"/>
        <w:ind w:left="0"/>
        <w:jc w:val="both"/>
        <w:rPr>
          <w:b/>
          <w:sz w:val="20"/>
          <w:szCs w:val="20"/>
          <w:lang w:val="en-GB"/>
        </w:rPr>
      </w:pPr>
      <w:r w:rsidRPr="00ED1153">
        <w:rPr>
          <w:b/>
          <w:sz w:val="20"/>
          <w:szCs w:val="20"/>
          <w:lang w:val="en-GB"/>
        </w:rPr>
        <w:tab/>
        <w:t>2.e7</w:t>
      </w:r>
      <w:r w:rsidRPr="00ED1153">
        <w:rPr>
          <w:b/>
          <w:sz w:val="20"/>
          <w:szCs w:val="20"/>
          <w:lang w:val="en-GB"/>
        </w:rPr>
        <w:tab/>
      </w:r>
      <w:r w:rsidRPr="00ED1153">
        <w:rPr>
          <w:b/>
          <w:sz w:val="20"/>
          <w:szCs w:val="20"/>
          <w:lang w:val="en-GB"/>
        </w:rPr>
        <w:tab/>
        <w:t>Te6</w:t>
      </w:r>
    </w:p>
    <w:p w14:paraId="399807A8" w14:textId="77777777" w:rsidR="007D3E9F" w:rsidRPr="00ED1153" w:rsidRDefault="009D322A" w:rsidP="00C7548D">
      <w:pPr>
        <w:pStyle w:val="01Title"/>
        <w:ind w:left="0"/>
        <w:jc w:val="both"/>
        <w:rPr>
          <w:b/>
          <w:sz w:val="20"/>
          <w:szCs w:val="20"/>
          <w:lang w:val="en-GB"/>
        </w:rPr>
      </w:pPr>
      <w:r w:rsidRPr="00ED1153">
        <w:rPr>
          <w:b/>
          <w:sz w:val="20"/>
          <w:szCs w:val="20"/>
          <w:lang w:val="en-GB"/>
        </w:rPr>
        <w:tab/>
        <w:t>3.Pd5</w:t>
      </w:r>
      <w:r w:rsidRPr="00ED1153">
        <w:rPr>
          <w:b/>
          <w:sz w:val="20"/>
          <w:szCs w:val="20"/>
          <w:lang w:val="en-GB"/>
        </w:rPr>
        <w:tab/>
      </w:r>
      <w:r w:rsidRPr="00ED1153">
        <w:rPr>
          <w:b/>
          <w:sz w:val="20"/>
          <w:szCs w:val="20"/>
          <w:lang w:val="en-GB"/>
        </w:rPr>
        <w:tab/>
        <w:t>Kb7</w:t>
      </w:r>
    </w:p>
    <w:p w14:paraId="186A830A" w14:textId="77777777" w:rsidR="009D322A" w:rsidRPr="00B354CB" w:rsidRDefault="009D322A" w:rsidP="00C7548D">
      <w:pPr>
        <w:pStyle w:val="01Title"/>
        <w:ind w:left="0"/>
        <w:jc w:val="both"/>
        <w:rPr>
          <w:b/>
          <w:sz w:val="20"/>
          <w:szCs w:val="20"/>
          <w:lang w:val="nl-BE"/>
        </w:rPr>
      </w:pPr>
      <w:r w:rsidRPr="00ED1153">
        <w:rPr>
          <w:b/>
          <w:sz w:val="20"/>
          <w:szCs w:val="20"/>
          <w:lang w:val="en-GB"/>
        </w:rPr>
        <w:tab/>
      </w:r>
      <w:r w:rsidRPr="00B354CB">
        <w:rPr>
          <w:b/>
          <w:sz w:val="20"/>
          <w:szCs w:val="20"/>
          <w:lang w:val="nl-BE"/>
        </w:rPr>
        <w:t>4.f4</w:t>
      </w:r>
      <w:r w:rsidRPr="00B354CB">
        <w:rPr>
          <w:b/>
          <w:sz w:val="20"/>
          <w:szCs w:val="20"/>
          <w:lang w:val="nl-BE"/>
        </w:rPr>
        <w:tab/>
      </w:r>
      <w:r w:rsidRPr="00B354CB">
        <w:rPr>
          <w:b/>
          <w:sz w:val="20"/>
          <w:szCs w:val="20"/>
          <w:lang w:val="nl-BE"/>
        </w:rPr>
        <w:tab/>
        <w:t>Kc6</w:t>
      </w:r>
    </w:p>
    <w:p w14:paraId="4931C34A" w14:textId="77777777" w:rsidR="009D322A" w:rsidRPr="00B354CB" w:rsidRDefault="00A820AF" w:rsidP="00C7548D">
      <w:pPr>
        <w:pStyle w:val="01Title"/>
        <w:ind w:left="0"/>
        <w:jc w:val="both"/>
        <w:rPr>
          <w:b/>
          <w:sz w:val="20"/>
          <w:szCs w:val="20"/>
          <w:lang w:val="nl-BE"/>
        </w:rPr>
      </w:pPr>
      <w:r w:rsidRPr="00B354CB">
        <w:rPr>
          <w:b/>
          <w:sz w:val="20"/>
          <w:szCs w:val="20"/>
          <w:lang w:val="nl-BE"/>
        </w:rPr>
        <w:tab/>
        <w:t>5.f5</w:t>
      </w:r>
      <w:r w:rsidRPr="00B354CB">
        <w:rPr>
          <w:b/>
          <w:sz w:val="20"/>
          <w:szCs w:val="20"/>
          <w:lang w:val="nl-BE"/>
        </w:rPr>
        <w:tab/>
      </w:r>
      <w:r w:rsidRPr="00B354CB">
        <w:rPr>
          <w:b/>
          <w:sz w:val="20"/>
          <w:szCs w:val="20"/>
          <w:lang w:val="nl-BE"/>
        </w:rPr>
        <w:tab/>
        <w:t>Te</w:t>
      </w:r>
      <w:r w:rsidR="009D322A" w:rsidRPr="00B354CB">
        <w:rPr>
          <w:b/>
          <w:sz w:val="20"/>
          <w:szCs w:val="20"/>
          <w:lang w:val="nl-BE"/>
        </w:rPr>
        <w:t>5</w:t>
      </w:r>
    </w:p>
    <w:p w14:paraId="151DD19E" w14:textId="77777777" w:rsidR="009D322A" w:rsidRPr="00B354CB" w:rsidRDefault="009D322A" w:rsidP="00C7548D">
      <w:pPr>
        <w:pStyle w:val="01Title"/>
        <w:ind w:left="0"/>
        <w:jc w:val="both"/>
        <w:rPr>
          <w:b/>
          <w:sz w:val="20"/>
          <w:szCs w:val="20"/>
          <w:lang w:val="nl-BE"/>
        </w:rPr>
      </w:pPr>
      <w:r w:rsidRPr="00B354CB">
        <w:rPr>
          <w:b/>
          <w:sz w:val="20"/>
          <w:szCs w:val="20"/>
          <w:lang w:val="nl-BE"/>
        </w:rPr>
        <w:tab/>
        <w:t>6.f6</w:t>
      </w:r>
      <w:r w:rsidRPr="00B354CB">
        <w:rPr>
          <w:b/>
          <w:sz w:val="20"/>
          <w:szCs w:val="20"/>
          <w:lang w:val="nl-BE"/>
        </w:rPr>
        <w:tab/>
      </w:r>
      <w:r w:rsidRPr="00B354CB">
        <w:rPr>
          <w:b/>
          <w:sz w:val="20"/>
          <w:szCs w:val="20"/>
          <w:lang w:val="nl-BE"/>
        </w:rPr>
        <w:tab/>
        <w:t>Kxd5</w:t>
      </w:r>
    </w:p>
    <w:p w14:paraId="33FF44CF" w14:textId="77777777" w:rsidR="009D322A" w:rsidRDefault="009D322A" w:rsidP="00C7548D">
      <w:pPr>
        <w:pStyle w:val="01Title"/>
        <w:ind w:left="0"/>
        <w:jc w:val="both"/>
        <w:rPr>
          <w:b/>
          <w:sz w:val="20"/>
          <w:szCs w:val="20"/>
          <w:lang w:val="nl-BE"/>
        </w:rPr>
      </w:pPr>
      <w:r w:rsidRPr="00B354CB">
        <w:rPr>
          <w:b/>
          <w:sz w:val="20"/>
          <w:szCs w:val="20"/>
          <w:lang w:val="nl-BE"/>
        </w:rPr>
        <w:tab/>
      </w:r>
      <w:r>
        <w:rPr>
          <w:b/>
          <w:sz w:val="20"/>
          <w:szCs w:val="20"/>
          <w:lang w:val="nl-BE"/>
        </w:rPr>
        <w:t>7.f7</w:t>
      </w:r>
      <w:r>
        <w:rPr>
          <w:b/>
          <w:sz w:val="20"/>
          <w:szCs w:val="20"/>
          <w:lang w:val="nl-BE"/>
        </w:rPr>
        <w:tab/>
      </w:r>
      <w:r>
        <w:rPr>
          <w:b/>
          <w:sz w:val="20"/>
          <w:szCs w:val="20"/>
          <w:lang w:val="nl-BE"/>
        </w:rPr>
        <w:tab/>
        <w:t>Txe7</w:t>
      </w:r>
    </w:p>
    <w:p w14:paraId="62FF8BB2" w14:textId="77777777" w:rsidR="009D322A" w:rsidRDefault="009D322A" w:rsidP="00C7548D">
      <w:pPr>
        <w:pStyle w:val="01Title"/>
        <w:ind w:left="0"/>
        <w:jc w:val="both"/>
        <w:rPr>
          <w:b/>
          <w:sz w:val="20"/>
          <w:szCs w:val="20"/>
          <w:lang w:val="nl-BE"/>
        </w:rPr>
      </w:pPr>
      <w:r>
        <w:rPr>
          <w:b/>
          <w:sz w:val="20"/>
          <w:szCs w:val="20"/>
          <w:lang w:val="nl-BE"/>
        </w:rPr>
        <w:tab/>
        <w:t>8.f8D</w:t>
      </w:r>
    </w:p>
    <w:p w14:paraId="009F04FC" w14:textId="77777777" w:rsidR="005320E5" w:rsidRDefault="00916965" w:rsidP="00C7548D">
      <w:pPr>
        <w:pStyle w:val="01Title"/>
        <w:ind w:left="0"/>
        <w:jc w:val="both"/>
        <w:rPr>
          <w:sz w:val="20"/>
          <w:szCs w:val="20"/>
          <w:lang w:val="nl-BE"/>
        </w:rPr>
      </w:pPr>
      <w:r>
        <w:rPr>
          <w:sz w:val="20"/>
          <w:szCs w:val="20"/>
          <w:lang w:val="nl-BE"/>
        </w:rPr>
        <w:t>Wit wint</w:t>
      </w:r>
      <w:r w:rsidR="005320E5">
        <w:rPr>
          <w:sz w:val="20"/>
          <w:szCs w:val="20"/>
          <w:lang w:val="nl-BE"/>
        </w:rPr>
        <w:t xml:space="preserve"> met de extra pion op f2.</w:t>
      </w:r>
    </w:p>
    <w:p w14:paraId="6F8ED870" w14:textId="77777777" w:rsidR="005320E5" w:rsidRDefault="005320E5" w:rsidP="00C7548D">
      <w:pPr>
        <w:pStyle w:val="01Title"/>
        <w:ind w:left="0"/>
        <w:jc w:val="both"/>
        <w:rPr>
          <w:sz w:val="20"/>
          <w:szCs w:val="20"/>
          <w:lang w:val="nl-BE"/>
        </w:rPr>
      </w:pPr>
    </w:p>
    <w:p w14:paraId="561236ED" w14:textId="77777777" w:rsidR="00A973CC" w:rsidRDefault="00A973CC" w:rsidP="00C7548D">
      <w:pPr>
        <w:pStyle w:val="01Title"/>
        <w:ind w:left="0"/>
        <w:jc w:val="both"/>
        <w:rPr>
          <w:sz w:val="20"/>
          <w:szCs w:val="20"/>
          <w:lang w:val="nl-BE"/>
        </w:rPr>
      </w:pPr>
    </w:p>
    <w:p w14:paraId="13D1F93E" w14:textId="77777777" w:rsidR="00A973CC" w:rsidRDefault="00A973CC" w:rsidP="00C7548D">
      <w:pPr>
        <w:pStyle w:val="01Title"/>
        <w:ind w:left="0"/>
        <w:jc w:val="both"/>
        <w:rPr>
          <w:sz w:val="20"/>
          <w:szCs w:val="20"/>
          <w:lang w:val="nl-BE"/>
        </w:rPr>
      </w:pPr>
    </w:p>
    <w:p w14:paraId="79537C83" w14:textId="77777777" w:rsidR="00A973CC" w:rsidRDefault="00A973CC" w:rsidP="00C7548D">
      <w:pPr>
        <w:pStyle w:val="01Title"/>
        <w:ind w:left="0"/>
        <w:jc w:val="both"/>
        <w:rPr>
          <w:sz w:val="20"/>
          <w:szCs w:val="20"/>
          <w:lang w:val="nl-BE"/>
        </w:rPr>
      </w:pPr>
    </w:p>
    <w:p w14:paraId="12DCA840" w14:textId="77777777" w:rsidR="00A973CC" w:rsidRDefault="00A973CC" w:rsidP="00C7548D">
      <w:pPr>
        <w:pStyle w:val="01Title"/>
        <w:ind w:left="0"/>
        <w:jc w:val="both"/>
        <w:rPr>
          <w:sz w:val="20"/>
          <w:szCs w:val="20"/>
          <w:lang w:val="nl-BE"/>
        </w:rPr>
      </w:pPr>
    </w:p>
    <w:p w14:paraId="362F6010" w14:textId="77777777" w:rsidR="00A973CC" w:rsidRDefault="00A973CC" w:rsidP="00C7548D">
      <w:pPr>
        <w:pStyle w:val="01Title"/>
        <w:ind w:left="0"/>
        <w:jc w:val="both"/>
        <w:rPr>
          <w:sz w:val="20"/>
          <w:szCs w:val="20"/>
          <w:lang w:val="nl-BE"/>
        </w:rPr>
      </w:pPr>
    </w:p>
    <w:p w14:paraId="52852439" w14:textId="77777777" w:rsidR="00A973CC" w:rsidRDefault="00A973CC" w:rsidP="00C7548D">
      <w:pPr>
        <w:pStyle w:val="01Title"/>
        <w:ind w:left="0"/>
        <w:jc w:val="both"/>
        <w:rPr>
          <w:sz w:val="20"/>
          <w:szCs w:val="20"/>
          <w:lang w:val="nl-BE"/>
        </w:rPr>
      </w:pPr>
    </w:p>
    <w:p w14:paraId="58CB7373" w14:textId="77777777" w:rsidR="00A973CC" w:rsidRDefault="00A973CC" w:rsidP="00C7548D">
      <w:pPr>
        <w:pStyle w:val="01Title"/>
        <w:ind w:left="0"/>
        <w:jc w:val="both"/>
        <w:rPr>
          <w:sz w:val="20"/>
          <w:szCs w:val="20"/>
          <w:lang w:val="nl-BE"/>
        </w:rPr>
      </w:pPr>
    </w:p>
    <w:p w14:paraId="1018ED54" w14:textId="77777777" w:rsidR="00A973CC" w:rsidRDefault="00A973CC" w:rsidP="00C7548D">
      <w:pPr>
        <w:pStyle w:val="01Title"/>
        <w:ind w:left="0"/>
        <w:jc w:val="both"/>
        <w:rPr>
          <w:sz w:val="20"/>
          <w:szCs w:val="20"/>
          <w:lang w:val="nl-BE"/>
        </w:rPr>
      </w:pPr>
    </w:p>
    <w:p w14:paraId="27556E3C" w14:textId="77777777" w:rsidR="00A973CC" w:rsidRDefault="00A973CC" w:rsidP="00C7548D">
      <w:pPr>
        <w:pStyle w:val="01Title"/>
        <w:ind w:left="0"/>
        <w:jc w:val="both"/>
        <w:rPr>
          <w:sz w:val="20"/>
          <w:szCs w:val="20"/>
          <w:lang w:val="nl-BE"/>
        </w:rPr>
      </w:pPr>
    </w:p>
    <w:p w14:paraId="1372A88D" w14:textId="77777777" w:rsidR="004620BF" w:rsidRDefault="004620BF" w:rsidP="004620BF">
      <w:pPr>
        <w:pStyle w:val="01Title"/>
        <w:ind w:left="0"/>
        <w:rPr>
          <w:sz w:val="20"/>
          <w:szCs w:val="20"/>
          <w:lang w:val="nl-BE"/>
        </w:rPr>
      </w:pPr>
    </w:p>
    <w:p w14:paraId="30B8D7E7" w14:textId="77777777" w:rsidR="00916965" w:rsidRPr="00916965" w:rsidRDefault="00916965" w:rsidP="00C7548D">
      <w:pPr>
        <w:pStyle w:val="01Title"/>
        <w:ind w:left="0"/>
        <w:jc w:val="both"/>
        <w:rPr>
          <w:sz w:val="20"/>
          <w:szCs w:val="20"/>
          <w:lang w:val="nl-BE"/>
        </w:rPr>
      </w:pPr>
    </w:p>
    <w:p w14:paraId="3E3F98FA" w14:textId="77777777" w:rsidR="00800EB5" w:rsidRDefault="00800EB5" w:rsidP="00C7548D">
      <w:pPr>
        <w:pStyle w:val="01Title"/>
        <w:ind w:left="0"/>
        <w:jc w:val="both"/>
        <w:rPr>
          <w:sz w:val="20"/>
          <w:szCs w:val="20"/>
          <w:lang w:val="nl-BE"/>
        </w:rPr>
      </w:pPr>
    </w:p>
    <w:p w14:paraId="28DC836B" w14:textId="77777777" w:rsidR="00036153" w:rsidRDefault="00036153" w:rsidP="00C7548D">
      <w:pPr>
        <w:pStyle w:val="01Title"/>
        <w:ind w:left="0"/>
        <w:jc w:val="both"/>
        <w:rPr>
          <w:sz w:val="20"/>
          <w:szCs w:val="20"/>
          <w:lang w:val="nl-BE"/>
        </w:rPr>
      </w:pPr>
    </w:p>
    <w:p w14:paraId="2EAA561F" w14:textId="77777777" w:rsidR="0069174C" w:rsidRDefault="0069174C" w:rsidP="00C7548D">
      <w:pPr>
        <w:pStyle w:val="01Title"/>
        <w:ind w:left="0"/>
        <w:jc w:val="both"/>
        <w:rPr>
          <w:sz w:val="20"/>
          <w:szCs w:val="20"/>
          <w:lang w:val="nl-BE"/>
        </w:rPr>
      </w:pPr>
    </w:p>
    <w:p w14:paraId="57B6AA38" w14:textId="77777777" w:rsidR="00800EB5" w:rsidRDefault="00800EB5" w:rsidP="00C7548D">
      <w:pPr>
        <w:pStyle w:val="01Title"/>
        <w:ind w:left="0"/>
        <w:jc w:val="both"/>
        <w:rPr>
          <w:sz w:val="20"/>
          <w:szCs w:val="20"/>
          <w:lang w:val="nl-BE"/>
        </w:rPr>
      </w:pPr>
    </w:p>
    <w:p w14:paraId="15AD00B6" w14:textId="77777777" w:rsidR="00800EB5" w:rsidRDefault="003A050D" w:rsidP="00C7548D">
      <w:pPr>
        <w:pStyle w:val="01Title"/>
        <w:ind w:left="0"/>
        <w:jc w:val="both"/>
        <w:rPr>
          <w:sz w:val="20"/>
          <w:szCs w:val="20"/>
          <w:lang w:val="nl-BE"/>
        </w:rPr>
      </w:pPr>
      <w:r>
        <w:rPr>
          <w:sz w:val="20"/>
          <w:szCs w:val="20"/>
          <w:lang w:val="nl-BE"/>
        </w:rPr>
        <w:t>Indien men het pionnetje op f1 verplaats naar veld d1, dan is er een andere oplossing:</w:t>
      </w:r>
    </w:p>
    <w:p w14:paraId="2900FBD8" w14:textId="77777777" w:rsidR="003A050D" w:rsidRDefault="003A050D" w:rsidP="00C7548D">
      <w:pPr>
        <w:pStyle w:val="01Title"/>
        <w:ind w:left="0"/>
        <w:jc w:val="both"/>
        <w:rPr>
          <w:sz w:val="20"/>
          <w:szCs w:val="20"/>
          <w:lang w:val="nl-BE"/>
        </w:rPr>
      </w:pPr>
    </w:p>
    <w:p w14:paraId="25CA4A03" w14:textId="77777777" w:rsidR="003A050D" w:rsidRDefault="003A050D" w:rsidP="00C7548D">
      <w:pPr>
        <w:pStyle w:val="01Title"/>
        <w:ind w:left="0"/>
        <w:jc w:val="both"/>
        <w:rPr>
          <w:b/>
          <w:sz w:val="20"/>
          <w:szCs w:val="20"/>
          <w:lang w:val="en-GB"/>
        </w:rPr>
      </w:pPr>
      <w:r w:rsidRPr="003A050D">
        <w:rPr>
          <w:b/>
          <w:sz w:val="20"/>
          <w:szCs w:val="20"/>
          <w:lang w:val="en-GB"/>
        </w:rPr>
        <w:t>Kg3 Pe3 d2 e5 / Ka7 Th1 +</w:t>
      </w:r>
    </w:p>
    <w:p w14:paraId="5C8625F0" w14:textId="77777777" w:rsidR="003A050D" w:rsidRDefault="003A050D" w:rsidP="00C7548D">
      <w:pPr>
        <w:pStyle w:val="01Title"/>
        <w:ind w:left="0"/>
        <w:jc w:val="both"/>
        <w:rPr>
          <w:b/>
          <w:sz w:val="20"/>
          <w:szCs w:val="20"/>
          <w:lang w:val="en-GB"/>
        </w:rPr>
      </w:pPr>
    </w:p>
    <w:p w14:paraId="216A41A7" w14:textId="77777777" w:rsidR="003A050D" w:rsidRDefault="003A050D" w:rsidP="00C7548D">
      <w:pPr>
        <w:pStyle w:val="01Title"/>
        <w:ind w:left="0"/>
        <w:jc w:val="both"/>
        <w:rPr>
          <w:b/>
          <w:sz w:val="20"/>
          <w:szCs w:val="20"/>
          <w:lang w:val="en-GB"/>
        </w:rPr>
      </w:pPr>
      <w:r>
        <w:rPr>
          <w:b/>
          <w:sz w:val="20"/>
          <w:szCs w:val="20"/>
          <w:lang w:val="en-GB"/>
        </w:rPr>
        <w:tab/>
        <w:t>1.e6</w:t>
      </w:r>
      <w:r>
        <w:rPr>
          <w:b/>
          <w:sz w:val="20"/>
          <w:szCs w:val="20"/>
          <w:lang w:val="en-GB"/>
        </w:rPr>
        <w:tab/>
      </w:r>
      <w:r>
        <w:rPr>
          <w:b/>
          <w:sz w:val="20"/>
          <w:szCs w:val="20"/>
          <w:lang w:val="en-GB"/>
        </w:rPr>
        <w:tab/>
        <w:t>Th6</w:t>
      </w:r>
    </w:p>
    <w:p w14:paraId="046578DE" w14:textId="77777777" w:rsidR="003A050D" w:rsidRDefault="003A050D" w:rsidP="00C7548D">
      <w:pPr>
        <w:pStyle w:val="01Title"/>
        <w:ind w:left="0"/>
        <w:jc w:val="both"/>
        <w:rPr>
          <w:b/>
          <w:sz w:val="20"/>
          <w:szCs w:val="20"/>
          <w:lang w:val="en-GB"/>
        </w:rPr>
      </w:pPr>
      <w:r>
        <w:rPr>
          <w:b/>
          <w:sz w:val="20"/>
          <w:szCs w:val="20"/>
          <w:lang w:val="en-GB"/>
        </w:rPr>
        <w:tab/>
        <w:t>2.e7</w:t>
      </w:r>
      <w:r>
        <w:rPr>
          <w:b/>
          <w:sz w:val="20"/>
          <w:szCs w:val="20"/>
          <w:lang w:val="en-GB"/>
        </w:rPr>
        <w:tab/>
      </w:r>
      <w:r>
        <w:rPr>
          <w:b/>
          <w:sz w:val="20"/>
          <w:szCs w:val="20"/>
          <w:lang w:val="en-GB"/>
        </w:rPr>
        <w:tab/>
        <w:t>Te6</w:t>
      </w:r>
    </w:p>
    <w:p w14:paraId="43DA7DEB" w14:textId="77777777" w:rsidR="003A050D" w:rsidRDefault="003A050D" w:rsidP="00C7548D">
      <w:pPr>
        <w:pStyle w:val="01Title"/>
        <w:ind w:left="0"/>
        <w:jc w:val="both"/>
        <w:rPr>
          <w:b/>
          <w:sz w:val="20"/>
          <w:szCs w:val="20"/>
          <w:lang w:val="en-GB"/>
        </w:rPr>
      </w:pPr>
      <w:r>
        <w:rPr>
          <w:b/>
          <w:sz w:val="20"/>
          <w:szCs w:val="20"/>
          <w:lang w:val="en-GB"/>
        </w:rPr>
        <w:tab/>
        <w:t>3.Pf5</w:t>
      </w:r>
      <w:r>
        <w:rPr>
          <w:b/>
          <w:sz w:val="20"/>
          <w:szCs w:val="20"/>
          <w:lang w:val="en-GB"/>
        </w:rPr>
        <w:tab/>
      </w:r>
      <w:r>
        <w:rPr>
          <w:b/>
          <w:sz w:val="20"/>
          <w:szCs w:val="20"/>
          <w:lang w:val="en-GB"/>
        </w:rPr>
        <w:tab/>
        <w:t>Kb6</w:t>
      </w:r>
    </w:p>
    <w:p w14:paraId="301D6CB9" w14:textId="77777777" w:rsidR="003A050D" w:rsidRDefault="003A050D" w:rsidP="00C7548D">
      <w:pPr>
        <w:pStyle w:val="01Title"/>
        <w:ind w:left="0"/>
        <w:jc w:val="both"/>
        <w:rPr>
          <w:b/>
          <w:sz w:val="20"/>
          <w:szCs w:val="20"/>
          <w:lang w:val="en-GB"/>
        </w:rPr>
      </w:pPr>
      <w:r>
        <w:rPr>
          <w:b/>
          <w:sz w:val="20"/>
          <w:szCs w:val="20"/>
          <w:lang w:val="en-GB"/>
        </w:rPr>
        <w:tab/>
        <w:t>4.Pd6</w:t>
      </w:r>
      <w:r>
        <w:rPr>
          <w:b/>
          <w:sz w:val="20"/>
          <w:szCs w:val="20"/>
          <w:lang w:val="en-GB"/>
        </w:rPr>
        <w:tab/>
      </w:r>
      <w:r>
        <w:rPr>
          <w:b/>
          <w:sz w:val="20"/>
          <w:szCs w:val="20"/>
          <w:lang w:val="en-GB"/>
        </w:rPr>
        <w:tab/>
        <w:t>Kc5</w:t>
      </w:r>
    </w:p>
    <w:p w14:paraId="73E0D291" w14:textId="77777777" w:rsidR="003A050D" w:rsidRDefault="003A050D" w:rsidP="00C7548D">
      <w:pPr>
        <w:pStyle w:val="01Title"/>
        <w:ind w:left="0"/>
        <w:jc w:val="both"/>
        <w:rPr>
          <w:b/>
          <w:sz w:val="20"/>
          <w:szCs w:val="20"/>
          <w:lang w:val="en-GB"/>
        </w:rPr>
      </w:pPr>
      <w:r>
        <w:rPr>
          <w:b/>
          <w:sz w:val="20"/>
          <w:szCs w:val="20"/>
          <w:lang w:val="en-GB"/>
        </w:rPr>
        <w:tab/>
        <w:t>5.e8D</w:t>
      </w:r>
      <w:r>
        <w:rPr>
          <w:b/>
          <w:sz w:val="20"/>
          <w:szCs w:val="20"/>
          <w:lang w:val="en-GB"/>
        </w:rPr>
        <w:tab/>
      </w:r>
      <w:r>
        <w:rPr>
          <w:b/>
          <w:sz w:val="20"/>
          <w:szCs w:val="20"/>
          <w:lang w:val="en-GB"/>
        </w:rPr>
        <w:tab/>
        <w:t>Txe8</w:t>
      </w:r>
    </w:p>
    <w:p w14:paraId="12FAEAF5" w14:textId="77777777" w:rsidR="003A050D" w:rsidRDefault="003A050D" w:rsidP="00C7548D">
      <w:pPr>
        <w:pStyle w:val="01Title"/>
        <w:ind w:left="0"/>
        <w:jc w:val="both"/>
        <w:rPr>
          <w:b/>
          <w:sz w:val="20"/>
          <w:szCs w:val="20"/>
          <w:lang w:val="en-GB"/>
        </w:rPr>
      </w:pPr>
      <w:r>
        <w:rPr>
          <w:b/>
          <w:sz w:val="20"/>
          <w:szCs w:val="20"/>
          <w:lang w:val="en-GB"/>
        </w:rPr>
        <w:tab/>
        <w:t>6.Pxe8</w:t>
      </w:r>
      <w:r>
        <w:rPr>
          <w:b/>
          <w:sz w:val="20"/>
          <w:szCs w:val="20"/>
          <w:lang w:val="en-GB"/>
        </w:rPr>
        <w:tab/>
      </w:r>
      <w:r>
        <w:rPr>
          <w:b/>
          <w:sz w:val="20"/>
          <w:szCs w:val="20"/>
          <w:lang w:val="en-GB"/>
        </w:rPr>
        <w:tab/>
        <w:t>Kd4</w:t>
      </w:r>
    </w:p>
    <w:p w14:paraId="3F146A3B" w14:textId="77777777" w:rsidR="003A050D" w:rsidRDefault="003A050D" w:rsidP="00C7548D">
      <w:pPr>
        <w:pStyle w:val="01Title"/>
        <w:ind w:left="0"/>
        <w:jc w:val="both"/>
        <w:rPr>
          <w:b/>
          <w:sz w:val="20"/>
          <w:szCs w:val="20"/>
          <w:lang w:val="en-GB"/>
        </w:rPr>
      </w:pPr>
      <w:r>
        <w:rPr>
          <w:b/>
          <w:sz w:val="20"/>
          <w:szCs w:val="20"/>
          <w:lang w:val="en-GB"/>
        </w:rPr>
        <w:tab/>
        <w:t>7.Kf2</w:t>
      </w:r>
      <w:r>
        <w:rPr>
          <w:b/>
          <w:sz w:val="20"/>
          <w:szCs w:val="20"/>
          <w:lang w:val="en-GB"/>
        </w:rPr>
        <w:tab/>
      </w:r>
      <w:r>
        <w:rPr>
          <w:b/>
          <w:sz w:val="20"/>
          <w:szCs w:val="20"/>
          <w:lang w:val="en-GB"/>
        </w:rPr>
        <w:tab/>
        <w:t>Kd3</w:t>
      </w:r>
    </w:p>
    <w:p w14:paraId="0D3C403D" w14:textId="77777777" w:rsidR="003A050D" w:rsidRPr="003A050D" w:rsidRDefault="003A050D" w:rsidP="00C7548D">
      <w:pPr>
        <w:pStyle w:val="01Title"/>
        <w:ind w:left="0"/>
        <w:jc w:val="both"/>
        <w:rPr>
          <w:b/>
          <w:sz w:val="20"/>
          <w:szCs w:val="20"/>
          <w:lang w:val="nl-BE"/>
        </w:rPr>
      </w:pPr>
      <w:r>
        <w:rPr>
          <w:b/>
          <w:sz w:val="20"/>
          <w:szCs w:val="20"/>
          <w:lang w:val="en-GB"/>
        </w:rPr>
        <w:tab/>
      </w:r>
      <w:r w:rsidRPr="003A050D">
        <w:rPr>
          <w:b/>
          <w:sz w:val="20"/>
          <w:szCs w:val="20"/>
          <w:lang w:val="nl-BE"/>
        </w:rPr>
        <w:t>8.Ke1</w:t>
      </w:r>
    </w:p>
    <w:p w14:paraId="5B791FBA" w14:textId="77777777" w:rsidR="003A050D" w:rsidRPr="003A050D" w:rsidRDefault="003A050D" w:rsidP="00C7548D">
      <w:pPr>
        <w:pStyle w:val="01Title"/>
        <w:ind w:left="0"/>
        <w:jc w:val="both"/>
        <w:rPr>
          <w:b/>
          <w:sz w:val="20"/>
          <w:szCs w:val="20"/>
          <w:lang w:val="nl-BE"/>
        </w:rPr>
      </w:pPr>
      <w:r w:rsidRPr="003A050D">
        <w:rPr>
          <w:sz w:val="20"/>
          <w:szCs w:val="20"/>
          <w:lang w:val="nl-BE"/>
        </w:rPr>
        <w:t>Ook hier met winst.</w:t>
      </w:r>
      <w:r w:rsidRPr="003A050D">
        <w:rPr>
          <w:b/>
          <w:sz w:val="20"/>
          <w:szCs w:val="20"/>
          <w:lang w:val="nl-BE"/>
        </w:rPr>
        <w:tab/>
      </w:r>
      <w:r w:rsidRPr="003A050D">
        <w:rPr>
          <w:b/>
          <w:sz w:val="20"/>
          <w:szCs w:val="20"/>
          <w:lang w:val="nl-BE"/>
        </w:rPr>
        <w:tab/>
      </w:r>
    </w:p>
    <w:p w14:paraId="50C30BEB" w14:textId="77777777" w:rsidR="00800EB5" w:rsidRPr="003A050D" w:rsidRDefault="00800EB5" w:rsidP="00C7548D">
      <w:pPr>
        <w:pStyle w:val="01Title"/>
        <w:ind w:left="0"/>
        <w:jc w:val="both"/>
        <w:rPr>
          <w:sz w:val="20"/>
          <w:szCs w:val="20"/>
          <w:lang w:val="nl-BE"/>
        </w:rPr>
      </w:pPr>
    </w:p>
    <w:p w14:paraId="65AD1F0B" w14:textId="77777777" w:rsidR="00800EB5" w:rsidRPr="003A050D" w:rsidRDefault="00800EB5" w:rsidP="00C7548D">
      <w:pPr>
        <w:pStyle w:val="01Title"/>
        <w:ind w:left="0"/>
        <w:jc w:val="both"/>
        <w:rPr>
          <w:sz w:val="20"/>
          <w:szCs w:val="20"/>
          <w:lang w:val="nl-BE"/>
        </w:rPr>
      </w:pPr>
    </w:p>
    <w:p w14:paraId="3D8CDFAF" w14:textId="77777777" w:rsidR="00800EB5" w:rsidRPr="003A050D" w:rsidRDefault="00800EB5" w:rsidP="00C7548D">
      <w:pPr>
        <w:pStyle w:val="01Title"/>
        <w:ind w:left="0"/>
        <w:jc w:val="both"/>
        <w:rPr>
          <w:sz w:val="20"/>
          <w:szCs w:val="20"/>
          <w:lang w:val="nl-BE"/>
        </w:rPr>
      </w:pPr>
    </w:p>
    <w:p w14:paraId="606E0B9F" w14:textId="77777777" w:rsidR="00800EB5" w:rsidRPr="003A050D" w:rsidRDefault="00800EB5" w:rsidP="00C7548D">
      <w:pPr>
        <w:pStyle w:val="01Title"/>
        <w:ind w:left="0"/>
        <w:jc w:val="both"/>
        <w:rPr>
          <w:sz w:val="20"/>
          <w:szCs w:val="20"/>
          <w:lang w:val="nl-BE"/>
        </w:rPr>
      </w:pPr>
    </w:p>
    <w:p w14:paraId="78C0C4CD" w14:textId="77777777" w:rsidR="00800EB5" w:rsidRPr="003A050D" w:rsidRDefault="00800EB5" w:rsidP="00C7548D">
      <w:pPr>
        <w:pStyle w:val="01Title"/>
        <w:ind w:left="0"/>
        <w:jc w:val="both"/>
        <w:rPr>
          <w:sz w:val="20"/>
          <w:szCs w:val="20"/>
          <w:lang w:val="nl-BE"/>
        </w:rPr>
      </w:pPr>
    </w:p>
    <w:p w14:paraId="164AD7D9" w14:textId="77777777" w:rsidR="004620BF" w:rsidRPr="003A050D" w:rsidRDefault="004620BF" w:rsidP="004620BF">
      <w:pPr>
        <w:pStyle w:val="01Title"/>
        <w:ind w:left="0"/>
        <w:rPr>
          <w:sz w:val="20"/>
          <w:szCs w:val="20"/>
          <w:lang w:val="nl-BE"/>
        </w:rPr>
      </w:pPr>
    </w:p>
    <w:p w14:paraId="50475E8C" w14:textId="77777777" w:rsidR="00A018E8" w:rsidRPr="003A050D" w:rsidRDefault="00A018E8" w:rsidP="00540146">
      <w:pPr>
        <w:pStyle w:val="01Title"/>
        <w:ind w:left="0"/>
        <w:jc w:val="center"/>
        <w:rPr>
          <w:b/>
          <w:sz w:val="20"/>
          <w:szCs w:val="20"/>
          <w:lang w:val="nl-BE"/>
        </w:rPr>
      </w:pPr>
    </w:p>
    <w:p w14:paraId="5D02FBF9" w14:textId="77777777" w:rsidR="00A018E8" w:rsidRPr="003A050D" w:rsidRDefault="00A018E8" w:rsidP="00540146">
      <w:pPr>
        <w:pStyle w:val="01Title"/>
        <w:ind w:left="0"/>
        <w:jc w:val="center"/>
        <w:rPr>
          <w:b/>
          <w:sz w:val="20"/>
          <w:szCs w:val="20"/>
          <w:lang w:val="nl-BE"/>
        </w:rPr>
      </w:pPr>
    </w:p>
    <w:p w14:paraId="56895480" w14:textId="77777777" w:rsidR="00A018E8" w:rsidRPr="003A050D" w:rsidRDefault="00A018E8" w:rsidP="00540146">
      <w:pPr>
        <w:pStyle w:val="01Title"/>
        <w:ind w:left="0"/>
        <w:jc w:val="center"/>
        <w:rPr>
          <w:b/>
          <w:sz w:val="20"/>
          <w:szCs w:val="20"/>
          <w:lang w:val="nl-BE"/>
        </w:rPr>
      </w:pPr>
    </w:p>
    <w:p w14:paraId="6D7B928E" w14:textId="77777777" w:rsidR="00A018E8" w:rsidRPr="003A050D" w:rsidRDefault="00A018E8" w:rsidP="00540146">
      <w:pPr>
        <w:pStyle w:val="01Title"/>
        <w:ind w:left="0"/>
        <w:jc w:val="center"/>
        <w:rPr>
          <w:b/>
          <w:sz w:val="20"/>
          <w:szCs w:val="20"/>
          <w:lang w:val="nl-BE"/>
        </w:rPr>
      </w:pPr>
    </w:p>
    <w:p w14:paraId="38B24C8B" w14:textId="77777777" w:rsidR="00A018E8" w:rsidRPr="003A050D" w:rsidRDefault="00A018E8" w:rsidP="00540146">
      <w:pPr>
        <w:pStyle w:val="01Title"/>
        <w:ind w:left="0"/>
        <w:jc w:val="center"/>
        <w:rPr>
          <w:b/>
          <w:sz w:val="20"/>
          <w:szCs w:val="20"/>
          <w:lang w:val="nl-BE"/>
        </w:rPr>
      </w:pPr>
    </w:p>
    <w:p w14:paraId="2B2F4D2F" w14:textId="77777777" w:rsidR="00A018E8" w:rsidRPr="003A050D" w:rsidRDefault="00A018E8" w:rsidP="00540146">
      <w:pPr>
        <w:pStyle w:val="01Title"/>
        <w:ind w:left="0"/>
        <w:jc w:val="center"/>
        <w:rPr>
          <w:b/>
          <w:sz w:val="20"/>
          <w:szCs w:val="20"/>
          <w:lang w:val="nl-BE"/>
        </w:rPr>
      </w:pPr>
    </w:p>
    <w:p w14:paraId="50B0D200" w14:textId="77777777" w:rsidR="00A018E8" w:rsidRPr="003A050D" w:rsidRDefault="00A018E8" w:rsidP="00540146">
      <w:pPr>
        <w:pStyle w:val="01Title"/>
        <w:ind w:left="0"/>
        <w:jc w:val="center"/>
        <w:rPr>
          <w:b/>
          <w:sz w:val="20"/>
          <w:szCs w:val="20"/>
          <w:lang w:val="nl-BE"/>
        </w:rPr>
      </w:pPr>
    </w:p>
    <w:p w14:paraId="2A75203E" w14:textId="77777777" w:rsidR="00A018E8" w:rsidRPr="003A050D" w:rsidRDefault="00A018E8" w:rsidP="00540146">
      <w:pPr>
        <w:pStyle w:val="01Title"/>
        <w:ind w:left="0"/>
        <w:jc w:val="center"/>
        <w:rPr>
          <w:b/>
          <w:sz w:val="20"/>
          <w:szCs w:val="20"/>
          <w:lang w:val="nl-BE"/>
        </w:rPr>
      </w:pPr>
    </w:p>
    <w:p w14:paraId="6A62C6FC" w14:textId="77777777" w:rsidR="00A018E8" w:rsidRPr="003A050D" w:rsidRDefault="00A018E8" w:rsidP="00540146">
      <w:pPr>
        <w:pStyle w:val="01Title"/>
        <w:ind w:left="0"/>
        <w:jc w:val="center"/>
        <w:rPr>
          <w:b/>
          <w:sz w:val="20"/>
          <w:szCs w:val="20"/>
          <w:lang w:val="nl-BE"/>
        </w:rPr>
      </w:pPr>
    </w:p>
    <w:p w14:paraId="6A7890EE" w14:textId="77777777" w:rsidR="00A018E8" w:rsidRPr="003A050D" w:rsidRDefault="00A018E8" w:rsidP="00540146">
      <w:pPr>
        <w:pStyle w:val="01Title"/>
        <w:ind w:left="0"/>
        <w:jc w:val="center"/>
        <w:rPr>
          <w:b/>
          <w:sz w:val="20"/>
          <w:szCs w:val="20"/>
          <w:lang w:val="nl-BE"/>
        </w:rPr>
      </w:pPr>
    </w:p>
    <w:p w14:paraId="2E5CDD11" w14:textId="77777777" w:rsidR="00A018E8" w:rsidRPr="003A050D" w:rsidRDefault="00A018E8" w:rsidP="00540146">
      <w:pPr>
        <w:pStyle w:val="01Title"/>
        <w:ind w:left="0"/>
        <w:jc w:val="center"/>
        <w:rPr>
          <w:b/>
          <w:sz w:val="20"/>
          <w:szCs w:val="20"/>
          <w:lang w:val="nl-BE"/>
        </w:rPr>
      </w:pPr>
    </w:p>
    <w:p w14:paraId="3B99B084" w14:textId="77777777" w:rsidR="00A018E8" w:rsidRPr="003A050D" w:rsidRDefault="00A018E8" w:rsidP="00540146">
      <w:pPr>
        <w:pStyle w:val="01Title"/>
        <w:ind w:left="0"/>
        <w:jc w:val="center"/>
        <w:rPr>
          <w:b/>
          <w:sz w:val="20"/>
          <w:szCs w:val="20"/>
          <w:lang w:val="nl-BE"/>
        </w:rPr>
      </w:pPr>
    </w:p>
    <w:p w14:paraId="12157B8B" w14:textId="77777777" w:rsidR="00A018E8" w:rsidRPr="003A050D" w:rsidRDefault="00A018E8" w:rsidP="00540146">
      <w:pPr>
        <w:pStyle w:val="01Title"/>
        <w:ind w:left="0"/>
        <w:jc w:val="center"/>
        <w:rPr>
          <w:b/>
          <w:sz w:val="20"/>
          <w:szCs w:val="20"/>
          <w:lang w:val="nl-BE"/>
        </w:rPr>
      </w:pPr>
    </w:p>
    <w:p w14:paraId="5D3130D4" w14:textId="77777777" w:rsidR="00E93B5C" w:rsidRDefault="00E93B5C" w:rsidP="00E93B5C">
      <w:pPr>
        <w:pStyle w:val="01Title"/>
        <w:ind w:left="0"/>
        <w:rPr>
          <w:b/>
          <w:sz w:val="20"/>
          <w:szCs w:val="20"/>
          <w:lang w:val="nl-BE"/>
        </w:rPr>
      </w:pPr>
    </w:p>
    <w:p w14:paraId="432B0ABC" w14:textId="77777777" w:rsidR="00540146" w:rsidRPr="00BC7B5F" w:rsidRDefault="000E3AB8" w:rsidP="007A2E70">
      <w:pPr>
        <w:widowControl/>
        <w:autoSpaceDE/>
        <w:autoSpaceDN/>
        <w:adjustRightInd/>
        <w:jc w:val="center"/>
        <w:rPr>
          <w:b/>
          <w:sz w:val="20"/>
          <w:szCs w:val="20"/>
          <w:lang w:val="nl-BE"/>
        </w:rPr>
      </w:pPr>
      <w:r w:rsidRPr="008E2C3F">
        <w:rPr>
          <w:b/>
          <w:sz w:val="20"/>
          <w:szCs w:val="20"/>
          <w:lang w:val="nl-BE"/>
        </w:rPr>
        <w:br w:type="page"/>
      </w:r>
      <w:r w:rsidR="00A418D3">
        <w:rPr>
          <w:b/>
          <w:sz w:val="20"/>
          <w:szCs w:val="20"/>
          <w:lang w:val="nl-BE"/>
        </w:rPr>
        <w:lastRenderedPageBreak/>
        <w:t>- 151</w:t>
      </w:r>
      <w:r w:rsidR="00540146" w:rsidRPr="00BC7B5F">
        <w:rPr>
          <w:b/>
          <w:sz w:val="20"/>
          <w:szCs w:val="20"/>
          <w:lang w:val="nl-BE"/>
        </w:rPr>
        <w:t xml:space="preserve"> -</w:t>
      </w:r>
    </w:p>
    <w:p w14:paraId="6547A057" w14:textId="77777777" w:rsidR="00540146" w:rsidRPr="00BC7B5F" w:rsidRDefault="00540146" w:rsidP="00540146">
      <w:pPr>
        <w:pStyle w:val="01Title"/>
        <w:ind w:left="0"/>
        <w:jc w:val="both"/>
        <w:rPr>
          <w:i/>
          <w:sz w:val="20"/>
          <w:szCs w:val="20"/>
          <w:lang w:val="nl-BE"/>
        </w:rPr>
      </w:pPr>
    </w:p>
    <w:p w14:paraId="07DF25D7" w14:textId="77777777" w:rsidR="00540146" w:rsidRPr="00BC7B5F" w:rsidRDefault="00540146" w:rsidP="00540146">
      <w:pPr>
        <w:pStyle w:val="01Title"/>
        <w:ind w:left="0"/>
        <w:jc w:val="center"/>
        <w:rPr>
          <w:sz w:val="20"/>
          <w:szCs w:val="20"/>
          <w:lang w:val="nl-BE"/>
        </w:rPr>
      </w:pPr>
      <w:r w:rsidRPr="00BC7B5F">
        <w:rPr>
          <w:i/>
          <w:sz w:val="20"/>
          <w:szCs w:val="20"/>
          <w:lang w:val="nl-BE"/>
        </w:rPr>
        <w:t xml:space="preserve">Origineel, </w:t>
      </w:r>
      <w:r w:rsidRPr="00BC7B5F">
        <w:rPr>
          <w:sz w:val="20"/>
          <w:szCs w:val="20"/>
          <w:lang w:val="nl-BE"/>
        </w:rPr>
        <w:t>2016</w:t>
      </w:r>
    </w:p>
    <w:p w14:paraId="16BB62BA" w14:textId="77777777" w:rsidR="00540146" w:rsidRPr="00BC7B5F" w:rsidRDefault="00540146" w:rsidP="00540146">
      <w:pPr>
        <w:pStyle w:val="01Title"/>
        <w:ind w:left="0"/>
        <w:jc w:val="both"/>
        <w:rPr>
          <w:b/>
          <w:sz w:val="20"/>
          <w:szCs w:val="20"/>
          <w:lang w:val="nl-BE"/>
        </w:rPr>
      </w:pPr>
    </w:p>
    <w:p w14:paraId="2DC74733" w14:textId="77777777" w:rsidR="00540146" w:rsidRPr="00BC7B5F" w:rsidRDefault="00540146" w:rsidP="00540146">
      <w:pPr>
        <w:pStyle w:val="01Title"/>
        <w:ind w:left="0"/>
        <w:jc w:val="both"/>
        <w:rPr>
          <w:lang w:val="nl-BE"/>
        </w:rPr>
      </w:pPr>
      <w:r>
        <w:object w:dxaOrig="3060" w:dyaOrig="3060" w14:anchorId="24CB2921">
          <v:shape id="_x0000_i1167" type="#_x0000_t75" style="width:153.95pt;height:153.95pt" o:ole="">
            <v:imagedata r:id="rId304" o:title=""/>
          </v:shape>
          <o:OLEObject Type="Embed" ProgID="CorelDRAW.Graphic.12" ShapeID="_x0000_i1167" DrawAspect="Content" ObjectID="_1587467560" r:id="rId305"/>
        </w:object>
      </w:r>
    </w:p>
    <w:p w14:paraId="510329E5" w14:textId="77777777" w:rsidR="00540146" w:rsidRPr="00BC7B5F" w:rsidRDefault="00540146" w:rsidP="00540146">
      <w:pPr>
        <w:tabs>
          <w:tab w:val="left" w:pos="2430"/>
        </w:tabs>
        <w:jc w:val="both"/>
        <w:rPr>
          <w:rFonts w:cs="Arial"/>
          <w:noProof/>
          <w:color w:val="000000"/>
          <w:sz w:val="20"/>
          <w:szCs w:val="20"/>
          <w:lang w:val="nl-BE"/>
        </w:rPr>
      </w:pPr>
    </w:p>
    <w:p w14:paraId="016B2324" w14:textId="77777777" w:rsidR="00540146" w:rsidRPr="00075FAF" w:rsidRDefault="00540146" w:rsidP="00540146">
      <w:pPr>
        <w:tabs>
          <w:tab w:val="left" w:pos="2430"/>
        </w:tabs>
        <w:jc w:val="both"/>
        <w:rPr>
          <w:rFonts w:cs="Arial"/>
          <w:noProof/>
          <w:color w:val="000000"/>
          <w:sz w:val="20"/>
          <w:szCs w:val="20"/>
        </w:rPr>
      </w:pPr>
      <w:r w:rsidRPr="00075FAF">
        <w:rPr>
          <w:rFonts w:cs="Arial"/>
          <w:b/>
          <w:noProof/>
          <w:color w:val="000000"/>
        </w:rPr>
        <w:t xml:space="preserve">+                        </w:t>
      </w:r>
      <w:r w:rsidR="00604F71" w:rsidRPr="00075FAF">
        <w:rPr>
          <w:rFonts w:cs="Arial"/>
          <w:b/>
          <w:noProof/>
          <w:color w:val="000000"/>
        </w:rPr>
        <w:t xml:space="preserve"> </w:t>
      </w:r>
      <w:r w:rsidRPr="00075FAF">
        <w:rPr>
          <w:rFonts w:cs="Arial"/>
          <w:noProof/>
          <w:color w:val="000000"/>
          <w:sz w:val="20"/>
          <w:szCs w:val="20"/>
        </w:rPr>
        <w:t xml:space="preserve">0410.01 </w:t>
      </w:r>
      <w:r w:rsidR="00604F71" w:rsidRPr="00075FAF">
        <w:rPr>
          <w:rFonts w:cs="Arial"/>
          <w:noProof/>
          <w:color w:val="000000"/>
          <w:sz w:val="20"/>
          <w:szCs w:val="20"/>
        </w:rPr>
        <w:t>e7</w:t>
      </w:r>
      <w:r w:rsidRPr="00075FAF">
        <w:rPr>
          <w:rFonts w:cs="Arial"/>
          <w:noProof/>
          <w:color w:val="000000"/>
          <w:sz w:val="20"/>
          <w:szCs w:val="20"/>
        </w:rPr>
        <w:t>a8</w:t>
      </w:r>
    </w:p>
    <w:p w14:paraId="062FD39B" w14:textId="77777777" w:rsidR="00540146" w:rsidRPr="00075FAF" w:rsidRDefault="00540146" w:rsidP="00540146">
      <w:pPr>
        <w:tabs>
          <w:tab w:val="left" w:pos="2430"/>
        </w:tabs>
        <w:jc w:val="both"/>
        <w:rPr>
          <w:rFonts w:cs="Arial"/>
          <w:noProof/>
          <w:color w:val="000000"/>
          <w:sz w:val="20"/>
          <w:szCs w:val="20"/>
        </w:rPr>
      </w:pPr>
    </w:p>
    <w:p w14:paraId="73D58546" w14:textId="77777777" w:rsidR="00540146" w:rsidRPr="00075FAF" w:rsidRDefault="00540146" w:rsidP="00540146">
      <w:pPr>
        <w:pStyle w:val="01Title"/>
        <w:ind w:left="0"/>
        <w:jc w:val="both"/>
        <w:rPr>
          <w:b/>
          <w:noProof/>
          <w:sz w:val="20"/>
          <w:szCs w:val="20"/>
        </w:rPr>
      </w:pPr>
      <w:r w:rsidRPr="00075FAF">
        <w:rPr>
          <w:sz w:val="20"/>
          <w:szCs w:val="20"/>
        </w:rPr>
        <w:tab/>
      </w:r>
      <w:r w:rsidRPr="00075FAF">
        <w:rPr>
          <w:b/>
          <w:noProof/>
          <w:sz w:val="20"/>
          <w:szCs w:val="20"/>
        </w:rPr>
        <w:t>1.Le4</w:t>
      </w:r>
      <w:r w:rsidRPr="00075FAF">
        <w:rPr>
          <w:b/>
          <w:sz w:val="20"/>
          <w:szCs w:val="20"/>
        </w:rPr>
        <w:tab/>
      </w:r>
      <w:r w:rsidRPr="00075FAF">
        <w:rPr>
          <w:b/>
          <w:sz w:val="20"/>
          <w:szCs w:val="20"/>
        </w:rPr>
        <w:tab/>
      </w:r>
      <w:r w:rsidRPr="00075FAF">
        <w:rPr>
          <w:b/>
          <w:noProof/>
          <w:sz w:val="20"/>
          <w:szCs w:val="20"/>
        </w:rPr>
        <w:t>Kb8</w:t>
      </w:r>
    </w:p>
    <w:p w14:paraId="6166BAF5" w14:textId="77777777" w:rsidR="00540146" w:rsidRPr="00075FAF" w:rsidRDefault="00540146" w:rsidP="00540146">
      <w:pPr>
        <w:pStyle w:val="01Title"/>
        <w:ind w:left="0"/>
        <w:jc w:val="both"/>
        <w:rPr>
          <w:b/>
          <w:noProof/>
          <w:sz w:val="20"/>
          <w:szCs w:val="20"/>
        </w:rPr>
      </w:pPr>
      <w:r w:rsidRPr="00075FAF">
        <w:rPr>
          <w:b/>
          <w:noProof/>
          <w:sz w:val="20"/>
          <w:szCs w:val="20"/>
        </w:rPr>
        <w:tab/>
        <w:t>2.Tb7+</w:t>
      </w:r>
      <w:r w:rsidRPr="00075FAF">
        <w:rPr>
          <w:b/>
          <w:noProof/>
          <w:sz w:val="20"/>
          <w:szCs w:val="20"/>
        </w:rPr>
        <w:tab/>
      </w:r>
      <w:r w:rsidRPr="00075FAF">
        <w:rPr>
          <w:b/>
          <w:noProof/>
          <w:sz w:val="20"/>
          <w:szCs w:val="20"/>
        </w:rPr>
        <w:tab/>
        <w:t>Ka8</w:t>
      </w:r>
    </w:p>
    <w:p w14:paraId="3D1F3294" w14:textId="77777777" w:rsidR="00540146" w:rsidRPr="00075FAF" w:rsidRDefault="00540146" w:rsidP="00540146">
      <w:pPr>
        <w:pStyle w:val="01Title"/>
        <w:ind w:left="0"/>
        <w:jc w:val="both"/>
        <w:rPr>
          <w:b/>
          <w:noProof/>
          <w:sz w:val="20"/>
          <w:szCs w:val="20"/>
        </w:rPr>
      </w:pPr>
      <w:r w:rsidRPr="00075FAF">
        <w:rPr>
          <w:b/>
          <w:noProof/>
          <w:sz w:val="20"/>
          <w:szCs w:val="20"/>
        </w:rPr>
        <w:tab/>
        <w:t>3.Kd7</w:t>
      </w:r>
    </w:p>
    <w:p w14:paraId="70E42EFB" w14:textId="77777777" w:rsidR="00540146" w:rsidRDefault="00540146" w:rsidP="00540146">
      <w:pPr>
        <w:tabs>
          <w:tab w:val="left" w:pos="2430"/>
        </w:tabs>
        <w:jc w:val="both"/>
        <w:rPr>
          <w:rFonts w:cs="Arial"/>
          <w:noProof/>
          <w:color w:val="000000"/>
          <w:sz w:val="20"/>
          <w:szCs w:val="20"/>
          <w:lang w:val="nl-BE"/>
        </w:rPr>
      </w:pPr>
      <w:r>
        <w:rPr>
          <w:rFonts w:cs="Arial"/>
          <w:noProof/>
          <w:color w:val="000000"/>
          <w:sz w:val="20"/>
          <w:szCs w:val="20"/>
          <w:lang w:val="nl-BE"/>
        </w:rPr>
        <w:t>3.Lxf3? Te8+ 4.Kxe8, pat.</w:t>
      </w:r>
    </w:p>
    <w:p w14:paraId="7CEB3D81" w14:textId="77777777" w:rsidR="00540146" w:rsidRDefault="00540146" w:rsidP="00540146">
      <w:pPr>
        <w:pStyle w:val="01Title"/>
        <w:ind w:left="0"/>
        <w:jc w:val="both"/>
        <w:rPr>
          <w:b/>
          <w:noProof/>
          <w:sz w:val="20"/>
          <w:szCs w:val="20"/>
          <w:lang w:val="nl-BE"/>
        </w:rPr>
      </w:pPr>
      <w:r w:rsidRPr="00540146">
        <w:rPr>
          <w:sz w:val="20"/>
          <w:szCs w:val="20"/>
          <w:lang w:val="nl-BE"/>
        </w:rPr>
        <w:tab/>
      </w:r>
      <w:r>
        <w:rPr>
          <w:b/>
          <w:noProof/>
          <w:sz w:val="20"/>
          <w:szCs w:val="20"/>
          <w:lang w:val="nl-BE"/>
        </w:rPr>
        <w:t>3</w:t>
      </w:r>
      <w:r>
        <w:rPr>
          <w:b/>
          <w:noProof/>
          <w:sz w:val="20"/>
          <w:szCs w:val="20"/>
          <w:lang w:val="nl-BE"/>
        </w:rPr>
        <w:tab/>
      </w:r>
      <w:r>
        <w:rPr>
          <w:b/>
          <w:noProof/>
          <w:sz w:val="20"/>
          <w:szCs w:val="20"/>
          <w:lang w:val="nl-BE"/>
        </w:rPr>
        <w:tab/>
      </w:r>
      <w:r w:rsidRPr="00540146">
        <w:rPr>
          <w:b/>
          <w:sz w:val="20"/>
          <w:szCs w:val="20"/>
          <w:lang w:val="nl-BE"/>
        </w:rPr>
        <w:tab/>
      </w:r>
      <w:r>
        <w:rPr>
          <w:b/>
          <w:noProof/>
          <w:sz w:val="20"/>
          <w:szCs w:val="20"/>
          <w:lang w:val="nl-BE"/>
        </w:rPr>
        <w:t>Tg8</w:t>
      </w:r>
    </w:p>
    <w:p w14:paraId="67A37479" w14:textId="77777777" w:rsidR="00540146" w:rsidRDefault="00540146" w:rsidP="00540146">
      <w:pPr>
        <w:pStyle w:val="01Title"/>
        <w:ind w:left="0"/>
        <w:jc w:val="both"/>
        <w:rPr>
          <w:b/>
          <w:noProof/>
          <w:sz w:val="20"/>
          <w:szCs w:val="20"/>
          <w:lang w:val="nl-BE"/>
        </w:rPr>
      </w:pPr>
      <w:r w:rsidRPr="00540146">
        <w:rPr>
          <w:sz w:val="20"/>
          <w:szCs w:val="20"/>
          <w:lang w:val="nl-BE"/>
        </w:rPr>
        <w:tab/>
      </w:r>
      <w:r>
        <w:rPr>
          <w:b/>
          <w:noProof/>
          <w:sz w:val="20"/>
          <w:szCs w:val="20"/>
          <w:lang w:val="nl-BE"/>
        </w:rPr>
        <w:t>4.Kd6</w:t>
      </w:r>
      <w:r>
        <w:rPr>
          <w:b/>
          <w:noProof/>
          <w:sz w:val="20"/>
          <w:szCs w:val="20"/>
          <w:lang w:val="nl-BE"/>
        </w:rPr>
        <w:tab/>
      </w:r>
      <w:r w:rsidRPr="00540146">
        <w:rPr>
          <w:b/>
          <w:sz w:val="20"/>
          <w:szCs w:val="20"/>
          <w:lang w:val="nl-BE"/>
        </w:rPr>
        <w:tab/>
      </w:r>
      <w:r>
        <w:rPr>
          <w:b/>
          <w:noProof/>
          <w:sz w:val="20"/>
          <w:szCs w:val="20"/>
          <w:lang w:val="nl-BE"/>
        </w:rPr>
        <w:t>Tg6+</w:t>
      </w:r>
    </w:p>
    <w:p w14:paraId="04B8347B" w14:textId="77777777" w:rsidR="00540146" w:rsidRDefault="00540146" w:rsidP="00540146">
      <w:pPr>
        <w:pStyle w:val="01Title"/>
        <w:ind w:left="0"/>
        <w:jc w:val="both"/>
        <w:rPr>
          <w:b/>
          <w:sz w:val="20"/>
          <w:szCs w:val="20"/>
          <w:lang w:val="nl-BE"/>
        </w:rPr>
      </w:pPr>
      <w:r>
        <w:rPr>
          <w:b/>
          <w:sz w:val="20"/>
          <w:szCs w:val="20"/>
          <w:lang w:val="nl-BE"/>
        </w:rPr>
        <w:tab/>
      </w:r>
      <w:r>
        <w:rPr>
          <w:b/>
          <w:noProof/>
          <w:sz w:val="20"/>
          <w:szCs w:val="20"/>
          <w:lang w:val="nl-BE"/>
        </w:rPr>
        <w:t>5.Kc5</w:t>
      </w:r>
    </w:p>
    <w:p w14:paraId="29C20317" w14:textId="77777777" w:rsidR="00540146" w:rsidRDefault="00540146" w:rsidP="00540146">
      <w:pPr>
        <w:tabs>
          <w:tab w:val="left" w:pos="2430"/>
        </w:tabs>
        <w:jc w:val="both"/>
        <w:rPr>
          <w:rFonts w:cs="Arial"/>
          <w:b/>
          <w:noProof/>
          <w:color w:val="000000"/>
          <w:sz w:val="20"/>
          <w:szCs w:val="20"/>
          <w:lang w:val="nl-BE"/>
        </w:rPr>
      </w:pPr>
    </w:p>
    <w:p w14:paraId="12FD49DF" w14:textId="77777777" w:rsidR="00540146" w:rsidRDefault="00540146" w:rsidP="00540146">
      <w:pPr>
        <w:tabs>
          <w:tab w:val="left" w:pos="2430"/>
        </w:tabs>
        <w:jc w:val="both"/>
        <w:rPr>
          <w:rFonts w:cs="Arial"/>
          <w:noProof/>
          <w:color w:val="000000"/>
          <w:sz w:val="20"/>
          <w:szCs w:val="20"/>
          <w:lang w:val="nl-BE"/>
        </w:rPr>
      </w:pPr>
      <w:r>
        <w:rPr>
          <w:rFonts w:cs="Arial"/>
          <w:noProof/>
          <w:color w:val="000000"/>
          <w:sz w:val="20"/>
          <w:szCs w:val="20"/>
          <w:lang w:val="nl-BE"/>
        </w:rPr>
        <w:t>5.Lxg6? Kxb7</w:t>
      </w:r>
    </w:p>
    <w:p w14:paraId="1A07B28D" w14:textId="77777777" w:rsidR="00540146" w:rsidRDefault="00540146" w:rsidP="00540146">
      <w:pPr>
        <w:pStyle w:val="01Title"/>
        <w:ind w:left="0"/>
        <w:jc w:val="both"/>
        <w:rPr>
          <w:b/>
          <w:noProof/>
          <w:sz w:val="20"/>
          <w:szCs w:val="20"/>
          <w:lang w:val="nl-BE"/>
        </w:rPr>
      </w:pPr>
      <w:r w:rsidRPr="00540146">
        <w:rPr>
          <w:sz w:val="20"/>
          <w:szCs w:val="20"/>
          <w:lang w:val="nl-BE"/>
        </w:rPr>
        <w:tab/>
      </w:r>
      <w:r>
        <w:rPr>
          <w:b/>
          <w:noProof/>
          <w:sz w:val="20"/>
          <w:szCs w:val="20"/>
          <w:lang w:val="nl-BE"/>
        </w:rPr>
        <w:t>5</w:t>
      </w:r>
      <w:r>
        <w:rPr>
          <w:b/>
          <w:noProof/>
          <w:sz w:val="20"/>
          <w:szCs w:val="20"/>
          <w:lang w:val="nl-BE"/>
        </w:rPr>
        <w:tab/>
      </w:r>
      <w:r>
        <w:rPr>
          <w:b/>
          <w:noProof/>
          <w:sz w:val="20"/>
          <w:szCs w:val="20"/>
          <w:lang w:val="nl-BE"/>
        </w:rPr>
        <w:tab/>
      </w:r>
      <w:r w:rsidRPr="00540146">
        <w:rPr>
          <w:b/>
          <w:sz w:val="20"/>
          <w:szCs w:val="20"/>
          <w:lang w:val="nl-BE"/>
        </w:rPr>
        <w:tab/>
      </w:r>
      <w:r>
        <w:rPr>
          <w:b/>
          <w:noProof/>
          <w:sz w:val="20"/>
          <w:szCs w:val="20"/>
          <w:lang w:val="nl-BE"/>
        </w:rPr>
        <w:t>Ta6</w:t>
      </w:r>
    </w:p>
    <w:p w14:paraId="34598A17" w14:textId="77777777" w:rsidR="00540146" w:rsidRDefault="00540146" w:rsidP="00540146">
      <w:pPr>
        <w:tabs>
          <w:tab w:val="left" w:pos="2430"/>
        </w:tabs>
        <w:jc w:val="both"/>
        <w:rPr>
          <w:rFonts w:cs="Arial"/>
          <w:noProof/>
          <w:color w:val="000000"/>
          <w:sz w:val="20"/>
          <w:szCs w:val="20"/>
          <w:lang w:val="nl-BE"/>
        </w:rPr>
      </w:pPr>
      <w:r>
        <w:rPr>
          <w:rFonts w:cs="Arial"/>
          <w:noProof/>
          <w:color w:val="000000"/>
          <w:sz w:val="20"/>
          <w:szCs w:val="20"/>
          <w:lang w:val="nl-BE"/>
        </w:rPr>
        <w:t>Nog het beste:</w:t>
      </w:r>
    </w:p>
    <w:p w14:paraId="6A13570A" w14:textId="77777777" w:rsidR="00540146" w:rsidRDefault="00540146" w:rsidP="006A0EB8">
      <w:pPr>
        <w:numPr>
          <w:ilvl w:val="0"/>
          <w:numId w:val="231"/>
        </w:numPr>
        <w:tabs>
          <w:tab w:val="left" w:pos="2430"/>
        </w:tabs>
        <w:jc w:val="both"/>
        <w:rPr>
          <w:rFonts w:cs="Arial"/>
          <w:noProof/>
          <w:color w:val="000000"/>
          <w:sz w:val="20"/>
          <w:szCs w:val="20"/>
          <w:lang w:val="nl-BE"/>
        </w:rPr>
      </w:pPr>
      <w:r>
        <w:rPr>
          <w:rFonts w:cs="Arial"/>
          <w:noProof/>
          <w:color w:val="000000"/>
          <w:sz w:val="20"/>
          <w:szCs w:val="20"/>
          <w:lang w:val="nl-BE"/>
        </w:rPr>
        <w:t>5…Tg4? 6.Tb4 Ka7 7.Ta4+ Kb8 8.Kd6 (dreigt mat)  8.Txe4  9.Txe4</w:t>
      </w:r>
    </w:p>
    <w:p w14:paraId="02FF0DCD" w14:textId="77777777" w:rsidR="00540146" w:rsidRDefault="00540146" w:rsidP="006A0EB8">
      <w:pPr>
        <w:numPr>
          <w:ilvl w:val="0"/>
          <w:numId w:val="231"/>
        </w:numPr>
        <w:tabs>
          <w:tab w:val="left" w:pos="2430"/>
        </w:tabs>
        <w:jc w:val="both"/>
        <w:rPr>
          <w:rFonts w:cs="Arial"/>
          <w:noProof/>
          <w:color w:val="000000"/>
          <w:sz w:val="20"/>
          <w:szCs w:val="20"/>
          <w:lang w:val="nl-BE"/>
        </w:rPr>
      </w:pPr>
      <w:r>
        <w:rPr>
          <w:rFonts w:cs="Arial"/>
          <w:noProof/>
          <w:color w:val="000000"/>
          <w:sz w:val="20"/>
          <w:szCs w:val="20"/>
          <w:lang w:val="nl-BE"/>
        </w:rPr>
        <w:t>5...Tg2? 6.Tb5+ Ka7 7.Ta5+ Kb8 8.Kd6 Td2+ 9.Ld5 Txd5  10.Kxd5</w:t>
      </w:r>
    </w:p>
    <w:p w14:paraId="0DC12BEC" w14:textId="77777777" w:rsidR="00540146" w:rsidRDefault="00540146" w:rsidP="006A0EB8">
      <w:pPr>
        <w:numPr>
          <w:ilvl w:val="0"/>
          <w:numId w:val="231"/>
        </w:numPr>
        <w:tabs>
          <w:tab w:val="left" w:pos="2430"/>
        </w:tabs>
        <w:jc w:val="both"/>
        <w:rPr>
          <w:rFonts w:cs="Arial"/>
          <w:noProof/>
          <w:color w:val="000000"/>
          <w:sz w:val="20"/>
          <w:szCs w:val="20"/>
          <w:lang w:val="en-GB"/>
        </w:rPr>
      </w:pPr>
      <w:r>
        <w:rPr>
          <w:rFonts w:cs="Arial"/>
          <w:noProof/>
          <w:color w:val="000000"/>
          <w:sz w:val="20"/>
          <w:szCs w:val="20"/>
          <w:lang w:val="en-GB"/>
        </w:rPr>
        <w:t>5...Te6? 6.Te7+ Txe4 7.Txe4</w:t>
      </w:r>
    </w:p>
    <w:p w14:paraId="46BEA3ED" w14:textId="77777777" w:rsidR="00663C35" w:rsidRDefault="00540146" w:rsidP="006A0EB8">
      <w:pPr>
        <w:numPr>
          <w:ilvl w:val="0"/>
          <w:numId w:val="231"/>
        </w:numPr>
        <w:tabs>
          <w:tab w:val="left" w:pos="2430"/>
        </w:tabs>
        <w:rPr>
          <w:rFonts w:cs="Arial"/>
          <w:noProof/>
          <w:color w:val="000000"/>
          <w:sz w:val="20"/>
          <w:szCs w:val="20"/>
          <w:lang w:val="nl-BE"/>
        </w:rPr>
      </w:pPr>
      <w:r>
        <w:rPr>
          <w:rFonts w:cs="Arial"/>
          <w:noProof/>
          <w:color w:val="000000"/>
          <w:sz w:val="20"/>
          <w:szCs w:val="20"/>
          <w:lang w:val="nl-BE"/>
        </w:rPr>
        <w:t>5...f2 6.Tf7+ Kb8 7.Lxg6</w:t>
      </w:r>
    </w:p>
    <w:p w14:paraId="1AA38581" w14:textId="77777777" w:rsidR="00663C35" w:rsidRDefault="00663C35" w:rsidP="00663C35">
      <w:pPr>
        <w:tabs>
          <w:tab w:val="left" w:pos="2430"/>
        </w:tabs>
        <w:rPr>
          <w:rFonts w:cs="Arial"/>
          <w:noProof/>
          <w:color w:val="000000"/>
          <w:sz w:val="20"/>
          <w:szCs w:val="20"/>
          <w:lang w:val="nl-BE"/>
        </w:rPr>
      </w:pPr>
    </w:p>
    <w:p w14:paraId="0E456781" w14:textId="77777777" w:rsidR="00663C35" w:rsidRDefault="00663C35" w:rsidP="00663C35">
      <w:pPr>
        <w:tabs>
          <w:tab w:val="left" w:pos="2430"/>
        </w:tabs>
        <w:rPr>
          <w:rFonts w:cs="Arial"/>
          <w:noProof/>
          <w:color w:val="000000"/>
          <w:sz w:val="20"/>
          <w:szCs w:val="20"/>
          <w:lang w:val="nl-BE"/>
        </w:rPr>
      </w:pPr>
    </w:p>
    <w:p w14:paraId="17A077D6" w14:textId="77777777" w:rsidR="00663C35" w:rsidRDefault="00663C35" w:rsidP="00663C35">
      <w:pPr>
        <w:tabs>
          <w:tab w:val="left" w:pos="2430"/>
        </w:tabs>
        <w:rPr>
          <w:rFonts w:cs="Arial"/>
          <w:noProof/>
          <w:color w:val="000000"/>
          <w:sz w:val="20"/>
          <w:szCs w:val="20"/>
          <w:lang w:val="nl-BE"/>
        </w:rPr>
      </w:pPr>
    </w:p>
    <w:p w14:paraId="02221A86" w14:textId="77777777" w:rsidR="00663C35" w:rsidRDefault="00663C35" w:rsidP="00663C35">
      <w:pPr>
        <w:tabs>
          <w:tab w:val="left" w:pos="2430"/>
        </w:tabs>
        <w:rPr>
          <w:rFonts w:cs="Arial"/>
          <w:noProof/>
          <w:color w:val="000000"/>
          <w:sz w:val="20"/>
          <w:szCs w:val="20"/>
          <w:lang w:val="nl-BE"/>
        </w:rPr>
      </w:pPr>
    </w:p>
    <w:p w14:paraId="7160289F" w14:textId="77777777" w:rsidR="00663C35" w:rsidRDefault="00663C35" w:rsidP="00663C35">
      <w:pPr>
        <w:tabs>
          <w:tab w:val="left" w:pos="2430"/>
        </w:tabs>
        <w:rPr>
          <w:rFonts w:cs="Arial"/>
          <w:noProof/>
          <w:color w:val="000000"/>
          <w:sz w:val="20"/>
          <w:szCs w:val="20"/>
          <w:lang w:val="nl-BE"/>
        </w:rPr>
      </w:pPr>
    </w:p>
    <w:p w14:paraId="11034079" w14:textId="77777777" w:rsidR="005B6FFB" w:rsidRDefault="00663C35" w:rsidP="00663C35">
      <w:pPr>
        <w:tabs>
          <w:tab w:val="left" w:pos="2430"/>
        </w:tabs>
        <w:jc w:val="both"/>
        <w:rPr>
          <w:b/>
          <w:lang w:val="nl-BE"/>
        </w:rPr>
      </w:pPr>
      <w:r w:rsidRPr="00DF37B1">
        <w:rPr>
          <w:b/>
          <w:lang w:val="nl-BE"/>
        </w:rPr>
        <w:t xml:space="preserve">    </w:t>
      </w:r>
      <w:r w:rsidR="005B6FFB">
        <w:rPr>
          <w:b/>
          <w:lang w:val="nl-BE"/>
        </w:rPr>
        <w:tab/>
      </w:r>
    </w:p>
    <w:p w14:paraId="44CD0AF1" w14:textId="77777777" w:rsidR="00540146" w:rsidRPr="0069174C" w:rsidRDefault="005B6FFB" w:rsidP="00663C35">
      <w:pPr>
        <w:tabs>
          <w:tab w:val="left" w:pos="2430"/>
        </w:tabs>
        <w:jc w:val="both"/>
        <w:rPr>
          <w:b/>
          <w:lang w:val="nl-BE"/>
        </w:rPr>
      </w:pPr>
      <w:r>
        <w:rPr>
          <w:b/>
          <w:lang w:val="nl-BE"/>
        </w:rPr>
        <w:t xml:space="preserve">        </w:t>
      </w:r>
      <w:r w:rsidR="00663C35" w:rsidRPr="00DF37B1">
        <w:rPr>
          <w:b/>
          <w:sz w:val="20"/>
          <w:szCs w:val="20"/>
          <w:lang w:val="nl-BE"/>
        </w:rPr>
        <w:t>6.Lc6                   f2</w:t>
      </w:r>
      <w:r w:rsidR="00663C35" w:rsidRPr="00DF37B1">
        <w:rPr>
          <w:b/>
          <w:lang w:val="nl-BE"/>
        </w:rPr>
        <w:tab/>
      </w:r>
      <w:r w:rsidR="00663C35" w:rsidRPr="00DF37B1">
        <w:rPr>
          <w:b/>
          <w:lang w:val="nl-BE"/>
        </w:rPr>
        <w:tab/>
      </w:r>
    </w:p>
    <w:p w14:paraId="0929A71B" w14:textId="77777777" w:rsidR="00540146" w:rsidRPr="00663C35" w:rsidRDefault="00540146" w:rsidP="00540146">
      <w:pPr>
        <w:pStyle w:val="01Title"/>
        <w:ind w:left="0"/>
        <w:jc w:val="both"/>
        <w:rPr>
          <w:b/>
          <w:sz w:val="20"/>
          <w:szCs w:val="20"/>
          <w:lang w:val="nl-BE"/>
        </w:rPr>
      </w:pPr>
      <w:r w:rsidRPr="00663C35">
        <w:rPr>
          <w:b/>
          <w:sz w:val="20"/>
          <w:szCs w:val="20"/>
          <w:lang w:val="nl-BE"/>
        </w:rPr>
        <w:tab/>
        <w:t>7.Tf7+</w:t>
      </w:r>
      <w:r w:rsidRPr="00663C35">
        <w:rPr>
          <w:b/>
          <w:sz w:val="20"/>
          <w:szCs w:val="20"/>
          <w:lang w:val="nl-BE"/>
        </w:rPr>
        <w:tab/>
      </w:r>
      <w:r w:rsidRPr="00663C35">
        <w:rPr>
          <w:b/>
          <w:sz w:val="20"/>
          <w:szCs w:val="20"/>
          <w:lang w:val="nl-BE"/>
        </w:rPr>
        <w:tab/>
        <w:t>Kb8</w:t>
      </w:r>
    </w:p>
    <w:p w14:paraId="1DFC6B56" w14:textId="77777777" w:rsidR="00540146" w:rsidRPr="00663C35" w:rsidRDefault="00540146" w:rsidP="00540146">
      <w:pPr>
        <w:pStyle w:val="01Title"/>
        <w:ind w:left="0"/>
        <w:jc w:val="both"/>
        <w:rPr>
          <w:b/>
          <w:sz w:val="20"/>
          <w:szCs w:val="20"/>
          <w:lang w:val="nl-BE"/>
        </w:rPr>
      </w:pPr>
      <w:r w:rsidRPr="00663C35">
        <w:rPr>
          <w:b/>
          <w:sz w:val="20"/>
          <w:szCs w:val="20"/>
          <w:lang w:val="nl-BE"/>
        </w:rPr>
        <w:tab/>
        <w:t>8.Kd6</w:t>
      </w:r>
      <w:r w:rsidRPr="00663C35">
        <w:rPr>
          <w:b/>
          <w:sz w:val="20"/>
          <w:szCs w:val="20"/>
          <w:lang w:val="nl-BE"/>
        </w:rPr>
        <w:tab/>
      </w:r>
      <w:r w:rsidRPr="00663C35">
        <w:rPr>
          <w:b/>
          <w:sz w:val="20"/>
          <w:szCs w:val="20"/>
          <w:lang w:val="nl-BE"/>
        </w:rPr>
        <w:tab/>
        <w:t>f1D</w:t>
      </w:r>
    </w:p>
    <w:p w14:paraId="77AE8261" w14:textId="77777777" w:rsidR="00540146" w:rsidRPr="00663C35" w:rsidRDefault="00960179" w:rsidP="00540146">
      <w:pPr>
        <w:pStyle w:val="01Title"/>
        <w:ind w:left="0"/>
        <w:jc w:val="both"/>
        <w:rPr>
          <w:b/>
          <w:sz w:val="20"/>
          <w:szCs w:val="20"/>
          <w:lang w:val="nl-BE"/>
        </w:rPr>
      </w:pPr>
      <w:r w:rsidRPr="00663C35">
        <w:rPr>
          <w:b/>
          <w:sz w:val="20"/>
          <w:szCs w:val="20"/>
          <w:lang w:val="nl-BE"/>
        </w:rPr>
        <w:tab/>
        <w:t>9.Txf1</w:t>
      </w:r>
      <w:r w:rsidRPr="00663C35">
        <w:rPr>
          <w:b/>
          <w:sz w:val="20"/>
          <w:szCs w:val="20"/>
          <w:lang w:val="nl-BE"/>
        </w:rPr>
        <w:tab/>
      </w:r>
      <w:r w:rsidRPr="00663C35">
        <w:rPr>
          <w:b/>
          <w:sz w:val="20"/>
          <w:szCs w:val="20"/>
          <w:lang w:val="nl-BE"/>
        </w:rPr>
        <w:tab/>
        <w:t>T</w:t>
      </w:r>
      <w:r w:rsidR="00540146" w:rsidRPr="00663C35">
        <w:rPr>
          <w:b/>
          <w:sz w:val="20"/>
          <w:szCs w:val="20"/>
          <w:lang w:val="nl-BE"/>
        </w:rPr>
        <w:t>a3</w:t>
      </w:r>
    </w:p>
    <w:p w14:paraId="7CCCAFA8" w14:textId="77777777" w:rsidR="00540146" w:rsidRDefault="00540146" w:rsidP="00540146">
      <w:pPr>
        <w:pStyle w:val="01Title"/>
        <w:ind w:left="0"/>
        <w:jc w:val="both"/>
        <w:rPr>
          <w:b/>
          <w:sz w:val="20"/>
          <w:szCs w:val="20"/>
          <w:lang w:val="nl-BE"/>
        </w:rPr>
      </w:pPr>
      <w:r w:rsidRPr="00663C35">
        <w:rPr>
          <w:b/>
          <w:sz w:val="20"/>
          <w:szCs w:val="20"/>
          <w:lang w:val="nl-BE"/>
        </w:rPr>
        <w:t xml:space="preserve">         </w:t>
      </w:r>
      <w:r>
        <w:rPr>
          <w:b/>
          <w:sz w:val="20"/>
          <w:szCs w:val="20"/>
          <w:lang w:val="nl-BE"/>
        </w:rPr>
        <w:t>10.Tf8+</w:t>
      </w:r>
      <w:r>
        <w:rPr>
          <w:b/>
          <w:sz w:val="20"/>
          <w:szCs w:val="20"/>
          <w:lang w:val="nl-BE"/>
        </w:rPr>
        <w:tab/>
      </w:r>
      <w:r>
        <w:rPr>
          <w:b/>
          <w:sz w:val="20"/>
          <w:szCs w:val="20"/>
          <w:lang w:val="nl-BE"/>
        </w:rPr>
        <w:tab/>
        <w:t>Ka7</w:t>
      </w:r>
    </w:p>
    <w:p w14:paraId="537BB9F0" w14:textId="77777777" w:rsidR="00540146" w:rsidRPr="00770D59" w:rsidRDefault="00770D59" w:rsidP="00540146">
      <w:pPr>
        <w:pStyle w:val="01Title"/>
        <w:ind w:left="0"/>
        <w:jc w:val="both"/>
        <w:rPr>
          <w:sz w:val="20"/>
          <w:szCs w:val="20"/>
          <w:lang w:val="nl-BE"/>
        </w:rPr>
      </w:pPr>
      <w:r>
        <w:rPr>
          <w:b/>
          <w:sz w:val="20"/>
          <w:szCs w:val="20"/>
          <w:lang w:val="nl-BE"/>
        </w:rPr>
        <w:t xml:space="preserve">         11.Kc7</w:t>
      </w:r>
      <w:r>
        <w:rPr>
          <w:b/>
          <w:sz w:val="20"/>
          <w:szCs w:val="20"/>
          <w:lang w:val="nl-BE"/>
        </w:rPr>
        <w:tab/>
      </w:r>
      <w:r>
        <w:rPr>
          <w:b/>
          <w:sz w:val="20"/>
          <w:szCs w:val="20"/>
          <w:lang w:val="nl-BE"/>
        </w:rPr>
        <w:tab/>
        <w:t>Ka6</w:t>
      </w:r>
    </w:p>
    <w:p w14:paraId="4C991A68" w14:textId="77777777" w:rsidR="00540146" w:rsidRDefault="00540146" w:rsidP="00540146">
      <w:pPr>
        <w:pStyle w:val="01Title"/>
        <w:ind w:left="0"/>
        <w:jc w:val="both"/>
        <w:rPr>
          <w:b/>
          <w:sz w:val="20"/>
          <w:szCs w:val="20"/>
          <w:lang w:val="nl-BE"/>
        </w:rPr>
      </w:pPr>
      <w:r>
        <w:rPr>
          <w:b/>
          <w:sz w:val="20"/>
          <w:szCs w:val="20"/>
          <w:lang w:val="nl-BE"/>
        </w:rPr>
        <w:t xml:space="preserve">         12.Ta8+</w:t>
      </w:r>
    </w:p>
    <w:p w14:paraId="2896E90A" w14:textId="77777777" w:rsidR="00540146" w:rsidRDefault="00540146" w:rsidP="00540146">
      <w:pPr>
        <w:pStyle w:val="01Title"/>
        <w:ind w:left="0"/>
        <w:jc w:val="both"/>
        <w:rPr>
          <w:sz w:val="20"/>
          <w:szCs w:val="20"/>
          <w:lang w:val="nl-BE"/>
        </w:rPr>
      </w:pPr>
      <w:r>
        <w:rPr>
          <w:sz w:val="20"/>
          <w:szCs w:val="20"/>
          <w:lang w:val="nl-BE"/>
        </w:rPr>
        <w:t>En mat.</w:t>
      </w:r>
    </w:p>
    <w:p w14:paraId="4076F5A1" w14:textId="77777777" w:rsidR="00927A44" w:rsidRDefault="00927A44" w:rsidP="00540146">
      <w:pPr>
        <w:pStyle w:val="01Title"/>
        <w:ind w:left="0"/>
        <w:jc w:val="both"/>
        <w:rPr>
          <w:sz w:val="20"/>
          <w:szCs w:val="20"/>
          <w:lang w:val="nl-BE"/>
        </w:rPr>
      </w:pPr>
    </w:p>
    <w:p w14:paraId="2EBA08E4" w14:textId="77777777" w:rsidR="00927A44" w:rsidRDefault="00927A44" w:rsidP="00540146">
      <w:pPr>
        <w:pStyle w:val="01Title"/>
        <w:ind w:left="0"/>
        <w:jc w:val="both"/>
        <w:rPr>
          <w:sz w:val="20"/>
          <w:szCs w:val="20"/>
          <w:lang w:val="nl-BE"/>
        </w:rPr>
      </w:pPr>
    </w:p>
    <w:p w14:paraId="31F3DFC8" w14:textId="77777777" w:rsidR="00927A44" w:rsidRDefault="00927A44" w:rsidP="00540146">
      <w:pPr>
        <w:pStyle w:val="01Title"/>
        <w:ind w:left="0"/>
        <w:jc w:val="both"/>
        <w:rPr>
          <w:sz w:val="20"/>
          <w:szCs w:val="20"/>
          <w:lang w:val="nl-BE"/>
        </w:rPr>
      </w:pPr>
    </w:p>
    <w:p w14:paraId="73DCC409" w14:textId="77777777" w:rsidR="00927A44" w:rsidRDefault="00927A44" w:rsidP="00540146">
      <w:pPr>
        <w:pStyle w:val="01Title"/>
        <w:ind w:left="0"/>
        <w:jc w:val="both"/>
        <w:rPr>
          <w:sz w:val="20"/>
          <w:szCs w:val="20"/>
          <w:lang w:val="nl-BE"/>
        </w:rPr>
      </w:pPr>
    </w:p>
    <w:p w14:paraId="775978F0" w14:textId="77777777" w:rsidR="00927A44" w:rsidRDefault="00927A44" w:rsidP="00540146">
      <w:pPr>
        <w:pStyle w:val="01Title"/>
        <w:ind w:left="0"/>
        <w:jc w:val="both"/>
        <w:rPr>
          <w:sz w:val="20"/>
          <w:szCs w:val="20"/>
          <w:lang w:val="nl-BE"/>
        </w:rPr>
      </w:pPr>
    </w:p>
    <w:p w14:paraId="3E819024" w14:textId="77777777" w:rsidR="00927A44" w:rsidRDefault="00927A44" w:rsidP="00540146">
      <w:pPr>
        <w:pStyle w:val="01Title"/>
        <w:ind w:left="0"/>
        <w:jc w:val="both"/>
        <w:rPr>
          <w:sz w:val="20"/>
          <w:szCs w:val="20"/>
          <w:lang w:val="nl-BE"/>
        </w:rPr>
      </w:pPr>
    </w:p>
    <w:p w14:paraId="0B837FC9" w14:textId="77777777" w:rsidR="00927A44" w:rsidRDefault="00927A44" w:rsidP="00540146">
      <w:pPr>
        <w:pStyle w:val="01Title"/>
        <w:ind w:left="0"/>
        <w:jc w:val="both"/>
        <w:rPr>
          <w:sz w:val="20"/>
          <w:szCs w:val="20"/>
          <w:lang w:val="nl-BE"/>
        </w:rPr>
      </w:pPr>
    </w:p>
    <w:p w14:paraId="4EC9F92B" w14:textId="77777777" w:rsidR="00927A44" w:rsidRDefault="00927A44" w:rsidP="00540146">
      <w:pPr>
        <w:pStyle w:val="01Title"/>
        <w:ind w:left="0"/>
        <w:jc w:val="both"/>
        <w:rPr>
          <w:sz w:val="20"/>
          <w:szCs w:val="20"/>
          <w:lang w:val="nl-BE"/>
        </w:rPr>
      </w:pPr>
    </w:p>
    <w:p w14:paraId="3568B479" w14:textId="77777777" w:rsidR="00927A44" w:rsidRDefault="00927A44" w:rsidP="00540146">
      <w:pPr>
        <w:pStyle w:val="01Title"/>
        <w:ind w:left="0"/>
        <w:jc w:val="both"/>
        <w:rPr>
          <w:sz w:val="20"/>
          <w:szCs w:val="20"/>
          <w:lang w:val="nl-BE"/>
        </w:rPr>
      </w:pPr>
    </w:p>
    <w:p w14:paraId="0CE0553C" w14:textId="77777777" w:rsidR="00927A44" w:rsidRDefault="00927A44" w:rsidP="00540146">
      <w:pPr>
        <w:pStyle w:val="01Title"/>
        <w:ind w:left="0"/>
        <w:jc w:val="both"/>
        <w:rPr>
          <w:sz w:val="20"/>
          <w:szCs w:val="20"/>
          <w:lang w:val="nl-BE"/>
        </w:rPr>
      </w:pPr>
    </w:p>
    <w:p w14:paraId="15329905" w14:textId="77777777" w:rsidR="00927A44" w:rsidRDefault="00927A44" w:rsidP="00540146">
      <w:pPr>
        <w:pStyle w:val="01Title"/>
        <w:ind w:left="0"/>
        <w:jc w:val="both"/>
        <w:rPr>
          <w:sz w:val="20"/>
          <w:szCs w:val="20"/>
          <w:lang w:val="nl-BE"/>
        </w:rPr>
      </w:pPr>
    </w:p>
    <w:p w14:paraId="51250D76" w14:textId="77777777" w:rsidR="00927A44" w:rsidRDefault="00927A44" w:rsidP="00540146">
      <w:pPr>
        <w:pStyle w:val="01Title"/>
        <w:ind w:left="0"/>
        <w:jc w:val="both"/>
        <w:rPr>
          <w:sz w:val="20"/>
          <w:szCs w:val="20"/>
          <w:lang w:val="nl-BE"/>
        </w:rPr>
      </w:pPr>
    </w:p>
    <w:p w14:paraId="15824DFF" w14:textId="77777777" w:rsidR="00927A44" w:rsidRDefault="00927A44" w:rsidP="00540146">
      <w:pPr>
        <w:pStyle w:val="01Title"/>
        <w:ind w:left="0"/>
        <w:jc w:val="both"/>
        <w:rPr>
          <w:sz w:val="20"/>
          <w:szCs w:val="20"/>
          <w:lang w:val="nl-BE"/>
        </w:rPr>
      </w:pPr>
    </w:p>
    <w:p w14:paraId="42F6F937" w14:textId="77777777" w:rsidR="00927A44" w:rsidRDefault="00927A44" w:rsidP="00540146">
      <w:pPr>
        <w:pStyle w:val="01Title"/>
        <w:ind w:left="0"/>
        <w:jc w:val="both"/>
        <w:rPr>
          <w:sz w:val="20"/>
          <w:szCs w:val="20"/>
          <w:lang w:val="nl-BE"/>
        </w:rPr>
      </w:pPr>
    </w:p>
    <w:p w14:paraId="17C39B0F" w14:textId="77777777" w:rsidR="00927A44" w:rsidRDefault="00927A44" w:rsidP="00540146">
      <w:pPr>
        <w:pStyle w:val="01Title"/>
        <w:ind w:left="0"/>
        <w:jc w:val="both"/>
        <w:rPr>
          <w:sz w:val="20"/>
          <w:szCs w:val="20"/>
          <w:lang w:val="nl-BE"/>
        </w:rPr>
      </w:pPr>
    </w:p>
    <w:p w14:paraId="46204D64" w14:textId="77777777" w:rsidR="00927A44" w:rsidRDefault="00927A44" w:rsidP="00540146">
      <w:pPr>
        <w:pStyle w:val="01Title"/>
        <w:ind w:left="0"/>
        <w:jc w:val="both"/>
        <w:rPr>
          <w:sz w:val="20"/>
          <w:szCs w:val="20"/>
          <w:lang w:val="nl-BE"/>
        </w:rPr>
      </w:pPr>
    </w:p>
    <w:p w14:paraId="6045BEFB" w14:textId="77777777" w:rsidR="00927A44" w:rsidRDefault="00927A44" w:rsidP="00540146">
      <w:pPr>
        <w:pStyle w:val="01Title"/>
        <w:ind w:left="0"/>
        <w:jc w:val="both"/>
        <w:rPr>
          <w:sz w:val="20"/>
          <w:szCs w:val="20"/>
          <w:lang w:val="nl-BE"/>
        </w:rPr>
      </w:pPr>
    </w:p>
    <w:p w14:paraId="6EBC923A" w14:textId="77777777" w:rsidR="00927A44" w:rsidRDefault="00927A44" w:rsidP="00540146">
      <w:pPr>
        <w:pStyle w:val="01Title"/>
        <w:ind w:left="0"/>
        <w:jc w:val="both"/>
        <w:rPr>
          <w:sz w:val="20"/>
          <w:szCs w:val="20"/>
          <w:lang w:val="nl-BE"/>
        </w:rPr>
      </w:pPr>
    </w:p>
    <w:p w14:paraId="53429C40" w14:textId="77777777" w:rsidR="00927A44" w:rsidRDefault="00927A44" w:rsidP="00540146">
      <w:pPr>
        <w:pStyle w:val="01Title"/>
        <w:ind w:left="0"/>
        <w:jc w:val="both"/>
        <w:rPr>
          <w:sz w:val="20"/>
          <w:szCs w:val="20"/>
          <w:lang w:val="nl-BE"/>
        </w:rPr>
      </w:pPr>
    </w:p>
    <w:p w14:paraId="3D7133B8" w14:textId="77777777" w:rsidR="00927A44" w:rsidRDefault="00927A44" w:rsidP="00540146">
      <w:pPr>
        <w:pStyle w:val="01Title"/>
        <w:ind w:left="0"/>
        <w:jc w:val="both"/>
        <w:rPr>
          <w:sz w:val="20"/>
          <w:szCs w:val="20"/>
          <w:lang w:val="nl-BE"/>
        </w:rPr>
      </w:pPr>
    </w:p>
    <w:p w14:paraId="3AD9E5F9" w14:textId="77777777" w:rsidR="00927A44" w:rsidRDefault="00927A44" w:rsidP="00540146">
      <w:pPr>
        <w:pStyle w:val="01Title"/>
        <w:ind w:left="0"/>
        <w:jc w:val="both"/>
        <w:rPr>
          <w:sz w:val="20"/>
          <w:szCs w:val="20"/>
          <w:lang w:val="nl-BE"/>
        </w:rPr>
      </w:pPr>
    </w:p>
    <w:p w14:paraId="545849E9" w14:textId="77777777" w:rsidR="00927A44" w:rsidRDefault="00927A44" w:rsidP="00540146">
      <w:pPr>
        <w:pStyle w:val="01Title"/>
        <w:ind w:left="0"/>
        <w:jc w:val="both"/>
        <w:rPr>
          <w:sz w:val="20"/>
          <w:szCs w:val="20"/>
          <w:lang w:val="nl-BE"/>
        </w:rPr>
      </w:pPr>
    </w:p>
    <w:p w14:paraId="5A186249" w14:textId="77777777" w:rsidR="00927A44" w:rsidRDefault="00927A44" w:rsidP="00540146">
      <w:pPr>
        <w:pStyle w:val="01Title"/>
        <w:ind w:left="0"/>
        <w:jc w:val="both"/>
        <w:rPr>
          <w:sz w:val="20"/>
          <w:szCs w:val="20"/>
          <w:lang w:val="nl-BE"/>
        </w:rPr>
      </w:pPr>
    </w:p>
    <w:p w14:paraId="747F60E9" w14:textId="77777777" w:rsidR="00927A44" w:rsidRDefault="00927A44" w:rsidP="00540146">
      <w:pPr>
        <w:pStyle w:val="01Title"/>
        <w:ind w:left="0"/>
        <w:jc w:val="both"/>
        <w:rPr>
          <w:sz w:val="20"/>
          <w:szCs w:val="20"/>
          <w:lang w:val="nl-BE"/>
        </w:rPr>
      </w:pPr>
    </w:p>
    <w:p w14:paraId="55B5B50B" w14:textId="77777777" w:rsidR="00927A44" w:rsidRDefault="00927A44" w:rsidP="00540146">
      <w:pPr>
        <w:pStyle w:val="01Title"/>
        <w:ind w:left="0"/>
        <w:jc w:val="both"/>
        <w:rPr>
          <w:sz w:val="20"/>
          <w:szCs w:val="20"/>
          <w:lang w:val="nl-BE"/>
        </w:rPr>
      </w:pPr>
    </w:p>
    <w:p w14:paraId="36EF3E23" w14:textId="77777777" w:rsidR="00927A44" w:rsidRDefault="00927A44" w:rsidP="00540146">
      <w:pPr>
        <w:pStyle w:val="01Title"/>
        <w:ind w:left="0"/>
        <w:jc w:val="both"/>
        <w:rPr>
          <w:sz w:val="20"/>
          <w:szCs w:val="20"/>
          <w:lang w:val="nl-BE"/>
        </w:rPr>
      </w:pPr>
    </w:p>
    <w:p w14:paraId="132FA813" w14:textId="77777777" w:rsidR="00E93B5C" w:rsidRDefault="00E93B5C" w:rsidP="00E93B5C">
      <w:pPr>
        <w:pStyle w:val="01Title"/>
        <w:ind w:left="0"/>
        <w:rPr>
          <w:sz w:val="20"/>
          <w:szCs w:val="20"/>
          <w:lang w:val="nl-BE"/>
        </w:rPr>
      </w:pPr>
    </w:p>
    <w:p w14:paraId="264F8ED6" w14:textId="77777777" w:rsidR="006D6F0D" w:rsidRDefault="006D6F0D" w:rsidP="006D6F0D">
      <w:pPr>
        <w:widowControl/>
        <w:autoSpaceDE/>
        <w:autoSpaceDN/>
        <w:adjustRightInd/>
        <w:rPr>
          <w:rFonts w:cs="Arial"/>
          <w:color w:val="000000"/>
          <w:sz w:val="20"/>
          <w:szCs w:val="20"/>
          <w:lang w:val="nl-BE"/>
        </w:rPr>
      </w:pPr>
    </w:p>
    <w:p w14:paraId="5527687B" w14:textId="77777777" w:rsidR="00927A44" w:rsidRPr="006D6F0D" w:rsidRDefault="00630BB4" w:rsidP="006D6F0D">
      <w:pPr>
        <w:widowControl/>
        <w:autoSpaceDE/>
        <w:autoSpaceDN/>
        <w:adjustRightInd/>
        <w:jc w:val="center"/>
        <w:rPr>
          <w:rFonts w:cs="Arial"/>
          <w:b/>
          <w:color w:val="000000"/>
          <w:sz w:val="20"/>
          <w:szCs w:val="20"/>
          <w:lang w:val="nl-BE"/>
        </w:rPr>
      </w:pPr>
      <w:r>
        <w:rPr>
          <w:b/>
          <w:sz w:val="20"/>
          <w:szCs w:val="20"/>
          <w:lang w:val="nl-BE"/>
        </w:rPr>
        <w:lastRenderedPageBreak/>
        <w:t xml:space="preserve">- </w:t>
      </w:r>
      <w:r w:rsidR="00927A44" w:rsidRPr="00056EF6">
        <w:rPr>
          <w:b/>
          <w:sz w:val="20"/>
          <w:szCs w:val="20"/>
          <w:lang w:val="nl-BE"/>
        </w:rPr>
        <w:t>15</w:t>
      </w:r>
      <w:r w:rsidR="00A418D3">
        <w:rPr>
          <w:b/>
          <w:sz w:val="20"/>
          <w:szCs w:val="20"/>
          <w:lang w:val="nl-BE"/>
        </w:rPr>
        <w:t>2</w:t>
      </w:r>
      <w:r>
        <w:rPr>
          <w:sz w:val="20"/>
          <w:szCs w:val="20"/>
          <w:lang w:val="nl-BE"/>
        </w:rPr>
        <w:t xml:space="preserve"> -</w:t>
      </w:r>
    </w:p>
    <w:p w14:paraId="63E00E1F" w14:textId="77777777" w:rsidR="00927A44" w:rsidRDefault="00927A44" w:rsidP="00927A44">
      <w:pPr>
        <w:pStyle w:val="01Title"/>
        <w:ind w:left="360"/>
        <w:jc w:val="center"/>
        <w:rPr>
          <w:sz w:val="20"/>
          <w:szCs w:val="20"/>
          <w:lang w:val="nl-BE"/>
        </w:rPr>
      </w:pPr>
    </w:p>
    <w:p w14:paraId="258ABA7E" w14:textId="77777777" w:rsidR="000A2989" w:rsidRPr="00E93B5C" w:rsidRDefault="00927A44" w:rsidP="000A2989">
      <w:pPr>
        <w:pStyle w:val="01Title"/>
        <w:ind w:left="0"/>
        <w:jc w:val="center"/>
        <w:rPr>
          <w:sz w:val="20"/>
          <w:szCs w:val="20"/>
          <w:lang w:val="nl-BE"/>
        </w:rPr>
      </w:pPr>
      <w:r>
        <w:rPr>
          <w:sz w:val="20"/>
          <w:szCs w:val="20"/>
          <w:lang w:val="nl-BE"/>
        </w:rPr>
        <w:t>EG n° 207</w:t>
      </w:r>
      <w:r w:rsidR="00795741">
        <w:rPr>
          <w:sz w:val="20"/>
          <w:szCs w:val="20"/>
          <w:lang w:val="nl-BE"/>
        </w:rPr>
        <w:t xml:space="preserve">, </w:t>
      </w:r>
      <w:r>
        <w:rPr>
          <w:sz w:val="20"/>
          <w:szCs w:val="20"/>
          <w:lang w:val="nl-BE"/>
        </w:rPr>
        <w:t xml:space="preserve"> 2017</w:t>
      </w:r>
    </w:p>
    <w:p w14:paraId="56213795" w14:textId="77777777" w:rsidR="00AF485D" w:rsidRPr="007C08A5" w:rsidRDefault="00AF485D" w:rsidP="000A2989">
      <w:pPr>
        <w:pStyle w:val="01Title"/>
        <w:ind w:left="360"/>
        <w:rPr>
          <w:sz w:val="20"/>
          <w:szCs w:val="20"/>
          <w:lang w:val="nl-BE"/>
        </w:rPr>
      </w:pPr>
    </w:p>
    <w:p w14:paraId="535E37BA" w14:textId="77777777" w:rsidR="00AF485D" w:rsidRPr="00922110" w:rsidRDefault="000B3AD0" w:rsidP="00922110">
      <w:pPr>
        <w:pStyle w:val="01Title"/>
        <w:ind w:left="0"/>
        <w:jc w:val="both"/>
        <w:rPr>
          <w:b/>
          <w:sz w:val="20"/>
          <w:szCs w:val="20"/>
          <w:lang w:val="nl-BE"/>
        </w:rPr>
      </w:pPr>
      <w:r>
        <w:object w:dxaOrig="4137" w:dyaOrig="4135" w14:anchorId="20F59C4D">
          <v:shape id="_x0000_i1168" type="#_x0000_t75" style="width:153.4pt;height:154.5pt" o:ole="">
            <v:imagedata r:id="rId306" o:title=""/>
          </v:shape>
          <o:OLEObject Type="Embed" ProgID="CorelDRAW.Graphic.12" ShapeID="_x0000_i1168" DrawAspect="Content" ObjectID="_1587467561" r:id="rId307"/>
        </w:object>
      </w:r>
    </w:p>
    <w:p w14:paraId="608CCA49" w14:textId="77777777" w:rsidR="00AF485D" w:rsidRDefault="00AF485D" w:rsidP="00540146">
      <w:pPr>
        <w:pStyle w:val="01Title"/>
        <w:ind w:left="0"/>
        <w:jc w:val="both"/>
        <w:rPr>
          <w:sz w:val="20"/>
          <w:szCs w:val="20"/>
          <w:lang w:val="nl-BE"/>
        </w:rPr>
      </w:pPr>
    </w:p>
    <w:p w14:paraId="14394C0E" w14:textId="77777777" w:rsidR="00AF485D" w:rsidRDefault="009758BC" w:rsidP="00540146">
      <w:pPr>
        <w:pStyle w:val="01Title"/>
        <w:ind w:left="0"/>
        <w:jc w:val="both"/>
        <w:rPr>
          <w:sz w:val="20"/>
          <w:szCs w:val="20"/>
          <w:lang w:val="nl-BE"/>
        </w:rPr>
      </w:pPr>
      <w:r>
        <w:rPr>
          <w:b/>
          <w:sz w:val="24"/>
          <w:szCs w:val="24"/>
          <w:lang w:val="nl-BE"/>
        </w:rPr>
        <w:t xml:space="preserve">+                         </w:t>
      </w:r>
      <w:r>
        <w:rPr>
          <w:sz w:val="20"/>
          <w:szCs w:val="20"/>
          <w:lang w:val="nl-BE"/>
        </w:rPr>
        <w:t>0014.01 c4d7</w:t>
      </w:r>
    </w:p>
    <w:p w14:paraId="75278063" w14:textId="77777777" w:rsidR="009B2250" w:rsidRDefault="009B2250" w:rsidP="00540146">
      <w:pPr>
        <w:pStyle w:val="01Title"/>
        <w:ind w:left="0"/>
        <w:jc w:val="both"/>
        <w:rPr>
          <w:sz w:val="20"/>
          <w:szCs w:val="20"/>
          <w:lang w:val="nl-BE"/>
        </w:rPr>
      </w:pPr>
    </w:p>
    <w:p w14:paraId="077544DD" w14:textId="77777777" w:rsidR="00205821" w:rsidRPr="00531372" w:rsidRDefault="00205821" w:rsidP="00540146">
      <w:pPr>
        <w:pStyle w:val="01Title"/>
        <w:ind w:left="0"/>
        <w:jc w:val="both"/>
        <w:rPr>
          <w:sz w:val="20"/>
          <w:szCs w:val="20"/>
          <w:lang w:val="nl-BE"/>
        </w:rPr>
      </w:pPr>
      <w:r w:rsidRPr="00531372">
        <w:rPr>
          <w:sz w:val="20"/>
          <w:szCs w:val="20"/>
          <w:lang w:val="nl-BE"/>
        </w:rPr>
        <w:t>Ed van de Gevel:</w:t>
      </w:r>
    </w:p>
    <w:p w14:paraId="38DF7F2B" w14:textId="77777777" w:rsidR="009B2250" w:rsidRDefault="00205821" w:rsidP="00540146">
      <w:pPr>
        <w:pStyle w:val="01Title"/>
        <w:ind w:left="0"/>
        <w:jc w:val="both"/>
        <w:rPr>
          <w:sz w:val="20"/>
          <w:szCs w:val="20"/>
          <w:lang w:val="en-GB"/>
        </w:rPr>
      </w:pPr>
      <w:r>
        <w:rPr>
          <w:sz w:val="20"/>
          <w:szCs w:val="20"/>
          <w:lang w:val="en-GB"/>
        </w:rPr>
        <w:t>“</w:t>
      </w:r>
      <w:r w:rsidRPr="00205821">
        <w:rPr>
          <w:sz w:val="20"/>
          <w:szCs w:val="20"/>
          <w:lang w:val="en-GB"/>
        </w:rPr>
        <w:t>I am happy to</w:t>
      </w:r>
      <w:r>
        <w:rPr>
          <w:sz w:val="20"/>
          <w:szCs w:val="20"/>
          <w:lang w:val="en-GB"/>
        </w:rPr>
        <w:t xml:space="preserve"> pu</w:t>
      </w:r>
      <w:r w:rsidRPr="00205821">
        <w:rPr>
          <w:sz w:val="20"/>
          <w:szCs w:val="20"/>
          <w:lang w:val="en-GB"/>
        </w:rPr>
        <w:t>blis</w:t>
      </w:r>
      <w:r>
        <w:rPr>
          <w:sz w:val="20"/>
          <w:szCs w:val="20"/>
          <w:lang w:val="en-GB"/>
        </w:rPr>
        <w:t>h another study by our Belgian fr</w:t>
      </w:r>
      <w:r w:rsidRPr="00205821">
        <w:rPr>
          <w:sz w:val="20"/>
          <w:szCs w:val="20"/>
          <w:lang w:val="en-GB"/>
        </w:rPr>
        <w:t>iend</w:t>
      </w:r>
      <w:r>
        <w:rPr>
          <w:sz w:val="20"/>
          <w:szCs w:val="20"/>
          <w:lang w:val="en-GB"/>
        </w:rPr>
        <w:t xml:space="preserve"> Ignace Vandecasteele. White must catch the bs, stop the bp and improve the position of his own knight. He man</w:t>
      </w:r>
      <w:r w:rsidR="001E7E01">
        <w:rPr>
          <w:sz w:val="20"/>
          <w:szCs w:val="20"/>
          <w:lang w:val="en-GB"/>
        </w:rPr>
        <w:t>-</w:t>
      </w:r>
      <w:r>
        <w:rPr>
          <w:sz w:val="20"/>
          <w:szCs w:val="20"/>
          <w:lang w:val="en-GB"/>
        </w:rPr>
        <w:t>ges to do so</w:t>
      </w:r>
      <w:r w:rsidR="00F82C94">
        <w:rPr>
          <w:sz w:val="20"/>
          <w:szCs w:val="20"/>
          <w:lang w:val="en-GB"/>
        </w:rPr>
        <w:t>”</w:t>
      </w:r>
      <w:r>
        <w:rPr>
          <w:sz w:val="20"/>
          <w:szCs w:val="20"/>
          <w:lang w:val="en-GB"/>
        </w:rPr>
        <w:t>:</w:t>
      </w:r>
    </w:p>
    <w:p w14:paraId="711E66E4" w14:textId="77777777" w:rsidR="00213E2A" w:rsidRDefault="00213E2A" w:rsidP="00540146">
      <w:pPr>
        <w:pStyle w:val="01Title"/>
        <w:ind w:left="0"/>
        <w:jc w:val="both"/>
        <w:rPr>
          <w:sz w:val="20"/>
          <w:szCs w:val="20"/>
          <w:lang w:val="en-GB"/>
        </w:rPr>
      </w:pPr>
    </w:p>
    <w:p w14:paraId="365E239A" w14:textId="77777777" w:rsidR="00F82C94" w:rsidRDefault="00205821" w:rsidP="00540146">
      <w:pPr>
        <w:pStyle w:val="01Title"/>
        <w:ind w:left="0"/>
        <w:jc w:val="both"/>
        <w:rPr>
          <w:b/>
          <w:sz w:val="20"/>
          <w:szCs w:val="20"/>
          <w:lang w:val="en-GB"/>
        </w:rPr>
      </w:pPr>
      <w:r>
        <w:rPr>
          <w:sz w:val="20"/>
          <w:szCs w:val="20"/>
          <w:lang w:val="en-GB"/>
        </w:rPr>
        <w:tab/>
      </w:r>
      <w:r>
        <w:rPr>
          <w:b/>
          <w:sz w:val="20"/>
          <w:szCs w:val="20"/>
          <w:lang w:val="en-GB"/>
        </w:rPr>
        <w:t>1.Lh6</w:t>
      </w:r>
      <w:r>
        <w:rPr>
          <w:b/>
          <w:sz w:val="20"/>
          <w:szCs w:val="20"/>
          <w:lang w:val="en-GB"/>
        </w:rPr>
        <w:tab/>
      </w:r>
      <w:r>
        <w:rPr>
          <w:b/>
          <w:sz w:val="20"/>
          <w:szCs w:val="20"/>
          <w:lang w:val="en-GB"/>
        </w:rPr>
        <w:tab/>
      </w:r>
    </w:p>
    <w:p w14:paraId="54889EA4" w14:textId="77777777" w:rsidR="00663ABB" w:rsidRDefault="00F82C94" w:rsidP="00540146">
      <w:pPr>
        <w:pStyle w:val="01Title"/>
        <w:ind w:left="0"/>
        <w:jc w:val="both"/>
        <w:rPr>
          <w:sz w:val="20"/>
          <w:szCs w:val="20"/>
          <w:lang w:val="en-GB"/>
        </w:rPr>
      </w:pPr>
      <w:r>
        <w:rPr>
          <w:sz w:val="20"/>
          <w:szCs w:val="20"/>
          <w:lang w:val="en-GB"/>
        </w:rPr>
        <w:t>1.Bb2? h4 2.Pg6 h3 3.Pe5+ Ke6 4.Pf3 Kf5 5.Ph2 Kf4 6.Kb3 P</w:t>
      </w:r>
      <w:r w:rsidR="00056EF6">
        <w:rPr>
          <w:sz w:val="20"/>
          <w:szCs w:val="20"/>
          <w:lang w:val="en-GB"/>
        </w:rPr>
        <w:t>x</w:t>
      </w:r>
      <w:r>
        <w:rPr>
          <w:sz w:val="20"/>
          <w:szCs w:val="20"/>
          <w:lang w:val="en-GB"/>
        </w:rPr>
        <w:t xml:space="preserve">c1+ </w:t>
      </w:r>
    </w:p>
    <w:p w14:paraId="183ACF4D" w14:textId="77777777" w:rsidR="00F82C94" w:rsidRDefault="00663ABB" w:rsidP="00540146">
      <w:pPr>
        <w:pStyle w:val="01Title"/>
        <w:ind w:left="0"/>
        <w:jc w:val="both"/>
        <w:rPr>
          <w:sz w:val="20"/>
          <w:szCs w:val="20"/>
          <w:lang w:val="en-GB"/>
        </w:rPr>
      </w:pPr>
      <w:r>
        <w:rPr>
          <w:sz w:val="20"/>
          <w:szCs w:val="20"/>
          <w:lang w:val="en-GB"/>
        </w:rPr>
        <w:t xml:space="preserve">(6...Kg3? 7.Le5+ Kg2 8.Kxa2)            </w:t>
      </w:r>
      <w:r w:rsidR="00F82C94">
        <w:rPr>
          <w:sz w:val="20"/>
          <w:szCs w:val="20"/>
          <w:lang w:val="en-GB"/>
        </w:rPr>
        <w:t>7.Lxc1+ Kg3, remise.</w:t>
      </w:r>
    </w:p>
    <w:p w14:paraId="232F68A8" w14:textId="77777777" w:rsidR="00205821" w:rsidRPr="001513C2" w:rsidRDefault="00F82C94" w:rsidP="00540146">
      <w:pPr>
        <w:pStyle w:val="01Title"/>
        <w:ind w:left="0"/>
        <w:jc w:val="both"/>
        <w:rPr>
          <w:b/>
          <w:sz w:val="20"/>
          <w:szCs w:val="20"/>
          <w:lang w:val="nl-BE"/>
        </w:rPr>
      </w:pPr>
      <w:r>
        <w:rPr>
          <w:b/>
          <w:sz w:val="20"/>
          <w:szCs w:val="20"/>
          <w:lang w:val="en-GB"/>
        </w:rPr>
        <w:tab/>
      </w:r>
      <w:r w:rsidRPr="001513C2">
        <w:rPr>
          <w:b/>
          <w:sz w:val="20"/>
          <w:szCs w:val="20"/>
          <w:lang w:val="nl-BE"/>
        </w:rPr>
        <w:t>1..</w:t>
      </w:r>
      <w:r w:rsidR="00663ABB" w:rsidRPr="001513C2">
        <w:rPr>
          <w:b/>
          <w:sz w:val="20"/>
          <w:szCs w:val="20"/>
          <w:lang w:val="nl-BE"/>
        </w:rPr>
        <w:t>.</w:t>
      </w:r>
      <w:r w:rsidRPr="001513C2">
        <w:rPr>
          <w:b/>
          <w:sz w:val="20"/>
          <w:szCs w:val="20"/>
          <w:lang w:val="nl-BE"/>
        </w:rPr>
        <w:tab/>
      </w:r>
      <w:r w:rsidRPr="001513C2">
        <w:rPr>
          <w:b/>
          <w:sz w:val="20"/>
          <w:szCs w:val="20"/>
          <w:lang w:val="nl-BE"/>
        </w:rPr>
        <w:tab/>
      </w:r>
      <w:r w:rsidR="00205821" w:rsidRPr="001513C2">
        <w:rPr>
          <w:b/>
          <w:sz w:val="20"/>
          <w:szCs w:val="20"/>
          <w:lang w:val="nl-BE"/>
        </w:rPr>
        <w:t>Ke6</w:t>
      </w:r>
    </w:p>
    <w:p w14:paraId="6CCECAE6" w14:textId="77777777" w:rsidR="00205821" w:rsidRPr="001513C2" w:rsidRDefault="00205821" w:rsidP="00540146">
      <w:pPr>
        <w:pStyle w:val="01Title"/>
        <w:ind w:left="0"/>
        <w:jc w:val="both"/>
        <w:rPr>
          <w:b/>
          <w:sz w:val="20"/>
          <w:szCs w:val="20"/>
          <w:lang w:val="nl-BE"/>
        </w:rPr>
      </w:pPr>
      <w:r w:rsidRPr="001513C2">
        <w:rPr>
          <w:b/>
          <w:sz w:val="20"/>
          <w:szCs w:val="20"/>
          <w:lang w:val="nl-BE"/>
        </w:rPr>
        <w:tab/>
        <w:t>2.Kb3</w:t>
      </w:r>
      <w:r w:rsidRPr="001513C2">
        <w:rPr>
          <w:b/>
          <w:sz w:val="20"/>
          <w:szCs w:val="20"/>
          <w:lang w:val="nl-BE"/>
        </w:rPr>
        <w:tab/>
      </w:r>
      <w:r w:rsidRPr="001513C2">
        <w:rPr>
          <w:b/>
          <w:sz w:val="20"/>
          <w:szCs w:val="20"/>
          <w:lang w:val="nl-BE"/>
        </w:rPr>
        <w:tab/>
        <w:t>Kf5</w:t>
      </w:r>
    </w:p>
    <w:p w14:paraId="544AB989" w14:textId="77777777" w:rsidR="00205821" w:rsidRPr="001513C2" w:rsidRDefault="00205821" w:rsidP="00540146">
      <w:pPr>
        <w:pStyle w:val="01Title"/>
        <w:ind w:left="0"/>
        <w:jc w:val="both"/>
        <w:rPr>
          <w:b/>
          <w:sz w:val="20"/>
          <w:szCs w:val="20"/>
          <w:lang w:val="nl-BE"/>
        </w:rPr>
      </w:pPr>
      <w:r w:rsidRPr="001513C2">
        <w:rPr>
          <w:b/>
          <w:sz w:val="20"/>
          <w:szCs w:val="20"/>
          <w:lang w:val="nl-BE"/>
        </w:rPr>
        <w:tab/>
        <w:t>3.Kxa2</w:t>
      </w:r>
      <w:r w:rsidRPr="001513C2">
        <w:rPr>
          <w:b/>
          <w:sz w:val="20"/>
          <w:szCs w:val="20"/>
          <w:lang w:val="nl-BE"/>
        </w:rPr>
        <w:tab/>
      </w:r>
      <w:r w:rsidRPr="001513C2">
        <w:rPr>
          <w:b/>
          <w:sz w:val="20"/>
          <w:szCs w:val="20"/>
          <w:lang w:val="nl-BE"/>
        </w:rPr>
        <w:tab/>
        <w:t>h4</w:t>
      </w:r>
    </w:p>
    <w:p w14:paraId="51BCB0D5" w14:textId="77777777" w:rsidR="00205821" w:rsidRPr="001513C2" w:rsidRDefault="00205821" w:rsidP="00540146">
      <w:pPr>
        <w:pStyle w:val="01Title"/>
        <w:ind w:left="0"/>
        <w:jc w:val="both"/>
        <w:rPr>
          <w:b/>
          <w:sz w:val="20"/>
          <w:szCs w:val="20"/>
          <w:lang w:val="nl-BE"/>
        </w:rPr>
      </w:pPr>
      <w:r w:rsidRPr="001513C2">
        <w:rPr>
          <w:b/>
          <w:sz w:val="20"/>
          <w:szCs w:val="20"/>
          <w:lang w:val="nl-BE"/>
        </w:rPr>
        <w:tab/>
        <w:t>4.Lf8</w:t>
      </w:r>
      <w:r w:rsidRPr="001513C2">
        <w:rPr>
          <w:b/>
          <w:sz w:val="20"/>
          <w:szCs w:val="20"/>
          <w:lang w:val="nl-BE"/>
        </w:rPr>
        <w:tab/>
      </w:r>
      <w:r w:rsidRPr="001513C2">
        <w:rPr>
          <w:b/>
          <w:sz w:val="20"/>
          <w:szCs w:val="20"/>
          <w:lang w:val="nl-BE"/>
        </w:rPr>
        <w:tab/>
        <w:t>Ke6</w:t>
      </w:r>
    </w:p>
    <w:p w14:paraId="4ED8C314" w14:textId="77777777" w:rsidR="00205821" w:rsidRPr="001513C2" w:rsidRDefault="00205821" w:rsidP="00540146">
      <w:pPr>
        <w:pStyle w:val="01Title"/>
        <w:ind w:left="0"/>
        <w:jc w:val="both"/>
        <w:rPr>
          <w:b/>
          <w:sz w:val="20"/>
          <w:szCs w:val="20"/>
          <w:lang w:val="nl-BE"/>
        </w:rPr>
      </w:pPr>
      <w:r w:rsidRPr="001513C2">
        <w:rPr>
          <w:b/>
          <w:sz w:val="20"/>
          <w:szCs w:val="20"/>
          <w:lang w:val="nl-BE"/>
        </w:rPr>
        <w:tab/>
        <w:t>5.Lc5</w:t>
      </w:r>
      <w:r w:rsidRPr="001513C2">
        <w:rPr>
          <w:b/>
          <w:sz w:val="20"/>
          <w:szCs w:val="20"/>
          <w:lang w:val="nl-BE"/>
        </w:rPr>
        <w:tab/>
      </w:r>
      <w:r w:rsidRPr="001513C2">
        <w:rPr>
          <w:b/>
          <w:sz w:val="20"/>
          <w:szCs w:val="20"/>
          <w:lang w:val="nl-BE"/>
        </w:rPr>
        <w:tab/>
        <w:t>h3</w:t>
      </w:r>
    </w:p>
    <w:p w14:paraId="6CC0BF17" w14:textId="77777777" w:rsidR="00205821" w:rsidRDefault="00205821" w:rsidP="00540146">
      <w:pPr>
        <w:pStyle w:val="01Title"/>
        <w:ind w:left="0"/>
        <w:jc w:val="both"/>
        <w:rPr>
          <w:b/>
          <w:sz w:val="20"/>
          <w:szCs w:val="20"/>
          <w:lang w:val="nl-BE"/>
        </w:rPr>
      </w:pPr>
      <w:r w:rsidRPr="001513C2">
        <w:rPr>
          <w:b/>
          <w:sz w:val="20"/>
          <w:szCs w:val="20"/>
          <w:lang w:val="nl-BE"/>
        </w:rPr>
        <w:tab/>
        <w:t>6.Lg1</w:t>
      </w:r>
      <w:r w:rsidRPr="001513C2">
        <w:rPr>
          <w:b/>
          <w:sz w:val="20"/>
          <w:szCs w:val="20"/>
          <w:lang w:val="nl-BE"/>
        </w:rPr>
        <w:tab/>
      </w:r>
      <w:r w:rsidRPr="001513C2">
        <w:rPr>
          <w:b/>
          <w:sz w:val="20"/>
          <w:szCs w:val="20"/>
          <w:lang w:val="nl-BE"/>
        </w:rPr>
        <w:tab/>
        <w:t>Kf6</w:t>
      </w:r>
    </w:p>
    <w:p w14:paraId="396FB39E" w14:textId="77777777" w:rsidR="006920C6" w:rsidRPr="001513C2" w:rsidRDefault="006920C6" w:rsidP="00540146">
      <w:pPr>
        <w:pStyle w:val="01Title"/>
        <w:ind w:left="0"/>
        <w:jc w:val="both"/>
        <w:rPr>
          <w:b/>
          <w:sz w:val="20"/>
          <w:szCs w:val="20"/>
          <w:lang w:val="nl-BE"/>
        </w:rPr>
      </w:pPr>
    </w:p>
    <w:p w14:paraId="0D4A7B5C" w14:textId="77777777" w:rsidR="00E93B5C" w:rsidRDefault="00205821" w:rsidP="00540146">
      <w:pPr>
        <w:pStyle w:val="01Title"/>
        <w:ind w:left="0"/>
        <w:jc w:val="both"/>
        <w:rPr>
          <w:b/>
          <w:sz w:val="20"/>
          <w:szCs w:val="20"/>
          <w:lang w:val="nl-BE"/>
        </w:rPr>
      </w:pPr>
      <w:r w:rsidRPr="001513C2">
        <w:rPr>
          <w:b/>
          <w:sz w:val="20"/>
          <w:szCs w:val="20"/>
          <w:lang w:val="nl-BE"/>
        </w:rPr>
        <w:tab/>
      </w:r>
    </w:p>
    <w:p w14:paraId="7D6B2C6B" w14:textId="77777777" w:rsidR="00E93B5C" w:rsidRDefault="00E93B5C" w:rsidP="00540146">
      <w:pPr>
        <w:pStyle w:val="01Title"/>
        <w:ind w:left="0"/>
        <w:jc w:val="both"/>
        <w:rPr>
          <w:b/>
          <w:sz w:val="20"/>
          <w:szCs w:val="20"/>
          <w:lang w:val="nl-BE"/>
        </w:rPr>
      </w:pPr>
    </w:p>
    <w:p w14:paraId="13940753" w14:textId="77777777" w:rsidR="00E93B5C" w:rsidRDefault="00E93B5C" w:rsidP="00540146">
      <w:pPr>
        <w:pStyle w:val="01Title"/>
        <w:ind w:left="0"/>
        <w:jc w:val="both"/>
        <w:rPr>
          <w:b/>
          <w:sz w:val="20"/>
          <w:szCs w:val="20"/>
          <w:lang w:val="nl-BE"/>
        </w:rPr>
      </w:pPr>
    </w:p>
    <w:p w14:paraId="30E9B7C5" w14:textId="77777777" w:rsidR="00E93B5C" w:rsidRDefault="00E93B5C" w:rsidP="00540146">
      <w:pPr>
        <w:pStyle w:val="01Title"/>
        <w:ind w:left="0"/>
        <w:jc w:val="both"/>
        <w:rPr>
          <w:b/>
          <w:sz w:val="20"/>
          <w:szCs w:val="20"/>
          <w:lang w:val="nl-BE"/>
        </w:rPr>
      </w:pPr>
    </w:p>
    <w:p w14:paraId="113BD863" w14:textId="77777777" w:rsidR="00E93B5C" w:rsidRDefault="00E93B5C" w:rsidP="00540146">
      <w:pPr>
        <w:pStyle w:val="01Title"/>
        <w:ind w:left="0"/>
        <w:jc w:val="both"/>
        <w:rPr>
          <w:b/>
          <w:sz w:val="20"/>
          <w:szCs w:val="20"/>
          <w:lang w:val="nl-BE"/>
        </w:rPr>
      </w:pPr>
    </w:p>
    <w:p w14:paraId="3FE8FCF2" w14:textId="77777777" w:rsidR="00205821" w:rsidRPr="001513C2" w:rsidRDefault="00E93B5C" w:rsidP="00540146">
      <w:pPr>
        <w:pStyle w:val="01Title"/>
        <w:ind w:left="0"/>
        <w:jc w:val="both"/>
        <w:rPr>
          <w:b/>
          <w:sz w:val="20"/>
          <w:szCs w:val="20"/>
          <w:lang w:val="nl-BE"/>
        </w:rPr>
      </w:pPr>
      <w:r>
        <w:rPr>
          <w:b/>
          <w:sz w:val="20"/>
          <w:szCs w:val="20"/>
          <w:lang w:val="nl-BE"/>
        </w:rPr>
        <w:t xml:space="preserve">        </w:t>
      </w:r>
      <w:r>
        <w:rPr>
          <w:b/>
          <w:sz w:val="20"/>
          <w:szCs w:val="20"/>
          <w:lang w:val="nl-BE"/>
        </w:rPr>
        <w:tab/>
        <w:t xml:space="preserve"> </w:t>
      </w:r>
      <w:r w:rsidR="00205821" w:rsidRPr="001513C2">
        <w:rPr>
          <w:b/>
          <w:sz w:val="20"/>
          <w:szCs w:val="20"/>
          <w:lang w:val="nl-BE"/>
        </w:rPr>
        <w:t>7.Lh2</w:t>
      </w:r>
      <w:r w:rsidR="00205821" w:rsidRPr="001513C2">
        <w:rPr>
          <w:b/>
          <w:sz w:val="20"/>
          <w:szCs w:val="20"/>
          <w:lang w:val="nl-BE"/>
        </w:rPr>
        <w:tab/>
      </w:r>
      <w:r w:rsidR="00205821" w:rsidRPr="001513C2">
        <w:rPr>
          <w:b/>
          <w:sz w:val="20"/>
          <w:szCs w:val="20"/>
          <w:lang w:val="nl-BE"/>
        </w:rPr>
        <w:tab/>
      </w:r>
      <w:r w:rsidR="00F82C94" w:rsidRPr="001513C2">
        <w:rPr>
          <w:b/>
          <w:sz w:val="20"/>
          <w:szCs w:val="20"/>
          <w:lang w:val="nl-BE"/>
        </w:rPr>
        <w:t>Kg7</w:t>
      </w:r>
    </w:p>
    <w:p w14:paraId="683CA57B" w14:textId="77777777" w:rsidR="00F82C94" w:rsidRPr="001513C2" w:rsidRDefault="00E93B5C" w:rsidP="00540146">
      <w:pPr>
        <w:pStyle w:val="01Title"/>
        <w:ind w:left="0"/>
        <w:jc w:val="both"/>
        <w:rPr>
          <w:b/>
          <w:sz w:val="20"/>
          <w:szCs w:val="20"/>
          <w:lang w:val="nl-BE"/>
        </w:rPr>
      </w:pPr>
      <w:r>
        <w:rPr>
          <w:b/>
          <w:sz w:val="20"/>
          <w:szCs w:val="20"/>
          <w:lang w:val="nl-BE"/>
        </w:rPr>
        <w:tab/>
      </w:r>
      <w:r w:rsidR="00630BB4" w:rsidRPr="001513C2">
        <w:rPr>
          <w:b/>
          <w:sz w:val="20"/>
          <w:szCs w:val="20"/>
          <w:lang w:val="nl-BE"/>
        </w:rPr>
        <w:t xml:space="preserve"> </w:t>
      </w:r>
      <w:r w:rsidR="00F82C94" w:rsidRPr="001513C2">
        <w:rPr>
          <w:b/>
          <w:sz w:val="20"/>
          <w:szCs w:val="20"/>
          <w:lang w:val="nl-BE"/>
        </w:rPr>
        <w:t>8.Le5+</w:t>
      </w:r>
      <w:r w:rsidR="00F82C94" w:rsidRPr="001513C2">
        <w:rPr>
          <w:b/>
          <w:sz w:val="20"/>
          <w:szCs w:val="20"/>
          <w:lang w:val="nl-BE"/>
        </w:rPr>
        <w:tab/>
      </w:r>
      <w:r w:rsidR="00F82C94" w:rsidRPr="001513C2">
        <w:rPr>
          <w:b/>
          <w:sz w:val="20"/>
          <w:szCs w:val="20"/>
          <w:lang w:val="nl-BE"/>
        </w:rPr>
        <w:tab/>
        <w:t>Kg8</w:t>
      </w:r>
    </w:p>
    <w:p w14:paraId="79A54A27" w14:textId="77777777" w:rsidR="00F82C94" w:rsidRPr="001513C2" w:rsidRDefault="00F82C94" w:rsidP="00540146">
      <w:pPr>
        <w:pStyle w:val="01Title"/>
        <w:ind w:left="0"/>
        <w:jc w:val="both"/>
        <w:rPr>
          <w:b/>
          <w:sz w:val="20"/>
          <w:szCs w:val="20"/>
          <w:lang w:val="nl-BE"/>
        </w:rPr>
      </w:pPr>
      <w:r w:rsidRPr="001513C2">
        <w:rPr>
          <w:b/>
          <w:sz w:val="20"/>
          <w:szCs w:val="20"/>
          <w:lang w:val="nl-BE"/>
        </w:rPr>
        <w:tab/>
      </w:r>
      <w:r w:rsidR="00213E2A" w:rsidRPr="001513C2">
        <w:rPr>
          <w:b/>
          <w:sz w:val="20"/>
          <w:szCs w:val="20"/>
          <w:lang w:val="nl-BE"/>
        </w:rPr>
        <w:t xml:space="preserve"> </w:t>
      </w:r>
      <w:r w:rsidRPr="001513C2">
        <w:rPr>
          <w:b/>
          <w:sz w:val="20"/>
          <w:szCs w:val="20"/>
          <w:lang w:val="nl-BE"/>
        </w:rPr>
        <w:t>9.Pg6</w:t>
      </w:r>
      <w:r w:rsidRPr="001513C2">
        <w:rPr>
          <w:b/>
          <w:sz w:val="20"/>
          <w:szCs w:val="20"/>
          <w:lang w:val="nl-BE"/>
        </w:rPr>
        <w:tab/>
      </w:r>
      <w:r w:rsidRPr="001513C2">
        <w:rPr>
          <w:b/>
          <w:sz w:val="20"/>
          <w:szCs w:val="20"/>
          <w:lang w:val="nl-BE"/>
        </w:rPr>
        <w:tab/>
        <w:t>Kf7</w:t>
      </w:r>
    </w:p>
    <w:p w14:paraId="551ABEA4" w14:textId="77777777" w:rsidR="00F82C94" w:rsidRPr="001513C2" w:rsidRDefault="00F82C94" w:rsidP="00540146">
      <w:pPr>
        <w:pStyle w:val="01Title"/>
        <w:ind w:left="0"/>
        <w:jc w:val="both"/>
        <w:rPr>
          <w:b/>
          <w:sz w:val="20"/>
          <w:szCs w:val="20"/>
          <w:lang w:val="nl-BE"/>
        </w:rPr>
      </w:pPr>
      <w:r w:rsidRPr="001513C2">
        <w:rPr>
          <w:b/>
          <w:sz w:val="20"/>
          <w:szCs w:val="20"/>
          <w:lang w:val="nl-BE"/>
        </w:rPr>
        <w:t xml:space="preserve">   </w:t>
      </w:r>
      <w:r w:rsidR="00213E2A" w:rsidRPr="001513C2">
        <w:rPr>
          <w:b/>
          <w:sz w:val="20"/>
          <w:szCs w:val="20"/>
          <w:lang w:val="nl-BE"/>
        </w:rPr>
        <w:tab/>
      </w:r>
      <w:r w:rsidRPr="001513C2">
        <w:rPr>
          <w:b/>
          <w:sz w:val="20"/>
          <w:szCs w:val="20"/>
          <w:lang w:val="nl-BE"/>
        </w:rPr>
        <w:t>10.Ph4</w:t>
      </w:r>
      <w:r w:rsidRPr="001513C2">
        <w:rPr>
          <w:b/>
          <w:sz w:val="20"/>
          <w:szCs w:val="20"/>
          <w:lang w:val="nl-BE"/>
        </w:rPr>
        <w:tab/>
      </w:r>
      <w:r w:rsidRPr="001513C2">
        <w:rPr>
          <w:b/>
          <w:sz w:val="20"/>
          <w:szCs w:val="20"/>
          <w:lang w:val="nl-BE"/>
        </w:rPr>
        <w:tab/>
        <w:t>h2</w:t>
      </w:r>
    </w:p>
    <w:p w14:paraId="7E1078CF" w14:textId="77777777" w:rsidR="00F82C94" w:rsidRPr="00F82C94" w:rsidRDefault="00381373" w:rsidP="00540146">
      <w:pPr>
        <w:pStyle w:val="01Title"/>
        <w:ind w:left="0"/>
        <w:jc w:val="both"/>
        <w:rPr>
          <w:b/>
          <w:sz w:val="20"/>
          <w:szCs w:val="20"/>
          <w:lang w:val="nl-BE"/>
        </w:rPr>
      </w:pPr>
      <w:r w:rsidRPr="001513C2">
        <w:rPr>
          <w:b/>
          <w:sz w:val="20"/>
          <w:szCs w:val="20"/>
          <w:lang w:val="nl-BE"/>
        </w:rPr>
        <w:tab/>
      </w:r>
      <w:r w:rsidR="00F82C94" w:rsidRPr="00213E2A">
        <w:rPr>
          <w:b/>
          <w:sz w:val="20"/>
          <w:szCs w:val="20"/>
          <w:lang w:val="nl-BE"/>
        </w:rPr>
        <w:t>11.</w:t>
      </w:r>
      <w:r w:rsidR="00F82C94" w:rsidRPr="00F82C94">
        <w:rPr>
          <w:b/>
          <w:sz w:val="20"/>
          <w:szCs w:val="20"/>
          <w:lang w:val="nl-BE"/>
        </w:rPr>
        <w:t>Lxh2</w:t>
      </w:r>
    </w:p>
    <w:p w14:paraId="58F7983B" w14:textId="77777777" w:rsidR="00F82C94" w:rsidRPr="00F82C94" w:rsidRDefault="00E41341" w:rsidP="00540146">
      <w:pPr>
        <w:pStyle w:val="01Title"/>
        <w:ind w:left="0"/>
        <w:jc w:val="both"/>
        <w:rPr>
          <w:sz w:val="20"/>
          <w:szCs w:val="20"/>
          <w:lang w:val="nl-BE"/>
        </w:rPr>
      </w:pPr>
      <w:r>
        <w:rPr>
          <w:sz w:val="20"/>
          <w:szCs w:val="20"/>
          <w:lang w:val="nl-BE"/>
        </w:rPr>
        <w:t xml:space="preserve">En wint met </w:t>
      </w:r>
      <w:r w:rsidR="00F82C94" w:rsidRPr="00F82C94">
        <w:rPr>
          <w:sz w:val="20"/>
          <w:szCs w:val="20"/>
          <w:lang w:val="nl-BE"/>
        </w:rPr>
        <w:t>loper en paard.</w:t>
      </w:r>
    </w:p>
    <w:p w14:paraId="2D97F32A" w14:textId="77777777" w:rsidR="009758BC" w:rsidRPr="00F82C94" w:rsidRDefault="009758BC" w:rsidP="00540146">
      <w:pPr>
        <w:pStyle w:val="01Title"/>
        <w:ind w:left="0"/>
        <w:jc w:val="both"/>
        <w:rPr>
          <w:sz w:val="20"/>
          <w:szCs w:val="20"/>
          <w:lang w:val="nl-BE"/>
        </w:rPr>
      </w:pPr>
    </w:p>
    <w:p w14:paraId="39586308" w14:textId="77777777" w:rsidR="009758BC" w:rsidRPr="00F82C94" w:rsidRDefault="009758BC" w:rsidP="00540146">
      <w:pPr>
        <w:pStyle w:val="01Title"/>
        <w:ind w:left="0"/>
        <w:jc w:val="both"/>
        <w:rPr>
          <w:sz w:val="20"/>
          <w:szCs w:val="20"/>
          <w:lang w:val="nl-BE"/>
        </w:rPr>
      </w:pPr>
    </w:p>
    <w:p w14:paraId="0EDBFC68" w14:textId="77777777" w:rsidR="00AF485D" w:rsidRPr="00F82C94" w:rsidRDefault="00AF485D" w:rsidP="00540146">
      <w:pPr>
        <w:pStyle w:val="01Title"/>
        <w:ind w:left="0"/>
        <w:jc w:val="both"/>
        <w:rPr>
          <w:sz w:val="20"/>
          <w:szCs w:val="20"/>
          <w:lang w:val="nl-BE"/>
        </w:rPr>
      </w:pPr>
    </w:p>
    <w:p w14:paraId="286ED4BC" w14:textId="77777777" w:rsidR="00AF485D" w:rsidRPr="00F82C94" w:rsidRDefault="00AF485D" w:rsidP="00540146">
      <w:pPr>
        <w:pStyle w:val="01Title"/>
        <w:ind w:left="0"/>
        <w:jc w:val="both"/>
        <w:rPr>
          <w:sz w:val="20"/>
          <w:szCs w:val="20"/>
          <w:lang w:val="nl-BE"/>
        </w:rPr>
      </w:pPr>
    </w:p>
    <w:p w14:paraId="3EE3F78E" w14:textId="77777777" w:rsidR="00AF485D" w:rsidRPr="00F82C94" w:rsidRDefault="00AF485D" w:rsidP="00540146">
      <w:pPr>
        <w:pStyle w:val="01Title"/>
        <w:ind w:left="0"/>
        <w:jc w:val="both"/>
        <w:rPr>
          <w:sz w:val="20"/>
          <w:szCs w:val="20"/>
          <w:lang w:val="nl-BE"/>
        </w:rPr>
      </w:pPr>
    </w:p>
    <w:p w14:paraId="4A9CD276" w14:textId="77777777" w:rsidR="00AF485D" w:rsidRPr="00F82C94" w:rsidRDefault="00AF485D" w:rsidP="00540146">
      <w:pPr>
        <w:pStyle w:val="01Title"/>
        <w:ind w:left="0"/>
        <w:jc w:val="both"/>
        <w:rPr>
          <w:sz w:val="20"/>
          <w:szCs w:val="20"/>
          <w:lang w:val="nl-BE"/>
        </w:rPr>
      </w:pPr>
    </w:p>
    <w:p w14:paraId="7D42C477" w14:textId="77777777" w:rsidR="00AF485D" w:rsidRPr="00F82C94" w:rsidRDefault="00AF485D" w:rsidP="00540146">
      <w:pPr>
        <w:pStyle w:val="01Title"/>
        <w:ind w:left="0"/>
        <w:jc w:val="both"/>
        <w:rPr>
          <w:sz w:val="20"/>
          <w:szCs w:val="20"/>
          <w:lang w:val="nl-BE"/>
        </w:rPr>
      </w:pPr>
    </w:p>
    <w:p w14:paraId="05781400" w14:textId="77777777" w:rsidR="00AF485D" w:rsidRPr="00F82C94" w:rsidRDefault="00AF485D" w:rsidP="00540146">
      <w:pPr>
        <w:pStyle w:val="01Title"/>
        <w:ind w:left="0"/>
        <w:jc w:val="both"/>
        <w:rPr>
          <w:sz w:val="20"/>
          <w:szCs w:val="20"/>
          <w:lang w:val="nl-BE"/>
        </w:rPr>
      </w:pPr>
    </w:p>
    <w:p w14:paraId="6AA406C2" w14:textId="77777777" w:rsidR="00AF485D" w:rsidRPr="00F82C94" w:rsidRDefault="00AF485D" w:rsidP="00540146">
      <w:pPr>
        <w:pStyle w:val="01Title"/>
        <w:ind w:left="0"/>
        <w:jc w:val="both"/>
        <w:rPr>
          <w:sz w:val="20"/>
          <w:szCs w:val="20"/>
          <w:lang w:val="nl-BE"/>
        </w:rPr>
      </w:pPr>
    </w:p>
    <w:p w14:paraId="31A43A9C" w14:textId="77777777" w:rsidR="00AF485D" w:rsidRPr="00F82C94" w:rsidRDefault="00AF485D" w:rsidP="00540146">
      <w:pPr>
        <w:pStyle w:val="01Title"/>
        <w:ind w:left="0"/>
        <w:jc w:val="both"/>
        <w:rPr>
          <w:sz w:val="20"/>
          <w:szCs w:val="20"/>
          <w:lang w:val="nl-BE"/>
        </w:rPr>
      </w:pPr>
    </w:p>
    <w:p w14:paraId="04694F5D" w14:textId="77777777" w:rsidR="00AF485D" w:rsidRPr="00F82C94" w:rsidRDefault="00AF485D" w:rsidP="00540146">
      <w:pPr>
        <w:pStyle w:val="01Title"/>
        <w:ind w:left="0"/>
        <w:jc w:val="both"/>
        <w:rPr>
          <w:sz w:val="20"/>
          <w:szCs w:val="20"/>
          <w:lang w:val="nl-BE"/>
        </w:rPr>
      </w:pPr>
    </w:p>
    <w:p w14:paraId="57164A59" w14:textId="77777777" w:rsidR="00AF485D" w:rsidRPr="00F82C94" w:rsidRDefault="00AF485D" w:rsidP="00540146">
      <w:pPr>
        <w:pStyle w:val="01Title"/>
        <w:ind w:left="0"/>
        <w:jc w:val="both"/>
        <w:rPr>
          <w:sz w:val="20"/>
          <w:szCs w:val="20"/>
          <w:lang w:val="nl-BE"/>
        </w:rPr>
      </w:pPr>
    </w:p>
    <w:p w14:paraId="0D2F0E94" w14:textId="77777777" w:rsidR="00AF485D" w:rsidRPr="00F82C94" w:rsidRDefault="00AF485D" w:rsidP="00540146">
      <w:pPr>
        <w:pStyle w:val="01Title"/>
        <w:ind w:left="0"/>
        <w:jc w:val="both"/>
        <w:rPr>
          <w:sz w:val="20"/>
          <w:szCs w:val="20"/>
          <w:lang w:val="nl-BE"/>
        </w:rPr>
      </w:pPr>
    </w:p>
    <w:p w14:paraId="614EF9DD" w14:textId="77777777" w:rsidR="00AF485D" w:rsidRPr="00F82C94" w:rsidRDefault="00AF485D" w:rsidP="00540146">
      <w:pPr>
        <w:pStyle w:val="01Title"/>
        <w:ind w:left="0"/>
        <w:jc w:val="both"/>
        <w:rPr>
          <w:sz w:val="20"/>
          <w:szCs w:val="20"/>
          <w:lang w:val="nl-BE"/>
        </w:rPr>
      </w:pPr>
    </w:p>
    <w:p w14:paraId="2DD472AC" w14:textId="77777777" w:rsidR="00AF485D" w:rsidRPr="00F82C94" w:rsidRDefault="00AF485D" w:rsidP="00540146">
      <w:pPr>
        <w:pStyle w:val="01Title"/>
        <w:ind w:left="0"/>
        <w:jc w:val="both"/>
        <w:rPr>
          <w:sz w:val="20"/>
          <w:szCs w:val="20"/>
          <w:lang w:val="nl-BE"/>
        </w:rPr>
      </w:pPr>
    </w:p>
    <w:p w14:paraId="4A3FECBA" w14:textId="77777777" w:rsidR="00AF485D" w:rsidRPr="00F82C94" w:rsidRDefault="00AF485D" w:rsidP="00540146">
      <w:pPr>
        <w:pStyle w:val="01Title"/>
        <w:ind w:left="0"/>
        <w:jc w:val="both"/>
        <w:rPr>
          <w:sz w:val="20"/>
          <w:szCs w:val="20"/>
          <w:lang w:val="nl-BE"/>
        </w:rPr>
      </w:pPr>
    </w:p>
    <w:p w14:paraId="116976E9" w14:textId="77777777" w:rsidR="00AF485D" w:rsidRPr="00F82C94" w:rsidRDefault="00AF485D" w:rsidP="00540146">
      <w:pPr>
        <w:pStyle w:val="01Title"/>
        <w:ind w:left="0"/>
        <w:jc w:val="both"/>
        <w:rPr>
          <w:sz w:val="20"/>
          <w:szCs w:val="20"/>
          <w:lang w:val="nl-BE"/>
        </w:rPr>
      </w:pPr>
    </w:p>
    <w:p w14:paraId="16038C3C" w14:textId="77777777" w:rsidR="00AF485D" w:rsidRPr="00F82C94" w:rsidRDefault="00AF485D" w:rsidP="00540146">
      <w:pPr>
        <w:pStyle w:val="01Title"/>
        <w:ind w:left="0"/>
        <w:jc w:val="both"/>
        <w:rPr>
          <w:sz w:val="20"/>
          <w:szCs w:val="20"/>
          <w:lang w:val="nl-BE"/>
        </w:rPr>
      </w:pPr>
    </w:p>
    <w:p w14:paraId="21278721" w14:textId="77777777" w:rsidR="00AF485D" w:rsidRPr="00F82C94" w:rsidRDefault="00AF485D" w:rsidP="00540146">
      <w:pPr>
        <w:pStyle w:val="01Title"/>
        <w:ind w:left="0"/>
        <w:jc w:val="both"/>
        <w:rPr>
          <w:sz w:val="20"/>
          <w:szCs w:val="20"/>
          <w:lang w:val="nl-BE"/>
        </w:rPr>
      </w:pPr>
    </w:p>
    <w:p w14:paraId="0477D2B6" w14:textId="77777777" w:rsidR="00AF485D" w:rsidRPr="00F82C94" w:rsidRDefault="00AF485D" w:rsidP="00540146">
      <w:pPr>
        <w:pStyle w:val="01Title"/>
        <w:ind w:left="0"/>
        <w:jc w:val="both"/>
        <w:rPr>
          <w:sz w:val="20"/>
          <w:szCs w:val="20"/>
          <w:lang w:val="nl-BE"/>
        </w:rPr>
      </w:pPr>
    </w:p>
    <w:p w14:paraId="03DB3BCE" w14:textId="77777777" w:rsidR="00AF485D" w:rsidRPr="00F82C94" w:rsidRDefault="00AF485D" w:rsidP="00540146">
      <w:pPr>
        <w:pStyle w:val="01Title"/>
        <w:ind w:left="0"/>
        <w:jc w:val="both"/>
        <w:rPr>
          <w:sz w:val="20"/>
          <w:szCs w:val="20"/>
          <w:lang w:val="nl-BE"/>
        </w:rPr>
      </w:pPr>
    </w:p>
    <w:p w14:paraId="0C91FD58" w14:textId="77777777" w:rsidR="00AF485D" w:rsidRPr="00F82C94" w:rsidRDefault="00AF485D" w:rsidP="00540146">
      <w:pPr>
        <w:pStyle w:val="01Title"/>
        <w:ind w:left="0"/>
        <w:jc w:val="both"/>
        <w:rPr>
          <w:sz w:val="20"/>
          <w:szCs w:val="20"/>
          <w:lang w:val="nl-BE"/>
        </w:rPr>
      </w:pPr>
    </w:p>
    <w:p w14:paraId="57B0D296" w14:textId="77777777" w:rsidR="00443F56" w:rsidRPr="00F82C94" w:rsidRDefault="00443F56" w:rsidP="00540146">
      <w:pPr>
        <w:pStyle w:val="01Title"/>
        <w:ind w:left="0"/>
        <w:jc w:val="both"/>
        <w:rPr>
          <w:sz w:val="20"/>
          <w:szCs w:val="20"/>
          <w:lang w:val="nl-BE"/>
        </w:rPr>
      </w:pPr>
    </w:p>
    <w:p w14:paraId="358BB87B" w14:textId="77777777" w:rsidR="00443F56" w:rsidRPr="00F82C94" w:rsidRDefault="00443F56" w:rsidP="00540146">
      <w:pPr>
        <w:pStyle w:val="01Title"/>
        <w:ind w:left="0"/>
        <w:jc w:val="both"/>
        <w:rPr>
          <w:lang w:val="nl-BE"/>
        </w:rPr>
      </w:pPr>
    </w:p>
    <w:p w14:paraId="4C31276A" w14:textId="77777777" w:rsidR="0099701A" w:rsidRPr="00F82C94" w:rsidRDefault="00540146" w:rsidP="0013280D">
      <w:pPr>
        <w:pStyle w:val="01Title"/>
        <w:ind w:left="0"/>
        <w:jc w:val="both"/>
        <w:rPr>
          <w:sz w:val="20"/>
          <w:szCs w:val="20"/>
          <w:lang w:val="nl-BE"/>
        </w:rPr>
        <w:sectPr w:rsidR="0099701A" w:rsidRPr="00F82C94" w:rsidSect="002D5C1A">
          <w:type w:val="continuous"/>
          <w:pgSz w:w="8392" w:h="11907" w:code="11"/>
          <w:pgMar w:top="1134" w:right="567" w:bottom="1134" w:left="567" w:header="720" w:footer="720" w:gutter="567"/>
          <w:cols w:num="2" w:space="567"/>
          <w:noEndnote/>
          <w:docGrid w:linePitch="78"/>
        </w:sectPr>
      </w:pPr>
      <w:r w:rsidRPr="00F82C94">
        <w:rPr>
          <w:sz w:val="20"/>
          <w:szCs w:val="20"/>
          <w:lang w:val="nl-BE"/>
        </w:rPr>
        <w:br w:type="page"/>
      </w:r>
      <w:r w:rsidR="00B22795" w:rsidRPr="00F82C94">
        <w:rPr>
          <w:sz w:val="20"/>
          <w:szCs w:val="20"/>
          <w:lang w:val="nl-BE"/>
        </w:rPr>
        <w:lastRenderedPageBreak/>
        <w:t xml:space="preserve">        </w:t>
      </w:r>
      <w:r w:rsidR="00B7084F" w:rsidRPr="00F82C94">
        <w:rPr>
          <w:sz w:val="20"/>
          <w:szCs w:val="20"/>
          <w:lang w:val="nl-BE"/>
        </w:rPr>
        <w:t xml:space="preserve">    </w:t>
      </w:r>
    </w:p>
    <w:p w14:paraId="14C1FA75" w14:textId="77777777" w:rsidR="00F56638" w:rsidRPr="00F82C94" w:rsidRDefault="00F56638" w:rsidP="00556DC9">
      <w:pPr>
        <w:tabs>
          <w:tab w:val="left" w:pos="2430"/>
        </w:tabs>
        <w:jc w:val="both"/>
        <w:rPr>
          <w:rFonts w:cs="Arial"/>
          <w:noProof/>
          <w:color w:val="000000"/>
          <w:sz w:val="20"/>
          <w:szCs w:val="20"/>
          <w:lang w:val="nl-BE"/>
        </w:rPr>
      </w:pPr>
    </w:p>
    <w:p w14:paraId="70B21206" w14:textId="77777777" w:rsidR="00F13945" w:rsidRPr="00D8444B" w:rsidRDefault="00822ACE" w:rsidP="00E93B5C">
      <w:pPr>
        <w:tabs>
          <w:tab w:val="left" w:pos="2250"/>
          <w:tab w:val="left" w:pos="2430"/>
          <w:tab w:val="center" w:pos="3345"/>
        </w:tabs>
        <w:jc w:val="center"/>
        <w:rPr>
          <w:noProof/>
          <w:lang w:val="nl-BE"/>
        </w:rPr>
      </w:pPr>
      <w:r w:rsidRPr="00D8444B">
        <w:rPr>
          <w:noProof/>
          <w:lang w:val="nl-BE"/>
        </w:rPr>
        <w:br w:type="page"/>
      </w:r>
    </w:p>
    <w:p w14:paraId="7A6A60DE"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5E132C0B"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208D8487"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70220369"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63E9C136"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19A62E61"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174DF916"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25597D29"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75236243"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697D9268"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1166998B"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281D2358"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00E1A324"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6B3C4A15"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02F2F5B4"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3DC8B2F6"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57866687"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5A182DBF"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6C9FD705"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4B08C477"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2A65E791"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22717374"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7566F172"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0949871F"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64D16888"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50A4130E" w14:textId="77777777" w:rsidR="00D009DB" w:rsidRPr="002679F8" w:rsidRDefault="00D009DB" w:rsidP="0070051E">
      <w:pPr>
        <w:tabs>
          <w:tab w:val="left" w:pos="2250"/>
          <w:tab w:val="left" w:pos="2430"/>
          <w:tab w:val="center" w:pos="3345"/>
        </w:tabs>
        <w:jc w:val="center"/>
        <w:rPr>
          <w:rFonts w:ascii="Copperplate Gothic Bold" w:hAnsi="Copperplate Gothic Bold" w:cs="Arial"/>
          <w:noProof/>
          <w:color w:val="000000"/>
          <w:sz w:val="32"/>
          <w:szCs w:val="32"/>
          <w:lang w:val="nl-BE"/>
        </w:rPr>
      </w:pPr>
    </w:p>
    <w:p w14:paraId="417BDE45" w14:textId="77777777" w:rsidR="006F3923" w:rsidRPr="00214CFB" w:rsidRDefault="006F3923" w:rsidP="0070051E">
      <w:pPr>
        <w:tabs>
          <w:tab w:val="left" w:pos="2250"/>
          <w:tab w:val="left" w:pos="2430"/>
          <w:tab w:val="center" w:pos="3345"/>
        </w:tabs>
        <w:jc w:val="center"/>
        <w:rPr>
          <w:noProof/>
        </w:rPr>
      </w:pPr>
      <w:r w:rsidRPr="00214CFB">
        <w:rPr>
          <w:rFonts w:ascii="Copperplate Gothic Bold" w:hAnsi="Copperplate Gothic Bold" w:cs="Arial"/>
          <w:noProof/>
          <w:color w:val="000000"/>
          <w:sz w:val="32"/>
          <w:szCs w:val="32"/>
        </w:rPr>
        <w:lastRenderedPageBreak/>
        <w:t>Miniaturen</w:t>
      </w:r>
    </w:p>
    <w:p w14:paraId="480AE345" w14:textId="77777777" w:rsidR="006F3923" w:rsidRPr="00214CFB" w:rsidRDefault="006F3923" w:rsidP="006F3923">
      <w:pPr>
        <w:tabs>
          <w:tab w:val="center" w:pos="3402"/>
          <w:tab w:val="left" w:pos="4005"/>
        </w:tabs>
        <w:rPr>
          <w:rFonts w:cs="Arial"/>
          <w:b/>
          <w:noProof/>
          <w:color w:val="000000"/>
          <w:sz w:val="28"/>
          <w:szCs w:val="28"/>
        </w:rPr>
      </w:pPr>
      <w:r w:rsidRPr="00214CFB">
        <w:rPr>
          <w:rFonts w:cs="Arial"/>
          <w:b/>
          <w:noProof/>
          <w:color w:val="000000"/>
          <w:sz w:val="28"/>
          <w:szCs w:val="28"/>
        </w:rPr>
        <w:tab/>
      </w:r>
      <w:r w:rsidRPr="00214CFB">
        <w:rPr>
          <w:rFonts w:cs="Arial"/>
          <w:b/>
          <w:noProof/>
          <w:color w:val="000000"/>
          <w:sz w:val="28"/>
          <w:szCs w:val="28"/>
        </w:rPr>
        <w:tab/>
      </w:r>
    </w:p>
    <w:p w14:paraId="64BD9E9D" w14:textId="77777777" w:rsidR="006F3923" w:rsidRPr="00214CFB" w:rsidRDefault="006F3923" w:rsidP="006F3923">
      <w:pPr>
        <w:tabs>
          <w:tab w:val="center" w:pos="3402"/>
          <w:tab w:val="right" w:pos="6804"/>
        </w:tabs>
        <w:jc w:val="center"/>
        <w:rPr>
          <w:rFonts w:cs="Arial"/>
          <w:b/>
          <w:noProof/>
          <w:color w:val="000000"/>
          <w:sz w:val="28"/>
          <w:szCs w:val="28"/>
        </w:rPr>
      </w:pPr>
    </w:p>
    <w:p w14:paraId="597AD0FD" w14:textId="77777777" w:rsidR="006F3923" w:rsidRPr="00214CFB" w:rsidRDefault="006F3923" w:rsidP="006F3923">
      <w:pPr>
        <w:tabs>
          <w:tab w:val="center" w:pos="3402"/>
          <w:tab w:val="right" w:pos="6804"/>
        </w:tabs>
        <w:jc w:val="center"/>
        <w:rPr>
          <w:rFonts w:cs="Arial"/>
          <w:b/>
          <w:noProof/>
          <w:color w:val="000000"/>
          <w:sz w:val="28"/>
          <w:szCs w:val="28"/>
        </w:rPr>
      </w:pPr>
    </w:p>
    <w:p w14:paraId="57B05F96" w14:textId="77777777" w:rsidR="006F3923" w:rsidRPr="00214CFB" w:rsidRDefault="006F3923" w:rsidP="006F3923">
      <w:pPr>
        <w:tabs>
          <w:tab w:val="center" w:pos="3402"/>
          <w:tab w:val="right" w:pos="6804"/>
        </w:tabs>
        <w:jc w:val="center"/>
        <w:rPr>
          <w:rFonts w:cs="Arial"/>
          <w:b/>
          <w:noProof/>
          <w:color w:val="000000"/>
          <w:sz w:val="28"/>
          <w:szCs w:val="28"/>
        </w:rPr>
      </w:pPr>
    </w:p>
    <w:p w14:paraId="244FE9FE" w14:textId="77777777" w:rsidR="006F3923" w:rsidRPr="00214CFB" w:rsidRDefault="006F3923" w:rsidP="006F3923">
      <w:pPr>
        <w:tabs>
          <w:tab w:val="center" w:pos="3402"/>
          <w:tab w:val="right" w:pos="6804"/>
        </w:tabs>
        <w:jc w:val="center"/>
        <w:rPr>
          <w:rFonts w:cs="Arial"/>
          <w:b/>
          <w:noProof/>
          <w:color w:val="000000"/>
          <w:sz w:val="28"/>
          <w:szCs w:val="28"/>
        </w:rPr>
      </w:pPr>
    </w:p>
    <w:p w14:paraId="28D0695A" w14:textId="77777777" w:rsidR="006F3923" w:rsidRPr="00214CFB" w:rsidRDefault="006F3923" w:rsidP="006F3923">
      <w:pPr>
        <w:tabs>
          <w:tab w:val="center" w:pos="3402"/>
          <w:tab w:val="right" w:pos="6804"/>
        </w:tabs>
        <w:jc w:val="center"/>
        <w:rPr>
          <w:rFonts w:cs="Arial"/>
          <w:b/>
          <w:noProof/>
          <w:color w:val="000000"/>
          <w:sz w:val="28"/>
          <w:szCs w:val="28"/>
        </w:rPr>
      </w:pPr>
    </w:p>
    <w:p w14:paraId="5E665E63" w14:textId="77777777" w:rsidR="006F3923" w:rsidRPr="00214CFB" w:rsidRDefault="006F3923" w:rsidP="006F3923">
      <w:pPr>
        <w:tabs>
          <w:tab w:val="center" w:pos="3402"/>
          <w:tab w:val="right" w:pos="6804"/>
        </w:tabs>
        <w:jc w:val="center"/>
        <w:rPr>
          <w:rFonts w:cs="Arial"/>
          <w:b/>
          <w:noProof/>
          <w:color w:val="000000"/>
          <w:sz w:val="28"/>
          <w:szCs w:val="28"/>
        </w:rPr>
      </w:pPr>
    </w:p>
    <w:p w14:paraId="183FDAC0" w14:textId="77777777" w:rsidR="006F3923" w:rsidRPr="00214CFB" w:rsidRDefault="006F3923" w:rsidP="006F3923">
      <w:pPr>
        <w:tabs>
          <w:tab w:val="center" w:pos="3402"/>
          <w:tab w:val="right" w:pos="6804"/>
        </w:tabs>
        <w:jc w:val="both"/>
        <w:rPr>
          <w:rFonts w:cs="Arial"/>
          <w:b/>
          <w:noProof/>
          <w:color w:val="000000"/>
          <w:sz w:val="28"/>
          <w:szCs w:val="28"/>
        </w:rPr>
      </w:pPr>
    </w:p>
    <w:p w14:paraId="64B7C8F8" w14:textId="77777777" w:rsidR="006F3923" w:rsidRPr="00214CFB" w:rsidRDefault="006F3923" w:rsidP="006F3923">
      <w:pPr>
        <w:tabs>
          <w:tab w:val="center" w:pos="3402"/>
          <w:tab w:val="right" w:pos="6804"/>
        </w:tabs>
        <w:jc w:val="center"/>
        <w:rPr>
          <w:rFonts w:cs="Arial"/>
          <w:i/>
          <w:noProof/>
          <w:color w:val="000000"/>
          <w:sz w:val="20"/>
          <w:szCs w:val="20"/>
        </w:rPr>
      </w:pPr>
    </w:p>
    <w:p w14:paraId="79A5CE66" w14:textId="77777777" w:rsidR="006F3923" w:rsidRPr="00214CFB" w:rsidRDefault="006F3923" w:rsidP="006F3923">
      <w:pPr>
        <w:tabs>
          <w:tab w:val="center" w:pos="3402"/>
          <w:tab w:val="right" w:pos="6804"/>
        </w:tabs>
        <w:jc w:val="both"/>
        <w:rPr>
          <w:rFonts w:cs="Arial"/>
          <w:i/>
          <w:noProof/>
          <w:color w:val="000000"/>
          <w:sz w:val="20"/>
          <w:szCs w:val="20"/>
        </w:rPr>
      </w:pPr>
    </w:p>
    <w:p w14:paraId="68EC0601" w14:textId="77777777" w:rsidR="006F3923" w:rsidRPr="00214CFB" w:rsidRDefault="006F3923" w:rsidP="006F3923">
      <w:pPr>
        <w:tabs>
          <w:tab w:val="center" w:pos="3402"/>
          <w:tab w:val="right" w:pos="6804"/>
        </w:tabs>
        <w:jc w:val="center"/>
        <w:rPr>
          <w:rFonts w:cs="Arial"/>
          <w:i/>
          <w:noProof/>
          <w:color w:val="000000"/>
          <w:sz w:val="20"/>
          <w:szCs w:val="20"/>
        </w:rPr>
      </w:pPr>
    </w:p>
    <w:p w14:paraId="41AF4462" w14:textId="77777777" w:rsidR="006F3923" w:rsidRPr="00214CFB" w:rsidRDefault="006F3923" w:rsidP="006F3923">
      <w:pPr>
        <w:tabs>
          <w:tab w:val="center" w:pos="3402"/>
          <w:tab w:val="right" w:pos="6804"/>
        </w:tabs>
        <w:jc w:val="center"/>
        <w:rPr>
          <w:rFonts w:cs="Arial"/>
          <w:i/>
          <w:noProof/>
          <w:color w:val="000000"/>
          <w:sz w:val="20"/>
          <w:szCs w:val="20"/>
        </w:rPr>
      </w:pPr>
    </w:p>
    <w:p w14:paraId="7BDF2C47" w14:textId="77777777" w:rsidR="006F3923" w:rsidRPr="00214CFB" w:rsidRDefault="006F3923" w:rsidP="006F3923">
      <w:pPr>
        <w:tabs>
          <w:tab w:val="center" w:pos="3402"/>
          <w:tab w:val="right" w:pos="6804"/>
        </w:tabs>
        <w:rPr>
          <w:rFonts w:cs="Arial"/>
          <w:i/>
          <w:noProof/>
          <w:color w:val="000000"/>
          <w:sz w:val="20"/>
          <w:szCs w:val="20"/>
        </w:rPr>
      </w:pPr>
    </w:p>
    <w:p w14:paraId="3BB2A757" w14:textId="77777777" w:rsidR="006F3923" w:rsidRPr="00214CFB" w:rsidRDefault="006F3923" w:rsidP="006F3923">
      <w:pPr>
        <w:tabs>
          <w:tab w:val="center" w:pos="3402"/>
          <w:tab w:val="right" w:pos="6804"/>
        </w:tabs>
        <w:rPr>
          <w:rFonts w:cs="Arial"/>
          <w:i/>
          <w:noProof/>
          <w:color w:val="000000"/>
          <w:sz w:val="20"/>
          <w:szCs w:val="20"/>
        </w:rPr>
      </w:pPr>
      <w:r w:rsidRPr="00214CFB">
        <w:rPr>
          <w:rFonts w:cs="Arial"/>
          <w:i/>
          <w:noProof/>
          <w:color w:val="000000"/>
          <w:sz w:val="20"/>
          <w:szCs w:val="20"/>
        </w:rPr>
        <w:t xml:space="preserve">                                                         </w:t>
      </w:r>
    </w:p>
    <w:p w14:paraId="4FCA7EB5" w14:textId="77777777" w:rsidR="006F3923" w:rsidRPr="00214CFB" w:rsidRDefault="006F3923" w:rsidP="006F3923">
      <w:pPr>
        <w:tabs>
          <w:tab w:val="center" w:pos="3402"/>
          <w:tab w:val="right" w:pos="6804"/>
        </w:tabs>
        <w:rPr>
          <w:rFonts w:cs="Arial"/>
          <w:i/>
          <w:noProof/>
          <w:color w:val="000000"/>
          <w:sz w:val="20"/>
          <w:szCs w:val="20"/>
        </w:rPr>
      </w:pPr>
    </w:p>
    <w:p w14:paraId="266BD83F" w14:textId="77777777" w:rsidR="006F3923" w:rsidRPr="00214CFB" w:rsidRDefault="006F3923" w:rsidP="006F3923">
      <w:pPr>
        <w:tabs>
          <w:tab w:val="left" w:pos="5145"/>
        </w:tabs>
        <w:rPr>
          <w:rFonts w:cs="Arial"/>
          <w:i/>
          <w:noProof/>
          <w:color w:val="000000"/>
          <w:sz w:val="20"/>
          <w:szCs w:val="20"/>
        </w:rPr>
      </w:pPr>
      <w:r w:rsidRPr="00214CFB">
        <w:rPr>
          <w:rFonts w:cs="Arial"/>
          <w:i/>
          <w:noProof/>
          <w:color w:val="000000"/>
          <w:sz w:val="20"/>
          <w:szCs w:val="20"/>
        </w:rPr>
        <w:tab/>
      </w:r>
    </w:p>
    <w:p w14:paraId="1253B158" w14:textId="77777777" w:rsidR="006F3923" w:rsidRPr="00214CFB" w:rsidRDefault="006F3923" w:rsidP="006F3923">
      <w:pPr>
        <w:tabs>
          <w:tab w:val="center" w:pos="3402"/>
          <w:tab w:val="right" w:pos="6804"/>
        </w:tabs>
        <w:rPr>
          <w:rFonts w:cs="Arial"/>
          <w:i/>
          <w:noProof/>
          <w:color w:val="000000"/>
          <w:sz w:val="20"/>
          <w:szCs w:val="20"/>
        </w:rPr>
      </w:pPr>
    </w:p>
    <w:p w14:paraId="2FC7493F" w14:textId="77777777" w:rsidR="006F3923" w:rsidRPr="00214CFB" w:rsidRDefault="006F3923" w:rsidP="006F3923">
      <w:pPr>
        <w:tabs>
          <w:tab w:val="center" w:pos="3345"/>
        </w:tabs>
        <w:rPr>
          <w:rFonts w:cs="Arial"/>
          <w:i/>
          <w:noProof/>
          <w:color w:val="000000"/>
          <w:sz w:val="20"/>
          <w:szCs w:val="20"/>
        </w:rPr>
      </w:pPr>
      <w:r w:rsidRPr="00214CFB">
        <w:rPr>
          <w:rFonts w:cs="Arial"/>
          <w:i/>
          <w:noProof/>
          <w:color w:val="000000"/>
          <w:sz w:val="20"/>
          <w:szCs w:val="20"/>
        </w:rPr>
        <w:t xml:space="preserve"> </w:t>
      </w:r>
      <w:r w:rsidRPr="00214CFB">
        <w:rPr>
          <w:rFonts w:cs="Arial"/>
          <w:i/>
          <w:noProof/>
          <w:color w:val="000000"/>
          <w:sz w:val="20"/>
          <w:szCs w:val="20"/>
        </w:rPr>
        <w:tab/>
      </w:r>
    </w:p>
    <w:p w14:paraId="0B51CC48" w14:textId="77777777" w:rsidR="006F3923" w:rsidRPr="00214CFB" w:rsidRDefault="006F3923" w:rsidP="006F3923">
      <w:pPr>
        <w:tabs>
          <w:tab w:val="center" w:pos="3345"/>
        </w:tabs>
        <w:rPr>
          <w:rFonts w:cs="Arial"/>
          <w:i/>
          <w:noProof/>
          <w:color w:val="000000"/>
          <w:sz w:val="20"/>
          <w:szCs w:val="20"/>
        </w:rPr>
      </w:pPr>
    </w:p>
    <w:p w14:paraId="5C16AA31" w14:textId="77777777" w:rsidR="006F3923" w:rsidRPr="00214CFB" w:rsidRDefault="006F3923" w:rsidP="006F3923">
      <w:pPr>
        <w:tabs>
          <w:tab w:val="center" w:pos="3345"/>
        </w:tabs>
        <w:rPr>
          <w:rFonts w:cs="Arial"/>
          <w:i/>
          <w:noProof/>
          <w:color w:val="000000"/>
          <w:sz w:val="20"/>
          <w:szCs w:val="20"/>
        </w:rPr>
      </w:pPr>
    </w:p>
    <w:p w14:paraId="6C8BF0F1" w14:textId="77777777" w:rsidR="006F3923" w:rsidRPr="00214CFB" w:rsidRDefault="006F3923" w:rsidP="006F3923">
      <w:pPr>
        <w:tabs>
          <w:tab w:val="center" w:pos="3345"/>
        </w:tabs>
        <w:rPr>
          <w:rFonts w:cs="Arial"/>
          <w:i/>
          <w:noProof/>
          <w:color w:val="000000"/>
          <w:sz w:val="20"/>
          <w:szCs w:val="20"/>
        </w:rPr>
      </w:pPr>
    </w:p>
    <w:p w14:paraId="4FA730E8" w14:textId="77777777" w:rsidR="006F3923" w:rsidRPr="00214CFB" w:rsidRDefault="006F3923" w:rsidP="006F3923">
      <w:pPr>
        <w:tabs>
          <w:tab w:val="center" w:pos="3345"/>
        </w:tabs>
        <w:rPr>
          <w:rFonts w:cs="Arial"/>
          <w:i/>
          <w:noProof/>
          <w:color w:val="000000"/>
          <w:sz w:val="20"/>
          <w:szCs w:val="20"/>
        </w:rPr>
      </w:pPr>
    </w:p>
    <w:p w14:paraId="5C0C08B9" w14:textId="77777777" w:rsidR="006F3923" w:rsidRPr="00214CFB" w:rsidRDefault="006F3923" w:rsidP="006F3923">
      <w:pPr>
        <w:tabs>
          <w:tab w:val="center" w:pos="3345"/>
        </w:tabs>
        <w:rPr>
          <w:rFonts w:cs="Arial"/>
          <w:i/>
          <w:noProof/>
          <w:color w:val="000000"/>
          <w:sz w:val="20"/>
          <w:szCs w:val="20"/>
        </w:rPr>
      </w:pPr>
    </w:p>
    <w:p w14:paraId="54B7963E" w14:textId="77777777" w:rsidR="006F3923" w:rsidRPr="00214CFB" w:rsidRDefault="006F3923" w:rsidP="006F3923">
      <w:pPr>
        <w:tabs>
          <w:tab w:val="center" w:pos="3345"/>
        </w:tabs>
        <w:rPr>
          <w:rFonts w:cs="Arial"/>
          <w:i/>
          <w:noProof/>
          <w:color w:val="000000"/>
          <w:sz w:val="20"/>
          <w:szCs w:val="20"/>
        </w:rPr>
      </w:pPr>
    </w:p>
    <w:p w14:paraId="220BBE17" w14:textId="77777777" w:rsidR="006F3923" w:rsidRPr="00214CFB" w:rsidRDefault="006F3923" w:rsidP="006F3923">
      <w:pPr>
        <w:tabs>
          <w:tab w:val="center" w:pos="3345"/>
        </w:tabs>
        <w:rPr>
          <w:rFonts w:cs="Arial"/>
          <w:i/>
          <w:noProof/>
          <w:color w:val="000000"/>
          <w:sz w:val="20"/>
          <w:szCs w:val="20"/>
        </w:rPr>
      </w:pPr>
    </w:p>
    <w:p w14:paraId="37882B9B" w14:textId="77777777" w:rsidR="006F3923" w:rsidRPr="00214CFB" w:rsidRDefault="006F3923" w:rsidP="006F3923">
      <w:pPr>
        <w:tabs>
          <w:tab w:val="center" w:pos="3345"/>
        </w:tabs>
        <w:rPr>
          <w:rFonts w:cs="Arial"/>
          <w:i/>
          <w:noProof/>
          <w:color w:val="000000"/>
          <w:sz w:val="20"/>
          <w:szCs w:val="20"/>
        </w:rPr>
      </w:pPr>
    </w:p>
    <w:p w14:paraId="7DFDBC6F" w14:textId="77777777" w:rsidR="006F3923" w:rsidRPr="00214CFB" w:rsidRDefault="006F3923" w:rsidP="006F3923">
      <w:pPr>
        <w:tabs>
          <w:tab w:val="center" w:pos="3345"/>
        </w:tabs>
        <w:rPr>
          <w:rFonts w:cs="Arial"/>
          <w:i/>
          <w:noProof/>
          <w:color w:val="000000"/>
          <w:sz w:val="20"/>
          <w:szCs w:val="20"/>
        </w:rPr>
      </w:pPr>
    </w:p>
    <w:p w14:paraId="0A32FA72" w14:textId="77777777" w:rsidR="006F3923" w:rsidRPr="00214CFB" w:rsidRDefault="006F3923" w:rsidP="006F3923">
      <w:pPr>
        <w:tabs>
          <w:tab w:val="center" w:pos="3345"/>
        </w:tabs>
        <w:rPr>
          <w:rFonts w:cs="Arial"/>
          <w:i/>
          <w:noProof/>
          <w:color w:val="000000"/>
          <w:sz w:val="20"/>
          <w:szCs w:val="20"/>
        </w:rPr>
      </w:pPr>
    </w:p>
    <w:p w14:paraId="60BE8E4D" w14:textId="77777777" w:rsidR="006F3923" w:rsidRPr="00214CFB" w:rsidRDefault="006F3923" w:rsidP="006F3923">
      <w:pPr>
        <w:tabs>
          <w:tab w:val="center" w:pos="3345"/>
        </w:tabs>
        <w:rPr>
          <w:rFonts w:cs="Arial"/>
          <w:i/>
          <w:noProof/>
          <w:color w:val="000000"/>
          <w:sz w:val="20"/>
          <w:szCs w:val="20"/>
        </w:rPr>
      </w:pPr>
    </w:p>
    <w:p w14:paraId="0966043B" w14:textId="77777777" w:rsidR="006F3923" w:rsidRPr="00214CFB" w:rsidRDefault="006F3923" w:rsidP="006F3923">
      <w:pPr>
        <w:tabs>
          <w:tab w:val="center" w:pos="3345"/>
        </w:tabs>
        <w:rPr>
          <w:rFonts w:cs="Arial"/>
          <w:i/>
          <w:noProof/>
          <w:color w:val="000000"/>
          <w:sz w:val="20"/>
          <w:szCs w:val="20"/>
        </w:rPr>
      </w:pPr>
    </w:p>
    <w:p w14:paraId="29BD0042" w14:textId="77777777" w:rsidR="006F3923" w:rsidRPr="00214CFB" w:rsidRDefault="006F3923" w:rsidP="006F3923">
      <w:pPr>
        <w:tabs>
          <w:tab w:val="center" w:pos="3345"/>
        </w:tabs>
        <w:jc w:val="both"/>
        <w:rPr>
          <w:rFonts w:cs="Arial"/>
          <w:i/>
          <w:noProof/>
          <w:color w:val="000000"/>
          <w:sz w:val="20"/>
          <w:szCs w:val="20"/>
        </w:rPr>
      </w:pPr>
    </w:p>
    <w:p w14:paraId="52BFBFFD" w14:textId="77777777" w:rsidR="00CC56FD" w:rsidRPr="00214CFB" w:rsidRDefault="00CC56FD" w:rsidP="006F3923">
      <w:pPr>
        <w:tabs>
          <w:tab w:val="center" w:pos="3345"/>
        </w:tabs>
        <w:jc w:val="both"/>
        <w:rPr>
          <w:rFonts w:cs="Arial"/>
          <w:noProof/>
          <w:color w:val="000000"/>
          <w:sz w:val="20"/>
          <w:szCs w:val="20"/>
        </w:rPr>
      </w:pPr>
    </w:p>
    <w:p w14:paraId="213528D9" w14:textId="77777777" w:rsidR="006F3923" w:rsidRPr="00214CFB" w:rsidRDefault="006F3923" w:rsidP="006F3923">
      <w:pPr>
        <w:tabs>
          <w:tab w:val="center" w:pos="3345"/>
        </w:tabs>
        <w:jc w:val="center"/>
        <w:rPr>
          <w:rFonts w:cs="Arial"/>
          <w:b/>
          <w:i/>
          <w:noProof/>
          <w:color w:val="000000"/>
          <w:sz w:val="20"/>
          <w:szCs w:val="20"/>
        </w:rPr>
      </w:pPr>
    </w:p>
    <w:p w14:paraId="0F6CE1CE" w14:textId="77777777" w:rsidR="006F3923" w:rsidRPr="00214CFB" w:rsidRDefault="006F3923" w:rsidP="006F3923">
      <w:pPr>
        <w:tabs>
          <w:tab w:val="center" w:pos="3402"/>
          <w:tab w:val="right" w:pos="6804"/>
        </w:tabs>
        <w:rPr>
          <w:rFonts w:cs="Arial"/>
          <w:b/>
          <w:i/>
          <w:noProof/>
          <w:color w:val="000000"/>
          <w:sz w:val="20"/>
          <w:szCs w:val="20"/>
        </w:rPr>
      </w:pPr>
      <w:r w:rsidRPr="00214CFB">
        <w:rPr>
          <w:rFonts w:cs="Arial"/>
          <w:b/>
          <w:i/>
          <w:noProof/>
          <w:color w:val="000000"/>
          <w:sz w:val="20"/>
          <w:szCs w:val="20"/>
        </w:rPr>
        <w:t xml:space="preserve">                          </w:t>
      </w:r>
      <w:r w:rsidR="000368E8" w:rsidRPr="00214CFB">
        <w:rPr>
          <w:rFonts w:cs="Arial"/>
          <w:b/>
          <w:i/>
          <w:noProof/>
          <w:color w:val="000000"/>
          <w:sz w:val="20"/>
          <w:szCs w:val="20"/>
        </w:rPr>
        <w:t xml:space="preserve">                           </w:t>
      </w:r>
      <w:r w:rsidRPr="00214CFB">
        <w:rPr>
          <w:rFonts w:cs="Arial"/>
          <w:b/>
          <w:i/>
          <w:noProof/>
          <w:color w:val="000000"/>
          <w:sz w:val="20"/>
          <w:szCs w:val="20"/>
        </w:rPr>
        <w:t xml:space="preserve"> En toute chose il faut considérer la fin</w:t>
      </w:r>
    </w:p>
    <w:p w14:paraId="5F1F4E90" w14:textId="77777777" w:rsidR="006F3923" w:rsidRDefault="006F3923" w:rsidP="006F3923">
      <w:pPr>
        <w:tabs>
          <w:tab w:val="center" w:pos="3402"/>
          <w:tab w:val="right" w:pos="6804"/>
        </w:tabs>
        <w:rPr>
          <w:rFonts w:cs="Arial"/>
          <w:noProof/>
          <w:color w:val="000000"/>
          <w:sz w:val="20"/>
          <w:szCs w:val="20"/>
          <w:lang w:val="nl-BE"/>
        </w:rPr>
      </w:pPr>
      <w:r w:rsidRPr="00214CFB">
        <w:rPr>
          <w:rFonts w:cs="Arial"/>
          <w:b/>
          <w:noProof/>
          <w:color w:val="000000"/>
          <w:sz w:val="28"/>
          <w:szCs w:val="28"/>
        </w:rPr>
        <w:t xml:space="preserve">                                  </w:t>
      </w:r>
      <w:r>
        <w:rPr>
          <w:rFonts w:cs="Arial"/>
          <w:noProof/>
          <w:color w:val="000000"/>
          <w:sz w:val="20"/>
          <w:szCs w:val="20"/>
          <w:lang w:val="nl-BE"/>
        </w:rPr>
        <w:t>Bij alle dingen moet men op den afloop letten</w:t>
      </w:r>
    </w:p>
    <w:p w14:paraId="4F15C307" w14:textId="77777777" w:rsidR="006F3923" w:rsidRPr="005F6D26" w:rsidRDefault="006F3923" w:rsidP="005F6D26">
      <w:pPr>
        <w:tabs>
          <w:tab w:val="center" w:pos="3402"/>
          <w:tab w:val="right" w:pos="6804"/>
        </w:tabs>
        <w:rPr>
          <w:rFonts w:cs="Arial"/>
          <w:noProof/>
          <w:color w:val="000000"/>
          <w:sz w:val="20"/>
          <w:szCs w:val="20"/>
          <w:lang w:val="nl-BE"/>
        </w:rPr>
        <w:sectPr w:rsidR="006F3923" w:rsidRPr="005F6D26" w:rsidSect="006F3923">
          <w:type w:val="continuous"/>
          <w:pgSz w:w="8392" w:h="11907"/>
          <w:pgMar w:top="1134" w:right="567" w:bottom="1134" w:left="567" w:header="720" w:footer="720" w:gutter="567"/>
          <w:cols w:space="720"/>
        </w:sectPr>
      </w:pPr>
      <w:r>
        <w:rPr>
          <w:rFonts w:cs="Arial"/>
          <w:noProof/>
          <w:color w:val="000000"/>
          <w:sz w:val="20"/>
          <w:szCs w:val="20"/>
          <w:lang w:val="nl-BE"/>
        </w:rPr>
        <w:t xml:space="preserve">                                                                                                  </w:t>
      </w:r>
      <w:r w:rsidR="00F8485E">
        <w:rPr>
          <w:rFonts w:cs="Arial"/>
          <w:noProof/>
          <w:color w:val="000000"/>
          <w:sz w:val="20"/>
          <w:szCs w:val="20"/>
          <w:lang w:val="nl-BE"/>
        </w:rPr>
        <w:t xml:space="preserve"> </w:t>
      </w:r>
      <w:r w:rsidR="00BC1078">
        <w:rPr>
          <w:rFonts w:cs="Arial"/>
          <w:noProof/>
          <w:color w:val="000000"/>
          <w:sz w:val="20"/>
          <w:szCs w:val="20"/>
          <w:lang w:val="nl-BE"/>
        </w:rPr>
        <w:t xml:space="preserve">   </w:t>
      </w:r>
      <w:r w:rsidR="006531E2">
        <w:rPr>
          <w:rFonts w:cs="Arial"/>
          <w:noProof/>
          <w:color w:val="000000"/>
          <w:sz w:val="16"/>
          <w:szCs w:val="16"/>
          <w:lang w:val="nl-BE"/>
        </w:rPr>
        <w:t>(</w:t>
      </w:r>
      <w:r>
        <w:rPr>
          <w:sz w:val="16"/>
          <w:szCs w:val="16"/>
          <w:lang w:val="nl-BE"/>
        </w:rPr>
        <w:t>La Fontain</w:t>
      </w:r>
      <w:r w:rsidR="007A485C">
        <w:rPr>
          <w:sz w:val="16"/>
          <w:szCs w:val="16"/>
          <w:lang w:val="nl-BE"/>
        </w:rPr>
        <w:t>e)</w:t>
      </w:r>
    </w:p>
    <w:p w14:paraId="10E7BFC8" w14:textId="77777777" w:rsidR="006F3923" w:rsidRDefault="006F3923" w:rsidP="006F3923">
      <w:pPr>
        <w:widowControl/>
        <w:autoSpaceDE/>
        <w:autoSpaceDN/>
        <w:adjustRightInd/>
        <w:rPr>
          <w:b/>
          <w:sz w:val="20"/>
          <w:szCs w:val="20"/>
          <w:lang w:val="nl-BE"/>
        </w:rPr>
        <w:sectPr w:rsidR="006F3923">
          <w:type w:val="continuous"/>
          <w:pgSz w:w="8392" w:h="11907"/>
          <w:pgMar w:top="1134" w:right="567" w:bottom="1134" w:left="567" w:header="709" w:footer="709" w:gutter="567"/>
          <w:cols w:num="2" w:space="709"/>
        </w:sectPr>
      </w:pPr>
    </w:p>
    <w:p w14:paraId="25B52623" w14:textId="77777777" w:rsidR="0002021F" w:rsidRDefault="00325253" w:rsidP="00573F09">
      <w:pPr>
        <w:spacing w:line="190" w:lineRule="exact"/>
        <w:jc w:val="center"/>
        <w:rPr>
          <w:b/>
          <w:sz w:val="20"/>
          <w:szCs w:val="20"/>
          <w:lang w:val="nl-BE"/>
        </w:rPr>
      </w:pPr>
      <w:r>
        <w:rPr>
          <w:b/>
          <w:sz w:val="20"/>
          <w:szCs w:val="20"/>
          <w:lang w:val="nl-BE"/>
        </w:rPr>
        <w:lastRenderedPageBreak/>
        <w:t xml:space="preserve">- </w:t>
      </w:r>
      <w:r w:rsidR="00A418D3">
        <w:rPr>
          <w:b/>
          <w:sz w:val="20"/>
          <w:szCs w:val="20"/>
          <w:lang w:val="nl-BE"/>
        </w:rPr>
        <w:t>153</w:t>
      </w:r>
      <w:r>
        <w:rPr>
          <w:b/>
          <w:sz w:val="20"/>
          <w:szCs w:val="20"/>
          <w:lang w:val="nl-BE"/>
        </w:rPr>
        <w:t xml:space="preserve"> -</w:t>
      </w:r>
    </w:p>
    <w:p w14:paraId="3184D552" w14:textId="77777777" w:rsidR="00665379" w:rsidRPr="00665379" w:rsidRDefault="00665379" w:rsidP="00665379">
      <w:pPr>
        <w:spacing w:line="190" w:lineRule="exact"/>
        <w:jc w:val="center"/>
        <w:rPr>
          <w:sz w:val="20"/>
          <w:szCs w:val="20"/>
          <w:lang w:val="nl-BE"/>
        </w:rPr>
      </w:pPr>
    </w:p>
    <w:p w14:paraId="4FF88501" w14:textId="77777777" w:rsidR="00665379" w:rsidRPr="00665379" w:rsidRDefault="00665379" w:rsidP="00665379">
      <w:pPr>
        <w:spacing w:line="190" w:lineRule="exact"/>
        <w:jc w:val="center"/>
        <w:rPr>
          <w:sz w:val="20"/>
          <w:szCs w:val="20"/>
          <w:lang w:val="nl-BE"/>
        </w:rPr>
      </w:pPr>
      <w:r w:rsidRPr="00665379">
        <w:rPr>
          <w:i/>
          <w:sz w:val="20"/>
          <w:szCs w:val="20"/>
          <w:lang w:val="nl-BE"/>
        </w:rPr>
        <w:t xml:space="preserve">Tijdschrift </w:t>
      </w:r>
      <w:r>
        <w:rPr>
          <w:i/>
          <w:sz w:val="20"/>
          <w:szCs w:val="20"/>
          <w:lang w:val="nl-BE"/>
        </w:rPr>
        <w:t xml:space="preserve">van de </w:t>
      </w:r>
      <w:r w:rsidRPr="00665379">
        <w:rPr>
          <w:i/>
          <w:sz w:val="20"/>
          <w:szCs w:val="20"/>
          <w:lang w:val="nl-BE"/>
        </w:rPr>
        <w:t>KNSB</w:t>
      </w:r>
      <w:r>
        <w:rPr>
          <w:i/>
          <w:sz w:val="20"/>
          <w:szCs w:val="20"/>
          <w:lang w:val="nl-BE"/>
        </w:rPr>
        <w:t xml:space="preserve"> </w:t>
      </w:r>
      <w:r>
        <w:rPr>
          <w:sz w:val="20"/>
          <w:szCs w:val="20"/>
          <w:lang w:val="nl-BE"/>
        </w:rPr>
        <w:t>1959</w:t>
      </w:r>
    </w:p>
    <w:p w14:paraId="0C134584" w14:textId="77777777" w:rsidR="00E40487" w:rsidRDefault="0002021F" w:rsidP="00A10C4B">
      <w:pPr>
        <w:spacing w:line="190" w:lineRule="exact"/>
        <w:jc w:val="center"/>
        <w:rPr>
          <w:sz w:val="20"/>
          <w:szCs w:val="20"/>
          <w:lang w:val="nl-BE"/>
        </w:rPr>
      </w:pPr>
      <w:r w:rsidRPr="0002021F">
        <w:rPr>
          <w:i/>
          <w:sz w:val="20"/>
          <w:szCs w:val="20"/>
          <w:lang w:val="nl-BE"/>
        </w:rPr>
        <w:t xml:space="preserve">Volksgazet </w:t>
      </w:r>
      <w:r>
        <w:rPr>
          <w:sz w:val="20"/>
          <w:szCs w:val="20"/>
          <w:lang w:val="nl-BE"/>
        </w:rPr>
        <w:t>1959</w:t>
      </w:r>
    </w:p>
    <w:p w14:paraId="5A5E9DBC" w14:textId="77777777" w:rsidR="006F3923" w:rsidRDefault="00201006" w:rsidP="006F3923">
      <w:pPr>
        <w:spacing w:line="190" w:lineRule="exact"/>
        <w:jc w:val="center"/>
        <w:rPr>
          <w:b/>
          <w:sz w:val="20"/>
          <w:szCs w:val="20"/>
          <w:lang w:val="nl-BE"/>
        </w:rPr>
      </w:pPr>
      <w:r>
        <w:rPr>
          <w:noProof/>
          <w:lang w:val="nl-BE" w:eastAsia="nl-BE"/>
        </w:rPr>
        <w:drawing>
          <wp:anchor distT="0" distB="0" distL="114300" distR="114300" simplePos="0" relativeHeight="251648000" behindDoc="0" locked="0" layoutInCell="1" allowOverlap="0" wp14:anchorId="0979EA20" wp14:editId="2517914A">
            <wp:simplePos x="0" y="0"/>
            <wp:positionH relativeFrom="column">
              <wp:posOffset>-27940</wp:posOffset>
            </wp:positionH>
            <wp:positionV relativeFrom="paragraph">
              <wp:posOffset>112395</wp:posOffset>
            </wp:positionV>
            <wp:extent cx="1981200" cy="198120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14:sizeRelH relativeFrom="page">
              <wp14:pctWidth>0</wp14:pctWidth>
            </wp14:sizeRelH>
            <wp14:sizeRelV relativeFrom="page">
              <wp14:pctHeight>0</wp14:pctHeight>
            </wp14:sizeRelV>
          </wp:anchor>
        </w:drawing>
      </w:r>
    </w:p>
    <w:p w14:paraId="7AD62BC1" w14:textId="77777777" w:rsidR="006F3923" w:rsidRDefault="006F3923" w:rsidP="006F3923">
      <w:pPr>
        <w:spacing w:line="190" w:lineRule="exact"/>
        <w:jc w:val="center"/>
        <w:rPr>
          <w:b/>
          <w:sz w:val="20"/>
          <w:szCs w:val="20"/>
          <w:lang w:val="nl-BE"/>
        </w:rPr>
      </w:pPr>
    </w:p>
    <w:p w14:paraId="055991FD" w14:textId="77777777" w:rsidR="006F3923" w:rsidRDefault="006F3923" w:rsidP="006F3923">
      <w:pPr>
        <w:spacing w:line="190" w:lineRule="exact"/>
        <w:jc w:val="center"/>
        <w:rPr>
          <w:b/>
          <w:sz w:val="20"/>
          <w:szCs w:val="20"/>
          <w:lang w:val="nl-BE"/>
        </w:rPr>
      </w:pPr>
    </w:p>
    <w:p w14:paraId="58424896" w14:textId="77777777" w:rsidR="006F3923" w:rsidRDefault="006F3923" w:rsidP="006F3923">
      <w:pPr>
        <w:spacing w:line="190" w:lineRule="exact"/>
        <w:jc w:val="center"/>
        <w:rPr>
          <w:b/>
          <w:sz w:val="20"/>
          <w:szCs w:val="20"/>
          <w:lang w:val="nl-BE"/>
        </w:rPr>
      </w:pPr>
    </w:p>
    <w:p w14:paraId="01E78CBF" w14:textId="77777777" w:rsidR="006F3923" w:rsidRDefault="006F3923" w:rsidP="006F3923">
      <w:pPr>
        <w:spacing w:line="190" w:lineRule="exact"/>
        <w:jc w:val="center"/>
        <w:rPr>
          <w:b/>
          <w:sz w:val="20"/>
          <w:szCs w:val="20"/>
          <w:vertAlign w:val="subscript"/>
          <w:lang w:val="nl-BE"/>
        </w:rPr>
      </w:pPr>
    </w:p>
    <w:p w14:paraId="2B0F1E3B" w14:textId="77777777" w:rsidR="006F3923" w:rsidRDefault="006F3923" w:rsidP="006F3923">
      <w:pPr>
        <w:spacing w:line="190" w:lineRule="exact"/>
        <w:rPr>
          <w:b/>
          <w:lang w:val="nl-BE"/>
        </w:rPr>
      </w:pPr>
    </w:p>
    <w:p w14:paraId="7E0782AB" w14:textId="77777777" w:rsidR="006F3923" w:rsidRDefault="006F3923" w:rsidP="006F3923">
      <w:pPr>
        <w:spacing w:line="190" w:lineRule="exact"/>
        <w:jc w:val="center"/>
        <w:rPr>
          <w:lang w:val="nl-BE"/>
        </w:rPr>
      </w:pPr>
    </w:p>
    <w:p w14:paraId="012CC4AC" w14:textId="77777777" w:rsidR="006F3923" w:rsidRDefault="006F3923" w:rsidP="006F3923">
      <w:pPr>
        <w:spacing w:line="190" w:lineRule="exact"/>
        <w:jc w:val="center"/>
        <w:rPr>
          <w:lang w:val="nl-BE"/>
        </w:rPr>
      </w:pPr>
    </w:p>
    <w:p w14:paraId="2D81B95A" w14:textId="77777777" w:rsidR="006F3923" w:rsidRDefault="006F3923" w:rsidP="006F3923">
      <w:pPr>
        <w:spacing w:line="190" w:lineRule="exact"/>
        <w:jc w:val="center"/>
        <w:rPr>
          <w:lang w:val="nl-BE"/>
        </w:rPr>
      </w:pPr>
    </w:p>
    <w:p w14:paraId="64B07461" w14:textId="77777777" w:rsidR="006F3923" w:rsidRDefault="006F3923" w:rsidP="006F3923">
      <w:pPr>
        <w:spacing w:line="190" w:lineRule="exact"/>
        <w:jc w:val="center"/>
        <w:rPr>
          <w:b/>
          <w:sz w:val="20"/>
          <w:szCs w:val="20"/>
          <w:lang w:val="nl-BE"/>
        </w:rPr>
      </w:pPr>
    </w:p>
    <w:p w14:paraId="606DABE7" w14:textId="77777777" w:rsidR="006F3923" w:rsidRDefault="006F3923" w:rsidP="006F3923">
      <w:pPr>
        <w:spacing w:line="190" w:lineRule="exact"/>
        <w:jc w:val="center"/>
        <w:rPr>
          <w:b/>
          <w:sz w:val="20"/>
          <w:szCs w:val="20"/>
          <w:lang w:val="nl-BE"/>
        </w:rPr>
      </w:pPr>
    </w:p>
    <w:p w14:paraId="6A68AC69" w14:textId="77777777" w:rsidR="006F3923" w:rsidRDefault="006F3923" w:rsidP="006F3923">
      <w:pPr>
        <w:spacing w:line="190" w:lineRule="exact"/>
        <w:jc w:val="center"/>
        <w:rPr>
          <w:b/>
          <w:sz w:val="20"/>
          <w:szCs w:val="20"/>
          <w:lang w:val="nl-BE"/>
        </w:rPr>
      </w:pPr>
    </w:p>
    <w:p w14:paraId="4CAB1CC6" w14:textId="77777777" w:rsidR="006F3923" w:rsidRDefault="006F3923" w:rsidP="006F3923">
      <w:pPr>
        <w:spacing w:line="190" w:lineRule="exact"/>
        <w:jc w:val="both"/>
        <w:rPr>
          <w:sz w:val="20"/>
          <w:szCs w:val="20"/>
          <w:lang w:val="nl-BE"/>
        </w:rPr>
      </w:pPr>
    </w:p>
    <w:p w14:paraId="5B7BAF98" w14:textId="77777777" w:rsidR="006F3923" w:rsidRDefault="006F3923" w:rsidP="006F3923">
      <w:pPr>
        <w:spacing w:line="190" w:lineRule="exact"/>
        <w:jc w:val="both"/>
        <w:rPr>
          <w:b/>
          <w:lang w:val="nl-BE"/>
        </w:rPr>
      </w:pPr>
    </w:p>
    <w:p w14:paraId="330C47FD" w14:textId="77777777" w:rsidR="006F3923" w:rsidRDefault="006F3923" w:rsidP="006F3923">
      <w:pPr>
        <w:spacing w:line="190" w:lineRule="exact"/>
        <w:jc w:val="both"/>
        <w:rPr>
          <w:b/>
          <w:lang w:val="nl-BE"/>
        </w:rPr>
      </w:pPr>
    </w:p>
    <w:p w14:paraId="793292B8" w14:textId="77777777" w:rsidR="006F3923" w:rsidRDefault="006F3923" w:rsidP="006F3923">
      <w:pPr>
        <w:spacing w:line="190" w:lineRule="exact"/>
        <w:jc w:val="both"/>
        <w:rPr>
          <w:b/>
          <w:lang w:val="nl-BE"/>
        </w:rPr>
      </w:pPr>
    </w:p>
    <w:p w14:paraId="24338692" w14:textId="77777777" w:rsidR="006F3923" w:rsidRDefault="006F3923" w:rsidP="006F3923">
      <w:pPr>
        <w:spacing w:line="190" w:lineRule="exact"/>
        <w:jc w:val="both"/>
        <w:rPr>
          <w:b/>
          <w:lang w:val="nl-BE"/>
        </w:rPr>
      </w:pPr>
    </w:p>
    <w:p w14:paraId="67BE4DE7" w14:textId="77777777" w:rsidR="006F3923" w:rsidRDefault="006F3923" w:rsidP="006F3923">
      <w:pPr>
        <w:spacing w:line="190" w:lineRule="exact"/>
        <w:jc w:val="both"/>
        <w:rPr>
          <w:b/>
          <w:lang w:val="nl-BE"/>
        </w:rPr>
      </w:pPr>
    </w:p>
    <w:p w14:paraId="0ABF7FF9" w14:textId="77777777" w:rsidR="00560530" w:rsidRDefault="00560530" w:rsidP="006F3923">
      <w:pPr>
        <w:spacing w:line="190" w:lineRule="exact"/>
        <w:jc w:val="both"/>
        <w:rPr>
          <w:b/>
          <w:lang w:val="nl-BE"/>
        </w:rPr>
      </w:pPr>
    </w:p>
    <w:p w14:paraId="6F9D19E5" w14:textId="77777777" w:rsidR="006F3923" w:rsidRDefault="006F3923" w:rsidP="006F3923">
      <w:pPr>
        <w:spacing w:line="190" w:lineRule="exact"/>
        <w:jc w:val="both"/>
        <w:rPr>
          <w:b/>
          <w:sz w:val="20"/>
          <w:szCs w:val="20"/>
          <w:lang w:val="nl-BE"/>
        </w:rPr>
      </w:pPr>
      <w:r>
        <w:rPr>
          <w:b/>
          <w:lang w:val="nl-BE"/>
        </w:rPr>
        <w:t xml:space="preserve">+                         </w:t>
      </w:r>
      <w:r>
        <w:rPr>
          <w:sz w:val="20"/>
          <w:szCs w:val="20"/>
          <w:lang w:val="nl-BE"/>
        </w:rPr>
        <w:t>0001.22 a2b8</w:t>
      </w:r>
    </w:p>
    <w:p w14:paraId="78F746FF" w14:textId="77777777" w:rsidR="006F3923" w:rsidRDefault="006F3923" w:rsidP="006F3923">
      <w:pPr>
        <w:spacing w:line="190" w:lineRule="exact"/>
        <w:jc w:val="both"/>
        <w:rPr>
          <w:sz w:val="20"/>
          <w:szCs w:val="20"/>
          <w:lang w:val="nl-BE"/>
        </w:rPr>
      </w:pPr>
    </w:p>
    <w:p w14:paraId="416B988D" w14:textId="77777777" w:rsidR="006F3923" w:rsidRDefault="006F3923" w:rsidP="006F3923">
      <w:pPr>
        <w:jc w:val="both"/>
        <w:rPr>
          <w:i/>
          <w:sz w:val="20"/>
          <w:szCs w:val="20"/>
          <w:lang w:val="nl-BE"/>
        </w:rPr>
      </w:pPr>
      <w:r>
        <w:rPr>
          <w:sz w:val="20"/>
          <w:szCs w:val="20"/>
          <w:lang w:val="nl-BE"/>
        </w:rPr>
        <w:t>Dit is een van de eerste studies die ik componeerde en hoopvol opstuurde naar het bovenstaand tijdschrift.</w:t>
      </w:r>
    </w:p>
    <w:p w14:paraId="57C83310" w14:textId="77777777" w:rsidR="006F3923" w:rsidRDefault="006F3923" w:rsidP="006F3923">
      <w:pPr>
        <w:jc w:val="both"/>
        <w:rPr>
          <w:sz w:val="20"/>
          <w:szCs w:val="20"/>
          <w:lang w:val="nl-BE"/>
        </w:rPr>
      </w:pPr>
    </w:p>
    <w:p w14:paraId="365BBE7C" w14:textId="77777777" w:rsidR="006F3923" w:rsidRDefault="006F3923" w:rsidP="006F3923">
      <w:pPr>
        <w:jc w:val="both"/>
        <w:rPr>
          <w:b/>
          <w:sz w:val="20"/>
          <w:szCs w:val="20"/>
          <w:lang w:val="en-GB"/>
        </w:rPr>
      </w:pPr>
      <w:r>
        <w:rPr>
          <w:b/>
          <w:sz w:val="20"/>
          <w:szCs w:val="20"/>
          <w:lang w:val="nl-BE"/>
        </w:rPr>
        <w:tab/>
      </w:r>
      <w:r>
        <w:rPr>
          <w:b/>
          <w:sz w:val="20"/>
          <w:szCs w:val="20"/>
          <w:lang w:val="en-GB"/>
        </w:rPr>
        <w:t>1.Pb3</w:t>
      </w:r>
      <w:r>
        <w:rPr>
          <w:b/>
          <w:sz w:val="20"/>
          <w:szCs w:val="20"/>
          <w:lang w:val="en-GB"/>
        </w:rPr>
        <w:tab/>
      </w:r>
    </w:p>
    <w:p w14:paraId="78A7746F" w14:textId="77777777" w:rsidR="006F3923" w:rsidRDefault="006F3923" w:rsidP="006F3923">
      <w:pPr>
        <w:jc w:val="both"/>
        <w:rPr>
          <w:b/>
          <w:sz w:val="20"/>
          <w:szCs w:val="20"/>
          <w:lang w:val="en-GB"/>
        </w:rPr>
      </w:pPr>
    </w:p>
    <w:p w14:paraId="4B2ABAEA" w14:textId="77777777" w:rsidR="006F3923" w:rsidRDefault="006F3923" w:rsidP="006F3923">
      <w:pPr>
        <w:jc w:val="both"/>
        <w:rPr>
          <w:b/>
          <w:i/>
          <w:sz w:val="20"/>
          <w:szCs w:val="20"/>
          <w:lang w:val="en-GB"/>
        </w:rPr>
      </w:pPr>
      <w:r>
        <w:rPr>
          <w:b/>
          <w:i/>
          <w:sz w:val="20"/>
          <w:szCs w:val="20"/>
          <w:lang w:val="en-GB"/>
        </w:rPr>
        <w:t>Variant A</w:t>
      </w:r>
    </w:p>
    <w:p w14:paraId="41516EC3" w14:textId="77777777" w:rsidR="006F3923" w:rsidRDefault="006F3923" w:rsidP="006F3923">
      <w:pPr>
        <w:jc w:val="both"/>
        <w:rPr>
          <w:b/>
          <w:sz w:val="20"/>
          <w:szCs w:val="20"/>
          <w:lang w:val="en-GB"/>
        </w:rPr>
      </w:pPr>
      <w:r>
        <w:rPr>
          <w:i/>
          <w:sz w:val="20"/>
          <w:szCs w:val="20"/>
          <w:lang w:val="en-GB"/>
        </w:rPr>
        <w:t>a)</w:t>
      </w:r>
      <w:r>
        <w:rPr>
          <w:b/>
          <w:i/>
          <w:sz w:val="20"/>
          <w:szCs w:val="20"/>
          <w:lang w:val="en-GB"/>
        </w:rPr>
        <w:tab/>
      </w:r>
      <w:r>
        <w:rPr>
          <w:b/>
          <w:sz w:val="20"/>
          <w:szCs w:val="20"/>
          <w:lang w:val="en-GB"/>
        </w:rPr>
        <w:t>1...</w:t>
      </w:r>
      <w:r>
        <w:rPr>
          <w:b/>
          <w:sz w:val="20"/>
          <w:szCs w:val="20"/>
          <w:lang w:val="en-GB"/>
        </w:rPr>
        <w:tab/>
        <w:t xml:space="preserve">   </w:t>
      </w:r>
      <w:r>
        <w:rPr>
          <w:b/>
          <w:sz w:val="20"/>
          <w:szCs w:val="20"/>
          <w:lang w:val="en-GB"/>
        </w:rPr>
        <w:tab/>
        <w:t>d2</w:t>
      </w:r>
    </w:p>
    <w:p w14:paraId="6C12FAD1" w14:textId="77777777" w:rsidR="006F3923" w:rsidRDefault="006F3923" w:rsidP="006F3923">
      <w:pPr>
        <w:jc w:val="both"/>
        <w:rPr>
          <w:b/>
          <w:sz w:val="20"/>
          <w:szCs w:val="20"/>
          <w:lang w:val="en-GB"/>
        </w:rPr>
      </w:pPr>
      <w:r>
        <w:rPr>
          <w:b/>
          <w:sz w:val="20"/>
          <w:szCs w:val="20"/>
          <w:lang w:val="en-GB"/>
        </w:rPr>
        <w:tab/>
        <w:t>2.Pc5</w:t>
      </w:r>
      <w:r>
        <w:rPr>
          <w:b/>
          <w:sz w:val="20"/>
          <w:szCs w:val="20"/>
          <w:lang w:val="en-GB"/>
        </w:rPr>
        <w:tab/>
        <w:t xml:space="preserve">  </w:t>
      </w:r>
      <w:r>
        <w:rPr>
          <w:b/>
          <w:sz w:val="20"/>
          <w:szCs w:val="20"/>
          <w:lang w:val="en-GB"/>
        </w:rPr>
        <w:tab/>
        <w:t>d1D</w:t>
      </w:r>
    </w:p>
    <w:p w14:paraId="2F2D04CF" w14:textId="77777777" w:rsidR="006F3923" w:rsidRDefault="006F3923" w:rsidP="006F3923">
      <w:pPr>
        <w:jc w:val="both"/>
        <w:rPr>
          <w:b/>
          <w:sz w:val="20"/>
          <w:szCs w:val="20"/>
          <w:lang w:val="nl-BE"/>
        </w:rPr>
      </w:pPr>
      <w:r>
        <w:rPr>
          <w:b/>
          <w:sz w:val="20"/>
          <w:szCs w:val="20"/>
          <w:lang w:val="en-GB"/>
        </w:rPr>
        <w:tab/>
      </w:r>
      <w:r>
        <w:rPr>
          <w:b/>
          <w:sz w:val="20"/>
          <w:szCs w:val="20"/>
          <w:lang w:val="nl-BE"/>
        </w:rPr>
        <w:t>3.Pd7+</w:t>
      </w:r>
    </w:p>
    <w:p w14:paraId="6D1E4DCA" w14:textId="77777777" w:rsidR="006F3923" w:rsidRDefault="006F3923" w:rsidP="006F3923">
      <w:pPr>
        <w:jc w:val="both"/>
        <w:rPr>
          <w:sz w:val="20"/>
          <w:szCs w:val="20"/>
          <w:lang w:val="nl-BE"/>
        </w:rPr>
      </w:pPr>
      <w:r>
        <w:rPr>
          <w:sz w:val="20"/>
          <w:szCs w:val="20"/>
          <w:lang w:val="nl-BE"/>
        </w:rPr>
        <w:t>Na 3.Pa6+? Ka7 4. b8D+ Kxa6 is er geen winst meer voor wit.</w:t>
      </w:r>
    </w:p>
    <w:p w14:paraId="3E9B415C" w14:textId="77777777" w:rsidR="006F3923" w:rsidRDefault="006F3923" w:rsidP="006F3923">
      <w:pPr>
        <w:jc w:val="both"/>
        <w:rPr>
          <w:b/>
          <w:sz w:val="20"/>
          <w:szCs w:val="20"/>
          <w:lang w:val="en-GB"/>
        </w:rPr>
      </w:pPr>
      <w:r>
        <w:rPr>
          <w:b/>
          <w:sz w:val="20"/>
          <w:szCs w:val="20"/>
          <w:lang w:val="nl-BE"/>
        </w:rPr>
        <w:tab/>
      </w:r>
      <w:r>
        <w:rPr>
          <w:b/>
          <w:sz w:val="20"/>
          <w:szCs w:val="20"/>
          <w:lang w:val="en-GB"/>
        </w:rPr>
        <w:t>3...</w:t>
      </w:r>
      <w:r>
        <w:rPr>
          <w:b/>
          <w:sz w:val="20"/>
          <w:szCs w:val="20"/>
          <w:lang w:val="en-GB"/>
        </w:rPr>
        <w:tab/>
        <w:t xml:space="preserve">            Kc7</w:t>
      </w:r>
    </w:p>
    <w:p w14:paraId="65272D61" w14:textId="77777777" w:rsidR="006F3923" w:rsidRDefault="006F3923" w:rsidP="006F3923">
      <w:pPr>
        <w:jc w:val="both"/>
        <w:rPr>
          <w:b/>
          <w:sz w:val="20"/>
          <w:szCs w:val="20"/>
          <w:lang w:val="en-GB"/>
        </w:rPr>
      </w:pPr>
      <w:r>
        <w:rPr>
          <w:b/>
          <w:sz w:val="20"/>
          <w:szCs w:val="20"/>
          <w:lang w:val="en-GB"/>
        </w:rPr>
        <w:tab/>
        <w:t>4.b8D+</w:t>
      </w:r>
      <w:r>
        <w:rPr>
          <w:b/>
          <w:sz w:val="20"/>
          <w:szCs w:val="20"/>
          <w:lang w:val="en-GB"/>
        </w:rPr>
        <w:tab/>
        <w:t xml:space="preserve">            Kxc6</w:t>
      </w:r>
    </w:p>
    <w:p w14:paraId="2B04BC9A" w14:textId="77777777" w:rsidR="006F3923" w:rsidRDefault="006F3923" w:rsidP="006F3923">
      <w:pPr>
        <w:jc w:val="both"/>
        <w:rPr>
          <w:b/>
          <w:sz w:val="20"/>
          <w:szCs w:val="20"/>
          <w:lang w:val="en-GB"/>
        </w:rPr>
      </w:pPr>
      <w:r>
        <w:rPr>
          <w:b/>
          <w:sz w:val="20"/>
          <w:szCs w:val="20"/>
          <w:lang w:val="en-GB"/>
        </w:rPr>
        <w:tab/>
        <w:t>5.Pe5+</w:t>
      </w:r>
      <w:r>
        <w:rPr>
          <w:b/>
          <w:sz w:val="20"/>
          <w:szCs w:val="20"/>
          <w:lang w:val="en-GB"/>
        </w:rPr>
        <w:tab/>
        <w:t xml:space="preserve">            Kd5</w:t>
      </w:r>
      <w:r>
        <w:rPr>
          <w:sz w:val="20"/>
          <w:szCs w:val="20"/>
          <w:lang w:val="en-GB"/>
        </w:rPr>
        <w:t>.</w:t>
      </w:r>
    </w:p>
    <w:p w14:paraId="6FC43C08" w14:textId="77777777" w:rsidR="006F3923" w:rsidRDefault="006F3923" w:rsidP="006F3923">
      <w:pPr>
        <w:jc w:val="both"/>
        <w:rPr>
          <w:b/>
          <w:sz w:val="20"/>
          <w:szCs w:val="20"/>
          <w:lang w:val="en-GB"/>
        </w:rPr>
      </w:pPr>
      <w:r>
        <w:rPr>
          <w:sz w:val="20"/>
          <w:szCs w:val="20"/>
          <w:lang w:val="en-GB"/>
        </w:rPr>
        <w:tab/>
      </w:r>
      <w:r>
        <w:rPr>
          <w:b/>
          <w:sz w:val="20"/>
          <w:szCs w:val="20"/>
          <w:lang w:val="en-GB"/>
        </w:rPr>
        <w:t>6.Dd8+</w:t>
      </w:r>
      <w:r>
        <w:rPr>
          <w:b/>
          <w:sz w:val="20"/>
          <w:szCs w:val="20"/>
          <w:lang w:val="en-GB"/>
        </w:rPr>
        <w:tab/>
        <w:t xml:space="preserve">            K~</w:t>
      </w:r>
    </w:p>
    <w:p w14:paraId="563FE1D0" w14:textId="77777777" w:rsidR="006F3923" w:rsidRDefault="006F3923" w:rsidP="006F3923">
      <w:pPr>
        <w:jc w:val="both"/>
        <w:rPr>
          <w:b/>
          <w:sz w:val="20"/>
          <w:szCs w:val="20"/>
          <w:lang w:val="en-GB"/>
        </w:rPr>
      </w:pPr>
      <w:r>
        <w:rPr>
          <w:b/>
          <w:sz w:val="20"/>
          <w:szCs w:val="20"/>
          <w:lang w:val="en-GB"/>
        </w:rPr>
        <w:tab/>
        <w:t>7.Dxd1</w:t>
      </w:r>
    </w:p>
    <w:p w14:paraId="6BC6B968" w14:textId="77777777" w:rsidR="006F3923" w:rsidRDefault="006F3923" w:rsidP="006F3923">
      <w:pPr>
        <w:jc w:val="both"/>
        <w:rPr>
          <w:sz w:val="20"/>
          <w:szCs w:val="20"/>
          <w:lang w:val="en-GB"/>
        </w:rPr>
      </w:pPr>
      <w:r>
        <w:rPr>
          <w:sz w:val="20"/>
          <w:szCs w:val="20"/>
          <w:lang w:val="en-GB"/>
        </w:rPr>
        <w:t>Wit wint.</w:t>
      </w:r>
    </w:p>
    <w:p w14:paraId="41C3CA9C" w14:textId="77777777" w:rsidR="006F3923" w:rsidRDefault="006F3923" w:rsidP="006F3923">
      <w:pPr>
        <w:jc w:val="both"/>
        <w:rPr>
          <w:sz w:val="20"/>
          <w:szCs w:val="20"/>
          <w:lang w:val="en-GB"/>
        </w:rPr>
      </w:pPr>
      <w:r>
        <w:rPr>
          <w:sz w:val="20"/>
          <w:szCs w:val="20"/>
          <w:lang w:val="en-GB"/>
        </w:rPr>
        <w:br w:type="column"/>
      </w:r>
    </w:p>
    <w:p w14:paraId="0F409805" w14:textId="77777777" w:rsidR="00665379" w:rsidRDefault="00665379" w:rsidP="00325253">
      <w:pPr>
        <w:jc w:val="center"/>
        <w:rPr>
          <w:sz w:val="20"/>
          <w:szCs w:val="20"/>
          <w:lang w:val="en-GB"/>
        </w:rPr>
      </w:pPr>
    </w:p>
    <w:p w14:paraId="3C14A706" w14:textId="77777777" w:rsidR="006F3923" w:rsidRDefault="006F3923" w:rsidP="006F3923">
      <w:pPr>
        <w:rPr>
          <w:b/>
          <w:i/>
          <w:sz w:val="20"/>
          <w:szCs w:val="20"/>
          <w:lang w:val="en-GB"/>
        </w:rPr>
      </w:pPr>
    </w:p>
    <w:p w14:paraId="7F585549" w14:textId="77777777" w:rsidR="0002021F" w:rsidRDefault="0002021F" w:rsidP="006F3923">
      <w:pPr>
        <w:rPr>
          <w:b/>
          <w:i/>
          <w:sz w:val="20"/>
          <w:szCs w:val="20"/>
          <w:lang w:val="en-GB"/>
        </w:rPr>
      </w:pPr>
    </w:p>
    <w:p w14:paraId="7ACCD5FD" w14:textId="77777777" w:rsidR="00325253" w:rsidRDefault="00325253" w:rsidP="006F3923">
      <w:pPr>
        <w:rPr>
          <w:b/>
          <w:i/>
          <w:sz w:val="20"/>
          <w:szCs w:val="20"/>
          <w:lang w:val="en-GB"/>
        </w:rPr>
      </w:pPr>
    </w:p>
    <w:p w14:paraId="1F3A5082" w14:textId="77777777" w:rsidR="006F3923" w:rsidRDefault="006F3923" w:rsidP="006F3923">
      <w:pPr>
        <w:jc w:val="both"/>
        <w:rPr>
          <w:b/>
          <w:sz w:val="20"/>
          <w:szCs w:val="20"/>
          <w:lang w:val="en-GB"/>
        </w:rPr>
      </w:pPr>
      <w:r>
        <w:rPr>
          <w:i/>
          <w:sz w:val="20"/>
          <w:szCs w:val="20"/>
          <w:lang w:val="en-GB"/>
        </w:rPr>
        <w:t>b)</w:t>
      </w:r>
      <w:r>
        <w:rPr>
          <w:i/>
          <w:sz w:val="20"/>
          <w:szCs w:val="20"/>
          <w:lang w:val="en-GB"/>
        </w:rPr>
        <w:tab/>
      </w:r>
      <w:r>
        <w:rPr>
          <w:b/>
          <w:sz w:val="20"/>
          <w:szCs w:val="20"/>
          <w:lang w:val="en-GB"/>
        </w:rPr>
        <w:t>1…</w:t>
      </w:r>
      <w:r>
        <w:rPr>
          <w:b/>
          <w:sz w:val="20"/>
          <w:szCs w:val="20"/>
          <w:lang w:val="en-GB"/>
        </w:rPr>
        <w:tab/>
      </w:r>
      <w:r>
        <w:rPr>
          <w:b/>
          <w:sz w:val="20"/>
          <w:szCs w:val="20"/>
          <w:lang w:val="en-GB"/>
        </w:rPr>
        <w:tab/>
        <w:t>Kc7</w:t>
      </w:r>
    </w:p>
    <w:p w14:paraId="1B2F5FF9" w14:textId="77777777" w:rsidR="006F3923" w:rsidRDefault="006F3923" w:rsidP="006F3923">
      <w:pPr>
        <w:jc w:val="both"/>
        <w:rPr>
          <w:b/>
          <w:sz w:val="20"/>
          <w:szCs w:val="20"/>
          <w:lang w:val="en-GB"/>
        </w:rPr>
      </w:pPr>
      <w:r>
        <w:rPr>
          <w:b/>
          <w:sz w:val="20"/>
          <w:szCs w:val="20"/>
          <w:lang w:val="en-GB"/>
        </w:rPr>
        <w:tab/>
        <w:t>2.Pc5</w:t>
      </w:r>
      <w:r>
        <w:rPr>
          <w:b/>
          <w:sz w:val="20"/>
          <w:szCs w:val="20"/>
          <w:lang w:val="en-GB"/>
        </w:rPr>
        <w:tab/>
      </w:r>
      <w:r>
        <w:rPr>
          <w:b/>
          <w:sz w:val="20"/>
          <w:szCs w:val="20"/>
          <w:lang w:val="en-GB"/>
        </w:rPr>
        <w:tab/>
        <w:t>d2</w:t>
      </w:r>
    </w:p>
    <w:p w14:paraId="038197A5" w14:textId="77777777" w:rsidR="006F3923" w:rsidRDefault="004E606D" w:rsidP="006F3923">
      <w:pPr>
        <w:jc w:val="both"/>
        <w:rPr>
          <w:b/>
          <w:sz w:val="20"/>
          <w:szCs w:val="20"/>
          <w:lang w:val="en-GB"/>
        </w:rPr>
      </w:pPr>
      <w:r>
        <w:rPr>
          <w:b/>
          <w:sz w:val="20"/>
          <w:szCs w:val="20"/>
          <w:lang w:val="en-GB"/>
        </w:rPr>
        <w:tab/>
        <w:t>3.Pd7</w:t>
      </w:r>
      <w:r w:rsidR="006F3923">
        <w:rPr>
          <w:b/>
          <w:sz w:val="20"/>
          <w:szCs w:val="20"/>
          <w:lang w:val="en-GB"/>
        </w:rPr>
        <w:tab/>
      </w:r>
      <w:r w:rsidR="006F3923">
        <w:rPr>
          <w:b/>
          <w:sz w:val="20"/>
          <w:szCs w:val="20"/>
          <w:lang w:val="en-GB"/>
        </w:rPr>
        <w:tab/>
        <w:t>Kxc6</w:t>
      </w:r>
    </w:p>
    <w:p w14:paraId="1DA353A9" w14:textId="77777777" w:rsidR="006F3923" w:rsidRPr="001006C0" w:rsidRDefault="006F3923" w:rsidP="006F3923">
      <w:pPr>
        <w:jc w:val="both"/>
        <w:rPr>
          <w:b/>
          <w:sz w:val="20"/>
          <w:szCs w:val="20"/>
          <w:lang w:val="nl-BE"/>
        </w:rPr>
      </w:pPr>
      <w:r>
        <w:rPr>
          <w:b/>
          <w:sz w:val="20"/>
          <w:szCs w:val="20"/>
          <w:lang w:val="en-GB"/>
        </w:rPr>
        <w:tab/>
      </w:r>
      <w:r w:rsidRPr="001006C0">
        <w:rPr>
          <w:b/>
          <w:sz w:val="20"/>
          <w:szCs w:val="20"/>
          <w:lang w:val="nl-BE"/>
        </w:rPr>
        <w:t>4.b8D</w:t>
      </w:r>
      <w:r w:rsidRPr="001006C0">
        <w:rPr>
          <w:b/>
          <w:sz w:val="20"/>
          <w:szCs w:val="20"/>
          <w:lang w:val="nl-BE"/>
        </w:rPr>
        <w:tab/>
      </w:r>
      <w:r w:rsidRPr="001006C0">
        <w:rPr>
          <w:b/>
          <w:sz w:val="20"/>
          <w:szCs w:val="20"/>
          <w:lang w:val="nl-BE"/>
        </w:rPr>
        <w:tab/>
        <w:t>d1D</w:t>
      </w:r>
    </w:p>
    <w:p w14:paraId="1DCD2F25" w14:textId="77777777" w:rsidR="006F3923" w:rsidRPr="001006C0" w:rsidRDefault="006F3923" w:rsidP="006F3923">
      <w:pPr>
        <w:jc w:val="both"/>
        <w:rPr>
          <w:b/>
          <w:sz w:val="20"/>
          <w:szCs w:val="20"/>
          <w:lang w:val="nl-BE"/>
        </w:rPr>
      </w:pPr>
      <w:r w:rsidRPr="001006C0">
        <w:rPr>
          <w:b/>
          <w:sz w:val="20"/>
          <w:szCs w:val="20"/>
          <w:lang w:val="nl-BE"/>
        </w:rPr>
        <w:tab/>
        <w:t>5.Pe5+</w:t>
      </w:r>
      <w:r w:rsidRPr="001006C0">
        <w:rPr>
          <w:b/>
          <w:sz w:val="20"/>
          <w:szCs w:val="20"/>
          <w:lang w:val="nl-BE"/>
        </w:rPr>
        <w:tab/>
      </w:r>
      <w:r w:rsidRPr="001006C0">
        <w:rPr>
          <w:b/>
          <w:sz w:val="20"/>
          <w:szCs w:val="20"/>
          <w:lang w:val="nl-BE"/>
        </w:rPr>
        <w:tab/>
        <w:t>Kd5</w:t>
      </w:r>
    </w:p>
    <w:p w14:paraId="6396737C" w14:textId="77777777" w:rsidR="006F3923" w:rsidRPr="001006C0" w:rsidRDefault="006F3923" w:rsidP="006F3923">
      <w:pPr>
        <w:jc w:val="both"/>
        <w:rPr>
          <w:b/>
          <w:sz w:val="20"/>
          <w:szCs w:val="20"/>
          <w:lang w:val="nl-BE"/>
        </w:rPr>
      </w:pPr>
      <w:r w:rsidRPr="001006C0">
        <w:rPr>
          <w:b/>
          <w:sz w:val="20"/>
          <w:szCs w:val="20"/>
          <w:lang w:val="nl-BE"/>
        </w:rPr>
        <w:tab/>
        <w:t>6.Dd8+</w:t>
      </w:r>
      <w:r w:rsidRPr="001006C0">
        <w:rPr>
          <w:b/>
          <w:sz w:val="20"/>
          <w:szCs w:val="20"/>
          <w:lang w:val="nl-BE"/>
        </w:rPr>
        <w:tab/>
      </w:r>
      <w:r w:rsidRPr="001006C0">
        <w:rPr>
          <w:b/>
          <w:sz w:val="20"/>
          <w:szCs w:val="20"/>
          <w:lang w:val="nl-BE"/>
        </w:rPr>
        <w:tab/>
        <w:t>Kxe5</w:t>
      </w:r>
    </w:p>
    <w:p w14:paraId="1DD93C1B" w14:textId="77777777" w:rsidR="006F3923" w:rsidRDefault="006F3923" w:rsidP="006F3923">
      <w:pPr>
        <w:jc w:val="both"/>
        <w:rPr>
          <w:b/>
          <w:sz w:val="20"/>
          <w:szCs w:val="20"/>
          <w:lang w:val="nl-BE"/>
        </w:rPr>
      </w:pPr>
      <w:r w:rsidRPr="001006C0">
        <w:rPr>
          <w:b/>
          <w:sz w:val="20"/>
          <w:szCs w:val="20"/>
          <w:lang w:val="nl-BE"/>
        </w:rPr>
        <w:tab/>
      </w:r>
      <w:r>
        <w:rPr>
          <w:b/>
          <w:sz w:val="20"/>
          <w:szCs w:val="20"/>
          <w:lang w:val="nl-BE"/>
        </w:rPr>
        <w:t>7.Dxd1</w:t>
      </w:r>
    </w:p>
    <w:p w14:paraId="31E3AC67" w14:textId="77777777" w:rsidR="006F3923" w:rsidRDefault="006F3923" w:rsidP="006F3923">
      <w:pPr>
        <w:jc w:val="both"/>
        <w:rPr>
          <w:sz w:val="20"/>
          <w:szCs w:val="20"/>
          <w:lang w:val="nl-BE"/>
        </w:rPr>
      </w:pPr>
      <w:r>
        <w:rPr>
          <w:sz w:val="20"/>
          <w:szCs w:val="20"/>
          <w:lang w:val="nl-BE"/>
        </w:rPr>
        <w:t>Ook hier winst.</w:t>
      </w:r>
    </w:p>
    <w:p w14:paraId="0659C808" w14:textId="77777777" w:rsidR="006F3923" w:rsidRDefault="006F3923" w:rsidP="006F3923">
      <w:pPr>
        <w:jc w:val="both"/>
        <w:rPr>
          <w:b/>
          <w:sz w:val="20"/>
          <w:szCs w:val="20"/>
          <w:lang w:val="nl-BE"/>
        </w:rPr>
      </w:pPr>
    </w:p>
    <w:p w14:paraId="3D5BA1DD" w14:textId="77777777" w:rsidR="006F3923" w:rsidRDefault="006F3923" w:rsidP="006F3923">
      <w:pPr>
        <w:rPr>
          <w:b/>
          <w:i/>
          <w:sz w:val="20"/>
          <w:szCs w:val="20"/>
          <w:lang w:val="nl-BE"/>
        </w:rPr>
      </w:pPr>
      <w:r>
        <w:rPr>
          <w:b/>
          <w:i/>
          <w:sz w:val="20"/>
          <w:szCs w:val="20"/>
          <w:lang w:val="nl-BE"/>
        </w:rPr>
        <w:t>Variant B</w:t>
      </w:r>
    </w:p>
    <w:p w14:paraId="7F5D75A5" w14:textId="77777777" w:rsidR="006F3923" w:rsidRDefault="006F3923" w:rsidP="006F3923">
      <w:pPr>
        <w:jc w:val="both"/>
        <w:rPr>
          <w:b/>
          <w:sz w:val="20"/>
          <w:szCs w:val="20"/>
          <w:lang w:val="nl-BE"/>
        </w:rPr>
      </w:pPr>
      <w:r>
        <w:rPr>
          <w:b/>
          <w:sz w:val="20"/>
          <w:szCs w:val="20"/>
          <w:lang w:val="nl-BE"/>
        </w:rPr>
        <w:t xml:space="preserve"> </w:t>
      </w:r>
      <w:r>
        <w:rPr>
          <w:b/>
          <w:sz w:val="20"/>
          <w:szCs w:val="20"/>
          <w:lang w:val="nl-BE"/>
        </w:rPr>
        <w:tab/>
        <w:t>1...</w:t>
      </w:r>
      <w:r>
        <w:rPr>
          <w:b/>
          <w:sz w:val="20"/>
          <w:szCs w:val="20"/>
          <w:lang w:val="nl-BE"/>
        </w:rPr>
        <w:tab/>
      </w:r>
      <w:r>
        <w:rPr>
          <w:b/>
          <w:sz w:val="20"/>
          <w:szCs w:val="20"/>
          <w:lang w:val="nl-BE"/>
        </w:rPr>
        <w:tab/>
        <w:t>e2</w:t>
      </w:r>
    </w:p>
    <w:p w14:paraId="3F773D64" w14:textId="77777777" w:rsidR="006F3923" w:rsidRDefault="006F3923" w:rsidP="006F3923">
      <w:pPr>
        <w:jc w:val="both"/>
        <w:rPr>
          <w:b/>
          <w:sz w:val="20"/>
          <w:szCs w:val="20"/>
          <w:lang w:val="nl-BE"/>
        </w:rPr>
      </w:pPr>
      <w:r>
        <w:rPr>
          <w:b/>
          <w:sz w:val="20"/>
          <w:szCs w:val="20"/>
          <w:lang w:val="nl-BE"/>
        </w:rPr>
        <w:tab/>
        <w:t>2.Pc5</w:t>
      </w:r>
      <w:r>
        <w:rPr>
          <w:b/>
          <w:sz w:val="20"/>
          <w:szCs w:val="20"/>
          <w:lang w:val="nl-BE"/>
        </w:rPr>
        <w:tab/>
      </w:r>
      <w:r>
        <w:rPr>
          <w:b/>
          <w:sz w:val="20"/>
          <w:szCs w:val="20"/>
          <w:lang w:val="nl-BE"/>
        </w:rPr>
        <w:tab/>
        <w:t>e1D</w:t>
      </w:r>
    </w:p>
    <w:p w14:paraId="5C7B084F" w14:textId="77777777" w:rsidR="006F3923" w:rsidRDefault="006F3923" w:rsidP="006F3923">
      <w:pPr>
        <w:jc w:val="both"/>
        <w:rPr>
          <w:b/>
          <w:sz w:val="20"/>
          <w:szCs w:val="20"/>
          <w:lang w:val="nl-BE"/>
        </w:rPr>
      </w:pPr>
      <w:r>
        <w:rPr>
          <w:b/>
          <w:sz w:val="20"/>
          <w:szCs w:val="20"/>
          <w:lang w:val="nl-BE"/>
        </w:rPr>
        <w:tab/>
        <w:t>3.Pd7+</w:t>
      </w:r>
      <w:r w:rsidR="00AB3A2B">
        <w:rPr>
          <w:b/>
          <w:sz w:val="20"/>
          <w:szCs w:val="20"/>
          <w:lang w:val="nl-BE"/>
        </w:rPr>
        <w:tab/>
      </w:r>
      <w:r w:rsidR="00AB3A2B">
        <w:rPr>
          <w:b/>
          <w:sz w:val="20"/>
          <w:szCs w:val="20"/>
          <w:lang w:val="nl-BE"/>
        </w:rPr>
        <w:tab/>
      </w:r>
      <w:r>
        <w:rPr>
          <w:b/>
          <w:sz w:val="20"/>
          <w:szCs w:val="20"/>
          <w:lang w:val="nl-BE"/>
        </w:rPr>
        <w:t>Kc7</w:t>
      </w:r>
    </w:p>
    <w:p w14:paraId="76FA9683" w14:textId="77777777" w:rsidR="006F3923" w:rsidRDefault="006F3923" w:rsidP="006F3923">
      <w:pPr>
        <w:jc w:val="both"/>
        <w:rPr>
          <w:b/>
          <w:sz w:val="20"/>
          <w:szCs w:val="20"/>
          <w:lang w:val="nl-BE"/>
        </w:rPr>
      </w:pPr>
      <w:r>
        <w:rPr>
          <w:b/>
          <w:sz w:val="20"/>
          <w:szCs w:val="20"/>
          <w:lang w:val="nl-BE"/>
        </w:rPr>
        <w:tab/>
        <w:t>4.b8D+</w:t>
      </w:r>
      <w:r>
        <w:rPr>
          <w:b/>
          <w:sz w:val="20"/>
          <w:szCs w:val="20"/>
          <w:lang w:val="nl-BE"/>
        </w:rPr>
        <w:tab/>
      </w:r>
      <w:r>
        <w:rPr>
          <w:b/>
          <w:sz w:val="20"/>
          <w:szCs w:val="20"/>
          <w:lang w:val="nl-BE"/>
        </w:rPr>
        <w:tab/>
        <w:t>Kxc6</w:t>
      </w:r>
    </w:p>
    <w:p w14:paraId="066D1B4D" w14:textId="77777777" w:rsidR="006F3923" w:rsidRDefault="006F3923" w:rsidP="006F3923">
      <w:pPr>
        <w:jc w:val="both"/>
        <w:rPr>
          <w:b/>
          <w:sz w:val="20"/>
          <w:szCs w:val="20"/>
          <w:lang w:val="nl-BE"/>
        </w:rPr>
      </w:pPr>
      <w:r>
        <w:rPr>
          <w:b/>
          <w:sz w:val="20"/>
          <w:szCs w:val="20"/>
          <w:lang w:val="nl-BE"/>
        </w:rPr>
        <w:tab/>
        <w:t>5.Pe5+</w:t>
      </w:r>
      <w:r>
        <w:rPr>
          <w:b/>
          <w:sz w:val="20"/>
          <w:szCs w:val="20"/>
          <w:lang w:val="nl-BE"/>
        </w:rPr>
        <w:tab/>
      </w:r>
      <w:r>
        <w:rPr>
          <w:b/>
          <w:sz w:val="20"/>
          <w:szCs w:val="20"/>
          <w:lang w:val="nl-BE"/>
        </w:rPr>
        <w:tab/>
        <w:t>Kc5</w:t>
      </w:r>
    </w:p>
    <w:p w14:paraId="22BD0841" w14:textId="77777777" w:rsidR="00AB3A2B" w:rsidRPr="00642744" w:rsidRDefault="00ED487D" w:rsidP="006F3923">
      <w:pPr>
        <w:jc w:val="both"/>
        <w:rPr>
          <w:sz w:val="20"/>
          <w:szCs w:val="20"/>
          <w:lang w:val="nl-BE"/>
        </w:rPr>
      </w:pPr>
      <w:r>
        <w:rPr>
          <w:sz w:val="20"/>
          <w:szCs w:val="20"/>
          <w:lang w:val="nl-BE"/>
        </w:rPr>
        <w:t xml:space="preserve">Na 5…Ke5 wint zowel </w:t>
      </w:r>
      <w:r w:rsidR="00AB3A2B">
        <w:rPr>
          <w:sz w:val="20"/>
          <w:szCs w:val="20"/>
          <w:lang w:val="nl-BE"/>
        </w:rPr>
        <w:t>6.Bb7</w:t>
      </w:r>
      <w:r w:rsidR="00642744">
        <w:rPr>
          <w:sz w:val="20"/>
          <w:szCs w:val="20"/>
          <w:lang w:val="nl-BE"/>
        </w:rPr>
        <w:t>+</w:t>
      </w:r>
      <w:r>
        <w:rPr>
          <w:sz w:val="20"/>
          <w:szCs w:val="20"/>
          <w:lang w:val="nl-BE"/>
        </w:rPr>
        <w:t xml:space="preserve"> als 6.Da8+ na 15 zetten, dus neven-oplosbaar.</w:t>
      </w:r>
      <w:r w:rsidR="00AB3A2B">
        <w:rPr>
          <w:sz w:val="20"/>
          <w:szCs w:val="20"/>
          <w:lang w:val="nl-BE"/>
        </w:rPr>
        <w:t>(</w:t>
      </w:r>
      <w:r w:rsidR="00AB3A2B">
        <w:rPr>
          <w:i/>
          <w:sz w:val="20"/>
          <w:szCs w:val="20"/>
          <w:lang w:val="nl-BE"/>
        </w:rPr>
        <w:t>Nalimov)</w:t>
      </w:r>
    </w:p>
    <w:p w14:paraId="48F270B1" w14:textId="77777777" w:rsidR="006F3923" w:rsidRDefault="006F3923" w:rsidP="006F3923">
      <w:pPr>
        <w:jc w:val="both"/>
        <w:rPr>
          <w:sz w:val="20"/>
          <w:szCs w:val="20"/>
          <w:lang w:val="nl-BE"/>
        </w:rPr>
      </w:pPr>
      <w:r>
        <w:rPr>
          <w:sz w:val="20"/>
          <w:szCs w:val="20"/>
          <w:lang w:val="nl-BE"/>
        </w:rPr>
        <w:t>.</w:t>
      </w:r>
      <w:r>
        <w:rPr>
          <w:sz w:val="20"/>
          <w:szCs w:val="20"/>
          <w:lang w:val="nl-BE"/>
        </w:rPr>
        <w:tab/>
      </w:r>
      <w:r>
        <w:rPr>
          <w:b/>
          <w:sz w:val="20"/>
          <w:szCs w:val="20"/>
          <w:lang w:val="nl-BE"/>
        </w:rPr>
        <w:t>6.Pxd3+</w:t>
      </w:r>
      <w:r>
        <w:rPr>
          <w:b/>
          <w:sz w:val="20"/>
          <w:szCs w:val="20"/>
          <w:lang w:val="nl-BE"/>
        </w:rPr>
        <w:tab/>
        <w:t>K~</w:t>
      </w:r>
    </w:p>
    <w:p w14:paraId="17DA104B" w14:textId="77777777" w:rsidR="006F3923" w:rsidRDefault="006F3923" w:rsidP="006F3923">
      <w:pPr>
        <w:jc w:val="both"/>
        <w:rPr>
          <w:b/>
          <w:sz w:val="20"/>
          <w:szCs w:val="20"/>
          <w:lang w:val="nl-BE"/>
        </w:rPr>
      </w:pPr>
      <w:r>
        <w:rPr>
          <w:b/>
          <w:sz w:val="20"/>
          <w:szCs w:val="20"/>
          <w:lang w:val="nl-BE"/>
        </w:rPr>
        <w:tab/>
        <w:t>7.Pxe1</w:t>
      </w:r>
    </w:p>
    <w:p w14:paraId="23AFC67E" w14:textId="77777777" w:rsidR="00133ABE" w:rsidRDefault="006F3923" w:rsidP="006F3923">
      <w:pPr>
        <w:jc w:val="both"/>
        <w:rPr>
          <w:sz w:val="20"/>
          <w:szCs w:val="20"/>
          <w:lang w:val="nl-BE"/>
        </w:rPr>
      </w:pPr>
      <w:r>
        <w:rPr>
          <w:sz w:val="20"/>
          <w:szCs w:val="20"/>
          <w:lang w:val="nl-BE"/>
        </w:rPr>
        <w:t>En ook hier wint wit.</w:t>
      </w:r>
    </w:p>
    <w:p w14:paraId="295EA0EC" w14:textId="77777777" w:rsidR="006F3923" w:rsidRDefault="006F3923" w:rsidP="006F3923">
      <w:pPr>
        <w:jc w:val="both"/>
        <w:rPr>
          <w:sz w:val="20"/>
          <w:szCs w:val="20"/>
          <w:lang w:val="nl-BE"/>
        </w:rPr>
      </w:pPr>
      <w:r>
        <w:rPr>
          <w:sz w:val="20"/>
          <w:szCs w:val="20"/>
          <w:lang w:val="nl-BE"/>
        </w:rPr>
        <w:t xml:space="preserve"> </w:t>
      </w:r>
    </w:p>
    <w:p w14:paraId="2E504CB6" w14:textId="77777777" w:rsidR="006F3923" w:rsidRDefault="006F3923" w:rsidP="006F3923">
      <w:pPr>
        <w:jc w:val="both"/>
        <w:rPr>
          <w:sz w:val="20"/>
          <w:szCs w:val="20"/>
          <w:lang w:val="nl-BE"/>
        </w:rPr>
      </w:pPr>
      <w:r>
        <w:rPr>
          <w:sz w:val="20"/>
          <w:szCs w:val="20"/>
          <w:lang w:val="nl-BE"/>
        </w:rPr>
        <w:t>Na publicatie las ik tevreden:“</w:t>
      </w:r>
      <w:r>
        <w:rPr>
          <w:i/>
          <w:sz w:val="20"/>
          <w:szCs w:val="20"/>
          <w:lang w:val="nl-BE"/>
        </w:rPr>
        <w:t>Een keurige voorstelling in duplo van een klassiek thema”.</w:t>
      </w:r>
      <w:r w:rsidR="00753222">
        <w:rPr>
          <w:sz w:val="20"/>
          <w:szCs w:val="20"/>
          <w:lang w:val="nl-BE"/>
        </w:rPr>
        <w:t xml:space="preserve"> Dat ik uiter-aard een halve</w:t>
      </w:r>
      <w:r>
        <w:rPr>
          <w:sz w:val="20"/>
          <w:szCs w:val="20"/>
          <w:lang w:val="nl-BE"/>
        </w:rPr>
        <w:t xml:space="preserve"> eeuw geleden niet kende.</w:t>
      </w:r>
    </w:p>
    <w:p w14:paraId="599BA6D3" w14:textId="77777777" w:rsidR="00286C1C" w:rsidRDefault="00286C1C" w:rsidP="006F3923">
      <w:pPr>
        <w:jc w:val="both"/>
        <w:rPr>
          <w:sz w:val="20"/>
          <w:szCs w:val="20"/>
          <w:lang w:val="nl-BE"/>
        </w:rPr>
      </w:pPr>
    </w:p>
    <w:p w14:paraId="435BDC25" w14:textId="77777777" w:rsidR="006F3923" w:rsidRPr="00165016" w:rsidRDefault="006F3923" w:rsidP="006F3923">
      <w:pPr>
        <w:pStyle w:val="Plattetekst"/>
        <w:rPr>
          <w:rFonts w:ascii="Arial" w:hAnsi="Arial" w:cs="Arial"/>
          <w:b w:val="0"/>
          <w:bCs/>
          <w:sz w:val="20"/>
          <w:szCs w:val="20"/>
        </w:rPr>
      </w:pPr>
    </w:p>
    <w:p w14:paraId="36195C12" w14:textId="77777777" w:rsidR="006F3923" w:rsidRPr="00165016" w:rsidRDefault="006F3923" w:rsidP="006F3923">
      <w:pPr>
        <w:pStyle w:val="Plattetekst"/>
        <w:rPr>
          <w:rFonts w:ascii="Arial" w:hAnsi="Arial" w:cs="Arial"/>
          <w:b w:val="0"/>
          <w:bCs/>
          <w:sz w:val="20"/>
          <w:szCs w:val="20"/>
        </w:rPr>
      </w:pPr>
    </w:p>
    <w:p w14:paraId="05EDF636" w14:textId="77777777" w:rsidR="006F3923" w:rsidRPr="00165016" w:rsidRDefault="006F3923" w:rsidP="006F3923">
      <w:pPr>
        <w:pStyle w:val="Plattetekst"/>
        <w:rPr>
          <w:rFonts w:ascii="Arial" w:hAnsi="Arial" w:cs="Arial"/>
          <w:b w:val="0"/>
          <w:bCs/>
          <w:sz w:val="20"/>
          <w:szCs w:val="20"/>
        </w:rPr>
      </w:pPr>
    </w:p>
    <w:p w14:paraId="150B16AA" w14:textId="77777777" w:rsidR="006F3923" w:rsidRPr="00165016" w:rsidRDefault="006F3923" w:rsidP="006F3923">
      <w:pPr>
        <w:pStyle w:val="Plattetekst"/>
        <w:rPr>
          <w:rFonts w:ascii="Arial" w:hAnsi="Arial" w:cs="Arial"/>
          <w:b w:val="0"/>
          <w:bCs/>
          <w:sz w:val="20"/>
          <w:szCs w:val="20"/>
        </w:rPr>
      </w:pPr>
    </w:p>
    <w:p w14:paraId="65712F34" w14:textId="77777777" w:rsidR="006F3923" w:rsidRPr="00165016" w:rsidRDefault="006F3923" w:rsidP="006F3923">
      <w:pPr>
        <w:pStyle w:val="Plattetekst"/>
        <w:rPr>
          <w:rFonts w:ascii="Arial" w:hAnsi="Arial" w:cs="Arial"/>
          <w:b w:val="0"/>
          <w:bCs/>
          <w:sz w:val="20"/>
          <w:szCs w:val="20"/>
        </w:rPr>
      </w:pPr>
    </w:p>
    <w:p w14:paraId="422CC79D" w14:textId="77777777" w:rsidR="006F3923" w:rsidRPr="00165016" w:rsidRDefault="006F3923" w:rsidP="006F3923">
      <w:pPr>
        <w:pStyle w:val="Plattetekst"/>
        <w:rPr>
          <w:rFonts w:ascii="Arial" w:hAnsi="Arial" w:cs="Arial"/>
          <w:b w:val="0"/>
          <w:bCs/>
          <w:sz w:val="20"/>
          <w:szCs w:val="20"/>
        </w:rPr>
      </w:pPr>
    </w:p>
    <w:p w14:paraId="4AF2B730" w14:textId="77777777" w:rsidR="00642744" w:rsidRDefault="00642744" w:rsidP="00C01491">
      <w:pPr>
        <w:pStyle w:val="Plattetekst"/>
        <w:spacing w:line="190" w:lineRule="exact"/>
        <w:jc w:val="center"/>
        <w:rPr>
          <w:rFonts w:cs="Arial"/>
          <w:sz w:val="20"/>
          <w:szCs w:val="20"/>
        </w:rPr>
      </w:pPr>
    </w:p>
    <w:p w14:paraId="5C6A8E84" w14:textId="77777777" w:rsidR="00642744" w:rsidRDefault="00642744" w:rsidP="00C01491">
      <w:pPr>
        <w:pStyle w:val="Plattetekst"/>
        <w:spacing w:line="190" w:lineRule="exact"/>
        <w:jc w:val="center"/>
        <w:rPr>
          <w:rFonts w:cs="Arial"/>
          <w:sz w:val="20"/>
          <w:szCs w:val="20"/>
        </w:rPr>
      </w:pPr>
    </w:p>
    <w:p w14:paraId="7EEA553C" w14:textId="77777777" w:rsidR="00573F09" w:rsidRDefault="00573F09" w:rsidP="00573F09">
      <w:pPr>
        <w:pStyle w:val="Plattetekst"/>
        <w:spacing w:line="190" w:lineRule="exact"/>
        <w:rPr>
          <w:rFonts w:cs="Arial"/>
          <w:sz w:val="20"/>
          <w:szCs w:val="20"/>
        </w:rPr>
      </w:pPr>
    </w:p>
    <w:p w14:paraId="7ED4E597" w14:textId="77777777" w:rsidR="006F3923" w:rsidRPr="0082746D" w:rsidRDefault="00841431" w:rsidP="00573F09">
      <w:pPr>
        <w:pStyle w:val="Plattetekst"/>
        <w:spacing w:line="190" w:lineRule="exact"/>
        <w:jc w:val="center"/>
        <w:rPr>
          <w:rFonts w:cs="Arial"/>
          <w:b w:val="0"/>
          <w:sz w:val="20"/>
          <w:szCs w:val="20"/>
        </w:rPr>
      </w:pPr>
      <w:r w:rsidRPr="0082746D">
        <w:rPr>
          <w:rFonts w:cs="Arial"/>
          <w:sz w:val="20"/>
          <w:szCs w:val="20"/>
        </w:rPr>
        <w:lastRenderedPageBreak/>
        <w:t xml:space="preserve">- </w:t>
      </w:r>
      <w:r w:rsidR="00A418D3">
        <w:rPr>
          <w:rFonts w:cs="Arial"/>
          <w:sz w:val="20"/>
          <w:szCs w:val="20"/>
        </w:rPr>
        <w:t>154</w:t>
      </w:r>
      <w:r w:rsidR="006F3923" w:rsidRPr="0082746D">
        <w:rPr>
          <w:rFonts w:cs="Arial"/>
          <w:sz w:val="20"/>
          <w:szCs w:val="20"/>
        </w:rPr>
        <w:t xml:space="preserve"> -</w:t>
      </w:r>
    </w:p>
    <w:p w14:paraId="4878C95E" w14:textId="77777777" w:rsidR="006F3923" w:rsidRPr="0082746D" w:rsidRDefault="006F3923" w:rsidP="006F3923">
      <w:pPr>
        <w:pStyle w:val="Plattetekst"/>
        <w:spacing w:line="190" w:lineRule="exact"/>
        <w:jc w:val="center"/>
        <w:rPr>
          <w:rFonts w:ascii="Arial" w:hAnsi="Arial" w:cs="Arial"/>
          <w:b w:val="0"/>
        </w:rPr>
      </w:pPr>
    </w:p>
    <w:p w14:paraId="5CD1EA32" w14:textId="77777777" w:rsidR="006F3923" w:rsidRDefault="006F3923" w:rsidP="006F3923">
      <w:pPr>
        <w:jc w:val="center"/>
        <w:rPr>
          <w:rFonts w:cs="Arial"/>
          <w:sz w:val="20"/>
          <w:szCs w:val="20"/>
          <w:lang w:val="nl-BE"/>
        </w:rPr>
      </w:pPr>
      <w:r w:rsidRPr="0082746D">
        <w:rPr>
          <w:rFonts w:cs="Arial"/>
          <w:i/>
          <w:sz w:val="20"/>
          <w:szCs w:val="20"/>
          <w:lang w:val="nl-BE"/>
        </w:rPr>
        <w:t>Ve</w:t>
      </w:r>
      <w:r w:rsidR="00935DEF">
        <w:rPr>
          <w:rFonts w:cs="Arial"/>
          <w:i/>
          <w:sz w:val="20"/>
          <w:szCs w:val="20"/>
          <w:lang w:val="nl-BE"/>
        </w:rPr>
        <w:t>t</w:t>
      </w:r>
      <w:r w:rsidRPr="0082746D">
        <w:rPr>
          <w:rFonts w:cs="Arial"/>
          <w:i/>
          <w:sz w:val="20"/>
          <w:szCs w:val="20"/>
          <w:lang w:val="nl-BE"/>
        </w:rPr>
        <w:t xml:space="preserve">cherny Tbilisi Tourney, </w:t>
      </w:r>
      <w:r w:rsidR="00AE1C69">
        <w:rPr>
          <w:rFonts w:cs="Arial"/>
          <w:sz w:val="20"/>
          <w:szCs w:val="20"/>
          <w:lang w:val="nl-BE"/>
        </w:rPr>
        <w:t>1967</w:t>
      </w:r>
    </w:p>
    <w:p w14:paraId="7C127234" w14:textId="77777777" w:rsidR="00184DFB" w:rsidRPr="0082746D" w:rsidRDefault="00184DFB" w:rsidP="006F3923">
      <w:pPr>
        <w:jc w:val="center"/>
        <w:rPr>
          <w:rFonts w:cs="Arial"/>
          <w:sz w:val="20"/>
          <w:szCs w:val="20"/>
          <w:lang w:val="nl-BE"/>
        </w:rPr>
      </w:pPr>
      <w:r>
        <w:rPr>
          <w:rFonts w:cs="Arial"/>
          <w:sz w:val="20"/>
          <w:szCs w:val="20"/>
          <w:lang w:val="nl-BE"/>
        </w:rPr>
        <w:t>Rustavelliu MT</w:t>
      </w:r>
    </w:p>
    <w:p w14:paraId="6AB42043" w14:textId="77777777" w:rsidR="006F3923" w:rsidRDefault="006F3923" w:rsidP="00935DEF">
      <w:pPr>
        <w:jc w:val="center"/>
        <w:rPr>
          <w:rFonts w:cs="Arial"/>
          <w:sz w:val="20"/>
          <w:szCs w:val="20"/>
          <w:lang w:val="nl-BE"/>
        </w:rPr>
      </w:pPr>
      <w:r>
        <w:rPr>
          <w:rFonts w:cs="Arial"/>
          <w:sz w:val="20"/>
          <w:szCs w:val="20"/>
          <w:lang w:val="nl-BE"/>
        </w:rPr>
        <w:t>1ste Eervolle Vermelding</w:t>
      </w:r>
    </w:p>
    <w:p w14:paraId="1B468F6C" w14:textId="77777777" w:rsidR="006F3923" w:rsidRDefault="0070512A" w:rsidP="006F3923">
      <w:pPr>
        <w:jc w:val="center"/>
        <w:rPr>
          <w:sz w:val="20"/>
          <w:szCs w:val="20"/>
          <w:lang w:val="nl-BE"/>
        </w:rPr>
      </w:pPr>
      <w:r>
        <w:rPr>
          <w:sz w:val="20"/>
          <w:szCs w:val="20"/>
          <w:lang w:val="nl-BE"/>
        </w:rPr>
        <w:t>Fide Album 1965</w:t>
      </w:r>
      <w:r w:rsidR="00282C18">
        <w:rPr>
          <w:sz w:val="20"/>
          <w:szCs w:val="20"/>
          <w:lang w:val="nl-BE"/>
        </w:rPr>
        <w:t>-</w:t>
      </w:r>
      <w:r w:rsidR="006F3923">
        <w:rPr>
          <w:sz w:val="20"/>
          <w:szCs w:val="20"/>
          <w:lang w:val="nl-BE"/>
        </w:rPr>
        <w:t>67 nr 694</w:t>
      </w:r>
    </w:p>
    <w:p w14:paraId="7CF8D6FB" w14:textId="77777777" w:rsidR="006F3923" w:rsidRDefault="006F3923" w:rsidP="006F3923">
      <w:pPr>
        <w:jc w:val="center"/>
        <w:rPr>
          <w:sz w:val="20"/>
          <w:szCs w:val="20"/>
          <w:lang w:val="nl-BE"/>
        </w:rPr>
      </w:pPr>
    </w:p>
    <w:p w14:paraId="715C5696" w14:textId="77777777" w:rsidR="006F3923" w:rsidRDefault="006F3923" w:rsidP="006F3923">
      <w:pPr>
        <w:jc w:val="both"/>
        <w:rPr>
          <w:rFonts w:cs="Arial"/>
          <w:sz w:val="20"/>
          <w:szCs w:val="20"/>
          <w:lang w:val="nl-BE"/>
        </w:rPr>
      </w:pPr>
      <w:r>
        <w:rPr>
          <w:lang w:val="nl-BE"/>
        </w:rPr>
        <w:object w:dxaOrig="4579" w:dyaOrig="4577" w14:anchorId="142D7830">
          <v:shape id="_x0000_i1169" type="#_x0000_t75" style="width:153.4pt;height:154.5pt" o:ole="">
            <v:imagedata r:id="rId309" o:title=""/>
          </v:shape>
          <o:OLEObject Type="Embed" ProgID="CorelDRAW.Graphic.12" ShapeID="_x0000_i1169" DrawAspect="Content" ObjectID="_1587467562" r:id="rId310"/>
        </w:object>
      </w:r>
    </w:p>
    <w:p w14:paraId="7E72BEFC" w14:textId="77777777" w:rsidR="006F3923" w:rsidRDefault="006F3923" w:rsidP="006F3923">
      <w:pPr>
        <w:jc w:val="both"/>
        <w:rPr>
          <w:rFonts w:cs="Arial"/>
          <w:b/>
          <w:lang w:val="nl-BE"/>
        </w:rPr>
      </w:pPr>
    </w:p>
    <w:p w14:paraId="1315CB8D" w14:textId="77777777" w:rsidR="006F3923" w:rsidRDefault="006F3923" w:rsidP="006F3923">
      <w:pPr>
        <w:jc w:val="both"/>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0014.02 b2b4</w:t>
      </w:r>
    </w:p>
    <w:p w14:paraId="462E9965" w14:textId="77777777" w:rsidR="006F3923" w:rsidRDefault="006F3923" w:rsidP="006F3923">
      <w:pPr>
        <w:jc w:val="center"/>
        <w:rPr>
          <w:rFonts w:cs="Arial"/>
          <w:sz w:val="20"/>
          <w:szCs w:val="20"/>
          <w:lang w:val="nl-BE"/>
        </w:rPr>
      </w:pPr>
    </w:p>
    <w:p w14:paraId="04BF81E0" w14:textId="77777777" w:rsidR="006F3923" w:rsidRDefault="006F3923" w:rsidP="006F3923">
      <w:pPr>
        <w:jc w:val="both"/>
        <w:rPr>
          <w:rFonts w:cs="Arial"/>
          <w:b/>
          <w:sz w:val="20"/>
          <w:szCs w:val="20"/>
          <w:lang w:val="nl-BE"/>
        </w:rPr>
      </w:pPr>
      <w:r>
        <w:rPr>
          <w:rFonts w:cs="Arial"/>
          <w:b/>
          <w:sz w:val="20"/>
          <w:szCs w:val="20"/>
          <w:lang w:val="nl-BE"/>
        </w:rPr>
        <w:tab/>
        <w:t>1.Pc1</w:t>
      </w:r>
      <w:r>
        <w:rPr>
          <w:rFonts w:cs="Arial"/>
          <w:b/>
          <w:sz w:val="20"/>
          <w:szCs w:val="20"/>
          <w:lang w:val="nl-BE"/>
        </w:rPr>
        <w:tab/>
      </w:r>
      <w:r>
        <w:rPr>
          <w:rFonts w:cs="Arial"/>
          <w:b/>
          <w:sz w:val="20"/>
          <w:szCs w:val="20"/>
          <w:lang w:val="nl-BE"/>
        </w:rPr>
        <w:tab/>
        <w:t>Pa3</w:t>
      </w:r>
    </w:p>
    <w:p w14:paraId="41E61B1B" w14:textId="77777777" w:rsidR="006F3923" w:rsidRDefault="006F3923" w:rsidP="006F3923">
      <w:pPr>
        <w:jc w:val="both"/>
        <w:rPr>
          <w:rFonts w:cs="Arial"/>
          <w:sz w:val="20"/>
          <w:szCs w:val="20"/>
          <w:lang w:val="nl-BE"/>
        </w:rPr>
      </w:pPr>
      <w:r>
        <w:rPr>
          <w:rFonts w:cs="Arial"/>
          <w:sz w:val="20"/>
          <w:szCs w:val="20"/>
          <w:lang w:val="nl-BE"/>
        </w:rPr>
        <w:t>1...Pd2</w:t>
      </w:r>
      <w:r w:rsidR="00413EBC">
        <w:rPr>
          <w:rFonts w:cs="Arial"/>
          <w:sz w:val="20"/>
          <w:szCs w:val="20"/>
          <w:lang w:val="nl-BE"/>
        </w:rPr>
        <w:t>?</w:t>
      </w:r>
      <w:r>
        <w:rPr>
          <w:rFonts w:cs="Arial"/>
          <w:sz w:val="20"/>
          <w:szCs w:val="20"/>
          <w:lang w:val="nl-BE"/>
        </w:rPr>
        <w:t xml:space="preserve"> 2.Lc3+ K~ 3.Lxd2</w:t>
      </w:r>
    </w:p>
    <w:p w14:paraId="33AAC582" w14:textId="77777777" w:rsidR="006F3923" w:rsidRDefault="006F3923" w:rsidP="006F3923">
      <w:pPr>
        <w:jc w:val="both"/>
        <w:rPr>
          <w:rFonts w:cs="Arial"/>
          <w:b/>
          <w:sz w:val="20"/>
          <w:szCs w:val="20"/>
          <w:lang w:val="nl-BE"/>
        </w:rPr>
      </w:pPr>
      <w:r>
        <w:rPr>
          <w:rFonts w:cs="Arial"/>
          <w:b/>
          <w:sz w:val="20"/>
          <w:szCs w:val="20"/>
          <w:lang w:val="nl-BE"/>
        </w:rPr>
        <w:tab/>
        <w:t>2.Pa2+</w:t>
      </w:r>
      <w:r>
        <w:rPr>
          <w:rFonts w:cs="Arial"/>
          <w:b/>
          <w:sz w:val="20"/>
          <w:szCs w:val="20"/>
          <w:lang w:val="nl-BE"/>
        </w:rPr>
        <w:tab/>
      </w:r>
      <w:r>
        <w:rPr>
          <w:rFonts w:cs="Arial"/>
          <w:b/>
          <w:sz w:val="20"/>
          <w:szCs w:val="20"/>
          <w:lang w:val="nl-BE"/>
        </w:rPr>
        <w:tab/>
        <w:t>Ka4</w:t>
      </w:r>
    </w:p>
    <w:p w14:paraId="3967D8E1" w14:textId="77777777" w:rsidR="006F3923" w:rsidRDefault="006F3923" w:rsidP="006F3923">
      <w:pPr>
        <w:jc w:val="both"/>
        <w:rPr>
          <w:rFonts w:cs="Arial"/>
          <w:b/>
          <w:sz w:val="20"/>
          <w:szCs w:val="20"/>
          <w:lang w:val="nl-BE"/>
        </w:rPr>
      </w:pPr>
      <w:r>
        <w:rPr>
          <w:rFonts w:cs="Arial"/>
          <w:b/>
          <w:sz w:val="20"/>
          <w:szCs w:val="20"/>
          <w:lang w:val="nl-BE"/>
        </w:rPr>
        <w:tab/>
        <w:t>3.Pc3+</w:t>
      </w:r>
      <w:r>
        <w:rPr>
          <w:rFonts w:cs="Arial"/>
          <w:b/>
          <w:sz w:val="20"/>
          <w:szCs w:val="20"/>
          <w:lang w:val="nl-BE"/>
        </w:rPr>
        <w:tab/>
      </w:r>
      <w:r>
        <w:rPr>
          <w:rFonts w:cs="Arial"/>
          <w:b/>
          <w:sz w:val="20"/>
          <w:szCs w:val="20"/>
          <w:lang w:val="nl-BE"/>
        </w:rPr>
        <w:tab/>
        <w:t>Kb4</w:t>
      </w:r>
    </w:p>
    <w:p w14:paraId="5FF8029B" w14:textId="77777777" w:rsidR="006F3923" w:rsidRDefault="006F3923" w:rsidP="006F3923">
      <w:pPr>
        <w:jc w:val="both"/>
        <w:rPr>
          <w:rFonts w:cs="Arial"/>
          <w:b/>
          <w:sz w:val="20"/>
          <w:szCs w:val="20"/>
          <w:lang w:val="nl-BE"/>
        </w:rPr>
      </w:pPr>
      <w:r>
        <w:rPr>
          <w:rFonts w:cs="Arial"/>
          <w:b/>
          <w:sz w:val="20"/>
          <w:szCs w:val="20"/>
          <w:lang w:val="nl-BE"/>
        </w:rPr>
        <w:tab/>
        <w:t xml:space="preserve">4.Pd5+ </w:t>
      </w:r>
      <w:r>
        <w:rPr>
          <w:rFonts w:cs="Arial"/>
          <w:b/>
          <w:sz w:val="20"/>
          <w:szCs w:val="20"/>
          <w:lang w:val="nl-BE"/>
        </w:rPr>
        <w:tab/>
      </w:r>
      <w:r>
        <w:rPr>
          <w:rFonts w:cs="Arial"/>
          <w:b/>
          <w:sz w:val="20"/>
          <w:szCs w:val="20"/>
          <w:lang w:val="nl-BE"/>
        </w:rPr>
        <w:tab/>
        <w:t>Ka4</w:t>
      </w:r>
    </w:p>
    <w:p w14:paraId="4888F077" w14:textId="77777777" w:rsidR="006F3923" w:rsidRDefault="006F3923" w:rsidP="006F3923">
      <w:pPr>
        <w:jc w:val="both"/>
        <w:rPr>
          <w:rFonts w:cs="Arial"/>
          <w:b/>
          <w:sz w:val="20"/>
          <w:szCs w:val="20"/>
          <w:lang w:val="nl-BE"/>
        </w:rPr>
      </w:pPr>
      <w:r>
        <w:rPr>
          <w:rFonts w:cs="Arial"/>
          <w:b/>
          <w:sz w:val="20"/>
          <w:szCs w:val="20"/>
          <w:lang w:val="nl-BE"/>
        </w:rPr>
        <w:tab/>
        <w:t>5.Pb6</w:t>
      </w:r>
      <w:r w:rsidR="00BF02E8">
        <w:rPr>
          <w:rFonts w:cs="Arial"/>
          <w:b/>
          <w:sz w:val="20"/>
          <w:szCs w:val="20"/>
          <w:lang w:val="nl-BE"/>
        </w:rPr>
        <w:t>+</w:t>
      </w:r>
    </w:p>
    <w:p w14:paraId="487DDE3F" w14:textId="77777777" w:rsidR="006F3923" w:rsidRDefault="006F3923" w:rsidP="006F3923">
      <w:pPr>
        <w:jc w:val="both"/>
        <w:rPr>
          <w:rFonts w:cs="Arial"/>
          <w:sz w:val="20"/>
          <w:szCs w:val="20"/>
          <w:lang w:val="nl-BE"/>
        </w:rPr>
      </w:pPr>
      <w:r>
        <w:rPr>
          <w:rFonts w:cs="Arial"/>
          <w:sz w:val="20"/>
          <w:szCs w:val="20"/>
          <w:lang w:val="nl-BE"/>
        </w:rPr>
        <w:t>Een eerste poging om de Friese volbloed naar veld b5 te dwingen faalt:  5.Lc3? e3 6.Le1 e2 7.Pc3+ Kb4 8.Pb1</w:t>
      </w:r>
      <w:r w:rsidR="00BF02E8">
        <w:rPr>
          <w:rFonts w:cs="Arial"/>
          <w:sz w:val="20"/>
          <w:szCs w:val="20"/>
          <w:lang w:val="nl-BE"/>
        </w:rPr>
        <w:t>+</w:t>
      </w:r>
      <w:r>
        <w:rPr>
          <w:rFonts w:cs="Arial"/>
          <w:sz w:val="20"/>
          <w:szCs w:val="20"/>
          <w:lang w:val="nl-BE"/>
        </w:rPr>
        <w:t xml:space="preserve"> c3+ 9.Lxc3+ Ka4 10.Pxa3 e1D 11.Lxe1, </w:t>
      </w:r>
      <w:r w:rsidR="00935DEF">
        <w:rPr>
          <w:rFonts w:cs="Arial"/>
          <w:sz w:val="20"/>
          <w:szCs w:val="20"/>
          <w:lang w:val="nl-BE"/>
        </w:rPr>
        <w:t xml:space="preserve">en </w:t>
      </w:r>
      <w:r>
        <w:rPr>
          <w:rFonts w:cs="Arial"/>
          <w:sz w:val="20"/>
          <w:szCs w:val="20"/>
          <w:lang w:val="nl-BE"/>
        </w:rPr>
        <w:t>pat.</w:t>
      </w:r>
    </w:p>
    <w:p w14:paraId="1FC3E8A3" w14:textId="77777777" w:rsidR="006F3923" w:rsidRDefault="006F3923" w:rsidP="006F3923">
      <w:pPr>
        <w:jc w:val="both"/>
        <w:rPr>
          <w:rFonts w:cs="Arial"/>
          <w:b/>
          <w:sz w:val="20"/>
          <w:szCs w:val="20"/>
          <w:lang w:val="nl-BE"/>
        </w:rPr>
      </w:pPr>
      <w:r>
        <w:rPr>
          <w:rFonts w:cs="Arial"/>
          <w:sz w:val="20"/>
          <w:szCs w:val="20"/>
          <w:lang w:val="nl-BE"/>
        </w:rPr>
        <w:tab/>
        <w:t xml:space="preserve"> </w:t>
      </w:r>
      <w:r>
        <w:rPr>
          <w:rFonts w:cs="Arial"/>
          <w:b/>
          <w:sz w:val="20"/>
          <w:szCs w:val="20"/>
          <w:lang w:val="nl-BE"/>
        </w:rPr>
        <w:t>5...</w:t>
      </w:r>
      <w:r>
        <w:rPr>
          <w:rFonts w:cs="Arial"/>
          <w:b/>
          <w:sz w:val="20"/>
          <w:szCs w:val="20"/>
          <w:lang w:val="nl-BE"/>
        </w:rPr>
        <w:tab/>
      </w:r>
      <w:r>
        <w:rPr>
          <w:rFonts w:cs="Arial"/>
          <w:b/>
          <w:sz w:val="20"/>
          <w:szCs w:val="20"/>
          <w:lang w:val="nl-BE"/>
        </w:rPr>
        <w:tab/>
        <w:t>Kb4</w:t>
      </w:r>
    </w:p>
    <w:p w14:paraId="39C06F36" w14:textId="77777777" w:rsidR="006F3923" w:rsidRDefault="006F3923" w:rsidP="006F3923">
      <w:pPr>
        <w:jc w:val="both"/>
        <w:rPr>
          <w:rFonts w:cs="Arial"/>
          <w:b/>
          <w:sz w:val="20"/>
          <w:szCs w:val="20"/>
          <w:lang w:val="nl-BE"/>
        </w:rPr>
      </w:pPr>
      <w:r>
        <w:rPr>
          <w:rFonts w:cs="Arial"/>
          <w:b/>
          <w:sz w:val="20"/>
          <w:szCs w:val="20"/>
          <w:lang w:val="nl-BE"/>
        </w:rPr>
        <w:tab/>
        <w:t xml:space="preserve"> 6.Lc3+</w:t>
      </w:r>
      <w:r>
        <w:rPr>
          <w:rFonts w:cs="Arial"/>
          <w:b/>
          <w:sz w:val="20"/>
          <w:szCs w:val="20"/>
          <w:lang w:val="nl-BE"/>
        </w:rPr>
        <w:tab/>
      </w:r>
      <w:r>
        <w:rPr>
          <w:rFonts w:cs="Arial"/>
          <w:b/>
          <w:sz w:val="20"/>
          <w:szCs w:val="20"/>
          <w:lang w:val="nl-BE"/>
        </w:rPr>
        <w:tab/>
        <w:t>Kb5</w:t>
      </w:r>
    </w:p>
    <w:p w14:paraId="267734B9" w14:textId="77777777" w:rsidR="006F3923" w:rsidRDefault="00184DFB" w:rsidP="006F3923">
      <w:pPr>
        <w:jc w:val="both"/>
        <w:rPr>
          <w:rFonts w:cs="Arial"/>
          <w:sz w:val="20"/>
          <w:szCs w:val="20"/>
          <w:lang w:val="nl-BE"/>
        </w:rPr>
      </w:pPr>
      <w:r>
        <w:rPr>
          <w:rFonts w:cs="Arial"/>
          <w:sz w:val="20"/>
          <w:szCs w:val="20"/>
          <w:lang w:val="nl-BE"/>
        </w:rPr>
        <w:t>Zwart ontneemt</w:t>
      </w:r>
      <w:r w:rsidR="000B1BF2">
        <w:rPr>
          <w:rFonts w:cs="Arial"/>
          <w:sz w:val="20"/>
          <w:szCs w:val="20"/>
          <w:lang w:val="nl-BE"/>
        </w:rPr>
        <w:t xml:space="preserve"> hier </w:t>
      </w:r>
      <w:r w:rsidR="006F3923">
        <w:rPr>
          <w:rFonts w:cs="Arial"/>
          <w:sz w:val="20"/>
          <w:szCs w:val="20"/>
          <w:lang w:val="nl-BE"/>
        </w:rPr>
        <w:t>gedwongen het vluchtveld voor z</w:t>
      </w:r>
      <w:r w:rsidR="00250858">
        <w:rPr>
          <w:rFonts w:cs="Arial"/>
          <w:sz w:val="20"/>
          <w:szCs w:val="20"/>
          <w:lang w:val="nl-BE"/>
        </w:rPr>
        <w:t>ijn p</w:t>
      </w:r>
      <w:r>
        <w:rPr>
          <w:rFonts w:cs="Arial"/>
          <w:sz w:val="20"/>
          <w:szCs w:val="20"/>
          <w:lang w:val="nl-BE"/>
        </w:rPr>
        <w:t>a</w:t>
      </w:r>
      <w:r w:rsidR="0056594C">
        <w:rPr>
          <w:rFonts w:cs="Arial"/>
          <w:sz w:val="20"/>
          <w:szCs w:val="20"/>
          <w:lang w:val="nl-BE"/>
        </w:rPr>
        <w:t>ard:</w:t>
      </w:r>
      <w:r>
        <w:rPr>
          <w:rFonts w:cs="Arial"/>
          <w:sz w:val="20"/>
          <w:szCs w:val="20"/>
          <w:lang w:val="nl-BE"/>
        </w:rPr>
        <w:t xml:space="preserve"> </w:t>
      </w:r>
      <w:r w:rsidR="00BF02E8">
        <w:rPr>
          <w:rFonts w:cs="Arial"/>
          <w:sz w:val="20"/>
          <w:szCs w:val="20"/>
          <w:lang w:val="nl-BE"/>
        </w:rPr>
        <w:t>6...Kc5</w:t>
      </w:r>
      <w:r w:rsidR="00250858">
        <w:rPr>
          <w:rFonts w:cs="Arial"/>
          <w:sz w:val="20"/>
          <w:szCs w:val="20"/>
          <w:lang w:val="nl-BE"/>
        </w:rPr>
        <w:t xml:space="preserve">? </w:t>
      </w:r>
      <w:r w:rsidR="00BF02E8">
        <w:rPr>
          <w:rFonts w:cs="Arial"/>
          <w:sz w:val="20"/>
          <w:szCs w:val="20"/>
          <w:lang w:val="nl-BE"/>
        </w:rPr>
        <w:t xml:space="preserve">7.Pa4+ K~ </w:t>
      </w:r>
      <w:r w:rsidR="006F3923">
        <w:rPr>
          <w:rFonts w:cs="Arial"/>
          <w:sz w:val="20"/>
          <w:szCs w:val="20"/>
          <w:lang w:val="nl-BE"/>
        </w:rPr>
        <w:t xml:space="preserve"> 8.Kxa3.</w:t>
      </w:r>
    </w:p>
    <w:p w14:paraId="462E6956" w14:textId="77777777" w:rsidR="0056594C" w:rsidRDefault="006F3923" w:rsidP="006F3923">
      <w:pPr>
        <w:jc w:val="both"/>
        <w:rPr>
          <w:rFonts w:cs="Arial"/>
          <w:b/>
          <w:sz w:val="20"/>
          <w:szCs w:val="20"/>
          <w:lang w:val="nl-BE"/>
        </w:rPr>
      </w:pPr>
      <w:r>
        <w:rPr>
          <w:rFonts w:cs="Arial"/>
          <w:b/>
          <w:sz w:val="20"/>
          <w:szCs w:val="20"/>
          <w:lang w:val="nl-BE"/>
        </w:rPr>
        <w:t xml:space="preserve">             7.Pd7</w:t>
      </w:r>
      <w:r>
        <w:rPr>
          <w:rFonts w:cs="Arial"/>
          <w:b/>
          <w:sz w:val="20"/>
          <w:szCs w:val="20"/>
          <w:lang w:val="nl-BE"/>
        </w:rPr>
        <w:tab/>
      </w:r>
      <w:r>
        <w:rPr>
          <w:rFonts w:cs="Arial"/>
          <w:b/>
          <w:sz w:val="20"/>
          <w:szCs w:val="20"/>
          <w:lang w:val="nl-BE"/>
        </w:rPr>
        <w:tab/>
        <w:t>Ka4</w:t>
      </w:r>
    </w:p>
    <w:p w14:paraId="7D8BD0B2" w14:textId="77777777" w:rsidR="006F3923" w:rsidRPr="0056594C" w:rsidRDefault="00413EBC" w:rsidP="006F3923">
      <w:pPr>
        <w:jc w:val="both"/>
        <w:rPr>
          <w:rFonts w:cs="Arial"/>
          <w:b/>
          <w:sz w:val="20"/>
          <w:szCs w:val="20"/>
          <w:lang w:val="nl-BE"/>
        </w:rPr>
      </w:pPr>
      <w:r>
        <w:rPr>
          <w:rFonts w:cs="Arial"/>
          <w:sz w:val="20"/>
          <w:szCs w:val="20"/>
          <w:lang w:val="nl-BE"/>
        </w:rPr>
        <w:t>Ni</w:t>
      </w:r>
      <w:r w:rsidR="006F3923">
        <w:rPr>
          <w:rFonts w:cs="Arial"/>
          <w:sz w:val="20"/>
          <w:szCs w:val="20"/>
          <w:lang w:val="nl-BE"/>
        </w:rPr>
        <w:t>et 7...Kc6</w:t>
      </w:r>
      <w:r>
        <w:rPr>
          <w:rFonts w:cs="Arial"/>
          <w:sz w:val="20"/>
          <w:szCs w:val="20"/>
          <w:lang w:val="nl-BE"/>
        </w:rPr>
        <w:t>?</w:t>
      </w:r>
      <w:r w:rsidR="006F3923">
        <w:rPr>
          <w:rFonts w:cs="Arial"/>
          <w:sz w:val="20"/>
          <w:szCs w:val="20"/>
          <w:lang w:val="nl-BE"/>
        </w:rPr>
        <w:t xml:space="preserve"> 8.Pe5+ K~ 9.Kxa3.</w:t>
      </w:r>
    </w:p>
    <w:p w14:paraId="77D22F4D" w14:textId="77777777" w:rsidR="0056594C" w:rsidRDefault="006F3923" w:rsidP="00935DEF">
      <w:pPr>
        <w:jc w:val="both"/>
        <w:rPr>
          <w:rFonts w:cs="Arial"/>
          <w:sz w:val="20"/>
          <w:szCs w:val="20"/>
          <w:lang w:val="nl-BE"/>
        </w:rPr>
      </w:pPr>
      <w:r>
        <w:rPr>
          <w:rFonts w:cs="Arial"/>
          <w:sz w:val="20"/>
          <w:szCs w:val="20"/>
          <w:lang w:val="nl-BE"/>
        </w:rPr>
        <w:t xml:space="preserve">          </w:t>
      </w:r>
    </w:p>
    <w:p w14:paraId="556D99E1" w14:textId="77777777" w:rsidR="0056594C" w:rsidRDefault="0056594C" w:rsidP="00935DEF">
      <w:pPr>
        <w:jc w:val="both"/>
        <w:rPr>
          <w:rFonts w:cs="Arial"/>
          <w:sz w:val="20"/>
          <w:szCs w:val="20"/>
          <w:lang w:val="nl-BE"/>
        </w:rPr>
      </w:pPr>
    </w:p>
    <w:p w14:paraId="68B51EC8" w14:textId="77777777" w:rsidR="0056594C" w:rsidRDefault="0056594C" w:rsidP="00935DEF">
      <w:pPr>
        <w:jc w:val="both"/>
        <w:rPr>
          <w:rFonts w:cs="Arial"/>
          <w:sz w:val="20"/>
          <w:szCs w:val="20"/>
          <w:lang w:val="nl-BE"/>
        </w:rPr>
      </w:pPr>
    </w:p>
    <w:p w14:paraId="076ADAE4" w14:textId="77777777" w:rsidR="0056594C" w:rsidRDefault="0056594C" w:rsidP="00935DEF">
      <w:pPr>
        <w:jc w:val="both"/>
        <w:rPr>
          <w:rFonts w:cs="Arial"/>
          <w:sz w:val="20"/>
          <w:szCs w:val="20"/>
          <w:lang w:val="nl-BE"/>
        </w:rPr>
      </w:pPr>
    </w:p>
    <w:p w14:paraId="295C1673" w14:textId="77777777" w:rsidR="0056594C" w:rsidRDefault="0056594C" w:rsidP="00935DEF">
      <w:pPr>
        <w:jc w:val="both"/>
        <w:rPr>
          <w:rFonts w:cs="Arial"/>
          <w:sz w:val="20"/>
          <w:szCs w:val="20"/>
          <w:lang w:val="nl-BE"/>
        </w:rPr>
      </w:pPr>
    </w:p>
    <w:p w14:paraId="4CD60767" w14:textId="77777777" w:rsidR="0056594C" w:rsidRDefault="0056594C" w:rsidP="00935DEF">
      <w:pPr>
        <w:jc w:val="both"/>
        <w:rPr>
          <w:rFonts w:cs="Arial"/>
          <w:sz w:val="20"/>
          <w:szCs w:val="20"/>
          <w:lang w:val="nl-BE"/>
        </w:rPr>
      </w:pPr>
    </w:p>
    <w:p w14:paraId="49E6DB26" w14:textId="77777777" w:rsidR="00325253" w:rsidRDefault="00325253" w:rsidP="00935DEF">
      <w:pPr>
        <w:jc w:val="both"/>
        <w:rPr>
          <w:rFonts w:cs="Arial"/>
          <w:sz w:val="20"/>
          <w:szCs w:val="20"/>
          <w:lang w:val="nl-BE"/>
        </w:rPr>
      </w:pPr>
    </w:p>
    <w:p w14:paraId="38722DC0" w14:textId="77777777" w:rsidR="006F3923" w:rsidRPr="00935DEF" w:rsidRDefault="0056594C" w:rsidP="00935DEF">
      <w:pPr>
        <w:jc w:val="both"/>
        <w:rPr>
          <w:rFonts w:cs="Arial"/>
          <w:sz w:val="20"/>
          <w:szCs w:val="20"/>
          <w:lang w:val="nl-BE"/>
        </w:rPr>
      </w:pPr>
      <w:r>
        <w:rPr>
          <w:rFonts w:cs="Arial"/>
          <w:sz w:val="20"/>
          <w:szCs w:val="20"/>
          <w:lang w:val="nl-BE"/>
        </w:rPr>
        <w:t xml:space="preserve">          </w:t>
      </w:r>
      <w:r w:rsidR="006F3923">
        <w:rPr>
          <w:rFonts w:cs="Arial"/>
          <w:sz w:val="20"/>
          <w:szCs w:val="20"/>
          <w:lang w:val="nl-BE"/>
        </w:rPr>
        <w:t xml:space="preserve"> </w:t>
      </w:r>
      <w:r w:rsidR="00184DFB">
        <w:rPr>
          <w:rFonts w:cs="Arial"/>
          <w:sz w:val="20"/>
          <w:szCs w:val="20"/>
          <w:lang w:val="nl-BE"/>
        </w:rPr>
        <w:t xml:space="preserve">  </w:t>
      </w:r>
      <w:r w:rsidR="006F3923">
        <w:rPr>
          <w:rFonts w:cs="Arial"/>
          <w:b/>
          <w:sz w:val="20"/>
          <w:szCs w:val="20"/>
          <w:lang w:val="nl-BE"/>
        </w:rPr>
        <w:t>8.Pc5+</w:t>
      </w:r>
      <w:r w:rsidR="006F3923">
        <w:rPr>
          <w:rFonts w:cs="Arial"/>
          <w:b/>
          <w:sz w:val="20"/>
          <w:szCs w:val="20"/>
          <w:lang w:val="nl-BE"/>
        </w:rPr>
        <w:tab/>
      </w:r>
      <w:r w:rsidR="006F3923">
        <w:rPr>
          <w:rFonts w:cs="Arial"/>
          <w:b/>
          <w:sz w:val="20"/>
          <w:szCs w:val="20"/>
          <w:lang w:val="nl-BE"/>
        </w:rPr>
        <w:tab/>
        <w:t>Kb5</w:t>
      </w:r>
    </w:p>
    <w:p w14:paraId="0F51FCA3" w14:textId="77777777" w:rsidR="006F3923" w:rsidRDefault="00184DFB" w:rsidP="00184DFB">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9.Pxe4</w:t>
      </w:r>
      <w:r w:rsidR="006F3923">
        <w:rPr>
          <w:rFonts w:cs="Arial"/>
          <w:b/>
          <w:sz w:val="20"/>
          <w:szCs w:val="20"/>
          <w:lang w:val="nl-BE"/>
        </w:rPr>
        <w:tab/>
      </w:r>
      <w:r w:rsidR="006F3923">
        <w:rPr>
          <w:rFonts w:cs="Arial"/>
          <w:b/>
          <w:sz w:val="20"/>
          <w:szCs w:val="20"/>
          <w:lang w:val="nl-BE"/>
        </w:rPr>
        <w:tab/>
        <w:t>Ka4</w:t>
      </w:r>
    </w:p>
    <w:p w14:paraId="5755C38B" w14:textId="77777777" w:rsidR="006F3923" w:rsidRDefault="00184DFB" w:rsidP="006F3923">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10.Pc5+</w:t>
      </w:r>
    </w:p>
    <w:p w14:paraId="103B8C88" w14:textId="77777777" w:rsidR="006F3923" w:rsidRDefault="006F3923" w:rsidP="006F3923">
      <w:pPr>
        <w:jc w:val="both"/>
        <w:rPr>
          <w:rFonts w:cs="Arial"/>
          <w:sz w:val="20"/>
          <w:szCs w:val="20"/>
          <w:lang w:val="nl-BE"/>
        </w:rPr>
      </w:pPr>
      <w:r>
        <w:rPr>
          <w:rFonts w:cs="Arial"/>
          <w:sz w:val="20"/>
          <w:szCs w:val="20"/>
          <w:lang w:val="nl-BE"/>
        </w:rPr>
        <w:t>Een tweede poging om het zwarte paard naar b5 te lokken faalt eve</w:t>
      </w:r>
      <w:r w:rsidR="00E520E4">
        <w:rPr>
          <w:rFonts w:cs="Arial"/>
          <w:sz w:val="20"/>
          <w:szCs w:val="20"/>
          <w:lang w:val="nl-BE"/>
        </w:rPr>
        <w:t xml:space="preserve">n eens 10.Ld2(Le1)? c3+ </w:t>
      </w:r>
      <w:r>
        <w:rPr>
          <w:rFonts w:cs="Arial"/>
          <w:sz w:val="20"/>
          <w:szCs w:val="20"/>
          <w:lang w:val="nl-BE"/>
        </w:rPr>
        <w:t xml:space="preserve">11.Pxc3+ Kb4 12.Pb1+ Ka4 13.Pxa3. </w:t>
      </w:r>
      <w:r w:rsidR="00413EBC">
        <w:rPr>
          <w:rFonts w:cs="Arial"/>
          <w:sz w:val="20"/>
          <w:szCs w:val="20"/>
          <w:lang w:val="nl-BE"/>
        </w:rPr>
        <w:t>En ook hier is hie</w:t>
      </w:r>
      <w:r w:rsidR="00184DFB">
        <w:rPr>
          <w:rFonts w:cs="Arial"/>
          <w:sz w:val="20"/>
          <w:szCs w:val="20"/>
          <w:lang w:val="nl-BE"/>
        </w:rPr>
        <w:t>r p</w:t>
      </w:r>
      <w:r w:rsidR="00D83B20">
        <w:rPr>
          <w:rFonts w:cs="Arial"/>
          <w:sz w:val="20"/>
          <w:szCs w:val="20"/>
          <w:lang w:val="nl-BE"/>
        </w:rPr>
        <w:t xml:space="preserve">at. </w:t>
      </w:r>
    </w:p>
    <w:p w14:paraId="578AF97F"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 xml:space="preserve">10... </w:t>
      </w:r>
      <w:r>
        <w:rPr>
          <w:rFonts w:cs="Arial"/>
          <w:b/>
          <w:sz w:val="20"/>
          <w:szCs w:val="20"/>
          <w:lang w:val="nl-BE"/>
        </w:rPr>
        <w:tab/>
      </w:r>
      <w:r>
        <w:rPr>
          <w:rFonts w:cs="Arial"/>
          <w:b/>
          <w:sz w:val="20"/>
          <w:szCs w:val="20"/>
          <w:lang w:val="nl-BE"/>
        </w:rPr>
        <w:tab/>
        <w:t>Kb5</w:t>
      </w:r>
    </w:p>
    <w:p w14:paraId="099270E8" w14:textId="77777777" w:rsidR="006F3923" w:rsidRDefault="006F3923" w:rsidP="006F3923">
      <w:pPr>
        <w:jc w:val="both"/>
        <w:rPr>
          <w:rFonts w:cs="Arial"/>
          <w:b/>
          <w:sz w:val="20"/>
          <w:szCs w:val="20"/>
          <w:lang w:val="nl-BE"/>
        </w:rPr>
      </w:pPr>
      <w:r>
        <w:rPr>
          <w:rFonts w:cs="Arial"/>
          <w:b/>
          <w:sz w:val="20"/>
          <w:szCs w:val="20"/>
          <w:lang w:val="nl-BE"/>
        </w:rPr>
        <w:t xml:space="preserve">           11.Pd7</w:t>
      </w:r>
      <w:r>
        <w:rPr>
          <w:rFonts w:cs="Arial"/>
          <w:b/>
          <w:sz w:val="20"/>
          <w:szCs w:val="20"/>
          <w:lang w:val="nl-BE"/>
        </w:rPr>
        <w:tab/>
      </w:r>
      <w:r>
        <w:rPr>
          <w:rFonts w:cs="Arial"/>
          <w:b/>
          <w:sz w:val="20"/>
          <w:szCs w:val="20"/>
          <w:lang w:val="nl-BE"/>
        </w:rPr>
        <w:tab/>
        <w:t>Ka4</w:t>
      </w:r>
    </w:p>
    <w:p w14:paraId="520219BF" w14:textId="77777777" w:rsidR="006F3923" w:rsidRDefault="006F3923" w:rsidP="006F3923">
      <w:pPr>
        <w:jc w:val="both"/>
        <w:rPr>
          <w:rFonts w:cs="Arial"/>
          <w:b/>
          <w:sz w:val="20"/>
          <w:szCs w:val="20"/>
          <w:lang w:val="nl-BE"/>
        </w:rPr>
      </w:pPr>
      <w:r>
        <w:rPr>
          <w:rFonts w:cs="Arial"/>
          <w:b/>
          <w:sz w:val="20"/>
          <w:szCs w:val="20"/>
          <w:lang w:val="nl-BE"/>
        </w:rPr>
        <w:t xml:space="preserve">           12.Pb6+</w:t>
      </w:r>
      <w:r>
        <w:rPr>
          <w:rFonts w:cs="Arial"/>
          <w:b/>
          <w:sz w:val="20"/>
          <w:szCs w:val="20"/>
          <w:lang w:val="nl-BE"/>
        </w:rPr>
        <w:tab/>
      </w:r>
      <w:r>
        <w:rPr>
          <w:rFonts w:cs="Arial"/>
          <w:b/>
          <w:sz w:val="20"/>
          <w:szCs w:val="20"/>
          <w:lang w:val="nl-BE"/>
        </w:rPr>
        <w:tab/>
        <w:t>Kb5</w:t>
      </w:r>
    </w:p>
    <w:p w14:paraId="35A28755" w14:textId="77777777" w:rsidR="006F3923" w:rsidRDefault="006F3923" w:rsidP="006F3923">
      <w:pPr>
        <w:jc w:val="both"/>
        <w:rPr>
          <w:rFonts w:cs="Arial"/>
          <w:b/>
          <w:sz w:val="20"/>
          <w:szCs w:val="20"/>
          <w:lang w:val="nl-BE"/>
        </w:rPr>
      </w:pPr>
      <w:r>
        <w:rPr>
          <w:rFonts w:cs="Arial"/>
          <w:b/>
          <w:sz w:val="20"/>
          <w:szCs w:val="20"/>
          <w:lang w:val="nl-BE"/>
        </w:rPr>
        <w:t xml:space="preserve">           13.Ld4</w:t>
      </w:r>
      <w:r>
        <w:rPr>
          <w:rFonts w:cs="Arial"/>
          <w:b/>
          <w:sz w:val="20"/>
          <w:szCs w:val="20"/>
          <w:lang w:val="nl-BE"/>
        </w:rPr>
        <w:tab/>
      </w:r>
      <w:r>
        <w:rPr>
          <w:rFonts w:cs="Arial"/>
          <w:b/>
          <w:sz w:val="20"/>
          <w:szCs w:val="20"/>
          <w:lang w:val="nl-BE"/>
        </w:rPr>
        <w:tab/>
        <w:t>Kb4</w:t>
      </w:r>
    </w:p>
    <w:p w14:paraId="372EA4A4" w14:textId="77777777" w:rsidR="006F3923" w:rsidRDefault="006F3923" w:rsidP="006F3923">
      <w:pPr>
        <w:jc w:val="both"/>
        <w:rPr>
          <w:rFonts w:cs="Arial"/>
          <w:b/>
          <w:sz w:val="20"/>
          <w:szCs w:val="20"/>
          <w:lang w:val="nl-BE"/>
        </w:rPr>
      </w:pPr>
      <w:r>
        <w:rPr>
          <w:rFonts w:cs="Arial"/>
          <w:b/>
          <w:sz w:val="20"/>
          <w:szCs w:val="20"/>
          <w:lang w:val="nl-BE"/>
        </w:rPr>
        <w:t xml:space="preserve">           14.Pd5+</w:t>
      </w:r>
      <w:r>
        <w:rPr>
          <w:rFonts w:cs="Arial"/>
          <w:b/>
          <w:sz w:val="20"/>
          <w:szCs w:val="20"/>
          <w:lang w:val="nl-BE"/>
        </w:rPr>
        <w:tab/>
      </w:r>
      <w:r>
        <w:rPr>
          <w:rFonts w:cs="Arial"/>
          <w:b/>
          <w:sz w:val="20"/>
          <w:szCs w:val="20"/>
          <w:lang w:val="nl-BE"/>
        </w:rPr>
        <w:tab/>
        <w:t>Ka4</w:t>
      </w:r>
    </w:p>
    <w:p w14:paraId="136EFC7A" w14:textId="77777777" w:rsidR="006F3923" w:rsidRDefault="006F3923" w:rsidP="006F3923">
      <w:pPr>
        <w:jc w:val="both"/>
        <w:rPr>
          <w:rFonts w:cs="Arial"/>
          <w:b/>
          <w:sz w:val="20"/>
          <w:szCs w:val="20"/>
          <w:lang w:val="nl-BE"/>
        </w:rPr>
      </w:pPr>
      <w:r>
        <w:rPr>
          <w:rFonts w:cs="Arial"/>
          <w:b/>
          <w:sz w:val="20"/>
          <w:szCs w:val="20"/>
          <w:lang w:val="nl-BE"/>
        </w:rPr>
        <w:t xml:space="preserve">           15.Lc3</w:t>
      </w:r>
    </w:p>
    <w:p w14:paraId="23D88015" w14:textId="77777777" w:rsidR="006F3923" w:rsidRDefault="006F3923" w:rsidP="006F3923">
      <w:pPr>
        <w:jc w:val="both"/>
        <w:rPr>
          <w:rFonts w:cs="Arial"/>
          <w:sz w:val="20"/>
          <w:szCs w:val="20"/>
          <w:lang w:val="nl-BE"/>
        </w:rPr>
      </w:pPr>
      <w:r>
        <w:rPr>
          <w:rFonts w:cs="Arial"/>
          <w:sz w:val="20"/>
          <w:szCs w:val="20"/>
          <w:lang w:val="nl-BE"/>
        </w:rPr>
        <w:t>Eindelijk. Nu het pionnetje weg is moet het paard spelen:</w:t>
      </w:r>
    </w:p>
    <w:p w14:paraId="43B65C1A" w14:textId="77777777" w:rsidR="00250858" w:rsidRDefault="006F3923" w:rsidP="005C65DE">
      <w:pPr>
        <w:jc w:val="both"/>
        <w:rPr>
          <w:rFonts w:cs="Arial"/>
          <w:b/>
          <w:sz w:val="20"/>
          <w:szCs w:val="20"/>
          <w:lang w:val="nl-BE"/>
        </w:rPr>
      </w:pPr>
      <w:r>
        <w:rPr>
          <w:rFonts w:cs="Arial"/>
          <w:b/>
          <w:sz w:val="20"/>
          <w:szCs w:val="20"/>
          <w:lang w:val="nl-BE"/>
        </w:rPr>
        <w:t xml:space="preserve">           15...</w:t>
      </w:r>
      <w:r>
        <w:rPr>
          <w:rFonts w:cs="Arial"/>
          <w:b/>
          <w:sz w:val="20"/>
          <w:szCs w:val="20"/>
          <w:lang w:val="nl-BE"/>
        </w:rPr>
        <w:tab/>
      </w:r>
      <w:r>
        <w:rPr>
          <w:rFonts w:cs="Arial"/>
          <w:b/>
          <w:sz w:val="20"/>
          <w:szCs w:val="20"/>
          <w:lang w:val="nl-BE"/>
        </w:rPr>
        <w:tab/>
        <w:t>P</w:t>
      </w:r>
      <w:r w:rsidR="004E606D">
        <w:rPr>
          <w:rFonts w:cs="Arial"/>
          <w:b/>
          <w:sz w:val="20"/>
          <w:szCs w:val="20"/>
          <w:lang w:val="nl-BE"/>
        </w:rPr>
        <w:t>b5</w:t>
      </w:r>
    </w:p>
    <w:p w14:paraId="45F82D4F" w14:textId="77777777" w:rsidR="004E606D" w:rsidRDefault="001006C0" w:rsidP="005C65DE">
      <w:pPr>
        <w:jc w:val="both"/>
        <w:rPr>
          <w:rFonts w:cs="Arial"/>
          <w:sz w:val="20"/>
          <w:szCs w:val="20"/>
          <w:lang w:val="nl-BE"/>
        </w:rPr>
      </w:pPr>
      <w:r>
        <w:rPr>
          <w:rFonts w:cs="Arial"/>
          <w:sz w:val="20"/>
          <w:szCs w:val="20"/>
          <w:lang w:val="nl-BE"/>
        </w:rPr>
        <w:t>Maar blokkeert daardoor zijn ei-gen koning; En wit geeft mat met:</w:t>
      </w:r>
    </w:p>
    <w:p w14:paraId="5CEEFDB3" w14:textId="77777777" w:rsidR="001006C0" w:rsidRPr="001006C0" w:rsidRDefault="001006C0" w:rsidP="005C65DE">
      <w:pPr>
        <w:jc w:val="both"/>
        <w:rPr>
          <w:rFonts w:cs="Arial"/>
          <w:b/>
          <w:sz w:val="20"/>
          <w:szCs w:val="20"/>
          <w:lang w:val="nl-BE"/>
        </w:rPr>
      </w:pPr>
      <w:r>
        <w:rPr>
          <w:rFonts w:cs="Arial"/>
          <w:b/>
          <w:sz w:val="20"/>
          <w:szCs w:val="20"/>
          <w:lang w:val="nl-BE"/>
        </w:rPr>
        <w:t xml:space="preserve">           16.Pb6+</w:t>
      </w:r>
    </w:p>
    <w:p w14:paraId="5787993D" w14:textId="77777777" w:rsidR="001006C0" w:rsidRDefault="001006C0" w:rsidP="005C65DE">
      <w:pPr>
        <w:jc w:val="both"/>
        <w:rPr>
          <w:rFonts w:cs="Arial"/>
          <w:i/>
          <w:sz w:val="20"/>
          <w:szCs w:val="20"/>
          <w:lang w:val="nl-BE"/>
        </w:rPr>
      </w:pPr>
    </w:p>
    <w:p w14:paraId="080E9181" w14:textId="77777777" w:rsidR="00CA5800" w:rsidRPr="006E6CF6" w:rsidRDefault="00250858" w:rsidP="005C65DE">
      <w:pPr>
        <w:jc w:val="both"/>
        <w:rPr>
          <w:rFonts w:cs="Arial"/>
          <w:sz w:val="20"/>
          <w:szCs w:val="20"/>
          <w:lang w:val="nl-BE"/>
        </w:rPr>
      </w:pPr>
      <w:r w:rsidRPr="006E6CF6">
        <w:rPr>
          <w:rFonts w:cs="Arial"/>
          <w:i/>
          <w:sz w:val="20"/>
          <w:szCs w:val="20"/>
          <w:lang w:val="nl-BE"/>
        </w:rPr>
        <w:t>“</w:t>
      </w:r>
      <w:r w:rsidR="005C65DE" w:rsidRPr="006E6CF6">
        <w:rPr>
          <w:rFonts w:cs="Arial"/>
          <w:i/>
          <w:sz w:val="20"/>
          <w:szCs w:val="20"/>
          <w:lang w:val="nl-BE"/>
        </w:rPr>
        <w:t>Un trabajo muy bello, plastico, armonioso que</w:t>
      </w:r>
      <w:r w:rsidR="006D7E23" w:rsidRPr="006E6CF6">
        <w:rPr>
          <w:rFonts w:cs="Arial"/>
          <w:i/>
          <w:sz w:val="20"/>
          <w:szCs w:val="20"/>
          <w:lang w:val="nl-BE"/>
        </w:rPr>
        <w:t xml:space="preserve"> fuera en su opor</w:t>
      </w:r>
      <w:r w:rsidR="00162023" w:rsidRPr="006E6CF6">
        <w:rPr>
          <w:rFonts w:cs="Arial"/>
          <w:i/>
          <w:sz w:val="20"/>
          <w:szCs w:val="20"/>
          <w:lang w:val="nl-BE"/>
        </w:rPr>
        <w:t>-</w:t>
      </w:r>
      <w:r w:rsidR="006D7E23" w:rsidRPr="006E6CF6">
        <w:rPr>
          <w:rFonts w:cs="Arial"/>
          <w:i/>
          <w:sz w:val="20"/>
          <w:szCs w:val="20"/>
          <w:lang w:val="nl-BE"/>
        </w:rPr>
        <w:t>tunidad elogiada por el Prof Zoilo R. Caputto como un obra perfecta, como la figu</w:t>
      </w:r>
      <w:r w:rsidR="00162023" w:rsidRPr="006E6CF6">
        <w:rPr>
          <w:rFonts w:cs="Arial"/>
          <w:i/>
          <w:sz w:val="20"/>
          <w:szCs w:val="20"/>
          <w:lang w:val="nl-BE"/>
        </w:rPr>
        <w:t>ra geome</w:t>
      </w:r>
      <w:r w:rsidRPr="006E6CF6">
        <w:rPr>
          <w:rFonts w:cs="Arial"/>
          <w:i/>
          <w:sz w:val="20"/>
          <w:szCs w:val="20"/>
          <w:lang w:val="nl-BE"/>
        </w:rPr>
        <w:t>trica que la distingue”</w:t>
      </w:r>
      <w:r w:rsidR="006D7E23" w:rsidRPr="006E6CF6">
        <w:rPr>
          <w:rFonts w:cs="Arial"/>
          <w:i/>
          <w:sz w:val="20"/>
          <w:szCs w:val="20"/>
          <w:lang w:val="nl-BE"/>
        </w:rPr>
        <w:t xml:space="preserve"> </w:t>
      </w:r>
      <w:r w:rsidR="00162023" w:rsidRPr="006E6CF6">
        <w:rPr>
          <w:rFonts w:cs="Arial"/>
          <w:sz w:val="20"/>
          <w:szCs w:val="20"/>
          <w:lang w:val="nl-BE"/>
        </w:rPr>
        <w:t>oordeelde José A.</w:t>
      </w:r>
      <w:r w:rsidR="006D7E23" w:rsidRPr="006E6CF6">
        <w:rPr>
          <w:rFonts w:cs="Arial"/>
          <w:sz w:val="20"/>
          <w:szCs w:val="20"/>
          <w:lang w:val="nl-BE"/>
        </w:rPr>
        <w:t>Co</w:t>
      </w:r>
      <w:r w:rsidR="00162023" w:rsidRPr="006E6CF6">
        <w:rPr>
          <w:rFonts w:cs="Arial"/>
          <w:sz w:val="20"/>
          <w:szCs w:val="20"/>
          <w:lang w:val="nl-BE"/>
        </w:rPr>
        <w:t>-</w:t>
      </w:r>
      <w:r w:rsidR="006D7E23" w:rsidRPr="006E6CF6">
        <w:rPr>
          <w:rFonts w:cs="Arial"/>
          <w:sz w:val="20"/>
          <w:szCs w:val="20"/>
          <w:lang w:val="nl-BE"/>
        </w:rPr>
        <w:t>pi</w:t>
      </w:r>
      <w:r w:rsidR="00CA5800" w:rsidRPr="006E6CF6">
        <w:rPr>
          <w:rFonts w:cs="Arial"/>
          <w:sz w:val="20"/>
          <w:szCs w:val="20"/>
          <w:lang w:val="nl-BE"/>
        </w:rPr>
        <w:t>é.</w:t>
      </w:r>
    </w:p>
    <w:p w14:paraId="31F0BB42" w14:textId="77777777" w:rsidR="0056594C" w:rsidRPr="006E6CF6" w:rsidRDefault="0056594C" w:rsidP="005C65DE">
      <w:pPr>
        <w:jc w:val="both"/>
        <w:rPr>
          <w:rFonts w:cs="Arial"/>
          <w:b/>
          <w:sz w:val="20"/>
          <w:szCs w:val="20"/>
          <w:lang w:val="nl-BE"/>
        </w:rPr>
      </w:pPr>
    </w:p>
    <w:p w14:paraId="7B4CB20F" w14:textId="77777777" w:rsidR="00CA5800" w:rsidRDefault="0056594C" w:rsidP="005C65DE">
      <w:pPr>
        <w:jc w:val="both"/>
        <w:rPr>
          <w:rFonts w:cs="Arial"/>
          <w:sz w:val="20"/>
          <w:szCs w:val="20"/>
          <w:lang w:val="en-GB"/>
        </w:rPr>
      </w:pPr>
      <w:r>
        <w:rPr>
          <w:rFonts w:cs="Arial"/>
          <w:sz w:val="20"/>
          <w:szCs w:val="20"/>
          <w:lang w:val="en-GB"/>
        </w:rPr>
        <w:t>In EG 10 N°394 (10/1967) staat:</w:t>
      </w:r>
    </w:p>
    <w:p w14:paraId="4857D68B" w14:textId="77777777" w:rsidR="004E606D" w:rsidRPr="00A418D3" w:rsidRDefault="00D83B20" w:rsidP="00A418D3">
      <w:pPr>
        <w:jc w:val="both"/>
        <w:rPr>
          <w:i/>
          <w:sz w:val="20"/>
          <w:szCs w:val="20"/>
          <w:lang w:val="en-GB"/>
        </w:rPr>
      </w:pPr>
      <w:r w:rsidRPr="0056594C">
        <w:rPr>
          <w:i/>
          <w:sz w:val="20"/>
          <w:szCs w:val="20"/>
          <w:lang w:val="en-GB"/>
        </w:rPr>
        <w:t>“A remarkable miniature by the well-know Belgian composer. A popular mating theme enriched by stalemate on moves 5 and 10.”</w:t>
      </w:r>
    </w:p>
    <w:p w14:paraId="6CCE7E51" w14:textId="77777777" w:rsidR="006F3923" w:rsidRPr="00F106A8" w:rsidRDefault="00A418D3" w:rsidP="00A418D3">
      <w:pPr>
        <w:rPr>
          <w:rFonts w:cs="Arial"/>
          <w:b/>
          <w:sz w:val="20"/>
          <w:szCs w:val="20"/>
          <w:lang w:val="nl-BE"/>
        </w:rPr>
      </w:pPr>
      <w:r w:rsidRPr="007D1DC5">
        <w:rPr>
          <w:rFonts w:cs="Arial"/>
          <w:b/>
          <w:sz w:val="20"/>
          <w:szCs w:val="20"/>
        </w:rPr>
        <w:lastRenderedPageBreak/>
        <w:t xml:space="preserve">                        </w:t>
      </w:r>
      <w:r w:rsidR="00841431" w:rsidRPr="00EC74FA">
        <w:rPr>
          <w:rFonts w:cs="Arial"/>
          <w:b/>
          <w:sz w:val="20"/>
          <w:szCs w:val="20"/>
          <w:lang w:val="nl-BE"/>
        </w:rPr>
        <w:t xml:space="preserve">- </w:t>
      </w:r>
      <w:r>
        <w:rPr>
          <w:rFonts w:cs="Arial"/>
          <w:b/>
          <w:sz w:val="20"/>
          <w:szCs w:val="20"/>
          <w:lang w:val="nl-BE"/>
        </w:rPr>
        <w:t>155</w:t>
      </w:r>
      <w:r w:rsidR="006F3923" w:rsidRPr="00EC74FA">
        <w:rPr>
          <w:rFonts w:cs="Arial"/>
          <w:b/>
          <w:sz w:val="20"/>
          <w:szCs w:val="20"/>
          <w:lang w:val="nl-BE"/>
        </w:rPr>
        <w:t xml:space="preserve"> -</w:t>
      </w:r>
    </w:p>
    <w:p w14:paraId="48D0D1E0" w14:textId="77777777" w:rsidR="006F3923" w:rsidRDefault="006F3923" w:rsidP="006F3923">
      <w:pPr>
        <w:pStyle w:val="Plattetekst"/>
        <w:spacing w:line="190" w:lineRule="exact"/>
        <w:jc w:val="center"/>
        <w:rPr>
          <w:rFonts w:ascii="Arial" w:hAnsi="Arial" w:cs="Arial"/>
          <w:b w:val="0"/>
          <w:sz w:val="20"/>
          <w:szCs w:val="20"/>
        </w:rPr>
      </w:pPr>
    </w:p>
    <w:p w14:paraId="0E10604F" w14:textId="77777777" w:rsidR="006F3923" w:rsidRDefault="006F3923" w:rsidP="006F3923">
      <w:pPr>
        <w:pStyle w:val="Plattetekst"/>
        <w:spacing w:line="190" w:lineRule="exact"/>
        <w:jc w:val="center"/>
        <w:rPr>
          <w:rFonts w:ascii="Arial" w:hAnsi="Arial" w:cs="Arial"/>
          <w:b w:val="0"/>
          <w:sz w:val="20"/>
          <w:szCs w:val="20"/>
        </w:rPr>
      </w:pPr>
      <w:r>
        <w:rPr>
          <w:rFonts w:ascii="Arial" w:hAnsi="Arial" w:cs="Arial"/>
          <w:b w:val="0"/>
          <w:sz w:val="20"/>
          <w:szCs w:val="20"/>
        </w:rPr>
        <w:t xml:space="preserve">  </w:t>
      </w:r>
      <w:r>
        <w:rPr>
          <w:rFonts w:ascii="Arial" w:hAnsi="Arial" w:cs="Arial"/>
          <w:b w:val="0"/>
          <w:i/>
          <w:sz w:val="20"/>
          <w:szCs w:val="20"/>
        </w:rPr>
        <w:t xml:space="preserve">Schakend Nederland, </w:t>
      </w:r>
      <w:r>
        <w:rPr>
          <w:rFonts w:ascii="Arial" w:hAnsi="Arial" w:cs="Arial"/>
          <w:b w:val="0"/>
          <w:sz w:val="20"/>
          <w:szCs w:val="20"/>
        </w:rPr>
        <w:t>1965</w:t>
      </w:r>
    </w:p>
    <w:p w14:paraId="254B79B0" w14:textId="77777777" w:rsidR="006F3923" w:rsidRDefault="006F3923" w:rsidP="006F3923">
      <w:pPr>
        <w:pStyle w:val="Plattetekst"/>
        <w:spacing w:line="190" w:lineRule="exact"/>
        <w:jc w:val="center"/>
        <w:rPr>
          <w:rFonts w:ascii="Arial" w:hAnsi="Arial" w:cs="Arial"/>
          <w:b w:val="0"/>
          <w:sz w:val="20"/>
          <w:szCs w:val="20"/>
        </w:rPr>
      </w:pPr>
      <w:r>
        <w:rPr>
          <w:rFonts w:ascii="Arial" w:hAnsi="Arial" w:cs="Arial"/>
          <w:b w:val="0"/>
          <w:sz w:val="20"/>
          <w:szCs w:val="20"/>
        </w:rPr>
        <w:t>1ste en 2de Prijs</w:t>
      </w:r>
    </w:p>
    <w:p w14:paraId="5B88173F" w14:textId="77777777" w:rsidR="006F3923" w:rsidRDefault="006F3923" w:rsidP="006F3923">
      <w:pPr>
        <w:pStyle w:val="Plattetekst"/>
        <w:rPr>
          <w:rFonts w:ascii="Arial" w:hAnsi="Arial" w:cs="Arial"/>
          <w:b w:val="0"/>
        </w:rPr>
      </w:pPr>
    </w:p>
    <w:p w14:paraId="0EF0C294" w14:textId="77777777" w:rsidR="006F3923" w:rsidRDefault="006F3923" w:rsidP="006F3923">
      <w:pPr>
        <w:pStyle w:val="Plattetekst"/>
        <w:rPr>
          <w:rFonts w:ascii="Arial" w:hAnsi="Arial" w:cs="Arial"/>
          <w:b w:val="0"/>
        </w:rPr>
      </w:pPr>
      <w:r>
        <w:object w:dxaOrig="4579" w:dyaOrig="4577" w14:anchorId="2F6874AC">
          <v:shape id="_x0000_i1170" type="#_x0000_t75" style="width:161.15pt;height:159.5pt" o:ole="">
            <v:imagedata r:id="rId311" o:title=""/>
          </v:shape>
          <o:OLEObject Type="Embed" ProgID="CorelDRAW.Graphic.12" ShapeID="_x0000_i1170" DrawAspect="Content" ObjectID="_1587467563" r:id="rId312"/>
        </w:object>
      </w:r>
    </w:p>
    <w:p w14:paraId="45655074" w14:textId="77777777" w:rsidR="00D83FC1" w:rsidRDefault="00D83FC1" w:rsidP="006F3923">
      <w:pPr>
        <w:pStyle w:val="Plattetekst"/>
        <w:rPr>
          <w:rFonts w:ascii="Arial" w:hAnsi="Arial" w:cs="Arial"/>
        </w:rPr>
      </w:pPr>
    </w:p>
    <w:p w14:paraId="5ACC3DD1" w14:textId="77777777" w:rsidR="006F3923" w:rsidRDefault="006F3923" w:rsidP="006F3923">
      <w:pPr>
        <w:pStyle w:val="Plattetekst"/>
        <w:rPr>
          <w:rFonts w:ascii="Arial" w:hAnsi="Arial" w:cs="Arial"/>
          <w:b w:val="0"/>
          <w:sz w:val="20"/>
          <w:szCs w:val="20"/>
        </w:rPr>
      </w:pPr>
      <w:r>
        <w:rPr>
          <w:rFonts w:ascii="Arial" w:hAnsi="Arial" w:cs="Arial"/>
        </w:rPr>
        <w:t>+</w:t>
      </w:r>
      <w:r>
        <w:rPr>
          <w:rFonts w:ascii="Arial" w:hAnsi="Arial" w:cs="Arial"/>
          <w:b w:val="0"/>
        </w:rPr>
        <w:t xml:space="preserve">                          </w:t>
      </w:r>
      <w:r>
        <w:rPr>
          <w:rFonts w:ascii="Arial" w:hAnsi="Arial" w:cs="Arial"/>
          <w:b w:val="0"/>
          <w:sz w:val="20"/>
          <w:szCs w:val="20"/>
        </w:rPr>
        <w:t>0042.01 h5f5</w:t>
      </w:r>
    </w:p>
    <w:p w14:paraId="686C664C" w14:textId="77777777" w:rsidR="006F3923" w:rsidRDefault="006F3923" w:rsidP="006F3923">
      <w:pPr>
        <w:pStyle w:val="Plattetekst"/>
        <w:rPr>
          <w:rFonts w:ascii="Arial" w:hAnsi="Arial" w:cs="Arial"/>
          <w:b w:val="0"/>
        </w:rPr>
      </w:pPr>
    </w:p>
    <w:p w14:paraId="219D569D" w14:textId="77777777" w:rsidR="006F3923" w:rsidRDefault="006F3923" w:rsidP="006F3923">
      <w:pPr>
        <w:pStyle w:val="Plattetekst"/>
        <w:rPr>
          <w:rFonts w:ascii="Arial" w:hAnsi="Arial" w:cs="Arial"/>
          <w:b w:val="0"/>
          <w:sz w:val="20"/>
          <w:szCs w:val="20"/>
        </w:rPr>
      </w:pPr>
      <w:r>
        <w:rPr>
          <w:rFonts w:ascii="Arial" w:hAnsi="Arial" w:cs="Arial"/>
          <w:b w:val="0"/>
          <w:sz w:val="20"/>
          <w:szCs w:val="20"/>
        </w:rPr>
        <w:t>Twee witte stukken staan aan-gevallen.</w:t>
      </w:r>
      <w:r>
        <w:rPr>
          <w:rFonts w:ascii="Arial" w:hAnsi="Arial" w:cs="Arial"/>
          <w:b w:val="0"/>
          <w:bCs/>
          <w:sz w:val="20"/>
          <w:szCs w:val="20"/>
        </w:rPr>
        <w:t xml:space="preserve"> </w:t>
      </w:r>
      <w:r>
        <w:rPr>
          <w:rFonts w:ascii="Arial" w:hAnsi="Arial" w:cs="Arial"/>
          <w:b w:val="0"/>
          <w:sz w:val="20"/>
          <w:szCs w:val="20"/>
        </w:rPr>
        <w:t xml:space="preserve">En de witte loper plaatst zich op het énige goede veld uit dertien!  </w:t>
      </w:r>
    </w:p>
    <w:p w14:paraId="2C10992E" w14:textId="77777777" w:rsidR="001230FA" w:rsidRPr="001230FA" w:rsidRDefault="001230FA" w:rsidP="006F3923">
      <w:pPr>
        <w:pStyle w:val="Plattetekst"/>
        <w:rPr>
          <w:rFonts w:ascii="Arial" w:hAnsi="Arial" w:cs="Arial"/>
          <w:sz w:val="20"/>
          <w:szCs w:val="20"/>
        </w:rPr>
      </w:pPr>
      <w:r>
        <w:rPr>
          <w:rFonts w:ascii="Arial" w:hAnsi="Arial" w:cs="Arial"/>
          <w:b w:val="0"/>
          <w:sz w:val="20"/>
          <w:szCs w:val="20"/>
        </w:rPr>
        <w:tab/>
      </w:r>
      <w:r>
        <w:rPr>
          <w:rFonts w:ascii="Arial" w:hAnsi="Arial" w:cs="Arial"/>
          <w:sz w:val="20"/>
          <w:szCs w:val="20"/>
        </w:rPr>
        <w:t>1.Lb2</w:t>
      </w:r>
    </w:p>
    <w:p w14:paraId="13D152E1" w14:textId="77777777" w:rsidR="009410E6" w:rsidRDefault="006F3923" w:rsidP="006F3923">
      <w:pPr>
        <w:pStyle w:val="Plattetekst"/>
        <w:rPr>
          <w:rFonts w:ascii="Arial" w:hAnsi="Arial" w:cs="Arial"/>
          <w:b w:val="0"/>
          <w:sz w:val="20"/>
          <w:szCs w:val="20"/>
        </w:rPr>
      </w:pPr>
      <w:r>
        <w:rPr>
          <w:rFonts w:ascii="Arial" w:hAnsi="Arial" w:cs="Arial"/>
          <w:b w:val="0"/>
          <w:sz w:val="20"/>
          <w:szCs w:val="20"/>
        </w:rPr>
        <w:t xml:space="preserve">Niet goed is bijvoorbeeld: 1.Lg7? Lg6+ 2.Kh6 Kxe4 3.Pc3+ Kf5 4.Pb5 Lf7 </w:t>
      </w:r>
      <w:r w:rsidR="009A1CBD">
        <w:rPr>
          <w:rFonts w:ascii="Arial" w:hAnsi="Arial" w:cs="Arial"/>
          <w:b w:val="0"/>
          <w:i/>
          <w:sz w:val="20"/>
          <w:szCs w:val="20"/>
        </w:rPr>
        <w:t>(4…b6? 5.Pd4+ Ke4 6.K</w:t>
      </w:r>
      <w:r>
        <w:rPr>
          <w:rFonts w:ascii="Arial" w:hAnsi="Arial" w:cs="Arial"/>
          <w:b w:val="0"/>
          <w:i/>
          <w:sz w:val="20"/>
          <w:szCs w:val="20"/>
        </w:rPr>
        <w:t>xg6)</w:t>
      </w:r>
      <w:r w:rsidR="007628CA">
        <w:rPr>
          <w:rFonts w:ascii="Arial" w:hAnsi="Arial" w:cs="Arial"/>
          <w:b w:val="0"/>
          <w:sz w:val="20"/>
          <w:szCs w:val="20"/>
        </w:rPr>
        <w:t xml:space="preserve"> 5.Pd6+ Ke6 6.Pxf7</w:t>
      </w:r>
      <w:r w:rsidR="00377FB4">
        <w:rPr>
          <w:rFonts w:ascii="Arial" w:hAnsi="Arial" w:cs="Arial"/>
          <w:b w:val="0"/>
          <w:sz w:val="20"/>
          <w:szCs w:val="20"/>
        </w:rPr>
        <w:t xml:space="preserve"> Kxf7.</w:t>
      </w:r>
    </w:p>
    <w:p w14:paraId="60653B0F" w14:textId="77777777" w:rsidR="006F3923" w:rsidRDefault="007628CA" w:rsidP="006F3923">
      <w:pPr>
        <w:pStyle w:val="Plattetekst"/>
        <w:rPr>
          <w:rFonts w:ascii="Arial" w:hAnsi="Arial" w:cs="Arial"/>
          <w:b w:val="0"/>
          <w:sz w:val="20"/>
          <w:szCs w:val="20"/>
        </w:rPr>
      </w:pPr>
      <w:r>
        <w:rPr>
          <w:rFonts w:ascii="Arial" w:hAnsi="Arial" w:cs="Arial"/>
          <w:b w:val="0"/>
          <w:sz w:val="20"/>
          <w:szCs w:val="20"/>
        </w:rPr>
        <w:t>En</w:t>
      </w:r>
      <w:r w:rsidR="006F3923">
        <w:rPr>
          <w:rFonts w:ascii="Arial" w:hAnsi="Arial" w:cs="Arial"/>
          <w:b w:val="0"/>
          <w:sz w:val="20"/>
          <w:szCs w:val="20"/>
        </w:rPr>
        <w:t xml:space="preserve"> na bijvoorbeeld 6…Kd5 is het</w:t>
      </w:r>
      <w:r>
        <w:rPr>
          <w:rFonts w:ascii="Arial" w:hAnsi="Arial" w:cs="Arial"/>
          <w:b w:val="0"/>
          <w:sz w:val="20"/>
          <w:szCs w:val="20"/>
        </w:rPr>
        <w:t xml:space="preserve"> ook</w:t>
      </w:r>
      <w:r w:rsidR="006F3923">
        <w:rPr>
          <w:rFonts w:ascii="Arial" w:hAnsi="Arial" w:cs="Arial"/>
          <w:b w:val="0"/>
          <w:sz w:val="20"/>
          <w:szCs w:val="20"/>
        </w:rPr>
        <w:t xml:space="preserve"> remi</w:t>
      </w:r>
      <w:r w:rsidR="001230FA">
        <w:rPr>
          <w:rFonts w:ascii="Arial" w:hAnsi="Arial" w:cs="Arial"/>
          <w:b w:val="0"/>
          <w:sz w:val="20"/>
          <w:szCs w:val="20"/>
        </w:rPr>
        <w:t xml:space="preserve">se, daar de zwarte loper </w:t>
      </w:r>
      <w:r>
        <w:rPr>
          <w:rFonts w:ascii="Arial" w:hAnsi="Arial" w:cs="Arial"/>
          <w:b w:val="0"/>
          <w:sz w:val="20"/>
          <w:szCs w:val="20"/>
        </w:rPr>
        <w:t>dan mee</w:t>
      </w:r>
      <w:r w:rsidR="001230FA">
        <w:rPr>
          <w:rFonts w:ascii="Arial" w:hAnsi="Arial" w:cs="Arial"/>
          <w:b w:val="0"/>
          <w:sz w:val="20"/>
          <w:szCs w:val="20"/>
        </w:rPr>
        <w:t>speelt.</w:t>
      </w:r>
      <w:r w:rsidR="006F3923">
        <w:rPr>
          <w:rFonts w:ascii="Arial" w:hAnsi="Arial" w:cs="Arial"/>
          <w:b w:val="0"/>
          <w:sz w:val="20"/>
          <w:szCs w:val="20"/>
        </w:rPr>
        <w:t xml:space="preserve"> </w:t>
      </w:r>
    </w:p>
    <w:p w14:paraId="26978691" w14:textId="77777777" w:rsidR="006F3923" w:rsidRDefault="006F3923" w:rsidP="006F3923">
      <w:pPr>
        <w:pStyle w:val="Plattetekst"/>
        <w:rPr>
          <w:rFonts w:ascii="Arial" w:hAnsi="Arial" w:cs="Arial"/>
          <w:bCs/>
          <w:sz w:val="20"/>
          <w:szCs w:val="20"/>
        </w:rPr>
      </w:pPr>
      <w:r>
        <w:rPr>
          <w:rFonts w:ascii="Arial" w:hAnsi="Arial" w:cs="Arial"/>
          <w:b w:val="0"/>
          <w:bCs/>
          <w:sz w:val="20"/>
          <w:szCs w:val="20"/>
        </w:rPr>
        <w:tab/>
      </w:r>
      <w:r w:rsidR="001230FA">
        <w:rPr>
          <w:rFonts w:ascii="Arial" w:hAnsi="Arial" w:cs="Arial"/>
          <w:bCs/>
          <w:sz w:val="20"/>
          <w:szCs w:val="20"/>
        </w:rPr>
        <w:t>1…</w:t>
      </w: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t xml:space="preserve">Lg6+ </w:t>
      </w:r>
    </w:p>
    <w:p w14:paraId="1E123388"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Want 1...Kxe4 2.Pf6+ en 3.Pxh7 wint. </w:t>
      </w:r>
    </w:p>
    <w:p w14:paraId="3B4FAD7E" w14:textId="77777777" w:rsidR="006F3923" w:rsidRDefault="006F3923" w:rsidP="006F3923">
      <w:pPr>
        <w:pStyle w:val="Plattetekst"/>
        <w:rPr>
          <w:rFonts w:ascii="Arial" w:hAnsi="Arial" w:cs="Arial"/>
          <w:bCs/>
          <w:sz w:val="20"/>
          <w:szCs w:val="20"/>
        </w:rPr>
      </w:pPr>
      <w:r>
        <w:rPr>
          <w:rFonts w:ascii="Arial" w:hAnsi="Arial" w:cs="Arial"/>
          <w:b w:val="0"/>
          <w:bCs/>
          <w:sz w:val="20"/>
          <w:szCs w:val="20"/>
        </w:rPr>
        <w:tab/>
      </w:r>
      <w:r>
        <w:rPr>
          <w:rFonts w:ascii="Arial" w:hAnsi="Arial" w:cs="Arial"/>
          <w:bCs/>
          <w:sz w:val="20"/>
          <w:szCs w:val="20"/>
        </w:rPr>
        <w:t xml:space="preserve">2.Kh6 </w:t>
      </w:r>
      <w:r>
        <w:rPr>
          <w:rFonts w:ascii="Arial" w:hAnsi="Arial" w:cs="Arial"/>
          <w:bCs/>
          <w:sz w:val="20"/>
          <w:szCs w:val="20"/>
        </w:rPr>
        <w:tab/>
      </w:r>
      <w:r>
        <w:rPr>
          <w:rFonts w:ascii="Arial" w:hAnsi="Arial" w:cs="Arial"/>
          <w:bCs/>
          <w:sz w:val="20"/>
          <w:szCs w:val="20"/>
        </w:rPr>
        <w:tab/>
        <w:t xml:space="preserve">Kxe4 </w:t>
      </w:r>
    </w:p>
    <w:p w14:paraId="7ABF8061"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3.Pf6+ </w:t>
      </w:r>
      <w:r>
        <w:rPr>
          <w:rFonts w:ascii="Arial" w:hAnsi="Arial" w:cs="Arial"/>
          <w:bCs/>
          <w:sz w:val="20"/>
          <w:szCs w:val="20"/>
        </w:rPr>
        <w:tab/>
      </w:r>
      <w:r>
        <w:rPr>
          <w:rFonts w:ascii="Arial" w:hAnsi="Arial" w:cs="Arial"/>
          <w:bCs/>
          <w:sz w:val="20"/>
          <w:szCs w:val="20"/>
        </w:rPr>
        <w:tab/>
        <w:t xml:space="preserve">Kf5 </w:t>
      </w:r>
    </w:p>
    <w:p w14:paraId="1FACFFA1" w14:textId="77777777" w:rsidR="006F3923" w:rsidRDefault="006F3923" w:rsidP="006F3923">
      <w:pPr>
        <w:pStyle w:val="Plattetekst"/>
        <w:ind w:firstLine="708"/>
        <w:rPr>
          <w:rFonts w:ascii="Arial" w:hAnsi="Arial" w:cs="Arial"/>
          <w:bCs/>
          <w:sz w:val="20"/>
          <w:szCs w:val="20"/>
        </w:rPr>
      </w:pPr>
      <w:r>
        <w:rPr>
          <w:rFonts w:ascii="Arial" w:hAnsi="Arial" w:cs="Arial"/>
          <w:bCs/>
          <w:sz w:val="20"/>
          <w:szCs w:val="20"/>
        </w:rPr>
        <w:t>4.Kg7</w:t>
      </w:r>
      <w:r>
        <w:rPr>
          <w:rFonts w:ascii="Arial" w:hAnsi="Arial" w:cs="Arial"/>
          <w:sz w:val="20"/>
          <w:szCs w:val="20"/>
        </w:rPr>
        <w:t xml:space="preserve"> </w:t>
      </w:r>
    </w:p>
    <w:p w14:paraId="4AD776AA" w14:textId="77777777" w:rsidR="006F3923" w:rsidRDefault="006F3923" w:rsidP="006F3923">
      <w:pPr>
        <w:pStyle w:val="Plattetekst"/>
        <w:rPr>
          <w:rFonts w:ascii="Arial" w:hAnsi="Arial" w:cs="Arial"/>
          <w:sz w:val="20"/>
          <w:szCs w:val="20"/>
        </w:rPr>
      </w:pPr>
      <w:r>
        <w:rPr>
          <w:rFonts w:ascii="Arial" w:hAnsi="Arial" w:cs="Arial"/>
          <w:b w:val="0"/>
          <w:sz w:val="20"/>
          <w:szCs w:val="20"/>
        </w:rPr>
        <w:t>En de zwarte loper zit in de val.</w:t>
      </w:r>
    </w:p>
    <w:p w14:paraId="46F033EB" w14:textId="77777777" w:rsidR="001230FA" w:rsidRDefault="006F3923" w:rsidP="006F3923">
      <w:pPr>
        <w:pStyle w:val="Plattetekst"/>
        <w:rPr>
          <w:rFonts w:ascii="Arial" w:hAnsi="Arial" w:cs="Arial"/>
          <w:b w:val="0"/>
          <w:sz w:val="20"/>
          <w:szCs w:val="20"/>
        </w:rPr>
      </w:pPr>
      <w:r>
        <w:rPr>
          <w:rFonts w:ascii="Arial" w:hAnsi="Arial" w:cs="Arial"/>
          <w:b w:val="0"/>
          <w:sz w:val="20"/>
          <w:szCs w:val="20"/>
        </w:rPr>
        <w:t xml:space="preserve">            </w:t>
      </w:r>
    </w:p>
    <w:p w14:paraId="0804A840" w14:textId="77777777" w:rsidR="00B6533A" w:rsidRDefault="00B6533A" w:rsidP="006F3923">
      <w:pPr>
        <w:pStyle w:val="Plattetekst"/>
        <w:rPr>
          <w:rFonts w:ascii="Arial" w:hAnsi="Arial" w:cs="Arial"/>
          <w:b w:val="0"/>
          <w:sz w:val="20"/>
          <w:szCs w:val="20"/>
        </w:rPr>
      </w:pPr>
    </w:p>
    <w:p w14:paraId="35B7459D" w14:textId="77777777" w:rsidR="006152EE" w:rsidRDefault="006152EE" w:rsidP="006F3923">
      <w:pPr>
        <w:pStyle w:val="Plattetekst"/>
        <w:rPr>
          <w:rFonts w:ascii="Arial" w:hAnsi="Arial" w:cs="Arial"/>
          <w:b w:val="0"/>
          <w:sz w:val="20"/>
          <w:szCs w:val="20"/>
        </w:rPr>
      </w:pPr>
    </w:p>
    <w:p w14:paraId="52F671E0" w14:textId="77777777" w:rsidR="0029047E" w:rsidRDefault="0029047E" w:rsidP="006F3923">
      <w:pPr>
        <w:pStyle w:val="Plattetekst"/>
        <w:rPr>
          <w:rFonts w:ascii="Arial" w:hAnsi="Arial" w:cs="Arial"/>
          <w:b w:val="0"/>
          <w:sz w:val="20"/>
          <w:szCs w:val="20"/>
        </w:rPr>
      </w:pPr>
    </w:p>
    <w:p w14:paraId="537B700C" w14:textId="77777777" w:rsidR="001230FA" w:rsidRDefault="001230FA" w:rsidP="006F3923">
      <w:pPr>
        <w:pStyle w:val="Plattetekst"/>
        <w:rPr>
          <w:rFonts w:ascii="Arial" w:hAnsi="Arial" w:cs="Arial"/>
          <w:b w:val="0"/>
          <w:sz w:val="20"/>
          <w:szCs w:val="20"/>
        </w:rPr>
      </w:pPr>
    </w:p>
    <w:p w14:paraId="418655C0" w14:textId="77777777" w:rsidR="006F3923" w:rsidRDefault="001230FA" w:rsidP="001230FA">
      <w:pPr>
        <w:pStyle w:val="Plattetekst"/>
        <w:rPr>
          <w:rFonts w:ascii="Arial" w:hAnsi="Arial" w:cs="Arial"/>
          <w:b w:val="0"/>
          <w:sz w:val="20"/>
          <w:szCs w:val="20"/>
        </w:rPr>
      </w:pPr>
      <w:r>
        <w:rPr>
          <w:rFonts w:ascii="Arial" w:hAnsi="Arial" w:cs="Arial"/>
          <w:b w:val="0"/>
          <w:sz w:val="20"/>
          <w:szCs w:val="20"/>
        </w:rPr>
        <w:t xml:space="preserve">             </w:t>
      </w:r>
      <w:r w:rsidR="006F3923">
        <w:rPr>
          <w:rFonts w:ascii="Arial" w:hAnsi="Arial" w:cs="Arial"/>
          <w:bCs/>
          <w:sz w:val="20"/>
          <w:szCs w:val="20"/>
        </w:rPr>
        <w:t>4...</w:t>
      </w:r>
      <w:r w:rsidR="006F3923">
        <w:rPr>
          <w:rFonts w:ascii="Arial" w:hAnsi="Arial" w:cs="Arial"/>
          <w:bCs/>
          <w:sz w:val="20"/>
          <w:szCs w:val="20"/>
        </w:rPr>
        <w:tab/>
      </w:r>
      <w:r w:rsidR="006F3923">
        <w:rPr>
          <w:rFonts w:ascii="Arial" w:hAnsi="Arial" w:cs="Arial"/>
          <w:bCs/>
          <w:sz w:val="20"/>
          <w:szCs w:val="20"/>
        </w:rPr>
        <w:tab/>
        <w:t xml:space="preserve">b5 </w:t>
      </w:r>
    </w:p>
    <w:p w14:paraId="599474F9" w14:textId="77777777" w:rsidR="006F3923" w:rsidRDefault="006F3923" w:rsidP="001230FA">
      <w:pPr>
        <w:pStyle w:val="Plattetekst"/>
        <w:rPr>
          <w:rFonts w:ascii="Arial" w:hAnsi="Arial" w:cs="Arial"/>
          <w:bCs/>
          <w:sz w:val="20"/>
          <w:szCs w:val="20"/>
        </w:rPr>
      </w:pPr>
      <w:r>
        <w:rPr>
          <w:rFonts w:ascii="Arial" w:hAnsi="Arial" w:cs="Arial"/>
          <w:bCs/>
          <w:sz w:val="20"/>
          <w:szCs w:val="20"/>
        </w:rPr>
        <w:t xml:space="preserve">             5.La3 </w:t>
      </w:r>
    </w:p>
    <w:p w14:paraId="2F586693" w14:textId="77777777" w:rsidR="006F3923" w:rsidRDefault="006F3923" w:rsidP="006F3923">
      <w:pPr>
        <w:pStyle w:val="Plattetekst"/>
        <w:rPr>
          <w:rFonts w:ascii="Arial" w:hAnsi="Arial" w:cs="Arial"/>
          <w:b w:val="0"/>
          <w:sz w:val="20"/>
          <w:szCs w:val="20"/>
        </w:rPr>
      </w:pPr>
      <w:r>
        <w:rPr>
          <w:rFonts w:ascii="Arial" w:hAnsi="Arial" w:cs="Arial"/>
          <w:b w:val="0"/>
          <w:sz w:val="20"/>
          <w:szCs w:val="20"/>
        </w:rPr>
        <w:t>Een poging om de pion te stoppen via 5.Lc3? mislukt:</w:t>
      </w:r>
      <w:r w:rsidR="00EA3CA7">
        <w:rPr>
          <w:rFonts w:ascii="Arial" w:hAnsi="Arial" w:cs="Arial"/>
          <w:b w:val="0"/>
          <w:sz w:val="20"/>
          <w:szCs w:val="20"/>
        </w:rPr>
        <w:t xml:space="preserve"> 5…Kg5 6.Ld2+ Kf5 7.Lc1 b4 8.Ld2</w:t>
      </w:r>
      <w:r>
        <w:rPr>
          <w:rFonts w:ascii="Arial" w:hAnsi="Arial" w:cs="Arial"/>
          <w:b w:val="0"/>
          <w:sz w:val="20"/>
          <w:szCs w:val="20"/>
        </w:rPr>
        <w:t xml:space="preserve"> b3 9.Lc1 Lh5 10.Pxh5 Ke4 11.Pg3+ Kd3 12.Pf1 Kc2 13.Lf4 b2 14.Pd2 b1D 15.Pxb1 Kxb1.  </w:t>
      </w:r>
    </w:p>
    <w:p w14:paraId="6D63E161"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5...</w:t>
      </w:r>
      <w:r>
        <w:rPr>
          <w:rFonts w:ascii="Arial" w:hAnsi="Arial" w:cs="Arial"/>
          <w:bCs/>
          <w:sz w:val="20"/>
          <w:szCs w:val="20"/>
        </w:rPr>
        <w:tab/>
      </w:r>
      <w:r>
        <w:rPr>
          <w:rFonts w:ascii="Arial" w:hAnsi="Arial" w:cs="Arial"/>
          <w:bCs/>
          <w:sz w:val="20"/>
          <w:szCs w:val="20"/>
        </w:rPr>
        <w:tab/>
        <w:t xml:space="preserve">Kg5 </w:t>
      </w:r>
    </w:p>
    <w:p w14:paraId="2BCA271F"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6.Lc1+ </w:t>
      </w:r>
      <w:r>
        <w:rPr>
          <w:rFonts w:ascii="Arial" w:hAnsi="Arial" w:cs="Arial"/>
          <w:bCs/>
          <w:sz w:val="20"/>
          <w:szCs w:val="20"/>
        </w:rPr>
        <w:tab/>
      </w:r>
      <w:r>
        <w:rPr>
          <w:rFonts w:ascii="Arial" w:hAnsi="Arial" w:cs="Arial"/>
          <w:bCs/>
          <w:sz w:val="20"/>
          <w:szCs w:val="20"/>
        </w:rPr>
        <w:tab/>
        <w:t xml:space="preserve">Kf5 </w:t>
      </w:r>
    </w:p>
    <w:p w14:paraId="054BA4DC"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7.Ld2 </w:t>
      </w:r>
    </w:p>
    <w:p w14:paraId="4200422C" w14:textId="77777777" w:rsidR="006F3923" w:rsidRDefault="006F3923" w:rsidP="006F3923">
      <w:pPr>
        <w:pStyle w:val="Plattetekst"/>
        <w:rPr>
          <w:rFonts w:ascii="Arial" w:hAnsi="Arial" w:cs="Arial"/>
          <w:b w:val="0"/>
          <w:sz w:val="20"/>
          <w:szCs w:val="20"/>
        </w:rPr>
      </w:pPr>
      <w:r>
        <w:rPr>
          <w:rFonts w:ascii="Arial" w:hAnsi="Arial" w:cs="Arial"/>
          <w:b w:val="0"/>
          <w:sz w:val="20"/>
          <w:szCs w:val="20"/>
        </w:rPr>
        <w:t>En zwart heeft nu geen goede zetten meer.</w:t>
      </w:r>
    </w:p>
    <w:p w14:paraId="1EF758F2" w14:textId="77777777" w:rsidR="006F3923" w:rsidRDefault="006F3923" w:rsidP="006F3923">
      <w:pPr>
        <w:pStyle w:val="Plattetekst"/>
        <w:rPr>
          <w:rFonts w:ascii="Arial" w:hAnsi="Arial" w:cs="Arial"/>
          <w:sz w:val="20"/>
          <w:szCs w:val="20"/>
        </w:rPr>
      </w:pPr>
      <w:r>
        <w:rPr>
          <w:rFonts w:ascii="Arial" w:hAnsi="Arial" w:cs="Arial"/>
          <w:sz w:val="20"/>
          <w:szCs w:val="20"/>
        </w:rPr>
        <w:t xml:space="preserve">             7…</w:t>
      </w:r>
      <w:r>
        <w:rPr>
          <w:rFonts w:ascii="Arial" w:hAnsi="Arial" w:cs="Arial"/>
          <w:sz w:val="20"/>
          <w:szCs w:val="20"/>
        </w:rPr>
        <w:tab/>
      </w:r>
      <w:r>
        <w:rPr>
          <w:rFonts w:ascii="Arial" w:hAnsi="Arial" w:cs="Arial"/>
          <w:sz w:val="20"/>
          <w:szCs w:val="20"/>
        </w:rPr>
        <w:tab/>
        <w:t xml:space="preserve">b4 </w:t>
      </w:r>
    </w:p>
    <w:p w14:paraId="121BEFEB" w14:textId="77777777" w:rsidR="006F3923" w:rsidRDefault="006F3923" w:rsidP="006F3923">
      <w:pPr>
        <w:pStyle w:val="Plattetekst"/>
        <w:rPr>
          <w:rFonts w:ascii="Arial" w:hAnsi="Arial" w:cs="Arial"/>
          <w:sz w:val="20"/>
          <w:szCs w:val="20"/>
        </w:rPr>
      </w:pPr>
      <w:r>
        <w:rPr>
          <w:rFonts w:ascii="Arial" w:hAnsi="Arial" w:cs="Arial"/>
          <w:sz w:val="20"/>
          <w:szCs w:val="20"/>
        </w:rPr>
        <w:t xml:space="preserve">             8.Lxb4 </w:t>
      </w:r>
      <w:r>
        <w:rPr>
          <w:rFonts w:ascii="Arial" w:hAnsi="Arial" w:cs="Arial"/>
          <w:sz w:val="20"/>
          <w:szCs w:val="20"/>
        </w:rPr>
        <w:tab/>
      </w:r>
      <w:r>
        <w:rPr>
          <w:rFonts w:ascii="Arial" w:hAnsi="Arial" w:cs="Arial"/>
          <w:sz w:val="20"/>
          <w:szCs w:val="20"/>
        </w:rPr>
        <w:tab/>
        <w:t xml:space="preserve">Kg5 </w:t>
      </w:r>
    </w:p>
    <w:p w14:paraId="54CFC018" w14:textId="77777777" w:rsidR="006F3923" w:rsidRDefault="006F3923" w:rsidP="006F3923">
      <w:pPr>
        <w:pStyle w:val="Plattetekst"/>
        <w:rPr>
          <w:rFonts w:ascii="Arial" w:hAnsi="Arial" w:cs="Arial"/>
          <w:sz w:val="20"/>
          <w:szCs w:val="20"/>
        </w:rPr>
      </w:pPr>
      <w:r>
        <w:rPr>
          <w:rFonts w:ascii="Arial" w:hAnsi="Arial" w:cs="Arial"/>
          <w:sz w:val="20"/>
          <w:szCs w:val="20"/>
        </w:rPr>
        <w:t xml:space="preserve">             9.Ld2+ </w:t>
      </w:r>
      <w:r>
        <w:rPr>
          <w:rFonts w:ascii="Arial" w:hAnsi="Arial" w:cs="Arial"/>
          <w:sz w:val="20"/>
          <w:szCs w:val="20"/>
        </w:rPr>
        <w:tab/>
        <w:t>Kf5</w:t>
      </w:r>
      <w:r>
        <w:rPr>
          <w:rFonts w:ascii="Arial" w:hAnsi="Arial" w:cs="Arial"/>
          <w:sz w:val="20"/>
          <w:szCs w:val="20"/>
        </w:rPr>
        <w:tab/>
        <w:t xml:space="preserve"> </w:t>
      </w:r>
    </w:p>
    <w:p w14:paraId="41093BA0"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en bijvoorbeeld: </w:t>
      </w:r>
    </w:p>
    <w:p w14:paraId="1A4139FA" w14:textId="77777777" w:rsidR="006F3923" w:rsidRDefault="006F3923" w:rsidP="006F3923">
      <w:pPr>
        <w:pStyle w:val="Plattetekst"/>
        <w:rPr>
          <w:rFonts w:ascii="Arial" w:hAnsi="Arial" w:cs="Arial"/>
          <w:sz w:val="20"/>
          <w:szCs w:val="20"/>
        </w:rPr>
      </w:pPr>
      <w:r>
        <w:rPr>
          <w:rFonts w:ascii="Arial" w:hAnsi="Arial" w:cs="Arial"/>
          <w:sz w:val="20"/>
          <w:szCs w:val="20"/>
        </w:rPr>
        <w:t xml:space="preserve">           10.Lc1 </w:t>
      </w:r>
    </w:p>
    <w:p w14:paraId="5359DEEC"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De zwarte loper moet er aan ge-loven op de volgende zet. </w:t>
      </w:r>
    </w:p>
    <w:p w14:paraId="39C9D8EE" w14:textId="77777777" w:rsidR="006F3923" w:rsidRDefault="006F3923" w:rsidP="006F3923">
      <w:pPr>
        <w:pStyle w:val="Plattetekst"/>
        <w:rPr>
          <w:rFonts w:ascii="Arial" w:hAnsi="Arial" w:cs="Arial"/>
          <w:b w:val="0"/>
          <w:sz w:val="20"/>
          <w:szCs w:val="20"/>
        </w:rPr>
      </w:pPr>
    </w:p>
    <w:p w14:paraId="0F93EA18" w14:textId="77777777" w:rsidR="006F3923" w:rsidRDefault="006F3923" w:rsidP="006F3923">
      <w:pPr>
        <w:pStyle w:val="Plattetekst"/>
        <w:rPr>
          <w:rFonts w:ascii="Arial" w:hAnsi="Arial" w:cs="Arial"/>
          <w:b w:val="0"/>
          <w:iCs/>
          <w:sz w:val="20"/>
          <w:szCs w:val="20"/>
        </w:rPr>
      </w:pPr>
      <w:r>
        <w:rPr>
          <w:rFonts w:ascii="Arial" w:hAnsi="Arial" w:cs="Arial"/>
          <w:b w:val="0"/>
          <w:i/>
          <w:sz w:val="20"/>
          <w:szCs w:val="20"/>
        </w:rPr>
        <w:t>“Een studie waarin wit op kunst-zinnige wijze voordeel trekt uit de slechte stand van de zwarte ko-ning en</w:t>
      </w:r>
      <w:r>
        <w:rPr>
          <w:rFonts w:ascii="Arial" w:hAnsi="Arial" w:cs="Arial"/>
          <w:b w:val="0"/>
          <w:bCs/>
          <w:i/>
          <w:sz w:val="20"/>
          <w:szCs w:val="20"/>
        </w:rPr>
        <w:t xml:space="preserve"> </w:t>
      </w:r>
      <w:r>
        <w:rPr>
          <w:rFonts w:ascii="Arial" w:hAnsi="Arial" w:cs="Arial"/>
          <w:b w:val="0"/>
          <w:i/>
          <w:sz w:val="20"/>
          <w:szCs w:val="20"/>
        </w:rPr>
        <w:t xml:space="preserve">loper.” </w:t>
      </w:r>
      <w:r>
        <w:rPr>
          <w:rFonts w:ascii="Arial" w:hAnsi="Arial" w:cs="Arial"/>
          <w:b w:val="0"/>
          <w:sz w:val="20"/>
          <w:szCs w:val="20"/>
        </w:rPr>
        <w:t>beoordeelde</w:t>
      </w:r>
      <w:r>
        <w:rPr>
          <w:rFonts w:ascii="Arial" w:hAnsi="Arial" w:cs="Arial"/>
          <w:b w:val="0"/>
          <w:iCs/>
          <w:sz w:val="20"/>
          <w:szCs w:val="20"/>
        </w:rPr>
        <w:t xml:space="preserve"> de toenmalige schaakredacteur Cor de Feijter.</w:t>
      </w:r>
    </w:p>
    <w:p w14:paraId="38886712" w14:textId="77777777" w:rsidR="00E349BC" w:rsidRDefault="006F3923" w:rsidP="00E349BC">
      <w:pPr>
        <w:pStyle w:val="Plattetekst"/>
        <w:jc w:val="center"/>
        <w:rPr>
          <w:rFonts w:ascii="Arial" w:hAnsi="Arial" w:cs="Arial"/>
          <w:b w:val="0"/>
          <w:bCs/>
          <w:sz w:val="20"/>
          <w:szCs w:val="20"/>
          <w:lang w:val="en-GB"/>
        </w:rPr>
      </w:pPr>
      <w:r>
        <w:rPr>
          <w:rFonts w:cs="Arial"/>
          <w:iCs/>
          <w:sz w:val="20"/>
          <w:szCs w:val="20"/>
        </w:rPr>
        <w:br w:type="page"/>
      </w:r>
      <w:r w:rsidR="00E349BC">
        <w:rPr>
          <w:rFonts w:ascii="Arial" w:hAnsi="Arial" w:cs="Arial"/>
          <w:b w:val="0"/>
          <w:bCs/>
          <w:sz w:val="20"/>
          <w:szCs w:val="20"/>
          <w:lang w:val="en-GB"/>
        </w:rPr>
        <w:lastRenderedPageBreak/>
        <w:t xml:space="preserve">- </w:t>
      </w:r>
      <w:r w:rsidR="00E349BC">
        <w:rPr>
          <w:rFonts w:ascii="Arial" w:hAnsi="Arial" w:cs="Arial"/>
          <w:bCs/>
          <w:sz w:val="20"/>
          <w:szCs w:val="20"/>
          <w:lang w:val="en-GB"/>
        </w:rPr>
        <w:t>15</w:t>
      </w:r>
      <w:r w:rsidR="00A418D3">
        <w:rPr>
          <w:rFonts w:ascii="Arial" w:hAnsi="Arial" w:cs="Arial"/>
          <w:bCs/>
          <w:sz w:val="20"/>
          <w:szCs w:val="20"/>
          <w:lang w:val="en-GB"/>
        </w:rPr>
        <w:t>6</w:t>
      </w:r>
      <w:r w:rsidR="00E349BC">
        <w:rPr>
          <w:rFonts w:ascii="Arial" w:hAnsi="Arial" w:cs="Arial"/>
          <w:b w:val="0"/>
          <w:bCs/>
          <w:sz w:val="20"/>
          <w:szCs w:val="20"/>
          <w:lang w:val="en-GB"/>
        </w:rPr>
        <w:t xml:space="preserve"> -</w:t>
      </w:r>
    </w:p>
    <w:p w14:paraId="63E6FAE6" w14:textId="77777777" w:rsidR="00E349BC" w:rsidRDefault="00E349BC" w:rsidP="00E349BC">
      <w:pPr>
        <w:pStyle w:val="Plattetekst"/>
        <w:spacing w:line="190" w:lineRule="exact"/>
        <w:jc w:val="center"/>
        <w:rPr>
          <w:rFonts w:ascii="Arial" w:hAnsi="Arial" w:cs="Arial"/>
          <w:b w:val="0"/>
          <w:sz w:val="20"/>
          <w:szCs w:val="20"/>
          <w:lang w:val="en-GB"/>
        </w:rPr>
      </w:pPr>
    </w:p>
    <w:p w14:paraId="2F342FD5" w14:textId="77777777" w:rsidR="00E349BC" w:rsidRDefault="00E349BC" w:rsidP="00E349BC">
      <w:pPr>
        <w:pStyle w:val="Plattetekst"/>
        <w:spacing w:line="190" w:lineRule="exact"/>
        <w:jc w:val="center"/>
        <w:rPr>
          <w:rFonts w:ascii="Arial" w:hAnsi="Arial" w:cs="Arial"/>
          <w:b w:val="0"/>
          <w:sz w:val="20"/>
          <w:szCs w:val="20"/>
          <w:lang w:val="en-GB"/>
        </w:rPr>
      </w:pPr>
      <w:r>
        <w:rPr>
          <w:rFonts w:ascii="Arial" w:hAnsi="Arial" w:cs="Arial"/>
          <w:b w:val="0"/>
          <w:i/>
          <w:sz w:val="20"/>
          <w:szCs w:val="20"/>
          <w:lang w:val="en-GB"/>
        </w:rPr>
        <w:t xml:space="preserve">Origineel, </w:t>
      </w:r>
      <w:r>
        <w:rPr>
          <w:rFonts w:ascii="Arial" w:hAnsi="Arial" w:cs="Arial"/>
          <w:b w:val="0"/>
          <w:sz w:val="20"/>
          <w:szCs w:val="20"/>
          <w:lang w:val="en-GB"/>
        </w:rPr>
        <w:t xml:space="preserve"> 2012</w:t>
      </w:r>
    </w:p>
    <w:p w14:paraId="001BD5E6" w14:textId="77777777" w:rsidR="00E349BC" w:rsidRDefault="00E349BC" w:rsidP="00E349BC">
      <w:pPr>
        <w:pStyle w:val="Plattetekst"/>
        <w:spacing w:line="190" w:lineRule="exact"/>
        <w:rPr>
          <w:rFonts w:ascii="Arial" w:hAnsi="Arial" w:cs="Arial"/>
          <w:sz w:val="20"/>
          <w:szCs w:val="20"/>
          <w:lang w:val="en-GB"/>
        </w:rPr>
      </w:pPr>
    </w:p>
    <w:p w14:paraId="46E99206" w14:textId="77777777" w:rsidR="00E349BC" w:rsidRDefault="00E349BC" w:rsidP="00E349BC">
      <w:r>
        <w:object w:dxaOrig="4431" w:dyaOrig="4429" w14:anchorId="5550BCE8">
          <v:shape id="_x0000_i1171" type="#_x0000_t75" style="width:154.5pt;height:153.95pt" o:ole="">
            <v:imagedata r:id="rId313" o:title=""/>
          </v:shape>
          <o:OLEObject Type="Embed" ProgID="CorelDRAW.Graphic.12" ShapeID="_x0000_i1171" DrawAspect="Content" ObjectID="_1587467564" r:id="rId314"/>
        </w:object>
      </w:r>
    </w:p>
    <w:p w14:paraId="0993D63D" w14:textId="77777777" w:rsidR="00E349BC" w:rsidRDefault="00E349BC" w:rsidP="00E349BC">
      <w:pPr>
        <w:pStyle w:val="Plattetekst"/>
        <w:spacing w:line="190" w:lineRule="exact"/>
        <w:rPr>
          <w:rFonts w:ascii="Arial" w:hAnsi="Arial" w:cs="Arial"/>
          <w:sz w:val="20"/>
          <w:szCs w:val="20"/>
          <w:lang w:val="en-GB"/>
        </w:rPr>
      </w:pPr>
    </w:p>
    <w:p w14:paraId="078E8CCC" w14:textId="77777777" w:rsidR="00E349BC" w:rsidRDefault="00E349BC" w:rsidP="00E349BC">
      <w:pPr>
        <w:pStyle w:val="Plattetekst"/>
        <w:spacing w:line="190" w:lineRule="exact"/>
        <w:rPr>
          <w:rFonts w:ascii="Arial" w:hAnsi="Arial" w:cs="Arial"/>
          <w:sz w:val="20"/>
          <w:szCs w:val="20"/>
          <w:lang w:val="en-GB"/>
        </w:rPr>
      </w:pPr>
    </w:p>
    <w:p w14:paraId="02BC2F27" w14:textId="77777777" w:rsidR="00E349BC" w:rsidRPr="00ED1153" w:rsidRDefault="00E349BC" w:rsidP="00E349BC">
      <w:pPr>
        <w:pStyle w:val="Plattetekst"/>
        <w:spacing w:line="190" w:lineRule="exact"/>
        <w:rPr>
          <w:rFonts w:ascii="Arial" w:hAnsi="Arial" w:cs="Arial"/>
          <w:b w:val="0"/>
          <w:sz w:val="20"/>
          <w:szCs w:val="20"/>
          <w:lang w:val="en-GB"/>
        </w:rPr>
      </w:pPr>
      <w:r w:rsidRPr="00ED1153">
        <w:rPr>
          <w:rFonts w:ascii="Arial" w:hAnsi="Arial" w:cs="Arial"/>
          <w:lang w:val="en-GB"/>
        </w:rPr>
        <w:t>+</w:t>
      </w:r>
      <w:r w:rsidRPr="00ED1153">
        <w:rPr>
          <w:rFonts w:ascii="Arial" w:hAnsi="Arial" w:cs="Arial"/>
          <w:sz w:val="20"/>
          <w:szCs w:val="20"/>
          <w:lang w:val="en-GB"/>
        </w:rPr>
        <w:t xml:space="preserve">                              </w:t>
      </w:r>
      <w:r w:rsidRPr="00ED1153">
        <w:rPr>
          <w:rFonts w:ascii="Arial" w:hAnsi="Arial" w:cs="Arial"/>
          <w:b w:val="0"/>
          <w:sz w:val="20"/>
          <w:szCs w:val="20"/>
          <w:lang w:val="en-GB"/>
        </w:rPr>
        <w:t>0050.11 a5b7</w:t>
      </w:r>
    </w:p>
    <w:p w14:paraId="086991C2" w14:textId="77777777" w:rsidR="00E349BC" w:rsidRPr="00ED1153" w:rsidRDefault="00E349BC" w:rsidP="00E349BC">
      <w:pPr>
        <w:pStyle w:val="Plattetekst"/>
        <w:spacing w:line="190" w:lineRule="exact"/>
        <w:rPr>
          <w:rFonts w:ascii="Arial" w:hAnsi="Arial" w:cs="Arial"/>
          <w:b w:val="0"/>
          <w:sz w:val="20"/>
          <w:szCs w:val="20"/>
          <w:lang w:val="en-GB"/>
        </w:rPr>
      </w:pPr>
    </w:p>
    <w:p w14:paraId="550987DC" w14:textId="77777777" w:rsidR="00E349BC" w:rsidRPr="00ED1153" w:rsidRDefault="00E349BC" w:rsidP="0089066B">
      <w:pPr>
        <w:pStyle w:val="Plattetekst"/>
        <w:ind w:firstLine="708"/>
        <w:rPr>
          <w:rFonts w:ascii="Arial" w:hAnsi="Arial" w:cs="Arial"/>
          <w:sz w:val="20"/>
          <w:szCs w:val="20"/>
          <w:lang w:val="en-GB"/>
        </w:rPr>
      </w:pPr>
      <w:r w:rsidRPr="00ED1153">
        <w:rPr>
          <w:rFonts w:ascii="Arial" w:hAnsi="Arial" w:cs="Arial"/>
          <w:sz w:val="20"/>
          <w:szCs w:val="20"/>
          <w:lang w:val="en-GB"/>
        </w:rPr>
        <w:t>1.La6+</w:t>
      </w:r>
      <w:r w:rsidRPr="00ED1153">
        <w:rPr>
          <w:rFonts w:ascii="Arial" w:hAnsi="Arial" w:cs="Arial"/>
          <w:sz w:val="20"/>
          <w:szCs w:val="20"/>
          <w:lang w:val="en-GB"/>
        </w:rPr>
        <w:tab/>
      </w:r>
      <w:r w:rsidRPr="00ED1153">
        <w:rPr>
          <w:rFonts w:ascii="Arial" w:hAnsi="Arial" w:cs="Arial"/>
          <w:sz w:val="20"/>
          <w:szCs w:val="20"/>
          <w:lang w:val="en-GB"/>
        </w:rPr>
        <w:tab/>
        <w:t>Ka8</w:t>
      </w:r>
    </w:p>
    <w:p w14:paraId="69ADDF39" w14:textId="77777777" w:rsidR="00E349BC" w:rsidRPr="00ED1153" w:rsidRDefault="00E349BC" w:rsidP="00E349BC">
      <w:pPr>
        <w:pStyle w:val="Plattetekst"/>
        <w:ind w:firstLine="708"/>
        <w:rPr>
          <w:rFonts w:ascii="Arial" w:hAnsi="Arial" w:cs="Arial"/>
          <w:sz w:val="20"/>
          <w:szCs w:val="20"/>
          <w:lang w:val="en-GB"/>
        </w:rPr>
      </w:pPr>
      <w:r w:rsidRPr="00ED1153">
        <w:rPr>
          <w:rFonts w:ascii="Arial" w:hAnsi="Arial" w:cs="Arial"/>
          <w:sz w:val="20"/>
          <w:szCs w:val="20"/>
          <w:lang w:val="en-GB"/>
        </w:rPr>
        <w:t>2.Kb4</w:t>
      </w:r>
    </w:p>
    <w:p w14:paraId="4E59763B" w14:textId="77777777" w:rsidR="00E349BC" w:rsidRPr="00260C28" w:rsidRDefault="00E349BC" w:rsidP="006A0EB8">
      <w:pPr>
        <w:pStyle w:val="Plattetekst"/>
        <w:numPr>
          <w:ilvl w:val="0"/>
          <w:numId w:val="232"/>
        </w:numPr>
        <w:rPr>
          <w:rFonts w:ascii="Arial" w:hAnsi="Arial" w:cs="Arial"/>
          <w:b w:val="0"/>
          <w:sz w:val="20"/>
          <w:szCs w:val="20"/>
        </w:rPr>
      </w:pPr>
      <w:r w:rsidRPr="00260C28">
        <w:rPr>
          <w:rFonts w:ascii="Arial" w:hAnsi="Arial" w:cs="Arial"/>
          <w:b w:val="0"/>
          <w:sz w:val="20"/>
          <w:szCs w:val="20"/>
        </w:rPr>
        <w:t>2.Kb5? Le2+ 3.Ka5 Lh5</w:t>
      </w:r>
      <w:r w:rsidR="007B6A12">
        <w:rPr>
          <w:rFonts w:ascii="Arial" w:hAnsi="Arial" w:cs="Arial"/>
          <w:b w:val="0"/>
          <w:sz w:val="20"/>
          <w:szCs w:val="20"/>
        </w:rPr>
        <w:t xml:space="preserve"> 4.Kb4</w:t>
      </w:r>
      <w:r w:rsidR="00140322">
        <w:rPr>
          <w:rFonts w:ascii="Arial" w:hAnsi="Arial" w:cs="Arial"/>
          <w:b w:val="0"/>
          <w:sz w:val="20"/>
          <w:szCs w:val="20"/>
        </w:rPr>
        <w:t xml:space="preserve"> </w:t>
      </w:r>
      <w:r w:rsidR="00260C28" w:rsidRPr="00260C28">
        <w:rPr>
          <w:rFonts w:ascii="Arial" w:hAnsi="Arial" w:cs="Arial"/>
          <w:b w:val="0"/>
          <w:sz w:val="20"/>
          <w:szCs w:val="20"/>
        </w:rPr>
        <w:t>(Zie zet 2</w:t>
      </w:r>
      <w:r w:rsidR="007B6A12">
        <w:rPr>
          <w:rFonts w:ascii="Arial" w:hAnsi="Arial" w:cs="Arial"/>
          <w:b w:val="0"/>
          <w:sz w:val="20"/>
          <w:szCs w:val="20"/>
        </w:rPr>
        <w:t>.</w:t>
      </w:r>
      <w:r w:rsidR="0042062C">
        <w:rPr>
          <w:rFonts w:ascii="Arial" w:hAnsi="Arial" w:cs="Arial"/>
          <w:b w:val="0"/>
          <w:sz w:val="20"/>
          <w:szCs w:val="20"/>
        </w:rPr>
        <w:t>)</w:t>
      </w:r>
      <w:r w:rsidR="00260C28">
        <w:rPr>
          <w:rFonts w:ascii="Arial" w:hAnsi="Arial" w:cs="Arial"/>
          <w:b w:val="0"/>
          <w:sz w:val="20"/>
          <w:szCs w:val="20"/>
        </w:rPr>
        <w:t xml:space="preserve"> O</w:t>
      </w:r>
      <w:r w:rsidR="009F0203" w:rsidRPr="00260C28">
        <w:rPr>
          <w:rFonts w:ascii="Arial" w:hAnsi="Arial" w:cs="Arial"/>
          <w:b w:val="0"/>
          <w:sz w:val="20"/>
          <w:szCs w:val="20"/>
        </w:rPr>
        <w:t>f:</w:t>
      </w:r>
    </w:p>
    <w:p w14:paraId="59199E2F" w14:textId="77777777" w:rsidR="00E349BC" w:rsidRPr="00140322" w:rsidRDefault="009F0203" w:rsidP="006A0EB8">
      <w:pPr>
        <w:pStyle w:val="Plattetekst"/>
        <w:numPr>
          <w:ilvl w:val="0"/>
          <w:numId w:val="232"/>
        </w:numPr>
        <w:rPr>
          <w:rFonts w:ascii="Arial" w:hAnsi="Arial" w:cs="Arial"/>
          <w:b w:val="0"/>
          <w:i/>
          <w:sz w:val="20"/>
          <w:szCs w:val="20"/>
        </w:rPr>
      </w:pPr>
      <w:r w:rsidRPr="00260C28">
        <w:rPr>
          <w:rFonts w:ascii="Arial" w:hAnsi="Arial" w:cs="Arial"/>
          <w:b w:val="0"/>
          <w:sz w:val="20"/>
          <w:szCs w:val="20"/>
        </w:rPr>
        <w:t xml:space="preserve">2.Lc8? </w:t>
      </w:r>
      <w:r>
        <w:rPr>
          <w:rFonts w:ascii="Arial" w:hAnsi="Arial" w:cs="Arial"/>
          <w:b w:val="0"/>
          <w:sz w:val="20"/>
          <w:szCs w:val="20"/>
        </w:rPr>
        <w:t>Lf3 3.Kb4 Lb7 4.Lxb7</w:t>
      </w:r>
      <w:r>
        <w:rPr>
          <w:rFonts w:ascii="Arial" w:hAnsi="Arial" w:cs="Arial"/>
          <w:b w:val="0"/>
          <w:i/>
          <w:sz w:val="20"/>
          <w:szCs w:val="20"/>
        </w:rPr>
        <w:t xml:space="preserve"> </w:t>
      </w:r>
      <w:r>
        <w:rPr>
          <w:rFonts w:ascii="Arial" w:hAnsi="Arial" w:cs="Arial"/>
          <w:b w:val="0"/>
          <w:sz w:val="20"/>
          <w:szCs w:val="20"/>
        </w:rPr>
        <w:t>Kxb7, en geen winst.</w:t>
      </w:r>
    </w:p>
    <w:p w14:paraId="46D6485E" w14:textId="77777777" w:rsidR="00E349BC" w:rsidRPr="00165016" w:rsidRDefault="00E349BC" w:rsidP="00E349BC">
      <w:pPr>
        <w:pStyle w:val="Plattetekst"/>
        <w:rPr>
          <w:rFonts w:ascii="Arial" w:hAnsi="Arial" w:cs="Arial"/>
          <w:i/>
          <w:sz w:val="20"/>
          <w:szCs w:val="20"/>
        </w:rPr>
      </w:pPr>
      <w:r w:rsidRPr="00165016">
        <w:rPr>
          <w:rFonts w:ascii="Arial" w:hAnsi="Arial" w:cs="Arial"/>
          <w:i/>
          <w:sz w:val="20"/>
          <w:szCs w:val="20"/>
        </w:rPr>
        <w:t>Variant A</w:t>
      </w:r>
    </w:p>
    <w:p w14:paraId="25A30914" w14:textId="77777777" w:rsidR="00E349BC" w:rsidRPr="00165016" w:rsidRDefault="00E349BC" w:rsidP="00E349BC">
      <w:pPr>
        <w:pStyle w:val="Plattetekst"/>
        <w:ind w:firstLine="708"/>
        <w:rPr>
          <w:rFonts w:ascii="Arial" w:hAnsi="Arial" w:cs="Arial"/>
          <w:sz w:val="20"/>
          <w:szCs w:val="20"/>
        </w:rPr>
      </w:pPr>
      <w:r w:rsidRPr="00165016">
        <w:rPr>
          <w:rFonts w:ascii="Arial" w:hAnsi="Arial" w:cs="Arial"/>
          <w:sz w:val="20"/>
          <w:szCs w:val="20"/>
        </w:rPr>
        <w:t>2…</w:t>
      </w:r>
      <w:r w:rsidRPr="00165016">
        <w:rPr>
          <w:rFonts w:ascii="Arial" w:hAnsi="Arial" w:cs="Arial"/>
          <w:sz w:val="20"/>
          <w:szCs w:val="20"/>
        </w:rPr>
        <w:tab/>
      </w:r>
      <w:r w:rsidRPr="00165016">
        <w:rPr>
          <w:rFonts w:ascii="Arial" w:hAnsi="Arial" w:cs="Arial"/>
          <w:sz w:val="20"/>
          <w:szCs w:val="20"/>
        </w:rPr>
        <w:tab/>
        <w:t>Lf3</w:t>
      </w:r>
    </w:p>
    <w:p w14:paraId="7AA01051" w14:textId="77777777" w:rsidR="00E349BC" w:rsidRDefault="00E349BC" w:rsidP="00E349BC">
      <w:pPr>
        <w:pStyle w:val="Plattetekst"/>
        <w:ind w:firstLine="708"/>
        <w:rPr>
          <w:rFonts w:ascii="Arial" w:hAnsi="Arial" w:cs="Arial"/>
          <w:sz w:val="20"/>
          <w:szCs w:val="20"/>
        </w:rPr>
      </w:pPr>
      <w:r>
        <w:rPr>
          <w:rFonts w:ascii="Arial" w:hAnsi="Arial" w:cs="Arial"/>
          <w:sz w:val="20"/>
          <w:szCs w:val="20"/>
        </w:rPr>
        <w:t>3.Kc5</w:t>
      </w:r>
      <w:r>
        <w:rPr>
          <w:rFonts w:ascii="Arial" w:hAnsi="Arial" w:cs="Arial"/>
          <w:sz w:val="20"/>
          <w:szCs w:val="20"/>
        </w:rPr>
        <w:tab/>
      </w:r>
      <w:r>
        <w:rPr>
          <w:rFonts w:ascii="Arial" w:hAnsi="Arial" w:cs="Arial"/>
          <w:sz w:val="20"/>
          <w:szCs w:val="20"/>
        </w:rPr>
        <w:tab/>
        <w:t>Lb7</w:t>
      </w:r>
    </w:p>
    <w:p w14:paraId="699EDB46" w14:textId="77777777" w:rsidR="00E349BC" w:rsidRDefault="00E349BC" w:rsidP="00E349BC">
      <w:pPr>
        <w:pStyle w:val="Plattetekst"/>
        <w:rPr>
          <w:rFonts w:ascii="Arial" w:hAnsi="Arial" w:cs="Arial"/>
          <w:b w:val="0"/>
          <w:sz w:val="20"/>
          <w:szCs w:val="20"/>
        </w:rPr>
      </w:pPr>
      <w:r>
        <w:rPr>
          <w:rFonts w:ascii="Arial" w:hAnsi="Arial" w:cs="Arial"/>
          <w:b w:val="0"/>
          <w:sz w:val="20"/>
          <w:szCs w:val="20"/>
        </w:rPr>
        <w:t>Jaagt de witte loper weg.</w:t>
      </w:r>
    </w:p>
    <w:p w14:paraId="0E4F0358" w14:textId="77777777" w:rsidR="00E349BC" w:rsidRDefault="00E349BC" w:rsidP="00E349BC">
      <w:pPr>
        <w:pStyle w:val="Plattetekst"/>
        <w:ind w:firstLine="708"/>
        <w:rPr>
          <w:rFonts w:ascii="Arial" w:hAnsi="Arial" w:cs="Arial"/>
          <w:sz w:val="20"/>
          <w:szCs w:val="20"/>
        </w:rPr>
      </w:pPr>
      <w:r>
        <w:rPr>
          <w:rFonts w:ascii="Arial" w:hAnsi="Arial" w:cs="Arial"/>
          <w:sz w:val="20"/>
          <w:szCs w:val="20"/>
        </w:rPr>
        <w:t>4.Lb5</w:t>
      </w:r>
    </w:p>
    <w:p w14:paraId="08400490" w14:textId="77777777" w:rsidR="00316032" w:rsidRPr="008308B0" w:rsidRDefault="00E349BC" w:rsidP="00E349BC">
      <w:pPr>
        <w:pStyle w:val="Plattetekst"/>
        <w:rPr>
          <w:rFonts w:ascii="Arial" w:hAnsi="Arial" w:cs="Arial"/>
          <w:b w:val="0"/>
          <w:i/>
          <w:sz w:val="20"/>
          <w:szCs w:val="20"/>
        </w:rPr>
      </w:pPr>
      <w:r>
        <w:rPr>
          <w:rFonts w:ascii="Arial" w:hAnsi="Arial" w:cs="Arial"/>
          <w:b w:val="0"/>
          <w:sz w:val="20"/>
          <w:szCs w:val="20"/>
        </w:rPr>
        <w:t xml:space="preserve">Maar niet 4.Lc4? </w:t>
      </w:r>
      <w:r w:rsidR="0089066B">
        <w:rPr>
          <w:rFonts w:ascii="Arial" w:hAnsi="Arial" w:cs="Arial"/>
          <w:b w:val="0"/>
          <w:sz w:val="20"/>
          <w:szCs w:val="20"/>
        </w:rPr>
        <w:t xml:space="preserve">wegens </w:t>
      </w:r>
      <w:r w:rsidR="00316032">
        <w:rPr>
          <w:rFonts w:ascii="Arial" w:hAnsi="Arial" w:cs="Arial"/>
          <w:b w:val="0"/>
          <w:sz w:val="20"/>
          <w:szCs w:val="20"/>
        </w:rPr>
        <w:t>Le4</w:t>
      </w:r>
      <w:r w:rsidR="0089066B">
        <w:rPr>
          <w:rFonts w:ascii="Arial" w:hAnsi="Arial" w:cs="Arial"/>
          <w:b w:val="0"/>
          <w:sz w:val="20"/>
          <w:szCs w:val="20"/>
        </w:rPr>
        <w:t>,</w:t>
      </w:r>
      <w:r w:rsidR="00316032" w:rsidRPr="008308B0">
        <w:rPr>
          <w:rFonts w:ascii="Arial" w:hAnsi="Arial" w:cs="Arial"/>
          <w:b w:val="0"/>
          <w:i/>
          <w:sz w:val="20"/>
          <w:szCs w:val="20"/>
        </w:rPr>
        <w:t xml:space="preserve"> </w:t>
      </w:r>
      <w:r w:rsidR="008308B0" w:rsidRPr="008308B0">
        <w:rPr>
          <w:rFonts w:ascii="Arial" w:hAnsi="Arial" w:cs="Arial"/>
          <w:b w:val="0"/>
          <w:i/>
          <w:sz w:val="20"/>
          <w:szCs w:val="20"/>
        </w:rPr>
        <w:t>(</w:t>
      </w:r>
      <w:r w:rsidR="00316032" w:rsidRPr="008308B0">
        <w:rPr>
          <w:rFonts w:ascii="Arial" w:hAnsi="Arial" w:cs="Arial"/>
          <w:b w:val="0"/>
          <w:i/>
          <w:sz w:val="20"/>
          <w:szCs w:val="20"/>
        </w:rPr>
        <w:t>Er dreigt nu 5…</w:t>
      </w:r>
      <w:r w:rsidR="008308B0">
        <w:rPr>
          <w:rFonts w:ascii="Arial" w:hAnsi="Arial" w:cs="Arial"/>
          <w:b w:val="0"/>
          <w:i/>
          <w:sz w:val="20"/>
          <w:szCs w:val="20"/>
        </w:rPr>
        <w:t>Kb7 met</w:t>
      </w:r>
      <w:r w:rsidR="008308B0" w:rsidRPr="008308B0">
        <w:rPr>
          <w:rFonts w:ascii="Arial" w:hAnsi="Arial" w:cs="Arial"/>
          <w:b w:val="0"/>
          <w:i/>
          <w:sz w:val="20"/>
          <w:szCs w:val="20"/>
        </w:rPr>
        <w:t xml:space="preserve"> remise, dus:)</w:t>
      </w:r>
      <w:r w:rsidR="008308B0">
        <w:rPr>
          <w:rFonts w:ascii="Arial" w:hAnsi="Arial" w:cs="Arial"/>
          <w:b w:val="0"/>
          <w:i/>
          <w:sz w:val="20"/>
          <w:szCs w:val="20"/>
        </w:rPr>
        <w:t xml:space="preserve"> </w:t>
      </w:r>
      <w:r w:rsidR="00316032">
        <w:rPr>
          <w:rFonts w:ascii="Arial" w:hAnsi="Arial" w:cs="Arial"/>
          <w:b w:val="0"/>
          <w:sz w:val="20"/>
          <w:szCs w:val="20"/>
        </w:rPr>
        <w:t>5.Ld5+ Lxd5 6.Kxd5 en toch 6</w:t>
      </w:r>
      <w:r w:rsidR="008308B0">
        <w:rPr>
          <w:rFonts w:ascii="Arial" w:hAnsi="Arial" w:cs="Arial"/>
          <w:b w:val="0"/>
          <w:sz w:val="20"/>
          <w:szCs w:val="20"/>
        </w:rPr>
        <w:t>…</w:t>
      </w:r>
      <w:r w:rsidR="00316032">
        <w:rPr>
          <w:rFonts w:ascii="Arial" w:hAnsi="Arial" w:cs="Arial"/>
          <w:b w:val="0"/>
          <w:sz w:val="20"/>
          <w:szCs w:val="20"/>
        </w:rPr>
        <w:t>Kb7.</w:t>
      </w:r>
      <w:r w:rsidR="008308B0">
        <w:rPr>
          <w:rFonts w:ascii="Arial" w:hAnsi="Arial" w:cs="Arial"/>
          <w:b w:val="0"/>
          <w:sz w:val="20"/>
          <w:szCs w:val="20"/>
        </w:rPr>
        <w:t xml:space="preserve"> </w:t>
      </w:r>
      <w:r w:rsidR="008308B0">
        <w:rPr>
          <w:rFonts w:ascii="Arial" w:hAnsi="Arial" w:cs="Arial"/>
          <w:b w:val="0"/>
          <w:i/>
          <w:sz w:val="20"/>
          <w:szCs w:val="20"/>
        </w:rPr>
        <w:t>(Fout is hier</w:t>
      </w:r>
      <w:r w:rsidR="008308B0" w:rsidRPr="008308B0">
        <w:rPr>
          <w:rFonts w:ascii="Arial" w:hAnsi="Arial" w:cs="Arial"/>
          <w:b w:val="0"/>
          <w:i/>
          <w:sz w:val="20"/>
          <w:szCs w:val="20"/>
        </w:rPr>
        <w:t xml:space="preserve"> 6…f3? 7.Kc6 f2 8</w:t>
      </w:r>
      <w:r w:rsidR="008308B0">
        <w:rPr>
          <w:rFonts w:ascii="Arial" w:hAnsi="Arial" w:cs="Arial"/>
          <w:b w:val="0"/>
          <w:i/>
          <w:sz w:val="20"/>
          <w:szCs w:val="20"/>
        </w:rPr>
        <w:t xml:space="preserve">.Kc7 f1D 9.b7+ Kxa7 10.b8D+ Ka6 </w:t>
      </w:r>
      <w:r w:rsidR="008308B0" w:rsidRPr="008308B0">
        <w:rPr>
          <w:rFonts w:ascii="Arial" w:hAnsi="Arial" w:cs="Arial"/>
          <w:b w:val="0"/>
          <w:i/>
          <w:sz w:val="20"/>
          <w:szCs w:val="20"/>
        </w:rPr>
        <w:t>11.Db6+ en mat.</w:t>
      </w:r>
      <w:r w:rsidR="008308B0">
        <w:rPr>
          <w:rFonts w:ascii="Arial" w:hAnsi="Arial" w:cs="Arial"/>
          <w:b w:val="0"/>
          <w:i/>
          <w:sz w:val="20"/>
          <w:szCs w:val="20"/>
        </w:rPr>
        <w:t>)</w:t>
      </w:r>
    </w:p>
    <w:p w14:paraId="1AFBC7A1" w14:textId="77777777" w:rsidR="00E349BC" w:rsidRDefault="00E349BC" w:rsidP="00E349BC">
      <w:pPr>
        <w:pStyle w:val="Plattetekst"/>
        <w:rPr>
          <w:rFonts w:ascii="Arial" w:hAnsi="Arial" w:cs="Arial"/>
          <w:sz w:val="20"/>
          <w:szCs w:val="20"/>
        </w:rPr>
      </w:pPr>
      <w:r>
        <w:rPr>
          <w:rFonts w:ascii="Arial" w:hAnsi="Arial" w:cs="Arial"/>
          <w:b w:val="0"/>
          <w:sz w:val="20"/>
          <w:szCs w:val="20"/>
        </w:rPr>
        <w:tab/>
      </w:r>
      <w:r>
        <w:rPr>
          <w:rFonts w:ascii="Arial" w:hAnsi="Arial" w:cs="Arial"/>
          <w:sz w:val="20"/>
          <w:szCs w:val="20"/>
        </w:rPr>
        <w:t>4…</w:t>
      </w:r>
      <w:r>
        <w:rPr>
          <w:rFonts w:ascii="Arial" w:hAnsi="Arial" w:cs="Arial"/>
          <w:sz w:val="20"/>
          <w:szCs w:val="20"/>
        </w:rPr>
        <w:tab/>
      </w:r>
      <w:r>
        <w:rPr>
          <w:rFonts w:ascii="Arial" w:hAnsi="Arial" w:cs="Arial"/>
          <w:sz w:val="20"/>
          <w:szCs w:val="20"/>
        </w:rPr>
        <w:tab/>
        <w:t>f3</w:t>
      </w:r>
    </w:p>
    <w:p w14:paraId="4826319F" w14:textId="77777777" w:rsidR="00E349BC" w:rsidRDefault="00E349BC" w:rsidP="00E349BC">
      <w:pPr>
        <w:pStyle w:val="Plattetekst"/>
        <w:rPr>
          <w:rFonts w:ascii="Arial" w:hAnsi="Arial" w:cs="Arial"/>
          <w:sz w:val="20"/>
          <w:szCs w:val="20"/>
        </w:rPr>
      </w:pPr>
      <w:r>
        <w:rPr>
          <w:rFonts w:ascii="Arial" w:hAnsi="Arial" w:cs="Arial"/>
          <w:sz w:val="20"/>
          <w:szCs w:val="20"/>
        </w:rPr>
        <w:tab/>
        <w:t>5.Kd6</w:t>
      </w:r>
      <w:r>
        <w:rPr>
          <w:rFonts w:ascii="Arial" w:hAnsi="Arial" w:cs="Arial"/>
          <w:sz w:val="20"/>
          <w:szCs w:val="20"/>
        </w:rPr>
        <w:tab/>
      </w:r>
      <w:r>
        <w:rPr>
          <w:rFonts w:ascii="Arial" w:hAnsi="Arial" w:cs="Arial"/>
          <w:sz w:val="20"/>
          <w:szCs w:val="20"/>
        </w:rPr>
        <w:tab/>
      </w:r>
    </w:p>
    <w:p w14:paraId="7C4A7B32" w14:textId="77777777" w:rsidR="00481EA6" w:rsidRDefault="00E349BC" w:rsidP="00481EA6">
      <w:pPr>
        <w:pStyle w:val="Plattetekst"/>
        <w:rPr>
          <w:rFonts w:ascii="Arial" w:hAnsi="Arial" w:cs="Arial"/>
          <w:b w:val="0"/>
          <w:sz w:val="20"/>
          <w:szCs w:val="20"/>
        </w:rPr>
      </w:pPr>
      <w:r>
        <w:rPr>
          <w:rFonts w:ascii="Arial" w:hAnsi="Arial" w:cs="Arial"/>
          <w:b w:val="0"/>
          <w:sz w:val="20"/>
          <w:szCs w:val="20"/>
        </w:rPr>
        <w:t>Maar niet 5.Lc6? f2 6.Lb5 Lg2 7.La6 f1D 8.Lxf1 Lxf1, remis</w:t>
      </w:r>
      <w:r w:rsidR="00481EA6">
        <w:rPr>
          <w:rFonts w:ascii="Arial" w:hAnsi="Arial" w:cs="Arial"/>
          <w:b w:val="0"/>
          <w:sz w:val="20"/>
          <w:szCs w:val="20"/>
        </w:rPr>
        <w:t xml:space="preserve"> </w:t>
      </w:r>
    </w:p>
    <w:p w14:paraId="50653695" w14:textId="77777777" w:rsidR="00481EA6" w:rsidRPr="001513C2" w:rsidRDefault="00481EA6" w:rsidP="00481EA6">
      <w:pPr>
        <w:pStyle w:val="Plattetekst"/>
        <w:ind w:firstLine="708"/>
        <w:rPr>
          <w:rFonts w:ascii="Arial" w:hAnsi="Arial" w:cs="Arial"/>
          <w:sz w:val="20"/>
          <w:szCs w:val="20"/>
        </w:rPr>
      </w:pPr>
    </w:p>
    <w:p w14:paraId="55EBD110" w14:textId="77777777" w:rsidR="00481EA6" w:rsidRPr="001513C2" w:rsidRDefault="00481EA6" w:rsidP="00481EA6">
      <w:pPr>
        <w:pStyle w:val="Plattetekst"/>
        <w:ind w:firstLine="708"/>
        <w:rPr>
          <w:rFonts w:ascii="Arial" w:hAnsi="Arial" w:cs="Arial"/>
          <w:sz w:val="20"/>
          <w:szCs w:val="20"/>
        </w:rPr>
      </w:pPr>
    </w:p>
    <w:p w14:paraId="52C031F8" w14:textId="77777777" w:rsidR="00481EA6" w:rsidRPr="001513C2" w:rsidRDefault="00481EA6" w:rsidP="00481EA6">
      <w:pPr>
        <w:pStyle w:val="Plattetekst"/>
        <w:ind w:firstLine="708"/>
        <w:rPr>
          <w:rFonts w:ascii="Arial" w:hAnsi="Arial" w:cs="Arial"/>
          <w:sz w:val="20"/>
          <w:szCs w:val="20"/>
        </w:rPr>
      </w:pPr>
    </w:p>
    <w:p w14:paraId="3249EB29" w14:textId="77777777" w:rsidR="00481EA6" w:rsidRPr="001513C2" w:rsidRDefault="00481EA6" w:rsidP="00481EA6">
      <w:pPr>
        <w:pStyle w:val="Plattetekst"/>
        <w:ind w:firstLine="708"/>
        <w:rPr>
          <w:rFonts w:ascii="Arial" w:hAnsi="Arial" w:cs="Arial"/>
          <w:sz w:val="20"/>
          <w:szCs w:val="20"/>
        </w:rPr>
      </w:pPr>
    </w:p>
    <w:p w14:paraId="58CF453B" w14:textId="77777777" w:rsidR="00481EA6" w:rsidRDefault="00E349BC" w:rsidP="00481EA6">
      <w:pPr>
        <w:pStyle w:val="Plattetekst"/>
        <w:ind w:firstLine="708"/>
        <w:rPr>
          <w:rFonts w:ascii="Arial" w:hAnsi="Arial" w:cs="Arial"/>
          <w:sz w:val="20"/>
          <w:szCs w:val="20"/>
          <w:lang w:val="en-GB"/>
        </w:rPr>
      </w:pPr>
      <w:r w:rsidRPr="00ED1153">
        <w:rPr>
          <w:rFonts w:ascii="Arial" w:hAnsi="Arial" w:cs="Arial"/>
          <w:sz w:val="20"/>
          <w:szCs w:val="20"/>
          <w:lang w:val="en-GB"/>
        </w:rPr>
        <w:t>5…</w:t>
      </w:r>
      <w:r w:rsidRPr="00ED1153">
        <w:rPr>
          <w:rFonts w:ascii="Arial" w:hAnsi="Arial" w:cs="Arial"/>
          <w:sz w:val="20"/>
          <w:szCs w:val="20"/>
          <w:lang w:val="en-GB"/>
        </w:rPr>
        <w:tab/>
      </w:r>
      <w:r w:rsidRPr="00ED1153">
        <w:rPr>
          <w:rFonts w:ascii="Arial" w:hAnsi="Arial" w:cs="Arial"/>
          <w:sz w:val="20"/>
          <w:szCs w:val="20"/>
          <w:lang w:val="en-GB"/>
        </w:rPr>
        <w:tab/>
        <w:t>f2</w:t>
      </w:r>
      <w:r w:rsidR="00481EA6">
        <w:rPr>
          <w:rFonts w:ascii="Arial" w:hAnsi="Arial" w:cs="Arial"/>
          <w:sz w:val="20"/>
          <w:szCs w:val="20"/>
          <w:lang w:val="en-GB"/>
        </w:rPr>
        <w:t xml:space="preserve">   </w:t>
      </w:r>
    </w:p>
    <w:p w14:paraId="229FD143" w14:textId="77777777" w:rsidR="00E349BC" w:rsidRPr="007B6A12" w:rsidRDefault="00E349BC" w:rsidP="00481EA6">
      <w:pPr>
        <w:pStyle w:val="Plattetekst"/>
        <w:ind w:firstLine="708"/>
        <w:rPr>
          <w:rFonts w:ascii="Arial" w:hAnsi="Arial" w:cs="Arial"/>
          <w:b w:val="0"/>
          <w:sz w:val="20"/>
          <w:szCs w:val="20"/>
          <w:lang w:val="en-GB"/>
        </w:rPr>
      </w:pPr>
      <w:r w:rsidRPr="00ED1153">
        <w:rPr>
          <w:rFonts w:ascii="Arial" w:hAnsi="Arial" w:cs="Arial"/>
          <w:sz w:val="20"/>
          <w:szCs w:val="20"/>
          <w:lang w:val="en-GB"/>
        </w:rPr>
        <w:t>6.Kc7</w:t>
      </w:r>
      <w:r w:rsidRPr="00ED1153">
        <w:rPr>
          <w:rFonts w:ascii="Arial" w:hAnsi="Arial" w:cs="Arial"/>
          <w:sz w:val="20"/>
          <w:szCs w:val="20"/>
          <w:lang w:val="en-GB"/>
        </w:rPr>
        <w:tab/>
      </w:r>
      <w:r w:rsidRPr="00ED1153">
        <w:rPr>
          <w:rFonts w:ascii="Arial" w:hAnsi="Arial" w:cs="Arial"/>
          <w:sz w:val="20"/>
          <w:szCs w:val="20"/>
          <w:lang w:val="en-GB"/>
        </w:rPr>
        <w:tab/>
        <w:t>Ld5</w:t>
      </w:r>
    </w:p>
    <w:p w14:paraId="682BAF3C" w14:textId="77777777" w:rsidR="00E349BC" w:rsidRPr="00ED1153" w:rsidRDefault="00E349BC" w:rsidP="007B6A12">
      <w:pPr>
        <w:pStyle w:val="Plattetekst"/>
        <w:rPr>
          <w:rFonts w:ascii="Arial" w:hAnsi="Arial" w:cs="Arial"/>
          <w:sz w:val="20"/>
          <w:szCs w:val="20"/>
          <w:lang w:val="en-GB"/>
        </w:rPr>
      </w:pPr>
      <w:r w:rsidRPr="00ED1153">
        <w:rPr>
          <w:rFonts w:ascii="Arial" w:hAnsi="Arial" w:cs="Arial"/>
          <w:sz w:val="20"/>
          <w:szCs w:val="20"/>
          <w:lang w:val="en-GB"/>
        </w:rPr>
        <w:tab/>
        <w:t>7.La6</w:t>
      </w:r>
      <w:r w:rsidRPr="00ED1153">
        <w:rPr>
          <w:rFonts w:ascii="Arial" w:hAnsi="Arial" w:cs="Arial"/>
          <w:sz w:val="20"/>
          <w:szCs w:val="20"/>
          <w:lang w:val="en-GB"/>
        </w:rPr>
        <w:tab/>
      </w:r>
      <w:r w:rsidR="00B35E7F">
        <w:rPr>
          <w:rFonts w:ascii="Arial" w:hAnsi="Arial" w:cs="Arial"/>
          <w:sz w:val="20"/>
          <w:szCs w:val="20"/>
          <w:lang w:val="en-GB"/>
        </w:rPr>
        <w:tab/>
      </w:r>
      <w:r w:rsidR="005F4445">
        <w:rPr>
          <w:rFonts w:ascii="Arial" w:hAnsi="Arial" w:cs="Arial"/>
          <w:sz w:val="20"/>
          <w:szCs w:val="20"/>
          <w:lang w:val="en-GB"/>
        </w:rPr>
        <w:t>f1D</w:t>
      </w:r>
    </w:p>
    <w:p w14:paraId="6EEE7DF7" w14:textId="77777777" w:rsidR="00E349BC" w:rsidRDefault="00E6207C" w:rsidP="00E349BC">
      <w:pPr>
        <w:pStyle w:val="Plattetekst"/>
        <w:ind w:firstLine="708"/>
        <w:rPr>
          <w:rFonts w:ascii="Arial" w:hAnsi="Arial" w:cs="Arial"/>
          <w:sz w:val="20"/>
          <w:szCs w:val="20"/>
          <w:lang w:val="en-GB"/>
        </w:rPr>
      </w:pPr>
      <w:r>
        <w:rPr>
          <w:rFonts w:ascii="Arial" w:hAnsi="Arial" w:cs="Arial"/>
          <w:sz w:val="20"/>
          <w:szCs w:val="20"/>
          <w:lang w:val="en-GB"/>
        </w:rPr>
        <w:t>8.Lxf1</w:t>
      </w:r>
      <w:r>
        <w:rPr>
          <w:rFonts w:ascii="Arial" w:hAnsi="Arial" w:cs="Arial"/>
          <w:sz w:val="20"/>
          <w:szCs w:val="20"/>
          <w:lang w:val="en-GB"/>
        </w:rPr>
        <w:tab/>
      </w:r>
      <w:r>
        <w:rPr>
          <w:rFonts w:ascii="Arial" w:hAnsi="Arial" w:cs="Arial"/>
          <w:sz w:val="20"/>
          <w:szCs w:val="20"/>
          <w:lang w:val="en-GB"/>
        </w:rPr>
        <w:tab/>
        <w:t>Le4</w:t>
      </w:r>
    </w:p>
    <w:p w14:paraId="4E635F85" w14:textId="77777777" w:rsidR="008872B7" w:rsidRPr="009062E9" w:rsidRDefault="00E6207C" w:rsidP="00E6207C">
      <w:pPr>
        <w:pStyle w:val="Plattetekst"/>
        <w:rPr>
          <w:rFonts w:ascii="Arial" w:hAnsi="Arial" w:cs="Arial"/>
          <w:sz w:val="20"/>
          <w:szCs w:val="20"/>
        </w:rPr>
      </w:pPr>
      <w:r>
        <w:rPr>
          <w:rFonts w:ascii="Arial" w:hAnsi="Arial" w:cs="Arial"/>
          <w:sz w:val="20"/>
          <w:szCs w:val="20"/>
          <w:lang w:val="en-GB"/>
        </w:rPr>
        <w:tab/>
      </w:r>
      <w:r w:rsidRPr="009062E9">
        <w:rPr>
          <w:rFonts w:ascii="Arial" w:hAnsi="Arial" w:cs="Arial"/>
          <w:sz w:val="20"/>
          <w:szCs w:val="20"/>
        </w:rPr>
        <w:t>9.La6</w:t>
      </w:r>
      <w:r w:rsidRPr="009062E9">
        <w:rPr>
          <w:rFonts w:ascii="Arial" w:hAnsi="Arial" w:cs="Arial"/>
          <w:sz w:val="20"/>
          <w:szCs w:val="20"/>
        </w:rPr>
        <w:tab/>
      </w:r>
      <w:r w:rsidRPr="009062E9">
        <w:rPr>
          <w:rFonts w:ascii="Arial" w:hAnsi="Arial" w:cs="Arial"/>
          <w:sz w:val="20"/>
          <w:szCs w:val="20"/>
        </w:rPr>
        <w:tab/>
        <w:t>Lf3</w:t>
      </w:r>
    </w:p>
    <w:p w14:paraId="555455A5" w14:textId="77777777" w:rsidR="00E6207C" w:rsidRPr="009062E9" w:rsidRDefault="00E6207C" w:rsidP="00E6207C">
      <w:pPr>
        <w:pStyle w:val="Plattetekst"/>
        <w:rPr>
          <w:rFonts w:ascii="Arial" w:hAnsi="Arial" w:cs="Arial"/>
          <w:sz w:val="20"/>
          <w:szCs w:val="20"/>
        </w:rPr>
      </w:pPr>
      <w:r w:rsidRPr="009062E9">
        <w:rPr>
          <w:rFonts w:ascii="Arial" w:hAnsi="Arial" w:cs="Arial"/>
          <w:sz w:val="20"/>
          <w:szCs w:val="20"/>
        </w:rPr>
        <w:t xml:space="preserve">           10.Lb8</w:t>
      </w:r>
      <w:r w:rsidRPr="009062E9">
        <w:rPr>
          <w:rFonts w:ascii="Arial" w:hAnsi="Arial" w:cs="Arial"/>
          <w:sz w:val="20"/>
          <w:szCs w:val="20"/>
        </w:rPr>
        <w:tab/>
      </w:r>
      <w:r w:rsidRPr="009062E9">
        <w:rPr>
          <w:rFonts w:ascii="Arial" w:hAnsi="Arial" w:cs="Arial"/>
          <w:sz w:val="20"/>
          <w:szCs w:val="20"/>
        </w:rPr>
        <w:tab/>
        <w:t>Lg2</w:t>
      </w:r>
    </w:p>
    <w:p w14:paraId="1F667D1A" w14:textId="77777777" w:rsidR="00E6207C" w:rsidRPr="009062E9" w:rsidRDefault="00E6207C" w:rsidP="00E6207C">
      <w:pPr>
        <w:pStyle w:val="Plattetekst"/>
        <w:rPr>
          <w:rFonts w:ascii="Arial" w:hAnsi="Arial" w:cs="Arial"/>
          <w:sz w:val="20"/>
          <w:szCs w:val="20"/>
        </w:rPr>
      </w:pPr>
      <w:r w:rsidRPr="009062E9">
        <w:rPr>
          <w:rFonts w:ascii="Arial" w:hAnsi="Arial" w:cs="Arial"/>
          <w:sz w:val="20"/>
          <w:szCs w:val="20"/>
        </w:rPr>
        <w:t xml:space="preserve">           11.b7+</w:t>
      </w:r>
      <w:r w:rsidRPr="009062E9">
        <w:rPr>
          <w:rFonts w:ascii="Arial" w:hAnsi="Arial" w:cs="Arial"/>
          <w:sz w:val="20"/>
          <w:szCs w:val="20"/>
        </w:rPr>
        <w:tab/>
      </w:r>
      <w:r w:rsidRPr="009062E9">
        <w:rPr>
          <w:rFonts w:ascii="Arial" w:hAnsi="Arial" w:cs="Arial"/>
          <w:sz w:val="20"/>
          <w:szCs w:val="20"/>
        </w:rPr>
        <w:tab/>
        <w:t>Lxb7</w:t>
      </w:r>
    </w:p>
    <w:p w14:paraId="39D9FFF9" w14:textId="77777777" w:rsidR="00E6207C" w:rsidRPr="009062E9" w:rsidRDefault="00E6207C" w:rsidP="00E6207C">
      <w:pPr>
        <w:pStyle w:val="Plattetekst"/>
        <w:rPr>
          <w:rFonts w:ascii="Arial" w:hAnsi="Arial" w:cs="Arial"/>
          <w:sz w:val="20"/>
          <w:szCs w:val="20"/>
        </w:rPr>
      </w:pPr>
      <w:r w:rsidRPr="009062E9">
        <w:rPr>
          <w:rFonts w:ascii="Arial" w:hAnsi="Arial" w:cs="Arial"/>
          <w:sz w:val="20"/>
          <w:szCs w:val="20"/>
        </w:rPr>
        <w:t xml:space="preserve">           12.Lxb7+</w:t>
      </w:r>
    </w:p>
    <w:p w14:paraId="7B3DCFC4" w14:textId="77777777" w:rsidR="00E6207C" w:rsidRPr="00E6207C" w:rsidRDefault="00E6207C" w:rsidP="00E6207C">
      <w:pPr>
        <w:pStyle w:val="Plattetekst"/>
        <w:rPr>
          <w:rFonts w:ascii="Arial" w:hAnsi="Arial" w:cs="Arial"/>
          <w:b w:val="0"/>
          <w:sz w:val="20"/>
          <w:szCs w:val="20"/>
        </w:rPr>
      </w:pPr>
      <w:r w:rsidRPr="00E6207C">
        <w:rPr>
          <w:rFonts w:ascii="Arial" w:hAnsi="Arial" w:cs="Arial"/>
          <w:b w:val="0"/>
          <w:sz w:val="20"/>
          <w:szCs w:val="20"/>
        </w:rPr>
        <w:t>En mat.</w:t>
      </w:r>
    </w:p>
    <w:p w14:paraId="0D588A04" w14:textId="77777777" w:rsidR="00E349BC" w:rsidRPr="00E6207C" w:rsidRDefault="00E349BC" w:rsidP="00E349BC">
      <w:pPr>
        <w:pStyle w:val="Plattetekst"/>
        <w:rPr>
          <w:rFonts w:ascii="Arial" w:hAnsi="Arial" w:cs="Arial"/>
          <w:b w:val="0"/>
          <w:sz w:val="20"/>
          <w:szCs w:val="20"/>
        </w:rPr>
      </w:pPr>
    </w:p>
    <w:p w14:paraId="18B38004" w14:textId="77777777" w:rsidR="00E349BC" w:rsidRPr="001513C2" w:rsidRDefault="00E349BC" w:rsidP="00E349BC">
      <w:pPr>
        <w:pStyle w:val="Plattetekst"/>
        <w:rPr>
          <w:rFonts w:ascii="Arial" w:hAnsi="Arial" w:cs="Arial"/>
          <w:i/>
          <w:sz w:val="20"/>
          <w:szCs w:val="20"/>
        </w:rPr>
      </w:pPr>
      <w:r w:rsidRPr="001513C2">
        <w:rPr>
          <w:rFonts w:ascii="Arial" w:hAnsi="Arial" w:cs="Arial"/>
          <w:i/>
          <w:sz w:val="20"/>
          <w:szCs w:val="20"/>
        </w:rPr>
        <w:t>Variant B</w:t>
      </w:r>
    </w:p>
    <w:p w14:paraId="3942D4A6" w14:textId="77777777" w:rsidR="00E349BC" w:rsidRPr="001513C2" w:rsidRDefault="00E349BC" w:rsidP="00E349BC">
      <w:pPr>
        <w:pStyle w:val="Plattetekst"/>
        <w:rPr>
          <w:rFonts w:ascii="Arial" w:hAnsi="Arial" w:cs="Arial"/>
          <w:sz w:val="20"/>
          <w:szCs w:val="20"/>
        </w:rPr>
      </w:pPr>
      <w:r w:rsidRPr="001513C2">
        <w:rPr>
          <w:rFonts w:ascii="Arial" w:hAnsi="Arial" w:cs="Arial"/>
          <w:sz w:val="20"/>
          <w:szCs w:val="20"/>
        </w:rPr>
        <w:tab/>
        <w:t>2...</w:t>
      </w:r>
      <w:r w:rsidRPr="001513C2">
        <w:rPr>
          <w:rFonts w:ascii="Arial" w:hAnsi="Arial" w:cs="Arial"/>
          <w:sz w:val="20"/>
          <w:szCs w:val="20"/>
        </w:rPr>
        <w:tab/>
      </w:r>
      <w:r w:rsidRPr="001513C2">
        <w:rPr>
          <w:rFonts w:ascii="Arial" w:hAnsi="Arial" w:cs="Arial"/>
          <w:sz w:val="20"/>
          <w:szCs w:val="20"/>
        </w:rPr>
        <w:tab/>
        <w:t>f3</w:t>
      </w:r>
    </w:p>
    <w:p w14:paraId="53E4AAD0" w14:textId="77777777" w:rsidR="00E349BC" w:rsidRPr="001513C2" w:rsidRDefault="00E349BC" w:rsidP="00E349BC">
      <w:pPr>
        <w:pStyle w:val="Plattetekst"/>
        <w:rPr>
          <w:rFonts w:ascii="Arial" w:hAnsi="Arial" w:cs="Arial"/>
          <w:sz w:val="20"/>
          <w:szCs w:val="20"/>
        </w:rPr>
      </w:pPr>
      <w:r w:rsidRPr="001513C2">
        <w:rPr>
          <w:rFonts w:ascii="Arial" w:hAnsi="Arial" w:cs="Arial"/>
          <w:sz w:val="20"/>
          <w:szCs w:val="20"/>
        </w:rPr>
        <w:tab/>
        <w:t>3.Kc5</w:t>
      </w:r>
      <w:r w:rsidRPr="001513C2">
        <w:rPr>
          <w:rFonts w:ascii="Arial" w:hAnsi="Arial" w:cs="Arial"/>
          <w:sz w:val="20"/>
          <w:szCs w:val="20"/>
        </w:rPr>
        <w:tab/>
      </w:r>
      <w:r w:rsidRPr="001513C2">
        <w:rPr>
          <w:rFonts w:ascii="Arial" w:hAnsi="Arial" w:cs="Arial"/>
          <w:sz w:val="20"/>
          <w:szCs w:val="20"/>
        </w:rPr>
        <w:tab/>
        <w:t>f2</w:t>
      </w:r>
    </w:p>
    <w:p w14:paraId="0679C47C" w14:textId="77777777" w:rsidR="00E349BC" w:rsidRPr="001513C2" w:rsidRDefault="00E349BC" w:rsidP="00E349BC">
      <w:pPr>
        <w:pStyle w:val="Plattetekst"/>
        <w:rPr>
          <w:rFonts w:ascii="Arial" w:hAnsi="Arial" w:cs="Arial"/>
          <w:sz w:val="20"/>
          <w:szCs w:val="20"/>
        </w:rPr>
      </w:pPr>
      <w:r w:rsidRPr="001513C2">
        <w:rPr>
          <w:rFonts w:ascii="Arial" w:hAnsi="Arial" w:cs="Arial"/>
          <w:sz w:val="20"/>
          <w:szCs w:val="20"/>
        </w:rPr>
        <w:tab/>
        <w:t>4.Kc6</w:t>
      </w:r>
      <w:r w:rsidRPr="001513C2">
        <w:rPr>
          <w:rFonts w:ascii="Arial" w:hAnsi="Arial" w:cs="Arial"/>
          <w:sz w:val="20"/>
          <w:szCs w:val="20"/>
        </w:rPr>
        <w:tab/>
      </w:r>
      <w:r w:rsidRPr="001513C2">
        <w:rPr>
          <w:rFonts w:ascii="Arial" w:hAnsi="Arial" w:cs="Arial"/>
          <w:sz w:val="20"/>
          <w:szCs w:val="20"/>
        </w:rPr>
        <w:tab/>
        <w:t>Lf3+</w:t>
      </w:r>
    </w:p>
    <w:p w14:paraId="08737123" w14:textId="77777777" w:rsidR="00E349BC" w:rsidRPr="001513C2" w:rsidRDefault="00E349BC" w:rsidP="00E349BC">
      <w:pPr>
        <w:pStyle w:val="Plattetekst"/>
        <w:rPr>
          <w:rFonts w:ascii="Arial" w:hAnsi="Arial" w:cs="Arial"/>
          <w:sz w:val="20"/>
          <w:szCs w:val="20"/>
        </w:rPr>
      </w:pPr>
      <w:r w:rsidRPr="001513C2">
        <w:rPr>
          <w:rFonts w:ascii="Arial" w:hAnsi="Arial" w:cs="Arial"/>
          <w:sz w:val="20"/>
          <w:szCs w:val="20"/>
        </w:rPr>
        <w:tab/>
        <w:t>5.Kc7</w:t>
      </w:r>
      <w:r w:rsidRPr="001513C2">
        <w:rPr>
          <w:rFonts w:ascii="Arial" w:hAnsi="Arial" w:cs="Arial"/>
          <w:sz w:val="20"/>
          <w:szCs w:val="20"/>
        </w:rPr>
        <w:tab/>
      </w:r>
      <w:r w:rsidRPr="001513C2">
        <w:rPr>
          <w:rFonts w:ascii="Arial" w:hAnsi="Arial" w:cs="Arial"/>
          <w:sz w:val="20"/>
          <w:szCs w:val="20"/>
        </w:rPr>
        <w:tab/>
        <w:t>f1D</w:t>
      </w:r>
    </w:p>
    <w:p w14:paraId="4FC80602" w14:textId="77777777" w:rsidR="00E349BC" w:rsidRPr="001513C2" w:rsidRDefault="00E349BC" w:rsidP="00E349BC">
      <w:pPr>
        <w:pStyle w:val="Plattetekst"/>
        <w:rPr>
          <w:rFonts w:ascii="Arial" w:hAnsi="Arial" w:cs="Arial"/>
          <w:sz w:val="20"/>
          <w:szCs w:val="20"/>
        </w:rPr>
      </w:pPr>
      <w:r w:rsidRPr="001513C2">
        <w:rPr>
          <w:rFonts w:ascii="Arial" w:hAnsi="Arial" w:cs="Arial"/>
          <w:sz w:val="20"/>
          <w:szCs w:val="20"/>
        </w:rPr>
        <w:tab/>
        <w:t>6.Lxf1</w:t>
      </w:r>
      <w:r w:rsidRPr="001513C2">
        <w:rPr>
          <w:rFonts w:ascii="Arial" w:hAnsi="Arial" w:cs="Arial"/>
          <w:sz w:val="20"/>
          <w:szCs w:val="20"/>
        </w:rPr>
        <w:tab/>
      </w:r>
      <w:r w:rsidRPr="001513C2">
        <w:rPr>
          <w:rFonts w:ascii="Arial" w:hAnsi="Arial" w:cs="Arial"/>
          <w:sz w:val="20"/>
          <w:szCs w:val="20"/>
        </w:rPr>
        <w:tab/>
        <w:t>Lb7</w:t>
      </w:r>
    </w:p>
    <w:p w14:paraId="479B60B4" w14:textId="77777777" w:rsidR="00E349BC" w:rsidRPr="0082746D" w:rsidRDefault="00E349BC" w:rsidP="00E349BC">
      <w:pPr>
        <w:pStyle w:val="Plattetekst"/>
        <w:rPr>
          <w:rFonts w:ascii="Arial" w:hAnsi="Arial" w:cs="Arial"/>
          <w:sz w:val="20"/>
          <w:szCs w:val="20"/>
          <w:lang w:val="en-GB"/>
        </w:rPr>
      </w:pPr>
      <w:r w:rsidRPr="001513C2">
        <w:rPr>
          <w:rFonts w:ascii="Arial" w:hAnsi="Arial" w:cs="Arial"/>
          <w:sz w:val="20"/>
          <w:szCs w:val="20"/>
        </w:rPr>
        <w:tab/>
      </w:r>
      <w:r w:rsidRPr="0082746D">
        <w:rPr>
          <w:rFonts w:ascii="Arial" w:hAnsi="Arial" w:cs="Arial"/>
          <w:sz w:val="20"/>
          <w:szCs w:val="20"/>
          <w:lang w:val="en-GB"/>
        </w:rPr>
        <w:t>7.Lb8</w:t>
      </w:r>
      <w:r w:rsidRPr="0082746D">
        <w:rPr>
          <w:rFonts w:ascii="Arial" w:hAnsi="Arial" w:cs="Arial"/>
          <w:sz w:val="20"/>
          <w:szCs w:val="20"/>
          <w:lang w:val="en-GB"/>
        </w:rPr>
        <w:tab/>
      </w:r>
      <w:r w:rsidRPr="0082746D">
        <w:rPr>
          <w:rFonts w:ascii="Arial" w:hAnsi="Arial" w:cs="Arial"/>
          <w:sz w:val="20"/>
          <w:szCs w:val="20"/>
          <w:lang w:val="en-GB"/>
        </w:rPr>
        <w:tab/>
        <w:t>Lf3</w:t>
      </w:r>
    </w:p>
    <w:p w14:paraId="2ED9BB66" w14:textId="77777777" w:rsidR="00E349BC" w:rsidRPr="0082746D" w:rsidRDefault="00E96663" w:rsidP="00E349BC">
      <w:pPr>
        <w:pStyle w:val="Plattetekst"/>
        <w:rPr>
          <w:rFonts w:ascii="Arial" w:hAnsi="Arial" w:cs="Arial"/>
          <w:sz w:val="20"/>
          <w:szCs w:val="20"/>
          <w:lang w:val="en-GB"/>
        </w:rPr>
      </w:pPr>
      <w:r>
        <w:rPr>
          <w:rFonts w:ascii="Arial" w:hAnsi="Arial" w:cs="Arial"/>
          <w:sz w:val="20"/>
          <w:szCs w:val="20"/>
          <w:lang w:val="en-GB"/>
        </w:rPr>
        <w:tab/>
        <w:t>8.La6</w:t>
      </w:r>
      <w:r>
        <w:rPr>
          <w:rFonts w:ascii="Arial" w:hAnsi="Arial" w:cs="Arial"/>
          <w:sz w:val="20"/>
          <w:szCs w:val="20"/>
          <w:lang w:val="en-GB"/>
        </w:rPr>
        <w:tab/>
      </w:r>
      <w:r>
        <w:rPr>
          <w:rFonts w:ascii="Arial" w:hAnsi="Arial" w:cs="Arial"/>
          <w:sz w:val="20"/>
          <w:szCs w:val="20"/>
          <w:lang w:val="en-GB"/>
        </w:rPr>
        <w:tab/>
        <w:t>Le4</w:t>
      </w:r>
    </w:p>
    <w:p w14:paraId="71F70202" w14:textId="77777777" w:rsidR="00E349BC" w:rsidRPr="0082746D" w:rsidRDefault="00E349BC" w:rsidP="00E349BC">
      <w:pPr>
        <w:pStyle w:val="Plattetekst"/>
        <w:rPr>
          <w:rFonts w:ascii="Arial" w:hAnsi="Arial" w:cs="Arial"/>
          <w:sz w:val="20"/>
          <w:szCs w:val="20"/>
          <w:lang w:val="en-GB"/>
        </w:rPr>
      </w:pPr>
      <w:r w:rsidRPr="0082746D">
        <w:rPr>
          <w:rFonts w:ascii="Arial" w:hAnsi="Arial" w:cs="Arial"/>
          <w:sz w:val="20"/>
          <w:szCs w:val="20"/>
          <w:lang w:val="en-GB"/>
        </w:rPr>
        <w:tab/>
        <w:t>9.b7+</w:t>
      </w:r>
      <w:r w:rsidRPr="0082746D">
        <w:rPr>
          <w:rFonts w:ascii="Arial" w:hAnsi="Arial" w:cs="Arial"/>
          <w:sz w:val="20"/>
          <w:szCs w:val="20"/>
          <w:lang w:val="en-GB"/>
        </w:rPr>
        <w:tab/>
      </w:r>
      <w:r w:rsidRPr="0082746D">
        <w:rPr>
          <w:rFonts w:ascii="Arial" w:hAnsi="Arial" w:cs="Arial"/>
          <w:sz w:val="20"/>
          <w:szCs w:val="20"/>
          <w:lang w:val="en-GB"/>
        </w:rPr>
        <w:tab/>
        <w:t>Lxb7</w:t>
      </w:r>
    </w:p>
    <w:p w14:paraId="2C14EB48" w14:textId="77777777" w:rsidR="00E349BC" w:rsidRPr="00165016" w:rsidRDefault="00E349BC" w:rsidP="00E349BC">
      <w:pPr>
        <w:pStyle w:val="Plattetekst"/>
        <w:rPr>
          <w:rFonts w:ascii="Arial" w:hAnsi="Arial" w:cs="Arial"/>
          <w:sz w:val="20"/>
          <w:szCs w:val="20"/>
          <w:lang w:val="en-GB"/>
        </w:rPr>
      </w:pPr>
      <w:r w:rsidRPr="0082746D">
        <w:rPr>
          <w:rFonts w:ascii="Arial" w:hAnsi="Arial" w:cs="Arial"/>
          <w:sz w:val="20"/>
          <w:szCs w:val="20"/>
          <w:lang w:val="en-GB"/>
        </w:rPr>
        <w:t xml:space="preserve">           </w:t>
      </w:r>
      <w:r w:rsidRPr="00165016">
        <w:rPr>
          <w:rFonts w:ascii="Arial" w:hAnsi="Arial" w:cs="Arial"/>
          <w:sz w:val="20"/>
          <w:szCs w:val="20"/>
          <w:lang w:val="en-GB"/>
        </w:rPr>
        <w:t>10.Lxb7+</w:t>
      </w:r>
    </w:p>
    <w:p w14:paraId="3992FA01" w14:textId="77777777" w:rsidR="00E349BC" w:rsidRPr="00165016" w:rsidRDefault="00E349BC" w:rsidP="00E349BC">
      <w:pPr>
        <w:pStyle w:val="Plattetekst"/>
        <w:rPr>
          <w:rFonts w:ascii="Arial" w:hAnsi="Arial" w:cs="Arial"/>
          <w:b w:val="0"/>
          <w:sz w:val="20"/>
          <w:szCs w:val="20"/>
          <w:lang w:val="en-GB"/>
        </w:rPr>
      </w:pPr>
      <w:r w:rsidRPr="00165016">
        <w:rPr>
          <w:rFonts w:ascii="Arial" w:hAnsi="Arial" w:cs="Arial"/>
          <w:b w:val="0"/>
          <w:sz w:val="20"/>
          <w:szCs w:val="20"/>
          <w:lang w:val="en-GB"/>
        </w:rPr>
        <w:t>Eveneens mat..</w:t>
      </w:r>
    </w:p>
    <w:p w14:paraId="568DD1D4" w14:textId="77777777" w:rsidR="00E349BC" w:rsidRPr="00165016" w:rsidRDefault="00E349BC" w:rsidP="00E349BC">
      <w:pPr>
        <w:pStyle w:val="Plattetekst"/>
        <w:rPr>
          <w:rFonts w:ascii="Arial" w:hAnsi="Arial" w:cs="Arial"/>
          <w:b w:val="0"/>
          <w:sz w:val="20"/>
          <w:szCs w:val="20"/>
          <w:lang w:val="en-GB"/>
        </w:rPr>
      </w:pPr>
      <w:r w:rsidRPr="00165016">
        <w:rPr>
          <w:rFonts w:ascii="Arial" w:hAnsi="Arial" w:cs="Arial"/>
          <w:b w:val="0"/>
          <w:sz w:val="20"/>
          <w:szCs w:val="20"/>
          <w:lang w:val="en-GB"/>
        </w:rPr>
        <w:t xml:space="preserve">   </w:t>
      </w:r>
      <w:r w:rsidRPr="00165016">
        <w:rPr>
          <w:rFonts w:ascii="Arial" w:hAnsi="Arial" w:cs="Arial"/>
          <w:b w:val="0"/>
          <w:sz w:val="20"/>
          <w:szCs w:val="20"/>
          <w:lang w:val="en-GB"/>
        </w:rPr>
        <w:tab/>
      </w:r>
    </w:p>
    <w:p w14:paraId="19B78736" w14:textId="77777777" w:rsidR="00E349BC" w:rsidRPr="00165016" w:rsidRDefault="00E349BC" w:rsidP="00E349BC">
      <w:pPr>
        <w:pStyle w:val="Plattetekst"/>
        <w:rPr>
          <w:rFonts w:ascii="Arial" w:hAnsi="Arial" w:cs="Arial"/>
          <w:b w:val="0"/>
          <w:sz w:val="20"/>
          <w:szCs w:val="20"/>
          <w:lang w:val="en-GB"/>
        </w:rPr>
      </w:pPr>
      <w:r w:rsidRPr="00165016">
        <w:rPr>
          <w:rFonts w:ascii="Arial" w:hAnsi="Arial" w:cs="Arial"/>
          <w:b w:val="0"/>
          <w:sz w:val="20"/>
          <w:szCs w:val="20"/>
          <w:lang w:val="en-GB"/>
        </w:rPr>
        <w:tab/>
      </w:r>
    </w:p>
    <w:p w14:paraId="30CAEA40" w14:textId="77777777" w:rsidR="00E349BC" w:rsidRPr="00165016" w:rsidRDefault="00E349BC" w:rsidP="00E349BC">
      <w:pPr>
        <w:pStyle w:val="Plattetekst"/>
        <w:rPr>
          <w:rFonts w:ascii="Arial" w:hAnsi="Arial" w:cs="Arial"/>
          <w:sz w:val="20"/>
          <w:szCs w:val="20"/>
          <w:lang w:val="en-GB"/>
        </w:rPr>
      </w:pPr>
    </w:p>
    <w:p w14:paraId="73896599" w14:textId="77777777" w:rsidR="00E349BC" w:rsidRPr="00165016" w:rsidRDefault="00E349BC" w:rsidP="00E349BC">
      <w:pPr>
        <w:pStyle w:val="Plattetekst"/>
        <w:rPr>
          <w:rFonts w:ascii="Arial" w:hAnsi="Arial" w:cs="Arial"/>
          <w:b w:val="0"/>
          <w:i/>
          <w:sz w:val="20"/>
          <w:szCs w:val="20"/>
          <w:lang w:val="en-GB"/>
        </w:rPr>
      </w:pPr>
      <w:r w:rsidRPr="00165016">
        <w:rPr>
          <w:rFonts w:ascii="Arial" w:hAnsi="Arial" w:cs="Arial"/>
          <w:b w:val="0"/>
          <w:i/>
          <w:sz w:val="20"/>
          <w:szCs w:val="20"/>
          <w:lang w:val="en-GB"/>
        </w:rPr>
        <w:t xml:space="preserve"> </w:t>
      </w:r>
    </w:p>
    <w:p w14:paraId="790BA24E" w14:textId="77777777" w:rsidR="00E349BC" w:rsidRPr="00165016" w:rsidRDefault="00E349BC" w:rsidP="00E349BC">
      <w:pPr>
        <w:pStyle w:val="Plattetekst"/>
        <w:rPr>
          <w:rFonts w:ascii="Arial" w:hAnsi="Arial" w:cs="Arial"/>
          <w:b w:val="0"/>
          <w:sz w:val="20"/>
          <w:szCs w:val="20"/>
          <w:lang w:val="en-GB"/>
        </w:rPr>
      </w:pPr>
    </w:p>
    <w:p w14:paraId="4E5E70C3" w14:textId="77777777" w:rsidR="00E349BC" w:rsidRPr="00165016" w:rsidRDefault="00E349BC" w:rsidP="00E349BC">
      <w:pPr>
        <w:pStyle w:val="Plattetekst"/>
        <w:spacing w:line="190" w:lineRule="exact"/>
        <w:rPr>
          <w:rFonts w:ascii="Arial" w:hAnsi="Arial" w:cs="Arial"/>
          <w:sz w:val="20"/>
          <w:szCs w:val="20"/>
          <w:lang w:val="en-GB"/>
        </w:rPr>
      </w:pPr>
    </w:p>
    <w:p w14:paraId="1818CE5F" w14:textId="77777777" w:rsidR="00E349BC" w:rsidRPr="00165016" w:rsidRDefault="00E349BC" w:rsidP="00E349BC">
      <w:pPr>
        <w:pStyle w:val="Plattetekst"/>
        <w:spacing w:line="190" w:lineRule="exact"/>
        <w:rPr>
          <w:rFonts w:cs="Arial"/>
          <w:b w:val="0"/>
          <w:sz w:val="20"/>
          <w:szCs w:val="20"/>
          <w:lang w:val="en-GB"/>
        </w:rPr>
      </w:pPr>
    </w:p>
    <w:p w14:paraId="0AB1CAB6" w14:textId="77777777" w:rsidR="00E349BC" w:rsidRPr="00165016" w:rsidRDefault="00E349BC" w:rsidP="00E349BC">
      <w:pPr>
        <w:pStyle w:val="Plattetekst"/>
        <w:spacing w:line="190" w:lineRule="exact"/>
        <w:rPr>
          <w:rFonts w:ascii="Arial" w:hAnsi="Arial" w:cs="Arial"/>
          <w:b w:val="0"/>
          <w:sz w:val="20"/>
          <w:szCs w:val="20"/>
          <w:lang w:val="en-GB"/>
        </w:rPr>
      </w:pPr>
    </w:p>
    <w:p w14:paraId="61BA646F" w14:textId="77777777" w:rsidR="00E349BC" w:rsidRPr="00165016" w:rsidRDefault="00E349BC" w:rsidP="00E349BC">
      <w:pPr>
        <w:pStyle w:val="Plattetekst"/>
        <w:spacing w:line="190" w:lineRule="exact"/>
        <w:jc w:val="center"/>
        <w:rPr>
          <w:rFonts w:cs="Arial"/>
          <w:b w:val="0"/>
          <w:sz w:val="20"/>
          <w:szCs w:val="20"/>
          <w:lang w:val="en-GB"/>
        </w:rPr>
      </w:pPr>
    </w:p>
    <w:p w14:paraId="46ABD8A1" w14:textId="77777777" w:rsidR="000931C8" w:rsidRDefault="000931C8" w:rsidP="000E4C91">
      <w:pPr>
        <w:pStyle w:val="Plattetekst"/>
        <w:jc w:val="center"/>
        <w:rPr>
          <w:rFonts w:cs="Arial"/>
          <w:sz w:val="20"/>
          <w:szCs w:val="20"/>
          <w:lang w:val="en-GB"/>
        </w:rPr>
      </w:pPr>
    </w:p>
    <w:p w14:paraId="49A27E51" w14:textId="77777777" w:rsidR="000931C8" w:rsidRDefault="000931C8" w:rsidP="000E4C91">
      <w:pPr>
        <w:pStyle w:val="Plattetekst"/>
        <w:jc w:val="center"/>
        <w:rPr>
          <w:rFonts w:cs="Arial"/>
          <w:sz w:val="20"/>
          <w:szCs w:val="20"/>
          <w:lang w:val="en-GB"/>
        </w:rPr>
      </w:pPr>
    </w:p>
    <w:p w14:paraId="79D4BD7E" w14:textId="77777777" w:rsidR="000931C8" w:rsidRDefault="000931C8" w:rsidP="000E4C91">
      <w:pPr>
        <w:pStyle w:val="Plattetekst"/>
        <w:jc w:val="center"/>
        <w:rPr>
          <w:rFonts w:cs="Arial"/>
          <w:sz w:val="20"/>
          <w:szCs w:val="20"/>
          <w:lang w:val="en-GB"/>
        </w:rPr>
      </w:pPr>
    </w:p>
    <w:p w14:paraId="71768355" w14:textId="77777777" w:rsidR="000931C8" w:rsidRDefault="000931C8" w:rsidP="000E4C91">
      <w:pPr>
        <w:pStyle w:val="Plattetekst"/>
        <w:jc w:val="center"/>
        <w:rPr>
          <w:rFonts w:cs="Arial"/>
          <w:sz w:val="20"/>
          <w:szCs w:val="20"/>
          <w:lang w:val="en-GB"/>
        </w:rPr>
      </w:pPr>
    </w:p>
    <w:p w14:paraId="6A9937C2" w14:textId="77777777" w:rsidR="000931C8" w:rsidRDefault="000931C8" w:rsidP="000E4C91">
      <w:pPr>
        <w:pStyle w:val="Plattetekst"/>
        <w:jc w:val="center"/>
        <w:rPr>
          <w:rFonts w:cs="Arial"/>
          <w:sz w:val="20"/>
          <w:szCs w:val="20"/>
          <w:lang w:val="en-GB"/>
        </w:rPr>
      </w:pPr>
    </w:p>
    <w:p w14:paraId="12FCEC44" w14:textId="77777777" w:rsidR="000931C8" w:rsidRDefault="000931C8" w:rsidP="000E4C91">
      <w:pPr>
        <w:pStyle w:val="Plattetekst"/>
        <w:jc w:val="center"/>
        <w:rPr>
          <w:rFonts w:cs="Arial"/>
          <w:sz w:val="20"/>
          <w:szCs w:val="20"/>
          <w:lang w:val="en-GB"/>
        </w:rPr>
      </w:pPr>
    </w:p>
    <w:p w14:paraId="0C009791" w14:textId="77777777" w:rsidR="000931C8" w:rsidRDefault="000931C8" w:rsidP="000E4C91">
      <w:pPr>
        <w:pStyle w:val="Plattetekst"/>
        <w:jc w:val="center"/>
        <w:rPr>
          <w:rFonts w:cs="Arial"/>
          <w:sz w:val="20"/>
          <w:szCs w:val="20"/>
          <w:lang w:val="en-GB"/>
        </w:rPr>
      </w:pPr>
    </w:p>
    <w:p w14:paraId="0DC34542" w14:textId="77777777" w:rsidR="000931C8" w:rsidRDefault="000931C8" w:rsidP="000E4C91">
      <w:pPr>
        <w:pStyle w:val="Plattetekst"/>
        <w:jc w:val="center"/>
        <w:rPr>
          <w:rFonts w:cs="Arial"/>
          <w:sz w:val="20"/>
          <w:szCs w:val="20"/>
          <w:lang w:val="en-GB"/>
        </w:rPr>
      </w:pPr>
    </w:p>
    <w:p w14:paraId="1744B591" w14:textId="77777777" w:rsidR="006F3923" w:rsidRDefault="00CD6E33" w:rsidP="000E4C91">
      <w:pPr>
        <w:pStyle w:val="Plattetekst"/>
        <w:jc w:val="center"/>
        <w:rPr>
          <w:sz w:val="20"/>
          <w:szCs w:val="20"/>
        </w:rPr>
      </w:pPr>
      <w:r>
        <w:rPr>
          <w:sz w:val="20"/>
          <w:szCs w:val="20"/>
        </w:rPr>
        <w:lastRenderedPageBreak/>
        <w:t xml:space="preserve">- </w:t>
      </w:r>
      <w:r w:rsidR="00A418D3">
        <w:rPr>
          <w:sz w:val="20"/>
          <w:szCs w:val="20"/>
        </w:rPr>
        <w:t>157</w:t>
      </w:r>
      <w:r w:rsidR="006F3923">
        <w:rPr>
          <w:sz w:val="20"/>
          <w:szCs w:val="20"/>
        </w:rPr>
        <w:t xml:space="preserve"> -</w:t>
      </w:r>
    </w:p>
    <w:p w14:paraId="41F6452E" w14:textId="77777777" w:rsidR="006F3923" w:rsidRDefault="006F3923" w:rsidP="006F3923">
      <w:pPr>
        <w:spacing w:line="190" w:lineRule="exact"/>
        <w:jc w:val="center"/>
        <w:rPr>
          <w:rFonts w:cs="Arial"/>
          <w:b/>
          <w:sz w:val="20"/>
          <w:szCs w:val="20"/>
          <w:lang w:val="nl-BE"/>
        </w:rPr>
      </w:pPr>
    </w:p>
    <w:p w14:paraId="1FC8D6D2"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EG, </w:t>
      </w:r>
      <w:r>
        <w:rPr>
          <w:rFonts w:cs="Arial"/>
          <w:sz w:val="20"/>
          <w:szCs w:val="20"/>
          <w:lang w:val="nl-BE"/>
        </w:rPr>
        <w:t>1969</w:t>
      </w:r>
    </w:p>
    <w:p w14:paraId="76E5F959" w14:textId="77777777" w:rsidR="006F3923" w:rsidRDefault="006F3923" w:rsidP="006F3923">
      <w:pPr>
        <w:spacing w:line="190" w:lineRule="exact"/>
        <w:jc w:val="center"/>
        <w:rPr>
          <w:rFonts w:cs="Arial"/>
          <w:sz w:val="20"/>
          <w:szCs w:val="20"/>
          <w:lang w:val="nl-BE"/>
        </w:rPr>
      </w:pPr>
    </w:p>
    <w:p w14:paraId="6F9BBAF9" w14:textId="77777777" w:rsidR="006F3923" w:rsidRDefault="006F3923" w:rsidP="006F3923">
      <w:pPr>
        <w:jc w:val="center"/>
        <w:rPr>
          <w:rFonts w:cs="Arial"/>
          <w:sz w:val="20"/>
          <w:szCs w:val="20"/>
          <w:lang w:val="nl-BE"/>
        </w:rPr>
      </w:pPr>
      <w:r>
        <w:rPr>
          <w:lang w:val="nl-BE"/>
        </w:rPr>
        <w:object w:dxaOrig="4579" w:dyaOrig="4577" w14:anchorId="156BE2A1">
          <v:shape id="_x0000_i1172" type="#_x0000_t75" style="width:161.15pt;height:159.5pt" o:ole="">
            <v:imagedata r:id="rId315" o:title=""/>
          </v:shape>
          <o:OLEObject Type="Embed" ProgID="CorelDRAW.Graphic.12" ShapeID="_x0000_i1172" DrawAspect="Content" ObjectID="_1587467565" r:id="rId316"/>
        </w:object>
      </w:r>
    </w:p>
    <w:p w14:paraId="4460D52C" w14:textId="77777777" w:rsidR="000931C8" w:rsidRDefault="000931C8" w:rsidP="006F3923">
      <w:pPr>
        <w:jc w:val="both"/>
        <w:rPr>
          <w:rFonts w:cs="Arial"/>
          <w:b/>
          <w:lang w:val="nl-BE"/>
        </w:rPr>
      </w:pPr>
    </w:p>
    <w:p w14:paraId="51DED66B" w14:textId="77777777" w:rsidR="006F3923" w:rsidRDefault="006F3923" w:rsidP="006F3923">
      <w:pPr>
        <w:jc w:val="both"/>
        <w:rPr>
          <w:rFonts w:cs="Arial"/>
          <w:sz w:val="20"/>
          <w:szCs w:val="20"/>
          <w:lang w:val="nl-BE"/>
        </w:rPr>
      </w:pPr>
      <w:r>
        <w:rPr>
          <w:rFonts w:cs="Arial"/>
          <w:b/>
          <w:lang w:val="nl-BE"/>
        </w:rPr>
        <w:t>+</w:t>
      </w:r>
      <w:r>
        <w:rPr>
          <w:rFonts w:cs="Arial"/>
          <w:sz w:val="20"/>
          <w:szCs w:val="20"/>
          <w:lang w:val="nl-BE"/>
        </w:rPr>
        <w:t xml:space="preserve">                             </w:t>
      </w:r>
      <w:r w:rsidR="0038359B">
        <w:rPr>
          <w:rFonts w:cs="Arial"/>
          <w:sz w:val="20"/>
          <w:szCs w:val="20"/>
          <w:lang w:val="nl-BE"/>
        </w:rPr>
        <w:t xml:space="preserve"> </w:t>
      </w:r>
      <w:r>
        <w:rPr>
          <w:rFonts w:cs="Arial"/>
          <w:sz w:val="20"/>
          <w:szCs w:val="20"/>
          <w:lang w:val="nl-BE"/>
        </w:rPr>
        <w:t xml:space="preserve">0310.21 h7g4 </w:t>
      </w:r>
    </w:p>
    <w:p w14:paraId="6CD4B41D" w14:textId="77777777" w:rsidR="006F3923" w:rsidRDefault="006F3923" w:rsidP="006F3923">
      <w:pPr>
        <w:jc w:val="both"/>
        <w:rPr>
          <w:rFonts w:cs="Arial"/>
          <w:b/>
          <w:sz w:val="20"/>
          <w:szCs w:val="20"/>
          <w:lang w:val="nl-BE"/>
        </w:rPr>
      </w:pPr>
    </w:p>
    <w:p w14:paraId="370EB64B" w14:textId="77777777" w:rsidR="006F3923" w:rsidRDefault="006F3923" w:rsidP="006F3923">
      <w:pPr>
        <w:jc w:val="both"/>
        <w:rPr>
          <w:rFonts w:cs="Arial"/>
          <w:b/>
          <w:sz w:val="20"/>
          <w:szCs w:val="20"/>
          <w:lang w:val="nl-BE"/>
        </w:rPr>
      </w:pPr>
      <w:r>
        <w:rPr>
          <w:rFonts w:cs="Arial"/>
          <w:b/>
          <w:sz w:val="20"/>
          <w:szCs w:val="20"/>
          <w:lang w:val="nl-BE"/>
        </w:rPr>
        <w:tab/>
        <w:t xml:space="preserve">1.b7 </w:t>
      </w:r>
      <w:r>
        <w:rPr>
          <w:rFonts w:cs="Arial"/>
          <w:b/>
          <w:sz w:val="20"/>
          <w:szCs w:val="20"/>
          <w:lang w:val="nl-BE"/>
        </w:rPr>
        <w:tab/>
      </w:r>
      <w:r>
        <w:rPr>
          <w:rFonts w:cs="Arial"/>
          <w:b/>
          <w:sz w:val="20"/>
          <w:szCs w:val="20"/>
          <w:lang w:val="nl-BE"/>
        </w:rPr>
        <w:tab/>
        <w:t xml:space="preserve">Tb6 </w:t>
      </w:r>
    </w:p>
    <w:p w14:paraId="4A743B87" w14:textId="77777777" w:rsidR="006F3923" w:rsidRDefault="006F3923" w:rsidP="006F3923">
      <w:pPr>
        <w:jc w:val="both"/>
        <w:rPr>
          <w:rFonts w:cs="Arial"/>
          <w:b/>
          <w:sz w:val="20"/>
          <w:szCs w:val="20"/>
          <w:lang w:val="nl-BE"/>
        </w:rPr>
      </w:pPr>
      <w:r>
        <w:rPr>
          <w:rFonts w:cs="Arial"/>
          <w:b/>
          <w:sz w:val="20"/>
          <w:szCs w:val="20"/>
          <w:lang w:val="nl-BE"/>
        </w:rPr>
        <w:tab/>
        <w:t xml:space="preserve">2.Le4 </w:t>
      </w:r>
      <w:r>
        <w:rPr>
          <w:rFonts w:cs="Arial"/>
          <w:b/>
          <w:sz w:val="20"/>
          <w:szCs w:val="20"/>
          <w:lang w:val="nl-BE"/>
        </w:rPr>
        <w:tab/>
      </w:r>
      <w:r>
        <w:rPr>
          <w:rFonts w:cs="Arial"/>
          <w:b/>
          <w:sz w:val="20"/>
          <w:szCs w:val="20"/>
          <w:lang w:val="nl-BE"/>
        </w:rPr>
        <w:tab/>
        <w:t xml:space="preserve">Kf4 </w:t>
      </w:r>
    </w:p>
    <w:p w14:paraId="681C938A" w14:textId="77777777" w:rsidR="006F3923" w:rsidRDefault="006F3923" w:rsidP="006F3923">
      <w:pPr>
        <w:jc w:val="both"/>
        <w:rPr>
          <w:rFonts w:cs="Arial"/>
          <w:b/>
          <w:sz w:val="20"/>
          <w:szCs w:val="20"/>
          <w:lang w:val="nl-BE"/>
        </w:rPr>
      </w:pPr>
      <w:r>
        <w:rPr>
          <w:rFonts w:cs="Arial"/>
          <w:b/>
          <w:sz w:val="20"/>
          <w:szCs w:val="20"/>
          <w:lang w:val="nl-BE"/>
        </w:rPr>
        <w:tab/>
        <w:t xml:space="preserve">3.Lg2 </w:t>
      </w:r>
    </w:p>
    <w:p w14:paraId="2B550BBF" w14:textId="77777777" w:rsidR="00A9717A" w:rsidRPr="00CA3254" w:rsidRDefault="00CA3254" w:rsidP="006F3923">
      <w:pPr>
        <w:jc w:val="both"/>
        <w:rPr>
          <w:rFonts w:cs="Arial"/>
          <w:i/>
          <w:sz w:val="20"/>
          <w:szCs w:val="20"/>
          <w:lang w:val="nl-BE"/>
        </w:rPr>
      </w:pPr>
      <w:r>
        <w:rPr>
          <w:rFonts w:cs="Arial"/>
          <w:sz w:val="20"/>
          <w:szCs w:val="20"/>
          <w:lang w:val="nl-BE"/>
        </w:rPr>
        <w:t>Niet goed is de zet 3.Lh1? we-</w:t>
      </w:r>
      <w:r w:rsidR="006F3923">
        <w:rPr>
          <w:rFonts w:cs="Arial"/>
          <w:sz w:val="20"/>
          <w:szCs w:val="20"/>
          <w:lang w:val="nl-BE"/>
        </w:rPr>
        <w:t>gens 3...Tb1</w:t>
      </w:r>
      <w:r w:rsidR="006F3923">
        <w:rPr>
          <w:rFonts w:cs="Arial"/>
          <w:i/>
          <w:sz w:val="20"/>
          <w:szCs w:val="20"/>
          <w:lang w:val="nl-BE"/>
        </w:rPr>
        <w:t xml:space="preserve"> (met de dreiging 4...Txh1+ en 5...Tb1)</w:t>
      </w:r>
      <w:r w:rsidR="006F3923">
        <w:rPr>
          <w:rFonts w:cs="Arial"/>
          <w:sz w:val="20"/>
          <w:szCs w:val="20"/>
          <w:lang w:val="nl-BE"/>
        </w:rPr>
        <w:t xml:space="preserve"> 4.Ld5</w:t>
      </w:r>
      <w:r w:rsidR="006F3923">
        <w:rPr>
          <w:rFonts w:cs="Arial"/>
          <w:i/>
          <w:sz w:val="20"/>
          <w:szCs w:val="20"/>
          <w:lang w:val="nl-BE"/>
        </w:rPr>
        <w:t xml:space="preserve"> (dreigt nu op zijn beurt 5.Lb3)</w:t>
      </w:r>
      <w:r w:rsidR="00A9717A">
        <w:rPr>
          <w:rFonts w:cs="Arial"/>
          <w:i/>
          <w:sz w:val="20"/>
          <w:szCs w:val="20"/>
          <w:lang w:val="nl-BE"/>
        </w:rPr>
        <w:t xml:space="preserve"> </w:t>
      </w:r>
      <w:r w:rsidR="00A9717A">
        <w:rPr>
          <w:rFonts w:cs="Arial"/>
          <w:sz w:val="20"/>
          <w:szCs w:val="20"/>
          <w:lang w:val="nl-BE"/>
        </w:rPr>
        <w:t>En nu</w:t>
      </w:r>
      <w:r w:rsidR="006F3923">
        <w:rPr>
          <w:rFonts w:cs="Arial"/>
          <w:i/>
          <w:sz w:val="20"/>
          <w:szCs w:val="20"/>
          <w:lang w:val="nl-BE"/>
        </w:rPr>
        <w:t xml:space="preserve"> </w:t>
      </w:r>
      <w:r w:rsidR="00A9717A">
        <w:rPr>
          <w:rFonts w:cs="Arial"/>
          <w:sz w:val="20"/>
          <w:szCs w:val="20"/>
          <w:lang w:val="nl-BE"/>
        </w:rPr>
        <w:t>4…Tb4</w:t>
      </w:r>
      <w:r w:rsidR="00E60BA0">
        <w:rPr>
          <w:rFonts w:cs="Arial"/>
          <w:sz w:val="20"/>
          <w:szCs w:val="20"/>
          <w:lang w:val="nl-BE"/>
        </w:rPr>
        <w:t>!</w:t>
      </w:r>
      <w:r w:rsidR="00B27266">
        <w:rPr>
          <w:rFonts w:cs="Arial"/>
          <w:sz w:val="20"/>
          <w:szCs w:val="20"/>
          <w:lang w:val="nl-BE"/>
        </w:rPr>
        <w:t>,</w:t>
      </w:r>
      <w:r w:rsidR="00ED2194">
        <w:rPr>
          <w:rFonts w:cs="Arial"/>
          <w:sz w:val="20"/>
          <w:szCs w:val="20"/>
          <w:lang w:val="nl-BE"/>
        </w:rPr>
        <w:t xml:space="preserve"> </w:t>
      </w:r>
      <w:r w:rsidRPr="00B27266">
        <w:rPr>
          <w:rFonts w:cs="Arial"/>
          <w:sz w:val="20"/>
          <w:szCs w:val="20"/>
          <w:lang w:val="nl-BE"/>
        </w:rPr>
        <w:t>de énige correcte</w:t>
      </w:r>
      <w:r w:rsidR="006F3923" w:rsidRPr="00CA3254">
        <w:rPr>
          <w:rFonts w:cs="Arial"/>
          <w:i/>
          <w:sz w:val="20"/>
          <w:szCs w:val="20"/>
          <w:lang w:val="nl-BE"/>
        </w:rPr>
        <w:t xml:space="preserve"> </w:t>
      </w:r>
      <w:r w:rsidR="006F3923" w:rsidRPr="00B27266">
        <w:rPr>
          <w:rFonts w:cs="Arial"/>
          <w:sz w:val="20"/>
          <w:szCs w:val="20"/>
          <w:lang w:val="nl-BE"/>
        </w:rPr>
        <w:t>remi</w:t>
      </w:r>
      <w:r w:rsidR="000E6DFD">
        <w:rPr>
          <w:rFonts w:cs="Arial"/>
          <w:sz w:val="20"/>
          <w:szCs w:val="20"/>
          <w:lang w:val="nl-BE"/>
        </w:rPr>
        <w:t>-</w:t>
      </w:r>
      <w:r w:rsidR="006F3923" w:rsidRPr="00B27266">
        <w:rPr>
          <w:rFonts w:cs="Arial"/>
          <w:sz w:val="20"/>
          <w:szCs w:val="20"/>
          <w:lang w:val="nl-BE"/>
        </w:rPr>
        <w:t>se</w:t>
      </w:r>
      <w:r w:rsidR="002C7325" w:rsidRPr="00B27266">
        <w:rPr>
          <w:rFonts w:cs="Arial"/>
          <w:sz w:val="20"/>
          <w:szCs w:val="20"/>
          <w:lang w:val="nl-BE"/>
        </w:rPr>
        <w:t>zet,</w:t>
      </w:r>
      <w:r w:rsidR="002C7325">
        <w:rPr>
          <w:rFonts w:cs="Arial"/>
          <w:i/>
          <w:sz w:val="20"/>
          <w:szCs w:val="20"/>
          <w:lang w:val="nl-BE"/>
        </w:rPr>
        <w:t xml:space="preserve"> </w:t>
      </w:r>
      <w:r w:rsidR="00B27266">
        <w:rPr>
          <w:rFonts w:cs="Arial"/>
          <w:i/>
          <w:sz w:val="20"/>
          <w:szCs w:val="20"/>
          <w:lang w:val="nl-BE"/>
        </w:rPr>
        <w:t>(</w:t>
      </w:r>
      <w:r w:rsidR="002C7325">
        <w:rPr>
          <w:rFonts w:cs="Arial"/>
          <w:i/>
          <w:sz w:val="20"/>
          <w:szCs w:val="20"/>
          <w:lang w:val="nl-BE"/>
        </w:rPr>
        <w:t xml:space="preserve">want </w:t>
      </w:r>
      <w:r w:rsidRPr="00CA3254">
        <w:rPr>
          <w:rFonts w:cs="Arial"/>
          <w:i/>
          <w:sz w:val="20"/>
          <w:szCs w:val="20"/>
          <w:lang w:val="nl-BE"/>
        </w:rPr>
        <w:t>na 4…Tb5 of 4…Tb6 ver</w:t>
      </w:r>
      <w:r w:rsidR="006F3923" w:rsidRPr="00CA3254">
        <w:rPr>
          <w:rFonts w:cs="Arial"/>
          <w:i/>
          <w:sz w:val="20"/>
          <w:szCs w:val="20"/>
          <w:lang w:val="nl-BE"/>
        </w:rPr>
        <w:t>liest wit een tempozet</w:t>
      </w:r>
      <w:r w:rsidR="0048003E">
        <w:rPr>
          <w:rFonts w:cs="Arial"/>
          <w:i/>
          <w:sz w:val="20"/>
          <w:szCs w:val="20"/>
          <w:lang w:val="nl-BE"/>
        </w:rPr>
        <w:t>,  opgej</w:t>
      </w:r>
      <w:r w:rsidR="00A9717A" w:rsidRPr="00CA3254">
        <w:rPr>
          <w:rFonts w:cs="Arial"/>
          <w:i/>
          <w:sz w:val="20"/>
          <w:szCs w:val="20"/>
          <w:lang w:val="nl-BE"/>
        </w:rPr>
        <w:t>aagd door de a-pion,</w:t>
      </w:r>
      <w:r w:rsidR="006F3923" w:rsidRPr="00CA3254">
        <w:rPr>
          <w:rFonts w:cs="Arial"/>
          <w:i/>
          <w:sz w:val="20"/>
          <w:szCs w:val="20"/>
          <w:lang w:val="nl-BE"/>
        </w:rPr>
        <w:t xml:space="preserve"> wat niet het geval</w:t>
      </w:r>
      <w:r w:rsidR="00ED2194">
        <w:rPr>
          <w:rFonts w:cs="Arial"/>
          <w:i/>
          <w:sz w:val="20"/>
          <w:szCs w:val="20"/>
          <w:lang w:val="nl-BE"/>
        </w:rPr>
        <w:t xml:space="preserve"> is na 4…Tb4, want hier na 5.a3, in plaats van 5.a4,</w:t>
      </w:r>
      <w:r w:rsidR="006F3923" w:rsidRPr="00CA3254">
        <w:rPr>
          <w:rFonts w:cs="Arial"/>
          <w:i/>
          <w:sz w:val="20"/>
          <w:szCs w:val="20"/>
          <w:lang w:val="nl-BE"/>
        </w:rPr>
        <w:t xml:space="preserve"> verliest zwart zèlf een tempo</w:t>
      </w:r>
      <w:r w:rsidR="00854CA2">
        <w:rPr>
          <w:rFonts w:cs="Arial"/>
          <w:i/>
          <w:sz w:val="20"/>
          <w:szCs w:val="20"/>
          <w:lang w:val="nl-BE"/>
        </w:rPr>
        <w:t xml:space="preserve">.) </w:t>
      </w:r>
    </w:p>
    <w:p w14:paraId="78B06677" w14:textId="77777777" w:rsidR="006F3923" w:rsidRDefault="002C7325" w:rsidP="006F3923">
      <w:pPr>
        <w:jc w:val="both"/>
        <w:rPr>
          <w:rFonts w:cs="Arial"/>
          <w:b/>
          <w:sz w:val="20"/>
          <w:szCs w:val="20"/>
          <w:lang w:val="nl-BE"/>
        </w:rPr>
      </w:pPr>
      <w:r>
        <w:rPr>
          <w:rFonts w:cs="Arial"/>
          <w:sz w:val="20"/>
          <w:szCs w:val="20"/>
          <w:lang w:val="nl-BE"/>
        </w:rPr>
        <w:t xml:space="preserve">Dus nu </w:t>
      </w:r>
      <w:r w:rsidR="00A9717A">
        <w:rPr>
          <w:rFonts w:cs="Arial"/>
          <w:sz w:val="20"/>
          <w:szCs w:val="20"/>
          <w:lang w:val="nl-BE"/>
        </w:rPr>
        <w:t>na 4…T</w:t>
      </w:r>
      <w:r w:rsidR="00CA3254">
        <w:rPr>
          <w:rFonts w:cs="Arial"/>
          <w:sz w:val="20"/>
          <w:szCs w:val="20"/>
          <w:lang w:val="nl-BE"/>
        </w:rPr>
        <w:t>b4</w:t>
      </w:r>
      <w:r w:rsidR="005C010D">
        <w:rPr>
          <w:rFonts w:cs="Arial"/>
          <w:sz w:val="20"/>
          <w:szCs w:val="20"/>
          <w:lang w:val="nl-BE"/>
        </w:rPr>
        <w:t>?</w:t>
      </w:r>
      <w:r w:rsidR="00CA3254">
        <w:rPr>
          <w:rFonts w:cs="Arial"/>
          <w:sz w:val="20"/>
          <w:szCs w:val="20"/>
          <w:lang w:val="nl-BE"/>
        </w:rPr>
        <w:t xml:space="preserve"> is het remise door 5.a4</w:t>
      </w:r>
      <w:r w:rsidR="00B27266">
        <w:rPr>
          <w:rFonts w:cs="Arial"/>
          <w:sz w:val="20"/>
          <w:szCs w:val="20"/>
          <w:lang w:val="nl-BE"/>
        </w:rPr>
        <w:t>!</w:t>
      </w:r>
      <w:r w:rsidR="00CA3254">
        <w:rPr>
          <w:rFonts w:cs="Arial"/>
          <w:sz w:val="20"/>
          <w:szCs w:val="20"/>
          <w:lang w:val="nl-BE"/>
        </w:rPr>
        <w:t xml:space="preserve"> Ke5 6.Lf3 Kd6 7.a5 Kc7 8.a6 Ta4, en</w:t>
      </w:r>
      <w:r w:rsidR="00B27266">
        <w:rPr>
          <w:rFonts w:cs="Arial"/>
          <w:sz w:val="20"/>
          <w:szCs w:val="20"/>
          <w:lang w:val="nl-BE"/>
        </w:rPr>
        <w:t xml:space="preserve"> het is zover.</w:t>
      </w:r>
    </w:p>
    <w:p w14:paraId="2257D965" w14:textId="77777777" w:rsidR="006F3923" w:rsidRDefault="006F3923" w:rsidP="000E6DFD">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Ke5</w:t>
      </w:r>
    </w:p>
    <w:p w14:paraId="1F3BBC67" w14:textId="77777777" w:rsidR="000E6DFD" w:rsidRPr="00167B6E" w:rsidRDefault="00167B6E" w:rsidP="000E6DFD">
      <w:pPr>
        <w:jc w:val="both"/>
        <w:rPr>
          <w:rFonts w:cs="Arial"/>
          <w:sz w:val="20"/>
          <w:szCs w:val="20"/>
          <w:lang w:val="nl-BE"/>
        </w:rPr>
      </w:pPr>
      <w:r>
        <w:rPr>
          <w:rFonts w:cs="Arial"/>
          <w:sz w:val="20"/>
          <w:szCs w:val="20"/>
          <w:lang w:val="nl-BE"/>
        </w:rPr>
        <w:t>3…Kg3? 4.Ld5 is tijdverlies voor zwart.</w:t>
      </w:r>
    </w:p>
    <w:p w14:paraId="51B7848C" w14:textId="77777777" w:rsidR="00167B6E" w:rsidRDefault="006F3923" w:rsidP="005A0698">
      <w:pPr>
        <w:jc w:val="both"/>
        <w:rPr>
          <w:rFonts w:cs="Arial"/>
          <w:b/>
          <w:sz w:val="20"/>
          <w:szCs w:val="20"/>
          <w:lang w:val="nl-BE"/>
        </w:rPr>
      </w:pPr>
      <w:r>
        <w:rPr>
          <w:rFonts w:cs="Arial"/>
          <w:b/>
          <w:sz w:val="20"/>
          <w:szCs w:val="20"/>
          <w:lang w:val="nl-BE"/>
        </w:rPr>
        <w:tab/>
      </w:r>
    </w:p>
    <w:p w14:paraId="0864D37E" w14:textId="77777777" w:rsidR="00167B6E" w:rsidRDefault="00167B6E" w:rsidP="005A0698">
      <w:pPr>
        <w:jc w:val="both"/>
        <w:rPr>
          <w:rFonts w:cs="Arial"/>
          <w:b/>
          <w:sz w:val="20"/>
          <w:szCs w:val="20"/>
          <w:lang w:val="nl-BE"/>
        </w:rPr>
      </w:pPr>
    </w:p>
    <w:p w14:paraId="1F123A14" w14:textId="77777777" w:rsidR="00167B6E" w:rsidRDefault="00167B6E" w:rsidP="005A0698">
      <w:pPr>
        <w:jc w:val="both"/>
        <w:rPr>
          <w:rFonts w:cs="Arial"/>
          <w:b/>
          <w:sz w:val="20"/>
          <w:szCs w:val="20"/>
          <w:lang w:val="nl-BE"/>
        </w:rPr>
      </w:pPr>
    </w:p>
    <w:p w14:paraId="194AD8AD" w14:textId="77777777" w:rsidR="006F3923" w:rsidRDefault="00167B6E" w:rsidP="00167B6E">
      <w:pPr>
        <w:jc w:val="center"/>
        <w:rPr>
          <w:rFonts w:cs="Arial"/>
          <w:b/>
          <w:sz w:val="20"/>
          <w:szCs w:val="20"/>
          <w:lang w:val="nl-BE"/>
        </w:rPr>
      </w:pPr>
      <w:r>
        <w:rPr>
          <w:rFonts w:cs="Arial"/>
          <w:b/>
          <w:sz w:val="20"/>
          <w:szCs w:val="20"/>
          <w:lang w:val="nl-BE"/>
        </w:rPr>
        <w:t xml:space="preserve"> </w:t>
      </w:r>
      <w:r w:rsidR="006F3923">
        <w:rPr>
          <w:rFonts w:cs="Arial"/>
          <w:b/>
          <w:sz w:val="20"/>
          <w:szCs w:val="20"/>
          <w:lang w:val="nl-BE"/>
        </w:rPr>
        <w:t xml:space="preserve">4.a4 </w:t>
      </w:r>
      <w:r w:rsidR="006F3923">
        <w:rPr>
          <w:rFonts w:cs="Arial"/>
          <w:b/>
          <w:sz w:val="20"/>
          <w:szCs w:val="20"/>
          <w:lang w:val="nl-BE"/>
        </w:rPr>
        <w:tab/>
      </w:r>
      <w:r w:rsidR="006F3923">
        <w:rPr>
          <w:rFonts w:cs="Arial"/>
          <w:b/>
          <w:sz w:val="20"/>
          <w:szCs w:val="20"/>
          <w:lang w:val="nl-BE"/>
        </w:rPr>
        <w:tab/>
        <w:t>Kd6</w:t>
      </w:r>
    </w:p>
    <w:p w14:paraId="67671C4B" w14:textId="77777777" w:rsidR="006F3923" w:rsidRDefault="000E6DFD" w:rsidP="000E6DFD">
      <w:pPr>
        <w:jc w:val="center"/>
        <w:rPr>
          <w:rFonts w:cs="Arial"/>
          <w:b/>
          <w:sz w:val="20"/>
          <w:szCs w:val="20"/>
          <w:lang w:val="nl-BE"/>
        </w:rPr>
      </w:pPr>
      <w:r>
        <w:rPr>
          <w:rFonts w:cs="Arial"/>
          <w:b/>
          <w:sz w:val="20"/>
          <w:szCs w:val="20"/>
          <w:lang w:val="nl-BE"/>
        </w:rPr>
        <w:t xml:space="preserve"> </w:t>
      </w:r>
      <w:r w:rsidR="006F3923">
        <w:rPr>
          <w:rFonts w:cs="Arial"/>
          <w:b/>
          <w:sz w:val="20"/>
          <w:szCs w:val="20"/>
          <w:lang w:val="nl-BE"/>
        </w:rPr>
        <w:t xml:space="preserve">5.a5 </w:t>
      </w:r>
      <w:r w:rsidR="006F3923">
        <w:rPr>
          <w:rFonts w:cs="Arial"/>
          <w:b/>
          <w:sz w:val="20"/>
          <w:szCs w:val="20"/>
          <w:lang w:val="nl-BE"/>
        </w:rPr>
        <w:tab/>
      </w:r>
      <w:r w:rsidR="006F3923">
        <w:rPr>
          <w:rFonts w:cs="Arial"/>
          <w:b/>
          <w:sz w:val="20"/>
          <w:szCs w:val="20"/>
          <w:lang w:val="nl-BE"/>
        </w:rPr>
        <w:tab/>
        <w:t>Kc7</w:t>
      </w:r>
    </w:p>
    <w:p w14:paraId="79B552F7" w14:textId="77777777" w:rsidR="006F3923" w:rsidRDefault="006F3923" w:rsidP="006F3923">
      <w:pPr>
        <w:jc w:val="both"/>
        <w:rPr>
          <w:rFonts w:cs="Arial"/>
          <w:b/>
          <w:sz w:val="20"/>
          <w:szCs w:val="20"/>
          <w:lang w:val="nl-BE"/>
        </w:rPr>
      </w:pPr>
      <w:r>
        <w:rPr>
          <w:rFonts w:cs="Arial"/>
          <w:sz w:val="20"/>
          <w:szCs w:val="20"/>
          <w:lang w:val="nl-BE"/>
        </w:rPr>
        <w:t>Na 5...Tb2 loopt de a-pion door.</w:t>
      </w:r>
      <w:r>
        <w:rPr>
          <w:rFonts w:cs="Arial"/>
          <w:b/>
          <w:sz w:val="20"/>
          <w:szCs w:val="20"/>
          <w:lang w:val="nl-BE"/>
        </w:rPr>
        <w:t xml:space="preserve"> </w:t>
      </w:r>
    </w:p>
    <w:p w14:paraId="3C3CD93F" w14:textId="77777777" w:rsidR="006F3923" w:rsidRDefault="006F3923" w:rsidP="006F3923">
      <w:pPr>
        <w:jc w:val="both"/>
        <w:rPr>
          <w:rFonts w:cs="Arial"/>
          <w:b/>
          <w:sz w:val="20"/>
          <w:szCs w:val="20"/>
          <w:lang w:val="nl-BE"/>
        </w:rPr>
      </w:pPr>
      <w:r>
        <w:rPr>
          <w:rFonts w:cs="Arial"/>
          <w:b/>
          <w:sz w:val="20"/>
          <w:szCs w:val="20"/>
          <w:lang w:val="nl-BE"/>
        </w:rPr>
        <w:t xml:space="preserve">             6.axb6+ </w:t>
      </w:r>
      <w:r>
        <w:rPr>
          <w:rFonts w:cs="Arial"/>
          <w:b/>
          <w:sz w:val="20"/>
          <w:szCs w:val="20"/>
          <w:lang w:val="nl-BE"/>
        </w:rPr>
        <w:tab/>
        <w:t xml:space="preserve">Kb8 </w:t>
      </w:r>
    </w:p>
    <w:p w14:paraId="0567281F" w14:textId="77777777" w:rsidR="006F3923" w:rsidRDefault="006F3923" w:rsidP="006F3923">
      <w:pPr>
        <w:jc w:val="both"/>
        <w:rPr>
          <w:rFonts w:cs="Arial"/>
          <w:sz w:val="20"/>
          <w:szCs w:val="20"/>
          <w:lang w:val="nl-BE"/>
        </w:rPr>
      </w:pPr>
      <w:r>
        <w:rPr>
          <w:rFonts w:cs="Arial"/>
          <w:sz w:val="20"/>
          <w:szCs w:val="20"/>
          <w:lang w:val="nl-BE"/>
        </w:rPr>
        <w:t xml:space="preserve">De </w:t>
      </w:r>
      <w:r w:rsidR="00167B6E">
        <w:rPr>
          <w:rFonts w:cs="Arial"/>
          <w:sz w:val="20"/>
          <w:szCs w:val="20"/>
          <w:lang w:val="nl-BE"/>
        </w:rPr>
        <w:t>zwarte pointe, hij</w:t>
      </w:r>
      <w:r w:rsidR="00F35C00">
        <w:rPr>
          <w:rFonts w:cs="Arial"/>
          <w:sz w:val="20"/>
          <w:szCs w:val="20"/>
          <w:lang w:val="nl-BE"/>
        </w:rPr>
        <w:t xml:space="preserve"> hoopt op pat. Maar de witte koning</w:t>
      </w:r>
      <w:r>
        <w:rPr>
          <w:rFonts w:cs="Arial"/>
          <w:sz w:val="20"/>
          <w:szCs w:val="20"/>
          <w:lang w:val="nl-BE"/>
        </w:rPr>
        <w:t xml:space="preserve"> slaat of blok</w:t>
      </w:r>
      <w:r w:rsidR="00486B81">
        <w:rPr>
          <w:rFonts w:cs="Arial"/>
          <w:sz w:val="20"/>
          <w:szCs w:val="20"/>
          <w:lang w:val="nl-BE"/>
        </w:rPr>
        <w:t>-</w:t>
      </w:r>
      <w:r>
        <w:rPr>
          <w:rFonts w:cs="Arial"/>
          <w:sz w:val="20"/>
          <w:szCs w:val="20"/>
          <w:lang w:val="nl-BE"/>
        </w:rPr>
        <w:t xml:space="preserve">keert de </w:t>
      </w:r>
      <w:r w:rsidR="006E1C75">
        <w:rPr>
          <w:rFonts w:cs="Arial"/>
          <w:sz w:val="20"/>
          <w:szCs w:val="20"/>
          <w:lang w:val="nl-BE"/>
        </w:rPr>
        <w:t>pion niet en speelt:</w:t>
      </w:r>
    </w:p>
    <w:p w14:paraId="617AE5C2" w14:textId="77777777" w:rsidR="006F3923" w:rsidRDefault="006F3923" w:rsidP="006F3923">
      <w:pPr>
        <w:jc w:val="both"/>
        <w:rPr>
          <w:rFonts w:cs="Arial"/>
          <w:b/>
          <w:sz w:val="20"/>
          <w:szCs w:val="20"/>
          <w:lang w:val="nl-BE"/>
        </w:rPr>
      </w:pPr>
      <w:r>
        <w:rPr>
          <w:rFonts w:cs="Arial"/>
          <w:b/>
          <w:sz w:val="20"/>
          <w:szCs w:val="20"/>
          <w:lang w:val="nl-BE"/>
        </w:rPr>
        <w:t xml:space="preserve">             7.Kg8 </w:t>
      </w:r>
      <w:r>
        <w:rPr>
          <w:rFonts w:cs="Arial"/>
          <w:b/>
          <w:sz w:val="20"/>
          <w:szCs w:val="20"/>
          <w:lang w:val="nl-BE"/>
        </w:rPr>
        <w:tab/>
      </w:r>
      <w:r>
        <w:rPr>
          <w:rFonts w:cs="Arial"/>
          <w:b/>
          <w:sz w:val="20"/>
          <w:szCs w:val="20"/>
          <w:lang w:val="nl-BE"/>
        </w:rPr>
        <w:tab/>
        <w:t xml:space="preserve">g5 </w:t>
      </w:r>
    </w:p>
    <w:p w14:paraId="42CD1BAB" w14:textId="77777777" w:rsidR="006F3923" w:rsidRDefault="006F3923" w:rsidP="006F3923">
      <w:pPr>
        <w:jc w:val="both"/>
        <w:rPr>
          <w:rFonts w:cs="Arial"/>
          <w:b/>
          <w:sz w:val="20"/>
          <w:szCs w:val="20"/>
          <w:lang w:val="nl-BE"/>
        </w:rPr>
      </w:pPr>
      <w:r>
        <w:rPr>
          <w:rFonts w:cs="Arial"/>
          <w:b/>
          <w:sz w:val="20"/>
          <w:szCs w:val="20"/>
          <w:lang w:val="nl-BE"/>
        </w:rPr>
        <w:t xml:space="preserve">             8.Kf7 </w:t>
      </w:r>
      <w:r>
        <w:rPr>
          <w:rFonts w:cs="Arial"/>
          <w:b/>
          <w:sz w:val="20"/>
          <w:szCs w:val="20"/>
          <w:lang w:val="nl-BE"/>
        </w:rPr>
        <w:tab/>
      </w:r>
      <w:r>
        <w:rPr>
          <w:rFonts w:cs="Arial"/>
          <w:b/>
          <w:sz w:val="20"/>
          <w:szCs w:val="20"/>
          <w:lang w:val="nl-BE"/>
        </w:rPr>
        <w:tab/>
        <w:t xml:space="preserve">g4 </w:t>
      </w:r>
    </w:p>
    <w:p w14:paraId="51AB40F1" w14:textId="77777777" w:rsidR="006F3923" w:rsidRDefault="006F3923" w:rsidP="006F3923">
      <w:pPr>
        <w:jc w:val="both"/>
        <w:rPr>
          <w:rFonts w:cs="Arial"/>
          <w:b/>
          <w:sz w:val="20"/>
          <w:szCs w:val="20"/>
          <w:lang w:val="nl-BE"/>
        </w:rPr>
      </w:pPr>
      <w:r>
        <w:rPr>
          <w:rFonts w:cs="Arial"/>
          <w:b/>
          <w:sz w:val="20"/>
          <w:szCs w:val="20"/>
          <w:lang w:val="nl-BE"/>
        </w:rPr>
        <w:t xml:space="preserve">             9.Ke6 </w:t>
      </w:r>
      <w:r>
        <w:rPr>
          <w:rFonts w:cs="Arial"/>
          <w:b/>
          <w:sz w:val="20"/>
          <w:szCs w:val="20"/>
          <w:lang w:val="nl-BE"/>
        </w:rPr>
        <w:tab/>
      </w:r>
      <w:r>
        <w:rPr>
          <w:rFonts w:cs="Arial"/>
          <w:b/>
          <w:sz w:val="20"/>
          <w:szCs w:val="20"/>
          <w:lang w:val="nl-BE"/>
        </w:rPr>
        <w:tab/>
        <w:t xml:space="preserve">g3 </w:t>
      </w:r>
    </w:p>
    <w:p w14:paraId="31E744E1" w14:textId="77777777" w:rsidR="006F3923" w:rsidRDefault="006F3923" w:rsidP="006F3923">
      <w:pPr>
        <w:jc w:val="both"/>
        <w:rPr>
          <w:rFonts w:cs="Arial"/>
          <w:b/>
          <w:sz w:val="20"/>
          <w:szCs w:val="20"/>
          <w:lang w:val="nl-BE"/>
        </w:rPr>
      </w:pPr>
      <w:r>
        <w:rPr>
          <w:rFonts w:cs="Arial"/>
          <w:b/>
          <w:sz w:val="20"/>
          <w:szCs w:val="20"/>
          <w:lang w:val="nl-BE"/>
        </w:rPr>
        <w:t xml:space="preserve">           10.Kd5 </w:t>
      </w:r>
      <w:r>
        <w:rPr>
          <w:rFonts w:cs="Arial"/>
          <w:b/>
          <w:sz w:val="20"/>
          <w:szCs w:val="20"/>
          <w:lang w:val="nl-BE"/>
        </w:rPr>
        <w:tab/>
      </w:r>
      <w:r>
        <w:rPr>
          <w:rFonts w:cs="Arial"/>
          <w:b/>
          <w:sz w:val="20"/>
          <w:szCs w:val="20"/>
          <w:lang w:val="nl-BE"/>
        </w:rPr>
        <w:tab/>
        <w:t>Kxb7</w:t>
      </w:r>
    </w:p>
    <w:p w14:paraId="104A31B9" w14:textId="77777777" w:rsidR="006F3923" w:rsidRDefault="006F3923" w:rsidP="006F3923">
      <w:pPr>
        <w:jc w:val="both"/>
        <w:rPr>
          <w:rFonts w:cs="Arial"/>
          <w:sz w:val="20"/>
          <w:szCs w:val="20"/>
          <w:lang w:val="nl-BE"/>
        </w:rPr>
      </w:pPr>
      <w:r>
        <w:rPr>
          <w:rFonts w:cs="Arial"/>
          <w:sz w:val="20"/>
          <w:szCs w:val="20"/>
          <w:lang w:val="nl-BE"/>
        </w:rPr>
        <w:t xml:space="preserve">Zwart kan de pion slaan, maar na  </w:t>
      </w:r>
    </w:p>
    <w:p w14:paraId="096252B6" w14:textId="77777777" w:rsidR="006F3923" w:rsidRDefault="006F3923" w:rsidP="006F3923">
      <w:pPr>
        <w:jc w:val="both"/>
        <w:rPr>
          <w:rFonts w:cs="Arial"/>
          <w:b/>
          <w:sz w:val="20"/>
          <w:szCs w:val="20"/>
          <w:lang w:val="nl-BE"/>
        </w:rPr>
      </w:pPr>
      <w:r>
        <w:rPr>
          <w:rFonts w:cs="Arial"/>
          <w:b/>
          <w:sz w:val="20"/>
          <w:szCs w:val="20"/>
          <w:lang w:val="nl-BE"/>
        </w:rPr>
        <w:t xml:space="preserve">           11.Kc5+ </w:t>
      </w:r>
    </w:p>
    <w:p w14:paraId="1C0BD50E" w14:textId="77777777" w:rsidR="006F3923" w:rsidRDefault="006F3923" w:rsidP="006F3923">
      <w:pPr>
        <w:jc w:val="both"/>
        <w:rPr>
          <w:rFonts w:cs="Arial"/>
          <w:sz w:val="20"/>
          <w:szCs w:val="20"/>
          <w:lang w:val="nl-BE"/>
        </w:rPr>
      </w:pPr>
      <w:r>
        <w:rPr>
          <w:rFonts w:cs="Arial"/>
          <w:sz w:val="20"/>
          <w:szCs w:val="20"/>
          <w:lang w:val="nl-BE"/>
        </w:rPr>
        <w:t>wint wit zonder moeite.</w:t>
      </w:r>
    </w:p>
    <w:p w14:paraId="0CF931C3" w14:textId="77777777" w:rsidR="006F3923" w:rsidRDefault="006F3923" w:rsidP="006F3923">
      <w:pPr>
        <w:jc w:val="both"/>
        <w:rPr>
          <w:rFonts w:cs="Arial"/>
          <w:sz w:val="20"/>
          <w:szCs w:val="20"/>
          <w:lang w:val="nl-BE"/>
        </w:rPr>
      </w:pPr>
    </w:p>
    <w:p w14:paraId="4EF6B7BE" w14:textId="77777777" w:rsidR="006F3923" w:rsidRDefault="006F3923" w:rsidP="006F3923">
      <w:pPr>
        <w:jc w:val="both"/>
        <w:rPr>
          <w:rFonts w:cs="Arial"/>
          <w:sz w:val="20"/>
          <w:szCs w:val="20"/>
          <w:lang w:val="nl-BE"/>
        </w:rPr>
      </w:pPr>
      <w:r>
        <w:rPr>
          <w:rFonts w:cs="Arial"/>
          <w:sz w:val="20"/>
          <w:szCs w:val="20"/>
          <w:lang w:val="nl-BE"/>
        </w:rPr>
        <w:t xml:space="preserve">In 1967 wonnen G.V. Afanasief en E.I. Dvizov de 2de prijs in het </w:t>
      </w:r>
      <w:r>
        <w:rPr>
          <w:rFonts w:cs="Arial"/>
          <w:i/>
          <w:sz w:val="20"/>
          <w:szCs w:val="20"/>
          <w:lang w:val="nl-BE"/>
        </w:rPr>
        <w:t xml:space="preserve">900th Anniversary of Minsk </w:t>
      </w:r>
      <w:r w:rsidR="0097762B">
        <w:rPr>
          <w:rFonts w:cs="Arial"/>
          <w:sz w:val="20"/>
          <w:szCs w:val="20"/>
          <w:lang w:val="nl-BE"/>
        </w:rPr>
        <w:t>tor</w:t>
      </w:r>
      <w:r>
        <w:rPr>
          <w:rFonts w:cs="Arial"/>
          <w:sz w:val="20"/>
          <w:szCs w:val="20"/>
          <w:lang w:val="nl-BE"/>
        </w:rPr>
        <w:t xml:space="preserve">nooi met deze studie: </w:t>
      </w:r>
    </w:p>
    <w:p w14:paraId="69F3CCD0" w14:textId="77777777" w:rsidR="004B77BD" w:rsidRDefault="004B77BD" w:rsidP="006F3923">
      <w:pPr>
        <w:jc w:val="both"/>
        <w:rPr>
          <w:rFonts w:cs="Arial"/>
          <w:sz w:val="20"/>
          <w:szCs w:val="20"/>
          <w:lang w:val="nl-BE"/>
        </w:rPr>
      </w:pPr>
    </w:p>
    <w:p w14:paraId="49052AC4" w14:textId="77777777" w:rsidR="006F3923" w:rsidRPr="005C010D" w:rsidRDefault="006F3923" w:rsidP="006F3923">
      <w:pPr>
        <w:jc w:val="both"/>
        <w:rPr>
          <w:rFonts w:cs="Arial"/>
          <w:sz w:val="20"/>
          <w:szCs w:val="20"/>
          <w:lang w:val="en-GB"/>
        </w:rPr>
      </w:pPr>
      <w:r w:rsidRPr="005C010D">
        <w:rPr>
          <w:rFonts w:cs="Arial"/>
          <w:sz w:val="20"/>
          <w:szCs w:val="20"/>
          <w:lang w:val="en-GB"/>
        </w:rPr>
        <w:t xml:space="preserve">Kh7 Lg2 a2 b6 / Ke5 Ta6 g7 + </w:t>
      </w:r>
    </w:p>
    <w:p w14:paraId="66468DEC" w14:textId="77777777" w:rsidR="006F3923" w:rsidRDefault="006F3923" w:rsidP="006F3923">
      <w:pPr>
        <w:jc w:val="both"/>
        <w:rPr>
          <w:rFonts w:cs="Arial"/>
          <w:sz w:val="20"/>
          <w:szCs w:val="20"/>
          <w:lang w:val="en-GB"/>
        </w:rPr>
      </w:pPr>
    </w:p>
    <w:p w14:paraId="3BBF8614" w14:textId="77777777" w:rsidR="006F3923" w:rsidRDefault="00AB7D38" w:rsidP="006F3923">
      <w:pPr>
        <w:jc w:val="both"/>
        <w:rPr>
          <w:rFonts w:cs="Arial"/>
          <w:sz w:val="20"/>
          <w:szCs w:val="20"/>
          <w:lang w:val="nl-BE"/>
        </w:rPr>
      </w:pPr>
      <w:r w:rsidRPr="00AB7D38">
        <w:rPr>
          <w:rFonts w:cs="Arial"/>
          <w:sz w:val="20"/>
          <w:szCs w:val="20"/>
          <w:lang w:val="nl-BE"/>
        </w:rPr>
        <w:t xml:space="preserve">De </w:t>
      </w:r>
      <w:r>
        <w:rPr>
          <w:rFonts w:cs="Arial"/>
          <w:sz w:val="20"/>
          <w:szCs w:val="20"/>
          <w:lang w:val="nl-BE"/>
        </w:rPr>
        <w:t xml:space="preserve">oplossing luidde: </w:t>
      </w:r>
      <w:r w:rsidR="006F3923">
        <w:rPr>
          <w:rFonts w:cs="Arial"/>
          <w:sz w:val="20"/>
          <w:szCs w:val="20"/>
          <w:lang w:val="nl-BE"/>
        </w:rPr>
        <w:t xml:space="preserve">1.b7 </w:t>
      </w:r>
      <w:r w:rsidRPr="00AB7D38">
        <w:rPr>
          <w:rFonts w:cs="Arial"/>
          <w:b/>
          <w:sz w:val="20"/>
          <w:szCs w:val="20"/>
          <w:lang w:val="nl-BE"/>
        </w:rPr>
        <w:t>1…</w:t>
      </w:r>
      <w:r w:rsidR="006F3923" w:rsidRPr="00AB7D38">
        <w:rPr>
          <w:rFonts w:cs="Arial"/>
          <w:b/>
          <w:sz w:val="20"/>
          <w:szCs w:val="20"/>
          <w:lang w:val="nl-BE"/>
        </w:rPr>
        <w:t>Tb6</w:t>
      </w:r>
      <w:r w:rsidR="006F3923">
        <w:rPr>
          <w:rFonts w:cs="Arial"/>
          <w:sz w:val="20"/>
          <w:szCs w:val="20"/>
          <w:lang w:val="nl-BE"/>
        </w:rPr>
        <w:t xml:space="preserve"> 2.a4 Kd6 3.a5 Kc7 4.axb6+ Kb8 5.Kg8 g5 6.Kf7 g4 7.Ke6 g3 8.Kd5 Kxb7 9.Kc5+ met winst. </w:t>
      </w:r>
    </w:p>
    <w:p w14:paraId="3D8783F5" w14:textId="77777777" w:rsidR="006F3923" w:rsidRDefault="006F3923" w:rsidP="006F3923">
      <w:pPr>
        <w:jc w:val="both"/>
        <w:rPr>
          <w:rFonts w:cs="Arial"/>
          <w:sz w:val="20"/>
          <w:szCs w:val="20"/>
          <w:lang w:val="nl-BE"/>
        </w:rPr>
      </w:pPr>
    </w:p>
    <w:p w14:paraId="12DE2DEA" w14:textId="77777777" w:rsidR="006F3923" w:rsidRDefault="006F3923" w:rsidP="006F3923">
      <w:pPr>
        <w:jc w:val="both"/>
        <w:rPr>
          <w:rFonts w:cs="Arial"/>
          <w:sz w:val="20"/>
          <w:szCs w:val="20"/>
          <w:lang w:val="nl-BE"/>
        </w:rPr>
      </w:pPr>
      <w:r>
        <w:rPr>
          <w:rFonts w:cs="Arial"/>
          <w:sz w:val="20"/>
          <w:szCs w:val="20"/>
          <w:lang w:val="nl-BE"/>
        </w:rPr>
        <w:t xml:space="preserve">De heer Shmulenson poneerde toen: </w:t>
      </w:r>
      <w:r>
        <w:rPr>
          <w:rFonts w:cs="Arial"/>
          <w:i/>
          <w:sz w:val="20"/>
          <w:szCs w:val="20"/>
          <w:lang w:val="nl-BE"/>
        </w:rPr>
        <w:t xml:space="preserve">“This miniature is technically irreprochable.” </w:t>
      </w:r>
      <w:r>
        <w:rPr>
          <w:rFonts w:cs="Arial"/>
          <w:sz w:val="20"/>
          <w:szCs w:val="20"/>
          <w:lang w:val="nl-BE"/>
        </w:rPr>
        <w:t xml:space="preserve"> Maar ik vond de weerlegging. Na 1.f7 gaf ik schaak met </w:t>
      </w:r>
      <w:r w:rsidRPr="00AB7D38">
        <w:rPr>
          <w:rFonts w:cs="Arial"/>
          <w:b/>
          <w:sz w:val="20"/>
          <w:szCs w:val="20"/>
          <w:lang w:val="nl-BE"/>
        </w:rPr>
        <w:t>1…Th6+</w:t>
      </w:r>
      <w:r>
        <w:rPr>
          <w:rFonts w:cs="Arial"/>
          <w:sz w:val="20"/>
          <w:szCs w:val="20"/>
          <w:lang w:val="nl-BE"/>
        </w:rPr>
        <w:t xml:space="preserve"> en het werd remise: 2.Kg8 Tb6 3.a4 Kd6 4.a5 Tb2 5.a6 Kc7 6.a7 Txb7 7.a8D Tb8+ 8.Dxb8+ Kxb8. Dus fout. Ook na 2.Kxg7 Tb6 3.a4 Kd6 4.a5 Kc7 5.axb6+ Kb8, en zwart staat pat.  </w:t>
      </w:r>
    </w:p>
    <w:p w14:paraId="709430AA" w14:textId="77777777" w:rsidR="006F3923" w:rsidRDefault="006F3923" w:rsidP="006F3923">
      <w:pPr>
        <w:jc w:val="both"/>
        <w:rPr>
          <w:rFonts w:cs="Arial"/>
          <w:sz w:val="20"/>
          <w:szCs w:val="20"/>
          <w:lang w:val="nl-BE"/>
        </w:rPr>
      </w:pPr>
      <w:r>
        <w:rPr>
          <w:rFonts w:cs="Arial"/>
          <w:sz w:val="20"/>
          <w:szCs w:val="20"/>
          <w:lang w:val="nl-BE"/>
        </w:rPr>
        <w:br w:type="column"/>
      </w:r>
    </w:p>
    <w:p w14:paraId="001BCE9E" w14:textId="77777777" w:rsidR="00AC415F" w:rsidRDefault="00AC415F" w:rsidP="006F3923">
      <w:pPr>
        <w:jc w:val="both"/>
        <w:rPr>
          <w:rFonts w:cs="Arial"/>
          <w:sz w:val="20"/>
          <w:szCs w:val="20"/>
          <w:lang w:val="nl-BE"/>
        </w:rPr>
      </w:pPr>
    </w:p>
    <w:p w14:paraId="45D22365" w14:textId="77777777" w:rsidR="006F3923" w:rsidRDefault="006F3923" w:rsidP="006F3923">
      <w:pPr>
        <w:jc w:val="both"/>
        <w:rPr>
          <w:rFonts w:cs="Arial"/>
          <w:sz w:val="20"/>
          <w:szCs w:val="20"/>
          <w:lang w:val="nl-BE"/>
        </w:rPr>
      </w:pPr>
    </w:p>
    <w:p w14:paraId="29A4A2AD" w14:textId="77777777" w:rsidR="006F3923" w:rsidRDefault="006F3923" w:rsidP="006F3923">
      <w:pPr>
        <w:jc w:val="both"/>
        <w:rPr>
          <w:rFonts w:cs="Arial"/>
          <w:sz w:val="20"/>
          <w:szCs w:val="20"/>
          <w:lang w:val="nl-BE"/>
        </w:rPr>
      </w:pPr>
      <w:r>
        <w:rPr>
          <w:rFonts w:cs="Arial"/>
          <w:sz w:val="20"/>
          <w:szCs w:val="20"/>
          <w:lang w:val="nl-BE"/>
        </w:rPr>
        <w:t xml:space="preserve">Toen de beide auteurs achteraf een verkorte versie publiceerden in </w:t>
      </w:r>
      <w:r>
        <w:rPr>
          <w:rFonts w:cs="Arial"/>
          <w:i/>
          <w:sz w:val="20"/>
          <w:szCs w:val="20"/>
          <w:lang w:val="nl-BE"/>
        </w:rPr>
        <w:t>EG</w:t>
      </w:r>
      <w:r>
        <w:rPr>
          <w:rFonts w:cs="Arial"/>
          <w:sz w:val="20"/>
          <w:szCs w:val="20"/>
          <w:lang w:val="nl-BE"/>
        </w:rPr>
        <w:t xml:space="preserve"> nr 17:</w:t>
      </w:r>
    </w:p>
    <w:p w14:paraId="2C018590" w14:textId="77777777" w:rsidR="006F3923" w:rsidRDefault="006F3923" w:rsidP="006F3923">
      <w:pPr>
        <w:jc w:val="both"/>
        <w:rPr>
          <w:rFonts w:cs="Arial"/>
          <w:sz w:val="20"/>
          <w:szCs w:val="20"/>
          <w:lang w:val="nl-BE"/>
        </w:rPr>
      </w:pPr>
    </w:p>
    <w:p w14:paraId="516DC06D" w14:textId="77777777" w:rsidR="006F3923" w:rsidRPr="00E93FA1" w:rsidRDefault="006F3923" w:rsidP="006F3923">
      <w:pPr>
        <w:jc w:val="both"/>
        <w:rPr>
          <w:rFonts w:cs="Arial"/>
          <w:sz w:val="20"/>
          <w:szCs w:val="20"/>
          <w:lang w:val="en-GB"/>
        </w:rPr>
      </w:pPr>
      <w:r w:rsidRPr="00E93FA1">
        <w:rPr>
          <w:rFonts w:cs="Arial"/>
          <w:sz w:val="20"/>
          <w:szCs w:val="20"/>
          <w:lang w:val="en-GB"/>
        </w:rPr>
        <w:t xml:space="preserve">Kh7 Lh3 a2 b7 / Kf4 Tb6 g7 + </w:t>
      </w:r>
    </w:p>
    <w:p w14:paraId="7A7BEAA3" w14:textId="77777777" w:rsidR="006F3923" w:rsidRDefault="006F3923" w:rsidP="006F3923">
      <w:pPr>
        <w:jc w:val="both"/>
        <w:rPr>
          <w:rFonts w:cs="Arial"/>
          <w:sz w:val="20"/>
          <w:szCs w:val="20"/>
          <w:lang w:val="en-GB"/>
        </w:rPr>
      </w:pPr>
    </w:p>
    <w:p w14:paraId="7EE575A2" w14:textId="77777777" w:rsidR="006F3923" w:rsidRDefault="00097E71" w:rsidP="00097E71">
      <w:pPr>
        <w:jc w:val="both"/>
        <w:rPr>
          <w:rFonts w:cs="Arial"/>
          <w:sz w:val="20"/>
          <w:szCs w:val="20"/>
          <w:lang w:val="nl-BE"/>
        </w:rPr>
      </w:pPr>
      <w:r>
        <w:rPr>
          <w:rFonts w:cs="Arial"/>
          <w:sz w:val="20"/>
          <w:szCs w:val="20"/>
          <w:lang w:val="nl-BE"/>
        </w:rPr>
        <w:t>met: 1.Lg2 Ke5 2.a4, enzovoort, ver</w:t>
      </w:r>
      <w:r w:rsidR="006F3923">
        <w:rPr>
          <w:rFonts w:cs="Arial"/>
          <w:sz w:val="20"/>
          <w:szCs w:val="20"/>
          <w:lang w:val="nl-BE"/>
        </w:rPr>
        <w:t>lengde ik in</w:t>
      </w:r>
      <w:r w:rsidR="006F3923">
        <w:rPr>
          <w:rFonts w:cs="Arial"/>
          <w:i/>
          <w:sz w:val="20"/>
          <w:szCs w:val="20"/>
          <w:lang w:val="nl-BE"/>
        </w:rPr>
        <w:t xml:space="preserve"> EG</w:t>
      </w:r>
      <w:r w:rsidR="006F3923">
        <w:rPr>
          <w:rFonts w:cs="Arial"/>
          <w:b/>
          <w:sz w:val="20"/>
          <w:szCs w:val="20"/>
          <w:lang w:val="nl-BE"/>
        </w:rPr>
        <w:t xml:space="preserve"> </w:t>
      </w:r>
      <w:r>
        <w:rPr>
          <w:rFonts w:cs="Arial"/>
          <w:sz w:val="20"/>
          <w:szCs w:val="20"/>
          <w:lang w:val="nl-BE"/>
        </w:rPr>
        <w:t xml:space="preserve">nr 18 het ge-heel met twee zetten, </w:t>
      </w:r>
      <w:r w:rsidR="006F3923">
        <w:rPr>
          <w:rFonts w:cs="Arial"/>
          <w:sz w:val="20"/>
          <w:szCs w:val="20"/>
          <w:lang w:val="nl-BE"/>
        </w:rPr>
        <w:t xml:space="preserve">als boven. </w:t>
      </w:r>
    </w:p>
    <w:p w14:paraId="43DEC2F5" w14:textId="77777777" w:rsidR="006F3923" w:rsidRDefault="006F3923" w:rsidP="006F3923">
      <w:pPr>
        <w:jc w:val="both"/>
        <w:rPr>
          <w:rFonts w:cs="Arial"/>
          <w:sz w:val="20"/>
          <w:szCs w:val="20"/>
          <w:lang w:val="nl-BE"/>
        </w:rPr>
      </w:pPr>
    </w:p>
    <w:p w14:paraId="53EA1BA0" w14:textId="77777777" w:rsidR="006F3923" w:rsidRDefault="006F3923" w:rsidP="006F3923">
      <w:pPr>
        <w:jc w:val="both"/>
        <w:rPr>
          <w:rFonts w:cs="Arial"/>
          <w:sz w:val="20"/>
          <w:szCs w:val="20"/>
          <w:lang w:val="nl-BE"/>
        </w:rPr>
      </w:pPr>
      <w:r>
        <w:rPr>
          <w:rFonts w:cs="Arial"/>
          <w:sz w:val="20"/>
          <w:szCs w:val="20"/>
          <w:lang w:val="nl-BE"/>
        </w:rPr>
        <w:t xml:space="preserve">Maar helaas! Harold van der Heij-den vond nu in zijn database een gelijkaardige voorganger, name-lijk een derde prijs van Frantichek Richter in </w:t>
      </w:r>
      <w:r>
        <w:rPr>
          <w:rFonts w:cs="Arial"/>
          <w:i/>
          <w:sz w:val="20"/>
          <w:szCs w:val="20"/>
          <w:lang w:val="nl-BE"/>
        </w:rPr>
        <w:t xml:space="preserve">L’Iitalia Scacchistica </w:t>
      </w:r>
      <w:r>
        <w:rPr>
          <w:rFonts w:cs="Arial"/>
          <w:sz w:val="20"/>
          <w:szCs w:val="20"/>
          <w:lang w:val="nl-BE"/>
        </w:rPr>
        <w:t xml:space="preserve">(1954): </w:t>
      </w:r>
    </w:p>
    <w:p w14:paraId="5732B52C" w14:textId="77777777" w:rsidR="006F3923" w:rsidRDefault="006F3923" w:rsidP="006F3923">
      <w:pPr>
        <w:jc w:val="both"/>
        <w:rPr>
          <w:rFonts w:cs="Arial"/>
          <w:sz w:val="20"/>
          <w:szCs w:val="20"/>
          <w:lang w:val="nl-BE"/>
        </w:rPr>
      </w:pPr>
    </w:p>
    <w:p w14:paraId="4F5D2FFA" w14:textId="77777777" w:rsidR="006F3923" w:rsidRPr="00E93FA1" w:rsidRDefault="006F3923" w:rsidP="006F3923">
      <w:pPr>
        <w:jc w:val="both"/>
        <w:rPr>
          <w:rFonts w:cs="Arial"/>
          <w:sz w:val="20"/>
          <w:szCs w:val="20"/>
          <w:lang w:val="nl-BE"/>
        </w:rPr>
      </w:pPr>
      <w:r w:rsidRPr="00E93FA1">
        <w:rPr>
          <w:rFonts w:cs="Arial"/>
          <w:sz w:val="20"/>
          <w:szCs w:val="20"/>
          <w:lang w:val="nl-BE"/>
        </w:rPr>
        <w:t>Ka7 Lb6 g6 h3 / Kb4 Td6 b7</w:t>
      </w:r>
      <w:r w:rsidR="00353FC6" w:rsidRPr="00E93FA1">
        <w:rPr>
          <w:rFonts w:cs="Arial"/>
          <w:sz w:val="20"/>
          <w:szCs w:val="20"/>
          <w:lang w:val="nl-BE"/>
        </w:rPr>
        <w:t xml:space="preserve"> </w:t>
      </w:r>
      <w:r w:rsidRPr="00E93FA1">
        <w:rPr>
          <w:rFonts w:cs="Arial"/>
          <w:sz w:val="20"/>
          <w:szCs w:val="20"/>
          <w:lang w:val="nl-BE"/>
        </w:rPr>
        <w:t xml:space="preserve">+ </w:t>
      </w:r>
    </w:p>
    <w:p w14:paraId="45065F3D" w14:textId="77777777" w:rsidR="006F3923" w:rsidRDefault="006F3923" w:rsidP="006F3923">
      <w:pPr>
        <w:spacing w:line="210" w:lineRule="exact"/>
        <w:jc w:val="both"/>
        <w:rPr>
          <w:rFonts w:cs="Arial"/>
          <w:sz w:val="20"/>
          <w:szCs w:val="20"/>
          <w:lang w:val="nl-BE"/>
        </w:rPr>
      </w:pPr>
    </w:p>
    <w:p w14:paraId="208083B3" w14:textId="77777777" w:rsidR="006F3923" w:rsidRDefault="006F3923" w:rsidP="006F3923">
      <w:pPr>
        <w:jc w:val="both"/>
        <w:rPr>
          <w:rFonts w:cs="Arial"/>
          <w:sz w:val="20"/>
          <w:szCs w:val="20"/>
          <w:lang w:val="nl-BE"/>
        </w:rPr>
      </w:pPr>
      <w:r>
        <w:rPr>
          <w:rFonts w:cs="Arial"/>
          <w:sz w:val="20"/>
          <w:szCs w:val="20"/>
          <w:lang w:val="nl-BE"/>
        </w:rPr>
        <w:t>De studie en de oplossing zijn gespiegeld: 1.g7 Tg6 2.Ld4 Kc4 3.Lb2 Kd5 4.h4 Ke6 5.h5 Kf7 6.hxg6 Kg8 7.Kb8, enzovoort.</w:t>
      </w:r>
    </w:p>
    <w:p w14:paraId="7D492A03" w14:textId="77777777" w:rsidR="00777056" w:rsidRDefault="006F3923" w:rsidP="006F3923">
      <w:pPr>
        <w:jc w:val="both"/>
        <w:rPr>
          <w:rFonts w:cs="Arial"/>
          <w:sz w:val="20"/>
          <w:szCs w:val="20"/>
          <w:lang w:val="nl-BE"/>
        </w:rPr>
      </w:pPr>
      <w:r>
        <w:rPr>
          <w:rFonts w:cs="Arial"/>
          <w:sz w:val="20"/>
          <w:szCs w:val="20"/>
          <w:lang w:val="nl-BE"/>
        </w:rPr>
        <w:br w:type="column"/>
      </w:r>
    </w:p>
    <w:p w14:paraId="7ADDB9EF" w14:textId="77777777" w:rsidR="00777056" w:rsidRDefault="00777056" w:rsidP="006F3923">
      <w:pPr>
        <w:jc w:val="both"/>
        <w:rPr>
          <w:rFonts w:cs="Arial"/>
          <w:sz w:val="20"/>
          <w:szCs w:val="20"/>
          <w:lang w:val="nl-BE"/>
        </w:rPr>
      </w:pPr>
    </w:p>
    <w:p w14:paraId="273307FA" w14:textId="77777777" w:rsidR="006F3923" w:rsidRDefault="006F3923" w:rsidP="006F3923">
      <w:pPr>
        <w:jc w:val="both"/>
        <w:rPr>
          <w:rFonts w:cs="Arial"/>
          <w:sz w:val="20"/>
          <w:szCs w:val="20"/>
          <w:lang w:val="nl-BE"/>
        </w:rPr>
      </w:pPr>
    </w:p>
    <w:p w14:paraId="6BC5C8ED" w14:textId="77777777" w:rsidR="006F3923" w:rsidRDefault="006F3923" w:rsidP="006F3923">
      <w:pPr>
        <w:jc w:val="both"/>
        <w:rPr>
          <w:rFonts w:cs="Arial"/>
          <w:sz w:val="20"/>
          <w:szCs w:val="20"/>
          <w:lang w:val="nl-BE"/>
        </w:rPr>
      </w:pPr>
      <w:r>
        <w:rPr>
          <w:rFonts w:cs="Arial"/>
          <w:sz w:val="20"/>
          <w:szCs w:val="20"/>
          <w:lang w:val="nl-BE"/>
        </w:rPr>
        <w:t>Er is dus geen plagiaat gepleegd.</w:t>
      </w:r>
    </w:p>
    <w:p w14:paraId="1DBA1466" w14:textId="77777777" w:rsidR="006F3923" w:rsidRDefault="00167B6E" w:rsidP="006F3923">
      <w:pPr>
        <w:jc w:val="both"/>
        <w:rPr>
          <w:rFonts w:cs="Arial"/>
          <w:sz w:val="20"/>
          <w:szCs w:val="20"/>
          <w:lang w:val="nl-BE"/>
        </w:rPr>
      </w:pPr>
      <w:r>
        <w:rPr>
          <w:rFonts w:cs="Arial"/>
          <w:sz w:val="20"/>
          <w:szCs w:val="20"/>
          <w:lang w:val="nl-BE"/>
        </w:rPr>
        <w:t>Maar het is zuiver toeval.</w:t>
      </w:r>
    </w:p>
    <w:p w14:paraId="06AD60E7" w14:textId="77777777" w:rsidR="006F3923" w:rsidRDefault="006F3923" w:rsidP="006F3923">
      <w:pPr>
        <w:jc w:val="both"/>
        <w:rPr>
          <w:rFonts w:cs="Arial"/>
          <w:sz w:val="20"/>
          <w:szCs w:val="20"/>
          <w:lang w:val="nl-BE"/>
        </w:rPr>
      </w:pPr>
      <w:r>
        <w:rPr>
          <w:rFonts w:cs="Arial"/>
          <w:sz w:val="20"/>
          <w:szCs w:val="20"/>
          <w:lang w:val="nl-BE"/>
        </w:rPr>
        <w:t xml:space="preserve"> </w:t>
      </w:r>
    </w:p>
    <w:p w14:paraId="446B3B36" w14:textId="77777777" w:rsidR="006F3923" w:rsidRDefault="006F3923" w:rsidP="006F3923">
      <w:pPr>
        <w:jc w:val="both"/>
        <w:rPr>
          <w:rFonts w:cs="Arial"/>
          <w:sz w:val="20"/>
          <w:szCs w:val="20"/>
          <w:lang w:val="nl-BE"/>
        </w:rPr>
      </w:pPr>
      <w:r>
        <w:rPr>
          <w:rFonts w:cs="Arial"/>
          <w:sz w:val="20"/>
          <w:szCs w:val="20"/>
          <w:lang w:val="nl-BE"/>
        </w:rPr>
        <w:t xml:space="preserve">De reden waarom ik dit minia-tuurtje toch publiceer is dat er in het oplossingsverloop nog een precieze zet dient gespeeld, na-melijk: 3.Lg2, en niet de foute zet 3.Lh1?  </w:t>
      </w:r>
    </w:p>
    <w:p w14:paraId="60CB506B" w14:textId="77777777" w:rsidR="006F3923" w:rsidRDefault="006F3923" w:rsidP="006F3923">
      <w:pPr>
        <w:jc w:val="both"/>
        <w:rPr>
          <w:rFonts w:cs="Arial"/>
          <w:sz w:val="20"/>
          <w:szCs w:val="20"/>
          <w:lang w:val="nl-BE"/>
        </w:rPr>
      </w:pPr>
    </w:p>
    <w:p w14:paraId="72D915D9" w14:textId="77777777" w:rsidR="006F3923" w:rsidRDefault="006F3923" w:rsidP="006F3923">
      <w:pPr>
        <w:jc w:val="both"/>
        <w:rPr>
          <w:rFonts w:cs="Arial"/>
          <w:sz w:val="20"/>
          <w:szCs w:val="20"/>
          <w:lang w:val="nl-BE"/>
        </w:rPr>
      </w:pPr>
      <w:r>
        <w:rPr>
          <w:rFonts w:cs="Arial"/>
          <w:sz w:val="20"/>
          <w:szCs w:val="20"/>
          <w:lang w:val="nl-BE"/>
        </w:rPr>
        <w:t xml:space="preserve">Ik ontdekkte veel later dat Richter  waarschijnlijk geinspireerd is ge-weest door een vroeger werkje van W. Korteling (1942): </w:t>
      </w:r>
    </w:p>
    <w:p w14:paraId="0D282523" w14:textId="77777777" w:rsidR="006F3923" w:rsidRDefault="006F3923" w:rsidP="006F3923">
      <w:pPr>
        <w:jc w:val="both"/>
        <w:rPr>
          <w:rFonts w:cs="Arial"/>
          <w:sz w:val="20"/>
          <w:szCs w:val="20"/>
          <w:lang w:val="nl-BE"/>
        </w:rPr>
      </w:pPr>
    </w:p>
    <w:p w14:paraId="58257A91" w14:textId="77777777" w:rsidR="006F3923" w:rsidRPr="00E93FA1" w:rsidRDefault="006F3923" w:rsidP="006F3923">
      <w:pPr>
        <w:jc w:val="both"/>
        <w:rPr>
          <w:rFonts w:cs="Arial"/>
          <w:sz w:val="20"/>
          <w:szCs w:val="20"/>
          <w:lang w:val="nl-BE"/>
        </w:rPr>
      </w:pPr>
      <w:r w:rsidRPr="00E93FA1">
        <w:rPr>
          <w:rFonts w:cs="Arial"/>
          <w:sz w:val="20"/>
          <w:szCs w:val="20"/>
          <w:lang w:val="nl-BE"/>
        </w:rPr>
        <w:t xml:space="preserve">Ka4 Td4 / Kh8 Lg2 g3 h7 = </w:t>
      </w:r>
    </w:p>
    <w:p w14:paraId="30DBF820" w14:textId="77777777" w:rsidR="006F3923" w:rsidRDefault="006F3923" w:rsidP="006F3923">
      <w:pPr>
        <w:jc w:val="both"/>
        <w:rPr>
          <w:rFonts w:cs="Arial"/>
          <w:sz w:val="20"/>
          <w:szCs w:val="20"/>
          <w:lang w:val="nl-BE"/>
        </w:rPr>
      </w:pPr>
    </w:p>
    <w:p w14:paraId="01CAA93D" w14:textId="77777777" w:rsidR="006F3923" w:rsidRDefault="006F3923" w:rsidP="006F3923">
      <w:pPr>
        <w:jc w:val="both"/>
        <w:rPr>
          <w:rFonts w:cs="Arial"/>
          <w:sz w:val="20"/>
          <w:szCs w:val="20"/>
          <w:lang w:val="nl-BE"/>
        </w:rPr>
      </w:pPr>
      <w:r>
        <w:rPr>
          <w:rFonts w:cs="Arial"/>
          <w:sz w:val="20"/>
          <w:szCs w:val="20"/>
          <w:lang w:val="nl-BE"/>
        </w:rPr>
        <w:t>met deze oplossing: 1.Td8+ Kg7 2.Td3 Lc6+ 3.Kb4 g2 4.Tg3+ Kf6 5.Kc5 Lb7 6.Kd4 h5 7.Ke3 h4 8.Kf2</w:t>
      </w:r>
      <w:r>
        <w:rPr>
          <w:rFonts w:cs="Arial"/>
          <w:color w:val="FFFFFF"/>
          <w:sz w:val="20"/>
          <w:szCs w:val="20"/>
          <w:lang w:val="nl-BE"/>
        </w:rPr>
        <w:t>.</w:t>
      </w:r>
      <w:r>
        <w:rPr>
          <w:rFonts w:cs="Arial"/>
          <w:sz w:val="20"/>
          <w:szCs w:val="20"/>
          <w:lang w:val="nl-BE"/>
        </w:rPr>
        <w:t>hxg3 9.Kg1</w:t>
      </w:r>
    </w:p>
    <w:p w14:paraId="56CB32D2" w14:textId="77777777" w:rsidR="00353FC6" w:rsidRDefault="00353FC6" w:rsidP="006F3923">
      <w:pPr>
        <w:widowControl/>
        <w:autoSpaceDE/>
        <w:autoSpaceDN/>
        <w:adjustRightInd/>
        <w:rPr>
          <w:rFonts w:cs="Arial"/>
          <w:sz w:val="20"/>
          <w:szCs w:val="20"/>
          <w:lang w:val="nl-BE"/>
        </w:rPr>
      </w:pPr>
    </w:p>
    <w:p w14:paraId="4C697BD5" w14:textId="77777777" w:rsidR="00353FC6" w:rsidRDefault="00353FC6" w:rsidP="006F3923">
      <w:pPr>
        <w:widowControl/>
        <w:autoSpaceDE/>
        <w:autoSpaceDN/>
        <w:adjustRightInd/>
        <w:rPr>
          <w:rFonts w:cs="Arial"/>
          <w:sz w:val="20"/>
          <w:szCs w:val="20"/>
          <w:lang w:val="nl-BE"/>
        </w:rPr>
      </w:pPr>
      <w:r>
        <w:rPr>
          <w:rFonts w:cs="Arial"/>
          <w:sz w:val="20"/>
          <w:szCs w:val="20"/>
          <w:lang w:val="nl-BE"/>
        </w:rPr>
        <w:t>Een knappe vondst</w:t>
      </w:r>
      <w:r w:rsidR="00502129">
        <w:rPr>
          <w:rFonts w:cs="Arial"/>
          <w:sz w:val="20"/>
          <w:szCs w:val="20"/>
          <w:lang w:val="nl-BE"/>
        </w:rPr>
        <w:t>,</w:t>
      </w:r>
      <w:r>
        <w:rPr>
          <w:rFonts w:cs="Arial"/>
          <w:sz w:val="20"/>
          <w:szCs w:val="20"/>
          <w:lang w:val="nl-BE"/>
        </w:rPr>
        <w:t xml:space="preserve"> dat laatste.</w:t>
      </w:r>
    </w:p>
    <w:p w14:paraId="05C0672F" w14:textId="77777777" w:rsidR="00353FC6" w:rsidRDefault="00353FC6" w:rsidP="006F3923">
      <w:pPr>
        <w:widowControl/>
        <w:autoSpaceDE/>
        <w:autoSpaceDN/>
        <w:adjustRightInd/>
        <w:rPr>
          <w:rFonts w:cs="Arial"/>
          <w:sz w:val="20"/>
          <w:szCs w:val="20"/>
          <w:lang w:val="nl-BE"/>
        </w:rPr>
        <w:sectPr w:rsidR="00353FC6">
          <w:type w:val="continuous"/>
          <w:pgSz w:w="8392" w:h="11907"/>
          <w:pgMar w:top="1134" w:right="567" w:bottom="1134" w:left="567" w:header="709" w:footer="709" w:gutter="567"/>
          <w:cols w:num="2" w:space="567"/>
        </w:sectPr>
      </w:pPr>
    </w:p>
    <w:p w14:paraId="41433085" w14:textId="77777777" w:rsidR="006F3923" w:rsidRDefault="006F3923" w:rsidP="006F3923">
      <w:pPr>
        <w:pStyle w:val="Plattetekst"/>
        <w:jc w:val="center"/>
        <w:rPr>
          <w:rFonts w:ascii="Arial" w:hAnsi="Arial" w:cs="Arial"/>
          <w:bCs/>
          <w:sz w:val="20"/>
          <w:szCs w:val="20"/>
        </w:rPr>
      </w:pPr>
      <w:r>
        <w:rPr>
          <w:rFonts w:cs="Arial"/>
          <w:b w:val="0"/>
          <w:iCs/>
        </w:rPr>
        <w:br w:type="page"/>
      </w:r>
      <w:r>
        <w:rPr>
          <w:sz w:val="20"/>
          <w:szCs w:val="20"/>
        </w:rPr>
        <w:lastRenderedPageBreak/>
        <w:t xml:space="preserve">- </w:t>
      </w:r>
      <w:r w:rsidR="00A418D3">
        <w:rPr>
          <w:sz w:val="20"/>
          <w:szCs w:val="20"/>
        </w:rPr>
        <w:t>158</w:t>
      </w:r>
      <w:r>
        <w:rPr>
          <w:sz w:val="20"/>
          <w:szCs w:val="20"/>
        </w:rPr>
        <w:t xml:space="preserve"> -</w:t>
      </w:r>
    </w:p>
    <w:p w14:paraId="49A92BDE" w14:textId="77777777" w:rsidR="006F3923" w:rsidRDefault="006F3923" w:rsidP="006F3923">
      <w:pPr>
        <w:pStyle w:val="Plattetekst"/>
        <w:spacing w:line="190" w:lineRule="exact"/>
        <w:jc w:val="center"/>
        <w:rPr>
          <w:rFonts w:ascii="Arial" w:hAnsi="Arial" w:cs="Arial"/>
          <w:b w:val="0"/>
          <w:bCs/>
          <w:sz w:val="20"/>
          <w:szCs w:val="20"/>
        </w:rPr>
      </w:pPr>
    </w:p>
    <w:p w14:paraId="7A04BD69" w14:textId="77777777" w:rsidR="006F3923" w:rsidRDefault="006F3923" w:rsidP="006F3923">
      <w:pPr>
        <w:pStyle w:val="Plattetekst"/>
        <w:spacing w:line="190" w:lineRule="exact"/>
        <w:jc w:val="center"/>
        <w:rPr>
          <w:rFonts w:ascii="Arial" w:hAnsi="Arial" w:cs="Arial"/>
          <w:b w:val="0"/>
          <w:bCs/>
          <w:sz w:val="20"/>
          <w:szCs w:val="20"/>
        </w:rPr>
      </w:pPr>
      <w:r>
        <w:rPr>
          <w:rFonts w:ascii="Arial" w:hAnsi="Arial" w:cs="Arial"/>
          <w:b w:val="0"/>
          <w:bCs/>
          <w:i/>
          <w:sz w:val="20"/>
          <w:szCs w:val="20"/>
        </w:rPr>
        <w:t xml:space="preserve">Schakend Nederland, </w:t>
      </w:r>
      <w:r>
        <w:rPr>
          <w:rFonts w:ascii="Arial" w:hAnsi="Arial" w:cs="Arial"/>
          <w:b w:val="0"/>
          <w:bCs/>
          <w:sz w:val="20"/>
          <w:szCs w:val="20"/>
        </w:rPr>
        <w:t>1969</w:t>
      </w:r>
    </w:p>
    <w:p w14:paraId="22E35637" w14:textId="77777777" w:rsidR="006F3923" w:rsidRDefault="006F3923" w:rsidP="006F3923">
      <w:pPr>
        <w:pStyle w:val="Plattetekst"/>
        <w:spacing w:line="190" w:lineRule="exact"/>
        <w:jc w:val="center"/>
        <w:rPr>
          <w:rFonts w:ascii="Arial" w:hAnsi="Arial" w:cs="Arial"/>
          <w:b w:val="0"/>
          <w:bCs/>
          <w:sz w:val="20"/>
          <w:szCs w:val="20"/>
        </w:rPr>
      </w:pPr>
      <w:r>
        <w:rPr>
          <w:rFonts w:ascii="Arial" w:hAnsi="Arial" w:cs="Arial"/>
          <w:b w:val="0"/>
          <w:bCs/>
          <w:sz w:val="20"/>
          <w:szCs w:val="20"/>
        </w:rPr>
        <w:t>2de Bijzondere Vermelding</w:t>
      </w:r>
    </w:p>
    <w:p w14:paraId="066F3335" w14:textId="77777777" w:rsidR="006F3923" w:rsidRDefault="006F3923" w:rsidP="006F3923">
      <w:pPr>
        <w:pStyle w:val="Plattetekst"/>
        <w:spacing w:line="190" w:lineRule="exact"/>
        <w:jc w:val="center"/>
        <w:rPr>
          <w:rFonts w:ascii="Arial" w:hAnsi="Arial" w:cs="Arial"/>
          <w:b w:val="0"/>
          <w:bCs/>
          <w:sz w:val="20"/>
          <w:szCs w:val="20"/>
        </w:rPr>
      </w:pPr>
    </w:p>
    <w:p w14:paraId="730C26B5" w14:textId="77777777" w:rsidR="006F3923" w:rsidRDefault="006B6E72" w:rsidP="006F3923">
      <w:pPr>
        <w:pStyle w:val="Plattetekst"/>
        <w:jc w:val="center"/>
        <w:rPr>
          <w:b w:val="0"/>
          <w:sz w:val="20"/>
          <w:szCs w:val="20"/>
        </w:rPr>
      </w:pPr>
      <w:r w:rsidRPr="006B6E72">
        <w:rPr>
          <w:b w:val="0"/>
          <w:sz w:val="20"/>
          <w:szCs w:val="20"/>
        </w:rPr>
        <w:object w:dxaOrig="4431" w:dyaOrig="4430" w14:anchorId="66E205DD">
          <v:shape id="_x0000_i1173" type="#_x0000_t75" style="width:149.55pt;height:150.65pt" o:ole="">
            <v:imagedata r:id="rId317" o:title=""/>
          </v:shape>
          <o:OLEObject Type="Embed" ProgID="CorelDRAW.Graphic.12" ShapeID="_x0000_i1173" DrawAspect="Content" ObjectID="_1587467566" r:id="rId318"/>
        </w:object>
      </w:r>
    </w:p>
    <w:p w14:paraId="3435DF45" w14:textId="77777777" w:rsidR="003D1FA9" w:rsidRDefault="003D1FA9" w:rsidP="006F3923">
      <w:pPr>
        <w:pStyle w:val="Plattetekst"/>
        <w:jc w:val="center"/>
        <w:rPr>
          <w:rFonts w:ascii="Arial" w:hAnsi="Arial" w:cs="Arial"/>
          <w:b w:val="0"/>
          <w:bCs/>
          <w:sz w:val="20"/>
          <w:szCs w:val="20"/>
        </w:rPr>
      </w:pPr>
    </w:p>
    <w:p w14:paraId="11C33B1A" w14:textId="77777777" w:rsidR="006F3923" w:rsidRDefault="006F3923" w:rsidP="006F3923">
      <w:pPr>
        <w:pStyle w:val="Plattetekst"/>
        <w:jc w:val="center"/>
        <w:rPr>
          <w:rFonts w:ascii="Arial" w:hAnsi="Arial" w:cs="Arial"/>
          <w:b w:val="0"/>
          <w:bCs/>
          <w:sz w:val="20"/>
          <w:szCs w:val="20"/>
        </w:rPr>
      </w:pPr>
      <w:r>
        <w:rPr>
          <w:rFonts w:ascii="Arial" w:hAnsi="Arial" w:cs="Arial"/>
          <w:bCs/>
        </w:rPr>
        <w:t>+</w:t>
      </w:r>
      <w:r>
        <w:rPr>
          <w:rFonts w:ascii="Arial" w:hAnsi="Arial" w:cs="Arial"/>
          <w:b w:val="0"/>
          <w:bCs/>
          <w:sz w:val="20"/>
          <w:szCs w:val="20"/>
        </w:rPr>
        <w:t xml:space="preserve">                              0014.02 a6d6  </w:t>
      </w:r>
    </w:p>
    <w:p w14:paraId="09BF108B" w14:textId="77777777" w:rsidR="006F3923" w:rsidRDefault="006F3923" w:rsidP="006F3923">
      <w:pPr>
        <w:pStyle w:val="Plattetekst"/>
        <w:rPr>
          <w:rFonts w:ascii="Arial" w:hAnsi="Arial" w:cs="Arial"/>
          <w:b w:val="0"/>
          <w:sz w:val="20"/>
          <w:szCs w:val="20"/>
        </w:rPr>
      </w:pPr>
    </w:p>
    <w:p w14:paraId="01EA4B8A"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Het zwarte paard heeft geen goe-de vluchtvelden, vandaar de aan-val van wit met: </w:t>
      </w:r>
    </w:p>
    <w:p w14:paraId="1460929A"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1.Kb7 </w:t>
      </w:r>
      <w:r>
        <w:rPr>
          <w:rFonts w:ascii="Arial" w:hAnsi="Arial" w:cs="Arial"/>
          <w:bCs/>
          <w:sz w:val="20"/>
          <w:szCs w:val="20"/>
        </w:rPr>
        <w:tab/>
      </w:r>
      <w:r>
        <w:rPr>
          <w:rFonts w:ascii="Arial" w:hAnsi="Arial" w:cs="Arial"/>
          <w:bCs/>
          <w:sz w:val="20"/>
          <w:szCs w:val="20"/>
        </w:rPr>
        <w:tab/>
        <w:t xml:space="preserve">Kd7 </w:t>
      </w:r>
    </w:p>
    <w:p w14:paraId="57E4CA87"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2.Pf6+ </w:t>
      </w:r>
      <w:r>
        <w:rPr>
          <w:rFonts w:ascii="Arial" w:hAnsi="Arial" w:cs="Arial"/>
          <w:bCs/>
          <w:sz w:val="20"/>
          <w:szCs w:val="20"/>
        </w:rPr>
        <w:tab/>
      </w:r>
      <w:r>
        <w:rPr>
          <w:rFonts w:ascii="Arial" w:hAnsi="Arial" w:cs="Arial"/>
          <w:bCs/>
          <w:sz w:val="20"/>
          <w:szCs w:val="20"/>
        </w:rPr>
        <w:tab/>
        <w:t xml:space="preserve">Kd8 </w:t>
      </w:r>
    </w:p>
    <w:p w14:paraId="7F3A90CE"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3.Lg3 </w:t>
      </w:r>
    </w:p>
    <w:p w14:paraId="04D22108" w14:textId="77777777" w:rsidR="006F3923" w:rsidRDefault="006F3923" w:rsidP="006F3923">
      <w:pPr>
        <w:pStyle w:val="Plattetekst"/>
        <w:rPr>
          <w:rFonts w:ascii="Arial" w:hAnsi="Arial" w:cs="Arial"/>
          <w:b w:val="0"/>
          <w:sz w:val="20"/>
          <w:szCs w:val="20"/>
        </w:rPr>
      </w:pPr>
      <w:r>
        <w:rPr>
          <w:rFonts w:ascii="Arial" w:hAnsi="Arial" w:cs="Arial"/>
          <w:b w:val="0"/>
          <w:sz w:val="20"/>
          <w:szCs w:val="20"/>
        </w:rPr>
        <w:t>Want een aftrekschaak mislukt: bijvoorbeeld:3.Pg4+? Kd7 4.Pe5+ Kd6 5.Pg6 Kd7 6.Pf8+ Ke8 7.Pxe6 en wit veroverd weliswaar een pion, maar het zwarte paard ont</w:t>
      </w:r>
      <w:r w:rsidR="007170E3">
        <w:rPr>
          <w:rFonts w:ascii="Arial" w:hAnsi="Arial" w:cs="Arial"/>
          <w:b w:val="0"/>
          <w:sz w:val="20"/>
          <w:szCs w:val="20"/>
        </w:rPr>
        <w:t>-</w:t>
      </w:r>
      <w:r>
        <w:rPr>
          <w:rFonts w:ascii="Arial" w:hAnsi="Arial" w:cs="Arial"/>
          <w:b w:val="0"/>
          <w:sz w:val="20"/>
          <w:szCs w:val="20"/>
        </w:rPr>
        <w:t xml:space="preserve">snapt via 7...Pe7. </w:t>
      </w:r>
    </w:p>
    <w:p w14:paraId="0C49DC7E" w14:textId="77777777" w:rsidR="006F3923" w:rsidRDefault="006F3923" w:rsidP="006F3923">
      <w:pPr>
        <w:pStyle w:val="Plattetekst"/>
        <w:rPr>
          <w:rFonts w:ascii="Arial" w:hAnsi="Arial" w:cs="Arial"/>
          <w:bCs/>
          <w:sz w:val="20"/>
          <w:szCs w:val="20"/>
        </w:rPr>
      </w:pPr>
      <w:r>
        <w:rPr>
          <w:rFonts w:ascii="Arial" w:hAnsi="Arial" w:cs="Arial"/>
          <w:b w:val="0"/>
          <w:sz w:val="20"/>
          <w:szCs w:val="20"/>
        </w:rPr>
        <w:tab/>
      </w:r>
      <w:r>
        <w:rPr>
          <w:rFonts w:ascii="Arial" w:hAnsi="Arial" w:cs="Arial"/>
          <w:bCs/>
          <w:sz w:val="20"/>
          <w:szCs w:val="20"/>
        </w:rPr>
        <w:t>3...</w:t>
      </w:r>
      <w:r>
        <w:rPr>
          <w:rFonts w:ascii="Arial" w:hAnsi="Arial" w:cs="Arial"/>
          <w:bCs/>
          <w:sz w:val="20"/>
          <w:szCs w:val="20"/>
        </w:rPr>
        <w:tab/>
      </w:r>
      <w:r>
        <w:rPr>
          <w:rFonts w:ascii="Arial" w:hAnsi="Arial" w:cs="Arial"/>
          <w:bCs/>
          <w:sz w:val="20"/>
          <w:szCs w:val="20"/>
        </w:rPr>
        <w:tab/>
        <w:t xml:space="preserve">Ke7 </w:t>
      </w:r>
    </w:p>
    <w:p w14:paraId="089C842D" w14:textId="77777777" w:rsidR="006F3923" w:rsidRDefault="006F3923" w:rsidP="0038155E">
      <w:pPr>
        <w:pStyle w:val="Plattetekst"/>
        <w:numPr>
          <w:ilvl w:val="0"/>
          <w:numId w:val="58"/>
        </w:numPr>
        <w:jc w:val="left"/>
        <w:rPr>
          <w:rFonts w:ascii="Arial" w:hAnsi="Arial" w:cs="Arial"/>
          <w:b w:val="0"/>
          <w:sz w:val="20"/>
          <w:szCs w:val="20"/>
        </w:rPr>
      </w:pPr>
      <w:r>
        <w:rPr>
          <w:rFonts w:ascii="Arial" w:hAnsi="Arial" w:cs="Arial"/>
          <w:b w:val="0"/>
          <w:sz w:val="20"/>
          <w:szCs w:val="20"/>
        </w:rPr>
        <w:t>3...Pe7</w:t>
      </w:r>
      <w:r w:rsidR="00E93FA1">
        <w:rPr>
          <w:rFonts w:ascii="Arial" w:hAnsi="Arial" w:cs="Arial"/>
          <w:b w:val="0"/>
          <w:sz w:val="20"/>
          <w:szCs w:val="20"/>
        </w:rPr>
        <w:t>?</w:t>
      </w:r>
      <w:r>
        <w:rPr>
          <w:rFonts w:ascii="Arial" w:hAnsi="Arial" w:cs="Arial"/>
          <w:b w:val="0"/>
          <w:sz w:val="20"/>
          <w:szCs w:val="20"/>
        </w:rPr>
        <w:t xml:space="preserve">  4.Lc7 geeft mat. En fout is bijvoorbeeld:</w:t>
      </w:r>
    </w:p>
    <w:p w14:paraId="778760E0" w14:textId="77777777" w:rsidR="006F3923" w:rsidRDefault="006F3923" w:rsidP="0038155E">
      <w:pPr>
        <w:pStyle w:val="Plattetekst"/>
        <w:numPr>
          <w:ilvl w:val="0"/>
          <w:numId w:val="58"/>
        </w:numPr>
        <w:jc w:val="left"/>
        <w:rPr>
          <w:rFonts w:ascii="Arial" w:hAnsi="Arial" w:cs="Arial"/>
          <w:sz w:val="20"/>
          <w:szCs w:val="20"/>
        </w:rPr>
      </w:pPr>
      <w:r>
        <w:rPr>
          <w:rFonts w:ascii="Arial" w:hAnsi="Arial" w:cs="Arial"/>
          <w:b w:val="0"/>
          <w:sz w:val="20"/>
          <w:szCs w:val="20"/>
        </w:rPr>
        <w:t>3...b5</w:t>
      </w:r>
      <w:r w:rsidR="00E93FA1">
        <w:rPr>
          <w:rFonts w:ascii="Arial" w:hAnsi="Arial" w:cs="Arial"/>
          <w:b w:val="0"/>
          <w:sz w:val="20"/>
          <w:szCs w:val="20"/>
        </w:rPr>
        <w:t>?</w:t>
      </w:r>
      <w:r>
        <w:rPr>
          <w:rFonts w:ascii="Arial" w:hAnsi="Arial" w:cs="Arial"/>
          <w:b w:val="0"/>
          <w:sz w:val="20"/>
          <w:szCs w:val="20"/>
        </w:rPr>
        <w:t xml:space="preserve"> 4.Lc7+ Ke7 5.Pe4 Kd7 6.Pc5+ K~ 7.Kxc8 </w:t>
      </w:r>
      <w:r>
        <w:rPr>
          <w:rFonts w:ascii="Arial" w:hAnsi="Arial" w:cs="Arial"/>
          <w:sz w:val="20"/>
          <w:szCs w:val="20"/>
        </w:rPr>
        <w:tab/>
      </w:r>
    </w:p>
    <w:p w14:paraId="1F9C69DD" w14:textId="77777777" w:rsidR="006F3923" w:rsidRDefault="006F3923" w:rsidP="006F3923">
      <w:pPr>
        <w:pStyle w:val="Plattetekst"/>
        <w:jc w:val="left"/>
        <w:rPr>
          <w:rFonts w:ascii="Arial" w:hAnsi="Arial" w:cs="Arial"/>
          <w:bCs/>
          <w:sz w:val="20"/>
          <w:szCs w:val="20"/>
        </w:rPr>
      </w:pPr>
      <w:r>
        <w:rPr>
          <w:rFonts w:ascii="Arial" w:hAnsi="Arial" w:cs="Arial"/>
          <w:sz w:val="20"/>
          <w:szCs w:val="20"/>
        </w:rPr>
        <w:t xml:space="preserve">             </w:t>
      </w:r>
      <w:r>
        <w:rPr>
          <w:rFonts w:ascii="Arial" w:hAnsi="Arial" w:cs="Arial"/>
          <w:bCs/>
          <w:sz w:val="20"/>
          <w:szCs w:val="20"/>
        </w:rPr>
        <w:t xml:space="preserve">4.Pe4 </w:t>
      </w:r>
      <w:r>
        <w:rPr>
          <w:rFonts w:ascii="Arial" w:hAnsi="Arial" w:cs="Arial"/>
          <w:bCs/>
          <w:sz w:val="20"/>
          <w:szCs w:val="20"/>
        </w:rPr>
        <w:tab/>
      </w:r>
      <w:r>
        <w:rPr>
          <w:rFonts w:ascii="Arial" w:hAnsi="Arial" w:cs="Arial"/>
          <w:bCs/>
          <w:sz w:val="20"/>
          <w:szCs w:val="20"/>
        </w:rPr>
        <w:tab/>
        <w:t xml:space="preserve">Kd8 </w:t>
      </w:r>
    </w:p>
    <w:p w14:paraId="4E95F9C2" w14:textId="77777777" w:rsidR="009C617B" w:rsidRDefault="009C617B" w:rsidP="006F3923">
      <w:pPr>
        <w:pStyle w:val="Plattetekst"/>
        <w:rPr>
          <w:rFonts w:ascii="Arial" w:hAnsi="Arial" w:cs="Arial"/>
          <w:b w:val="0"/>
          <w:sz w:val="20"/>
          <w:szCs w:val="20"/>
        </w:rPr>
      </w:pPr>
    </w:p>
    <w:p w14:paraId="6A9B6356" w14:textId="77777777" w:rsidR="009C617B" w:rsidRDefault="009C617B" w:rsidP="006F3923">
      <w:pPr>
        <w:pStyle w:val="Plattetekst"/>
        <w:rPr>
          <w:rFonts w:ascii="Arial" w:hAnsi="Arial" w:cs="Arial"/>
          <w:b w:val="0"/>
          <w:sz w:val="20"/>
          <w:szCs w:val="20"/>
        </w:rPr>
      </w:pPr>
    </w:p>
    <w:p w14:paraId="663ECE9B" w14:textId="77777777" w:rsidR="009C617B" w:rsidRDefault="009C617B" w:rsidP="006F3923">
      <w:pPr>
        <w:pStyle w:val="Plattetekst"/>
        <w:rPr>
          <w:rFonts w:ascii="Arial" w:hAnsi="Arial" w:cs="Arial"/>
          <w:b w:val="0"/>
          <w:sz w:val="20"/>
          <w:szCs w:val="20"/>
        </w:rPr>
      </w:pPr>
    </w:p>
    <w:p w14:paraId="1288ED86" w14:textId="77777777" w:rsidR="00F63854" w:rsidRDefault="00F63854" w:rsidP="006F3923">
      <w:pPr>
        <w:pStyle w:val="Plattetekst"/>
        <w:rPr>
          <w:rFonts w:ascii="Arial" w:hAnsi="Arial" w:cs="Arial"/>
          <w:b w:val="0"/>
          <w:sz w:val="20"/>
          <w:szCs w:val="20"/>
        </w:rPr>
      </w:pPr>
    </w:p>
    <w:p w14:paraId="2A0CDFA9" w14:textId="77777777" w:rsidR="00995B50" w:rsidRDefault="00995B50" w:rsidP="006F3923">
      <w:pPr>
        <w:pStyle w:val="Plattetekst"/>
        <w:rPr>
          <w:rFonts w:ascii="Arial" w:hAnsi="Arial" w:cs="Arial"/>
          <w:b w:val="0"/>
          <w:sz w:val="20"/>
          <w:szCs w:val="20"/>
        </w:rPr>
      </w:pPr>
    </w:p>
    <w:p w14:paraId="4AED0FCA" w14:textId="77777777" w:rsidR="00FA136B" w:rsidRDefault="00FA136B" w:rsidP="006F3923">
      <w:pPr>
        <w:pStyle w:val="Plattetekst"/>
        <w:rPr>
          <w:rFonts w:ascii="Arial" w:hAnsi="Arial" w:cs="Arial"/>
          <w:b w:val="0"/>
          <w:sz w:val="20"/>
          <w:szCs w:val="20"/>
        </w:rPr>
      </w:pPr>
    </w:p>
    <w:p w14:paraId="03839779" w14:textId="77777777" w:rsidR="00CD76F2" w:rsidRDefault="00CD76F2" w:rsidP="006F3923">
      <w:pPr>
        <w:pStyle w:val="Plattetekst"/>
        <w:rPr>
          <w:rFonts w:ascii="Arial" w:hAnsi="Arial" w:cs="Arial"/>
          <w:b w:val="0"/>
          <w:sz w:val="20"/>
          <w:szCs w:val="20"/>
        </w:rPr>
      </w:pPr>
    </w:p>
    <w:p w14:paraId="6A569D53" w14:textId="77777777" w:rsidR="009C617B" w:rsidRDefault="009C617B" w:rsidP="006F3923">
      <w:pPr>
        <w:pStyle w:val="Plattetekst"/>
        <w:rPr>
          <w:rFonts w:ascii="Arial" w:hAnsi="Arial" w:cs="Arial"/>
          <w:b w:val="0"/>
          <w:sz w:val="20"/>
          <w:szCs w:val="20"/>
        </w:rPr>
      </w:pPr>
    </w:p>
    <w:p w14:paraId="17DE64FA" w14:textId="77777777" w:rsidR="006F3923" w:rsidRDefault="006F3923" w:rsidP="006F3923">
      <w:pPr>
        <w:pStyle w:val="Plattetekst"/>
        <w:rPr>
          <w:rFonts w:ascii="Arial" w:hAnsi="Arial" w:cs="Arial"/>
          <w:b w:val="0"/>
          <w:sz w:val="20"/>
          <w:szCs w:val="20"/>
        </w:rPr>
      </w:pPr>
      <w:r>
        <w:rPr>
          <w:rFonts w:ascii="Arial" w:hAnsi="Arial" w:cs="Arial"/>
          <w:b w:val="0"/>
          <w:sz w:val="20"/>
          <w:szCs w:val="20"/>
        </w:rPr>
        <w:t>Na 4...Kd7</w:t>
      </w:r>
      <w:r w:rsidR="00E93FA1">
        <w:rPr>
          <w:rFonts w:ascii="Arial" w:hAnsi="Arial" w:cs="Arial"/>
          <w:b w:val="0"/>
          <w:sz w:val="20"/>
          <w:szCs w:val="20"/>
        </w:rPr>
        <w:t>?</w:t>
      </w:r>
      <w:r>
        <w:rPr>
          <w:rFonts w:ascii="Arial" w:hAnsi="Arial" w:cs="Arial"/>
          <w:b w:val="0"/>
          <w:sz w:val="20"/>
          <w:szCs w:val="20"/>
        </w:rPr>
        <w:t xml:space="preserve"> 5.Le5, is de winst één zet korter, zie verder. </w:t>
      </w:r>
    </w:p>
    <w:p w14:paraId="49D48CE8" w14:textId="77777777" w:rsidR="006F3923" w:rsidRPr="009C617B" w:rsidRDefault="006F3923" w:rsidP="009C617B">
      <w:pPr>
        <w:pStyle w:val="Plattetekst"/>
        <w:ind w:firstLine="708"/>
        <w:rPr>
          <w:rFonts w:ascii="Arial" w:hAnsi="Arial" w:cs="Arial"/>
          <w:b w:val="0"/>
          <w:sz w:val="20"/>
          <w:szCs w:val="20"/>
        </w:rPr>
      </w:pPr>
      <w:r>
        <w:rPr>
          <w:rFonts w:ascii="Arial" w:hAnsi="Arial" w:cs="Arial"/>
          <w:bCs/>
          <w:sz w:val="20"/>
          <w:szCs w:val="20"/>
        </w:rPr>
        <w:t xml:space="preserve">5.Lc7+ </w:t>
      </w:r>
      <w:r>
        <w:rPr>
          <w:rFonts w:ascii="Arial" w:hAnsi="Arial" w:cs="Arial"/>
          <w:bCs/>
          <w:sz w:val="20"/>
          <w:szCs w:val="20"/>
        </w:rPr>
        <w:tab/>
      </w:r>
      <w:r>
        <w:rPr>
          <w:rFonts w:ascii="Arial" w:hAnsi="Arial" w:cs="Arial"/>
          <w:bCs/>
          <w:sz w:val="20"/>
          <w:szCs w:val="20"/>
        </w:rPr>
        <w:tab/>
        <w:t xml:space="preserve">Kd7 </w:t>
      </w:r>
    </w:p>
    <w:p w14:paraId="7A2E820F" w14:textId="77777777" w:rsidR="006F3923" w:rsidRDefault="006F3923" w:rsidP="006F3923">
      <w:pPr>
        <w:pStyle w:val="Plattetekst"/>
        <w:ind w:firstLine="708"/>
        <w:rPr>
          <w:rFonts w:ascii="Arial" w:hAnsi="Arial" w:cs="Arial"/>
          <w:bCs/>
          <w:sz w:val="20"/>
          <w:szCs w:val="20"/>
        </w:rPr>
      </w:pPr>
      <w:r>
        <w:rPr>
          <w:rFonts w:ascii="Arial" w:hAnsi="Arial" w:cs="Arial"/>
          <w:bCs/>
          <w:sz w:val="20"/>
          <w:szCs w:val="20"/>
        </w:rPr>
        <w:t xml:space="preserve">6.Le5 </w:t>
      </w:r>
      <w:r>
        <w:rPr>
          <w:rFonts w:ascii="Arial" w:hAnsi="Arial" w:cs="Arial"/>
          <w:bCs/>
          <w:sz w:val="20"/>
          <w:szCs w:val="20"/>
        </w:rPr>
        <w:tab/>
      </w:r>
      <w:r>
        <w:rPr>
          <w:rFonts w:ascii="Arial" w:hAnsi="Arial" w:cs="Arial"/>
          <w:bCs/>
          <w:sz w:val="20"/>
          <w:szCs w:val="20"/>
        </w:rPr>
        <w:tab/>
        <w:t xml:space="preserve">Kd8 </w:t>
      </w:r>
    </w:p>
    <w:p w14:paraId="65407B39" w14:textId="77777777" w:rsidR="006F3923" w:rsidRDefault="006F3923" w:rsidP="006F3923">
      <w:pPr>
        <w:pStyle w:val="Plattetekst"/>
        <w:rPr>
          <w:rFonts w:ascii="Arial" w:hAnsi="Arial" w:cs="Arial"/>
          <w:b w:val="0"/>
          <w:sz w:val="20"/>
          <w:szCs w:val="20"/>
        </w:rPr>
      </w:pPr>
      <w:r>
        <w:rPr>
          <w:rFonts w:ascii="Arial" w:hAnsi="Arial" w:cs="Arial"/>
          <w:b w:val="0"/>
          <w:sz w:val="20"/>
          <w:szCs w:val="20"/>
        </w:rPr>
        <w:t>En niet</w:t>
      </w:r>
      <w:r>
        <w:rPr>
          <w:rFonts w:ascii="Arial" w:hAnsi="Arial" w:cs="Arial"/>
          <w:b w:val="0"/>
          <w:bCs/>
          <w:sz w:val="20"/>
          <w:szCs w:val="20"/>
        </w:rPr>
        <w:t xml:space="preserve"> </w:t>
      </w:r>
      <w:r>
        <w:rPr>
          <w:rFonts w:ascii="Arial" w:hAnsi="Arial" w:cs="Arial"/>
          <w:b w:val="0"/>
          <w:sz w:val="20"/>
          <w:szCs w:val="20"/>
        </w:rPr>
        <w:t>6...Pe7</w:t>
      </w:r>
      <w:r w:rsidR="00E93FA1">
        <w:rPr>
          <w:rFonts w:ascii="Arial" w:hAnsi="Arial" w:cs="Arial"/>
          <w:b w:val="0"/>
          <w:sz w:val="20"/>
          <w:szCs w:val="20"/>
        </w:rPr>
        <w:t>?</w:t>
      </w:r>
      <w:r>
        <w:rPr>
          <w:rFonts w:ascii="Arial" w:hAnsi="Arial" w:cs="Arial"/>
          <w:b w:val="0"/>
          <w:sz w:val="20"/>
          <w:szCs w:val="20"/>
        </w:rPr>
        <w:t xml:space="preserve"> 7.Pf6+ Kd8 8.Lc7+ en mat. </w:t>
      </w:r>
    </w:p>
    <w:p w14:paraId="75C42A9F"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7.Pf6 </w:t>
      </w:r>
    </w:p>
    <w:p w14:paraId="01A40BB4" w14:textId="77777777" w:rsidR="006F3923" w:rsidRDefault="006F3923" w:rsidP="006F3923">
      <w:pPr>
        <w:pStyle w:val="Plattetekst"/>
        <w:rPr>
          <w:rFonts w:ascii="Arial" w:hAnsi="Arial" w:cs="Arial"/>
          <w:b w:val="0"/>
          <w:sz w:val="20"/>
          <w:szCs w:val="20"/>
        </w:rPr>
      </w:pPr>
      <w:r>
        <w:rPr>
          <w:rFonts w:ascii="Arial" w:hAnsi="Arial" w:cs="Arial"/>
          <w:b w:val="0"/>
          <w:sz w:val="20"/>
          <w:szCs w:val="20"/>
        </w:rPr>
        <w:t>Houdt koning en paard in be-dwang: 7…Pe7 8.Lc7+ en mat. Dus gedwongen:</w:t>
      </w:r>
    </w:p>
    <w:p w14:paraId="0D61A846" w14:textId="77777777" w:rsidR="006F3923" w:rsidRDefault="006F3923" w:rsidP="006F3923">
      <w:pPr>
        <w:pStyle w:val="Plattetekst"/>
        <w:rPr>
          <w:rFonts w:ascii="Arial" w:hAnsi="Arial" w:cs="Arial"/>
          <w:bCs/>
          <w:sz w:val="20"/>
          <w:szCs w:val="20"/>
        </w:rPr>
      </w:pPr>
      <w:r>
        <w:rPr>
          <w:rFonts w:ascii="Arial" w:hAnsi="Arial" w:cs="Arial"/>
          <w:sz w:val="20"/>
          <w:szCs w:val="20"/>
        </w:rPr>
        <w:t xml:space="preserve">             </w:t>
      </w:r>
      <w:r>
        <w:rPr>
          <w:rFonts w:ascii="Arial" w:hAnsi="Arial" w:cs="Arial"/>
          <w:bCs/>
          <w:sz w:val="20"/>
          <w:szCs w:val="20"/>
        </w:rPr>
        <w:t>7...</w:t>
      </w:r>
      <w:r>
        <w:rPr>
          <w:rFonts w:ascii="Arial" w:hAnsi="Arial" w:cs="Arial"/>
          <w:bCs/>
          <w:sz w:val="20"/>
          <w:szCs w:val="20"/>
        </w:rPr>
        <w:tab/>
      </w:r>
      <w:r>
        <w:rPr>
          <w:rFonts w:ascii="Arial" w:hAnsi="Arial" w:cs="Arial"/>
          <w:bCs/>
          <w:sz w:val="20"/>
          <w:szCs w:val="20"/>
        </w:rPr>
        <w:tab/>
        <w:t xml:space="preserve">b5 </w:t>
      </w:r>
    </w:p>
    <w:p w14:paraId="76813B87"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8.Lc7+ </w:t>
      </w:r>
      <w:r>
        <w:rPr>
          <w:rFonts w:ascii="Arial" w:hAnsi="Arial" w:cs="Arial"/>
          <w:bCs/>
          <w:sz w:val="20"/>
          <w:szCs w:val="20"/>
        </w:rPr>
        <w:tab/>
      </w:r>
      <w:r>
        <w:rPr>
          <w:rFonts w:ascii="Arial" w:hAnsi="Arial" w:cs="Arial"/>
          <w:bCs/>
          <w:sz w:val="20"/>
          <w:szCs w:val="20"/>
        </w:rPr>
        <w:tab/>
        <w:t xml:space="preserve">Ke7 </w:t>
      </w:r>
    </w:p>
    <w:p w14:paraId="56D594ED" w14:textId="77777777" w:rsidR="006F3923" w:rsidRDefault="006F3923" w:rsidP="006F3923">
      <w:pPr>
        <w:pStyle w:val="Plattetekst"/>
        <w:rPr>
          <w:rFonts w:ascii="Arial" w:hAnsi="Arial" w:cs="Arial"/>
          <w:sz w:val="20"/>
          <w:szCs w:val="20"/>
        </w:rPr>
      </w:pPr>
      <w:r>
        <w:rPr>
          <w:rFonts w:ascii="Arial" w:hAnsi="Arial" w:cs="Arial"/>
          <w:bCs/>
          <w:sz w:val="20"/>
          <w:szCs w:val="20"/>
        </w:rPr>
        <w:t xml:space="preserve">             9.Pe4 </w:t>
      </w:r>
      <w:r>
        <w:rPr>
          <w:rFonts w:ascii="Arial" w:hAnsi="Arial" w:cs="Arial"/>
          <w:bCs/>
          <w:sz w:val="20"/>
          <w:szCs w:val="20"/>
        </w:rPr>
        <w:tab/>
      </w:r>
      <w:r>
        <w:rPr>
          <w:rFonts w:ascii="Arial" w:hAnsi="Arial" w:cs="Arial"/>
          <w:bCs/>
          <w:sz w:val="20"/>
          <w:szCs w:val="20"/>
        </w:rPr>
        <w:tab/>
        <w:t>Kd7</w:t>
      </w:r>
    </w:p>
    <w:p w14:paraId="5ABF3976"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10.Pc5+</w:t>
      </w:r>
    </w:p>
    <w:p w14:paraId="750C5D40" w14:textId="77777777" w:rsidR="006F3923" w:rsidRDefault="006F3923" w:rsidP="006F3923">
      <w:pPr>
        <w:pStyle w:val="Plattetekst"/>
        <w:rPr>
          <w:rFonts w:ascii="Arial" w:hAnsi="Arial" w:cs="Arial"/>
          <w:b w:val="0"/>
          <w:bCs/>
          <w:sz w:val="20"/>
          <w:szCs w:val="20"/>
        </w:rPr>
      </w:pPr>
      <w:r>
        <w:rPr>
          <w:rFonts w:ascii="Arial" w:hAnsi="Arial" w:cs="Arial"/>
          <w:b w:val="0"/>
          <w:bCs/>
          <w:sz w:val="20"/>
          <w:szCs w:val="20"/>
        </w:rPr>
        <w:t>Nu mogelijk dankzij 7…b5</w:t>
      </w:r>
    </w:p>
    <w:p w14:paraId="766243FA"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10…</w:t>
      </w:r>
      <w:r>
        <w:rPr>
          <w:rFonts w:ascii="Arial" w:hAnsi="Arial" w:cs="Arial"/>
          <w:bCs/>
          <w:sz w:val="20"/>
          <w:szCs w:val="20"/>
        </w:rPr>
        <w:tab/>
      </w:r>
      <w:r>
        <w:rPr>
          <w:rFonts w:ascii="Arial" w:hAnsi="Arial" w:cs="Arial"/>
          <w:bCs/>
          <w:sz w:val="20"/>
          <w:szCs w:val="20"/>
        </w:rPr>
        <w:tab/>
        <w:t xml:space="preserve">K~ </w:t>
      </w:r>
    </w:p>
    <w:p w14:paraId="32D6C508"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En het opgesloten dier wordt op stal veroverd: </w:t>
      </w:r>
    </w:p>
    <w:p w14:paraId="74519D71" w14:textId="77777777" w:rsidR="006F3923" w:rsidRDefault="006F3923" w:rsidP="006F3923">
      <w:pPr>
        <w:pStyle w:val="Plattetekst"/>
        <w:rPr>
          <w:rFonts w:ascii="Arial" w:hAnsi="Arial" w:cs="Arial"/>
          <w:bCs/>
          <w:sz w:val="20"/>
          <w:szCs w:val="20"/>
          <w:lang w:val="en-GB"/>
        </w:rPr>
      </w:pPr>
      <w:r>
        <w:rPr>
          <w:rFonts w:ascii="Arial" w:hAnsi="Arial" w:cs="Arial"/>
          <w:bCs/>
          <w:sz w:val="20"/>
          <w:szCs w:val="20"/>
        </w:rPr>
        <w:t xml:space="preserve">           </w:t>
      </w:r>
      <w:r>
        <w:rPr>
          <w:rFonts w:ascii="Arial" w:hAnsi="Arial" w:cs="Arial"/>
          <w:bCs/>
          <w:sz w:val="20"/>
          <w:szCs w:val="20"/>
          <w:lang w:val="en-GB"/>
        </w:rPr>
        <w:t xml:space="preserve">11.Kxc8 </w:t>
      </w:r>
    </w:p>
    <w:p w14:paraId="7A11FA93" w14:textId="77777777" w:rsidR="006F3923" w:rsidRDefault="006F3923" w:rsidP="006F3923">
      <w:pPr>
        <w:pStyle w:val="Plattetekst"/>
        <w:rPr>
          <w:rFonts w:ascii="Arial" w:hAnsi="Arial" w:cs="Arial"/>
          <w:b w:val="0"/>
          <w:sz w:val="20"/>
          <w:szCs w:val="20"/>
          <w:lang w:val="en-GB"/>
        </w:rPr>
      </w:pPr>
      <w:r>
        <w:rPr>
          <w:rFonts w:ascii="Arial" w:hAnsi="Arial" w:cs="Arial"/>
          <w:b w:val="0"/>
          <w:sz w:val="20"/>
          <w:szCs w:val="20"/>
          <w:lang w:val="en-GB"/>
        </w:rPr>
        <w:t xml:space="preserve">Wit wint. </w:t>
      </w:r>
    </w:p>
    <w:p w14:paraId="1EC6C36E" w14:textId="77777777" w:rsidR="006F3923" w:rsidRDefault="006F3923" w:rsidP="006F3923">
      <w:pPr>
        <w:pStyle w:val="Plattetekst"/>
        <w:rPr>
          <w:rFonts w:ascii="Arial" w:hAnsi="Arial" w:cs="Arial"/>
          <w:b w:val="0"/>
          <w:bCs/>
          <w:sz w:val="20"/>
          <w:szCs w:val="20"/>
          <w:lang w:val="en-GB"/>
        </w:rPr>
      </w:pPr>
    </w:p>
    <w:p w14:paraId="4A440756" w14:textId="77777777" w:rsidR="006F3923" w:rsidRDefault="006F3923" w:rsidP="006F3923">
      <w:pPr>
        <w:pStyle w:val="Plattetekst"/>
        <w:rPr>
          <w:rFonts w:ascii="Arial" w:hAnsi="Arial" w:cs="Arial"/>
          <w:b w:val="0"/>
          <w:sz w:val="20"/>
          <w:szCs w:val="20"/>
        </w:rPr>
      </w:pPr>
      <w:r>
        <w:rPr>
          <w:rFonts w:ascii="Arial" w:hAnsi="Arial" w:cs="Arial"/>
          <w:b w:val="0"/>
          <w:i/>
          <w:iCs/>
          <w:sz w:val="20"/>
          <w:szCs w:val="20"/>
          <w:lang w:val="en-GB"/>
        </w:rPr>
        <w:t xml:space="preserve">“Perfect co-operation by the white Knight and Bishop brings about a zugzwang position. </w:t>
      </w:r>
      <w:r>
        <w:rPr>
          <w:rFonts w:ascii="Arial" w:hAnsi="Arial" w:cs="Arial"/>
          <w:b w:val="0"/>
          <w:i/>
          <w:iCs/>
          <w:sz w:val="20"/>
          <w:szCs w:val="20"/>
        </w:rPr>
        <w:t>A witty mini-ature.”</w:t>
      </w:r>
      <w:r>
        <w:rPr>
          <w:rFonts w:ascii="Arial" w:hAnsi="Arial" w:cs="Arial"/>
          <w:b w:val="0"/>
          <w:sz w:val="20"/>
          <w:szCs w:val="20"/>
        </w:rPr>
        <w:t xml:space="preserve"> aldus Roger Missiaen.</w:t>
      </w:r>
    </w:p>
    <w:p w14:paraId="2EDA46CF" w14:textId="77777777" w:rsidR="006F3923" w:rsidRDefault="006F3923" w:rsidP="006F3923">
      <w:pPr>
        <w:pStyle w:val="Plattetekst"/>
        <w:rPr>
          <w:rFonts w:ascii="Arial" w:hAnsi="Arial" w:cs="Arial"/>
          <w:b w:val="0"/>
          <w:sz w:val="20"/>
          <w:szCs w:val="20"/>
        </w:rPr>
      </w:pPr>
    </w:p>
    <w:p w14:paraId="06DB4181" w14:textId="77777777" w:rsidR="006F3923" w:rsidRDefault="006F3923" w:rsidP="006F3923">
      <w:pPr>
        <w:spacing w:line="190" w:lineRule="exact"/>
        <w:jc w:val="center"/>
        <w:rPr>
          <w:rFonts w:cs="Arial"/>
          <w:b/>
          <w:sz w:val="20"/>
          <w:szCs w:val="20"/>
          <w:lang w:val="nl-BE"/>
        </w:rPr>
      </w:pPr>
      <w:r>
        <w:rPr>
          <w:sz w:val="20"/>
          <w:szCs w:val="20"/>
          <w:lang w:val="nl-BE"/>
        </w:rPr>
        <w:br w:type="page"/>
      </w:r>
      <w:r w:rsidR="00841431">
        <w:rPr>
          <w:rFonts w:cs="Arial"/>
          <w:b/>
          <w:sz w:val="20"/>
          <w:szCs w:val="20"/>
          <w:lang w:val="nl-BE"/>
        </w:rPr>
        <w:lastRenderedPageBreak/>
        <w:t xml:space="preserve">- </w:t>
      </w:r>
      <w:r w:rsidR="001A1298">
        <w:rPr>
          <w:rFonts w:cs="Arial"/>
          <w:b/>
          <w:sz w:val="20"/>
          <w:szCs w:val="20"/>
          <w:lang w:val="nl-BE"/>
        </w:rPr>
        <w:t>1</w:t>
      </w:r>
      <w:r w:rsidR="00A418D3">
        <w:rPr>
          <w:rFonts w:cs="Arial"/>
          <w:b/>
          <w:sz w:val="20"/>
          <w:szCs w:val="20"/>
          <w:lang w:val="nl-BE"/>
        </w:rPr>
        <w:t>59</w:t>
      </w:r>
      <w:r>
        <w:rPr>
          <w:rFonts w:cs="Arial"/>
          <w:b/>
          <w:sz w:val="20"/>
          <w:szCs w:val="20"/>
          <w:lang w:val="nl-BE"/>
        </w:rPr>
        <w:t xml:space="preserve"> -</w:t>
      </w:r>
    </w:p>
    <w:p w14:paraId="246C9E39" w14:textId="77777777" w:rsidR="006F3923" w:rsidRDefault="006F3923" w:rsidP="006F3923">
      <w:pPr>
        <w:spacing w:line="190" w:lineRule="exact"/>
        <w:jc w:val="center"/>
        <w:rPr>
          <w:rFonts w:cs="Arial"/>
          <w:i/>
          <w:sz w:val="20"/>
          <w:szCs w:val="20"/>
          <w:lang w:val="nl-BE"/>
        </w:rPr>
      </w:pPr>
    </w:p>
    <w:p w14:paraId="75FEB88F"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1970</w:t>
      </w:r>
    </w:p>
    <w:p w14:paraId="47FB4D92" w14:textId="77777777" w:rsidR="006F3923" w:rsidRDefault="006F3923" w:rsidP="006F3923">
      <w:pPr>
        <w:spacing w:line="240" w:lineRule="exact"/>
        <w:jc w:val="center"/>
        <w:rPr>
          <w:rFonts w:cs="Arial"/>
          <w:sz w:val="20"/>
          <w:szCs w:val="20"/>
          <w:lang w:val="nl-BE"/>
        </w:rPr>
      </w:pPr>
    </w:p>
    <w:p w14:paraId="0EDBAB31" w14:textId="77777777" w:rsidR="006F3923" w:rsidRDefault="006B6E72" w:rsidP="006F3923">
      <w:pPr>
        <w:rPr>
          <w:lang w:val="nl-BE"/>
        </w:rPr>
      </w:pPr>
      <w:r w:rsidRPr="006B6E72">
        <w:rPr>
          <w:lang w:val="nl-BE"/>
        </w:rPr>
        <w:object w:dxaOrig="4431" w:dyaOrig="4437" w14:anchorId="0807E527">
          <v:shape id="_x0000_i1174" type="#_x0000_t75" style="width:149pt;height:148.45pt" o:ole="">
            <v:imagedata r:id="rId319" o:title=""/>
          </v:shape>
          <o:OLEObject Type="Embed" ProgID="CorelDRAW.Graphic.12" ShapeID="_x0000_i1174" DrawAspect="Content" ObjectID="_1587467567" r:id="rId320"/>
        </w:object>
      </w:r>
    </w:p>
    <w:p w14:paraId="1C431F6A" w14:textId="77777777" w:rsidR="005B7B01" w:rsidRDefault="005B7B01" w:rsidP="006F3923">
      <w:pPr>
        <w:rPr>
          <w:rFonts w:cs="Arial"/>
          <w:sz w:val="20"/>
          <w:szCs w:val="20"/>
          <w:lang w:val="nl-BE"/>
        </w:rPr>
      </w:pPr>
    </w:p>
    <w:p w14:paraId="5618EA37" w14:textId="77777777" w:rsidR="006F3923" w:rsidRDefault="006F3923" w:rsidP="006F3923">
      <w:pPr>
        <w:jc w:val="both"/>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0440.01 c7h4</w:t>
      </w:r>
    </w:p>
    <w:p w14:paraId="14DE2F7A" w14:textId="77777777" w:rsidR="006F3923" w:rsidRDefault="006F3923" w:rsidP="006F3923">
      <w:pPr>
        <w:jc w:val="both"/>
        <w:rPr>
          <w:rFonts w:cs="Arial"/>
          <w:sz w:val="20"/>
          <w:szCs w:val="20"/>
          <w:lang w:val="nl-BE"/>
        </w:rPr>
      </w:pPr>
    </w:p>
    <w:p w14:paraId="2AD01996" w14:textId="77777777" w:rsidR="006F3923" w:rsidRDefault="006F3923" w:rsidP="006F3923">
      <w:pPr>
        <w:jc w:val="both"/>
        <w:rPr>
          <w:rFonts w:cs="Arial"/>
          <w:b/>
          <w:sz w:val="20"/>
          <w:szCs w:val="20"/>
          <w:lang w:val="nl-BE"/>
        </w:rPr>
      </w:pPr>
      <w:r>
        <w:rPr>
          <w:rFonts w:cs="Arial"/>
          <w:b/>
          <w:sz w:val="20"/>
          <w:szCs w:val="20"/>
          <w:lang w:val="nl-BE"/>
        </w:rPr>
        <w:tab/>
        <w:t xml:space="preserve">1.Td7 </w:t>
      </w:r>
    </w:p>
    <w:p w14:paraId="0C726729" w14:textId="77777777" w:rsidR="006F3923" w:rsidRDefault="006F3923" w:rsidP="006F3923">
      <w:pPr>
        <w:jc w:val="both"/>
        <w:rPr>
          <w:rFonts w:cs="Arial"/>
          <w:sz w:val="20"/>
          <w:szCs w:val="20"/>
          <w:lang w:val="nl-BE"/>
        </w:rPr>
      </w:pPr>
      <w:r>
        <w:rPr>
          <w:rFonts w:cs="Arial"/>
          <w:sz w:val="20"/>
          <w:szCs w:val="20"/>
          <w:lang w:val="nl-BE"/>
        </w:rPr>
        <w:t xml:space="preserve">Niet 1.Tf2? Le2 2.Tf4+ Lg4 3.Td4 d1D 4.Txd1 Lxd1 en zwart wint. </w:t>
      </w:r>
    </w:p>
    <w:p w14:paraId="1BEC574E"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 xml:space="preserve">Tc6+ </w:t>
      </w:r>
      <w:r>
        <w:rPr>
          <w:rFonts w:cs="Arial"/>
          <w:sz w:val="20"/>
          <w:szCs w:val="20"/>
          <w:lang w:val="nl-BE"/>
        </w:rPr>
        <w:t xml:space="preserve">. </w:t>
      </w:r>
    </w:p>
    <w:p w14:paraId="54DE02C8" w14:textId="77777777" w:rsidR="006F3923" w:rsidRDefault="006F3923" w:rsidP="006F3923">
      <w:pPr>
        <w:jc w:val="both"/>
        <w:rPr>
          <w:rFonts w:cs="Arial"/>
          <w:b/>
          <w:sz w:val="20"/>
          <w:szCs w:val="20"/>
          <w:lang w:val="nl-BE"/>
        </w:rPr>
      </w:pPr>
      <w:r>
        <w:rPr>
          <w:rFonts w:cs="Arial"/>
          <w:b/>
          <w:sz w:val="20"/>
          <w:szCs w:val="20"/>
          <w:lang w:val="nl-BE"/>
        </w:rPr>
        <w:tab/>
        <w:t xml:space="preserve">2.Kd8 </w:t>
      </w:r>
    </w:p>
    <w:p w14:paraId="641D9C61" w14:textId="77777777" w:rsidR="006F3923" w:rsidRDefault="006F3923" w:rsidP="0038155E">
      <w:pPr>
        <w:numPr>
          <w:ilvl w:val="0"/>
          <w:numId w:val="59"/>
        </w:numPr>
        <w:jc w:val="both"/>
        <w:rPr>
          <w:rFonts w:cs="Arial"/>
          <w:sz w:val="20"/>
          <w:szCs w:val="20"/>
          <w:lang w:val="nl-BE"/>
        </w:rPr>
      </w:pPr>
      <w:r>
        <w:rPr>
          <w:rFonts w:cs="Arial"/>
          <w:sz w:val="20"/>
          <w:szCs w:val="20"/>
          <w:lang w:val="nl-BE"/>
        </w:rPr>
        <w:t xml:space="preserve">2.Kxc6? La4+ en 3.Lxd7, </w:t>
      </w:r>
    </w:p>
    <w:p w14:paraId="5F051A64" w14:textId="77777777" w:rsidR="006F3923" w:rsidRDefault="006F3923" w:rsidP="0038155E">
      <w:pPr>
        <w:numPr>
          <w:ilvl w:val="0"/>
          <w:numId w:val="59"/>
        </w:numPr>
        <w:jc w:val="both"/>
        <w:rPr>
          <w:rFonts w:cs="Arial"/>
          <w:sz w:val="20"/>
          <w:szCs w:val="20"/>
          <w:lang w:val="nl-BE"/>
        </w:rPr>
      </w:pPr>
      <w:r>
        <w:rPr>
          <w:rFonts w:cs="Arial"/>
          <w:sz w:val="20"/>
          <w:szCs w:val="20"/>
          <w:lang w:val="nl-BE"/>
        </w:rPr>
        <w:t>2.Kb7? Lf3 3.Td4+ Kh5 4.Txd2 Td6+ en 5.Txd2.</w:t>
      </w:r>
    </w:p>
    <w:p w14:paraId="61D25068" w14:textId="77777777" w:rsidR="006F3923" w:rsidRDefault="006F3923" w:rsidP="006F3923">
      <w:pPr>
        <w:jc w:val="both"/>
        <w:rPr>
          <w:rFonts w:cs="Arial"/>
          <w:b/>
          <w:sz w:val="20"/>
          <w:szCs w:val="20"/>
          <w:lang w:val="nl-BE"/>
        </w:rPr>
      </w:pPr>
      <w:r>
        <w:rPr>
          <w:rFonts w:cs="Arial"/>
          <w:b/>
          <w:sz w:val="20"/>
          <w:szCs w:val="20"/>
          <w:lang w:val="nl-BE"/>
        </w:rPr>
        <w:t xml:space="preserve">          </w:t>
      </w:r>
      <w:r>
        <w:rPr>
          <w:rFonts w:cs="Arial"/>
          <w:b/>
          <w:sz w:val="20"/>
          <w:szCs w:val="20"/>
          <w:lang w:val="nl-BE"/>
        </w:rPr>
        <w:tab/>
        <w:t>2…</w:t>
      </w:r>
      <w:r>
        <w:rPr>
          <w:rFonts w:cs="Arial"/>
          <w:b/>
          <w:sz w:val="20"/>
          <w:szCs w:val="20"/>
          <w:lang w:val="nl-BE"/>
        </w:rPr>
        <w:tab/>
      </w:r>
      <w:r>
        <w:rPr>
          <w:rFonts w:cs="Arial"/>
          <w:b/>
          <w:sz w:val="20"/>
          <w:szCs w:val="20"/>
          <w:lang w:val="nl-BE"/>
        </w:rPr>
        <w:tab/>
        <w:t xml:space="preserve">Tc8+ </w:t>
      </w:r>
    </w:p>
    <w:p w14:paraId="5C639D11" w14:textId="77777777" w:rsidR="006F3923" w:rsidRDefault="006F3923" w:rsidP="006F3923">
      <w:pPr>
        <w:jc w:val="both"/>
        <w:rPr>
          <w:rFonts w:cs="Arial"/>
          <w:b/>
          <w:sz w:val="20"/>
          <w:szCs w:val="20"/>
          <w:lang w:val="nl-BE"/>
        </w:rPr>
      </w:pPr>
      <w:r>
        <w:rPr>
          <w:rFonts w:cs="Arial"/>
          <w:b/>
          <w:sz w:val="20"/>
          <w:szCs w:val="20"/>
          <w:lang w:val="nl-BE"/>
        </w:rPr>
        <w:tab/>
        <w:t xml:space="preserve">3.Ke7 </w:t>
      </w:r>
    </w:p>
    <w:p w14:paraId="748D759B" w14:textId="77777777" w:rsidR="006F3923" w:rsidRDefault="006F3923" w:rsidP="006F3923">
      <w:pPr>
        <w:ind w:left="60"/>
        <w:jc w:val="both"/>
        <w:rPr>
          <w:rFonts w:cs="Arial"/>
          <w:sz w:val="20"/>
          <w:szCs w:val="20"/>
          <w:lang w:val="nl-BE"/>
        </w:rPr>
      </w:pPr>
      <w:r>
        <w:rPr>
          <w:rFonts w:cs="Arial"/>
          <w:sz w:val="20"/>
          <w:szCs w:val="20"/>
          <w:lang w:val="nl-BE"/>
        </w:rPr>
        <w:t xml:space="preserve">3.Kxc8? Lg4 en 4...Lxd7(+) </w:t>
      </w:r>
    </w:p>
    <w:p w14:paraId="71E5B2BE" w14:textId="77777777" w:rsidR="006F3923" w:rsidRPr="009C617B" w:rsidRDefault="006F3923" w:rsidP="009C617B">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 xml:space="preserve">Te8 </w:t>
      </w:r>
      <w:r>
        <w:rPr>
          <w:rFonts w:cs="Arial"/>
          <w:sz w:val="20"/>
          <w:szCs w:val="20"/>
          <w:lang w:val="nl-BE"/>
        </w:rPr>
        <w:t xml:space="preserve">. </w:t>
      </w:r>
    </w:p>
    <w:p w14:paraId="1407118C" w14:textId="77777777" w:rsidR="006F3923" w:rsidRDefault="006F3923" w:rsidP="006F3923">
      <w:pPr>
        <w:jc w:val="both"/>
        <w:rPr>
          <w:rFonts w:cs="Arial"/>
          <w:b/>
          <w:sz w:val="20"/>
          <w:szCs w:val="20"/>
          <w:lang w:val="nl-BE"/>
        </w:rPr>
      </w:pPr>
      <w:r>
        <w:rPr>
          <w:rFonts w:cs="Arial"/>
          <w:b/>
          <w:sz w:val="20"/>
          <w:szCs w:val="20"/>
          <w:lang w:val="nl-BE"/>
        </w:rPr>
        <w:tab/>
        <w:t xml:space="preserve">4.Kf6    </w:t>
      </w:r>
    </w:p>
    <w:p w14:paraId="6E38D856" w14:textId="77777777" w:rsidR="006F3923" w:rsidRDefault="006F3923" w:rsidP="0038155E">
      <w:pPr>
        <w:numPr>
          <w:ilvl w:val="0"/>
          <w:numId w:val="60"/>
        </w:numPr>
        <w:jc w:val="both"/>
        <w:rPr>
          <w:rFonts w:cs="Arial"/>
          <w:sz w:val="20"/>
          <w:szCs w:val="20"/>
          <w:lang w:val="nl-BE"/>
        </w:rPr>
      </w:pPr>
      <w:r>
        <w:rPr>
          <w:rFonts w:cs="Arial"/>
          <w:sz w:val="20"/>
          <w:szCs w:val="20"/>
          <w:lang w:val="nl-BE"/>
        </w:rPr>
        <w:t>4.Kxe8? La4 en 5...Lxd7(+) of</w:t>
      </w:r>
    </w:p>
    <w:p w14:paraId="15D04917" w14:textId="77777777" w:rsidR="006F3923" w:rsidRDefault="006F3923" w:rsidP="0038155E">
      <w:pPr>
        <w:numPr>
          <w:ilvl w:val="0"/>
          <w:numId w:val="60"/>
        </w:numPr>
        <w:jc w:val="both"/>
        <w:rPr>
          <w:rFonts w:cs="Arial"/>
          <w:sz w:val="20"/>
          <w:szCs w:val="20"/>
          <w:lang w:val="nl-BE"/>
        </w:rPr>
      </w:pPr>
      <w:r>
        <w:rPr>
          <w:rFonts w:cs="Arial"/>
          <w:sz w:val="20"/>
          <w:szCs w:val="20"/>
          <w:lang w:val="nl-BE"/>
        </w:rPr>
        <w:t xml:space="preserve">4.Kf7? Lh5+ 5.K~ d1D 6.Txd1 Lxd1, en zwart wint. </w:t>
      </w:r>
    </w:p>
    <w:p w14:paraId="7290B5EB" w14:textId="77777777" w:rsidR="006F3923" w:rsidRDefault="006F3923" w:rsidP="006F3923">
      <w:pPr>
        <w:jc w:val="both"/>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 xml:space="preserve">Te6+ </w:t>
      </w:r>
    </w:p>
    <w:p w14:paraId="349FEBE9" w14:textId="77777777" w:rsidR="006F3923" w:rsidRDefault="00012B8A" w:rsidP="006F3923">
      <w:pPr>
        <w:jc w:val="both"/>
        <w:rPr>
          <w:rFonts w:cs="Arial"/>
          <w:sz w:val="20"/>
          <w:szCs w:val="20"/>
          <w:lang w:val="nl-BE"/>
        </w:rPr>
      </w:pPr>
      <w:r>
        <w:rPr>
          <w:rFonts w:cs="Arial"/>
          <w:sz w:val="20"/>
          <w:szCs w:val="20"/>
          <w:lang w:val="nl-BE"/>
        </w:rPr>
        <w:t>Na 4…Tf8</w:t>
      </w:r>
      <w:r w:rsidR="00D905AB">
        <w:rPr>
          <w:rFonts w:cs="Arial"/>
          <w:sz w:val="20"/>
          <w:szCs w:val="20"/>
          <w:lang w:val="nl-BE"/>
        </w:rPr>
        <w:t>?</w:t>
      </w:r>
      <w:r>
        <w:rPr>
          <w:rFonts w:cs="Arial"/>
          <w:sz w:val="20"/>
          <w:szCs w:val="20"/>
          <w:lang w:val="nl-BE"/>
        </w:rPr>
        <w:t xml:space="preserve"> redt wit zich met 5.Ke</w:t>
      </w:r>
      <w:r w:rsidR="006F3923">
        <w:rPr>
          <w:rFonts w:cs="Arial"/>
          <w:sz w:val="20"/>
          <w:szCs w:val="20"/>
          <w:lang w:val="nl-BE"/>
        </w:rPr>
        <w:t>7 Tf2 6.Lf4 Txf4 7.Txd2 en remise.</w:t>
      </w:r>
    </w:p>
    <w:p w14:paraId="762A2714" w14:textId="77777777" w:rsidR="006F3923" w:rsidRDefault="006F3923" w:rsidP="000422D6">
      <w:pPr>
        <w:ind w:firstLine="708"/>
        <w:jc w:val="both"/>
        <w:rPr>
          <w:rFonts w:cs="Arial"/>
          <w:sz w:val="20"/>
          <w:szCs w:val="20"/>
          <w:lang w:val="nl-BE"/>
        </w:rPr>
      </w:pPr>
      <w:r>
        <w:rPr>
          <w:rFonts w:cs="Arial"/>
          <w:b/>
          <w:sz w:val="20"/>
          <w:szCs w:val="20"/>
          <w:lang w:val="nl-BE"/>
        </w:rPr>
        <w:t xml:space="preserve">5.Kg7 </w:t>
      </w:r>
    </w:p>
    <w:p w14:paraId="4A2A1783" w14:textId="77777777" w:rsidR="00D905AB" w:rsidRDefault="00D905AB" w:rsidP="006F3923">
      <w:pPr>
        <w:jc w:val="both"/>
        <w:rPr>
          <w:rFonts w:cs="Arial"/>
          <w:sz w:val="20"/>
          <w:szCs w:val="20"/>
          <w:lang w:val="nl-BE"/>
        </w:rPr>
      </w:pPr>
    </w:p>
    <w:p w14:paraId="4BD4D022" w14:textId="77777777" w:rsidR="00D905AB" w:rsidRDefault="00D905AB" w:rsidP="000422D6">
      <w:pPr>
        <w:jc w:val="both"/>
        <w:rPr>
          <w:rFonts w:cs="Arial"/>
          <w:sz w:val="20"/>
          <w:szCs w:val="20"/>
          <w:lang w:val="nl-BE"/>
        </w:rPr>
      </w:pPr>
    </w:p>
    <w:p w14:paraId="3E41967F" w14:textId="77777777" w:rsidR="00D905AB" w:rsidRDefault="00D905AB" w:rsidP="000422D6">
      <w:pPr>
        <w:jc w:val="both"/>
        <w:rPr>
          <w:rFonts w:cs="Arial"/>
          <w:sz w:val="20"/>
          <w:szCs w:val="20"/>
          <w:lang w:val="nl-BE"/>
        </w:rPr>
      </w:pPr>
    </w:p>
    <w:p w14:paraId="7537606C" w14:textId="77777777" w:rsidR="0029047E" w:rsidRDefault="0029047E" w:rsidP="000422D6">
      <w:pPr>
        <w:jc w:val="both"/>
        <w:rPr>
          <w:rFonts w:cs="Arial"/>
          <w:sz w:val="20"/>
          <w:szCs w:val="20"/>
          <w:lang w:val="nl-BE"/>
        </w:rPr>
      </w:pPr>
    </w:p>
    <w:p w14:paraId="687B0AB7" w14:textId="77777777" w:rsidR="00D905AB" w:rsidRDefault="00D905AB" w:rsidP="000422D6">
      <w:pPr>
        <w:jc w:val="both"/>
        <w:rPr>
          <w:rFonts w:cs="Arial"/>
          <w:sz w:val="20"/>
          <w:szCs w:val="20"/>
          <w:lang w:val="nl-BE"/>
        </w:rPr>
      </w:pPr>
    </w:p>
    <w:p w14:paraId="5356F582" w14:textId="77777777" w:rsidR="000422D6" w:rsidRDefault="00D905AB" w:rsidP="000422D6">
      <w:pPr>
        <w:jc w:val="both"/>
        <w:rPr>
          <w:rFonts w:cs="Arial"/>
          <w:sz w:val="20"/>
          <w:szCs w:val="20"/>
          <w:lang w:val="nl-BE"/>
        </w:rPr>
      </w:pPr>
      <w:r>
        <w:rPr>
          <w:rFonts w:cs="Arial"/>
          <w:sz w:val="20"/>
          <w:szCs w:val="20"/>
          <w:lang w:val="nl-BE"/>
        </w:rPr>
        <w:t xml:space="preserve">En ook hier faalt: </w:t>
      </w:r>
    </w:p>
    <w:p w14:paraId="4A154CB3" w14:textId="77777777" w:rsidR="006F3923" w:rsidRDefault="006F3923" w:rsidP="0038155E">
      <w:pPr>
        <w:numPr>
          <w:ilvl w:val="0"/>
          <w:numId w:val="61"/>
        </w:numPr>
        <w:jc w:val="both"/>
        <w:rPr>
          <w:rFonts w:cs="Arial"/>
          <w:sz w:val="20"/>
          <w:szCs w:val="20"/>
          <w:lang w:val="nl-BE"/>
        </w:rPr>
      </w:pPr>
      <w:r>
        <w:rPr>
          <w:rFonts w:cs="Arial"/>
          <w:sz w:val="20"/>
          <w:szCs w:val="20"/>
          <w:lang w:val="nl-BE"/>
        </w:rPr>
        <w:t>5.Kxe6?  5…Lg4+ en 6...Lxd7</w:t>
      </w:r>
    </w:p>
    <w:p w14:paraId="2E2C4C04" w14:textId="77777777" w:rsidR="006F3923" w:rsidRDefault="006F3923" w:rsidP="0038155E">
      <w:pPr>
        <w:numPr>
          <w:ilvl w:val="0"/>
          <w:numId w:val="61"/>
        </w:numPr>
        <w:jc w:val="both"/>
        <w:rPr>
          <w:rFonts w:cs="Arial"/>
          <w:b/>
          <w:sz w:val="20"/>
          <w:szCs w:val="20"/>
          <w:lang w:val="nl-BE"/>
        </w:rPr>
      </w:pPr>
      <w:r>
        <w:rPr>
          <w:rFonts w:cs="Arial"/>
          <w:sz w:val="20"/>
          <w:szCs w:val="20"/>
          <w:lang w:val="nl-BE"/>
        </w:rPr>
        <w:t>5.Kf5? 5.Lg4+ 6.Kf4 Te4+ 7.Kxe4  Lxd7 en pionpromotie</w:t>
      </w:r>
      <w:r>
        <w:rPr>
          <w:rFonts w:cs="Arial"/>
          <w:b/>
          <w:sz w:val="20"/>
          <w:szCs w:val="20"/>
          <w:lang w:val="nl-BE"/>
        </w:rPr>
        <w:tab/>
        <w:t>5…</w:t>
      </w:r>
      <w:r>
        <w:rPr>
          <w:rFonts w:cs="Arial"/>
          <w:b/>
          <w:sz w:val="20"/>
          <w:szCs w:val="20"/>
          <w:lang w:val="nl-BE"/>
        </w:rPr>
        <w:tab/>
      </w:r>
      <w:r>
        <w:rPr>
          <w:rFonts w:cs="Arial"/>
          <w:b/>
          <w:sz w:val="20"/>
          <w:szCs w:val="20"/>
          <w:lang w:val="nl-BE"/>
        </w:rPr>
        <w:tab/>
        <w:t xml:space="preserve">Te7+ </w:t>
      </w:r>
    </w:p>
    <w:p w14:paraId="746CF8E3" w14:textId="77777777" w:rsidR="006F3923" w:rsidRDefault="006F3923" w:rsidP="006F3923">
      <w:pPr>
        <w:jc w:val="both"/>
        <w:rPr>
          <w:rFonts w:cs="Arial"/>
          <w:sz w:val="20"/>
          <w:szCs w:val="20"/>
          <w:lang w:val="nl-BE"/>
        </w:rPr>
      </w:pPr>
      <w:r w:rsidRPr="00D905AB">
        <w:rPr>
          <w:rFonts w:cs="Arial"/>
          <w:sz w:val="20"/>
          <w:szCs w:val="20"/>
          <w:lang w:val="en-GB"/>
        </w:rPr>
        <w:t>Fout is 5…Tg6+</w:t>
      </w:r>
      <w:r w:rsidR="00D905AB" w:rsidRPr="00D905AB">
        <w:rPr>
          <w:rFonts w:cs="Arial"/>
          <w:sz w:val="20"/>
          <w:szCs w:val="20"/>
          <w:lang w:val="en-GB"/>
        </w:rPr>
        <w:t>?</w:t>
      </w:r>
      <w:r w:rsidRPr="00D905AB">
        <w:rPr>
          <w:rFonts w:cs="Arial"/>
          <w:sz w:val="20"/>
          <w:szCs w:val="20"/>
          <w:lang w:val="en-GB"/>
        </w:rPr>
        <w:t xml:space="preserve"> 6.Kxg6 Lc2-(Lh5)+ 7.Kf6 d1D 8.Txd1 Lxd1. </w:t>
      </w:r>
      <w:r>
        <w:rPr>
          <w:rFonts w:cs="Arial"/>
          <w:sz w:val="20"/>
          <w:szCs w:val="20"/>
          <w:lang w:val="nl-BE"/>
        </w:rPr>
        <w:t>Wit moet dit vijfde offeraanbod  aan</w:t>
      </w:r>
      <w:r w:rsidR="00A3102C">
        <w:rPr>
          <w:rFonts w:cs="Arial"/>
          <w:sz w:val="20"/>
          <w:szCs w:val="20"/>
          <w:lang w:val="nl-BE"/>
        </w:rPr>
        <w:t>-</w:t>
      </w:r>
      <w:r>
        <w:rPr>
          <w:rFonts w:cs="Arial"/>
          <w:sz w:val="20"/>
          <w:szCs w:val="20"/>
          <w:lang w:val="nl-BE"/>
        </w:rPr>
        <w:t xml:space="preserve">vaarden. </w:t>
      </w:r>
    </w:p>
    <w:p w14:paraId="13950897" w14:textId="77777777" w:rsidR="006F3923" w:rsidRDefault="006F3923" w:rsidP="006F3923">
      <w:pPr>
        <w:jc w:val="both"/>
        <w:rPr>
          <w:rFonts w:cs="Arial"/>
          <w:b/>
          <w:sz w:val="20"/>
          <w:szCs w:val="20"/>
          <w:lang w:val="nl-BE"/>
        </w:rPr>
      </w:pPr>
      <w:r>
        <w:rPr>
          <w:rFonts w:cs="Arial"/>
          <w:b/>
          <w:sz w:val="20"/>
          <w:szCs w:val="20"/>
          <w:lang w:val="nl-BE"/>
        </w:rPr>
        <w:tab/>
        <w:t xml:space="preserve">6.Txe7 </w:t>
      </w:r>
      <w:r>
        <w:rPr>
          <w:rFonts w:cs="Arial"/>
          <w:b/>
          <w:sz w:val="20"/>
          <w:szCs w:val="20"/>
          <w:lang w:val="nl-BE"/>
        </w:rPr>
        <w:tab/>
      </w:r>
      <w:r>
        <w:rPr>
          <w:rFonts w:cs="Arial"/>
          <w:b/>
          <w:sz w:val="20"/>
          <w:szCs w:val="20"/>
          <w:lang w:val="nl-BE"/>
        </w:rPr>
        <w:tab/>
        <w:t xml:space="preserve">Lg4 </w:t>
      </w:r>
    </w:p>
    <w:p w14:paraId="57774087" w14:textId="77777777" w:rsidR="006F3923" w:rsidRDefault="006F3923" w:rsidP="006F3923">
      <w:pPr>
        <w:jc w:val="both"/>
        <w:rPr>
          <w:rFonts w:cs="Arial"/>
          <w:sz w:val="20"/>
          <w:szCs w:val="20"/>
          <w:lang w:val="nl-BE"/>
        </w:rPr>
      </w:pPr>
      <w:r>
        <w:rPr>
          <w:rFonts w:cs="Arial"/>
          <w:sz w:val="20"/>
          <w:szCs w:val="20"/>
          <w:lang w:val="nl-BE"/>
        </w:rPr>
        <w:t>Dekt veld d7. Nu biedt wit op zijn beurt beide stukken ten offer aan.</w:t>
      </w:r>
    </w:p>
    <w:p w14:paraId="14F35350" w14:textId="77777777" w:rsidR="006F3923" w:rsidRDefault="006F3923" w:rsidP="006F3923">
      <w:pPr>
        <w:jc w:val="both"/>
        <w:rPr>
          <w:rFonts w:cs="Arial"/>
          <w:b/>
          <w:sz w:val="20"/>
          <w:szCs w:val="20"/>
          <w:lang w:val="nl-BE"/>
        </w:rPr>
      </w:pPr>
      <w:r>
        <w:rPr>
          <w:rFonts w:cs="Arial"/>
          <w:b/>
          <w:sz w:val="20"/>
          <w:szCs w:val="20"/>
          <w:lang w:val="nl-BE"/>
        </w:rPr>
        <w:tab/>
        <w:t xml:space="preserve">7.Lg3+ </w:t>
      </w:r>
      <w:r>
        <w:rPr>
          <w:rFonts w:cs="Arial"/>
          <w:b/>
          <w:sz w:val="20"/>
          <w:szCs w:val="20"/>
          <w:lang w:val="nl-BE"/>
        </w:rPr>
        <w:tab/>
      </w:r>
      <w:r>
        <w:rPr>
          <w:rFonts w:cs="Arial"/>
          <w:b/>
          <w:sz w:val="20"/>
          <w:szCs w:val="20"/>
          <w:lang w:val="nl-BE"/>
        </w:rPr>
        <w:tab/>
        <w:t>Kh3</w:t>
      </w:r>
    </w:p>
    <w:p w14:paraId="55CFD67D" w14:textId="77777777" w:rsidR="006F3923" w:rsidRDefault="006F3923" w:rsidP="0038155E">
      <w:pPr>
        <w:numPr>
          <w:ilvl w:val="0"/>
          <w:numId w:val="62"/>
        </w:numPr>
        <w:jc w:val="both"/>
        <w:rPr>
          <w:rFonts w:cs="Arial"/>
          <w:sz w:val="20"/>
          <w:szCs w:val="20"/>
          <w:lang w:val="nl-BE"/>
        </w:rPr>
      </w:pPr>
      <w:r>
        <w:rPr>
          <w:rFonts w:cs="Arial"/>
          <w:sz w:val="20"/>
          <w:szCs w:val="20"/>
          <w:lang w:val="nl-BE"/>
        </w:rPr>
        <w:t>7…Kxg3</w:t>
      </w:r>
      <w:r w:rsidR="00D905AB">
        <w:rPr>
          <w:rFonts w:cs="Arial"/>
          <w:sz w:val="20"/>
          <w:szCs w:val="20"/>
          <w:lang w:val="nl-BE"/>
        </w:rPr>
        <w:t>?</w:t>
      </w:r>
      <w:r>
        <w:rPr>
          <w:rFonts w:cs="Arial"/>
          <w:sz w:val="20"/>
          <w:szCs w:val="20"/>
          <w:lang w:val="nl-BE"/>
        </w:rPr>
        <w:t xml:space="preserve"> 8.Te3+ K~ 9.Td3. Of</w:t>
      </w:r>
      <w:r w:rsidR="00EA33F2">
        <w:rPr>
          <w:rFonts w:cs="Arial"/>
          <w:sz w:val="20"/>
          <w:szCs w:val="20"/>
          <w:lang w:val="nl-BE"/>
        </w:rPr>
        <w:t>:</w:t>
      </w:r>
    </w:p>
    <w:p w14:paraId="21645C9E" w14:textId="77777777" w:rsidR="006F3923" w:rsidRDefault="006F3923" w:rsidP="0038155E">
      <w:pPr>
        <w:numPr>
          <w:ilvl w:val="0"/>
          <w:numId w:val="62"/>
        </w:numPr>
        <w:jc w:val="both"/>
        <w:rPr>
          <w:rFonts w:cs="Arial"/>
          <w:sz w:val="20"/>
          <w:szCs w:val="20"/>
          <w:lang w:val="nl-BE"/>
        </w:rPr>
      </w:pPr>
      <w:r>
        <w:rPr>
          <w:rFonts w:cs="Arial"/>
          <w:sz w:val="20"/>
          <w:szCs w:val="20"/>
          <w:lang w:val="nl-BE"/>
        </w:rPr>
        <w:t>7…Kg(</w:t>
      </w:r>
      <w:r w:rsidR="00211E06">
        <w:rPr>
          <w:rFonts w:cs="Arial"/>
          <w:sz w:val="20"/>
          <w:szCs w:val="20"/>
          <w:lang w:val="nl-BE"/>
        </w:rPr>
        <w:t>h)5</w:t>
      </w:r>
      <w:r w:rsidR="00D905AB">
        <w:rPr>
          <w:rFonts w:cs="Arial"/>
          <w:sz w:val="20"/>
          <w:szCs w:val="20"/>
          <w:lang w:val="nl-BE"/>
        </w:rPr>
        <w:t>?</w:t>
      </w:r>
      <w:r w:rsidR="00211E06">
        <w:rPr>
          <w:rFonts w:cs="Arial"/>
          <w:sz w:val="20"/>
          <w:szCs w:val="20"/>
          <w:lang w:val="nl-BE"/>
        </w:rPr>
        <w:t xml:space="preserve"> 8.Te5+ Lf5 9.Td5 Kg4 10.</w:t>
      </w:r>
      <w:r>
        <w:rPr>
          <w:rFonts w:cs="Arial"/>
          <w:sz w:val="20"/>
          <w:szCs w:val="20"/>
          <w:lang w:val="nl-BE"/>
        </w:rPr>
        <w:t xml:space="preserve">Txd2. </w:t>
      </w:r>
    </w:p>
    <w:p w14:paraId="2241DFC2" w14:textId="77777777" w:rsidR="000422D6" w:rsidRDefault="006F3923" w:rsidP="006F3923">
      <w:pPr>
        <w:jc w:val="both"/>
        <w:rPr>
          <w:rFonts w:cs="Arial"/>
          <w:b/>
          <w:sz w:val="20"/>
          <w:szCs w:val="20"/>
          <w:lang w:val="nl-BE"/>
        </w:rPr>
      </w:pPr>
      <w:r>
        <w:rPr>
          <w:rFonts w:cs="Arial"/>
          <w:b/>
          <w:sz w:val="20"/>
          <w:szCs w:val="20"/>
          <w:lang w:val="nl-BE"/>
        </w:rPr>
        <w:tab/>
        <w:t xml:space="preserve">8.Te1 </w:t>
      </w:r>
      <w:r>
        <w:rPr>
          <w:rFonts w:cs="Arial"/>
          <w:b/>
          <w:sz w:val="20"/>
          <w:szCs w:val="20"/>
          <w:lang w:val="nl-BE"/>
        </w:rPr>
        <w:tab/>
      </w:r>
      <w:r>
        <w:rPr>
          <w:rFonts w:cs="Arial"/>
          <w:b/>
          <w:sz w:val="20"/>
          <w:szCs w:val="20"/>
          <w:lang w:val="nl-BE"/>
        </w:rPr>
        <w:tab/>
      </w:r>
      <w:r w:rsidR="000422D6">
        <w:rPr>
          <w:rFonts w:cs="Arial"/>
          <w:b/>
          <w:sz w:val="20"/>
          <w:szCs w:val="20"/>
          <w:lang w:val="nl-BE"/>
        </w:rPr>
        <w:t>Kxg3</w:t>
      </w:r>
    </w:p>
    <w:p w14:paraId="5431DE75" w14:textId="77777777" w:rsidR="006B6E72" w:rsidRDefault="000422D6" w:rsidP="006F3923">
      <w:pPr>
        <w:jc w:val="both"/>
        <w:rPr>
          <w:rFonts w:cs="Arial"/>
          <w:b/>
          <w:sz w:val="20"/>
          <w:szCs w:val="20"/>
          <w:lang w:val="nl-BE"/>
        </w:rPr>
      </w:pPr>
      <w:r>
        <w:rPr>
          <w:rFonts w:cs="Arial"/>
          <w:sz w:val="20"/>
          <w:szCs w:val="20"/>
          <w:lang w:val="nl-BE"/>
        </w:rPr>
        <w:t>8…dxe1D</w:t>
      </w:r>
      <w:r w:rsidR="009E1E1D">
        <w:rPr>
          <w:rFonts w:cs="Arial"/>
          <w:sz w:val="20"/>
          <w:szCs w:val="20"/>
          <w:lang w:val="nl-BE"/>
        </w:rPr>
        <w:t xml:space="preserve">? </w:t>
      </w:r>
      <w:r>
        <w:rPr>
          <w:rFonts w:cs="Arial"/>
          <w:sz w:val="20"/>
          <w:szCs w:val="20"/>
          <w:lang w:val="nl-BE"/>
        </w:rPr>
        <w:t>9.Lxe1.</w:t>
      </w:r>
      <w:r w:rsidR="006F3923">
        <w:rPr>
          <w:rFonts w:cs="Arial"/>
          <w:sz w:val="20"/>
          <w:szCs w:val="20"/>
          <w:lang w:val="nl-BE"/>
        </w:rPr>
        <w:t xml:space="preserve"> </w:t>
      </w:r>
      <w:r w:rsidR="006F3923">
        <w:rPr>
          <w:rFonts w:cs="Arial"/>
          <w:b/>
          <w:sz w:val="20"/>
          <w:szCs w:val="20"/>
          <w:lang w:val="nl-BE"/>
        </w:rPr>
        <w:tab/>
      </w:r>
    </w:p>
    <w:p w14:paraId="18300533" w14:textId="77777777" w:rsidR="000422D6" w:rsidRDefault="000422D6" w:rsidP="006B6E72">
      <w:pPr>
        <w:ind w:firstLine="708"/>
        <w:jc w:val="both"/>
        <w:rPr>
          <w:rFonts w:cs="Arial"/>
          <w:b/>
          <w:sz w:val="20"/>
          <w:szCs w:val="20"/>
          <w:lang w:val="nl-BE"/>
        </w:rPr>
      </w:pPr>
      <w:r>
        <w:rPr>
          <w:rFonts w:cs="Arial"/>
          <w:b/>
          <w:sz w:val="20"/>
          <w:szCs w:val="20"/>
          <w:lang w:val="nl-BE"/>
        </w:rPr>
        <w:t>9.Te3+</w:t>
      </w:r>
      <w:r>
        <w:rPr>
          <w:rFonts w:cs="Arial"/>
          <w:b/>
          <w:sz w:val="20"/>
          <w:szCs w:val="20"/>
          <w:lang w:val="nl-BE"/>
        </w:rPr>
        <w:tab/>
      </w:r>
      <w:r>
        <w:rPr>
          <w:rFonts w:cs="Arial"/>
          <w:b/>
          <w:sz w:val="20"/>
          <w:szCs w:val="20"/>
          <w:lang w:val="nl-BE"/>
        </w:rPr>
        <w:tab/>
        <w:t>Kf2</w:t>
      </w:r>
    </w:p>
    <w:p w14:paraId="05442F14" w14:textId="77777777" w:rsidR="006F3923" w:rsidRPr="00B354CB" w:rsidRDefault="000422D6" w:rsidP="000422D6">
      <w:pPr>
        <w:jc w:val="both"/>
        <w:rPr>
          <w:rFonts w:cs="Arial"/>
          <w:b/>
          <w:sz w:val="20"/>
          <w:szCs w:val="20"/>
          <w:lang w:val="en-GB"/>
        </w:rPr>
      </w:pPr>
      <w:r>
        <w:rPr>
          <w:rFonts w:cs="Arial"/>
          <w:b/>
          <w:sz w:val="20"/>
          <w:szCs w:val="20"/>
          <w:lang w:val="nl-BE"/>
        </w:rPr>
        <w:t xml:space="preserve">           </w:t>
      </w:r>
      <w:r w:rsidRPr="00B354CB">
        <w:rPr>
          <w:rFonts w:cs="Arial"/>
          <w:b/>
          <w:sz w:val="20"/>
          <w:szCs w:val="20"/>
          <w:lang w:val="en-GB"/>
        </w:rPr>
        <w:t>10.Td3</w:t>
      </w:r>
      <w:r w:rsidRPr="00B354CB">
        <w:rPr>
          <w:rFonts w:cs="Arial"/>
          <w:b/>
          <w:sz w:val="20"/>
          <w:szCs w:val="20"/>
          <w:lang w:val="en-GB"/>
        </w:rPr>
        <w:tab/>
      </w:r>
      <w:r w:rsidRPr="00B354CB">
        <w:rPr>
          <w:rFonts w:cs="Arial"/>
          <w:b/>
          <w:sz w:val="20"/>
          <w:szCs w:val="20"/>
          <w:lang w:val="en-GB"/>
        </w:rPr>
        <w:tab/>
        <w:t>d1D</w:t>
      </w:r>
    </w:p>
    <w:p w14:paraId="23CEB290" w14:textId="77777777" w:rsidR="000422D6" w:rsidRPr="00B354CB" w:rsidRDefault="000422D6" w:rsidP="000422D6">
      <w:pPr>
        <w:jc w:val="both"/>
        <w:rPr>
          <w:rFonts w:cs="Arial"/>
          <w:b/>
          <w:sz w:val="20"/>
          <w:szCs w:val="20"/>
          <w:lang w:val="en-GB"/>
        </w:rPr>
      </w:pPr>
      <w:r w:rsidRPr="00B354CB">
        <w:rPr>
          <w:rFonts w:cs="Arial"/>
          <w:b/>
          <w:sz w:val="20"/>
          <w:szCs w:val="20"/>
          <w:lang w:val="en-GB"/>
        </w:rPr>
        <w:t xml:space="preserve">           11.Txd1</w:t>
      </w:r>
    </w:p>
    <w:p w14:paraId="4BA4FCCD" w14:textId="77777777" w:rsidR="006F3923" w:rsidRPr="00B354CB" w:rsidRDefault="006D08F9" w:rsidP="006F3923">
      <w:pPr>
        <w:jc w:val="both"/>
        <w:rPr>
          <w:rFonts w:cs="Arial"/>
          <w:sz w:val="20"/>
          <w:szCs w:val="20"/>
          <w:lang w:val="en-GB"/>
        </w:rPr>
      </w:pPr>
      <w:r w:rsidRPr="00B354CB">
        <w:rPr>
          <w:rFonts w:cs="Arial"/>
          <w:sz w:val="20"/>
          <w:szCs w:val="20"/>
          <w:lang w:val="en-GB"/>
        </w:rPr>
        <w:t>Wit houdt remise</w:t>
      </w:r>
      <w:r w:rsidR="009E1E1D" w:rsidRPr="00B354CB">
        <w:rPr>
          <w:rFonts w:cs="Arial"/>
          <w:sz w:val="20"/>
          <w:szCs w:val="20"/>
          <w:lang w:val="en-GB"/>
        </w:rPr>
        <w:t xml:space="preserve">.  </w:t>
      </w:r>
    </w:p>
    <w:p w14:paraId="1383310C" w14:textId="77777777" w:rsidR="009E1E1D" w:rsidRPr="00B354CB" w:rsidRDefault="009E1E1D" w:rsidP="006F3923">
      <w:pPr>
        <w:jc w:val="both"/>
        <w:rPr>
          <w:rFonts w:cs="Arial"/>
          <w:sz w:val="20"/>
          <w:szCs w:val="20"/>
          <w:lang w:val="en-GB"/>
        </w:rPr>
      </w:pPr>
    </w:p>
    <w:p w14:paraId="2AFD5468" w14:textId="77777777" w:rsidR="006037EF" w:rsidRPr="009E1E1D" w:rsidRDefault="009E1E1D" w:rsidP="006F3923">
      <w:pPr>
        <w:jc w:val="both"/>
        <w:rPr>
          <w:rFonts w:cs="Arial"/>
          <w:sz w:val="20"/>
          <w:szCs w:val="20"/>
          <w:lang w:val="nl-BE"/>
        </w:rPr>
      </w:pPr>
      <w:r>
        <w:rPr>
          <w:rFonts w:cs="Arial"/>
          <w:sz w:val="20"/>
          <w:szCs w:val="20"/>
          <w:lang w:val="nl-BE"/>
        </w:rPr>
        <w:t>Met verwisselde kleuren en een leuk slot is het een parel in een nieuwe setting.</w:t>
      </w:r>
      <w:r w:rsidR="006F3923">
        <w:rPr>
          <w:rFonts w:cs="Arial"/>
          <w:sz w:val="20"/>
          <w:szCs w:val="20"/>
          <w:lang w:val="nl-BE"/>
        </w:rPr>
        <w:t xml:space="preserve">Dit miniatuurtje </w:t>
      </w:r>
      <w:r>
        <w:rPr>
          <w:rFonts w:cs="Arial"/>
          <w:sz w:val="20"/>
          <w:szCs w:val="20"/>
          <w:lang w:val="nl-BE"/>
        </w:rPr>
        <w:t>is een uitbreiding van e</w:t>
      </w:r>
      <w:r w:rsidR="0090628B">
        <w:rPr>
          <w:rFonts w:cs="Arial"/>
          <w:sz w:val="20"/>
          <w:szCs w:val="20"/>
          <w:lang w:val="nl-BE"/>
        </w:rPr>
        <w:t>e</w:t>
      </w:r>
      <w:r w:rsidR="006037EF">
        <w:rPr>
          <w:rFonts w:cs="Arial"/>
          <w:sz w:val="20"/>
          <w:szCs w:val="20"/>
          <w:lang w:val="nl-BE"/>
        </w:rPr>
        <w:t>n eerste prijs van Boris Badai (</w:t>
      </w:r>
      <w:r w:rsidR="006037EF">
        <w:rPr>
          <w:rFonts w:cs="Arial"/>
          <w:i/>
          <w:sz w:val="20"/>
          <w:szCs w:val="20"/>
          <w:lang w:val="nl-BE"/>
        </w:rPr>
        <w:t>Vecherny Lening</w:t>
      </w:r>
      <w:r w:rsidR="00496DC9">
        <w:rPr>
          <w:rFonts w:cs="Arial"/>
          <w:i/>
          <w:sz w:val="20"/>
          <w:szCs w:val="20"/>
          <w:lang w:val="nl-BE"/>
        </w:rPr>
        <w:t>-</w:t>
      </w:r>
      <w:r w:rsidR="006037EF">
        <w:rPr>
          <w:rFonts w:cs="Arial"/>
          <w:i/>
          <w:sz w:val="20"/>
          <w:szCs w:val="20"/>
          <w:lang w:val="nl-BE"/>
        </w:rPr>
        <w:t xml:space="preserve">rad 1967.) </w:t>
      </w:r>
    </w:p>
    <w:p w14:paraId="539BD25A" w14:textId="77777777" w:rsidR="006F3923" w:rsidRDefault="006F3923" w:rsidP="006F3923">
      <w:pPr>
        <w:jc w:val="both"/>
        <w:rPr>
          <w:rFonts w:cs="Arial"/>
          <w:b/>
          <w:sz w:val="20"/>
          <w:szCs w:val="20"/>
          <w:lang w:val="nl-BE"/>
        </w:rPr>
      </w:pPr>
    </w:p>
    <w:p w14:paraId="1BE1A5DB" w14:textId="77777777" w:rsidR="00336D57" w:rsidRDefault="009E1E1D" w:rsidP="006F3923">
      <w:pPr>
        <w:jc w:val="both"/>
        <w:rPr>
          <w:rFonts w:cs="Arial"/>
          <w:sz w:val="20"/>
          <w:szCs w:val="20"/>
          <w:lang w:val="nl-BE"/>
        </w:rPr>
      </w:pPr>
      <w:r>
        <w:rPr>
          <w:rFonts w:cs="Arial"/>
          <w:sz w:val="20"/>
          <w:szCs w:val="20"/>
          <w:lang w:val="nl-BE"/>
        </w:rPr>
        <w:t>Kh5 Tg3 Ld8 d6</w:t>
      </w:r>
      <w:r w:rsidR="00336D57">
        <w:rPr>
          <w:rFonts w:cs="Arial"/>
          <w:sz w:val="20"/>
          <w:szCs w:val="20"/>
          <w:lang w:val="nl-BE"/>
        </w:rPr>
        <w:t xml:space="preserve"> </w:t>
      </w:r>
      <w:r w:rsidR="0090628B">
        <w:rPr>
          <w:rFonts w:cs="Arial"/>
          <w:sz w:val="20"/>
          <w:szCs w:val="20"/>
          <w:lang w:val="nl-BE"/>
        </w:rPr>
        <w:t>/</w:t>
      </w:r>
    </w:p>
    <w:p w14:paraId="3AA49043" w14:textId="77777777" w:rsidR="006F3923" w:rsidRPr="009E1E1D" w:rsidRDefault="00336D57" w:rsidP="006F3923">
      <w:pPr>
        <w:jc w:val="both"/>
        <w:rPr>
          <w:rFonts w:cs="Arial"/>
          <w:sz w:val="20"/>
          <w:szCs w:val="20"/>
          <w:lang w:val="nl-BE"/>
        </w:rPr>
      </w:pPr>
      <w:r>
        <w:rPr>
          <w:rFonts w:cs="Arial"/>
          <w:sz w:val="20"/>
          <w:szCs w:val="20"/>
          <w:lang w:val="nl-BE"/>
        </w:rPr>
        <w:t xml:space="preserve">                           </w:t>
      </w:r>
      <w:r w:rsidR="006F3923" w:rsidRPr="009E1E1D">
        <w:rPr>
          <w:rFonts w:cs="Arial"/>
          <w:sz w:val="20"/>
          <w:szCs w:val="20"/>
          <w:lang w:val="nl-BE"/>
        </w:rPr>
        <w:t>Kc2 Tf2 Lb7 g4 +</w:t>
      </w:r>
    </w:p>
    <w:p w14:paraId="563F1BAD" w14:textId="77777777" w:rsidR="0090628B" w:rsidRDefault="0090628B" w:rsidP="0090628B">
      <w:pPr>
        <w:jc w:val="both"/>
        <w:rPr>
          <w:rFonts w:cs="Arial"/>
          <w:sz w:val="20"/>
          <w:szCs w:val="20"/>
          <w:lang w:val="nl-BE"/>
        </w:rPr>
      </w:pPr>
    </w:p>
    <w:p w14:paraId="4E15A4AC" w14:textId="77777777" w:rsidR="006F3923" w:rsidRDefault="0090628B" w:rsidP="0090628B">
      <w:pPr>
        <w:jc w:val="both"/>
        <w:rPr>
          <w:rFonts w:cs="Arial"/>
          <w:b/>
          <w:sz w:val="22"/>
          <w:szCs w:val="22"/>
          <w:lang w:val="nl-BE"/>
        </w:rPr>
      </w:pPr>
      <w:r>
        <w:rPr>
          <w:rFonts w:cs="Arial"/>
          <w:sz w:val="20"/>
          <w:szCs w:val="20"/>
          <w:lang w:val="nl-BE"/>
        </w:rPr>
        <w:t>1.d7 Td2 2.Tc3+ Kd1 3.Tc1+ Ke</w:t>
      </w:r>
      <w:r w:rsidR="006F3923">
        <w:rPr>
          <w:rFonts w:cs="Arial"/>
          <w:sz w:val="20"/>
          <w:szCs w:val="20"/>
          <w:lang w:val="nl-BE"/>
        </w:rPr>
        <w:t>4.Te1+ Kf3 5.Te3+ Kg2 6.Te2+ Txe2 7.Lg5, met pionpromotie.</w:t>
      </w:r>
    </w:p>
    <w:p w14:paraId="2F5B38BF" w14:textId="77777777" w:rsidR="006F3923" w:rsidRDefault="006F3923" w:rsidP="000130AF">
      <w:pPr>
        <w:jc w:val="center"/>
        <w:rPr>
          <w:rFonts w:cs="Arial"/>
          <w:b/>
          <w:sz w:val="20"/>
          <w:szCs w:val="20"/>
          <w:lang w:val="nl-BE"/>
        </w:rPr>
      </w:pPr>
      <w:r>
        <w:rPr>
          <w:rFonts w:cs="Arial"/>
          <w:sz w:val="20"/>
          <w:szCs w:val="20"/>
          <w:lang w:val="nl-BE"/>
        </w:rPr>
        <w:br w:type="page"/>
      </w:r>
      <w:r w:rsidR="00A418D3">
        <w:rPr>
          <w:rFonts w:cs="Arial"/>
          <w:b/>
          <w:sz w:val="20"/>
          <w:szCs w:val="20"/>
          <w:lang w:val="nl-BE"/>
        </w:rPr>
        <w:lastRenderedPageBreak/>
        <w:t>- 160</w:t>
      </w:r>
      <w:r>
        <w:rPr>
          <w:rFonts w:cs="Arial"/>
          <w:b/>
          <w:sz w:val="20"/>
          <w:szCs w:val="20"/>
          <w:lang w:val="nl-BE"/>
        </w:rPr>
        <w:t xml:space="preserve"> -</w:t>
      </w:r>
    </w:p>
    <w:p w14:paraId="599CBE31" w14:textId="77777777" w:rsidR="006F3923" w:rsidRDefault="006F3923" w:rsidP="006F3923">
      <w:pPr>
        <w:spacing w:line="190" w:lineRule="exact"/>
        <w:jc w:val="center"/>
        <w:rPr>
          <w:rFonts w:cs="Arial"/>
          <w:b/>
          <w:sz w:val="20"/>
          <w:szCs w:val="20"/>
          <w:lang w:val="nl-BE"/>
        </w:rPr>
      </w:pPr>
    </w:p>
    <w:p w14:paraId="6D395097"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1977</w:t>
      </w:r>
    </w:p>
    <w:p w14:paraId="4AD5952F" w14:textId="77777777" w:rsidR="006F3923" w:rsidRDefault="006F3923" w:rsidP="006F3923">
      <w:pPr>
        <w:spacing w:line="190" w:lineRule="exact"/>
        <w:jc w:val="center"/>
        <w:rPr>
          <w:lang w:val="nl-BE"/>
        </w:rPr>
      </w:pPr>
      <w:r>
        <w:rPr>
          <w:rFonts w:cs="Arial"/>
          <w:sz w:val="20"/>
          <w:szCs w:val="20"/>
          <w:lang w:val="nl-BE"/>
        </w:rPr>
        <w:t>3de Eervolle Vermelding.</w:t>
      </w:r>
      <w:r>
        <w:rPr>
          <w:lang w:val="nl-BE"/>
        </w:rPr>
        <w:t xml:space="preserve"> </w:t>
      </w:r>
    </w:p>
    <w:p w14:paraId="7EC90E4D" w14:textId="77777777" w:rsidR="006F3923" w:rsidRDefault="006F3923" w:rsidP="006F3923">
      <w:pPr>
        <w:spacing w:line="190" w:lineRule="exact"/>
        <w:jc w:val="center"/>
        <w:rPr>
          <w:lang w:val="nl-BE"/>
        </w:rPr>
      </w:pPr>
    </w:p>
    <w:p w14:paraId="0236A533" w14:textId="77777777" w:rsidR="006F3923" w:rsidRDefault="006F3923" w:rsidP="006F3923">
      <w:pPr>
        <w:jc w:val="center"/>
        <w:rPr>
          <w:rFonts w:cs="Arial"/>
          <w:b/>
          <w:sz w:val="20"/>
          <w:szCs w:val="20"/>
          <w:lang w:val="nl-BE"/>
        </w:rPr>
      </w:pPr>
      <w:r>
        <w:rPr>
          <w:lang w:val="nl-BE"/>
        </w:rPr>
        <w:object w:dxaOrig="4579" w:dyaOrig="4577" w14:anchorId="31EEB1EE">
          <v:shape id="_x0000_i1175" type="#_x0000_t75" style="width:158.95pt;height:159.5pt" o:ole="">
            <v:imagedata r:id="rId321" o:title=""/>
          </v:shape>
          <o:OLEObject Type="Embed" ProgID="CorelDRAW.Graphic.12" ShapeID="_x0000_i1175" DrawAspect="Content" ObjectID="_1587467568" r:id="rId322"/>
        </w:object>
      </w:r>
    </w:p>
    <w:p w14:paraId="056C4782" w14:textId="77777777" w:rsidR="00FB0CD6" w:rsidRDefault="00FB0CD6" w:rsidP="006F3923">
      <w:pPr>
        <w:jc w:val="both"/>
        <w:rPr>
          <w:rFonts w:cs="Arial"/>
          <w:b/>
          <w:lang w:val="nl-BE"/>
        </w:rPr>
      </w:pPr>
    </w:p>
    <w:p w14:paraId="25FFFFA0" w14:textId="77777777" w:rsidR="006F3923" w:rsidRDefault="006F3923" w:rsidP="006F3923">
      <w:pPr>
        <w:jc w:val="both"/>
        <w:rPr>
          <w:rFonts w:cs="Arial"/>
          <w:sz w:val="20"/>
          <w:szCs w:val="20"/>
          <w:lang w:val="nl-BE"/>
        </w:rPr>
      </w:pPr>
      <w:r>
        <w:rPr>
          <w:rFonts w:cs="Arial"/>
          <w:b/>
          <w:lang w:val="nl-BE"/>
        </w:rPr>
        <w:t xml:space="preserve">+ </w:t>
      </w:r>
      <w:r>
        <w:rPr>
          <w:rFonts w:cs="Arial"/>
          <w:b/>
          <w:sz w:val="20"/>
          <w:szCs w:val="20"/>
          <w:lang w:val="nl-BE"/>
        </w:rPr>
        <w:t>ZAZ</w:t>
      </w:r>
      <w:r>
        <w:rPr>
          <w:rFonts w:cs="Arial"/>
          <w:sz w:val="20"/>
          <w:szCs w:val="20"/>
          <w:lang w:val="nl-BE"/>
        </w:rPr>
        <w:t xml:space="preserve">                       0045.00 f1e3</w:t>
      </w:r>
    </w:p>
    <w:p w14:paraId="68FE6CD6" w14:textId="77777777" w:rsidR="006F3923" w:rsidRDefault="006F3923" w:rsidP="006F3923">
      <w:pPr>
        <w:jc w:val="both"/>
        <w:rPr>
          <w:rFonts w:cs="Arial"/>
          <w:sz w:val="20"/>
          <w:szCs w:val="20"/>
          <w:lang w:val="nl-BE"/>
        </w:rPr>
      </w:pPr>
    </w:p>
    <w:p w14:paraId="03A248E4" w14:textId="77777777" w:rsidR="006F3923" w:rsidRDefault="008C5634" w:rsidP="006F3923">
      <w:pPr>
        <w:jc w:val="both"/>
        <w:rPr>
          <w:rFonts w:cs="Arial"/>
          <w:sz w:val="20"/>
          <w:szCs w:val="20"/>
          <w:lang w:val="nl-BE"/>
        </w:rPr>
      </w:pPr>
      <w:r>
        <w:rPr>
          <w:rFonts w:cs="Arial"/>
          <w:sz w:val="20"/>
          <w:szCs w:val="20"/>
          <w:lang w:val="nl-BE"/>
        </w:rPr>
        <w:t>Opgedragen aan Roger Missiaen.</w:t>
      </w:r>
    </w:p>
    <w:p w14:paraId="03D30748" w14:textId="77777777" w:rsidR="006F3923" w:rsidRDefault="006F3923" w:rsidP="006F3923">
      <w:pPr>
        <w:jc w:val="both"/>
        <w:rPr>
          <w:rFonts w:cs="Arial"/>
          <w:sz w:val="20"/>
          <w:szCs w:val="20"/>
          <w:lang w:val="nl-BE"/>
        </w:rPr>
      </w:pPr>
    </w:p>
    <w:p w14:paraId="51CB0E53" w14:textId="77777777" w:rsidR="006F3923" w:rsidRDefault="006F3923" w:rsidP="006F3923">
      <w:pPr>
        <w:jc w:val="both"/>
        <w:rPr>
          <w:rFonts w:cs="Arial"/>
          <w:sz w:val="20"/>
          <w:szCs w:val="20"/>
          <w:lang w:val="nl-BE"/>
        </w:rPr>
      </w:pPr>
      <w:r>
        <w:rPr>
          <w:rFonts w:cs="Arial"/>
          <w:sz w:val="20"/>
          <w:szCs w:val="20"/>
          <w:lang w:val="nl-BE"/>
        </w:rPr>
        <w:t xml:space="preserve">In de regel winnen drie lichte stuk-ken niet tegen twee lichte stukken. In deze aristocratische miniatuur echter staan twee lichte stukken </w:t>
      </w:r>
      <w:r w:rsidR="006960D1">
        <w:rPr>
          <w:rFonts w:cs="Arial"/>
          <w:sz w:val="20"/>
          <w:szCs w:val="20"/>
          <w:lang w:val="nl-BE"/>
        </w:rPr>
        <w:t>‘</w:t>
      </w:r>
      <w:r>
        <w:rPr>
          <w:rFonts w:cs="Arial"/>
          <w:i/>
          <w:sz w:val="20"/>
          <w:szCs w:val="20"/>
          <w:lang w:val="nl-BE"/>
        </w:rPr>
        <w:t>en prise</w:t>
      </w:r>
      <w:r w:rsidR="006960D1">
        <w:rPr>
          <w:rFonts w:cs="Arial"/>
          <w:i/>
          <w:sz w:val="20"/>
          <w:szCs w:val="20"/>
          <w:lang w:val="nl-BE"/>
        </w:rPr>
        <w:t>’</w:t>
      </w:r>
      <w:r>
        <w:rPr>
          <w:rFonts w:cs="Arial"/>
          <w:i/>
          <w:sz w:val="20"/>
          <w:szCs w:val="20"/>
          <w:lang w:val="nl-BE"/>
        </w:rPr>
        <w:t>.</w:t>
      </w:r>
      <w:r>
        <w:rPr>
          <w:rFonts w:cs="Arial"/>
          <w:sz w:val="20"/>
          <w:szCs w:val="20"/>
          <w:lang w:val="nl-BE"/>
        </w:rPr>
        <w:t xml:space="preserve"> Zwart mag beginnen met</w:t>
      </w:r>
    </w:p>
    <w:p w14:paraId="75F176B1" w14:textId="77777777" w:rsidR="006F3923" w:rsidRDefault="006F3923" w:rsidP="006F3923">
      <w:pPr>
        <w:jc w:val="both"/>
        <w:rPr>
          <w:rFonts w:cs="Arial"/>
          <w:b/>
          <w:sz w:val="20"/>
          <w:szCs w:val="20"/>
          <w:lang w:val="nl-BE"/>
        </w:rPr>
      </w:pPr>
      <w:r>
        <w:rPr>
          <w:rFonts w:cs="Arial"/>
          <w:b/>
          <w:sz w:val="20"/>
          <w:szCs w:val="20"/>
          <w:lang w:val="nl-BE"/>
        </w:rPr>
        <w:tab/>
      </w:r>
    </w:p>
    <w:p w14:paraId="4B635DC2" w14:textId="77777777" w:rsidR="006F3923" w:rsidRDefault="006F3923" w:rsidP="006F3923">
      <w:pPr>
        <w:ind w:firstLine="708"/>
        <w:jc w:val="both"/>
        <w:rPr>
          <w:rFonts w:cs="Arial"/>
          <w:b/>
          <w:sz w:val="20"/>
          <w:szCs w:val="20"/>
          <w:lang w:val="nl-BE"/>
        </w:rPr>
      </w:pPr>
      <w:r>
        <w:rPr>
          <w:rFonts w:cs="Arial"/>
          <w:b/>
          <w:sz w:val="20"/>
          <w:szCs w:val="20"/>
          <w:lang w:val="nl-BE"/>
        </w:rPr>
        <w:t>1…</w:t>
      </w:r>
      <w:r>
        <w:rPr>
          <w:rFonts w:cs="Arial"/>
          <w:b/>
          <w:sz w:val="20"/>
          <w:szCs w:val="20"/>
          <w:lang w:val="nl-BE"/>
        </w:rPr>
        <w:tab/>
      </w:r>
      <w:r>
        <w:rPr>
          <w:rFonts w:cs="Arial"/>
          <w:b/>
          <w:sz w:val="20"/>
          <w:szCs w:val="20"/>
          <w:lang w:val="nl-BE"/>
        </w:rPr>
        <w:tab/>
        <w:t>Pg5</w:t>
      </w:r>
    </w:p>
    <w:p w14:paraId="3E10C640" w14:textId="77777777" w:rsidR="006F3923" w:rsidRDefault="006F3923" w:rsidP="006F3923">
      <w:pPr>
        <w:jc w:val="both"/>
        <w:rPr>
          <w:rFonts w:cs="Arial"/>
          <w:b/>
          <w:sz w:val="20"/>
          <w:szCs w:val="20"/>
          <w:lang w:val="nl-BE"/>
        </w:rPr>
      </w:pPr>
      <w:r>
        <w:rPr>
          <w:rFonts w:cs="Arial"/>
          <w:sz w:val="20"/>
          <w:szCs w:val="20"/>
          <w:lang w:val="nl-BE"/>
        </w:rPr>
        <w:t>Het beste:</w:t>
      </w:r>
      <w:r>
        <w:rPr>
          <w:rFonts w:cs="Arial"/>
          <w:b/>
          <w:sz w:val="20"/>
          <w:szCs w:val="20"/>
          <w:lang w:val="nl-BE"/>
        </w:rPr>
        <w:t xml:space="preserve"> </w:t>
      </w:r>
    </w:p>
    <w:p w14:paraId="249258DF" w14:textId="77777777" w:rsidR="006F3923" w:rsidRDefault="006F3923" w:rsidP="0038155E">
      <w:pPr>
        <w:numPr>
          <w:ilvl w:val="0"/>
          <w:numId w:val="63"/>
        </w:numPr>
        <w:jc w:val="both"/>
        <w:rPr>
          <w:rFonts w:cs="Arial"/>
          <w:sz w:val="20"/>
          <w:szCs w:val="20"/>
          <w:lang w:val="nl-BE"/>
        </w:rPr>
      </w:pPr>
      <w:r>
        <w:rPr>
          <w:rFonts w:cs="Arial"/>
          <w:sz w:val="20"/>
          <w:szCs w:val="20"/>
          <w:lang w:val="nl-BE"/>
        </w:rPr>
        <w:t>1…Pd8</w:t>
      </w:r>
      <w:r w:rsidR="0006262F">
        <w:rPr>
          <w:rFonts w:cs="Arial"/>
          <w:sz w:val="20"/>
          <w:szCs w:val="20"/>
          <w:lang w:val="nl-BE"/>
        </w:rPr>
        <w:t>?</w:t>
      </w:r>
      <w:r>
        <w:rPr>
          <w:rFonts w:cs="Arial"/>
          <w:sz w:val="20"/>
          <w:szCs w:val="20"/>
          <w:lang w:val="nl-BE"/>
        </w:rPr>
        <w:t xml:space="preserve"> 2.Lc4 Pb7 </w:t>
      </w:r>
      <w:r>
        <w:rPr>
          <w:rFonts w:cs="Arial"/>
          <w:i/>
          <w:sz w:val="20"/>
          <w:szCs w:val="20"/>
          <w:lang w:val="nl-BE"/>
        </w:rPr>
        <w:t xml:space="preserve">(Na een loperzet volgt een paardvork, </w:t>
      </w:r>
      <w:r w:rsidR="006B7C41">
        <w:rPr>
          <w:rFonts w:cs="Arial"/>
          <w:i/>
          <w:sz w:val="20"/>
          <w:szCs w:val="20"/>
          <w:lang w:val="nl-BE"/>
        </w:rPr>
        <w:t xml:space="preserve">of </w:t>
      </w:r>
      <w:r>
        <w:rPr>
          <w:rFonts w:cs="Arial"/>
          <w:i/>
          <w:sz w:val="20"/>
          <w:szCs w:val="20"/>
          <w:lang w:val="nl-BE"/>
        </w:rPr>
        <w:t>bijvoorbeeld 2...Ld2 3.Pd5+ Ke4 4.Pxd2</w:t>
      </w:r>
      <w:r w:rsidR="00FE2713">
        <w:rPr>
          <w:rFonts w:cs="Arial"/>
          <w:i/>
          <w:sz w:val="20"/>
          <w:szCs w:val="20"/>
          <w:lang w:val="nl-BE"/>
        </w:rPr>
        <w:t>+)</w:t>
      </w:r>
      <w:r>
        <w:rPr>
          <w:rFonts w:cs="Arial"/>
          <w:i/>
          <w:sz w:val="20"/>
          <w:szCs w:val="20"/>
          <w:lang w:val="nl-BE"/>
        </w:rPr>
        <w:t xml:space="preserve"> </w:t>
      </w:r>
      <w:r>
        <w:rPr>
          <w:rFonts w:cs="Arial"/>
          <w:sz w:val="20"/>
          <w:szCs w:val="20"/>
          <w:lang w:val="nl-BE"/>
        </w:rPr>
        <w:t xml:space="preserve">3.La6 Ld8 4.Pd5+ Ke4 5.Lxb7. </w:t>
      </w:r>
    </w:p>
    <w:p w14:paraId="1D6831C4" w14:textId="77777777" w:rsidR="006F3923" w:rsidRDefault="006F3923" w:rsidP="0038155E">
      <w:pPr>
        <w:numPr>
          <w:ilvl w:val="0"/>
          <w:numId w:val="63"/>
        </w:numPr>
        <w:jc w:val="both"/>
        <w:rPr>
          <w:rFonts w:cs="Arial"/>
          <w:sz w:val="20"/>
          <w:szCs w:val="20"/>
          <w:lang w:val="nl-BE"/>
        </w:rPr>
      </w:pPr>
      <w:r>
        <w:rPr>
          <w:rFonts w:cs="Arial"/>
          <w:sz w:val="20"/>
          <w:szCs w:val="20"/>
          <w:lang w:val="nl-BE"/>
        </w:rPr>
        <w:t>1…Ld8</w:t>
      </w:r>
      <w:r w:rsidR="0006262F">
        <w:rPr>
          <w:rFonts w:cs="Arial"/>
          <w:sz w:val="20"/>
          <w:szCs w:val="20"/>
          <w:lang w:val="nl-BE"/>
        </w:rPr>
        <w:t>?</w:t>
      </w:r>
      <w:r>
        <w:rPr>
          <w:rFonts w:cs="Arial"/>
          <w:sz w:val="20"/>
          <w:szCs w:val="20"/>
          <w:lang w:val="nl-BE"/>
        </w:rPr>
        <w:t xml:space="preserve"> 2.Pd5+ Ke4 3.Lxe6. </w:t>
      </w:r>
    </w:p>
    <w:p w14:paraId="4149DC02" w14:textId="77777777" w:rsidR="006F3923" w:rsidRDefault="006F3923" w:rsidP="006F3923">
      <w:pPr>
        <w:jc w:val="both"/>
        <w:rPr>
          <w:rFonts w:cs="Arial"/>
          <w:b/>
          <w:sz w:val="20"/>
          <w:szCs w:val="20"/>
          <w:lang w:val="nl-BE"/>
        </w:rPr>
      </w:pPr>
      <w:r>
        <w:rPr>
          <w:rFonts w:cs="Arial"/>
          <w:b/>
          <w:sz w:val="20"/>
          <w:szCs w:val="20"/>
          <w:lang w:val="nl-BE"/>
        </w:rPr>
        <w:tab/>
        <w:t xml:space="preserve">2.Lg6 </w:t>
      </w:r>
      <w:r>
        <w:rPr>
          <w:rFonts w:cs="Arial"/>
          <w:b/>
          <w:sz w:val="20"/>
          <w:szCs w:val="20"/>
          <w:lang w:val="nl-BE"/>
        </w:rPr>
        <w:tab/>
      </w:r>
      <w:r>
        <w:rPr>
          <w:rFonts w:cs="Arial"/>
          <w:b/>
          <w:sz w:val="20"/>
          <w:szCs w:val="20"/>
          <w:lang w:val="nl-BE"/>
        </w:rPr>
        <w:tab/>
        <w:t xml:space="preserve">Ld8 </w:t>
      </w:r>
    </w:p>
    <w:p w14:paraId="498A0E38" w14:textId="77777777" w:rsidR="006F3923" w:rsidRDefault="006F3923" w:rsidP="006F3923">
      <w:pPr>
        <w:jc w:val="both"/>
        <w:rPr>
          <w:rFonts w:cs="Arial"/>
          <w:sz w:val="20"/>
          <w:szCs w:val="20"/>
          <w:lang w:val="nl-BE"/>
        </w:rPr>
      </w:pPr>
      <w:r>
        <w:rPr>
          <w:rFonts w:cs="Arial"/>
          <w:sz w:val="20"/>
          <w:szCs w:val="20"/>
          <w:lang w:val="nl-BE"/>
        </w:rPr>
        <w:t>Zwart valt opnieuw aan</w:t>
      </w:r>
      <w:r w:rsidR="006A24DC">
        <w:rPr>
          <w:rFonts w:cs="Arial"/>
          <w:sz w:val="20"/>
          <w:szCs w:val="20"/>
          <w:lang w:val="nl-BE"/>
        </w:rPr>
        <w:t>. 2…Ld2 is fout wegens 3.Pd5+ Kf3</w:t>
      </w:r>
      <w:r>
        <w:rPr>
          <w:rFonts w:cs="Arial"/>
          <w:sz w:val="20"/>
          <w:szCs w:val="20"/>
          <w:lang w:val="nl-BE"/>
        </w:rPr>
        <w:t xml:space="preserve"> 4.Pxd2</w:t>
      </w:r>
      <w:r w:rsidR="006A24DC">
        <w:rPr>
          <w:rFonts w:cs="Arial"/>
          <w:sz w:val="20"/>
          <w:szCs w:val="20"/>
          <w:lang w:val="nl-BE"/>
        </w:rPr>
        <w:t>+</w:t>
      </w:r>
      <w:r>
        <w:rPr>
          <w:rFonts w:cs="Arial"/>
          <w:sz w:val="20"/>
          <w:szCs w:val="20"/>
          <w:lang w:val="nl-BE"/>
        </w:rPr>
        <w:t xml:space="preserve">.  </w:t>
      </w:r>
    </w:p>
    <w:p w14:paraId="50505DD9" w14:textId="77777777" w:rsidR="006F3923" w:rsidRDefault="006F3923" w:rsidP="006F3923">
      <w:pPr>
        <w:jc w:val="both"/>
        <w:rPr>
          <w:rFonts w:cs="Arial"/>
          <w:sz w:val="20"/>
          <w:szCs w:val="20"/>
          <w:lang w:val="nl-BE"/>
        </w:rPr>
      </w:pPr>
    </w:p>
    <w:p w14:paraId="362D3010" w14:textId="77777777" w:rsidR="009F0D76" w:rsidRDefault="009F0D76" w:rsidP="006F3923">
      <w:pPr>
        <w:jc w:val="both"/>
        <w:rPr>
          <w:rFonts w:cs="Arial"/>
          <w:sz w:val="20"/>
          <w:szCs w:val="20"/>
          <w:lang w:val="nl-BE"/>
        </w:rPr>
      </w:pPr>
    </w:p>
    <w:p w14:paraId="7E99B4AB" w14:textId="77777777" w:rsidR="009F0D76" w:rsidRDefault="009F0D76" w:rsidP="006F3923">
      <w:pPr>
        <w:jc w:val="both"/>
        <w:rPr>
          <w:rFonts w:cs="Arial"/>
          <w:sz w:val="20"/>
          <w:szCs w:val="20"/>
          <w:lang w:val="nl-BE"/>
        </w:rPr>
      </w:pPr>
    </w:p>
    <w:p w14:paraId="69B502AC" w14:textId="77777777" w:rsidR="006F3923" w:rsidRDefault="006F3923" w:rsidP="006F3923">
      <w:pPr>
        <w:jc w:val="both"/>
        <w:rPr>
          <w:rFonts w:cs="Arial"/>
          <w:sz w:val="20"/>
          <w:szCs w:val="20"/>
          <w:lang w:val="nl-BE"/>
        </w:rPr>
      </w:pPr>
    </w:p>
    <w:p w14:paraId="603478BE" w14:textId="77777777" w:rsidR="009327C7" w:rsidRDefault="009327C7" w:rsidP="006F3923">
      <w:pPr>
        <w:jc w:val="both"/>
        <w:rPr>
          <w:rFonts w:cs="Arial"/>
          <w:sz w:val="20"/>
          <w:szCs w:val="20"/>
          <w:lang w:val="nl-BE"/>
        </w:rPr>
      </w:pPr>
    </w:p>
    <w:p w14:paraId="5808FF51" w14:textId="77777777" w:rsidR="006F3923" w:rsidRDefault="006F3923" w:rsidP="006F3923">
      <w:pPr>
        <w:jc w:val="both"/>
        <w:rPr>
          <w:rFonts w:cs="Arial"/>
          <w:sz w:val="20"/>
          <w:szCs w:val="20"/>
          <w:lang w:val="nl-BE"/>
        </w:rPr>
      </w:pPr>
    </w:p>
    <w:p w14:paraId="6C37AEA6" w14:textId="77777777" w:rsidR="006F3923" w:rsidRDefault="006F3923" w:rsidP="006F3923">
      <w:pPr>
        <w:jc w:val="both"/>
        <w:rPr>
          <w:rFonts w:cs="Arial"/>
          <w:sz w:val="20"/>
          <w:szCs w:val="20"/>
          <w:lang w:val="nl-BE"/>
        </w:rPr>
      </w:pPr>
      <w:r>
        <w:rPr>
          <w:rFonts w:cs="Arial"/>
          <w:sz w:val="20"/>
          <w:szCs w:val="20"/>
          <w:lang w:val="nl-BE"/>
        </w:rPr>
        <w:t>De beurt is nu aan wit:</w:t>
      </w:r>
    </w:p>
    <w:p w14:paraId="2F34098C" w14:textId="77777777" w:rsidR="006F3923" w:rsidRDefault="006F3923" w:rsidP="006F3923">
      <w:pPr>
        <w:ind w:left="708"/>
        <w:jc w:val="both"/>
        <w:rPr>
          <w:rFonts w:cs="Arial"/>
          <w:b/>
          <w:sz w:val="20"/>
          <w:szCs w:val="20"/>
          <w:lang w:val="nl-BE"/>
        </w:rPr>
      </w:pPr>
      <w:r>
        <w:rPr>
          <w:rFonts w:cs="Arial"/>
          <w:b/>
          <w:sz w:val="20"/>
          <w:szCs w:val="20"/>
          <w:lang w:val="nl-BE"/>
        </w:rPr>
        <w:t xml:space="preserve">3.Pd5+ </w:t>
      </w:r>
      <w:r>
        <w:rPr>
          <w:rFonts w:cs="Arial"/>
          <w:b/>
          <w:sz w:val="20"/>
          <w:szCs w:val="20"/>
          <w:lang w:val="nl-BE"/>
        </w:rPr>
        <w:tab/>
      </w:r>
      <w:r>
        <w:rPr>
          <w:rFonts w:cs="Arial"/>
          <w:b/>
          <w:sz w:val="20"/>
          <w:szCs w:val="20"/>
          <w:lang w:val="nl-BE"/>
        </w:rPr>
        <w:tab/>
        <w:t xml:space="preserve">Kf3  </w:t>
      </w:r>
    </w:p>
    <w:p w14:paraId="7A5F016B" w14:textId="77777777" w:rsidR="006F3923" w:rsidRDefault="006F3923" w:rsidP="006F3923">
      <w:pPr>
        <w:ind w:left="708"/>
        <w:jc w:val="both"/>
        <w:rPr>
          <w:rFonts w:cs="Arial"/>
          <w:b/>
          <w:sz w:val="20"/>
          <w:szCs w:val="20"/>
          <w:lang w:val="nl-BE"/>
        </w:rPr>
      </w:pPr>
      <w:r>
        <w:rPr>
          <w:rFonts w:cs="Arial"/>
          <w:b/>
          <w:sz w:val="20"/>
          <w:szCs w:val="20"/>
          <w:lang w:val="nl-BE"/>
        </w:rPr>
        <w:t xml:space="preserve">4.Pd4+ </w:t>
      </w:r>
      <w:r>
        <w:rPr>
          <w:rFonts w:cs="Arial"/>
          <w:b/>
          <w:sz w:val="20"/>
          <w:szCs w:val="20"/>
          <w:lang w:val="nl-BE"/>
        </w:rPr>
        <w:tab/>
      </w:r>
      <w:r>
        <w:rPr>
          <w:rFonts w:cs="Arial"/>
          <w:b/>
          <w:sz w:val="20"/>
          <w:szCs w:val="20"/>
          <w:lang w:val="nl-BE"/>
        </w:rPr>
        <w:tab/>
        <w:t xml:space="preserve">Kg4 </w:t>
      </w:r>
    </w:p>
    <w:p w14:paraId="29C6639A" w14:textId="77777777" w:rsidR="006F3923" w:rsidRDefault="006F3923" w:rsidP="006F3923">
      <w:pPr>
        <w:jc w:val="both"/>
        <w:rPr>
          <w:rFonts w:cs="Arial"/>
          <w:b/>
          <w:sz w:val="20"/>
          <w:szCs w:val="20"/>
          <w:lang w:val="nl-BE"/>
        </w:rPr>
      </w:pPr>
      <w:r>
        <w:rPr>
          <w:rFonts w:cs="Arial"/>
          <w:sz w:val="20"/>
          <w:szCs w:val="20"/>
          <w:lang w:val="nl-BE"/>
        </w:rPr>
        <w:t>Na 4…Kg3</w:t>
      </w:r>
      <w:r w:rsidR="0006262F">
        <w:rPr>
          <w:rFonts w:cs="Arial"/>
          <w:sz w:val="20"/>
          <w:szCs w:val="20"/>
          <w:lang w:val="nl-BE"/>
        </w:rPr>
        <w:t>?</w:t>
      </w:r>
      <w:r>
        <w:rPr>
          <w:rFonts w:cs="Arial"/>
          <w:sz w:val="20"/>
          <w:szCs w:val="20"/>
          <w:lang w:val="nl-BE"/>
        </w:rPr>
        <w:t xml:space="preserve"> 5.Pc6 Pe6 6.Lf7 Pg5 7.Lg8 slaat </w:t>
      </w:r>
      <w:r w:rsidR="00696748">
        <w:rPr>
          <w:rFonts w:cs="Arial"/>
          <w:sz w:val="20"/>
          <w:szCs w:val="20"/>
          <w:lang w:val="nl-BE"/>
        </w:rPr>
        <w:t>wit de loper of het paard op de volgende zet.</w:t>
      </w:r>
      <w:r>
        <w:rPr>
          <w:rFonts w:cs="Arial"/>
          <w:sz w:val="20"/>
          <w:szCs w:val="20"/>
          <w:lang w:val="nl-BE"/>
        </w:rPr>
        <w:tab/>
      </w:r>
    </w:p>
    <w:p w14:paraId="3AE7DCFE"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 xml:space="preserve">5.Kg2 </w:t>
      </w:r>
      <w:r>
        <w:rPr>
          <w:rFonts w:cs="Arial"/>
          <w:b/>
          <w:color w:val="FFFFFF"/>
          <w:sz w:val="20"/>
          <w:szCs w:val="20"/>
          <w:lang w:val="nl-BE"/>
        </w:rPr>
        <w:t>………………</w:t>
      </w:r>
    </w:p>
    <w:p w14:paraId="6C15D224" w14:textId="77777777" w:rsidR="006F3923" w:rsidRDefault="006F3923" w:rsidP="006F3923">
      <w:pPr>
        <w:spacing w:line="210" w:lineRule="exact"/>
        <w:jc w:val="both"/>
        <w:rPr>
          <w:rFonts w:cs="Arial"/>
          <w:sz w:val="20"/>
          <w:szCs w:val="20"/>
          <w:lang w:val="nl-BE"/>
        </w:rPr>
      </w:pPr>
      <w:r>
        <w:rPr>
          <w:rFonts w:cs="Arial"/>
          <w:sz w:val="20"/>
          <w:szCs w:val="20"/>
          <w:lang w:val="nl-BE"/>
        </w:rPr>
        <w:t>De énige juiste voortzetting.</w:t>
      </w:r>
    </w:p>
    <w:p w14:paraId="1C2B8F10" w14:textId="77777777" w:rsidR="006F3923" w:rsidRDefault="006F3923" w:rsidP="006F3923">
      <w:pPr>
        <w:spacing w:line="210" w:lineRule="exact"/>
        <w:jc w:val="both"/>
        <w:rPr>
          <w:rFonts w:cs="Arial"/>
          <w:sz w:val="20"/>
          <w:szCs w:val="20"/>
          <w:lang w:val="nl-BE"/>
        </w:rPr>
      </w:pPr>
      <w:r>
        <w:rPr>
          <w:rFonts w:cs="Arial"/>
          <w:sz w:val="20"/>
          <w:szCs w:val="20"/>
          <w:lang w:val="nl-BE"/>
        </w:rPr>
        <w:t xml:space="preserve">Na: </w:t>
      </w:r>
    </w:p>
    <w:p w14:paraId="4E1C2683" w14:textId="77777777" w:rsidR="006F3923" w:rsidRDefault="006F3923" w:rsidP="0038155E">
      <w:pPr>
        <w:numPr>
          <w:ilvl w:val="0"/>
          <w:numId w:val="64"/>
        </w:numPr>
        <w:spacing w:line="210" w:lineRule="exact"/>
        <w:jc w:val="both"/>
        <w:rPr>
          <w:rFonts w:cs="Arial"/>
          <w:sz w:val="20"/>
          <w:szCs w:val="20"/>
          <w:lang w:val="nl-BE"/>
        </w:rPr>
      </w:pPr>
      <w:r>
        <w:rPr>
          <w:rFonts w:cs="Arial"/>
          <w:sz w:val="20"/>
          <w:szCs w:val="20"/>
          <w:lang w:val="nl-BE"/>
        </w:rPr>
        <w:t>5.Pc6? Pe6 6.Lf7 Kf5 7.Pe3</w:t>
      </w:r>
      <w:r w:rsidR="006A24DC">
        <w:rPr>
          <w:rFonts w:cs="Arial"/>
          <w:sz w:val="20"/>
          <w:szCs w:val="20"/>
          <w:lang w:val="nl-BE"/>
        </w:rPr>
        <w:t>+ Kf6 8.Lg8 Lc7 9.Pd5+ Kf5 10.Pd</w:t>
      </w:r>
      <w:r>
        <w:rPr>
          <w:rFonts w:cs="Arial"/>
          <w:sz w:val="20"/>
          <w:szCs w:val="20"/>
          <w:lang w:val="nl-BE"/>
        </w:rPr>
        <w:t>e7+ Kf6, is het remise. Ook na:</w:t>
      </w:r>
    </w:p>
    <w:p w14:paraId="28FE574B" w14:textId="77777777" w:rsidR="006F3923" w:rsidRDefault="006F3923" w:rsidP="0038155E">
      <w:pPr>
        <w:numPr>
          <w:ilvl w:val="0"/>
          <w:numId w:val="64"/>
        </w:numPr>
        <w:spacing w:line="210" w:lineRule="exact"/>
        <w:jc w:val="both"/>
        <w:rPr>
          <w:rFonts w:cs="Arial"/>
          <w:sz w:val="20"/>
          <w:szCs w:val="20"/>
          <w:lang w:val="nl-BE"/>
        </w:rPr>
      </w:pPr>
      <w:r>
        <w:rPr>
          <w:rFonts w:cs="Arial"/>
          <w:sz w:val="20"/>
          <w:szCs w:val="20"/>
          <w:lang w:val="nl-BE"/>
        </w:rPr>
        <w:t>5.Lf5+</w:t>
      </w:r>
      <w:r w:rsidR="006B7C41">
        <w:rPr>
          <w:rFonts w:cs="Arial"/>
          <w:sz w:val="20"/>
          <w:szCs w:val="20"/>
          <w:lang w:val="nl-BE"/>
        </w:rPr>
        <w:t>?</w:t>
      </w:r>
      <w:r>
        <w:rPr>
          <w:rFonts w:cs="Arial"/>
          <w:sz w:val="20"/>
          <w:szCs w:val="20"/>
          <w:lang w:val="nl-BE"/>
        </w:rPr>
        <w:t xml:space="preserve"> Kh5 6.Pc6 Pf7 7.Le6 Kg6  8.Pf4+ Kg7, en wit komt niet verder.</w:t>
      </w:r>
    </w:p>
    <w:p w14:paraId="40679AB5" w14:textId="77777777" w:rsidR="006F3923" w:rsidRDefault="006F3923" w:rsidP="006F3923">
      <w:pPr>
        <w:spacing w:line="210" w:lineRule="exact"/>
        <w:jc w:val="both"/>
        <w:rPr>
          <w:rFonts w:cs="Arial"/>
          <w:sz w:val="20"/>
          <w:szCs w:val="20"/>
          <w:lang w:val="nl-BE"/>
        </w:rPr>
      </w:pPr>
      <w:r>
        <w:rPr>
          <w:rFonts w:cs="Arial"/>
          <w:sz w:val="20"/>
          <w:szCs w:val="20"/>
          <w:lang w:val="nl-BE"/>
        </w:rPr>
        <w:t xml:space="preserve">Nu, na de tekstzet, heeft noch de zwarte koning noch zijn paard een goede zet, bijvoorbeeld: </w:t>
      </w:r>
    </w:p>
    <w:p w14:paraId="61A6F003" w14:textId="77777777" w:rsidR="006F3923" w:rsidRDefault="006F3923" w:rsidP="0038155E">
      <w:pPr>
        <w:numPr>
          <w:ilvl w:val="0"/>
          <w:numId w:val="65"/>
        </w:numPr>
        <w:spacing w:line="210" w:lineRule="exact"/>
        <w:jc w:val="both"/>
        <w:rPr>
          <w:rFonts w:cs="Arial"/>
          <w:sz w:val="20"/>
          <w:szCs w:val="20"/>
          <w:lang w:val="nl-BE"/>
        </w:rPr>
      </w:pPr>
      <w:r>
        <w:rPr>
          <w:rFonts w:cs="Arial"/>
          <w:sz w:val="20"/>
          <w:szCs w:val="20"/>
          <w:lang w:val="nl-BE"/>
        </w:rPr>
        <w:t>5…Ph3</w:t>
      </w:r>
      <w:r w:rsidR="0006262F">
        <w:rPr>
          <w:rFonts w:cs="Arial"/>
          <w:sz w:val="20"/>
          <w:szCs w:val="20"/>
          <w:lang w:val="nl-BE"/>
        </w:rPr>
        <w:t>?</w:t>
      </w:r>
      <w:r>
        <w:rPr>
          <w:rFonts w:cs="Arial"/>
          <w:sz w:val="20"/>
          <w:szCs w:val="20"/>
          <w:lang w:val="nl-BE"/>
        </w:rPr>
        <w:t xml:space="preserve"> 6.Lf5+ en 7.Lxh3, noch</w:t>
      </w:r>
    </w:p>
    <w:p w14:paraId="5C529042" w14:textId="77777777" w:rsidR="006F3923" w:rsidRDefault="006F3923" w:rsidP="0038155E">
      <w:pPr>
        <w:numPr>
          <w:ilvl w:val="0"/>
          <w:numId w:val="65"/>
        </w:numPr>
        <w:spacing w:line="210" w:lineRule="exact"/>
        <w:jc w:val="both"/>
        <w:rPr>
          <w:rFonts w:cs="Arial"/>
          <w:sz w:val="20"/>
          <w:szCs w:val="20"/>
          <w:lang w:val="nl-BE"/>
        </w:rPr>
      </w:pPr>
      <w:r>
        <w:rPr>
          <w:rFonts w:cs="Arial"/>
          <w:sz w:val="20"/>
          <w:szCs w:val="20"/>
          <w:lang w:val="nl-BE"/>
        </w:rPr>
        <w:t>5…Kh4</w:t>
      </w:r>
      <w:r w:rsidR="0006262F">
        <w:rPr>
          <w:rFonts w:cs="Arial"/>
          <w:sz w:val="20"/>
          <w:szCs w:val="20"/>
          <w:lang w:val="nl-BE"/>
        </w:rPr>
        <w:t>?</w:t>
      </w:r>
      <w:r>
        <w:rPr>
          <w:rFonts w:cs="Arial"/>
          <w:sz w:val="20"/>
          <w:szCs w:val="20"/>
          <w:lang w:val="nl-BE"/>
        </w:rPr>
        <w:t xml:space="preserve"> 6.Pe3</w:t>
      </w:r>
      <w:r w:rsidR="00696748">
        <w:rPr>
          <w:rFonts w:cs="Arial"/>
          <w:sz w:val="20"/>
          <w:szCs w:val="20"/>
          <w:lang w:val="nl-BE"/>
        </w:rPr>
        <w:t xml:space="preserve"> Ph3</w:t>
      </w:r>
      <w:r>
        <w:rPr>
          <w:rFonts w:cs="Arial"/>
          <w:sz w:val="20"/>
          <w:szCs w:val="20"/>
          <w:lang w:val="nl-BE"/>
        </w:rPr>
        <w:t xml:space="preserve"> 7.Pf3+ en mat</w:t>
      </w:r>
    </w:p>
    <w:p w14:paraId="667526C4" w14:textId="77777777" w:rsidR="006F3923" w:rsidRDefault="006F3923" w:rsidP="006F3923">
      <w:pPr>
        <w:spacing w:line="210" w:lineRule="exact"/>
        <w:jc w:val="both"/>
        <w:rPr>
          <w:rFonts w:cs="Arial"/>
          <w:sz w:val="20"/>
          <w:szCs w:val="20"/>
          <w:lang w:val="nl-BE"/>
        </w:rPr>
      </w:pPr>
      <w:r>
        <w:rPr>
          <w:rFonts w:cs="Arial"/>
          <w:sz w:val="20"/>
          <w:szCs w:val="20"/>
          <w:lang w:val="nl-BE"/>
        </w:rPr>
        <w:t>De énige hoopvol</w:t>
      </w:r>
      <w:r w:rsidR="00753AFA">
        <w:rPr>
          <w:rFonts w:cs="Arial"/>
          <w:sz w:val="20"/>
          <w:szCs w:val="20"/>
          <w:lang w:val="nl-BE"/>
        </w:rPr>
        <w:t>le</w:t>
      </w:r>
      <w:r>
        <w:rPr>
          <w:rFonts w:cs="Arial"/>
          <w:sz w:val="20"/>
          <w:szCs w:val="20"/>
          <w:lang w:val="nl-BE"/>
        </w:rPr>
        <w:t xml:space="preserve"> voortzetting is</w:t>
      </w:r>
      <w:r w:rsidR="00696748">
        <w:rPr>
          <w:rFonts w:cs="Arial"/>
          <w:sz w:val="20"/>
          <w:szCs w:val="20"/>
          <w:lang w:val="nl-BE"/>
        </w:rPr>
        <w:t>:</w:t>
      </w:r>
      <w:r>
        <w:rPr>
          <w:rFonts w:cs="Arial"/>
          <w:sz w:val="20"/>
          <w:szCs w:val="20"/>
          <w:lang w:val="nl-BE"/>
        </w:rPr>
        <w:t xml:space="preserve"> </w:t>
      </w:r>
    </w:p>
    <w:p w14:paraId="375D1188"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5…</w:t>
      </w:r>
      <w:r>
        <w:rPr>
          <w:rFonts w:cs="Arial"/>
          <w:b/>
          <w:sz w:val="20"/>
          <w:szCs w:val="20"/>
          <w:lang w:val="nl-BE"/>
        </w:rPr>
        <w:tab/>
      </w:r>
      <w:r>
        <w:rPr>
          <w:rFonts w:cs="Arial"/>
          <w:b/>
          <w:sz w:val="20"/>
          <w:szCs w:val="20"/>
          <w:lang w:val="nl-BE"/>
        </w:rPr>
        <w:tab/>
        <w:t xml:space="preserve">La5 </w:t>
      </w:r>
    </w:p>
    <w:p w14:paraId="08767091" w14:textId="77777777" w:rsidR="006F3923" w:rsidRDefault="006F3923" w:rsidP="006F3923">
      <w:pPr>
        <w:jc w:val="both"/>
        <w:rPr>
          <w:rFonts w:cs="Arial"/>
          <w:b/>
          <w:sz w:val="20"/>
          <w:szCs w:val="20"/>
          <w:lang w:val="nl-BE"/>
        </w:rPr>
      </w:pPr>
      <w:r>
        <w:rPr>
          <w:rFonts w:cs="Arial"/>
          <w:b/>
          <w:sz w:val="20"/>
          <w:szCs w:val="20"/>
          <w:lang w:val="nl-BE"/>
        </w:rPr>
        <w:t xml:space="preserve">             6.Pe3+ </w:t>
      </w:r>
    </w:p>
    <w:p w14:paraId="42C91C34" w14:textId="77777777" w:rsidR="006F3923" w:rsidRDefault="006F3923" w:rsidP="006F3923">
      <w:pPr>
        <w:jc w:val="both"/>
        <w:rPr>
          <w:rFonts w:cs="Arial"/>
          <w:sz w:val="20"/>
          <w:szCs w:val="20"/>
          <w:lang w:val="nl-BE"/>
        </w:rPr>
      </w:pPr>
      <w:r>
        <w:rPr>
          <w:rFonts w:cs="Arial"/>
          <w:sz w:val="20"/>
          <w:szCs w:val="20"/>
          <w:lang w:val="nl-BE"/>
        </w:rPr>
        <w:t xml:space="preserve">Een mooie maar foute verleiding is hier 6.Pc6? Pf3 </w:t>
      </w:r>
      <w:r>
        <w:rPr>
          <w:rFonts w:cs="Arial"/>
          <w:i/>
          <w:sz w:val="20"/>
          <w:szCs w:val="20"/>
          <w:lang w:val="nl-BE"/>
        </w:rPr>
        <w:t xml:space="preserve">(dreigt 7…Ph4+ en 8...Pxg6) </w:t>
      </w:r>
      <w:r>
        <w:rPr>
          <w:rFonts w:cs="Arial"/>
          <w:sz w:val="20"/>
          <w:szCs w:val="20"/>
          <w:lang w:val="nl-BE"/>
        </w:rPr>
        <w:t>7.Le4 Ph4+ 8.Kf2 en de loper ontsnapt met 8…Ld2, re-mise.</w:t>
      </w:r>
    </w:p>
    <w:p w14:paraId="384BD334"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6…</w:t>
      </w:r>
      <w:r>
        <w:rPr>
          <w:rFonts w:cs="Arial"/>
          <w:b/>
          <w:sz w:val="20"/>
          <w:szCs w:val="20"/>
          <w:lang w:val="nl-BE"/>
        </w:rPr>
        <w:tab/>
      </w:r>
      <w:r>
        <w:rPr>
          <w:rFonts w:cs="Arial"/>
          <w:b/>
          <w:sz w:val="20"/>
          <w:szCs w:val="20"/>
          <w:lang w:val="nl-BE"/>
        </w:rPr>
        <w:tab/>
        <w:t>Kf4</w:t>
      </w:r>
    </w:p>
    <w:p w14:paraId="4FF24356" w14:textId="77777777" w:rsidR="006F3923" w:rsidRDefault="006F3923" w:rsidP="006F3923">
      <w:pPr>
        <w:rPr>
          <w:rFonts w:cs="Arial"/>
          <w:sz w:val="20"/>
          <w:szCs w:val="20"/>
          <w:lang w:val="nl-BE"/>
        </w:rPr>
      </w:pPr>
      <w:r>
        <w:rPr>
          <w:rFonts w:cs="Arial"/>
          <w:sz w:val="20"/>
          <w:szCs w:val="20"/>
          <w:lang w:val="nl-BE"/>
        </w:rPr>
        <w:t>Uitstel van executie.</w:t>
      </w:r>
    </w:p>
    <w:p w14:paraId="1C0E2518" w14:textId="77777777" w:rsidR="006F3923" w:rsidRDefault="006F3923" w:rsidP="006F3923">
      <w:pPr>
        <w:ind w:firstLine="708"/>
        <w:rPr>
          <w:rFonts w:cs="Arial"/>
          <w:sz w:val="20"/>
          <w:szCs w:val="20"/>
          <w:lang w:val="nl-BE"/>
        </w:rPr>
      </w:pPr>
      <w:r>
        <w:rPr>
          <w:rFonts w:cs="Arial"/>
          <w:b/>
          <w:sz w:val="20"/>
          <w:szCs w:val="20"/>
          <w:lang w:val="nl-BE"/>
        </w:rPr>
        <w:t xml:space="preserve">7.Pc4 </w:t>
      </w:r>
      <w:r>
        <w:rPr>
          <w:rFonts w:cs="Arial"/>
          <w:b/>
          <w:sz w:val="20"/>
          <w:szCs w:val="20"/>
          <w:lang w:val="nl-BE"/>
        </w:rPr>
        <w:tab/>
      </w:r>
      <w:r>
        <w:rPr>
          <w:rFonts w:cs="Arial"/>
          <w:b/>
          <w:sz w:val="20"/>
          <w:szCs w:val="20"/>
          <w:lang w:val="nl-BE"/>
        </w:rPr>
        <w:tab/>
        <w:t xml:space="preserve">Lc7 </w:t>
      </w:r>
    </w:p>
    <w:p w14:paraId="65B1BDF1" w14:textId="77777777" w:rsidR="006F3923" w:rsidRDefault="006F3923" w:rsidP="00321841">
      <w:pPr>
        <w:ind w:firstLine="708"/>
        <w:jc w:val="both"/>
        <w:rPr>
          <w:rFonts w:cs="Arial"/>
          <w:b/>
          <w:sz w:val="20"/>
          <w:szCs w:val="20"/>
          <w:lang w:val="nl-BE"/>
        </w:rPr>
      </w:pPr>
      <w:r>
        <w:rPr>
          <w:rFonts w:cs="Arial"/>
          <w:b/>
          <w:sz w:val="20"/>
          <w:szCs w:val="20"/>
          <w:lang w:val="nl-BE"/>
        </w:rPr>
        <w:t>8.Pe2+</w:t>
      </w:r>
      <w:r>
        <w:rPr>
          <w:rFonts w:cs="Arial"/>
          <w:b/>
          <w:sz w:val="20"/>
          <w:szCs w:val="20"/>
          <w:lang w:val="nl-BE"/>
        </w:rPr>
        <w:tab/>
      </w:r>
      <w:r>
        <w:rPr>
          <w:rFonts w:cs="Arial"/>
          <w:b/>
          <w:sz w:val="20"/>
          <w:szCs w:val="20"/>
          <w:lang w:val="nl-BE"/>
        </w:rPr>
        <w:tab/>
        <w:t xml:space="preserve">Kg4 </w:t>
      </w:r>
    </w:p>
    <w:p w14:paraId="6ED0B78A" w14:textId="77777777" w:rsidR="006F3923" w:rsidRDefault="006F3923" w:rsidP="00321841">
      <w:pPr>
        <w:ind w:firstLine="708"/>
        <w:jc w:val="both"/>
        <w:rPr>
          <w:rFonts w:cs="Arial"/>
          <w:b/>
          <w:sz w:val="20"/>
          <w:szCs w:val="20"/>
          <w:lang w:val="nl-BE"/>
        </w:rPr>
      </w:pPr>
      <w:r>
        <w:rPr>
          <w:rFonts w:cs="Arial"/>
          <w:b/>
          <w:sz w:val="20"/>
          <w:szCs w:val="20"/>
          <w:lang w:val="nl-BE"/>
        </w:rPr>
        <w:t xml:space="preserve">9.Pe3+ </w:t>
      </w:r>
      <w:r w:rsidR="00321841">
        <w:rPr>
          <w:rFonts w:cs="Arial"/>
          <w:b/>
          <w:sz w:val="20"/>
          <w:szCs w:val="20"/>
          <w:lang w:val="nl-BE"/>
        </w:rPr>
        <w:tab/>
      </w:r>
      <w:r>
        <w:rPr>
          <w:rFonts w:cs="Arial"/>
          <w:b/>
          <w:sz w:val="20"/>
          <w:szCs w:val="20"/>
          <w:lang w:val="nl-BE"/>
        </w:rPr>
        <w:tab/>
        <w:t xml:space="preserve">Kh4 </w:t>
      </w:r>
    </w:p>
    <w:p w14:paraId="581E260A" w14:textId="77777777" w:rsidR="006F3923" w:rsidRDefault="006F3923" w:rsidP="006F3923">
      <w:pPr>
        <w:jc w:val="both"/>
        <w:rPr>
          <w:rFonts w:cs="Arial"/>
          <w:b/>
          <w:sz w:val="20"/>
          <w:szCs w:val="20"/>
          <w:lang w:val="nl-BE"/>
        </w:rPr>
      </w:pPr>
      <w:r>
        <w:rPr>
          <w:rFonts w:cs="Arial"/>
          <w:b/>
          <w:sz w:val="20"/>
          <w:szCs w:val="20"/>
          <w:lang w:val="nl-BE"/>
        </w:rPr>
        <w:t xml:space="preserve">         </w:t>
      </w:r>
    </w:p>
    <w:p w14:paraId="17A61FAF" w14:textId="77777777" w:rsidR="006F3923" w:rsidRDefault="006F3923" w:rsidP="006F3923">
      <w:pPr>
        <w:jc w:val="both"/>
        <w:rPr>
          <w:rFonts w:cs="Arial"/>
          <w:b/>
          <w:sz w:val="20"/>
          <w:szCs w:val="20"/>
          <w:lang w:val="nl-BE"/>
        </w:rPr>
      </w:pPr>
    </w:p>
    <w:p w14:paraId="5B1A2C14" w14:textId="77777777" w:rsidR="006F3923" w:rsidRDefault="006F3923" w:rsidP="006F3923">
      <w:pPr>
        <w:jc w:val="both"/>
        <w:rPr>
          <w:rFonts w:cs="Arial"/>
          <w:b/>
          <w:sz w:val="20"/>
          <w:szCs w:val="20"/>
          <w:lang w:val="nl-BE"/>
        </w:rPr>
      </w:pPr>
    </w:p>
    <w:p w14:paraId="1619DB40" w14:textId="77777777" w:rsidR="00F63854" w:rsidRDefault="00F63854" w:rsidP="006F3923">
      <w:pPr>
        <w:jc w:val="both"/>
        <w:rPr>
          <w:rFonts w:cs="Arial"/>
          <w:b/>
          <w:sz w:val="20"/>
          <w:szCs w:val="20"/>
          <w:lang w:val="nl-BE"/>
        </w:rPr>
      </w:pPr>
    </w:p>
    <w:p w14:paraId="78FCF3DF" w14:textId="77777777" w:rsidR="006F3923" w:rsidRDefault="006F3923" w:rsidP="006F3923">
      <w:pPr>
        <w:jc w:val="both"/>
        <w:rPr>
          <w:rFonts w:cs="Arial"/>
          <w:b/>
          <w:sz w:val="20"/>
          <w:szCs w:val="20"/>
          <w:lang w:val="nl-BE"/>
        </w:rPr>
      </w:pPr>
    </w:p>
    <w:p w14:paraId="1B24B91C" w14:textId="77777777" w:rsidR="006F3923" w:rsidRDefault="006F3923" w:rsidP="006F3923">
      <w:pPr>
        <w:jc w:val="both"/>
        <w:rPr>
          <w:rFonts w:cs="Arial"/>
          <w:b/>
          <w:sz w:val="20"/>
          <w:szCs w:val="20"/>
          <w:lang w:val="nl-BE"/>
        </w:rPr>
      </w:pPr>
    </w:p>
    <w:p w14:paraId="6ADE2DD4" w14:textId="77777777" w:rsidR="00972F6F" w:rsidRDefault="00972F6F" w:rsidP="006F3923">
      <w:pPr>
        <w:jc w:val="both"/>
        <w:rPr>
          <w:rFonts w:cs="Arial"/>
          <w:b/>
          <w:sz w:val="20"/>
          <w:szCs w:val="20"/>
          <w:lang w:val="nl-BE"/>
        </w:rPr>
      </w:pPr>
    </w:p>
    <w:p w14:paraId="689102DE" w14:textId="77777777" w:rsidR="006F3923" w:rsidRDefault="006F3923" w:rsidP="006F3923">
      <w:pPr>
        <w:ind w:firstLine="708"/>
        <w:jc w:val="both"/>
        <w:rPr>
          <w:rFonts w:cs="Arial"/>
          <w:b/>
          <w:sz w:val="20"/>
          <w:szCs w:val="20"/>
          <w:lang w:val="nl-BE"/>
        </w:rPr>
      </w:pPr>
      <w:r>
        <w:rPr>
          <w:rFonts w:cs="Arial"/>
          <w:b/>
          <w:sz w:val="20"/>
          <w:szCs w:val="20"/>
          <w:lang w:val="nl-BE"/>
        </w:rPr>
        <w:t xml:space="preserve">10.Pd4 </w:t>
      </w:r>
    </w:p>
    <w:p w14:paraId="1E27EB5F" w14:textId="77777777" w:rsidR="006F3923" w:rsidRDefault="006F3923" w:rsidP="006F3923">
      <w:pPr>
        <w:jc w:val="both"/>
        <w:rPr>
          <w:rFonts w:cs="Arial"/>
          <w:sz w:val="20"/>
          <w:szCs w:val="20"/>
          <w:lang w:val="nl-BE"/>
        </w:rPr>
      </w:pPr>
      <w:r>
        <w:rPr>
          <w:rFonts w:cs="Arial"/>
          <w:sz w:val="20"/>
          <w:szCs w:val="20"/>
          <w:lang w:val="nl-BE"/>
        </w:rPr>
        <w:t>Dreigt mat met 11.Pdf5+.</w:t>
      </w:r>
    </w:p>
    <w:p w14:paraId="7C7D647D" w14:textId="77777777" w:rsidR="006F3923" w:rsidRDefault="006F3923" w:rsidP="006F3923">
      <w:pPr>
        <w:jc w:val="both"/>
        <w:rPr>
          <w:rFonts w:cs="Arial"/>
          <w:sz w:val="20"/>
          <w:szCs w:val="20"/>
          <w:lang w:val="nl-BE"/>
        </w:rPr>
      </w:pPr>
      <w:r>
        <w:rPr>
          <w:rFonts w:cs="Arial"/>
          <w:b/>
          <w:sz w:val="20"/>
          <w:szCs w:val="20"/>
          <w:lang w:val="nl-BE"/>
        </w:rPr>
        <w:t xml:space="preserve"> </w:t>
      </w:r>
      <w:r>
        <w:rPr>
          <w:rFonts w:cs="Arial"/>
          <w:b/>
          <w:sz w:val="20"/>
          <w:szCs w:val="20"/>
          <w:lang w:val="nl-BE"/>
        </w:rPr>
        <w:tab/>
        <w:t>10…</w:t>
      </w:r>
      <w:r>
        <w:rPr>
          <w:rFonts w:cs="Arial"/>
          <w:b/>
          <w:sz w:val="20"/>
          <w:szCs w:val="20"/>
          <w:lang w:val="nl-BE"/>
        </w:rPr>
        <w:tab/>
      </w:r>
      <w:r>
        <w:rPr>
          <w:rFonts w:cs="Arial"/>
          <w:b/>
          <w:sz w:val="20"/>
          <w:szCs w:val="20"/>
          <w:lang w:val="nl-BE"/>
        </w:rPr>
        <w:tab/>
        <w:t xml:space="preserve">Ph3 </w:t>
      </w:r>
    </w:p>
    <w:p w14:paraId="71850C76" w14:textId="77777777" w:rsidR="006F3923" w:rsidRDefault="006F3923" w:rsidP="006F3923">
      <w:pPr>
        <w:ind w:firstLine="708"/>
        <w:jc w:val="both"/>
        <w:rPr>
          <w:rFonts w:cs="Arial"/>
          <w:b/>
          <w:sz w:val="20"/>
          <w:szCs w:val="20"/>
          <w:lang w:val="nl-BE"/>
        </w:rPr>
      </w:pPr>
      <w:r>
        <w:rPr>
          <w:rFonts w:cs="Arial"/>
          <w:b/>
          <w:sz w:val="20"/>
          <w:szCs w:val="20"/>
          <w:lang w:val="nl-BE"/>
        </w:rPr>
        <w:t xml:space="preserve">11.Pf3+ </w:t>
      </w:r>
    </w:p>
    <w:p w14:paraId="183C1137" w14:textId="77777777" w:rsidR="006F3923" w:rsidRDefault="006F3923" w:rsidP="006F3923">
      <w:pPr>
        <w:jc w:val="both"/>
        <w:rPr>
          <w:rFonts w:cs="Arial"/>
          <w:sz w:val="20"/>
          <w:szCs w:val="20"/>
          <w:lang w:val="nl-BE"/>
        </w:rPr>
      </w:pPr>
      <w:r>
        <w:rPr>
          <w:rFonts w:cs="Arial"/>
          <w:sz w:val="20"/>
          <w:szCs w:val="20"/>
          <w:lang w:val="nl-BE"/>
        </w:rPr>
        <w:t>en toch eindelijk mat.</w:t>
      </w:r>
    </w:p>
    <w:p w14:paraId="536D38AE" w14:textId="77777777" w:rsidR="006F3923" w:rsidRDefault="006F3923" w:rsidP="006F3923">
      <w:pPr>
        <w:jc w:val="both"/>
        <w:rPr>
          <w:rFonts w:cs="Arial"/>
          <w:sz w:val="20"/>
          <w:szCs w:val="20"/>
          <w:lang w:val="nl-BE"/>
        </w:rPr>
      </w:pPr>
    </w:p>
    <w:p w14:paraId="202452EA" w14:textId="77777777" w:rsidR="006F3923" w:rsidRDefault="006F3923" w:rsidP="006F3923">
      <w:pPr>
        <w:jc w:val="both"/>
        <w:rPr>
          <w:rFonts w:cs="Arial"/>
          <w:sz w:val="20"/>
          <w:szCs w:val="20"/>
          <w:lang w:val="nl-BE"/>
        </w:rPr>
      </w:pPr>
      <w:r>
        <w:rPr>
          <w:rFonts w:cs="Arial"/>
          <w:sz w:val="20"/>
          <w:szCs w:val="20"/>
          <w:lang w:val="nl-BE"/>
        </w:rPr>
        <w:t>De</w:t>
      </w:r>
      <w:r w:rsidR="000C40CF">
        <w:rPr>
          <w:rFonts w:cs="Arial"/>
          <w:sz w:val="20"/>
          <w:szCs w:val="20"/>
          <w:lang w:val="nl-BE"/>
        </w:rPr>
        <w:t xml:space="preserve"> toenmalige rubriekleider Spin-</w:t>
      </w:r>
      <w:r w:rsidR="006960D1">
        <w:rPr>
          <w:rFonts w:cs="Arial"/>
          <w:sz w:val="20"/>
          <w:szCs w:val="20"/>
          <w:lang w:val="nl-BE"/>
        </w:rPr>
        <w:t xml:space="preserve">hoven schreef indertijd </w:t>
      </w:r>
      <w:r>
        <w:rPr>
          <w:rFonts w:cs="Arial"/>
          <w:i/>
          <w:sz w:val="20"/>
          <w:szCs w:val="20"/>
          <w:lang w:val="nl-BE"/>
        </w:rPr>
        <w:t>“Subtiel spel.”</w:t>
      </w:r>
      <w:r>
        <w:rPr>
          <w:rFonts w:cs="Arial"/>
          <w:sz w:val="20"/>
          <w:szCs w:val="20"/>
          <w:lang w:val="nl-BE"/>
        </w:rPr>
        <w:t>Het is een rechtstreekse mat</w:t>
      </w:r>
      <w:r w:rsidR="006960D1">
        <w:rPr>
          <w:rFonts w:cs="Arial"/>
          <w:sz w:val="20"/>
          <w:szCs w:val="20"/>
          <w:lang w:val="nl-BE"/>
        </w:rPr>
        <w:t>-</w:t>
      </w:r>
      <w:r>
        <w:rPr>
          <w:rFonts w:cs="Arial"/>
          <w:sz w:val="20"/>
          <w:szCs w:val="20"/>
          <w:lang w:val="nl-BE"/>
        </w:rPr>
        <w:t>studie waarin alle stukken mee spelen en geen enkele wordt geno</w:t>
      </w:r>
      <w:r w:rsidR="006960D1">
        <w:rPr>
          <w:rFonts w:cs="Arial"/>
          <w:sz w:val="20"/>
          <w:szCs w:val="20"/>
          <w:lang w:val="nl-BE"/>
        </w:rPr>
        <w:t>-</w:t>
      </w:r>
      <w:r>
        <w:rPr>
          <w:rFonts w:cs="Arial"/>
          <w:sz w:val="20"/>
          <w:szCs w:val="20"/>
          <w:lang w:val="nl-BE"/>
        </w:rPr>
        <w:t xml:space="preserve">men. </w:t>
      </w:r>
    </w:p>
    <w:p w14:paraId="2C8D9D79" w14:textId="77777777" w:rsidR="006F3923" w:rsidRDefault="006F3923" w:rsidP="006F3923">
      <w:pPr>
        <w:jc w:val="both"/>
        <w:rPr>
          <w:rFonts w:cs="Arial"/>
          <w:sz w:val="20"/>
          <w:szCs w:val="20"/>
          <w:lang w:val="nl-BE"/>
        </w:rPr>
      </w:pPr>
    </w:p>
    <w:p w14:paraId="4FDEE2DA" w14:textId="77777777" w:rsidR="006F3923" w:rsidRDefault="006F3923" w:rsidP="006F3923">
      <w:pPr>
        <w:jc w:val="both"/>
        <w:rPr>
          <w:rFonts w:cs="Arial"/>
          <w:sz w:val="20"/>
          <w:szCs w:val="20"/>
          <w:lang w:val="nl-BE"/>
        </w:rPr>
      </w:pPr>
      <w:r>
        <w:rPr>
          <w:rFonts w:cs="Arial"/>
          <w:sz w:val="20"/>
          <w:szCs w:val="20"/>
          <w:lang w:val="nl-BE"/>
        </w:rPr>
        <w:t xml:space="preserve">Roger vond het </w:t>
      </w:r>
      <w:r>
        <w:rPr>
          <w:rFonts w:cs="Arial"/>
          <w:i/>
          <w:sz w:val="20"/>
          <w:szCs w:val="20"/>
          <w:lang w:val="nl-BE"/>
        </w:rPr>
        <w:t xml:space="preserve">“Ongelooflijk fas-cinerend!  Dat is de mooiste domi-nantiestudie, met dit materiaal, die ik ooit zag.” </w:t>
      </w:r>
      <w:r>
        <w:rPr>
          <w:rFonts w:cs="Arial"/>
          <w:sz w:val="20"/>
          <w:szCs w:val="20"/>
          <w:lang w:val="nl-BE"/>
        </w:rPr>
        <w:t xml:space="preserve"> </w:t>
      </w:r>
    </w:p>
    <w:p w14:paraId="34B1B25E" w14:textId="77777777" w:rsidR="006F3923" w:rsidRDefault="006F3923" w:rsidP="006F3923">
      <w:pPr>
        <w:jc w:val="both"/>
        <w:rPr>
          <w:rFonts w:cs="Arial"/>
          <w:sz w:val="20"/>
          <w:szCs w:val="20"/>
          <w:lang w:val="nl-BE"/>
        </w:rPr>
      </w:pPr>
    </w:p>
    <w:p w14:paraId="20148C94" w14:textId="77777777" w:rsidR="006F3923" w:rsidRDefault="006F3923" w:rsidP="006F3923">
      <w:pPr>
        <w:jc w:val="both"/>
        <w:rPr>
          <w:rFonts w:cs="Arial"/>
          <w:sz w:val="20"/>
          <w:szCs w:val="20"/>
          <w:lang w:val="nl-BE"/>
        </w:rPr>
      </w:pPr>
      <w:r>
        <w:rPr>
          <w:rFonts w:cs="Arial"/>
          <w:sz w:val="20"/>
          <w:szCs w:val="20"/>
          <w:lang w:val="nl-BE"/>
        </w:rPr>
        <w:t xml:space="preserve">En nadat ik de zogezegde fout die Roger mij toeschreef (6.Pc6?) had weerlegd, voegde Julien Vandiest er aan toe in </w:t>
      </w:r>
      <w:r>
        <w:rPr>
          <w:rFonts w:cs="Arial"/>
          <w:i/>
          <w:sz w:val="20"/>
          <w:szCs w:val="20"/>
          <w:lang w:val="nl-BE"/>
        </w:rPr>
        <w:t>Flemish Miniatures</w:t>
      </w:r>
      <w:r>
        <w:rPr>
          <w:rFonts w:cs="Arial"/>
          <w:sz w:val="20"/>
          <w:szCs w:val="20"/>
          <w:lang w:val="nl-BE"/>
        </w:rPr>
        <w:t xml:space="preserve">: </w:t>
      </w:r>
    </w:p>
    <w:p w14:paraId="4F61C7BB" w14:textId="77777777" w:rsidR="006F3923" w:rsidRDefault="006F3923" w:rsidP="006F3923">
      <w:pPr>
        <w:jc w:val="both"/>
        <w:rPr>
          <w:rFonts w:cs="Arial"/>
          <w:i/>
          <w:sz w:val="20"/>
          <w:szCs w:val="20"/>
          <w:lang w:val="en-GB"/>
        </w:rPr>
      </w:pPr>
      <w:r w:rsidRPr="00EC74FA">
        <w:rPr>
          <w:rFonts w:cs="Arial"/>
          <w:i/>
          <w:sz w:val="20"/>
          <w:szCs w:val="20"/>
          <w:lang w:val="nl-BE"/>
        </w:rPr>
        <w:t xml:space="preserve"> </w:t>
      </w:r>
      <w:r>
        <w:rPr>
          <w:rFonts w:cs="Arial"/>
          <w:i/>
          <w:sz w:val="20"/>
          <w:szCs w:val="20"/>
          <w:lang w:val="en-GB"/>
        </w:rPr>
        <w:t xml:space="preserve">“So all’s well that moves well. It is always gratifying to see that a splendid study contains even more wealth than its composer </w:t>
      </w:r>
      <w:r w:rsidR="006960D1">
        <w:rPr>
          <w:rFonts w:cs="Arial"/>
          <w:i/>
          <w:sz w:val="20"/>
          <w:szCs w:val="20"/>
          <w:lang w:val="en-GB"/>
        </w:rPr>
        <w:t>bargain-</w:t>
      </w:r>
      <w:r>
        <w:rPr>
          <w:rFonts w:cs="Arial"/>
          <w:i/>
          <w:sz w:val="20"/>
          <w:szCs w:val="20"/>
          <w:lang w:val="en-GB"/>
        </w:rPr>
        <w:t>ned for. The wizzard from Wilri</w:t>
      </w:r>
      <w:r w:rsidR="006960D1">
        <w:rPr>
          <w:rFonts w:cs="Arial"/>
          <w:i/>
          <w:sz w:val="20"/>
          <w:szCs w:val="20"/>
          <w:lang w:val="en-GB"/>
        </w:rPr>
        <w:t>jk treading on ‘Missiaenic’ ter</w:t>
      </w:r>
      <w:r>
        <w:rPr>
          <w:rFonts w:cs="Arial"/>
          <w:i/>
          <w:sz w:val="20"/>
          <w:szCs w:val="20"/>
          <w:lang w:val="en-GB"/>
        </w:rPr>
        <w:t>ritory.”</w:t>
      </w:r>
    </w:p>
    <w:p w14:paraId="75383316" w14:textId="77777777" w:rsidR="006F3923" w:rsidRDefault="006F3923" w:rsidP="006F3923">
      <w:pPr>
        <w:jc w:val="both"/>
        <w:rPr>
          <w:rFonts w:cs="Arial"/>
          <w:sz w:val="20"/>
          <w:szCs w:val="20"/>
          <w:lang w:val="en-GB"/>
        </w:rPr>
      </w:pPr>
    </w:p>
    <w:p w14:paraId="080CD140" w14:textId="77777777" w:rsidR="003739E0" w:rsidRDefault="003739E0" w:rsidP="006F3923">
      <w:pPr>
        <w:jc w:val="both"/>
        <w:rPr>
          <w:rFonts w:cs="Arial"/>
          <w:sz w:val="20"/>
          <w:szCs w:val="20"/>
          <w:lang w:val="en-GB"/>
        </w:rPr>
      </w:pPr>
    </w:p>
    <w:p w14:paraId="6EC43A45" w14:textId="77777777" w:rsidR="003739E0" w:rsidRDefault="003739E0" w:rsidP="006F3923">
      <w:pPr>
        <w:jc w:val="both"/>
        <w:rPr>
          <w:rFonts w:cs="Arial"/>
          <w:sz w:val="20"/>
          <w:szCs w:val="20"/>
          <w:lang w:val="en-GB"/>
        </w:rPr>
      </w:pPr>
    </w:p>
    <w:p w14:paraId="78FC67D8" w14:textId="77777777" w:rsidR="003739E0" w:rsidRDefault="003739E0" w:rsidP="006F3923">
      <w:pPr>
        <w:jc w:val="both"/>
        <w:rPr>
          <w:rFonts w:cs="Arial"/>
          <w:sz w:val="20"/>
          <w:szCs w:val="20"/>
          <w:lang w:val="en-GB"/>
        </w:rPr>
      </w:pPr>
    </w:p>
    <w:p w14:paraId="0628B033" w14:textId="77777777" w:rsidR="003739E0" w:rsidRDefault="003739E0" w:rsidP="006F3923">
      <w:pPr>
        <w:jc w:val="both"/>
        <w:rPr>
          <w:rFonts w:cs="Arial"/>
          <w:sz w:val="20"/>
          <w:szCs w:val="20"/>
          <w:lang w:val="en-GB"/>
        </w:rPr>
      </w:pPr>
    </w:p>
    <w:p w14:paraId="61FC4933" w14:textId="77777777" w:rsidR="003739E0" w:rsidRDefault="003739E0" w:rsidP="006F3923">
      <w:pPr>
        <w:jc w:val="both"/>
        <w:rPr>
          <w:rFonts w:cs="Arial"/>
          <w:sz w:val="20"/>
          <w:szCs w:val="20"/>
          <w:lang w:val="en-GB"/>
        </w:rPr>
      </w:pPr>
    </w:p>
    <w:p w14:paraId="26911DF8" w14:textId="77777777" w:rsidR="003739E0" w:rsidRDefault="003739E0" w:rsidP="006F3923">
      <w:pPr>
        <w:jc w:val="both"/>
        <w:rPr>
          <w:rFonts w:cs="Arial"/>
          <w:sz w:val="20"/>
          <w:szCs w:val="20"/>
          <w:lang w:val="en-GB"/>
        </w:rPr>
      </w:pPr>
    </w:p>
    <w:p w14:paraId="283770E9" w14:textId="77777777" w:rsidR="003739E0" w:rsidRDefault="003739E0" w:rsidP="006F3923">
      <w:pPr>
        <w:jc w:val="both"/>
        <w:rPr>
          <w:rFonts w:cs="Arial"/>
          <w:sz w:val="20"/>
          <w:szCs w:val="20"/>
          <w:lang w:val="en-GB"/>
        </w:rPr>
      </w:pPr>
    </w:p>
    <w:p w14:paraId="71F36EDC" w14:textId="77777777" w:rsidR="003739E0" w:rsidRDefault="003739E0" w:rsidP="006F3923">
      <w:pPr>
        <w:jc w:val="both"/>
        <w:rPr>
          <w:rFonts w:cs="Arial"/>
          <w:sz w:val="20"/>
          <w:szCs w:val="20"/>
          <w:lang w:val="en-GB"/>
        </w:rPr>
      </w:pPr>
    </w:p>
    <w:p w14:paraId="22F0F46C" w14:textId="77777777" w:rsidR="00213565" w:rsidRDefault="00213565" w:rsidP="006F3923">
      <w:pPr>
        <w:jc w:val="both"/>
        <w:rPr>
          <w:rFonts w:cs="Arial"/>
          <w:sz w:val="20"/>
          <w:szCs w:val="20"/>
          <w:lang w:val="en-GB"/>
        </w:rPr>
      </w:pPr>
    </w:p>
    <w:p w14:paraId="10DD8883" w14:textId="77777777" w:rsidR="003739E0" w:rsidRDefault="003739E0" w:rsidP="006F3923">
      <w:pPr>
        <w:jc w:val="both"/>
        <w:rPr>
          <w:rFonts w:cs="Arial"/>
          <w:sz w:val="20"/>
          <w:szCs w:val="20"/>
          <w:lang w:val="en-GB"/>
        </w:rPr>
      </w:pPr>
    </w:p>
    <w:p w14:paraId="1DCAC2B0" w14:textId="77777777" w:rsidR="00AE0C23" w:rsidRDefault="00AE0C23" w:rsidP="006F3923">
      <w:pPr>
        <w:jc w:val="both"/>
        <w:rPr>
          <w:rFonts w:cs="Arial"/>
          <w:sz w:val="20"/>
          <w:szCs w:val="20"/>
          <w:lang w:val="en-GB"/>
        </w:rPr>
      </w:pPr>
    </w:p>
    <w:p w14:paraId="069B9D27" w14:textId="77777777" w:rsidR="005B6FFB" w:rsidRDefault="005B6FFB" w:rsidP="006F3923">
      <w:pPr>
        <w:jc w:val="both"/>
        <w:rPr>
          <w:rFonts w:cs="Arial"/>
          <w:sz w:val="20"/>
          <w:szCs w:val="20"/>
          <w:lang w:val="en-GB"/>
        </w:rPr>
      </w:pPr>
    </w:p>
    <w:p w14:paraId="1AE89206" w14:textId="77777777" w:rsidR="006F3923" w:rsidRDefault="006F3923" w:rsidP="006F3923">
      <w:pPr>
        <w:jc w:val="both"/>
        <w:rPr>
          <w:rFonts w:cs="Arial"/>
          <w:i/>
          <w:sz w:val="20"/>
          <w:szCs w:val="20"/>
          <w:lang w:val="en-GB"/>
        </w:rPr>
      </w:pPr>
      <w:r>
        <w:rPr>
          <w:rFonts w:cs="Arial"/>
          <w:sz w:val="20"/>
          <w:szCs w:val="20"/>
          <w:lang w:val="en-GB"/>
        </w:rPr>
        <w:t xml:space="preserve">In </w:t>
      </w:r>
      <w:r>
        <w:rPr>
          <w:rFonts w:cs="Arial"/>
          <w:i/>
          <w:sz w:val="20"/>
          <w:szCs w:val="20"/>
          <w:lang w:val="en-GB"/>
        </w:rPr>
        <w:t xml:space="preserve">Finales…y temas </w:t>
      </w:r>
      <w:r>
        <w:rPr>
          <w:rFonts w:cs="Arial"/>
          <w:sz w:val="20"/>
          <w:szCs w:val="20"/>
          <w:lang w:val="en-GB"/>
        </w:rPr>
        <w:t xml:space="preserve">stond: </w:t>
      </w:r>
      <w:r>
        <w:rPr>
          <w:rFonts w:cs="Arial"/>
          <w:i/>
          <w:sz w:val="20"/>
          <w:szCs w:val="20"/>
          <w:lang w:val="en-GB"/>
        </w:rPr>
        <w:t>“Estu-dio en donde la ausencia de peo-nes la evoluciones hacen de esta obra una creación muy agradable”</w:t>
      </w:r>
    </w:p>
    <w:p w14:paraId="6736B423" w14:textId="77777777" w:rsidR="006F3923" w:rsidRDefault="006F3923" w:rsidP="006F3923">
      <w:pPr>
        <w:jc w:val="both"/>
        <w:rPr>
          <w:rFonts w:cs="Arial"/>
          <w:i/>
          <w:sz w:val="20"/>
          <w:szCs w:val="20"/>
          <w:lang w:val="en-GB"/>
        </w:rPr>
      </w:pPr>
    </w:p>
    <w:p w14:paraId="38A99941" w14:textId="77777777" w:rsidR="006F3923" w:rsidRDefault="006F3923" w:rsidP="006F3923">
      <w:pPr>
        <w:jc w:val="both"/>
        <w:rPr>
          <w:rFonts w:cs="Arial"/>
          <w:sz w:val="20"/>
          <w:szCs w:val="20"/>
          <w:lang w:val="nl-BE"/>
        </w:rPr>
      </w:pPr>
      <w:r>
        <w:rPr>
          <w:rFonts w:cs="Arial"/>
          <w:sz w:val="20"/>
          <w:szCs w:val="20"/>
          <w:lang w:val="nl-BE"/>
        </w:rPr>
        <w:t xml:space="preserve">De aanleiding tot bovenstaand mi- niatuurtje was de 1ste prijs in </w:t>
      </w:r>
      <w:r>
        <w:rPr>
          <w:rFonts w:cs="Arial"/>
          <w:i/>
          <w:sz w:val="20"/>
          <w:szCs w:val="20"/>
          <w:lang w:val="nl-BE"/>
        </w:rPr>
        <w:t>The Problemist</w:t>
      </w:r>
      <w:r>
        <w:rPr>
          <w:rFonts w:cs="Arial"/>
          <w:sz w:val="20"/>
          <w:szCs w:val="20"/>
          <w:lang w:val="nl-BE"/>
        </w:rPr>
        <w:t xml:space="preserve"> van C.M. Bent (1972): </w:t>
      </w:r>
    </w:p>
    <w:p w14:paraId="5D6913B9" w14:textId="77777777" w:rsidR="006F3923" w:rsidRDefault="006F3923" w:rsidP="006F3923">
      <w:pPr>
        <w:jc w:val="both"/>
        <w:rPr>
          <w:rFonts w:cs="Arial"/>
          <w:sz w:val="20"/>
          <w:szCs w:val="20"/>
          <w:lang w:val="nl-BE"/>
        </w:rPr>
      </w:pPr>
    </w:p>
    <w:p w14:paraId="23269A7E" w14:textId="77777777" w:rsidR="006F3923" w:rsidRPr="00BD7EC6" w:rsidRDefault="006F3923" w:rsidP="006F3923">
      <w:pPr>
        <w:jc w:val="both"/>
        <w:rPr>
          <w:rFonts w:cs="Arial"/>
          <w:sz w:val="20"/>
          <w:szCs w:val="20"/>
          <w:lang w:val="nl-BE"/>
        </w:rPr>
      </w:pPr>
      <w:r w:rsidRPr="00BD7EC6">
        <w:rPr>
          <w:rFonts w:cs="Arial"/>
          <w:sz w:val="20"/>
          <w:szCs w:val="20"/>
          <w:lang w:val="nl-BE"/>
        </w:rPr>
        <w:t xml:space="preserve">Kf1 Le6 Pb3 Pe7 / Ke3 La5 Pg5 + </w:t>
      </w:r>
    </w:p>
    <w:p w14:paraId="1B019809" w14:textId="77777777" w:rsidR="006F3923" w:rsidRDefault="006F3923" w:rsidP="006F3923">
      <w:pPr>
        <w:jc w:val="both"/>
        <w:rPr>
          <w:rFonts w:cs="Arial"/>
          <w:b/>
          <w:sz w:val="20"/>
          <w:szCs w:val="20"/>
          <w:lang w:val="nl-BE"/>
        </w:rPr>
      </w:pPr>
    </w:p>
    <w:p w14:paraId="273256F4" w14:textId="77777777" w:rsidR="006F3923" w:rsidRDefault="006F3923" w:rsidP="006F3923">
      <w:pPr>
        <w:jc w:val="both"/>
        <w:rPr>
          <w:rFonts w:cs="Arial"/>
          <w:i/>
          <w:sz w:val="20"/>
          <w:szCs w:val="20"/>
          <w:lang w:val="nl-BE"/>
        </w:rPr>
      </w:pPr>
      <w:r>
        <w:rPr>
          <w:rFonts w:cs="Arial"/>
          <w:sz w:val="20"/>
          <w:szCs w:val="20"/>
          <w:lang w:val="nl-BE"/>
        </w:rPr>
        <w:t>Met de</w:t>
      </w:r>
      <w:r w:rsidR="00DE3FC2">
        <w:rPr>
          <w:rFonts w:cs="Arial"/>
          <w:sz w:val="20"/>
          <w:szCs w:val="20"/>
          <w:lang w:val="nl-BE"/>
        </w:rPr>
        <w:t xml:space="preserve"> fijne</w:t>
      </w:r>
      <w:r>
        <w:rPr>
          <w:rFonts w:cs="Arial"/>
          <w:sz w:val="20"/>
          <w:szCs w:val="20"/>
          <w:lang w:val="nl-BE"/>
        </w:rPr>
        <w:t xml:space="preserve"> oplossing: 1.Lf5 Ld8 2.Pd5+ Kf3 3.Pd4+ Kg3 4.Pc6 Pf7 5.Le6 Pg5 6.Lg8 en verlies van de zwarte</w:t>
      </w:r>
      <w:r>
        <w:rPr>
          <w:rFonts w:cs="Arial"/>
          <w:color w:val="FFFFFF"/>
          <w:sz w:val="20"/>
          <w:szCs w:val="20"/>
          <w:lang w:val="nl-BE"/>
        </w:rPr>
        <w:t>.</w:t>
      </w:r>
      <w:r>
        <w:rPr>
          <w:rFonts w:cs="Arial"/>
          <w:sz w:val="20"/>
          <w:szCs w:val="20"/>
          <w:lang w:val="nl-BE"/>
        </w:rPr>
        <w:t>loper.</w:t>
      </w:r>
    </w:p>
    <w:p w14:paraId="513EA5A2" w14:textId="77777777" w:rsidR="006F3923" w:rsidRDefault="006F3923" w:rsidP="006F3923">
      <w:pPr>
        <w:spacing w:line="190" w:lineRule="exact"/>
        <w:jc w:val="center"/>
        <w:rPr>
          <w:rFonts w:cs="Arial"/>
          <w:b/>
          <w:sz w:val="20"/>
          <w:szCs w:val="20"/>
          <w:lang w:val="nl-BE"/>
        </w:rPr>
      </w:pPr>
      <w:r>
        <w:rPr>
          <w:rFonts w:cs="Arial"/>
          <w:b/>
          <w:sz w:val="20"/>
          <w:szCs w:val="20"/>
          <w:lang w:val="nl-BE"/>
        </w:rPr>
        <w:br w:type="page"/>
      </w:r>
      <w:r w:rsidR="00A418D3">
        <w:rPr>
          <w:rFonts w:cs="Arial"/>
          <w:b/>
          <w:sz w:val="20"/>
          <w:szCs w:val="20"/>
          <w:lang w:val="nl-BE"/>
        </w:rPr>
        <w:lastRenderedPageBreak/>
        <w:t>- 161</w:t>
      </w:r>
      <w:r>
        <w:rPr>
          <w:rFonts w:cs="Arial"/>
          <w:b/>
          <w:sz w:val="20"/>
          <w:szCs w:val="20"/>
          <w:lang w:val="nl-BE"/>
        </w:rPr>
        <w:t xml:space="preserve"> -</w:t>
      </w:r>
    </w:p>
    <w:p w14:paraId="6B650D44" w14:textId="77777777" w:rsidR="006F3923" w:rsidRDefault="006F3923" w:rsidP="006F3923">
      <w:pPr>
        <w:spacing w:line="190" w:lineRule="exact"/>
        <w:jc w:val="center"/>
        <w:rPr>
          <w:rFonts w:cs="Arial"/>
          <w:b/>
          <w:sz w:val="20"/>
          <w:szCs w:val="20"/>
          <w:lang w:val="nl-BE"/>
        </w:rPr>
      </w:pPr>
    </w:p>
    <w:p w14:paraId="1EBAEC9B"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1975</w:t>
      </w:r>
    </w:p>
    <w:p w14:paraId="0413B660" w14:textId="77777777" w:rsidR="006F3923" w:rsidRDefault="006F3923" w:rsidP="006F3923">
      <w:pPr>
        <w:spacing w:line="190" w:lineRule="exact"/>
        <w:jc w:val="center"/>
        <w:rPr>
          <w:rFonts w:cs="Arial"/>
          <w:sz w:val="20"/>
          <w:szCs w:val="20"/>
          <w:lang w:val="nl-BE"/>
        </w:rPr>
      </w:pPr>
      <w:r>
        <w:rPr>
          <w:rFonts w:cs="Arial"/>
          <w:sz w:val="20"/>
          <w:szCs w:val="20"/>
          <w:lang w:val="nl-BE"/>
        </w:rPr>
        <w:t>4de Bijzondere Vermelding</w:t>
      </w:r>
    </w:p>
    <w:p w14:paraId="03483FF8" w14:textId="77777777" w:rsidR="006F3923" w:rsidRDefault="006F3923" w:rsidP="006F3923">
      <w:pPr>
        <w:spacing w:line="190" w:lineRule="exact"/>
        <w:jc w:val="center"/>
        <w:rPr>
          <w:rFonts w:cs="Arial"/>
          <w:sz w:val="20"/>
          <w:szCs w:val="20"/>
          <w:lang w:val="nl-BE"/>
        </w:rPr>
      </w:pPr>
    </w:p>
    <w:p w14:paraId="05CABE53" w14:textId="77777777" w:rsidR="006F3923" w:rsidRDefault="006B6E72" w:rsidP="006F3923">
      <w:pPr>
        <w:jc w:val="center"/>
        <w:rPr>
          <w:lang w:val="nl-BE"/>
        </w:rPr>
      </w:pPr>
      <w:r w:rsidRPr="006B6E72">
        <w:rPr>
          <w:lang w:val="nl-BE"/>
        </w:rPr>
        <w:object w:dxaOrig="4431" w:dyaOrig="4447" w14:anchorId="2D2CCA1C">
          <v:shape id="_x0000_i1176" type="#_x0000_t75" style="width:149pt;height:150.1pt" o:ole="">
            <v:imagedata r:id="rId323" o:title=""/>
          </v:shape>
          <o:OLEObject Type="Embed" ProgID="CorelDRAW.Graphic.12" ShapeID="_x0000_i1176" DrawAspect="Content" ObjectID="_1587467569" r:id="rId324"/>
        </w:object>
      </w:r>
    </w:p>
    <w:p w14:paraId="4DF43698" w14:textId="77777777" w:rsidR="00890780" w:rsidRDefault="00890780" w:rsidP="006F3923">
      <w:pPr>
        <w:jc w:val="center"/>
        <w:rPr>
          <w:rFonts w:cs="Arial"/>
          <w:sz w:val="20"/>
          <w:szCs w:val="20"/>
          <w:lang w:val="nl-BE"/>
        </w:rPr>
      </w:pPr>
    </w:p>
    <w:p w14:paraId="2CDF37C8" w14:textId="77777777" w:rsidR="006F3923" w:rsidRDefault="006F3923" w:rsidP="006F3923">
      <w:pPr>
        <w:jc w:val="both"/>
        <w:rPr>
          <w:rFonts w:cs="Arial"/>
          <w:sz w:val="20"/>
          <w:szCs w:val="20"/>
          <w:lang w:val="nl-BE"/>
        </w:rPr>
      </w:pPr>
      <w:r>
        <w:rPr>
          <w:rFonts w:cs="Arial"/>
          <w:b/>
          <w:lang w:val="nl-BE"/>
        </w:rPr>
        <w:t>=</w:t>
      </w:r>
      <w:r>
        <w:rPr>
          <w:rFonts w:cs="Arial"/>
          <w:sz w:val="20"/>
          <w:szCs w:val="20"/>
          <w:lang w:val="nl-BE"/>
        </w:rPr>
        <w:t xml:space="preserve">                              0103.12 b1e8</w:t>
      </w:r>
    </w:p>
    <w:p w14:paraId="0A6BC4A8" w14:textId="77777777" w:rsidR="006F3923" w:rsidRDefault="006F3923" w:rsidP="006F3923">
      <w:pPr>
        <w:jc w:val="both"/>
        <w:rPr>
          <w:rFonts w:cs="Arial"/>
          <w:sz w:val="20"/>
          <w:szCs w:val="20"/>
          <w:lang w:val="nl-BE"/>
        </w:rPr>
      </w:pPr>
    </w:p>
    <w:p w14:paraId="63642211" w14:textId="77777777" w:rsidR="006F3923" w:rsidRDefault="006F3923" w:rsidP="006F3923">
      <w:pPr>
        <w:jc w:val="both"/>
        <w:rPr>
          <w:rFonts w:cs="Arial"/>
          <w:sz w:val="20"/>
          <w:szCs w:val="20"/>
          <w:lang w:val="nl-BE"/>
        </w:rPr>
      </w:pPr>
      <w:r>
        <w:rPr>
          <w:rFonts w:cs="Arial"/>
          <w:sz w:val="20"/>
          <w:szCs w:val="20"/>
          <w:lang w:val="nl-BE"/>
        </w:rPr>
        <w:t xml:space="preserve">Wit tracht de zwarte promotie te verhinderen met </w:t>
      </w:r>
    </w:p>
    <w:p w14:paraId="137BD97E" w14:textId="77777777" w:rsidR="006F3923" w:rsidRDefault="006F3923" w:rsidP="006F3923">
      <w:pPr>
        <w:jc w:val="both"/>
        <w:rPr>
          <w:rFonts w:cs="Arial"/>
          <w:b/>
          <w:sz w:val="20"/>
          <w:szCs w:val="20"/>
          <w:lang w:val="nl-BE"/>
        </w:rPr>
      </w:pPr>
      <w:r>
        <w:rPr>
          <w:rFonts w:cs="Arial"/>
          <w:b/>
          <w:sz w:val="20"/>
          <w:szCs w:val="20"/>
          <w:lang w:val="nl-BE"/>
        </w:rPr>
        <w:tab/>
        <w:t xml:space="preserve">1.Te6+ </w:t>
      </w:r>
    </w:p>
    <w:p w14:paraId="11537F28" w14:textId="77777777" w:rsidR="006F3923" w:rsidRDefault="006F3923" w:rsidP="006F3923">
      <w:pPr>
        <w:jc w:val="both"/>
        <w:rPr>
          <w:rFonts w:cs="Arial"/>
          <w:sz w:val="20"/>
          <w:szCs w:val="20"/>
          <w:lang w:val="nl-BE"/>
        </w:rPr>
      </w:pPr>
      <w:r>
        <w:rPr>
          <w:rFonts w:cs="Arial"/>
          <w:sz w:val="20"/>
          <w:szCs w:val="20"/>
          <w:lang w:val="nl-BE"/>
        </w:rPr>
        <w:t xml:space="preserve">want 1.Ta8+? Kf7 2.Ta7+ Kf6 3.Ta6+ Kg5 4.Ta5+ Pf5 en de pion promoveert. </w:t>
      </w:r>
    </w:p>
    <w:p w14:paraId="4B41E6D7"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 xml:space="preserve">Kf7 </w:t>
      </w:r>
    </w:p>
    <w:p w14:paraId="3A41A09F" w14:textId="77777777" w:rsidR="006F3923" w:rsidRDefault="006F3923" w:rsidP="006F3923">
      <w:pPr>
        <w:jc w:val="both"/>
        <w:rPr>
          <w:rFonts w:cs="Arial"/>
          <w:sz w:val="20"/>
          <w:szCs w:val="20"/>
          <w:lang w:val="nl-BE"/>
        </w:rPr>
      </w:pPr>
      <w:r>
        <w:rPr>
          <w:rFonts w:cs="Arial"/>
          <w:sz w:val="20"/>
          <w:szCs w:val="20"/>
          <w:lang w:val="nl-BE"/>
        </w:rPr>
        <w:t xml:space="preserve"> </w:t>
      </w:r>
      <w:r>
        <w:rPr>
          <w:rFonts w:cs="Arial"/>
          <w:sz w:val="20"/>
          <w:szCs w:val="20"/>
          <w:lang w:val="nl-BE"/>
        </w:rPr>
        <w:tab/>
      </w:r>
      <w:r>
        <w:rPr>
          <w:rFonts w:cs="Arial"/>
          <w:b/>
          <w:sz w:val="20"/>
          <w:szCs w:val="20"/>
          <w:lang w:val="nl-BE"/>
        </w:rPr>
        <w:t xml:space="preserve">2.Te1 </w:t>
      </w:r>
      <w:r>
        <w:rPr>
          <w:rFonts w:cs="Arial"/>
          <w:b/>
          <w:sz w:val="20"/>
          <w:szCs w:val="20"/>
          <w:lang w:val="nl-BE"/>
        </w:rPr>
        <w:tab/>
      </w:r>
      <w:r>
        <w:rPr>
          <w:rFonts w:cs="Arial"/>
          <w:b/>
          <w:sz w:val="20"/>
          <w:szCs w:val="20"/>
          <w:lang w:val="nl-BE"/>
        </w:rPr>
        <w:tab/>
        <w:t xml:space="preserve">Pf3 </w:t>
      </w:r>
    </w:p>
    <w:p w14:paraId="02BBB76D" w14:textId="77777777" w:rsidR="006F3923" w:rsidRDefault="006F3923" w:rsidP="006F3923">
      <w:pPr>
        <w:jc w:val="both"/>
        <w:rPr>
          <w:rFonts w:cs="Arial"/>
          <w:b/>
          <w:sz w:val="20"/>
          <w:szCs w:val="20"/>
          <w:lang w:val="nl-BE"/>
        </w:rPr>
      </w:pPr>
      <w:r>
        <w:rPr>
          <w:rFonts w:cs="Arial"/>
          <w:b/>
          <w:sz w:val="20"/>
          <w:szCs w:val="20"/>
          <w:lang w:val="nl-BE"/>
        </w:rPr>
        <w:tab/>
        <w:t xml:space="preserve">3.Tc1 </w:t>
      </w:r>
    </w:p>
    <w:p w14:paraId="767884E5" w14:textId="77777777" w:rsidR="006F3923" w:rsidRDefault="006F3923" w:rsidP="006F3923">
      <w:pPr>
        <w:jc w:val="both"/>
        <w:rPr>
          <w:rFonts w:cs="Arial"/>
          <w:b/>
          <w:sz w:val="20"/>
          <w:szCs w:val="20"/>
          <w:lang w:val="nl-BE"/>
        </w:rPr>
      </w:pPr>
      <w:r>
        <w:rPr>
          <w:rFonts w:cs="Arial"/>
          <w:sz w:val="20"/>
          <w:szCs w:val="20"/>
          <w:lang w:val="nl-BE"/>
        </w:rPr>
        <w:t xml:space="preserve">Fout is 3.Td1? Pd2+ 4.Kc2(Ka1) Pf1 5.Td7+ Kf6 6.Td6+ Kf5 7.Td5+ Kf4 8.Td4+ Kf3 9.Td3+ Ke2 en zwart wint. </w:t>
      </w:r>
    </w:p>
    <w:p w14:paraId="088F3D28" w14:textId="77777777" w:rsidR="006F3923" w:rsidRDefault="000E216C" w:rsidP="000E216C">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3…</w:t>
      </w:r>
      <w:r w:rsidR="006F3923">
        <w:rPr>
          <w:rFonts w:cs="Arial"/>
          <w:b/>
          <w:sz w:val="20"/>
          <w:szCs w:val="20"/>
          <w:lang w:val="nl-BE"/>
        </w:rPr>
        <w:tab/>
        <w:t xml:space="preserve">           Pd2+ </w:t>
      </w:r>
    </w:p>
    <w:p w14:paraId="7A29EA97" w14:textId="77777777" w:rsidR="006F3923" w:rsidRDefault="006F3923" w:rsidP="006F3923">
      <w:pPr>
        <w:jc w:val="both"/>
        <w:rPr>
          <w:rFonts w:cs="Arial"/>
          <w:b/>
          <w:sz w:val="20"/>
          <w:szCs w:val="20"/>
          <w:lang w:val="nl-BE"/>
        </w:rPr>
      </w:pPr>
      <w:r>
        <w:rPr>
          <w:rFonts w:cs="Arial"/>
          <w:b/>
          <w:sz w:val="20"/>
          <w:szCs w:val="20"/>
          <w:lang w:val="nl-BE"/>
        </w:rPr>
        <w:t xml:space="preserve">             4.Ka1 </w:t>
      </w:r>
    </w:p>
    <w:p w14:paraId="35199280" w14:textId="77777777" w:rsidR="006F3923" w:rsidRDefault="006F3923" w:rsidP="006F3923">
      <w:pPr>
        <w:jc w:val="both"/>
        <w:rPr>
          <w:rFonts w:cs="Arial"/>
          <w:sz w:val="20"/>
          <w:szCs w:val="20"/>
          <w:lang w:val="nl-BE"/>
        </w:rPr>
      </w:pPr>
      <w:r>
        <w:rPr>
          <w:rFonts w:cs="Arial"/>
          <w:sz w:val="20"/>
          <w:szCs w:val="20"/>
          <w:lang w:val="nl-BE"/>
        </w:rPr>
        <w:t>De witte vorst kruipt veilig in het hoekje. En niet 4.Kc2? Pf1.</w:t>
      </w:r>
      <w:r w:rsidR="000E216C">
        <w:rPr>
          <w:rFonts w:cs="Arial"/>
          <w:sz w:val="20"/>
          <w:szCs w:val="20"/>
          <w:lang w:val="nl-BE"/>
        </w:rPr>
        <w:t xml:space="preserve"> </w:t>
      </w:r>
    </w:p>
    <w:p w14:paraId="311604DA" w14:textId="77777777" w:rsidR="006F3923" w:rsidRDefault="006F3923" w:rsidP="006F3923">
      <w:pPr>
        <w:jc w:val="both"/>
        <w:rPr>
          <w:rFonts w:cs="Arial"/>
          <w:b/>
          <w:sz w:val="20"/>
          <w:szCs w:val="20"/>
          <w:lang w:val="nl-BE"/>
        </w:rPr>
      </w:pPr>
      <w:r>
        <w:rPr>
          <w:rFonts w:cs="Arial"/>
          <w:b/>
          <w:sz w:val="20"/>
          <w:szCs w:val="20"/>
          <w:lang w:val="nl-BE"/>
        </w:rPr>
        <w:t xml:space="preserve">             4…</w:t>
      </w:r>
      <w:r>
        <w:rPr>
          <w:rFonts w:cs="Arial"/>
          <w:b/>
          <w:sz w:val="20"/>
          <w:szCs w:val="20"/>
          <w:lang w:val="nl-BE"/>
        </w:rPr>
        <w:tab/>
      </w:r>
      <w:r>
        <w:rPr>
          <w:rFonts w:cs="Arial"/>
          <w:b/>
          <w:sz w:val="20"/>
          <w:szCs w:val="20"/>
          <w:lang w:val="nl-BE"/>
        </w:rPr>
        <w:tab/>
        <w:t xml:space="preserve">Pf1 </w:t>
      </w:r>
    </w:p>
    <w:p w14:paraId="34C4FC8F" w14:textId="77777777" w:rsidR="006F3923" w:rsidRDefault="006F3923" w:rsidP="006F3923">
      <w:pPr>
        <w:jc w:val="both"/>
        <w:rPr>
          <w:rFonts w:cs="Arial"/>
          <w:b/>
          <w:sz w:val="20"/>
          <w:szCs w:val="20"/>
          <w:lang w:val="nl-BE"/>
        </w:rPr>
      </w:pPr>
      <w:r>
        <w:rPr>
          <w:rFonts w:cs="Arial"/>
          <w:b/>
          <w:sz w:val="20"/>
          <w:szCs w:val="20"/>
          <w:lang w:val="nl-BE"/>
        </w:rPr>
        <w:t xml:space="preserve">             5.Tc7+ </w:t>
      </w:r>
      <w:r>
        <w:rPr>
          <w:rFonts w:cs="Arial"/>
          <w:b/>
          <w:sz w:val="20"/>
          <w:szCs w:val="20"/>
          <w:lang w:val="nl-BE"/>
        </w:rPr>
        <w:tab/>
      </w:r>
      <w:r>
        <w:rPr>
          <w:rFonts w:cs="Arial"/>
          <w:b/>
          <w:sz w:val="20"/>
          <w:szCs w:val="20"/>
          <w:lang w:val="nl-BE"/>
        </w:rPr>
        <w:tab/>
        <w:t xml:space="preserve">Kf6 </w:t>
      </w:r>
    </w:p>
    <w:p w14:paraId="0419B9DE" w14:textId="77777777" w:rsidR="006F3923" w:rsidRDefault="006F3923" w:rsidP="006F3923">
      <w:pPr>
        <w:jc w:val="both"/>
        <w:rPr>
          <w:rFonts w:cs="Arial"/>
          <w:b/>
          <w:sz w:val="20"/>
          <w:szCs w:val="20"/>
          <w:lang w:val="nl-BE"/>
        </w:rPr>
      </w:pPr>
      <w:r>
        <w:rPr>
          <w:rFonts w:cs="Arial"/>
          <w:b/>
          <w:sz w:val="20"/>
          <w:szCs w:val="20"/>
          <w:lang w:val="nl-BE"/>
        </w:rPr>
        <w:br w:type="column"/>
      </w:r>
    </w:p>
    <w:p w14:paraId="69FC2ACD" w14:textId="77777777" w:rsidR="006F3923" w:rsidRDefault="006F3923" w:rsidP="006F3923">
      <w:pPr>
        <w:jc w:val="both"/>
        <w:rPr>
          <w:rFonts w:cs="Arial"/>
          <w:b/>
          <w:sz w:val="20"/>
          <w:szCs w:val="20"/>
          <w:lang w:val="nl-BE"/>
        </w:rPr>
      </w:pPr>
    </w:p>
    <w:p w14:paraId="0A02DA4F" w14:textId="77777777" w:rsidR="006F3923" w:rsidRDefault="006F3923" w:rsidP="006F3923">
      <w:pPr>
        <w:jc w:val="both"/>
        <w:rPr>
          <w:rFonts w:cs="Arial"/>
          <w:b/>
          <w:sz w:val="20"/>
          <w:szCs w:val="20"/>
          <w:lang w:val="nl-BE"/>
        </w:rPr>
      </w:pPr>
    </w:p>
    <w:p w14:paraId="2A7DC864" w14:textId="77777777" w:rsidR="00A83458" w:rsidRDefault="006F3923" w:rsidP="006F3923">
      <w:pPr>
        <w:jc w:val="both"/>
        <w:rPr>
          <w:rFonts w:cs="Arial"/>
          <w:b/>
          <w:sz w:val="20"/>
          <w:szCs w:val="20"/>
          <w:lang w:val="nl-BE"/>
        </w:rPr>
      </w:pPr>
      <w:r>
        <w:rPr>
          <w:rFonts w:cs="Arial"/>
          <w:b/>
          <w:sz w:val="20"/>
          <w:szCs w:val="20"/>
          <w:lang w:val="nl-BE"/>
        </w:rPr>
        <w:t xml:space="preserve">          </w:t>
      </w:r>
    </w:p>
    <w:p w14:paraId="367D66F1" w14:textId="77777777" w:rsidR="006F3923" w:rsidRDefault="006F3923" w:rsidP="006F3923">
      <w:pPr>
        <w:jc w:val="both"/>
        <w:rPr>
          <w:rFonts w:cs="Arial"/>
          <w:b/>
          <w:sz w:val="20"/>
          <w:szCs w:val="20"/>
          <w:lang w:val="nl-BE"/>
        </w:rPr>
      </w:pPr>
      <w:r>
        <w:rPr>
          <w:rFonts w:cs="Arial"/>
          <w:b/>
          <w:sz w:val="20"/>
          <w:szCs w:val="20"/>
          <w:lang w:val="nl-BE"/>
        </w:rPr>
        <w:t xml:space="preserve"> </w:t>
      </w:r>
    </w:p>
    <w:p w14:paraId="03E2F163" w14:textId="77777777" w:rsidR="006F3923" w:rsidRDefault="006F3923" w:rsidP="006F3923">
      <w:pPr>
        <w:jc w:val="both"/>
        <w:rPr>
          <w:rFonts w:cs="Arial"/>
          <w:b/>
          <w:sz w:val="20"/>
          <w:szCs w:val="20"/>
          <w:lang w:val="en-GB"/>
        </w:rPr>
      </w:pPr>
      <w:r>
        <w:rPr>
          <w:rFonts w:cs="Arial"/>
          <w:b/>
          <w:sz w:val="20"/>
          <w:szCs w:val="20"/>
          <w:lang w:val="nl-BE"/>
        </w:rPr>
        <w:t xml:space="preserve">             </w:t>
      </w:r>
      <w:r>
        <w:rPr>
          <w:rFonts w:cs="Arial"/>
          <w:b/>
          <w:sz w:val="20"/>
          <w:szCs w:val="20"/>
          <w:lang w:val="en-GB"/>
        </w:rPr>
        <w:t>6.Tc6+</w:t>
      </w:r>
      <w:r>
        <w:rPr>
          <w:rFonts w:cs="Arial"/>
          <w:b/>
          <w:sz w:val="20"/>
          <w:szCs w:val="20"/>
          <w:lang w:val="en-GB"/>
        </w:rPr>
        <w:tab/>
        <w:t xml:space="preserve"> </w:t>
      </w:r>
      <w:r>
        <w:rPr>
          <w:rFonts w:cs="Arial"/>
          <w:b/>
          <w:sz w:val="20"/>
          <w:szCs w:val="20"/>
          <w:lang w:val="en-GB"/>
        </w:rPr>
        <w:tab/>
        <w:t xml:space="preserve">Kf5 </w:t>
      </w:r>
    </w:p>
    <w:p w14:paraId="34532188" w14:textId="77777777" w:rsidR="006F3923" w:rsidRDefault="006F3923" w:rsidP="006F3923">
      <w:pPr>
        <w:jc w:val="both"/>
        <w:rPr>
          <w:rFonts w:cs="Arial"/>
          <w:b/>
          <w:sz w:val="20"/>
          <w:szCs w:val="20"/>
          <w:lang w:val="en-GB"/>
        </w:rPr>
      </w:pPr>
      <w:r>
        <w:rPr>
          <w:rFonts w:cs="Arial"/>
          <w:b/>
          <w:sz w:val="20"/>
          <w:szCs w:val="20"/>
          <w:lang w:val="en-GB"/>
        </w:rPr>
        <w:t xml:space="preserve">             7.Tc5+ </w:t>
      </w:r>
      <w:r>
        <w:rPr>
          <w:rFonts w:cs="Arial"/>
          <w:b/>
          <w:sz w:val="20"/>
          <w:szCs w:val="20"/>
          <w:lang w:val="en-GB"/>
        </w:rPr>
        <w:tab/>
      </w:r>
      <w:r>
        <w:rPr>
          <w:rFonts w:cs="Arial"/>
          <w:b/>
          <w:sz w:val="20"/>
          <w:szCs w:val="20"/>
          <w:lang w:val="en-GB"/>
        </w:rPr>
        <w:tab/>
        <w:t xml:space="preserve">Kf4 </w:t>
      </w:r>
    </w:p>
    <w:p w14:paraId="743A2B94" w14:textId="77777777" w:rsidR="006F3923" w:rsidRDefault="006F3923" w:rsidP="006F3923">
      <w:pPr>
        <w:jc w:val="both"/>
        <w:rPr>
          <w:rFonts w:cs="Arial"/>
          <w:b/>
          <w:sz w:val="20"/>
          <w:szCs w:val="20"/>
          <w:lang w:val="en-GB"/>
        </w:rPr>
      </w:pPr>
      <w:r>
        <w:rPr>
          <w:rFonts w:cs="Arial"/>
          <w:b/>
          <w:sz w:val="20"/>
          <w:szCs w:val="20"/>
          <w:lang w:val="en-GB"/>
        </w:rPr>
        <w:t xml:space="preserve">             8.Tc4+ </w:t>
      </w:r>
      <w:r>
        <w:rPr>
          <w:rFonts w:cs="Arial"/>
          <w:b/>
          <w:sz w:val="20"/>
          <w:szCs w:val="20"/>
          <w:lang w:val="en-GB"/>
        </w:rPr>
        <w:tab/>
      </w:r>
      <w:r>
        <w:rPr>
          <w:rFonts w:cs="Arial"/>
          <w:b/>
          <w:sz w:val="20"/>
          <w:szCs w:val="20"/>
          <w:lang w:val="en-GB"/>
        </w:rPr>
        <w:tab/>
        <w:t xml:space="preserve">Kf3 </w:t>
      </w:r>
    </w:p>
    <w:p w14:paraId="76A6D069" w14:textId="77777777" w:rsidR="006F3923" w:rsidRDefault="006F3923" w:rsidP="006F3923">
      <w:pPr>
        <w:jc w:val="both"/>
        <w:rPr>
          <w:rFonts w:cs="Arial"/>
          <w:sz w:val="20"/>
          <w:szCs w:val="20"/>
          <w:lang w:val="nl-BE"/>
        </w:rPr>
      </w:pPr>
      <w:r>
        <w:rPr>
          <w:rFonts w:cs="Arial"/>
          <w:b/>
          <w:sz w:val="20"/>
          <w:szCs w:val="20"/>
          <w:lang w:val="en-GB"/>
        </w:rPr>
        <w:t xml:space="preserve">             </w:t>
      </w:r>
      <w:r>
        <w:rPr>
          <w:rFonts w:cs="Arial"/>
          <w:b/>
          <w:sz w:val="20"/>
          <w:szCs w:val="20"/>
          <w:lang w:val="nl-BE"/>
        </w:rPr>
        <w:t xml:space="preserve">9.Tc3+ </w:t>
      </w:r>
      <w:r>
        <w:rPr>
          <w:rFonts w:cs="Arial"/>
          <w:b/>
          <w:sz w:val="20"/>
          <w:szCs w:val="20"/>
          <w:lang w:val="nl-BE"/>
        </w:rPr>
        <w:tab/>
      </w:r>
      <w:r>
        <w:rPr>
          <w:rFonts w:cs="Arial"/>
          <w:b/>
          <w:sz w:val="20"/>
          <w:szCs w:val="20"/>
          <w:lang w:val="nl-BE"/>
        </w:rPr>
        <w:tab/>
        <w:t>Ke2</w:t>
      </w:r>
      <w:r>
        <w:rPr>
          <w:rFonts w:cs="Arial"/>
          <w:sz w:val="20"/>
          <w:szCs w:val="20"/>
          <w:lang w:val="nl-BE"/>
        </w:rPr>
        <w:t xml:space="preserve"> </w:t>
      </w:r>
    </w:p>
    <w:p w14:paraId="789651E3" w14:textId="77777777" w:rsidR="006F3923" w:rsidRDefault="006F3923" w:rsidP="006F3923">
      <w:pPr>
        <w:jc w:val="both"/>
        <w:rPr>
          <w:rFonts w:cs="Arial"/>
          <w:sz w:val="20"/>
          <w:szCs w:val="20"/>
          <w:lang w:val="nl-BE"/>
        </w:rPr>
      </w:pPr>
      <w:r>
        <w:rPr>
          <w:rFonts w:cs="Arial"/>
          <w:sz w:val="20"/>
          <w:szCs w:val="20"/>
          <w:lang w:val="nl-BE"/>
        </w:rPr>
        <w:t>Veld g3 is gedekt. En</w:t>
      </w:r>
      <w:r>
        <w:rPr>
          <w:rFonts w:cs="Arial"/>
          <w:b/>
          <w:sz w:val="20"/>
          <w:szCs w:val="20"/>
          <w:lang w:val="nl-BE"/>
        </w:rPr>
        <w:t xml:space="preserve"> </w:t>
      </w:r>
      <w:r>
        <w:rPr>
          <w:rFonts w:cs="Arial"/>
          <w:sz w:val="20"/>
          <w:szCs w:val="20"/>
          <w:lang w:val="nl-BE"/>
        </w:rPr>
        <w:t>indien zwart</w:t>
      </w:r>
    </w:p>
    <w:p w14:paraId="39D07A82" w14:textId="77777777" w:rsidR="006F3923" w:rsidRDefault="006F3923" w:rsidP="0038155E">
      <w:pPr>
        <w:numPr>
          <w:ilvl w:val="0"/>
          <w:numId w:val="66"/>
        </w:numPr>
        <w:jc w:val="both"/>
        <w:rPr>
          <w:rFonts w:cs="Arial"/>
          <w:sz w:val="20"/>
          <w:szCs w:val="20"/>
          <w:lang w:val="nl-BE"/>
        </w:rPr>
      </w:pPr>
      <w:r>
        <w:rPr>
          <w:rFonts w:cs="Arial"/>
          <w:sz w:val="20"/>
          <w:szCs w:val="20"/>
          <w:lang w:val="nl-BE"/>
        </w:rPr>
        <w:t>9…Pe3</w:t>
      </w:r>
      <w:r w:rsidR="00BC4C63">
        <w:rPr>
          <w:rFonts w:cs="Arial"/>
          <w:sz w:val="20"/>
          <w:szCs w:val="20"/>
          <w:lang w:val="nl-BE"/>
        </w:rPr>
        <w:t>?</w:t>
      </w:r>
      <w:r>
        <w:rPr>
          <w:rFonts w:cs="Arial"/>
          <w:sz w:val="20"/>
          <w:szCs w:val="20"/>
          <w:lang w:val="nl-BE"/>
        </w:rPr>
        <w:t xml:space="preserve"> speelt, dan komt de witte koning vrij: 10.Tc1 Kf2 11.Kb1 Pf1 12.Tc2+ en 13.Txg2. Of:</w:t>
      </w:r>
    </w:p>
    <w:p w14:paraId="0DF8AF9C" w14:textId="77777777" w:rsidR="006F3923" w:rsidRDefault="006F3923" w:rsidP="0038155E">
      <w:pPr>
        <w:numPr>
          <w:ilvl w:val="0"/>
          <w:numId w:val="66"/>
        </w:numPr>
        <w:jc w:val="both"/>
        <w:rPr>
          <w:rFonts w:cs="Arial"/>
          <w:sz w:val="20"/>
          <w:szCs w:val="20"/>
          <w:lang w:val="nl-BE"/>
        </w:rPr>
      </w:pPr>
      <w:r>
        <w:rPr>
          <w:rFonts w:cs="Arial"/>
          <w:sz w:val="20"/>
          <w:szCs w:val="20"/>
          <w:lang w:val="nl-BE"/>
        </w:rPr>
        <w:t>9…Kg4</w:t>
      </w:r>
      <w:r w:rsidR="00BC4C63">
        <w:rPr>
          <w:rFonts w:cs="Arial"/>
          <w:sz w:val="20"/>
          <w:szCs w:val="20"/>
          <w:lang w:val="nl-BE"/>
        </w:rPr>
        <w:t>?</w:t>
      </w:r>
      <w:r>
        <w:rPr>
          <w:rFonts w:cs="Arial"/>
          <w:sz w:val="20"/>
          <w:szCs w:val="20"/>
          <w:lang w:val="nl-BE"/>
        </w:rPr>
        <w:t xml:space="preserve"> 10.Tc8 Pg3 11.Tc1 Pe2 12.Tb1 en zwart komt niet verder.</w:t>
      </w:r>
    </w:p>
    <w:p w14:paraId="1875BA1B" w14:textId="77777777" w:rsidR="006F3923" w:rsidRPr="00B354CB" w:rsidRDefault="006F3923" w:rsidP="006F3923">
      <w:pPr>
        <w:jc w:val="both"/>
        <w:rPr>
          <w:rFonts w:cs="Arial"/>
          <w:sz w:val="20"/>
          <w:szCs w:val="20"/>
          <w:lang w:val="en-GB"/>
        </w:rPr>
      </w:pPr>
      <w:r>
        <w:rPr>
          <w:rFonts w:cs="Arial"/>
          <w:sz w:val="20"/>
          <w:szCs w:val="20"/>
          <w:lang w:val="nl-BE"/>
        </w:rPr>
        <w:t xml:space="preserve">           </w:t>
      </w:r>
      <w:r w:rsidRPr="00B354CB">
        <w:rPr>
          <w:rFonts w:cs="Arial"/>
          <w:b/>
          <w:sz w:val="20"/>
          <w:szCs w:val="20"/>
          <w:lang w:val="en-GB"/>
        </w:rPr>
        <w:t xml:space="preserve">10.Tc2+ </w:t>
      </w:r>
      <w:r w:rsidRPr="00B354CB">
        <w:rPr>
          <w:rFonts w:cs="Arial"/>
          <w:b/>
          <w:sz w:val="20"/>
          <w:szCs w:val="20"/>
          <w:lang w:val="en-GB"/>
        </w:rPr>
        <w:tab/>
      </w:r>
      <w:r w:rsidRPr="00B354CB">
        <w:rPr>
          <w:rFonts w:cs="Arial"/>
          <w:b/>
          <w:sz w:val="20"/>
          <w:szCs w:val="20"/>
          <w:lang w:val="en-GB"/>
        </w:rPr>
        <w:tab/>
        <w:t xml:space="preserve">Pd2 </w:t>
      </w:r>
    </w:p>
    <w:p w14:paraId="77716DC1" w14:textId="77777777" w:rsidR="006F3923" w:rsidRPr="00B354CB" w:rsidRDefault="006F3923" w:rsidP="006F3923">
      <w:pPr>
        <w:jc w:val="both"/>
        <w:rPr>
          <w:rFonts w:cs="Arial"/>
          <w:b/>
          <w:sz w:val="20"/>
          <w:szCs w:val="20"/>
          <w:lang w:val="en-GB"/>
        </w:rPr>
      </w:pPr>
      <w:r w:rsidRPr="00B354CB">
        <w:rPr>
          <w:rFonts w:cs="Arial"/>
          <w:b/>
          <w:sz w:val="20"/>
          <w:szCs w:val="20"/>
          <w:lang w:val="en-GB"/>
        </w:rPr>
        <w:t xml:space="preserve">           11.Tc1 </w:t>
      </w:r>
      <w:r w:rsidRPr="00B354CB">
        <w:rPr>
          <w:rFonts w:cs="Arial"/>
          <w:b/>
          <w:sz w:val="20"/>
          <w:szCs w:val="20"/>
          <w:lang w:val="en-GB"/>
        </w:rPr>
        <w:tab/>
      </w:r>
      <w:r w:rsidRPr="00B354CB">
        <w:rPr>
          <w:rFonts w:cs="Arial"/>
          <w:b/>
          <w:sz w:val="20"/>
          <w:szCs w:val="20"/>
          <w:lang w:val="en-GB"/>
        </w:rPr>
        <w:tab/>
        <w:t xml:space="preserve">Kf2 </w:t>
      </w:r>
    </w:p>
    <w:p w14:paraId="558C7E0C" w14:textId="77777777" w:rsidR="006F3923" w:rsidRPr="00B354CB" w:rsidRDefault="006F3923" w:rsidP="006F3923">
      <w:pPr>
        <w:jc w:val="both"/>
        <w:rPr>
          <w:rFonts w:cs="Arial"/>
          <w:b/>
          <w:sz w:val="20"/>
          <w:szCs w:val="20"/>
          <w:lang w:val="en-GB"/>
        </w:rPr>
      </w:pPr>
      <w:r w:rsidRPr="00B354CB">
        <w:rPr>
          <w:rFonts w:cs="Arial"/>
          <w:b/>
          <w:sz w:val="20"/>
          <w:szCs w:val="20"/>
          <w:lang w:val="en-GB"/>
        </w:rPr>
        <w:t xml:space="preserve">           12.Td1 </w:t>
      </w:r>
      <w:r w:rsidRPr="00B354CB">
        <w:rPr>
          <w:rFonts w:cs="Arial"/>
          <w:b/>
          <w:sz w:val="20"/>
          <w:szCs w:val="20"/>
          <w:lang w:val="en-GB"/>
        </w:rPr>
        <w:tab/>
      </w:r>
      <w:r w:rsidRPr="00B354CB">
        <w:rPr>
          <w:rFonts w:cs="Arial"/>
          <w:b/>
          <w:sz w:val="20"/>
          <w:szCs w:val="20"/>
          <w:lang w:val="en-GB"/>
        </w:rPr>
        <w:tab/>
        <w:t xml:space="preserve">Pf1 </w:t>
      </w:r>
    </w:p>
    <w:p w14:paraId="09CC72CC" w14:textId="77777777" w:rsidR="006F3923" w:rsidRDefault="006F3923" w:rsidP="006F3923">
      <w:pPr>
        <w:jc w:val="both"/>
        <w:rPr>
          <w:rFonts w:cs="Arial"/>
          <w:b/>
          <w:sz w:val="20"/>
          <w:szCs w:val="20"/>
          <w:lang w:val="nl-BE"/>
        </w:rPr>
      </w:pPr>
      <w:r>
        <w:rPr>
          <w:rFonts w:cs="Arial"/>
          <w:sz w:val="20"/>
          <w:szCs w:val="20"/>
          <w:lang w:val="nl-BE"/>
        </w:rPr>
        <w:t>Schijnbaar heeft wit geen goede zet meer, maar:</w:t>
      </w:r>
      <w:r>
        <w:rPr>
          <w:rFonts w:cs="Arial"/>
          <w:b/>
          <w:sz w:val="20"/>
          <w:szCs w:val="20"/>
          <w:lang w:val="nl-BE"/>
        </w:rPr>
        <w:t xml:space="preserve"> </w:t>
      </w:r>
    </w:p>
    <w:p w14:paraId="035CA6D3" w14:textId="77777777" w:rsidR="006F3923" w:rsidRDefault="006F3923" w:rsidP="006F3923">
      <w:pPr>
        <w:jc w:val="both"/>
        <w:rPr>
          <w:rFonts w:cs="Arial"/>
          <w:b/>
          <w:sz w:val="20"/>
          <w:szCs w:val="20"/>
          <w:lang w:val="nl-BE"/>
        </w:rPr>
      </w:pPr>
      <w:r>
        <w:rPr>
          <w:rFonts w:cs="Arial"/>
          <w:b/>
          <w:sz w:val="20"/>
          <w:szCs w:val="20"/>
          <w:lang w:val="nl-BE"/>
        </w:rPr>
        <w:t xml:space="preserve">           13.Td2+</w:t>
      </w:r>
      <w:r>
        <w:rPr>
          <w:rFonts w:cs="Arial"/>
          <w:b/>
          <w:sz w:val="20"/>
          <w:szCs w:val="20"/>
          <w:lang w:val="nl-BE"/>
        </w:rPr>
        <w:tab/>
        <w:t xml:space="preserve"> </w:t>
      </w:r>
      <w:r>
        <w:rPr>
          <w:rFonts w:cs="Arial"/>
          <w:b/>
          <w:sz w:val="20"/>
          <w:szCs w:val="20"/>
          <w:lang w:val="nl-BE"/>
        </w:rPr>
        <w:tab/>
        <w:t xml:space="preserve">Pxd2  </w:t>
      </w:r>
    </w:p>
    <w:p w14:paraId="14788E4C" w14:textId="77777777" w:rsidR="006F3923" w:rsidRDefault="006F3923" w:rsidP="006F3923">
      <w:pPr>
        <w:jc w:val="both"/>
        <w:rPr>
          <w:rFonts w:cs="Arial"/>
          <w:sz w:val="20"/>
          <w:szCs w:val="20"/>
          <w:lang w:val="nl-BE"/>
        </w:rPr>
      </w:pPr>
      <w:r>
        <w:rPr>
          <w:rFonts w:cs="Arial"/>
          <w:sz w:val="20"/>
          <w:szCs w:val="20"/>
          <w:lang w:val="nl-BE"/>
        </w:rPr>
        <w:t>en pat is een feit.</w:t>
      </w:r>
    </w:p>
    <w:p w14:paraId="6FF7C270" w14:textId="77777777" w:rsidR="006F3923" w:rsidRDefault="006F3923" w:rsidP="006F3923">
      <w:pPr>
        <w:jc w:val="both"/>
        <w:rPr>
          <w:rFonts w:cs="Arial"/>
          <w:sz w:val="20"/>
          <w:szCs w:val="20"/>
          <w:lang w:val="nl-BE"/>
        </w:rPr>
      </w:pPr>
    </w:p>
    <w:p w14:paraId="0EEB31CF" w14:textId="77777777" w:rsidR="006F3923" w:rsidRDefault="006F3923" w:rsidP="006F3923">
      <w:pPr>
        <w:jc w:val="both"/>
        <w:rPr>
          <w:rFonts w:cs="Arial"/>
          <w:i/>
          <w:sz w:val="20"/>
          <w:szCs w:val="20"/>
          <w:lang w:val="nl-BE"/>
        </w:rPr>
      </w:pPr>
      <w:r>
        <w:rPr>
          <w:rFonts w:cs="Arial"/>
          <w:sz w:val="20"/>
          <w:szCs w:val="20"/>
          <w:lang w:val="nl-BE"/>
        </w:rPr>
        <w:t>Het is een uitbreiding van een  eer</w:t>
      </w:r>
      <w:r w:rsidR="00B1732D">
        <w:rPr>
          <w:rFonts w:cs="Arial"/>
          <w:sz w:val="20"/>
          <w:szCs w:val="20"/>
          <w:lang w:val="nl-BE"/>
        </w:rPr>
        <w:t>-dere versie die toen door Ro</w:t>
      </w:r>
      <w:r>
        <w:rPr>
          <w:rFonts w:cs="Arial"/>
          <w:sz w:val="20"/>
          <w:szCs w:val="20"/>
          <w:lang w:val="nl-BE"/>
        </w:rPr>
        <w:t xml:space="preserve">ger Missiaen beschouwd werd als </w:t>
      </w:r>
      <w:r>
        <w:rPr>
          <w:rFonts w:cs="Arial"/>
          <w:i/>
          <w:sz w:val="20"/>
          <w:szCs w:val="20"/>
          <w:lang w:val="nl-BE"/>
        </w:rPr>
        <w:t>“Beautiful and original.”</w:t>
      </w:r>
    </w:p>
    <w:p w14:paraId="6FE2940F" w14:textId="77777777" w:rsidR="006F3923" w:rsidRDefault="000E216C" w:rsidP="006F3923">
      <w:pPr>
        <w:widowControl/>
        <w:autoSpaceDE/>
        <w:autoSpaceDN/>
        <w:adjustRightInd/>
        <w:rPr>
          <w:rFonts w:cs="Arial"/>
          <w:i/>
          <w:sz w:val="20"/>
          <w:szCs w:val="20"/>
          <w:lang w:val="nl-BE"/>
        </w:rPr>
        <w:sectPr w:rsidR="006F3923">
          <w:type w:val="continuous"/>
          <w:pgSz w:w="8392" w:h="11907"/>
          <w:pgMar w:top="1134" w:right="567" w:bottom="1134" w:left="567" w:header="709" w:footer="709" w:gutter="567"/>
          <w:cols w:num="2" w:space="567"/>
        </w:sectPr>
      </w:pPr>
      <w:r>
        <w:rPr>
          <w:rFonts w:cs="Arial"/>
          <w:i/>
          <w:sz w:val="20"/>
          <w:szCs w:val="20"/>
          <w:lang w:val="nl-BE"/>
        </w:rPr>
        <w:t xml:space="preserve"> </w:t>
      </w:r>
    </w:p>
    <w:p w14:paraId="6256F6B0" w14:textId="77777777" w:rsidR="006F3923" w:rsidRDefault="006F3923" w:rsidP="006F3923">
      <w:pPr>
        <w:spacing w:line="190" w:lineRule="exact"/>
        <w:jc w:val="center"/>
        <w:rPr>
          <w:rFonts w:cs="Arial"/>
          <w:sz w:val="20"/>
          <w:szCs w:val="20"/>
          <w:lang w:val="nl-BE"/>
        </w:rPr>
      </w:pPr>
      <w:r>
        <w:rPr>
          <w:rFonts w:cs="Arial"/>
          <w:bCs/>
          <w:sz w:val="20"/>
          <w:szCs w:val="20"/>
          <w:lang w:val="nl-BE"/>
        </w:rPr>
        <w:br w:type="page"/>
      </w:r>
      <w:r w:rsidR="00CD6E33">
        <w:rPr>
          <w:rFonts w:cs="Arial"/>
          <w:b/>
          <w:sz w:val="20"/>
          <w:szCs w:val="20"/>
          <w:lang w:val="nl-BE"/>
        </w:rPr>
        <w:lastRenderedPageBreak/>
        <w:t xml:space="preserve">- </w:t>
      </w:r>
      <w:r w:rsidR="00A418D3">
        <w:rPr>
          <w:rFonts w:cs="Arial"/>
          <w:b/>
          <w:sz w:val="20"/>
          <w:szCs w:val="20"/>
          <w:lang w:val="nl-BE"/>
        </w:rPr>
        <w:t>162</w:t>
      </w:r>
      <w:r>
        <w:rPr>
          <w:rFonts w:cs="Arial"/>
          <w:b/>
          <w:sz w:val="20"/>
          <w:szCs w:val="20"/>
          <w:lang w:val="nl-BE"/>
        </w:rPr>
        <w:t xml:space="preserve"> -</w:t>
      </w:r>
    </w:p>
    <w:p w14:paraId="3D42A5DD" w14:textId="77777777" w:rsidR="006F3923" w:rsidRDefault="006F3923" w:rsidP="006F3923">
      <w:pPr>
        <w:spacing w:line="190" w:lineRule="exact"/>
        <w:jc w:val="center"/>
        <w:rPr>
          <w:rFonts w:cs="Arial"/>
          <w:b/>
          <w:sz w:val="20"/>
          <w:szCs w:val="20"/>
          <w:lang w:val="nl-BE"/>
        </w:rPr>
      </w:pPr>
    </w:p>
    <w:p w14:paraId="40E1E6A7"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1983</w:t>
      </w:r>
    </w:p>
    <w:p w14:paraId="355A6691" w14:textId="77777777" w:rsidR="006F3923" w:rsidRDefault="006F3923" w:rsidP="006F3923">
      <w:pPr>
        <w:spacing w:line="190" w:lineRule="exact"/>
        <w:jc w:val="center"/>
        <w:rPr>
          <w:rFonts w:cs="Arial"/>
          <w:sz w:val="20"/>
          <w:szCs w:val="20"/>
          <w:lang w:val="nl-BE"/>
        </w:rPr>
      </w:pPr>
      <w:r>
        <w:rPr>
          <w:rFonts w:cs="Arial"/>
          <w:i/>
          <w:sz w:val="20"/>
          <w:szCs w:val="20"/>
          <w:lang w:val="nl-BE"/>
        </w:rPr>
        <w:t>5</w:t>
      </w:r>
      <w:r>
        <w:rPr>
          <w:rFonts w:cs="Arial"/>
          <w:sz w:val="20"/>
          <w:szCs w:val="20"/>
          <w:lang w:val="nl-BE"/>
        </w:rPr>
        <w:t>de  Bijzondere Vermelding</w:t>
      </w:r>
    </w:p>
    <w:p w14:paraId="681D909B" w14:textId="77777777" w:rsidR="006F3923" w:rsidRDefault="006F3923" w:rsidP="006F3923">
      <w:pPr>
        <w:spacing w:line="190" w:lineRule="exact"/>
        <w:jc w:val="center"/>
        <w:rPr>
          <w:rFonts w:cs="Arial"/>
          <w:sz w:val="20"/>
          <w:szCs w:val="20"/>
          <w:lang w:val="nl-BE"/>
        </w:rPr>
      </w:pPr>
    </w:p>
    <w:p w14:paraId="51417288" w14:textId="77777777" w:rsidR="006F3923" w:rsidRDefault="006B6E72" w:rsidP="006F3923">
      <w:pPr>
        <w:jc w:val="center"/>
        <w:rPr>
          <w:lang w:val="nl-BE"/>
        </w:rPr>
      </w:pPr>
      <w:r w:rsidRPr="006B6E72">
        <w:rPr>
          <w:lang w:val="nl-BE"/>
        </w:rPr>
        <w:object w:dxaOrig="4431" w:dyaOrig="4429" w14:anchorId="2A525510">
          <v:shape id="_x0000_i1177" type="#_x0000_t75" style="width:149pt;height:150.1pt" o:ole="">
            <v:imagedata r:id="rId325" o:title=""/>
          </v:shape>
          <o:OLEObject Type="Embed" ProgID="CorelDRAW.Graphic.12" ShapeID="_x0000_i1177" DrawAspect="Content" ObjectID="_1587467570" r:id="rId326"/>
        </w:object>
      </w:r>
    </w:p>
    <w:p w14:paraId="56D3BEA5" w14:textId="77777777" w:rsidR="0007505A" w:rsidRDefault="0007505A" w:rsidP="006F3923">
      <w:pPr>
        <w:jc w:val="center"/>
        <w:rPr>
          <w:rFonts w:cs="Arial"/>
          <w:sz w:val="20"/>
          <w:szCs w:val="20"/>
          <w:lang w:val="nl-BE"/>
        </w:rPr>
      </w:pPr>
    </w:p>
    <w:p w14:paraId="1445A7B8" w14:textId="77777777" w:rsidR="006F3923" w:rsidRDefault="006F3923" w:rsidP="006F3923">
      <w:pPr>
        <w:jc w:val="both"/>
        <w:rPr>
          <w:rFonts w:cs="Arial"/>
          <w:sz w:val="20"/>
          <w:szCs w:val="20"/>
          <w:lang w:val="nl-BE"/>
        </w:rPr>
      </w:pPr>
      <w:r>
        <w:rPr>
          <w:rFonts w:cs="Arial"/>
          <w:b/>
          <w:lang w:val="nl-BE"/>
        </w:rPr>
        <w:t>+</w:t>
      </w:r>
      <w:r>
        <w:rPr>
          <w:rFonts w:cs="Arial"/>
          <w:sz w:val="20"/>
          <w:szCs w:val="20"/>
          <w:lang w:val="nl-BE"/>
        </w:rPr>
        <w:t xml:space="preserve">                              0320.11 h6e5</w:t>
      </w:r>
    </w:p>
    <w:p w14:paraId="4F400746" w14:textId="77777777" w:rsidR="006F3923" w:rsidRDefault="006F3923" w:rsidP="006F3923">
      <w:pPr>
        <w:jc w:val="both"/>
        <w:rPr>
          <w:rFonts w:cs="Arial"/>
          <w:sz w:val="20"/>
          <w:szCs w:val="20"/>
          <w:lang w:val="nl-BE"/>
        </w:rPr>
      </w:pPr>
    </w:p>
    <w:p w14:paraId="6663E291" w14:textId="77777777" w:rsidR="006F3923" w:rsidRDefault="006F3923" w:rsidP="006F3923">
      <w:pPr>
        <w:jc w:val="both"/>
        <w:rPr>
          <w:rFonts w:cs="Arial"/>
          <w:sz w:val="20"/>
          <w:szCs w:val="20"/>
          <w:lang w:val="nl-BE"/>
        </w:rPr>
      </w:pPr>
      <w:r>
        <w:rPr>
          <w:rFonts w:cs="Arial"/>
          <w:sz w:val="20"/>
          <w:szCs w:val="20"/>
          <w:lang w:val="nl-BE"/>
        </w:rPr>
        <w:t xml:space="preserve">In dit miniatuurtje moet wit op zijn hoede zijn voor een matval. </w:t>
      </w:r>
    </w:p>
    <w:p w14:paraId="20F7C239" w14:textId="77777777" w:rsidR="006F3923" w:rsidRDefault="006F3923" w:rsidP="006F3923">
      <w:pPr>
        <w:jc w:val="both"/>
        <w:rPr>
          <w:rFonts w:cs="Arial"/>
          <w:b/>
          <w:sz w:val="20"/>
          <w:szCs w:val="20"/>
          <w:lang w:val="nl-BE"/>
        </w:rPr>
      </w:pPr>
      <w:r>
        <w:rPr>
          <w:rFonts w:cs="Arial"/>
          <w:b/>
          <w:sz w:val="20"/>
          <w:szCs w:val="20"/>
          <w:lang w:val="nl-BE"/>
        </w:rPr>
        <w:tab/>
        <w:t xml:space="preserve">1.e7 </w:t>
      </w:r>
      <w:r>
        <w:rPr>
          <w:rFonts w:cs="Arial"/>
          <w:b/>
          <w:sz w:val="20"/>
          <w:szCs w:val="20"/>
          <w:lang w:val="nl-BE"/>
        </w:rPr>
        <w:tab/>
      </w:r>
      <w:r>
        <w:rPr>
          <w:rFonts w:cs="Arial"/>
          <w:b/>
          <w:sz w:val="20"/>
          <w:szCs w:val="20"/>
          <w:lang w:val="nl-BE"/>
        </w:rPr>
        <w:tab/>
        <w:t xml:space="preserve">Kf6 </w:t>
      </w:r>
    </w:p>
    <w:p w14:paraId="5BE2CD9C" w14:textId="77777777" w:rsidR="006F3923" w:rsidRDefault="006F3923" w:rsidP="006F3923">
      <w:pPr>
        <w:jc w:val="both"/>
        <w:rPr>
          <w:rFonts w:cs="Arial"/>
          <w:sz w:val="20"/>
          <w:szCs w:val="20"/>
          <w:lang w:val="nl-BE"/>
        </w:rPr>
      </w:pPr>
      <w:r>
        <w:rPr>
          <w:rFonts w:cs="Arial"/>
          <w:sz w:val="20"/>
          <w:szCs w:val="20"/>
          <w:lang w:val="nl-BE"/>
        </w:rPr>
        <w:t>Dreigt mat, en fout is:</w:t>
      </w:r>
    </w:p>
    <w:p w14:paraId="26F6CFC3" w14:textId="77777777" w:rsidR="006F3923" w:rsidRDefault="006F3923" w:rsidP="0038155E">
      <w:pPr>
        <w:numPr>
          <w:ilvl w:val="0"/>
          <w:numId w:val="67"/>
        </w:numPr>
        <w:jc w:val="both"/>
        <w:rPr>
          <w:rFonts w:cs="Arial"/>
          <w:sz w:val="20"/>
          <w:szCs w:val="20"/>
          <w:lang w:val="nl-BE"/>
        </w:rPr>
      </w:pPr>
      <w:r>
        <w:rPr>
          <w:rFonts w:cs="Arial"/>
          <w:sz w:val="20"/>
          <w:szCs w:val="20"/>
          <w:lang w:val="nl-BE"/>
        </w:rPr>
        <w:t>1…Txh4+</w:t>
      </w:r>
      <w:r w:rsidR="00BC4C63">
        <w:rPr>
          <w:rFonts w:cs="Arial"/>
          <w:sz w:val="20"/>
          <w:szCs w:val="20"/>
          <w:lang w:val="nl-BE"/>
        </w:rPr>
        <w:t>?</w:t>
      </w:r>
      <w:r>
        <w:rPr>
          <w:rFonts w:cs="Arial"/>
          <w:sz w:val="20"/>
          <w:szCs w:val="20"/>
          <w:lang w:val="nl-BE"/>
        </w:rPr>
        <w:t xml:space="preserve"> 2.Kg7, of</w:t>
      </w:r>
    </w:p>
    <w:p w14:paraId="658D2981" w14:textId="77777777" w:rsidR="006F3923" w:rsidRDefault="006F3923" w:rsidP="0038155E">
      <w:pPr>
        <w:numPr>
          <w:ilvl w:val="0"/>
          <w:numId w:val="67"/>
        </w:numPr>
        <w:jc w:val="both"/>
        <w:rPr>
          <w:rFonts w:cs="Arial"/>
          <w:sz w:val="20"/>
          <w:szCs w:val="20"/>
          <w:lang w:val="nl-BE"/>
        </w:rPr>
      </w:pPr>
      <w:r>
        <w:rPr>
          <w:rFonts w:cs="Arial"/>
          <w:sz w:val="20"/>
          <w:szCs w:val="20"/>
          <w:lang w:val="nl-BE"/>
        </w:rPr>
        <w:t>1...Tb6+</w:t>
      </w:r>
      <w:r w:rsidR="00BC4C63">
        <w:rPr>
          <w:rFonts w:cs="Arial"/>
          <w:sz w:val="20"/>
          <w:szCs w:val="20"/>
          <w:lang w:val="nl-BE"/>
        </w:rPr>
        <w:t>?</w:t>
      </w:r>
      <w:r>
        <w:rPr>
          <w:rFonts w:cs="Arial"/>
          <w:sz w:val="20"/>
          <w:szCs w:val="20"/>
          <w:lang w:val="nl-BE"/>
        </w:rPr>
        <w:t xml:space="preserve"> 2.Kg7 Te6 3.Lxg5</w:t>
      </w:r>
      <w:r>
        <w:rPr>
          <w:rFonts w:cs="Arial"/>
          <w:i/>
          <w:sz w:val="20"/>
          <w:szCs w:val="20"/>
          <w:lang w:val="nl-BE"/>
        </w:rPr>
        <w:t xml:space="preserve"> </w:t>
      </w:r>
      <w:r w:rsidR="003616AB">
        <w:rPr>
          <w:rFonts w:cs="Arial"/>
          <w:sz w:val="20"/>
          <w:szCs w:val="20"/>
          <w:lang w:val="nl-BE"/>
        </w:rPr>
        <w:t>Kd6 4.Kf7 Kd7 5.Lc8+ Kxc8 Kxc6</w:t>
      </w:r>
      <w:r>
        <w:rPr>
          <w:rFonts w:cs="Arial"/>
          <w:sz w:val="20"/>
          <w:szCs w:val="20"/>
          <w:lang w:val="nl-BE"/>
        </w:rPr>
        <w:t>. Natuurlijk niet:</w:t>
      </w:r>
    </w:p>
    <w:p w14:paraId="737E2682" w14:textId="77777777" w:rsidR="006F3923" w:rsidRDefault="006F3923" w:rsidP="0038155E">
      <w:pPr>
        <w:numPr>
          <w:ilvl w:val="0"/>
          <w:numId w:val="67"/>
        </w:numPr>
        <w:jc w:val="both"/>
        <w:rPr>
          <w:rFonts w:cs="Arial"/>
          <w:sz w:val="20"/>
          <w:szCs w:val="20"/>
          <w:lang w:val="nl-BE"/>
        </w:rPr>
      </w:pPr>
      <w:r>
        <w:rPr>
          <w:rFonts w:cs="Arial"/>
          <w:sz w:val="20"/>
          <w:szCs w:val="20"/>
          <w:lang w:val="nl-BE"/>
        </w:rPr>
        <w:t>Tb8</w:t>
      </w:r>
      <w:r w:rsidR="00BC4C63">
        <w:rPr>
          <w:rFonts w:cs="Arial"/>
          <w:sz w:val="20"/>
          <w:szCs w:val="20"/>
          <w:lang w:val="nl-BE"/>
        </w:rPr>
        <w:t>?</w:t>
      </w:r>
      <w:r>
        <w:rPr>
          <w:rFonts w:cs="Arial"/>
          <w:sz w:val="20"/>
          <w:szCs w:val="20"/>
          <w:lang w:val="nl-BE"/>
        </w:rPr>
        <w:t xml:space="preserve"> 2.Lg3+ en 3.Lxb8. </w:t>
      </w:r>
    </w:p>
    <w:p w14:paraId="4998319A" w14:textId="77777777" w:rsidR="006F3923" w:rsidRDefault="006F3923" w:rsidP="006F3923">
      <w:pPr>
        <w:jc w:val="both"/>
        <w:rPr>
          <w:rFonts w:cs="Arial"/>
          <w:b/>
          <w:sz w:val="20"/>
          <w:szCs w:val="20"/>
          <w:lang w:val="nl-BE"/>
        </w:rPr>
      </w:pPr>
      <w:r>
        <w:rPr>
          <w:rFonts w:cs="Arial"/>
          <w:b/>
          <w:sz w:val="20"/>
          <w:szCs w:val="20"/>
          <w:lang w:val="nl-BE"/>
        </w:rPr>
        <w:tab/>
        <w:t xml:space="preserve">2.Lxg5+ </w:t>
      </w:r>
    </w:p>
    <w:p w14:paraId="6EB3BBD5" w14:textId="77777777" w:rsidR="006F3923" w:rsidRPr="00BC4C63" w:rsidRDefault="00CE6DBA" w:rsidP="0038155E">
      <w:pPr>
        <w:numPr>
          <w:ilvl w:val="0"/>
          <w:numId w:val="68"/>
        </w:numPr>
        <w:jc w:val="both"/>
        <w:rPr>
          <w:rFonts w:cs="Arial"/>
          <w:sz w:val="20"/>
          <w:szCs w:val="20"/>
          <w:lang w:val="nl-BE"/>
        </w:rPr>
      </w:pPr>
      <w:r w:rsidRPr="00BC4C63">
        <w:rPr>
          <w:rFonts w:cs="Arial"/>
          <w:sz w:val="20"/>
          <w:szCs w:val="20"/>
          <w:lang w:val="nl-BE"/>
        </w:rPr>
        <w:t>2.e8D? Txh4+ 3.Dh5 Txh5+</w:t>
      </w:r>
      <w:r w:rsidR="006F3923" w:rsidRPr="00BC4C63">
        <w:rPr>
          <w:rFonts w:cs="Arial"/>
          <w:sz w:val="20"/>
          <w:szCs w:val="20"/>
          <w:lang w:val="nl-BE"/>
        </w:rPr>
        <w:t xml:space="preserve"> of</w:t>
      </w:r>
    </w:p>
    <w:p w14:paraId="0039C0E3" w14:textId="77777777" w:rsidR="006F3923" w:rsidRDefault="006F3923" w:rsidP="0038155E">
      <w:pPr>
        <w:numPr>
          <w:ilvl w:val="0"/>
          <w:numId w:val="68"/>
        </w:numPr>
        <w:jc w:val="both"/>
        <w:rPr>
          <w:rFonts w:cs="Arial"/>
          <w:sz w:val="20"/>
          <w:szCs w:val="20"/>
          <w:lang w:val="nl-BE"/>
        </w:rPr>
      </w:pPr>
      <w:r>
        <w:rPr>
          <w:rFonts w:cs="Arial"/>
          <w:sz w:val="20"/>
          <w:szCs w:val="20"/>
          <w:lang w:val="nl-BE"/>
        </w:rPr>
        <w:t>2.e8P+? Ke7 3.Lxg5+ Kxe8 zijn onvoldoende.</w:t>
      </w:r>
    </w:p>
    <w:p w14:paraId="42A96429" w14:textId="77777777" w:rsidR="006F3923" w:rsidRDefault="006F3923" w:rsidP="006F3923">
      <w:pPr>
        <w:jc w:val="both"/>
        <w:rPr>
          <w:rFonts w:cs="Arial"/>
          <w:sz w:val="20"/>
          <w:szCs w:val="20"/>
          <w:lang w:val="nl-BE"/>
        </w:rPr>
      </w:pPr>
      <w:r>
        <w:rPr>
          <w:rFonts w:cs="Arial"/>
          <w:sz w:val="20"/>
          <w:szCs w:val="20"/>
          <w:lang w:val="nl-BE"/>
        </w:rPr>
        <w:tab/>
      </w:r>
      <w:r>
        <w:rPr>
          <w:rFonts w:cs="Arial"/>
          <w:b/>
          <w:sz w:val="20"/>
          <w:szCs w:val="20"/>
          <w:lang w:val="nl-BE"/>
        </w:rPr>
        <w:t>2…</w:t>
      </w:r>
      <w:r>
        <w:rPr>
          <w:rFonts w:cs="Arial"/>
          <w:b/>
          <w:sz w:val="20"/>
          <w:szCs w:val="20"/>
          <w:lang w:val="nl-BE"/>
        </w:rPr>
        <w:tab/>
      </w:r>
      <w:r>
        <w:rPr>
          <w:rFonts w:cs="Arial"/>
          <w:b/>
          <w:sz w:val="20"/>
          <w:szCs w:val="20"/>
          <w:lang w:val="nl-BE"/>
        </w:rPr>
        <w:tab/>
        <w:t xml:space="preserve">Kf7 </w:t>
      </w:r>
    </w:p>
    <w:p w14:paraId="77744C5D" w14:textId="77777777" w:rsidR="006F3923" w:rsidRDefault="006F3923" w:rsidP="006F3923">
      <w:pPr>
        <w:jc w:val="both"/>
        <w:rPr>
          <w:rFonts w:cs="Arial"/>
          <w:b/>
          <w:sz w:val="20"/>
          <w:szCs w:val="20"/>
          <w:lang w:val="nl-BE"/>
        </w:rPr>
      </w:pPr>
      <w:r>
        <w:rPr>
          <w:rFonts w:cs="Arial"/>
          <w:b/>
          <w:sz w:val="20"/>
          <w:szCs w:val="20"/>
          <w:lang w:val="nl-BE"/>
        </w:rPr>
        <w:tab/>
        <w:t xml:space="preserve">3.Le2 </w:t>
      </w:r>
    </w:p>
    <w:p w14:paraId="43A28159" w14:textId="77777777" w:rsidR="006F3923" w:rsidRDefault="006F3923" w:rsidP="006F3923">
      <w:pPr>
        <w:jc w:val="both"/>
        <w:rPr>
          <w:rFonts w:cs="Arial"/>
          <w:b/>
          <w:sz w:val="20"/>
          <w:szCs w:val="20"/>
          <w:lang w:val="nl-BE"/>
        </w:rPr>
      </w:pPr>
      <w:r>
        <w:rPr>
          <w:rFonts w:cs="Arial"/>
          <w:sz w:val="20"/>
          <w:szCs w:val="20"/>
          <w:lang w:val="nl-BE"/>
        </w:rPr>
        <w:t xml:space="preserve">3.Ld3? Tb6+ 4.Kh5(h7) Te6 5.Lc4 Ke8 6.Lxe6 en pat. </w:t>
      </w:r>
    </w:p>
    <w:p w14:paraId="4C490D05" w14:textId="77777777" w:rsidR="006F3923" w:rsidRDefault="006F3923" w:rsidP="006F3923">
      <w:pPr>
        <w:ind w:firstLine="708"/>
        <w:jc w:val="both"/>
        <w:rPr>
          <w:rFonts w:cs="Arial"/>
          <w:b/>
          <w:sz w:val="20"/>
          <w:szCs w:val="20"/>
          <w:lang w:val="nl-BE"/>
        </w:rPr>
      </w:pPr>
      <w:r>
        <w:rPr>
          <w:rFonts w:cs="Arial"/>
          <w:b/>
          <w:sz w:val="20"/>
          <w:szCs w:val="20"/>
          <w:lang w:val="nl-BE"/>
        </w:rPr>
        <w:t>3…</w:t>
      </w:r>
      <w:r>
        <w:rPr>
          <w:rFonts w:cs="Arial"/>
          <w:b/>
          <w:sz w:val="20"/>
          <w:szCs w:val="20"/>
          <w:lang w:val="nl-BE"/>
        </w:rPr>
        <w:tab/>
      </w:r>
      <w:r>
        <w:rPr>
          <w:rFonts w:cs="Arial"/>
          <w:b/>
          <w:sz w:val="20"/>
          <w:szCs w:val="20"/>
          <w:lang w:val="nl-BE"/>
        </w:rPr>
        <w:tab/>
        <w:t xml:space="preserve">Tb6+ </w:t>
      </w:r>
    </w:p>
    <w:p w14:paraId="298562EB" w14:textId="77777777" w:rsidR="006F3923" w:rsidRDefault="006F3923" w:rsidP="006F3923">
      <w:pPr>
        <w:jc w:val="both"/>
        <w:rPr>
          <w:rFonts w:cs="Arial"/>
          <w:sz w:val="20"/>
          <w:szCs w:val="20"/>
          <w:lang w:val="nl-BE"/>
        </w:rPr>
      </w:pPr>
    </w:p>
    <w:p w14:paraId="7D308CA3" w14:textId="77777777" w:rsidR="006F3923" w:rsidRDefault="006F3923" w:rsidP="006F3923">
      <w:pPr>
        <w:jc w:val="both"/>
        <w:rPr>
          <w:rFonts w:cs="Arial"/>
          <w:sz w:val="20"/>
          <w:szCs w:val="20"/>
          <w:lang w:val="nl-BE"/>
        </w:rPr>
      </w:pPr>
    </w:p>
    <w:p w14:paraId="4A903D0E" w14:textId="77777777" w:rsidR="006F3923" w:rsidRDefault="006F3923" w:rsidP="006F3923">
      <w:pPr>
        <w:jc w:val="both"/>
        <w:rPr>
          <w:rFonts w:cs="Arial"/>
          <w:sz w:val="20"/>
          <w:szCs w:val="20"/>
          <w:lang w:val="nl-BE"/>
        </w:rPr>
      </w:pPr>
    </w:p>
    <w:p w14:paraId="1A831509" w14:textId="77777777" w:rsidR="00F63854" w:rsidRDefault="00F63854" w:rsidP="006F3923">
      <w:pPr>
        <w:jc w:val="both"/>
        <w:rPr>
          <w:rFonts w:cs="Arial"/>
          <w:sz w:val="20"/>
          <w:szCs w:val="20"/>
          <w:lang w:val="nl-BE"/>
        </w:rPr>
      </w:pPr>
    </w:p>
    <w:p w14:paraId="31CAB0AB" w14:textId="77777777" w:rsidR="00A83458" w:rsidRDefault="00A83458" w:rsidP="006F3923">
      <w:pPr>
        <w:jc w:val="both"/>
        <w:rPr>
          <w:rFonts w:cs="Arial"/>
          <w:sz w:val="20"/>
          <w:szCs w:val="20"/>
          <w:lang w:val="nl-BE"/>
        </w:rPr>
      </w:pPr>
    </w:p>
    <w:p w14:paraId="47E86504" w14:textId="77777777" w:rsidR="00A83458" w:rsidRDefault="00A83458" w:rsidP="006F3923">
      <w:pPr>
        <w:jc w:val="both"/>
        <w:rPr>
          <w:rFonts w:cs="Arial"/>
          <w:sz w:val="20"/>
          <w:szCs w:val="20"/>
          <w:lang w:val="nl-BE"/>
        </w:rPr>
      </w:pPr>
    </w:p>
    <w:p w14:paraId="39781C93" w14:textId="77777777" w:rsidR="00A83458" w:rsidRDefault="00A83458" w:rsidP="006F3923">
      <w:pPr>
        <w:jc w:val="both"/>
        <w:rPr>
          <w:rFonts w:cs="Arial"/>
          <w:sz w:val="20"/>
          <w:szCs w:val="20"/>
          <w:lang w:val="nl-BE"/>
        </w:rPr>
      </w:pPr>
    </w:p>
    <w:p w14:paraId="4FED103D" w14:textId="77777777" w:rsidR="006F3923" w:rsidRDefault="006F3923" w:rsidP="006F3923">
      <w:pPr>
        <w:jc w:val="both"/>
        <w:rPr>
          <w:rFonts w:cs="Arial"/>
          <w:sz w:val="20"/>
          <w:szCs w:val="20"/>
          <w:lang w:val="nl-BE"/>
        </w:rPr>
      </w:pPr>
    </w:p>
    <w:p w14:paraId="5494D005" w14:textId="77777777" w:rsidR="006F3923" w:rsidRDefault="006F3923" w:rsidP="006F3923">
      <w:pPr>
        <w:jc w:val="both"/>
        <w:rPr>
          <w:rFonts w:cs="Arial"/>
          <w:sz w:val="20"/>
          <w:szCs w:val="20"/>
          <w:lang w:val="nl-BE"/>
        </w:rPr>
      </w:pPr>
      <w:r>
        <w:rPr>
          <w:rFonts w:cs="Arial"/>
          <w:sz w:val="20"/>
          <w:szCs w:val="20"/>
          <w:lang w:val="nl-BE"/>
        </w:rPr>
        <w:t>Niet:</w:t>
      </w:r>
    </w:p>
    <w:p w14:paraId="6BFD442D" w14:textId="77777777" w:rsidR="006F3923" w:rsidRDefault="006F3923" w:rsidP="0038155E">
      <w:pPr>
        <w:numPr>
          <w:ilvl w:val="0"/>
          <w:numId w:val="69"/>
        </w:numPr>
        <w:jc w:val="both"/>
        <w:rPr>
          <w:rFonts w:cs="Arial"/>
          <w:sz w:val="20"/>
          <w:szCs w:val="20"/>
          <w:lang w:val="nl-BE"/>
        </w:rPr>
      </w:pPr>
      <w:r>
        <w:rPr>
          <w:rFonts w:cs="Arial"/>
          <w:sz w:val="20"/>
          <w:szCs w:val="20"/>
          <w:lang w:val="nl-BE"/>
        </w:rPr>
        <w:t>3…Te4</w:t>
      </w:r>
      <w:r w:rsidR="00BC4C63">
        <w:rPr>
          <w:rFonts w:cs="Arial"/>
          <w:sz w:val="20"/>
          <w:szCs w:val="20"/>
          <w:lang w:val="nl-BE"/>
        </w:rPr>
        <w:t>?</w:t>
      </w:r>
      <w:r>
        <w:rPr>
          <w:rFonts w:cs="Arial"/>
          <w:sz w:val="20"/>
          <w:szCs w:val="20"/>
          <w:lang w:val="nl-BE"/>
        </w:rPr>
        <w:t xml:space="preserve"> 4.Lh5+ Kg8 5.e8D</w:t>
      </w:r>
      <w:r w:rsidR="004A0358">
        <w:rPr>
          <w:rFonts w:cs="Arial"/>
          <w:sz w:val="20"/>
          <w:szCs w:val="20"/>
          <w:lang w:val="nl-BE"/>
        </w:rPr>
        <w:t>+</w:t>
      </w:r>
      <w:r>
        <w:rPr>
          <w:rFonts w:cs="Arial"/>
          <w:sz w:val="20"/>
          <w:szCs w:val="20"/>
          <w:lang w:val="nl-BE"/>
        </w:rPr>
        <w:t xml:space="preserve"> Txe8 6.Lxe8 en net geen pat. En ook niet:</w:t>
      </w:r>
    </w:p>
    <w:p w14:paraId="6E2D75EB" w14:textId="77777777" w:rsidR="006F3923" w:rsidRDefault="006F3923" w:rsidP="0038155E">
      <w:pPr>
        <w:numPr>
          <w:ilvl w:val="0"/>
          <w:numId w:val="69"/>
        </w:numPr>
        <w:jc w:val="both"/>
        <w:rPr>
          <w:rFonts w:cs="Arial"/>
          <w:sz w:val="20"/>
          <w:szCs w:val="20"/>
          <w:lang w:val="nl-BE"/>
        </w:rPr>
      </w:pPr>
      <w:r>
        <w:rPr>
          <w:rFonts w:cs="Arial"/>
          <w:sz w:val="20"/>
          <w:szCs w:val="20"/>
          <w:lang w:val="nl-BE"/>
        </w:rPr>
        <w:t>3…Tb8</w:t>
      </w:r>
      <w:r w:rsidR="00BC4C63">
        <w:rPr>
          <w:rFonts w:cs="Arial"/>
          <w:sz w:val="20"/>
          <w:szCs w:val="20"/>
          <w:lang w:val="nl-BE"/>
        </w:rPr>
        <w:t>?</w:t>
      </w:r>
      <w:r>
        <w:rPr>
          <w:rFonts w:cs="Arial"/>
          <w:sz w:val="20"/>
          <w:szCs w:val="20"/>
          <w:lang w:val="nl-BE"/>
        </w:rPr>
        <w:t xml:space="preserve"> 4.Lh5+ K~ 5.e8D</w:t>
      </w:r>
      <w:r w:rsidR="004A0358">
        <w:rPr>
          <w:rFonts w:cs="Arial"/>
          <w:sz w:val="20"/>
          <w:szCs w:val="20"/>
          <w:lang w:val="nl-BE"/>
        </w:rPr>
        <w:t>+ Txf</w:t>
      </w:r>
      <w:r>
        <w:rPr>
          <w:rFonts w:cs="Arial"/>
          <w:sz w:val="20"/>
          <w:szCs w:val="20"/>
          <w:lang w:val="nl-BE"/>
        </w:rPr>
        <w:t xml:space="preserve">8 6.Lxe8;. </w:t>
      </w:r>
    </w:p>
    <w:p w14:paraId="6111B713" w14:textId="77777777" w:rsidR="006F3923" w:rsidRDefault="006F3923" w:rsidP="006F3923">
      <w:pPr>
        <w:jc w:val="both"/>
        <w:rPr>
          <w:rFonts w:cs="Arial"/>
          <w:b/>
          <w:sz w:val="20"/>
          <w:szCs w:val="20"/>
          <w:lang w:val="nl-BE"/>
        </w:rPr>
      </w:pPr>
      <w:r>
        <w:rPr>
          <w:rFonts w:cs="Arial"/>
          <w:b/>
          <w:sz w:val="20"/>
          <w:szCs w:val="20"/>
          <w:lang w:val="nl-BE"/>
        </w:rPr>
        <w:tab/>
        <w:t xml:space="preserve">4.Kh7 </w:t>
      </w:r>
    </w:p>
    <w:p w14:paraId="7FA933BB" w14:textId="77777777" w:rsidR="006F3923" w:rsidRDefault="006F3923" w:rsidP="006F3923">
      <w:pPr>
        <w:jc w:val="both"/>
        <w:rPr>
          <w:rFonts w:cs="Arial"/>
          <w:sz w:val="20"/>
          <w:szCs w:val="20"/>
          <w:lang w:val="nl-BE"/>
        </w:rPr>
      </w:pPr>
      <w:r>
        <w:rPr>
          <w:rFonts w:cs="Arial"/>
          <w:sz w:val="20"/>
          <w:szCs w:val="20"/>
          <w:lang w:val="nl-BE"/>
        </w:rPr>
        <w:t xml:space="preserve">4.Kh5? Te6 5.Lc4 Ke8 6.Lxe6, en opnieuw pat. </w:t>
      </w:r>
    </w:p>
    <w:p w14:paraId="1932995A" w14:textId="77777777" w:rsidR="004A0358" w:rsidRDefault="006F3923" w:rsidP="006F3923">
      <w:pPr>
        <w:jc w:val="both"/>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 xml:space="preserve">Tb7 </w:t>
      </w:r>
    </w:p>
    <w:p w14:paraId="4531D475" w14:textId="77777777" w:rsidR="004A0358" w:rsidRPr="004A0358" w:rsidRDefault="004A0358" w:rsidP="006F3923">
      <w:pPr>
        <w:jc w:val="both"/>
        <w:rPr>
          <w:rFonts w:cs="Arial"/>
          <w:sz w:val="20"/>
          <w:szCs w:val="20"/>
          <w:lang w:val="nl-BE"/>
        </w:rPr>
      </w:pPr>
      <w:r>
        <w:rPr>
          <w:rFonts w:cs="Arial"/>
          <w:sz w:val="20"/>
          <w:szCs w:val="20"/>
          <w:lang w:val="nl-BE"/>
        </w:rPr>
        <w:t>4…Te6</w:t>
      </w:r>
      <w:r w:rsidR="00BC4C63">
        <w:rPr>
          <w:rFonts w:cs="Arial"/>
          <w:sz w:val="20"/>
          <w:szCs w:val="20"/>
          <w:lang w:val="nl-BE"/>
        </w:rPr>
        <w:t>?</w:t>
      </w:r>
      <w:r w:rsidR="00D64660">
        <w:rPr>
          <w:rFonts w:cs="Arial"/>
          <w:sz w:val="20"/>
          <w:szCs w:val="20"/>
          <w:lang w:val="nl-BE"/>
        </w:rPr>
        <w:t xml:space="preserve"> 5.Lh5+ Tg6 6.Lxg6+ enzov</w:t>
      </w:r>
      <w:r>
        <w:rPr>
          <w:rFonts w:cs="Arial"/>
          <w:sz w:val="20"/>
          <w:szCs w:val="20"/>
          <w:lang w:val="nl-BE"/>
        </w:rPr>
        <w:t>oort.</w:t>
      </w:r>
    </w:p>
    <w:p w14:paraId="23B06047" w14:textId="77777777" w:rsidR="006F3923" w:rsidRDefault="006F3923" w:rsidP="006F3923">
      <w:pPr>
        <w:jc w:val="both"/>
        <w:rPr>
          <w:rFonts w:cs="Arial"/>
          <w:b/>
          <w:sz w:val="20"/>
          <w:szCs w:val="20"/>
          <w:lang w:val="nl-BE"/>
        </w:rPr>
      </w:pPr>
      <w:r>
        <w:rPr>
          <w:rFonts w:cs="Arial"/>
          <w:b/>
          <w:sz w:val="20"/>
          <w:szCs w:val="20"/>
          <w:lang w:val="nl-BE"/>
        </w:rPr>
        <w:tab/>
        <w:t xml:space="preserve">5.Lc4+ </w:t>
      </w:r>
    </w:p>
    <w:p w14:paraId="406A3A1E" w14:textId="77777777" w:rsidR="006F3923" w:rsidRDefault="006F3923" w:rsidP="006F3923">
      <w:pPr>
        <w:jc w:val="both"/>
        <w:rPr>
          <w:rFonts w:cs="Arial"/>
          <w:sz w:val="20"/>
          <w:szCs w:val="20"/>
          <w:lang w:val="nl-BE"/>
        </w:rPr>
      </w:pPr>
      <w:r>
        <w:rPr>
          <w:rFonts w:cs="Arial"/>
          <w:sz w:val="20"/>
          <w:szCs w:val="20"/>
          <w:lang w:val="nl-BE"/>
        </w:rPr>
        <w:t>Maar niet 5.Lh5+</w:t>
      </w:r>
      <w:r w:rsidR="00BC4C63">
        <w:rPr>
          <w:rFonts w:cs="Arial"/>
          <w:sz w:val="20"/>
          <w:szCs w:val="20"/>
          <w:lang w:val="nl-BE"/>
        </w:rPr>
        <w:t>?</w:t>
      </w:r>
      <w:r>
        <w:rPr>
          <w:rFonts w:cs="Arial"/>
          <w:sz w:val="20"/>
          <w:szCs w:val="20"/>
          <w:lang w:val="nl-BE"/>
        </w:rPr>
        <w:t xml:space="preserve"> Ke6 en de e-pion is gepend en gaat verloren. </w:t>
      </w:r>
    </w:p>
    <w:p w14:paraId="46445ED3" w14:textId="77777777" w:rsidR="006F3923" w:rsidRDefault="006F3923" w:rsidP="006F3923">
      <w:pPr>
        <w:jc w:val="both"/>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 xml:space="preserve">Ke8 </w:t>
      </w:r>
    </w:p>
    <w:p w14:paraId="47F69AE5" w14:textId="77777777" w:rsidR="00CE6DBA" w:rsidRDefault="006F3923" w:rsidP="006F3923">
      <w:pPr>
        <w:jc w:val="both"/>
        <w:rPr>
          <w:rFonts w:cs="Arial"/>
          <w:sz w:val="20"/>
          <w:szCs w:val="20"/>
          <w:lang w:val="nl-BE"/>
        </w:rPr>
      </w:pPr>
      <w:r>
        <w:rPr>
          <w:rFonts w:cs="Arial"/>
          <w:b/>
          <w:sz w:val="20"/>
          <w:szCs w:val="20"/>
          <w:lang w:val="nl-BE"/>
        </w:rPr>
        <w:tab/>
        <w:t xml:space="preserve">6.Kg8 </w:t>
      </w:r>
      <w:r>
        <w:rPr>
          <w:rFonts w:cs="Arial"/>
          <w:b/>
          <w:sz w:val="20"/>
          <w:szCs w:val="20"/>
          <w:lang w:val="nl-BE"/>
        </w:rPr>
        <w:tab/>
      </w:r>
      <w:r>
        <w:rPr>
          <w:rFonts w:cs="Arial"/>
          <w:b/>
          <w:sz w:val="20"/>
          <w:szCs w:val="20"/>
          <w:lang w:val="nl-BE"/>
        </w:rPr>
        <w:tab/>
        <w:t xml:space="preserve">Txe7 </w:t>
      </w:r>
      <w:r>
        <w:rPr>
          <w:rFonts w:cs="Arial"/>
          <w:sz w:val="20"/>
          <w:szCs w:val="20"/>
          <w:lang w:val="nl-BE"/>
        </w:rPr>
        <w:t>Hebben is hebben denkt zwart</w:t>
      </w:r>
      <w:r>
        <w:rPr>
          <w:rFonts w:cs="Arial"/>
          <w:i/>
          <w:sz w:val="20"/>
          <w:szCs w:val="20"/>
          <w:lang w:val="nl-BE"/>
        </w:rPr>
        <w:t>,</w:t>
      </w:r>
      <w:r w:rsidR="004A0358">
        <w:rPr>
          <w:rFonts w:cs="Arial"/>
          <w:sz w:val="20"/>
          <w:szCs w:val="20"/>
          <w:lang w:val="nl-BE"/>
        </w:rPr>
        <w:t xml:space="preserve"> want na 6…Tb8</w:t>
      </w:r>
      <w:r w:rsidR="00BC4C63">
        <w:rPr>
          <w:rFonts w:cs="Arial"/>
          <w:sz w:val="20"/>
          <w:szCs w:val="20"/>
          <w:lang w:val="nl-BE"/>
        </w:rPr>
        <w:t>?</w:t>
      </w:r>
      <w:r w:rsidR="00CE6DBA">
        <w:rPr>
          <w:rFonts w:cs="Arial"/>
          <w:sz w:val="20"/>
          <w:szCs w:val="20"/>
          <w:lang w:val="nl-BE"/>
        </w:rPr>
        <w:t xml:space="preserve"> wint wit</w:t>
      </w:r>
      <w:r>
        <w:rPr>
          <w:rFonts w:cs="Arial"/>
          <w:sz w:val="20"/>
          <w:szCs w:val="20"/>
          <w:lang w:val="nl-BE"/>
        </w:rPr>
        <w:t xml:space="preserve"> </w:t>
      </w:r>
      <w:r w:rsidR="00CE6DBA">
        <w:rPr>
          <w:rFonts w:cs="Arial"/>
          <w:sz w:val="20"/>
          <w:szCs w:val="20"/>
          <w:lang w:val="nl-BE"/>
        </w:rPr>
        <w:t xml:space="preserve"> met bii-voorbeeld </w:t>
      </w:r>
      <w:r w:rsidR="004A0358">
        <w:rPr>
          <w:rFonts w:cs="Arial"/>
          <w:sz w:val="20"/>
          <w:szCs w:val="20"/>
          <w:lang w:val="nl-BE"/>
        </w:rPr>
        <w:t xml:space="preserve">7.Lf6 Kd7+ 8.Kf7 Kd6 9.e8D Txe8 10.Kxe8. </w:t>
      </w:r>
    </w:p>
    <w:p w14:paraId="5AA11FA7" w14:textId="77777777" w:rsidR="006F3923" w:rsidRDefault="006F3923" w:rsidP="006F3923">
      <w:pPr>
        <w:jc w:val="both"/>
        <w:rPr>
          <w:rFonts w:cs="Arial"/>
          <w:b/>
          <w:sz w:val="20"/>
          <w:szCs w:val="20"/>
          <w:lang w:val="nl-BE"/>
        </w:rPr>
      </w:pPr>
      <w:r>
        <w:rPr>
          <w:rFonts w:cs="Arial"/>
          <w:sz w:val="20"/>
          <w:szCs w:val="20"/>
          <w:lang w:val="nl-BE"/>
        </w:rPr>
        <w:t>Doch na</w:t>
      </w:r>
      <w:r w:rsidR="00CE6DBA">
        <w:rPr>
          <w:rFonts w:cs="Arial"/>
          <w:sz w:val="20"/>
          <w:szCs w:val="20"/>
          <w:lang w:val="nl-BE"/>
        </w:rPr>
        <w:t xml:space="preserve"> het slaan van de pion volgt:</w:t>
      </w:r>
    </w:p>
    <w:p w14:paraId="7248290D" w14:textId="77777777" w:rsidR="006F3923" w:rsidRPr="009B3532" w:rsidRDefault="006F3923" w:rsidP="006F3923">
      <w:pPr>
        <w:jc w:val="both"/>
        <w:rPr>
          <w:rFonts w:cs="Arial"/>
          <w:b/>
          <w:sz w:val="20"/>
          <w:szCs w:val="20"/>
          <w:lang w:val="nl-BE"/>
        </w:rPr>
      </w:pPr>
      <w:r>
        <w:rPr>
          <w:rFonts w:cs="Arial"/>
          <w:sz w:val="20"/>
          <w:szCs w:val="20"/>
          <w:lang w:val="nl-BE"/>
        </w:rPr>
        <w:t xml:space="preserve"> </w:t>
      </w:r>
      <w:r>
        <w:rPr>
          <w:rFonts w:cs="Arial"/>
          <w:sz w:val="20"/>
          <w:szCs w:val="20"/>
          <w:lang w:val="nl-BE"/>
        </w:rPr>
        <w:tab/>
      </w:r>
      <w:r>
        <w:rPr>
          <w:rFonts w:cs="Arial"/>
          <w:b/>
          <w:sz w:val="20"/>
          <w:szCs w:val="20"/>
          <w:lang w:val="nl-BE"/>
        </w:rPr>
        <w:t xml:space="preserve">7.Lb5+ </w:t>
      </w:r>
      <w:r>
        <w:rPr>
          <w:rFonts w:cs="Arial"/>
          <w:b/>
          <w:sz w:val="20"/>
          <w:szCs w:val="20"/>
          <w:lang w:val="nl-BE"/>
        </w:rPr>
        <w:tab/>
      </w:r>
      <w:r w:rsidR="00CE6DBA">
        <w:rPr>
          <w:rFonts w:cs="Arial"/>
          <w:b/>
          <w:sz w:val="20"/>
          <w:szCs w:val="20"/>
          <w:lang w:val="nl-BE"/>
        </w:rPr>
        <w:t xml:space="preserve">    </w:t>
      </w:r>
      <w:r w:rsidR="00CE6DBA">
        <w:rPr>
          <w:rFonts w:cs="Arial"/>
          <w:b/>
          <w:sz w:val="20"/>
          <w:szCs w:val="20"/>
          <w:lang w:val="nl-BE"/>
        </w:rPr>
        <w:tab/>
        <w:t xml:space="preserve"> Td7</w:t>
      </w:r>
      <w:r>
        <w:rPr>
          <w:rFonts w:cs="Arial"/>
          <w:b/>
          <w:sz w:val="20"/>
          <w:szCs w:val="20"/>
          <w:lang w:val="nl-BE"/>
        </w:rPr>
        <w:tab/>
      </w:r>
      <w:r w:rsidR="00CE6DBA">
        <w:rPr>
          <w:rFonts w:cs="Arial"/>
          <w:sz w:val="20"/>
          <w:szCs w:val="20"/>
          <w:lang w:val="nl-BE"/>
        </w:rPr>
        <w:t xml:space="preserve"> </w:t>
      </w:r>
      <w:r>
        <w:rPr>
          <w:rFonts w:cs="Arial"/>
          <w:sz w:val="20"/>
          <w:szCs w:val="20"/>
          <w:lang w:val="nl-BE"/>
        </w:rPr>
        <w:t>ofwel</w:t>
      </w:r>
      <w:r w:rsidR="00CE6DBA">
        <w:rPr>
          <w:rFonts w:cs="Arial"/>
          <w:sz w:val="20"/>
          <w:szCs w:val="20"/>
          <w:lang w:val="nl-BE"/>
        </w:rPr>
        <w:t>:</w:t>
      </w:r>
      <w:r>
        <w:rPr>
          <w:rFonts w:cs="Arial"/>
          <w:sz w:val="20"/>
          <w:szCs w:val="20"/>
          <w:lang w:val="nl-BE"/>
        </w:rPr>
        <w:t xml:space="preserve"> 7…Kd8</w:t>
      </w:r>
      <w:r w:rsidR="00BC4C63">
        <w:rPr>
          <w:rFonts w:cs="Arial"/>
          <w:sz w:val="20"/>
          <w:szCs w:val="20"/>
          <w:lang w:val="nl-BE"/>
        </w:rPr>
        <w:t>?</w:t>
      </w:r>
      <w:r>
        <w:rPr>
          <w:rFonts w:cs="Arial"/>
          <w:sz w:val="20"/>
          <w:szCs w:val="20"/>
          <w:lang w:val="nl-BE"/>
        </w:rPr>
        <w:t xml:space="preserve"> 8.La4 K~</w:t>
      </w:r>
      <w:r w:rsidR="00BF1F50">
        <w:rPr>
          <w:rFonts w:cs="Arial"/>
          <w:sz w:val="20"/>
          <w:szCs w:val="20"/>
          <w:lang w:val="nl-BE"/>
        </w:rPr>
        <w:t xml:space="preserve"> </w:t>
      </w:r>
      <w:r>
        <w:rPr>
          <w:rFonts w:cs="Arial"/>
          <w:sz w:val="20"/>
          <w:szCs w:val="20"/>
          <w:lang w:val="nl-BE"/>
        </w:rPr>
        <w:t xml:space="preserve"> 9.Lxd7</w:t>
      </w:r>
      <w:r>
        <w:rPr>
          <w:rFonts w:cs="Arial"/>
          <w:b/>
          <w:sz w:val="20"/>
          <w:szCs w:val="20"/>
          <w:lang w:val="nl-BE"/>
        </w:rPr>
        <w:t xml:space="preserve"> </w:t>
      </w:r>
    </w:p>
    <w:p w14:paraId="555BBA54" w14:textId="77777777" w:rsidR="006F3923" w:rsidRDefault="00BF1F50" w:rsidP="006F3923">
      <w:pPr>
        <w:jc w:val="both"/>
        <w:rPr>
          <w:rFonts w:cs="Arial"/>
          <w:sz w:val="20"/>
          <w:szCs w:val="20"/>
          <w:lang w:val="nl-BE"/>
        </w:rPr>
      </w:pPr>
      <w:r>
        <w:rPr>
          <w:rFonts w:cs="Arial"/>
          <w:sz w:val="20"/>
          <w:szCs w:val="20"/>
          <w:lang w:val="nl-BE"/>
        </w:rPr>
        <w:t xml:space="preserve">En nu </w:t>
      </w:r>
      <w:r w:rsidR="006F3923">
        <w:rPr>
          <w:rFonts w:cs="Arial"/>
          <w:sz w:val="20"/>
          <w:szCs w:val="20"/>
          <w:lang w:val="nl-BE"/>
        </w:rPr>
        <w:t>de énige winnende  zet:</w:t>
      </w:r>
    </w:p>
    <w:p w14:paraId="3B0803DB" w14:textId="77777777" w:rsidR="006F3923" w:rsidRDefault="006F3923" w:rsidP="006F3923">
      <w:pPr>
        <w:jc w:val="both"/>
        <w:rPr>
          <w:rFonts w:cs="Arial"/>
          <w:sz w:val="20"/>
          <w:szCs w:val="20"/>
          <w:lang w:val="nl-BE"/>
        </w:rPr>
      </w:pPr>
      <w:r>
        <w:rPr>
          <w:rFonts w:cs="Arial"/>
          <w:sz w:val="20"/>
          <w:szCs w:val="20"/>
          <w:lang w:val="nl-BE"/>
        </w:rPr>
        <w:tab/>
      </w:r>
      <w:r>
        <w:rPr>
          <w:rFonts w:cs="Arial"/>
          <w:b/>
          <w:sz w:val="20"/>
          <w:szCs w:val="20"/>
          <w:lang w:val="nl-BE"/>
        </w:rPr>
        <w:t xml:space="preserve">8.Kh8   </w:t>
      </w:r>
      <w:r>
        <w:rPr>
          <w:rFonts w:cs="Arial"/>
          <w:b/>
          <w:sz w:val="20"/>
          <w:szCs w:val="20"/>
          <w:lang w:val="nl-BE"/>
        </w:rPr>
        <w:tab/>
        <w:t>Kf7</w:t>
      </w:r>
    </w:p>
    <w:p w14:paraId="3D88AC25" w14:textId="77777777" w:rsidR="006F3923" w:rsidRDefault="006F3923" w:rsidP="006F3923">
      <w:pPr>
        <w:jc w:val="both"/>
        <w:rPr>
          <w:rFonts w:cs="Arial"/>
          <w:b/>
          <w:sz w:val="20"/>
          <w:szCs w:val="20"/>
          <w:lang w:val="nl-BE"/>
        </w:rPr>
      </w:pPr>
      <w:r>
        <w:rPr>
          <w:rFonts w:cs="Arial"/>
          <w:b/>
          <w:sz w:val="20"/>
          <w:szCs w:val="20"/>
          <w:lang w:val="nl-BE"/>
        </w:rPr>
        <w:tab/>
        <w:t>9.Lxd7</w:t>
      </w:r>
      <w:r>
        <w:rPr>
          <w:rFonts w:cs="Arial"/>
          <w:b/>
          <w:sz w:val="20"/>
          <w:szCs w:val="20"/>
          <w:lang w:val="nl-BE"/>
        </w:rPr>
        <w:tab/>
      </w:r>
    </w:p>
    <w:p w14:paraId="3F40DB23" w14:textId="77777777" w:rsidR="006F3923" w:rsidRDefault="006F3923" w:rsidP="006F3923">
      <w:pPr>
        <w:jc w:val="both"/>
        <w:rPr>
          <w:rFonts w:cs="Arial"/>
          <w:sz w:val="20"/>
          <w:szCs w:val="20"/>
          <w:lang w:val="nl-BE"/>
        </w:rPr>
      </w:pPr>
      <w:r>
        <w:rPr>
          <w:rFonts w:cs="Arial"/>
          <w:sz w:val="20"/>
          <w:szCs w:val="20"/>
          <w:lang w:val="nl-BE"/>
        </w:rPr>
        <w:t>En wit wint met beide lopers.</w:t>
      </w:r>
    </w:p>
    <w:p w14:paraId="3623A36F" w14:textId="77777777" w:rsidR="00185C9D" w:rsidRDefault="00185C9D" w:rsidP="006F3923">
      <w:pPr>
        <w:jc w:val="both"/>
        <w:rPr>
          <w:rFonts w:cs="Arial"/>
          <w:sz w:val="20"/>
          <w:szCs w:val="20"/>
          <w:lang w:val="nl-BE"/>
        </w:rPr>
      </w:pPr>
    </w:p>
    <w:p w14:paraId="1041AB60" w14:textId="77777777" w:rsidR="00185C9D" w:rsidRPr="00185C9D" w:rsidRDefault="00185C9D" w:rsidP="006F3923">
      <w:pPr>
        <w:jc w:val="both"/>
        <w:rPr>
          <w:rFonts w:cs="Arial"/>
          <w:b/>
          <w:i/>
          <w:sz w:val="20"/>
          <w:szCs w:val="20"/>
          <w:lang w:val="en-GB"/>
        </w:rPr>
      </w:pPr>
      <w:r w:rsidRPr="00B354CB">
        <w:rPr>
          <w:rFonts w:cs="Arial"/>
          <w:sz w:val="20"/>
          <w:szCs w:val="20"/>
          <w:lang w:val="en-GB"/>
        </w:rPr>
        <w:t xml:space="preserve">Roger Missiaen vond het: </w:t>
      </w:r>
      <w:r w:rsidRPr="00B354CB">
        <w:rPr>
          <w:rFonts w:cs="Arial"/>
          <w:i/>
          <w:sz w:val="20"/>
          <w:szCs w:val="20"/>
          <w:lang w:val="en-GB"/>
        </w:rPr>
        <w:t>“The kind of endi</w:t>
      </w:r>
      <w:r w:rsidRPr="00185C9D">
        <w:rPr>
          <w:rFonts w:cs="Arial"/>
          <w:i/>
          <w:sz w:val="20"/>
          <w:szCs w:val="20"/>
          <w:lang w:val="en-GB"/>
        </w:rPr>
        <w:t>ngs you rush to show your fr</w:t>
      </w:r>
      <w:r>
        <w:rPr>
          <w:rFonts w:cs="Arial"/>
          <w:i/>
          <w:sz w:val="20"/>
          <w:szCs w:val="20"/>
          <w:lang w:val="en-GB"/>
        </w:rPr>
        <w:t>iends.”</w:t>
      </w:r>
    </w:p>
    <w:p w14:paraId="42583161" w14:textId="77777777" w:rsidR="006F3923" w:rsidRPr="00185C9D" w:rsidRDefault="006F3923" w:rsidP="006F3923">
      <w:pPr>
        <w:jc w:val="both"/>
        <w:rPr>
          <w:rFonts w:cs="Arial"/>
          <w:sz w:val="20"/>
          <w:szCs w:val="20"/>
          <w:lang w:val="en-GB"/>
        </w:rPr>
      </w:pPr>
    </w:p>
    <w:p w14:paraId="4C6B3639" w14:textId="77777777" w:rsidR="00BF1F50" w:rsidRPr="00EC74FA" w:rsidRDefault="00BF1F50" w:rsidP="00896667">
      <w:pPr>
        <w:pStyle w:val="Plattetekst"/>
        <w:jc w:val="center"/>
        <w:rPr>
          <w:rFonts w:ascii="Arial" w:hAnsi="Arial" w:cs="Arial"/>
          <w:bCs/>
          <w:sz w:val="20"/>
          <w:szCs w:val="20"/>
          <w:lang w:val="en-GB"/>
        </w:rPr>
      </w:pPr>
    </w:p>
    <w:p w14:paraId="480BF655" w14:textId="77777777" w:rsidR="00BF1F50" w:rsidRPr="00EC74FA" w:rsidRDefault="00BF1F50" w:rsidP="00896667">
      <w:pPr>
        <w:pStyle w:val="Plattetekst"/>
        <w:jc w:val="center"/>
        <w:rPr>
          <w:rFonts w:ascii="Arial" w:hAnsi="Arial" w:cs="Arial"/>
          <w:bCs/>
          <w:sz w:val="20"/>
          <w:szCs w:val="20"/>
          <w:lang w:val="en-GB"/>
        </w:rPr>
      </w:pPr>
    </w:p>
    <w:p w14:paraId="0DF5FB9D" w14:textId="77777777" w:rsidR="006F3923" w:rsidRPr="00EF2293" w:rsidRDefault="004F5731" w:rsidP="00896667">
      <w:pPr>
        <w:pStyle w:val="Plattetekst"/>
        <w:jc w:val="center"/>
        <w:rPr>
          <w:rFonts w:ascii="Arial" w:hAnsi="Arial" w:cs="Arial"/>
          <w:bCs/>
          <w:sz w:val="20"/>
          <w:szCs w:val="20"/>
        </w:rPr>
      </w:pPr>
      <w:r>
        <w:rPr>
          <w:rFonts w:ascii="Arial" w:hAnsi="Arial" w:cs="Arial"/>
          <w:bCs/>
          <w:sz w:val="20"/>
          <w:szCs w:val="20"/>
        </w:rPr>
        <w:lastRenderedPageBreak/>
        <w:t>- 16</w:t>
      </w:r>
      <w:r w:rsidR="00A418D3">
        <w:rPr>
          <w:rFonts w:ascii="Arial" w:hAnsi="Arial" w:cs="Arial"/>
          <w:bCs/>
          <w:sz w:val="20"/>
          <w:szCs w:val="20"/>
        </w:rPr>
        <w:t>3</w:t>
      </w:r>
      <w:r w:rsidR="006F3923" w:rsidRPr="00EF2293">
        <w:rPr>
          <w:rFonts w:ascii="Arial" w:hAnsi="Arial" w:cs="Arial"/>
          <w:bCs/>
          <w:sz w:val="20"/>
          <w:szCs w:val="20"/>
        </w:rPr>
        <w:t xml:space="preserve"> -</w:t>
      </w:r>
    </w:p>
    <w:p w14:paraId="30C27C9E" w14:textId="77777777" w:rsidR="006F3923" w:rsidRPr="00EF2293" w:rsidRDefault="006F3923" w:rsidP="006F3923">
      <w:pPr>
        <w:pStyle w:val="Plattetekst"/>
        <w:spacing w:line="190" w:lineRule="exact"/>
        <w:jc w:val="center"/>
        <w:rPr>
          <w:rFonts w:ascii="Arial" w:hAnsi="Arial" w:cs="Arial"/>
          <w:b w:val="0"/>
          <w:bCs/>
          <w:sz w:val="20"/>
          <w:szCs w:val="20"/>
        </w:rPr>
      </w:pPr>
    </w:p>
    <w:p w14:paraId="30339749" w14:textId="77777777" w:rsidR="006F3923" w:rsidRPr="00EF2293" w:rsidRDefault="006F3923" w:rsidP="006F3923">
      <w:pPr>
        <w:pStyle w:val="Plattetekst"/>
        <w:spacing w:line="190" w:lineRule="exact"/>
        <w:jc w:val="center"/>
        <w:rPr>
          <w:rFonts w:ascii="Arial" w:hAnsi="Arial" w:cs="Arial"/>
          <w:b w:val="0"/>
          <w:bCs/>
          <w:sz w:val="20"/>
          <w:szCs w:val="20"/>
        </w:rPr>
      </w:pPr>
      <w:r w:rsidRPr="00EF2293">
        <w:rPr>
          <w:rFonts w:ascii="Arial" w:hAnsi="Arial" w:cs="Arial"/>
          <w:b w:val="0"/>
          <w:bCs/>
          <w:i/>
          <w:sz w:val="20"/>
          <w:szCs w:val="20"/>
        </w:rPr>
        <w:t xml:space="preserve">Postsjakk, </w:t>
      </w:r>
      <w:r w:rsidRPr="00EF2293">
        <w:rPr>
          <w:rFonts w:ascii="Arial" w:hAnsi="Arial" w:cs="Arial"/>
          <w:b w:val="0"/>
          <w:bCs/>
          <w:sz w:val="20"/>
          <w:szCs w:val="20"/>
        </w:rPr>
        <w:t>1986</w:t>
      </w:r>
    </w:p>
    <w:p w14:paraId="463F95D9" w14:textId="77777777" w:rsidR="006F3923" w:rsidRPr="00EF2293" w:rsidRDefault="006F3923" w:rsidP="006F3923">
      <w:pPr>
        <w:pStyle w:val="Plattetekst"/>
        <w:spacing w:line="190" w:lineRule="exact"/>
        <w:jc w:val="center"/>
        <w:rPr>
          <w:rFonts w:ascii="Arial" w:hAnsi="Arial" w:cs="Arial"/>
          <w:b w:val="0"/>
          <w:bCs/>
          <w:sz w:val="20"/>
          <w:szCs w:val="20"/>
        </w:rPr>
      </w:pPr>
      <w:r w:rsidRPr="00EF2293">
        <w:rPr>
          <w:rFonts w:ascii="Arial" w:hAnsi="Arial" w:cs="Arial"/>
          <w:b w:val="0"/>
          <w:bCs/>
          <w:sz w:val="20"/>
          <w:szCs w:val="20"/>
        </w:rPr>
        <w:t>2de Aanbeveling</w:t>
      </w:r>
    </w:p>
    <w:p w14:paraId="106486DE" w14:textId="77777777" w:rsidR="006F3923" w:rsidRPr="00EF2293" w:rsidRDefault="006F3923" w:rsidP="006F3923">
      <w:pPr>
        <w:pStyle w:val="Plattetekst"/>
        <w:spacing w:line="190" w:lineRule="exact"/>
        <w:jc w:val="center"/>
        <w:rPr>
          <w:rFonts w:ascii="Arial" w:hAnsi="Arial" w:cs="Arial"/>
          <w:b w:val="0"/>
          <w:bCs/>
          <w:sz w:val="20"/>
          <w:szCs w:val="20"/>
        </w:rPr>
      </w:pPr>
    </w:p>
    <w:p w14:paraId="7B96AEBD" w14:textId="77777777" w:rsidR="006F3923" w:rsidRDefault="006F3923" w:rsidP="006F3923">
      <w:pPr>
        <w:pStyle w:val="Plattetekst"/>
        <w:jc w:val="center"/>
        <w:rPr>
          <w:rFonts w:ascii="Arial" w:hAnsi="Arial" w:cs="Arial"/>
          <w:b w:val="0"/>
          <w:bCs/>
          <w:sz w:val="20"/>
          <w:szCs w:val="20"/>
        </w:rPr>
      </w:pPr>
      <w:r>
        <w:rPr>
          <w:b w:val="0"/>
          <w:sz w:val="20"/>
          <w:szCs w:val="20"/>
        </w:rPr>
        <w:object w:dxaOrig="4579" w:dyaOrig="4577" w14:anchorId="339605D4">
          <v:shape id="_x0000_i1178" type="#_x0000_t75" style="width:158.95pt;height:159.5pt" o:ole="">
            <v:imagedata r:id="rId327" o:title=""/>
          </v:shape>
          <o:OLEObject Type="Embed" ProgID="CorelDRAW.Graphic.12" ShapeID="_x0000_i1178" DrawAspect="Content" ObjectID="_1587467571" r:id="rId328"/>
        </w:object>
      </w:r>
    </w:p>
    <w:p w14:paraId="5EBA7C6C" w14:textId="77777777" w:rsidR="00FB0CD6" w:rsidRDefault="00FB0CD6" w:rsidP="006F3923">
      <w:pPr>
        <w:pStyle w:val="Plattetekst"/>
        <w:rPr>
          <w:rFonts w:ascii="Arial" w:hAnsi="Arial" w:cs="Arial"/>
          <w:bCs/>
        </w:rPr>
      </w:pPr>
    </w:p>
    <w:p w14:paraId="33442D80" w14:textId="77777777" w:rsidR="006F3923" w:rsidRDefault="006F3923" w:rsidP="006F3923">
      <w:pPr>
        <w:pStyle w:val="Plattetekst"/>
        <w:rPr>
          <w:rFonts w:ascii="Arial" w:hAnsi="Arial" w:cs="Arial"/>
          <w:b w:val="0"/>
          <w:bCs/>
          <w:sz w:val="20"/>
          <w:szCs w:val="20"/>
        </w:rPr>
      </w:pPr>
      <w:r>
        <w:rPr>
          <w:rFonts w:ascii="Arial" w:hAnsi="Arial" w:cs="Arial"/>
          <w:bCs/>
        </w:rPr>
        <w:t xml:space="preserve">+ </w:t>
      </w:r>
      <w:r>
        <w:rPr>
          <w:rFonts w:ascii="Arial" w:hAnsi="Arial" w:cs="Arial"/>
          <w:b w:val="0"/>
          <w:bCs/>
          <w:sz w:val="20"/>
          <w:szCs w:val="20"/>
        </w:rPr>
        <w:t xml:space="preserve">                             0060.21 g4g2  </w:t>
      </w:r>
    </w:p>
    <w:p w14:paraId="5992616A" w14:textId="77777777" w:rsidR="006F3923" w:rsidRDefault="006F3923" w:rsidP="006F3923">
      <w:pPr>
        <w:pStyle w:val="Plattetekst"/>
        <w:rPr>
          <w:rFonts w:ascii="Arial" w:hAnsi="Arial" w:cs="Arial"/>
          <w:b w:val="0"/>
          <w:bCs/>
          <w:sz w:val="20"/>
          <w:szCs w:val="20"/>
        </w:rPr>
      </w:pPr>
    </w:p>
    <w:p w14:paraId="5FAFF825"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Kunnen beide raadsheren de wit-te pionpromotie nog verhinderen? </w:t>
      </w:r>
    </w:p>
    <w:p w14:paraId="7CCF9F12"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1.c7 </w:t>
      </w:r>
      <w:r>
        <w:rPr>
          <w:rFonts w:ascii="Arial" w:hAnsi="Arial" w:cs="Arial"/>
          <w:bCs/>
          <w:sz w:val="20"/>
          <w:szCs w:val="20"/>
        </w:rPr>
        <w:tab/>
      </w:r>
      <w:r>
        <w:rPr>
          <w:rFonts w:ascii="Arial" w:hAnsi="Arial" w:cs="Arial"/>
          <w:bCs/>
          <w:sz w:val="20"/>
          <w:szCs w:val="20"/>
        </w:rPr>
        <w:tab/>
        <w:t xml:space="preserve">Ld1+ </w:t>
      </w:r>
    </w:p>
    <w:p w14:paraId="44166A81"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2.Kh4 </w:t>
      </w:r>
    </w:p>
    <w:p w14:paraId="2B009F2C"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Niet 2.Kf5? Kxh3 3.c8D Lg4+ en 4...Lxc8. </w:t>
      </w:r>
    </w:p>
    <w:p w14:paraId="51E71953" w14:textId="77777777" w:rsidR="006F3923" w:rsidRDefault="006F3923" w:rsidP="006F3923">
      <w:pPr>
        <w:pStyle w:val="Plattetekst"/>
        <w:rPr>
          <w:rFonts w:ascii="Arial" w:hAnsi="Arial" w:cs="Arial"/>
          <w:bCs/>
          <w:sz w:val="20"/>
          <w:szCs w:val="20"/>
        </w:rPr>
      </w:pPr>
      <w:r>
        <w:rPr>
          <w:rFonts w:ascii="Arial" w:hAnsi="Arial" w:cs="Arial"/>
          <w:bCs/>
          <w:sz w:val="20"/>
          <w:szCs w:val="20"/>
        </w:rPr>
        <w:tab/>
        <w:t>2...</w:t>
      </w:r>
      <w:r>
        <w:rPr>
          <w:rFonts w:ascii="Arial" w:hAnsi="Arial" w:cs="Arial"/>
          <w:bCs/>
          <w:sz w:val="20"/>
          <w:szCs w:val="20"/>
        </w:rPr>
        <w:tab/>
      </w:r>
      <w:r>
        <w:rPr>
          <w:rFonts w:ascii="Arial" w:hAnsi="Arial" w:cs="Arial"/>
          <w:bCs/>
          <w:sz w:val="20"/>
          <w:szCs w:val="20"/>
        </w:rPr>
        <w:tab/>
        <w:t xml:space="preserve">Lb4 </w:t>
      </w:r>
    </w:p>
    <w:p w14:paraId="29C363CA" w14:textId="77777777" w:rsidR="003558EC" w:rsidRDefault="006F3923" w:rsidP="006F3923">
      <w:pPr>
        <w:pStyle w:val="Plattetekst"/>
        <w:rPr>
          <w:rFonts w:ascii="Arial" w:hAnsi="Arial" w:cs="Arial"/>
          <w:b w:val="0"/>
          <w:sz w:val="20"/>
          <w:szCs w:val="20"/>
        </w:rPr>
      </w:pPr>
      <w:r>
        <w:rPr>
          <w:rFonts w:ascii="Arial" w:hAnsi="Arial" w:cs="Arial"/>
          <w:b w:val="0"/>
          <w:sz w:val="20"/>
          <w:szCs w:val="20"/>
        </w:rPr>
        <w:t xml:space="preserve">Dreigt schaakmat op 3...Le7+, en 3.c8P? is niet voldoende voor de winst. </w:t>
      </w:r>
    </w:p>
    <w:p w14:paraId="47D7FFAB" w14:textId="77777777" w:rsidR="006F3923" w:rsidRPr="003558EC" w:rsidRDefault="006F3923" w:rsidP="006F3923">
      <w:pPr>
        <w:pStyle w:val="Plattetekst"/>
        <w:rPr>
          <w:rFonts w:ascii="Arial" w:hAnsi="Arial" w:cs="Arial"/>
          <w:b w:val="0"/>
          <w:sz w:val="20"/>
          <w:szCs w:val="20"/>
        </w:rPr>
      </w:pPr>
      <w:r>
        <w:rPr>
          <w:rFonts w:ascii="Arial" w:hAnsi="Arial" w:cs="Arial"/>
          <w:b w:val="0"/>
          <w:sz w:val="20"/>
          <w:szCs w:val="20"/>
        </w:rPr>
        <w:t>Na 2…Lc3</w:t>
      </w:r>
      <w:r w:rsidR="0057707A">
        <w:rPr>
          <w:rFonts w:ascii="Arial" w:hAnsi="Arial" w:cs="Arial"/>
          <w:b w:val="0"/>
          <w:sz w:val="20"/>
          <w:szCs w:val="20"/>
        </w:rPr>
        <w:t>?</w:t>
      </w:r>
      <w:r>
        <w:rPr>
          <w:rFonts w:ascii="Arial" w:hAnsi="Arial" w:cs="Arial"/>
          <w:b w:val="0"/>
          <w:sz w:val="20"/>
          <w:szCs w:val="20"/>
        </w:rPr>
        <w:t xml:space="preserve"> 3.Kg5 Ld2+ 4.Kg6 gaat het verder als in variant B. met 4…Lc2+, enzovoort.</w:t>
      </w:r>
      <w:r>
        <w:rPr>
          <w:rFonts w:ascii="Arial" w:hAnsi="Arial" w:cs="Arial"/>
          <w:b w:val="0"/>
          <w:bCs/>
          <w:sz w:val="20"/>
          <w:szCs w:val="20"/>
        </w:rPr>
        <w:t xml:space="preserve"> </w:t>
      </w:r>
    </w:p>
    <w:p w14:paraId="4478214E"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3.Kg5 </w:t>
      </w:r>
    </w:p>
    <w:p w14:paraId="4FA2938A" w14:textId="77777777" w:rsidR="006F3923" w:rsidRDefault="006F3923" w:rsidP="006F3923">
      <w:pPr>
        <w:pStyle w:val="Plattetekst"/>
        <w:rPr>
          <w:rFonts w:ascii="Arial" w:hAnsi="Arial" w:cs="Arial"/>
          <w:b w:val="0"/>
          <w:sz w:val="20"/>
          <w:szCs w:val="20"/>
        </w:rPr>
      </w:pPr>
      <w:r>
        <w:rPr>
          <w:rFonts w:ascii="Arial" w:hAnsi="Arial" w:cs="Arial"/>
          <w:b w:val="0"/>
          <w:sz w:val="20"/>
          <w:szCs w:val="20"/>
        </w:rPr>
        <w:t>Nu heeft</w:t>
      </w:r>
      <w:r>
        <w:rPr>
          <w:rFonts w:ascii="Arial" w:hAnsi="Arial" w:cs="Arial"/>
          <w:b w:val="0"/>
          <w:bCs/>
          <w:sz w:val="20"/>
          <w:szCs w:val="20"/>
        </w:rPr>
        <w:t xml:space="preserve"> </w:t>
      </w:r>
      <w:r>
        <w:rPr>
          <w:rFonts w:ascii="Arial" w:hAnsi="Arial" w:cs="Arial"/>
          <w:b w:val="0"/>
          <w:sz w:val="20"/>
          <w:szCs w:val="20"/>
        </w:rPr>
        <w:t xml:space="preserve">zwart twee mogelijke voortzettingen: </w:t>
      </w:r>
      <w:r w:rsidR="00E1740F">
        <w:rPr>
          <w:rFonts w:ascii="Arial" w:hAnsi="Arial" w:cs="Arial"/>
          <w:b w:val="0"/>
          <w:sz w:val="20"/>
          <w:szCs w:val="20"/>
        </w:rPr>
        <w:t>3;Le7+ of 3.Ld2+.</w:t>
      </w:r>
    </w:p>
    <w:p w14:paraId="2B02E5AF" w14:textId="77777777" w:rsidR="006F3923" w:rsidRDefault="006F3923" w:rsidP="006F3923">
      <w:pPr>
        <w:pStyle w:val="Plattetekst"/>
        <w:rPr>
          <w:rFonts w:ascii="Arial" w:hAnsi="Arial" w:cs="Arial"/>
          <w:i/>
          <w:sz w:val="20"/>
          <w:szCs w:val="20"/>
        </w:rPr>
      </w:pPr>
    </w:p>
    <w:p w14:paraId="2932282B" w14:textId="77777777" w:rsidR="006F3923" w:rsidRDefault="006F3923" w:rsidP="006F3923">
      <w:pPr>
        <w:pStyle w:val="Plattetekst"/>
        <w:rPr>
          <w:rFonts w:ascii="Arial" w:hAnsi="Arial" w:cs="Arial"/>
          <w:i/>
          <w:sz w:val="20"/>
          <w:szCs w:val="20"/>
        </w:rPr>
      </w:pPr>
    </w:p>
    <w:p w14:paraId="043BB8F1" w14:textId="77777777" w:rsidR="006F3923" w:rsidRDefault="006F3923" w:rsidP="006F3923">
      <w:pPr>
        <w:pStyle w:val="Plattetekst"/>
        <w:rPr>
          <w:rFonts w:ascii="Arial" w:hAnsi="Arial" w:cs="Arial"/>
          <w:i/>
          <w:sz w:val="20"/>
          <w:szCs w:val="20"/>
        </w:rPr>
      </w:pPr>
    </w:p>
    <w:p w14:paraId="02329553" w14:textId="77777777" w:rsidR="006F3923" w:rsidRDefault="006F3923" w:rsidP="006F3923">
      <w:pPr>
        <w:pStyle w:val="Plattetekst"/>
        <w:rPr>
          <w:rFonts w:ascii="Arial" w:hAnsi="Arial" w:cs="Arial"/>
          <w:i/>
          <w:sz w:val="20"/>
          <w:szCs w:val="20"/>
        </w:rPr>
      </w:pPr>
    </w:p>
    <w:p w14:paraId="6997453A" w14:textId="77777777" w:rsidR="006F3923" w:rsidRDefault="006F3923" w:rsidP="006F3923">
      <w:pPr>
        <w:pStyle w:val="Plattetekst"/>
        <w:rPr>
          <w:rFonts w:ascii="Arial" w:hAnsi="Arial" w:cs="Arial"/>
          <w:i/>
          <w:sz w:val="20"/>
          <w:szCs w:val="20"/>
        </w:rPr>
      </w:pPr>
    </w:p>
    <w:p w14:paraId="6B47A520" w14:textId="77777777" w:rsidR="0029047E" w:rsidRDefault="0029047E" w:rsidP="006F3923">
      <w:pPr>
        <w:pStyle w:val="Plattetekst"/>
        <w:rPr>
          <w:rFonts w:ascii="Arial" w:hAnsi="Arial" w:cs="Arial"/>
          <w:i/>
          <w:sz w:val="20"/>
          <w:szCs w:val="20"/>
        </w:rPr>
      </w:pPr>
    </w:p>
    <w:p w14:paraId="3696B26A" w14:textId="77777777" w:rsidR="006C6EEE" w:rsidRDefault="006C6EEE" w:rsidP="006F3923">
      <w:pPr>
        <w:pStyle w:val="Plattetekst"/>
        <w:rPr>
          <w:rFonts w:ascii="Arial" w:hAnsi="Arial" w:cs="Arial"/>
          <w:i/>
          <w:sz w:val="20"/>
          <w:szCs w:val="20"/>
        </w:rPr>
      </w:pPr>
    </w:p>
    <w:p w14:paraId="4E4754AA" w14:textId="77777777" w:rsidR="006C6EEE" w:rsidRDefault="006C6EEE" w:rsidP="006F3923">
      <w:pPr>
        <w:pStyle w:val="Plattetekst"/>
        <w:rPr>
          <w:rFonts w:ascii="Arial" w:hAnsi="Arial" w:cs="Arial"/>
          <w:i/>
          <w:sz w:val="20"/>
          <w:szCs w:val="20"/>
        </w:rPr>
      </w:pPr>
    </w:p>
    <w:p w14:paraId="2187D487" w14:textId="77777777" w:rsidR="006F3923" w:rsidRDefault="006F3923" w:rsidP="006F3923">
      <w:pPr>
        <w:pStyle w:val="Plattetekst"/>
        <w:rPr>
          <w:rFonts w:ascii="Arial" w:hAnsi="Arial" w:cs="Arial"/>
          <w:i/>
          <w:sz w:val="20"/>
          <w:szCs w:val="20"/>
        </w:rPr>
      </w:pPr>
    </w:p>
    <w:p w14:paraId="72F0FF8E" w14:textId="77777777" w:rsidR="006F3923" w:rsidRDefault="006F3923" w:rsidP="006F3923">
      <w:pPr>
        <w:pStyle w:val="Plattetekst"/>
        <w:rPr>
          <w:rFonts w:ascii="Arial" w:hAnsi="Arial" w:cs="Arial"/>
          <w:bCs/>
          <w:sz w:val="20"/>
          <w:szCs w:val="20"/>
        </w:rPr>
      </w:pPr>
      <w:r>
        <w:rPr>
          <w:rFonts w:ascii="Arial" w:hAnsi="Arial" w:cs="Arial"/>
          <w:i/>
          <w:sz w:val="20"/>
          <w:szCs w:val="20"/>
        </w:rPr>
        <w:t>Variant</w:t>
      </w:r>
      <w:r>
        <w:rPr>
          <w:rFonts w:ascii="Arial" w:hAnsi="Arial" w:cs="Arial"/>
          <w:sz w:val="20"/>
          <w:szCs w:val="20"/>
        </w:rPr>
        <w:t xml:space="preserve"> </w:t>
      </w:r>
      <w:r>
        <w:rPr>
          <w:rFonts w:ascii="Arial" w:hAnsi="Arial" w:cs="Arial"/>
          <w:i/>
          <w:sz w:val="20"/>
          <w:szCs w:val="20"/>
        </w:rPr>
        <w:t>A</w:t>
      </w:r>
      <w:r>
        <w:rPr>
          <w:rFonts w:ascii="Arial" w:hAnsi="Arial" w:cs="Arial"/>
          <w:bCs/>
          <w:i/>
          <w:sz w:val="20"/>
          <w:szCs w:val="20"/>
        </w:rPr>
        <w:t xml:space="preserve"> </w:t>
      </w:r>
    </w:p>
    <w:p w14:paraId="2288D37D" w14:textId="77777777" w:rsidR="006F3923" w:rsidRDefault="006F3923" w:rsidP="006F3923">
      <w:pPr>
        <w:pStyle w:val="Plattetekst"/>
        <w:rPr>
          <w:rFonts w:ascii="Arial" w:hAnsi="Arial" w:cs="Arial"/>
          <w:bCs/>
          <w:sz w:val="20"/>
          <w:szCs w:val="20"/>
        </w:rPr>
      </w:pPr>
      <w:r>
        <w:rPr>
          <w:rFonts w:ascii="Arial" w:hAnsi="Arial" w:cs="Arial"/>
          <w:bCs/>
          <w:sz w:val="20"/>
          <w:szCs w:val="20"/>
        </w:rPr>
        <w:tab/>
        <w:t>3...</w:t>
      </w:r>
      <w:r>
        <w:rPr>
          <w:rFonts w:ascii="Arial" w:hAnsi="Arial" w:cs="Arial"/>
          <w:bCs/>
          <w:sz w:val="20"/>
          <w:szCs w:val="20"/>
        </w:rPr>
        <w:tab/>
      </w:r>
      <w:r>
        <w:rPr>
          <w:rFonts w:ascii="Arial" w:hAnsi="Arial" w:cs="Arial"/>
          <w:bCs/>
          <w:sz w:val="20"/>
          <w:szCs w:val="20"/>
        </w:rPr>
        <w:tab/>
        <w:t xml:space="preserve">Le7+ </w:t>
      </w:r>
    </w:p>
    <w:p w14:paraId="76262146" w14:textId="77777777" w:rsidR="006F3923" w:rsidRDefault="006F3923" w:rsidP="006F3923">
      <w:pPr>
        <w:pStyle w:val="Plattetekst"/>
        <w:ind w:firstLine="708"/>
        <w:rPr>
          <w:rFonts w:ascii="Arial" w:hAnsi="Arial" w:cs="Arial"/>
          <w:bCs/>
          <w:sz w:val="20"/>
          <w:szCs w:val="20"/>
        </w:rPr>
      </w:pPr>
      <w:r>
        <w:rPr>
          <w:rFonts w:ascii="Arial" w:hAnsi="Arial" w:cs="Arial"/>
          <w:bCs/>
          <w:sz w:val="20"/>
          <w:szCs w:val="20"/>
        </w:rPr>
        <w:t>4.Kh6</w:t>
      </w:r>
      <w:r>
        <w:rPr>
          <w:rFonts w:ascii="Arial" w:hAnsi="Arial" w:cs="Arial"/>
          <w:sz w:val="20"/>
          <w:szCs w:val="20"/>
        </w:rPr>
        <w:t xml:space="preserve"> </w:t>
      </w:r>
    </w:p>
    <w:p w14:paraId="2FD7637B"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Niet goed is 4.Kg6? Lc2+ 5.Kf7 Lf5 6.Kxe7 Lxh3, met remise. </w:t>
      </w:r>
    </w:p>
    <w:p w14:paraId="751032A2" w14:textId="77777777" w:rsidR="006F3923" w:rsidRDefault="006F3923" w:rsidP="006F3923">
      <w:pPr>
        <w:pStyle w:val="Plattetekst"/>
        <w:rPr>
          <w:rFonts w:ascii="Arial" w:hAnsi="Arial" w:cs="Arial"/>
          <w:bCs/>
          <w:sz w:val="20"/>
          <w:szCs w:val="20"/>
        </w:rPr>
      </w:pPr>
      <w:r>
        <w:rPr>
          <w:rFonts w:ascii="Arial" w:hAnsi="Arial" w:cs="Arial"/>
          <w:sz w:val="20"/>
          <w:szCs w:val="20"/>
        </w:rPr>
        <w:t xml:space="preserve">             4...</w:t>
      </w:r>
      <w:r>
        <w:rPr>
          <w:rFonts w:ascii="Arial" w:hAnsi="Arial" w:cs="Arial"/>
          <w:sz w:val="20"/>
          <w:szCs w:val="20"/>
        </w:rPr>
        <w:tab/>
      </w:r>
      <w:r>
        <w:rPr>
          <w:rFonts w:ascii="Arial" w:hAnsi="Arial" w:cs="Arial"/>
          <w:sz w:val="20"/>
          <w:szCs w:val="20"/>
        </w:rPr>
        <w:tab/>
      </w:r>
      <w:r>
        <w:rPr>
          <w:rFonts w:ascii="Arial" w:hAnsi="Arial" w:cs="Arial"/>
          <w:bCs/>
          <w:sz w:val="20"/>
          <w:szCs w:val="20"/>
        </w:rPr>
        <w:t xml:space="preserve">Lf8+ </w:t>
      </w:r>
    </w:p>
    <w:p w14:paraId="09735F99" w14:textId="77777777" w:rsidR="006F3923" w:rsidRDefault="006F3923" w:rsidP="006F3923">
      <w:pPr>
        <w:pStyle w:val="Plattetekst"/>
        <w:rPr>
          <w:rFonts w:ascii="Arial" w:hAnsi="Arial" w:cs="Arial"/>
          <w:sz w:val="20"/>
          <w:szCs w:val="20"/>
        </w:rPr>
      </w:pPr>
      <w:r>
        <w:rPr>
          <w:rFonts w:ascii="Arial" w:hAnsi="Arial" w:cs="Arial"/>
          <w:bCs/>
          <w:sz w:val="20"/>
          <w:szCs w:val="20"/>
        </w:rPr>
        <w:t xml:space="preserve">             5.Kg6 </w:t>
      </w:r>
      <w:r>
        <w:rPr>
          <w:rFonts w:ascii="Arial" w:hAnsi="Arial" w:cs="Arial"/>
          <w:bCs/>
          <w:sz w:val="20"/>
          <w:szCs w:val="20"/>
        </w:rPr>
        <w:tab/>
      </w:r>
      <w:r>
        <w:rPr>
          <w:rFonts w:ascii="Arial" w:hAnsi="Arial" w:cs="Arial"/>
          <w:bCs/>
          <w:sz w:val="20"/>
          <w:szCs w:val="20"/>
        </w:rPr>
        <w:tab/>
        <w:t>Lc2+</w:t>
      </w:r>
      <w:r>
        <w:rPr>
          <w:rFonts w:ascii="Arial" w:hAnsi="Arial" w:cs="Arial"/>
          <w:sz w:val="20"/>
          <w:szCs w:val="20"/>
        </w:rPr>
        <w:t xml:space="preserve"> </w:t>
      </w:r>
    </w:p>
    <w:p w14:paraId="2A27360B"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6.Kf6 </w:t>
      </w:r>
    </w:p>
    <w:p w14:paraId="3D510615"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En nu de hoopvolle zet: </w:t>
      </w:r>
    </w:p>
    <w:p w14:paraId="68633568"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6…</w:t>
      </w:r>
      <w:r>
        <w:rPr>
          <w:rFonts w:ascii="Arial" w:hAnsi="Arial" w:cs="Arial"/>
          <w:bCs/>
          <w:sz w:val="20"/>
          <w:szCs w:val="20"/>
        </w:rPr>
        <w:tab/>
      </w:r>
      <w:r>
        <w:rPr>
          <w:rFonts w:ascii="Arial" w:hAnsi="Arial" w:cs="Arial"/>
          <w:bCs/>
          <w:sz w:val="20"/>
          <w:szCs w:val="20"/>
        </w:rPr>
        <w:tab/>
        <w:t xml:space="preserve">Lg7+ </w:t>
      </w:r>
    </w:p>
    <w:p w14:paraId="4104D88F" w14:textId="77777777" w:rsidR="006F3923" w:rsidRDefault="006F3923" w:rsidP="006F3923">
      <w:pPr>
        <w:pStyle w:val="Plattetekst"/>
        <w:rPr>
          <w:rFonts w:ascii="Arial" w:hAnsi="Arial" w:cs="Arial"/>
          <w:b w:val="0"/>
          <w:bCs/>
          <w:sz w:val="20"/>
          <w:szCs w:val="20"/>
        </w:rPr>
      </w:pPr>
      <w:r>
        <w:rPr>
          <w:rFonts w:ascii="Arial" w:hAnsi="Arial" w:cs="Arial"/>
          <w:b w:val="0"/>
          <w:sz w:val="20"/>
          <w:szCs w:val="20"/>
        </w:rPr>
        <w:t>om de koning weg te lokken van veld f5.</w:t>
      </w:r>
      <w:r>
        <w:rPr>
          <w:rFonts w:ascii="Arial" w:hAnsi="Arial" w:cs="Arial"/>
          <w:b w:val="0"/>
          <w:bCs/>
          <w:sz w:val="20"/>
          <w:szCs w:val="20"/>
        </w:rPr>
        <w:t xml:space="preserve"> </w:t>
      </w:r>
      <w:r>
        <w:rPr>
          <w:rFonts w:ascii="Arial" w:hAnsi="Arial" w:cs="Arial"/>
          <w:b w:val="0"/>
          <w:sz w:val="20"/>
          <w:szCs w:val="20"/>
        </w:rPr>
        <w:t>Want na 6...Le7+</w:t>
      </w:r>
      <w:r w:rsidR="00D54D9E">
        <w:rPr>
          <w:rFonts w:ascii="Arial" w:hAnsi="Arial" w:cs="Arial"/>
          <w:b w:val="0"/>
          <w:sz w:val="20"/>
          <w:szCs w:val="20"/>
        </w:rPr>
        <w:t>?</w:t>
      </w:r>
      <w:r>
        <w:rPr>
          <w:rFonts w:ascii="Arial" w:hAnsi="Arial" w:cs="Arial"/>
          <w:b w:val="0"/>
          <w:sz w:val="20"/>
          <w:szCs w:val="20"/>
        </w:rPr>
        <w:t xml:space="preserve"> 7.Ke6 Lb3+ 8.Kxe7, haalt wit een dame.</w:t>
      </w:r>
    </w:p>
    <w:p w14:paraId="71F4B080" w14:textId="77777777" w:rsidR="006F3923" w:rsidRDefault="006F3923" w:rsidP="006F3923">
      <w:pPr>
        <w:pStyle w:val="Plattetekst"/>
        <w:rPr>
          <w:rFonts w:ascii="Arial" w:hAnsi="Arial" w:cs="Arial"/>
          <w:bCs/>
          <w:sz w:val="20"/>
          <w:szCs w:val="20"/>
        </w:rPr>
      </w:pPr>
      <w:r>
        <w:rPr>
          <w:rFonts w:ascii="Arial" w:hAnsi="Arial" w:cs="Arial"/>
          <w:sz w:val="20"/>
          <w:szCs w:val="20"/>
        </w:rPr>
        <w:t xml:space="preserve">             </w:t>
      </w:r>
      <w:r>
        <w:rPr>
          <w:rFonts w:ascii="Arial" w:hAnsi="Arial" w:cs="Arial"/>
          <w:bCs/>
          <w:sz w:val="20"/>
          <w:szCs w:val="20"/>
        </w:rPr>
        <w:t xml:space="preserve">7.Ke6 </w:t>
      </w:r>
    </w:p>
    <w:p w14:paraId="53241470"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En hier dus niet 7.Kxg7? Lf5 8.h4 b4 9.h5 b3 10.h6 b2 11.h7 b1D 12.h8D Db2+ 13.K~ Dxh8 en 14.Kxh8, maar geen winst. </w:t>
      </w:r>
      <w:r>
        <w:rPr>
          <w:rFonts w:ascii="Arial" w:hAnsi="Arial" w:cs="Arial"/>
          <w:b w:val="0"/>
          <w:sz w:val="20"/>
          <w:szCs w:val="20"/>
        </w:rPr>
        <w:tab/>
      </w:r>
    </w:p>
    <w:p w14:paraId="2A30E2EE" w14:textId="77777777" w:rsidR="006F3923" w:rsidRDefault="006F3923" w:rsidP="006F3923">
      <w:pPr>
        <w:pStyle w:val="Plattetekst"/>
        <w:rPr>
          <w:rFonts w:ascii="Arial" w:hAnsi="Arial" w:cs="Arial"/>
          <w:bCs/>
          <w:sz w:val="20"/>
          <w:szCs w:val="20"/>
          <w:lang w:val="en-GB"/>
        </w:rPr>
      </w:pPr>
      <w:r>
        <w:rPr>
          <w:rFonts w:ascii="Arial" w:hAnsi="Arial" w:cs="Arial"/>
          <w:sz w:val="20"/>
          <w:szCs w:val="20"/>
        </w:rPr>
        <w:t xml:space="preserve">             </w:t>
      </w:r>
      <w:r>
        <w:rPr>
          <w:rFonts w:ascii="Arial" w:hAnsi="Arial" w:cs="Arial"/>
          <w:bCs/>
          <w:sz w:val="20"/>
          <w:szCs w:val="20"/>
          <w:lang w:val="en-GB"/>
        </w:rPr>
        <w:t>7...</w:t>
      </w:r>
      <w:r>
        <w:rPr>
          <w:rFonts w:ascii="Arial" w:hAnsi="Arial" w:cs="Arial"/>
          <w:bCs/>
          <w:sz w:val="20"/>
          <w:szCs w:val="20"/>
          <w:lang w:val="en-GB"/>
        </w:rPr>
        <w:tab/>
      </w:r>
      <w:r>
        <w:rPr>
          <w:rFonts w:ascii="Arial" w:hAnsi="Arial" w:cs="Arial"/>
          <w:bCs/>
          <w:sz w:val="20"/>
          <w:szCs w:val="20"/>
          <w:lang w:val="en-GB"/>
        </w:rPr>
        <w:tab/>
        <w:t xml:space="preserve">Lb3+ </w:t>
      </w:r>
    </w:p>
    <w:p w14:paraId="307EA0EC" w14:textId="77777777" w:rsidR="006F3923" w:rsidRDefault="006F3923" w:rsidP="006F3923">
      <w:pPr>
        <w:pStyle w:val="Plattetekst"/>
        <w:rPr>
          <w:rFonts w:ascii="Arial" w:hAnsi="Arial" w:cs="Arial"/>
          <w:bCs/>
          <w:sz w:val="20"/>
          <w:szCs w:val="20"/>
          <w:lang w:val="en-GB"/>
        </w:rPr>
      </w:pPr>
      <w:r>
        <w:rPr>
          <w:rFonts w:ascii="Arial" w:hAnsi="Arial" w:cs="Arial"/>
          <w:bCs/>
          <w:sz w:val="20"/>
          <w:szCs w:val="20"/>
          <w:lang w:val="en-GB"/>
        </w:rPr>
        <w:t xml:space="preserve">             8.Kf5 </w:t>
      </w:r>
      <w:r>
        <w:rPr>
          <w:rFonts w:ascii="Arial" w:hAnsi="Arial" w:cs="Arial"/>
          <w:bCs/>
          <w:sz w:val="20"/>
          <w:szCs w:val="20"/>
          <w:lang w:val="en-GB"/>
        </w:rPr>
        <w:tab/>
      </w:r>
      <w:r>
        <w:rPr>
          <w:rFonts w:ascii="Arial" w:hAnsi="Arial" w:cs="Arial"/>
          <w:bCs/>
          <w:sz w:val="20"/>
          <w:szCs w:val="20"/>
          <w:lang w:val="en-GB"/>
        </w:rPr>
        <w:tab/>
        <w:t xml:space="preserve">Lc2+ </w:t>
      </w:r>
    </w:p>
    <w:p w14:paraId="04F05D1F" w14:textId="77777777" w:rsidR="006F3923" w:rsidRDefault="006F3923" w:rsidP="006F3923">
      <w:pPr>
        <w:pStyle w:val="Plattetekst"/>
        <w:rPr>
          <w:rFonts w:ascii="Arial" w:hAnsi="Arial" w:cs="Arial"/>
          <w:bCs/>
          <w:sz w:val="20"/>
          <w:szCs w:val="20"/>
          <w:lang w:val="en-GB"/>
        </w:rPr>
      </w:pPr>
      <w:r>
        <w:rPr>
          <w:rFonts w:ascii="Arial" w:hAnsi="Arial" w:cs="Arial"/>
          <w:bCs/>
          <w:sz w:val="20"/>
          <w:szCs w:val="20"/>
          <w:lang w:val="en-GB"/>
        </w:rPr>
        <w:t xml:space="preserve">             9.Kg4</w:t>
      </w:r>
      <w:r>
        <w:rPr>
          <w:rFonts w:ascii="Arial" w:hAnsi="Arial" w:cs="Arial"/>
          <w:sz w:val="20"/>
          <w:szCs w:val="20"/>
          <w:lang w:val="en-GB"/>
        </w:rPr>
        <w:t xml:space="preserve"> </w:t>
      </w:r>
      <w:r>
        <w:rPr>
          <w:rFonts w:ascii="Arial" w:hAnsi="Arial" w:cs="Arial"/>
          <w:sz w:val="20"/>
          <w:szCs w:val="20"/>
          <w:lang w:val="en-GB"/>
        </w:rPr>
        <w:tab/>
      </w:r>
      <w:r>
        <w:rPr>
          <w:rFonts w:ascii="Arial" w:hAnsi="Arial" w:cs="Arial"/>
          <w:sz w:val="20"/>
          <w:szCs w:val="20"/>
          <w:lang w:val="en-GB"/>
        </w:rPr>
        <w:tab/>
      </w:r>
      <w:r>
        <w:rPr>
          <w:rFonts w:ascii="Arial" w:hAnsi="Arial" w:cs="Arial"/>
          <w:bCs/>
          <w:sz w:val="20"/>
          <w:szCs w:val="20"/>
          <w:lang w:val="en-GB"/>
        </w:rPr>
        <w:t xml:space="preserve">Ld1+ </w:t>
      </w:r>
    </w:p>
    <w:p w14:paraId="14312A82" w14:textId="77777777" w:rsidR="006F3923" w:rsidRDefault="006F3923" w:rsidP="006F3923">
      <w:pPr>
        <w:pStyle w:val="Plattetekst"/>
        <w:rPr>
          <w:rFonts w:ascii="Arial" w:hAnsi="Arial" w:cs="Arial"/>
          <w:sz w:val="20"/>
          <w:szCs w:val="20"/>
        </w:rPr>
      </w:pPr>
      <w:r>
        <w:rPr>
          <w:rFonts w:ascii="Arial" w:hAnsi="Arial" w:cs="Arial"/>
          <w:bCs/>
          <w:sz w:val="20"/>
          <w:szCs w:val="20"/>
          <w:lang w:val="en-GB"/>
        </w:rPr>
        <w:t xml:space="preserve">           </w:t>
      </w:r>
      <w:r>
        <w:rPr>
          <w:rFonts w:ascii="Arial" w:hAnsi="Arial" w:cs="Arial"/>
          <w:bCs/>
          <w:sz w:val="20"/>
          <w:szCs w:val="20"/>
        </w:rPr>
        <w:t>10.Kg5</w:t>
      </w:r>
      <w:r>
        <w:rPr>
          <w:rFonts w:ascii="Arial" w:hAnsi="Arial" w:cs="Arial"/>
          <w:sz w:val="20"/>
          <w:szCs w:val="20"/>
        </w:rPr>
        <w:t xml:space="preserve">. </w:t>
      </w:r>
    </w:p>
    <w:p w14:paraId="3D387234" w14:textId="77777777" w:rsidR="003558EC" w:rsidRDefault="006F3923" w:rsidP="006F3923">
      <w:pPr>
        <w:pStyle w:val="Plattetekst"/>
        <w:rPr>
          <w:rFonts w:ascii="Arial" w:hAnsi="Arial" w:cs="Arial"/>
          <w:b w:val="0"/>
          <w:sz w:val="20"/>
          <w:szCs w:val="20"/>
        </w:rPr>
      </w:pPr>
      <w:r>
        <w:rPr>
          <w:rFonts w:ascii="Arial" w:hAnsi="Arial" w:cs="Arial"/>
          <w:b w:val="0"/>
          <w:sz w:val="20"/>
          <w:szCs w:val="20"/>
        </w:rPr>
        <w:t xml:space="preserve">Nu is de promotie niet meer te verhinderen.  Men zie: 10...Lf6+ of 10...Lh6+ 11.KxL. </w:t>
      </w:r>
    </w:p>
    <w:p w14:paraId="3981F87A" w14:textId="77777777" w:rsidR="003558EC" w:rsidRDefault="003558EC" w:rsidP="006F3923">
      <w:pPr>
        <w:pStyle w:val="Plattetekst"/>
        <w:rPr>
          <w:rFonts w:ascii="Arial" w:hAnsi="Arial" w:cs="Arial"/>
          <w:b w:val="0"/>
          <w:sz w:val="20"/>
          <w:szCs w:val="20"/>
        </w:rPr>
      </w:pPr>
    </w:p>
    <w:p w14:paraId="4A263404"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Dan maar de tweede mogelijkheid proberen: </w:t>
      </w:r>
    </w:p>
    <w:p w14:paraId="36A6532C" w14:textId="77777777" w:rsidR="006F3923" w:rsidRDefault="006F3923" w:rsidP="006F3923">
      <w:pPr>
        <w:pStyle w:val="Plattetekst"/>
        <w:rPr>
          <w:rFonts w:ascii="Arial" w:hAnsi="Arial" w:cs="Arial"/>
          <w:i/>
          <w:sz w:val="20"/>
          <w:szCs w:val="20"/>
        </w:rPr>
      </w:pPr>
    </w:p>
    <w:p w14:paraId="25D19108" w14:textId="77777777" w:rsidR="006F3923" w:rsidRDefault="006F3923" w:rsidP="006F3923">
      <w:pPr>
        <w:pStyle w:val="Plattetekst"/>
        <w:rPr>
          <w:rFonts w:ascii="Arial" w:hAnsi="Arial" w:cs="Arial"/>
          <w:i/>
          <w:sz w:val="20"/>
          <w:szCs w:val="20"/>
        </w:rPr>
      </w:pPr>
    </w:p>
    <w:p w14:paraId="73B5B5C5" w14:textId="77777777" w:rsidR="006F3923" w:rsidRDefault="006F3923" w:rsidP="006F3923">
      <w:pPr>
        <w:pStyle w:val="Plattetekst"/>
        <w:rPr>
          <w:rFonts w:ascii="Arial" w:hAnsi="Arial" w:cs="Arial"/>
          <w:i/>
          <w:sz w:val="20"/>
          <w:szCs w:val="20"/>
        </w:rPr>
      </w:pPr>
    </w:p>
    <w:p w14:paraId="1D0B4CEA" w14:textId="77777777" w:rsidR="006F3923" w:rsidRDefault="006F3923" w:rsidP="006F3923">
      <w:pPr>
        <w:pStyle w:val="Plattetekst"/>
        <w:rPr>
          <w:rFonts w:ascii="Arial" w:hAnsi="Arial" w:cs="Arial"/>
          <w:i/>
          <w:sz w:val="20"/>
          <w:szCs w:val="20"/>
        </w:rPr>
      </w:pPr>
    </w:p>
    <w:p w14:paraId="55927AB5" w14:textId="77777777" w:rsidR="006F3923" w:rsidRDefault="006F3923" w:rsidP="006F3923">
      <w:pPr>
        <w:pStyle w:val="Plattetekst"/>
        <w:rPr>
          <w:rFonts w:ascii="Arial" w:hAnsi="Arial" w:cs="Arial"/>
          <w:i/>
          <w:sz w:val="20"/>
          <w:szCs w:val="20"/>
        </w:rPr>
      </w:pPr>
    </w:p>
    <w:p w14:paraId="6F7A5974" w14:textId="77777777" w:rsidR="006F3923" w:rsidRDefault="006F3923" w:rsidP="006F3923">
      <w:pPr>
        <w:pStyle w:val="Plattetekst"/>
        <w:rPr>
          <w:rFonts w:ascii="Arial" w:hAnsi="Arial" w:cs="Arial"/>
          <w:i/>
          <w:sz w:val="20"/>
          <w:szCs w:val="20"/>
        </w:rPr>
      </w:pPr>
    </w:p>
    <w:p w14:paraId="43C69FF7" w14:textId="77777777" w:rsidR="006F3923" w:rsidRDefault="006F3923" w:rsidP="006F3923">
      <w:pPr>
        <w:pStyle w:val="Plattetekst"/>
        <w:rPr>
          <w:rFonts w:ascii="Arial" w:hAnsi="Arial" w:cs="Arial"/>
          <w:i/>
          <w:sz w:val="20"/>
          <w:szCs w:val="20"/>
        </w:rPr>
      </w:pPr>
    </w:p>
    <w:p w14:paraId="35F3A511" w14:textId="77777777" w:rsidR="006F3923" w:rsidRDefault="006F3923" w:rsidP="006F3923">
      <w:pPr>
        <w:pStyle w:val="Plattetekst"/>
        <w:rPr>
          <w:rFonts w:ascii="Arial" w:hAnsi="Arial" w:cs="Arial"/>
          <w:i/>
          <w:sz w:val="20"/>
          <w:szCs w:val="20"/>
        </w:rPr>
      </w:pPr>
    </w:p>
    <w:p w14:paraId="5F104AF3" w14:textId="77777777" w:rsidR="006F3923" w:rsidRDefault="006F3923" w:rsidP="006F3923">
      <w:pPr>
        <w:pStyle w:val="Plattetekst"/>
        <w:rPr>
          <w:rFonts w:ascii="Arial" w:hAnsi="Arial" w:cs="Arial"/>
          <w:i/>
          <w:sz w:val="20"/>
          <w:szCs w:val="20"/>
        </w:rPr>
      </w:pPr>
    </w:p>
    <w:p w14:paraId="0F183AF3" w14:textId="77777777" w:rsidR="006F3923" w:rsidRDefault="006F3923" w:rsidP="006F3923">
      <w:pPr>
        <w:pStyle w:val="Plattetekst"/>
        <w:rPr>
          <w:rFonts w:ascii="Arial" w:hAnsi="Arial" w:cs="Arial"/>
          <w:i/>
          <w:sz w:val="20"/>
          <w:szCs w:val="20"/>
        </w:rPr>
      </w:pPr>
    </w:p>
    <w:p w14:paraId="2F9A3A9E" w14:textId="77777777" w:rsidR="00B820F4" w:rsidRDefault="00B820F4" w:rsidP="006F3923">
      <w:pPr>
        <w:pStyle w:val="Plattetekst"/>
        <w:rPr>
          <w:rFonts w:ascii="Arial" w:hAnsi="Arial" w:cs="Arial"/>
          <w:i/>
          <w:sz w:val="20"/>
          <w:szCs w:val="20"/>
        </w:rPr>
      </w:pPr>
    </w:p>
    <w:p w14:paraId="4AC79E08" w14:textId="77777777" w:rsidR="008112C7" w:rsidRDefault="008112C7" w:rsidP="006F3923">
      <w:pPr>
        <w:pStyle w:val="Plattetekst"/>
        <w:rPr>
          <w:rFonts w:ascii="Arial" w:hAnsi="Arial" w:cs="Arial"/>
          <w:i/>
          <w:sz w:val="20"/>
          <w:szCs w:val="20"/>
        </w:rPr>
      </w:pPr>
    </w:p>
    <w:p w14:paraId="6706828E" w14:textId="77777777" w:rsidR="00002AE1" w:rsidRDefault="00002AE1" w:rsidP="006F3923">
      <w:pPr>
        <w:pStyle w:val="Plattetekst"/>
        <w:rPr>
          <w:rFonts w:ascii="Arial" w:hAnsi="Arial" w:cs="Arial"/>
          <w:i/>
          <w:sz w:val="20"/>
          <w:szCs w:val="20"/>
        </w:rPr>
      </w:pPr>
    </w:p>
    <w:p w14:paraId="7FCB5FC4" w14:textId="77777777" w:rsidR="006F3923" w:rsidRDefault="006F3923" w:rsidP="006F3923">
      <w:pPr>
        <w:pStyle w:val="Plattetekst"/>
        <w:rPr>
          <w:rFonts w:ascii="Arial" w:hAnsi="Arial" w:cs="Arial"/>
          <w:bCs/>
          <w:sz w:val="20"/>
          <w:szCs w:val="20"/>
        </w:rPr>
      </w:pPr>
      <w:r>
        <w:rPr>
          <w:rFonts w:ascii="Arial" w:hAnsi="Arial" w:cs="Arial"/>
          <w:i/>
          <w:sz w:val="20"/>
          <w:szCs w:val="20"/>
        </w:rPr>
        <w:t xml:space="preserve">Variant </w:t>
      </w:r>
      <w:r>
        <w:rPr>
          <w:rFonts w:ascii="Arial" w:hAnsi="Arial" w:cs="Arial"/>
          <w:bCs/>
          <w:i/>
          <w:sz w:val="20"/>
          <w:szCs w:val="20"/>
        </w:rPr>
        <w:t>B</w:t>
      </w:r>
      <w:r>
        <w:rPr>
          <w:rFonts w:ascii="Arial" w:hAnsi="Arial" w:cs="Arial"/>
          <w:bCs/>
          <w:sz w:val="20"/>
          <w:szCs w:val="20"/>
        </w:rPr>
        <w:t xml:space="preserve">  </w:t>
      </w:r>
    </w:p>
    <w:p w14:paraId="3825EEC5" w14:textId="77777777" w:rsidR="006F3923" w:rsidRDefault="006F3923" w:rsidP="006F3923">
      <w:pPr>
        <w:pStyle w:val="Plattetekst"/>
        <w:rPr>
          <w:rFonts w:ascii="Arial" w:hAnsi="Arial" w:cs="Arial"/>
          <w:bCs/>
          <w:sz w:val="20"/>
          <w:szCs w:val="20"/>
        </w:rPr>
      </w:pPr>
      <w:r>
        <w:rPr>
          <w:rFonts w:ascii="Arial" w:hAnsi="Arial" w:cs="Arial"/>
          <w:bCs/>
          <w:sz w:val="20"/>
          <w:szCs w:val="20"/>
        </w:rPr>
        <w:tab/>
        <w:t>3...</w:t>
      </w:r>
      <w:r>
        <w:rPr>
          <w:rFonts w:ascii="Arial" w:hAnsi="Arial" w:cs="Arial"/>
          <w:bCs/>
          <w:sz w:val="20"/>
          <w:szCs w:val="20"/>
        </w:rPr>
        <w:tab/>
      </w:r>
      <w:r>
        <w:rPr>
          <w:rFonts w:ascii="Arial" w:hAnsi="Arial" w:cs="Arial"/>
          <w:bCs/>
          <w:sz w:val="20"/>
          <w:szCs w:val="20"/>
        </w:rPr>
        <w:tab/>
        <w:t xml:space="preserve">Ld2+ </w:t>
      </w:r>
    </w:p>
    <w:p w14:paraId="2245CC1E"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4.Kg6 </w:t>
      </w:r>
    </w:p>
    <w:p w14:paraId="6AB4587D" w14:textId="77777777" w:rsidR="006F3923" w:rsidRDefault="006F3923" w:rsidP="006F3923">
      <w:pPr>
        <w:pStyle w:val="Plattetekst"/>
        <w:rPr>
          <w:rFonts w:ascii="Arial" w:hAnsi="Arial" w:cs="Arial"/>
          <w:b w:val="0"/>
          <w:sz w:val="20"/>
          <w:szCs w:val="20"/>
        </w:rPr>
      </w:pPr>
      <w:r>
        <w:rPr>
          <w:rFonts w:ascii="Arial" w:hAnsi="Arial" w:cs="Arial"/>
          <w:b w:val="0"/>
          <w:sz w:val="20"/>
          <w:szCs w:val="20"/>
        </w:rPr>
        <w:t>Een onnodige omweg is 4.Kf6</w:t>
      </w:r>
      <w:r w:rsidR="00D54D9E">
        <w:rPr>
          <w:rFonts w:ascii="Arial" w:hAnsi="Arial" w:cs="Arial"/>
          <w:b w:val="0"/>
          <w:sz w:val="20"/>
          <w:szCs w:val="20"/>
        </w:rPr>
        <w:t>?</w:t>
      </w:r>
      <w:r>
        <w:rPr>
          <w:rFonts w:ascii="Arial" w:hAnsi="Arial" w:cs="Arial"/>
          <w:b w:val="0"/>
          <w:sz w:val="20"/>
          <w:szCs w:val="20"/>
        </w:rPr>
        <w:t xml:space="preserve"> Lc3+ 5.Kf7 Lb3+ 6.Ke7 Lb4+ 7.Kf6 </w:t>
      </w:r>
      <w:r>
        <w:rPr>
          <w:rFonts w:ascii="Arial" w:hAnsi="Arial" w:cs="Arial"/>
          <w:b w:val="0"/>
          <w:i/>
          <w:iCs/>
          <w:sz w:val="20"/>
          <w:szCs w:val="20"/>
        </w:rPr>
        <w:t xml:space="preserve">(7.Kd8? La5!) </w:t>
      </w:r>
      <w:r w:rsidR="001A0BCC">
        <w:rPr>
          <w:rFonts w:ascii="Arial" w:hAnsi="Arial" w:cs="Arial"/>
          <w:b w:val="0"/>
          <w:sz w:val="20"/>
          <w:szCs w:val="20"/>
        </w:rPr>
        <w:t xml:space="preserve">Lc3+ 8.Kf5 Lc2+ 9.Kg4 Ld2 10.Kg4 </w:t>
      </w:r>
      <w:r w:rsidR="00785943">
        <w:rPr>
          <w:rFonts w:ascii="Arial" w:hAnsi="Arial" w:cs="Arial"/>
          <w:b w:val="0"/>
          <w:i/>
          <w:sz w:val="20"/>
          <w:szCs w:val="20"/>
        </w:rPr>
        <w:t>(Zie de be</w:t>
      </w:r>
      <w:r w:rsidR="001A0BCC">
        <w:rPr>
          <w:rFonts w:ascii="Arial" w:hAnsi="Arial" w:cs="Arial"/>
          <w:b w:val="0"/>
          <w:i/>
          <w:sz w:val="20"/>
          <w:szCs w:val="20"/>
        </w:rPr>
        <w:t>ginstand.)</w:t>
      </w:r>
      <w:r>
        <w:rPr>
          <w:rFonts w:ascii="Arial" w:hAnsi="Arial" w:cs="Arial"/>
          <w:b w:val="0"/>
          <w:sz w:val="20"/>
          <w:szCs w:val="20"/>
        </w:rPr>
        <w:t xml:space="preserve"> </w:t>
      </w:r>
      <w:r>
        <w:rPr>
          <w:rFonts w:ascii="Arial" w:hAnsi="Arial" w:cs="Arial"/>
          <w:b w:val="0"/>
          <w:sz w:val="20"/>
          <w:szCs w:val="20"/>
        </w:rPr>
        <w:tab/>
      </w:r>
    </w:p>
    <w:p w14:paraId="23B39917" w14:textId="77777777" w:rsidR="006F3923" w:rsidRDefault="006F3923" w:rsidP="006F3923">
      <w:pPr>
        <w:pStyle w:val="Plattetekst"/>
        <w:ind w:firstLine="708"/>
        <w:rPr>
          <w:rFonts w:ascii="Arial" w:hAnsi="Arial" w:cs="Arial"/>
          <w:b w:val="0"/>
          <w:sz w:val="20"/>
          <w:szCs w:val="20"/>
        </w:rPr>
      </w:pPr>
      <w:r>
        <w:rPr>
          <w:rFonts w:ascii="Arial" w:hAnsi="Arial" w:cs="Arial"/>
          <w:bCs/>
          <w:sz w:val="20"/>
          <w:szCs w:val="20"/>
        </w:rPr>
        <w:t>4...</w:t>
      </w:r>
      <w:r>
        <w:rPr>
          <w:rFonts w:ascii="Arial" w:hAnsi="Arial" w:cs="Arial"/>
          <w:b w:val="0"/>
          <w:bCs/>
          <w:sz w:val="20"/>
          <w:szCs w:val="20"/>
        </w:rPr>
        <w:tab/>
      </w:r>
      <w:r>
        <w:rPr>
          <w:rFonts w:ascii="Arial" w:hAnsi="Arial" w:cs="Arial"/>
          <w:b w:val="0"/>
          <w:bCs/>
          <w:sz w:val="20"/>
          <w:szCs w:val="20"/>
        </w:rPr>
        <w:tab/>
      </w:r>
      <w:r>
        <w:rPr>
          <w:rFonts w:ascii="Arial" w:hAnsi="Arial" w:cs="Arial"/>
          <w:bCs/>
          <w:sz w:val="20"/>
          <w:szCs w:val="20"/>
        </w:rPr>
        <w:t>Lc2+</w:t>
      </w:r>
      <w:r>
        <w:rPr>
          <w:rFonts w:ascii="Arial" w:hAnsi="Arial" w:cs="Arial"/>
          <w:b w:val="0"/>
          <w:bCs/>
          <w:sz w:val="20"/>
          <w:szCs w:val="20"/>
        </w:rPr>
        <w:t xml:space="preserve"> </w:t>
      </w:r>
    </w:p>
    <w:p w14:paraId="3C04CD7D"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5.Kf6 </w:t>
      </w:r>
      <w:r>
        <w:rPr>
          <w:rFonts w:ascii="Arial" w:hAnsi="Arial" w:cs="Arial"/>
          <w:bCs/>
          <w:sz w:val="20"/>
          <w:szCs w:val="20"/>
        </w:rPr>
        <w:tab/>
      </w:r>
      <w:r>
        <w:rPr>
          <w:rFonts w:ascii="Arial" w:hAnsi="Arial" w:cs="Arial"/>
          <w:bCs/>
          <w:sz w:val="20"/>
          <w:szCs w:val="20"/>
        </w:rPr>
        <w:tab/>
        <w:t xml:space="preserve">Lc3+ </w:t>
      </w:r>
    </w:p>
    <w:p w14:paraId="1F4C0EDA"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6.Ke6 </w:t>
      </w:r>
      <w:r>
        <w:rPr>
          <w:rFonts w:ascii="Arial" w:hAnsi="Arial" w:cs="Arial"/>
          <w:bCs/>
          <w:sz w:val="20"/>
          <w:szCs w:val="20"/>
        </w:rPr>
        <w:tab/>
      </w:r>
      <w:r>
        <w:rPr>
          <w:rFonts w:ascii="Arial" w:hAnsi="Arial" w:cs="Arial"/>
          <w:bCs/>
          <w:sz w:val="20"/>
          <w:szCs w:val="20"/>
        </w:rPr>
        <w:tab/>
        <w:t xml:space="preserve">Lb3+ </w:t>
      </w:r>
    </w:p>
    <w:p w14:paraId="43E27DE3"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7.Kf5 </w:t>
      </w:r>
      <w:r>
        <w:rPr>
          <w:rFonts w:ascii="Arial" w:hAnsi="Arial" w:cs="Arial"/>
          <w:bCs/>
          <w:sz w:val="20"/>
          <w:szCs w:val="20"/>
        </w:rPr>
        <w:tab/>
      </w:r>
      <w:r>
        <w:rPr>
          <w:rFonts w:ascii="Arial" w:hAnsi="Arial" w:cs="Arial"/>
          <w:bCs/>
          <w:sz w:val="20"/>
          <w:szCs w:val="20"/>
        </w:rPr>
        <w:tab/>
        <w:t xml:space="preserve">Lc2+ </w:t>
      </w:r>
      <w:r>
        <w:rPr>
          <w:rFonts w:ascii="Arial" w:hAnsi="Arial" w:cs="Arial"/>
          <w:bCs/>
          <w:sz w:val="20"/>
          <w:szCs w:val="20"/>
        </w:rPr>
        <w:tab/>
        <w:t xml:space="preserve">8.Kg4 </w:t>
      </w:r>
      <w:r>
        <w:rPr>
          <w:rFonts w:ascii="Arial" w:hAnsi="Arial" w:cs="Arial"/>
          <w:bCs/>
          <w:sz w:val="20"/>
          <w:szCs w:val="20"/>
        </w:rPr>
        <w:tab/>
      </w:r>
      <w:r>
        <w:rPr>
          <w:rFonts w:ascii="Arial" w:hAnsi="Arial" w:cs="Arial"/>
          <w:bCs/>
          <w:sz w:val="20"/>
          <w:szCs w:val="20"/>
        </w:rPr>
        <w:tab/>
        <w:t xml:space="preserve">Ld1+ </w:t>
      </w:r>
    </w:p>
    <w:p w14:paraId="63044C3F" w14:textId="77777777" w:rsidR="006F3923" w:rsidRDefault="006F3923" w:rsidP="00732D7C">
      <w:pPr>
        <w:pStyle w:val="Plattetekst"/>
        <w:ind w:firstLine="708"/>
        <w:rPr>
          <w:rFonts w:ascii="Arial" w:hAnsi="Arial" w:cs="Arial"/>
          <w:bCs/>
          <w:sz w:val="20"/>
          <w:szCs w:val="20"/>
        </w:rPr>
      </w:pPr>
      <w:r>
        <w:rPr>
          <w:rFonts w:ascii="Arial" w:hAnsi="Arial" w:cs="Arial"/>
          <w:bCs/>
          <w:sz w:val="20"/>
          <w:szCs w:val="20"/>
        </w:rPr>
        <w:t xml:space="preserve">9.Kf4 </w:t>
      </w:r>
      <w:r>
        <w:rPr>
          <w:rFonts w:ascii="Arial" w:hAnsi="Arial" w:cs="Arial"/>
          <w:bCs/>
          <w:sz w:val="20"/>
          <w:szCs w:val="20"/>
        </w:rPr>
        <w:tab/>
      </w:r>
      <w:r>
        <w:rPr>
          <w:rFonts w:ascii="Arial" w:hAnsi="Arial" w:cs="Arial"/>
          <w:bCs/>
          <w:sz w:val="20"/>
          <w:szCs w:val="20"/>
        </w:rPr>
        <w:tab/>
        <w:t xml:space="preserve">Ld2+ </w:t>
      </w:r>
    </w:p>
    <w:p w14:paraId="36EE0479"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10.Ke5 </w:t>
      </w:r>
    </w:p>
    <w:p w14:paraId="642E6BE6" w14:textId="77777777" w:rsidR="006F3923" w:rsidRPr="00EB7A30" w:rsidRDefault="006F3923" w:rsidP="006F3923">
      <w:pPr>
        <w:pStyle w:val="Plattetekst"/>
        <w:rPr>
          <w:rFonts w:ascii="Arial" w:hAnsi="Arial" w:cs="Arial"/>
          <w:b w:val="0"/>
          <w:sz w:val="20"/>
          <w:szCs w:val="20"/>
        </w:rPr>
      </w:pPr>
      <w:r>
        <w:rPr>
          <w:rFonts w:ascii="Arial" w:hAnsi="Arial" w:cs="Arial"/>
          <w:b w:val="0"/>
          <w:sz w:val="20"/>
          <w:szCs w:val="20"/>
        </w:rPr>
        <w:t xml:space="preserve">Maar niet 10.Ke4? </w:t>
      </w:r>
      <w:r w:rsidRPr="00EB7A30">
        <w:rPr>
          <w:rFonts w:ascii="Arial" w:hAnsi="Arial" w:cs="Arial"/>
          <w:b w:val="0"/>
          <w:sz w:val="20"/>
          <w:szCs w:val="20"/>
        </w:rPr>
        <w:t>Lf3+ 11.Kd3 Lb7 12.Kxd2 Kxh3, remise.</w:t>
      </w:r>
    </w:p>
    <w:p w14:paraId="63EE3D81" w14:textId="77777777" w:rsidR="006F3923" w:rsidRDefault="006F3923" w:rsidP="006F3923">
      <w:pPr>
        <w:pStyle w:val="Plattetekst"/>
        <w:rPr>
          <w:rFonts w:ascii="Arial" w:hAnsi="Arial" w:cs="Arial"/>
          <w:bCs/>
          <w:sz w:val="20"/>
          <w:szCs w:val="20"/>
          <w:lang w:val="en-GB"/>
        </w:rPr>
      </w:pPr>
      <w:r w:rsidRPr="00EB7A30">
        <w:rPr>
          <w:rFonts w:ascii="Arial" w:hAnsi="Arial" w:cs="Arial"/>
          <w:bCs/>
          <w:sz w:val="20"/>
          <w:szCs w:val="20"/>
        </w:rPr>
        <w:t xml:space="preserve">           </w:t>
      </w:r>
      <w:r>
        <w:rPr>
          <w:rFonts w:ascii="Arial" w:hAnsi="Arial" w:cs="Arial"/>
          <w:bCs/>
          <w:sz w:val="20"/>
          <w:szCs w:val="20"/>
          <w:lang w:val="en-GB"/>
        </w:rPr>
        <w:t>10...</w:t>
      </w:r>
      <w:r>
        <w:rPr>
          <w:rFonts w:ascii="Arial" w:hAnsi="Arial" w:cs="Arial"/>
          <w:bCs/>
          <w:sz w:val="20"/>
          <w:szCs w:val="20"/>
          <w:lang w:val="en-GB"/>
        </w:rPr>
        <w:tab/>
      </w:r>
      <w:r>
        <w:rPr>
          <w:rFonts w:ascii="Arial" w:hAnsi="Arial" w:cs="Arial"/>
          <w:bCs/>
          <w:sz w:val="20"/>
          <w:szCs w:val="20"/>
          <w:lang w:val="en-GB"/>
        </w:rPr>
        <w:tab/>
        <w:t xml:space="preserve">Lc3+ </w:t>
      </w:r>
    </w:p>
    <w:p w14:paraId="45BA6DBB" w14:textId="77777777" w:rsidR="006F3923" w:rsidRDefault="006F3923" w:rsidP="006F3923">
      <w:pPr>
        <w:pStyle w:val="Plattetekst"/>
        <w:rPr>
          <w:rFonts w:ascii="Arial" w:hAnsi="Arial" w:cs="Arial"/>
          <w:bCs/>
          <w:sz w:val="20"/>
          <w:szCs w:val="20"/>
          <w:lang w:val="en-GB"/>
        </w:rPr>
      </w:pPr>
      <w:r>
        <w:rPr>
          <w:rFonts w:ascii="Arial" w:hAnsi="Arial" w:cs="Arial"/>
          <w:bCs/>
          <w:sz w:val="20"/>
          <w:szCs w:val="20"/>
          <w:lang w:val="en-GB"/>
        </w:rPr>
        <w:t xml:space="preserve">           11.Kd6 </w:t>
      </w:r>
      <w:r>
        <w:rPr>
          <w:rFonts w:ascii="Arial" w:hAnsi="Arial" w:cs="Arial"/>
          <w:bCs/>
          <w:sz w:val="20"/>
          <w:szCs w:val="20"/>
          <w:lang w:val="en-GB"/>
        </w:rPr>
        <w:tab/>
      </w:r>
      <w:r>
        <w:rPr>
          <w:rFonts w:ascii="Arial" w:hAnsi="Arial" w:cs="Arial"/>
          <w:bCs/>
          <w:sz w:val="20"/>
          <w:szCs w:val="20"/>
          <w:lang w:val="en-GB"/>
        </w:rPr>
        <w:tab/>
        <w:t xml:space="preserve">Lb4+ </w:t>
      </w:r>
    </w:p>
    <w:p w14:paraId="1C10800B" w14:textId="77777777" w:rsidR="006F3923" w:rsidRPr="00177777" w:rsidRDefault="006F3923" w:rsidP="006F3923">
      <w:pPr>
        <w:pStyle w:val="Plattetekst"/>
        <w:rPr>
          <w:rFonts w:ascii="Arial" w:hAnsi="Arial" w:cs="Arial"/>
          <w:bCs/>
          <w:sz w:val="20"/>
          <w:szCs w:val="20"/>
          <w:lang w:val="en-GB"/>
        </w:rPr>
      </w:pPr>
      <w:r w:rsidRPr="00177777">
        <w:rPr>
          <w:rFonts w:ascii="Arial" w:hAnsi="Arial" w:cs="Arial"/>
          <w:bCs/>
          <w:sz w:val="20"/>
          <w:szCs w:val="20"/>
          <w:lang w:val="en-GB"/>
        </w:rPr>
        <w:t xml:space="preserve">           12.Kc6 </w:t>
      </w:r>
      <w:r w:rsidRPr="00177777">
        <w:rPr>
          <w:rFonts w:ascii="Arial" w:hAnsi="Arial" w:cs="Arial"/>
          <w:bCs/>
          <w:sz w:val="20"/>
          <w:szCs w:val="20"/>
          <w:lang w:val="en-GB"/>
        </w:rPr>
        <w:tab/>
      </w:r>
      <w:r w:rsidRPr="00177777">
        <w:rPr>
          <w:rFonts w:ascii="Arial" w:hAnsi="Arial" w:cs="Arial"/>
          <w:bCs/>
          <w:sz w:val="20"/>
          <w:szCs w:val="20"/>
          <w:lang w:val="en-GB"/>
        </w:rPr>
        <w:tab/>
        <w:t xml:space="preserve">Lf3+ </w:t>
      </w:r>
    </w:p>
    <w:p w14:paraId="400CE90F" w14:textId="77777777" w:rsidR="006F3923" w:rsidRDefault="006F3923" w:rsidP="006F3923">
      <w:pPr>
        <w:pStyle w:val="Plattetekst"/>
        <w:rPr>
          <w:rFonts w:ascii="Arial" w:hAnsi="Arial" w:cs="Arial"/>
          <w:sz w:val="20"/>
          <w:szCs w:val="20"/>
        </w:rPr>
      </w:pPr>
      <w:r w:rsidRPr="00177777">
        <w:rPr>
          <w:rFonts w:ascii="Arial" w:hAnsi="Arial" w:cs="Arial"/>
          <w:bCs/>
          <w:sz w:val="20"/>
          <w:szCs w:val="20"/>
          <w:lang w:val="en-GB"/>
        </w:rPr>
        <w:t xml:space="preserve">           </w:t>
      </w:r>
      <w:r>
        <w:rPr>
          <w:rFonts w:ascii="Arial" w:hAnsi="Arial" w:cs="Arial"/>
          <w:bCs/>
          <w:sz w:val="20"/>
          <w:szCs w:val="20"/>
        </w:rPr>
        <w:t xml:space="preserve">13.Kb6 </w:t>
      </w:r>
      <w:r>
        <w:rPr>
          <w:rFonts w:ascii="Arial" w:hAnsi="Arial" w:cs="Arial"/>
          <w:bCs/>
          <w:sz w:val="20"/>
          <w:szCs w:val="20"/>
        </w:rPr>
        <w:tab/>
      </w:r>
      <w:r>
        <w:rPr>
          <w:rFonts w:ascii="Arial" w:hAnsi="Arial" w:cs="Arial"/>
          <w:bCs/>
          <w:sz w:val="20"/>
          <w:szCs w:val="20"/>
        </w:rPr>
        <w:tab/>
        <w:t>La5+</w:t>
      </w:r>
      <w:r>
        <w:rPr>
          <w:rFonts w:ascii="Arial" w:hAnsi="Arial" w:cs="Arial"/>
          <w:sz w:val="20"/>
          <w:szCs w:val="20"/>
        </w:rPr>
        <w:t xml:space="preserve">  </w:t>
      </w:r>
    </w:p>
    <w:p w14:paraId="4A55ADBB" w14:textId="77777777" w:rsidR="006F3923" w:rsidRDefault="006F3923" w:rsidP="00480C43">
      <w:pPr>
        <w:pStyle w:val="Plattetekst"/>
        <w:rPr>
          <w:rFonts w:ascii="Arial" w:hAnsi="Arial" w:cs="Arial"/>
          <w:bCs/>
          <w:sz w:val="20"/>
          <w:szCs w:val="20"/>
        </w:rPr>
      </w:pPr>
      <w:r>
        <w:rPr>
          <w:rFonts w:ascii="Arial" w:hAnsi="Arial" w:cs="Arial"/>
          <w:b w:val="0"/>
          <w:sz w:val="20"/>
          <w:szCs w:val="20"/>
        </w:rPr>
        <w:t>Nu, na al dat schaak geven, slaat</w:t>
      </w:r>
    </w:p>
    <w:p w14:paraId="53F6AB23" w14:textId="77777777" w:rsidR="006F3923" w:rsidRDefault="006F3923" w:rsidP="00480C43">
      <w:pPr>
        <w:pStyle w:val="Plattetekst"/>
        <w:rPr>
          <w:rFonts w:ascii="Arial" w:hAnsi="Arial" w:cs="Arial"/>
          <w:b w:val="0"/>
          <w:sz w:val="20"/>
          <w:szCs w:val="20"/>
        </w:rPr>
      </w:pPr>
      <w:r>
        <w:rPr>
          <w:rFonts w:ascii="Arial" w:hAnsi="Arial" w:cs="Arial"/>
          <w:b w:val="0"/>
          <w:sz w:val="20"/>
          <w:szCs w:val="20"/>
        </w:rPr>
        <w:t>de witte koning uiteindelijk de lo-per</w:t>
      </w:r>
    </w:p>
    <w:p w14:paraId="39102D24" w14:textId="77777777" w:rsidR="006F3923" w:rsidRDefault="006F3923" w:rsidP="006F3923">
      <w:pPr>
        <w:pStyle w:val="Plattetekst"/>
        <w:rPr>
          <w:rFonts w:ascii="Arial" w:hAnsi="Arial" w:cs="Arial"/>
          <w:bCs/>
          <w:sz w:val="20"/>
          <w:szCs w:val="20"/>
        </w:rPr>
      </w:pPr>
      <w:r>
        <w:rPr>
          <w:rFonts w:ascii="Arial" w:hAnsi="Arial" w:cs="Arial"/>
          <w:bCs/>
          <w:sz w:val="20"/>
          <w:szCs w:val="20"/>
        </w:rPr>
        <w:t xml:space="preserve">           14.Kxa5 </w:t>
      </w:r>
      <w:r>
        <w:rPr>
          <w:rFonts w:ascii="Arial" w:hAnsi="Arial" w:cs="Arial"/>
          <w:bCs/>
          <w:sz w:val="20"/>
          <w:szCs w:val="20"/>
        </w:rPr>
        <w:tab/>
        <w:t xml:space="preserve">Lb7 </w:t>
      </w:r>
    </w:p>
    <w:p w14:paraId="3CA0863C" w14:textId="77777777" w:rsidR="001A0BCC" w:rsidRPr="001A0BCC" w:rsidRDefault="001A0BCC" w:rsidP="006F3923">
      <w:pPr>
        <w:pStyle w:val="Plattetekst"/>
        <w:rPr>
          <w:rFonts w:ascii="Arial" w:hAnsi="Arial" w:cs="Arial"/>
          <w:b w:val="0"/>
          <w:sz w:val="20"/>
          <w:szCs w:val="20"/>
        </w:rPr>
      </w:pPr>
      <w:r>
        <w:rPr>
          <w:rFonts w:ascii="Arial" w:hAnsi="Arial" w:cs="Arial"/>
          <w:b w:val="0"/>
          <w:bCs/>
          <w:sz w:val="20"/>
          <w:szCs w:val="20"/>
        </w:rPr>
        <w:t>13…Lc5+</w:t>
      </w:r>
      <w:r w:rsidR="00D54D9E">
        <w:rPr>
          <w:rFonts w:ascii="Arial" w:hAnsi="Arial" w:cs="Arial"/>
          <w:b w:val="0"/>
          <w:bCs/>
          <w:sz w:val="20"/>
          <w:szCs w:val="20"/>
        </w:rPr>
        <w:t>?</w:t>
      </w:r>
      <w:r>
        <w:rPr>
          <w:rFonts w:ascii="Arial" w:hAnsi="Arial" w:cs="Arial"/>
          <w:b w:val="0"/>
          <w:bCs/>
          <w:sz w:val="20"/>
          <w:szCs w:val="20"/>
        </w:rPr>
        <w:t xml:space="preserve"> 14.Ka6 b4 15.c8D.</w:t>
      </w:r>
    </w:p>
    <w:p w14:paraId="754A8290"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En kan de h-pion rustig naar het promotieveld lopen: </w:t>
      </w:r>
    </w:p>
    <w:p w14:paraId="467FB530" w14:textId="77777777" w:rsidR="006F3923" w:rsidRDefault="006F3923" w:rsidP="006F3923">
      <w:pPr>
        <w:pStyle w:val="Plattetekst"/>
        <w:spacing w:line="210" w:lineRule="exact"/>
        <w:rPr>
          <w:rFonts w:ascii="Arial" w:hAnsi="Arial" w:cs="Arial"/>
          <w:b w:val="0"/>
          <w:sz w:val="20"/>
          <w:szCs w:val="20"/>
        </w:rPr>
      </w:pPr>
      <w:r>
        <w:rPr>
          <w:rFonts w:ascii="Arial" w:hAnsi="Arial" w:cs="Arial"/>
          <w:bCs/>
          <w:sz w:val="20"/>
          <w:szCs w:val="20"/>
        </w:rPr>
        <w:t xml:space="preserve">           15.h4. </w:t>
      </w:r>
    </w:p>
    <w:p w14:paraId="2C56DB6A" w14:textId="77777777" w:rsidR="006F3923" w:rsidRDefault="006F3923" w:rsidP="006F3923">
      <w:pPr>
        <w:pStyle w:val="Plattetekst"/>
        <w:rPr>
          <w:rFonts w:ascii="Arial" w:hAnsi="Arial" w:cs="Arial"/>
          <w:b w:val="0"/>
          <w:sz w:val="20"/>
          <w:szCs w:val="20"/>
        </w:rPr>
      </w:pPr>
      <w:r>
        <w:rPr>
          <w:rFonts w:ascii="Arial" w:hAnsi="Arial" w:cs="Arial"/>
          <w:b w:val="0"/>
          <w:sz w:val="20"/>
          <w:szCs w:val="20"/>
        </w:rPr>
        <w:t>De c-pion heeft immers geen toe-komst meer:</w:t>
      </w:r>
    </w:p>
    <w:p w14:paraId="1B2C3758" w14:textId="77777777" w:rsidR="006F3923" w:rsidRDefault="006F3923" w:rsidP="006F3923">
      <w:pPr>
        <w:pStyle w:val="Plattetekst"/>
        <w:rPr>
          <w:rFonts w:ascii="Arial" w:hAnsi="Arial" w:cs="Arial"/>
          <w:sz w:val="20"/>
          <w:szCs w:val="20"/>
        </w:rPr>
      </w:pPr>
      <w:r>
        <w:rPr>
          <w:rFonts w:ascii="Arial" w:hAnsi="Arial" w:cs="Arial"/>
          <w:sz w:val="20"/>
          <w:szCs w:val="20"/>
        </w:rPr>
        <w:t xml:space="preserve">           15...</w:t>
      </w:r>
      <w:r>
        <w:rPr>
          <w:rFonts w:ascii="Arial" w:hAnsi="Arial" w:cs="Arial"/>
          <w:sz w:val="20"/>
          <w:szCs w:val="20"/>
        </w:rPr>
        <w:tab/>
      </w:r>
      <w:r>
        <w:rPr>
          <w:rFonts w:ascii="Arial" w:hAnsi="Arial" w:cs="Arial"/>
          <w:sz w:val="20"/>
          <w:szCs w:val="20"/>
        </w:rPr>
        <w:tab/>
        <w:t xml:space="preserve">b4 </w:t>
      </w:r>
    </w:p>
    <w:p w14:paraId="0A53E98A" w14:textId="77777777" w:rsidR="006F3923" w:rsidRDefault="006F3923" w:rsidP="006F3923">
      <w:pPr>
        <w:pStyle w:val="Plattetekst"/>
        <w:rPr>
          <w:rFonts w:ascii="Arial" w:hAnsi="Arial" w:cs="Arial"/>
          <w:sz w:val="20"/>
          <w:szCs w:val="20"/>
        </w:rPr>
      </w:pPr>
      <w:r>
        <w:rPr>
          <w:rFonts w:ascii="Arial" w:hAnsi="Arial" w:cs="Arial"/>
          <w:sz w:val="20"/>
          <w:szCs w:val="20"/>
        </w:rPr>
        <w:t xml:space="preserve">           16.Kxb4 </w:t>
      </w:r>
    </w:p>
    <w:p w14:paraId="5032F9F2" w14:textId="77777777" w:rsidR="006F3923" w:rsidRDefault="006F3923" w:rsidP="006F3923">
      <w:pPr>
        <w:pStyle w:val="Plattetekst"/>
        <w:rPr>
          <w:rFonts w:ascii="Arial" w:hAnsi="Arial" w:cs="Arial"/>
          <w:b w:val="0"/>
          <w:sz w:val="20"/>
          <w:szCs w:val="20"/>
        </w:rPr>
      </w:pPr>
    </w:p>
    <w:p w14:paraId="4EAB9633" w14:textId="77777777" w:rsidR="006F3923" w:rsidRDefault="006F3923" w:rsidP="006F3923">
      <w:pPr>
        <w:pStyle w:val="Plattetekst"/>
        <w:rPr>
          <w:rFonts w:ascii="Arial" w:hAnsi="Arial" w:cs="Arial"/>
          <w:b w:val="0"/>
          <w:sz w:val="20"/>
          <w:szCs w:val="20"/>
        </w:rPr>
      </w:pPr>
    </w:p>
    <w:p w14:paraId="27AE01D7" w14:textId="77777777" w:rsidR="006F3923" w:rsidRDefault="006F3923" w:rsidP="006F3923">
      <w:pPr>
        <w:pStyle w:val="Plattetekst"/>
        <w:rPr>
          <w:rFonts w:ascii="Arial" w:hAnsi="Arial" w:cs="Arial"/>
          <w:b w:val="0"/>
          <w:sz w:val="20"/>
          <w:szCs w:val="20"/>
        </w:rPr>
      </w:pPr>
    </w:p>
    <w:p w14:paraId="59894A61" w14:textId="77777777" w:rsidR="006F3923" w:rsidRDefault="006F3923" w:rsidP="006F3923">
      <w:pPr>
        <w:pStyle w:val="Plattetekst"/>
        <w:rPr>
          <w:rFonts w:ascii="Arial" w:hAnsi="Arial" w:cs="Arial"/>
          <w:b w:val="0"/>
          <w:sz w:val="20"/>
          <w:szCs w:val="20"/>
        </w:rPr>
      </w:pPr>
    </w:p>
    <w:p w14:paraId="02F74AB3" w14:textId="77777777" w:rsidR="006F3923" w:rsidRDefault="006F3923" w:rsidP="006F3923">
      <w:pPr>
        <w:pStyle w:val="Plattetekst"/>
        <w:rPr>
          <w:rFonts w:ascii="Arial" w:hAnsi="Arial" w:cs="Arial"/>
          <w:b w:val="0"/>
          <w:sz w:val="20"/>
          <w:szCs w:val="20"/>
        </w:rPr>
      </w:pPr>
    </w:p>
    <w:p w14:paraId="63F9783C" w14:textId="77777777" w:rsidR="006F3923" w:rsidRDefault="006F3923" w:rsidP="006F3923">
      <w:pPr>
        <w:pStyle w:val="Plattetekst"/>
        <w:rPr>
          <w:rFonts w:ascii="Arial" w:hAnsi="Arial" w:cs="Arial"/>
          <w:b w:val="0"/>
          <w:sz w:val="20"/>
          <w:szCs w:val="20"/>
        </w:rPr>
      </w:pPr>
    </w:p>
    <w:p w14:paraId="74869360" w14:textId="77777777" w:rsidR="008112C7" w:rsidRDefault="008112C7" w:rsidP="006F3923">
      <w:pPr>
        <w:pStyle w:val="Plattetekst"/>
        <w:rPr>
          <w:rFonts w:ascii="Arial" w:hAnsi="Arial" w:cs="Arial"/>
          <w:b w:val="0"/>
          <w:sz w:val="20"/>
          <w:szCs w:val="20"/>
        </w:rPr>
      </w:pPr>
    </w:p>
    <w:p w14:paraId="69D0CB33" w14:textId="77777777" w:rsidR="006F3923" w:rsidRDefault="006F3923" w:rsidP="006F3923">
      <w:pPr>
        <w:pStyle w:val="Plattetekst"/>
        <w:rPr>
          <w:rFonts w:ascii="Arial" w:hAnsi="Arial" w:cs="Arial"/>
          <w:b w:val="0"/>
          <w:sz w:val="20"/>
          <w:szCs w:val="20"/>
        </w:rPr>
      </w:pPr>
    </w:p>
    <w:p w14:paraId="0A105127" w14:textId="77777777" w:rsidR="00785943" w:rsidRDefault="00785943" w:rsidP="006F3923">
      <w:pPr>
        <w:pStyle w:val="Plattetekst"/>
        <w:rPr>
          <w:rFonts w:ascii="Arial" w:hAnsi="Arial" w:cs="Arial"/>
          <w:b w:val="0"/>
          <w:sz w:val="20"/>
          <w:szCs w:val="20"/>
        </w:rPr>
      </w:pPr>
    </w:p>
    <w:p w14:paraId="2F05EEAE" w14:textId="77777777" w:rsidR="006F3923" w:rsidRDefault="006F3923" w:rsidP="006F3923">
      <w:pPr>
        <w:pStyle w:val="Plattetekst"/>
        <w:rPr>
          <w:rFonts w:ascii="Arial" w:hAnsi="Arial" w:cs="Arial"/>
          <w:b w:val="0"/>
          <w:i/>
          <w:iCs/>
          <w:sz w:val="20"/>
          <w:szCs w:val="20"/>
        </w:rPr>
      </w:pPr>
      <w:r>
        <w:rPr>
          <w:rFonts w:ascii="Arial" w:hAnsi="Arial" w:cs="Arial"/>
          <w:b w:val="0"/>
          <w:sz w:val="20"/>
          <w:szCs w:val="20"/>
        </w:rPr>
        <w:t>Ook wint wit na bijvoorbeeld 13…Kxh3 14.c8D, enzovoort, en een der beide lopers moet er ten-slotte aan geloven.</w:t>
      </w:r>
    </w:p>
    <w:p w14:paraId="11A254D1" w14:textId="77777777" w:rsidR="006F3923" w:rsidRDefault="006F3923" w:rsidP="006F3923">
      <w:pPr>
        <w:pStyle w:val="Plattetekst"/>
        <w:rPr>
          <w:rFonts w:ascii="Arial" w:hAnsi="Arial" w:cs="Arial"/>
          <w:b w:val="0"/>
          <w:i/>
          <w:iCs/>
          <w:sz w:val="20"/>
          <w:szCs w:val="20"/>
        </w:rPr>
      </w:pPr>
    </w:p>
    <w:p w14:paraId="1B9C93F8" w14:textId="77777777" w:rsidR="006F3923" w:rsidRDefault="006F3923" w:rsidP="006F3923">
      <w:pPr>
        <w:pStyle w:val="Plattetekst"/>
        <w:rPr>
          <w:rFonts w:ascii="Arial" w:hAnsi="Arial" w:cs="Arial"/>
          <w:b w:val="0"/>
          <w:sz w:val="20"/>
          <w:szCs w:val="20"/>
        </w:rPr>
      </w:pPr>
      <w:r>
        <w:rPr>
          <w:rFonts w:ascii="Arial" w:hAnsi="Arial" w:cs="Arial"/>
          <w:b w:val="0"/>
          <w:i/>
          <w:iCs/>
          <w:sz w:val="20"/>
          <w:szCs w:val="20"/>
        </w:rPr>
        <w:t>“A glourious construction, in for globetrotting.”</w:t>
      </w:r>
      <w:r>
        <w:rPr>
          <w:rFonts w:ascii="Arial" w:hAnsi="Arial" w:cs="Arial"/>
          <w:b w:val="0"/>
          <w:sz w:val="20"/>
          <w:szCs w:val="20"/>
        </w:rPr>
        <w:t xml:space="preserve"> voorspelde Julien  Vandiest. </w:t>
      </w:r>
    </w:p>
    <w:p w14:paraId="60E553DA" w14:textId="77777777" w:rsidR="006F3923" w:rsidRDefault="006F3923" w:rsidP="006F3923">
      <w:pPr>
        <w:pStyle w:val="Plattetekst"/>
        <w:rPr>
          <w:rFonts w:ascii="Arial" w:hAnsi="Arial" w:cs="Arial"/>
          <w:b w:val="0"/>
          <w:sz w:val="20"/>
          <w:szCs w:val="20"/>
        </w:rPr>
      </w:pPr>
    </w:p>
    <w:p w14:paraId="58CECC54" w14:textId="77777777" w:rsidR="006F3923" w:rsidRDefault="006F3923" w:rsidP="006F3923">
      <w:pPr>
        <w:pStyle w:val="Plattetekst"/>
        <w:rPr>
          <w:rFonts w:ascii="Arial" w:hAnsi="Arial" w:cs="Arial"/>
          <w:b w:val="0"/>
          <w:i/>
          <w:iCs/>
          <w:sz w:val="20"/>
          <w:szCs w:val="20"/>
        </w:rPr>
      </w:pPr>
      <w:r>
        <w:rPr>
          <w:rFonts w:ascii="Arial" w:hAnsi="Arial" w:cs="Arial"/>
          <w:b w:val="0"/>
          <w:sz w:val="20"/>
          <w:szCs w:val="20"/>
        </w:rPr>
        <w:t xml:space="preserve">En Roger Missiaen vond het zelfs </w:t>
      </w:r>
      <w:r>
        <w:rPr>
          <w:rFonts w:ascii="Arial" w:hAnsi="Arial" w:cs="Arial"/>
          <w:b w:val="0"/>
          <w:i/>
          <w:iCs/>
          <w:sz w:val="20"/>
          <w:szCs w:val="20"/>
        </w:rPr>
        <w:t>“A brilliant idea.”</w:t>
      </w:r>
    </w:p>
    <w:p w14:paraId="10818F35" w14:textId="77777777" w:rsidR="001A096D" w:rsidRDefault="001A096D" w:rsidP="001A096D">
      <w:pPr>
        <w:pStyle w:val="Plattetekst"/>
        <w:spacing w:line="190" w:lineRule="exact"/>
        <w:rPr>
          <w:rFonts w:cs="Arial"/>
        </w:rPr>
      </w:pPr>
    </w:p>
    <w:p w14:paraId="555F8BD1" w14:textId="77777777" w:rsidR="001A096D" w:rsidRDefault="001A096D" w:rsidP="001A096D">
      <w:pPr>
        <w:pStyle w:val="Plattetekst"/>
        <w:spacing w:line="190" w:lineRule="exact"/>
        <w:rPr>
          <w:rFonts w:cs="Arial"/>
        </w:rPr>
      </w:pPr>
    </w:p>
    <w:p w14:paraId="4D83A72B" w14:textId="77777777" w:rsidR="001A096D" w:rsidRDefault="001A096D" w:rsidP="001A096D">
      <w:pPr>
        <w:pStyle w:val="Plattetekst"/>
        <w:spacing w:line="190" w:lineRule="exact"/>
        <w:rPr>
          <w:rFonts w:cs="Arial"/>
        </w:rPr>
      </w:pPr>
    </w:p>
    <w:p w14:paraId="4EB0F915" w14:textId="77777777" w:rsidR="001A096D" w:rsidRDefault="001A096D" w:rsidP="001A096D">
      <w:pPr>
        <w:pStyle w:val="Plattetekst"/>
        <w:spacing w:line="190" w:lineRule="exact"/>
        <w:rPr>
          <w:rFonts w:cs="Arial"/>
        </w:rPr>
      </w:pPr>
    </w:p>
    <w:p w14:paraId="76507A02" w14:textId="77777777" w:rsidR="001A096D" w:rsidRDefault="001A096D" w:rsidP="001A096D">
      <w:pPr>
        <w:pStyle w:val="Plattetekst"/>
        <w:spacing w:line="190" w:lineRule="exact"/>
        <w:rPr>
          <w:rFonts w:cs="Arial"/>
        </w:rPr>
      </w:pPr>
    </w:p>
    <w:p w14:paraId="0865A7B3" w14:textId="77777777" w:rsidR="001A096D" w:rsidRDefault="001A096D" w:rsidP="001A096D">
      <w:pPr>
        <w:pStyle w:val="Plattetekst"/>
        <w:spacing w:line="190" w:lineRule="exact"/>
        <w:rPr>
          <w:rFonts w:cs="Arial"/>
        </w:rPr>
      </w:pPr>
    </w:p>
    <w:p w14:paraId="3EDF3301" w14:textId="77777777" w:rsidR="001A096D" w:rsidRDefault="001A096D" w:rsidP="001A096D">
      <w:pPr>
        <w:pStyle w:val="Plattetekst"/>
        <w:spacing w:line="190" w:lineRule="exact"/>
        <w:rPr>
          <w:rFonts w:cs="Arial"/>
        </w:rPr>
      </w:pPr>
    </w:p>
    <w:p w14:paraId="13B470F4" w14:textId="77777777" w:rsidR="001A096D" w:rsidRDefault="001A096D" w:rsidP="001A096D">
      <w:pPr>
        <w:pStyle w:val="Plattetekst"/>
        <w:spacing w:line="190" w:lineRule="exact"/>
        <w:rPr>
          <w:rFonts w:cs="Arial"/>
        </w:rPr>
      </w:pPr>
    </w:p>
    <w:p w14:paraId="0C5DEDFA" w14:textId="77777777" w:rsidR="001A096D" w:rsidRDefault="001A096D" w:rsidP="001A096D">
      <w:pPr>
        <w:pStyle w:val="Plattetekst"/>
        <w:spacing w:line="190" w:lineRule="exact"/>
        <w:rPr>
          <w:rFonts w:cs="Arial"/>
        </w:rPr>
      </w:pPr>
    </w:p>
    <w:p w14:paraId="0A7F3F2E" w14:textId="77777777" w:rsidR="001A096D" w:rsidRDefault="001A096D" w:rsidP="001A096D">
      <w:pPr>
        <w:pStyle w:val="Plattetekst"/>
        <w:spacing w:line="190" w:lineRule="exact"/>
        <w:rPr>
          <w:rFonts w:cs="Arial"/>
        </w:rPr>
      </w:pPr>
    </w:p>
    <w:p w14:paraId="4EA77365" w14:textId="77777777" w:rsidR="001A096D" w:rsidRDefault="001A096D" w:rsidP="001A096D">
      <w:pPr>
        <w:pStyle w:val="Plattetekst"/>
        <w:spacing w:line="190" w:lineRule="exact"/>
        <w:rPr>
          <w:rFonts w:cs="Arial"/>
        </w:rPr>
      </w:pPr>
    </w:p>
    <w:p w14:paraId="0902BF90" w14:textId="77777777" w:rsidR="001A096D" w:rsidRDefault="001A096D" w:rsidP="001A096D">
      <w:pPr>
        <w:pStyle w:val="Plattetekst"/>
        <w:spacing w:line="190" w:lineRule="exact"/>
        <w:rPr>
          <w:rFonts w:cs="Arial"/>
        </w:rPr>
      </w:pPr>
    </w:p>
    <w:p w14:paraId="497BB0EF" w14:textId="77777777" w:rsidR="001A096D" w:rsidRDefault="001A096D" w:rsidP="001A096D">
      <w:pPr>
        <w:pStyle w:val="Plattetekst"/>
        <w:spacing w:line="190" w:lineRule="exact"/>
        <w:rPr>
          <w:rFonts w:cs="Arial"/>
        </w:rPr>
      </w:pPr>
    </w:p>
    <w:p w14:paraId="293F8E74" w14:textId="77777777" w:rsidR="001A096D" w:rsidRDefault="001A096D" w:rsidP="001A096D">
      <w:pPr>
        <w:pStyle w:val="Plattetekst"/>
        <w:spacing w:line="190" w:lineRule="exact"/>
        <w:rPr>
          <w:rFonts w:cs="Arial"/>
        </w:rPr>
      </w:pPr>
    </w:p>
    <w:p w14:paraId="0648B283" w14:textId="77777777" w:rsidR="001A096D" w:rsidRDefault="001A096D" w:rsidP="001A096D">
      <w:pPr>
        <w:pStyle w:val="Plattetekst"/>
        <w:spacing w:line="190" w:lineRule="exact"/>
        <w:rPr>
          <w:rFonts w:cs="Arial"/>
        </w:rPr>
      </w:pPr>
    </w:p>
    <w:p w14:paraId="2DF5122C" w14:textId="77777777" w:rsidR="001A096D" w:rsidRDefault="001A096D" w:rsidP="001A096D">
      <w:pPr>
        <w:pStyle w:val="Plattetekst"/>
        <w:spacing w:line="190" w:lineRule="exact"/>
        <w:rPr>
          <w:rFonts w:cs="Arial"/>
        </w:rPr>
      </w:pPr>
    </w:p>
    <w:p w14:paraId="2DC6FFDF" w14:textId="77777777" w:rsidR="001A096D" w:rsidRDefault="001A096D" w:rsidP="001A096D">
      <w:pPr>
        <w:pStyle w:val="Plattetekst"/>
        <w:spacing w:line="190" w:lineRule="exact"/>
        <w:rPr>
          <w:rFonts w:cs="Arial"/>
        </w:rPr>
      </w:pPr>
    </w:p>
    <w:p w14:paraId="4652D857" w14:textId="77777777" w:rsidR="001A096D" w:rsidRDefault="001A096D" w:rsidP="001A096D">
      <w:pPr>
        <w:pStyle w:val="Plattetekst"/>
        <w:spacing w:line="190" w:lineRule="exact"/>
        <w:rPr>
          <w:rFonts w:cs="Arial"/>
        </w:rPr>
      </w:pPr>
    </w:p>
    <w:p w14:paraId="734262A3" w14:textId="77777777" w:rsidR="001A096D" w:rsidRDefault="001A096D" w:rsidP="001A096D">
      <w:pPr>
        <w:pStyle w:val="Plattetekst"/>
        <w:spacing w:line="190" w:lineRule="exact"/>
        <w:rPr>
          <w:rFonts w:cs="Arial"/>
        </w:rPr>
      </w:pPr>
    </w:p>
    <w:p w14:paraId="54CEE9AB" w14:textId="77777777" w:rsidR="001A096D" w:rsidRDefault="001A096D" w:rsidP="001A096D">
      <w:pPr>
        <w:pStyle w:val="Plattetekst"/>
        <w:spacing w:line="190" w:lineRule="exact"/>
        <w:rPr>
          <w:rFonts w:cs="Arial"/>
        </w:rPr>
      </w:pPr>
    </w:p>
    <w:p w14:paraId="20E7390A" w14:textId="77777777" w:rsidR="001A096D" w:rsidRDefault="001A096D" w:rsidP="001A096D">
      <w:pPr>
        <w:pStyle w:val="Plattetekst"/>
        <w:spacing w:line="190" w:lineRule="exact"/>
        <w:rPr>
          <w:rFonts w:cs="Arial"/>
        </w:rPr>
      </w:pPr>
    </w:p>
    <w:p w14:paraId="6183E808" w14:textId="77777777" w:rsidR="001A096D" w:rsidRDefault="001A096D" w:rsidP="001A096D">
      <w:pPr>
        <w:pStyle w:val="Plattetekst"/>
        <w:spacing w:line="190" w:lineRule="exact"/>
        <w:rPr>
          <w:rFonts w:cs="Arial"/>
        </w:rPr>
      </w:pPr>
    </w:p>
    <w:p w14:paraId="1C696BFA" w14:textId="77777777" w:rsidR="001A096D" w:rsidRDefault="001A096D" w:rsidP="001A096D">
      <w:pPr>
        <w:pStyle w:val="Plattetekst"/>
        <w:spacing w:line="190" w:lineRule="exact"/>
        <w:rPr>
          <w:rFonts w:cs="Arial"/>
        </w:rPr>
      </w:pPr>
    </w:p>
    <w:p w14:paraId="13600CF8" w14:textId="77777777" w:rsidR="001A096D" w:rsidRDefault="001A096D" w:rsidP="001A096D">
      <w:pPr>
        <w:pStyle w:val="Plattetekst"/>
        <w:spacing w:line="190" w:lineRule="exact"/>
        <w:rPr>
          <w:rFonts w:cs="Arial"/>
        </w:rPr>
      </w:pPr>
    </w:p>
    <w:p w14:paraId="66DE53F1" w14:textId="77777777" w:rsidR="001A096D" w:rsidRDefault="001A096D" w:rsidP="001A096D">
      <w:pPr>
        <w:pStyle w:val="Plattetekst"/>
        <w:spacing w:line="190" w:lineRule="exact"/>
        <w:rPr>
          <w:rFonts w:cs="Arial"/>
        </w:rPr>
      </w:pPr>
    </w:p>
    <w:p w14:paraId="7A473A2F" w14:textId="77777777" w:rsidR="001A096D" w:rsidRDefault="001A096D" w:rsidP="001A096D">
      <w:pPr>
        <w:pStyle w:val="Plattetekst"/>
        <w:spacing w:line="190" w:lineRule="exact"/>
        <w:rPr>
          <w:rFonts w:cs="Arial"/>
        </w:rPr>
      </w:pPr>
    </w:p>
    <w:p w14:paraId="19902406" w14:textId="77777777" w:rsidR="001A096D" w:rsidRDefault="001A096D" w:rsidP="001A096D">
      <w:pPr>
        <w:pStyle w:val="Plattetekst"/>
        <w:spacing w:line="190" w:lineRule="exact"/>
        <w:rPr>
          <w:rFonts w:cs="Arial"/>
        </w:rPr>
      </w:pPr>
    </w:p>
    <w:p w14:paraId="49C2B2E6" w14:textId="77777777" w:rsidR="001A096D" w:rsidRDefault="001A096D" w:rsidP="001A096D">
      <w:pPr>
        <w:pStyle w:val="Plattetekst"/>
        <w:spacing w:line="190" w:lineRule="exact"/>
        <w:jc w:val="center"/>
        <w:rPr>
          <w:rFonts w:cs="Arial"/>
        </w:rPr>
      </w:pPr>
    </w:p>
    <w:p w14:paraId="4D560EA6" w14:textId="77777777" w:rsidR="00A418D3" w:rsidRDefault="00A418D3" w:rsidP="001A096D">
      <w:pPr>
        <w:pStyle w:val="Plattetekst"/>
        <w:spacing w:line="190" w:lineRule="exact"/>
        <w:jc w:val="center"/>
        <w:rPr>
          <w:rFonts w:ascii="Arial" w:hAnsi="Arial" w:cs="Arial"/>
          <w:sz w:val="20"/>
          <w:szCs w:val="20"/>
        </w:rPr>
      </w:pPr>
    </w:p>
    <w:p w14:paraId="797CE220" w14:textId="77777777" w:rsidR="006F3923" w:rsidRDefault="00CD6E33" w:rsidP="001A096D">
      <w:pPr>
        <w:pStyle w:val="Plattetekst"/>
        <w:spacing w:line="190" w:lineRule="exact"/>
        <w:jc w:val="center"/>
        <w:rPr>
          <w:rFonts w:ascii="Arial" w:hAnsi="Arial" w:cs="Arial"/>
          <w:sz w:val="20"/>
          <w:szCs w:val="20"/>
        </w:rPr>
      </w:pPr>
      <w:r>
        <w:rPr>
          <w:rFonts w:ascii="Arial" w:hAnsi="Arial" w:cs="Arial"/>
          <w:sz w:val="20"/>
          <w:szCs w:val="20"/>
        </w:rPr>
        <w:t xml:space="preserve">- </w:t>
      </w:r>
      <w:r w:rsidR="001A1298">
        <w:rPr>
          <w:rFonts w:ascii="Arial" w:hAnsi="Arial" w:cs="Arial"/>
          <w:sz w:val="20"/>
          <w:szCs w:val="20"/>
        </w:rPr>
        <w:t>16</w:t>
      </w:r>
      <w:r w:rsidR="00A418D3">
        <w:rPr>
          <w:rFonts w:ascii="Arial" w:hAnsi="Arial" w:cs="Arial"/>
          <w:sz w:val="20"/>
          <w:szCs w:val="20"/>
        </w:rPr>
        <w:t>4</w:t>
      </w:r>
      <w:r w:rsidR="006F3923">
        <w:rPr>
          <w:rFonts w:ascii="Arial" w:hAnsi="Arial" w:cs="Arial"/>
          <w:sz w:val="20"/>
          <w:szCs w:val="20"/>
        </w:rPr>
        <w:t xml:space="preserve"> -</w:t>
      </w:r>
    </w:p>
    <w:p w14:paraId="46FBCE13" w14:textId="77777777" w:rsidR="006F3923" w:rsidRDefault="006F3923" w:rsidP="006F3923">
      <w:pPr>
        <w:pStyle w:val="Plattetekst"/>
        <w:spacing w:line="190" w:lineRule="exact"/>
        <w:jc w:val="center"/>
        <w:rPr>
          <w:rFonts w:ascii="Arial" w:hAnsi="Arial" w:cs="Arial"/>
          <w:b w:val="0"/>
          <w:i/>
          <w:sz w:val="20"/>
          <w:szCs w:val="20"/>
        </w:rPr>
      </w:pPr>
    </w:p>
    <w:p w14:paraId="451D90D5" w14:textId="77777777" w:rsidR="006F3923" w:rsidRDefault="006F3923" w:rsidP="006F3923">
      <w:pPr>
        <w:pStyle w:val="Plattetekst"/>
        <w:spacing w:line="190" w:lineRule="exact"/>
        <w:jc w:val="center"/>
        <w:rPr>
          <w:rFonts w:ascii="Arial" w:hAnsi="Arial" w:cs="Arial"/>
          <w:b w:val="0"/>
          <w:sz w:val="20"/>
          <w:szCs w:val="20"/>
        </w:rPr>
      </w:pPr>
      <w:r>
        <w:rPr>
          <w:rFonts w:ascii="Arial" w:hAnsi="Arial" w:cs="Arial"/>
          <w:b w:val="0"/>
          <w:i/>
          <w:sz w:val="20"/>
          <w:szCs w:val="20"/>
        </w:rPr>
        <w:t xml:space="preserve">Schakend Nederland, </w:t>
      </w:r>
      <w:r>
        <w:rPr>
          <w:rFonts w:ascii="Arial" w:hAnsi="Arial" w:cs="Arial"/>
          <w:b w:val="0"/>
          <w:sz w:val="20"/>
          <w:szCs w:val="20"/>
        </w:rPr>
        <w:t>1983</w:t>
      </w:r>
    </w:p>
    <w:p w14:paraId="1A4A24BB" w14:textId="77777777" w:rsidR="006F3923" w:rsidRDefault="006F3923" w:rsidP="006F3923">
      <w:pPr>
        <w:pStyle w:val="Plattetekst"/>
        <w:spacing w:line="240" w:lineRule="exact"/>
        <w:jc w:val="center"/>
        <w:rPr>
          <w:rFonts w:ascii="Arial" w:hAnsi="Arial" w:cs="Arial"/>
          <w:b w:val="0"/>
          <w:sz w:val="20"/>
          <w:szCs w:val="20"/>
        </w:rPr>
      </w:pPr>
    </w:p>
    <w:p w14:paraId="296FDC3F" w14:textId="77777777" w:rsidR="006F3923" w:rsidRDefault="006F3923" w:rsidP="006F3923">
      <w:pPr>
        <w:pStyle w:val="Plattetekst"/>
        <w:jc w:val="center"/>
        <w:rPr>
          <w:rFonts w:ascii="Arial" w:hAnsi="Arial" w:cs="Arial"/>
          <w:b w:val="0"/>
          <w:sz w:val="20"/>
          <w:szCs w:val="20"/>
        </w:rPr>
      </w:pPr>
      <w:r>
        <w:rPr>
          <w:rFonts w:ascii="Arial" w:hAnsi="Arial" w:cs="Arial"/>
          <w:b w:val="0"/>
          <w:sz w:val="20"/>
          <w:szCs w:val="20"/>
        </w:rPr>
        <w:object w:dxaOrig="4579" w:dyaOrig="4577" w14:anchorId="1D6A66A4">
          <v:shape id="_x0000_i1179" type="#_x0000_t75" style="width:161.15pt;height:159.5pt" o:ole="">
            <v:imagedata r:id="rId329" o:title=""/>
          </v:shape>
          <o:OLEObject Type="Embed" ProgID="CorelDRAW.Graphic.12" ShapeID="_x0000_i1179" DrawAspect="Content" ObjectID="_1587467572" r:id="rId330"/>
        </w:object>
      </w:r>
    </w:p>
    <w:p w14:paraId="43612D36" w14:textId="77777777" w:rsidR="00FB0CD6" w:rsidRDefault="00FB0CD6" w:rsidP="006F3923">
      <w:pPr>
        <w:pStyle w:val="Plattetekst"/>
        <w:rPr>
          <w:rFonts w:ascii="Arial" w:hAnsi="Arial" w:cs="Arial"/>
        </w:rPr>
      </w:pPr>
    </w:p>
    <w:p w14:paraId="02103FAC" w14:textId="77777777" w:rsidR="006F3923" w:rsidRDefault="006F3923" w:rsidP="006F3923">
      <w:pPr>
        <w:pStyle w:val="Plattetekst"/>
        <w:rPr>
          <w:rFonts w:ascii="Arial" w:hAnsi="Arial" w:cs="Arial"/>
          <w:b w:val="0"/>
          <w:sz w:val="20"/>
          <w:szCs w:val="20"/>
        </w:rPr>
      </w:pPr>
      <w:r>
        <w:rPr>
          <w:rFonts w:ascii="Arial" w:hAnsi="Arial" w:cs="Arial"/>
        </w:rPr>
        <w:t>+</w:t>
      </w:r>
      <w:r>
        <w:rPr>
          <w:rFonts w:ascii="Arial" w:hAnsi="Arial" w:cs="Arial"/>
          <w:sz w:val="20"/>
          <w:szCs w:val="20"/>
        </w:rPr>
        <w:t xml:space="preserve"> </w:t>
      </w:r>
      <w:r>
        <w:rPr>
          <w:rFonts w:ascii="Arial" w:hAnsi="Arial" w:cs="Arial"/>
          <w:b w:val="0"/>
          <w:sz w:val="20"/>
          <w:szCs w:val="20"/>
        </w:rPr>
        <w:t xml:space="preserve">                              0014.02 c2f4</w:t>
      </w:r>
    </w:p>
    <w:p w14:paraId="44674ECC" w14:textId="77777777" w:rsidR="006F3923" w:rsidRDefault="006F3923" w:rsidP="006F3923">
      <w:pPr>
        <w:pStyle w:val="Plattetekst"/>
        <w:rPr>
          <w:rFonts w:ascii="Arial" w:hAnsi="Arial" w:cs="Arial"/>
          <w:b w:val="0"/>
          <w:sz w:val="20"/>
          <w:szCs w:val="20"/>
        </w:rPr>
      </w:pPr>
    </w:p>
    <w:p w14:paraId="4A46D37C" w14:textId="77777777" w:rsidR="006F3923" w:rsidRDefault="003B6827" w:rsidP="006F3923">
      <w:pPr>
        <w:pStyle w:val="Plattetekst"/>
        <w:rPr>
          <w:rFonts w:ascii="Arial" w:hAnsi="Arial" w:cs="Arial"/>
          <w:b w:val="0"/>
          <w:sz w:val="20"/>
          <w:szCs w:val="20"/>
        </w:rPr>
      </w:pPr>
      <w:r>
        <w:rPr>
          <w:rFonts w:ascii="Arial" w:hAnsi="Arial" w:cs="Arial"/>
          <w:b w:val="0"/>
          <w:sz w:val="20"/>
          <w:szCs w:val="20"/>
        </w:rPr>
        <w:t>Hier winnen Loper en paard</w:t>
      </w:r>
      <w:r w:rsidR="00EF2293">
        <w:rPr>
          <w:rFonts w:ascii="Arial" w:hAnsi="Arial" w:cs="Arial"/>
          <w:b w:val="0"/>
          <w:sz w:val="20"/>
          <w:szCs w:val="20"/>
        </w:rPr>
        <w:t xml:space="preserve"> tegen paard </w:t>
      </w:r>
      <w:r w:rsidR="006F3923">
        <w:rPr>
          <w:rFonts w:ascii="Arial" w:hAnsi="Arial" w:cs="Arial"/>
          <w:b w:val="0"/>
          <w:sz w:val="20"/>
          <w:szCs w:val="20"/>
        </w:rPr>
        <w:t>omdat de zwarte hengst gehin</w:t>
      </w:r>
      <w:r w:rsidR="00EF2293">
        <w:rPr>
          <w:rFonts w:ascii="Arial" w:hAnsi="Arial" w:cs="Arial"/>
          <w:b w:val="0"/>
          <w:sz w:val="20"/>
          <w:szCs w:val="20"/>
        </w:rPr>
        <w:t xml:space="preserve">derd wordt door zijn </w:t>
      </w:r>
      <w:r w:rsidR="006F3923">
        <w:rPr>
          <w:rFonts w:ascii="Arial" w:hAnsi="Arial" w:cs="Arial"/>
          <w:b w:val="0"/>
          <w:sz w:val="20"/>
          <w:szCs w:val="20"/>
        </w:rPr>
        <w:t>pion</w:t>
      </w:r>
      <w:r>
        <w:rPr>
          <w:rFonts w:ascii="Arial" w:hAnsi="Arial" w:cs="Arial"/>
          <w:b w:val="0"/>
          <w:sz w:val="20"/>
          <w:szCs w:val="20"/>
        </w:rPr>
        <w:t>-</w:t>
      </w:r>
      <w:r w:rsidR="006F3923">
        <w:rPr>
          <w:rFonts w:ascii="Arial" w:hAnsi="Arial" w:cs="Arial"/>
          <w:b w:val="0"/>
          <w:sz w:val="20"/>
          <w:szCs w:val="20"/>
        </w:rPr>
        <w:t xml:space="preserve">nen:  </w:t>
      </w:r>
    </w:p>
    <w:p w14:paraId="1A2C11B1"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1.Lc7 </w:t>
      </w:r>
      <w:r>
        <w:rPr>
          <w:rFonts w:ascii="Arial" w:hAnsi="Arial" w:cs="Arial"/>
          <w:bCs/>
          <w:sz w:val="20"/>
          <w:szCs w:val="20"/>
        </w:rPr>
        <w:tab/>
      </w:r>
      <w:r>
        <w:rPr>
          <w:rFonts w:ascii="Arial" w:hAnsi="Arial" w:cs="Arial"/>
          <w:bCs/>
          <w:sz w:val="20"/>
          <w:szCs w:val="20"/>
        </w:rPr>
        <w:tab/>
        <w:t xml:space="preserve">Ke4 </w:t>
      </w:r>
    </w:p>
    <w:p w14:paraId="27AF7E61" w14:textId="77777777" w:rsidR="006F3923" w:rsidRDefault="006F3923" w:rsidP="006F3923">
      <w:pPr>
        <w:pStyle w:val="Plattetekst"/>
        <w:rPr>
          <w:rFonts w:ascii="Arial" w:hAnsi="Arial" w:cs="Arial"/>
          <w:b w:val="0"/>
          <w:sz w:val="20"/>
          <w:szCs w:val="20"/>
        </w:rPr>
      </w:pPr>
      <w:r>
        <w:rPr>
          <w:rFonts w:ascii="Arial" w:hAnsi="Arial" w:cs="Arial"/>
          <w:b w:val="0"/>
          <w:sz w:val="20"/>
          <w:szCs w:val="20"/>
        </w:rPr>
        <w:t>Na 1...d4</w:t>
      </w:r>
      <w:r w:rsidR="00112F6A">
        <w:rPr>
          <w:rFonts w:ascii="Arial" w:hAnsi="Arial" w:cs="Arial"/>
          <w:b w:val="0"/>
          <w:sz w:val="20"/>
          <w:szCs w:val="20"/>
        </w:rPr>
        <w:t>?</w:t>
      </w:r>
      <w:r>
        <w:rPr>
          <w:rFonts w:ascii="Arial" w:hAnsi="Arial" w:cs="Arial"/>
          <w:b w:val="0"/>
          <w:sz w:val="20"/>
          <w:szCs w:val="20"/>
        </w:rPr>
        <w:t xml:space="preserve"> verliest zwart snel zijn paard: 2.Pf6 d3+ 3.Kd2 Kg5 4.Lxe5, en het spel.</w:t>
      </w:r>
    </w:p>
    <w:p w14:paraId="1290293B" w14:textId="77777777" w:rsidR="006F3923" w:rsidRDefault="006F3923" w:rsidP="006F3923">
      <w:pPr>
        <w:pStyle w:val="Plattetekst"/>
        <w:spacing w:line="220" w:lineRule="exact"/>
        <w:rPr>
          <w:rFonts w:ascii="Arial" w:hAnsi="Arial" w:cs="Arial"/>
          <w:bCs/>
          <w:sz w:val="20"/>
          <w:szCs w:val="20"/>
        </w:rPr>
      </w:pPr>
      <w:r>
        <w:rPr>
          <w:rFonts w:ascii="Arial" w:hAnsi="Arial" w:cs="Arial"/>
          <w:bCs/>
          <w:sz w:val="20"/>
          <w:szCs w:val="20"/>
        </w:rPr>
        <w:tab/>
        <w:t xml:space="preserve">2.Pg5+ </w:t>
      </w:r>
      <w:r>
        <w:rPr>
          <w:rFonts w:ascii="Arial" w:hAnsi="Arial" w:cs="Arial"/>
          <w:bCs/>
          <w:sz w:val="20"/>
          <w:szCs w:val="20"/>
        </w:rPr>
        <w:tab/>
      </w:r>
      <w:r>
        <w:rPr>
          <w:rFonts w:ascii="Arial" w:hAnsi="Arial" w:cs="Arial"/>
          <w:bCs/>
          <w:sz w:val="20"/>
          <w:szCs w:val="20"/>
        </w:rPr>
        <w:tab/>
        <w:t>Kd4</w:t>
      </w:r>
    </w:p>
    <w:p w14:paraId="3F8A75AE" w14:textId="77777777" w:rsidR="006F3923" w:rsidRDefault="006F3923" w:rsidP="006F3923">
      <w:pPr>
        <w:pStyle w:val="Plattetekst"/>
        <w:spacing w:line="220" w:lineRule="exact"/>
        <w:rPr>
          <w:rFonts w:ascii="Arial" w:hAnsi="Arial" w:cs="Arial"/>
          <w:b w:val="0"/>
          <w:sz w:val="20"/>
          <w:szCs w:val="20"/>
        </w:rPr>
      </w:pPr>
      <w:r>
        <w:rPr>
          <w:rFonts w:ascii="Arial" w:hAnsi="Arial" w:cs="Arial"/>
          <w:b w:val="0"/>
          <w:sz w:val="20"/>
          <w:szCs w:val="20"/>
        </w:rPr>
        <w:t>En niet 2...Kf4</w:t>
      </w:r>
      <w:r w:rsidR="00112F6A">
        <w:rPr>
          <w:rFonts w:ascii="Arial" w:hAnsi="Arial" w:cs="Arial"/>
          <w:b w:val="0"/>
          <w:sz w:val="20"/>
          <w:szCs w:val="20"/>
        </w:rPr>
        <w:t>?</w:t>
      </w:r>
      <w:r>
        <w:rPr>
          <w:rFonts w:ascii="Arial" w:hAnsi="Arial" w:cs="Arial"/>
          <w:b w:val="0"/>
          <w:sz w:val="20"/>
          <w:szCs w:val="20"/>
        </w:rPr>
        <w:t xml:space="preserve"> wegens 3.Pf7 en 4.Pxe5. </w:t>
      </w:r>
    </w:p>
    <w:p w14:paraId="3DD1655C"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3.Pe6+ </w:t>
      </w:r>
      <w:r>
        <w:rPr>
          <w:rFonts w:ascii="Arial" w:hAnsi="Arial" w:cs="Arial"/>
          <w:bCs/>
          <w:sz w:val="20"/>
          <w:szCs w:val="20"/>
        </w:rPr>
        <w:tab/>
      </w:r>
      <w:r>
        <w:rPr>
          <w:rFonts w:ascii="Arial" w:hAnsi="Arial" w:cs="Arial"/>
          <w:bCs/>
          <w:sz w:val="20"/>
          <w:szCs w:val="20"/>
        </w:rPr>
        <w:tab/>
        <w:t xml:space="preserve">Ke4 </w:t>
      </w:r>
    </w:p>
    <w:p w14:paraId="252A4966"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4.Pc5+ </w:t>
      </w:r>
      <w:r>
        <w:rPr>
          <w:rFonts w:ascii="Arial" w:hAnsi="Arial" w:cs="Arial"/>
          <w:bCs/>
          <w:sz w:val="20"/>
          <w:szCs w:val="20"/>
        </w:rPr>
        <w:tab/>
      </w:r>
      <w:r>
        <w:rPr>
          <w:rFonts w:ascii="Arial" w:hAnsi="Arial" w:cs="Arial"/>
          <w:bCs/>
          <w:sz w:val="20"/>
          <w:szCs w:val="20"/>
        </w:rPr>
        <w:tab/>
        <w:t xml:space="preserve">Kd4 </w:t>
      </w:r>
    </w:p>
    <w:p w14:paraId="624E92C3" w14:textId="77777777" w:rsidR="006F3923" w:rsidRDefault="006F3923" w:rsidP="006F3923">
      <w:pPr>
        <w:pStyle w:val="Plattetekst"/>
        <w:rPr>
          <w:rFonts w:ascii="Arial" w:hAnsi="Arial" w:cs="Arial"/>
          <w:b w:val="0"/>
          <w:bCs/>
          <w:sz w:val="20"/>
          <w:szCs w:val="20"/>
        </w:rPr>
      </w:pPr>
      <w:r>
        <w:rPr>
          <w:rFonts w:ascii="Arial" w:hAnsi="Arial" w:cs="Arial"/>
          <w:b w:val="0"/>
          <w:sz w:val="20"/>
          <w:szCs w:val="20"/>
        </w:rPr>
        <w:t>Hier</w:t>
      </w:r>
      <w:r>
        <w:rPr>
          <w:rFonts w:ascii="Arial" w:hAnsi="Arial" w:cs="Arial"/>
          <w:b w:val="0"/>
          <w:bCs/>
          <w:sz w:val="20"/>
          <w:szCs w:val="20"/>
        </w:rPr>
        <w:t xml:space="preserve"> </w:t>
      </w:r>
      <w:r>
        <w:rPr>
          <w:rFonts w:ascii="Arial" w:hAnsi="Arial" w:cs="Arial"/>
          <w:b w:val="0"/>
          <w:sz w:val="20"/>
          <w:szCs w:val="20"/>
        </w:rPr>
        <w:t>niet 4...Kf4</w:t>
      </w:r>
      <w:r w:rsidR="00112F6A">
        <w:rPr>
          <w:rFonts w:ascii="Arial" w:hAnsi="Arial" w:cs="Arial"/>
          <w:b w:val="0"/>
          <w:sz w:val="20"/>
          <w:szCs w:val="20"/>
        </w:rPr>
        <w:t>?</w:t>
      </w:r>
      <w:r>
        <w:rPr>
          <w:rFonts w:ascii="Arial" w:hAnsi="Arial" w:cs="Arial"/>
          <w:b w:val="0"/>
          <w:sz w:val="20"/>
          <w:szCs w:val="20"/>
        </w:rPr>
        <w:t xml:space="preserve"> wegens 5.Pd3+ en 6.Pxe5 </w:t>
      </w:r>
    </w:p>
    <w:p w14:paraId="7B613254"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5.Pb3+ </w:t>
      </w:r>
      <w:r>
        <w:rPr>
          <w:rFonts w:ascii="Arial" w:hAnsi="Arial" w:cs="Arial"/>
          <w:bCs/>
          <w:sz w:val="20"/>
          <w:szCs w:val="20"/>
        </w:rPr>
        <w:tab/>
      </w:r>
      <w:r>
        <w:rPr>
          <w:rFonts w:ascii="Arial" w:hAnsi="Arial" w:cs="Arial"/>
          <w:bCs/>
          <w:sz w:val="20"/>
          <w:szCs w:val="20"/>
        </w:rPr>
        <w:tab/>
        <w:t xml:space="preserve">Ke4 </w:t>
      </w:r>
    </w:p>
    <w:p w14:paraId="5AD4CB82" w14:textId="77777777" w:rsidR="006F3923" w:rsidRDefault="006F3923" w:rsidP="006F3923">
      <w:pPr>
        <w:pStyle w:val="Plattetekst"/>
        <w:rPr>
          <w:rFonts w:ascii="Arial" w:hAnsi="Arial" w:cs="Arial"/>
          <w:bCs/>
          <w:sz w:val="20"/>
          <w:szCs w:val="20"/>
        </w:rPr>
      </w:pPr>
      <w:r>
        <w:rPr>
          <w:rFonts w:ascii="Arial" w:hAnsi="Arial" w:cs="Arial"/>
          <w:bCs/>
          <w:sz w:val="20"/>
          <w:szCs w:val="20"/>
        </w:rPr>
        <w:tab/>
        <w:t xml:space="preserve">6.Pd2+ </w:t>
      </w:r>
      <w:r>
        <w:rPr>
          <w:rFonts w:ascii="Arial" w:hAnsi="Arial" w:cs="Arial"/>
          <w:bCs/>
          <w:sz w:val="20"/>
          <w:szCs w:val="20"/>
        </w:rPr>
        <w:tab/>
      </w:r>
      <w:r>
        <w:rPr>
          <w:rFonts w:ascii="Arial" w:hAnsi="Arial" w:cs="Arial"/>
          <w:bCs/>
          <w:sz w:val="20"/>
          <w:szCs w:val="20"/>
        </w:rPr>
        <w:tab/>
        <w:t xml:space="preserve">Kd4 </w:t>
      </w:r>
    </w:p>
    <w:p w14:paraId="309011F8" w14:textId="77777777" w:rsidR="006F3923" w:rsidRDefault="006F3923" w:rsidP="006F3923">
      <w:pPr>
        <w:pStyle w:val="Plattetekst"/>
        <w:rPr>
          <w:rFonts w:ascii="Arial" w:hAnsi="Arial" w:cs="Arial"/>
          <w:bCs/>
          <w:sz w:val="20"/>
          <w:szCs w:val="20"/>
        </w:rPr>
      </w:pPr>
      <w:r>
        <w:rPr>
          <w:rFonts w:ascii="Arial" w:hAnsi="Arial" w:cs="Arial"/>
          <w:b w:val="0"/>
          <w:sz w:val="20"/>
          <w:szCs w:val="20"/>
        </w:rPr>
        <w:t xml:space="preserve">En daar zwart zijn hengst niet wil loslaten is daar plots: </w:t>
      </w:r>
    </w:p>
    <w:p w14:paraId="220E2579" w14:textId="77777777" w:rsidR="006F3923" w:rsidRDefault="006F3923" w:rsidP="006F3923">
      <w:pPr>
        <w:pStyle w:val="Plattetekst"/>
        <w:rPr>
          <w:rFonts w:ascii="Arial" w:hAnsi="Arial" w:cs="Arial"/>
          <w:b w:val="0"/>
          <w:sz w:val="20"/>
          <w:szCs w:val="20"/>
        </w:rPr>
      </w:pPr>
      <w:r>
        <w:rPr>
          <w:rFonts w:ascii="Arial" w:hAnsi="Arial" w:cs="Arial"/>
          <w:bCs/>
          <w:sz w:val="20"/>
          <w:szCs w:val="20"/>
        </w:rPr>
        <w:tab/>
        <w:t xml:space="preserve">7.Lb6+ </w:t>
      </w:r>
    </w:p>
    <w:p w14:paraId="13C04649" w14:textId="77777777" w:rsidR="001A096D" w:rsidRDefault="001A096D" w:rsidP="006F3923">
      <w:pPr>
        <w:pStyle w:val="Plattetekst"/>
        <w:rPr>
          <w:rFonts w:ascii="Arial" w:hAnsi="Arial" w:cs="Arial"/>
          <w:b w:val="0"/>
          <w:sz w:val="20"/>
          <w:szCs w:val="20"/>
        </w:rPr>
      </w:pPr>
    </w:p>
    <w:p w14:paraId="52552241" w14:textId="77777777" w:rsidR="001A096D" w:rsidRDefault="001A096D" w:rsidP="006F3923">
      <w:pPr>
        <w:pStyle w:val="Plattetekst"/>
        <w:rPr>
          <w:rFonts w:ascii="Arial" w:hAnsi="Arial" w:cs="Arial"/>
          <w:b w:val="0"/>
          <w:sz w:val="20"/>
          <w:szCs w:val="20"/>
        </w:rPr>
      </w:pPr>
    </w:p>
    <w:p w14:paraId="270FF93F" w14:textId="77777777" w:rsidR="001A096D" w:rsidRDefault="001A096D" w:rsidP="006F3923">
      <w:pPr>
        <w:pStyle w:val="Plattetekst"/>
        <w:rPr>
          <w:rFonts w:ascii="Arial" w:hAnsi="Arial" w:cs="Arial"/>
          <w:b w:val="0"/>
          <w:sz w:val="20"/>
          <w:szCs w:val="20"/>
        </w:rPr>
      </w:pPr>
    </w:p>
    <w:p w14:paraId="2AD9B35D" w14:textId="77777777" w:rsidR="001A096D" w:rsidRDefault="001A096D" w:rsidP="006F3923">
      <w:pPr>
        <w:pStyle w:val="Plattetekst"/>
        <w:rPr>
          <w:rFonts w:ascii="Arial" w:hAnsi="Arial" w:cs="Arial"/>
          <w:b w:val="0"/>
          <w:sz w:val="20"/>
          <w:szCs w:val="20"/>
        </w:rPr>
      </w:pPr>
    </w:p>
    <w:p w14:paraId="7CC2C994" w14:textId="77777777" w:rsidR="006F3923" w:rsidRDefault="006F3923" w:rsidP="006F3923">
      <w:pPr>
        <w:pStyle w:val="Plattetekst"/>
        <w:rPr>
          <w:rFonts w:ascii="Arial" w:hAnsi="Arial" w:cs="Arial"/>
          <w:b w:val="0"/>
          <w:sz w:val="20"/>
          <w:szCs w:val="20"/>
        </w:rPr>
      </w:pPr>
      <w:r>
        <w:rPr>
          <w:rFonts w:ascii="Arial" w:hAnsi="Arial" w:cs="Arial"/>
          <w:b w:val="0"/>
          <w:sz w:val="20"/>
          <w:szCs w:val="20"/>
        </w:rPr>
        <w:t xml:space="preserve">En mat. </w:t>
      </w:r>
    </w:p>
    <w:p w14:paraId="57BC27F4" w14:textId="77777777" w:rsidR="006F3923" w:rsidRDefault="006F3923" w:rsidP="006F3923">
      <w:pPr>
        <w:pStyle w:val="Plattetekst"/>
        <w:rPr>
          <w:rFonts w:ascii="Arial" w:hAnsi="Arial" w:cs="Arial"/>
          <w:b w:val="0"/>
          <w:sz w:val="20"/>
          <w:szCs w:val="20"/>
        </w:rPr>
      </w:pPr>
    </w:p>
    <w:p w14:paraId="685598C6" w14:textId="77777777" w:rsidR="006F3923" w:rsidRDefault="006F3923" w:rsidP="006F3923">
      <w:pPr>
        <w:pStyle w:val="Plattetekst"/>
        <w:rPr>
          <w:rFonts w:ascii="Arial" w:hAnsi="Arial" w:cs="Arial"/>
          <w:b w:val="0"/>
          <w:sz w:val="20"/>
          <w:szCs w:val="20"/>
        </w:rPr>
      </w:pPr>
      <w:r>
        <w:rPr>
          <w:rFonts w:ascii="Arial" w:hAnsi="Arial" w:cs="Arial"/>
          <w:b w:val="0"/>
          <w:sz w:val="20"/>
          <w:szCs w:val="20"/>
        </w:rPr>
        <w:t>Want na 6...Kf4</w:t>
      </w:r>
      <w:r w:rsidR="00112F6A">
        <w:rPr>
          <w:rFonts w:ascii="Arial" w:hAnsi="Arial" w:cs="Arial"/>
          <w:b w:val="0"/>
          <w:sz w:val="20"/>
          <w:szCs w:val="20"/>
        </w:rPr>
        <w:t>?</w:t>
      </w:r>
      <w:r w:rsidR="0084204C">
        <w:rPr>
          <w:rFonts w:ascii="Arial" w:hAnsi="Arial" w:cs="Arial"/>
          <w:b w:val="0"/>
          <w:sz w:val="20"/>
          <w:szCs w:val="20"/>
        </w:rPr>
        <w:t xml:space="preserve"> wint wit b.v. door 7.Kd1 d3</w:t>
      </w:r>
      <w:r>
        <w:rPr>
          <w:rFonts w:ascii="Arial" w:hAnsi="Arial" w:cs="Arial"/>
          <w:b w:val="0"/>
          <w:sz w:val="20"/>
          <w:szCs w:val="20"/>
        </w:rPr>
        <w:t xml:space="preserve"> 8.Pc4 en 9.Pxe5, enzo-voort.</w:t>
      </w:r>
    </w:p>
    <w:p w14:paraId="36D2DBAA" w14:textId="77777777" w:rsidR="006F3923" w:rsidRDefault="006F3923" w:rsidP="006F3923">
      <w:pPr>
        <w:jc w:val="both"/>
        <w:rPr>
          <w:rFonts w:cs="Arial"/>
          <w:sz w:val="20"/>
          <w:szCs w:val="20"/>
          <w:lang w:val="nl-BE"/>
        </w:rPr>
      </w:pPr>
    </w:p>
    <w:p w14:paraId="5241ECA3" w14:textId="77777777" w:rsidR="006F3923" w:rsidRDefault="006F3923" w:rsidP="006F3923">
      <w:pPr>
        <w:jc w:val="both"/>
        <w:rPr>
          <w:sz w:val="20"/>
          <w:szCs w:val="20"/>
          <w:lang w:val="en-GB"/>
        </w:rPr>
      </w:pPr>
      <w:r>
        <w:rPr>
          <w:sz w:val="20"/>
          <w:szCs w:val="20"/>
          <w:lang w:val="en-GB"/>
        </w:rPr>
        <w:t xml:space="preserve">In het boek </w:t>
      </w:r>
      <w:r>
        <w:rPr>
          <w:i/>
          <w:sz w:val="20"/>
          <w:szCs w:val="20"/>
          <w:lang w:val="en-GB"/>
        </w:rPr>
        <w:t>Flemish Miniatures</w:t>
      </w:r>
      <w:r>
        <w:rPr>
          <w:sz w:val="20"/>
          <w:szCs w:val="20"/>
          <w:lang w:val="en-GB"/>
        </w:rPr>
        <w:t xml:space="preserve"> schreef  Julien Vandiest: </w:t>
      </w:r>
      <w:r>
        <w:rPr>
          <w:i/>
          <w:sz w:val="20"/>
          <w:szCs w:val="20"/>
          <w:lang w:val="en-GB"/>
        </w:rPr>
        <w:t>“One of those carousels which have made Vandecasteele famous.”</w:t>
      </w:r>
      <w:r>
        <w:rPr>
          <w:sz w:val="20"/>
          <w:szCs w:val="20"/>
          <w:lang w:val="en-GB"/>
        </w:rPr>
        <w:t xml:space="preserve"> </w:t>
      </w:r>
    </w:p>
    <w:p w14:paraId="462007ED" w14:textId="77777777" w:rsidR="006F3923" w:rsidRDefault="006F3923" w:rsidP="006F3923">
      <w:pPr>
        <w:jc w:val="both"/>
        <w:rPr>
          <w:b/>
          <w:sz w:val="20"/>
          <w:szCs w:val="20"/>
          <w:lang w:val="en-GB"/>
        </w:rPr>
      </w:pPr>
    </w:p>
    <w:p w14:paraId="55DCD95A" w14:textId="77777777" w:rsidR="006F3923" w:rsidRDefault="006F3923" w:rsidP="006F3923">
      <w:pPr>
        <w:jc w:val="both"/>
        <w:rPr>
          <w:sz w:val="20"/>
          <w:szCs w:val="20"/>
          <w:lang w:val="en-GB"/>
        </w:rPr>
      </w:pPr>
      <w:r>
        <w:rPr>
          <w:sz w:val="20"/>
          <w:szCs w:val="20"/>
          <w:lang w:val="en-GB"/>
        </w:rPr>
        <w:t xml:space="preserve">En Roger Missiaen: </w:t>
      </w:r>
      <w:r>
        <w:rPr>
          <w:i/>
          <w:sz w:val="20"/>
          <w:szCs w:val="20"/>
          <w:lang w:val="en-GB"/>
        </w:rPr>
        <w:t>“A dainty and graceful pirouette by the Knight culminating in a sparkling check-mate in the center of the board.”</w:t>
      </w:r>
    </w:p>
    <w:p w14:paraId="148B2BC3" w14:textId="77777777" w:rsidR="006F3923" w:rsidRDefault="006F3923" w:rsidP="006F3923">
      <w:pPr>
        <w:jc w:val="center"/>
        <w:rPr>
          <w:rFonts w:cs="Arial"/>
          <w:b/>
          <w:sz w:val="20"/>
          <w:szCs w:val="20"/>
          <w:lang w:val="nl-BE"/>
        </w:rPr>
      </w:pPr>
      <w:r>
        <w:rPr>
          <w:b/>
          <w:sz w:val="20"/>
          <w:szCs w:val="20"/>
          <w:lang w:val="en-GB"/>
        </w:rPr>
        <w:br w:type="page"/>
      </w:r>
      <w:r w:rsidR="001A1298">
        <w:rPr>
          <w:rFonts w:cs="Arial"/>
          <w:b/>
          <w:sz w:val="20"/>
          <w:szCs w:val="20"/>
          <w:lang w:val="nl-BE"/>
        </w:rPr>
        <w:lastRenderedPageBreak/>
        <w:t>- 16</w:t>
      </w:r>
      <w:r w:rsidR="00A418D3">
        <w:rPr>
          <w:rFonts w:cs="Arial"/>
          <w:b/>
          <w:sz w:val="20"/>
          <w:szCs w:val="20"/>
          <w:lang w:val="nl-BE"/>
        </w:rPr>
        <w:t>5</w:t>
      </w:r>
      <w:r>
        <w:rPr>
          <w:rFonts w:cs="Arial"/>
          <w:b/>
          <w:sz w:val="20"/>
          <w:szCs w:val="20"/>
          <w:lang w:val="nl-BE"/>
        </w:rPr>
        <w:t xml:space="preserve"> -</w:t>
      </w:r>
    </w:p>
    <w:p w14:paraId="3A1A980E" w14:textId="77777777" w:rsidR="006F3923" w:rsidRDefault="006F3923" w:rsidP="006F3923">
      <w:pPr>
        <w:spacing w:line="190" w:lineRule="exact"/>
        <w:jc w:val="center"/>
        <w:rPr>
          <w:rFonts w:cs="Arial"/>
          <w:b/>
          <w:sz w:val="20"/>
          <w:szCs w:val="20"/>
          <w:lang w:val="nl-BE"/>
        </w:rPr>
      </w:pPr>
    </w:p>
    <w:p w14:paraId="29481E1D"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1990</w:t>
      </w:r>
    </w:p>
    <w:p w14:paraId="4EB80DE2" w14:textId="77777777" w:rsidR="006F3923" w:rsidRDefault="006F3923" w:rsidP="006F3923">
      <w:pPr>
        <w:spacing w:line="190" w:lineRule="exact"/>
        <w:jc w:val="center"/>
        <w:rPr>
          <w:rFonts w:cs="Arial"/>
          <w:sz w:val="20"/>
          <w:szCs w:val="20"/>
          <w:lang w:val="nl-BE"/>
        </w:rPr>
      </w:pPr>
    </w:p>
    <w:p w14:paraId="05F97EA8" w14:textId="77777777" w:rsidR="006F3923" w:rsidRDefault="006F3923" w:rsidP="006F3923">
      <w:pPr>
        <w:jc w:val="center"/>
        <w:rPr>
          <w:rFonts w:cs="Arial"/>
          <w:sz w:val="20"/>
          <w:szCs w:val="20"/>
          <w:lang w:val="nl-BE"/>
        </w:rPr>
      </w:pPr>
      <w:r>
        <w:rPr>
          <w:lang w:val="nl-BE"/>
        </w:rPr>
        <w:object w:dxaOrig="4579" w:dyaOrig="4577" w14:anchorId="15F06624">
          <v:shape id="_x0000_i1180" type="#_x0000_t75" style="width:161.15pt;height:159.5pt" o:ole="">
            <v:imagedata r:id="rId331" o:title=""/>
          </v:shape>
          <o:OLEObject Type="Embed" ProgID="CorelDRAW.Graphic.12" ShapeID="_x0000_i1180" DrawAspect="Content" ObjectID="_1587467573" r:id="rId332"/>
        </w:object>
      </w:r>
    </w:p>
    <w:p w14:paraId="4F7CA78E" w14:textId="77777777" w:rsidR="00A75610" w:rsidRDefault="00A75610" w:rsidP="006F3923">
      <w:pPr>
        <w:tabs>
          <w:tab w:val="left" w:pos="3710"/>
        </w:tabs>
        <w:jc w:val="both"/>
        <w:rPr>
          <w:rFonts w:cs="Arial"/>
          <w:b/>
          <w:lang w:val="nl-BE"/>
        </w:rPr>
      </w:pPr>
    </w:p>
    <w:p w14:paraId="7C34D916" w14:textId="77777777" w:rsidR="006F3923" w:rsidRDefault="006F3923" w:rsidP="006F3923">
      <w:pPr>
        <w:tabs>
          <w:tab w:val="left" w:pos="3710"/>
        </w:tabs>
        <w:jc w:val="both"/>
        <w:rPr>
          <w:rFonts w:cs="Arial"/>
          <w:sz w:val="20"/>
          <w:szCs w:val="20"/>
          <w:lang w:val="nl-BE"/>
        </w:rPr>
      </w:pPr>
      <w:r>
        <w:rPr>
          <w:rFonts w:cs="Arial"/>
          <w:b/>
          <w:lang w:val="nl-BE"/>
        </w:rPr>
        <w:t>+</w:t>
      </w:r>
      <w:r>
        <w:rPr>
          <w:rFonts w:cs="Arial"/>
          <w:sz w:val="20"/>
          <w:szCs w:val="20"/>
          <w:lang w:val="nl-BE"/>
        </w:rPr>
        <w:t xml:space="preserve"> </w:t>
      </w:r>
      <w:r>
        <w:rPr>
          <w:rFonts w:cs="Arial"/>
          <w:b/>
          <w:sz w:val="20"/>
          <w:szCs w:val="20"/>
          <w:lang w:val="nl-BE"/>
        </w:rPr>
        <w:t>ZAZ</w:t>
      </w:r>
      <w:r>
        <w:rPr>
          <w:rFonts w:cs="Arial"/>
          <w:sz w:val="20"/>
          <w:szCs w:val="20"/>
          <w:lang w:val="nl-BE"/>
        </w:rPr>
        <w:t xml:space="preserve">                       0301.21 f2h4</w:t>
      </w:r>
    </w:p>
    <w:p w14:paraId="12790D6B" w14:textId="77777777" w:rsidR="006F3923" w:rsidRDefault="006F3923" w:rsidP="006F3923">
      <w:pPr>
        <w:tabs>
          <w:tab w:val="left" w:pos="3710"/>
        </w:tabs>
        <w:jc w:val="both"/>
        <w:rPr>
          <w:rFonts w:cs="Arial"/>
          <w:sz w:val="20"/>
          <w:szCs w:val="20"/>
          <w:lang w:val="nl-BE"/>
        </w:rPr>
      </w:pPr>
    </w:p>
    <w:p w14:paraId="49046F0D" w14:textId="77777777" w:rsidR="00A75610" w:rsidRDefault="006F3923" w:rsidP="00A75610">
      <w:pPr>
        <w:tabs>
          <w:tab w:val="left" w:pos="3710"/>
        </w:tabs>
        <w:jc w:val="both"/>
        <w:rPr>
          <w:rFonts w:cs="Arial"/>
          <w:sz w:val="20"/>
          <w:szCs w:val="20"/>
          <w:lang w:val="nl-BE"/>
        </w:rPr>
      </w:pPr>
      <w:r>
        <w:rPr>
          <w:rFonts w:cs="Arial"/>
          <w:sz w:val="20"/>
          <w:szCs w:val="20"/>
          <w:lang w:val="nl-BE"/>
        </w:rPr>
        <w:t>De zwarte koning staat schaak en kiest ui</w:t>
      </w:r>
      <w:r w:rsidR="0046203B">
        <w:rPr>
          <w:rFonts w:cs="Arial"/>
          <w:sz w:val="20"/>
          <w:szCs w:val="20"/>
          <w:lang w:val="nl-BE"/>
        </w:rPr>
        <w:t>t 3 mogelijkheden de beste zet,</w:t>
      </w:r>
      <w:r w:rsidR="00F64813">
        <w:rPr>
          <w:rFonts w:cs="Arial"/>
          <w:sz w:val="20"/>
          <w:szCs w:val="20"/>
          <w:lang w:val="nl-BE"/>
        </w:rPr>
        <w:t xml:space="preserve">  </w:t>
      </w:r>
      <w:r w:rsidR="00E2507D">
        <w:rPr>
          <w:rFonts w:cs="Arial"/>
          <w:sz w:val="20"/>
          <w:szCs w:val="20"/>
          <w:lang w:val="nl-BE"/>
        </w:rPr>
        <w:t xml:space="preserve">namelijk:                           </w:t>
      </w:r>
    </w:p>
    <w:p w14:paraId="4A2533DE" w14:textId="77777777" w:rsidR="006F3923" w:rsidRPr="00E2507D" w:rsidRDefault="00A75610" w:rsidP="00A75610">
      <w:pPr>
        <w:tabs>
          <w:tab w:val="left" w:pos="3710"/>
        </w:tabs>
        <w:ind w:left="708"/>
        <w:jc w:val="both"/>
        <w:rPr>
          <w:rFonts w:cs="Arial"/>
          <w:sz w:val="20"/>
          <w:szCs w:val="20"/>
          <w:lang w:val="nl-BE"/>
        </w:rPr>
      </w:pPr>
      <w:r>
        <w:rPr>
          <w:rFonts w:cs="Arial"/>
          <w:sz w:val="20"/>
          <w:szCs w:val="20"/>
          <w:lang w:val="nl-BE"/>
        </w:rPr>
        <w:t xml:space="preserve"> </w:t>
      </w:r>
      <w:r>
        <w:rPr>
          <w:rFonts w:cs="Arial"/>
          <w:b/>
          <w:sz w:val="20"/>
          <w:szCs w:val="20"/>
          <w:lang w:val="nl-BE"/>
        </w:rPr>
        <w:t>1…                   K</w:t>
      </w:r>
      <w:r w:rsidR="006F3923">
        <w:rPr>
          <w:rFonts w:cs="Arial"/>
          <w:b/>
          <w:sz w:val="20"/>
          <w:szCs w:val="20"/>
          <w:lang w:val="nl-BE"/>
        </w:rPr>
        <w:t xml:space="preserve">g4 </w:t>
      </w:r>
    </w:p>
    <w:p w14:paraId="1043A5F1" w14:textId="77777777" w:rsidR="006F3923" w:rsidRDefault="003616AB" w:rsidP="006F3923">
      <w:pPr>
        <w:jc w:val="both"/>
        <w:rPr>
          <w:rFonts w:cs="Arial"/>
          <w:sz w:val="20"/>
          <w:szCs w:val="20"/>
          <w:lang w:val="nl-BE"/>
        </w:rPr>
      </w:pPr>
      <w:r>
        <w:rPr>
          <w:rFonts w:cs="Arial"/>
          <w:sz w:val="20"/>
          <w:szCs w:val="20"/>
          <w:lang w:val="nl-BE"/>
        </w:rPr>
        <w:t>Niet goed is:</w:t>
      </w:r>
      <w:r w:rsidR="006F3923">
        <w:rPr>
          <w:rFonts w:cs="Arial"/>
          <w:sz w:val="20"/>
          <w:szCs w:val="20"/>
          <w:lang w:val="nl-BE"/>
        </w:rPr>
        <w:t xml:space="preserve"> </w:t>
      </w:r>
    </w:p>
    <w:p w14:paraId="0E41BD4F" w14:textId="77777777" w:rsidR="006F3923" w:rsidRDefault="006F3923" w:rsidP="0038155E">
      <w:pPr>
        <w:numPr>
          <w:ilvl w:val="0"/>
          <w:numId w:val="70"/>
        </w:numPr>
        <w:jc w:val="both"/>
        <w:rPr>
          <w:rFonts w:cs="Arial"/>
          <w:sz w:val="20"/>
          <w:szCs w:val="20"/>
          <w:lang w:val="nl-BE"/>
        </w:rPr>
      </w:pPr>
      <w:r>
        <w:rPr>
          <w:rFonts w:cs="Arial"/>
          <w:sz w:val="20"/>
          <w:szCs w:val="20"/>
          <w:lang w:val="nl-BE"/>
        </w:rPr>
        <w:t>1…Kg5</w:t>
      </w:r>
      <w:r w:rsidR="00112F6A">
        <w:rPr>
          <w:rFonts w:cs="Arial"/>
          <w:sz w:val="20"/>
          <w:szCs w:val="20"/>
          <w:lang w:val="nl-BE"/>
        </w:rPr>
        <w:t>?</w:t>
      </w:r>
      <w:r>
        <w:rPr>
          <w:rFonts w:cs="Arial"/>
          <w:sz w:val="20"/>
          <w:szCs w:val="20"/>
          <w:lang w:val="nl-BE"/>
        </w:rPr>
        <w:t xml:space="preserve"> 2.a7 Th2+ Kg3. En na:  </w:t>
      </w:r>
    </w:p>
    <w:p w14:paraId="0B08405E" w14:textId="77777777" w:rsidR="006F3923" w:rsidRDefault="00EE4FEF" w:rsidP="0038155E">
      <w:pPr>
        <w:numPr>
          <w:ilvl w:val="0"/>
          <w:numId w:val="70"/>
        </w:numPr>
        <w:jc w:val="both"/>
        <w:rPr>
          <w:rFonts w:cs="Arial"/>
          <w:sz w:val="20"/>
          <w:szCs w:val="20"/>
          <w:lang w:val="nl-BE"/>
        </w:rPr>
      </w:pPr>
      <w:r>
        <w:rPr>
          <w:rFonts w:cs="Arial"/>
          <w:sz w:val="20"/>
          <w:szCs w:val="20"/>
          <w:lang w:val="nl-BE"/>
        </w:rPr>
        <w:t>1…Kh3</w:t>
      </w:r>
      <w:r w:rsidR="00112F6A">
        <w:rPr>
          <w:rFonts w:cs="Arial"/>
          <w:sz w:val="20"/>
          <w:szCs w:val="20"/>
          <w:lang w:val="nl-BE"/>
        </w:rPr>
        <w:t>?</w:t>
      </w:r>
      <w:r>
        <w:rPr>
          <w:rFonts w:cs="Arial"/>
          <w:sz w:val="20"/>
          <w:szCs w:val="20"/>
          <w:lang w:val="nl-BE"/>
        </w:rPr>
        <w:t xml:space="preserve"> 2.axb7 Tf5+ 3.Ke3 en</w:t>
      </w:r>
      <w:r w:rsidR="006F3923">
        <w:rPr>
          <w:rFonts w:cs="Arial"/>
          <w:sz w:val="20"/>
          <w:szCs w:val="20"/>
          <w:lang w:val="nl-BE"/>
        </w:rPr>
        <w:t xml:space="preserve">zovoort. </w:t>
      </w:r>
    </w:p>
    <w:p w14:paraId="569A0042"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sz w:val="20"/>
          <w:szCs w:val="20"/>
          <w:lang w:val="nl-BE"/>
        </w:rPr>
        <w:tab/>
      </w:r>
      <w:r>
        <w:rPr>
          <w:rFonts w:cs="Arial"/>
          <w:b/>
          <w:sz w:val="20"/>
          <w:szCs w:val="20"/>
          <w:lang w:val="nl-BE"/>
        </w:rPr>
        <w:t xml:space="preserve">2.Pe5+ </w:t>
      </w:r>
    </w:p>
    <w:p w14:paraId="6D08C0F6" w14:textId="77777777" w:rsidR="006F3923" w:rsidRDefault="006F3923" w:rsidP="006F3923">
      <w:pPr>
        <w:tabs>
          <w:tab w:val="left" w:pos="3710"/>
        </w:tabs>
        <w:jc w:val="both"/>
        <w:rPr>
          <w:rFonts w:cs="Arial"/>
          <w:sz w:val="20"/>
          <w:szCs w:val="20"/>
          <w:lang w:val="nl-BE"/>
        </w:rPr>
      </w:pPr>
      <w:r>
        <w:rPr>
          <w:rFonts w:cs="Arial"/>
          <w:i/>
          <w:sz w:val="20"/>
          <w:szCs w:val="20"/>
          <w:lang w:val="nl-BE"/>
        </w:rPr>
        <w:t xml:space="preserve">“A stupendous move!” </w:t>
      </w:r>
      <w:r>
        <w:rPr>
          <w:rFonts w:cs="Arial"/>
          <w:sz w:val="20"/>
          <w:szCs w:val="20"/>
          <w:lang w:val="nl-BE"/>
        </w:rPr>
        <w:t xml:space="preserve">vond Julien Vandiest.  </w:t>
      </w:r>
    </w:p>
    <w:p w14:paraId="03DF872C" w14:textId="77777777" w:rsidR="006F3923" w:rsidRDefault="006F3923" w:rsidP="006F3923">
      <w:pPr>
        <w:tabs>
          <w:tab w:val="left" w:pos="3710"/>
        </w:tabs>
        <w:jc w:val="both"/>
        <w:rPr>
          <w:rFonts w:cs="Arial"/>
          <w:sz w:val="20"/>
          <w:szCs w:val="20"/>
          <w:lang w:val="nl-BE"/>
        </w:rPr>
      </w:pPr>
      <w:r>
        <w:rPr>
          <w:rFonts w:cs="Arial"/>
          <w:sz w:val="20"/>
          <w:szCs w:val="20"/>
          <w:lang w:val="nl-BE"/>
        </w:rPr>
        <w:t xml:space="preserve">Niet goed is: </w:t>
      </w:r>
    </w:p>
    <w:p w14:paraId="31514261" w14:textId="77777777" w:rsidR="006F3923" w:rsidRDefault="006F3923" w:rsidP="0038155E">
      <w:pPr>
        <w:numPr>
          <w:ilvl w:val="0"/>
          <w:numId w:val="71"/>
        </w:numPr>
        <w:tabs>
          <w:tab w:val="left" w:pos="3710"/>
        </w:tabs>
        <w:jc w:val="both"/>
        <w:rPr>
          <w:rFonts w:cs="Arial"/>
          <w:sz w:val="20"/>
          <w:szCs w:val="20"/>
          <w:lang w:val="nl-BE"/>
        </w:rPr>
      </w:pPr>
      <w:r>
        <w:rPr>
          <w:rFonts w:cs="Arial"/>
          <w:sz w:val="20"/>
          <w:szCs w:val="20"/>
          <w:lang w:val="nl-BE"/>
        </w:rPr>
        <w:t>2.axb7</w:t>
      </w:r>
      <w:r w:rsidR="00112F6A">
        <w:rPr>
          <w:rFonts w:cs="Arial"/>
          <w:sz w:val="20"/>
          <w:szCs w:val="20"/>
          <w:lang w:val="nl-BE"/>
        </w:rPr>
        <w:t>?</w:t>
      </w:r>
      <w:r>
        <w:rPr>
          <w:rFonts w:cs="Arial"/>
          <w:sz w:val="20"/>
          <w:szCs w:val="20"/>
          <w:lang w:val="nl-BE"/>
        </w:rPr>
        <w:t xml:space="preserve"> Th2+ 3.Ke3 Tb2 4.Pe5+ Kg3 5.a5 T</w:t>
      </w:r>
      <w:r w:rsidR="00212E80">
        <w:rPr>
          <w:rFonts w:cs="Arial"/>
          <w:sz w:val="20"/>
          <w:szCs w:val="20"/>
          <w:lang w:val="nl-BE"/>
        </w:rPr>
        <w:t>x</w:t>
      </w:r>
      <w:r>
        <w:rPr>
          <w:rFonts w:cs="Arial"/>
          <w:sz w:val="20"/>
          <w:szCs w:val="20"/>
          <w:lang w:val="nl-BE"/>
        </w:rPr>
        <w:t xml:space="preserve">b7, en de pion valt. Ook zo na: </w:t>
      </w:r>
    </w:p>
    <w:p w14:paraId="156C6134" w14:textId="77777777" w:rsidR="006F3923" w:rsidRDefault="006F3923" w:rsidP="0038155E">
      <w:pPr>
        <w:numPr>
          <w:ilvl w:val="0"/>
          <w:numId w:val="71"/>
        </w:numPr>
        <w:tabs>
          <w:tab w:val="left" w:pos="3710"/>
        </w:tabs>
        <w:jc w:val="both"/>
        <w:rPr>
          <w:rFonts w:cs="Arial"/>
          <w:sz w:val="20"/>
          <w:szCs w:val="20"/>
          <w:lang w:val="nl-BE"/>
        </w:rPr>
      </w:pPr>
      <w:r>
        <w:rPr>
          <w:rFonts w:cs="Arial"/>
          <w:sz w:val="20"/>
          <w:szCs w:val="20"/>
          <w:lang w:val="nl-BE"/>
        </w:rPr>
        <w:t>2.a7</w:t>
      </w:r>
      <w:r w:rsidR="00112F6A">
        <w:rPr>
          <w:rFonts w:cs="Arial"/>
          <w:sz w:val="20"/>
          <w:szCs w:val="20"/>
          <w:lang w:val="nl-BE"/>
        </w:rPr>
        <w:t>?</w:t>
      </w:r>
      <w:r>
        <w:rPr>
          <w:rFonts w:cs="Arial"/>
          <w:sz w:val="20"/>
          <w:szCs w:val="20"/>
          <w:lang w:val="nl-BE"/>
        </w:rPr>
        <w:t xml:space="preserve"> Ta5 enzovoort. </w:t>
      </w:r>
    </w:p>
    <w:p w14:paraId="79D9B2D2" w14:textId="77777777" w:rsidR="006F3923" w:rsidRDefault="006F3923" w:rsidP="006F3923">
      <w:pPr>
        <w:jc w:val="both"/>
        <w:rPr>
          <w:rFonts w:cs="Arial"/>
          <w:b/>
          <w:sz w:val="20"/>
          <w:szCs w:val="20"/>
          <w:lang w:val="nl-BE"/>
        </w:rPr>
      </w:pPr>
      <w:r>
        <w:rPr>
          <w:rFonts w:cs="Arial"/>
          <w:b/>
          <w:sz w:val="20"/>
          <w:szCs w:val="20"/>
          <w:lang w:val="nl-BE"/>
        </w:rPr>
        <w:tab/>
        <w:t xml:space="preserve">2... </w:t>
      </w:r>
      <w:r>
        <w:rPr>
          <w:rFonts w:cs="Arial"/>
          <w:b/>
          <w:sz w:val="20"/>
          <w:szCs w:val="20"/>
          <w:lang w:val="nl-BE"/>
        </w:rPr>
        <w:tab/>
      </w:r>
      <w:r>
        <w:rPr>
          <w:rFonts w:cs="Arial"/>
          <w:b/>
          <w:sz w:val="20"/>
          <w:szCs w:val="20"/>
          <w:lang w:val="nl-BE"/>
        </w:rPr>
        <w:tab/>
        <w:t>Kf5</w:t>
      </w:r>
    </w:p>
    <w:p w14:paraId="2FAE2591" w14:textId="77777777" w:rsidR="006F3923" w:rsidRDefault="006F3923" w:rsidP="006F3923">
      <w:pPr>
        <w:jc w:val="both"/>
        <w:rPr>
          <w:rFonts w:cs="Arial"/>
          <w:sz w:val="20"/>
          <w:szCs w:val="20"/>
          <w:lang w:val="nl-BE"/>
        </w:rPr>
      </w:pPr>
      <w:r>
        <w:rPr>
          <w:rFonts w:cs="Arial"/>
          <w:sz w:val="20"/>
          <w:szCs w:val="20"/>
          <w:lang w:val="nl-BE"/>
        </w:rPr>
        <w:t>Het juiste antwoord, want andere zetten verliezen snel.</w:t>
      </w:r>
    </w:p>
    <w:p w14:paraId="46E3E825" w14:textId="77777777" w:rsidR="006F3923" w:rsidRDefault="006F3923" w:rsidP="006F3923">
      <w:pPr>
        <w:jc w:val="both"/>
        <w:rPr>
          <w:rFonts w:cs="Arial"/>
          <w:sz w:val="20"/>
          <w:szCs w:val="20"/>
          <w:lang w:val="nl-BE"/>
        </w:rPr>
      </w:pPr>
      <w:r>
        <w:rPr>
          <w:rFonts w:cs="Arial"/>
          <w:sz w:val="20"/>
          <w:szCs w:val="20"/>
          <w:lang w:val="nl-BE"/>
        </w:rPr>
        <w:br w:type="column"/>
      </w:r>
    </w:p>
    <w:p w14:paraId="304D9D52" w14:textId="77777777" w:rsidR="00B93255" w:rsidRDefault="00B93255" w:rsidP="006F3923">
      <w:pPr>
        <w:widowControl/>
        <w:tabs>
          <w:tab w:val="left" w:pos="3710"/>
        </w:tabs>
        <w:autoSpaceDE/>
        <w:adjustRightInd/>
        <w:ind w:left="142"/>
        <w:jc w:val="both"/>
        <w:rPr>
          <w:rFonts w:cs="Arial"/>
          <w:color w:val="000000"/>
          <w:sz w:val="20"/>
          <w:szCs w:val="20"/>
          <w:lang w:val="nl-BE"/>
        </w:rPr>
      </w:pPr>
    </w:p>
    <w:p w14:paraId="2C993060" w14:textId="77777777" w:rsidR="00B93255" w:rsidRDefault="00B93255" w:rsidP="006F3923">
      <w:pPr>
        <w:widowControl/>
        <w:tabs>
          <w:tab w:val="left" w:pos="3710"/>
        </w:tabs>
        <w:autoSpaceDE/>
        <w:adjustRightInd/>
        <w:ind w:left="142"/>
        <w:jc w:val="both"/>
        <w:rPr>
          <w:rFonts w:cs="Arial"/>
          <w:sz w:val="20"/>
          <w:szCs w:val="20"/>
          <w:lang w:val="nl-BE"/>
        </w:rPr>
      </w:pPr>
    </w:p>
    <w:p w14:paraId="0BE1A7B3" w14:textId="77777777" w:rsidR="008444CD" w:rsidRDefault="008444CD" w:rsidP="006F3923">
      <w:pPr>
        <w:widowControl/>
        <w:tabs>
          <w:tab w:val="left" w:pos="3710"/>
        </w:tabs>
        <w:autoSpaceDE/>
        <w:adjustRightInd/>
        <w:ind w:left="142"/>
        <w:jc w:val="both"/>
        <w:rPr>
          <w:rFonts w:cs="Arial"/>
          <w:sz w:val="20"/>
          <w:szCs w:val="20"/>
          <w:lang w:val="nl-BE"/>
        </w:rPr>
      </w:pPr>
    </w:p>
    <w:p w14:paraId="6AEB22D1" w14:textId="77777777" w:rsidR="006F3923" w:rsidRDefault="006F3923" w:rsidP="0038155E">
      <w:pPr>
        <w:widowControl/>
        <w:numPr>
          <w:ilvl w:val="0"/>
          <w:numId w:val="72"/>
        </w:numPr>
        <w:tabs>
          <w:tab w:val="left" w:pos="3710"/>
        </w:tabs>
        <w:autoSpaceDE/>
        <w:adjustRightInd/>
        <w:jc w:val="both"/>
        <w:rPr>
          <w:rFonts w:cs="Arial"/>
          <w:sz w:val="20"/>
          <w:szCs w:val="20"/>
          <w:lang w:val="en-GB"/>
        </w:rPr>
      </w:pPr>
      <w:r w:rsidRPr="00B354CB">
        <w:rPr>
          <w:rFonts w:cs="Arial"/>
          <w:sz w:val="20"/>
          <w:szCs w:val="20"/>
          <w:lang w:val="en-GB"/>
        </w:rPr>
        <w:t>2...Txe5</w:t>
      </w:r>
      <w:r w:rsidR="00112F6A" w:rsidRPr="00B354CB">
        <w:rPr>
          <w:rFonts w:cs="Arial"/>
          <w:sz w:val="20"/>
          <w:szCs w:val="20"/>
          <w:lang w:val="en-GB"/>
        </w:rPr>
        <w:t>?</w:t>
      </w:r>
      <w:r w:rsidRPr="00B354CB">
        <w:rPr>
          <w:rFonts w:cs="Arial"/>
          <w:sz w:val="20"/>
          <w:szCs w:val="20"/>
          <w:lang w:val="en-GB"/>
        </w:rPr>
        <w:t xml:space="preserve"> 3.axb7 Te8 4.a5 Tb8 5.a6 K~ 6.a7 Txb7 en 8.a8</w:t>
      </w:r>
      <w:r>
        <w:rPr>
          <w:rFonts w:cs="Arial"/>
          <w:sz w:val="20"/>
          <w:szCs w:val="20"/>
          <w:lang w:val="en-GB"/>
        </w:rPr>
        <w:t>D</w:t>
      </w:r>
    </w:p>
    <w:p w14:paraId="59A38CE2" w14:textId="77777777" w:rsidR="006F3923" w:rsidRDefault="006F3923" w:rsidP="0038155E">
      <w:pPr>
        <w:widowControl/>
        <w:numPr>
          <w:ilvl w:val="0"/>
          <w:numId w:val="72"/>
        </w:numPr>
        <w:tabs>
          <w:tab w:val="left" w:pos="3710"/>
        </w:tabs>
        <w:autoSpaceDE/>
        <w:adjustRightInd/>
        <w:jc w:val="both"/>
        <w:rPr>
          <w:rFonts w:cs="Arial"/>
          <w:sz w:val="20"/>
          <w:szCs w:val="20"/>
          <w:lang w:val="en-GB"/>
        </w:rPr>
      </w:pPr>
      <w:r>
        <w:rPr>
          <w:rFonts w:cs="Arial"/>
          <w:sz w:val="20"/>
          <w:szCs w:val="20"/>
          <w:lang w:val="en-GB"/>
        </w:rPr>
        <w:t>2...Kg5</w:t>
      </w:r>
      <w:r w:rsidR="00112F6A">
        <w:rPr>
          <w:rFonts w:cs="Arial"/>
          <w:sz w:val="20"/>
          <w:szCs w:val="20"/>
          <w:lang w:val="en-GB"/>
        </w:rPr>
        <w:t>?</w:t>
      </w:r>
      <w:r>
        <w:rPr>
          <w:rFonts w:cs="Arial"/>
          <w:sz w:val="20"/>
          <w:szCs w:val="20"/>
          <w:lang w:val="en-GB"/>
        </w:rPr>
        <w:t xml:space="preserve"> 3.a7 Th8 4.Pf7+ en 5.Pxh8</w:t>
      </w:r>
    </w:p>
    <w:p w14:paraId="726095BC" w14:textId="77777777" w:rsidR="006F3923" w:rsidRDefault="006F3923" w:rsidP="0038155E">
      <w:pPr>
        <w:widowControl/>
        <w:numPr>
          <w:ilvl w:val="0"/>
          <w:numId w:val="72"/>
        </w:numPr>
        <w:tabs>
          <w:tab w:val="left" w:pos="3710"/>
        </w:tabs>
        <w:autoSpaceDE/>
        <w:adjustRightInd/>
        <w:jc w:val="both"/>
        <w:rPr>
          <w:rFonts w:cs="Arial"/>
          <w:sz w:val="20"/>
          <w:szCs w:val="20"/>
          <w:lang w:val="en-GB"/>
        </w:rPr>
      </w:pPr>
      <w:r>
        <w:rPr>
          <w:rFonts w:cs="Arial"/>
          <w:sz w:val="20"/>
          <w:szCs w:val="20"/>
          <w:lang w:val="en-GB"/>
        </w:rPr>
        <w:t>2...Kf4</w:t>
      </w:r>
      <w:r w:rsidR="00112F6A">
        <w:rPr>
          <w:rFonts w:cs="Arial"/>
          <w:sz w:val="20"/>
          <w:szCs w:val="20"/>
          <w:lang w:val="en-GB"/>
        </w:rPr>
        <w:t xml:space="preserve">? </w:t>
      </w:r>
      <w:r>
        <w:rPr>
          <w:rFonts w:cs="Arial"/>
          <w:sz w:val="20"/>
          <w:szCs w:val="20"/>
          <w:lang w:val="en-GB"/>
        </w:rPr>
        <w:t>3.axb7 Th2+</w:t>
      </w:r>
      <w:r w:rsidR="00112F6A">
        <w:rPr>
          <w:rFonts w:cs="Arial"/>
          <w:i/>
          <w:sz w:val="20"/>
          <w:szCs w:val="20"/>
          <w:lang w:val="en-GB"/>
        </w:rPr>
        <w:t>(</w:t>
      </w:r>
      <w:r>
        <w:rPr>
          <w:rFonts w:cs="Arial"/>
          <w:i/>
          <w:sz w:val="20"/>
          <w:szCs w:val="20"/>
          <w:lang w:val="en-GB"/>
        </w:rPr>
        <w:t xml:space="preserve">3...Th8 4.Pg6+ en 5.Pxh8) </w:t>
      </w:r>
      <w:r>
        <w:rPr>
          <w:rFonts w:cs="Arial"/>
          <w:sz w:val="20"/>
          <w:szCs w:val="20"/>
          <w:lang w:val="en-GB"/>
        </w:rPr>
        <w:t>4.Kg1 Tb2 5.Pd3+ en 6.Pxb2</w:t>
      </w:r>
    </w:p>
    <w:p w14:paraId="7E5D531E" w14:textId="77777777" w:rsidR="006F3923" w:rsidRDefault="006F3923" w:rsidP="0038155E">
      <w:pPr>
        <w:widowControl/>
        <w:numPr>
          <w:ilvl w:val="0"/>
          <w:numId w:val="72"/>
        </w:numPr>
        <w:tabs>
          <w:tab w:val="left" w:pos="3710"/>
        </w:tabs>
        <w:autoSpaceDE/>
        <w:adjustRightInd/>
        <w:jc w:val="both"/>
        <w:rPr>
          <w:rFonts w:cs="Arial"/>
          <w:sz w:val="20"/>
          <w:szCs w:val="20"/>
          <w:lang w:val="en-GB"/>
        </w:rPr>
      </w:pPr>
      <w:r>
        <w:rPr>
          <w:rFonts w:cs="Arial"/>
          <w:sz w:val="20"/>
          <w:szCs w:val="20"/>
          <w:lang w:val="en-GB"/>
        </w:rPr>
        <w:t>2...Kh4</w:t>
      </w:r>
      <w:r w:rsidR="00112F6A">
        <w:rPr>
          <w:rFonts w:cs="Arial"/>
          <w:sz w:val="20"/>
          <w:szCs w:val="20"/>
          <w:lang w:val="en-GB"/>
        </w:rPr>
        <w:t>?</w:t>
      </w:r>
      <w:r>
        <w:rPr>
          <w:rFonts w:cs="Arial"/>
          <w:sz w:val="20"/>
          <w:szCs w:val="20"/>
          <w:lang w:val="en-GB"/>
        </w:rPr>
        <w:t xml:space="preserve"> 3.axb7 Th8 4.Pg6+ en 5.Pxh8.</w:t>
      </w:r>
    </w:p>
    <w:p w14:paraId="5D4A8F9F" w14:textId="77777777" w:rsidR="006F3923" w:rsidRDefault="006F3923" w:rsidP="0038155E">
      <w:pPr>
        <w:widowControl/>
        <w:numPr>
          <w:ilvl w:val="0"/>
          <w:numId w:val="72"/>
        </w:numPr>
        <w:tabs>
          <w:tab w:val="left" w:pos="3710"/>
        </w:tabs>
        <w:autoSpaceDE/>
        <w:adjustRightInd/>
        <w:jc w:val="both"/>
        <w:rPr>
          <w:rFonts w:cs="Arial"/>
          <w:sz w:val="20"/>
          <w:szCs w:val="20"/>
          <w:lang w:val="en-GB"/>
        </w:rPr>
      </w:pPr>
      <w:r>
        <w:rPr>
          <w:rFonts w:cs="Arial"/>
          <w:sz w:val="20"/>
          <w:szCs w:val="20"/>
          <w:lang w:val="en-GB"/>
        </w:rPr>
        <w:t>2...Kh3</w:t>
      </w:r>
      <w:r w:rsidR="00112F6A">
        <w:rPr>
          <w:rFonts w:cs="Arial"/>
          <w:sz w:val="20"/>
          <w:szCs w:val="20"/>
          <w:lang w:val="en-GB"/>
        </w:rPr>
        <w:t>?</w:t>
      </w:r>
      <w:r>
        <w:rPr>
          <w:rFonts w:cs="Arial"/>
          <w:sz w:val="20"/>
          <w:szCs w:val="20"/>
          <w:lang w:val="en-GB"/>
        </w:rPr>
        <w:t xml:space="preserve"> 3.axb7 Tf5+ 4.Pf3 Tf8  5.a5 of hier 3…Th8 4.Pd7 Kh4 5.b8D Txb8 6.Pxb8.</w:t>
      </w:r>
    </w:p>
    <w:p w14:paraId="1074ABFE" w14:textId="77777777" w:rsidR="00212E80" w:rsidRDefault="006F3923" w:rsidP="006F3923">
      <w:pPr>
        <w:jc w:val="both"/>
        <w:rPr>
          <w:rFonts w:cs="Arial"/>
          <w:b/>
          <w:sz w:val="20"/>
          <w:szCs w:val="20"/>
          <w:lang w:val="en-GB"/>
        </w:rPr>
      </w:pPr>
      <w:r>
        <w:rPr>
          <w:rFonts w:cs="Arial"/>
          <w:b/>
          <w:sz w:val="20"/>
          <w:szCs w:val="20"/>
          <w:lang w:val="en-GB"/>
        </w:rPr>
        <w:t xml:space="preserve">             3.axb7 </w:t>
      </w:r>
    </w:p>
    <w:p w14:paraId="66F6F1F5" w14:textId="77777777" w:rsidR="00EF2293" w:rsidRDefault="00212E80" w:rsidP="00EF2293">
      <w:pPr>
        <w:jc w:val="both"/>
        <w:rPr>
          <w:rFonts w:cs="Arial"/>
          <w:sz w:val="20"/>
          <w:szCs w:val="20"/>
          <w:lang w:val="en-GB"/>
        </w:rPr>
      </w:pPr>
      <w:r>
        <w:rPr>
          <w:rFonts w:cs="Arial"/>
          <w:sz w:val="20"/>
          <w:szCs w:val="20"/>
          <w:lang w:val="en-GB"/>
        </w:rPr>
        <w:t>3.a7? Th8 4.Pc4 Ta8 5.Pd6+ Ke6 6.Pb5 Kd7 7.Ke3 b6,  geen winst</w:t>
      </w:r>
      <w:r w:rsidR="00EF2293">
        <w:rPr>
          <w:rFonts w:cs="Arial"/>
          <w:sz w:val="20"/>
          <w:szCs w:val="20"/>
          <w:lang w:val="en-GB"/>
        </w:rPr>
        <w:t>.</w:t>
      </w:r>
    </w:p>
    <w:p w14:paraId="2AAD372C" w14:textId="77777777" w:rsidR="006F3923" w:rsidRPr="00EF2293" w:rsidRDefault="00EF2293" w:rsidP="00EF2293">
      <w:pPr>
        <w:jc w:val="both"/>
        <w:rPr>
          <w:rFonts w:cs="Arial"/>
          <w:sz w:val="20"/>
          <w:szCs w:val="20"/>
          <w:lang w:val="en-GB"/>
        </w:rPr>
      </w:pPr>
      <w:r>
        <w:rPr>
          <w:rFonts w:cs="Arial"/>
          <w:sz w:val="20"/>
          <w:szCs w:val="20"/>
          <w:lang w:val="en-GB"/>
        </w:rPr>
        <w:t xml:space="preserve">             </w:t>
      </w:r>
      <w:r>
        <w:rPr>
          <w:rFonts w:cs="Arial"/>
          <w:b/>
          <w:sz w:val="20"/>
          <w:szCs w:val="20"/>
          <w:lang w:val="en-GB"/>
        </w:rPr>
        <w:t xml:space="preserve">3...   </w:t>
      </w:r>
      <w:r>
        <w:rPr>
          <w:rFonts w:cs="Arial"/>
          <w:b/>
          <w:sz w:val="20"/>
          <w:szCs w:val="20"/>
          <w:lang w:val="en-GB"/>
        </w:rPr>
        <w:tab/>
      </w:r>
      <w:r>
        <w:rPr>
          <w:rFonts w:cs="Arial"/>
          <w:b/>
          <w:sz w:val="20"/>
          <w:szCs w:val="20"/>
          <w:lang w:val="en-GB"/>
        </w:rPr>
        <w:tab/>
      </w:r>
      <w:r w:rsidR="006F3923">
        <w:rPr>
          <w:rFonts w:cs="Arial"/>
          <w:b/>
          <w:sz w:val="20"/>
          <w:szCs w:val="20"/>
          <w:lang w:val="en-GB"/>
        </w:rPr>
        <w:t xml:space="preserve">Th2+ </w:t>
      </w:r>
    </w:p>
    <w:p w14:paraId="522A4D6D" w14:textId="77777777" w:rsidR="006F3923" w:rsidRDefault="006F3923" w:rsidP="006F3923">
      <w:pPr>
        <w:tabs>
          <w:tab w:val="left" w:pos="0"/>
        </w:tabs>
        <w:jc w:val="both"/>
        <w:rPr>
          <w:rFonts w:cs="Arial"/>
          <w:b/>
          <w:sz w:val="20"/>
          <w:szCs w:val="20"/>
          <w:lang w:val="en-GB"/>
        </w:rPr>
      </w:pPr>
      <w:r>
        <w:rPr>
          <w:rFonts w:cs="Arial"/>
          <w:b/>
          <w:sz w:val="20"/>
          <w:szCs w:val="20"/>
          <w:lang w:val="en-GB"/>
        </w:rPr>
        <w:t xml:space="preserve">             4.Ke3 </w:t>
      </w:r>
      <w:r>
        <w:rPr>
          <w:rFonts w:cs="Arial"/>
          <w:b/>
          <w:sz w:val="20"/>
          <w:szCs w:val="20"/>
          <w:lang w:val="en-GB"/>
        </w:rPr>
        <w:tab/>
      </w:r>
      <w:r>
        <w:rPr>
          <w:rFonts w:cs="Arial"/>
          <w:b/>
          <w:sz w:val="20"/>
          <w:szCs w:val="20"/>
          <w:lang w:val="en-GB"/>
        </w:rPr>
        <w:tab/>
        <w:t>Tb2</w:t>
      </w:r>
    </w:p>
    <w:p w14:paraId="3BE94283" w14:textId="77777777" w:rsidR="00EE14F8" w:rsidRDefault="006F3923" w:rsidP="00EE14F8">
      <w:pPr>
        <w:tabs>
          <w:tab w:val="left" w:pos="0"/>
        </w:tabs>
        <w:jc w:val="both"/>
        <w:rPr>
          <w:rFonts w:cs="Arial"/>
          <w:sz w:val="20"/>
          <w:szCs w:val="20"/>
          <w:lang w:val="en-GB"/>
        </w:rPr>
      </w:pPr>
      <w:r>
        <w:rPr>
          <w:rFonts w:cs="Arial"/>
          <w:sz w:val="20"/>
          <w:szCs w:val="20"/>
          <w:lang w:val="en-GB"/>
        </w:rPr>
        <w:t>4…Th3+</w:t>
      </w:r>
      <w:r w:rsidR="00112F6A">
        <w:rPr>
          <w:rFonts w:cs="Arial"/>
          <w:sz w:val="20"/>
          <w:szCs w:val="20"/>
          <w:lang w:val="en-GB"/>
        </w:rPr>
        <w:t>?</w:t>
      </w:r>
      <w:r>
        <w:rPr>
          <w:rFonts w:cs="Arial"/>
          <w:sz w:val="20"/>
          <w:szCs w:val="20"/>
          <w:lang w:val="en-GB"/>
        </w:rPr>
        <w:t xml:space="preserve"> 5.Pf3 Th8 6.a5</w:t>
      </w:r>
      <w:r w:rsidR="00EE14F8">
        <w:rPr>
          <w:rFonts w:cs="Arial"/>
          <w:sz w:val="20"/>
          <w:szCs w:val="20"/>
          <w:lang w:val="en-GB"/>
        </w:rPr>
        <w:t xml:space="preserve">, </w:t>
      </w:r>
      <w:r w:rsidR="00A72029">
        <w:rPr>
          <w:rFonts w:cs="Arial"/>
          <w:sz w:val="20"/>
          <w:szCs w:val="20"/>
          <w:lang w:val="en-GB"/>
        </w:rPr>
        <w:t>etc</w:t>
      </w:r>
      <w:r w:rsidR="00EE14F8">
        <w:rPr>
          <w:rFonts w:cs="Arial"/>
          <w:sz w:val="20"/>
          <w:szCs w:val="20"/>
          <w:lang w:val="en-GB"/>
        </w:rPr>
        <w:t>.</w:t>
      </w:r>
    </w:p>
    <w:p w14:paraId="7EA9755A" w14:textId="77777777" w:rsidR="006F3923" w:rsidRPr="00B354CB" w:rsidRDefault="00EE14F8" w:rsidP="00EE14F8">
      <w:pPr>
        <w:tabs>
          <w:tab w:val="left" w:pos="0"/>
        </w:tabs>
        <w:jc w:val="both"/>
        <w:rPr>
          <w:rFonts w:cs="Arial"/>
          <w:b/>
          <w:sz w:val="20"/>
          <w:szCs w:val="20"/>
          <w:lang w:val="nl-BE"/>
        </w:rPr>
      </w:pPr>
      <w:r>
        <w:rPr>
          <w:rFonts w:cs="Arial"/>
          <w:b/>
          <w:sz w:val="20"/>
          <w:szCs w:val="20"/>
          <w:lang w:val="en-GB"/>
        </w:rPr>
        <w:t xml:space="preserve">             </w:t>
      </w:r>
      <w:r w:rsidR="006F3923" w:rsidRPr="00B354CB">
        <w:rPr>
          <w:rFonts w:cs="Arial"/>
          <w:b/>
          <w:sz w:val="20"/>
          <w:szCs w:val="20"/>
          <w:lang w:val="nl-BE"/>
        </w:rPr>
        <w:t xml:space="preserve">5.Pc4 </w:t>
      </w:r>
    </w:p>
    <w:p w14:paraId="4607EEC3" w14:textId="77777777" w:rsidR="006F3923" w:rsidRDefault="006F3923" w:rsidP="006F3923">
      <w:pPr>
        <w:tabs>
          <w:tab w:val="left" w:pos="3710"/>
        </w:tabs>
        <w:jc w:val="both"/>
        <w:rPr>
          <w:rFonts w:cs="Arial"/>
          <w:sz w:val="20"/>
          <w:szCs w:val="20"/>
          <w:lang w:val="nl-BE"/>
        </w:rPr>
      </w:pPr>
      <w:r w:rsidRPr="00B354CB">
        <w:rPr>
          <w:rFonts w:cs="Arial"/>
          <w:sz w:val="20"/>
          <w:szCs w:val="20"/>
          <w:lang w:val="nl-BE"/>
        </w:rPr>
        <w:t xml:space="preserve">Een mooie verleiding is: 5.Pf7? </w:t>
      </w:r>
      <w:r>
        <w:rPr>
          <w:rFonts w:cs="Arial"/>
          <w:i/>
          <w:sz w:val="20"/>
          <w:szCs w:val="20"/>
          <w:lang w:val="en-GB"/>
        </w:rPr>
        <w:t xml:space="preserve">(dreigt 6.Pd6+) </w:t>
      </w:r>
      <w:r>
        <w:rPr>
          <w:rFonts w:cs="Arial"/>
          <w:sz w:val="20"/>
          <w:szCs w:val="20"/>
          <w:lang w:val="en-GB"/>
        </w:rPr>
        <w:t xml:space="preserve"> 5…Ke6 6.a5 Kd7 7.a6 Kc7 8.Pd8 Ta2 me</w:t>
      </w:r>
      <w:r w:rsidR="00A75610">
        <w:rPr>
          <w:rFonts w:cs="Arial"/>
          <w:sz w:val="20"/>
          <w:szCs w:val="20"/>
          <w:lang w:val="en-GB"/>
        </w:rPr>
        <w:t xml:space="preserve">      </w:t>
      </w:r>
      <w:r>
        <w:rPr>
          <w:rFonts w:cs="Arial"/>
          <w:sz w:val="20"/>
          <w:szCs w:val="20"/>
          <w:lang w:val="en-GB"/>
        </w:rPr>
        <w:t xml:space="preserve">t remise. </w:t>
      </w:r>
      <w:r w:rsidRPr="00B354CB">
        <w:rPr>
          <w:rFonts w:cs="Arial"/>
          <w:sz w:val="20"/>
          <w:szCs w:val="20"/>
          <w:lang w:val="nl-BE"/>
        </w:rPr>
        <w:t>Er dreigt n</w:t>
      </w:r>
      <w:r>
        <w:rPr>
          <w:rFonts w:cs="Arial"/>
          <w:sz w:val="20"/>
          <w:szCs w:val="20"/>
          <w:lang w:val="nl-BE"/>
        </w:rPr>
        <w:t xml:space="preserve">u na de tekstzet 5.Pc4 6.Pd6+ en 7.Pb5, daarom: </w:t>
      </w:r>
    </w:p>
    <w:p w14:paraId="395F8C6D" w14:textId="77777777" w:rsidR="006F3923" w:rsidRDefault="006F3923" w:rsidP="006F3923">
      <w:pPr>
        <w:jc w:val="both"/>
        <w:rPr>
          <w:rFonts w:cs="Arial"/>
          <w:b/>
          <w:sz w:val="20"/>
          <w:szCs w:val="20"/>
          <w:lang w:val="nl-BE"/>
        </w:rPr>
      </w:pPr>
      <w:r>
        <w:rPr>
          <w:rFonts w:cs="Arial"/>
          <w:b/>
          <w:sz w:val="20"/>
          <w:szCs w:val="20"/>
          <w:lang w:val="nl-BE"/>
        </w:rPr>
        <w:t xml:space="preserve">             5…</w:t>
      </w:r>
      <w:r>
        <w:rPr>
          <w:rFonts w:cs="Arial"/>
          <w:b/>
          <w:sz w:val="20"/>
          <w:szCs w:val="20"/>
          <w:lang w:val="nl-BE"/>
        </w:rPr>
        <w:tab/>
      </w:r>
      <w:r>
        <w:rPr>
          <w:rFonts w:cs="Arial"/>
          <w:b/>
          <w:sz w:val="20"/>
          <w:szCs w:val="20"/>
          <w:lang w:val="nl-BE"/>
        </w:rPr>
        <w:tab/>
        <w:t xml:space="preserve">Tb3+ </w:t>
      </w:r>
    </w:p>
    <w:p w14:paraId="219B066B" w14:textId="77777777" w:rsidR="006F3923" w:rsidRDefault="006F3923" w:rsidP="006F3923">
      <w:pPr>
        <w:tabs>
          <w:tab w:val="left" w:pos="3710"/>
        </w:tabs>
        <w:jc w:val="both"/>
        <w:rPr>
          <w:rFonts w:cs="Arial"/>
          <w:sz w:val="20"/>
          <w:szCs w:val="20"/>
          <w:lang w:val="nl-BE"/>
        </w:rPr>
      </w:pPr>
      <w:r>
        <w:rPr>
          <w:rFonts w:cs="Arial"/>
          <w:sz w:val="20"/>
          <w:szCs w:val="20"/>
          <w:lang w:val="nl-BE"/>
        </w:rPr>
        <w:t>5…Txb7</w:t>
      </w:r>
      <w:r w:rsidR="00112F6A">
        <w:rPr>
          <w:rFonts w:cs="Arial"/>
          <w:sz w:val="20"/>
          <w:szCs w:val="20"/>
          <w:lang w:val="nl-BE"/>
        </w:rPr>
        <w:t>?</w:t>
      </w:r>
      <w:r>
        <w:rPr>
          <w:rFonts w:cs="Arial"/>
          <w:sz w:val="20"/>
          <w:szCs w:val="20"/>
          <w:lang w:val="nl-BE"/>
        </w:rPr>
        <w:t xml:space="preserve"> 6.Pd6+ en 7.Pxb7 </w:t>
      </w:r>
    </w:p>
    <w:p w14:paraId="53520206" w14:textId="77777777" w:rsidR="006F3923" w:rsidRDefault="006F3923" w:rsidP="006F3923">
      <w:pPr>
        <w:jc w:val="both"/>
        <w:rPr>
          <w:rFonts w:cs="Arial"/>
          <w:b/>
          <w:sz w:val="20"/>
          <w:szCs w:val="20"/>
          <w:lang w:val="nl-BE"/>
        </w:rPr>
      </w:pPr>
      <w:r>
        <w:rPr>
          <w:rFonts w:cs="Arial"/>
          <w:b/>
          <w:sz w:val="20"/>
          <w:szCs w:val="20"/>
          <w:lang w:val="nl-BE"/>
        </w:rPr>
        <w:t xml:space="preserve">             6.Kd4 </w:t>
      </w:r>
      <w:r>
        <w:rPr>
          <w:rFonts w:cs="Arial"/>
          <w:b/>
          <w:sz w:val="20"/>
          <w:szCs w:val="20"/>
          <w:lang w:val="nl-BE"/>
        </w:rPr>
        <w:tab/>
      </w:r>
      <w:r>
        <w:rPr>
          <w:rFonts w:cs="Arial"/>
          <w:b/>
          <w:sz w:val="20"/>
          <w:szCs w:val="20"/>
          <w:lang w:val="nl-BE"/>
        </w:rPr>
        <w:tab/>
        <w:t xml:space="preserve">Ke6 </w:t>
      </w:r>
    </w:p>
    <w:p w14:paraId="0C248124" w14:textId="77777777" w:rsidR="006F3923" w:rsidRPr="00212E80" w:rsidRDefault="006F3923" w:rsidP="006F3923">
      <w:pPr>
        <w:tabs>
          <w:tab w:val="left" w:pos="0"/>
        </w:tabs>
        <w:jc w:val="both"/>
        <w:rPr>
          <w:rFonts w:cs="Arial"/>
          <w:b/>
          <w:sz w:val="20"/>
          <w:szCs w:val="20"/>
          <w:lang w:val="nl-BE"/>
        </w:rPr>
      </w:pPr>
      <w:r>
        <w:rPr>
          <w:rFonts w:cs="Arial"/>
          <w:b/>
          <w:sz w:val="20"/>
          <w:szCs w:val="20"/>
          <w:lang w:val="nl-BE"/>
        </w:rPr>
        <w:t xml:space="preserve">             7.Pa5 </w:t>
      </w:r>
      <w:r>
        <w:rPr>
          <w:rFonts w:cs="Arial"/>
          <w:b/>
          <w:sz w:val="20"/>
          <w:szCs w:val="20"/>
          <w:lang w:val="nl-BE"/>
        </w:rPr>
        <w:tab/>
      </w:r>
      <w:r>
        <w:rPr>
          <w:rFonts w:cs="Arial"/>
          <w:b/>
          <w:sz w:val="20"/>
          <w:szCs w:val="20"/>
          <w:lang w:val="nl-BE"/>
        </w:rPr>
        <w:tab/>
        <w:t xml:space="preserve">Tb1 </w:t>
      </w:r>
    </w:p>
    <w:p w14:paraId="6F7AF733" w14:textId="77777777" w:rsidR="006F3923" w:rsidRDefault="006F3923" w:rsidP="006F3923">
      <w:pPr>
        <w:tabs>
          <w:tab w:val="bar" w:pos="3710"/>
        </w:tabs>
        <w:jc w:val="both"/>
        <w:rPr>
          <w:rFonts w:cs="Arial"/>
          <w:b/>
          <w:sz w:val="20"/>
          <w:szCs w:val="20"/>
          <w:lang w:val="nl-BE"/>
        </w:rPr>
      </w:pPr>
      <w:r>
        <w:rPr>
          <w:rFonts w:cs="Arial"/>
          <w:b/>
          <w:sz w:val="20"/>
          <w:szCs w:val="20"/>
          <w:lang w:val="nl-BE"/>
        </w:rPr>
        <w:t xml:space="preserve">             8.Pc6 </w:t>
      </w:r>
      <w:r>
        <w:rPr>
          <w:rFonts w:cs="Arial"/>
          <w:b/>
          <w:sz w:val="20"/>
          <w:szCs w:val="20"/>
          <w:lang w:val="nl-BE"/>
        </w:rPr>
        <w:tab/>
      </w:r>
      <w:r>
        <w:rPr>
          <w:rFonts w:cs="Arial"/>
          <w:b/>
          <w:sz w:val="20"/>
          <w:szCs w:val="20"/>
          <w:lang w:val="nl-BE"/>
        </w:rPr>
        <w:tab/>
        <w:t>Kd6</w:t>
      </w:r>
      <w:r w:rsidR="00C20BEF">
        <w:rPr>
          <w:rFonts w:cs="Arial"/>
          <w:b/>
          <w:sz w:val="20"/>
          <w:szCs w:val="20"/>
          <w:lang w:val="nl-BE"/>
        </w:rPr>
        <w:t xml:space="preserve">                     </w:t>
      </w:r>
    </w:p>
    <w:p w14:paraId="5B6A5769" w14:textId="77777777" w:rsidR="006F3923" w:rsidRDefault="006F3923" w:rsidP="006F3923">
      <w:pPr>
        <w:tabs>
          <w:tab w:val="left" w:pos="3710"/>
        </w:tabs>
        <w:jc w:val="both"/>
        <w:rPr>
          <w:rFonts w:cs="Arial"/>
          <w:sz w:val="20"/>
          <w:szCs w:val="20"/>
          <w:lang w:val="nl-BE"/>
        </w:rPr>
      </w:pPr>
      <w:r>
        <w:rPr>
          <w:rFonts w:cs="Arial"/>
          <w:sz w:val="20"/>
          <w:szCs w:val="20"/>
          <w:lang w:val="nl-BE"/>
        </w:rPr>
        <w:t>8…Txb7</w:t>
      </w:r>
      <w:r w:rsidR="00112F6A">
        <w:rPr>
          <w:rFonts w:cs="Arial"/>
          <w:sz w:val="20"/>
          <w:szCs w:val="20"/>
          <w:lang w:val="nl-BE"/>
        </w:rPr>
        <w:t>?</w:t>
      </w:r>
      <w:r>
        <w:rPr>
          <w:rFonts w:cs="Arial"/>
          <w:sz w:val="20"/>
          <w:szCs w:val="20"/>
          <w:lang w:val="nl-BE"/>
        </w:rPr>
        <w:t xml:space="preserve"> 9.Pd8+ en 10.Pxb7 </w:t>
      </w:r>
    </w:p>
    <w:p w14:paraId="19A848F7"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 xml:space="preserve">9.b8D+ </w:t>
      </w:r>
      <w:r>
        <w:rPr>
          <w:rFonts w:cs="Arial"/>
          <w:b/>
          <w:sz w:val="20"/>
          <w:szCs w:val="20"/>
          <w:lang w:val="nl-BE"/>
        </w:rPr>
        <w:tab/>
        <w:t xml:space="preserve">Txb8 </w:t>
      </w:r>
    </w:p>
    <w:p w14:paraId="6803DBD5" w14:textId="77777777" w:rsidR="006F3923" w:rsidRDefault="006F3923" w:rsidP="006F3923">
      <w:pPr>
        <w:jc w:val="both"/>
        <w:rPr>
          <w:rFonts w:cs="Arial"/>
          <w:b/>
          <w:sz w:val="20"/>
          <w:szCs w:val="20"/>
          <w:lang w:val="nl-BE"/>
        </w:rPr>
      </w:pPr>
      <w:r>
        <w:rPr>
          <w:rFonts w:cs="Arial"/>
          <w:b/>
          <w:sz w:val="20"/>
          <w:szCs w:val="20"/>
          <w:lang w:val="nl-BE"/>
        </w:rPr>
        <w:t xml:space="preserve">           10.Pxb8 </w:t>
      </w:r>
      <w:r>
        <w:rPr>
          <w:rFonts w:cs="Arial"/>
          <w:b/>
          <w:sz w:val="20"/>
          <w:szCs w:val="20"/>
          <w:lang w:val="nl-BE"/>
        </w:rPr>
        <w:tab/>
        <w:t xml:space="preserve">Kc7 </w:t>
      </w:r>
    </w:p>
    <w:p w14:paraId="77156BBE" w14:textId="77777777" w:rsidR="006F3923" w:rsidRDefault="006F3923" w:rsidP="006F3923">
      <w:pPr>
        <w:jc w:val="both"/>
        <w:rPr>
          <w:rFonts w:cs="Arial"/>
          <w:b/>
          <w:sz w:val="20"/>
          <w:szCs w:val="20"/>
          <w:lang w:val="nl-BE"/>
        </w:rPr>
      </w:pPr>
      <w:r>
        <w:rPr>
          <w:rFonts w:cs="Arial"/>
          <w:b/>
          <w:sz w:val="20"/>
          <w:szCs w:val="20"/>
          <w:lang w:val="nl-BE"/>
        </w:rPr>
        <w:t xml:space="preserve">           11.Pa6+ </w:t>
      </w:r>
      <w:r>
        <w:rPr>
          <w:rFonts w:cs="Arial"/>
          <w:b/>
          <w:sz w:val="20"/>
          <w:szCs w:val="20"/>
          <w:lang w:val="nl-BE"/>
        </w:rPr>
        <w:tab/>
        <w:t xml:space="preserve">Kb6 </w:t>
      </w:r>
    </w:p>
    <w:p w14:paraId="0BD35169" w14:textId="77777777" w:rsidR="006F3923" w:rsidRDefault="006F3923" w:rsidP="006F3923">
      <w:pPr>
        <w:jc w:val="both"/>
        <w:rPr>
          <w:rFonts w:cs="Arial"/>
          <w:b/>
          <w:sz w:val="20"/>
          <w:szCs w:val="20"/>
          <w:lang w:val="nl-BE"/>
        </w:rPr>
      </w:pPr>
      <w:r>
        <w:rPr>
          <w:rFonts w:cs="Arial"/>
          <w:b/>
          <w:sz w:val="20"/>
          <w:szCs w:val="20"/>
          <w:lang w:val="nl-BE"/>
        </w:rPr>
        <w:t xml:space="preserve">           12.Pc5 </w:t>
      </w:r>
    </w:p>
    <w:p w14:paraId="44E6E683" w14:textId="77777777" w:rsidR="006F3923" w:rsidRDefault="006F3923" w:rsidP="00EC7A18">
      <w:pPr>
        <w:tabs>
          <w:tab w:val="left" w:pos="3710"/>
        </w:tabs>
        <w:jc w:val="both"/>
        <w:rPr>
          <w:rFonts w:cs="Arial"/>
          <w:sz w:val="20"/>
          <w:szCs w:val="20"/>
          <w:lang w:val="nl-BE"/>
        </w:rPr>
        <w:sectPr w:rsidR="006F3923">
          <w:type w:val="continuous"/>
          <w:pgSz w:w="8392" w:h="11907"/>
          <w:pgMar w:top="1134" w:right="567" w:bottom="1134" w:left="567" w:header="709" w:footer="709" w:gutter="567"/>
          <w:cols w:num="2" w:space="567"/>
        </w:sectPr>
      </w:pPr>
      <w:r>
        <w:rPr>
          <w:rFonts w:cs="Arial"/>
          <w:sz w:val="20"/>
          <w:szCs w:val="20"/>
          <w:lang w:val="nl-BE"/>
        </w:rPr>
        <w:t xml:space="preserve">Paard </w:t>
      </w:r>
      <w:r w:rsidR="00EC7A18">
        <w:rPr>
          <w:rFonts w:cs="Arial"/>
          <w:sz w:val="20"/>
          <w:szCs w:val="20"/>
          <w:lang w:val="nl-BE"/>
        </w:rPr>
        <w:t>én pion gaan voor de winst.</w:t>
      </w:r>
    </w:p>
    <w:p w14:paraId="6926005C" w14:textId="77777777" w:rsidR="006F3923" w:rsidRPr="00EC7A18" w:rsidRDefault="007A6BE0" w:rsidP="008444CD">
      <w:pPr>
        <w:spacing w:line="190" w:lineRule="exact"/>
        <w:jc w:val="center"/>
        <w:rPr>
          <w:rFonts w:cs="Arial"/>
          <w:sz w:val="20"/>
          <w:szCs w:val="20"/>
          <w:lang w:val="nl-BE"/>
        </w:rPr>
      </w:pPr>
      <w:r>
        <w:rPr>
          <w:rFonts w:cs="Arial"/>
          <w:b/>
          <w:noProof/>
          <w:sz w:val="20"/>
          <w:szCs w:val="20"/>
          <w:lang w:val="nl-BE"/>
        </w:rPr>
        <w:lastRenderedPageBreak/>
        <w:t>- 16</w:t>
      </w:r>
      <w:r w:rsidR="00A418D3">
        <w:rPr>
          <w:rFonts w:cs="Arial"/>
          <w:b/>
          <w:noProof/>
          <w:sz w:val="20"/>
          <w:szCs w:val="20"/>
          <w:lang w:val="nl-BE"/>
        </w:rPr>
        <w:t>6</w:t>
      </w:r>
      <w:r w:rsidR="006F3923">
        <w:rPr>
          <w:rFonts w:cs="Arial"/>
          <w:b/>
          <w:noProof/>
          <w:sz w:val="20"/>
          <w:szCs w:val="20"/>
          <w:lang w:val="nl-BE"/>
        </w:rPr>
        <w:t xml:space="preserve"> -</w:t>
      </w:r>
    </w:p>
    <w:p w14:paraId="71E8C247" w14:textId="77777777" w:rsidR="006F3923" w:rsidRDefault="006F3923" w:rsidP="006F3923">
      <w:pPr>
        <w:spacing w:line="190" w:lineRule="exact"/>
        <w:jc w:val="center"/>
        <w:rPr>
          <w:rFonts w:cs="Arial"/>
          <w:b/>
          <w:noProof/>
          <w:sz w:val="20"/>
          <w:szCs w:val="20"/>
          <w:lang w:val="nl-BE"/>
        </w:rPr>
      </w:pPr>
    </w:p>
    <w:p w14:paraId="09721D79"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1993</w:t>
      </w:r>
    </w:p>
    <w:p w14:paraId="79E17236" w14:textId="77777777" w:rsidR="006F3923" w:rsidRDefault="006F3923" w:rsidP="006F3923">
      <w:pPr>
        <w:spacing w:line="190" w:lineRule="exact"/>
        <w:jc w:val="center"/>
        <w:rPr>
          <w:rFonts w:cs="Arial"/>
          <w:sz w:val="20"/>
          <w:szCs w:val="20"/>
          <w:lang w:val="nl-BE"/>
        </w:rPr>
      </w:pPr>
    </w:p>
    <w:p w14:paraId="58E777DA" w14:textId="77777777" w:rsidR="006F3923" w:rsidRDefault="006F3923" w:rsidP="006F3923">
      <w:pPr>
        <w:jc w:val="center"/>
        <w:rPr>
          <w:rFonts w:cs="Arial"/>
          <w:sz w:val="20"/>
          <w:szCs w:val="20"/>
          <w:lang w:val="nl-BE"/>
        </w:rPr>
      </w:pPr>
      <w:r>
        <w:rPr>
          <w:lang w:val="nl-BE"/>
        </w:rPr>
        <w:object w:dxaOrig="4582" w:dyaOrig="4577" w14:anchorId="428B2E46">
          <v:shape id="_x0000_i1181" type="#_x0000_t75" style="width:159.5pt;height:159.5pt" o:ole="">
            <v:imagedata r:id="rId333" o:title=""/>
          </v:shape>
          <o:OLEObject Type="Embed" ProgID="CorelDRAW.Graphic.12" ShapeID="_x0000_i1181" DrawAspect="Content" ObjectID="_1587467574" r:id="rId334"/>
        </w:object>
      </w:r>
    </w:p>
    <w:p w14:paraId="42EDD850" w14:textId="77777777" w:rsidR="00443EB1" w:rsidRDefault="00443EB1" w:rsidP="006F3923">
      <w:pPr>
        <w:jc w:val="both"/>
        <w:rPr>
          <w:rFonts w:cs="Arial"/>
          <w:b/>
          <w:lang w:val="nl-BE"/>
        </w:rPr>
      </w:pPr>
    </w:p>
    <w:p w14:paraId="3990410A" w14:textId="77777777" w:rsidR="006F3923" w:rsidRDefault="006F3923" w:rsidP="006F3923">
      <w:pPr>
        <w:jc w:val="both"/>
        <w:rPr>
          <w:rFonts w:cs="Arial"/>
          <w:sz w:val="20"/>
          <w:szCs w:val="20"/>
          <w:lang w:val="nl-BE"/>
        </w:rPr>
      </w:pPr>
      <w:r>
        <w:rPr>
          <w:rFonts w:cs="Arial"/>
          <w:b/>
          <w:lang w:val="nl-BE"/>
        </w:rPr>
        <w:t>+</w:t>
      </w:r>
      <w:r>
        <w:rPr>
          <w:rFonts w:cs="Arial"/>
          <w:sz w:val="20"/>
          <w:szCs w:val="20"/>
          <w:lang w:val="nl-BE"/>
        </w:rPr>
        <w:t xml:space="preserve">                              0131.02 e6h6</w:t>
      </w:r>
    </w:p>
    <w:p w14:paraId="6E1BFD83" w14:textId="77777777" w:rsidR="006F3923" w:rsidRDefault="006F3923" w:rsidP="006F3923">
      <w:pPr>
        <w:jc w:val="both"/>
        <w:rPr>
          <w:rFonts w:cs="Arial"/>
          <w:sz w:val="20"/>
          <w:szCs w:val="20"/>
          <w:lang w:val="nl-BE"/>
        </w:rPr>
      </w:pPr>
    </w:p>
    <w:p w14:paraId="42D98579" w14:textId="77777777" w:rsidR="006F3923" w:rsidRDefault="006F3923" w:rsidP="006F3923">
      <w:pPr>
        <w:jc w:val="both"/>
        <w:rPr>
          <w:rFonts w:cs="Arial"/>
          <w:sz w:val="20"/>
          <w:szCs w:val="20"/>
          <w:lang w:val="nl-BE"/>
        </w:rPr>
      </w:pPr>
      <w:r>
        <w:rPr>
          <w:rFonts w:cs="Arial"/>
          <w:sz w:val="20"/>
          <w:szCs w:val="20"/>
          <w:lang w:val="nl-BE"/>
        </w:rPr>
        <w:t xml:space="preserve">Wit tracht de dubbele zwarte pro-motiedreiging uit te stellen met een aftrekschaak. </w:t>
      </w:r>
    </w:p>
    <w:p w14:paraId="2DE2489A" w14:textId="77777777" w:rsidR="006F3923" w:rsidRDefault="006F3923" w:rsidP="006F3923">
      <w:pPr>
        <w:jc w:val="both"/>
        <w:rPr>
          <w:rFonts w:cs="Arial"/>
          <w:b/>
          <w:sz w:val="20"/>
          <w:szCs w:val="20"/>
          <w:lang w:val="en-GB"/>
        </w:rPr>
      </w:pPr>
      <w:r>
        <w:rPr>
          <w:rFonts w:cs="Arial"/>
          <w:b/>
          <w:sz w:val="20"/>
          <w:szCs w:val="20"/>
          <w:lang w:val="nl-BE"/>
        </w:rPr>
        <w:tab/>
      </w:r>
      <w:r>
        <w:rPr>
          <w:rFonts w:cs="Arial"/>
          <w:b/>
          <w:sz w:val="20"/>
          <w:szCs w:val="20"/>
          <w:lang w:val="en-GB"/>
        </w:rPr>
        <w:t xml:space="preserve">1.Kf7+ </w:t>
      </w:r>
    </w:p>
    <w:p w14:paraId="5D080706" w14:textId="77777777" w:rsidR="006F3923" w:rsidRDefault="006F3923" w:rsidP="006F3923">
      <w:pPr>
        <w:jc w:val="both"/>
        <w:rPr>
          <w:rFonts w:cs="Arial"/>
          <w:b/>
          <w:i/>
          <w:sz w:val="20"/>
          <w:szCs w:val="20"/>
          <w:lang w:val="en-GB"/>
        </w:rPr>
      </w:pPr>
    </w:p>
    <w:p w14:paraId="18024B2C" w14:textId="77777777" w:rsidR="006F3923" w:rsidRDefault="006F3923" w:rsidP="006F3923">
      <w:pPr>
        <w:jc w:val="both"/>
        <w:rPr>
          <w:rFonts w:cs="Arial"/>
          <w:b/>
          <w:i/>
          <w:sz w:val="20"/>
          <w:szCs w:val="20"/>
          <w:lang w:val="en-GB"/>
        </w:rPr>
      </w:pPr>
      <w:r>
        <w:rPr>
          <w:rFonts w:cs="Arial"/>
          <w:b/>
          <w:i/>
          <w:sz w:val="20"/>
          <w:szCs w:val="20"/>
          <w:lang w:val="en-GB"/>
        </w:rPr>
        <w:t xml:space="preserve">Variant A </w:t>
      </w:r>
    </w:p>
    <w:p w14:paraId="2B0A903B" w14:textId="77777777" w:rsidR="006F3923" w:rsidRDefault="006F3923" w:rsidP="006F3923">
      <w:pPr>
        <w:jc w:val="both"/>
        <w:rPr>
          <w:rFonts w:cs="Arial"/>
          <w:b/>
          <w:sz w:val="20"/>
          <w:szCs w:val="20"/>
          <w:lang w:val="en-GB"/>
        </w:rPr>
      </w:pPr>
      <w:r>
        <w:rPr>
          <w:rFonts w:cs="Arial"/>
          <w:b/>
          <w:sz w:val="20"/>
          <w:szCs w:val="20"/>
          <w:lang w:val="en-GB"/>
        </w:rPr>
        <w:tab/>
        <w:t>1...</w:t>
      </w:r>
      <w:r>
        <w:rPr>
          <w:rFonts w:cs="Arial"/>
          <w:b/>
          <w:sz w:val="20"/>
          <w:szCs w:val="20"/>
          <w:lang w:val="en-GB"/>
        </w:rPr>
        <w:tab/>
      </w:r>
      <w:r>
        <w:rPr>
          <w:rFonts w:cs="Arial"/>
          <w:b/>
          <w:sz w:val="20"/>
          <w:szCs w:val="20"/>
          <w:lang w:val="en-GB"/>
        </w:rPr>
        <w:tab/>
        <w:t xml:space="preserve">Kh5 </w:t>
      </w:r>
    </w:p>
    <w:p w14:paraId="4F4BF895" w14:textId="77777777" w:rsidR="006F3923" w:rsidRDefault="006F3923" w:rsidP="006F3923">
      <w:pPr>
        <w:jc w:val="both"/>
        <w:rPr>
          <w:rFonts w:cs="Arial"/>
          <w:b/>
          <w:sz w:val="20"/>
          <w:szCs w:val="20"/>
          <w:lang w:val="en-GB"/>
        </w:rPr>
      </w:pPr>
      <w:r>
        <w:rPr>
          <w:rFonts w:cs="Arial"/>
          <w:b/>
          <w:sz w:val="20"/>
          <w:szCs w:val="20"/>
          <w:lang w:val="en-GB"/>
        </w:rPr>
        <w:tab/>
        <w:t xml:space="preserve">2.Ta5+ </w:t>
      </w:r>
    </w:p>
    <w:p w14:paraId="308C3B1B" w14:textId="77777777" w:rsidR="006F3923" w:rsidRDefault="006F3923" w:rsidP="006F3923">
      <w:pPr>
        <w:spacing w:line="210" w:lineRule="exact"/>
        <w:jc w:val="both"/>
        <w:rPr>
          <w:rFonts w:cs="Arial"/>
          <w:sz w:val="20"/>
          <w:szCs w:val="20"/>
          <w:lang w:val="nl-BE"/>
        </w:rPr>
      </w:pPr>
      <w:r>
        <w:rPr>
          <w:rFonts w:cs="Arial"/>
          <w:sz w:val="20"/>
          <w:szCs w:val="20"/>
          <w:lang w:val="nl-BE"/>
        </w:rPr>
        <w:t>Want een verleidelijke zet als 2.Pg3+</w:t>
      </w:r>
      <w:r w:rsidR="001266CC">
        <w:rPr>
          <w:rFonts w:cs="Arial"/>
          <w:sz w:val="20"/>
          <w:szCs w:val="20"/>
          <w:lang w:val="nl-BE"/>
        </w:rPr>
        <w:t>?</w:t>
      </w:r>
      <w:r w:rsidR="00EC7A18">
        <w:rPr>
          <w:rFonts w:cs="Arial"/>
          <w:sz w:val="20"/>
          <w:szCs w:val="20"/>
          <w:lang w:val="nl-BE"/>
        </w:rPr>
        <w:t xml:space="preserve"> is fout: 2...Kg4 3.Pe2 Lb5 4.Ta1</w:t>
      </w:r>
      <w:r w:rsidR="00870BA1">
        <w:rPr>
          <w:rFonts w:cs="Arial"/>
          <w:sz w:val="20"/>
          <w:szCs w:val="20"/>
          <w:lang w:val="nl-BE"/>
        </w:rPr>
        <w:t xml:space="preserve"> </w:t>
      </w:r>
      <w:r>
        <w:rPr>
          <w:rFonts w:cs="Arial"/>
          <w:sz w:val="20"/>
          <w:szCs w:val="20"/>
          <w:lang w:val="nl-BE"/>
        </w:rPr>
        <w:t>Lxe2 en weg is de winst.</w:t>
      </w:r>
    </w:p>
    <w:p w14:paraId="0EC43F85" w14:textId="77777777" w:rsidR="006F3923" w:rsidRPr="00EC7A18" w:rsidRDefault="006F3923" w:rsidP="00EC7A18">
      <w:pPr>
        <w:spacing w:line="210" w:lineRule="exact"/>
        <w:jc w:val="both"/>
        <w:rPr>
          <w:rFonts w:cs="Arial"/>
          <w:sz w:val="20"/>
          <w:szCs w:val="20"/>
          <w:lang w:val="nl-BE"/>
        </w:rPr>
      </w:pPr>
      <w:r>
        <w:rPr>
          <w:rFonts w:cs="Arial"/>
          <w:sz w:val="20"/>
          <w:szCs w:val="20"/>
          <w:lang w:val="nl-BE"/>
        </w:rPr>
        <w:tab/>
      </w:r>
      <w:r>
        <w:rPr>
          <w:rFonts w:cs="Arial"/>
          <w:b/>
          <w:sz w:val="20"/>
          <w:szCs w:val="20"/>
          <w:lang w:val="nl-BE"/>
        </w:rPr>
        <w:t>2...</w:t>
      </w:r>
      <w:r>
        <w:rPr>
          <w:rFonts w:cs="Arial"/>
          <w:b/>
          <w:sz w:val="20"/>
          <w:szCs w:val="20"/>
          <w:lang w:val="nl-BE"/>
        </w:rPr>
        <w:tab/>
      </w:r>
      <w:r>
        <w:rPr>
          <w:rFonts w:cs="Arial"/>
          <w:b/>
          <w:sz w:val="20"/>
          <w:szCs w:val="20"/>
          <w:lang w:val="nl-BE"/>
        </w:rPr>
        <w:tab/>
        <w:t xml:space="preserve">Kh6 </w:t>
      </w:r>
      <w:r w:rsidR="00EC7A18" w:rsidRPr="00EC7A18">
        <w:rPr>
          <w:rFonts w:cs="Arial"/>
          <w:sz w:val="20"/>
          <w:szCs w:val="20"/>
          <w:lang w:val="nl-BE"/>
        </w:rPr>
        <w:t xml:space="preserve"> </w:t>
      </w:r>
      <w:r w:rsidR="00EC7A18">
        <w:rPr>
          <w:rFonts w:cs="Arial"/>
          <w:sz w:val="20"/>
          <w:szCs w:val="20"/>
          <w:lang w:val="nl-BE"/>
        </w:rPr>
        <w:t>Vergeefs is 2...Lb5</w:t>
      </w:r>
      <w:r w:rsidR="001266CC">
        <w:rPr>
          <w:rFonts w:cs="Arial"/>
          <w:sz w:val="20"/>
          <w:szCs w:val="20"/>
          <w:lang w:val="nl-BE"/>
        </w:rPr>
        <w:t>?</w:t>
      </w:r>
      <w:r w:rsidR="00EC7A18">
        <w:rPr>
          <w:rFonts w:cs="Arial"/>
          <w:sz w:val="20"/>
          <w:szCs w:val="20"/>
          <w:lang w:val="nl-BE"/>
        </w:rPr>
        <w:t xml:space="preserve"> 3.Txb5+ en:</w:t>
      </w:r>
    </w:p>
    <w:p w14:paraId="19C59A73" w14:textId="77777777" w:rsidR="006F3923" w:rsidRDefault="003525A0" w:rsidP="0038155E">
      <w:pPr>
        <w:numPr>
          <w:ilvl w:val="0"/>
          <w:numId w:val="73"/>
        </w:numPr>
        <w:jc w:val="both"/>
        <w:rPr>
          <w:rFonts w:cs="Arial"/>
          <w:sz w:val="20"/>
          <w:szCs w:val="20"/>
          <w:lang w:val="nl-BE"/>
        </w:rPr>
      </w:pPr>
      <w:r>
        <w:rPr>
          <w:rFonts w:cs="Arial"/>
          <w:sz w:val="20"/>
          <w:szCs w:val="20"/>
          <w:lang w:val="nl-BE"/>
        </w:rPr>
        <w:t>3…Kh4 4.Pd2</w:t>
      </w:r>
      <w:r w:rsidR="00330723">
        <w:rPr>
          <w:rFonts w:cs="Arial"/>
          <w:sz w:val="20"/>
          <w:szCs w:val="20"/>
          <w:lang w:val="nl-BE"/>
        </w:rPr>
        <w:t xml:space="preserve"> g1D 5.Pf3+ en 6.Pxg1, of</w:t>
      </w:r>
    </w:p>
    <w:p w14:paraId="4CC2EC0B" w14:textId="77777777" w:rsidR="006F3923" w:rsidRDefault="006F3923" w:rsidP="0038155E">
      <w:pPr>
        <w:numPr>
          <w:ilvl w:val="0"/>
          <w:numId w:val="73"/>
        </w:numPr>
        <w:jc w:val="both"/>
        <w:rPr>
          <w:rFonts w:cs="Arial"/>
          <w:sz w:val="20"/>
          <w:szCs w:val="20"/>
          <w:lang w:val="nl-BE"/>
        </w:rPr>
      </w:pPr>
      <w:r>
        <w:rPr>
          <w:rFonts w:cs="Arial"/>
          <w:sz w:val="20"/>
          <w:szCs w:val="20"/>
          <w:lang w:val="nl-BE"/>
        </w:rPr>
        <w:t>3…Kg4 4.Pe3+ Kf3 5.Pxg2</w:t>
      </w:r>
    </w:p>
    <w:p w14:paraId="6CE639A9" w14:textId="77777777" w:rsidR="006F3923" w:rsidRDefault="00566EEF" w:rsidP="006F3923">
      <w:pPr>
        <w:jc w:val="both"/>
        <w:rPr>
          <w:rFonts w:cs="Arial"/>
          <w:sz w:val="20"/>
          <w:szCs w:val="20"/>
          <w:lang w:val="nl-BE"/>
        </w:rPr>
      </w:pPr>
      <w:r>
        <w:rPr>
          <w:rFonts w:cs="Arial"/>
          <w:sz w:val="20"/>
          <w:szCs w:val="20"/>
          <w:lang w:val="nl-BE"/>
        </w:rPr>
        <w:t xml:space="preserve">      </w:t>
      </w:r>
      <w:r w:rsidR="006F3923">
        <w:rPr>
          <w:rFonts w:cs="Arial"/>
          <w:sz w:val="20"/>
          <w:szCs w:val="20"/>
          <w:lang w:val="nl-BE"/>
        </w:rPr>
        <w:t>Beide met winst voor wit.</w:t>
      </w:r>
    </w:p>
    <w:p w14:paraId="573EF62A" w14:textId="77777777" w:rsidR="006F3923" w:rsidRDefault="006F3923" w:rsidP="006F3923">
      <w:pPr>
        <w:ind w:firstLine="708"/>
        <w:jc w:val="both"/>
        <w:rPr>
          <w:rFonts w:cs="Arial"/>
          <w:sz w:val="20"/>
          <w:szCs w:val="20"/>
          <w:lang w:val="nl-BE"/>
        </w:rPr>
      </w:pPr>
      <w:r>
        <w:rPr>
          <w:rFonts w:cs="Arial"/>
          <w:b/>
          <w:sz w:val="20"/>
          <w:szCs w:val="20"/>
          <w:lang w:val="nl-BE"/>
        </w:rPr>
        <w:t xml:space="preserve">3.Pg3 </w:t>
      </w:r>
    </w:p>
    <w:p w14:paraId="25768725" w14:textId="77777777" w:rsidR="006F3923" w:rsidRDefault="00E142F0" w:rsidP="006F3923">
      <w:pPr>
        <w:jc w:val="both"/>
        <w:rPr>
          <w:rFonts w:cs="Arial"/>
          <w:sz w:val="20"/>
          <w:szCs w:val="20"/>
          <w:lang w:val="nl-BE"/>
        </w:rPr>
      </w:pPr>
      <w:r>
        <w:rPr>
          <w:rFonts w:cs="Arial"/>
          <w:sz w:val="20"/>
          <w:szCs w:val="20"/>
          <w:lang w:val="nl-BE"/>
        </w:rPr>
        <w:t>D</w:t>
      </w:r>
      <w:r w:rsidR="00EC7A18">
        <w:rPr>
          <w:rFonts w:cs="Arial"/>
          <w:sz w:val="20"/>
          <w:szCs w:val="20"/>
          <w:lang w:val="nl-BE"/>
        </w:rPr>
        <w:t>reigt mat</w:t>
      </w:r>
      <w:r w:rsidR="00CF60E9">
        <w:rPr>
          <w:rFonts w:cs="Arial"/>
          <w:sz w:val="20"/>
          <w:szCs w:val="20"/>
          <w:lang w:val="nl-BE"/>
        </w:rPr>
        <w:t xml:space="preserve"> </w:t>
      </w:r>
      <w:r w:rsidR="00EC7A18">
        <w:rPr>
          <w:rFonts w:cs="Arial"/>
          <w:sz w:val="20"/>
          <w:szCs w:val="20"/>
          <w:lang w:val="nl-BE"/>
        </w:rPr>
        <w:t>op veld h5</w:t>
      </w:r>
      <w:r w:rsidR="006F3923">
        <w:rPr>
          <w:rFonts w:cs="Arial"/>
          <w:sz w:val="20"/>
          <w:szCs w:val="20"/>
          <w:lang w:val="nl-BE"/>
        </w:rPr>
        <w:t xml:space="preserve"> </w:t>
      </w:r>
    </w:p>
    <w:p w14:paraId="4F2B60C5" w14:textId="77777777" w:rsidR="00870BA1" w:rsidRDefault="006F3923" w:rsidP="006F3923">
      <w:pPr>
        <w:jc w:val="both"/>
        <w:rPr>
          <w:rFonts w:cs="Arial"/>
          <w:b/>
          <w:sz w:val="20"/>
          <w:szCs w:val="20"/>
          <w:lang w:val="nl-BE"/>
        </w:rPr>
      </w:pPr>
      <w:r>
        <w:rPr>
          <w:rFonts w:cs="Arial"/>
          <w:b/>
          <w:sz w:val="20"/>
          <w:szCs w:val="20"/>
          <w:lang w:val="nl-BE"/>
        </w:rPr>
        <w:tab/>
      </w:r>
    </w:p>
    <w:p w14:paraId="4E2C4699" w14:textId="77777777" w:rsidR="00870BA1" w:rsidRDefault="00870BA1" w:rsidP="006F3923">
      <w:pPr>
        <w:jc w:val="both"/>
        <w:rPr>
          <w:rFonts w:cs="Arial"/>
          <w:b/>
          <w:sz w:val="20"/>
          <w:szCs w:val="20"/>
          <w:lang w:val="nl-BE"/>
        </w:rPr>
      </w:pPr>
    </w:p>
    <w:p w14:paraId="139D3E0A" w14:textId="77777777" w:rsidR="00870BA1" w:rsidRDefault="00870BA1" w:rsidP="006F3923">
      <w:pPr>
        <w:jc w:val="both"/>
        <w:rPr>
          <w:rFonts w:cs="Arial"/>
          <w:b/>
          <w:sz w:val="20"/>
          <w:szCs w:val="20"/>
          <w:lang w:val="nl-BE"/>
        </w:rPr>
      </w:pPr>
    </w:p>
    <w:p w14:paraId="1261D309" w14:textId="77777777" w:rsidR="00870BA1" w:rsidRDefault="00870BA1" w:rsidP="006F3923">
      <w:pPr>
        <w:jc w:val="both"/>
        <w:rPr>
          <w:rFonts w:cs="Arial"/>
          <w:b/>
          <w:sz w:val="20"/>
          <w:szCs w:val="20"/>
          <w:lang w:val="nl-BE"/>
        </w:rPr>
      </w:pPr>
    </w:p>
    <w:p w14:paraId="4DE9CC19" w14:textId="77777777" w:rsidR="00870BA1" w:rsidRDefault="00870BA1" w:rsidP="006F3923">
      <w:pPr>
        <w:jc w:val="both"/>
        <w:rPr>
          <w:rFonts w:cs="Arial"/>
          <w:b/>
          <w:sz w:val="20"/>
          <w:szCs w:val="20"/>
          <w:lang w:val="nl-BE"/>
        </w:rPr>
      </w:pPr>
    </w:p>
    <w:p w14:paraId="1D47AE08" w14:textId="77777777" w:rsidR="00BB71B6" w:rsidRDefault="00BB71B6" w:rsidP="006F3923">
      <w:pPr>
        <w:jc w:val="both"/>
        <w:rPr>
          <w:rFonts w:cs="Arial"/>
          <w:b/>
          <w:sz w:val="20"/>
          <w:szCs w:val="20"/>
          <w:lang w:val="nl-BE"/>
        </w:rPr>
      </w:pPr>
    </w:p>
    <w:p w14:paraId="61EC1F4D" w14:textId="77777777" w:rsidR="006F3923" w:rsidRDefault="006F3923" w:rsidP="00870BA1">
      <w:pPr>
        <w:ind w:firstLine="708"/>
        <w:jc w:val="both"/>
        <w:rPr>
          <w:rFonts w:cs="Arial"/>
          <w:b/>
          <w:sz w:val="20"/>
          <w:szCs w:val="20"/>
          <w:lang w:val="nl-BE"/>
        </w:rPr>
      </w:pPr>
      <w:r>
        <w:rPr>
          <w:rFonts w:cs="Arial"/>
          <w:b/>
          <w:sz w:val="20"/>
          <w:szCs w:val="20"/>
          <w:lang w:val="nl-BE"/>
        </w:rPr>
        <w:t>3...</w:t>
      </w:r>
      <w:r>
        <w:rPr>
          <w:rFonts w:cs="Arial"/>
          <w:b/>
          <w:sz w:val="20"/>
          <w:szCs w:val="20"/>
          <w:lang w:val="nl-BE"/>
        </w:rPr>
        <w:tab/>
      </w:r>
      <w:r>
        <w:rPr>
          <w:rFonts w:cs="Arial"/>
          <w:b/>
          <w:sz w:val="20"/>
          <w:szCs w:val="20"/>
          <w:lang w:val="nl-BE"/>
        </w:rPr>
        <w:tab/>
        <w:t xml:space="preserve">Le8+ </w:t>
      </w:r>
    </w:p>
    <w:p w14:paraId="3A79C83B" w14:textId="77777777" w:rsidR="006F3923" w:rsidRDefault="006F3923" w:rsidP="006F3923">
      <w:pPr>
        <w:jc w:val="both"/>
        <w:rPr>
          <w:rFonts w:cs="Arial"/>
          <w:sz w:val="20"/>
          <w:szCs w:val="20"/>
          <w:lang w:val="nl-BE"/>
        </w:rPr>
      </w:pPr>
      <w:r>
        <w:rPr>
          <w:rFonts w:cs="Arial"/>
          <w:sz w:val="20"/>
          <w:szCs w:val="20"/>
          <w:lang w:val="nl-BE"/>
        </w:rPr>
        <w:t>Iets beter dan 3...Ld1</w:t>
      </w:r>
      <w:r w:rsidR="00870BA1">
        <w:rPr>
          <w:rFonts w:cs="Arial"/>
          <w:sz w:val="20"/>
          <w:szCs w:val="20"/>
          <w:lang w:val="nl-BE"/>
        </w:rPr>
        <w:t xml:space="preserve"> met bijvoor</w:t>
      </w:r>
      <w:r w:rsidR="001266CC">
        <w:rPr>
          <w:rFonts w:cs="Arial"/>
          <w:sz w:val="20"/>
          <w:szCs w:val="20"/>
          <w:lang w:val="nl-BE"/>
        </w:rPr>
        <w:t>-</w:t>
      </w:r>
      <w:r w:rsidR="00870BA1">
        <w:rPr>
          <w:rFonts w:cs="Arial"/>
          <w:sz w:val="20"/>
          <w:szCs w:val="20"/>
          <w:lang w:val="nl-BE"/>
        </w:rPr>
        <w:t xml:space="preserve">beeld </w:t>
      </w:r>
      <w:r>
        <w:rPr>
          <w:rFonts w:cs="Arial"/>
          <w:sz w:val="20"/>
          <w:szCs w:val="20"/>
          <w:lang w:val="nl-BE"/>
        </w:rPr>
        <w:t xml:space="preserve"> 4.Pf5+ Kg5 5.Pe3+ en 6.Pxg2. </w:t>
      </w:r>
    </w:p>
    <w:p w14:paraId="6D03518D" w14:textId="77777777" w:rsidR="006F3923" w:rsidRDefault="006F3923" w:rsidP="002207B4">
      <w:pPr>
        <w:jc w:val="both"/>
        <w:rPr>
          <w:rFonts w:cs="Arial"/>
          <w:b/>
          <w:sz w:val="20"/>
          <w:szCs w:val="20"/>
          <w:lang w:val="nl-BE"/>
        </w:rPr>
      </w:pPr>
      <w:r>
        <w:rPr>
          <w:rFonts w:cs="Arial"/>
          <w:b/>
          <w:sz w:val="20"/>
          <w:szCs w:val="20"/>
          <w:lang w:val="nl-BE"/>
        </w:rPr>
        <w:tab/>
        <w:t xml:space="preserve">4.Kf6 </w:t>
      </w:r>
    </w:p>
    <w:p w14:paraId="335C916C" w14:textId="77777777" w:rsidR="006F3923" w:rsidRDefault="006F3923" w:rsidP="006F3923">
      <w:pPr>
        <w:jc w:val="both"/>
        <w:rPr>
          <w:rFonts w:cs="Arial"/>
          <w:b/>
          <w:sz w:val="20"/>
          <w:szCs w:val="20"/>
          <w:lang w:val="en-GB"/>
        </w:rPr>
      </w:pPr>
      <w:r>
        <w:rPr>
          <w:rFonts w:cs="Arial"/>
          <w:sz w:val="20"/>
          <w:szCs w:val="20"/>
          <w:lang w:val="nl-BE"/>
        </w:rPr>
        <w:t>Na 4.Kxe8</w:t>
      </w:r>
      <w:r w:rsidR="001266CC">
        <w:rPr>
          <w:rFonts w:cs="Arial"/>
          <w:sz w:val="20"/>
          <w:szCs w:val="20"/>
          <w:lang w:val="nl-BE"/>
        </w:rPr>
        <w:t>?</w:t>
      </w:r>
      <w:r>
        <w:rPr>
          <w:rFonts w:cs="Arial"/>
          <w:sz w:val="20"/>
          <w:szCs w:val="20"/>
          <w:lang w:val="nl-BE"/>
        </w:rPr>
        <w:t xml:space="preserve"> g1D is de winst weg.</w:t>
      </w:r>
      <w:r w:rsidR="00B06D25">
        <w:rPr>
          <w:rFonts w:cs="Arial"/>
          <w:b/>
          <w:sz w:val="20"/>
          <w:szCs w:val="20"/>
          <w:lang w:val="nl-BE"/>
        </w:rPr>
        <w:tab/>
      </w:r>
      <w:r w:rsidRPr="005B6FFB">
        <w:rPr>
          <w:rFonts w:cs="Arial"/>
          <w:b/>
          <w:sz w:val="20"/>
          <w:szCs w:val="20"/>
          <w:lang w:val="nl-BE"/>
        </w:rPr>
        <w:t>4...</w:t>
      </w:r>
      <w:r w:rsidRPr="005B6FFB">
        <w:rPr>
          <w:rFonts w:cs="Arial"/>
          <w:b/>
          <w:sz w:val="20"/>
          <w:szCs w:val="20"/>
          <w:lang w:val="nl-BE"/>
        </w:rPr>
        <w:tab/>
      </w:r>
      <w:r w:rsidRPr="005B6FFB">
        <w:rPr>
          <w:rFonts w:cs="Arial"/>
          <w:b/>
          <w:sz w:val="20"/>
          <w:szCs w:val="20"/>
          <w:lang w:val="nl-BE"/>
        </w:rPr>
        <w:tab/>
      </w:r>
      <w:r>
        <w:rPr>
          <w:rFonts w:cs="Arial"/>
          <w:b/>
          <w:sz w:val="20"/>
          <w:szCs w:val="20"/>
          <w:lang w:val="en-GB"/>
        </w:rPr>
        <w:t>g1D(Lg6)</w:t>
      </w:r>
    </w:p>
    <w:p w14:paraId="0143B82D" w14:textId="77777777" w:rsidR="006F3923" w:rsidRPr="000413CF" w:rsidRDefault="006F3923" w:rsidP="006F3923">
      <w:pPr>
        <w:jc w:val="both"/>
        <w:rPr>
          <w:rFonts w:cs="Arial"/>
          <w:b/>
          <w:sz w:val="20"/>
          <w:szCs w:val="20"/>
          <w:lang w:val="en-GB"/>
        </w:rPr>
      </w:pPr>
      <w:r w:rsidRPr="000413CF">
        <w:rPr>
          <w:rFonts w:cs="Arial"/>
          <w:sz w:val="20"/>
          <w:szCs w:val="20"/>
          <w:lang w:val="en-GB"/>
        </w:rPr>
        <w:t>Of 4…Lb5</w:t>
      </w:r>
      <w:r w:rsidR="001266CC" w:rsidRPr="000413CF">
        <w:rPr>
          <w:rFonts w:cs="Arial"/>
          <w:sz w:val="20"/>
          <w:szCs w:val="20"/>
          <w:lang w:val="en-GB"/>
        </w:rPr>
        <w:t>?</w:t>
      </w:r>
      <w:r w:rsidRPr="000413CF">
        <w:rPr>
          <w:rFonts w:cs="Arial"/>
          <w:sz w:val="20"/>
          <w:szCs w:val="20"/>
          <w:lang w:val="en-GB"/>
        </w:rPr>
        <w:t xml:space="preserve"> 5.Txb5 g1D 6.Th5+ en mat</w:t>
      </w:r>
      <w:r w:rsidRPr="000413CF">
        <w:rPr>
          <w:rFonts w:cs="Arial"/>
          <w:b/>
          <w:sz w:val="20"/>
          <w:szCs w:val="20"/>
          <w:lang w:val="en-GB"/>
        </w:rPr>
        <w:t xml:space="preserve"> </w:t>
      </w:r>
    </w:p>
    <w:p w14:paraId="1DFD44F5" w14:textId="77777777" w:rsidR="006F3923" w:rsidRDefault="006F3923" w:rsidP="00EF31CA">
      <w:pPr>
        <w:ind w:firstLine="708"/>
        <w:jc w:val="both"/>
        <w:rPr>
          <w:rFonts w:cs="Arial"/>
          <w:b/>
          <w:sz w:val="20"/>
          <w:szCs w:val="20"/>
          <w:lang w:val="nl-BE"/>
        </w:rPr>
      </w:pPr>
      <w:r>
        <w:rPr>
          <w:rFonts w:cs="Arial"/>
          <w:b/>
          <w:sz w:val="20"/>
          <w:szCs w:val="20"/>
          <w:lang w:val="nl-BE"/>
        </w:rPr>
        <w:t xml:space="preserve">5.Th5+ </w:t>
      </w:r>
      <w:r>
        <w:rPr>
          <w:rFonts w:cs="Arial"/>
          <w:b/>
          <w:sz w:val="20"/>
          <w:szCs w:val="20"/>
          <w:lang w:val="nl-BE"/>
        </w:rPr>
        <w:tab/>
      </w:r>
      <w:r>
        <w:rPr>
          <w:rFonts w:cs="Arial"/>
          <w:b/>
          <w:sz w:val="20"/>
          <w:szCs w:val="20"/>
          <w:lang w:val="nl-BE"/>
        </w:rPr>
        <w:tab/>
        <w:t xml:space="preserve">Lxh5 </w:t>
      </w:r>
    </w:p>
    <w:p w14:paraId="184B1DBC" w14:textId="77777777" w:rsidR="006F3923" w:rsidRDefault="006F3923" w:rsidP="006F3923">
      <w:pPr>
        <w:jc w:val="both"/>
        <w:rPr>
          <w:rFonts w:cs="Arial"/>
          <w:b/>
          <w:sz w:val="20"/>
          <w:szCs w:val="20"/>
          <w:lang w:val="nl-BE"/>
        </w:rPr>
      </w:pPr>
      <w:r>
        <w:rPr>
          <w:rFonts w:cs="Arial"/>
          <w:b/>
          <w:sz w:val="20"/>
          <w:szCs w:val="20"/>
          <w:lang w:val="nl-BE"/>
        </w:rPr>
        <w:tab/>
        <w:t xml:space="preserve">6.Pf5+ </w:t>
      </w:r>
    </w:p>
    <w:p w14:paraId="14C07327" w14:textId="77777777" w:rsidR="006F3923" w:rsidRPr="003937EF" w:rsidRDefault="006F3923" w:rsidP="006F3923">
      <w:pPr>
        <w:jc w:val="both"/>
        <w:rPr>
          <w:rFonts w:cs="Arial"/>
          <w:b/>
          <w:i/>
          <w:sz w:val="20"/>
          <w:szCs w:val="20"/>
          <w:lang w:val="nl-BE"/>
        </w:rPr>
      </w:pPr>
      <w:r>
        <w:rPr>
          <w:rFonts w:cs="Arial"/>
          <w:sz w:val="20"/>
          <w:szCs w:val="20"/>
          <w:lang w:val="nl-BE"/>
        </w:rPr>
        <w:t xml:space="preserve">en ook mat. </w:t>
      </w:r>
    </w:p>
    <w:p w14:paraId="360E63B1" w14:textId="77777777" w:rsidR="006F3923" w:rsidRDefault="006F3923" w:rsidP="006F3923">
      <w:pPr>
        <w:jc w:val="both"/>
        <w:rPr>
          <w:rFonts w:cs="Arial"/>
          <w:b/>
          <w:i/>
          <w:sz w:val="20"/>
          <w:szCs w:val="20"/>
          <w:lang w:val="nl-BE"/>
        </w:rPr>
      </w:pPr>
    </w:p>
    <w:p w14:paraId="61134831" w14:textId="77777777" w:rsidR="006F3923" w:rsidRDefault="006F3923" w:rsidP="006F3923">
      <w:pPr>
        <w:jc w:val="both"/>
        <w:rPr>
          <w:rFonts w:cs="Arial"/>
          <w:b/>
          <w:i/>
          <w:sz w:val="20"/>
          <w:szCs w:val="20"/>
          <w:lang w:val="nl-BE"/>
        </w:rPr>
      </w:pPr>
      <w:r>
        <w:rPr>
          <w:rFonts w:cs="Arial"/>
          <w:b/>
          <w:i/>
          <w:sz w:val="20"/>
          <w:szCs w:val="20"/>
          <w:lang w:val="nl-BE"/>
        </w:rPr>
        <w:t>Variant B</w:t>
      </w:r>
    </w:p>
    <w:p w14:paraId="3BC55B83"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 xml:space="preserve">Kg5 </w:t>
      </w:r>
    </w:p>
    <w:p w14:paraId="1D549705" w14:textId="77777777" w:rsidR="006F3923" w:rsidRDefault="006F3923" w:rsidP="006F3923">
      <w:pPr>
        <w:jc w:val="both"/>
        <w:rPr>
          <w:rFonts w:cs="Arial"/>
          <w:b/>
          <w:sz w:val="20"/>
          <w:szCs w:val="20"/>
          <w:lang w:val="nl-BE"/>
        </w:rPr>
      </w:pPr>
      <w:r>
        <w:rPr>
          <w:rFonts w:cs="Arial"/>
          <w:b/>
          <w:sz w:val="20"/>
          <w:szCs w:val="20"/>
          <w:lang w:val="nl-BE"/>
        </w:rPr>
        <w:tab/>
        <w:t>2.Ta5</w:t>
      </w:r>
    </w:p>
    <w:p w14:paraId="513259E8" w14:textId="77777777" w:rsidR="006F3923" w:rsidRDefault="006F3923" w:rsidP="006F3923">
      <w:pPr>
        <w:jc w:val="both"/>
        <w:rPr>
          <w:rFonts w:cs="Arial"/>
          <w:sz w:val="20"/>
          <w:szCs w:val="20"/>
          <w:lang w:val="nl-BE"/>
        </w:rPr>
      </w:pPr>
      <w:r>
        <w:rPr>
          <w:rFonts w:cs="Arial"/>
          <w:sz w:val="20"/>
          <w:szCs w:val="20"/>
          <w:lang w:val="nl-BE"/>
        </w:rPr>
        <w:t>2.Pd2? met de dreiging 2…g1D 3.Pf3+ en 4.Pxg1, faalt op 2…Ld1 3.Ta1 g1D 4.Pf3+ Lxf3 5.Txg1, is het slechts remise.</w:t>
      </w:r>
    </w:p>
    <w:p w14:paraId="13AFF0E0" w14:textId="77777777" w:rsidR="006F3923" w:rsidRPr="00EF31CA" w:rsidRDefault="003937EF" w:rsidP="006F3923">
      <w:pPr>
        <w:jc w:val="both"/>
        <w:rPr>
          <w:rFonts w:cs="Arial"/>
          <w:b/>
          <w:i/>
          <w:sz w:val="20"/>
          <w:szCs w:val="20"/>
          <w:lang w:val="nl-BE"/>
        </w:rPr>
      </w:pPr>
      <w:r w:rsidRPr="00870BA1">
        <w:rPr>
          <w:rFonts w:cs="Arial"/>
          <w:i/>
          <w:sz w:val="20"/>
          <w:szCs w:val="20"/>
          <w:lang w:val="nl-BE"/>
        </w:rPr>
        <w:t>a)</w:t>
      </w:r>
      <w:r w:rsidR="00EF31CA">
        <w:rPr>
          <w:rFonts w:cs="Arial"/>
          <w:b/>
          <w:i/>
          <w:sz w:val="20"/>
          <w:szCs w:val="20"/>
          <w:lang w:val="nl-BE"/>
        </w:rPr>
        <w:tab/>
      </w:r>
      <w:r w:rsidR="006F3923">
        <w:rPr>
          <w:rFonts w:cs="Arial"/>
          <w:b/>
          <w:sz w:val="20"/>
          <w:szCs w:val="20"/>
          <w:lang w:val="nl-BE"/>
        </w:rPr>
        <w:t>2…</w:t>
      </w:r>
      <w:r w:rsidR="006F3923">
        <w:rPr>
          <w:rFonts w:cs="Arial"/>
          <w:b/>
          <w:sz w:val="20"/>
          <w:szCs w:val="20"/>
          <w:lang w:val="nl-BE"/>
        </w:rPr>
        <w:tab/>
      </w:r>
      <w:r w:rsidR="006F3923">
        <w:rPr>
          <w:rFonts w:cs="Arial"/>
          <w:b/>
          <w:sz w:val="20"/>
          <w:szCs w:val="20"/>
          <w:lang w:val="nl-BE"/>
        </w:rPr>
        <w:tab/>
        <w:t xml:space="preserve">Lb5 </w:t>
      </w:r>
    </w:p>
    <w:p w14:paraId="5FB881D0" w14:textId="77777777" w:rsidR="006F3923" w:rsidRDefault="006F3923" w:rsidP="006F3923">
      <w:pPr>
        <w:jc w:val="both"/>
        <w:rPr>
          <w:rFonts w:cs="Arial"/>
          <w:sz w:val="20"/>
          <w:szCs w:val="20"/>
          <w:lang w:val="nl-BE"/>
        </w:rPr>
      </w:pPr>
      <w:r>
        <w:rPr>
          <w:rFonts w:cs="Arial"/>
          <w:sz w:val="20"/>
          <w:szCs w:val="20"/>
          <w:lang w:val="nl-BE"/>
        </w:rPr>
        <w:t xml:space="preserve">Een aanval op het paard?. </w:t>
      </w:r>
    </w:p>
    <w:p w14:paraId="4458EA7E" w14:textId="77777777" w:rsidR="006F3923" w:rsidRDefault="006F3923" w:rsidP="006F3923">
      <w:pPr>
        <w:jc w:val="both"/>
        <w:rPr>
          <w:rFonts w:cs="Arial"/>
          <w:b/>
          <w:sz w:val="20"/>
          <w:szCs w:val="20"/>
          <w:lang w:val="nl-BE"/>
        </w:rPr>
      </w:pPr>
      <w:r>
        <w:rPr>
          <w:rFonts w:cs="Arial"/>
          <w:b/>
          <w:sz w:val="20"/>
          <w:szCs w:val="20"/>
          <w:lang w:val="nl-BE"/>
        </w:rPr>
        <w:tab/>
        <w:t xml:space="preserve">3.Txb5+ </w:t>
      </w:r>
      <w:r>
        <w:rPr>
          <w:rFonts w:cs="Arial"/>
          <w:b/>
          <w:sz w:val="20"/>
          <w:szCs w:val="20"/>
          <w:lang w:val="nl-BE"/>
        </w:rPr>
        <w:tab/>
        <w:t xml:space="preserve">Kf4 </w:t>
      </w:r>
    </w:p>
    <w:p w14:paraId="2228CD20" w14:textId="77777777" w:rsidR="006F3923" w:rsidRDefault="006F3923" w:rsidP="006F3923">
      <w:pPr>
        <w:jc w:val="both"/>
        <w:rPr>
          <w:rFonts w:cs="Arial"/>
          <w:b/>
          <w:sz w:val="20"/>
          <w:szCs w:val="20"/>
          <w:lang w:val="nl-BE"/>
        </w:rPr>
      </w:pPr>
      <w:r>
        <w:rPr>
          <w:rFonts w:cs="Arial"/>
          <w:b/>
          <w:sz w:val="20"/>
          <w:szCs w:val="20"/>
          <w:lang w:val="nl-BE"/>
        </w:rPr>
        <w:tab/>
        <w:t xml:space="preserve">4.Tb4+ </w:t>
      </w:r>
      <w:r>
        <w:rPr>
          <w:rFonts w:cs="Arial"/>
          <w:b/>
          <w:sz w:val="20"/>
          <w:szCs w:val="20"/>
          <w:lang w:val="nl-BE"/>
        </w:rPr>
        <w:tab/>
      </w:r>
      <w:r>
        <w:rPr>
          <w:rFonts w:cs="Arial"/>
          <w:b/>
          <w:sz w:val="20"/>
          <w:szCs w:val="20"/>
          <w:lang w:val="nl-BE"/>
        </w:rPr>
        <w:tab/>
        <w:t xml:space="preserve">Kf3 </w:t>
      </w:r>
    </w:p>
    <w:p w14:paraId="125206F1" w14:textId="77777777" w:rsidR="006F3923" w:rsidRDefault="006F3923" w:rsidP="006F3923">
      <w:pPr>
        <w:jc w:val="both"/>
        <w:rPr>
          <w:rFonts w:cs="Arial"/>
          <w:b/>
          <w:sz w:val="20"/>
          <w:szCs w:val="20"/>
          <w:lang w:val="nl-BE"/>
        </w:rPr>
      </w:pPr>
      <w:r>
        <w:rPr>
          <w:rFonts w:cs="Arial"/>
          <w:b/>
          <w:sz w:val="20"/>
          <w:szCs w:val="20"/>
          <w:lang w:val="nl-BE"/>
        </w:rPr>
        <w:tab/>
        <w:t xml:space="preserve">5.Pd2+ </w:t>
      </w:r>
      <w:r>
        <w:rPr>
          <w:rFonts w:cs="Arial"/>
          <w:b/>
          <w:sz w:val="20"/>
          <w:szCs w:val="20"/>
          <w:lang w:val="nl-BE"/>
        </w:rPr>
        <w:tab/>
      </w:r>
      <w:r>
        <w:rPr>
          <w:rFonts w:cs="Arial"/>
          <w:b/>
          <w:sz w:val="20"/>
          <w:szCs w:val="20"/>
          <w:lang w:val="nl-BE"/>
        </w:rPr>
        <w:tab/>
        <w:t xml:space="preserve">Kf2 </w:t>
      </w:r>
    </w:p>
    <w:p w14:paraId="6FE0F582" w14:textId="77777777" w:rsidR="006F3923" w:rsidRDefault="006F3923" w:rsidP="006F3923">
      <w:pPr>
        <w:jc w:val="both"/>
        <w:rPr>
          <w:rFonts w:cs="Arial"/>
          <w:b/>
          <w:sz w:val="20"/>
          <w:szCs w:val="20"/>
          <w:lang w:val="nl-BE"/>
        </w:rPr>
      </w:pPr>
      <w:r>
        <w:rPr>
          <w:rFonts w:cs="Arial"/>
          <w:b/>
          <w:sz w:val="20"/>
          <w:szCs w:val="20"/>
          <w:lang w:val="nl-BE"/>
        </w:rPr>
        <w:tab/>
        <w:t xml:space="preserve">6.Pe4+ </w:t>
      </w:r>
      <w:r>
        <w:rPr>
          <w:rFonts w:cs="Arial"/>
          <w:b/>
          <w:sz w:val="20"/>
          <w:szCs w:val="20"/>
          <w:lang w:val="nl-BE"/>
        </w:rPr>
        <w:tab/>
      </w:r>
      <w:r>
        <w:rPr>
          <w:rFonts w:cs="Arial"/>
          <w:b/>
          <w:sz w:val="20"/>
          <w:szCs w:val="20"/>
          <w:lang w:val="nl-BE"/>
        </w:rPr>
        <w:tab/>
        <w:t xml:space="preserve">Ke3 </w:t>
      </w:r>
    </w:p>
    <w:p w14:paraId="243771A4" w14:textId="77777777" w:rsidR="006F3923" w:rsidRDefault="006F3923" w:rsidP="006F3923">
      <w:pPr>
        <w:jc w:val="both"/>
        <w:rPr>
          <w:rFonts w:cs="Arial"/>
          <w:b/>
          <w:sz w:val="20"/>
          <w:szCs w:val="20"/>
          <w:lang w:val="nl-BE"/>
        </w:rPr>
      </w:pPr>
      <w:r>
        <w:rPr>
          <w:rFonts w:cs="Arial"/>
          <w:b/>
          <w:sz w:val="20"/>
          <w:szCs w:val="20"/>
          <w:lang w:val="nl-BE"/>
        </w:rPr>
        <w:tab/>
        <w:t xml:space="preserve">7.Tb3+ </w:t>
      </w:r>
      <w:r>
        <w:rPr>
          <w:rFonts w:cs="Arial"/>
          <w:b/>
          <w:sz w:val="20"/>
          <w:szCs w:val="20"/>
          <w:lang w:val="nl-BE"/>
        </w:rPr>
        <w:tab/>
      </w:r>
      <w:r>
        <w:rPr>
          <w:rFonts w:cs="Arial"/>
          <w:b/>
          <w:sz w:val="20"/>
          <w:szCs w:val="20"/>
          <w:lang w:val="nl-BE"/>
        </w:rPr>
        <w:tab/>
        <w:t xml:space="preserve">Kxe4 </w:t>
      </w:r>
    </w:p>
    <w:p w14:paraId="7E0F6C54" w14:textId="77777777" w:rsidR="006F3923" w:rsidRDefault="006F3923" w:rsidP="006F3923">
      <w:pPr>
        <w:jc w:val="both"/>
        <w:rPr>
          <w:rFonts w:cs="Arial"/>
          <w:b/>
          <w:sz w:val="20"/>
          <w:szCs w:val="20"/>
          <w:lang w:val="nl-BE"/>
        </w:rPr>
      </w:pPr>
      <w:r>
        <w:rPr>
          <w:rFonts w:cs="Arial"/>
          <w:b/>
          <w:sz w:val="20"/>
          <w:szCs w:val="20"/>
          <w:lang w:val="nl-BE"/>
        </w:rPr>
        <w:tab/>
        <w:t>8.Tg3</w:t>
      </w:r>
      <w:r>
        <w:rPr>
          <w:rFonts w:cs="Arial"/>
          <w:b/>
          <w:sz w:val="20"/>
          <w:szCs w:val="20"/>
          <w:lang w:val="nl-BE"/>
        </w:rPr>
        <w:tab/>
      </w:r>
      <w:r>
        <w:rPr>
          <w:rFonts w:cs="Arial"/>
          <w:b/>
          <w:sz w:val="20"/>
          <w:szCs w:val="20"/>
          <w:lang w:val="nl-BE"/>
        </w:rPr>
        <w:tab/>
        <w:t>Kf4</w:t>
      </w:r>
    </w:p>
    <w:p w14:paraId="30BBC4DC" w14:textId="77777777" w:rsidR="006F3923" w:rsidRDefault="006F3923" w:rsidP="006F3923">
      <w:pPr>
        <w:jc w:val="both"/>
        <w:rPr>
          <w:rFonts w:cs="Arial"/>
          <w:b/>
          <w:sz w:val="20"/>
          <w:szCs w:val="20"/>
          <w:lang w:val="nl-BE"/>
        </w:rPr>
      </w:pPr>
      <w:r>
        <w:rPr>
          <w:rFonts w:cs="Arial"/>
          <w:b/>
          <w:sz w:val="20"/>
          <w:szCs w:val="20"/>
          <w:lang w:val="nl-BE"/>
        </w:rPr>
        <w:tab/>
        <w:t xml:space="preserve">9.Txg2 </w:t>
      </w:r>
    </w:p>
    <w:p w14:paraId="2E7BE698" w14:textId="77777777" w:rsidR="006F3923" w:rsidRDefault="003937EF" w:rsidP="006F3923">
      <w:pPr>
        <w:rPr>
          <w:rFonts w:cs="Arial"/>
          <w:sz w:val="20"/>
          <w:szCs w:val="20"/>
          <w:lang w:val="nl-BE"/>
        </w:rPr>
      </w:pPr>
      <w:r>
        <w:rPr>
          <w:rFonts w:cs="Arial"/>
          <w:sz w:val="20"/>
          <w:szCs w:val="20"/>
          <w:lang w:val="nl-BE"/>
        </w:rPr>
        <w:t>M</w:t>
      </w:r>
      <w:r w:rsidR="006F3923">
        <w:rPr>
          <w:rFonts w:cs="Arial"/>
          <w:sz w:val="20"/>
          <w:szCs w:val="20"/>
          <w:lang w:val="nl-BE"/>
        </w:rPr>
        <w:t>et winst voor wit.</w:t>
      </w:r>
    </w:p>
    <w:p w14:paraId="624A114F" w14:textId="77777777" w:rsidR="00EF31CA" w:rsidRDefault="003937EF" w:rsidP="00EF31CA">
      <w:pPr>
        <w:jc w:val="both"/>
        <w:rPr>
          <w:rFonts w:cs="Arial"/>
          <w:b/>
          <w:sz w:val="20"/>
          <w:szCs w:val="20"/>
          <w:lang w:val="nl-BE"/>
        </w:rPr>
      </w:pPr>
      <w:r w:rsidRPr="00870BA1">
        <w:rPr>
          <w:rFonts w:cs="Arial"/>
          <w:i/>
          <w:sz w:val="20"/>
          <w:szCs w:val="20"/>
          <w:lang w:val="nl-BE"/>
        </w:rPr>
        <w:t>b)</w:t>
      </w:r>
      <w:r w:rsidR="00EF31CA">
        <w:rPr>
          <w:rFonts w:cs="Arial"/>
          <w:b/>
          <w:i/>
          <w:sz w:val="20"/>
          <w:szCs w:val="20"/>
          <w:lang w:val="nl-BE"/>
        </w:rPr>
        <w:tab/>
      </w:r>
      <w:r w:rsidR="00EF31CA">
        <w:rPr>
          <w:rFonts w:cs="Arial"/>
          <w:b/>
          <w:sz w:val="20"/>
          <w:szCs w:val="20"/>
          <w:lang w:val="nl-BE"/>
        </w:rPr>
        <w:t>2…</w:t>
      </w:r>
      <w:r w:rsidR="00EF31CA">
        <w:rPr>
          <w:rFonts w:cs="Arial"/>
          <w:b/>
          <w:sz w:val="20"/>
          <w:szCs w:val="20"/>
          <w:lang w:val="nl-BE"/>
        </w:rPr>
        <w:tab/>
      </w:r>
      <w:r w:rsidR="00EF31CA">
        <w:rPr>
          <w:rFonts w:cs="Arial"/>
          <w:b/>
          <w:sz w:val="20"/>
          <w:szCs w:val="20"/>
          <w:lang w:val="nl-BE"/>
        </w:rPr>
        <w:tab/>
        <w:t>Kf4</w:t>
      </w:r>
    </w:p>
    <w:p w14:paraId="4E86F776" w14:textId="77777777" w:rsidR="00EF31CA" w:rsidRPr="00870BA1" w:rsidRDefault="00EF31CA" w:rsidP="00EF31CA">
      <w:pPr>
        <w:jc w:val="both"/>
        <w:rPr>
          <w:rFonts w:cs="Arial"/>
          <w:b/>
          <w:sz w:val="20"/>
          <w:szCs w:val="20"/>
          <w:lang w:val="nl-BE"/>
        </w:rPr>
      </w:pPr>
      <w:r>
        <w:rPr>
          <w:rFonts w:cs="Arial"/>
          <w:b/>
          <w:sz w:val="20"/>
          <w:szCs w:val="20"/>
          <w:lang w:val="nl-BE"/>
        </w:rPr>
        <w:tab/>
      </w:r>
      <w:r w:rsidRPr="00870BA1">
        <w:rPr>
          <w:rFonts w:cs="Arial"/>
          <w:b/>
          <w:sz w:val="20"/>
          <w:szCs w:val="20"/>
          <w:lang w:val="nl-BE"/>
        </w:rPr>
        <w:t>3.Tx</w:t>
      </w:r>
      <w:r w:rsidR="00870BA1" w:rsidRPr="00870BA1">
        <w:rPr>
          <w:rFonts w:cs="Arial"/>
          <w:b/>
          <w:sz w:val="20"/>
          <w:szCs w:val="20"/>
          <w:lang w:val="nl-BE"/>
        </w:rPr>
        <w:t>a4+</w:t>
      </w:r>
      <w:r w:rsidR="00870BA1" w:rsidRPr="00870BA1">
        <w:rPr>
          <w:rFonts w:cs="Arial"/>
          <w:b/>
          <w:sz w:val="20"/>
          <w:szCs w:val="20"/>
          <w:lang w:val="nl-BE"/>
        </w:rPr>
        <w:tab/>
        <w:t>Kf</w:t>
      </w:r>
      <w:r w:rsidRPr="00870BA1">
        <w:rPr>
          <w:rFonts w:cs="Arial"/>
          <w:b/>
          <w:sz w:val="20"/>
          <w:szCs w:val="20"/>
          <w:lang w:val="nl-BE"/>
        </w:rPr>
        <w:t>3</w:t>
      </w:r>
    </w:p>
    <w:p w14:paraId="2AD05C0F" w14:textId="77777777" w:rsidR="004A22D5" w:rsidRPr="00870BA1" w:rsidRDefault="004A22D5" w:rsidP="00EF31CA">
      <w:pPr>
        <w:jc w:val="both"/>
        <w:rPr>
          <w:rFonts w:cs="Arial"/>
          <w:b/>
          <w:sz w:val="20"/>
          <w:szCs w:val="20"/>
          <w:lang w:val="nl-BE"/>
        </w:rPr>
      </w:pPr>
      <w:r w:rsidRPr="00870BA1">
        <w:rPr>
          <w:rFonts w:cs="Arial"/>
          <w:b/>
          <w:sz w:val="20"/>
          <w:szCs w:val="20"/>
          <w:lang w:val="nl-BE"/>
        </w:rPr>
        <w:tab/>
      </w:r>
      <w:r w:rsidR="00870BA1" w:rsidRPr="00870BA1">
        <w:rPr>
          <w:rFonts w:cs="Arial"/>
          <w:b/>
          <w:sz w:val="20"/>
          <w:szCs w:val="20"/>
          <w:lang w:val="nl-BE"/>
        </w:rPr>
        <w:t>4.Pd2+</w:t>
      </w:r>
    </w:p>
    <w:p w14:paraId="16687E66" w14:textId="77777777" w:rsidR="00870BA1" w:rsidRPr="00870BA1" w:rsidRDefault="00870BA1" w:rsidP="00EF31CA">
      <w:pPr>
        <w:jc w:val="both"/>
        <w:rPr>
          <w:rFonts w:cs="Arial"/>
          <w:i/>
          <w:sz w:val="20"/>
          <w:szCs w:val="20"/>
          <w:lang w:val="nl-BE"/>
        </w:rPr>
      </w:pPr>
      <w:r w:rsidRPr="00870BA1">
        <w:rPr>
          <w:rFonts w:cs="Arial"/>
          <w:sz w:val="20"/>
          <w:szCs w:val="20"/>
          <w:lang w:val="nl-BE"/>
        </w:rPr>
        <w:t xml:space="preserve">Enzovoort, als in </w:t>
      </w:r>
      <w:r w:rsidR="001D196D">
        <w:rPr>
          <w:rFonts w:cs="Arial"/>
          <w:i/>
          <w:sz w:val="20"/>
          <w:szCs w:val="20"/>
          <w:lang w:val="nl-BE"/>
        </w:rPr>
        <w:t>a</w:t>
      </w:r>
      <w:r>
        <w:rPr>
          <w:rFonts w:cs="Arial"/>
          <w:i/>
          <w:sz w:val="20"/>
          <w:szCs w:val="20"/>
          <w:lang w:val="nl-BE"/>
        </w:rPr>
        <w:t>).</w:t>
      </w:r>
    </w:p>
    <w:p w14:paraId="41C5C574" w14:textId="77777777" w:rsidR="00EF31CA" w:rsidRPr="00EF31CA" w:rsidRDefault="00EF31CA" w:rsidP="00EF31CA">
      <w:pPr>
        <w:jc w:val="both"/>
        <w:rPr>
          <w:rFonts w:cs="Arial"/>
          <w:sz w:val="20"/>
          <w:szCs w:val="20"/>
          <w:lang w:val="nl-BE"/>
        </w:rPr>
      </w:pPr>
      <w:r>
        <w:rPr>
          <w:rFonts w:cs="Arial"/>
          <w:sz w:val="20"/>
          <w:szCs w:val="20"/>
          <w:lang w:val="nl-BE"/>
        </w:rPr>
        <w:t>En ook hier</w:t>
      </w:r>
      <w:r w:rsidR="003937EF">
        <w:rPr>
          <w:rFonts w:cs="Arial"/>
          <w:sz w:val="20"/>
          <w:szCs w:val="20"/>
          <w:lang w:val="nl-BE"/>
        </w:rPr>
        <w:t xml:space="preserve"> zegeviert wit.</w:t>
      </w:r>
    </w:p>
    <w:p w14:paraId="5B34C808" w14:textId="77777777" w:rsidR="006F3923" w:rsidRDefault="006F3923" w:rsidP="002207B4">
      <w:pPr>
        <w:jc w:val="center"/>
        <w:rPr>
          <w:rFonts w:cs="Arial"/>
          <w:b/>
          <w:sz w:val="20"/>
          <w:szCs w:val="20"/>
          <w:lang w:val="nl-BE"/>
        </w:rPr>
      </w:pPr>
      <w:r>
        <w:rPr>
          <w:rFonts w:cs="Arial"/>
          <w:sz w:val="20"/>
          <w:szCs w:val="20"/>
          <w:lang w:val="nl-BE"/>
        </w:rPr>
        <w:br w:type="page"/>
      </w:r>
      <w:r w:rsidR="00A418D3">
        <w:rPr>
          <w:rFonts w:cs="Arial"/>
          <w:b/>
          <w:sz w:val="20"/>
          <w:szCs w:val="20"/>
          <w:lang w:val="nl-BE"/>
        </w:rPr>
        <w:lastRenderedPageBreak/>
        <w:t>- 167</w:t>
      </w:r>
      <w:r>
        <w:rPr>
          <w:rFonts w:cs="Arial"/>
          <w:b/>
          <w:sz w:val="20"/>
          <w:szCs w:val="20"/>
          <w:lang w:val="nl-BE"/>
        </w:rPr>
        <w:t xml:space="preserve"> -</w:t>
      </w:r>
    </w:p>
    <w:p w14:paraId="12EAD365" w14:textId="77777777" w:rsidR="006F3923" w:rsidRDefault="006F3923" w:rsidP="006F3923">
      <w:pPr>
        <w:spacing w:line="190" w:lineRule="exact"/>
        <w:jc w:val="center"/>
        <w:rPr>
          <w:rFonts w:cs="Arial"/>
          <w:b/>
          <w:sz w:val="20"/>
          <w:szCs w:val="20"/>
          <w:lang w:val="nl-BE"/>
        </w:rPr>
      </w:pPr>
    </w:p>
    <w:p w14:paraId="55BC802A"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1993</w:t>
      </w:r>
    </w:p>
    <w:p w14:paraId="3B8DA71F" w14:textId="77777777" w:rsidR="006F3923" w:rsidRDefault="006F3923" w:rsidP="006F3923">
      <w:pPr>
        <w:spacing w:line="190" w:lineRule="exact"/>
        <w:jc w:val="center"/>
        <w:rPr>
          <w:rFonts w:cs="Arial"/>
          <w:sz w:val="20"/>
          <w:szCs w:val="20"/>
          <w:lang w:val="nl-BE"/>
        </w:rPr>
      </w:pPr>
    </w:p>
    <w:p w14:paraId="44511E43" w14:textId="77777777" w:rsidR="006F3923" w:rsidRDefault="006F3923" w:rsidP="006F3923">
      <w:pPr>
        <w:jc w:val="center"/>
        <w:rPr>
          <w:rFonts w:cs="Arial"/>
          <w:sz w:val="20"/>
          <w:szCs w:val="20"/>
          <w:lang w:val="nl-BE"/>
        </w:rPr>
      </w:pPr>
      <w:r>
        <w:rPr>
          <w:lang w:val="nl-BE"/>
        </w:rPr>
        <w:object w:dxaOrig="4579" w:dyaOrig="4578" w14:anchorId="707AF9EF">
          <v:shape id="_x0000_i1182" type="#_x0000_t75" style="width:161.15pt;height:159.5pt" o:ole="">
            <v:imagedata r:id="rId335" o:title=""/>
          </v:shape>
          <o:OLEObject Type="Embed" ProgID="CorelDRAW.Graphic.12" ShapeID="_x0000_i1182" DrawAspect="Content" ObjectID="_1587467575" r:id="rId336"/>
        </w:object>
      </w:r>
    </w:p>
    <w:p w14:paraId="7702CD8C" w14:textId="77777777" w:rsidR="00443EB1" w:rsidRDefault="00443EB1" w:rsidP="006F3923">
      <w:pPr>
        <w:jc w:val="both"/>
        <w:rPr>
          <w:rFonts w:cs="Arial"/>
          <w:b/>
          <w:lang w:val="nl-BE"/>
        </w:rPr>
      </w:pPr>
    </w:p>
    <w:p w14:paraId="41947290" w14:textId="77777777" w:rsidR="006F3923" w:rsidRDefault="006F3923" w:rsidP="006F3923">
      <w:pPr>
        <w:jc w:val="both"/>
        <w:rPr>
          <w:rFonts w:cs="Arial"/>
          <w:sz w:val="20"/>
          <w:szCs w:val="20"/>
          <w:lang w:val="nl-BE"/>
        </w:rPr>
      </w:pPr>
      <w:r>
        <w:rPr>
          <w:rFonts w:cs="Arial"/>
          <w:b/>
          <w:lang w:val="nl-BE"/>
        </w:rPr>
        <w:t>+</w:t>
      </w:r>
      <w:r>
        <w:rPr>
          <w:rFonts w:cs="Arial"/>
          <w:sz w:val="20"/>
          <w:szCs w:val="20"/>
          <w:lang w:val="nl-BE"/>
        </w:rPr>
        <w:t xml:space="preserve">                              0011.12 a6e6  </w:t>
      </w:r>
    </w:p>
    <w:p w14:paraId="76FBDE25" w14:textId="77777777" w:rsidR="006F3923" w:rsidRDefault="006F3923" w:rsidP="006F3923">
      <w:pPr>
        <w:jc w:val="both"/>
        <w:rPr>
          <w:rFonts w:cs="Arial"/>
          <w:sz w:val="20"/>
          <w:szCs w:val="20"/>
          <w:lang w:val="nl-BE"/>
        </w:rPr>
      </w:pPr>
    </w:p>
    <w:p w14:paraId="3786177F" w14:textId="77777777" w:rsidR="006F3923" w:rsidRDefault="006F3923" w:rsidP="006F3923">
      <w:pPr>
        <w:jc w:val="both"/>
        <w:rPr>
          <w:rFonts w:cs="Arial"/>
          <w:sz w:val="20"/>
          <w:szCs w:val="20"/>
          <w:lang w:val="nl-BE"/>
        </w:rPr>
      </w:pPr>
      <w:r>
        <w:rPr>
          <w:rFonts w:cs="Arial"/>
          <w:sz w:val="20"/>
          <w:szCs w:val="20"/>
          <w:lang w:val="nl-BE"/>
        </w:rPr>
        <w:t>Er dreigen twee oprukkende zwar-te pionnen als spelbrekers. En</w:t>
      </w:r>
      <w:r w:rsidR="00C71127">
        <w:rPr>
          <w:rFonts w:cs="Arial"/>
          <w:sz w:val="20"/>
          <w:szCs w:val="20"/>
          <w:lang w:val="nl-BE"/>
        </w:rPr>
        <w:t xml:space="preserve"> de diagonaal a7-g1 is gesloten voor de loper.</w:t>
      </w:r>
    </w:p>
    <w:p w14:paraId="2E4025E6" w14:textId="77777777" w:rsidR="006F3923" w:rsidRDefault="006F3923" w:rsidP="006F3923">
      <w:pPr>
        <w:ind w:firstLine="708"/>
        <w:jc w:val="both"/>
        <w:rPr>
          <w:rFonts w:cs="Arial"/>
          <w:sz w:val="20"/>
          <w:szCs w:val="20"/>
          <w:lang w:val="nl-BE"/>
        </w:rPr>
      </w:pPr>
      <w:r>
        <w:rPr>
          <w:rFonts w:cs="Arial"/>
          <w:b/>
          <w:sz w:val="20"/>
          <w:szCs w:val="20"/>
          <w:lang w:val="nl-BE"/>
        </w:rPr>
        <w:t xml:space="preserve">1.Lc5 </w:t>
      </w:r>
      <w:r>
        <w:rPr>
          <w:rFonts w:cs="Arial"/>
          <w:b/>
          <w:sz w:val="20"/>
          <w:szCs w:val="20"/>
          <w:lang w:val="nl-BE"/>
        </w:rPr>
        <w:tab/>
      </w:r>
      <w:r>
        <w:rPr>
          <w:rFonts w:cs="Arial"/>
          <w:b/>
          <w:sz w:val="20"/>
          <w:szCs w:val="20"/>
          <w:lang w:val="nl-BE"/>
        </w:rPr>
        <w:tab/>
        <w:t xml:space="preserve">Kd5 </w:t>
      </w:r>
    </w:p>
    <w:p w14:paraId="6DFABC52" w14:textId="77777777" w:rsidR="006F3923" w:rsidRDefault="006F3923" w:rsidP="006F3923">
      <w:pPr>
        <w:spacing w:line="210" w:lineRule="exact"/>
        <w:jc w:val="both"/>
        <w:rPr>
          <w:rFonts w:cs="Arial"/>
          <w:sz w:val="20"/>
          <w:szCs w:val="20"/>
          <w:lang w:val="nl-BE"/>
        </w:rPr>
      </w:pPr>
      <w:r>
        <w:rPr>
          <w:rFonts w:cs="Arial"/>
          <w:sz w:val="20"/>
          <w:szCs w:val="20"/>
          <w:lang w:val="nl-BE"/>
        </w:rPr>
        <w:t>1…g1D</w:t>
      </w:r>
      <w:r w:rsidR="000413CF">
        <w:rPr>
          <w:rFonts w:cs="Arial"/>
          <w:sz w:val="20"/>
          <w:szCs w:val="20"/>
          <w:lang w:val="nl-BE"/>
        </w:rPr>
        <w:t xml:space="preserve">? </w:t>
      </w:r>
      <w:r>
        <w:rPr>
          <w:rFonts w:cs="Arial"/>
          <w:i/>
          <w:sz w:val="20"/>
          <w:szCs w:val="20"/>
          <w:lang w:val="nl-BE"/>
        </w:rPr>
        <w:t>(of 1…f2</w:t>
      </w:r>
      <w:r w:rsidR="000413CF">
        <w:rPr>
          <w:rFonts w:cs="Arial"/>
          <w:i/>
          <w:sz w:val="20"/>
          <w:szCs w:val="20"/>
          <w:lang w:val="nl-BE"/>
        </w:rPr>
        <w:t>?</w:t>
      </w:r>
      <w:r>
        <w:rPr>
          <w:rFonts w:cs="Arial"/>
          <w:i/>
          <w:sz w:val="20"/>
          <w:szCs w:val="20"/>
          <w:lang w:val="nl-BE"/>
        </w:rPr>
        <w:t>)</w:t>
      </w:r>
      <w:r>
        <w:rPr>
          <w:rFonts w:cs="Arial"/>
          <w:sz w:val="20"/>
          <w:szCs w:val="20"/>
          <w:lang w:val="nl-BE"/>
        </w:rPr>
        <w:t xml:space="preserve"> 2.d5+ Kxd5 en 3.Lxg1 </w:t>
      </w:r>
      <w:r>
        <w:rPr>
          <w:rFonts w:cs="Arial"/>
          <w:i/>
          <w:sz w:val="20"/>
          <w:szCs w:val="20"/>
          <w:lang w:val="nl-BE"/>
        </w:rPr>
        <w:t>(of 3.Lxf2),</w:t>
      </w:r>
      <w:r>
        <w:rPr>
          <w:rFonts w:cs="Arial"/>
          <w:sz w:val="20"/>
          <w:szCs w:val="20"/>
          <w:lang w:val="nl-BE"/>
        </w:rPr>
        <w:t xml:space="preserve"> en het paard komt hulp bieden. </w:t>
      </w:r>
    </w:p>
    <w:p w14:paraId="471798D7" w14:textId="77777777" w:rsidR="006F3923" w:rsidRDefault="006F3923" w:rsidP="006F3923">
      <w:pPr>
        <w:jc w:val="both"/>
        <w:rPr>
          <w:rFonts w:cs="Arial"/>
          <w:b/>
          <w:sz w:val="20"/>
          <w:szCs w:val="20"/>
          <w:lang w:val="nl-BE"/>
        </w:rPr>
      </w:pPr>
      <w:r>
        <w:rPr>
          <w:rFonts w:cs="Arial"/>
          <w:b/>
          <w:sz w:val="20"/>
          <w:szCs w:val="20"/>
          <w:lang w:val="nl-BE"/>
        </w:rPr>
        <w:tab/>
        <w:t xml:space="preserve">2.Pb6+ </w:t>
      </w:r>
    </w:p>
    <w:p w14:paraId="6F4F3E1A" w14:textId="77777777" w:rsidR="006F3923" w:rsidRDefault="00CC1D42" w:rsidP="006F3923">
      <w:pPr>
        <w:jc w:val="both"/>
        <w:rPr>
          <w:rFonts w:cs="Arial"/>
          <w:sz w:val="20"/>
          <w:szCs w:val="20"/>
          <w:lang w:val="nl-BE"/>
        </w:rPr>
      </w:pPr>
      <w:r>
        <w:rPr>
          <w:rFonts w:cs="Arial"/>
          <w:sz w:val="20"/>
          <w:szCs w:val="20"/>
          <w:lang w:val="nl-BE"/>
        </w:rPr>
        <w:t>N</w:t>
      </w:r>
      <w:r w:rsidR="006F3923">
        <w:rPr>
          <w:rFonts w:cs="Arial"/>
          <w:sz w:val="20"/>
          <w:szCs w:val="20"/>
          <w:lang w:val="nl-BE"/>
        </w:rPr>
        <w:t>iet 2.Pc7+? Kc4 3.Lb6 g1D, en na bijvoorbeeld 3.d5 f2</w:t>
      </w:r>
      <w:r w:rsidR="002B388D">
        <w:rPr>
          <w:rFonts w:cs="Arial"/>
          <w:sz w:val="20"/>
          <w:szCs w:val="20"/>
          <w:lang w:val="nl-BE"/>
        </w:rPr>
        <w:t xml:space="preserve"> 4.d5 f2 5.Lxf2 Dxf2</w:t>
      </w:r>
      <w:r w:rsidR="006F3923">
        <w:rPr>
          <w:rFonts w:cs="Arial"/>
          <w:sz w:val="20"/>
          <w:szCs w:val="20"/>
          <w:lang w:val="nl-BE"/>
        </w:rPr>
        <w:t xml:space="preserve"> is de winst weg. </w:t>
      </w:r>
    </w:p>
    <w:p w14:paraId="4E0E6F05" w14:textId="77777777" w:rsidR="006F3923" w:rsidRDefault="006F3923" w:rsidP="006F3923">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 xml:space="preserve">Kc6 </w:t>
      </w:r>
    </w:p>
    <w:p w14:paraId="1AC5EB29" w14:textId="77777777" w:rsidR="006F3923" w:rsidRDefault="006F3923" w:rsidP="006F3923">
      <w:pPr>
        <w:jc w:val="both"/>
        <w:rPr>
          <w:rFonts w:cs="Arial"/>
          <w:b/>
          <w:sz w:val="20"/>
          <w:szCs w:val="20"/>
          <w:lang w:val="nl-BE"/>
        </w:rPr>
      </w:pPr>
      <w:r>
        <w:rPr>
          <w:rFonts w:cs="Arial"/>
          <w:b/>
          <w:sz w:val="20"/>
          <w:szCs w:val="20"/>
          <w:lang w:val="nl-BE"/>
        </w:rPr>
        <w:tab/>
        <w:t xml:space="preserve">3.Pa4 </w:t>
      </w:r>
    </w:p>
    <w:p w14:paraId="35DB3D4A" w14:textId="77777777" w:rsidR="006F3923" w:rsidRDefault="006F3923" w:rsidP="006F3923">
      <w:pPr>
        <w:jc w:val="both"/>
        <w:rPr>
          <w:rFonts w:cs="Arial"/>
          <w:sz w:val="20"/>
          <w:szCs w:val="20"/>
          <w:lang w:val="nl-BE"/>
        </w:rPr>
      </w:pPr>
      <w:r>
        <w:rPr>
          <w:rFonts w:cs="Arial"/>
          <w:sz w:val="20"/>
          <w:szCs w:val="20"/>
          <w:lang w:val="nl-BE"/>
        </w:rPr>
        <w:t xml:space="preserve">3.Pd7? Kxd7 4.d5 g1D 5.Lxg1 Kd6 met remise. </w:t>
      </w:r>
    </w:p>
    <w:p w14:paraId="36CB1EF8" w14:textId="77777777" w:rsidR="006F3923" w:rsidRDefault="006F3923" w:rsidP="006F3923">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 xml:space="preserve">Kd5 </w:t>
      </w:r>
    </w:p>
    <w:p w14:paraId="296FD6D4" w14:textId="77777777" w:rsidR="00EF414A" w:rsidRDefault="006F3923" w:rsidP="006F3923">
      <w:pPr>
        <w:jc w:val="both"/>
        <w:rPr>
          <w:rFonts w:cs="Arial"/>
          <w:b/>
          <w:sz w:val="20"/>
          <w:szCs w:val="20"/>
          <w:lang w:val="nl-BE"/>
        </w:rPr>
      </w:pPr>
      <w:r>
        <w:rPr>
          <w:rFonts w:cs="Arial"/>
          <w:b/>
          <w:sz w:val="20"/>
          <w:szCs w:val="20"/>
          <w:lang w:val="nl-BE"/>
        </w:rPr>
        <w:tab/>
        <w:t xml:space="preserve">4.Kb5 </w:t>
      </w:r>
    </w:p>
    <w:p w14:paraId="42914879" w14:textId="77777777" w:rsidR="00EF414A" w:rsidRPr="00EF414A" w:rsidRDefault="00EF414A" w:rsidP="006F3923">
      <w:pPr>
        <w:jc w:val="both"/>
        <w:rPr>
          <w:rFonts w:cs="Arial"/>
          <w:sz w:val="20"/>
          <w:szCs w:val="20"/>
          <w:lang w:val="nl-BE"/>
        </w:rPr>
      </w:pPr>
      <w:r>
        <w:rPr>
          <w:rFonts w:cs="Arial"/>
          <w:sz w:val="20"/>
          <w:szCs w:val="20"/>
          <w:lang w:val="nl-BE"/>
        </w:rPr>
        <w:t xml:space="preserve">En niet 4.Pc3+? </w:t>
      </w:r>
      <w:r w:rsidRPr="00EF414A">
        <w:rPr>
          <w:rFonts w:cs="Arial"/>
          <w:sz w:val="20"/>
          <w:szCs w:val="20"/>
          <w:lang w:val="nl-BE"/>
        </w:rPr>
        <w:t>Kc4 5.Pe4+ g1D 6.Pd2+ Kd5 7.Pxf3</w:t>
      </w:r>
      <w:r w:rsidR="00CC1D42">
        <w:rPr>
          <w:rFonts w:cs="Arial"/>
          <w:sz w:val="20"/>
          <w:szCs w:val="20"/>
          <w:lang w:val="nl-BE"/>
        </w:rPr>
        <w:t xml:space="preserve"> maar 7…</w:t>
      </w:r>
      <w:r w:rsidRPr="00EF414A">
        <w:rPr>
          <w:rFonts w:cs="Arial"/>
          <w:sz w:val="20"/>
          <w:szCs w:val="20"/>
          <w:lang w:val="nl-BE"/>
        </w:rPr>
        <w:t>Df1+ wint.</w:t>
      </w:r>
    </w:p>
    <w:p w14:paraId="5A963268" w14:textId="77777777" w:rsidR="00302631" w:rsidRDefault="006F3923" w:rsidP="006F3923">
      <w:pPr>
        <w:jc w:val="both"/>
        <w:rPr>
          <w:rFonts w:cs="Arial"/>
          <w:b/>
          <w:sz w:val="20"/>
          <w:szCs w:val="20"/>
          <w:lang w:val="nl-BE"/>
        </w:rPr>
      </w:pPr>
      <w:r w:rsidRPr="00EF414A">
        <w:rPr>
          <w:rFonts w:cs="Arial"/>
          <w:b/>
          <w:sz w:val="20"/>
          <w:szCs w:val="20"/>
          <w:lang w:val="nl-BE"/>
        </w:rPr>
        <w:tab/>
      </w:r>
      <w:r w:rsidRPr="00EF414A">
        <w:rPr>
          <w:rFonts w:cs="Arial"/>
          <w:b/>
          <w:sz w:val="20"/>
          <w:szCs w:val="20"/>
          <w:lang w:val="nl-BE"/>
        </w:rPr>
        <w:tab/>
      </w:r>
    </w:p>
    <w:p w14:paraId="4F18A190" w14:textId="77777777" w:rsidR="00302631" w:rsidRDefault="00302631" w:rsidP="006F3923">
      <w:pPr>
        <w:jc w:val="both"/>
        <w:rPr>
          <w:rFonts w:cs="Arial"/>
          <w:b/>
          <w:sz w:val="20"/>
          <w:szCs w:val="20"/>
          <w:lang w:val="nl-BE"/>
        </w:rPr>
      </w:pPr>
    </w:p>
    <w:p w14:paraId="7EFAECB9" w14:textId="77777777" w:rsidR="00BB71B6" w:rsidRDefault="00BB71B6" w:rsidP="006F3923">
      <w:pPr>
        <w:jc w:val="both"/>
        <w:rPr>
          <w:rFonts w:cs="Arial"/>
          <w:b/>
          <w:sz w:val="20"/>
          <w:szCs w:val="20"/>
          <w:lang w:val="nl-BE"/>
        </w:rPr>
      </w:pPr>
    </w:p>
    <w:p w14:paraId="7B58661F" w14:textId="77777777" w:rsidR="00302631" w:rsidRDefault="00302631" w:rsidP="006F3923">
      <w:pPr>
        <w:jc w:val="both"/>
        <w:rPr>
          <w:rFonts w:cs="Arial"/>
          <w:b/>
          <w:sz w:val="20"/>
          <w:szCs w:val="20"/>
          <w:lang w:val="nl-BE"/>
        </w:rPr>
      </w:pPr>
    </w:p>
    <w:p w14:paraId="0952A947" w14:textId="77777777" w:rsidR="006F3923" w:rsidRDefault="00302631" w:rsidP="00302631">
      <w:pPr>
        <w:ind w:firstLine="708"/>
        <w:jc w:val="both"/>
        <w:rPr>
          <w:rFonts w:cs="Arial"/>
          <w:b/>
          <w:sz w:val="20"/>
          <w:szCs w:val="20"/>
          <w:lang w:val="nl-BE"/>
        </w:rPr>
      </w:pPr>
      <w:r>
        <w:rPr>
          <w:rFonts w:cs="Arial"/>
          <w:b/>
          <w:sz w:val="20"/>
          <w:szCs w:val="20"/>
          <w:lang w:val="nl-BE"/>
        </w:rPr>
        <w:t>4…</w:t>
      </w:r>
      <w:r>
        <w:rPr>
          <w:rFonts w:cs="Arial"/>
          <w:b/>
          <w:sz w:val="20"/>
          <w:szCs w:val="20"/>
          <w:lang w:val="nl-BE"/>
        </w:rPr>
        <w:tab/>
      </w:r>
      <w:r>
        <w:rPr>
          <w:rFonts w:cs="Arial"/>
          <w:b/>
          <w:sz w:val="20"/>
          <w:szCs w:val="20"/>
          <w:lang w:val="nl-BE"/>
        </w:rPr>
        <w:tab/>
      </w:r>
      <w:r w:rsidR="006F3923">
        <w:rPr>
          <w:rFonts w:cs="Arial"/>
          <w:b/>
          <w:sz w:val="20"/>
          <w:szCs w:val="20"/>
          <w:lang w:val="nl-BE"/>
        </w:rPr>
        <w:t>g1D</w:t>
      </w:r>
      <w:r w:rsidR="00D4482C">
        <w:rPr>
          <w:rFonts w:cs="Arial"/>
          <w:sz w:val="20"/>
          <w:szCs w:val="20"/>
          <w:lang w:val="nl-BE"/>
        </w:rPr>
        <w:t>(</w:t>
      </w:r>
      <w:r w:rsidR="00D4482C">
        <w:rPr>
          <w:rFonts w:cs="Arial"/>
          <w:b/>
          <w:sz w:val="20"/>
          <w:szCs w:val="20"/>
          <w:lang w:val="nl-BE"/>
        </w:rPr>
        <w:t>f2</w:t>
      </w:r>
      <w:r w:rsidR="00D4482C">
        <w:rPr>
          <w:rFonts w:cs="Arial"/>
          <w:sz w:val="20"/>
          <w:szCs w:val="20"/>
          <w:lang w:val="nl-BE"/>
        </w:rPr>
        <w:t>)</w:t>
      </w:r>
      <w:r w:rsidR="006F3923">
        <w:rPr>
          <w:rFonts w:cs="Arial"/>
          <w:b/>
          <w:sz w:val="20"/>
          <w:szCs w:val="20"/>
          <w:lang w:val="nl-BE"/>
        </w:rPr>
        <w:t xml:space="preserve"> </w:t>
      </w:r>
    </w:p>
    <w:p w14:paraId="4334BF91" w14:textId="77777777" w:rsidR="006F3923" w:rsidRDefault="006F3923" w:rsidP="006F3923">
      <w:pPr>
        <w:jc w:val="both"/>
        <w:rPr>
          <w:rFonts w:cs="Arial"/>
          <w:sz w:val="20"/>
          <w:szCs w:val="20"/>
          <w:lang w:val="nl-BE"/>
        </w:rPr>
      </w:pPr>
      <w:r>
        <w:rPr>
          <w:rFonts w:cs="Arial"/>
          <w:sz w:val="20"/>
          <w:szCs w:val="20"/>
          <w:lang w:val="nl-BE"/>
        </w:rPr>
        <w:t>Na 4...Ke4</w:t>
      </w:r>
      <w:r w:rsidR="000413CF">
        <w:rPr>
          <w:rFonts w:cs="Arial"/>
          <w:sz w:val="20"/>
          <w:szCs w:val="20"/>
          <w:lang w:val="nl-BE"/>
        </w:rPr>
        <w:t>?</w:t>
      </w:r>
      <w:r>
        <w:rPr>
          <w:rFonts w:cs="Arial"/>
          <w:sz w:val="20"/>
          <w:szCs w:val="20"/>
          <w:lang w:val="nl-BE"/>
        </w:rPr>
        <w:t xml:space="preserve"> of 4.Ke6</w:t>
      </w:r>
      <w:r w:rsidR="000413CF">
        <w:rPr>
          <w:rFonts w:cs="Arial"/>
          <w:sz w:val="20"/>
          <w:szCs w:val="20"/>
          <w:lang w:val="nl-BE"/>
        </w:rPr>
        <w:t>?</w:t>
      </w:r>
      <w:r>
        <w:rPr>
          <w:rFonts w:cs="Arial"/>
          <w:sz w:val="20"/>
          <w:szCs w:val="20"/>
          <w:lang w:val="nl-BE"/>
        </w:rPr>
        <w:t xml:space="preserve"> volgt </w:t>
      </w:r>
      <w:r w:rsidR="00BF4F95">
        <w:rPr>
          <w:rFonts w:cs="Arial"/>
          <w:sz w:val="20"/>
          <w:szCs w:val="20"/>
          <w:lang w:val="nl-BE"/>
        </w:rPr>
        <w:t xml:space="preserve">bijvoorbeeld </w:t>
      </w:r>
      <w:r>
        <w:rPr>
          <w:rFonts w:cs="Arial"/>
          <w:sz w:val="20"/>
          <w:szCs w:val="20"/>
          <w:lang w:val="nl-BE"/>
        </w:rPr>
        <w:t xml:space="preserve">eerst 5.Pc3(+) met </w:t>
      </w:r>
      <w:r w:rsidR="00BF4F95">
        <w:rPr>
          <w:rFonts w:cs="Arial"/>
          <w:sz w:val="20"/>
          <w:szCs w:val="20"/>
          <w:lang w:val="nl-BE"/>
        </w:rPr>
        <w:t xml:space="preserve">makkelijke winst. </w:t>
      </w:r>
    </w:p>
    <w:p w14:paraId="59A5EF0C" w14:textId="77777777" w:rsidR="006F3923" w:rsidRDefault="006F3923" w:rsidP="00793C3B">
      <w:pPr>
        <w:ind w:firstLine="708"/>
        <w:jc w:val="both"/>
        <w:rPr>
          <w:rFonts w:cs="Arial"/>
          <w:b/>
          <w:sz w:val="20"/>
          <w:szCs w:val="20"/>
          <w:lang w:val="nl-BE"/>
        </w:rPr>
      </w:pPr>
      <w:r>
        <w:rPr>
          <w:rFonts w:cs="Arial"/>
          <w:b/>
          <w:sz w:val="20"/>
          <w:szCs w:val="20"/>
          <w:lang w:val="nl-BE"/>
        </w:rPr>
        <w:t xml:space="preserve">5.Pc3+ </w:t>
      </w:r>
      <w:r>
        <w:rPr>
          <w:rFonts w:cs="Arial"/>
          <w:b/>
          <w:sz w:val="20"/>
          <w:szCs w:val="20"/>
          <w:lang w:val="nl-BE"/>
        </w:rPr>
        <w:tab/>
      </w:r>
      <w:r>
        <w:rPr>
          <w:rFonts w:cs="Arial"/>
          <w:b/>
          <w:sz w:val="20"/>
          <w:szCs w:val="20"/>
          <w:lang w:val="nl-BE"/>
        </w:rPr>
        <w:tab/>
        <w:t xml:space="preserve">Ke6 </w:t>
      </w:r>
    </w:p>
    <w:p w14:paraId="4DD0833D" w14:textId="77777777" w:rsidR="006F3923" w:rsidRDefault="006F3923" w:rsidP="006F3923">
      <w:pPr>
        <w:jc w:val="both"/>
        <w:rPr>
          <w:rFonts w:cs="Arial"/>
          <w:sz w:val="20"/>
          <w:szCs w:val="20"/>
          <w:lang w:val="nl-BE"/>
        </w:rPr>
      </w:pPr>
      <w:r>
        <w:rPr>
          <w:rFonts w:cs="Arial"/>
          <w:sz w:val="20"/>
          <w:szCs w:val="20"/>
          <w:lang w:val="nl-BE"/>
        </w:rPr>
        <w:t xml:space="preserve">Het enige vluchtveld, zodat na </w:t>
      </w:r>
    </w:p>
    <w:p w14:paraId="534799DE" w14:textId="77777777" w:rsidR="006F3923" w:rsidRDefault="006F3923" w:rsidP="006F3923">
      <w:pPr>
        <w:jc w:val="both"/>
        <w:rPr>
          <w:rFonts w:cs="Arial"/>
          <w:b/>
          <w:sz w:val="20"/>
          <w:szCs w:val="20"/>
          <w:lang w:val="nl-BE"/>
        </w:rPr>
      </w:pPr>
      <w:r>
        <w:rPr>
          <w:rFonts w:cs="Arial"/>
          <w:b/>
          <w:sz w:val="20"/>
          <w:szCs w:val="20"/>
          <w:lang w:val="nl-BE"/>
        </w:rPr>
        <w:tab/>
        <w:t xml:space="preserve">6.d5+ </w:t>
      </w:r>
      <w:r>
        <w:rPr>
          <w:rFonts w:cs="Arial"/>
          <w:b/>
          <w:sz w:val="20"/>
          <w:szCs w:val="20"/>
          <w:lang w:val="nl-BE"/>
        </w:rPr>
        <w:tab/>
      </w:r>
      <w:r>
        <w:rPr>
          <w:rFonts w:cs="Arial"/>
          <w:b/>
          <w:sz w:val="20"/>
          <w:szCs w:val="20"/>
          <w:lang w:val="nl-BE"/>
        </w:rPr>
        <w:tab/>
        <w:t xml:space="preserve">K~ </w:t>
      </w:r>
    </w:p>
    <w:p w14:paraId="7CE6CA43" w14:textId="77777777" w:rsidR="006F3923" w:rsidRDefault="006F3923" w:rsidP="006F3923">
      <w:pPr>
        <w:jc w:val="both"/>
        <w:rPr>
          <w:rFonts w:cs="Arial"/>
          <w:b/>
          <w:sz w:val="20"/>
          <w:szCs w:val="20"/>
          <w:lang w:val="nl-BE"/>
        </w:rPr>
      </w:pPr>
      <w:r>
        <w:rPr>
          <w:rFonts w:cs="Arial"/>
          <w:b/>
          <w:sz w:val="20"/>
          <w:szCs w:val="20"/>
          <w:lang w:val="nl-BE"/>
        </w:rPr>
        <w:tab/>
        <w:t xml:space="preserve">7.Lxg1 </w:t>
      </w:r>
    </w:p>
    <w:p w14:paraId="3CEA6CC4" w14:textId="77777777" w:rsidR="006F3923" w:rsidRDefault="006F3923" w:rsidP="006F3923">
      <w:pPr>
        <w:rPr>
          <w:rFonts w:cs="Arial"/>
          <w:sz w:val="20"/>
          <w:szCs w:val="20"/>
          <w:lang w:val="nl-BE"/>
        </w:rPr>
      </w:pPr>
      <w:r>
        <w:rPr>
          <w:rFonts w:cs="Arial"/>
          <w:sz w:val="20"/>
          <w:szCs w:val="20"/>
          <w:lang w:val="nl-BE"/>
        </w:rPr>
        <w:t>winnend is.</w:t>
      </w:r>
    </w:p>
    <w:p w14:paraId="085B81EF" w14:textId="77777777" w:rsidR="000B1949" w:rsidRDefault="000B1949" w:rsidP="00B17885">
      <w:pPr>
        <w:spacing w:line="190" w:lineRule="exact"/>
        <w:jc w:val="center"/>
        <w:rPr>
          <w:rFonts w:ascii="Times New Roman" w:hAnsi="Times New Roman"/>
          <w:b/>
          <w:lang w:val="nl-BE" w:eastAsia="nl-BE"/>
        </w:rPr>
      </w:pPr>
    </w:p>
    <w:p w14:paraId="3994626D" w14:textId="77777777" w:rsidR="000B1949" w:rsidRDefault="000B1949" w:rsidP="00B17885">
      <w:pPr>
        <w:spacing w:line="190" w:lineRule="exact"/>
        <w:jc w:val="center"/>
        <w:rPr>
          <w:rFonts w:ascii="Times New Roman" w:hAnsi="Times New Roman"/>
          <w:b/>
          <w:lang w:val="nl-BE" w:eastAsia="nl-BE"/>
        </w:rPr>
      </w:pPr>
    </w:p>
    <w:p w14:paraId="0C90B6B5" w14:textId="77777777" w:rsidR="00D177C0" w:rsidRDefault="00D177C0" w:rsidP="00D177C0">
      <w:pPr>
        <w:spacing w:line="190" w:lineRule="exact"/>
        <w:rPr>
          <w:rFonts w:cs="Arial"/>
          <w:b/>
          <w:sz w:val="20"/>
          <w:szCs w:val="20"/>
          <w:lang w:val="nl-BE"/>
        </w:rPr>
      </w:pPr>
    </w:p>
    <w:p w14:paraId="26BDFFB1" w14:textId="77777777" w:rsidR="00D177C0" w:rsidRDefault="00D177C0" w:rsidP="00D177C0">
      <w:pPr>
        <w:spacing w:line="190" w:lineRule="exact"/>
        <w:rPr>
          <w:rFonts w:cs="Arial"/>
          <w:b/>
          <w:sz w:val="20"/>
          <w:szCs w:val="20"/>
          <w:lang w:val="nl-BE"/>
        </w:rPr>
      </w:pPr>
    </w:p>
    <w:p w14:paraId="6206FD25" w14:textId="77777777" w:rsidR="00D177C0" w:rsidRDefault="00D177C0" w:rsidP="00D177C0">
      <w:pPr>
        <w:spacing w:line="190" w:lineRule="exact"/>
        <w:rPr>
          <w:rFonts w:cs="Arial"/>
          <w:b/>
          <w:sz w:val="20"/>
          <w:szCs w:val="20"/>
          <w:lang w:val="nl-BE"/>
        </w:rPr>
      </w:pPr>
    </w:p>
    <w:p w14:paraId="412A5819" w14:textId="77777777" w:rsidR="00D177C0" w:rsidRDefault="00D177C0" w:rsidP="00D177C0">
      <w:pPr>
        <w:spacing w:line="190" w:lineRule="exact"/>
        <w:rPr>
          <w:rFonts w:cs="Arial"/>
          <w:b/>
          <w:sz w:val="20"/>
          <w:szCs w:val="20"/>
          <w:lang w:val="nl-BE"/>
        </w:rPr>
      </w:pPr>
    </w:p>
    <w:p w14:paraId="108280E4" w14:textId="77777777" w:rsidR="00D177C0" w:rsidRDefault="00D177C0" w:rsidP="00D177C0">
      <w:pPr>
        <w:spacing w:line="190" w:lineRule="exact"/>
        <w:rPr>
          <w:rFonts w:cs="Arial"/>
          <w:b/>
          <w:sz w:val="20"/>
          <w:szCs w:val="20"/>
          <w:lang w:val="nl-BE"/>
        </w:rPr>
      </w:pPr>
    </w:p>
    <w:p w14:paraId="79975B14" w14:textId="77777777" w:rsidR="00D177C0" w:rsidRDefault="00D177C0" w:rsidP="00D177C0">
      <w:pPr>
        <w:spacing w:line="190" w:lineRule="exact"/>
        <w:rPr>
          <w:rFonts w:cs="Arial"/>
          <w:b/>
          <w:sz w:val="20"/>
          <w:szCs w:val="20"/>
          <w:lang w:val="nl-BE"/>
        </w:rPr>
      </w:pPr>
    </w:p>
    <w:p w14:paraId="3E8E0D92" w14:textId="77777777" w:rsidR="00D177C0" w:rsidRDefault="00D177C0" w:rsidP="00D177C0">
      <w:pPr>
        <w:spacing w:line="190" w:lineRule="exact"/>
        <w:rPr>
          <w:rFonts w:cs="Arial"/>
          <w:b/>
          <w:sz w:val="20"/>
          <w:szCs w:val="20"/>
          <w:lang w:val="nl-BE"/>
        </w:rPr>
      </w:pPr>
    </w:p>
    <w:p w14:paraId="6AAB64E4" w14:textId="77777777" w:rsidR="00D177C0" w:rsidRDefault="00D177C0" w:rsidP="00D177C0">
      <w:pPr>
        <w:spacing w:line="190" w:lineRule="exact"/>
        <w:rPr>
          <w:rFonts w:cs="Arial"/>
          <w:b/>
          <w:sz w:val="20"/>
          <w:szCs w:val="20"/>
          <w:lang w:val="nl-BE"/>
        </w:rPr>
      </w:pPr>
    </w:p>
    <w:p w14:paraId="4C4A6A46" w14:textId="77777777" w:rsidR="00D177C0" w:rsidRDefault="00D177C0" w:rsidP="00D177C0">
      <w:pPr>
        <w:spacing w:line="190" w:lineRule="exact"/>
        <w:rPr>
          <w:rFonts w:cs="Arial"/>
          <w:b/>
          <w:sz w:val="20"/>
          <w:szCs w:val="20"/>
          <w:lang w:val="nl-BE"/>
        </w:rPr>
      </w:pPr>
    </w:p>
    <w:p w14:paraId="5DDBEB66" w14:textId="77777777" w:rsidR="00D177C0" w:rsidRDefault="00D177C0" w:rsidP="00D177C0">
      <w:pPr>
        <w:spacing w:line="190" w:lineRule="exact"/>
        <w:rPr>
          <w:rFonts w:cs="Arial"/>
          <w:b/>
          <w:sz w:val="20"/>
          <w:szCs w:val="20"/>
          <w:lang w:val="nl-BE"/>
        </w:rPr>
      </w:pPr>
    </w:p>
    <w:p w14:paraId="58E29E71" w14:textId="77777777" w:rsidR="00D177C0" w:rsidRDefault="00D177C0" w:rsidP="00D177C0">
      <w:pPr>
        <w:spacing w:line="190" w:lineRule="exact"/>
        <w:rPr>
          <w:rFonts w:cs="Arial"/>
          <w:b/>
          <w:sz w:val="20"/>
          <w:szCs w:val="20"/>
          <w:lang w:val="nl-BE"/>
        </w:rPr>
      </w:pPr>
    </w:p>
    <w:p w14:paraId="08E52E98" w14:textId="77777777" w:rsidR="00D177C0" w:rsidRDefault="00D177C0" w:rsidP="00D177C0">
      <w:pPr>
        <w:spacing w:line="190" w:lineRule="exact"/>
        <w:rPr>
          <w:rFonts w:cs="Arial"/>
          <w:b/>
          <w:sz w:val="20"/>
          <w:szCs w:val="20"/>
          <w:lang w:val="nl-BE"/>
        </w:rPr>
      </w:pPr>
    </w:p>
    <w:p w14:paraId="5B393304" w14:textId="77777777" w:rsidR="00D177C0" w:rsidRDefault="00D177C0" w:rsidP="00D177C0">
      <w:pPr>
        <w:spacing w:line="190" w:lineRule="exact"/>
        <w:rPr>
          <w:rFonts w:cs="Arial"/>
          <w:b/>
          <w:sz w:val="20"/>
          <w:szCs w:val="20"/>
          <w:lang w:val="nl-BE"/>
        </w:rPr>
      </w:pPr>
    </w:p>
    <w:p w14:paraId="3C670A54" w14:textId="77777777" w:rsidR="00D177C0" w:rsidRDefault="00D177C0" w:rsidP="00D177C0">
      <w:pPr>
        <w:spacing w:line="190" w:lineRule="exact"/>
        <w:rPr>
          <w:rFonts w:cs="Arial"/>
          <w:b/>
          <w:sz w:val="20"/>
          <w:szCs w:val="20"/>
          <w:lang w:val="nl-BE"/>
        </w:rPr>
      </w:pPr>
    </w:p>
    <w:p w14:paraId="5804053E" w14:textId="77777777" w:rsidR="00D177C0" w:rsidRDefault="00D177C0" w:rsidP="00D177C0">
      <w:pPr>
        <w:spacing w:line="190" w:lineRule="exact"/>
        <w:rPr>
          <w:rFonts w:cs="Arial"/>
          <w:b/>
          <w:sz w:val="20"/>
          <w:szCs w:val="20"/>
          <w:lang w:val="nl-BE"/>
        </w:rPr>
      </w:pPr>
    </w:p>
    <w:p w14:paraId="2D49F55D" w14:textId="77777777" w:rsidR="00D177C0" w:rsidRDefault="00D177C0" w:rsidP="00D177C0">
      <w:pPr>
        <w:spacing w:line="190" w:lineRule="exact"/>
        <w:rPr>
          <w:rFonts w:cs="Arial"/>
          <w:b/>
          <w:sz w:val="20"/>
          <w:szCs w:val="20"/>
          <w:lang w:val="nl-BE"/>
        </w:rPr>
      </w:pPr>
    </w:p>
    <w:p w14:paraId="0956C276" w14:textId="77777777" w:rsidR="00D177C0" w:rsidRDefault="00D177C0" w:rsidP="00D177C0">
      <w:pPr>
        <w:spacing w:line="190" w:lineRule="exact"/>
        <w:rPr>
          <w:rFonts w:cs="Arial"/>
          <w:b/>
          <w:sz w:val="20"/>
          <w:szCs w:val="20"/>
          <w:lang w:val="nl-BE"/>
        </w:rPr>
      </w:pPr>
    </w:p>
    <w:p w14:paraId="606EDBE4" w14:textId="77777777" w:rsidR="00D177C0" w:rsidRDefault="00D177C0" w:rsidP="00D177C0">
      <w:pPr>
        <w:spacing w:line="190" w:lineRule="exact"/>
        <w:rPr>
          <w:rFonts w:cs="Arial"/>
          <w:b/>
          <w:sz w:val="20"/>
          <w:szCs w:val="20"/>
          <w:lang w:val="nl-BE"/>
        </w:rPr>
      </w:pPr>
    </w:p>
    <w:p w14:paraId="17F6AE6B" w14:textId="77777777" w:rsidR="00D177C0" w:rsidRDefault="00D177C0" w:rsidP="00D177C0">
      <w:pPr>
        <w:spacing w:line="190" w:lineRule="exact"/>
        <w:rPr>
          <w:rFonts w:cs="Arial"/>
          <w:b/>
          <w:sz w:val="20"/>
          <w:szCs w:val="20"/>
          <w:lang w:val="nl-BE"/>
        </w:rPr>
      </w:pPr>
    </w:p>
    <w:p w14:paraId="6D8E0A9F" w14:textId="77777777" w:rsidR="00D177C0" w:rsidRDefault="00D177C0" w:rsidP="00D177C0">
      <w:pPr>
        <w:spacing w:line="190" w:lineRule="exact"/>
        <w:rPr>
          <w:rFonts w:cs="Arial"/>
          <w:b/>
          <w:sz w:val="20"/>
          <w:szCs w:val="20"/>
          <w:lang w:val="nl-BE"/>
        </w:rPr>
      </w:pPr>
    </w:p>
    <w:p w14:paraId="7D3A6819" w14:textId="77777777" w:rsidR="00D177C0" w:rsidRDefault="00D177C0" w:rsidP="00D177C0">
      <w:pPr>
        <w:spacing w:line="190" w:lineRule="exact"/>
        <w:rPr>
          <w:rFonts w:cs="Arial"/>
          <w:b/>
          <w:sz w:val="20"/>
          <w:szCs w:val="20"/>
          <w:lang w:val="nl-BE"/>
        </w:rPr>
      </w:pPr>
    </w:p>
    <w:p w14:paraId="44B88E7A" w14:textId="77777777" w:rsidR="00D177C0" w:rsidRDefault="00D177C0" w:rsidP="00D177C0">
      <w:pPr>
        <w:spacing w:line="190" w:lineRule="exact"/>
        <w:rPr>
          <w:rFonts w:cs="Arial"/>
          <w:b/>
          <w:sz w:val="20"/>
          <w:szCs w:val="20"/>
          <w:lang w:val="nl-BE"/>
        </w:rPr>
      </w:pPr>
    </w:p>
    <w:p w14:paraId="773EC0D9" w14:textId="77777777" w:rsidR="00D177C0" w:rsidRDefault="00D177C0" w:rsidP="00D177C0">
      <w:pPr>
        <w:spacing w:line="190" w:lineRule="exact"/>
        <w:rPr>
          <w:rFonts w:cs="Arial"/>
          <w:b/>
          <w:sz w:val="20"/>
          <w:szCs w:val="20"/>
          <w:lang w:val="nl-BE"/>
        </w:rPr>
      </w:pPr>
    </w:p>
    <w:p w14:paraId="3D793F91" w14:textId="77777777" w:rsidR="00D177C0" w:rsidRDefault="00D177C0" w:rsidP="00D177C0">
      <w:pPr>
        <w:spacing w:line="190" w:lineRule="exact"/>
        <w:rPr>
          <w:rFonts w:cs="Arial"/>
          <w:b/>
          <w:sz w:val="20"/>
          <w:szCs w:val="20"/>
          <w:lang w:val="nl-BE"/>
        </w:rPr>
      </w:pPr>
    </w:p>
    <w:p w14:paraId="6F886588" w14:textId="77777777" w:rsidR="00D177C0" w:rsidRDefault="00D177C0" w:rsidP="00D177C0">
      <w:pPr>
        <w:spacing w:line="190" w:lineRule="exact"/>
        <w:rPr>
          <w:rFonts w:cs="Arial"/>
          <w:b/>
          <w:sz w:val="20"/>
          <w:szCs w:val="20"/>
          <w:lang w:val="nl-BE"/>
        </w:rPr>
      </w:pPr>
    </w:p>
    <w:p w14:paraId="5EABF3A9" w14:textId="77777777" w:rsidR="00D177C0" w:rsidRDefault="00D177C0" w:rsidP="00D177C0">
      <w:pPr>
        <w:spacing w:line="190" w:lineRule="exact"/>
        <w:rPr>
          <w:rFonts w:cs="Arial"/>
          <w:b/>
          <w:sz w:val="20"/>
          <w:szCs w:val="20"/>
          <w:lang w:val="nl-BE"/>
        </w:rPr>
      </w:pPr>
    </w:p>
    <w:p w14:paraId="05AF91E9" w14:textId="77777777" w:rsidR="00D177C0" w:rsidRDefault="00D177C0" w:rsidP="00D177C0">
      <w:pPr>
        <w:spacing w:line="190" w:lineRule="exact"/>
        <w:rPr>
          <w:rFonts w:cs="Arial"/>
          <w:b/>
          <w:sz w:val="20"/>
          <w:szCs w:val="20"/>
          <w:lang w:val="nl-BE"/>
        </w:rPr>
      </w:pPr>
    </w:p>
    <w:p w14:paraId="3B7D4042" w14:textId="77777777" w:rsidR="00D177C0" w:rsidRDefault="00D177C0" w:rsidP="00D177C0">
      <w:pPr>
        <w:spacing w:line="190" w:lineRule="exact"/>
        <w:rPr>
          <w:rFonts w:cs="Arial"/>
          <w:b/>
          <w:sz w:val="20"/>
          <w:szCs w:val="20"/>
          <w:lang w:val="nl-BE"/>
        </w:rPr>
      </w:pPr>
    </w:p>
    <w:p w14:paraId="4F16E8AF" w14:textId="77777777" w:rsidR="00D177C0" w:rsidRDefault="00D177C0" w:rsidP="00D177C0">
      <w:pPr>
        <w:spacing w:line="190" w:lineRule="exact"/>
        <w:rPr>
          <w:rFonts w:cs="Arial"/>
          <w:b/>
          <w:sz w:val="20"/>
          <w:szCs w:val="20"/>
          <w:lang w:val="nl-BE"/>
        </w:rPr>
      </w:pPr>
    </w:p>
    <w:p w14:paraId="3CE97111" w14:textId="77777777" w:rsidR="00D177C0" w:rsidRDefault="00D177C0" w:rsidP="00D177C0">
      <w:pPr>
        <w:spacing w:line="190" w:lineRule="exact"/>
        <w:rPr>
          <w:rFonts w:cs="Arial"/>
          <w:b/>
          <w:sz w:val="20"/>
          <w:szCs w:val="20"/>
          <w:lang w:val="nl-BE"/>
        </w:rPr>
      </w:pPr>
    </w:p>
    <w:p w14:paraId="62A37DCD" w14:textId="77777777" w:rsidR="00D177C0" w:rsidRDefault="00D177C0" w:rsidP="00D177C0">
      <w:pPr>
        <w:spacing w:line="190" w:lineRule="exact"/>
        <w:rPr>
          <w:rFonts w:cs="Arial"/>
          <w:b/>
          <w:sz w:val="20"/>
          <w:szCs w:val="20"/>
          <w:lang w:val="nl-BE"/>
        </w:rPr>
      </w:pPr>
    </w:p>
    <w:p w14:paraId="351E1F81" w14:textId="77777777" w:rsidR="00D177C0" w:rsidRDefault="00D177C0" w:rsidP="00D177C0">
      <w:pPr>
        <w:spacing w:line="190" w:lineRule="exact"/>
        <w:rPr>
          <w:rFonts w:cs="Arial"/>
          <w:b/>
          <w:sz w:val="20"/>
          <w:szCs w:val="20"/>
          <w:lang w:val="nl-BE"/>
        </w:rPr>
      </w:pPr>
    </w:p>
    <w:p w14:paraId="5FAB5F45" w14:textId="77777777" w:rsidR="006F3923" w:rsidRDefault="00020291" w:rsidP="00161510">
      <w:pPr>
        <w:spacing w:line="190" w:lineRule="exact"/>
        <w:jc w:val="center"/>
        <w:rPr>
          <w:rFonts w:cs="Arial"/>
          <w:b/>
          <w:sz w:val="20"/>
          <w:szCs w:val="20"/>
          <w:lang w:val="nl-BE"/>
        </w:rPr>
      </w:pPr>
      <w:r>
        <w:rPr>
          <w:rFonts w:cs="Arial"/>
          <w:b/>
          <w:sz w:val="20"/>
          <w:szCs w:val="20"/>
          <w:lang w:val="nl-BE"/>
        </w:rPr>
        <w:lastRenderedPageBreak/>
        <w:t xml:space="preserve">- </w:t>
      </w:r>
      <w:r w:rsidR="00A418D3">
        <w:rPr>
          <w:rFonts w:cs="Arial"/>
          <w:b/>
          <w:sz w:val="20"/>
          <w:szCs w:val="20"/>
          <w:lang w:val="nl-BE"/>
        </w:rPr>
        <w:t>188</w:t>
      </w:r>
      <w:r w:rsidR="006F3923">
        <w:rPr>
          <w:rFonts w:cs="Arial"/>
          <w:b/>
          <w:sz w:val="20"/>
          <w:szCs w:val="20"/>
          <w:lang w:val="nl-BE"/>
        </w:rPr>
        <w:t xml:space="preserve"> -</w:t>
      </w:r>
    </w:p>
    <w:p w14:paraId="4C72B7E0" w14:textId="77777777" w:rsidR="006F3923" w:rsidRDefault="006F3923" w:rsidP="006F3923">
      <w:pPr>
        <w:spacing w:line="190" w:lineRule="exact"/>
        <w:jc w:val="center"/>
        <w:rPr>
          <w:rFonts w:cs="Arial"/>
          <w:sz w:val="20"/>
          <w:szCs w:val="20"/>
          <w:lang w:val="nl-BE"/>
        </w:rPr>
      </w:pPr>
    </w:p>
    <w:p w14:paraId="6804F619" w14:textId="77777777" w:rsidR="006F3923" w:rsidRDefault="006F3923" w:rsidP="006F3923">
      <w:pPr>
        <w:spacing w:line="190" w:lineRule="exact"/>
        <w:jc w:val="center"/>
        <w:rPr>
          <w:rFonts w:cs="Arial"/>
          <w:sz w:val="20"/>
          <w:szCs w:val="20"/>
          <w:lang w:val="nl-BE"/>
        </w:rPr>
      </w:pPr>
      <w:r>
        <w:rPr>
          <w:rFonts w:cs="Arial"/>
          <w:i/>
          <w:sz w:val="20"/>
          <w:szCs w:val="20"/>
          <w:lang w:val="nl-BE"/>
        </w:rPr>
        <w:t>64 studies op 64 velden,</w:t>
      </w:r>
      <w:r>
        <w:rPr>
          <w:rFonts w:cs="Arial"/>
          <w:sz w:val="20"/>
          <w:szCs w:val="20"/>
          <w:lang w:val="nl-BE"/>
        </w:rPr>
        <w:t xml:space="preserve"> 1994</w:t>
      </w:r>
    </w:p>
    <w:p w14:paraId="2162023D" w14:textId="77777777" w:rsidR="006F3923" w:rsidRDefault="006F3923" w:rsidP="006F3923">
      <w:pPr>
        <w:spacing w:line="190" w:lineRule="exact"/>
        <w:jc w:val="center"/>
        <w:rPr>
          <w:rFonts w:cs="Arial"/>
          <w:sz w:val="20"/>
          <w:szCs w:val="20"/>
          <w:lang w:val="nl-BE"/>
        </w:rPr>
      </w:pPr>
    </w:p>
    <w:p w14:paraId="47FC99E1" w14:textId="77777777" w:rsidR="006F3923" w:rsidRDefault="006F3923" w:rsidP="006F3923">
      <w:pPr>
        <w:jc w:val="center"/>
        <w:rPr>
          <w:lang w:val="nl-BE"/>
        </w:rPr>
      </w:pPr>
      <w:r>
        <w:rPr>
          <w:lang w:val="nl-BE"/>
        </w:rPr>
        <w:object w:dxaOrig="4579" w:dyaOrig="4577" w14:anchorId="38D3431B">
          <v:shape id="_x0000_i1183" type="#_x0000_t75" style="width:161.15pt;height:159.5pt" o:ole="">
            <v:imagedata r:id="rId337" o:title=""/>
          </v:shape>
          <o:OLEObject Type="Embed" ProgID="CorelDRAW.Graphic.12" ShapeID="_x0000_i1183" DrawAspect="Content" ObjectID="_1587467576" r:id="rId338"/>
        </w:object>
      </w:r>
    </w:p>
    <w:p w14:paraId="40A81DA9" w14:textId="77777777" w:rsidR="00D70E1A" w:rsidRDefault="00D70E1A" w:rsidP="006F3923">
      <w:pPr>
        <w:jc w:val="both"/>
        <w:rPr>
          <w:rFonts w:cs="Arial"/>
          <w:b/>
          <w:lang w:val="nl-BE"/>
        </w:rPr>
      </w:pPr>
    </w:p>
    <w:p w14:paraId="0C86BCD5" w14:textId="77777777" w:rsidR="006F3923" w:rsidRDefault="006F3923" w:rsidP="006F3923">
      <w:pPr>
        <w:jc w:val="both"/>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0433.10 e1h3</w:t>
      </w:r>
    </w:p>
    <w:p w14:paraId="2806E217" w14:textId="77777777" w:rsidR="006F3923" w:rsidRDefault="006F3923" w:rsidP="006F3923">
      <w:pPr>
        <w:jc w:val="both"/>
        <w:rPr>
          <w:rFonts w:cs="Arial"/>
          <w:sz w:val="20"/>
          <w:szCs w:val="20"/>
          <w:lang w:val="nl-BE"/>
        </w:rPr>
      </w:pPr>
    </w:p>
    <w:p w14:paraId="2B1C545D" w14:textId="77777777" w:rsidR="006F3923" w:rsidRDefault="006F3923" w:rsidP="006F3923">
      <w:pPr>
        <w:jc w:val="both"/>
        <w:rPr>
          <w:rFonts w:cs="Arial"/>
          <w:sz w:val="20"/>
          <w:szCs w:val="20"/>
          <w:lang w:val="nl-BE"/>
        </w:rPr>
      </w:pPr>
      <w:r>
        <w:rPr>
          <w:rFonts w:cs="Arial"/>
          <w:sz w:val="20"/>
          <w:szCs w:val="20"/>
          <w:lang w:val="nl-BE"/>
        </w:rPr>
        <w:t xml:space="preserve">Remise houden lijkt me hier geen sinecure, want zwart dreigt ook met een aftrekschaak. </w:t>
      </w:r>
    </w:p>
    <w:p w14:paraId="78DD3C9D" w14:textId="77777777" w:rsidR="006F3923" w:rsidRDefault="006F3923" w:rsidP="006F3923">
      <w:pPr>
        <w:jc w:val="both"/>
        <w:rPr>
          <w:rFonts w:cs="Arial"/>
          <w:b/>
          <w:sz w:val="20"/>
          <w:szCs w:val="20"/>
          <w:lang w:val="nl-BE"/>
        </w:rPr>
      </w:pPr>
      <w:r>
        <w:rPr>
          <w:rFonts w:cs="Arial"/>
          <w:b/>
          <w:sz w:val="20"/>
          <w:szCs w:val="20"/>
          <w:lang w:val="nl-BE"/>
        </w:rPr>
        <w:tab/>
        <w:t xml:space="preserve">1.Tc4 </w:t>
      </w:r>
    </w:p>
    <w:p w14:paraId="5A6B4227" w14:textId="77777777" w:rsidR="006F3923" w:rsidRDefault="006F3923" w:rsidP="006F3923">
      <w:pPr>
        <w:jc w:val="both"/>
        <w:rPr>
          <w:rFonts w:cs="Arial"/>
          <w:sz w:val="20"/>
          <w:szCs w:val="20"/>
          <w:lang w:val="nl-BE"/>
        </w:rPr>
      </w:pPr>
      <w:r>
        <w:rPr>
          <w:rFonts w:cs="Arial"/>
          <w:sz w:val="20"/>
          <w:szCs w:val="20"/>
          <w:lang w:val="nl-BE"/>
        </w:rPr>
        <w:t xml:space="preserve">Want 1.c7? Td8+ 2.Kxf1 Tf8+ en 3…Kxg4. Of hier 2.Ke2 Te8+ 3.Kf3 Ph2+ en 4.Pxg4. </w:t>
      </w:r>
    </w:p>
    <w:p w14:paraId="5FD5BA64"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 xml:space="preserve">La5  </w:t>
      </w:r>
    </w:p>
    <w:p w14:paraId="255C8192" w14:textId="77777777" w:rsidR="006F3923" w:rsidRDefault="006F3923" w:rsidP="00FA6248">
      <w:pPr>
        <w:jc w:val="both"/>
        <w:rPr>
          <w:rFonts w:cs="Arial"/>
          <w:sz w:val="20"/>
          <w:szCs w:val="20"/>
          <w:lang w:val="nl-BE"/>
        </w:rPr>
      </w:pPr>
      <w:r>
        <w:rPr>
          <w:rFonts w:cs="Arial"/>
          <w:sz w:val="20"/>
          <w:szCs w:val="20"/>
          <w:lang w:val="nl-BE"/>
        </w:rPr>
        <w:t>Een dwaze kamikaze als 1…Td1+ 2.Kxd1 Pe3+ 3.Ke2 Pxc</w:t>
      </w:r>
      <w:r w:rsidR="00A9701F">
        <w:rPr>
          <w:rFonts w:cs="Arial"/>
          <w:sz w:val="20"/>
          <w:szCs w:val="20"/>
          <w:lang w:val="nl-BE"/>
        </w:rPr>
        <w:t>4 4.Kd3 is fout</w:t>
      </w:r>
      <w:r w:rsidR="005B58C0">
        <w:rPr>
          <w:rFonts w:cs="Arial"/>
          <w:sz w:val="20"/>
          <w:szCs w:val="20"/>
          <w:lang w:val="nl-BE"/>
        </w:rPr>
        <w:t>,</w:t>
      </w:r>
      <w:r w:rsidR="00A9701F">
        <w:rPr>
          <w:rFonts w:cs="Arial"/>
          <w:sz w:val="20"/>
          <w:szCs w:val="20"/>
          <w:lang w:val="nl-BE"/>
        </w:rPr>
        <w:t xml:space="preserve"> daar zwart  een stuk ver</w:t>
      </w:r>
      <w:r>
        <w:rPr>
          <w:rFonts w:cs="Arial"/>
          <w:sz w:val="20"/>
          <w:szCs w:val="20"/>
          <w:lang w:val="nl-BE"/>
        </w:rPr>
        <w:t>liest.</w:t>
      </w:r>
    </w:p>
    <w:p w14:paraId="68E37F73" w14:textId="77777777" w:rsidR="006F3923" w:rsidRDefault="006F3923" w:rsidP="006F3923">
      <w:pPr>
        <w:jc w:val="both"/>
        <w:rPr>
          <w:rFonts w:cs="Arial"/>
          <w:b/>
          <w:sz w:val="20"/>
          <w:szCs w:val="20"/>
          <w:lang w:val="nl-BE"/>
        </w:rPr>
      </w:pPr>
      <w:r>
        <w:rPr>
          <w:rFonts w:cs="Arial"/>
          <w:b/>
          <w:sz w:val="20"/>
          <w:szCs w:val="20"/>
          <w:lang w:val="nl-BE"/>
        </w:rPr>
        <w:tab/>
        <w:t>2.Kxf1</w:t>
      </w:r>
    </w:p>
    <w:p w14:paraId="7A9D4E91" w14:textId="77777777" w:rsidR="006F3923" w:rsidRDefault="006F3923" w:rsidP="006F3923">
      <w:pPr>
        <w:jc w:val="both"/>
        <w:rPr>
          <w:rFonts w:cs="Arial"/>
          <w:b/>
          <w:sz w:val="20"/>
          <w:szCs w:val="20"/>
          <w:lang w:val="nl-BE"/>
        </w:rPr>
      </w:pPr>
      <w:r>
        <w:rPr>
          <w:rFonts w:cs="Arial"/>
          <w:sz w:val="20"/>
          <w:szCs w:val="20"/>
          <w:lang w:val="nl-BE"/>
        </w:rPr>
        <w:t>Want hier faalt:</w:t>
      </w:r>
      <w:r>
        <w:rPr>
          <w:rFonts w:cs="Arial"/>
          <w:b/>
          <w:sz w:val="20"/>
          <w:szCs w:val="20"/>
          <w:lang w:val="nl-BE"/>
        </w:rPr>
        <w:t xml:space="preserve"> </w:t>
      </w:r>
    </w:p>
    <w:p w14:paraId="7FDC112D" w14:textId="77777777" w:rsidR="006F3923" w:rsidRDefault="00A9701F" w:rsidP="0038155E">
      <w:pPr>
        <w:numPr>
          <w:ilvl w:val="0"/>
          <w:numId w:val="74"/>
        </w:numPr>
        <w:jc w:val="both"/>
        <w:rPr>
          <w:rFonts w:cs="Arial"/>
          <w:sz w:val="20"/>
          <w:szCs w:val="20"/>
          <w:lang w:val="nl-BE"/>
        </w:rPr>
      </w:pPr>
      <w:r>
        <w:rPr>
          <w:rFonts w:cs="Arial"/>
          <w:sz w:val="20"/>
          <w:szCs w:val="20"/>
          <w:lang w:val="nl-BE"/>
        </w:rPr>
        <w:t>2.Ta4? op 2…Ta2+ 3.Txa5 Txa5, en</w:t>
      </w:r>
    </w:p>
    <w:p w14:paraId="388BD8F8" w14:textId="77777777" w:rsidR="006F3923" w:rsidRDefault="006F3923" w:rsidP="0038155E">
      <w:pPr>
        <w:numPr>
          <w:ilvl w:val="0"/>
          <w:numId w:val="74"/>
        </w:numPr>
        <w:jc w:val="both"/>
        <w:rPr>
          <w:rFonts w:cs="Arial"/>
          <w:sz w:val="20"/>
          <w:szCs w:val="20"/>
          <w:lang w:val="nl-BE"/>
        </w:rPr>
      </w:pPr>
      <w:r>
        <w:rPr>
          <w:rFonts w:cs="Arial"/>
          <w:sz w:val="20"/>
          <w:szCs w:val="20"/>
          <w:lang w:val="nl-BE"/>
        </w:rPr>
        <w:t>2.Tc5? op 2…Td5+, beide met stukverlies. En na:</w:t>
      </w:r>
    </w:p>
    <w:p w14:paraId="680F720A" w14:textId="77777777" w:rsidR="006F3923" w:rsidRDefault="006F3923" w:rsidP="0038155E">
      <w:pPr>
        <w:numPr>
          <w:ilvl w:val="0"/>
          <w:numId w:val="74"/>
        </w:numPr>
        <w:jc w:val="both"/>
        <w:rPr>
          <w:rFonts w:cs="Arial"/>
          <w:sz w:val="20"/>
          <w:szCs w:val="20"/>
          <w:lang w:val="nl-BE"/>
        </w:rPr>
      </w:pPr>
      <w:r w:rsidRPr="00ED1153">
        <w:rPr>
          <w:rFonts w:cs="Arial"/>
          <w:sz w:val="20"/>
          <w:szCs w:val="20"/>
          <w:lang w:val="en-GB"/>
        </w:rPr>
        <w:t>2.Tc1? Th2+ 3.Kxf1 Th1+ 4.Ke2 Txc1 wint zwart.</w:t>
      </w:r>
      <w:r w:rsidR="00A15CEF" w:rsidRPr="00ED1153">
        <w:rPr>
          <w:rFonts w:cs="Arial"/>
          <w:sz w:val="20"/>
          <w:szCs w:val="20"/>
          <w:lang w:val="en-GB"/>
        </w:rPr>
        <w:t xml:space="preserve"> </w:t>
      </w:r>
      <w:r>
        <w:rPr>
          <w:rFonts w:cs="Arial"/>
          <w:sz w:val="20"/>
          <w:szCs w:val="20"/>
          <w:lang w:val="nl-BE"/>
        </w:rPr>
        <w:t>Ook na</w:t>
      </w:r>
      <w:r w:rsidR="00A15CEF">
        <w:rPr>
          <w:rFonts w:cs="Arial"/>
          <w:sz w:val="20"/>
          <w:szCs w:val="20"/>
          <w:lang w:val="nl-BE"/>
        </w:rPr>
        <w:t>:</w:t>
      </w:r>
    </w:p>
    <w:p w14:paraId="3396E291" w14:textId="77777777" w:rsidR="006F3923" w:rsidRDefault="00F20EBB" w:rsidP="0038155E">
      <w:pPr>
        <w:numPr>
          <w:ilvl w:val="0"/>
          <w:numId w:val="74"/>
        </w:numPr>
        <w:jc w:val="both"/>
        <w:rPr>
          <w:rFonts w:cs="Arial"/>
          <w:sz w:val="20"/>
          <w:szCs w:val="20"/>
          <w:lang w:val="en-GB"/>
        </w:rPr>
      </w:pPr>
      <w:r w:rsidRPr="00A9701F">
        <w:rPr>
          <w:rFonts w:cs="Arial"/>
          <w:sz w:val="20"/>
          <w:szCs w:val="20"/>
          <w:lang w:val="nl-BE"/>
        </w:rPr>
        <w:t xml:space="preserve">2.c7? Tc2+ </w:t>
      </w:r>
      <w:r>
        <w:rPr>
          <w:rFonts w:cs="Arial"/>
          <w:sz w:val="20"/>
          <w:szCs w:val="20"/>
          <w:lang w:val="en-GB"/>
        </w:rPr>
        <w:t>3.Kxf1 T</w:t>
      </w:r>
      <w:r w:rsidR="006F3923">
        <w:rPr>
          <w:rFonts w:cs="Arial"/>
          <w:sz w:val="20"/>
          <w:szCs w:val="20"/>
          <w:lang w:val="en-GB"/>
        </w:rPr>
        <w:t>xc4.</w:t>
      </w:r>
    </w:p>
    <w:p w14:paraId="3E7EB4F6" w14:textId="77777777" w:rsidR="006F3923" w:rsidRDefault="006F3923" w:rsidP="006F3923">
      <w:pPr>
        <w:ind w:firstLine="708"/>
        <w:jc w:val="both"/>
        <w:rPr>
          <w:rFonts w:cs="Arial"/>
          <w:b/>
          <w:sz w:val="20"/>
          <w:szCs w:val="20"/>
          <w:lang w:val="en-GB"/>
        </w:rPr>
      </w:pPr>
    </w:p>
    <w:p w14:paraId="1DF10481" w14:textId="77777777" w:rsidR="006F3923" w:rsidRDefault="006F3923" w:rsidP="009574DA">
      <w:pPr>
        <w:jc w:val="both"/>
        <w:rPr>
          <w:rFonts w:cs="Arial"/>
          <w:b/>
          <w:sz w:val="20"/>
          <w:szCs w:val="20"/>
          <w:lang w:val="en-GB"/>
        </w:rPr>
      </w:pPr>
    </w:p>
    <w:p w14:paraId="4246991D" w14:textId="77777777" w:rsidR="00161510" w:rsidRDefault="00161510" w:rsidP="009574DA">
      <w:pPr>
        <w:jc w:val="both"/>
        <w:rPr>
          <w:rFonts w:cs="Arial"/>
          <w:b/>
          <w:sz w:val="20"/>
          <w:szCs w:val="20"/>
          <w:lang w:val="en-GB"/>
        </w:rPr>
      </w:pPr>
    </w:p>
    <w:p w14:paraId="296CB59E" w14:textId="77777777" w:rsidR="009574DA" w:rsidRDefault="009574DA" w:rsidP="009574DA">
      <w:pPr>
        <w:jc w:val="both"/>
        <w:rPr>
          <w:rFonts w:cs="Arial"/>
          <w:b/>
          <w:sz w:val="20"/>
          <w:szCs w:val="20"/>
          <w:lang w:val="en-GB"/>
        </w:rPr>
      </w:pPr>
    </w:p>
    <w:p w14:paraId="4A803E32" w14:textId="77777777" w:rsidR="006F3923" w:rsidRPr="00EB7A30" w:rsidRDefault="006F3923" w:rsidP="001F15DA">
      <w:pPr>
        <w:ind w:firstLine="708"/>
        <w:jc w:val="both"/>
        <w:rPr>
          <w:rFonts w:cs="Arial"/>
          <w:sz w:val="20"/>
          <w:szCs w:val="20"/>
          <w:lang w:val="nl-BE"/>
        </w:rPr>
      </w:pPr>
      <w:r w:rsidRPr="00EB7A30">
        <w:rPr>
          <w:rFonts w:cs="Arial"/>
          <w:b/>
          <w:sz w:val="20"/>
          <w:szCs w:val="20"/>
          <w:lang w:val="nl-BE"/>
        </w:rPr>
        <w:t>2…</w:t>
      </w:r>
      <w:r w:rsidRPr="00EB7A30">
        <w:rPr>
          <w:rFonts w:cs="Arial"/>
          <w:b/>
          <w:sz w:val="20"/>
          <w:szCs w:val="20"/>
          <w:lang w:val="nl-BE"/>
        </w:rPr>
        <w:tab/>
      </w:r>
      <w:r w:rsidRPr="00EB7A30">
        <w:rPr>
          <w:rFonts w:cs="Arial"/>
          <w:b/>
          <w:sz w:val="20"/>
          <w:szCs w:val="20"/>
          <w:lang w:val="nl-BE"/>
        </w:rPr>
        <w:tab/>
        <w:t>Kg3</w:t>
      </w:r>
      <w:r w:rsidRPr="00EB7A30">
        <w:rPr>
          <w:rFonts w:cs="Arial"/>
          <w:sz w:val="20"/>
          <w:szCs w:val="20"/>
          <w:lang w:val="nl-BE"/>
        </w:rPr>
        <w:t xml:space="preserve"> </w:t>
      </w:r>
    </w:p>
    <w:p w14:paraId="34DEEF2A" w14:textId="77777777" w:rsidR="006F3923" w:rsidRDefault="00F20EBB" w:rsidP="006F3923">
      <w:pPr>
        <w:jc w:val="both"/>
        <w:rPr>
          <w:rFonts w:cs="Arial"/>
          <w:sz w:val="20"/>
          <w:szCs w:val="20"/>
          <w:lang w:val="nl-BE"/>
        </w:rPr>
      </w:pPr>
      <w:r>
        <w:rPr>
          <w:rFonts w:cs="Arial"/>
          <w:sz w:val="20"/>
          <w:szCs w:val="20"/>
          <w:lang w:val="nl-BE"/>
        </w:rPr>
        <w:t>Zwart omsingelt de monarch.</w:t>
      </w:r>
      <w:r w:rsidR="006F3923">
        <w:rPr>
          <w:rFonts w:cs="Arial"/>
          <w:sz w:val="20"/>
          <w:szCs w:val="20"/>
          <w:lang w:val="nl-BE"/>
        </w:rPr>
        <w:t xml:space="preserve"> </w:t>
      </w:r>
    </w:p>
    <w:p w14:paraId="6789E06B" w14:textId="77777777" w:rsidR="006F3923" w:rsidRDefault="006F3923" w:rsidP="006F3923">
      <w:pPr>
        <w:jc w:val="both"/>
        <w:rPr>
          <w:rFonts w:cs="Arial"/>
          <w:b/>
          <w:sz w:val="20"/>
          <w:szCs w:val="20"/>
          <w:lang w:val="en-GB"/>
        </w:rPr>
      </w:pPr>
      <w:r>
        <w:rPr>
          <w:rFonts w:cs="Arial"/>
          <w:b/>
          <w:sz w:val="20"/>
          <w:szCs w:val="20"/>
          <w:lang w:val="nl-BE"/>
        </w:rPr>
        <w:t xml:space="preserve">             </w:t>
      </w:r>
      <w:r>
        <w:rPr>
          <w:rFonts w:cs="Arial"/>
          <w:b/>
          <w:sz w:val="20"/>
          <w:szCs w:val="20"/>
          <w:lang w:val="en-GB"/>
        </w:rPr>
        <w:t xml:space="preserve">3.c7 </w:t>
      </w:r>
      <w:r>
        <w:rPr>
          <w:rFonts w:cs="Arial"/>
          <w:b/>
          <w:sz w:val="20"/>
          <w:szCs w:val="20"/>
          <w:lang w:val="en-GB"/>
        </w:rPr>
        <w:tab/>
      </w:r>
      <w:r>
        <w:rPr>
          <w:rFonts w:cs="Arial"/>
          <w:b/>
          <w:sz w:val="20"/>
          <w:szCs w:val="20"/>
          <w:lang w:val="en-GB"/>
        </w:rPr>
        <w:tab/>
        <w:t xml:space="preserve">Tf2+ </w:t>
      </w:r>
    </w:p>
    <w:p w14:paraId="2F73519F" w14:textId="77777777" w:rsidR="006F3923" w:rsidRPr="0009125A" w:rsidRDefault="006F3923" w:rsidP="006F3923">
      <w:pPr>
        <w:jc w:val="both"/>
        <w:rPr>
          <w:rFonts w:cs="Arial"/>
          <w:sz w:val="20"/>
          <w:szCs w:val="20"/>
          <w:lang w:val="nl-BE"/>
        </w:rPr>
      </w:pPr>
      <w:r w:rsidRPr="0009125A">
        <w:rPr>
          <w:rFonts w:cs="Arial"/>
          <w:sz w:val="20"/>
          <w:szCs w:val="20"/>
          <w:lang w:val="nl-BE"/>
        </w:rPr>
        <w:t>Want 3…Lxc7</w:t>
      </w:r>
      <w:r w:rsidR="0009125A" w:rsidRPr="0009125A">
        <w:rPr>
          <w:rFonts w:cs="Arial"/>
          <w:sz w:val="20"/>
          <w:szCs w:val="20"/>
          <w:lang w:val="nl-BE"/>
        </w:rPr>
        <w:t>?</w:t>
      </w:r>
      <w:r w:rsidRPr="0009125A">
        <w:rPr>
          <w:rFonts w:cs="Arial"/>
          <w:sz w:val="20"/>
          <w:szCs w:val="20"/>
          <w:lang w:val="nl-BE"/>
        </w:rPr>
        <w:t xml:space="preserve"> 4.Txc7 is remise </w:t>
      </w:r>
    </w:p>
    <w:p w14:paraId="760F180D" w14:textId="77777777" w:rsidR="006F3923" w:rsidRDefault="006F3923" w:rsidP="006F3923">
      <w:pPr>
        <w:jc w:val="both"/>
        <w:rPr>
          <w:rFonts w:cs="Arial"/>
          <w:sz w:val="20"/>
          <w:szCs w:val="20"/>
          <w:lang w:val="nl-BE"/>
        </w:rPr>
      </w:pPr>
      <w:r w:rsidRPr="0009125A">
        <w:rPr>
          <w:rFonts w:cs="Arial"/>
          <w:sz w:val="20"/>
          <w:szCs w:val="20"/>
          <w:lang w:val="nl-BE"/>
        </w:rPr>
        <w:t xml:space="preserve">             </w:t>
      </w:r>
      <w:r>
        <w:rPr>
          <w:rFonts w:cs="Arial"/>
          <w:b/>
          <w:sz w:val="20"/>
          <w:szCs w:val="20"/>
          <w:lang w:val="nl-BE"/>
        </w:rPr>
        <w:t xml:space="preserve">4.Kg1 </w:t>
      </w:r>
      <w:r>
        <w:rPr>
          <w:rFonts w:cs="Arial"/>
          <w:b/>
          <w:sz w:val="20"/>
          <w:szCs w:val="20"/>
          <w:lang w:val="nl-BE"/>
        </w:rPr>
        <w:tab/>
      </w:r>
      <w:r>
        <w:rPr>
          <w:rFonts w:cs="Arial"/>
          <w:b/>
          <w:sz w:val="20"/>
          <w:szCs w:val="20"/>
          <w:lang w:val="nl-BE"/>
        </w:rPr>
        <w:tab/>
        <w:t>Lb6</w:t>
      </w:r>
      <w:r>
        <w:rPr>
          <w:rFonts w:cs="Arial"/>
          <w:sz w:val="20"/>
          <w:szCs w:val="20"/>
          <w:lang w:val="nl-BE"/>
        </w:rPr>
        <w:t xml:space="preserve"> </w:t>
      </w:r>
    </w:p>
    <w:p w14:paraId="3C1A9C04" w14:textId="77777777" w:rsidR="006F3923" w:rsidRDefault="006F3923" w:rsidP="006F3923">
      <w:pPr>
        <w:jc w:val="both"/>
        <w:rPr>
          <w:rFonts w:cs="Arial"/>
          <w:sz w:val="20"/>
          <w:szCs w:val="20"/>
          <w:lang w:val="nl-BE"/>
        </w:rPr>
      </w:pPr>
      <w:r>
        <w:rPr>
          <w:rFonts w:cs="Arial"/>
          <w:sz w:val="20"/>
          <w:szCs w:val="20"/>
          <w:lang w:val="nl-BE"/>
        </w:rPr>
        <w:t>Een tweede batterij van zwart, ge-</w:t>
      </w:r>
    </w:p>
    <w:p w14:paraId="63E01181" w14:textId="77777777" w:rsidR="006F3923" w:rsidRDefault="006F3923" w:rsidP="006F3923">
      <w:pPr>
        <w:jc w:val="both"/>
        <w:rPr>
          <w:rFonts w:cs="Arial"/>
          <w:sz w:val="20"/>
          <w:szCs w:val="20"/>
          <w:lang w:val="nl-BE"/>
        </w:rPr>
      </w:pPr>
      <w:r>
        <w:rPr>
          <w:rFonts w:cs="Arial"/>
          <w:sz w:val="20"/>
          <w:szCs w:val="20"/>
          <w:lang w:val="nl-BE"/>
        </w:rPr>
        <w:t xml:space="preserve">volgd door een fijne zet van wit: </w:t>
      </w:r>
    </w:p>
    <w:p w14:paraId="260C69B7" w14:textId="77777777" w:rsidR="006F3923" w:rsidRDefault="006F3923" w:rsidP="006F3923">
      <w:pPr>
        <w:jc w:val="both"/>
        <w:rPr>
          <w:rFonts w:cs="Arial"/>
          <w:b/>
          <w:sz w:val="20"/>
          <w:szCs w:val="20"/>
          <w:lang w:val="nl-BE"/>
        </w:rPr>
      </w:pPr>
      <w:r>
        <w:rPr>
          <w:rFonts w:cs="Arial"/>
          <w:b/>
          <w:sz w:val="20"/>
          <w:szCs w:val="20"/>
          <w:lang w:val="nl-BE"/>
        </w:rPr>
        <w:t xml:space="preserve">             5.Tg4+! </w:t>
      </w:r>
    </w:p>
    <w:p w14:paraId="454061E1" w14:textId="77777777" w:rsidR="006F3923" w:rsidRDefault="006F3923" w:rsidP="006F3923">
      <w:pPr>
        <w:jc w:val="both"/>
        <w:rPr>
          <w:rFonts w:cs="Arial"/>
          <w:sz w:val="20"/>
          <w:szCs w:val="20"/>
          <w:lang w:val="nl-BE"/>
        </w:rPr>
      </w:pPr>
      <w:r>
        <w:rPr>
          <w:rFonts w:cs="Arial"/>
          <w:sz w:val="20"/>
          <w:szCs w:val="20"/>
          <w:lang w:val="nl-BE"/>
        </w:rPr>
        <w:t>Anders verliest hij beide stukken:</w:t>
      </w:r>
    </w:p>
    <w:p w14:paraId="51F7CAC1" w14:textId="77777777" w:rsidR="006F3923" w:rsidRDefault="006F3923" w:rsidP="0038155E">
      <w:pPr>
        <w:numPr>
          <w:ilvl w:val="0"/>
          <w:numId w:val="75"/>
        </w:numPr>
        <w:jc w:val="both"/>
        <w:rPr>
          <w:rFonts w:cs="Arial"/>
          <w:sz w:val="20"/>
          <w:szCs w:val="20"/>
          <w:lang w:val="nl-BE"/>
        </w:rPr>
      </w:pPr>
      <w:r>
        <w:rPr>
          <w:rFonts w:cs="Arial"/>
          <w:sz w:val="20"/>
          <w:szCs w:val="20"/>
          <w:lang w:val="en-GB"/>
        </w:rPr>
        <w:t xml:space="preserve">5.c8D? Tf5+ 6.Tc5 Lxc5+  7.Dxc5 Txc5. </w:t>
      </w:r>
      <w:r>
        <w:rPr>
          <w:rFonts w:cs="Arial"/>
          <w:sz w:val="20"/>
          <w:szCs w:val="20"/>
          <w:lang w:val="nl-BE"/>
        </w:rPr>
        <w:t>Ook na:</w:t>
      </w:r>
    </w:p>
    <w:p w14:paraId="2A2A3C09" w14:textId="77777777" w:rsidR="006F3923" w:rsidRDefault="006F3923" w:rsidP="0038155E">
      <w:pPr>
        <w:numPr>
          <w:ilvl w:val="0"/>
          <w:numId w:val="75"/>
        </w:numPr>
        <w:jc w:val="both"/>
        <w:rPr>
          <w:rFonts w:cs="Arial"/>
          <w:sz w:val="20"/>
          <w:szCs w:val="20"/>
          <w:lang w:val="nl-BE"/>
        </w:rPr>
      </w:pPr>
      <w:r>
        <w:rPr>
          <w:rFonts w:cs="Arial"/>
          <w:sz w:val="20"/>
          <w:szCs w:val="20"/>
          <w:lang w:val="nl-BE"/>
        </w:rPr>
        <w:t xml:space="preserve">5.c8P? Le3 6.Tc3 Tf3 7.Txe3 Txe3 verliest wit met </w:t>
      </w:r>
      <w:r w:rsidR="00F20EBB">
        <w:rPr>
          <w:rFonts w:cs="Arial"/>
          <w:sz w:val="20"/>
          <w:szCs w:val="20"/>
          <w:lang w:val="nl-BE"/>
        </w:rPr>
        <w:t xml:space="preserve">bijvoor-beeld </w:t>
      </w:r>
      <w:r>
        <w:rPr>
          <w:rFonts w:cs="Arial"/>
          <w:sz w:val="20"/>
          <w:szCs w:val="20"/>
          <w:lang w:val="nl-BE"/>
        </w:rPr>
        <w:t xml:space="preserve">8.Kf1 Kf3 9.Kg1 Te2 10.Pb6 Tg2+ 11.Kf1 Tb2 12.Ke1 Txb6. </w:t>
      </w:r>
    </w:p>
    <w:p w14:paraId="314DEAA8" w14:textId="77777777" w:rsidR="006F3923" w:rsidRDefault="006F3923" w:rsidP="006F3923">
      <w:pPr>
        <w:jc w:val="both"/>
        <w:rPr>
          <w:rFonts w:cs="Arial"/>
          <w:b/>
          <w:sz w:val="20"/>
          <w:szCs w:val="20"/>
          <w:lang w:val="en-GB"/>
        </w:rPr>
      </w:pPr>
      <w:r>
        <w:rPr>
          <w:rFonts w:cs="Arial"/>
          <w:b/>
          <w:sz w:val="20"/>
          <w:szCs w:val="20"/>
          <w:lang w:val="nl-BE"/>
        </w:rPr>
        <w:t xml:space="preserve">             </w:t>
      </w:r>
      <w:r>
        <w:rPr>
          <w:rFonts w:cs="Arial"/>
          <w:b/>
          <w:sz w:val="20"/>
          <w:szCs w:val="20"/>
          <w:lang w:val="en-GB"/>
        </w:rPr>
        <w:t>5…</w:t>
      </w:r>
      <w:r>
        <w:rPr>
          <w:rFonts w:cs="Arial"/>
          <w:b/>
          <w:sz w:val="20"/>
          <w:szCs w:val="20"/>
          <w:lang w:val="en-GB"/>
        </w:rPr>
        <w:tab/>
      </w:r>
      <w:r>
        <w:rPr>
          <w:rFonts w:cs="Arial"/>
          <w:b/>
          <w:sz w:val="20"/>
          <w:szCs w:val="20"/>
          <w:lang w:val="en-GB"/>
        </w:rPr>
        <w:tab/>
        <w:t>Kf3</w:t>
      </w:r>
    </w:p>
    <w:p w14:paraId="152FEA27" w14:textId="77777777" w:rsidR="006F3923" w:rsidRDefault="006F3923" w:rsidP="0038155E">
      <w:pPr>
        <w:numPr>
          <w:ilvl w:val="0"/>
          <w:numId w:val="76"/>
        </w:numPr>
        <w:jc w:val="both"/>
        <w:rPr>
          <w:rFonts w:cs="Arial"/>
          <w:sz w:val="20"/>
          <w:szCs w:val="20"/>
          <w:lang w:val="nl-BE"/>
        </w:rPr>
      </w:pPr>
      <w:r>
        <w:rPr>
          <w:rFonts w:cs="Arial"/>
          <w:sz w:val="20"/>
          <w:szCs w:val="20"/>
          <w:lang w:val="nl-BE"/>
        </w:rPr>
        <w:t>5…Kh3</w:t>
      </w:r>
      <w:r w:rsidR="0009125A">
        <w:rPr>
          <w:rFonts w:cs="Arial"/>
          <w:sz w:val="20"/>
          <w:szCs w:val="20"/>
          <w:lang w:val="nl-BE"/>
        </w:rPr>
        <w:t>?</w:t>
      </w:r>
      <w:r>
        <w:rPr>
          <w:rFonts w:cs="Arial"/>
          <w:sz w:val="20"/>
          <w:szCs w:val="20"/>
          <w:lang w:val="nl-BE"/>
        </w:rPr>
        <w:t xml:space="preserve"> 6.c8D Tf8+ 7.Kh1 Txc8 8.Tg3+ Kxg3 is het pat. </w:t>
      </w:r>
    </w:p>
    <w:p w14:paraId="6A3699B4" w14:textId="77777777" w:rsidR="006F3923" w:rsidRPr="00625F01" w:rsidRDefault="006F3923" w:rsidP="0038155E">
      <w:pPr>
        <w:numPr>
          <w:ilvl w:val="0"/>
          <w:numId w:val="76"/>
        </w:numPr>
        <w:jc w:val="both"/>
        <w:rPr>
          <w:rFonts w:cs="Arial"/>
          <w:b/>
          <w:sz w:val="20"/>
          <w:szCs w:val="20"/>
          <w:lang w:val="en-GB"/>
        </w:rPr>
      </w:pPr>
      <w:r w:rsidRPr="00625F01">
        <w:rPr>
          <w:rFonts w:cs="Arial"/>
          <w:sz w:val="20"/>
          <w:szCs w:val="20"/>
          <w:lang w:val="en-GB"/>
        </w:rPr>
        <w:t>5…Kxg4</w:t>
      </w:r>
      <w:r w:rsidR="0009125A" w:rsidRPr="00625F01">
        <w:rPr>
          <w:rFonts w:cs="Arial"/>
          <w:sz w:val="20"/>
          <w:szCs w:val="20"/>
          <w:lang w:val="en-GB"/>
        </w:rPr>
        <w:t>?</w:t>
      </w:r>
      <w:r w:rsidRPr="00625F01">
        <w:rPr>
          <w:rFonts w:cs="Arial"/>
          <w:sz w:val="20"/>
          <w:szCs w:val="20"/>
          <w:lang w:val="en-GB"/>
        </w:rPr>
        <w:t xml:space="preserve"> 6.c8D, doch remi</w:t>
      </w:r>
      <w:r w:rsidR="0009125A" w:rsidRPr="00625F01">
        <w:rPr>
          <w:rFonts w:cs="Arial"/>
          <w:sz w:val="20"/>
          <w:szCs w:val="20"/>
          <w:lang w:val="en-GB"/>
        </w:rPr>
        <w:t>-</w:t>
      </w:r>
      <w:r w:rsidRPr="00625F01">
        <w:rPr>
          <w:rFonts w:cs="Arial"/>
          <w:sz w:val="20"/>
          <w:szCs w:val="20"/>
          <w:lang w:val="en-GB"/>
        </w:rPr>
        <w:t>se.</w:t>
      </w:r>
    </w:p>
    <w:p w14:paraId="4BB38FCB" w14:textId="77777777" w:rsidR="006F3923" w:rsidRDefault="006F3923" w:rsidP="006F3923">
      <w:pPr>
        <w:jc w:val="both"/>
        <w:rPr>
          <w:rFonts w:cs="Arial"/>
          <w:b/>
          <w:sz w:val="20"/>
          <w:szCs w:val="20"/>
          <w:lang w:val="nl-BE"/>
        </w:rPr>
      </w:pPr>
      <w:r w:rsidRPr="00625F01">
        <w:rPr>
          <w:rFonts w:cs="Arial"/>
          <w:b/>
          <w:sz w:val="20"/>
          <w:szCs w:val="20"/>
          <w:lang w:val="en-GB"/>
        </w:rPr>
        <w:t xml:space="preserve">             </w:t>
      </w:r>
      <w:r>
        <w:rPr>
          <w:rFonts w:cs="Arial"/>
          <w:b/>
          <w:sz w:val="20"/>
          <w:szCs w:val="20"/>
          <w:lang w:val="nl-BE"/>
        </w:rPr>
        <w:t xml:space="preserve">6.c8D </w:t>
      </w:r>
      <w:r>
        <w:rPr>
          <w:rFonts w:cs="Arial"/>
          <w:b/>
          <w:sz w:val="20"/>
          <w:szCs w:val="20"/>
          <w:lang w:val="nl-BE"/>
        </w:rPr>
        <w:tab/>
      </w:r>
      <w:r>
        <w:rPr>
          <w:rFonts w:cs="Arial"/>
          <w:b/>
          <w:sz w:val="20"/>
          <w:szCs w:val="20"/>
          <w:lang w:val="nl-BE"/>
        </w:rPr>
        <w:tab/>
        <w:t xml:space="preserve">Tc2+ </w:t>
      </w:r>
    </w:p>
    <w:p w14:paraId="42A02CD2" w14:textId="77777777" w:rsidR="006F3923" w:rsidRDefault="006F3923" w:rsidP="006F3923">
      <w:pPr>
        <w:jc w:val="both"/>
        <w:rPr>
          <w:rFonts w:cs="Arial"/>
          <w:b/>
          <w:sz w:val="20"/>
          <w:szCs w:val="20"/>
          <w:lang w:val="nl-BE"/>
        </w:rPr>
      </w:pPr>
      <w:r>
        <w:rPr>
          <w:rFonts w:cs="Arial"/>
          <w:b/>
          <w:sz w:val="20"/>
          <w:szCs w:val="20"/>
          <w:lang w:val="nl-BE"/>
        </w:rPr>
        <w:t xml:space="preserve">             7.Kh1 </w:t>
      </w:r>
    </w:p>
    <w:p w14:paraId="15E45879" w14:textId="77777777" w:rsidR="006F3923" w:rsidRDefault="006F3923" w:rsidP="006F3923">
      <w:pPr>
        <w:jc w:val="both"/>
        <w:rPr>
          <w:rFonts w:cs="Arial"/>
          <w:sz w:val="20"/>
          <w:szCs w:val="20"/>
          <w:lang w:val="nl-BE"/>
        </w:rPr>
      </w:pPr>
      <w:r>
        <w:rPr>
          <w:rFonts w:cs="Arial"/>
          <w:sz w:val="20"/>
          <w:szCs w:val="20"/>
          <w:lang w:val="nl-BE"/>
        </w:rPr>
        <w:t xml:space="preserve">De koning kruipt bedeesd in het hoekje. </w:t>
      </w:r>
    </w:p>
    <w:p w14:paraId="7422C7CF" w14:textId="77777777" w:rsidR="006F3923" w:rsidRDefault="006F3923" w:rsidP="006F3923">
      <w:pPr>
        <w:jc w:val="both"/>
        <w:rPr>
          <w:rFonts w:cs="Arial"/>
          <w:b/>
          <w:sz w:val="20"/>
          <w:szCs w:val="20"/>
          <w:lang w:val="nl-BE"/>
        </w:rPr>
      </w:pPr>
      <w:r>
        <w:rPr>
          <w:rFonts w:cs="Arial"/>
          <w:b/>
          <w:sz w:val="20"/>
          <w:szCs w:val="20"/>
          <w:lang w:val="nl-BE"/>
        </w:rPr>
        <w:t xml:space="preserve">             7…</w:t>
      </w:r>
      <w:r>
        <w:rPr>
          <w:rFonts w:cs="Arial"/>
          <w:b/>
          <w:sz w:val="20"/>
          <w:szCs w:val="20"/>
          <w:lang w:val="nl-BE"/>
        </w:rPr>
        <w:tab/>
      </w:r>
      <w:r>
        <w:rPr>
          <w:rFonts w:cs="Arial"/>
          <w:b/>
          <w:sz w:val="20"/>
          <w:szCs w:val="20"/>
          <w:lang w:val="nl-BE"/>
        </w:rPr>
        <w:tab/>
        <w:t xml:space="preserve">Txc8 </w:t>
      </w:r>
    </w:p>
    <w:p w14:paraId="755856B1" w14:textId="77777777" w:rsidR="006F3923" w:rsidRDefault="006F3923" w:rsidP="006F3923">
      <w:pPr>
        <w:jc w:val="both"/>
        <w:rPr>
          <w:rFonts w:cs="Arial"/>
          <w:sz w:val="20"/>
          <w:szCs w:val="20"/>
          <w:lang w:val="nl-BE"/>
        </w:rPr>
      </w:pPr>
      <w:r>
        <w:rPr>
          <w:rFonts w:cs="Arial"/>
          <w:sz w:val="20"/>
          <w:szCs w:val="20"/>
          <w:lang w:val="nl-BE"/>
        </w:rPr>
        <w:t>Maar wit besluit koudweg met:</w:t>
      </w:r>
    </w:p>
    <w:p w14:paraId="5902C64D" w14:textId="77777777" w:rsidR="006F3923" w:rsidRDefault="006F3923" w:rsidP="006F3923">
      <w:pPr>
        <w:jc w:val="both"/>
        <w:rPr>
          <w:rFonts w:cs="Arial"/>
          <w:b/>
          <w:sz w:val="20"/>
          <w:szCs w:val="20"/>
          <w:lang w:val="nl-BE"/>
        </w:rPr>
      </w:pPr>
      <w:r>
        <w:rPr>
          <w:rFonts w:cs="Arial"/>
          <w:b/>
          <w:sz w:val="20"/>
          <w:szCs w:val="20"/>
          <w:lang w:val="nl-BE"/>
        </w:rPr>
        <w:t xml:space="preserve">             8.Tg3+ </w:t>
      </w:r>
      <w:r>
        <w:rPr>
          <w:rFonts w:cs="Arial"/>
          <w:b/>
          <w:sz w:val="20"/>
          <w:szCs w:val="20"/>
          <w:lang w:val="nl-BE"/>
        </w:rPr>
        <w:tab/>
        <w:t xml:space="preserve">Kf2 </w:t>
      </w:r>
    </w:p>
    <w:p w14:paraId="5A7E5781" w14:textId="77777777" w:rsidR="006F3923" w:rsidRDefault="006F3923" w:rsidP="006F3923">
      <w:pPr>
        <w:jc w:val="both"/>
        <w:rPr>
          <w:rFonts w:cs="Arial"/>
          <w:sz w:val="20"/>
          <w:szCs w:val="20"/>
          <w:lang w:val="nl-BE"/>
        </w:rPr>
      </w:pPr>
      <w:r>
        <w:rPr>
          <w:rFonts w:cs="Arial"/>
          <w:sz w:val="20"/>
          <w:szCs w:val="20"/>
          <w:lang w:val="nl-BE"/>
        </w:rPr>
        <w:t xml:space="preserve">Want 8…Kxg3 is pat. </w:t>
      </w:r>
    </w:p>
    <w:p w14:paraId="3BEFE068" w14:textId="77777777" w:rsidR="006F3923" w:rsidRDefault="006F3923" w:rsidP="006F3923">
      <w:pPr>
        <w:jc w:val="both"/>
        <w:rPr>
          <w:rFonts w:cs="Arial"/>
          <w:b/>
          <w:sz w:val="20"/>
          <w:szCs w:val="20"/>
          <w:lang w:val="nl-BE"/>
        </w:rPr>
      </w:pPr>
      <w:r>
        <w:rPr>
          <w:rFonts w:cs="Arial"/>
          <w:b/>
          <w:sz w:val="20"/>
          <w:szCs w:val="20"/>
          <w:lang w:val="nl-BE"/>
        </w:rPr>
        <w:t xml:space="preserve">             9.Tg2+ </w:t>
      </w:r>
      <w:r>
        <w:rPr>
          <w:rFonts w:cs="Arial"/>
          <w:b/>
          <w:sz w:val="20"/>
          <w:szCs w:val="20"/>
          <w:lang w:val="nl-BE"/>
        </w:rPr>
        <w:tab/>
        <w:t xml:space="preserve">Kf1 </w:t>
      </w:r>
    </w:p>
    <w:p w14:paraId="7C80C8E0" w14:textId="77777777" w:rsidR="006F3923" w:rsidRDefault="006F3923" w:rsidP="006F3923">
      <w:pPr>
        <w:jc w:val="both"/>
        <w:rPr>
          <w:rFonts w:cs="Arial"/>
          <w:b/>
          <w:sz w:val="20"/>
          <w:szCs w:val="20"/>
          <w:lang w:val="nl-BE"/>
        </w:rPr>
      </w:pPr>
      <w:r>
        <w:rPr>
          <w:rFonts w:cs="Arial"/>
          <w:b/>
          <w:sz w:val="20"/>
          <w:szCs w:val="20"/>
          <w:lang w:val="nl-BE"/>
        </w:rPr>
        <w:t xml:space="preserve">           10.Tg1+</w:t>
      </w:r>
      <w:r>
        <w:rPr>
          <w:rFonts w:cs="Arial"/>
          <w:b/>
          <w:sz w:val="20"/>
          <w:szCs w:val="20"/>
          <w:lang w:val="nl-BE"/>
        </w:rPr>
        <w:tab/>
        <w:t xml:space="preserve"> </w:t>
      </w:r>
      <w:r>
        <w:rPr>
          <w:rFonts w:cs="Arial"/>
          <w:b/>
          <w:sz w:val="20"/>
          <w:szCs w:val="20"/>
          <w:lang w:val="nl-BE"/>
        </w:rPr>
        <w:tab/>
        <w:t xml:space="preserve">Lxg1 </w:t>
      </w:r>
    </w:p>
    <w:p w14:paraId="73A72412" w14:textId="77777777" w:rsidR="006F3923" w:rsidRDefault="006F3923" w:rsidP="006F3923">
      <w:pPr>
        <w:jc w:val="both"/>
        <w:rPr>
          <w:rFonts w:cs="Arial"/>
          <w:sz w:val="20"/>
          <w:szCs w:val="20"/>
          <w:lang w:val="nl-BE"/>
        </w:rPr>
      </w:pPr>
      <w:r>
        <w:rPr>
          <w:rFonts w:cs="Arial"/>
          <w:sz w:val="20"/>
          <w:szCs w:val="20"/>
          <w:lang w:val="nl-BE"/>
        </w:rPr>
        <w:t xml:space="preserve">Dus toch pat. </w:t>
      </w:r>
    </w:p>
    <w:p w14:paraId="6E1FB98D" w14:textId="77777777" w:rsidR="006F3923" w:rsidRDefault="006F3923" w:rsidP="006F3923">
      <w:pPr>
        <w:jc w:val="both"/>
        <w:rPr>
          <w:rFonts w:cs="Arial"/>
          <w:sz w:val="20"/>
          <w:szCs w:val="20"/>
          <w:lang w:val="nl-BE"/>
        </w:rPr>
      </w:pPr>
    </w:p>
    <w:p w14:paraId="521E4F88" w14:textId="77777777" w:rsidR="006F3923" w:rsidRPr="001F15DA" w:rsidRDefault="006F3923" w:rsidP="006F3923">
      <w:pPr>
        <w:jc w:val="both"/>
        <w:rPr>
          <w:rFonts w:cs="Arial"/>
          <w:sz w:val="20"/>
          <w:szCs w:val="20"/>
          <w:lang w:val="nl-BE"/>
        </w:rPr>
      </w:pPr>
      <w:r>
        <w:rPr>
          <w:rFonts w:cs="Arial"/>
          <w:sz w:val="20"/>
          <w:szCs w:val="20"/>
          <w:lang w:val="nl-BE"/>
        </w:rPr>
        <w:t>Beide batterijen zijn er niet in ge-slaagd wit tot o</w:t>
      </w:r>
      <w:r w:rsidR="001F15DA">
        <w:rPr>
          <w:rFonts w:cs="Arial"/>
          <w:sz w:val="20"/>
          <w:szCs w:val="20"/>
          <w:lang w:val="nl-BE"/>
        </w:rPr>
        <w:t>vergave te dwin-gen.</w:t>
      </w:r>
      <w:r>
        <w:rPr>
          <w:rFonts w:cs="Arial"/>
          <w:sz w:val="20"/>
          <w:szCs w:val="20"/>
          <w:lang w:val="nl-BE"/>
        </w:rPr>
        <w:t xml:space="preserve"> Julien Vandiest schreef mij</w:t>
      </w:r>
      <w:r>
        <w:rPr>
          <w:rFonts w:cs="Arial"/>
          <w:i/>
          <w:sz w:val="20"/>
          <w:szCs w:val="20"/>
          <w:lang w:val="nl-BE"/>
        </w:rPr>
        <w:t xml:space="preserve"> </w:t>
      </w:r>
      <w:r>
        <w:rPr>
          <w:rFonts w:cs="Arial"/>
          <w:sz w:val="20"/>
          <w:szCs w:val="20"/>
          <w:lang w:val="nl-BE"/>
        </w:rPr>
        <w:t>letterlijk:</w:t>
      </w:r>
      <w:r w:rsidR="001F15DA" w:rsidRPr="007744FF">
        <w:rPr>
          <w:rFonts w:cs="Arial"/>
          <w:i/>
          <w:sz w:val="20"/>
          <w:szCs w:val="20"/>
          <w:lang w:val="nl-BE"/>
        </w:rPr>
        <w:t xml:space="preserve"> </w:t>
      </w:r>
      <w:r w:rsidRPr="007744FF">
        <w:rPr>
          <w:rFonts w:cs="Arial"/>
          <w:i/>
          <w:sz w:val="20"/>
          <w:szCs w:val="20"/>
          <w:lang w:val="nl-BE"/>
        </w:rPr>
        <w:t>“M-e-r-k-w-a-a-r-d-i-g.</w:t>
      </w:r>
    </w:p>
    <w:p w14:paraId="6FDDF13D" w14:textId="77777777" w:rsidR="0090165F" w:rsidRPr="007D1DC5" w:rsidRDefault="0090165F" w:rsidP="00AA0873">
      <w:pPr>
        <w:jc w:val="center"/>
        <w:rPr>
          <w:rFonts w:cs="Arial"/>
          <w:b/>
          <w:sz w:val="20"/>
          <w:szCs w:val="20"/>
          <w:lang w:val="nl-BE"/>
        </w:rPr>
      </w:pPr>
    </w:p>
    <w:p w14:paraId="307CB363" w14:textId="77777777" w:rsidR="006F3923" w:rsidRDefault="00841431" w:rsidP="00AA0873">
      <w:pPr>
        <w:jc w:val="center"/>
        <w:rPr>
          <w:rFonts w:cs="Arial"/>
          <w:b/>
          <w:sz w:val="20"/>
          <w:szCs w:val="20"/>
          <w:lang w:val="en-GB"/>
        </w:rPr>
      </w:pPr>
      <w:r>
        <w:rPr>
          <w:rFonts w:cs="Arial"/>
          <w:b/>
          <w:sz w:val="20"/>
          <w:szCs w:val="20"/>
          <w:lang w:val="en-GB"/>
        </w:rPr>
        <w:t xml:space="preserve">- </w:t>
      </w:r>
      <w:r w:rsidR="0090165F">
        <w:rPr>
          <w:rFonts w:cs="Arial"/>
          <w:b/>
          <w:sz w:val="20"/>
          <w:szCs w:val="20"/>
          <w:lang w:val="en-GB"/>
        </w:rPr>
        <w:t>169</w:t>
      </w:r>
      <w:r w:rsidR="006F3923">
        <w:rPr>
          <w:rFonts w:cs="Arial"/>
          <w:b/>
          <w:sz w:val="20"/>
          <w:szCs w:val="20"/>
          <w:lang w:val="en-GB"/>
        </w:rPr>
        <w:t xml:space="preserve"> -</w:t>
      </w:r>
    </w:p>
    <w:p w14:paraId="3AFAAB1E" w14:textId="77777777" w:rsidR="006F3923" w:rsidRDefault="006F3923" w:rsidP="006F3923">
      <w:pPr>
        <w:spacing w:line="190" w:lineRule="exact"/>
        <w:jc w:val="center"/>
        <w:rPr>
          <w:rFonts w:cs="Arial"/>
          <w:b/>
          <w:sz w:val="20"/>
          <w:szCs w:val="20"/>
          <w:lang w:val="en-GB"/>
        </w:rPr>
      </w:pPr>
    </w:p>
    <w:p w14:paraId="3D8362AF" w14:textId="77777777" w:rsidR="006F3923" w:rsidRDefault="006F3923" w:rsidP="006F3923">
      <w:pPr>
        <w:spacing w:line="190" w:lineRule="exact"/>
        <w:jc w:val="center"/>
        <w:rPr>
          <w:rFonts w:cs="Arial"/>
          <w:sz w:val="20"/>
          <w:szCs w:val="20"/>
          <w:lang w:val="en-GB"/>
        </w:rPr>
      </w:pPr>
      <w:r>
        <w:rPr>
          <w:rFonts w:cs="Arial"/>
          <w:i/>
          <w:sz w:val="20"/>
          <w:szCs w:val="20"/>
          <w:lang w:val="en-GB"/>
        </w:rPr>
        <w:t xml:space="preserve">EBUR, </w:t>
      </w:r>
      <w:r>
        <w:rPr>
          <w:rFonts w:cs="Arial"/>
          <w:sz w:val="20"/>
          <w:szCs w:val="20"/>
          <w:lang w:val="en-GB"/>
        </w:rPr>
        <w:t>1994</w:t>
      </w:r>
    </w:p>
    <w:p w14:paraId="746DA3AB" w14:textId="77777777" w:rsidR="006F3923" w:rsidRDefault="006F3923" w:rsidP="006F3923">
      <w:pPr>
        <w:spacing w:line="190" w:lineRule="exact"/>
        <w:jc w:val="center"/>
        <w:rPr>
          <w:rFonts w:cs="Arial"/>
          <w:sz w:val="20"/>
          <w:szCs w:val="20"/>
          <w:lang w:val="en-GB"/>
        </w:rPr>
      </w:pPr>
    </w:p>
    <w:p w14:paraId="2D2CDDFE" w14:textId="77777777" w:rsidR="006F3923" w:rsidRDefault="006F3923" w:rsidP="006F3923">
      <w:pPr>
        <w:jc w:val="center"/>
        <w:rPr>
          <w:rFonts w:cs="Arial"/>
          <w:sz w:val="20"/>
          <w:szCs w:val="20"/>
          <w:lang w:val="nl-BE"/>
        </w:rPr>
      </w:pPr>
      <w:r>
        <w:rPr>
          <w:lang w:val="nl-BE"/>
        </w:rPr>
        <w:object w:dxaOrig="4579" w:dyaOrig="4577" w14:anchorId="1BC23143">
          <v:shape id="_x0000_i1184" type="#_x0000_t75" style="width:161.15pt;height:159.5pt" o:ole="">
            <v:imagedata r:id="rId339" o:title=""/>
          </v:shape>
          <o:OLEObject Type="Embed" ProgID="CorelDRAW.Graphic.12" ShapeID="_x0000_i1184" DrawAspect="Content" ObjectID="_1587467577" r:id="rId340"/>
        </w:object>
      </w:r>
    </w:p>
    <w:p w14:paraId="2D4D3151" w14:textId="77777777" w:rsidR="00D70E1A" w:rsidRDefault="00D70E1A" w:rsidP="006F3923">
      <w:pPr>
        <w:jc w:val="center"/>
        <w:rPr>
          <w:rFonts w:cs="Arial"/>
          <w:b/>
          <w:lang w:val="nl-BE"/>
        </w:rPr>
      </w:pPr>
    </w:p>
    <w:p w14:paraId="0569B451" w14:textId="77777777" w:rsidR="006F3923" w:rsidRDefault="006F3923" w:rsidP="006F3923">
      <w:pPr>
        <w:jc w:val="center"/>
        <w:rPr>
          <w:rFonts w:cs="Arial"/>
          <w:sz w:val="20"/>
          <w:szCs w:val="20"/>
          <w:lang w:val="nl-BE"/>
        </w:rPr>
      </w:pPr>
      <w:r>
        <w:rPr>
          <w:rFonts w:cs="Arial"/>
          <w:b/>
          <w:lang w:val="nl-BE"/>
        </w:rPr>
        <w:t>+</w:t>
      </w:r>
      <w:r>
        <w:rPr>
          <w:rFonts w:cs="Arial"/>
          <w:sz w:val="20"/>
          <w:szCs w:val="20"/>
          <w:lang w:val="nl-BE"/>
        </w:rPr>
        <w:t xml:space="preserve">                              0041.02 g5a8</w:t>
      </w:r>
    </w:p>
    <w:p w14:paraId="43372A44" w14:textId="77777777" w:rsidR="006F3923" w:rsidRDefault="006F3923" w:rsidP="006F3923">
      <w:pPr>
        <w:jc w:val="both"/>
        <w:rPr>
          <w:rFonts w:cs="Arial"/>
          <w:sz w:val="20"/>
          <w:szCs w:val="20"/>
          <w:lang w:val="nl-BE"/>
        </w:rPr>
      </w:pPr>
    </w:p>
    <w:p w14:paraId="365D5E4D" w14:textId="77777777" w:rsidR="006F3923" w:rsidRDefault="006F3923" w:rsidP="006F3923">
      <w:pPr>
        <w:jc w:val="both"/>
        <w:rPr>
          <w:rFonts w:cs="Arial"/>
          <w:sz w:val="20"/>
          <w:szCs w:val="20"/>
          <w:lang w:val="nl-BE"/>
        </w:rPr>
      </w:pPr>
      <w:r>
        <w:rPr>
          <w:rFonts w:cs="Arial"/>
          <w:sz w:val="20"/>
          <w:szCs w:val="20"/>
          <w:lang w:val="nl-BE"/>
        </w:rPr>
        <w:t xml:space="preserve">Het paard slaat geen van beide pi-onnen maar sluit de koning op. </w:t>
      </w:r>
    </w:p>
    <w:p w14:paraId="36F78385" w14:textId="77777777" w:rsidR="006F3923" w:rsidRDefault="006F3923" w:rsidP="006F3923">
      <w:pPr>
        <w:jc w:val="both"/>
        <w:rPr>
          <w:rFonts w:cs="Arial"/>
          <w:b/>
          <w:sz w:val="20"/>
          <w:szCs w:val="20"/>
          <w:lang w:val="nl-BE"/>
        </w:rPr>
      </w:pPr>
      <w:r>
        <w:rPr>
          <w:rFonts w:cs="Arial"/>
          <w:b/>
          <w:sz w:val="20"/>
          <w:szCs w:val="20"/>
          <w:lang w:val="nl-BE"/>
        </w:rPr>
        <w:tab/>
        <w:t xml:space="preserve">1.Pc6 </w:t>
      </w:r>
      <w:r>
        <w:rPr>
          <w:rFonts w:cs="Arial"/>
          <w:b/>
          <w:sz w:val="20"/>
          <w:szCs w:val="20"/>
          <w:lang w:val="nl-BE"/>
        </w:rPr>
        <w:tab/>
      </w:r>
      <w:r>
        <w:rPr>
          <w:rFonts w:cs="Arial"/>
          <w:b/>
          <w:sz w:val="20"/>
          <w:szCs w:val="20"/>
          <w:lang w:val="nl-BE"/>
        </w:rPr>
        <w:tab/>
        <w:t xml:space="preserve">d4 </w:t>
      </w:r>
    </w:p>
    <w:p w14:paraId="507D4D19" w14:textId="77777777" w:rsidR="006F3923" w:rsidRDefault="006F3923" w:rsidP="006F3923">
      <w:pPr>
        <w:jc w:val="both"/>
        <w:rPr>
          <w:rFonts w:cs="Arial"/>
          <w:sz w:val="20"/>
          <w:szCs w:val="20"/>
          <w:lang w:val="nl-BE"/>
        </w:rPr>
      </w:pPr>
      <w:r>
        <w:rPr>
          <w:rFonts w:cs="Arial"/>
          <w:sz w:val="20"/>
          <w:szCs w:val="20"/>
          <w:lang w:val="nl-BE"/>
        </w:rPr>
        <w:t xml:space="preserve">Na een loperzet rukt de witte ko-ning op naar veld c8, bijvoorbeeld: </w:t>
      </w:r>
    </w:p>
    <w:p w14:paraId="7203925E" w14:textId="77777777" w:rsidR="006F3923" w:rsidRDefault="006F3923" w:rsidP="0038155E">
      <w:pPr>
        <w:numPr>
          <w:ilvl w:val="0"/>
          <w:numId w:val="77"/>
        </w:numPr>
        <w:jc w:val="both"/>
        <w:rPr>
          <w:rFonts w:cs="Arial"/>
          <w:sz w:val="20"/>
          <w:szCs w:val="20"/>
          <w:lang w:val="nl-BE"/>
        </w:rPr>
      </w:pPr>
      <w:r>
        <w:rPr>
          <w:rFonts w:cs="Arial"/>
          <w:sz w:val="20"/>
          <w:szCs w:val="20"/>
          <w:lang w:val="nl-BE"/>
        </w:rPr>
        <w:t>1…Lc3</w:t>
      </w:r>
      <w:r w:rsidR="00625F01">
        <w:rPr>
          <w:rFonts w:cs="Arial"/>
          <w:sz w:val="20"/>
          <w:szCs w:val="20"/>
          <w:lang w:val="nl-BE"/>
        </w:rPr>
        <w:t>?</w:t>
      </w:r>
      <w:r>
        <w:rPr>
          <w:rFonts w:cs="Arial"/>
          <w:sz w:val="20"/>
          <w:szCs w:val="20"/>
          <w:lang w:val="nl-BE"/>
        </w:rPr>
        <w:t xml:space="preserve"> 2.Kxf5 d4 3.Ke6 d3 4.Kd7 d2 5.Kc8 d1D 6.Lb7+ en mat. Zo ook na:</w:t>
      </w:r>
    </w:p>
    <w:p w14:paraId="0E131BA2" w14:textId="77777777" w:rsidR="006F3923" w:rsidRDefault="006F3923" w:rsidP="0038155E">
      <w:pPr>
        <w:numPr>
          <w:ilvl w:val="0"/>
          <w:numId w:val="77"/>
        </w:numPr>
        <w:jc w:val="both"/>
        <w:rPr>
          <w:rFonts w:cs="Arial"/>
          <w:sz w:val="20"/>
          <w:szCs w:val="20"/>
          <w:lang w:val="nl-BE"/>
        </w:rPr>
      </w:pPr>
      <w:r>
        <w:rPr>
          <w:rFonts w:cs="Arial"/>
          <w:sz w:val="20"/>
          <w:szCs w:val="20"/>
          <w:lang w:val="nl-BE"/>
        </w:rPr>
        <w:t>1…f4</w:t>
      </w:r>
      <w:r w:rsidR="00625F01">
        <w:rPr>
          <w:rFonts w:cs="Arial"/>
          <w:sz w:val="20"/>
          <w:szCs w:val="20"/>
          <w:lang w:val="nl-BE"/>
        </w:rPr>
        <w:t>?</w:t>
      </w:r>
      <w:r>
        <w:rPr>
          <w:rFonts w:cs="Arial"/>
          <w:sz w:val="20"/>
          <w:szCs w:val="20"/>
          <w:lang w:val="nl-BE"/>
        </w:rPr>
        <w:t xml:space="preserve"> 2.Kxf4 d4 3.Ke4 Lh8 4.Kd5 d3 5.Kd6 d2 6.Kc7 Le5+ 7.Kc8 d1D 8.Lb7+ en mat. </w:t>
      </w:r>
    </w:p>
    <w:p w14:paraId="0E17D685" w14:textId="77777777" w:rsidR="006F3923" w:rsidRDefault="006F3923" w:rsidP="006F3923">
      <w:pPr>
        <w:jc w:val="both"/>
        <w:rPr>
          <w:rFonts w:cs="Arial"/>
          <w:b/>
          <w:sz w:val="20"/>
          <w:szCs w:val="20"/>
          <w:lang w:val="nl-BE"/>
        </w:rPr>
      </w:pPr>
      <w:r>
        <w:rPr>
          <w:rFonts w:cs="Arial"/>
          <w:b/>
          <w:sz w:val="20"/>
          <w:szCs w:val="20"/>
          <w:lang w:val="nl-BE"/>
        </w:rPr>
        <w:tab/>
        <w:t xml:space="preserve">2.Kg6 </w:t>
      </w:r>
    </w:p>
    <w:p w14:paraId="438D566D" w14:textId="77777777" w:rsidR="006F3923" w:rsidRDefault="006F3923" w:rsidP="006F3923">
      <w:pPr>
        <w:jc w:val="both"/>
        <w:rPr>
          <w:rFonts w:cs="Arial"/>
          <w:sz w:val="20"/>
          <w:szCs w:val="20"/>
          <w:lang w:val="nl-BE"/>
        </w:rPr>
      </w:pPr>
      <w:r>
        <w:rPr>
          <w:rFonts w:cs="Arial"/>
          <w:sz w:val="20"/>
          <w:szCs w:val="20"/>
          <w:lang w:val="nl-BE"/>
        </w:rPr>
        <w:t xml:space="preserve">Maar niet 2.Kf4? want 2…Lh8 blokkeert veld e5, </w:t>
      </w:r>
      <w:r w:rsidR="000C3B40">
        <w:rPr>
          <w:rFonts w:cs="Arial"/>
          <w:sz w:val="20"/>
          <w:szCs w:val="20"/>
          <w:lang w:val="nl-BE"/>
        </w:rPr>
        <w:t>en na 2.Kxf5 d3 wint wit niet, al slaat hij de pi</w:t>
      </w:r>
      <w:r>
        <w:rPr>
          <w:rFonts w:cs="Arial"/>
          <w:sz w:val="20"/>
          <w:szCs w:val="20"/>
          <w:lang w:val="nl-BE"/>
        </w:rPr>
        <w:t xml:space="preserve">on. </w:t>
      </w:r>
    </w:p>
    <w:p w14:paraId="20397096" w14:textId="77777777" w:rsidR="006F3923" w:rsidRDefault="006F3923" w:rsidP="006F3923">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 xml:space="preserve">Lh8 </w:t>
      </w:r>
    </w:p>
    <w:p w14:paraId="56A0EDED" w14:textId="77777777" w:rsidR="006F3923" w:rsidRDefault="006F3923" w:rsidP="00D42801">
      <w:pPr>
        <w:spacing w:line="210" w:lineRule="exact"/>
        <w:jc w:val="both"/>
        <w:rPr>
          <w:rFonts w:cs="Arial"/>
          <w:sz w:val="20"/>
          <w:szCs w:val="20"/>
          <w:lang w:val="nl-BE"/>
        </w:rPr>
      </w:pPr>
      <w:r>
        <w:rPr>
          <w:rFonts w:cs="Arial"/>
          <w:sz w:val="20"/>
          <w:szCs w:val="20"/>
          <w:lang w:val="nl-BE"/>
        </w:rPr>
        <w:t>Op 2…Lf8</w:t>
      </w:r>
      <w:r w:rsidR="00625F01">
        <w:rPr>
          <w:rFonts w:cs="Arial"/>
          <w:sz w:val="20"/>
          <w:szCs w:val="20"/>
          <w:lang w:val="nl-BE"/>
        </w:rPr>
        <w:t>?</w:t>
      </w:r>
      <w:r>
        <w:rPr>
          <w:rFonts w:cs="Arial"/>
          <w:sz w:val="20"/>
          <w:szCs w:val="20"/>
          <w:lang w:val="nl-BE"/>
        </w:rPr>
        <w:t xml:space="preserve"> volgt 3.Kf7 en bijvoor-</w:t>
      </w:r>
    </w:p>
    <w:p w14:paraId="76D48937" w14:textId="77777777" w:rsidR="006F3923" w:rsidRDefault="006F3923" w:rsidP="00D42801">
      <w:pPr>
        <w:spacing w:line="210" w:lineRule="exact"/>
        <w:jc w:val="both"/>
        <w:rPr>
          <w:rFonts w:cs="Arial"/>
          <w:sz w:val="20"/>
          <w:szCs w:val="20"/>
          <w:lang w:val="nl-BE"/>
        </w:rPr>
      </w:pPr>
      <w:r>
        <w:rPr>
          <w:rFonts w:cs="Arial"/>
          <w:sz w:val="20"/>
          <w:szCs w:val="20"/>
          <w:lang w:val="nl-BE"/>
        </w:rPr>
        <w:t>beeld 3…La3 4.Ke6 d3 5.Kd7 d2</w:t>
      </w:r>
    </w:p>
    <w:p w14:paraId="52A1074E" w14:textId="77777777" w:rsidR="006F3923" w:rsidRDefault="006F3923" w:rsidP="00D42801">
      <w:pPr>
        <w:spacing w:line="210" w:lineRule="exact"/>
        <w:jc w:val="both"/>
        <w:rPr>
          <w:rFonts w:cs="Arial"/>
          <w:sz w:val="20"/>
          <w:szCs w:val="20"/>
          <w:lang w:val="nl-BE"/>
        </w:rPr>
      </w:pPr>
      <w:r>
        <w:rPr>
          <w:rFonts w:cs="Arial"/>
          <w:sz w:val="20"/>
          <w:szCs w:val="20"/>
          <w:lang w:val="nl-BE"/>
        </w:rPr>
        <w:t>6.Kc8 d1D 7.Lb7+ en mat.</w:t>
      </w:r>
    </w:p>
    <w:p w14:paraId="06A20CC9" w14:textId="77777777" w:rsidR="006F3923" w:rsidRDefault="006F3923" w:rsidP="00D42801">
      <w:pPr>
        <w:jc w:val="both"/>
        <w:rPr>
          <w:rFonts w:cs="Arial"/>
          <w:sz w:val="20"/>
          <w:szCs w:val="20"/>
          <w:lang w:val="nl-BE"/>
        </w:rPr>
      </w:pPr>
      <w:r>
        <w:rPr>
          <w:rFonts w:cs="Arial"/>
          <w:sz w:val="20"/>
          <w:szCs w:val="20"/>
          <w:lang w:val="nl-BE"/>
        </w:rPr>
        <w:tab/>
      </w:r>
    </w:p>
    <w:p w14:paraId="11D13F82" w14:textId="77777777" w:rsidR="009574DA" w:rsidRDefault="009574DA" w:rsidP="006F3923">
      <w:pPr>
        <w:jc w:val="both"/>
        <w:rPr>
          <w:rFonts w:cs="Arial"/>
          <w:sz w:val="20"/>
          <w:szCs w:val="20"/>
          <w:lang w:val="nl-BE"/>
        </w:rPr>
      </w:pPr>
    </w:p>
    <w:p w14:paraId="237E1274" w14:textId="77777777" w:rsidR="00161510" w:rsidRDefault="00161510" w:rsidP="006F3923">
      <w:pPr>
        <w:jc w:val="both"/>
        <w:rPr>
          <w:rFonts w:cs="Arial"/>
          <w:sz w:val="20"/>
          <w:szCs w:val="20"/>
          <w:lang w:val="nl-BE"/>
        </w:rPr>
      </w:pPr>
    </w:p>
    <w:p w14:paraId="3696B6C5" w14:textId="77777777" w:rsidR="00836A71" w:rsidRDefault="00836A71" w:rsidP="006F3923">
      <w:pPr>
        <w:jc w:val="both"/>
        <w:rPr>
          <w:rFonts w:cs="Arial"/>
          <w:sz w:val="20"/>
          <w:szCs w:val="20"/>
          <w:lang w:val="nl-BE"/>
        </w:rPr>
      </w:pPr>
    </w:p>
    <w:p w14:paraId="4EEE7A1C" w14:textId="77777777" w:rsidR="00F441E0" w:rsidRDefault="00F441E0" w:rsidP="006F3923">
      <w:pPr>
        <w:jc w:val="both"/>
        <w:rPr>
          <w:rFonts w:cs="Arial"/>
          <w:sz w:val="20"/>
          <w:szCs w:val="20"/>
          <w:lang w:val="nl-BE"/>
        </w:rPr>
      </w:pPr>
    </w:p>
    <w:p w14:paraId="2DCF5625" w14:textId="77777777" w:rsidR="006F3923" w:rsidRDefault="006F3923" w:rsidP="001F15DA">
      <w:pPr>
        <w:ind w:firstLine="708"/>
        <w:jc w:val="both"/>
        <w:rPr>
          <w:rFonts w:cs="Arial"/>
          <w:sz w:val="20"/>
          <w:szCs w:val="20"/>
          <w:lang w:val="nl-BE"/>
        </w:rPr>
      </w:pPr>
      <w:r>
        <w:rPr>
          <w:rFonts w:cs="Arial"/>
          <w:b/>
          <w:sz w:val="20"/>
          <w:szCs w:val="20"/>
          <w:lang w:val="nl-BE"/>
        </w:rPr>
        <w:t xml:space="preserve">3.Ld3 </w:t>
      </w:r>
    </w:p>
    <w:p w14:paraId="06289858" w14:textId="77777777" w:rsidR="006F3923" w:rsidRDefault="006F3923" w:rsidP="006F3923">
      <w:pPr>
        <w:jc w:val="both"/>
        <w:rPr>
          <w:rFonts w:cs="Arial"/>
          <w:sz w:val="20"/>
          <w:szCs w:val="20"/>
          <w:lang w:val="nl-BE"/>
        </w:rPr>
      </w:pPr>
      <w:r>
        <w:rPr>
          <w:rFonts w:cs="Arial"/>
          <w:sz w:val="20"/>
          <w:szCs w:val="20"/>
          <w:lang w:val="nl-BE"/>
        </w:rPr>
        <w:t xml:space="preserve">Zet de zwarte loper en pion d4 buitenspel. </w:t>
      </w:r>
    </w:p>
    <w:p w14:paraId="5E6925B5" w14:textId="77777777" w:rsidR="006F3923" w:rsidRDefault="006F3923" w:rsidP="006F3923">
      <w:pPr>
        <w:jc w:val="both"/>
        <w:rPr>
          <w:rFonts w:cs="Arial"/>
          <w:b/>
          <w:i/>
          <w:sz w:val="20"/>
          <w:szCs w:val="20"/>
          <w:lang w:val="nl-BE"/>
        </w:rPr>
      </w:pPr>
    </w:p>
    <w:p w14:paraId="02D8845F" w14:textId="77777777" w:rsidR="006F3923" w:rsidRDefault="006F3923" w:rsidP="006F3923">
      <w:pPr>
        <w:jc w:val="both"/>
        <w:rPr>
          <w:rFonts w:cs="Arial"/>
          <w:b/>
          <w:i/>
          <w:sz w:val="20"/>
          <w:szCs w:val="20"/>
          <w:lang w:val="en-GB"/>
        </w:rPr>
      </w:pPr>
      <w:r>
        <w:rPr>
          <w:rFonts w:cs="Arial"/>
          <w:b/>
          <w:i/>
          <w:sz w:val="20"/>
          <w:szCs w:val="20"/>
          <w:lang w:val="en-GB"/>
        </w:rPr>
        <w:t xml:space="preserve">Variant A  </w:t>
      </w:r>
      <w:r>
        <w:rPr>
          <w:rFonts w:cs="Arial"/>
          <w:sz w:val="20"/>
          <w:szCs w:val="20"/>
          <w:lang w:val="en-GB"/>
        </w:rPr>
        <w:t>(Halberstadt)</w:t>
      </w:r>
    </w:p>
    <w:p w14:paraId="475AEE67" w14:textId="77777777" w:rsidR="006F3923" w:rsidRDefault="006F3923" w:rsidP="006F3923">
      <w:pPr>
        <w:jc w:val="both"/>
        <w:rPr>
          <w:rFonts w:cs="Arial"/>
          <w:b/>
          <w:sz w:val="20"/>
          <w:szCs w:val="20"/>
          <w:lang w:val="en-GB"/>
        </w:rPr>
      </w:pPr>
      <w:r>
        <w:rPr>
          <w:rFonts w:cs="Arial"/>
          <w:b/>
          <w:sz w:val="20"/>
          <w:szCs w:val="20"/>
          <w:lang w:val="en-GB"/>
        </w:rPr>
        <w:tab/>
        <w:t>3…</w:t>
      </w:r>
      <w:r>
        <w:rPr>
          <w:rFonts w:cs="Arial"/>
          <w:b/>
          <w:sz w:val="20"/>
          <w:szCs w:val="20"/>
          <w:lang w:val="en-GB"/>
        </w:rPr>
        <w:tab/>
      </w:r>
      <w:r>
        <w:rPr>
          <w:rFonts w:cs="Arial"/>
          <w:b/>
          <w:sz w:val="20"/>
          <w:szCs w:val="20"/>
          <w:lang w:val="en-GB"/>
        </w:rPr>
        <w:tab/>
        <w:t xml:space="preserve">Kb7 </w:t>
      </w:r>
    </w:p>
    <w:p w14:paraId="0678C09D" w14:textId="77777777" w:rsidR="006F3923" w:rsidRDefault="006F3923" w:rsidP="006F3923">
      <w:pPr>
        <w:jc w:val="both"/>
        <w:rPr>
          <w:rFonts w:cs="Arial"/>
          <w:b/>
          <w:sz w:val="20"/>
          <w:szCs w:val="20"/>
          <w:lang w:val="en-GB"/>
        </w:rPr>
      </w:pPr>
      <w:r>
        <w:rPr>
          <w:rFonts w:cs="Arial"/>
          <w:b/>
          <w:sz w:val="20"/>
          <w:szCs w:val="20"/>
          <w:lang w:val="en-GB"/>
        </w:rPr>
        <w:tab/>
        <w:t xml:space="preserve">4.Pd8+ </w:t>
      </w:r>
      <w:r>
        <w:rPr>
          <w:rFonts w:cs="Arial"/>
          <w:b/>
          <w:sz w:val="20"/>
          <w:szCs w:val="20"/>
          <w:lang w:val="en-GB"/>
        </w:rPr>
        <w:tab/>
      </w:r>
      <w:r>
        <w:rPr>
          <w:rFonts w:cs="Arial"/>
          <w:b/>
          <w:sz w:val="20"/>
          <w:szCs w:val="20"/>
          <w:lang w:val="en-GB"/>
        </w:rPr>
        <w:tab/>
        <w:t xml:space="preserve">K~ </w:t>
      </w:r>
    </w:p>
    <w:p w14:paraId="6181ED52" w14:textId="77777777" w:rsidR="006F3923" w:rsidRDefault="006F3923" w:rsidP="006F3923">
      <w:pPr>
        <w:jc w:val="both"/>
        <w:rPr>
          <w:rFonts w:cs="Arial"/>
          <w:sz w:val="20"/>
          <w:szCs w:val="20"/>
          <w:lang w:val="nl-BE"/>
        </w:rPr>
      </w:pPr>
      <w:r>
        <w:rPr>
          <w:rFonts w:cs="Arial"/>
          <w:b/>
          <w:sz w:val="20"/>
          <w:szCs w:val="20"/>
          <w:lang w:val="en-GB"/>
        </w:rPr>
        <w:tab/>
      </w:r>
      <w:r>
        <w:rPr>
          <w:rFonts w:cs="Arial"/>
          <w:b/>
          <w:sz w:val="20"/>
          <w:szCs w:val="20"/>
          <w:lang w:val="nl-BE"/>
        </w:rPr>
        <w:t xml:space="preserve">5.Pf7 </w:t>
      </w:r>
      <w:r>
        <w:rPr>
          <w:rFonts w:cs="Arial"/>
          <w:b/>
          <w:sz w:val="20"/>
          <w:szCs w:val="20"/>
          <w:lang w:val="nl-BE"/>
        </w:rPr>
        <w:tab/>
      </w:r>
      <w:r>
        <w:rPr>
          <w:rFonts w:cs="Arial"/>
          <w:b/>
          <w:sz w:val="20"/>
          <w:szCs w:val="20"/>
          <w:lang w:val="nl-BE"/>
        </w:rPr>
        <w:tab/>
        <w:t>f4</w:t>
      </w:r>
      <w:r>
        <w:rPr>
          <w:rFonts w:cs="Arial"/>
          <w:sz w:val="20"/>
          <w:szCs w:val="20"/>
          <w:lang w:val="nl-BE"/>
        </w:rPr>
        <w:t xml:space="preserve"> </w:t>
      </w:r>
    </w:p>
    <w:p w14:paraId="507A5C06" w14:textId="77777777" w:rsidR="006F3923" w:rsidRDefault="006F3923" w:rsidP="006F3923">
      <w:pPr>
        <w:jc w:val="both"/>
        <w:rPr>
          <w:rFonts w:cs="Arial"/>
          <w:b/>
          <w:sz w:val="20"/>
          <w:szCs w:val="20"/>
          <w:lang w:val="nl-BE"/>
        </w:rPr>
      </w:pPr>
      <w:r>
        <w:rPr>
          <w:rFonts w:cs="Arial"/>
          <w:b/>
          <w:sz w:val="20"/>
          <w:szCs w:val="20"/>
          <w:lang w:val="nl-BE"/>
        </w:rPr>
        <w:tab/>
        <w:t xml:space="preserve">6.Pxh8 </w:t>
      </w:r>
    </w:p>
    <w:p w14:paraId="012927FA" w14:textId="77777777" w:rsidR="006F3923" w:rsidRDefault="006F3923" w:rsidP="006F3923">
      <w:pPr>
        <w:jc w:val="both"/>
        <w:rPr>
          <w:rFonts w:cs="Arial"/>
          <w:sz w:val="20"/>
          <w:szCs w:val="20"/>
          <w:lang w:val="nl-BE"/>
        </w:rPr>
      </w:pPr>
      <w:r>
        <w:rPr>
          <w:rFonts w:cs="Arial"/>
          <w:sz w:val="20"/>
          <w:szCs w:val="20"/>
          <w:lang w:val="nl-BE"/>
        </w:rPr>
        <w:t xml:space="preserve">met winst.  </w:t>
      </w:r>
    </w:p>
    <w:p w14:paraId="22EF5479" w14:textId="77777777" w:rsidR="006F3923" w:rsidRDefault="006F3923" w:rsidP="006F3923">
      <w:pPr>
        <w:jc w:val="both"/>
        <w:rPr>
          <w:rFonts w:cs="Arial"/>
          <w:b/>
          <w:i/>
          <w:sz w:val="20"/>
          <w:szCs w:val="20"/>
          <w:lang w:val="nl-BE"/>
        </w:rPr>
      </w:pPr>
    </w:p>
    <w:p w14:paraId="528877B4" w14:textId="77777777" w:rsidR="006F3923" w:rsidRDefault="006F3923" w:rsidP="006F3923">
      <w:pPr>
        <w:jc w:val="both"/>
        <w:rPr>
          <w:rFonts w:cs="Arial"/>
          <w:sz w:val="20"/>
          <w:szCs w:val="20"/>
          <w:lang w:val="nl-BE"/>
        </w:rPr>
      </w:pPr>
      <w:r>
        <w:rPr>
          <w:rFonts w:cs="Arial"/>
          <w:b/>
          <w:i/>
          <w:sz w:val="20"/>
          <w:szCs w:val="20"/>
          <w:lang w:val="nl-BE"/>
        </w:rPr>
        <w:t xml:space="preserve">Variant B </w:t>
      </w:r>
      <w:r>
        <w:rPr>
          <w:rFonts w:cs="Arial"/>
          <w:sz w:val="20"/>
          <w:szCs w:val="20"/>
          <w:lang w:val="nl-BE"/>
        </w:rPr>
        <w:t xml:space="preserve"> (Vandecasteele)</w:t>
      </w:r>
    </w:p>
    <w:p w14:paraId="58652040" w14:textId="77777777" w:rsidR="006F3923" w:rsidRDefault="006F3923" w:rsidP="006F3923">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 xml:space="preserve">f4 </w:t>
      </w:r>
    </w:p>
    <w:p w14:paraId="3A930FF7" w14:textId="77777777" w:rsidR="006F3923" w:rsidRDefault="006F3923" w:rsidP="006F3923">
      <w:pPr>
        <w:jc w:val="both"/>
        <w:rPr>
          <w:rFonts w:cs="Arial"/>
          <w:b/>
          <w:sz w:val="20"/>
          <w:szCs w:val="20"/>
          <w:lang w:val="nl-BE"/>
        </w:rPr>
      </w:pPr>
      <w:r>
        <w:rPr>
          <w:rFonts w:cs="Arial"/>
          <w:b/>
          <w:sz w:val="20"/>
          <w:szCs w:val="20"/>
          <w:lang w:val="nl-BE"/>
        </w:rPr>
        <w:tab/>
        <w:t xml:space="preserve">4.Pd8 </w:t>
      </w:r>
      <w:r>
        <w:rPr>
          <w:rFonts w:cs="Arial"/>
          <w:b/>
          <w:sz w:val="20"/>
          <w:szCs w:val="20"/>
          <w:lang w:val="nl-BE"/>
        </w:rPr>
        <w:tab/>
      </w:r>
      <w:r>
        <w:rPr>
          <w:rFonts w:cs="Arial"/>
          <w:b/>
          <w:sz w:val="20"/>
          <w:szCs w:val="20"/>
          <w:lang w:val="nl-BE"/>
        </w:rPr>
        <w:tab/>
        <w:t>Le5</w:t>
      </w:r>
    </w:p>
    <w:p w14:paraId="36D852F8" w14:textId="77777777" w:rsidR="006F3923" w:rsidRDefault="006F3923" w:rsidP="006F3923">
      <w:pPr>
        <w:jc w:val="both"/>
        <w:rPr>
          <w:rFonts w:cs="Arial"/>
          <w:b/>
          <w:sz w:val="20"/>
          <w:szCs w:val="20"/>
          <w:lang w:val="nl-BE"/>
        </w:rPr>
      </w:pPr>
      <w:r>
        <w:rPr>
          <w:rFonts w:cs="Arial"/>
          <w:sz w:val="20"/>
          <w:szCs w:val="20"/>
          <w:lang w:val="nl-BE"/>
        </w:rPr>
        <w:t>4...f3 5.Pf7 f2 6.Pxh8  enzovoort.</w:t>
      </w:r>
      <w:r>
        <w:rPr>
          <w:rFonts w:cs="Arial"/>
          <w:b/>
          <w:sz w:val="20"/>
          <w:szCs w:val="20"/>
          <w:lang w:val="nl-BE"/>
        </w:rPr>
        <w:t xml:space="preserve"> </w:t>
      </w:r>
    </w:p>
    <w:p w14:paraId="23F3BE93" w14:textId="77777777" w:rsidR="006F3923" w:rsidRDefault="000C3B40" w:rsidP="006F3923">
      <w:pPr>
        <w:jc w:val="both"/>
        <w:rPr>
          <w:rFonts w:cs="Arial"/>
          <w:b/>
          <w:sz w:val="20"/>
          <w:szCs w:val="20"/>
          <w:lang w:val="nl-BE"/>
        </w:rPr>
      </w:pPr>
      <w:r>
        <w:rPr>
          <w:rFonts w:cs="Arial"/>
          <w:b/>
          <w:sz w:val="20"/>
          <w:szCs w:val="20"/>
          <w:lang w:val="nl-BE"/>
        </w:rPr>
        <w:tab/>
        <w:t>5.Le4+</w:t>
      </w:r>
      <w:r>
        <w:rPr>
          <w:rFonts w:cs="Arial"/>
          <w:b/>
          <w:sz w:val="20"/>
          <w:szCs w:val="20"/>
          <w:lang w:val="nl-BE"/>
        </w:rPr>
        <w:tab/>
        <w:t xml:space="preserve"> </w:t>
      </w:r>
      <w:r>
        <w:rPr>
          <w:rFonts w:cs="Arial"/>
          <w:b/>
          <w:sz w:val="20"/>
          <w:szCs w:val="20"/>
          <w:lang w:val="nl-BE"/>
        </w:rPr>
        <w:tab/>
        <w:t>Ka7(Kb8)</w:t>
      </w:r>
      <w:r w:rsidR="006F3923">
        <w:rPr>
          <w:rFonts w:cs="Arial"/>
          <w:b/>
          <w:sz w:val="20"/>
          <w:szCs w:val="20"/>
          <w:lang w:val="nl-BE"/>
        </w:rPr>
        <w:t xml:space="preserve"> </w:t>
      </w:r>
    </w:p>
    <w:p w14:paraId="58E2D602" w14:textId="77777777" w:rsidR="006F3923" w:rsidRDefault="006F3923" w:rsidP="006F3923">
      <w:pPr>
        <w:jc w:val="both"/>
        <w:rPr>
          <w:rFonts w:cs="Arial"/>
          <w:b/>
          <w:sz w:val="20"/>
          <w:szCs w:val="20"/>
          <w:lang w:val="nl-BE"/>
        </w:rPr>
      </w:pPr>
      <w:r>
        <w:rPr>
          <w:rFonts w:cs="Arial"/>
          <w:b/>
          <w:sz w:val="20"/>
          <w:szCs w:val="20"/>
          <w:lang w:val="nl-BE"/>
        </w:rPr>
        <w:tab/>
        <w:t xml:space="preserve">6.Pc6+ </w:t>
      </w:r>
      <w:r>
        <w:rPr>
          <w:rFonts w:cs="Arial"/>
          <w:b/>
          <w:sz w:val="20"/>
          <w:szCs w:val="20"/>
          <w:lang w:val="nl-BE"/>
        </w:rPr>
        <w:tab/>
      </w:r>
      <w:r>
        <w:rPr>
          <w:rFonts w:cs="Arial"/>
          <w:b/>
          <w:sz w:val="20"/>
          <w:szCs w:val="20"/>
          <w:lang w:val="nl-BE"/>
        </w:rPr>
        <w:tab/>
        <w:t xml:space="preserve">K~ </w:t>
      </w:r>
    </w:p>
    <w:p w14:paraId="1138E4F2" w14:textId="77777777" w:rsidR="006F3923" w:rsidRDefault="006F3923" w:rsidP="006F3923">
      <w:pPr>
        <w:jc w:val="both"/>
        <w:rPr>
          <w:rFonts w:cs="Arial"/>
          <w:sz w:val="20"/>
          <w:szCs w:val="20"/>
          <w:lang w:val="nl-BE"/>
        </w:rPr>
      </w:pPr>
      <w:r>
        <w:rPr>
          <w:rFonts w:cs="Arial"/>
          <w:b/>
          <w:sz w:val="20"/>
          <w:szCs w:val="20"/>
          <w:lang w:val="nl-BE"/>
        </w:rPr>
        <w:tab/>
        <w:t>7.Pxe5</w:t>
      </w:r>
      <w:r>
        <w:rPr>
          <w:rFonts w:cs="Arial"/>
          <w:sz w:val="20"/>
          <w:szCs w:val="20"/>
          <w:lang w:val="nl-BE"/>
        </w:rPr>
        <w:t xml:space="preserve"> </w:t>
      </w:r>
    </w:p>
    <w:p w14:paraId="4EB3BFB3" w14:textId="77777777" w:rsidR="006F3923" w:rsidRDefault="006F3923" w:rsidP="006F3923">
      <w:pPr>
        <w:jc w:val="both"/>
        <w:rPr>
          <w:rFonts w:cs="Arial"/>
          <w:sz w:val="20"/>
          <w:szCs w:val="20"/>
          <w:lang w:val="nl-BE"/>
        </w:rPr>
      </w:pPr>
      <w:r>
        <w:rPr>
          <w:rFonts w:cs="Arial"/>
          <w:sz w:val="20"/>
          <w:szCs w:val="20"/>
          <w:lang w:val="nl-BE"/>
        </w:rPr>
        <w:t xml:space="preserve">En ook hier winnend. </w:t>
      </w:r>
    </w:p>
    <w:p w14:paraId="60CE212C" w14:textId="77777777" w:rsidR="006F3923" w:rsidRDefault="006F3923" w:rsidP="006F3923">
      <w:pPr>
        <w:jc w:val="both"/>
        <w:rPr>
          <w:rFonts w:cs="Arial"/>
          <w:b/>
          <w:sz w:val="20"/>
          <w:szCs w:val="20"/>
          <w:lang w:val="nl-BE"/>
        </w:rPr>
      </w:pPr>
    </w:p>
    <w:p w14:paraId="5EDB8B72" w14:textId="77777777" w:rsidR="006F3923" w:rsidRDefault="006F3923" w:rsidP="006F3923">
      <w:pPr>
        <w:jc w:val="both"/>
        <w:rPr>
          <w:rFonts w:cs="Arial"/>
          <w:sz w:val="20"/>
          <w:szCs w:val="20"/>
          <w:lang w:val="nl-BE"/>
        </w:rPr>
      </w:pPr>
      <w:r>
        <w:rPr>
          <w:rFonts w:cs="Arial"/>
          <w:sz w:val="20"/>
          <w:szCs w:val="20"/>
          <w:lang w:val="nl-BE"/>
        </w:rPr>
        <w:t xml:space="preserve">De studie van Vitaly Halberstadt in </w:t>
      </w:r>
      <w:r>
        <w:rPr>
          <w:rFonts w:cs="Arial"/>
          <w:i/>
          <w:sz w:val="20"/>
          <w:szCs w:val="20"/>
          <w:lang w:val="nl-BE"/>
        </w:rPr>
        <w:t xml:space="preserve">L’ Italia Scacchistica </w:t>
      </w:r>
      <w:r>
        <w:rPr>
          <w:rFonts w:cs="Arial"/>
          <w:sz w:val="20"/>
          <w:szCs w:val="20"/>
          <w:lang w:val="nl-BE"/>
        </w:rPr>
        <w:t xml:space="preserve">(1953) startte vanuit de positie: </w:t>
      </w:r>
    </w:p>
    <w:p w14:paraId="278174EC" w14:textId="77777777" w:rsidR="006F3923" w:rsidRDefault="006F3923" w:rsidP="006F3923">
      <w:pPr>
        <w:jc w:val="both"/>
        <w:rPr>
          <w:rFonts w:cs="Arial"/>
          <w:sz w:val="20"/>
          <w:szCs w:val="20"/>
          <w:lang w:val="nl-BE"/>
        </w:rPr>
      </w:pPr>
    </w:p>
    <w:p w14:paraId="2C6F59C7" w14:textId="77777777" w:rsidR="006F3923" w:rsidRPr="00625F01" w:rsidRDefault="006F3923" w:rsidP="006F3923">
      <w:pPr>
        <w:jc w:val="both"/>
        <w:rPr>
          <w:rFonts w:cs="Arial"/>
          <w:sz w:val="20"/>
          <w:szCs w:val="20"/>
          <w:lang w:val="nl-BE"/>
        </w:rPr>
      </w:pPr>
      <w:r w:rsidRPr="00625F01">
        <w:rPr>
          <w:rFonts w:cs="Arial"/>
          <w:sz w:val="20"/>
          <w:szCs w:val="20"/>
          <w:lang w:val="nl-BE"/>
        </w:rPr>
        <w:t>Kh5 La6 Pb4 / Ka8 Lg7 d5</w:t>
      </w:r>
      <w:r>
        <w:rPr>
          <w:rFonts w:cs="Arial"/>
          <w:b/>
          <w:sz w:val="20"/>
          <w:szCs w:val="20"/>
          <w:lang w:val="nl-BE"/>
        </w:rPr>
        <w:t xml:space="preserve"> </w:t>
      </w:r>
      <w:r w:rsidRPr="00625F01">
        <w:rPr>
          <w:rFonts w:cs="Arial"/>
          <w:sz w:val="20"/>
          <w:szCs w:val="20"/>
          <w:lang w:val="nl-BE"/>
        </w:rPr>
        <w:t xml:space="preserve">+ </w:t>
      </w:r>
    </w:p>
    <w:p w14:paraId="46D3EB2E" w14:textId="77777777" w:rsidR="006F3923" w:rsidRDefault="006F3923" w:rsidP="006F3923">
      <w:pPr>
        <w:jc w:val="both"/>
        <w:rPr>
          <w:rFonts w:cs="Arial"/>
          <w:sz w:val="20"/>
          <w:szCs w:val="20"/>
          <w:lang w:val="nl-BE"/>
        </w:rPr>
      </w:pPr>
    </w:p>
    <w:p w14:paraId="4AF20CEA" w14:textId="77777777" w:rsidR="006F3923" w:rsidRDefault="006F3923" w:rsidP="006F3923">
      <w:pPr>
        <w:jc w:val="both"/>
        <w:rPr>
          <w:rFonts w:cs="Arial"/>
          <w:sz w:val="20"/>
          <w:szCs w:val="20"/>
          <w:lang w:val="nl-BE"/>
        </w:rPr>
      </w:pPr>
      <w:r>
        <w:rPr>
          <w:rFonts w:cs="Arial"/>
          <w:sz w:val="20"/>
          <w:szCs w:val="20"/>
          <w:lang w:val="nl-BE"/>
        </w:rPr>
        <w:t>En heeft als oplossing: 1.Pc6 d4 2.Kg6 Lh8 3.Ld3 Kb7 4.Pd8+ Kc7   5.Pf7 en 6.Pxh8. .</w:t>
      </w:r>
    </w:p>
    <w:p w14:paraId="42E6589B" w14:textId="77777777" w:rsidR="006F3923" w:rsidRDefault="006F3923" w:rsidP="006F3923">
      <w:pPr>
        <w:jc w:val="both"/>
        <w:rPr>
          <w:rFonts w:cs="Arial"/>
          <w:sz w:val="20"/>
          <w:szCs w:val="20"/>
          <w:lang w:val="nl-BE"/>
        </w:rPr>
      </w:pPr>
    </w:p>
    <w:p w14:paraId="19E205DB" w14:textId="77777777" w:rsidR="006F3923" w:rsidRDefault="0017002A" w:rsidP="006F3923">
      <w:pPr>
        <w:jc w:val="both"/>
        <w:rPr>
          <w:rFonts w:cs="Arial"/>
          <w:i/>
          <w:sz w:val="20"/>
          <w:szCs w:val="20"/>
          <w:lang w:val="nl-BE"/>
        </w:rPr>
      </w:pPr>
      <w:r>
        <w:rPr>
          <w:rFonts w:cs="Arial"/>
          <w:sz w:val="20"/>
          <w:szCs w:val="20"/>
          <w:lang w:val="nl-BE"/>
        </w:rPr>
        <w:t>Dank</w:t>
      </w:r>
      <w:r w:rsidR="006F3923">
        <w:rPr>
          <w:rFonts w:cs="Arial"/>
          <w:sz w:val="20"/>
          <w:szCs w:val="20"/>
          <w:lang w:val="nl-BE"/>
        </w:rPr>
        <w:t>zij een fijne verhandeling van Henk Muzerie: “</w:t>
      </w:r>
      <w:r w:rsidR="006F3923">
        <w:rPr>
          <w:rFonts w:cs="Arial"/>
          <w:i/>
          <w:sz w:val="20"/>
          <w:szCs w:val="20"/>
          <w:lang w:val="nl-BE"/>
        </w:rPr>
        <w:t>Thematische zui</w:t>
      </w:r>
      <w:r w:rsidR="00321FB3">
        <w:rPr>
          <w:rFonts w:cs="Arial"/>
          <w:i/>
          <w:sz w:val="20"/>
          <w:szCs w:val="20"/>
          <w:lang w:val="nl-BE"/>
        </w:rPr>
        <w:t>-</w:t>
      </w:r>
      <w:r w:rsidR="006F3923">
        <w:rPr>
          <w:rFonts w:cs="Arial"/>
          <w:i/>
          <w:sz w:val="20"/>
          <w:szCs w:val="20"/>
          <w:lang w:val="nl-BE"/>
        </w:rPr>
        <w:t xml:space="preserve">verheid” </w:t>
      </w:r>
      <w:r w:rsidR="006F3923">
        <w:rPr>
          <w:rFonts w:cs="Arial"/>
          <w:sz w:val="20"/>
          <w:szCs w:val="20"/>
          <w:lang w:val="nl-BE"/>
        </w:rPr>
        <w:t xml:space="preserve">in </w:t>
      </w:r>
      <w:r w:rsidR="006F3923">
        <w:rPr>
          <w:rFonts w:cs="Arial"/>
          <w:i/>
          <w:sz w:val="20"/>
          <w:szCs w:val="20"/>
          <w:lang w:val="nl-BE"/>
        </w:rPr>
        <w:t xml:space="preserve">EBUR </w:t>
      </w:r>
      <w:r w:rsidR="006F3923">
        <w:rPr>
          <w:rFonts w:cs="Arial"/>
          <w:sz w:val="20"/>
          <w:szCs w:val="20"/>
          <w:lang w:val="nl-BE"/>
        </w:rPr>
        <w:t>(1993), kwam ik op het idee om de studie te ver</w:t>
      </w:r>
      <w:r w:rsidR="00660E3D">
        <w:rPr>
          <w:rFonts w:cs="Arial"/>
          <w:sz w:val="20"/>
          <w:szCs w:val="20"/>
          <w:lang w:val="nl-BE"/>
        </w:rPr>
        <w:t>-</w:t>
      </w:r>
      <w:r w:rsidR="006F3923">
        <w:rPr>
          <w:rFonts w:cs="Arial"/>
          <w:sz w:val="20"/>
          <w:szCs w:val="20"/>
          <w:lang w:val="nl-BE"/>
        </w:rPr>
        <w:t>rijken met ee</w:t>
      </w:r>
      <w:r w:rsidR="00321FB3">
        <w:rPr>
          <w:rFonts w:cs="Arial"/>
          <w:sz w:val="20"/>
          <w:szCs w:val="20"/>
          <w:lang w:val="nl-BE"/>
        </w:rPr>
        <w:t>n tweede zwar</w:t>
      </w:r>
      <w:r w:rsidR="006F3923">
        <w:rPr>
          <w:rFonts w:cs="Arial"/>
          <w:sz w:val="20"/>
          <w:szCs w:val="20"/>
          <w:lang w:val="nl-BE"/>
        </w:rPr>
        <w:t xml:space="preserve">te pion en een tweede variant. </w:t>
      </w:r>
    </w:p>
    <w:p w14:paraId="0F076A58" w14:textId="77777777" w:rsidR="006F3923" w:rsidRDefault="006F3923" w:rsidP="006F3923">
      <w:pPr>
        <w:widowControl/>
        <w:autoSpaceDE/>
        <w:autoSpaceDN/>
        <w:adjustRightInd/>
        <w:rPr>
          <w:rFonts w:cs="Arial"/>
          <w:sz w:val="20"/>
          <w:szCs w:val="20"/>
          <w:lang w:val="nl-BE"/>
        </w:rPr>
        <w:sectPr w:rsidR="006F3923">
          <w:type w:val="continuous"/>
          <w:pgSz w:w="8392" w:h="11907"/>
          <w:pgMar w:top="1134" w:right="567" w:bottom="1134" w:left="567" w:header="709" w:footer="709" w:gutter="567"/>
          <w:cols w:num="2" w:space="567"/>
        </w:sectPr>
      </w:pPr>
    </w:p>
    <w:p w14:paraId="2A8765E5" w14:textId="77777777" w:rsidR="006F3923" w:rsidRPr="008E1277" w:rsidRDefault="006F3923" w:rsidP="008E1277">
      <w:pPr>
        <w:jc w:val="center"/>
        <w:rPr>
          <w:rFonts w:ascii="Times New Roman" w:hAnsi="Times New Roman"/>
          <w:b/>
          <w:noProof/>
          <w:lang w:val="nl-BE" w:eastAsia="nl-BE"/>
        </w:rPr>
      </w:pPr>
      <w:r>
        <w:rPr>
          <w:rFonts w:ascii="Times New Roman" w:hAnsi="Times New Roman"/>
          <w:b/>
          <w:noProof/>
          <w:lang w:val="nl-BE" w:eastAsia="nl-BE"/>
        </w:rPr>
        <w:br w:type="page"/>
      </w:r>
      <w:r w:rsidR="00841431">
        <w:rPr>
          <w:rFonts w:cs="Arial"/>
          <w:b/>
          <w:noProof/>
          <w:sz w:val="20"/>
          <w:szCs w:val="20"/>
          <w:lang w:val="nl-BE"/>
        </w:rPr>
        <w:lastRenderedPageBreak/>
        <w:t xml:space="preserve">- </w:t>
      </w:r>
      <w:r w:rsidR="0090165F">
        <w:rPr>
          <w:rFonts w:cs="Arial"/>
          <w:b/>
          <w:noProof/>
          <w:sz w:val="20"/>
          <w:szCs w:val="20"/>
          <w:lang w:val="nl-BE"/>
        </w:rPr>
        <w:t>170</w:t>
      </w:r>
      <w:r>
        <w:rPr>
          <w:rFonts w:cs="Arial"/>
          <w:b/>
          <w:noProof/>
          <w:sz w:val="20"/>
          <w:szCs w:val="20"/>
          <w:lang w:val="nl-BE"/>
        </w:rPr>
        <w:t xml:space="preserve"> -</w:t>
      </w:r>
    </w:p>
    <w:p w14:paraId="275CD750" w14:textId="77777777" w:rsidR="006F3923" w:rsidRDefault="006F3923" w:rsidP="006F3923">
      <w:pPr>
        <w:spacing w:line="190" w:lineRule="exact"/>
        <w:jc w:val="center"/>
        <w:rPr>
          <w:rFonts w:cs="Arial"/>
          <w:i/>
          <w:sz w:val="20"/>
          <w:szCs w:val="20"/>
          <w:lang w:val="nl-BE"/>
        </w:rPr>
      </w:pPr>
    </w:p>
    <w:p w14:paraId="2FBCD8BA"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1994</w:t>
      </w:r>
    </w:p>
    <w:p w14:paraId="7AD3280A" w14:textId="77777777" w:rsidR="006F3923" w:rsidRDefault="006F3923" w:rsidP="006F3923">
      <w:pPr>
        <w:spacing w:line="190" w:lineRule="exact"/>
        <w:jc w:val="center"/>
        <w:rPr>
          <w:rFonts w:cs="Arial"/>
          <w:sz w:val="20"/>
          <w:szCs w:val="20"/>
          <w:lang w:val="nl-BE"/>
        </w:rPr>
      </w:pPr>
      <w:r>
        <w:rPr>
          <w:rFonts w:cs="Arial"/>
          <w:sz w:val="20"/>
          <w:szCs w:val="20"/>
          <w:lang w:val="nl-BE"/>
        </w:rPr>
        <w:t>1ste  Bijzondere Vermelding</w:t>
      </w:r>
    </w:p>
    <w:p w14:paraId="11B40AFC" w14:textId="77777777" w:rsidR="006F3923" w:rsidRDefault="006F3923" w:rsidP="006F3923">
      <w:pPr>
        <w:spacing w:line="190" w:lineRule="exact"/>
        <w:jc w:val="center"/>
        <w:rPr>
          <w:rFonts w:cs="Arial"/>
          <w:sz w:val="20"/>
          <w:szCs w:val="20"/>
          <w:lang w:val="nl-BE"/>
        </w:rPr>
      </w:pPr>
    </w:p>
    <w:p w14:paraId="4316290F" w14:textId="77777777" w:rsidR="006F3923" w:rsidRDefault="006F3923" w:rsidP="006F3923">
      <w:pPr>
        <w:jc w:val="center"/>
        <w:rPr>
          <w:rFonts w:cs="Arial"/>
          <w:sz w:val="20"/>
          <w:szCs w:val="20"/>
          <w:lang w:val="nl-BE"/>
        </w:rPr>
      </w:pPr>
      <w:r>
        <w:rPr>
          <w:lang w:val="nl-BE"/>
        </w:rPr>
        <w:object w:dxaOrig="4579" w:dyaOrig="4596" w14:anchorId="03E891A3">
          <v:shape id="_x0000_i1185" type="#_x0000_t75" style="width:161.15pt;height:159.5pt" o:ole="">
            <v:imagedata r:id="rId341" o:title=""/>
          </v:shape>
          <o:OLEObject Type="Embed" ProgID="CorelDRAW.Graphic.12" ShapeID="_x0000_i1185" DrawAspect="Content" ObjectID="_1587467578" r:id="rId342"/>
        </w:object>
      </w:r>
    </w:p>
    <w:p w14:paraId="4431F12D" w14:textId="77777777" w:rsidR="00D70E1A" w:rsidRDefault="00D70E1A" w:rsidP="006F3923">
      <w:pPr>
        <w:jc w:val="center"/>
        <w:rPr>
          <w:rFonts w:cs="Arial"/>
          <w:b/>
          <w:lang w:val="nl-BE"/>
        </w:rPr>
      </w:pPr>
    </w:p>
    <w:p w14:paraId="4AFE2530" w14:textId="77777777" w:rsidR="006F3923" w:rsidRDefault="006F3923" w:rsidP="006F3923">
      <w:pPr>
        <w:jc w:val="center"/>
        <w:rPr>
          <w:rFonts w:cs="Arial"/>
          <w:sz w:val="20"/>
          <w:szCs w:val="20"/>
          <w:lang w:val="nl-BE"/>
        </w:rPr>
      </w:pPr>
      <w:r>
        <w:rPr>
          <w:rFonts w:cs="Arial"/>
          <w:b/>
          <w:lang w:val="nl-BE"/>
        </w:rPr>
        <w:t>+</w:t>
      </w:r>
      <w:r>
        <w:rPr>
          <w:rFonts w:cs="Arial"/>
          <w:sz w:val="20"/>
          <w:szCs w:val="20"/>
          <w:lang w:val="nl-BE"/>
        </w:rPr>
        <w:t xml:space="preserve">                               4001.02 f1d1</w:t>
      </w:r>
    </w:p>
    <w:p w14:paraId="12E5741D" w14:textId="77777777" w:rsidR="006F3923" w:rsidRDefault="006F3923" w:rsidP="006F3923">
      <w:pPr>
        <w:jc w:val="center"/>
        <w:rPr>
          <w:rFonts w:cs="Arial"/>
          <w:sz w:val="20"/>
          <w:szCs w:val="20"/>
          <w:lang w:val="nl-BE"/>
        </w:rPr>
      </w:pPr>
    </w:p>
    <w:p w14:paraId="07A42F91" w14:textId="77777777" w:rsidR="006F3923" w:rsidRDefault="006F3923" w:rsidP="002859C5">
      <w:pPr>
        <w:ind w:firstLine="708"/>
        <w:jc w:val="both"/>
        <w:rPr>
          <w:rFonts w:cs="Arial"/>
          <w:b/>
          <w:sz w:val="20"/>
          <w:szCs w:val="20"/>
          <w:lang w:val="nl-BE"/>
        </w:rPr>
      </w:pPr>
      <w:r>
        <w:rPr>
          <w:rFonts w:cs="Arial"/>
          <w:b/>
          <w:sz w:val="20"/>
          <w:szCs w:val="20"/>
          <w:lang w:val="nl-BE"/>
        </w:rPr>
        <w:t xml:space="preserve">1.Da1+ </w:t>
      </w:r>
      <w:r>
        <w:rPr>
          <w:rFonts w:cs="Arial"/>
          <w:b/>
          <w:sz w:val="20"/>
          <w:szCs w:val="20"/>
          <w:lang w:val="nl-BE"/>
        </w:rPr>
        <w:tab/>
      </w:r>
      <w:r>
        <w:rPr>
          <w:rFonts w:cs="Arial"/>
          <w:b/>
          <w:sz w:val="20"/>
          <w:szCs w:val="20"/>
          <w:lang w:val="nl-BE"/>
        </w:rPr>
        <w:tab/>
        <w:t xml:space="preserve">Kd2 </w:t>
      </w:r>
    </w:p>
    <w:p w14:paraId="40C1758A" w14:textId="77777777" w:rsidR="006F3923" w:rsidRDefault="006F3923" w:rsidP="006F3923">
      <w:pPr>
        <w:jc w:val="both"/>
        <w:rPr>
          <w:rFonts w:cs="Arial"/>
          <w:b/>
          <w:sz w:val="20"/>
          <w:szCs w:val="20"/>
          <w:lang w:val="nl-BE"/>
        </w:rPr>
      </w:pPr>
      <w:r>
        <w:rPr>
          <w:rFonts w:cs="Arial"/>
          <w:b/>
          <w:sz w:val="20"/>
          <w:szCs w:val="20"/>
          <w:lang w:val="nl-BE"/>
        </w:rPr>
        <w:tab/>
        <w:t xml:space="preserve">2.De1+ </w:t>
      </w:r>
    </w:p>
    <w:p w14:paraId="58C6FAE2" w14:textId="77777777" w:rsidR="006F3923" w:rsidRDefault="006F3923" w:rsidP="006F3923">
      <w:pPr>
        <w:jc w:val="both"/>
        <w:rPr>
          <w:rFonts w:cs="Arial"/>
          <w:sz w:val="20"/>
          <w:szCs w:val="20"/>
          <w:lang w:val="nl-BE"/>
        </w:rPr>
      </w:pPr>
      <w:r>
        <w:rPr>
          <w:rFonts w:cs="Arial"/>
          <w:sz w:val="20"/>
          <w:szCs w:val="20"/>
          <w:lang w:val="nl-BE"/>
        </w:rPr>
        <w:t xml:space="preserve">En niet de frontale aanval 2.Da5+? Ke3 3.Dxa7+ </w:t>
      </w:r>
      <w:r w:rsidRPr="0030090A">
        <w:rPr>
          <w:rFonts w:cs="Arial"/>
          <w:i/>
          <w:sz w:val="20"/>
          <w:szCs w:val="20"/>
          <w:lang w:val="nl-BE"/>
        </w:rPr>
        <w:t>(Veld b6 is</w:t>
      </w:r>
      <w:r>
        <w:rPr>
          <w:rFonts w:cs="Arial"/>
          <w:sz w:val="20"/>
          <w:szCs w:val="20"/>
          <w:lang w:val="nl-BE"/>
        </w:rPr>
        <w:t xml:space="preserve"> </w:t>
      </w:r>
      <w:r w:rsidRPr="0030090A">
        <w:rPr>
          <w:rFonts w:cs="Arial"/>
          <w:i/>
          <w:sz w:val="20"/>
          <w:szCs w:val="20"/>
          <w:lang w:val="nl-BE"/>
        </w:rPr>
        <w:t>niet toe</w:t>
      </w:r>
      <w:r w:rsidR="00B0769E">
        <w:rPr>
          <w:rFonts w:cs="Arial"/>
          <w:i/>
          <w:sz w:val="20"/>
          <w:szCs w:val="20"/>
          <w:lang w:val="nl-BE"/>
        </w:rPr>
        <w:t>-</w:t>
      </w:r>
      <w:r w:rsidRPr="0030090A">
        <w:rPr>
          <w:rFonts w:cs="Arial"/>
          <w:i/>
          <w:sz w:val="20"/>
          <w:szCs w:val="20"/>
          <w:lang w:val="nl-BE"/>
        </w:rPr>
        <w:t>gankelijk.)</w:t>
      </w:r>
      <w:r>
        <w:rPr>
          <w:rFonts w:cs="Arial"/>
          <w:i/>
          <w:sz w:val="20"/>
          <w:szCs w:val="20"/>
          <w:lang w:val="nl-BE"/>
        </w:rPr>
        <w:t xml:space="preserve"> </w:t>
      </w:r>
      <w:r>
        <w:rPr>
          <w:rFonts w:cs="Arial"/>
          <w:sz w:val="20"/>
          <w:szCs w:val="20"/>
          <w:lang w:val="nl-BE"/>
        </w:rPr>
        <w:t xml:space="preserve">3…Ke4 4.Dh7+ f5, met remise. </w:t>
      </w:r>
      <w:r>
        <w:rPr>
          <w:rFonts w:cs="Arial"/>
          <w:i/>
          <w:sz w:val="20"/>
          <w:szCs w:val="20"/>
          <w:lang w:val="nl-BE"/>
        </w:rPr>
        <w:t>(Nalimov)</w:t>
      </w:r>
      <w:r>
        <w:rPr>
          <w:rFonts w:cs="Arial"/>
          <w:sz w:val="20"/>
          <w:szCs w:val="20"/>
          <w:lang w:val="nl-BE"/>
        </w:rPr>
        <w:t>.</w:t>
      </w:r>
    </w:p>
    <w:p w14:paraId="6493A271" w14:textId="77777777" w:rsidR="006F3923" w:rsidRDefault="006F3923" w:rsidP="006F3923">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 xml:space="preserve">Ke(d)3 </w:t>
      </w:r>
    </w:p>
    <w:p w14:paraId="0ECBA9F0" w14:textId="77777777" w:rsidR="00B76D13" w:rsidRDefault="006F3923" w:rsidP="006F3923">
      <w:pPr>
        <w:jc w:val="both"/>
        <w:rPr>
          <w:rFonts w:cs="Arial"/>
          <w:b/>
          <w:sz w:val="20"/>
          <w:szCs w:val="20"/>
          <w:lang w:val="nl-BE"/>
        </w:rPr>
      </w:pPr>
      <w:r>
        <w:rPr>
          <w:rFonts w:cs="Arial"/>
          <w:b/>
          <w:sz w:val="20"/>
          <w:szCs w:val="20"/>
          <w:lang w:val="nl-BE"/>
        </w:rPr>
        <w:tab/>
        <w:t xml:space="preserve">3.Dg3+ </w:t>
      </w:r>
      <w:r>
        <w:rPr>
          <w:rFonts w:cs="Arial"/>
          <w:b/>
          <w:sz w:val="20"/>
          <w:szCs w:val="20"/>
          <w:lang w:val="nl-BE"/>
        </w:rPr>
        <w:tab/>
        <w:t>Kd2</w:t>
      </w:r>
    </w:p>
    <w:p w14:paraId="36430A58" w14:textId="77777777" w:rsidR="00B76D13" w:rsidRDefault="00B76D13" w:rsidP="006F3923">
      <w:pPr>
        <w:jc w:val="both"/>
        <w:rPr>
          <w:rFonts w:cs="Arial"/>
          <w:i/>
          <w:sz w:val="20"/>
          <w:szCs w:val="20"/>
          <w:lang w:val="nl-BE"/>
        </w:rPr>
      </w:pPr>
      <w:r>
        <w:rPr>
          <w:rFonts w:cs="Arial"/>
          <w:sz w:val="20"/>
          <w:szCs w:val="20"/>
          <w:lang w:val="nl-BE"/>
        </w:rPr>
        <w:t>Beter dan 3…De4</w:t>
      </w:r>
      <w:r w:rsidR="00625F01">
        <w:rPr>
          <w:rFonts w:cs="Arial"/>
          <w:sz w:val="20"/>
          <w:szCs w:val="20"/>
          <w:lang w:val="nl-BE"/>
        </w:rPr>
        <w:t>?</w:t>
      </w:r>
      <w:r>
        <w:rPr>
          <w:rFonts w:cs="Arial"/>
          <w:sz w:val="20"/>
          <w:szCs w:val="20"/>
          <w:lang w:val="nl-BE"/>
        </w:rPr>
        <w:t xml:space="preserve"> 4.Dg6+ f5 5.De6 Kf3 6.Pd4+</w:t>
      </w:r>
      <w:r w:rsidR="00B76BB1">
        <w:rPr>
          <w:rFonts w:cs="Arial"/>
          <w:sz w:val="20"/>
          <w:szCs w:val="20"/>
          <w:lang w:val="nl-BE"/>
        </w:rPr>
        <w:t xml:space="preserve"> met damewinst, of hier 5…K</w:t>
      </w:r>
      <w:r>
        <w:rPr>
          <w:rFonts w:cs="Arial"/>
          <w:sz w:val="20"/>
          <w:szCs w:val="20"/>
          <w:lang w:val="nl-BE"/>
        </w:rPr>
        <w:t xml:space="preserve">d3 6.Dd5+ </w:t>
      </w:r>
      <w:r>
        <w:rPr>
          <w:rFonts w:cs="Arial"/>
          <w:i/>
          <w:sz w:val="20"/>
          <w:szCs w:val="20"/>
          <w:lang w:val="nl-BE"/>
        </w:rPr>
        <w:t>(Zie zet 14.</w:t>
      </w:r>
    </w:p>
    <w:p w14:paraId="44F0A79D" w14:textId="77777777" w:rsidR="006F3923" w:rsidRDefault="00445B2B" w:rsidP="006F3923">
      <w:pPr>
        <w:jc w:val="both"/>
        <w:rPr>
          <w:rFonts w:cs="Arial"/>
          <w:b/>
          <w:sz w:val="20"/>
          <w:szCs w:val="20"/>
          <w:lang w:val="nl-BE"/>
        </w:rPr>
      </w:pPr>
      <w:r>
        <w:rPr>
          <w:rFonts w:cs="Arial"/>
          <w:i/>
          <w:sz w:val="20"/>
          <w:szCs w:val="20"/>
          <w:lang w:val="nl-BE"/>
        </w:rPr>
        <w:t>i</w:t>
      </w:r>
      <w:r w:rsidR="00941DDB">
        <w:rPr>
          <w:rFonts w:cs="Arial"/>
          <w:i/>
          <w:sz w:val="20"/>
          <w:szCs w:val="20"/>
          <w:lang w:val="nl-BE"/>
        </w:rPr>
        <w:t>n V</w:t>
      </w:r>
      <w:r w:rsidR="00B76D13">
        <w:rPr>
          <w:rFonts w:cs="Arial"/>
          <w:i/>
          <w:sz w:val="20"/>
          <w:szCs w:val="20"/>
          <w:lang w:val="nl-BE"/>
        </w:rPr>
        <w:t>ariant A.)</w:t>
      </w:r>
      <w:r w:rsidR="006F3923">
        <w:rPr>
          <w:rFonts w:cs="Arial"/>
          <w:b/>
          <w:sz w:val="20"/>
          <w:szCs w:val="20"/>
          <w:lang w:val="nl-BE"/>
        </w:rPr>
        <w:t xml:space="preserve"> </w:t>
      </w:r>
    </w:p>
    <w:p w14:paraId="5F5AFD1D" w14:textId="77777777" w:rsidR="006F3923" w:rsidRDefault="006F3923" w:rsidP="006F3923">
      <w:pPr>
        <w:jc w:val="both"/>
        <w:rPr>
          <w:rFonts w:cs="Arial"/>
          <w:b/>
          <w:sz w:val="20"/>
          <w:szCs w:val="20"/>
          <w:lang w:val="nl-BE"/>
        </w:rPr>
      </w:pPr>
      <w:r>
        <w:rPr>
          <w:rFonts w:cs="Arial"/>
          <w:b/>
          <w:sz w:val="20"/>
          <w:szCs w:val="20"/>
          <w:lang w:val="nl-BE"/>
        </w:rPr>
        <w:tab/>
        <w:t xml:space="preserve">4.Df4+ </w:t>
      </w:r>
      <w:r>
        <w:rPr>
          <w:rFonts w:cs="Arial"/>
          <w:b/>
          <w:sz w:val="20"/>
          <w:szCs w:val="20"/>
          <w:lang w:val="nl-BE"/>
        </w:rPr>
        <w:tab/>
      </w:r>
      <w:r>
        <w:rPr>
          <w:rFonts w:cs="Arial"/>
          <w:b/>
          <w:sz w:val="20"/>
          <w:szCs w:val="20"/>
          <w:lang w:val="nl-BE"/>
        </w:rPr>
        <w:tab/>
        <w:t xml:space="preserve">Kd1 </w:t>
      </w:r>
    </w:p>
    <w:p w14:paraId="40AD1B86" w14:textId="77777777" w:rsidR="006F3923" w:rsidRDefault="006F3923" w:rsidP="006F3923">
      <w:pPr>
        <w:jc w:val="both"/>
        <w:rPr>
          <w:rFonts w:cs="Arial"/>
          <w:b/>
          <w:sz w:val="20"/>
          <w:szCs w:val="20"/>
          <w:lang w:val="nl-BE"/>
        </w:rPr>
      </w:pPr>
      <w:r>
        <w:rPr>
          <w:rFonts w:cs="Arial"/>
          <w:b/>
          <w:sz w:val="20"/>
          <w:szCs w:val="20"/>
          <w:lang w:val="nl-BE"/>
        </w:rPr>
        <w:tab/>
        <w:t xml:space="preserve">5.Dd4+ </w:t>
      </w:r>
      <w:r>
        <w:rPr>
          <w:rFonts w:cs="Arial"/>
          <w:b/>
          <w:sz w:val="20"/>
          <w:szCs w:val="20"/>
          <w:lang w:val="nl-BE"/>
        </w:rPr>
        <w:tab/>
        <w:t xml:space="preserve">Dd2 </w:t>
      </w:r>
    </w:p>
    <w:p w14:paraId="4C05C34A" w14:textId="77777777" w:rsidR="006F3923" w:rsidRDefault="006F3923" w:rsidP="006F3923">
      <w:pPr>
        <w:spacing w:line="210" w:lineRule="exact"/>
        <w:jc w:val="both"/>
        <w:rPr>
          <w:rFonts w:cs="Arial"/>
          <w:b/>
          <w:sz w:val="20"/>
          <w:szCs w:val="20"/>
          <w:lang w:val="nl-BE"/>
        </w:rPr>
      </w:pPr>
      <w:r>
        <w:rPr>
          <w:rFonts w:cs="Arial"/>
          <w:b/>
          <w:sz w:val="20"/>
          <w:szCs w:val="20"/>
          <w:lang w:val="nl-BE"/>
        </w:rPr>
        <w:tab/>
        <w:t>6.Da4+</w:t>
      </w:r>
      <w:r>
        <w:rPr>
          <w:rFonts w:cs="Arial"/>
          <w:b/>
          <w:sz w:val="20"/>
          <w:szCs w:val="20"/>
          <w:lang w:val="nl-BE"/>
        </w:rPr>
        <w:tab/>
      </w:r>
      <w:r>
        <w:rPr>
          <w:rFonts w:cs="Arial"/>
          <w:b/>
          <w:sz w:val="20"/>
          <w:szCs w:val="20"/>
          <w:lang w:val="nl-BE"/>
        </w:rPr>
        <w:tab/>
        <w:t>Dc2</w:t>
      </w:r>
    </w:p>
    <w:p w14:paraId="1421BF08" w14:textId="77777777" w:rsidR="006F3923" w:rsidRDefault="006F3923" w:rsidP="006F3923">
      <w:pPr>
        <w:jc w:val="both"/>
        <w:rPr>
          <w:rFonts w:cs="Arial"/>
          <w:b/>
          <w:sz w:val="20"/>
          <w:szCs w:val="20"/>
          <w:lang w:val="nl-BE"/>
        </w:rPr>
      </w:pPr>
      <w:r>
        <w:rPr>
          <w:rFonts w:cs="Arial"/>
          <w:b/>
          <w:sz w:val="20"/>
          <w:szCs w:val="20"/>
          <w:lang w:val="nl-BE"/>
        </w:rPr>
        <w:tab/>
        <w:t xml:space="preserve">7.Db5 </w:t>
      </w:r>
    </w:p>
    <w:p w14:paraId="6DAA64E1" w14:textId="77777777" w:rsidR="009501FE" w:rsidRDefault="006F3923" w:rsidP="007744FF">
      <w:pPr>
        <w:jc w:val="both"/>
        <w:rPr>
          <w:rFonts w:cs="Arial"/>
          <w:sz w:val="20"/>
          <w:szCs w:val="20"/>
          <w:lang w:val="nl-BE"/>
        </w:rPr>
      </w:pPr>
      <w:r>
        <w:rPr>
          <w:rFonts w:cs="Arial"/>
          <w:sz w:val="20"/>
          <w:szCs w:val="20"/>
          <w:lang w:val="nl-BE"/>
        </w:rPr>
        <w:t xml:space="preserve">Nu heeft wit de beginstelling be-reikt, maar met de witte dame op b5, in plaats van op a3. </w:t>
      </w:r>
      <w:r w:rsidR="002859C5">
        <w:rPr>
          <w:rFonts w:cs="Arial"/>
          <w:sz w:val="20"/>
          <w:szCs w:val="20"/>
          <w:lang w:val="nl-BE"/>
        </w:rPr>
        <w:t>En zwart heeft geen goede zetten meer</w:t>
      </w:r>
    </w:p>
    <w:p w14:paraId="3CECF6D0" w14:textId="77777777" w:rsidR="009501FE" w:rsidRDefault="009501FE" w:rsidP="007744FF">
      <w:pPr>
        <w:jc w:val="both"/>
        <w:rPr>
          <w:rFonts w:cs="Arial"/>
          <w:sz w:val="20"/>
          <w:szCs w:val="20"/>
          <w:lang w:val="nl-BE"/>
        </w:rPr>
      </w:pPr>
    </w:p>
    <w:p w14:paraId="69C552C4" w14:textId="77777777" w:rsidR="009501FE" w:rsidRDefault="009501FE" w:rsidP="007744FF">
      <w:pPr>
        <w:jc w:val="both"/>
        <w:rPr>
          <w:rFonts w:cs="Arial"/>
          <w:sz w:val="20"/>
          <w:szCs w:val="20"/>
          <w:lang w:val="nl-BE"/>
        </w:rPr>
      </w:pPr>
    </w:p>
    <w:p w14:paraId="520514CD" w14:textId="77777777" w:rsidR="0029047E" w:rsidRDefault="0029047E" w:rsidP="007744FF">
      <w:pPr>
        <w:jc w:val="both"/>
        <w:rPr>
          <w:rFonts w:cs="Arial"/>
          <w:sz w:val="20"/>
          <w:szCs w:val="20"/>
          <w:lang w:val="nl-BE"/>
        </w:rPr>
      </w:pPr>
    </w:p>
    <w:p w14:paraId="27FBD005" w14:textId="77777777" w:rsidR="00A02D2C" w:rsidRDefault="00A02D2C" w:rsidP="007744FF">
      <w:pPr>
        <w:jc w:val="both"/>
        <w:rPr>
          <w:rFonts w:cs="Arial"/>
          <w:sz w:val="20"/>
          <w:szCs w:val="20"/>
          <w:lang w:val="nl-BE"/>
        </w:rPr>
      </w:pPr>
    </w:p>
    <w:p w14:paraId="0268179A" w14:textId="77777777" w:rsidR="002859C5" w:rsidRDefault="002859C5" w:rsidP="007744FF">
      <w:pPr>
        <w:jc w:val="both"/>
        <w:rPr>
          <w:rFonts w:cs="Arial"/>
          <w:sz w:val="20"/>
          <w:szCs w:val="20"/>
          <w:lang w:val="nl-BE"/>
        </w:rPr>
      </w:pPr>
    </w:p>
    <w:p w14:paraId="6E5E22DE" w14:textId="77777777" w:rsidR="006F3923" w:rsidRDefault="002859C5" w:rsidP="007744FF">
      <w:pPr>
        <w:jc w:val="both"/>
        <w:rPr>
          <w:rFonts w:cs="Arial"/>
          <w:sz w:val="20"/>
          <w:szCs w:val="20"/>
          <w:lang w:val="nl-BE"/>
        </w:rPr>
      </w:pPr>
      <w:r>
        <w:rPr>
          <w:rFonts w:cs="Arial"/>
          <w:sz w:val="20"/>
          <w:szCs w:val="20"/>
          <w:lang w:val="nl-BE"/>
        </w:rPr>
        <w:t>Misschien</w:t>
      </w:r>
      <w:r w:rsidR="007744FF">
        <w:rPr>
          <w:rFonts w:cs="Arial"/>
          <w:sz w:val="20"/>
          <w:szCs w:val="20"/>
          <w:lang w:val="nl-BE"/>
        </w:rPr>
        <w:t xml:space="preserve"> de aanval op de dame</w:t>
      </w:r>
      <w:r w:rsidR="002B5D75">
        <w:rPr>
          <w:rFonts w:cs="Arial"/>
          <w:sz w:val="20"/>
          <w:szCs w:val="20"/>
          <w:lang w:val="nl-BE"/>
        </w:rPr>
        <w:t>?</w:t>
      </w:r>
    </w:p>
    <w:p w14:paraId="2C6C9A22" w14:textId="77777777" w:rsidR="009501FE" w:rsidRDefault="009501FE" w:rsidP="000E6F97">
      <w:pPr>
        <w:jc w:val="both"/>
        <w:rPr>
          <w:rFonts w:cs="Arial"/>
          <w:sz w:val="20"/>
          <w:szCs w:val="20"/>
          <w:lang w:val="nl-BE"/>
        </w:rPr>
      </w:pPr>
    </w:p>
    <w:p w14:paraId="5D61E217" w14:textId="77777777" w:rsidR="006F3923" w:rsidRPr="00ED1153" w:rsidRDefault="00A663B4" w:rsidP="000E6F97">
      <w:pPr>
        <w:jc w:val="both"/>
        <w:rPr>
          <w:rFonts w:cs="Arial"/>
          <w:b/>
          <w:i/>
          <w:sz w:val="20"/>
          <w:szCs w:val="20"/>
          <w:lang w:val="en-GB"/>
        </w:rPr>
      </w:pPr>
      <w:r w:rsidRPr="00ED1153">
        <w:rPr>
          <w:rFonts w:cs="Arial"/>
          <w:b/>
          <w:i/>
          <w:sz w:val="20"/>
          <w:szCs w:val="20"/>
          <w:lang w:val="en-GB"/>
        </w:rPr>
        <w:t>Variant A</w:t>
      </w:r>
    </w:p>
    <w:p w14:paraId="0F2B8119" w14:textId="77777777" w:rsidR="006F3923" w:rsidRPr="0082746D" w:rsidRDefault="006F3923" w:rsidP="006F3923">
      <w:pPr>
        <w:jc w:val="both"/>
        <w:rPr>
          <w:rFonts w:cs="Arial"/>
          <w:b/>
          <w:sz w:val="20"/>
          <w:szCs w:val="20"/>
          <w:lang w:val="en-GB"/>
        </w:rPr>
      </w:pPr>
      <w:r w:rsidRPr="00ED1153">
        <w:rPr>
          <w:rFonts w:cs="Arial"/>
          <w:b/>
          <w:sz w:val="20"/>
          <w:szCs w:val="20"/>
          <w:lang w:val="en-GB"/>
        </w:rPr>
        <w:t xml:space="preserve">             </w:t>
      </w:r>
      <w:r w:rsidRPr="0082746D">
        <w:rPr>
          <w:rFonts w:cs="Arial"/>
          <w:b/>
          <w:sz w:val="20"/>
          <w:szCs w:val="20"/>
          <w:lang w:val="en-GB"/>
        </w:rPr>
        <w:t>7…</w:t>
      </w:r>
      <w:r w:rsidRPr="0082746D">
        <w:rPr>
          <w:rFonts w:cs="Arial"/>
          <w:b/>
          <w:sz w:val="20"/>
          <w:szCs w:val="20"/>
          <w:lang w:val="en-GB"/>
        </w:rPr>
        <w:tab/>
      </w:r>
      <w:r w:rsidRPr="0082746D">
        <w:rPr>
          <w:rFonts w:cs="Arial"/>
          <w:b/>
          <w:sz w:val="20"/>
          <w:szCs w:val="20"/>
          <w:lang w:val="en-GB"/>
        </w:rPr>
        <w:tab/>
        <w:t xml:space="preserve">a6 </w:t>
      </w:r>
    </w:p>
    <w:p w14:paraId="13044F69" w14:textId="77777777" w:rsidR="006F3923" w:rsidRPr="0082746D" w:rsidRDefault="006F3923" w:rsidP="006F3923">
      <w:pPr>
        <w:jc w:val="both"/>
        <w:rPr>
          <w:rFonts w:cs="Arial"/>
          <w:b/>
          <w:sz w:val="20"/>
          <w:szCs w:val="20"/>
          <w:lang w:val="en-GB"/>
        </w:rPr>
      </w:pPr>
      <w:r w:rsidRPr="0082746D">
        <w:rPr>
          <w:rFonts w:cs="Arial"/>
          <w:b/>
          <w:sz w:val="20"/>
          <w:szCs w:val="20"/>
          <w:lang w:val="en-GB"/>
        </w:rPr>
        <w:t xml:space="preserve">             8.Dd7+ </w:t>
      </w:r>
    </w:p>
    <w:p w14:paraId="276732E2" w14:textId="77777777" w:rsidR="006F3923" w:rsidRPr="0082746D" w:rsidRDefault="006F3923" w:rsidP="006F3923">
      <w:pPr>
        <w:jc w:val="both"/>
        <w:rPr>
          <w:rFonts w:cs="Arial"/>
          <w:sz w:val="20"/>
          <w:szCs w:val="20"/>
          <w:lang w:val="en-GB"/>
        </w:rPr>
      </w:pPr>
      <w:r w:rsidRPr="0082746D">
        <w:rPr>
          <w:rFonts w:cs="Arial"/>
          <w:sz w:val="20"/>
          <w:szCs w:val="20"/>
          <w:lang w:val="en-GB"/>
        </w:rPr>
        <w:t xml:space="preserve">8.Dxa6? Df5+ is remise. </w:t>
      </w:r>
    </w:p>
    <w:p w14:paraId="3D17C35F" w14:textId="77777777" w:rsidR="006F3923" w:rsidRPr="00EB7A30" w:rsidRDefault="006F3923" w:rsidP="006F3923">
      <w:pPr>
        <w:jc w:val="both"/>
        <w:rPr>
          <w:rFonts w:cs="Arial"/>
          <w:b/>
          <w:sz w:val="20"/>
          <w:szCs w:val="20"/>
          <w:lang w:val="en-GB"/>
        </w:rPr>
      </w:pPr>
      <w:r w:rsidRPr="0082746D">
        <w:rPr>
          <w:rFonts w:cs="Arial"/>
          <w:b/>
          <w:sz w:val="20"/>
          <w:szCs w:val="20"/>
          <w:lang w:val="en-GB"/>
        </w:rPr>
        <w:t xml:space="preserve">             </w:t>
      </w:r>
      <w:r w:rsidRPr="00EB7A30">
        <w:rPr>
          <w:rFonts w:cs="Arial"/>
          <w:b/>
          <w:sz w:val="20"/>
          <w:szCs w:val="20"/>
          <w:lang w:val="en-GB"/>
        </w:rPr>
        <w:t>8…</w:t>
      </w:r>
      <w:r w:rsidRPr="00EB7A30">
        <w:rPr>
          <w:rFonts w:cs="Arial"/>
          <w:b/>
          <w:sz w:val="20"/>
          <w:szCs w:val="20"/>
          <w:lang w:val="en-GB"/>
        </w:rPr>
        <w:tab/>
      </w:r>
      <w:r w:rsidRPr="00EB7A30">
        <w:rPr>
          <w:rFonts w:cs="Arial"/>
          <w:b/>
          <w:sz w:val="20"/>
          <w:szCs w:val="20"/>
          <w:lang w:val="en-GB"/>
        </w:rPr>
        <w:tab/>
        <w:t xml:space="preserve">Dd2 </w:t>
      </w:r>
    </w:p>
    <w:p w14:paraId="53AEE0FD" w14:textId="77777777" w:rsidR="006F3923" w:rsidRPr="00EB7A30" w:rsidRDefault="006F3923" w:rsidP="006F3923">
      <w:pPr>
        <w:jc w:val="both"/>
        <w:rPr>
          <w:rFonts w:cs="Arial"/>
          <w:b/>
          <w:sz w:val="20"/>
          <w:szCs w:val="20"/>
          <w:lang w:val="en-GB"/>
        </w:rPr>
      </w:pPr>
      <w:r w:rsidRPr="00EB7A30">
        <w:rPr>
          <w:rFonts w:cs="Arial"/>
          <w:b/>
          <w:sz w:val="20"/>
          <w:szCs w:val="20"/>
          <w:lang w:val="en-GB"/>
        </w:rPr>
        <w:t xml:space="preserve">             9.Da4+ </w:t>
      </w:r>
      <w:r w:rsidRPr="00EB7A30">
        <w:rPr>
          <w:rFonts w:cs="Arial"/>
          <w:b/>
          <w:sz w:val="20"/>
          <w:szCs w:val="20"/>
          <w:lang w:val="en-GB"/>
        </w:rPr>
        <w:tab/>
        <w:t xml:space="preserve">Dc2 </w:t>
      </w:r>
    </w:p>
    <w:p w14:paraId="76FA1CB4" w14:textId="77777777" w:rsidR="006F3923" w:rsidRDefault="006F3923" w:rsidP="006F3923">
      <w:pPr>
        <w:jc w:val="both"/>
        <w:rPr>
          <w:rFonts w:cs="Arial"/>
          <w:sz w:val="20"/>
          <w:szCs w:val="20"/>
          <w:lang w:val="nl-BE"/>
        </w:rPr>
      </w:pPr>
      <w:r>
        <w:rPr>
          <w:rFonts w:cs="Arial"/>
          <w:sz w:val="20"/>
          <w:szCs w:val="20"/>
          <w:lang w:val="nl-BE"/>
        </w:rPr>
        <w:t xml:space="preserve">Deze stelling is dezelfde als na de zesde zet, met dit verschil dat de zwarte pion a7 nu op a6 staat. </w:t>
      </w:r>
    </w:p>
    <w:p w14:paraId="742C1A93" w14:textId="77777777" w:rsidR="006F3923" w:rsidRPr="00B354CB" w:rsidRDefault="006F3923" w:rsidP="006F3923">
      <w:pPr>
        <w:jc w:val="both"/>
        <w:rPr>
          <w:rFonts w:cs="Arial"/>
          <w:b/>
          <w:sz w:val="20"/>
          <w:szCs w:val="20"/>
          <w:lang w:val="en-GB"/>
        </w:rPr>
      </w:pPr>
      <w:r>
        <w:rPr>
          <w:rFonts w:cs="Arial"/>
          <w:b/>
          <w:sz w:val="20"/>
          <w:szCs w:val="20"/>
          <w:lang w:val="nl-BE"/>
        </w:rPr>
        <w:t xml:space="preserve">           </w:t>
      </w:r>
      <w:r w:rsidRPr="00B354CB">
        <w:rPr>
          <w:rFonts w:cs="Arial"/>
          <w:b/>
          <w:sz w:val="20"/>
          <w:szCs w:val="20"/>
          <w:lang w:val="en-GB"/>
        </w:rPr>
        <w:t xml:space="preserve">10.Da1+ </w:t>
      </w:r>
      <w:r w:rsidRPr="00B354CB">
        <w:rPr>
          <w:rFonts w:cs="Arial"/>
          <w:b/>
          <w:sz w:val="20"/>
          <w:szCs w:val="20"/>
          <w:lang w:val="en-GB"/>
        </w:rPr>
        <w:tab/>
        <w:t xml:space="preserve">Kd2 </w:t>
      </w:r>
    </w:p>
    <w:p w14:paraId="5B047CE6" w14:textId="77777777" w:rsidR="006F3923" w:rsidRPr="00B354CB" w:rsidRDefault="006F3923" w:rsidP="006F3923">
      <w:pPr>
        <w:jc w:val="both"/>
        <w:rPr>
          <w:rFonts w:cs="Arial"/>
          <w:b/>
          <w:sz w:val="20"/>
          <w:szCs w:val="20"/>
          <w:lang w:val="en-GB"/>
        </w:rPr>
      </w:pPr>
      <w:r w:rsidRPr="00B354CB">
        <w:rPr>
          <w:rFonts w:cs="Arial"/>
          <w:b/>
          <w:sz w:val="20"/>
          <w:szCs w:val="20"/>
          <w:lang w:val="en-GB"/>
        </w:rPr>
        <w:t xml:space="preserve">           11.Da5+ </w:t>
      </w:r>
      <w:r w:rsidRPr="00B354CB">
        <w:rPr>
          <w:rFonts w:cs="Arial"/>
          <w:b/>
          <w:sz w:val="20"/>
          <w:szCs w:val="20"/>
          <w:lang w:val="en-GB"/>
        </w:rPr>
        <w:tab/>
        <w:t xml:space="preserve">Ke3 </w:t>
      </w:r>
    </w:p>
    <w:p w14:paraId="56387B5D" w14:textId="77777777" w:rsidR="00664685" w:rsidRDefault="006F3923" w:rsidP="006A0EB8">
      <w:pPr>
        <w:numPr>
          <w:ilvl w:val="0"/>
          <w:numId w:val="228"/>
        </w:numPr>
        <w:jc w:val="both"/>
        <w:rPr>
          <w:rFonts w:cs="Arial"/>
          <w:sz w:val="20"/>
          <w:szCs w:val="20"/>
          <w:lang w:val="nl-BE"/>
        </w:rPr>
      </w:pPr>
      <w:r w:rsidRPr="00B354CB">
        <w:rPr>
          <w:rFonts w:cs="Arial"/>
          <w:sz w:val="20"/>
          <w:szCs w:val="20"/>
          <w:lang w:val="en-GB"/>
        </w:rPr>
        <w:t>11…Kd1</w:t>
      </w:r>
      <w:r w:rsidR="00625F01" w:rsidRPr="00B354CB">
        <w:rPr>
          <w:rFonts w:cs="Arial"/>
          <w:sz w:val="20"/>
          <w:szCs w:val="20"/>
          <w:lang w:val="en-GB"/>
        </w:rPr>
        <w:t>?</w:t>
      </w:r>
      <w:r w:rsidRPr="00B354CB">
        <w:rPr>
          <w:rFonts w:cs="Arial"/>
          <w:sz w:val="20"/>
          <w:szCs w:val="20"/>
          <w:lang w:val="en-GB"/>
        </w:rPr>
        <w:t xml:space="preserve"> </w:t>
      </w:r>
      <w:r>
        <w:rPr>
          <w:rFonts w:cs="Arial"/>
          <w:sz w:val="20"/>
          <w:szCs w:val="20"/>
          <w:lang w:val="nl-BE"/>
        </w:rPr>
        <w:t xml:space="preserve">12.De1+ en mat. </w:t>
      </w:r>
    </w:p>
    <w:p w14:paraId="4FE189A2" w14:textId="77777777" w:rsidR="00B76BB1" w:rsidRPr="00B76BB1" w:rsidRDefault="005F1AE0" w:rsidP="006A0EB8">
      <w:pPr>
        <w:numPr>
          <w:ilvl w:val="0"/>
          <w:numId w:val="228"/>
        </w:numPr>
        <w:jc w:val="both"/>
        <w:rPr>
          <w:rFonts w:cs="Arial"/>
          <w:sz w:val="20"/>
          <w:szCs w:val="20"/>
          <w:lang w:val="nl-BE"/>
        </w:rPr>
      </w:pPr>
      <w:r>
        <w:rPr>
          <w:rFonts w:cs="Arial"/>
          <w:sz w:val="20"/>
          <w:szCs w:val="20"/>
          <w:lang w:val="nl-BE"/>
        </w:rPr>
        <w:t>11</w:t>
      </w:r>
      <w:r w:rsidR="00CC57A1">
        <w:rPr>
          <w:rFonts w:cs="Arial"/>
          <w:sz w:val="20"/>
          <w:szCs w:val="20"/>
          <w:lang w:val="nl-BE"/>
        </w:rPr>
        <w:t>…</w:t>
      </w:r>
      <w:r>
        <w:rPr>
          <w:rFonts w:cs="Arial"/>
          <w:sz w:val="20"/>
          <w:szCs w:val="20"/>
          <w:lang w:val="nl-BE"/>
        </w:rPr>
        <w:t>Kd3</w:t>
      </w:r>
      <w:r w:rsidR="00625F01">
        <w:rPr>
          <w:rFonts w:cs="Arial"/>
          <w:sz w:val="20"/>
          <w:szCs w:val="20"/>
          <w:lang w:val="nl-BE"/>
        </w:rPr>
        <w:t>?</w:t>
      </w:r>
      <w:r>
        <w:rPr>
          <w:rFonts w:cs="Arial"/>
          <w:sz w:val="20"/>
          <w:szCs w:val="20"/>
          <w:lang w:val="nl-BE"/>
        </w:rPr>
        <w:t xml:space="preserve"> 12.Dd5+ Ke3</w:t>
      </w:r>
      <w:r w:rsidR="00CC57A1">
        <w:rPr>
          <w:rFonts w:cs="Arial"/>
          <w:sz w:val="20"/>
          <w:szCs w:val="20"/>
          <w:lang w:val="nl-BE"/>
        </w:rPr>
        <w:t xml:space="preserve"> 13.Dd4</w:t>
      </w:r>
      <w:r w:rsidR="00835DF2">
        <w:rPr>
          <w:rFonts w:cs="Arial"/>
          <w:sz w:val="20"/>
          <w:szCs w:val="20"/>
          <w:lang w:val="nl-BE"/>
        </w:rPr>
        <w:t xml:space="preserve"> </w:t>
      </w:r>
      <w:r>
        <w:rPr>
          <w:rFonts w:cs="Arial"/>
          <w:sz w:val="20"/>
          <w:szCs w:val="20"/>
          <w:lang w:val="nl-BE"/>
        </w:rPr>
        <w:t xml:space="preserve">Kf3 14.Df4+, </w:t>
      </w:r>
      <w:r w:rsidR="00B76BB1">
        <w:rPr>
          <w:rFonts w:cs="Arial"/>
          <w:sz w:val="20"/>
          <w:szCs w:val="20"/>
          <w:lang w:val="nl-BE"/>
        </w:rPr>
        <w:t>en mat.</w:t>
      </w:r>
    </w:p>
    <w:p w14:paraId="1A69E671" w14:textId="77777777" w:rsidR="006F3923" w:rsidRDefault="006F3923" w:rsidP="006F3923">
      <w:pPr>
        <w:jc w:val="both"/>
        <w:rPr>
          <w:rFonts w:cs="Arial"/>
          <w:b/>
          <w:sz w:val="20"/>
          <w:szCs w:val="20"/>
          <w:lang w:val="nl-BE"/>
        </w:rPr>
      </w:pPr>
      <w:r>
        <w:rPr>
          <w:rFonts w:cs="Arial"/>
          <w:b/>
          <w:sz w:val="20"/>
          <w:szCs w:val="20"/>
          <w:lang w:val="nl-BE"/>
        </w:rPr>
        <w:t xml:space="preserve">           12.Db6+ </w:t>
      </w:r>
    </w:p>
    <w:p w14:paraId="6BBA47AD" w14:textId="77777777" w:rsidR="006F3923" w:rsidRDefault="006F3923" w:rsidP="006F3923">
      <w:pPr>
        <w:jc w:val="both"/>
        <w:rPr>
          <w:rFonts w:cs="Arial"/>
          <w:sz w:val="20"/>
          <w:szCs w:val="20"/>
          <w:lang w:val="nl-BE"/>
        </w:rPr>
      </w:pPr>
      <w:r>
        <w:rPr>
          <w:rFonts w:cs="Arial"/>
          <w:sz w:val="20"/>
          <w:szCs w:val="20"/>
          <w:lang w:val="nl-BE"/>
        </w:rPr>
        <w:t xml:space="preserve">Veld b6 is nu toegankelijk, zodat de jacht eindigt met succes, na: </w:t>
      </w:r>
    </w:p>
    <w:p w14:paraId="645CB4C0" w14:textId="77777777" w:rsidR="006F3923" w:rsidRDefault="006F3923" w:rsidP="006F3923">
      <w:pPr>
        <w:jc w:val="both"/>
        <w:rPr>
          <w:rFonts w:cs="Arial"/>
          <w:b/>
          <w:sz w:val="20"/>
          <w:szCs w:val="20"/>
          <w:lang w:val="nl-BE"/>
        </w:rPr>
      </w:pPr>
      <w:r>
        <w:rPr>
          <w:rFonts w:cs="Arial"/>
          <w:b/>
          <w:sz w:val="20"/>
          <w:szCs w:val="20"/>
          <w:lang w:val="nl-BE"/>
        </w:rPr>
        <w:t xml:space="preserve">           12…</w:t>
      </w:r>
      <w:r>
        <w:rPr>
          <w:rFonts w:cs="Arial"/>
          <w:b/>
          <w:sz w:val="20"/>
          <w:szCs w:val="20"/>
          <w:lang w:val="nl-BE"/>
        </w:rPr>
        <w:tab/>
      </w:r>
      <w:r>
        <w:rPr>
          <w:rFonts w:cs="Arial"/>
          <w:b/>
          <w:sz w:val="20"/>
          <w:szCs w:val="20"/>
          <w:lang w:val="nl-BE"/>
        </w:rPr>
        <w:tab/>
        <w:t xml:space="preserve">Ke4 </w:t>
      </w:r>
    </w:p>
    <w:p w14:paraId="538F2229" w14:textId="77777777" w:rsidR="006F3923" w:rsidRDefault="006F3923" w:rsidP="0038155E">
      <w:pPr>
        <w:numPr>
          <w:ilvl w:val="0"/>
          <w:numId w:val="78"/>
        </w:numPr>
        <w:jc w:val="both"/>
        <w:rPr>
          <w:rFonts w:cs="Arial"/>
          <w:sz w:val="20"/>
          <w:szCs w:val="20"/>
          <w:lang w:val="nl-BE"/>
        </w:rPr>
      </w:pPr>
      <w:r>
        <w:rPr>
          <w:rFonts w:cs="Arial"/>
          <w:sz w:val="20"/>
          <w:szCs w:val="20"/>
          <w:lang w:val="nl-BE"/>
        </w:rPr>
        <w:t>12…Kd3</w:t>
      </w:r>
      <w:r w:rsidR="00E87751">
        <w:rPr>
          <w:rFonts w:cs="Arial"/>
          <w:sz w:val="20"/>
          <w:szCs w:val="20"/>
          <w:lang w:val="nl-BE"/>
        </w:rPr>
        <w:t xml:space="preserve">? 13.Dd4+ </w:t>
      </w:r>
      <w:r>
        <w:rPr>
          <w:rFonts w:cs="Arial"/>
          <w:sz w:val="20"/>
          <w:szCs w:val="20"/>
          <w:lang w:val="nl-BE"/>
        </w:rPr>
        <w:t xml:space="preserve"> mat. Of:</w:t>
      </w:r>
    </w:p>
    <w:p w14:paraId="351E54C3" w14:textId="77777777" w:rsidR="006F3923" w:rsidRDefault="006F3923" w:rsidP="0038155E">
      <w:pPr>
        <w:numPr>
          <w:ilvl w:val="0"/>
          <w:numId w:val="78"/>
        </w:numPr>
        <w:jc w:val="both"/>
        <w:rPr>
          <w:rFonts w:cs="Arial"/>
          <w:sz w:val="20"/>
          <w:szCs w:val="20"/>
          <w:lang w:val="nl-BE"/>
        </w:rPr>
      </w:pPr>
      <w:r>
        <w:rPr>
          <w:rFonts w:cs="Arial"/>
          <w:sz w:val="20"/>
          <w:szCs w:val="20"/>
          <w:lang w:val="nl-BE"/>
        </w:rPr>
        <w:t>12…Kf3</w:t>
      </w:r>
      <w:r w:rsidR="00E87751">
        <w:rPr>
          <w:rFonts w:cs="Arial"/>
          <w:sz w:val="20"/>
          <w:szCs w:val="20"/>
          <w:lang w:val="nl-BE"/>
        </w:rPr>
        <w:t>?</w:t>
      </w:r>
      <w:r w:rsidR="00FD385B">
        <w:rPr>
          <w:rFonts w:cs="Arial"/>
          <w:sz w:val="20"/>
          <w:szCs w:val="20"/>
          <w:lang w:val="nl-BE"/>
        </w:rPr>
        <w:t xml:space="preserve"> 13.Pd4+</w:t>
      </w:r>
      <w:r>
        <w:rPr>
          <w:rFonts w:cs="Arial"/>
          <w:sz w:val="20"/>
          <w:szCs w:val="20"/>
          <w:lang w:val="nl-BE"/>
        </w:rPr>
        <w:t xml:space="preserve"> 14.Pxc2. </w:t>
      </w:r>
    </w:p>
    <w:p w14:paraId="67A69CD2" w14:textId="77777777" w:rsidR="006F3923" w:rsidRDefault="006F3923" w:rsidP="006F3923">
      <w:pPr>
        <w:jc w:val="both"/>
        <w:rPr>
          <w:rFonts w:cs="Arial"/>
          <w:b/>
          <w:sz w:val="20"/>
          <w:szCs w:val="20"/>
          <w:lang w:val="nl-BE"/>
        </w:rPr>
      </w:pPr>
      <w:r>
        <w:rPr>
          <w:rFonts w:cs="Arial"/>
          <w:b/>
          <w:sz w:val="20"/>
          <w:szCs w:val="20"/>
          <w:lang w:val="nl-BE"/>
        </w:rPr>
        <w:t xml:space="preserve">           13.De6+ </w:t>
      </w:r>
      <w:r>
        <w:rPr>
          <w:rFonts w:cs="Arial"/>
          <w:b/>
          <w:sz w:val="20"/>
          <w:szCs w:val="20"/>
          <w:lang w:val="nl-BE"/>
        </w:rPr>
        <w:tab/>
        <w:t xml:space="preserve">Kd3 </w:t>
      </w:r>
    </w:p>
    <w:p w14:paraId="7DDB1846" w14:textId="77777777" w:rsidR="006F3923" w:rsidRDefault="006F3923" w:rsidP="006F3923">
      <w:pPr>
        <w:jc w:val="both"/>
        <w:rPr>
          <w:rFonts w:cs="Arial"/>
          <w:b/>
          <w:sz w:val="20"/>
          <w:szCs w:val="20"/>
          <w:lang w:val="nl-BE"/>
        </w:rPr>
      </w:pPr>
      <w:r>
        <w:rPr>
          <w:rFonts w:cs="Arial"/>
          <w:b/>
          <w:sz w:val="20"/>
          <w:szCs w:val="20"/>
          <w:lang w:val="nl-BE"/>
        </w:rPr>
        <w:t xml:space="preserve">           14.Dd5+ </w:t>
      </w:r>
      <w:r>
        <w:rPr>
          <w:rFonts w:cs="Arial"/>
          <w:b/>
          <w:sz w:val="20"/>
          <w:szCs w:val="20"/>
          <w:lang w:val="nl-BE"/>
        </w:rPr>
        <w:tab/>
        <w:t xml:space="preserve">Ke3 </w:t>
      </w:r>
    </w:p>
    <w:p w14:paraId="593F3C86" w14:textId="77777777" w:rsidR="006F3923" w:rsidRDefault="006F3923" w:rsidP="006F3923">
      <w:pPr>
        <w:jc w:val="both"/>
        <w:rPr>
          <w:rFonts w:cs="Arial"/>
          <w:b/>
          <w:sz w:val="20"/>
          <w:szCs w:val="20"/>
          <w:lang w:val="nl-BE"/>
        </w:rPr>
      </w:pPr>
      <w:r>
        <w:rPr>
          <w:rFonts w:cs="Arial"/>
          <w:b/>
          <w:sz w:val="20"/>
          <w:szCs w:val="20"/>
          <w:lang w:val="nl-BE"/>
        </w:rPr>
        <w:t xml:space="preserve">           15.Dd4+ </w:t>
      </w:r>
      <w:r>
        <w:rPr>
          <w:rFonts w:cs="Arial"/>
          <w:b/>
          <w:sz w:val="20"/>
          <w:szCs w:val="20"/>
          <w:lang w:val="nl-BE"/>
        </w:rPr>
        <w:tab/>
        <w:t xml:space="preserve">Kf3 </w:t>
      </w:r>
      <w:r w:rsidR="0070051E">
        <w:rPr>
          <w:rFonts w:cs="Arial"/>
          <w:b/>
          <w:sz w:val="20"/>
          <w:szCs w:val="20"/>
          <w:lang w:val="nl-BE"/>
        </w:rPr>
        <w:t xml:space="preserve"> </w:t>
      </w:r>
    </w:p>
    <w:p w14:paraId="6A01CDB3" w14:textId="77777777" w:rsidR="006F3923" w:rsidRDefault="006F3923" w:rsidP="006F3923">
      <w:pPr>
        <w:jc w:val="both"/>
        <w:rPr>
          <w:rFonts w:cs="Arial"/>
          <w:b/>
          <w:sz w:val="20"/>
          <w:szCs w:val="20"/>
          <w:lang w:val="nl-BE"/>
        </w:rPr>
      </w:pPr>
      <w:r>
        <w:rPr>
          <w:rFonts w:cs="Arial"/>
          <w:b/>
          <w:sz w:val="20"/>
          <w:szCs w:val="20"/>
          <w:lang w:val="nl-BE"/>
        </w:rPr>
        <w:t xml:space="preserve">           16.Df4+ </w:t>
      </w:r>
    </w:p>
    <w:p w14:paraId="623D30E1" w14:textId="77777777" w:rsidR="006F3923" w:rsidRDefault="006F3923" w:rsidP="006F3923">
      <w:pPr>
        <w:jc w:val="both"/>
        <w:rPr>
          <w:rFonts w:cs="Arial"/>
          <w:sz w:val="20"/>
          <w:szCs w:val="20"/>
          <w:lang w:val="nl-BE"/>
        </w:rPr>
      </w:pPr>
      <w:r>
        <w:rPr>
          <w:rFonts w:cs="Arial"/>
          <w:sz w:val="20"/>
          <w:szCs w:val="20"/>
          <w:lang w:val="nl-BE"/>
        </w:rPr>
        <w:t>En eindelijk mat.</w:t>
      </w:r>
      <w:r w:rsidR="00A02D2C">
        <w:rPr>
          <w:rFonts w:cs="Arial"/>
          <w:sz w:val="20"/>
          <w:szCs w:val="20"/>
          <w:lang w:val="nl-BE"/>
        </w:rPr>
        <w:t xml:space="preserve"> Of wel:</w:t>
      </w:r>
    </w:p>
    <w:p w14:paraId="6089144F" w14:textId="77777777" w:rsidR="002859C5" w:rsidRDefault="002859C5" w:rsidP="006F3923">
      <w:pPr>
        <w:jc w:val="both"/>
        <w:rPr>
          <w:rFonts w:cs="Arial"/>
          <w:sz w:val="20"/>
          <w:szCs w:val="20"/>
          <w:lang w:val="nl-BE"/>
        </w:rPr>
      </w:pPr>
    </w:p>
    <w:p w14:paraId="05DCFC1C" w14:textId="77777777" w:rsidR="00F53AAC" w:rsidRDefault="00F53AAC" w:rsidP="006F3923">
      <w:pPr>
        <w:jc w:val="both"/>
        <w:rPr>
          <w:rFonts w:cs="Arial"/>
          <w:b/>
          <w:i/>
          <w:sz w:val="20"/>
          <w:szCs w:val="20"/>
          <w:lang w:val="nl-BE"/>
        </w:rPr>
      </w:pPr>
      <w:r>
        <w:rPr>
          <w:rFonts w:cs="Arial"/>
          <w:b/>
          <w:i/>
          <w:sz w:val="20"/>
          <w:szCs w:val="20"/>
          <w:lang w:val="nl-BE"/>
        </w:rPr>
        <w:t>Variant B</w:t>
      </w:r>
    </w:p>
    <w:p w14:paraId="09C076BF" w14:textId="77777777" w:rsidR="00F53AAC" w:rsidRDefault="00F53AAC" w:rsidP="006F3923">
      <w:pPr>
        <w:jc w:val="both"/>
        <w:rPr>
          <w:rFonts w:cs="Arial"/>
          <w:b/>
          <w:sz w:val="20"/>
          <w:szCs w:val="20"/>
          <w:lang w:val="nl-BE"/>
        </w:rPr>
      </w:pPr>
      <w:r>
        <w:rPr>
          <w:rFonts w:cs="Arial"/>
          <w:b/>
          <w:i/>
          <w:sz w:val="20"/>
          <w:szCs w:val="20"/>
          <w:lang w:val="nl-BE"/>
        </w:rPr>
        <w:t xml:space="preserve"> </w:t>
      </w:r>
      <w:r>
        <w:rPr>
          <w:rFonts w:cs="Arial"/>
          <w:b/>
          <w:sz w:val="20"/>
          <w:szCs w:val="20"/>
          <w:lang w:val="nl-BE"/>
        </w:rPr>
        <w:tab/>
        <w:t>7…</w:t>
      </w:r>
      <w:r>
        <w:rPr>
          <w:rFonts w:cs="Arial"/>
          <w:b/>
          <w:sz w:val="20"/>
          <w:szCs w:val="20"/>
          <w:lang w:val="nl-BE"/>
        </w:rPr>
        <w:tab/>
      </w:r>
      <w:r>
        <w:rPr>
          <w:rFonts w:cs="Arial"/>
          <w:b/>
          <w:sz w:val="20"/>
          <w:szCs w:val="20"/>
          <w:lang w:val="nl-BE"/>
        </w:rPr>
        <w:tab/>
        <w:t>Dg6(</w:t>
      </w:r>
      <w:r w:rsidR="00D50CC4">
        <w:rPr>
          <w:rFonts w:cs="Arial"/>
          <w:b/>
          <w:sz w:val="20"/>
          <w:szCs w:val="20"/>
          <w:lang w:val="nl-BE"/>
        </w:rPr>
        <w:t>D</w:t>
      </w:r>
      <w:r>
        <w:rPr>
          <w:rFonts w:cs="Arial"/>
          <w:b/>
          <w:sz w:val="20"/>
          <w:szCs w:val="20"/>
          <w:lang w:val="nl-BE"/>
        </w:rPr>
        <w:t>h7)</w:t>
      </w:r>
    </w:p>
    <w:p w14:paraId="3798362F" w14:textId="77777777" w:rsidR="00F53AAC" w:rsidRDefault="00F53AAC" w:rsidP="006F3923">
      <w:pPr>
        <w:jc w:val="both"/>
        <w:rPr>
          <w:rFonts w:cs="Arial"/>
          <w:b/>
          <w:sz w:val="20"/>
          <w:szCs w:val="20"/>
          <w:lang w:val="nl-BE"/>
        </w:rPr>
      </w:pPr>
      <w:r>
        <w:rPr>
          <w:rFonts w:cs="Arial"/>
          <w:b/>
          <w:sz w:val="20"/>
          <w:szCs w:val="20"/>
          <w:lang w:val="nl-BE"/>
        </w:rPr>
        <w:tab/>
        <w:t>8.Dd5+</w:t>
      </w:r>
      <w:r>
        <w:rPr>
          <w:rFonts w:cs="Arial"/>
          <w:b/>
          <w:sz w:val="20"/>
          <w:szCs w:val="20"/>
          <w:lang w:val="nl-BE"/>
        </w:rPr>
        <w:tab/>
      </w:r>
      <w:r>
        <w:rPr>
          <w:rFonts w:cs="Arial"/>
          <w:b/>
          <w:sz w:val="20"/>
          <w:szCs w:val="20"/>
          <w:lang w:val="nl-BE"/>
        </w:rPr>
        <w:tab/>
        <w:t>Kc2</w:t>
      </w:r>
    </w:p>
    <w:p w14:paraId="656376C6" w14:textId="77777777" w:rsidR="00F53AAC" w:rsidRDefault="00F53AAC" w:rsidP="006F3923">
      <w:pPr>
        <w:jc w:val="both"/>
        <w:rPr>
          <w:rFonts w:cs="Arial"/>
          <w:b/>
          <w:sz w:val="20"/>
          <w:szCs w:val="20"/>
          <w:lang w:val="nl-BE"/>
        </w:rPr>
      </w:pPr>
      <w:r>
        <w:rPr>
          <w:rFonts w:cs="Arial"/>
          <w:b/>
          <w:sz w:val="20"/>
          <w:szCs w:val="20"/>
          <w:lang w:val="nl-BE"/>
        </w:rPr>
        <w:tab/>
        <w:t>9.Da2+</w:t>
      </w:r>
      <w:r>
        <w:rPr>
          <w:rFonts w:cs="Arial"/>
          <w:b/>
          <w:sz w:val="20"/>
          <w:szCs w:val="20"/>
          <w:lang w:val="nl-BE"/>
        </w:rPr>
        <w:tab/>
      </w:r>
      <w:r>
        <w:rPr>
          <w:rFonts w:cs="Arial"/>
          <w:b/>
          <w:sz w:val="20"/>
          <w:szCs w:val="20"/>
          <w:lang w:val="nl-BE"/>
        </w:rPr>
        <w:tab/>
        <w:t>Kd1</w:t>
      </w:r>
    </w:p>
    <w:p w14:paraId="33D071A2" w14:textId="77777777" w:rsidR="00F53AAC" w:rsidRDefault="00F53AAC" w:rsidP="006F3923">
      <w:pPr>
        <w:jc w:val="both"/>
        <w:rPr>
          <w:rFonts w:cs="Arial"/>
          <w:b/>
          <w:sz w:val="20"/>
          <w:szCs w:val="20"/>
          <w:lang w:val="nl-BE"/>
        </w:rPr>
      </w:pPr>
      <w:r>
        <w:rPr>
          <w:rFonts w:cs="Arial"/>
          <w:b/>
          <w:sz w:val="20"/>
          <w:szCs w:val="20"/>
          <w:lang w:val="nl-BE"/>
        </w:rPr>
        <w:t xml:space="preserve">           10.Da1+</w:t>
      </w:r>
      <w:r>
        <w:rPr>
          <w:rFonts w:cs="Arial"/>
          <w:b/>
          <w:sz w:val="20"/>
          <w:szCs w:val="20"/>
          <w:lang w:val="nl-BE"/>
        </w:rPr>
        <w:tab/>
      </w:r>
      <w:r>
        <w:rPr>
          <w:rFonts w:cs="Arial"/>
          <w:b/>
          <w:sz w:val="20"/>
          <w:szCs w:val="20"/>
          <w:lang w:val="nl-BE"/>
        </w:rPr>
        <w:tab/>
        <w:t>Kc2</w:t>
      </w:r>
    </w:p>
    <w:p w14:paraId="5EA41650" w14:textId="77777777" w:rsidR="00457340" w:rsidRDefault="00B76D13" w:rsidP="0073165F">
      <w:pPr>
        <w:jc w:val="both"/>
        <w:rPr>
          <w:rFonts w:cs="Arial"/>
          <w:b/>
          <w:sz w:val="20"/>
          <w:szCs w:val="20"/>
          <w:lang w:val="nl-BE"/>
        </w:rPr>
      </w:pPr>
      <w:r>
        <w:rPr>
          <w:rFonts w:cs="Arial"/>
          <w:b/>
          <w:sz w:val="20"/>
          <w:szCs w:val="20"/>
          <w:lang w:val="nl-BE"/>
        </w:rPr>
        <w:t xml:space="preserve">           11.Dc3+ </w:t>
      </w:r>
      <w:r w:rsidR="0073165F">
        <w:rPr>
          <w:rFonts w:cs="Arial"/>
          <w:b/>
          <w:sz w:val="20"/>
          <w:szCs w:val="20"/>
          <w:lang w:val="nl-BE"/>
        </w:rPr>
        <w:tab/>
      </w:r>
      <w:r>
        <w:rPr>
          <w:rFonts w:cs="Arial"/>
          <w:b/>
          <w:sz w:val="20"/>
          <w:szCs w:val="20"/>
          <w:lang w:val="nl-BE"/>
        </w:rPr>
        <w:t>Kd1</w:t>
      </w:r>
      <w:r w:rsidR="0073165F">
        <w:rPr>
          <w:rFonts w:cs="Arial"/>
          <w:b/>
          <w:sz w:val="20"/>
          <w:szCs w:val="20"/>
          <w:lang w:val="nl-BE"/>
        </w:rPr>
        <w:t xml:space="preserve">   </w:t>
      </w:r>
      <w:r>
        <w:rPr>
          <w:rFonts w:cs="Arial"/>
          <w:b/>
          <w:sz w:val="20"/>
          <w:szCs w:val="20"/>
          <w:lang w:val="nl-BE"/>
        </w:rPr>
        <w:t xml:space="preserve"> </w:t>
      </w:r>
      <w:r w:rsidR="0073165F">
        <w:rPr>
          <w:rFonts w:cs="Arial"/>
          <w:b/>
          <w:sz w:val="20"/>
          <w:szCs w:val="20"/>
          <w:lang w:val="nl-BE"/>
        </w:rPr>
        <w:t xml:space="preserve">                      </w:t>
      </w:r>
    </w:p>
    <w:p w14:paraId="57F8D952" w14:textId="77777777" w:rsidR="0073165F" w:rsidRPr="0073165F" w:rsidRDefault="0073165F" w:rsidP="00D0206F">
      <w:pPr>
        <w:jc w:val="both"/>
        <w:rPr>
          <w:rFonts w:cs="Arial"/>
          <w:b/>
          <w:sz w:val="20"/>
          <w:szCs w:val="20"/>
          <w:lang w:val="nl-BE"/>
        </w:rPr>
      </w:pPr>
      <w:r>
        <w:rPr>
          <w:rFonts w:cs="Arial"/>
          <w:sz w:val="20"/>
          <w:szCs w:val="20"/>
          <w:lang w:val="nl-BE"/>
        </w:rPr>
        <w:t xml:space="preserve">           </w:t>
      </w:r>
      <w:r>
        <w:rPr>
          <w:rFonts w:cs="Arial"/>
          <w:b/>
          <w:sz w:val="20"/>
          <w:szCs w:val="20"/>
          <w:lang w:val="nl-BE"/>
        </w:rPr>
        <w:t>12.Dc1+</w:t>
      </w:r>
    </w:p>
    <w:p w14:paraId="00B60BF7" w14:textId="77777777" w:rsidR="009501FE" w:rsidRDefault="0073165F" w:rsidP="006F3923">
      <w:pPr>
        <w:jc w:val="both"/>
        <w:rPr>
          <w:rFonts w:cs="Arial"/>
          <w:sz w:val="20"/>
          <w:szCs w:val="20"/>
          <w:lang w:val="nl-BE"/>
        </w:rPr>
      </w:pPr>
      <w:r>
        <w:rPr>
          <w:rFonts w:cs="Arial"/>
          <w:sz w:val="20"/>
          <w:szCs w:val="20"/>
          <w:lang w:val="nl-BE"/>
        </w:rPr>
        <w:t xml:space="preserve">En </w:t>
      </w:r>
      <w:r w:rsidR="006861C1">
        <w:rPr>
          <w:rFonts w:cs="Arial"/>
          <w:sz w:val="20"/>
          <w:szCs w:val="20"/>
          <w:lang w:val="nl-BE"/>
        </w:rPr>
        <w:t xml:space="preserve">ook </w:t>
      </w:r>
      <w:r>
        <w:rPr>
          <w:rFonts w:cs="Arial"/>
          <w:sz w:val="20"/>
          <w:szCs w:val="20"/>
          <w:lang w:val="nl-BE"/>
        </w:rPr>
        <w:t>mat.</w:t>
      </w:r>
    </w:p>
    <w:p w14:paraId="62F5A8CB" w14:textId="77777777" w:rsidR="009501FE" w:rsidRDefault="009501FE" w:rsidP="006F3923">
      <w:pPr>
        <w:jc w:val="both"/>
        <w:rPr>
          <w:rFonts w:cs="Arial"/>
          <w:sz w:val="20"/>
          <w:szCs w:val="20"/>
          <w:lang w:val="nl-BE"/>
        </w:rPr>
      </w:pPr>
    </w:p>
    <w:p w14:paraId="05595815" w14:textId="77777777" w:rsidR="009501FE" w:rsidRDefault="009501FE" w:rsidP="006F3923">
      <w:pPr>
        <w:jc w:val="both"/>
        <w:rPr>
          <w:rFonts w:cs="Arial"/>
          <w:sz w:val="20"/>
          <w:szCs w:val="20"/>
          <w:lang w:val="nl-BE"/>
        </w:rPr>
      </w:pPr>
    </w:p>
    <w:p w14:paraId="4F94BE86" w14:textId="77777777" w:rsidR="009501FE" w:rsidRDefault="009501FE" w:rsidP="006F3923">
      <w:pPr>
        <w:jc w:val="both"/>
        <w:rPr>
          <w:rFonts w:cs="Arial"/>
          <w:sz w:val="20"/>
          <w:szCs w:val="20"/>
          <w:lang w:val="nl-BE"/>
        </w:rPr>
      </w:pPr>
    </w:p>
    <w:p w14:paraId="185DEA8E" w14:textId="77777777" w:rsidR="00A02D2C" w:rsidRDefault="00A02D2C" w:rsidP="006F3923">
      <w:pPr>
        <w:jc w:val="both"/>
        <w:rPr>
          <w:rFonts w:cs="Arial"/>
          <w:sz w:val="20"/>
          <w:szCs w:val="20"/>
          <w:lang w:val="nl-BE"/>
        </w:rPr>
      </w:pPr>
    </w:p>
    <w:p w14:paraId="65FC1530" w14:textId="77777777" w:rsidR="009501FE" w:rsidRDefault="009501FE" w:rsidP="006F3923">
      <w:pPr>
        <w:jc w:val="both"/>
        <w:rPr>
          <w:rFonts w:cs="Arial"/>
          <w:sz w:val="20"/>
          <w:szCs w:val="20"/>
          <w:lang w:val="nl-BE"/>
        </w:rPr>
      </w:pPr>
    </w:p>
    <w:p w14:paraId="12C5B6D8" w14:textId="77777777" w:rsidR="002859C5" w:rsidRDefault="002859C5" w:rsidP="006F3923">
      <w:pPr>
        <w:jc w:val="both"/>
        <w:rPr>
          <w:rFonts w:cs="Arial"/>
          <w:sz w:val="20"/>
          <w:szCs w:val="20"/>
          <w:lang w:val="nl-BE"/>
        </w:rPr>
      </w:pPr>
      <w:r>
        <w:rPr>
          <w:rFonts w:cs="Arial"/>
          <w:sz w:val="20"/>
          <w:szCs w:val="20"/>
          <w:lang w:val="nl-BE"/>
        </w:rPr>
        <w:t>Of nog:</w:t>
      </w:r>
    </w:p>
    <w:p w14:paraId="46043F3B" w14:textId="77777777" w:rsidR="002859C5" w:rsidRPr="002859C5" w:rsidRDefault="002859C5" w:rsidP="006F3923">
      <w:pPr>
        <w:jc w:val="both"/>
        <w:rPr>
          <w:rFonts w:cs="Arial"/>
          <w:sz w:val="20"/>
          <w:szCs w:val="20"/>
          <w:lang w:val="nl-BE"/>
        </w:rPr>
      </w:pPr>
    </w:p>
    <w:p w14:paraId="2BFA8E34" w14:textId="77777777" w:rsidR="00457340" w:rsidRPr="009501FE" w:rsidRDefault="00457340" w:rsidP="006F3923">
      <w:pPr>
        <w:jc w:val="both"/>
        <w:rPr>
          <w:rFonts w:cs="Arial"/>
          <w:sz w:val="20"/>
          <w:szCs w:val="20"/>
          <w:lang w:val="nl-BE"/>
        </w:rPr>
      </w:pPr>
      <w:r w:rsidRPr="007744FF">
        <w:rPr>
          <w:rFonts w:cs="Arial"/>
          <w:b/>
          <w:i/>
          <w:sz w:val="20"/>
          <w:szCs w:val="20"/>
          <w:lang w:val="nl-BE"/>
        </w:rPr>
        <w:t>Variant C</w:t>
      </w:r>
    </w:p>
    <w:p w14:paraId="462E3D94" w14:textId="77777777" w:rsidR="00457340" w:rsidRPr="007744FF" w:rsidRDefault="00457340" w:rsidP="006F3923">
      <w:pPr>
        <w:jc w:val="both"/>
        <w:rPr>
          <w:rFonts w:cs="Arial"/>
          <w:b/>
          <w:sz w:val="20"/>
          <w:szCs w:val="20"/>
          <w:lang w:val="nl-BE"/>
        </w:rPr>
      </w:pPr>
      <w:r w:rsidRPr="007744FF">
        <w:rPr>
          <w:rFonts w:cs="Arial"/>
          <w:b/>
          <w:i/>
          <w:sz w:val="20"/>
          <w:szCs w:val="20"/>
          <w:lang w:val="nl-BE"/>
        </w:rPr>
        <w:tab/>
      </w:r>
      <w:r w:rsidRPr="007744FF">
        <w:rPr>
          <w:rFonts w:cs="Arial"/>
          <w:b/>
          <w:sz w:val="20"/>
          <w:szCs w:val="20"/>
          <w:lang w:val="nl-BE"/>
        </w:rPr>
        <w:t>7…</w:t>
      </w:r>
      <w:r w:rsidRPr="007744FF">
        <w:rPr>
          <w:rFonts w:cs="Arial"/>
          <w:b/>
          <w:sz w:val="20"/>
          <w:szCs w:val="20"/>
          <w:lang w:val="nl-BE"/>
        </w:rPr>
        <w:tab/>
      </w:r>
      <w:r w:rsidRPr="007744FF">
        <w:rPr>
          <w:rFonts w:cs="Arial"/>
          <w:b/>
          <w:sz w:val="20"/>
          <w:szCs w:val="20"/>
          <w:lang w:val="nl-BE"/>
        </w:rPr>
        <w:tab/>
        <w:t>f5</w:t>
      </w:r>
    </w:p>
    <w:p w14:paraId="76FD24B0" w14:textId="77777777" w:rsidR="00457340" w:rsidRPr="007744FF" w:rsidRDefault="00457340" w:rsidP="006F3923">
      <w:pPr>
        <w:jc w:val="both"/>
        <w:rPr>
          <w:rFonts w:cs="Arial"/>
          <w:b/>
          <w:sz w:val="20"/>
          <w:szCs w:val="20"/>
          <w:lang w:val="nl-BE"/>
        </w:rPr>
      </w:pPr>
      <w:r w:rsidRPr="007744FF">
        <w:rPr>
          <w:rFonts w:cs="Arial"/>
          <w:b/>
          <w:sz w:val="20"/>
          <w:szCs w:val="20"/>
          <w:lang w:val="nl-BE"/>
        </w:rPr>
        <w:tab/>
        <w:t>8.Dd7+</w:t>
      </w:r>
      <w:r w:rsidRPr="007744FF">
        <w:rPr>
          <w:rFonts w:cs="Arial"/>
          <w:b/>
          <w:sz w:val="20"/>
          <w:szCs w:val="20"/>
          <w:lang w:val="nl-BE"/>
        </w:rPr>
        <w:tab/>
      </w:r>
      <w:r w:rsidRPr="007744FF">
        <w:rPr>
          <w:rFonts w:cs="Arial"/>
          <w:b/>
          <w:sz w:val="20"/>
          <w:szCs w:val="20"/>
          <w:lang w:val="nl-BE"/>
        </w:rPr>
        <w:tab/>
        <w:t>Dd2</w:t>
      </w:r>
    </w:p>
    <w:p w14:paraId="6875708B" w14:textId="77777777" w:rsidR="00457340" w:rsidRDefault="00457340" w:rsidP="006F3923">
      <w:pPr>
        <w:jc w:val="both"/>
        <w:rPr>
          <w:rFonts w:cs="Arial"/>
          <w:b/>
          <w:sz w:val="20"/>
          <w:szCs w:val="20"/>
          <w:lang w:val="nl-BE"/>
        </w:rPr>
      </w:pPr>
      <w:r w:rsidRPr="007744FF">
        <w:rPr>
          <w:rFonts w:cs="Arial"/>
          <w:b/>
          <w:sz w:val="20"/>
          <w:szCs w:val="20"/>
          <w:lang w:val="nl-BE"/>
        </w:rPr>
        <w:tab/>
      </w:r>
      <w:r>
        <w:rPr>
          <w:rFonts w:cs="Arial"/>
          <w:b/>
          <w:sz w:val="20"/>
          <w:szCs w:val="20"/>
          <w:lang w:val="nl-BE"/>
        </w:rPr>
        <w:t>9.Da4+</w:t>
      </w:r>
      <w:r>
        <w:rPr>
          <w:rFonts w:cs="Arial"/>
          <w:b/>
          <w:sz w:val="20"/>
          <w:szCs w:val="20"/>
          <w:lang w:val="nl-BE"/>
        </w:rPr>
        <w:tab/>
      </w:r>
      <w:r>
        <w:rPr>
          <w:rFonts w:cs="Arial"/>
          <w:b/>
          <w:sz w:val="20"/>
          <w:szCs w:val="20"/>
          <w:lang w:val="nl-BE"/>
        </w:rPr>
        <w:tab/>
        <w:t>Dc2</w:t>
      </w:r>
    </w:p>
    <w:p w14:paraId="7C6B6107" w14:textId="77777777" w:rsidR="00457340" w:rsidRDefault="00457340" w:rsidP="006F3923">
      <w:pPr>
        <w:jc w:val="both"/>
        <w:rPr>
          <w:rFonts w:cs="Arial"/>
          <w:b/>
          <w:sz w:val="20"/>
          <w:szCs w:val="20"/>
          <w:lang w:val="nl-BE"/>
        </w:rPr>
      </w:pPr>
      <w:r>
        <w:rPr>
          <w:rFonts w:cs="Arial"/>
          <w:b/>
          <w:sz w:val="20"/>
          <w:szCs w:val="20"/>
          <w:lang w:val="nl-BE"/>
        </w:rPr>
        <w:t xml:space="preserve">           10.Da1+</w:t>
      </w:r>
      <w:r>
        <w:rPr>
          <w:rFonts w:cs="Arial"/>
          <w:b/>
          <w:sz w:val="20"/>
          <w:szCs w:val="20"/>
          <w:lang w:val="nl-BE"/>
        </w:rPr>
        <w:tab/>
      </w:r>
      <w:r>
        <w:rPr>
          <w:rFonts w:cs="Arial"/>
          <w:b/>
          <w:sz w:val="20"/>
          <w:szCs w:val="20"/>
          <w:lang w:val="nl-BE"/>
        </w:rPr>
        <w:tab/>
        <w:t>Kd2</w:t>
      </w:r>
    </w:p>
    <w:p w14:paraId="3E765642" w14:textId="77777777" w:rsidR="00457340" w:rsidRDefault="00457340" w:rsidP="006F3923">
      <w:pPr>
        <w:jc w:val="both"/>
        <w:rPr>
          <w:rFonts w:cs="Arial"/>
          <w:b/>
          <w:sz w:val="20"/>
          <w:szCs w:val="20"/>
          <w:lang w:val="nl-BE"/>
        </w:rPr>
      </w:pPr>
      <w:r>
        <w:rPr>
          <w:rFonts w:cs="Arial"/>
          <w:b/>
          <w:sz w:val="20"/>
          <w:szCs w:val="20"/>
          <w:lang w:val="nl-BE"/>
        </w:rPr>
        <w:t xml:space="preserve">           11.Da5+</w:t>
      </w:r>
      <w:r>
        <w:rPr>
          <w:rFonts w:cs="Arial"/>
          <w:b/>
          <w:sz w:val="20"/>
          <w:szCs w:val="20"/>
          <w:lang w:val="nl-BE"/>
        </w:rPr>
        <w:tab/>
      </w:r>
      <w:r>
        <w:rPr>
          <w:rFonts w:cs="Arial"/>
          <w:b/>
          <w:sz w:val="20"/>
          <w:szCs w:val="20"/>
          <w:lang w:val="nl-BE"/>
        </w:rPr>
        <w:tab/>
        <w:t>Ke3</w:t>
      </w:r>
    </w:p>
    <w:p w14:paraId="5CD8009C" w14:textId="77777777" w:rsidR="00EE7A7F" w:rsidRPr="00EE7A7F" w:rsidRDefault="00EE7A7F" w:rsidP="006F3923">
      <w:pPr>
        <w:jc w:val="both"/>
        <w:rPr>
          <w:rFonts w:cs="Arial"/>
          <w:sz w:val="20"/>
          <w:szCs w:val="20"/>
          <w:lang w:val="nl-BE"/>
        </w:rPr>
      </w:pPr>
      <w:r>
        <w:rPr>
          <w:rFonts w:cs="Arial"/>
          <w:sz w:val="20"/>
          <w:szCs w:val="20"/>
          <w:lang w:val="nl-BE"/>
        </w:rPr>
        <w:t>11.Kd3</w:t>
      </w:r>
      <w:r w:rsidR="00961C1F">
        <w:rPr>
          <w:rFonts w:cs="Arial"/>
          <w:sz w:val="20"/>
          <w:szCs w:val="20"/>
          <w:lang w:val="nl-BE"/>
        </w:rPr>
        <w:t>?</w:t>
      </w:r>
      <w:r>
        <w:rPr>
          <w:rFonts w:cs="Arial"/>
          <w:sz w:val="20"/>
          <w:szCs w:val="20"/>
          <w:lang w:val="nl-BE"/>
        </w:rPr>
        <w:t xml:space="preserve"> 12.Dd5+ Ke3 13.Dd4+ Kf3 14.Df4+ en mat.</w:t>
      </w:r>
    </w:p>
    <w:p w14:paraId="659C4A52" w14:textId="77777777" w:rsidR="00457340" w:rsidRDefault="00457340" w:rsidP="006F3923">
      <w:pPr>
        <w:jc w:val="both"/>
        <w:rPr>
          <w:rFonts w:cs="Arial"/>
          <w:b/>
          <w:sz w:val="20"/>
          <w:szCs w:val="20"/>
          <w:lang w:val="nl-BE"/>
        </w:rPr>
      </w:pPr>
      <w:r>
        <w:rPr>
          <w:rFonts w:cs="Arial"/>
          <w:b/>
          <w:sz w:val="20"/>
          <w:szCs w:val="20"/>
          <w:lang w:val="nl-BE"/>
        </w:rPr>
        <w:t xml:space="preserve">           12.Dxa7+</w:t>
      </w:r>
      <w:r>
        <w:rPr>
          <w:rFonts w:cs="Arial"/>
          <w:b/>
          <w:sz w:val="20"/>
          <w:szCs w:val="20"/>
          <w:lang w:val="nl-BE"/>
        </w:rPr>
        <w:tab/>
        <w:t>Kd2</w:t>
      </w:r>
    </w:p>
    <w:p w14:paraId="37DC09FA" w14:textId="77777777" w:rsidR="00EE7A7F" w:rsidRPr="0030090A" w:rsidRDefault="00457340" w:rsidP="006F3923">
      <w:pPr>
        <w:jc w:val="both"/>
        <w:rPr>
          <w:rFonts w:cs="Arial"/>
          <w:b/>
          <w:sz w:val="20"/>
          <w:szCs w:val="20"/>
          <w:lang w:val="nl-BE"/>
        </w:rPr>
      </w:pPr>
      <w:r>
        <w:rPr>
          <w:rFonts w:cs="Arial"/>
          <w:b/>
          <w:sz w:val="20"/>
          <w:szCs w:val="20"/>
          <w:lang w:val="nl-BE"/>
        </w:rPr>
        <w:t xml:space="preserve">           13.Da5+</w:t>
      </w:r>
      <w:r>
        <w:rPr>
          <w:rFonts w:cs="Arial"/>
          <w:b/>
          <w:sz w:val="20"/>
          <w:szCs w:val="20"/>
          <w:lang w:val="nl-BE"/>
        </w:rPr>
        <w:tab/>
      </w:r>
      <w:r>
        <w:rPr>
          <w:rFonts w:cs="Arial"/>
          <w:b/>
          <w:sz w:val="20"/>
          <w:szCs w:val="20"/>
          <w:lang w:val="nl-BE"/>
        </w:rPr>
        <w:tab/>
        <w:t>Ke3</w:t>
      </w:r>
    </w:p>
    <w:p w14:paraId="0F777BAA" w14:textId="77777777" w:rsidR="00457340" w:rsidRDefault="00457340" w:rsidP="006F3923">
      <w:pPr>
        <w:jc w:val="both"/>
        <w:rPr>
          <w:rFonts w:cs="Arial"/>
          <w:b/>
          <w:sz w:val="20"/>
          <w:szCs w:val="20"/>
          <w:lang w:val="nl-BE"/>
        </w:rPr>
      </w:pPr>
      <w:r>
        <w:rPr>
          <w:rFonts w:cs="Arial"/>
          <w:b/>
          <w:sz w:val="20"/>
          <w:szCs w:val="20"/>
          <w:lang w:val="nl-BE"/>
        </w:rPr>
        <w:t xml:space="preserve">           14.Db6+</w:t>
      </w:r>
      <w:r>
        <w:rPr>
          <w:rFonts w:cs="Arial"/>
          <w:b/>
          <w:sz w:val="20"/>
          <w:szCs w:val="20"/>
          <w:lang w:val="nl-BE"/>
        </w:rPr>
        <w:tab/>
      </w:r>
      <w:r>
        <w:rPr>
          <w:rFonts w:cs="Arial"/>
          <w:b/>
          <w:sz w:val="20"/>
          <w:szCs w:val="20"/>
          <w:lang w:val="nl-BE"/>
        </w:rPr>
        <w:tab/>
        <w:t>Kf3</w:t>
      </w:r>
    </w:p>
    <w:p w14:paraId="75CFD2F1" w14:textId="77777777" w:rsidR="00457340" w:rsidRDefault="00457340" w:rsidP="006F3923">
      <w:pPr>
        <w:jc w:val="both"/>
        <w:rPr>
          <w:rFonts w:cs="Arial"/>
          <w:b/>
          <w:sz w:val="20"/>
          <w:szCs w:val="20"/>
          <w:lang w:val="nl-BE"/>
        </w:rPr>
      </w:pPr>
      <w:r>
        <w:rPr>
          <w:rFonts w:cs="Arial"/>
          <w:b/>
          <w:sz w:val="20"/>
          <w:szCs w:val="20"/>
          <w:lang w:val="nl-BE"/>
        </w:rPr>
        <w:t xml:space="preserve">           15.Df2+</w:t>
      </w:r>
      <w:r>
        <w:rPr>
          <w:rFonts w:cs="Arial"/>
          <w:b/>
          <w:sz w:val="20"/>
          <w:szCs w:val="20"/>
          <w:lang w:val="nl-BE"/>
        </w:rPr>
        <w:tab/>
      </w:r>
      <w:r>
        <w:rPr>
          <w:rFonts w:cs="Arial"/>
          <w:b/>
          <w:sz w:val="20"/>
          <w:szCs w:val="20"/>
          <w:lang w:val="nl-BE"/>
        </w:rPr>
        <w:tab/>
        <w:t>Kg4</w:t>
      </w:r>
    </w:p>
    <w:p w14:paraId="40DC4B81" w14:textId="77777777" w:rsidR="00457340" w:rsidRDefault="00457340" w:rsidP="006F3923">
      <w:pPr>
        <w:jc w:val="both"/>
        <w:rPr>
          <w:rFonts w:cs="Arial"/>
          <w:b/>
          <w:sz w:val="20"/>
          <w:szCs w:val="20"/>
          <w:lang w:val="nl-BE"/>
        </w:rPr>
      </w:pPr>
      <w:r>
        <w:rPr>
          <w:rFonts w:cs="Arial"/>
          <w:b/>
          <w:sz w:val="20"/>
          <w:szCs w:val="20"/>
          <w:lang w:val="nl-BE"/>
        </w:rPr>
        <w:t xml:space="preserve">           16.Dg3+</w:t>
      </w:r>
      <w:r>
        <w:rPr>
          <w:rFonts w:cs="Arial"/>
          <w:b/>
          <w:sz w:val="20"/>
          <w:szCs w:val="20"/>
          <w:lang w:val="nl-BE"/>
        </w:rPr>
        <w:tab/>
      </w:r>
      <w:r>
        <w:rPr>
          <w:rFonts w:cs="Arial"/>
          <w:b/>
          <w:sz w:val="20"/>
          <w:szCs w:val="20"/>
          <w:lang w:val="nl-BE"/>
        </w:rPr>
        <w:tab/>
        <w:t>Kh5</w:t>
      </w:r>
    </w:p>
    <w:p w14:paraId="5E4979B0" w14:textId="77777777" w:rsidR="00457340" w:rsidRDefault="00457340" w:rsidP="006F3923">
      <w:pPr>
        <w:jc w:val="both"/>
        <w:rPr>
          <w:rFonts w:cs="Arial"/>
          <w:b/>
          <w:sz w:val="20"/>
          <w:szCs w:val="20"/>
          <w:lang w:val="nl-BE"/>
        </w:rPr>
      </w:pPr>
      <w:r>
        <w:rPr>
          <w:rFonts w:cs="Arial"/>
          <w:b/>
          <w:sz w:val="20"/>
          <w:szCs w:val="20"/>
          <w:lang w:val="nl-BE"/>
        </w:rPr>
        <w:t xml:space="preserve">           17.Pf4+</w:t>
      </w:r>
      <w:r>
        <w:rPr>
          <w:rFonts w:cs="Arial"/>
          <w:b/>
          <w:sz w:val="20"/>
          <w:szCs w:val="20"/>
          <w:lang w:val="nl-BE"/>
        </w:rPr>
        <w:tab/>
      </w:r>
      <w:r>
        <w:rPr>
          <w:rFonts w:cs="Arial"/>
          <w:b/>
          <w:sz w:val="20"/>
          <w:szCs w:val="20"/>
          <w:lang w:val="nl-BE"/>
        </w:rPr>
        <w:tab/>
        <w:t>Kh6</w:t>
      </w:r>
    </w:p>
    <w:p w14:paraId="43CE4F5F" w14:textId="77777777" w:rsidR="00457340" w:rsidRDefault="00457340" w:rsidP="006F3923">
      <w:pPr>
        <w:jc w:val="both"/>
        <w:rPr>
          <w:rFonts w:cs="Arial"/>
          <w:b/>
          <w:sz w:val="20"/>
          <w:szCs w:val="20"/>
          <w:lang w:val="nl-BE"/>
        </w:rPr>
      </w:pPr>
      <w:r>
        <w:rPr>
          <w:rFonts w:cs="Arial"/>
          <w:b/>
          <w:sz w:val="20"/>
          <w:szCs w:val="20"/>
          <w:lang w:val="nl-BE"/>
        </w:rPr>
        <w:t xml:space="preserve">           18.Dg6+</w:t>
      </w:r>
    </w:p>
    <w:p w14:paraId="5CC7C1B5" w14:textId="77777777" w:rsidR="00C2084A" w:rsidRDefault="00C2084A" w:rsidP="006F3923">
      <w:pPr>
        <w:jc w:val="both"/>
        <w:rPr>
          <w:rFonts w:cs="Arial"/>
          <w:b/>
          <w:sz w:val="20"/>
          <w:szCs w:val="20"/>
          <w:lang w:val="nl-BE"/>
        </w:rPr>
      </w:pPr>
      <w:r>
        <w:rPr>
          <w:rFonts w:cs="Arial"/>
          <w:b/>
          <w:sz w:val="20"/>
          <w:szCs w:val="20"/>
          <w:lang w:val="nl-BE"/>
        </w:rPr>
        <w:t>Ook mat.</w:t>
      </w:r>
    </w:p>
    <w:p w14:paraId="765F208E" w14:textId="77777777" w:rsidR="00C2084A" w:rsidRDefault="00C2084A" w:rsidP="006F3923">
      <w:pPr>
        <w:jc w:val="both"/>
        <w:rPr>
          <w:rFonts w:cs="Arial"/>
          <w:b/>
          <w:sz w:val="20"/>
          <w:szCs w:val="20"/>
          <w:lang w:val="nl-BE"/>
        </w:rPr>
      </w:pPr>
    </w:p>
    <w:p w14:paraId="3A70E5B1" w14:textId="77777777" w:rsidR="00C2084A" w:rsidRDefault="00C2084A" w:rsidP="006F3923">
      <w:pPr>
        <w:jc w:val="both"/>
        <w:rPr>
          <w:rFonts w:cs="Arial"/>
          <w:b/>
          <w:i/>
          <w:sz w:val="20"/>
          <w:szCs w:val="20"/>
          <w:lang w:val="nl-BE"/>
        </w:rPr>
      </w:pPr>
      <w:r>
        <w:rPr>
          <w:rFonts w:cs="Arial"/>
          <w:b/>
          <w:i/>
          <w:sz w:val="20"/>
          <w:szCs w:val="20"/>
          <w:lang w:val="nl-BE"/>
        </w:rPr>
        <w:t>Variant D</w:t>
      </w:r>
    </w:p>
    <w:p w14:paraId="182885C1" w14:textId="77777777" w:rsidR="00C2084A" w:rsidRDefault="00C2084A" w:rsidP="006F3923">
      <w:pPr>
        <w:jc w:val="both"/>
        <w:rPr>
          <w:rFonts w:cs="Arial"/>
          <w:b/>
          <w:sz w:val="20"/>
          <w:szCs w:val="20"/>
          <w:lang w:val="nl-BE"/>
        </w:rPr>
      </w:pPr>
      <w:r>
        <w:rPr>
          <w:rFonts w:cs="Arial"/>
          <w:b/>
          <w:i/>
          <w:sz w:val="20"/>
          <w:szCs w:val="20"/>
          <w:lang w:val="nl-BE"/>
        </w:rPr>
        <w:tab/>
      </w:r>
      <w:r>
        <w:rPr>
          <w:rFonts w:cs="Arial"/>
          <w:b/>
          <w:sz w:val="20"/>
          <w:szCs w:val="20"/>
          <w:lang w:val="nl-BE"/>
        </w:rPr>
        <w:t>7…</w:t>
      </w:r>
      <w:r>
        <w:rPr>
          <w:rFonts w:cs="Arial"/>
          <w:b/>
          <w:sz w:val="20"/>
          <w:szCs w:val="20"/>
          <w:lang w:val="nl-BE"/>
        </w:rPr>
        <w:tab/>
      </w:r>
      <w:r>
        <w:rPr>
          <w:rFonts w:cs="Arial"/>
          <w:b/>
          <w:sz w:val="20"/>
          <w:szCs w:val="20"/>
          <w:lang w:val="nl-BE"/>
        </w:rPr>
        <w:tab/>
        <w:t>Dh7</w:t>
      </w:r>
    </w:p>
    <w:p w14:paraId="659FF768" w14:textId="77777777" w:rsidR="00C2084A" w:rsidRDefault="00C2084A" w:rsidP="006F3923">
      <w:pPr>
        <w:jc w:val="both"/>
        <w:rPr>
          <w:rFonts w:cs="Arial"/>
          <w:b/>
          <w:sz w:val="20"/>
          <w:szCs w:val="20"/>
          <w:lang w:val="nl-BE"/>
        </w:rPr>
      </w:pPr>
      <w:r>
        <w:rPr>
          <w:rFonts w:cs="Arial"/>
          <w:b/>
          <w:sz w:val="20"/>
          <w:szCs w:val="20"/>
          <w:lang w:val="nl-BE"/>
        </w:rPr>
        <w:tab/>
        <w:t>8.Dd5+</w:t>
      </w:r>
      <w:r>
        <w:rPr>
          <w:rFonts w:cs="Arial"/>
          <w:b/>
          <w:sz w:val="20"/>
          <w:szCs w:val="20"/>
          <w:lang w:val="nl-BE"/>
        </w:rPr>
        <w:tab/>
      </w:r>
      <w:r>
        <w:rPr>
          <w:rFonts w:cs="Arial"/>
          <w:b/>
          <w:sz w:val="20"/>
          <w:szCs w:val="20"/>
          <w:lang w:val="nl-BE"/>
        </w:rPr>
        <w:tab/>
        <w:t>Kc2</w:t>
      </w:r>
    </w:p>
    <w:p w14:paraId="44E336C2" w14:textId="77777777" w:rsidR="00C2084A" w:rsidRDefault="00C2084A" w:rsidP="006F3923">
      <w:pPr>
        <w:jc w:val="both"/>
        <w:rPr>
          <w:rFonts w:cs="Arial"/>
          <w:b/>
          <w:sz w:val="20"/>
          <w:szCs w:val="20"/>
          <w:lang w:val="nl-BE"/>
        </w:rPr>
      </w:pPr>
      <w:r>
        <w:rPr>
          <w:rFonts w:cs="Arial"/>
          <w:b/>
          <w:sz w:val="20"/>
          <w:szCs w:val="20"/>
          <w:lang w:val="nl-BE"/>
        </w:rPr>
        <w:tab/>
        <w:t>9.Da2+</w:t>
      </w:r>
      <w:r>
        <w:rPr>
          <w:rFonts w:cs="Arial"/>
          <w:b/>
          <w:sz w:val="20"/>
          <w:szCs w:val="20"/>
          <w:lang w:val="nl-BE"/>
        </w:rPr>
        <w:tab/>
      </w:r>
      <w:r>
        <w:rPr>
          <w:rFonts w:cs="Arial"/>
          <w:b/>
          <w:sz w:val="20"/>
          <w:szCs w:val="20"/>
          <w:lang w:val="nl-BE"/>
        </w:rPr>
        <w:tab/>
        <w:t>Kd1</w:t>
      </w:r>
    </w:p>
    <w:p w14:paraId="5BB8927B" w14:textId="77777777" w:rsidR="00C2084A" w:rsidRDefault="00C2084A" w:rsidP="006F3923">
      <w:pPr>
        <w:jc w:val="both"/>
        <w:rPr>
          <w:rFonts w:cs="Arial"/>
          <w:b/>
          <w:sz w:val="20"/>
          <w:szCs w:val="20"/>
          <w:lang w:val="nl-BE"/>
        </w:rPr>
      </w:pPr>
      <w:r>
        <w:rPr>
          <w:rFonts w:cs="Arial"/>
          <w:b/>
          <w:sz w:val="20"/>
          <w:szCs w:val="20"/>
          <w:lang w:val="nl-BE"/>
        </w:rPr>
        <w:t xml:space="preserve">           10.Pc3+</w:t>
      </w:r>
      <w:r>
        <w:rPr>
          <w:rFonts w:cs="Arial"/>
          <w:b/>
          <w:sz w:val="20"/>
          <w:szCs w:val="20"/>
          <w:lang w:val="nl-BE"/>
        </w:rPr>
        <w:tab/>
      </w:r>
      <w:r>
        <w:rPr>
          <w:rFonts w:cs="Arial"/>
          <w:b/>
          <w:sz w:val="20"/>
          <w:szCs w:val="20"/>
          <w:lang w:val="nl-BE"/>
        </w:rPr>
        <w:tab/>
        <w:t>Kc1</w:t>
      </w:r>
    </w:p>
    <w:p w14:paraId="52D86900" w14:textId="77777777" w:rsidR="00C2084A" w:rsidRDefault="00C2084A" w:rsidP="006F3923">
      <w:pPr>
        <w:jc w:val="both"/>
        <w:rPr>
          <w:rFonts w:cs="Arial"/>
          <w:b/>
          <w:sz w:val="20"/>
          <w:szCs w:val="20"/>
          <w:lang w:val="nl-BE"/>
        </w:rPr>
      </w:pPr>
      <w:r>
        <w:rPr>
          <w:rFonts w:cs="Arial"/>
          <w:b/>
          <w:sz w:val="20"/>
          <w:szCs w:val="20"/>
          <w:lang w:val="nl-BE"/>
        </w:rPr>
        <w:t xml:space="preserve">           11.Da1+</w:t>
      </w:r>
      <w:r>
        <w:rPr>
          <w:rFonts w:cs="Arial"/>
          <w:b/>
          <w:sz w:val="20"/>
          <w:szCs w:val="20"/>
          <w:lang w:val="nl-BE"/>
        </w:rPr>
        <w:tab/>
      </w:r>
      <w:r>
        <w:rPr>
          <w:rFonts w:cs="Arial"/>
          <w:b/>
          <w:sz w:val="20"/>
          <w:szCs w:val="20"/>
          <w:lang w:val="nl-BE"/>
        </w:rPr>
        <w:tab/>
        <w:t>Kd2</w:t>
      </w:r>
    </w:p>
    <w:p w14:paraId="5341098E" w14:textId="77777777" w:rsidR="00C2084A" w:rsidRDefault="00C2084A" w:rsidP="006F3923">
      <w:pPr>
        <w:jc w:val="both"/>
        <w:rPr>
          <w:rFonts w:cs="Arial"/>
          <w:b/>
          <w:sz w:val="20"/>
          <w:szCs w:val="20"/>
          <w:lang w:val="nl-BE"/>
        </w:rPr>
      </w:pPr>
      <w:r>
        <w:rPr>
          <w:rFonts w:cs="Arial"/>
          <w:b/>
          <w:sz w:val="20"/>
          <w:szCs w:val="20"/>
          <w:lang w:val="nl-BE"/>
        </w:rPr>
        <w:t xml:space="preserve">           12.De1+</w:t>
      </w:r>
      <w:r>
        <w:rPr>
          <w:rFonts w:cs="Arial"/>
          <w:b/>
          <w:sz w:val="20"/>
          <w:szCs w:val="20"/>
          <w:lang w:val="nl-BE"/>
        </w:rPr>
        <w:tab/>
      </w:r>
      <w:r>
        <w:rPr>
          <w:rFonts w:cs="Arial"/>
          <w:b/>
          <w:sz w:val="20"/>
          <w:szCs w:val="20"/>
          <w:lang w:val="nl-BE"/>
        </w:rPr>
        <w:tab/>
        <w:t>Kc2</w:t>
      </w:r>
    </w:p>
    <w:p w14:paraId="01185D4A" w14:textId="77777777" w:rsidR="00C2084A" w:rsidRDefault="00C2084A" w:rsidP="006F3923">
      <w:pPr>
        <w:jc w:val="both"/>
        <w:rPr>
          <w:rFonts w:cs="Arial"/>
          <w:b/>
          <w:sz w:val="20"/>
          <w:szCs w:val="20"/>
          <w:lang w:val="nl-BE"/>
        </w:rPr>
      </w:pPr>
      <w:r>
        <w:rPr>
          <w:rFonts w:cs="Arial"/>
          <w:b/>
          <w:sz w:val="20"/>
          <w:szCs w:val="20"/>
          <w:lang w:val="nl-BE"/>
        </w:rPr>
        <w:t xml:space="preserve">           13.Db1+</w:t>
      </w:r>
      <w:r>
        <w:rPr>
          <w:rFonts w:cs="Arial"/>
          <w:b/>
          <w:sz w:val="20"/>
          <w:szCs w:val="20"/>
          <w:lang w:val="nl-BE"/>
        </w:rPr>
        <w:tab/>
      </w:r>
      <w:r>
        <w:rPr>
          <w:rFonts w:cs="Arial"/>
          <w:b/>
          <w:sz w:val="20"/>
          <w:szCs w:val="20"/>
          <w:lang w:val="nl-BE"/>
        </w:rPr>
        <w:tab/>
        <w:t>Kxc3</w:t>
      </w:r>
    </w:p>
    <w:p w14:paraId="1EBF850D" w14:textId="77777777" w:rsidR="00C2084A" w:rsidRDefault="00C2084A" w:rsidP="006F3923">
      <w:pPr>
        <w:jc w:val="both"/>
        <w:rPr>
          <w:rFonts w:cs="Arial"/>
          <w:b/>
          <w:sz w:val="20"/>
          <w:szCs w:val="20"/>
          <w:lang w:val="nl-BE"/>
        </w:rPr>
      </w:pPr>
      <w:r>
        <w:rPr>
          <w:rFonts w:cs="Arial"/>
          <w:b/>
          <w:sz w:val="20"/>
          <w:szCs w:val="20"/>
          <w:lang w:val="nl-BE"/>
        </w:rPr>
        <w:t xml:space="preserve">           14.Dxh7</w:t>
      </w:r>
    </w:p>
    <w:p w14:paraId="345FFACC" w14:textId="77777777" w:rsidR="00457340" w:rsidRDefault="00457340" w:rsidP="006F3923">
      <w:pPr>
        <w:jc w:val="both"/>
        <w:rPr>
          <w:rFonts w:cs="Arial"/>
          <w:sz w:val="20"/>
          <w:szCs w:val="20"/>
          <w:lang w:val="nl-BE"/>
        </w:rPr>
      </w:pPr>
      <w:r>
        <w:rPr>
          <w:rFonts w:cs="Arial"/>
          <w:sz w:val="20"/>
          <w:szCs w:val="20"/>
          <w:lang w:val="nl-BE"/>
        </w:rPr>
        <w:t xml:space="preserve">En ook hier </w:t>
      </w:r>
      <w:r w:rsidR="006861C1">
        <w:rPr>
          <w:rFonts w:cs="Arial"/>
          <w:sz w:val="20"/>
          <w:szCs w:val="20"/>
          <w:lang w:val="nl-BE"/>
        </w:rPr>
        <w:t xml:space="preserve">nogmaals </w:t>
      </w:r>
      <w:r>
        <w:rPr>
          <w:rFonts w:cs="Arial"/>
          <w:sz w:val="20"/>
          <w:szCs w:val="20"/>
          <w:lang w:val="nl-BE"/>
        </w:rPr>
        <w:t>mat.</w:t>
      </w:r>
    </w:p>
    <w:p w14:paraId="6125367E" w14:textId="77777777" w:rsidR="00021640" w:rsidRDefault="00021640" w:rsidP="006F3923">
      <w:pPr>
        <w:jc w:val="both"/>
        <w:rPr>
          <w:rFonts w:cs="Arial"/>
          <w:sz w:val="20"/>
          <w:szCs w:val="20"/>
          <w:lang w:val="nl-BE"/>
        </w:rPr>
      </w:pPr>
    </w:p>
    <w:p w14:paraId="6BA861D1" w14:textId="77777777" w:rsidR="00021640" w:rsidRPr="00457340" w:rsidRDefault="00021640" w:rsidP="006F3923">
      <w:pPr>
        <w:jc w:val="both"/>
        <w:rPr>
          <w:rFonts w:cs="Arial"/>
          <w:sz w:val="20"/>
          <w:szCs w:val="20"/>
          <w:lang w:val="nl-BE"/>
        </w:rPr>
      </w:pPr>
      <w:r>
        <w:rPr>
          <w:rFonts w:cs="Arial"/>
          <w:sz w:val="20"/>
          <w:szCs w:val="20"/>
          <w:lang w:val="nl-BE"/>
        </w:rPr>
        <w:t>Ik v</w:t>
      </w:r>
      <w:r w:rsidR="00854842">
        <w:rPr>
          <w:rFonts w:cs="Arial"/>
          <w:sz w:val="20"/>
          <w:szCs w:val="20"/>
          <w:lang w:val="nl-BE"/>
        </w:rPr>
        <w:t xml:space="preserve">erbeterde een studie van </w:t>
      </w:r>
      <w:r>
        <w:rPr>
          <w:rFonts w:cs="Arial"/>
          <w:sz w:val="20"/>
          <w:szCs w:val="20"/>
          <w:lang w:val="nl-BE"/>
        </w:rPr>
        <w:t>Van</w:t>
      </w:r>
      <w:r w:rsidR="00854842">
        <w:rPr>
          <w:rFonts w:cs="Arial"/>
          <w:sz w:val="20"/>
          <w:szCs w:val="20"/>
          <w:lang w:val="nl-BE"/>
        </w:rPr>
        <w:t>-</w:t>
      </w:r>
      <w:r>
        <w:rPr>
          <w:rFonts w:cs="Arial"/>
          <w:sz w:val="20"/>
          <w:szCs w:val="20"/>
          <w:lang w:val="nl-BE"/>
        </w:rPr>
        <w:t>diest en dit is het resultaat van on</w:t>
      </w:r>
      <w:r w:rsidR="00CF72D8">
        <w:rPr>
          <w:rFonts w:cs="Arial"/>
          <w:sz w:val="20"/>
          <w:szCs w:val="20"/>
          <w:lang w:val="nl-BE"/>
        </w:rPr>
        <w:t>-</w:t>
      </w:r>
      <w:r>
        <w:rPr>
          <w:rFonts w:cs="Arial"/>
          <w:sz w:val="20"/>
          <w:szCs w:val="20"/>
          <w:lang w:val="nl-BE"/>
        </w:rPr>
        <w:t>ze samenwerking.</w:t>
      </w:r>
    </w:p>
    <w:p w14:paraId="35BD6F96" w14:textId="77777777" w:rsidR="007744FF" w:rsidRDefault="007744FF" w:rsidP="006F3923">
      <w:pPr>
        <w:spacing w:line="190" w:lineRule="exact"/>
        <w:jc w:val="center"/>
        <w:rPr>
          <w:rFonts w:cs="Arial"/>
          <w:sz w:val="20"/>
          <w:szCs w:val="20"/>
          <w:lang w:val="nl-BE"/>
        </w:rPr>
      </w:pPr>
    </w:p>
    <w:p w14:paraId="3F6E8D42" w14:textId="77777777" w:rsidR="006F3923" w:rsidRDefault="006F3923" w:rsidP="00B82AFB">
      <w:pPr>
        <w:spacing w:line="190" w:lineRule="exact"/>
        <w:jc w:val="center"/>
        <w:rPr>
          <w:rFonts w:cs="Arial"/>
          <w:b/>
          <w:sz w:val="20"/>
          <w:szCs w:val="20"/>
          <w:lang w:val="nl-BE"/>
        </w:rPr>
      </w:pPr>
      <w:r>
        <w:rPr>
          <w:rFonts w:cs="Arial"/>
          <w:sz w:val="20"/>
          <w:szCs w:val="20"/>
          <w:lang w:val="nl-BE"/>
        </w:rPr>
        <w:br w:type="page"/>
      </w:r>
      <w:r w:rsidR="003348DB">
        <w:rPr>
          <w:rFonts w:cs="Arial"/>
          <w:sz w:val="20"/>
          <w:szCs w:val="20"/>
          <w:lang w:val="nl-BE"/>
        </w:rPr>
        <w:lastRenderedPageBreak/>
        <w:t xml:space="preserve">- </w:t>
      </w:r>
      <w:r w:rsidR="0090165F">
        <w:rPr>
          <w:rFonts w:cs="Arial"/>
          <w:b/>
          <w:sz w:val="20"/>
          <w:szCs w:val="20"/>
          <w:lang w:val="nl-BE"/>
        </w:rPr>
        <w:t>171</w:t>
      </w:r>
      <w:r>
        <w:rPr>
          <w:rFonts w:cs="Arial"/>
          <w:b/>
          <w:sz w:val="20"/>
          <w:szCs w:val="20"/>
          <w:lang w:val="nl-BE"/>
        </w:rPr>
        <w:t xml:space="preserve"> -</w:t>
      </w:r>
    </w:p>
    <w:p w14:paraId="0F2DE68F" w14:textId="77777777" w:rsidR="006F3923" w:rsidRDefault="006F3923" w:rsidP="006F3923">
      <w:pPr>
        <w:spacing w:line="190" w:lineRule="exact"/>
        <w:jc w:val="center"/>
        <w:rPr>
          <w:rFonts w:cs="Arial"/>
          <w:b/>
          <w:sz w:val="20"/>
          <w:szCs w:val="20"/>
          <w:lang w:val="nl-BE"/>
        </w:rPr>
      </w:pPr>
    </w:p>
    <w:p w14:paraId="6EF2BDA9"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1994</w:t>
      </w:r>
    </w:p>
    <w:p w14:paraId="7162E1B2" w14:textId="77777777" w:rsidR="006F3923" w:rsidRDefault="006F3923" w:rsidP="006F3923">
      <w:pPr>
        <w:spacing w:line="190" w:lineRule="exact"/>
        <w:jc w:val="center"/>
        <w:rPr>
          <w:rFonts w:cs="Arial"/>
          <w:sz w:val="20"/>
          <w:szCs w:val="20"/>
          <w:lang w:val="nl-BE"/>
        </w:rPr>
      </w:pPr>
    </w:p>
    <w:p w14:paraId="797959AE" w14:textId="77777777" w:rsidR="006F3923" w:rsidRDefault="006F3923" w:rsidP="006F3923">
      <w:pPr>
        <w:jc w:val="center"/>
        <w:rPr>
          <w:rFonts w:cs="Arial"/>
          <w:sz w:val="20"/>
          <w:szCs w:val="20"/>
          <w:lang w:val="nl-BE"/>
        </w:rPr>
      </w:pPr>
      <w:r>
        <w:rPr>
          <w:lang w:val="nl-BE"/>
        </w:rPr>
        <w:object w:dxaOrig="4579" w:dyaOrig="4577" w14:anchorId="0C27D9D5">
          <v:shape id="_x0000_i1186" type="#_x0000_t75" style="width:161.15pt;height:159.5pt" o:ole="">
            <v:imagedata r:id="rId343" o:title=""/>
          </v:shape>
          <o:OLEObject Type="Embed" ProgID="CorelDRAW.Graphic.12" ShapeID="_x0000_i1186" DrawAspect="Content" ObjectID="_1587467579" r:id="rId344"/>
        </w:object>
      </w:r>
    </w:p>
    <w:p w14:paraId="3F725754" w14:textId="77777777" w:rsidR="00D70E1A" w:rsidRDefault="00D70E1A" w:rsidP="006F3923">
      <w:pPr>
        <w:jc w:val="center"/>
        <w:rPr>
          <w:rFonts w:cs="Arial"/>
          <w:b/>
          <w:lang w:val="nl-BE"/>
        </w:rPr>
      </w:pPr>
    </w:p>
    <w:p w14:paraId="208D19BE" w14:textId="77777777" w:rsidR="006F3923" w:rsidRDefault="006F3923" w:rsidP="006F3923">
      <w:pPr>
        <w:jc w:val="center"/>
        <w:rPr>
          <w:rFonts w:cs="Arial"/>
          <w:sz w:val="20"/>
          <w:szCs w:val="20"/>
          <w:lang w:val="nl-BE"/>
        </w:rPr>
      </w:pPr>
      <w:r>
        <w:rPr>
          <w:rFonts w:cs="Arial"/>
          <w:b/>
          <w:lang w:val="nl-BE"/>
        </w:rPr>
        <w:t>+</w:t>
      </w:r>
      <w:r>
        <w:rPr>
          <w:rFonts w:cs="Arial"/>
          <w:sz w:val="20"/>
          <w:szCs w:val="20"/>
          <w:lang w:val="nl-BE"/>
        </w:rPr>
        <w:t xml:space="preserve">                              0301.21 b8d8</w:t>
      </w:r>
    </w:p>
    <w:p w14:paraId="60215AE6" w14:textId="77777777" w:rsidR="006F3923" w:rsidRDefault="006F3923" w:rsidP="006F3923">
      <w:pPr>
        <w:jc w:val="both"/>
        <w:rPr>
          <w:rFonts w:cs="Arial"/>
          <w:sz w:val="20"/>
          <w:szCs w:val="20"/>
          <w:lang w:val="nl-BE"/>
        </w:rPr>
      </w:pPr>
    </w:p>
    <w:p w14:paraId="7AA91154" w14:textId="77777777" w:rsidR="006F3923" w:rsidRDefault="006F3923" w:rsidP="006F3923">
      <w:pPr>
        <w:jc w:val="both"/>
        <w:rPr>
          <w:rFonts w:cs="Arial"/>
          <w:sz w:val="20"/>
          <w:szCs w:val="20"/>
          <w:lang w:val="nl-BE"/>
        </w:rPr>
      </w:pPr>
      <w:r>
        <w:rPr>
          <w:rFonts w:cs="Arial"/>
          <w:sz w:val="20"/>
          <w:szCs w:val="20"/>
          <w:lang w:val="nl-BE"/>
        </w:rPr>
        <w:t>Als dank heb ik aan Hans Bouw-meester bovenstaande studie op-gedragen. In een artikel “</w:t>
      </w:r>
      <w:r>
        <w:rPr>
          <w:rFonts w:cs="Arial"/>
          <w:i/>
          <w:sz w:val="20"/>
          <w:szCs w:val="20"/>
          <w:lang w:val="nl-BE"/>
        </w:rPr>
        <w:t xml:space="preserve">Leven met eindspelstudies” </w:t>
      </w:r>
      <w:r>
        <w:rPr>
          <w:rFonts w:cs="Arial"/>
          <w:sz w:val="20"/>
          <w:szCs w:val="20"/>
          <w:lang w:val="nl-BE"/>
        </w:rPr>
        <w:t xml:space="preserve">in </w:t>
      </w:r>
      <w:r>
        <w:rPr>
          <w:rFonts w:cs="Arial"/>
          <w:i/>
          <w:sz w:val="20"/>
          <w:szCs w:val="20"/>
          <w:lang w:val="nl-BE"/>
        </w:rPr>
        <w:t xml:space="preserve">Schakend Nederland </w:t>
      </w:r>
      <w:r>
        <w:rPr>
          <w:rFonts w:cs="Arial"/>
          <w:sz w:val="20"/>
          <w:szCs w:val="20"/>
          <w:lang w:val="nl-BE"/>
        </w:rPr>
        <w:t xml:space="preserve">is hier de Internationale Meester zelf aan het woord, aan-gevuld met mijn </w:t>
      </w:r>
      <w:r w:rsidR="00E86C51">
        <w:rPr>
          <w:rFonts w:cs="Arial"/>
          <w:sz w:val="20"/>
          <w:szCs w:val="20"/>
          <w:lang w:val="nl-BE"/>
        </w:rPr>
        <w:t>eindbeslissing.</w:t>
      </w:r>
      <w:r>
        <w:rPr>
          <w:rFonts w:cs="Arial"/>
          <w:sz w:val="20"/>
          <w:szCs w:val="20"/>
          <w:lang w:val="nl-BE"/>
        </w:rPr>
        <w:t xml:space="preserve"> </w:t>
      </w:r>
    </w:p>
    <w:p w14:paraId="430AB34F" w14:textId="77777777" w:rsidR="006F3923" w:rsidRDefault="006F3923" w:rsidP="006F3923">
      <w:pPr>
        <w:jc w:val="both"/>
        <w:rPr>
          <w:rFonts w:cs="Arial"/>
          <w:b/>
          <w:sz w:val="20"/>
          <w:szCs w:val="20"/>
          <w:lang w:val="nl-BE"/>
        </w:rPr>
      </w:pPr>
      <w:r>
        <w:rPr>
          <w:rFonts w:cs="Arial"/>
          <w:b/>
          <w:sz w:val="20"/>
          <w:szCs w:val="20"/>
          <w:lang w:val="nl-BE"/>
        </w:rPr>
        <w:tab/>
        <w:t xml:space="preserve">1.f6 </w:t>
      </w:r>
    </w:p>
    <w:p w14:paraId="0C8DB7D7" w14:textId="77777777" w:rsidR="006F3923" w:rsidRDefault="006F3923" w:rsidP="006F3923">
      <w:pPr>
        <w:jc w:val="both"/>
        <w:rPr>
          <w:rFonts w:cs="Arial"/>
          <w:i/>
          <w:sz w:val="20"/>
          <w:szCs w:val="20"/>
          <w:lang w:val="nl-BE"/>
        </w:rPr>
      </w:pPr>
      <w:r>
        <w:rPr>
          <w:rFonts w:cs="Arial"/>
          <w:i/>
          <w:sz w:val="20"/>
          <w:szCs w:val="20"/>
          <w:lang w:val="nl-BE"/>
        </w:rPr>
        <w:t>“Niet moeilijk te vinden.</w:t>
      </w:r>
      <w:r w:rsidR="002B33FF">
        <w:rPr>
          <w:rFonts w:cs="Arial"/>
          <w:i/>
          <w:sz w:val="20"/>
          <w:szCs w:val="20"/>
          <w:lang w:val="nl-BE"/>
        </w:rPr>
        <w:t>”</w:t>
      </w:r>
      <w:r>
        <w:rPr>
          <w:rFonts w:cs="Arial"/>
          <w:i/>
          <w:sz w:val="20"/>
          <w:szCs w:val="20"/>
          <w:lang w:val="nl-BE"/>
        </w:rPr>
        <w:t xml:space="preserve"> </w:t>
      </w:r>
    </w:p>
    <w:p w14:paraId="33D27A4A"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b3</w:t>
      </w:r>
    </w:p>
    <w:p w14:paraId="2CAA31CA" w14:textId="77777777" w:rsidR="006F3923" w:rsidRDefault="006F3923" w:rsidP="006F3923">
      <w:pPr>
        <w:jc w:val="both"/>
        <w:rPr>
          <w:rFonts w:cs="Arial"/>
          <w:b/>
          <w:sz w:val="20"/>
          <w:szCs w:val="20"/>
          <w:lang w:val="nl-BE"/>
        </w:rPr>
      </w:pPr>
      <w:r>
        <w:rPr>
          <w:rFonts w:cs="Arial"/>
          <w:b/>
          <w:sz w:val="20"/>
          <w:szCs w:val="20"/>
          <w:lang w:val="nl-BE"/>
        </w:rPr>
        <w:tab/>
        <w:t xml:space="preserve">2.f7 </w:t>
      </w:r>
      <w:r>
        <w:rPr>
          <w:rFonts w:cs="Arial"/>
          <w:b/>
          <w:sz w:val="20"/>
          <w:szCs w:val="20"/>
          <w:lang w:val="nl-BE"/>
        </w:rPr>
        <w:tab/>
      </w:r>
      <w:r>
        <w:rPr>
          <w:rFonts w:cs="Arial"/>
          <w:b/>
          <w:sz w:val="20"/>
          <w:szCs w:val="20"/>
          <w:lang w:val="nl-BE"/>
        </w:rPr>
        <w:tab/>
        <w:t xml:space="preserve">Tf4 </w:t>
      </w:r>
    </w:p>
    <w:p w14:paraId="1844E21C" w14:textId="77777777" w:rsidR="006F3923" w:rsidRDefault="006F3923" w:rsidP="006F3923">
      <w:pPr>
        <w:jc w:val="both"/>
        <w:rPr>
          <w:rFonts w:cs="Arial"/>
          <w:b/>
          <w:sz w:val="20"/>
          <w:szCs w:val="20"/>
          <w:lang w:val="nl-BE"/>
        </w:rPr>
      </w:pPr>
      <w:r>
        <w:rPr>
          <w:rFonts w:cs="Arial"/>
          <w:b/>
          <w:sz w:val="20"/>
          <w:szCs w:val="20"/>
          <w:lang w:val="nl-BE"/>
        </w:rPr>
        <w:tab/>
        <w:t xml:space="preserve">3.f8D+ </w:t>
      </w:r>
      <w:r>
        <w:rPr>
          <w:rFonts w:cs="Arial"/>
          <w:b/>
          <w:sz w:val="20"/>
          <w:szCs w:val="20"/>
          <w:lang w:val="nl-BE"/>
        </w:rPr>
        <w:tab/>
      </w:r>
      <w:r>
        <w:rPr>
          <w:rFonts w:cs="Arial"/>
          <w:b/>
          <w:sz w:val="20"/>
          <w:szCs w:val="20"/>
          <w:lang w:val="nl-BE"/>
        </w:rPr>
        <w:tab/>
        <w:t>Txf8</w:t>
      </w:r>
    </w:p>
    <w:p w14:paraId="25A309D7" w14:textId="77777777" w:rsidR="006F3923" w:rsidRDefault="002B33FF" w:rsidP="006F3923">
      <w:pPr>
        <w:jc w:val="both"/>
        <w:rPr>
          <w:rFonts w:cs="Arial"/>
          <w:i/>
          <w:sz w:val="20"/>
          <w:szCs w:val="20"/>
          <w:lang w:val="nl-BE"/>
        </w:rPr>
      </w:pPr>
      <w:r>
        <w:rPr>
          <w:rFonts w:cs="Arial"/>
          <w:i/>
          <w:sz w:val="20"/>
          <w:szCs w:val="20"/>
          <w:lang w:val="nl-BE"/>
        </w:rPr>
        <w:t>“</w:t>
      </w:r>
      <w:r w:rsidR="006F3923">
        <w:rPr>
          <w:rFonts w:cs="Arial"/>
          <w:i/>
          <w:sz w:val="20"/>
          <w:szCs w:val="20"/>
          <w:lang w:val="nl-BE"/>
        </w:rPr>
        <w:t>Wit lijkt gewonnen, maar na</w:t>
      </w:r>
      <w:r w:rsidR="006F3923">
        <w:rPr>
          <w:rFonts w:cs="Arial"/>
          <w:sz w:val="20"/>
          <w:szCs w:val="20"/>
          <w:lang w:val="nl-BE"/>
        </w:rPr>
        <w:t xml:space="preserve"> </w:t>
      </w:r>
      <w:r w:rsidR="006F3923">
        <w:rPr>
          <w:rFonts w:cs="Arial"/>
          <w:i/>
          <w:sz w:val="20"/>
          <w:szCs w:val="20"/>
          <w:lang w:val="nl-BE"/>
        </w:rPr>
        <w:t>4.Pxf8? b2 5.Ka7 b1D 6.b8D+ Dxb8+ 7.Kxb8</w:t>
      </w:r>
      <w:r w:rsidR="006F3923">
        <w:rPr>
          <w:rFonts w:cs="Arial"/>
          <w:sz w:val="20"/>
          <w:szCs w:val="20"/>
          <w:lang w:val="nl-BE"/>
        </w:rPr>
        <w:t xml:space="preserve"> </w:t>
      </w:r>
      <w:r w:rsidR="006F3923">
        <w:rPr>
          <w:rFonts w:cs="Arial"/>
          <w:i/>
          <w:sz w:val="20"/>
          <w:szCs w:val="20"/>
          <w:lang w:val="nl-BE"/>
        </w:rPr>
        <w:t>is het remise. Wit speelt echter:</w:t>
      </w:r>
      <w:r>
        <w:rPr>
          <w:rFonts w:cs="Arial"/>
          <w:i/>
          <w:sz w:val="20"/>
          <w:szCs w:val="20"/>
          <w:lang w:val="nl-BE"/>
        </w:rPr>
        <w:t>”</w:t>
      </w:r>
      <w:r w:rsidR="006F3923">
        <w:rPr>
          <w:rFonts w:cs="Arial"/>
          <w:b/>
          <w:i/>
          <w:sz w:val="20"/>
          <w:szCs w:val="20"/>
          <w:lang w:val="nl-BE"/>
        </w:rPr>
        <w:tab/>
      </w:r>
    </w:p>
    <w:p w14:paraId="7ABD4363" w14:textId="77777777" w:rsidR="006F3923" w:rsidRDefault="006F3923" w:rsidP="006F3923">
      <w:pPr>
        <w:jc w:val="both"/>
        <w:rPr>
          <w:rFonts w:cs="Arial"/>
          <w:b/>
          <w:sz w:val="20"/>
          <w:szCs w:val="20"/>
          <w:lang w:val="nl-BE"/>
        </w:rPr>
      </w:pPr>
      <w:r>
        <w:rPr>
          <w:rFonts w:cs="Arial"/>
          <w:b/>
          <w:sz w:val="20"/>
          <w:szCs w:val="20"/>
          <w:lang w:val="nl-BE"/>
        </w:rPr>
        <w:tab/>
        <w:t xml:space="preserve">4.Ka8         </w:t>
      </w:r>
    </w:p>
    <w:p w14:paraId="49CF1557" w14:textId="77777777" w:rsidR="006F3923" w:rsidRDefault="002B33FF" w:rsidP="006F3923">
      <w:pPr>
        <w:jc w:val="both"/>
        <w:rPr>
          <w:rFonts w:cs="Arial"/>
          <w:sz w:val="20"/>
          <w:szCs w:val="20"/>
          <w:lang w:val="nl-BE"/>
        </w:rPr>
      </w:pPr>
      <w:r>
        <w:rPr>
          <w:rFonts w:cs="Arial"/>
          <w:i/>
          <w:sz w:val="20"/>
          <w:szCs w:val="20"/>
          <w:lang w:val="nl-BE"/>
        </w:rPr>
        <w:t>“</w:t>
      </w:r>
      <w:r w:rsidR="006F3923">
        <w:rPr>
          <w:rFonts w:cs="Arial"/>
          <w:i/>
          <w:sz w:val="20"/>
          <w:szCs w:val="20"/>
          <w:lang w:val="nl-BE"/>
        </w:rPr>
        <w:t>Een mooie pointe. Na 4.Ka7? wint zwart met 4...Tf7 5.Pg5 Txb7+ 6.Kxb7 b2 enzovoort</w:t>
      </w:r>
      <w:r w:rsidR="006F3923">
        <w:rPr>
          <w:rFonts w:cs="Arial"/>
          <w:sz w:val="20"/>
          <w:szCs w:val="20"/>
          <w:lang w:val="nl-BE"/>
        </w:rPr>
        <w:t>.</w:t>
      </w:r>
      <w:r>
        <w:rPr>
          <w:rFonts w:cs="Arial"/>
          <w:sz w:val="20"/>
          <w:szCs w:val="20"/>
          <w:lang w:val="nl-BE"/>
        </w:rPr>
        <w:t>”</w:t>
      </w:r>
    </w:p>
    <w:p w14:paraId="2872857F" w14:textId="77777777" w:rsidR="00EE41B9" w:rsidRPr="00207798" w:rsidRDefault="006F3923" w:rsidP="006F3923">
      <w:pPr>
        <w:jc w:val="both"/>
        <w:rPr>
          <w:rFonts w:cs="Arial"/>
          <w:sz w:val="20"/>
          <w:szCs w:val="20"/>
          <w:lang w:val="nl-BE"/>
        </w:rPr>
      </w:pPr>
      <w:r>
        <w:rPr>
          <w:rFonts w:cs="Arial"/>
          <w:sz w:val="20"/>
          <w:szCs w:val="20"/>
          <w:lang w:val="nl-BE"/>
        </w:rPr>
        <w:br w:type="column"/>
      </w:r>
    </w:p>
    <w:p w14:paraId="4C781946" w14:textId="77777777" w:rsidR="00B01B46" w:rsidRDefault="00B01B46" w:rsidP="006F3923">
      <w:pPr>
        <w:jc w:val="both"/>
        <w:rPr>
          <w:rFonts w:cs="Arial"/>
          <w:b/>
          <w:sz w:val="20"/>
          <w:szCs w:val="20"/>
          <w:lang w:val="nl-BE"/>
        </w:rPr>
      </w:pPr>
    </w:p>
    <w:p w14:paraId="366E7EDA" w14:textId="77777777" w:rsidR="006945A7" w:rsidRDefault="006945A7" w:rsidP="006F3923">
      <w:pPr>
        <w:jc w:val="both"/>
        <w:rPr>
          <w:rFonts w:cs="Arial"/>
          <w:b/>
          <w:sz w:val="20"/>
          <w:szCs w:val="20"/>
          <w:lang w:val="nl-BE"/>
        </w:rPr>
      </w:pPr>
    </w:p>
    <w:p w14:paraId="480544AA" w14:textId="77777777" w:rsidR="00691574" w:rsidRDefault="00691574" w:rsidP="006F3923">
      <w:pPr>
        <w:jc w:val="both"/>
        <w:rPr>
          <w:rFonts w:cs="Arial"/>
          <w:b/>
          <w:sz w:val="20"/>
          <w:szCs w:val="20"/>
          <w:lang w:val="nl-BE"/>
        </w:rPr>
      </w:pPr>
    </w:p>
    <w:p w14:paraId="0D2814F0" w14:textId="77777777" w:rsidR="006F3923" w:rsidRDefault="006F3923" w:rsidP="006F3923">
      <w:pPr>
        <w:jc w:val="both"/>
        <w:rPr>
          <w:rFonts w:cs="Arial"/>
          <w:b/>
          <w:sz w:val="20"/>
          <w:szCs w:val="20"/>
          <w:lang w:val="nl-BE"/>
        </w:rPr>
      </w:pPr>
      <w:r>
        <w:rPr>
          <w:rFonts w:cs="Arial"/>
          <w:b/>
          <w:sz w:val="20"/>
          <w:szCs w:val="20"/>
          <w:lang w:val="nl-BE"/>
        </w:rPr>
        <w:t xml:space="preserve">             4...</w:t>
      </w:r>
      <w:r>
        <w:rPr>
          <w:rFonts w:cs="Arial"/>
          <w:b/>
          <w:sz w:val="20"/>
          <w:szCs w:val="20"/>
          <w:lang w:val="nl-BE"/>
        </w:rPr>
        <w:tab/>
      </w:r>
      <w:r>
        <w:rPr>
          <w:rFonts w:cs="Arial"/>
          <w:b/>
          <w:sz w:val="20"/>
          <w:szCs w:val="20"/>
          <w:lang w:val="nl-BE"/>
        </w:rPr>
        <w:tab/>
        <w:t xml:space="preserve">Te8 </w:t>
      </w:r>
    </w:p>
    <w:p w14:paraId="55B7F33C" w14:textId="77777777" w:rsidR="006F3923" w:rsidRDefault="006F3923" w:rsidP="006F3923">
      <w:pPr>
        <w:jc w:val="both"/>
        <w:rPr>
          <w:rFonts w:cs="Arial"/>
          <w:b/>
          <w:sz w:val="20"/>
          <w:szCs w:val="20"/>
          <w:lang w:val="nl-BE"/>
        </w:rPr>
      </w:pPr>
      <w:r>
        <w:rPr>
          <w:rFonts w:cs="Arial"/>
          <w:b/>
          <w:sz w:val="20"/>
          <w:szCs w:val="20"/>
          <w:lang w:val="nl-BE"/>
        </w:rPr>
        <w:t xml:space="preserve">             5.Pf6</w:t>
      </w:r>
    </w:p>
    <w:p w14:paraId="0CFB198B" w14:textId="77777777" w:rsidR="006F3923" w:rsidRDefault="002B33FF" w:rsidP="006F3923">
      <w:pPr>
        <w:jc w:val="both"/>
        <w:rPr>
          <w:rFonts w:cs="Arial"/>
          <w:sz w:val="20"/>
          <w:szCs w:val="20"/>
          <w:lang w:val="nl-BE"/>
        </w:rPr>
      </w:pPr>
      <w:r>
        <w:rPr>
          <w:rFonts w:cs="Arial"/>
          <w:i/>
          <w:sz w:val="20"/>
          <w:szCs w:val="20"/>
          <w:lang w:val="nl-BE"/>
        </w:rPr>
        <w:t>“</w:t>
      </w:r>
      <w:r w:rsidR="006F3923">
        <w:rPr>
          <w:rFonts w:cs="Arial"/>
          <w:i/>
          <w:sz w:val="20"/>
          <w:szCs w:val="20"/>
          <w:lang w:val="nl-BE"/>
        </w:rPr>
        <w:t>De enige zet, zodat nu 5.b8D+? afgestraft wordt met:</w:t>
      </w:r>
      <w:r w:rsidR="006F3923">
        <w:rPr>
          <w:rFonts w:cs="Arial"/>
          <w:sz w:val="20"/>
          <w:szCs w:val="20"/>
          <w:lang w:val="nl-BE"/>
        </w:rPr>
        <w:t xml:space="preserve"> </w:t>
      </w:r>
      <w:r w:rsidR="006F3923">
        <w:rPr>
          <w:rFonts w:cs="Arial"/>
          <w:i/>
          <w:sz w:val="20"/>
          <w:szCs w:val="20"/>
          <w:lang w:val="nl-BE"/>
        </w:rPr>
        <w:t>5</w:t>
      </w:r>
      <w:r w:rsidR="00197699">
        <w:rPr>
          <w:rFonts w:cs="Arial"/>
          <w:i/>
          <w:sz w:val="20"/>
          <w:szCs w:val="20"/>
          <w:lang w:val="nl-BE"/>
        </w:rPr>
        <w:t>..</w:t>
      </w:r>
      <w:r w:rsidR="006F3923">
        <w:rPr>
          <w:rFonts w:cs="Arial"/>
          <w:i/>
          <w:sz w:val="20"/>
          <w:szCs w:val="20"/>
          <w:lang w:val="nl-BE"/>
        </w:rPr>
        <w:t>.Ke7</w:t>
      </w:r>
      <w:r w:rsidR="006F3923">
        <w:rPr>
          <w:rFonts w:cs="Arial"/>
          <w:sz w:val="20"/>
          <w:szCs w:val="20"/>
          <w:lang w:val="nl-BE"/>
        </w:rPr>
        <w:t xml:space="preserve"> </w:t>
      </w:r>
      <w:r w:rsidR="00197699">
        <w:rPr>
          <w:rFonts w:cs="Arial"/>
          <w:sz w:val="20"/>
          <w:szCs w:val="20"/>
          <w:lang w:val="nl-BE"/>
        </w:rPr>
        <w:t xml:space="preserve">en </w:t>
      </w:r>
      <w:r w:rsidR="006F3923">
        <w:rPr>
          <w:rFonts w:cs="Arial"/>
          <w:i/>
          <w:sz w:val="20"/>
          <w:szCs w:val="20"/>
          <w:lang w:val="nl-BE"/>
        </w:rPr>
        <w:t>6.Dxe8+ Kxe8.</w:t>
      </w:r>
      <w:r>
        <w:rPr>
          <w:rFonts w:cs="Arial"/>
          <w:i/>
          <w:sz w:val="20"/>
          <w:szCs w:val="20"/>
          <w:lang w:val="nl-BE"/>
        </w:rPr>
        <w:t>”</w:t>
      </w:r>
      <w:r w:rsidR="006F3923">
        <w:rPr>
          <w:rFonts w:cs="Arial"/>
          <w:i/>
          <w:sz w:val="20"/>
          <w:szCs w:val="20"/>
          <w:lang w:val="nl-BE"/>
        </w:rPr>
        <w:t xml:space="preserve"> </w:t>
      </w:r>
    </w:p>
    <w:p w14:paraId="180FADAF" w14:textId="77777777" w:rsidR="006F3923" w:rsidRDefault="006F3923" w:rsidP="006F3923">
      <w:pPr>
        <w:jc w:val="both"/>
        <w:rPr>
          <w:rFonts w:cs="Arial"/>
          <w:b/>
          <w:sz w:val="20"/>
          <w:szCs w:val="20"/>
          <w:lang w:val="nl-BE"/>
        </w:rPr>
      </w:pPr>
      <w:r>
        <w:rPr>
          <w:rFonts w:cs="Arial"/>
          <w:b/>
          <w:sz w:val="20"/>
          <w:szCs w:val="20"/>
          <w:lang w:val="nl-BE"/>
        </w:rPr>
        <w:t xml:space="preserve">             5… </w:t>
      </w:r>
      <w:r>
        <w:rPr>
          <w:rFonts w:cs="Arial"/>
          <w:b/>
          <w:sz w:val="20"/>
          <w:szCs w:val="20"/>
          <w:lang w:val="nl-BE"/>
        </w:rPr>
        <w:tab/>
      </w:r>
      <w:r>
        <w:rPr>
          <w:rFonts w:cs="Arial"/>
          <w:b/>
          <w:sz w:val="20"/>
          <w:szCs w:val="20"/>
          <w:lang w:val="nl-BE"/>
        </w:rPr>
        <w:tab/>
        <w:t xml:space="preserve">Tf8 </w:t>
      </w:r>
    </w:p>
    <w:p w14:paraId="2C86D14A" w14:textId="77777777" w:rsidR="006F3923" w:rsidRDefault="006F3923" w:rsidP="006F3923">
      <w:pPr>
        <w:jc w:val="both"/>
        <w:rPr>
          <w:rFonts w:cs="Arial"/>
          <w:b/>
          <w:sz w:val="20"/>
          <w:szCs w:val="20"/>
          <w:lang w:val="nl-BE"/>
        </w:rPr>
      </w:pPr>
      <w:r>
        <w:rPr>
          <w:rFonts w:cs="Arial"/>
          <w:b/>
          <w:sz w:val="20"/>
          <w:szCs w:val="20"/>
          <w:lang w:val="nl-BE"/>
        </w:rPr>
        <w:t xml:space="preserve">             6.b8D+ </w:t>
      </w:r>
    </w:p>
    <w:p w14:paraId="4B17DEFF" w14:textId="77777777" w:rsidR="006F3923" w:rsidRDefault="002B33FF" w:rsidP="006F3923">
      <w:pPr>
        <w:jc w:val="both"/>
        <w:rPr>
          <w:rFonts w:cs="Arial"/>
          <w:i/>
          <w:sz w:val="20"/>
          <w:szCs w:val="20"/>
          <w:lang w:val="nl-BE"/>
        </w:rPr>
      </w:pPr>
      <w:r>
        <w:rPr>
          <w:rFonts w:cs="Arial"/>
          <w:i/>
          <w:sz w:val="20"/>
          <w:szCs w:val="20"/>
          <w:lang w:val="nl-BE"/>
        </w:rPr>
        <w:t>“</w:t>
      </w:r>
      <w:r w:rsidR="006F3923">
        <w:rPr>
          <w:rFonts w:cs="Arial"/>
          <w:i/>
          <w:sz w:val="20"/>
          <w:szCs w:val="20"/>
          <w:lang w:val="nl-BE"/>
        </w:rPr>
        <w:t>Eindelijk is de pion rijp voor pro-motie, dankzij een finesse bij de volgende zet:</w:t>
      </w:r>
      <w:r>
        <w:rPr>
          <w:rFonts w:cs="Arial"/>
          <w:i/>
          <w:sz w:val="20"/>
          <w:szCs w:val="20"/>
          <w:lang w:val="nl-BE"/>
        </w:rPr>
        <w:t>”</w:t>
      </w:r>
      <w:r w:rsidR="006F3923">
        <w:rPr>
          <w:rFonts w:cs="Arial"/>
          <w:i/>
          <w:sz w:val="20"/>
          <w:szCs w:val="20"/>
          <w:lang w:val="nl-BE"/>
        </w:rPr>
        <w:t xml:space="preserve"> </w:t>
      </w:r>
    </w:p>
    <w:p w14:paraId="6DD2B1AE" w14:textId="77777777" w:rsidR="006F3923" w:rsidRDefault="006F3923" w:rsidP="006F3923">
      <w:pPr>
        <w:jc w:val="both"/>
        <w:rPr>
          <w:rFonts w:cs="Arial"/>
          <w:b/>
          <w:sz w:val="20"/>
          <w:szCs w:val="20"/>
          <w:lang w:val="nl-BE"/>
        </w:rPr>
      </w:pPr>
      <w:r>
        <w:rPr>
          <w:rFonts w:cs="Arial"/>
          <w:b/>
          <w:sz w:val="20"/>
          <w:szCs w:val="20"/>
          <w:lang w:val="nl-BE"/>
        </w:rPr>
        <w:t xml:space="preserve">             6...</w:t>
      </w:r>
      <w:r>
        <w:rPr>
          <w:rFonts w:cs="Arial"/>
          <w:b/>
          <w:sz w:val="20"/>
          <w:szCs w:val="20"/>
          <w:lang w:val="nl-BE"/>
        </w:rPr>
        <w:tab/>
      </w:r>
      <w:r>
        <w:rPr>
          <w:rFonts w:cs="Arial"/>
          <w:b/>
          <w:sz w:val="20"/>
          <w:szCs w:val="20"/>
          <w:lang w:val="nl-BE"/>
        </w:rPr>
        <w:tab/>
        <w:t xml:space="preserve">Ke7 </w:t>
      </w:r>
    </w:p>
    <w:p w14:paraId="46F74045" w14:textId="77777777" w:rsidR="006F3923" w:rsidRDefault="006F3923" w:rsidP="006F3923">
      <w:pPr>
        <w:jc w:val="both"/>
        <w:rPr>
          <w:rFonts w:cs="Arial"/>
          <w:b/>
          <w:sz w:val="20"/>
          <w:szCs w:val="20"/>
          <w:lang w:val="nl-BE"/>
        </w:rPr>
      </w:pPr>
      <w:r>
        <w:rPr>
          <w:rFonts w:cs="Arial"/>
          <w:b/>
          <w:sz w:val="20"/>
          <w:szCs w:val="20"/>
          <w:lang w:val="nl-BE"/>
        </w:rPr>
        <w:t xml:space="preserve">             7.Pg8+ </w:t>
      </w:r>
    </w:p>
    <w:p w14:paraId="16696BD0" w14:textId="77777777" w:rsidR="006F3923" w:rsidRDefault="002B33FF" w:rsidP="006F3923">
      <w:pPr>
        <w:jc w:val="both"/>
        <w:rPr>
          <w:rFonts w:cs="Arial"/>
          <w:i/>
          <w:sz w:val="20"/>
          <w:szCs w:val="20"/>
          <w:lang w:val="nl-BE"/>
        </w:rPr>
      </w:pPr>
      <w:r>
        <w:rPr>
          <w:rFonts w:cs="Arial"/>
          <w:i/>
          <w:sz w:val="20"/>
          <w:szCs w:val="20"/>
          <w:lang w:val="nl-BE"/>
        </w:rPr>
        <w:t>“</w:t>
      </w:r>
      <w:r w:rsidR="006F3923">
        <w:rPr>
          <w:rFonts w:cs="Arial"/>
          <w:i/>
          <w:sz w:val="20"/>
          <w:szCs w:val="20"/>
          <w:lang w:val="nl-BE"/>
        </w:rPr>
        <w:t>De inleiding tot een prachtig ma-noeuvre. Het paard komt gefor-ceerd naar c8 en dan is de winst duidelijk”.</w:t>
      </w:r>
    </w:p>
    <w:p w14:paraId="6559CEBF" w14:textId="77777777" w:rsidR="006F3923" w:rsidRDefault="006F3923" w:rsidP="006F3923">
      <w:pPr>
        <w:jc w:val="both"/>
        <w:rPr>
          <w:rFonts w:cs="Arial"/>
          <w:b/>
          <w:sz w:val="20"/>
          <w:szCs w:val="20"/>
          <w:lang w:val="nl-BE"/>
        </w:rPr>
      </w:pPr>
      <w:r>
        <w:rPr>
          <w:rFonts w:cs="Arial"/>
          <w:b/>
          <w:sz w:val="20"/>
          <w:szCs w:val="20"/>
          <w:lang w:val="nl-BE"/>
        </w:rPr>
        <w:t xml:space="preserve">             7...</w:t>
      </w:r>
      <w:r>
        <w:rPr>
          <w:rFonts w:cs="Arial"/>
          <w:b/>
          <w:sz w:val="20"/>
          <w:szCs w:val="20"/>
          <w:lang w:val="nl-BE"/>
        </w:rPr>
        <w:tab/>
      </w:r>
      <w:r>
        <w:rPr>
          <w:rFonts w:cs="Arial"/>
          <w:b/>
          <w:sz w:val="20"/>
          <w:szCs w:val="20"/>
          <w:lang w:val="nl-BE"/>
        </w:rPr>
        <w:tab/>
        <w:t xml:space="preserve">Kf7 </w:t>
      </w:r>
    </w:p>
    <w:p w14:paraId="415D5A77" w14:textId="77777777" w:rsidR="006F3923" w:rsidRDefault="006F3923" w:rsidP="006F3923">
      <w:pPr>
        <w:jc w:val="both"/>
        <w:rPr>
          <w:rFonts w:cs="Arial"/>
          <w:i/>
          <w:sz w:val="20"/>
          <w:szCs w:val="20"/>
          <w:lang w:val="nl-BE"/>
        </w:rPr>
      </w:pPr>
      <w:r>
        <w:rPr>
          <w:rFonts w:cs="Arial"/>
          <w:sz w:val="20"/>
          <w:szCs w:val="20"/>
          <w:lang w:val="nl-BE"/>
        </w:rPr>
        <w:t>7...Txg8</w:t>
      </w:r>
      <w:r w:rsidR="00961C1F">
        <w:rPr>
          <w:rFonts w:cs="Arial"/>
          <w:sz w:val="20"/>
          <w:szCs w:val="20"/>
          <w:lang w:val="nl-BE"/>
        </w:rPr>
        <w:t>?</w:t>
      </w:r>
      <w:r>
        <w:rPr>
          <w:rFonts w:cs="Arial"/>
          <w:sz w:val="20"/>
          <w:szCs w:val="20"/>
          <w:lang w:val="nl-BE"/>
        </w:rPr>
        <w:t xml:space="preserve"> 8.Dxg8.</w:t>
      </w:r>
      <w:r>
        <w:rPr>
          <w:rFonts w:cs="Arial"/>
          <w:i/>
          <w:sz w:val="20"/>
          <w:szCs w:val="20"/>
          <w:lang w:val="nl-BE"/>
        </w:rPr>
        <w:t xml:space="preserve"> </w:t>
      </w:r>
    </w:p>
    <w:p w14:paraId="35646258" w14:textId="77777777" w:rsidR="006F3923" w:rsidRDefault="006F3923" w:rsidP="006F3923">
      <w:pPr>
        <w:jc w:val="both"/>
        <w:rPr>
          <w:rFonts w:cs="Arial"/>
          <w:b/>
          <w:sz w:val="20"/>
          <w:szCs w:val="20"/>
          <w:lang w:val="nl-BE"/>
        </w:rPr>
      </w:pPr>
      <w:r>
        <w:rPr>
          <w:rFonts w:cs="Arial"/>
          <w:b/>
          <w:sz w:val="20"/>
          <w:szCs w:val="20"/>
          <w:lang w:val="nl-BE"/>
        </w:rPr>
        <w:t xml:space="preserve">             8.Ph6+ </w:t>
      </w:r>
      <w:r>
        <w:rPr>
          <w:rFonts w:cs="Arial"/>
          <w:b/>
          <w:sz w:val="20"/>
          <w:szCs w:val="20"/>
          <w:lang w:val="nl-BE"/>
        </w:rPr>
        <w:tab/>
        <w:t xml:space="preserve">Ke7 </w:t>
      </w:r>
    </w:p>
    <w:p w14:paraId="671D9F03" w14:textId="77777777" w:rsidR="006F3923" w:rsidRDefault="006F3923" w:rsidP="006F3923">
      <w:pPr>
        <w:jc w:val="both"/>
        <w:rPr>
          <w:rFonts w:cs="Arial"/>
          <w:sz w:val="20"/>
          <w:szCs w:val="20"/>
          <w:lang w:val="nl-BE"/>
        </w:rPr>
      </w:pPr>
      <w:r>
        <w:rPr>
          <w:rFonts w:cs="Arial"/>
          <w:sz w:val="20"/>
          <w:szCs w:val="20"/>
          <w:lang w:val="nl-BE"/>
        </w:rPr>
        <w:t>8...Kg7</w:t>
      </w:r>
      <w:r w:rsidR="00961C1F">
        <w:rPr>
          <w:rFonts w:cs="Arial"/>
          <w:sz w:val="20"/>
          <w:szCs w:val="20"/>
          <w:lang w:val="nl-BE"/>
        </w:rPr>
        <w:t>?</w:t>
      </w:r>
      <w:r>
        <w:rPr>
          <w:rFonts w:cs="Arial"/>
          <w:sz w:val="20"/>
          <w:szCs w:val="20"/>
          <w:lang w:val="nl-BE"/>
        </w:rPr>
        <w:t xml:space="preserve"> 9.Pf5+ Kg8</w:t>
      </w:r>
      <w:r w:rsidR="002B33FF">
        <w:rPr>
          <w:rFonts w:cs="Arial"/>
          <w:sz w:val="20"/>
          <w:szCs w:val="20"/>
          <w:lang w:val="nl-BE"/>
        </w:rPr>
        <w:t xml:space="preserve"> </w:t>
      </w:r>
      <w:r w:rsidR="002B33FF">
        <w:rPr>
          <w:rFonts w:cs="Arial"/>
          <w:i/>
          <w:sz w:val="20"/>
          <w:szCs w:val="20"/>
          <w:lang w:val="nl-BE"/>
        </w:rPr>
        <w:t>(Na</w:t>
      </w:r>
      <w:r w:rsidR="002B33FF">
        <w:rPr>
          <w:rFonts w:cs="Arial"/>
          <w:sz w:val="20"/>
          <w:szCs w:val="20"/>
          <w:lang w:val="nl-BE"/>
        </w:rPr>
        <w:t xml:space="preserve"> </w:t>
      </w:r>
      <w:r>
        <w:rPr>
          <w:rFonts w:cs="Arial"/>
          <w:i/>
          <w:sz w:val="20"/>
          <w:szCs w:val="20"/>
          <w:lang w:val="nl-BE"/>
        </w:rPr>
        <w:t xml:space="preserve">9...Kf7 10.Pd6+ K~ 11.Pc8) </w:t>
      </w:r>
      <w:r>
        <w:rPr>
          <w:rFonts w:cs="Arial"/>
          <w:sz w:val="20"/>
          <w:szCs w:val="20"/>
          <w:lang w:val="nl-BE"/>
        </w:rPr>
        <w:t>10.Pe7+ K~ 11.Pc8. En natuurlijk niet: 9</w:t>
      </w:r>
      <w:r w:rsidR="000B4BF0">
        <w:rPr>
          <w:rFonts w:cs="Arial"/>
          <w:sz w:val="20"/>
          <w:szCs w:val="20"/>
          <w:lang w:val="nl-BE"/>
        </w:rPr>
        <w:t>…Txf5 10.D</w:t>
      </w:r>
      <w:r w:rsidR="002B33FF">
        <w:rPr>
          <w:rFonts w:cs="Arial"/>
          <w:sz w:val="20"/>
          <w:szCs w:val="20"/>
          <w:lang w:val="nl-BE"/>
        </w:rPr>
        <w:t>xb3, met winst.</w:t>
      </w:r>
    </w:p>
    <w:p w14:paraId="766A1625" w14:textId="77777777" w:rsidR="006F3923" w:rsidRDefault="006F3923" w:rsidP="006F3923">
      <w:pPr>
        <w:jc w:val="both"/>
        <w:rPr>
          <w:rFonts w:cs="Arial"/>
          <w:b/>
          <w:sz w:val="20"/>
          <w:szCs w:val="20"/>
          <w:lang w:val="nl-BE"/>
        </w:rPr>
      </w:pPr>
      <w:r>
        <w:rPr>
          <w:rFonts w:cs="Arial"/>
          <w:b/>
          <w:sz w:val="20"/>
          <w:szCs w:val="20"/>
          <w:lang w:val="nl-BE"/>
        </w:rPr>
        <w:t xml:space="preserve">             9.Pf5+ </w:t>
      </w:r>
      <w:r>
        <w:rPr>
          <w:rFonts w:cs="Arial"/>
          <w:b/>
          <w:sz w:val="20"/>
          <w:szCs w:val="20"/>
          <w:lang w:val="nl-BE"/>
        </w:rPr>
        <w:tab/>
      </w:r>
      <w:r>
        <w:rPr>
          <w:rFonts w:cs="Arial"/>
          <w:b/>
          <w:sz w:val="20"/>
          <w:szCs w:val="20"/>
          <w:lang w:val="nl-BE"/>
        </w:rPr>
        <w:tab/>
        <w:t xml:space="preserve">Kf7 </w:t>
      </w:r>
    </w:p>
    <w:p w14:paraId="5EE08466" w14:textId="77777777" w:rsidR="006F3923" w:rsidRDefault="006F3923" w:rsidP="006F3923">
      <w:pPr>
        <w:jc w:val="both"/>
        <w:rPr>
          <w:rFonts w:cs="Arial"/>
          <w:b/>
          <w:sz w:val="20"/>
          <w:szCs w:val="20"/>
          <w:lang w:val="nl-BE"/>
        </w:rPr>
      </w:pPr>
      <w:r>
        <w:rPr>
          <w:rFonts w:cs="Arial"/>
          <w:b/>
          <w:sz w:val="20"/>
          <w:szCs w:val="20"/>
          <w:lang w:val="nl-BE"/>
        </w:rPr>
        <w:t xml:space="preserve">           10.Pd6+ </w:t>
      </w:r>
      <w:r>
        <w:rPr>
          <w:rFonts w:cs="Arial"/>
          <w:b/>
          <w:sz w:val="20"/>
          <w:szCs w:val="20"/>
          <w:lang w:val="nl-BE"/>
        </w:rPr>
        <w:tab/>
        <w:t xml:space="preserve">Ke7 </w:t>
      </w:r>
    </w:p>
    <w:p w14:paraId="664419BD" w14:textId="77777777" w:rsidR="006F3923" w:rsidRDefault="006F3923" w:rsidP="006F3923">
      <w:pPr>
        <w:jc w:val="both"/>
        <w:rPr>
          <w:rFonts w:cs="Arial"/>
          <w:b/>
          <w:sz w:val="20"/>
          <w:szCs w:val="20"/>
          <w:lang w:val="nl-BE"/>
        </w:rPr>
      </w:pPr>
      <w:r>
        <w:rPr>
          <w:rFonts w:cs="Arial"/>
          <w:b/>
          <w:sz w:val="20"/>
          <w:szCs w:val="20"/>
          <w:lang w:val="nl-BE"/>
        </w:rPr>
        <w:t xml:space="preserve">           11.Pc8+ </w:t>
      </w:r>
    </w:p>
    <w:p w14:paraId="5D9C5BF3" w14:textId="77777777" w:rsidR="006F3923" w:rsidRDefault="006F3923" w:rsidP="006F3923">
      <w:pPr>
        <w:jc w:val="both"/>
        <w:rPr>
          <w:rFonts w:cs="Arial"/>
          <w:sz w:val="20"/>
          <w:szCs w:val="20"/>
          <w:lang w:val="nl-BE"/>
        </w:rPr>
      </w:pPr>
      <w:r>
        <w:rPr>
          <w:rFonts w:cs="Arial"/>
          <w:sz w:val="20"/>
          <w:szCs w:val="20"/>
          <w:lang w:val="nl-BE"/>
        </w:rPr>
        <w:t>Nu, de steeds onder vuur staande dame vrij kan komen, wint wit.</w:t>
      </w:r>
    </w:p>
    <w:p w14:paraId="52804F85" w14:textId="77777777" w:rsidR="006F3923" w:rsidRDefault="006F3923" w:rsidP="006F3923">
      <w:pPr>
        <w:jc w:val="both"/>
        <w:rPr>
          <w:rFonts w:cs="Arial"/>
          <w:sz w:val="20"/>
          <w:szCs w:val="20"/>
          <w:lang w:val="nl-BE"/>
        </w:rPr>
      </w:pPr>
    </w:p>
    <w:p w14:paraId="1F777DC8" w14:textId="77777777" w:rsidR="006F3923" w:rsidRDefault="006F3923" w:rsidP="006F3923">
      <w:pPr>
        <w:jc w:val="both"/>
        <w:rPr>
          <w:rFonts w:cs="Arial"/>
          <w:sz w:val="20"/>
          <w:szCs w:val="20"/>
          <w:lang w:val="nl-BE"/>
        </w:rPr>
      </w:pPr>
      <w:r>
        <w:rPr>
          <w:rFonts w:cs="Arial"/>
          <w:sz w:val="20"/>
          <w:szCs w:val="20"/>
          <w:lang w:val="nl-BE"/>
        </w:rPr>
        <w:t>Mi</w:t>
      </w:r>
      <w:r w:rsidR="003F30AC">
        <w:rPr>
          <w:rFonts w:cs="Arial"/>
          <w:sz w:val="20"/>
          <w:szCs w:val="20"/>
          <w:lang w:val="nl-BE"/>
        </w:rPr>
        <w:t>j</w:t>
      </w:r>
      <w:r>
        <w:rPr>
          <w:rFonts w:cs="Arial"/>
          <w:sz w:val="20"/>
          <w:szCs w:val="20"/>
          <w:lang w:val="nl-BE"/>
        </w:rPr>
        <w:t xml:space="preserve">n schaakvriend uit Argentinië, José Copié, schreef in </w:t>
      </w:r>
      <w:r>
        <w:rPr>
          <w:rFonts w:cs="Arial"/>
          <w:i/>
          <w:sz w:val="20"/>
          <w:szCs w:val="20"/>
          <w:lang w:val="nl-BE"/>
        </w:rPr>
        <w:t>Finales…y Temas: “Espectacular la maniobra del caballlo que conjugada con la sutil 4ta. jugada del rey blanco confieren al Estudio singular bel-lezza!!”</w:t>
      </w:r>
    </w:p>
    <w:p w14:paraId="46211AAD" w14:textId="77777777" w:rsidR="006F3923" w:rsidRDefault="006F3923" w:rsidP="006F3923">
      <w:pPr>
        <w:spacing w:line="190" w:lineRule="exact"/>
        <w:jc w:val="center"/>
        <w:rPr>
          <w:rFonts w:cs="Arial"/>
          <w:b/>
          <w:noProof/>
          <w:sz w:val="20"/>
          <w:szCs w:val="20"/>
          <w:lang w:val="nl-BE"/>
        </w:rPr>
      </w:pPr>
      <w:r>
        <w:rPr>
          <w:rFonts w:cs="Arial"/>
          <w:i/>
          <w:sz w:val="20"/>
          <w:szCs w:val="20"/>
          <w:lang w:val="nl-BE"/>
        </w:rPr>
        <w:br w:type="column"/>
      </w:r>
      <w:r w:rsidR="00841431">
        <w:rPr>
          <w:rFonts w:cs="Arial"/>
          <w:b/>
          <w:noProof/>
          <w:sz w:val="20"/>
          <w:szCs w:val="20"/>
          <w:lang w:val="nl-BE"/>
        </w:rPr>
        <w:lastRenderedPageBreak/>
        <w:t xml:space="preserve">- </w:t>
      </w:r>
      <w:r w:rsidR="0090165F">
        <w:rPr>
          <w:rFonts w:cs="Arial"/>
          <w:b/>
          <w:noProof/>
          <w:sz w:val="20"/>
          <w:szCs w:val="20"/>
          <w:lang w:val="nl-BE"/>
        </w:rPr>
        <w:t>172</w:t>
      </w:r>
      <w:r>
        <w:rPr>
          <w:rFonts w:cs="Arial"/>
          <w:b/>
          <w:noProof/>
          <w:sz w:val="20"/>
          <w:szCs w:val="20"/>
          <w:lang w:val="nl-BE"/>
        </w:rPr>
        <w:t xml:space="preserve"> -</w:t>
      </w:r>
    </w:p>
    <w:p w14:paraId="7F094173" w14:textId="77777777" w:rsidR="006F3923" w:rsidRDefault="006F3923" w:rsidP="006F3923">
      <w:pPr>
        <w:spacing w:line="190" w:lineRule="exact"/>
        <w:jc w:val="center"/>
        <w:rPr>
          <w:rFonts w:cs="Arial"/>
          <w:noProof/>
          <w:sz w:val="20"/>
          <w:szCs w:val="20"/>
          <w:lang w:val="nl-BE"/>
        </w:rPr>
      </w:pPr>
    </w:p>
    <w:p w14:paraId="2120DA7B"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Magyar Sakkélet, </w:t>
      </w:r>
      <w:r>
        <w:rPr>
          <w:rFonts w:cs="Arial"/>
          <w:sz w:val="20"/>
          <w:szCs w:val="20"/>
          <w:lang w:val="nl-BE"/>
        </w:rPr>
        <w:t>1996</w:t>
      </w:r>
    </w:p>
    <w:p w14:paraId="046A6459" w14:textId="77777777" w:rsidR="006F3923" w:rsidRDefault="006F3923" w:rsidP="006F3923">
      <w:pPr>
        <w:spacing w:line="190" w:lineRule="exact"/>
        <w:jc w:val="center"/>
        <w:rPr>
          <w:rFonts w:cs="Arial"/>
          <w:sz w:val="20"/>
          <w:szCs w:val="20"/>
          <w:lang w:val="nl-BE"/>
        </w:rPr>
      </w:pPr>
      <w:r>
        <w:rPr>
          <w:rFonts w:cs="Arial"/>
          <w:sz w:val="20"/>
          <w:szCs w:val="20"/>
          <w:lang w:val="nl-BE"/>
        </w:rPr>
        <w:t>Aanbeveling</w:t>
      </w:r>
    </w:p>
    <w:p w14:paraId="00985EA3" w14:textId="77777777" w:rsidR="006F3923" w:rsidRDefault="006F3923" w:rsidP="006F3923">
      <w:pPr>
        <w:spacing w:line="190" w:lineRule="exact"/>
        <w:jc w:val="center"/>
        <w:rPr>
          <w:rFonts w:cs="Arial"/>
          <w:sz w:val="20"/>
          <w:szCs w:val="20"/>
          <w:lang w:val="nl-BE"/>
        </w:rPr>
      </w:pPr>
    </w:p>
    <w:p w14:paraId="70733E72" w14:textId="77777777" w:rsidR="006F3923" w:rsidRDefault="006F3923" w:rsidP="006F3923">
      <w:pPr>
        <w:jc w:val="center"/>
        <w:rPr>
          <w:rFonts w:cs="Arial"/>
          <w:sz w:val="20"/>
          <w:szCs w:val="20"/>
          <w:lang w:val="nl-BE"/>
        </w:rPr>
      </w:pPr>
      <w:r>
        <w:rPr>
          <w:lang w:val="nl-BE"/>
        </w:rPr>
        <w:object w:dxaOrig="4580" w:dyaOrig="4577" w14:anchorId="6FDC7C05">
          <v:shape id="_x0000_i1187" type="#_x0000_t75" style="width:153.4pt;height:159.5pt" o:ole="">
            <v:imagedata r:id="rId345" o:title=""/>
          </v:shape>
          <o:OLEObject Type="Embed" ProgID="CorelDRAW.Graphic.12" ShapeID="_x0000_i1187" DrawAspect="Content" ObjectID="_1587467580" r:id="rId346"/>
        </w:object>
      </w:r>
    </w:p>
    <w:p w14:paraId="102F9434" w14:textId="77777777" w:rsidR="00D70E1A" w:rsidRDefault="00D70E1A" w:rsidP="006F3923">
      <w:pPr>
        <w:jc w:val="center"/>
        <w:rPr>
          <w:rFonts w:cs="Arial"/>
          <w:b/>
          <w:lang w:val="nl-BE"/>
        </w:rPr>
      </w:pPr>
    </w:p>
    <w:p w14:paraId="0C55466A" w14:textId="77777777" w:rsidR="006F3923" w:rsidRDefault="006F3923" w:rsidP="006F3923">
      <w:pPr>
        <w:jc w:val="center"/>
        <w:rPr>
          <w:rFonts w:cs="Arial"/>
          <w:sz w:val="20"/>
          <w:szCs w:val="20"/>
          <w:lang w:val="nl-BE"/>
        </w:rPr>
      </w:pPr>
      <w:r>
        <w:rPr>
          <w:rFonts w:cs="Arial"/>
          <w:b/>
          <w:lang w:val="nl-BE"/>
        </w:rPr>
        <w:t>+</w:t>
      </w:r>
      <w:r>
        <w:rPr>
          <w:rFonts w:cs="Arial"/>
          <w:sz w:val="20"/>
          <w:szCs w:val="20"/>
          <w:lang w:val="nl-BE"/>
        </w:rPr>
        <w:t xml:space="preserve">                              0313.20 e1g1</w:t>
      </w:r>
    </w:p>
    <w:p w14:paraId="3E7B1AD6" w14:textId="77777777" w:rsidR="006F3923" w:rsidRDefault="006F3923" w:rsidP="006F3923">
      <w:pPr>
        <w:jc w:val="both"/>
        <w:rPr>
          <w:rFonts w:cs="Arial"/>
          <w:sz w:val="20"/>
          <w:szCs w:val="20"/>
          <w:lang w:val="nl-BE"/>
        </w:rPr>
      </w:pPr>
    </w:p>
    <w:p w14:paraId="13C164C7" w14:textId="77777777" w:rsidR="006F3923" w:rsidRDefault="006F3923" w:rsidP="006F3923">
      <w:pPr>
        <w:jc w:val="both"/>
        <w:rPr>
          <w:rFonts w:cs="Arial"/>
          <w:b/>
          <w:sz w:val="20"/>
          <w:szCs w:val="20"/>
          <w:lang w:val="nl-BE"/>
        </w:rPr>
      </w:pPr>
      <w:r>
        <w:rPr>
          <w:rFonts w:cs="Arial"/>
          <w:b/>
          <w:sz w:val="20"/>
          <w:szCs w:val="20"/>
          <w:lang w:val="nl-BE"/>
        </w:rPr>
        <w:tab/>
        <w:t xml:space="preserve">1.d7 </w:t>
      </w:r>
      <w:r>
        <w:rPr>
          <w:rFonts w:cs="Arial"/>
          <w:b/>
          <w:sz w:val="20"/>
          <w:szCs w:val="20"/>
          <w:lang w:val="nl-BE"/>
        </w:rPr>
        <w:tab/>
      </w:r>
      <w:r>
        <w:rPr>
          <w:rFonts w:cs="Arial"/>
          <w:b/>
          <w:sz w:val="20"/>
          <w:szCs w:val="20"/>
          <w:lang w:val="nl-BE"/>
        </w:rPr>
        <w:tab/>
        <w:t xml:space="preserve">Pc2+ </w:t>
      </w:r>
    </w:p>
    <w:p w14:paraId="7D43E262" w14:textId="77777777" w:rsidR="006F3923" w:rsidRDefault="006F3923" w:rsidP="006F3923">
      <w:pPr>
        <w:jc w:val="both"/>
        <w:rPr>
          <w:rFonts w:cs="Arial"/>
          <w:b/>
          <w:sz w:val="20"/>
          <w:szCs w:val="20"/>
          <w:lang w:val="nl-BE"/>
        </w:rPr>
      </w:pPr>
      <w:r>
        <w:rPr>
          <w:rFonts w:cs="Arial"/>
          <w:b/>
          <w:sz w:val="20"/>
          <w:szCs w:val="20"/>
          <w:lang w:val="nl-BE"/>
        </w:rPr>
        <w:tab/>
        <w:t xml:space="preserve">2.Kd1 </w:t>
      </w:r>
      <w:r>
        <w:rPr>
          <w:rFonts w:cs="Arial"/>
          <w:b/>
          <w:sz w:val="20"/>
          <w:szCs w:val="20"/>
          <w:lang w:val="nl-BE"/>
        </w:rPr>
        <w:tab/>
      </w:r>
      <w:r>
        <w:rPr>
          <w:rFonts w:cs="Arial"/>
          <w:b/>
          <w:sz w:val="20"/>
          <w:szCs w:val="20"/>
          <w:lang w:val="nl-BE"/>
        </w:rPr>
        <w:tab/>
        <w:t xml:space="preserve">Th5 </w:t>
      </w:r>
    </w:p>
    <w:p w14:paraId="3050BD5E" w14:textId="77777777" w:rsidR="006F3923" w:rsidRDefault="006F3923" w:rsidP="006F3923">
      <w:pPr>
        <w:jc w:val="both"/>
        <w:rPr>
          <w:rFonts w:cs="Arial"/>
          <w:sz w:val="20"/>
          <w:szCs w:val="20"/>
          <w:lang w:val="nl-BE"/>
        </w:rPr>
      </w:pPr>
      <w:r>
        <w:rPr>
          <w:rFonts w:cs="Arial"/>
          <w:sz w:val="20"/>
          <w:szCs w:val="20"/>
          <w:lang w:val="nl-BE"/>
        </w:rPr>
        <w:t>Want na:</w:t>
      </w:r>
    </w:p>
    <w:p w14:paraId="247D8B0E" w14:textId="77777777" w:rsidR="006F3923" w:rsidRDefault="006F3923" w:rsidP="0038155E">
      <w:pPr>
        <w:numPr>
          <w:ilvl w:val="0"/>
          <w:numId w:val="79"/>
        </w:numPr>
        <w:jc w:val="both"/>
        <w:rPr>
          <w:rFonts w:cs="Arial"/>
          <w:sz w:val="20"/>
          <w:szCs w:val="20"/>
          <w:lang w:val="nl-BE"/>
        </w:rPr>
      </w:pPr>
      <w:r>
        <w:rPr>
          <w:rFonts w:cs="Arial"/>
          <w:sz w:val="20"/>
          <w:szCs w:val="20"/>
          <w:lang w:val="nl-BE"/>
        </w:rPr>
        <w:t>2…Pe3+</w:t>
      </w:r>
      <w:r w:rsidR="00850C93">
        <w:rPr>
          <w:rFonts w:cs="Arial"/>
          <w:sz w:val="20"/>
          <w:szCs w:val="20"/>
          <w:lang w:val="nl-BE"/>
        </w:rPr>
        <w:t>?</w:t>
      </w:r>
      <w:r>
        <w:rPr>
          <w:rFonts w:cs="Arial"/>
          <w:sz w:val="20"/>
          <w:szCs w:val="20"/>
          <w:lang w:val="nl-BE"/>
        </w:rPr>
        <w:t xml:space="preserve"> 3.Kc1 Txg2 4.d8D Tc2+ 5.Kb1 Txc3 6.</w:t>
      </w:r>
      <w:r w:rsidR="00981529">
        <w:rPr>
          <w:rFonts w:cs="Arial"/>
          <w:sz w:val="20"/>
          <w:szCs w:val="20"/>
          <w:lang w:val="nl-BE"/>
        </w:rPr>
        <w:t>Dd4 Ta3 7.Kb2 Kf1 8.Df4+ Ke2 9.K</w:t>
      </w:r>
      <w:r>
        <w:rPr>
          <w:rFonts w:cs="Arial"/>
          <w:sz w:val="20"/>
          <w:szCs w:val="20"/>
          <w:lang w:val="nl-BE"/>
        </w:rPr>
        <w:t>xa3 en wint. En na:</w:t>
      </w:r>
    </w:p>
    <w:p w14:paraId="7F4C4BA2" w14:textId="77777777" w:rsidR="006F3923" w:rsidRDefault="006F3923" w:rsidP="0038155E">
      <w:pPr>
        <w:numPr>
          <w:ilvl w:val="0"/>
          <w:numId w:val="79"/>
        </w:numPr>
        <w:jc w:val="both"/>
        <w:rPr>
          <w:rFonts w:cs="Arial"/>
          <w:i/>
          <w:sz w:val="20"/>
          <w:szCs w:val="20"/>
          <w:lang w:val="nl-BE"/>
        </w:rPr>
      </w:pPr>
      <w:r>
        <w:rPr>
          <w:rFonts w:cs="Arial"/>
          <w:sz w:val="20"/>
          <w:szCs w:val="20"/>
          <w:lang w:val="nl-BE"/>
        </w:rPr>
        <w:t>2...Txg2</w:t>
      </w:r>
      <w:r w:rsidR="00850C93">
        <w:rPr>
          <w:rFonts w:cs="Arial"/>
          <w:sz w:val="20"/>
          <w:szCs w:val="20"/>
          <w:lang w:val="nl-BE"/>
        </w:rPr>
        <w:t>?</w:t>
      </w:r>
      <w:r>
        <w:rPr>
          <w:rFonts w:cs="Arial"/>
          <w:sz w:val="20"/>
          <w:szCs w:val="20"/>
          <w:lang w:val="nl-BE"/>
        </w:rPr>
        <w:t xml:space="preserve"> 3.d8D Pe3+ 4.Kc1 Tc2+ 5.Kb1 Txc3 wint ook 6.Dd4, zoals in a).</w:t>
      </w:r>
    </w:p>
    <w:p w14:paraId="2CFE84DB" w14:textId="77777777" w:rsidR="006F3923" w:rsidRDefault="006F3923" w:rsidP="006F3923">
      <w:pPr>
        <w:ind w:firstLine="708"/>
        <w:jc w:val="both"/>
        <w:rPr>
          <w:rFonts w:cs="Arial"/>
          <w:b/>
          <w:sz w:val="20"/>
          <w:szCs w:val="20"/>
          <w:lang w:val="nl-BE"/>
        </w:rPr>
      </w:pPr>
      <w:r>
        <w:rPr>
          <w:rFonts w:cs="Arial"/>
          <w:b/>
          <w:sz w:val="20"/>
          <w:szCs w:val="20"/>
          <w:lang w:val="nl-BE"/>
        </w:rPr>
        <w:t>3.Ld4</w:t>
      </w:r>
    </w:p>
    <w:p w14:paraId="3B3B9AE7" w14:textId="77777777" w:rsidR="006F3923" w:rsidRDefault="006F3923" w:rsidP="006F3923">
      <w:pPr>
        <w:jc w:val="both"/>
        <w:rPr>
          <w:rFonts w:cs="Arial"/>
          <w:sz w:val="20"/>
          <w:szCs w:val="20"/>
          <w:lang w:val="nl-BE"/>
        </w:rPr>
      </w:pPr>
      <w:r>
        <w:rPr>
          <w:rFonts w:cs="Arial"/>
          <w:sz w:val="20"/>
          <w:szCs w:val="20"/>
          <w:lang w:val="nl-BE"/>
        </w:rPr>
        <w:t xml:space="preserve">Na 3.d8D? Td5+ 4.Dxf5 Pe3+ en 5…Pxd5, slaat zwart de dame. </w:t>
      </w:r>
    </w:p>
    <w:p w14:paraId="78B2657C" w14:textId="77777777" w:rsidR="006F3923" w:rsidRDefault="006F3923" w:rsidP="006F3923">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 xml:space="preserve">Pe3+ </w:t>
      </w:r>
    </w:p>
    <w:p w14:paraId="6EEC3084" w14:textId="77777777" w:rsidR="006F3923" w:rsidRDefault="006F3923" w:rsidP="006F3923">
      <w:pPr>
        <w:jc w:val="both"/>
        <w:rPr>
          <w:rFonts w:cs="Arial"/>
          <w:sz w:val="20"/>
          <w:szCs w:val="20"/>
          <w:lang w:val="nl-BE"/>
        </w:rPr>
      </w:pPr>
      <w:r>
        <w:rPr>
          <w:rFonts w:cs="Arial"/>
          <w:sz w:val="20"/>
          <w:szCs w:val="20"/>
          <w:lang w:val="nl-BE"/>
        </w:rPr>
        <w:t>Zwart weigert uiteraard het offer want 3…Pxd4</w:t>
      </w:r>
      <w:r w:rsidR="0095511B">
        <w:rPr>
          <w:rFonts w:cs="Arial"/>
          <w:sz w:val="20"/>
          <w:szCs w:val="20"/>
          <w:lang w:val="nl-BE"/>
        </w:rPr>
        <w:t>?</w:t>
      </w:r>
      <w:r>
        <w:rPr>
          <w:rFonts w:cs="Arial"/>
          <w:sz w:val="20"/>
          <w:szCs w:val="20"/>
          <w:lang w:val="nl-BE"/>
        </w:rPr>
        <w:t xml:space="preserve"> 4.d8D</w:t>
      </w:r>
      <w:r w:rsidR="009062E9">
        <w:rPr>
          <w:rFonts w:cs="Arial"/>
          <w:sz w:val="20"/>
          <w:szCs w:val="20"/>
          <w:lang w:val="nl-BE"/>
        </w:rPr>
        <w:t xml:space="preserve"> Pc2+ 5.Kd2 Kxg2 6.Kxc2 </w:t>
      </w:r>
      <w:r>
        <w:rPr>
          <w:rFonts w:cs="Arial"/>
          <w:sz w:val="20"/>
          <w:szCs w:val="20"/>
          <w:lang w:val="nl-BE"/>
        </w:rPr>
        <w:t>e</w:t>
      </w:r>
      <w:r w:rsidR="009062E9">
        <w:rPr>
          <w:rFonts w:cs="Arial"/>
          <w:sz w:val="20"/>
          <w:szCs w:val="20"/>
          <w:lang w:val="nl-BE"/>
        </w:rPr>
        <w:t xml:space="preserve">n wit wint, maar </w:t>
      </w:r>
      <w:r w:rsidR="00950D00">
        <w:rPr>
          <w:rFonts w:cs="Arial"/>
          <w:sz w:val="20"/>
          <w:szCs w:val="20"/>
          <w:lang w:val="nl-BE"/>
        </w:rPr>
        <w:t xml:space="preserve">biedt er zelf een </w:t>
      </w:r>
      <w:r>
        <w:rPr>
          <w:rFonts w:cs="Arial"/>
          <w:sz w:val="20"/>
          <w:szCs w:val="20"/>
          <w:lang w:val="nl-BE"/>
        </w:rPr>
        <w:t>aan:</w:t>
      </w:r>
    </w:p>
    <w:p w14:paraId="760E3C80" w14:textId="77777777" w:rsidR="006F3923" w:rsidRDefault="006F3923" w:rsidP="006F3923">
      <w:pPr>
        <w:jc w:val="both"/>
        <w:rPr>
          <w:rFonts w:cs="Arial"/>
          <w:b/>
          <w:sz w:val="20"/>
          <w:szCs w:val="20"/>
          <w:lang w:val="nl-BE"/>
        </w:rPr>
      </w:pPr>
      <w:r>
        <w:rPr>
          <w:rFonts w:cs="Arial"/>
          <w:b/>
          <w:sz w:val="20"/>
          <w:szCs w:val="20"/>
          <w:lang w:val="nl-BE"/>
        </w:rPr>
        <w:tab/>
        <w:t xml:space="preserve">4.Lxe3+ </w:t>
      </w:r>
      <w:r>
        <w:rPr>
          <w:rFonts w:cs="Arial"/>
          <w:b/>
          <w:sz w:val="20"/>
          <w:szCs w:val="20"/>
          <w:lang w:val="nl-BE"/>
        </w:rPr>
        <w:tab/>
        <w:t xml:space="preserve">Kf1 </w:t>
      </w:r>
    </w:p>
    <w:p w14:paraId="1B33E0C8" w14:textId="77777777" w:rsidR="006F3923" w:rsidRDefault="006F3923" w:rsidP="006F3923">
      <w:pPr>
        <w:jc w:val="both"/>
        <w:rPr>
          <w:rFonts w:cs="Arial"/>
          <w:sz w:val="20"/>
          <w:szCs w:val="20"/>
          <w:lang w:val="nl-BE"/>
        </w:rPr>
      </w:pPr>
    </w:p>
    <w:p w14:paraId="304309E3" w14:textId="77777777" w:rsidR="006F3923" w:rsidRDefault="006F3923" w:rsidP="006F3923">
      <w:pPr>
        <w:jc w:val="both"/>
        <w:rPr>
          <w:rFonts w:cs="Arial"/>
          <w:sz w:val="20"/>
          <w:szCs w:val="20"/>
          <w:lang w:val="nl-BE"/>
        </w:rPr>
      </w:pPr>
    </w:p>
    <w:p w14:paraId="16DF09E8" w14:textId="77777777" w:rsidR="0029047E" w:rsidRDefault="0029047E" w:rsidP="006F3923">
      <w:pPr>
        <w:jc w:val="both"/>
        <w:rPr>
          <w:rFonts w:cs="Arial"/>
          <w:sz w:val="20"/>
          <w:szCs w:val="20"/>
          <w:lang w:val="nl-BE"/>
        </w:rPr>
      </w:pPr>
    </w:p>
    <w:p w14:paraId="058BC4DA" w14:textId="77777777" w:rsidR="00EE41B9" w:rsidRDefault="00EE41B9" w:rsidP="006F3923">
      <w:pPr>
        <w:jc w:val="both"/>
        <w:rPr>
          <w:rFonts w:cs="Arial"/>
          <w:sz w:val="20"/>
          <w:szCs w:val="20"/>
          <w:lang w:val="nl-BE"/>
        </w:rPr>
      </w:pPr>
    </w:p>
    <w:p w14:paraId="5E0BA22E" w14:textId="77777777" w:rsidR="006945A7" w:rsidRDefault="006945A7" w:rsidP="006F3923">
      <w:pPr>
        <w:jc w:val="both"/>
        <w:rPr>
          <w:rFonts w:cs="Arial"/>
          <w:sz w:val="20"/>
          <w:szCs w:val="20"/>
          <w:lang w:val="nl-BE"/>
        </w:rPr>
      </w:pPr>
    </w:p>
    <w:p w14:paraId="7F59A762" w14:textId="77777777" w:rsidR="00566EEF" w:rsidRDefault="00566EEF" w:rsidP="006F3923">
      <w:pPr>
        <w:jc w:val="both"/>
        <w:rPr>
          <w:rFonts w:cs="Arial"/>
          <w:sz w:val="20"/>
          <w:szCs w:val="20"/>
          <w:lang w:val="nl-BE"/>
        </w:rPr>
      </w:pPr>
    </w:p>
    <w:p w14:paraId="2D77514A" w14:textId="77777777" w:rsidR="00711F37" w:rsidRDefault="00B30D85" w:rsidP="006F3923">
      <w:pPr>
        <w:jc w:val="both"/>
        <w:rPr>
          <w:rFonts w:cs="Arial"/>
          <w:sz w:val="20"/>
          <w:szCs w:val="20"/>
          <w:lang w:val="nl-BE"/>
        </w:rPr>
      </w:pPr>
      <w:r>
        <w:rPr>
          <w:rFonts w:cs="Arial"/>
          <w:sz w:val="20"/>
          <w:szCs w:val="20"/>
          <w:lang w:val="nl-BE"/>
        </w:rPr>
        <w:t>S</w:t>
      </w:r>
      <w:r w:rsidR="006F3923">
        <w:rPr>
          <w:rFonts w:cs="Arial"/>
          <w:sz w:val="20"/>
          <w:szCs w:val="20"/>
          <w:lang w:val="nl-BE"/>
        </w:rPr>
        <w:t>peelt wit nu</w:t>
      </w:r>
      <w:r w:rsidR="006F3923">
        <w:rPr>
          <w:rFonts w:cs="Arial"/>
          <w:b/>
          <w:sz w:val="20"/>
          <w:szCs w:val="20"/>
          <w:lang w:val="nl-BE"/>
        </w:rPr>
        <w:t xml:space="preserve"> </w:t>
      </w:r>
      <w:r w:rsidR="006F3923">
        <w:rPr>
          <w:rFonts w:cs="Arial"/>
          <w:sz w:val="20"/>
          <w:szCs w:val="20"/>
          <w:lang w:val="nl-BE"/>
        </w:rPr>
        <w:t>5.</w:t>
      </w:r>
      <w:r w:rsidR="00711F37">
        <w:rPr>
          <w:rFonts w:cs="Arial"/>
          <w:sz w:val="20"/>
          <w:szCs w:val="20"/>
          <w:lang w:val="nl-BE"/>
        </w:rPr>
        <w:t xml:space="preserve">d8D? dan houdt zwart remise na 5…Td5+ 6.Dxd5, en het is </w:t>
      </w:r>
      <w:r w:rsidR="006F3923">
        <w:rPr>
          <w:rFonts w:cs="Arial"/>
          <w:sz w:val="20"/>
          <w:szCs w:val="20"/>
          <w:lang w:val="nl-BE"/>
        </w:rPr>
        <w:t>pat.</w:t>
      </w:r>
    </w:p>
    <w:p w14:paraId="557652EE" w14:textId="77777777" w:rsidR="006F3923" w:rsidRDefault="006F3923" w:rsidP="006F3923">
      <w:pPr>
        <w:jc w:val="both"/>
        <w:rPr>
          <w:rFonts w:cs="Arial"/>
          <w:sz w:val="20"/>
          <w:szCs w:val="20"/>
          <w:lang w:val="nl-BE"/>
        </w:rPr>
      </w:pPr>
      <w:r>
        <w:rPr>
          <w:rFonts w:cs="Arial"/>
          <w:sz w:val="20"/>
          <w:szCs w:val="20"/>
          <w:lang w:val="nl-BE"/>
        </w:rPr>
        <w:t>Daarom</w:t>
      </w:r>
      <w:r>
        <w:rPr>
          <w:rFonts w:cs="Arial"/>
          <w:b/>
          <w:sz w:val="20"/>
          <w:szCs w:val="20"/>
          <w:lang w:val="nl-BE"/>
        </w:rPr>
        <w:t xml:space="preserve"> </w:t>
      </w:r>
      <w:r>
        <w:rPr>
          <w:rFonts w:cs="Arial"/>
          <w:sz w:val="20"/>
          <w:szCs w:val="20"/>
          <w:lang w:val="nl-BE"/>
        </w:rPr>
        <w:t xml:space="preserve">een tweede offeraanbod: </w:t>
      </w:r>
    </w:p>
    <w:p w14:paraId="37586681" w14:textId="77777777" w:rsidR="006F3923" w:rsidRDefault="00B30D85" w:rsidP="006F3923">
      <w:pPr>
        <w:jc w:val="both"/>
        <w:rPr>
          <w:rFonts w:cs="Arial"/>
          <w:b/>
          <w:sz w:val="20"/>
          <w:szCs w:val="20"/>
          <w:lang w:val="nl-BE"/>
        </w:rPr>
      </w:pPr>
      <w:r>
        <w:rPr>
          <w:rFonts w:cs="Arial"/>
          <w:b/>
          <w:sz w:val="20"/>
          <w:szCs w:val="20"/>
          <w:lang w:val="nl-BE"/>
        </w:rPr>
        <w:tab/>
        <w:t>5.Lg5</w:t>
      </w:r>
      <w:r>
        <w:rPr>
          <w:rFonts w:cs="Arial"/>
          <w:b/>
          <w:sz w:val="20"/>
          <w:szCs w:val="20"/>
          <w:lang w:val="nl-BE"/>
        </w:rPr>
        <w:tab/>
      </w:r>
      <w:r>
        <w:rPr>
          <w:rFonts w:cs="Arial"/>
          <w:b/>
          <w:sz w:val="20"/>
          <w:szCs w:val="20"/>
          <w:lang w:val="nl-BE"/>
        </w:rPr>
        <w:tab/>
        <w:t>Txg5</w:t>
      </w:r>
      <w:r w:rsidR="006F3923">
        <w:rPr>
          <w:rFonts w:cs="Arial"/>
          <w:b/>
          <w:sz w:val="20"/>
          <w:szCs w:val="20"/>
          <w:lang w:val="nl-BE"/>
        </w:rPr>
        <w:t xml:space="preserve"> </w:t>
      </w:r>
    </w:p>
    <w:p w14:paraId="556127DF" w14:textId="77777777" w:rsidR="00B30D85" w:rsidRPr="00B30D85" w:rsidRDefault="00B30D85" w:rsidP="006F3923">
      <w:pPr>
        <w:jc w:val="both"/>
        <w:rPr>
          <w:rFonts w:cs="Arial"/>
          <w:sz w:val="20"/>
          <w:szCs w:val="20"/>
          <w:lang w:val="nl-BE"/>
        </w:rPr>
      </w:pPr>
      <w:r>
        <w:rPr>
          <w:rFonts w:cs="Arial"/>
          <w:sz w:val="20"/>
          <w:szCs w:val="20"/>
          <w:lang w:val="nl-BE"/>
        </w:rPr>
        <w:t>En niet 5…Th8? 6.g4 Kf2 7.h8D Txd8 8.Lxc8</w:t>
      </w:r>
    </w:p>
    <w:p w14:paraId="0B437B05" w14:textId="77777777" w:rsidR="006F3923" w:rsidRDefault="006F3923" w:rsidP="006F3923">
      <w:pPr>
        <w:jc w:val="both"/>
        <w:rPr>
          <w:rFonts w:cs="Arial"/>
          <w:sz w:val="20"/>
          <w:szCs w:val="20"/>
          <w:lang w:val="nl-BE"/>
        </w:rPr>
      </w:pPr>
      <w:r>
        <w:rPr>
          <w:rFonts w:cs="Arial"/>
          <w:b/>
          <w:sz w:val="20"/>
          <w:szCs w:val="20"/>
          <w:lang w:val="nl-BE"/>
        </w:rPr>
        <w:tab/>
        <w:t>6.</w:t>
      </w:r>
      <w:r w:rsidR="00B30D85">
        <w:rPr>
          <w:rFonts w:cs="Arial"/>
          <w:b/>
          <w:sz w:val="20"/>
          <w:szCs w:val="20"/>
          <w:lang w:val="nl-BE"/>
        </w:rPr>
        <w:t>d8D</w:t>
      </w:r>
      <w:r>
        <w:rPr>
          <w:rFonts w:cs="Arial"/>
          <w:sz w:val="20"/>
          <w:szCs w:val="20"/>
          <w:lang w:val="nl-BE"/>
        </w:rPr>
        <w:t xml:space="preserve"> </w:t>
      </w:r>
    </w:p>
    <w:p w14:paraId="36D31C99" w14:textId="77777777" w:rsidR="004D6E37" w:rsidRDefault="00B30D85" w:rsidP="00B30D85">
      <w:pPr>
        <w:rPr>
          <w:rFonts w:cs="Arial"/>
          <w:sz w:val="20"/>
          <w:szCs w:val="20"/>
          <w:lang w:val="nl-BE"/>
        </w:rPr>
      </w:pPr>
      <w:r>
        <w:rPr>
          <w:rFonts w:cs="Arial"/>
          <w:sz w:val="20"/>
          <w:szCs w:val="20"/>
          <w:lang w:val="nl-BE"/>
        </w:rPr>
        <w:t>En wit wint.</w:t>
      </w:r>
    </w:p>
    <w:p w14:paraId="5BFCF2BF" w14:textId="77777777" w:rsidR="00B30D85" w:rsidRPr="00B30D85" w:rsidRDefault="00B30D85" w:rsidP="00B30D85">
      <w:pPr>
        <w:rPr>
          <w:rFonts w:cs="Arial"/>
          <w:sz w:val="20"/>
          <w:szCs w:val="20"/>
          <w:lang w:val="nl-BE"/>
        </w:rPr>
      </w:pPr>
    </w:p>
    <w:p w14:paraId="11F96913" w14:textId="77777777" w:rsidR="004D6E37" w:rsidRDefault="00BD157A" w:rsidP="00F822B6">
      <w:pPr>
        <w:rPr>
          <w:rFonts w:cs="Arial"/>
          <w:i/>
          <w:sz w:val="20"/>
          <w:szCs w:val="20"/>
          <w:lang w:val="nl-BE"/>
        </w:rPr>
      </w:pPr>
      <w:r>
        <w:rPr>
          <w:rFonts w:cs="Arial"/>
          <w:sz w:val="20"/>
          <w:szCs w:val="20"/>
          <w:lang w:val="nl-BE"/>
        </w:rPr>
        <w:t xml:space="preserve">Pion g2 wint met </w:t>
      </w:r>
      <w:r w:rsidR="00711F37">
        <w:rPr>
          <w:rFonts w:cs="Arial"/>
          <w:sz w:val="20"/>
          <w:szCs w:val="20"/>
          <w:lang w:val="nl-BE"/>
        </w:rPr>
        <w:t xml:space="preserve">een </w:t>
      </w:r>
      <w:r w:rsidR="00711F37">
        <w:rPr>
          <w:rFonts w:cs="Arial"/>
          <w:i/>
          <w:sz w:val="20"/>
          <w:szCs w:val="20"/>
          <w:lang w:val="nl-BE"/>
        </w:rPr>
        <w:t>Exelsior.</w:t>
      </w:r>
    </w:p>
    <w:p w14:paraId="2840AFA8" w14:textId="77777777" w:rsidR="00B30D85" w:rsidRPr="00B30D85" w:rsidRDefault="00B30D85" w:rsidP="00F822B6">
      <w:pPr>
        <w:rPr>
          <w:rFonts w:cs="Arial"/>
          <w:sz w:val="20"/>
          <w:szCs w:val="20"/>
          <w:lang w:val="nl-BE"/>
        </w:rPr>
      </w:pPr>
      <w:r>
        <w:rPr>
          <w:rFonts w:cs="Arial"/>
          <w:sz w:val="20"/>
          <w:szCs w:val="20"/>
          <w:lang w:val="nl-BE"/>
        </w:rPr>
        <w:t>Wie kon vermoeden dat dit pion- netje nog zou winnen.</w:t>
      </w:r>
    </w:p>
    <w:p w14:paraId="549F8AE2" w14:textId="77777777" w:rsidR="004D6E37" w:rsidRDefault="004D6E37" w:rsidP="00F822B6">
      <w:pPr>
        <w:rPr>
          <w:rFonts w:cs="Arial"/>
          <w:sz w:val="20"/>
          <w:szCs w:val="20"/>
          <w:lang w:val="nl-BE"/>
        </w:rPr>
      </w:pPr>
    </w:p>
    <w:p w14:paraId="079FEB8D" w14:textId="77777777" w:rsidR="004D6E37" w:rsidRDefault="004D6E37" w:rsidP="00F822B6">
      <w:pPr>
        <w:rPr>
          <w:rFonts w:cs="Arial"/>
          <w:sz w:val="20"/>
          <w:szCs w:val="20"/>
          <w:lang w:val="nl-BE"/>
        </w:rPr>
      </w:pPr>
    </w:p>
    <w:p w14:paraId="1D1C45D5" w14:textId="77777777" w:rsidR="004D6E37" w:rsidRDefault="004D6E37" w:rsidP="00F822B6">
      <w:pPr>
        <w:rPr>
          <w:rFonts w:cs="Arial"/>
          <w:sz w:val="20"/>
          <w:szCs w:val="20"/>
          <w:lang w:val="nl-BE"/>
        </w:rPr>
      </w:pPr>
    </w:p>
    <w:p w14:paraId="60AFCC67" w14:textId="77777777" w:rsidR="004D6E37" w:rsidRDefault="004D6E37" w:rsidP="00F822B6">
      <w:pPr>
        <w:rPr>
          <w:rFonts w:cs="Arial"/>
          <w:sz w:val="20"/>
          <w:szCs w:val="20"/>
          <w:lang w:val="nl-BE"/>
        </w:rPr>
      </w:pPr>
    </w:p>
    <w:p w14:paraId="534164F5" w14:textId="77777777" w:rsidR="004D6E37" w:rsidRDefault="004D6E37" w:rsidP="00F822B6">
      <w:pPr>
        <w:rPr>
          <w:rFonts w:cs="Arial"/>
          <w:sz w:val="20"/>
          <w:szCs w:val="20"/>
          <w:lang w:val="nl-BE"/>
        </w:rPr>
      </w:pPr>
    </w:p>
    <w:p w14:paraId="0ECAE72B" w14:textId="77777777" w:rsidR="004D6E37" w:rsidRDefault="004D6E37" w:rsidP="00F822B6">
      <w:pPr>
        <w:rPr>
          <w:rFonts w:cs="Arial"/>
          <w:sz w:val="20"/>
          <w:szCs w:val="20"/>
          <w:lang w:val="nl-BE"/>
        </w:rPr>
      </w:pPr>
    </w:p>
    <w:p w14:paraId="19132022" w14:textId="77777777" w:rsidR="004D6E37" w:rsidRDefault="004D6E37" w:rsidP="00F822B6">
      <w:pPr>
        <w:rPr>
          <w:rFonts w:cs="Arial"/>
          <w:sz w:val="20"/>
          <w:szCs w:val="20"/>
          <w:lang w:val="nl-BE"/>
        </w:rPr>
      </w:pPr>
    </w:p>
    <w:p w14:paraId="0DC48515" w14:textId="77777777" w:rsidR="004D6E37" w:rsidRDefault="004D6E37" w:rsidP="00F822B6">
      <w:pPr>
        <w:rPr>
          <w:rFonts w:cs="Arial"/>
          <w:sz w:val="20"/>
          <w:szCs w:val="20"/>
          <w:lang w:val="nl-BE"/>
        </w:rPr>
      </w:pPr>
    </w:p>
    <w:p w14:paraId="47322A1B" w14:textId="77777777" w:rsidR="004D6E37" w:rsidRDefault="004D6E37" w:rsidP="00F822B6">
      <w:pPr>
        <w:rPr>
          <w:rFonts w:cs="Arial"/>
          <w:sz w:val="20"/>
          <w:szCs w:val="20"/>
          <w:lang w:val="nl-BE"/>
        </w:rPr>
      </w:pPr>
    </w:p>
    <w:p w14:paraId="6A861F7A" w14:textId="77777777" w:rsidR="004D6E37" w:rsidRDefault="004D6E37" w:rsidP="00F822B6">
      <w:pPr>
        <w:rPr>
          <w:rFonts w:cs="Arial"/>
          <w:sz w:val="20"/>
          <w:szCs w:val="20"/>
          <w:lang w:val="nl-BE"/>
        </w:rPr>
      </w:pPr>
    </w:p>
    <w:p w14:paraId="36728B13" w14:textId="77777777" w:rsidR="004D6E37" w:rsidRDefault="004D6E37" w:rsidP="00F822B6">
      <w:pPr>
        <w:rPr>
          <w:rFonts w:cs="Arial"/>
          <w:sz w:val="20"/>
          <w:szCs w:val="20"/>
          <w:lang w:val="nl-BE"/>
        </w:rPr>
      </w:pPr>
    </w:p>
    <w:p w14:paraId="634E2620" w14:textId="77777777" w:rsidR="004D6E37" w:rsidRDefault="004D6E37" w:rsidP="00F822B6">
      <w:pPr>
        <w:rPr>
          <w:rFonts w:cs="Arial"/>
          <w:sz w:val="20"/>
          <w:szCs w:val="20"/>
          <w:lang w:val="nl-BE"/>
        </w:rPr>
      </w:pPr>
    </w:p>
    <w:p w14:paraId="48198BBE" w14:textId="77777777" w:rsidR="004D6E37" w:rsidRDefault="004D6E37" w:rsidP="00F822B6">
      <w:pPr>
        <w:rPr>
          <w:rFonts w:cs="Arial"/>
          <w:sz w:val="20"/>
          <w:szCs w:val="20"/>
          <w:lang w:val="nl-BE"/>
        </w:rPr>
      </w:pPr>
    </w:p>
    <w:p w14:paraId="1712C401" w14:textId="77777777" w:rsidR="004D6E37" w:rsidRDefault="004D6E37" w:rsidP="00F822B6">
      <w:pPr>
        <w:rPr>
          <w:rFonts w:cs="Arial"/>
          <w:sz w:val="20"/>
          <w:szCs w:val="20"/>
          <w:lang w:val="nl-BE"/>
        </w:rPr>
      </w:pPr>
    </w:p>
    <w:p w14:paraId="45F614E2" w14:textId="77777777" w:rsidR="004D6E37" w:rsidRDefault="004D6E37" w:rsidP="00F822B6">
      <w:pPr>
        <w:rPr>
          <w:rFonts w:cs="Arial"/>
          <w:sz w:val="20"/>
          <w:szCs w:val="20"/>
          <w:lang w:val="nl-BE"/>
        </w:rPr>
      </w:pPr>
    </w:p>
    <w:p w14:paraId="0C8BF6A0" w14:textId="77777777" w:rsidR="004D6E37" w:rsidRDefault="004D6E37" w:rsidP="00F822B6">
      <w:pPr>
        <w:rPr>
          <w:rFonts w:cs="Arial"/>
          <w:sz w:val="20"/>
          <w:szCs w:val="20"/>
          <w:lang w:val="nl-BE"/>
        </w:rPr>
      </w:pPr>
    </w:p>
    <w:p w14:paraId="70810767" w14:textId="77777777" w:rsidR="004D6E37" w:rsidRDefault="004D6E37" w:rsidP="00F822B6">
      <w:pPr>
        <w:rPr>
          <w:rFonts w:cs="Arial"/>
          <w:sz w:val="20"/>
          <w:szCs w:val="20"/>
          <w:lang w:val="nl-BE"/>
        </w:rPr>
      </w:pPr>
    </w:p>
    <w:p w14:paraId="2105EBDD" w14:textId="77777777" w:rsidR="004D6E37" w:rsidRDefault="004D6E37" w:rsidP="00F822B6">
      <w:pPr>
        <w:rPr>
          <w:rFonts w:cs="Arial"/>
          <w:sz w:val="20"/>
          <w:szCs w:val="20"/>
          <w:lang w:val="nl-BE"/>
        </w:rPr>
      </w:pPr>
    </w:p>
    <w:p w14:paraId="7B36310F" w14:textId="77777777" w:rsidR="004D6E37" w:rsidRDefault="004D6E37" w:rsidP="00F822B6">
      <w:pPr>
        <w:rPr>
          <w:rFonts w:cs="Arial"/>
          <w:sz w:val="20"/>
          <w:szCs w:val="20"/>
          <w:lang w:val="nl-BE"/>
        </w:rPr>
      </w:pPr>
    </w:p>
    <w:p w14:paraId="6904F9FE" w14:textId="77777777" w:rsidR="00B5362E" w:rsidRPr="0061484D" w:rsidRDefault="00B5362E" w:rsidP="009133F1">
      <w:pPr>
        <w:jc w:val="center"/>
        <w:rPr>
          <w:rFonts w:cs="Arial"/>
          <w:b/>
          <w:sz w:val="20"/>
          <w:szCs w:val="20"/>
          <w:lang w:val="nl-BE"/>
        </w:rPr>
      </w:pPr>
    </w:p>
    <w:p w14:paraId="7EF774B0" w14:textId="77777777" w:rsidR="00B5362E" w:rsidRPr="0061484D" w:rsidRDefault="00B5362E" w:rsidP="009133F1">
      <w:pPr>
        <w:jc w:val="center"/>
        <w:rPr>
          <w:rFonts w:cs="Arial"/>
          <w:b/>
          <w:sz w:val="20"/>
          <w:szCs w:val="20"/>
          <w:lang w:val="nl-BE"/>
        </w:rPr>
      </w:pPr>
    </w:p>
    <w:p w14:paraId="764487F5" w14:textId="77777777" w:rsidR="00B5362E" w:rsidRPr="0061484D" w:rsidRDefault="00B5362E" w:rsidP="009133F1">
      <w:pPr>
        <w:jc w:val="center"/>
        <w:rPr>
          <w:rFonts w:cs="Arial"/>
          <w:b/>
          <w:sz w:val="20"/>
          <w:szCs w:val="20"/>
          <w:lang w:val="nl-BE"/>
        </w:rPr>
      </w:pPr>
    </w:p>
    <w:p w14:paraId="3E20C44E" w14:textId="77777777" w:rsidR="00B5362E" w:rsidRPr="0061484D" w:rsidRDefault="00B5362E" w:rsidP="009133F1">
      <w:pPr>
        <w:jc w:val="center"/>
        <w:rPr>
          <w:rFonts w:cs="Arial"/>
          <w:b/>
          <w:sz w:val="20"/>
          <w:szCs w:val="20"/>
          <w:lang w:val="nl-BE"/>
        </w:rPr>
      </w:pPr>
    </w:p>
    <w:p w14:paraId="0A17B962" w14:textId="77777777" w:rsidR="00A77C1F" w:rsidRPr="00F94EA2" w:rsidRDefault="00F94EA2" w:rsidP="009133F1">
      <w:pPr>
        <w:jc w:val="center"/>
        <w:rPr>
          <w:rFonts w:cs="Arial"/>
          <w:b/>
          <w:sz w:val="20"/>
          <w:szCs w:val="20"/>
          <w:lang w:val="en-GB"/>
        </w:rPr>
      </w:pPr>
      <w:r w:rsidRPr="00F94EA2">
        <w:rPr>
          <w:rFonts w:cs="Arial"/>
          <w:b/>
          <w:sz w:val="20"/>
          <w:szCs w:val="20"/>
          <w:lang w:val="en-GB"/>
        </w:rPr>
        <w:lastRenderedPageBreak/>
        <w:t xml:space="preserve">- </w:t>
      </w:r>
      <w:r w:rsidR="0090165F">
        <w:rPr>
          <w:rFonts w:cs="Arial"/>
          <w:b/>
          <w:sz w:val="20"/>
          <w:szCs w:val="20"/>
          <w:lang w:val="en-GB"/>
        </w:rPr>
        <w:t>173</w:t>
      </w:r>
      <w:r w:rsidR="00212327" w:rsidRPr="00F94EA2">
        <w:rPr>
          <w:rFonts w:cs="Arial"/>
          <w:b/>
          <w:sz w:val="20"/>
          <w:szCs w:val="20"/>
          <w:lang w:val="en-GB"/>
        </w:rPr>
        <w:t xml:space="preserve"> -</w:t>
      </w:r>
    </w:p>
    <w:p w14:paraId="4B2F9E4C" w14:textId="77777777" w:rsidR="00A77C1F" w:rsidRPr="00F94EA2" w:rsidRDefault="00A77C1F" w:rsidP="006F3923">
      <w:pPr>
        <w:jc w:val="center"/>
        <w:rPr>
          <w:rFonts w:cs="Arial"/>
          <w:i/>
          <w:sz w:val="20"/>
          <w:szCs w:val="20"/>
          <w:lang w:val="en-GB"/>
        </w:rPr>
      </w:pPr>
    </w:p>
    <w:p w14:paraId="7CD89E33" w14:textId="77777777" w:rsidR="00A77C1F" w:rsidRPr="00F94EA2" w:rsidRDefault="00A77C1F" w:rsidP="006F3923">
      <w:pPr>
        <w:jc w:val="center"/>
        <w:rPr>
          <w:rFonts w:cs="Arial"/>
          <w:sz w:val="20"/>
          <w:szCs w:val="20"/>
          <w:lang w:val="en-GB"/>
        </w:rPr>
      </w:pPr>
      <w:r w:rsidRPr="00F94EA2">
        <w:rPr>
          <w:rFonts w:cs="Arial"/>
          <w:i/>
          <w:sz w:val="20"/>
          <w:szCs w:val="20"/>
          <w:lang w:val="en-GB"/>
        </w:rPr>
        <w:t xml:space="preserve">Flemish Miniatures, </w:t>
      </w:r>
      <w:r w:rsidRPr="00F94EA2">
        <w:rPr>
          <w:rFonts w:cs="Arial"/>
          <w:sz w:val="20"/>
          <w:szCs w:val="20"/>
          <w:lang w:val="en-GB"/>
        </w:rPr>
        <w:t>1998</w:t>
      </w:r>
    </w:p>
    <w:p w14:paraId="1D3A0D81" w14:textId="77777777" w:rsidR="00A77C1F" w:rsidRPr="00F94EA2" w:rsidRDefault="00A77C1F" w:rsidP="006F3923">
      <w:pPr>
        <w:jc w:val="center"/>
        <w:rPr>
          <w:rFonts w:cs="Arial"/>
          <w:sz w:val="20"/>
          <w:szCs w:val="20"/>
          <w:lang w:val="en-GB"/>
        </w:rPr>
      </w:pPr>
    </w:p>
    <w:p w14:paraId="5724D4D2" w14:textId="77777777" w:rsidR="00C93892" w:rsidRDefault="0049632E" w:rsidP="006F3923">
      <w:pPr>
        <w:jc w:val="center"/>
      </w:pPr>
      <w:r>
        <w:object w:dxaOrig="4431" w:dyaOrig="4447" w14:anchorId="788EBC21">
          <v:shape id="_x0000_i1188" type="#_x0000_t75" style="width:154.5pt;height:153.4pt" o:ole="">
            <v:imagedata r:id="rId347" o:title=""/>
          </v:shape>
          <o:OLEObject Type="Embed" ProgID="CorelDRAW.Graphic.12" ShapeID="_x0000_i1188" DrawAspect="Content" ObjectID="_1587467581" r:id="rId348"/>
        </w:object>
      </w:r>
    </w:p>
    <w:p w14:paraId="3B0556A7" w14:textId="77777777" w:rsidR="0049632E" w:rsidRDefault="0049632E" w:rsidP="006F3923">
      <w:pPr>
        <w:jc w:val="center"/>
      </w:pPr>
    </w:p>
    <w:p w14:paraId="56DA20C1" w14:textId="77777777" w:rsidR="0049632E" w:rsidRPr="00ED1153" w:rsidRDefault="0049632E" w:rsidP="0049632E">
      <w:pPr>
        <w:jc w:val="both"/>
        <w:rPr>
          <w:sz w:val="20"/>
          <w:szCs w:val="20"/>
          <w:lang w:val="nl-BE"/>
        </w:rPr>
      </w:pPr>
      <w:r w:rsidRPr="00ED1153">
        <w:rPr>
          <w:b/>
          <w:lang w:val="nl-BE"/>
        </w:rPr>
        <w:t xml:space="preserve">+ </w:t>
      </w:r>
      <w:r w:rsidRPr="00ED1153">
        <w:rPr>
          <w:sz w:val="20"/>
          <w:szCs w:val="20"/>
          <w:lang w:val="nl-BE"/>
        </w:rPr>
        <w:t xml:space="preserve">       </w:t>
      </w:r>
      <w:r w:rsidR="0058091B" w:rsidRPr="00ED1153">
        <w:rPr>
          <w:sz w:val="20"/>
          <w:szCs w:val="20"/>
          <w:lang w:val="nl-BE"/>
        </w:rPr>
        <w:t xml:space="preserve">                      0340.20 g3</w:t>
      </w:r>
      <w:r w:rsidRPr="00ED1153">
        <w:rPr>
          <w:sz w:val="20"/>
          <w:szCs w:val="20"/>
          <w:lang w:val="nl-BE"/>
        </w:rPr>
        <w:t>a1</w:t>
      </w:r>
    </w:p>
    <w:p w14:paraId="09276F06" w14:textId="77777777" w:rsidR="0049632E" w:rsidRPr="00ED1153" w:rsidRDefault="0049632E" w:rsidP="0049632E">
      <w:pPr>
        <w:jc w:val="both"/>
        <w:rPr>
          <w:sz w:val="20"/>
          <w:szCs w:val="20"/>
          <w:lang w:val="nl-BE"/>
        </w:rPr>
      </w:pPr>
    </w:p>
    <w:p w14:paraId="48DAE3AA" w14:textId="77777777" w:rsidR="0049632E" w:rsidRPr="00ED1153" w:rsidRDefault="0049632E" w:rsidP="0049632E">
      <w:pPr>
        <w:jc w:val="both"/>
        <w:rPr>
          <w:b/>
          <w:sz w:val="20"/>
          <w:szCs w:val="20"/>
          <w:lang w:val="nl-BE"/>
        </w:rPr>
      </w:pPr>
      <w:r w:rsidRPr="00ED1153">
        <w:rPr>
          <w:b/>
          <w:sz w:val="20"/>
          <w:szCs w:val="20"/>
          <w:lang w:val="nl-BE"/>
        </w:rPr>
        <w:tab/>
        <w:t>1.Kh4</w:t>
      </w:r>
      <w:r w:rsidRPr="00ED1153">
        <w:rPr>
          <w:b/>
          <w:sz w:val="20"/>
          <w:szCs w:val="20"/>
          <w:lang w:val="nl-BE"/>
        </w:rPr>
        <w:tab/>
      </w:r>
      <w:r w:rsidRPr="00ED1153">
        <w:rPr>
          <w:b/>
          <w:sz w:val="20"/>
          <w:szCs w:val="20"/>
          <w:lang w:val="nl-BE"/>
        </w:rPr>
        <w:tab/>
        <w:t>Lxa6</w:t>
      </w:r>
    </w:p>
    <w:p w14:paraId="105CCA3A" w14:textId="77777777" w:rsidR="0049632E" w:rsidRPr="00ED1153" w:rsidRDefault="00E30130" w:rsidP="0049632E">
      <w:pPr>
        <w:jc w:val="both"/>
        <w:rPr>
          <w:b/>
          <w:sz w:val="20"/>
          <w:szCs w:val="20"/>
          <w:lang w:val="nl-BE"/>
        </w:rPr>
      </w:pPr>
      <w:r w:rsidRPr="00ED1153">
        <w:rPr>
          <w:b/>
          <w:sz w:val="20"/>
          <w:szCs w:val="20"/>
          <w:lang w:val="nl-BE"/>
        </w:rPr>
        <w:tab/>
        <w:t>2.L</w:t>
      </w:r>
      <w:r w:rsidR="0049632E" w:rsidRPr="00ED1153">
        <w:rPr>
          <w:b/>
          <w:sz w:val="20"/>
          <w:szCs w:val="20"/>
          <w:lang w:val="nl-BE"/>
        </w:rPr>
        <w:t>d4</w:t>
      </w:r>
      <w:r w:rsidRPr="00ED1153">
        <w:rPr>
          <w:b/>
          <w:sz w:val="20"/>
          <w:szCs w:val="20"/>
          <w:lang w:val="nl-BE"/>
        </w:rPr>
        <w:t>+</w:t>
      </w:r>
    </w:p>
    <w:p w14:paraId="52C6C1E6" w14:textId="77777777" w:rsidR="0049632E" w:rsidRPr="0049632E" w:rsidRDefault="0049632E" w:rsidP="0049632E">
      <w:pPr>
        <w:jc w:val="both"/>
        <w:rPr>
          <w:sz w:val="20"/>
          <w:szCs w:val="20"/>
          <w:lang w:val="nl-BE"/>
        </w:rPr>
      </w:pPr>
      <w:r w:rsidRPr="0049632E">
        <w:rPr>
          <w:sz w:val="20"/>
          <w:szCs w:val="20"/>
          <w:lang w:val="nl-BE"/>
        </w:rPr>
        <w:t>Maar niet:</w:t>
      </w:r>
    </w:p>
    <w:p w14:paraId="2E09828D" w14:textId="77777777" w:rsidR="0049632E" w:rsidRPr="0049632E" w:rsidRDefault="0049632E" w:rsidP="00586E21">
      <w:pPr>
        <w:numPr>
          <w:ilvl w:val="0"/>
          <w:numId w:val="201"/>
        </w:numPr>
        <w:jc w:val="both"/>
        <w:rPr>
          <w:rFonts w:cs="Arial"/>
          <w:sz w:val="20"/>
          <w:szCs w:val="20"/>
          <w:lang w:val="en-GB"/>
        </w:rPr>
      </w:pPr>
      <w:r w:rsidRPr="0049632E">
        <w:rPr>
          <w:sz w:val="20"/>
          <w:szCs w:val="20"/>
          <w:lang w:val="en-GB"/>
        </w:rPr>
        <w:t>2.Kxg5? 2</w:t>
      </w:r>
      <w:r w:rsidR="008111E0">
        <w:rPr>
          <w:sz w:val="20"/>
          <w:szCs w:val="20"/>
          <w:lang w:val="en-GB"/>
        </w:rPr>
        <w:t>.</w:t>
      </w:r>
      <w:r w:rsidRPr="0049632E">
        <w:rPr>
          <w:sz w:val="20"/>
          <w:szCs w:val="20"/>
          <w:lang w:val="en-GB"/>
        </w:rPr>
        <w:t>Ld3, of:</w:t>
      </w:r>
    </w:p>
    <w:p w14:paraId="3DE22793" w14:textId="77777777" w:rsidR="00C93892" w:rsidRPr="0049632E" w:rsidRDefault="0049632E" w:rsidP="00586E21">
      <w:pPr>
        <w:numPr>
          <w:ilvl w:val="0"/>
          <w:numId w:val="201"/>
        </w:numPr>
        <w:jc w:val="both"/>
        <w:rPr>
          <w:rFonts w:cs="Arial"/>
          <w:sz w:val="20"/>
          <w:szCs w:val="20"/>
          <w:lang w:val="nl-BE"/>
        </w:rPr>
      </w:pPr>
      <w:r w:rsidRPr="0082746D">
        <w:rPr>
          <w:rFonts w:cs="Arial"/>
          <w:sz w:val="20"/>
          <w:szCs w:val="20"/>
          <w:lang w:val="nl-BE"/>
        </w:rPr>
        <w:t xml:space="preserve">2.h7? </w:t>
      </w:r>
      <w:r w:rsidRPr="0049632E">
        <w:rPr>
          <w:rFonts w:cs="Arial"/>
          <w:sz w:val="20"/>
          <w:szCs w:val="20"/>
          <w:lang w:val="nl-BE"/>
        </w:rPr>
        <w:t>Txc5 3.h8D+ Ka2(b1) en beide met remise.</w:t>
      </w:r>
    </w:p>
    <w:p w14:paraId="28150FC4" w14:textId="77777777" w:rsidR="0049632E" w:rsidRDefault="0049632E" w:rsidP="0049632E">
      <w:pPr>
        <w:jc w:val="both"/>
        <w:rPr>
          <w:rFonts w:cs="Arial"/>
          <w:b/>
          <w:sz w:val="20"/>
          <w:szCs w:val="20"/>
          <w:lang w:val="nl-BE"/>
        </w:rPr>
      </w:pPr>
      <w:r>
        <w:rPr>
          <w:rFonts w:cs="Arial"/>
          <w:sz w:val="20"/>
          <w:szCs w:val="20"/>
          <w:lang w:val="nl-BE"/>
        </w:rPr>
        <w:tab/>
      </w:r>
      <w:r>
        <w:rPr>
          <w:rFonts w:cs="Arial"/>
          <w:b/>
          <w:sz w:val="20"/>
          <w:szCs w:val="20"/>
          <w:lang w:val="nl-BE"/>
        </w:rPr>
        <w:t>2…</w:t>
      </w:r>
      <w:r>
        <w:rPr>
          <w:rFonts w:cs="Arial"/>
          <w:b/>
          <w:sz w:val="20"/>
          <w:szCs w:val="20"/>
          <w:lang w:val="nl-BE"/>
        </w:rPr>
        <w:tab/>
      </w:r>
      <w:r>
        <w:rPr>
          <w:rFonts w:cs="Arial"/>
          <w:b/>
          <w:sz w:val="20"/>
          <w:szCs w:val="20"/>
          <w:lang w:val="nl-BE"/>
        </w:rPr>
        <w:tab/>
        <w:t>Ka2</w:t>
      </w:r>
    </w:p>
    <w:p w14:paraId="4B0A921E" w14:textId="77777777" w:rsidR="0049632E" w:rsidRDefault="0049632E" w:rsidP="0049632E">
      <w:pPr>
        <w:jc w:val="both"/>
        <w:rPr>
          <w:rFonts w:cs="Arial"/>
          <w:sz w:val="20"/>
          <w:szCs w:val="20"/>
          <w:lang w:val="nl-BE"/>
        </w:rPr>
      </w:pPr>
      <w:r>
        <w:rPr>
          <w:rFonts w:cs="Arial"/>
          <w:sz w:val="20"/>
          <w:szCs w:val="20"/>
          <w:lang w:val="nl-BE"/>
        </w:rPr>
        <w:t>In de loop van het spel zal blijken dat deze zet meer weerstand biedt dan 2…Kb1.</w:t>
      </w:r>
    </w:p>
    <w:p w14:paraId="6F946069" w14:textId="77777777" w:rsidR="0049632E" w:rsidRDefault="0049632E" w:rsidP="0049632E">
      <w:pPr>
        <w:jc w:val="both"/>
        <w:rPr>
          <w:rFonts w:cs="Arial"/>
          <w:b/>
          <w:sz w:val="20"/>
          <w:szCs w:val="20"/>
          <w:lang w:val="nl-BE"/>
        </w:rPr>
      </w:pPr>
      <w:r>
        <w:rPr>
          <w:rFonts w:cs="Arial"/>
          <w:sz w:val="20"/>
          <w:szCs w:val="20"/>
          <w:lang w:val="nl-BE"/>
        </w:rPr>
        <w:tab/>
      </w:r>
      <w:r>
        <w:rPr>
          <w:rFonts w:cs="Arial"/>
          <w:b/>
          <w:sz w:val="20"/>
          <w:szCs w:val="20"/>
          <w:lang w:val="nl-BE"/>
        </w:rPr>
        <w:t>3.h7</w:t>
      </w:r>
      <w:r>
        <w:rPr>
          <w:rFonts w:cs="Arial"/>
          <w:b/>
          <w:sz w:val="20"/>
          <w:szCs w:val="20"/>
          <w:lang w:val="nl-BE"/>
        </w:rPr>
        <w:tab/>
      </w:r>
      <w:r>
        <w:rPr>
          <w:rFonts w:cs="Arial"/>
          <w:b/>
          <w:sz w:val="20"/>
          <w:szCs w:val="20"/>
          <w:lang w:val="nl-BE"/>
        </w:rPr>
        <w:tab/>
        <w:t>Tg2</w:t>
      </w:r>
    </w:p>
    <w:p w14:paraId="2A43A258" w14:textId="77777777" w:rsidR="0049632E" w:rsidRDefault="0049632E" w:rsidP="0049632E">
      <w:pPr>
        <w:jc w:val="both"/>
        <w:rPr>
          <w:rFonts w:cs="Arial"/>
          <w:b/>
          <w:sz w:val="20"/>
          <w:szCs w:val="20"/>
          <w:lang w:val="nl-BE"/>
        </w:rPr>
      </w:pPr>
      <w:r>
        <w:rPr>
          <w:rFonts w:cs="Arial"/>
          <w:b/>
          <w:sz w:val="20"/>
          <w:szCs w:val="20"/>
          <w:lang w:val="nl-BE"/>
        </w:rPr>
        <w:tab/>
        <w:t>4.Le5</w:t>
      </w:r>
    </w:p>
    <w:p w14:paraId="7FB7C9BB" w14:textId="77777777" w:rsidR="0049632E" w:rsidRDefault="0049632E" w:rsidP="0049632E">
      <w:pPr>
        <w:jc w:val="both"/>
        <w:rPr>
          <w:rFonts w:cs="Arial"/>
          <w:sz w:val="20"/>
          <w:szCs w:val="20"/>
          <w:lang w:val="nl-BE"/>
        </w:rPr>
      </w:pPr>
      <w:r>
        <w:rPr>
          <w:rFonts w:cs="Arial"/>
          <w:sz w:val="20"/>
          <w:szCs w:val="20"/>
          <w:lang w:val="nl-BE"/>
        </w:rPr>
        <w:t>En niet 4.Kh3? Lf1 5.h8D</w:t>
      </w:r>
      <w:r w:rsidR="008326E2">
        <w:rPr>
          <w:rFonts w:cs="Arial"/>
          <w:sz w:val="20"/>
          <w:szCs w:val="20"/>
          <w:lang w:val="nl-BE"/>
        </w:rPr>
        <w:t xml:space="preserve"> Tg8+ en 6…Txh8.</w:t>
      </w:r>
    </w:p>
    <w:p w14:paraId="48C2FAE0" w14:textId="77777777" w:rsidR="00E36459" w:rsidRPr="00E36459" w:rsidRDefault="00E36459" w:rsidP="0049632E">
      <w:pPr>
        <w:jc w:val="both"/>
        <w:rPr>
          <w:rFonts w:cs="Arial"/>
          <w:b/>
          <w:sz w:val="20"/>
          <w:szCs w:val="20"/>
          <w:lang w:val="nl-BE"/>
        </w:rPr>
      </w:pPr>
      <w:r>
        <w:rPr>
          <w:rFonts w:cs="Arial"/>
          <w:sz w:val="20"/>
          <w:szCs w:val="20"/>
          <w:lang w:val="nl-BE"/>
        </w:rPr>
        <w:tab/>
      </w:r>
      <w:r>
        <w:rPr>
          <w:rFonts w:cs="Arial"/>
          <w:b/>
          <w:sz w:val="20"/>
          <w:szCs w:val="20"/>
          <w:lang w:val="nl-BE"/>
        </w:rPr>
        <w:t>4…</w:t>
      </w:r>
      <w:r>
        <w:rPr>
          <w:rFonts w:cs="Arial"/>
          <w:b/>
          <w:sz w:val="20"/>
          <w:szCs w:val="20"/>
          <w:lang w:val="nl-BE"/>
        </w:rPr>
        <w:tab/>
      </w:r>
      <w:r>
        <w:rPr>
          <w:rFonts w:cs="Arial"/>
          <w:b/>
          <w:sz w:val="20"/>
          <w:szCs w:val="20"/>
          <w:lang w:val="nl-BE"/>
        </w:rPr>
        <w:tab/>
        <w:t>Tg1</w:t>
      </w:r>
    </w:p>
    <w:p w14:paraId="7B1F4B99" w14:textId="77777777" w:rsidR="008326E2" w:rsidRDefault="008326E2" w:rsidP="0049632E">
      <w:pPr>
        <w:jc w:val="both"/>
        <w:rPr>
          <w:rFonts w:cs="Arial"/>
          <w:b/>
          <w:sz w:val="20"/>
          <w:szCs w:val="20"/>
          <w:lang w:val="nl-BE"/>
        </w:rPr>
      </w:pPr>
      <w:r>
        <w:rPr>
          <w:rFonts w:cs="Arial"/>
          <w:b/>
          <w:sz w:val="20"/>
          <w:szCs w:val="20"/>
          <w:lang w:val="nl-BE"/>
        </w:rPr>
        <w:tab/>
        <w:t>5.Lh2</w:t>
      </w:r>
    </w:p>
    <w:p w14:paraId="7AA41FD2" w14:textId="77777777" w:rsidR="008326E2" w:rsidRDefault="008326E2" w:rsidP="0049632E">
      <w:pPr>
        <w:jc w:val="both"/>
        <w:rPr>
          <w:rFonts w:cs="Arial"/>
          <w:sz w:val="20"/>
          <w:szCs w:val="20"/>
          <w:lang w:val="nl-BE"/>
        </w:rPr>
      </w:pPr>
      <w:r>
        <w:rPr>
          <w:rFonts w:cs="Arial"/>
          <w:sz w:val="20"/>
          <w:szCs w:val="20"/>
          <w:lang w:val="nl-BE"/>
        </w:rPr>
        <w:t>Wederom is 5.Kh3? onvoldoende:</w:t>
      </w:r>
    </w:p>
    <w:p w14:paraId="0565A338" w14:textId="77777777" w:rsidR="008326E2" w:rsidRPr="008326E2" w:rsidRDefault="008326E2" w:rsidP="0049632E">
      <w:pPr>
        <w:jc w:val="both"/>
        <w:rPr>
          <w:rFonts w:cs="Arial"/>
          <w:sz w:val="20"/>
          <w:szCs w:val="20"/>
          <w:lang w:val="en-GB"/>
        </w:rPr>
      </w:pPr>
      <w:r w:rsidRPr="008326E2">
        <w:rPr>
          <w:rFonts w:cs="Arial"/>
          <w:sz w:val="20"/>
          <w:szCs w:val="20"/>
          <w:lang w:val="en-GB"/>
        </w:rPr>
        <w:t>5…Lf1+ 6.Kh2 Tg2+ 7.Kh1 Ld3 8.h8D Le4 9.Lg3 Txg3, remise.</w:t>
      </w:r>
    </w:p>
    <w:p w14:paraId="27334C6C" w14:textId="77777777" w:rsidR="008326E2" w:rsidRPr="0082746D" w:rsidRDefault="008326E2" w:rsidP="0049632E">
      <w:pPr>
        <w:jc w:val="both"/>
        <w:rPr>
          <w:rFonts w:cs="Arial"/>
          <w:b/>
          <w:sz w:val="20"/>
          <w:szCs w:val="20"/>
          <w:lang w:val="nl-BE"/>
        </w:rPr>
      </w:pPr>
      <w:r>
        <w:rPr>
          <w:rFonts w:cs="Arial"/>
          <w:sz w:val="20"/>
          <w:szCs w:val="20"/>
          <w:lang w:val="en-GB"/>
        </w:rPr>
        <w:tab/>
      </w:r>
      <w:r w:rsidRPr="0082746D">
        <w:rPr>
          <w:rFonts w:cs="Arial"/>
          <w:b/>
          <w:sz w:val="20"/>
          <w:szCs w:val="20"/>
          <w:lang w:val="nl-BE"/>
        </w:rPr>
        <w:t>5...</w:t>
      </w:r>
      <w:r w:rsidRPr="0082746D">
        <w:rPr>
          <w:rFonts w:cs="Arial"/>
          <w:b/>
          <w:sz w:val="20"/>
          <w:szCs w:val="20"/>
          <w:lang w:val="nl-BE"/>
        </w:rPr>
        <w:tab/>
      </w:r>
      <w:r w:rsidRPr="0082746D">
        <w:rPr>
          <w:rFonts w:cs="Arial"/>
          <w:b/>
          <w:sz w:val="20"/>
          <w:szCs w:val="20"/>
          <w:lang w:val="nl-BE"/>
        </w:rPr>
        <w:tab/>
        <w:t>Tg2</w:t>
      </w:r>
    </w:p>
    <w:p w14:paraId="7607A419" w14:textId="77777777" w:rsidR="008326E2" w:rsidRPr="0082746D" w:rsidRDefault="008326E2" w:rsidP="0049632E">
      <w:pPr>
        <w:jc w:val="both"/>
        <w:rPr>
          <w:rFonts w:cs="Arial"/>
          <w:sz w:val="20"/>
          <w:szCs w:val="20"/>
          <w:lang w:val="nl-BE"/>
        </w:rPr>
      </w:pPr>
    </w:p>
    <w:p w14:paraId="1E2F3D42" w14:textId="77777777" w:rsidR="0039417F" w:rsidRDefault="0039417F" w:rsidP="0049632E">
      <w:pPr>
        <w:jc w:val="both"/>
        <w:rPr>
          <w:rFonts w:cs="Arial"/>
          <w:b/>
          <w:sz w:val="20"/>
          <w:szCs w:val="20"/>
          <w:lang w:val="nl-BE"/>
        </w:rPr>
      </w:pPr>
    </w:p>
    <w:p w14:paraId="154DCF4B" w14:textId="77777777" w:rsidR="00E31D14" w:rsidRDefault="00E31D14" w:rsidP="0049632E">
      <w:pPr>
        <w:jc w:val="both"/>
        <w:rPr>
          <w:rFonts w:cs="Arial"/>
          <w:b/>
          <w:sz w:val="20"/>
          <w:szCs w:val="20"/>
          <w:lang w:val="nl-BE"/>
        </w:rPr>
      </w:pPr>
    </w:p>
    <w:p w14:paraId="65161A34" w14:textId="77777777" w:rsidR="004A35CC" w:rsidRPr="0082746D" w:rsidRDefault="004A35CC" w:rsidP="0049632E">
      <w:pPr>
        <w:jc w:val="both"/>
        <w:rPr>
          <w:rFonts w:cs="Arial"/>
          <w:b/>
          <w:sz w:val="20"/>
          <w:szCs w:val="20"/>
          <w:lang w:val="nl-BE"/>
        </w:rPr>
      </w:pPr>
    </w:p>
    <w:p w14:paraId="1BF8324E" w14:textId="77777777" w:rsidR="00EE01FC" w:rsidRPr="0082746D" w:rsidRDefault="00EE01FC" w:rsidP="0049632E">
      <w:pPr>
        <w:jc w:val="both"/>
        <w:rPr>
          <w:rFonts w:cs="Arial"/>
          <w:b/>
          <w:sz w:val="20"/>
          <w:szCs w:val="20"/>
          <w:lang w:val="nl-BE"/>
        </w:rPr>
      </w:pPr>
    </w:p>
    <w:p w14:paraId="1BAEA604" w14:textId="77777777" w:rsidR="008326E2" w:rsidRDefault="008326E2" w:rsidP="0049632E">
      <w:pPr>
        <w:jc w:val="both"/>
        <w:rPr>
          <w:rFonts w:cs="Arial"/>
          <w:sz w:val="20"/>
          <w:szCs w:val="20"/>
          <w:lang w:val="nl-BE"/>
        </w:rPr>
      </w:pPr>
      <w:r w:rsidRPr="008326E2">
        <w:rPr>
          <w:rFonts w:cs="Arial"/>
          <w:sz w:val="20"/>
          <w:szCs w:val="20"/>
          <w:lang w:val="nl-BE"/>
        </w:rPr>
        <w:t xml:space="preserve">En nu volgt de hoofdpointe van deze studie. </w:t>
      </w:r>
      <w:r>
        <w:rPr>
          <w:rFonts w:cs="Arial"/>
          <w:sz w:val="20"/>
          <w:szCs w:val="20"/>
          <w:lang w:val="nl-BE"/>
        </w:rPr>
        <w:t>Wit dient de énig juis-te winnende zet te vinden. We on-derzoeken de verschillende moge-lijkheden:</w:t>
      </w:r>
    </w:p>
    <w:p w14:paraId="1623AC77" w14:textId="77777777" w:rsidR="008326E2" w:rsidRDefault="00D83A15" w:rsidP="00586E21">
      <w:pPr>
        <w:numPr>
          <w:ilvl w:val="0"/>
          <w:numId w:val="202"/>
        </w:numPr>
        <w:jc w:val="both"/>
        <w:rPr>
          <w:rFonts w:cs="Arial"/>
          <w:sz w:val="20"/>
          <w:szCs w:val="20"/>
          <w:lang w:val="nl-BE"/>
        </w:rPr>
      </w:pPr>
      <w:r>
        <w:rPr>
          <w:rFonts w:cs="Arial"/>
          <w:sz w:val="20"/>
          <w:szCs w:val="20"/>
          <w:lang w:val="nl-BE"/>
        </w:rPr>
        <w:t>6.Lb8? of 6.Le5? of 6.Lf3</w:t>
      </w:r>
      <w:r w:rsidR="008326E2" w:rsidRPr="008326E2">
        <w:rPr>
          <w:rFonts w:cs="Arial"/>
          <w:sz w:val="20"/>
          <w:szCs w:val="20"/>
          <w:lang w:val="nl-BE"/>
        </w:rPr>
        <w:t>?,</w:t>
      </w:r>
      <w:r w:rsidR="004A41C2">
        <w:rPr>
          <w:rFonts w:cs="Arial"/>
          <w:sz w:val="20"/>
          <w:szCs w:val="20"/>
          <w:lang w:val="nl-BE"/>
        </w:rPr>
        <w:t xml:space="preserve"> Tg1 7.Lh2 Tg2 zijn onnodige om</w:t>
      </w:r>
      <w:r w:rsidR="008326E2" w:rsidRPr="008326E2">
        <w:rPr>
          <w:rFonts w:cs="Arial"/>
          <w:sz w:val="20"/>
          <w:szCs w:val="20"/>
          <w:lang w:val="nl-BE"/>
        </w:rPr>
        <w:t>we</w:t>
      </w:r>
      <w:r w:rsidR="008326E2">
        <w:rPr>
          <w:rFonts w:cs="Arial"/>
          <w:sz w:val="20"/>
          <w:szCs w:val="20"/>
          <w:lang w:val="nl-BE"/>
        </w:rPr>
        <w:t>gen.</w:t>
      </w:r>
    </w:p>
    <w:p w14:paraId="719C0FDE" w14:textId="77777777" w:rsidR="00AC5964" w:rsidRPr="00D83A15" w:rsidRDefault="00AC5964" w:rsidP="00586E21">
      <w:pPr>
        <w:numPr>
          <w:ilvl w:val="0"/>
          <w:numId w:val="202"/>
        </w:numPr>
        <w:jc w:val="both"/>
        <w:rPr>
          <w:rFonts w:cs="Arial"/>
          <w:sz w:val="20"/>
          <w:szCs w:val="20"/>
          <w:lang w:val="nl-BE"/>
        </w:rPr>
      </w:pPr>
      <w:r w:rsidRPr="00D83A15">
        <w:rPr>
          <w:rFonts w:cs="Arial"/>
          <w:sz w:val="20"/>
          <w:szCs w:val="20"/>
          <w:lang w:val="nl-BE"/>
        </w:rPr>
        <w:t>6.Lf4? Le2 7.h8D Tg4+ 8.Kh3</w:t>
      </w:r>
      <w:r w:rsidR="004A41C2" w:rsidRPr="00D83A15">
        <w:rPr>
          <w:rFonts w:cs="Arial"/>
          <w:sz w:val="20"/>
          <w:szCs w:val="20"/>
          <w:lang w:val="nl-BE"/>
        </w:rPr>
        <w:t xml:space="preserve"> </w:t>
      </w:r>
      <w:r w:rsidRPr="00D83A15">
        <w:rPr>
          <w:rFonts w:cs="Arial"/>
          <w:sz w:val="20"/>
          <w:szCs w:val="20"/>
          <w:lang w:val="nl-BE"/>
        </w:rPr>
        <w:t>Txf4, en remise.</w:t>
      </w:r>
    </w:p>
    <w:p w14:paraId="0B19B229" w14:textId="77777777" w:rsidR="00AC5964" w:rsidRPr="001513C2" w:rsidRDefault="00AC5964" w:rsidP="00586E21">
      <w:pPr>
        <w:numPr>
          <w:ilvl w:val="0"/>
          <w:numId w:val="202"/>
        </w:numPr>
        <w:jc w:val="both"/>
        <w:rPr>
          <w:rFonts w:cs="Arial"/>
          <w:sz w:val="20"/>
          <w:szCs w:val="20"/>
        </w:rPr>
      </w:pPr>
      <w:r w:rsidRPr="001513C2">
        <w:rPr>
          <w:rFonts w:cs="Arial"/>
          <w:sz w:val="20"/>
          <w:szCs w:val="20"/>
        </w:rPr>
        <w:t>6.Lc7? Tg7 8.h8D Txc7, ook remise.</w:t>
      </w:r>
    </w:p>
    <w:p w14:paraId="73D481C5" w14:textId="77777777" w:rsidR="00AC5964" w:rsidRDefault="00AC5964" w:rsidP="00586E21">
      <w:pPr>
        <w:numPr>
          <w:ilvl w:val="0"/>
          <w:numId w:val="202"/>
        </w:numPr>
        <w:jc w:val="both"/>
        <w:rPr>
          <w:rFonts w:cs="Arial"/>
          <w:sz w:val="20"/>
          <w:szCs w:val="20"/>
          <w:lang w:val="nl-BE"/>
        </w:rPr>
      </w:pPr>
      <w:r w:rsidRPr="00AC5964">
        <w:rPr>
          <w:rFonts w:cs="Arial"/>
          <w:sz w:val="20"/>
          <w:szCs w:val="20"/>
          <w:lang w:val="nl-BE"/>
        </w:rPr>
        <w:t>6.Kh3? Lf1 7.Lg3 en bijvoor-beeld</w:t>
      </w:r>
      <w:r>
        <w:rPr>
          <w:rFonts w:cs="Arial"/>
          <w:sz w:val="20"/>
          <w:szCs w:val="20"/>
          <w:lang w:val="nl-BE"/>
        </w:rPr>
        <w:t xml:space="preserve"> </w:t>
      </w:r>
      <w:r w:rsidR="00825621">
        <w:rPr>
          <w:rFonts w:cs="Arial"/>
          <w:sz w:val="20"/>
          <w:szCs w:val="20"/>
          <w:lang w:val="nl-BE"/>
        </w:rPr>
        <w:t>7…Td2</w:t>
      </w:r>
      <w:r w:rsidR="00F747D7">
        <w:rPr>
          <w:rFonts w:cs="Arial"/>
          <w:sz w:val="20"/>
          <w:szCs w:val="20"/>
          <w:lang w:val="nl-BE"/>
        </w:rPr>
        <w:t xml:space="preserve">+ </w:t>
      </w:r>
      <w:r w:rsidR="00D83A15">
        <w:rPr>
          <w:rFonts w:cs="Arial"/>
          <w:sz w:val="20"/>
          <w:szCs w:val="20"/>
          <w:lang w:val="nl-BE"/>
        </w:rPr>
        <w:t xml:space="preserve">8.Kh4 Td8 9.Le5 Ld3 10.h8D Txh8 Lxh8 maar eveneens remise. </w:t>
      </w:r>
    </w:p>
    <w:p w14:paraId="3A834938" w14:textId="77777777" w:rsidR="00AC5964" w:rsidRDefault="00D83A15" w:rsidP="00AC5964">
      <w:pPr>
        <w:jc w:val="both"/>
        <w:rPr>
          <w:rFonts w:cs="Arial"/>
          <w:sz w:val="20"/>
          <w:szCs w:val="20"/>
          <w:lang w:val="nl-BE"/>
        </w:rPr>
      </w:pPr>
      <w:r>
        <w:rPr>
          <w:rFonts w:cs="Arial"/>
          <w:sz w:val="20"/>
          <w:szCs w:val="20"/>
          <w:lang w:val="nl-BE"/>
        </w:rPr>
        <w:t>Maar correct is:</w:t>
      </w:r>
    </w:p>
    <w:p w14:paraId="599CBD7D" w14:textId="77777777" w:rsidR="00AC5964" w:rsidRDefault="00AC5964" w:rsidP="00AC5964">
      <w:pPr>
        <w:jc w:val="both"/>
        <w:rPr>
          <w:rFonts w:cs="Arial"/>
          <w:b/>
          <w:sz w:val="20"/>
          <w:szCs w:val="20"/>
          <w:lang w:val="nl-BE"/>
        </w:rPr>
      </w:pPr>
      <w:r>
        <w:rPr>
          <w:rFonts w:cs="Arial"/>
          <w:sz w:val="20"/>
          <w:szCs w:val="20"/>
          <w:lang w:val="nl-BE"/>
        </w:rPr>
        <w:tab/>
      </w:r>
      <w:r>
        <w:rPr>
          <w:rFonts w:cs="Arial"/>
          <w:b/>
          <w:sz w:val="20"/>
          <w:szCs w:val="20"/>
          <w:lang w:val="nl-BE"/>
        </w:rPr>
        <w:t>6.Ld6</w:t>
      </w:r>
      <w:r w:rsidR="008E480B">
        <w:rPr>
          <w:rFonts w:cs="Arial"/>
          <w:sz w:val="20"/>
          <w:szCs w:val="20"/>
          <w:lang w:val="nl-BE"/>
        </w:rPr>
        <w:t>(!)</w:t>
      </w:r>
      <w:r>
        <w:rPr>
          <w:rFonts w:cs="Arial"/>
          <w:b/>
          <w:sz w:val="20"/>
          <w:szCs w:val="20"/>
          <w:lang w:val="nl-BE"/>
        </w:rPr>
        <w:tab/>
        <w:t>Tg1</w:t>
      </w:r>
    </w:p>
    <w:p w14:paraId="6D1E3D93" w14:textId="77777777" w:rsidR="00AC5964" w:rsidRDefault="00825621" w:rsidP="00AC5964">
      <w:pPr>
        <w:jc w:val="both"/>
        <w:rPr>
          <w:rFonts w:cs="Arial"/>
          <w:sz w:val="20"/>
          <w:szCs w:val="20"/>
          <w:lang w:val="nl-BE"/>
        </w:rPr>
      </w:pPr>
      <w:r>
        <w:rPr>
          <w:rFonts w:cs="Arial"/>
          <w:sz w:val="20"/>
          <w:szCs w:val="20"/>
          <w:lang w:val="nl-BE"/>
        </w:rPr>
        <w:t>Want na 6…Td2</w:t>
      </w:r>
      <w:r w:rsidR="008111E0">
        <w:rPr>
          <w:rFonts w:cs="Arial"/>
          <w:sz w:val="20"/>
          <w:szCs w:val="20"/>
          <w:lang w:val="nl-BE"/>
        </w:rPr>
        <w:t>?</w:t>
      </w:r>
      <w:r w:rsidR="004D0289">
        <w:rPr>
          <w:rFonts w:cs="Arial"/>
          <w:sz w:val="20"/>
          <w:szCs w:val="20"/>
          <w:lang w:val="nl-BE"/>
        </w:rPr>
        <w:t xml:space="preserve"> </w:t>
      </w:r>
      <w:r>
        <w:rPr>
          <w:rFonts w:cs="Arial"/>
          <w:sz w:val="20"/>
          <w:szCs w:val="20"/>
          <w:lang w:val="nl-BE"/>
        </w:rPr>
        <w:t>(Tg7</w:t>
      </w:r>
      <w:r w:rsidR="008111E0">
        <w:rPr>
          <w:rFonts w:cs="Arial"/>
          <w:sz w:val="20"/>
          <w:szCs w:val="20"/>
          <w:lang w:val="nl-BE"/>
        </w:rPr>
        <w:t>?</w:t>
      </w:r>
      <w:r w:rsidR="00FD0086">
        <w:rPr>
          <w:rFonts w:cs="Arial"/>
          <w:sz w:val="20"/>
          <w:szCs w:val="20"/>
          <w:lang w:val="nl-BE"/>
        </w:rPr>
        <w:t>) 7.h8D Txd6 8.Dg</w:t>
      </w:r>
      <w:r w:rsidR="008111E0">
        <w:rPr>
          <w:rFonts w:cs="Arial"/>
          <w:sz w:val="20"/>
          <w:szCs w:val="20"/>
          <w:lang w:val="nl-BE"/>
        </w:rPr>
        <w:t xml:space="preserve">8 Ka1 9.Dg1+ Ka(b)2  10.Dh2+, </w:t>
      </w:r>
      <w:r w:rsidR="00FD0086">
        <w:rPr>
          <w:rFonts w:cs="Arial"/>
          <w:sz w:val="20"/>
          <w:szCs w:val="20"/>
          <w:lang w:val="nl-BE"/>
        </w:rPr>
        <w:t>valt de toren: 10.Dxd6.</w:t>
      </w:r>
    </w:p>
    <w:p w14:paraId="3C2D1016" w14:textId="77777777" w:rsidR="00FA024D" w:rsidRDefault="00FA024D" w:rsidP="00AC5964">
      <w:pPr>
        <w:jc w:val="both"/>
        <w:rPr>
          <w:rFonts w:cs="Arial"/>
          <w:b/>
          <w:sz w:val="20"/>
          <w:szCs w:val="20"/>
          <w:lang w:val="nl-BE"/>
        </w:rPr>
      </w:pPr>
      <w:r>
        <w:rPr>
          <w:rFonts w:cs="Arial"/>
          <w:b/>
          <w:sz w:val="20"/>
          <w:szCs w:val="20"/>
          <w:lang w:val="nl-BE"/>
        </w:rPr>
        <w:tab/>
        <w:t>7.Kh3</w:t>
      </w:r>
    </w:p>
    <w:p w14:paraId="27CEF42F" w14:textId="77777777" w:rsidR="00FA024D" w:rsidRDefault="00FA024D" w:rsidP="00AC5964">
      <w:pPr>
        <w:jc w:val="both"/>
        <w:rPr>
          <w:rFonts w:cs="Arial"/>
          <w:sz w:val="20"/>
          <w:szCs w:val="20"/>
          <w:lang w:val="nl-BE"/>
        </w:rPr>
      </w:pPr>
      <w:r>
        <w:rPr>
          <w:rFonts w:cs="Arial"/>
          <w:sz w:val="20"/>
          <w:szCs w:val="20"/>
          <w:lang w:val="nl-BE"/>
        </w:rPr>
        <w:t>Nu wel.</w:t>
      </w:r>
    </w:p>
    <w:p w14:paraId="497A80E5" w14:textId="77777777" w:rsidR="00FA024D" w:rsidRDefault="00FA024D" w:rsidP="00AC5964">
      <w:pPr>
        <w:jc w:val="both"/>
        <w:rPr>
          <w:rFonts w:cs="Arial"/>
          <w:b/>
          <w:sz w:val="20"/>
          <w:szCs w:val="20"/>
          <w:lang w:val="nl-BE"/>
        </w:rPr>
      </w:pPr>
      <w:r>
        <w:rPr>
          <w:rFonts w:cs="Arial"/>
          <w:b/>
          <w:sz w:val="20"/>
          <w:szCs w:val="20"/>
          <w:lang w:val="nl-BE"/>
        </w:rPr>
        <w:tab/>
        <w:t>7…</w:t>
      </w:r>
      <w:r>
        <w:rPr>
          <w:rFonts w:cs="Arial"/>
          <w:b/>
          <w:sz w:val="20"/>
          <w:szCs w:val="20"/>
          <w:lang w:val="nl-BE"/>
        </w:rPr>
        <w:tab/>
      </w:r>
      <w:r>
        <w:rPr>
          <w:rFonts w:cs="Arial"/>
          <w:b/>
          <w:sz w:val="20"/>
          <w:szCs w:val="20"/>
          <w:lang w:val="nl-BE"/>
        </w:rPr>
        <w:tab/>
        <w:t>Lf1+</w:t>
      </w:r>
    </w:p>
    <w:p w14:paraId="7BAFB884" w14:textId="77777777" w:rsidR="00FA024D" w:rsidRDefault="00FA024D" w:rsidP="00AC5964">
      <w:pPr>
        <w:jc w:val="both"/>
        <w:rPr>
          <w:rFonts w:cs="Arial"/>
          <w:b/>
          <w:sz w:val="20"/>
          <w:szCs w:val="20"/>
          <w:lang w:val="nl-BE"/>
        </w:rPr>
      </w:pPr>
      <w:r>
        <w:rPr>
          <w:rFonts w:cs="Arial"/>
          <w:b/>
          <w:sz w:val="20"/>
          <w:szCs w:val="20"/>
          <w:lang w:val="nl-BE"/>
        </w:rPr>
        <w:tab/>
        <w:t>8.Kh2</w:t>
      </w:r>
      <w:r w:rsidR="00A761C6">
        <w:rPr>
          <w:rFonts w:cs="Arial"/>
          <w:b/>
          <w:sz w:val="20"/>
          <w:szCs w:val="20"/>
          <w:lang w:val="nl-BE"/>
        </w:rPr>
        <w:tab/>
      </w:r>
      <w:r w:rsidR="00A761C6">
        <w:rPr>
          <w:rFonts w:cs="Arial"/>
          <w:b/>
          <w:sz w:val="20"/>
          <w:szCs w:val="20"/>
          <w:lang w:val="nl-BE"/>
        </w:rPr>
        <w:tab/>
      </w:r>
      <w:r>
        <w:rPr>
          <w:rFonts w:cs="Arial"/>
          <w:b/>
          <w:sz w:val="20"/>
          <w:szCs w:val="20"/>
          <w:lang w:val="nl-BE"/>
        </w:rPr>
        <w:t>Tg2+</w:t>
      </w:r>
    </w:p>
    <w:p w14:paraId="1F468C4D" w14:textId="77777777" w:rsidR="00587CBA" w:rsidRPr="001513C2" w:rsidRDefault="00587CBA" w:rsidP="00950528">
      <w:pPr>
        <w:ind w:firstLine="708"/>
        <w:jc w:val="both"/>
        <w:rPr>
          <w:rFonts w:cs="Arial"/>
          <w:b/>
          <w:sz w:val="20"/>
          <w:szCs w:val="20"/>
        </w:rPr>
      </w:pPr>
      <w:r w:rsidRPr="001513C2">
        <w:rPr>
          <w:rFonts w:cs="Arial"/>
          <w:b/>
          <w:sz w:val="20"/>
          <w:szCs w:val="20"/>
        </w:rPr>
        <w:t>9.Kh1</w:t>
      </w:r>
    </w:p>
    <w:p w14:paraId="7081329F" w14:textId="77777777" w:rsidR="009037CB" w:rsidRPr="001513C2" w:rsidRDefault="009037CB" w:rsidP="009037CB">
      <w:pPr>
        <w:jc w:val="both"/>
        <w:rPr>
          <w:rFonts w:cs="Arial"/>
          <w:b/>
          <w:sz w:val="20"/>
          <w:szCs w:val="20"/>
        </w:rPr>
      </w:pPr>
    </w:p>
    <w:p w14:paraId="277FF6FF" w14:textId="77777777" w:rsidR="009037CB" w:rsidRPr="001513C2" w:rsidRDefault="009037CB" w:rsidP="009037CB">
      <w:pPr>
        <w:jc w:val="both"/>
        <w:rPr>
          <w:rFonts w:cs="Arial"/>
          <w:b/>
          <w:i/>
          <w:sz w:val="20"/>
          <w:szCs w:val="20"/>
        </w:rPr>
      </w:pPr>
      <w:r w:rsidRPr="001513C2">
        <w:rPr>
          <w:rFonts w:cs="Arial"/>
          <w:b/>
          <w:i/>
          <w:sz w:val="20"/>
          <w:szCs w:val="20"/>
        </w:rPr>
        <w:t>Variant A</w:t>
      </w:r>
    </w:p>
    <w:p w14:paraId="73336A94" w14:textId="77777777" w:rsidR="009037CB" w:rsidRPr="001513C2" w:rsidRDefault="009037CB" w:rsidP="009037CB">
      <w:pPr>
        <w:jc w:val="both"/>
        <w:rPr>
          <w:rFonts w:cs="Arial"/>
          <w:b/>
          <w:sz w:val="20"/>
          <w:szCs w:val="20"/>
        </w:rPr>
      </w:pPr>
      <w:r w:rsidRPr="001513C2">
        <w:rPr>
          <w:rFonts w:cs="Arial"/>
          <w:b/>
          <w:i/>
          <w:sz w:val="20"/>
          <w:szCs w:val="20"/>
        </w:rPr>
        <w:tab/>
      </w:r>
      <w:r w:rsidRPr="001513C2">
        <w:rPr>
          <w:rFonts w:cs="Arial"/>
          <w:b/>
          <w:sz w:val="20"/>
          <w:szCs w:val="20"/>
        </w:rPr>
        <w:t>9…</w:t>
      </w:r>
      <w:r w:rsidRPr="001513C2">
        <w:rPr>
          <w:rFonts w:cs="Arial"/>
          <w:b/>
          <w:sz w:val="20"/>
          <w:szCs w:val="20"/>
        </w:rPr>
        <w:tab/>
      </w:r>
      <w:r w:rsidRPr="001513C2">
        <w:rPr>
          <w:rFonts w:cs="Arial"/>
          <w:b/>
          <w:sz w:val="20"/>
          <w:szCs w:val="20"/>
        </w:rPr>
        <w:tab/>
        <w:t>Tg6</w:t>
      </w:r>
    </w:p>
    <w:p w14:paraId="168C96B8" w14:textId="77777777" w:rsidR="009037CB" w:rsidRPr="001513C2" w:rsidRDefault="009037CB" w:rsidP="009037CB">
      <w:pPr>
        <w:jc w:val="both"/>
        <w:rPr>
          <w:rFonts w:cs="Arial"/>
          <w:b/>
          <w:sz w:val="20"/>
          <w:szCs w:val="20"/>
        </w:rPr>
      </w:pPr>
      <w:r w:rsidRPr="001513C2">
        <w:rPr>
          <w:rFonts w:cs="Arial"/>
          <w:b/>
          <w:sz w:val="20"/>
          <w:szCs w:val="20"/>
        </w:rPr>
        <w:t xml:space="preserve">          10.h8D</w:t>
      </w:r>
      <w:r w:rsidRPr="001513C2">
        <w:rPr>
          <w:rFonts w:cs="Arial"/>
          <w:b/>
          <w:sz w:val="20"/>
          <w:szCs w:val="20"/>
        </w:rPr>
        <w:tab/>
      </w:r>
      <w:r w:rsidRPr="001513C2">
        <w:rPr>
          <w:rFonts w:cs="Arial"/>
          <w:b/>
          <w:sz w:val="20"/>
          <w:szCs w:val="20"/>
        </w:rPr>
        <w:tab/>
        <w:t>Lg2+</w:t>
      </w:r>
    </w:p>
    <w:p w14:paraId="2A7EDA80" w14:textId="77777777" w:rsidR="009037CB" w:rsidRDefault="009037CB" w:rsidP="009037CB">
      <w:pPr>
        <w:jc w:val="both"/>
        <w:rPr>
          <w:rFonts w:cs="Arial"/>
          <w:b/>
          <w:sz w:val="20"/>
          <w:szCs w:val="20"/>
          <w:lang w:val="nl-BE"/>
        </w:rPr>
      </w:pPr>
      <w:r w:rsidRPr="001513C2">
        <w:rPr>
          <w:rFonts w:cs="Arial"/>
          <w:b/>
          <w:sz w:val="20"/>
          <w:szCs w:val="20"/>
        </w:rPr>
        <w:t xml:space="preserve">          </w:t>
      </w:r>
      <w:r>
        <w:rPr>
          <w:rFonts w:cs="Arial"/>
          <w:b/>
          <w:sz w:val="20"/>
          <w:szCs w:val="20"/>
          <w:lang w:val="nl-BE"/>
        </w:rPr>
        <w:t>11.Kh2</w:t>
      </w:r>
      <w:r>
        <w:rPr>
          <w:rFonts w:cs="Arial"/>
          <w:b/>
          <w:sz w:val="20"/>
          <w:szCs w:val="20"/>
          <w:lang w:val="nl-BE"/>
        </w:rPr>
        <w:tab/>
      </w:r>
      <w:r>
        <w:rPr>
          <w:rFonts w:cs="Arial"/>
          <w:b/>
          <w:sz w:val="20"/>
          <w:szCs w:val="20"/>
          <w:lang w:val="nl-BE"/>
        </w:rPr>
        <w:tab/>
        <w:t>Txd6</w:t>
      </w:r>
    </w:p>
    <w:p w14:paraId="5F91292E" w14:textId="77777777" w:rsidR="009037CB" w:rsidRPr="009037CB" w:rsidRDefault="009037CB" w:rsidP="009037CB">
      <w:pPr>
        <w:jc w:val="both"/>
        <w:rPr>
          <w:rFonts w:cs="Arial"/>
          <w:sz w:val="20"/>
          <w:szCs w:val="20"/>
          <w:lang w:val="nl-BE"/>
        </w:rPr>
      </w:pPr>
      <w:r>
        <w:rPr>
          <w:rFonts w:cs="Arial"/>
          <w:b/>
          <w:sz w:val="20"/>
          <w:szCs w:val="20"/>
          <w:lang w:val="nl-BE"/>
        </w:rPr>
        <w:t xml:space="preserve">          12.Kxg2</w:t>
      </w:r>
    </w:p>
    <w:p w14:paraId="5EE5AAE4" w14:textId="77777777" w:rsidR="00C06CE1" w:rsidRDefault="00C06CE1" w:rsidP="002C0C10">
      <w:pPr>
        <w:jc w:val="both"/>
        <w:rPr>
          <w:rFonts w:cs="Arial"/>
          <w:sz w:val="20"/>
          <w:szCs w:val="20"/>
          <w:lang w:val="nl-BE"/>
        </w:rPr>
      </w:pPr>
      <w:r>
        <w:rPr>
          <w:rFonts w:cs="Arial"/>
          <w:sz w:val="20"/>
          <w:szCs w:val="20"/>
          <w:lang w:val="nl-BE"/>
        </w:rPr>
        <w:t xml:space="preserve">In </w:t>
      </w:r>
      <w:r>
        <w:rPr>
          <w:rFonts w:cs="Arial"/>
          <w:i/>
          <w:sz w:val="20"/>
          <w:szCs w:val="20"/>
          <w:lang w:val="nl-BE"/>
        </w:rPr>
        <w:t xml:space="preserve">Flemish Miniatures </w:t>
      </w:r>
      <w:r>
        <w:rPr>
          <w:rFonts w:cs="Arial"/>
          <w:sz w:val="20"/>
          <w:szCs w:val="20"/>
          <w:lang w:val="nl-BE"/>
        </w:rPr>
        <w:t>ging ik hier</w:t>
      </w:r>
      <w:r w:rsidR="00B96152">
        <w:rPr>
          <w:rFonts w:cs="Arial"/>
          <w:sz w:val="20"/>
          <w:szCs w:val="20"/>
          <w:lang w:val="nl-BE"/>
        </w:rPr>
        <w:t xml:space="preserve"> verder met bovenstaande</w:t>
      </w:r>
      <w:r w:rsidR="009037CB">
        <w:rPr>
          <w:rFonts w:cs="Arial"/>
          <w:sz w:val="20"/>
          <w:szCs w:val="20"/>
          <w:lang w:val="nl-BE"/>
        </w:rPr>
        <w:t xml:space="preserve"> variant.</w:t>
      </w:r>
      <w:r w:rsidR="00B96152">
        <w:rPr>
          <w:rFonts w:cs="Arial"/>
          <w:sz w:val="20"/>
          <w:szCs w:val="20"/>
          <w:lang w:val="nl-BE"/>
        </w:rPr>
        <w:t xml:space="preserve"> Maar later vond ik een sterkere tegenstand van zwart:</w:t>
      </w:r>
    </w:p>
    <w:p w14:paraId="2BD9DD39" w14:textId="77777777" w:rsidR="00F7790A" w:rsidRDefault="00F7790A" w:rsidP="002C0C10">
      <w:pPr>
        <w:jc w:val="both"/>
        <w:rPr>
          <w:rFonts w:cs="Arial"/>
          <w:sz w:val="20"/>
          <w:szCs w:val="20"/>
          <w:lang w:val="nl-BE"/>
        </w:rPr>
      </w:pPr>
    </w:p>
    <w:p w14:paraId="600898DD" w14:textId="77777777" w:rsidR="00B96152" w:rsidRDefault="00B96152" w:rsidP="002C0C10">
      <w:pPr>
        <w:jc w:val="both"/>
        <w:rPr>
          <w:rFonts w:cs="Arial"/>
          <w:sz w:val="20"/>
          <w:szCs w:val="20"/>
          <w:lang w:val="nl-BE"/>
        </w:rPr>
      </w:pPr>
    </w:p>
    <w:p w14:paraId="44DD493A" w14:textId="77777777" w:rsidR="00B96152" w:rsidRDefault="00B96152" w:rsidP="002C0C10">
      <w:pPr>
        <w:jc w:val="both"/>
        <w:rPr>
          <w:rFonts w:cs="Arial"/>
          <w:sz w:val="20"/>
          <w:szCs w:val="20"/>
          <w:lang w:val="nl-BE"/>
        </w:rPr>
      </w:pPr>
    </w:p>
    <w:p w14:paraId="784F01F8" w14:textId="77777777" w:rsidR="00B96152" w:rsidRDefault="00B96152" w:rsidP="002C0C10">
      <w:pPr>
        <w:jc w:val="both"/>
        <w:rPr>
          <w:rFonts w:cs="Arial"/>
          <w:sz w:val="20"/>
          <w:szCs w:val="20"/>
          <w:lang w:val="nl-BE"/>
        </w:rPr>
      </w:pPr>
    </w:p>
    <w:p w14:paraId="0A0B8760" w14:textId="77777777" w:rsidR="00B96152" w:rsidRDefault="00B96152" w:rsidP="002C0C10">
      <w:pPr>
        <w:jc w:val="both"/>
        <w:rPr>
          <w:rFonts w:cs="Arial"/>
          <w:sz w:val="20"/>
          <w:szCs w:val="20"/>
          <w:lang w:val="nl-BE"/>
        </w:rPr>
      </w:pPr>
    </w:p>
    <w:p w14:paraId="77552026" w14:textId="77777777" w:rsidR="00C06CE1" w:rsidRDefault="00B96152" w:rsidP="002C0C10">
      <w:pPr>
        <w:jc w:val="both"/>
        <w:rPr>
          <w:rFonts w:cs="Arial"/>
          <w:b/>
          <w:i/>
          <w:sz w:val="20"/>
          <w:szCs w:val="20"/>
          <w:lang w:val="nl-BE"/>
        </w:rPr>
      </w:pPr>
      <w:r>
        <w:rPr>
          <w:rFonts w:cs="Arial"/>
          <w:b/>
          <w:i/>
          <w:sz w:val="20"/>
          <w:szCs w:val="20"/>
          <w:lang w:val="nl-BE"/>
        </w:rPr>
        <w:t>Variant B</w:t>
      </w:r>
    </w:p>
    <w:p w14:paraId="17BF4D70" w14:textId="77777777" w:rsidR="00D238F3" w:rsidRPr="00B96152" w:rsidRDefault="00B96152" w:rsidP="00B96152">
      <w:pPr>
        <w:jc w:val="both"/>
        <w:rPr>
          <w:rFonts w:cs="Arial"/>
          <w:b/>
          <w:i/>
          <w:sz w:val="20"/>
          <w:szCs w:val="20"/>
          <w:lang w:val="nl-BE"/>
        </w:rPr>
      </w:pPr>
      <w:r>
        <w:rPr>
          <w:rFonts w:cs="Arial"/>
          <w:b/>
          <w:i/>
          <w:sz w:val="20"/>
          <w:szCs w:val="20"/>
          <w:lang w:val="nl-BE"/>
        </w:rPr>
        <w:tab/>
      </w:r>
      <w:r w:rsidR="006E2EE3">
        <w:rPr>
          <w:rFonts w:cs="Arial"/>
          <w:b/>
          <w:sz w:val="20"/>
          <w:szCs w:val="20"/>
          <w:lang w:val="nl-BE"/>
        </w:rPr>
        <w:t xml:space="preserve"> </w:t>
      </w:r>
      <w:r w:rsidR="00587CBA">
        <w:rPr>
          <w:rFonts w:cs="Arial"/>
          <w:b/>
          <w:sz w:val="20"/>
          <w:szCs w:val="20"/>
          <w:lang w:val="nl-BE"/>
        </w:rPr>
        <w:t>9…</w:t>
      </w:r>
      <w:r w:rsidR="0081187C">
        <w:rPr>
          <w:rFonts w:cs="Arial"/>
          <w:b/>
          <w:sz w:val="20"/>
          <w:szCs w:val="20"/>
          <w:lang w:val="nl-BE"/>
        </w:rPr>
        <w:tab/>
      </w:r>
      <w:r w:rsidR="0081187C">
        <w:rPr>
          <w:rFonts w:cs="Arial"/>
          <w:b/>
          <w:sz w:val="20"/>
          <w:szCs w:val="20"/>
          <w:lang w:val="nl-BE"/>
        </w:rPr>
        <w:tab/>
        <w:t>Td2</w:t>
      </w:r>
    </w:p>
    <w:p w14:paraId="210A9070" w14:textId="77777777" w:rsidR="00096CD3" w:rsidRPr="006E2EE3" w:rsidRDefault="00096CD3" w:rsidP="00F7790A">
      <w:pPr>
        <w:jc w:val="both"/>
        <w:rPr>
          <w:rFonts w:cs="Arial"/>
          <w:b/>
          <w:sz w:val="20"/>
          <w:szCs w:val="20"/>
          <w:lang w:val="nl-BE"/>
        </w:rPr>
      </w:pPr>
      <w:r>
        <w:rPr>
          <w:rFonts w:cs="Arial"/>
          <w:sz w:val="20"/>
          <w:szCs w:val="20"/>
          <w:lang w:val="nl-BE"/>
        </w:rPr>
        <w:t>Een ultieme poging van zwart, want</w:t>
      </w:r>
      <w:r w:rsidR="006E2EE3">
        <w:rPr>
          <w:rFonts w:cs="Arial"/>
          <w:b/>
          <w:sz w:val="20"/>
          <w:szCs w:val="20"/>
          <w:lang w:val="nl-BE"/>
        </w:rPr>
        <w:t xml:space="preserve"> </w:t>
      </w:r>
      <w:r>
        <w:rPr>
          <w:rFonts w:cs="Arial"/>
          <w:sz w:val="20"/>
          <w:szCs w:val="20"/>
          <w:lang w:val="nl-BE"/>
        </w:rPr>
        <w:t>9.Ld3</w:t>
      </w:r>
      <w:r w:rsidR="008111E0">
        <w:rPr>
          <w:rFonts w:cs="Arial"/>
          <w:sz w:val="20"/>
          <w:szCs w:val="20"/>
          <w:lang w:val="nl-BE"/>
        </w:rPr>
        <w:t>?</w:t>
      </w:r>
      <w:r>
        <w:rPr>
          <w:rFonts w:cs="Arial"/>
          <w:sz w:val="20"/>
          <w:szCs w:val="20"/>
          <w:lang w:val="nl-BE"/>
        </w:rPr>
        <w:t xml:space="preserve"> is nu niet meer af</w:t>
      </w:r>
      <w:r w:rsidR="006E2EE3">
        <w:rPr>
          <w:rFonts w:cs="Arial"/>
          <w:sz w:val="20"/>
          <w:szCs w:val="20"/>
          <w:lang w:val="nl-BE"/>
        </w:rPr>
        <w:t>-</w:t>
      </w:r>
      <w:r>
        <w:rPr>
          <w:rFonts w:cs="Arial"/>
          <w:sz w:val="20"/>
          <w:szCs w:val="20"/>
          <w:lang w:val="nl-BE"/>
        </w:rPr>
        <w:t>doende wegens 10.h</w:t>
      </w:r>
      <w:r w:rsidR="00E30130">
        <w:rPr>
          <w:rFonts w:cs="Arial"/>
          <w:sz w:val="20"/>
          <w:szCs w:val="20"/>
          <w:lang w:val="nl-BE"/>
        </w:rPr>
        <w:t xml:space="preserve">8D Le4 en </w:t>
      </w:r>
      <w:r w:rsidR="006E2EE3">
        <w:rPr>
          <w:rFonts w:cs="Arial"/>
          <w:sz w:val="20"/>
          <w:szCs w:val="20"/>
          <w:lang w:val="nl-BE"/>
        </w:rPr>
        <w:t>bijvoor</w:t>
      </w:r>
      <w:r w:rsidR="00E4172F">
        <w:rPr>
          <w:rFonts w:cs="Arial"/>
          <w:sz w:val="20"/>
          <w:szCs w:val="20"/>
          <w:lang w:val="nl-BE"/>
        </w:rPr>
        <w:t xml:space="preserve">beeld </w:t>
      </w:r>
      <w:r w:rsidR="00E30130">
        <w:rPr>
          <w:rFonts w:cs="Arial"/>
          <w:sz w:val="20"/>
          <w:szCs w:val="20"/>
          <w:lang w:val="nl-BE"/>
        </w:rPr>
        <w:t>11.Dd4 met mate</w:t>
      </w:r>
      <w:r>
        <w:rPr>
          <w:rFonts w:cs="Arial"/>
          <w:sz w:val="20"/>
          <w:szCs w:val="20"/>
          <w:lang w:val="nl-BE"/>
        </w:rPr>
        <w:t>rieel over</w:t>
      </w:r>
      <w:r w:rsidR="00E4172F">
        <w:rPr>
          <w:rFonts w:cs="Arial"/>
          <w:sz w:val="20"/>
          <w:szCs w:val="20"/>
          <w:lang w:val="nl-BE"/>
        </w:rPr>
        <w:t xml:space="preserve">wicht. </w:t>
      </w:r>
    </w:p>
    <w:p w14:paraId="2D53EEDB" w14:textId="77777777" w:rsidR="008772AF" w:rsidRDefault="008772AF" w:rsidP="0034554D">
      <w:pPr>
        <w:ind w:left="348" w:firstLine="360"/>
        <w:jc w:val="both"/>
        <w:rPr>
          <w:rFonts w:cs="Arial"/>
          <w:b/>
          <w:sz w:val="20"/>
          <w:szCs w:val="20"/>
          <w:lang w:val="nl-BE"/>
        </w:rPr>
      </w:pPr>
      <w:r>
        <w:rPr>
          <w:rFonts w:cs="Arial"/>
          <w:b/>
          <w:sz w:val="20"/>
          <w:szCs w:val="20"/>
          <w:lang w:val="nl-BE"/>
        </w:rPr>
        <w:t>10.h8D</w:t>
      </w:r>
      <w:r>
        <w:rPr>
          <w:rFonts w:cs="Arial"/>
          <w:b/>
          <w:sz w:val="20"/>
          <w:szCs w:val="20"/>
          <w:lang w:val="nl-BE"/>
        </w:rPr>
        <w:tab/>
      </w:r>
      <w:r>
        <w:rPr>
          <w:rFonts w:cs="Arial"/>
          <w:b/>
          <w:sz w:val="20"/>
          <w:szCs w:val="20"/>
          <w:lang w:val="nl-BE"/>
        </w:rPr>
        <w:tab/>
        <w:t>Lg2+</w:t>
      </w:r>
    </w:p>
    <w:p w14:paraId="07FF1D0E" w14:textId="77777777" w:rsidR="008772AF" w:rsidRDefault="008772AF" w:rsidP="0034554D">
      <w:pPr>
        <w:ind w:left="348" w:firstLine="360"/>
        <w:jc w:val="both"/>
        <w:rPr>
          <w:rFonts w:cs="Arial"/>
          <w:b/>
          <w:sz w:val="20"/>
          <w:szCs w:val="20"/>
          <w:lang w:val="nl-BE"/>
        </w:rPr>
      </w:pPr>
      <w:r>
        <w:rPr>
          <w:rFonts w:cs="Arial"/>
          <w:b/>
          <w:sz w:val="20"/>
          <w:szCs w:val="20"/>
          <w:lang w:val="nl-BE"/>
        </w:rPr>
        <w:t>11.Kg1</w:t>
      </w:r>
    </w:p>
    <w:p w14:paraId="610A5F3A" w14:textId="77777777" w:rsidR="008772AF" w:rsidRDefault="008772AF" w:rsidP="008772AF">
      <w:pPr>
        <w:jc w:val="both"/>
        <w:rPr>
          <w:rFonts w:cs="Arial"/>
          <w:sz w:val="20"/>
          <w:szCs w:val="20"/>
          <w:lang w:val="nl-BE"/>
        </w:rPr>
      </w:pPr>
      <w:r>
        <w:rPr>
          <w:rFonts w:cs="Arial"/>
          <w:sz w:val="20"/>
          <w:szCs w:val="20"/>
          <w:lang w:val="nl-BE"/>
        </w:rPr>
        <w:t>Voor de laatste maal het juiste veld. Want na 11.Kh2? Lc6+ 12.Kg1 Td1+ 13.Kf2 Txd6 zou zwart nog remise halen.</w:t>
      </w:r>
    </w:p>
    <w:p w14:paraId="65F4164D" w14:textId="77777777" w:rsidR="008772AF" w:rsidRDefault="00D10D70" w:rsidP="008772AF">
      <w:pPr>
        <w:jc w:val="both"/>
        <w:rPr>
          <w:rFonts w:cs="Arial"/>
          <w:b/>
          <w:sz w:val="20"/>
          <w:szCs w:val="20"/>
          <w:lang w:val="nl-BE"/>
        </w:rPr>
      </w:pPr>
      <w:r>
        <w:rPr>
          <w:rFonts w:cs="Arial"/>
          <w:sz w:val="20"/>
          <w:szCs w:val="20"/>
          <w:lang w:val="nl-BE"/>
        </w:rPr>
        <w:t xml:space="preserve">       </w:t>
      </w:r>
      <w:r w:rsidR="0034554D">
        <w:rPr>
          <w:rFonts w:cs="Arial"/>
          <w:sz w:val="20"/>
          <w:szCs w:val="20"/>
          <w:lang w:val="nl-BE"/>
        </w:rPr>
        <w:tab/>
      </w:r>
      <w:r w:rsidR="008772AF">
        <w:rPr>
          <w:rFonts w:cs="Arial"/>
          <w:b/>
          <w:sz w:val="20"/>
          <w:szCs w:val="20"/>
          <w:lang w:val="nl-BE"/>
        </w:rPr>
        <w:t>11…</w:t>
      </w:r>
      <w:r w:rsidR="008772AF">
        <w:rPr>
          <w:rFonts w:cs="Arial"/>
          <w:b/>
          <w:sz w:val="20"/>
          <w:szCs w:val="20"/>
          <w:lang w:val="nl-BE"/>
        </w:rPr>
        <w:tab/>
      </w:r>
      <w:r w:rsidR="008772AF">
        <w:rPr>
          <w:rFonts w:cs="Arial"/>
          <w:b/>
          <w:sz w:val="20"/>
          <w:szCs w:val="20"/>
          <w:lang w:val="nl-BE"/>
        </w:rPr>
        <w:tab/>
        <w:t>Txd6</w:t>
      </w:r>
    </w:p>
    <w:p w14:paraId="600866D5" w14:textId="77777777" w:rsidR="00914454" w:rsidRPr="0061484D" w:rsidRDefault="0061484D" w:rsidP="008772AF">
      <w:pPr>
        <w:jc w:val="both"/>
        <w:rPr>
          <w:rFonts w:cs="Arial"/>
          <w:sz w:val="20"/>
          <w:szCs w:val="20"/>
          <w:lang w:val="nl-BE"/>
        </w:rPr>
      </w:pPr>
      <w:r>
        <w:rPr>
          <w:rFonts w:cs="Arial"/>
          <w:sz w:val="20"/>
          <w:szCs w:val="20"/>
          <w:lang w:val="nl-BE"/>
        </w:rPr>
        <w:t>En wint, bijvoorbeeld met</w:t>
      </w:r>
      <w:r w:rsidR="008772AF" w:rsidRPr="0061484D">
        <w:rPr>
          <w:rFonts w:cs="Arial"/>
          <w:sz w:val="20"/>
          <w:szCs w:val="20"/>
          <w:lang w:val="nl-BE"/>
        </w:rPr>
        <w:t>12.Kxg</w:t>
      </w:r>
      <w:r>
        <w:rPr>
          <w:rFonts w:cs="Arial"/>
          <w:sz w:val="20"/>
          <w:szCs w:val="20"/>
          <w:lang w:val="nl-BE"/>
        </w:rPr>
        <w:t>2.</w:t>
      </w:r>
    </w:p>
    <w:p w14:paraId="3D5DD192" w14:textId="77777777" w:rsidR="0081187C" w:rsidRPr="00B96152" w:rsidRDefault="0081187C" w:rsidP="008772AF">
      <w:pPr>
        <w:jc w:val="both"/>
        <w:rPr>
          <w:rFonts w:cs="Arial"/>
          <w:sz w:val="20"/>
          <w:szCs w:val="20"/>
          <w:lang w:val="nl-BE"/>
        </w:rPr>
      </w:pPr>
    </w:p>
    <w:p w14:paraId="533D9FDC" w14:textId="77777777" w:rsidR="00D238F3" w:rsidRPr="00D238F3" w:rsidRDefault="00D238F3" w:rsidP="00442C1F">
      <w:pPr>
        <w:jc w:val="both"/>
        <w:rPr>
          <w:rFonts w:cs="Arial"/>
          <w:b/>
          <w:sz w:val="20"/>
          <w:szCs w:val="20"/>
          <w:lang w:val="nl-BE"/>
        </w:rPr>
      </w:pPr>
    </w:p>
    <w:p w14:paraId="7E2AA23F" w14:textId="77777777" w:rsidR="00A761C6" w:rsidRDefault="00D238F3" w:rsidP="00C93892">
      <w:pPr>
        <w:jc w:val="both"/>
        <w:rPr>
          <w:rFonts w:cs="Arial"/>
          <w:b/>
          <w:sz w:val="20"/>
          <w:szCs w:val="20"/>
          <w:lang w:val="nl-BE"/>
        </w:rPr>
      </w:pPr>
      <w:r>
        <w:rPr>
          <w:rFonts w:cs="Arial"/>
          <w:b/>
          <w:sz w:val="20"/>
          <w:szCs w:val="20"/>
          <w:lang w:val="nl-BE"/>
        </w:rPr>
        <w:tab/>
      </w:r>
      <w:r>
        <w:rPr>
          <w:rFonts w:cs="Arial"/>
          <w:b/>
          <w:sz w:val="20"/>
          <w:szCs w:val="20"/>
          <w:lang w:val="nl-BE"/>
        </w:rPr>
        <w:tab/>
      </w:r>
      <w:r>
        <w:rPr>
          <w:rFonts w:cs="Arial"/>
          <w:b/>
          <w:sz w:val="20"/>
          <w:szCs w:val="20"/>
          <w:lang w:val="nl-BE"/>
        </w:rPr>
        <w:tab/>
      </w:r>
      <w:r>
        <w:rPr>
          <w:rFonts w:cs="Arial"/>
          <w:b/>
          <w:sz w:val="20"/>
          <w:szCs w:val="20"/>
          <w:lang w:val="nl-BE"/>
        </w:rPr>
        <w:tab/>
      </w:r>
      <w:r>
        <w:rPr>
          <w:rFonts w:cs="Arial"/>
          <w:b/>
          <w:sz w:val="20"/>
          <w:szCs w:val="20"/>
          <w:lang w:val="nl-BE"/>
        </w:rPr>
        <w:tab/>
      </w:r>
      <w:r>
        <w:rPr>
          <w:rFonts w:cs="Arial"/>
          <w:b/>
          <w:sz w:val="20"/>
          <w:szCs w:val="20"/>
          <w:lang w:val="nl-BE"/>
        </w:rPr>
        <w:tab/>
      </w:r>
    </w:p>
    <w:p w14:paraId="449F373C" w14:textId="77777777" w:rsidR="00C80A23" w:rsidRDefault="00C80A23" w:rsidP="00C93892">
      <w:pPr>
        <w:jc w:val="both"/>
        <w:rPr>
          <w:rFonts w:cs="Arial"/>
          <w:b/>
          <w:sz w:val="20"/>
          <w:szCs w:val="20"/>
          <w:lang w:val="nl-BE"/>
        </w:rPr>
      </w:pPr>
    </w:p>
    <w:p w14:paraId="2B16C573" w14:textId="77777777" w:rsidR="00C80A23" w:rsidRDefault="00C80A23" w:rsidP="00C93892">
      <w:pPr>
        <w:jc w:val="both"/>
        <w:rPr>
          <w:rFonts w:cs="Arial"/>
          <w:b/>
          <w:sz w:val="20"/>
          <w:szCs w:val="20"/>
          <w:lang w:val="nl-BE"/>
        </w:rPr>
      </w:pPr>
    </w:p>
    <w:p w14:paraId="23A19FA6" w14:textId="77777777" w:rsidR="00C80A23" w:rsidRDefault="00C80A23" w:rsidP="00C93892">
      <w:pPr>
        <w:jc w:val="both"/>
        <w:rPr>
          <w:rFonts w:cs="Arial"/>
          <w:b/>
          <w:sz w:val="20"/>
          <w:szCs w:val="20"/>
          <w:lang w:val="nl-BE"/>
        </w:rPr>
      </w:pPr>
    </w:p>
    <w:p w14:paraId="0A76791A" w14:textId="77777777" w:rsidR="00C80A23" w:rsidRDefault="00C80A23" w:rsidP="00C93892">
      <w:pPr>
        <w:jc w:val="both"/>
        <w:rPr>
          <w:rFonts w:cs="Arial"/>
          <w:b/>
          <w:sz w:val="20"/>
          <w:szCs w:val="20"/>
          <w:lang w:val="nl-BE"/>
        </w:rPr>
      </w:pPr>
    </w:p>
    <w:p w14:paraId="7E108D18" w14:textId="77777777" w:rsidR="00C80A23" w:rsidRDefault="00C80A23" w:rsidP="00C93892">
      <w:pPr>
        <w:jc w:val="both"/>
        <w:rPr>
          <w:rFonts w:cs="Arial"/>
          <w:b/>
          <w:sz w:val="20"/>
          <w:szCs w:val="20"/>
          <w:lang w:val="nl-BE"/>
        </w:rPr>
      </w:pPr>
    </w:p>
    <w:p w14:paraId="5C01C9D4" w14:textId="77777777" w:rsidR="00C80A23" w:rsidRDefault="00C80A23" w:rsidP="00C93892">
      <w:pPr>
        <w:jc w:val="both"/>
        <w:rPr>
          <w:rFonts w:cs="Arial"/>
          <w:b/>
          <w:sz w:val="20"/>
          <w:szCs w:val="20"/>
          <w:lang w:val="nl-BE"/>
        </w:rPr>
      </w:pPr>
    </w:p>
    <w:p w14:paraId="4BA8AA73" w14:textId="77777777" w:rsidR="00C80A23" w:rsidRDefault="00C80A23" w:rsidP="00C93892">
      <w:pPr>
        <w:jc w:val="both"/>
        <w:rPr>
          <w:rFonts w:cs="Arial"/>
          <w:b/>
          <w:sz w:val="20"/>
          <w:szCs w:val="20"/>
          <w:lang w:val="nl-BE"/>
        </w:rPr>
      </w:pPr>
    </w:p>
    <w:p w14:paraId="209FCEDA" w14:textId="77777777" w:rsidR="00C80A23" w:rsidRDefault="00C80A23" w:rsidP="00C93892">
      <w:pPr>
        <w:jc w:val="both"/>
        <w:rPr>
          <w:rFonts w:cs="Arial"/>
          <w:b/>
          <w:sz w:val="20"/>
          <w:szCs w:val="20"/>
          <w:lang w:val="nl-BE"/>
        </w:rPr>
      </w:pPr>
    </w:p>
    <w:p w14:paraId="2DCF4934" w14:textId="77777777" w:rsidR="00C80A23" w:rsidRDefault="00C80A23" w:rsidP="00C93892">
      <w:pPr>
        <w:jc w:val="both"/>
        <w:rPr>
          <w:rFonts w:cs="Arial"/>
          <w:b/>
          <w:sz w:val="20"/>
          <w:szCs w:val="20"/>
          <w:lang w:val="nl-BE"/>
        </w:rPr>
      </w:pPr>
    </w:p>
    <w:p w14:paraId="043818BA" w14:textId="77777777" w:rsidR="00C80A23" w:rsidRDefault="00C80A23" w:rsidP="00C93892">
      <w:pPr>
        <w:jc w:val="both"/>
        <w:rPr>
          <w:rFonts w:cs="Arial"/>
          <w:b/>
          <w:sz w:val="20"/>
          <w:szCs w:val="20"/>
          <w:lang w:val="nl-BE"/>
        </w:rPr>
      </w:pPr>
    </w:p>
    <w:p w14:paraId="771939F6" w14:textId="77777777" w:rsidR="00C80A23" w:rsidRDefault="00C80A23" w:rsidP="00C93892">
      <w:pPr>
        <w:jc w:val="both"/>
        <w:rPr>
          <w:rFonts w:cs="Arial"/>
          <w:b/>
          <w:sz w:val="20"/>
          <w:szCs w:val="20"/>
          <w:lang w:val="nl-BE"/>
        </w:rPr>
      </w:pPr>
    </w:p>
    <w:p w14:paraId="1DD17A85" w14:textId="77777777" w:rsidR="00F7790A" w:rsidRDefault="00F7790A" w:rsidP="00C93892">
      <w:pPr>
        <w:jc w:val="both"/>
        <w:rPr>
          <w:rFonts w:cs="Arial"/>
          <w:b/>
          <w:sz w:val="20"/>
          <w:szCs w:val="20"/>
          <w:lang w:val="nl-BE"/>
        </w:rPr>
      </w:pPr>
    </w:p>
    <w:p w14:paraId="08560661" w14:textId="77777777" w:rsidR="00F7790A" w:rsidRDefault="00F7790A" w:rsidP="00C93892">
      <w:pPr>
        <w:jc w:val="both"/>
        <w:rPr>
          <w:rFonts w:cs="Arial"/>
          <w:b/>
          <w:sz w:val="20"/>
          <w:szCs w:val="20"/>
          <w:lang w:val="nl-BE"/>
        </w:rPr>
      </w:pPr>
    </w:p>
    <w:p w14:paraId="673F6458" w14:textId="77777777" w:rsidR="00F7790A" w:rsidRDefault="00F7790A" w:rsidP="00C93892">
      <w:pPr>
        <w:jc w:val="both"/>
        <w:rPr>
          <w:rFonts w:cs="Arial"/>
          <w:b/>
          <w:sz w:val="20"/>
          <w:szCs w:val="20"/>
          <w:lang w:val="nl-BE"/>
        </w:rPr>
      </w:pPr>
    </w:p>
    <w:p w14:paraId="05F96B26" w14:textId="77777777" w:rsidR="00F7790A" w:rsidRDefault="00F7790A" w:rsidP="00C93892">
      <w:pPr>
        <w:jc w:val="both"/>
        <w:rPr>
          <w:rFonts w:cs="Arial"/>
          <w:b/>
          <w:sz w:val="20"/>
          <w:szCs w:val="20"/>
          <w:lang w:val="nl-BE"/>
        </w:rPr>
      </w:pPr>
    </w:p>
    <w:p w14:paraId="4C9048DA" w14:textId="77777777" w:rsidR="00F7790A" w:rsidRDefault="00F7790A" w:rsidP="00C93892">
      <w:pPr>
        <w:jc w:val="both"/>
        <w:rPr>
          <w:rFonts w:cs="Arial"/>
          <w:b/>
          <w:sz w:val="20"/>
          <w:szCs w:val="20"/>
          <w:lang w:val="nl-BE"/>
        </w:rPr>
      </w:pPr>
    </w:p>
    <w:p w14:paraId="5647A7F0" w14:textId="77777777" w:rsidR="00F7790A" w:rsidRDefault="00F7790A" w:rsidP="00C93892">
      <w:pPr>
        <w:jc w:val="both"/>
        <w:rPr>
          <w:rFonts w:cs="Arial"/>
          <w:b/>
          <w:sz w:val="20"/>
          <w:szCs w:val="20"/>
          <w:lang w:val="nl-BE"/>
        </w:rPr>
      </w:pPr>
    </w:p>
    <w:p w14:paraId="16028CBD" w14:textId="77777777" w:rsidR="00F7790A" w:rsidRDefault="00F7790A" w:rsidP="00C93892">
      <w:pPr>
        <w:jc w:val="both"/>
        <w:rPr>
          <w:rFonts w:cs="Arial"/>
          <w:b/>
          <w:sz w:val="20"/>
          <w:szCs w:val="20"/>
          <w:lang w:val="nl-BE"/>
        </w:rPr>
      </w:pPr>
    </w:p>
    <w:p w14:paraId="7ADDED5F" w14:textId="77777777" w:rsidR="00F7790A" w:rsidRDefault="00F7790A" w:rsidP="00C93892">
      <w:pPr>
        <w:jc w:val="both"/>
        <w:rPr>
          <w:rFonts w:cs="Arial"/>
          <w:b/>
          <w:sz w:val="20"/>
          <w:szCs w:val="20"/>
          <w:lang w:val="nl-BE"/>
        </w:rPr>
      </w:pPr>
    </w:p>
    <w:p w14:paraId="2EE856FD" w14:textId="77777777" w:rsidR="00F7790A" w:rsidRDefault="00F7790A" w:rsidP="00C93892">
      <w:pPr>
        <w:jc w:val="both"/>
        <w:rPr>
          <w:rFonts w:cs="Arial"/>
          <w:b/>
          <w:sz w:val="20"/>
          <w:szCs w:val="20"/>
          <w:lang w:val="nl-BE"/>
        </w:rPr>
      </w:pPr>
    </w:p>
    <w:p w14:paraId="225DFCF5" w14:textId="77777777" w:rsidR="0061484D" w:rsidRDefault="0061484D" w:rsidP="00C93892">
      <w:pPr>
        <w:jc w:val="both"/>
        <w:rPr>
          <w:rFonts w:cs="Arial"/>
          <w:b/>
          <w:sz w:val="20"/>
          <w:szCs w:val="20"/>
          <w:lang w:val="nl-BE"/>
        </w:rPr>
      </w:pPr>
    </w:p>
    <w:p w14:paraId="0ABDFCB4" w14:textId="77777777" w:rsidR="0061484D" w:rsidRDefault="0061484D" w:rsidP="00C93892">
      <w:pPr>
        <w:jc w:val="both"/>
        <w:rPr>
          <w:rFonts w:cs="Arial"/>
          <w:b/>
          <w:sz w:val="20"/>
          <w:szCs w:val="20"/>
          <w:lang w:val="nl-BE"/>
        </w:rPr>
      </w:pPr>
    </w:p>
    <w:p w14:paraId="3594339F" w14:textId="77777777" w:rsidR="00211745" w:rsidRPr="00A761C6" w:rsidRDefault="00EA326C" w:rsidP="00C93892">
      <w:pPr>
        <w:jc w:val="both"/>
        <w:rPr>
          <w:rFonts w:cs="Arial"/>
          <w:b/>
          <w:sz w:val="20"/>
          <w:szCs w:val="20"/>
          <w:lang w:val="nl-BE"/>
        </w:rPr>
      </w:pPr>
      <w:r>
        <w:rPr>
          <w:rFonts w:cs="Arial"/>
          <w:sz w:val="20"/>
          <w:szCs w:val="20"/>
          <w:lang w:val="nl-BE"/>
        </w:rPr>
        <w:t>Deze studie</w:t>
      </w:r>
      <w:r w:rsidR="00211745">
        <w:rPr>
          <w:rFonts w:cs="Arial"/>
          <w:sz w:val="20"/>
          <w:szCs w:val="20"/>
          <w:lang w:val="nl-BE"/>
        </w:rPr>
        <w:t>, ontdaan van de eer-ste zet, stuurde ik op naar mij</w:t>
      </w:r>
      <w:r w:rsidR="00962004">
        <w:rPr>
          <w:rFonts w:cs="Arial"/>
          <w:sz w:val="20"/>
          <w:szCs w:val="20"/>
          <w:lang w:val="nl-BE"/>
        </w:rPr>
        <w:t>n</w:t>
      </w:r>
      <w:r w:rsidR="00211745">
        <w:rPr>
          <w:rFonts w:cs="Arial"/>
          <w:sz w:val="20"/>
          <w:szCs w:val="20"/>
          <w:lang w:val="nl-BE"/>
        </w:rPr>
        <w:t xml:space="preserve"> vriend Hans Bouwmeester ter ge-legenheid van zijn 75</w:t>
      </w:r>
      <w:r w:rsidR="00211745" w:rsidRPr="00211745">
        <w:rPr>
          <w:rFonts w:cs="Arial"/>
          <w:sz w:val="20"/>
          <w:szCs w:val="20"/>
          <w:vertAlign w:val="superscript"/>
          <w:lang w:val="nl-BE"/>
        </w:rPr>
        <w:t>e</w:t>
      </w:r>
      <w:r w:rsidR="00211745">
        <w:rPr>
          <w:rFonts w:cs="Arial"/>
          <w:sz w:val="20"/>
          <w:szCs w:val="20"/>
          <w:lang w:val="nl-BE"/>
        </w:rPr>
        <w:t xml:space="preserve"> verjaardag.</w:t>
      </w:r>
    </w:p>
    <w:p w14:paraId="118D3760" w14:textId="77777777" w:rsidR="00211745" w:rsidRDefault="00211745" w:rsidP="00C93892">
      <w:pPr>
        <w:jc w:val="both"/>
        <w:rPr>
          <w:rFonts w:cs="Arial"/>
          <w:sz w:val="20"/>
          <w:szCs w:val="20"/>
          <w:lang w:val="nl-BE"/>
        </w:rPr>
      </w:pPr>
    </w:p>
    <w:p w14:paraId="719224D4" w14:textId="77777777" w:rsidR="00211745" w:rsidRDefault="00541D78" w:rsidP="00C93892">
      <w:pPr>
        <w:jc w:val="both"/>
        <w:rPr>
          <w:rFonts w:cs="Arial"/>
          <w:i/>
          <w:sz w:val="20"/>
          <w:szCs w:val="20"/>
          <w:lang w:val="nl-BE"/>
        </w:rPr>
      </w:pPr>
      <w:r>
        <w:rPr>
          <w:rFonts w:cs="Arial"/>
          <w:sz w:val="20"/>
          <w:szCs w:val="20"/>
          <w:lang w:val="nl-BE"/>
        </w:rPr>
        <w:t>Toen die</w:t>
      </w:r>
      <w:r w:rsidR="00211745">
        <w:rPr>
          <w:rFonts w:cs="Arial"/>
          <w:sz w:val="20"/>
          <w:szCs w:val="20"/>
          <w:lang w:val="nl-BE"/>
        </w:rPr>
        <w:t xml:space="preserve"> verscheen in </w:t>
      </w:r>
      <w:r w:rsidR="00211745">
        <w:rPr>
          <w:rFonts w:cs="Arial"/>
          <w:i/>
          <w:sz w:val="20"/>
          <w:szCs w:val="20"/>
          <w:lang w:val="nl-BE"/>
        </w:rPr>
        <w:t xml:space="preserve">Schaak-nieuws 2004 </w:t>
      </w:r>
      <w:r w:rsidR="00211745">
        <w:rPr>
          <w:rFonts w:cs="Arial"/>
          <w:sz w:val="20"/>
          <w:szCs w:val="20"/>
          <w:lang w:val="nl-BE"/>
        </w:rPr>
        <w:t xml:space="preserve">gaf de Internationale Meester dit commentaar: </w:t>
      </w:r>
      <w:r w:rsidR="00211745">
        <w:rPr>
          <w:rFonts w:cs="Arial"/>
          <w:i/>
          <w:sz w:val="20"/>
          <w:szCs w:val="20"/>
          <w:lang w:val="nl-BE"/>
        </w:rPr>
        <w:t>“Gewel-dig</w:t>
      </w:r>
      <w:r w:rsidR="00211745">
        <w:rPr>
          <w:rFonts w:cs="Arial"/>
          <w:sz w:val="20"/>
          <w:szCs w:val="20"/>
          <w:lang w:val="nl-BE"/>
        </w:rPr>
        <w:t xml:space="preserve"> </w:t>
      </w:r>
      <w:r w:rsidR="00211745">
        <w:rPr>
          <w:rFonts w:cs="Arial"/>
          <w:i/>
          <w:sz w:val="20"/>
          <w:szCs w:val="20"/>
          <w:lang w:val="nl-BE"/>
        </w:rPr>
        <w:t>wat een componist met zo weinig materiaal aan inhoud weet te scheppen.”</w:t>
      </w:r>
    </w:p>
    <w:p w14:paraId="0E9BD9BF" w14:textId="77777777" w:rsidR="00211745" w:rsidRDefault="00211745" w:rsidP="00C93892">
      <w:pPr>
        <w:jc w:val="both"/>
        <w:rPr>
          <w:rFonts w:cs="Arial"/>
          <w:i/>
          <w:sz w:val="20"/>
          <w:szCs w:val="20"/>
          <w:lang w:val="nl-BE"/>
        </w:rPr>
      </w:pPr>
    </w:p>
    <w:p w14:paraId="0BFD2A43" w14:textId="77777777" w:rsidR="00057318" w:rsidRDefault="00211745" w:rsidP="00C93892">
      <w:pPr>
        <w:jc w:val="both"/>
        <w:rPr>
          <w:rFonts w:cs="Arial"/>
          <w:sz w:val="20"/>
          <w:szCs w:val="20"/>
          <w:lang w:val="en-GB"/>
        </w:rPr>
      </w:pPr>
      <w:r w:rsidRPr="00057318">
        <w:rPr>
          <w:rFonts w:cs="Arial"/>
          <w:sz w:val="20"/>
          <w:szCs w:val="20"/>
          <w:lang w:val="en-GB"/>
        </w:rPr>
        <w:t xml:space="preserve">En Roger Missiaen schreef over de oorspronkelijke versie: </w:t>
      </w:r>
      <w:r w:rsidR="00057318" w:rsidRPr="00057318">
        <w:rPr>
          <w:rFonts w:cs="Arial"/>
          <w:i/>
          <w:sz w:val="20"/>
          <w:szCs w:val="20"/>
          <w:lang w:val="en-GB"/>
        </w:rPr>
        <w:t>“Black has different ways to draw in this eco</w:t>
      </w:r>
      <w:r w:rsidR="000B2D03">
        <w:rPr>
          <w:rFonts w:cs="Arial"/>
          <w:i/>
          <w:sz w:val="20"/>
          <w:szCs w:val="20"/>
          <w:lang w:val="en-GB"/>
        </w:rPr>
        <w:t>-</w:t>
      </w:r>
      <w:r w:rsidR="00057318" w:rsidRPr="00057318">
        <w:rPr>
          <w:rFonts w:cs="Arial"/>
          <w:i/>
          <w:sz w:val="20"/>
          <w:szCs w:val="20"/>
          <w:lang w:val="en-GB"/>
        </w:rPr>
        <w:t xml:space="preserve">nomical miniature which has a rich content. But Vandecasteele’s </w:t>
      </w:r>
      <w:r w:rsidR="000B2D03">
        <w:rPr>
          <w:rFonts w:cs="Arial"/>
          <w:i/>
          <w:sz w:val="20"/>
          <w:szCs w:val="20"/>
          <w:lang w:val="en-GB"/>
        </w:rPr>
        <w:t>in-vent</w:t>
      </w:r>
      <w:r w:rsidR="00057318" w:rsidRPr="00057318">
        <w:rPr>
          <w:rFonts w:cs="Arial"/>
          <w:i/>
          <w:sz w:val="20"/>
          <w:szCs w:val="20"/>
          <w:lang w:val="en-GB"/>
        </w:rPr>
        <w:t>tiveness leads v</w:t>
      </w:r>
      <w:r w:rsidR="000B2D03">
        <w:rPr>
          <w:rFonts w:cs="Arial"/>
          <w:i/>
          <w:sz w:val="20"/>
          <w:szCs w:val="20"/>
          <w:lang w:val="en-GB"/>
        </w:rPr>
        <w:t>ia un unex</w:t>
      </w:r>
      <w:r w:rsidR="00057318">
        <w:rPr>
          <w:rFonts w:cs="Arial"/>
          <w:i/>
          <w:sz w:val="20"/>
          <w:szCs w:val="20"/>
          <w:lang w:val="en-GB"/>
        </w:rPr>
        <w:t>pec</w:t>
      </w:r>
      <w:r w:rsidR="000B2D03">
        <w:rPr>
          <w:rFonts w:cs="Arial"/>
          <w:i/>
          <w:sz w:val="20"/>
          <w:szCs w:val="20"/>
          <w:lang w:val="en-GB"/>
        </w:rPr>
        <w:t>-</w:t>
      </w:r>
      <w:r w:rsidR="00057318">
        <w:rPr>
          <w:rFonts w:cs="Arial"/>
          <w:i/>
          <w:sz w:val="20"/>
          <w:szCs w:val="20"/>
          <w:lang w:val="en-GB"/>
        </w:rPr>
        <w:t>ted manoeuvre of t</w:t>
      </w:r>
      <w:r w:rsidR="00057318" w:rsidRPr="00057318">
        <w:rPr>
          <w:rFonts w:cs="Arial"/>
          <w:i/>
          <w:sz w:val="20"/>
          <w:szCs w:val="20"/>
          <w:lang w:val="en-GB"/>
        </w:rPr>
        <w:t>he white</w:t>
      </w:r>
      <w:r w:rsidR="00057318">
        <w:rPr>
          <w:rFonts w:cs="Arial"/>
          <w:i/>
          <w:sz w:val="20"/>
          <w:szCs w:val="20"/>
          <w:lang w:val="en-GB"/>
        </w:rPr>
        <w:t xml:space="preserve"> Bishop to a surp</w:t>
      </w:r>
      <w:r w:rsidR="00962004">
        <w:rPr>
          <w:rFonts w:cs="Arial"/>
          <w:i/>
          <w:sz w:val="20"/>
          <w:szCs w:val="20"/>
          <w:lang w:val="en-GB"/>
        </w:rPr>
        <w:t>r</w:t>
      </w:r>
      <w:r w:rsidR="00057318">
        <w:rPr>
          <w:rFonts w:cs="Arial"/>
          <w:i/>
          <w:sz w:val="20"/>
          <w:szCs w:val="20"/>
          <w:lang w:val="en-GB"/>
        </w:rPr>
        <w:t>ising win.”</w:t>
      </w:r>
      <w:r w:rsidR="00057318" w:rsidRPr="00057318">
        <w:rPr>
          <w:rFonts w:cs="Arial"/>
          <w:i/>
          <w:sz w:val="20"/>
          <w:szCs w:val="20"/>
          <w:lang w:val="en-GB"/>
        </w:rPr>
        <w:t xml:space="preserve"> </w:t>
      </w:r>
      <w:r w:rsidRPr="00057318">
        <w:rPr>
          <w:rFonts w:cs="Arial"/>
          <w:sz w:val="20"/>
          <w:szCs w:val="20"/>
          <w:lang w:val="en-GB"/>
        </w:rPr>
        <w:t xml:space="preserve"> </w:t>
      </w:r>
    </w:p>
    <w:p w14:paraId="0A4B16D2" w14:textId="77777777" w:rsidR="00057318" w:rsidRDefault="00057318" w:rsidP="00C93892">
      <w:pPr>
        <w:jc w:val="both"/>
        <w:rPr>
          <w:rFonts w:cs="Arial"/>
          <w:sz w:val="20"/>
          <w:szCs w:val="20"/>
          <w:lang w:val="en-GB"/>
        </w:rPr>
      </w:pPr>
    </w:p>
    <w:p w14:paraId="7DB73EE4" w14:textId="77777777" w:rsidR="00057318" w:rsidRPr="00057318" w:rsidRDefault="00057318" w:rsidP="00C93892">
      <w:pPr>
        <w:jc w:val="both"/>
        <w:rPr>
          <w:rFonts w:cs="Arial"/>
          <w:i/>
          <w:sz w:val="20"/>
          <w:szCs w:val="20"/>
          <w:lang w:val="nl-BE"/>
        </w:rPr>
      </w:pPr>
      <w:r>
        <w:rPr>
          <w:rFonts w:cs="Arial"/>
          <w:sz w:val="20"/>
          <w:szCs w:val="20"/>
          <w:lang w:val="nl-BE"/>
        </w:rPr>
        <w:t xml:space="preserve">En ook Julien Vandiest vond het: </w:t>
      </w:r>
      <w:r>
        <w:rPr>
          <w:rFonts w:cs="Arial"/>
          <w:i/>
          <w:sz w:val="20"/>
          <w:szCs w:val="20"/>
          <w:lang w:val="nl-BE"/>
        </w:rPr>
        <w:t>“Een echte ‘studie’, superieure moeilijkheidsgraad.”</w:t>
      </w:r>
    </w:p>
    <w:p w14:paraId="79F4B167" w14:textId="77777777" w:rsidR="00813504" w:rsidRDefault="00813504" w:rsidP="00813504">
      <w:pPr>
        <w:rPr>
          <w:rFonts w:cs="Arial"/>
          <w:sz w:val="20"/>
          <w:szCs w:val="20"/>
          <w:lang w:val="nl-BE"/>
        </w:rPr>
      </w:pPr>
    </w:p>
    <w:p w14:paraId="3B46B0EF" w14:textId="77777777" w:rsidR="00813504" w:rsidRDefault="00813504" w:rsidP="00813504">
      <w:pPr>
        <w:rPr>
          <w:rFonts w:cs="Arial"/>
          <w:sz w:val="20"/>
          <w:szCs w:val="20"/>
          <w:lang w:val="nl-BE"/>
        </w:rPr>
      </w:pPr>
    </w:p>
    <w:p w14:paraId="21FE85AF" w14:textId="77777777" w:rsidR="00813504" w:rsidRDefault="00813504" w:rsidP="00813504">
      <w:pPr>
        <w:rPr>
          <w:rFonts w:cs="Arial"/>
          <w:sz w:val="20"/>
          <w:szCs w:val="20"/>
          <w:lang w:val="nl-BE"/>
        </w:rPr>
      </w:pPr>
    </w:p>
    <w:p w14:paraId="3C5B61A4" w14:textId="77777777" w:rsidR="00813504" w:rsidRDefault="00813504" w:rsidP="00813504">
      <w:pPr>
        <w:rPr>
          <w:rFonts w:cs="Arial"/>
          <w:sz w:val="20"/>
          <w:szCs w:val="20"/>
          <w:lang w:val="nl-BE"/>
        </w:rPr>
      </w:pPr>
    </w:p>
    <w:p w14:paraId="18BDACF8" w14:textId="77777777" w:rsidR="000A3516" w:rsidRDefault="000A3516" w:rsidP="009A589D">
      <w:pPr>
        <w:jc w:val="center"/>
        <w:rPr>
          <w:rFonts w:cs="Arial"/>
          <w:b/>
          <w:noProof/>
          <w:sz w:val="20"/>
          <w:szCs w:val="20"/>
          <w:lang w:val="nl-BE"/>
        </w:rPr>
      </w:pPr>
    </w:p>
    <w:p w14:paraId="3FA15825" w14:textId="77777777" w:rsidR="000A3516" w:rsidRDefault="000A3516" w:rsidP="009A589D">
      <w:pPr>
        <w:jc w:val="center"/>
        <w:rPr>
          <w:rFonts w:cs="Arial"/>
          <w:b/>
          <w:noProof/>
          <w:sz w:val="20"/>
          <w:szCs w:val="20"/>
          <w:lang w:val="nl-BE"/>
        </w:rPr>
      </w:pPr>
    </w:p>
    <w:p w14:paraId="2BBF6A2B" w14:textId="77777777" w:rsidR="000A3516" w:rsidRDefault="000A3516" w:rsidP="009A589D">
      <w:pPr>
        <w:jc w:val="center"/>
        <w:rPr>
          <w:rFonts w:cs="Arial"/>
          <w:b/>
          <w:noProof/>
          <w:sz w:val="20"/>
          <w:szCs w:val="20"/>
          <w:lang w:val="nl-BE"/>
        </w:rPr>
      </w:pPr>
    </w:p>
    <w:p w14:paraId="6958CE95" w14:textId="77777777" w:rsidR="000A3516" w:rsidRDefault="000A3516" w:rsidP="009A589D">
      <w:pPr>
        <w:jc w:val="center"/>
        <w:rPr>
          <w:rFonts w:cs="Arial"/>
          <w:b/>
          <w:noProof/>
          <w:sz w:val="20"/>
          <w:szCs w:val="20"/>
          <w:lang w:val="nl-BE"/>
        </w:rPr>
      </w:pPr>
    </w:p>
    <w:p w14:paraId="0EFA179A" w14:textId="77777777" w:rsidR="000A3516" w:rsidRDefault="000A3516" w:rsidP="009A589D">
      <w:pPr>
        <w:jc w:val="center"/>
        <w:rPr>
          <w:rFonts w:cs="Arial"/>
          <w:b/>
          <w:noProof/>
          <w:sz w:val="20"/>
          <w:szCs w:val="20"/>
          <w:lang w:val="nl-BE"/>
        </w:rPr>
      </w:pPr>
    </w:p>
    <w:p w14:paraId="2B6830E2" w14:textId="77777777" w:rsidR="000A3516" w:rsidRDefault="000A3516" w:rsidP="009A589D">
      <w:pPr>
        <w:jc w:val="center"/>
        <w:rPr>
          <w:rFonts w:cs="Arial"/>
          <w:b/>
          <w:noProof/>
          <w:sz w:val="20"/>
          <w:szCs w:val="20"/>
          <w:lang w:val="nl-BE"/>
        </w:rPr>
      </w:pPr>
    </w:p>
    <w:p w14:paraId="572821F2" w14:textId="77777777" w:rsidR="00C07B47" w:rsidRDefault="00C07B47" w:rsidP="00C07B47">
      <w:pPr>
        <w:rPr>
          <w:rFonts w:cs="Arial"/>
          <w:b/>
          <w:noProof/>
          <w:sz w:val="20"/>
          <w:szCs w:val="20"/>
          <w:lang w:val="nl-BE"/>
        </w:rPr>
      </w:pPr>
    </w:p>
    <w:p w14:paraId="39AB2492" w14:textId="77777777" w:rsidR="004438BF" w:rsidRDefault="004438BF" w:rsidP="004438BF">
      <w:pPr>
        <w:rPr>
          <w:rFonts w:cs="Arial"/>
          <w:b/>
          <w:noProof/>
          <w:sz w:val="20"/>
          <w:szCs w:val="20"/>
          <w:lang w:val="nl-BE"/>
        </w:rPr>
      </w:pPr>
    </w:p>
    <w:p w14:paraId="75A6BED7" w14:textId="77777777" w:rsidR="006F3923" w:rsidRPr="00813504" w:rsidRDefault="00841431" w:rsidP="004438BF">
      <w:pPr>
        <w:jc w:val="center"/>
        <w:rPr>
          <w:rFonts w:cs="Arial"/>
          <w:sz w:val="20"/>
          <w:szCs w:val="20"/>
          <w:lang w:val="nl-BE"/>
        </w:rPr>
      </w:pPr>
      <w:r w:rsidRPr="00813504">
        <w:rPr>
          <w:rFonts w:cs="Arial"/>
          <w:b/>
          <w:noProof/>
          <w:sz w:val="20"/>
          <w:szCs w:val="20"/>
          <w:lang w:val="nl-BE"/>
        </w:rPr>
        <w:lastRenderedPageBreak/>
        <w:t xml:space="preserve">- </w:t>
      </w:r>
      <w:r w:rsidR="0090165F">
        <w:rPr>
          <w:rFonts w:cs="Arial"/>
          <w:b/>
          <w:noProof/>
          <w:sz w:val="20"/>
          <w:szCs w:val="20"/>
          <w:lang w:val="nl-BE"/>
        </w:rPr>
        <w:t>174</w:t>
      </w:r>
      <w:r w:rsidR="006F3923" w:rsidRPr="00813504">
        <w:rPr>
          <w:rFonts w:cs="Arial"/>
          <w:b/>
          <w:noProof/>
          <w:sz w:val="20"/>
          <w:szCs w:val="20"/>
          <w:lang w:val="nl-BE"/>
        </w:rPr>
        <w:t xml:space="preserve"> -</w:t>
      </w:r>
    </w:p>
    <w:p w14:paraId="18F43B17" w14:textId="77777777" w:rsidR="006F3923" w:rsidRPr="00813504" w:rsidRDefault="006F3923" w:rsidP="006F3923">
      <w:pPr>
        <w:tabs>
          <w:tab w:val="left" w:pos="1920"/>
        </w:tabs>
        <w:spacing w:line="190" w:lineRule="exact"/>
        <w:jc w:val="center"/>
        <w:rPr>
          <w:rFonts w:cs="Arial"/>
          <w:i/>
          <w:iCs/>
          <w:sz w:val="20"/>
          <w:szCs w:val="20"/>
          <w:lang w:val="nl-BE"/>
        </w:rPr>
      </w:pPr>
    </w:p>
    <w:p w14:paraId="6C8B93EE" w14:textId="77777777" w:rsidR="008A1733" w:rsidRPr="00813504" w:rsidRDefault="006F3923" w:rsidP="008A1733">
      <w:pPr>
        <w:tabs>
          <w:tab w:val="left" w:pos="1920"/>
        </w:tabs>
        <w:spacing w:line="190" w:lineRule="exact"/>
        <w:jc w:val="center"/>
        <w:rPr>
          <w:rFonts w:cs="Arial"/>
          <w:sz w:val="20"/>
          <w:szCs w:val="20"/>
          <w:lang w:val="nl-BE"/>
        </w:rPr>
      </w:pPr>
      <w:r w:rsidRPr="00813504">
        <w:rPr>
          <w:rFonts w:cs="Arial"/>
          <w:i/>
          <w:iCs/>
          <w:sz w:val="20"/>
          <w:szCs w:val="20"/>
          <w:lang w:val="nl-BE"/>
        </w:rPr>
        <w:t xml:space="preserve">Flemish Miniatures, </w:t>
      </w:r>
      <w:r w:rsidRPr="00813504">
        <w:rPr>
          <w:rFonts w:cs="Arial"/>
          <w:sz w:val="20"/>
          <w:szCs w:val="20"/>
          <w:lang w:val="nl-BE"/>
        </w:rPr>
        <w:t xml:space="preserve">1997 </w:t>
      </w:r>
      <w:r w:rsidR="00BD6E97">
        <w:rPr>
          <w:rFonts w:cs="Arial"/>
          <w:sz w:val="20"/>
          <w:szCs w:val="20"/>
          <w:lang w:val="nl-BE"/>
        </w:rPr>
        <w:t>en 2017</w:t>
      </w:r>
    </w:p>
    <w:p w14:paraId="41B7029A" w14:textId="77777777" w:rsidR="006F3923" w:rsidRPr="00813504" w:rsidRDefault="006F3923" w:rsidP="006F3923">
      <w:pPr>
        <w:tabs>
          <w:tab w:val="left" w:pos="1920"/>
        </w:tabs>
        <w:spacing w:line="190" w:lineRule="exact"/>
        <w:jc w:val="center"/>
        <w:rPr>
          <w:rFonts w:cs="Arial"/>
          <w:lang w:val="nl-BE"/>
        </w:rPr>
      </w:pPr>
    </w:p>
    <w:p w14:paraId="24EBB293" w14:textId="77777777" w:rsidR="006F3923" w:rsidRPr="00813504" w:rsidRDefault="006F3923" w:rsidP="006F3923">
      <w:pPr>
        <w:tabs>
          <w:tab w:val="left" w:pos="1920"/>
        </w:tabs>
        <w:jc w:val="center"/>
        <w:rPr>
          <w:lang w:val="nl-BE"/>
        </w:rPr>
      </w:pPr>
      <w:r>
        <w:rPr>
          <w:lang w:val="nl-BE"/>
        </w:rPr>
        <w:object w:dxaOrig="4579" w:dyaOrig="4577" w14:anchorId="16D448FC">
          <v:shape id="_x0000_i1189" type="#_x0000_t75" style="width:161.15pt;height:159.5pt" o:ole="">
            <v:imagedata r:id="rId349" o:title=""/>
          </v:shape>
          <o:OLEObject Type="Embed" ProgID="CorelDRAW.Graphic.12" ShapeID="_x0000_i1189" DrawAspect="Content" ObjectID="_1587467582" r:id="rId350"/>
        </w:object>
      </w:r>
    </w:p>
    <w:p w14:paraId="012E8913" w14:textId="77777777" w:rsidR="00944A4A" w:rsidRDefault="00944A4A" w:rsidP="006F3923">
      <w:pPr>
        <w:tabs>
          <w:tab w:val="left" w:pos="1920"/>
        </w:tabs>
        <w:jc w:val="center"/>
        <w:rPr>
          <w:rFonts w:cs="Arial"/>
          <w:b/>
          <w:lang w:val="nl-BE"/>
        </w:rPr>
      </w:pPr>
    </w:p>
    <w:p w14:paraId="714D3EF1" w14:textId="77777777" w:rsidR="006F3923" w:rsidRPr="00ED1153" w:rsidRDefault="006F3923" w:rsidP="006F3923">
      <w:pPr>
        <w:tabs>
          <w:tab w:val="left" w:pos="1920"/>
        </w:tabs>
        <w:jc w:val="center"/>
        <w:rPr>
          <w:rFonts w:cs="Arial"/>
          <w:sz w:val="20"/>
          <w:szCs w:val="20"/>
          <w:lang w:val="nl-BE"/>
        </w:rPr>
      </w:pPr>
      <w:r w:rsidRPr="00ED1153">
        <w:rPr>
          <w:rFonts w:cs="Arial"/>
          <w:b/>
          <w:lang w:val="nl-BE"/>
        </w:rPr>
        <w:t>+</w:t>
      </w:r>
      <w:r w:rsidRPr="00ED1153">
        <w:rPr>
          <w:rFonts w:cs="Arial"/>
          <w:sz w:val="20"/>
          <w:szCs w:val="20"/>
          <w:lang w:val="nl-BE"/>
        </w:rPr>
        <w:t xml:space="preserve">                              0041.02 c5b7</w:t>
      </w:r>
    </w:p>
    <w:p w14:paraId="3B74A7BA" w14:textId="77777777" w:rsidR="00720B34" w:rsidRPr="00ED1153" w:rsidRDefault="00720B34" w:rsidP="00286D4A">
      <w:pPr>
        <w:ind w:firstLine="708"/>
        <w:jc w:val="both"/>
        <w:rPr>
          <w:rFonts w:cs="Arial"/>
          <w:sz w:val="20"/>
          <w:szCs w:val="20"/>
          <w:lang w:val="nl-BE"/>
        </w:rPr>
      </w:pPr>
    </w:p>
    <w:p w14:paraId="05535979" w14:textId="77777777" w:rsidR="00720B34" w:rsidRDefault="00720B34" w:rsidP="009669A7">
      <w:pPr>
        <w:jc w:val="both"/>
        <w:rPr>
          <w:rFonts w:cs="Arial"/>
          <w:bCs/>
          <w:sz w:val="20"/>
          <w:szCs w:val="20"/>
          <w:lang w:val="nl-BE"/>
        </w:rPr>
      </w:pPr>
      <w:r w:rsidRPr="00720B34">
        <w:rPr>
          <w:rFonts w:cs="Arial"/>
          <w:bCs/>
          <w:sz w:val="20"/>
          <w:szCs w:val="20"/>
          <w:lang w:val="nl-BE"/>
        </w:rPr>
        <w:t>Dit miniatuurtje is een voorbeeld</w:t>
      </w:r>
      <w:r w:rsidR="009669A7">
        <w:rPr>
          <w:rFonts w:cs="Arial"/>
          <w:bCs/>
          <w:sz w:val="20"/>
          <w:szCs w:val="20"/>
          <w:lang w:val="nl-BE"/>
        </w:rPr>
        <w:t xml:space="preserve"> van</w:t>
      </w:r>
      <w:r w:rsidRPr="00720B34">
        <w:rPr>
          <w:rFonts w:cs="Arial"/>
          <w:bCs/>
          <w:sz w:val="20"/>
          <w:szCs w:val="20"/>
          <w:lang w:val="nl-BE"/>
        </w:rPr>
        <w:t xml:space="preserve"> optimale samenwerking</w:t>
      </w:r>
      <w:r w:rsidR="00182710">
        <w:rPr>
          <w:rFonts w:cs="Arial"/>
          <w:bCs/>
          <w:sz w:val="20"/>
          <w:szCs w:val="20"/>
          <w:lang w:val="nl-BE"/>
        </w:rPr>
        <w:t xml:space="preserve"> van loper-en-paar.</w:t>
      </w:r>
      <w:r w:rsidRPr="00720B34">
        <w:rPr>
          <w:rFonts w:cs="Arial"/>
          <w:bCs/>
          <w:sz w:val="20"/>
          <w:szCs w:val="20"/>
          <w:lang w:val="nl-BE"/>
        </w:rPr>
        <w:t xml:space="preserve"> </w:t>
      </w:r>
      <w:r w:rsidR="00182710">
        <w:rPr>
          <w:rFonts w:cs="Arial"/>
          <w:bCs/>
          <w:sz w:val="20"/>
          <w:szCs w:val="20"/>
          <w:lang w:val="nl-BE"/>
        </w:rPr>
        <w:t>En tevens</w:t>
      </w:r>
      <w:r>
        <w:rPr>
          <w:rFonts w:cs="Arial"/>
          <w:bCs/>
          <w:sz w:val="20"/>
          <w:szCs w:val="20"/>
          <w:lang w:val="nl-BE"/>
        </w:rPr>
        <w:t xml:space="preserve"> tussen Roger Missiaen en mezelf.</w:t>
      </w:r>
    </w:p>
    <w:p w14:paraId="699C34B2" w14:textId="77777777" w:rsidR="00720B34" w:rsidRPr="00720B34" w:rsidRDefault="00720B34" w:rsidP="00720B34">
      <w:pPr>
        <w:jc w:val="both"/>
        <w:rPr>
          <w:rFonts w:cs="Arial"/>
          <w:bCs/>
          <w:sz w:val="20"/>
          <w:szCs w:val="20"/>
          <w:lang w:val="nl-BE"/>
        </w:rPr>
      </w:pPr>
    </w:p>
    <w:p w14:paraId="289E8448" w14:textId="77777777" w:rsidR="006F3923" w:rsidRPr="00720B34" w:rsidRDefault="006F3923" w:rsidP="00286D4A">
      <w:pPr>
        <w:ind w:firstLine="708"/>
        <w:jc w:val="both"/>
        <w:rPr>
          <w:rFonts w:cs="Arial"/>
          <w:b/>
          <w:bCs/>
          <w:sz w:val="20"/>
          <w:szCs w:val="20"/>
          <w:lang w:val="nl-BE"/>
        </w:rPr>
      </w:pPr>
      <w:r w:rsidRPr="00720B34">
        <w:rPr>
          <w:rFonts w:cs="Arial"/>
          <w:b/>
          <w:bCs/>
          <w:sz w:val="20"/>
          <w:szCs w:val="20"/>
          <w:lang w:val="nl-BE"/>
        </w:rPr>
        <w:t xml:space="preserve">1.Pa5+  </w:t>
      </w:r>
    </w:p>
    <w:p w14:paraId="64457C0C" w14:textId="77777777" w:rsidR="007A3D97" w:rsidRDefault="006F3923" w:rsidP="006F3923">
      <w:pPr>
        <w:jc w:val="both"/>
        <w:rPr>
          <w:rFonts w:cs="Arial"/>
          <w:b/>
          <w:bCs/>
          <w:sz w:val="20"/>
          <w:szCs w:val="20"/>
          <w:lang w:val="nl-BE"/>
        </w:rPr>
      </w:pPr>
      <w:r w:rsidRPr="00720B34">
        <w:rPr>
          <w:rFonts w:cs="Arial"/>
          <w:b/>
          <w:bCs/>
          <w:sz w:val="20"/>
          <w:szCs w:val="20"/>
          <w:lang w:val="nl-BE"/>
        </w:rPr>
        <w:t xml:space="preserve">           </w:t>
      </w:r>
    </w:p>
    <w:p w14:paraId="58B4B38C" w14:textId="77777777" w:rsidR="006F3923" w:rsidRPr="007A3D97" w:rsidRDefault="006F3923" w:rsidP="006F3923">
      <w:pPr>
        <w:jc w:val="both"/>
        <w:rPr>
          <w:rFonts w:cs="Arial"/>
          <w:b/>
          <w:bCs/>
          <w:sz w:val="20"/>
          <w:szCs w:val="20"/>
          <w:lang w:val="nl-BE"/>
        </w:rPr>
      </w:pPr>
      <w:r w:rsidRPr="00720B34">
        <w:rPr>
          <w:rFonts w:cs="Arial"/>
          <w:b/>
          <w:bCs/>
          <w:i/>
          <w:sz w:val="20"/>
          <w:szCs w:val="20"/>
          <w:lang w:val="nl-BE"/>
        </w:rPr>
        <w:t>Variant A</w:t>
      </w:r>
    </w:p>
    <w:p w14:paraId="2758DDE0" w14:textId="77777777" w:rsidR="006F3923" w:rsidRPr="007C1BD2" w:rsidRDefault="007C1BD2" w:rsidP="006F3923">
      <w:pPr>
        <w:ind w:firstLine="708"/>
        <w:jc w:val="both"/>
        <w:rPr>
          <w:rFonts w:cs="Arial"/>
          <w:b/>
          <w:bCs/>
          <w:sz w:val="20"/>
          <w:szCs w:val="20"/>
          <w:lang w:val="nl-BE"/>
        </w:rPr>
      </w:pPr>
      <w:r w:rsidRPr="00720B34">
        <w:rPr>
          <w:rFonts w:cs="Arial"/>
          <w:b/>
          <w:bCs/>
          <w:sz w:val="20"/>
          <w:szCs w:val="20"/>
          <w:lang w:val="nl-BE"/>
        </w:rPr>
        <w:t>1...</w:t>
      </w:r>
      <w:r w:rsidRPr="00720B34">
        <w:rPr>
          <w:rFonts w:cs="Arial"/>
          <w:b/>
          <w:bCs/>
          <w:sz w:val="20"/>
          <w:szCs w:val="20"/>
          <w:lang w:val="nl-BE"/>
        </w:rPr>
        <w:tab/>
        <w:t xml:space="preserve">     Ka6(Ka7,K</w:t>
      </w:r>
      <w:r>
        <w:rPr>
          <w:rFonts w:cs="Arial"/>
          <w:b/>
          <w:bCs/>
          <w:sz w:val="20"/>
          <w:szCs w:val="20"/>
          <w:lang w:val="nl-BE"/>
        </w:rPr>
        <w:t>b8)</w:t>
      </w:r>
    </w:p>
    <w:p w14:paraId="17448FF4" w14:textId="77777777" w:rsidR="006F3923" w:rsidRPr="00C94029" w:rsidRDefault="006F3923" w:rsidP="006F3923">
      <w:pPr>
        <w:jc w:val="both"/>
        <w:rPr>
          <w:rFonts w:cs="Arial"/>
          <w:b/>
          <w:bCs/>
          <w:sz w:val="20"/>
          <w:szCs w:val="20"/>
          <w:lang w:val="nl-BE"/>
        </w:rPr>
      </w:pPr>
      <w:r w:rsidRPr="007C1BD2">
        <w:rPr>
          <w:rFonts w:cs="Arial"/>
          <w:b/>
          <w:bCs/>
          <w:sz w:val="20"/>
          <w:szCs w:val="20"/>
          <w:lang w:val="nl-BE"/>
        </w:rPr>
        <w:tab/>
      </w:r>
      <w:r w:rsidR="00C94029">
        <w:rPr>
          <w:rFonts w:cs="Arial"/>
          <w:b/>
          <w:bCs/>
          <w:sz w:val="20"/>
          <w:szCs w:val="20"/>
          <w:lang w:val="nl-BE"/>
        </w:rPr>
        <w:t>2.Pc6(+)</w:t>
      </w:r>
      <w:r w:rsidR="00C94029">
        <w:rPr>
          <w:rFonts w:cs="Arial"/>
          <w:b/>
          <w:bCs/>
          <w:sz w:val="20"/>
          <w:szCs w:val="20"/>
          <w:lang w:val="nl-BE"/>
        </w:rPr>
        <w:tab/>
      </w:r>
      <w:r>
        <w:rPr>
          <w:rFonts w:cs="Arial"/>
          <w:b/>
          <w:bCs/>
          <w:sz w:val="20"/>
          <w:szCs w:val="20"/>
          <w:lang w:val="nl-BE"/>
        </w:rPr>
        <w:t xml:space="preserve">Kb7 </w:t>
      </w:r>
    </w:p>
    <w:p w14:paraId="3C53323F" w14:textId="77777777" w:rsidR="007A3D97" w:rsidRDefault="006F3923" w:rsidP="006F3923">
      <w:pPr>
        <w:jc w:val="both"/>
        <w:rPr>
          <w:rFonts w:cs="Arial"/>
          <w:sz w:val="20"/>
          <w:szCs w:val="20"/>
          <w:lang w:val="nl-BE"/>
        </w:rPr>
      </w:pPr>
      <w:r>
        <w:rPr>
          <w:rFonts w:cs="Arial"/>
          <w:b/>
          <w:bCs/>
          <w:sz w:val="20"/>
          <w:szCs w:val="20"/>
          <w:lang w:val="nl-BE"/>
        </w:rPr>
        <w:tab/>
        <w:t>3.Le4</w:t>
      </w:r>
      <w:r>
        <w:rPr>
          <w:rFonts w:cs="Arial"/>
          <w:sz w:val="20"/>
          <w:szCs w:val="20"/>
          <w:lang w:val="nl-BE"/>
        </w:rPr>
        <w:t xml:space="preserve"> </w:t>
      </w:r>
    </w:p>
    <w:p w14:paraId="5EBB73FA" w14:textId="77777777" w:rsidR="00EE3E59" w:rsidRPr="007A3D97" w:rsidRDefault="007A3D97" w:rsidP="006F3923">
      <w:pPr>
        <w:jc w:val="both"/>
        <w:rPr>
          <w:rFonts w:cs="Arial"/>
          <w:sz w:val="20"/>
          <w:szCs w:val="20"/>
          <w:lang w:val="nl-BE"/>
        </w:rPr>
      </w:pPr>
      <w:r>
        <w:rPr>
          <w:rFonts w:cs="Arial"/>
          <w:bCs/>
          <w:sz w:val="20"/>
          <w:szCs w:val="20"/>
          <w:lang w:val="nl-BE"/>
        </w:rPr>
        <w:t>D</w:t>
      </w:r>
      <w:r w:rsidR="006F3923">
        <w:rPr>
          <w:rFonts w:cs="Arial"/>
          <w:bCs/>
          <w:sz w:val="20"/>
          <w:szCs w:val="20"/>
          <w:lang w:val="nl-BE"/>
        </w:rPr>
        <w:t>e z</w:t>
      </w:r>
      <w:r w:rsidR="00BB3E60">
        <w:rPr>
          <w:rFonts w:cs="Arial"/>
          <w:bCs/>
          <w:sz w:val="20"/>
          <w:szCs w:val="20"/>
          <w:lang w:val="nl-BE"/>
        </w:rPr>
        <w:t>warte ko</w:t>
      </w:r>
      <w:r w:rsidR="004E5782">
        <w:rPr>
          <w:rFonts w:cs="Arial"/>
          <w:bCs/>
          <w:sz w:val="20"/>
          <w:szCs w:val="20"/>
          <w:lang w:val="nl-BE"/>
        </w:rPr>
        <w:t xml:space="preserve">ning of loper </w:t>
      </w:r>
      <w:r w:rsidR="00730C2E">
        <w:rPr>
          <w:rFonts w:cs="Arial"/>
          <w:bCs/>
          <w:sz w:val="20"/>
          <w:szCs w:val="20"/>
          <w:lang w:val="nl-BE"/>
        </w:rPr>
        <w:t>ku</w:t>
      </w:r>
      <w:r>
        <w:rPr>
          <w:rFonts w:cs="Arial"/>
          <w:bCs/>
          <w:sz w:val="20"/>
          <w:szCs w:val="20"/>
          <w:lang w:val="nl-BE"/>
        </w:rPr>
        <w:t>n</w:t>
      </w:r>
      <w:r w:rsidR="00730C2E">
        <w:rPr>
          <w:rFonts w:cs="Arial"/>
          <w:bCs/>
          <w:sz w:val="20"/>
          <w:szCs w:val="20"/>
          <w:lang w:val="nl-BE"/>
        </w:rPr>
        <w:t xml:space="preserve">nen </w:t>
      </w:r>
      <w:r w:rsidR="008C4FC6">
        <w:rPr>
          <w:rFonts w:cs="Arial"/>
          <w:bCs/>
          <w:sz w:val="20"/>
          <w:szCs w:val="20"/>
          <w:lang w:val="nl-BE"/>
        </w:rPr>
        <w:t>moeilijk</w:t>
      </w:r>
      <w:r>
        <w:rPr>
          <w:rFonts w:cs="Arial"/>
          <w:bCs/>
          <w:sz w:val="20"/>
          <w:szCs w:val="20"/>
          <w:lang w:val="nl-BE"/>
        </w:rPr>
        <w:t xml:space="preserve"> </w:t>
      </w:r>
      <w:r w:rsidR="004E5782">
        <w:rPr>
          <w:rFonts w:cs="Arial"/>
          <w:bCs/>
          <w:sz w:val="20"/>
          <w:szCs w:val="20"/>
          <w:lang w:val="nl-BE"/>
        </w:rPr>
        <w:t>spelen wegens</w:t>
      </w:r>
      <w:r w:rsidR="006F3923">
        <w:rPr>
          <w:rFonts w:cs="Arial"/>
          <w:bCs/>
          <w:sz w:val="20"/>
          <w:szCs w:val="20"/>
          <w:lang w:val="nl-BE"/>
        </w:rPr>
        <w:t xml:space="preserve"> </w:t>
      </w:r>
      <w:r w:rsidR="008C4FC6">
        <w:rPr>
          <w:rFonts w:cs="Arial"/>
          <w:bCs/>
          <w:sz w:val="20"/>
          <w:szCs w:val="20"/>
          <w:lang w:val="nl-BE"/>
        </w:rPr>
        <w:t xml:space="preserve">de </w:t>
      </w:r>
      <w:r w:rsidR="004E5782">
        <w:rPr>
          <w:rFonts w:cs="Arial"/>
          <w:bCs/>
          <w:sz w:val="20"/>
          <w:szCs w:val="20"/>
          <w:lang w:val="nl-BE"/>
        </w:rPr>
        <w:t>paard</w:t>
      </w:r>
      <w:r w:rsidR="006A6FCD">
        <w:rPr>
          <w:rFonts w:cs="Arial"/>
          <w:bCs/>
          <w:sz w:val="20"/>
          <w:szCs w:val="20"/>
          <w:lang w:val="nl-BE"/>
        </w:rPr>
        <w:t>-</w:t>
      </w:r>
      <w:r w:rsidR="004E5782">
        <w:rPr>
          <w:rFonts w:cs="Arial"/>
          <w:bCs/>
          <w:sz w:val="20"/>
          <w:szCs w:val="20"/>
          <w:lang w:val="nl-BE"/>
        </w:rPr>
        <w:t>vork</w:t>
      </w:r>
      <w:r w:rsidR="00A63197">
        <w:rPr>
          <w:rFonts w:cs="Arial"/>
          <w:bCs/>
          <w:sz w:val="20"/>
          <w:szCs w:val="20"/>
          <w:lang w:val="nl-BE"/>
        </w:rPr>
        <w:t>.</w:t>
      </w:r>
    </w:p>
    <w:p w14:paraId="585D1689" w14:textId="77777777" w:rsidR="006F3923" w:rsidRDefault="006F3923" w:rsidP="00B3168A">
      <w:pPr>
        <w:ind w:firstLine="708"/>
        <w:jc w:val="both"/>
        <w:rPr>
          <w:rFonts w:cs="Arial"/>
          <w:b/>
          <w:bCs/>
          <w:sz w:val="20"/>
          <w:szCs w:val="20"/>
          <w:lang w:val="nl-BE"/>
        </w:rPr>
      </w:pPr>
      <w:r>
        <w:rPr>
          <w:rFonts w:cs="Arial"/>
          <w:b/>
          <w:bCs/>
          <w:sz w:val="20"/>
          <w:szCs w:val="20"/>
          <w:lang w:val="nl-BE"/>
        </w:rPr>
        <w:t>3…</w:t>
      </w:r>
      <w:r>
        <w:rPr>
          <w:rFonts w:cs="Arial"/>
          <w:b/>
          <w:bCs/>
          <w:sz w:val="20"/>
          <w:szCs w:val="20"/>
          <w:lang w:val="nl-BE"/>
        </w:rPr>
        <w:tab/>
      </w:r>
      <w:r>
        <w:rPr>
          <w:rFonts w:cs="Arial"/>
          <w:b/>
          <w:bCs/>
          <w:sz w:val="20"/>
          <w:szCs w:val="20"/>
          <w:lang w:val="nl-BE"/>
        </w:rPr>
        <w:tab/>
        <w:t>Ka6</w:t>
      </w:r>
    </w:p>
    <w:p w14:paraId="06366203" w14:textId="77777777" w:rsidR="00720B34" w:rsidRPr="00720B34" w:rsidRDefault="00653597" w:rsidP="00720B34">
      <w:pPr>
        <w:jc w:val="both"/>
        <w:rPr>
          <w:rFonts w:cs="Arial"/>
          <w:sz w:val="20"/>
          <w:szCs w:val="20"/>
          <w:lang w:val="nl-BE"/>
        </w:rPr>
      </w:pPr>
      <w:r>
        <w:rPr>
          <w:rFonts w:cs="Arial"/>
          <w:bCs/>
          <w:sz w:val="20"/>
          <w:szCs w:val="20"/>
          <w:lang w:val="nl-BE"/>
        </w:rPr>
        <w:t xml:space="preserve">Niet </w:t>
      </w:r>
      <w:r w:rsidR="00720B34">
        <w:rPr>
          <w:rFonts w:cs="Arial"/>
          <w:bCs/>
          <w:sz w:val="20"/>
          <w:szCs w:val="20"/>
          <w:lang w:val="nl-BE"/>
        </w:rPr>
        <w:t>3…b3</w:t>
      </w:r>
      <w:r w:rsidR="00730C2E">
        <w:rPr>
          <w:rFonts w:cs="Arial"/>
          <w:bCs/>
          <w:sz w:val="20"/>
          <w:szCs w:val="20"/>
          <w:lang w:val="nl-BE"/>
        </w:rPr>
        <w:t>?,</w:t>
      </w:r>
      <w:r w:rsidR="00720B34">
        <w:rPr>
          <w:rFonts w:cs="Arial"/>
          <w:bCs/>
          <w:sz w:val="20"/>
          <w:szCs w:val="20"/>
          <w:lang w:val="nl-BE"/>
        </w:rPr>
        <w:t xml:space="preserve"> 4.Pd7+ </w:t>
      </w:r>
      <w:r>
        <w:rPr>
          <w:rFonts w:cs="Arial"/>
          <w:bCs/>
          <w:sz w:val="20"/>
          <w:szCs w:val="20"/>
          <w:lang w:val="nl-BE"/>
        </w:rPr>
        <w:t xml:space="preserve">en </w:t>
      </w:r>
      <w:r w:rsidR="00720B34">
        <w:rPr>
          <w:rFonts w:cs="Arial"/>
          <w:bCs/>
          <w:sz w:val="20"/>
          <w:szCs w:val="20"/>
          <w:lang w:val="nl-BE"/>
        </w:rPr>
        <w:t>5.Pxg8</w:t>
      </w:r>
      <w:r>
        <w:rPr>
          <w:rFonts w:cs="Arial"/>
          <w:bCs/>
          <w:sz w:val="20"/>
          <w:szCs w:val="20"/>
          <w:lang w:val="nl-BE"/>
        </w:rPr>
        <w:t>.</w:t>
      </w:r>
    </w:p>
    <w:p w14:paraId="6F5AB134" w14:textId="77777777" w:rsidR="007A3D97" w:rsidRDefault="00B3168A" w:rsidP="006F3923">
      <w:pPr>
        <w:jc w:val="both"/>
        <w:rPr>
          <w:rFonts w:cs="Arial"/>
          <w:b/>
          <w:bCs/>
          <w:sz w:val="20"/>
          <w:szCs w:val="20"/>
          <w:lang w:val="nl-BE"/>
        </w:rPr>
      </w:pPr>
      <w:r>
        <w:rPr>
          <w:rFonts w:cs="Arial"/>
          <w:b/>
          <w:bCs/>
          <w:sz w:val="20"/>
          <w:szCs w:val="20"/>
          <w:lang w:val="nl-BE"/>
        </w:rPr>
        <w:t xml:space="preserve">           </w:t>
      </w:r>
      <w:r w:rsidR="00720B34">
        <w:rPr>
          <w:rFonts w:cs="Arial"/>
          <w:b/>
          <w:bCs/>
          <w:sz w:val="20"/>
          <w:szCs w:val="20"/>
          <w:lang w:val="nl-BE"/>
        </w:rPr>
        <w:tab/>
      </w:r>
      <w:r w:rsidR="006F3923">
        <w:rPr>
          <w:rFonts w:cs="Arial"/>
          <w:b/>
          <w:bCs/>
          <w:sz w:val="20"/>
          <w:szCs w:val="20"/>
          <w:lang w:val="nl-BE"/>
        </w:rPr>
        <w:t xml:space="preserve">4.Pxb4+ </w:t>
      </w:r>
      <w:r w:rsidR="006F3923">
        <w:rPr>
          <w:rFonts w:cs="Arial"/>
          <w:b/>
          <w:bCs/>
          <w:sz w:val="20"/>
          <w:szCs w:val="20"/>
          <w:lang w:val="nl-BE"/>
        </w:rPr>
        <w:tab/>
        <w:t xml:space="preserve">Ka5 </w:t>
      </w:r>
    </w:p>
    <w:p w14:paraId="054D06DD" w14:textId="77777777" w:rsidR="006F3923" w:rsidRPr="00182710" w:rsidRDefault="00CA47E5" w:rsidP="006F3923">
      <w:pPr>
        <w:jc w:val="both"/>
        <w:rPr>
          <w:rFonts w:cs="Arial"/>
          <w:bCs/>
          <w:sz w:val="20"/>
          <w:szCs w:val="20"/>
          <w:lang w:val="nl-BE"/>
        </w:rPr>
      </w:pPr>
      <w:r>
        <w:rPr>
          <w:rFonts w:cs="Arial"/>
          <w:bCs/>
          <w:sz w:val="20"/>
          <w:szCs w:val="20"/>
          <w:lang w:val="nl-BE"/>
        </w:rPr>
        <w:t>4...Ka7</w:t>
      </w:r>
      <w:r w:rsidR="00730C2E">
        <w:rPr>
          <w:rFonts w:cs="Arial"/>
          <w:bCs/>
          <w:sz w:val="20"/>
          <w:szCs w:val="20"/>
          <w:lang w:val="nl-BE"/>
        </w:rPr>
        <w:t>?</w:t>
      </w:r>
      <w:r>
        <w:rPr>
          <w:rFonts w:cs="Arial"/>
          <w:bCs/>
          <w:sz w:val="20"/>
          <w:szCs w:val="20"/>
          <w:lang w:val="nl-BE"/>
        </w:rPr>
        <w:t xml:space="preserve"> 5.Kb5 </w:t>
      </w:r>
      <w:r w:rsidR="006F3923">
        <w:rPr>
          <w:rFonts w:cs="Arial"/>
          <w:bCs/>
          <w:sz w:val="20"/>
          <w:szCs w:val="20"/>
          <w:lang w:val="nl-BE"/>
        </w:rPr>
        <w:t>Kb8</w:t>
      </w:r>
      <w:r>
        <w:rPr>
          <w:rFonts w:cs="Arial"/>
          <w:bCs/>
          <w:sz w:val="20"/>
          <w:szCs w:val="20"/>
          <w:lang w:val="nl-BE"/>
        </w:rPr>
        <w:t>(c6+,c5)</w:t>
      </w:r>
      <w:r w:rsidR="006F3923">
        <w:rPr>
          <w:rFonts w:cs="Arial"/>
          <w:bCs/>
          <w:sz w:val="20"/>
          <w:szCs w:val="20"/>
          <w:lang w:val="nl-BE"/>
        </w:rPr>
        <w:t xml:space="preserve"> 6.P</w:t>
      </w:r>
      <w:r w:rsidR="00AE1168">
        <w:rPr>
          <w:rFonts w:cs="Arial"/>
          <w:bCs/>
          <w:sz w:val="20"/>
          <w:szCs w:val="20"/>
          <w:lang w:val="nl-BE"/>
        </w:rPr>
        <w:t>x</w:t>
      </w:r>
      <w:r w:rsidR="006F3923">
        <w:rPr>
          <w:rFonts w:cs="Arial"/>
          <w:bCs/>
          <w:sz w:val="20"/>
          <w:szCs w:val="20"/>
          <w:lang w:val="nl-BE"/>
        </w:rPr>
        <w:t>c6+ K~ 7.Pe7+ en 8.Pxg8.</w:t>
      </w:r>
    </w:p>
    <w:p w14:paraId="770D0035" w14:textId="77777777" w:rsidR="006F3923" w:rsidRDefault="006F3923" w:rsidP="00944A4A">
      <w:pPr>
        <w:jc w:val="both"/>
        <w:rPr>
          <w:rFonts w:cs="Arial"/>
          <w:b/>
          <w:bCs/>
          <w:sz w:val="20"/>
          <w:szCs w:val="20"/>
          <w:lang w:val="nl-BE"/>
        </w:rPr>
      </w:pPr>
      <w:r>
        <w:rPr>
          <w:rFonts w:cs="Arial"/>
          <w:b/>
          <w:bCs/>
          <w:sz w:val="20"/>
          <w:szCs w:val="20"/>
          <w:lang w:val="nl-BE"/>
        </w:rPr>
        <w:t xml:space="preserve">             5.Lc2 </w:t>
      </w:r>
      <w:r>
        <w:rPr>
          <w:rFonts w:cs="Arial"/>
          <w:b/>
          <w:bCs/>
          <w:sz w:val="20"/>
          <w:szCs w:val="20"/>
          <w:lang w:val="nl-BE"/>
        </w:rPr>
        <w:tab/>
      </w:r>
      <w:r>
        <w:rPr>
          <w:rFonts w:cs="Arial"/>
          <w:b/>
          <w:bCs/>
          <w:sz w:val="20"/>
          <w:szCs w:val="20"/>
          <w:lang w:val="nl-BE"/>
        </w:rPr>
        <w:tab/>
        <w:t xml:space="preserve">c6 </w:t>
      </w:r>
    </w:p>
    <w:p w14:paraId="48CDECBC" w14:textId="77777777" w:rsidR="00182710" w:rsidRDefault="00182710" w:rsidP="006F3923">
      <w:pPr>
        <w:jc w:val="both"/>
        <w:rPr>
          <w:rFonts w:cs="Arial"/>
          <w:sz w:val="20"/>
          <w:szCs w:val="20"/>
          <w:lang w:val="nl-BE"/>
        </w:rPr>
      </w:pPr>
    </w:p>
    <w:p w14:paraId="1EFFCF53" w14:textId="77777777" w:rsidR="00182710" w:rsidRDefault="00182710" w:rsidP="006F3923">
      <w:pPr>
        <w:jc w:val="both"/>
        <w:rPr>
          <w:rFonts w:cs="Arial"/>
          <w:sz w:val="20"/>
          <w:szCs w:val="20"/>
          <w:lang w:val="nl-BE"/>
        </w:rPr>
      </w:pPr>
    </w:p>
    <w:p w14:paraId="56C173A0" w14:textId="77777777" w:rsidR="00182710" w:rsidRDefault="00182710" w:rsidP="006F3923">
      <w:pPr>
        <w:jc w:val="both"/>
        <w:rPr>
          <w:rFonts w:cs="Arial"/>
          <w:sz w:val="20"/>
          <w:szCs w:val="20"/>
          <w:lang w:val="nl-BE"/>
        </w:rPr>
      </w:pPr>
    </w:p>
    <w:p w14:paraId="567D9E1C" w14:textId="77777777" w:rsidR="00182710" w:rsidRDefault="00182710" w:rsidP="006F3923">
      <w:pPr>
        <w:jc w:val="both"/>
        <w:rPr>
          <w:rFonts w:cs="Arial"/>
          <w:sz w:val="20"/>
          <w:szCs w:val="20"/>
          <w:lang w:val="nl-BE"/>
        </w:rPr>
      </w:pPr>
    </w:p>
    <w:p w14:paraId="2C2781F9" w14:textId="77777777" w:rsidR="006F3923" w:rsidRDefault="006F3923" w:rsidP="006F3923">
      <w:pPr>
        <w:jc w:val="both"/>
        <w:rPr>
          <w:rFonts w:cs="Arial"/>
          <w:sz w:val="20"/>
          <w:szCs w:val="20"/>
          <w:lang w:val="nl-BE"/>
        </w:rPr>
      </w:pPr>
      <w:r>
        <w:rPr>
          <w:rFonts w:cs="Arial"/>
          <w:sz w:val="20"/>
          <w:szCs w:val="20"/>
          <w:lang w:val="nl-BE"/>
        </w:rPr>
        <w:t>Er is niet beter: 5…Le6(f7)</w:t>
      </w:r>
      <w:r w:rsidR="00730C2E">
        <w:rPr>
          <w:rFonts w:cs="Arial"/>
          <w:sz w:val="20"/>
          <w:szCs w:val="20"/>
          <w:lang w:val="nl-BE"/>
        </w:rPr>
        <w:t>?</w:t>
      </w:r>
      <w:r w:rsidR="002F155F">
        <w:rPr>
          <w:rFonts w:cs="Arial"/>
          <w:sz w:val="20"/>
          <w:szCs w:val="20"/>
          <w:lang w:val="nl-BE"/>
        </w:rPr>
        <w:t xml:space="preserve"> 6.Pc6+ Ka6 7.Ld3+ Kb7 8.Pd8+ K~ en 9. </w:t>
      </w:r>
      <w:r>
        <w:rPr>
          <w:rFonts w:cs="Arial"/>
          <w:sz w:val="20"/>
          <w:szCs w:val="20"/>
          <w:lang w:val="nl-BE"/>
        </w:rPr>
        <w:t xml:space="preserve">Pxe6(f7). </w:t>
      </w:r>
    </w:p>
    <w:p w14:paraId="02B1F338" w14:textId="77777777" w:rsidR="006F3923" w:rsidRDefault="006F3923" w:rsidP="006F3923">
      <w:pPr>
        <w:jc w:val="both"/>
        <w:rPr>
          <w:rFonts w:cs="Arial"/>
          <w:b/>
          <w:bCs/>
          <w:sz w:val="20"/>
          <w:szCs w:val="20"/>
          <w:lang w:val="nl-BE"/>
        </w:rPr>
      </w:pPr>
      <w:r>
        <w:rPr>
          <w:rFonts w:cs="Arial"/>
          <w:b/>
          <w:bCs/>
          <w:sz w:val="20"/>
          <w:szCs w:val="20"/>
          <w:lang w:val="nl-BE"/>
        </w:rPr>
        <w:t xml:space="preserve">             6.Pxc6+ </w:t>
      </w:r>
      <w:r>
        <w:rPr>
          <w:rFonts w:cs="Arial"/>
          <w:b/>
          <w:bCs/>
          <w:sz w:val="20"/>
          <w:szCs w:val="20"/>
          <w:lang w:val="nl-BE"/>
        </w:rPr>
        <w:tab/>
        <w:t xml:space="preserve">Ka6 </w:t>
      </w:r>
    </w:p>
    <w:p w14:paraId="7FCC62F0" w14:textId="77777777" w:rsidR="006F3923" w:rsidRDefault="006F3923" w:rsidP="006F3923">
      <w:pPr>
        <w:jc w:val="both"/>
        <w:rPr>
          <w:rFonts w:cs="Arial"/>
          <w:b/>
          <w:bCs/>
          <w:sz w:val="20"/>
          <w:szCs w:val="20"/>
          <w:lang w:val="nl-BE"/>
        </w:rPr>
      </w:pPr>
      <w:r>
        <w:rPr>
          <w:rFonts w:cs="Arial"/>
          <w:b/>
          <w:bCs/>
          <w:sz w:val="20"/>
          <w:szCs w:val="20"/>
          <w:lang w:val="nl-BE"/>
        </w:rPr>
        <w:t xml:space="preserve">             7.Le4 </w:t>
      </w:r>
      <w:r w:rsidR="00AE1168">
        <w:rPr>
          <w:rFonts w:cs="Arial"/>
          <w:b/>
          <w:bCs/>
          <w:sz w:val="20"/>
          <w:szCs w:val="20"/>
          <w:lang w:val="nl-BE"/>
        </w:rPr>
        <w:tab/>
      </w:r>
      <w:r w:rsidR="00AE1168">
        <w:rPr>
          <w:rFonts w:cs="Arial"/>
          <w:b/>
          <w:bCs/>
          <w:sz w:val="20"/>
          <w:szCs w:val="20"/>
          <w:lang w:val="nl-BE"/>
        </w:rPr>
        <w:tab/>
        <w:t>Le6</w:t>
      </w:r>
      <w:r w:rsidR="000E0FC9">
        <w:rPr>
          <w:rFonts w:cs="Arial"/>
          <w:b/>
          <w:bCs/>
          <w:sz w:val="20"/>
          <w:szCs w:val="20"/>
          <w:lang w:val="nl-BE"/>
        </w:rPr>
        <w:t>!</w:t>
      </w:r>
    </w:p>
    <w:p w14:paraId="5EFC88D9" w14:textId="77777777" w:rsidR="006F3923" w:rsidRDefault="00DC37DC" w:rsidP="006F3923">
      <w:pPr>
        <w:jc w:val="both"/>
        <w:rPr>
          <w:rFonts w:cs="Arial"/>
          <w:sz w:val="20"/>
          <w:szCs w:val="20"/>
          <w:lang w:val="nl-BE"/>
        </w:rPr>
      </w:pPr>
      <w:r>
        <w:rPr>
          <w:rFonts w:cs="Arial"/>
          <w:sz w:val="20"/>
          <w:szCs w:val="20"/>
          <w:lang w:val="nl-BE"/>
        </w:rPr>
        <w:t>N</w:t>
      </w:r>
      <w:r w:rsidR="00CA47E5">
        <w:rPr>
          <w:rFonts w:cs="Arial"/>
          <w:sz w:val="20"/>
          <w:szCs w:val="20"/>
          <w:lang w:val="nl-BE"/>
        </w:rPr>
        <w:t>a 7...Kb7</w:t>
      </w:r>
      <w:r w:rsidR="00730C2E">
        <w:rPr>
          <w:rFonts w:cs="Arial"/>
          <w:sz w:val="20"/>
          <w:szCs w:val="20"/>
          <w:lang w:val="nl-BE"/>
        </w:rPr>
        <w:t>?</w:t>
      </w:r>
      <w:r w:rsidR="00CA47E5">
        <w:rPr>
          <w:rFonts w:cs="Arial"/>
          <w:sz w:val="20"/>
          <w:szCs w:val="20"/>
          <w:lang w:val="nl-BE"/>
        </w:rPr>
        <w:t xml:space="preserve"> 8.P</w:t>
      </w:r>
      <w:r w:rsidR="0029623C">
        <w:rPr>
          <w:rFonts w:cs="Arial"/>
          <w:sz w:val="20"/>
          <w:szCs w:val="20"/>
          <w:lang w:val="nl-BE"/>
        </w:rPr>
        <w:t xml:space="preserve">e7+ of 7…Lb3? 8.Ld3+ </w:t>
      </w:r>
      <w:r w:rsidR="006F3923">
        <w:rPr>
          <w:rFonts w:cs="Arial"/>
          <w:sz w:val="20"/>
          <w:szCs w:val="20"/>
          <w:lang w:val="nl-BE"/>
        </w:rPr>
        <w:t>valt de loper</w:t>
      </w:r>
      <w:r w:rsidR="00CA47E5">
        <w:rPr>
          <w:rFonts w:cs="Arial"/>
          <w:sz w:val="20"/>
          <w:szCs w:val="20"/>
          <w:lang w:val="nl-BE"/>
        </w:rPr>
        <w:t>. E</w:t>
      </w:r>
      <w:r w:rsidR="006F3923">
        <w:rPr>
          <w:rFonts w:cs="Arial"/>
          <w:sz w:val="20"/>
          <w:szCs w:val="20"/>
          <w:lang w:val="nl-BE"/>
        </w:rPr>
        <w:t>n wat deze laatste</w:t>
      </w:r>
      <w:r>
        <w:rPr>
          <w:rFonts w:cs="Arial"/>
          <w:sz w:val="20"/>
          <w:szCs w:val="20"/>
          <w:lang w:val="nl-BE"/>
        </w:rPr>
        <w:t xml:space="preserve"> nu </w:t>
      </w:r>
      <w:r w:rsidR="006F3923">
        <w:rPr>
          <w:rFonts w:cs="Arial"/>
          <w:sz w:val="20"/>
          <w:szCs w:val="20"/>
          <w:lang w:val="nl-BE"/>
        </w:rPr>
        <w:t>ook speelt, hij wordt veroverd, bijvoorbeeld:</w:t>
      </w:r>
    </w:p>
    <w:p w14:paraId="191AE0C0" w14:textId="77777777" w:rsidR="006F3923" w:rsidRDefault="00AE1168" w:rsidP="006F3923">
      <w:pPr>
        <w:jc w:val="both"/>
        <w:rPr>
          <w:rFonts w:cs="Arial"/>
          <w:b/>
          <w:bCs/>
          <w:sz w:val="20"/>
          <w:szCs w:val="20"/>
          <w:lang w:val="nl-BE"/>
        </w:rPr>
      </w:pPr>
      <w:r>
        <w:rPr>
          <w:rFonts w:cs="Arial"/>
          <w:b/>
          <w:bCs/>
          <w:sz w:val="20"/>
          <w:szCs w:val="20"/>
          <w:lang w:val="nl-BE"/>
        </w:rPr>
        <w:t xml:space="preserve">          </w:t>
      </w:r>
      <w:r w:rsidR="006F3923">
        <w:rPr>
          <w:rFonts w:cs="Arial"/>
          <w:b/>
          <w:bCs/>
          <w:sz w:val="20"/>
          <w:szCs w:val="20"/>
          <w:lang w:val="nl-BE"/>
        </w:rPr>
        <w:t xml:space="preserve">   8.Ld3+ </w:t>
      </w:r>
      <w:r w:rsidR="006F3923">
        <w:rPr>
          <w:rFonts w:cs="Arial"/>
          <w:b/>
          <w:bCs/>
          <w:sz w:val="20"/>
          <w:szCs w:val="20"/>
          <w:lang w:val="nl-BE"/>
        </w:rPr>
        <w:tab/>
        <w:t xml:space="preserve">Kb7 </w:t>
      </w:r>
    </w:p>
    <w:p w14:paraId="372CD927" w14:textId="77777777" w:rsidR="006F3923" w:rsidRDefault="00876A61" w:rsidP="006F3923">
      <w:pPr>
        <w:jc w:val="both"/>
        <w:rPr>
          <w:rFonts w:cs="Arial"/>
          <w:b/>
          <w:bCs/>
          <w:sz w:val="20"/>
          <w:szCs w:val="20"/>
          <w:lang w:val="nl-BE"/>
        </w:rPr>
      </w:pPr>
      <w:r>
        <w:rPr>
          <w:rFonts w:cs="Arial"/>
          <w:b/>
          <w:bCs/>
          <w:sz w:val="20"/>
          <w:szCs w:val="20"/>
          <w:lang w:val="nl-BE"/>
        </w:rPr>
        <w:t xml:space="preserve">             9.Pd8+</w:t>
      </w:r>
      <w:r>
        <w:rPr>
          <w:rFonts w:cs="Arial"/>
          <w:b/>
          <w:bCs/>
          <w:sz w:val="20"/>
          <w:szCs w:val="20"/>
          <w:lang w:val="nl-BE"/>
        </w:rPr>
        <w:tab/>
      </w:r>
      <w:r>
        <w:rPr>
          <w:rFonts w:cs="Arial"/>
          <w:b/>
          <w:bCs/>
          <w:sz w:val="20"/>
          <w:szCs w:val="20"/>
          <w:lang w:val="nl-BE"/>
        </w:rPr>
        <w:tab/>
        <w:t>Kc7</w:t>
      </w:r>
      <w:r w:rsidR="006F3923">
        <w:rPr>
          <w:rFonts w:cs="Arial"/>
          <w:b/>
          <w:bCs/>
          <w:sz w:val="20"/>
          <w:szCs w:val="20"/>
          <w:lang w:val="nl-BE"/>
        </w:rPr>
        <w:t xml:space="preserve"> </w:t>
      </w:r>
    </w:p>
    <w:p w14:paraId="4E9377DF" w14:textId="77777777" w:rsidR="006F3923" w:rsidRDefault="006F3923" w:rsidP="006F3923">
      <w:pPr>
        <w:jc w:val="both"/>
        <w:rPr>
          <w:rFonts w:cs="Arial"/>
          <w:b/>
          <w:bCs/>
          <w:sz w:val="20"/>
          <w:szCs w:val="20"/>
          <w:lang w:val="nl-BE"/>
        </w:rPr>
      </w:pPr>
      <w:r>
        <w:rPr>
          <w:rFonts w:cs="Arial"/>
          <w:b/>
          <w:bCs/>
          <w:sz w:val="20"/>
          <w:szCs w:val="20"/>
          <w:lang w:val="nl-BE"/>
        </w:rPr>
        <w:t xml:space="preserve">           10.Pxe6 </w:t>
      </w:r>
    </w:p>
    <w:p w14:paraId="0A6A8387" w14:textId="77777777" w:rsidR="006F3923" w:rsidRDefault="006F3923" w:rsidP="006F3923">
      <w:pPr>
        <w:jc w:val="both"/>
        <w:rPr>
          <w:rFonts w:cs="Arial"/>
          <w:b/>
          <w:bCs/>
          <w:sz w:val="20"/>
          <w:szCs w:val="20"/>
          <w:lang w:val="nl-BE"/>
        </w:rPr>
      </w:pPr>
    </w:p>
    <w:p w14:paraId="33447988" w14:textId="77777777" w:rsidR="006F3923" w:rsidRDefault="006F3923" w:rsidP="006F3923">
      <w:pPr>
        <w:jc w:val="both"/>
        <w:rPr>
          <w:rFonts w:cs="Arial"/>
          <w:b/>
          <w:bCs/>
          <w:i/>
          <w:sz w:val="20"/>
          <w:szCs w:val="20"/>
          <w:lang w:val="nl-BE"/>
        </w:rPr>
      </w:pPr>
      <w:r>
        <w:rPr>
          <w:rFonts w:cs="Arial"/>
          <w:b/>
          <w:bCs/>
          <w:i/>
          <w:sz w:val="20"/>
          <w:szCs w:val="20"/>
          <w:lang w:val="nl-BE"/>
        </w:rPr>
        <w:t xml:space="preserve">Variant B </w:t>
      </w:r>
    </w:p>
    <w:p w14:paraId="64F725AE" w14:textId="77777777" w:rsidR="006F3923" w:rsidRDefault="006F3923" w:rsidP="006F3923">
      <w:pPr>
        <w:jc w:val="both"/>
        <w:rPr>
          <w:rFonts w:cs="Arial"/>
          <w:b/>
          <w:bCs/>
          <w:sz w:val="20"/>
          <w:szCs w:val="20"/>
          <w:lang w:val="nl-BE"/>
        </w:rPr>
      </w:pPr>
      <w:r>
        <w:rPr>
          <w:rFonts w:cs="Arial"/>
          <w:b/>
          <w:bCs/>
          <w:sz w:val="20"/>
          <w:szCs w:val="20"/>
          <w:lang w:val="nl-BE"/>
        </w:rPr>
        <w:tab/>
        <w:t>1…</w:t>
      </w:r>
      <w:r>
        <w:rPr>
          <w:rFonts w:cs="Arial"/>
          <w:b/>
          <w:bCs/>
          <w:sz w:val="20"/>
          <w:szCs w:val="20"/>
          <w:lang w:val="nl-BE"/>
        </w:rPr>
        <w:tab/>
      </w:r>
      <w:r>
        <w:rPr>
          <w:rFonts w:cs="Arial"/>
          <w:b/>
          <w:bCs/>
          <w:sz w:val="20"/>
          <w:szCs w:val="20"/>
          <w:lang w:val="nl-BE"/>
        </w:rPr>
        <w:tab/>
        <w:t>Ka8</w:t>
      </w:r>
    </w:p>
    <w:p w14:paraId="786D64CA" w14:textId="77777777" w:rsidR="002B7E45" w:rsidRDefault="006F3923" w:rsidP="006F3923">
      <w:pPr>
        <w:jc w:val="both"/>
        <w:rPr>
          <w:rFonts w:cs="Arial"/>
          <w:b/>
          <w:bCs/>
          <w:sz w:val="20"/>
          <w:szCs w:val="20"/>
          <w:lang w:val="nl-BE"/>
        </w:rPr>
      </w:pPr>
      <w:r>
        <w:rPr>
          <w:rFonts w:cs="Arial"/>
          <w:b/>
          <w:bCs/>
          <w:sz w:val="20"/>
          <w:szCs w:val="20"/>
          <w:lang w:val="nl-BE"/>
        </w:rPr>
        <w:tab/>
        <w:t>2.Le4+</w:t>
      </w:r>
      <w:r>
        <w:rPr>
          <w:rFonts w:cs="Arial"/>
          <w:b/>
          <w:bCs/>
          <w:sz w:val="20"/>
          <w:szCs w:val="20"/>
          <w:lang w:val="nl-BE"/>
        </w:rPr>
        <w:tab/>
      </w:r>
      <w:r>
        <w:rPr>
          <w:rFonts w:cs="Arial"/>
          <w:b/>
          <w:bCs/>
          <w:sz w:val="20"/>
          <w:szCs w:val="20"/>
          <w:lang w:val="nl-BE"/>
        </w:rPr>
        <w:tab/>
        <w:t>Ka7</w:t>
      </w:r>
    </w:p>
    <w:p w14:paraId="17C09EC2" w14:textId="77777777" w:rsidR="00E55BB3" w:rsidRPr="00E55BB3" w:rsidRDefault="009F6363" w:rsidP="00586E21">
      <w:pPr>
        <w:numPr>
          <w:ilvl w:val="0"/>
          <w:numId w:val="215"/>
        </w:numPr>
        <w:jc w:val="both"/>
        <w:rPr>
          <w:rFonts w:cs="Arial"/>
          <w:b/>
          <w:bCs/>
          <w:sz w:val="20"/>
          <w:szCs w:val="20"/>
          <w:lang w:val="nl-BE"/>
        </w:rPr>
      </w:pPr>
      <w:r>
        <w:rPr>
          <w:rFonts w:cs="Arial"/>
          <w:bCs/>
          <w:sz w:val="20"/>
          <w:szCs w:val="20"/>
          <w:lang w:val="nl-BE"/>
        </w:rPr>
        <w:t>2…</w:t>
      </w:r>
      <w:r w:rsidR="007D4D5B">
        <w:rPr>
          <w:rFonts w:cs="Arial"/>
          <w:bCs/>
          <w:sz w:val="20"/>
          <w:szCs w:val="20"/>
          <w:lang w:val="nl-BE"/>
        </w:rPr>
        <w:t>Kb8</w:t>
      </w:r>
      <w:r w:rsidR="00E55BB3">
        <w:rPr>
          <w:rFonts w:cs="Arial"/>
          <w:bCs/>
          <w:sz w:val="20"/>
          <w:szCs w:val="20"/>
          <w:lang w:val="nl-BE"/>
        </w:rPr>
        <w:t>?</w:t>
      </w:r>
      <w:r>
        <w:rPr>
          <w:rFonts w:cs="Arial"/>
          <w:bCs/>
          <w:sz w:val="20"/>
          <w:szCs w:val="20"/>
          <w:lang w:val="nl-BE"/>
        </w:rPr>
        <w:t xml:space="preserve"> </w:t>
      </w:r>
      <w:r w:rsidR="00E704C3">
        <w:rPr>
          <w:rFonts w:cs="Arial"/>
          <w:bCs/>
          <w:sz w:val="20"/>
          <w:szCs w:val="20"/>
          <w:lang w:val="nl-BE"/>
        </w:rPr>
        <w:t>3.Pc6+ K</w:t>
      </w:r>
      <w:r w:rsidR="00CE2EC2">
        <w:rPr>
          <w:rFonts w:cs="Arial"/>
          <w:bCs/>
          <w:sz w:val="20"/>
          <w:szCs w:val="20"/>
          <w:lang w:val="nl-BE"/>
        </w:rPr>
        <w:t xml:space="preserve">a(c)8 </w:t>
      </w:r>
      <w:r w:rsidR="00D83315">
        <w:rPr>
          <w:rFonts w:cs="Arial"/>
          <w:bCs/>
          <w:sz w:val="20"/>
          <w:szCs w:val="20"/>
          <w:lang w:val="nl-BE"/>
        </w:rPr>
        <w:t>4</w:t>
      </w:r>
      <w:r>
        <w:rPr>
          <w:rFonts w:cs="Arial"/>
          <w:bCs/>
          <w:sz w:val="20"/>
          <w:szCs w:val="20"/>
          <w:lang w:val="nl-BE"/>
        </w:rPr>
        <w:t>.</w:t>
      </w:r>
      <w:r w:rsidR="006F3923">
        <w:rPr>
          <w:rFonts w:cs="Arial"/>
          <w:bCs/>
          <w:sz w:val="20"/>
          <w:szCs w:val="20"/>
          <w:lang w:val="nl-BE"/>
        </w:rPr>
        <w:t>Pe7</w:t>
      </w:r>
      <w:r w:rsidR="00E55BB3">
        <w:rPr>
          <w:rFonts w:cs="Arial"/>
          <w:bCs/>
          <w:sz w:val="20"/>
          <w:szCs w:val="20"/>
          <w:lang w:val="nl-BE"/>
        </w:rPr>
        <w:t>+</w:t>
      </w:r>
      <w:r w:rsidR="0056732C">
        <w:rPr>
          <w:rFonts w:cs="Arial"/>
          <w:b/>
          <w:bCs/>
          <w:sz w:val="20"/>
          <w:szCs w:val="20"/>
          <w:lang w:val="nl-BE"/>
        </w:rPr>
        <w:t xml:space="preserve"> </w:t>
      </w:r>
      <w:r w:rsidR="00E55BB3">
        <w:rPr>
          <w:rFonts w:cs="Arial"/>
          <w:bCs/>
          <w:sz w:val="20"/>
          <w:szCs w:val="20"/>
          <w:lang w:val="nl-BE"/>
        </w:rPr>
        <w:t xml:space="preserve">en </w:t>
      </w:r>
      <w:r>
        <w:rPr>
          <w:rFonts w:cs="Arial"/>
          <w:bCs/>
          <w:sz w:val="20"/>
          <w:szCs w:val="20"/>
          <w:lang w:val="nl-BE"/>
        </w:rPr>
        <w:t xml:space="preserve">5.Pxg8. </w:t>
      </w:r>
    </w:p>
    <w:p w14:paraId="5397383D" w14:textId="77777777" w:rsidR="006F3923" w:rsidRPr="00EB2B28" w:rsidRDefault="0056732C" w:rsidP="00586E21">
      <w:pPr>
        <w:numPr>
          <w:ilvl w:val="0"/>
          <w:numId w:val="215"/>
        </w:numPr>
        <w:jc w:val="both"/>
        <w:rPr>
          <w:rFonts w:cs="Arial"/>
          <w:b/>
          <w:bCs/>
          <w:sz w:val="20"/>
          <w:szCs w:val="20"/>
          <w:lang w:val="nl-BE"/>
        </w:rPr>
      </w:pPr>
      <w:r w:rsidRPr="00EB2B28">
        <w:rPr>
          <w:rFonts w:cs="Arial"/>
          <w:bCs/>
          <w:sz w:val="20"/>
          <w:szCs w:val="20"/>
          <w:lang w:val="nl-BE"/>
        </w:rPr>
        <w:t>2</w:t>
      </w:r>
      <w:r w:rsidR="009F6363">
        <w:rPr>
          <w:rFonts w:cs="Arial"/>
          <w:bCs/>
          <w:sz w:val="20"/>
          <w:szCs w:val="20"/>
          <w:lang w:val="nl-BE"/>
        </w:rPr>
        <w:t>…</w:t>
      </w:r>
      <w:r w:rsidRPr="00EB2B28">
        <w:rPr>
          <w:rFonts w:cs="Arial"/>
          <w:bCs/>
          <w:sz w:val="20"/>
          <w:szCs w:val="20"/>
          <w:lang w:val="nl-BE"/>
        </w:rPr>
        <w:t>c6</w:t>
      </w:r>
      <w:r w:rsidR="00730C2E">
        <w:rPr>
          <w:rFonts w:cs="Arial"/>
          <w:bCs/>
          <w:sz w:val="20"/>
          <w:szCs w:val="20"/>
          <w:lang w:val="nl-BE"/>
        </w:rPr>
        <w:t>?</w:t>
      </w:r>
      <w:r w:rsidRPr="00EB2B28">
        <w:rPr>
          <w:rFonts w:cs="Arial"/>
          <w:bCs/>
          <w:sz w:val="20"/>
          <w:szCs w:val="20"/>
          <w:lang w:val="nl-BE"/>
        </w:rPr>
        <w:t xml:space="preserve"> 3.Pxc6</w:t>
      </w:r>
      <w:r w:rsidR="00E55BB3">
        <w:rPr>
          <w:rFonts w:cs="Arial"/>
          <w:bCs/>
          <w:sz w:val="20"/>
          <w:szCs w:val="20"/>
          <w:lang w:val="nl-BE"/>
        </w:rPr>
        <w:t>+</w:t>
      </w:r>
      <w:r w:rsidR="002A503C" w:rsidRPr="00EB2B28">
        <w:rPr>
          <w:rFonts w:cs="Arial"/>
          <w:bCs/>
          <w:sz w:val="20"/>
          <w:szCs w:val="20"/>
          <w:lang w:val="nl-BE"/>
        </w:rPr>
        <w:t xml:space="preserve"> </w:t>
      </w:r>
      <w:r w:rsidR="00EB2B28" w:rsidRPr="00EB2B28">
        <w:rPr>
          <w:rFonts w:cs="Arial"/>
          <w:bCs/>
          <w:sz w:val="20"/>
          <w:szCs w:val="20"/>
          <w:lang w:val="nl-BE"/>
        </w:rPr>
        <w:t>K</w:t>
      </w:r>
      <w:r w:rsidR="00EB2B28">
        <w:rPr>
          <w:rFonts w:cs="Arial"/>
          <w:bCs/>
          <w:sz w:val="20"/>
          <w:szCs w:val="20"/>
          <w:lang w:val="nl-BE"/>
        </w:rPr>
        <w:t>b7(b3</w:t>
      </w:r>
      <w:r w:rsidR="002A503C" w:rsidRPr="00EB2B28">
        <w:rPr>
          <w:rFonts w:cs="Arial"/>
          <w:bCs/>
          <w:sz w:val="20"/>
          <w:szCs w:val="20"/>
          <w:lang w:val="nl-BE"/>
        </w:rPr>
        <w:t>)</w:t>
      </w:r>
      <w:r w:rsidR="00EB2B28">
        <w:rPr>
          <w:rFonts w:cs="Arial"/>
          <w:bCs/>
          <w:sz w:val="20"/>
          <w:szCs w:val="20"/>
          <w:lang w:val="nl-BE"/>
        </w:rPr>
        <w:t xml:space="preserve"> </w:t>
      </w:r>
      <w:r w:rsidR="003C6699">
        <w:rPr>
          <w:rFonts w:cs="Arial"/>
          <w:bCs/>
          <w:sz w:val="20"/>
          <w:szCs w:val="20"/>
          <w:lang w:val="nl-BE"/>
        </w:rPr>
        <w:t xml:space="preserve">4.Pe7+ en </w:t>
      </w:r>
      <w:r w:rsidR="002A503C" w:rsidRPr="00EB2B28">
        <w:rPr>
          <w:rFonts w:cs="Arial"/>
          <w:bCs/>
          <w:sz w:val="20"/>
          <w:szCs w:val="20"/>
          <w:lang w:val="nl-BE"/>
        </w:rPr>
        <w:t>5.Pxg8</w:t>
      </w:r>
      <w:r w:rsidR="0000751C">
        <w:rPr>
          <w:rFonts w:cs="Arial"/>
          <w:bCs/>
          <w:sz w:val="20"/>
          <w:szCs w:val="20"/>
          <w:lang w:val="nl-BE"/>
        </w:rPr>
        <w:t>.</w:t>
      </w:r>
      <w:r>
        <w:rPr>
          <w:rFonts w:cs="Arial"/>
          <w:bCs/>
          <w:sz w:val="20"/>
          <w:szCs w:val="20"/>
          <w:lang w:val="nl-BE"/>
        </w:rPr>
        <w:t xml:space="preserve"> </w:t>
      </w:r>
    </w:p>
    <w:p w14:paraId="6B556C1A" w14:textId="77777777" w:rsidR="00E45C7B" w:rsidRDefault="006F3923" w:rsidP="00E45C7B">
      <w:pPr>
        <w:jc w:val="both"/>
        <w:rPr>
          <w:rFonts w:cs="Arial"/>
          <w:b/>
          <w:bCs/>
          <w:sz w:val="20"/>
          <w:szCs w:val="20"/>
          <w:lang w:val="nl-BE"/>
        </w:rPr>
      </w:pPr>
      <w:r>
        <w:rPr>
          <w:rFonts w:cs="Arial"/>
          <w:b/>
          <w:bCs/>
          <w:sz w:val="20"/>
          <w:szCs w:val="20"/>
          <w:lang w:val="nl-BE"/>
        </w:rPr>
        <w:tab/>
        <w:t>3.Pc6+</w:t>
      </w:r>
      <w:r>
        <w:rPr>
          <w:rFonts w:cs="Arial"/>
          <w:b/>
          <w:bCs/>
          <w:sz w:val="20"/>
          <w:szCs w:val="20"/>
          <w:lang w:val="nl-BE"/>
        </w:rPr>
        <w:tab/>
      </w:r>
      <w:r>
        <w:rPr>
          <w:rFonts w:cs="Arial"/>
          <w:b/>
          <w:bCs/>
          <w:sz w:val="20"/>
          <w:szCs w:val="20"/>
          <w:lang w:val="nl-BE"/>
        </w:rPr>
        <w:tab/>
        <w:t>Ka6</w:t>
      </w:r>
    </w:p>
    <w:p w14:paraId="47210985" w14:textId="77777777" w:rsidR="00E45C7B" w:rsidRDefault="00E45C7B" w:rsidP="00E45C7B">
      <w:pPr>
        <w:jc w:val="both"/>
        <w:rPr>
          <w:rFonts w:cs="Arial"/>
          <w:b/>
          <w:bCs/>
          <w:sz w:val="20"/>
          <w:szCs w:val="20"/>
          <w:lang w:val="nl-BE"/>
        </w:rPr>
      </w:pPr>
      <w:r>
        <w:rPr>
          <w:rFonts w:cs="Arial"/>
          <w:b/>
          <w:bCs/>
          <w:sz w:val="20"/>
          <w:szCs w:val="20"/>
          <w:lang w:val="nl-BE"/>
        </w:rPr>
        <w:tab/>
        <w:t>4.Pxb4+</w:t>
      </w:r>
      <w:r>
        <w:rPr>
          <w:rFonts w:cs="Arial"/>
          <w:b/>
          <w:bCs/>
          <w:sz w:val="20"/>
          <w:szCs w:val="20"/>
          <w:lang w:val="nl-BE"/>
        </w:rPr>
        <w:tab/>
        <w:t>Ka5</w:t>
      </w:r>
    </w:p>
    <w:p w14:paraId="597718B1" w14:textId="77777777" w:rsidR="00E45C7B" w:rsidRDefault="00E45C7B" w:rsidP="00E45C7B">
      <w:pPr>
        <w:jc w:val="both"/>
        <w:rPr>
          <w:rFonts w:cs="Arial"/>
          <w:b/>
          <w:bCs/>
          <w:sz w:val="20"/>
          <w:szCs w:val="20"/>
          <w:lang w:val="nl-BE"/>
        </w:rPr>
      </w:pPr>
      <w:r>
        <w:rPr>
          <w:rFonts w:cs="Arial"/>
          <w:b/>
          <w:bCs/>
          <w:sz w:val="20"/>
          <w:szCs w:val="20"/>
          <w:lang w:val="nl-BE"/>
        </w:rPr>
        <w:tab/>
        <w:t>5.Lc2</w:t>
      </w:r>
      <w:r>
        <w:rPr>
          <w:rFonts w:cs="Arial"/>
          <w:b/>
          <w:bCs/>
          <w:sz w:val="20"/>
          <w:szCs w:val="20"/>
          <w:lang w:val="nl-BE"/>
        </w:rPr>
        <w:tab/>
      </w:r>
      <w:r>
        <w:rPr>
          <w:rFonts w:cs="Arial"/>
          <w:b/>
          <w:bCs/>
          <w:sz w:val="20"/>
          <w:szCs w:val="20"/>
          <w:lang w:val="nl-BE"/>
        </w:rPr>
        <w:tab/>
        <w:t>c6</w:t>
      </w:r>
    </w:p>
    <w:p w14:paraId="48FB3549" w14:textId="77777777" w:rsidR="00E45C7B" w:rsidRDefault="00E45C7B" w:rsidP="00E45C7B">
      <w:pPr>
        <w:jc w:val="both"/>
        <w:rPr>
          <w:rFonts w:cs="Arial"/>
          <w:b/>
          <w:bCs/>
          <w:sz w:val="20"/>
          <w:szCs w:val="20"/>
          <w:lang w:val="nl-BE"/>
        </w:rPr>
      </w:pPr>
      <w:r>
        <w:rPr>
          <w:rFonts w:cs="Arial"/>
          <w:b/>
          <w:bCs/>
          <w:sz w:val="20"/>
          <w:szCs w:val="20"/>
          <w:lang w:val="nl-BE"/>
        </w:rPr>
        <w:tab/>
        <w:t>6.Pxc6</w:t>
      </w:r>
      <w:r>
        <w:rPr>
          <w:rFonts w:cs="Arial"/>
          <w:b/>
          <w:bCs/>
          <w:sz w:val="20"/>
          <w:szCs w:val="20"/>
          <w:lang w:val="nl-BE"/>
        </w:rPr>
        <w:tab/>
      </w:r>
      <w:r>
        <w:rPr>
          <w:rFonts w:cs="Arial"/>
          <w:b/>
          <w:bCs/>
          <w:sz w:val="20"/>
          <w:szCs w:val="20"/>
          <w:lang w:val="nl-BE"/>
        </w:rPr>
        <w:tab/>
        <w:t>Ka6</w:t>
      </w:r>
    </w:p>
    <w:p w14:paraId="68381C71" w14:textId="77777777" w:rsidR="00E45C7B" w:rsidRDefault="00E45C7B" w:rsidP="00E45C7B">
      <w:pPr>
        <w:jc w:val="both"/>
        <w:rPr>
          <w:rFonts w:cs="Arial"/>
          <w:b/>
          <w:bCs/>
          <w:sz w:val="20"/>
          <w:szCs w:val="20"/>
          <w:lang w:val="nl-BE"/>
        </w:rPr>
      </w:pPr>
      <w:r>
        <w:rPr>
          <w:rFonts w:cs="Arial"/>
          <w:b/>
          <w:bCs/>
          <w:sz w:val="20"/>
          <w:szCs w:val="20"/>
          <w:lang w:val="nl-BE"/>
        </w:rPr>
        <w:tab/>
        <w:t>7.Le4</w:t>
      </w:r>
      <w:r>
        <w:rPr>
          <w:rFonts w:cs="Arial"/>
          <w:b/>
          <w:bCs/>
          <w:sz w:val="20"/>
          <w:szCs w:val="20"/>
          <w:lang w:val="nl-BE"/>
        </w:rPr>
        <w:tab/>
      </w:r>
      <w:r>
        <w:rPr>
          <w:rFonts w:cs="Arial"/>
          <w:b/>
          <w:bCs/>
          <w:sz w:val="20"/>
          <w:szCs w:val="20"/>
          <w:lang w:val="nl-BE"/>
        </w:rPr>
        <w:tab/>
        <w:t>Le6</w:t>
      </w:r>
    </w:p>
    <w:p w14:paraId="4BA7FC9B" w14:textId="77777777" w:rsidR="00E45C7B" w:rsidRDefault="00E45C7B" w:rsidP="00E45C7B">
      <w:pPr>
        <w:jc w:val="both"/>
        <w:rPr>
          <w:rFonts w:cs="Arial"/>
          <w:b/>
          <w:bCs/>
          <w:sz w:val="20"/>
          <w:szCs w:val="20"/>
          <w:lang w:val="nl-BE"/>
        </w:rPr>
      </w:pPr>
      <w:r>
        <w:rPr>
          <w:rFonts w:cs="Arial"/>
          <w:b/>
          <w:bCs/>
          <w:sz w:val="20"/>
          <w:szCs w:val="20"/>
          <w:lang w:val="nl-BE"/>
        </w:rPr>
        <w:tab/>
        <w:t>8.Ld3</w:t>
      </w:r>
      <w:r>
        <w:rPr>
          <w:rFonts w:cs="Arial"/>
          <w:b/>
          <w:bCs/>
          <w:sz w:val="20"/>
          <w:szCs w:val="20"/>
          <w:lang w:val="nl-BE"/>
        </w:rPr>
        <w:tab/>
      </w:r>
      <w:r>
        <w:rPr>
          <w:rFonts w:cs="Arial"/>
          <w:b/>
          <w:bCs/>
          <w:sz w:val="20"/>
          <w:szCs w:val="20"/>
          <w:lang w:val="nl-BE"/>
        </w:rPr>
        <w:tab/>
        <w:t>Kb7</w:t>
      </w:r>
    </w:p>
    <w:p w14:paraId="0692B32F" w14:textId="77777777" w:rsidR="00E45C7B" w:rsidRDefault="00E45C7B" w:rsidP="00E45C7B">
      <w:pPr>
        <w:jc w:val="both"/>
        <w:rPr>
          <w:rFonts w:cs="Arial"/>
          <w:b/>
          <w:bCs/>
          <w:sz w:val="20"/>
          <w:szCs w:val="20"/>
          <w:lang w:val="nl-BE"/>
        </w:rPr>
      </w:pPr>
      <w:r>
        <w:rPr>
          <w:rFonts w:cs="Arial"/>
          <w:b/>
          <w:bCs/>
          <w:sz w:val="20"/>
          <w:szCs w:val="20"/>
          <w:lang w:val="nl-BE"/>
        </w:rPr>
        <w:tab/>
        <w:t>9.Pd8</w:t>
      </w:r>
      <w:r>
        <w:rPr>
          <w:rFonts w:cs="Arial"/>
          <w:b/>
          <w:bCs/>
          <w:sz w:val="20"/>
          <w:szCs w:val="20"/>
          <w:lang w:val="nl-BE"/>
        </w:rPr>
        <w:tab/>
      </w:r>
      <w:r>
        <w:rPr>
          <w:rFonts w:cs="Arial"/>
          <w:b/>
          <w:bCs/>
          <w:sz w:val="20"/>
          <w:szCs w:val="20"/>
          <w:lang w:val="nl-BE"/>
        </w:rPr>
        <w:tab/>
        <w:t>Kc7</w:t>
      </w:r>
    </w:p>
    <w:p w14:paraId="44F0C2A1" w14:textId="77777777" w:rsidR="00450F92" w:rsidRDefault="00E45C7B" w:rsidP="006F3923">
      <w:pPr>
        <w:jc w:val="both"/>
        <w:rPr>
          <w:rFonts w:cs="Arial"/>
          <w:b/>
          <w:bCs/>
          <w:sz w:val="20"/>
          <w:szCs w:val="20"/>
          <w:lang w:val="nl-BE"/>
        </w:rPr>
      </w:pPr>
      <w:r>
        <w:rPr>
          <w:rFonts w:cs="Arial"/>
          <w:b/>
          <w:bCs/>
          <w:sz w:val="20"/>
          <w:szCs w:val="20"/>
          <w:lang w:val="nl-BE"/>
        </w:rPr>
        <w:t xml:space="preserve">           10.Pxe6</w:t>
      </w:r>
    </w:p>
    <w:p w14:paraId="636768F0" w14:textId="77777777" w:rsidR="003F6D89" w:rsidRDefault="003F6D89" w:rsidP="00D761FC">
      <w:pPr>
        <w:jc w:val="both"/>
        <w:rPr>
          <w:rFonts w:cs="Arial"/>
          <w:bCs/>
          <w:sz w:val="20"/>
          <w:szCs w:val="20"/>
          <w:lang w:val="nl-BE"/>
        </w:rPr>
      </w:pPr>
      <w:r>
        <w:rPr>
          <w:rFonts w:cs="Arial"/>
          <w:bCs/>
          <w:sz w:val="20"/>
          <w:szCs w:val="20"/>
          <w:lang w:val="nl-BE"/>
        </w:rPr>
        <w:t>Wit wint in beide gevallen.</w:t>
      </w:r>
    </w:p>
    <w:p w14:paraId="11319FD9" w14:textId="77777777" w:rsidR="008F06CC" w:rsidRDefault="008F06CC" w:rsidP="00D761FC">
      <w:pPr>
        <w:jc w:val="both"/>
        <w:rPr>
          <w:rFonts w:cs="Arial"/>
          <w:bCs/>
          <w:sz w:val="20"/>
          <w:szCs w:val="20"/>
          <w:lang w:val="nl-BE"/>
        </w:rPr>
      </w:pPr>
    </w:p>
    <w:p w14:paraId="37CE0772" w14:textId="77777777" w:rsidR="008F06CC" w:rsidRPr="008F06CC" w:rsidRDefault="008F06CC" w:rsidP="00D761FC">
      <w:pPr>
        <w:jc w:val="both"/>
        <w:rPr>
          <w:rFonts w:cs="Arial"/>
          <w:bCs/>
          <w:sz w:val="20"/>
          <w:szCs w:val="20"/>
          <w:lang w:val="nl-BE"/>
        </w:rPr>
      </w:pPr>
      <w:r w:rsidRPr="008F06CC">
        <w:rPr>
          <w:rFonts w:cs="Arial"/>
          <w:bCs/>
          <w:i/>
          <w:sz w:val="20"/>
          <w:szCs w:val="20"/>
          <w:lang w:val="nl-BE"/>
        </w:rPr>
        <w:t>Variant B</w:t>
      </w:r>
      <w:r>
        <w:rPr>
          <w:rFonts w:cs="Arial"/>
          <w:bCs/>
          <w:i/>
          <w:sz w:val="20"/>
          <w:szCs w:val="20"/>
          <w:lang w:val="nl-BE"/>
        </w:rPr>
        <w:t xml:space="preserve"> </w:t>
      </w:r>
      <w:r>
        <w:rPr>
          <w:rFonts w:cs="Arial"/>
          <w:bCs/>
          <w:sz w:val="20"/>
          <w:szCs w:val="20"/>
          <w:lang w:val="nl-BE"/>
        </w:rPr>
        <w:t>vond ik</w:t>
      </w:r>
      <w:r w:rsidR="00E55BB3">
        <w:rPr>
          <w:rFonts w:cs="Arial"/>
          <w:bCs/>
          <w:sz w:val="20"/>
          <w:szCs w:val="20"/>
          <w:lang w:val="nl-BE"/>
        </w:rPr>
        <w:t xml:space="preserve"> later</w:t>
      </w:r>
      <w:r w:rsidR="00E45C7B">
        <w:rPr>
          <w:rFonts w:cs="Arial"/>
          <w:bCs/>
          <w:sz w:val="20"/>
          <w:szCs w:val="20"/>
          <w:lang w:val="nl-BE"/>
        </w:rPr>
        <w:t xml:space="preserve"> in 2017</w:t>
      </w:r>
      <w:r>
        <w:rPr>
          <w:rFonts w:cs="Arial"/>
          <w:bCs/>
          <w:sz w:val="20"/>
          <w:szCs w:val="20"/>
          <w:lang w:val="nl-BE"/>
        </w:rPr>
        <w:t>, in ve</w:t>
      </w:r>
      <w:r w:rsidR="00E55BB3">
        <w:rPr>
          <w:rFonts w:cs="Arial"/>
          <w:bCs/>
          <w:sz w:val="20"/>
          <w:szCs w:val="20"/>
          <w:lang w:val="nl-BE"/>
        </w:rPr>
        <w:t>r</w:t>
      </w:r>
      <w:r>
        <w:rPr>
          <w:rFonts w:cs="Arial"/>
          <w:bCs/>
          <w:sz w:val="20"/>
          <w:szCs w:val="20"/>
          <w:lang w:val="nl-BE"/>
        </w:rPr>
        <w:t xml:space="preserve">vanging van </w:t>
      </w:r>
      <w:r w:rsidR="009F6363">
        <w:rPr>
          <w:rFonts w:cs="Arial"/>
          <w:bCs/>
          <w:sz w:val="20"/>
          <w:szCs w:val="20"/>
          <w:lang w:val="nl-BE"/>
        </w:rPr>
        <w:t>deze gepubliceerd in</w:t>
      </w:r>
      <w:r>
        <w:rPr>
          <w:rFonts w:cs="Arial"/>
          <w:bCs/>
          <w:sz w:val="20"/>
          <w:szCs w:val="20"/>
          <w:lang w:val="nl-BE"/>
        </w:rPr>
        <w:t xml:space="preserve"> 1997:</w:t>
      </w:r>
      <w:r w:rsidR="009F6363">
        <w:rPr>
          <w:rFonts w:cs="Arial"/>
          <w:bCs/>
          <w:sz w:val="20"/>
          <w:szCs w:val="20"/>
          <w:lang w:val="nl-BE"/>
        </w:rPr>
        <w:t xml:space="preserve"> 1.Pa5 Ka8 2.Le4+ </w:t>
      </w:r>
      <w:r>
        <w:rPr>
          <w:rFonts w:cs="Arial"/>
          <w:bCs/>
          <w:sz w:val="20"/>
          <w:szCs w:val="20"/>
          <w:lang w:val="nl-BE"/>
        </w:rPr>
        <w:t>Ka7 3.</w:t>
      </w:r>
      <w:r w:rsidR="00E55BB3">
        <w:rPr>
          <w:rFonts w:cs="Arial"/>
          <w:bCs/>
          <w:sz w:val="20"/>
          <w:szCs w:val="20"/>
          <w:lang w:val="nl-BE"/>
        </w:rPr>
        <w:t xml:space="preserve">Pc6+ Ka6 </w:t>
      </w:r>
      <w:r w:rsidR="009F6363">
        <w:rPr>
          <w:rFonts w:cs="Arial"/>
          <w:bCs/>
          <w:sz w:val="20"/>
          <w:szCs w:val="20"/>
          <w:lang w:val="nl-BE"/>
        </w:rPr>
        <w:t>4.Pxb4+ Ka5,</w:t>
      </w:r>
      <w:r w:rsidR="00E55BB3">
        <w:rPr>
          <w:rFonts w:cs="Arial"/>
          <w:bCs/>
          <w:sz w:val="20"/>
          <w:szCs w:val="20"/>
          <w:lang w:val="nl-BE"/>
        </w:rPr>
        <w:t xml:space="preserve"> en ver-der als</w:t>
      </w:r>
      <w:r>
        <w:rPr>
          <w:rFonts w:cs="Arial"/>
          <w:bCs/>
          <w:sz w:val="20"/>
          <w:szCs w:val="20"/>
          <w:lang w:val="nl-BE"/>
        </w:rPr>
        <w:t xml:space="preserve"> in </w:t>
      </w:r>
      <w:r w:rsidRPr="008F06CC">
        <w:rPr>
          <w:rFonts w:cs="Arial"/>
          <w:bCs/>
          <w:i/>
          <w:sz w:val="20"/>
          <w:szCs w:val="20"/>
          <w:lang w:val="nl-BE"/>
        </w:rPr>
        <w:t>Variant A</w:t>
      </w:r>
      <w:r>
        <w:rPr>
          <w:rFonts w:cs="Arial"/>
          <w:bCs/>
          <w:sz w:val="20"/>
          <w:szCs w:val="20"/>
          <w:lang w:val="nl-BE"/>
        </w:rPr>
        <w:t xml:space="preserve">. </w:t>
      </w:r>
    </w:p>
    <w:p w14:paraId="7600826B" w14:textId="77777777" w:rsidR="00B3168A" w:rsidRDefault="00B3168A" w:rsidP="00D761FC">
      <w:pPr>
        <w:jc w:val="both"/>
        <w:rPr>
          <w:rFonts w:cs="Arial"/>
          <w:bCs/>
          <w:sz w:val="20"/>
          <w:szCs w:val="20"/>
          <w:lang w:val="nl-BE"/>
        </w:rPr>
      </w:pPr>
    </w:p>
    <w:p w14:paraId="0C983331" w14:textId="77777777" w:rsidR="00720B34" w:rsidRDefault="006F3923" w:rsidP="006F3923">
      <w:pPr>
        <w:jc w:val="both"/>
        <w:rPr>
          <w:rFonts w:cs="Arial"/>
          <w:b/>
          <w:bCs/>
          <w:sz w:val="20"/>
          <w:szCs w:val="20"/>
          <w:lang w:val="nl-BE"/>
        </w:rPr>
      </w:pPr>
      <w:r w:rsidRPr="003A72B7">
        <w:rPr>
          <w:rFonts w:cs="Arial"/>
          <w:b/>
          <w:bCs/>
          <w:sz w:val="20"/>
          <w:szCs w:val="20"/>
          <w:lang w:val="nl-BE"/>
        </w:rPr>
        <w:tab/>
      </w:r>
    </w:p>
    <w:p w14:paraId="45F09D11" w14:textId="77777777" w:rsidR="008535CB" w:rsidRDefault="008535CB" w:rsidP="006F3923">
      <w:pPr>
        <w:jc w:val="both"/>
        <w:rPr>
          <w:rFonts w:cs="Arial"/>
          <w:sz w:val="20"/>
          <w:szCs w:val="20"/>
          <w:lang w:val="nl-BE"/>
        </w:rPr>
      </w:pPr>
    </w:p>
    <w:p w14:paraId="3AC66CD8" w14:textId="77777777" w:rsidR="00AB4647" w:rsidRDefault="00AB4647" w:rsidP="006F3923">
      <w:pPr>
        <w:jc w:val="both"/>
        <w:rPr>
          <w:rFonts w:cs="Arial"/>
          <w:sz w:val="20"/>
          <w:szCs w:val="20"/>
          <w:lang w:val="nl-BE"/>
        </w:rPr>
      </w:pPr>
    </w:p>
    <w:p w14:paraId="694A61E0" w14:textId="77777777" w:rsidR="00182710" w:rsidRDefault="00182710" w:rsidP="006F3923">
      <w:pPr>
        <w:jc w:val="both"/>
        <w:rPr>
          <w:rFonts w:cs="Arial"/>
          <w:sz w:val="20"/>
          <w:szCs w:val="20"/>
          <w:lang w:val="nl-BE"/>
        </w:rPr>
      </w:pPr>
    </w:p>
    <w:p w14:paraId="6599AC2F" w14:textId="77777777" w:rsidR="00182710" w:rsidRDefault="00182710" w:rsidP="006F3923">
      <w:pPr>
        <w:jc w:val="both"/>
        <w:rPr>
          <w:rFonts w:cs="Arial"/>
          <w:sz w:val="20"/>
          <w:szCs w:val="20"/>
          <w:lang w:val="nl-BE"/>
        </w:rPr>
      </w:pPr>
    </w:p>
    <w:p w14:paraId="536F70CC" w14:textId="77777777" w:rsidR="006F3923" w:rsidRPr="00720B34" w:rsidRDefault="006F3923" w:rsidP="006F3923">
      <w:pPr>
        <w:jc w:val="both"/>
        <w:rPr>
          <w:rFonts w:cs="Arial"/>
          <w:b/>
          <w:bCs/>
          <w:sz w:val="20"/>
          <w:szCs w:val="20"/>
          <w:lang w:val="nl-BE"/>
        </w:rPr>
      </w:pPr>
      <w:r>
        <w:rPr>
          <w:rFonts w:cs="Arial"/>
          <w:sz w:val="20"/>
          <w:szCs w:val="20"/>
          <w:lang w:val="nl-BE"/>
        </w:rPr>
        <w:t xml:space="preserve">Het is een correctie van een stu-die van R. Missiaen in </w:t>
      </w:r>
      <w:r>
        <w:rPr>
          <w:rFonts w:cs="Arial"/>
          <w:i/>
          <w:iCs/>
          <w:sz w:val="20"/>
          <w:szCs w:val="20"/>
          <w:lang w:val="nl-BE"/>
        </w:rPr>
        <w:t>Schakend Nederland</w:t>
      </w:r>
      <w:r>
        <w:rPr>
          <w:rFonts w:cs="Arial"/>
          <w:sz w:val="20"/>
          <w:szCs w:val="20"/>
          <w:lang w:val="nl-BE"/>
        </w:rPr>
        <w:t xml:space="preserve"> (1985</w:t>
      </w:r>
      <w:r>
        <w:rPr>
          <w:rFonts w:cs="Arial"/>
          <w:i/>
          <w:sz w:val="20"/>
          <w:szCs w:val="20"/>
          <w:lang w:val="nl-BE"/>
        </w:rPr>
        <w:t>).</w:t>
      </w:r>
      <w:r>
        <w:rPr>
          <w:rFonts w:cs="Arial"/>
          <w:sz w:val="20"/>
          <w:szCs w:val="20"/>
          <w:lang w:val="nl-BE"/>
        </w:rPr>
        <w:t xml:space="preserve"> Roger kreeg toen de 1ste Eervolle Vermelding voor:</w:t>
      </w:r>
    </w:p>
    <w:p w14:paraId="75472742" w14:textId="77777777" w:rsidR="006F3923" w:rsidRDefault="006F3923" w:rsidP="006F3923">
      <w:pPr>
        <w:jc w:val="both"/>
        <w:rPr>
          <w:rFonts w:cs="Arial"/>
          <w:sz w:val="20"/>
          <w:szCs w:val="20"/>
          <w:lang w:val="nl-BE"/>
        </w:rPr>
      </w:pPr>
    </w:p>
    <w:p w14:paraId="45BA176C" w14:textId="77777777" w:rsidR="006F3923" w:rsidRPr="009D3352" w:rsidRDefault="006F3923" w:rsidP="006F3923">
      <w:pPr>
        <w:jc w:val="both"/>
        <w:rPr>
          <w:rFonts w:cs="Arial"/>
          <w:sz w:val="20"/>
          <w:szCs w:val="20"/>
          <w:lang w:val="nl-BE"/>
        </w:rPr>
      </w:pPr>
      <w:r w:rsidRPr="009D3352">
        <w:rPr>
          <w:rFonts w:cs="Arial"/>
          <w:sz w:val="20"/>
          <w:szCs w:val="20"/>
          <w:lang w:val="nl-BE"/>
        </w:rPr>
        <w:t>Kc6 Lc2 Pd3 /</w:t>
      </w:r>
      <w:r w:rsidR="009D3352">
        <w:rPr>
          <w:rFonts w:cs="Arial"/>
          <w:sz w:val="20"/>
          <w:szCs w:val="20"/>
          <w:lang w:val="nl-BE"/>
        </w:rPr>
        <w:t xml:space="preserve"> </w:t>
      </w:r>
      <w:r w:rsidRPr="009D3352">
        <w:rPr>
          <w:rFonts w:cs="Arial"/>
          <w:sz w:val="20"/>
          <w:szCs w:val="20"/>
          <w:lang w:val="nl-BE"/>
        </w:rPr>
        <w:t xml:space="preserve">Ka6 Lh7 c7 d4 g6 + </w:t>
      </w:r>
    </w:p>
    <w:p w14:paraId="0F215B3C" w14:textId="77777777" w:rsidR="006F3923" w:rsidRDefault="006F3923" w:rsidP="006F3923">
      <w:pPr>
        <w:jc w:val="both"/>
        <w:rPr>
          <w:rFonts w:cs="Arial"/>
          <w:sz w:val="20"/>
          <w:szCs w:val="20"/>
          <w:lang w:val="nl-BE"/>
        </w:rPr>
      </w:pPr>
    </w:p>
    <w:p w14:paraId="0DB5CDD7" w14:textId="77777777" w:rsidR="006F3923" w:rsidRDefault="006F3923" w:rsidP="006F3923">
      <w:pPr>
        <w:jc w:val="both"/>
        <w:rPr>
          <w:rFonts w:cs="Arial"/>
          <w:sz w:val="20"/>
          <w:szCs w:val="20"/>
          <w:lang w:val="nl-BE"/>
        </w:rPr>
      </w:pPr>
      <w:r>
        <w:rPr>
          <w:rFonts w:cs="Arial"/>
          <w:sz w:val="20"/>
          <w:szCs w:val="20"/>
          <w:lang w:val="nl-BE"/>
        </w:rPr>
        <w:t xml:space="preserve">met deze oplossing:1.Pb4+ Ka5 2.Kc5 Lg8 3.Pc6+ Ka6 4.Lxg6 Kb7 5.Lb1 d3 6.Lxd3 La2 7.Lf5 Lg8 8.Lb1 Ka6 </w:t>
      </w:r>
      <w:r w:rsidRPr="008A39EA">
        <w:rPr>
          <w:rFonts w:cs="Arial"/>
          <w:b/>
          <w:sz w:val="20"/>
          <w:szCs w:val="20"/>
          <w:lang w:val="nl-BE"/>
        </w:rPr>
        <w:t>9.Le4</w:t>
      </w:r>
      <w:r w:rsidR="008A39EA">
        <w:rPr>
          <w:rFonts w:cs="Arial"/>
          <w:b/>
          <w:sz w:val="20"/>
          <w:szCs w:val="20"/>
          <w:lang w:val="nl-BE"/>
        </w:rPr>
        <w:t>!</w:t>
      </w:r>
      <w:r>
        <w:rPr>
          <w:rFonts w:cs="Arial"/>
          <w:sz w:val="20"/>
          <w:szCs w:val="20"/>
          <w:lang w:val="nl-BE"/>
        </w:rPr>
        <w:t xml:space="preserve"> Le6 10.Ld3+ Kb7 11.Pd8+ en de loper valt.</w:t>
      </w:r>
    </w:p>
    <w:p w14:paraId="12A657B2" w14:textId="77777777" w:rsidR="006F3923" w:rsidRDefault="006F3923" w:rsidP="006F3923">
      <w:pPr>
        <w:jc w:val="both"/>
        <w:rPr>
          <w:rFonts w:cs="Arial"/>
          <w:sz w:val="20"/>
          <w:szCs w:val="20"/>
          <w:lang w:val="nl-BE"/>
        </w:rPr>
      </w:pPr>
    </w:p>
    <w:p w14:paraId="127F100C" w14:textId="77777777" w:rsidR="00326966" w:rsidRPr="00EC74FA" w:rsidRDefault="006F3923" w:rsidP="006F3923">
      <w:pPr>
        <w:jc w:val="both"/>
        <w:rPr>
          <w:rFonts w:cs="Arial"/>
          <w:sz w:val="20"/>
          <w:szCs w:val="20"/>
          <w:lang w:val="en-GB"/>
        </w:rPr>
      </w:pPr>
      <w:r>
        <w:rPr>
          <w:rFonts w:cs="Arial"/>
          <w:sz w:val="20"/>
          <w:szCs w:val="20"/>
          <w:lang w:val="nl-BE"/>
        </w:rPr>
        <w:t xml:space="preserve">Doch ik </w:t>
      </w:r>
      <w:r w:rsidR="003964A8">
        <w:rPr>
          <w:rFonts w:cs="Arial"/>
          <w:sz w:val="20"/>
          <w:szCs w:val="20"/>
          <w:lang w:val="nl-BE"/>
        </w:rPr>
        <w:t>dacht ten onrechte</w:t>
      </w:r>
      <w:r>
        <w:rPr>
          <w:rFonts w:cs="Arial"/>
          <w:sz w:val="20"/>
          <w:szCs w:val="20"/>
          <w:lang w:val="nl-BE"/>
        </w:rPr>
        <w:t xml:space="preserve"> een nevenoplossing</w:t>
      </w:r>
      <w:r w:rsidR="00326966">
        <w:rPr>
          <w:rFonts w:cs="Arial"/>
          <w:sz w:val="20"/>
          <w:szCs w:val="20"/>
          <w:lang w:val="nl-BE"/>
        </w:rPr>
        <w:t xml:space="preserve"> gevonden te </w:t>
      </w:r>
      <w:r w:rsidR="003964A8">
        <w:rPr>
          <w:rFonts w:cs="Arial"/>
          <w:sz w:val="20"/>
          <w:szCs w:val="20"/>
          <w:lang w:val="nl-BE"/>
        </w:rPr>
        <w:t>heb</w:t>
      </w:r>
      <w:r w:rsidR="00D97977">
        <w:rPr>
          <w:rFonts w:cs="Arial"/>
          <w:sz w:val="20"/>
          <w:szCs w:val="20"/>
          <w:lang w:val="nl-BE"/>
        </w:rPr>
        <w:t>-</w:t>
      </w:r>
      <w:r w:rsidR="003964A8">
        <w:rPr>
          <w:rFonts w:cs="Arial"/>
          <w:sz w:val="20"/>
          <w:szCs w:val="20"/>
          <w:lang w:val="nl-BE"/>
        </w:rPr>
        <w:t xml:space="preserve">ben </w:t>
      </w:r>
      <w:r>
        <w:rPr>
          <w:rFonts w:cs="Arial"/>
          <w:sz w:val="20"/>
          <w:szCs w:val="20"/>
          <w:lang w:val="nl-BE"/>
        </w:rPr>
        <w:t>met</w:t>
      </w:r>
      <w:r w:rsidR="00D97977">
        <w:rPr>
          <w:rFonts w:cs="Arial"/>
          <w:sz w:val="20"/>
          <w:szCs w:val="20"/>
          <w:lang w:val="nl-BE"/>
        </w:rPr>
        <w:t xml:space="preserve"> zet</w:t>
      </w:r>
      <w:r>
        <w:rPr>
          <w:rFonts w:cs="Arial"/>
          <w:sz w:val="20"/>
          <w:szCs w:val="20"/>
          <w:lang w:val="nl-BE"/>
        </w:rPr>
        <w:t xml:space="preserve"> </w:t>
      </w:r>
      <w:r w:rsidRPr="008A39EA">
        <w:rPr>
          <w:rFonts w:cs="Arial"/>
          <w:b/>
          <w:sz w:val="20"/>
          <w:szCs w:val="20"/>
          <w:lang w:val="nl-BE"/>
        </w:rPr>
        <w:t>9.Pb4+</w:t>
      </w:r>
      <w:r w:rsidR="00326966" w:rsidRPr="008A39EA">
        <w:rPr>
          <w:rFonts w:cs="Arial"/>
          <w:b/>
          <w:sz w:val="20"/>
          <w:szCs w:val="20"/>
          <w:lang w:val="nl-BE"/>
        </w:rPr>
        <w:t>?</w:t>
      </w:r>
      <w:r w:rsidR="008A39EA">
        <w:rPr>
          <w:rFonts w:cs="Arial"/>
          <w:b/>
          <w:sz w:val="20"/>
          <w:szCs w:val="20"/>
          <w:lang w:val="nl-BE"/>
        </w:rPr>
        <w:t xml:space="preserve"> </w:t>
      </w:r>
      <w:r w:rsidR="008A39EA">
        <w:rPr>
          <w:rFonts w:cs="Arial"/>
          <w:sz w:val="20"/>
          <w:szCs w:val="20"/>
          <w:lang w:val="nl-BE"/>
        </w:rPr>
        <w:t>(in plaats van</w:t>
      </w:r>
      <w:r>
        <w:rPr>
          <w:rFonts w:cs="Arial"/>
          <w:i/>
          <w:sz w:val="20"/>
          <w:szCs w:val="20"/>
          <w:lang w:val="nl-BE"/>
        </w:rPr>
        <w:t xml:space="preserve"> </w:t>
      </w:r>
      <w:r w:rsidRPr="009D3352">
        <w:rPr>
          <w:rFonts w:cs="Arial"/>
          <w:b/>
          <w:sz w:val="20"/>
          <w:szCs w:val="20"/>
          <w:lang w:val="nl-BE"/>
        </w:rPr>
        <w:t>9.Le4</w:t>
      </w:r>
      <w:r w:rsidR="00564494" w:rsidRPr="009D3352">
        <w:rPr>
          <w:rFonts w:cs="Arial"/>
          <w:b/>
          <w:sz w:val="20"/>
          <w:szCs w:val="20"/>
          <w:lang w:val="nl-BE"/>
        </w:rPr>
        <w:t>!</w:t>
      </w:r>
      <w:r w:rsidRPr="009D3352">
        <w:rPr>
          <w:rFonts w:cs="Arial"/>
          <w:b/>
          <w:sz w:val="20"/>
          <w:szCs w:val="20"/>
          <w:lang w:val="nl-BE"/>
        </w:rPr>
        <w:t>)</w:t>
      </w:r>
      <w:r w:rsidR="00326966">
        <w:rPr>
          <w:rFonts w:cs="Arial"/>
          <w:sz w:val="20"/>
          <w:szCs w:val="20"/>
          <w:lang w:val="nl-BE"/>
        </w:rPr>
        <w:t xml:space="preserve"> 9…Kb7 10.Pc6 Kc8? </w:t>
      </w:r>
      <w:r w:rsidR="00D97977">
        <w:rPr>
          <w:rFonts w:cs="Arial"/>
          <w:sz w:val="20"/>
          <w:szCs w:val="20"/>
          <w:lang w:val="nl-BE"/>
        </w:rPr>
        <w:t>11.Pe7+ en 12</w:t>
      </w:r>
      <w:r>
        <w:rPr>
          <w:rFonts w:cs="Arial"/>
          <w:sz w:val="20"/>
          <w:szCs w:val="20"/>
          <w:lang w:val="nl-BE"/>
        </w:rPr>
        <w:t>.Pxg8</w:t>
      </w:r>
      <w:r w:rsidR="003964A8">
        <w:rPr>
          <w:rFonts w:cs="Arial"/>
          <w:sz w:val="20"/>
          <w:szCs w:val="20"/>
          <w:lang w:val="nl-BE"/>
        </w:rPr>
        <w:t xml:space="preserve"> Raar</w:t>
      </w:r>
      <w:r w:rsidR="005821CF">
        <w:rPr>
          <w:rFonts w:cs="Arial"/>
          <w:sz w:val="20"/>
          <w:szCs w:val="20"/>
          <w:lang w:val="nl-BE"/>
        </w:rPr>
        <w:t xml:space="preserve"> is</w:t>
      </w:r>
      <w:r w:rsidR="003964A8">
        <w:rPr>
          <w:rFonts w:cs="Arial"/>
          <w:sz w:val="20"/>
          <w:szCs w:val="20"/>
          <w:lang w:val="nl-BE"/>
        </w:rPr>
        <w:t xml:space="preserve"> dat noch Roger</w:t>
      </w:r>
      <w:r w:rsidR="00C87BA2">
        <w:rPr>
          <w:rFonts w:cs="Arial"/>
          <w:sz w:val="20"/>
          <w:szCs w:val="20"/>
          <w:lang w:val="nl-BE"/>
        </w:rPr>
        <w:t>,</w:t>
      </w:r>
      <w:r w:rsidR="003964A8">
        <w:rPr>
          <w:rFonts w:cs="Arial"/>
          <w:sz w:val="20"/>
          <w:szCs w:val="20"/>
          <w:lang w:val="nl-BE"/>
        </w:rPr>
        <w:t xml:space="preserve"> noch ikzelf niet heb</w:t>
      </w:r>
      <w:r w:rsidR="00F21152">
        <w:rPr>
          <w:rFonts w:cs="Arial"/>
          <w:sz w:val="20"/>
          <w:szCs w:val="20"/>
          <w:lang w:val="nl-BE"/>
        </w:rPr>
        <w:t>-</w:t>
      </w:r>
      <w:r w:rsidR="00326966">
        <w:rPr>
          <w:rFonts w:cs="Arial"/>
          <w:sz w:val="20"/>
          <w:szCs w:val="20"/>
          <w:lang w:val="nl-BE"/>
        </w:rPr>
        <w:t>ben opgemerkt dat hier</w:t>
      </w:r>
      <w:r w:rsidR="00CB6E5A">
        <w:rPr>
          <w:rFonts w:cs="Arial"/>
          <w:sz w:val="20"/>
          <w:szCs w:val="20"/>
          <w:lang w:val="nl-BE"/>
        </w:rPr>
        <w:t>,</w:t>
      </w:r>
      <w:r w:rsidR="00C87BA2">
        <w:rPr>
          <w:rFonts w:cs="Arial"/>
          <w:sz w:val="20"/>
          <w:szCs w:val="20"/>
          <w:lang w:val="nl-BE"/>
        </w:rPr>
        <w:t xml:space="preserve"> na 9</w:t>
      </w:r>
      <w:r w:rsidR="00326966">
        <w:rPr>
          <w:rFonts w:cs="Arial"/>
          <w:sz w:val="20"/>
          <w:szCs w:val="20"/>
          <w:lang w:val="nl-BE"/>
        </w:rPr>
        <w:t xml:space="preserve">. </w:t>
      </w:r>
      <w:r w:rsidR="00326966" w:rsidRPr="00034FF2">
        <w:rPr>
          <w:rFonts w:cs="Arial"/>
          <w:b/>
          <w:sz w:val="20"/>
          <w:szCs w:val="20"/>
          <w:lang w:val="nl-BE"/>
        </w:rPr>
        <w:t>P</w:t>
      </w:r>
      <w:r w:rsidR="00087B2B" w:rsidRPr="00034FF2">
        <w:rPr>
          <w:rFonts w:cs="Arial"/>
          <w:b/>
          <w:sz w:val="20"/>
          <w:szCs w:val="20"/>
          <w:lang w:val="nl-BE"/>
        </w:rPr>
        <w:t>b4+</w:t>
      </w:r>
      <w:r w:rsidR="00326966" w:rsidRPr="00034FF2">
        <w:rPr>
          <w:rFonts w:cs="Arial"/>
          <w:b/>
          <w:sz w:val="20"/>
          <w:szCs w:val="20"/>
          <w:lang w:val="nl-BE"/>
        </w:rPr>
        <w:t>?</w:t>
      </w:r>
      <w:r w:rsidR="00CB6E5A" w:rsidRPr="00034FF2">
        <w:rPr>
          <w:rFonts w:cs="Arial"/>
          <w:sz w:val="20"/>
          <w:szCs w:val="20"/>
          <w:lang w:val="nl-BE"/>
        </w:rPr>
        <w:t>,</w:t>
      </w:r>
      <w:r w:rsidR="00326966" w:rsidRPr="00034FF2">
        <w:rPr>
          <w:rFonts w:cs="Arial"/>
          <w:sz w:val="20"/>
          <w:szCs w:val="20"/>
          <w:lang w:val="nl-BE"/>
        </w:rPr>
        <w:t xml:space="preserve"> </w:t>
      </w:r>
      <w:r w:rsidR="006C5415">
        <w:rPr>
          <w:rFonts w:cs="Arial"/>
          <w:sz w:val="20"/>
          <w:szCs w:val="20"/>
          <w:lang w:val="nl-BE"/>
        </w:rPr>
        <w:t xml:space="preserve">de </w:t>
      </w:r>
      <w:r w:rsidR="00326966" w:rsidRPr="006C5415">
        <w:rPr>
          <w:rFonts w:cs="Arial"/>
          <w:sz w:val="20"/>
          <w:szCs w:val="20"/>
          <w:lang w:val="nl-BE"/>
        </w:rPr>
        <w:t>nu</w:t>
      </w:r>
      <w:r w:rsidR="006C5415">
        <w:rPr>
          <w:rFonts w:cs="Arial"/>
          <w:sz w:val="20"/>
          <w:szCs w:val="20"/>
          <w:lang w:val="nl-BE"/>
        </w:rPr>
        <w:t xml:space="preserve">  voor de hand lig</w:t>
      </w:r>
      <w:r w:rsidR="00F21152">
        <w:rPr>
          <w:rFonts w:cs="Arial"/>
          <w:sz w:val="20"/>
          <w:szCs w:val="20"/>
          <w:lang w:val="nl-BE"/>
        </w:rPr>
        <w:t>-</w:t>
      </w:r>
      <w:r w:rsidR="006C5415">
        <w:rPr>
          <w:rFonts w:cs="Arial"/>
          <w:sz w:val="20"/>
          <w:szCs w:val="20"/>
          <w:lang w:val="nl-BE"/>
        </w:rPr>
        <w:t>gende zet</w:t>
      </w:r>
      <w:r w:rsidR="006B6549">
        <w:rPr>
          <w:rFonts w:cs="Arial"/>
          <w:sz w:val="20"/>
          <w:szCs w:val="20"/>
          <w:lang w:val="nl-BE"/>
        </w:rPr>
        <w:t>:</w:t>
      </w:r>
      <w:r w:rsidR="00C87BA2">
        <w:rPr>
          <w:rFonts w:cs="Arial"/>
          <w:sz w:val="20"/>
          <w:szCs w:val="20"/>
          <w:lang w:val="nl-BE"/>
        </w:rPr>
        <w:t xml:space="preserve"> </w:t>
      </w:r>
      <w:r w:rsidR="00C87BA2" w:rsidRPr="00034FF2">
        <w:rPr>
          <w:rFonts w:cs="Arial"/>
          <w:b/>
          <w:sz w:val="20"/>
          <w:szCs w:val="20"/>
          <w:lang w:val="nl-BE"/>
        </w:rPr>
        <w:t>9...Ka7</w:t>
      </w:r>
      <w:r w:rsidR="00034FF2" w:rsidRPr="00034FF2">
        <w:rPr>
          <w:rFonts w:cs="Arial"/>
          <w:b/>
          <w:sz w:val="20"/>
          <w:szCs w:val="20"/>
          <w:lang w:val="nl-BE"/>
        </w:rPr>
        <w:t>?</w:t>
      </w:r>
      <w:r w:rsidR="006019FA" w:rsidRPr="00034FF2">
        <w:rPr>
          <w:rFonts w:cs="Arial"/>
          <w:b/>
          <w:sz w:val="20"/>
          <w:szCs w:val="20"/>
          <w:lang w:val="nl-BE"/>
        </w:rPr>
        <w:t xml:space="preserve"> </w:t>
      </w:r>
      <w:r w:rsidR="006019FA">
        <w:rPr>
          <w:rFonts w:cs="Arial"/>
          <w:sz w:val="20"/>
          <w:szCs w:val="20"/>
          <w:lang w:val="nl-BE"/>
        </w:rPr>
        <w:t>en</w:t>
      </w:r>
      <w:r w:rsidR="00C87BA2">
        <w:rPr>
          <w:rFonts w:cs="Arial"/>
          <w:sz w:val="20"/>
          <w:szCs w:val="20"/>
          <w:lang w:val="nl-BE"/>
        </w:rPr>
        <w:t xml:space="preserve"> 10.Pc6+ Ka6 11.</w:t>
      </w:r>
      <w:r w:rsidR="00326966" w:rsidRPr="006C5415">
        <w:rPr>
          <w:rFonts w:cs="Arial"/>
          <w:sz w:val="20"/>
          <w:szCs w:val="20"/>
          <w:lang w:val="nl-BE"/>
        </w:rPr>
        <w:t>Le4</w:t>
      </w:r>
      <w:r w:rsidR="00C87BA2">
        <w:rPr>
          <w:rFonts w:cs="Arial"/>
          <w:sz w:val="20"/>
          <w:szCs w:val="20"/>
          <w:lang w:val="nl-BE"/>
        </w:rPr>
        <w:t>,</w:t>
      </w:r>
      <w:r w:rsidR="00326966" w:rsidRPr="006C5415">
        <w:rPr>
          <w:rFonts w:cs="Arial"/>
          <w:sz w:val="20"/>
          <w:szCs w:val="20"/>
          <w:lang w:val="nl-BE"/>
        </w:rPr>
        <w:t xml:space="preserve"> een omweg is van 2 zetten. </w:t>
      </w:r>
      <w:r w:rsidR="004E0FFF" w:rsidRPr="00EC74FA">
        <w:rPr>
          <w:rFonts w:cs="Arial"/>
          <w:sz w:val="20"/>
          <w:szCs w:val="20"/>
          <w:lang w:val="en-GB"/>
        </w:rPr>
        <w:t>Sorry Roger.</w:t>
      </w:r>
    </w:p>
    <w:p w14:paraId="2F9761AB" w14:textId="77777777" w:rsidR="006C5415" w:rsidRPr="00EC74FA" w:rsidRDefault="006C5415" w:rsidP="006F3923">
      <w:pPr>
        <w:jc w:val="both"/>
        <w:rPr>
          <w:rFonts w:cs="Arial"/>
          <w:sz w:val="20"/>
          <w:szCs w:val="20"/>
          <w:lang w:val="en-GB"/>
        </w:rPr>
      </w:pPr>
    </w:p>
    <w:p w14:paraId="5D8AB7A2" w14:textId="77777777" w:rsidR="006F3923" w:rsidRPr="006C5415" w:rsidRDefault="006C5415" w:rsidP="006F3923">
      <w:pPr>
        <w:jc w:val="both"/>
        <w:rPr>
          <w:rFonts w:cs="Arial"/>
          <w:i/>
          <w:sz w:val="20"/>
          <w:szCs w:val="20"/>
          <w:lang w:val="nl-BE"/>
        </w:rPr>
      </w:pPr>
      <w:r w:rsidRPr="00EC74FA">
        <w:rPr>
          <w:rFonts w:cs="Arial"/>
          <w:sz w:val="20"/>
          <w:szCs w:val="20"/>
          <w:lang w:val="en-GB"/>
        </w:rPr>
        <w:t>De mooie st</w:t>
      </w:r>
      <w:r w:rsidRPr="00ED1153">
        <w:rPr>
          <w:rFonts w:cs="Arial"/>
          <w:sz w:val="20"/>
          <w:szCs w:val="20"/>
          <w:lang w:val="en-GB"/>
        </w:rPr>
        <w:t xml:space="preserve">udie uit 1985 is dus correct. </w:t>
      </w:r>
      <w:r w:rsidRPr="006C5415">
        <w:rPr>
          <w:rFonts w:cs="Arial"/>
          <w:sz w:val="20"/>
          <w:szCs w:val="20"/>
          <w:lang w:val="en-GB"/>
        </w:rPr>
        <w:t>En</w:t>
      </w:r>
      <w:r w:rsidR="00087B2B">
        <w:rPr>
          <w:rFonts w:cs="Arial"/>
          <w:sz w:val="20"/>
          <w:szCs w:val="20"/>
          <w:lang w:val="en-GB"/>
        </w:rPr>
        <w:t xml:space="preserve"> Roger</w:t>
      </w:r>
      <w:r w:rsidR="006A34CF">
        <w:rPr>
          <w:rFonts w:cs="Arial"/>
          <w:sz w:val="20"/>
          <w:szCs w:val="20"/>
          <w:lang w:val="en-GB"/>
        </w:rPr>
        <w:t xml:space="preserve">, </w:t>
      </w:r>
      <w:r w:rsidRPr="006C5415">
        <w:rPr>
          <w:rFonts w:cs="Arial"/>
          <w:sz w:val="20"/>
          <w:szCs w:val="20"/>
          <w:lang w:val="en-GB"/>
        </w:rPr>
        <w:t>teleurgesteld maar toch optimistis</w:t>
      </w:r>
      <w:r w:rsidR="00087B2B">
        <w:rPr>
          <w:rFonts w:cs="Arial"/>
          <w:sz w:val="20"/>
          <w:szCs w:val="20"/>
          <w:lang w:val="en-GB"/>
        </w:rPr>
        <w:t>ch</w:t>
      </w:r>
      <w:r w:rsidR="006A34CF">
        <w:rPr>
          <w:rFonts w:cs="Arial"/>
          <w:sz w:val="20"/>
          <w:szCs w:val="20"/>
          <w:lang w:val="en-GB"/>
        </w:rPr>
        <w:t xml:space="preserve">, vertelde </w:t>
      </w:r>
      <w:r w:rsidRPr="006C5415">
        <w:rPr>
          <w:rFonts w:cs="Arial"/>
          <w:sz w:val="20"/>
          <w:szCs w:val="20"/>
          <w:lang w:val="en-GB"/>
        </w:rPr>
        <w:t xml:space="preserve">in het boek </w:t>
      </w:r>
      <w:r w:rsidRPr="006C5415">
        <w:rPr>
          <w:rFonts w:cs="Arial"/>
          <w:i/>
          <w:sz w:val="20"/>
          <w:szCs w:val="20"/>
          <w:lang w:val="en-GB"/>
        </w:rPr>
        <w:t>Flemisch Miniatures</w:t>
      </w:r>
      <w:r w:rsidR="00087B2B">
        <w:rPr>
          <w:rFonts w:cs="Arial"/>
          <w:sz w:val="20"/>
          <w:szCs w:val="20"/>
          <w:lang w:val="en-GB"/>
        </w:rPr>
        <w:t>:</w:t>
      </w:r>
      <w:r w:rsidR="006F3923" w:rsidRPr="006C5415">
        <w:rPr>
          <w:rFonts w:cs="Arial"/>
          <w:sz w:val="20"/>
          <w:szCs w:val="20"/>
          <w:lang w:val="en-GB"/>
        </w:rPr>
        <w:t xml:space="preserve"> “</w:t>
      </w:r>
      <w:r w:rsidR="006F3923" w:rsidRPr="006C5415">
        <w:rPr>
          <w:rFonts w:cs="Arial"/>
          <w:i/>
          <w:sz w:val="20"/>
          <w:szCs w:val="20"/>
          <w:lang w:val="en-GB"/>
        </w:rPr>
        <w:t>At present this makes me fee</w:t>
      </w:r>
      <w:r w:rsidR="00087B2B">
        <w:rPr>
          <w:rFonts w:cs="Arial"/>
          <w:i/>
          <w:sz w:val="20"/>
          <w:szCs w:val="20"/>
          <w:lang w:val="en-GB"/>
        </w:rPr>
        <w:t>l happy, for now we have succee</w:t>
      </w:r>
      <w:r w:rsidR="006F3923" w:rsidRPr="006C5415">
        <w:rPr>
          <w:rFonts w:cs="Arial"/>
          <w:i/>
          <w:sz w:val="20"/>
          <w:szCs w:val="20"/>
          <w:lang w:val="en-GB"/>
        </w:rPr>
        <w:t>ded in union to gratify the s</w:t>
      </w:r>
      <w:r w:rsidR="006F3923">
        <w:rPr>
          <w:rFonts w:cs="Arial"/>
          <w:i/>
          <w:sz w:val="20"/>
          <w:szCs w:val="20"/>
          <w:lang w:val="en-GB"/>
        </w:rPr>
        <w:t xml:space="preserve">tudy with a richer and sound content. </w:t>
      </w:r>
      <w:r w:rsidR="006F3923">
        <w:rPr>
          <w:rFonts w:cs="Arial"/>
          <w:i/>
          <w:sz w:val="20"/>
          <w:szCs w:val="20"/>
          <w:lang w:val="nl-BE"/>
        </w:rPr>
        <w:t>All this in miniature form.”</w:t>
      </w:r>
    </w:p>
    <w:p w14:paraId="2DB3ABE0" w14:textId="77777777" w:rsidR="006F3923" w:rsidRDefault="006F3923" w:rsidP="006F3923">
      <w:pPr>
        <w:jc w:val="both"/>
        <w:rPr>
          <w:rFonts w:cs="Arial"/>
          <w:i/>
          <w:sz w:val="20"/>
          <w:szCs w:val="20"/>
          <w:lang w:val="nl-BE"/>
        </w:rPr>
      </w:pPr>
    </w:p>
    <w:p w14:paraId="60D58B09" w14:textId="77777777" w:rsidR="006F3923" w:rsidRDefault="006F3923" w:rsidP="006F3923">
      <w:pPr>
        <w:jc w:val="both"/>
        <w:rPr>
          <w:rFonts w:cs="Arial"/>
          <w:i/>
          <w:sz w:val="20"/>
          <w:szCs w:val="20"/>
          <w:lang w:val="nl-BE"/>
        </w:rPr>
      </w:pPr>
    </w:p>
    <w:p w14:paraId="7B43D03A" w14:textId="77777777" w:rsidR="00213565" w:rsidRDefault="00213565" w:rsidP="006F3923">
      <w:pPr>
        <w:jc w:val="both"/>
        <w:rPr>
          <w:rFonts w:cs="Arial"/>
          <w:i/>
          <w:sz w:val="20"/>
          <w:szCs w:val="20"/>
          <w:lang w:val="nl-BE"/>
        </w:rPr>
      </w:pPr>
    </w:p>
    <w:p w14:paraId="739839DA" w14:textId="77777777" w:rsidR="00E7596C" w:rsidRDefault="00E7596C" w:rsidP="006F3923">
      <w:pPr>
        <w:jc w:val="both"/>
        <w:rPr>
          <w:rFonts w:cs="Arial"/>
          <w:i/>
          <w:sz w:val="20"/>
          <w:szCs w:val="20"/>
          <w:lang w:val="nl-BE"/>
        </w:rPr>
      </w:pPr>
    </w:p>
    <w:p w14:paraId="31F058E8" w14:textId="77777777" w:rsidR="00286D4A" w:rsidRDefault="00286D4A" w:rsidP="006F3923">
      <w:pPr>
        <w:jc w:val="both"/>
        <w:rPr>
          <w:rFonts w:cs="Arial"/>
          <w:i/>
          <w:sz w:val="20"/>
          <w:szCs w:val="20"/>
          <w:lang w:val="nl-BE"/>
        </w:rPr>
      </w:pPr>
    </w:p>
    <w:p w14:paraId="6C8F87BB" w14:textId="77777777" w:rsidR="002325CB" w:rsidRDefault="002325CB" w:rsidP="006F3923">
      <w:pPr>
        <w:jc w:val="both"/>
        <w:rPr>
          <w:rFonts w:cs="Arial"/>
          <w:i/>
          <w:sz w:val="20"/>
          <w:szCs w:val="20"/>
          <w:lang w:val="nl-BE"/>
        </w:rPr>
      </w:pPr>
    </w:p>
    <w:p w14:paraId="59570DC3" w14:textId="77777777" w:rsidR="006F3923" w:rsidRDefault="00E97C33" w:rsidP="006F3923">
      <w:pPr>
        <w:jc w:val="both"/>
        <w:rPr>
          <w:rFonts w:cs="Arial"/>
          <w:sz w:val="20"/>
          <w:szCs w:val="20"/>
          <w:lang w:val="nl-BE"/>
        </w:rPr>
      </w:pPr>
      <w:r>
        <w:rPr>
          <w:rFonts w:cs="Arial"/>
          <w:sz w:val="20"/>
          <w:szCs w:val="20"/>
          <w:lang w:val="nl-BE"/>
        </w:rPr>
        <w:t>Later kreeg e</w:t>
      </w:r>
      <w:r w:rsidR="006F3923">
        <w:rPr>
          <w:rFonts w:cs="Arial"/>
          <w:sz w:val="20"/>
          <w:szCs w:val="20"/>
          <w:lang w:val="nl-BE"/>
        </w:rPr>
        <w:t>en studie van Kuriat</w:t>
      </w:r>
      <w:r>
        <w:rPr>
          <w:rFonts w:cs="Arial"/>
          <w:sz w:val="20"/>
          <w:szCs w:val="20"/>
          <w:lang w:val="nl-BE"/>
        </w:rPr>
        <w:t>-</w:t>
      </w:r>
      <w:r w:rsidR="006F3923">
        <w:rPr>
          <w:rFonts w:cs="Arial"/>
          <w:sz w:val="20"/>
          <w:szCs w:val="20"/>
          <w:lang w:val="nl-BE"/>
        </w:rPr>
        <w:t>nikov in</w:t>
      </w:r>
      <w:r>
        <w:rPr>
          <w:rFonts w:cs="Arial"/>
          <w:sz w:val="20"/>
          <w:szCs w:val="20"/>
          <w:lang w:val="nl-BE"/>
        </w:rPr>
        <w:t xml:space="preserve"> het</w:t>
      </w:r>
      <w:r w:rsidR="006F3923">
        <w:rPr>
          <w:rFonts w:cs="Arial"/>
          <w:sz w:val="20"/>
          <w:szCs w:val="20"/>
          <w:lang w:val="nl-BE"/>
        </w:rPr>
        <w:t xml:space="preserve"> </w:t>
      </w:r>
      <w:r>
        <w:rPr>
          <w:rFonts w:cs="Arial"/>
          <w:i/>
          <w:sz w:val="20"/>
          <w:szCs w:val="20"/>
          <w:lang w:val="nl-BE"/>
        </w:rPr>
        <w:t>Sa</w:t>
      </w:r>
      <w:r w:rsidR="006F3923">
        <w:rPr>
          <w:rFonts w:cs="Arial"/>
          <w:i/>
          <w:sz w:val="20"/>
          <w:szCs w:val="20"/>
          <w:lang w:val="nl-BE"/>
        </w:rPr>
        <w:t xml:space="preserve">rychev Mem.Tny </w:t>
      </w:r>
      <w:r>
        <w:rPr>
          <w:rFonts w:cs="Arial"/>
          <w:sz w:val="20"/>
          <w:szCs w:val="20"/>
          <w:lang w:val="nl-BE"/>
        </w:rPr>
        <w:t>(1988) on</w:t>
      </w:r>
      <w:r w:rsidR="006F3923">
        <w:rPr>
          <w:rFonts w:cs="Arial"/>
          <w:sz w:val="20"/>
          <w:szCs w:val="20"/>
          <w:lang w:val="nl-BE"/>
        </w:rPr>
        <w:t>ter</w:t>
      </w:r>
      <w:r w:rsidR="00B06C03">
        <w:rPr>
          <w:rFonts w:cs="Arial"/>
          <w:sz w:val="20"/>
          <w:szCs w:val="20"/>
          <w:lang w:val="nl-BE"/>
        </w:rPr>
        <w:t>e</w:t>
      </w:r>
      <w:r w:rsidR="006F3923">
        <w:rPr>
          <w:rFonts w:cs="Arial"/>
          <w:sz w:val="20"/>
          <w:szCs w:val="20"/>
          <w:lang w:val="nl-BE"/>
        </w:rPr>
        <w:t>cht de 2</w:t>
      </w:r>
      <w:r w:rsidR="006F3923">
        <w:rPr>
          <w:rFonts w:cs="Arial"/>
          <w:sz w:val="20"/>
          <w:szCs w:val="20"/>
          <w:vertAlign w:val="superscript"/>
          <w:lang w:val="nl-BE"/>
        </w:rPr>
        <w:t>de</w:t>
      </w:r>
      <w:r>
        <w:rPr>
          <w:rFonts w:cs="Arial"/>
          <w:sz w:val="20"/>
          <w:szCs w:val="20"/>
          <w:lang w:val="nl-BE"/>
        </w:rPr>
        <w:t xml:space="preserve"> prijs voor de onder</w:t>
      </w:r>
      <w:r w:rsidR="006F3923">
        <w:rPr>
          <w:rFonts w:cs="Arial"/>
          <w:sz w:val="20"/>
          <w:szCs w:val="20"/>
          <w:lang w:val="nl-BE"/>
        </w:rPr>
        <w:t>staande stelling:</w:t>
      </w:r>
    </w:p>
    <w:p w14:paraId="7BB7E35A" w14:textId="77777777" w:rsidR="006F3923" w:rsidRDefault="006F3923" w:rsidP="006F3923">
      <w:pPr>
        <w:jc w:val="both"/>
        <w:rPr>
          <w:rFonts w:cs="Arial"/>
          <w:sz w:val="20"/>
          <w:szCs w:val="20"/>
          <w:lang w:val="nl-BE"/>
        </w:rPr>
      </w:pPr>
    </w:p>
    <w:p w14:paraId="5899FB04" w14:textId="77777777" w:rsidR="006F3923" w:rsidRPr="009D3352" w:rsidRDefault="006F3923" w:rsidP="006F3923">
      <w:pPr>
        <w:jc w:val="both"/>
        <w:rPr>
          <w:rFonts w:cs="Arial"/>
          <w:sz w:val="20"/>
          <w:szCs w:val="20"/>
          <w:lang w:val="en-GB"/>
        </w:rPr>
      </w:pPr>
      <w:r w:rsidRPr="009D3352">
        <w:rPr>
          <w:rFonts w:cs="Arial"/>
          <w:sz w:val="20"/>
          <w:szCs w:val="20"/>
          <w:lang w:val="en-GB"/>
        </w:rPr>
        <w:t>K</w:t>
      </w:r>
      <w:r w:rsidR="00314205">
        <w:rPr>
          <w:rFonts w:cs="Arial"/>
          <w:sz w:val="20"/>
          <w:szCs w:val="20"/>
          <w:lang w:val="en-GB"/>
        </w:rPr>
        <w:t>c3 Lh7 Pg4 a2 /</w:t>
      </w:r>
    </w:p>
    <w:p w14:paraId="263FA418" w14:textId="77777777" w:rsidR="006F3923" w:rsidRPr="009D3352" w:rsidRDefault="00314205" w:rsidP="006F3923">
      <w:pPr>
        <w:jc w:val="both"/>
        <w:rPr>
          <w:rFonts w:cs="Arial"/>
          <w:sz w:val="20"/>
          <w:szCs w:val="20"/>
          <w:lang w:val="en-GB"/>
        </w:rPr>
      </w:pPr>
      <w:r>
        <w:rPr>
          <w:rFonts w:cs="Arial"/>
          <w:sz w:val="20"/>
          <w:szCs w:val="20"/>
          <w:lang w:val="en-GB"/>
        </w:rPr>
        <w:t xml:space="preserve">                          </w:t>
      </w:r>
      <w:r w:rsidR="006F3923" w:rsidRPr="009D3352">
        <w:rPr>
          <w:rFonts w:cs="Arial"/>
          <w:sz w:val="20"/>
          <w:szCs w:val="20"/>
          <w:lang w:val="en-GB"/>
        </w:rPr>
        <w:t>Kb8 Lb7 Pa3 c7 +</w:t>
      </w:r>
    </w:p>
    <w:p w14:paraId="7286E5D0" w14:textId="77777777" w:rsidR="006F3923" w:rsidRDefault="006F3923" w:rsidP="006F3923">
      <w:pPr>
        <w:jc w:val="both"/>
        <w:rPr>
          <w:rFonts w:cs="Arial"/>
          <w:b/>
          <w:sz w:val="18"/>
          <w:szCs w:val="18"/>
          <w:lang w:val="en-GB"/>
        </w:rPr>
      </w:pPr>
    </w:p>
    <w:p w14:paraId="3C2B4623" w14:textId="77777777" w:rsidR="0082746D" w:rsidRPr="00163F55" w:rsidRDefault="006F3923" w:rsidP="006F3923">
      <w:pPr>
        <w:jc w:val="both"/>
        <w:rPr>
          <w:rFonts w:cs="Arial"/>
          <w:sz w:val="20"/>
          <w:szCs w:val="20"/>
          <w:lang w:val="nl-BE"/>
        </w:rPr>
      </w:pPr>
      <w:r w:rsidRPr="00584CEA">
        <w:rPr>
          <w:rFonts w:cs="Arial"/>
          <w:sz w:val="20"/>
          <w:szCs w:val="20"/>
          <w:lang w:val="nl-BE"/>
        </w:rPr>
        <w:t>Met de</w:t>
      </w:r>
      <w:r w:rsidR="00584CEA" w:rsidRPr="00584CEA">
        <w:rPr>
          <w:rFonts w:cs="Arial"/>
          <w:sz w:val="20"/>
          <w:szCs w:val="20"/>
          <w:lang w:val="nl-BE"/>
        </w:rPr>
        <w:t xml:space="preserve"> dubbele</w:t>
      </w:r>
      <w:r w:rsidRPr="00584CEA">
        <w:rPr>
          <w:rFonts w:cs="Arial"/>
          <w:sz w:val="20"/>
          <w:szCs w:val="20"/>
          <w:lang w:val="nl-BE"/>
        </w:rPr>
        <w:t xml:space="preserve"> oplossing: 1.Kb4 Pc4 2.Kxc4 Lc8 3.Pe5 Le6+ 4.Kb5</w:t>
      </w:r>
      <w:r w:rsidR="00A15CEF">
        <w:rPr>
          <w:rFonts w:cs="Arial"/>
          <w:sz w:val="20"/>
          <w:szCs w:val="20"/>
          <w:lang w:val="nl-BE"/>
        </w:rPr>
        <w:t>!</w:t>
      </w:r>
      <w:r w:rsidRPr="00584CEA">
        <w:rPr>
          <w:rFonts w:cs="Arial"/>
          <w:sz w:val="20"/>
          <w:szCs w:val="20"/>
          <w:lang w:val="nl-BE"/>
        </w:rPr>
        <w:t xml:space="preserve"> Lxa2 5.Pc6+ Kb7 6.Le4 Kc8 7.Lf5+ Kb7 8.Kc5 Lg8  9.Lb1 Ka6 10.Le4</w:t>
      </w:r>
      <w:r w:rsidR="005E43B2" w:rsidRPr="00584CEA">
        <w:rPr>
          <w:rFonts w:cs="Arial"/>
          <w:sz w:val="20"/>
          <w:szCs w:val="20"/>
          <w:lang w:val="nl-BE"/>
        </w:rPr>
        <w:t xml:space="preserve"> </w:t>
      </w:r>
      <w:r w:rsidRPr="00AE1168">
        <w:rPr>
          <w:rFonts w:cs="Arial"/>
          <w:b/>
          <w:sz w:val="20"/>
          <w:szCs w:val="20"/>
          <w:lang w:val="nl-BE"/>
        </w:rPr>
        <w:t>Lb3</w:t>
      </w:r>
      <w:r w:rsidR="005E43B2" w:rsidRPr="00AE1168">
        <w:rPr>
          <w:rFonts w:cs="Arial"/>
          <w:b/>
          <w:sz w:val="20"/>
          <w:szCs w:val="20"/>
          <w:lang w:val="nl-BE"/>
        </w:rPr>
        <w:t>(?)</w:t>
      </w:r>
      <w:r w:rsidR="00163F55" w:rsidRPr="00584CEA">
        <w:rPr>
          <w:rFonts w:cs="Arial"/>
          <w:sz w:val="20"/>
          <w:szCs w:val="20"/>
          <w:lang w:val="nl-BE"/>
        </w:rPr>
        <w:t xml:space="preserve"> en</w:t>
      </w:r>
      <w:r w:rsidRPr="00584CEA">
        <w:rPr>
          <w:rFonts w:cs="Arial"/>
          <w:sz w:val="20"/>
          <w:szCs w:val="20"/>
          <w:lang w:val="nl-BE"/>
        </w:rPr>
        <w:t xml:space="preserve"> </w:t>
      </w:r>
      <w:r w:rsidRPr="00584CEA">
        <w:rPr>
          <w:rFonts w:cs="Arial"/>
          <w:b/>
          <w:sz w:val="20"/>
          <w:szCs w:val="20"/>
          <w:lang w:val="nl-BE"/>
        </w:rPr>
        <w:t>11.Ld3+</w:t>
      </w:r>
      <w:r w:rsidRPr="00584CEA">
        <w:rPr>
          <w:rFonts w:cs="Arial"/>
          <w:sz w:val="20"/>
          <w:szCs w:val="20"/>
          <w:lang w:val="nl-BE"/>
        </w:rPr>
        <w:t xml:space="preserve"> Kb7 12.Pa5+ </w:t>
      </w:r>
      <w:r w:rsidR="00A15CEF">
        <w:rPr>
          <w:rFonts w:cs="Arial"/>
          <w:sz w:val="20"/>
          <w:szCs w:val="20"/>
          <w:lang w:val="nl-BE"/>
        </w:rPr>
        <w:t>K~ 13.Pxb</w:t>
      </w:r>
      <w:r w:rsidR="007D4D5B" w:rsidRPr="00584CEA">
        <w:rPr>
          <w:rFonts w:cs="Arial"/>
          <w:sz w:val="20"/>
          <w:szCs w:val="20"/>
          <w:lang w:val="nl-BE"/>
        </w:rPr>
        <w:t xml:space="preserve">3 </w:t>
      </w:r>
      <w:r w:rsidRPr="00584CEA">
        <w:rPr>
          <w:rFonts w:cs="Arial"/>
          <w:sz w:val="20"/>
          <w:szCs w:val="20"/>
          <w:lang w:val="nl-BE"/>
        </w:rPr>
        <w:t>en wit wint.</w:t>
      </w:r>
      <w:r w:rsidR="0082746D" w:rsidRPr="00584CEA">
        <w:rPr>
          <w:rFonts w:cs="Arial"/>
          <w:sz w:val="20"/>
          <w:szCs w:val="20"/>
          <w:lang w:val="nl-BE"/>
        </w:rPr>
        <w:t xml:space="preserve"> </w:t>
      </w:r>
      <w:r w:rsidR="0082746D" w:rsidRPr="00163F55">
        <w:rPr>
          <w:rFonts w:cs="Arial"/>
          <w:sz w:val="20"/>
          <w:szCs w:val="20"/>
          <w:lang w:val="nl-BE"/>
        </w:rPr>
        <w:t xml:space="preserve">Maar </w:t>
      </w:r>
      <w:r w:rsidR="00163F55">
        <w:rPr>
          <w:rFonts w:cs="Arial"/>
          <w:sz w:val="20"/>
          <w:szCs w:val="20"/>
          <w:lang w:val="nl-BE"/>
        </w:rPr>
        <w:t xml:space="preserve">ook goed is hier </w:t>
      </w:r>
      <w:r w:rsidR="00163F55">
        <w:rPr>
          <w:rFonts w:cs="Arial"/>
          <w:b/>
          <w:sz w:val="20"/>
          <w:szCs w:val="20"/>
          <w:lang w:val="nl-BE"/>
        </w:rPr>
        <w:t xml:space="preserve">11.Lf5 </w:t>
      </w:r>
      <w:r w:rsidR="00AD1924" w:rsidRPr="00163F55">
        <w:rPr>
          <w:rFonts w:cs="Arial"/>
          <w:sz w:val="20"/>
          <w:szCs w:val="20"/>
          <w:lang w:val="nl-BE"/>
        </w:rPr>
        <w:t>Kb7</w:t>
      </w:r>
      <w:r w:rsidR="006B187B">
        <w:rPr>
          <w:rFonts w:cs="Arial"/>
          <w:sz w:val="20"/>
          <w:szCs w:val="20"/>
          <w:lang w:val="nl-BE"/>
        </w:rPr>
        <w:t xml:space="preserve"> 12.</w:t>
      </w:r>
      <w:r w:rsidR="00AD1924" w:rsidRPr="00163F55">
        <w:rPr>
          <w:rFonts w:cs="Arial"/>
          <w:sz w:val="20"/>
          <w:szCs w:val="20"/>
          <w:lang w:val="nl-BE"/>
        </w:rPr>
        <w:t xml:space="preserve">Pa5+ </w:t>
      </w:r>
      <w:r w:rsidR="00163F55">
        <w:rPr>
          <w:rFonts w:cs="Arial"/>
          <w:sz w:val="20"/>
          <w:szCs w:val="20"/>
          <w:lang w:val="nl-BE"/>
        </w:rPr>
        <w:t xml:space="preserve">Ka6 </w:t>
      </w:r>
      <w:r w:rsidR="006B187B">
        <w:rPr>
          <w:rFonts w:cs="Arial"/>
          <w:sz w:val="20"/>
          <w:szCs w:val="20"/>
          <w:lang w:val="nl-BE"/>
        </w:rPr>
        <w:t>13</w:t>
      </w:r>
      <w:r w:rsidR="00AD1924" w:rsidRPr="00163F55">
        <w:rPr>
          <w:rFonts w:cs="Arial"/>
          <w:sz w:val="20"/>
          <w:szCs w:val="20"/>
          <w:lang w:val="nl-BE"/>
        </w:rPr>
        <w:t>.</w:t>
      </w:r>
      <w:r w:rsidR="00163F55">
        <w:rPr>
          <w:rFonts w:cs="Arial"/>
          <w:sz w:val="20"/>
          <w:szCs w:val="20"/>
          <w:lang w:val="nl-BE"/>
        </w:rPr>
        <w:t>Pxb3.</w:t>
      </w:r>
      <w:r w:rsidR="00D9714D">
        <w:rPr>
          <w:rFonts w:cs="Arial"/>
          <w:sz w:val="20"/>
          <w:szCs w:val="20"/>
          <w:lang w:val="nl-BE"/>
        </w:rPr>
        <w:t xml:space="preserve"> </w:t>
      </w:r>
      <w:r w:rsidR="00A15CEF">
        <w:rPr>
          <w:rFonts w:cs="Arial"/>
          <w:sz w:val="20"/>
          <w:szCs w:val="20"/>
          <w:lang w:val="nl-BE"/>
        </w:rPr>
        <w:t>Dus ne</w:t>
      </w:r>
      <w:r w:rsidR="006B187B">
        <w:rPr>
          <w:rFonts w:cs="Arial"/>
          <w:sz w:val="20"/>
          <w:szCs w:val="20"/>
          <w:lang w:val="nl-BE"/>
        </w:rPr>
        <w:t>venop</w:t>
      </w:r>
      <w:r w:rsidR="000E61E0">
        <w:rPr>
          <w:rFonts w:cs="Arial"/>
          <w:sz w:val="20"/>
          <w:szCs w:val="20"/>
          <w:lang w:val="nl-BE"/>
        </w:rPr>
        <w:t>losbaar</w:t>
      </w:r>
    </w:p>
    <w:p w14:paraId="632E8401" w14:textId="77777777" w:rsidR="00163F55" w:rsidRDefault="00163F55" w:rsidP="006F3923">
      <w:pPr>
        <w:jc w:val="both"/>
        <w:rPr>
          <w:rFonts w:cs="Arial"/>
          <w:sz w:val="18"/>
          <w:szCs w:val="18"/>
          <w:lang w:val="nl-BE"/>
        </w:rPr>
      </w:pPr>
    </w:p>
    <w:p w14:paraId="0A8B0BA9" w14:textId="77777777" w:rsidR="006F3923" w:rsidRPr="00722CC1" w:rsidRDefault="00D63D38" w:rsidP="006F3923">
      <w:pPr>
        <w:jc w:val="both"/>
        <w:rPr>
          <w:rFonts w:cs="Arial"/>
          <w:sz w:val="20"/>
          <w:szCs w:val="20"/>
          <w:lang w:val="nl-BE"/>
        </w:rPr>
      </w:pPr>
      <w:r>
        <w:rPr>
          <w:rFonts w:cs="Arial"/>
          <w:sz w:val="20"/>
          <w:szCs w:val="20"/>
          <w:lang w:val="nl-BE"/>
        </w:rPr>
        <w:t xml:space="preserve">Roger </w:t>
      </w:r>
      <w:r w:rsidR="00163F55">
        <w:rPr>
          <w:rFonts w:cs="Arial"/>
          <w:sz w:val="20"/>
          <w:szCs w:val="20"/>
          <w:lang w:val="nl-BE"/>
        </w:rPr>
        <w:t xml:space="preserve">echter </w:t>
      </w:r>
      <w:r>
        <w:rPr>
          <w:rFonts w:cs="Arial"/>
          <w:sz w:val="20"/>
          <w:szCs w:val="20"/>
          <w:lang w:val="nl-BE"/>
        </w:rPr>
        <w:t>meende</w:t>
      </w:r>
      <w:r w:rsidR="006F3923">
        <w:rPr>
          <w:rFonts w:cs="Arial"/>
          <w:sz w:val="20"/>
          <w:szCs w:val="20"/>
          <w:lang w:val="nl-BE"/>
        </w:rPr>
        <w:t xml:space="preserve"> dat </w:t>
      </w:r>
      <w:r>
        <w:rPr>
          <w:rFonts w:cs="Arial"/>
          <w:sz w:val="20"/>
          <w:szCs w:val="20"/>
          <w:lang w:val="nl-BE"/>
        </w:rPr>
        <w:t xml:space="preserve">hier </w:t>
      </w:r>
      <w:r w:rsidR="006F3923">
        <w:rPr>
          <w:rFonts w:cs="Arial"/>
          <w:sz w:val="20"/>
          <w:szCs w:val="20"/>
          <w:lang w:val="nl-BE"/>
        </w:rPr>
        <w:t xml:space="preserve">ook </w:t>
      </w:r>
      <w:r w:rsidR="000E61E0">
        <w:rPr>
          <w:rFonts w:cs="Arial"/>
          <w:sz w:val="20"/>
          <w:szCs w:val="20"/>
          <w:lang w:val="nl-BE"/>
        </w:rPr>
        <w:t xml:space="preserve">de zet </w:t>
      </w:r>
      <w:r w:rsidR="000E61E0" w:rsidRPr="00294FDF">
        <w:rPr>
          <w:rFonts w:cs="Arial"/>
          <w:b/>
          <w:sz w:val="20"/>
          <w:szCs w:val="20"/>
          <w:lang w:val="nl-BE"/>
        </w:rPr>
        <w:t>9.Le4</w:t>
      </w:r>
      <w:r w:rsidR="008D3E59" w:rsidRPr="00294FDF">
        <w:rPr>
          <w:rFonts w:cs="Arial"/>
          <w:b/>
          <w:sz w:val="20"/>
          <w:szCs w:val="20"/>
          <w:lang w:val="nl-BE"/>
        </w:rPr>
        <w:t>(?)</w:t>
      </w:r>
      <w:r w:rsidR="00D858A2">
        <w:rPr>
          <w:rFonts w:cs="Arial"/>
          <w:sz w:val="20"/>
          <w:szCs w:val="20"/>
          <w:lang w:val="nl-BE"/>
        </w:rPr>
        <w:t xml:space="preserve"> wint na 9…Ka6 10.Pb4+ (Er zijn nog zes andere winstzetten)10…</w:t>
      </w:r>
      <w:r w:rsidR="006F3923">
        <w:rPr>
          <w:rFonts w:cs="Arial"/>
          <w:sz w:val="20"/>
          <w:szCs w:val="20"/>
          <w:lang w:val="nl-BE"/>
        </w:rPr>
        <w:t>Ka7</w:t>
      </w:r>
      <w:r w:rsidR="006F3923">
        <w:rPr>
          <w:rFonts w:cs="Arial"/>
          <w:i/>
          <w:sz w:val="20"/>
          <w:szCs w:val="20"/>
          <w:lang w:val="nl-BE"/>
        </w:rPr>
        <w:t xml:space="preserve"> </w:t>
      </w:r>
      <w:r w:rsidR="006F3923">
        <w:rPr>
          <w:rFonts w:cs="Arial"/>
          <w:sz w:val="20"/>
          <w:szCs w:val="20"/>
          <w:lang w:val="nl-BE"/>
        </w:rPr>
        <w:t>11.Kb5</w:t>
      </w:r>
      <w:r w:rsidR="00C83CC9">
        <w:rPr>
          <w:rFonts w:cs="Arial"/>
          <w:sz w:val="20"/>
          <w:szCs w:val="20"/>
          <w:lang w:val="nl-BE"/>
        </w:rPr>
        <w:t xml:space="preserve"> (</w:t>
      </w:r>
      <w:r w:rsidR="00D858A2">
        <w:rPr>
          <w:rFonts w:cs="Arial"/>
          <w:sz w:val="20"/>
          <w:szCs w:val="20"/>
          <w:lang w:val="nl-BE"/>
        </w:rPr>
        <w:t>ook 11.</w:t>
      </w:r>
      <w:r w:rsidR="00C83CC9">
        <w:rPr>
          <w:rFonts w:cs="Arial"/>
          <w:sz w:val="20"/>
          <w:szCs w:val="20"/>
          <w:lang w:val="nl-BE"/>
        </w:rPr>
        <w:t>Pc6</w:t>
      </w:r>
      <w:r w:rsidR="00E86675">
        <w:rPr>
          <w:rFonts w:cs="Arial"/>
          <w:sz w:val="20"/>
          <w:szCs w:val="20"/>
          <w:lang w:val="nl-BE"/>
        </w:rPr>
        <w:t xml:space="preserve"> is O.K.</w:t>
      </w:r>
      <w:r w:rsidR="00C83CC9">
        <w:rPr>
          <w:rFonts w:cs="Arial"/>
          <w:sz w:val="20"/>
          <w:szCs w:val="20"/>
          <w:lang w:val="nl-BE"/>
        </w:rPr>
        <w:t>)</w:t>
      </w:r>
      <w:r w:rsidR="006F3923">
        <w:rPr>
          <w:rFonts w:cs="Arial"/>
          <w:sz w:val="20"/>
          <w:szCs w:val="20"/>
          <w:lang w:val="nl-BE"/>
        </w:rPr>
        <w:t xml:space="preserve"> Kb8</w:t>
      </w:r>
      <w:r w:rsidR="006F3923">
        <w:rPr>
          <w:rFonts w:cs="Arial"/>
          <w:i/>
          <w:sz w:val="20"/>
          <w:szCs w:val="20"/>
          <w:lang w:val="nl-BE"/>
        </w:rPr>
        <w:t xml:space="preserve"> </w:t>
      </w:r>
      <w:r w:rsidR="007D4D5B">
        <w:rPr>
          <w:rFonts w:cs="Arial"/>
          <w:sz w:val="20"/>
          <w:szCs w:val="20"/>
          <w:lang w:val="nl-BE"/>
        </w:rPr>
        <w:t>12.Pc6</w:t>
      </w:r>
      <w:r w:rsidR="00034FF2">
        <w:rPr>
          <w:rFonts w:cs="Arial"/>
          <w:sz w:val="20"/>
          <w:szCs w:val="20"/>
          <w:lang w:val="nl-BE"/>
        </w:rPr>
        <w:t>+ Kc8 13.Pe7+</w:t>
      </w:r>
      <w:r w:rsidR="00C83CC9">
        <w:rPr>
          <w:rFonts w:cs="Arial"/>
          <w:sz w:val="20"/>
          <w:szCs w:val="20"/>
          <w:lang w:val="nl-BE"/>
        </w:rPr>
        <w:t xml:space="preserve"> (of 13.Lf5) </w:t>
      </w:r>
      <w:r w:rsidR="00034FF2">
        <w:rPr>
          <w:rFonts w:cs="Arial"/>
          <w:sz w:val="20"/>
          <w:szCs w:val="20"/>
          <w:lang w:val="nl-BE"/>
        </w:rPr>
        <w:t xml:space="preserve"> en 14.Pxg</w:t>
      </w:r>
      <w:r w:rsidR="00C83CC9">
        <w:rPr>
          <w:rFonts w:cs="Arial"/>
          <w:sz w:val="20"/>
          <w:szCs w:val="20"/>
          <w:lang w:val="nl-BE"/>
        </w:rPr>
        <w:t>8. N</w:t>
      </w:r>
      <w:r w:rsidR="00A63E55">
        <w:rPr>
          <w:rFonts w:cs="Arial"/>
          <w:sz w:val="20"/>
          <w:szCs w:val="20"/>
          <w:lang w:val="nl-BE"/>
        </w:rPr>
        <w:t>a</w:t>
      </w:r>
      <w:r w:rsidR="00C83CC9">
        <w:rPr>
          <w:rFonts w:cs="Arial"/>
          <w:sz w:val="20"/>
          <w:szCs w:val="20"/>
          <w:lang w:val="nl-BE"/>
        </w:rPr>
        <w:t xml:space="preserve"> </w:t>
      </w:r>
      <w:r w:rsidR="00AE1168">
        <w:rPr>
          <w:rFonts w:cs="Arial"/>
          <w:sz w:val="20"/>
          <w:szCs w:val="20"/>
          <w:lang w:val="nl-BE"/>
        </w:rPr>
        <w:t>9…Ka6</w:t>
      </w:r>
      <w:r w:rsidR="00C83CC9">
        <w:rPr>
          <w:rFonts w:cs="Arial"/>
          <w:sz w:val="20"/>
          <w:szCs w:val="20"/>
          <w:lang w:val="nl-BE"/>
        </w:rPr>
        <w:t xml:space="preserve"> </w:t>
      </w:r>
      <w:r w:rsidR="00722CC1">
        <w:rPr>
          <w:rFonts w:cs="Arial"/>
          <w:sz w:val="20"/>
          <w:szCs w:val="20"/>
          <w:lang w:val="nl-BE"/>
        </w:rPr>
        <w:t>10.Ld3+ Kb7 11.Lb1 Ka6</w:t>
      </w:r>
      <w:r w:rsidR="00A63E55">
        <w:rPr>
          <w:rFonts w:cs="Arial"/>
          <w:sz w:val="20"/>
          <w:szCs w:val="20"/>
          <w:lang w:val="nl-BE"/>
        </w:rPr>
        <w:t xml:space="preserve"> is</w:t>
      </w:r>
      <w:r w:rsidR="00722CC1">
        <w:rPr>
          <w:rFonts w:cs="Arial"/>
          <w:sz w:val="20"/>
          <w:szCs w:val="20"/>
          <w:lang w:val="nl-BE"/>
        </w:rPr>
        <w:t xml:space="preserve"> 12.Le4 </w:t>
      </w:r>
      <w:r w:rsidR="00DA5B39">
        <w:rPr>
          <w:rFonts w:cs="Arial"/>
          <w:i/>
          <w:sz w:val="20"/>
          <w:szCs w:val="20"/>
          <w:lang w:val="nl-BE"/>
        </w:rPr>
        <w:t>(Z</w:t>
      </w:r>
      <w:r w:rsidR="00A63E55">
        <w:rPr>
          <w:rFonts w:cs="Arial"/>
          <w:i/>
          <w:sz w:val="20"/>
          <w:szCs w:val="20"/>
          <w:lang w:val="nl-BE"/>
        </w:rPr>
        <w:t xml:space="preserve">ie zet </w:t>
      </w:r>
      <w:r w:rsidR="00722CC1">
        <w:rPr>
          <w:rFonts w:cs="Arial"/>
          <w:i/>
          <w:sz w:val="20"/>
          <w:szCs w:val="20"/>
          <w:lang w:val="nl-BE"/>
        </w:rPr>
        <w:t xml:space="preserve">9.) </w:t>
      </w:r>
      <w:r w:rsidR="00722CC1">
        <w:rPr>
          <w:rFonts w:cs="Arial"/>
          <w:sz w:val="20"/>
          <w:szCs w:val="20"/>
          <w:lang w:val="nl-BE"/>
        </w:rPr>
        <w:t>een on</w:t>
      </w:r>
      <w:r w:rsidR="00A63E55">
        <w:rPr>
          <w:rFonts w:cs="Arial"/>
          <w:sz w:val="20"/>
          <w:szCs w:val="20"/>
          <w:lang w:val="nl-BE"/>
        </w:rPr>
        <w:t>no</w:t>
      </w:r>
      <w:r w:rsidR="00722CC1">
        <w:rPr>
          <w:rFonts w:cs="Arial"/>
          <w:sz w:val="20"/>
          <w:szCs w:val="20"/>
          <w:lang w:val="nl-BE"/>
        </w:rPr>
        <w:t>dige omweg.</w:t>
      </w:r>
    </w:p>
    <w:p w14:paraId="134AF816" w14:textId="77777777" w:rsidR="00D63D38" w:rsidRDefault="00D63D38" w:rsidP="006F3923">
      <w:pPr>
        <w:jc w:val="both"/>
        <w:rPr>
          <w:rFonts w:cs="Arial"/>
          <w:sz w:val="20"/>
          <w:szCs w:val="20"/>
          <w:lang w:val="nl-BE"/>
        </w:rPr>
      </w:pPr>
    </w:p>
    <w:p w14:paraId="3E1C257B" w14:textId="77777777" w:rsidR="00D63D38" w:rsidRDefault="000E61E0" w:rsidP="006F3923">
      <w:pPr>
        <w:jc w:val="both"/>
        <w:rPr>
          <w:rFonts w:cs="Arial"/>
          <w:sz w:val="20"/>
          <w:szCs w:val="20"/>
          <w:lang w:val="nl-BE"/>
        </w:rPr>
      </w:pPr>
      <w:r>
        <w:rPr>
          <w:rFonts w:cs="Arial"/>
          <w:sz w:val="20"/>
          <w:szCs w:val="20"/>
          <w:lang w:val="nl-BE"/>
        </w:rPr>
        <w:t xml:space="preserve">De </w:t>
      </w:r>
      <w:r w:rsidR="0077600D">
        <w:rPr>
          <w:rFonts w:cs="Arial"/>
          <w:sz w:val="20"/>
          <w:szCs w:val="20"/>
          <w:lang w:val="nl-BE"/>
        </w:rPr>
        <w:t>énige correcte winst na</w:t>
      </w:r>
      <w:r w:rsidR="00D63D38">
        <w:rPr>
          <w:rFonts w:cs="Arial"/>
          <w:sz w:val="20"/>
          <w:szCs w:val="20"/>
          <w:lang w:val="nl-BE"/>
        </w:rPr>
        <w:t xml:space="preserve"> 9.Lb1 Ka6 10.Le4</w:t>
      </w:r>
      <w:r w:rsidR="0077600D">
        <w:rPr>
          <w:rFonts w:cs="Arial"/>
          <w:sz w:val="20"/>
          <w:szCs w:val="20"/>
          <w:lang w:val="nl-BE"/>
        </w:rPr>
        <w:t xml:space="preserve"> is:</w:t>
      </w:r>
      <w:r w:rsidR="008C22F7">
        <w:rPr>
          <w:rFonts w:cs="Arial"/>
          <w:sz w:val="20"/>
          <w:szCs w:val="20"/>
          <w:lang w:val="nl-BE"/>
        </w:rPr>
        <w:t xml:space="preserve"> </w:t>
      </w:r>
      <w:r w:rsidR="008C22F7">
        <w:rPr>
          <w:rFonts w:cs="Arial"/>
          <w:b/>
          <w:sz w:val="20"/>
          <w:szCs w:val="20"/>
          <w:lang w:val="nl-BE"/>
        </w:rPr>
        <w:t>10…</w:t>
      </w:r>
      <w:r w:rsidR="00D63D38" w:rsidRPr="0082746D">
        <w:rPr>
          <w:rFonts w:cs="Arial"/>
          <w:b/>
          <w:sz w:val="20"/>
          <w:szCs w:val="20"/>
          <w:lang w:val="nl-BE"/>
        </w:rPr>
        <w:t>Le6</w:t>
      </w:r>
      <w:r w:rsidR="00034FF2">
        <w:rPr>
          <w:rFonts w:cs="Arial"/>
          <w:b/>
          <w:sz w:val="20"/>
          <w:szCs w:val="20"/>
          <w:lang w:val="nl-BE"/>
        </w:rPr>
        <w:t>!</w:t>
      </w:r>
      <w:r w:rsidR="0077600D">
        <w:rPr>
          <w:rFonts w:cs="Arial"/>
          <w:b/>
          <w:sz w:val="20"/>
          <w:szCs w:val="20"/>
          <w:lang w:val="nl-BE"/>
        </w:rPr>
        <w:t xml:space="preserve"> </w:t>
      </w:r>
      <w:r w:rsidR="00557D7A">
        <w:rPr>
          <w:rFonts w:cs="Arial"/>
          <w:sz w:val="20"/>
          <w:szCs w:val="20"/>
          <w:lang w:val="nl-BE"/>
        </w:rPr>
        <w:t xml:space="preserve"> </w:t>
      </w:r>
      <w:r w:rsidR="00D63D38">
        <w:rPr>
          <w:rFonts w:cs="Arial"/>
          <w:sz w:val="20"/>
          <w:szCs w:val="20"/>
          <w:lang w:val="nl-BE"/>
        </w:rPr>
        <w:t xml:space="preserve">11.Ld3+ Kb7 12.Pd8+ Kc8 </w:t>
      </w:r>
      <w:r w:rsidR="00163A9C">
        <w:rPr>
          <w:rFonts w:cs="Arial"/>
          <w:sz w:val="20"/>
          <w:szCs w:val="20"/>
          <w:lang w:val="nl-BE"/>
        </w:rPr>
        <w:t xml:space="preserve">en </w:t>
      </w:r>
      <w:r w:rsidR="00D63D38">
        <w:rPr>
          <w:rFonts w:cs="Arial"/>
          <w:sz w:val="20"/>
          <w:szCs w:val="20"/>
          <w:lang w:val="nl-BE"/>
        </w:rPr>
        <w:t>13.Pxa6, enzovoort.</w:t>
      </w:r>
      <w:r w:rsidR="00557D7A">
        <w:rPr>
          <w:rFonts w:cs="Arial"/>
          <w:sz w:val="20"/>
          <w:szCs w:val="20"/>
          <w:lang w:val="nl-BE"/>
        </w:rPr>
        <w:t xml:space="preserve"> Sorry Kuriatnikov.</w:t>
      </w:r>
    </w:p>
    <w:p w14:paraId="58D6B015" w14:textId="77777777" w:rsidR="00314205" w:rsidRDefault="00314205" w:rsidP="006F3923">
      <w:pPr>
        <w:jc w:val="both"/>
        <w:rPr>
          <w:rFonts w:cs="Arial"/>
          <w:sz w:val="20"/>
          <w:szCs w:val="20"/>
          <w:lang w:val="nl-BE"/>
        </w:rPr>
      </w:pPr>
    </w:p>
    <w:p w14:paraId="3F2DEBA6" w14:textId="77777777" w:rsidR="00106E96" w:rsidRDefault="00106E96" w:rsidP="00D64CD7">
      <w:pPr>
        <w:jc w:val="both"/>
        <w:rPr>
          <w:rFonts w:cs="Arial"/>
          <w:sz w:val="20"/>
          <w:szCs w:val="20"/>
          <w:lang w:val="nl-BE"/>
        </w:rPr>
      </w:pPr>
      <w:r>
        <w:rPr>
          <w:rFonts w:cs="Arial"/>
          <w:sz w:val="20"/>
          <w:szCs w:val="20"/>
          <w:lang w:val="nl-BE"/>
        </w:rPr>
        <w:t xml:space="preserve">Ik kwam op het idee om een nog economischere studie te ontwer-pen. Het resultaat is studie </w:t>
      </w:r>
      <w:r w:rsidR="001D377B">
        <w:rPr>
          <w:rFonts w:cs="Arial"/>
          <w:sz w:val="20"/>
          <w:szCs w:val="20"/>
          <w:lang w:val="nl-BE"/>
        </w:rPr>
        <w:t xml:space="preserve">- </w:t>
      </w:r>
      <w:r>
        <w:rPr>
          <w:rFonts w:cs="Arial"/>
          <w:sz w:val="20"/>
          <w:szCs w:val="20"/>
          <w:lang w:val="nl-BE"/>
        </w:rPr>
        <w:t>133 -</w:t>
      </w:r>
    </w:p>
    <w:p w14:paraId="5FB606DC" w14:textId="77777777" w:rsidR="00106E96" w:rsidRDefault="00106E96" w:rsidP="00106E96">
      <w:pPr>
        <w:rPr>
          <w:rFonts w:cs="Arial"/>
          <w:sz w:val="20"/>
          <w:szCs w:val="20"/>
          <w:lang w:val="nl-BE"/>
        </w:rPr>
      </w:pPr>
    </w:p>
    <w:p w14:paraId="653211AB" w14:textId="77777777" w:rsidR="00B467FC" w:rsidRDefault="00B467FC" w:rsidP="00B467FC">
      <w:pPr>
        <w:rPr>
          <w:rFonts w:cs="Arial"/>
          <w:b/>
          <w:noProof/>
          <w:sz w:val="20"/>
          <w:szCs w:val="20"/>
          <w:lang w:val="nl-BE"/>
        </w:rPr>
      </w:pPr>
    </w:p>
    <w:p w14:paraId="4CDCAE9A" w14:textId="77777777" w:rsidR="006F3923" w:rsidRPr="00314205" w:rsidRDefault="00841431" w:rsidP="00B467FC">
      <w:pPr>
        <w:jc w:val="center"/>
        <w:rPr>
          <w:rFonts w:cs="Arial"/>
          <w:sz w:val="20"/>
          <w:szCs w:val="20"/>
          <w:lang w:val="nl-BE"/>
        </w:rPr>
      </w:pPr>
      <w:r>
        <w:rPr>
          <w:rFonts w:cs="Arial"/>
          <w:b/>
          <w:noProof/>
          <w:sz w:val="20"/>
          <w:szCs w:val="20"/>
          <w:lang w:val="nl-BE"/>
        </w:rPr>
        <w:lastRenderedPageBreak/>
        <w:t xml:space="preserve">- </w:t>
      </w:r>
      <w:r w:rsidR="0090165F">
        <w:rPr>
          <w:rFonts w:cs="Arial"/>
          <w:b/>
          <w:noProof/>
          <w:sz w:val="20"/>
          <w:szCs w:val="20"/>
          <w:lang w:val="nl-BE"/>
        </w:rPr>
        <w:t>175</w:t>
      </w:r>
      <w:r w:rsidR="006F3923">
        <w:rPr>
          <w:rFonts w:cs="Arial"/>
          <w:b/>
          <w:noProof/>
          <w:sz w:val="20"/>
          <w:szCs w:val="20"/>
          <w:lang w:val="nl-BE"/>
        </w:rPr>
        <w:t xml:space="preserve"> -</w:t>
      </w:r>
    </w:p>
    <w:p w14:paraId="49232FD9" w14:textId="77777777" w:rsidR="006F3923" w:rsidRDefault="006F3923" w:rsidP="006F3923">
      <w:pPr>
        <w:spacing w:line="190" w:lineRule="exact"/>
        <w:jc w:val="center"/>
        <w:rPr>
          <w:rFonts w:cs="Arial"/>
          <w:noProof/>
          <w:sz w:val="20"/>
          <w:szCs w:val="20"/>
          <w:lang w:val="nl-BE"/>
        </w:rPr>
      </w:pPr>
    </w:p>
    <w:p w14:paraId="65EF72DE" w14:textId="77777777" w:rsidR="006F3923" w:rsidRPr="0014691E" w:rsidRDefault="0014691E" w:rsidP="006F3923">
      <w:pPr>
        <w:spacing w:line="190" w:lineRule="exact"/>
        <w:jc w:val="center"/>
        <w:rPr>
          <w:rFonts w:cs="Arial"/>
          <w:sz w:val="20"/>
          <w:szCs w:val="20"/>
          <w:lang w:val="nl-BE"/>
        </w:rPr>
      </w:pPr>
      <w:r>
        <w:rPr>
          <w:rFonts w:cs="Arial"/>
          <w:i/>
          <w:sz w:val="20"/>
          <w:szCs w:val="20"/>
          <w:lang w:val="nl-BE"/>
        </w:rPr>
        <w:t xml:space="preserve">Origineel,  </w:t>
      </w:r>
      <w:r w:rsidRPr="0014691E">
        <w:rPr>
          <w:rFonts w:cs="Arial"/>
          <w:sz w:val="20"/>
          <w:szCs w:val="20"/>
          <w:lang w:val="nl-BE"/>
        </w:rPr>
        <w:t>2016</w:t>
      </w:r>
    </w:p>
    <w:p w14:paraId="2E16A317" w14:textId="77777777" w:rsidR="006F3923" w:rsidRPr="00722CC1" w:rsidRDefault="006F3923" w:rsidP="006F3923">
      <w:pPr>
        <w:spacing w:line="190" w:lineRule="exact"/>
        <w:jc w:val="center"/>
        <w:rPr>
          <w:rFonts w:cs="Arial"/>
          <w:sz w:val="20"/>
          <w:szCs w:val="20"/>
          <w:lang w:val="nl-BE"/>
        </w:rPr>
      </w:pPr>
    </w:p>
    <w:p w14:paraId="357B672C" w14:textId="77777777" w:rsidR="006F3923" w:rsidRDefault="006F3923" w:rsidP="006F3923">
      <w:pPr>
        <w:jc w:val="center"/>
        <w:rPr>
          <w:rFonts w:cs="Arial"/>
          <w:b/>
          <w:sz w:val="20"/>
          <w:szCs w:val="20"/>
          <w:lang w:val="nl-BE"/>
        </w:rPr>
      </w:pPr>
      <w:r>
        <w:rPr>
          <w:lang w:val="nl-BE"/>
        </w:rPr>
        <w:object w:dxaOrig="4579" w:dyaOrig="4577" w14:anchorId="69009CEC">
          <v:shape id="_x0000_i1190" type="#_x0000_t75" style="width:161.15pt;height:159.5pt" o:ole="">
            <v:imagedata r:id="rId351" o:title=""/>
          </v:shape>
          <o:OLEObject Type="Embed" ProgID="CorelDRAW.Graphic.12" ShapeID="_x0000_i1190" DrawAspect="Content" ObjectID="_1587467583" r:id="rId352"/>
        </w:object>
      </w:r>
    </w:p>
    <w:p w14:paraId="5A31D734" w14:textId="77777777" w:rsidR="00E24CC5" w:rsidRDefault="00E24CC5" w:rsidP="006F3923">
      <w:pPr>
        <w:jc w:val="center"/>
        <w:rPr>
          <w:rFonts w:cs="Arial"/>
          <w:b/>
          <w:lang w:val="nl-BE"/>
        </w:rPr>
      </w:pPr>
    </w:p>
    <w:p w14:paraId="4519C606" w14:textId="77777777" w:rsidR="006F3923" w:rsidRDefault="006F3923" w:rsidP="006F3923">
      <w:pPr>
        <w:jc w:val="center"/>
        <w:rPr>
          <w:rFonts w:cs="Arial"/>
          <w:sz w:val="20"/>
          <w:szCs w:val="20"/>
          <w:lang w:val="nl-BE"/>
        </w:rPr>
      </w:pPr>
      <w:r>
        <w:rPr>
          <w:rFonts w:cs="Arial"/>
          <w:b/>
          <w:lang w:val="nl-BE"/>
        </w:rPr>
        <w:t>+</w:t>
      </w:r>
      <w:r>
        <w:rPr>
          <w:rFonts w:cs="Arial"/>
          <w:sz w:val="20"/>
          <w:szCs w:val="20"/>
          <w:lang w:val="nl-BE"/>
        </w:rPr>
        <w:t xml:space="preserve">                              0041.11 h7h5</w:t>
      </w:r>
    </w:p>
    <w:p w14:paraId="08CEAFBF" w14:textId="77777777" w:rsidR="00C27361" w:rsidRDefault="00C27361" w:rsidP="006F3923">
      <w:pPr>
        <w:jc w:val="both"/>
        <w:rPr>
          <w:rFonts w:cs="Arial"/>
          <w:sz w:val="20"/>
          <w:szCs w:val="20"/>
          <w:lang w:val="nl-BE"/>
        </w:rPr>
      </w:pPr>
    </w:p>
    <w:p w14:paraId="7C38E483" w14:textId="77777777" w:rsidR="00C27361" w:rsidRPr="008F3431" w:rsidRDefault="00C27361" w:rsidP="006F3923">
      <w:pPr>
        <w:jc w:val="both"/>
        <w:rPr>
          <w:rFonts w:cs="Arial"/>
          <w:i/>
          <w:sz w:val="20"/>
          <w:szCs w:val="20"/>
          <w:lang w:val="nl-BE"/>
        </w:rPr>
      </w:pPr>
      <w:r>
        <w:rPr>
          <w:rFonts w:cs="Arial"/>
          <w:sz w:val="20"/>
          <w:szCs w:val="20"/>
          <w:lang w:val="nl-BE"/>
        </w:rPr>
        <w:t>Samen met Roger Missaen werk-ten we  aan een uitbreiding van een verrassend fijn mi</w:t>
      </w:r>
      <w:r w:rsidR="008F3431">
        <w:rPr>
          <w:rFonts w:cs="Arial"/>
          <w:sz w:val="20"/>
          <w:szCs w:val="20"/>
          <w:lang w:val="nl-BE"/>
        </w:rPr>
        <w:t xml:space="preserve">niatuurtje van E.L. Pogosjants. </w:t>
      </w:r>
      <w:r w:rsidR="008F3431">
        <w:rPr>
          <w:rFonts w:cs="Arial"/>
          <w:i/>
          <w:sz w:val="20"/>
          <w:szCs w:val="20"/>
          <w:lang w:val="nl-BE"/>
        </w:rPr>
        <w:t>(Zie bladzijde hiernaast.)</w:t>
      </w:r>
    </w:p>
    <w:p w14:paraId="2DA36349" w14:textId="77777777" w:rsidR="006F3923" w:rsidRPr="00B63D7F" w:rsidRDefault="006F3923" w:rsidP="006F3923">
      <w:pPr>
        <w:jc w:val="both"/>
        <w:rPr>
          <w:rFonts w:cs="Arial"/>
          <w:b/>
          <w:sz w:val="20"/>
          <w:szCs w:val="20"/>
          <w:lang w:val="nl-BE"/>
        </w:rPr>
      </w:pPr>
      <w:r>
        <w:rPr>
          <w:rFonts w:cs="Arial"/>
          <w:b/>
          <w:sz w:val="20"/>
          <w:szCs w:val="20"/>
          <w:lang w:val="nl-BE"/>
        </w:rPr>
        <w:tab/>
      </w:r>
      <w:r w:rsidRPr="00B63D7F">
        <w:rPr>
          <w:rFonts w:cs="Arial"/>
          <w:b/>
          <w:sz w:val="20"/>
          <w:szCs w:val="20"/>
          <w:lang w:val="nl-BE"/>
        </w:rPr>
        <w:t xml:space="preserve">1.Lf1 </w:t>
      </w:r>
    </w:p>
    <w:p w14:paraId="7024BE5C" w14:textId="77777777" w:rsidR="006F3923" w:rsidRDefault="006F3923" w:rsidP="0038155E">
      <w:pPr>
        <w:numPr>
          <w:ilvl w:val="0"/>
          <w:numId w:val="80"/>
        </w:numPr>
        <w:jc w:val="both"/>
        <w:rPr>
          <w:rFonts w:cs="Arial"/>
          <w:sz w:val="20"/>
          <w:szCs w:val="20"/>
          <w:lang w:val="nl-BE"/>
        </w:rPr>
      </w:pPr>
      <w:r>
        <w:rPr>
          <w:rFonts w:cs="Arial"/>
          <w:sz w:val="20"/>
          <w:szCs w:val="20"/>
          <w:lang w:val="nl-BE"/>
        </w:rPr>
        <w:t>1.Pxg3+? Kg5 2.Pf1 Kf4 3.Pd2 Ke3, en wit verliest een stuk. En na:</w:t>
      </w:r>
    </w:p>
    <w:p w14:paraId="4CA7BD44" w14:textId="77777777" w:rsidR="008758BF" w:rsidRDefault="006F3923" w:rsidP="0038155E">
      <w:pPr>
        <w:numPr>
          <w:ilvl w:val="0"/>
          <w:numId w:val="80"/>
        </w:numPr>
        <w:jc w:val="both"/>
        <w:rPr>
          <w:rFonts w:cs="Arial"/>
          <w:sz w:val="20"/>
          <w:szCs w:val="20"/>
          <w:lang w:val="nl-BE"/>
        </w:rPr>
      </w:pPr>
      <w:r>
        <w:rPr>
          <w:rFonts w:cs="Arial"/>
          <w:sz w:val="20"/>
          <w:szCs w:val="20"/>
          <w:lang w:val="nl-BE"/>
        </w:rPr>
        <w:t>1.Pf6+? Kg5 2.Pxd5 g2 3.f4+ Kh4 loopt de zwarte pion door.</w:t>
      </w:r>
    </w:p>
    <w:p w14:paraId="5A14BEA1" w14:textId="77777777" w:rsidR="006F3923" w:rsidRPr="008758BF" w:rsidRDefault="008758BF" w:rsidP="0038155E">
      <w:pPr>
        <w:numPr>
          <w:ilvl w:val="0"/>
          <w:numId w:val="80"/>
        </w:numPr>
        <w:jc w:val="both"/>
        <w:rPr>
          <w:rFonts w:cs="Arial"/>
          <w:sz w:val="20"/>
          <w:szCs w:val="20"/>
          <w:lang w:val="nl-BE"/>
        </w:rPr>
      </w:pPr>
      <w:r>
        <w:rPr>
          <w:rFonts w:cs="Arial"/>
          <w:sz w:val="20"/>
          <w:szCs w:val="20"/>
          <w:lang w:val="nl-BE"/>
        </w:rPr>
        <w:t xml:space="preserve">1.f4+? </w:t>
      </w:r>
      <w:r w:rsidRPr="008758BF">
        <w:rPr>
          <w:rFonts w:cs="Arial"/>
          <w:sz w:val="20"/>
          <w:szCs w:val="20"/>
          <w:lang w:val="nl-BE"/>
        </w:rPr>
        <w:t>Kh4 2.Lf3 Lxe4 3.Lxe4 Kg4 4.f5 g2 5.Lxg2 Kxf5.</w:t>
      </w:r>
      <w:r w:rsidR="006F3923" w:rsidRPr="008758BF">
        <w:rPr>
          <w:rFonts w:cs="Arial"/>
          <w:sz w:val="20"/>
          <w:szCs w:val="20"/>
          <w:lang w:val="nl-BE"/>
        </w:rPr>
        <w:t xml:space="preserve"> </w:t>
      </w:r>
    </w:p>
    <w:p w14:paraId="68E21A07" w14:textId="77777777" w:rsidR="006F3923" w:rsidRDefault="006F3923" w:rsidP="006F3923">
      <w:pPr>
        <w:jc w:val="both"/>
        <w:rPr>
          <w:rFonts w:cs="Arial"/>
          <w:sz w:val="20"/>
          <w:szCs w:val="20"/>
          <w:lang w:val="nl-BE"/>
        </w:rPr>
      </w:pPr>
      <w:r>
        <w:rPr>
          <w:rFonts w:cs="Arial"/>
          <w:sz w:val="20"/>
          <w:szCs w:val="20"/>
          <w:lang w:val="nl-BE"/>
        </w:rPr>
        <w:t>Er dreigt nu de paardvork 2.Pf6+ en na 1...Lxe4+ 2.fxe4 loopt de witte pion door.</w:t>
      </w:r>
    </w:p>
    <w:p w14:paraId="450D5BD4" w14:textId="77777777" w:rsidR="002479CD" w:rsidRDefault="002479CD" w:rsidP="006F3923">
      <w:pPr>
        <w:jc w:val="both"/>
        <w:rPr>
          <w:rFonts w:cs="Arial"/>
          <w:sz w:val="20"/>
          <w:szCs w:val="20"/>
          <w:lang w:val="nl-BE"/>
        </w:rPr>
      </w:pPr>
    </w:p>
    <w:p w14:paraId="2C88B353" w14:textId="77777777" w:rsidR="00570A5A" w:rsidRDefault="006F3923" w:rsidP="006F3923">
      <w:pPr>
        <w:jc w:val="both"/>
        <w:rPr>
          <w:rFonts w:cs="Arial"/>
          <w:b/>
          <w:i/>
          <w:sz w:val="20"/>
          <w:szCs w:val="20"/>
          <w:lang w:val="nl-BE"/>
        </w:rPr>
      </w:pPr>
      <w:r>
        <w:rPr>
          <w:rFonts w:cs="Arial"/>
          <w:sz w:val="20"/>
          <w:szCs w:val="20"/>
          <w:lang w:val="nl-BE"/>
        </w:rPr>
        <w:br w:type="column"/>
      </w:r>
    </w:p>
    <w:p w14:paraId="135452CB" w14:textId="77777777" w:rsidR="00E5246E" w:rsidRDefault="00E5246E" w:rsidP="006F3923">
      <w:pPr>
        <w:jc w:val="both"/>
        <w:rPr>
          <w:rFonts w:cs="Arial"/>
          <w:b/>
          <w:i/>
          <w:sz w:val="20"/>
          <w:szCs w:val="20"/>
          <w:lang w:val="nl-BE"/>
        </w:rPr>
      </w:pPr>
    </w:p>
    <w:p w14:paraId="24F8EED8" w14:textId="77777777" w:rsidR="00BD4E9F" w:rsidRDefault="00BD4E9F" w:rsidP="006F3923">
      <w:pPr>
        <w:jc w:val="both"/>
        <w:rPr>
          <w:rFonts w:cs="Arial"/>
          <w:b/>
          <w:i/>
          <w:sz w:val="20"/>
          <w:szCs w:val="20"/>
          <w:lang w:val="nl-BE"/>
        </w:rPr>
      </w:pPr>
    </w:p>
    <w:p w14:paraId="7CEF97AD" w14:textId="77777777" w:rsidR="006F3923" w:rsidRPr="00737576" w:rsidRDefault="006F3923" w:rsidP="006F3923">
      <w:pPr>
        <w:jc w:val="both"/>
        <w:rPr>
          <w:rFonts w:cs="Arial"/>
          <w:b/>
          <w:i/>
          <w:sz w:val="20"/>
          <w:szCs w:val="20"/>
          <w:lang w:val="nl-BE"/>
        </w:rPr>
      </w:pPr>
    </w:p>
    <w:p w14:paraId="0E9AC56E" w14:textId="77777777" w:rsidR="006F3923" w:rsidRPr="00E3276F" w:rsidRDefault="006F3923" w:rsidP="006F3923">
      <w:pPr>
        <w:jc w:val="both"/>
        <w:rPr>
          <w:rFonts w:cs="Arial"/>
          <w:sz w:val="20"/>
          <w:szCs w:val="20"/>
        </w:rPr>
      </w:pPr>
      <w:r w:rsidRPr="00E3276F">
        <w:rPr>
          <w:rFonts w:cs="Arial"/>
          <w:b/>
          <w:i/>
          <w:sz w:val="20"/>
          <w:szCs w:val="20"/>
        </w:rPr>
        <w:t>Variant A</w:t>
      </w:r>
      <w:r w:rsidRPr="00E3276F">
        <w:rPr>
          <w:rFonts w:cs="Arial"/>
          <w:sz w:val="20"/>
          <w:szCs w:val="20"/>
        </w:rPr>
        <w:t xml:space="preserve"> </w:t>
      </w:r>
    </w:p>
    <w:p w14:paraId="6294D0EB" w14:textId="77777777" w:rsidR="006F3923" w:rsidRPr="00E3276F" w:rsidRDefault="00737576" w:rsidP="006F3923">
      <w:pPr>
        <w:jc w:val="both"/>
        <w:rPr>
          <w:rFonts w:cs="Arial"/>
          <w:b/>
          <w:sz w:val="20"/>
          <w:szCs w:val="20"/>
        </w:rPr>
      </w:pPr>
      <w:r w:rsidRPr="00E3276F">
        <w:rPr>
          <w:rFonts w:cs="Arial"/>
          <w:sz w:val="20"/>
          <w:szCs w:val="20"/>
        </w:rPr>
        <w:tab/>
      </w:r>
      <w:r w:rsidRPr="00E3276F">
        <w:rPr>
          <w:rFonts w:cs="Arial"/>
          <w:b/>
          <w:sz w:val="20"/>
          <w:szCs w:val="20"/>
        </w:rPr>
        <w:t>1…</w:t>
      </w:r>
      <w:r w:rsidRPr="00E3276F">
        <w:rPr>
          <w:rFonts w:cs="Arial"/>
          <w:b/>
          <w:sz w:val="20"/>
          <w:szCs w:val="20"/>
        </w:rPr>
        <w:tab/>
      </w:r>
      <w:r w:rsidRPr="00E3276F">
        <w:rPr>
          <w:rFonts w:cs="Arial"/>
          <w:b/>
          <w:sz w:val="20"/>
          <w:szCs w:val="20"/>
        </w:rPr>
        <w:tab/>
        <w:t>Lb3</w:t>
      </w:r>
    </w:p>
    <w:p w14:paraId="021FBDE9" w14:textId="77777777" w:rsidR="006F3923" w:rsidRPr="00E3276F" w:rsidRDefault="006F3923" w:rsidP="006F3923">
      <w:pPr>
        <w:jc w:val="both"/>
        <w:rPr>
          <w:rFonts w:cs="Arial"/>
          <w:b/>
          <w:sz w:val="20"/>
          <w:szCs w:val="20"/>
        </w:rPr>
      </w:pPr>
      <w:r w:rsidRPr="00E3276F">
        <w:rPr>
          <w:rFonts w:cs="Arial"/>
          <w:b/>
          <w:sz w:val="20"/>
          <w:szCs w:val="20"/>
        </w:rPr>
        <w:tab/>
        <w:t xml:space="preserve">2.Pxg3+ </w:t>
      </w:r>
      <w:r w:rsidRPr="00E3276F">
        <w:rPr>
          <w:rFonts w:cs="Arial"/>
          <w:b/>
          <w:sz w:val="20"/>
          <w:szCs w:val="20"/>
        </w:rPr>
        <w:tab/>
        <w:t>Kg5</w:t>
      </w:r>
    </w:p>
    <w:p w14:paraId="16C554C3" w14:textId="77777777" w:rsidR="00737576" w:rsidRPr="00E3276F" w:rsidRDefault="00737576" w:rsidP="00737576">
      <w:pPr>
        <w:jc w:val="both"/>
        <w:rPr>
          <w:rFonts w:cs="Arial"/>
          <w:b/>
          <w:sz w:val="20"/>
          <w:szCs w:val="20"/>
        </w:rPr>
      </w:pPr>
      <w:r w:rsidRPr="00E3276F">
        <w:rPr>
          <w:rFonts w:cs="Arial"/>
          <w:b/>
          <w:sz w:val="20"/>
          <w:szCs w:val="20"/>
        </w:rPr>
        <w:tab/>
        <w:t xml:space="preserve">3.Pe2 </w:t>
      </w:r>
      <w:r w:rsidRPr="00E3276F">
        <w:rPr>
          <w:rFonts w:cs="Arial"/>
          <w:b/>
          <w:sz w:val="20"/>
          <w:szCs w:val="20"/>
        </w:rPr>
        <w:tab/>
      </w:r>
      <w:r w:rsidRPr="00E3276F">
        <w:rPr>
          <w:rFonts w:cs="Arial"/>
          <w:b/>
          <w:sz w:val="20"/>
          <w:szCs w:val="20"/>
        </w:rPr>
        <w:tab/>
        <w:t>Le6</w:t>
      </w:r>
      <w:r w:rsidR="006F3923" w:rsidRPr="00E3276F">
        <w:rPr>
          <w:rFonts w:cs="Arial"/>
          <w:b/>
          <w:sz w:val="20"/>
          <w:szCs w:val="20"/>
        </w:rPr>
        <w:t xml:space="preserve"> </w:t>
      </w:r>
    </w:p>
    <w:p w14:paraId="2B516A66" w14:textId="77777777" w:rsidR="00C8400E" w:rsidRDefault="00737576" w:rsidP="00737576">
      <w:pPr>
        <w:ind w:firstLine="708"/>
        <w:jc w:val="both"/>
        <w:rPr>
          <w:rFonts w:cs="Arial"/>
          <w:b/>
          <w:sz w:val="20"/>
          <w:szCs w:val="20"/>
          <w:lang w:val="nl-BE"/>
        </w:rPr>
      </w:pPr>
      <w:r w:rsidRPr="00737576">
        <w:rPr>
          <w:rFonts w:cs="Arial"/>
          <w:b/>
          <w:sz w:val="20"/>
          <w:szCs w:val="20"/>
          <w:lang w:val="nl-BE"/>
        </w:rPr>
        <w:t>4.</w:t>
      </w:r>
      <w:r>
        <w:rPr>
          <w:rFonts w:cs="Arial"/>
          <w:b/>
          <w:sz w:val="20"/>
          <w:szCs w:val="20"/>
          <w:lang w:val="nl-BE"/>
        </w:rPr>
        <w:t>Lg2</w:t>
      </w:r>
    </w:p>
    <w:p w14:paraId="6D6BA651" w14:textId="77777777" w:rsidR="00C8400E" w:rsidRPr="00C8400E" w:rsidRDefault="00C8400E" w:rsidP="00C8400E">
      <w:pPr>
        <w:jc w:val="both"/>
        <w:rPr>
          <w:rFonts w:cs="Arial"/>
          <w:i/>
          <w:sz w:val="20"/>
          <w:szCs w:val="20"/>
          <w:lang w:val="nl-BE"/>
        </w:rPr>
      </w:pPr>
      <w:r>
        <w:rPr>
          <w:rFonts w:cs="Arial"/>
          <w:sz w:val="20"/>
          <w:szCs w:val="20"/>
          <w:lang w:val="nl-BE"/>
        </w:rPr>
        <w:t xml:space="preserve">Na 4.Kg7? of 4.Kh8 volgt 4…Lc4 5.Kh7 Le6 6.Lg2 </w:t>
      </w:r>
      <w:r>
        <w:rPr>
          <w:rFonts w:cs="Arial"/>
          <w:i/>
          <w:sz w:val="20"/>
          <w:szCs w:val="20"/>
          <w:lang w:val="nl-BE"/>
        </w:rPr>
        <w:t>(Zie zet 4.)</w:t>
      </w:r>
    </w:p>
    <w:p w14:paraId="55D85468" w14:textId="77777777" w:rsidR="006F3923" w:rsidRDefault="00CB42AE" w:rsidP="00737576">
      <w:pPr>
        <w:ind w:firstLine="708"/>
        <w:jc w:val="both"/>
        <w:rPr>
          <w:rFonts w:cs="Arial"/>
          <w:b/>
          <w:sz w:val="20"/>
          <w:szCs w:val="20"/>
          <w:lang w:val="nl-BE"/>
        </w:rPr>
      </w:pPr>
      <w:r>
        <w:rPr>
          <w:rFonts w:cs="Arial"/>
          <w:b/>
          <w:sz w:val="20"/>
          <w:szCs w:val="20"/>
          <w:lang w:val="nl-BE"/>
        </w:rPr>
        <w:t>4…</w:t>
      </w:r>
      <w:r>
        <w:rPr>
          <w:rFonts w:cs="Arial"/>
          <w:b/>
          <w:sz w:val="20"/>
          <w:szCs w:val="20"/>
          <w:lang w:val="nl-BE"/>
        </w:rPr>
        <w:tab/>
      </w:r>
      <w:r>
        <w:rPr>
          <w:rFonts w:cs="Arial"/>
          <w:b/>
          <w:sz w:val="20"/>
          <w:szCs w:val="20"/>
          <w:lang w:val="nl-BE"/>
        </w:rPr>
        <w:tab/>
      </w:r>
      <w:r w:rsidR="00737576">
        <w:rPr>
          <w:rFonts w:cs="Arial"/>
          <w:b/>
          <w:sz w:val="20"/>
          <w:szCs w:val="20"/>
          <w:lang w:val="nl-BE"/>
        </w:rPr>
        <w:t>Lc4</w:t>
      </w:r>
    </w:p>
    <w:p w14:paraId="672AF1AC" w14:textId="77777777" w:rsidR="000D06D8" w:rsidRDefault="00737576" w:rsidP="000D06D8">
      <w:pPr>
        <w:ind w:firstLine="708"/>
        <w:jc w:val="both"/>
        <w:rPr>
          <w:rFonts w:cs="Arial"/>
          <w:b/>
          <w:sz w:val="20"/>
          <w:szCs w:val="20"/>
          <w:lang w:val="nl-BE"/>
        </w:rPr>
      </w:pPr>
      <w:r>
        <w:rPr>
          <w:rFonts w:cs="Arial"/>
          <w:b/>
          <w:sz w:val="20"/>
          <w:szCs w:val="20"/>
          <w:lang w:val="nl-BE"/>
        </w:rPr>
        <w:t>5.Pg1</w:t>
      </w:r>
    </w:p>
    <w:p w14:paraId="75862FCB" w14:textId="77777777" w:rsidR="000D06D8" w:rsidRPr="000D06D8" w:rsidRDefault="000D06D8" w:rsidP="000D06D8">
      <w:pPr>
        <w:jc w:val="both"/>
        <w:rPr>
          <w:rFonts w:cs="Arial"/>
          <w:i/>
          <w:sz w:val="20"/>
          <w:szCs w:val="20"/>
          <w:lang w:val="nl-BE"/>
        </w:rPr>
      </w:pPr>
      <w:r>
        <w:rPr>
          <w:rFonts w:cs="Arial"/>
          <w:sz w:val="20"/>
          <w:szCs w:val="20"/>
          <w:lang w:val="nl-BE"/>
        </w:rPr>
        <w:t xml:space="preserve">5.Lf1? </w:t>
      </w:r>
      <w:r w:rsidRPr="000D06D8">
        <w:rPr>
          <w:rFonts w:cs="Arial"/>
          <w:sz w:val="20"/>
          <w:szCs w:val="20"/>
          <w:lang w:val="nl-BE"/>
        </w:rPr>
        <w:t xml:space="preserve">Lb5 6.Kg8 Lc6 7.Lg2 Ld5 8.Lh7 Lc4 5.Pg1 </w:t>
      </w:r>
      <w:r w:rsidRPr="000D06D8">
        <w:rPr>
          <w:rFonts w:cs="Arial"/>
          <w:i/>
          <w:sz w:val="20"/>
          <w:szCs w:val="20"/>
          <w:lang w:val="nl-BE"/>
        </w:rPr>
        <w:t>(Zie zet 5.)</w:t>
      </w:r>
    </w:p>
    <w:p w14:paraId="37E4768F" w14:textId="77777777" w:rsidR="00737576" w:rsidRPr="001513C2" w:rsidRDefault="000D06D8" w:rsidP="00737576">
      <w:pPr>
        <w:ind w:firstLine="708"/>
        <w:jc w:val="both"/>
        <w:rPr>
          <w:rFonts w:cs="Arial"/>
          <w:b/>
          <w:sz w:val="20"/>
          <w:szCs w:val="20"/>
        </w:rPr>
      </w:pPr>
      <w:r w:rsidRPr="001513C2">
        <w:rPr>
          <w:rFonts w:cs="Arial"/>
          <w:b/>
          <w:sz w:val="20"/>
          <w:szCs w:val="20"/>
        </w:rPr>
        <w:t>5…</w:t>
      </w:r>
      <w:r w:rsidRPr="001513C2">
        <w:rPr>
          <w:rFonts w:cs="Arial"/>
          <w:b/>
          <w:sz w:val="20"/>
          <w:szCs w:val="20"/>
        </w:rPr>
        <w:tab/>
      </w:r>
      <w:r w:rsidRPr="001513C2">
        <w:rPr>
          <w:rFonts w:cs="Arial"/>
          <w:b/>
          <w:sz w:val="20"/>
          <w:szCs w:val="20"/>
        </w:rPr>
        <w:tab/>
      </w:r>
      <w:r w:rsidR="00737576" w:rsidRPr="001513C2">
        <w:rPr>
          <w:rFonts w:cs="Arial"/>
          <w:b/>
          <w:sz w:val="20"/>
          <w:szCs w:val="20"/>
        </w:rPr>
        <w:t>Kf4</w:t>
      </w:r>
    </w:p>
    <w:p w14:paraId="52A51082" w14:textId="77777777" w:rsidR="003F09B6" w:rsidRPr="001513C2" w:rsidRDefault="00737576" w:rsidP="003F09B6">
      <w:pPr>
        <w:ind w:firstLine="708"/>
        <w:jc w:val="both"/>
        <w:rPr>
          <w:rFonts w:cs="Arial"/>
          <w:b/>
          <w:sz w:val="20"/>
          <w:szCs w:val="20"/>
        </w:rPr>
      </w:pPr>
      <w:r w:rsidRPr="001513C2">
        <w:rPr>
          <w:rFonts w:cs="Arial"/>
          <w:b/>
          <w:sz w:val="20"/>
          <w:szCs w:val="20"/>
        </w:rPr>
        <w:t>6.Lh3</w:t>
      </w:r>
    </w:p>
    <w:p w14:paraId="21772CC9" w14:textId="77777777" w:rsidR="003F09B6" w:rsidRPr="001513C2" w:rsidRDefault="003F09B6" w:rsidP="003F09B6">
      <w:pPr>
        <w:jc w:val="both"/>
        <w:rPr>
          <w:rFonts w:cs="Arial"/>
          <w:sz w:val="20"/>
          <w:szCs w:val="20"/>
        </w:rPr>
      </w:pPr>
      <w:r w:rsidRPr="001513C2">
        <w:rPr>
          <w:rFonts w:cs="Arial"/>
          <w:sz w:val="20"/>
          <w:szCs w:val="20"/>
        </w:rPr>
        <w:t>6.Ph3? Kg3 7.f4 Kxg2, remise.</w:t>
      </w:r>
    </w:p>
    <w:p w14:paraId="73FDE186" w14:textId="77777777" w:rsidR="00F6489B" w:rsidRPr="001513C2" w:rsidRDefault="003F09B6" w:rsidP="003F09B6">
      <w:pPr>
        <w:jc w:val="both"/>
        <w:rPr>
          <w:rFonts w:cs="Arial"/>
          <w:b/>
          <w:sz w:val="20"/>
          <w:szCs w:val="20"/>
        </w:rPr>
      </w:pPr>
      <w:r w:rsidRPr="001513C2">
        <w:rPr>
          <w:rFonts w:cs="Arial"/>
          <w:sz w:val="20"/>
          <w:szCs w:val="20"/>
        </w:rPr>
        <w:tab/>
      </w:r>
      <w:r w:rsidR="00F6489B" w:rsidRPr="001513C2">
        <w:rPr>
          <w:rFonts w:cs="Arial"/>
          <w:b/>
          <w:sz w:val="20"/>
          <w:szCs w:val="20"/>
        </w:rPr>
        <w:t>6…</w:t>
      </w:r>
      <w:r w:rsidR="00F6489B" w:rsidRPr="001513C2">
        <w:rPr>
          <w:rFonts w:cs="Arial"/>
          <w:b/>
          <w:sz w:val="20"/>
          <w:szCs w:val="20"/>
        </w:rPr>
        <w:tab/>
      </w:r>
      <w:r w:rsidR="00F6489B" w:rsidRPr="001513C2">
        <w:rPr>
          <w:rFonts w:cs="Arial"/>
          <w:b/>
          <w:sz w:val="20"/>
          <w:szCs w:val="20"/>
        </w:rPr>
        <w:tab/>
        <w:t>Kg3</w:t>
      </w:r>
    </w:p>
    <w:p w14:paraId="6DC1CEF5" w14:textId="77777777" w:rsidR="00F6489B" w:rsidRPr="001513C2" w:rsidRDefault="00F6489B" w:rsidP="003F09B6">
      <w:pPr>
        <w:jc w:val="both"/>
        <w:rPr>
          <w:rFonts w:cs="Arial"/>
          <w:b/>
          <w:sz w:val="20"/>
          <w:szCs w:val="20"/>
        </w:rPr>
      </w:pPr>
      <w:r w:rsidRPr="001513C2">
        <w:rPr>
          <w:rFonts w:cs="Arial"/>
          <w:b/>
          <w:sz w:val="20"/>
          <w:szCs w:val="20"/>
        </w:rPr>
        <w:tab/>
        <w:t>7.Lg4</w:t>
      </w:r>
      <w:r w:rsidRPr="001513C2">
        <w:rPr>
          <w:rFonts w:cs="Arial"/>
          <w:b/>
          <w:sz w:val="20"/>
          <w:szCs w:val="20"/>
        </w:rPr>
        <w:tab/>
      </w:r>
      <w:r w:rsidRPr="001513C2">
        <w:rPr>
          <w:rFonts w:cs="Arial"/>
          <w:b/>
          <w:sz w:val="20"/>
          <w:szCs w:val="20"/>
        </w:rPr>
        <w:tab/>
        <w:t>Lf1</w:t>
      </w:r>
    </w:p>
    <w:p w14:paraId="3F2D81D1" w14:textId="77777777" w:rsidR="00F6489B" w:rsidRPr="001513C2" w:rsidRDefault="00F6489B" w:rsidP="003F09B6">
      <w:pPr>
        <w:jc w:val="both"/>
        <w:rPr>
          <w:rFonts w:cs="Arial"/>
          <w:b/>
          <w:sz w:val="20"/>
          <w:szCs w:val="20"/>
        </w:rPr>
      </w:pPr>
      <w:r w:rsidRPr="001513C2">
        <w:rPr>
          <w:rFonts w:cs="Arial"/>
          <w:b/>
          <w:sz w:val="20"/>
          <w:szCs w:val="20"/>
        </w:rPr>
        <w:tab/>
        <w:t>8.Kg7!</w:t>
      </w:r>
      <w:r w:rsidRPr="001513C2">
        <w:rPr>
          <w:rFonts w:cs="Arial"/>
          <w:b/>
          <w:sz w:val="20"/>
          <w:szCs w:val="20"/>
        </w:rPr>
        <w:tab/>
      </w:r>
      <w:r w:rsidRPr="001513C2">
        <w:rPr>
          <w:rFonts w:cs="Arial"/>
          <w:b/>
          <w:sz w:val="20"/>
          <w:szCs w:val="20"/>
        </w:rPr>
        <w:tab/>
        <w:t>Kf2</w:t>
      </w:r>
    </w:p>
    <w:p w14:paraId="4FDA0FA8" w14:textId="77777777" w:rsidR="00F6489B" w:rsidRPr="001513C2" w:rsidRDefault="00F6489B" w:rsidP="003F09B6">
      <w:pPr>
        <w:jc w:val="both"/>
        <w:rPr>
          <w:rFonts w:cs="Arial"/>
          <w:b/>
          <w:sz w:val="20"/>
          <w:szCs w:val="20"/>
        </w:rPr>
      </w:pPr>
      <w:r w:rsidRPr="001513C2">
        <w:rPr>
          <w:rFonts w:cs="Arial"/>
          <w:b/>
          <w:sz w:val="20"/>
          <w:szCs w:val="20"/>
        </w:rPr>
        <w:tab/>
        <w:t>9.f4</w:t>
      </w:r>
      <w:r w:rsidRPr="001513C2">
        <w:rPr>
          <w:rFonts w:cs="Arial"/>
          <w:b/>
          <w:sz w:val="20"/>
          <w:szCs w:val="20"/>
        </w:rPr>
        <w:tab/>
      </w:r>
      <w:r w:rsidRPr="001513C2">
        <w:rPr>
          <w:rFonts w:cs="Arial"/>
          <w:b/>
          <w:sz w:val="20"/>
          <w:szCs w:val="20"/>
        </w:rPr>
        <w:tab/>
        <w:t>Kxg1</w:t>
      </w:r>
    </w:p>
    <w:p w14:paraId="7B978CF9" w14:textId="77777777" w:rsidR="00F6489B" w:rsidRDefault="00F6489B" w:rsidP="003F09B6">
      <w:pPr>
        <w:jc w:val="both"/>
        <w:rPr>
          <w:rFonts w:cs="Arial"/>
          <w:b/>
          <w:sz w:val="20"/>
          <w:szCs w:val="20"/>
          <w:lang w:val="nl-BE"/>
        </w:rPr>
      </w:pPr>
      <w:r w:rsidRPr="001513C2">
        <w:rPr>
          <w:rFonts w:cs="Arial"/>
          <w:b/>
          <w:sz w:val="20"/>
          <w:szCs w:val="20"/>
        </w:rPr>
        <w:t xml:space="preserve">           </w:t>
      </w:r>
      <w:r>
        <w:rPr>
          <w:rFonts w:cs="Arial"/>
          <w:b/>
          <w:sz w:val="20"/>
          <w:szCs w:val="20"/>
          <w:lang w:val="nl-BE"/>
        </w:rPr>
        <w:t>10.f5</w:t>
      </w:r>
    </w:p>
    <w:p w14:paraId="000830B6" w14:textId="77777777" w:rsidR="006F3923" w:rsidRDefault="003F09B6" w:rsidP="006F3923">
      <w:pPr>
        <w:jc w:val="both"/>
        <w:rPr>
          <w:rFonts w:cs="Arial"/>
          <w:sz w:val="20"/>
          <w:szCs w:val="20"/>
          <w:lang w:val="nl-BE"/>
        </w:rPr>
      </w:pPr>
      <w:r>
        <w:rPr>
          <w:rFonts w:cs="Arial"/>
          <w:sz w:val="20"/>
          <w:szCs w:val="20"/>
          <w:lang w:val="nl-BE"/>
        </w:rPr>
        <w:t>En wit wint</w:t>
      </w:r>
    </w:p>
    <w:p w14:paraId="55415A28" w14:textId="77777777" w:rsidR="006F3923" w:rsidRDefault="006F3923" w:rsidP="006F3923">
      <w:pPr>
        <w:jc w:val="both"/>
        <w:rPr>
          <w:rFonts w:cs="Arial"/>
          <w:b/>
          <w:sz w:val="20"/>
          <w:szCs w:val="20"/>
          <w:lang w:val="nl-BE"/>
        </w:rPr>
      </w:pPr>
      <w:r>
        <w:rPr>
          <w:rFonts w:cs="Arial"/>
          <w:b/>
          <w:sz w:val="20"/>
          <w:szCs w:val="20"/>
          <w:lang w:val="nl-BE"/>
        </w:rPr>
        <w:tab/>
      </w:r>
    </w:p>
    <w:p w14:paraId="472C9888" w14:textId="77777777" w:rsidR="006F3923" w:rsidRDefault="006F3923" w:rsidP="006F3923">
      <w:pPr>
        <w:jc w:val="both"/>
        <w:rPr>
          <w:rFonts w:cs="Arial"/>
          <w:b/>
          <w:i/>
          <w:sz w:val="20"/>
          <w:szCs w:val="20"/>
          <w:lang w:val="nl-BE"/>
        </w:rPr>
      </w:pPr>
      <w:r>
        <w:rPr>
          <w:rFonts w:cs="Arial"/>
          <w:b/>
          <w:i/>
          <w:sz w:val="20"/>
          <w:szCs w:val="20"/>
          <w:lang w:val="nl-BE"/>
        </w:rPr>
        <w:t>Variant B</w:t>
      </w:r>
    </w:p>
    <w:p w14:paraId="14E48562" w14:textId="77777777" w:rsidR="006F3923" w:rsidRDefault="00B062E0" w:rsidP="006F3923">
      <w:pPr>
        <w:jc w:val="both"/>
        <w:rPr>
          <w:rFonts w:cs="Arial"/>
          <w:b/>
          <w:sz w:val="20"/>
          <w:szCs w:val="20"/>
          <w:lang w:val="nl-BE"/>
        </w:rPr>
      </w:pPr>
      <w:r>
        <w:rPr>
          <w:rFonts w:cs="Arial"/>
          <w:b/>
          <w:sz w:val="20"/>
          <w:szCs w:val="20"/>
          <w:lang w:val="nl-BE"/>
        </w:rPr>
        <w:tab/>
        <w:t>1.Lf1</w:t>
      </w:r>
      <w:r w:rsidR="006F3923">
        <w:rPr>
          <w:rFonts w:cs="Arial"/>
          <w:b/>
          <w:sz w:val="20"/>
          <w:szCs w:val="20"/>
          <w:lang w:val="nl-BE"/>
        </w:rPr>
        <w:tab/>
      </w:r>
      <w:r w:rsidR="006F3923">
        <w:rPr>
          <w:rFonts w:cs="Arial"/>
          <w:b/>
          <w:sz w:val="20"/>
          <w:szCs w:val="20"/>
          <w:lang w:val="nl-BE"/>
        </w:rPr>
        <w:tab/>
        <w:t xml:space="preserve">Kh4 </w:t>
      </w:r>
    </w:p>
    <w:p w14:paraId="1DDDAA44" w14:textId="77777777" w:rsidR="006F3923" w:rsidRDefault="006F3923" w:rsidP="006F3923">
      <w:pPr>
        <w:jc w:val="both"/>
        <w:rPr>
          <w:rFonts w:cs="Arial"/>
          <w:b/>
          <w:sz w:val="20"/>
          <w:szCs w:val="20"/>
          <w:lang w:val="nl-BE"/>
        </w:rPr>
      </w:pPr>
      <w:r>
        <w:rPr>
          <w:rFonts w:cs="Arial"/>
          <w:b/>
          <w:sz w:val="20"/>
          <w:szCs w:val="20"/>
          <w:lang w:val="nl-BE"/>
        </w:rPr>
        <w:tab/>
        <w:t xml:space="preserve">2.Kh6 </w:t>
      </w:r>
      <w:r>
        <w:rPr>
          <w:rFonts w:cs="Arial"/>
          <w:b/>
          <w:sz w:val="20"/>
          <w:szCs w:val="20"/>
          <w:lang w:val="nl-BE"/>
        </w:rPr>
        <w:tab/>
      </w:r>
      <w:r>
        <w:rPr>
          <w:rFonts w:cs="Arial"/>
          <w:b/>
          <w:sz w:val="20"/>
          <w:szCs w:val="20"/>
          <w:lang w:val="nl-BE"/>
        </w:rPr>
        <w:tab/>
        <w:t xml:space="preserve">Lc4 </w:t>
      </w:r>
    </w:p>
    <w:p w14:paraId="5BD9A5E1" w14:textId="77777777" w:rsidR="006F3923" w:rsidRDefault="006F3923" w:rsidP="006F3923">
      <w:pPr>
        <w:jc w:val="both"/>
        <w:rPr>
          <w:rFonts w:cs="Arial"/>
          <w:b/>
          <w:sz w:val="20"/>
          <w:szCs w:val="20"/>
          <w:lang w:val="nl-BE"/>
        </w:rPr>
      </w:pPr>
      <w:r>
        <w:rPr>
          <w:rFonts w:cs="Arial"/>
          <w:b/>
          <w:sz w:val="20"/>
          <w:szCs w:val="20"/>
          <w:lang w:val="nl-BE"/>
        </w:rPr>
        <w:tab/>
        <w:t xml:space="preserve">3.Lg2 </w:t>
      </w:r>
      <w:r>
        <w:rPr>
          <w:rFonts w:cs="Arial"/>
          <w:b/>
          <w:sz w:val="20"/>
          <w:szCs w:val="20"/>
          <w:lang w:val="nl-BE"/>
        </w:rPr>
        <w:tab/>
      </w:r>
      <w:r>
        <w:rPr>
          <w:rFonts w:cs="Arial"/>
          <w:b/>
          <w:sz w:val="20"/>
          <w:szCs w:val="20"/>
          <w:lang w:val="nl-BE"/>
        </w:rPr>
        <w:tab/>
        <w:t xml:space="preserve">Lf1 </w:t>
      </w:r>
    </w:p>
    <w:p w14:paraId="47BD84E6" w14:textId="77777777" w:rsidR="006F3923" w:rsidRDefault="006F3923" w:rsidP="006F3923">
      <w:pPr>
        <w:jc w:val="both"/>
        <w:rPr>
          <w:rFonts w:cs="Arial"/>
          <w:b/>
          <w:sz w:val="20"/>
          <w:szCs w:val="20"/>
          <w:lang w:val="nl-BE"/>
        </w:rPr>
      </w:pPr>
      <w:r>
        <w:rPr>
          <w:rFonts w:cs="Arial"/>
          <w:b/>
          <w:sz w:val="20"/>
          <w:szCs w:val="20"/>
          <w:lang w:val="nl-BE"/>
        </w:rPr>
        <w:tab/>
        <w:t xml:space="preserve">4.Lxf1 </w:t>
      </w:r>
      <w:r>
        <w:rPr>
          <w:rFonts w:cs="Arial"/>
          <w:b/>
          <w:sz w:val="20"/>
          <w:szCs w:val="20"/>
          <w:lang w:val="nl-BE"/>
        </w:rPr>
        <w:tab/>
      </w:r>
      <w:r>
        <w:rPr>
          <w:rFonts w:cs="Arial"/>
          <w:b/>
          <w:sz w:val="20"/>
          <w:szCs w:val="20"/>
          <w:lang w:val="nl-BE"/>
        </w:rPr>
        <w:tab/>
        <w:t xml:space="preserve">g2 </w:t>
      </w:r>
    </w:p>
    <w:p w14:paraId="4CA0556E" w14:textId="77777777" w:rsidR="006F3923" w:rsidRDefault="006F3923" w:rsidP="006F3923">
      <w:pPr>
        <w:jc w:val="both"/>
        <w:rPr>
          <w:rFonts w:cs="Arial"/>
          <w:b/>
          <w:sz w:val="20"/>
          <w:szCs w:val="20"/>
          <w:lang w:val="nl-BE"/>
        </w:rPr>
      </w:pPr>
      <w:r>
        <w:rPr>
          <w:rFonts w:cs="Arial"/>
          <w:b/>
          <w:sz w:val="20"/>
          <w:szCs w:val="20"/>
          <w:lang w:val="nl-BE"/>
        </w:rPr>
        <w:tab/>
        <w:t xml:space="preserve">5.Pg3 </w:t>
      </w:r>
    </w:p>
    <w:p w14:paraId="3DFA29B0" w14:textId="77777777" w:rsidR="006F3923" w:rsidRDefault="006F3923" w:rsidP="006F3923">
      <w:pPr>
        <w:jc w:val="both"/>
        <w:rPr>
          <w:rFonts w:cs="Arial"/>
          <w:sz w:val="20"/>
          <w:szCs w:val="20"/>
          <w:lang w:val="nl-BE"/>
        </w:rPr>
      </w:pPr>
      <w:r>
        <w:rPr>
          <w:rFonts w:cs="Arial"/>
          <w:sz w:val="20"/>
          <w:szCs w:val="20"/>
          <w:lang w:val="nl-BE"/>
        </w:rPr>
        <w:t>Na 5.Lxg2</w:t>
      </w:r>
      <w:r w:rsidR="001A4799">
        <w:rPr>
          <w:rFonts w:cs="Arial"/>
          <w:sz w:val="20"/>
          <w:szCs w:val="20"/>
          <w:lang w:val="nl-BE"/>
        </w:rPr>
        <w:t>?</w:t>
      </w:r>
      <w:r>
        <w:rPr>
          <w:rFonts w:cs="Arial"/>
          <w:sz w:val="20"/>
          <w:szCs w:val="20"/>
          <w:lang w:val="nl-BE"/>
        </w:rPr>
        <w:t xml:space="preserve"> is het pat. </w:t>
      </w:r>
    </w:p>
    <w:p w14:paraId="411E1EC7" w14:textId="77777777" w:rsidR="006F3923" w:rsidRDefault="006F3923" w:rsidP="006F3923">
      <w:pPr>
        <w:jc w:val="both"/>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 xml:space="preserve">g1D </w:t>
      </w:r>
    </w:p>
    <w:p w14:paraId="3B8F89F7" w14:textId="77777777" w:rsidR="006F3923" w:rsidRDefault="006F3923" w:rsidP="006F3923">
      <w:pPr>
        <w:jc w:val="both"/>
        <w:rPr>
          <w:rFonts w:cs="Arial"/>
          <w:sz w:val="20"/>
          <w:szCs w:val="20"/>
          <w:lang w:val="nl-BE"/>
        </w:rPr>
      </w:pPr>
      <w:r>
        <w:rPr>
          <w:rFonts w:cs="Arial"/>
          <w:sz w:val="20"/>
          <w:szCs w:val="20"/>
          <w:lang w:val="nl-BE"/>
        </w:rPr>
        <w:t>Want 5…Kxg3</w:t>
      </w:r>
      <w:r w:rsidR="00D45AFA">
        <w:rPr>
          <w:rFonts w:cs="Arial"/>
          <w:sz w:val="20"/>
          <w:szCs w:val="20"/>
          <w:lang w:val="nl-BE"/>
        </w:rPr>
        <w:t>?</w:t>
      </w:r>
      <w:r>
        <w:rPr>
          <w:rFonts w:cs="Arial"/>
          <w:sz w:val="20"/>
          <w:szCs w:val="20"/>
          <w:lang w:val="nl-BE"/>
        </w:rPr>
        <w:t xml:space="preserve"> 6.Lxg2 wint. </w:t>
      </w:r>
    </w:p>
    <w:p w14:paraId="0CACA220" w14:textId="77777777" w:rsidR="006F3923" w:rsidRDefault="006F3923" w:rsidP="006F3923">
      <w:pPr>
        <w:jc w:val="both"/>
        <w:rPr>
          <w:rFonts w:cs="Arial"/>
          <w:b/>
          <w:sz w:val="20"/>
          <w:szCs w:val="20"/>
          <w:lang w:val="nl-BE"/>
        </w:rPr>
      </w:pPr>
      <w:r>
        <w:rPr>
          <w:rFonts w:cs="Arial"/>
          <w:b/>
          <w:sz w:val="20"/>
          <w:szCs w:val="20"/>
          <w:lang w:val="nl-BE"/>
        </w:rPr>
        <w:tab/>
        <w:t xml:space="preserve">6.Pf5+ </w:t>
      </w:r>
    </w:p>
    <w:p w14:paraId="55D44D7C" w14:textId="77777777" w:rsidR="006F3923" w:rsidRDefault="0046397F" w:rsidP="006F3923">
      <w:pPr>
        <w:jc w:val="both"/>
        <w:rPr>
          <w:rFonts w:cs="Arial"/>
          <w:sz w:val="20"/>
          <w:szCs w:val="20"/>
          <w:lang w:val="nl-BE"/>
        </w:rPr>
      </w:pPr>
      <w:r>
        <w:rPr>
          <w:rFonts w:cs="Arial"/>
          <w:sz w:val="20"/>
          <w:szCs w:val="20"/>
          <w:lang w:val="nl-BE"/>
        </w:rPr>
        <w:t>en mat.</w:t>
      </w:r>
    </w:p>
    <w:p w14:paraId="4CAD802A" w14:textId="77777777" w:rsidR="004B62D5" w:rsidRDefault="004B62D5" w:rsidP="006F3923">
      <w:pPr>
        <w:jc w:val="both"/>
        <w:rPr>
          <w:rFonts w:cs="Arial"/>
          <w:sz w:val="20"/>
          <w:szCs w:val="20"/>
          <w:lang w:val="nl-BE"/>
        </w:rPr>
      </w:pPr>
    </w:p>
    <w:p w14:paraId="371A973C" w14:textId="77777777" w:rsidR="00F03E9E" w:rsidRDefault="00F03E9E" w:rsidP="006F3923">
      <w:pPr>
        <w:jc w:val="both"/>
        <w:rPr>
          <w:rFonts w:cs="Arial"/>
          <w:sz w:val="20"/>
          <w:szCs w:val="20"/>
          <w:lang w:val="nl-BE"/>
        </w:rPr>
      </w:pPr>
    </w:p>
    <w:p w14:paraId="1228B9AF" w14:textId="77777777" w:rsidR="00F03E9E" w:rsidRDefault="00F03E9E" w:rsidP="006F3923">
      <w:pPr>
        <w:jc w:val="both"/>
        <w:rPr>
          <w:rFonts w:cs="Arial"/>
          <w:sz w:val="20"/>
          <w:szCs w:val="20"/>
          <w:lang w:val="nl-BE"/>
        </w:rPr>
      </w:pPr>
    </w:p>
    <w:p w14:paraId="3F681CBB" w14:textId="77777777" w:rsidR="00F03E9E" w:rsidRDefault="00F03E9E" w:rsidP="006F3923">
      <w:pPr>
        <w:jc w:val="both"/>
        <w:rPr>
          <w:rFonts w:cs="Arial"/>
          <w:sz w:val="20"/>
          <w:szCs w:val="20"/>
          <w:lang w:val="nl-BE"/>
        </w:rPr>
      </w:pPr>
    </w:p>
    <w:p w14:paraId="18230794" w14:textId="77777777" w:rsidR="00F03E9E" w:rsidRDefault="00F03E9E" w:rsidP="006F3923">
      <w:pPr>
        <w:jc w:val="both"/>
        <w:rPr>
          <w:rFonts w:cs="Arial"/>
          <w:sz w:val="20"/>
          <w:szCs w:val="20"/>
          <w:lang w:val="nl-BE"/>
        </w:rPr>
      </w:pPr>
    </w:p>
    <w:p w14:paraId="12E683D9" w14:textId="77777777" w:rsidR="00F03E9E" w:rsidRDefault="00F03E9E" w:rsidP="006F3923">
      <w:pPr>
        <w:jc w:val="both"/>
        <w:rPr>
          <w:rFonts w:cs="Arial"/>
          <w:sz w:val="20"/>
          <w:szCs w:val="20"/>
          <w:lang w:val="nl-BE"/>
        </w:rPr>
      </w:pPr>
    </w:p>
    <w:p w14:paraId="305CCF75" w14:textId="77777777" w:rsidR="00F03E9E" w:rsidRDefault="00F03E9E" w:rsidP="006F3923">
      <w:pPr>
        <w:jc w:val="both"/>
        <w:rPr>
          <w:rFonts w:cs="Arial"/>
          <w:sz w:val="20"/>
          <w:szCs w:val="20"/>
          <w:lang w:val="nl-BE"/>
        </w:rPr>
      </w:pPr>
    </w:p>
    <w:p w14:paraId="738F9B1C" w14:textId="77777777" w:rsidR="00F03E9E" w:rsidRDefault="00F03E9E" w:rsidP="006F3923">
      <w:pPr>
        <w:jc w:val="both"/>
        <w:rPr>
          <w:rFonts w:cs="Arial"/>
          <w:sz w:val="20"/>
          <w:szCs w:val="20"/>
          <w:lang w:val="nl-BE"/>
        </w:rPr>
      </w:pPr>
    </w:p>
    <w:p w14:paraId="673E78AE" w14:textId="77777777" w:rsidR="00B55A52" w:rsidRDefault="00B55A52" w:rsidP="006F3923">
      <w:pPr>
        <w:jc w:val="both"/>
        <w:rPr>
          <w:rFonts w:cs="Arial"/>
          <w:sz w:val="20"/>
          <w:szCs w:val="20"/>
          <w:lang w:val="nl-BE"/>
        </w:rPr>
      </w:pPr>
    </w:p>
    <w:p w14:paraId="62A8A09F" w14:textId="77777777" w:rsidR="006F3923" w:rsidRDefault="00C94F31" w:rsidP="006F3923">
      <w:pPr>
        <w:jc w:val="both"/>
        <w:rPr>
          <w:rFonts w:cs="Arial"/>
          <w:sz w:val="20"/>
          <w:szCs w:val="20"/>
          <w:lang w:val="nl-BE"/>
        </w:rPr>
      </w:pPr>
      <w:r>
        <w:rPr>
          <w:rFonts w:cs="Arial"/>
          <w:i/>
          <w:sz w:val="20"/>
          <w:szCs w:val="20"/>
          <w:lang w:val="nl-BE"/>
        </w:rPr>
        <w:t xml:space="preserve">Variant B </w:t>
      </w:r>
      <w:r>
        <w:rPr>
          <w:rFonts w:cs="Arial"/>
          <w:sz w:val="20"/>
          <w:szCs w:val="20"/>
          <w:lang w:val="nl-BE"/>
        </w:rPr>
        <w:t xml:space="preserve">is éen zet langer dan in de studie van </w:t>
      </w:r>
      <w:r w:rsidR="00F03E9E">
        <w:rPr>
          <w:rFonts w:cs="Arial"/>
          <w:sz w:val="20"/>
          <w:szCs w:val="20"/>
          <w:lang w:val="nl-BE"/>
        </w:rPr>
        <w:t>Pogosjants</w:t>
      </w:r>
      <w:r>
        <w:rPr>
          <w:rFonts w:cs="Arial"/>
          <w:sz w:val="20"/>
          <w:szCs w:val="20"/>
          <w:lang w:val="nl-BE"/>
        </w:rPr>
        <w:t xml:space="preserve">, ver-schenen in </w:t>
      </w:r>
      <w:r w:rsidR="00F03E9E">
        <w:rPr>
          <w:rFonts w:cs="Arial"/>
          <w:sz w:val="20"/>
          <w:szCs w:val="20"/>
          <w:lang w:val="nl-BE"/>
        </w:rPr>
        <w:t xml:space="preserve"> </w:t>
      </w:r>
      <w:r w:rsidR="006F3923">
        <w:rPr>
          <w:rFonts w:cs="Arial"/>
          <w:i/>
          <w:sz w:val="20"/>
          <w:szCs w:val="20"/>
          <w:lang w:val="nl-BE"/>
        </w:rPr>
        <w:t>Shakhmaty Moskva</w:t>
      </w:r>
      <w:r>
        <w:rPr>
          <w:rFonts w:cs="Arial"/>
          <w:i/>
          <w:sz w:val="20"/>
          <w:szCs w:val="20"/>
          <w:lang w:val="nl-BE"/>
        </w:rPr>
        <w:t>,</w:t>
      </w:r>
      <w:r w:rsidR="0046397F">
        <w:rPr>
          <w:rFonts w:cs="Arial"/>
          <w:i/>
          <w:sz w:val="20"/>
          <w:szCs w:val="20"/>
          <w:lang w:val="nl-BE"/>
        </w:rPr>
        <w:t xml:space="preserve"> </w:t>
      </w:r>
      <w:r w:rsidR="0046397F">
        <w:rPr>
          <w:rFonts w:cs="Arial"/>
          <w:sz w:val="20"/>
          <w:szCs w:val="20"/>
          <w:lang w:val="nl-BE"/>
        </w:rPr>
        <w:t>(1961) waar</w:t>
      </w:r>
      <w:r w:rsidR="00F03E9E">
        <w:rPr>
          <w:rFonts w:cs="Arial"/>
          <w:sz w:val="20"/>
          <w:szCs w:val="20"/>
          <w:lang w:val="nl-BE"/>
        </w:rPr>
        <w:t xml:space="preserve">  hij</w:t>
      </w:r>
      <w:r w:rsidR="006F3923">
        <w:rPr>
          <w:rFonts w:cs="Arial"/>
          <w:sz w:val="20"/>
          <w:szCs w:val="20"/>
          <w:lang w:val="nl-BE"/>
        </w:rPr>
        <w:t xml:space="preserve"> terecht de eerste prijs </w:t>
      </w:r>
      <w:r w:rsidR="003E1BFE">
        <w:rPr>
          <w:rFonts w:cs="Arial"/>
          <w:sz w:val="20"/>
          <w:szCs w:val="20"/>
          <w:lang w:val="nl-BE"/>
        </w:rPr>
        <w:t xml:space="preserve">kreeg </w:t>
      </w:r>
      <w:r w:rsidR="006F3923">
        <w:rPr>
          <w:rFonts w:cs="Arial"/>
          <w:sz w:val="20"/>
          <w:szCs w:val="20"/>
          <w:lang w:val="nl-BE"/>
        </w:rPr>
        <w:t xml:space="preserve">met deze versie: </w:t>
      </w:r>
    </w:p>
    <w:p w14:paraId="7A26E5CD" w14:textId="77777777" w:rsidR="006F3923" w:rsidRDefault="006F3923" w:rsidP="006F3923">
      <w:pPr>
        <w:jc w:val="both"/>
        <w:rPr>
          <w:rFonts w:cs="Arial"/>
          <w:sz w:val="20"/>
          <w:szCs w:val="20"/>
          <w:lang w:val="nl-BE"/>
        </w:rPr>
      </w:pPr>
    </w:p>
    <w:p w14:paraId="414AD4D8" w14:textId="77777777" w:rsidR="006F3923" w:rsidRPr="001A4799" w:rsidRDefault="006F3923" w:rsidP="006F3923">
      <w:pPr>
        <w:jc w:val="both"/>
        <w:rPr>
          <w:rFonts w:cs="Arial"/>
          <w:sz w:val="20"/>
          <w:szCs w:val="20"/>
          <w:lang w:val="en-GB"/>
        </w:rPr>
      </w:pPr>
      <w:r w:rsidRPr="00B354CB">
        <w:rPr>
          <w:rFonts w:cs="Arial"/>
          <w:sz w:val="20"/>
          <w:szCs w:val="20"/>
          <w:lang w:val="en-GB"/>
        </w:rPr>
        <w:t>Kh6  La6 Pe4 f3 / K</w:t>
      </w:r>
      <w:r w:rsidRPr="001A4799">
        <w:rPr>
          <w:rFonts w:cs="Arial"/>
          <w:sz w:val="20"/>
          <w:szCs w:val="20"/>
          <w:lang w:val="en-GB"/>
        </w:rPr>
        <w:t xml:space="preserve">h4 Le8 g3 + </w:t>
      </w:r>
    </w:p>
    <w:p w14:paraId="6ED4478B" w14:textId="77777777" w:rsidR="006F3923" w:rsidRPr="001A4799" w:rsidRDefault="006F3923" w:rsidP="006F3923">
      <w:pPr>
        <w:jc w:val="both"/>
        <w:rPr>
          <w:rFonts w:cs="Arial"/>
          <w:sz w:val="20"/>
          <w:szCs w:val="20"/>
          <w:lang w:val="en-GB"/>
        </w:rPr>
      </w:pPr>
    </w:p>
    <w:p w14:paraId="60C9A0F8" w14:textId="77777777" w:rsidR="006F3923" w:rsidRDefault="006F3923" w:rsidP="006F3923">
      <w:pPr>
        <w:jc w:val="both"/>
        <w:rPr>
          <w:rFonts w:cs="Arial"/>
          <w:sz w:val="20"/>
          <w:szCs w:val="20"/>
          <w:lang w:val="nl-BE"/>
        </w:rPr>
      </w:pPr>
      <w:r>
        <w:rPr>
          <w:rFonts w:cs="Arial"/>
          <w:sz w:val="20"/>
          <w:szCs w:val="20"/>
          <w:lang w:val="nl-BE"/>
        </w:rPr>
        <w:t>1.Lf1 Lb5 2.Lg2 Lf1 3.Lxf1 g2 4.Pg3 g1D 5.Pf5+ en mat.</w:t>
      </w:r>
    </w:p>
    <w:p w14:paraId="32314580" w14:textId="77777777" w:rsidR="006F3923" w:rsidRDefault="006F3923" w:rsidP="006F3923">
      <w:pPr>
        <w:jc w:val="both"/>
        <w:rPr>
          <w:rFonts w:cs="Arial"/>
          <w:sz w:val="20"/>
          <w:szCs w:val="20"/>
          <w:lang w:val="nl-BE"/>
        </w:rPr>
      </w:pPr>
    </w:p>
    <w:p w14:paraId="27441F8F" w14:textId="77777777" w:rsidR="009E278E" w:rsidRDefault="009E278E" w:rsidP="006F3923">
      <w:pPr>
        <w:jc w:val="both"/>
        <w:rPr>
          <w:rFonts w:cs="Arial"/>
          <w:sz w:val="20"/>
          <w:szCs w:val="20"/>
          <w:lang w:val="nl-BE"/>
        </w:rPr>
      </w:pPr>
      <w:r>
        <w:rPr>
          <w:rFonts w:cs="Arial"/>
          <w:sz w:val="20"/>
          <w:szCs w:val="20"/>
          <w:lang w:val="nl-BE"/>
        </w:rPr>
        <w:t xml:space="preserve">In </w:t>
      </w:r>
      <w:r>
        <w:rPr>
          <w:rFonts w:cs="Arial"/>
          <w:i/>
          <w:sz w:val="20"/>
          <w:szCs w:val="20"/>
          <w:lang w:val="nl-BE"/>
        </w:rPr>
        <w:t xml:space="preserve">Flemish Miniatures 1997 </w:t>
      </w:r>
      <w:r>
        <w:rPr>
          <w:rFonts w:cs="Arial"/>
          <w:sz w:val="20"/>
          <w:szCs w:val="20"/>
          <w:lang w:val="nl-BE"/>
        </w:rPr>
        <w:t>publi-ceerde ik samen met vriend Roger Missiae</w:t>
      </w:r>
      <w:r w:rsidR="00B8435A">
        <w:rPr>
          <w:rFonts w:cs="Arial"/>
          <w:sz w:val="20"/>
          <w:szCs w:val="20"/>
          <w:lang w:val="nl-BE"/>
        </w:rPr>
        <w:t>n het diagram op bladzijde hiernaast</w:t>
      </w:r>
      <w:r>
        <w:rPr>
          <w:rFonts w:cs="Arial"/>
          <w:sz w:val="20"/>
          <w:szCs w:val="20"/>
          <w:lang w:val="nl-BE"/>
        </w:rPr>
        <w:t xml:space="preserve"> met deze </w:t>
      </w:r>
      <w:r w:rsidR="00BE2A91">
        <w:rPr>
          <w:rFonts w:cs="Arial"/>
          <w:sz w:val="20"/>
          <w:szCs w:val="20"/>
          <w:lang w:val="nl-BE"/>
        </w:rPr>
        <w:t xml:space="preserve">foute </w:t>
      </w:r>
      <w:r>
        <w:rPr>
          <w:rFonts w:cs="Arial"/>
          <w:sz w:val="20"/>
          <w:szCs w:val="20"/>
          <w:lang w:val="nl-BE"/>
        </w:rPr>
        <w:t>oplos</w:t>
      </w:r>
      <w:r w:rsidR="00B8435A">
        <w:rPr>
          <w:rFonts w:cs="Arial"/>
          <w:sz w:val="20"/>
          <w:szCs w:val="20"/>
          <w:lang w:val="nl-BE"/>
        </w:rPr>
        <w:t>-</w:t>
      </w:r>
      <w:r>
        <w:rPr>
          <w:rFonts w:cs="Arial"/>
          <w:sz w:val="20"/>
          <w:szCs w:val="20"/>
          <w:lang w:val="nl-BE"/>
        </w:rPr>
        <w:t>sing:1.Lf1 Le6 2.Pxg3+ Kg5 3.Pe2 L</w:t>
      </w:r>
      <w:r w:rsidR="00A376D8">
        <w:rPr>
          <w:rFonts w:cs="Arial"/>
          <w:sz w:val="20"/>
          <w:szCs w:val="20"/>
          <w:lang w:val="nl-BE"/>
        </w:rPr>
        <w:t>d5 4.f4+ Kg4 5.Kg6 Lc4 6.f5 Ld</w:t>
      </w:r>
      <w:r>
        <w:rPr>
          <w:rFonts w:cs="Arial"/>
          <w:sz w:val="20"/>
          <w:szCs w:val="20"/>
          <w:lang w:val="nl-BE"/>
        </w:rPr>
        <w:t xml:space="preserve">3 </w:t>
      </w:r>
      <w:r w:rsidR="00A376D8">
        <w:rPr>
          <w:rFonts w:cs="Arial"/>
          <w:sz w:val="20"/>
          <w:szCs w:val="20"/>
          <w:lang w:val="nl-BE"/>
        </w:rPr>
        <w:t xml:space="preserve">7.Lh3+ </w:t>
      </w:r>
      <w:r>
        <w:rPr>
          <w:rFonts w:cs="Arial"/>
          <w:sz w:val="20"/>
          <w:szCs w:val="20"/>
          <w:lang w:val="nl-BE"/>
        </w:rPr>
        <w:t xml:space="preserve">Kxh3 Pf4+ </w:t>
      </w:r>
      <w:r w:rsidR="00A376D8">
        <w:rPr>
          <w:rFonts w:cs="Arial"/>
          <w:sz w:val="20"/>
          <w:szCs w:val="20"/>
          <w:lang w:val="nl-BE"/>
        </w:rPr>
        <w:t>8.</w:t>
      </w:r>
      <w:r>
        <w:rPr>
          <w:rFonts w:cs="Arial"/>
          <w:sz w:val="20"/>
          <w:szCs w:val="20"/>
          <w:lang w:val="nl-BE"/>
        </w:rPr>
        <w:t>Kg4 9.P</w:t>
      </w:r>
      <w:r w:rsidR="00A376D8">
        <w:rPr>
          <w:rFonts w:cs="Arial"/>
          <w:sz w:val="20"/>
          <w:szCs w:val="20"/>
          <w:lang w:val="nl-BE"/>
        </w:rPr>
        <w:t>xd</w:t>
      </w:r>
      <w:r>
        <w:rPr>
          <w:rFonts w:cs="Arial"/>
          <w:sz w:val="20"/>
          <w:szCs w:val="20"/>
          <w:lang w:val="nl-BE"/>
        </w:rPr>
        <w:t xml:space="preserve">3. </w:t>
      </w:r>
      <w:r w:rsidR="00A376D8">
        <w:rPr>
          <w:rFonts w:cs="Arial"/>
          <w:sz w:val="20"/>
          <w:szCs w:val="20"/>
          <w:lang w:val="nl-BE"/>
        </w:rPr>
        <w:t>En de pion brengt redding.</w:t>
      </w:r>
    </w:p>
    <w:p w14:paraId="7B7B858A" w14:textId="77777777" w:rsidR="00A376D8" w:rsidRDefault="00A376D8" w:rsidP="006F3923">
      <w:pPr>
        <w:jc w:val="both"/>
        <w:rPr>
          <w:rFonts w:cs="Arial"/>
          <w:sz w:val="20"/>
          <w:szCs w:val="20"/>
          <w:lang w:val="nl-BE"/>
        </w:rPr>
      </w:pPr>
    </w:p>
    <w:p w14:paraId="4CBF021B" w14:textId="77777777" w:rsidR="00A376D8" w:rsidRDefault="00A376D8" w:rsidP="006F3923">
      <w:pPr>
        <w:jc w:val="both"/>
        <w:rPr>
          <w:rFonts w:cs="Arial"/>
          <w:i/>
          <w:sz w:val="20"/>
          <w:szCs w:val="20"/>
          <w:lang w:val="nl-BE"/>
        </w:rPr>
      </w:pPr>
      <w:r>
        <w:rPr>
          <w:rFonts w:cs="Arial"/>
          <w:sz w:val="20"/>
          <w:szCs w:val="20"/>
          <w:lang w:val="nl-BE"/>
        </w:rPr>
        <w:t xml:space="preserve">Deze verrijkte versie ontlokte aan mijn andere vriend Julien Vandiest deze ontboezeming: </w:t>
      </w:r>
      <w:r>
        <w:rPr>
          <w:rFonts w:cs="Arial"/>
          <w:i/>
          <w:sz w:val="20"/>
          <w:szCs w:val="20"/>
          <w:lang w:val="nl-BE"/>
        </w:rPr>
        <w:t>“Forget for a moment who the three involved composers are, just admire the litle masterpiece.”</w:t>
      </w:r>
    </w:p>
    <w:p w14:paraId="56C0B321" w14:textId="77777777" w:rsidR="00A376D8" w:rsidRDefault="00A376D8" w:rsidP="006F3923">
      <w:pPr>
        <w:jc w:val="both"/>
        <w:rPr>
          <w:rFonts w:cs="Arial"/>
          <w:i/>
          <w:sz w:val="20"/>
          <w:szCs w:val="20"/>
          <w:lang w:val="nl-BE"/>
        </w:rPr>
      </w:pPr>
    </w:p>
    <w:p w14:paraId="39A4D35A" w14:textId="77777777" w:rsidR="00A376D8" w:rsidRDefault="000D6E85" w:rsidP="006F3923">
      <w:pPr>
        <w:jc w:val="both"/>
        <w:rPr>
          <w:rFonts w:cs="Arial"/>
          <w:i/>
          <w:sz w:val="20"/>
          <w:szCs w:val="20"/>
          <w:lang w:val="nl-BE"/>
        </w:rPr>
      </w:pPr>
      <w:r>
        <w:rPr>
          <w:rFonts w:cs="Arial"/>
          <w:sz w:val="20"/>
          <w:szCs w:val="20"/>
          <w:lang w:val="nl-BE"/>
        </w:rPr>
        <w:t xml:space="preserve">Later ontdekte ik dat na de zet 3…Ld5 niet alleen </w:t>
      </w:r>
      <w:r>
        <w:rPr>
          <w:rFonts w:cs="Arial"/>
          <w:b/>
          <w:sz w:val="20"/>
          <w:szCs w:val="20"/>
          <w:lang w:val="nl-BE"/>
        </w:rPr>
        <w:t>4.f4+</w:t>
      </w:r>
      <w:r>
        <w:rPr>
          <w:rFonts w:cs="Arial"/>
          <w:sz w:val="20"/>
          <w:szCs w:val="20"/>
          <w:lang w:val="nl-BE"/>
        </w:rPr>
        <w:t xml:space="preserve">, maar ook </w:t>
      </w:r>
      <w:r>
        <w:rPr>
          <w:rFonts w:cs="Arial"/>
          <w:b/>
          <w:sz w:val="20"/>
          <w:szCs w:val="20"/>
          <w:lang w:val="nl-BE"/>
        </w:rPr>
        <w:t xml:space="preserve">4.Lg2 </w:t>
      </w:r>
      <w:r>
        <w:rPr>
          <w:rFonts w:cs="Arial"/>
          <w:sz w:val="20"/>
          <w:szCs w:val="20"/>
          <w:lang w:val="nl-BE"/>
        </w:rPr>
        <w:t xml:space="preserve">wint in 42 zetten. Bij-voorbeeld met 4…Lc4 5.Pg1 Kf4 6.Lh3 enzovoort. </w:t>
      </w:r>
      <w:r w:rsidR="001B7BCA">
        <w:rPr>
          <w:rFonts w:cs="Arial"/>
          <w:sz w:val="20"/>
          <w:szCs w:val="20"/>
          <w:lang w:val="nl-BE"/>
        </w:rPr>
        <w:t>(</w:t>
      </w:r>
      <w:r>
        <w:rPr>
          <w:rFonts w:cs="Arial"/>
          <w:sz w:val="20"/>
          <w:szCs w:val="20"/>
          <w:lang w:val="nl-BE"/>
        </w:rPr>
        <w:t xml:space="preserve">Zie </w:t>
      </w:r>
      <w:r>
        <w:rPr>
          <w:rFonts w:cs="Arial"/>
          <w:i/>
          <w:sz w:val="20"/>
          <w:szCs w:val="20"/>
          <w:lang w:val="nl-BE"/>
        </w:rPr>
        <w:t>Variant A.</w:t>
      </w:r>
      <w:r w:rsidR="001B7BCA">
        <w:rPr>
          <w:rFonts w:cs="Arial"/>
          <w:i/>
          <w:sz w:val="20"/>
          <w:szCs w:val="20"/>
          <w:lang w:val="nl-BE"/>
        </w:rPr>
        <w:t>)</w:t>
      </w:r>
    </w:p>
    <w:p w14:paraId="034CFFC9" w14:textId="77777777" w:rsidR="001B7BCA" w:rsidRDefault="00B8435A" w:rsidP="006F3923">
      <w:pPr>
        <w:jc w:val="both"/>
        <w:rPr>
          <w:rFonts w:cs="Arial"/>
          <w:sz w:val="20"/>
          <w:szCs w:val="20"/>
          <w:lang w:val="nl-BE"/>
        </w:rPr>
      </w:pPr>
      <w:r>
        <w:rPr>
          <w:rFonts w:cs="Arial"/>
          <w:sz w:val="20"/>
          <w:szCs w:val="20"/>
          <w:lang w:val="nl-BE"/>
        </w:rPr>
        <w:t>Nevenoplosbaar</w:t>
      </w:r>
      <w:r w:rsidR="001B7BCA">
        <w:rPr>
          <w:rFonts w:cs="Arial"/>
          <w:sz w:val="20"/>
          <w:szCs w:val="20"/>
          <w:lang w:val="nl-BE"/>
        </w:rPr>
        <w:t>.</w:t>
      </w:r>
    </w:p>
    <w:p w14:paraId="3BFD7E90" w14:textId="77777777" w:rsidR="001B7BCA" w:rsidRDefault="001B7BCA" w:rsidP="006F3923">
      <w:pPr>
        <w:jc w:val="both"/>
        <w:rPr>
          <w:rFonts w:cs="Arial"/>
          <w:sz w:val="20"/>
          <w:szCs w:val="20"/>
          <w:lang w:val="nl-BE"/>
        </w:rPr>
      </w:pPr>
    </w:p>
    <w:p w14:paraId="06ED2B2B" w14:textId="77777777" w:rsidR="00E05D65" w:rsidRDefault="00E05D65" w:rsidP="006F3923">
      <w:pPr>
        <w:jc w:val="both"/>
        <w:rPr>
          <w:rFonts w:cs="Arial"/>
          <w:sz w:val="20"/>
          <w:szCs w:val="20"/>
          <w:lang w:val="nl-BE"/>
        </w:rPr>
      </w:pPr>
      <w:r>
        <w:rPr>
          <w:rFonts w:cs="Arial"/>
          <w:sz w:val="20"/>
          <w:szCs w:val="20"/>
          <w:lang w:val="nl-BE"/>
        </w:rPr>
        <w:t>Maar uiteindelijk is de eer van de</w:t>
      </w:r>
    </w:p>
    <w:p w14:paraId="539DB45C" w14:textId="77777777" w:rsidR="001B7BCA" w:rsidRPr="001B7BCA" w:rsidRDefault="001B7BCA" w:rsidP="006F3923">
      <w:pPr>
        <w:jc w:val="both"/>
        <w:rPr>
          <w:rFonts w:cs="Arial"/>
          <w:sz w:val="20"/>
          <w:szCs w:val="20"/>
          <w:lang w:val="nl-BE"/>
        </w:rPr>
      </w:pPr>
      <w:r>
        <w:rPr>
          <w:rFonts w:cs="Arial"/>
          <w:sz w:val="20"/>
          <w:szCs w:val="20"/>
          <w:lang w:val="nl-BE"/>
        </w:rPr>
        <w:t xml:space="preserve">drie musketiers </w:t>
      </w:r>
      <w:r w:rsidR="00E05D65">
        <w:rPr>
          <w:rFonts w:cs="Arial"/>
          <w:sz w:val="20"/>
          <w:szCs w:val="20"/>
          <w:lang w:val="nl-BE"/>
        </w:rPr>
        <w:t xml:space="preserve">dus </w:t>
      </w:r>
      <w:r w:rsidR="00EF5563">
        <w:rPr>
          <w:rFonts w:cs="Arial"/>
          <w:sz w:val="20"/>
          <w:szCs w:val="20"/>
          <w:lang w:val="nl-BE"/>
        </w:rPr>
        <w:t xml:space="preserve">toch </w:t>
      </w:r>
      <w:r>
        <w:rPr>
          <w:rFonts w:cs="Arial"/>
          <w:sz w:val="20"/>
          <w:szCs w:val="20"/>
          <w:lang w:val="nl-BE"/>
        </w:rPr>
        <w:t>gered.</w:t>
      </w:r>
    </w:p>
    <w:p w14:paraId="641D1FE9" w14:textId="77777777" w:rsidR="004B62D5" w:rsidRDefault="004B62D5" w:rsidP="004B62D5">
      <w:pPr>
        <w:jc w:val="center"/>
        <w:rPr>
          <w:rFonts w:cs="Arial"/>
          <w:sz w:val="20"/>
          <w:szCs w:val="20"/>
          <w:lang w:val="nl-BE"/>
        </w:rPr>
      </w:pPr>
    </w:p>
    <w:p w14:paraId="4C5E1C77" w14:textId="77777777" w:rsidR="004B62D5" w:rsidRDefault="004B62D5" w:rsidP="004B62D5">
      <w:pPr>
        <w:jc w:val="center"/>
        <w:rPr>
          <w:rFonts w:cs="Arial"/>
          <w:sz w:val="20"/>
          <w:szCs w:val="20"/>
          <w:lang w:val="nl-BE"/>
        </w:rPr>
      </w:pPr>
    </w:p>
    <w:p w14:paraId="5176CD82" w14:textId="77777777" w:rsidR="004B62D5" w:rsidRDefault="004B62D5" w:rsidP="004B62D5">
      <w:pPr>
        <w:jc w:val="center"/>
        <w:rPr>
          <w:rFonts w:cs="Arial"/>
          <w:sz w:val="20"/>
          <w:szCs w:val="20"/>
          <w:lang w:val="nl-BE"/>
        </w:rPr>
      </w:pPr>
    </w:p>
    <w:p w14:paraId="55B6CA9E" w14:textId="77777777" w:rsidR="004B62D5" w:rsidRDefault="004B62D5" w:rsidP="004B62D5">
      <w:pPr>
        <w:jc w:val="center"/>
        <w:rPr>
          <w:rFonts w:cs="Arial"/>
          <w:sz w:val="20"/>
          <w:szCs w:val="20"/>
          <w:lang w:val="nl-BE"/>
        </w:rPr>
      </w:pPr>
    </w:p>
    <w:p w14:paraId="6087F9CC" w14:textId="77777777" w:rsidR="004B62D5" w:rsidRDefault="004B62D5" w:rsidP="004B62D5">
      <w:pPr>
        <w:jc w:val="center"/>
        <w:rPr>
          <w:rFonts w:cs="Arial"/>
          <w:sz w:val="20"/>
          <w:szCs w:val="20"/>
          <w:lang w:val="nl-BE"/>
        </w:rPr>
      </w:pPr>
    </w:p>
    <w:p w14:paraId="5B86DE40" w14:textId="77777777" w:rsidR="004B62D5" w:rsidRDefault="004B62D5" w:rsidP="004B62D5">
      <w:pPr>
        <w:jc w:val="center"/>
        <w:rPr>
          <w:rFonts w:cs="Arial"/>
          <w:sz w:val="20"/>
          <w:szCs w:val="20"/>
          <w:lang w:val="nl-BE"/>
        </w:rPr>
      </w:pPr>
    </w:p>
    <w:p w14:paraId="6009209A" w14:textId="77777777" w:rsidR="004B62D5" w:rsidRDefault="004B62D5" w:rsidP="004B62D5">
      <w:pPr>
        <w:jc w:val="center"/>
        <w:rPr>
          <w:rFonts w:cs="Arial"/>
          <w:sz w:val="20"/>
          <w:szCs w:val="20"/>
          <w:lang w:val="nl-BE"/>
        </w:rPr>
      </w:pPr>
    </w:p>
    <w:p w14:paraId="5934AE9A" w14:textId="77777777" w:rsidR="004B62D5" w:rsidRDefault="004B62D5" w:rsidP="004B62D5">
      <w:pPr>
        <w:jc w:val="center"/>
        <w:rPr>
          <w:rFonts w:cs="Arial"/>
          <w:sz w:val="20"/>
          <w:szCs w:val="20"/>
          <w:lang w:val="nl-BE"/>
        </w:rPr>
      </w:pPr>
    </w:p>
    <w:p w14:paraId="551B310C" w14:textId="77777777" w:rsidR="004B62D5" w:rsidRDefault="004B62D5" w:rsidP="004B62D5">
      <w:pPr>
        <w:jc w:val="center"/>
        <w:rPr>
          <w:rFonts w:cs="Arial"/>
          <w:sz w:val="20"/>
          <w:szCs w:val="20"/>
          <w:lang w:val="nl-BE"/>
        </w:rPr>
      </w:pPr>
    </w:p>
    <w:p w14:paraId="0F3570CE" w14:textId="77777777" w:rsidR="004B62D5" w:rsidRDefault="004B62D5" w:rsidP="004B62D5">
      <w:pPr>
        <w:jc w:val="center"/>
        <w:rPr>
          <w:rFonts w:cs="Arial"/>
          <w:sz w:val="20"/>
          <w:szCs w:val="20"/>
          <w:lang w:val="nl-BE"/>
        </w:rPr>
      </w:pPr>
    </w:p>
    <w:p w14:paraId="10354157" w14:textId="77777777" w:rsidR="004B62D5" w:rsidRDefault="004B62D5" w:rsidP="004B62D5">
      <w:pPr>
        <w:jc w:val="center"/>
        <w:rPr>
          <w:rFonts w:cs="Arial"/>
          <w:sz w:val="20"/>
          <w:szCs w:val="20"/>
          <w:lang w:val="nl-BE"/>
        </w:rPr>
      </w:pPr>
    </w:p>
    <w:p w14:paraId="66186A6A" w14:textId="77777777" w:rsidR="004B62D5" w:rsidRDefault="004B62D5" w:rsidP="004B62D5">
      <w:pPr>
        <w:jc w:val="center"/>
        <w:rPr>
          <w:rFonts w:cs="Arial"/>
          <w:sz w:val="20"/>
          <w:szCs w:val="20"/>
          <w:lang w:val="nl-BE"/>
        </w:rPr>
      </w:pPr>
    </w:p>
    <w:p w14:paraId="51B74D1B" w14:textId="77777777" w:rsidR="004B62D5" w:rsidRDefault="004B62D5" w:rsidP="004B62D5">
      <w:pPr>
        <w:jc w:val="center"/>
        <w:rPr>
          <w:rFonts w:cs="Arial"/>
          <w:sz w:val="20"/>
          <w:szCs w:val="20"/>
          <w:lang w:val="nl-BE"/>
        </w:rPr>
      </w:pPr>
    </w:p>
    <w:p w14:paraId="0015F488" w14:textId="77777777" w:rsidR="004B62D5" w:rsidRDefault="004B62D5" w:rsidP="004B62D5">
      <w:pPr>
        <w:jc w:val="center"/>
        <w:rPr>
          <w:rFonts w:cs="Arial"/>
          <w:sz w:val="20"/>
          <w:szCs w:val="20"/>
          <w:lang w:val="nl-BE"/>
        </w:rPr>
      </w:pPr>
    </w:p>
    <w:p w14:paraId="6552B236" w14:textId="77777777" w:rsidR="004B62D5" w:rsidRDefault="004B62D5" w:rsidP="004B62D5">
      <w:pPr>
        <w:jc w:val="center"/>
        <w:rPr>
          <w:rFonts w:cs="Arial"/>
          <w:sz w:val="20"/>
          <w:szCs w:val="20"/>
          <w:lang w:val="nl-BE"/>
        </w:rPr>
      </w:pPr>
    </w:p>
    <w:p w14:paraId="308BB349" w14:textId="77777777" w:rsidR="004B62D5" w:rsidRDefault="004B62D5" w:rsidP="004B62D5">
      <w:pPr>
        <w:jc w:val="center"/>
        <w:rPr>
          <w:rFonts w:cs="Arial"/>
          <w:sz w:val="20"/>
          <w:szCs w:val="20"/>
          <w:lang w:val="nl-BE"/>
        </w:rPr>
      </w:pPr>
    </w:p>
    <w:p w14:paraId="7A69CDAF" w14:textId="77777777" w:rsidR="004B62D5" w:rsidRDefault="004B62D5" w:rsidP="004B62D5">
      <w:pPr>
        <w:jc w:val="center"/>
        <w:rPr>
          <w:rFonts w:cs="Arial"/>
          <w:sz w:val="20"/>
          <w:szCs w:val="20"/>
          <w:lang w:val="nl-BE"/>
        </w:rPr>
      </w:pPr>
    </w:p>
    <w:p w14:paraId="4804AE6E" w14:textId="77777777" w:rsidR="004B62D5" w:rsidRDefault="004B62D5" w:rsidP="004B62D5">
      <w:pPr>
        <w:jc w:val="center"/>
        <w:rPr>
          <w:rFonts w:cs="Arial"/>
          <w:sz w:val="20"/>
          <w:szCs w:val="20"/>
          <w:lang w:val="nl-BE"/>
        </w:rPr>
      </w:pPr>
    </w:p>
    <w:p w14:paraId="76A4958A" w14:textId="77777777" w:rsidR="004B62D5" w:rsidRDefault="004B62D5" w:rsidP="004B62D5">
      <w:pPr>
        <w:jc w:val="center"/>
        <w:rPr>
          <w:rFonts w:cs="Arial"/>
          <w:sz w:val="20"/>
          <w:szCs w:val="20"/>
          <w:lang w:val="nl-BE"/>
        </w:rPr>
      </w:pPr>
    </w:p>
    <w:p w14:paraId="2309B856" w14:textId="77777777" w:rsidR="004B62D5" w:rsidRDefault="004B62D5" w:rsidP="004B62D5">
      <w:pPr>
        <w:jc w:val="center"/>
        <w:rPr>
          <w:rFonts w:cs="Arial"/>
          <w:sz w:val="20"/>
          <w:szCs w:val="20"/>
          <w:lang w:val="nl-BE"/>
        </w:rPr>
      </w:pPr>
    </w:p>
    <w:p w14:paraId="46F16F9E" w14:textId="77777777" w:rsidR="004B62D5" w:rsidRDefault="004B62D5" w:rsidP="004B62D5">
      <w:pPr>
        <w:jc w:val="center"/>
        <w:rPr>
          <w:rFonts w:cs="Arial"/>
          <w:sz w:val="20"/>
          <w:szCs w:val="20"/>
          <w:lang w:val="nl-BE"/>
        </w:rPr>
      </w:pPr>
    </w:p>
    <w:p w14:paraId="3753D8F7" w14:textId="77777777" w:rsidR="004B62D5" w:rsidRDefault="004B62D5" w:rsidP="004B62D5">
      <w:pPr>
        <w:jc w:val="center"/>
        <w:rPr>
          <w:rFonts w:cs="Arial"/>
          <w:sz w:val="20"/>
          <w:szCs w:val="20"/>
          <w:lang w:val="nl-BE"/>
        </w:rPr>
      </w:pPr>
    </w:p>
    <w:p w14:paraId="26B74A08" w14:textId="77777777" w:rsidR="004B62D5" w:rsidRDefault="004B62D5" w:rsidP="004B62D5">
      <w:pPr>
        <w:jc w:val="center"/>
        <w:rPr>
          <w:rFonts w:cs="Arial"/>
          <w:sz w:val="20"/>
          <w:szCs w:val="20"/>
          <w:lang w:val="nl-BE"/>
        </w:rPr>
      </w:pPr>
    </w:p>
    <w:p w14:paraId="609FE7A0" w14:textId="77777777" w:rsidR="004B62D5" w:rsidRDefault="004B62D5" w:rsidP="004B62D5">
      <w:pPr>
        <w:jc w:val="center"/>
        <w:rPr>
          <w:rFonts w:cs="Arial"/>
          <w:sz w:val="20"/>
          <w:szCs w:val="20"/>
          <w:lang w:val="nl-BE"/>
        </w:rPr>
      </w:pPr>
    </w:p>
    <w:p w14:paraId="7185D358" w14:textId="77777777" w:rsidR="004B62D5" w:rsidRDefault="004B62D5" w:rsidP="004B62D5">
      <w:pPr>
        <w:jc w:val="center"/>
        <w:rPr>
          <w:rFonts w:cs="Arial"/>
          <w:sz w:val="20"/>
          <w:szCs w:val="20"/>
          <w:lang w:val="nl-BE"/>
        </w:rPr>
      </w:pPr>
    </w:p>
    <w:p w14:paraId="3609B83A" w14:textId="77777777" w:rsidR="004B62D5" w:rsidRDefault="004B62D5" w:rsidP="004B62D5">
      <w:pPr>
        <w:jc w:val="center"/>
        <w:rPr>
          <w:rFonts w:cs="Arial"/>
          <w:sz w:val="20"/>
          <w:szCs w:val="20"/>
          <w:lang w:val="nl-BE"/>
        </w:rPr>
      </w:pPr>
    </w:p>
    <w:p w14:paraId="2DED5A38" w14:textId="77777777" w:rsidR="004B62D5" w:rsidRDefault="004B62D5" w:rsidP="004B62D5">
      <w:pPr>
        <w:jc w:val="center"/>
        <w:rPr>
          <w:rFonts w:cs="Arial"/>
          <w:sz w:val="20"/>
          <w:szCs w:val="20"/>
          <w:lang w:val="nl-BE"/>
        </w:rPr>
      </w:pPr>
    </w:p>
    <w:p w14:paraId="05AAE552" w14:textId="77777777" w:rsidR="004B62D5" w:rsidRDefault="004B62D5" w:rsidP="004B62D5">
      <w:pPr>
        <w:jc w:val="center"/>
        <w:rPr>
          <w:rFonts w:cs="Arial"/>
          <w:sz w:val="20"/>
          <w:szCs w:val="20"/>
          <w:lang w:val="nl-BE"/>
        </w:rPr>
      </w:pPr>
    </w:p>
    <w:p w14:paraId="082C3F81" w14:textId="77777777" w:rsidR="004B62D5" w:rsidRDefault="004B62D5" w:rsidP="004B62D5">
      <w:pPr>
        <w:jc w:val="center"/>
        <w:rPr>
          <w:rFonts w:cs="Arial"/>
          <w:sz w:val="20"/>
          <w:szCs w:val="20"/>
          <w:lang w:val="nl-BE"/>
        </w:rPr>
      </w:pPr>
    </w:p>
    <w:p w14:paraId="248CDAA2" w14:textId="77777777" w:rsidR="004B62D5" w:rsidRDefault="004B62D5" w:rsidP="004B62D5">
      <w:pPr>
        <w:jc w:val="center"/>
        <w:rPr>
          <w:rFonts w:cs="Arial"/>
          <w:sz w:val="20"/>
          <w:szCs w:val="20"/>
          <w:lang w:val="nl-BE"/>
        </w:rPr>
      </w:pPr>
    </w:p>
    <w:p w14:paraId="4AAC371E" w14:textId="77777777" w:rsidR="004B62D5" w:rsidRDefault="004B62D5" w:rsidP="004B62D5">
      <w:pPr>
        <w:jc w:val="center"/>
        <w:rPr>
          <w:rFonts w:cs="Arial"/>
          <w:sz w:val="20"/>
          <w:szCs w:val="20"/>
          <w:lang w:val="nl-BE"/>
        </w:rPr>
      </w:pPr>
    </w:p>
    <w:p w14:paraId="4BCB5190" w14:textId="77777777" w:rsidR="004B62D5" w:rsidRDefault="004B62D5" w:rsidP="004B62D5">
      <w:pPr>
        <w:jc w:val="center"/>
        <w:rPr>
          <w:rFonts w:cs="Arial"/>
          <w:sz w:val="20"/>
          <w:szCs w:val="20"/>
          <w:lang w:val="nl-BE"/>
        </w:rPr>
      </w:pPr>
    </w:p>
    <w:p w14:paraId="5204EF15" w14:textId="77777777" w:rsidR="004B62D5" w:rsidRDefault="004B62D5" w:rsidP="004B62D5">
      <w:pPr>
        <w:jc w:val="center"/>
        <w:rPr>
          <w:rFonts w:cs="Arial"/>
          <w:sz w:val="20"/>
          <w:szCs w:val="20"/>
          <w:lang w:val="nl-BE"/>
        </w:rPr>
      </w:pPr>
    </w:p>
    <w:p w14:paraId="2254D671" w14:textId="77777777" w:rsidR="004B62D5" w:rsidRDefault="004B62D5" w:rsidP="004B62D5">
      <w:pPr>
        <w:jc w:val="center"/>
        <w:rPr>
          <w:rFonts w:cs="Arial"/>
          <w:sz w:val="20"/>
          <w:szCs w:val="20"/>
          <w:lang w:val="nl-BE"/>
        </w:rPr>
      </w:pPr>
    </w:p>
    <w:p w14:paraId="2BB3706A" w14:textId="77777777" w:rsidR="004B62D5" w:rsidRDefault="004B62D5" w:rsidP="004B62D5">
      <w:pPr>
        <w:jc w:val="center"/>
        <w:rPr>
          <w:rFonts w:cs="Arial"/>
          <w:sz w:val="20"/>
          <w:szCs w:val="20"/>
          <w:lang w:val="nl-BE"/>
        </w:rPr>
      </w:pPr>
    </w:p>
    <w:p w14:paraId="1DEC514D" w14:textId="77777777" w:rsidR="004B62D5" w:rsidRDefault="004B62D5" w:rsidP="004B62D5">
      <w:pPr>
        <w:jc w:val="center"/>
        <w:rPr>
          <w:rFonts w:cs="Arial"/>
          <w:sz w:val="20"/>
          <w:szCs w:val="20"/>
          <w:lang w:val="nl-BE"/>
        </w:rPr>
      </w:pPr>
    </w:p>
    <w:p w14:paraId="0DF7B2B2" w14:textId="77777777" w:rsidR="004B62D5" w:rsidRDefault="004B62D5" w:rsidP="004B62D5">
      <w:pPr>
        <w:jc w:val="center"/>
        <w:rPr>
          <w:rFonts w:cs="Arial"/>
          <w:sz w:val="20"/>
          <w:szCs w:val="20"/>
          <w:lang w:val="nl-BE"/>
        </w:rPr>
      </w:pPr>
    </w:p>
    <w:p w14:paraId="728F0138" w14:textId="77777777" w:rsidR="004B62D5" w:rsidRDefault="004B62D5" w:rsidP="004B62D5">
      <w:pPr>
        <w:jc w:val="center"/>
        <w:rPr>
          <w:rFonts w:cs="Arial"/>
          <w:sz w:val="20"/>
          <w:szCs w:val="20"/>
          <w:lang w:val="nl-BE"/>
        </w:rPr>
      </w:pPr>
    </w:p>
    <w:p w14:paraId="732EC823" w14:textId="77777777" w:rsidR="004B62D5" w:rsidRDefault="004B62D5" w:rsidP="004B62D5">
      <w:pPr>
        <w:jc w:val="center"/>
        <w:rPr>
          <w:rFonts w:cs="Arial"/>
          <w:sz w:val="20"/>
          <w:szCs w:val="20"/>
          <w:lang w:val="nl-BE"/>
        </w:rPr>
      </w:pPr>
    </w:p>
    <w:p w14:paraId="64C0DE39" w14:textId="77777777" w:rsidR="004B62D5" w:rsidRDefault="004B62D5" w:rsidP="004B62D5">
      <w:pPr>
        <w:jc w:val="center"/>
        <w:rPr>
          <w:rFonts w:cs="Arial"/>
          <w:sz w:val="20"/>
          <w:szCs w:val="20"/>
          <w:lang w:val="nl-BE"/>
        </w:rPr>
      </w:pPr>
    </w:p>
    <w:p w14:paraId="561A261E" w14:textId="77777777" w:rsidR="004B62D5" w:rsidRDefault="004B62D5" w:rsidP="004B62D5">
      <w:pPr>
        <w:jc w:val="center"/>
        <w:rPr>
          <w:rFonts w:cs="Arial"/>
          <w:sz w:val="20"/>
          <w:szCs w:val="20"/>
          <w:lang w:val="nl-BE"/>
        </w:rPr>
      </w:pPr>
    </w:p>
    <w:p w14:paraId="44353EF0" w14:textId="77777777" w:rsidR="00D85E99" w:rsidRDefault="00D85E99" w:rsidP="001E2B6A">
      <w:pPr>
        <w:jc w:val="center"/>
        <w:rPr>
          <w:rFonts w:cs="Arial"/>
          <w:b/>
          <w:noProof/>
          <w:sz w:val="20"/>
          <w:szCs w:val="20"/>
          <w:lang w:val="nl-BE"/>
        </w:rPr>
      </w:pPr>
    </w:p>
    <w:p w14:paraId="49BC688F" w14:textId="77777777" w:rsidR="006F3923" w:rsidRPr="00DB020F" w:rsidRDefault="006F3923" w:rsidP="001E2B6A">
      <w:pPr>
        <w:jc w:val="center"/>
        <w:rPr>
          <w:rFonts w:cs="Arial"/>
          <w:sz w:val="20"/>
          <w:szCs w:val="20"/>
          <w:lang w:val="nl-BE"/>
        </w:rPr>
      </w:pPr>
      <w:r>
        <w:rPr>
          <w:rFonts w:cs="Arial"/>
          <w:b/>
          <w:noProof/>
          <w:sz w:val="20"/>
          <w:szCs w:val="20"/>
          <w:lang w:val="nl-BE"/>
        </w:rPr>
        <w:lastRenderedPageBreak/>
        <w:t>- 1</w:t>
      </w:r>
      <w:r w:rsidR="001750E8">
        <w:rPr>
          <w:rFonts w:cs="Arial"/>
          <w:b/>
          <w:noProof/>
          <w:sz w:val="20"/>
          <w:szCs w:val="20"/>
          <w:lang w:val="nl-BE"/>
        </w:rPr>
        <w:t>7</w:t>
      </w:r>
      <w:r w:rsidR="0090165F">
        <w:rPr>
          <w:rFonts w:cs="Arial"/>
          <w:b/>
          <w:noProof/>
          <w:sz w:val="20"/>
          <w:szCs w:val="20"/>
          <w:lang w:val="nl-BE"/>
        </w:rPr>
        <w:t>6</w:t>
      </w:r>
      <w:r>
        <w:rPr>
          <w:rFonts w:cs="Arial"/>
          <w:b/>
          <w:noProof/>
          <w:sz w:val="20"/>
          <w:szCs w:val="20"/>
          <w:lang w:val="nl-BE"/>
        </w:rPr>
        <w:t xml:space="preserve"> -</w:t>
      </w:r>
    </w:p>
    <w:p w14:paraId="5C041AF3" w14:textId="77777777" w:rsidR="006F3923" w:rsidRDefault="006F3923" w:rsidP="006F3923">
      <w:pPr>
        <w:spacing w:line="190" w:lineRule="exact"/>
        <w:jc w:val="center"/>
        <w:rPr>
          <w:rFonts w:cs="Arial"/>
          <w:noProof/>
          <w:sz w:val="20"/>
          <w:szCs w:val="20"/>
          <w:lang w:val="nl-BE"/>
        </w:rPr>
      </w:pPr>
    </w:p>
    <w:p w14:paraId="248AD6C9"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Flemish Miniatures, </w:t>
      </w:r>
      <w:r>
        <w:rPr>
          <w:rFonts w:cs="Arial"/>
          <w:sz w:val="20"/>
          <w:szCs w:val="20"/>
          <w:lang w:val="nl-BE"/>
        </w:rPr>
        <w:t>1997</w:t>
      </w:r>
    </w:p>
    <w:p w14:paraId="7D5EB62E" w14:textId="77777777" w:rsidR="006F3923" w:rsidRDefault="006F3923" w:rsidP="006F3923">
      <w:pPr>
        <w:spacing w:line="190" w:lineRule="exact"/>
        <w:rPr>
          <w:rFonts w:cs="Arial"/>
          <w:sz w:val="20"/>
          <w:szCs w:val="20"/>
          <w:lang w:val="nl-BE"/>
        </w:rPr>
      </w:pPr>
    </w:p>
    <w:p w14:paraId="358008C2" w14:textId="77777777" w:rsidR="006F3923" w:rsidRDefault="006F3923" w:rsidP="006F3923">
      <w:pPr>
        <w:rPr>
          <w:rFonts w:cs="Arial"/>
          <w:b/>
          <w:sz w:val="20"/>
          <w:szCs w:val="20"/>
          <w:lang w:val="nl-BE"/>
        </w:rPr>
      </w:pPr>
      <w:r>
        <w:rPr>
          <w:rFonts w:cs="Arial"/>
          <w:lang w:val="nl-BE"/>
        </w:rPr>
        <w:object w:dxaOrig="4579" w:dyaOrig="4596" w14:anchorId="5790FE79">
          <v:shape id="_x0000_i1191" type="#_x0000_t75" style="width:161.15pt;height:159.5pt" o:ole="">
            <v:imagedata r:id="rId353" o:title=""/>
          </v:shape>
          <o:OLEObject Type="Embed" ProgID="CorelDRAW.Graphic.12" ShapeID="_x0000_i1191" DrawAspect="Content" ObjectID="_1587467584" r:id="rId354"/>
        </w:object>
      </w:r>
    </w:p>
    <w:p w14:paraId="0BDCD2AC" w14:textId="77777777" w:rsidR="00E24CC5" w:rsidRDefault="00E24CC5" w:rsidP="006F3923">
      <w:pPr>
        <w:jc w:val="center"/>
        <w:rPr>
          <w:rFonts w:cs="Arial"/>
          <w:b/>
          <w:lang w:val="nl-BE"/>
        </w:rPr>
      </w:pPr>
    </w:p>
    <w:p w14:paraId="318ABBF2" w14:textId="77777777" w:rsidR="006F3923" w:rsidRDefault="006F3923" w:rsidP="006F3923">
      <w:pPr>
        <w:jc w:val="center"/>
        <w:rPr>
          <w:rFonts w:cs="Arial"/>
          <w:sz w:val="20"/>
          <w:szCs w:val="20"/>
          <w:lang w:val="nl-BE"/>
        </w:rPr>
      </w:pPr>
      <w:r>
        <w:rPr>
          <w:rFonts w:cs="Arial"/>
          <w:b/>
          <w:lang w:val="nl-BE"/>
        </w:rPr>
        <w:t>+</w:t>
      </w:r>
      <w:r>
        <w:rPr>
          <w:rFonts w:cs="Arial"/>
          <w:sz w:val="20"/>
          <w:szCs w:val="20"/>
          <w:lang w:val="nl-BE"/>
        </w:rPr>
        <w:t xml:space="preserve">                              0162.00 h1e8</w:t>
      </w:r>
    </w:p>
    <w:p w14:paraId="3258F3E1" w14:textId="77777777" w:rsidR="006F3923" w:rsidRDefault="006F3923" w:rsidP="006F3923">
      <w:pPr>
        <w:jc w:val="both"/>
        <w:rPr>
          <w:rFonts w:cs="Arial"/>
          <w:i/>
          <w:sz w:val="20"/>
          <w:szCs w:val="20"/>
          <w:lang w:val="nl-BE"/>
        </w:rPr>
      </w:pPr>
    </w:p>
    <w:p w14:paraId="1990C4B9" w14:textId="77777777" w:rsidR="006F3923" w:rsidRDefault="006F3923" w:rsidP="006F3923">
      <w:pPr>
        <w:jc w:val="both"/>
        <w:rPr>
          <w:rFonts w:cs="Arial"/>
          <w:sz w:val="20"/>
          <w:szCs w:val="20"/>
          <w:lang w:val="nl-BE"/>
        </w:rPr>
      </w:pPr>
      <w:r>
        <w:rPr>
          <w:rFonts w:cs="Arial"/>
          <w:sz w:val="20"/>
          <w:szCs w:val="20"/>
          <w:lang w:val="nl-BE"/>
        </w:rPr>
        <w:t>Uitzonderlijk heeft deze buitenge-woon rijke studie drie auteur</w:t>
      </w:r>
      <w:r w:rsidR="008243D7">
        <w:rPr>
          <w:rFonts w:cs="Arial"/>
          <w:sz w:val="20"/>
          <w:szCs w:val="20"/>
          <w:lang w:val="nl-BE"/>
        </w:rPr>
        <w:t>s: Genrich Kasparjan, Roger Mis</w:t>
      </w:r>
      <w:r>
        <w:rPr>
          <w:rFonts w:cs="Arial"/>
          <w:sz w:val="20"/>
          <w:szCs w:val="20"/>
          <w:lang w:val="nl-BE"/>
        </w:rPr>
        <w:t>si</w:t>
      </w:r>
      <w:r w:rsidR="008243D7">
        <w:rPr>
          <w:rFonts w:cs="Arial"/>
          <w:sz w:val="20"/>
          <w:szCs w:val="20"/>
          <w:lang w:val="nl-BE"/>
        </w:rPr>
        <w:t>-</w:t>
      </w:r>
      <w:r>
        <w:rPr>
          <w:rFonts w:cs="Arial"/>
          <w:sz w:val="20"/>
          <w:szCs w:val="20"/>
          <w:lang w:val="nl-BE"/>
        </w:rPr>
        <w:t>aen en Ignace Vandecasteele.</w:t>
      </w:r>
    </w:p>
    <w:p w14:paraId="61D7B9B5" w14:textId="77777777" w:rsidR="006F3923" w:rsidRPr="00002575" w:rsidRDefault="006F3923" w:rsidP="006F3923">
      <w:pPr>
        <w:jc w:val="both"/>
        <w:rPr>
          <w:rFonts w:cs="Arial"/>
          <w:sz w:val="20"/>
          <w:szCs w:val="20"/>
          <w:lang w:val="nl-BE"/>
        </w:rPr>
      </w:pPr>
      <w:r>
        <w:rPr>
          <w:rFonts w:cs="Arial"/>
          <w:sz w:val="20"/>
          <w:szCs w:val="20"/>
          <w:lang w:val="nl-BE"/>
        </w:rPr>
        <w:tab/>
      </w:r>
      <w:r>
        <w:rPr>
          <w:rFonts w:cs="Arial"/>
          <w:b/>
          <w:sz w:val="20"/>
          <w:szCs w:val="20"/>
          <w:lang w:val="nl-BE"/>
        </w:rPr>
        <w:t>1.Pf6+</w:t>
      </w:r>
      <w:r>
        <w:rPr>
          <w:rFonts w:cs="Arial"/>
          <w:b/>
          <w:sz w:val="20"/>
          <w:szCs w:val="20"/>
          <w:lang w:val="nl-BE"/>
        </w:rPr>
        <w:tab/>
      </w:r>
      <w:r>
        <w:rPr>
          <w:rFonts w:cs="Arial"/>
          <w:b/>
          <w:sz w:val="20"/>
          <w:szCs w:val="20"/>
          <w:lang w:val="nl-BE"/>
        </w:rPr>
        <w:tab/>
        <w:t xml:space="preserve">Kf7 </w:t>
      </w:r>
    </w:p>
    <w:p w14:paraId="2BFC400E" w14:textId="77777777" w:rsidR="006F3923" w:rsidRDefault="006F3923" w:rsidP="006F3923">
      <w:pPr>
        <w:jc w:val="both"/>
        <w:rPr>
          <w:rFonts w:cs="Arial"/>
          <w:b/>
          <w:sz w:val="20"/>
          <w:szCs w:val="20"/>
          <w:lang w:val="nl-BE"/>
        </w:rPr>
      </w:pPr>
      <w:r>
        <w:rPr>
          <w:rFonts w:cs="Arial"/>
          <w:b/>
          <w:sz w:val="20"/>
          <w:szCs w:val="20"/>
          <w:lang w:val="nl-BE"/>
        </w:rPr>
        <w:tab/>
        <w:t xml:space="preserve">2.Td6 </w:t>
      </w:r>
    </w:p>
    <w:p w14:paraId="073210C3" w14:textId="77777777" w:rsidR="006F3923" w:rsidRDefault="006F3923" w:rsidP="006F3923">
      <w:pPr>
        <w:jc w:val="both"/>
        <w:rPr>
          <w:rFonts w:cs="Arial"/>
          <w:sz w:val="20"/>
          <w:szCs w:val="20"/>
          <w:lang w:val="nl-BE"/>
        </w:rPr>
      </w:pPr>
      <w:r>
        <w:rPr>
          <w:rFonts w:cs="Arial"/>
          <w:sz w:val="20"/>
          <w:szCs w:val="20"/>
          <w:lang w:val="nl-BE"/>
        </w:rPr>
        <w:t xml:space="preserve">2.Tc6? Lb7 3.Pa5 Lxc6+ 4.Pxc6, maar er zit geen muziek meer in. </w:t>
      </w:r>
    </w:p>
    <w:p w14:paraId="26B9BABE" w14:textId="77777777" w:rsidR="006F3923" w:rsidRDefault="006F3923" w:rsidP="006F3923">
      <w:pPr>
        <w:jc w:val="both"/>
        <w:rPr>
          <w:rFonts w:cs="Arial"/>
          <w:b/>
          <w:i/>
          <w:sz w:val="20"/>
          <w:szCs w:val="20"/>
          <w:lang w:val="nl-BE"/>
        </w:rPr>
      </w:pPr>
    </w:p>
    <w:p w14:paraId="3E3DE3D0" w14:textId="77777777" w:rsidR="006F3923" w:rsidRDefault="006F3923" w:rsidP="006F3923">
      <w:pPr>
        <w:jc w:val="both"/>
        <w:rPr>
          <w:rFonts w:cs="Arial"/>
          <w:sz w:val="20"/>
          <w:szCs w:val="20"/>
          <w:lang w:val="nl-BE"/>
        </w:rPr>
      </w:pPr>
      <w:r>
        <w:rPr>
          <w:rFonts w:cs="Arial"/>
          <w:b/>
          <w:i/>
          <w:sz w:val="20"/>
          <w:szCs w:val="20"/>
          <w:lang w:val="nl-BE"/>
        </w:rPr>
        <w:t xml:space="preserve">Variant A </w:t>
      </w:r>
      <w:r>
        <w:rPr>
          <w:rFonts w:cs="Arial"/>
          <w:sz w:val="20"/>
          <w:szCs w:val="20"/>
          <w:lang w:val="nl-BE"/>
        </w:rPr>
        <w:t>(Kasparjan 1977)</w:t>
      </w:r>
    </w:p>
    <w:p w14:paraId="675985C4" w14:textId="77777777" w:rsidR="006F3923" w:rsidRDefault="006F3923" w:rsidP="006F3923">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 xml:space="preserve">Ke7 </w:t>
      </w:r>
    </w:p>
    <w:p w14:paraId="706D9CEC" w14:textId="77777777" w:rsidR="006F3923" w:rsidRDefault="006F3923" w:rsidP="006F3923">
      <w:pPr>
        <w:jc w:val="both"/>
        <w:rPr>
          <w:rFonts w:cs="Arial"/>
          <w:b/>
          <w:sz w:val="20"/>
          <w:szCs w:val="20"/>
          <w:lang w:val="nl-BE"/>
        </w:rPr>
      </w:pPr>
      <w:r>
        <w:rPr>
          <w:rFonts w:cs="Arial"/>
          <w:b/>
          <w:sz w:val="20"/>
          <w:szCs w:val="20"/>
          <w:lang w:val="nl-BE"/>
        </w:rPr>
        <w:tab/>
        <w:t xml:space="preserve">3.Pe4 </w:t>
      </w:r>
      <w:r>
        <w:rPr>
          <w:rFonts w:cs="Arial"/>
          <w:b/>
          <w:sz w:val="20"/>
          <w:szCs w:val="20"/>
          <w:lang w:val="nl-BE"/>
        </w:rPr>
        <w:tab/>
      </w:r>
      <w:r>
        <w:rPr>
          <w:rFonts w:cs="Arial"/>
          <w:b/>
          <w:sz w:val="20"/>
          <w:szCs w:val="20"/>
          <w:lang w:val="nl-BE"/>
        </w:rPr>
        <w:tab/>
        <w:t xml:space="preserve">Lb7 </w:t>
      </w:r>
    </w:p>
    <w:p w14:paraId="3829F914" w14:textId="77777777" w:rsidR="006F3923" w:rsidRDefault="006F3923" w:rsidP="006F3923">
      <w:pPr>
        <w:jc w:val="both"/>
        <w:rPr>
          <w:rFonts w:cs="Arial"/>
          <w:sz w:val="20"/>
          <w:szCs w:val="20"/>
          <w:lang w:val="nl-BE"/>
        </w:rPr>
      </w:pPr>
      <w:r>
        <w:rPr>
          <w:rFonts w:cs="Arial"/>
          <w:sz w:val="20"/>
          <w:szCs w:val="20"/>
          <w:lang w:val="nl-BE"/>
        </w:rPr>
        <w:t xml:space="preserve">Nu het paard gepend is komt het </w:t>
      </w:r>
    </w:p>
    <w:p w14:paraId="3D454B1C" w14:textId="77777777" w:rsidR="006F3923" w:rsidRDefault="006F3923" w:rsidP="006F3923">
      <w:pPr>
        <w:jc w:val="both"/>
        <w:rPr>
          <w:rFonts w:cs="Arial"/>
          <w:sz w:val="20"/>
          <w:szCs w:val="20"/>
          <w:lang w:val="nl-BE"/>
        </w:rPr>
      </w:pPr>
      <w:r>
        <w:rPr>
          <w:rFonts w:cs="Arial"/>
          <w:sz w:val="20"/>
          <w:szCs w:val="20"/>
          <w:lang w:val="nl-BE"/>
        </w:rPr>
        <w:t xml:space="preserve">andere ter hulp. </w:t>
      </w:r>
    </w:p>
    <w:p w14:paraId="265F38A8" w14:textId="77777777" w:rsidR="006F3923" w:rsidRDefault="006F3923" w:rsidP="006F3923">
      <w:pPr>
        <w:jc w:val="both"/>
        <w:rPr>
          <w:rFonts w:cs="Arial"/>
          <w:b/>
          <w:sz w:val="20"/>
          <w:szCs w:val="20"/>
          <w:lang w:val="nl-BE"/>
        </w:rPr>
      </w:pPr>
      <w:r>
        <w:rPr>
          <w:rFonts w:cs="Arial"/>
          <w:b/>
          <w:sz w:val="20"/>
          <w:szCs w:val="20"/>
          <w:lang w:val="nl-BE"/>
        </w:rPr>
        <w:tab/>
        <w:t xml:space="preserve">4.Pbd2 </w:t>
      </w:r>
      <w:r>
        <w:rPr>
          <w:rFonts w:cs="Arial"/>
          <w:b/>
          <w:sz w:val="20"/>
          <w:szCs w:val="20"/>
          <w:lang w:val="nl-BE"/>
        </w:rPr>
        <w:tab/>
        <w:t xml:space="preserve">Le3 </w:t>
      </w:r>
    </w:p>
    <w:p w14:paraId="2E0D4373" w14:textId="77777777" w:rsidR="006F3923" w:rsidRDefault="006F3923" w:rsidP="006F3923">
      <w:pPr>
        <w:jc w:val="both"/>
        <w:rPr>
          <w:rFonts w:cs="Arial"/>
          <w:sz w:val="20"/>
          <w:szCs w:val="20"/>
          <w:lang w:val="nl-BE"/>
        </w:rPr>
      </w:pPr>
      <w:r>
        <w:rPr>
          <w:rFonts w:cs="Arial"/>
          <w:sz w:val="20"/>
          <w:szCs w:val="20"/>
          <w:lang w:val="nl-BE"/>
        </w:rPr>
        <w:t xml:space="preserve">Alle witte stukken staan nu in. </w:t>
      </w:r>
    </w:p>
    <w:p w14:paraId="4DE15204" w14:textId="77777777" w:rsidR="006F3923" w:rsidRDefault="006F3923" w:rsidP="006F3923">
      <w:pPr>
        <w:jc w:val="both"/>
        <w:rPr>
          <w:rFonts w:cs="Arial"/>
          <w:b/>
          <w:sz w:val="20"/>
          <w:szCs w:val="20"/>
          <w:lang w:val="nl-BE"/>
        </w:rPr>
      </w:pPr>
      <w:r>
        <w:rPr>
          <w:rFonts w:cs="Arial"/>
          <w:b/>
          <w:sz w:val="20"/>
          <w:szCs w:val="20"/>
          <w:lang w:val="nl-BE"/>
        </w:rPr>
        <w:tab/>
        <w:t xml:space="preserve">5.Tg6 </w:t>
      </w:r>
    </w:p>
    <w:p w14:paraId="581448FB" w14:textId="77777777" w:rsidR="006F3923" w:rsidRDefault="006F3923" w:rsidP="006F3923">
      <w:pPr>
        <w:spacing w:line="220" w:lineRule="exact"/>
        <w:jc w:val="both"/>
        <w:rPr>
          <w:rFonts w:cs="Arial"/>
          <w:sz w:val="20"/>
          <w:szCs w:val="20"/>
          <w:lang w:val="nl-BE"/>
        </w:rPr>
      </w:pPr>
      <w:r>
        <w:rPr>
          <w:rFonts w:cs="Arial"/>
          <w:sz w:val="20"/>
          <w:szCs w:val="20"/>
          <w:lang w:val="nl-BE"/>
        </w:rPr>
        <w:t>dreigt 6.Tg7+ en 7.Txb7.</w:t>
      </w:r>
    </w:p>
    <w:p w14:paraId="1D40A3BF" w14:textId="77777777" w:rsidR="006F3923" w:rsidRPr="00D3440A" w:rsidRDefault="006F3923" w:rsidP="00D3440A">
      <w:pPr>
        <w:spacing w:line="220" w:lineRule="exact"/>
        <w:jc w:val="both"/>
        <w:rPr>
          <w:rFonts w:cs="Arial"/>
          <w:sz w:val="20"/>
          <w:szCs w:val="20"/>
          <w:lang w:val="nl-BE"/>
        </w:rPr>
      </w:pPr>
      <w:r>
        <w:rPr>
          <w:rFonts w:cs="Arial"/>
          <w:sz w:val="20"/>
          <w:szCs w:val="20"/>
          <w:lang w:val="nl-BE"/>
        </w:rPr>
        <w:t xml:space="preserve">            </w:t>
      </w:r>
      <w:r w:rsidR="001D7979">
        <w:rPr>
          <w:rFonts w:cs="Arial"/>
          <w:sz w:val="20"/>
          <w:szCs w:val="20"/>
          <w:lang w:val="nl-BE"/>
        </w:rPr>
        <w:t xml:space="preserve"> </w:t>
      </w:r>
      <w:r>
        <w:rPr>
          <w:rFonts w:cs="Arial"/>
          <w:b/>
          <w:sz w:val="20"/>
          <w:szCs w:val="20"/>
          <w:lang w:val="nl-BE"/>
        </w:rPr>
        <w:t>5…</w:t>
      </w:r>
      <w:r>
        <w:rPr>
          <w:rFonts w:cs="Arial"/>
          <w:b/>
          <w:sz w:val="20"/>
          <w:szCs w:val="20"/>
          <w:lang w:val="nl-BE"/>
        </w:rPr>
        <w:tab/>
      </w:r>
      <w:r>
        <w:rPr>
          <w:rFonts w:cs="Arial"/>
          <w:b/>
          <w:sz w:val="20"/>
          <w:szCs w:val="20"/>
          <w:lang w:val="nl-BE"/>
        </w:rPr>
        <w:tab/>
        <w:t xml:space="preserve">Kf7 </w:t>
      </w:r>
    </w:p>
    <w:p w14:paraId="53D692B4" w14:textId="77777777" w:rsidR="006F3923" w:rsidRDefault="008516F2" w:rsidP="006F3923">
      <w:pPr>
        <w:spacing w:line="220" w:lineRule="exact"/>
        <w:jc w:val="both"/>
        <w:rPr>
          <w:rFonts w:cs="Arial"/>
          <w:sz w:val="20"/>
          <w:szCs w:val="20"/>
          <w:lang w:val="nl-BE"/>
        </w:rPr>
      </w:pPr>
      <w:r>
        <w:rPr>
          <w:rFonts w:cs="Arial"/>
          <w:sz w:val="20"/>
          <w:szCs w:val="20"/>
          <w:lang w:val="nl-BE"/>
        </w:rPr>
        <w:t xml:space="preserve">           </w:t>
      </w:r>
      <w:r w:rsidR="006F3923">
        <w:rPr>
          <w:rFonts w:cs="Arial"/>
          <w:sz w:val="20"/>
          <w:szCs w:val="20"/>
          <w:lang w:val="nl-BE"/>
        </w:rPr>
        <w:t xml:space="preserve"> </w:t>
      </w:r>
      <w:r w:rsidR="001D7979">
        <w:rPr>
          <w:rFonts w:cs="Arial"/>
          <w:sz w:val="20"/>
          <w:szCs w:val="20"/>
          <w:lang w:val="nl-BE"/>
        </w:rPr>
        <w:t xml:space="preserve"> </w:t>
      </w:r>
      <w:r w:rsidR="006F3923">
        <w:rPr>
          <w:rFonts w:cs="Arial"/>
          <w:b/>
          <w:sz w:val="20"/>
          <w:szCs w:val="20"/>
          <w:lang w:val="nl-BE"/>
        </w:rPr>
        <w:t xml:space="preserve">6.Tg2 </w:t>
      </w:r>
    </w:p>
    <w:p w14:paraId="69C6E5B2" w14:textId="77777777" w:rsidR="00D3440A" w:rsidRDefault="00D3440A" w:rsidP="006F3923">
      <w:pPr>
        <w:jc w:val="both"/>
        <w:rPr>
          <w:rFonts w:cs="Arial"/>
          <w:sz w:val="20"/>
          <w:szCs w:val="20"/>
          <w:lang w:val="nl-BE"/>
        </w:rPr>
      </w:pPr>
    </w:p>
    <w:p w14:paraId="0E66C37F" w14:textId="77777777" w:rsidR="00A81962" w:rsidRDefault="00A81962" w:rsidP="006F3923">
      <w:pPr>
        <w:jc w:val="both"/>
        <w:rPr>
          <w:rFonts w:cs="Arial"/>
          <w:sz w:val="20"/>
          <w:szCs w:val="20"/>
          <w:lang w:val="nl-BE"/>
        </w:rPr>
      </w:pPr>
    </w:p>
    <w:p w14:paraId="17668CD9" w14:textId="77777777" w:rsidR="00392383" w:rsidRDefault="00392383" w:rsidP="006F3923">
      <w:pPr>
        <w:jc w:val="both"/>
        <w:rPr>
          <w:rFonts w:cs="Arial"/>
          <w:sz w:val="20"/>
          <w:szCs w:val="20"/>
          <w:lang w:val="nl-BE"/>
        </w:rPr>
      </w:pPr>
    </w:p>
    <w:p w14:paraId="54360CAA" w14:textId="77777777" w:rsidR="00D3440A" w:rsidRDefault="00D3440A" w:rsidP="006F3923">
      <w:pPr>
        <w:jc w:val="both"/>
        <w:rPr>
          <w:rFonts w:cs="Arial"/>
          <w:sz w:val="20"/>
          <w:szCs w:val="20"/>
          <w:lang w:val="nl-BE"/>
        </w:rPr>
      </w:pPr>
    </w:p>
    <w:p w14:paraId="3890B990" w14:textId="77777777" w:rsidR="006F3923" w:rsidRDefault="006F3923" w:rsidP="006F3923">
      <w:pPr>
        <w:jc w:val="both"/>
        <w:rPr>
          <w:rFonts w:cs="Arial"/>
          <w:sz w:val="20"/>
          <w:szCs w:val="20"/>
          <w:lang w:val="nl-BE"/>
        </w:rPr>
      </w:pPr>
      <w:r>
        <w:rPr>
          <w:rFonts w:cs="Arial"/>
          <w:sz w:val="20"/>
          <w:szCs w:val="20"/>
          <w:lang w:val="nl-BE"/>
        </w:rPr>
        <w:t>Alles is gedekt: En 6…Lxd2</w:t>
      </w:r>
      <w:r w:rsidR="001A4799">
        <w:rPr>
          <w:rFonts w:cs="Arial"/>
          <w:sz w:val="20"/>
          <w:szCs w:val="20"/>
          <w:lang w:val="nl-BE"/>
        </w:rPr>
        <w:t>?</w:t>
      </w:r>
      <w:r>
        <w:rPr>
          <w:rFonts w:cs="Arial"/>
          <w:sz w:val="20"/>
          <w:szCs w:val="20"/>
          <w:lang w:val="nl-BE"/>
        </w:rPr>
        <w:t xml:space="preserve"> wordt afgestraft met 7.Pd6+. Tot hier Kasp</w:t>
      </w:r>
      <w:r w:rsidR="00F72AD8">
        <w:rPr>
          <w:rFonts w:cs="Arial"/>
          <w:sz w:val="20"/>
          <w:szCs w:val="20"/>
          <w:lang w:val="nl-BE"/>
        </w:rPr>
        <w:t>arjan. Maar zwart volhardt:</w:t>
      </w:r>
    </w:p>
    <w:p w14:paraId="232BA10E" w14:textId="77777777" w:rsidR="006F3923" w:rsidRDefault="006F3923" w:rsidP="006F3923">
      <w:pPr>
        <w:jc w:val="both"/>
        <w:rPr>
          <w:rFonts w:cs="Arial"/>
          <w:b/>
          <w:sz w:val="20"/>
          <w:szCs w:val="20"/>
          <w:lang w:val="nl-BE"/>
        </w:rPr>
      </w:pPr>
      <w:r>
        <w:rPr>
          <w:rFonts w:cs="Arial"/>
          <w:b/>
          <w:sz w:val="20"/>
          <w:szCs w:val="20"/>
          <w:lang w:val="nl-BE"/>
        </w:rPr>
        <w:t xml:space="preserve">             6…</w:t>
      </w:r>
      <w:r>
        <w:rPr>
          <w:rFonts w:cs="Arial"/>
          <w:b/>
          <w:sz w:val="20"/>
          <w:szCs w:val="20"/>
          <w:lang w:val="nl-BE"/>
        </w:rPr>
        <w:tab/>
      </w:r>
      <w:r>
        <w:rPr>
          <w:rFonts w:cs="Arial"/>
          <w:b/>
          <w:sz w:val="20"/>
          <w:szCs w:val="20"/>
          <w:lang w:val="nl-BE"/>
        </w:rPr>
        <w:tab/>
        <w:t xml:space="preserve">Ld5 </w:t>
      </w:r>
    </w:p>
    <w:p w14:paraId="5BCE6476" w14:textId="77777777" w:rsidR="006F3923" w:rsidRDefault="006F3923" w:rsidP="006F3923">
      <w:pPr>
        <w:jc w:val="both"/>
        <w:rPr>
          <w:rFonts w:cs="Arial"/>
          <w:sz w:val="20"/>
          <w:szCs w:val="20"/>
          <w:lang w:val="nl-BE"/>
        </w:rPr>
      </w:pPr>
      <w:r>
        <w:rPr>
          <w:rFonts w:cs="Arial"/>
          <w:sz w:val="20"/>
          <w:szCs w:val="20"/>
          <w:lang w:val="nl-BE"/>
        </w:rPr>
        <w:t xml:space="preserve">De witte </w:t>
      </w:r>
      <w:r w:rsidR="00F70142">
        <w:rPr>
          <w:rFonts w:cs="Arial"/>
          <w:sz w:val="20"/>
          <w:szCs w:val="20"/>
          <w:lang w:val="nl-BE"/>
        </w:rPr>
        <w:t>vorst is nu verplicht te spelen</w:t>
      </w:r>
      <w:r>
        <w:rPr>
          <w:rFonts w:cs="Arial"/>
          <w:sz w:val="20"/>
          <w:szCs w:val="20"/>
          <w:lang w:val="nl-BE"/>
        </w:rPr>
        <w:t xml:space="preserve"> om de toren te bevrijden. </w:t>
      </w:r>
    </w:p>
    <w:p w14:paraId="17F0DC8F" w14:textId="77777777" w:rsidR="006F3923" w:rsidRDefault="006F3923" w:rsidP="006F3923">
      <w:pPr>
        <w:jc w:val="both"/>
        <w:rPr>
          <w:rFonts w:cs="Arial"/>
          <w:b/>
          <w:sz w:val="20"/>
          <w:szCs w:val="20"/>
          <w:lang w:val="nl-BE"/>
        </w:rPr>
      </w:pPr>
      <w:r>
        <w:rPr>
          <w:rFonts w:cs="Arial"/>
          <w:b/>
          <w:sz w:val="20"/>
          <w:szCs w:val="20"/>
          <w:lang w:val="nl-BE"/>
        </w:rPr>
        <w:t xml:space="preserve">             7.Kh2 </w:t>
      </w:r>
      <w:r>
        <w:rPr>
          <w:rFonts w:cs="Arial"/>
          <w:b/>
          <w:sz w:val="20"/>
          <w:szCs w:val="20"/>
          <w:lang w:val="nl-BE"/>
        </w:rPr>
        <w:tab/>
      </w:r>
      <w:r>
        <w:rPr>
          <w:rFonts w:cs="Arial"/>
          <w:b/>
          <w:sz w:val="20"/>
          <w:szCs w:val="20"/>
          <w:lang w:val="nl-BE"/>
        </w:rPr>
        <w:tab/>
        <w:t xml:space="preserve">Lxd2 </w:t>
      </w:r>
    </w:p>
    <w:p w14:paraId="0E4A1DB0" w14:textId="77777777" w:rsidR="006F3923" w:rsidRDefault="006F3923" w:rsidP="006F3923">
      <w:pPr>
        <w:jc w:val="both"/>
        <w:rPr>
          <w:rFonts w:cs="Arial"/>
          <w:b/>
          <w:sz w:val="20"/>
          <w:szCs w:val="20"/>
          <w:lang w:val="nl-BE"/>
        </w:rPr>
      </w:pPr>
      <w:r>
        <w:rPr>
          <w:rFonts w:cs="Arial"/>
          <w:b/>
          <w:sz w:val="20"/>
          <w:szCs w:val="20"/>
          <w:lang w:val="nl-BE"/>
        </w:rPr>
        <w:t xml:space="preserve">             8.Tf2+ </w:t>
      </w:r>
      <w:r>
        <w:rPr>
          <w:rFonts w:cs="Arial"/>
          <w:b/>
          <w:sz w:val="20"/>
          <w:szCs w:val="20"/>
          <w:lang w:val="nl-BE"/>
        </w:rPr>
        <w:tab/>
      </w:r>
      <w:r>
        <w:rPr>
          <w:rFonts w:cs="Arial"/>
          <w:b/>
          <w:sz w:val="20"/>
          <w:szCs w:val="20"/>
          <w:lang w:val="nl-BE"/>
        </w:rPr>
        <w:tab/>
        <w:t xml:space="preserve"> </w:t>
      </w:r>
    </w:p>
    <w:p w14:paraId="4C61A435" w14:textId="77777777" w:rsidR="006F3923" w:rsidRDefault="006F3923" w:rsidP="006F3923">
      <w:pPr>
        <w:jc w:val="both"/>
        <w:rPr>
          <w:rFonts w:cs="Arial"/>
          <w:sz w:val="20"/>
          <w:szCs w:val="20"/>
          <w:lang w:val="nl-BE"/>
        </w:rPr>
      </w:pPr>
      <w:r>
        <w:rPr>
          <w:rFonts w:cs="Arial"/>
          <w:sz w:val="20"/>
          <w:szCs w:val="20"/>
          <w:lang w:val="nl-BE"/>
        </w:rPr>
        <w:t>Een tussenschaakje.</w:t>
      </w:r>
      <w:r>
        <w:rPr>
          <w:rFonts w:cs="Arial"/>
          <w:b/>
          <w:sz w:val="20"/>
          <w:szCs w:val="20"/>
          <w:lang w:val="nl-BE"/>
        </w:rPr>
        <w:t xml:space="preserve"> </w:t>
      </w:r>
      <w:r w:rsidR="00673277">
        <w:rPr>
          <w:rFonts w:cs="Arial"/>
          <w:sz w:val="20"/>
          <w:szCs w:val="20"/>
          <w:lang w:val="nl-BE"/>
        </w:rPr>
        <w:t>Maar niet  8.Txd2? Lxe4 en remi</w:t>
      </w:r>
      <w:r>
        <w:rPr>
          <w:rFonts w:cs="Arial"/>
          <w:sz w:val="20"/>
          <w:szCs w:val="20"/>
          <w:lang w:val="nl-BE"/>
        </w:rPr>
        <w:t>se.</w:t>
      </w:r>
    </w:p>
    <w:p w14:paraId="58E552BB" w14:textId="77777777" w:rsidR="006F3923" w:rsidRDefault="006F3923" w:rsidP="006F3923">
      <w:pPr>
        <w:jc w:val="both"/>
        <w:rPr>
          <w:rFonts w:cs="Arial"/>
          <w:b/>
          <w:sz w:val="20"/>
          <w:szCs w:val="20"/>
          <w:lang w:val="nl-BE"/>
        </w:rPr>
      </w:pPr>
      <w:r>
        <w:rPr>
          <w:rFonts w:cs="Arial"/>
          <w:b/>
          <w:sz w:val="20"/>
          <w:szCs w:val="20"/>
          <w:lang w:val="nl-BE"/>
        </w:rPr>
        <w:t xml:space="preserve">             8... </w:t>
      </w:r>
      <w:r>
        <w:rPr>
          <w:rFonts w:cs="Arial"/>
          <w:b/>
          <w:sz w:val="20"/>
          <w:szCs w:val="20"/>
          <w:lang w:val="nl-BE"/>
        </w:rPr>
        <w:tab/>
      </w:r>
      <w:r>
        <w:rPr>
          <w:rFonts w:cs="Arial"/>
          <w:b/>
          <w:sz w:val="20"/>
          <w:szCs w:val="20"/>
          <w:lang w:val="nl-BE"/>
        </w:rPr>
        <w:tab/>
        <w:t>K~</w:t>
      </w:r>
    </w:p>
    <w:p w14:paraId="70A3A2BA" w14:textId="77777777" w:rsidR="006F3923" w:rsidRDefault="006F3923" w:rsidP="006F3923">
      <w:pPr>
        <w:jc w:val="both"/>
        <w:rPr>
          <w:rFonts w:cs="Arial"/>
          <w:b/>
          <w:sz w:val="20"/>
          <w:szCs w:val="20"/>
          <w:lang w:val="nl-BE"/>
        </w:rPr>
      </w:pPr>
      <w:r>
        <w:rPr>
          <w:rFonts w:cs="Arial"/>
          <w:b/>
          <w:sz w:val="20"/>
          <w:szCs w:val="20"/>
          <w:lang w:val="nl-BE"/>
        </w:rPr>
        <w:t xml:space="preserve">             9.Pxd2</w:t>
      </w:r>
    </w:p>
    <w:p w14:paraId="50A6AEC2" w14:textId="77777777" w:rsidR="006F3923" w:rsidRDefault="006F3923" w:rsidP="006F3923">
      <w:pPr>
        <w:jc w:val="both"/>
        <w:rPr>
          <w:rFonts w:cs="Arial"/>
          <w:sz w:val="20"/>
          <w:szCs w:val="20"/>
          <w:lang w:val="nl-BE"/>
        </w:rPr>
      </w:pPr>
      <w:r>
        <w:rPr>
          <w:rFonts w:cs="Arial"/>
          <w:sz w:val="20"/>
          <w:szCs w:val="20"/>
          <w:lang w:val="nl-BE"/>
        </w:rPr>
        <w:t>En wint. Ook na:</w:t>
      </w:r>
    </w:p>
    <w:p w14:paraId="258B259D" w14:textId="77777777" w:rsidR="006F3923" w:rsidRDefault="006F3923" w:rsidP="006F3923">
      <w:pPr>
        <w:jc w:val="both"/>
        <w:rPr>
          <w:rFonts w:cs="Arial"/>
          <w:b/>
          <w:i/>
          <w:sz w:val="20"/>
          <w:szCs w:val="20"/>
          <w:lang w:val="nl-BE"/>
        </w:rPr>
      </w:pPr>
    </w:p>
    <w:p w14:paraId="662EC968" w14:textId="77777777" w:rsidR="006F3923" w:rsidRDefault="006F3923" w:rsidP="006F3923">
      <w:pPr>
        <w:jc w:val="both"/>
        <w:rPr>
          <w:rFonts w:cs="Arial"/>
          <w:sz w:val="20"/>
          <w:szCs w:val="20"/>
          <w:lang w:val="nl-BE"/>
        </w:rPr>
      </w:pPr>
      <w:r>
        <w:rPr>
          <w:rFonts w:cs="Arial"/>
          <w:b/>
          <w:i/>
          <w:sz w:val="20"/>
          <w:szCs w:val="20"/>
          <w:lang w:val="nl-BE"/>
        </w:rPr>
        <w:t xml:space="preserve">Variant B </w:t>
      </w:r>
    </w:p>
    <w:p w14:paraId="2BF17EAA" w14:textId="77777777" w:rsidR="006F3923" w:rsidRDefault="006F3923" w:rsidP="006F3923">
      <w:pPr>
        <w:jc w:val="both"/>
        <w:rPr>
          <w:rFonts w:cs="Arial"/>
          <w:sz w:val="20"/>
          <w:szCs w:val="20"/>
          <w:lang w:val="nl-BE"/>
        </w:rPr>
      </w:pPr>
      <w:r>
        <w:rPr>
          <w:rFonts w:cs="Arial"/>
          <w:sz w:val="20"/>
          <w:szCs w:val="20"/>
          <w:lang w:val="nl-BE"/>
        </w:rPr>
        <w:t>(Missiaen - Vandecasteele)</w:t>
      </w:r>
    </w:p>
    <w:p w14:paraId="6A94F81A" w14:textId="77777777" w:rsidR="006F3923" w:rsidRDefault="006F3923" w:rsidP="006F3923">
      <w:pPr>
        <w:jc w:val="both"/>
        <w:rPr>
          <w:rFonts w:cs="Arial"/>
          <w:b/>
          <w:sz w:val="20"/>
          <w:szCs w:val="20"/>
          <w:lang w:val="nl-BE"/>
        </w:rPr>
      </w:pPr>
      <w:r>
        <w:rPr>
          <w:rFonts w:cs="Arial"/>
          <w:b/>
          <w:sz w:val="20"/>
          <w:szCs w:val="20"/>
          <w:lang w:val="nl-BE"/>
        </w:rPr>
        <w:t xml:space="preserve">             2…</w:t>
      </w:r>
      <w:r>
        <w:rPr>
          <w:rFonts w:cs="Arial"/>
          <w:b/>
          <w:sz w:val="20"/>
          <w:szCs w:val="20"/>
          <w:lang w:val="nl-BE"/>
        </w:rPr>
        <w:tab/>
      </w:r>
      <w:r>
        <w:rPr>
          <w:rFonts w:cs="Arial"/>
          <w:b/>
          <w:sz w:val="20"/>
          <w:szCs w:val="20"/>
          <w:lang w:val="nl-BE"/>
        </w:rPr>
        <w:tab/>
        <w:t xml:space="preserve">Lb7+ </w:t>
      </w:r>
    </w:p>
    <w:p w14:paraId="6FFEEE0F" w14:textId="77777777" w:rsidR="006F3923" w:rsidRDefault="006F3923" w:rsidP="006F3923">
      <w:pPr>
        <w:jc w:val="both"/>
        <w:rPr>
          <w:rFonts w:cs="Arial"/>
          <w:b/>
          <w:sz w:val="20"/>
          <w:szCs w:val="20"/>
          <w:lang w:val="nl-BE"/>
        </w:rPr>
      </w:pPr>
      <w:r>
        <w:rPr>
          <w:rFonts w:cs="Arial"/>
          <w:b/>
          <w:sz w:val="20"/>
          <w:szCs w:val="20"/>
          <w:lang w:val="nl-BE"/>
        </w:rPr>
        <w:t xml:space="preserve">             3.Pd5 </w:t>
      </w:r>
      <w:r>
        <w:rPr>
          <w:rFonts w:cs="Arial"/>
          <w:b/>
          <w:sz w:val="20"/>
          <w:szCs w:val="20"/>
          <w:lang w:val="nl-BE"/>
        </w:rPr>
        <w:tab/>
      </w:r>
      <w:r>
        <w:rPr>
          <w:rFonts w:cs="Arial"/>
          <w:b/>
          <w:sz w:val="20"/>
          <w:szCs w:val="20"/>
          <w:lang w:val="nl-BE"/>
        </w:rPr>
        <w:tab/>
      </w:r>
    </w:p>
    <w:p w14:paraId="21FFB5E1" w14:textId="77777777" w:rsidR="006F3923" w:rsidRDefault="006F3923" w:rsidP="006F3923">
      <w:pPr>
        <w:jc w:val="both"/>
        <w:rPr>
          <w:rFonts w:cs="Arial"/>
          <w:sz w:val="20"/>
          <w:szCs w:val="20"/>
          <w:lang w:val="nl-BE"/>
        </w:rPr>
      </w:pPr>
      <w:r>
        <w:rPr>
          <w:rFonts w:cs="Arial"/>
          <w:sz w:val="20"/>
          <w:szCs w:val="20"/>
          <w:lang w:val="nl-BE"/>
        </w:rPr>
        <w:t>Na 3.Kh2? Lb8 en 4…Lxd6</w:t>
      </w:r>
    </w:p>
    <w:p w14:paraId="69F13919"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3...                    Ke8</w:t>
      </w:r>
      <w:r>
        <w:rPr>
          <w:rFonts w:cs="Arial"/>
          <w:sz w:val="20"/>
          <w:szCs w:val="20"/>
          <w:lang w:val="nl-BE"/>
        </w:rPr>
        <w:t xml:space="preserve"> </w:t>
      </w:r>
      <w:r>
        <w:rPr>
          <w:rFonts w:cs="Arial"/>
          <w:b/>
          <w:sz w:val="20"/>
          <w:szCs w:val="20"/>
          <w:lang w:val="nl-BE"/>
        </w:rPr>
        <w:t xml:space="preserve"> </w:t>
      </w:r>
    </w:p>
    <w:p w14:paraId="66287568" w14:textId="77777777" w:rsidR="006F3923" w:rsidRDefault="006F3923" w:rsidP="006F3923">
      <w:pPr>
        <w:jc w:val="both"/>
        <w:rPr>
          <w:rFonts w:cs="Arial"/>
          <w:sz w:val="20"/>
          <w:szCs w:val="20"/>
          <w:lang w:val="nl-BE"/>
        </w:rPr>
      </w:pPr>
      <w:r>
        <w:rPr>
          <w:rFonts w:cs="Arial"/>
          <w:sz w:val="20"/>
          <w:szCs w:val="20"/>
          <w:lang w:val="nl-BE"/>
        </w:rPr>
        <w:t>Wit dreigde met 4.Td7+ de loper te slaan. En nu</w:t>
      </w:r>
      <w:r w:rsidR="00EC1B17">
        <w:rPr>
          <w:rFonts w:cs="Arial"/>
          <w:sz w:val="20"/>
          <w:szCs w:val="20"/>
          <w:lang w:val="nl-BE"/>
        </w:rPr>
        <w:t xml:space="preserve"> dreigt zwart met 4…Lb8 </w:t>
      </w:r>
      <w:r>
        <w:rPr>
          <w:rFonts w:cs="Arial"/>
          <w:sz w:val="20"/>
          <w:szCs w:val="20"/>
          <w:lang w:val="nl-BE"/>
        </w:rPr>
        <w:t xml:space="preserve">de toren te slaan </w:t>
      </w:r>
    </w:p>
    <w:p w14:paraId="392D0441" w14:textId="77777777" w:rsidR="006F3923" w:rsidRDefault="006F3923" w:rsidP="006F3923">
      <w:pPr>
        <w:jc w:val="both"/>
        <w:rPr>
          <w:rFonts w:cs="Arial"/>
          <w:b/>
          <w:sz w:val="20"/>
          <w:szCs w:val="20"/>
          <w:lang w:val="nl-BE"/>
        </w:rPr>
      </w:pPr>
      <w:r>
        <w:rPr>
          <w:rFonts w:cs="Arial"/>
          <w:b/>
          <w:sz w:val="20"/>
          <w:szCs w:val="20"/>
          <w:lang w:val="nl-BE"/>
        </w:rPr>
        <w:t xml:space="preserve">             4.Te6</w:t>
      </w:r>
      <w:r w:rsidR="00F72AD8">
        <w:rPr>
          <w:rFonts w:cs="Arial"/>
          <w:b/>
          <w:sz w:val="20"/>
          <w:szCs w:val="20"/>
          <w:lang w:val="nl-BE"/>
        </w:rPr>
        <w:t>+</w:t>
      </w:r>
      <w:r>
        <w:rPr>
          <w:rFonts w:cs="Arial"/>
          <w:b/>
          <w:sz w:val="20"/>
          <w:szCs w:val="20"/>
          <w:lang w:val="nl-BE"/>
        </w:rPr>
        <w:t xml:space="preserve"> </w:t>
      </w:r>
      <w:r>
        <w:rPr>
          <w:rFonts w:cs="Arial"/>
          <w:b/>
          <w:sz w:val="20"/>
          <w:szCs w:val="20"/>
          <w:lang w:val="nl-BE"/>
        </w:rPr>
        <w:tab/>
      </w:r>
      <w:r>
        <w:rPr>
          <w:rFonts w:cs="Arial"/>
          <w:b/>
          <w:sz w:val="20"/>
          <w:szCs w:val="20"/>
          <w:lang w:val="nl-BE"/>
        </w:rPr>
        <w:tab/>
        <w:t xml:space="preserve">Kd7 </w:t>
      </w:r>
    </w:p>
    <w:p w14:paraId="0F08F38E" w14:textId="77777777" w:rsidR="006F3923" w:rsidRDefault="006F3923" w:rsidP="006F3923">
      <w:pPr>
        <w:jc w:val="both"/>
        <w:rPr>
          <w:rFonts w:cs="Arial"/>
          <w:b/>
          <w:sz w:val="20"/>
          <w:szCs w:val="20"/>
          <w:lang w:val="nl-BE"/>
        </w:rPr>
      </w:pPr>
      <w:r>
        <w:rPr>
          <w:rFonts w:cs="Arial"/>
          <w:b/>
          <w:sz w:val="20"/>
          <w:szCs w:val="20"/>
          <w:lang w:val="nl-BE"/>
        </w:rPr>
        <w:t xml:space="preserve">             5.Te7+ </w:t>
      </w:r>
      <w:r>
        <w:rPr>
          <w:rFonts w:cs="Arial"/>
          <w:b/>
          <w:sz w:val="20"/>
          <w:szCs w:val="20"/>
          <w:lang w:val="nl-BE"/>
        </w:rPr>
        <w:tab/>
      </w:r>
      <w:r>
        <w:rPr>
          <w:rFonts w:cs="Arial"/>
          <w:b/>
          <w:sz w:val="20"/>
          <w:szCs w:val="20"/>
          <w:lang w:val="nl-BE"/>
        </w:rPr>
        <w:tab/>
        <w:t>Kc8</w:t>
      </w:r>
    </w:p>
    <w:p w14:paraId="65743C11" w14:textId="77777777" w:rsidR="006F3923" w:rsidRDefault="006F3923" w:rsidP="006F3923">
      <w:pPr>
        <w:jc w:val="both"/>
        <w:rPr>
          <w:rFonts w:cs="Arial"/>
          <w:sz w:val="20"/>
          <w:szCs w:val="20"/>
          <w:lang w:val="nl-BE"/>
        </w:rPr>
      </w:pPr>
      <w:r>
        <w:rPr>
          <w:rFonts w:cs="Arial"/>
          <w:sz w:val="20"/>
          <w:szCs w:val="20"/>
          <w:lang w:val="nl-BE"/>
        </w:rPr>
        <w:t>5...Kc6</w:t>
      </w:r>
      <w:r w:rsidR="001A4799">
        <w:rPr>
          <w:rFonts w:cs="Arial"/>
          <w:sz w:val="20"/>
          <w:szCs w:val="20"/>
          <w:lang w:val="nl-BE"/>
        </w:rPr>
        <w:t xml:space="preserve">? </w:t>
      </w:r>
      <w:r>
        <w:rPr>
          <w:rFonts w:cs="Arial"/>
          <w:sz w:val="20"/>
          <w:szCs w:val="20"/>
          <w:lang w:val="nl-BE"/>
        </w:rPr>
        <w:t>6.Pa5+ Kxd5 7.Txb7</w:t>
      </w:r>
    </w:p>
    <w:p w14:paraId="37313BD5" w14:textId="77777777" w:rsidR="006F3923" w:rsidRDefault="006F3923" w:rsidP="006F3923">
      <w:pPr>
        <w:jc w:val="both"/>
        <w:rPr>
          <w:rFonts w:cs="Arial"/>
          <w:b/>
          <w:sz w:val="20"/>
          <w:szCs w:val="20"/>
          <w:lang w:val="nl-BE"/>
        </w:rPr>
      </w:pPr>
      <w:r>
        <w:rPr>
          <w:rFonts w:cs="Arial"/>
          <w:b/>
          <w:sz w:val="20"/>
          <w:szCs w:val="20"/>
          <w:lang w:val="nl-BE"/>
        </w:rPr>
        <w:t xml:space="preserve">             6.Tc7+ </w:t>
      </w:r>
      <w:r>
        <w:rPr>
          <w:rFonts w:cs="Arial"/>
          <w:b/>
          <w:sz w:val="20"/>
          <w:szCs w:val="20"/>
          <w:lang w:val="nl-BE"/>
        </w:rPr>
        <w:tab/>
      </w:r>
      <w:r>
        <w:rPr>
          <w:rFonts w:cs="Arial"/>
          <w:b/>
          <w:sz w:val="20"/>
          <w:szCs w:val="20"/>
          <w:lang w:val="nl-BE"/>
        </w:rPr>
        <w:tab/>
        <w:t>Kb8</w:t>
      </w:r>
    </w:p>
    <w:p w14:paraId="76D1242E" w14:textId="77777777" w:rsidR="006F3923" w:rsidRDefault="006F3923" w:rsidP="006F3923">
      <w:pPr>
        <w:jc w:val="both"/>
        <w:rPr>
          <w:rFonts w:cs="Arial"/>
          <w:b/>
          <w:sz w:val="20"/>
          <w:szCs w:val="20"/>
          <w:lang w:val="nl-BE"/>
        </w:rPr>
      </w:pPr>
      <w:r>
        <w:rPr>
          <w:rFonts w:cs="Arial"/>
          <w:sz w:val="20"/>
          <w:szCs w:val="20"/>
          <w:lang w:val="nl-BE"/>
        </w:rPr>
        <w:t>6…Kd8</w:t>
      </w:r>
      <w:r w:rsidR="001A4799">
        <w:rPr>
          <w:rFonts w:cs="Arial"/>
          <w:sz w:val="20"/>
          <w:szCs w:val="20"/>
          <w:lang w:val="nl-BE"/>
        </w:rPr>
        <w:t>?</w:t>
      </w:r>
      <w:r>
        <w:rPr>
          <w:rFonts w:cs="Arial"/>
          <w:sz w:val="20"/>
          <w:szCs w:val="20"/>
          <w:lang w:val="nl-BE"/>
        </w:rPr>
        <w:t xml:space="preserve"> 7.Txb7</w:t>
      </w:r>
      <w:r>
        <w:rPr>
          <w:rFonts w:cs="Arial"/>
          <w:b/>
          <w:sz w:val="20"/>
          <w:szCs w:val="20"/>
          <w:lang w:val="nl-BE"/>
        </w:rPr>
        <w:t xml:space="preserve"> </w:t>
      </w:r>
    </w:p>
    <w:p w14:paraId="5065F5B1" w14:textId="77777777" w:rsidR="00434E92" w:rsidRDefault="006F3923" w:rsidP="006F3923">
      <w:pPr>
        <w:jc w:val="both"/>
        <w:rPr>
          <w:rFonts w:cs="Arial"/>
          <w:b/>
          <w:sz w:val="20"/>
          <w:szCs w:val="20"/>
          <w:lang w:val="nl-BE"/>
        </w:rPr>
      </w:pPr>
      <w:r>
        <w:rPr>
          <w:rFonts w:cs="Arial"/>
          <w:b/>
          <w:sz w:val="20"/>
          <w:szCs w:val="20"/>
          <w:lang w:val="nl-BE"/>
        </w:rPr>
        <w:t xml:space="preserve">             7.Td7 </w:t>
      </w:r>
      <w:r>
        <w:rPr>
          <w:rFonts w:cs="Arial"/>
          <w:b/>
          <w:sz w:val="20"/>
          <w:szCs w:val="20"/>
          <w:lang w:val="nl-BE"/>
        </w:rPr>
        <w:tab/>
      </w:r>
      <w:r>
        <w:rPr>
          <w:rFonts w:cs="Arial"/>
          <w:b/>
          <w:sz w:val="20"/>
          <w:szCs w:val="20"/>
          <w:lang w:val="nl-BE"/>
        </w:rPr>
        <w:tab/>
        <w:t>Kc8</w:t>
      </w:r>
    </w:p>
    <w:p w14:paraId="728F603D" w14:textId="77777777" w:rsidR="006F3923" w:rsidRDefault="00434E92" w:rsidP="006F3923">
      <w:pPr>
        <w:jc w:val="both"/>
        <w:rPr>
          <w:rFonts w:cs="Arial"/>
          <w:b/>
          <w:sz w:val="20"/>
          <w:szCs w:val="20"/>
          <w:lang w:val="nl-BE"/>
        </w:rPr>
      </w:pPr>
      <w:r>
        <w:rPr>
          <w:rFonts w:cs="Arial"/>
          <w:sz w:val="20"/>
          <w:szCs w:val="20"/>
          <w:lang w:val="nl-BE"/>
        </w:rPr>
        <w:t>Na 7..Lf2 wint wit door overmacht.</w:t>
      </w:r>
      <w:r w:rsidR="006F3923">
        <w:rPr>
          <w:rFonts w:cs="Arial"/>
          <w:b/>
          <w:sz w:val="20"/>
          <w:szCs w:val="20"/>
          <w:lang w:val="nl-BE"/>
        </w:rPr>
        <w:t xml:space="preserve"> </w:t>
      </w:r>
    </w:p>
    <w:p w14:paraId="016BF54E" w14:textId="77777777" w:rsidR="006F3923" w:rsidRDefault="00434E92" w:rsidP="006F3923">
      <w:pPr>
        <w:jc w:val="both"/>
        <w:rPr>
          <w:rFonts w:cs="Arial"/>
          <w:sz w:val="20"/>
          <w:szCs w:val="20"/>
          <w:lang w:val="nl-BE"/>
        </w:rPr>
      </w:pPr>
      <w:r>
        <w:rPr>
          <w:rFonts w:cs="Arial"/>
          <w:sz w:val="20"/>
          <w:szCs w:val="20"/>
          <w:lang w:val="nl-BE"/>
        </w:rPr>
        <w:t xml:space="preserve">En plots is </w:t>
      </w:r>
      <w:r w:rsidR="006F3923">
        <w:rPr>
          <w:rFonts w:cs="Arial"/>
          <w:sz w:val="20"/>
          <w:szCs w:val="20"/>
          <w:lang w:val="nl-BE"/>
        </w:rPr>
        <w:t xml:space="preserve">daar dan </w:t>
      </w:r>
      <w:r w:rsidR="006F3923">
        <w:rPr>
          <w:rFonts w:cs="Arial"/>
          <w:i/>
          <w:sz w:val="20"/>
          <w:szCs w:val="20"/>
          <w:lang w:val="nl-BE"/>
        </w:rPr>
        <w:t>Pegasus</w:t>
      </w:r>
      <w:r w:rsidR="006F3923">
        <w:rPr>
          <w:rFonts w:cs="Arial"/>
          <w:sz w:val="20"/>
          <w:szCs w:val="20"/>
          <w:lang w:val="nl-BE"/>
        </w:rPr>
        <w:t xml:space="preserve"> met een prachtig offeraanbod: </w:t>
      </w:r>
    </w:p>
    <w:p w14:paraId="25AE6F9A" w14:textId="77777777" w:rsidR="006F3923" w:rsidRDefault="006F3923" w:rsidP="006F3923">
      <w:pPr>
        <w:jc w:val="both"/>
        <w:rPr>
          <w:rFonts w:cs="Arial"/>
          <w:b/>
          <w:sz w:val="20"/>
          <w:szCs w:val="20"/>
          <w:lang w:val="nl-BE"/>
        </w:rPr>
      </w:pPr>
      <w:r>
        <w:rPr>
          <w:rFonts w:cs="Arial"/>
          <w:b/>
          <w:sz w:val="20"/>
          <w:szCs w:val="20"/>
          <w:lang w:val="nl-BE"/>
        </w:rPr>
        <w:t xml:space="preserve">             8.Pc5 </w:t>
      </w:r>
      <w:r>
        <w:rPr>
          <w:rFonts w:cs="Arial"/>
          <w:b/>
          <w:sz w:val="20"/>
          <w:szCs w:val="20"/>
          <w:lang w:val="nl-BE"/>
        </w:rPr>
        <w:tab/>
      </w:r>
      <w:r>
        <w:rPr>
          <w:rFonts w:cs="Arial"/>
          <w:b/>
          <w:sz w:val="20"/>
          <w:szCs w:val="20"/>
          <w:lang w:val="nl-BE"/>
        </w:rPr>
        <w:tab/>
        <w:t xml:space="preserve">Lxc5 </w:t>
      </w:r>
    </w:p>
    <w:p w14:paraId="2FFC3E9D" w14:textId="77777777" w:rsidR="006F3923" w:rsidRDefault="006F3923" w:rsidP="006F3923">
      <w:pPr>
        <w:jc w:val="both"/>
        <w:rPr>
          <w:rFonts w:cs="Arial"/>
          <w:b/>
          <w:sz w:val="20"/>
          <w:szCs w:val="20"/>
          <w:lang w:val="nl-BE"/>
        </w:rPr>
      </w:pPr>
      <w:r>
        <w:rPr>
          <w:rFonts w:cs="Arial"/>
          <w:b/>
          <w:sz w:val="20"/>
          <w:szCs w:val="20"/>
          <w:lang w:val="nl-BE"/>
        </w:rPr>
        <w:t xml:space="preserve">             9.Tc7+ </w:t>
      </w:r>
      <w:r>
        <w:rPr>
          <w:rFonts w:cs="Arial"/>
          <w:b/>
          <w:sz w:val="20"/>
          <w:szCs w:val="20"/>
          <w:lang w:val="nl-BE"/>
        </w:rPr>
        <w:tab/>
      </w:r>
      <w:r>
        <w:rPr>
          <w:rFonts w:cs="Arial"/>
          <w:b/>
          <w:sz w:val="20"/>
          <w:szCs w:val="20"/>
          <w:lang w:val="nl-BE"/>
        </w:rPr>
        <w:tab/>
        <w:t xml:space="preserve">Kb8 </w:t>
      </w:r>
    </w:p>
    <w:p w14:paraId="7AFADFF1" w14:textId="77777777" w:rsidR="00F72AD8" w:rsidRDefault="006F3923" w:rsidP="006F3923">
      <w:pPr>
        <w:jc w:val="both"/>
        <w:rPr>
          <w:rFonts w:cs="Arial"/>
          <w:b/>
          <w:sz w:val="20"/>
          <w:szCs w:val="20"/>
          <w:lang w:val="nl-BE"/>
        </w:rPr>
      </w:pPr>
      <w:r>
        <w:rPr>
          <w:rFonts w:cs="Arial"/>
          <w:b/>
          <w:sz w:val="20"/>
          <w:szCs w:val="20"/>
          <w:lang w:val="nl-BE"/>
        </w:rPr>
        <w:t xml:space="preserve">           10.Txc5 </w:t>
      </w:r>
      <w:r>
        <w:rPr>
          <w:rFonts w:cs="Arial"/>
          <w:b/>
          <w:sz w:val="20"/>
          <w:szCs w:val="20"/>
          <w:lang w:val="nl-BE"/>
        </w:rPr>
        <w:tab/>
      </w:r>
      <w:r>
        <w:rPr>
          <w:rFonts w:cs="Arial"/>
          <w:b/>
          <w:sz w:val="20"/>
          <w:szCs w:val="20"/>
          <w:lang w:val="nl-BE"/>
        </w:rPr>
        <w:tab/>
        <w:t>Lxd5</w:t>
      </w:r>
    </w:p>
    <w:p w14:paraId="056E0D03" w14:textId="77777777" w:rsidR="00662598" w:rsidRPr="00440045" w:rsidRDefault="00F72AD8" w:rsidP="006F3923">
      <w:pPr>
        <w:jc w:val="both"/>
        <w:rPr>
          <w:rFonts w:cs="Arial"/>
          <w:b/>
          <w:sz w:val="20"/>
          <w:szCs w:val="20"/>
          <w:lang w:val="nl-BE"/>
        </w:rPr>
      </w:pPr>
      <w:r>
        <w:rPr>
          <w:rFonts w:cs="Arial"/>
          <w:b/>
          <w:sz w:val="20"/>
          <w:szCs w:val="20"/>
          <w:lang w:val="nl-BE"/>
        </w:rPr>
        <w:t xml:space="preserve">          </w:t>
      </w:r>
      <w:r w:rsidR="00673277">
        <w:rPr>
          <w:rFonts w:cs="Arial"/>
          <w:b/>
          <w:sz w:val="20"/>
          <w:szCs w:val="20"/>
          <w:lang w:val="nl-BE"/>
        </w:rPr>
        <w:t xml:space="preserve"> </w:t>
      </w:r>
      <w:r>
        <w:rPr>
          <w:rFonts w:cs="Arial"/>
          <w:b/>
          <w:sz w:val="20"/>
          <w:szCs w:val="20"/>
          <w:lang w:val="nl-BE"/>
        </w:rPr>
        <w:t>11.Txd5</w:t>
      </w:r>
      <w:r w:rsidR="006F3923">
        <w:rPr>
          <w:rFonts w:cs="Arial"/>
          <w:b/>
          <w:sz w:val="20"/>
          <w:szCs w:val="20"/>
          <w:lang w:val="nl-BE"/>
        </w:rPr>
        <w:t xml:space="preserve"> </w:t>
      </w:r>
    </w:p>
    <w:p w14:paraId="69F5EFE6" w14:textId="77777777" w:rsidR="00392383" w:rsidRDefault="00392383" w:rsidP="006F3923">
      <w:pPr>
        <w:jc w:val="both"/>
        <w:rPr>
          <w:rFonts w:cs="Arial"/>
          <w:i/>
          <w:sz w:val="20"/>
          <w:szCs w:val="20"/>
          <w:lang w:val="nl-BE"/>
        </w:rPr>
      </w:pPr>
    </w:p>
    <w:p w14:paraId="1B013328" w14:textId="77777777" w:rsidR="008E1277" w:rsidRDefault="008E1277" w:rsidP="006F3923">
      <w:pPr>
        <w:jc w:val="both"/>
        <w:rPr>
          <w:rFonts w:cs="Arial"/>
          <w:i/>
          <w:sz w:val="20"/>
          <w:szCs w:val="20"/>
          <w:lang w:val="nl-BE"/>
        </w:rPr>
      </w:pPr>
    </w:p>
    <w:p w14:paraId="18144EE4" w14:textId="77777777" w:rsidR="008E1277" w:rsidRDefault="008E1277" w:rsidP="006F3923">
      <w:pPr>
        <w:jc w:val="both"/>
        <w:rPr>
          <w:rFonts w:cs="Arial"/>
          <w:i/>
          <w:sz w:val="20"/>
          <w:szCs w:val="20"/>
          <w:lang w:val="nl-BE"/>
        </w:rPr>
      </w:pPr>
    </w:p>
    <w:p w14:paraId="5E232DA2" w14:textId="77777777" w:rsidR="008E1277" w:rsidRDefault="008E1277" w:rsidP="006F3923">
      <w:pPr>
        <w:jc w:val="both"/>
        <w:rPr>
          <w:rFonts w:cs="Arial"/>
          <w:i/>
          <w:sz w:val="20"/>
          <w:szCs w:val="20"/>
          <w:lang w:val="nl-BE"/>
        </w:rPr>
      </w:pPr>
    </w:p>
    <w:p w14:paraId="069A9186" w14:textId="77777777" w:rsidR="008E1277" w:rsidRDefault="008E1277" w:rsidP="006F3923">
      <w:pPr>
        <w:jc w:val="both"/>
        <w:rPr>
          <w:rFonts w:cs="Arial"/>
          <w:i/>
          <w:sz w:val="20"/>
          <w:szCs w:val="20"/>
          <w:lang w:val="nl-BE"/>
        </w:rPr>
      </w:pPr>
    </w:p>
    <w:p w14:paraId="72CD63D8" w14:textId="77777777" w:rsidR="006F3923" w:rsidRPr="00002575" w:rsidRDefault="00002575" w:rsidP="006F3923">
      <w:pPr>
        <w:jc w:val="both"/>
        <w:rPr>
          <w:rFonts w:cs="Arial"/>
          <w:b/>
          <w:sz w:val="20"/>
          <w:szCs w:val="20"/>
          <w:lang w:val="nl-BE"/>
        </w:rPr>
      </w:pPr>
      <w:r>
        <w:rPr>
          <w:rFonts w:cs="Arial"/>
          <w:i/>
          <w:sz w:val="20"/>
          <w:szCs w:val="20"/>
          <w:lang w:val="nl-BE"/>
        </w:rPr>
        <w:t>“</w:t>
      </w:r>
      <w:r w:rsidR="006F3923">
        <w:rPr>
          <w:rFonts w:cs="Arial"/>
          <w:i/>
          <w:sz w:val="20"/>
          <w:szCs w:val="20"/>
          <w:lang w:val="nl-BE"/>
        </w:rPr>
        <w:t xml:space="preserve">Un Estudio para recordar!” </w:t>
      </w:r>
      <w:r w:rsidR="006F3923">
        <w:rPr>
          <w:rFonts w:cs="Arial"/>
          <w:sz w:val="20"/>
          <w:szCs w:val="20"/>
          <w:lang w:val="nl-BE"/>
        </w:rPr>
        <w:t>vond Zoilo R. Caputto.</w:t>
      </w:r>
    </w:p>
    <w:p w14:paraId="4C7C4F14" w14:textId="77777777" w:rsidR="006F3923" w:rsidRDefault="006F3923" w:rsidP="006F3923">
      <w:pPr>
        <w:jc w:val="both"/>
        <w:rPr>
          <w:rFonts w:cs="Arial"/>
          <w:sz w:val="20"/>
          <w:szCs w:val="20"/>
          <w:lang w:val="nl-BE"/>
        </w:rPr>
      </w:pPr>
    </w:p>
    <w:p w14:paraId="57F2849C" w14:textId="77777777" w:rsidR="006F3923" w:rsidRDefault="006F3923" w:rsidP="006F3923">
      <w:pPr>
        <w:jc w:val="both"/>
        <w:rPr>
          <w:rFonts w:cs="Arial"/>
          <w:sz w:val="20"/>
          <w:szCs w:val="20"/>
          <w:lang w:val="nl-BE"/>
        </w:rPr>
      </w:pPr>
      <w:r>
        <w:rPr>
          <w:rFonts w:cs="Arial"/>
          <w:sz w:val="20"/>
          <w:szCs w:val="20"/>
          <w:lang w:val="nl-BE"/>
        </w:rPr>
        <w:t>Hier volgt de rare voorgeschiede-nis en</w:t>
      </w:r>
      <w:r w:rsidR="004204E9">
        <w:rPr>
          <w:rFonts w:cs="Arial"/>
          <w:sz w:val="20"/>
          <w:szCs w:val="20"/>
          <w:lang w:val="nl-BE"/>
        </w:rPr>
        <w:t xml:space="preserve"> de</w:t>
      </w:r>
      <w:r>
        <w:rPr>
          <w:rFonts w:cs="Arial"/>
          <w:sz w:val="20"/>
          <w:szCs w:val="20"/>
          <w:lang w:val="nl-BE"/>
        </w:rPr>
        <w:t xml:space="preserve"> verdere ontwikkeling van de  studie op de vorige bladzijde: </w:t>
      </w:r>
    </w:p>
    <w:p w14:paraId="0DD6466B" w14:textId="77777777" w:rsidR="006F3923" w:rsidRDefault="006F3923" w:rsidP="006F3923">
      <w:pPr>
        <w:jc w:val="both"/>
        <w:rPr>
          <w:rFonts w:cs="Arial"/>
          <w:sz w:val="20"/>
          <w:szCs w:val="20"/>
          <w:lang w:val="nl-BE"/>
        </w:rPr>
      </w:pPr>
    </w:p>
    <w:p w14:paraId="70582001" w14:textId="77777777" w:rsidR="006F3923" w:rsidRDefault="006F3923" w:rsidP="006F3923">
      <w:pPr>
        <w:jc w:val="both"/>
        <w:rPr>
          <w:rFonts w:cs="Arial"/>
          <w:sz w:val="20"/>
          <w:szCs w:val="20"/>
          <w:lang w:val="nl-BE"/>
        </w:rPr>
      </w:pPr>
      <w:r>
        <w:rPr>
          <w:rFonts w:cs="Arial"/>
          <w:sz w:val="20"/>
          <w:szCs w:val="20"/>
          <w:lang w:val="nl-BE"/>
        </w:rPr>
        <w:t>Missiaen vond twee nevenoplos-singen in een miniatuurtje van Kasparjan, dat de 3de prijs won in</w:t>
      </w:r>
      <w:r>
        <w:rPr>
          <w:rFonts w:cs="Arial"/>
          <w:i/>
          <w:sz w:val="20"/>
          <w:szCs w:val="20"/>
          <w:lang w:val="nl-BE"/>
        </w:rPr>
        <w:t xml:space="preserve"> Schakend</w:t>
      </w:r>
      <w:r>
        <w:rPr>
          <w:rFonts w:cs="Arial"/>
          <w:sz w:val="20"/>
          <w:szCs w:val="20"/>
          <w:lang w:val="nl-BE"/>
        </w:rPr>
        <w:t xml:space="preserve"> </w:t>
      </w:r>
      <w:r>
        <w:rPr>
          <w:rFonts w:cs="Arial"/>
          <w:i/>
          <w:sz w:val="20"/>
          <w:szCs w:val="20"/>
          <w:lang w:val="nl-BE"/>
        </w:rPr>
        <w:t>Nederland</w:t>
      </w:r>
      <w:r>
        <w:rPr>
          <w:rFonts w:cs="Arial"/>
          <w:sz w:val="20"/>
          <w:szCs w:val="20"/>
          <w:lang w:val="nl-BE"/>
        </w:rPr>
        <w:t xml:space="preserve"> (1977): </w:t>
      </w:r>
    </w:p>
    <w:p w14:paraId="7FD0BBD9" w14:textId="77777777" w:rsidR="006F3923" w:rsidRDefault="006F3923" w:rsidP="006F3923">
      <w:pPr>
        <w:jc w:val="both"/>
        <w:rPr>
          <w:rFonts w:cs="Arial"/>
          <w:sz w:val="20"/>
          <w:szCs w:val="20"/>
          <w:lang w:val="nl-BE"/>
        </w:rPr>
      </w:pPr>
    </w:p>
    <w:p w14:paraId="05C36CD8" w14:textId="77777777" w:rsidR="006F3923" w:rsidRPr="00D02B5C" w:rsidRDefault="006F3923" w:rsidP="006F3923">
      <w:pPr>
        <w:jc w:val="both"/>
        <w:rPr>
          <w:rFonts w:cs="Arial"/>
          <w:sz w:val="20"/>
          <w:szCs w:val="20"/>
          <w:lang w:val="nl-BE"/>
        </w:rPr>
      </w:pPr>
      <w:r w:rsidRPr="00D02B5C">
        <w:rPr>
          <w:rFonts w:cs="Arial"/>
          <w:sz w:val="20"/>
          <w:szCs w:val="20"/>
          <w:lang w:val="nl-BE"/>
        </w:rPr>
        <w:t>Kc2 Lf1 Lh2 / Ka8 Te3 Pf2 Pg6 =</w:t>
      </w:r>
    </w:p>
    <w:p w14:paraId="35335B6F" w14:textId="77777777" w:rsidR="006F3923" w:rsidRDefault="006F3923" w:rsidP="006F3923">
      <w:pPr>
        <w:jc w:val="both"/>
        <w:rPr>
          <w:rFonts w:cs="Arial"/>
          <w:sz w:val="20"/>
          <w:szCs w:val="20"/>
          <w:lang w:val="nl-BE"/>
        </w:rPr>
      </w:pPr>
    </w:p>
    <w:p w14:paraId="0E477750" w14:textId="77777777" w:rsidR="006F3923" w:rsidRDefault="006F3923" w:rsidP="006F3923">
      <w:pPr>
        <w:jc w:val="both"/>
        <w:rPr>
          <w:rFonts w:cs="Arial"/>
          <w:sz w:val="20"/>
          <w:szCs w:val="20"/>
          <w:lang w:val="nl-BE"/>
        </w:rPr>
      </w:pPr>
      <w:r>
        <w:rPr>
          <w:rFonts w:cs="Arial"/>
          <w:sz w:val="20"/>
          <w:szCs w:val="20"/>
          <w:lang w:val="nl-BE"/>
        </w:rPr>
        <w:t xml:space="preserve">1.Kd2 Tf3 2.Lg2 Pe4+ </w:t>
      </w:r>
      <w:r w:rsidRPr="00F70142">
        <w:rPr>
          <w:rFonts w:cs="Arial"/>
          <w:b/>
          <w:sz w:val="20"/>
          <w:szCs w:val="20"/>
          <w:lang w:val="nl-BE"/>
        </w:rPr>
        <w:t xml:space="preserve">3.Kd1 </w:t>
      </w:r>
      <w:r>
        <w:rPr>
          <w:rFonts w:cs="Arial"/>
          <w:sz w:val="20"/>
          <w:szCs w:val="20"/>
          <w:lang w:val="nl-BE"/>
        </w:rPr>
        <w:t>Td3+ 4.Ke2 Td2+ 5.Kf1 Td4 6.Ke2 Ph4 7.Ke3 P</w:t>
      </w:r>
      <w:r w:rsidR="004E6CEC">
        <w:rPr>
          <w:rFonts w:cs="Arial"/>
          <w:sz w:val="20"/>
          <w:szCs w:val="20"/>
          <w:lang w:val="nl-BE"/>
        </w:rPr>
        <w:t>f5+ 8.Kf4 Pfd6 9.Ke3 Pf5+</w:t>
      </w:r>
      <w:r w:rsidR="00F70142">
        <w:rPr>
          <w:rFonts w:cs="Arial"/>
          <w:sz w:val="20"/>
          <w:szCs w:val="20"/>
          <w:lang w:val="nl-BE"/>
        </w:rPr>
        <w:t xml:space="preserve"> </w:t>
      </w:r>
      <w:r w:rsidR="004E6CEC">
        <w:rPr>
          <w:rFonts w:cs="Arial"/>
          <w:sz w:val="20"/>
          <w:szCs w:val="20"/>
          <w:lang w:val="nl-BE"/>
        </w:rPr>
        <w:t>10.Kf4 Pfd6 9.Ke3,</w:t>
      </w:r>
      <w:r>
        <w:rPr>
          <w:rFonts w:cs="Arial"/>
          <w:sz w:val="20"/>
          <w:szCs w:val="20"/>
          <w:lang w:val="nl-BE"/>
        </w:rPr>
        <w:t xml:space="preserve"> remise. </w:t>
      </w:r>
    </w:p>
    <w:p w14:paraId="66B8DE33" w14:textId="77777777" w:rsidR="006F3923" w:rsidRDefault="006F3923" w:rsidP="006F3923">
      <w:pPr>
        <w:jc w:val="both"/>
        <w:rPr>
          <w:rFonts w:cs="Arial"/>
          <w:sz w:val="20"/>
          <w:szCs w:val="20"/>
          <w:lang w:val="nl-BE"/>
        </w:rPr>
      </w:pPr>
    </w:p>
    <w:p w14:paraId="5D3135D3" w14:textId="77777777" w:rsidR="006F3923" w:rsidRDefault="006F3923" w:rsidP="006F3923">
      <w:pPr>
        <w:jc w:val="both"/>
        <w:rPr>
          <w:rFonts w:cs="Arial"/>
          <w:sz w:val="20"/>
          <w:szCs w:val="20"/>
          <w:lang w:val="nl-BE"/>
        </w:rPr>
      </w:pPr>
      <w:r>
        <w:rPr>
          <w:rFonts w:cs="Arial"/>
          <w:sz w:val="20"/>
          <w:szCs w:val="20"/>
          <w:lang w:val="nl-BE"/>
        </w:rPr>
        <w:t>Hier zijn deze twee mogelijkhe-den:</w:t>
      </w:r>
    </w:p>
    <w:p w14:paraId="43EABDB0" w14:textId="77777777" w:rsidR="00B37AF5" w:rsidRDefault="00B37AF5" w:rsidP="006F3923">
      <w:pPr>
        <w:jc w:val="both"/>
        <w:rPr>
          <w:rFonts w:cs="Arial"/>
          <w:sz w:val="20"/>
          <w:szCs w:val="20"/>
          <w:lang w:val="nl-BE"/>
        </w:rPr>
      </w:pPr>
    </w:p>
    <w:p w14:paraId="1F7BE135" w14:textId="77777777" w:rsidR="006F3923" w:rsidRDefault="006F3923" w:rsidP="006F3923">
      <w:pPr>
        <w:jc w:val="both"/>
        <w:rPr>
          <w:rFonts w:cs="Arial"/>
          <w:i/>
          <w:sz w:val="20"/>
          <w:szCs w:val="20"/>
          <w:lang w:val="nl-BE"/>
        </w:rPr>
      </w:pPr>
      <w:r>
        <w:rPr>
          <w:rFonts w:cs="Arial"/>
          <w:i/>
          <w:sz w:val="20"/>
          <w:szCs w:val="20"/>
          <w:lang w:val="nl-BE"/>
        </w:rPr>
        <w:t>Variant A</w:t>
      </w:r>
    </w:p>
    <w:p w14:paraId="6E7B60AE" w14:textId="77777777" w:rsidR="006F3923" w:rsidRDefault="006F3923" w:rsidP="006F3923">
      <w:pPr>
        <w:jc w:val="both"/>
        <w:rPr>
          <w:rFonts w:cs="Arial"/>
          <w:sz w:val="20"/>
          <w:szCs w:val="20"/>
          <w:lang w:val="nl-BE"/>
        </w:rPr>
      </w:pPr>
      <w:r>
        <w:rPr>
          <w:rFonts w:cs="Arial"/>
          <w:sz w:val="20"/>
          <w:szCs w:val="20"/>
          <w:lang w:val="nl-BE"/>
        </w:rPr>
        <w:t xml:space="preserve">Na </w:t>
      </w:r>
      <w:r w:rsidRPr="00F70142">
        <w:rPr>
          <w:rFonts w:cs="Arial"/>
          <w:b/>
          <w:sz w:val="20"/>
          <w:szCs w:val="20"/>
          <w:lang w:val="nl-BE"/>
        </w:rPr>
        <w:t xml:space="preserve">3.Ke1 </w:t>
      </w:r>
      <w:r>
        <w:rPr>
          <w:rFonts w:cs="Arial"/>
          <w:sz w:val="20"/>
          <w:szCs w:val="20"/>
          <w:lang w:val="nl-BE"/>
        </w:rPr>
        <w:t xml:space="preserve"> Te3+ 4.Kd1 volgt</w:t>
      </w:r>
      <w:r w:rsidR="00F70142">
        <w:rPr>
          <w:rFonts w:cs="Arial"/>
          <w:sz w:val="20"/>
          <w:szCs w:val="20"/>
          <w:lang w:val="nl-BE"/>
        </w:rPr>
        <w:t>:</w:t>
      </w:r>
      <w:r>
        <w:rPr>
          <w:rFonts w:cs="Arial"/>
          <w:sz w:val="20"/>
          <w:szCs w:val="20"/>
          <w:lang w:val="nl-BE"/>
        </w:rPr>
        <w:t xml:space="preserve"> </w:t>
      </w:r>
      <w:r>
        <w:rPr>
          <w:rFonts w:cs="Arial"/>
          <w:i/>
          <w:sz w:val="20"/>
          <w:szCs w:val="20"/>
          <w:lang w:val="nl-BE"/>
        </w:rPr>
        <w:t xml:space="preserve"> </w:t>
      </w:r>
    </w:p>
    <w:p w14:paraId="0E38D66B" w14:textId="77777777" w:rsidR="00D3440A" w:rsidRDefault="006F3923" w:rsidP="0038155E">
      <w:pPr>
        <w:numPr>
          <w:ilvl w:val="0"/>
          <w:numId w:val="81"/>
        </w:numPr>
        <w:jc w:val="both"/>
        <w:rPr>
          <w:rFonts w:cs="Arial"/>
          <w:sz w:val="20"/>
          <w:szCs w:val="20"/>
          <w:lang w:val="nl-BE"/>
        </w:rPr>
      </w:pPr>
      <w:r>
        <w:rPr>
          <w:rFonts w:cs="Arial"/>
          <w:sz w:val="20"/>
          <w:szCs w:val="20"/>
          <w:lang w:val="nl-BE"/>
        </w:rPr>
        <w:t>4…Pe7 5.Lf4 Td3+ 6.Ke2 Td4  7.Le3 Ta4 8.Kd3 Pd5 9.Lxe4 Ta3+ 10.Kd4 Txe3 11.Lxd5+ en 12.Kxe3</w:t>
      </w:r>
    </w:p>
    <w:p w14:paraId="35868D3B" w14:textId="77777777" w:rsidR="006F3923" w:rsidRDefault="006F3923" w:rsidP="0038155E">
      <w:pPr>
        <w:numPr>
          <w:ilvl w:val="0"/>
          <w:numId w:val="81"/>
        </w:numPr>
        <w:jc w:val="both"/>
        <w:rPr>
          <w:rFonts w:cs="Arial"/>
          <w:sz w:val="20"/>
          <w:szCs w:val="20"/>
          <w:lang w:val="nl-BE"/>
        </w:rPr>
      </w:pPr>
      <w:r>
        <w:rPr>
          <w:rFonts w:cs="Arial"/>
          <w:sz w:val="20"/>
          <w:szCs w:val="20"/>
          <w:lang w:val="nl-BE"/>
        </w:rPr>
        <w:t xml:space="preserve"> 4…Ph4 5.Lf4 Td3+ 6.Ke2 </w:t>
      </w:r>
      <w:r w:rsidR="00326194">
        <w:rPr>
          <w:rFonts w:cs="Arial"/>
          <w:sz w:val="20"/>
          <w:szCs w:val="20"/>
          <w:lang w:val="nl-BE"/>
        </w:rPr>
        <w:t>Td4 7.Lh1 Pf5 8.Le5 Ta4 9.Kd3 Pd</w:t>
      </w:r>
      <w:r>
        <w:rPr>
          <w:rFonts w:cs="Arial"/>
          <w:sz w:val="20"/>
          <w:szCs w:val="20"/>
          <w:lang w:val="nl-BE"/>
        </w:rPr>
        <w:t xml:space="preserve">6 10.Lxd6 K~ 11.Lxe4, </w:t>
      </w:r>
    </w:p>
    <w:p w14:paraId="05E4D96B" w14:textId="77777777" w:rsidR="006F3923" w:rsidRDefault="006F3923" w:rsidP="006F3923">
      <w:pPr>
        <w:jc w:val="both"/>
        <w:rPr>
          <w:rFonts w:cs="Arial"/>
          <w:sz w:val="20"/>
          <w:szCs w:val="20"/>
          <w:lang w:val="nl-BE"/>
        </w:rPr>
      </w:pPr>
      <w:r>
        <w:rPr>
          <w:rFonts w:cs="Arial"/>
          <w:sz w:val="20"/>
          <w:szCs w:val="20"/>
          <w:lang w:val="nl-BE"/>
        </w:rPr>
        <w:t xml:space="preserve">Beide met remise. </w:t>
      </w:r>
    </w:p>
    <w:p w14:paraId="37758E33" w14:textId="77777777" w:rsidR="006F3923" w:rsidRDefault="006F3923" w:rsidP="006F3923">
      <w:pPr>
        <w:jc w:val="both"/>
        <w:rPr>
          <w:rFonts w:cs="Arial"/>
          <w:i/>
          <w:sz w:val="20"/>
          <w:szCs w:val="20"/>
          <w:lang w:val="nl-BE"/>
        </w:rPr>
      </w:pPr>
    </w:p>
    <w:p w14:paraId="33DD1A70" w14:textId="77777777" w:rsidR="00D3440A" w:rsidRDefault="00D3440A" w:rsidP="006F3923">
      <w:pPr>
        <w:jc w:val="both"/>
        <w:rPr>
          <w:rFonts w:cs="Arial"/>
          <w:i/>
          <w:sz w:val="20"/>
          <w:szCs w:val="20"/>
          <w:lang w:val="nl-BE"/>
        </w:rPr>
      </w:pPr>
    </w:p>
    <w:p w14:paraId="444C0158" w14:textId="77777777" w:rsidR="00D3440A" w:rsidRDefault="00D3440A" w:rsidP="006F3923">
      <w:pPr>
        <w:jc w:val="both"/>
        <w:rPr>
          <w:rFonts w:cs="Arial"/>
          <w:i/>
          <w:sz w:val="20"/>
          <w:szCs w:val="20"/>
          <w:lang w:val="nl-BE"/>
        </w:rPr>
      </w:pPr>
    </w:p>
    <w:p w14:paraId="32DC71D3" w14:textId="77777777" w:rsidR="00D3440A" w:rsidRDefault="00D3440A" w:rsidP="006F3923">
      <w:pPr>
        <w:jc w:val="both"/>
        <w:rPr>
          <w:rFonts w:cs="Arial"/>
          <w:i/>
          <w:sz w:val="20"/>
          <w:szCs w:val="20"/>
          <w:lang w:val="nl-BE"/>
        </w:rPr>
      </w:pPr>
    </w:p>
    <w:p w14:paraId="4E0771DC" w14:textId="77777777" w:rsidR="00D3440A" w:rsidRDefault="00D3440A" w:rsidP="006F3923">
      <w:pPr>
        <w:jc w:val="both"/>
        <w:rPr>
          <w:rFonts w:cs="Arial"/>
          <w:i/>
          <w:sz w:val="20"/>
          <w:szCs w:val="20"/>
          <w:lang w:val="nl-BE"/>
        </w:rPr>
      </w:pPr>
    </w:p>
    <w:p w14:paraId="0EA7E655" w14:textId="77777777" w:rsidR="00D3440A" w:rsidRDefault="00D3440A" w:rsidP="006F3923">
      <w:pPr>
        <w:jc w:val="both"/>
        <w:rPr>
          <w:rFonts w:cs="Arial"/>
          <w:i/>
          <w:sz w:val="20"/>
          <w:szCs w:val="20"/>
          <w:lang w:val="nl-BE"/>
        </w:rPr>
      </w:pPr>
    </w:p>
    <w:p w14:paraId="5A3C0373" w14:textId="77777777" w:rsidR="00673277" w:rsidRDefault="00673277" w:rsidP="006F3923">
      <w:pPr>
        <w:jc w:val="both"/>
        <w:rPr>
          <w:rFonts w:cs="Arial"/>
          <w:i/>
          <w:sz w:val="20"/>
          <w:szCs w:val="20"/>
          <w:lang w:val="nl-BE"/>
        </w:rPr>
      </w:pPr>
    </w:p>
    <w:p w14:paraId="4B5D31F0" w14:textId="77777777" w:rsidR="00392383" w:rsidRDefault="00392383" w:rsidP="006F3923">
      <w:pPr>
        <w:jc w:val="both"/>
        <w:rPr>
          <w:rFonts w:cs="Arial"/>
          <w:i/>
          <w:sz w:val="20"/>
          <w:szCs w:val="20"/>
          <w:lang w:val="nl-BE"/>
        </w:rPr>
      </w:pPr>
    </w:p>
    <w:p w14:paraId="515191E3" w14:textId="77777777" w:rsidR="00392383" w:rsidRDefault="00392383" w:rsidP="006F3923">
      <w:pPr>
        <w:jc w:val="both"/>
        <w:rPr>
          <w:rFonts w:cs="Arial"/>
          <w:i/>
          <w:sz w:val="20"/>
          <w:szCs w:val="20"/>
          <w:lang w:val="nl-BE"/>
        </w:rPr>
      </w:pPr>
    </w:p>
    <w:p w14:paraId="4156992A" w14:textId="77777777" w:rsidR="006F3923" w:rsidRDefault="006F3923" w:rsidP="006F3923">
      <w:pPr>
        <w:jc w:val="both"/>
        <w:rPr>
          <w:rFonts w:cs="Arial"/>
          <w:sz w:val="20"/>
          <w:szCs w:val="20"/>
          <w:lang w:val="nl-BE"/>
        </w:rPr>
      </w:pPr>
      <w:r>
        <w:rPr>
          <w:rFonts w:cs="Arial"/>
          <w:i/>
          <w:sz w:val="20"/>
          <w:szCs w:val="20"/>
          <w:lang w:val="nl-BE"/>
        </w:rPr>
        <w:t>Variant B</w:t>
      </w:r>
      <w:r>
        <w:rPr>
          <w:rFonts w:cs="Arial"/>
          <w:sz w:val="20"/>
          <w:szCs w:val="20"/>
          <w:lang w:val="nl-BE"/>
        </w:rPr>
        <w:t xml:space="preserve"> </w:t>
      </w:r>
    </w:p>
    <w:p w14:paraId="323EC915" w14:textId="77777777" w:rsidR="006F3923" w:rsidRDefault="006F3923" w:rsidP="006F3923">
      <w:pPr>
        <w:jc w:val="both"/>
        <w:rPr>
          <w:rFonts w:cs="Arial"/>
          <w:i/>
          <w:sz w:val="20"/>
          <w:szCs w:val="20"/>
          <w:lang w:val="nl-BE"/>
        </w:rPr>
      </w:pPr>
      <w:r>
        <w:rPr>
          <w:rFonts w:cs="Arial"/>
          <w:sz w:val="20"/>
          <w:szCs w:val="20"/>
          <w:lang w:val="nl-BE"/>
        </w:rPr>
        <w:t xml:space="preserve">1.Lg2+ Pe4 2.Kd1 Ph4 3.Lf4 Td3+ 4.Ke2, enzovoort zoals in </w:t>
      </w:r>
      <w:r>
        <w:rPr>
          <w:rFonts w:cs="Arial"/>
          <w:i/>
          <w:sz w:val="20"/>
          <w:szCs w:val="20"/>
          <w:lang w:val="nl-BE"/>
        </w:rPr>
        <w:t>b).</w:t>
      </w:r>
    </w:p>
    <w:p w14:paraId="2DB508E4" w14:textId="77777777" w:rsidR="006F3923" w:rsidRDefault="006F3923" w:rsidP="006F3923">
      <w:pPr>
        <w:jc w:val="both"/>
        <w:rPr>
          <w:rFonts w:cs="Arial"/>
          <w:sz w:val="20"/>
          <w:szCs w:val="20"/>
          <w:lang w:val="nl-BE"/>
        </w:rPr>
      </w:pPr>
    </w:p>
    <w:p w14:paraId="1522D9A3" w14:textId="77777777" w:rsidR="006F3923" w:rsidRDefault="006F3923" w:rsidP="006F3923">
      <w:pPr>
        <w:jc w:val="both"/>
        <w:rPr>
          <w:rFonts w:cs="Arial"/>
          <w:sz w:val="20"/>
          <w:szCs w:val="20"/>
          <w:lang w:val="nl-BE"/>
        </w:rPr>
      </w:pPr>
      <w:r>
        <w:rPr>
          <w:rFonts w:cs="Arial"/>
          <w:sz w:val="20"/>
          <w:szCs w:val="20"/>
          <w:lang w:val="nl-BE"/>
        </w:rPr>
        <w:t xml:space="preserve">Roger kraakte hier dus een fijne studie van de Armeense Interna-tionale Grootmeester. </w:t>
      </w:r>
    </w:p>
    <w:p w14:paraId="75040EA4" w14:textId="77777777" w:rsidR="006F3923" w:rsidRDefault="006F3923" w:rsidP="006F3923">
      <w:pPr>
        <w:jc w:val="both"/>
        <w:rPr>
          <w:rFonts w:cs="Arial"/>
          <w:sz w:val="20"/>
          <w:szCs w:val="20"/>
          <w:lang w:val="nl-BE"/>
        </w:rPr>
      </w:pPr>
    </w:p>
    <w:p w14:paraId="37B28DE8" w14:textId="77777777" w:rsidR="00474FB8" w:rsidRDefault="00474FB8" w:rsidP="006F3923">
      <w:pPr>
        <w:jc w:val="both"/>
        <w:rPr>
          <w:rFonts w:cs="Arial"/>
          <w:sz w:val="20"/>
          <w:szCs w:val="20"/>
          <w:lang w:val="nl-BE"/>
        </w:rPr>
      </w:pPr>
      <w:r>
        <w:rPr>
          <w:rFonts w:cs="Arial"/>
          <w:sz w:val="20"/>
          <w:szCs w:val="20"/>
          <w:lang w:val="nl-BE"/>
        </w:rPr>
        <w:t xml:space="preserve">In </w:t>
      </w:r>
      <w:r>
        <w:rPr>
          <w:rFonts w:cs="Arial"/>
          <w:i/>
          <w:sz w:val="20"/>
          <w:szCs w:val="20"/>
          <w:lang w:val="nl-BE"/>
        </w:rPr>
        <w:t xml:space="preserve">Schach </w:t>
      </w:r>
      <w:r>
        <w:rPr>
          <w:rFonts w:cs="Arial"/>
          <w:sz w:val="20"/>
          <w:szCs w:val="20"/>
          <w:lang w:val="nl-BE"/>
        </w:rPr>
        <w:t>(1881- 82) publiceerde</w:t>
      </w:r>
    </w:p>
    <w:p w14:paraId="57FADF83" w14:textId="77777777" w:rsidR="00474FB8" w:rsidRPr="00474FB8" w:rsidRDefault="00474FB8" w:rsidP="006F3923">
      <w:pPr>
        <w:jc w:val="both"/>
        <w:rPr>
          <w:rFonts w:cs="Arial"/>
          <w:b/>
          <w:i/>
          <w:sz w:val="18"/>
          <w:szCs w:val="18"/>
          <w:lang w:val="nl-BE"/>
        </w:rPr>
      </w:pPr>
      <w:r>
        <w:rPr>
          <w:rFonts w:cs="Arial"/>
          <w:sz w:val="20"/>
          <w:szCs w:val="20"/>
          <w:lang w:val="nl-BE"/>
        </w:rPr>
        <w:t xml:space="preserve">Kasparjan dan een correctie on-der hun beider naam. </w:t>
      </w:r>
      <w:r>
        <w:rPr>
          <w:rFonts w:cs="Arial"/>
          <w:i/>
          <w:sz w:val="20"/>
          <w:szCs w:val="20"/>
          <w:lang w:val="nl-BE"/>
        </w:rPr>
        <w:t xml:space="preserve"> </w:t>
      </w:r>
    </w:p>
    <w:p w14:paraId="4E5D8373" w14:textId="77777777" w:rsidR="006F3923" w:rsidRPr="00D02B5C" w:rsidRDefault="006F3923" w:rsidP="006F3923">
      <w:pPr>
        <w:jc w:val="both"/>
        <w:rPr>
          <w:rFonts w:cs="Arial"/>
          <w:sz w:val="20"/>
          <w:szCs w:val="20"/>
          <w:lang w:val="nl-BE"/>
        </w:rPr>
      </w:pPr>
      <w:r w:rsidRPr="00D02B5C">
        <w:rPr>
          <w:rFonts w:cs="Arial"/>
          <w:sz w:val="20"/>
          <w:szCs w:val="20"/>
          <w:lang w:val="nl-BE"/>
        </w:rPr>
        <w:t>Kc2 Lf1 Lh2 / Ka8 Te3 Pf6 Pg6 =</w:t>
      </w:r>
    </w:p>
    <w:p w14:paraId="7488AAF7" w14:textId="77777777" w:rsidR="006F3923" w:rsidRDefault="006F3923" w:rsidP="006F3923">
      <w:pPr>
        <w:jc w:val="both"/>
        <w:rPr>
          <w:rFonts w:cs="Arial"/>
          <w:b/>
          <w:sz w:val="18"/>
          <w:szCs w:val="18"/>
          <w:lang w:val="nl-BE"/>
        </w:rPr>
      </w:pPr>
    </w:p>
    <w:p w14:paraId="3A13BDEB" w14:textId="77777777" w:rsidR="006F3923" w:rsidRDefault="006F3923" w:rsidP="006F3923">
      <w:pPr>
        <w:jc w:val="both"/>
        <w:rPr>
          <w:rFonts w:cs="Arial"/>
          <w:b/>
          <w:sz w:val="18"/>
          <w:szCs w:val="18"/>
          <w:lang w:val="nl-BE"/>
        </w:rPr>
      </w:pPr>
      <w:r>
        <w:rPr>
          <w:rFonts w:cs="Arial"/>
          <w:sz w:val="20"/>
          <w:szCs w:val="20"/>
          <w:lang w:val="nl-BE"/>
        </w:rPr>
        <w:t>1.Lg2+ Pe4 2.Kd1</w:t>
      </w:r>
      <w:r w:rsidR="00F70142">
        <w:rPr>
          <w:rFonts w:cs="Arial"/>
          <w:sz w:val="20"/>
          <w:szCs w:val="20"/>
          <w:lang w:val="nl-BE"/>
        </w:rPr>
        <w:t xml:space="preserve"> en </w:t>
      </w:r>
      <w:r w:rsidR="00F70142" w:rsidRPr="00F70142">
        <w:rPr>
          <w:rFonts w:cs="Arial"/>
          <w:b/>
          <w:sz w:val="20"/>
          <w:szCs w:val="20"/>
          <w:lang w:val="nl-BE"/>
        </w:rPr>
        <w:t>2…</w:t>
      </w:r>
      <w:r w:rsidR="00F70142">
        <w:rPr>
          <w:rFonts w:cs="Arial"/>
          <w:b/>
          <w:sz w:val="20"/>
          <w:szCs w:val="20"/>
          <w:lang w:val="nl-BE"/>
        </w:rPr>
        <w:t>Ph4</w:t>
      </w:r>
      <w:r w:rsidR="00F70142" w:rsidRPr="00F70142">
        <w:rPr>
          <w:rFonts w:cs="Arial"/>
          <w:sz w:val="20"/>
          <w:szCs w:val="20"/>
          <w:lang w:val="nl-BE"/>
        </w:rPr>
        <w:t>?</w:t>
      </w:r>
      <w:r>
        <w:rPr>
          <w:rFonts w:cs="Arial"/>
          <w:sz w:val="20"/>
          <w:szCs w:val="20"/>
          <w:lang w:val="nl-BE"/>
        </w:rPr>
        <w:t xml:space="preserve"> 3.Lf4 Td3+ 4.Ke2 Td4 5.Lh1 Pf5 6.Le5 Td2+ 7.Ke1 Pd6 8.Lxd6. Remise.</w:t>
      </w:r>
    </w:p>
    <w:p w14:paraId="2269A156" w14:textId="77777777" w:rsidR="006F3923" w:rsidRDefault="006F3923" w:rsidP="006F3923">
      <w:pPr>
        <w:jc w:val="both"/>
        <w:rPr>
          <w:rFonts w:cs="Arial"/>
          <w:sz w:val="20"/>
          <w:szCs w:val="20"/>
          <w:lang w:val="nl-BE"/>
        </w:rPr>
      </w:pPr>
    </w:p>
    <w:p w14:paraId="495F263A" w14:textId="77777777" w:rsidR="00851530" w:rsidRDefault="006F3923" w:rsidP="006F3923">
      <w:pPr>
        <w:jc w:val="both"/>
        <w:rPr>
          <w:rFonts w:cs="Arial"/>
          <w:sz w:val="20"/>
          <w:szCs w:val="20"/>
          <w:lang w:val="nl-BE"/>
        </w:rPr>
      </w:pPr>
      <w:r>
        <w:rPr>
          <w:rFonts w:cs="Arial"/>
          <w:sz w:val="20"/>
          <w:szCs w:val="20"/>
          <w:lang w:val="nl-BE"/>
        </w:rPr>
        <w:t xml:space="preserve">Doch ik ontdekte dat zwart hier wint </w:t>
      </w:r>
      <w:r w:rsidR="00851530">
        <w:rPr>
          <w:rFonts w:cs="Arial"/>
          <w:sz w:val="20"/>
          <w:szCs w:val="20"/>
          <w:lang w:val="nl-BE"/>
        </w:rPr>
        <w:t xml:space="preserve">na: 2.Kd1 met </w:t>
      </w:r>
      <w:r w:rsidR="00851530" w:rsidRPr="00F70142">
        <w:rPr>
          <w:rFonts w:cs="Arial"/>
          <w:b/>
          <w:sz w:val="20"/>
          <w:szCs w:val="20"/>
          <w:lang w:val="nl-BE"/>
        </w:rPr>
        <w:t>2…Td3+</w:t>
      </w:r>
      <w:r w:rsidR="00A6772F">
        <w:rPr>
          <w:rFonts w:cs="Arial"/>
          <w:b/>
          <w:sz w:val="20"/>
          <w:szCs w:val="20"/>
          <w:lang w:val="nl-BE"/>
        </w:rPr>
        <w:t>!</w:t>
      </w:r>
      <w:r w:rsidR="00A6772F">
        <w:rPr>
          <w:rFonts w:cs="Arial"/>
          <w:sz w:val="20"/>
          <w:szCs w:val="20"/>
          <w:lang w:val="nl-BE"/>
        </w:rPr>
        <w:t xml:space="preserve"> </w:t>
      </w:r>
      <w:r w:rsidR="00851530">
        <w:rPr>
          <w:rFonts w:cs="Arial"/>
          <w:sz w:val="20"/>
          <w:szCs w:val="20"/>
          <w:lang w:val="nl-BE"/>
        </w:rPr>
        <w:t xml:space="preserve">3.Ke2 3.Td2+ 4.Kf1 Tf2+ 5.Kg1 Te2 6.Kf1 </w:t>
      </w:r>
      <w:r>
        <w:rPr>
          <w:rFonts w:cs="Arial"/>
          <w:sz w:val="20"/>
          <w:szCs w:val="20"/>
          <w:lang w:val="nl-BE"/>
        </w:rPr>
        <w:t>Pf4 en bijvoorbeeld</w:t>
      </w:r>
      <w:r w:rsidR="00851530">
        <w:rPr>
          <w:rFonts w:cs="Arial"/>
          <w:sz w:val="20"/>
          <w:szCs w:val="20"/>
          <w:lang w:val="nl-BE"/>
        </w:rPr>
        <w:t>: 7.Lxf4 Tf2+ 8.Kg1 Txf4.</w:t>
      </w:r>
    </w:p>
    <w:p w14:paraId="624A4B92" w14:textId="77777777" w:rsidR="006F3923" w:rsidRDefault="00851530" w:rsidP="006F3923">
      <w:pPr>
        <w:jc w:val="both"/>
        <w:rPr>
          <w:rFonts w:cs="Arial"/>
          <w:sz w:val="20"/>
          <w:szCs w:val="20"/>
          <w:lang w:val="nl-BE"/>
        </w:rPr>
      </w:pPr>
      <w:r>
        <w:rPr>
          <w:rFonts w:cs="Arial"/>
          <w:sz w:val="20"/>
          <w:szCs w:val="20"/>
          <w:lang w:val="nl-BE"/>
        </w:rPr>
        <w:t>E</w:t>
      </w:r>
      <w:r w:rsidR="006F3923">
        <w:rPr>
          <w:rFonts w:cs="Arial"/>
          <w:sz w:val="20"/>
          <w:szCs w:val="20"/>
          <w:lang w:val="nl-BE"/>
        </w:rPr>
        <w:t>n dus geen</w:t>
      </w:r>
      <w:r>
        <w:rPr>
          <w:rFonts w:cs="Arial"/>
          <w:sz w:val="20"/>
          <w:szCs w:val="20"/>
          <w:lang w:val="nl-BE"/>
        </w:rPr>
        <w:t xml:space="preserve"> remise</w:t>
      </w:r>
      <w:r w:rsidR="006F3923">
        <w:rPr>
          <w:rFonts w:cs="Arial"/>
          <w:sz w:val="20"/>
          <w:szCs w:val="20"/>
          <w:lang w:val="nl-BE"/>
        </w:rPr>
        <w:t xml:space="preserve"> voor wit. </w:t>
      </w:r>
    </w:p>
    <w:p w14:paraId="57420B56" w14:textId="77777777" w:rsidR="006F3923" w:rsidRDefault="006F3923" w:rsidP="006F3923">
      <w:pPr>
        <w:jc w:val="both"/>
        <w:rPr>
          <w:rFonts w:cs="Arial"/>
          <w:sz w:val="20"/>
          <w:szCs w:val="20"/>
          <w:lang w:val="nl-BE"/>
        </w:rPr>
      </w:pPr>
    </w:p>
    <w:p w14:paraId="1BB9C048" w14:textId="77777777" w:rsidR="00D3440A" w:rsidRDefault="006F3923" w:rsidP="006F3923">
      <w:pPr>
        <w:jc w:val="both"/>
        <w:rPr>
          <w:rFonts w:cs="Arial"/>
          <w:sz w:val="20"/>
          <w:szCs w:val="20"/>
          <w:lang w:val="nl-BE"/>
        </w:rPr>
      </w:pPr>
      <w:r>
        <w:rPr>
          <w:rFonts w:cs="Arial"/>
          <w:sz w:val="20"/>
          <w:szCs w:val="20"/>
          <w:lang w:val="nl-BE"/>
        </w:rPr>
        <w:t>En nu, op mijn beurt, kraakte ik de verbeterde st</w:t>
      </w:r>
      <w:r w:rsidR="00D55899">
        <w:rPr>
          <w:rFonts w:cs="Arial"/>
          <w:sz w:val="20"/>
          <w:szCs w:val="20"/>
          <w:lang w:val="nl-BE"/>
        </w:rPr>
        <w:t>udie van Kasparjan (en Missiaen</w:t>
      </w:r>
      <w:r w:rsidR="00C27390">
        <w:rPr>
          <w:rFonts w:cs="Arial"/>
          <w:sz w:val="20"/>
          <w:szCs w:val="20"/>
          <w:lang w:val="nl-BE"/>
        </w:rPr>
        <w:t>?</w:t>
      </w:r>
      <w:r>
        <w:rPr>
          <w:rFonts w:cs="Arial"/>
          <w:sz w:val="20"/>
          <w:szCs w:val="20"/>
          <w:lang w:val="nl-BE"/>
        </w:rPr>
        <w:t>)</w:t>
      </w:r>
      <w:r w:rsidR="00D55899">
        <w:rPr>
          <w:rFonts w:cs="Arial"/>
          <w:sz w:val="20"/>
          <w:szCs w:val="20"/>
          <w:lang w:val="nl-BE"/>
        </w:rPr>
        <w:t>.</w:t>
      </w:r>
    </w:p>
    <w:p w14:paraId="40123C0F" w14:textId="77777777" w:rsidR="00D3440A" w:rsidRDefault="00D3440A" w:rsidP="006F3923">
      <w:pPr>
        <w:jc w:val="both"/>
        <w:rPr>
          <w:rFonts w:cs="Arial"/>
          <w:sz w:val="20"/>
          <w:szCs w:val="20"/>
          <w:lang w:val="nl-BE"/>
        </w:rPr>
      </w:pPr>
    </w:p>
    <w:p w14:paraId="1696E43E" w14:textId="77777777" w:rsidR="00D3440A" w:rsidRPr="00851530" w:rsidRDefault="006F3923" w:rsidP="006F3923">
      <w:pPr>
        <w:jc w:val="both"/>
        <w:rPr>
          <w:rFonts w:cs="Arial"/>
          <w:i/>
          <w:sz w:val="20"/>
          <w:szCs w:val="20"/>
          <w:lang w:val="nl-BE"/>
        </w:rPr>
      </w:pPr>
      <w:r>
        <w:rPr>
          <w:rFonts w:cs="Arial"/>
          <w:sz w:val="20"/>
          <w:szCs w:val="20"/>
          <w:lang w:val="nl-BE"/>
        </w:rPr>
        <w:t xml:space="preserve">Na </w:t>
      </w:r>
      <w:r w:rsidR="00B85A8C">
        <w:rPr>
          <w:rFonts w:cs="Arial"/>
          <w:sz w:val="20"/>
          <w:szCs w:val="20"/>
          <w:lang w:val="nl-BE"/>
        </w:rPr>
        <w:t>intensief</w:t>
      </w:r>
      <w:r>
        <w:rPr>
          <w:rFonts w:cs="Arial"/>
          <w:sz w:val="20"/>
          <w:szCs w:val="20"/>
          <w:lang w:val="nl-BE"/>
        </w:rPr>
        <w:t xml:space="preserve"> zoeken slaagden Ro</w:t>
      </w:r>
      <w:r w:rsidR="00B85A8C">
        <w:rPr>
          <w:rFonts w:cs="Arial"/>
          <w:sz w:val="20"/>
          <w:szCs w:val="20"/>
          <w:lang w:val="nl-BE"/>
        </w:rPr>
        <w:t>-</w:t>
      </w:r>
      <w:r>
        <w:rPr>
          <w:rFonts w:cs="Arial"/>
          <w:sz w:val="20"/>
          <w:szCs w:val="20"/>
          <w:lang w:val="nl-BE"/>
        </w:rPr>
        <w:t>ger en ik er in om, mits kleurver</w:t>
      </w:r>
      <w:r w:rsidR="00F948C7">
        <w:rPr>
          <w:rFonts w:cs="Arial"/>
          <w:sz w:val="20"/>
          <w:szCs w:val="20"/>
          <w:lang w:val="nl-BE"/>
        </w:rPr>
        <w:t>-</w:t>
      </w:r>
      <w:r>
        <w:rPr>
          <w:rFonts w:cs="Arial"/>
          <w:sz w:val="20"/>
          <w:szCs w:val="20"/>
          <w:lang w:val="nl-BE"/>
        </w:rPr>
        <w:t>wisseling, een correcte begin</w:t>
      </w:r>
      <w:r w:rsidR="00B85A8C">
        <w:rPr>
          <w:rFonts w:cs="Arial"/>
          <w:sz w:val="20"/>
          <w:szCs w:val="20"/>
          <w:lang w:val="nl-BE"/>
        </w:rPr>
        <w:t>stel</w:t>
      </w:r>
      <w:r w:rsidR="00F948C7">
        <w:rPr>
          <w:rFonts w:cs="Arial"/>
          <w:sz w:val="20"/>
          <w:szCs w:val="20"/>
          <w:lang w:val="nl-BE"/>
        </w:rPr>
        <w:t>-</w:t>
      </w:r>
      <w:r w:rsidR="00B85A8C">
        <w:rPr>
          <w:rFonts w:cs="Arial"/>
          <w:sz w:val="20"/>
          <w:szCs w:val="20"/>
          <w:lang w:val="nl-BE"/>
        </w:rPr>
        <w:t>ling te vin</w:t>
      </w:r>
      <w:r>
        <w:rPr>
          <w:rFonts w:cs="Arial"/>
          <w:sz w:val="20"/>
          <w:szCs w:val="20"/>
          <w:lang w:val="nl-BE"/>
        </w:rPr>
        <w:t xml:space="preserve">den. </w:t>
      </w:r>
      <w:r w:rsidR="00851530">
        <w:rPr>
          <w:rFonts w:cs="Arial"/>
          <w:i/>
          <w:sz w:val="20"/>
          <w:szCs w:val="20"/>
          <w:lang w:val="nl-BE"/>
        </w:rPr>
        <w:t>(Zie volg</w:t>
      </w:r>
      <w:r w:rsidR="00146EA1">
        <w:rPr>
          <w:rFonts w:cs="Arial"/>
          <w:i/>
          <w:sz w:val="20"/>
          <w:szCs w:val="20"/>
          <w:lang w:val="nl-BE"/>
        </w:rPr>
        <w:t>end</w:t>
      </w:r>
      <w:r w:rsidR="00851530">
        <w:rPr>
          <w:rFonts w:cs="Arial"/>
          <w:i/>
          <w:sz w:val="20"/>
          <w:szCs w:val="20"/>
          <w:lang w:val="nl-BE"/>
        </w:rPr>
        <w:t xml:space="preserve"> blad.)</w:t>
      </w:r>
    </w:p>
    <w:p w14:paraId="35BEDB5E" w14:textId="77777777" w:rsidR="00D3440A" w:rsidRDefault="00D3440A" w:rsidP="006F3923">
      <w:pPr>
        <w:jc w:val="both"/>
        <w:rPr>
          <w:rFonts w:cs="Arial"/>
          <w:sz w:val="20"/>
          <w:szCs w:val="20"/>
          <w:lang w:val="nl-BE"/>
        </w:rPr>
      </w:pPr>
    </w:p>
    <w:p w14:paraId="75F26B81" w14:textId="77777777" w:rsidR="00392383" w:rsidRDefault="00392383" w:rsidP="006F3923">
      <w:pPr>
        <w:jc w:val="both"/>
        <w:rPr>
          <w:rFonts w:cs="Arial"/>
          <w:sz w:val="20"/>
          <w:szCs w:val="20"/>
          <w:lang w:val="nl-BE"/>
        </w:rPr>
      </w:pPr>
    </w:p>
    <w:p w14:paraId="70132334" w14:textId="77777777" w:rsidR="00392383" w:rsidRDefault="00392383" w:rsidP="006F3923">
      <w:pPr>
        <w:jc w:val="both"/>
        <w:rPr>
          <w:rFonts w:cs="Arial"/>
          <w:sz w:val="20"/>
          <w:szCs w:val="20"/>
          <w:lang w:val="nl-BE"/>
        </w:rPr>
      </w:pPr>
    </w:p>
    <w:p w14:paraId="293A7F19" w14:textId="77777777" w:rsidR="00392383" w:rsidRDefault="00392383" w:rsidP="006F3923">
      <w:pPr>
        <w:jc w:val="both"/>
        <w:rPr>
          <w:rFonts w:cs="Arial"/>
          <w:sz w:val="20"/>
          <w:szCs w:val="20"/>
          <w:lang w:val="nl-BE"/>
        </w:rPr>
      </w:pPr>
    </w:p>
    <w:p w14:paraId="442AA9A3" w14:textId="77777777" w:rsidR="006F3923" w:rsidRDefault="006F3923" w:rsidP="006F3923">
      <w:pPr>
        <w:jc w:val="both"/>
        <w:rPr>
          <w:rFonts w:cs="Arial"/>
          <w:sz w:val="20"/>
          <w:szCs w:val="20"/>
          <w:lang w:val="nl-BE"/>
        </w:rPr>
      </w:pPr>
      <w:r>
        <w:rPr>
          <w:rFonts w:cs="Arial"/>
          <w:sz w:val="20"/>
          <w:szCs w:val="20"/>
          <w:lang w:val="nl-BE"/>
        </w:rPr>
        <w:lastRenderedPageBreak/>
        <w:t>En hoe inventieve geesten e</w:t>
      </w:r>
      <w:r w:rsidR="00CF7CA7">
        <w:rPr>
          <w:rFonts w:cs="Arial"/>
          <w:sz w:val="20"/>
          <w:szCs w:val="20"/>
          <w:lang w:val="nl-BE"/>
        </w:rPr>
        <w:t>lkaar ontmoeten bleek hieruit: O</w:t>
      </w:r>
      <w:r>
        <w:rPr>
          <w:rFonts w:cs="Arial"/>
          <w:sz w:val="20"/>
          <w:szCs w:val="20"/>
          <w:lang w:val="nl-BE"/>
        </w:rPr>
        <w:t xml:space="preserve">nze vondst </w:t>
      </w:r>
      <w:r w:rsidR="00CF7CA7">
        <w:rPr>
          <w:rFonts w:cs="Arial"/>
          <w:sz w:val="20"/>
          <w:szCs w:val="20"/>
          <w:lang w:val="nl-BE"/>
        </w:rPr>
        <w:t xml:space="preserve">(en diagramstelling  dus) </w:t>
      </w:r>
      <w:r>
        <w:rPr>
          <w:rFonts w:cs="Arial"/>
          <w:sz w:val="20"/>
          <w:szCs w:val="20"/>
          <w:lang w:val="nl-BE"/>
        </w:rPr>
        <w:t>bleek  krek dezelfde te zijn als een heel andere studie van Kasparjan, die er in 1977 de 1s</w:t>
      </w:r>
      <w:r w:rsidR="008E3001">
        <w:rPr>
          <w:rFonts w:cs="Arial"/>
          <w:sz w:val="20"/>
          <w:szCs w:val="20"/>
          <w:lang w:val="nl-BE"/>
        </w:rPr>
        <w:t>te eervolle vermelding voor ont</w:t>
      </w:r>
      <w:r>
        <w:rPr>
          <w:rFonts w:cs="Arial"/>
          <w:sz w:val="20"/>
          <w:szCs w:val="20"/>
          <w:lang w:val="nl-BE"/>
        </w:rPr>
        <w:t xml:space="preserve">ving in </w:t>
      </w:r>
      <w:r>
        <w:rPr>
          <w:rFonts w:cs="Arial"/>
          <w:i/>
          <w:sz w:val="20"/>
          <w:szCs w:val="20"/>
          <w:lang w:val="nl-BE"/>
        </w:rPr>
        <w:t xml:space="preserve">Magyar Sakkélet, </w:t>
      </w:r>
      <w:r>
        <w:rPr>
          <w:rFonts w:cs="Arial"/>
          <w:sz w:val="20"/>
          <w:szCs w:val="20"/>
          <w:lang w:val="nl-BE"/>
        </w:rPr>
        <w:t>namelijk</w:t>
      </w:r>
      <w:r w:rsidR="00D72862">
        <w:rPr>
          <w:rFonts w:cs="Arial"/>
          <w:sz w:val="20"/>
          <w:szCs w:val="20"/>
          <w:lang w:val="nl-BE"/>
        </w:rPr>
        <w:t xml:space="preserve"> studie -175 -.</w:t>
      </w:r>
      <w:r>
        <w:rPr>
          <w:rFonts w:cs="Arial"/>
          <w:i/>
          <w:sz w:val="20"/>
          <w:szCs w:val="20"/>
          <w:lang w:val="nl-BE"/>
        </w:rPr>
        <w:t xml:space="preserve"> </w:t>
      </w:r>
    </w:p>
    <w:p w14:paraId="33BABDF6" w14:textId="77777777" w:rsidR="006F3923" w:rsidRDefault="006F3923" w:rsidP="006F3923">
      <w:pPr>
        <w:jc w:val="both"/>
        <w:rPr>
          <w:rFonts w:cs="Arial"/>
          <w:i/>
          <w:sz w:val="20"/>
          <w:szCs w:val="20"/>
          <w:lang w:val="nl-BE"/>
        </w:rPr>
      </w:pPr>
    </w:p>
    <w:p w14:paraId="1E1667DA" w14:textId="77777777" w:rsidR="006F3923" w:rsidRDefault="006F3923" w:rsidP="006F3923">
      <w:pPr>
        <w:jc w:val="both"/>
        <w:rPr>
          <w:rFonts w:cs="Arial"/>
          <w:b/>
          <w:sz w:val="20"/>
          <w:szCs w:val="20"/>
          <w:lang w:val="nl-BE"/>
        </w:rPr>
      </w:pPr>
      <w:r>
        <w:rPr>
          <w:rFonts w:cs="Arial"/>
          <w:b/>
          <w:sz w:val="20"/>
          <w:szCs w:val="20"/>
          <w:lang w:val="nl-BE"/>
        </w:rPr>
        <w:t xml:space="preserve">Kh1 Tb6 Pb3 Pd7 / </w:t>
      </w:r>
    </w:p>
    <w:p w14:paraId="5C9AD5BC" w14:textId="77777777" w:rsidR="006F3923" w:rsidRDefault="006F3923" w:rsidP="006F3923">
      <w:pPr>
        <w:jc w:val="both"/>
        <w:rPr>
          <w:rFonts w:cs="Arial"/>
          <w:b/>
          <w:sz w:val="20"/>
          <w:szCs w:val="20"/>
          <w:lang w:val="nl-BE"/>
        </w:rPr>
      </w:pPr>
      <w:r>
        <w:rPr>
          <w:rFonts w:cs="Arial"/>
          <w:b/>
          <w:sz w:val="20"/>
          <w:szCs w:val="20"/>
          <w:lang w:val="nl-BE"/>
        </w:rPr>
        <w:t xml:space="preserve">                              Ke8 La7 Lc8 +</w:t>
      </w:r>
    </w:p>
    <w:p w14:paraId="3B066856" w14:textId="77777777" w:rsidR="006F3923" w:rsidRDefault="006F3923" w:rsidP="006F3923">
      <w:pPr>
        <w:jc w:val="both"/>
        <w:rPr>
          <w:rFonts w:cs="Arial"/>
          <w:sz w:val="20"/>
          <w:szCs w:val="20"/>
          <w:lang w:val="nl-BE"/>
        </w:rPr>
      </w:pPr>
    </w:p>
    <w:p w14:paraId="7FDD7950" w14:textId="77777777" w:rsidR="006F3923" w:rsidRDefault="006F3923" w:rsidP="006F3923">
      <w:pPr>
        <w:jc w:val="both"/>
        <w:rPr>
          <w:rFonts w:cs="Arial"/>
          <w:sz w:val="20"/>
          <w:szCs w:val="20"/>
          <w:lang w:val="nl-BE"/>
        </w:rPr>
      </w:pPr>
      <w:r>
        <w:rPr>
          <w:rFonts w:cs="Arial"/>
          <w:sz w:val="20"/>
          <w:szCs w:val="20"/>
          <w:lang w:val="nl-BE"/>
        </w:rPr>
        <w:t xml:space="preserve">Het merkwaardige en interessan-te is dat dit gelauwerd miniatuurtje </w:t>
      </w:r>
      <w:r w:rsidRPr="00CF7CA7">
        <w:rPr>
          <w:rFonts w:cs="Arial"/>
          <w:b/>
          <w:sz w:val="20"/>
          <w:szCs w:val="20"/>
          <w:lang w:val="nl-BE"/>
        </w:rPr>
        <w:t>nu verrijkt is met</w:t>
      </w:r>
      <w:r>
        <w:rPr>
          <w:rFonts w:cs="Arial"/>
          <w:sz w:val="20"/>
          <w:szCs w:val="20"/>
          <w:lang w:val="nl-BE"/>
        </w:rPr>
        <w:t xml:space="preserve"> </w:t>
      </w:r>
      <w:r w:rsidRPr="00CF7CA7">
        <w:rPr>
          <w:rFonts w:cs="Arial"/>
          <w:b/>
          <w:sz w:val="20"/>
          <w:szCs w:val="20"/>
          <w:lang w:val="nl-BE"/>
        </w:rPr>
        <w:t>een t</w:t>
      </w:r>
      <w:r w:rsidR="00CF7CA7">
        <w:rPr>
          <w:rFonts w:cs="Arial"/>
          <w:b/>
          <w:sz w:val="20"/>
          <w:szCs w:val="20"/>
          <w:lang w:val="nl-BE"/>
        </w:rPr>
        <w:t xml:space="preserve">weede en mooie variant, </w:t>
      </w:r>
      <w:r w:rsidR="00CF7CA7">
        <w:rPr>
          <w:rFonts w:cs="Arial"/>
          <w:sz w:val="20"/>
          <w:szCs w:val="20"/>
          <w:lang w:val="nl-BE"/>
        </w:rPr>
        <w:t>namelijk</w:t>
      </w:r>
      <w:r w:rsidRPr="00CF7CA7">
        <w:rPr>
          <w:rFonts w:cs="Arial"/>
          <w:b/>
          <w:sz w:val="20"/>
          <w:szCs w:val="20"/>
          <w:lang w:val="nl-BE"/>
        </w:rPr>
        <w:t xml:space="preserve"> </w:t>
      </w:r>
      <w:r>
        <w:rPr>
          <w:rFonts w:cs="Arial"/>
          <w:sz w:val="20"/>
          <w:szCs w:val="20"/>
          <w:lang w:val="nl-BE"/>
        </w:rPr>
        <w:t xml:space="preserve">de zet </w:t>
      </w:r>
      <w:r w:rsidRPr="00CF7CA7">
        <w:rPr>
          <w:rFonts w:cs="Arial"/>
          <w:b/>
          <w:sz w:val="20"/>
          <w:szCs w:val="20"/>
          <w:lang w:val="nl-BE"/>
        </w:rPr>
        <w:t>2.Lb7+,</w:t>
      </w:r>
      <w:r>
        <w:rPr>
          <w:rFonts w:cs="Arial"/>
          <w:sz w:val="20"/>
          <w:szCs w:val="20"/>
          <w:lang w:val="nl-BE"/>
        </w:rPr>
        <w:t xml:space="preserve"> gevonden door twee ijve-rige Vlamingen. </w:t>
      </w:r>
    </w:p>
    <w:p w14:paraId="6E83FC9A" w14:textId="77777777" w:rsidR="006F3923" w:rsidRDefault="006F3923" w:rsidP="006F3923">
      <w:pPr>
        <w:jc w:val="both"/>
        <w:rPr>
          <w:rFonts w:cs="Arial"/>
          <w:sz w:val="20"/>
          <w:szCs w:val="20"/>
          <w:lang w:val="nl-BE"/>
        </w:rPr>
      </w:pPr>
    </w:p>
    <w:p w14:paraId="587E9A9A" w14:textId="77777777" w:rsidR="006F3923" w:rsidRDefault="006F3923" w:rsidP="006F3923">
      <w:pPr>
        <w:jc w:val="both"/>
        <w:rPr>
          <w:rFonts w:cs="Arial"/>
          <w:i/>
          <w:sz w:val="20"/>
          <w:szCs w:val="20"/>
          <w:lang w:val="en-GB"/>
        </w:rPr>
      </w:pPr>
      <w:r>
        <w:rPr>
          <w:rFonts w:cs="Arial"/>
          <w:sz w:val="20"/>
          <w:szCs w:val="20"/>
          <w:lang w:val="nl-BE"/>
        </w:rPr>
        <w:t xml:space="preserve">Julien Vandiest oordeelde dan ook: </w:t>
      </w:r>
      <w:r>
        <w:rPr>
          <w:rFonts w:cs="Arial"/>
          <w:i/>
          <w:sz w:val="20"/>
          <w:szCs w:val="20"/>
          <w:lang w:val="nl-BE"/>
        </w:rPr>
        <w:t xml:space="preserve">“Another superb aristocrat. </w:t>
      </w:r>
      <w:r>
        <w:rPr>
          <w:rFonts w:cs="Arial"/>
          <w:i/>
          <w:sz w:val="20"/>
          <w:szCs w:val="20"/>
          <w:lang w:val="en-GB"/>
        </w:rPr>
        <w:t>The analytical power of my two friends is at its pitch when only pieces are involved.”</w:t>
      </w:r>
    </w:p>
    <w:p w14:paraId="0BFDED20" w14:textId="77777777" w:rsidR="006F3923" w:rsidRDefault="006F3923" w:rsidP="006F3923">
      <w:pPr>
        <w:jc w:val="both"/>
        <w:rPr>
          <w:rFonts w:cs="Arial"/>
          <w:sz w:val="20"/>
          <w:szCs w:val="20"/>
          <w:lang w:val="en-GB"/>
        </w:rPr>
      </w:pPr>
    </w:p>
    <w:p w14:paraId="277E9CAC" w14:textId="77777777" w:rsidR="006F3923" w:rsidRDefault="006F3923" w:rsidP="006F3923">
      <w:pPr>
        <w:jc w:val="both"/>
        <w:rPr>
          <w:rFonts w:cs="Arial"/>
          <w:sz w:val="20"/>
          <w:szCs w:val="20"/>
          <w:lang w:val="nl-BE"/>
        </w:rPr>
      </w:pPr>
      <w:r>
        <w:rPr>
          <w:rFonts w:cs="Arial"/>
          <w:sz w:val="20"/>
          <w:szCs w:val="20"/>
          <w:lang w:val="nl-BE"/>
        </w:rPr>
        <w:t xml:space="preserve">Doch in het tijdschift </w:t>
      </w:r>
      <w:r>
        <w:rPr>
          <w:rFonts w:cs="Arial"/>
          <w:i/>
          <w:sz w:val="20"/>
          <w:szCs w:val="20"/>
          <w:lang w:val="nl-BE"/>
        </w:rPr>
        <w:t>Seven Chess Notes</w:t>
      </w:r>
      <w:r>
        <w:rPr>
          <w:rFonts w:cs="Arial"/>
          <w:sz w:val="20"/>
          <w:szCs w:val="20"/>
          <w:lang w:val="nl-BE"/>
        </w:rPr>
        <w:t xml:space="preserve"> nr 3 van maart 2009 </w:t>
      </w:r>
      <w:r>
        <w:rPr>
          <w:rFonts w:cs="Arial"/>
          <w:i/>
          <w:sz w:val="20"/>
          <w:szCs w:val="20"/>
          <w:lang w:val="nl-BE"/>
        </w:rPr>
        <w:t>(The bulletin</w:t>
      </w:r>
      <w:r>
        <w:rPr>
          <w:rFonts w:cs="Arial"/>
          <w:sz w:val="20"/>
          <w:szCs w:val="20"/>
          <w:lang w:val="nl-BE"/>
        </w:rPr>
        <w:t xml:space="preserve"> </w:t>
      </w:r>
      <w:r>
        <w:rPr>
          <w:rFonts w:cs="Arial"/>
          <w:i/>
          <w:sz w:val="20"/>
          <w:szCs w:val="20"/>
          <w:lang w:val="nl-BE"/>
        </w:rPr>
        <w:t>of a chess miniature in Kareliya)</w:t>
      </w:r>
      <w:r>
        <w:rPr>
          <w:rFonts w:cs="Arial"/>
          <w:sz w:val="20"/>
          <w:szCs w:val="20"/>
          <w:lang w:val="nl-BE"/>
        </w:rPr>
        <w:t xml:space="preserve"> verscheen de uitslag  van het studietornooi 2008, waarin professor Pietro Rossi voor de op-lossing van onderstaande </w:t>
      </w:r>
      <w:r w:rsidR="00122104">
        <w:rPr>
          <w:rFonts w:cs="Arial"/>
          <w:b/>
          <w:sz w:val="20"/>
          <w:szCs w:val="20"/>
          <w:lang w:val="nl-BE"/>
        </w:rPr>
        <w:t xml:space="preserve">gespie-gelde </w:t>
      </w:r>
      <w:r w:rsidRPr="00122104">
        <w:rPr>
          <w:rFonts w:cs="Arial"/>
          <w:b/>
          <w:sz w:val="20"/>
          <w:szCs w:val="20"/>
          <w:lang w:val="nl-BE"/>
        </w:rPr>
        <w:t>stelling</w:t>
      </w:r>
      <w:r>
        <w:rPr>
          <w:rFonts w:cs="Arial"/>
          <w:sz w:val="20"/>
          <w:szCs w:val="20"/>
          <w:lang w:val="nl-BE"/>
        </w:rPr>
        <w:t xml:space="preserve"> de 1</w:t>
      </w:r>
      <w:r>
        <w:rPr>
          <w:rFonts w:cs="Arial"/>
          <w:sz w:val="20"/>
          <w:szCs w:val="20"/>
          <w:vertAlign w:val="superscript"/>
          <w:lang w:val="nl-BE"/>
        </w:rPr>
        <w:t>ste</w:t>
      </w:r>
      <w:r>
        <w:rPr>
          <w:rFonts w:cs="Arial"/>
          <w:sz w:val="20"/>
          <w:szCs w:val="20"/>
          <w:lang w:val="nl-BE"/>
        </w:rPr>
        <w:t xml:space="preserve"> Prijs toege</w:t>
      </w:r>
      <w:r w:rsidR="00122104">
        <w:rPr>
          <w:rFonts w:cs="Arial"/>
          <w:sz w:val="20"/>
          <w:szCs w:val="20"/>
          <w:lang w:val="nl-BE"/>
        </w:rPr>
        <w:t>-</w:t>
      </w:r>
      <w:r>
        <w:rPr>
          <w:rFonts w:cs="Arial"/>
          <w:sz w:val="20"/>
          <w:szCs w:val="20"/>
          <w:lang w:val="nl-BE"/>
        </w:rPr>
        <w:t>wezen kreeg:</w:t>
      </w:r>
    </w:p>
    <w:p w14:paraId="3F4D473B" w14:textId="77777777" w:rsidR="006F3923" w:rsidRDefault="006F3923" w:rsidP="006F3923">
      <w:pPr>
        <w:rPr>
          <w:rFonts w:cs="Arial"/>
          <w:sz w:val="20"/>
          <w:szCs w:val="20"/>
          <w:lang w:val="nl-BE"/>
        </w:rPr>
      </w:pPr>
    </w:p>
    <w:p w14:paraId="12B2669F" w14:textId="77777777" w:rsidR="006F3923" w:rsidRPr="00D02B5C" w:rsidRDefault="006A710B" w:rsidP="006F3923">
      <w:pPr>
        <w:jc w:val="both"/>
        <w:rPr>
          <w:rFonts w:cs="Arial"/>
          <w:sz w:val="20"/>
          <w:szCs w:val="20"/>
          <w:lang w:val="nl-BE"/>
        </w:rPr>
      </w:pPr>
      <w:r w:rsidRPr="00D02B5C">
        <w:rPr>
          <w:rFonts w:cs="Arial"/>
          <w:sz w:val="20"/>
          <w:szCs w:val="20"/>
          <w:lang w:val="nl-BE"/>
        </w:rPr>
        <w:t>Ka1 Tg6 Pe7</w:t>
      </w:r>
      <w:r w:rsidR="006F3923" w:rsidRPr="00D02B5C">
        <w:rPr>
          <w:rFonts w:cs="Arial"/>
          <w:sz w:val="20"/>
          <w:szCs w:val="20"/>
          <w:lang w:val="nl-BE"/>
        </w:rPr>
        <w:t xml:space="preserve"> Pg3 /  Kd8 Lf8 Lh7</w:t>
      </w:r>
      <w:r w:rsidR="006F3923">
        <w:rPr>
          <w:rFonts w:cs="Arial"/>
          <w:b/>
          <w:sz w:val="20"/>
          <w:szCs w:val="20"/>
          <w:lang w:val="nl-BE"/>
        </w:rPr>
        <w:t xml:space="preserve"> </w:t>
      </w:r>
      <w:r w:rsidR="006F3923" w:rsidRPr="00D02B5C">
        <w:rPr>
          <w:rFonts w:cs="Arial"/>
          <w:sz w:val="20"/>
          <w:szCs w:val="20"/>
          <w:lang w:val="nl-BE"/>
        </w:rPr>
        <w:t>+</w:t>
      </w:r>
    </w:p>
    <w:p w14:paraId="6117A07A" w14:textId="77777777" w:rsidR="00740F0C" w:rsidRDefault="00740F0C" w:rsidP="006F3923">
      <w:pPr>
        <w:jc w:val="both"/>
        <w:rPr>
          <w:rFonts w:cs="Arial"/>
          <w:sz w:val="20"/>
          <w:szCs w:val="20"/>
          <w:lang w:val="nl-BE"/>
        </w:rPr>
      </w:pPr>
    </w:p>
    <w:p w14:paraId="6274436E" w14:textId="77777777" w:rsidR="00AA152F" w:rsidRDefault="00630B34" w:rsidP="006F3923">
      <w:pPr>
        <w:jc w:val="both"/>
        <w:rPr>
          <w:rFonts w:cs="Arial"/>
          <w:sz w:val="20"/>
          <w:szCs w:val="20"/>
          <w:lang w:val="nl-BE"/>
        </w:rPr>
      </w:pPr>
      <w:r>
        <w:rPr>
          <w:rFonts w:cs="Arial"/>
          <w:sz w:val="20"/>
          <w:szCs w:val="20"/>
          <w:lang w:val="nl-BE"/>
        </w:rPr>
        <w:t xml:space="preserve">Met </w:t>
      </w:r>
      <w:r w:rsidR="00AA152F">
        <w:rPr>
          <w:rFonts w:cs="Arial"/>
          <w:sz w:val="20"/>
          <w:szCs w:val="20"/>
          <w:lang w:val="nl-BE"/>
        </w:rPr>
        <w:t>de oplossing:</w:t>
      </w:r>
    </w:p>
    <w:p w14:paraId="214BCE5F" w14:textId="77777777" w:rsidR="00630B34" w:rsidRDefault="00630B34" w:rsidP="006F3923">
      <w:pPr>
        <w:jc w:val="both"/>
        <w:rPr>
          <w:rFonts w:cs="Arial"/>
          <w:sz w:val="20"/>
          <w:szCs w:val="20"/>
          <w:lang w:val="nl-BE"/>
        </w:rPr>
      </w:pPr>
    </w:p>
    <w:p w14:paraId="7438CC34" w14:textId="77777777" w:rsidR="00740F0C" w:rsidRDefault="00740F0C" w:rsidP="006F3923">
      <w:pPr>
        <w:jc w:val="both"/>
        <w:rPr>
          <w:rFonts w:cs="Arial"/>
          <w:sz w:val="20"/>
          <w:szCs w:val="20"/>
          <w:lang w:val="nl-BE"/>
        </w:rPr>
      </w:pPr>
    </w:p>
    <w:p w14:paraId="41FEE1D9" w14:textId="77777777" w:rsidR="00740F0C" w:rsidRDefault="00740F0C" w:rsidP="006F3923">
      <w:pPr>
        <w:jc w:val="both"/>
        <w:rPr>
          <w:rFonts w:cs="Arial"/>
          <w:sz w:val="20"/>
          <w:szCs w:val="20"/>
          <w:lang w:val="nl-BE"/>
        </w:rPr>
      </w:pPr>
    </w:p>
    <w:p w14:paraId="6A2B1E84" w14:textId="77777777" w:rsidR="00AA152F" w:rsidRDefault="00407EBC" w:rsidP="006F3923">
      <w:pPr>
        <w:jc w:val="both"/>
        <w:rPr>
          <w:rFonts w:cs="Arial"/>
          <w:sz w:val="20"/>
          <w:szCs w:val="20"/>
          <w:lang w:val="nl-BE"/>
        </w:rPr>
      </w:pPr>
      <w:r>
        <w:rPr>
          <w:rFonts w:cs="Arial"/>
          <w:sz w:val="20"/>
          <w:szCs w:val="20"/>
          <w:lang w:val="nl-BE"/>
        </w:rPr>
        <w:t>1.P</w:t>
      </w:r>
      <w:r w:rsidR="006F3923">
        <w:rPr>
          <w:rFonts w:cs="Arial"/>
          <w:sz w:val="20"/>
          <w:szCs w:val="20"/>
          <w:lang w:val="nl-BE"/>
        </w:rPr>
        <w:t xml:space="preserve">c6+ Kc7! 2.Te6! </w:t>
      </w:r>
    </w:p>
    <w:p w14:paraId="133EA23F" w14:textId="77777777" w:rsidR="00E24CC5" w:rsidRDefault="00E24CC5" w:rsidP="006F3923">
      <w:pPr>
        <w:jc w:val="both"/>
        <w:rPr>
          <w:rFonts w:cs="Arial"/>
          <w:sz w:val="20"/>
          <w:szCs w:val="20"/>
          <w:lang w:val="nl-BE"/>
        </w:rPr>
      </w:pPr>
    </w:p>
    <w:p w14:paraId="64E2FAC4" w14:textId="77777777" w:rsidR="00012B97" w:rsidRPr="00630B34" w:rsidRDefault="006F3923" w:rsidP="006F3923">
      <w:pPr>
        <w:jc w:val="both"/>
        <w:rPr>
          <w:rFonts w:cs="Arial"/>
          <w:sz w:val="20"/>
          <w:szCs w:val="20"/>
          <w:lang w:val="nl-BE"/>
        </w:rPr>
      </w:pPr>
      <w:r>
        <w:rPr>
          <w:rFonts w:cs="Arial"/>
          <w:i/>
          <w:sz w:val="20"/>
          <w:szCs w:val="20"/>
          <w:lang w:val="nl-BE"/>
        </w:rPr>
        <w:t>Variant A</w:t>
      </w:r>
    </w:p>
    <w:p w14:paraId="72BB0DA9" w14:textId="77777777" w:rsidR="0084243B" w:rsidRDefault="006F3923" w:rsidP="006F3923">
      <w:pPr>
        <w:jc w:val="both"/>
        <w:rPr>
          <w:rFonts w:cs="Arial"/>
          <w:sz w:val="20"/>
          <w:szCs w:val="20"/>
          <w:lang w:val="nl-BE"/>
        </w:rPr>
      </w:pPr>
      <w:r>
        <w:rPr>
          <w:rFonts w:cs="Arial"/>
          <w:sz w:val="20"/>
          <w:szCs w:val="20"/>
          <w:lang w:val="nl-BE"/>
        </w:rPr>
        <w:t>2…Kd7</w:t>
      </w:r>
      <w:r>
        <w:rPr>
          <w:rFonts w:cs="Arial"/>
          <w:i/>
          <w:sz w:val="20"/>
          <w:szCs w:val="20"/>
          <w:lang w:val="nl-BE"/>
        </w:rPr>
        <w:t>(2…Lg8 3.Te8 Lg7+ 4.Pe5 Lf7 5.Te7+ Kd8 6.Pf5! Lf6 7.Txf7+)</w:t>
      </w:r>
      <w:r w:rsidR="00DA0808">
        <w:rPr>
          <w:rFonts w:cs="Arial"/>
          <w:sz w:val="20"/>
          <w:szCs w:val="20"/>
          <w:lang w:val="nl-BE"/>
        </w:rPr>
        <w:t xml:space="preserve"> </w:t>
      </w:r>
      <w:r w:rsidRPr="00F948C9">
        <w:rPr>
          <w:rFonts w:cs="Arial"/>
          <w:sz w:val="20"/>
          <w:szCs w:val="20"/>
          <w:lang w:val="nl-BE"/>
        </w:rPr>
        <w:t xml:space="preserve">Hier lost de auteur de studie </w:t>
      </w:r>
      <w:r w:rsidR="00F948C9">
        <w:rPr>
          <w:rFonts w:cs="Arial"/>
          <w:sz w:val="20"/>
          <w:szCs w:val="20"/>
          <w:lang w:val="nl-BE"/>
        </w:rPr>
        <w:t xml:space="preserve">zo op: </w:t>
      </w:r>
      <w:r w:rsidR="00DA0808" w:rsidRPr="00F948C9">
        <w:rPr>
          <w:rFonts w:cs="Arial"/>
          <w:sz w:val="20"/>
          <w:szCs w:val="20"/>
          <w:lang w:val="nl-BE"/>
        </w:rPr>
        <w:t xml:space="preserve">3.Tf6!!, </w:t>
      </w:r>
      <w:r w:rsidR="00DA0808" w:rsidRPr="001C6B62">
        <w:rPr>
          <w:rFonts w:cs="Arial"/>
          <w:i/>
          <w:sz w:val="20"/>
          <w:szCs w:val="20"/>
          <w:lang w:val="nl-BE"/>
        </w:rPr>
        <w:t>(</w:t>
      </w:r>
      <w:r w:rsidR="00F948C9" w:rsidRPr="001C6B62">
        <w:rPr>
          <w:rFonts w:cs="Arial"/>
          <w:i/>
          <w:sz w:val="20"/>
          <w:szCs w:val="20"/>
          <w:lang w:val="nl-BE"/>
        </w:rPr>
        <w:t xml:space="preserve">de </w:t>
      </w:r>
      <w:r w:rsidR="00DA0808" w:rsidRPr="001C6B62">
        <w:rPr>
          <w:rFonts w:cs="Arial"/>
          <w:i/>
          <w:sz w:val="20"/>
          <w:szCs w:val="20"/>
          <w:lang w:val="nl-BE"/>
        </w:rPr>
        <w:t>uitroe</w:t>
      </w:r>
      <w:r w:rsidRPr="001C6B62">
        <w:rPr>
          <w:rFonts w:cs="Arial"/>
          <w:i/>
          <w:sz w:val="20"/>
          <w:szCs w:val="20"/>
          <w:lang w:val="nl-BE"/>
        </w:rPr>
        <w:t xml:space="preserve">pingstekens </w:t>
      </w:r>
      <w:r w:rsidR="00F948C9" w:rsidRPr="001C6B62">
        <w:rPr>
          <w:rFonts w:cs="Arial"/>
          <w:i/>
          <w:sz w:val="20"/>
          <w:szCs w:val="20"/>
          <w:lang w:val="nl-BE"/>
        </w:rPr>
        <w:t xml:space="preserve">zijn </w:t>
      </w:r>
      <w:r w:rsidRPr="001C6B62">
        <w:rPr>
          <w:rFonts w:cs="Arial"/>
          <w:i/>
          <w:sz w:val="20"/>
          <w:szCs w:val="20"/>
          <w:lang w:val="nl-BE"/>
        </w:rPr>
        <w:t>van de auteur,)</w:t>
      </w:r>
      <w:r w:rsidR="00F808B1">
        <w:rPr>
          <w:rFonts w:cs="Arial"/>
          <w:i/>
          <w:sz w:val="20"/>
          <w:szCs w:val="20"/>
          <w:lang w:val="nl-BE"/>
        </w:rPr>
        <w:t xml:space="preserve"> </w:t>
      </w:r>
      <w:r w:rsidRPr="005D6624">
        <w:rPr>
          <w:rFonts w:cs="Arial"/>
          <w:sz w:val="20"/>
          <w:szCs w:val="20"/>
          <w:lang w:val="nl-BE"/>
        </w:rPr>
        <w:t>3...Lg7 4.Pe5+ Ke8 5.Te6+ Kf8</w:t>
      </w:r>
      <w:r w:rsidR="0084243B">
        <w:rPr>
          <w:rFonts w:cs="Arial"/>
          <w:sz w:val="20"/>
          <w:szCs w:val="20"/>
          <w:lang w:val="nl-BE"/>
        </w:rPr>
        <w:t xml:space="preserve"> 6.Ka2!! Lg8 7.Pd7+.</w:t>
      </w:r>
    </w:p>
    <w:p w14:paraId="0D081225" w14:textId="77777777" w:rsidR="00C466D6" w:rsidRDefault="00C466D6" w:rsidP="006F3923">
      <w:pPr>
        <w:jc w:val="both"/>
        <w:rPr>
          <w:rFonts w:cs="Arial"/>
          <w:sz w:val="20"/>
          <w:szCs w:val="20"/>
          <w:lang w:val="nl-BE"/>
        </w:rPr>
      </w:pPr>
    </w:p>
    <w:p w14:paraId="09ACD1C3" w14:textId="77777777" w:rsidR="006F3923" w:rsidRPr="005D6624" w:rsidRDefault="0084243B" w:rsidP="006F3923">
      <w:pPr>
        <w:jc w:val="both"/>
        <w:rPr>
          <w:rFonts w:cs="Arial"/>
          <w:sz w:val="20"/>
          <w:szCs w:val="20"/>
          <w:lang w:val="nl-BE"/>
        </w:rPr>
      </w:pPr>
      <w:r>
        <w:rPr>
          <w:rFonts w:cs="Arial"/>
          <w:sz w:val="20"/>
          <w:szCs w:val="20"/>
          <w:lang w:val="nl-BE"/>
        </w:rPr>
        <w:t xml:space="preserve">Maar: </w:t>
      </w:r>
      <w:r w:rsidR="006F3923" w:rsidRPr="005D6624">
        <w:rPr>
          <w:rFonts w:cs="Arial"/>
          <w:sz w:val="20"/>
          <w:szCs w:val="20"/>
          <w:lang w:val="nl-BE"/>
        </w:rPr>
        <w:t>3</w:t>
      </w:r>
      <w:r w:rsidR="00407EBC" w:rsidRPr="005D6624">
        <w:rPr>
          <w:rFonts w:cs="Arial"/>
          <w:sz w:val="20"/>
          <w:szCs w:val="20"/>
          <w:lang w:val="nl-BE"/>
        </w:rPr>
        <w:t>…</w:t>
      </w:r>
      <w:r w:rsidR="006F3923" w:rsidRPr="005D6624">
        <w:rPr>
          <w:rFonts w:cs="Arial"/>
          <w:sz w:val="20"/>
          <w:szCs w:val="20"/>
          <w:lang w:val="nl-BE"/>
        </w:rPr>
        <w:t>Ld6! 4.Pf5 Lxf5 5.Txf5 Kxc6</w:t>
      </w:r>
      <w:r>
        <w:rPr>
          <w:rFonts w:cs="Arial"/>
          <w:sz w:val="20"/>
          <w:szCs w:val="20"/>
          <w:lang w:val="nl-BE"/>
        </w:rPr>
        <w:t xml:space="preserve"> </w:t>
      </w:r>
      <w:r w:rsidR="006F3923" w:rsidRPr="005D6624">
        <w:rPr>
          <w:rFonts w:cs="Arial"/>
          <w:sz w:val="20"/>
          <w:szCs w:val="20"/>
          <w:lang w:val="nl-BE"/>
        </w:rPr>
        <w:t>en remise.</w:t>
      </w:r>
    </w:p>
    <w:p w14:paraId="45F7E1C8" w14:textId="77777777" w:rsidR="006F3923" w:rsidRPr="005D6624" w:rsidRDefault="006F3923" w:rsidP="006F3923">
      <w:pPr>
        <w:jc w:val="both"/>
        <w:rPr>
          <w:rFonts w:cs="Arial"/>
          <w:sz w:val="20"/>
          <w:szCs w:val="20"/>
          <w:lang w:val="nl-BE"/>
        </w:rPr>
      </w:pPr>
      <w:r w:rsidRPr="005D6624">
        <w:rPr>
          <w:rFonts w:cs="Arial"/>
          <w:sz w:val="20"/>
          <w:szCs w:val="20"/>
          <w:lang w:val="nl-BE"/>
        </w:rPr>
        <w:t>De studie is</w:t>
      </w:r>
      <w:r w:rsidR="00815F3D" w:rsidRPr="005D6624">
        <w:rPr>
          <w:rFonts w:cs="Arial"/>
          <w:sz w:val="20"/>
          <w:szCs w:val="20"/>
          <w:lang w:val="nl-BE"/>
        </w:rPr>
        <w:t xml:space="preserve"> dus</w:t>
      </w:r>
      <w:r w:rsidRPr="005D6624">
        <w:rPr>
          <w:rFonts w:cs="Arial"/>
          <w:sz w:val="20"/>
          <w:szCs w:val="20"/>
          <w:lang w:val="nl-BE"/>
        </w:rPr>
        <w:t xml:space="preserve"> incorrect. </w:t>
      </w:r>
    </w:p>
    <w:p w14:paraId="519D9B7C" w14:textId="77777777" w:rsidR="00407EBC" w:rsidRPr="005D6624" w:rsidRDefault="00407EBC" w:rsidP="006F3923">
      <w:pPr>
        <w:jc w:val="both"/>
        <w:rPr>
          <w:rFonts w:cs="Arial"/>
          <w:sz w:val="20"/>
          <w:szCs w:val="20"/>
          <w:lang w:val="nl-BE"/>
        </w:rPr>
      </w:pPr>
    </w:p>
    <w:p w14:paraId="2662B81E" w14:textId="77777777" w:rsidR="00D774D2" w:rsidRDefault="006F3923" w:rsidP="006F3923">
      <w:pPr>
        <w:jc w:val="both"/>
        <w:rPr>
          <w:rFonts w:cs="Arial"/>
          <w:sz w:val="20"/>
          <w:szCs w:val="20"/>
          <w:lang w:val="nl-BE"/>
        </w:rPr>
      </w:pPr>
      <w:r w:rsidRPr="005D6624">
        <w:rPr>
          <w:rFonts w:cs="Arial"/>
          <w:sz w:val="20"/>
          <w:szCs w:val="20"/>
          <w:lang w:val="nl-BE"/>
        </w:rPr>
        <w:t xml:space="preserve">Maar gelukkig is er een niet min-der elegante oplossing dan die van de auteur, </w:t>
      </w:r>
      <w:r w:rsidRPr="005D6624">
        <w:rPr>
          <w:rFonts w:cs="Arial"/>
          <w:i/>
          <w:sz w:val="20"/>
          <w:szCs w:val="20"/>
          <w:lang w:val="nl-BE"/>
        </w:rPr>
        <w:t>(3.Tf6!?</w:t>
      </w:r>
      <w:r w:rsidRPr="005D6624">
        <w:rPr>
          <w:rFonts w:cs="Arial"/>
          <w:sz w:val="20"/>
          <w:szCs w:val="20"/>
          <w:lang w:val="nl-BE"/>
        </w:rPr>
        <w:t xml:space="preserve"> </w:t>
      </w:r>
      <w:r w:rsidRPr="005D6624">
        <w:rPr>
          <w:rFonts w:cs="Arial"/>
          <w:i/>
          <w:sz w:val="20"/>
          <w:szCs w:val="20"/>
          <w:lang w:val="nl-BE"/>
        </w:rPr>
        <w:t>was het</w:t>
      </w:r>
      <w:r>
        <w:rPr>
          <w:rFonts w:cs="Arial"/>
          <w:i/>
          <w:sz w:val="20"/>
          <w:szCs w:val="20"/>
          <w:lang w:val="nl-BE"/>
        </w:rPr>
        <w:t xml:space="preserve"> ver</w:t>
      </w:r>
      <w:r w:rsidR="005649C4">
        <w:rPr>
          <w:rFonts w:cs="Arial"/>
          <w:i/>
          <w:sz w:val="20"/>
          <w:szCs w:val="20"/>
          <w:lang w:val="nl-BE"/>
        </w:rPr>
        <w:t>-</w:t>
      </w:r>
      <w:r>
        <w:rPr>
          <w:rFonts w:cs="Arial"/>
          <w:i/>
          <w:sz w:val="20"/>
          <w:szCs w:val="20"/>
          <w:lang w:val="nl-BE"/>
        </w:rPr>
        <w:t xml:space="preserve">keerde spoor.) </w:t>
      </w:r>
      <w:r>
        <w:rPr>
          <w:rFonts w:cs="Arial"/>
          <w:sz w:val="20"/>
          <w:szCs w:val="20"/>
          <w:lang w:val="nl-BE"/>
        </w:rPr>
        <w:t>3.Pd4!! Lg7 4.Pge2 Ld3 5.Tb6 Kc7 6.Tb2! Le</w:t>
      </w:r>
      <w:r w:rsidR="00407EBC">
        <w:rPr>
          <w:rFonts w:cs="Arial"/>
          <w:sz w:val="20"/>
          <w:szCs w:val="20"/>
          <w:lang w:val="nl-BE"/>
        </w:rPr>
        <w:t>5 7.Ka2 Lxe2 8.Tc2+ Kd6 9.Pxe2.</w:t>
      </w:r>
    </w:p>
    <w:p w14:paraId="343E2919" w14:textId="77777777" w:rsidR="00D774D2" w:rsidRDefault="00D774D2" w:rsidP="006F3923">
      <w:pPr>
        <w:jc w:val="both"/>
        <w:rPr>
          <w:rFonts w:cs="Arial"/>
          <w:sz w:val="20"/>
          <w:szCs w:val="20"/>
          <w:lang w:val="nl-BE"/>
        </w:rPr>
      </w:pPr>
    </w:p>
    <w:p w14:paraId="4FBB6186" w14:textId="77777777" w:rsidR="006F3923" w:rsidRDefault="006F3923" w:rsidP="006F3923">
      <w:pPr>
        <w:jc w:val="both"/>
        <w:rPr>
          <w:rFonts w:cs="Arial"/>
          <w:i/>
          <w:sz w:val="20"/>
          <w:szCs w:val="20"/>
          <w:lang w:val="nl-BE"/>
        </w:rPr>
      </w:pPr>
      <w:r>
        <w:rPr>
          <w:rFonts w:cs="Arial"/>
          <w:i/>
          <w:sz w:val="20"/>
          <w:szCs w:val="20"/>
          <w:lang w:val="nl-BE"/>
        </w:rPr>
        <w:t xml:space="preserve">Variant B </w:t>
      </w:r>
    </w:p>
    <w:p w14:paraId="6299296B" w14:textId="77777777" w:rsidR="006F3923" w:rsidRPr="00407EBC" w:rsidRDefault="00407EBC" w:rsidP="006F3923">
      <w:pPr>
        <w:jc w:val="both"/>
        <w:rPr>
          <w:rFonts w:cs="Arial"/>
          <w:b/>
          <w:i/>
          <w:sz w:val="20"/>
          <w:szCs w:val="20"/>
          <w:lang w:val="nl-BE"/>
        </w:rPr>
      </w:pPr>
      <w:r>
        <w:rPr>
          <w:rFonts w:cs="Arial"/>
          <w:sz w:val="20"/>
          <w:szCs w:val="20"/>
          <w:lang w:val="nl-BE"/>
        </w:rPr>
        <w:t>2…Lg7+ 3.Pe5 Kd8 4.Td6+!! Ke7 5.Td7+ Kf8 6.Tf7+ Kg8 9.Te7 Kf8 8.Pf5! Lxf5 9.Tf7+ en 10.Txf5.</w:t>
      </w:r>
    </w:p>
    <w:p w14:paraId="28D6E29C" w14:textId="77777777" w:rsidR="006F3923" w:rsidRPr="00407EBC" w:rsidRDefault="006F3923" w:rsidP="006F3923">
      <w:pPr>
        <w:jc w:val="both"/>
        <w:rPr>
          <w:rFonts w:cs="Arial"/>
          <w:sz w:val="20"/>
          <w:szCs w:val="20"/>
          <w:lang w:val="nl-BE"/>
        </w:rPr>
      </w:pPr>
    </w:p>
    <w:p w14:paraId="56C0545C" w14:textId="77777777" w:rsidR="006F3923" w:rsidRDefault="006F3923" w:rsidP="006F3923">
      <w:pPr>
        <w:jc w:val="both"/>
        <w:rPr>
          <w:rFonts w:cs="Arial"/>
          <w:sz w:val="20"/>
          <w:szCs w:val="20"/>
          <w:lang w:val="nl-BE"/>
        </w:rPr>
      </w:pPr>
      <w:r>
        <w:rPr>
          <w:rFonts w:cs="Arial"/>
          <w:sz w:val="20"/>
          <w:szCs w:val="20"/>
          <w:lang w:val="nl-BE"/>
        </w:rPr>
        <w:t>Edward Kudelich schreef:</w:t>
      </w:r>
    </w:p>
    <w:p w14:paraId="2B713786" w14:textId="77777777" w:rsidR="006F3923" w:rsidRDefault="006F3923" w:rsidP="006F3923">
      <w:pPr>
        <w:jc w:val="both"/>
        <w:rPr>
          <w:rFonts w:cs="Arial"/>
          <w:sz w:val="20"/>
          <w:szCs w:val="20"/>
          <w:lang w:val="nl-BE"/>
        </w:rPr>
      </w:pPr>
      <w:r>
        <w:rPr>
          <w:rFonts w:cs="Arial"/>
          <w:i/>
          <w:sz w:val="20"/>
          <w:szCs w:val="20"/>
          <w:lang w:val="nl-BE"/>
        </w:rPr>
        <w:t>”Fijn spel in de twee varianten</w:t>
      </w:r>
      <w:r>
        <w:rPr>
          <w:rFonts w:cs="Arial"/>
          <w:sz w:val="20"/>
          <w:szCs w:val="20"/>
          <w:lang w:val="nl-BE"/>
        </w:rPr>
        <w:t>.”</w:t>
      </w:r>
    </w:p>
    <w:p w14:paraId="316BCAF3" w14:textId="77777777" w:rsidR="006F3923" w:rsidRDefault="006F3923" w:rsidP="006F3923">
      <w:pPr>
        <w:jc w:val="both"/>
        <w:rPr>
          <w:rFonts w:cs="Arial"/>
          <w:sz w:val="20"/>
          <w:szCs w:val="20"/>
          <w:lang w:val="nl-BE"/>
        </w:rPr>
      </w:pPr>
    </w:p>
    <w:p w14:paraId="0F5599C2" w14:textId="77777777" w:rsidR="006F3923" w:rsidRDefault="006F3923" w:rsidP="006F3923">
      <w:pPr>
        <w:jc w:val="both"/>
        <w:rPr>
          <w:rFonts w:cs="Arial"/>
          <w:sz w:val="20"/>
          <w:szCs w:val="20"/>
          <w:lang w:val="nl-BE"/>
        </w:rPr>
      </w:pPr>
      <w:r>
        <w:rPr>
          <w:rFonts w:cs="Arial"/>
          <w:sz w:val="20"/>
          <w:szCs w:val="20"/>
          <w:lang w:val="nl-BE"/>
        </w:rPr>
        <w:t>Maar dat er</w:t>
      </w:r>
      <w:r w:rsidR="004963A2">
        <w:rPr>
          <w:rFonts w:cs="Arial"/>
          <w:sz w:val="20"/>
          <w:szCs w:val="20"/>
          <w:lang w:val="nl-BE"/>
        </w:rPr>
        <w:t xml:space="preserve"> juist</w:t>
      </w:r>
      <w:r>
        <w:rPr>
          <w:rFonts w:cs="Arial"/>
          <w:sz w:val="20"/>
          <w:szCs w:val="20"/>
          <w:lang w:val="nl-BE"/>
        </w:rPr>
        <w:t xml:space="preserve"> nu, na </w:t>
      </w:r>
      <w:r w:rsidR="00091939">
        <w:rPr>
          <w:rFonts w:cs="Arial"/>
          <w:sz w:val="20"/>
          <w:szCs w:val="20"/>
          <w:lang w:val="nl-BE"/>
        </w:rPr>
        <w:t xml:space="preserve">een tijds-spanne van bijna vijf jaar, aan </w:t>
      </w:r>
      <w:r>
        <w:rPr>
          <w:rFonts w:cs="Arial"/>
          <w:sz w:val="20"/>
          <w:szCs w:val="20"/>
          <w:lang w:val="nl-BE"/>
        </w:rPr>
        <w:t>de</w:t>
      </w:r>
      <w:r w:rsidR="00091939">
        <w:rPr>
          <w:rFonts w:cs="Arial"/>
          <w:sz w:val="20"/>
          <w:szCs w:val="20"/>
          <w:lang w:val="nl-BE"/>
        </w:rPr>
        <w:t>-</w:t>
      </w:r>
      <w:r>
        <w:rPr>
          <w:rFonts w:cs="Arial"/>
          <w:sz w:val="20"/>
          <w:szCs w:val="20"/>
          <w:lang w:val="nl-BE"/>
        </w:rPr>
        <w:t>ze gespiegelde maar verder iden</w:t>
      </w:r>
      <w:r w:rsidR="00091939">
        <w:rPr>
          <w:rFonts w:cs="Arial"/>
          <w:sz w:val="20"/>
          <w:szCs w:val="20"/>
          <w:lang w:val="nl-BE"/>
        </w:rPr>
        <w:t>-tieke studie, met zelfs de bei</w:t>
      </w:r>
      <w:r>
        <w:rPr>
          <w:rFonts w:cs="Arial"/>
          <w:sz w:val="20"/>
          <w:szCs w:val="20"/>
          <w:lang w:val="nl-BE"/>
        </w:rPr>
        <w:t xml:space="preserve">de varianten </w:t>
      </w:r>
      <w:r>
        <w:rPr>
          <w:rFonts w:cs="Arial"/>
          <w:i/>
          <w:sz w:val="20"/>
          <w:szCs w:val="20"/>
          <w:lang w:val="nl-BE"/>
        </w:rPr>
        <w:t>A</w:t>
      </w:r>
      <w:r>
        <w:rPr>
          <w:rFonts w:cs="Arial"/>
          <w:sz w:val="20"/>
          <w:szCs w:val="20"/>
          <w:lang w:val="nl-BE"/>
        </w:rPr>
        <w:t xml:space="preserve"> en </w:t>
      </w:r>
      <w:r>
        <w:rPr>
          <w:rFonts w:cs="Arial"/>
          <w:i/>
          <w:sz w:val="20"/>
          <w:szCs w:val="20"/>
          <w:lang w:val="nl-BE"/>
        </w:rPr>
        <w:t>B</w:t>
      </w:r>
      <w:r>
        <w:rPr>
          <w:rFonts w:cs="Arial"/>
          <w:sz w:val="20"/>
          <w:szCs w:val="20"/>
          <w:lang w:val="nl-BE"/>
        </w:rPr>
        <w:t>, een eerste prijs toegekend werd lijkt mij, op zijn minst gezegd, verrassend.</w:t>
      </w:r>
    </w:p>
    <w:p w14:paraId="61F853E8" w14:textId="77777777" w:rsidR="006F3923" w:rsidRDefault="006F3923" w:rsidP="006F3923">
      <w:pPr>
        <w:jc w:val="both"/>
        <w:rPr>
          <w:rFonts w:cs="Arial"/>
          <w:sz w:val="20"/>
          <w:szCs w:val="20"/>
          <w:lang w:val="nl-BE"/>
        </w:rPr>
      </w:pPr>
    </w:p>
    <w:p w14:paraId="0EB7E079" w14:textId="77777777" w:rsidR="00740F0C" w:rsidRDefault="00740F0C" w:rsidP="006F3923">
      <w:pPr>
        <w:jc w:val="both"/>
        <w:rPr>
          <w:rFonts w:cs="Arial"/>
          <w:sz w:val="20"/>
          <w:szCs w:val="20"/>
          <w:lang w:val="nl-BE"/>
        </w:rPr>
      </w:pPr>
    </w:p>
    <w:p w14:paraId="3F2B38BB" w14:textId="77777777" w:rsidR="00740F0C" w:rsidRDefault="00740F0C" w:rsidP="006F3923">
      <w:pPr>
        <w:jc w:val="both"/>
        <w:rPr>
          <w:rFonts w:cs="Arial"/>
          <w:sz w:val="20"/>
          <w:szCs w:val="20"/>
          <w:lang w:val="nl-BE"/>
        </w:rPr>
      </w:pPr>
    </w:p>
    <w:p w14:paraId="782C2F4D" w14:textId="77777777" w:rsidR="00740F0C" w:rsidRDefault="00740F0C" w:rsidP="006F3923">
      <w:pPr>
        <w:jc w:val="both"/>
        <w:rPr>
          <w:rFonts w:cs="Arial"/>
          <w:sz w:val="20"/>
          <w:szCs w:val="20"/>
          <w:lang w:val="nl-BE"/>
        </w:rPr>
      </w:pPr>
    </w:p>
    <w:p w14:paraId="521FA737" w14:textId="77777777" w:rsidR="00740F0C" w:rsidRDefault="00740F0C" w:rsidP="006F3923">
      <w:pPr>
        <w:jc w:val="both"/>
        <w:rPr>
          <w:rFonts w:cs="Arial"/>
          <w:sz w:val="20"/>
          <w:szCs w:val="20"/>
          <w:lang w:val="nl-BE"/>
        </w:rPr>
      </w:pPr>
    </w:p>
    <w:p w14:paraId="235EC7C4" w14:textId="77777777" w:rsidR="006F3923" w:rsidRDefault="006F3923" w:rsidP="006F3923">
      <w:pPr>
        <w:jc w:val="both"/>
        <w:rPr>
          <w:rFonts w:cs="Arial"/>
          <w:sz w:val="20"/>
          <w:szCs w:val="20"/>
          <w:lang w:val="nl-BE"/>
        </w:rPr>
      </w:pPr>
      <w:r>
        <w:rPr>
          <w:rFonts w:cs="Arial"/>
          <w:sz w:val="20"/>
          <w:szCs w:val="20"/>
          <w:lang w:val="nl-BE"/>
        </w:rPr>
        <w:lastRenderedPageBreak/>
        <w:t>Omdat ik moeilijk kan geloven dat hier sprake is van plagiaat</w:t>
      </w:r>
      <w:r w:rsidR="00C466D6">
        <w:rPr>
          <w:rFonts w:cs="Arial"/>
          <w:i/>
          <w:sz w:val="20"/>
          <w:szCs w:val="20"/>
          <w:lang w:val="nl-BE"/>
        </w:rPr>
        <w:t xml:space="preserve"> </w:t>
      </w:r>
      <w:r>
        <w:rPr>
          <w:rFonts w:cs="Arial"/>
          <w:sz w:val="20"/>
          <w:szCs w:val="20"/>
          <w:lang w:val="nl-BE"/>
        </w:rPr>
        <w:t>maar eerder van toevallige anticipatie, vermoed ik dat noch professor Rossi, noch de prijsr</w:t>
      </w:r>
      <w:r w:rsidR="00C466D6">
        <w:rPr>
          <w:rFonts w:cs="Arial"/>
          <w:sz w:val="20"/>
          <w:szCs w:val="20"/>
          <w:lang w:val="nl-BE"/>
        </w:rPr>
        <w:t>echter Kude-lich onze  studie kenden. Inder-</w:t>
      </w:r>
      <w:r>
        <w:rPr>
          <w:rFonts w:cs="Arial"/>
          <w:sz w:val="20"/>
          <w:szCs w:val="20"/>
          <w:lang w:val="nl-BE"/>
        </w:rPr>
        <w:t>daad staat deze niet vermeld in HHdbIII. Harold was van me</w:t>
      </w:r>
      <w:r w:rsidR="00661D6F">
        <w:rPr>
          <w:rFonts w:cs="Arial"/>
          <w:sz w:val="20"/>
          <w:szCs w:val="20"/>
          <w:lang w:val="nl-BE"/>
        </w:rPr>
        <w:t>ning dat de studie (n° 24611) reeds be-stond.</w:t>
      </w:r>
      <w:r>
        <w:rPr>
          <w:rFonts w:cs="Arial"/>
          <w:sz w:val="20"/>
          <w:szCs w:val="20"/>
          <w:lang w:val="nl-BE"/>
        </w:rPr>
        <w:t xml:space="preserve"> Dat is ook zo, maar dan wel zonder de variant B, en ze werd </w:t>
      </w:r>
      <w:r w:rsidR="001B11ED">
        <w:rPr>
          <w:rFonts w:cs="Arial"/>
          <w:sz w:val="20"/>
          <w:szCs w:val="20"/>
          <w:lang w:val="nl-BE"/>
        </w:rPr>
        <w:t xml:space="preserve"> dus niet opgenomen in zijn data-</w:t>
      </w:r>
      <w:r>
        <w:rPr>
          <w:rFonts w:cs="Arial"/>
          <w:sz w:val="20"/>
          <w:szCs w:val="20"/>
          <w:lang w:val="nl-BE"/>
        </w:rPr>
        <w:t xml:space="preserve">base. </w:t>
      </w:r>
    </w:p>
    <w:p w14:paraId="06227B6E" w14:textId="77777777" w:rsidR="00D774D2" w:rsidRDefault="00D774D2" w:rsidP="006F3923">
      <w:pPr>
        <w:jc w:val="both"/>
        <w:rPr>
          <w:rFonts w:cs="Arial"/>
          <w:sz w:val="20"/>
          <w:szCs w:val="20"/>
          <w:lang w:val="nl-BE"/>
        </w:rPr>
      </w:pPr>
    </w:p>
    <w:p w14:paraId="73E5DA8A" w14:textId="77777777" w:rsidR="006F3923" w:rsidRDefault="00661D6F" w:rsidP="006F3923">
      <w:pPr>
        <w:jc w:val="both"/>
        <w:rPr>
          <w:rFonts w:cs="Arial"/>
          <w:sz w:val="20"/>
          <w:szCs w:val="20"/>
          <w:lang w:val="nl-BE"/>
        </w:rPr>
      </w:pPr>
      <w:r>
        <w:rPr>
          <w:rFonts w:cs="Arial"/>
          <w:sz w:val="20"/>
          <w:szCs w:val="20"/>
          <w:lang w:val="nl-BE"/>
        </w:rPr>
        <w:t>Wel kan men er het studiespie-gel</w:t>
      </w:r>
      <w:r w:rsidR="006F3923">
        <w:rPr>
          <w:rFonts w:cs="Arial"/>
          <w:sz w:val="20"/>
          <w:szCs w:val="20"/>
          <w:lang w:val="nl-BE"/>
        </w:rPr>
        <w:t>beeld vinden van P.Rossi en M.Campioli onder</w:t>
      </w:r>
      <w:r>
        <w:rPr>
          <w:rFonts w:cs="Arial"/>
          <w:sz w:val="20"/>
          <w:szCs w:val="20"/>
          <w:lang w:val="nl-BE"/>
        </w:rPr>
        <w:t xml:space="preserve"> het n° 74. Het kreeg </w:t>
      </w:r>
      <w:r w:rsidR="006F3923">
        <w:rPr>
          <w:rFonts w:cs="Arial"/>
          <w:sz w:val="20"/>
          <w:szCs w:val="20"/>
          <w:lang w:val="nl-BE"/>
        </w:rPr>
        <w:t xml:space="preserve">een </w:t>
      </w:r>
      <w:r w:rsidR="006F3923" w:rsidRPr="00407EBC">
        <w:rPr>
          <w:rFonts w:cs="Arial"/>
          <w:i/>
          <w:sz w:val="20"/>
          <w:szCs w:val="20"/>
          <w:lang w:val="nl-BE"/>
        </w:rPr>
        <w:t>aanbeveling</w:t>
      </w:r>
      <w:r w:rsidR="006F3923">
        <w:rPr>
          <w:rFonts w:cs="Arial"/>
          <w:sz w:val="20"/>
          <w:szCs w:val="20"/>
          <w:lang w:val="nl-BE"/>
        </w:rPr>
        <w:t xml:space="preserve"> in 2004. Ten onrechte dus.</w:t>
      </w:r>
    </w:p>
    <w:p w14:paraId="53FDC715" w14:textId="77777777" w:rsidR="006F3923" w:rsidRDefault="006F3923" w:rsidP="006F3923">
      <w:pPr>
        <w:jc w:val="both"/>
        <w:rPr>
          <w:rFonts w:cs="Arial"/>
          <w:sz w:val="20"/>
          <w:szCs w:val="20"/>
          <w:lang w:val="nl-BE"/>
        </w:rPr>
      </w:pPr>
    </w:p>
    <w:p w14:paraId="49CB60A5" w14:textId="77777777" w:rsidR="006F3923" w:rsidRDefault="006F3923" w:rsidP="006F3923">
      <w:pPr>
        <w:jc w:val="both"/>
        <w:rPr>
          <w:rFonts w:cs="Arial"/>
          <w:sz w:val="20"/>
          <w:szCs w:val="20"/>
          <w:lang w:val="nl-BE"/>
        </w:rPr>
      </w:pPr>
      <w:r>
        <w:rPr>
          <w:rFonts w:cs="Arial"/>
          <w:sz w:val="20"/>
          <w:szCs w:val="20"/>
          <w:lang w:val="nl-BE"/>
        </w:rPr>
        <w:t xml:space="preserve">Onze studie verscheen als origi-neel in </w:t>
      </w:r>
      <w:r>
        <w:rPr>
          <w:rFonts w:cs="Arial"/>
          <w:i/>
          <w:sz w:val="20"/>
          <w:szCs w:val="20"/>
          <w:lang w:val="nl-BE"/>
        </w:rPr>
        <w:t xml:space="preserve">Flemish Miniatures </w:t>
      </w:r>
      <w:r>
        <w:rPr>
          <w:rFonts w:cs="Arial"/>
          <w:sz w:val="20"/>
          <w:szCs w:val="20"/>
          <w:lang w:val="nl-BE"/>
        </w:rPr>
        <w:t xml:space="preserve">onder n° 105, met de mededeling: </w:t>
      </w:r>
      <w:r>
        <w:rPr>
          <w:rFonts w:cs="Arial"/>
          <w:i/>
          <w:sz w:val="20"/>
          <w:szCs w:val="20"/>
          <w:lang w:val="nl-BE"/>
        </w:rPr>
        <w:t>Cor-rection of a Kasparyan,</w:t>
      </w:r>
      <w:r>
        <w:rPr>
          <w:rFonts w:cs="Arial"/>
          <w:sz w:val="20"/>
          <w:szCs w:val="20"/>
          <w:lang w:val="nl-BE"/>
        </w:rPr>
        <w:t xml:space="preserve"> onwetend dat deze laatste, met een identie-ke beginstelling een andere winst-voering  toonde.</w:t>
      </w:r>
    </w:p>
    <w:p w14:paraId="1A4788FD" w14:textId="77777777" w:rsidR="006F3923" w:rsidRDefault="006F3923" w:rsidP="006F3923">
      <w:pPr>
        <w:jc w:val="both"/>
        <w:rPr>
          <w:rFonts w:cs="Arial"/>
          <w:sz w:val="20"/>
          <w:szCs w:val="20"/>
          <w:lang w:val="nl-BE"/>
        </w:rPr>
      </w:pPr>
    </w:p>
    <w:p w14:paraId="455F0CBB" w14:textId="77777777" w:rsidR="006F3923" w:rsidRDefault="006F3923" w:rsidP="006F3923">
      <w:pPr>
        <w:jc w:val="both"/>
        <w:rPr>
          <w:rFonts w:cs="Arial"/>
          <w:i/>
          <w:sz w:val="20"/>
          <w:szCs w:val="20"/>
          <w:lang w:val="nl-BE"/>
        </w:rPr>
      </w:pPr>
      <w:r>
        <w:rPr>
          <w:rFonts w:cs="Arial"/>
          <w:sz w:val="20"/>
          <w:szCs w:val="20"/>
          <w:lang w:val="nl-BE"/>
        </w:rPr>
        <w:t xml:space="preserve">Vandaar nu de varianten </w:t>
      </w:r>
      <w:r>
        <w:rPr>
          <w:rFonts w:cs="Arial"/>
          <w:i/>
          <w:sz w:val="20"/>
          <w:szCs w:val="20"/>
          <w:lang w:val="nl-BE"/>
        </w:rPr>
        <w:t xml:space="preserve">A </w:t>
      </w:r>
      <w:r>
        <w:rPr>
          <w:rFonts w:cs="Arial"/>
          <w:sz w:val="20"/>
          <w:szCs w:val="20"/>
          <w:lang w:val="nl-BE"/>
        </w:rPr>
        <w:t>en</w:t>
      </w:r>
      <w:r>
        <w:rPr>
          <w:rFonts w:cs="Arial"/>
          <w:i/>
          <w:sz w:val="20"/>
          <w:szCs w:val="20"/>
          <w:lang w:val="nl-BE"/>
        </w:rPr>
        <w:t xml:space="preserve"> B.</w:t>
      </w:r>
    </w:p>
    <w:p w14:paraId="6A782BF6" w14:textId="77777777" w:rsidR="006F3923" w:rsidRDefault="006F3923" w:rsidP="006F3923">
      <w:pPr>
        <w:jc w:val="both"/>
        <w:rPr>
          <w:rFonts w:cs="Arial"/>
          <w:i/>
          <w:sz w:val="20"/>
          <w:szCs w:val="20"/>
          <w:lang w:val="nl-BE"/>
        </w:rPr>
      </w:pPr>
    </w:p>
    <w:p w14:paraId="1F3B67E4" w14:textId="77777777" w:rsidR="00D3440A" w:rsidRPr="008B15D1" w:rsidRDefault="006F3923" w:rsidP="006F3923">
      <w:pPr>
        <w:jc w:val="both"/>
        <w:rPr>
          <w:rFonts w:cs="Arial"/>
          <w:i/>
          <w:sz w:val="20"/>
          <w:szCs w:val="20"/>
          <w:lang w:val="en-GB"/>
        </w:rPr>
      </w:pPr>
      <w:r w:rsidRPr="008B15D1">
        <w:rPr>
          <w:rFonts w:cs="Arial"/>
          <w:sz w:val="20"/>
          <w:szCs w:val="20"/>
          <w:lang w:val="en-GB"/>
        </w:rPr>
        <w:t xml:space="preserve">In </w:t>
      </w:r>
      <w:r w:rsidRPr="008B15D1">
        <w:rPr>
          <w:rFonts w:cs="Arial"/>
          <w:i/>
          <w:sz w:val="20"/>
          <w:szCs w:val="20"/>
          <w:lang w:val="en-GB"/>
        </w:rPr>
        <w:t>Spotlight</w:t>
      </w:r>
      <w:r w:rsidRPr="008B15D1">
        <w:rPr>
          <w:rFonts w:cs="Arial"/>
          <w:sz w:val="20"/>
          <w:szCs w:val="20"/>
          <w:lang w:val="en-GB"/>
        </w:rPr>
        <w:t xml:space="preserve"> (26) schreef rubriek-leider Jarl Ulrichsen:</w:t>
      </w:r>
      <w:r>
        <w:rPr>
          <w:rFonts w:cs="Arial"/>
          <w:i/>
          <w:sz w:val="20"/>
          <w:szCs w:val="20"/>
          <w:lang w:val="en-GB"/>
        </w:rPr>
        <w:t>“Once more I am reluctant to talk of plagiarism. I  think that no one would suspect Campioli of cheating, and as I myself have recomposed endga</w:t>
      </w:r>
      <w:r w:rsidR="008B15D1">
        <w:rPr>
          <w:rFonts w:cs="Arial"/>
          <w:i/>
          <w:sz w:val="20"/>
          <w:szCs w:val="20"/>
          <w:lang w:val="en-GB"/>
        </w:rPr>
        <w:t>-</w:t>
      </w:r>
      <w:r>
        <w:rPr>
          <w:rFonts w:cs="Arial"/>
          <w:i/>
          <w:sz w:val="20"/>
          <w:szCs w:val="20"/>
          <w:lang w:val="en-GB"/>
        </w:rPr>
        <w:t>me studies, once even with a mir</w:t>
      </w:r>
      <w:r w:rsidR="00800F81">
        <w:rPr>
          <w:rFonts w:cs="Arial"/>
          <w:i/>
          <w:sz w:val="20"/>
          <w:szCs w:val="20"/>
          <w:lang w:val="en-GB"/>
        </w:rPr>
        <w:t>-</w:t>
      </w:r>
      <w:r>
        <w:rPr>
          <w:rFonts w:cs="Arial"/>
          <w:i/>
          <w:sz w:val="20"/>
          <w:szCs w:val="20"/>
          <w:lang w:val="en-GB"/>
        </w:rPr>
        <w:t>rored position,</w:t>
      </w:r>
    </w:p>
    <w:p w14:paraId="450D6268" w14:textId="77777777" w:rsidR="00D3440A" w:rsidRDefault="00D3440A" w:rsidP="006F3923">
      <w:pPr>
        <w:jc w:val="both"/>
        <w:rPr>
          <w:rFonts w:cs="Arial"/>
          <w:i/>
          <w:sz w:val="20"/>
          <w:szCs w:val="20"/>
          <w:lang w:val="en-GB"/>
        </w:rPr>
      </w:pPr>
    </w:p>
    <w:p w14:paraId="2D84FBAF" w14:textId="77777777" w:rsidR="000D791D" w:rsidRDefault="000D791D" w:rsidP="006F3923">
      <w:pPr>
        <w:jc w:val="both"/>
        <w:rPr>
          <w:rFonts w:cs="Arial"/>
          <w:i/>
          <w:sz w:val="20"/>
          <w:szCs w:val="20"/>
          <w:lang w:val="en-GB"/>
        </w:rPr>
      </w:pPr>
    </w:p>
    <w:p w14:paraId="61B8427D" w14:textId="77777777" w:rsidR="00BC2022" w:rsidRDefault="00BC2022" w:rsidP="006F3923">
      <w:pPr>
        <w:jc w:val="both"/>
        <w:rPr>
          <w:rFonts w:cs="Arial"/>
          <w:i/>
          <w:sz w:val="20"/>
          <w:szCs w:val="20"/>
          <w:lang w:val="en-GB"/>
        </w:rPr>
      </w:pPr>
    </w:p>
    <w:p w14:paraId="74DB8E0C" w14:textId="77777777" w:rsidR="006F3923" w:rsidRPr="008F0E13" w:rsidRDefault="008E3001" w:rsidP="006F3923">
      <w:pPr>
        <w:jc w:val="both"/>
        <w:rPr>
          <w:rFonts w:cs="Arial"/>
          <w:b/>
          <w:i/>
          <w:sz w:val="20"/>
          <w:szCs w:val="20"/>
          <w:lang w:val="en-GB"/>
        </w:rPr>
      </w:pPr>
      <w:r>
        <w:rPr>
          <w:rFonts w:cs="Arial"/>
          <w:i/>
          <w:sz w:val="20"/>
          <w:szCs w:val="20"/>
          <w:lang w:val="en-GB"/>
        </w:rPr>
        <w:t>I</w:t>
      </w:r>
      <w:r w:rsidR="006F3923">
        <w:rPr>
          <w:rFonts w:cs="Arial"/>
          <w:i/>
          <w:sz w:val="20"/>
          <w:szCs w:val="20"/>
          <w:lang w:val="en-GB"/>
        </w:rPr>
        <w:t xml:space="preserve"> always look for alternations. In my case I simply forgot to look for mirrored positions although HHdb allows this search. </w:t>
      </w:r>
      <w:r w:rsidR="006F3923" w:rsidRPr="008F0E13">
        <w:rPr>
          <w:rFonts w:cs="Arial"/>
          <w:b/>
          <w:i/>
          <w:sz w:val="20"/>
          <w:szCs w:val="20"/>
          <w:lang w:val="en-GB"/>
        </w:rPr>
        <w:t>Mirrored posi-tions are usually a typical sign of plagiarism.</w:t>
      </w:r>
    </w:p>
    <w:p w14:paraId="25E55DFE" w14:textId="77777777" w:rsidR="006F3923" w:rsidRDefault="006F3923" w:rsidP="006F3923">
      <w:pPr>
        <w:jc w:val="both"/>
        <w:rPr>
          <w:rFonts w:cs="Arial"/>
          <w:i/>
          <w:sz w:val="20"/>
          <w:szCs w:val="20"/>
          <w:lang w:val="en-GB"/>
        </w:rPr>
      </w:pPr>
    </w:p>
    <w:p w14:paraId="6B53A805" w14:textId="77777777" w:rsidR="006F3923" w:rsidRDefault="006F3923" w:rsidP="006F3923">
      <w:pPr>
        <w:jc w:val="both"/>
        <w:rPr>
          <w:rFonts w:cs="Arial"/>
          <w:i/>
          <w:sz w:val="20"/>
          <w:szCs w:val="20"/>
          <w:lang w:val="en-GB"/>
        </w:rPr>
      </w:pPr>
      <w:r>
        <w:rPr>
          <w:rFonts w:cs="Arial"/>
          <w:i/>
          <w:sz w:val="20"/>
          <w:szCs w:val="20"/>
          <w:lang w:val="en-GB"/>
        </w:rPr>
        <w:t xml:space="preserve">The last act of this story is an an-ticlimax. Rossi was obviously not content with the distinction in Gur-genidze 50 JT. He sent the same endgame study to another tourney and was rewarded with the first prize </w:t>
      </w:r>
      <w:r w:rsidR="00215ED0">
        <w:rPr>
          <w:rFonts w:cs="Arial"/>
          <w:i/>
          <w:sz w:val="20"/>
          <w:szCs w:val="20"/>
          <w:lang w:val="en-GB"/>
        </w:rPr>
        <w:t xml:space="preserve">in the </w:t>
      </w:r>
      <w:r w:rsidR="00AB27E1">
        <w:rPr>
          <w:rFonts w:cs="Arial"/>
          <w:i/>
          <w:sz w:val="20"/>
          <w:szCs w:val="20"/>
          <w:lang w:val="en-GB"/>
        </w:rPr>
        <w:t>‘</w:t>
      </w:r>
      <w:r w:rsidR="00215ED0">
        <w:rPr>
          <w:rFonts w:cs="Arial"/>
          <w:i/>
          <w:sz w:val="20"/>
          <w:szCs w:val="20"/>
          <w:lang w:val="en-GB"/>
        </w:rPr>
        <w:t>7 chess notes maga-zine</w:t>
      </w:r>
      <w:r w:rsidR="00AB27E1">
        <w:rPr>
          <w:rFonts w:cs="Arial"/>
          <w:i/>
          <w:sz w:val="20"/>
          <w:szCs w:val="20"/>
          <w:lang w:val="en-GB"/>
        </w:rPr>
        <w:t>’</w:t>
      </w:r>
      <w:r w:rsidR="00215ED0">
        <w:rPr>
          <w:rFonts w:cs="Arial"/>
          <w:i/>
          <w:sz w:val="20"/>
          <w:szCs w:val="20"/>
          <w:lang w:val="en-GB"/>
        </w:rPr>
        <w:t>.</w:t>
      </w:r>
    </w:p>
    <w:p w14:paraId="0361C45A" w14:textId="77777777" w:rsidR="006F3923" w:rsidRDefault="006F3923" w:rsidP="006F3923">
      <w:pPr>
        <w:jc w:val="both"/>
        <w:rPr>
          <w:rFonts w:cs="Arial"/>
          <w:i/>
          <w:sz w:val="20"/>
          <w:szCs w:val="20"/>
          <w:lang w:val="en-GB"/>
        </w:rPr>
      </w:pPr>
    </w:p>
    <w:p w14:paraId="58B65FF9" w14:textId="77777777" w:rsidR="006F3923" w:rsidRDefault="006F3923" w:rsidP="006F3923">
      <w:pPr>
        <w:jc w:val="both"/>
        <w:rPr>
          <w:rFonts w:cs="Arial"/>
          <w:i/>
          <w:sz w:val="20"/>
          <w:szCs w:val="20"/>
          <w:lang w:val="en-GB"/>
        </w:rPr>
      </w:pPr>
      <w:r w:rsidRPr="006B6F8E">
        <w:rPr>
          <w:rFonts w:cs="Arial"/>
          <w:b/>
          <w:i/>
          <w:sz w:val="20"/>
          <w:szCs w:val="20"/>
          <w:lang w:val="en-GB"/>
        </w:rPr>
        <w:t>Th</w:t>
      </w:r>
      <w:r w:rsidR="006B6F8E">
        <w:rPr>
          <w:rFonts w:cs="Arial"/>
          <w:b/>
          <w:i/>
          <w:sz w:val="20"/>
          <w:szCs w:val="20"/>
          <w:lang w:val="en-GB"/>
        </w:rPr>
        <w:t>is is of course a completely un</w:t>
      </w:r>
      <w:r w:rsidRPr="006B6F8E">
        <w:rPr>
          <w:rFonts w:cs="Arial"/>
          <w:b/>
          <w:i/>
          <w:sz w:val="20"/>
          <w:szCs w:val="20"/>
          <w:lang w:val="en-GB"/>
        </w:rPr>
        <w:t>acceptable practice</w:t>
      </w:r>
      <w:r>
        <w:rPr>
          <w:rFonts w:cs="Arial"/>
          <w:i/>
          <w:sz w:val="20"/>
          <w:szCs w:val="20"/>
          <w:lang w:val="en-GB"/>
        </w:rPr>
        <w:t>. It is sur</w:t>
      </w:r>
      <w:r w:rsidR="006B6F8E">
        <w:rPr>
          <w:rFonts w:cs="Arial"/>
          <w:i/>
          <w:sz w:val="20"/>
          <w:szCs w:val="20"/>
          <w:lang w:val="en-GB"/>
        </w:rPr>
        <w:t>-pri</w:t>
      </w:r>
      <w:r>
        <w:rPr>
          <w:rFonts w:cs="Arial"/>
          <w:i/>
          <w:sz w:val="20"/>
          <w:szCs w:val="20"/>
          <w:lang w:val="en-GB"/>
        </w:rPr>
        <w:t>sing however that the judge did not consult HHdbIII.”</w:t>
      </w:r>
    </w:p>
    <w:p w14:paraId="678CC4E5" w14:textId="77777777" w:rsidR="006F3923" w:rsidRDefault="006F3923" w:rsidP="006F3923">
      <w:pPr>
        <w:jc w:val="both"/>
        <w:rPr>
          <w:rFonts w:cs="Arial"/>
          <w:i/>
          <w:sz w:val="20"/>
          <w:szCs w:val="20"/>
          <w:lang w:val="en-GB"/>
        </w:rPr>
      </w:pPr>
    </w:p>
    <w:p w14:paraId="1E6A858C" w14:textId="77777777" w:rsidR="006F3923" w:rsidRDefault="006F3923" w:rsidP="006F3923">
      <w:pPr>
        <w:jc w:val="both"/>
        <w:rPr>
          <w:rFonts w:cs="Arial"/>
          <w:i/>
          <w:sz w:val="20"/>
          <w:szCs w:val="20"/>
          <w:lang w:val="en-GB"/>
        </w:rPr>
      </w:pPr>
      <w:r>
        <w:rPr>
          <w:rFonts w:cs="Arial"/>
          <w:sz w:val="20"/>
          <w:szCs w:val="20"/>
          <w:lang w:val="en-GB"/>
        </w:rPr>
        <w:t>Maar Marcel Van Herck e-mailde me: “</w:t>
      </w:r>
      <w:r>
        <w:rPr>
          <w:rFonts w:cs="Arial"/>
          <w:i/>
          <w:sz w:val="20"/>
          <w:szCs w:val="20"/>
          <w:lang w:val="en-GB"/>
        </w:rPr>
        <w:t xml:space="preserve">In my opinion Rossi must </w:t>
      </w:r>
      <w:r w:rsidR="00630B34">
        <w:rPr>
          <w:rFonts w:cs="Arial"/>
          <w:i/>
          <w:sz w:val="20"/>
          <w:szCs w:val="20"/>
          <w:lang w:val="en-GB"/>
        </w:rPr>
        <w:t>ha-ve recomposed the study a second time having completely for</w:t>
      </w:r>
      <w:r>
        <w:rPr>
          <w:rFonts w:cs="Arial"/>
          <w:i/>
          <w:sz w:val="20"/>
          <w:szCs w:val="20"/>
          <w:lang w:val="en-GB"/>
        </w:rPr>
        <w:t>gotten about this commendation in</w:t>
      </w:r>
      <w:r w:rsidR="00630B34">
        <w:rPr>
          <w:rFonts w:cs="Arial"/>
          <w:i/>
          <w:sz w:val="20"/>
          <w:szCs w:val="20"/>
          <w:lang w:val="en-GB"/>
        </w:rPr>
        <w:t xml:space="preserve"> </w:t>
      </w:r>
      <w:r w:rsidR="00B34D23">
        <w:rPr>
          <w:rFonts w:cs="Arial"/>
          <w:i/>
          <w:sz w:val="20"/>
          <w:szCs w:val="20"/>
          <w:lang w:val="en-GB"/>
        </w:rPr>
        <w:t>‘</w:t>
      </w:r>
      <w:r w:rsidR="00630B34">
        <w:rPr>
          <w:rFonts w:cs="Arial"/>
          <w:i/>
          <w:sz w:val="20"/>
          <w:szCs w:val="20"/>
          <w:lang w:val="en-GB"/>
        </w:rPr>
        <w:t>Gur</w:t>
      </w:r>
      <w:r w:rsidR="00B34D23">
        <w:rPr>
          <w:rFonts w:cs="Arial"/>
          <w:i/>
          <w:sz w:val="20"/>
          <w:szCs w:val="20"/>
          <w:lang w:val="en-GB"/>
        </w:rPr>
        <w:t>-</w:t>
      </w:r>
      <w:r w:rsidR="00630B34">
        <w:rPr>
          <w:rFonts w:cs="Arial"/>
          <w:i/>
          <w:sz w:val="20"/>
          <w:szCs w:val="20"/>
          <w:lang w:val="en-GB"/>
        </w:rPr>
        <w:t>genidze 50 JT</w:t>
      </w:r>
      <w:r w:rsidR="00B34D23">
        <w:rPr>
          <w:rFonts w:cs="Arial"/>
          <w:i/>
          <w:sz w:val="20"/>
          <w:szCs w:val="20"/>
          <w:lang w:val="en-GB"/>
        </w:rPr>
        <w:t>’</w:t>
      </w:r>
      <w:r w:rsidR="00630B34">
        <w:rPr>
          <w:rFonts w:cs="Arial"/>
          <w:i/>
          <w:sz w:val="20"/>
          <w:szCs w:val="20"/>
          <w:lang w:val="en-GB"/>
        </w:rPr>
        <w:t>.</w:t>
      </w:r>
      <w:r w:rsidR="00B34D23">
        <w:rPr>
          <w:rFonts w:cs="Arial"/>
          <w:i/>
          <w:sz w:val="20"/>
          <w:szCs w:val="20"/>
          <w:lang w:val="en-GB"/>
        </w:rPr>
        <w:t xml:space="preserve"> </w:t>
      </w:r>
      <w:r w:rsidR="00630B34">
        <w:rPr>
          <w:rFonts w:cs="Arial"/>
          <w:i/>
          <w:sz w:val="20"/>
          <w:szCs w:val="20"/>
          <w:lang w:val="en-GB"/>
        </w:rPr>
        <w:t xml:space="preserve">(He is an old </w:t>
      </w:r>
      <w:r>
        <w:rPr>
          <w:rFonts w:cs="Arial"/>
          <w:i/>
          <w:sz w:val="20"/>
          <w:szCs w:val="20"/>
          <w:lang w:val="en-GB"/>
        </w:rPr>
        <w:t>man and I think he is not familiar with computers.)”</w:t>
      </w:r>
    </w:p>
    <w:p w14:paraId="7792051A" w14:textId="77777777" w:rsidR="006F3923" w:rsidRDefault="006F3923" w:rsidP="006F3923">
      <w:pPr>
        <w:jc w:val="both"/>
        <w:rPr>
          <w:rFonts w:cs="Arial"/>
          <w:i/>
          <w:sz w:val="20"/>
          <w:szCs w:val="20"/>
          <w:lang w:val="en-GB"/>
        </w:rPr>
      </w:pPr>
    </w:p>
    <w:p w14:paraId="37DAADF5" w14:textId="77777777" w:rsidR="00A326F7" w:rsidRDefault="00612635" w:rsidP="006F3923">
      <w:pPr>
        <w:jc w:val="both"/>
        <w:rPr>
          <w:rFonts w:cs="Arial"/>
          <w:sz w:val="20"/>
          <w:szCs w:val="20"/>
          <w:lang w:val="nl-BE"/>
        </w:rPr>
      </w:pPr>
      <w:r>
        <w:rPr>
          <w:rFonts w:cs="Arial"/>
          <w:sz w:val="20"/>
          <w:szCs w:val="20"/>
          <w:lang w:val="nl-BE"/>
        </w:rPr>
        <w:t xml:space="preserve">Dit lijkt mij </w:t>
      </w:r>
      <w:r w:rsidR="008B2FF4">
        <w:rPr>
          <w:rFonts w:cs="Arial"/>
          <w:sz w:val="20"/>
          <w:szCs w:val="20"/>
          <w:lang w:val="nl-BE"/>
        </w:rPr>
        <w:t xml:space="preserve">zeer </w:t>
      </w:r>
      <w:r>
        <w:rPr>
          <w:rFonts w:cs="Arial"/>
          <w:sz w:val="20"/>
          <w:szCs w:val="20"/>
          <w:lang w:val="nl-BE"/>
        </w:rPr>
        <w:t xml:space="preserve">onwaarschijnlijk. </w:t>
      </w:r>
      <w:r w:rsidR="00E17360">
        <w:rPr>
          <w:rFonts w:cs="Arial"/>
          <w:sz w:val="20"/>
          <w:szCs w:val="20"/>
          <w:lang w:val="nl-BE"/>
        </w:rPr>
        <w:t>En of professo</w:t>
      </w:r>
      <w:r w:rsidR="005942EF">
        <w:rPr>
          <w:rFonts w:cs="Arial"/>
          <w:sz w:val="20"/>
          <w:szCs w:val="20"/>
          <w:lang w:val="nl-BE"/>
        </w:rPr>
        <w:t>r Rossi</w:t>
      </w:r>
      <w:r w:rsidR="00CF1A0D">
        <w:rPr>
          <w:rFonts w:cs="Arial"/>
          <w:sz w:val="20"/>
          <w:szCs w:val="20"/>
          <w:lang w:val="nl-BE"/>
        </w:rPr>
        <w:t xml:space="preserve"> nu een com</w:t>
      </w:r>
      <w:r w:rsidR="001B11ED">
        <w:rPr>
          <w:rFonts w:cs="Arial"/>
          <w:sz w:val="20"/>
          <w:szCs w:val="20"/>
          <w:lang w:val="nl-BE"/>
        </w:rPr>
        <w:t>-</w:t>
      </w:r>
      <w:r w:rsidR="00BA0BFA">
        <w:rPr>
          <w:rFonts w:cs="Arial"/>
          <w:sz w:val="20"/>
          <w:szCs w:val="20"/>
          <w:lang w:val="nl-BE"/>
        </w:rPr>
        <w:t>p</w:t>
      </w:r>
      <w:r w:rsidR="00CF1A0D">
        <w:rPr>
          <w:rFonts w:cs="Arial"/>
          <w:sz w:val="20"/>
          <w:szCs w:val="20"/>
          <w:lang w:val="nl-BE"/>
        </w:rPr>
        <w:t xml:space="preserve">uter heeft of niet: </w:t>
      </w:r>
    </w:p>
    <w:p w14:paraId="5B505F0D" w14:textId="77777777" w:rsidR="00A326F7" w:rsidRDefault="00A326F7" w:rsidP="006F3923">
      <w:pPr>
        <w:jc w:val="both"/>
        <w:rPr>
          <w:rFonts w:cs="Arial"/>
          <w:sz w:val="20"/>
          <w:szCs w:val="20"/>
          <w:lang w:val="nl-BE"/>
        </w:rPr>
      </w:pPr>
    </w:p>
    <w:p w14:paraId="355B67C4" w14:textId="77777777" w:rsidR="00401105" w:rsidRPr="00565D94" w:rsidRDefault="00612635" w:rsidP="00401105">
      <w:pPr>
        <w:jc w:val="both"/>
        <w:rPr>
          <w:rFonts w:cs="Arial"/>
          <w:b/>
          <w:i/>
          <w:sz w:val="20"/>
          <w:szCs w:val="20"/>
          <w:lang w:val="nl-BE"/>
        </w:rPr>
      </w:pPr>
      <w:r w:rsidRPr="00565D94">
        <w:rPr>
          <w:rFonts w:cs="Arial"/>
          <w:b/>
          <w:i/>
          <w:sz w:val="20"/>
          <w:szCs w:val="20"/>
          <w:lang w:val="nl-BE"/>
        </w:rPr>
        <w:t>‘Eerst is eer</w:t>
      </w:r>
      <w:r w:rsidR="00175230" w:rsidRPr="00565D94">
        <w:rPr>
          <w:rFonts w:cs="Arial"/>
          <w:b/>
          <w:i/>
          <w:sz w:val="20"/>
          <w:szCs w:val="20"/>
          <w:lang w:val="nl-BE"/>
        </w:rPr>
        <w:t>st.’</w:t>
      </w:r>
    </w:p>
    <w:p w14:paraId="0EA88F37" w14:textId="77777777" w:rsidR="00401105" w:rsidRDefault="00401105" w:rsidP="00401105">
      <w:pPr>
        <w:jc w:val="both"/>
        <w:rPr>
          <w:rFonts w:cs="Arial"/>
          <w:i/>
          <w:sz w:val="20"/>
          <w:szCs w:val="20"/>
          <w:lang w:val="nl-BE"/>
        </w:rPr>
      </w:pPr>
    </w:p>
    <w:p w14:paraId="738AEF9E" w14:textId="77777777" w:rsidR="00401105" w:rsidRDefault="00401105" w:rsidP="00401105">
      <w:pPr>
        <w:jc w:val="both"/>
        <w:rPr>
          <w:rFonts w:cs="Arial"/>
          <w:i/>
          <w:sz w:val="20"/>
          <w:szCs w:val="20"/>
          <w:lang w:val="nl-BE"/>
        </w:rPr>
      </w:pPr>
    </w:p>
    <w:p w14:paraId="34177AE8" w14:textId="77777777" w:rsidR="00401105" w:rsidRDefault="00401105" w:rsidP="00401105">
      <w:pPr>
        <w:jc w:val="both"/>
        <w:rPr>
          <w:rFonts w:cs="Arial"/>
          <w:i/>
          <w:sz w:val="20"/>
          <w:szCs w:val="20"/>
          <w:lang w:val="nl-BE"/>
        </w:rPr>
      </w:pPr>
    </w:p>
    <w:p w14:paraId="03D2EF86" w14:textId="77777777" w:rsidR="00401105" w:rsidRDefault="00401105" w:rsidP="00401105">
      <w:pPr>
        <w:jc w:val="both"/>
        <w:rPr>
          <w:rFonts w:cs="Arial"/>
          <w:i/>
          <w:sz w:val="20"/>
          <w:szCs w:val="20"/>
          <w:lang w:val="nl-BE"/>
        </w:rPr>
      </w:pPr>
    </w:p>
    <w:p w14:paraId="4E3BA7F8" w14:textId="77777777" w:rsidR="00E34E2A" w:rsidRDefault="00E34E2A" w:rsidP="003D12C7">
      <w:pPr>
        <w:jc w:val="center"/>
        <w:rPr>
          <w:rFonts w:cs="Arial"/>
          <w:b/>
          <w:sz w:val="20"/>
          <w:szCs w:val="20"/>
          <w:lang w:val="nl-BE"/>
        </w:rPr>
      </w:pPr>
    </w:p>
    <w:p w14:paraId="61A7A916" w14:textId="77777777" w:rsidR="00E34E2A" w:rsidRDefault="00E34E2A" w:rsidP="003D12C7">
      <w:pPr>
        <w:jc w:val="center"/>
        <w:rPr>
          <w:rFonts w:cs="Arial"/>
          <w:b/>
          <w:sz w:val="20"/>
          <w:szCs w:val="20"/>
          <w:lang w:val="nl-BE"/>
        </w:rPr>
      </w:pPr>
    </w:p>
    <w:p w14:paraId="780EA295" w14:textId="77777777" w:rsidR="006F3923" w:rsidRPr="003D12C7" w:rsidRDefault="001750E8" w:rsidP="003D12C7">
      <w:pPr>
        <w:jc w:val="center"/>
        <w:rPr>
          <w:rFonts w:cs="Arial"/>
          <w:b/>
          <w:sz w:val="20"/>
          <w:szCs w:val="20"/>
          <w:lang w:val="nl-BE"/>
        </w:rPr>
      </w:pPr>
      <w:r>
        <w:rPr>
          <w:rFonts w:cs="Arial"/>
          <w:b/>
          <w:sz w:val="20"/>
          <w:szCs w:val="20"/>
          <w:lang w:val="nl-BE"/>
        </w:rPr>
        <w:lastRenderedPageBreak/>
        <w:t xml:space="preserve">- </w:t>
      </w:r>
      <w:r w:rsidR="0090165F">
        <w:rPr>
          <w:rFonts w:cs="Arial"/>
          <w:b/>
          <w:sz w:val="20"/>
          <w:szCs w:val="20"/>
          <w:lang w:val="nl-BE"/>
        </w:rPr>
        <w:t>177</w:t>
      </w:r>
      <w:r w:rsidR="003C6BD2">
        <w:rPr>
          <w:rFonts w:cs="Arial"/>
          <w:b/>
          <w:sz w:val="20"/>
          <w:szCs w:val="20"/>
          <w:lang w:val="nl-BE"/>
        </w:rPr>
        <w:t xml:space="preserve"> -</w:t>
      </w:r>
    </w:p>
    <w:p w14:paraId="6480160D" w14:textId="77777777" w:rsidR="006F3923" w:rsidRDefault="006F3923" w:rsidP="006F3923">
      <w:pPr>
        <w:spacing w:line="190" w:lineRule="exact"/>
        <w:jc w:val="center"/>
        <w:rPr>
          <w:rFonts w:cs="Arial"/>
          <w:b/>
          <w:sz w:val="20"/>
          <w:szCs w:val="20"/>
          <w:lang w:val="nl-BE"/>
        </w:rPr>
      </w:pPr>
    </w:p>
    <w:p w14:paraId="20DAEE88"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EBUR, </w:t>
      </w:r>
      <w:r>
        <w:rPr>
          <w:rFonts w:cs="Arial"/>
          <w:sz w:val="20"/>
          <w:szCs w:val="20"/>
          <w:lang w:val="nl-BE"/>
        </w:rPr>
        <w:t>1999</w:t>
      </w:r>
    </w:p>
    <w:p w14:paraId="09FD89E9" w14:textId="77777777" w:rsidR="002802B6" w:rsidRDefault="002802B6" w:rsidP="002802B6">
      <w:pPr>
        <w:spacing w:line="190" w:lineRule="exact"/>
        <w:jc w:val="center"/>
        <w:rPr>
          <w:rFonts w:cs="Arial"/>
          <w:sz w:val="20"/>
          <w:szCs w:val="20"/>
          <w:lang w:val="nl-BE"/>
        </w:rPr>
      </w:pPr>
      <w:r>
        <w:rPr>
          <w:rFonts w:cs="Arial"/>
          <w:sz w:val="20"/>
          <w:szCs w:val="20"/>
          <w:lang w:val="nl-BE"/>
        </w:rPr>
        <w:t>Correctie van 1966</w:t>
      </w:r>
    </w:p>
    <w:p w14:paraId="5EA07374" w14:textId="77777777" w:rsidR="006F3923" w:rsidRDefault="006F3923" w:rsidP="002802B6">
      <w:pPr>
        <w:spacing w:line="190" w:lineRule="exact"/>
        <w:jc w:val="center"/>
        <w:rPr>
          <w:rFonts w:cs="Arial"/>
          <w:sz w:val="20"/>
          <w:szCs w:val="20"/>
          <w:lang w:val="nl-BE"/>
        </w:rPr>
      </w:pPr>
      <w:r>
        <w:rPr>
          <w:rFonts w:cs="Arial"/>
          <w:sz w:val="20"/>
          <w:szCs w:val="20"/>
          <w:lang w:val="nl-BE"/>
        </w:rPr>
        <w:t>1ste  Eervolle Vermelding</w:t>
      </w:r>
    </w:p>
    <w:p w14:paraId="4C7A11BD" w14:textId="77777777" w:rsidR="006F3923" w:rsidRDefault="006F3923" w:rsidP="006F3923">
      <w:pPr>
        <w:spacing w:line="190" w:lineRule="exact"/>
        <w:jc w:val="center"/>
        <w:rPr>
          <w:rFonts w:cs="Arial"/>
          <w:sz w:val="20"/>
          <w:szCs w:val="20"/>
          <w:lang w:val="nl-BE"/>
        </w:rPr>
      </w:pPr>
    </w:p>
    <w:p w14:paraId="02076F62" w14:textId="77777777" w:rsidR="006F3923" w:rsidRDefault="006F3923" w:rsidP="006F3923">
      <w:pPr>
        <w:jc w:val="center"/>
        <w:rPr>
          <w:rFonts w:cs="Arial"/>
          <w:sz w:val="20"/>
          <w:szCs w:val="20"/>
          <w:lang w:val="nl-BE"/>
        </w:rPr>
      </w:pPr>
      <w:r>
        <w:rPr>
          <w:lang w:val="nl-BE"/>
        </w:rPr>
        <w:object w:dxaOrig="4579" w:dyaOrig="4577" w14:anchorId="707F41A5">
          <v:shape id="_x0000_i1192" type="#_x0000_t75" style="width:161.15pt;height:159.5pt" o:ole="">
            <v:imagedata r:id="rId355" o:title=""/>
          </v:shape>
          <o:OLEObject Type="Embed" ProgID="CorelDRAW.Graphic.12" ShapeID="_x0000_i1192" DrawAspect="Content" ObjectID="_1587467585" r:id="rId356"/>
        </w:object>
      </w:r>
    </w:p>
    <w:p w14:paraId="7248AF68" w14:textId="77777777" w:rsidR="00125DE3" w:rsidRDefault="00125DE3" w:rsidP="006F3923">
      <w:pPr>
        <w:rPr>
          <w:rFonts w:cs="Arial"/>
          <w:b/>
          <w:lang w:val="nl-BE"/>
        </w:rPr>
      </w:pPr>
    </w:p>
    <w:p w14:paraId="697E1A73"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0041.11 g2g6</w:t>
      </w:r>
    </w:p>
    <w:p w14:paraId="25C98D50" w14:textId="77777777" w:rsidR="006F3923" w:rsidRDefault="006F3923" w:rsidP="006F3923">
      <w:pPr>
        <w:jc w:val="both"/>
        <w:rPr>
          <w:rFonts w:cs="Arial"/>
          <w:b/>
          <w:sz w:val="20"/>
          <w:szCs w:val="20"/>
          <w:lang w:val="nl-BE"/>
        </w:rPr>
      </w:pPr>
      <w:r>
        <w:rPr>
          <w:rFonts w:cs="Arial"/>
          <w:b/>
          <w:sz w:val="20"/>
          <w:szCs w:val="20"/>
          <w:lang w:val="nl-BE"/>
        </w:rPr>
        <w:tab/>
      </w:r>
    </w:p>
    <w:p w14:paraId="403F003E" w14:textId="77777777" w:rsidR="006F3923" w:rsidRDefault="006F3923" w:rsidP="006F3923">
      <w:pPr>
        <w:ind w:firstLine="708"/>
        <w:jc w:val="both"/>
        <w:rPr>
          <w:rFonts w:cs="Arial"/>
          <w:b/>
          <w:sz w:val="20"/>
          <w:szCs w:val="20"/>
          <w:lang w:val="nl-BE"/>
        </w:rPr>
      </w:pPr>
      <w:r>
        <w:rPr>
          <w:rFonts w:cs="Arial"/>
          <w:b/>
          <w:sz w:val="20"/>
          <w:szCs w:val="20"/>
          <w:lang w:val="nl-BE"/>
        </w:rPr>
        <w:t>1.Pf3</w:t>
      </w:r>
      <w:r>
        <w:rPr>
          <w:rFonts w:cs="Arial"/>
          <w:b/>
          <w:sz w:val="20"/>
          <w:szCs w:val="20"/>
          <w:lang w:val="nl-BE"/>
        </w:rPr>
        <w:tab/>
      </w:r>
      <w:r>
        <w:rPr>
          <w:rFonts w:cs="Arial"/>
          <w:b/>
          <w:sz w:val="20"/>
          <w:szCs w:val="20"/>
          <w:lang w:val="nl-BE"/>
        </w:rPr>
        <w:tab/>
        <w:t>La5</w:t>
      </w:r>
    </w:p>
    <w:p w14:paraId="4BF91D9E" w14:textId="77777777" w:rsidR="00962302" w:rsidRDefault="00360FBF" w:rsidP="00962302">
      <w:pPr>
        <w:jc w:val="both"/>
        <w:rPr>
          <w:rFonts w:cs="Arial"/>
          <w:sz w:val="20"/>
          <w:szCs w:val="20"/>
          <w:lang w:val="nl-BE"/>
        </w:rPr>
      </w:pPr>
      <w:r>
        <w:rPr>
          <w:rFonts w:cs="Arial"/>
          <w:sz w:val="20"/>
          <w:szCs w:val="20"/>
          <w:lang w:val="nl-BE"/>
        </w:rPr>
        <w:t>Sterker</w:t>
      </w:r>
      <w:r w:rsidR="00962302">
        <w:rPr>
          <w:rFonts w:cs="Arial"/>
          <w:sz w:val="20"/>
          <w:szCs w:val="20"/>
          <w:lang w:val="nl-BE"/>
        </w:rPr>
        <w:t xml:space="preserve"> dan</w:t>
      </w:r>
      <w:r w:rsidR="00F369D3">
        <w:rPr>
          <w:rFonts w:cs="Arial"/>
          <w:sz w:val="20"/>
          <w:szCs w:val="20"/>
          <w:lang w:val="nl-BE"/>
        </w:rPr>
        <w:t>:</w:t>
      </w:r>
    </w:p>
    <w:p w14:paraId="2EF22119" w14:textId="77777777" w:rsidR="00202946" w:rsidRPr="00202946" w:rsidRDefault="00962302" w:rsidP="00586E21">
      <w:pPr>
        <w:numPr>
          <w:ilvl w:val="0"/>
          <w:numId w:val="192"/>
        </w:numPr>
        <w:jc w:val="both"/>
        <w:rPr>
          <w:rFonts w:cs="Arial"/>
          <w:sz w:val="20"/>
          <w:szCs w:val="20"/>
          <w:lang w:val="nl-BE"/>
        </w:rPr>
      </w:pPr>
      <w:r w:rsidRPr="00202946">
        <w:rPr>
          <w:rFonts w:cs="Arial"/>
          <w:sz w:val="20"/>
          <w:szCs w:val="20"/>
          <w:lang w:val="en-GB"/>
        </w:rPr>
        <w:t>1…Le3 2.Lc3 Kh5 3.Kg3</w:t>
      </w:r>
      <w:r w:rsidR="00202946" w:rsidRPr="00202946">
        <w:rPr>
          <w:rFonts w:cs="Arial"/>
          <w:sz w:val="20"/>
          <w:szCs w:val="20"/>
          <w:lang w:val="en-GB"/>
        </w:rPr>
        <w:t xml:space="preserve"> </w:t>
      </w:r>
      <w:r w:rsidR="00202946">
        <w:rPr>
          <w:rFonts w:cs="Arial"/>
          <w:i/>
          <w:sz w:val="20"/>
          <w:szCs w:val="20"/>
          <w:lang w:val="en-GB"/>
        </w:rPr>
        <w:t xml:space="preserve">(3.Kh3? </w:t>
      </w:r>
      <w:r w:rsidR="00202946" w:rsidRPr="0082746D">
        <w:rPr>
          <w:rFonts w:cs="Arial"/>
          <w:i/>
          <w:sz w:val="20"/>
          <w:szCs w:val="20"/>
          <w:lang w:val="en-GB"/>
        </w:rPr>
        <w:t xml:space="preserve">Lf2 4.Pe1 Lxh4, remise.) </w:t>
      </w:r>
      <w:r w:rsidR="00202946">
        <w:rPr>
          <w:rFonts w:cs="Arial"/>
          <w:sz w:val="20"/>
          <w:szCs w:val="20"/>
          <w:lang w:val="nl-BE"/>
        </w:rPr>
        <w:t xml:space="preserve">3…Lc5 en  bijvoor-beeld 4.Ld2 </w:t>
      </w:r>
      <w:r w:rsidR="00202946">
        <w:rPr>
          <w:rFonts w:cs="Arial"/>
          <w:i/>
          <w:sz w:val="20"/>
          <w:szCs w:val="20"/>
          <w:lang w:val="nl-BE"/>
        </w:rPr>
        <w:t xml:space="preserve">(4.Ook 4.Le1 of 4.Pg5 zijn winnend.) </w:t>
      </w:r>
      <w:r w:rsidR="00202946" w:rsidRPr="00202946">
        <w:rPr>
          <w:rFonts w:cs="Arial"/>
          <w:sz w:val="20"/>
          <w:szCs w:val="20"/>
          <w:lang w:val="nl-BE"/>
        </w:rPr>
        <w:t>7…</w:t>
      </w:r>
      <w:r w:rsidR="002877E3">
        <w:rPr>
          <w:rFonts w:cs="Arial"/>
          <w:sz w:val="20"/>
          <w:szCs w:val="20"/>
          <w:lang w:val="nl-BE"/>
        </w:rPr>
        <w:t>Le7</w:t>
      </w:r>
      <w:r w:rsidR="00202946" w:rsidRPr="00202946">
        <w:rPr>
          <w:rFonts w:cs="Arial"/>
          <w:sz w:val="20"/>
          <w:szCs w:val="20"/>
          <w:lang w:val="nl-BE"/>
        </w:rPr>
        <w:t xml:space="preserve"> 5.Pg5 Lf6 6</w:t>
      </w:r>
      <w:r w:rsidR="00202946">
        <w:rPr>
          <w:rFonts w:cs="Arial"/>
          <w:i/>
          <w:sz w:val="20"/>
          <w:szCs w:val="20"/>
          <w:lang w:val="nl-BE"/>
        </w:rPr>
        <w:t>.</w:t>
      </w:r>
      <w:r w:rsidR="00202946">
        <w:rPr>
          <w:rFonts w:cs="Arial"/>
          <w:sz w:val="20"/>
          <w:szCs w:val="20"/>
          <w:lang w:val="nl-BE"/>
        </w:rPr>
        <w:t>Kh3 Le7, enzo-voort, zie de hoofdvariant.</w:t>
      </w:r>
    </w:p>
    <w:p w14:paraId="19EC88BC" w14:textId="77777777" w:rsidR="002877E3" w:rsidRDefault="00360FBF" w:rsidP="00586E21">
      <w:pPr>
        <w:numPr>
          <w:ilvl w:val="0"/>
          <w:numId w:val="192"/>
        </w:numPr>
        <w:jc w:val="both"/>
        <w:rPr>
          <w:rFonts w:cs="Arial"/>
          <w:sz w:val="20"/>
          <w:szCs w:val="20"/>
          <w:lang w:val="nl-BE"/>
        </w:rPr>
      </w:pPr>
      <w:r>
        <w:rPr>
          <w:rFonts w:cs="Arial"/>
          <w:sz w:val="20"/>
          <w:szCs w:val="20"/>
          <w:lang w:val="nl-BE"/>
        </w:rPr>
        <w:t>1…</w:t>
      </w:r>
      <w:r w:rsidR="00202946">
        <w:rPr>
          <w:rFonts w:cs="Arial"/>
          <w:sz w:val="20"/>
          <w:szCs w:val="20"/>
          <w:lang w:val="nl-BE"/>
        </w:rPr>
        <w:t>Lb4</w:t>
      </w:r>
      <w:r w:rsidR="00BB48E3">
        <w:rPr>
          <w:rFonts w:cs="Arial"/>
          <w:sz w:val="20"/>
          <w:szCs w:val="20"/>
          <w:lang w:val="nl-BE"/>
        </w:rPr>
        <w:t xml:space="preserve"> 2.Pe5+ Kh5</w:t>
      </w:r>
      <w:r>
        <w:rPr>
          <w:rFonts w:cs="Arial"/>
          <w:sz w:val="20"/>
          <w:szCs w:val="20"/>
          <w:lang w:val="nl-BE"/>
        </w:rPr>
        <w:t xml:space="preserve"> 3.Pxd3 Le7</w:t>
      </w:r>
      <w:r w:rsidR="002877E3">
        <w:rPr>
          <w:rFonts w:cs="Arial"/>
          <w:sz w:val="20"/>
          <w:szCs w:val="20"/>
          <w:lang w:val="nl-BE"/>
        </w:rPr>
        <w:t xml:space="preserve"> 4.Kh3 Lxh4 5.Pf4+ Kg5 6.Lc1 Le1 7.Pd3+ en 8.Pxe</w:t>
      </w:r>
      <w:r>
        <w:rPr>
          <w:rFonts w:cs="Arial"/>
          <w:sz w:val="20"/>
          <w:szCs w:val="20"/>
          <w:lang w:val="nl-BE"/>
        </w:rPr>
        <w:t>1</w:t>
      </w:r>
      <w:r w:rsidR="002877E3">
        <w:rPr>
          <w:rFonts w:cs="Arial"/>
          <w:sz w:val="20"/>
          <w:szCs w:val="20"/>
          <w:lang w:val="nl-BE"/>
        </w:rPr>
        <w:t xml:space="preserve">   </w:t>
      </w:r>
    </w:p>
    <w:p w14:paraId="2246672B" w14:textId="77777777" w:rsidR="006F3923" w:rsidRPr="00ED1153" w:rsidRDefault="006F3923" w:rsidP="002877E3">
      <w:pPr>
        <w:jc w:val="both"/>
        <w:rPr>
          <w:rFonts w:cs="Arial"/>
          <w:sz w:val="20"/>
          <w:szCs w:val="20"/>
          <w:lang w:val="en-GB"/>
        </w:rPr>
      </w:pPr>
      <w:r>
        <w:rPr>
          <w:rFonts w:cs="Arial"/>
          <w:b/>
          <w:sz w:val="20"/>
          <w:szCs w:val="20"/>
          <w:lang w:val="nl-BE"/>
        </w:rPr>
        <w:t xml:space="preserve"> </w:t>
      </w:r>
      <w:r w:rsidR="003B457C">
        <w:rPr>
          <w:rFonts w:cs="Arial"/>
          <w:sz w:val="20"/>
          <w:szCs w:val="20"/>
          <w:lang w:val="nl-BE"/>
        </w:rPr>
        <w:tab/>
      </w:r>
      <w:r w:rsidRPr="00ED1153">
        <w:rPr>
          <w:rFonts w:cs="Arial"/>
          <w:b/>
          <w:sz w:val="20"/>
          <w:szCs w:val="20"/>
          <w:lang w:val="en-GB"/>
        </w:rPr>
        <w:t>2.Lc1</w:t>
      </w:r>
      <w:r w:rsidRPr="00ED1153">
        <w:rPr>
          <w:rFonts w:cs="Arial"/>
          <w:b/>
          <w:sz w:val="20"/>
          <w:szCs w:val="20"/>
          <w:lang w:val="en-GB"/>
        </w:rPr>
        <w:tab/>
      </w:r>
      <w:r w:rsidRPr="00ED1153">
        <w:rPr>
          <w:rFonts w:cs="Arial"/>
          <w:b/>
          <w:sz w:val="20"/>
          <w:szCs w:val="20"/>
          <w:lang w:val="en-GB"/>
        </w:rPr>
        <w:tab/>
        <w:t>Kh5(Ld8)</w:t>
      </w:r>
    </w:p>
    <w:p w14:paraId="01F0B26B" w14:textId="77777777" w:rsidR="006F3923" w:rsidRPr="0082746D" w:rsidRDefault="006F3923" w:rsidP="006F3923">
      <w:pPr>
        <w:jc w:val="both"/>
        <w:rPr>
          <w:rFonts w:cs="Arial"/>
          <w:b/>
          <w:sz w:val="20"/>
          <w:szCs w:val="20"/>
          <w:lang w:val="en-GB"/>
        </w:rPr>
      </w:pPr>
      <w:r w:rsidRPr="00ED1153">
        <w:rPr>
          <w:rFonts w:cs="Arial"/>
          <w:b/>
          <w:sz w:val="20"/>
          <w:szCs w:val="20"/>
          <w:lang w:val="en-GB"/>
        </w:rPr>
        <w:tab/>
      </w:r>
      <w:r w:rsidRPr="0082746D">
        <w:rPr>
          <w:rFonts w:cs="Arial"/>
          <w:b/>
          <w:sz w:val="20"/>
          <w:szCs w:val="20"/>
          <w:lang w:val="en-GB"/>
        </w:rPr>
        <w:t>3.Kh3</w:t>
      </w:r>
    </w:p>
    <w:p w14:paraId="09F96587" w14:textId="77777777" w:rsidR="006F3923" w:rsidRPr="006F0BB8" w:rsidRDefault="0058591F" w:rsidP="006F3923">
      <w:pPr>
        <w:jc w:val="both"/>
        <w:rPr>
          <w:rFonts w:cs="Arial"/>
          <w:sz w:val="20"/>
          <w:szCs w:val="20"/>
          <w:lang w:val="en-GB"/>
        </w:rPr>
      </w:pPr>
      <w:r w:rsidRPr="0058591F">
        <w:rPr>
          <w:rFonts w:cs="Arial"/>
          <w:sz w:val="20"/>
          <w:szCs w:val="20"/>
          <w:lang w:val="en-GB"/>
        </w:rPr>
        <w:t xml:space="preserve">Fout is 3.Kg3? </w:t>
      </w:r>
      <w:r w:rsidRPr="006F0BB8">
        <w:rPr>
          <w:rFonts w:cs="Arial"/>
          <w:sz w:val="20"/>
          <w:szCs w:val="20"/>
          <w:lang w:val="en-GB"/>
        </w:rPr>
        <w:t xml:space="preserve">Ld8 4.Pg5 </w:t>
      </w:r>
      <w:r w:rsidRPr="006F0BB8">
        <w:rPr>
          <w:rFonts w:cs="Arial"/>
          <w:i/>
          <w:sz w:val="20"/>
          <w:szCs w:val="20"/>
          <w:lang w:val="en-GB"/>
        </w:rPr>
        <w:t>(4.Ld2</w:t>
      </w:r>
      <w:r w:rsidR="006F0BB8" w:rsidRPr="006F0BB8">
        <w:rPr>
          <w:rFonts w:cs="Arial"/>
          <w:i/>
          <w:sz w:val="20"/>
          <w:szCs w:val="20"/>
          <w:lang w:val="en-GB"/>
        </w:rPr>
        <w:t xml:space="preserve"> Lxh4+ 5.Pxh4 en pat.) </w:t>
      </w:r>
      <w:r w:rsidR="006F0BB8" w:rsidRPr="006F0BB8">
        <w:rPr>
          <w:rFonts w:cs="Arial"/>
          <w:sz w:val="20"/>
          <w:szCs w:val="20"/>
          <w:lang w:val="en-GB"/>
        </w:rPr>
        <w:t>4…La5 5.Pe4 Le1+ 6.Kh3 Lxh4, remise.</w:t>
      </w:r>
    </w:p>
    <w:p w14:paraId="3FB8976E" w14:textId="77777777" w:rsidR="0058591F" w:rsidRPr="006F0BB8" w:rsidRDefault="0058591F" w:rsidP="006F3923">
      <w:pPr>
        <w:jc w:val="both"/>
        <w:rPr>
          <w:rFonts w:cs="Arial"/>
          <w:i/>
          <w:sz w:val="20"/>
          <w:szCs w:val="20"/>
          <w:lang w:val="en-GB"/>
        </w:rPr>
      </w:pPr>
    </w:p>
    <w:p w14:paraId="279627F3" w14:textId="77777777" w:rsidR="00210F0B" w:rsidRPr="006F0BB8" w:rsidRDefault="006F3923" w:rsidP="006F3923">
      <w:pPr>
        <w:jc w:val="both"/>
        <w:rPr>
          <w:rFonts w:cs="Arial"/>
          <w:sz w:val="20"/>
          <w:szCs w:val="20"/>
          <w:lang w:val="en-GB"/>
        </w:rPr>
      </w:pPr>
      <w:r w:rsidRPr="006F0BB8">
        <w:rPr>
          <w:rFonts w:cs="Arial"/>
          <w:sz w:val="20"/>
          <w:szCs w:val="20"/>
          <w:lang w:val="en-GB"/>
        </w:rPr>
        <w:tab/>
      </w:r>
    </w:p>
    <w:p w14:paraId="46876D65" w14:textId="77777777" w:rsidR="00210F0B" w:rsidRPr="006F0BB8" w:rsidRDefault="00210F0B" w:rsidP="006F3923">
      <w:pPr>
        <w:jc w:val="both"/>
        <w:rPr>
          <w:rFonts w:cs="Arial"/>
          <w:sz w:val="20"/>
          <w:szCs w:val="20"/>
          <w:lang w:val="en-GB"/>
        </w:rPr>
      </w:pPr>
    </w:p>
    <w:p w14:paraId="547C868B" w14:textId="77777777" w:rsidR="00210F0B" w:rsidRPr="006F0BB8" w:rsidRDefault="00210F0B" w:rsidP="006F3923">
      <w:pPr>
        <w:jc w:val="both"/>
        <w:rPr>
          <w:rFonts w:cs="Arial"/>
          <w:sz w:val="20"/>
          <w:szCs w:val="20"/>
          <w:lang w:val="en-GB"/>
        </w:rPr>
      </w:pPr>
    </w:p>
    <w:p w14:paraId="48426DF1" w14:textId="77777777" w:rsidR="00A534B7" w:rsidRDefault="00A534B7" w:rsidP="00210F0B">
      <w:pPr>
        <w:ind w:firstLine="708"/>
        <w:jc w:val="both"/>
        <w:rPr>
          <w:rFonts w:cs="Arial"/>
          <w:b/>
          <w:sz w:val="20"/>
          <w:szCs w:val="20"/>
          <w:lang w:val="en-GB"/>
        </w:rPr>
      </w:pPr>
    </w:p>
    <w:p w14:paraId="3780A286" w14:textId="77777777" w:rsidR="00B75080" w:rsidRDefault="00B75080" w:rsidP="00210F0B">
      <w:pPr>
        <w:ind w:firstLine="708"/>
        <w:jc w:val="both"/>
        <w:rPr>
          <w:rFonts w:cs="Arial"/>
          <w:b/>
          <w:sz w:val="20"/>
          <w:szCs w:val="20"/>
          <w:lang w:val="en-GB"/>
        </w:rPr>
      </w:pPr>
    </w:p>
    <w:p w14:paraId="5CE7BEB4" w14:textId="77777777" w:rsidR="00807EEB" w:rsidRPr="00ED1153" w:rsidRDefault="00807EEB" w:rsidP="00210F0B">
      <w:pPr>
        <w:ind w:firstLine="708"/>
        <w:jc w:val="both"/>
        <w:rPr>
          <w:rFonts w:cs="Arial"/>
          <w:b/>
          <w:sz w:val="20"/>
          <w:szCs w:val="20"/>
          <w:lang w:val="en-GB"/>
        </w:rPr>
      </w:pPr>
    </w:p>
    <w:p w14:paraId="418BD8EE" w14:textId="77777777" w:rsidR="006F3923" w:rsidRDefault="006F3923" w:rsidP="00210F0B">
      <w:pPr>
        <w:ind w:firstLine="708"/>
        <w:jc w:val="both"/>
        <w:rPr>
          <w:rFonts w:cs="Arial"/>
          <w:b/>
          <w:sz w:val="20"/>
          <w:szCs w:val="20"/>
          <w:lang w:val="nl-BE"/>
        </w:rPr>
      </w:pPr>
      <w:r>
        <w:rPr>
          <w:rFonts w:cs="Arial"/>
          <w:b/>
          <w:sz w:val="20"/>
          <w:szCs w:val="20"/>
          <w:lang w:val="nl-BE"/>
        </w:rPr>
        <w:t>3…</w:t>
      </w:r>
      <w:r>
        <w:rPr>
          <w:rFonts w:cs="Arial"/>
          <w:b/>
          <w:sz w:val="20"/>
          <w:szCs w:val="20"/>
          <w:lang w:val="nl-BE"/>
        </w:rPr>
        <w:tab/>
      </w:r>
      <w:r>
        <w:rPr>
          <w:rFonts w:cs="Arial"/>
          <w:b/>
          <w:sz w:val="20"/>
          <w:szCs w:val="20"/>
          <w:lang w:val="nl-BE"/>
        </w:rPr>
        <w:tab/>
        <w:t>Ld8(Kh5)</w:t>
      </w:r>
    </w:p>
    <w:p w14:paraId="2D0DFEA0" w14:textId="77777777" w:rsidR="006F3923" w:rsidRDefault="006F3923" w:rsidP="00210F0B">
      <w:pPr>
        <w:jc w:val="both"/>
        <w:rPr>
          <w:rFonts w:cs="Arial"/>
          <w:b/>
          <w:sz w:val="20"/>
          <w:szCs w:val="20"/>
          <w:lang w:val="nl-BE"/>
        </w:rPr>
      </w:pPr>
      <w:r>
        <w:rPr>
          <w:rFonts w:cs="Arial"/>
          <w:b/>
          <w:sz w:val="20"/>
          <w:szCs w:val="20"/>
          <w:lang w:val="nl-BE"/>
        </w:rPr>
        <w:tab/>
        <w:t>4.Pg5</w:t>
      </w:r>
      <w:r>
        <w:rPr>
          <w:rFonts w:cs="Arial"/>
          <w:b/>
          <w:sz w:val="20"/>
          <w:szCs w:val="20"/>
          <w:lang w:val="nl-BE"/>
        </w:rPr>
        <w:tab/>
      </w:r>
      <w:r>
        <w:rPr>
          <w:rFonts w:cs="Arial"/>
          <w:b/>
          <w:sz w:val="20"/>
          <w:szCs w:val="20"/>
          <w:lang w:val="nl-BE"/>
        </w:rPr>
        <w:tab/>
        <w:t>Le7(f6)</w:t>
      </w:r>
    </w:p>
    <w:p w14:paraId="0CEE03A4" w14:textId="77777777" w:rsidR="006019B0" w:rsidRDefault="006F3923" w:rsidP="006F3923">
      <w:pPr>
        <w:jc w:val="both"/>
        <w:rPr>
          <w:rFonts w:cs="Arial"/>
          <w:sz w:val="20"/>
          <w:szCs w:val="20"/>
          <w:lang w:val="nl-BE"/>
        </w:rPr>
      </w:pPr>
      <w:r>
        <w:rPr>
          <w:rFonts w:cs="Arial"/>
          <w:sz w:val="20"/>
          <w:szCs w:val="20"/>
          <w:lang w:val="nl-BE"/>
        </w:rPr>
        <w:t xml:space="preserve">En ook hier faalt 4…La5? 5.Pe4 Le1 6.Pg3+ Lxg3 7.Kxg3 d2 </w:t>
      </w:r>
      <w:r w:rsidR="00026CAC">
        <w:rPr>
          <w:rFonts w:cs="Arial"/>
          <w:sz w:val="20"/>
          <w:szCs w:val="20"/>
          <w:lang w:val="nl-BE"/>
        </w:rPr>
        <w:t xml:space="preserve">8.Lxd2 en </w:t>
      </w:r>
      <w:r w:rsidR="00BB48E3">
        <w:rPr>
          <w:rFonts w:cs="Arial"/>
          <w:sz w:val="20"/>
          <w:szCs w:val="20"/>
          <w:lang w:val="nl-BE"/>
        </w:rPr>
        <w:t xml:space="preserve">wit </w:t>
      </w:r>
      <w:r w:rsidR="00026CAC">
        <w:rPr>
          <w:rFonts w:cs="Arial"/>
          <w:sz w:val="20"/>
          <w:szCs w:val="20"/>
          <w:lang w:val="nl-BE"/>
        </w:rPr>
        <w:t>wint.</w:t>
      </w:r>
    </w:p>
    <w:p w14:paraId="220E50F2" w14:textId="77777777" w:rsidR="006F3923" w:rsidRDefault="006F3923" w:rsidP="006F3923">
      <w:pPr>
        <w:jc w:val="both"/>
        <w:rPr>
          <w:rFonts w:cs="Arial"/>
          <w:sz w:val="20"/>
          <w:szCs w:val="20"/>
          <w:lang w:val="nl-BE"/>
        </w:rPr>
      </w:pPr>
      <w:r>
        <w:rPr>
          <w:rFonts w:cs="Arial"/>
          <w:sz w:val="20"/>
          <w:szCs w:val="20"/>
          <w:lang w:val="nl-BE"/>
        </w:rPr>
        <w:t>En nu opgelet!</w:t>
      </w:r>
    </w:p>
    <w:p w14:paraId="1A440764"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5.Ld2</w:t>
      </w:r>
    </w:p>
    <w:p w14:paraId="3EDC5900" w14:textId="77777777" w:rsidR="006F3923" w:rsidRDefault="006F3923" w:rsidP="006F3923">
      <w:pPr>
        <w:jc w:val="both"/>
        <w:rPr>
          <w:rFonts w:cs="Arial"/>
          <w:sz w:val="20"/>
          <w:szCs w:val="20"/>
          <w:lang w:val="nl-BE"/>
        </w:rPr>
      </w:pPr>
      <w:r>
        <w:rPr>
          <w:rFonts w:cs="Arial"/>
          <w:sz w:val="20"/>
          <w:szCs w:val="20"/>
          <w:lang w:val="nl-BE"/>
        </w:rPr>
        <w:t>De énig winnende zet.</w:t>
      </w:r>
    </w:p>
    <w:p w14:paraId="264F2E64" w14:textId="77777777" w:rsidR="006F3923" w:rsidRDefault="006F3923" w:rsidP="0038155E">
      <w:pPr>
        <w:numPr>
          <w:ilvl w:val="0"/>
          <w:numId w:val="82"/>
        </w:numPr>
        <w:jc w:val="both"/>
        <w:rPr>
          <w:rFonts w:cs="Arial"/>
          <w:sz w:val="20"/>
          <w:szCs w:val="20"/>
          <w:lang w:val="nl-BE"/>
        </w:rPr>
      </w:pPr>
      <w:r>
        <w:rPr>
          <w:rFonts w:cs="Arial"/>
          <w:sz w:val="20"/>
          <w:szCs w:val="20"/>
          <w:lang w:val="nl-BE"/>
        </w:rPr>
        <w:t>5.Pe6? Lxh4 6.Pf4+ Kg5 7.Pg2+ Kh5 8.Pxh4 d2 9.Lxd2, pat. Of hier 7.Pxd3+ Kh5 8.Pf4+ Kg</w:t>
      </w:r>
      <w:r w:rsidR="00BB48E3">
        <w:rPr>
          <w:rFonts w:cs="Arial"/>
          <w:sz w:val="20"/>
          <w:szCs w:val="20"/>
          <w:lang w:val="nl-BE"/>
        </w:rPr>
        <w:t>5 8.Ld2(e3) Le1, remise. En:</w:t>
      </w:r>
    </w:p>
    <w:p w14:paraId="46B3808E" w14:textId="77777777" w:rsidR="006F3923" w:rsidRDefault="006F3923" w:rsidP="0038155E">
      <w:pPr>
        <w:numPr>
          <w:ilvl w:val="0"/>
          <w:numId w:val="82"/>
        </w:numPr>
        <w:jc w:val="both"/>
        <w:rPr>
          <w:rFonts w:cs="Arial"/>
          <w:i/>
          <w:sz w:val="20"/>
          <w:szCs w:val="20"/>
          <w:lang w:val="nl-BE"/>
        </w:rPr>
      </w:pPr>
      <w:r w:rsidRPr="00BB48E3">
        <w:rPr>
          <w:rFonts w:cs="Arial"/>
          <w:sz w:val="20"/>
          <w:szCs w:val="20"/>
          <w:lang w:val="en-GB"/>
        </w:rPr>
        <w:t>5.Le3? is</w:t>
      </w:r>
      <w:r w:rsidR="00BB48E3">
        <w:rPr>
          <w:rFonts w:cs="Arial"/>
          <w:sz w:val="20"/>
          <w:szCs w:val="20"/>
          <w:lang w:val="en-GB"/>
        </w:rPr>
        <w:t xml:space="preserve"> ook</w:t>
      </w:r>
      <w:r w:rsidRPr="00BB48E3">
        <w:rPr>
          <w:rFonts w:cs="Arial"/>
          <w:sz w:val="20"/>
          <w:szCs w:val="20"/>
          <w:lang w:val="en-GB"/>
        </w:rPr>
        <w:t xml:space="preserve"> fout: 5…Ld8(f6) 6.Pe6 Lxh4 7.Pf4+ Kg5 8.Pxd3+ Kf5 9.Kxh4 Ke4. </w:t>
      </w:r>
      <w:r>
        <w:rPr>
          <w:rFonts w:cs="Arial"/>
          <w:sz w:val="20"/>
          <w:szCs w:val="20"/>
          <w:lang w:val="nl-BE"/>
        </w:rPr>
        <w:t xml:space="preserve">Remise, daar wit een stuk moet afgeven. </w:t>
      </w:r>
    </w:p>
    <w:p w14:paraId="6F579356" w14:textId="77777777" w:rsidR="006F3923" w:rsidRDefault="006F3923" w:rsidP="006F3923">
      <w:pPr>
        <w:jc w:val="both"/>
        <w:rPr>
          <w:rFonts w:cs="Arial"/>
          <w:b/>
          <w:sz w:val="20"/>
          <w:szCs w:val="20"/>
          <w:lang w:val="nl-BE"/>
        </w:rPr>
      </w:pPr>
      <w:r>
        <w:rPr>
          <w:rFonts w:cs="Arial"/>
          <w:b/>
          <w:sz w:val="20"/>
          <w:szCs w:val="20"/>
          <w:lang w:val="nl-BE"/>
        </w:rPr>
        <w:t xml:space="preserve">             5…</w:t>
      </w:r>
      <w:r>
        <w:rPr>
          <w:rFonts w:cs="Arial"/>
          <w:b/>
          <w:sz w:val="20"/>
          <w:szCs w:val="20"/>
          <w:lang w:val="nl-BE"/>
        </w:rPr>
        <w:tab/>
      </w:r>
      <w:r>
        <w:rPr>
          <w:rFonts w:cs="Arial"/>
          <w:b/>
          <w:sz w:val="20"/>
          <w:szCs w:val="20"/>
          <w:lang w:val="nl-BE"/>
        </w:rPr>
        <w:tab/>
        <w:t xml:space="preserve">Lf6 </w:t>
      </w:r>
    </w:p>
    <w:p w14:paraId="0DBC3C96" w14:textId="77777777" w:rsidR="006F3923" w:rsidRDefault="006F3923" w:rsidP="006F3923">
      <w:pPr>
        <w:jc w:val="both"/>
        <w:rPr>
          <w:rFonts w:cs="Arial"/>
          <w:b/>
          <w:sz w:val="20"/>
          <w:szCs w:val="20"/>
          <w:lang w:val="nl-BE"/>
        </w:rPr>
      </w:pPr>
      <w:r>
        <w:rPr>
          <w:rFonts w:cs="Arial"/>
          <w:b/>
          <w:sz w:val="20"/>
          <w:szCs w:val="20"/>
          <w:lang w:val="nl-BE"/>
        </w:rPr>
        <w:t xml:space="preserve">             6.Pe6 </w:t>
      </w:r>
      <w:r>
        <w:rPr>
          <w:rFonts w:cs="Arial"/>
          <w:b/>
          <w:sz w:val="20"/>
          <w:szCs w:val="20"/>
          <w:lang w:val="nl-BE"/>
        </w:rPr>
        <w:tab/>
      </w:r>
      <w:r>
        <w:rPr>
          <w:rFonts w:cs="Arial"/>
          <w:b/>
          <w:sz w:val="20"/>
          <w:szCs w:val="20"/>
          <w:lang w:val="nl-BE"/>
        </w:rPr>
        <w:tab/>
        <w:t xml:space="preserve">Lxh4 </w:t>
      </w:r>
    </w:p>
    <w:p w14:paraId="096D012A" w14:textId="77777777" w:rsidR="006F3923" w:rsidRDefault="006F3923" w:rsidP="006F3923">
      <w:pPr>
        <w:jc w:val="both"/>
        <w:rPr>
          <w:rFonts w:cs="Arial"/>
          <w:b/>
          <w:sz w:val="20"/>
          <w:szCs w:val="20"/>
          <w:lang w:val="nl-BE"/>
        </w:rPr>
      </w:pPr>
      <w:r>
        <w:rPr>
          <w:rFonts w:cs="Arial"/>
          <w:b/>
          <w:sz w:val="20"/>
          <w:szCs w:val="20"/>
          <w:lang w:val="nl-BE"/>
        </w:rPr>
        <w:t xml:space="preserve">             7.Pf4+ </w:t>
      </w:r>
      <w:r>
        <w:rPr>
          <w:rFonts w:cs="Arial"/>
          <w:b/>
          <w:sz w:val="20"/>
          <w:szCs w:val="20"/>
          <w:lang w:val="nl-BE"/>
        </w:rPr>
        <w:tab/>
      </w:r>
      <w:r>
        <w:rPr>
          <w:rFonts w:cs="Arial"/>
          <w:b/>
          <w:sz w:val="20"/>
          <w:szCs w:val="20"/>
          <w:lang w:val="nl-BE"/>
        </w:rPr>
        <w:tab/>
        <w:t xml:space="preserve">Kg5 </w:t>
      </w:r>
    </w:p>
    <w:p w14:paraId="35D2645A" w14:textId="77777777" w:rsidR="006F3923" w:rsidRDefault="006F3923" w:rsidP="006F3923">
      <w:pPr>
        <w:jc w:val="both"/>
        <w:rPr>
          <w:rFonts w:cs="Arial"/>
          <w:b/>
          <w:sz w:val="20"/>
          <w:szCs w:val="20"/>
          <w:lang w:val="nl-BE"/>
        </w:rPr>
      </w:pPr>
      <w:r>
        <w:rPr>
          <w:rFonts w:cs="Arial"/>
          <w:b/>
          <w:sz w:val="20"/>
          <w:szCs w:val="20"/>
          <w:lang w:val="nl-BE"/>
        </w:rPr>
        <w:t xml:space="preserve">             8.Pxd3+ </w:t>
      </w:r>
    </w:p>
    <w:p w14:paraId="63609E18" w14:textId="77777777" w:rsidR="006F3923" w:rsidRDefault="006F3923" w:rsidP="006F3923">
      <w:pPr>
        <w:jc w:val="both"/>
        <w:rPr>
          <w:rFonts w:cs="Arial"/>
          <w:sz w:val="20"/>
          <w:szCs w:val="20"/>
          <w:lang w:val="nl-BE"/>
        </w:rPr>
      </w:pPr>
      <w:r>
        <w:rPr>
          <w:rFonts w:cs="Arial"/>
          <w:sz w:val="20"/>
          <w:szCs w:val="20"/>
          <w:lang w:val="nl-BE"/>
        </w:rPr>
        <w:t xml:space="preserve">Indien wit deze pion niet slaat en 8.Lc1? speelt, volgt 8…d2 9.Lxd2 Le1, met remise. </w:t>
      </w:r>
    </w:p>
    <w:p w14:paraId="0C9DF0EA" w14:textId="77777777" w:rsidR="006F3923" w:rsidRPr="00ED1153" w:rsidRDefault="006F3923" w:rsidP="006F3923">
      <w:pPr>
        <w:jc w:val="both"/>
        <w:rPr>
          <w:rFonts w:cs="Arial"/>
          <w:b/>
          <w:sz w:val="20"/>
          <w:szCs w:val="20"/>
          <w:lang w:val="en-GB"/>
        </w:rPr>
      </w:pPr>
      <w:r>
        <w:rPr>
          <w:rFonts w:cs="Arial"/>
          <w:b/>
          <w:sz w:val="20"/>
          <w:szCs w:val="20"/>
          <w:lang w:val="nl-BE"/>
        </w:rPr>
        <w:t xml:space="preserve">             </w:t>
      </w:r>
      <w:r w:rsidRPr="00ED1153">
        <w:rPr>
          <w:rFonts w:cs="Arial"/>
          <w:b/>
          <w:sz w:val="20"/>
          <w:szCs w:val="20"/>
          <w:lang w:val="en-GB"/>
        </w:rPr>
        <w:t>8…</w:t>
      </w:r>
      <w:r w:rsidRPr="00ED1153">
        <w:rPr>
          <w:rFonts w:cs="Arial"/>
          <w:b/>
          <w:sz w:val="20"/>
          <w:szCs w:val="20"/>
          <w:lang w:val="en-GB"/>
        </w:rPr>
        <w:tab/>
      </w:r>
      <w:r w:rsidRPr="00ED1153">
        <w:rPr>
          <w:rFonts w:cs="Arial"/>
          <w:b/>
          <w:sz w:val="20"/>
          <w:szCs w:val="20"/>
          <w:lang w:val="en-GB"/>
        </w:rPr>
        <w:tab/>
        <w:t xml:space="preserve">Kh5 </w:t>
      </w:r>
    </w:p>
    <w:p w14:paraId="222FED98"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9.Pf4+ </w:t>
      </w:r>
      <w:r w:rsidRPr="00ED1153">
        <w:rPr>
          <w:rFonts w:cs="Arial"/>
          <w:b/>
          <w:sz w:val="20"/>
          <w:szCs w:val="20"/>
          <w:lang w:val="en-GB"/>
        </w:rPr>
        <w:tab/>
      </w:r>
      <w:r w:rsidRPr="00ED1153">
        <w:rPr>
          <w:rFonts w:cs="Arial"/>
          <w:b/>
          <w:sz w:val="20"/>
          <w:szCs w:val="20"/>
          <w:lang w:val="en-GB"/>
        </w:rPr>
        <w:tab/>
        <w:t xml:space="preserve">Kg5 </w:t>
      </w:r>
    </w:p>
    <w:p w14:paraId="23BA969E"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10.Lc1 </w:t>
      </w:r>
      <w:r w:rsidRPr="00ED1153">
        <w:rPr>
          <w:rFonts w:cs="Arial"/>
          <w:b/>
          <w:sz w:val="20"/>
          <w:szCs w:val="20"/>
          <w:lang w:val="en-GB"/>
        </w:rPr>
        <w:tab/>
      </w:r>
      <w:r w:rsidRPr="00ED1153">
        <w:rPr>
          <w:rFonts w:cs="Arial"/>
          <w:b/>
          <w:sz w:val="20"/>
          <w:szCs w:val="20"/>
          <w:lang w:val="en-GB"/>
        </w:rPr>
        <w:tab/>
        <w:t>Lf2</w:t>
      </w:r>
      <w:r w:rsidR="002877E3" w:rsidRPr="00ED1153">
        <w:rPr>
          <w:rFonts w:cs="Arial"/>
          <w:b/>
          <w:sz w:val="20"/>
          <w:szCs w:val="20"/>
          <w:lang w:val="en-GB"/>
        </w:rPr>
        <w:t>(Le1)</w:t>
      </w:r>
      <w:r w:rsidRPr="00ED1153">
        <w:rPr>
          <w:rFonts w:cs="Arial"/>
          <w:b/>
          <w:sz w:val="20"/>
          <w:szCs w:val="20"/>
          <w:lang w:val="en-GB"/>
        </w:rPr>
        <w:t xml:space="preserve"> </w:t>
      </w:r>
    </w:p>
    <w:p w14:paraId="4831004B" w14:textId="77777777" w:rsidR="006F3923" w:rsidRDefault="006F3923" w:rsidP="006F3923">
      <w:pPr>
        <w:jc w:val="both"/>
        <w:rPr>
          <w:rFonts w:cs="Arial"/>
          <w:b/>
          <w:sz w:val="20"/>
          <w:szCs w:val="20"/>
          <w:lang w:val="nl-BE"/>
        </w:rPr>
      </w:pPr>
      <w:r w:rsidRPr="00ED1153">
        <w:rPr>
          <w:rFonts w:cs="Arial"/>
          <w:b/>
          <w:sz w:val="20"/>
          <w:szCs w:val="20"/>
          <w:lang w:val="en-GB"/>
        </w:rPr>
        <w:t xml:space="preserve">           </w:t>
      </w:r>
      <w:r>
        <w:rPr>
          <w:rFonts w:cs="Arial"/>
          <w:b/>
          <w:sz w:val="20"/>
          <w:szCs w:val="20"/>
          <w:lang w:val="nl-BE"/>
        </w:rPr>
        <w:t xml:space="preserve">11.Pd3+ </w:t>
      </w:r>
      <w:r>
        <w:rPr>
          <w:rFonts w:cs="Arial"/>
          <w:b/>
          <w:sz w:val="20"/>
          <w:szCs w:val="20"/>
          <w:lang w:val="nl-BE"/>
        </w:rPr>
        <w:tab/>
        <w:t xml:space="preserve">K~ </w:t>
      </w:r>
    </w:p>
    <w:p w14:paraId="1AE50F5F" w14:textId="77777777" w:rsidR="006F3923" w:rsidRDefault="006F3923" w:rsidP="006F3923">
      <w:pPr>
        <w:jc w:val="both"/>
        <w:rPr>
          <w:rFonts w:cs="Arial"/>
          <w:b/>
          <w:sz w:val="20"/>
          <w:szCs w:val="20"/>
          <w:lang w:val="nl-BE"/>
        </w:rPr>
      </w:pPr>
      <w:r>
        <w:rPr>
          <w:rFonts w:cs="Arial"/>
          <w:b/>
          <w:sz w:val="20"/>
          <w:szCs w:val="20"/>
          <w:lang w:val="nl-BE"/>
        </w:rPr>
        <w:t xml:space="preserve">           12.Pxf2</w:t>
      </w:r>
      <w:r w:rsidR="002877E3">
        <w:rPr>
          <w:rFonts w:cs="Arial"/>
          <w:b/>
          <w:sz w:val="20"/>
          <w:szCs w:val="20"/>
          <w:lang w:val="nl-BE"/>
        </w:rPr>
        <w:t>(Pxe1)</w:t>
      </w:r>
      <w:r>
        <w:rPr>
          <w:rFonts w:cs="Arial"/>
          <w:b/>
          <w:sz w:val="20"/>
          <w:szCs w:val="20"/>
          <w:lang w:val="nl-BE"/>
        </w:rPr>
        <w:t xml:space="preserve"> </w:t>
      </w:r>
    </w:p>
    <w:p w14:paraId="608B65FC" w14:textId="77777777" w:rsidR="006F3923" w:rsidRDefault="006F3923" w:rsidP="006F3923">
      <w:pPr>
        <w:jc w:val="both"/>
        <w:rPr>
          <w:rFonts w:cs="Arial"/>
          <w:sz w:val="20"/>
          <w:szCs w:val="20"/>
          <w:lang w:val="nl-BE"/>
        </w:rPr>
      </w:pPr>
      <w:r>
        <w:rPr>
          <w:rFonts w:cs="Arial"/>
          <w:sz w:val="20"/>
          <w:szCs w:val="20"/>
          <w:lang w:val="nl-BE"/>
        </w:rPr>
        <w:t>Eveneens met winst.</w:t>
      </w:r>
    </w:p>
    <w:p w14:paraId="5ED45068" w14:textId="77777777" w:rsidR="006F3923" w:rsidRDefault="006F3923" w:rsidP="006F3923">
      <w:pPr>
        <w:jc w:val="both"/>
        <w:rPr>
          <w:rFonts w:cs="Arial"/>
          <w:sz w:val="20"/>
          <w:szCs w:val="20"/>
          <w:lang w:val="nl-BE"/>
        </w:rPr>
      </w:pPr>
    </w:p>
    <w:p w14:paraId="121D9A26" w14:textId="77777777" w:rsidR="00210F0B" w:rsidRDefault="00210F0B" w:rsidP="006F3923">
      <w:pPr>
        <w:jc w:val="both"/>
        <w:rPr>
          <w:rFonts w:cs="Arial"/>
          <w:sz w:val="20"/>
          <w:szCs w:val="20"/>
          <w:lang w:val="nl-BE"/>
        </w:rPr>
      </w:pPr>
    </w:p>
    <w:p w14:paraId="14AF5AA8" w14:textId="77777777" w:rsidR="00210F0B" w:rsidRDefault="00210F0B" w:rsidP="006F3923">
      <w:pPr>
        <w:jc w:val="both"/>
        <w:rPr>
          <w:rFonts w:cs="Arial"/>
          <w:sz w:val="20"/>
          <w:szCs w:val="20"/>
          <w:lang w:val="nl-BE"/>
        </w:rPr>
      </w:pPr>
    </w:p>
    <w:p w14:paraId="26359103" w14:textId="77777777" w:rsidR="00210F0B" w:rsidRDefault="00210F0B" w:rsidP="006F3923">
      <w:pPr>
        <w:jc w:val="both"/>
        <w:rPr>
          <w:rFonts w:cs="Arial"/>
          <w:sz w:val="20"/>
          <w:szCs w:val="20"/>
          <w:lang w:val="nl-BE"/>
        </w:rPr>
      </w:pPr>
    </w:p>
    <w:p w14:paraId="7008D97B" w14:textId="77777777" w:rsidR="00766713" w:rsidRDefault="00766713" w:rsidP="006F3923">
      <w:pPr>
        <w:jc w:val="both"/>
        <w:rPr>
          <w:rFonts w:cs="Arial"/>
          <w:sz w:val="20"/>
          <w:szCs w:val="20"/>
          <w:lang w:val="nl-BE"/>
        </w:rPr>
      </w:pPr>
    </w:p>
    <w:p w14:paraId="1E8C4922" w14:textId="77777777" w:rsidR="00A75849" w:rsidRDefault="00A75849" w:rsidP="006F3923">
      <w:pPr>
        <w:jc w:val="both"/>
        <w:rPr>
          <w:rFonts w:cs="Arial"/>
          <w:sz w:val="20"/>
          <w:szCs w:val="20"/>
          <w:lang w:val="nl-BE"/>
        </w:rPr>
      </w:pPr>
    </w:p>
    <w:p w14:paraId="06DE642A" w14:textId="77777777" w:rsidR="00A75849" w:rsidRDefault="00A75849" w:rsidP="006F3923">
      <w:pPr>
        <w:jc w:val="both"/>
        <w:rPr>
          <w:rFonts w:cs="Arial"/>
          <w:sz w:val="20"/>
          <w:szCs w:val="20"/>
          <w:lang w:val="nl-BE"/>
        </w:rPr>
      </w:pPr>
    </w:p>
    <w:p w14:paraId="1CB54553" w14:textId="77777777" w:rsidR="00A75849" w:rsidRDefault="00A75849" w:rsidP="006F3923">
      <w:pPr>
        <w:jc w:val="both"/>
        <w:rPr>
          <w:rFonts w:cs="Arial"/>
          <w:sz w:val="20"/>
          <w:szCs w:val="20"/>
          <w:lang w:val="nl-BE"/>
        </w:rPr>
      </w:pPr>
    </w:p>
    <w:p w14:paraId="71313F1E" w14:textId="77777777" w:rsidR="00A75849" w:rsidRDefault="00A75849" w:rsidP="006F3923">
      <w:pPr>
        <w:jc w:val="both"/>
        <w:rPr>
          <w:rFonts w:cs="Arial"/>
          <w:sz w:val="20"/>
          <w:szCs w:val="20"/>
          <w:lang w:val="nl-BE"/>
        </w:rPr>
      </w:pPr>
    </w:p>
    <w:p w14:paraId="094F440F" w14:textId="77777777" w:rsidR="0089693F" w:rsidRDefault="0089693F" w:rsidP="006F3923">
      <w:pPr>
        <w:jc w:val="both"/>
        <w:rPr>
          <w:rFonts w:cs="Arial"/>
          <w:sz w:val="20"/>
          <w:szCs w:val="20"/>
          <w:lang w:val="nl-BE"/>
        </w:rPr>
      </w:pPr>
    </w:p>
    <w:p w14:paraId="40F2A520" w14:textId="77777777" w:rsidR="00766713" w:rsidRDefault="00766713" w:rsidP="006F3923">
      <w:pPr>
        <w:jc w:val="both"/>
        <w:rPr>
          <w:rFonts w:cs="Arial"/>
          <w:sz w:val="20"/>
          <w:szCs w:val="20"/>
          <w:lang w:val="nl-BE"/>
        </w:rPr>
      </w:pPr>
      <w:r>
        <w:rPr>
          <w:rFonts w:cs="Arial"/>
          <w:sz w:val="20"/>
          <w:szCs w:val="20"/>
          <w:lang w:val="nl-BE"/>
        </w:rPr>
        <w:t xml:space="preserve">De toenmalige eindspelredacteur </w:t>
      </w:r>
    </w:p>
    <w:p w14:paraId="37B5A6E0" w14:textId="77777777" w:rsidR="006F3923" w:rsidRDefault="006F3923" w:rsidP="006F3923">
      <w:pPr>
        <w:jc w:val="both"/>
        <w:rPr>
          <w:rFonts w:cs="Arial"/>
          <w:i/>
          <w:sz w:val="20"/>
          <w:szCs w:val="20"/>
          <w:lang w:val="nl-BE"/>
        </w:rPr>
      </w:pPr>
      <w:r>
        <w:rPr>
          <w:rFonts w:cs="Arial"/>
          <w:sz w:val="20"/>
          <w:szCs w:val="20"/>
          <w:lang w:val="nl-BE"/>
        </w:rPr>
        <w:t xml:space="preserve">Freek Spinhoven gaf aan de stel-ling met de witte loper op b6, de </w:t>
      </w:r>
      <w:r w:rsidRPr="00204A08">
        <w:rPr>
          <w:rFonts w:cs="Arial"/>
          <w:b/>
          <w:i/>
          <w:sz w:val="20"/>
          <w:szCs w:val="20"/>
          <w:lang w:val="nl-BE"/>
        </w:rPr>
        <w:t>Eerste Prijs</w:t>
      </w:r>
      <w:r w:rsidRPr="00204A08">
        <w:rPr>
          <w:rFonts w:cs="Arial"/>
          <w:sz w:val="20"/>
          <w:szCs w:val="20"/>
          <w:lang w:val="nl-BE"/>
        </w:rPr>
        <w:t xml:space="preserve"> in Schakend Neder-land </w:t>
      </w:r>
      <w:r w:rsidR="003B5EAF">
        <w:rPr>
          <w:rFonts w:cs="Arial"/>
          <w:sz w:val="20"/>
          <w:szCs w:val="20"/>
          <w:lang w:val="nl-BE"/>
        </w:rPr>
        <w:t>(</w:t>
      </w:r>
      <w:r w:rsidR="003B5EAF" w:rsidRPr="00D61443">
        <w:rPr>
          <w:rFonts w:cs="Arial"/>
          <w:sz w:val="20"/>
          <w:szCs w:val="20"/>
          <w:lang w:val="nl-BE"/>
        </w:rPr>
        <w:t>1966),</w:t>
      </w:r>
      <w:r w:rsidR="00210F0B">
        <w:rPr>
          <w:rFonts w:cs="Arial"/>
          <w:sz w:val="20"/>
          <w:szCs w:val="20"/>
          <w:lang w:val="nl-BE"/>
        </w:rPr>
        <w:t xml:space="preserve"> voorzien van dit com-mentaar: </w:t>
      </w:r>
      <w:r w:rsidR="005801B1">
        <w:rPr>
          <w:rFonts w:cs="Arial"/>
          <w:i/>
          <w:sz w:val="20"/>
          <w:szCs w:val="20"/>
          <w:lang w:val="nl-BE"/>
        </w:rPr>
        <w:t>“Een leerzame studie. Een klas</w:t>
      </w:r>
      <w:r>
        <w:rPr>
          <w:rFonts w:cs="Arial"/>
          <w:i/>
          <w:sz w:val="20"/>
          <w:szCs w:val="20"/>
          <w:lang w:val="nl-BE"/>
        </w:rPr>
        <w:t>siek voorbeeld van domi</w:t>
      </w:r>
      <w:r w:rsidR="005801B1">
        <w:rPr>
          <w:rFonts w:cs="Arial"/>
          <w:i/>
          <w:sz w:val="20"/>
          <w:szCs w:val="20"/>
          <w:lang w:val="nl-BE"/>
        </w:rPr>
        <w:t>-</w:t>
      </w:r>
      <w:r>
        <w:rPr>
          <w:rFonts w:cs="Arial"/>
          <w:i/>
          <w:sz w:val="20"/>
          <w:szCs w:val="20"/>
          <w:lang w:val="nl-BE"/>
        </w:rPr>
        <w:t>nantie, zowel in de hoofdvariant als in de bijvarianten. Met een mini</w:t>
      </w:r>
      <w:r w:rsidR="00BC65B8">
        <w:rPr>
          <w:rFonts w:cs="Arial"/>
          <w:i/>
          <w:sz w:val="20"/>
          <w:szCs w:val="20"/>
          <w:lang w:val="nl-BE"/>
        </w:rPr>
        <w:t>--</w:t>
      </w:r>
      <w:r>
        <w:rPr>
          <w:rFonts w:cs="Arial"/>
          <w:i/>
          <w:sz w:val="20"/>
          <w:szCs w:val="20"/>
          <w:lang w:val="nl-BE"/>
        </w:rPr>
        <w:t>mum aan materiaal wordt dit the</w:t>
      </w:r>
      <w:r w:rsidR="00BC65B8">
        <w:rPr>
          <w:rFonts w:cs="Arial"/>
          <w:i/>
          <w:sz w:val="20"/>
          <w:szCs w:val="20"/>
          <w:lang w:val="nl-BE"/>
        </w:rPr>
        <w:t>-</w:t>
      </w:r>
      <w:r>
        <w:rPr>
          <w:rFonts w:cs="Arial"/>
          <w:i/>
          <w:sz w:val="20"/>
          <w:szCs w:val="20"/>
          <w:lang w:val="nl-BE"/>
        </w:rPr>
        <w:t xml:space="preserve">ma tot uiting gebracht.” </w:t>
      </w:r>
    </w:p>
    <w:p w14:paraId="4ECFA894" w14:textId="77777777" w:rsidR="006F56B6" w:rsidRDefault="006F56B6" w:rsidP="006F3923">
      <w:pPr>
        <w:jc w:val="both"/>
        <w:rPr>
          <w:rFonts w:cs="Arial"/>
          <w:i/>
          <w:sz w:val="20"/>
          <w:szCs w:val="20"/>
          <w:lang w:val="nl-BE"/>
        </w:rPr>
      </w:pPr>
    </w:p>
    <w:p w14:paraId="0F83215E" w14:textId="77777777" w:rsidR="006F56B6" w:rsidRPr="006F56B6" w:rsidRDefault="006F56B6" w:rsidP="006F3923">
      <w:pPr>
        <w:jc w:val="both"/>
        <w:rPr>
          <w:rFonts w:cs="Arial"/>
          <w:sz w:val="20"/>
          <w:szCs w:val="20"/>
          <w:lang w:val="nl-BE"/>
        </w:rPr>
      </w:pPr>
      <w:r>
        <w:rPr>
          <w:rFonts w:cs="Arial"/>
          <w:sz w:val="20"/>
          <w:szCs w:val="20"/>
          <w:lang w:val="nl-BE"/>
        </w:rPr>
        <w:t>Ik kreeg dan ook een</w:t>
      </w:r>
      <w:r w:rsidR="00AB0E95">
        <w:rPr>
          <w:rFonts w:cs="Arial"/>
          <w:sz w:val="20"/>
          <w:szCs w:val="20"/>
          <w:lang w:val="nl-BE"/>
        </w:rPr>
        <w:t xml:space="preserve"> onverwacht </w:t>
      </w:r>
      <w:r w:rsidR="00D17291">
        <w:rPr>
          <w:rFonts w:cs="Arial"/>
          <w:sz w:val="20"/>
          <w:szCs w:val="20"/>
          <w:lang w:val="nl-BE"/>
        </w:rPr>
        <w:t xml:space="preserve">groot </w:t>
      </w:r>
      <w:r>
        <w:rPr>
          <w:rFonts w:cs="Arial"/>
          <w:sz w:val="20"/>
          <w:szCs w:val="20"/>
          <w:lang w:val="nl-BE"/>
        </w:rPr>
        <w:t xml:space="preserve">diploma toegezonden </w:t>
      </w:r>
      <w:r w:rsidR="00D17291">
        <w:rPr>
          <w:rFonts w:cs="Arial"/>
          <w:sz w:val="20"/>
          <w:szCs w:val="20"/>
          <w:lang w:val="nl-BE"/>
        </w:rPr>
        <w:t xml:space="preserve">met het gewonnen </w:t>
      </w:r>
      <w:r w:rsidR="00F315B9">
        <w:rPr>
          <w:rFonts w:cs="Arial"/>
          <w:sz w:val="20"/>
          <w:szCs w:val="20"/>
          <w:lang w:val="nl-BE"/>
        </w:rPr>
        <w:t xml:space="preserve"> diagram en de tekst:</w:t>
      </w:r>
      <w:r w:rsidR="00D17291">
        <w:rPr>
          <w:rFonts w:cs="Arial"/>
          <w:sz w:val="20"/>
          <w:szCs w:val="20"/>
          <w:lang w:val="nl-BE"/>
        </w:rPr>
        <w:t xml:space="preserve"> </w:t>
      </w:r>
      <w:r w:rsidR="00D17291">
        <w:rPr>
          <w:rFonts w:cs="Arial"/>
          <w:b/>
          <w:i/>
          <w:sz w:val="20"/>
          <w:szCs w:val="20"/>
          <w:lang w:val="nl-BE"/>
        </w:rPr>
        <w:t xml:space="preserve">Speciale </w:t>
      </w:r>
      <w:r w:rsidR="00BA5CD5">
        <w:rPr>
          <w:rFonts w:cs="Arial"/>
          <w:b/>
          <w:i/>
          <w:sz w:val="20"/>
          <w:szCs w:val="20"/>
          <w:lang w:val="nl-BE"/>
        </w:rPr>
        <w:t>Vermelding</w:t>
      </w:r>
      <w:r>
        <w:rPr>
          <w:rFonts w:cs="Arial"/>
          <w:i/>
          <w:sz w:val="20"/>
          <w:szCs w:val="20"/>
          <w:lang w:val="nl-BE"/>
        </w:rPr>
        <w:t xml:space="preserve"> </w:t>
      </w:r>
      <w:r>
        <w:rPr>
          <w:rFonts w:cs="Arial"/>
          <w:sz w:val="20"/>
          <w:szCs w:val="20"/>
          <w:lang w:val="nl-BE"/>
        </w:rPr>
        <w:t>Stu</w:t>
      </w:r>
      <w:r w:rsidR="00D17291">
        <w:rPr>
          <w:rFonts w:cs="Arial"/>
          <w:sz w:val="20"/>
          <w:szCs w:val="20"/>
          <w:lang w:val="nl-BE"/>
        </w:rPr>
        <w:t>-</w:t>
      </w:r>
      <w:r>
        <w:rPr>
          <w:rFonts w:cs="Arial"/>
          <w:sz w:val="20"/>
          <w:szCs w:val="20"/>
          <w:lang w:val="nl-BE"/>
        </w:rPr>
        <w:t>die</w:t>
      </w:r>
      <w:r w:rsidR="00204A08">
        <w:rPr>
          <w:rFonts w:cs="Arial"/>
          <w:sz w:val="20"/>
          <w:szCs w:val="20"/>
          <w:lang w:val="nl-BE"/>
        </w:rPr>
        <w:t xml:space="preserve"> </w:t>
      </w:r>
      <w:r>
        <w:rPr>
          <w:rFonts w:cs="Arial"/>
          <w:sz w:val="20"/>
          <w:szCs w:val="20"/>
          <w:lang w:val="nl-BE"/>
        </w:rPr>
        <w:t>toe</w:t>
      </w:r>
      <w:r w:rsidR="00204A08">
        <w:rPr>
          <w:rFonts w:cs="Arial"/>
          <w:sz w:val="20"/>
          <w:szCs w:val="20"/>
          <w:lang w:val="nl-BE"/>
        </w:rPr>
        <w:t>r</w:t>
      </w:r>
      <w:r>
        <w:rPr>
          <w:rFonts w:cs="Arial"/>
          <w:sz w:val="20"/>
          <w:szCs w:val="20"/>
          <w:lang w:val="nl-BE"/>
        </w:rPr>
        <w:t>nooi</w:t>
      </w:r>
      <w:r w:rsidR="00D17291">
        <w:rPr>
          <w:rFonts w:cs="Arial"/>
          <w:sz w:val="20"/>
          <w:szCs w:val="20"/>
          <w:lang w:val="nl-BE"/>
        </w:rPr>
        <w:t xml:space="preserve"> </w:t>
      </w:r>
      <w:r w:rsidR="00F315B9">
        <w:rPr>
          <w:rFonts w:cs="Arial"/>
          <w:sz w:val="20"/>
          <w:szCs w:val="20"/>
          <w:lang w:val="nl-BE"/>
        </w:rPr>
        <w:t>‘</w:t>
      </w:r>
      <w:r w:rsidR="00D17291">
        <w:rPr>
          <w:rFonts w:cs="Arial"/>
          <w:sz w:val="20"/>
          <w:szCs w:val="20"/>
          <w:lang w:val="nl-BE"/>
        </w:rPr>
        <w:t>Schakend Nederland</w:t>
      </w:r>
      <w:r w:rsidR="00F315B9">
        <w:rPr>
          <w:rFonts w:cs="Arial"/>
          <w:sz w:val="20"/>
          <w:szCs w:val="20"/>
          <w:lang w:val="nl-BE"/>
        </w:rPr>
        <w:t>’</w:t>
      </w:r>
      <w:r w:rsidR="00D17291">
        <w:rPr>
          <w:rFonts w:cs="Arial"/>
          <w:sz w:val="20"/>
          <w:szCs w:val="20"/>
          <w:lang w:val="nl-BE"/>
        </w:rPr>
        <w:t xml:space="preserve"> 1966</w:t>
      </w:r>
      <w:r w:rsidR="00C14295">
        <w:rPr>
          <w:rFonts w:cs="Arial"/>
          <w:sz w:val="20"/>
          <w:szCs w:val="20"/>
          <w:lang w:val="nl-BE"/>
        </w:rPr>
        <w:t>: I. Vandecasteele.</w:t>
      </w:r>
      <w:r w:rsidR="004B0F23">
        <w:rPr>
          <w:rFonts w:cs="Arial"/>
          <w:sz w:val="20"/>
          <w:szCs w:val="20"/>
          <w:lang w:val="nl-BE"/>
        </w:rPr>
        <w:t xml:space="preserve"> </w:t>
      </w:r>
    </w:p>
    <w:p w14:paraId="34A3C055" w14:textId="77777777" w:rsidR="00131706" w:rsidRDefault="00131706" w:rsidP="006F3923">
      <w:pPr>
        <w:jc w:val="both"/>
        <w:rPr>
          <w:rFonts w:cs="Arial"/>
          <w:i/>
          <w:sz w:val="20"/>
          <w:szCs w:val="20"/>
          <w:lang w:val="nl-BE"/>
        </w:rPr>
      </w:pPr>
    </w:p>
    <w:p w14:paraId="091644AA" w14:textId="77777777" w:rsidR="00B3213B" w:rsidRDefault="00B3213B" w:rsidP="006F3923">
      <w:pPr>
        <w:jc w:val="both"/>
        <w:rPr>
          <w:rFonts w:cs="Arial"/>
          <w:sz w:val="20"/>
          <w:szCs w:val="20"/>
          <w:lang w:val="nl-BE"/>
        </w:rPr>
      </w:pPr>
    </w:p>
    <w:p w14:paraId="3654E1AF" w14:textId="77777777" w:rsidR="00B3213B" w:rsidRDefault="00B3213B" w:rsidP="006F3923">
      <w:pPr>
        <w:jc w:val="both"/>
        <w:rPr>
          <w:rFonts w:cs="Arial"/>
          <w:sz w:val="20"/>
          <w:szCs w:val="20"/>
          <w:lang w:val="nl-BE"/>
        </w:rPr>
      </w:pPr>
    </w:p>
    <w:p w14:paraId="7162CBB1" w14:textId="77777777" w:rsidR="00B3213B" w:rsidRDefault="00B3213B" w:rsidP="006F3923">
      <w:pPr>
        <w:jc w:val="both"/>
        <w:rPr>
          <w:rFonts w:cs="Arial"/>
          <w:sz w:val="20"/>
          <w:szCs w:val="20"/>
          <w:lang w:val="nl-BE"/>
        </w:rPr>
      </w:pPr>
    </w:p>
    <w:p w14:paraId="762D2C53" w14:textId="77777777" w:rsidR="00B3213B" w:rsidRDefault="00B3213B" w:rsidP="006F3923">
      <w:pPr>
        <w:jc w:val="both"/>
        <w:rPr>
          <w:rFonts w:cs="Arial"/>
          <w:sz w:val="20"/>
          <w:szCs w:val="20"/>
          <w:lang w:val="nl-BE"/>
        </w:rPr>
      </w:pPr>
    </w:p>
    <w:p w14:paraId="3E0A6310" w14:textId="77777777" w:rsidR="00B3213B" w:rsidRDefault="00B3213B" w:rsidP="006F3923">
      <w:pPr>
        <w:jc w:val="both"/>
        <w:rPr>
          <w:rFonts w:cs="Arial"/>
          <w:sz w:val="20"/>
          <w:szCs w:val="20"/>
          <w:lang w:val="nl-BE"/>
        </w:rPr>
      </w:pPr>
    </w:p>
    <w:p w14:paraId="2F8740D8" w14:textId="77777777" w:rsidR="00B3213B" w:rsidRDefault="00B3213B" w:rsidP="006F3923">
      <w:pPr>
        <w:jc w:val="both"/>
        <w:rPr>
          <w:rFonts w:cs="Arial"/>
          <w:sz w:val="20"/>
          <w:szCs w:val="20"/>
          <w:lang w:val="nl-BE"/>
        </w:rPr>
      </w:pPr>
    </w:p>
    <w:p w14:paraId="72CF64C0" w14:textId="77777777" w:rsidR="00B3213B" w:rsidRDefault="00B3213B" w:rsidP="006F3923">
      <w:pPr>
        <w:jc w:val="both"/>
        <w:rPr>
          <w:rFonts w:cs="Arial"/>
          <w:sz w:val="20"/>
          <w:szCs w:val="20"/>
          <w:lang w:val="nl-BE"/>
        </w:rPr>
      </w:pPr>
    </w:p>
    <w:p w14:paraId="19590221" w14:textId="77777777" w:rsidR="00B3213B" w:rsidRDefault="00B3213B" w:rsidP="006F3923">
      <w:pPr>
        <w:jc w:val="both"/>
        <w:rPr>
          <w:rFonts w:cs="Arial"/>
          <w:sz w:val="20"/>
          <w:szCs w:val="20"/>
          <w:lang w:val="nl-BE"/>
        </w:rPr>
      </w:pPr>
    </w:p>
    <w:p w14:paraId="06B36084" w14:textId="77777777" w:rsidR="00B3213B" w:rsidRDefault="00B3213B" w:rsidP="006F3923">
      <w:pPr>
        <w:jc w:val="both"/>
        <w:rPr>
          <w:rFonts w:cs="Arial"/>
          <w:sz w:val="20"/>
          <w:szCs w:val="20"/>
          <w:lang w:val="nl-BE"/>
        </w:rPr>
      </w:pPr>
    </w:p>
    <w:p w14:paraId="2A8A6818" w14:textId="77777777" w:rsidR="00B3213B" w:rsidRDefault="00B3213B" w:rsidP="006F3923">
      <w:pPr>
        <w:jc w:val="both"/>
        <w:rPr>
          <w:rFonts w:cs="Arial"/>
          <w:sz w:val="20"/>
          <w:szCs w:val="20"/>
          <w:lang w:val="nl-BE"/>
        </w:rPr>
      </w:pPr>
    </w:p>
    <w:p w14:paraId="1AC826C8" w14:textId="77777777" w:rsidR="00B3213B" w:rsidRDefault="00B3213B" w:rsidP="006F3923">
      <w:pPr>
        <w:jc w:val="both"/>
        <w:rPr>
          <w:rFonts w:cs="Arial"/>
          <w:sz w:val="20"/>
          <w:szCs w:val="20"/>
          <w:lang w:val="nl-BE"/>
        </w:rPr>
      </w:pPr>
    </w:p>
    <w:p w14:paraId="0B8473C4" w14:textId="77777777" w:rsidR="00B3213B" w:rsidRDefault="00B3213B" w:rsidP="006F3923">
      <w:pPr>
        <w:jc w:val="both"/>
        <w:rPr>
          <w:rFonts w:cs="Arial"/>
          <w:sz w:val="20"/>
          <w:szCs w:val="20"/>
          <w:lang w:val="nl-BE"/>
        </w:rPr>
      </w:pPr>
    </w:p>
    <w:p w14:paraId="7359E703" w14:textId="77777777" w:rsidR="00B3213B" w:rsidRDefault="00B3213B" w:rsidP="006F3923">
      <w:pPr>
        <w:jc w:val="both"/>
        <w:rPr>
          <w:rFonts w:cs="Arial"/>
          <w:sz w:val="20"/>
          <w:szCs w:val="20"/>
          <w:lang w:val="nl-BE"/>
        </w:rPr>
      </w:pPr>
    </w:p>
    <w:p w14:paraId="5B0062DD" w14:textId="77777777" w:rsidR="00B3213B" w:rsidRDefault="00B3213B" w:rsidP="006F3923">
      <w:pPr>
        <w:jc w:val="both"/>
        <w:rPr>
          <w:rFonts w:cs="Arial"/>
          <w:sz w:val="20"/>
          <w:szCs w:val="20"/>
          <w:lang w:val="nl-BE"/>
        </w:rPr>
      </w:pPr>
    </w:p>
    <w:p w14:paraId="38DD8D08" w14:textId="77777777" w:rsidR="00B3213B" w:rsidRDefault="00B3213B" w:rsidP="006F3923">
      <w:pPr>
        <w:jc w:val="both"/>
        <w:rPr>
          <w:rFonts w:cs="Arial"/>
          <w:sz w:val="20"/>
          <w:szCs w:val="20"/>
          <w:lang w:val="nl-BE"/>
        </w:rPr>
      </w:pPr>
    </w:p>
    <w:p w14:paraId="26783018" w14:textId="77777777" w:rsidR="00B3213B" w:rsidRDefault="00B3213B" w:rsidP="006F3923">
      <w:pPr>
        <w:jc w:val="both"/>
        <w:rPr>
          <w:rFonts w:cs="Arial"/>
          <w:sz w:val="20"/>
          <w:szCs w:val="20"/>
          <w:lang w:val="nl-BE"/>
        </w:rPr>
      </w:pPr>
    </w:p>
    <w:p w14:paraId="6BD9C76E" w14:textId="77777777" w:rsidR="00B3213B" w:rsidRDefault="00B3213B" w:rsidP="006F3923">
      <w:pPr>
        <w:jc w:val="both"/>
        <w:rPr>
          <w:rFonts w:cs="Arial"/>
          <w:sz w:val="20"/>
          <w:szCs w:val="20"/>
          <w:lang w:val="nl-BE"/>
        </w:rPr>
      </w:pPr>
    </w:p>
    <w:p w14:paraId="1CC4C871" w14:textId="77777777" w:rsidR="00B3213B" w:rsidRDefault="00B3213B" w:rsidP="006F3923">
      <w:pPr>
        <w:jc w:val="both"/>
        <w:rPr>
          <w:rFonts w:cs="Arial"/>
          <w:sz w:val="20"/>
          <w:szCs w:val="20"/>
          <w:lang w:val="nl-BE"/>
        </w:rPr>
      </w:pPr>
    </w:p>
    <w:p w14:paraId="444A45BB" w14:textId="77777777" w:rsidR="00B3213B" w:rsidRDefault="00B3213B" w:rsidP="006F3923">
      <w:pPr>
        <w:jc w:val="both"/>
        <w:rPr>
          <w:rFonts w:cs="Arial"/>
          <w:sz w:val="20"/>
          <w:szCs w:val="20"/>
          <w:lang w:val="nl-BE"/>
        </w:rPr>
      </w:pPr>
    </w:p>
    <w:p w14:paraId="7061F6FD" w14:textId="77777777" w:rsidR="00B3213B" w:rsidRDefault="00B3213B" w:rsidP="006F3923">
      <w:pPr>
        <w:jc w:val="both"/>
        <w:rPr>
          <w:rFonts w:cs="Arial"/>
          <w:sz w:val="20"/>
          <w:szCs w:val="20"/>
          <w:lang w:val="nl-BE"/>
        </w:rPr>
      </w:pPr>
    </w:p>
    <w:p w14:paraId="794D42DD" w14:textId="77777777" w:rsidR="00B3213B" w:rsidRDefault="00B3213B" w:rsidP="006F3923">
      <w:pPr>
        <w:jc w:val="both"/>
        <w:rPr>
          <w:rFonts w:cs="Arial"/>
          <w:sz w:val="20"/>
          <w:szCs w:val="20"/>
          <w:lang w:val="nl-BE"/>
        </w:rPr>
      </w:pPr>
    </w:p>
    <w:p w14:paraId="240B1B56" w14:textId="77777777" w:rsidR="00B3213B" w:rsidRDefault="00B3213B" w:rsidP="006F3923">
      <w:pPr>
        <w:jc w:val="both"/>
        <w:rPr>
          <w:rFonts w:cs="Arial"/>
          <w:sz w:val="20"/>
          <w:szCs w:val="20"/>
          <w:lang w:val="nl-BE"/>
        </w:rPr>
      </w:pPr>
    </w:p>
    <w:p w14:paraId="5924803E" w14:textId="77777777" w:rsidR="00576F7C" w:rsidRDefault="006F3923" w:rsidP="006F3923">
      <w:pPr>
        <w:jc w:val="both"/>
        <w:rPr>
          <w:rFonts w:cs="Arial"/>
          <w:i/>
          <w:sz w:val="20"/>
          <w:szCs w:val="20"/>
          <w:lang w:val="nl-BE"/>
        </w:rPr>
      </w:pPr>
      <w:r>
        <w:rPr>
          <w:rFonts w:cs="Arial"/>
          <w:sz w:val="20"/>
          <w:szCs w:val="20"/>
          <w:lang w:val="nl-BE"/>
        </w:rPr>
        <w:t xml:space="preserve">Enkele </w:t>
      </w:r>
      <w:r w:rsidR="00204A08">
        <w:rPr>
          <w:rFonts w:cs="Arial"/>
          <w:sz w:val="20"/>
          <w:szCs w:val="20"/>
          <w:lang w:val="nl-BE"/>
        </w:rPr>
        <w:t>maanden later schreef Freek</w:t>
      </w:r>
      <w:r>
        <w:rPr>
          <w:rFonts w:cs="Arial"/>
          <w:sz w:val="20"/>
          <w:szCs w:val="20"/>
          <w:lang w:val="nl-BE"/>
        </w:rPr>
        <w:t xml:space="preserve"> “</w:t>
      </w:r>
      <w:r>
        <w:rPr>
          <w:rFonts w:cs="Arial"/>
          <w:i/>
          <w:sz w:val="20"/>
          <w:szCs w:val="20"/>
          <w:lang w:val="nl-BE"/>
        </w:rPr>
        <w:t>Na de bezwaren beoor</w:t>
      </w:r>
      <w:r w:rsidR="00204A08">
        <w:rPr>
          <w:rFonts w:cs="Arial"/>
          <w:i/>
          <w:sz w:val="20"/>
          <w:szCs w:val="20"/>
          <w:lang w:val="nl-BE"/>
        </w:rPr>
        <w:t>-</w:t>
      </w:r>
      <w:r>
        <w:rPr>
          <w:rFonts w:cs="Arial"/>
          <w:i/>
          <w:sz w:val="20"/>
          <w:szCs w:val="20"/>
          <w:lang w:val="nl-BE"/>
        </w:rPr>
        <w:t xml:space="preserve">deeld te </w:t>
      </w:r>
      <w:r w:rsidR="00766713">
        <w:rPr>
          <w:rFonts w:cs="Arial"/>
          <w:i/>
          <w:sz w:val="20"/>
          <w:szCs w:val="20"/>
          <w:lang w:val="nl-BE"/>
        </w:rPr>
        <w:t>hebben die tegen de studie zij</w:t>
      </w:r>
      <w:r w:rsidR="005B79C8">
        <w:rPr>
          <w:rFonts w:cs="Arial"/>
          <w:i/>
          <w:sz w:val="20"/>
          <w:szCs w:val="20"/>
          <w:lang w:val="nl-BE"/>
        </w:rPr>
        <w:t>n geuit heeft de jury de definitieve</w:t>
      </w:r>
      <w:r w:rsidR="00204A08">
        <w:rPr>
          <w:rFonts w:cs="Arial"/>
          <w:i/>
          <w:sz w:val="20"/>
          <w:szCs w:val="20"/>
          <w:lang w:val="nl-BE"/>
        </w:rPr>
        <w:t xml:space="preserve"> </w:t>
      </w:r>
      <w:r w:rsidR="00E33E62">
        <w:rPr>
          <w:rFonts w:cs="Arial"/>
          <w:i/>
          <w:sz w:val="20"/>
          <w:szCs w:val="20"/>
          <w:lang w:val="nl-BE"/>
        </w:rPr>
        <w:t>uitslag als volgt vast</w:t>
      </w:r>
      <w:r w:rsidR="00204A08">
        <w:rPr>
          <w:rFonts w:cs="Arial"/>
          <w:i/>
          <w:sz w:val="20"/>
          <w:szCs w:val="20"/>
          <w:lang w:val="nl-BE"/>
        </w:rPr>
        <w:t>-</w:t>
      </w:r>
      <w:r w:rsidR="00E33E62">
        <w:rPr>
          <w:rFonts w:cs="Arial"/>
          <w:i/>
          <w:sz w:val="20"/>
          <w:szCs w:val="20"/>
          <w:lang w:val="nl-BE"/>
        </w:rPr>
        <w:t>gesteld</w:t>
      </w:r>
      <w:r w:rsidR="001929CE">
        <w:rPr>
          <w:rFonts w:cs="Arial"/>
          <w:i/>
          <w:sz w:val="20"/>
          <w:szCs w:val="20"/>
          <w:lang w:val="nl-BE"/>
        </w:rPr>
        <w:t xml:space="preserve">: </w:t>
      </w:r>
      <w:r w:rsidR="00E33E62" w:rsidRPr="00204A08">
        <w:rPr>
          <w:rFonts w:cs="Arial"/>
          <w:b/>
          <w:i/>
          <w:sz w:val="20"/>
          <w:szCs w:val="20"/>
          <w:lang w:val="nl-BE"/>
        </w:rPr>
        <w:t>Eer</w:t>
      </w:r>
      <w:r w:rsidR="00857BD2">
        <w:rPr>
          <w:rFonts w:cs="Arial"/>
          <w:b/>
          <w:i/>
          <w:sz w:val="20"/>
          <w:szCs w:val="20"/>
          <w:lang w:val="nl-BE"/>
        </w:rPr>
        <w:t>ste Eervolle V</w:t>
      </w:r>
      <w:r w:rsidR="00E33E62" w:rsidRPr="00204A08">
        <w:rPr>
          <w:rFonts w:cs="Arial"/>
          <w:b/>
          <w:i/>
          <w:sz w:val="20"/>
          <w:szCs w:val="20"/>
          <w:lang w:val="nl-BE"/>
        </w:rPr>
        <w:t>ermel</w:t>
      </w:r>
      <w:r w:rsidR="00204A08">
        <w:rPr>
          <w:rFonts w:cs="Arial"/>
          <w:b/>
          <w:i/>
          <w:sz w:val="20"/>
          <w:szCs w:val="20"/>
          <w:lang w:val="nl-BE"/>
        </w:rPr>
        <w:t>-</w:t>
      </w:r>
      <w:r w:rsidR="00E33E62" w:rsidRPr="00204A08">
        <w:rPr>
          <w:rFonts w:cs="Arial"/>
          <w:b/>
          <w:i/>
          <w:sz w:val="20"/>
          <w:szCs w:val="20"/>
          <w:lang w:val="nl-BE"/>
        </w:rPr>
        <w:t>ding</w:t>
      </w:r>
      <w:r w:rsidR="00204A08">
        <w:rPr>
          <w:rFonts w:cs="Arial"/>
          <w:i/>
          <w:sz w:val="20"/>
          <w:szCs w:val="20"/>
          <w:lang w:val="nl-BE"/>
        </w:rPr>
        <w:t>: I.Vande</w:t>
      </w:r>
      <w:r w:rsidR="007479AC">
        <w:rPr>
          <w:rFonts w:cs="Arial"/>
          <w:i/>
          <w:sz w:val="20"/>
          <w:szCs w:val="20"/>
          <w:lang w:val="nl-BE"/>
        </w:rPr>
        <w:t>casteele.”</w:t>
      </w:r>
    </w:p>
    <w:p w14:paraId="6858A7BB" w14:textId="77777777" w:rsidR="00D72CAD" w:rsidRDefault="00D72CAD" w:rsidP="006F3923">
      <w:pPr>
        <w:jc w:val="both"/>
        <w:rPr>
          <w:rFonts w:cs="Arial"/>
          <w:i/>
          <w:sz w:val="20"/>
          <w:szCs w:val="20"/>
          <w:lang w:val="nl-BE"/>
        </w:rPr>
      </w:pPr>
    </w:p>
    <w:p w14:paraId="2C27AFA4" w14:textId="77777777" w:rsidR="00D72CAD" w:rsidRPr="00D72CAD" w:rsidRDefault="00D72CAD" w:rsidP="006F3923">
      <w:pPr>
        <w:jc w:val="both"/>
        <w:rPr>
          <w:rFonts w:cs="Arial"/>
          <w:sz w:val="20"/>
          <w:szCs w:val="20"/>
          <w:lang w:val="nl-BE"/>
        </w:rPr>
      </w:pPr>
      <w:r>
        <w:rPr>
          <w:rFonts w:cs="Arial"/>
          <w:sz w:val="20"/>
          <w:szCs w:val="20"/>
          <w:lang w:val="nl-BE"/>
        </w:rPr>
        <w:t xml:space="preserve">Welke bezwaren werden </w:t>
      </w:r>
      <w:r w:rsidR="009039A3">
        <w:rPr>
          <w:rFonts w:cs="Arial"/>
          <w:sz w:val="20"/>
          <w:szCs w:val="20"/>
          <w:lang w:val="nl-BE"/>
        </w:rPr>
        <w:t>me niet mede</w:t>
      </w:r>
      <w:r>
        <w:rPr>
          <w:rFonts w:cs="Arial"/>
          <w:sz w:val="20"/>
          <w:szCs w:val="20"/>
          <w:lang w:val="nl-BE"/>
        </w:rPr>
        <w:t>gedeeld.</w:t>
      </w:r>
    </w:p>
    <w:p w14:paraId="0989DFFA" w14:textId="77777777" w:rsidR="00576F7C" w:rsidRDefault="00576F7C" w:rsidP="006F3923">
      <w:pPr>
        <w:jc w:val="both"/>
        <w:rPr>
          <w:rFonts w:cs="Arial"/>
          <w:i/>
          <w:sz w:val="20"/>
          <w:szCs w:val="20"/>
          <w:lang w:val="nl-BE"/>
        </w:rPr>
      </w:pPr>
    </w:p>
    <w:p w14:paraId="0962328B" w14:textId="77777777" w:rsidR="006F3923" w:rsidRDefault="006F3923" w:rsidP="006F3923">
      <w:pPr>
        <w:jc w:val="both"/>
        <w:rPr>
          <w:rFonts w:cs="Arial"/>
          <w:sz w:val="20"/>
          <w:szCs w:val="20"/>
          <w:lang w:val="nl-BE"/>
        </w:rPr>
      </w:pPr>
      <w:r>
        <w:rPr>
          <w:rFonts w:cs="Arial"/>
          <w:sz w:val="20"/>
          <w:szCs w:val="20"/>
          <w:lang w:val="nl-BE"/>
        </w:rPr>
        <w:t>Jaren</w:t>
      </w:r>
      <w:r w:rsidR="009A668E">
        <w:rPr>
          <w:rFonts w:cs="Arial"/>
          <w:sz w:val="20"/>
          <w:szCs w:val="20"/>
          <w:lang w:val="nl-BE"/>
        </w:rPr>
        <w:t xml:space="preserve"> later twijfelde Jarl Ulrichsen </w:t>
      </w:r>
      <w:r>
        <w:rPr>
          <w:rFonts w:cs="Arial"/>
          <w:sz w:val="20"/>
          <w:szCs w:val="20"/>
          <w:lang w:val="nl-BE"/>
        </w:rPr>
        <w:t>aan de correctheid van het minia-tuurtje wegens een mogelijke ne-venoplos</w:t>
      </w:r>
      <w:r w:rsidR="00825F68">
        <w:rPr>
          <w:rFonts w:cs="Arial"/>
          <w:sz w:val="20"/>
          <w:szCs w:val="20"/>
          <w:lang w:val="nl-BE"/>
        </w:rPr>
        <w:t xml:space="preserve">sing bij de eerste zet: 1.Pe4?. </w:t>
      </w:r>
      <w:r>
        <w:rPr>
          <w:rFonts w:cs="Arial"/>
          <w:sz w:val="20"/>
          <w:szCs w:val="20"/>
          <w:lang w:val="nl-BE"/>
        </w:rPr>
        <w:t>Om elke twijfel weg te ne</w:t>
      </w:r>
      <w:r w:rsidR="00825F68">
        <w:rPr>
          <w:rFonts w:cs="Arial"/>
          <w:sz w:val="20"/>
          <w:szCs w:val="20"/>
          <w:lang w:val="nl-BE"/>
        </w:rPr>
        <w:t>men ver</w:t>
      </w:r>
      <w:r>
        <w:rPr>
          <w:rFonts w:cs="Arial"/>
          <w:sz w:val="20"/>
          <w:szCs w:val="20"/>
          <w:lang w:val="nl-BE"/>
        </w:rPr>
        <w:t xml:space="preserve">plaatste ik dan de witte loper </w:t>
      </w:r>
      <w:r w:rsidR="00B3213B">
        <w:rPr>
          <w:rFonts w:cs="Arial"/>
          <w:sz w:val="20"/>
          <w:szCs w:val="20"/>
          <w:lang w:val="nl-BE"/>
        </w:rPr>
        <w:t xml:space="preserve">van </w:t>
      </w:r>
      <w:r w:rsidR="00B3213B" w:rsidRPr="00B3213B">
        <w:rPr>
          <w:rFonts w:cs="Arial"/>
          <w:b/>
          <w:sz w:val="20"/>
          <w:szCs w:val="20"/>
          <w:lang w:val="nl-BE"/>
        </w:rPr>
        <w:t xml:space="preserve">b6 </w:t>
      </w:r>
      <w:r w:rsidR="00B3213B">
        <w:rPr>
          <w:rFonts w:cs="Arial"/>
          <w:sz w:val="20"/>
          <w:szCs w:val="20"/>
          <w:lang w:val="nl-BE"/>
        </w:rPr>
        <w:t xml:space="preserve">naar </w:t>
      </w:r>
      <w:r w:rsidR="00B3213B" w:rsidRPr="00B3213B">
        <w:rPr>
          <w:rFonts w:cs="Arial"/>
          <w:b/>
          <w:sz w:val="20"/>
          <w:szCs w:val="20"/>
          <w:lang w:val="nl-BE"/>
        </w:rPr>
        <w:t>b2</w:t>
      </w:r>
      <w:r w:rsidR="00B3213B">
        <w:rPr>
          <w:rFonts w:cs="Arial"/>
          <w:sz w:val="20"/>
          <w:szCs w:val="20"/>
          <w:lang w:val="nl-BE"/>
        </w:rPr>
        <w:t>.</w:t>
      </w:r>
      <w:r w:rsidR="00551CED">
        <w:rPr>
          <w:rFonts w:cs="Arial"/>
          <w:sz w:val="20"/>
          <w:szCs w:val="20"/>
          <w:lang w:val="nl-BE"/>
        </w:rPr>
        <w:t xml:space="preserve"> </w:t>
      </w:r>
    </w:p>
    <w:p w14:paraId="1739C53B" w14:textId="77777777" w:rsidR="00825F68" w:rsidRDefault="00825F68" w:rsidP="006F3923">
      <w:pPr>
        <w:jc w:val="both"/>
        <w:rPr>
          <w:rFonts w:cs="Arial"/>
          <w:sz w:val="20"/>
          <w:szCs w:val="20"/>
          <w:lang w:val="nl-BE"/>
        </w:rPr>
      </w:pPr>
    </w:p>
    <w:p w14:paraId="1E502DE5" w14:textId="77777777" w:rsidR="00825F68" w:rsidRDefault="006F3923" w:rsidP="00B3213B">
      <w:pPr>
        <w:jc w:val="both"/>
        <w:rPr>
          <w:rFonts w:cs="Arial"/>
          <w:sz w:val="20"/>
          <w:szCs w:val="20"/>
          <w:lang w:val="nl-BE"/>
        </w:rPr>
      </w:pPr>
      <w:r>
        <w:rPr>
          <w:rFonts w:cs="Arial"/>
          <w:sz w:val="20"/>
          <w:szCs w:val="20"/>
          <w:lang w:val="nl-BE"/>
        </w:rPr>
        <w:t>Ik heb het geheel dan ook opge</w:t>
      </w:r>
      <w:r w:rsidR="00E33E62">
        <w:rPr>
          <w:rFonts w:cs="Arial"/>
          <w:sz w:val="20"/>
          <w:szCs w:val="20"/>
          <w:lang w:val="nl-BE"/>
        </w:rPr>
        <w:t>-</w:t>
      </w:r>
      <w:r w:rsidR="00B3213B">
        <w:rPr>
          <w:rFonts w:cs="Arial"/>
          <w:sz w:val="20"/>
          <w:szCs w:val="20"/>
          <w:lang w:val="nl-BE"/>
        </w:rPr>
        <w:t>dragen aan de opmerkzama Noor.</w:t>
      </w:r>
    </w:p>
    <w:p w14:paraId="04FD6C48" w14:textId="77777777" w:rsidR="00B3213B" w:rsidRPr="00576F7C" w:rsidRDefault="00B3213B" w:rsidP="00B3213B">
      <w:pPr>
        <w:jc w:val="both"/>
        <w:rPr>
          <w:rFonts w:cs="Arial"/>
          <w:i/>
          <w:sz w:val="20"/>
          <w:szCs w:val="20"/>
          <w:lang w:val="nl-BE" w:eastAsia="nl-BE"/>
        </w:rPr>
      </w:pPr>
    </w:p>
    <w:p w14:paraId="092FC194" w14:textId="77777777" w:rsidR="006F3923" w:rsidRDefault="006F3923" w:rsidP="00C526D4">
      <w:pPr>
        <w:spacing w:line="190" w:lineRule="exact"/>
        <w:jc w:val="center"/>
        <w:rPr>
          <w:rFonts w:cs="Arial"/>
          <w:b/>
          <w:sz w:val="20"/>
          <w:szCs w:val="20"/>
          <w:lang w:val="nl-BE"/>
        </w:rPr>
      </w:pPr>
      <w:r>
        <w:rPr>
          <w:rFonts w:ascii="Times New Roman" w:hAnsi="Times New Roman"/>
          <w:b/>
          <w:lang w:val="nl-BE" w:eastAsia="nl-BE"/>
        </w:rPr>
        <w:br w:type="page"/>
      </w:r>
      <w:r w:rsidR="00993226">
        <w:rPr>
          <w:rFonts w:cs="Arial"/>
          <w:b/>
          <w:sz w:val="20"/>
          <w:szCs w:val="20"/>
          <w:lang w:val="nl-BE"/>
        </w:rPr>
        <w:lastRenderedPageBreak/>
        <w:t xml:space="preserve">- </w:t>
      </w:r>
      <w:r w:rsidR="0090165F">
        <w:rPr>
          <w:rFonts w:cs="Arial"/>
          <w:b/>
          <w:sz w:val="20"/>
          <w:szCs w:val="20"/>
          <w:lang w:val="nl-BE"/>
        </w:rPr>
        <w:t>178</w:t>
      </w:r>
      <w:r>
        <w:rPr>
          <w:rFonts w:cs="Arial"/>
          <w:b/>
          <w:sz w:val="20"/>
          <w:szCs w:val="20"/>
          <w:lang w:val="nl-BE"/>
        </w:rPr>
        <w:t xml:space="preserve"> -</w:t>
      </w:r>
    </w:p>
    <w:p w14:paraId="0821FFD2" w14:textId="77777777" w:rsidR="006F3923" w:rsidRDefault="006F3923" w:rsidP="006F3923">
      <w:pPr>
        <w:spacing w:line="190" w:lineRule="exact"/>
        <w:jc w:val="center"/>
        <w:rPr>
          <w:rFonts w:cs="Arial"/>
          <w:b/>
          <w:sz w:val="20"/>
          <w:szCs w:val="20"/>
          <w:lang w:val="nl-BE"/>
        </w:rPr>
      </w:pPr>
    </w:p>
    <w:p w14:paraId="1B5FBF7B"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EBUR, </w:t>
      </w:r>
      <w:r>
        <w:rPr>
          <w:rFonts w:cs="Arial"/>
          <w:sz w:val="20"/>
          <w:szCs w:val="20"/>
          <w:lang w:val="nl-BE"/>
        </w:rPr>
        <w:t>2001</w:t>
      </w:r>
    </w:p>
    <w:p w14:paraId="4341A142" w14:textId="77777777" w:rsidR="006F3923" w:rsidRDefault="006F3923" w:rsidP="006F3923">
      <w:pPr>
        <w:spacing w:line="190" w:lineRule="exact"/>
        <w:jc w:val="center"/>
        <w:rPr>
          <w:rFonts w:cs="Arial"/>
          <w:sz w:val="20"/>
          <w:szCs w:val="20"/>
          <w:lang w:val="nl-BE"/>
        </w:rPr>
      </w:pPr>
    </w:p>
    <w:p w14:paraId="47D43712" w14:textId="77777777" w:rsidR="006F3923" w:rsidRDefault="006F3923" w:rsidP="006F3923">
      <w:pPr>
        <w:jc w:val="center"/>
        <w:rPr>
          <w:rFonts w:cs="Arial"/>
          <w:sz w:val="20"/>
          <w:szCs w:val="20"/>
          <w:lang w:val="nl-BE"/>
        </w:rPr>
      </w:pPr>
      <w:r>
        <w:rPr>
          <w:lang w:val="nl-BE"/>
        </w:rPr>
        <w:object w:dxaOrig="4579" w:dyaOrig="4577" w14:anchorId="5D06410A">
          <v:shape id="_x0000_i1193" type="#_x0000_t75" style="width:161.15pt;height:159.5pt" o:ole="">
            <v:imagedata r:id="rId357" o:title=""/>
          </v:shape>
          <o:OLEObject Type="Embed" ProgID="CorelDRAW.Graphic.12" ShapeID="_x0000_i1193" DrawAspect="Content" ObjectID="_1587467586" r:id="rId358"/>
        </w:object>
      </w:r>
    </w:p>
    <w:p w14:paraId="33517C11" w14:textId="77777777" w:rsidR="00125DE3" w:rsidRDefault="00125DE3" w:rsidP="007C23C4">
      <w:pPr>
        <w:rPr>
          <w:rFonts w:cs="Arial"/>
          <w:b/>
        </w:rPr>
      </w:pPr>
    </w:p>
    <w:p w14:paraId="58115970" w14:textId="77777777" w:rsidR="006F3923" w:rsidRPr="001513C2" w:rsidRDefault="006F3923" w:rsidP="007C23C4">
      <w:pPr>
        <w:rPr>
          <w:rFonts w:cs="Arial"/>
          <w:sz w:val="20"/>
          <w:szCs w:val="20"/>
        </w:rPr>
      </w:pPr>
      <w:r w:rsidRPr="001513C2">
        <w:rPr>
          <w:rFonts w:cs="Arial"/>
          <w:b/>
        </w:rPr>
        <w:t>+</w:t>
      </w:r>
      <w:r w:rsidRPr="001513C2">
        <w:rPr>
          <w:rFonts w:cs="Arial"/>
          <w:sz w:val="20"/>
          <w:szCs w:val="20"/>
        </w:rPr>
        <w:t xml:space="preserve">                              3111.01 c3c8</w:t>
      </w:r>
    </w:p>
    <w:p w14:paraId="2CA0FF8C" w14:textId="77777777" w:rsidR="006F3923" w:rsidRPr="001513C2" w:rsidRDefault="006F3923" w:rsidP="006F3923">
      <w:pPr>
        <w:jc w:val="both"/>
        <w:rPr>
          <w:rFonts w:cs="Arial"/>
          <w:sz w:val="20"/>
          <w:szCs w:val="20"/>
        </w:rPr>
      </w:pPr>
    </w:p>
    <w:p w14:paraId="377859E1" w14:textId="77777777" w:rsidR="00047E3B" w:rsidRPr="001513C2" w:rsidRDefault="006F3923" w:rsidP="006F3923">
      <w:pPr>
        <w:jc w:val="both"/>
        <w:rPr>
          <w:rFonts w:cs="Arial"/>
          <w:b/>
          <w:sz w:val="20"/>
          <w:szCs w:val="20"/>
        </w:rPr>
      </w:pPr>
      <w:r w:rsidRPr="001513C2">
        <w:rPr>
          <w:rFonts w:cs="Arial"/>
          <w:b/>
          <w:sz w:val="20"/>
          <w:szCs w:val="20"/>
        </w:rPr>
        <w:tab/>
        <w:t xml:space="preserve">1.Pd4+ </w:t>
      </w:r>
      <w:r w:rsidR="003733BA" w:rsidRPr="001513C2">
        <w:rPr>
          <w:rFonts w:cs="Arial"/>
          <w:b/>
          <w:sz w:val="20"/>
          <w:szCs w:val="20"/>
        </w:rPr>
        <w:tab/>
      </w:r>
      <w:r w:rsidR="003733BA" w:rsidRPr="001513C2">
        <w:rPr>
          <w:rFonts w:cs="Arial"/>
          <w:b/>
          <w:sz w:val="20"/>
          <w:szCs w:val="20"/>
        </w:rPr>
        <w:tab/>
        <w:t>Kb8</w:t>
      </w:r>
    </w:p>
    <w:p w14:paraId="1F1CD32C" w14:textId="77777777" w:rsidR="006D6AD0" w:rsidRPr="001513C2" w:rsidRDefault="00AF6752" w:rsidP="006F3923">
      <w:pPr>
        <w:jc w:val="both"/>
        <w:rPr>
          <w:rFonts w:cs="Arial"/>
          <w:b/>
          <w:sz w:val="20"/>
          <w:szCs w:val="20"/>
        </w:rPr>
      </w:pPr>
      <w:r w:rsidRPr="001513C2">
        <w:rPr>
          <w:rFonts w:cs="Arial"/>
          <w:b/>
          <w:sz w:val="20"/>
          <w:szCs w:val="20"/>
        </w:rPr>
        <w:t xml:space="preserve"> </w:t>
      </w:r>
    </w:p>
    <w:p w14:paraId="2FDE0EEF" w14:textId="77777777" w:rsidR="006D6AD0" w:rsidRPr="006D6AD0" w:rsidRDefault="006D6AD0" w:rsidP="006F3923">
      <w:pPr>
        <w:jc w:val="both"/>
        <w:rPr>
          <w:rFonts w:cs="Arial"/>
          <w:b/>
          <w:i/>
          <w:sz w:val="20"/>
          <w:szCs w:val="20"/>
          <w:lang w:val="en-GB"/>
        </w:rPr>
      </w:pPr>
      <w:r w:rsidRPr="006D6AD0">
        <w:rPr>
          <w:rFonts w:cs="Arial"/>
          <w:b/>
          <w:i/>
          <w:sz w:val="20"/>
          <w:szCs w:val="20"/>
          <w:lang w:val="en-GB"/>
        </w:rPr>
        <w:t>Variant A</w:t>
      </w:r>
    </w:p>
    <w:p w14:paraId="74EFB964" w14:textId="77777777" w:rsidR="007B5E7C" w:rsidRPr="006D6AD0" w:rsidRDefault="006F3923" w:rsidP="006D6AD0">
      <w:pPr>
        <w:jc w:val="both"/>
        <w:rPr>
          <w:rFonts w:cs="Arial"/>
          <w:b/>
          <w:sz w:val="20"/>
          <w:szCs w:val="20"/>
          <w:lang w:val="en-GB"/>
        </w:rPr>
      </w:pPr>
      <w:r w:rsidRPr="006D6AD0">
        <w:rPr>
          <w:rFonts w:cs="Arial"/>
          <w:b/>
          <w:sz w:val="20"/>
          <w:szCs w:val="20"/>
          <w:lang w:val="en-GB"/>
        </w:rPr>
        <w:t xml:space="preserve"> </w:t>
      </w:r>
      <w:r w:rsidR="006D6AD0">
        <w:rPr>
          <w:rFonts w:cs="Arial"/>
          <w:b/>
          <w:sz w:val="20"/>
          <w:szCs w:val="20"/>
          <w:lang w:val="en-GB"/>
        </w:rPr>
        <w:tab/>
      </w:r>
      <w:r w:rsidR="008F70EA">
        <w:rPr>
          <w:rFonts w:cs="Arial"/>
          <w:b/>
          <w:sz w:val="20"/>
          <w:szCs w:val="20"/>
          <w:lang w:val="en-GB"/>
        </w:rPr>
        <w:t>2T</w:t>
      </w:r>
      <w:r w:rsidR="00466323">
        <w:rPr>
          <w:rFonts w:cs="Arial"/>
          <w:b/>
          <w:sz w:val="20"/>
          <w:szCs w:val="20"/>
          <w:lang w:val="en-GB"/>
        </w:rPr>
        <w:t>d8</w:t>
      </w:r>
      <w:r w:rsidR="004D759B">
        <w:rPr>
          <w:rFonts w:cs="Arial"/>
          <w:b/>
          <w:sz w:val="20"/>
          <w:szCs w:val="20"/>
          <w:lang w:val="en-GB"/>
        </w:rPr>
        <w:t>+</w:t>
      </w:r>
      <w:r w:rsidR="00466323">
        <w:rPr>
          <w:rFonts w:cs="Arial"/>
          <w:b/>
          <w:sz w:val="20"/>
          <w:szCs w:val="20"/>
          <w:lang w:val="en-GB"/>
        </w:rPr>
        <w:tab/>
      </w:r>
      <w:r w:rsidR="00466323">
        <w:rPr>
          <w:rFonts w:cs="Arial"/>
          <w:b/>
          <w:sz w:val="20"/>
          <w:szCs w:val="20"/>
          <w:lang w:val="en-GB"/>
        </w:rPr>
        <w:tab/>
        <w:t>Kc7</w:t>
      </w:r>
    </w:p>
    <w:p w14:paraId="2BA837FA" w14:textId="77777777" w:rsidR="00134A62" w:rsidRPr="001513C2" w:rsidRDefault="00134A62" w:rsidP="007B5E7C">
      <w:pPr>
        <w:ind w:firstLine="708"/>
        <w:jc w:val="both"/>
        <w:rPr>
          <w:rFonts w:cs="Arial"/>
          <w:b/>
          <w:sz w:val="20"/>
          <w:szCs w:val="20"/>
          <w:lang w:val="nl-BE"/>
        </w:rPr>
      </w:pPr>
      <w:r w:rsidRPr="001513C2">
        <w:rPr>
          <w:rFonts w:cs="Arial"/>
          <w:b/>
          <w:sz w:val="20"/>
          <w:szCs w:val="20"/>
          <w:lang w:val="nl-BE"/>
        </w:rPr>
        <w:t>3.Pe6</w:t>
      </w:r>
      <w:r w:rsidR="00B20A69" w:rsidRPr="001513C2">
        <w:rPr>
          <w:rFonts w:cs="Arial"/>
          <w:b/>
          <w:sz w:val="20"/>
          <w:szCs w:val="20"/>
          <w:lang w:val="nl-BE"/>
        </w:rPr>
        <w:t>+</w:t>
      </w:r>
      <w:r w:rsidRPr="001513C2">
        <w:rPr>
          <w:rFonts w:cs="Arial"/>
          <w:b/>
          <w:sz w:val="20"/>
          <w:szCs w:val="20"/>
          <w:lang w:val="nl-BE"/>
        </w:rPr>
        <w:tab/>
      </w:r>
      <w:r w:rsidRPr="001513C2">
        <w:rPr>
          <w:rFonts w:cs="Arial"/>
          <w:b/>
          <w:sz w:val="20"/>
          <w:szCs w:val="20"/>
          <w:lang w:val="nl-BE"/>
        </w:rPr>
        <w:tab/>
        <w:t>Kb7</w:t>
      </w:r>
    </w:p>
    <w:p w14:paraId="6F783507" w14:textId="77777777" w:rsidR="00134A62" w:rsidRPr="001513C2" w:rsidRDefault="00134A62" w:rsidP="007B5E7C">
      <w:pPr>
        <w:ind w:firstLine="708"/>
        <w:jc w:val="both"/>
        <w:rPr>
          <w:rFonts w:cs="Arial"/>
          <w:b/>
          <w:sz w:val="20"/>
          <w:szCs w:val="20"/>
          <w:lang w:val="nl-BE"/>
        </w:rPr>
      </w:pPr>
      <w:r w:rsidRPr="001513C2">
        <w:rPr>
          <w:rFonts w:cs="Arial"/>
          <w:b/>
          <w:sz w:val="20"/>
          <w:szCs w:val="20"/>
          <w:lang w:val="nl-BE"/>
        </w:rPr>
        <w:t>4.Lf3+</w:t>
      </w:r>
      <w:r w:rsidRPr="001513C2">
        <w:rPr>
          <w:rFonts w:cs="Arial"/>
          <w:b/>
          <w:sz w:val="20"/>
          <w:szCs w:val="20"/>
          <w:lang w:val="nl-BE"/>
        </w:rPr>
        <w:tab/>
      </w:r>
      <w:r w:rsidRPr="001513C2">
        <w:rPr>
          <w:rFonts w:cs="Arial"/>
          <w:b/>
          <w:sz w:val="20"/>
          <w:szCs w:val="20"/>
          <w:lang w:val="nl-BE"/>
        </w:rPr>
        <w:tab/>
        <w:t>Ka6</w:t>
      </w:r>
    </w:p>
    <w:p w14:paraId="71974B1F" w14:textId="77777777" w:rsidR="00AF6752" w:rsidRPr="001513C2" w:rsidRDefault="005E16D7" w:rsidP="005E16D7">
      <w:pPr>
        <w:ind w:firstLine="708"/>
        <w:jc w:val="both"/>
        <w:rPr>
          <w:rFonts w:cs="Arial"/>
          <w:b/>
          <w:sz w:val="20"/>
          <w:szCs w:val="20"/>
          <w:lang w:val="nl-BE"/>
        </w:rPr>
      </w:pPr>
      <w:r w:rsidRPr="001513C2">
        <w:rPr>
          <w:rFonts w:cs="Arial"/>
          <w:b/>
          <w:sz w:val="20"/>
          <w:szCs w:val="20"/>
          <w:lang w:val="nl-BE"/>
        </w:rPr>
        <w:t>5.Tc8</w:t>
      </w:r>
      <w:r w:rsidRPr="001513C2">
        <w:rPr>
          <w:rFonts w:cs="Arial"/>
          <w:b/>
          <w:sz w:val="20"/>
          <w:szCs w:val="20"/>
          <w:lang w:val="nl-BE"/>
        </w:rPr>
        <w:tab/>
      </w:r>
      <w:r w:rsidRPr="001513C2">
        <w:rPr>
          <w:rFonts w:cs="Arial"/>
          <w:b/>
          <w:sz w:val="20"/>
          <w:szCs w:val="20"/>
          <w:lang w:val="nl-BE"/>
        </w:rPr>
        <w:tab/>
      </w:r>
    </w:p>
    <w:p w14:paraId="5429CE96" w14:textId="77777777" w:rsidR="00047E3B" w:rsidRDefault="00047E3B" w:rsidP="00047E3B">
      <w:pPr>
        <w:jc w:val="both"/>
        <w:rPr>
          <w:rFonts w:cs="Arial"/>
          <w:sz w:val="20"/>
          <w:szCs w:val="20"/>
          <w:lang w:val="nl-BE"/>
        </w:rPr>
      </w:pPr>
      <w:r w:rsidRPr="00047E3B">
        <w:rPr>
          <w:rFonts w:cs="Arial"/>
          <w:sz w:val="20"/>
          <w:szCs w:val="20"/>
          <w:lang w:val="nl-BE"/>
        </w:rPr>
        <w:t>5.Ta8+? Kb5 6.Tc8 Ka5 7.Pc7 Dg7+</w:t>
      </w:r>
      <w:r w:rsidR="000F5597">
        <w:rPr>
          <w:rFonts w:cs="Arial"/>
          <w:sz w:val="20"/>
          <w:szCs w:val="20"/>
          <w:lang w:val="nl-BE"/>
        </w:rPr>
        <w:t xml:space="preserve"> is een onnodige omweg van één zet. </w:t>
      </w:r>
      <w:r w:rsidR="005E16D7">
        <w:rPr>
          <w:rFonts w:cs="Arial"/>
          <w:sz w:val="20"/>
          <w:szCs w:val="20"/>
          <w:lang w:val="nl-BE"/>
        </w:rPr>
        <w:t>Men zie:</w:t>
      </w:r>
    </w:p>
    <w:p w14:paraId="62E720BD" w14:textId="77777777" w:rsidR="005E16D7" w:rsidRDefault="005E16D7" w:rsidP="00047E3B">
      <w:pPr>
        <w:jc w:val="both"/>
        <w:rPr>
          <w:rFonts w:cs="Arial"/>
          <w:b/>
          <w:sz w:val="20"/>
          <w:szCs w:val="20"/>
          <w:lang w:val="nl-BE"/>
        </w:rPr>
      </w:pPr>
      <w:r>
        <w:rPr>
          <w:rFonts w:cs="Arial"/>
          <w:sz w:val="20"/>
          <w:szCs w:val="20"/>
          <w:lang w:val="nl-BE"/>
        </w:rPr>
        <w:tab/>
      </w:r>
      <w:r>
        <w:rPr>
          <w:rFonts w:cs="Arial"/>
          <w:b/>
          <w:sz w:val="20"/>
          <w:szCs w:val="20"/>
          <w:lang w:val="nl-BE"/>
        </w:rPr>
        <w:t>5…</w:t>
      </w:r>
      <w:r>
        <w:rPr>
          <w:rFonts w:cs="Arial"/>
          <w:b/>
          <w:sz w:val="20"/>
          <w:szCs w:val="20"/>
          <w:lang w:val="nl-BE"/>
        </w:rPr>
        <w:tab/>
      </w:r>
      <w:r>
        <w:rPr>
          <w:rFonts w:cs="Arial"/>
          <w:b/>
          <w:sz w:val="20"/>
          <w:szCs w:val="20"/>
          <w:lang w:val="nl-BE"/>
        </w:rPr>
        <w:tab/>
        <w:t xml:space="preserve">Ka5 </w:t>
      </w:r>
    </w:p>
    <w:p w14:paraId="57DFE11A" w14:textId="77777777" w:rsidR="005E16D7" w:rsidRPr="005E16D7" w:rsidRDefault="005E16D7" w:rsidP="00047E3B">
      <w:pPr>
        <w:jc w:val="both"/>
        <w:rPr>
          <w:rFonts w:cs="Arial"/>
          <w:sz w:val="20"/>
          <w:szCs w:val="20"/>
          <w:lang w:val="nl-BE"/>
        </w:rPr>
      </w:pPr>
      <w:r>
        <w:rPr>
          <w:rFonts w:cs="Arial"/>
          <w:sz w:val="20"/>
          <w:szCs w:val="20"/>
          <w:lang w:val="nl-BE"/>
        </w:rPr>
        <w:t>5...Kb5? 6.Le2+ Ka4 7.Ta8+ Da7 8.Txa7+ en mat.</w:t>
      </w:r>
    </w:p>
    <w:p w14:paraId="42CB989B" w14:textId="77777777" w:rsidR="00134A62" w:rsidRPr="005E16D7" w:rsidRDefault="005E16D7" w:rsidP="00AF6752">
      <w:pPr>
        <w:jc w:val="both"/>
        <w:rPr>
          <w:rFonts w:cs="Arial"/>
          <w:b/>
          <w:sz w:val="20"/>
          <w:szCs w:val="20"/>
          <w:lang w:val="nl-BE"/>
        </w:rPr>
      </w:pPr>
      <w:r>
        <w:rPr>
          <w:rFonts w:cs="Arial"/>
          <w:b/>
          <w:sz w:val="20"/>
          <w:szCs w:val="20"/>
          <w:lang w:val="nl-BE"/>
        </w:rPr>
        <w:tab/>
        <w:t>6.Pc7</w:t>
      </w:r>
      <w:r>
        <w:rPr>
          <w:rFonts w:cs="Arial"/>
          <w:b/>
          <w:sz w:val="20"/>
          <w:szCs w:val="20"/>
          <w:lang w:val="nl-BE"/>
        </w:rPr>
        <w:tab/>
      </w:r>
      <w:r>
        <w:rPr>
          <w:rFonts w:cs="Arial"/>
          <w:b/>
          <w:sz w:val="20"/>
          <w:szCs w:val="20"/>
          <w:lang w:val="nl-BE"/>
        </w:rPr>
        <w:tab/>
      </w:r>
      <w:r w:rsidR="00134A62" w:rsidRPr="005E16D7">
        <w:rPr>
          <w:rFonts w:cs="Arial"/>
          <w:b/>
          <w:sz w:val="20"/>
          <w:szCs w:val="20"/>
          <w:lang w:val="nl-BE"/>
        </w:rPr>
        <w:t>Dg7+</w:t>
      </w:r>
    </w:p>
    <w:p w14:paraId="17AA5D4F" w14:textId="77777777" w:rsidR="005E16D7" w:rsidRDefault="005E16D7" w:rsidP="005E16D7">
      <w:pPr>
        <w:ind w:firstLine="708"/>
        <w:jc w:val="both"/>
        <w:rPr>
          <w:rFonts w:cs="Arial"/>
          <w:b/>
          <w:sz w:val="20"/>
          <w:szCs w:val="20"/>
          <w:lang w:val="nl-BE"/>
        </w:rPr>
      </w:pPr>
      <w:r>
        <w:rPr>
          <w:rFonts w:cs="Arial"/>
          <w:b/>
          <w:sz w:val="20"/>
          <w:szCs w:val="20"/>
          <w:lang w:val="nl-BE"/>
        </w:rPr>
        <w:t>7.Kb3</w:t>
      </w:r>
      <w:r>
        <w:rPr>
          <w:rFonts w:cs="Arial"/>
          <w:b/>
          <w:sz w:val="20"/>
          <w:szCs w:val="20"/>
          <w:lang w:val="nl-BE"/>
        </w:rPr>
        <w:tab/>
      </w:r>
      <w:r>
        <w:rPr>
          <w:rFonts w:cs="Arial"/>
          <w:b/>
          <w:sz w:val="20"/>
          <w:szCs w:val="20"/>
          <w:lang w:val="nl-BE"/>
        </w:rPr>
        <w:tab/>
        <w:t>b5</w:t>
      </w:r>
    </w:p>
    <w:p w14:paraId="7DCA61DC" w14:textId="77777777" w:rsidR="00134A62" w:rsidRPr="005E16D7" w:rsidRDefault="00134A62" w:rsidP="003733BA">
      <w:pPr>
        <w:ind w:firstLine="708"/>
        <w:jc w:val="both"/>
        <w:rPr>
          <w:rFonts w:cs="Arial"/>
          <w:b/>
          <w:sz w:val="20"/>
          <w:szCs w:val="20"/>
          <w:lang w:val="nl-BE"/>
        </w:rPr>
      </w:pPr>
      <w:r w:rsidRPr="005E16D7">
        <w:rPr>
          <w:rFonts w:cs="Arial"/>
          <w:b/>
          <w:sz w:val="20"/>
          <w:szCs w:val="20"/>
          <w:lang w:val="nl-BE"/>
        </w:rPr>
        <w:t>8.Ta8+</w:t>
      </w:r>
      <w:r w:rsidRPr="005E16D7">
        <w:rPr>
          <w:rFonts w:cs="Arial"/>
          <w:b/>
          <w:sz w:val="20"/>
          <w:szCs w:val="20"/>
          <w:lang w:val="nl-BE"/>
        </w:rPr>
        <w:tab/>
      </w:r>
      <w:r w:rsidRPr="005E16D7">
        <w:rPr>
          <w:rFonts w:cs="Arial"/>
          <w:b/>
          <w:sz w:val="20"/>
          <w:szCs w:val="20"/>
          <w:lang w:val="nl-BE"/>
        </w:rPr>
        <w:tab/>
        <w:t>Kb6</w:t>
      </w:r>
    </w:p>
    <w:p w14:paraId="58191DAC" w14:textId="77777777" w:rsidR="00134A62" w:rsidRPr="005E16D7" w:rsidRDefault="00134A62" w:rsidP="007B5E7C">
      <w:pPr>
        <w:ind w:firstLine="708"/>
        <w:jc w:val="both"/>
        <w:rPr>
          <w:rFonts w:cs="Arial"/>
          <w:b/>
          <w:sz w:val="20"/>
          <w:szCs w:val="20"/>
          <w:lang w:val="nl-BE"/>
        </w:rPr>
      </w:pPr>
      <w:r w:rsidRPr="005E16D7">
        <w:rPr>
          <w:rFonts w:cs="Arial"/>
          <w:b/>
          <w:sz w:val="20"/>
          <w:szCs w:val="20"/>
          <w:lang w:val="nl-BE"/>
        </w:rPr>
        <w:t>9.Tb8+</w:t>
      </w:r>
      <w:r w:rsidRPr="005E16D7">
        <w:rPr>
          <w:rFonts w:cs="Arial"/>
          <w:b/>
          <w:sz w:val="20"/>
          <w:szCs w:val="20"/>
          <w:lang w:val="nl-BE"/>
        </w:rPr>
        <w:tab/>
      </w:r>
      <w:r w:rsidRPr="005E16D7">
        <w:rPr>
          <w:rFonts w:cs="Arial"/>
          <w:b/>
          <w:sz w:val="20"/>
          <w:szCs w:val="20"/>
          <w:lang w:val="nl-BE"/>
        </w:rPr>
        <w:tab/>
        <w:t>Kxc7</w:t>
      </w:r>
    </w:p>
    <w:p w14:paraId="569426ED" w14:textId="77777777" w:rsidR="00AE49E6" w:rsidRPr="001513C2" w:rsidRDefault="00134A62" w:rsidP="005E16D7">
      <w:pPr>
        <w:jc w:val="both"/>
        <w:rPr>
          <w:rFonts w:cs="Arial"/>
          <w:b/>
          <w:sz w:val="20"/>
          <w:szCs w:val="20"/>
        </w:rPr>
      </w:pPr>
      <w:r w:rsidRPr="005E16D7">
        <w:rPr>
          <w:rFonts w:cs="Arial"/>
          <w:b/>
          <w:sz w:val="20"/>
          <w:szCs w:val="20"/>
          <w:lang w:val="nl-BE"/>
        </w:rPr>
        <w:t xml:space="preserve">          </w:t>
      </w:r>
      <w:r w:rsidR="005E16D7">
        <w:rPr>
          <w:rFonts w:cs="Arial"/>
          <w:b/>
          <w:sz w:val="20"/>
          <w:szCs w:val="20"/>
          <w:lang w:val="nl-BE"/>
        </w:rPr>
        <w:t xml:space="preserve"> </w:t>
      </w:r>
      <w:r w:rsidR="00AE49E6" w:rsidRPr="001513C2">
        <w:rPr>
          <w:rFonts w:cs="Arial"/>
          <w:b/>
          <w:sz w:val="20"/>
          <w:szCs w:val="20"/>
        </w:rPr>
        <w:t>10.Tb7+</w:t>
      </w:r>
      <w:r w:rsidR="005E16D7" w:rsidRPr="001513C2">
        <w:rPr>
          <w:rFonts w:cs="Arial"/>
          <w:b/>
          <w:sz w:val="20"/>
          <w:szCs w:val="20"/>
        </w:rPr>
        <w:tab/>
      </w:r>
      <w:r w:rsidR="00AE49E6" w:rsidRPr="001513C2">
        <w:rPr>
          <w:rFonts w:cs="Arial"/>
          <w:b/>
          <w:sz w:val="20"/>
          <w:szCs w:val="20"/>
        </w:rPr>
        <w:tab/>
      </w:r>
      <w:r w:rsidRPr="001513C2">
        <w:rPr>
          <w:rFonts w:cs="Arial"/>
          <w:b/>
          <w:sz w:val="20"/>
          <w:szCs w:val="20"/>
        </w:rPr>
        <w:t>Kd6</w:t>
      </w:r>
    </w:p>
    <w:p w14:paraId="0CA62AF7" w14:textId="77777777" w:rsidR="00134A62" w:rsidRPr="001513C2" w:rsidRDefault="005E16D7" w:rsidP="006F3923">
      <w:pPr>
        <w:jc w:val="both"/>
        <w:rPr>
          <w:rFonts w:cs="Arial"/>
          <w:b/>
          <w:sz w:val="20"/>
          <w:szCs w:val="20"/>
        </w:rPr>
      </w:pPr>
      <w:r w:rsidRPr="001513C2">
        <w:rPr>
          <w:rFonts w:cs="Arial"/>
          <w:b/>
          <w:sz w:val="20"/>
          <w:szCs w:val="20"/>
        </w:rPr>
        <w:t xml:space="preserve">           </w:t>
      </w:r>
      <w:r w:rsidR="00134A62" w:rsidRPr="001513C2">
        <w:rPr>
          <w:rFonts w:cs="Arial"/>
          <w:b/>
          <w:sz w:val="20"/>
          <w:szCs w:val="20"/>
        </w:rPr>
        <w:t>11.Txg7</w:t>
      </w:r>
    </w:p>
    <w:p w14:paraId="5DCB098A" w14:textId="77777777" w:rsidR="00AA29BD" w:rsidRPr="001513C2" w:rsidRDefault="00AA29BD" w:rsidP="006F3923">
      <w:pPr>
        <w:jc w:val="both"/>
        <w:rPr>
          <w:rFonts w:cs="Arial"/>
          <w:sz w:val="20"/>
          <w:szCs w:val="20"/>
        </w:rPr>
      </w:pPr>
      <w:r w:rsidRPr="001513C2">
        <w:rPr>
          <w:rFonts w:cs="Arial"/>
          <w:sz w:val="20"/>
          <w:szCs w:val="20"/>
        </w:rPr>
        <w:t>Wit wint.</w:t>
      </w:r>
    </w:p>
    <w:p w14:paraId="5139DBBB" w14:textId="77777777" w:rsidR="00AA29BD" w:rsidRPr="001513C2" w:rsidRDefault="00AA29BD" w:rsidP="006F3923">
      <w:pPr>
        <w:jc w:val="both"/>
        <w:rPr>
          <w:rFonts w:cs="Arial"/>
          <w:i/>
          <w:sz w:val="20"/>
          <w:szCs w:val="20"/>
        </w:rPr>
      </w:pPr>
    </w:p>
    <w:p w14:paraId="33AF84A7" w14:textId="77777777" w:rsidR="003733BA" w:rsidRPr="001513C2" w:rsidRDefault="003733BA" w:rsidP="006F3923">
      <w:pPr>
        <w:jc w:val="both"/>
        <w:rPr>
          <w:rFonts w:cs="Arial"/>
          <w:b/>
          <w:i/>
          <w:sz w:val="20"/>
          <w:szCs w:val="20"/>
        </w:rPr>
      </w:pPr>
    </w:p>
    <w:p w14:paraId="6F80CDD6" w14:textId="77777777" w:rsidR="003733BA" w:rsidRDefault="003733BA" w:rsidP="006F3923">
      <w:pPr>
        <w:jc w:val="both"/>
        <w:rPr>
          <w:rFonts w:cs="Arial"/>
          <w:b/>
          <w:i/>
          <w:sz w:val="20"/>
          <w:szCs w:val="20"/>
        </w:rPr>
      </w:pPr>
    </w:p>
    <w:p w14:paraId="3B657C69" w14:textId="77777777" w:rsidR="003733BA" w:rsidRPr="001513C2" w:rsidRDefault="003733BA" w:rsidP="006F3923">
      <w:pPr>
        <w:jc w:val="both"/>
        <w:rPr>
          <w:rFonts w:cs="Arial"/>
          <w:b/>
          <w:i/>
          <w:sz w:val="20"/>
          <w:szCs w:val="20"/>
        </w:rPr>
      </w:pPr>
    </w:p>
    <w:p w14:paraId="3F6290C0" w14:textId="77777777" w:rsidR="003733BA" w:rsidRPr="001513C2" w:rsidRDefault="003733BA" w:rsidP="006F3923">
      <w:pPr>
        <w:jc w:val="both"/>
        <w:rPr>
          <w:rFonts w:cs="Arial"/>
          <w:b/>
          <w:i/>
          <w:sz w:val="20"/>
          <w:szCs w:val="20"/>
        </w:rPr>
      </w:pPr>
    </w:p>
    <w:p w14:paraId="4357EFF7" w14:textId="77777777" w:rsidR="006F3923" w:rsidRPr="001513C2" w:rsidRDefault="006D6AD0" w:rsidP="006F3923">
      <w:pPr>
        <w:jc w:val="both"/>
        <w:rPr>
          <w:rFonts w:cs="Arial"/>
          <w:b/>
          <w:i/>
          <w:sz w:val="20"/>
          <w:szCs w:val="20"/>
        </w:rPr>
      </w:pPr>
      <w:r w:rsidRPr="001513C2">
        <w:rPr>
          <w:rFonts w:cs="Arial"/>
          <w:b/>
          <w:i/>
          <w:sz w:val="20"/>
          <w:szCs w:val="20"/>
        </w:rPr>
        <w:t>Variant B</w:t>
      </w:r>
    </w:p>
    <w:p w14:paraId="1F9DA4E2" w14:textId="77777777" w:rsidR="006F3923" w:rsidRPr="001513C2" w:rsidRDefault="006F3923" w:rsidP="006F3923">
      <w:pPr>
        <w:jc w:val="both"/>
        <w:rPr>
          <w:rFonts w:cs="Arial"/>
          <w:b/>
          <w:sz w:val="20"/>
          <w:szCs w:val="20"/>
        </w:rPr>
      </w:pPr>
      <w:r w:rsidRPr="001513C2">
        <w:rPr>
          <w:rFonts w:cs="Arial"/>
          <w:b/>
          <w:sz w:val="20"/>
          <w:szCs w:val="20"/>
        </w:rPr>
        <w:t xml:space="preserve">             2.Td8+ </w:t>
      </w:r>
      <w:r w:rsidRPr="001513C2">
        <w:rPr>
          <w:rFonts w:cs="Arial"/>
          <w:b/>
          <w:sz w:val="20"/>
          <w:szCs w:val="20"/>
        </w:rPr>
        <w:tab/>
        <w:t xml:space="preserve">Kc7 </w:t>
      </w:r>
    </w:p>
    <w:p w14:paraId="7DCB36E2" w14:textId="77777777" w:rsidR="006F3923" w:rsidRPr="001513C2" w:rsidRDefault="006F3923" w:rsidP="006F3923">
      <w:pPr>
        <w:jc w:val="both"/>
        <w:rPr>
          <w:rFonts w:cs="Arial"/>
          <w:b/>
          <w:sz w:val="20"/>
          <w:szCs w:val="20"/>
        </w:rPr>
      </w:pPr>
      <w:r w:rsidRPr="001513C2">
        <w:rPr>
          <w:rFonts w:cs="Arial"/>
          <w:b/>
          <w:sz w:val="20"/>
          <w:szCs w:val="20"/>
        </w:rPr>
        <w:t xml:space="preserve">             3.Pe6+ </w:t>
      </w:r>
      <w:r w:rsidRPr="001513C2">
        <w:rPr>
          <w:rFonts w:cs="Arial"/>
          <w:b/>
          <w:sz w:val="20"/>
          <w:szCs w:val="20"/>
        </w:rPr>
        <w:tab/>
        <w:t xml:space="preserve">Kc6 </w:t>
      </w:r>
    </w:p>
    <w:p w14:paraId="7805728F" w14:textId="77777777" w:rsidR="006F3923" w:rsidRDefault="006F3923" w:rsidP="006F3923">
      <w:pPr>
        <w:jc w:val="both"/>
        <w:rPr>
          <w:rFonts w:cs="Arial"/>
          <w:sz w:val="20"/>
          <w:szCs w:val="20"/>
          <w:lang w:val="nl-BE"/>
        </w:rPr>
      </w:pPr>
      <w:r w:rsidRPr="001513C2">
        <w:rPr>
          <w:rFonts w:cs="Arial"/>
          <w:sz w:val="20"/>
          <w:szCs w:val="20"/>
        </w:rPr>
        <w:t>3...Kb7</w:t>
      </w:r>
      <w:r w:rsidR="005F497C" w:rsidRPr="001513C2">
        <w:rPr>
          <w:rFonts w:cs="Arial"/>
          <w:sz w:val="20"/>
          <w:szCs w:val="20"/>
        </w:rPr>
        <w:t>?</w:t>
      </w:r>
      <w:r w:rsidRPr="001513C2">
        <w:rPr>
          <w:rFonts w:cs="Arial"/>
          <w:sz w:val="20"/>
          <w:szCs w:val="20"/>
        </w:rPr>
        <w:t xml:space="preserve"> faalt op 4.Lf3+ Ka6 5.Ta8+ Kb5 6.Tc8 Da7 7.Pd4+ Ka4</w:t>
      </w:r>
      <w:r w:rsidR="00313CB4" w:rsidRPr="001513C2">
        <w:rPr>
          <w:rFonts w:cs="Arial"/>
          <w:sz w:val="20"/>
          <w:szCs w:val="20"/>
        </w:rPr>
        <w:t xml:space="preserve"> </w:t>
      </w:r>
      <w:r w:rsidR="00313CB4" w:rsidRPr="001513C2">
        <w:rPr>
          <w:rFonts w:cs="Arial"/>
          <w:i/>
          <w:sz w:val="20"/>
          <w:szCs w:val="20"/>
        </w:rPr>
        <w:t>(7…Ka6 8.Ta8 Dxa</w:t>
      </w:r>
      <w:r w:rsidR="000D19C4" w:rsidRPr="001513C2">
        <w:rPr>
          <w:rFonts w:cs="Arial"/>
          <w:i/>
          <w:sz w:val="20"/>
          <w:szCs w:val="20"/>
        </w:rPr>
        <w:t>8 9.Lxa8</w:t>
      </w:r>
      <w:r w:rsidR="00313CB4" w:rsidRPr="001513C2">
        <w:rPr>
          <w:rFonts w:cs="Arial"/>
          <w:i/>
          <w:sz w:val="20"/>
          <w:szCs w:val="20"/>
        </w:rPr>
        <w:t>.)</w:t>
      </w:r>
      <w:r w:rsidRPr="001513C2">
        <w:rPr>
          <w:rFonts w:cs="Arial"/>
          <w:sz w:val="20"/>
          <w:szCs w:val="20"/>
        </w:rPr>
        <w:t xml:space="preserve"> </w:t>
      </w:r>
      <w:r>
        <w:rPr>
          <w:rFonts w:cs="Arial"/>
          <w:sz w:val="20"/>
          <w:szCs w:val="20"/>
          <w:lang w:val="nl-BE"/>
        </w:rPr>
        <w:t xml:space="preserve">8.Tc4+ Ka3(5) Pb5(c6)+, en op de volgende zet wordt de dame ge-nomen. </w:t>
      </w:r>
    </w:p>
    <w:p w14:paraId="0408DEE6" w14:textId="77777777" w:rsidR="006F3923" w:rsidRDefault="006F3923" w:rsidP="006F3923">
      <w:pPr>
        <w:ind w:firstLine="708"/>
        <w:jc w:val="both"/>
        <w:rPr>
          <w:rFonts w:cs="Arial"/>
          <w:b/>
          <w:sz w:val="20"/>
          <w:szCs w:val="20"/>
          <w:lang w:val="nl-BE"/>
        </w:rPr>
      </w:pPr>
      <w:r>
        <w:rPr>
          <w:rFonts w:cs="Arial"/>
          <w:b/>
          <w:sz w:val="20"/>
          <w:szCs w:val="20"/>
          <w:lang w:val="nl-BE"/>
        </w:rPr>
        <w:t xml:space="preserve">4.Lf3+ </w:t>
      </w:r>
      <w:r>
        <w:rPr>
          <w:rFonts w:cs="Arial"/>
          <w:b/>
          <w:sz w:val="20"/>
          <w:szCs w:val="20"/>
          <w:lang w:val="nl-BE"/>
        </w:rPr>
        <w:tab/>
      </w:r>
      <w:r>
        <w:rPr>
          <w:rFonts w:cs="Arial"/>
          <w:b/>
          <w:sz w:val="20"/>
          <w:szCs w:val="20"/>
          <w:lang w:val="nl-BE"/>
        </w:rPr>
        <w:tab/>
        <w:t xml:space="preserve">Kb5 </w:t>
      </w:r>
    </w:p>
    <w:p w14:paraId="635BD646" w14:textId="77777777" w:rsidR="006F3923" w:rsidRDefault="006F3923" w:rsidP="006F3923">
      <w:pPr>
        <w:jc w:val="both"/>
        <w:rPr>
          <w:rFonts w:cs="Arial"/>
          <w:b/>
          <w:sz w:val="20"/>
          <w:szCs w:val="20"/>
          <w:lang w:val="nl-BE"/>
        </w:rPr>
      </w:pPr>
      <w:r>
        <w:rPr>
          <w:rFonts w:cs="Arial"/>
          <w:b/>
          <w:sz w:val="20"/>
          <w:szCs w:val="20"/>
          <w:lang w:val="nl-BE"/>
        </w:rPr>
        <w:tab/>
        <w:t xml:space="preserve">5.Pd4+ </w:t>
      </w:r>
      <w:r>
        <w:rPr>
          <w:rFonts w:cs="Arial"/>
          <w:b/>
          <w:sz w:val="20"/>
          <w:szCs w:val="20"/>
          <w:lang w:val="nl-BE"/>
        </w:rPr>
        <w:tab/>
      </w:r>
      <w:r>
        <w:rPr>
          <w:rFonts w:cs="Arial"/>
          <w:b/>
          <w:sz w:val="20"/>
          <w:szCs w:val="20"/>
          <w:lang w:val="nl-BE"/>
        </w:rPr>
        <w:tab/>
        <w:t xml:space="preserve">Ka6 </w:t>
      </w:r>
    </w:p>
    <w:p w14:paraId="55382886" w14:textId="77777777" w:rsidR="006F3923" w:rsidRDefault="006F3923" w:rsidP="006F3923">
      <w:pPr>
        <w:jc w:val="both"/>
        <w:rPr>
          <w:rFonts w:cs="Arial"/>
          <w:b/>
          <w:sz w:val="20"/>
          <w:szCs w:val="20"/>
          <w:lang w:val="nl-BE"/>
        </w:rPr>
      </w:pPr>
      <w:r>
        <w:rPr>
          <w:rFonts w:cs="Arial"/>
          <w:b/>
          <w:sz w:val="20"/>
          <w:szCs w:val="20"/>
          <w:lang w:val="nl-BE"/>
        </w:rPr>
        <w:tab/>
        <w:t xml:space="preserve">6.Ta8+ </w:t>
      </w:r>
      <w:r>
        <w:rPr>
          <w:rFonts w:cs="Arial"/>
          <w:b/>
          <w:sz w:val="20"/>
          <w:szCs w:val="20"/>
          <w:lang w:val="nl-BE"/>
        </w:rPr>
        <w:tab/>
      </w:r>
      <w:r>
        <w:rPr>
          <w:rFonts w:cs="Arial"/>
          <w:b/>
          <w:sz w:val="20"/>
          <w:szCs w:val="20"/>
          <w:lang w:val="nl-BE"/>
        </w:rPr>
        <w:tab/>
        <w:t xml:space="preserve">Da7 </w:t>
      </w:r>
    </w:p>
    <w:p w14:paraId="66778880" w14:textId="77777777" w:rsidR="006F3923" w:rsidRDefault="006F3923" w:rsidP="006F3923">
      <w:pPr>
        <w:jc w:val="both"/>
        <w:rPr>
          <w:rFonts w:cs="Arial"/>
          <w:b/>
          <w:sz w:val="20"/>
          <w:szCs w:val="20"/>
          <w:lang w:val="nl-BE"/>
        </w:rPr>
      </w:pPr>
      <w:r>
        <w:rPr>
          <w:rFonts w:cs="Arial"/>
          <w:b/>
          <w:sz w:val="20"/>
          <w:szCs w:val="20"/>
          <w:lang w:val="nl-BE"/>
        </w:rPr>
        <w:tab/>
        <w:t xml:space="preserve">7.Txa7+ </w:t>
      </w:r>
      <w:r>
        <w:rPr>
          <w:rFonts w:cs="Arial"/>
          <w:b/>
          <w:sz w:val="20"/>
          <w:szCs w:val="20"/>
          <w:lang w:val="nl-BE"/>
        </w:rPr>
        <w:tab/>
        <w:t>Kxa7</w:t>
      </w:r>
    </w:p>
    <w:p w14:paraId="12BC7EF4" w14:textId="77777777" w:rsidR="006F3923" w:rsidRDefault="006F3923" w:rsidP="006F3923">
      <w:pPr>
        <w:jc w:val="both"/>
        <w:rPr>
          <w:rFonts w:cs="Arial"/>
          <w:sz w:val="20"/>
          <w:szCs w:val="20"/>
          <w:lang w:val="nl-BE"/>
        </w:rPr>
      </w:pPr>
      <w:r>
        <w:rPr>
          <w:rFonts w:cs="Arial"/>
          <w:sz w:val="20"/>
          <w:szCs w:val="20"/>
          <w:lang w:val="nl-BE"/>
        </w:rPr>
        <w:t>En ook hier zijn loper en paard voldoende voor de winst.</w:t>
      </w:r>
    </w:p>
    <w:p w14:paraId="645F120F" w14:textId="77777777" w:rsidR="003004EB" w:rsidRDefault="003004EB" w:rsidP="006F3923">
      <w:pPr>
        <w:jc w:val="both"/>
        <w:rPr>
          <w:rFonts w:cs="Arial"/>
          <w:sz w:val="20"/>
          <w:szCs w:val="20"/>
          <w:lang w:val="nl-BE"/>
        </w:rPr>
      </w:pPr>
    </w:p>
    <w:p w14:paraId="2E44A4DD" w14:textId="77777777" w:rsidR="003004EB" w:rsidRDefault="003004EB" w:rsidP="006F3923">
      <w:pPr>
        <w:jc w:val="both"/>
        <w:rPr>
          <w:rFonts w:cs="Arial"/>
          <w:sz w:val="20"/>
          <w:szCs w:val="20"/>
          <w:lang w:val="nl-BE"/>
        </w:rPr>
      </w:pPr>
      <w:r>
        <w:rPr>
          <w:rFonts w:cs="Arial"/>
          <w:sz w:val="20"/>
          <w:szCs w:val="20"/>
          <w:lang w:val="nl-BE"/>
        </w:rPr>
        <w:t xml:space="preserve">In deze studie </w:t>
      </w:r>
      <w:r w:rsidR="00123978">
        <w:rPr>
          <w:rFonts w:cs="Arial"/>
          <w:sz w:val="20"/>
          <w:szCs w:val="20"/>
          <w:lang w:val="nl-BE"/>
        </w:rPr>
        <w:t>is de eerste zet: 1.Pd4+,</w:t>
      </w:r>
      <w:r w:rsidR="003B1B89">
        <w:rPr>
          <w:rFonts w:cs="Arial"/>
          <w:sz w:val="20"/>
          <w:szCs w:val="20"/>
          <w:lang w:val="nl-BE"/>
        </w:rPr>
        <w:t xml:space="preserve"> </w:t>
      </w:r>
      <w:r w:rsidR="00123978">
        <w:rPr>
          <w:rFonts w:cs="Arial"/>
          <w:sz w:val="20"/>
          <w:szCs w:val="20"/>
          <w:lang w:val="nl-BE"/>
        </w:rPr>
        <w:t>moeilijk te vinden.</w:t>
      </w:r>
    </w:p>
    <w:p w14:paraId="1A757CD7" w14:textId="77777777" w:rsidR="00F0608C" w:rsidRDefault="00F0608C" w:rsidP="006F3923">
      <w:pPr>
        <w:jc w:val="both"/>
        <w:rPr>
          <w:rFonts w:cs="Arial"/>
          <w:sz w:val="20"/>
          <w:szCs w:val="20"/>
          <w:lang w:val="nl-BE"/>
        </w:rPr>
      </w:pPr>
    </w:p>
    <w:p w14:paraId="284313AE" w14:textId="77777777" w:rsidR="006F3923" w:rsidRDefault="006F3923" w:rsidP="006F3923">
      <w:pPr>
        <w:spacing w:line="220" w:lineRule="exact"/>
        <w:jc w:val="both"/>
        <w:rPr>
          <w:rFonts w:cs="Arial"/>
          <w:sz w:val="20"/>
          <w:szCs w:val="20"/>
          <w:lang w:val="nl-BE"/>
        </w:rPr>
      </w:pPr>
    </w:p>
    <w:p w14:paraId="3056D04E" w14:textId="77777777" w:rsidR="00525AAC" w:rsidRDefault="00525AAC" w:rsidP="006F3923">
      <w:pPr>
        <w:spacing w:line="220" w:lineRule="exact"/>
        <w:jc w:val="both"/>
        <w:rPr>
          <w:rFonts w:cs="Arial"/>
          <w:sz w:val="20"/>
          <w:szCs w:val="20"/>
          <w:lang w:val="nl-BE"/>
        </w:rPr>
      </w:pPr>
    </w:p>
    <w:p w14:paraId="0D820EDD" w14:textId="77777777" w:rsidR="00525AAC" w:rsidRDefault="00525AAC" w:rsidP="006F3923">
      <w:pPr>
        <w:spacing w:line="220" w:lineRule="exact"/>
        <w:jc w:val="both"/>
        <w:rPr>
          <w:rFonts w:cs="Arial"/>
          <w:sz w:val="20"/>
          <w:szCs w:val="20"/>
          <w:lang w:val="nl-BE"/>
        </w:rPr>
      </w:pPr>
    </w:p>
    <w:p w14:paraId="5180F58C" w14:textId="77777777" w:rsidR="00134A62" w:rsidRDefault="00134A62" w:rsidP="006F3923">
      <w:pPr>
        <w:spacing w:line="220" w:lineRule="exact"/>
        <w:jc w:val="both"/>
        <w:rPr>
          <w:rFonts w:cs="Arial"/>
          <w:sz w:val="20"/>
          <w:szCs w:val="20"/>
          <w:lang w:val="nl-BE"/>
        </w:rPr>
      </w:pPr>
    </w:p>
    <w:p w14:paraId="5B58DDB7" w14:textId="77777777" w:rsidR="00134A62" w:rsidRDefault="00134A62" w:rsidP="006F3923">
      <w:pPr>
        <w:spacing w:line="220" w:lineRule="exact"/>
        <w:jc w:val="both"/>
        <w:rPr>
          <w:rFonts w:cs="Arial"/>
          <w:sz w:val="20"/>
          <w:szCs w:val="20"/>
          <w:lang w:val="nl-BE"/>
        </w:rPr>
      </w:pPr>
    </w:p>
    <w:p w14:paraId="7B3E97DC" w14:textId="77777777" w:rsidR="00134A62" w:rsidRDefault="00134A62" w:rsidP="006F3923">
      <w:pPr>
        <w:spacing w:line="220" w:lineRule="exact"/>
        <w:jc w:val="both"/>
        <w:rPr>
          <w:rFonts w:cs="Arial"/>
          <w:sz w:val="20"/>
          <w:szCs w:val="20"/>
          <w:lang w:val="nl-BE"/>
        </w:rPr>
      </w:pPr>
    </w:p>
    <w:p w14:paraId="2B54BFB8" w14:textId="77777777" w:rsidR="00134A62" w:rsidRDefault="00134A62" w:rsidP="006F3923">
      <w:pPr>
        <w:spacing w:line="220" w:lineRule="exact"/>
        <w:jc w:val="both"/>
        <w:rPr>
          <w:rFonts w:cs="Arial"/>
          <w:sz w:val="20"/>
          <w:szCs w:val="20"/>
          <w:lang w:val="nl-BE"/>
        </w:rPr>
      </w:pPr>
    </w:p>
    <w:p w14:paraId="6D4BC5CA" w14:textId="77777777" w:rsidR="00134A62" w:rsidRDefault="00134A62" w:rsidP="006F3923">
      <w:pPr>
        <w:spacing w:line="220" w:lineRule="exact"/>
        <w:jc w:val="both"/>
        <w:rPr>
          <w:rFonts w:cs="Arial"/>
          <w:sz w:val="20"/>
          <w:szCs w:val="20"/>
          <w:lang w:val="nl-BE"/>
        </w:rPr>
      </w:pPr>
    </w:p>
    <w:p w14:paraId="0EEFCF52" w14:textId="77777777" w:rsidR="00134A62" w:rsidRDefault="00134A62" w:rsidP="006F3923">
      <w:pPr>
        <w:spacing w:line="220" w:lineRule="exact"/>
        <w:jc w:val="both"/>
        <w:rPr>
          <w:rFonts w:cs="Arial"/>
          <w:sz w:val="20"/>
          <w:szCs w:val="20"/>
          <w:lang w:val="nl-BE"/>
        </w:rPr>
      </w:pPr>
    </w:p>
    <w:p w14:paraId="20F136DC" w14:textId="77777777" w:rsidR="00134A62" w:rsidRDefault="00134A62" w:rsidP="006F3923">
      <w:pPr>
        <w:spacing w:line="220" w:lineRule="exact"/>
        <w:jc w:val="both"/>
        <w:rPr>
          <w:rFonts w:cs="Arial"/>
          <w:sz w:val="20"/>
          <w:szCs w:val="20"/>
          <w:lang w:val="nl-BE"/>
        </w:rPr>
      </w:pPr>
    </w:p>
    <w:p w14:paraId="60D266FE" w14:textId="77777777" w:rsidR="00134A62" w:rsidRDefault="00134A62" w:rsidP="006F3923">
      <w:pPr>
        <w:spacing w:line="220" w:lineRule="exact"/>
        <w:jc w:val="both"/>
        <w:rPr>
          <w:rFonts w:cs="Arial"/>
          <w:sz w:val="20"/>
          <w:szCs w:val="20"/>
          <w:lang w:val="nl-BE"/>
        </w:rPr>
      </w:pPr>
    </w:p>
    <w:p w14:paraId="02C60CA6" w14:textId="77777777" w:rsidR="00134A62" w:rsidRDefault="00134A62" w:rsidP="006F3923">
      <w:pPr>
        <w:spacing w:line="220" w:lineRule="exact"/>
        <w:jc w:val="both"/>
        <w:rPr>
          <w:rFonts w:cs="Arial"/>
          <w:sz w:val="20"/>
          <w:szCs w:val="20"/>
          <w:lang w:val="nl-BE"/>
        </w:rPr>
      </w:pPr>
    </w:p>
    <w:p w14:paraId="02DFDEC7" w14:textId="77777777" w:rsidR="00134A62" w:rsidRDefault="00134A62" w:rsidP="006F3923">
      <w:pPr>
        <w:spacing w:line="220" w:lineRule="exact"/>
        <w:jc w:val="both"/>
        <w:rPr>
          <w:rFonts w:cs="Arial"/>
          <w:sz w:val="20"/>
          <w:szCs w:val="20"/>
          <w:lang w:val="nl-BE"/>
        </w:rPr>
      </w:pPr>
    </w:p>
    <w:p w14:paraId="61721AB0" w14:textId="77777777" w:rsidR="00134A62" w:rsidRDefault="00134A62" w:rsidP="006F3923">
      <w:pPr>
        <w:spacing w:line="220" w:lineRule="exact"/>
        <w:jc w:val="both"/>
        <w:rPr>
          <w:rFonts w:cs="Arial"/>
          <w:sz w:val="20"/>
          <w:szCs w:val="20"/>
          <w:lang w:val="nl-BE"/>
        </w:rPr>
      </w:pPr>
    </w:p>
    <w:p w14:paraId="7176AAB8" w14:textId="77777777" w:rsidR="00134A62" w:rsidRDefault="00134A62" w:rsidP="006F3923">
      <w:pPr>
        <w:spacing w:line="220" w:lineRule="exact"/>
        <w:jc w:val="both"/>
        <w:rPr>
          <w:rFonts w:cs="Arial"/>
          <w:sz w:val="20"/>
          <w:szCs w:val="20"/>
          <w:lang w:val="nl-BE"/>
        </w:rPr>
      </w:pPr>
    </w:p>
    <w:p w14:paraId="708056C4" w14:textId="77777777" w:rsidR="00134A62" w:rsidRDefault="00134A62" w:rsidP="006F3923">
      <w:pPr>
        <w:spacing w:line="220" w:lineRule="exact"/>
        <w:jc w:val="both"/>
        <w:rPr>
          <w:rFonts w:cs="Arial"/>
          <w:sz w:val="20"/>
          <w:szCs w:val="20"/>
          <w:lang w:val="nl-BE"/>
        </w:rPr>
      </w:pPr>
    </w:p>
    <w:p w14:paraId="068D9C36" w14:textId="77777777" w:rsidR="00134A62" w:rsidRDefault="00134A62" w:rsidP="006F3923">
      <w:pPr>
        <w:spacing w:line="220" w:lineRule="exact"/>
        <w:jc w:val="both"/>
        <w:rPr>
          <w:rFonts w:cs="Arial"/>
          <w:sz w:val="20"/>
          <w:szCs w:val="20"/>
          <w:lang w:val="nl-BE"/>
        </w:rPr>
      </w:pPr>
    </w:p>
    <w:p w14:paraId="01AE729A" w14:textId="77777777" w:rsidR="00134A62" w:rsidRDefault="00134A62" w:rsidP="006F3923">
      <w:pPr>
        <w:spacing w:line="220" w:lineRule="exact"/>
        <w:jc w:val="both"/>
        <w:rPr>
          <w:rFonts w:cs="Arial"/>
          <w:sz w:val="20"/>
          <w:szCs w:val="20"/>
          <w:lang w:val="nl-BE"/>
        </w:rPr>
      </w:pPr>
    </w:p>
    <w:p w14:paraId="1C6F2D27" w14:textId="77777777" w:rsidR="00134A62" w:rsidRDefault="00134A62" w:rsidP="006F3923">
      <w:pPr>
        <w:spacing w:line="220" w:lineRule="exact"/>
        <w:jc w:val="both"/>
        <w:rPr>
          <w:rFonts w:cs="Arial"/>
          <w:sz w:val="20"/>
          <w:szCs w:val="20"/>
          <w:lang w:val="nl-BE"/>
        </w:rPr>
      </w:pPr>
    </w:p>
    <w:p w14:paraId="7023F547" w14:textId="77777777" w:rsidR="00134A62" w:rsidRDefault="00134A62" w:rsidP="006F3923">
      <w:pPr>
        <w:spacing w:line="220" w:lineRule="exact"/>
        <w:jc w:val="both"/>
        <w:rPr>
          <w:rFonts w:cs="Arial"/>
          <w:sz w:val="20"/>
          <w:szCs w:val="20"/>
          <w:lang w:val="nl-BE"/>
        </w:rPr>
      </w:pPr>
    </w:p>
    <w:p w14:paraId="2E8599E8" w14:textId="77777777" w:rsidR="003733BA" w:rsidRDefault="003733BA" w:rsidP="006F3923">
      <w:pPr>
        <w:spacing w:line="220" w:lineRule="exact"/>
        <w:jc w:val="both"/>
        <w:rPr>
          <w:rFonts w:cs="Arial"/>
          <w:sz w:val="20"/>
          <w:szCs w:val="20"/>
          <w:lang w:val="nl-BE"/>
        </w:rPr>
      </w:pPr>
    </w:p>
    <w:p w14:paraId="566E2F86" w14:textId="77777777" w:rsidR="003733BA" w:rsidRDefault="003733BA" w:rsidP="006F3923">
      <w:pPr>
        <w:spacing w:line="220" w:lineRule="exact"/>
        <w:jc w:val="both"/>
        <w:rPr>
          <w:rFonts w:cs="Arial"/>
          <w:sz w:val="20"/>
          <w:szCs w:val="20"/>
          <w:lang w:val="nl-BE"/>
        </w:rPr>
      </w:pPr>
    </w:p>
    <w:p w14:paraId="5C220424" w14:textId="77777777" w:rsidR="003733BA" w:rsidRDefault="003733BA" w:rsidP="006F3923">
      <w:pPr>
        <w:spacing w:line="220" w:lineRule="exact"/>
        <w:jc w:val="both"/>
        <w:rPr>
          <w:rFonts w:cs="Arial"/>
          <w:sz w:val="20"/>
          <w:szCs w:val="20"/>
          <w:lang w:val="nl-BE"/>
        </w:rPr>
      </w:pPr>
    </w:p>
    <w:p w14:paraId="2005B877" w14:textId="77777777" w:rsidR="003733BA" w:rsidRDefault="003733BA" w:rsidP="006F3923">
      <w:pPr>
        <w:spacing w:line="220" w:lineRule="exact"/>
        <w:jc w:val="both"/>
        <w:rPr>
          <w:rFonts w:cs="Arial"/>
          <w:sz w:val="20"/>
          <w:szCs w:val="20"/>
          <w:lang w:val="nl-BE"/>
        </w:rPr>
      </w:pPr>
    </w:p>
    <w:p w14:paraId="1682697A" w14:textId="77777777" w:rsidR="006F3923" w:rsidRDefault="006F3923" w:rsidP="006F3923">
      <w:pPr>
        <w:spacing w:line="220" w:lineRule="exact"/>
        <w:jc w:val="both"/>
        <w:rPr>
          <w:rFonts w:cs="Arial"/>
          <w:sz w:val="20"/>
          <w:szCs w:val="20"/>
          <w:lang w:val="nl-BE"/>
        </w:rPr>
      </w:pPr>
      <w:r>
        <w:rPr>
          <w:rFonts w:cs="Arial"/>
          <w:sz w:val="20"/>
          <w:szCs w:val="20"/>
          <w:lang w:val="nl-BE"/>
        </w:rPr>
        <w:t xml:space="preserve">Roger Missiaen veroverde de Eer-ste Prijs in het </w:t>
      </w:r>
      <w:r>
        <w:rPr>
          <w:rFonts w:cs="Arial"/>
          <w:i/>
          <w:sz w:val="20"/>
          <w:szCs w:val="20"/>
          <w:lang w:val="nl-BE"/>
        </w:rPr>
        <w:t xml:space="preserve">Rinck MT </w:t>
      </w:r>
      <w:r>
        <w:rPr>
          <w:rFonts w:cs="Arial"/>
          <w:sz w:val="20"/>
          <w:szCs w:val="20"/>
          <w:lang w:val="nl-BE"/>
        </w:rPr>
        <w:t>(1953) met de studie:</w:t>
      </w:r>
    </w:p>
    <w:p w14:paraId="2415224C" w14:textId="77777777" w:rsidR="006F3923" w:rsidRDefault="006F3923" w:rsidP="006F3923">
      <w:pPr>
        <w:spacing w:line="220" w:lineRule="exact"/>
        <w:jc w:val="both"/>
        <w:rPr>
          <w:rFonts w:cs="Arial"/>
          <w:b/>
          <w:sz w:val="20"/>
          <w:szCs w:val="20"/>
          <w:lang w:val="nl-BE"/>
        </w:rPr>
      </w:pPr>
    </w:p>
    <w:p w14:paraId="59D18132" w14:textId="77777777" w:rsidR="006F3923" w:rsidRPr="005F497C" w:rsidRDefault="006F3923" w:rsidP="006F3923">
      <w:pPr>
        <w:spacing w:line="220" w:lineRule="exact"/>
        <w:jc w:val="both"/>
        <w:rPr>
          <w:rFonts w:cs="Arial"/>
          <w:sz w:val="20"/>
          <w:szCs w:val="20"/>
          <w:lang w:val="nl-BE"/>
        </w:rPr>
      </w:pPr>
      <w:r w:rsidRPr="005F497C">
        <w:rPr>
          <w:rFonts w:cs="Arial"/>
          <w:sz w:val="20"/>
          <w:szCs w:val="20"/>
          <w:lang w:val="nl-BE"/>
        </w:rPr>
        <w:t xml:space="preserve">Kc3 Td7 Lg4 Pb5 / Kc5 De8 b6 + </w:t>
      </w:r>
    </w:p>
    <w:p w14:paraId="55562EDC" w14:textId="77777777" w:rsidR="006F3923" w:rsidRDefault="006F3923" w:rsidP="006F3923">
      <w:pPr>
        <w:jc w:val="both"/>
        <w:rPr>
          <w:rFonts w:cs="Arial"/>
          <w:sz w:val="20"/>
          <w:szCs w:val="20"/>
          <w:lang w:val="nl-BE"/>
        </w:rPr>
      </w:pPr>
    </w:p>
    <w:p w14:paraId="665083A3" w14:textId="77777777" w:rsidR="006F3923" w:rsidRDefault="006F3923" w:rsidP="006F3923">
      <w:pPr>
        <w:jc w:val="both"/>
        <w:rPr>
          <w:rFonts w:cs="Arial"/>
          <w:sz w:val="20"/>
          <w:szCs w:val="20"/>
          <w:lang w:val="nl-BE"/>
        </w:rPr>
      </w:pPr>
      <w:r>
        <w:rPr>
          <w:rFonts w:cs="Arial"/>
          <w:sz w:val="20"/>
          <w:szCs w:val="20"/>
          <w:lang w:val="nl-BE"/>
        </w:rPr>
        <w:t xml:space="preserve">die als oplossing had: 1.Td5+ Kc6 2.Lf3 Dh8+ 3.Kd3 Db2 </w:t>
      </w:r>
      <w:r w:rsidRPr="005B7746">
        <w:rPr>
          <w:rFonts w:cs="Arial"/>
          <w:b/>
          <w:sz w:val="20"/>
          <w:szCs w:val="20"/>
          <w:lang w:val="nl-BE"/>
        </w:rPr>
        <w:t>4.Ke3</w:t>
      </w:r>
      <w:r>
        <w:rPr>
          <w:rFonts w:cs="Arial"/>
          <w:sz w:val="20"/>
          <w:szCs w:val="20"/>
          <w:lang w:val="nl-BE"/>
        </w:rPr>
        <w:t xml:space="preserve"> Dc1+ 5.Kf2 Kb7 6.Td1+ Kb8 7.Td8 Dc8+ en 8.Txc8+</w:t>
      </w:r>
    </w:p>
    <w:p w14:paraId="39D6FCA0" w14:textId="77777777" w:rsidR="006F3923" w:rsidRDefault="006F3923" w:rsidP="006F3923">
      <w:pPr>
        <w:jc w:val="both"/>
        <w:rPr>
          <w:rFonts w:cs="Arial"/>
          <w:sz w:val="20"/>
          <w:szCs w:val="20"/>
          <w:lang w:val="nl-BE"/>
        </w:rPr>
      </w:pPr>
    </w:p>
    <w:p w14:paraId="07A65BFF" w14:textId="77777777" w:rsidR="006F3923" w:rsidRDefault="006F3923" w:rsidP="006F3923">
      <w:pPr>
        <w:jc w:val="both"/>
        <w:rPr>
          <w:rFonts w:cs="Arial"/>
          <w:sz w:val="20"/>
          <w:szCs w:val="20"/>
          <w:lang w:val="nl-BE"/>
        </w:rPr>
      </w:pPr>
      <w:r>
        <w:rPr>
          <w:rFonts w:cs="Arial"/>
          <w:sz w:val="20"/>
          <w:szCs w:val="20"/>
          <w:lang w:val="nl-BE"/>
        </w:rPr>
        <w:t>Jammer voor Roger, ma</w:t>
      </w:r>
      <w:r w:rsidR="00FA55EE">
        <w:rPr>
          <w:rFonts w:cs="Arial"/>
          <w:sz w:val="20"/>
          <w:szCs w:val="20"/>
          <w:lang w:val="nl-BE"/>
        </w:rPr>
        <w:t>ar ik vond een nevenoplossing: O</w:t>
      </w:r>
      <w:r>
        <w:rPr>
          <w:rFonts w:cs="Arial"/>
          <w:sz w:val="20"/>
          <w:szCs w:val="20"/>
          <w:lang w:val="nl-BE"/>
        </w:rPr>
        <w:t xml:space="preserve">ok </w:t>
      </w:r>
      <w:r w:rsidRPr="005B7746">
        <w:rPr>
          <w:rFonts w:cs="Arial"/>
          <w:b/>
          <w:sz w:val="20"/>
          <w:szCs w:val="20"/>
          <w:lang w:val="nl-BE"/>
        </w:rPr>
        <w:t>4.Pd4+</w:t>
      </w:r>
      <w:r>
        <w:rPr>
          <w:rFonts w:cs="Arial"/>
          <w:sz w:val="20"/>
          <w:szCs w:val="20"/>
          <w:lang w:val="nl-BE"/>
        </w:rPr>
        <w:t xml:space="preserve"> Kc7 5.Pe6+ Kc6 </w:t>
      </w:r>
      <w:r w:rsidRPr="00EF58DB">
        <w:rPr>
          <w:rFonts w:cs="Arial"/>
          <w:sz w:val="20"/>
          <w:szCs w:val="20"/>
          <w:lang w:val="nl-BE"/>
        </w:rPr>
        <w:t>6.Ke3</w:t>
      </w:r>
      <w:r>
        <w:rPr>
          <w:rFonts w:cs="Arial"/>
          <w:sz w:val="20"/>
          <w:szCs w:val="20"/>
          <w:lang w:val="nl-BE"/>
        </w:rPr>
        <w:t xml:space="preserve"> Db4 7.Td4+ Kb5 8.Txb4+ </w:t>
      </w:r>
      <w:r w:rsidR="0089220C">
        <w:rPr>
          <w:rFonts w:cs="Arial"/>
          <w:sz w:val="20"/>
          <w:szCs w:val="20"/>
          <w:lang w:val="nl-BE"/>
        </w:rPr>
        <w:t>Kxb4, maar wit wint ook hier.</w:t>
      </w:r>
    </w:p>
    <w:p w14:paraId="1423FF42" w14:textId="77777777" w:rsidR="00F0608C" w:rsidRDefault="00F0608C" w:rsidP="006F3923">
      <w:pPr>
        <w:jc w:val="both"/>
        <w:rPr>
          <w:rFonts w:cs="Arial"/>
          <w:sz w:val="20"/>
          <w:szCs w:val="20"/>
          <w:lang w:val="nl-BE"/>
        </w:rPr>
      </w:pPr>
    </w:p>
    <w:p w14:paraId="4404549A" w14:textId="77777777" w:rsidR="00F0608C" w:rsidRDefault="00F0608C" w:rsidP="006F3923">
      <w:pPr>
        <w:jc w:val="both"/>
        <w:rPr>
          <w:rFonts w:cs="Arial"/>
          <w:sz w:val="20"/>
          <w:szCs w:val="20"/>
          <w:lang w:val="nl-BE"/>
        </w:rPr>
      </w:pPr>
    </w:p>
    <w:p w14:paraId="752E78AD" w14:textId="77777777" w:rsidR="00F0608C" w:rsidRDefault="00F0608C" w:rsidP="006F3923">
      <w:pPr>
        <w:jc w:val="both"/>
        <w:rPr>
          <w:rFonts w:cs="Arial"/>
          <w:sz w:val="20"/>
          <w:szCs w:val="20"/>
          <w:lang w:val="nl-BE"/>
        </w:rPr>
      </w:pPr>
    </w:p>
    <w:p w14:paraId="12D871CC" w14:textId="77777777" w:rsidR="00F0608C" w:rsidRDefault="00F0608C" w:rsidP="006F3923">
      <w:pPr>
        <w:jc w:val="both"/>
        <w:rPr>
          <w:rFonts w:cs="Arial"/>
          <w:sz w:val="20"/>
          <w:szCs w:val="20"/>
          <w:lang w:val="nl-BE"/>
        </w:rPr>
      </w:pPr>
    </w:p>
    <w:p w14:paraId="149256C9" w14:textId="77777777" w:rsidR="00F0608C" w:rsidRDefault="00F0608C" w:rsidP="006F3923">
      <w:pPr>
        <w:jc w:val="both"/>
        <w:rPr>
          <w:rFonts w:cs="Arial"/>
          <w:sz w:val="20"/>
          <w:szCs w:val="20"/>
          <w:lang w:val="nl-BE"/>
        </w:rPr>
      </w:pPr>
    </w:p>
    <w:p w14:paraId="4D180EEC" w14:textId="77777777" w:rsidR="00F0608C" w:rsidRDefault="00F0608C" w:rsidP="006F3923">
      <w:pPr>
        <w:jc w:val="both"/>
        <w:rPr>
          <w:rFonts w:cs="Arial"/>
          <w:sz w:val="20"/>
          <w:szCs w:val="20"/>
          <w:lang w:val="nl-BE"/>
        </w:rPr>
      </w:pPr>
    </w:p>
    <w:p w14:paraId="2F014C87" w14:textId="77777777" w:rsidR="00F0608C" w:rsidRDefault="00F0608C" w:rsidP="006F3923">
      <w:pPr>
        <w:jc w:val="both"/>
        <w:rPr>
          <w:rFonts w:cs="Arial"/>
          <w:sz w:val="20"/>
          <w:szCs w:val="20"/>
          <w:lang w:val="nl-BE"/>
        </w:rPr>
      </w:pPr>
    </w:p>
    <w:p w14:paraId="5FE193E2" w14:textId="77777777" w:rsidR="00F0608C" w:rsidRDefault="00F0608C" w:rsidP="006F3923">
      <w:pPr>
        <w:jc w:val="both"/>
        <w:rPr>
          <w:rFonts w:cs="Arial"/>
          <w:sz w:val="20"/>
          <w:szCs w:val="20"/>
          <w:lang w:val="nl-BE"/>
        </w:rPr>
      </w:pPr>
    </w:p>
    <w:p w14:paraId="6BF331D2" w14:textId="77777777" w:rsidR="00F0608C" w:rsidRDefault="00F0608C" w:rsidP="006F3923">
      <w:pPr>
        <w:jc w:val="both"/>
        <w:rPr>
          <w:rFonts w:cs="Arial"/>
          <w:sz w:val="20"/>
          <w:szCs w:val="20"/>
          <w:lang w:val="nl-BE"/>
        </w:rPr>
      </w:pPr>
    </w:p>
    <w:p w14:paraId="6BCB34A1" w14:textId="77777777" w:rsidR="00F0608C" w:rsidRDefault="00F0608C" w:rsidP="006F3923">
      <w:pPr>
        <w:jc w:val="both"/>
        <w:rPr>
          <w:rFonts w:cs="Arial"/>
          <w:sz w:val="20"/>
          <w:szCs w:val="20"/>
          <w:lang w:val="nl-BE"/>
        </w:rPr>
      </w:pPr>
    </w:p>
    <w:p w14:paraId="6DAF01B1" w14:textId="77777777" w:rsidR="00F0608C" w:rsidRDefault="00F0608C" w:rsidP="006F3923">
      <w:pPr>
        <w:jc w:val="both"/>
        <w:rPr>
          <w:rFonts w:cs="Arial"/>
          <w:sz w:val="20"/>
          <w:szCs w:val="20"/>
          <w:lang w:val="nl-BE"/>
        </w:rPr>
      </w:pPr>
    </w:p>
    <w:p w14:paraId="6DE0D138" w14:textId="77777777" w:rsidR="00F0608C" w:rsidRDefault="00F0608C" w:rsidP="006F3923">
      <w:pPr>
        <w:jc w:val="both"/>
        <w:rPr>
          <w:rFonts w:cs="Arial"/>
          <w:sz w:val="20"/>
          <w:szCs w:val="20"/>
          <w:lang w:val="nl-BE"/>
        </w:rPr>
      </w:pPr>
    </w:p>
    <w:p w14:paraId="64C73D2A" w14:textId="77777777" w:rsidR="00F0608C" w:rsidRDefault="00F0608C" w:rsidP="006F3923">
      <w:pPr>
        <w:jc w:val="both"/>
        <w:rPr>
          <w:rFonts w:cs="Arial"/>
          <w:sz w:val="20"/>
          <w:szCs w:val="20"/>
          <w:lang w:val="nl-BE"/>
        </w:rPr>
      </w:pPr>
    </w:p>
    <w:p w14:paraId="4A825CC8" w14:textId="77777777" w:rsidR="00F0608C" w:rsidRDefault="00F0608C" w:rsidP="006F3923">
      <w:pPr>
        <w:jc w:val="both"/>
        <w:rPr>
          <w:rFonts w:cs="Arial"/>
          <w:sz w:val="20"/>
          <w:szCs w:val="20"/>
          <w:lang w:val="nl-BE"/>
        </w:rPr>
      </w:pPr>
    </w:p>
    <w:p w14:paraId="062E4D69" w14:textId="77777777" w:rsidR="00F0608C" w:rsidRDefault="00F0608C" w:rsidP="006F3923">
      <w:pPr>
        <w:jc w:val="both"/>
        <w:rPr>
          <w:rFonts w:cs="Arial"/>
          <w:sz w:val="20"/>
          <w:szCs w:val="20"/>
          <w:lang w:val="nl-BE"/>
        </w:rPr>
      </w:pPr>
    </w:p>
    <w:p w14:paraId="395C6613" w14:textId="77777777" w:rsidR="00F0608C" w:rsidRDefault="00F0608C" w:rsidP="006F3923">
      <w:pPr>
        <w:jc w:val="both"/>
        <w:rPr>
          <w:rFonts w:cs="Arial"/>
          <w:sz w:val="20"/>
          <w:szCs w:val="20"/>
          <w:lang w:val="nl-BE"/>
        </w:rPr>
      </w:pPr>
    </w:p>
    <w:p w14:paraId="28C4B1D5" w14:textId="77777777" w:rsidR="00F0608C" w:rsidRDefault="00F0608C" w:rsidP="006F3923">
      <w:pPr>
        <w:jc w:val="both"/>
        <w:rPr>
          <w:rFonts w:cs="Arial"/>
          <w:sz w:val="20"/>
          <w:szCs w:val="20"/>
          <w:lang w:val="nl-BE"/>
        </w:rPr>
      </w:pPr>
    </w:p>
    <w:p w14:paraId="1CE7046F" w14:textId="77777777" w:rsidR="00F0608C" w:rsidRDefault="00F0608C" w:rsidP="006F3923">
      <w:pPr>
        <w:jc w:val="both"/>
        <w:rPr>
          <w:rFonts w:cs="Arial"/>
          <w:sz w:val="20"/>
          <w:szCs w:val="20"/>
          <w:lang w:val="nl-BE"/>
        </w:rPr>
      </w:pPr>
    </w:p>
    <w:p w14:paraId="65A1D7CF" w14:textId="77777777" w:rsidR="00F0608C" w:rsidRDefault="00F0608C" w:rsidP="006F3923">
      <w:pPr>
        <w:jc w:val="both"/>
        <w:rPr>
          <w:rFonts w:cs="Arial"/>
          <w:sz w:val="20"/>
          <w:szCs w:val="20"/>
          <w:lang w:val="nl-BE"/>
        </w:rPr>
      </w:pPr>
    </w:p>
    <w:p w14:paraId="0CE116F7" w14:textId="77777777" w:rsidR="00F0608C" w:rsidRDefault="00F0608C" w:rsidP="006F3923">
      <w:pPr>
        <w:jc w:val="both"/>
        <w:rPr>
          <w:rFonts w:cs="Arial"/>
          <w:sz w:val="20"/>
          <w:szCs w:val="20"/>
          <w:lang w:val="nl-BE"/>
        </w:rPr>
      </w:pPr>
    </w:p>
    <w:p w14:paraId="323AB163" w14:textId="77777777" w:rsidR="00F0608C" w:rsidRDefault="00F0608C" w:rsidP="006F3923">
      <w:pPr>
        <w:jc w:val="both"/>
        <w:rPr>
          <w:rFonts w:cs="Arial"/>
          <w:sz w:val="20"/>
          <w:szCs w:val="20"/>
          <w:lang w:val="nl-BE"/>
        </w:rPr>
      </w:pPr>
    </w:p>
    <w:p w14:paraId="10B3EA86" w14:textId="77777777" w:rsidR="00F0608C" w:rsidRDefault="00F0608C" w:rsidP="006F3923">
      <w:pPr>
        <w:jc w:val="both"/>
        <w:rPr>
          <w:rFonts w:cs="Arial"/>
          <w:sz w:val="20"/>
          <w:szCs w:val="20"/>
          <w:lang w:val="nl-BE"/>
        </w:rPr>
      </w:pPr>
    </w:p>
    <w:p w14:paraId="6138DC10" w14:textId="77777777" w:rsidR="00F0608C" w:rsidRDefault="00F0608C" w:rsidP="006F3923">
      <w:pPr>
        <w:jc w:val="both"/>
        <w:rPr>
          <w:rFonts w:cs="Arial"/>
          <w:sz w:val="20"/>
          <w:szCs w:val="20"/>
          <w:lang w:val="nl-BE"/>
        </w:rPr>
      </w:pPr>
    </w:p>
    <w:p w14:paraId="5D5F334B" w14:textId="77777777" w:rsidR="00F0608C" w:rsidRDefault="00F0608C" w:rsidP="006F3923">
      <w:pPr>
        <w:jc w:val="both"/>
        <w:rPr>
          <w:rFonts w:cs="Arial"/>
          <w:sz w:val="20"/>
          <w:szCs w:val="20"/>
          <w:lang w:val="nl-BE"/>
        </w:rPr>
      </w:pPr>
    </w:p>
    <w:p w14:paraId="283FAA26" w14:textId="77777777" w:rsidR="006F3923" w:rsidRDefault="006F3923" w:rsidP="006F3923">
      <w:pPr>
        <w:spacing w:line="220" w:lineRule="atLeast"/>
        <w:jc w:val="both"/>
        <w:rPr>
          <w:rFonts w:cs="Arial"/>
          <w:sz w:val="20"/>
          <w:szCs w:val="20"/>
          <w:lang w:val="nl-BE"/>
        </w:rPr>
      </w:pPr>
    </w:p>
    <w:p w14:paraId="2D6F4ED8" w14:textId="77777777" w:rsidR="006F3923" w:rsidRDefault="006F3923" w:rsidP="006F3923">
      <w:pPr>
        <w:spacing w:line="220" w:lineRule="atLeast"/>
        <w:jc w:val="both"/>
        <w:rPr>
          <w:rFonts w:cs="Arial"/>
          <w:sz w:val="20"/>
          <w:szCs w:val="20"/>
          <w:lang w:val="nl-BE"/>
        </w:rPr>
      </w:pPr>
      <w:r>
        <w:rPr>
          <w:rFonts w:cs="Arial"/>
          <w:sz w:val="20"/>
          <w:szCs w:val="20"/>
          <w:lang w:val="nl-BE"/>
        </w:rPr>
        <w:t xml:space="preserve">De studie verscheen als represen-tatief voor zijn oeuvre in het </w:t>
      </w:r>
      <w:r>
        <w:rPr>
          <w:rFonts w:cs="Arial"/>
          <w:i/>
          <w:sz w:val="20"/>
          <w:szCs w:val="20"/>
          <w:lang w:val="nl-BE"/>
        </w:rPr>
        <w:t xml:space="preserve">Tor-nooiboek voor de Toekomst </w:t>
      </w:r>
      <w:r>
        <w:rPr>
          <w:rFonts w:cs="Arial"/>
          <w:sz w:val="20"/>
          <w:szCs w:val="20"/>
          <w:lang w:val="nl-BE"/>
        </w:rPr>
        <w:t xml:space="preserve">van René Olthof. </w:t>
      </w:r>
    </w:p>
    <w:p w14:paraId="2230828C" w14:textId="77777777" w:rsidR="006F3923" w:rsidRDefault="006F3923" w:rsidP="006F3923">
      <w:pPr>
        <w:jc w:val="both"/>
        <w:rPr>
          <w:rFonts w:cs="Arial"/>
          <w:sz w:val="20"/>
          <w:szCs w:val="20"/>
          <w:lang w:val="nl-BE"/>
        </w:rPr>
      </w:pPr>
    </w:p>
    <w:p w14:paraId="3A0CF2AD" w14:textId="77777777" w:rsidR="006F3923" w:rsidRDefault="006F3923" w:rsidP="006F3923">
      <w:pPr>
        <w:jc w:val="both"/>
        <w:rPr>
          <w:rFonts w:cs="Arial"/>
          <w:sz w:val="20"/>
          <w:szCs w:val="20"/>
          <w:lang w:val="nl-BE"/>
        </w:rPr>
      </w:pPr>
      <w:r>
        <w:rPr>
          <w:rFonts w:cs="Arial"/>
          <w:sz w:val="20"/>
          <w:szCs w:val="20"/>
          <w:lang w:val="nl-BE"/>
        </w:rPr>
        <w:t>Roger vroeg mij toen of ik zijn mi-niatuurtje kon verbeteren. Ik wij-zigde de beginstand zodat de cor-recte oplossing nu één zet langer we</w:t>
      </w:r>
      <w:r w:rsidR="009E1E65">
        <w:rPr>
          <w:rFonts w:cs="Arial"/>
          <w:sz w:val="20"/>
          <w:szCs w:val="20"/>
          <w:lang w:val="nl-BE"/>
        </w:rPr>
        <w:t xml:space="preserve">rd en er een tweede variant bij-  </w:t>
      </w:r>
      <w:r>
        <w:rPr>
          <w:rFonts w:cs="Arial"/>
          <w:sz w:val="20"/>
          <w:szCs w:val="20"/>
          <w:lang w:val="nl-BE"/>
        </w:rPr>
        <w:t>kwam.</w:t>
      </w:r>
    </w:p>
    <w:p w14:paraId="1DC6AB12" w14:textId="77777777" w:rsidR="006F3923" w:rsidRDefault="006F3923" w:rsidP="006F3923">
      <w:pPr>
        <w:jc w:val="both"/>
        <w:rPr>
          <w:lang w:val="nl-BE"/>
        </w:rPr>
      </w:pPr>
    </w:p>
    <w:p w14:paraId="699D8B4E" w14:textId="77777777" w:rsidR="006F3923" w:rsidRDefault="006F3923" w:rsidP="006F3923">
      <w:pPr>
        <w:spacing w:line="190" w:lineRule="exact"/>
        <w:jc w:val="center"/>
        <w:rPr>
          <w:rFonts w:cs="Arial"/>
          <w:b/>
          <w:sz w:val="20"/>
          <w:szCs w:val="20"/>
          <w:lang w:val="nl-BE"/>
        </w:rPr>
      </w:pPr>
      <w:r>
        <w:rPr>
          <w:rFonts w:cs="Arial"/>
          <w:sz w:val="20"/>
          <w:szCs w:val="20"/>
          <w:lang w:val="nl-BE"/>
        </w:rPr>
        <w:br w:type="page"/>
      </w:r>
      <w:r w:rsidR="0090165F">
        <w:rPr>
          <w:rFonts w:cs="Arial"/>
          <w:b/>
          <w:sz w:val="20"/>
          <w:szCs w:val="20"/>
          <w:lang w:val="nl-BE"/>
        </w:rPr>
        <w:lastRenderedPageBreak/>
        <w:t>- 179</w:t>
      </w:r>
      <w:r>
        <w:rPr>
          <w:rFonts w:cs="Arial"/>
          <w:b/>
          <w:sz w:val="20"/>
          <w:szCs w:val="20"/>
          <w:lang w:val="nl-BE"/>
        </w:rPr>
        <w:t xml:space="preserve"> -</w:t>
      </w:r>
    </w:p>
    <w:p w14:paraId="5BF63143" w14:textId="77777777" w:rsidR="006F3923" w:rsidRDefault="006F3923" w:rsidP="006F3923">
      <w:pPr>
        <w:spacing w:line="190" w:lineRule="exact"/>
        <w:jc w:val="center"/>
        <w:rPr>
          <w:rFonts w:cs="Arial"/>
          <w:b/>
          <w:sz w:val="20"/>
          <w:szCs w:val="20"/>
          <w:lang w:val="nl-BE"/>
        </w:rPr>
      </w:pPr>
    </w:p>
    <w:p w14:paraId="0ECCAFD5" w14:textId="77777777" w:rsidR="006F3923" w:rsidRDefault="006F3923" w:rsidP="006F3923">
      <w:pPr>
        <w:spacing w:line="190" w:lineRule="exact"/>
        <w:jc w:val="center"/>
        <w:rPr>
          <w:rFonts w:cs="Arial"/>
          <w:lang w:val="nl-BE"/>
        </w:rPr>
      </w:pPr>
      <w:r>
        <w:rPr>
          <w:rFonts w:cs="Arial"/>
          <w:i/>
          <w:sz w:val="20"/>
          <w:szCs w:val="20"/>
          <w:lang w:val="nl-BE"/>
        </w:rPr>
        <w:t xml:space="preserve">Euwe 100 MT, </w:t>
      </w:r>
      <w:r>
        <w:rPr>
          <w:rFonts w:cs="Arial"/>
          <w:sz w:val="20"/>
          <w:szCs w:val="20"/>
          <w:lang w:val="nl-BE"/>
        </w:rPr>
        <w:t>2001</w:t>
      </w:r>
    </w:p>
    <w:p w14:paraId="5D8245B6" w14:textId="77777777" w:rsidR="006F3923" w:rsidRDefault="006F3923" w:rsidP="006F3923">
      <w:pPr>
        <w:spacing w:line="190" w:lineRule="exact"/>
        <w:jc w:val="center"/>
        <w:rPr>
          <w:sz w:val="20"/>
          <w:szCs w:val="20"/>
          <w:lang w:val="nl-BE"/>
        </w:rPr>
      </w:pPr>
      <w:r>
        <w:rPr>
          <w:sz w:val="20"/>
          <w:szCs w:val="20"/>
          <w:lang w:val="nl-BE"/>
        </w:rPr>
        <w:t>3de Prijs</w:t>
      </w:r>
    </w:p>
    <w:p w14:paraId="69B92DF5" w14:textId="77777777" w:rsidR="006F3923" w:rsidRDefault="006F3923" w:rsidP="006F3923">
      <w:pPr>
        <w:spacing w:line="190" w:lineRule="exact"/>
        <w:jc w:val="center"/>
        <w:rPr>
          <w:sz w:val="20"/>
          <w:szCs w:val="20"/>
          <w:lang w:val="nl-BE"/>
        </w:rPr>
      </w:pPr>
    </w:p>
    <w:p w14:paraId="0024FDDA" w14:textId="77777777" w:rsidR="00E67FBB" w:rsidRDefault="00E67FBB" w:rsidP="006F3923">
      <w:pPr>
        <w:rPr>
          <w:lang w:val="en-GB"/>
        </w:rPr>
      </w:pPr>
      <w:r>
        <w:object w:dxaOrig="4700" w:dyaOrig="4704" w14:anchorId="53F9FE43">
          <v:shape id="_x0000_i1194" type="#_x0000_t75" style="width:154.5pt;height:153.4pt" o:ole="">
            <v:imagedata r:id="rId359" o:title=""/>
          </v:shape>
          <o:OLEObject Type="Embed" ProgID="CorelDRAW.Graphic.12" ShapeID="_x0000_i1194" DrawAspect="Content" ObjectID="_1587467587" r:id="rId360"/>
        </w:object>
      </w:r>
    </w:p>
    <w:p w14:paraId="262B529D" w14:textId="77777777" w:rsidR="006F3923" w:rsidRDefault="006F3923" w:rsidP="006F3923">
      <w:pPr>
        <w:rPr>
          <w:lang w:val="en-GB"/>
        </w:rPr>
      </w:pPr>
    </w:p>
    <w:p w14:paraId="670D1046" w14:textId="77777777" w:rsidR="006F3923" w:rsidRDefault="006F3923" w:rsidP="006F3923">
      <w:pPr>
        <w:jc w:val="both"/>
        <w:rPr>
          <w:rFonts w:cs="Arial"/>
          <w:i/>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0410.02 d3f</w:t>
      </w:r>
      <w:r w:rsidR="00701032">
        <w:rPr>
          <w:rFonts w:cs="Arial"/>
          <w:sz w:val="20"/>
          <w:szCs w:val="20"/>
          <w:lang w:val="nl-BE"/>
        </w:rPr>
        <w:t>7</w:t>
      </w:r>
    </w:p>
    <w:p w14:paraId="7B364157" w14:textId="77777777" w:rsidR="006F3923" w:rsidRDefault="006F3923" w:rsidP="006F3923">
      <w:pPr>
        <w:jc w:val="both"/>
        <w:rPr>
          <w:rFonts w:cs="Arial"/>
          <w:i/>
          <w:sz w:val="20"/>
          <w:szCs w:val="20"/>
          <w:lang w:val="nl-BE"/>
        </w:rPr>
      </w:pPr>
    </w:p>
    <w:p w14:paraId="6B75A6BB" w14:textId="77777777" w:rsidR="006F3923" w:rsidRPr="00177777" w:rsidRDefault="006F3923" w:rsidP="006F3923">
      <w:pPr>
        <w:jc w:val="both"/>
        <w:rPr>
          <w:rFonts w:cs="Arial"/>
          <w:b/>
          <w:sz w:val="20"/>
          <w:szCs w:val="20"/>
          <w:lang w:val="nl-BE"/>
        </w:rPr>
      </w:pPr>
      <w:r>
        <w:rPr>
          <w:rFonts w:cs="Arial"/>
          <w:b/>
          <w:sz w:val="20"/>
          <w:szCs w:val="20"/>
          <w:lang w:val="nl-BE"/>
        </w:rPr>
        <w:tab/>
      </w:r>
      <w:r w:rsidRPr="00177777">
        <w:rPr>
          <w:rFonts w:cs="Arial"/>
          <w:b/>
          <w:sz w:val="20"/>
          <w:szCs w:val="20"/>
          <w:lang w:val="nl-BE"/>
        </w:rPr>
        <w:t xml:space="preserve">1.Tf8+ </w:t>
      </w:r>
    </w:p>
    <w:p w14:paraId="1B8A4527" w14:textId="77777777" w:rsidR="006F3923" w:rsidRPr="00B663AA" w:rsidRDefault="00BF5B6C" w:rsidP="006F3923">
      <w:pPr>
        <w:jc w:val="both"/>
        <w:rPr>
          <w:rFonts w:cs="Arial"/>
          <w:sz w:val="20"/>
          <w:szCs w:val="20"/>
          <w:lang w:val="nl-BE"/>
        </w:rPr>
      </w:pPr>
      <w:r>
        <w:rPr>
          <w:rFonts w:cs="Arial"/>
          <w:sz w:val="20"/>
          <w:szCs w:val="20"/>
          <w:lang w:val="nl-BE"/>
        </w:rPr>
        <w:t>N</w:t>
      </w:r>
      <w:r w:rsidR="006F3923">
        <w:rPr>
          <w:rFonts w:cs="Arial"/>
          <w:sz w:val="20"/>
          <w:szCs w:val="20"/>
          <w:lang w:val="nl-BE"/>
        </w:rPr>
        <w:t xml:space="preserve">iet 1.Ke2? </w:t>
      </w:r>
      <w:r w:rsidR="006F3923" w:rsidRPr="00B663AA">
        <w:rPr>
          <w:rFonts w:cs="Arial"/>
          <w:sz w:val="20"/>
          <w:szCs w:val="20"/>
          <w:lang w:val="nl-BE"/>
        </w:rPr>
        <w:t>Te6+ 2.</w:t>
      </w:r>
      <w:r w:rsidR="002A461E" w:rsidRPr="00B663AA">
        <w:rPr>
          <w:rFonts w:cs="Arial"/>
          <w:sz w:val="20"/>
          <w:szCs w:val="20"/>
          <w:lang w:val="nl-BE"/>
        </w:rPr>
        <w:t>Le3</w:t>
      </w:r>
      <w:r w:rsidR="00B663AA" w:rsidRPr="00B663AA">
        <w:rPr>
          <w:rFonts w:cs="Arial"/>
          <w:sz w:val="20"/>
          <w:szCs w:val="20"/>
          <w:lang w:val="nl-BE"/>
        </w:rPr>
        <w:t xml:space="preserve"> </w:t>
      </w:r>
      <w:r w:rsidR="006F3923" w:rsidRPr="00B663AA">
        <w:rPr>
          <w:rFonts w:cs="Arial"/>
          <w:sz w:val="20"/>
          <w:szCs w:val="20"/>
          <w:lang w:val="nl-BE"/>
        </w:rPr>
        <w:t>Txe3+ 3.</w:t>
      </w:r>
      <w:r w:rsidR="00B663AA" w:rsidRPr="00B663AA">
        <w:rPr>
          <w:rFonts w:cs="Arial"/>
          <w:sz w:val="20"/>
          <w:szCs w:val="20"/>
          <w:lang w:val="nl-BE"/>
        </w:rPr>
        <w:t>Kxe3 f1D, of hier</w:t>
      </w:r>
      <w:r w:rsidR="00B663AA">
        <w:rPr>
          <w:rFonts w:cs="Arial"/>
          <w:sz w:val="20"/>
          <w:szCs w:val="20"/>
          <w:lang w:val="nl-BE"/>
        </w:rPr>
        <w:t xml:space="preserve"> 2…Kg7 3.Th3 Txe3 4.Kxe3 f1D 5.Txg</w:t>
      </w:r>
      <w:r>
        <w:rPr>
          <w:rFonts w:cs="Arial"/>
          <w:sz w:val="20"/>
          <w:szCs w:val="20"/>
          <w:lang w:val="nl-BE"/>
        </w:rPr>
        <w:t>3+ Kh6.</w:t>
      </w:r>
    </w:p>
    <w:p w14:paraId="228BAE54" w14:textId="77777777" w:rsidR="006F3923" w:rsidRDefault="006F3923" w:rsidP="00BF5B6C">
      <w:pPr>
        <w:ind w:firstLine="708"/>
        <w:jc w:val="both"/>
        <w:rPr>
          <w:rFonts w:cs="Arial"/>
          <w:b/>
          <w:sz w:val="20"/>
          <w:szCs w:val="20"/>
          <w:lang w:val="nl-BE"/>
        </w:rPr>
      </w:pPr>
      <w:r>
        <w:rPr>
          <w:rFonts w:cs="Arial"/>
          <w:b/>
          <w:sz w:val="20"/>
          <w:szCs w:val="20"/>
          <w:lang w:val="nl-BE"/>
        </w:rPr>
        <w:t>1…</w:t>
      </w:r>
      <w:r>
        <w:rPr>
          <w:rFonts w:cs="Arial"/>
          <w:b/>
          <w:sz w:val="20"/>
          <w:szCs w:val="20"/>
          <w:lang w:val="nl-BE"/>
        </w:rPr>
        <w:tab/>
      </w:r>
      <w:r>
        <w:rPr>
          <w:rFonts w:cs="Arial"/>
          <w:b/>
          <w:sz w:val="20"/>
          <w:szCs w:val="20"/>
          <w:lang w:val="nl-BE"/>
        </w:rPr>
        <w:tab/>
        <w:t>Ke7</w:t>
      </w:r>
    </w:p>
    <w:p w14:paraId="63AB9917" w14:textId="77777777" w:rsidR="006F3923" w:rsidRDefault="006F3923" w:rsidP="006F3923">
      <w:pPr>
        <w:jc w:val="both"/>
        <w:rPr>
          <w:rFonts w:cs="Arial"/>
          <w:b/>
          <w:sz w:val="20"/>
          <w:szCs w:val="20"/>
          <w:lang w:val="nl-BE"/>
        </w:rPr>
      </w:pPr>
      <w:r>
        <w:rPr>
          <w:rFonts w:cs="Arial"/>
          <w:sz w:val="20"/>
          <w:szCs w:val="20"/>
          <w:lang w:val="nl-BE"/>
        </w:rPr>
        <w:t>Zwart valt de toren aan want na 1…Kg6</w:t>
      </w:r>
      <w:r w:rsidR="005F497C">
        <w:rPr>
          <w:rFonts w:cs="Arial"/>
          <w:sz w:val="20"/>
          <w:szCs w:val="20"/>
          <w:lang w:val="nl-BE"/>
        </w:rPr>
        <w:t>?</w:t>
      </w:r>
      <w:r>
        <w:rPr>
          <w:rFonts w:cs="Arial"/>
          <w:sz w:val="20"/>
          <w:szCs w:val="20"/>
          <w:lang w:val="nl-BE"/>
        </w:rPr>
        <w:t xml:space="preserve"> 2.Le3 Tf6 3.Txf6+ Kxf6 4.Ke2 is het reeds remise. </w:t>
      </w:r>
    </w:p>
    <w:p w14:paraId="491CF99F" w14:textId="77777777" w:rsidR="006F3923" w:rsidRDefault="006F3923" w:rsidP="006F3923">
      <w:pPr>
        <w:jc w:val="both"/>
        <w:rPr>
          <w:rFonts w:cs="Arial"/>
          <w:b/>
          <w:sz w:val="20"/>
          <w:szCs w:val="20"/>
          <w:lang w:val="nl-BE"/>
        </w:rPr>
      </w:pPr>
      <w:r>
        <w:rPr>
          <w:rFonts w:cs="Arial"/>
          <w:b/>
          <w:sz w:val="20"/>
          <w:szCs w:val="20"/>
          <w:lang w:val="nl-BE"/>
        </w:rPr>
        <w:tab/>
        <w:t xml:space="preserve">2.Txf2 </w:t>
      </w:r>
      <w:r>
        <w:rPr>
          <w:rFonts w:cs="Arial"/>
          <w:b/>
          <w:sz w:val="20"/>
          <w:szCs w:val="20"/>
          <w:lang w:val="nl-BE"/>
        </w:rPr>
        <w:tab/>
      </w:r>
      <w:r>
        <w:rPr>
          <w:rFonts w:cs="Arial"/>
          <w:b/>
          <w:sz w:val="20"/>
          <w:szCs w:val="20"/>
          <w:lang w:val="nl-BE"/>
        </w:rPr>
        <w:tab/>
        <w:t xml:space="preserve">gxf2 </w:t>
      </w:r>
    </w:p>
    <w:p w14:paraId="77A122AC" w14:textId="77777777" w:rsidR="006F3923" w:rsidRDefault="006F3923" w:rsidP="006F3923">
      <w:pPr>
        <w:jc w:val="both"/>
        <w:rPr>
          <w:rFonts w:cs="Arial"/>
          <w:b/>
          <w:sz w:val="20"/>
          <w:szCs w:val="20"/>
          <w:lang w:val="nl-BE"/>
        </w:rPr>
      </w:pPr>
      <w:r>
        <w:rPr>
          <w:rFonts w:cs="Arial"/>
          <w:b/>
          <w:sz w:val="20"/>
          <w:szCs w:val="20"/>
          <w:lang w:val="nl-BE"/>
        </w:rPr>
        <w:tab/>
        <w:t xml:space="preserve">3.Lg5+ </w:t>
      </w:r>
      <w:r>
        <w:rPr>
          <w:rFonts w:cs="Arial"/>
          <w:b/>
          <w:sz w:val="20"/>
          <w:szCs w:val="20"/>
          <w:lang w:val="nl-BE"/>
        </w:rPr>
        <w:tab/>
      </w:r>
      <w:r>
        <w:rPr>
          <w:rFonts w:cs="Arial"/>
          <w:b/>
          <w:sz w:val="20"/>
          <w:szCs w:val="20"/>
          <w:lang w:val="nl-BE"/>
        </w:rPr>
        <w:tab/>
        <w:t xml:space="preserve">Ke6 </w:t>
      </w:r>
    </w:p>
    <w:p w14:paraId="7BBC1F7C" w14:textId="77777777" w:rsidR="006F3923" w:rsidRDefault="006F3923" w:rsidP="006F3923">
      <w:pPr>
        <w:jc w:val="both"/>
        <w:rPr>
          <w:rFonts w:cs="Arial"/>
          <w:b/>
          <w:sz w:val="20"/>
          <w:szCs w:val="20"/>
          <w:lang w:val="nl-BE"/>
        </w:rPr>
      </w:pPr>
      <w:r>
        <w:rPr>
          <w:rFonts w:cs="Arial"/>
          <w:b/>
          <w:sz w:val="20"/>
          <w:szCs w:val="20"/>
          <w:lang w:val="nl-BE"/>
        </w:rPr>
        <w:tab/>
        <w:t xml:space="preserve">4.Ke2 </w:t>
      </w:r>
    </w:p>
    <w:p w14:paraId="7B10D3C0" w14:textId="77777777" w:rsidR="006F3923" w:rsidRDefault="006F3923" w:rsidP="006F3923">
      <w:pPr>
        <w:jc w:val="both"/>
        <w:rPr>
          <w:rFonts w:cs="Arial"/>
          <w:sz w:val="20"/>
          <w:szCs w:val="20"/>
          <w:lang w:val="nl-BE"/>
        </w:rPr>
      </w:pPr>
      <w:r>
        <w:rPr>
          <w:rFonts w:cs="Arial"/>
          <w:sz w:val="20"/>
          <w:szCs w:val="20"/>
          <w:lang w:val="nl-BE"/>
        </w:rPr>
        <w:t xml:space="preserve">Als wit deze pion kan slaan </w:t>
      </w:r>
      <w:r w:rsidR="002A461E">
        <w:rPr>
          <w:rFonts w:cs="Arial"/>
          <w:sz w:val="20"/>
          <w:szCs w:val="20"/>
          <w:lang w:val="nl-BE"/>
        </w:rPr>
        <w:t>zon-der</w:t>
      </w:r>
      <w:r>
        <w:rPr>
          <w:rFonts w:cs="Arial"/>
          <w:sz w:val="20"/>
          <w:szCs w:val="20"/>
          <w:lang w:val="nl-BE"/>
        </w:rPr>
        <w:t xml:space="preserve"> lop</w:t>
      </w:r>
      <w:r w:rsidR="002A461E">
        <w:rPr>
          <w:rFonts w:cs="Arial"/>
          <w:sz w:val="20"/>
          <w:szCs w:val="20"/>
          <w:lang w:val="nl-BE"/>
        </w:rPr>
        <w:t>erverlies dan is het remise.</w:t>
      </w:r>
      <w:r>
        <w:rPr>
          <w:rFonts w:cs="Arial"/>
          <w:sz w:val="20"/>
          <w:szCs w:val="20"/>
          <w:lang w:val="nl-BE"/>
        </w:rPr>
        <w:t xml:space="preserve"> </w:t>
      </w:r>
    </w:p>
    <w:p w14:paraId="4F9868C1" w14:textId="77777777" w:rsidR="00AE0396" w:rsidRDefault="00B160D7" w:rsidP="006F3923">
      <w:pPr>
        <w:jc w:val="both"/>
        <w:rPr>
          <w:rFonts w:cs="Arial"/>
          <w:sz w:val="20"/>
          <w:szCs w:val="20"/>
          <w:lang w:val="nl-BE"/>
        </w:rPr>
      </w:pPr>
      <w:r>
        <w:rPr>
          <w:rFonts w:cs="Arial"/>
          <w:sz w:val="20"/>
          <w:szCs w:val="20"/>
          <w:lang w:val="nl-BE"/>
        </w:rPr>
        <w:t>Van nu af heeft hij</w:t>
      </w:r>
      <w:r w:rsidR="00AE0396">
        <w:rPr>
          <w:rFonts w:cs="Arial"/>
          <w:sz w:val="20"/>
          <w:szCs w:val="20"/>
          <w:lang w:val="nl-BE"/>
        </w:rPr>
        <w:t xml:space="preserve"> steeds maar één zet die tot het doel leidt.</w:t>
      </w:r>
    </w:p>
    <w:p w14:paraId="24F7A5A2" w14:textId="77777777" w:rsidR="006F3923" w:rsidRDefault="006F3923" w:rsidP="006F3923">
      <w:pPr>
        <w:jc w:val="both"/>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 xml:space="preserve">Kf5 </w:t>
      </w:r>
    </w:p>
    <w:p w14:paraId="4B99F272" w14:textId="77777777" w:rsidR="006F3923" w:rsidRDefault="006F3923" w:rsidP="006F3923">
      <w:pPr>
        <w:spacing w:line="210" w:lineRule="exact"/>
        <w:jc w:val="both"/>
        <w:rPr>
          <w:rFonts w:cs="Arial"/>
          <w:sz w:val="20"/>
          <w:szCs w:val="20"/>
          <w:lang w:val="nl-BE"/>
        </w:rPr>
      </w:pPr>
      <w:r>
        <w:rPr>
          <w:rFonts w:cs="Arial"/>
          <w:sz w:val="20"/>
          <w:szCs w:val="20"/>
          <w:lang w:val="nl-BE"/>
        </w:rPr>
        <w:t>Het beste, want</w:t>
      </w:r>
      <w:r>
        <w:rPr>
          <w:rFonts w:cs="Arial"/>
          <w:b/>
          <w:sz w:val="20"/>
          <w:szCs w:val="20"/>
          <w:lang w:val="nl-BE"/>
        </w:rPr>
        <w:t xml:space="preserve"> </w:t>
      </w:r>
      <w:r>
        <w:rPr>
          <w:rFonts w:cs="Arial"/>
          <w:sz w:val="20"/>
          <w:szCs w:val="20"/>
          <w:lang w:val="nl-BE"/>
        </w:rPr>
        <w:t>na 4…Tc2+</w:t>
      </w:r>
      <w:r w:rsidR="005F497C">
        <w:rPr>
          <w:rFonts w:cs="Arial"/>
          <w:sz w:val="20"/>
          <w:szCs w:val="20"/>
          <w:lang w:val="nl-BE"/>
        </w:rPr>
        <w:t xml:space="preserve"> ?</w:t>
      </w:r>
      <w:r>
        <w:rPr>
          <w:rFonts w:cs="Arial"/>
          <w:sz w:val="20"/>
          <w:szCs w:val="20"/>
          <w:lang w:val="nl-BE"/>
        </w:rPr>
        <w:t xml:space="preserve"> 5.Kf1 Kf5 6.Ld8 Tb2 is zowel 7.Le7 als 7.Kg2 voldoende voor remise. </w:t>
      </w:r>
    </w:p>
    <w:p w14:paraId="6BF6DAE6" w14:textId="77777777" w:rsidR="006F3923" w:rsidRDefault="006F3923" w:rsidP="006F3923">
      <w:pPr>
        <w:spacing w:line="210" w:lineRule="exact"/>
        <w:ind w:firstLine="708"/>
        <w:jc w:val="both"/>
        <w:rPr>
          <w:rFonts w:cs="Arial"/>
          <w:sz w:val="20"/>
          <w:szCs w:val="20"/>
          <w:lang w:val="nl-BE"/>
        </w:rPr>
      </w:pPr>
      <w:r>
        <w:rPr>
          <w:rFonts w:cs="Arial"/>
          <w:b/>
          <w:sz w:val="20"/>
          <w:szCs w:val="20"/>
          <w:lang w:val="nl-BE"/>
        </w:rPr>
        <w:t xml:space="preserve">5.Ld8 </w:t>
      </w:r>
    </w:p>
    <w:p w14:paraId="7838A170" w14:textId="77777777" w:rsidR="005F497C" w:rsidRDefault="005F497C" w:rsidP="006F3923">
      <w:pPr>
        <w:jc w:val="both"/>
        <w:rPr>
          <w:rFonts w:cs="Arial"/>
          <w:sz w:val="20"/>
          <w:szCs w:val="20"/>
          <w:lang w:val="nl-BE"/>
        </w:rPr>
      </w:pPr>
    </w:p>
    <w:p w14:paraId="2F963781" w14:textId="77777777" w:rsidR="005F497C" w:rsidRDefault="005F497C" w:rsidP="006F3923">
      <w:pPr>
        <w:jc w:val="both"/>
        <w:rPr>
          <w:rFonts w:cs="Arial"/>
          <w:sz w:val="20"/>
          <w:szCs w:val="20"/>
          <w:lang w:val="nl-BE"/>
        </w:rPr>
      </w:pPr>
    </w:p>
    <w:p w14:paraId="30DC2668" w14:textId="77777777" w:rsidR="00BA69FF" w:rsidRDefault="00BA69FF" w:rsidP="006F3923">
      <w:pPr>
        <w:jc w:val="both"/>
        <w:rPr>
          <w:rFonts w:cs="Arial"/>
          <w:sz w:val="20"/>
          <w:szCs w:val="20"/>
          <w:lang w:val="nl-BE"/>
        </w:rPr>
      </w:pPr>
    </w:p>
    <w:p w14:paraId="08BA35C2" w14:textId="77777777" w:rsidR="00BA69FF" w:rsidRDefault="00BA69FF" w:rsidP="006F3923">
      <w:pPr>
        <w:jc w:val="both"/>
        <w:rPr>
          <w:rFonts w:cs="Arial"/>
          <w:sz w:val="20"/>
          <w:szCs w:val="20"/>
          <w:lang w:val="nl-BE"/>
        </w:rPr>
      </w:pPr>
    </w:p>
    <w:p w14:paraId="6AACFC03" w14:textId="77777777" w:rsidR="005F497C" w:rsidRDefault="005F497C" w:rsidP="006F3923">
      <w:pPr>
        <w:jc w:val="both"/>
        <w:rPr>
          <w:rFonts w:cs="Arial"/>
          <w:sz w:val="20"/>
          <w:szCs w:val="20"/>
          <w:lang w:val="nl-BE"/>
        </w:rPr>
      </w:pPr>
    </w:p>
    <w:p w14:paraId="094CE333" w14:textId="77777777" w:rsidR="0029534B" w:rsidRDefault="006F3923" w:rsidP="006F3923">
      <w:pPr>
        <w:jc w:val="both"/>
        <w:rPr>
          <w:rFonts w:cs="Arial"/>
          <w:sz w:val="20"/>
          <w:szCs w:val="20"/>
          <w:lang w:val="nl-BE"/>
        </w:rPr>
      </w:pPr>
      <w:r>
        <w:rPr>
          <w:rFonts w:cs="Arial"/>
          <w:sz w:val="20"/>
          <w:szCs w:val="20"/>
          <w:lang w:val="nl-BE"/>
        </w:rPr>
        <w:t xml:space="preserve">5.Le3? of 5.Lh4? faalt op 5…Tc2+ </w:t>
      </w:r>
    </w:p>
    <w:p w14:paraId="65B4C26A" w14:textId="77777777" w:rsidR="006F3923" w:rsidRPr="00BF5B6C" w:rsidRDefault="006F3923" w:rsidP="00AE0396">
      <w:pPr>
        <w:jc w:val="both"/>
        <w:rPr>
          <w:rFonts w:cs="Arial"/>
          <w:sz w:val="20"/>
          <w:szCs w:val="20"/>
          <w:lang w:val="nl-BE"/>
        </w:rPr>
      </w:pPr>
      <w:r>
        <w:rPr>
          <w:rFonts w:cs="Arial"/>
          <w:sz w:val="20"/>
          <w:szCs w:val="20"/>
          <w:lang w:val="nl-BE"/>
        </w:rPr>
        <w:t>6.Kf1 Ke</w:t>
      </w:r>
      <w:r w:rsidR="00AF2FC1">
        <w:rPr>
          <w:rFonts w:cs="Arial"/>
          <w:sz w:val="20"/>
          <w:szCs w:val="20"/>
          <w:lang w:val="nl-BE"/>
        </w:rPr>
        <w:t xml:space="preserve">(g)4 7.Lxf2 Kf3 enzovoort </w:t>
      </w:r>
      <w:r w:rsidR="00AE0396">
        <w:rPr>
          <w:rFonts w:cs="Arial"/>
          <w:sz w:val="20"/>
          <w:szCs w:val="20"/>
          <w:lang w:val="nl-BE"/>
        </w:rPr>
        <w:tab/>
      </w:r>
      <w:r w:rsidR="00421D5F" w:rsidRPr="00421D5F">
        <w:rPr>
          <w:rFonts w:cs="Arial"/>
          <w:b/>
          <w:sz w:val="20"/>
          <w:szCs w:val="20"/>
          <w:lang w:val="nl-BE"/>
        </w:rPr>
        <w:t>5…</w:t>
      </w:r>
      <w:r w:rsidR="00BF5B6C">
        <w:rPr>
          <w:rFonts w:cs="Arial"/>
          <w:sz w:val="20"/>
          <w:szCs w:val="20"/>
          <w:lang w:val="nl-BE"/>
        </w:rPr>
        <w:tab/>
      </w:r>
      <w:r w:rsidR="00BF5B6C">
        <w:rPr>
          <w:rFonts w:cs="Arial"/>
          <w:sz w:val="20"/>
          <w:szCs w:val="20"/>
          <w:lang w:val="nl-BE"/>
        </w:rPr>
        <w:tab/>
      </w:r>
      <w:r w:rsidR="00421D5F">
        <w:rPr>
          <w:rFonts w:cs="Arial"/>
          <w:b/>
          <w:sz w:val="20"/>
          <w:szCs w:val="20"/>
          <w:lang w:val="nl-BE"/>
        </w:rPr>
        <w:t>Tc2</w:t>
      </w:r>
      <w:r w:rsidR="00D57B1D">
        <w:rPr>
          <w:rFonts w:cs="Arial"/>
          <w:b/>
          <w:sz w:val="20"/>
          <w:szCs w:val="20"/>
          <w:lang w:val="nl-BE"/>
        </w:rPr>
        <w:t>+</w:t>
      </w:r>
      <w:r w:rsidR="00BF5B6C">
        <w:rPr>
          <w:rFonts w:cs="Arial"/>
          <w:sz w:val="20"/>
          <w:szCs w:val="20"/>
          <w:lang w:val="nl-BE"/>
        </w:rPr>
        <w:tab/>
      </w:r>
    </w:p>
    <w:p w14:paraId="629340C3" w14:textId="77777777" w:rsidR="006F3923" w:rsidRDefault="006F3923" w:rsidP="006F3923">
      <w:pPr>
        <w:jc w:val="both"/>
        <w:rPr>
          <w:rFonts w:cs="Arial"/>
          <w:b/>
          <w:sz w:val="20"/>
          <w:szCs w:val="20"/>
          <w:lang w:val="nl-BE"/>
        </w:rPr>
      </w:pPr>
      <w:r>
        <w:rPr>
          <w:rFonts w:cs="Arial"/>
          <w:b/>
          <w:sz w:val="20"/>
          <w:szCs w:val="20"/>
          <w:lang w:val="nl-BE"/>
        </w:rPr>
        <w:t xml:space="preserve">             6.Kf1 </w:t>
      </w:r>
      <w:r>
        <w:rPr>
          <w:rFonts w:cs="Arial"/>
          <w:b/>
          <w:sz w:val="20"/>
          <w:szCs w:val="20"/>
          <w:lang w:val="nl-BE"/>
        </w:rPr>
        <w:tab/>
      </w:r>
      <w:r>
        <w:rPr>
          <w:rFonts w:cs="Arial"/>
          <w:b/>
          <w:sz w:val="20"/>
          <w:szCs w:val="20"/>
          <w:lang w:val="nl-BE"/>
        </w:rPr>
        <w:tab/>
        <w:t xml:space="preserve">Ke4 </w:t>
      </w:r>
    </w:p>
    <w:p w14:paraId="46285407" w14:textId="77777777" w:rsidR="006F3923" w:rsidRDefault="006F3923" w:rsidP="006F3923">
      <w:pPr>
        <w:jc w:val="both"/>
        <w:rPr>
          <w:rFonts w:cs="Arial"/>
          <w:b/>
          <w:sz w:val="20"/>
          <w:szCs w:val="20"/>
          <w:lang w:val="nl-BE"/>
        </w:rPr>
      </w:pPr>
      <w:r>
        <w:rPr>
          <w:rFonts w:cs="Arial"/>
          <w:b/>
          <w:sz w:val="20"/>
          <w:szCs w:val="20"/>
          <w:lang w:val="nl-BE"/>
        </w:rPr>
        <w:t xml:space="preserve">             7.Kg2 </w:t>
      </w:r>
    </w:p>
    <w:p w14:paraId="142C6C8F" w14:textId="77777777" w:rsidR="006F3923" w:rsidRDefault="006F3923" w:rsidP="006F3923">
      <w:pPr>
        <w:jc w:val="both"/>
        <w:rPr>
          <w:rFonts w:cs="Arial"/>
          <w:sz w:val="20"/>
          <w:szCs w:val="20"/>
          <w:lang w:val="nl-BE"/>
        </w:rPr>
      </w:pPr>
      <w:r>
        <w:rPr>
          <w:rFonts w:cs="Arial"/>
          <w:sz w:val="20"/>
          <w:szCs w:val="20"/>
          <w:lang w:val="nl-BE"/>
        </w:rPr>
        <w:t xml:space="preserve">Verhindert 7…Kf3. Er dreigt nu 8…Lb6 en 9…Lxf2, dus: </w:t>
      </w:r>
    </w:p>
    <w:p w14:paraId="074D5F87" w14:textId="77777777" w:rsidR="006F3923" w:rsidRDefault="006F3923" w:rsidP="006F3923">
      <w:pPr>
        <w:ind w:firstLine="708"/>
        <w:jc w:val="both"/>
        <w:rPr>
          <w:rFonts w:cs="Arial"/>
          <w:sz w:val="20"/>
          <w:szCs w:val="20"/>
          <w:lang w:val="nl-BE"/>
        </w:rPr>
      </w:pPr>
      <w:r>
        <w:rPr>
          <w:rFonts w:cs="Arial"/>
          <w:b/>
          <w:sz w:val="20"/>
          <w:szCs w:val="20"/>
          <w:lang w:val="nl-BE"/>
        </w:rPr>
        <w:t xml:space="preserve"> 7…</w:t>
      </w:r>
      <w:r>
        <w:rPr>
          <w:rFonts w:cs="Arial"/>
          <w:b/>
          <w:sz w:val="20"/>
          <w:szCs w:val="20"/>
          <w:lang w:val="nl-BE"/>
        </w:rPr>
        <w:tab/>
      </w:r>
      <w:r>
        <w:rPr>
          <w:rFonts w:cs="Arial"/>
          <w:b/>
          <w:sz w:val="20"/>
          <w:szCs w:val="20"/>
          <w:lang w:val="nl-BE"/>
        </w:rPr>
        <w:tab/>
        <w:t xml:space="preserve">Tb2 </w:t>
      </w:r>
    </w:p>
    <w:p w14:paraId="3E566CA6" w14:textId="77777777" w:rsidR="006F3923" w:rsidRDefault="006F3923" w:rsidP="006F3923">
      <w:pPr>
        <w:ind w:firstLine="708"/>
        <w:jc w:val="both"/>
        <w:rPr>
          <w:rFonts w:cs="Arial"/>
          <w:b/>
          <w:sz w:val="20"/>
          <w:szCs w:val="20"/>
          <w:lang w:val="nl-BE"/>
        </w:rPr>
      </w:pPr>
      <w:r>
        <w:rPr>
          <w:rFonts w:cs="Arial"/>
          <w:b/>
          <w:sz w:val="20"/>
          <w:szCs w:val="20"/>
          <w:lang w:val="nl-BE"/>
        </w:rPr>
        <w:t xml:space="preserve"> 8.Le7 </w:t>
      </w:r>
    </w:p>
    <w:p w14:paraId="1492F566" w14:textId="77777777" w:rsidR="006F3923" w:rsidRDefault="006F3923" w:rsidP="006F3923">
      <w:pPr>
        <w:jc w:val="both"/>
        <w:rPr>
          <w:rFonts w:cs="Arial"/>
          <w:sz w:val="20"/>
          <w:szCs w:val="20"/>
          <w:lang w:val="nl-BE"/>
        </w:rPr>
      </w:pPr>
      <w:r>
        <w:rPr>
          <w:rFonts w:cs="Arial"/>
          <w:sz w:val="20"/>
          <w:szCs w:val="20"/>
          <w:lang w:val="nl-BE"/>
        </w:rPr>
        <w:t>A</w:t>
      </w:r>
      <w:r w:rsidR="008F04B9">
        <w:rPr>
          <w:rFonts w:cs="Arial"/>
          <w:sz w:val="20"/>
          <w:szCs w:val="20"/>
          <w:lang w:val="nl-BE"/>
        </w:rPr>
        <w:t xml:space="preserve">lle andere zetten verliezen </w:t>
      </w:r>
      <w:r w:rsidR="0029534B">
        <w:rPr>
          <w:rFonts w:cs="Arial"/>
          <w:sz w:val="20"/>
          <w:szCs w:val="20"/>
          <w:lang w:val="nl-BE"/>
        </w:rPr>
        <w:t>zo</w:t>
      </w:r>
      <w:r>
        <w:rPr>
          <w:rFonts w:cs="Arial"/>
          <w:sz w:val="20"/>
          <w:szCs w:val="20"/>
          <w:lang w:val="nl-BE"/>
        </w:rPr>
        <w:t>als:</w:t>
      </w:r>
    </w:p>
    <w:p w14:paraId="64DCFC68" w14:textId="77777777" w:rsidR="006F3923" w:rsidRDefault="006F3923" w:rsidP="0038155E">
      <w:pPr>
        <w:numPr>
          <w:ilvl w:val="0"/>
          <w:numId w:val="83"/>
        </w:numPr>
        <w:jc w:val="both"/>
        <w:rPr>
          <w:rFonts w:cs="Arial"/>
          <w:sz w:val="20"/>
          <w:szCs w:val="20"/>
          <w:lang w:val="nl-BE"/>
        </w:rPr>
      </w:pPr>
      <w:r>
        <w:rPr>
          <w:rFonts w:cs="Arial"/>
          <w:sz w:val="20"/>
          <w:szCs w:val="20"/>
          <w:lang w:val="nl-BE"/>
        </w:rPr>
        <w:t xml:space="preserve">8.Lc7? Ke3 9.Lg3 f1D+ 10.Kxg1 Kf3 en zwart wint, </w:t>
      </w:r>
    </w:p>
    <w:p w14:paraId="0CCBFE05" w14:textId="77777777" w:rsidR="006F3923" w:rsidRDefault="006F3923" w:rsidP="0038155E">
      <w:pPr>
        <w:numPr>
          <w:ilvl w:val="0"/>
          <w:numId w:val="83"/>
        </w:numPr>
        <w:jc w:val="both"/>
        <w:rPr>
          <w:rFonts w:cs="Arial"/>
          <w:sz w:val="20"/>
          <w:szCs w:val="20"/>
          <w:lang w:val="nl-BE"/>
        </w:rPr>
      </w:pPr>
      <w:r>
        <w:rPr>
          <w:rFonts w:cs="Arial"/>
          <w:sz w:val="20"/>
          <w:szCs w:val="20"/>
          <w:lang w:val="nl-BE"/>
        </w:rPr>
        <w:t>of 8.Lf6? Ke3 9.Lxb2 Ke2 10.</w:t>
      </w:r>
      <w:r w:rsidR="00A80925">
        <w:rPr>
          <w:rFonts w:cs="Arial"/>
          <w:sz w:val="20"/>
          <w:szCs w:val="20"/>
          <w:lang w:val="nl-BE"/>
        </w:rPr>
        <w:t xml:space="preserve">Kg3 </w:t>
      </w:r>
      <w:r w:rsidR="00B663AA">
        <w:rPr>
          <w:rFonts w:cs="Arial"/>
          <w:sz w:val="20"/>
          <w:szCs w:val="20"/>
          <w:lang w:val="nl-BE"/>
        </w:rPr>
        <w:t>f1D</w:t>
      </w:r>
      <w:r>
        <w:rPr>
          <w:rFonts w:cs="Arial"/>
          <w:sz w:val="20"/>
          <w:szCs w:val="20"/>
          <w:lang w:val="nl-BE"/>
        </w:rPr>
        <w:t>. Ook</w:t>
      </w:r>
      <w:r w:rsidR="008F04B9">
        <w:rPr>
          <w:rFonts w:cs="Arial"/>
          <w:sz w:val="20"/>
          <w:szCs w:val="20"/>
          <w:lang w:val="nl-BE"/>
        </w:rPr>
        <w:t>:</w:t>
      </w:r>
      <w:r>
        <w:rPr>
          <w:rFonts w:cs="Arial"/>
          <w:sz w:val="20"/>
          <w:szCs w:val="20"/>
          <w:lang w:val="nl-BE"/>
        </w:rPr>
        <w:t xml:space="preserve"> </w:t>
      </w:r>
    </w:p>
    <w:p w14:paraId="08DCD04C" w14:textId="77777777" w:rsidR="006F3923" w:rsidRDefault="006F3923" w:rsidP="0038155E">
      <w:pPr>
        <w:numPr>
          <w:ilvl w:val="0"/>
          <w:numId w:val="83"/>
        </w:numPr>
        <w:jc w:val="both"/>
        <w:rPr>
          <w:rFonts w:cs="Arial"/>
          <w:sz w:val="20"/>
          <w:szCs w:val="20"/>
          <w:lang w:val="nl-BE"/>
        </w:rPr>
      </w:pPr>
      <w:r>
        <w:rPr>
          <w:rFonts w:cs="Arial"/>
          <w:sz w:val="20"/>
          <w:szCs w:val="20"/>
          <w:lang w:val="nl-BE"/>
        </w:rPr>
        <w:t xml:space="preserve">8.Lh4? is niet voldoende we-gens 8…Ke3 9.Lxf2 Txf2. </w:t>
      </w:r>
    </w:p>
    <w:p w14:paraId="1A2FBC38" w14:textId="77777777" w:rsidR="006F3923" w:rsidRDefault="006F3923" w:rsidP="006F3923">
      <w:pPr>
        <w:jc w:val="both"/>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t xml:space="preserve">Kd4 </w:t>
      </w:r>
    </w:p>
    <w:p w14:paraId="34546432" w14:textId="77777777" w:rsidR="006F3923" w:rsidRPr="00BA69FF" w:rsidRDefault="00BA69FF" w:rsidP="006F3923">
      <w:pPr>
        <w:jc w:val="both"/>
        <w:rPr>
          <w:rFonts w:cs="Arial"/>
          <w:b/>
          <w:sz w:val="20"/>
          <w:szCs w:val="20"/>
          <w:lang w:val="nl-BE"/>
        </w:rPr>
      </w:pPr>
      <w:r>
        <w:rPr>
          <w:rFonts w:cs="Arial"/>
          <w:b/>
          <w:sz w:val="20"/>
          <w:szCs w:val="20"/>
          <w:lang w:val="nl-BE"/>
        </w:rPr>
        <w:t xml:space="preserve">             9.Ld6 </w:t>
      </w:r>
    </w:p>
    <w:p w14:paraId="2494A051" w14:textId="77777777" w:rsidR="006F3923" w:rsidRDefault="006F3923" w:rsidP="0038155E">
      <w:pPr>
        <w:numPr>
          <w:ilvl w:val="0"/>
          <w:numId w:val="84"/>
        </w:numPr>
        <w:jc w:val="both"/>
        <w:rPr>
          <w:rFonts w:cs="Arial"/>
          <w:sz w:val="20"/>
          <w:szCs w:val="20"/>
          <w:lang w:val="nl-BE"/>
        </w:rPr>
      </w:pPr>
      <w:r>
        <w:rPr>
          <w:rFonts w:cs="Arial"/>
          <w:sz w:val="20"/>
          <w:szCs w:val="20"/>
          <w:lang w:val="nl-BE"/>
        </w:rPr>
        <w:t>9.Lg5? Kd3 10.Kf1 Ta2 11.Lh4 Ke3, enzovoort. Of:</w:t>
      </w:r>
    </w:p>
    <w:p w14:paraId="74D70835" w14:textId="77777777" w:rsidR="006F3923" w:rsidRDefault="006F3923" w:rsidP="0038155E">
      <w:pPr>
        <w:numPr>
          <w:ilvl w:val="0"/>
          <w:numId w:val="84"/>
        </w:numPr>
        <w:jc w:val="both"/>
        <w:rPr>
          <w:rFonts w:cs="Arial"/>
          <w:sz w:val="20"/>
          <w:szCs w:val="20"/>
          <w:lang w:val="nl-BE"/>
        </w:rPr>
      </w:pPr>
      <w:r>
        <w:rPr>
          <w:rFonts w:cs="Arial"/>
          <w:sz w:val="20"/>
          <w:szCs w:val="20"/>
          <w:lang w:val="nl-BE"/>
        </w:rPr>
        <w:t xml:space="preserve">9.Lf8? Tc2 10.Le7 Kd3 11.Lh4 Ke3. </w:t>
      </w:r>
    </w:p>
    <w:p w14:paraId="7862CFB6" w14:textId="77777777" w:rsidR="006F3923" w:rsidRDefault="006F3923" w:rsidP="006F3923">
      <w:pPr>
        <w:jc w:val="both"/>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 xml:space="preserve">Tc2 </w:t>
      </w:r>
    </w:p>
    <w:p w14:paraId="01C78011" w14:textId="77777777" w:rsidR="006F3923" w:rsidRDefault="006F3923" w:rsidP="006F3923">
      <w:pPr>
        <w:jc w:val="both"/>
        <w:rPr>
          <w:rFonts w:cs="Arial"/>
          <w:b/>
          <w:sz w:val="20"/>
          <w:szCs w:val="20"/>
          <w:lang w:val="nl-BE"/>
        </w:rPr>
      </w:pPr>
      <w:r>
        <w:rPr>
          <w:rFonts w:cs="Arial"/>
          <w:b/>
          <w:sz w:val="20"/>
          <w:szCs w:val="20"/>
          <w:lang w:val="nl-BE"/>
        </w:rPr>
        <w:t xml:space="preserve">           10.Lb8 </w:t>
      </w:r>
      <w:r>
        <w:rPr>
          <w:rFonts w:cs="Arial"/>
          <w:b/>
          <w:sz w:val="20"/>
          <w:szCs w:val="20"/>
          <w:lang w:val="nl-BE"/>
        </w:rPr>
        <w:tab/>
      </w:r>
      <w:r>
        <w:rPr>
          <w:rFonts w:cs="Arial"/>
          <w:b/>
          <w:sz w:val="20"/>
          <w:szCs w:val="20"/>
          <w:lang w:val="nl-BE"/>
        </w:rPr>
        <w:tab/>
        <w:t xml:space="preserve">Ke4 </w:t>
      </w:r>
    </w:p>
    <w:p w14:paraId="5D88C4E5" w14:textId="77777777" w:rsidR="006F3923" w:rsidRDefault="006F3923" w:rsidP="006F3923">
      <w:pPr>
        <w:jc w:val="both"/>
        <w:rPr>
          <w:rFonts w:cs="Arial"/>
          <w:sz w:val="20"/>
          <w:szCs w:val="20"/>
          <w:lang w:val="nl-BE"/>
        </w:rPr>
      </w:pPr>
      <w:r>
        <w:rPr>
          <w:rFonts w:cs="Arial"/>
          <w:sz w:val="20"/>
          <w:szCs w:val="20"/>
          <w:lang w:val="nl-BE"/>
        </w:rPr>
        <w:t>Hier moet zwart berusten</w:t>
      </w:r>
      <w:r w:rsidR="00BF5B6C">
        <w:rPr>
          <w:rFonts w:cs="Arial"/>
          <w:sz w:val="20"/>
          <w:szCs w:val="20"/>
          <w:lang w:val="nl-BE"/>
        </w:rPr>
        <w:t>,</w:t>
      </w:r>
      <w:r>
        <w:rPr>
          <w:rFonts w:cs="Arial"/>
          <w:sz w:val="20"/>
          <w:szCs w:val="20"/>
          <w:lang w:val="nl-BE"/>
        </w:rPr>
        <w:t xml:space="preserve"> want een zet als 10…Ta2?, om 11.La7+ te beletten, faalt wegens bijvoor</w:t>
      </w:r>
      <w:r w:rsidR="002B76AA">
        <w:rPr>
          <w:rFonts w:cs="Arial"/>
          <w:sz w:val="20"/>
          <w:szCs w:val="20"/>
          <w:lang w:val="nl-BE"/>
        </w:rPr>
        <w:t>-</w:t>
      </w:r>
      <w:r>
        <w:rPr>
          <w:rFonts w:cs="Arial"/>
          <w:sz w:val="20"/>
          <w:szCs w:val="20"/>
          <w:lang w:val="nl-BE"/>
        </w:rPr>
        <w:t xml:space="preserve">beeld 11…Lc7 </w:t>
      </w:r>
      <w:r w:rsidR="00E16831">
        <w:rPr>
          <w:rFonts w:cs="Arial"/>
          <w:sz w:val="20"/>
          <w:szCs w:val="20"/>
          <w:lang w:val="nl-BE"/>
        </w:rPr>
        <w:t>Tb2, en nu komt 12.Ld6 terug, (Z</w:t>
      </w:r>
      <w:r>
        <w:rPr>
          <w:rFonts w:cs="Arial"/>
          <w:sz w:val="20"/>
          <w:szCs w:val="20"/>
          <w:lang w:val="nl-BE"/>
        </w:rPr>
        <w:t xml:space="preserve">ie zet 9.) </w:t>
      </w:r>
    </w:p>
    <w:p w14:paraId="62F6724A" w14:textId="77777777" w:rsidR="006F3923" w:rsidRDefault="00184753" w:rsidP="00184753">
      <w:pPr>
        <w:jc w:val="both"/>
        <w:rPr>
          <w:rFonts w:cs="Arial"/>
          <w:sz w:val="20"/>
          <w:szCs w:val="20"/>
          <w:lang w:val="nl-BE"/>
        </w:rPr>
      </w:pPr>
      <w:r>
        <w:rPr>
          <w:rFonts w:cs="Arial"/>
          <w:b/>
          <w:sz w:val="20"/>
          <w:szCs w:val="20"/>
          <w:lang w:val="nl-BE"/>
        </w:rPr>
        <w:t xml:space="preserve">           </w:t>
      </w:r>
      <w:r w:rsidR="006F3923">
        <w:rPr>
          <w:rFonts w:cs="Arial"/>
          <w:b/>
          <w:sz w:val="20"/>
          <w:szCs w:val="20"/>
          <w:lang w:val="nl-BE"/>
        </w:rPr>
        <w:t xml:space="preserve">11.La7 </w:t>
      </w:r>
      <w:r w:rsidR="006F3923">
        <w:rPr>
          <w:rFonts w:cs="Arial"/>
          <w:b/>
          <w:sz w:val="20"/>
          <w:szCs w:val="20"/>
          <w:lang w:val="nl-BE"/>
        </w:rPr>
        <w:tab/>
      </w:r>
      <w:r w:rsidR="006F3923">
        <w:rPr>
          <w:rFonts w:cs="Arial"/>
          <w:b/>
          <w:sz w:val="20"/>
          <w:szCs w:val="20"/>
          <w:lang w:val="nl-BE"/>
        </w:rPr>
        <w:tab/>
        <w:t xml:space="preserve">Kf4 </w:t>
      </w:r>
    </w:p>
    <w:p w14:paraId="238B5D59" w14:textId="77777777" w:rsidR="006F3923" w:rsidRDefault="006F3923" w:rsidP="006F3923">
      <w:pPr>
        <w:jc w:val="both"/>
        <w:rPr>
          <w:rFonts w:cs="Arial"/>
          <w:sz w:val="20"/>
          <w:szCs w:val="20"/>
          <w:lang w:val="nl-BE"/>
        </w:rPr>
      </w:pPr>
      <w:r>
        <w:rPr>
          <w:rFonts w:cs="Arial"/>
          <w:sz w:val="20"/>
          <w:szCs w:val="20"/>
          <w:lang w:val="nl-BE"/>
        </w:rPr>
        <w:t xml:space="preserve">En nu korte metten met: </w:t>
      </w:r>
    </w:p>
    <w:p w14:paraId="3488D85A" w14:textId="77777777" w:rsidR="006F3923" w:rsidRDefault="00184753" w:rsidP="006F3923">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 xml:space="preserve">12.Lxf2 </w:t>
      </w:r>
    </w:p>
    <w:p w14:paraId="00E0D74E" w14:textId="77777777" w:rsidR="006F3923" w:rsidRDefault="00184753" w:rsidP="006F3923">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12…</w:t>
      </w:r>
      <w:r w:rsidR="006F3923">
        <w:rPr>
          <w:rFonts w:cs="Arial"/>
          <w:b/>
          <w:sz w:val="20"/>
          <w:szCs w:val="20"/>
          <w:lang w:val="nl-BE"/>
        </w:rPr>
        <w:tab/>
      </w:r>
      <w:r w:rsidR="006F3923">
        <w:rPr>
          <w:rFonts w:cs="Arial"/>
          <w:b/>
          <w:sz w:val="20"/>
          <w:szCs w:val="20"/>
          <w:lang w:val="nl-BE"/>
        </w:rPr>
        <w:tab/>
        <w:t xml:space="preserve">Ta2 </w:t>
      </w:r>
      <w:r w:rsidR="006F3923">
        <w:rPr>
          <w:rFonts w:cs="Arial"/>
          <w:b/>
          <w:sz w:val="20"/>
          <w:szCs w:val="20"/>
          <w:lang w:val="nl-BE"/>
        </w:rPr>
        <w:tab/>
      </w:r>
    </w:p>
    <w:p w14:paraId="4CB0804F" w14:textId="77777777" w:rsidR="006F3923" w:rsidRDefault="00184753" w:rsidP="006F3923">
      <w:pPr>
        <w:rPr>
          <w:lang w:val="nl-BE"/>
        </w:rPr>
      </w:pPr>
      <w:r>
        <w:rPr>
          <w:rFonts w:cs="Arial"/>
          <w:b/>
          <w:sz w:val="20"/>
          <w:szCs w:val="20"/>
          <w:lang w:val="nl-BE"/>
        </w:rPr>
        <w:t xml:space="preserve">           </w:t>
      </w:r>
      <w:r w:rsidR="006F3923">
        <w:rPr>
          <w:rFonts w:cs="Arial"/>
          <w:b/>
          <w:sz w:val="20"/>
          <w:szCs w:val="20"/>
          <w:lang w:val="nl-BE"/>
        </w:rPr>
        <w:t xml:space="preserve">13.Kg1 </w:t>
      </w:r>
    </w:p>
    <w:p w14:paraId="2A3740A7" w14:textId="77777777" w:rsidR="006F3923" w:rsidRDefault="006F3923" w:rsidP="006F3923">
      <w:pPr>
        <w:jc w:val="both"/>
        <w:rPr>
          <w:rFonts w:cs="Arial"/>
          <w:sz w:val="20"/>
          <w:szCs w:val="20"/>
          <w:lang w:val="nl-BE"/>
        </w:rPr>
      </w:pPr>
      <w:r>
        <w:rPr>
          <w:rFonts w:cs="Arial"/>
          <w:sz w:val="20"/>
          <w:szCs w:val="20"/>
          <w:lang w:val="nl-BE"/>
        </w:rPr>
        <w:t>zodat er een theoretische remise-stelling bereikt wordt.</w:t>
      </w:r>
    </w:p>
    <w:p w14:paraId="24B7FF77" w14:textId="77777777" w:rsidR="006F3923" w:rsidRDefault="006F3923" w:rsidP="006F3923">
      <w:pPr>
        <w:jc w:val="both"/>
        <w:rPr>
          <w:rFonts w:cs="Arial"/>
          <w:sz w:val="20"/>
          <w:szCs w:val="20"/>
          <w:lang w:val="nl-BE"/>
        </w:rPr>
      </w:pPr>
    </w:p>
    <w:p w14:paraId="41D045EE" w14:textId="77777777" w:rsidR="006F3923" w:rsidRDefault="006F3923" w:rsidP="006F3923">
      <w:pPr>
        <w:jc w:val="both"/>
        <w:rPr>
          <w:rFonts w:cs="Arial"/>
          <w:sz w:val="20"/>
          <w:szCs w:val="20"/>
          <w:lang w:val="nl-BE"/>
        </w:rPr>
      </w:pPr>
    </w:p>
    <w:p w14:paraId="6E17A329" w14:textId="77777777" w:rsidR="006F3923" w:rsidRDefault="006F3923" w:rsidP="006F3923">
      <w:pPr>
        <w:jc w:val="both"/>
        <w:rPr>
          <w:rFonts w:cs="Arial"/>
          <w:sz w:val="20"/>
          <w:szCs w:val="20"/>
          <w:lang w:val="nl-BE"/>
        </w:rPr>
      </w:pPr>
    </w:p>
    <w:p w14:paraId="1BDB44B9" w14:textId="77777777" w:rsidR="006F3923" w:rsidRDefault="006F3923" w:rsidP="006F3923">
      <w:pPr>
        <w:jc w:val="both"/>
        <w:rPr>
          <w:rFonts w:cs="Arial"/>
          <w:sz w:val="20"/>
          <w:szCs w:val="20"/>
          <w:lang w:val="nl-BE"/>
        </w:rPr>
      </w:pPr>
    </w:p>
    <w:p w14:paraId="45E8252E" w14:textId="77777777" w:rsidR="00312A20" w:rsidRDefault="00312A20" w:rsidP="006F3923">
      <w:pPr>
        <w:jc w:val="both"/>
        <w:rPr>
          <w:rFonts w:cs="Arial"/>
          <w:sz w:val="20"/>
          <w:szCs w:val="20"/>
          <w:lang w:val="nl-BE"/>
        </w:rPr>
      </w:pPr>
    </w:p>
    <w:p w14:paraId="75E7237C" w14:textId="77777777" w:rsidR="002E6418" w:rsidRDefault="0002143A" w:rsidP="006F3923">
      <w:pPr>
        <w:jc w:val="both"/>
        <w:rPr>
          <w:rFonts w:cs="Arial"/>
          <w:sz w:val="20"/>
          <w:szCs w:val="20"/>
          <w:lang w:val="nl-BE"/>
        </w:rPr>
      </w:pPr>
      <w:r>
        <w:rPr>
          <w:rFonts w:cs="Arial"/>
          <w:sz w:val="20"/>
          <w:szCs w:val="20"/>
          <w:lang w:val="nl-BE"/>
        </w:rPr>
        <w:t xml:space="preserve">Grootmeester Jan </w:t>
      </w:r>
      <w:r w:rsidR="006F3923">
        <w:rPr>
          <w:rFonts w:cs="Arial"/>
          <w:sz w:val="20"/>
          <w:szCs w:val="20"/>
          <w:lang w:val="nl-BE"/>
        </w:rPr>
        <w:t xml:space="preserve">Timman </w:t>
      </w:r>
      <w:r w:rsidRPr="0002143A">
        <w:rPr>
          <w:rFonts w:cs="Arial"/>
          <w:i/>
          <w:sz w:val="20"/>
          <w:szCs w:val="20"/>
          <w:lang w:val="nl-BE"/>
        </w:rPr>
        <w:t>him</w:t>
      </w:r>
      <w:r>
        <w:rPr>
          <w:rFonts w:cs="Arial"/>
          <w:i/>
          <w:sz w:val="20"/>
          <w:szCs w:val="20"/>
          <w:lang w:val="nl-BE"/>
        </w:rPr>
        <w:t>-</w:t>
      </w:r>
      <w:r w:rsidRPr="0002143A">
        <w:rPr>
          <w:rFonts w:cs="Arial"/>
          <w:i/>
          <w:sz w:val="20"/>
          <w:szCs w:val="20"/>
          <w:lang w:val="nl-BE"/>
        </w:rPr>
        <w:t>self</w:t>
      </w:r>
      <w:r>
        <w:rPr>
          <w:rFonts w:cs="Arial"/>
          <w:sz w:val="20"/>
          <w:szCs w:val="20"/>
          <w:lang w:val="nl-BE"/>
        </w:rPr>
        <w:t xml:space="preserve"> </w:t>
      </w:r>
      <w:r w:rsidR="006F3923">
        <w:rPr>
          <w:rFonts w:cs="Arial"/>
          <w:sz w:val="20"/>
          <w:szCs w:val="20"/>
          <w:lang w:val="nl-BE"/>
        </w:rPr>
        <w:t>fungeerde als prijsrechter ove</w:t>
      </w:r>
      <w:r>
        <w:rPr>
          <w:rFonts w:cs="Arial"/>
          <w:sz w:val="20"/>
          <w:szCs w:val="20"/>
          <w:lang w:val="nl-BE"/>
        </w:rPr>
        <w:t>r 132 (!) ingezonden studies en oorde</w:t>
      </w:r>
      <w:r w:rsidR="00852ED9">
        <w:rPr>
          <w:rFonts w:cs="Arial"/>
          <w:sz w:val="20"/>
          <w:szCs w:val="20"/>
          <w:lang w:val="nl-BE"/>
        </w:rPr>
        <w:t>elde over deze inzen</w:t>
      </w:r>
      <w:r>
        <w:rPr>
          <w:rFonts w:cs="Arial"/>
          <w:sz w:val="20"/>
          <w:szCs w:val="20"/>
          <w:lang w:val="nl-BE"/>
        </w:rPr>
        <w:t xml:space="preserve">ding: </w:t>
      </w:r>
    </w:p>
    <w:p w14:paraId="3F493AB7" w14:textId="77777777" w:rsidR="002E6418" w:rsidRDefault="0002143A" w:rsidP="006F3923">
      <w:pPr>
        <w:jc w:val="both"/>
        <w:rPr>
          <w:rFonts w:cs="Arial"/>
          <w:i/>
          <w:sz w:val="20"/>
          <w:szCs w:val="20"/>
        </w:rPr>
      </w:pPr>
      <w:r w:rsidRPr="002E6418">
        <w:rPr>
          <w:rFonts w:cs="Arial"/>
          <w:sz w:val="20"/>
          <w:szCs w:val="20"/>
          <w:lang w:val="en-GB"/>
        </w:rPr>
        <w:t>“</w:t>
      </w:r>
      <w:r w:rsidRPr="002E6418">
        <w:rPr>
          <w:rFonts w:cs="Arial"/>
          <w:i/>
          <w:sz w:val="20"/>
          <w:szCs w:val="20"/>
          <w:lang w:val="en-GB"/>
        </w:rPr>
        <w:t xml:space="preserve">The initial position is very natural. </w:t>
      </w:r>
      <w:r w:rsidRPr="0002143A">
        <w:rPr>
          <w:rFonts w:cs="Arial"/>
          <w:i/>
          <w:sz w:val="20"/>
          <w:szCs w:val="20"/>
        </w:rPr>
        <w:t>The very subtle play of Rook and pawn against Bishop gains some</w:t>
      </w:r>
      <w:r w:rsidR="002E6418">
        <w:rPr>
          <w:rFonts w:cs="Arial"/>
          <w:i/>
          <w:sz w:val="20"/>
          <w:szCs w:val="20"/>
        </w:rPr>
        <w:t>-</w:t>
      </w:r>
      <w:r w:rsidRPr="0002143A">
        <w:rPr>
          <w:rFonts w:cs="Arial"/>
          <w:i/>
          <w:sz w:val="20"/>
          <w:szCs w:val="20"/>
        </w:rPr>
        <w:t xml:space="preserve">thing extra because White has to coordinate his forces very careful. </w:t>
      </w:r>
      <w:r>
        <w:rPr>
          <w:rFonts w:cs="Arial"/>
          <w:i/>
          <w:sz w:val="20"/>
          <w:szCs w:val="20"/>
        </w:rPr>
        <w:t>The tempo play that leads to the technical position after White’s 7</w:t>
      </w:r>
      <w:r w:rsidRPr="0002143A">
        <w:rPr>
          <w:rFonts w:cs="Arial"/>
          <w:i/>
          <w:sz w:val="20"/>
          <w:szCs w:val="20"/>
          <w:vertAlign w:val="superscript"/>
        </w:rPr>
        <w:t>th</w:t>
      </w:r>
      <w:r w:rsidR="002E6418">
        <w:rPr>
          <w:rFonts w:cs="Arial"/>
          <w:i/>
          <w:sz w:val="20"/>
          <w:szCs w:val="20"/>
        </w:rPr>
        <w:t xml:space="preserve"> move is very in</w:t>
      </w:r>
      <w:r>
        <w:rPr>
          <w:rFonts w:cs="Arial"/>
          <w:i/>
          <w:sz w:val="20"/>
          <w:szCs w:val="20"/>
        </w:rPr>
        <w:t>genious. Also du</w:t>
      </w:r>
      <w:r w:rsidR="002E6418">
        <w:rPr>
          <w:rFonts w:cs="Arial"/>
          <w:i/>
          <w:sz w:val="20"/>
          <w:szCs w:val="20"/>
        </w:rPr>
        <w:t>-</w:t>
      </w:r>
      <w:r>
        <w:rPr>
          <w:rFonts w:cs="Arial"/>
          <w:i/>
          <w:sz w:val="20"/>
          <w:szCs w:val="20"/>
        </w:rPr>
        <w:t>ring the technical phase White has to play very accurate.</w:t>
      </w:r>
    </w:p>
    <w:p w14:paraId="775E6342" w14:textId="77777777" w:rsidR="002E6418" w:rsidRDefault="002E6418" w:rsidP="006F3923">
      <w:pPr>
        <w:jc w:val="both"/>
        <w:rPr>
          <w:rFonts w:cs="Arial"/>
          <w:i/>
          <w:sz w:val="20"/>
          <w:szCs w:val="20"/>
        </w:rPr>
      </w:pPr>
    </w:p>
    <w:p w14:paraId="7B12C093" w14:textId="77777777" w:rsidR="006F3923" w:rsidRDefault="0002143A" w:rsidP="006F3923">
      <w:pPr>
        <w:jc w:val="both"/>
        <w:rPr>
          <w:rFonts w:cs="Arial"/>
          <w:i/>
          <w:sz w:val="20"/>
          <w:szCs w:val="20"/>
        </w:rPr>
      </w:pPr>
      <w:r>
        <w:rPr>
          <w:rFonts w:cs="Arial"/>
          <w:i/>
          <w:sz w:val="20"/>
          <w:szCs w:val="20"/>
        </w:rPr>
        <w:t>This study is a small but impo</w:t>
      </w:r>
      <w:r w:rsidR="00852ED9">
        <w:rPr>
          <w:rFonts w:cs="Arial"/>
          <w:i/>
          <w:sz w:val="20"/>
          <w:szCs w:val="20"/>
        </w:rPr>
        <w:t>r</w:t>
      </w:r>
      <w:r>
        <w:rPr>
          <w:rFonts w:cs="Arial"/>
          <w:i/>
          <w:sz w:val="20"/>
          <w:szCs w:val="20"/>
        </w:rPr>
        <w:t>tant contribution to endgame theory.”</w:t>
      </w:r>
    </w:p>
    <w:p w14:paraId="1972D34C" w14:textId="77777777" w:rsidR="00CF7088" w:rsidRPr="0002143A" w:rsidRDefault="00CF7088" w:rsidP="006F3923">
      <w:pPr>
        <w:jc w:val="both"/>
        <w:rPr>
          <w:rFonts w:cs="Arial"/>
          <w:i/>
          <w:sz w:val="20"/>
          <w:szCs w:val="20"/>
        </w:rPr>
      </w:pPr>
    </w:p>
    <w:p w14:paraId="6520C2E1" w14:textId="77777777" w:rsidR="006F3923" w:rsidRPr="00CF7088" w:rsidRDefault="00CF7088" w:rsidP="006F3923">
      <w:pPr>
        <w:jc w:val="both"/>
        <w:rPr>
          <w:rFonts w:cs="Arial"/>
          <w:sz w:val="20"/>
          <w:szCs w:val="20"/>
          <w:lang w:val="nl-BE"/>
        </w:rPr>
      </w:pPr>
      <w:r>
        <w:rPr>
          <w:rFonts w:cs="Arial"/>
          <w:sz w:val="20"/>
          <w:szCs w:val="20"/>
          <w:lang w:val="nl-BE"/>
        </w:rPr>
        <w:t>Achteraf</w:t>
      </w:r>
      <w:r w:rsidR="002E6418" w:rsidRPr="002E6418">
        <w:rPr>
          <w:rFonts w:cs="Arial"/>
          <w:sz w:val="20"/>
          <w:szCs w:val="20"/>
          <w:lang w:val="nl-BE"/>
        </w:rPr>
        <w:t xml:space="preserve"> in 2009, ontdekte ik</w:t>
      </w:r>
      <w:r>
        <w:rPr>
          <w:rFonts w:cs="Arial"/>
          <w:sz w:val="20"/>
          <w:szCs w:val="20"/>
          <w:lang w:val="nl-BE"/>
        </w:rPr>
        <w:t xml:space="preserve"> dat in mijn studie wit ook correct kan winnen als na </w:t>
      </w:r>
      <w:r w:rsidRPr="00B24DF5">
        <w:rPr>
          <w:rFonts w:cs="Arial"/>
          <w:sz w:val="20"/>
          <w:szCs w:val="20"/>
          <w:lang w:val="nl-BE"/>
        </w:rPr>
        <w:t>4.Ke2</w:t>
      </w:r>
      <w:r>
        <w:rPr>
          <w:rFonts w:cs="Arial"/>
          <w:sz w:val="20"/>
          <w:szCs w:val="20"/>
          <w:lang w:val="nl-BE"/>
        </w:rPr>
        <w:t xml:space="preserve"> zwart ant-woordt met: </w:t>
      </w:r>
      <w:r>
        <w:rPr>
          <w:rFonts w:cs="Arial"/>
          <w:b/>
          <w:sz w:val="20"/>
          <w:szCs w:val="20"/>
          <w:lang w:val="nl-BE"/>
        </w:rPr>
        <w:t xml:space="preserve">4… Tc2+ 5.Kf1 Kf5 6.Ld8 Ke4 7.Kg2, </w:t>
      </w:r>
      <w:r>
        <w:rPr>
          <w:rFonts w:cs="Arial"/>
          <w:sz w:val="20"/>
          <w:szCs w:val="20"/>
          <w:lang w:val="nl-BE"/>
        </w:rPr>
        <w:t>enzovoort, zo-als in de oorspronkelijke oplos-sing.</w:t>
      </w:r>
    </w:p>
    <w:p w14:paraId="34E11B63" w14:textId="77777777" w:rsidR="002E6418" w:rsidRDefault="002E6418" w:rsidP="006F3923">
      <w:pPr>
        <w:jc w:val="both"/>
        <w:rPr>
          <w:rFonts w:cs="Arial"/>
          <w:sz w:val="20"/>
          <w:szCs w:val="20"/>
          <w:lang w:val="nl-BE"/>
        </w:rPr>
      </w:pPr>
    </w:p>
    <w:p w14:paraId="3AE48326" w14:textId="77777777" w:rsidR="002E6418" w:rsidRDefault="002E6418" w:rsidP="006F3923">
      <w:pPr>
        <w:jc w:val="both"/>
        <w:rPr>
          <w:rFonts w:cs="Arial"/>
          <w:sz w:val="20"/>
          <w:szCs w:val="20"/>
          <w:lang w:val="nl-BE"/>
        </w:rPr>
      </w:pPr>
    </w:p>
    <w:p w14:paraId="6B882F01" w14:textId="77777777" w:rsidR="002E6418" w:rsidRDefault="002E6418" w:rsidP="006F3923">
      <w:pPr>
        <w:jc w:val="both"/>
        <w:rPr>
          <w:rFonts w:cs="Arial"/>
          <w:sz w:val="20"/>
          <w:szCs w:val="20"/>
          <w:lang w:val="nl-BE"/>
        </w:rPr>
      </w:pPr>
    </w:p>
    <w:p w14:paraId="62803046" w14:textId="77777777" w:rsidR="002E6418" w:rsidRDefault="002E6418" w:rsidP="006F3923">
      <w:pPr>
        <w:jc w:val="both"/>
        <w:rPr>
          <w:rFonts w:cs="Arial"/>
          <w:sz w:val="20"/>
          <w:szCs w:val="20"/>
          <w:lang w:val="nl-BE"/>
        </w:rPr>
      </w:pPr>
    </w:p>
    <w:p w14:paraId="6AC8D175" w14:textId="77777777" w:rsidR="002E6418" w:rsidRDefault="002E6418" w:rsidP="006F3923">
      <w:pPr>
        <w:jc w:val="both"/>
        <w:rPr>
          <w:rFonts w:cs="Arial"/>
          <w:sz w:val="20"/>
          <w:szCs w:val="20"/>
          <w:lang w:val="nl-BE"/>
        </w:rPr>
      </w:pPr>
    </w:p>
    <w:p w14:paraId="35186227" w14:textId="77777777" w:rsidR="002E6418" w:rsidRDefault="002E6418" w:rsidP="006F3923">
      <w:pPr>
        <w:jc w:val="both"/>
        <w:rPr>
          <w:rFonts w:cs="Arial"/>
          <w:sz w:val="20"/>
          <w:szCs w:val="20"/>
          <w:lang w:val="nl-BE"/>
        </w:rPr>
      </w:pPr>
    </w:p>
    <w:p w14:paraId="037A3455" w14:textId="77777777" w:rsidR="002E6418" w:rsidRDefault="002E6418" w:rsidP="006F3923">
      <w:pPr>
        <w:jc w:val="both"/>
        <w:rPr>
          <w:rFonts w:cs="Arial"/>
          <w:sz w:val="20"/>
          <w:szCs w:val="20"/>
          <w:lang w:val="nl-BE"/>
        </w:rPr>
      </w:pPr>
    </w:p>
    <w:p w14:paraId="02366345" w14:textId="77777777" w:rsidR="002E6418" w:rsidRDefault="002E6418" w:rsidP="006F3923">
      <w:pPr>
        <w:jc w:val="both"/>
        <w:rPr>
          <w:rFonts w:cs="Arial"/>
          <w:sz w:val="20"/>
          <w:szCs w:val="20"/>
          <w:lang w:val="nl-BE"/>
        </w:rPr>
      </w:pPr>
    </w:p>
    <w:p w14:paraId="7B8AFEFE" w14:textId="77777777" w:rsidR="002E6418" w:rsidRDefault="002E6418" w:rsidP="006F3923">
      <w:pPr>
        <w:jc w:val="both"/>
        <w:rPr>
          <w:rFonts w:cs="Arial"/>
          <w:sz w:val="20"/>
          <w:szCs w:val="20"/>
          <w:lang w:val="nl-BE"/>
        </w:rPr>
      </w:pPr>
    </w:p>
    <w:p w14:paraId="1E654792" w14:textId="77777777" w:rsidR="002E6418" w:rsidRDefault="002E6418" w:rsidP="006F3923">
      <w:pPr>
        <w:jc w:val="both"/>
        <w:rPr>
          <w:rFonts w:cs="Arial"/>
          <w:sz w:val="20"/>
          <w:szCs w:val="20"/>
          <w:lang w:val="nl-BE"/>
        </w:rPr>
      </w:pPr>
    </w:p>
    <w:p w14:paraId="2E7768CF" w14:textId="77777777" w:rsidR="002E6418" w:rsidRDefault="002E6418" w:rsidP="006F3923">
      <w:pPr>
        <w:jc w:val="both"/>
        <w:rPr>
          <w:rFonts w:cs="Arial"/>
          <w:sz w:val="20"/>
          <w:szCs w:val="20"/>
          <w:lang w:val="nl-BE"/>
        </w:rPr>
      </w:pPr>
    </w:p>
    <w:p w14:paraId="35FC8C97" w14:textId="77777777" w:rsidR="002E6418" w:rsidRDefault="002E6418" w:rsidP="006F3923">
      <w:pPr>
        <w:jc w:val="both"/>
        <w:rPr>
          <w:rFonts w:cs="Arial"/>
          <w:sz w:val="20"/>
          <w:szCs w:val="20"/>
          <w:lang w:val="nl-BE"/>
        </w:rPr>
      </w:pPr>
    </w:p>
    <w:p w14:paraId="34AA49F5" w14:textId="77777777" w:rsidR="002E6418" w:rsidRDefault="002E6418" w:rsidP="006F3923">
      <w:pPr>
        <w:jc w:val="both"/>
        <w:rPr>
          <w:rFonts w:cs="Arial"/>
          <w:sz w:val="20"/>
          <w:szCs w:val="20"/>
          <w:lang w:val="nl-BE"/>
        </w:rPr>
      </w:pPr>
    </w:p>
    <w:p w14:paraId="03E41253" w14:textId="77777777" w:rsidR="002E6418" w:rsidRDefault="002E6418" w:rsidP="006F3923">
      <w:pPr>
        <w:jc w:val="both"/>
        <w:rPr>
          <w:rFonts w:cs="Arial"/>
          <w:sz w:val="20"/>
          <w:szCs w:val="20"/>
          <w:lang w:val="nl-BE"/>
        </w:rPr>
      </w:pPr>
    </w:p>
    <w:p w14:paraId="5F9FB738" w14:textId="77777777" w:rsidR="0031251A" w:rsidRDefault="0031251A" w:rsidP="006F3923">
      <w:pPr>
        <w:jc w:val="both"/>
        <w:rPr>
          <w:rFonts w:cs="Arial"/>
          <w:sz w:val="20"/>
          <w:szCs w:val="20"/>
          <w:lang w:val="nl-BE"/>
        </w:rPr>
      </w:pPr>
    </w:p>
    <w:p w14:paraId="0D44BA9C" w14:textId="77777777" w:rsidR="0031251A" w:rsidRDefault="0031251A" w:rsidP="006F3923">
      <w:pPr>
        <w:jc w:val="both"/>
        <w:rPr>
          <w:rFonts w:cs="Arial"/>
          <w:sz w:val="20"/>
          <w:szCs w:val="20"/>
          <w:lang w:val="nl-BE"/>
        </w:rPr>
      </w:pPr>
    </w:p>
    <w:p w14:paraId="20B7AF4B" w14:textId="77777777" w:rsidR="006F3923" w:rsidRDefault="006F3923" w:rsidP="006F3923">
      <w:pPr>
        <w:jc w:val="both"/>
        <w:rPr>
          <w:rFonts w:cs="Arial"/>
          <w:sz w:val="20"/>
          <w:szCs w:val="20"/>
          <w:lang w:val="nl-BE"/>
        </w:rPr>
      </w:pPr>
      <w:r>
        <w:rPr>
          <w:rFonts w:cs="Arial"/>
          <w:sz w:val="20"/>
          <w:szCs w:val="20"/>
          <w:lang w:val="nl-BE"/>
        </w:rPr>
        <w:t xml:space="preserve">Hans Bouwmeester vond mijn stu-die </w:t>
      </w:r>
      <w:r>
        <w:rPr>
          <w:rFonts w:cs="Arial"/>
          <w:i/>
          <w:sz w:val="20"/>
          <w:szCs w:val="20"/>
          <w:lang w:val="nl-BE"/>
        </w:rPr>
        <w:t>“Minstens zo mooi  als  de stu-die van Enserink</w:t>
      </w:r>
      <w:r w:rsidR="00DB6F82">
        <w:rPr>
          <w:rFonts w:cs="Arial"/>
          <w:i/>
          <w:sz w:val="20"/>
          <w:szCs w:val="20"/>
          <w:lang w:val="nl-BE"/>
        </w:rPr>
        <w:t>, die de Eerste Prijs kreeg</w:t>
      </w:r>
      <w:r>
        <w:rPr>
          <w:rFonts w:cs="Arial"/>
          <w:i/>
          <w:sz w:val="20"/>
          <w:szCs w:val="20"/>
          <w:lang w:val="nl-BE"/>
        </w:rPr>
        <w:t>”.</w:t>
      </w:r>
    </w:p>
    <w:p w14:paraId="41CC81B3" w14:textId="77777777" w:rsidR="006F3923" w:rsidRDefault="006F3923" w:rsidP="006F3923">
      <w:pPr>
        <w:jc w:val="both"/>
        <w:rPr>
          <w:rFonts w:cs="Arial"/>
          <w:sz w:val="20"/>
          <w:szCs w:val="20"/>
          <w:lang w:val="nl-BE"/>
        </w:rPr>
      </w:pPr>
    </w:p>
    <w:p w14:paraId="5D98855F" w14:textId="77777777" w:rsidR="006F3923" w:rsidRDefault="006F3923" w:rsidP="006F3923">
      <w:pPr>
        <w:jc w:val="both"/>
        <w:rPr>
          <w:rFonts w:cs="Arial"/>
          <w:sz w:val="20"/>
          <w:szCs w:val="20"/>
          <w:lang w:val="nl-BE"/>
        </w:rPr>
      </w:pPr>
      <w:r>
        <w:rPr>
          <w:rFonts w:cs="Arial"/>
          <w:sz w:val="20"/>
          <w:szCs w:val="20"/>
          <w:lang w:val="nl-BE"/>
        </w:rPr>
        <w:t xml:space="preserve">En besloot met: </w:t>
      </w:r>
      <w:r>
        <w:rPr>
          <w:rFonts w:cs="Arial"/>
          <w:i/>
          <w:sz w:val="20"/>
          <w:szCs w:val="20"/>
          <w:lang w:val="nl-BE"/>
        </w:rPr>
        <w:t xml:space="preserve"> “Wat een rijke in-</w:t>
      </w:r>
    </w:p>
    <w:p w14:paraId="3F416315" w14:textId="77777777" w:rsidR="006F3923" w:rsidRDefault="006F3923" w:rsidP="006F3923">
      <w:pPr>
        <w:tabs>
          <w:tab w:val="left" w:pos="6300"/>
        </w:tabs>
        <w:jc w:val="both"/>
        <w:rPr>
          <w:rFonts w:cs="Arial"/>
          <w:i/>
          <w:sz w:val="20"/>
          <w:szCs w:val="20"/>
          <w:lang w:val="nl-BE"/>
        </w:rPr>
      </w:pPr>
      <w:r>
        <w:rPr>
          <w:rFonts w:cs="Arial"/>
          <w:i/>
          <w:sz w:val="20"/>
          <w:szCs w:val="20"/>
          <w:lang w:val="nl-BE"/>
        </w:rPr>
        <w:t>houd met zo weinig materiaal. Deze studie heeft een befaamd</w:t>
      </w:r>
      <w:r w:rsidR="00B658B1">
        <w:rPr>
          <w:rFonts w:cs="Arial"/>
          <w:i/>
          <w:sz w:val="20"/>
          <w:szCs w:val="20"/>
          <w:lang w:val="nl-BE"/>
        </w:rPr>
        <w:t xml:space="preserve">e </w:t>
      </w:r>
      <w:r w:rsidR="00FE6554">
        <w:rPr>
          <w:rFonts w:cs="Arial"/>
          <w:i/>
          <w:sz w:val="20"/>
          <w:szCs w:val="20"/>
          <w:lang w:val="nl-BE"/>
        </w:rPr>
        <w:t xml:space="preserve">voorganger. Paul Benko was </w:t>
      </w:r>
      <w:r w:rsidR="00B658B1">
        <w:rPr>
          <w:rFonts w:cs="Arial"/>
          <w:i/>
          <w:sz w:val="20"/>
          <w:szCs w:val="20"/>
          <w:lang w:val="nl-BE"/>
        </w:rPr>
        <w:t>e</w:t>
      </w:r>
      <w:r>
        <w:rPr>
          <w:rFonts w:cs="Arial"/>
          <w:i/>
          <w:sz w:val="20"/>
          <w:szCs w:val="20"/>
          <w:lang w:val="nl-BE"/>
        </w:rPr>
        <w:t>ven</w:t>
      </w:r>
      <w:r w:rsidR="00FE6554">
        <w:rPr>
          <w:rFonts w:cs="Arial"/>
          <w:i/>
          <w:sz w:val="20"/>
          <w:szCs w:val="20"/>
          <w:lang w:val="nl-BE"/>
        </w:rPr>
        <w:t>-als Timman, een grootmees</w:t>
      </w:r>
      <w:r w:rsidR="00C320B7">
        <w:rPr>
          <w:rFonts w:cs="Arial"/>
          <w:i/>
          <w:sz w:val="20"/>
          <w:szCs w:val="20"/>
          <w:lang w:val="nl-BE"/>
        </w:rPr>
        <w:t>ter</w:t>
      </w:r>
      <w:r w:rsidR="002B76AA">
        <w:rPr>
          <w:rFonts w:cs="Arial"/>
          <w:i/>
          <w:sz w:val="20"/>
          <w:szCs w:val="20"/>
          <w:lang w:val="nl-BE"/>
        </w:rPr>
        <w:t xml:space="preserve"> van het praktische spel. Ben</w:t>
      </w:r>
      <w:r>
        <w:rPr>
          <w:rFonts w:cs="Arial"/>
          <w:i/>
          <w:sz w:val="20"/>
          <w:szCs w:val="20"/>
          <w:lang w:val="nl-BE"/>
        </w:rPr>
        <w:t xml:space="preserve">ko verwierf met de </w:t>
      </w:r>
      <w:r w:rsidR="00581BDC">
        <w:rPr>
          <w:rFonts w:cs="Arial"/>
          <w:i/>
          <w:sz w:val="20"/>
          <w:szCs w:val="20"/>
          <w:lang w:val="nl-BE"/>
        </w:rPr>
        <w:t>hieronder</w:t>
      </w:r>
      <w:r>
        <w:rPr>
          <w:rFonts w:cs="Arial"/>
          <w:i/>
          <w:sz w:val="20"/>
          <w:szCs w:val="20"/>
          <w:lang w:val="nl-BE"/>
        </w:rPr>
        <w:t xml:space="preserve"> staande studie in 1967 een </w:t>
      </w:r>
      <w:r w:rsidR="00581BDC">
        <w:rPr>
          <w:rFonts w:cs="Arial"/>
          <w:i/>
          <w:sz w:val="20"/>
          <w:szCs w:val="20"/>
          <w:lang w:val="nl-BE"/>
        </w:rPr>
        <w:t>Eerste Pri</w:t>
      </w:r>
      <w:r w:rsidR="00806DC8">
        <w:rPr>
          <w:rFonts w:cs="Arial"/>
          <w:i/>
          <w:sz w:val="20"/>
          <w:szCs w:val="20"/>
          <w:lang w:val="nl-BE"/>
        </w:rPr>
        <w:t>js in Magyar Sakkélet</w:t>
      </w:r>
      <w:r>
        <w:rPr>
          <w:rFonts w:cs="Arial"/>
          <w:i/>
          <w:sz w:val="20"/>
          <w:szCs w:val="20"/>
          <w:lang w:val="nl-BE"/>
        </w:rPr>
        <w:t xml:space="preserve"> </w:t>
      </w:r>
    </w:p>
    <w:p w14:paraId="4A82E0BD" w14:textId="77777777" w:rsidR="006F3923" w:rsidRDefault="006F3923" w:rsidP="006F3923">
      <w:pPr>
        <w:jc w:val="both"/>
        <w:rPr>
          <w:rFonts w:cs="Arial"/>
          <w:i/>
          <w:sz w:val="20"/>
          <w:szCs w:val="20"/>
          <w:lang w:val="nl-BE"/>
        </w:rPr>
      </w:pPr>
      <w:r>
        <w:rPr>
          <w:rFonts w:cs="Arial"/>
          <w:i/>
          <w:sz w:val="20"/>
          <w:szCs w:val="20"/>
          <w:lang w:val="nl-BE"/>
        </w:rPr>
        <w:t xml:space="preserve"> </w:t>
      </w:r>
    </w:p>
    <w:p w14:paraId="19F490C6" w14:textId="77777777" w:rsidR="006F3923" w:rsidRPr="005F497C" w:rsidRDefault="006F3923" w:rsidP="006F3923">
      <w:pPr>
        <w:spacing w:line="210" w:lineRule="exact"/>
        <w:jc w:val="both"/>
        <w:rPr>
          <w:rFonts w:cs="Arial"/>
          <w:sz w:val="20"/>
          <w:szCs w:val="20"/>
          <w:lang w:val="nl-BE"/>
        </w:rPr>
      </w:pPr>
      <w:r w:rsidRPr="005F497C">
        <w:rPr>
          <w:rFonts w:cs="Arial"/>
          <w:sz w:val="20"/>
          <w:szCs w:val="20"/>
          <w:lang w:val="nl-BE"/>
        </w:rPr>
        <w:t xml:space="preserve">Kf1 Lb8 / Kh3 Ta2 f2 = </w:t>
      </w:r>
    </w:p>
    <w:p w14:paraId="5662B4CD" w14:textId="77777777" w:rsidR="006F3923" w:rsidRDefault="006F3923" w:rsidP="006F3923">
      <w:pPr>
        <w:spacing w:line="210" w:lineRule="exact"/>
        <w:jc w:val="both"/>
        <w:rPr>
          <w:rFonts w:cs="Arial"/>
          <w:i/>
          <w:sz w:val="20"/>
          <w:szCs w:val="20"/>
          <w:lang w:val="nl-BE"/>
        </w:rPr>
      </w:pPr>
    </w:p>
    <w:p w14:paraId="23BEF125" w14:textId="77777777" w:rsidR="006F3923" w:rsidRPr="00581BDC" w:rsidRDefault="006F3923" w:rsidP="006F3923">
      <w:pPr>
        <w:spacing w:line="210" w:lineRule="exact"/>
        <w:jc w:val="both"/>
        <w:rPr>
          <w:rFonts w:cs="Arial"/>
          <w:sz w:val="20"/>
          <w:szCs w:val="20"/>
          <w:lang w:val="nl-BE"/>
        </w:rPr>
      </w:pPr>
      <w:r w:rsidRPr="00581BDC">
        <w:rPr>
          <w:rFonts w:cs="Arial"/>
          <w:sz w:val="20"/>
          <w:szCs w:val="20"/>
          <w:lang w:val="nl-BE"/>
        </w:rPr>
        <w:t>Met de</w:t>
      </w:r>
      <w:r w:rsidR="00327EF2">
        <w:rPr>
          <w:rFonts w:cs="Arial"/>
          <w:sz w:val="20"/>
          <w:szCs w:val="20"/>
          <w:lang w:val="nl-BE"/>
        </w:rPr>
        <w:t>ze</w:t>
      </w:r>
      <w:r w:rsidRPr="00581BDC">
        <w:rPr>
          <w:rFonts w:cs="Arial"/>
          <w:sz w:val="20"/>
          <w:szCs w:val="20"/>
          <w:lang w:val="nl-BE"/>
        </w:rPr>
        <w:t xml:space="preserve"> oplossing: 1.Lc7 Tb2 2.Ld6 Tc2 3.Le5 Td2 4.Lf4 Te2 5.Lb8 Te8 6.Lg3 6.Kxg3 pat.”</w:t>
      </w:r>
    </w:p>
    <w:p w14:paraId="6F35D5A8" w14:textId="77777777" w:rsidR="00144197" w:rsidRDefault="00144197" w:rsidP="006F3923">
      <w:pPr>
        <w:spacing w:line="210" w:lineRule="exact"/>
        <w:jc w:val="both"/>
        <w:rPr>
          <w:rFonts w:cs="Arial"/>
          <w:i/>
          <w:sz w:val="20"/>
          <w:szCs w:val="20"/>
          <w:lang w:val="nl-BE"/>
        </w:rPr>
      </w:pPr>
    </w:p>
    <w:p w14:paraId="7F52773A" w14:textId="77777777" w:rsidR="000B228C" w:rsidRDefault="000B228C" w:rsidP="000B228C">
      <w:pPr>
        <w:widowControl/>
        <w:autoSpaceDE/>
        <w:autoSpaceDN/>
        <w:adjustRightInd/>
        <w:rPr>
          <w:rFonts w:cs="Arial"/>
          <w:sz w:val="20"/>
          <w:szCs w:val="20"/>
          <w:lang w:val="nl-BE"/>
        </w:rPr>
      </w:pPr>
    </w:p>
    <w:p w14:paraId="19B4ED2D" w14:textId="77777777" w:rsidR="000B228C" w:rsidRDefault="000B228C" w:rsidP="000B228C">
      <w:pPr>
        <w:widowControl/>
        <w:autoSpaceDE/>
        <w:autoSpaceDN/>
        <w:adjustRightInd/>
        <w:rPr>
          <w:rFonts w:cs="Arial"/>
          <w:sz w:val="20"/>
          <w:szCs w:val="20"/>
          <w:lang w:val="nl-BE"/>
        </w:rPr>
      </w:pPr>
    </w:p>
    <w:p w14:paraId="4CFB89A0" w14:textId="77777777" w:rsidR="000B228C" w:rsidRDefault="000B228C" w:rsidP="000B228C">
      <w:pPr>
        <w:widowControl/>
        <w:autoSpaceDE/>
        <w:autoSpaceDN/>
        <w:adjustRightInd/>
        <w:rPr>
          <w:rFonts w:cs="Arial"/>
          <w:sz w:val="20"/>
          <w:szCs w:val="20"/>
          <w:lang w:val="nl-BE"/>
        </w:rPr>
      </w:pPr>
    </w:p>
    <w:p w14:paraId="68DB9464" w14:textId="77777777" w:rsidR="000B228C" w:rsidRDefault="000B228C" w:rsidP="000B228C">
      <w:pPr>
        <w:widowControl/>
        <w:autoSpaceDE/>
        <w:autoSpaceDN/>
        <w:adjustRightInd/>
        <w:rPr>
          <w:rFonts w:cs="Arial"/>
          <w:sz w:val="20"/>
          <w:szCs w:val="20"/>
          <w:lang w:val="nl-BE"/>
        </w:rPr>
      </w:pPr>
    </w:p>
    <w:p w14:paraId="4AD8B54A" w14:textId="77777777" w:rsidR="000B228C" w:rsidRDefault="000B228C" w:rsidP="000B228C">
      <w:pPr>
        <w:widowControl/>
        <w:autoSpaceDE/>
        <w:autoSpaceDN/>
        <w:adjustRightInd/>
        <w:rPr>
          <w:rFonts w:cs="Arial"/>
          <w:sz w:val="20"/>
          <w:szCs w:val="20"/>
          <w:lang w:val="nl-BE"/>
        </w:rPr>
      </w:pPr>
    </w:p>
    <w:p w14:paraId="76AFC679" w14:textId="77777777" w:rsidR="000B228C" w:rsidRDefault="000B228C" w:rsidP="000B228C">
      <w:pPr>
        <w:widowControl/>
        <w:autoSpaceDE/>
        <w:autoSpaceDN/>
        <w:adjustRightInd/>
        <w:rPr>
          <w:rFonts w:cs="Arial"/>
          <w:sz w:val="20"/>
          <w:szCs w:val="20"/>
          <w:lang w:val="nl-BE"/>
        </w:rPr>
      </w:pPr>
    </w:p>
    <w:p w14:paraId="505E140E" w14:textId="77777777" w:rsidR="000B228C" w:rsidRDefault="000B228C" w:rsidP="000B228C">
      <w:pPr>
        <w:widowControl/>
        <w:autoSpaceDE/>
        <w:autoSpaceDN/>
        <w:adjustRightInd/>
        <w:rPr>
          <w:rFonts w:cs="Arial"/>
          <w:sz w:val="20"/>
          <w:szCs w:val="20"/>
          <w:lang w:val="nl-BE"/>
        </w:rPr>
      </w:pPr>
    </w:p>
    <w:p w14:paraId="44343FEB" w14:textId="77777777" w:rsidR="000B228C" w:rsidRDefault="000B228C" w:rsidP="000B228C">
      <w:pPr>
        <w:widowControl/>
        <w:autoSpaceDE/>
        <w:autoSpaceDN/>
        <w:adjustRightInd/>
        <w:rPr>
          <w:rFonts w:cs="Arial"/>
          <w:sz w:val="20"/>
          <w:szCs w:val="20"/>
          <w:lang w:val="nl-BE"/>
        </w:rPr>
      </w:pPr>
    </w:p>
    <w:p w14:paraId="2384E441" w14:textId="77777777" w:rsidR="000B228C" w:rsidRDefault="000B228C" w:rsidP="000B228C">
      <w:pPr>
        <w:widowControl/>
        <w:autoSpaceDE/>
        <w:autoSpaceDN/>
        <w:adjustRightInd/>
        <w:rPr>
          <w:rFonts w:cs="Arial"/>
          <w:sz w:val="20"/>
          <w:szCs w:val="20"/>
          <w:lang w:val="nl-BE"/>
        </w:rPr>
      </w:pPr>
    </w:p>
    <w:p w14:paraId="3C3548D6" w14:textId="77777777" w:rsidR="000B228C" w:rsidRDefault="000B228C" w:rsidP="000B228C">
      <w:pPr>
        <w:widowControl/>
        <w:autoSpaceDE/>
        <w:autoSpaceDN/>
        <w:adjustRightInd/>
        <w:rPr>
          <w:rFonts w:cs="Arial"/>
          <w:sz w:val="20"/>
          <w:szCs w:val="20"/>
          <w:lang w:val="nl-BE"/>
        </w:rPr>
      </w:pPr>
    </w:p>
    <w:p w14:paraId="63380E8F" w14:textId="77777777" w:rsidR="000B228C" w:rsidRDefault="000B228C" w:rsidP="000B228C">
      <w:pPr>
        <w:widowControl/>
        <w:autoSpaceDE/>
        <w:autoSpaceDN/>
        <w:adjustRightInd/>
        <w:rPr>
          <w:rFonts w:cs="Arial"/>
          <w:sz w:val="20"/>
          <w:szCs w:val="20"/>
          <w:lang w:val="nl-BE"/>
        </w:rPr>
      </w:pPr>
    </w:p>
    <w:p w14:paraId="78937576" w14:textId="77777777" w:rsidR="000B228C" w:rsidRDefault="000B228C" w:rsidP="000B228C">
      <w:pPr>
        <w:widowControl/>
        <w:autoSpaceDE/>
        <w:autoSpaceDN/>
        <w:adjustRightInd/>
        <w:rPr>
          <w:rFonts w:cs="Arial"/>
          <w:sz w:val="20"/>
          <w:szCs w:val="20"/>
          <w:lang w:val="nl-BE"/>
        </w:rPr>
      </w:pPr>
    </w:p>
    <w:p w14:paraId="4C0E3730" w14:textId="77777777" w:rsidR="000B228C" w:rsidRDefault="000B228C" w:rsidP="000B228C">
      <w:pPr>
        <w:widowControl/>
        <w:autoSpaceDE/>
        <w:autoSpaceDN/>
        <w:adjustRightInd/>
        <w:rPr>
          <w:rFonts w:cs="Arial"/>
          <w:sz w:val="20"/>
          <w:szCs w:val="20"/>
          <w:lang w:val="nl-BE"/>
        </w:rPr>
      </w:pPr>
    </w:p>
    <w:p w14:paraId="58680813" w14:textId="77777777" w:rsidR="000B228C" w:rsidRDefault="000B228C" w:rsidP="000B228C">
      <w:pPr>
        <w:widowControl/>
        <w:autoSpaceDE/>
        <w:autoSpaceDN/>
        <w:adjustRightInd/>
        <w:rPr>
          <w:rFonts w:cs="Arial"/>
          <w:sz w:val="20"/>
          <w:szCs w:val="20"/>
          <w:lang w:val="nl-BE"/>
        </w:rPr>
      </w:pPr>
    </w:p>
    <w:p w14:paraId="2A0AA05D" w14:textId="77777777" w:rsidR="000B228C" w:rsidRDefault="000B228C" w:rsidP="000B228C">
      <w:pPr>
        <w:widowControl/>
        <w:autoSpaceDE/>
        <w:autoSpaceDN/>
        <w:adjustRightInd/>
        <w:rPr>
          <w:rFonts w:cs="Arial"/>
          <w:sz w:val="20"/>
          <w:szCs w:val="20"/>
          <w:lang w:val="nl-BE"/>
        </w:rPr>
      </w:pPr>
    </w:p>
    <w:p w14:paraId="74B6D2FE" w14:textId="77777777" w:rsidR="000B228C" w:rsidRDefault="000B228C" w:rsidP="000B228C">
      <w:pPr>
        <w:widowControl/>
        <w:autoSpaceDE/>
        <w:autoSpaceDN/>
        <w:adjustRightInd/>
        <w:rPr>
          <w:rFonts w:cs="Arial"/>
          <w:sz w:val="20"/>
          <w:szCs w:val="20"/>
          <w:lang w:val="nl-BE"/>
        </w:rPr>
      </w:pPr>
    </w:p>
    <w:p w14:paraId="24C957DB" w14:textId="77777777" w:rsidR="006F3923" w:rsidRDefault="00B500B9" w:rsidP="006D5BC2">
      <w:pPr>
        <w:widowControl/>
        <w:autoSpaceDE/>
        <w:autoSpaceDN/>
        <w:adjustRightInd/>
        <w:jc w:val="center"/>
        <w:rPr>
          <w:rFonts w:cs="Arial"/>
          <w:b/>
          <w:bCs/>
          <w:sz w:val="20"/>
          <w:szCs w:val="20"/>
          <w:lang w:val="nl-BE"/>
        </w:rPr>
      </w:pPr>
      <w:r>
        <w:rPr>
          <w:rFonts w:cs="Arial"/>
          <w:b/>
          <w:bCs/>
          <w:sz w:val="20"/>
          <w:szCs w:val="20"/>
          <w:lang w:val="nl-BE"/>
        </w:rPr>
        <w:t xml:space="preserve">- </w:t>
      </w:r>
      <w:r w:rsidR="0090165F">
        <w:rPr>
          <w:rFonts w:cs="Arial"/>
          <w:b/>
          <w:bCs/>
          <w:sz w:val="20"/>
          <w:szCs w:val="20"/>
          <w:lang w:val="nl-BE"/>
        </w:rPr>
        <w:t>180</w:t>
      </w:r>
      <w:r w:rsidR="006264B0">
        <w:rPr>
          <w:rFonts w:cs="Arial"/>
          <w:b/>
          <w:bCs/>
          <w:sz w:val="20"/>
          <w:szCs w:val="20"/>
          <w:lang w:val="nl-BE"/>
        </w:rPr>
        <w:t xml:space="preserve"> </w:t>
      </w:r>
      <w:r w:rsidR="006F3923">
        <w:rPr>
          <w:rFonts w:cs="Arial"/>
          <w:b/>
          <w:bCs/>
          <w:sz w:val="20"/>
          <w:szCs w:val="20"/>
          <w:lang w:val="nl-BE"/>
        </w:rPr>
        <w:t>-</w:t>
      </w:r>
    </w:p>
    <w:p w14:paraId="5B3C3084" w14:textId="77777777" w:rsidR="006F3923" w:rsidRDefault="006F3923" w:rsidP="006F3923">
      <w:pPr>
        <w:tabs>
          <w:tab w:val="left" w:pos="6300"/>
        </w:tabs>
        <w:spacing w:line="190" w:lineRule="exact"/>
        <w:jc w:val="center"/>
        <w:rPr>
          <w:rFonts w:cs="Arial"/>
          <w:b/>
          <w:bCs/>
          <w:sz w:val="20"/>
          <w:szCs w:val="20"/>
          <w:lang w:val="nl-BE"/>
        </w:rPr>
      </w:pPr>
    </w:p>
    <w:p w14:paraId="2F1E2E7E" w14:textId="77777777" w:rsidR="006F3923" w:rsidRDefault="006F3923" w:rsidP="006F3923">
      <w:pPr>
        <w:tabs>
          <w:tab w:val="left" w:pos="6300"/>
        </w:tabs>
        <w:spacing w:line="190" w:lineRule="exact"/>
        <w:jc w:val="center"/>
        <w:rPr>
          <w:rFonts w:cs="Arial"/>
          <w:sz w:val="20"/>
          <w:szCs w:val="20"/>
          <w:lang w:val="nl-BE"/>
        </w:rPr>
      </w:pPr>
      <w:r>
        <w:rPr>
          <w:rFonts w:cs="Arial"/>
          <w:i/>
          <w:iCs/>
          <w:sz w:val="20"/>
          <w:szCs w:val="20"/>
          <w:lang w:val="nl-BE"/>
        </w:rPr>
        <w:t xml:space="preserve">EBUR,  </w:t>
      </w:r>
      <w:r>
        <w:rPr>
          <w:rFonts w:cs="Arial"/>
          <w:sz w:val="20"/>
          <w:szCs w:val="20"/>
          <w:lang w:val="nl-BE"/>
        </w:rPr>
        <w:t>2001</w:t>
      </w:r>
    </w:p>
    <w:p w14:paraId="33EA58E3" w14:textId="77777777" w:rsidR="006F3923" w:rsidRDefault="006F3923" w:rsidP="006F3923">
      <w:pPr>
        <w:tabs>
          <w:tab w:val="left" w:pos="6300"/>
        </w:tabs>
        <w:spacing w:line="190" w:lineRule="exact"/>
        <w:jc w:val="center"/>
        <w:rPr>
          <w:rFonts w:cs="Arial"/>
          <w:sz w:val="20"/>
          <w:szCs w:val="20"/>
          <w:lang w:val="nl-BE"/>
        </w:rPr>
      </w:pPr>
    </w:p>
    <w:p w14:paraId="4060D063" w14:textId="77777777" w:rsidR="006F3923" w:rsidRDefault="006F3923" w:rsidP="006F3923">
      <w:pPr>
        <w:tabs>
          <w:tab w:val="left" w:pos="6300"/>
        </w:tabs>
        <w:jc w:val="center"/>
        <w:rPr>
          <w:rFonts w:cs="Arial"/>
          <w:sz w:val="20"/>
          <w:szCs w:val="20"/>
          <w:lang w:val="nl-BE"/>
        </w:rPr>
      </w:pPr>
      <w:r>
        <w:rPr>
          <w:lang w:val="nl-BE"/>
        </w:rPr>
        <w:object w:dxaOrig="4579" w:dyaOrig="4577" w14:anchorId="389C442E">
          <v:shape id="_x0000_i1195" type="#_x0000_t75" style="width:161.15pt;height:159.5pt" o:ole="">
            <v:imagedata r:id="rId361" o:title=""/>
          </v:shape>
          <o:OLEObject Type="Embed" ProgID="CorelDRAW.Graphic.12" ShapeID="_x0000_i1195" DrawAspect="Content" ObjectID="_1587467588" r:id="rId362"/>
        </w:object>
      </w:r>
    </w:p>
    <w:p w14:paraId="5D272A39" w14:textId="77777777" w:rsidR="00125DE3" w:rsidRDefault="00125DE3" w:rsidP="006F3923">
      <w:pPr>
        <w:tabs>
          <w:tab w:val="left" w:pos="6300"/>
        </w:tabs>
        <w:jc w:val="center"/>
        <w:rPr>
          <w:rFonts w:cs="Arial"/>
          <w:b/>
          <w:lang w:val="nl-BE"/>
        </w:rPr>
      </w:pPr>
    </w:p>
    <w:p w14:paraId="428BB8C1" w14:textId="77777777" w:rsidR="006F3923" w:rsidRDefault="006F3923" w:rsidP="006F3923">
      <w:pPr>
        <w:tabs>
          <w:tab w:val="left" w:pos="6300"/>
        </w:tabs>
        <w:jc w:val="center"/>
        <w:rPr>
          <w:rFonts w:cs="Arial"/>
          <w:sz w:val="20"/>
          <w:szCs w:val="20"/>
          <w:lang w:val="nl-BE"/>
        </w:rPr>
      </w:pPr>
      <w:r>
        <w:rPr>
          <w:rFonts w:cs="Arial"/>
          <w:b/>
          <w:lang w:val="nl-BE"/>
        </w:rPr>
        <w:t>+</w:t>
      </w:r>
      <w:r>
        <w:rPr>
          <w:rFonts w:cs="Arial"/>
          <w:sz w:val="20"/>
          <w:szCs w:val="20"/>
          <w:lang w:val="nl-BE"/>
        </w:rPr>
        <w:t xml:space="preserve">                              4013.01 g4g8</w:t>
      </w:r>
    </w:p>
    <w:p w14:paraId="053B9B1C" w14:textId="77777777" w:rsidR="006F3923" w:rsidRDefault="006F3923" w:rsidP="006F3923">
      <w:pPr>
        <w:tabs>
          <w:tab w:val="left" w:pos="1590"/>
        </w:tabs>
        <w:jc w:val="both"/>
        <w:rPr>
          <w:rFonts w:cs="Arial"/>
          <w:sz w:val="20"/>
          <w:szCs w:val="20"/>
          <w:lang w:val="nl-BE"/>
        </w:rPr>
      </w:pPr>
      <w:r>
        <w:rPr>
          <w:rFonts w:cs="Arial"/>
          <w:sz w:val="20"/>
          <w:szCs w:val="20"/>
          <w:lang w:val="nl-BE"/>
        </w:rPr>
        <w:tab/>
      </w:r>
    </w:p>
    <w:p w14:paraId="5ABA303A" w14:textId="77777777" w:rsidR="006F3923" w:rsidRPr="008153DF" w:rsidRDefault="006F3923" w:rsidP="008153DF">
      <w:pPr>
        <w:jc w:val="both"/>
        <w:rPr>
          <w:rFonts w:cs="Arial"/>
          <w:b/>
          <w:bCs/>
          <w:sz w:val="20"/>
          <w:szCs w:val="20"/>
          <w:lang w:val="nl-BE"/>
        </w:rPr>
      </w:pPr>
      <w:r>
        <w:rPr>
          <w:rFonts w:cs="Arial"/>
          <w:b/>
          <w:bCs/>
          <w:sz w:val="20"/>
          <w:szCs w:val="20"/>
          <w:lang w:val="nl-BE"/>
        </w:rPr>
        <w:tab/>
        <w:t xml:space="preserve">1.Dc4+ </w:t>
      </w:r>
      <w:r>
        <w:rPr>
          <w:rFonts w:cs="Arial"/>
          <w:b/>
          <w:bCs/>
          <w:sz w:val="20"/>
          <w:szCs w:val="20"/>
          <w:lang w:val="nl-BE"/>
        </w:rPr>
        <w:tab/>
      </w:r>
      <w:r>
        <w:rPr>
          <w:rFonts w:cs="Arial"/>
          <w:b/>
          <w:bCs/>
          <w:sz w:val="20"/>
          <w:szCs w:val="20"/>
          <w:lang w:val="nl-BE"/>
        </w:rPr>
        <w:tab/>
        <w:t xml:space="preserve">Kh8 </w:t>
      </w:r>
      <w:r w:rsidR="00C3428B">
        <w:rPr>
          <w:rFonts w:cs="Arial"/>
          <w:sz w:val="20"/>
          <w:szCs w:val="20"/>
          <w:lang w:val="nl-BE"/>
        </w:rPr>
        <w:t xml:space="preserve"> </w:t>
      </w:r>
    </w:p>
    <w:p w14:paraId="33D8FD9C" w14:textId="77777777" w:rsidR="006F3923" w:rsidRDefault="006F3923" w:rsidP="006F3923">
      <w:pPr>
        <w:jc w:val="both"/>
        <w:rPr>
          <w:rFonts w:cs="Arial"/>
          <w:b/>
          <w:bCs/>
          <w:sz w:val="20"/>
          <w:szCs w:val="20"/>
          <w:lang w:val="nl-BE"/>
        </w:rPr>
      </w:pPr>
      <w:r>
        <w:rPr>
          <w:rFonts w:cs="Arial"/>
          <w:b/>
          <w:bCs/>
          <w:sz w:val="20"/>
          <w:szCs w:val="20"/>
          <w:lang w:val="nl-BE"/>
        </w:rPr>
        <w:tab/>
        <w:t xml:space="preserve">2.Dd4+ </w:t>
      </w:r>
      <w:r>
        <w:rPr>
          <w:rFonts w:cs="Arial"/>
          <w:b/>
          <w:bCs/>
          <w:sz w:val="20"/>
          <w:szCs w:val="20"/>
          <w:lang w:val="nl-BE"/>
        </w:rPr>
        <w:tab/>
        <w:t xml:space="preserve">Kg8 </w:t>
      </w:r>
    </w:p>
    <w:p w14:paraId="268609AA" w14:textId="77777777" w:rsidR="006F3923" w:rsidRDefault="00CB53A1" w:rsidP="006F3923">
      <w:pPr>
        <w:tabs>
          <w:tab w:val="left" w:pos="6300"/>
        </w:tabs>
        <w:jc w:val="both"/>
        <w:rPr>
          <w:rFonts w:cs="Arial"/>
          <w:sz w:val="20"/>
          <w:szCs w:val="20"/>
          <w:lang w:val="nl-BE"/>
        </w:rPr>
      </w:pPr>
      <w:r>
        <w:rPr>
          <w:rFonts w:cs="Arial"/>
          <w:sz w:val="20"/>
          <w:szCs w:val="20"/>
          <w:lang w:val="nl-BE"/>
        </w:rPr>
        <w:t>2...Dg7? 3.Dd8+ (</w:t>
      </w:r>
      <w:r w:rsidRPr="00CB53A1">
        <w:rPr>
          <w:rFonts w:cs="Arial"/>
          <w:i/>
          <w:sz w:val="20"/>
          <w:szCs w:val="20"/>
          <w:lang w:val="nl-BE"/>
        </w:rPr>
        <w:t>Zie zet 8.)</w:t>
      </w:r>
      <w:r>
        <w:rPr>
          <w:rFonts w:cs="Arial"/>
          <w:sz w:val="20"/>
          <w:szCs w:val="20"/>
          <w:lang w:val="nl-BE"/>
        </w:rPr>
        <w:t xml:space="preserve"> </w:t>
      </w:r>
    </w:p>
    <w:p w14:paraId="7F2D76E0" w14:textId="77777777" w:rsidR="006F3923" w:rsidRDefault="006F3923" w:rsidP="006F3923">
      <w:pPr>
        <w:jc w:val="both"/>
        <w:rPr>
          <w:rFonts w:cs="Arial"/>
          <w:b/>
          <w:bCs/>
          <w:sz w:val="20"/>
          <w:szCs w:val="20"/>
          <w:lang w:val="nl-BE"/>
        </w:rPr>
      </w:pPr>
      <w:r>
        <w:rPr>
          <w:rFonts w:cs="Arial"/>
          <w:b/>
          <w:bCs/>
          <w:sz w:val="20"/>
          <w:szCs w:val="20"/>
          <w:lang w:val="nl-BE"/>
        </w:rPr>
        <w:tab/>
        <w:t xml:space="preserve">3.Dd5+ </w:t>
      </w:r>
      <w:r>
        <w:rPr>
          <w:rFonts w:cs="Arial"/>
          <w:b/>
          <w:bCs/>
          <w:sz w:val="20"/>
          <w:szCs w:val="20"/>
          <w:lang w:val="nl-BE"/>
        </w:rPr>
        <w:tab/>
        <w:t xml:space="preserve">Kh8 </w:t>
      </w:r>
    </w:p>
    <w:p w14:paraId="0E367174" w14:textId="77777777" w:rsidR="006F3923" w:rsidRDefault="006F3923" w:rsidP="006F3923">
      <w:pPr>
        <w:jc w:val="both"/>
        <w:rPr>
          <w:rFonts w:cs="Arial"/>
          <w:b/>
          <w:bCs/>
          <w:sz w:val="20"/>
          <w:szCs w:val="20"/>
          <w:lang w:val="nl-BE"/>
        </w:rPr>
      </w:pPr>
      <w:r>
        <w:rPr>
          <w:rFonts w:cs="Arial"/>
          <w:b/>
          <w:bCs/>
          <w:sz w:val="20"/>
          <w:szCs w:val="20"/>
          <w:lang w:val="nl-BE"/>
        </w:rPr>
        <w:tab/>
        <w:t xml:space="preserve">4.De5+ </w:t>
      </w:r>
      <w:r>
        <w:rPr>
          <w:rFonts w:cs="Arial"/>
          <w:b/>
          <w:bCs/>
          <w:sz w:val="20"/>
          <w:szCs w:val="20"/>
          <w:lang w:val="nl-BE"/>
        </w:rPr>
        <w:tab/>
      </w:r>
      <w:r>
        <w:rPr>
          <w:rFonts w:cs="Arial"/>
          <w:b/>
          <w:bCs/>
          <w:sz w:val="20"/>
          <w:szCs w:val="20"/>
          <w:lang w:val="nl-BE"/>
        </w:rPr>
        <w:tab/>
        <w:t xml:space="preserve">Kg8 </w:t>
      </w:r>
    </w:p>
    <w:p w14:paraId="59AB2F34" w14:textId="77777777" w:rsidR="006F3923" w:rsidRDefault="006F3923" w:rsidP="006F3923">
      <w:pPr>
        <w:jc w:val="both"/>
        <w:rPr>
          <w:rFonts w:cs="Arial"/>
          <w:b/>
          <w:bCs/>
          <w:sz w:val="20"/>
          <w:szCs w:val="20"/>
          <w:lang w:val="nl-BE"/>
        </w:rPr>
      </w:pPr>
      <w:r>
        <w:rPr>
          <w:rFonts w:cs="Arial"/>
          <w:b/>
          <w:bCs/>
          <w:sz w:val="20"/>
          <w:szCs w:val="20"/>
          <w:lang w:val="nl-BE"/>
        </w:rPr>
        <w:tab/>
        <w:t xml:space="preserve">5.De6+ </w:t>
      </w:r>
      <w:r>
        <w:rPr>
          <w:rFonts w:cs="Arial"/>
          <w:b/>
          <w:bCs/>
          <w:sz w:val="20"/>
          <w:szCs w:val="20"/>
          <w:lang w:val="nl-BE"/>
        </w:rPr>
        <w:tab/>
      </w:r>
      <w:r>
        <w:rPr>
          <w:rFonts w:cs="Arial"/>
          <w:b/>
          <w:bCs/>
          <w:sz w:val="20"/>
          <w:szCs w:val="20"/>
          <w:lang w:val="nl-BE"/>
        </w:rPr>
        <w:tab/>
        <w:t xml:space="preserve">Kg7 </w:t>
      </w:r>
    </w:p>
    <w:p w14:paraId="173EC359" w14:textId="77777777" w:rsidR="006F3923" w:rsidRDefault="006F3923" w:rsidP="006F3923">
      <w:pPr>
        <w:tabs>
          <w:tab w:val="left" w:pos="6300"/>
        </w:tabs>
        <w:jc w:val="both"/>
        <w:rPr>
          <w:rFonts w:cs="Arial"/>
          <w:b/>
          <w:bCs/>
          <w:sz w:val="20"/>
          <w:szCs w:val="20"/>
          <w:lang w:val="nl-BE"/>
        </w:rPr>
      </w:pPr>
      <w:r>
        <w:rPr>
          <w:rFonts w:cs="Arial"/>
          <w:bCs/>
          <w:sz w:val="20"/>
          <w:szCs w:val="20"/>
          <w:lang w:val="nl-BE"/>
        </w:rPr>
        <w:t>5…Kh8</w:t>
      </w:r>
      <w:r w:rsidR="00AF5D7E">
        <w:rPr>
          <w:rFonts w:cs="Arial"/>
          <w:bCs/>
          <w:sz w:val="20"/>
          <w:szCs w:val="20"/>
          <w:lang w:val="nl-BE"/>
        </w:rPr>
        <w:t>?</w:t>
      </w:r>
      <w:r>
        <w:rPr>
          <w:rFonts w:cs="Arial"/>
          <w:bCs/>
          <w:sz w:val="20"/>
          <w:szCs w:val="20"/>
          <w:lang w:val="nl-BE"/>
        </w:rPr>
        <w:t xml:space="preserve"> 6.Df6+ Dg7 </w:t>
      </w:r>
      <w:r>
        <w:rPr>
          <w:rFonts w:cs="Arial"/>
          <w:bCs/>
          <w:i/>
          <w:sz w:val="20"/>
          <w:szCs w:val="20"/>
          <w:lang w:val="nl-BE"/>
        </w:rPr>
        <w:t xml:space="preserve">(6…Kg8 7.Lf7+ Kh7 8.Lg8+ Kxg8 9.Dxh6)   </w:t>
      </w:r>
      <w:r w:rsidR="00CB53A1">
        <w:rPr>
          <w:rFonts w:cs="Arial"/>
          <w:bCs/>
          <w:sz w:val="20"/>
          <w:szCs w:val="20"/>
          <w:lang w:val="nl-BE"/>
        </w:rPr>
        <w:t xml:space="preserve"> 7.Dd8+ Dg8 8.Dxh4+ </w:t>
      </w:r>
      <w:r w:rsidR="00CB53A1" w:rsidRPr="00CB53A1">
        <w:rPr>
          <w:rFonts w:cs="Arial"/>
          <w:bCs/>
          <w:i/>
          <w:sz w:val="20"/>
          <w:szCs w:val="20"/>
          <w:lang w:val="nl-BE"/>
        </w:rPr>
        <w:t>(Zie zet 9</w:t>
      </w:r>
      <w:r w:rsidR="00CB53A1">
        <w:rPr>
          <w:rFonts w:cs="Arial"/>
          <w:bCs/>
          <w:i/>
          <w:sz w:val="20"/>
          <w:szCs w:val="20"/>
          <w:lang w:val="nl-BE"/>
        </w:rPr>
        <w:t>.)</w:t>
      </w:r>
      <w:r>
        <w:rPr>
          <w:rFonts w:cs="Arial"/>
          <w:b/>
          <w:bCs/>
          <w:sz w:val="20"/>
          <w:szCs w:val="20"/>
          <w:lang w:val="nl-BE"/>
        </w:rPr>
        <w:t xml:space="preserve"> </w:t>
      </w:r>
    </w:p>
    <w:p w14:paraId="5DD8DE8F" w14:textId="77777777" w:rsidR="006F3923" w:rsidRDefault="006F3923" w:rsidP="006F3923">
      <w:pPr>
        <w:jc w:val="both"/>
        <w:rPr>
          <w:rFonts w:cs="Arial"/>
          <w:b/>
          <w:bCs/>
          <w:sz w:val="20"/>
          <w:szCs w:val="20"/>
          <w:lang w:val="nl-BE"/>
        </w:rPr>
      </w:pPr>
      <w:r>
        <w:rPr>
          <w:rFonts w:cs="Arial"/>
          <w:b/>
          <w:bCs/>
          <w:sz w:val="20"/>
          <w:szCs w:val="20"/>
          <w:lang w:val="nl-BE"/>
        </w:rPr>
        <w:tab/>
        <w:t xml:space="preserve">6.Df7+ </w:t>
      </w:r>
      <w:r>
        <w:rPr>
          <w:rFonts w:cs="Arial"/>
          <w:b/>
          <w:bCs/>
          <w:sz w:val="20"/>
          <w:szCs w:val="20"/>
          <w:lang w:val="nl-BE"/>
        </w:rPr>
        <w:tab/>
      </w:r>
      <w:r>
        <w:rPr>
          <w:rFonts w:cs="Arial"/>
          <w:b/>
          <w:bCs/>
          <w:sz w:val="20"/>
          <w:szCs w:val="20"/>
          <w:lang w:val="nl-BE"/>
        </w:rPr>
        <w:tab/>
        <w:t xml:space="preserve">Kh8 </w:t>
      </w:r>
    </w:p>
    <w:p w14:paraId="63DEFAC0" w14:textId="77777777" w:rsidR="006F3923" w:rsidRDefault="006F3923" w:rsidP="006F3923">
      <w:pPr>
        <w:jc w:val="both"/>
        <w:rPr>
          <w:rFonts w:cs="Arial"/>
          <w:b/>
          <w:bCs/>
          <w:sz w:val="20"/>
          <w:szCs w:val="20"/>
          <w:lang w:val="nl-BE"/>
        </w:rPr>
      </w:pPr>
      <w:r>
        <w:rPr>
          <w:rFonts w:cs="Arial"/>
          <w:b/>
          <w:bCs/>
          <w:sz w:val="20"/>
          <w:szCs w:val="20"/>
          <w:lang w:val="nl-BE"/>
        </w:rPr>
        <w:tab/>
        <w:t xml:space="preserve">7.Df6+ </w:t>
      </w:r>
      <w:r>
        <w:rPr>
          <w:rFonts w:cs="Arial"/>
          <w:b/>
          <w:bCs/>
          <w:sz w:val="20"/>
          <w:szCs w:val="20"/>
          <w:lang w:val="nl-BE"/>
        </w:rPr>
        <w:tab/>
      </w:r>
      <w:r>
        <w:rPr>
          <w:rFonts w:cs="Arial"/>
          <w:b/>
          <w:bCs/>
          <w:sz w:val="20"/>
          <w:szCs w:val="20"/>
          <w:lang w:val="nl-BE"/>
        </w:rPr>
        <w:tab/>
        <w:t xml:space="preserve">Dg7 </w:t>
      </w:r>
    </w:p>
    <w:p w14:paraId="7C4679AE" w14:textId="77777777" w:rsidR="006F3923" w:rsidRDefault="006F3923" w:rsidP="006F3923">
      <w:pPr>
        <w:tabs>
          <w:tab w:val="left" w:pos="6300"/>
        </w:tabs>
        <w:jc w:val="both"/>
        <w:rPr>
          <w:rFonts w:cs="Arial"/>
          <w:b/>
          <w:bCs/>
          <w:sz w:val="20"/>
          <w:szCs w:val="20"/>
          <w:lang w:val="nl-BE"/>
        </w:rPr>
      </w:pPr>
      <w:r>
        <w:rPr>
          <w:rFonts w:cs="Arial"/>
          <w:sz w:val="20"/>
          <w:szCs w:val="20"/>
          <w:lang w:val="nl-BE"/>
        </w:rPr>
        <w:t>7...Kg8</w:t>
      </w:r>
      <w:r w:rsidR="00AF5D7E">
        <w:rPr>
          <w:rFonts w:cs="Arial"/>
          <w:sz w:val="20"/>
          <w:szCs w:val="20"/>
          <w:lang w:val="nl-BE"/>
        </w:rPr>
        <w:t>?</w:t>
      </w:r>
      <w:r>
        <w:rPr>
          <w:rFonts w:cs="Arial"/>
          <w:sz w:val="20"/>
          <w:szCs w:val="20"/>
          <w:lang w:val="nl-BE"/>
        </w:rPr>
        <w:t xml:space="preserve"> 8.Lf7+ Kh7 9.Lg8+ Kxg8 10.Dxh6, en wint.</w:t>
      </w:r>
      <w:r>
        <w:rPr>
          <w:rFonts w:cs="Arial"/>
          <w:b/>
          <w:bCs/>
          <w:sz w:val="20"/>
          <w:szCs w:val="20"/>
          <w:lang w:val="nl-BE"/>
        </w:rPr>
        <w:t xml:space="preserve"> </w:t>
      </w:r>
    </w:p>
    <w:p w14:paraId="36B6F190" w14:textId="77777777" w:rsidR="006F3923" w:rsidRDefault="006F3923" w:rsidP="006F3923">
      <w:pPr>
        <w:jc w:val="both"/>
        <w:rPr>
          <w:rFonts w:cs="Arial"/>
          <w:b/>
          <w:bCs/>
          <w:sz w:val="20"/>
          <w:szCs w:val="20"/>
          <w:lang w:val="nl-BE"/>
        </w:rPr>
      </w:pPr>
      <w:r>
        <w:rPr>
          <w:rFonts w:cs="Arial"/>
          <w:b/>
          <w:bCs/>
          <w:sz w:val="20"/>
          <w:szCs w:val="20"/>
          <w:lang w:val="nl-BE"/>
        </w:rPr>
        <w:tab/>
        <w:t xml:space="preserve">8.Dd8+ </w:t>
      </w:r>
      <w:r>
        <w:rPr>
          <w:rFonts w:cs="Arial"/>
          <w:b/>
          <w:bCs/>
          <w:sz w:val="20"/>
          <w:szCs w:val="20"/>
          <w:lang w:val="nl-BE"/>
        </w:rPr>
        <w:tab/>
        <w:t xml:space="preserve">Dg8 </w:t>
      </w:r>
    </w:p>
    <w:p w14:paraId="235DE3C7" w14:textId="77777777" w:rsidR="006F3923" w:rsidRDefault="006F3923" w:rsidP="006F3923">
      <w:pPr>
        <w:jc w:val="both"/>
        <w:rPr>
          <w:rFonts w:cs="Arial"/>
          <w:b/>
          <w:bCs/>
          <w:sz w:val="20"/>
          <w:szCs w:val="20"/>
          <w:lang w:val="nl-BE"/>
        </w:rPr>
      </w:pPr>
      <w:r>
        <w:rPr>
          <w:rFonts w:cs="Arial"/>
          <w:b/>
          <w:bCs/>
          <w:sz w:val="20"/>
          <w:szCs w:val="20"/>
          <w:lang w:val="nl-BE"/>
        </w:rPr>
        <w:tab/>
        <w:t xml:space="preserve">9.Dxh4+ </w:t>
      </w:r>
      <w:r>
        <w:rPr>
          <w:rFonts w:cs="Arial"/>
          <w:b/>
          <w:bCs/>
          <w:sz w:val="20"/>
          <w:szCs w:val="20"/>
          <w:lang w:val="nl-BE"/>
        </w:rPr>
        <w:tab/>
        <w:t xml:space="preserve">Kg7 </w:t>
      </w:r>
    </w:p>
    <w:p w14:paraId="63F80130" w14:textId="77777777" w:rsidR="000B228C" w:rsidRDefault="006F3923" w:rsidP="008153DF">
      <w:pPr>
        <w:jc w:val="both"/>
        <w:rPr>
          <w:rFonts w:cs="Arial"/>
          <w:sz w:val="20"/>
          <w:szCs w:val="20"/>
          <w:lang w:val="nl-BE"/>
        </w:rPr>
      </w:pPr>
      <w:r>
        <w:rPr>
          <w:rFonts w:cs="Arial"/>
          <w:b/>
          <w:bCs/>
          <w:sz w:val="20"/>
          <w:szCs w:val="20"/>
          <w:lang w:val="nl-BE"/>
        </w:rPr>
        <w:t xml:space="preserve">           10.Dg5 </w:t>
      </w:r>
      <w:r w:rsidR="000B228C">
        <w:rPr>
          <w:rFonts w:cs="Arial"/>
          <w:sz w:val="20"/>
          <w:szCs w:val="20"/>
          <w:lang w:val="nl-BE"/>
        </w:rPr>
        <w:t xml:space="preserve"> </w:t>
      </w:r>
    </w:p>
    <w:p w14:paraId="3C527B9C" w14:textId="77777777" w:rsidR="006F3923" w:rsidRPr="000B228C" w:rsidRDefault="000B228C" w:rsidP="008153DF">
      <w:pPr>
        <w:jc w:val="both"/>
        <w:rPr>
          <w:rFonts w:cs="Arial"/>
          <w:sz w:val="20"/>
          <w:szCs w:val="20"/>
          <w:lang w:val="nl-BE"/>
        </w:rPr>
      </w:pPr>
      <w:r>
        <w:rPr>
          <w:rFonts w:cs="Arial"/>
          <w:sz w:val="20"/>
          <w:szCs w:val="20"/>
          <w:lang w:val="nl-BE"/>
        </w:rPr>
        <w:t>Nog</w:t>
      </w:r>
      <w:r w:rsidR="006F3923">
        <w:rPr>
          <w:rFonts w:cs="Arial"/>
          <w:sz w:val="20"/>
          <w:szCs w:val="20"/>
          <w:lang w:val="nl-BE"/>
        </w:rPr>
        <w:t xml:space="preserve"> </w:t>
      </w:r>
      <w:r w:rsidR="003B035F">
        <w:rPr>
          <w:rFonts w:cs="Arial"/>
          <w:sz w:val="20"/>
          <w:szCs w:val="20"/>
          <w:lang w:val="nl-BE"/>
        </w:rPr>
        <w:t xml:space="preserve">de </w:t>
      </w:r>
      <w:r w:rsidR="006F3923">
        <w:rPr>
          <w:rFonts w:cs="Arial"/>
          <w:sz w:val="20"/>
          <w:szCs w:val="20"/>
          <w:lang w:val="nl-BE"/>
        </w:rPr>
        <w:t>koning</w:t>
      </w:r>
      <w:r>
        <w:rPr>
          <w:rFonts w:cs="Arial"/>
          <w:sz w:val="20"/>
          <w:szCs w:val="20"/>
          <w:lang w:val="nl-BE"/>
        </w:rPr>
        <w:t xml:space="preserve"> </w:t>
      </w:r>
      <w:r w:rsidR="006F3923">
        <w:rPr>
          <w:rFonts w:cs="Arial"/>
          <w:sz w:val="20"/>
          <w:szCs w:val="20"/>
          <w:lang w:val="nl-BE"/>
        </w:rPr>
        <w:t>noch</w:t>
      </w:r>
      <w:r w:rsidR="003B035F">
        <w:rPr>
          <w:rFonts w:cs="Arial"/>
          <w:sz w:val="20"/>
          <w:szCs w:val="20"/>
          <w:lang w:val="nl-BE"/>
        </w:rPr>
        <w:t xml:space="preserve"> de</w:t>
      </w:r>
      <w:r w:rsidR="006F3923">
        <w:rPr>
          <w:rFonts w:cs="Arial"/>
          <w:sz w:val="20"/>
          <w:szCs w:val="20"/>
          <w:lang w:val="nl-BE"/>
        </w:rPr>
        <w:t xml:space="preserve"> dame </w:t>
      </w:r>
      <w:r w:rsidR="00975BAA">
        <w:rPr>
          <w:rFonts w:cs="Arial"/>
          <w:sz w:val="20"/>
          <w:szCs w:val="20"/>
          <w:lang w:val="nl-BE"/>
        </w:rPr>
        <w:t>heb-ben een goe</w:t>
      </w:r>
      <w:r w:rsidR="00694380">
        <w:rPr>
          <w:rFonts w:cs="Arial"/>
          <w:sz w:val="20"/>
          <w:szCs w:val="20"/>
          <w:lang w:val="nl-BE"/>
        </w:rPr>
        <w:t>de zet.</w:t>
      </w:r>
      <w:r w:rsidR="008153DF">
        <w:rPr>
          <w:rFonts w:cs="Arial"/>
          <w:sz w:val="20"/>
          <w:szCs w:val="20"/>
          <w:lang w:val="nl-BE"/>
        </w:rPr>
        <w:t xml:space="preserve"> </w:t>
      </w:r>
    </w:p>
    <w:p w14:paraId="435CDC19" w14:textId="77777777" w:rsidR="00975BAA" w:rsidRPr="008938E2" w:rsidRDefault="006F3923" w:rsidP="006F3923">
      <w:pPr>
        <w:jc w:val="both"/>
        <w:rPr>
          <w:rFonts w:cs="Arial"/>
          <w:b/>
          <w:bCs/>
          <w:sz w:val="20"/>
          <w:szCs w:val="20"/>
          <w:lang w:val="nl-BE"/>
        </w:rPr>
      </w:pPr>
      <w:r>
        <w:rPr>
          <w:rFonts w:cs="Arial"/>
          <w:b/>
          <w:bCs/>
          <w:sz w:val="20"/>
          <w:szCs w:val="20"/>
          <w:lang w:val="nl-BE"/>
        </w:rPr>
        <w:t xml:space="preserve">           </w:t>
      </w:r>
      <w:r w:rsidRPr="008938E2">
        <w:rPr>
          <w:rFonts w:cs="Arial"/>
          <w:b/>
          <w:bCs/>
          <w:sz w:val="20"/>
          <w:szCs w:val="20"/>
          <w:lang w:val="nl-BE"/>
        </w:rPr>
        <w:t>10...</w:t>
      </w:r>
      <w:r w:rsidRPr="008938E2">
        <w:rPr>
          <w:rFonts w:cs="Arial"/>
          <w:b/>
          <w:bCs/>
          <w:sz w:val="20"/>
          <w:szCs w:val="20"/>
          <w:lang w:val="nl-BE"/>
        </w:rPr>
        <w:tab/>
      </w:r>
      <w:r w:rsidRPr="008938E2">
        <w:rPr>
          <w:rFonts w:cs="Arial"/>
          <w:b/>
          <w:bCs/>
          <w:sz w:val="20"/>
          <w:szCs w:val="20"/>
          <w:lang w:val="nl-BE"/>
        </w:rPr>
        <w:tab/>
        <w:t xml:space="preserve">f3 </w:t>
      </w:r>
    </w:p>
    <w:p w14:paraId="5C748F69" w14:textId="77777777" w:rsidR="006F3923" w:rsidRPr="008938E2" w:rsidRDefault="00975BAA" w:rsidP="006F3923">
      <w:pPr>
        <w:jc w:val="both"/>
        <w:rPr>
          <w:rFonts w:cs="Arial"/>
          <w:b/>
          <w:bCs/>
          <w:sz w:val="20"/>
          <w:szCs w:val="20"/>
          <w:lang w:val="nl-BE"/>
        </w:rPr>
      </w:pPr>
      <w:r w:rsidRPr="008938E2">
        <w:rPr>
          <w:rFonts w:cs="Arial"/>
          <w:b/>
          <w:bCs/>
          <w:sz w:val="20"/>
          <w:szCs w:val="20"/>
          <w:lang w:val="nl-BE"/>
        </w:rPr>
        <w:t xml:space="preserve">           </w:t>
      </w:r>
      <w:r w:rsidR="006F3923" w:rsidRPr="008938E2">
        <w:rPr>
          <w:rFonts w:cs="Arial"/>
          <w:b/>
          <w:bCs/>
          <w:sz w:val="20"/>
          <w:szCs w:val="20"/>
          <w:lang w:val="nl-BE"/>
        </w:rPr>
        <w:t xml:space="preserve">11.Kh3 </w:t>
      </w:r>
    </w:p>
    <w:p w14:paraId="7EAE914C" w14:textId="77777777" w:rsidR="0031251A" w:rsidRPr="008938E2" w:rsidRDefault="0031251A" w:rsidP="006F3923">
      <w:pPr>
        <w:jc w:val="both"/>
        <w:rPr>
          <w:rFonts w:cs="Arial"/>
          <w:b/>
          <w:bCs/>
          <w:sz w:val="20"/>
          <w:szCs w:val="20"/>
          <w:lang w:val="nl-BE"/>
        </w:rPr>
      </w:pPr>
    </w:p>
    <w:p w14:paraId="0A090EDE" w14:textId="77777777" w:rsidR="00975BAA" w:rsidRPr="008938E2" w:rsidRDefault="00975BAA" w:rsidP="006F3923">
      <w:pPr>
        <w:jc w:val="both"/>
        <w:rPr>
          <w:rFonts w:cs="Arial"/>
          <w:b/>
          <w:bCs/>
          <w:sz w:val="20"/>
          <w:szCs w:val="20"/>
          <w:lang w:val="nl-BE"/>
        </w:rPr>
      </w:pPr>
    </w:p>
    <w:p w14:paraId="188C10AD" w14:textId="77777777" w:rsidR="00C17EE7" w:rsidRPr="008938E2" w:rsidRDefault="00C17EE7" w:rsidP="006F3923">
      <w:pPr>
        <w:jc w:val="both"/>
        <w:rPr>
          <w:rFonts w:cs="Arial"/>
          <w:b/>
          <w:bCs/>
          <w:sz w:val="20"/>
          <w:szCs w:val="20"/>
          <w:lang w:val="nl-BE"/>
        </w:rPr>
      </w:pPr>
    </w:p>
    <w:p w14:paraId="50686EE6" w14:textId="77777777" w:rsidR="008938E2" w:rsidRPr="008938E2" w:rsidRDefault="008938E2" w:rsidP="006F3923">
      <w:pPr>
        <w:jc w:val="both"/>
        <w:rPr>
          <w:rFonts w:cs="Arial"/>
          <w:b/>
          <w:bCs/>
          <w:sz w:val="20"/>
          <w:szCs w:val="20"/>
          <w:lang w:val="nl-BE"/>
        </w:rPr>
      </w:pPr>
    </w:p>
    <w:p w14:paraId="51735448" w14:textId="77777777" w:rsidR="00E76310" w:rsidRPr="008938E2" w:rsidRDefault="006F3923" w:rsidP="006F3923">
      <w:pPr>
        <w:jc w:val="both"/>
        <w:rPr>
          <w:rFonts w:cs="Arial"/>
          <w:b/>
          <w:bCs/>
          <w:sz w:val="20"/>
          <w:szCs w:val="20"/>
          <w:lang w:val="nl-BE"/>
        </w:rPr>
      </w:pPr>
      <w:r w:rsidRPr="008938E2">
        <w:rPr>
          <w:rFonts w:cs="Arial"/>
          <w:b/>
          <w:bCs/>
          <w:sz w:val="20"/>
          <w:szCs w:val="20"/>
          <w:lang w:val="nl-BE"/>
        </w:rPr>
        <w:t xml:space="preserve"> </w:t>
      </w:r>
      <w:r w:rsidR="00380A26" w:rsidRPr="008938E2">
        <w:rPr>
          <w:rFonts w:cs="Arial"/>
          <w:b/>
          <w:bCs/>
          <w:sz w:val="20"/>
          <w:szCs w:val="20"/>
          <w:lang w:val="nl-BE"/>
        </w:rPr>
        <w:t xml:space="preserve">          </w:t>
      </w:r>
      <w:r w:rsidRPr="008938E2">
        <w:rPr>
          <w:rFonts w:cs="Arial"/>
          <w:b/>
          <w:bCs/>
          <w:sz w:val="20"/>
          <w:szCs w:val="20"/>
          <w:lang w:val="nl-BE"/>
        </w:rPr>
        <w:t xml:space="preserve"> 11…</w:t>
      </w:r>
      <w:r w:rsidRPr="008938E2">
        <w:rPr>
          <w:rFonts w:cs="Arial"/>
          <w:b/>
          <w:bCs/>
          <w:sz w:val="20"/>
          <w:szCs w:val="20"/>
          <w:lang w:val="nl-BE"/>
        </w:rPr>
        <w:tab/>
      </w:r>
      <w:r w:rsidRPr="008938E2">
        <w:rPr>
          <w:rFonts w:cs="Arial"/>
          <w:b/>
          <w:bCs/>
          <w:sz w:val="20"/>
          <w:szCs w:val="20"/>
          <w:lang w:val="nl-BE"/>
        </w:rPr>
        <w:tab/>
        <w:t>f2</w:t>
      </w:r>
    </w:p>
    <w:p w14:paraId="5075291E" w14:textId="77777777" w:rsidR="006F3923" w:rsidRDefault="006B5401" w:rsidP="006F3923">
      <w:pPr>
        <w:jc w:val="both"/>
        <w:rPr>
          <w:rFonts w:cs="Arial"/>
          <w:b/>
          <w:bCs/>
          <w:sz w:val="20"/>
          <w:szCs w:val="20"/>
          <w:lang w:val="nl-BE"/>
        </w:rPr>
      </w:pPr>
      <w:r w:rsidRPr="008938E2">
        <w:rPr>
          <w:rFonts w:cs="Arial"/>
          <w:bCs/>
          <w:sz w:val="20"/>
          <w:szCs w:val="20"/>
          <w:lang w:val="nl-BE"/>
        </w:rPr>
        <w:t>11…Dc8+</w:t>
      </w:r>
      <w:r w:rsidR="00AF5D7E" w:rsidRPr="008938E2">
        <w:rPr>
          <w:rFonts w:cs="Arial"/>
          <w:bCs/>
          <w:sz w:val="20"/>
          <w:szCs w:val="20"/>
          <w:lang w:val="nl-BE"/>
        </w:rPr>
        <w:t>?</w:t>
      </w:r>
      <w:r w:rsidRPr="008938E2">
        <w:rPr>
          <w:rFonts w:cs="Arial"/>
          <w:bCs/>
          <w:sz w:val="20"/>
          <w:szCs w:val="20"/>
          <w:lang w:val="nl-BE"/>
        </w:rPr>
        <w:t xml:space="preserve"> </w:t>
      </w:r>
      <w:r>
        <w:rPr>
          <w:rFonts w:cs="Arial"/>
          <w:bCs/>
          <w:sz w:val="20"/>
          <w:szCs w:val="20"/>
          <w:lang w:val="nl-BE"/>
        </w:rPr>
        <w:t>13.Lf4+ en 14.Lxc</w:t>
      </w:r>
      <w:r w:rsidR="006F3923">
        <w:rPr>
          <w:rFonts w:cs="Arial"/>
          <w:bCs/>
          <w:sz w:val="20"/>
          <w:szCs w:val="20"/>
          <w:lang w:val="nl-BE"/>
        </w:rPr>
        <w:t>8.</w:t>
      </w:r>
      <w:r w:rsidR="006F3923">
        <w:rPr>
          <w:rFonts w:cs="Arial"/>
          <w:b/>
          <w:bCs/>
          <w:sz w:val="20"/>
          <w:szCs w:val="20"/>
          <w:lang w:val="nl-BE"/>
        </w:rPr>
        <w:t xml:space="preserve"> </w:t>
      </w:r>
    </w:p>
    <w:p w14:paraId="39B7515F" w14:textId="77777777" w:rsidR="00E76310" w:rsidRDefault="006F3923" w:rsidP="006F3923">
      <w:pPr>
        <w:jc w:val="both"/>
        <w:rPr>
          <w:rFonts w:cs="Arial"/>
          <w:b/>
          <w:bCs/>
          <w:sz w:val="20"/>
          <w:szCs w:val="20"/>
          <w:lang w:val="nl-BE"/>
        </w:rPr>
      </w:pPr>
      <w:r>
        <w:rPr>
          <w:rFonts w:cs="Arial"/>
          <w:b/>
          <w:bCs/>
          <w:sz w:val="20"/>
          <w:szCs w:val="20"/>
          <w:lang w:val="nl-BE"/>
        </w:rPr>
        <w:t xml:space="preserve">         </w:t>
      </w:r>
      <w:r w:rsidR="00380A26">
        <w:rPr>
          <w:rFonts w:cs="Arial"/>
          <w:b/>
          <w:bCs/>
          <w:sz w:val="20"/>
          <w:szCs w:val="20"/>
          <w:lang w:val="nl-BE"/>
        </w:rPr>
        <w:t xml:space="preserve"> </w:t>
      </w:r>
      <w:r>
        <w:rPr>
          <w:rFonts w:cs="Arial"/>
          <w:b/>
          <w:bCs/>
          <w:sz w:val="20"/>
          <w:szCs w:val="20"/>
          <w:lang w:val="nl-BE"/>
        </w:rPr>
        <w:t xml:space="preserve">  12.Kg2 </w:t>
      </w:r>
      <w:r>
        <w:rPr>
          <w:rFonts w:cs="Arial"/>
          <w:b/>
          <w:bCs/>
          <w:sz w:val="20"/>
          <w:szCs w:val="20"/>
          <w:lang w:val="nl-BE"/>
        </w:rPr>
        <w:tab/>
      </w:r>
    </w:p>
    <w:p w14:paraId="48B96B73" w14:textId="77777777" w:rsidR="00E76310" w:rsidRPr="00E76310" w:rsidRDefault="00E76310" w:rsidP="006F3923">
      <w:pPr>
        <w:jc w:val="both"/>
        <w:rPr>
          <w:rFonts w:cs="Arial"/>
          <w:bCs/>
          <w:sz w:val="20"/>
          <w:szCs w:val="20"/>
          <w:lang w:val="nl-BE"/>
        </w:rPr>
      </w:pPr>
      <w:r>
        <w:rPr>
          <w:rFonts w:cs="Arial"/>
          <w:bCs/>
          <w:sz w:val="20"/>
          <w:szCs w:val="20"/>
          <w:lang w:val="nl-BE"/>
        </w:rPr>
        <w:t>Een mooie totempaal.</w:t>
      </w:r>
    </w:p>
    <w:p w14:paraId="0C5BEEA0" w14:textId="77777777" w:rsidR="006F3923" w:rsidRDefault="006F3923" w:rsidP="006F3923">
      <w:pPr>
        <w:jc w:val="both"/>
        <w:rPr>
          <w:rFonts w:cs="Arial"/>
          <w:b/>
          <w:bCs/>
          <w:sz w:val="20"/>
          <w:szCs w:val="20"/>
          <w:lang w:val="nl-BE"/>
        </w:rPr>
      </w:pPr>
      <w:r>
        <w:rPr>
          <w:rFonts w:cs="Arial"/>
          <w:b/>
          <w:bCs/>
          <w:sz w:val="20"/>
          <w:szCs w:val="20"/>
          <w:lang w:val="nl-BE"/>
        </w:rPr>
        <w:tab/>
      </w:r>
      <w:r w:rsidR="00E76310">
        <w:rPr>
          <w:rFonts w:cs="Arial"/>
          <w:b/>
          <w:bCs/>
          <w:sz w:val="20"/>
          <w:szCs w:val="20"/>
          <w:lang w:val="nl-BE"/>
        </w:rPr>
        <w:t>12...</w:t>
      </w:r>
      <w:r w:rsidR="00E76310">
        <w:rPr>
          <w:rFonts w:cs="Arial"/>
          <w:b/>
          <w:bCs/>
          <w:sz w:val="20"/>
          <w:szCs w:val="20"/>
          <w:lang w:val="nl-BE"/>
        </w:rPr>
        <w:tab/>
      </w:r>
      <w:r w:rsidR="00E76310">
        <w:rPr>
          <w:rFonts w:cs="Arial"/>
          <w:b/>
          <w:bCs/>
          <w:sz w:val="20"/>
          <w:szCs w:val="20"/>
          <w:lang w:val="nl-BE"/>
        </w:rPr>
        <w:tab/>
      </w:r>
      <w:r>
        <w:rPr>
          <w:rFonts w:cs="Arial"/>
          <w:b/>
          <w:bCs/>
          <w:sz w:val="20"/>
          <w:szCs w:val="20"/>
          <w:lang w:val="nl-BE"/>
        </w:rPr>
        <w:t xml:space="preserve">f1D+ </w:t>
      </w:r>
    </w:p>
    <w:p w14:paraId="3DDE2D6B" w14:textId="77777777" w:rsidR="009802D3" w:rsidRDefault="006F3923" w:rsidP="006F3923">
      <w:pPr>
        <w:tabs>
          <w:tab w:val="left" w:pos="6300"/>
        </w:tabs>
        <w:jc w:val="both"/>
        <w:rPr>
          <w:rFonts w:cs="Arial"/>
          <w:sz w:val="20"/>
          <w:szCs w:val="20"/>
          <w:lang w:val="nl-BE"/>
        </w:rPr>
      </w:pPr>
      <w:r>
        <w:rPr>
          <w:rFonts w:cs="Arial"/>
          <w:sz w:val="20"/>
          <w:szCs w:val="20"/>
          <w:lang w:val="nl-BE"/>
        </w:rPr>
        <w:t xml:space="preserve">Een nieuwe zwarte dame, want na ook hier 12…Da8+ </w:t>
      </w:r>
      <w:r w:rsidR="009802D3">
        <w:rPr>
          <w:rFonts w:cs="Arial"/>
          <w:sz w:val="20"/>
          <w:szCs w:val="20"/>
          <w:lang w:val="nl-BE"/>
        </w:rPr>
        <w:t xml:space="preserve">volgt </w:t>
      </w:r>
      <w:r>
        <w:rPr>
          <w:rFonts w:cs="Arial"/>
          <w:sz w:val="20"/>
          <w:szCs w:val="20"/>
          <w:lang w:val="nl-BE"/>
        </w:rPr>
        <w:t xml:space="preserve">13.Le4+ </w:t>
      </w:r>
    </w:p>
    <w:p w14:paraId="0F812BAE" w14:textId="77777777" w:rsidR="006F3923" w:rsidRDefault="009802D3" w:rsidP="006F3923">
      <w:pPr>
        <w:tabs>
          <w:tab w:val="left" w:pos="6300"/>
        </w:tabs>
        <w:jc w:val="both"/>
        <w:rPr>
          <w:rFonts w:cs="Arial"/>
          <w:sz w:val="20"/>
          <w:szCs w:val="20"/>
          <w:lang w:val="nl-BE"/>
        </w:rPr>
      </w:pPr>
      <w:r>
        <w:rPr>
          <w:rFonts w:cs="Arial"/>
          <w:sz w:val="20"/>
          <w:szCs w:val="20"/>
          <w:lang w:val="nl-BE"/>
        </w:rPr>
        <w:t>Kf7 en</w:t>
      </w:r>
      <w:r w:rsidR="006F3923">
        <w:rPr>
          <w:rFonts w:cs="Arial"/>
          <w:sz w:val="20"/>
          <w:szCs w:val="20"/>
          <w:lang w:val="nl-BE"/>
        </w:rPr>
        <w:t xml:space="preserve"> valt</w:t>
      </w:r>
      <w:r>
        <w:rPr>
          <w:rFonts w:cs="Arial"/>
          <w:sz w:val="20"/>
          <w:szCs w:val="20"/>
          <w:lang w:val="nl-BE"/>
        </w:rPr>
        <w:t xml:space="preserve"> zowel de oude als de nieuwe dame, na 14.Lxa8.</w:t>
      </w:r>
    </w:p>
    <w:p w14:paraId="69756276" w14:textId="77777777" w:rsidR="009674E2" w:rsidRPr="00C85F05" w:rsidRDefault="009674E2" w:rsidP="009674E2">
      <w:pPr>
        <w:jc w:val="both"/>
        <w:rPr>
          <w:rFonts w:cs="Arial"/>
          <w:b/>
          <w:bCs/>
          <w:sz w:val="20"/>
          <w:szCs w:val="20"/>
          <w:lang w:val="nl-BE"/>
        </w:rPr>
      </w:pPr>
      <w:r>
        <w:rPr>
          <w:rFonts w:cs="Arial"/>
          <w:b/>
          <w:bCs/>
          <w:sz w:val="20"/>
          <w:szCs w:val="20"/>
          <w:lang w:val="nl-BE"/>
        </w:rPr>
        <w:t xml:space="preserve">           </w:t>
      </w:r>
      <w:r w:rsidRPr="00C85F05">
        <w:rPr>
          <w:rFonts w:cs="Arial"/>
          <w:b/>
          <w:bCs/>
          <w:sz w:val="20"/>
          <w:szCs w:val="20"/>
          <w:lang w:val="nl-BE"/>
        </w:rPr>
        <w:t xml:space="preserve">13.Kxf1 </w:t>
      </w:r>
      <w:r w:rsidRPr="00C85F05">
        <w:rPr>
          <w:rFonts w:cs="Arial"/>
          <w:b/>
          <w:bCs/>
          <w:sz w:val="20"/>
          <w:szCs w:val="20"/>
          <w:lang w:val="nl-BE"/>
        </w:rPr>
        <w:tab/>
      </w:r>
      <w:r w:rsidRPr="00C85F05">
        <w:rPr>
          <w:rFonts w:cs="Arial"/>
          <w:b/>
          <w:bCs/>
          <w:sz w:val="20"/>
          <w:szCs w:val="20"/>
          <w:lang w:val="nl-BE"/>
        </w:rPr>
        <w:tab/>
      </w:r>
    </w:p>
    <w:p w14:paraId="574F482B" w14:textId="77777777" w:rsidR="006F3923" w:rsidRPr="00C85F05" w:rsidRDefault="005D56AB" w:rsidP="009674E2">
      <w:pPr>
        <w:jc w:val="both"/>
        <w:rPr>
          <w:rFonts w:cs="Arial"/>
          <w:b/>
          <w:bCs/>
          <w:sz w:val="20"/>
          <w:szCs w:val="20"/>
          <w:lang w:val="nl-BE"/>
        </w:rPr>
      </w:pPr>
      <w:r w:rsidRPr="00C85F05">
        <w:rPr>
          <w:rFonts w:cs="Arial"/>
          <w:bCs/>
          <w:i/>
          <w:sz w:val="20"/>
          <w:szCs w:val="20"/>
          <w:lang w:val="nl-BE"/>
        </w:rPr>
        <w:t>a</w:t>
      </w:r>
      <w:r w:rsidR="009674E2" w:rsidRPr="00C85F05">
        <w:rPr>
          <w:rFonts w:cs="Arial"/>
          <w:bCs/>
          <w:sz w:val="20"/>
          <w:szCs w:val="20"/>
          <w:lang w:val="nl-BE"/>
        </w:rPr>
        <w:t>)</w:t>
      </w:r>
      <w:r w:rsidR="009674E2" w:rsidRPr="00C85F05">
        <w:rPr>
          <w:rFonts w:cs="Arial"/>
          <w:b/>
          <w:bCs/>
          <w:i/>
          <w:sz w:val="20"/>
          <w:szCs w:val="20"/>
          <w:lang w:val="nl-BE"/>
        </w:rPr>
        <w:t xml:space="preserve">        </w:t>
      </w:r>
      <w:r w:rsidR="008938E2" w:rsidRPr="00C85F05">
        <w:rPr>
          <w:rFonts w:cs="Arial"/>
          <w:b/>
          <w:bCs/>
          <w:sz w:val="20"/>
          <w:szCs w:val="20"/>
          <w:lang w:val="nl-BE"/>
        </w:rPr>
        <w:t>13…</w:t>
      </w:r>
      <w:r w:rsidR="008938E2" w:rsidRPr="00C85F05">
        <w:rPr>
          <w:rFonts w:cs="Arial"/>
          <w:b/>
          <w:bCs/>
          <w:sz w:val="20"/>
          <w:szCs w:val="20"/>
          <w:lang w:val="nl-BE"/>
        </w:rPr>
        <w:tab/>
        <w:t xml:space="preserve">            </w:t>
      </w:r>
      <w:r w:rsidR="009674E2" w:rsidRPr="00C85F05">
        <w:rPr>
          <w:rFonts w:cs="Arial"/>
          <w:b/>
          <w:bCs/>
          <w:sz w:val="20"/>
          <w:szCs w:val="20"/>
          <w:lang w:val="nl-BE"/>
        </w:rPr>
        <w:t>Df8+</w:t>
      </w:r>
      <w:r w:rsidR="008938E2" w:rsidRPr="00C85F05">
        <w:rPr>
          <w:rFonts w:cs="Arial"/>
          <w:b/>
          <w:bCs/>
          <w:sz w:val="20"/>
          <w:szCs w:val="20"/>
          <w:lang w:val="nl-BE"/>
        </w:rPr>
        <w:t>(De6)</w:t>
      </w:r>
      <w:r w:rsidR="009674E2" w:rsidRPr="00C85F05">
        <w:rPr>
          <w:rFonts w:cs="Arial"/>
          <w:b/>
          <w:bCs/>
          <w:sz w:val="20"/>
          <w:szCs w:val="20"/>
          <w:lang w:val="nl-BE"/>
        </w:rPr>
        <w:t xml:space="preserve"> </w:t>
      </w:r>
      <w:r w:rsidR="006F3923" w:rsidRPr="00C85F05">
        <w:rPr>
          <w:rFonts w:cs="Arial"/>
          <w:b/>
          <w:bCs/>
          <w:sz w:val="20"/>
          <w:szCs w:val="20"/>
          <w:lang w:val="nl-BE"/>
        </w:rPr>
        <w:t xml:space="preserve"> </w:t>
      </w:r>
    </w:p>
    <w:p w14:paraId="17908AC4" w14:textId="77777777" w:rsidR="006F3923" w:rsidRPr="00C85F05" w:rsidRDefault="009674E2" w:rsidP="006F3923">
      <w:pPr>
        <w:jc w:val="both"/>
        <w:rPr>
          <w:rFonts w:cs="Arial"/>
          <w:b/>
          <w:bCs/>
          <w:sz w:val="20"/>
          <w:szCs w:val="20"/>
          <w:lang w:val="nl-BE"/>
        </w:rPr>
      </w:pPr>
      <w:r w:rsidRPr="00C85F05">
        <w:rPr>
          <w:rFonts w:cs="Arial"/>
          <w:b/>
          <w:bCs/>
          <w:sz w:val="20"/>
          <w:szCs w:val="20"/>
          <w:lang w:val="nl-BE"/>
        </w:rPr>
        <w:t xml:space="preserve">           14.Lf5+ </w:t>
      </w:r>
      <w:r w:rsidRPr="00C85F05">
        <w:rPr>
          <w:rFonts w:cs="Arial"/>
          <w:b/>
          <w:bCs/>
          <w:sz w:val="20"/>
          <w:szCs w:val="20"/>
          <w:lang w:val="nl-BE"/>
        </w:rPr>
        <w:tab/>
      </w:r>
      <w:r w:rsidRPr="00C85F05">
        <w:rPr>
          <w:rFonts w:cs="Arial"/>
          <w:b/>
          <w:bCs/>
          <w:sz w:val="20"/>
          <w:szCs w:val="20"/>
          <w:lang w:val="nl-BE"/>
        </w:rPr>
        <w:tab/>
      </w:r>
      <w:r w:rsidR="006F3923" w:rsidRPr="00C85F05">
        <w:rPr>
          <w:rFonts w:cs="Arial"/>
          <w:b/>
          <w:bCs/>
          <w:sz w:val="20"/>
          <w:szCs w:val="20"/>
          <w:lang w:val="nl-BE"/>
        </w:rPr>
        <w:t xml:space="preserve">Kf7 </w:t>
      </w:r>
    </w:p>
    <w:p w14:paraId="1F283F52" w14:textId="77777777" w:rsidR="006F3923" w:rsidRPr="00E27247" w:rsidRDefault="006F3923" w:rsidP="006F3923">
      <w:pPr>
        <w:jc w:val="both"/>
        <w:rPr>
          <w:rFonts w:cs="Arial"/>
          <w:b/>
          <w:bCs/>
          <w:sz w:val="20"/>
          <w:szCs w:val="20"/>
          <w:lang w:val="nl-BE"/>
        </w:rPr>
      </w:pPr>
      <w:r w:rsidRPr="00C85F05">
        <w:rPr>
          <w:rFonts w:cs="Arial"/>
          <w:b/>
          <w:bCs/>
          <w:sz w:val="20"/>
          <w:szCs w:val="20"/>
          <w:lang w:val="nl-BE"/>
        </w:rPr>
        <w:t xml:space="preserve">           </w:t>
      </w:r>
      <w:r w:rsidRPr="00E27247">
        <w:rPr>
          <w:rFonts w:cs="Arial"/>
          <w:b/>
          <w:bCs/>
          <w:sz w:val="20"/>
          <w:szCs w:val="20"/>
          <w:lang w:val="nl-BE"/>
        </w:rPr>
        <w:t xml:space="preserve">15.Dg6+ </w:t>
      </w:r>
      <w:r w:rsidRPr="00E27247">
        <w:rPr>
          <w:rFonts w:cs="Arial"/>
          <w:b/>
          <w:bCs/>
          <w:sz w:val="20"/>
          <w:szCs w:val="20"/>
          <w:lang w:val="nl-BE"/>
        </w:rPr>
        <w:tab/>
        <w:t>Ke7</w:t>
      </w:r>
      <w:r w:rsidR="00E27247" w:rsidRPr="00E27247">
        <w:rPr>
          <w:rFonts w:cs="Arial"/>
          <w:b/>
          <w:bCs/>
          <w:sz w:val="20"/>
          <w:szCs w:val="20"/>
          <w:lang w:val="nl-BE"/>
        </w:rPr>
        <w:t>(Dh6)</w:t>
      </w:r>
      <w:r w:rsidRPr="00E27247">
        <w:rPr>
          <w:rFonts w:cs="Arial"/>
          <w:b/>
          <w:bCs/>
          <w:sz w:val="20"/>
          <w:szCs w:val="20"/>
          <w:lang w:val="nl-BE"/>
        </w:rPr>
        <w:t xml:space="preserve"> </w:t>
      </w:r>
    </w:p>
    <w:p w14:paraId="6611F684" w14:textId="77777777" w:rsidR="006F3923" w:rsidRDefault="006F3923" w:rsidP="006F3923">
      <w:pPr>
        <w:jc w:val="both"/>
        <w:rPr>
          <w:rFonts w:cs="Arial"/>
          <w:b/>
          <w:bCs/>
          <w:sz w:val="20"/>
          <w:szCs w:val="20"/>
          <w:lang w:val="nl-BE"/>
        </w:rPr>
      </w:pPr>
      <w:r w:rsidRPr="00E27247">
        <w:rPr>
          <w:rFonts w:cs="Arial"/>
          <w:b/>
          <w:bCs/>
          <w:sz w:val="20"/>
          <w:szCs w:val="20"/>
          <w:lang w:val="nl-BE"/>
        </w:rPr>
        <w:t xml:space="preserve">           </w:t>
      </w:r>
      <w:r>
        <w:rPr>
          <w:rFonts w:cs="Arial"/>
          <w:b/>
          <w:bCs/>
          <w:sz w:val="20"/>
          <w:szCs w:val="20"/>
          <w:lang w:val="nl-BE"/>
        </w:rPr>
        <w:t>16.De6+</w:t>
      </w:r>
      <w:r w:rsidR="00E27247">
        <w:rPr>
          <w:rFonts w:cs="Arial"/>
          <w:b/>
          <w:bCs/>
          <w:sz w:val="20"/>
          <w:szCs w:val="20"/>
          <w:lang w:val="nl-BE"/>
        </w:rPr>
        <w:t>(Dxh6)</w:t>
      </w:r>
      <w:r>
        <w:rPr>
          <w:rFonts w:cs="Arial"/>
          <w:b/>
          <w:bCs/>
          <w:sz w:val="20"/>
          <w:szCs w:val="20"/>
          <w:lang w:val="nl-BE"/>
        </w:rPr>
        <w:t xml:space="preserve"> </w:t>
      </w:r>
      <w:r>
        <w:rPr>
          <w:rFonts w:cs="Arial"/>
          <w:b/>
          <w:bCs/>
          <w:sz w:val="20"/>
          <w:szCs w:val="20"/>
          <w:lang w:val="nl-BE"/>
        </w:rPr>
        <w:tab/>
        <w:t>Kd8</w:t>
      </w:r>
      <w:r w:rsidR="00E27247">
        <w:rPr>
          <w:rFonts w:cs="Arial"/>
          <w:b/>
          <w:bCs/>
          <w:sz w:val="20"/>
          <w:szCs w:val="20"/>
          <w:lang w:val="nl-BE"/>
        </w:rPr>
        <w:t>(Kg8)</w:t>
      </w:r>
      <w:r>
        <w:rPr>
          <w:rFonts w:cs="Arial"/>
          <w:b/>
          <w:bCs/>
          <w:sz w:val="20"/>
          <w:szCs w:val="20"/>
          <w:lang w:val="nl-BE"/>
        </w:rPr>
        <w:t xml:space="preserve"> </w:t>
      </w:r>
    </w:p>
    <w:p w14:paraId="5A2B1BF7" w14:textId="77777777" w:rsidR="006F3923" w:rsidRDefault="006F3923" w:rsidP="006F3923">
      <w:pPr>
        <w:jc w:val="both"/>
        <w:rPr>
          <w:rFonts w:cs="Arial"/>
          <w:b/>
          <w:bCs/>
          <w:sz w:val="20"/>
          <w:szCs w:val="20"/>
          <w:lang w:val="nl-BE"/>
        </w:rPr>
      </w:pPr>
      <w:r>
        <w:rPr>
          <w:rFonts w:cs="Arial"/>
          <w:b/>
          <w:bCs/>
          <w:sz w:val="20"/>
          <w:szCs w:val="20"/>
          <w:lang w:val="nl-BE"/>
        </w:rPr>
        <w:t xml:space="preserve">           17.Dd7+</w:t>
      </w:r>
      <w:r w:rsidR="00E27247">
        <w:rPr>
          <w:rFonts w:cs="Arial"/>
          <w:b/>
          <w:bCs/>
          <w:sz w:val="20"/>
          <w:szCs w:val="20"/>
          <w:lang w:val="nl-BE"/>
        </w:rPr>
        <w:t>(Le6+)</w:t>
      </w:r>
      <w:r>
        <w:rPr>
          <w:rFonts w:cs="Arial"/>
          <w:b/>
          <w:bCs/>
          <w:sz w:val="20"/>
          <w:szCs w:val="20"/>
          <w:lang w:val="nl-BE"/>
        </w:rPr>
        <w:t xml:space="preserve"> </w:t>
      </w:r>
    </w:p>
    <w:p w14:paraId="42DCAFCB" w14:textId="77777777" w:rsidR="009674E2" w:rsidRDefault="006F3923" w:rsidP="006F3923">
      <w:pPr>
        <w:tabs>
          <w:tab w:val="left" w:pos="6300"/>
        </w:tabs>
        <w:jc w:val="both"/>
        <w:rPr>
          <w:rFonts w:cs="Arial"/>
          <w:sz w:val="20"/>
          <w:szCs w:val="20"/>
          <w:lang w:val="nl-BE"/>
        </w:rPr>
      </w:pPr>
      <w:r>
        <w:rPr>
          <w:rFonts w:cs="Arial"/>
          <w:sz w:val="20"/>
          <w:szCs w:val="20"/>
          <w:lang w:val="nl-BE"/>
        </w:rPr>
        <w:t>en eindelijk mat.</w:t>
      </w:r>
    </w:p>
    <w:p w14:paraId="2750C927" w14:textId="77777777" w:rsidR="00D24CD7" w:rsidRDefault="009674E2" w:rsidP="009674E2">
      <w:pPr>
        <w:tabs>
          <w:tab w:val="left" w:pos="6300"/>
        </w:tabs>
        <w:jc w:val="both"/>
        <w:rPr>
          <w:b/>
          <w:sz w:val="20"/>
          <w:szCs w:val="20"/>
          <w:lang w:val="nl-BE"/>
        </w:rPr>
      </w:pPr>
      <w:r w:rsidRPr="000A6D03">
        <w:rPr>
          <w:i/>
          <w:sz w:val="20"/>
          <w:szCs w:val="20"/>
          <w:lang w:val="nl-BE"/>
        </w:rPr>
        <w:t xml:space="preserve">b) </w:t>
      </w:r>
      <w:r>
        <w:rPr>
          <w:b/>
          <w:i/>
          <w:sz w:val="20"/>
          <w:szCs w:val="20"/>
          <w:lang w:val="nl-BE"/>
        </w:rPr>
        <w:t xml:space="preserve">      </w:t>
      </w:r>
      <w:r>
        <w:rPr>
          <w:b/>
          <w:sz w:val="20"/>
          <w:szCs w:val="20"/>
          <w:lang w:val="nl-BE"/>
        </w:rPr>
        <w:t xml:space="preserve"> 13…</w:t>
      </w:r>
      <w:r w:rsidR="000A6D03">
        <w:rPr>
          <w:b/>
          <w:sz w:val="20"/>
          <w:szCs w:val="20"/>
          <w:lang w:val="nl-BE"/>
        </w:rPr>
        <w:t xml:space="preserve">                   </w:t>
      </w:r>
      <w:r w:rsidR="008E2C3F">
        <w:rPr>
          <w:b/>
          <w:sz w:val="20"/>
          <w:szCs w:val="20"/>
          <w:lang w:val="nl-BE"/>
        </w:rPr>
        <w:t>Ke6</w:t>
      </w:r>
    </w:p>
    <w:p w14:paraId="61419ECE" w14:textId="77777777" w:rsidR="006A58E5" w:rsidRDefault="00D24CD7" w:rsidP="009674E2">
      <w:pPr>
        <w:tabs>
          <w:tab w:val="left" w:pos="6300"/>
        </w:tabs>
        <w:jc w:val="both"/>
        <w:rPr>
          <w:b/>
          <w:sz w:val="20"/>
          <w:szCs w:val="20"/>
          <w:lang w:val="nl-BE"/>
        </w:rPr>
      </w:pPr>
      <w:r>
        <w:rPr>
          <w:b/>
          <w:sz w:val="20"/>
          <w:szCs w:val="20"/>
          <w:lang w:val="nl-BE"/>
        </w:rPr>
        <w:t xml:space="preserve">           14.</w:t>
      </w:r>
      <w:r w:rsidR="00293C14">
        <w:rPr>
          <w:b/>
          <w:sz w:val="20"/>
          <w:szCs w:val="20"/>
          <w:lang w:val="nl-BE"/>
        </w:rPr>
        <w:t>Lf5</w:t>
      </w:r>
      <w:r w:rsidR="00AE7CA1">
        <w:rPr>
          <w:b/>
          <w:sz w:val="20"/>
          <w:szCs w:val="20"/>
          <w:lang w:val="nl-BE"/>
        </w:rPr>
        <w:t>+</w:t>
      </w:r>
      <w:r w:rsidR="00612C79">
        <w:rPr>
          <w:b/>
          <w:sz w:val="20"/>
          <w:szCs w:val="20"/>
          <w:lang w:val="nl-BE"/>
        </w:rPr>
        <w:t xml:space="preserve">              </w:t>
      </w:r>
      <w:r w:rsidR="008E2C3F">
        <w:rPr>
          <w:b/>
          <w:sz w:val="20"/>
          <w:szCs w:val="20"/>
          <w:lang w:val="nl-BE"/>
        </w:rPr>
        <w:t>Kf7</w:t>
      </w:r>
    </w:p>
    <w:p w14:paraId="2D76232C" w14:textId="77777777" w:rsidR="00C17EE7" w:rsidRDefault="006A58E5" w:rsidP="008E2C3F">
      <w:pPr>
        <w:tabs>
          <w:tab w:val="left" w:pos="6300"/>
        </w:tabs>
        <w:jc w:val="both"/>
        <w:rPr>
          <w:b/>
          <w:sz w:val="20"/>
          <w:szCs w:val="20"/>
          <w:lang w:val="nl-BE"/>
        </w:rPr>
      </w:pPr>
      <w:r>
        <w:rPr>
          <w:b/>
          <w:sz w:val="20"/>
          <w:szCs w:val="20"/>
          <w:lang w:val="nl-BE"/>
        </w:rPr>
        <w:t xml:space="preserve">  </w:t>
      </w:r>
      <w:r w:rsidR="008E2C3F">
        <w:rPr>
          <w:b/>
          <w:sz w:val="20"/>
          <w:szCs w:val="20"/>
          <w:lang w:val="nl-BE"/>
        </w:rPr>
        <w:t xml:space="preserve">         15.Lxe6</w:t>
      </w:r>
      <w:r w:rsidR="006C01A0">
        <w:rPr>
          <w:b/>
          <w:sz w:val="20"/>
          <w:szCs w:val="20"/>
          <w:lang w:val="nl-BE"/>
        </w:rPr>
        <w:t xml:space="preserve">    </w:t>
      </w:r>
    </w:p>
    <w:p w14:paraId="28301CC3" w14:textId="77777777" w:rsidR="00C17EE7" w:rsidRDefault="00C17EE7" w:rsidP="008E2C3F">
      <w:pPr>
        <w:tabs>
          <w:tab w:val="left" w:pos="6300"/>
        </w:tabs>
        <w:jc w:val="both"/>
        <w:rPr>
          <w:sz w:val="20"/>
          <w:szCs w:val="20"/>
          <w:lang w:val="nl-BE"/>
        </w:rPr>
      </w:pPr>
      <w:r>
        <w:rPr>
          <w:sz w:val="20"/>
          <w:szCs w:val="20"/>
          <w:lang w:val="nl-BE"/>
        </w:rPr>
        <w:t>Ook hier mat.</w:t>
      </w:r>
    </w:p>
    <w:p w14:paraId="58CC2D25" w14:textId="77777777" w:rsidR="00C17EE7" w:rsidRDefault="00C17EE7" w:rsidP="008E2C3F">
      <w:pPr>
        <w:tabs>
          <w:tab w:val="left" w:pos="6300"/>
        </w:tabs>
        <w:jc w:val="both"/>
        <w:rPr>
          <w:sz w:val="20"/>
          <w:szCs w:val="20"/>
          <w:lang w:val="nl-BE"/>
        </w:rPr>
      </w:pPr>
    </w:p>
    <w:p w14:paraId="2BECC926" w14:textId="77777777" w:rsidR="006F3923" w:rsidRPr="008E2C3F" w:rsidRDefault="006F3923" w:rsidP="006F3923">
      <w:pPr>
        <w:tabs>
          <w:tab w:val="left" w:pos="6300"/>
        </w:tabs>
        <w:jc w:val="both"/>
        <w:rPr>
          <w:rFonts w:cs="Arial"/>
          <w:b/>
          <w:bCs/>
          <w:sz w:val="20"/>
          <w:szCs w:val="20"/>
          <w:lang w:val="nl-BE"/>
        </w:rPr>
      </w:pPr>
      <w:r>
        <w:rPr>
          <w:rFonts w:cs="Arial"/>
          <w:sz w:val="20"/>
          <w:szCs w:val="20"/>
          <w:lang w:val="nl-BE"/>
        </w:rPr>
        <w:t xml:space="preserve">Een lange studie van Th.C.L. Kok:  </w:t>
      </w:r>
    </w:p>
    <w:p w14:paraId="35ED6F14" w14:textId="77777777" w:rsidR="006F3923" w:rsidRDefault="006F3923" w:rsidP="006F3923">
      <w:pPr>
        <w:tabs>
          <w:tab w:val="left" w:pos="6300"/>
        </w:tabs>
        <w:jc w:val="both"/>
        <w:rPr>
          <w:rFonts w:cs="Arial"/>
          <w:sz w:val="20"/>
          <w:szCs w:val="20"/>
          <w:lang w:val="nl-BE"/>
        </w:rPr>
      </w:pPr>
    </w:p>
    <w:p w14:paraId="70CB158C" w14:textId="77777777" w:rsidR="001D4C41" w:rsidRDefault="001D4C41" w:rsidP="006F3923">
      <w:pPr>
        <w:tabs>
          <w:tab w:val="left" w:pos="6300"/>
        </w:tabs>
        <w:jc w:val="both"/>
        <w:rPr>
          <w:rFonts w:cs="Arial"/>
          <w:sz w:val="20"/>
          <w:szCs w:val="20"/>
          <w:lang w:val="nl-BE"/>
        </w:rPr>
      </w:pPr>
      <w:r>
        <w:rPr>
          <w:rFonts w:cs="Arial"/>
          <w:sz w:val="20"/>
          <w:szCs w:val="20"/>
          <w:lang w:val="nl-BE"/>
        </w:rPr>
        <w:t xml:space="preserve">Kg4 Dd7 Lh5 / </w:t>
      </w:r>
    </w:p>
    <w:p w14:paraId="3A06A069" w14:textId="77777777" w:rsidR="006F3923" w:rsidRPr="001D4C41" w:rsidRDefault="001D4C41" w:rsidP="006F3923">
      <w:pPr>
        <w:tabs>
          <w:tab w:val="left" w:pos="6300"/>
        </w:tabs>
        <w:jc w:val="both"/>
        <w:rPr>
          <w:rFonts w:cs="Arial"/>
          <w:sz w:val="20"/>
          <w:szCs w:val="20"/>
          <w:lang w:val="nl-BE"/>
        </w:rPr>
      </w:pPr>
      <w:r>
        <w:rPr>
          <w:rFonts w:cs="Arial"/>
          <w:sz w:val="20"/>
          <w:szCs w:val="20"/>
          <w:lang w:val="nl-BE"/>
        </w:rPr>
        <w:t xml:space="preserve">                       </w:t>
      </w:r>
      <w:r w:rsidR="006F3923" w:rsidRPr="001D4C41">
        <w:rPr>
          <w:rFonts w:cs="Arial"/>
          <w:sz w:val="20"/>
          <w:szCs w:val="20"/>
          <w:lang w:val="nl-BE"/>
        </w:rPr>
        <w:t xml:space="preserve">Kh8 De5 a2 f4 h3 + </w:t>
      </w:r>
    </w:p>
    <w:p w14:paraId="2B449C0F" w14:textId="77777777" w:rsidR="006F3923" w:rsidRDefault="006F3923" w:rsidP="006F3923">
      <w:pPr>
        <w:tabs>
          <w:tab w:val="left" w:pos="6300"/>
        </w:tabs>
        <w:jc w:val="both"/>
        <w:rPr>
          <w:rFonts w:cs="Arial"/>
          <w:b/>
          <w:sz w:val="20"/>
          <w:szCs w:val="20"/>
          <w:lang w:val="nl-BE"/>
        </w:rPr>
      </w:pPr>
    </w:p>
    <w:p w14:paraId="0223C2F8" w14:textId="77777777" w:rsidR="006F3923" w:rsidRDefault="006F3923" w:rsidP="006F3923">
      <w:pPr>
        <w:tabs>
          <w:tab w:val="left" w:pos="6300"/>
        </w:tabs>
        <w:jc w:val="both"/>
        <w:rPr>
          <w:rFonts w:cs="Arial"/>
          <w:sz w:val="20"/>
          <w:szCs w:val="20"/>
          <w:lang w:val="nl-BE"/>
        </w:rPr>
      </w:pPr>
      <w:r>
        <w:rPr>
          <w:rFonts w:cs="Arial"/>
          <w:sz w:val="20"/>
          <w:szCs w:val="20"/>
          <w:lang w:val="nl-BE"/>
        </w:rPr>
        <w:t xml:space="preserve">in de </w:t>
      </w:r>
      <w:r>
        <w:rPr>
          <w:rFonts w:cs="Arial"/>
          <w:i/>
          <w:iCs/>
          <w:sz w:val="20"/>
          <w:szCs w:val="20"/>
          <w:lang w:val="nl-BE"/>
        </w:rPr>
        <w:t>Nieuwe Haagse Courant</w:t>
      </w:r>
      <w:r w:rsidR="00C05AB6">
        <w:rPr>
          <w:rFonts w:cs="Arial"/>
          <w:i/>
          <w:iCs/>
          <w:sz w:val="20"/>
          <w:szCs w:val="20"/>
          <w:lang w:val="nl-BE"/>
        </w:rPr>
        <w:t xml:space="preserve"> </w:t>
      </w:r>
      <w:r w:rsidR="00C05AB6">
        <w:rPr>
          <w:rFonts w:cs="Arial"/>
          <w:iCs/>
          <w:sz w:val="20"/>
          <w:szCs w:val="20"/>
          <w:lang w:val="nl-BE"/>
        </w:rPr>
        <w:t xml:space="preserve"> uit het jaar </w:t>
      </w:r>
      <w:r w:rsidR="00C05AB6">
        <w:rPr>
          <w:rFonts w:cs="Arial"/>
          <w:sz w:val="20"/>
          <w:szCs w:val="20"/>
          <w:lang w:val="nl-BE"/>
        </w:rPr>
        <w:t>1935(!), opgedragen aan Dr. Tarta</w:t>
      </w:r>
      <w:r>
        <w:rPr>
          <w:rFonts w:cs="Arial"/>
          <w:sz w:val="20"/>
          <w:szCs w:val="20"/>
          <w:lang w:val="nl-BE"/>
        </w:rPr>
        <w:t xml:space="preserve">kover, luidt: </w:t>
      </w:r>
    </w:p>
    <w:p w14:paraId="30FB5D91" w14:textId="77777777" w:rsidR="006F3923" w:rsidRDefault="006F3923" w:rsidP="006F3923">
      <w:pPr>
        <w:tabs>
          <w:tab w:val="left" w:pos="6300"/>
        </w:tabs>
        <w:jc w:val="both"/>
        <w:rPr>
          <w:rFonts w:cs="Arial"/>
          <w:sz w:val="20"/>
          <w:szCs w:val="20"/>
          <w:lang w:val="nl-BE"/>
        </w:rPr>
      </w:pPr>
    </w:p>
    <w:p w14:paraId="3641435E" w14:textId="77777777" w:rsidR="006F3923" w:rsidRDefault="006F3923" w:rsidP="006F3923">
      <w:pPr>
        <w:tabs>
          <w:tab w:val="left" w:pos="6300"/>
        </w:tabs>
        <w:jc w:val="both"/>
        <w:rPr>
          <w:rFonts w:cs="Arial"/>
          <w:sz w:val="20"/>
          <w:szCs w:val="20"/>
          <w:lang w:val="nl-BE"/>
        </w:rPr>
      </w:pPr>
      <w:r>
        <w:rPr>
          <w:rFonts w:cs="Arial"/>
          <w:sz w:val="20"/>
          <w:szCs w:val="20"/>
          <w:lang w:val="nl-BE"/>
        </w:rPr>
        <w:t>1.Lg6 Dg7 2.Dc8+ Dg8 3.Dc3+ Dg7 4.Dxh3 Kg8 5.Db3+ Kh8 6.Db8+ Dg8 7.Db2+ Dg7 8.Dh2+ Kg8 9.Dxa2+ Kh8 10.Da8+ Dg8 11.Da1+ Dg7 12.Dh1+ Kg8 13.Dd5+ Kh8 14.Dd8+ Dg8</w:t>
      </w:r>
      <w:r w:rsidR="00E27247">
        <w:rPr>
          <w:rFonts w:cs="Arial"/>
          <w:sz w:val="20"/>
          <w:szCs w:val="20"/>
          <w:lang w:val="nl-BE"/>
        </w:rPr>
        <w:t>…</w:t>
      </w:r>
      <w:r>
        <w:rPr>
          <w:rFonts w:cs="Arial"/>
          <w:sz w:val="20"/>
          <w:szCs w:val="20"/>
          <w:lang w:val="nl-BE"/>
        </w:rPr>
        <w:t xml:space="preserve">         </w:t>
      </w:r>
    </w:p>
    <w:p w14:paraId="00C246C4" w14:textId="77777777" w:rsidR="006F3923" w:rsidRDefault="006F3923" w:rsidP="006F3923">
      <w:pPr>
        <w:tabs>
          <w:tab w:val="left" w:pos="6300"/>
        </w:tabs>
        <w:jc w:val="both"/>
        <w:rPr>
          <w:rFonts w:cs="Arial"/>
          <w:sz w:val="20"/>
          <w:szCs w:val="20"/>
          <w:lang w:val="nl-BE"/>
        </w:rPr>
      </w:pPr>
    </w:p>
    <w:p w14:paraId="382189F9" w14:textId="77777777" w:rsidR="00E27247" w:rsidRDefault="00E27247" w:rsidP="006F3923">
      <w:pPr>
        <w:tabs>
          <w:tab w:val="left" w:pos="6300"/>
        </w:tabs>
        <w:jc w:val="both"/>
        <w:rPr>
          <w:rFonts w:cs="Arial"/>
          <w:sz w:val="20"/>
          <w:szCs w:val="20"/>
          <w:lang w:val="nl-BE"/>
        </w:rPr>
      </w:pPr>
    </w:p>
    <w:p w14:paraId="79B6D4D8" w14:textId="77777777" w:rsidR="00E27247" w:rsidRDefault="00E27247" w:rsidP="006F3923">
      <w:pPr>
        <w:tabs>
          <w:tab w:val="left" w:pos="6300"/>
        </w:tabs>
        <w:jc w:val="both"/>
        <w:rPr>
          <w:rFonts w:cs="Arial"/>
          <w:sz w:val="20"/>
          <w:szCs w:val="20"/>
          <w:lang w:val="nl-BE"/>
        </w:rPr>
      </w:pPr>
    </w:p>
    <w:p w14:paraId="76106165" w14:textId="77777777" w:rsidR="00E27247" w:rsidRDefault="00E27247" w:rsidP="006F3923">
      <w:pPr>
        <w:tabs>
          <w:tab w:val="left" w:pos="6300"/>
        </w:tabs>
        <w:jc w:val="both"/>
        <w:rPr>
          <w:rFonts w:cs="Arial"/>
          <w:sz w:val="20"/>
          <w:szCs w:val="20"/>
          <w:lang w:val="nl-BE"/>
        </w:rPr>
      </w:pPr>
    </w:p>
    <w:p w14:paraId="6D755481" w14:textId="77777777" w:rsidR="00E27247" w:rsidRDefault="00E27247" w:rsidP="006F3923">
      <w:pPr>
        <w:tabs>
          <w:tab w:val="left" w:pos="6300"/>
        </w:tabs>
        <w:jc w:val="both"/>
        <w:rPr>
          <w:rFonts w:cs="Arial"/>
          <w:sz w:val="20"/>
          <w:szCs w:val="20"/>
          <w:lang w:val="nl-BE"/>
        </w:rPr>
      </w:pPr>
    </w:p>
    <w:p w14:paraId="4937B998" w14:textId="77777777" w:rsidR="006F3923" w:rsidRDefault="006F3923" w:rsidP="006F3923">
      <w:pPr>
        <w:tabs>
          <w:tab w:val="left" w:pos="6300"/>
        </w:tabs>
        <w:jc w:val="both"/>
        <w:rPr>
          <w:rFonts w:cs="Arial"/>
          <w:sz w:val="20"/>
          <w:szCs w:val="20"/>
          <w:lang w:val="nl-BE"/>
        </w:rPr>
      </w:pPr>
      <w:r>
        <w:rPr>
          <w:rFonts w:cs="Arial"/>
          <w:sz w:val="20"/>
          <w:szCs w:val="20"/>
          <w:lang w:val="nl-BE"/>
        </w:rPr>
        <w:t xml:space="preserve">En nu: </w:t>
      </w:r>
      <w:r w:rsidRPr="00C0171A">
        <w:rPr>
          <w:rFonts w:cs="Arial"/>
          <w:b/>
          <w:sz w:val="20"/>
          <w:szCs w:val="20"/>
          <w:lang w:val="nl-BE"/>
        </w:rPr>
        <w:t>15.Dh4+</w:t>
      </w:r>
      <w:r w:rsidR="007A7F96">
        <w:rPr>
          <w:rFonts w:cs="Arial"/>
          <w:b/>
          <w:sz w:val="20"/>
          <w:szCs w:val="20"/>
          <w:lang w:val="nl-BE"/>
        </w:rPr>
        <w:t>?</w:t>
      </w:r>
      <w:r>
        <w:rPr>
          <w:rFonts w:cs="Arial"/>
          <w:sz w:val="20"/>
          <w:szCs w:val="20"/>
          <w:lang w:val="nl-BE"/>
        </w:rPr>
        <w:t xml:space="preserve"> Kg7 16.Dg5 f3 </w:t>
      </w:r>
      <w:r w:rsidR="005D56AB">
        <w:rPr>
          <w:rFonts w:cs="Arial"/>
          <w:sz w:val="20"/>
          <w:szCs w:val="20"/>
          <w:lang w:val="nl-BE"/>
        </w:rPr>
        <w:t xml:space="preserve">  </w:t>
      </w:r>
      <w:r>
        <w:rPr>
          <w:rFonts w:cs="Arial"/>
          <w:sz w:val="20"/>
          <w:szCs w:val="20"/>
          <w:lang w:val="nl-BE"/>
        </w:rPr>
        <w:t xml:space="preserve">17.Kh3 f2 18.Kg2 f1D 19.Kxf1 Dh8 20.Lh5+ Kf8 21.Dc5+ Kg7 22.De5+ Kh7 23.Df5+ Kg7 24.Df7+ Kh6 25.Dg6+ en mat. </w:t>
      </w:r>
    </w:p>
    <w:p w14:paraId="79D7E93C" w14:textId="77777777" w:rsidR="006F3923" w:rsidRDefault="006F3923" w:rsidP="006F3923">
      <w:pPr>
        <w:tabs>
          <w:tab w:val="left" w:pos="6300"/>
        </w:tabs>
        <w:jc w:val="both"/>
        <w:rPr>
          <w:rFonts w:cs="Arial"/>
          <w:sz w:val="20"/>
          <w:szCs w:val="20"/>
          <w:lang w:val="nl-BE"/>
        </w:rPr>
      </w:pPr>
    </w:p>
    <w:p w14:paraId="6B1BAE03" w14:textId="77777777" w:rsidR="006F3923" w:rsidRDefault="006F3923" w:rsidP="006F3923">
      <w:pPr>
        <w:tabs>
          <w:tab w:val="left" w:pos="6300"/>
        </w:tabs>
        <w:spacing w:line="210" w:lineRule="exact"/>
        <w:jc w:val="both"/>
        <w:rPr>
          <w:rFonts w:cs="Arial"/>
          <w:sz w:val="20"/>
          <w:szCs w:val="20"/>
          <w:lang w:val="nl-BE"/>
        </w:rPr>
      </w:pPr>
      <w:r>
        <w:rPr>
          <w:rFonts w:cs="Arial"/>
          <w:sz w:val="20"/>
          <w:szCs w:val="20"/>
          <w:lang w:val="nl-BE"/>
        </w:rPr>
        <w:t>Ik vond even</w:t>
      </w:r>
      <w:r w:rsidR="006B5401">
        <w:rPr>
          <w:rFonts w:cs="Arial"/>
          <w:sz w:val="20"/>
          <w:szCs w:val="20"/>
          <w:lang w:val="nl-BE"/>
        </w:rPr>
        <w:t>wel een kortere ne-venoplossing</w:t>
      </w:r>
      <w:r w:rsidR="009F14BD">
        <w:rPr>
          <w:rFonts w:cs="Arial"/>
          <w:sz w:val="20"/>
          <w:szCs w:val="20"/>
          <w:lang w:val="nl-BE"/>
        </w:rPr>
        <w:t xml:space="preserve"> met </w:t>
      </w:r>
      <w:r w:rsidR="006B5401">
        <w:rPr>
          <w:rFonts w:cs="Arial"/>
          <w:sz w:val="20"/>
          <w:szCs w:val="20"/>
          <w:lang w:val="nl-BE"/>
        </w:rPr>
        <w:t>de stille zet:</w:t>
      </w:r>
      <w:r>
        <w:rPr>
          <w:rFonts w:cs="Arial"/>
          <w:sz w:val="20"/>
          <w:szCs w:val="20"/>
          <w:lang w:val="nl-BE"/>
        </w:rPr>
        <w:t xml:space="preserve"> </w:t>
      </w:r>
      <w:r w:rsidRPr="00C0171A">
        <w:rPr>
          <w:rFonts w:cs="Arial"/>
          <w:b/>
          <w:sz w:val="20"/>
          <w:szCs w:val="20"/>
          <w:lang w:val="nl-BE"/>
        </w:rPr>
        <w:t>15.Dd6</w:t>
      </w:r>
      <w:r w:rsidR="007A7F96">
        <w:rPr>
          <w:rFonts w:cs="Arial"/>
          <w:b/>
          <w:sz w:val="20"/>
          <w:szCs w:val="20"/>
          <w:lang w:val="nl-BE"/>
        </w:rPr>
        <w:t>!</w:t>
      </w:r>
      <w:r>
        <w:rPr>
          <w:rFonts w:cs="Arial"/>
          <w:sz w:val="20"/>
          <w:szCs w:val="20"/>
          <w:lang w:val="nl-BE"/>
        </w:rPr>
        <w:t xml:space="preserve"> </w:t>
      </w:r>
      <w:r w:rsidR="006B5401">
        <w:rPr>
          <w:rFonts w:cs="Arial"/>
          <w:i/>
          <w:sz w:val="20"/>
          <w:szCs w:val="20"/>
          <w:lang w:val="nl-BE"/>
        </w:rPr>
        <w:t>(</w:t>
      </w:r>
      <w:r w:rsidR="005F2B92">
        <w:rPr>
          <w:rFonts w:cs="Arial"/>
          <w:i/>
          <w:sz w:val="20"/>
          <w:szCs w:val="20"/>
          <w:lang w:val="nl-BE"/>
        </w:rPr>
        <w:t>en</w:t>
      </w:r>
      <w:r w:rsidR="006B5401" w:rsidRPr="006B5401">
        <w:rPr>
          <w:rFonts w:cs="Arial"/>
          <w:i/>
          <w:sz w:val="20"/>
          <w:szCs w:val="20"/>
          <w:lang w:val="nl-BE"/>
        </w:rPr>
        <w:t xml:space="preserve"> de dreiging </w:t>
      </w:r>
      <w:r w:rsidR="00C0171A">
        <w:rPr>
          <w:rFonts w:cs="Arial"/>
          <w:i/>
          <w:sz w:val="20"/>
          <w:szCs w:val="20"/>
          <w:lang w:val="nl-BE"/>
        </w:rPr>
        <w:t>16.</w:t>
      </w:r>
      <w:r w:rsidR="006B5401" w:rsidRPr="006B5401">
        <w:rPr>
          <w:rFonts w:cs="Arial"/>
          <w:i/>
          <w:sz w:val="20"/>
          <w:szCs w:val="20"/>
          <w:lang w:val="nl-BE"/>
        </w:rPr>
        <w:t>Kg5</w:t>
      </w:r>
      <w:r w:rsidR="006B5401">
        <w:rPr>
          <w:rFonts w:cs="Arial"/>
          <w:i/>
          <w:sz w:val="20"/>
          <w:szCs w:val="20"/>
          <w:lang w:val="nl-BE"/>
        </w:rPr>
        <w:t xml:space="preserve">) </w:t>
      </w:r>
      <w:r w:rsidR="006B5401">
        <w:rPr>
          <w:rFonts w:cs="Arial"/>
          <w:sz w:val="20"/>
          <w:szCs w:val="20"/>
          <w:lang w:val="nl-BE"/>
        </w:rPr>
        <w:t xml:space="preserve"> 15…</w:t>
      </w:r>
      <w:r>
        <w:rPr>
          <w:rFonts w:cs="Arial"/>
          <w:sz w:val="20"/>
          <w:szCs w:val="20"/>
          <w:lang w:val="nl-BE"/>
        </w:rPr>
        <w:t>Kg7 16.Kg5 Da2 17.De7+ Kg8 18.Kh6 Dh2+ 19.Lh5</w:t>
      </w:r>
      <w:r w:rsidR="00F85790">
        <w:rPr>
          <w:rFonts w:cs="Arial"/>
          <w:sz w:val="20"/>
          <w:szCs w:val="20"/>
          <w:lang w:val="nl-BE"/>
        </w:rPr>
        <w:t xml:space="preserve"> en nu gedwongen: 19...Dxh5+ </w:t>
      </w:r>
      <w:r>
        <w:rPr>
          <w:rFonts w:cs="Arial"/>
          <w:sz w:val="20"/>
          <w:szCs w:val="20"/>
          <w:lang w:val="nl-BE"/>
        </w:rPr>
        <w:t>20.K</w:t>
      </w:r>
      <w:r w:rsidR="006B5401">
        <w:rPr>
          <w:rFonts w:cs="Arial"/>
          <w:sz w:val="20"/>
          <w:szCs w:val="20"/>
          <w:lang w:val="nl-BE"/>
        </w:rPr>
        <w:t>xh5 met winst.</w:t>
      </w:r>
      <w:r>
        <w:rPr>
          <w:rFonts w:cs="Arial"/>
          <w:sz w:val="20"/>
          <w:szCs w:val="20"/>
          <w:lang w:val="nl-BE"/>
        </w:rPr>
        <w:t xml:space="preserve"> </w:t>
      </w:r>
    </w:p>
    <w:p w14:paraId="1FEF95D0" w14:textId="77777777" w:rsidR="006F3923" w:rsidRDefault="006F3923" w:rsidP="006F3923">
      <w:pPr>
        <w:tabs>
          <w:tab w:val="left" w:pos="6300"/>
        </w:tabs>
        <w:jc w:val="both"/>
        <w:rPr>
          <w:rFonts w:cs="Arial"/>
          <w:sz w:val="20"/>
          <w:szCs w:val="20"/>
          <w:lang w:val="nl-BE"/>
        </w:rPr>
      </w:pPr>
    </w:p>
    <w:p w14:paraId="4553159E" w14:textId="77777777" w:rsidR="006F3923" w:rsidRDefault="006F3923" w:rsidP="006F3923">
      <w:pPr>
        <w:tabs>
          <w:tab w:val="left" w:pos="6300"/>
        </w:tabs>
        <w:jc w:val="both"/>
        <w:rPr>
          <w:rFonts w:cs="Arial"/>
          <w:sz w:val="20"/>
          <w:szCs w:val="20"/>
          <w:lang w:val="nl-BE"/>
        </w:rPr>
      </w:pPr>
      <w:r>
        <w:rPr>
          <w:rFonts w:cs="Arial"/>
          <w:sz w:val="20"/>
          <w:szCs w:val="20"/>
          <w:lang w:val="nl-BE"/>
        </w:rPr>
        <w:t xml:space="preserve">Met respect voor de lange oplos-sing van de Nederlander </w:t>
      </w:r>
      <w:r w:rsidR="00B456F5">
        <w:rPr>
          <w:rFonts w:cs="Arial"/>
          <w:sz w:val="20"/>
          <w:szCs w:val="20"/>
          <w:lang w:val="nl-BE"/>
        </w:rPr>
        <w:t>heb ik het essentiële er nu uit</w:t>
      </w:r>
      <w:r>
        <w:rPr>
          <w:rFonts w:cs="Arial"/>
          <w:sz w:val="20"/>
          <w:szCs w:val="20"/>
          <w:lang w:val="nl-BE"/>
        </w:rPr>
        <w:t>gehaald, ver</w:t>
      </w:r>
      <w:r w:rsidR="001C49E6">
        <w:rPr>
          <w:rFonts w:cs="Arial"/>
          <w:sz w:val="20"/>
          <w:szCs w:val="20"/>
          <w:lang w:val="nl-BE"/>
        </w:rPr>
        <w:t>-</w:t>
      </w:r>
      <w:r>
        <w:rPr>
          <w:rFonts w:cs="Arial"/>
          <w:sz w:val="20"/>
          <w:szCs w:val="20"/>
          <w:lang w:val="nl-BE"/>
        </w:rPr>
        <w:t>sterkt met een Friese volbloed.</w:t>
      </w:r>
    </w:p>
    <w:p w14:paraId="1F712C10" w14:textId="77777777" w:rsidR="006F3923" w:rsidRDefault="006F3923" w:rsidP="006F3923">
      <w:pPr>
        <w:tabs>
          <w:tab w:val="left" w:pos="6300"/>
        </w:tabs>
        <w:jc w:val="both"/>
        <w:rPr>
          <w:rFonts w:cs="Arial"/>
          <w:sz w:val="20"/>
          <w:szCs w:val="20"/>
          <w:lang w:val="nl-BE"/>
        </w:rPr>
      </w:pPr>
      <w:r>
        <w:rPr>
          <w:rFonts w:cs="Arial"/>
          <w:sz w:val="20"/>
          <w:szCs w:val="20"/>
          <w:lang w:val="nl-BE"/>
        </w:rPr>
        <w:br w:type="column"/>
      </w:r>
    </w:p>
    <w:p w14:paraId="53B4173C" w14:textId="77777777" w:rsidR="006F3923" w:rsidRPr="00894B0F" w:rsidRDefault="006F3923" w:rsidP="00894B0F">
      <w:pPr>
        <w:widowControl/>
        <w:autoSpaceDE/>
        <w:autoSpaceDN/>
        <w:adjustRightInd/>
        <w:jc w:val="both"/>
        <w:rPr>
          <w:rFonts w:cs="Arial"/>
          <w:b/>
          <w:sz w:val="20"/>
          <w:szCs w:val="20"/>
          <w:lang w:val="nl-BE"/>
        </w:rPr>
        <w:sectPr w:rsidR="006F3923" w:rsidRPr="00894B0F">
          <w:type w:val="continuous"/>
          <w:pgSz w:w="8392" w:h="11907"/>
          <w:pgMar w:top="1134" w:right="567" w:bottom="1134" w:left="567" w:header="709" w:footer="709" w:gutter="567"/>
          <w:cols w:num="2" w:space="567"/>
        </w:sectPr>
      </w:pPr>
    </w:p>
    <w:p w14:paraId="3EEC4631" w14:textId="77777777" w:rsidR="006F3923" w:rsidRDefault="006F3923" w:rsidP="006F3923">
      <w:pPr>
        <w:tabs>
          <w:tab w:val="left" w:pos="6300"/>
        </w:tabs>
        <w:jc w:val="both"/>
        <w:rPr>
          <w:rFonts w:cs="Arial"/>
          <w:sz w:val="20"/>
          <w:szCs w:val="20"/>
          <w:lang w:val="nl-BE"/>
        </w:rPr>
      </w:pPr>
    </w:p>
    <w:p w14:paraId="094DA723" w14:textId="77777777" w:rsidR="00F836C9" w:rsidRDefault="006F3923" w:rsidP="00F836C9">
      <w:pPr>
        <w:jc w:val="center"/>
        <w:rPr>
          <w:rFonts w:cs="Arial"/>
          <w:sz w:val="20"/>
          <w:szCs w:val="20"/>
          <w:lang w:val="nl-BE"/>
        </w:rPr>
      </w:pPr>
      <w:r>
        <w:rPr>
          <w:rFonts w:cs="Arial"/>
          <w:b/>
          <w:sz w:val="20"/>
          <w:szCs w:val="20"/>
          <w:lang w:val="nl-BE"/>
        </w:rPr>
        <w:br w:type="page"/>
      </w:r>
      <w:r w:rsidR="00F836C9">
        <w:rPr>
          <w:rFonts w:cs="Arial"/>
          <w:b/>
          <w:noProof/>
          <w:sz w:val="20"/>
          <w:szCs w:val="20"/>
          <w:lang w:val="nl-BE"/>
        </w:rPr>
        <w:lastRenderedPageBreak/>
        <w:t>-</w:t>
      </w:r>
      <w:r w:rsidR="0090165F">
        <w:rPr>
          <w:rFonts w:cs="Arial"/>
          <w:b/>
          <w:noProof/>
          <w:sz w:val="20"/>
          <w:szCs w:val="20"/>
          <w:lang w:val="nl-BE"/>
        </w:rPr>
        <w:t xml:space="preserve"> 181</w:t>
      </w:r>
      <w:r w:rsidR="000E13B0">
        <w:rPr>
          <w:rFonts w:cs="Arial"/>
          <w:b/>
          <w:noProof/>
          <w:sz w:val="20"/>
          <w:szCs w:val="20"/>
          <w:lang w:val="nl-BE"/>
        </w:rPr>
        <w:t xml:space="preserve"> </w:t>
      </w:r>
      <w:r w:rsidR="00F836C9">
        <w:rPr>
          <w:rFonts w:cs="Arial"/>
          <w:b/>
          <w:noProof/>
          <w:sz w:val="20"/>
          <w:szCs w:val="20"/>
          <w:lang w:val="nl-BE"/>
        </w:rPr>
        <w:t>-</w:t>
      </w:r>
    </w:p>
    <w:p w14:paraId="03119B52" w14:textId="77777777" w:rsidR="00F836C9" w:rsidRDefault="00F836C9" w:rsidP="00F836C9">
      <w:pPr>
        <w:spacing w:line="190" w:lineRule="exact"/>
        <w:jc w:val="center"/>
        <w:rPr>
          <w:rFonts w:cs="Arial"/>
          <w:b/>
          <w:noProof/>
          <w:sz w:val="20"/>
          <w:szCs w:val="20"/>
          <w:lang w:val="nl-BE"/>
        </w:rPr>
      </w:pPr>
    </w:p>
    <w:p w14:paraId="558055B4" w14:textId="77777777" w:rsidR="00F836C9" w:rsidRDefault="00F836C9" w:rsidP="00F836C9">
      <w:pPr>
        <w:spacing w:line="190" w:lineRule="exact"/>
        <w:jc w:val="center"/>
        <w:rPr>
          <w:rFonts w:cs="Arial"/>
          <w:sz w:val="20"/>
          <w:szCs w:val="20"/>
          <w:lang w:val="nl-BE"/>
        </w:rPr>
      </w:pPr>
      <w:r>
        <w:rPr>
          <w:rFonts w:cs="Arial"/>
          <w:i/>
          <w:sz w:val="20"/>
          <w:szCs w:val="20"/>
          <w:lang w:val="nl-BE"/>
        </w:rPr>
        <w:t xml:space="preserve">Koninklijke Schaakfederatie van Antwerpens Handel Tornooi, </w:t>
      </w:r>
      <w:r>
        <w:rPr>
          <w:rFonts w:cs="Arial"/>
          <w:sz w:val="20"/>
          <w:szCs w:val="20"/>
          <w:lang w:val="nl-BE"/>
        </w:rPr>
        <w:t>1997</w:t>
      </w:r>
    </w:p>
    <w:p w14:paraId="3764CE15" w14:textId="77777777" w:rsidR="00F836C9" w:rsidRDefault="00F836C9" w:rsidP="00F836C9">
      <w:pPr>
        <w:spacing w:line="190" w:lineRule="exact"/>
        <w:jc w:val="center"/>
        <w:rPr>
          <w:rFonts w:cs="Arial"/>
          <w:sz w:val="20"/>
          <w:szCs w:val="20"/>
          <w:lang w:val="nl-BE"/>
        </w:rPr>
      </w:pPr>
    </w:p>
    <w:p w14:paraId="3142D77E" w14:textId="77777777" w:rsidR="00F836C9" w:rsidRDefault="00D81934" w:rsidP="00F836C9">
      <w:pPr>
        <w:jc w:val="center"/>
        <w:rPr>
          <w:lang w:val="nl-BE"/>
        </w:rPr>
      </w:pPr>
      <w:r w:rsidRPr="00D81934">
        <w:rPr>
          <w:lang w:val="nl-BE"/>
        </w:rPr>
        <w:object w:dxaOrig="4431" w:dyaOrig="4429" w14:anchorId="5DF06B81">
          <v:shape id="_x0000_i1196" type="#_x0000_t75" style="width:149.55pt;height:150.1pt" o:ole="">
            <v:imagedata r:id="rId363" o:title=""/>
          </v:shape>
          <o:OLEObject Type="Embed" ProgID="CorelDRAW.Graphic.12" ShapeID="_x0000_i1196" DrawAspect="Content" ObjectID="_1587467589" r:id="rId364"/>
        </w:object>
      </w:r>
    </w:p>
    <w:p w14:paraId="6C51CAC5" w14:textId="77777777" w:rsidR="00D81934" w:rsidRDefault="00D81934" w:rsidP="00F836C9">
      <w:pPr>
        <w:jc w:val="center"/>
        <w:rPr>
          <w:rFonts w:cs="Arial"/>
          <w:b/>
          <w:sz w:val="20"/>
          <w:szCs w:val="20"/>
          <w:lang w:val="nl-BE"/>
        </w:rPr>
      </w:pPr>
    </w:p>
    <w:p w14:paraId="18DCEB25" w14:textId="77777777" w:rsidR="00F836C9" w:rsidRDefault="00F836C9" w:rsidP="00F836C9">
      <w:pPr>
        <w:rPr>
          <w:rFonts w:cs="Arial"/>
          <w:sz w:val="20"/>
          <w:szCs w:val="20"/>
          <w:lang w:val="nl-BE"/>
        </w:rPr>
      </w:pPr>
      <w:r>
        <w:rPr>
          <w:rFonts w:cs="Arial"/>
          <w:b/>
          <w:lang w:val="nl-BE"/>
        </w:rPr>
        <w:t>+</w:t>
      </w:r>
      <w:r>
        <w:rPr>
          <w:rFonts w:cs="Arial"/>
          <w:sz w:val="20"/>
          <w:szCs w:val="20"/>
          <w:lang w:val="nl-BE"/>
        </w:rPr>
        <w:t xml:space="preserve">                              0045.00 h8h6</w:t>
      </w:r>
    </w:p>
    <w:p w14:paraId="6E359C6B" w14:textId="77777777" w:rsidR="00F836C9" w:rsidRDefault="00F836C9" w:rsidP="00F836C9">
      <w:pPr>
        <w:spacing w:line="220" w:lineRule="exact"/>
        <w:jc w:val="both"/>
        <w:rPr>
          <w:rFonts w:cs="Arial"/>
          <w:sz w:val="20"/>
          <w:szCs w:val="20"/>
          <w:lang w:val="nl-BE"/>
        </w:rPr>
      </w:pPr>
    </w:p>
    <w:p w14:paraId="19BE94A2" w14:textId="77777777" w:rsidR="00F836C9" w:rsidRDefault="00F836C9" w:rsidP="00F836C9">
      <w:pPr>
        <w:spacing w:line="220" w:lineRule="exact"/>
        <w:jc w:val="both"/>
        <w:rPr>
          <w:rFonts w:cs="Arial"/>
          <w:sz w:val="20"/>
          <w:szCs w:val="20"/>
          <w:lang w:val="nl-BE"/>
        </w:rPr>
      </w:pPr>
      <w:r>
        <w:rPr>
          <w:rFonts w:cs="Arial"/>
          <w:sz w:val="20"/>
          <w:szCs w:val="20"/>
          <w:lang w:val="nl-BE"/>
        </w:rPr>
        <w:t xml:space="preserve">De witte koning is verloren gesuk-keld achter de vijandelijke linies. Toch zullen  Roger Missiaen en ik hier zegevieren in deze </w:t>
      </w:r>
      <w:r>
        <w:rPr>
          <w:rFonts w:cs="Arial"/>
          <w:i/>
          <w:sz w:val="20"/>
          <w:szCs w:val="20"/>
          <w:lang w:val="nl-BE"/>
        </w:rPr>
        <w:t>aristo-craat</w:t>
      </w:r>
      <w:r w:rsidR="0017002A">
        <w:rPr>
          <w:rFonts w:cs="Arial"/>
          <w:sz w:val="20"/>
          <w:szCs w:val="20"/>
          <w:lang w:val="nl-BE"/>
        </w:rPr>
        <w:t>, dank</w:t>
      </w:r>
      <w:r>
        <w:rPr>
          <w:rFonts w:cs="Arial"/>
          <w:sz w:val="20"/>
          <w:szCs w:val="20"/>
          <w:lang w:val="nl-BE"/>
        </w:rPr>
        <w:t xml:space="preserve">zij onze ruiterij. </w:t>
      </w:r>
    </w:p>
    <w:p w14:paraId="3F58C3B9" w14:textId="77777777" w:rsidR="00F836C9" w:rsidRDefault="00F836C9" w:rsidP="00F836C9">
      <w:pPr>
        <w:spacing w:line="220" w:lineRule="exact"/>
        <w:jc w:val="both"/>
        <w:rPr>
          <w:rFonts w:cs="Arial"/>
          <w:b/>
          <w:sz w:val="20"/>
          <w:szCs w:val="20"/>
          <w:lang w:val="nl-BE"/>
        </w:rPr>
      </w:pPr>
      <w:r>
        <w:rPr>
          <w:rFonts w:cs="Arial"/>
          <w:b/>
          <w:sz w:val="20"/>
          <w:szCs w:val="20"/>
          <w:lang w:val="nl-BE"/>
        </w:rPr>
        <w:tab/>
      </w:r>
    </w:p>
    <w:p w14:paraId="4B5964E0" w14:textId="77777777" w:rsidR="00F836C9" w:rsidRDefault="00F836C9" w:rsidP="00F836C9">
      <w:pPr>
        <w:spacing w:line="220" w:lineRule="exact"/>
        <w:jc w:val="both"/>
        <w:rPr>
          <w:rFonts w:cs="Arial"/>
          <w:b/>
          <w:sz w:val="20"/>
          <w:szCs w:val="20"/>
          <w:lang w:val="nl-BE"/>
        </w:rPr>
      </w:pPr>
      <w:r>
        <w:rPr>
          <w:rFonts w:cs="Arial"/>
          <w:b/>
          <w:sz w:val="20"/>
          <w:szCs w:val="20"/>
          <w:lang w:val="nl-BE"/>
        </w:rPr>
        <w:tab/>
        <w:t>1.Pb3</w:t>
      </w:r>
    </w:p>
    <w:p w14:paraId="3F7FC8F4" w14:textId="77777777" w:rsidR="003910F0" w:rsidRDefault="003910F0" w:rsidP="00CC4868">
      <w:pPr>
        <w:spacing w:line="220" w:lineRule="exact"/>
        <w:jc w:val="both"/>
        <w:rPr>
          <w:rFonts w:cs="Arial"/>
          <w:sz w:val="20"/>
          <w:szCs w:val="20"/>
          <w:lang w:val="nl-BE"/>
        </w:rPr>
      </w:pPr>
      <w:r>
        <w:rPr>
          <w:rFonts w:cs="Arial"/>
          <w:sz w:val="20"/>
          <w:szCs w:val="20"/>
          <w:lang w:val="nl-BE"/>
        </w:rPr>
        <w:t>Mijn vondst. Want na:</w:t>
      </w:r>
    </w:p>
    <w:p w14:paraId="244D21D8" w14:textId="77777777" w:rsidR="003910F0" w:rsidRDefault="00F836C9" w:rsidP="006A0EB8">
      <w:pPr>
        <w:numPr>
          <w:ilvl w:val="0"/>
          <w:numId w:val="224"/>
        </w:numPr>
        <w:spacing w:line="220" w:lineRule="exact"/>
        <w:jc w:val="both"/>
        <w:rPr>
          <w:rFonts w:cs="Arial"/>
          <w:sz w:val="20"/>
          <w:szCs w:val="20"/>
          <w:lang w:val="nl-BE"/>
        </w:rPr>
      </w:pPr>
      <w:r w:rsidRPr="00EC74FA">
        <w:rPr>
          <w:rFonts w:cs="Arial"/>
          <w:sz w:val="20"/>
          <w:szCs w:val="20"/>
          <w:lang w:val="nl-BE"/>
        </w:rPr>
        <w:t>1.Pe4? Kg6 2.Lxf4 Kf5</w:t>
      </w:r>
      <w:r w:rsidR="003C203C" w:rsidRPr="00EC74FA">
        <w:rPr>
          <w:rFonts w:cs="Arial"/>
          <w:sz w:val="20"/>
          <w:szCs w:val="20"/>
          <w:lang w:val="nl-BE"/>
        </w:rPr>
        <w:t xml:space="preserve">. </w:t>
      </w:r>
      <w:r w:rsidR="003C203C">
        <w:rPr>
          <w:rFonts w:cs="Arial"/>
          <w:sz w:val="20"/>
          <w:szCs w:val="20"/>
          <w:lang w:val="nl-BE"/>
        </w:rPr>
        <w:t>W</w:t>
      </w:r>
      <w:r w:rsidRPr="003C203C">
        <w:rPr>
          <w:rFonts w:cs="Arial"/>
          <w:sz w:val="20"/>
          <w:szCs w:val="20"/>
          <w:lang w:val="nl-BE"/>
        </w:rPr>
        <w:t>it</w:t>
      </w:r>
      <w:r w:rsidR="003C203C" w:rsidRPr="003C203C">
        <w:rPr>
          <w:rFonts w:cs="Arial"/>
          <w:sz w:val="20"/>
          <w:szCs w:val="20"/>
          <w:lang w:val="nl-BE"/>
        </w:rPr>
        <w:t xml:space="preserve"> </w:t>
      </w:r>
      <w:r>
        <w:rPr>
          <w:rFonts w:cs="Arial"/>
          <w:sz w:val="20"/>
          <w:szCs w:val="20"/>
          <w:lang w:val="nl-BE"/>
        </w:rPr>
        <w:t>verliest een stuk met remise.</w:t>
      </w:r>
    </w:p>
    <w:p w14:paraId="3E180FD8" w14:textId="77777777" w:rsidR="00F836C9" w:rsidRDefault="00F836C9" w:rsidP="006A0EB8">
      <w:pPr>
        <w:numPr>
          <w:ilvl w:val="0"/>
          <w:numId w:val="224"/>
        </w:numPr>
        <w:spacing w:line="220" w:lineRule="exact"/>
        <w:jc w:val="both"/>
        <w:rPr>
          <w:rFonts w:cs="Arial"/>
          <w:sz w:val="20"/>
          <w:szCs w:val="20"/>
          <w:lang w:val="nl-BE"/>
        </w:rPr>
      </w:pPr>
      <w:r>
        <w:rPr>
          <w:rFonts w:cs="Arial"/>
          <w:sz w:val="20"/>
          <w:szCs w:val="20"/>
          <w:lang w:val="nl-BE"/>
        </w:rPr>
        <w:t>1.Pf3? Lb7 en één van de paa</w:t>
      </w:r>
      <w:r w:rsidR="003910F0">
        <w:rPr>
          <w:rFonts w:cs="Arial"/>
          <w:sz w:val="20"/>
          <w:szCs w:val="20"/>
          <w:lang w:val="nl-BE"/>
        </w:rPr>
        <w:t>r</w:t>
      </w:r>
      <w:r>
        <w:rPr>
          <w:rFonts w:cs="Arial"/>
          <w:sz w:val="20"/>
          <w:szCs w:val="20"/>
          <w:lang w:val="nl-BE"/>
        </w:rPr>
        <w:t xml:space="preserve">den valt. Ook remise.. </w:t>
      </w:r>
    </w:p>
    <w:p w14:paraId="3C24AA09" w14:textId="77777777" w:rsidR="00F836C9" w:rsidRDefault="00F836C9" w:rsidP="00F836C9">
      <w:pPr>
        <w:spacing w:line="220" w:lineRule="exact"/>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 xml:space="preserve">Kg5 </w:t>
      </w:r>
    </w:p>
    <w:p w14:paraId="659BE991" w14:textId="77777777" w:rsidR="00F836C9" w:rsidRDefault="00F836C9" w:rsidP="00F836C9">
      <w:pPr>
        <w:spacing w:line="220" w:lineRule="exact"/>
        <w:jc w:val="both"/>
        <w:rPr>
          <w:rFonts w:cs="Arial"/>
          <w:b/>
          <w:sz w:val="20"/>
          <w:szCs w:val="20"/>
          <w:lang w:val="nl-BE"/>
        </w:rPr>
      </w:pPr>
      <w:r>
        <w:rPr>
          <w:rFonts w:cs="Arial"/>
          <w:b/>
          <w:sz w:val="20"/>
          <w:szCs w:val="20"/>
          <w:lang w:val="nl-BE"/>
        </w:rPr>
        <w:tab/>
        <w:t xml:space="preserve">2.Pf2 </w:t>
      </w:r>
    </w:p>
    <w:p w14:paraId="295C58C3" w14:textId="77777777" w:rsidR="00AD356F" w:rsidRDefault="00AD356F" w:rsidP="00F836C9">
      <w:pPr>
        <w:spacing w:line="220" w:lineRule="exact"/>
        <w:jc w:val="both"/>
        <w:rPr>
          <w:rFonts w:cs="Arial"/>
          <w:sz w:val="20"/>
          <w:szCs w:val="20"/>
          <w:lang w:val="nl-BE"/>
        </w:rPr>
      </w:pPr>
      <w:r>
        <w:rPr>
          <w:rFonts w:cs="Arial"/>
          <w:sz w:val="20"/>
          <w:szCs w:val="20"/>
          <w:lang w:val="nl-BE"/>
        </w:rPr>
        <w:t>De juiste zet.</w:t>
      </w:r>
    </w:p>
    <w:p w14:paraId="56C5F8B2" w14:textId="77777777" w:rsidR="00F836C9" w:rsidRDefault="00AD356F" w:rsidP="00F836C9">
      <w:pPr>
        <w:spacing w:line="220" w:lineRule="exact"/>
        <w:jc w:val="both"/>
        <w:rPr>
          <w:rFonts w:cs="Arial"/>
          <w:sz w:val="20"/>
          <w:szCs w:val="20"/>
          <w:lang w:val="nl-BE"/>
        </w:rPr>
      </w:pPr>
      <w:r>
        <w:rPr>
          <w:rFonts w:cs="Arial"/>
          <w:sz w:val="20"/>
          <w:szCs w:val="20"/>
          <w:lang w:val="nl-BE"/>
        </w:rPr>
        <w:t>W</w:t>
      </w:r>
      <w:r w:rsidR="00F836C9">
        <w:rPr>
          <w:rFonts w:cs="Arial"/>
          <w:sz w:val="20"/>
          <w:szCs w:val="20"/>
          <w:lang w:val="nl-BE"/>
        </w:rPr>
        <w:t xml:space="preserve">ant na 2.Pd4? Kg4 3.Pf2+ Kg3 4.Pe4+ Kg4 5.Pf6+ Kg3 6.Pf5+ Kf3 7.Ph4+ Kg3, stopt hier de rondedans. </w:t>
      </w:r>
    </w:p>
    <w:p w14:paraId="03E2A5ED" w14:textId="77777777" w:rsidR="00F836C9" w:rsidRDefault="00F836C9" w:rsidP="00F836C9">
      <w:pPr>
        <w:spacing w:line="220" w:lineRule="exact"/>
        <w:ind w:firstLine="708"/>
        <w:jc w:val="both"/>
        <w:rPr>
          <w:rFonts w:cs="Arial"/>
          <w:b/>
          <w:sz w:val="20"/>
          <w:szCs w:val="20"/>
          <w:lang w:val="nl-BE"/>
        </w:rPr>
      </w:pPr>
    </w:p>
    <w:p w14:paraId="29041FBC" w14:textId="77777777" w:rsidR="00F836C9" w:rsidRDefault="00F836C9" w:rsidP="00F836C9">
      <w:pPr>
        <w:spacing w:line="220" w:lineRule="exact"/>
        <w:ind w:firstLine="708"/>
        <w:jc w:val="both"/>
        <w:rPr>
          <w:rFonts w:cs="Arial"/>
          <w:b/>
          <w:sz w:val="20"/>
          <w:szCs w:val="20"/>
          <w:lang w:val="nl-BE"/>
        </w:rPr>
      </w:pPr>
    </w:p>
    <w:p w14:paraId="1E423056" w14:textId="77777777" w:rsidR="00F836C9" w:rsidRDefault="00F836C9" w:rsidP="00F836C9">
      <w:pPr>
        <w:spacing w:line="220" w:lineRule="exact"/>
        <w:ind w:firstLine="708"/>
        <w:jc w:val="both"/>
        <w:rPr>
          <w:rFonts w:cs="Arial"/>
          <w:b/>
          <w:sz w:val="20"/>
          <w:szCs w:val="20"/>
          <w:lang w:val="nl-BE"/>
        </w:rPr>
      </w:pPr>
    </w:p>
    <w:p w14:paraId="6C452031" w14:textId="77777777" w:rsidR="00F836C9" w:rsidRDefault="00F836C9" w:rsidP="00F836C9">
      <w:pPr>
        <w:spacing w:line="220" w:lineRule="exact"/>
        <w:jc w:val="both"/>
        <w:rPr>
          <w:rFonts w:cs="Arial"/>
          <w:b/>
          <w:sz w:val="20"/>
          <w:szCs w:val="20"/>
          <w:lang w:val="nl-BE"/>
        </w:rPr>
      </w:pPr>
    </w:p>
    <w:p w14:paraId="32F0E68C" w14:textId="77777777" w:rsidR="00B40AB7" w:rsidRDefault="00B40AB7" w:rsidP="000C3A21">
      <w:pPr>
        <w:spacing w:line="220" w:lineRule="exact"/>
        <w:jc w:val="both"/>
        <w:rPr>
          <w:rFonts w:cs="Arial"/>
          <w:b/>
          <w:sz w:val="20"/>
          <w:szCs w:val="20"/>
          <w:lang w:val="nl-BE"/>
        </w:rPr>
      </w:pPr>
    </w:p>
    <w:p w14:paraId="5EC94E51" w14:textId="77777777" w:rsidR="00B40AB7" w:rsidRDefault="00B40AB7" w:rsidP="000C3A21">
      <w:pPr>
        <w:spacing w:line="220" w:lineRule="exact"/>
        <w:jc w:val="both"/>
        <w:rPr>
          <w:rFonts w:cs="Arial"/>
          <w:b/>
          <w:sz w:val="20"/>
          <w:szCs w:val="20"/>
          <w:lang w:val="nl-BE"/>
        </w:rPr>
      </w:pPr>
    </w:p>
    <w:p w14:paraId="6BCE61E0" w14:textId="77777777" w:rsidR="00F50260" w:rsidRDefault="00F50260" w:rsidP="000C3A21">
      <w:pPr>
        <w:spacing w:line="220" w:lineRule="exact"/>
        <w:jc w:val="both"/>
        <w:rPr>
          <w:rFonts w:cs="Arial"/>
          <w:b/>
          <w:sz w:val="20"/>
          <w:szCs w:val="20"/>
          <w:lang w:val="nl-BE"/>
        </w:rPr>
      </w:pPr>
    </w:p>
    <w:p w14:paraId="678DB028" w14:textId="77777777" w:rsidR="00F836C9" w:rsidRDefault="00F836C9" w:rsidP="00F836C9">
      <w:pPr>
        <w:spacing w:line="220" w:lineRule="exact"/>
        <w:ind w:firstLine="708"/>
        <w:jc w:val="both"/>
        <w:rPr>
          <w:rFonts w:cs="Arial"/>
          <w:b/>
          <w:sz w:val="20"/>
          <w:szCs w:val="20"/>
          <w:lang w:val="nl-BE"/>
        </w:rPr>
      </w:pPr>
    </w:p>
    <w:p w14:paraId="41ABCA05" w14:textId="77777777" w:rsidR="00F836C9" w:rsidRDefault="00F836C9" w:rsidP="00F836C9">
      <w:pPr>
        <w:spacing w:line="220" w:lineRule="exact"/>
        <w:ind w:firstLine="708"/>
        <w:jc w:val="both"/>
        <w:rPr>
          <w:rFonts w:cs="Arial"/>
          <w:sz w:val="20"/>
          <w:szCs w:val="20"/>
          <w:lang w:val="nl-BE"/>
        </w:rPr>
      </w:pPr>
      <w:r>
        <w:rPr>
          <w:rFonts w:cs="Arial"/>
          <w:b/>
          <w:sz w:val="20"/>
          <w:szCs w:val="20"/>
          <w:lang w:val="nl-BE"/>
        </w:rPr>
        <w:t>2…</w:t>
      </w:r>
      <w:r>
        <w:rPr>
          <w:rFonts w:cs="Arial"/>
          <w:b/>
          <w:sz w:val="20"/>
          <w:szCs w:val="20"/>
          <w:lang w:val="nl-BE"/>
        </w:rPr>
        <w:tab/>
      </w:r>
      <w:r>
        <w:rPr>
          <w:rFonts w:cs="Arial"/>
          <w:b/>
          <w:sz w:val="20"/>
          <w:szCs w:val="20"/>
          <w:lang w:val="nl-BE"/>
        </w:rPr>
        <w:tab/>
        <w:t>Kf5</w:t>
      </w:r>
    </w:p>
    <w:p w14:paraId="7671F356" w14:textId="77777777" w:rsidR="00107EF8" w:rsidRDefault="00F836C9" w:rsidP="00F836C9">
      <w:pPr>
        <w:spacing w:line="220" w:lineRule="exact"/>
        <w:jc w:val="both"/>
        <w:rPr>
          <w:rFonts w:cs="Arial"/>
          <w:sz w:val="20"/>
          <w:szCs w:val="20"/>
          <w:lang w:val="nl-BE"/>
        </w:rPr>
      </w:pPr>
      <w:r>
        <w:rPr>
          <w:rFonts w:cs="Arial"/>
          <w:sz w:val="20"/>
          <w:szCs w:val="20"/>
          <w:lang w:val="nl-BE"/>
        </w:rPr>
        <w:t xml:space="preserve">Er dreigde 3.Ph3+ en 4.Pxf4. </w:t>
      </w:r>
    </w:p>
    <w:p w14:paraId="0C911C10" w14:textId="77777777" w:rsidR="00F836C9" w:rsidRDefault="00F836C9" w:rsidP="00F836C9">
      <w:pPr>
        <w:spacing w:line="220" w:lineRule="exact"/>
        <w:jc w:val="both"/>
        <w:rPr>
          <w:rFonts w:cs="Arial"/>
          <w:sz w:val="20"/>
          <w:szCs w:val="20"/>
          <w:lang w:val="nl-BE"/>
        </w:rPr>
      </w:pPr>
      <w:r>
        <w:rPr>
          <w:rFonts w:cs="Arial"/>
          <w:sz w:val="20"/>
          <w:szCs w:val="20"/>
          <w:lang w:val="nl-BE"/>
        </w:rPr>
        <w:t>Na 2…Lc4 3.Pd4 K~ wint 3.Lxf4.</w:t>
      </w:r>
    </w:p>
    <w:p w14:paraId="35EE41FE" w14:textId="77777777" w:rsidR="00F836C9" w:rsidRDefault="00F836C9" w:rsidP="00F836C9">
      <w:pPr>
        <w:spacing w:line="220" w:lineRule="exact"/>
        <w:ind w:firstLine="708"/>
        <w:jc w:val="both"/>
        <w:rPr>
          <w:rFonts w:cs="Arial"/>
          <w:sz w:val="20"/>
          <w:szCs w:val="20"/>
          <w:lang w:val="nl-BE"/>
        </w:rPr>
      </w:pPr>
      <w:r>
        <w:rPr>
          <w:rFonts w:cs="Arial"/>
          <w:b/>
          <w:sz w:val="20"/>
          <w:szCs w:val="20"/>
          <w:lang w:val="nl-BE"/>
        </w:rPr>
        <w:t xml:space="preserve">3.Pd4+        </w:t>
      </w:r>
      <w:r>
        <w:rPr>
          <w:rFonts w:cs="Arial"/>
          <w:b/>
          <w:sz w:val="20"/>
          <w:szCs w:val="20"/>
          <w:lang w:val="nl-BE"/>
        </w:rPr>
        <w:tab/>
        <w:t xml:space="preserve">Ke5 </w:t>
      </w:r>
    </w:p>
    <w:p w14:paraId="10667F40" w14:textId="77777777" w:rsidR="00F836C9" w:rsidRDefault="00F836C9" w:rsidP="00F836C9">
      <w:pPr>
        <w:spacing w:line="220" w:lineRule="exact"/>
        <w:jc w:val="both"/>
        <w:rPr>
          <w:rFonts w:cs="Arial"/>
          <w:b/>
          <w:sz w:val="20"/>
          <w:szCs w:val="20"/>
          <w:lang w:val="nl-BE"/>
        </w:rPr>
      </w:pPr>
      <w:r>
        <w:rPr>
          <w:rFonts w:cs="Arial"/>
          <w:b/>
          <w:sz w:val="20"/>
          <w:szCs w:val="20"/>
          <w:lang w:val="nl-BE"/>
        </w:rPr>
        <w:t xml:space="preserve">             4.Pf3+</w:t>
      </w:r>
    </w:p>
    <w:p w14:paraId="472C62C9" w14:textId="77777777" w:rsidR="00F836C9" w:rsidRDefault="00F836C9" w:rsidP="00F836C9">
      <w:pPr>
        <w:spacing w:line="220" w:lineRule="exact"/>
        <w:jc w:val="both"/>
        <w:rPr>
          <w:rFonts w:cs="Arial"/>
          <w:b/>
          <w:sz w:val="20"/>
          <w:szCs w:val="20"/>
          <w:lang w:val="nl-BE"/>
        </w:rPr>
      </w:pPr>
      <w:r>
        <w:rPr>
          <w:rFonts w:cs="Arial"/>
          <w:sz w:val="20"/>
          <w:szCs w:val="20"/>
          <w:lang w:val="nl-BE"/>
        </w:rPr>
        <w:t>4.Pc6+ leidt tot niets.</w:t>
      </w:r>
    </w:p>
    <w:p w14:paraId="0CD69D21" w14:textId="77777777" w:rsidR="00F836C9" w:rsidRPr="00F836C9" w:rsidRDefault="00F836C9" w:rsidP="00F836C9">
      <w:pPr>
        <w:spacing w:line="220" w:lineRule="exact"/>
        <w:jc w:val="both"/>
        <w:rPr>
          <w:rFonts w:cs="Arial"/>
          <w:b/>
          <w:sz w:val="20"/>
          <w:szCs w:val="20"/>
          <w:lang w:val="de-DE"/>
        </w:rPr>
      </w:pPr>
      <w:r>
        <w:rPr>
          <w:rFonts w:cs="Arial"/>
          <w:b/>
          <w:sz w:val="20"/>
          <w:szCs w:val="20"/>
          <w:lang w:val="nl-BE"/>
        </w:rPr>
        <w:t xml:space="preserve">             </w:t>
      </w:r>
      <w:r w:rsidRPr="00F836C9">
        <w:rPr>
          <w:rFonts w:cs="Arial"/>
          <w:b/>
          <w:sz w:val="20"/>
          <w:szCs w:val="20"/>
          <w:lang w:val="de-DE"/>
        </w:rPr>
        <w:t>4…</w:t>
      </w:r>
      <w:r w:rsidRPr="00F836C9">
        <w:rPr>
          <w:rFonts w:cs="Arial"/>
          <w:b/>
          <w:sz w:val="20"/>
          <w:szCs w:val="20"/>
          <w:lang w:val="de-DE"/>
        </w:rPr>
        <w:tab/>
      </w:r>
      <w:r w:rsidRPr="00F836C9">
        <w:rPr>
          <w:rFonts w:cs="Arial"/>
          <w:b/>
          <w:sz w:val="20"/>
          <w:szCs w:val="20"/>
          <w:lang w:val="de-DE"/>
        </w:rPr>
        <w:tab/>
        <w:t xml:space="preserve">Kf5 </w:t>
      </w:r>
    </w:p>
    <w:p w14:paraId="2056A1E1" w14:textId="77777777" w:rsidR="00F836C9" w:rsidRPr="00F836C9" w:rsidRDefault="00F836C9" w:rsidP="00F836C9">
      <w:pPr>
        <w:spacing w:line="220" w:lineRule="exact"/>
        <w:jc w:val="both"/>
        <w:rPr>
          <w:rFonts w:cs="Arial"/>
          <w:b/>
          <w:sz w:val="20"/>
          <w:szCs w:val="20"/>
          <w:lang w:val="de-DE"/>
        </w:rPr>
      </w:pPr>
      <w:r w:rsidRPr="00F836C9">
        <w:rPr>
          <w:rFonts w:cs="Arial"/>
          <w:b/>
          <w:sz w:val="20"/>
          <w:szCs w:val="20"/>
          <w:lang w:val="de-DE"/>
        </w:rPr>
        <w:t xml:space="preserve">             5.Ph4+ </w:t>
      </w:r>
      <w:r w:rsidRPr="00F836C9">
        <w:rPr>
          <w:rFonts w:cs="Arial"/>
          <w:b/>
          <w:sz w:val="20"/>
          <w:szCs w:val="20"/>
          <w:lang w:val="de-DE"/>
        </w:rPr>
        <w:tab/>
        <w:t xml:space="preserve">Ke5 </w:t>
      </w:r>
    </w:p>
    <w:p w14:paraId="368CF2A1" w14:textId="77777777" w:rsidR="00F836C9" w:rsidRPr="00F836C9" w:rsidRDefault="00F836C9" w:rsidP="00F836C9">
      <w:pPr>
        <w:spacing w:line="220" w:lineRule="exact"/>
        <w:jc w:val="both"/>
        <w:rPr>
          <w:rFonts w:cs="Arial"/>
          <w:b/>
          <w:sz w:val="20"/>
          <w:szCs w:val="20"/>
          <w:lang w:val="de-DE"/>
        </w:rPr>
      </w:pPr>
      <w:r w:rsidRPr="00F836C9">
        <w:rPr>
          <w:rFonts w:cs="Arial"/>
          <w:b/>
          <w:sz w:val="20"/>
          <w:szCs w:val="20"/>
          <w:lang w:val="de-DE"/>
        </w:rPr>
        <w:t xml:space="preserve">             6.Pg4+ </w:t>
      </w:r>
      <w:r w:rsidRPr="00F836C9">
        <w:rPr>
          <w:rFonts w:cs="Arial"/>
          <w:b/>
          <w:sz w:val="20"/>
          <w:szCs w:val="20"/>
          <w:lang w:val="de-DE"/>
        </w:rPr>
        <w:tab/>
        <w:t xml:space="preserve">Ke4 </w:t>
      </w:r>
    </w:p>
    <w:p w14:paraId="5844E5AD" w14:textId="77777777" w:rsidR="00F836C9" w:rsidRPr="00F836C9" w:rsidRDefault="00F836C9" w:rsidP="00F836C9">
      <w:pPr>
        <w:spacing w:line="220" w:lineRule="exact"/>
        <w:jc w:val="both"/>
        <w:rPr>
          <w:rFonts w:cs="Arial"/>
          <w:b/>
          <w:sz w:val="20"/>
          <w:szCs w:val="20"/>
          <w:lang w:val="de-DE"/>
        </w:rPr>
      </w:pPr>
      <w:r w:rsidRPr="00F836C9">
        <w:rPr>
          <w:rFonts w:cs="Arial"/>
          <w:b/>
          <w:sz w:val="20"/>
          <w:szCs w:val="20"/>
          <w:lang w:val="de-DE"/>
        </w:rPr>
        <w:t xml:space="preserve">             7.Pf6+ </w:t>
      </w:r>
      <w:r w:rsidRPr="00F836C9">
        <w:rPr>
          <w:rFonts w:cs="Arial"/>
          <w:b/>
          <w:sz w:val="20"/>
          <w:szCs w:val="20"/>
          <w:lang w:val="de-DE"/>
        </w:rPr>
        <w:tab/>
      </w:r>
      <w:r w:rsidRPr="00F836C9">
        <w:rPr>
          <w:rFonts w:cs="Arial"/>
          <w:b/>
          <w:sz w:val="20"/>
          <w:szCs w:val="20"/>
          <w:lang w:val="de-DE"/>
        </w:rPr>
        <w:tab/>
        <w:t xml:space="preserve">Ke5 </w:t>
      </w:r>
    </w:p>
    <w:p w14:paraId="662BF9DC" w14:textId="77777777" w:rsidR="00F836C9" w:rsidRPr="001513C2" w:rsidRDefault="00F836C9" w:rsidP="00F836C9">
      <w:pPr>
        <w:spacing w:line="220" w:lineRule="exact"/>
        <w:jc w:val="both"/>
        <w:rPr>
          <w:rFonts w:cs="Arial"/>
          <w:b/>
          <w:sz w:val="20"/>
          <w:szCs w:val="20"/>
        </w:rPr>
      </w:pPr>
      <w:r w:rsidRPr="00F836C9">
        <w:rPr>
          <w:rFonts w:cs="Arial"/>
          <w:b/>
          <w:sz w:val="20"/>
          <w:szCs w:val="20"/>
          <w:lang w:val="de-DE"/>
        </w:rPr>
        <w:t xml:space="preserve">             </w:t>
      </w:r>
      <w:r w:rsidRPr="001513C2">
        <w:rPr>
          <w:rFonts w:cs="Arial"/>
          <w:b/>
          <w:sz w:val="20"/>
          <w:szCs w:val="20"/>
        </w:rPr>
        <w:t xml:space="preserve">8.Pd7+ </w:t>
      </w:r>
      <w:r w:rsidRPr="001513C2">
        <w:rPr>
          <w:rFonts w:cs="Arial"/>
          <w:b/>
          <w:sz w:val="20"/>
          <w:szCs w:val="20"/>
        </w:rPr>
        <w:tab/>
        <w:t xml:space="preserve">Kd6 </w:t>
      </w:r>
    </w:p>
    <w:p w14:paraId="401D48DC" w14:textId="77777777" w:rsidR="00F836C9" w:rsidRPr="001513C2" w:rsidRDefault="00F836C9" w:rsidP="00F836C9">
      <w:pPr>
        <w:spacing w:line="220" w:lineRule="exact"/>
        <w:jc w:val="both"/>
        <w:rPr>
          <w:rFonts w:cs="Arial"/>
          <w:b/>
          <w:sz w:val="20"/>
          <w:szCs w:val="20"/>
        </w:rPr>
      </w:pPr>
      <w:r w:rsidRPr="001513C2">
        <w:rPr>
          <w:rFonts w:cs="Arial"/>
          <w:b/>
          <w:sz w:val="20"/>
          <w:szCs w:val="20"/>
        </w:rPr>
        <w:t xml:space="preserve">             9.Pb8 </w:t>
      </w:r>
      <w:r w:rsidRPr="001513C2">
        <w:rPr>
          <w:rFonts w:cs="Arial"/>
          <w:b/>
          <w:sz w:val="20"/>
          <w:szCs w:val="20"/>
        </w:rPr>
        <w:tab/>
      </w:r>
      <w:r w:rsidRPr="001513C2">
        <w:rPr>
          <w:rFonts w:cs="Arial"/>
          <w:b/>
          <w:sz w:val="20"/>
          <w:szCs w:val="20"/>
        </w:rPr>
        <w:tab/>
        <w:t xml:space="preserve">Pd3 </w:t>
      </w:r>
    </w:p>
    <w:p w14:paraId="3E80F4E4" w14:textId="77777777" w:rsidR="00025AA6" w:rsidRPr="00FE58D1" w:rsidRDefault="00025AA6" w:rsidP="00FE58D1">
      <w:pPr>
        <w:spacing w:line="220" w:lineRule="exact"/>
        <w:jc w:val="both"/>
        <w:rPr>
          <w:rFonts w:cs="Arial"/>
          <w:sz w:val="20"/>
          <w:szCs w:val="20"/>
          <w:lang w:val="en-GB"/>
        </w:rPr>
      </w:pPr>
      <w:r w:rsidRPr="00025AA6">
        <w:rPr>
          <w:rFonts w:cs="Arial"/>
          <w:i/>
          <w:sz w:val="20"/>
          <w:szCs w:val="20"/>
          <w:lang w:val="en-GB"/>
        </w:rPr>
        <w:t xml:space="preserve">a) </w:t>
      </w:r>
      <w:r w:rsidR="002A08F4">
        <w:rPr>
          <w:rFonts w:cs="Arial"/>
          <w:i/>
          <w:sz w:val="20"/>
          <w:szCs w:val="20"/>
          <w:lang w:val="en-GB"/>
        </w:rPr>
        <w:t xml:space="preserve"> 9.</w:t>
      </w:r>
      <w:r w:rsidR="00107EF8" w:rsidRPr="00025AA6">
        <w:rPr>
          <w:rFonts w:cs="Arial"/>
          <w:sz w:val="20"/>
          <w:szCs w:val="20"/>
          <w:lang w:val="en-GB"/>
        </w:rPr>
        <w:t>.</w:t>
      </w:r>
      <w:r w:rsidR="002A08F4">
        <w:rPr>
          <w:rFonts w:cs="Arial"/>
          <w:sz w:val="20"/>
          <w:szCs w:val="20"/>
          <w:lang w:val="en-GB"/>
        </w:rPr>
        <w:t>.</w:t>
      </w:r>
      <w:r w:rsidR="00FE58D1">
        <w:rPr>
          <w:rFonts w:cs="Arial"/>
          <w:sz w:val="20"/>
          <w:szCs w:val="20"/>
          <w:lang w:val="en-GB"/>
        </w:rPr>
        <w:t>Pg2? 10.Pxg2 Lb7 11.Lf4</w:t>
      </w:r>
    </w:p>
    <w:p w14:paraId="743FA7EA" w14:textId="77777777" w:rsidR="00025AA6" w:rsidRPr="002A08F4" w:rsidRDefault="00025AA6" w:rsidP="00F836C9">
      <w:pPr>
        <w:spacing w:line="220" w:lineRule="exact"/>
        <w:jc w:val="both"/>
        <w:rPr>
          <w:rFonts w:cs="Arial"/>
          <w:sz w:val="20"/>
          <w:szCs w:val="20"/>
          <w:lang w:val="en-GB"/>
        </w:rPr>
      </w:pPr>
      <w:r w:rsidRPr="002A08F4">
        <w:rPr>
          <w:rFonts w:cs="Arial"/>
          <w:i/>
          <w:sz w:val="20"/>
          <w:szCs w:val="20"/>
          <w:lang w:val="en-GB"/>
        </w:rPr>
        <w:t>b)</w:t>
      </w:r>
      <w:r w:rsidR="002A08F4">
        <w:rPr>
          <w:rFonts w:cs="Arial"/>
          <w:i/>
          <w:sz w:val="20"/>
          <w:szCs w:val="20"/>
          <w:lang w:val="en-GB"/>
        </w:rPr>
        <w:t xml:space="preserve">  9..</w:t>
      </w:r>
      <w:r w:rsidR="00FE58D1">
        <w:rPr>
          <w:rFonts w:cs="Arial"/>
          <w:i/>
          <w:sz w:val="20"/>
          <w:szCs w:val="20"/>
          <w:lang w:val="en-GB"/>
        </w:rPr>
        <w:t>.</w:t>
      </w:r>
      <w:r w:rsidR="00FE58D1">
        <w:rPr>
          <w:rFonts w:cs="Arial"/>
          <w:sz w:val="20"/>
          <w:szCs w:val="20"/>
          <w:lang w:val="en-GB"/>
        </w:rPr>
        <w:t>Pe2</w:t>
      </w:r>
      <w:r w:rsidR="0018547C">
        <w:rPr>
          <w:rFonts w:cs="Arial"/>
          <w:sz w:val="20"/>
          <w:szCs w:val="20"/>
          <w:lang w:val="en-GB"/>
        </w:rPr>
        <w:t>?</w:t>
      </w:r>
      <w:r w:rsidR="00FE58D1">
        <w:rPr>
          <w:rFonts w:cs="Arial"/>
          <w:sz w:val="20"/>
          <w:szCs w:val="20"/>
          <w:lang w:val="en-GB"/>
        </w:rPr>
        <w:t xml:space="preserve"> 10.La3+ Kc7 11.Pxa6</w:t>
      </w:r>
    </w:p>
    <w:p w14:paraId="4919BB16" w14:textId="77777777" w:rsidR="00F836C9" w:rsidRPr="002A08F4" w:rsidRDefault="00F836C9" w:rsidP="00F836C9">
      <w:pPr>
        <w:spacing w:line="220" w:lineRule="exact"/>
        <w:jc w:val="both"/>
        <w:rPr>
          <w:rFonts w:cs="Arial"/>
          <w:b/>
          <w:sz w:val="20"/>
          <w:szCs w:val="20"/>
          <w:lang w:val="en-GB"/>
        </w:rPr>
      </w:pPr>
      <w:r w:rsidRPr="002A08F4">
        <w:rPr>
          <w:rFonts w:cs="Arial"/>
          <w:b/>
          <w:sz w:val="20"/>
          <w:szCs w:val="20"/>
          <w:lang w:val="en-GB"/>
        </w:rPr>
        <w:t xml:space="preserve">           10.La3+ </w:t>
      </w:r>
      <w:r w:rsidRPr="002A08F4">
        <w:rPr>
          <w:rFonts w:cs="Arial"/>
          <w:b/>
          <w:sz w:val="20"/>
          <w:szCs w:val="20"/>
          <w:lang w:val="en-GB"/>
        </w:rPr>
        <w:tab/>
      </w:r>
      <w:r w:rsidRPr="002A08F4">
        <w:rPr>
          <w:rFonts w:cs="Arial"/>
          <w:b/>
          <w:sz w:val="20"/>
          <w:szCs w:val="20"/>
          <w:lang w:val="en-GB"/>
        </w:rPr>
        <w:tab/>
        <w:t xml:space="preserve">Kc7 </w:t>
      </w:r>
    </w:p>
    <w:p w14:paraId="7B2B173A" w14:textId="77777777" w:rsidR="00F836C9" w:rsidRPr="002A08F4" w:rsidRDefault="00F836C9" w:rsidP="00F836C9">
      <w:pPr>
        <w:spacing w:line="220" w:lineRule="exact"/>
        <w:jc w:val="both"/>
        <w:rPr>
          <w:rFonts w:cs="Arial"/>
          <w:b/>
          <w:sz w:val="20"/>
          <w:szCs w:val="20"/>
          <w:lang w:val="en-GB"/>
        </w:rPr>
      </w:pPr>
      <w:r w:rsidRPr="002A08F4">
        <w:rPr>
          <w:rFonts w:cs="Arial"/>
          <w:b/>
          <w:sz w:val="20"/>
          <w:szCs w:val="20"/>
          <w:lang w:val="en-GB"/>
        </w:rPr>
        <w:t xml:space="preserve">           11.Pxa6+ </w:t>
      </w:r>
      <w:r w:rsidRPr="002A08F4">
        <w:rPr>
          <w:rFonts w:cs="Arial"/>
          <w:b/>
          <w:sz w:val="20"/>
          <w:szCs w:val="20"/>
          <w:lang w:val="en-GB"/>
        </w:rPr>
        <w:tab/>
        <w:t xml:space="preserve">Kb6 </w:t>
      </w:r>
      <w:r w:rsidR="000B6BA2" w:rsidRPr="002A08F4">
        <w:rPr>
          <w:rFonts w:cs="Arial"/>
          <w:b/>
          <w:sz w:val="20"/>
          <w:szCs w:val="20"/>
          <w:lang w:val="en-GB"/>
        </w:rPr>
        <w:t xml:space="preserve">   </w:t>
      </w:r>
    </w:p>
    <w:p w14:paraId="3F26FCEA" w14:textId="77777777" w:rsidR="00F836C9" w:rsidRPr="00025AA6" w:rsidRDefault="00F836C9" w:rsidP="00F836C9">
      <w:pPr>
        <w:spacing w:line="220" w:lineRule="exact"/>
        <w:jc w:val="both"/>
        <w:rPr>
          <w:rFonts w:cs="Arial"/>
          <w:b/>
          <w:sz w:val="20"/>
          <w:szCs w:val="20"/>
          <w:lang w:val="en-GB"/>
        </w:rPr>
      </w:pPr>
      <w:r w:rsidRPr="002A08F4">
        <w:rPr>
          <w:rFonts w:cs="Arial"/>
          <w:b/>
          <w:sz w:val="20"/>
          <w:szCs w:val="20"/>
          <w:lang w:val="en-GB"/>
        </w:rPr>
        <w:t xml:space="preserve">           12.P</w:t>
      </w:r>
      <w:r w:rsidRPr="00025AA6">
        <w:rPr>
          <w:rFonts w:cs="Arial"/>
          <w:b/>
          <w:sz w:val="20"/>
          <w:szCs w:val="20"/>
          <w:lang w:val="en-GB"/>
        </w:rPr>
        <w:t xml:space="preserve">b4 </w:t>
      </w:r>
      <w:r w:rsidRPr="00025AA6">
        <w:rPr>
          <w:rFonts w:cs="Arial"/>
          <w:b/>
          <w:sz w:val="20"/>
          <w:szCs w:val="20"/>
          <w:lang w:val="en-GB"/>
        </w:rPr>
        <w:tab/>
      </w:r>
      <w:r w:rsidRPr="00025AA6">
        <w:rPr>
          <w:rFonts w:cs="Arial"/>
          <w:b/>
          <w:sz w:val="20"/>
          <w:szCs w:val="20"/>
          <w:lang w:val="en-GB"/>
        </w:rPr>
        <w:tab/>
        <w:t xml:space="preserve">Pxb4 </w:t>
      </w:r>
    </w:p>
    <w:p w14:paraId="55C165C3" w14:textId="77777777" w:rsidR="00F836C9" w:rsidRDefault="00F836C9" w:rsidP="00F836C9">
      <w:pPr>
        <w:spacing w:line="220" w:lineRule="exact"/>
        <w:jc w:val="both"/>
        <w:rPr>
          <w:rFonts w:cs="Arial"/>
          <w:sz w:val="20"/>
          <w:szCs w:val="20"/>
          <w:lang w:val="en-GB"/>
        </w:rPr>
      </w:pPr>
      <w:r w:rsidRPr="00025AA6">
        <w:rPr>
          <w:rFonts w:cs="Arial"/>
          <w:b/>
          <w:sz w:val="20"/>
          <w:szCs w:val="20"/>
          <w:lang w:val="en-GB"/>
        </w:rPr>
        <w:t xml:space="preserve">           </w:t>
      </w:r>
      <w:r>
        <w:rPr>
          <w:rFonts w:cs="Arial"/>
          <w:b/>
          <w:sz w:val="20"/>
          <w:szCs w:val="20"/>
          <w:lang w:val="en-GB"/>
        </w:rPr>
        <w:t>13.Lxb4</w:t>
      </w:r>
      <w:r>
        <w:rPr>
          <w:rFonts w:cs="Arial"/>
          <w:sz w:val="20"/>
          <w:szCs w:val="20"/>
          <w:lang w:val="en-GB"/>
        </w:rPr>
        <w:t xml:space="preserve"> </w:t>
      </w:r>
      <w:r w:rsidR="001111EC">
        <w:rPr>
          <w:rFonts w:cs="Arial"/>
          <w:sz w:val="20"/>
          <w:szCs w:val="20"/>
          <w:lang w:val="en-GB"/>
        </w:rPr>
        <w:tab/>
      </w:r>
      <w:r w:rsidR="001111EC">
        <w:rPr>
          <w:rFonts w:cs="Arial"/>
          <w:sz w:val="20"/>
          <w:szCs w:val="20"/>
          <w:lang w:val="en-GB"/>
        </w:rPr>
        <w:tab/>
      </w:r>
    </w:p>
    <w:p w14:paraId="7769D1FD" w14:textId="77777777" w:rsidR="00F836C9" w:rsidRDefault="00F836C9" w:rsidP="00F836C9">
      <w:pPr>
        <w:spacing w:line="220" w:lineRule="exact"/>
        <w:jc w:val="both"/>
        <w:rPr>
          <w:rFonts w:cs="Arial"/>
          <w:sz w:val="20"/>
          <w:szCs w:val="20"/>
          <w:lang w:val="en-GB"/>
        </w:rPr>
      </w:pPr>
      <w:r>
        <w:rPr>
          <w:rFonts w:cs="Arial"/>
          <w:sz w:val="20"/>
          <w:szCs w:val="20"/>
          <w:lang w:val="en-GB"/>
        </w:rPr>
        <w:t>en wit wint.</w:t>
      </w:r>
    </w:p>
    <w:p w14:paraId="31A9C32F" w14:textId="77777777" w:rsidR="00F836C9" w:rsidRDefault="00F836C9" w:rsidP="00F836C9">
      <w:pPr>
        <w:spacing w:line="220" w:lineRule="exact"/>
        <w:jc w:val="both"/>
        <w:rPr>
          <w:rFonts w:cs="Arial"/>
          <w:sz w:val="20"/>
          <w:szCs w:val="20"/>
          <w:lang w:val="en-GB"/>
        </w:rPr>
      </w:pPr>
    </w:p>
    <w:p w14:paraId="58B1A7AE" w14:textId="77777777" w:rsidR="00F836C9" w:rsidRDefault="00F836C9" w:rsidP="00F836C9">
      <w:pPr>
        <w:spacing w:line="220" w:lineRule="exact"/>
        <w:jc w:val="both"/>
        <w:rPr>
          <w:rFonts w:cs="Arial"/>
          <w:sz w:val="20"/>
          <w:szCs w:val="20"/>
          <w:lang w:val="en-GB"/>
        </w:rPr>
      </w:pPr>
      <w:r>
        <w:rPr>
          <w:rFonts w:cs="Arial"/>
          <w:i/>
          <w:sz w:val="20"/>
          <w:szCs w:val="20"/>
          <w:lang w:val="en-GB"/>
        </w:rPr>
        <w:t xml:space="preserve">“One would hardly expect that the humble Knight at h1 will become an important actor in this combat.” </w:t>
      </w:r>
      <w:r>
        <w:rPr>
          <w:rFonts w:cs="Arial"/>
          <w:sz w:val="20"/>
          <w:szCs w:val="20"/>
          <w:lang w:val="en-GB"/>
        </w:rPr>
        <w:t>meende Roger, die mijn originele versie verlengde met vier zetten:</w:t>
      </w:r>
    </w:p>
    <w:p w14:paraId="327AB499" w14:textId="77777777" w:rsidR="00F836C9" w:rsidRDefault="00F836C9" w:rsidP="00F836C9">
      <w:pPr>
        <w:spacing w:line="220" w:lineRule="exact"/>
        <w:jc w:val="both"/>
        <w:rPr>
          <w:rFonts w:cs="Arial"/>
          <w:sz w:val="20"/>
          <w:szCs w:val="20"/>
          <w:lang w:val="en-GB"/>
        </w:rPr>
      </w:pPr>
    </w:p>
    <w:p w14:paraId="286F2B20" w14:textId="77777777" w:rsidR="00F836C9" w:rsidRDefault="00F836C9" w:rsidP="00F836C9">
      <w:pPr>
        <w:spacing w:line="220" w:lineRule="exact"/>
        <w:jc w:val="both"/>
        <w:rPr>
          <w:rFonts w:cs="Arial"/>
          <w:b/>
          <w:sz w:val="20"/>
          <w:szCs w:val="20"/>
          <w:lang w:val="en-GB"/>
        </w:rPr>
      </w:pPr>
      <w:r>
        <w:rPr>
          <w:rFonts w:cs="Arial"/>
          <w:b/>
          <w:sz w:val="20"/>
          <w:szCs w:val="20"/>
          <w:lang w:val="en-GB"/>
        </w:rPr>
        <w:t xml:space="preserve">Ka1 Le2 Pc3 Ph8 / </w:t>
      </w:r>
    </w:p>
    <w:p w14:paraId="4BD6206C" w14:textId="77777777" w:rsidR="00F836C9" w:rsidRDefault="00F836C9" w:rsidP="00F836C9">
      <w:pPr>
        <w:spacing w:line="220" w:lineRule="exact"/>
        <w:jc w:val="both"/>
        <w:rPr>
          <w:rFonts w:cs="Arial"/>
          <w:b/>
          <w:sz w:val="20"/>
          <w:szCs w:val="20"/>
          <w:lang w:val="en-GB"/>
        </w:rPr>
      </w:pPr>
      <w:r>
        <w:rPr>
          <w:rFonts w:cs="Arial"/>
          <w:b/>
          <w:sz w:val="20"/>
          <w:szCs w:val="20"/>
          <w:lang w:val="en-GB"/>
        </w:rPr>
        <w:t xml:space="preserve">                              Kc8 Lc1 Pe6 + </w:t>
      </w:r>
    </w:p>
    <w:p w14:paraId="70A6B91B" w14:textId="77777777" w:rsidR="00F836C9" w:rsidRDefault="00F836C9" w:rsidP="00F836C9">
      <w:pPr>
        <w:spacing w:line="220" w:lineRule="exact"/>
        <w:jc w:val="both"/>
        <w:rPr>
          <w:rFonts w:cs="Arial"/>
          <w:b/>
          <w:sz w:val="20"/>
          <w:szCs w:val="20"/>
          <w:lang w:val="en-GB"/>
        </w:rPr>
      </w:pPr>
    </w:p>
    <w:p w14:paraId="471833E6" w14:textId="77777777" w:rsidR="00F836C9" w:rsidRDefault="00F836C9" w:rsidP="00F836C9">
      <w:pPr>
        <w:jc w:val="both"/>
        <w:rPr>
          <w:rFonts w:cs="Arial"/>
          <w:sz w:val="20"/>
          <w:szCs w:val="20"/>
          <w:lang w:val="nl-BE"/>
        </w:rPr>
      </w:pPr>
      <w:r>
        <w:rPr>
          <w:rFonts w:cs="Arial"/>
          <w:sz w:val="20"/>
          <w:szCs w:val="20"/>
          <w:lang w:val="nl-BE"/>
        </w:rPr>
        <w:t>1.Lg4 Kd7 2.Pg6 Kd6 3.Pe4+ Kd5 4.Pf6+ Kd6 5.Pe8+ Kd5 6.Pe7+ Ke5 7.Pc6+ Kd5 8.Pb4+ Kc4 9.Pa2, en wit slaat een stuk.</w:t>
      </w:r>
    </w:p>
    <w:p w14:paraId="068BD866" w14:textId="77777777" w:rsidR="006F3923" w:rsidRDefault="00F836C9" w:rsidP="00F836C9">
      <w:pPr>
        <w:spacing w:line="220" w:lineRule="exact"/>
        <w:jc w:val="center"/>
        <w:rPr>
          <w:rFonts w:cs="Arial"/>
          <w:sz w:val="20"/>
          <w:szCs w:val="20"/>
          <w:lang w:val="nl-BE"/>
        </w:rPr>
      </w:pPr>
      <w:r>
        <w:rPr>
          <w:rFonts w:cs="Arial"/>
          <w:sz w:val="20"/>
          <w:szCs w:val="20"/>
          <w:lang w:val="nl-BE"/>
        </w:rPr>
        <w:br w:type="page"/>
      </w:r>
      <w:r w:rsidR="0090165F">
        <w:rPr>
          <w:rFonts w:cs="Arial"/>
          <w:b/>
          <w:sz w:val="20"/>
          <w:szCs w:val="20"/>
          <w:lang w:val="nl-BE"/>
        </w:rPr>
        <w:lastRenderedPageBreak/>
        <w:t>- 182</w:t>
      </w:r>
      <w:r w:rsidR="006F3923">
        <w:rPr>
          <w:rFonts w:cs="Arial"/>
          <w:b/>
          <w:sz w:val="20"/>
          <w:szCs w:val="20"/>
          <w:lang w:val="nl-BE"/>
        </w:rPr>
        <w:t xml:space="preserve"> -</w:t>
      </w:r>
    </w:p>
    <w:p w14:paraId="3DF96C5D" w14:textId="77777777" w:rsidR="006F3923" w:rsidRDefault="006F3923" w:rsidP="006F3923">
      <w:pPr>
        <w:jc w:val="center"/>
        <w:rPr>
          <w:rFonts w:cs="Arial"/>
          <w:i/>
          <w:sz w:val="20"/>
          <w:szCs w:val="20"/>
          <w:lang w:val="nl-BE"/>
        </w:rPr>
      </w:pPr>
    </w:p>
    <w:p w14:paraId="24BF052D" w14:textId="77777777" w:rsidR="006F3923" w:rsidRDefault="006F3923" w:rsidP="006F3923">
      <w:pPr>
        <w:jc w:val="center"/>
        <w:rPr>
          <w:rFonts w:cs="Arial"/>
          <w:sz w:val="20"/>
          <w:szCs w:val="20"/>
          <w:lang w:val="nl-BE"/>
        </w:rPr>
      </w:pPr>
      <w:r>
        <w:rPr>
          <w:rFonts w:cs="Arial"/>
          <w:i/>
          <w:sz w:val="20"/>
          <w:szCs w:val="20"/>
          <w:lang w:val="nl-BE"/>
        </w:rPr>
        <w:t xml:space="preserve">Flemish Miniatures, </w:t>
      </w:r>
      <w:r>
        <w:rPr>
          <w:rFonts w:cs="Arial"/>
          <w:sz w:val="20"/>
          <w:szCs w:val="20"/>
          <w:lang w:val="nl-BE"/>
        </w:rPr>
        <w:t>1997</w:t>
      </w:r>
    </w:p>
    <w:p w14:paraId="4F365D92" w14:textId="77777777" w:rsidR="006F3923" w:rsidRDefault="006F3923" w:rsidP="006F3923">
      <w:pPr>
        <w:jc w:val="center"/>
        <w:rPr>
          <w:rFonts w:cs="Arial"/>
          <w:sz w:val="20"/>
          <w:szCs w:val="20"/>
          <w:lang w:val="nl-BE"/>
        </w:rPr>
      </w:pPr>
    </w:p>
    <w:p w14:paraId="73B09C27" w14:textId="77777777" w:rsidR="006F3923" w:rsidRDefault="006F3923" w:rsidP="006F3923">
      <w:pPr>
        <w:jc w:val="center"/>
        <w:rPr>
          <w:lang w:val="nl-BE"/>
        </w:rPr>
      </w:pPr>
      <w:r>
        <w:rPr>
          <w:lang w:val="nl-BE"/>
        </w:rPr>
        <w:object w:dxaOrig="4579" w:dyaOrig="4577" w14:anchorId="6B59290C">
          <v:shape id="_x0000_i1197" type="#_x0000_t75" style="width:161.15pt;height:159.5pt" o:ole="">
            <v:imagedata r:id="rId365" o:title=""/>
          </v:shape>
          <o:OLEObject Type="Embed" ProgID="CorelDRAW.Graphic.12" ShapeID="_x0000_i1197" DrawAspect="Content" ObjectID="_1587467590" r:id="rId366"/>
        </w:object>
      </w:r>
    </w:p>
    <w:p w14:paraId="59637682" w14:textId="77777777" w:rsidR="005D211A" w:rsidRDefault="005D211A" w:rsidP="006F3923">
      <w:pPr>
        <w:jc w:val="center"/>
        <w:rPr>
          <w:rFonts w:cs="Arial"/>
          <w:b/>
          <w:lang w:val="nl-BE"/>
        </w:rPr>
      </w:pPr>
    </w:p>
    <w:p w14:paraId="57C63A42" w14:textId="77777777" w:rsidR="006F3923" w:rsidRDefault="006F3923" w:rsidP="006F3923">
      <w:pPr>
        <w:jc w:val="center"/>
        <w:rPr>
          <w:rFonts w:cs="Arial"/>
          <w:sz w:val="20"/>
          <w:szCs w:val="20"/>
          <w:lang w:val="nl-BE"/>
        </w:rPr>
      </w:pPr>
      <w:r>
        <w:rPr>
          <w:rFonts w:cs="Arial"/>
          <w:b/>
          <w:lang w:val="nl-BE"/>
        </w:rPr>
        <w:t>+</w:t>
      </w:r>
      <w:r>
        <w:rPr>
          <w:rFonts w:cs="Arial"/>
          <w:sz w:val="20"/>
          <w:szCs w:val="20"/>
          <w:lang w:val="nl-BE"/>
        </w:rPr>
        <w:t xml:space="preserve">                              0310.21 c8e8</w:t>
      </w:r>
    </w:p>
    <w:p w14:paraId="6AB5D86E" w14:textId="77777777" w:rsidR="006F3923" w:rsidRDefault="006F3923" w:rsidP="006F3923">
      <w:pPr>
        <w:jc w:val="both"/>
        <w:rPr>
          <w:rFonts w:cs="Arial"/>
          <w:sz w:val="20"/>
          <w:szCs w:val="20"/>
          <w:lang w:val="nl-BE"/>
        </w:rPr>
      </w:pPr>
    </w:p>
    <w:p w14:paraId="5D3CE7B9" w14:textId="77777777" w:rsidR="006F3923" w:rsidRDefault="006F3923" w:rsidP="006F3923">
      <w:pPr>
        <w:jc w:val="both"/>
        <w:rPr>
          <w:rFonts w:cs="Arial"/>
          <w:sz w:val="20"/>
          <w:szCs w:val="20"/>
          <w:lang w:val="nl-BE"/>
        </w:rPr>
      </w:pPr>
      <w:r>
        <w:rPr>
          <w:rFonts w:cs="Arial"/>
          <w:sz w:val="20"/>
          <w:szCs w:val="20"/>
          <w:lang w:val="nl-BE"/>
        </w:rPr>
        <w:t xml:space="preserve">De aangevallen loper </w:t>
      </w:r>
      <w:r w:rsidR="00967295">
        <w:rPr>
          <w:rFonts w:cs="Arial"/>
          <w:sz w:val="20"/>
          <w:szCs w:val="20"/>
          <w:lang w:val="nl-BE"/>
        </w:rPr>
        <w:t xml:space="preserve">dreigt niet alleen </w:t>
      </w:r>
      <w:r>
        <w:rPr>
          <w:rFonts w:cs="Arial"/>
          <w:sz w:val="20"/>
          <w:szCs w:val="20"/>
          <w:lang w:val="nl-BE"/>
        </w:rPr>
        <w:t>de toren</w:t>
      </w:r>
      <w:r w:rsidR="00967295">
        <w:rPr>
          <w:rFonts w:cs="Arial"/>
          <w:sz w:val="20"/>
          <w:szCs w:val="20"/>
          <w:lang w:val="nl-BE"/>
        </w:rPr>
        <w:t xml:space="preserve">, maar ook de pion, te slaan met: </w:t>
      </w:r>
      <w:r>
        <w:rPr>
          <w:rFonts w:cs="Arial"/>
          <w:sz w:val="20"/>
          <w:szCs w:val="20"/>
          <w:lang w:val="nl-BE"/>
        </w:rPr>
        <w:t xml:space="preserve"> </w:t>
      </w:r>
    </w:p>
    <w:p w14:paraId="04929667" w14:textId="77777777" w:rsidR="008D3D72" w:rsidRPr="008D3D72" w:rsidRDefault="006F3923" w:rsidP="006F3923">
      <w:pPr>
        <w:jc w:val="both"/>
        <w:rPr>
          <w:rFonts w:cs="Arial"/>
          <w:b/>
          <w:sz w:val="20"/>
          <w:szCs w:val="20"/>
          <w:lang w:val="nl-BE"/>
        </w:rPr>
      </w:pPr>
      <w:r>
        <w:rPr>
          <w:rFonts w:cs="Arial"/>
          <w:b/>
          <w:sz w:val="20"/>
          <w:szCs w:val="20"/>
          <w:lang w:val="nl-BE"/>
        </w:rPr>
        <w:tab/>
        <w:t xml:space="preserve">1.Ld3 </w:t>
      </w:r>
      <w:r>
        <w:rPr>
          <w:rFonts w:cs="Arial"/>
          <w:b/>
          <w:sz w:val="20"/>
          <w:szCs w:val="20"/>
          <w:lang w:val="nl-BE"/>
        </w:rPr>
        <w:tab/>
      </w:r>
      <w:r>
        <w:rPr>
          <w:rFonts w:cs="Arial"/>
          <w:b/>
          <w:sz w:val="20"/>
          <w:szCs w:val="20"/>
          <w:lang w:val="nl-BE"/>
        </w:rPr>
        <w:tab/>
        <w:t xml:space="preserve">Tb2 </w:t>
      </w:r>
    </w:p>
    <w:p w14:paraId="06A09A01" w14:textId="77777777" w:rsidR="006F3923" w:rsidRDefault="006F3923" w:rsidP="006F3923">
      <w:pPr>
        <w:jc w:val="both"/>
        <w:rPr>
          <w:rFonts w:cs="Arial"/>
          <w:sz w:val="20"/>
          <w:szCs w:val="20"/>
          <w:lang w:val="nl-BE"/>
        </w:rPr>
      </w:pPr>
      <w:r>
        <w:rPr>
          <w:rFonts w:cs="Arial"/>
          <w:b/>
          <w:sz w:val="20"/>
          <w:szCs w:val="20"/>
          <w:lang w:val="nl-BE"/>
        </w:rPr>
        <w:tab/>
        <w:t>2.b5</w:t>
      </w:r>
      <w:r>
        <w:rPr>
          <w:rFonts w:cs="Arial"/>
          <w:sz w:val="20"/>
          <w:szCs w:val="20"/>
          <w:lang w:val="nl-BE"/>
        </w:rPr>
        <w:t xml:space="preserve"> </w:t>
      </w:r>
    </w:p>
    <w:p w14:paraId="5A40CEC3" w14:textId="77777777" w:rsidR="006F3923" w:rsidRPr="00ED1153" w:rsidRDefault="00E732E6" w:rsidP="006F3923">
      <w:pPr>
        <w:jc w:val="both"/>
        <w:rPr>
          <w:rFonts w:cs="Arial"/>
          <w:sz w:val="20"/>
          <w:szCs w:val="20"/>
          <w:lang w:val="en-GB"/>
        </w:rPr>
      </w:pPr>
      <w:r>
        <w:rPr>
          <w:rFonts w:cs="Arial"/>
          <w:sz w:val="20"/>
          <w:szCs w:val="20"/>
          <w:lang w:val="nl-BE"/>
        </w:rPr>
        <w:t xml:space="preserve">En nu niet de pion 2.Lxa6? </w:t>
      </w:r>
      <w:r w:rsidRPr="00ED1153">
        <w:rPr>
          <w:rFonts w:cs="Arial"/>
          <w:sz w:val="20"/>
          <w:szCs w:val="20"/>
          <w:lang w:val="en-GB"/>
        </w:rPr>
        <w:t xml:space="preserve">Txb4 3.Lb7 Tc4. </w:t>
      </w:r>
    </w:p>
    <w:p w14:paraId="0348E3BD" w14:textId="77777777" w:rsidR="006F3923" w:rsidRDefault="006F3923" w:rsidP="006F3923">
      <w:pPr>
        <w:jc w:val="both"/>
        <w:rPr>
          <w:rFonts w:cs="Arial"/>
          <w:b/>
          <w:sz w:val="20"/>
          <w:szCs w:val="20"/>
          <w:lang w:val="en-GB"/>
        </w:rPr>
      </w:pPr>
      <w:r w:rsidRPr="00ED1153">
        <w:rPr>
          <w:rFonts w:cs="Arial"/>
          <w:b/>
          <w:sz w:val="20"/>
          <w:szCs w:val="20"/>
          <w:lang w:val="en-GB"/>
        </w:rPr>
        <w:tab/>
      </w:r>
      <w:r>
        <w:rPr>
          <w:rFonts w:cs="Arial"/>
          <w:b/>
          <w:sz w:val="20"/>
          <w:szCs w:val="20"/>
          <w:lang w:val="en-GB"/>
        </w:rPr>
        <w:t>2…</w:t>
      </w:r>
      <w:r>
        <w:rPr>
          <w:rFonts w:cs="Arial"/>
          <w:b/>
          <w:sz w:val="20"/>
          <w:szCs w:val="20"/>
          <w:lang w:val="en-GB"/>
        </w:rPr>
        <w:tab/>
      </w:r>
      <w:r>
        <w:rPr>
          <w:rFonts w:cs="Arial"/>
          <w:b/>
          <w:sz w:val="20"/>
          <w:szCs w:val="20"/>
          <w:lang w:val="en-GB"/>
        </w:rPr>
        <w:tab/>
        <w:t xml:space="preserve">axb5 </w:t>
      </w:r>
    </w:p>
    <w:p w14:paraId="1E55756C" w14:textId="77777777" w:rsidR="006F3923" w:rsidRDefault="006F3923" w:rsidP="006F3923">
      <w:pPr>
        <w:jc w:val="both"/>
        <w:rPr>
          <w:rFonts w:cs="Arial"/>
          <w:b/>
          <w:sz w:val="20"/>
          <w:szCs w:val="20"/>
          <w:lang w:val="en-GB"/>
        </w:rPr>
      </w:pPr>
      <w:r>
        <w:rPr>
          <w:rFonts w:cs="Arial"/>
          <w:b/>
          <w:sz w:val="20"/>
          <w:szCs w:val="20"/>
          <w:lang w:val="en-GB"/>
        </w:rPr>
        <w:tab/>
        <w:t xml:space="preserve">3.c7 </w:t>
      </w:r>
    </w:p>
    <w:p w14:paraId="4F8666B5" w14:textId="77777777" w:rsidR="006F3923" w:rsidRDefault="006F3923" w:rsidP="006F3923">
      <w:pPr>
        <w:jc w:val="both"/>
        <w:rPr>
          <w:rFonts w:cs="Arial"/>
          <w:b/>
          <w:i/>
          <w:sz w:val="20"/>
          <w:szCs w:val="20"/>
          <w:lang w:val="en-GB"/>
        </w:rPr>
      </w:pPr>
    </w:p>
    <w:p w14:paraId="721F209E" w14:textId="77777777" w:rsidR="006F3923" w:rsidRDefault="006F3923" w:rsidP="006F3923">
      <w:pPr>
        <w:jc w:val="both"/>
        <w:rPr>
          <w:rFonts w:cs="Arial"/>
          <w:b/>
          <w:i/>
          <w:sz w:val="20"/>
          <w:szCs w:val="20"/>
          <w:lang w:val="en-GB"/>
        </w:rPr>
      </w:pPr>
      <w:r>
        <w:rPr>
          <w:rFonts w:cs="Arial"/>
          <w:b/>
          <w:i/>
          <w:sz w:val="20"/>
          <w:szCs w:val="20"/>
          <w:lang w:val="en-GB"/>
        </w:rPr>
        <w:t>Variant A</w:t>
      </w:r>
    </w:p>
    <w:p w14:paraId="2F3338B2" w14:textId="77777777" w:rsidR="006F3923" w:rsidRDefault="006F3923" w:rsidP="006F3923">
      <w:pPr>
        <w:jc w:val="both"/>
        <w:rPr>
          <w:rFonts w:cs="Arial"/>
          <w:b/>
          <w:sz w:val="20"/>
          <w:szCs w:val="20"/>
          <w:lang w:val="en-GB"/>
        </w:rPr>
      </w:pPr>
      <w:r>
        <w:rPr>
          <w:rFonts w:cs="Arial"/>
          <w:b/>
          <w:sz w:val="20"/>
          <w:szCs w:val="20"/>
          <w:lang w:val="en-GB"/>
        </w:rPr>
        <w:tab/>
        <w:t>3…</w:t>
      </w:r>
      <w:r>
        <w:rPr>
          <w:rFonts w:cs="Arial"/>
          <w:b/>
          <w:sz w:val="20"/>
          <w:szCs w:val="20"/>
          <w:lang w:val="en-GB"/>
        </w:rPr>
        <w:tab/>
      </w:r>
      <w:r>
        <w:rPr>
          <w:rFonts w:cs="Arial"/>
          <w:b/>
          <w:sz w:val="20"/>
          <w:szCs w:val="20"/>
          <w:lang w:val="en-GB"/>
        </w:rPr>
        <w:tab/>
        <w:t>Tb3</w:t>
      </w:r>
    </w:p>
    <w:p w14:paraId="5B12E2B3" w14:textId="77777777" w:rsidR="006F3923" w:rsidRDefault="006F3923" w:rsidP="006F3923">
      <w:pPr>
        <w:jc w:val="both"/>
        <w:rPr>
          <w:rFonts w:cs="Arial"/>
          <w:b/>
          <w:sz w:val="20"/>
          <w:szCs w:val="20"/>
          <w:lang w:val="en-GB"/>
        </w:rPr>
      </w:pPr>
      <w:r>
        <w:rPr>
          <w:rFonts w:cs="Arial"/>
          <w:b/>
          <w:sz w:val="20"/>
          <w:szCs w:val="20"/>
          <w:lang w:val="en-GB"/>
        </w:rPr>
        <w:tab/>
        <w:t>4.Kb7</w:t>
      </w:r>
      <w:r>
        <w:rPr>
          <w:rFonts w:cs="Arial"/>
          <w:b/>
          <w:sz w:val="20"/>
          <w:szCs w:val="20"/>
          <w:lang w:val="en-GB"/>
        </w:rPr>
        <w:tab/>
      </w:r>
      <w:r>
        <w:rPr>
          <w:rFonts w:cs="Arial"/>
          <w:b/>
          <w:sz w:val="20"/>
          <w:szCs w:val="20"/>
          <w:lang w:val="en-GB"/>
        </w:rPr>
        <w:tab/>
        <w:t>Tc3</w:t>
      </w:r>
      <w:r>
        <w:rPr>
          <w:rFonts w:cs="Arial"/>
          <w:b/>
          <w:sz w:val="20"/>
          <w:szCs w:val="20"/>
          <w:lang w:val="en-GB"/>
        </w:rPr>
        <w:tab/>
      </w:r>
    </w:p>
    <w:p w14:paraId="7E8FC54A" w14:textId="77777777" w:rsidR="006F3923" w:rsidRDefault="006F3923" w:rsidP="006F3923">
      <w:pPr>
        <w:jc w:val="both"/>
        <w:rPr>
          <w:rFonts w:cs="Arial"/>
          <w:b/>
          <w:sz w:val="20"/>
          <w:szCs w:val="20"/>
          <w:lang w:val="en-GB"/>
        </w:rPr>
      </w:pPr>
      <w:r>
        <w:rPr>
          <w:rFonts w:cs="Arial"/>
          <w:b/>
          <w:sz w:val="20"/>
          <w:szCs w:val="20"/>
          <w:lang w:val="en-GB"/>
        </w:rPr>
        <w:tab/>
        <w:t>5.Lxb5+</w:t>
      </w:r>
      <w:r>
        <w:rPr>
          <w:rFonts w:cs="Arial"/>
          <w:b/>
          <w:sz w:val="20"/>
          <w:szCs w:val="20"/>
          <w:lang w:val="en-GB"/>
        </w:rPr>
        <w:tab/>
        <w:t>Ke7</w:t>
      </w:r>
    </w:p>
    <w:p w14:paraId="6C90A709" w14:textId="77777777" w:rsidR="006F3923" w:rsidRDefault="006F3923" w:rsidP="006F3923">
      <w:pPr>
        <w:jc w:val="both"/>
        <w:rPr>
          <w:rFonts w:cs="Arial"/>
          <w:b/>
          <w:sz w:val="20"/>
          <w:szCs w:val="20"/>
          <w:lang w:val="en-GB"/>
        </w:rPr>
      </w:pPr>
      <w:r>
        <w:rPr>
          <w:rFonts w:cs="Arial"/>
          <w:b/>
          <w:sz w:val="20"/>
          <w:szCs w:val="20"/>
          <w:lang w:val="en-GB"/>
        </w:rPr>
        <w:tab/>
        <w:t>6.Lc6</w:t>
      </w:r>
      <w:r>
        <w:rPr>
          <w:rFonts w:cs="Arial"/>
          <w:b/>
          <w:sz w:val="20"/>
          <w:szCs w:val="20"/>
          <w:lang w:val="en-GB"/>
        </w:rPr>
        <w:tab/>
      </w:r>
      <w:r>
        <w:rPr>
          <w:rFonts w:cs="Arial"/>
          <w:b/>
          <w:sz w:val="20"/>
          <w:szCs w:val="20"/>
          <w:lang w:val="en-GB"/>
        </w:rPr>
        <w:tab/>
        <w:t>Tb3+</w:t>
      </w:r>
    </w:p>
    <w:p w14:paraId="0464E78E" w14:textId="77777777" w:rsidR="006F3923" w:rsidRPr="00ED1153" w:rsidRDefault="006F3923" w:rsidP="006F3923">
      <w:pPr>
        <w:jc w:val="both"/>
        <w:rPr>
          <w:rFonts w:cs="Arial"/>
          <w:b/>
          <w:sz w:val="20"/>
          <w:szCs w:val="20"/>
          <w:lang w:val="nl-BE"/>
        </w:rPr>
      </w:pPr>
      <w:r>
        <w:rPr>
          <w:rFonts w:cs="Arial"/>
          <w:b/>
          <w:sz w:val="20"/>
          <w:szCs w:val="20"/>
          <w:lang w:val="en-GB"/>
        </w:rPr>
        <w:tab/>
      </w:r>
      <w:r w:rsidRPr="00ED1153">
        <w:rPr>
          <w:rFonts w:cs="Arial"/>
          <w:b/>
          <w:sz w:val="20"/>
          <w:szCs w:val="20"/>
          <w:lang w:val="nl-BE"/>
        </w:rPr>
        <w:t>7.Ka6</w:t>
      </w:r>
      <w:r w:rsidRPr="00ED1153">
        <w:rPr>
          <w:rFonts w:cs="Arial"/>
          <w:b/>
          <w:sz w:val="20"/>
          <w:szCs w:val="20"/>
          <w:lang w:val="nl-BE"/>
        </w:rPr>
        <w:tab/>
      </w:r>
      <w:r w:rsidRPr="00ED1153">
        <w:rPr>
          <w:rFonts w:cs="Arial"/>
          <w:b/>
          <w:sz w:val="20"/>
          <w:szCs w:val="20"/>
          <w:lang w:val="nl-BE"/>
        </w:rPr>
        <w:tab/>
        <w:t>Ta3+</w:t>
      </w:r>
    </w:p>
    <w:p w14:paraId="2E13D9A0" w14:textId="77777777" w:rsidR="006F3923" w:rsidRDefault="006F3923" w:rsidP="006F3923">
      <w:pPr>
        <w:jc w:val="both"/>
        <w:rPr>
          <w:rFonts w:cs="Arial"/>
          <w:b/>
          <w:sz w:val="20"/>
          <w:szCs w:val="20"/>
          <w:lang w:val="nl-BE"/>
        </w:rPr>
      </w:pPr>
      <w:r w:rsidRPr="00ED1153">
        <w:rPr>
          <w:rFonts w:cs="Arial"/>
          <w:b/>
          <w:sz w:val="20"/>
          <w:szCs w:val="20"/>
          <w:lang w:val="nl-BE"/>
        </w:rPr>
        <w:tab/>
      </w:r>
      <w:r>
        <w:rPr>
          <w:rFonts w:cs="Arial"/>
          <w:b/>
          <w:sz w:val="20"/>
          <w:szCs w:val="20"/>
          <w:lang w:val="nl-BE"/>
        </w:rPr>
        <w:t>8.Kb5</w:t>
      </w:r>
      <w:r>
        <w:rPr>
          <w:rFonts w:cs="Arial"/>
          <w:b/>
          <w:sz w:val="20"/>
          <w:szCs w:val="20"/>
          <w:lang w:val="nl-BE"/>
        </w:rPr>
        <w:tab/>
      </w:r>
      <w:r>
        <w:rPr>
          <w:rFonts w:cs="Arial"/>
          <w:b/>
          <w:sz w:val="20"/>
          <w:szCs w:val="20"/>
          <w:lang w:val="nl-BE"/>
        </w:rPr>
        <w:tab/>
        <w:t>Tb3+</w:t>
      </w:r>
    </w:p>
    <w:p w14:paraId="4A909AF4" w14:textId="77777777" w:rsidR="006F3923" w:rsidRDefault="006F3923" w:rsidP="006F3923">
      <w:pPr>
        <w:jc w:val="both"/>
        <w:rPr>
          <w:rFonts w:cs="Arial"/>
          <w:b/>
          <w:sz w:val="20"/>
          <w:szCs w:val="20"/>
          <w:lang w:val="nl-BE"/>
        </w:rPr>
      </w:pPr>
      <w:r>
        <w:rPr>
          <w:rFonts w:cs="Arial"/>
          <w:b/>
          <w:sz w:val="20"/>
          <w:szCs w:val="20"/>
          <w:lang w:val="nl-BE"/>
        </w:rPr>
        <w:tab/>
        <w:t>9.Kc4</w:t>
      </w:r>
      <w:r>
        <w:rPr>
          <w:rFonts w:cs="Arial"/>
          <w:b/>
          <w:sz w:val="20"/>
          <w:szCs w:val="20"/>
          <w:lang w:val="nl-BE"/>
        </w:rPr>
        <w:tab/>
      </w:r>
    </w:p>
    <w:p w14:paraId="28955597" w14:textId="77777777" w:rsidR="00E732E6" w:rsidRDefault="006F3923" w:rsidP="006F3923">
      <w:pPr>
        <w:jc w:val="both"/>
        <w:rPr>
          <w:rFonts w:cs="Arial"/>
          <w:sz w:val="20"/>
          <w:szCs w:val="20"/>
          <w:lang w:val="nl-BE"/>
        </w:rPr>
      </w:pPr>
      <w:r>
        <w:rPr>
          <w:rFonts w:cs="Arial"/>
          <w:sz w:val="20"/>
          <w:szCs w:val="20"/>
          <w:lang w:val="nl-BE"/>
        </w:rPr>
        <w:t>De toren is uitgespeeld, wit wint.</w:t>
      </w:r>
    </w:p>
    <w:p w14:paraId="04013842" w14:textId="77777777" w:rsidR="006F3923" w:rsidRDefault="006F3923" w:rsidP="006F3923">
      <w:pPr>
        <w:jc w:val="both"/>
        <w:rPr>
          <w:rFonts w:cs="Arial"/>
          <w:b/>
          <w:i/>
          <w:sz w:val="20"/>
          <w:szCs w:val="20"/>
          <w:lang w:val="nl-BE"/>
        </w:rPr>
      </w:pPr>
    </w:p>
    <w:p w14:paraId="3DD7EA82" w14:textId="77777777" w:rsidR="006F3923" w:rsidRDefault="006F3923" w:rsidP="006F3923">
      <w:pPr>
        <w:jc w:val="both"/>
        <w:rPr>
          <w:rFonts w:cs="Arial"/>
          <w:b/>
          <w:i/>
          <w:sz w:val="20"/>
          <w:szCs w:val="20"/>
          <w:lang w:val="nl-BE"/>
        </w:rPr>
      </w:pPr>
    </w:p>
    <w:p w14:paraId="1F4C4F5A" w14:textId="77777777" w:rsidR="008759B3" w:rsidRDefault="008759B3" w:rsidP="006F3923">
      <w:pPr>
        <w:jc w:val="both"/>
        <w:rPr>
          <w:rFonts w:cs="Arial"/>
          <w:b/>
          <w:i/>
          <w:sz w:val="20"/>
          <w:szCs w:val="20"/>
          <w:lang w:val="nl-BE"/>
        </w:rPr>
      </w:pPr>
    </w:p>
    <w:p w14:paraId="4D8CE62B" w14:textId="77777777" w:rsidR="00B40AB7" w:rsidRDefault="00B40AB7" w:rsidP="006F3923">
      <w:pPr>
        <w:jc w:val="both"/>
        <w:rPr>
          <w:rFonts w:cs="Arial"/>
          <w:b/>
          <w:i/>
          <w:sz w:val="20"/>
          <w:szCs w:val="20"/>
          <w:lang w:val="nl-BE"/>
        </w:rPr>
      </w:pPr>
    </w:p>
    <w:p w14:paraId="3166DB7C" w14:textId="77777777" w:rsidR="00B40AB7" w:rsidRDefault="00B40AB7" w:rsidP="006F3923">
      <w:pPr>
        <w:jc w:val="both"/>
        <w:rPr>
          <w:rFonts w:cs="Arial"/>
          <w:b/>
          <w:i/>
          <w:sz w:val="20"/>
          <w:szCs w:val="20"/>
          <w:lang w:val="nl-BE"/>
        </w:rPr>
      </w:pPr>
    </w:p>
    <w:p w14:paraId="51FEF20C" w14:textId="77777777" w:rsidR="00C57496" w:rsidRDefault="00C57496" w:rsidP="006F3923">
      <w:pPr>
        <w:jc w:val="both"/>
        <w:rPr>
          <w:rFonts w:cs="Arial"/>
          <w:b/>
          <w:i/>
          <w:sz w:val="20"/>
          <w:szCs w:val="20"/>
          <w:lang w:val="nl-BE"/>
        </w:rPr>
      </w:pPr>
    </w:p>
    <w:p w14:paraId="3C989392" w14:textId="77777777" w:rsidR="006F3923" w:rsidRDefault="006F3923" w:rsidP="006F3923">
      <w:pPr>
        <w:jc w:val="both"/>
        <w:rPr>
          <w:rFonts w:cs="Arial"/>
          <w:b/>
          <w:sz w:val="20"/>
          <w:szCs w:val="20"/>
          <w:lang w:val="nl-BE"/>
        </w:rPr>
      </w:pPr>
      <w:r>
        <w:rPr>
          <w:rFonts w:cs="Arial"/>
          <w:b/>
          <w:i/>
          <w:sz w:val="20"/>
          <w:szCs w:val="20"/>
          <w:lang w:val="nl-BE"/>
        </w:rPr>
        <w:t>Variant B</w:t>
      </w:r>
      <w:r>
        <w:rPr>
          <w:rFonts w:cs="Arial"/>
          <w:b/>
          <w:sz w:val="20"/>
          <w:szCs w:val="20"/>
          <w:lang w:val="nl-BE"/>
        </w:rPr>
        <w:tab/>
      </w:r>
    </w:p>
    <w:p w14:paraId="44622061" w14:textId="77777777" w:rsidR="006F3923" w:rsidRDefault="006F3923" w:rsidP="006F3923">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Tg2</w:t>
      </w:r>
    </w:p>
    <w:p w14:paraId="03810900" w14:textId="77777777" w:rsidR="006F3923" w:rsidRDefault="006F3923" w:rsidP="006F3923">
      <w:pPr>
        <w:jc w:val="both"/>
        <w:rPr>
          <w:rFonts w:cs="Arial"/>
          <w:b/>
          <w:sz w:val="20"/>
          <w:szCs w:val="20"/>
          <w:lang w:val="nl-BE"/>
        </w:rPr>
      </w:pPr>
      <w:r>
        <w:rPr>
          <w:rFonts w:cs="Arial"/>
          <w:sz w:val="20"/>
          <w:szCs w:val="20"/>
          <w:lang w:val="nl-BE"/>
        </w:rPr>
        <w:t>Een subtiele zet.</w:t>
      </w:r>
      <w:r>
        <w:rPr>
          <w:rFonts w:cs="Arial"/>
          <w:b/>
          <w:sz w:val="20"/>
          <w:szCs w:val="20"/>
          <w:lang w:val="nl-BE"/>
        </w:rPr>
        <w:t xml:space="preserve"> </w:t>
      </w:r>
    </w:p>
    <w:p w14:paraId="0842FDB9"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 xml:space="preserve">4.Kb8 </w:t>
      </w:r>
    </w:p>
    <w:p w14:paraId="0D0C68F1" w14:textId="77777777" w:rsidR="006F3923" w:rsidRDefault="006F3923" w:rsidP="006F3923">
      <w:pPr>
        <w:jc w:val="both"/>
        <w:rPr>
          <w:rFonts w:cs="Arial"/>
          <w:sz w:val="20"/>
          <w:szCs w:val="20"/>
          <w:lang w:val="nl-BE"/>
        </w:rPr>
      </w:pPr>
      <w:r>
        <w:rPr>
          <w:rFonts w:cs="Arial"/>
          <w:sz w:val="20"/>
          <w:szCs w:val="20"/>
          <w:lang w:val="nl-BE"/>
        </w:rPr>
        <w:t xml:space="preserve">4.Kb7? Tg7. </w:t>
      </w:r>
    </w:p>
    <w:p w14:paraId="3022AB03" w14:textId="77777777" w:rsidR="006F3923" w:rsidRDefault="006F3923" w:rsidP="006F3923">
      <w:pPr>
        <w:jc w:val="both"/>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 xml:space="preserve">Tg8(Kf7) </w:t>
      </w:r>
    </w:p>
    <w:p w14:paraId="3D07542D" w14:textId="77777777" w:rsidR="006F3923" w:rsidRDefault="006F3923" w:rsidP="006F3923">
      <w:pPr>
        <w:jc w:val="both"/>
        <w:rPr>
          <w:rFonts w:cs="Arial"/>
          <w:b/>
          <w:sz w:val="20"/>
          <w:szCs w:val="20"/>
          <w:lang w:val="nl-BE"/>
        </w:rPr>
      </w:pPr>
      <w:r>
        <w:rPr>
          <w:rFonts w:cs="Arial"/>
          <w:b/>
          <w:sz w:val="20"/>
          <w:szCs w:val="20"/>
          <w:lang w:val="nl-BE"/>
        </w:rPr>
        <w:tab/>
        <w:t xml:space="preserve">5.c8D+ </w:t>
      </w:r>
      <w:r>
        <w:rPr>
          <w:rFonts w:cs="Arial"/>
          <w:b/>
          <w:sz w:val="20"/>
          <w:szCs w:val="20"/>
          <w:lang w:val="nl-BE"/>
        </w:rPr>
        <w:tab/>
      </w:r>
      <w:r>
        <w:rPr>
          <w:rFonts w:cs="Arial"/>
          <w:b/>
          <w:sz w:val="20"/>
          <w:szCs w:val="20"/>
          <w:lang w:val="nl-BE"/>
        </w:rPr>
        <w:tab/>
        <w:t xml:space="preserve">Kf7(Tg8) </w:t>
      </w:r>
    </w:p>
    <w:p w14:paraId="5D352421" w14:textId="77777777" w:rsidR="006F3923" w:rsidRDefault="006F3923" w:rsidP="006F3923">
      <w:pPr>
        <w:jc w:val="both"/>
        <w:rPr>
          <w:rFonts w:cs="Arial"/>
          <w:sz w:val="20"/>
          <w:szCs w:val="20"/>
          <w:lang w:val="nl-BE"/>
        </w:rPr>
      </w:pPr>
      <w:r>
        <w:rPr>
          <w:rFonts w:cs="Arial"/>
          <w:sz w:val="20"/>
          <w:szCs w:val="20"/>
          <w:lang w:val="nl-BE"/>
        </w:rPr>
        <w:t>De aangevallen dame kan niet</w:t>
      </w:r>
      <w:r w:rsidR="00F562C9">
        <w:rPr>
          <w:rFonts w:cs="Arial"/>
          <w:sz w:val="20"/>
          <w:szCs w:val="20"/>
          <w:lang w:val="nl-BE"/>
        </w:rPr>
        <w:t xml:space="preserve"> weg en een schaak op c4 is ver</w:t>
      </w:r>
      <w:r>
        <w:rPr>
          <w:rFonts w:cs="Arial"/>
          <w:sz w:val="20"/>
          <w:szCs w:val="20"/>
          <w:lang w:val="nl-BE"/>
        </w:rPr>
        <w:t xml:space="preserve">ijdeld door de zwarte pion. </w:t>
      </w:r>
    </w:p>
    <w:p w14:paraId="5AB7E166" w14:textId="77777777" w:rsidR="006F3923" w:rsidRDefault="006F3923" w:rsidP="006F3923">
      <w:pPr>
        <w:jc w:val="both"/>
        <w:rPr>
          <w:rFonts w:cs="Arial"/>
          <w:b/>
          <w:sz w:val="20"/>
          <w:szCs w:val="20"/>
          <w:lang w:val="nl-BE"/>
        </w:rPr>
      </w:pPr>
      <w:r>
        <w:rPr>
          <w:rFonts w:cs="Arial"/>
          <w:b/>
          <w:sz w:val="20"/>
          <w:szCs w:val="20"/>
          <w:lang w:val="nl-BE"/>
        </w:rPr>
        <w:tab/>
        <w:t xml:space="preserve">6.Lg6+ </w:t>
      </w:r>
      <w:r>
        <w:rPr>
          <w:rFonts w:cs="Arial"/>
          <w:b/>
          <w:sz w:val="20"/>
          <w:szCs w:val="20"/>
          <w:lang w:val="nl-BE"/>
        </w:rPr>
        <w:tab/>
      </w:r>
      <w:r>
        <w:rPr>
          <w:rFonts w:cs="Arial"/>
          <w:b/>
          <w:sz w:val="20"/>
          <w:szCs w:val="20"/>
          <w:lang w:val="nl-BE"/>
        </w:rPr>
        <w:tab/>
        <w:t xml:space="preserve">Kg7 </w:t>
      </w:r>
    </w:p>
    <w:p w14:paraId="5B4EF6F8" w14:textId="77777777" w:rsidR="006F3923" w:rsidRDefault="006F3923" w:rsidP="006F3923">
      <w:pPr>
        <w:jc w:val="both"/>
        <w:rPr>
          <w:rFonts w:cs="Arial"/>
          <w:sz w:val="20"/>
          <w:szCs w:val="20"/>
          <w:lang w:val="nl-BE"/>
        </w:rPr>
      </w:pPr>
      <w:r>
        <w:rPr>
          <w:rFonts w:cs="Arial"/>
          <w:sz w:val="20"/>
          <w:szCs w:val="20"/>
          <w:lang w:val="nl-BE"/>
        </w:rPr>
        <w:t>Want na:</w:t>
      </w:r>
    </w:p>
    <w:p w14:paraId="7F657E07" w14:textId="77777777" w:rsidR="006F3923" w:rsidRDefault="006F3923" w:rsidP="0038155E">
      <w:pPr>
        <w:numPr>
          <w:ilvl w:val="0"/>
          <w:numId w:val="85"/>
        </w:numPr>
        <w:jc w:val="both"/>
        <w:rPr>
          <w:rFonts w:cs="Arial"/>
          <w:sz w:val="20"/>
          <w:szCs w:val="20"/>
          <w:lang w:val="nl-BE"/>
        </w:rPr>
      </w:pPr>
      <w:r>
        <w:rPr>
          <w:rFonts w:cs="Arial"/>
          <w:sz w:val="20"/>
          <w:szCs w:val="20"/>
          <w:lang w:val="nl-BE"/>
        </w:rPr>
        <w:t>6…Kxg6</w:t>
      </w:r>
      <w:r w:rsidR="00BC1C2B">
        <w:rPr>
          <w:rFonts w:cs="Arial"/>
          <w:sz w:val="20"/>
          <w:szCs w:val="20"/>
          <w:lang w:val="nl-BE"/>
        </w:rPr>
        <w:t>?</w:t>
      </w:r>
      <w:r>
        <w:rPr>
          <w:rFonts w:cs="Arial"/>
          <w:sz w:val="20"/>
          <w:szCs w:val="20"/>
          <w:lang w:val="nl-BE"/>
        </w:rPr>
        <w:t xml:space="preserve"> slaat wit de toren: 7.Dxg8+ en wint. En na:</w:t>
      </w:r>
    </w:p>
    <w:p w14:paraId="73A0CEFF" w14:textId="77777777" w:rsidR="006F3923" w:rsidRDefault="006F3923" w:rsidP="0038155E">
      <w:pPr>
        <w:numPr>
          <w:ilvl w:val="0"/>
          <w:numId w:val="85"/>
        </w:numPr>
        <w:jc w:val="both"/>
        <w:rPr>
          <w:rFonts w:cs="Arial"/>
          <w:sz w:val="20"/>
          <w:szCs w:val="20"/>
          <w:lang w:val="nl-BE"/>
        </w:rPr>
      </w:pPr>
      <w:r>
        <w:rPr>
          <w:rFonts w:cs="Arial"/>
          <w:sz w:val="20"/>
          <w:szCs w:val="20"/>
          <w:lang w:val="nl-BE"/>
        </w:rPr>
        <w:t>6…Txg6</w:t>
      </w:r>
      <w:r w:rsidR="00BC1C2B">
        <w:rPr>
          <w:rFonts w:cs="Arial"/>
          <w:sz w:val="20"/>
          <w:szCs w:val="20"/>
          <w:lang w:val="nl-BE"/>
        </w:rPr>
        <w:t>?</w:t>
      </w:r>
      <w:r>
        <w:rPr>
          <w:rFonts w:cs="Arial"/>
          <w:sz w:val="20"/>
          <w:szCs w:val="20"/>
          <w:lang w:val="nl-BE"/>
        </w:rPr>
        <w:t xml:space="preserve"> wint 7.Df5+ en 8.Dxb5. </w:t>
      </w:r>
    </w:p>
    <w:p w14:paraId="7B320199" w14:textId="77777777" w:rsidR="006F3923" w:rsidRDefault="006F3923" w:rsidP="006F3923">
      <w:pPr>
        <w:jc w:val="both"/>
        <w:rPr>
          <w:rFonts w:cs="Arial"/>
          <w:b/>
          <w:sz w:val="20"/>
          <w:szCs w:val="20"/>
          <w:lang w:val="nl-BE"/>
        </w:rPr>
      </w:pPr>
      <w:r>
        <w:rPr>
          <w:rFonts w:cs="Arial"/>
          <w:b/>
          <w:sz w:val="20"/>
          <w:szCs w:val="20"/>
          <w:lang w:val="nl-BE"/>
        </w:rPr>
        <w:tab/>
        <w:t xml:space="preserve">7.Le8 </w:t>
      </w:r>
    </w:p>
    <w:p w14:paraId="48743940" w14:textId="77777777" w:rsidR="006F3923" w:rsidRDefault="006F3923" w:rsidP="006F3923">
      <w:pPr>
        <w:jc w:val="both"/>
        <w:rPr>
          <w:rFonts w:cs="Arial"/>
          <w:sz w:val="20"/>
          <w:szCs w:val="20"/>
          <w:lang w:val="nl-BE"/>
        </w:rPr>
      </w:pPr>
      <w:r>
        <w:rPr>
          <w:rFonts w:cs="Arial"/>
          <w:sz w:val="20"/>
          <w:szCs w:val="20"/>
          <w:lang w:val="nl-BE"/>
        </w:rPr>
        <w:t>Dit tweede offeraanbod is de poin-te</w:t>
      </w:r>
      <w:r w:rsidR="00E732E6">
        <w:rPr>
          <w:rFonts w:cs="Arial"/>
          <w:sz w:val="20"/>
          <w:szCs w:val="20"/>
          <w:lang w:val="nl-BE"/>
        </w:rPr>
        <w:t>,</w:t>
      </w:r>
      <w:r>
        <w:rPr>
          <w:rFonts w:cs="Arial"/>
          <w:sz w:val="20"/>
          <w:szCs w:val="20"/>
          <w:lang w:val="nl-BE"/>
        </w:rPr>
        <w:t xml:space="preserve"> waardoor de zwarte dreiging  teniet wordt gedaan, en wit wint. </w:t>
      </w:r>
    </w:p>
    <w:p w14:paraId="2DC53108" w14:textId="77777777" w:rsidR="006F3923" w:rsidRDefault="006F3923" w:rsidP="006F3923">
      <w:pPr>
        <w:jc w:val="both"/>
        <w:rPr>
          <w:rFonts w:cs="Arial"/>
          <w:b/>
          <w:i/>
          <w:sz w:val="20"/>
          <w:szCs w:val="20"/>
          <w:lang w:val="nl-BE"/>
        </w:rPr>
      </w:pPr>
    </w:p>
    <w:p w14:paraId="00F6BF26" w14:textId="77777777" w:rsidR="006F3923" w:rsidRDefault="006F3923" w:rsidP="006F3923">
      <w:pPr>
        <w:jc w:val="both"/>
        <w:rPr>
          <w:rFonts w:cs="Arial"/>
          <w:b/>
          <w:i/>
          <w:sz w:val="20"/>
          <w:szCs w:val="20"/>
          <w:lang w:val="nl-BE"/>
        </w:rPr>
      </w:pPr>
      <w:r>
        <w:rPr>
          <w:rFonts w:cs="Arial"/>
          <w:b/>
          <w:i/>
          <w:sz w:val="20"/>
          <w:szCs w:val="20"/>
          <w:lang w:val="nl-BE"/>
        </w:rPr>
        <w:t xml:space="preserve">Variant C </w:t>
      </w:r>
    </w:p>
    <w:p w14:paraId="150FD3F9" w14:textId="77777777" w:rsidR="006F3923" w:rsidRDefault="006F3923" w:rsidP="006F3923">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 xml:space="preserve">Tf2 </w:t>
      </w:r>
    </w:p>
    <w:p w14:paraId="1B43AFA8" w14:textId="77777777" w:rsidR="006F3923" w:rsidRDefault="006F3923" w:rsidP="006F3923">
      <w:pPr>
        <w:jc w:val="both"/>
        <w:rPr>
          <w:rFonts w:cs="Arial"/>
          <w:b/>
          <w:sz w:val="20"/>
          <w:szCs w:val="20"/>
          <w:lang w:val="nl-BE"/>
        </w:rPr>
      </w:pPr>
      <w:r>
        <w:rPr>
          <w:rFonts w:cs="Arial"/>
          <w:b/>
          <w:sz w:val="20"/>
          <w:szCs w:val="20"/>
          <w:lang w:val="nl-BE"/>
        </w:rPr>
        <w:tab/>
        <w:t xml:space="preserve">4.Kb7 </w:t>
      </w:r>
    </w:p>
    <w:p w14:paraId="0EB687DA" w14:textId="77777777" w:rsidR="006F3923" w:rsidRDefault="006F3923" w:rsidP="006F3923">
      <w:pPr>
        <w:jc w:val="both"/>
        <w:rPr>
          <w:rFonts w:cs="Arial"/>
          <w:sz w:val="20"/>
          <w:szCs w:val="20"/>
          <w:lang w:val="nl-BE"/>
        </w:rPr>
      </w:pPr>
      <w:r>
        <w:rPr>
          <w:rFonts w:cs="Arial"/>
          <w:sz w:val="20"/>
          <w:szCs w:val="20"/>
          <w:lang w:val="nl-BE"/>
        </w:rPr>
        <w:t>4.Kb8? Tf8 5.c8D+ Ke7 6.Dxf8 Kxf8.</w:t>
      </w:r>
    </w:p>
    <w:p w14:paraId="0B8680CA" w14:textId="77777777" w:rsidR="006F3923" w:rsidRDefault="006F3923" w:rsidP="006F3923">
      <w:pPr>
        <w:jc w:val="both"/>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 xml:space="preserve">Tf7 </w:t>
      </w:r>
    </w:p>
    <w:p w14:paraId="42078542" w14:textId="77777777" w:rsidR="006F3923" w:rsidRDefault="006F3923" w:rsidP="006F3923">
      <w:pPr>
        <w:jc w:val="both"/>
        <w:rPr>
          <w:rFonts w:cs="Arial"/>
          <w:b/>
          <w:sz w:val="20"/>
          <w:szCs w:val="20"/>
          <w:lang w:val="nl-BE"/>
        </w:rPr>
      </w:pPr>
      <w:r>
        <w:rPr>
          <w:rFonts w:cs="Arial"/>
          <w:b/>
          <w:sz w:val="20"/>
          <w:szCs w:val="20"/>
          <w:lang w:val="nl-BE"/>
        </w:rPr>
        <w:tab/>
        <w:t xml:space="preserve">5.Lg6 </w:t>
      </w:r>
    </w:p>
    <w:p w14:paraId="35901C31" w14:textId="77777777" w:rsidR="006F3923" w:rsidRDefault="006F3923" w:rsidP="006F3923">
      <w:pPr>
        <w:jc w:val="both"/>
        <w:rPr>
          <w:rFonts w:cs="Arial"/>
          <w:sz w:val="20"/>
          <w:szCs w:val="20"/>
          <w:lang w:val="nl-BE"/>
        </w:rPr>
      </w:pPr>
      <w:r>
        <w:rPr>
          <w:rFonts w:cs="Arial"/>
          <w:sz w:val="20"/>
          <w:szCs w:val="20"/>
          <w:lang w:val="nl-BE"/>
        </w:rPr>
        <w:t xml:space="preserve">en de toren valt na: </w:t>
      </w:r>
    </w:p>
    <w:p w14:paraId="74965279" w14:textId="77777777" w:rsidR="006F3923" w:rsidRDefault="006F3923" w:rsidP="006F3923">
      <w:pPr>
        <w:jc w:val="both"/>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 xml:space="preserve">Ke7 </w:t>
      </w:r>
    </w:p>
    <w:p w14:paraId="45E6E185" w14:textId="77777777" w:rsidR="006F3923" w:rsidRDefault="006F3923" w:rsidP="006F3923">
      <w:pPr>
        <w:jc w:val="both"/>
        <w:rPr>
          <w:rFonts w:cs="Arial"/>
          <w:b/>
          <w:sz w:val="20"/>
          <w:szCs w:val="20"/>
          <w:lang w:val="nl-BE"/>
        </w:rPr>
      </w:pPr>
      <w:r>
        <w:rPr>
          <w:rFonts w:cs="Arial"/>
          <w:b/>
          <w:sz w:val="20"/>
          <w:szCs w:val="20"/>
          <w:lang w:val="nl-BE"/>
        </w:rPr>
        <w:tab/>
        <w:t xml:space="preserve">6.Lxf7 </w:t>
      </w:r>
    </w:p>
    <w:p w14:paraId="45668501" w14:textId="77777777" w:rsidR="00074291" w:rsidRPr="00074291" w:rsidRDefault="00074291" w:rsidP="006F3923">
      <w:pPr>
        <w:jc w:val="both"/>
        <w:rPr>
          <w:rFonts w:cs="Arial"/>
          <w:sz w:val="20"/>
          <w:szCs w:val="20"/>
          <w:lang w:val="nl-BE"/>
        </w:rPr>
      </w:pPr>
      <w:r>
        <w:rPr>
          <w:rFonts w:cs="Arial"/>
          <w:sz w:val="20"/>
          <w:szCs w:val="20"/>
          <w:lang w:val="nl-BE"/>
        </w:rPr>
        <w:t>En ook hier wint wit.</w:t>
      </w:r>
    </w:p>
    <w:p w14:paraId="09096177" w14:textId="77777777" w:rsidR="00621C16" w:rsidRDefault="006F3923" w:rsidP="00074291">
      <w:pPr>
        <w:jc w:val="center"/>
        <w:rPr>
          <w:rFonts w:cs="Arial"/>
          <w:sz w:val="20"/>
          <w:szCs w:val="20"/>
          <w:lang w:val="en-GB"/>
        </w:rPr>
      </w:pPr>
      <w:r w:rsidRPr="00ED1153">
        <w:rPr>
          <w:rFonts w:cs="Arial"/>
          <w:sz w:val="20"/>
          <w:szCs w:val="20"/>
          <w:lang w:val="en-GB"/>
        </w:rPr>
        <w:t>.</w:t>
      </w:r>
    </w:p>
    <w:p w14:paraId="47ECCD80" w14:textId="77777777" w:rsidR="00621C16" w:rsidRDefault="00621C16" w:rsidP="00074291">
      <w:pPr>
        <w:jc w:val="center"/>
        <w:rPr>
          <w:rFonts w:cs="Arial"/>
          <w:sz w:val="20"/>
          <w:szCs w:val="20"/>
          <w:lang w:val="en-GB"/>
        </w:rPr>
      </w:pPr>
    </w:p>
    <w:p w14:paraId="629474F9" w14:textId="77777777" w:rsidR="00621C16" w:rsidRDefault="00621C16" w:rsidP="00074291">
      <w:pPr>
        <w:jc w:val="center"/>
        <w:rPr>
          <w:rFonts w:cs="Arial"/>
          <w:sz w:val="20"/>
          <w:szCs w:val="20"/>
          <w:lang w:val="en-GB"/>
        </w:rPr>
      </w:pPr>
    </w:p>
    <w:p w14:paraId="74586D9D" w14:textId="77777777" w:rsidR="00BD10F9" w:rsidRDefault="00BD10F9" w:rsidP="00CF7E37">
      <w:pPr>
        <w:jc w:val="center"/>
        <w:rPr>
          <w:rFonts w:cs="Arial"/>
          <w:b/>
          <w:sz w:val="20"/>
          <w:szCs w:val="20"/>
          <w:lang w:val="en-GB"/>
        </w:rPr>
      </w:pPr>
    </w:p>
    <w:p w14:paraId="7F721538" w14:textId="77777777" w:rsidR="006F3923" w:rsidRPr="00ED1153" w:rsidRDefault="00A90F77" w:rsidP="00CF7E37">
      <w:pPr>
        <w:jc w:val="center"/>
        <w:rPr>
          <w:rFonts w:cs="Arial"/>
          <w:b/>
          <w:sz w:val="20"/>
          <w:szCs w:val="20"/>
          <w:lang w:val="en-GB"/>
        </w:rPr>
      </w:pPr>
      <w:r w:rsidRPr="00ED1153">
        <w:rPr>
          <w:rFonts w:cs="Arial"/>
          <w:b/>
          <w:sz w:val="20"/>
          <w:szCs w:val="20"/>
          <w:lang w:val="en-GB"/>
        </w:rPr>
        <w:lastRenderedPageBreak/>
        <w:t xml:space="preserve">- </w:t>
      </w:r>
      <w:r w:rsidR="0090165F">
        <w:rPr>
          <w:rFonts w:cs="Arial"/>
          <w:b/>
          <w:sz w:val="20"/>
          <w:szCs w:val="20"/>
          <w:lang w:val="en-GB"/>
        </w:rPr>
        <w:t>183</w:t>
      </w:r>
      <w:r w:rsidR="004B5C15" w:rsidRPr="00ED1153">
        <w:rPr>
          <w:rFonts w:cs="Arial"/>
          <w:b/>
          <w:sz w:val="20"/>
          <w:szCs w:val="20"/>
          <w:lang w:val="en-GB"/>
        </w:rPr>
        <w:t xml:space="preserve"> -</w:t>
      </w:r>
    </w:p>
    <w:p w14:paraId="56A508D8" w14:textId="77777777" w:rsidR="006F3923" w:rsidRPr="00ED1153" w:rsidRDefault="006F3923" w:rsidP="006F3923">
      <w:pPr>
        <w:spacing w:line="190" w:lineRule="exact"/>
        <w:jc w:val="center"/>
        <w:rPr>
          <w:rFonts w:cs="Arial"/>
          <w:sz w:val="20"/>
          <w:szCs w:val="20"/>
          <w:lang w:val="en-GB"/>
        </w:rPr>
      </w:pPr>
    </w:p>
    <w:p w14:paraId="145117EB" w14:textId="77777777" w:rsidR="006F3923" w:rsidRDefault="006F3923" w:rsidP="006F3923">
      <w:pPr>
        <w:spacing w:line="190" w:lineRule="exact"/>
        <w:jc w:val="center"/>
        <w:rPr>
          <w:rFonts w:cs="Arial"/>
          <w:sz w:val="20"/>
          <w:szCs w:val="20"/>
          <w:lang w:val="en-GB"/>
        </w:rPr>
      </w:pPr>
      <w:r>
        <w:rPr>
          <w:rFonts w:cs="Arial"/>
          <w:i/>
          <w:sz w:val="20"/>
          <w:szCs w:val="20"/>
          <w:lang w:val="en-GB"/>
        </w:rPr>
        <w:t>Miniature Section Rishon-Le-Zion Chess Club – 60JT,</w:t>
      </w:r>
      <w:r>
        <w:rPr>
          <w:rFonts w:cs="Arial"/>
          <w:sz w:val="20"/>
          <w:szCs w:val="20"/>
          <w:lang w:val="en-GB"/>
        </w:rPr>
        <w:t xml:space="preserve"> 1998</w:t>
      </w:r>
    </w:p>
    <w:p w14:paraId="060F56DC" w14:textId="77777777" w:rsidR="006F3923" w:rsidRDefault="006F3923" w:rsidP="006F3923">
      <w:pPr>
        <w:spacing w:line="190" w:lineRule="exact"/>
        <w:jc w:val="center"/>
        <w:rPr>
          <w:rFonts w:cs="Arial"/>
          <w:sz w:val="20"/>
          <w:szCs w:val="20"/>
          <w:lang w:val="en-GB"/>
        </w:rPr>
      </w:pPr>
    </w:p>
    <w:p w14:paraId="1583EA26" w14:textId="77777777" w:rsidR="006F3923" w:rsidRDefault="006F3923" w:rsidP="006F3923">
      <w:pPr>
        <w:jc w:val="center"/>
        <w:rPr>
          <w:rFonts w:cs="Arial"/>
          <w:sz w:val="20"/>
          <w:szCs w:val="20"/>
          <w:lang w:val="en-GB"/>
        </w:rPr>
      </w:pPr>
      <w:r>
        <w:rPr>
          <w:lang w:val="nl-BE"/>
        </w:rPr>
        <w:object w:dxaOrig="4579" w:dyaOrig="4596" w14:anchorId="5688B4DC">
          <v:shape id="_x0000_i1198" type="#_x0000_t75" style="width:161.15pt;height:159.5pt" o:ole="">
            <v:imagedata r:id="rId367" o:title=""/>
          </v:shape>
          <o:OLEObject Type="Embed" ProgID="CorelDRAW.Graphic.12" ShapeID="_x0000_i1198" DrawAspect="Content" ObjectID="_1587467591" r:id="rId368"/>
        </w:object>
      </w:r>
    </w:p>
    <w:p w14:paraId="00BA7E70" w14:textId="77777777" w:rsidR="005D211A" w:rsidRDefault="005D211A" w:rsidP="006F3923">
      <w:pPr>
        <w:rPr>
          <w:rFonts w:cs="Arial"/>
          <w:b/>
          <w:lang w:val="nl-BE"/>
        </w:rPr>
      </w:pPr>
    </w:p>
    <w:p w14:paraId="0D913EDF" w14:textId="77777777" w:rsidR="006F3923" w:rsidRPr="001513C2" w:rsidRDefault="006F3923" w:rsidP="006F3923">
      <w:pPr>
        <w:rPr>
          <w:rFonts w:cs="Arial"/>
          <w:sz w:val="20"/>
          <w:szCs w:val="20"/>
          <w:lang w:val="nl-BE"/>
        </w:rPr>
      </w:pPr>
      <w:r w:rsidRPr="004F111E">
        <w:rPr>
          <w:rFonts w:cs="Arial"/>
          <w:b/>
          <w:lang w:val="nl-BE"/>
        </w:rPr>
        <w:t xml:space="preserve">=                         </w:t>
      </w:r>
      <w:r w:rsidRPr="004F111E">
        <w:rPr>
          <w:rFonts w:cs="Arial"/>
          <w:sz w:val="20"/>
          <w:szCs w:val="20"/>
          <w:lang w:val="nl-BE"/>
        </w:rPr>
        <w:t>0046.10 a</w:t>
      </w:r>
      <w:r w:rsidRPr="001513C2">
        <w:rPr>
          <w:rFonts w:cs="Arial"/>
          <w:sz w:val="20"/>
          <w:szCs w:val="20"/>
          <w:lang w:val="nl-BE"/>
        </w:rPr>
        <w:t>3a1</w:t>
      </w:r>
    </w:p>
    <w:p w14:paraId="18259CA0" w14:textId="77777777" w:rsidR="006F3923" w:rsidRPr="001513C2" w:rsidRDefault="006F3923" w:rsidP="006F3923">
      <w:pPr>
        <w:jc w:val="both"/>
        <w:rPr>
          <w:rFonts w:cs="Arial"/>
          <w:sz w:val="20"/>
          <w:szCs w:val="20"/>
          <w:lang w:val="nl-BE"/>
        </w:rPr>
      </w:pPr>
    </w:p>
    <w:p w14:paraId="75F65A29" w14:textId="77777777" w:rsidR="006F3923" w:rsidRPr="001513C2" w:rsidRDefault="006F3923" w:rsidP="00E23256">
      <w:pPr>
        <w:jc w:val="both"/>
        <w:rPr>
          <w:rFonts w:cs="Arial"/>
          <w:b/>
          <w:sz w:val="20"/>
          <w:szCs w:val="20"/>
          <w:lang w:val="nl-BE"/>
        </w:rPr>
      </w:pPr>
      <w:r w:rsidRPr="001513C2">
        <w:rPr>
          <w:rFonts w:cs="Arial"/>
          <w:sz w:val="20"/>
          <w:szCs w:val="20"/>
          <w:lang w:val="nl-BE"/>
        </w:rPr>
        <w:tab/>
      </w:r>
      <w:r w:rsidR="00CF77B7" w:rsidRPr="001513C2">
        <w:rPr>
          <w:rFonts w:cs="Arial"/>
          <w:b/>
          <w:sz w:val="20"/>
          <w:szCs w:val="20"/>
          <w:lang w:val="nl-BE"/>
        </w:rPr>
        <w:t>1.d7</w:t>
      </w:r>
      <w:r w:rsidR="00EE0913" w:rsidRPr="001513C2">
        <w:rPr>
          <w:rFonts w:cs="Arial"/>
          <w:sz w:val="20"/>
          <w:szCs w:val="20"/>
          <w:lang w:val="nl-BE"/>
        </w:rPr>
        <w:t>.</w:t>
      </w:r>
      <w:r>
        <w:rPr>
          <w:rFonts w:cs="Arial"/>
          <w:b/>
          <w:sz w:val="20"/>
          <w:szCs w:val="20"/>
          <w:lang w:val="nl-BE"/>
        </w:rPr>
        <w:tab/>
      </w:r>
      <w:r>
        <w:rPr>
          <w:rFonts w:cs="Arial"/>
          <w:b/>
          <w:sz w:val="20"/>
          <w:szCs w:val="20"/>
          <w:lang w:val="nl-BE"/>
        </w:rPr>
        <w:tab/>
        <w:t>Le7+</w:t>
      </w:r>
    </w:p>
    <w:p w14:paraId="06EDC9A7" w14:textId="77777777" w:rsidR="00A07BA8" w:rsidRDefault="008A6E7F" w:rsidP="00A07BA8">
      <w:pPr>
        <w:jc w:val="both"/>
        <w:rPr>
          <w:rFonts w:cs="Arial"/>
          <w:sz w:val="20"/>
          <w:szCs w:val="20"/>
          <w:lang w:val="nl-BE"/>
        </w:rPr>
      </w:pPr>
      <w:r w:rsidRPr="008A6E7F">
        <w:rPr>
          <w:rFonts w:cs="Arial"/>
          <w:sz w:val="20"/>
          <w:szCs w:val="20"/>
          <w:lang w:val="nl-BE"/>
        </w:rPr>
        <w:t>N</w:t>
      </w:r>
      <w:r>
        <w:rPr>
          <w:rFonts w:cs="Arial"/>
          <w:sz w:val="20"/>
          <w:szCs w:val="20"/>
          <w:lang w:val="nl-BE"/>
        </w:rPr>
        <w:t>a</w:t>
      </w:r>
      <w:r w:rsidRPr="008A6E7F">
        <w:rPr>
          <w:rFonts w:cs="Arial"/>
          <w:sz w:val="20"/>
          <w:szCs w:val="20"/>
          <w:lang w:val="nl-BE"/>
        </w:rPr>
        <w:t xml:space="preserve"> </w:t>
      </w:r>
      <w:r>
        <w:rPr>
          <w:rFonts w:cs="Arial"/>
          <w:sz w:val="20"/>
          <w:szCs w:val="20"/>
          <w:lang w:val="nl-BE"/>
        </w:rPr>
        <w:t>1…Pd6</w:t>
      </w:r>
      <w:r w:rsidRPr="008A6E7F">
        <w:rPr>
          <w:rFonts w:cs="Arial"/>
          <w:sz w:val="20"/>
          <w:szCs w:val="20"/>
          <w:lang w:val="nl-BE"/>
        </w:rPr>
        <w:t xml:space="preserve"> </w:t>
      </w:r>
      <w:r>
        <w:rPr>
          <w:rFonts w:cs="Arial"/>
          <w:sz w:val="20"/>
          <w:szCs w:val="20"/>
          <w:lang w:val="nl-BE"/>
        </w:rPr>
        <w:t>i</w:t>
      </w:r>
      <w:r w:rsidRPr="008A6E7F">
        <w:rPr>
          <w:rFonts w:cs="Arial"/>
          <w:sz w:val="20"/>
          <w:szCs w:val="20"/>
          <w:lang w:val="nl-BE"/>
        </w:rPr>
        <w:t>s zwart overtuigd</w:t>
      </w:r>
      <w:r>
        <w:rPr>
          <w:rFonts w:cs="Arial"/>
          <w:sz w:val="20"/>
          <w:szCs w:val="20"/>
          <w:lang w:val="nl-BE"/>
        </w:rPr>
        <w:t xml:space="preserve"> dat wit </w:t>
      </w:r>
      <w:r w:rsidR="00F53C28">
        <w:rPr>
          <w:rFonts w:cs="Arial"/>
          <w:sz w:val="20"/>
          <w:szCs w:val="20"/>
          <w:lang w:val="nl-BE"/>
        </w:rPr>
        <w:t xml:space="preserve">hier </w:t>
      </w:r>
      <w:r>
        <w:rPr>
          <w:rFonts w:cs="Arial"/>
          <w:sz w:val="20"/>
          <w:szCs w:val="20"/>
          <w:lang w:val="nl-BE"/>
        </w:rPr>
        <w:t xml:space="preserve">nu met </w:t>
      </w:r>
      <w:r w:rsidR="00494785" w:rsidRPr="00EC4456">
        <w:rPr>
          <w:rFonts w:cs="Arial"/>
          <w:sz w:val="20"/>
          <w:szCs w:val="20"/>
          <w:lang w:val="nl-BE"/>
        </w:rPr>
        <w:t>2.d8D</w:t>
      </w:r>
      <w:r w:rsidR="00483554">
        <w:rPr>
          <w:rFonts w:cs="Arial"/>
          <w:sz w:val="20"/>
          <w:szCs w:val="20"/>
          <w:lang w:val="nl-BE"/>
        </w:rPr>
        <w:t>ame</w:t>
      </w:r>
      <w:r>
        <w:rPr>
          <w:rFonts w:cs="Arial"/>
          <w:sz w:val="20"/>
          <w:szCs w:val="20"/>
          <w:lang w:val="nl-BE"/>
        </w:rPr>
        <w:t xml:space="preserve"> niet kan winnen.</w:t>
      </w:r>
      <w:r w:rsidR="00F53C28">
        <w:rPr>
          <w:rFonts w:cs="Arial"/>
          <w:sz w:val="20"/>
          <w:szCs w:val="20"/>
          <w:lang w:val="nl-BE"/>
        </w:rPr>
        <w:t xml:space="preserve"> En zie waarom </w:t>
      </w:r>
      <w:r w:rsidR="00EC4456" w:rsidRPr="00EC4456">
        <w:rPr>
          <w:rFonts w:cs="Arial"/>
          <w:sz w:val="20"/>
          <w:szCs w:val="20"/>
          <w:lang w:val="nl-BE"/>
        </w:rPr>
        <w:t>2</w:t>
      </w:r>
      <w:r w:rsidR="00EC4456">
        <w:rPr>
          <w:rFonts w:cs="Arial"/>
          <w:sz w:val="20"/>
          <w:szCs w:val="20"/>
          <w:lang w:val="nl-BE"/>
        </w:rPr>
        <w:t>…</w:t>
      </w:r>
      <w:r w:rsidR="00494785" w:rsidRPr="00F53C28">
        <w:rPr>
          <w:rFonts w:cs="Arial"/>
          <w:sz w:val="20"/>
          <w:szCs w:val="20"/>
          <w:lang w:val="nl-BE"/>
        </w:rPr>
        <w:t>Pc4+</w:t>
      </w:r>
      <w:r w:rsidR="00494785" w:rsidRPr="00F53C28">
        <w:rPr>
          <w:rFonts w:cs="Arial"/>
          <w:b/>
          <w:sz w:val="20"/>
          <w:szCs w:val="20"/>
          <w:lang w:val="nl-BE"/>
        </w:rPr>
        <w:t xml:space="preserve"> </w:t>
      </w:r>
      <w:r w:rsidR="00494785" w:rsidRPr="00F53C28">
        <w:rPr>
          <w:rFonts w:cs="Arial"/>
          <w:i/>
          <w:sz w:val="20"/>
          <w:szCs w:val="20"/>
          <w:lang w:val="nl-BE"/>
        </w:rPr>
        <w:t>(2…Lx</w:t>
      </w:r>
      <w:r w:rsidR="00933E62" w:rsidRPr="00F53C28">
        <w:rPr>
          <w:rFonts w:cs="Arial"/>
          <w:i/>
          <w:sz w:val="20"/>
          <w:szCs w:val="20"/>
          <w:lang w:val="nl-BE"/>
        </w:rPr>
        <w:t>d8</w:t>
      </w:r>
      <w:r w:rsidR="00494785" w:rsidRPr="00F53C28">
        <w:rPr>
          <w:rFonts w:cs="Arial"/>
          <w:i/>
          <w:sz w:val="20"/>
          <w:szCs w:val="20"/>
          <w:lang w:val="nl-BE"/>
        </w:rPr>
        <w:t xml:space="preserve"> 3.Ld4 Kb1 4.Lxg7, remise.)</w:t>
      </w:r>
      <w:r w:rsidR="00494785" w:rsidRPr="00F53C28">
        <w:rPr>
          <w:rFonts w:cs="Arial"/>
          <w:sz w:val="20"/>
          <w:szCs w:val="20"/>
          <w:lang w:val="nl-BE"/>
        </w:rPr>
        <w:t xml:space="preserve"> </w:t>
      </w:r>
      <w:r w:rsidR="00494785" w:rsidRPr="00EC4456">
        <w:rPr>
          <w:rFonts w:cs="Arial"/>
          <w:sz w:val="20"/>
          <w:szCs w:val="20"/>
          <w:lang w:val="nl-BE"/>
        </w:rPr>
        <w:t xml:space="preserve">3.Kb3 </w:t>
      </w:r>
      <w:r w:rsidR="00494785" w:rsidRPr="00EC4456">
        <w:rPr>
          <w:rFonts w:cs="Arial"/>
          <w:i/>
          <w:sz w:val="20"/>
          <w:szCs w:val="20"/>
          <w:lang w:val="nl-BE"/>
        </w:rPr>
        <w:t>(3.Ka4 Lxd8 4.</w:t>
      </w:r>
      <w:r w:rsidR="00EC4456" w:rsidRPr="00EC4456">
        <w:rPr>
          <w:rFonts w:cs="Arial"/>
          <w:i/>
          <w:sz w:val="20"/>
          <w:szCs w:val="20"/>
          <w:lang w:val="nl-BE"/>
        </w:rPr>
        <w:t>Ld4+ Kb1 5.Lxg7,</w:t>
      </w:r>
      <w:r w:rsidR="00A07BA8">
        <w:rPr>
          <w:rFonts w:cs="Arial"/>
          <w:i/>
          <w:sz w:val="20"/>
          <w:szCs w:val="20"/>
          <w:lang w:val="nl-BE"/>
        </w:rPr>
        <w:t xml:space="preserve"> ook </w:t>
      </w:r>
      <w:r w:rsidR="00EC4456" w:rsidRPr="00EC4456">
        <w:rPr>
          <w:rFonts w:cs="Arial"/>
          <w:i/>
          <w:sz w:val="20"/>
          <w:szCs w:val="20"/>
          <w:lang w:val="nl-BE"/>
        </w:rPr>
        <w:t>remise.)</w:t>
      </w:r>
      <w:r w:rsidR="00EC4456" w:rsidRPr="00EC4456">
        <w:rPr>
          <w:rFonts w:cs="Arial"/>
          <w:sz w:val="20"/>
          <w:szCs w:val="20"/>
          <w:lang w:val="nl-BE"/>
        </w:rPr>
        <w:t xml:space="preserve"> 3...Pd2+ </w:t>
      </w:r>
      <w:r w:rsidR="00EC4456" w:rsidRPr="00EC4456">
        <w:rPr>
          <w:rFonts w:cs="Arial"/>
          <w:i/>
          <w:sz w:val="20"/>
          <w:szCs w:val="20"/>
          <w:lang w:val="nl-BE"/>
        </w:rPr>
        <w:t>(3</w:t>
      </w:r>
      <w:r w:rsidR="00F24168">
        <w:rPr>
          <w:rFonts w:cs="Arial"/>
          <w:i/>
          <w:sz w:val="20"/>
          <w:szCs w:val="20"/>
          <w:lang w:val="nl-BE"/>
        </w:rPr>
        <w:t>…Lxd8 4.Kxc4,</w:t>
      </w:r>
      <w:r w:rsidR="00A07BA8">
        <w:rPr>
          <w:rFonts w:cs="Arial"/>
          <w:i/>
          <w:sz w:val="20"/>
          <w:szCs w:val="20"/>
          <w:lang w:val="nl-BE"/>
        </w:rPr>
        <w:t xml:space="preserve"> nogmaals</w:t>
      </w:r>
      <w:r w:rsidR="00EC4456">
        <w:rPr>
          <w:rFonts w:cs="Arial"/>
          <w:i/>
          <w:sz w:val="20"/>
          <w:szCs w:val="20"/>
          <w:lang w:val="nl-BE"/>
        </w:rPr>
        <w:t xml:space="preserve"> remi</w:t>
      </w:r>
      <w:r w:rsidR="009E3E51">
        <w:rPr>
          <w:rFonts w:cs="Arial"/>
          <w:i/>
          <w:sz w:val="20"/>
          <w:szCs w:val="20"/>
          <w:lang w:val="nl-BE"/>
        </w:rPr>
        <w:t>-</w:t>
      </w:r>
      <w:r w:rsidR="00EC4456">
        <w:rPr>
          <w:rFonts w:cs="Arial"/>
          <w:i/>
          <w:sz w:val="20"/>
          <w:szCs w:val="20"/>
          <w:lang w:val="nl-BE"/>
        </w:rPr>
        <w:t>se.)</w:t>
      </w:r>
      <w:r w:rsidR="00EC4456">
        <w:rPr>
          <w:rFonts w:cs="Arial"/>
          <w:sz w:val="20"/>
          <w:szCs w:val="20"/>
          <w:lang w:val="nl-BE"/>
        </w:rPr>
        <w:t xml:space="preserve"> 4.</w:t>
      </w:r>
      <w:r w:rsidR="00A07BA8">
        <w:rPr>
          <w:rFonts w:cs="Arial"/>
          <w:sz w:val="20"/>
          <w:szCs w:val="20"/>
          <w:lang w:val="nl-BE"/>
        </w:rPr>
        <w:t>Dxd2 Lxd2, en er is geen winst.</w:t>
      </w:r>
    </w:p>
    <w:p w14:paraId="6B5DB301" w14:textId="77777777" w:rsidR="006F3923" w:rsidRDefault="006F3923" w:rsidP="004646EE">
      <w:pPr>
        <w:ind w:firstLine="708"/>
        <w:jc w:val="both"/>
        <w:rPr>
          <w:rFonts w:cs="Arial"/>
          <w:b/>
          <w:sz w:val="20"/>
          <w:szCs w:val="20"/>
          <w:lang w:val="nl-BE"/>
        </w:rPr>
      </w:pPr>
      <w:r>
        <w:rPr>
          <w:rFonts w:cs="Arial"/>
          <w:b/>
          <w:sz w:val="20"/>
          <w:szCs w:val="20"/>
          <w:lang w:val="nl-BE"/>
        </w:rPr>
        <w:t>2.Ka4</w:t>
      </w:r>
      <w:r>
        <w:rPr>
          <w:rFonts w:cs="Arial"/>
          <w:b/>
          <w:sz w:val="20"/>
          <w:szCs w:val="20"/>
          <w:lang w:val="nl-BE"/>
        </w:rPr>
        <w:tab/>
      </w:r>
      <w:r>
        <w:rPr>
          <w:rFonts w:cs="Arial"/>
          <w:b/>
          <w:sz w:val="20"/>
          <w:szCs w:val="20"/>
          <w:lang w:val="nl-BE"/>
        </w:rPr>
        <w:tab/>
        <w:t>Pf6</w:t>
      </w:r>
    </w:p>
    <w:p w14:paraId="04A91511" w14:textId="77777777" w:rsidR="006F3923" w:rsidRDefault="006F3923" w:rsidP="006F3923">
      <w:pPr>
        <w:jc w:val="both"/>
        <w:rPr>
          <w:rFonts w:cs="Arial"/>
          <w:sz w:val="20"/>
          <w:szCs w:val="20"/>
          <w:lang w:val="nl-BE"/>
        </w:rPr>
      </w:pPr>
      <w:r>
        <w:rPr>
          <w:rFonts w:cs="Arial"/>
          <w:sz w:val="20"/>
          <w:szCs w:val="20"/>
          <w:lang w:val="nl-BE"/>
        </w:rPr>
        <w:t xml:space="preserve">Zwart verhindert wel de </w:t>
      </w:r>
      <w:r w:rsidR="00AE192C">
        <w:rPr>
          <w:rFonts w:cs="Arial"/>
          <w:sz w:val="20"/>
          <w:szCs w:val="20"/>
          <w:lang w:val="nl-BE"/>
        </w:rPr>
        <w:t>promotie-</w:t>
      </w:r>
      <w:r>
        <w:rPr>
          <w:rFonts w:cs="Arial"/>
          <w:sz w:val="20"/>
          <w:szCs w:val="20"/>
          <w:lang w:val="nl-BE"/>
        </w:rPr>
        <w:t>dreiging, maar wit lokt nu de loper weg met:</w:t>
      </w:r>
    </w:p>
    <w:p w14:paraId="6599EFA3"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3.Lc5</w:t>
      </w:r>
      <w:r>
        <w:rPr>
          <w:rFonts w:cs="Arial"/>
          <w:b/>
          <w:sz w:val="20"/>
          <w:szCs w:val="20"/>
          <w:lang w:val="nl-BE"/>
        </w:rPr>
        <w:tab/>
      </w:r>
      <w:r>
        <w:rPr>
          <w:rFonts w:cs="Arial"/>
          <w:b/>
          <w:sz w:val="20"/>
          <w:szCs w:val="20"/>
          <w:lang w:val="nl-BE"/>
        </w:rPr>
        <w:tab/>
        <w:t>Ld8</w:t>
      </w:r>
    </w:p>
    <w:p w14:paraId="5D8B1E79" w14:textId="77777777" w:rsidR="00501F44" w:rsidRDefault="00501F44" w:rsidP="006F3923">
      <w:pPr>
        <w:jc w:val="both"/>
        <w:rPr>
          <w:rFonts w:cs="Arial"/>
          <w:b/>
          <w:sz w:val="20"/>
          <w:szCs w:val="20"/>
          <w:lang w:val="nl-BE"/>
        </w:rPr>
      </w:pPr>
      <w:r>
        <w:rPr>
          <w:rFonts w:cs="Arial"/>
          <w:b/>
          <w:sz w:val="20"/>
          <w:szCs w:val="20"/>
          <w:lang w:val="nl-BE"/>
        </w:rPr>
        <w:tab/>
        <w:t>4.Ld4+</w:t>
      </w:r>
      <w:r>
        <w:rPr>
          <w:rFonts w:cs="Arial"/>
          <w:b/>
          <w:sz w:val="20"/>
          <w:szCs w:val="20"/>
          <w:lang w:val="nl-BE"/>
        </w:rPr>
        <w:tab/>
      </w:r>
      <w:r>
        <w:rPr>
          <w:rFonts w:cs="Arial"/>
          <w:b/>
          <w:sz w:val="20"/>
          <w:szCs w:val="20"/>
          <w:lang w:val="nl-BE"/>
        </w:rPr>
        <w:tab/>
        <w:t>Ka2</w:t>
      </w:r>
    </w:p>
    <w:p w14:paraId="3D1CF521" w14:textId="77777777" w:rsidR="00501F44" w:rsidRDefault="00501F44" w:rsidP="006F3923">
      <w:pPr>
        <w:jc w:val="both"/>
        <w:rPr>
          <w:rFonts w:cs="Arial"/>
          <w:b/>
          <w:sz w:val="20"/>
          <w:szCs w:val="20"/>
          <w:lang w:val="nl-BE"/>
        </w:rPr>
      </w:pPr>
      <w:r>
        <w:rPr>
          <w:rFonts w:cs="Arial"/>
          <w:b/>
          <w:sz w:val="20"/>
          <w:szCs w:val="20"/>
          <w:lang w:val="nl-BE"/>
        </w:rPr>
        <w:tab/>
        <w:t>5.Kb5</w:t>
      </w:r>
      <w:r>
        <w:rPr>
          <w:rFonts w:cs="Arial"/>
          <w:b/>
          <w:sz w:val="20"/>
          <w:szCs w:val="20"/>
          <w:lang w:val="nl-BE"/>
        </w:rPr>
        <w:tab/>
      </w:r>
      <w:r>
        <w:rPr>
          <w:rFonts w:cs="Arial"/>
          <w:b/>
          <w:sz w:val="20"/>
          <w:szCs w:val="20"/>
          <w:lang w:val="nl-BE"/>
        </w:rPr>
        <w:tab/>
        <w:t>Pe6</w:t>
      </w:r>
    </w:p>
    <w:p w14:paraId="1AF4BF6B" w14:textId="77777777" w:rsidR="000B2E3B" w:rsidRPr="001513C2" w:rsidRDefault="000B2E3B" w:rsidP="006F3923">
      <w:pPr>
        <w:jc w:val="both"/>
        <w:rPr>
          <w:rFonts w:cs="Arial"/>
          <w:b/>
          <w:sz w:val="20"/>
          <w:szCs w:val="20"/>
        </w:rPr>
      </w:pPr>
      <w:r>
        <w:rPr>
          <w:rFonts w:cs="Arial"/>
          <w:b/>
          <w:sz w:val="20"/>
          <w:szCs w:val="20"/>
          <w:lang w:val="nl-BE"/>
        </w:rPr>
        <w:tab/>
      </w:r>
      <w:r w:rsidRPr="001513C2">
        <w:rPr>
          <w:rFonts w:cs="Arial"/>
          <w:b/>
          <w:sz w:val="20"/>
          <w:szCs w:val="20"/>
        </w:rPr>
        <w:t>6.Lb6</w:t>
      </w:r>
    </w:p>
    <w:p w14:paraId="3A6029D6" w14:textId="77777777" w:rsidR="000B2E3B" w:rsidRPr="001513C2" w:rsidRDefault="000B2E3B" w:rsidP="006F3923">
      <w:pPr>
        <w:jc w:val="both"/>
        <w:rPr>
          <w:rFonts w:cs="Arial"/>
          <w:b/>
          <w:sz w:val="20"/>
          <w:szCs w:val="20"/>
        </w:rPr>
      </w:pPr>
    </w:p>
    <w:p w14:paraId="1631D8E7" w14:textId="77777777" w:rsidR="000B2E3B" w:rsidRPr="001513C2" w:rsidRDefault="000B2E3B" w:rsidP="006F3923">
      <w:pPr>
        <w:jc w:val="both"/>
        <w:rPr>
          <w:rFonts w:cs="Arial"/>
          <w:b/>
          <w:sz w:val="20"/>
          <w:szCs w:val="20"/>
        </w:rPr>
      </w:pPr>
    </w:p>
    <w:p w14:paraId="115AC773" w14:textId="77777777" w:rsidR="000B2E3B" w:rsidRPr="001513C2" w:rsidRDefault="000B2E3B" w:rsidP="006F3923">
      <w:pPr>
        <w:jc w:val="both"/>
        <w:rPr>
          <w:rFonts w:cs="Arial"/>
          <w:b/>
          <w:sz w:val="20"/>
          <w:szCs w:val="20"/>
        </w:rPr>
      </w:pPr>
    </w:p>
    <w:p w14:paraId="62A23CB9" w14:textId="77777777" w:rsidR="000B2E3B" w:rsidRPr="001513C2" w:rsidRDefault="000B2E3B" w:rsidP="006F3923">
      <w:pPr>
        <w:jc w:val="both"/>
        <w:rPr>
          <w:rFonts w:cs="Arial"/>
          <w:b/>
          <w:sz w:val="20"/>
          <w:szCs w:val="20"/>
        </w:rPr>
      </w:pPr>
    </w:p>
    <w:p w14:paraId="05007D05" w14:textId="77777777" w:rsidR="00EC4456" w:rsidRPr="001513C2" w:rsidRDefault="00EC4456" w:rsidP="006F3923">
      <w:pPr>
        <w:jc w:val="both"/>
        <w:rPr>
          <w:rFonts w:cs="Arial"/>
          <w:b/>
          <w:sz w:val="20"/>
          <w:szCs w:val="20"/>
        </w:rPr>
      </w:pPr>
    </w:p>
    <w:p w14:paraId="7EC8ED4C" w14:textId="77777777" w:rsidR="000B2E3B" w:rsidRDefault="000B2E3B" w:rsidP="006F3923">
      <w:pPr>
        <w:jc w:val="both"/>
        <w:rPr>
          <w:rFonts w:cs="Arial"/>
          <w:b/>
          <w:sz w:val="20"/>
          <w:szCs w:val="20"/>
        </w:rPr>
      </w:pPr>
    </w:p>
    <w:p w14:paraId="7D447D8F" w14:textId="77777777" w:rsidR="000B2E3B" w:rsidRPr="001513C2" w:rsidRDefault="000B2E3B" w:rsidP="006F3923">
      <w:pPr>
        <w:jc w:val="both"/>
        <w:rPr>
          <w:rFonts w:cs="Arial"/>
          <w:b/>
          <w:i/>
          <w:sz w:val="20"/>
          <w:szCs w:val="20"/>
        </w:rPr>
      </w:pPr>
      <w:r w:rsidRPr="001513C2">
        <w:rPr>
          <w:rFonts w:cs="Arial"/>
          <w:b/>
          <w:i/>
          <w:sz w:val="20"/>
          <w:szCs w:val="20"/>
        </w:rPr>
        <w:t>Variant A</w:t>
      </w:r>
    </w:p>
    <w:p w14:paraId="4791C804" w14:textId="77777777" w:rsidR="000B2E3B" w:rsidRPr="001513C2" w:rsidRDefault="000B2E3B" w:rsidP="006F3923">
      <w:pPr>
        <w:jc w:val="both"/>
        <w:rPr>
          <w:rFonts w:cs="Arial"/>
          <w:b/>
          <w:sz w:val="20"/>
          <w:szCs w:val="20"/>
        </w:rPr>
      </w:pPr>
      <w:r w:rsidRPr="001513C2">
        <w:rPr>
          <w:rFonts w:cs="Arial"/>
          <w:b/>
          <w:i/>
          <w:sz w:val="20"/>
          <w:szCs w:val="20"/>
        </w:rPr>
        <w:tab/>
      </w:r>
      <w:r w:rsidRPr="001513C2">
        <w:rPr>
          <w:rFonts w:cs="Arial"/>
          <w:b/>
          <w:sz w:val="20"/>
          <w:szCs w:val="20"/>
        </w:rPr>
        <w:t>5…</w:t>
      </w:r>
      <w:r w:rsidRPr="001513C2">
        <w:rPr>
          <w:rFonts w:cs="Arial"/>
          <w:b/>
          <w:sz w:val="20"/>
          <w:szCs w:val="20"/>
        </w:rPr>
        <w:tab/>
      </w:r>
      <w:r w:rsidRPr="001513C2">
        <w:rPr>
          <w:rFonts w:cs="Arial"/>
          <w:b/>
          <w:sz w:val="20"/>
          <w:szCs w:val="20"/>
        </w:rPr>
        <w:tab/>
        <w:t>Le7</w:t>
      </w:r>
    </w:p>
    <w:p w14:paraId="3EB31F0A" w14:textId="77777777" w:rsidR="000B2E3B" w:rsidRPr="001513C2" w:rsidRDefault="000B2E3B" w:rsidP="006F3923">
      <w:pPr>
        <w:jc w:val="both"/>
        <w:rPr>
          <w:rFonts w:cs="Arial"/>
          <w:b/>
          <w:sz w:val="20"/>
          <w:szCs w:val="20"/>
        </w:rPr>
      </w:pPr>
      <w:r w:rsidRPr="001513C2">
        <w:rPr>
          <w:rFonts w:cs="Arial"/>
          <w:b/>
          <w:sz w:val="20"/>
          <w:szCs w:val="20"/>
        </w:rPr>
        <w:tab/>
        <w:t>6.d8D</w:t>
      </w:r>
      <w:r w:rsidRPr="001513C2">
        <w:rPr>
          <w:rFonts w:cs="Arial"/>
          <w:b/>
          <w:sz w:val="20"/>
          <w:szCs w:val="20"/>
        </w:rPr>
        <w:tab/>
      </w:r>
      <w:r w:rsidRPr="001513C2">
        <w:rPr>
          <w:rFonts w:cs="Arial"/>
          <w:b/>
          <w:sz w:val="20"/>
          <w:szCs w:val="20"/>
        </w:rPr>
        <w:tab/>
        <w:t>Pxd8</w:t>
      </w:r>
    </w:p>
    <w:p w14:paraId="78BA9773" w14:textId="77777777" w:rsidR="000B2E3B" w:rsidRDefault="000B2E3B" w:rsidP="006F3923">
      <w:pPr>
        <w:jc w:val="both"/>
        <w:rPr>
          <w:rFonts w:cs="Arial"/>
          <w:b/>
          <w:sz w:val="20"/>
          <w:szCs w:val="20"/>
          <w:lang w:val="nl-BE"/>
        </w:rPr>
      </w:pPr>
      <w:r w:rsidRPr="001513C2">
        <w:rPr>
          <w:rFonts w:cs="Arial"/>
          <w:b/>
          <w:sz w:val="20"/>
          <w:szCs w:val="20"/>
        </w:rPr>
        <w:tab/>
      </w:r>
      <w:r>
        <w:rPr>
          <w:rFonts w:cs="Arial"/>
          <w:b/>
          <w:sz w:val="20"/>
          <w:szCs w:val="20"/>
          <w:lang w:val="nl-BE"/>
        </w:rPr>
        <w:t>7.Lc5</w:t>
      </w:r>
    </w:p>
    <w:p w14:paraId="2951084C" w14:textId="77777777" w:rsidR="000B2E3B" w:rsidRDefault="000B2E3B" w:rsidP="006F3923">
      <w:pPr>
        <w:jc w:val="both"/>
        <w:rPr>
          <w:rFonts w:cs="Arial"/>
          <w:sz w:val="20"/>
          <w:szCs w:val="20"/>
          <w:lang w:val="nl-BE"/>
        </w:rPr>
      </w:pPr>
      <w:r>
        <w:rPr>
          <w:rFonts w:cs="Arial"/>
          <w:sz w:val="20"/>
          <w:szCs w:val="20"/>
          <w:lang w:val="nl-BE"/>
        </w:rPr>
        <w:t xml:space="preserve">De </w:t>
      </w:r>
      <w:r w:rsidR="00514357">
        <w:rPr>
          <w:rFonts w:cs="Arial"/>
          <w:sz w:val="20"/>
          <w:szCs w:val="20"/>
          <w:lang w:val="nl-BE"/>
        </w:rPr>
        <w:t>zwarte loper z</w:t>
      </w:r>
      <w:r w:rsidR="00DC600E">
        <w:rPr>
          <w:rFonts w:cs="Arial"/>
          <w:sz w:val="20"/>
          <w:szCs w:val="20"/>
          <w:lang w:val="nl-BE"/>
        </w:rPr>
        <w:t>it plots geprangd</w:t>
      </w:r>
    </w:p>
    <w:p w14:paraId="24B80648" w14:textId="77777777" w:rsidR="00DC600E" w:rsidRDefault="00514357" w:rsidP="00E11E25">
      <w:pPr>
        <w:jc w:val="both"/>
        <w:rPr>
          <w:rFonts w:cs="Arial"/>
          <w:sz w:val="20"/>
          <w:szCs w:val="20"/>
          <w:lang w:val="nl-BE"/>
        </w:rPr>
      </w:pPr>
      <w:r>
        <w:rPr>
          <w:rFonts w:cs="Arial"/>
          <w:sz w:val="20"/>
          <w:szCs w:val="20"/>
          <w:lang w:val="nl-BE"/>
        </w:rPr>
        <w:t>t</w:t>
      </w:r>
      <w:r w:rsidR="00DC600E">
        <w:rPr>
          <w:rFonts w:cs="Arial"/>
          <w:sz w:val="20"/>
          <w:szCs w:val="20"/>
          <w:lang w:val="nl-BE"/>
        </w:rPr>
        <w:t>ussen beide paarden.</w:t>
      </w:r>
    </w:p>
    <w:p w14:paraId="42D5B440" w14:textId="77777777" w:rsidR="000B2E3B" w:rsidRDefault="00DC600E" w:rsidP="006F3923">
      <w:pPr>
        <w:jc w:val="both"/>
        <w:rPr>
          <w:rFonts w:cs="Arial"/>
          <w:b/>
          <w:sz w:val="20"/>
          <w:szCs w:val="20"/>
          <w:lang w:val="nl-BE"/>
        </w:rPr>
      </w:pPr>
      <w:r>
        <w:rPr>
          <w:rFonts w:cs="Arial"/>
          <w:sz w:val="20"/>
          <w:szCs w:val="20"/>
          <w:lang w:val="nl-BE"/>
        </w:rPr>
        <w:tab/>
      </w:r>
      <w:r>
        <w:rPr>
          <w:rFonts w:cs="Arial"/>
          <w:b/>
          <w:sz w:val="20"/>
          <w:szCs w:val="20"/>
          <w:lang w:val="nl-BE"/>
        </w:rPr>
        <w:t>7…</w:t>
      </w:r>
      <w:r>
        <w:rPr>
          <w:rFonts w:cs="Arial"/>
          <w:b/>
          <w:sz w:val="20"/>
          <w:szCs w:val="20"/>
          <w:lang w:val="nl-BE"/>
        </w:rPr>
        <w:tab/>
      </w:r>
      <w:r>
        <w:rPr>
          <w:rFonts w:cs="Arial"/>
          <w:b/>
          <w:sz w:val="20"/>
          <w:szCs w:val="20"/>
          <w:lang w:val="nl-BE"/>
        </w:rPr>
        <w:tab/>
        <w:t>Lxc5</w:t>
      </w:r>
    </w:p>
    <w:p w14:paraId="1B70C8A7" w14:textId="77777777" w:rsidR="00DC600E" w:rsidRDefault="00DC600E" w:rsidP="006F3923">
      <w:pPr>
        <w:jc w:val="both"/>
        <w:rPr>
          <w:rFonts w:cs="Arial"/>
          <w:b/>
          <w:sz w:val="20"/>
          <w:szCs w:val="20"/>
          <w:lang w:val="nl-BE"/>
        </w:rPr>
      </w:pPr>
      <w:r>
        <w:rPr>
          <w:rFonts w:cs="Arial"/>
          <w:b/>
          <w:sz w:val="20"/>
          <w:szCs w:val="20"/>
          <w:lang w:val="nl-BE"/>
        </w:rPr>
        <w:tab/>
        <w:t>8.Kxc5</w:t>
      </w:r>
    </w:p>
    <w:p w14:paraId="50CE7A7F" w14:textId="77777777" w:rsidR="00DC600E" w:rsidRDefault="00DC600E" w:rsidP="006F3923">
      <w:pPr>
        <w:jc w:val="both"/>
        <w:rPr>
          <w:rFonts w:cs="Arial"/>
          <w:sz w:val="20"/>
          <w:szCs w:val="20"/>
          <w:lang w:val="nl-BE"/>
        </w:rPr>
      </w:pPr>
      <w:r>
        <w:rPr>
          <w:rFonts w:cs="Arial"/>
          <w:sz w:val="20"/>
          <w:szCs w:val="20"/>
          <w:lang w:val="nl-BE"/>
        </w:rPr>
        <w:t>En het is remise.</w:t>
      </w:r>
    </w:p>
    <w:p w14:paraId="1C3E2D16" w14:textId="77777777" w:rsidR="00DC600E" w:rsidRDefault="00DC600E" w:rsidP="006F3923">
      <w:pPr>
        <w:jc w:val="both"/>
        <w:rPr>
          <w:rFonts w:cs="Arial"/>
          <w:sz w:val="20"/>
          <w:szCs w:val="20"/>
          <w:lang w:val="nl-BE"/>
        </w:rPr>
      </w:pPr>
    </w:p>
    <w:p w14:paraId="18545B65" w14:textId="77777777" w:rsidR="00DC600E" w:rsidRPr="001513C2" w:rsidRDefault="00DC600E" w:rsidP="006F3923">
      <w:pPr>
        <w:jc w:val="both"/>
        <w:rPr>
          <w:rFonts w:cs="Arial"/>
          <w:b/>
          <w:i/>
          <w:sz w:val="20"/>
          <w:szCs w:val="20"/>
        </w:rPr>
      </w:pPr>
      <w:r w:rsidRPr="001513C2">
        <w:rPr>
          <w:rFonts w:cs="Arial"/>
          <w:b/>
          <w:i/>
          <w:sz w:val="20"/>
          <w:szCs w:val="20"/>
        </w:rPr>
        <w:t>Variant B</w:t>
      </w:r>
    </w:p>
    <w:p w14:paraId="7742E038" w14:textId="77777777" w:rsidR="00DC600E" w:rsidRPr="001513C2" w:rsidRDefault="00DC600E" w:rsidP="006F3923">
      <w:pPr>
        <w:jc w:val="both"/>
        <w:rPr>
          <w:rFonts w:cs="Arial"/>
          <w:b/>
          <w:sz w:val="20"/>
          <w:szCs w:val="20"/>
        </w:rPr>
      </w:pPr>
      <w:r w:rsidRPr="001513C2">
        <w:rPr>
          <w:rFonts w:cs="Arial"/>
          <w:b/>
          <w:i/>
          <w:sz w:val="20"/>
          <w:szCs w:val="20"/>
        </w:rPr>
        <w:tab/>
      </w:r>
      <w:r w:rsidRPr="001513C2">
        <w:rPr>
          <w:rFonts w:cs="Arial"/>
          <w:b/>
          <w:sz w:val="20"/>
          <w:szCs w:val="20"/>
        </w:rPr>
        <w:t>5…</w:t>
      </w:r>
      <w:r w:rsidRPr="001513C2">
        <w:rPr>
          <w:rFonts w:cs="Arial"/>
          <w:b/>
          <w:sz w:val="20"/>
          <w:szCs w:val="20"/>
        </w:rPr>
        <w:tab/>
      </w:r>
      <w:r w:rsidRPr="001513C2">
        <w:rPr>
          <w:rFonts w:cs="Arial"/>
          <w:b/>
          <w:sz w:val="20"/>
          <w:szCs w:val="20"/>
        </w:rPr>
        <w:tab/>
        <w:t>Pc7+</w:t>
      </w:r>
    </w:p>
    <w:p w14:paraId="5BA0BCD4" w14:textId="77777777" w:rsidR="00DC600E" w:rsidRPr="001513C2" w:rsidRDefault="00DC600E" w:rsidP="006F3923">
      <w:pPr>
        <w:jc w:val="both"/>
        <w:rPr>
          <w:rFonts w:cs="Arial"/>
          <w:b/>
          <w:sz w:val="20"/>
          <w:szCs w:val="20"/>
        </w:rPr>
      </w:pPr>
      <w:r w:rsidRPr="001513C2">
        <w:rPr>
          <w:rFonts w:cs="Arial"/>
          <w:b/>
          <w:sz w:val="20"/>
          <w:szCs w:val="20"/>
        </w:rPr>
        <w:tab/>
        <w:t>6.Kc6</w:t>
      </w:r>
      <w:r w:rsidRPr="001513C2">
        <w:rPr>
          <w:rFonts w:cs="Arial"/>
          <w:b/>
          <w:sz w:val="20"/>
          <w:szCs w:val="20"/>
        </w:rPr>
        <w:tab/>
      </w:r>
      <w:r w:rsidRPr="001513C2">
        <w:rPr>
          <w:rFonts w:cs="Arial"/>
          <w:b/>
          <w:sz w:val="20"/>
          <w:szCs w:val="20"/>
        </w:rPr>
        <w:tab/>
        <w:t>Pfd5</w:t>
      </w:r>
    </w:p>
    <w:p w14:paraId="4078EDDA" w14:textId="77777777" w:rsidR="00DC600E" w:rsidRPr="001513C2" w:rsidRDefault="00DC600E" w:rsidP="006F3923">
      <w:pPr>
        <w:jc w:val="both"/>
        <w:rPr>
          <w:rFonts w:cs="Arial"/>
          <w:b/>
          <w:sz w:val="20"/>
          <w:szCs w:val="20"/>
        </w:rPr>
      </w:pPr>
      <w:r w:rsidRPr="001513C2">
        <w:rPr>
          <w:rFonts w:cs="Arial"/>
          <w:b/>
          <w:sz w:val="20"/>
          <w:szCs w:val="20"/>
        </w:rPr>
        <w:tab/>
        <w:t>7.La5</w:t>
      </w:r>
      <w:r w:rsidRPr="001513C2">
        <w:rPr>
          <w:rFonts w:cs="Arial"/>
          <w:b/>
          <w:sz w:val="20"/>
          <w:szCs w:val="20"/>
        </w:rPr>
        <w:tab/>
      </w:r>
      <w:r w:rsidRPr="001513C2">
        <w:rPr>
          <w:rFonts w:cs="Arial"/>
          <w:b/>
          <w:sz w:val="20"/>
          <w:szCs w:val="20"/>
        </w:rPr>
        <w:tab/>
        <w:t>Pe7+</w:t>
      </w:r>
    </w:p>
    <w:p w14:paraId="7A49A00E" w14:textId="77777777" w:rsidR="003F6ED2" w:rsidRDefault="00413FEA" w:rsidP="006F3923">
      <w:pPr>
        <w:jc w:val="both"/>
        <w:rPr>
          <w:rFonts w:cs="Arial"/>
          <w:b/>
          <w:sz w:val="20"/>
          <w:szCs w:val="20"/>
          <w:lang w:val="nl-BE"/>
        </w:rPr>
      </w:pPr>
      <w:r w:rsidRPr="001513C2">
        <w:rPr>
          <w:rFonts w:cs="Arial"/>
          <w:b/>
          <w:sz w:val="20"/>
          <w:szCs w:val="20"/>
        </w:rPr>
        <w:tab/>
      </w:r>
      <w:r>
        <w:rPr>
          <w:rFonts w:cs="Arial"/>
          <w:b/>
          <w:sz w:val="20"/>
          <w:szCs w:val="20"/>
          <w:lang w:val="nl-BE"/>
        </w:rPr>
        <w:t>8.Kb7</w:t>
      </w:r>
      <w:r>
        <w:rPr>
          <w:rFonts w:cs="Arial"/>
          <w:b/>
          <w:sz w:val="20"/>
          <w:szCs w:val="20"/>
          <w:lang w:val="nl-BE"/>
        </w:rPr>
        <w:tab/>
      </w:r>
      <w:r>
        <w:rPr>
          <w:rFonts w:cs="Arial"/>
          <w:b/>
          <w:sz w:val="20"/>
          <w:szCs w:val="20"/>
          <w:lang w:val="nl-BE"/>
        </w:rPr>
        <w:tab/>
        <w:t>Pe6</w:t>
      </w:r>
      <w:r>
        <w:rPr>
          <w:rFonts w:cs="Arial"/>
          <w:b/>
          <w:sz w:val="20"/>
          <w:szCs w:val="20"/>
          <w:lang w:val="nl-BE"/>
        </w:rPr>
        <w:tab/>
      </w:r>
    </w:p>
    <w:p w14:paraId="758E2D72" w14:textId="77777777" w:rsidR="00DC600E" w:rsidRDefault="00413FEA" w:rsidP="00C65D67">
      <w:pPr>
        <w:ind w:firstLine="708"/>
        <w:jc w:val="both"/>
        <w:rPr>
          <w:rFonts w:cs="Arial"/>
          <w:b/>
          <w:sz w:val="20"/>
          <w:szCs w:val="20"/>
          <w:lang w:val="nl-BE"/>
        </w:rPr>
      </w:pPr>
      <w:r>
        <w:rPr>
          <w:rFonts w:cs="Arial"/>
          <w:b/>
          <w:sz w:val="20"/>
          <w:szCs w:val="20"/>
          <w:lang w:val="nl-BE"/>
        </w:rPr>
        <w:t>9.L</w:t>
      </w:r>
      <w:r w:rsidR="00AD751A">
        <w:rPr>
          <w:rFonts w:cs="Arial"/>
          <w:b/>
          <w:sz w:val="20"/>
          <w:szCs w:val="20"/>
          <w:lang w:val="nl-BE"/>
        </w:rPr>
        <w:t>xd8</w:t>
      </w:r>
      <w:r w:rsidR="003F6ED2">
        <w:rPr>
          <w:rFonts w:cs="Arial"/>
          <w:b/>
          <w:sz w:val="20"/>
          <w:szCs w:val="20"/>
          <w:lang w:val="nl-BE"/>
        </w:rPr>
        <w:tab/>
      </w:r>
      <w:r w:rsidR="003F6ED2">
        <w:rPr>
          <w:rFonts w:cs="Arial"/>
          <w:b/>
          <w:sz w:val="20"/>
          <w:szCs w:val="20"/>
          <w:lang w:val="nl-BE"/>
        </w:rPr>
        <w:tab/>
      </w:r>
    </w:p>
    <w:p w14:paraId="6A727210" w14:textId="77777777" w:rsidR="00DC600E" w:rsidRPr="003F6ED2" w:rsidRDefault="00DC600E" w:rsidP="006F3923">
      <w:pPr>
        <w:jc w:val="both"/>
        <w:rPr>
          <w:rFonts w:cs="Arial"/>
          <w:b/>
          <w:sz w:val="20"/>
          <w:szCs w:val="20"/>
          <w:lang w:val="nl-BE"/>
        </w:rPr>
      </w:pPr>
      <w:r>
        <w:rPr>
          <w:rFonts w:cs="Arial"/>
          <w:sz w:val="20"/>
          <w:szCs w:val="20"/>
          <w:lang w:val="nl-BE"/>
        </w:rPr>
        <w:t>Ook met remise.</w:t>
      </w:r>
    </w:p>
    <w:p w14:paraId="438EAF32" w14:textId="77777777" w:rsidR="00DC600E" w:rsidRDefault="00DC600E" w:rsidP="006F3923">
      <w:pPr>
        <w:jc w:val="both"/>
        <w:rPr>
          <w:rFonts w:cs="Arial"/>
          <w:b/>
          <w:sz w:val="20"/>
          <w:szCs w:val="20"/>
          <w:lang w:val="nl-BE"/>
        </w:rPr>
      </w:pPr>
    </w:p>
    <w:p w14:paraId="53E3F3C5" w14:textId="77777777" w:rsidR="006F3923" w:rsidRDefault="006F3923" w:rsidP="006F3923">
      <w:pPr>
        <w:jc w:val="both"/>
        <w:rPr>
          <w:rFonts w:cs="Arial"/>
          <w:sz w:val="20"/>
          <w:szCs w:val="20"/>
          <w:lang w:val="nl-BE"/>
        </w:rPr>
      </w:pPr>
      <w:r>
        <w:rPr>
          <w:rFonts w:cs="Arial"/>
          <w:sz w:val="20"/>
          <w:szCs w:val="20"/>
          <w:lang w:val="nl-BE"/>
        </w:rPr>
        <w:t xml:space="preserve">Het is een correctie van een mini-atuurtje van E. Paoli in </w:t>
      </w:r>
      <w:r>
        <w:rPr>
          <w:rFonts w:cs="Arial"/>
          <w:i/>
          <w:sz w:val="20"/>
          <w:szCs w:val="20"/>
          <w:lang w:val="nl-BE"/>
        </w:rPr>
        <w:t xml:space="preserve">Schach Echo </w:t>
      </w:r>
      <w:r>
        <w:rPr>
          <w:rFonts w:cs="Arial"/>
          <w:sz w:val="20"/>
          <w:szCs w:val="20"/>
          <w:lang w:val="nl-BE"/>
        </w:rPr>
        <w:t>(1966):</w:t>
      </w:r>
    </w:p>
    <w:p w14:paraId="6B0BA7E7" w14:textId="77777777" w:rsidR="006F3923" w:rsidRDefault="006F3923" w:rsidP="006F3923">
      <w:pPr>
        <w:jc w:val="both"/>
        <w:rPr>
          <w:rFonts w:cs="Arial"/>
          <w:sz w:val="20"/>
          <w:szCs w:val="20"/>
          <w:lang w:val="nl-BE"/>
        </w:rPr>
      </w:pPr>
    </w:p>
    <w:p w14:paraId="393532DE" w14:textId="77777777" w:rsidR="006F3923" w:rsidRPr="00A805E7" w:rsidRDefault="006F3923" w:rsidP="006F3923">
      <w:pPr>
        <w:jc w:val="both"/>
        <w:rPr>
          <w:rFonts w:cs="Arial"/>
          <w:sz w:val="20"/>
          <w:szCs w:val="20"/>
          <w:lang w:val="nl-BE"/>
        </w:rPr>
      </w:pPr>
      <w:r w:rsidRPr="00A805E7">
        <w:rPr>
          <w:rFonts w:cs="Arial"/>
          <w:sz w:val="20"/>
          <w:szCs w:val="20"/>
          <w:lang w:val="nl-BE"/>
        </w:rPr>
        <w:t>Ka2 Lg2 e6 / Kc2 Lh5 Pf8 Ph7 =</w:t>
      </w:r>
    </w:p>
    <w:p w14:paraId="48ED427E" w14:textId="77777777" w:rsidR="006F3923" w:rsidRDefault="006F3923" w:rsidP="006F3923">
      <w:pPr>
        <w:jc w:val="both"/>
        <w:rPr>
          <w:rFonts w:cs="Arial"/>
          <w:b/>
          <w:sz w:val="20"/>
          <w:szCs w:val="20"/>
          <w:lang w:val="nl-BE"/>
        </w:rPr>
      </w:pPr>
    </w:p>
    <w:p w14:paraId="511CBF6D" w14:textId="77777777" w:rsidR="006F3923" w:rsidRDefault="006F3923" w:rsidP="006F3923">
      <w:pPr>
        <w:jc w:val="both"/>
        <w:rPr>
          <w:rFonts w:cs="Arial"/>
          <w:sz w:val="20"/>
          <w:szCs w:val="20"/>
          <w:lang w:val="nl-BE"/>
        </w:rPr>
      </w:pPr>
      <w:r>
        <w:rPr>
          <w:rFonts w:cs="Arial"/>
          <w:sz w:val="20"/>
          <w:szCs w:val="20"/>
          <w:lang w:val="nl-BE"/>
        </w:rPr>
        <w:t>Met de auteursopl</w:t>
      </w:r>
      <w:r w:rsidR="00F65C49">
        <w:rPr>
          <w:rFonts w:cs="Arial"/>
          <w:sz w:val="20"/>
          <w:szCs w:val="20"/>
          <w:lang w:val="nl-BE"/>
        </w:rPr>
        <w:t xml:space="preserve">ossing: </w:t>
      </w:r>
      <w:r w:rsidR="003458C8">
        <w:rPr>
          <w:rFonts w:cs="Arial"/>
          <w:sz w:val="20"/>
          <w:szCs w:val="20"/>
          <w:lang w:val="nl-BE"/>
        </w:rPr>
        <w:t xml:space="preserve">1.e7 </w:t>
      </w:r>
      <w:r>
        <w:rPr>
          <w:rFonts w:cs="Arial"/>
          <w:sz w:val="20"/>
          <w:szCs w:val="20"/>
          <w:lang w:val="nl-BE"/>
        </w:rPr>
        <w:t xml:space="preserve">Lf7+ </w:t>
      </w:r>
      <w:r w:rsidRPr="00340EB6">
        <w:rPr>
          <w:rFonts w:cs="Arial"/>
          <w:b/>
          <w:sz w:val="20"/>
          <w:szCs w:val="20"/>
          <w:lang w:val="nl-BE"/>
        </w:rPr>
        <w:t xml:space="preserve">2.Ka1 </w:t>
      </w:r>
      <w:r>
        <w:rPr>
          <w:rFonts w:cs="Arial"/>
          <w:sz w:val="20"/>
          <w:szCs w:val="20"/>
          <w:lang w:val="nl-BE"/>
        </w:rPr>
        <w:t>Pg6 3.Lc6 Pf6 4.e8D Pxe8 5.Ld5 Lxd5, pat.</w:t>
      </w:r>
    </w:p>
    <w:p w14:paraId="56E8A8C4" w14:textId="77777777" w:rsidR="006F3923" w:rsidRDefault="006F3923" w:rsidP="006F3923">
      <w:pPr>
        <w:jc w:val="both"/>
        <w:rPr>
          <w:rFonts w:cs="Arial"/>
          <w:sz w:val="20"/>
          <w:szCs w:val="20"/>
          <w:lang w:val="nl-BE"/>
        </w:rPr>
      </w:pPr>
    </w:p>
    <w:p w14:paraId="369F3DD2" w14:textId="77777777" w:rsidR="006F3923" w:rsidRDefault="00F65C49" w:rsidP="006F3923">
      <w:pPr>
        <w:jc w:val="both"/>
        <w:rPr>
          <w:rFonts w:cs="Arial"/>
          <w:sz w:val="20"/>
          <w:szCs w:val="20"/>
          <w:lang w:val="nl-BE"/>
        </w:rPr>
      </w:pPr>
      <w:r>
        <w:rPr>
          <w:rFonts w:cs="Arial"/>
          <w:sz w:val="20"/>
          <w:szCs w:val="20"/>
          <w:lang w:val="nl-BE"/>
        </w:rPr>
        <w:t xml:space="preserve">Maar </w:t>
      </w:r>
      <w:r w:rsidR="006F3923">
        <w:rPr>
          <w:rFonts w:cs="Arial"/>
          <w:sz w:val="20"/>
          <w:szCs w:val="20"/>
          <w:lang w:val="nl-BE"/>
        </w:rPr>
        <w:t xml:space="preserve">mijn gevonden </w:t>
      </w:r>
      <w:r>
        <w:rPr>
          <w:rFonts w:cs="Arial"/>
          <w:sz w:val="20"/>
          <w:szCs w:val="20"/>
          <w:lang w:val="nl-BE"/>
        </w:rPr>
        <w:t xml:space="preserve">versie: </w:t>
      </w:r>
      <w:r w:rsidR="006F3923">
        <w:rPr>
          <w:rFonts w:cs="Arial"/>
          <w:sz w:val="20"/>
          <w:szCs w:val="20"/>
          <w:lang w:val="nl-BE"/>
        </w:rPr>
        <w:t>1.e7 Lf7+</w:t>
      </w:r>
      <w:r w:rsidR="00340EB6">
        <w:rPr>
          <w:rFonts w:cs="Arial"/>
          <w:sz w:val="20"/>
          <w:szCs w:val="20"/>
          <w:lang w:val="nl-BE"/>
        </w:rPr>
        <w:t xml:space="preserve">, en nu: </w:t>
      </w:r>
      <w:r w:rsidRPr="00340EB6">
        <w:rPr>
          <w:rFonts w:cs="Arial"/>
          <w:b/>
          <w:sz w:val="20"/>
          <w:szCs w:val="20"/>
          <w:lang w:val="nl-BE"/>
        </w:rPr>
        <w:t>2.Ka3</w:t>
      </w:r>
      <w:r w:rsidR="006F3923">
        <w:rPr>
          <w:rFonts w:cs="Arial"/>
          <w:sz w:val="20"/>
          <w:szCs w:val="20"/>
          <w:lang w:val="nl-BE"/>
        </w:rPr>
        <w:t xml:space="preserve"> </w:t>
      </w:r>
      <w:r>
        <w:rPr>
          <w:rFonts w:cs="Arial"/>
          <w:sz w:val="20"/>
          <w:szCs w:val="20"/>
          <w:lang w:val="nl-BE"/>
        </w:rPr>
        <w:t>Pg6 3.</w:t>
      </w:r>
      <w:r w:rsidR="006F3923" w:rsidRPr="00F65C49">
        <w:rPr>
          <w:rFonts w:cs="Arial"/>
          <w:sz w:val="20"/>
          <w:szCs w:val="20"/>
          <w:lang w:val="nl-BE"/>
        </w:rPr>
        <w:t>Ld5 Le8 4.Lb3+ K~ 5.La4 Lf</w:t>
      </w:r>
      <w:r>
        <w:rPr>
          <w:rFonts w:cs="Arial"/>
          <w:sz w:val="20"/>
          <w:szCs w:val="20"/>
          <w:lang w:val="nl-BE"/>
        </w:rPr>
        <w:t>7 6.e8D Lxe8 7.Lxe8</w:t>
      </w:r>
      <w:r w:rsidR="007B02F9">
        <w:rPr>
          <w:rFonts w:cs="Arial"/>
          <w:sz w:val="20"/>
          <w:szCs w:val="20"/>
          <w:lang w:val="nl-BE"/>
        </w:rPr>
        <w:t>,</w:t>
      </w:r>
      <w:r w:rsidR="00E06017">
        <w:rPr>
          <w:rFonts w:cs="Arial"/>
          <w:sz w:val="20"/>
          <w:szCs w:val="20"/>
          <w:lang w:val="nl-BE"/>
        </w:rPr>
        <w:t xml:space="preserve"> is het remise.</w:t>
      </w:r>
    </w:p>
    <w:p w14:paraId="16137A3B" w14:textId="77777777" w:rsidR="00F65C49" w:rsidRDefault="00F65C49" w:rsidP="006F3923">
      <w:pPr>
        <w:jc w:val="both"/>
        <w:rPr>
          <w:rFonts w:cs="Arial"/>
          <w:sz w:val="20"/>
          <w:szCs w:val="20"/>
          <w:lang w:val="nl-BE"/>
        </w:rPr>
      </w:pPr>
    </w:p>
    <w:p w14:paraId="0444F437" w14:textId="77777777" w:rsidR="00C143AC" w:rsidRPr="00F65C49" w:rsidRDefault="00F65C49" w:rsidP="006F3923">
      <w:pPr>
        <w:jc w:val="both"/>
        <w:rPr>
          <w:rFonts w:cs="Arial"/>
          <w:sz w:val="20"/>
          <w:szCs w:val="20"/>
          <w:lang w:val="nl-BE"/>
        </w:rPr>
      </w:pPr>
      <w:r>
        <w:rPr>
          <w:rFonts w:cs="Arial"/>
          <w:sz w:val="20"/>
          <w:szCs w:val="20"/>
          <w:lang w:val="nl-BE"/>
        </w:rPr>
        <w:t>Dus nevenoplosbaar.</w:t>
      </w:r>
    </w:p>
    <w:p w14:paraId="6459A018" w14:textId="77777777" w:rsidR="006F3923" w:rsidRPr="00F65C49" w:rsidRDefault="006F3923" w:rsidP="006F3923">
      <w:pPr>
        <w:jc w:val="center"/>
        <w:rPr>
          <w:rFonts w:cs="Arial"/>
          <w:b/>
          <w:sz w:val="20"/>
          <w:szCs w:val="20"/>
          <w:lang w:val="nl-BE"/>
        </w:rPr>
      </w:pPr>
      <w:r w:rsidRPr="00F65C49">
        <w:rPr>
          <w:rFonts w:cs="Arial"/>
          <w:sz w:val="20"/>
          <w:szCs w:val="20"/>
          <w:lang w:val="nl-BE"/>
        </w:rPr>
        <w:br w:type="page"/>
      </w:r>
      <w:r w:rsidR="0090165F">
        <w:rPr>
          <w:rFonts w:cs="Arial"/>
          <w:b/>
          <w:sz w:val="20"/>
          <w:szCs w:val="20"/>
          <w:lang w:val="nl-BE"/>
        </w:rPr>
        <w:lastRenderedPageBreak/>
        <w:t>- 184</w:t>
      </w:r>
      <w:r w:rsidRPr="00F65C49">
        <w:rPr>
          <w:rFonts w:cs="Arial"/>
          <w:b/>
          <w:sz w:val="20"/>
          <w:szCs w:val="20"/>
          <w:lang w:val="nl-BE"/>
        </w:rPr>
        <w:t xml:space="preserve"> -</w:t>
      </w:r>
    </w:p>
    <w:p w14:paraId="5D5FA8CF" w14:textId="77777777" w:rsidR="006F3923" w:rsidRPr="00F65C49" w:rsidRDefault="006F3923" w:rsidP="006F3923">
      <w:pPr>
        <w:spacing w:line="190" w:lineRule="exact"/>
        <w:jc w:val="center"/>
        <w:rPr>
          <w:rFonts w:cs="Arial"/>
          <w:b/>
          <w:sz w:val="20"/>
          <w:szCs w:val="20"/>
          <w:lang w:val="nl-BE"/>
        </w:rPr>
      </w:pPr>
    </w:p>
    <w:p w14:paraId="39DC0336" w14:textId="77777777" w:rsidR="006F3923" w:rsidRPr="00F65C49" w:rsidRDefault="006F3923" w:rsidP="006F3923">
      <w:pPr>
        <w:spacing w:line="190" w:lineRule="exact"/>
        <w:jc w:val="center"/>
        <w:rPr>
          <w:rFonts w:cs="Arial"/>
          <w:sz w:val="20"/>
          <w:szCs w:val="20"/>
          <w:lang w:val="nl-BE"/>
        </w:rPr>
      </w:pPr>
      <w:r w:rsidRPr="00F65C49">
        <w:rPr>
          <w:rFonts w:cs="Arial"/>
          <w:i/>
          <w:sz w:val="20"/>
          <w:szCs w:val="20"/>
          <w:lang w:val="nl-BE"/>
        </w:rPr>
        <w:t xml:space="preserve">Probleemblad, </w:t>
      </w:r>
      <w:r w:rsidRPr="00F65C49">
        <w:rPr>
          <w:rFonts w:cs="Arial"/>
          <w:sz w:val="20"/>
          <w:szCs w:val="20"/>
          <w:lang w:val="nl-BE"/>
        </w:rPr>
        <w:t>2001</w:t>
      </w:r>
    </w:p>
    <w:p w14:paraId="48740BAE" w14:textId="77777777" w:rsidR="006F3923" w:rsidRPr="00F65C49" w:rsidRDefault="006F3923" w:rsidP="006F3923">
      <w:pPr>
        <w:jc w:val="center"/>
        <w:rPr>
          <w:lang w:val="nl-BE"/>
        </w:rPr>
      </w:pPr>
    </w:p>
    <w:p w14:paraId="26F0DC9E" w14:textId="77777777" w:rsidR="006F3923" w:rsidRDefault="006F3923" w:rsidP="006F3923">
      <w:pPr>
        <w:jc w:val="center"/>
        <w:rPr>
          <w:rFonts w:cs="Arial"/>
          <w:sz w:val="20"/>
          <w:szCs w:val="20"/>
          <w:lang w:val="nl-BE"/>
        </w:rPr>
      </w:pPr>
      <w:r>
        <w:rPr>
          <w:lang w:val="nl-BE"/>
        </w:rPr>
        <w:object w:dxaOrig="4580" w:dyaOrig="4577" w14:anchorId="558F2D5E">
          <v:shape id="_x0000_i1199" type="#_x0000_t75" style="width:153.4pt;height:159.5pt" o:ole="">
            <v:imagedata r:id="rId369" o:title=""/>
          </v:shape>
          <o:OLEObject Type="Embed" ProgID="CorelDRAW.Graphic.12" ShapeID="_x0000_i1199" DrawAspect="Content" ObjectID="_1587467592" r:id="rId370"/>
        </w:object>
      </w:r>
    </w:p>
    <w:p w14:paraId="014C5B0A" w14:textId="77777777" w:rsidR="005D211A" w:rsidRDefault="005D211A" w:rsidP="006F3923">
      <w:pPr>
        <w:jc w:val="center"/>
        <w:rPr>
          <w:rFonts w:cs="Arial"/>
          <w:b/>
          <w:lang w:val="nl-BE"/>
        </w:rPr>
      </w:pPr>
    </w:p>
    <w:p w14:paraId="694D469A" w14:textId="77777777" w:rsidR="006F3923" w:rsidRDefault="006F3923" w:rsidP="006F3923">
      <w:pPr>
        <w:jc w:val="center"/>
        <w:rPr>
          <w:rFonts w:cs="Arial"/>
          <w:sz w:val="20"/>
          <w:szCs w:val="20"/>
          <w:lang w:val="nl-BE"/>
        </w:rPr>
      </w:pPr>
      <w:r>
        <w:rPr>
          <w:rFonts w:cs="Arial"/>
          <w:b/>
          <w:lang w:val="nl-BE"/>
        </w:rPr>
        <w:t>+</w:t>
      </w:r>
      <w:r>
        <w:rPr>
          <w:rFonts w:cs="Arial"/>
          <w:sz w:val="20"/>
          <w:szCs w:val="20"/>
          <w:lang w:val="nl-BE"/>
        </w:rPr>
        <w:t xml:space="preserve">                              3023.10 b8c6</w:t>
      </w:r>
    </w:p>
    <w:p w14:paraId="549A7616" w14:textId="77777777" w:rsidR="006F3923" w:rsidRDefault="006F3923" w:rsidP="006F3923">
      <w:pPr>
        <w:jc w:val="both"/>
        <w:rPr>
          <w:rFonts w:cs="Arial"/>
          <w:sz w:val="20"/>
          <w:szCs w:val="20"/>
          <w:lang w:val="nl-BE"/>
        </w:rPr>
      </w:pPr>
    </w:p>
    <w:p w14:paraId="44B0FDC3" w14:textId="77777777" w:rsidR="006F3923" w:rsidRDefault="006F3923" w:rsidP="006F3923">
      <w:pPr>
        <w:jc w:val="both"/>
        <w:rPr>
          <w:rFonts w:cs="Arial"/>
          <w:b/>
          <w:sz w:val="20"/>
          <w:szCs w:val="20"/>
          <w:lang w:val="nl-BE"/>
        </w:rPr>
      </w:pPr>
      <w:r>
        <w:rPr>
          <w:rFonts w:cs="Arial"/>
          <w:b/>
          <w:sz w:val="20"/>
          <w:szCs w:val="20"/>
          <w:lang w:val="nl-BE"/>
        </w:rPr>
        <w:tab/>
        <w:t xml:space="preserve">1.La4+ </w:t>
      </w:r>
    </w:p>
    <w:p w14:paraId="5503FE86" w14:textId="77777777" w:rsidR="00E77C41" w:rsidRDefault="0091653D" w:rsidP="006F3923">
      <w:pPr>
        <w:jc w:val="both"/>
        <w:rPr>
          <w:rFonts w:cs="Arial"/>
          <w:sz w:val="20"/>
          <w:szCs w:val="20"/>
          <w:lang w:val="nl-BE"/>
        </w:rPr>
      </w:pPr>
      <w:r>
        <w:rPr>
          <w:rFonts w:cs="Arial"/>
          <w:sz w:val="20"/>
          <w:szCs w:val="20"/>
          <w:lang w:val="nl-BE"/>
        </w:rPr>
        <w:t>Na:</w:t>
      </w:r>
    </w:p>
    <w:p w14:paraId="15484EF9" w14:textId="77777777" w:rsidR="00E77C41" w:rsidRDefault="0091653D" w:rsidP="00586E21">
      <w:pPr>
        <w:numPr>
          <w:ilvl w:val="0"/>
          <w:numId w:val="209"/>
        </w:numPr>
        <w:jc w:val="both"/>
        <w:rPr>
          <w:rFonts w:cs="Arial"/>
          <w:sz w:val="20"/>
          <w:szCs w:val="20"/>
          <w:lang w:val="nl-BE"/>
        </w:rPr>
      </w:pPr>
      <w:r w:rsidRPr="00ED1153">
        <w:rPr>
          <w:rFonts w:cs="Arial"/>
          <w:sz w:val="20"/>
          <w:szCs w:val="20"/>
          <w:lang w:val="en-GB"/>
        </w:rPr>
        <w:t>a8D</w:t>
      </w:r>
      <w:r w:rsidR="00782F7F" w:rsidRPr="00ED1153">
        <w:rPr>
          <w:rFonts w:cs="Arial"/>
          <w:sz w:val="20"/>
          <w:szCs w:val="20"/>
          <w:lang w:val="en-GB"/>
        </w:rPr>
        <w:t>+</w:t>
      </w:r>
      <w:r w:rsidRPr="00ED1153">
        <w:rPr>
          <w:rFonts w:cs="Arial"/>
          <w:sz w:val="20"/>
          <w:szCs w:val="20"/>
          <w:lang w:val="en-GB"/>
        </w:rPr>
        <w:t>? Kd7</w:t>
      </w:r>
      <w:r w:rsidR="006F3923" w:rsidRPr="00ED1153">
        <w:rPr>
          <w:rFonts w:cs="Arial"/>
          <w:sz w:val="20"/>
          <w:szCs w:val="20"/>
          <w:lang w:val="en-GB"/>
        </w:rPr>
        <w:t xml:space="preserve"> 2.Dxa5</w:t>
      </w:r>
      <w:r w:rsidR="008D4584" w:rsidRPr="00ED1153">
        <w:rPr>
          <w:rFonts w:cs="Arial"/>
          <w:sz w:val="20"/>
          <w:szCs w:val="20"/>
          <w:lang w:val="en-GB"/>
        </w:rPr>
        <w:t xml:space="preserve"> </w:t>
      </w:r>
      <w:r w:rsidRPr="00ED1153">
        <w:rPr>
          <w:rFonts w:cs="Arial"/>
          <w:sz w:val="20"/>
          <w:szCs w:val="20"/>
          <w:lang w:val="en-GB"/>
        </w:rPr>
        <w:t xml:space="preserve">Kxe7 is het reeds remise. </w:t>
      </w:r>
      <w:r>
        <w:rPr>
          <w:rFonts w:cs="Arial"/>
          <w:sz w:val="20"/>
          <w:szCs w:val="20"/>
          <w:lang w:val="nl-BE"/>
        </w:rPr>
        <w:t>En na:</w:t>
      </w:r>
    </w:p>
    <w:p w14:paraId="120A5657" w14:textId="77777777" w:rsidR="006F3923" w:rsidRPr="0091653D" w:rsidRDefault="0091653D" w:rsidP="00586E21">
      <w:pPr>
        <w:numPr>
          <w:ilvl w:val="0"/>
          <w:numId w:val="209"/>
        </w:numPr>
        <w:jc w:val="both"/>
        <w:rPr>
          <w:rFonts w:cs="Arial"/>
          <w:sz w:val="20"/>
          <w:szCs w:val="20"/>
          <w:lang w:val="nl-BE"/>
        </w:rPr>
      </w:pPr>
      <w:r>
        <w:rPr>
          <w:rFonts w:cs="Arial"/>
          <w:sz w:val="20"/>
          <w:szCs w:val="20"/>
          <w:lang w:val="nl-BE"/>
        </w:rPr>
        <w:t xml:space="preserve">1.Le4+? </w:t>
      </w:r>
      <w:r w:rsidR="00782F7F">
        <w:rPr>
          <w:rFonts w:cs="Arial"/>
          <w:sz w:val="20"/>
          <w:szCs w:val="20"/>
          <w:lang w:val="nl-BE"/>
        </w:rPr>
        <w:t>K</w:t>
      </w:r>
      <w:r w:rsidR="009878F8">
        <w:rPr>
          <w:rFonts w:cs="Arial"/>
          <w:sz w:val="20"/>
          <w:szCs w:val="20"/>
          <w:lang w:val="nl-BE"/>
        </w:rPr>
        <w:t>d</w:t>
      </w:r>
      <w:r>
        <w:rPr>
          <w:rFonts w:cs="Arial"/>
          <w:sz w:val="20"/>
          <w:szCs w:val="20"/>
          <w:lang w:val="nl-BE"/>
        </w:rPr>
        <w:t>7+ 2.</w:t>
      </w:r>
      <w:r w:rsidR="009878F8">
        <w:rPr>
          <w:rFonts w:cs="Arial"/>
          <w:sz w:val="20"/>
          <w:szCs w:val="20"/>
          <w:lang w:val="nl-BE"/>
        </w:rPr>
        <w:t>a8D Db6+</w:t>
      </w:r>
      <w:r>
        <w:rPr>
          <w:rFonts w:cs="Arial"/>
          <w:sz w:val="20"/>
          <w:szCs w:val="20"/>
          <w:lang w:val="nl-BE"/>
        </w:rPr>
        <w:t xml:space="preserve"> </w:t>
      </w:r>
      <w:r w:rsidR="009878F8">
        <w:rPr>
          <w:rFonts w:cs="Arial"/>
          <w:sz w:val="20"/>
          <w:szCs w:val="20"/>
          <w:lang w:val="nl-BE"/>
        </w:rPr>
        <w:t xml:space="preserve">3.Db7+ Pxb7+ 4.Lxb7 Kxe7, </w:t>
      </w:r>
      <w:r w:rsidR="006F3923" w:rsidRPr="0091653D">
        <w:rPr>
          <w:rFonts w:cs="Arial"/>
          <w:sz w:val="20"/>
          <w:szCs w:val="20"/>
          <w:lang w:val="nl-BE"/>
        </w:rPr>
        <w:t xml:space="preserve"> </w:t>
      </w:r>
      <w:r>
        <w:rPr>
          <w:rFonts w:cs="Arial"/>
          <w:sz w:val="20"/>
          <w:szCs w:val="20"/>
          <w:lang w:val="nl-BE"/>
        </w:rPr>
        <w:t>wint zwart.</w:t>
      </w:r>
    </w:p>
    <w:p w14:paraId="319EFDB4" w14:textId="77777777" w:rsidR="006F3923" w:rsidRDefault="006F3923" w:rsidP="006F3923">
      <w:pPr>
        <w:jc w:val="both"/>
        <w:rPr>
          <w:rFonts w:cs="Arial"/>
          <w:b/>
          <w:sz w:val="20"/>
          <w:szCs w:val="20"/>
          <w:lang w:val="nl-BE"/>
        </w:rPr>
      </w:pPr>
      <w:r w:rsidRPr="0091653D">
        <w:rPr>
          <w:rFonts w:cs="Arial"/>
          <w:b/>
          <w:sz w:val="20"/>
          <w:szCs w:val="20"/>
          <w:lang w:val="nl-BE"/>
        </w:rPr>
        <w:tab/>
      </w:r>
      <w:r>
        <w:rPr>
          <w:rFonts w:cs="Arial"/>
          <w:b/>
          <w:sz w:val="20"/>
          <w:szCs w:val="20"/>
          <w:lang w:val="nl-BE"/>
        </w:rPr>
        <w:t>1…</w:t>
      </w:r>
      <w:r>
        <w:rPr>
          <w:rFonts w:cs="Arial"/>
          <w:b/>
          <w:sz w:val="20"/>
          <w:szCs w:val="20"/>
          <w:lang w:val="nl-BE"/>
        </w:rPr>
        <w:tab/>
      </w:r>
      <w:r>
        <w:rPr>
          <w:rFonts w:cs="Arial"/>
          <w:b/>
          <w:sz w:val="20"/>
          <w:szCs w:val="20"/>
          <w:lang w:val="nl-BE"/>
        </w:rPr>
        <w:tab/>
        <w:t xml:space="preserve">Kb6 </w:t>
      </w:r>
    </w:p>
    <w:p w14:paraId="3B77C1C6" w14:textId="77777777" w:rsidR="006F3923" w:rsidRDefault="006F3923" w:rsidP="006F3923">
      <w:pPr>
        <w:jc w:val="both"/>
        <w:rPr>
          <w:rFonts w:cs="Arial"/>
          <w:sz w:val="20"/>
          <w:szCs w:val="20"/>
          <w:lang w:val="nl-BE"/>
        </w:rPr>
      </w:pPr>
      <w:r>
        <w:rPr>
          <w:rFonts w:cs="Arial"/>
          <w:sz w:val="20"/>
          <w:szCs w:val="20"/>
          <w:lang w:val="nl-BE"/>
        </w:rPr>
        <w:t>Het beste, want na 1…Kd5 2.a8D+ Ke5 3.Dxa5+ Ke6 4.Db4 wint wit met beide lopers extra. En hier na 2…Ke6 3.De4+ Kf7 4.Le8+ Kxe8 volgt het aftrek-schaak</w:t>
      </w:r>
      <w:r w:rsidR="00AA26C2">
        <w:rPr>
          <w:rFonts w:cs="Arial"/>
          <w:sz w:val="20"/>
          <w:szCs w:val="20"/>
          <w:lang w:val="nl-BE"/>
        </w:rPr>
        <w:t>, bijvoorbeeld:</w:t>
      </w:r>
      <w:r>
        <w:rPr>
          <w:rFonts w:cs="Arial"/>
          <w:sz w:val="20"/>
          <w:szCs w:val="20"/>
          <w:lang w:val="nl-BE"/>
        </w:rPr>
        <w:t xml:space="preserve"> 5.Lh4+ en 6.Lxf2. </w:t>
      </w:r>
    </w:p>
    <w:p w14:paraId="7C51AB88" w14:textId="77777777" w:rsidR="00E77C41" w:rsidRDefault="00E77C41" w:rsidP="006F3923">
      <w:pPr>
        <w:jc w:val="both"/>
        <w:rPr>
          <w:rFonts w:cs="Arial"/>
          <w:sz w:val="20"/>
          <w:szCs w:val="20"/>
          <w:lang w:val="nl-BE"/>
        </w:rPr>
      </w:pPr>
    </w:p>
    <w:p w14:paraId="642E821B" w14:textId="77777777" w:rsidR="00E77C41" w:rsidRDefault="00E77C41" w:rsidP="006F3923">
      <w:pPr>
        <w:jc w:val="both"/>
        <w:rPr>
          <w:rFonts w:cs="Arial"/>
          <w:sz w:val="20"/>
          <w:szCs w:val="20"/>
          <w:lang w:val="nl-BE"/>
        </w:rPr>
      </w:pPr>
    </w:p>
    <w:p w14:paraId="67422FD4" w14:textId="77777777" w:rsidR="00B47591" w:rsidRDefault="00B47591" w:rsidP="006F3923">
      <w:pPr>
        <w:jc w:val="both"/>
        <w:rPr>
          <w:rFonts w:cs="Arial"/>
          <w:sz w:val="20"/>
          <w:szCs w:val="20"/>
          <w:lang w:val="nl-BE"/>
        </w:rPr>
      </w:pPr>
    </w:p>
    <w:p w14:paraId="7131D90A" w14:textId="77777777" w:rsidR="00B47591" w:rsidRDefault="00B47591" w:rsidP="006F3923">
      <w:pPr>
        <w:jc w:val="both"/>
        <w:rPr>
          <w:rFonts w:cs="Arial"/>
          <w:sz w:val="20"/>
          <w:szCs w:val="20"/>
          <w:lang w:val="nl-BE"/>
        </w:rPr>
      </w:pPr>
    </w:p>
    <w:p w14:paraId="20604C98" w14:textId="77777777" w:rsidR="00621C16" w:rsidRDefault="00621C16" w:rsidP="006F3923">
      <w:pPr>
        <w:jc w:val="both"/>
        <w:rPr>
          <w:rFonts w:cs="Arial"/>
          <w:sz w:val="20"/>
          <w:szCs w:val="20"/>
          <w:lang w:val="nl-BE"/>
        </w:rPr>
      </w:pPr>
    </w:p>
    <w:p w14:paraId="296735B7" w14:textId="77777777" w:rsidR="00621C16" w:rsidRDefault="00621C16" w:rsidP="006F3923">
      <w:pPr>
        <w:jc w:val="both"/>
        <w:rPr>
          <w:rFonts w:cs="Arial"/>
          <w:sz w:val="20"/>
          <w:szCs w:val="20"/>
          <w:lang w:val="nl-BE"/>
        </w:rPr>
      </w:pPr>
    </w:p>
    <w:p w14:paraId="778486CB" w14:textId="77777777" w:rsidR="00E77C41" w:rsidRDefault="00E77C41" w:rsidP="006F3923">
      <w:pPr>
        <w:jc w:val="both"/>
        <w:rPr>
          <w:rFonts w:cs="Arial"/>
          <w:sz w:val="20"/>
          <w:szCs w:val="20"/>
          <w:lang w:val="nl-BE"/>
        </w:rPr>
      </w:pPr>
    </w:p>
    <w:p w14:paraId="3234075E" w14:textId="77777777" w:rsidR="006F3923" w:rsidRDefault="006F3923" w:rsidP="006F3923">
      <w:pPr>
        <w:jc w:val="both"/>
        <w:rPr>
          <w:rFonts w:cs="Arial"/>
          <w:sz w:val="20"/>
          <w:szCs w:val="20"/>
          <w:lang w:val="nl-BE"/>
        </w:rPr>
      </w:pPr>
      <w:r>
        <w:rPr>
          <w:rFonts w:cs="Arial"/>
          <w:sz w:val="20"/>
          <w:szCs w:val="20"/>
          <w:lang w:val="nl-BE"/>
        </w:rPr>
        <w:t>Nu komt de verrassende pointe:</w:t>
      </w:r>
    </w:p>
    <w:p w14:paraId="110B711A" w14:textId="77777777" w:rsidR="006F3923" w:rsidRDefault="006F3923" w:rsidP="00E77C41">
      <w:pPr>
        <w:ind w:firstLine="708"/>
        <w:jc w:val="both"/>
        <w:rPr>
          <w:rFonts w:cs="Arial"/>
          <w:b/>
          <w:sz w:val="20"/>
          <w:szCs w:val="20"/>
          <w:lang w:val="nl-BE"/>
        </w:rPr>
      </w:pPr>
      <w:r>
        <w:rPr>
          <w:rFonts w:cs="Arial"/>
          <w:b/>
          <w:sz w:val="20"/>
          <w:szCs w:val="20"/>
          <w:lang w:val="nl-BE"/>
        </w:rPr>
        <w:t>2.a8P+</w:t>
      </w:r>
    </w:p>
    <w:p w14:paraId="7EFE9EA6" w14:textId="77777777" w:rsidR="006F3923" w:rsidRDefault="006F3923" w:rsidP="006F3923">
      <w:pPr>
        <w:jc w:val="both"/>
        <w:rPr>
          <w:rFonts w:cs="Arial"/>
          <w:sz w:val="20"/>
          <w:szCs w:val="20"/>
          <w:lang w:val="nl-BE"/>
        </w:rPr>
      </w:pPr>
      <w:r>
        <w:rPr>
          <w:rFonts w:cs="Arial"/>
          <w:sz w:val="20"/>
          <w:szCs w:val="20"/>
          <w:lang w:val="nl-BE"/>
        </w:rPr>
        <w:t xml:space="preserve">Een minorpromotie. Want </w:t>
      </w:r>
    </w:p>
    <w:p w14:paraId="09194CF4" w14:textId="77777777" w:rsidR="006F3923" w:rsidRDefault="006F3923" w:rsidP="0038155E">
      <w:pPr>
        <w:numPr>
          <w:ilvl w:val="0"/>
          <w:numId w:val="86"/>
        </w:numPr>
        <w:jc w:val="both"/>
        <w:rPr>
          <w:rFonts w:cs="Arial"/>
          <w:sz w:val="20"/>
          <w:szCs w:val="20"/>
          <w:lang w:val="nl-BE"/>
        </w:rPr>
      </w:pPr>
      <w:r>
        <w:rPr>
          <w:rFonts w:cs="Arial"/>
          <w:sz w:val="20"/>
          <w:szCs w:val="20"/>
          <w:lang w:val="nl-BE"/>
        </w:rPr>
        <w:t>2.a8D? gaat niet wegens 2…Df4+ 3.Ld6 Dxd6+ 4.Kc8 Dc7+ en mat. Ook eerst</w:t>
      </w:r>
    </w:p>
    <w:p w14:paraId="2AA9EFDA" w14:textId="77777777" w:rsidR="006F3923" w:rsidRDefault="006F3923" w:rsidP="0038155E">
      <w:pPr>
        <w:numPr>
          <w:ilvl w:val="0"/>
          <w:numId w:val="86"/>
        </w:numPr>
        <w:jc w:val="both"/>
        <w:rPr>
          <w:rFonts w:cs="Arial"/>
          <w:sz w:val="20"/>
          <w:szCs w:val="20"/>
          <w:lang w:val="nl-BE"/>
        </w:rPr>
      </w:pPr>
      <w:r>
        <w:rPr>
          <w:rFonts w:cs="Arial"/>
          <w:sz w:val="20"/>
          <w:szCs w:val="20"/>
          <w:lang w:val="nl-BE"/>
        </w:rPr>
        <w:t>2.Ld8+</w:t>
      </w:r>
      <w:r w:rsidR="0015511E">
        <w:rPr>
          <w:rFonts w:cs="Arial"/>
          <w:sz w:val="20"/>
          <w:szCs w:val="20"/>
          <w:lang w:val="nl-BE"/>
        </w:rPr>
        <w:t>?</w:t>
      </w:r>
      <w:r>
        <w:rPr>
          <w:rFonts w:cs="Arial"/>
          <w:sz w:val="20"/>
          <w:szCs w:val="20"/>
          <w:lang w:val="nl-BE"/>
        </w:rPr>
        <w:t xml:space="preserve"> is fout: 2…Kc5 en dan 3.a8D Df4+ K~ 5.Dxa4, met remise. </w:t>
      </w:r>
    </w:p>
    <w:p w14:paraId="54635569" w14:textId="77777777" w:rsidR="006F3923" w:rsidRDefault="006F3923" w:rsidP="006F3923">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 xml:space="preserve">Ka6 </w:t>
      </w:r>
    </w:p>
    <w:p w14:paraId="01D08779" w14:textId="77777777" w:rsidR="006F3923" w:rsidRDefault="006F3923" w:rsidP="006F3923">
      <w:pPr>
        <w:jc w:val="both"/>
        <w:rPr>
          <w:rFonts w:cs="Arial"/>
          <w:b/>
          <w:sz w:val="20"/>
          <w:szCs w:val="20"/>
          <w:lang w:val="nl-BE"/>
        </w:rPr>
      </w:pPr>
      <w:r>
        <w:rPr>
          <w:rFonts w:cs="Arial"/>
          <w:b/>
          <w:sz w:val="20"/>
          <w:szCs w:val="20"/>
          <w:lang w:val="nl-BE"/>
        </w:rPr>
        <w:tab/>
        <w:t xml:space="preserve">3.Pc7+ </w:t>
      </w:r>
      <w:r>
        <w:rPr>
          <w:rFonts w:cs="Arial"/>
          <w:b/>
          <w:sz w:val="20"/>
          <w:szCs w:val="20"/>
          <w:lang w:val="nl-BE"/>
        </w:rPr>
        <w:tab/>
      </w:r>
      <w:r>
        <w:rPr>
          <w:rFonts w:cs="Arial"/>
          <w:b/>
          <w:sz w:val="20"/>
          <w:szCs w:val="20"/>
          <w:lang w:val="nl-BE"/>
        </w:rPr>
        <w:tab/>
        <w:t xml:space="preserve">Kb6 </w:t>
      </w:r>
    </w:p>
    <w:p w14:paraId="37E9D6C5" w14:textId="77777777" w:rsidR="006F3923" w:rsidRDefault="006F3923" w:rsidP="006F3923">
      <w:pPr>
        <w:jc w:val="both"/>
        <w:rPr>
          <w:rFonts w:cs="Arial"/>
          <w:b/>
          <w:sz w:val="20"/>
          <w:szCs w:val="20"/>
          <w:lang w:val="nl-BE"/>
        </w:rPr>
      </w:pPr>
      <w:r>
        <w:rPr>
          <w:rFonts w:cs="Arial"/>
          <w:b/>
          <w:sz w:val="20"/>
          <w:szCs w:val="20"/>
          <w:lang w:val="nl-BE"/>
        </w:rPr>
        <w:tab/>
        <w:t xml:space="preserve">4.Pd5+ </w:t>
      </w:r>
      <w:r>
        <w:rPr>
          <w:rFonts w:cs="Arial"/>
          <w:b/>
          <w:sz w:val="20"/>
          <w:szCs w:val="20"/>
          <w:lang w:val="nl-BE"/>
        </w:rPr>
        <w:tab/>
      </w:r>
      <w:r>
        <w:rPr>
          <w:rFonts w:cs="Arial"/>
          <w:b/>
          <w:sz w:val="20"/>
          <w:szCs w:val="20"/>
          <w:lang w:val="nl-BE"/>
        </w:rPr>
        <w:tab/>
        <w:t xml:space="preserve">Ka6 </w:t>
      </w:r>
    </w:p>
    <w:p w14:paraId="20E104AF" w14:textId="77777777" w:rsidR="006F3923" w:rsidRDefault="006F3923" w:rsidP="006F3923">
      <w:pPr>
        <w:jc w:val="both"/>
        <w:rPr>
          <w:rFonts w:cs="Arial"/>
          <w:b/>
          <w:sz w:val="20"/>
          <w:szCs w:val="20"/>
          <w:lang w:val="nl-BE"/>
        </w:rPr>
      </w:pPr>
      <w:r>
        <w:rPr>
          <w:rFonts w:cs="Arial"/>
          <w:b/>
          <w:sz w:val="20"/>
          <w:szCs w:val="20"/>
          <w:lang w:val="nl-BE"/>
        </w:rPr>
        <w:tab/>
        <w:t xml:space="preserve">5.Pb4+ </w:t>
      </w:r>
      <w:r>
        <w:rPr>
          <w:rFonts w:cs="Arial"/>
          <w:b/>
          <w:sz w:val="20"/>
          <w:szCs w:val="20"/>
          <w:lang w:val="nl-BE"/>
        </w:rPr>
        <w:tab/>
      </w:r>
      <w:r>
        <w:rPr>
          <w:rFonts w:cs="Arial"/>
          <w:b/>
          <w:sz w:val="20"/>
          <w:szCs w:val="20"/>
          <w:lang w:val="nl-BE"/>
        </w:rPr>
        <w:tab/>
        <w:t xml:space="preserve">Kb6 </w:t>
      </w:r>
    </w:p>
    <w:p w14:paraId="737D7221" w14:textId="77777777" w:rsidR="006F3923" w:rsidRDefault="006F3923" w:rsidP="006F3923">
      <w:pPr>
        <w:jc w:val="both"/>
        <w:rPr>
          <w:rFonts w:cs="Arial"/>
          <w:b/>
          <w:sz w:val="20"/>
          <w:szCs w:val="20"/>
          <w:lang w:val="nl-BE"/>
        </w:rPr>
      </w:pPr>
      <w:r>
        <w:rPr>
          <w:rFonts w:cs="Arial"/>
          <w:b/>
          <w:sz w:val="20"/>
          <w:szCs w:val="20"/>
          <w:lang w:val="nl-BE"/>
        </w:rPr>
        <w:tab/>
        <w:t xml:space="preserve">6.Ld8+ </w:t>
      </w:r>
      <w:r>
        <w:rPr>
          <w:rFonts w:cs="Arial"/>
          <w:b/>
          <w:sz w:val="20"/>
          <w:szCs w:val="20"/>
          <w:lang w:val="nl-BE"/>
        </w:rPr>
        <w:tab/>
      </w:r>
      <w:r>
        <w:rPr>
          <w:rFonts w:cs="Arial"/>
          <w:b/>
          <w:sz w:val="20"/>
          <w:szCs w:val="20"/>
          <w:lang w:val="nl-BE"/>
        </w:rPr>
        <w:tab/>
        <w:t xml:space="preserve">Kc5 </w:t>
      </w:r>
    </w:p>
    <w:p w14:paraId="2E9063E9" w14:textId="77777777" w:rsidR="006F3923" w:rsidRDefault="006F3923" w:rsidP="006F3923">
      <w:pPr>
        <w:jc w:val="both"/>
        <w:rPr>
          <w:rFonts w:cs="Arial"/>
          <w:b/>
          <w:sz w:val="20"/>
          <w:szCs w:val="20"/>
          <w:lang w:val="nl-BE"/>
        </w:rPr>
      </w:pPr>
      <w:r>
        <w:rPr>
          <w:rFonts w:cs="Arial"/>
          <w:b/>
          <w:sz w:val="20"/>
          <w:szCs w:val="20"/>
          <w:lang w:val="nl-BE"/>
        </w:rPr>
        <w:tab/>
        <w:t xml:space="preserve">7.Pd3+ </w:t>
      </w:r>
      <w:r>
        <w:rPr>
          <w:rFonts w:cs="Arial"/>
          <w:b/>
          <w:sz w:val="20"/>
          <w:szCs w:val="20"/>
          <w:lang w:val="nl-BE"/>
        </w:rPr>
        <w:tab/>
      </w:r>
      <w:r>
        <w:rPr>
          <w:rFonts w:cs="Arial"/>
          <w:b/>
          <w:sz w:val="20"/>
          <w:szCs w:val="20"/>
          <w:lang w:val="nl-BE"/>
        </w:rPr>
        <w:tab/>
        <w:t xml:space="preserve">Kd5 </w:t>
      </w:r>
    </w:p>
    <w:p w14:paraId="7455A84D" w14:textId="77777777" w:rsidR="006F3923" w:rsidRDefault="006F3923" w:rsidP="006F3923">
      <w:pPr>
        <w:jc w:val="both"/>
        <w:rPr>
          <w:rFonts w:cs="Arial"/>
          <w:b/>
          <w:sz w:val="20"/>
          <w:szCs w:val="20"/>
          <w:lang w:val="nl-BE"/>
        </w:rPr>
      </w:pPr>
      <w:r>
        <w:rPr>
          <w:rFonts w:cs="Arial"/>
          <w:b/>
          <w:sz w:val="20"/>
          <w:szCs w:val="20"/>
          <w:lang w:val="nl-BE"/>
        </w:rPr>
        <w:tab/>
        <w:t xml:space="preserve">8.Pxf2 </w:t>
      </w:r>
    </w:p>
    <w:p w14:paraId="152676D4" w14:textId="77777777" w:rsidR="006F3923" w:rsidRDefault="006F3923" w:rsidP="006F3923">
      <w:pPr>
        <w:jc w:val="both"/>
        <w:rPr>
          <w:rFonts w:cs="Arial"/>
          <w:sz w:val="20"/>
          <w:szCs w:val="20"/>
          <w:lang w:val="nl-BE"/>
        </w:rPr>
      </w:pPr>
      <w:r>
        <w:rPr>
          <w:rFonts w:cs="Arial"/>
          <w:sz w:val="20"/>
          <w:szCs w:val="20"/>
          <w:lang w:val="nl-BE"/>
        </w:rPr>
        <w:t xml:space="preserve">Een onverwachte damevangst. En wit wint na </w:t>
      </w:r>
    </w:p>
    <w:p w14:paraId="7FA9695F" w14:textId="77777777" w:rsidR="006F3923" w:rsidRDefault="006F3923" w:rsidP="006F3923">
      <w:pPr>
        <w:jc w:val="both"/>
        <w:rPr>
          <w:rFonts w:cs="Arial"/>
          <w:b/>
          <w:sz w:val="20"/>
          <w:szCs w:val="20"/>
          <w:lang w:val="nl-BE"/>
        </w:rPr>
      </w:pPr>
      <w:r>
        <w:rPr>
          <w:rFonts w:cs="Arial"/>
          <w:b/>
          <w:sz w:val="20"/>
          <w:szCs w:val="20"/>
          <w:lang w:val="nl-BE"/>
        </w:rPr>
        <w:tab/>
        <w:t>8…</w:t>
      </w:r>
      <w:r>
        <w:rPr>
          <w:rFonts w:cs="Arial"/>
          <w:b/>
          <w:sz w:val="20"/>
          <w:szCs w:val="20"/>
          <w:lang w:val="nl-BE"/>
        </w:rPr>
        <w:tab/>
      </w:r>
      <w:r>
        <w:rPr>
          <w:rFonts w:cs="Arial"/>
          <w:b/>
          <w:sz w:val="20"/>
          <w:szCs w:val="20"/>
          <w:lang w:val="nl-BE"/>
        </w:rPr>
        <w:tab/>
        <w:t xml:space="preserve">Pc6+ </w:t>
      </w:r>
    </w:p>
    <w:p w14:paraId="213C50DB" w14:textId="77777777" w:rsidR="006F3923" w:rsidRDefault="006F3923" w:rsidP="006F3923">
      <w:pPr>
        <w:jc w:val="both"/>
        <w:rPr>
          <w:rFonts w:cs="Arial"/>
          <w:b/>
          <w:sz w:val="20"/>
          <w:szCs w:val="20"/>
          <w:lang w:val="nl-BE"/>
        </w:rPr>
      </w:pPr>
      <w:r>
        <w:rPr>
          <w:rFonts w:cs="Arial"/>
          <w:b/>
          <w:sz w:val="20"/>
          <w:szCs w:val="20"/>
          <w:lang w:val="nl-BE"/>
        </w:rPr>
        <w:tab/>
        <w:t xml:space="preserve">9.Lxc6+ </w:t>
      </w:r>
      <w:r>
        <w:rPr>
          <w:rFonts w:cs="Arial"/>
          <w:b/>
          <w:sz w:val="20"/>
          <w:szCs w:val="20"/>
          <w:lang w:val="nl-BE"/>
        </w:rPr>
        <w:tab/>
        <w:t xml:space="preserve">Kxc6 </w:t>
      </w:r>
    </w:p>
    <w:p w14:paraId="21F6B867" w14:textId="77777777" w:rsidR="006F3923" w:rsidRDefault="006F3923" w:rsidP="006F3923">
      <w:pPr>
        <w:jc w:val="both"/>
        <w:rPr>
          <w:rFonts w:cs="Arial"/>
          <w:sz w:val="20"/>
          <w:szCs w:val="20"/>
          <w:lang w:val="nl-BE"/>
        </w:rPr>
      </w:pPr>
      <w:r>
        <w:rPr>
          <w:rFonts w:cs="Arial"/>
          <w:sz w:val="20"/>
          <w:szCs w:val="20"/>
          <w:lang w:val="nl-BE"/>
        </w:rPr>
        <w:t>met loper en</w:t>
      </w:r>
      <w:r>
        <w:rPr>
          <w:rFonts w:cs="Arial"/>
          <w:b/>
          <w:sz w:val="20"/>
          <w:szCs w:val="20"/>
          <w:lang w:val="nl-BE"/>
        </w:rPr>
        <w:t xml:space="preserve"> </w:t>
      </w:r>
      <w:r>
        <w:rPr>
          <w:rFonts w:cs="Arial"/>
          <w:sz w:val="20"/>
          <w:szCs w:val="20"/>
          <w:lang w:val="nl-BE"/>
        </w:rPr>
        <w:t>paard.</w:t>
      </w:r>
    </w:p>
    <w:p w14:paraId="110D0EE7" w14:textId="77777777" w:rsidR="006F3923" w:rsidRDefault="006F3923" w:rsidP="006F3923">
      <w:pPr>
        <w:jc w:val="both"/>
        <w:rPr>
          <w:rFonts w:cs="Arial"/>
          <w:sz w:val="20"/>
          <w:szCs w:val="20"/>
          <w:lang w:val="nl-BE"/>
        </w:rPr>
      </w:pPr>
    </w:p>
    <w:p w14:paraId="3D017255" w14:textId="77777777" w:rsidR="006F3923" w:rsidRDefault="00D7259F" w:rsidP="00D7259F">
      <w:pPr>
        <w:jc w:val="both"/>
        <w:rPr>
          <w:rFonts w:cs="Arial"/>
          <w:sz w:val="20"/>
          <w:szCs w:val="20"/>
          <w:lang w:val="nl-BE"/>
        </w:rPr>
      </w:pPr>
      <w:r>
        <w:rPr>
          <w:rFonts w:cs="Arial"/>
          <w:i/>
          <w:sz w:val="20"/>
          <w:szCs w:val="20"/>
          <w:lang w:val="nl-BE"/>
        </w:rPr>
        <w:t xml:space="preserve">“Spectaculair hoe het paard van </w:t>
      </w:r>
      <w:r w:rsidR="006F3923">
        <w:rPr>
          <w:rFonts w:cs="Arial"/>
          <w:i/>
          <w:sz w:val="20"/>
          <w:szCs w:val="20"/>
          <w:lang w:val="nl-BE"/>
        </w:rPr>
        <w:t>a8</w:t>
      </w:r>
      <w:r w:rsidR="00D04306">
        <w:rPr>
          <w:rFonts w:cs="Arial"/>
          <w:i/>
          <w:sz w:val="20"/>
          <w:szCs w:val="20"/>
          <w:lang w:val="nl-BE"/>
        </w:rPr>
        <w:t xml:space="preserve"> de dame op f2 veroverd.”</w:t>
      </w:r>
      <w:r w:rsidR="006F3923">
        <w:rPr>
          <w:rFonts w:cs="Arial"/>
          <w:i/>
          <w:sz w:val="20"/>
          <w:szCs w:val="20"/>
          <w:lang w:val="nl-BE"/>
        </w:rPr>
        <w:t xml:space="preserve"> </w:t>
      </w:r>
      <w:r w:rsidR="006F3923">
        <w:rPr>
          <w:rFonts w:cs="Arial"/>
          <w:sz w:val="20"/>
          <w:szCs w:val="20"/>
          <w:lang w:val="nl-BE"/>
        </w:rPr>
        <w:t>Aldus John Dubois.</w:t>
      </w:r>
    </w:p>
    <w:p w14:paraId="7B8C0C7A" w14:textId="77777777" w:rsidR="006F3923" w:rsidRDefault="006F3923" w:rsidP="006F3923">
      <w:pPr>
        <w:jc w:val="both"/>
        <w:rPr>
          <w:rFonts w:cs="Arial"/>
          <w:sz w:val="20"/>
          <w:szCs w:val="20"/>
          <w:lang w:val="nl-BE"/>
        </w:rPr>
      </w:pPr>
    </w:p>
    <w:p w14:paraId="46C7B036" w14:textId="77777777" w:rsidR="006F3923" w:rsidRDefault="006F3923" w:rsidP="006F3923">
      <w:pPr>
        <w:jc w:val="both"/>
        <w:rPr>
          <w:rFonts w:cs="Arial"/>
          <w:i/>
          <w:sz w:val="20"/>
          <w:szCs w:val="20"/>
          <w:lang w:val="nl-BE"/>
        </w:rPr>
      </w:pPr>
      <w:r>
        <w:rPr>
          <w:rFonts w:cs="Arial"/>
          <w:sz w:val="20"/>
          <w:szCs w:val="20"/>
          <w:lang w:val="nl-BE"/>
        </w:rPr>
        <w:t>En Fernand Joseph schreef :</w:t>
      </w:r>
      <w:r>
        <w:rPr>
          <w:rFonts w:cs="Arial"/>
          <w:i/>
          <w:sz w:val="20"/>
          <w:szCs w:val="20"/>
          <w:lang w:val="nl-BE"/>
        </w:rPr>
        <w:t>’’Tot twee keer toe een verlokkelijke maar vergiftigde damepromotie, met als gevolg een verrassende paardpromotie.’’</w:t>
      </w:r>
    </w:p>
    <w:p w14:paraId="75BFE640" w14:textId="77777777" w:rsidR="006F3923" w:rsidRDefault="006F3923" w:rsidP="006F3923">
      <w:pPr>
        <w:widowControl/>
        <w:autoSpaceDE/>
        <w:autoSpaceDN/>
        <w:adjustRightInd/>
        <w:rPr>
          <w:rFonts w:cs="Arial"/>
          <w:i/>
          <w:sz w:val="20"/>
          <w:szCs w:val="20"/>
          <w:lang w:val="nl-BE"/>
        </w:rPr>
        <w:sectPr w:rsidR="006F3923">
          <w:type w:val="continuous"/>
          <w:pgSz w:w="8392" w:h="11907"/>
          <w:pgMar w:top="1134" w:right="567" w:bottom="1134" w:left="567" w:header="709" w:footer="709" w:gutter="567"/>
          <w:cols w:num="2" w:space="567"/>
        </w:sectPr>
      </w:pPr>
    </w:p>
    <w:p w14:paraId="5DF10EE6" w14:textId="77777777" w:rsidR="006F3923" w:rsidRDefault="006F3923" w:rsidP="006F3923">
      <w:pPr>
        <w:jc w:val="both"/>
        <w:rPr>
          <w:lang w:val="nl-BE"/>
        </w:rPr>
      </w:pPr>
    </w:p>
    <w:p w14:paraId="03D56BE5" w14:textId="77777777" w:rsidR="006F3923" w:rsidRDefault="006F3923" w:rsidP="006F3923">
      <w:pPr>
        <w:spacing w:line="190" w:lineRule="exact"/>
        <w:jc w:val="center"/>
        <w:rPr>
          <w:b/>
          <w:sz w:val="20"/>
          <w:szCs w:val="20"/>
          <w:lang w:val="nl-BE" w:eastAsia="nl-BE"/>
        </w:rPr>
      </w:pPr>
      <w:r>
        <w:rPr>
          <w:rFonts w:cs="Arial"/>
          <w:sz w:val="20"/>
          <w:szCs w:val="20"/>
          <w:lang w:val="nl-BE"/>
        </w:rPr>
        <w:br w:type="page"/>
      </w:r>
      <w:r w:rsidR="00993226">
        <w:rPr>
          <w:b/>
          <w:sz w:val="20"/>
          <w:szCs w:val="20"/>
          <w:lang w:val="nl-BE" w:eastAsia="nl-BE"/>
        </w:rPr>
        <w:lastRenderedPageBreak/>
        <w:t xml:space="preserve">- </w:t>
      </w:r>
      <w:r w:rsidR="0090165F">
        <w:rPr>
          <w:b/>
          <w:sz w:val="20"/>
          <w:szCs w:val="20"/>
          <w:lang w:val="nl-BE" w:eastAsia="nl-BE"/>
        </w:rPr>
        <w:t>185</w:t>
      </w:r>
      <w:r>
        <w:rPr>
          <w:b/>
          <w:sz w:val="20"/>
          <w:szCs w:val="20"/>
          <w:lang w:val="nl-BE" w:eastAsia="nl-BE"/>
        </w:rPr>
        <w:t xml:space="preserve"> -</w:t>
      </w:r>
    </w:p>
    <w:p w14:paraId="2D98D79B" w14:textId="77777777" w:rsidR="006F3923" w:rsidRDefault="006F3923" w:rsidP="006F3923">
      <w:pPr>
        <w:spacing w:line="190" w:lineRule="exact"/>
        <w:jc w:val="center"/>
        <w:rPr>
          <w:rFonts w:cs="Arial"/>
          <w:b/>
          <w:i/>
          <w:sz w:val="20"/>
          <w:szCs w:val="20"/>
          <w:lang w:val="nl-BE"/>
        </w:rPr>
      </w:pPr>
    </w:p>
    <w:p w14:paraId="5B941D9D" w14:textId="77777777" w:rsidR="006F3923" w:rsidRDefault="006F3923" w:rsidP="006F3923">
      <w:pPr>
        <w:pStyle w:val="03aText"/>
        <w:spacing w:line="480" w:lineRule="auto"/>
        <w:jc w:val="center"/>
        <w:rPr>
          <w:i/>
          <w:lang w:val="nl-BE" w:eastAsia="nl-BE"/>
        </w:rPr>
      </w:pPr>
      <w:r>
        <w:rPr>
          <w:i/>
          <w:lang w:val="nl-BE" w:eastAsia="nl-BE"/>
        </w:rPr>
        <w:t xml:space="preserve">Jan Timman- 50 JT, </w:t>
      </w:r>
      <w:r>
        <w:rPr>
          <w:lang w:val="nl-BE" w:eastAsia="nl-BE"/>
        </w:rPr>
        <w:t>2002</w:t>
      </w:r>
    </w:p>
    <w:p w14:paraId="5C40F4BD" w14:textId="77777777" w:rsidR="006F3923" w:rsidRPr="000B6BA2" w:rsidRDefault="006F3923" w:rsidP="006F3923">
      <w:pPr>
        <w:pStyle w:val="03aText"/>
        <w:jc w:val="center"/>
        <w:rPr>
          <w:i/>
          <w:lang w:val="nl-BE"/>
        </w:rPr>
      </w:pPr>
      <w:r>
        <w:object w:dxaOrig="4579" w:dyaOrig="4577" w14:anchorId="70CC59FE">
          <v:shape id="_x0000_i1200" type="#_x0000_t75" style="width:153.4pt;height:154.5pt" o:ole="">
            <v:imagedata r:id="rId371" o:title=""/>
          </v:shape>
          <o:OLEObject Type="Embed" ProgID="CorelDRAW.Graphic.12" ShapeID="_x0000_i1200" DrawAspect="Content" ObjectID="_1587467593" r:id="rId372"/>
        </w:object>
      </w:r>
    </w:p>
    <w:p w14:paraId="42F9D54B" w14:textId="77777777" w:rsidR="006F3923" w:rsidRDefault="006F3923" w:rsidP="006F3923">
      <w:pPr>
        <w:pStyle w:val="03aText"/>
        <w:jc w:val="center"/>
        <w:rPr>
          <w:lang w:val="nl-BE"/>
        </w:rPr>
      </w:pPr>
    </w:p>
    <w:p w14:paraId="057887E6" w14:textId="77777777" w:rsidR="006F3923" w:rsidRDefault="006F3923" w:rsidP="006F3923">
      <w:pPr>
        <w:pStyle w:val="03aText"/>
        <w:rPr>
          <w:b/>
          <w:lang w:val="nl-BE"/>
        </w:rPr>
      </w:pPr>
      <w:r>
        <w:rPr>
          <w:b/>
          <w:sz w:val="24"/>
          <w:szCs w:val="24"/>
          <w:lang w:val="nl-BE"/>
        </w:rPr>
        <w:t>=</w:t>
      </w:r>
      <w:r>
        <w:rPr>
          <w:b/>
          <w:lang w:val="nl-BE"/>
        </w:rPr>
        <w:t xml:space="preserve">                               </w:t>
      </w:r>
      <w:r>
        <w:rPr>
          <w:lang w:val="nl-BE"/>
        </w:rPr>
        <w:t>0311.02 f3d8</w:t>
      </w:r>
    </w:p>
    <w:p w14:paraId="7C023A5F" w14:textId="77777777" w:rsidR="006F3923" w:rsidRDefault="006F3923" w:rsidP="006F3923">
      <w:pPr>
        <w:pStyle w:val="03aText"/>
        <w:rPr>
          <w:b/>
          <w:lang w:val="nl-BE"/>
        </w:rPr>
      </w:pPr>
    </w:p>
    <w:p w14:paraId="7C865B13" w14:textId="77777777" w:rsidR="00F32BD3" w:rsidRDefault="006F3923" w:rsidP="00315644">
      <w:pPr>
        <w:pStyle w:val="03aText"/>
        <w:rPr>
          <w:lang w:val="nl-BE"/>
        </w:rPr>
      </w:pPr>
      <w:r>
        <w:rPr>
          <w:lang w:val="nl-BE"/>
        </w:rPr>
        <w:t>Er dreigt een zwarte damepromo-tie</w:t>
      </w:r>
      <w:r w:rsidR="00F32BD3">
        <w:rPr>
          <w:lang w:val="nl-BE"/>
        </w:rPr>
        <w:t xml:space="preserve"> met schaak.</w:t>
      </w:r>
    </w:p>
    <w:p w14:paraId="4960DED0" w14:textId="77777777" w:rsidR="006F3923" w:rsidRDefault="006F3923" w:rsidP="00315644">
      <w:pPr>
        <w:pStyle w:val="03aText"/>
        <w:rPr>
          <w:lang w:val="nl-BE"/>
        </w:rPr>
      </w:pPr>
      <w:r>
        <w:rPr>
          <w:lang w:val="nl-BE"/>
        </w:rPr>
        <w:t>1.Ke2? faalt op 1..Txd4 2</w:t>
      </w:r>
      <w:r w:rsidR="00F32BD3">
        <w:rPr>
          <w:lang w:val="nl-BE"/>
        </w:rPr>
        <w:t>.Kd1 a5 en deze pion loopt door, b</w:t>
      </w:r>
      <w:r>
        <w:rPr>
          <w:lang w:val="nl-BE"/>
        </w:rPr>
        <w:t>ijvoor</w:t>
      </w:r>
      <w:r w:rsidR="00F32BD3">
        <w:rPr>
          <w:lang w:val="nl-BE"/>
        </w:rPr>
        <w:t>-</w:t>
      </w:r>
      <w:r>
        <w:rPr>
          <w:lang w:val="nl-BE"/>
        </w:rPr>
        <w:t>beeld: 3.La7 Td5 4.Lb6+ Kd7 5.Le3 a4 6.Lxd2 a3 7.</w:t>
      </w:r>
      <w:r w:rsidR="00315644">
        <w:rPr>
          <w:lang w:val="nl-BE"/>
        </w:rPr>
        <w:t xml:space="preserve">Kc2 Txd2 8.Kxd2 a2 </w:t>
      </w:r>
      <w:r>
        <w:rPr>
          <w:lang w:val="nl-BE"/>
        </w:rPr>
        <w:t>met winst. Daarom eerst:</w:t>
      </w:r>
    </w:p>
    <w:p w14:paraId="2450B598" w14:textId="77777777" w:rsidR="006F3923" w:rsidRPr="00882CF8" w:rsidRDefault="006F3923" w:rsidP="006F3923">
      <w:pPr>
        <w:pStyle w:val="03aText"/>
        <w:rPr>
          <w:b/>
          <w:lang w:val="nl-BE"/>
        </w:rPr>
      </w:pPr>
      <w:r>
        <w:rPr>
          <w:lang w:val="nl-BE"/>
        </w:rPr>
        <w:tab/>
      </w:r>
      <w:r w:rsidR="00882CF8">
        <w:rPr>
          <w:b/>
          <w:lang w:val="nl-BE"/>
        </w:rPr>
        <w:t>1.Pc6+</w:t>
      </w:r>
      <w:r>
        <w:rPr>
          <w:b/>
          <w:lang w:val="nl-BE"/>
        </w:rPr>
        <w:tab/>
      </w:r>
      <w:r>
        <w:rPr>
          <w:b/>
          <w:lang w:val="nl-BE"/>
        </w:rPr>
        <w:tab/>
        <w:t>Kd7</w:t>
      </w:r>
    </w:p>
    <w:p w14:paraId="47534E80" w14:textId="77777777" w:rsidR="006F3923" w:rsidRDefault="00315644" w:rsidP="006F3923">
      <w:pPr>
        <w:pStyle w:val="03aText"/>
        <w:rPr>
          <w:lang w:val="nl-BE"/>
        </w:rPr>
      </w:pPr>
      <w:r>
        <w:rPr>
          <w:lang w:val="nl-BE"/>
        </w:rPr>
        <w:t>1...Kc8</w:t>
      </w:r>
      <w:r w:rsidR="00307BD8">
        <w:rPr>
          <w:lang w:val="nl-BE"/>
        </w:rPr>
        <w:t>?</w:t>
      </w:r>
      <w:r>
        <w:rPr>
          <w:lang w:val="nl-BE"/>
        </w:rPr>
        <w:t xml:space="preserve"> 2.Ke2 Tg2+ 3.Kd1 K</w:t>
      </w:r>
      <w:r w:rsidR="006F3923">
        <w:rPr>
          <w:lang w:val="nl-BE"/>
        </w:rPr>
        <w:t>b7 4.Lxa7 Kxc6 5.Le3 en 6.Lxd2.</w:t>
      </w:r>
      <w:r w:rsidR="004F5400">
        <w:rPr>
          <w:lang w:val="nl-BE"/>
        </w:rPr>
        <w:t xml:space="preserve"> </w:t>
      </w:r>
      <w:r w:rsidR="006F3923">
        <w:rPr>
          <w:lang w:val="nl-BE"/>
        </w:rPr>
        <w:t>Of hier 3...a5 4.Pxa5 Kxb8 5.Pc4 en 6.Pxd2.</w:t>
      </w:r>
    </w:p>
    <w:p w14:paraId="61F76CE0" w14:textId="77777777" w:rsidR="006F3923" w:rsidRDefault="006F3923" w:rsidP="006F3923">
      <w:pPr>
        <w:pStyle w:val="03aText"/>
        <w:rPr>
          <w:b/>
          <w:lang w:val="nl-BE"/>
        </w:rPr>
      </w:pPr>
      <w:r>
        <w:rPr>
          <w:b/>
          <w:lang w:val="nl-BE"/>
        </w:rPr>
        <w:tab/>
        <w:t>2.Ke2</w:t>
      </w:r>
    </w:p>
    <w:p w14:paraId="6C18A830" w14:textId="77777777" w:rsidR="006F3923" w:rsidRPr="00F32BD3" w:rsidRDefault="00882CF8" w:rsidP="00F32BD3">
      <w:pPr>
        <w:pStyle w:val="03aText"/>
        <w:rPr>
          <w:lang w:val="nl-BE"/>
        </w:rPr>
      </w:pPr>
      <w:r>
        <w:rPr>
          <w:lang w:val="nl-BE"/>
        </w:rPr>
        <w:t xml:space="preserve">Maar niet: </w:t>
      </w:r>
      <w:r w:rsidR="006F3923">
        <w:rPr>
          <w:lang w:val="nl-BE"/>
        </w:rPr>
        <w:t xml:space="preserve">2.Pe5+? Kc8 3.Ke2 Tg2+ </w:t>
      </w:r>
      <w:r w:rsidR="00C210FA">
        <w:rPr>
          <w:lang w:val="nl-BE"/>
        </w:rPr>
        <w:t>4.</w:t>
      </w:r>
      <w:r w:rsidR="006F3923">
        <w:rPr>
          <w:lang w:val="nl-BE"/>
        </w:rPr>
        <w:t>Kd1</w:t>
      </w:r>
      <w:r w:rsidR="00C210FA">
        <w:rPr>
          <w:lang w:val="nl-BE"/>
        </w:rPr>
        <w:t xml:space="preserve"> </w:t>
      </w:r>
      <w:r w:rsidR="006F3923">
        <w:rPr>
          <w:lang w:val="nl-BE"/>
        </w:rPr>
        <w:t>Kxb8 5.Pc4, maar zwart wint met een pion extra.</w:t>
      </w:r>
    </w:p>
    <w:p w14:paraId="08F918FA" w14:textId="77777777" w:rsidR="006F3923" w:rsidRDefault="006F3923" w:rsidP="00F32BD3">
      <w:pPr>
        <w:pStyle w:val="03aText"/>
        <w:ind w:firstLine="708"/>
        <w:rPr>
          <w:lang w:val="nl-BE"/>
        </w:rPr>
      </w:pPr>
      <w:r>
        <w:rPr>
          <w:b/>
          <w:lang w:val="nl-BE"/>
        </w:rPr>
        <w:t>2...</w:t>
      </w:r>
      <w:r>
        <w:rPr>
          <w:b/>
          <w:lang w:val="nl-BE"/>
        </w:rPr>
        <w:tab/>
        <w:t xml:space="preserve">   </w:t>
      </w:r>
      <w:r>
        <w:rPr>
          <w:b/>
          <w:lang w:val="nl-BE"/>
        </w:rPr>
        <w:tab/>
        <w:t xml:space="preserve"> Kxc6</w:t>
      </w:r>
    </w:p>
    <w:p w14:paraId="573FD2B6" w14:textId="77777777" w:rsidR="006F3923" w:rsidRDefault="00F32BD3" w:rsidP="00EC6C2E">
      <w:pPr>
        <w:pStyle w:val="03aText"/>
        <w:rPr>
          <w:b/>
          <w:lang w:val="nl-BE"/>
        </w:rPr>
      </w:pPr>
      <w:r>
        <w:rPr>
          <w:b/>
          <w:lang w:val="nl-BE"/>
        </w:rPr>
        <w:t xml:space="preserve">         </w:t>
      </w:r>
      <w:r>
        <w:rPr>
          <w:b/>
          <w:lang w:val="nl-BE"/>
        </w:rPr>
        <w:tab/>
      </w:r>
      <w:r w:rsidR="006F3923">
        <w:rPr>
          <w:b/>
          <w:lang w:val="nl-BE"/>
        </w:rPr>
        <w:t xml:space="preserve">3.Lxa7  </w:t>
      </w:r>
      <w:r w:rsidR="006F3923">
        <w:rPr>
          <w:b/>
          <w:lang w:val="nl-BE"/>
        </w:rPr>
        <w:tab/>
        <w:t xml:space="preserve"> Tg2+</w:t>
      </w:r>
    </w:p>
    <w:p w14:paraId="46836A2E" w14:textId="77777777" w:rsidR="00F32BD3" w:rsidRDefault="00215A82" w:rsidP="00215A82">
      <w:pPr>
        <w:pStyle w:val="03aText"/>
        <w:rPr>
          <w:b/>
          <w:lang w:val="nl-BE"/>
        </w:rPr>
      </w:pPr>
      <w:r>
        <w:rPr>
          <w:b/>
          <w:lang w:val="nl-BE"/>
        </w:rPr>
        <w:t xml:space="preserve">            </w:t>
      </w:r>
      <w:r w:rsidR="006F3923">
        <w:rPr>
          <w:b/>
          <w:lang w:val="nl-BE"/>
        </w:rPr>
        <w:t xml:space="preserve"> </w:t>
      </w:r>
    </w:p>
    <w:p w14:paraId="3A8D4D4A" w14:textId="77777777" w:rsidR="00F32BD3" w:rsidRDefault="00F32BD3" w:rsidP="00215A82">
      <w:pPr>
        <w:pStyle w:val="03aText"/>
        <w:rPr>
          <w:b/>
          <w:lang w:val="nl-BE"/>
        </w:rPr>
      </w:pPr>
    </w:p>
    <w:p w14:paraId="59DADCE8" w14:textId="77777777" w:rsidR="00F32BD3" w:rsidRDefault="00F32BD3" w:rsidP="00215A82">
      <w:pPr>
        <w:pStyle w:val="03aText"/>
        <w:rPr>
          <w:b/>
          <w:lang w:val="nl-BE"/>
        </w:rPr>
      </w:pPr>
    </w:p>
    <w:p w14:paraId="3C59A5FF" w14:textId="77777777" w:rsidR="00F32BD3" w:rsidRDefault="00F32BD3" w:rsidP="00215A82">
      <w:pPr>
        <w:pStyle w:val="03aText"/>
        <w:rPr>
          <w:b/>
          <w:lang w:val="nl-BE"/>
        </w:rPr>
      </w:pPr>
    </w:p>
    <w:p w14:paraId="5641E8D3" w14:textId="77777777" w:rsidR="00781784" w:rsidRDefault="00781784" w:rsidP="00215A82">
      <w:pPr>
        <w:pStyle w:val="03aText"/>
        <w:rPr>
          <w:b/>
          <w:lang w:val="nl-BE"/>
        </w:rPr>
      </w:pPr>
    </w:p>
    <w:p w14:paraId="398DC18B" w14:textId="77777777" w:rsidR="00F32BD3" w:rsidRDefault="00F32BD3" w:rsidP="00215A82">
      <w:pPr>
        <w:pStyle w:val="03aText"/>
        <w:rPr>
          <w:b/>
          <w:lang w:val="nl-BE"/>
        </w:rPr>
      </w:pPr>
    </w:p>
    <w:p w14:paraId="0E46B1A3" w14:textId="77777777" w:rsidR="006F3923" w:rsidRDefault="006F3923" w:rsidP="00F32BD3">
      <w:pPr>
        <w:pStyle w:val="03aText"/>
        <w:ind w:firstLine="708"/>
        <w:rPr>
          <w:b/>
          <w:lang w:val="nl-BE"/>
        </w:rPr>
      </w:pPr>
      <w:r>
        <w:rPr>
          <w:b/>
          <w:lang w:val="nl-BE"/>
        </w:rPr>
        <w:t>4.Kd1</w:t>
      </w:r>
      <w:r>
        <w:rPr>
          <w:b/>
          <w:lang w:val="nl-BE"/>
        </w:rPr>
        <w:tab/>
        <w:t xml:space="preserve">     </w:t>
      </w:r>
      <w:r>
        <w:rPr>
          <w:b/>
          <w:lang w:val="nl-BE"/>
        </w:rPr>
        <w:tab/>
        <w:t xml:space="preserve"> Kb5</w:t>
      </w:r>
    </w:p>
    <w:p w14:paraId="49198046" w14:textId="77777777" w:rsidR="006F3923" w:rsidRDefault="006F3923" w:rsidP="006F3923">
      <w:pPr>
        <w:pStyle w:val="03aText"/>
        <w:rPr>
          <w:lang w:val="nl-BE"/>
        </w:rPr>
      </w:pPr>
      <w:r>
        <w:rPr>
          <w:lang w:val="nl-BE"/>
        </w:rPr>
        <w:t>De zwarte koning dreigt hulp te gaan bieden en de énige goede zet luidt nu:</w:t>
      </w:r>
    </w:p>
    <w:p w14:paraId="725AD0E6" w14:textId="77777777" w:rsidR="006F3923" w:rsidRDefault="006F3923" w:rsidP="006F3923">
      <w:pPr>
        <w:pStyle w:val="03aText"/>
        <w:rPr>
          <w:b/>
          <w:lang w:val="nl-BE"/>
        </w:rPr>
      </w:pPr>
      <w:r>
        <w:rPr>
          <w:lang w:val="nl-BE"/>
        </w:rPr>
        <w:t xml:space="preserve">             </w:t>
      </w:r>
      <w:r>
        <w:rPr>
          <w:b/>
          <w:lang w:val="nl-BE"/>
        </w:rPr>
        <w:t>5.Kc2</w:t>
      </w:r>
    </w:p>
    <w:p w14:paraId="210CEEBC" w14:textId="77777777" w:rsidR="006F3923" w:rsidRDefault="006F3923" w:rsidP="006F3923">
      <w:pPr>
        <w:pStyle w:val="03aText"/>
        <w:rPr>
          <w:lang w:val="nl-BE"/>
        </w:rPr>
      </w:pPr>
      <w:r>
        <w:rPr>
          <w:lang w:val="nl-BE"/>
        </w:rPr>
        <w:t xml:space="preserve">Niet goed is bijvoorbeeld: </w:t>
      </w:r>
    </w:p>
    <w:p w14:paraId="082F5A6C" w14:textId="77777777" w:rsidR="006F3923" w:rsidRDefault="006F3923" w:rsidP="0038155E">
      <w:pPr>
        <w:pStyle w:val="03aText"/>
        <w:numPr>
          <w:ilvl w:val="0"/>
          <w:numId w:val="87"/>
        </w:numPr>
        <w:rPr>
          <w:lang w:val="nl-BE"/>
        </w:rPr>
      </w:pPr>
      <w:r>
        <w:rPr>
          <w:lang w:val="nl-BE"/>
        </w:rPr>
        <w:t xml:space="preserve">5.Lb8? Kc4 6.Kc2 Te2 7Lf4 d1D+ Kxd1 Kd3 en zwart wint. Of:  </w:t>
      </w:r>
    </w:p>
    <w:p w14:paraId="1BAC9696" w14:textId="77777777" w:rsidR="006F3923" w:rsidRDefault="006F3923" w:rsidP="0038155E">
      <w:pPr>
        <w:pStyle w:val="03aText"/>
        <w:numPr>
          <w:ilvl w:val="0"/>
          <w:numId w:val="87"/>
        </w:numPr>
        <w:rPr>
          <w:lang w:val="nl-BE"/>
        </w:rPr>
      </w:pPr>
      <w:r>
        <w:rPr>
          <w:lang w:val="nl-BE"/>
        </w:rPr>
        <w:t xml:space="preserve">5.Le3? Kc4 6.Lxd2 Kd3, of hier 6.Kc2 d1D 7.Kxd1 Kd3. Of nog: </w:t>
      </w:r>
    </w:p>
    <w:p w14:paraId="4719B88E" w14:textId="77777777" w:rsidR="006F3923" w:rsidRDefault="006F3923" w:rsidP="0038155E">
      <w:pPr>
        <w:pStyle w:val="03aText"/>
        <w:numPr>
          <w:ilvl w:val="0"/>
          <w:numId w:val="87"/>
        </w:numPr>
        <w:rPr>
          <w:lang w:val="nl-BE"/>
        </w:rPr>
      </w:pPr>
      <w:r>
        <w:rPr>
          <w:lang w:val="nl-BE"/>
        </w:rPr>
        <w:t>5.Ld4? Kc4 6.L~ Kd3, telkens met winst voor zwart.</w:t>
      </w:r>
    </w:p>
    <w:p w14:paraId="40CA050A" w14:textId="77777777" w:rsidR="006F3923" w:rsidRDefault="006F3923" w:rsidP="006F3923">
      <w:pPr>
        <w:pStyle w:val="03aText"/>
        <w:rPr>
          <w:b/>
          <w:lang w:val="nl-BE"/>
        </w:rPr>
      </w:pPr>
      <w:r>
        <w:rPr>
          <w:lang w:val="nl-BE"/>
        </w:rPr>
        <w:t xml:space="preserve">             </w:t>
      </w:r>
      <w:r>
        <w:rPr>
          <w:b/>
          <w:lang w:val="nl-BE"/>
        </w:rPr>
        <w:t>5...</w:t>
      </w:r>
      <w:r>
        <w:rPr>
          <w:b/>
          <w:lang w:val="nl-BE"/>
        </w:rPr>
        <w:tab/>
      </w:r>
      <w:r>
        <w:rPr>
          <w:b/>
          <w:lang w:val="nl-BE"/>
        </w:rPr>
        <w:tab/>
        <w:t>Kc4</w:t>
      </w:r>
    </w:p>
    <w:p w14:paraId="2130283A" w14:textId="77777777" w:rsidR="006F3923" w:rsidRDefault="006F3923" w:rsidP="006F3923">
      <w:pPr>
        <w:pStyle w:val="03aText"/>
        <w:rPr>
          <w:b/>
          <w:lang w:val="nl-BE"/>
        </w:rPr>
      </w:pPr>
      <w:r>
        <w:rPr>
          <w:b/>
          <w:lang w:val="nl-BE"/>
        </w:rPr>
        <w:t xml:space="preserve">             6.Lb6</w:t>
      </w:r>
    </w:p>
    <w:p w14:paraId="4F83F982" w14:textId="77777777" w:rsidR="006F3923" w:rsidRDefault="006F3923" w:rsidP="006F3923">
      <w:pPr>
        <w:pStyle w:val="03aText"/>
        <w:rPr>
          <w:lang w:val="nl-BE"/>
        </w:rPr>
      </w:pPr>
      <w:r>
        <w:rPr>
          <w:lang w:val="nl-BE"/>
        </w:rPr>
        <w:t>De witte loper wacht geduldig af, want andere loperzetten, zoals bij-voorbeeld</w:t>
      </w:r>
      <w:r>
        <w:rPr>
          <w:i/>
          <w:lang w:val="nl-BE"/>
        </w:rPr>
        <w:t xml:space="preserve"> </w:t>
      </w:r>
      <w:r>
        <w:rPr>
          <w:lang w:val="nl-BE"/>
        </w:rPr>
        <w:t>6.Le3? d1D+ 7.Kxd1 Kd3 enzovoort, falen;</w:t>
      </w:r>
    </w:p>
    <w:p w14:paraId="1507D229" w14:textId="77777777" w:rsidR="006F3923" w:rsidRDefault="006F3923" w:rsidP="006F3923">
      <w:pPr>
        <w:pStyle w:val="03aText"/>
        <w:rPr>
          <w:b/>
          <w:lang w:val="nl-BE"/>
        </w:rPr>
      </w:pPr>
      <w:r>
        <w:rPr>
          <w:lang w:val="nl-BE"/>
        </w:rPr>
        <w:t xml:space="preserve">             </w:t>
      </w:r>
      <w:r>
        <w:rPr>
          <w:b/>
          <w:lang w:val="nl-BE"/>
        </w:rPr>
        <w:t>6...</w:t>
      </w:r>
      <w:r>
        <w:rPr>
          <w:b/>
          <w:lang w:val="nl-BE"/>
        </w:rPr>
        <w:tab/>
      </w:r>
      <w:r>
        <w:rPr>
          <w:b/>
          <w:lang w:val="nl-BE"/>
        </w:rPr>
        <w:tab/>
        <w:t>Te2</w:t>
      </w:r>
    </w:p>
    <w:p w14:paraId="681631E1" w14:textId="77777777" w:rsidR="006F3923" w:rsidRDefault="006F3923" w:rsidP="006F3923">
      <w:pPr>
        <w:pStyle w:val="03aText"/>
        <w:rPr>
          <w:b/>
          <w:lang w:val="nl-BE"/>
        </w:rPr>
      </w:pPr>
      <w:r>
        <w:rPr>
          <w:b/>
          <w:lang w:val="nl-BE"/>
        </w:rPr>
        <w:t xml:space="preserve">             7.La5</w:t>
      </w:r>
    </w:p>
    <w:p w14:paraId="36846D6A" w14:textId="77777777" w:rsidR="006F3923" w:rsidRDefault="006F3923" w:rsidP="006F3923">
      <w:pPr>
        <w:pStyle w:val="03aText"/>
        <w:rPr>
          <w:lang w:val="nl-BE"/>
        </w:rPr>
      </w:pPr>
      <w:r>
        <w:rPr>
          <w:lang w:val="nl-BE"/>
        </w:rPr>
        <w:t>Ook hier falen andere loperzetten:  7.La7?, 7.Lc7?, 7.Ld8? of 7.Lg1?, d1D+ 8.Kxd1 Kd3, enzovoort.</w:t>
      </w:r>
    </w:p>
    <w:p w14:paraId="11664BD6" w14:textId="77777777" w:rsidR="006F3923" w:rsidRDefault="006F3923" w:rsidP="006F3923">
      <w:pPr>
        <w:pStyle w:val="03aText"/>
        <w:rPr>
          <w:b/>
        </w:rPr>
      </w:pPr>
      <w:r>
        <w:rPr>
          <w:lang w:val="nl-BE"/>
        </w:rPr>
        <w:t xml:space="preserve">             </w:t>
      </w:r>
      <w:r>
        <w:rPr>
          <w:b/>
        </w:rPr>
        <w:t>7...</w:t>
      </w:r>
      <w:r>
        <w:rPr>
          <w:b/>
        </w:rPr>
        <w:tab/>
      </w:r>
      <w:r>
        <w:rPr>
          <w:b/>
        </w:rPr>
        <w:tab/>
        <w:t>d1D+</w:t>
      </w:r>
    </w:p>
    <w:p w14:paraId="1C77F96E" w14:textId="77777777" w:rsidR="006F3923" w:rsidRDefault="006F3923" w:rsidP="006F3923">
      <w:pPr>
        <w:pStyle w:val="03aText"/>
        <w:rPr>
          <w:b/>
        </w:rPr>
      </w:pPr>
      <w:r>
        <w:rPr>
          <w:b/>
        </w:rPr>
        <w:t xml:space="preserve">             8.Kxd1</w:t>
      </w:r>
      <w:r>
        <w:rPr>
          <w:b/>
        </w:rPr>
        <w:tab/>
      </w:r>
      <w:r>
        <w:rPr>
          <w:b/>
        </w:rPr>
        <w:tab/>
        <w:t>Kd3</w:t>
      </w:r>
    </w:p>
    <w:p w14:paraId="41A8BCA4" w14:textId="77777777" w:rsidR="006F3923" w:rsidRDefault="001F7AD5" w:rsidP="006F3923">
      <w:pPr>
        <w:pStyle w:val="03aText"/>
        <w:rPr>
          <w:b/>
        </w:rPr>
      </w:pPr>
      <w:r>
        <w:rPr>
          <w:b/>
        </w:rPr>
        <w:t xml:space="preserve">             9.Kc1</w:t>
      </w:r>
      <w:r>
        <w:rPr>
          <w:b/>
        </w:rPr>
        <w:tab/>
      </w:r>
      <w:r>
        <w:rPr>
          <w:b/>
        </w:rPr>
        <w:tab/>
        <w:t>T</w:t>
      </w:r>
      <w:r w:rsidR="006F3923">
        <w:rPr>
          <w:b/>
        </w:rPr>
        <w:t>a2</w:t>
      </w:r>
    </w:p>
    <w:p w14:paraId="0159A497" w14:textId="77777777" w:rsidR="006F3923" w:rsidRDefault="006F3923" w:rsidP="006F3923">
      <w:pPr>
        <w:pStyle w:val="03aText"/>
        <w:rPr>
          <w:b/>
        </w:rPr>
      </w:pPr>
      <w:r>
        <w:t>9...Tc2+ 10.Kb1, remise.</w:t>
      </w:r>
    </w:p>
    <w:p w14:paraId="670BF37E" w14:textId="77777777" w:rsidR="006F3923" w:rsidRDefault="006F3923" w:rsidP="006F3923">
      <w:pPr>
        <w:pStyle w:val="03aText"/>
        <w:rPr>
          <w:b/>
          <w:lang w:val="nl-BE"/>
        </w:rPr>
      </w:pPr>
      <w:r>
        <w:t xml:space="preserve">           </w:t>
      </w:r>
      <w:r>
        <w:rPr>
          <w:b/>
          <w:lang w:val="nl-BE"/>
        </w:rPr>
        <w:t>10.Lb4</w:t>
      </w:r>
    </w:p>
    <w:p w14:paraId="50892348" w14:textId="77777777" w:rsidR="006F3923" w:rsidRDefault="006F3923" w:rsidP="006F3923">
      <w:pPr>
        <w:pStyle w:val="03aText"/>
        <w:rPr>
          <w:lang w:val="nl-BE"/>
        </w:rPr>
      </w:pPr>
      <w:r>
        <w:rPr>
          <w:lang w:val="nl-BE"/>
        </w:rPr>
        <w:t>Weerom de énige goede loperzet.</w:t>
      </w:r>
    </w:p>
    <w:p w14:paraId="381B65C9" w14:textId="77777777" w:rsidR="006F3923" w:rsidRDefault="006F3923" w:rsidP="006F3923">
      <w:pPr>
        <w:pStyle w:val="03aText"/>
        <w:rPr>
          <w:b/>
          <w:lang w:val="nl-BE"/>
        </w:rPr>
      </w:pPr>
      <w:r>
        <w:rPr>
          <w:lang w:val="nl-BE"/>
        </w:rPr>
        <w:t xml:space="preserve">           </w:t>
      </w:r>
      <w:r>
        <w:rPr>
          <w:b/>
          <w:lang w:val="nl-BE"/>
        </w:rPr>
        <w:t>10...</w:t>
      </w:r>
      <w:r>
        <w:rPr>
          <w:b/>
          <w:lang w:val="nl-BE"/>
        </w:rPr>
        <w:tab/>
      </w:r>
      <w:r>
        <w:rPr>
          <w:b/>
          <w:lang w:val="nl-BE"/>
        </w:rPr>
        <w:tab/>
        <w:t>Tc2+</w:t>
      </w:r>
    </w:p>
    <w:p w14:paraId="0E1CA7B0" w14:textId="77777777" w:rsidR="006F3923" w:rsidRDefault="006F3923" w:rsidP="006F3923">
      <w:pPr>
        <w:pStyle w:val="03aText"/>
        <w:rPr>
          <w:b/>
          <w:lang w:val="nl-BE"/>
        </w:rPr>
      </w:pPr>
      <w:r>
        <w:rPr>
          <w:b/>
          <w:lang w:val="nl-BE"/>
        </w:rPr>
        <w:t xml:space="preserve">           11.Kb1</w:t>
      </w:r>
    </w:p>
    <w:p w14:paraId="7C59D257" w14:textId="77777777" w:rsidR="006F3923" w:rsidRDefault="006F3923" w:rsidP="006F3923">
      <w:pPr>
        <w:pStyle w:val="03aText"/>
        <w:rPr>
          <w:lang w:val="nl-BE"/>
        </w:rPr>
      </w:pPr>
      <w:r>
        <w:rPr>
          <w:lang w:val="nl-BE"/>
        </w:rPr>
        <w:t>En zwart komt niet verder.</w:t>
      </w:r>
    </w:p>
    <w:p w14:paraId="1CE757C8" w14:textId="77777777" w:rsidR="00EF2C65" w:rsidRDefault="00EF2C65" w:rsidP="006F3923">
      <w:pPr>
        <w:pStyle w:val="03aText"/>
        <w:rPr>
          <w:lang w:val="nl-BE"/>
        </w:rPr>
      </w:pPr>
    </w:p>
    <w:p w14:paraId="721F5704" w14:textId="77777777" w:rsidR="00653601" w:rsidRDefault="00653601" w:rsidP="000B6BA2">
      <w:pPr>
        <w:pStyle w:val="03aText"/>
        <w:rPr>
          <w:lang w:val="nl-BE"/>
        </w:rPr>
      </w:pPr>
      <w:r>
        <w:rPr>
          <w:lang w:val="nl-BE"/>
        </w:rPr>
        <w:t>Een welverdiend gelijkspel.</w:t>
      </w:r>
    </w:p>
    <w:p w14:paraId="375A199B" w14:textId="77777777" w:rsidR="00F32BD3" w:rsidRDefault="00F32BD3" w:rsidP="00E327FB">
      <w:pPr>
        <w:spacing w:line="190" w:lineRule="exact"/>
        <w:rPr>
          <w:rFonts w:cs="Arial"/>
          <w:b/>
          <w:sz w:val="20"/>
          <w:szCs w:val="20"/>
          <w:lang w:val="nl-BE"/>
        </w:rPr>
      </w:pPr>
    </w:p>
    <w:p w14:paraId="1695318B" w14:textId="77777777" w:rsidR="006F3923" w:rsidRDefault="00B500B9" w:rsidP="00A0332C">
      <w:pPr>
        <w:spacing w:line="190" w:lineRule="exact"/>
        <w:jc w:val="center"/>
        <w:rPr>
          <w:rFonts w:cs="Arial"/>
          <w:b/>
          <w:sz w:val="20"/>
          <w:szCs w:val="20"/>
          <w:lang w:val="nl-BE"/>
        </w:rPr>
      </w:pPr>
      <w:r>
        <w:rPr>
          <w:rFonts w:cs="Arial"/>
          <w:b/>
          <w:sz w:val="20"/>
          <w:szCs w:val="20"/>
          <w:lang w:val="nl-BE"/>
        </w:rPr>
        <w:lastRenderedPageBreak/>
        <w:t xml:space="preserve">- </w:t>
      </w:r>
      <w:r w:rsidR="0090165F">
        <w:rPr>
          <w:rFonts w:cs="Arial"/>
          <w:b/>
          <w:sz w:val="20"/>
          <w:szCs w:val="20"/>
          <w:lang w:val="nl-BE"/>
        </w:rPr>
        <w:t>186</w:t>
      </w:r>
      <w:r w:rsidR="00D21707">
        <w:rPr>
          <w:rFonts w:cs="Arial"/>
          <w:b/>
          <w:sz w:val="20"/>
          <w:szCs w:val="20"/>
          <w:lang w:val="nl-BE"/>
        </w:rPr>
        <w:t xml:space="preserve"> </w:t>
      </w:r>
      <w:r w:rsidR="006F3923">
        <w:rPr>
          <w:rFonts w:cs="Arial"/>
          <w:b/>
          <w:sz w:val="20"/>
          <w:szCs w:val="20"/>
          <w:lang w:val="nl-BE"/>
        </w:rPr>
        <w:t>-</w:t>
      </w:r>
    </w:p>
    <w:p w14:paraId="749A59FD" w14:textId="77777777" w:rsidR="006F3923" w:rsidRDefault="006F3923" w:rsidP="006F3923">
      <w:pPr>
        <w:spacing w:line="190" w:lineRule="exact"/>
        <w:jc w:val="center"/>
        <w:rPr>
          <w:rFonts w:cs="Arial"/>
          <w:i/>
          <w:sz w:val="20"/>
          <w:szCs w:val="20"/>
          <w:lang w:val="nl-BE"/>
        </w:rPr>
      </w:pPr>
    </w:p>
    <w:p w14:paraId="607B3D76"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2008</w:t>
      </w:r>
    </w:p>
    <w:p w14:paraId="72F1D020" w14:textId="77777777" w:rsidR="001D379D" w:rsidRDefault="001D379D" w:rsidP="006F3923">
      <w:pPr>
        <w:spacing w:line="190" w:lineRule="exact"/>
        <w:jc w:val="center"/>
        <w:rPr>
          <w:rFonts w:cs="Arial"/>
          <w:sz w:val="20"/>
          <w:szCs w:val="20"/>
          <w:lang w:val="nl-BE"/>
        </w:rPr>
      </w:pPr>
    </w:p>
    <w:p w14:paraId="41CA49EB" w14:textId="77777777" w:rsidR="006F3923" w:rsidRDefault="001D379D" w:rsidP="006F3923">
      <w:pPr>
        <w:jc w:val="center"/>
      </w:pPr>
      <w:r>
        <w:object w:dxaOrig="4136" w:dyaOrig="4135" w14:anchorId="6AA56639">
          <v:shape id="_x0000_i1201" type="#_x0000_t75" style="width:155.1pt;height:154.5pt" o:ole="">
            <v:imagedata r:id="rId373" o:title=""/>
          </v:shape>
          <o:OLEObject Type="Embed" ProgID="CorelDRAW.Graphic.12" ShapeID="_x0000_i1201" DrawAspect="Content" ObjectID="_1587467594" r:id="rId374"/>
        </w:object>
      </w:r>
    </w:p>
    <w:p w14:paraId="0882A49A" w14:textId="77777777" w:rsidR="006F3923" w:rsidRDefault="006F3923" w:rsidP="006F3923">
      <w:pPr>
        <w:jc w:val="center"/>
        <w:rPr>
          <w:rFonts w:cs="Arial"/>
          <w:sz w:val="20"/>
          <w:szCs w:val="20"/>
          <w:lang w:val="nl-BE"/>
        </w:rPr>
      </w:pPr>
    </w:p>
    <w:p w14:paraId="16F14E76" w14:textId="77777777" w:rsidR="006F3923" w:rsidRDefault="006F3923" w:rsidP="006F3923">
      <w:pPr>
        <w:jc w:val="center"/>
        <w:rPr>
          <w:rFonts w:cs="Arial"/>
          <w:sz w:val="20"/>
          <w:szCs w:val="20"/>
          <w:lang w:val="nl-BE"/>
        </w:rPr>
      </w:pPr>
      <w:r>
        <w:rPr>
          <w:rFonts w:cs="Arial"/>
          <w:b/>
          <w:lang w:val="nl-BE"/>
        </w:rPr>
        <w:t>=</w:t>
      </w:r>
      <w:r>
        <w:rPr>
          <w:rFonts w:cs="Arial"/>
          <w:sz w:val="20"/>
          <w:szCs w:val="20"/>
          <w:lang w:val="nl-BE"/>
        </w:rPr>
        <w:t xml:space="preserve">                               0061.11 b3f7</w:t>
      </w:r>
    </w:p>
    <w:p w14:paraId="425BC648" w14:textId="77777777" w:rsidR="00EB266B" w:rsidRDefault="00EB266B" w:rsidP="006F3923">
      <w:pPr>
        <w:jc w:val="center"/>
        <w:rPr>
          <w:rFonts w:cs="Arial"/>
          <w:sz w:val="20"/>
          <w:szCs w:val="20"/>
          <w:lang w:val="nl-BE"/>
        </w:rPr>
      </w:pPr>
    </w:p>
    <w:p w14:paraId="55D28196" w14:textId="77777777" w:rsidR="00DA21E0" w:rsidRDefault="00D00EDF" w:rsidP="00EB266B">
      <w:pPr>
        <w:jc w:val="both"/>
        <w:rPr>
          <w:rFonts w:cs="Arial"/>
          <w:sz w:val="20"/>
          <w:szCs w:val="20"/>
          <w:lang w:val="nl-BE"/>
        </w:rPr>
      </w:pPr>
      <w:r>
        <w:rPr>
          <w:rFonts w:cs="Arial"/>
          <w:sz w:val="20"/>
          <w:szCs w:val="20"/>
          <w:lang w:val="nl-BE"/>
        </w:rPr>
        <w:t xml:space="preserve">Door </w:t>
      </w:r>
      <w:r w:rsidR="00E3276F">
        <w:rPr>
          <w:rFonts w:cs="Arial"/>
          <w:sz w:val="20"/>
          <w:szCs w:val="20"/>
          <w:lang w:val="nl-BE"/>
        </w:rPr>
        <w:t>slechts éé</w:t>
      </w:r>
      <w:r w:rsidR="0088519C">
        <w:rPr>
          <w:rFonts w:cs="Arial"/>
          <w:sz w:val="20"/>
          <w:szCs w:val="20"/>
          <w:lang w:val="nl-BE"/>
        </w:rPr>
        <w:t>n</w:t>
      </w:r>
      <w:r w:rsidR="008A6BC2">
        <w:rPr>
          <w:rFonts w:cs="Arial"/>
          <w:sz w:val="20"/>
          <w:szCs w:val="20"/>
          <w:lang w:val="nl-BE"/>
        </w:rPr>
        <w:t xml:space="preserve"> </w:t>
      </w:r>
      <w:r>
        <w:rPr>
          <w:rFonts w:cs="Arial"/>
          <w:sz w:val="20"/>
          <w:szCs w:val="20"/>
          <w:lang w:val="nl-BE"/>
        </w:rPr>
        <w:t xml:space="preserve">extra </w:t>
      </w:r>
      <w:r w:rsidR="0088519C">
        <w:rPr>
          <w:rFonts w:cs="Arial"/>
          <w:sz w:val="20"/>
          <w:szCs w:val="20"/>
          <w:lang w:val="nl-BE"/>
        </w:rPr>
        <w:t xml:space="preserve">zwarte loper </w:t>
      </w:r>
      <w:r w:rsidR="00DA21E0">
        <w:rPr>
          <w:rFonts w:cs="Arial"/>
          <w:sz w:val="20"/>
          <w:szCs w:val="20"/>
          <w:lang w:val="nl-BE"/>
        </w:rPr>
        <w:t>aan een studie</w:t>
      </w:r>
      <w:r w:rsidR="00116F3E">
        <w:rPr>
          <w:rFonts w:cs="Arial"/>
          <w:sz w:val="20"/>
          <w:szCs w:val="20"/>
          <w:lang w:val="nl-BE"/>
        </w:rPr>
        <w:t xml:space="preserve"> van Jan </w:t>
      </w:r>
      <w:r>
        <w:rPr>
          <w:rFonts w:cs="Arial"/>
          <w:sz w:val="20"/>
          <w:szCs w:val="20"/>
          <w:lang w:val="nl-BE"/>
        </w:rPr>
        <w:t>T</w:t>
      </w:r>
      <w:r w:rsidR="00340788">
        <w:rPr>
          <w:rFonts w:cs="Arial"/>
          <w:sz w:val="20"/>
          <w:szCs w:val="20"/>
          <w:lang w:val="nl-BE"/>
        </w:rPr>
        <w:t>i</w:t>
      </w:r>
      <w:r>
        <w:rPr>
          <w:rFonts w:cs="Arial"/>
          <w:sz w:val="20"/>
          <w:szCs w:val="20"/>
          <w:lang w:val="nl-BE"/>
        </w:rPr>
        <w:t>m</w:t>
      </w:r>
      <w:r w:rsidR="00340788">
        <w:rPr>
          <w:rFonts w:cs="Arial"/>
          <w:sz w:val="20"/>
          <w:szCs w:val="20"/>
          <w:lang w:val="nl-BE"/>
        </w:rPr>
        <w:t>-</w:t>
      </w:r>
      <w:r>
        <w:rPr>
          <w:rFonts w:cs="Arial"/>
          <w:sz w:val="20"/>
          <w:szCs w:val="20"/>
          <w:lang w:val="nl-BE"/>
        </w:rPr>
        <w:t xml:space="preserve">man  </w:t>
      </w:r>
      <w:r w:rsidR="00DA21E0">
        <w:rPr>
          <w:rFonts w:cs="Arial"/>
          <w:sz w:val="20"/>
          <w:szCs w:val="20"/>
          <w:lang w:val="nl-BE"/>
        </w:rPr>
        <w:t xml:space="preserve">toe </w:t>
      </w:r>
      <w:r>
        <w:rPr>
          <w:rFonts w:cs="Arial"/>
          <w:sz w:val="20"/>
          <w:szCs w:val="20"/>
          <w:lang w:val="nl-BE"/>
        </w:rPr>
        <w:t xml:space="preserve">te voegen </w:t>
      </w:r>
      <w:r w:rsidR="00F261D9">
        <w:rPr>
          <w:rFonts w:cs="Arial"/>
          <w:sz w:val="20"/>
          <w:szCs w:val="20"/>
          <w:lang w:val="nl-BE"/>
        </w:rPr>
        <w:t xml:space="preserve">verlengde ik </w:t>
      </w:r>
      <w:r w:rsidR="0088519C">
        <w:rPr>
          <w:rFonts w:cs="Arial"/>
          <w:sz w:val="20"/>
          <w:szCs w:val="20"/>
          <w:lang w:val="nl-BE"/>
        </w:rPr>
        <w:t>de opl</w:t>
      </w:r>
      <w:r w:rsidR="006F05C4">
        <w:rPr>
          <w:rFonts w:cs="Arial"/>
          <w:sz w:val="20"/>
          <w:szCs w:val="20"/>
          <w:lang w:val="nl-BE"/>
        </w:rPr>
        <w:t>ossing met vier (4) zetten, in bo</w:t>
      </w:r>
      <w:r w:rsidR="00340788">
        <w:rPr>
          <w:rFonts w:cs="Arial"/>
          <w:sz w:val="20"/>
          <w:szCs w:val="20"/>
          <w:lang w:val="nl-BE"/>
        </w:rPr>
        <w:t>-</w:t>
      </w:r>
      <w:r w:rsidR="006F05C4">
        <w:rPr>
          <w:rFonts w:cs="Arial"/>
          <w:sz w:val="20"/>
          <w:szCs w:val="20"/>
          <w:lang w:val="nl-BE"/>
        </w:rPr>
        <w:t xml:space="preserve">venstaande versie. </w:t>
      </w:r>
    </w:p>
    <w:p w14:paraId="07C231A2" w14:textId="77777777" w:rsidR="006F3923" w:rsidRPr="00ED1153" w:rsidRDefault="006F3923" w:rsidP="00EB266B">
      <w:pPr>
        <w:ind w:firstLine="708"/>
        <w:jc w:val="both"/>
        <w:rPr>
          <w:rFonts w:cs="Arial"/>
          <w:b/>
          <w:sz w:val="20"/>
          <w:szCs w:val="20"/>
          <w:lang w:val="en-GB"/>
        </w:rPr>
      </w:pPr>
      <w:r w:rsidRPr="00ED1153">
        <w:rPr>
          <w:rFonts w:cs="Arial"/>
          <w:b/>
          <w:sz w:val="20"/>
          <w:szCs w:val="20"/>
          <w:lang w:val="en-GB"/>
        </w:rPr>
        <w:t xml:space="preserve">1.Pe5+ </w:t>
      </w:r>
      <w:r w:rsidRPr="00ED1153">
        <w:rPr>
          <w:rFonts w:cs="Arial"/>
          <w:b/>
          <w:sz w:val="20"/>
          <w:szCs w:val="20"/>
          <w:lang w:val="en-GB"/>
        </w:rPr>
        <w:tab/>
      </w:r>
    </w:p>
    <w:p w14:paraId="3FF6DB09" w14:textId="77777777" w:rsidR="006F3923" w:rsidRPr="00ED1153" w:rsidRDefault="006F3923" w:rsidP="006F3923">
      <w:pPr>
        <w:jc w:val="both"/>
        <w:rPr>
          <w:rFonts w:cs="Arial"/>
          <w:b/>
          <w:i/>
          <w:sz w:val="20"/>
          <w:szCs w:val="20"/>
          <w:lang w:val="en-GB"/>
        </w:rPr>
      </w:pPr>
    </w:p>
    <w:p w14:paraId="7C3DB12C" w14:textId="77777777" w:rsidR="006F3923" w:rsidRPr="00ED1153" w:rsidRDefault="006F3923" w:rsidP="006F3923">
      <w:pPr>
        <w:jc w:val="both"/>
        <w:rPr>
          <w:rFonts w:cs="Arial"/>
          <w:b/>
          <w:sz w:val="20"/>
          <w:szCs w:val="20"/>
          <w:lang w:val="en-GB"/>
        </w:rPr>
      </w:pPr>
      <w:r w:rsidRPr="00ED1153">
        <w:rPr>
          <w:rFonts w:cs="Arial"/>
          <w:b/>
          <w:i/>
          <w:sz w:val="20"/>
          <w:szCs w:val="20"/>
          <w:lang w:val="en-GB"/>
        </w:rPr>
        <w:t>Variant A</w:t>
      </w:r>
      <w:r w:rsidRPr="00ED1153">
        <w:rPr>
          <w:rFonts w:cs="Arial"/>
          <w:b/>
          <w:sz w:val="20"/>
          <w:szCs w:val="20"/>
          <w:lang w:val="en-GB"/>
        </w:rPr>
        <w:tab/>
      </w:r>
    </w:p>
    <w:p w14:paraId="65C2DB12" w14:textId="77777777" w:rsidR="006F3923" w:rsidRPr="00ED1153" w:rsidRDefault="006F3923" w:rsidP="006F3923">
      <w:pPr>
        <w:jc w:val="both"/>
        <w:rPr>
          <w:rFonts w:cs="Arial"/>
          <w:b/>
          <w:sz w:val="20"/>
          <w:szCs w:val="20"/>
          <w:lang w:val="en-GB"/>
        </w:rPr>
      </w:pPr>
      <w:r w:rsidRPr="00ED1153">
        <w:rPr>
          <w:rFonts w:cs="Arial"/>
          <w:b/>
          <w:sz w:val="20"/>
          <w:szCs w:val="20"/>
          <w:lang w:val="en-GB"/>
        </w:rPr>
        <w:tab/>
        <w:t>1...</w:t>
      </w:r>
      <w:r w:rsidRPr="00ED1153">
        <w:rPr>
          <w:rFonts w:cs="Arial"/>
          <w:b/>
          <w:sz w:val="20"/>
          <w:szCs w:val="20"/>
          <w:lang w:val="en-GB"/>
        </w:rPr>
        <w:tab/>
      </w:r>
      <w:r w:rsidRPr="00ED1153">
        <w:rPr>
          <w:rFonts w:cs="Arial"/>
          <w:b/>
          <w:sz w:val="20"/>
          <w:szCs w:val="20"/>
          <w:lang w:val="en-GB"/>
        </w:rPr>
        <w:tab/>
        <w:t>Ke6</w:t>
      </w:r>
    </w:p>
    <w:p w14:paraId="7F5B2591" w14:textId="77777777" w:rsidR="006F3923" w:rsidRPr="00ED1153" w:rsidRDefault="006F3923" w:rsidP="006F3923">
      <w:pPr>
        <w:jc w:val="both"/>
        <w:rPr>
          <w:rFonts w:cs="Arial"/>
          <w:b/>
          <w:sz w:val="20"/>
          <w:szCs w:val="20"/>
          <w:lang w:val="en-GB"/>
        </w:rPr>
      </w:pPr>
      <w:r w:rsidRPr="00ED1153">
        <w:rPr>
          <w:rFonts w:cs="Arial"/>
          <w:b/>
          <w:sz w:val="20"/>
          <w:szCs w:val="20"/>
          <w:lang w:val="en-GB"/>
        </w:rPr>
        <w:tab/>
        <w:t>2.Pxg6</w:t>
      </w:r>
      <w:r w:rsidRPr="00ED1153">
        <w:rPr>
          <w:rFonts w:cs="Arial"/>
          <w:b/>
          <w:sz w:val="20"/>
          <w:szCs w:val="20"/>
          <w:lang w:val="en-GB"/>
        </w:rPr>
        <w:tab/>
      </w:r>
      <w:r w:rsidRPr="00ED1153">
        <w:rPr>
          <w:rFonts w:cs="Arial"/>
          <w:b/>
          <w:sz w:val="20"/>
          <w:szCs w:val="20"/>
          <w:lang w:val="en-GB"/>
        </w:rPr>
        <w:tab/>
        <w:t>Kxf6</w:t>
      </w:r>
    </w:p>
    <w:p w14:paraId="66BD1852" w14:textId="77777777" w:rsidR="00AE04AE" w:rsidRPr="00AE04AE" w:rsidRDefault="00AE04AE" w:rsidP="006F3923">
      <w:pPr>
        <w:jc w:val="both"/>
        <w:rPr>
          <w:rFonts w:cs="Arial"/>
          <w:sz w:val="20"/>
          <w:szCs w:val="20"/>
          <w:lang w:val="nl-BE"/>
        </w:rPr>
      </w:pPr>
      <w:r w:rsidRPr="00AE04AE">
        <w:rPr>
          <w:rFonts w:cs="Arial"/>
          <w:sz w:val="20"/>
          <w:szCs w:val="20"/>
          <w:lang w:val="nl-BE"/>
        </w:rPr>
        <w:t>En wit houdt remise. Men zie:</w:t>
      </w:r>
    </w:p>
    <w:p w14:paraId="7F5AEA4F" w14:textId="77777777" w:rsidR="006F3923" w:rsidRDefault="006F3923" w:rsidP="006F3923">
      <w:pPr>
        <w:jc w:val="both"/>
        <w:rPr>
          <w:rFonts w:cs="Arial"/>
          <w:b/>
          <w:sz w:val="20"/>
          <w:szCs w:val="20"/>
          <w:lang w:val="nl-BE"/>
        </w:rPr>
      </w:pPr>
      <w:r w:rsidRPr="00AE04AE">
        <w:rPr>
          <w:rFonts w:cs="Arial"/>
          <w:b/>
          <w:sz w:val="20"/>
          <w:szCs w:val="20"/>
          <w:lang w:val="nl-BE"/>
        </w:rPr>
        <w:tab/>
      </w:r>
      <w:r w:rsidRPr="00DC7F90">
        <w:rPr>
          <w:rFonts w:cs="Arial"/>
          <w:b/>
          <w:sz w:val="20"/>
          <w:szCs w:val="20"/>
          <w:lang w:val="nl-BE"/>
        </w:rPr>
        <w:t>3.Pf8</w:t>
      </w:r>
      <w:r w:rsidR="00FB23FD">
        <w:rPr>
          <w:rFonts w:cs="Arial"/>
          <w:b/>
          <w:sz w:val="20"/>
          <w:szCs w:val="20"/>
          <w:lang w:val="nl-BE"/>
        </w:rPr>
        <w:t>..</w:t>
      </w:r>
      <w:r w:rsidR="00FB23FD">
        <w:rPr>
          <w:rFonts w:cs="Arial"/>
          <w:b/>
          <w:sz w:val="20"/>
          <w:szCs w:val="20"/>
          <w:lang w:val="nl-BE"/>
        </w:rPr>
        <w:tab/>
      </w:r>
      <w:r w:rsidR="00FB23FD">
        <w:rPr>
          <w:rFonts w:cs="Arial"/>
          <w:b/>
          <w:sz w:val="20"/>
          <w:szCs w:val="20"/>
          <w:lang w:val="nl-BE"/>
        </w:rPr>
        <w:tab/>
        <w:t>Kf</w:t>
      </w:r>
      <w:r>
        <w:rPr>
          <w:rFonts w:cs="Arial"/>
          <w:b/>
          <w:sz w:val="20"/>
          <w:szCs w:val="20"/>
          <w:lang w:val="nl-BE"/>
        </w:rPr>
        <w:t>7</w:t>
      </w:r>
    </w:p>
    <w:p w14:paraId="5DDBE7D0" w14:textId="77777777" w:rsidR="006F3923" w:rsidRDefault="00FB23FD" w:rsidP="006F3923">
      <w:pPr>
        <w:jc w:val="both"/>
        <w:rPr>
          <w:rFonts w:cs="Arial"/>
          <w:b/>
          <w:sz w:val="20"/>
          <w:szCs w:val="20"/>
          <w:lang w:val="nl-BE"/>
        </w:rPr>
      </w:pPr>
      <w:r>
        <w:rPr>
          <w:rFonts w:cs="Arial"/>
          <w:b/>
          <w:sz w:val="20"/>
          <w:szCs w:val="20"/>
          <w:lang w:val="nl-BE"/>
        </w:rPr>
        <w:tab/>
        <w:t>4.Pd7</w:t>
      </w:r>
      <w:r>
        <w:rPr>
          <w:rFonts w:cs="Arial"/>
          <w:b/>
          <w:sz w:val="20"/>
          <w:szCs w:val="20"/>
          <w:lang w:val="nl-BE"/>
        </w:rPr>
        <w:tab/>
      </w:r>
      <w:r>
        <w:rPr>
          <w:rFonts w:cs="Arial"/>
          <w:b/>
          <w:sz w:val="20"/>
          <w:szCs w:val="20"/>
          <w:lang w:val="nl-BE"/>
        </w:rPr>
        <w:tab/>
        <w:t>Ke</w:t>
      </w:r>
      <w:r w:rsidR="006F3923">
        <w:rPr>
          <w:rFonts w:cs="Arial"/>
          <w:b/>
          <w:sz w:val="20"/>
          <w:szCs w:val="20"/>
          <w:lang w:val="nl-BE"/>
        </w:rPr>
        <w:t>6</w:t>
      </w:r>
    </w:p>
    <w:p w14:paraId="5858EE01" w14:textId="77777777" w:rsidR="006F3923" w:rsidRDefault="00FB23FD" w:rsidP="006F3923">
      <w:pPr>
        <w:jc w:val="both"/>
        <w:rPr>
          <w:rFonts w:cs="Arial"/>
          <w:b/>
          <w:sz w:val="20"/>
          <w:szCs w:val="20"/>
          <w:lang w:val="nl-BE"/>
        </w:rPr>
      </w:pPr>
      <w:r>
        <w:rPr>
          <w:rFonts w:cs="Arial"/>
          <w:b/>
          <w:sz w:val="20"/>
          <w:szCs w:val="20"/>
          <w:lang w:val="nl-BE"/>
        </w:rPr>
        <w:tab/>
        <w:t>5.Pf8+</w:t>
      </w:r>
      <w:r>
        <w:rPr>
          <w:rFonts w:cs="Arial"/>
          <w:b/>
          <w:sz w:val="20"/>
          <w:szCs w:val="20"/>
          <w:lang w:val="nl-BE"/>
        </w:rPr>
        <w:tab/>
      </w:r>
      <w:r>
        <w:rPr>
          <w:rFonts w:cs="Arial"/>
          <w:b/>
          <w:sz w:val="20"/>
          <w:szCs w:val="20"/>
          <w:lang w:val="nl-BE"/>
        </w:rPr>
        <w:tab/>
        <w:t>Ke</w:t>
      </w:r>
      <w:r w:rsidR="006F3923">
        <w:rPr>
          <w:rFonts w:cs="Arial"/>
          <w:b/>
          <w:sz w:val="20"/>
          <w:szCs w:val="20"/>
          <w:lang w:val="nl-BE"/>
        </w:rPr>
        <w:t>7</w:t>
      </w:r>
    </w:p>
    <w:p w14:paraId="66AF753A" w14:textId="77777777" w:rsidR="00E3276F" w:rsidDel="00E3276F" w:rsidRDefault="00E3276F" w:rsidP="006F3923">
      <w:pPr>
        <w:jc w:val="both"/>
        <w:rPr>
          <w:del w:id="3" w:author="Ignace Vandecasteele" w:date="2017-09-09T11:51:00Z"/>
          <w:rFonts w:cs="Arial"/>
          <w:sz w:val="20"/>
          <w:szCs w:val="20"/>
          <w:lang w:val="nl-BE"/>
        </w:rPr>
      </w:pPr>
      <w:r>
        <w:rPr>
          <w:rFonts w:cs="Arial"/>
          <w:b/>
          <w:sz w:val="20"/>
          <w:szCs w:val="20"/>
          <w:lang w:val="nl-BE"/>
        </w:rPr>
        <w:tab/>
        <w:t>6.Pg6+</w:t>
      </w:r>
      <w:r>
        <w:rPr>
          <w:rFonts w:cs="Arial"/>
          <w:b/>
          <w:sz w:val="20"/>
          <w:szCs w:val="20"/>
          <w:lang w:val="nl-BE"/>
        </w:rPr>
        <w:tab/>
      </w:r>
      <w:r>
        <w:rPr>
          <w:rFonts w:cs="Arial"/>
          <w:b/>
          <w:sz w:val="20"/>
          <w:szCs w:val="20"/>
          <w:lang w:val="nl-BE"/>
        </w:rPr>
        <w:tab/>
        <w:t>Kf7</w:t>
      </w:r>
    </w:p>
    <w:p w14:paraId="74311C3E" w14:textId="77777777" w:rsidR="00E3276F" w:rsidRDefault="00E3276F" w:rsidP="006F3923">
      <w:pPr>
        <w:jc w:val="both"/>
        <w:rPr>
          <w:ins w:id="4" w:author="Ignace Vandecasteele" w:date="2017-09-09T11:51:00Z"/>
          <w:rFonts w:cs="Arial"/>
          <w:b/>
          <w:sz w:val="20"/>
          <w:szCs w:val="20"/>
          <w:lang w:val="nl-BE"/>
        </w:rPr>
      </w:pPr>
    </w:p>
    <w:p w14:paraId="1B155F20" w14:textId="77777777" w:rsidR="00E3276F" w:rsidRDefault="00E3276F" w:rsidP="006F3923">
      <w:pPr>
        <w:jc w:val="both"/>
        <w:rPr>
          <w:ins w:id="5" w:author="Ignace Vandecasteele" w:date="2017-09-09T11:50:00Z"/>
          <w:rFonts w:cs="Arial"/>
          <w:sz w:val="20"/>
          <w:szCs w:val="20"/>
          <w:lang w:val="nl-BE"/>
        </w:rPr>
      </w:pPr>
      <w:ins w:id="6" w:author="Ignace Vandecasteele" w:date="2017-09-09T11:51:00Z">
        <w:r>
          <w:rPr>
            <w:rFonts w:cs="Arial"/>
            <w:sz w:val="20"/>
            <w:szCs w:val="20"/>
            <w:lang w:val="nl-BE"/>
          </w:rPr>
          <w:t>W</w:t>
        </w:r>
      </w:ins>
      <w:r w:rsidR="00FB23FD">
        <w:rPr>
          <w:rFonts w:cs="Arial"/>
          <w:sz w:val="20"/>
          <w:szCs w:val="20"/>
          <w:lang w:val="nl-BE"/>
        </w:rPr>
        <w:t>it komt niet verder, want o</w:t>
      </w:r>
      <w:r w:rsidR="00AE04AE">
        <w:rPr>
          <w:rFonts w:cs="Arial"/>
          <w:sz w:val="20"/>
          <w:szCs w:val="20"/>
          <w:lang w:val="nl-BE"/>
        </w:rPr>
        <w:t>ok na andere zwarte z</w:t>
      </w:r>
      <w:r w:rsidR="00230652">
        <w:rPr>
          <w:rFonts w:cs="Arial"/>
          <w:sz w:val="20"/>
          <w:szCs w:val="20"/>
          <w:lang w:val="nl-BE"/>
        </w:rPr>
        <w:t>etten blijft het een gelijkspel</w:t>
      </w:r>
      <w:ins w:id="7" w:author="Ignace Vandecasteele" w:date="2017-09-09T11:47:00Z">
        <w:r>
          <w:rPr>
            <w:rFonts w:cs="Arial"/>
            <w:sz w:val="20"/>
            <w:szCs w:val="20"/>
            <w:lang w:val="nl-BE"/>
          </w:rPr>
          <w:t xml:space="preserve">. </w:t>
        </w:r>
      </w:ins>
    </w:p>
    <w:p w14:paraId="1DEF17FB" w14:textId="77777777" w:rsidR="006F3923" w:rsidRPr="00E3276F" w:rsidRDefault="00E3276F" w:rsidP="006F3923">
      <w:pPr>
        <w:jc w:val="both"/>
        <w:rPr>
          <w:rFonts w:cs="Arial"/>
          <w:b/>
          <w:sz w:val="20"/>
          <w:szCs w:val="20"/>
          <w:lang w:val="nl-BE"/>
        </w:rPr>
      </w:pPr>
      <w:ins w:id="8" w:author="Ignace Vandecasteele" w:date="2017-09-09T11:47:00Z">
        <w:r>
          <w:rPr>
            <w:rFonts w:cs="Arial"/>
            <w:sz w:val="20"/>
            <w:szCs w:val="20"/>
            <w:lang w:val="nl-BE"/>
          </w:rPr>
          <w:t>Maar heel wat moeilijker wordt het na</w:t>
        </w:r>
      </w:ins>
      <w:ins w:id="9" w:author="Ignace Vandecasteele" w:date="2017-09-09T11:50:00Z">
        <w:r>
          <w:rPr>
            <w:rFonts w:cs="Arial"/>
            <w:sz w:val="20"/>
            <w:szCs w:val="20"/>
            <w:lang w:val="nl-BE"/>
          </w:rPr>
          <w:t xml:space="preserve"> </w:t>
        </w:r>
        <w:r>
          <w:rPr>
            <w:rFonts w:cs="Arial"/>
            <w:i/>
            <w:sz w:val="20"/>
            <w:szCs w:val="20"/>
            <w:lang w:val="nl-BE"/>
          </w:rPr>
          <w:t>Variant B:</w:t>
        </w:r>
      </w:ins>
      <w:del w:id="10" w:author="Ignace Vandecasteele" w:date="2017-09-09T11:47:00Z">
        <w:r w:rsidR="00230652" w:rsidDel="00E3276F">
          <w:rPr>
            <w:rFonts w:cs="Arial"/>
            <w:sz w:val="20"/>
            <w:szCs w:val="20"/>
            <w:lang w:val="nl-BE"/>
          </w:rPr>
          <w:delText>:</w:delText>
        </w:r>
      </w:del>
    </w:p>
    <w:p w14:paraId="7877CB5A" w14:textId="77777777" w:rsidR="00A962D1" w:rsidRDefault="00A962D1" w:rsidP="006F3923">
      <w:pPr>
        <w:jc w:val="both"/>
        <w:rPr>
          <w:rFonts w:cs="Arial"/>
          <w:sz w:val="20"/>
          <w:szCs w:val="20"/>
          <w:lang w:val="nl-BE"/>
        </w:rPr>
      </w:pPr>
    </w:p>
    <w:p w14:paraId="26C12D5D" w14:textId="77777777" w:rsidR="00FB23FD" w:rsidRDefault="00FB23FD" w:rsidP="006F3923">
      <w:pPr>
        <w:jc w:val="both"/>
        <w:rPr>
          <w:rFonts w:cs="Arial"/>
          <w:sz w:val="20"/>
          <w:szCs w:val="20"/>
          <w:lang w:val="nl-BE"/>
        </w:rPr>
      </w:pPr>
    </w:p>
    <w:p w14:paraId="5BF61164" w14:textId="77777777" w:rsidR="00FB23FD" w:rsidRDefault="00FB23FD" w:rsidP="006F3923">
      <w:pPr>
        <w:jc w:val="both"/>
        <w:rPr>
          <w:rFonts w:cs="Arial"/>
          <w:sz w:val="20"/>
          <w:szCs w:val="20"/>
          <w:lang w:val="nl-BE"/>
        </w:rPr>
      </w:pPr>
    </w:p>
    <w:p w14:paraId="0A06038C" w14:textId="77777777" w:rsidR="00FB23FD" w:rsidRDefault="00FB23FD" w:rsidP="006F3923">
      <w:pPr>
        <w:jc w:val="both"/>
        <w:rPr>
          <w:rFonts w:cs="Arial"/>
          <w:sz w:val="20"/>
          <w:szCs w:val="20"/>
          <w:lang w:val="nl-BE"/>
        </w:rPr>
      </w:pPr>
    </w:p>
    <w:p w14:paraId="23C2B9A6" w14:textId="77777777" w:rsidR="00CC36A0" w:rsidRDefault="00CC36A0" w:rsidP="006F3923">
      <w:pPr>
        <w:jc w:val="both"/>
        <w:rPr>
          <w:rFonts w:cs="Arial"/>
          <w:sz w:val="20"/>
          <w:szCs w:val="20"/>
          <w:lang w:val="nl-BE"/>
        </w:rPr>
      </w:pPr>
    </w:p>
    <w:p w14:paraId="0058DA18" w14:textId="77777777" w:rsidR="006F3923" w:rsidRDefault="006F3923" w:rsidP="006F3923">
      <w:pPr>
        <w:jc w:val="both"/>
        <w:rPr>
          <w:rFonts w:cs="Arial"/>
          <w:b/>
          <w:sz w:val="20"/>
          <w:szCs w:val="20"/>
          <w:lang w:val="nl-BE"/>
        </w:rPr>
      </w:pPr>
      <w:r>
        <w:rPr>
          <w:rFonts w:cs="Arial"/>
          <w:b/>
          <w:i/>
          <w:sz w:val="20"/>
          <w:szCs w:val="20"/>
          <w:lang w:val="nl-BE"/>
        </w:rPr>
        <w:t>Variant B</w:t>
      </w:r>
    </w:p>
    <w:p w14:paraId="6BB37474" w14:textId="77777777" w:rsidR="006F3923" w:rsidRDefault="006F3923" w:rsidP="006F3923">
      <w:pPr>
        <w:jc w:val="both"/>
        <w:rPr>
          <w:rFonts w:cs="Arial"/>
          <w:b/>
          <w:sz w:val="20"/>
          <w:szCs w:val="20"/>
          <w:lang w:val="nl-BE"/>
        </w:rPr>
      </w:pPr>
      <w:r>
        <w:rPr>
          <w:rFonts w:cs="Arial"/>
          <w:b/>
          <w:sz w:val="20"/>
          <w:szCs w:val="20"/>
          <w:lang w:val="nl-BE"/>
        </w:rPr>
        <w:t xml:space="preserve">             1...</w:t>
      </w:r>
      <w:r>
        <w:rPr>
          <w:rFonts w:cs="Arial"/>
          <w:b/>
          <w:sz w:val="20"/>
          <w:szCs w:val="20"/>
          <w:lang w:val="nl-BE"/>
        </w:rPr>
        <w:tab/>
      </w:r>
      <w:r>
        <w:rPr>
          <w:rFonts w:cs="Arial"/>
          <w:b/>
          <w:sz w:val="20"/>
          <w:szCs w:val="20"/>
          <w:lang w:val="nl-BE"/>
        </w:rPr>
        <w:tab/>
        <w:t>Kxf6</w:t>
      </w:r>
    </w:p>
    <w:p w14:paraId="5E8766A6" w14:textId="77777777" w:rsidR="006F3923" w:rsidRDefault="006F3923" w:rsidP="006F3923">
      <w:pPr>
        <w:jc w:val="both"/>
        <w:rPr>
          <w:rFonts w:cs="Arial"/>
          <w:b/>
          <w:sz w:val="20"/>
          <w:szCs w:val="20"/>
          <w:lang w:val="nl-BE"/>
        </w:rPr>
      </w:pPr>
      <w:r>
        <w:rPr>
          <w:rFonts w:cs="Arial"/>
          <w:b/>
          <w:sz w:val="20"/>
          <w:szCs w:val="20"/>
          <w:lang w:val="nl-BE"/>
        </w:rPr>
        <w:t xml:space="preserve">             2.Pg4+ </w:t>
      </w:r>
      <w:r>
        <w:rPr>
          <w:rFonts w:cs="Arial"/>
          <w:b/>
          <w:sz w:val="20"/>
          <w:szCs w:val="20"/>
          <w:lang w:val="nl-BE"/>
        </w:rPr>
        <w:tab/>
        <w:t xml:space="preserve">Kf5 </w:t>
      </w:r>
    </w:p>
    <w:p w14:paraId="0B79D4BC" w14:textId="77777777" w:rsidR="006F3923" w:rsidRDefault="006F3923" w:rsidP="006F3923">
      <w:pPr>
        <w:jc w:val="both"/>
        <w:rPr>
          <w:rFonts w:cs="Arial"/>
          <w:b/>
          <w:sz w:val="20"/>
          <w:szCs w:val="20"/>
          <w:lang w:val="nl-BE"/>
        </w:rPr>
      </w:pPr>
      <w:r>
        <w:rPr>
          <w:rFonts w:cs="Arial"/>
          <w:b/>
          <w:sz w:val="20"/>
          <w:szCs w:val="20"/>
          <w:lang w:val="nl-BE"/>
        </w:rPr>
        <w:t xml:space="preserve">             3.Pxe3+ </w:t>
      </w:r>
      <w:r>
        <w:rPr>
          <w:rFonts w:cs="Arial"/>
          <w:b/>
          <w:sz w:val="20"/>
          <w:szCs w:val="20"/>
          <w:lang w:val="nl-BE"/>
        </w:rPr>
        <w:tab/>
        <w:t xml:space="preserve">Ke4 </w:t>
      </w:r>
    </w:p>
    <w:p w14:paraId="5BE2EF63" w14:textId="77777777" w:rsidR="006F3923" w:rsidRDefault="006F3923" w:rsidP="006F3923">
      <w:pPr>
        <w:jc w:val="both"/>
        <w:rPr>
          <w:rFonts w:cs="Arial"/>
          <w:i/>
          <w:sz w:val="20"/>
          <w:szCs w:val="20"/>
          <w:lang w:val="nl-BE"/>
        </w:rPr>
      </w:pPr>
      <w:r>
        <w:rPr>
          <w:rFonts w:cs="Arial"/>
          <w:i/>
          <w:sz w:val="20"/>
          <w:szCs w:val="20"/>
          <w:lang w:val="nl-BE"/>
        </w:rPr>
        <w:t xml:space="preserve">             </w:t>
      </w:r>
      <w:r>
        <w:rPr>
          <w:rFonts w:cs="Arial"/>
          <w:b/>
          <w:sz w:val="20"/>
          <w:szCs w:val="20"/>
          <w:lang w:val="nl-BE"/>
        </w:rPr>
        <w:t xml:space="preserve">4.Pc2 </w:t>
      </w:r>
      <w:r>
        <w:rPr>
          <w:rFonts w:cs="Arial"/>
          <w:b/>
          <w:sz w:val="20"/>
          <w:szCs w:val="20"/>
          <w:lang w:val="nl-BE"/>
        </w:rPr>
        <w:tab/>
      </w:r>
      <w:r>
        <w:rPr>
          <w:rFonts w:cs="Arial"/>
          <w:b/>
          <w:sz w:val="20"/>
          <w:szCs w:val="20"/>
          <w:lang w:val="nl-BE"/>
        </w:rPr>
        <w:tab/>
        <w:t xml:space="preserve">Kd3 </w:t>
      </w:r>
    </w:p>
    <w:p w14:paraId="2C06808F" w14:textId="77777777" w:rsidR="006F3923" w:rsidRDefault="006F3923" w:rsidP="006F3923">
      <w:pPr>
        <w:jc w:val="both"/>
        <w:rPr>
          <w:rFonts w:cs="Arial"/>
          <w:b/>
          <w:sz w:val="20"/>
          <w:szCs w:val="20"/>
          <w:lang w:val="nl-BE"/>
        </w:rPr>
      </w:pPr>
      <w:r>
        <w:rPr>
          <w:rFonts w:cs="Arial"/>
          <w:b/>
          <w:sz w:val="20"/>
          <w:szCs w:val="20"/>
          <w:lang w:val="nl-BE"/>
        </w:rPr>
        <w:t xml:space="preserve">             5.Pe1+ </w:t>
      </w:r>
      <w:r>
        <w:rPr>
          <w:rFonts w:cs="Arial"/>
          <w:b/>
          <w:sz w:val="20"/>
          <w:szCs w:val="20"/>
          <w:lang w:val="nl-BE"/>
        </w:rPr>
        <w:tab/>
        <w:t xml:space="preserve">Ke2 </w:t>
      </w:r>
    </w:p>
    <w:p w14:paraId="107EAE64" w14:textId="77777777" w:rsidR="00CC36A0" w:rsidRDefault="00CC36A0" w:rsidP="006F3923">
      <w:pPr>
        <w:jc w:val="both"/>
        <w:rPr>
          <w:rFonts w:cs="Arial"/>
          <w:sz w:val="20"/>
          <w:szCs w:val="20"/>
          <w:lang w:val="nl-BE"/>
        </w:rPr>
      </w:pPr>
      <w:r>
        <w:rPr>
          <w:rFonts w:cs="Arial"/>
          <w:sz w:val="20"/>
          <w:szCs w:val="20"/>
          <w:lang w:val="nl-BE"/>
        </w:rPr>
        <w:t>En nu de tweede zet van Timman:</w:t>
      </w:r>
    </w:p>
    <w:p w14:paraId="66F4EDE5" w14:textId="77777777" w:rsidR="008A6BC2" w:rsidRPr="008A6BC2" w:rsidRDefault="008A6BC2" w:rsidP="006F3923">
      <w:pPr>
        <w:jc w:val="both"/>
        <w:rPr>
          <w:rFonts w:cs="Arial"/>
          <w:i/>
          <w:sz w:val="20"/>
          <w:szCs w:val="20"/>
          <w:lang w:val="nl-BE"/>
        </w:rPr>
      </w:pPr>
      <w:r>
        <w:rPr>
          <w:rFonts w:cs="Arial"/>
          <w:i/>
          <w:sz w:val="20"/>
          <w:szCs w:val="20"/>
          <w:lang w:val="nl-BE"/>
        </w:rPr>
        <w:t>(Zie studie onderaan)</w:t>
      </w:r>
    </w:p>
    <w:p w14:paraId="5D57538A" w14:textId="77777777" w:rsidR="006F3923" w:rsidRDefault="006F3923" w:rsidP="006F3923">
      <w:pPr>
        <w:jc w:val="both"/>
        <w:rPr>
          <w:rFonts w:cs="Arial"/>
          <w:b/>
          <w:sz w:val="20"/>
          <w:szCs w:val="20"/>
          <w:lang w:val="nl-BE"/>
        </w:rPr>
      </w:pPr>
      <w:r>
        <w:rPr>
          <w:rFonts w:cs="Arial"/>
          <w:b/>
          <w:sz w:val="20"/>
          <w:szCs w:val="20"/>
          <w:lang w:val="nl-BE"/>
        </w:rPr>
        <w:t xml:space="preserve">             6.Pg2 </w:t>
      </w:r>
      <w:r>
        <w:rPr>
          <w:rFonts w:cs="Arial"/>
          <w:b/>
          <w:sz w:val="20"/>
          <w:szCs w:val="20"/>
          <w:lang w:val="nl-BE"/>
        </w:rPr>
        <w:tab/>
      </w:r>
      <w:r>
        <w:rPr>
          <w:rFonts w:cs="Arial"/>
          <w:b/>
          <w:sz w:val="20"/>
          <w:szCs w:val="20"/>
          <w:lang w:val="nl-BE"/>
        </w:rPr>
        <w:tab/>
        <w:t xml:space="preserve">Le4 </w:t>
      </w:r>
    </w:p>
    <w:p w14:paraId="7A2CBDCE" w14:textId="77777777" w:rsidR="006F3923" w:rsidRDefault="006F3923" w:rsidP="006F3923">
      <w:pPr>
        <w:jc w:val="both"/>
        <w:rPr>
          <w:rFonts w:cs="Arial"/>
          <w:b/>
          <w:sz w:val="20"/>
          <w:szCs w:val="20"/>
          <w:lang w:val="nl-BE"/>
        </w:rPr>
      </w:pPr>
      <w:r>
        <w:rPr>
          <w:rFonts w:cs="Arial"/>
          <w:b/>
          <w:sz w:val="20"/>
          <w:szCs w:val="20"/>
          <w:lang w:val="nl-BE"/>
        </w:rPr>
        <w:t xml:space="preserve">             7.Pf4+ </w:t>
      </w:r>
      <w:r>
        <w:rPr>
          <w:rFonts w:cs="Arial"/>
          <w:b/>
          <w:sz w:val="20"/>
          <w:szCs w:val="20"/>
          <w:lang w:val="nl-BE"/>
        </w:rPr>
        <w:tab/>
      </w:r>
      <w:r>
        <w:rPr>
          <w:rFonts w:cs="Arial"/>
          <w:b/>
          <w:sz w:val="20"/>
          <w:szCs w:val="20"/>
          <w:lang w:val="nl-BE"/>
        </w:rPr>
        <w:tab/>
        <w:t xml:space="preserve">Ke3 </w:t>
      </w:r>
    </w:p>
    <w:p w14:paraId="217A7E86" w14:textId="77777777" w:rsidR="006F3923" w:rsidRDefault="006F3923" w:rsidP="006F3923">
      <w:pPr>
        <w:jc w:val="both"/>
        <w:rPr>
          <w:rFonts w:cs="Arial"/>
          <w:b/>
          <w:sz w:val="20"/>
          <w:szCs w:val="20"/>
          <w:lang w:val="nl-BE"/>
        </w:rPr>
      </w:pPr>
      <w:r>
        <w:rPr>
          <w:rFonts w:cs="Arial"/>
          <w:b/>
          <w:sz w:val="20"/>
          <w:szCs w:val="20"/>
          <w:lang w:val="nl-BE"/>
        </w:rPr>
        <w:t xml:space="preserve">             8.Ph5 </w:t>
      </w:r>
      <w:r>
        <w:rPr>
          <w:rFonts w:cs="Arial"/>
          <w:b/>
          <w:sz w:val="20"/>
          <w:szCs w:val="20"/>
          <w:lang w:val="nl-BE"/>
        </w:rPr>
        <w:tab/>
      </w:r>
      <w:r>
        <w:rPr>
          <w:rFonts w:cs="Arial"/>
          <w:b/>
          <w:sz w:val="20"/>
          <w:szCs w:val="20"/>
          <w:lang w:val="nl-BE"/>
        </w:rPr>
        <w:tab/>
        <w:t xml:space="preserve">g5 </w:t>
      </w:r>
    </w:p>
    <w:p w14:paraId="7354A9BA" w14:textId="77777777" w:rsidR="006F3923" w:rsidRDefault="006F3923" w:rsidP="006F3923">
      <w:pPr>
        <w:jc w:val="both"/>
        <w:rPr>
          <w:rFonts w:cs="Arial"/>
          <w:b/>
          <w:sz w:val="20"/>
          <w:szCs w:val="20"/>
          <w:lang w:val="nl-BE"/>
        </w:rPr>
      </w:pPr>
      <w:r>
        <w:rPr>
          <w:rFonts w:cs="Arial"/>
          <w:b/>
          <w:sz w:val="20"/>
          <w:szCs w:val="20"/>
          <w:lang w:val="nl-BE"/>
        </w:rPr>
        <w:t xml:space="preserve">             9.Pf6 </w:t>
      </w:r>
      <w:r>
        <w:rPr>
          <w:rFonts w:cs="Arial"/>
          <w:b/>
          <w:sz w:val="20"/>
          <w:szCs w:val="20"/>
          <w:lang w:val="nl-BE"/>
        </w:rPr>
        <w:tab/>
      </w:r>
      <w:r>
        <w:rPr>
          <w:rFonts w:cs="Arial"/>
          <w:b/>
          <w:sz w:val="20"/>
          <w:szCs w:val="20"/>
          <w:lang w:val="nl-BE"/>
        </w:rPr>
        <w:tab/>
        <w:t xml:space="preserve">Kd4 </w:t>
      </w:r>
    </w:p>
    <w:p w14:paraId="1200369D" w14:textId="77777777" w:rsidR="006F3923" w:rsidRDefault="006F3923" w:rsidP="006F3923">
      <w:pPr>
        <w:jc w:val="both"/>
        <w:rPr>
          <w:rFonts w:cs="Arial"/>
          <w:b/>
          <w:sz w:val="20"/>
          <w:szCs w:val="20"/>
          <w:lang w:val="nl-BE"/>
        </w:rPr>
      </w:pPr>
      <w:r>
        <w:rPr>
          <w:rFonts w:cs="Arial"/>
          <w:b/>
          <w:sz w:val="20"/>
          <w:szCs w:val="20"/>
          <w:lang w:val="nl-BE"/>
        </w:rPr>
        <w:t xml:space="preserve">           10.Kb2 </w:t>
      </w:r>
      <w:r>
        <w:rPr>
          <w:rFonts w:cs="Arial"/>
          <w:b/>
          <w:sz w:val="20"/>
          <w:szCs w:val="20"/>
          <w:lang w:val="nl-BE"/>
        </w:rPr>
        <w:tab/>
      </w:r>
      <w:r>
        <w:rPr>
          <w:rFonts w:cs="Arial"/>
          <w:b/>
          <w:sz w:val="20"/>
          <w:szCs w:val="20"/>
          <w:lang w:val="nl-BE"/>
        </w:rPr>
        <w:tab/>
        <w:t xml:space="preserve">Ke5 </w:t>
      </w:r>
    </w:p>
    <w:p w14:paraId="2D3BEA32" w14:textId="77777777" w:rsidR="006F3923" w:rsidRDefault="006F3923" w:rsidP="006F3923">
      <w:pPr>
        <w:jc w:val="both"/>
        <w:rPr>
          <w:rFonts w:cs="Arial"/>
          <w:b/>
          <w:sz w:val="20"/>
          <w:szCs w:val="20"/>
          <w:lang w:val="nl-BE"/>
        </w:rPr>
      </w:pPr>
      <w:r>
        <w:rPr>
          <w:rFonts w:cs="Arial"/>
          <w:b/>
          <w:sz w:val="20"/>
          <w:szCs w:val="20"/>
          <w:lang w:val="nl-BE"/>
        </w:rPr>
        <w:t xml:space="preserve">           11.Pg4+ </w:t>
      </w:r>
      <w:r>
        <w:rPr>
          <w:rFonts w:cs="Arial"/>
          <w:b/>
          <w:sz w:val="20"/>
          <w:szCs w:val="20"/>
          <w:lang w:val="nl-BE"/>
        </w:rPr>
        <w:tab/>
        <w:t xml:space="preserve">Kf4 </w:t>
      </w:r>
    </w:p>
    <w:p w14:paraId="6E944CBD" w14:textId="77777777" w:rsidR="006F3923" w:rsidRDefault="006F3923" w:rsidP="006F3923">
      <w:pPr>
        <w:jc w:val="both"/>
        <w:rPr>
          <w:rFonts w:cs="Arial"/>
          <w:b/>
          <w:sz w:val="20"/>
          <w:szCs w:val="20"/>
          <w:lang w:val="nl-BE"/>
        </w:rPr>
      </w:pPr>
      <w:r>
        <w:rPr>
          <w:rFonts w:cs="Arial"/>
          <w:b/>
          <w:sz w:val="20"/>
          <w:szCs w:val="20"/>
          <w:lang w:val="nl-BE"/>
        </w:rPr>
        <w:t xml:space="preserve">           12.Ph6 </w:t>
      </w:r>
      <w:r>
        <w:rPr>
          <w:rFonts w:cs="Arial"/>
          <w:b/>
          <w:sz w:val="20"/>
          <w:szCs w:val="20"/>
          <w:lang w:val="nl-BE"/>
        </w:rPr>
        <w:tab/>
      </w:r>
      <w:r>
        <w:rPr>
          <w:rFonts w:cs="Arial"/>
          <w:b/>
          <w:sz w:val="20"/>
          <w:szCs w:val="20"/>
          <w:lang w:val="nl-BE"/>
        </w:rPr>
        <w:tab/>
        <w:t xml:space="preserve">Ld5 </w:t>
      </w:r>
    </w:p>
    <w:p w14:paraId="4A50E0ED" w14:textId="77777777" w:rsidR="007D7B9F" w:rsidRDefault="007D7B9F" w:rsidP="007D7B9F">
      <w:pPr>
        <w:jc w:val="both"/>
        <w:rPr>
          <w:rFonts w:cs="Arial"/>
          <w:b/>
          <w:sz w:val="20"/>
          <w:szCs w:val="20"/>
          <w:lang w:val="nl-BE"/>
        </w:rPr>
      </w:pPr>
      <w:r>
        <w:rPr>
          <w:rFonts w:cs="Arial"/>
          <w:b/>
          <w:sz w:val="20"/>
          <w:szCs w:val="20"/>
          <w:lang w:val="nl-BE"/>
        </w:rPr>
        <w:t xml:space="preserve">           13.Kc3</w:t>
      </w:r>
      <w:r w:rsidR="00CC36A0">
        <w:rPr>
          <w:rFonts w:cs="Arial"/>
          <w:b/>
          <w:sz w:val="20"/>
          <w:szCs w:val="20"/>
          <w:lang w:val="nl-BE"/>
        </w:rPr>
        <w:t xml:space="preserve">     </w:t>
      </w:r>
      <w:r w:rsidR="00CC36A0">
        <w:rPr>
          <w:rFonts w:cs="Arial"/>
          <w:b/>
          <w:sz w:val="20"/>
          <w:szCs w:val="20"/>
          <w:lang w:val="nl-BE"/>
        </w:rPr>
        <w:tab/>
      </w:r>
      <w:r>
        <w:rPr>
          <w:rFonts w:cs="Arial"/>
          <w:b/>
          <w:sz w:val="20"/>
          <w:szCs w:val="20"/>
          <w:lang w:val="nl-BE"/>
        </w:rPr>
        <w:t>La2</w:t>
      </w:r>
    </w:p>
    <w:p w14:paraId="1BD1BE17" w14:textId="77777777" w:rsidR="006F3923" w:rsidRDefault="00D00EDF" w:rsidP="007D7B9F">
      <w:pPr>
        <w:jc w:val="both"/>
        <w:rPr>
          <w:rFonts w:cs="Arial"/>
          <w:b/>
          <w:sz w:val="20"/>
          <w:szCs w:val="20"/>
          <w:lang w:val="nl-BE"/>
        </w:rPr>
      </w:pPr>
      <w:r>
        <w:rPr>
          <w:rFonts w:cs="Arial"/>
          <w:b/>
          <w:i/>
          <w:sz w:val="20"/>
          <w:szCs w:val="20"/>
          <w:lang w:val="nl-BE"/>
        </w:rPr>
        <w:t xml:space="preserve">     </w:t>
      </w:r>
      <w:r w:rsidR="007D7B9F">
        <w:rPr>
          <w:rFonts w:cs="Arial"/>
          <w:b/>
          <w:sz w:val="20"/>
          <w:szCs w:val="20"/>
          <w:lang w:val="nl-BE"/>
        </w:rPr>
        <w:t xml:space="preserve"> </w:t>
      </w:r>
      <w:r w:rsidR="006F3923">
        <w:rPr>
          <w:rFonts w:cs="Arial"/>
          <w:b/>
          <w:sz w:val="20"/>
          <w:szCs w:val="20"/>
          <w:lang w:val="nl-BE"/>
        </w:rPr>
        <w:t xml:space="preserve"> </w:t>
      </w:r>
      <w:r w:rsidR="00CC36A0">
        <w:rPr>
          <w:rFonts w:cs="Arial"/>
          <w:b/>
          <w:sz w:val="20"/>
          <w:szCs w:val="20"/>
          <w:lang w:val="nl-BE"/>
        </w:rPr>
        <w:t xml:space="preserve">    </w:t>
      </w:r>
      <w:r w:rsidR="006F3923">
        <w:rPr>
          <w:rFonts w:cs="Arial"/>
          <w:b/>
          <w:sz w:val="20"/>
          <w:szCs w:val="20"/>
          <w:lang w:val="nl-BE"/>
        </w:rPr>
        <w:t xml:space="preserve">14.Kd3 </w:t>
      </w:r>
      <w:r w:rsidR="006F3923">
        <w:rPr>
          <w:rFonts w:cs="Arial"/>
          <w:b/>
          <w:sz w:val="20"/>
          <w:szCs w:val="20"/>
          <w:lang w:val="nl-BE"/>
        </w:rPr>
        <w:tab/>
      </w:r>
      <w:r w:rsidR="006F3923">
        <w:rPr>
          <w:rFonts w:cs="Arial"/>
          <w:b/>
          <w:sz w:val="20"/>
          <w:szCs w:val="20"/>
          <w:lang w:val="nl-BE"/>
        </w:rPr>
        <w:tab/>
        <w:t xml:space="preserve">Le6 </w:t>
      </w:r>
    </w:p>
    <w:p w14:paraId="58763199" w14:textId="77777777" w:rsidR="006F3923" w:rsidRDefault="007D7B9F" w:rsidP="006F3923">
      <w:pPr>
        <w:jc w:val="both"/>
        <w:rPr>
          <w:rFonts w:cs="Arial"/>
          <w:b/>
          <w:sz w:val="20"/>
          <w:szCs w:val="20"/>
          <w:lang w:val="nl-BE"/>
        </w:rPr>
      </w:pPr>
      <w:r>
        <w:rPr>
          <w:rFonts w:cs="Arial"/>
          <w:b/>
          <w:sz w:val="20"/>
          <w:szCs w:val="20"/>
          <w:lang w:val="nl-BE"/>
        </w:rPr>
        <w:t xml:space="preserve">           15.Kd4 </w:t>
      </w:r>
      <w:r>
        <w:rPr>
          <w:rFonts w:cs="Arial"/>
          <w:b/>
          <w:sz w:val="20"/>
          <w:szCs w:val="20"/>
          <w:lang w:val="nl-BE"/>
        </w:rPr>
        <w:tab/>
      </w:r>
      <w:r>
        <w:rPr>
          <w:rFonts w:cs="Arial"/>
          <w:b/>
          <w:sz w:val="20"/>
          <w:szCs w:val="20"/>
          <w:lang w:val="nl-BE"/>
        </w:rPr>
        <w:tab/>
      </w:r>
      <w:r w:rsidR="006F3923">
        <w:rPr>
          <w:rFonts w:cs="Arial"/>
          <w:b/>
          <w:sz w:val="20"/>
          <w:szCs w:val="20"/>
          <w:lang w:val="nl-BE"/>
        </w:rPr>
        <w:t xml:space="preserve">Kg3 </w:t>
      </w:r>
    </w:p>
    <w:p w14:paraId="4959B218" w14:textId="77777777" w:rsidR="00116F3E" w:rsidRDefault="006F3923" w:rsidP="006F3923">
      <w:pPr>
        <w:jc w:val="both"/>
        <w:rPr>
          <w:rFonts w:cs="Arial"/>
          <w:b/>
          <w:sz w:val="20"/>
          <w:szCs w:val="20"/>
          <w:lang w:val="nl-BE"/>
        </w:rPr>
      </w:pPr>
      <w:r>
        <w:rPr>
          <w:rFonts w:cs="Arial"/>
          <w:b/>
          <w:sz w:val="20"/>
          <w:szCs w:val="20"/>
          <w:lang w:val="nl-BE"/>
        </w:rPr>
        <w:t xml:space="preserve">           16.Ke5 </w:t>
      </w:r>
    </w:p>
    <w:p w14:paraId="111211B2" w14:textId="77777777" w:rsidR="00787742" w:rsidRDefault="00116F3E" w:rsidP="006F3923">
      <w:pPr>
        <w:jc w:val="both"/>
        <w:rPr>
          <w:rFonts w:cs="Arial"/>
          <w:sz w:val="20"/>
          <w:szCs w:val="20"/>
          <w:lang w:val="nl-BE"/>
        </w:rPr>
      </w:pPr>
      <w:r>
        <w:rPr>
          <w:rFonts w:cs="Arial"/>
          <w:sz w:val="20"/>
          <w:szCs w:val="20"/>
          <w:lang w:val="nl-BE"/>
        </w:rPr>
        <w:t>Ik vond ook nog een tweede ver</w:t>
      </w:r>
      <w:r w:rsidR="00986A2B">
        <w:rPr>
          <w:rFonts w:cs="Arial"/>
          <w:sz w:val="20"/>
          <w:szCs w:val="20"/>
          <w:lang w:val="nl-BE"/>
        </w:rPr>
        <w:t>-d</w:t>
      </w:r>
      <w:r>
        <w:rPr>
          <w:rFonts w:cs="Arial"/>
          <w:sz w:val="20"/>
          <w:szCs w:val="20"/>
          <w:lang w:val="nl-BE"/>
        </w:rPr>
        <w:t>ere afwikkeling</w:t>
      </w:r>
      <w:r w:rsidR="00EF4656">
        <w:rPr>
          <w:rFonts w:cs="Arial"/>
          <w:sz w:val="20"/>
          <w:szCs w:val="20"/>
          <w:lang w:val="nl-BE"/>
        </w:rPr>
        <w:t xml:space="preserve"> na zet:</w:t>
      </w:r>
      <w:r w:rsidR="00986A2B">
        <w:rPr>
          <w:rFonts w:cs="Arial"/>
          <w:sz w:val="20"/>
          <w:szCs w:val="20"/>
          <w:lang w:val="nl-BE"/>
        </w:rPr>
        <w:t xml:space="preserve"> 13.Kc3,  name</w:t>
      </w:r>
      <w:r w:rsidR="00EF4656">
        <w:rPr>
          <w:rFonts w:cs="Arial"/>
          <w:sz w:val="20"/>
          <w:szCs w:val="20"/>
          <w:lang w:val="nl-BE"/>
        </w:rPr>
        <w:t>lijk</w:t>
      </w:r>
      <w:r w:rsidR="00986A2B">
        <w:rPr>
          <w:rFonts w:cs="Arial"/>
          <w:sz w:val="20"/>
          <w:szCs w:val="20"/>
          <w:lang w:val="nl-BE"/>
        </w:rPr>
        <w:t xml:space="preserve"> </w:t>
      </w:r>
      <w:r w:rsidR="00D00EDF">
        <w:rPr>
          <w:rFonts w:cs="Arial"/>
          <w:sz w:val="20"/>
          <w:szCs w:val="20"/>
          <w:lang w:val="nl-BE"/>
        </w:rPr>
        <w:t>13…Ke4 14.Kd2 Le6 15.Ke2 Kf4 16.Kf2</w:t>
      </w:r>
      <w:r w:rsidR="00DF583C">
        <w:rPr>
          <w:rFonts w:cs="Arial"/>
          <w:sz w:val="20"/>
          <w:szCs w:val="20"/>
          <w:lang w:val="nl-BE"/>
        </w:rPr>
        <w:t>, enzovoort</w:t>
      </w:r>
      <w:r w:rsidR="00986A2B">
        <w:rPr>
          <w:rFonts w:cs="Arial"/>
          <w:sz w:val="20"/>
          <w:szCs w:val="20"/>
          <w:lang w:val="nl-BE"/>
        </w:rPr>
        <w:t>…</w:t>
      </w:r>
    </w:p>
    <w:p w14:paraId="7D3D9E5F" w14:textId="77777777" w:rsidR="00D00EDF" w:rsidRPr="00D00EDF" w:rsidRDefault="00D00EDF" w:rsidP="006F3923">
      <w:pPr>
        <w:jc w:val="both"/>
        <w:rPr>
          <w:rFonts w:cs="Arial"/>
          <w:sz w:val="20"/>
          <w:szCs w:val="20"/>
          <w:lang w:val="nl-BE"/>
        </w:rPr>
      </w:pPr>
    </w:p>
    <w:p w14:paraId="3FF19201" w14:textId="77777777" w:rsidR="006F3923" w:rsidRDefault="002F0BDB" w:rsidP="006F3923">
      <w:pPr>
        <w:jc w:val="both"/>
        <w:rPr>
          <w:rFonts w:cs="Arial"/>
          <w:sz w:val="20"/>
          <w:szCs w:val="20"/>
          <w:lang w:val="nl-BE"/>
        </w:rPr>
      </w:pPr>
      <w:r>
        <w:rPr>
          <w:rFonts w:cs="Arial"/>
          <w:sz w:val="20"/>
          <w:szCs w:val="20"/>
          <w:lang w:val="nl-BE"/>
        </w:rPr>
        <w:t>In</w:t>
      </w:r>
      <w:r w:rsidR="00EF4656">
        <w:rPr>
          <w:rFonts w:cs="Arial"/>
          <w:sz w:val="20"/>
          <w:szCs w:val="20"/>
          <w:lang w:val="nl-BE"/>
        </w:rPr>
        <w:t xml:space="preserve"> </w:t>
      </w:r>
      <w:r w:rsidR="00B46153">
        <w:rPr>
          <w:rFonts w:cs="Arial"/>
          <w:sz w:val="20"/>
          <w:szCs w:val="20"/>
          <w:lang w:val="nl-BE"/>
        </w:rPr>
        <w:t>het</w:t>
      </w:r>
      <w:r w:rsidR="00EF4656">
        <w:rPr>
          <w:rFonts w:cs="Arial"/>
          <w:sz w:val="20"/>
          <w:szCs w:val="20"/>
          <w:lang w:val="nl-BE"/>
        </w:rPr>
        <w:t xml:space="preserve"> werkje</w:t>
      </w:r>
      <w:r w:rsidR="00787742">
        <w:rPr>
          <w:rFonts w:cs="Arial"/>
          <w:sz w:val="20"/>
          <w:szCs w:val="20"/>
          <w:lang w:val="nl-BE"/>
        </w:rPr>
        <w:t xml:space="preserve"> van </w:t>
      </w:r>
      <w:r w:rsidR="00481911">
        <w:rPr>
          <w:rFonts w:cs="Arial"/>
          <w:sz w:val="20"/>
          <w:szCs w:val="20"/>
          <w:lang w:val="nl-BE"/>
        </w:rPr>
        <w:t xml:space="preserve">grootmeester Jan </w:t>
      </w:r>
      <w:r w:rsidR="00787742">
        <w:rPr>
          <w:rFonts w:cs="Arial"/>
          <w:sz w:val="20"/>
          <w:szCs w:val="20"/>
          <w:lang w:val="nl-BE"/>
        </w:rPr>
        <w:t>Timman,</w:t>
      </w:r>
      <w:r w:rsidR="00EF4656">
        <w:rPr>
          <w:rFonts w:cs="Arial"/>
          <w:sz w:val="20"/>
          <w:szCs w:val="20"/>
          <w:lang w:val="nl-BE"/>
        </w:rPr>
        <w:t xml:space="preserve"> </w:t>
      </w:r>
      <w:r w:rsidR="00986A2B">
        <w:rPr>
          <w:rFonts w:cs="Arial"/>
          <w:sz w:val="20"/>
          <w:szCs w:val="20"/>
          <w:lang w:val="nl-BE"/>
        </w:rPr>
        <w:t>(1994</w:t>
      </w:r>
      <w:r w:rsidR="00EF4656">
        <w:rPr>
          <w:rFonts w:cs="Arial"/>
          <w:sz w:val="20"/>
          <w:szCs w:val="20"/>
          <w:lang w:val="nl-BE"/>
        </w:rPr>
        <w:t>)</w:t>
      </w:r>
      <w:r w:rsidR="00986A2B">
        <w:rPr>
          <w:rFonts w:cs="Arial"/>
          <w:sz w:val="20"/>
          <w:szCs w:val="20"/>
          <w:lang w:val="nl-BE"/>
        </w:rPr>
        <w:t>,</w:t>
      </w:r>
      <w:r w:rsidR="00787742">
        <w:rPr>
          <w:rFonts w:cs="Arial"/>
          <w:sz w:val="20"/>
          <w:szCs w:val="20"/>
          <w:lang w:val="nl-BE"/>
        </w:rPr>
        <w:t xml:space="preserve"> op</w:t>
      </w:r>
      <w:r w:rsidR="006F3923">
        <w:rPr>
          <w:rFonts w:cs="Arial"/>
          <w:sz w:val="20"/>
          <w:szCs w:val="20"/>
          <w:lang w:val="nl-BE"/>
        </w:rPr>
        <w:t xml:space="preserve">gedragen aan Vlastimil Hort in </w:t>
      </w:r>
      <w:r>
        <w:rPr>
          <w:rFonts w:cs="Arial"/>
          <w:i/>
          <w:sz w:val="20"/>
          <w:szCs w:val="20"/>
          <w:lang w:val="nl-BE"/>
        </w:rPr>
        <w:t>Ausge</w:t>
      </w:r>
      <w:r w:rsidR="006F3923">
        <w:rPr>
          <w:rFonts w:cs="Arial"/>
          <w:i/>
          <w:sz w:val="20"/>
          <w:szCs w:val="20"/>
          <w:lang w:val="nl-BE"/>
        </w:rPr>
        <w:t>wäh</w:t>
      </w:r>
      <w:r w:rsidR="00986A2B">
        <w:rPr>
          <w:rFonts w:cs="Arial"/>
          <w:i/>
          <w:sz w:val="20"/>
          <w:szCs w:val="20"/>
          <w:lang w:val="nl-BE"/>
        </w:rPr>
        <w:t>lt</w:t>
      </w:r>
      <w:r w:rsidR="006F3923">
        <w:rPr>
          <w:rFonts w:cs="Arial"/>
          <w:i/>
          <w:sz w:val="20"/>
          <w:szCs w:val="20"/>
          <w:lang w:val="nl-BE"/>
        </w:rPr>
        <w:t>e End</w:t>
      </w:r>
      <w:r w:rsidR="00340788">
        <w:rPr>
          <w:rFonts w:cs="Arial"/>
          <w:i/>
          <w:sz w:val="20"/>
          <w:szCs w:val="20"/>
          <w:lang w:val="nl-BE"/>
        </w:rPr>
        <w:t>-</w:t>
      </w:r>
      <w:r w:rsidR="006F3923">
        <w:rPr>
          <w:rFonts w:cs="Arial"/>
          <w:i/>
          <w:sz w:val="20"/>
          <w:szCs w:val="20"/>
          <w:lang w:val="nl-BE"/>
        </w:rPr>
        <w:t>spielstudien</w:t>
      </w:r>
      <w:r w:rsidR="006F3923">
        <w:rPr>
          <w:rFonts w:cs="Arial"/>
          <w:sz w:val="20"/>
          <w:szCs w:val="20"/>
          <w:lang w:val="nl-BE"/>
        </w:rPr>
        <w:t>:</w:t>
      </w:r>
      <w:r w:rsidR="006F3923">
        <w:rPr>
          <w:rFonts w:cs="Arial"/>
          <w:i/>
          <w:sz w:val="20"/>
          <w:szCs w:val="20"/>
          <w:lang w:val="nl-BE"/>
        </w:rPr>
        <w:t xml:space="preserve">  </w:t>
      </w:r>
    </w:p>
    <w:p w14:paraId="317B14FE" w14:textId="77777777" w:rsidR="006F3923" w:rsidRDefault="006F3923" w:rsidP="006F3923">
      <w:pPr>
        <w:jc w:val="both"/>
        <w:rPr>
          <w:rFonts w:cs="Arial"/>
          <w:i/>
          <w:sz w:val="20"/>
          <w:szCs w:val="20"/>
          <w:lang w:val="nl-BE"/>
        </w:rPr>
      </w:pPr>
      <w:r>
        <w:rPr>
          <w:rFonts w:cs="Arial"/>
          <w:i/>
          <w:sz w:val="20"/>
          <w:szCs w:val="20"/>
          <w:lang w:val="nl-BE"/>
        </w:rPr>
        <w:t xml:space="preserve"> </w:t>
      </w:r>
    </w:p>
    <w:p w14:paraId="59E12BF0" w14:textId="77777777" w:rsidR="006F3923" w:rsidRPr="003976E1" w:rsidRDefault="006F3923" w:rsidP="006F3923">
      <w:pPr>
        <w:jc w:val="both"/>
        <w:rPr>
          <w:rFonts w:cs="Arial"/>
          <w:sz w:val="20"/>
          <w:szCs w:val="20"/>
          <w:lang w:val="nl-BE"/>
        </w:rPr>
      </w:pPr>
      <w:r w:rsidRPr="003976E1">
        <w:rPr>
          <w:rFonts w:cs="Arial"/>
          <w:sz w:val="20"/>
          <w:szCs w:val="20"/>
          <w:lang w:val="nl-BE"/>
        </w:rPr>
        <w:t xml:space="preserve">Kb3 Pe1 g5 / Ke2 Lh7 g7 = </w:t>
      </w:r>
    </w:p>
    <w:p w14:paraId="2E5F83F5" w14:textId="77777777" w:rsidR="002F0BDB" w:rsidRDefault="002F0BDB" w:rsidP="002F0BDB">
      <w:pPr>
        <w:rPr>
          <w:rFonts w:cs="Arial"/>
          <w:sz w:val="20"/>
          <w:szCs w:val="20"/>
          <w:lang w:val="nl-BE"/>
        </w:rPr>
      </w:pPr>
    </w:p>
    <w:p w14:paraId="21562BD1" w14:textId="77777777" w:rsidR="00CC36A0" w:rsidRDefault="00787742" w:rsidP="00DA21E0">
      <w:pPr>
        <w:jc w:val="both"/>
        <w:rPr>
          <w:rFonts w:cs="Arial"/>
          <w:sz w:val="20"/>
          <w:szCs w:val="20"/>
          <w:lang w:val="nl-BE"/>
        </w:rPr>
      </w:pPr>
      <w:r>
        <w:rPr>
          <w:rFonts w:cs="Arial"/>
          <w:sz w:val="20"/>
          <w:szCs w:val="20"/>
          <w:lang w:val="nl-BE"/>
        </w:rPr>
        <w:t>ontstaat</w:t>
      </w:r>
      <w:r w:rsidR="00481911">
        <w:rPr>
          <w:rFonts w:cs="Arial"/>
          <w:sz w:val="20"/>
          <w:szCs w:val="20"/>
          <w:lang w:val="nl-BE"/>
        </w:rPr>
        <w:t xml:space="preserve"> er</w:t>
      </w:r>
      <w:r w:rsidR="00E54ACB">
        <w:rPr>
          <w:rFonts w:cs="Arial"/>
          <w:sz w:val="20"/>
          <w:szCs w:val="20"/>
          <w:lang w:val="nl-BE"/>
        </w:rPr>
        <w:t xml:space="preserve"> </w:t>
      </w:r>
      <w:r w:rsidR="00481911">
        <w:rPr>
          <w:rFonts w:cs="Arial"/>
          <w:sz w:val="20"/>
          <w:szCs w:val="20"/>
          <w:lang w:val="nl-BE"/>
        </w:rPr>
        <w:t xml:space="preserve">na 1.g6 Lxg6 een </w:t>
      </w:r>
      <w:r w:rsidR="00C84176">
        <w:rPr>
          <w:rFonts w:cs="Arial"/>
          <w:sz w:val="20"/>
          <w:szCs w:val="20"/>
          <w:lang w:val="nl-BE"/>
        </w:rPr>
        <w:t xml:space="preserve">mini-studie </w:t>
      </w:r>
      <w:r w:rsidR="00986A2B">
        <w:rPr>
          <w:rFonts w:cs="Arial"/>
          <w:sz w:val="20"/>
          <w:szCs w:val="20"/>
          <w:lang w:val="nl-BE"/>
        </w:rPr>
        <w:t>met:</w:t>
      </w:r>
      <w:r w:rsidR="00CC36A0">
        <w:rPr>
          <w:rFonts w:cs="Arial"/>
          <w:sz w:val="20"/>
          <w:szCs w:val="20"/>
          <w:lang w:val="nl-BE"/>
        </w:rPr>
        <w:t xml:space="preserve"> 2.Pg2 Le4 3.Pf4+ Ke3 4.Ph5 g5 5.Pf6</w:t>
      </w:r>
      <w:r w:rsidR="00D00EDF">
        <w:rPr>
          <w:rFonts w:cs="Arial"/>
          <w:sz w:val="20"/>
          <w:szCs w:val="20"/>
          <w:lang w:val="nl-BE"/>
        </w:rPr>
        <w:t xml:space="preserve"> Kd4 6.Kb2 Ke5 7.Pg4+ Kf4 8.Ph6 Ld5 9.Kc3 L</w:t>
      </w:r>
      <w:r w:rsidR="00DA21E0">
        <w:rPr>
          <w:rFonts w:cs="Arial"/>
          <w:sz w:val="20"/>
          <w:szCs w:val="20"/>
          <w:lang w:val="nl-BE"/>
        </w:rPr>
        <w:t>a2 10.Kd3 Le6 11.Kd4 Kg3 12.Ke</w:t>
      </w:r>
      <w:r w:rsidR="00986F8F">
        <w:rPr>
          <w:rFonts w:cs="Arial"/>
          <w:sz w:val="20"/>
          <w:szCs w:val="20"/>
          <w:lang w:val="nl-BE"/>
        </w:rPr>
        <w:t>5</w:t>
      </w:r>
    </w:p>
    <w:p w14:paraId="01DBB44A" w14:textId="77777777" w:rsidR="005D211A" w:rsidRDefault="005D211A" w:rsidP="00CD2F4E">
      <w:pPr>
        <w:jc w:val="center"/>
        <w:rPr>
          <w:rFonts w:cs="Arial"/>
          <w:b/>
          <w:sz w:val="20"/>
          <w:szCs w:val="20"/>
          <w:lang w:val="nl-BE"/>
        </w:rPr>
      </w:pPr>
    </w:p>
    <w:p w14:paraId="64A039AC" w14:textId="77777777" w:rsidR="006F3923" w:rsidRDefault="00741791" w:rsidP="00CD2F4E">
      <w:pPr>
        <w:jc w:val="center"/>
        <w:rPr>
          <w:rFonts w:cs="Arial"/>
          <w:sz w:val="20"/>
          <w:szCs w:val="20"/>
          <w:lang w:val="nl-BE"/>
        </w:rPr>
      </w:pPr>
      <w:r>
        <w:rPr>
          <w:rFonts w:cs="Arial"/>
          <w:b/>
          <w:sz w:val="20"/>
          <w:szCs w:val="20"/>
          <w:lang w:val="nl-BE"/>
        </w:rPr>
        <w:lastRenderedPageBreak/>
        <w:t>- 187</w:t>
      </w:r>
      <w:r w:rsidR="00AA214A">
        <w:rPr>
          <w:rFonts w:cs="Arial"/>
          <w:b/>
          <w:sz w:val="20"/>
          <w:szCs w:val="20"/>
          <w:lang w:val="nl-BE"/>
        </w:rPr>
        <w:t xml:space="preserve"> -</w:t>
      </w:r>
    </w:p>
    <w:p w14:paraId="71D15D91" w14:textId="77777777" w:rsidR="006F3923" w:rsidRDefault="006F3923" w:rsidP="006F3923">
      <w:pPr>
        <w:spacing w:line="190" w:lineRule="exact"/>
        <w:jc w:val="center"/>
        <w:rPr>
          <w:noProof/>
          <w:sz w:val="20"/>
          <w:szCs w:val="20"/>
          <w:lang w:val="nl-BE"/>
        </w:rPr>
      </w:pPr>
    </w:p>
    <w:p w14:paraId="07FF6B9B" w14:textId="77777777" w:rsidR="006F3923" w:rsidRDefault="006F3923" w:rsidP="00EB266B">
      <w:pPr>
        <w:spacing w:line="190" w:lineRule="exact"/>
        <w:jc w:val="center"/>
        <w:rPr>
          <w:rFonts w:cs="Arial"/>
          <w:sz w:val="20"/>
          <w:szCs w:val="20"/>
          <w:lang w:val="nl-BE"/>
        </w:rPr>
      </w:pPr>
      <w:r>
        <w:rPr>
          <w:rFonts w:cs="Arial"/>
          <w:i/>
          <w:noProof/>
          <w:sz w:val="20"/>
          <w:szCs w:val="20"/>
          <w:lang w:val="nl-BE"/>
        </w:rPr>
        <w:t>Origineel</w:t>
      </w:r>
      <w:r>
        <w:rPr>
          <w:rFonts w:cs="Arial"/>
          <w:noProof/>
          <w:sz w:val="20"/>
          <w:szCs w:val="20"/>
          <w:lang w:val="nl-BE"/>
        </w:rPr>
        <w:t>,</w:t>
      </w:r>
      <w:r>
        <w:rPr>
          <w:rFonts w:cs="Arial"/>
          <w:i/>
          <w:sz w:val="20"/>
          <w:szCs w:val="20"/>
          <w:lang w:val="nl-BE"/>
        </w:rPr>
        <w:t xml:space="preserve"> </w:t>
      </w:r>
      <w:r>
        <w:rPr>
          <w:rFonts w:cs="Arial"/>
          <w:sz w:val="20"/>
          <w:szCs w:val="20"/>
          <w:lang w:val="nl-BE"/>
        </w:rPr>
        <w:t>2003</w:t>
      </w:r>
    </w:p>
    <w:p w14:paraId="6CCFCA62" w14:textId="77777777" w:rsidR="00887DDC" w:rsidRDefault="00887DDC" w:rsidP="00EB266B">
      <w:pPr>
        <w:spacing w:line="190" w:lineRule="exact"/>
        <w:jc w:val="center"/>
        <w:rPr>
          <w:rFonts w:cs="Arial"/>
          <w:sz w:val="20"/>
          <w:szCs w:val="20"/>
          <w:lang w:val="nl-BE"/>
        </w:rPr>
      </w:pPr>
      <w:r>
        <w:rPr>
          <w:rFonts w:cs="Arial"/>
          <w:i/>
          <w:sz w:val="20"/>
          <w:szCs w:val="20"/>
          <w:lang w:val="nl-BE"/>
        </w:rPr>
        <w:t xml:space="preserve">Probleemblad, </w:t>
      </w:r>
      <w:r>
        <w:rPr>
          <w:rFonts w:cs="Arial"/>
          <w:sz w:val="20"/>
          <w:szCs w:val="20"/>
          <w:lang w:val="nl-BE"/>
        </w:rPr>
        <w:t>2016</w:t>
      </w:r>
    </w:p>
    <w:p w14:paraId="7A9410D4" w14:textId="77777777" w:rsidR="006F3923" w:rsidRDefault="006F3923" w:rsidP="006F3923">
      <w:pPr>
        <w:spacing w:line="190" w:lineRule="exact"/>
        <w:jc w:val="center"/>
        <w:rPr>
          <w:rFonts w:cs="Arial"/>
          <w:sz w:val="20"/>
          <w:szCs w:val="20"/>
          <w:lang w:val="nl-BE"/>
        </w:rPr>
      </w:pPr>
    </w:p>
    <w:p w14:paraId="1D567F57" w14:textId="77777777" w:rsidR="006F3923" w:rsidRDefault="006F3923" w:rsidP="006F3923">
      <w:pPr>
        <w:jc w:val="center"/>
        <w:rPr>
          <w:rFonts w:cs="Arial"/>
          <w:sz w:val="20"/>
          <w:szCs w:val="20"/>
          <w:lang w:val="nl-BE"/>
        </w:rPr>
      </w:pPr>
      <w:r>
        <w:rPr>
          <w:lang w:val="nl-BE"/>
        </w:rPr>
        <w:object w:dxaOrig="4579" w:dyaOrig="4577" w14:anchorId="664F89C6">
          <v:shape id="_x0000_i1202" type="#_x0000_t75" style="width:161.15pt;height:159.5pt" o:ole="">
            <v:imagedata r:id="rId375" o:title=""/>
          </v:shape>
          <o:OLEObject Type="Embed" ProgID="CorelDRAW.Graphic.12" ShapeID="_x0000_i1202" DrawAspect="Content" ObjectID="_1587467595" r:id="rId376"/>
        </w:object>
      </w:r>
    </w:p>
    <w:p w14:paraId="1A5FFCDB" w14:textId="77777777" w:rsidR="005D211A" w:rsidRDefault="005D211A" w:rsidP="006F3923">
      <w:pPr>
        <w:jc w:val="center"/>
        <w:rPr>
          <w:rFonts w:cs="Arial"/>
          <w:b/>
          <w:lang w:val="nl-BE"/>
        </w:rPr>
      </w:pPr>
    </w:p>
    <w:p w14:paraId="6F7425A3" w14:textId="77777777" w:rsidR="006F3923" w:rsidRDefault="006F3923" w:rsidP="006F3923">
      <w:pPr>
        <w:jc w:val="center"/>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0044.10 b5b8</w:t>
      </w:r>
    </w:p>
    <w:p w14:paraId="55D4D460" w14:textId="77777777" w:rsidR="006F3923" w:rsidRDefault="006F3923" w:rsidP="006F3923">
      <w:pPr>
        <w:jc w:val="both"/>
        <w:rPr>
          <w:rFonts w:cs="Arial"/>
          <w:i/>
          <w:sz w:val="20"/>
          <w:szCs w:val="20"/>
          <w:lang w:val="nl-BE"/>
        </w:rPr>
      </w:pPr>
    </w:p>
    <w:p w14:paraId="60E451F2" w14:textId="77777777" w:rsidR="006F3923" w:rsidRDefault="000B016B" w:rsidP="006F3923">
      <w:pPr>
        <w:jc w:val="both"/>
        <w:rPr>
          <w:rFonts w:cs="Arial"/>
          <w:sz w:val="20"/>
          <w:szCs w:val="20"/>
          <w:lang w:val="nl-BE"/>
        </w:rPr>
      </w:pPr>
      <w:r>
        <w:rPr>
          <w:rFonts w:cs="Arial"/>
          <w:sz w:val="20"/>
          <w:szCs w:val="20"/>
          <w:lang w:val="nl-BE"/>
        </w:rPr>
        <w:t>Wit heeft een extra pion op de startbaan staan</w:t>
      </w:r>
      <w:r w:rsidR="006F3923">
        <w:rPr>
          <w:rFonts w:cs="Arial"/>
          <w:sz w:val="20"/>
          <w:szCs w:val="20"/>
          <w:lang w:val="nl-BE"/>
        </w:rPr>
        <w:t xml:space="preserve"> en wacht geduldig af. </w:t>
      </w:r>
    </w:p>
    <w:p w14:paraId="3228A069" w14:textId="77777777" w:rsidR="00811269" w:rsidRDefault="00811269" w:rsidP="006F3923">
      <w:pPr>
        <w:jc w:val="both"/>
        <w:rPr>
          <w:rFonts w:cs="Arial"/>
          <w:b/>
          <w:sz w:val="20"/>
          <w:szCs w:val="20"/>
          <w:lang w:val="nl-BE"/>
        </w:rPr>
      </w:pPr>
      <w:r>
        <w:rPr>
          <w:rFonts w:cs="Arial"/>
          <w:b/>
          <w:sz w:val="20"/>
          <w:szCs w:val="20"/>
          <w:lang w:val="nl-BE"/>
        </w:rPr>
        <w:tab/>
        <w:t>1.Kc5</w:t>
      </w:r>
      <w:r>
        <w:rPr>
          <w:rFonts w:cs="Arial"/>
          <w:b/>
          <w:sz w:val="20"/>
          <w:szCs w:val="20"/>
          <w:lang w:val="nl-BE"/>
        </w:rPr>
        <w:tab/>
      </w:r>
      <w:r>
        <w:rPr>
          <w:rFonts w:cs="Arial"/>
          <w:b/>
          <w:sz w:val="20"/>
          <w:szCs w:val="20"/>
          <w:lang w:val="nl-BE"/>
        </w:rPr>
        <w:tab/>
        <w:t>Pe7</w:t>
      </w:r>
    </w:p>
    <w:p w14:paraId="5B9E9A69" w14:textId="77777777" w:rsidR="00811269" w:rsidRDefault="00811269" w:rsidP="006F3923">
      <w:pPr>
        <w:jc w:val="both"/>
        <w:rPr>
          <w:rFonts w:cs="Arial"/>
          <w:b/>
          <w:sz w:val="20"/>
          <w:szCs w:val="20"/>
          <w:lang w:val="nl-BE"/>
        </w:rPr>
      </w:pPr>
      <w:r>
        <w:rPr>
          <w:rFonts w:cs="Arial"/>
          <w:b/>
          <w:sz w:val="20"/>
          <w:szCs w:val="20"/>
          <w:lang w:val="nl-BE"/>
        </w:rPr>
        <w:tab/>
        <w:t>2.Kd6</w:t>
      </w:r>
      <w:r>
        <w:rPr>
          <w:rFonts w:cs="Arial"/>
          <w:b/>
          <w:sz w:val="20"/>
          <w:szCs w:val="20"/>
          <w:lang w:val="nl-BE"/>
        </w:rPr>
        <w:tab/>
      </w:r>
      <w:r>
        <w:rPr>
          <w:rFonts w:cs="Arial"/>
          <w:b/>
          <w:sz w:val="20"/>
          <w:szCs w:val="20"/>
          <w:lang w:val="nl-BE"/>
        </w:rPr>
        <w:tab/>
        <w:t>Pc8+</w:t>
      </w:r>
    </w:p>
    <w:p w14:paraId="6E9685CF" w14:textId="77777777" w:rsidR="00811269" w:rsidRDefault="00811269" w:rsidP="006F3923">
      <w:pPr>
        <w:jc w:val="both"/>
        <w:rPr>
          <w:rFonts w:cs="Arial"/>
          <w:b/>
          <w:sz w:val="20"/>
          <w:szCs w:val="20"/>
          <w:lang w:val="nl-BE"/>
        </w:rPr>
      </w:pPr>
      <w:r>
        <w:rPr>
          <w:rFonts w:cs="Arial"/>
          <w:b/>
          <w:sz w:val="20"/>
          <w:szCs w:val="20"/>
          <w:lang w:val="nl-BE"/>
        </w:rPr>
        <w:tab/>
        <w:t>3.Kxd5</w:t>
      </w:r>
    </w:p>
    <w:p w14:paraId="1F9843F9" w14:textId="77777777" w:rsidR="00811269" w:rsidRDefault="00811269" w:rsidP="006F3923">
      <w:pPr>
        <w:jc w:val="both"/>
        <w:rPr>
          <w:rFonts w:cs="Arial"/>
          <w:sz w:val="20"/>
          <w:szCs w:val="20"/>
          <w:lang w:val="nl-BE"/>
        </w:rPr>
      </w:pPr>
      <w:r>
        <w:rPr>
          <w:rFonts w:cs="Arial"/>
          <w:sz w:val="20"/>
          <w:szCs w:val="20"/>
          <w:lang w:val="nl-BE"/>
        </w:rPr>
        <w:t>Daar gaat de loper. Maar na</w:t>
      </w:r>
      <w:r w:rsidR="00071B75">
        <w:rPr>
          <w:rFonts w:cs="Arial"/>
          <w:sz w:val="20"/>
          <w:szCs w:val="20"/>
          <w:lang w:val="nl-BE"/>
        </w:rPr>
        <w:t>:</w:t>
      </w:r>
    </w:p>
    <w:p w14:paraId="2F745EFB" w14:textId="77777777" w:rsidR="00811269" w:rsidRDefault="00811269" w:rsidP="006F3923">
      <w:pPr>
        <w:jc w:val="both"/>
        <w:rPr>
          <w:rFonts w:cs="Arial"/>
          <w:b/>
          <w:sz w:val="20"/>
          <w:szCs w:val="20"/>
          <w:lang w:val="nl-BE"/>
        </w:rPr>
      </w:pPr>
      <w:r>
        <w:rPr>
          <w:rFonts w:cs="Arial"/>
          <w:sz w:val="20"/>
          <w:szCs w:val="20"/>
          <w:lang w:val="nl-BE"/>
        </w:rPr>
        <w:tab/>
      </w:r>
      <w:r>
        <w:rPr>
          <w:rFonts w:cs="Arial"/>
          <w:b/>
          <w:sz w:val="20"/>
          <w:szCs w:val="20"/>
          <w:lang w:val="nl-BE"/>
        </w:rPr>
        <w:t>3…</w:t>
      </w:r>
      <w:r>
        <w:rPr>
          <w:rFonts w:cs="Arial"/>
          <w:b/>
          <w:sz w:val="20"/>
          <w:szCs w:val="20"/>
          <w:lang w:val="nl-BE"/>
        </w:rPr>
        <w:tab/>
      </w:r>
      <w:r>
        <w:rPr>
          <w:rFonts w:cs="Arial"/>
          <w:b/>
          <w:sz w:val="20"/>
          <w:szCs w:val="20"/>
          <w:lang w:val="nl-BE"/>
        </w:rPr>
        <w:tab/>
        <w:t>Pb6</w:t>
      </w:r>
      <w:r w:rsidR="00D63ED6">
        <w:rPr>
          <w:rFonts w:cs="Arial"/>
          <w:b/>
          <w:sz w:val="20"/>
          <w:szCs w:val="20"/>
          <w:lang w:val="nl-BE"/>
        </w:rPr>
        <w:t>+</w:t>
      </w:r>
    </w:p>
    <w:p w14:paraId="1E6C8D84" w14:textId="77777777" w:rsidR="00096F98" w:rsidRDefault="00811269" w:rsidP="00265DBB">
      <w:pPr>
        <w:jc w:val="both"/>
        <w:rPr>
          <w:rFonts w:cs="Arial"/>
          <w:b/>
          <w:sz w:val="20"/>
          <w:szCs w:val="20"/>
          <w:lang w:val="nl-BE"/>
        </w:rPr>
      </w:pPr>
      <w:r>
        <w:rPr>
          <w:rFonts w:cs="Arial"/>
          <w:b/>
          <w:sz w:val="20"/>
          <w:szCs w:val="20"/>
          <w:lang w:val="nl-BE"/>
        </w:rPr>
        <w:tab/>
        <w:t>4.Kc6</w:t>
      </w:r>
      <w:r>
        <w:rPr>
          <w:rFonts w:cs="Arial"/>
          <w:b/>
          <w:sz w:val="20"/>
          <w:szCs w:val="20"/>
          <w:lang w:val="nl-BE"/>
        </w:rPr>
        <w:tab/>
      </w:r>
      <w:r>
        <w:rPr>
          <w:rFonts w:cs="Arial"/>
          <w:b/>
          <w:sz w:val="20"/>
          <w:szCs w:val="20"/>
          <w:lang w:val="nl-BE"/>
        </w:rPr>
        <w:tab/>
        <w:t>Pxa4</w:t>
      </w:r>
    </w:p>
    <w:p w14:paraId="457DBB9F" w14:textId="77777777" w:rsidR="00265DBB" w:rsidRDefault="00265DBB" w:rsidP="00265DBB">
      <w:pPr>
        <w:jc w:val="both"/>
        <w:rPr>
          <w:rFonts w:cs="Arial"/>
          <w:sz w:val="20"/>
          <w:szCs w:val="20"/>
          <w:lang w:val="nl-BE"/>
        </w:rPr>
      </w:pPr>
      <w:r>
        <w:rPr>
          <w:rFonts w:cs="Arial"/>
          <w:sz w:val="20"/>
          <w:szCs w:val="20"/>
          <w:lang w:val="nl-BE"/>
        </w:rPr>
        <w:t>is ook wit de loper kwijt.</w:t>
      </w:r>
    </w:p>
    <w:p w14:paraId="0393A539" w14:textId="77777777" w:rsidR="00265DBB" w:rsidRDefault="00265DBB" w:rsidP="00265DBB">
      <w:pPr>
        <w:jc w:val="both"/>
        <w:rPr>
          <w:rFonts w:cs="Arial"/>
          <w:b/>
          <w:sz w:val="20"/>
          <w:szCs w:val="20"/>
          <w:lang w:val="nl-BE"/>
        </w:rPr>
      </w:pPr>
      <w:r>
        <w:rPr>
          <w:rFonts w:cs="Arial"/>
          <w:sz w:val="20"/>
          <w:szCs w:val="20"/>
          <w:lang w:val="nl-BE"/>
        </w:rPr>
        <w:tab/>
      </w:r>
      <w:r>
        <w:rPr>
          <w:rFonts w:cs="Arial"/>
          <w:b/>
          <w:sz w:val="20"/>
          <w:szCs w:val="20"/>
          <w:lang w:val="nl-BE"/>
        </w:rPr>
        <w:t>5.Pd7+</w:t>
      </w:r>
      <w:r>
        <w:rPr>
          <w:rFonts w:cs="Arial"/>
          <w:b/>
          <w:sz w:val="20"/>
          <w:szCs w:val="20"/>
          <w:lang w:val="nl-BE"/>
        </w:rPr>
        <w:tab/>
      </w:r>
      <w:r>
        <w:rPr>
          <w:rFonts w:cs="Arial"/>
          <w:b/>
          <w:sz w:val="20"/>
          <w:szCs w:val="20"/>
          <w:lang w:val="nl-BE"/>
        </w:rPr>
        <w:tab/>
        <w:t>Ka7</w:t>
      </w:r>
    </w:p>
    <w:p w14:paraId="523622BE" w14:textId="77777777" w:rsidR="00265DBB" w:rsidRDefault="00265DBB" w:rsidP="00265DBB">
      <w:pPr>
        <w:jc w:val="both"/>
        <w:rPr>
          <w:rFonts w:cs="Arial"/>
          <w:sz w:val="20"/>
          <w:szCs w:val="20"/>
          <w:lang w:val="nl-BE"/>
        </w:rPr>
      </w:pPr>
      <w:r>
        <w:rPr>
          <w:rFonts w:cs="Arial"/>
          <w:sz w:val="20"/>
          <w:szCs w:val="20"/>
          <w:lang w:val="nl-BE"/>
        </w:rPr>
        <w:t>5…Ka(c)8</w:t>
      </w:r>
      <w:r w:rsidR="00D32EB1">
        <w:rPr>
          <w:rFonts w:cs="Arial"/>
          <w:sz w:val="20"/>
          <w:szCs w:val="20"/>
          <w:lang w:val="nl-BE"/>
        </w:rPr>
        <w:t>?</w:t>
      </w:r>
      <w:r>
        <w:rPr>
          <w:rFonts w:cs="Arial"/>
          <w:sz w:val="20"/>
          <w:szCs w:val="20"/>
          <w:lang w:val="nl-BE"/>
        </w:rPr>
        <w:t xml:space="preserve"> 6.Pb6+ Pxb6 7.Kxb6, en de pion brengt redding.</w:t>
      </w:r>
    </w:p>
    <w:p w14:paraId="01DFC538" w14:textId="77777777" w:rsidR="00265DBB" w:rsidRDefault="00265DBB" w:rsidP="00265DBB">
      <w:pPr>
        <w:jc w:val="both"/>
        <w:rPr>
          <w:rFonts w:cs="Arial"/>
          <w:b/>
          <w:sz w:val="20"/>
          <w:szCs w:val="20"/>
          <w:lang w:val="nl-BE"/>
        </w:rPr>
      </w:pPr>
      <w:r>
        <w:rPr>
          <w:rFonts w:cs="Arial"/>
          <w:sz w:val="20"/>
          <w:szCs w:val="20"/>
          <w:lang w:val="nl-BE"/>
        </w:rPr>
        <w:tab/>
      </w:r>
      <w:r>
        <w:rPr>
          <w:rFonts w:cs="Arial"/>
          <w:b/>
          <w:sz w:val="20"/>
          <w:szCs w:val="20"/>
          <w:lang w:val="nl-BE"/>
        </w:rPr>
        <w:t>6.Kb5</w:t>
      </w:r>
      <w:r>
        <w:rPr>
          <w:rFonts w:cs="Arial"/>
          <w:b/>
          <w:sz w:val="20"/>
          <w:szCs w:val="20"/>
          <w:lang w:val="nl-BE"/>
        </w:rPr>
        <w:tab/>
      </w:r>
      <w:r>
        <w:rPr>
          <w:rFonts w:cs="Arial"/>
          <w:b/>
          <w:sz w:val="20"/>
          <w:szCs w:val="20"/>
          <w:lang w:val="nl-BE"/>
        </w:rPr>
        <w:tab/>
        <w:t>Pb2</w:t>
      </w:r>
    </w:p>
    <w:p w14:paraId="009DA1EE" w14:textId="77777777" w:rsidR="00265DBB" w:rsidRDefault="00265DBB" w:rsidP="00265DBB">
      <w:pPr>
        <w:jc w:val="both"/>
        <w:rPr>
          <w:rFonts w:cs="Arial"/>
          <w:sz w:val="20"/>
          <w:szCs w:val="20"/>
          <w:lang w:val="nl-BE"/>
        </w:rPr>
      </w:pPr>
      <w:r>
        <w:rPr>
          <w:rFonts w:cs="Arial"/>
          <w:sz w:val="20"/>
          <w:szCs w:val="20"/>
          <w:lang w:val="nl-BE"/>
        </w:rPr>
        <w:t>De zwarte hengst dreigt uit te bre-ken.</w:t>
      </w:r>
    </w:p>
    <w:p w14:paraId="3A59DDDD" w14:textId="77777777" w:rsidR="00265DBB" w:rsidRDefault="00265DBB" w:rsidP="00265DBB">
      <w:pPr>
        <w:jc w:val="both"/>
        <w:rPr>
          <w:rFonts w:cs="Arial"/>
          <w:b/>
          <w:sz w:val="20"/>
          <w:szCs w:val="20"/>
          <w:lang w:val="nl-BE"/>
        </w:rPr>
      </w:pPr>
      <w:r>
        <w:rPr>
          <w:rFonts w:cs="Arial"/>
          <w:sz w:val="20"/>
          <w:szCs w:val="20"/>
          <w:lang w:val="nl-BE"/>
        </w:rPr>
        <w:tab/>
      </w:r>
      <w:r>
        <w:rPr>
          <w:rFonts w:cs="Arial"/>
          <w:b/>
          <w:sz w:val="20"/>
          <w:szCs w:val="20"/>
          <w:lang w:val="nl-BE"/>
        </w:rPr>
        <w:t>7.Pe5</w:t>
      </w:r>
    </w:p>
    <w:p w14:paraId="24A12CD1" w14:textId="77777777" w:rsidR="00265DBB" w:rsidRPr="00265DBB" w:rsidRDefault="00265DBB" w:rsidP="00265DBB">
      <w:pPr>
        <w:jc w:val="both"/>
        <w:rPr>
          <w:rFonts w:cs="Arial"/>
          <w:sz w:val="20"/>
          <w:szCs w:val="20"/>
          <w:lang w:val="nl-BE"/>
        </w:rPr>
      </w:pPr>
      <w:r>
        <w:rPr>
          <w:rFonts w:cs="Arial"/>
          <w:sz w:val="20"/>
          <w:szCs w:val="20"/>
          <w:lang w:val="nl-BE"/>
        </w:rPr>
        <w:t>En nu:</w:t>
      </w:r>
    </w:p>
    <w:p w14:paraId="564103E0" w14:textId="77777777" w:rsidR="00096F98" w:rsidRPr="002B4FC8" w:rsidRDefault="00096F98" w:rsidP="00B71F50">
      <w:pPr>
        <w:spacing w:line="190" w:lineRule="exact"/>
        <w:jc w:val="center"/>
        <w:rPr>
          <w:rFonts w:cs="Arial"/>
          <w:b/>
          <w:sz w:val="20"/>
          <w:szCs w:val="20"/>
          <w:lang w:val="nl-BE"/>
        </w:rPr>
      </w:pPr>
    </w:p>
    <w:p w14:paraId="173E79D3" w14:textId="77777777" w:rsidR="00096F98" w:rsidRPr="002B4FC8" w:rsidRDefault="00096F98" w:rsidP="00B71F50">
      <w:pPr>
        <w:spacing w:line="190" w:lineRule="exact"/>
        <w:jc w:val="center"/>
        <w:rPr>
          <w:rFonts w:cs="Arial"/>
          <w:b/>
          <w:sz w:val="20"/>
          <w:szCs w:val="20"/>
          <w:lang w:val="nl-BE"/>
        </w:rPr>
      </w:pPr>
    </w:p>
    <w:p w14:paraId="52D45823" w14:textId="77777777" w:rsidR="00325700" w:rsidRDefault="00325700" w:rsidP="00353CDD">
      <w:pPr>
        <w:spacing w:line="190" w:lineRule="exact"/>
        <w:jc w:val="center"/>
        <w:rPr>
          <w:rFonts w:cs="Arial"/>
          <w:b/>
          <w:sz w:val="20"/>
          <w:szCs w:val="20"/>
          <w:lang w:val="nl-BE"/>
        </w:rPr>
      </w:pPr>
    </w:p>
    <w:p w14:paraId="3746114E" w14:textId="77777777" w:rsidR="00325700" w:rsidRPr="00887DDC" w:rsidRDefault="00325700" w:rsidP="00353CDD">
      <w:pPr>
        <w:spacing w:line="190" w:lineRule="exact"/>
        <w:jc w:val="center"/>
        <w:rPr>
          <w:rFonts w:cs="Arial"/>
          <w:b/>
          <w:color w:val="FF0000"/>
          <w:sz w:val="20"/>
          <w:szCs w:val="20"/>
          <w:lang w:val="nl-BE"/>
        </w:rPr>
      </w:pPr>
    </w:p>
    <w:p w14:paraId="1612A7F8" w14:textId="77777777" w:rsidR="00325700" w:rsidRDefault="00325700" w:rsidP="00353CDD">
      <w:pPr>
        <w:spacing w:line="190" w:lineRule="exact"/>
        <w:jc w:val="center"/>
        <w:rPr>
          <w:rFonts w:cs="Arial"/>
          <w:b/>
          <w:sz w:val="20"/>
          <w:szCs w:val="20"/>
          <w:lang w:val="nl-BE"/>
        </w:rPr>
      </w:pPr>
    </w:p>
    <w:p w14:paraId="64C28545" w14:textId="77777777" w:rsidR="00325700" w:rsidRDefault="00325700" w:rsidP="00353CDD">
      <w:pPr>
        <w:spacing w:line="190" w:lineRule="exact"/>
        <w:jc w:val="center"/>
        <w:rPr>
          <w:rFonts w:cs="Arial"/>
          <w:b/>
          <w:sz w:val="20"/>
          <w:szCs w:val="20"/>
          <w:lang w:val="nl-BE"/>
        </w:rPr>
      </w:pPr>
    </w:p>
    <w:p w14:paraId="157FA067" w14:textId="77777777" w:rsidR="00A8331E" w:rsidRDefault="00A8331E" w:rsidP="00353CDD">
      <w:pPr>
        <w:spacing w:line="190" w:lineRule="exact"/>
        <w:jc w:val="center"/>
        <w:rPr>
          <w:rFonts w:cs="Arial"/>
          <w:b/>
          <w:sz w:val="20"/>
          <w:szCs w:val="20"/>
          <w:lang w:val="nl-BE"/>
        </w:rPr>
      </w:pPr>
    </w:p>
    <w:p w14:paraId="5C395E51" w14:textId="77777777" w:rsidR="00325700" w:rsidRDefault="00325700" w:rsidP="00353CDD">
      <w:pPr>
        <w:spacing w:line="190" w:lineRule="exact"/>
        <w:jc w:val="center"/>
        <w:rPr>
          <w:rFonts w:cs="Arial"/>
          <w:b/>
          <w:sz w:val="20"/>
          <w:szCs w:val="20"/>
          <w:lang w:val="nl-BE"/>
        </w:rPr>
      </w:pPr>
    </w:p>
    <w:p w14:paraId="1FE42D88" w14:textId="77777777" w:rsidR="00325700" w:rsidRDefault="00265DBB" w:rsidP="000E7D1D">
      <w:pPr>
        <w:jc w:val="both"/>
        <w:rPr>
          <w:rFonts w:cs="Arial"/>
          <w:b/>
          <w:i/>
          <w:sz w:val="20"/>
          <w:szCs w:val="20"/>
          <w:lang w:val="nl-BE"/>
        </w:rPr>
      </w:pPr>
      <w:r>
        <w:rPr>
          <w:rFonts w:cs="Arial"/>
          <w:b/>
          <w:i/>
          <w:sz w:val="20"/>
          <w:szCs w:val="20"/>
          <w:lang w:val="nl-BE"/>
        </w:rPr>
        <w:t xml:space="preserve">Variant A </w:t>
      </w:r>
    </w:p>
    <w:p w14:paraId="0FB387A9" w14:textId="77777777" w:rsidR="00265DBB" w:rsidRDefault="00265DBB" w:rsidP="000E7D1D">
      <w:pPr>
        <w:jc w:val="both"/>
        <w:rPr>
          <w:rFonts w:cs="Arial"/>
          <w:b/>
          <w:sz w:val="20"/>
          <w:szCs w:val="20"/>
          <w:lang w:val="nl-BE"/>
        </w:rPr>
      </w:pPr>
      <w:r>
        <w:rPr>
          <w:rFonts w:cs="Arial"/>
          <w:b/>
          <w:i/>
          <w:sz w:val="20"/>
          <w:szCs w:val="20"/>
          <w:lang w:val="nl-BE"/>
        </w:rPr>
        <w:tab/>
      </w:r>
      <w:r>
        <w:rPr>
          <w:rFonts w:cs="Arial"/>
          <w:b/>
          <w:sz w:val="20"/>
          <w:szCs w:val="20"/>
          <w:lang w:val="nl-BE"/>
        </w:rPr>
        <w:t>7…</w:t>
      </w:r>
      <w:r>
        <w:rPr>
          <w:rFonts w:cs="Arial"/>
          <w:b/>
          <w:sz w:val="20"/>
          <w:szCs w:val="20"/>
          <w:lang w:val="nl-BE"/>
        </w:rPr>
        <w:tab/>
      </w:r>
      <w:r>
        <w:rPr>
          <w:rFonts w:cs="Arial"/>
          <w:b/>
          <w:sz w:val="20"/>
          <w:szCs w:val="20"/>
          <w:lang w:val="nl-BE"/>
        </w:rPr>
        <w:tab/>
        <w:t>Pd1</w:t>
      </w:r>
    </w:p>
    <w:p w14:paraId="75681C48" w14:textId="77777777" w:rsidR="00265DBB" w:rsidRDefault="00265DBB" w:rsidP="000E7D1D">
      <w:pPr>
        <w:jc w:val="both"/>
        <w:rPr>
          <w:rFonts w:cs="Arial"/>
          <w:b/>
          <w:sz w:val="20"/>
          <w:szCs w:val="20"/>
          <w:lang w:val="nl-BE"/>
        </w:rPr>
      </w:pPr>
      <w:r>
        <w:rPr>
          <w:rFonts w:cs="Arial"/>
          <w:b/>
          <w:sz w:val="20"/>
          <w:szCs w:val="20"/>
          <w:lang w:val="nl-BE"/>
        </w:rPr>
        <w:tab/>
        <w:t>8.Pg4</w:t>
      </w:r>
      <w:r>
        <w:rPr>
          <w:rFonts w:cs="Arial"/>
          <w:b/>
          <w:sz w:val="20"/>
          <w:szCs w:val="20"/>
          <w:lang w:val="nl-BE"/>
        </w:rPr>
        <w:tab/>
      </w:r>
      <w:r>
        <w:rPr>
          <w:rFonts w:cs="Arial"/>
          <w:b/>
          <w:sz w:val="20"/>
          <w:szCs w:val="20"/>
          <w:lang w:val="nl-BE"/>
        </w:rPr>
        <w:tab/>
        <w:t>Pb2</w:t>
      </w:r>
    </w:p>
    <w:p w14:paraId="3611F7B5" w14:textId="77777777" w:rsidR="00265DBB" w:rsidRPr="000E7D1D" w:rsidRDefault="00265DBB" w:rsidP="000E7D1D">
      <w:pPr>
        <w:jc w:val="both"/>
        <w:rPr>
          <w:rFonts w:cs="Arial"/>
          <w:b/>
          <w:sz w:val="20"/>
          <w:szCs w:val="20"/>
          <w:lang w:val="nl-BE"/>
        </w:rPr>
      </w:pPr>
      <w:r>
        <w:rPr>
          <w:rFonts w:cs="Arial"/>
          <w:b/>
          <w:sz w:val="20"/>
          <w:szCs w:val="20"/>
          <w:lang w:val="nl-BE"/>
        </w:rPr>
        <w:tab/>
      </w:r>
      <w:r w:rsidRPr="000E7D1D">
        <w:rPr>
          <w:rFonts w:cs="Arial"/>
          <w:b/>
          <w:sz w:val="20"/>
          <w:szCs w:val="20"/>
          <w:lang w:val="nl-BE"/>
        </w:rPr>
        <w:t>9.Pf2</w:t>
      </w:r>
      <w:r w:rsidRPr="000E7D1D">
        <w:rPr>
          <w:rFonts w:cs="Arial"/>
          <w:b/>
          <w:sz w:val="20"/>
          <w:szCs w:val="20"/>
          <w:lang w:val="nl-BE"/>
        </w:rPr>
        <w:tab/>
      </w:r>
      <w:r w:rsidRPr="000E7D1D">
        <w:rPr>
          <w:rFonts w:cs="Arial"/>
          <w:b/>
          <w:sz w:val="20"/>
          <w:szCs w:val="20"/>
          <w:lang w:val="nl-BE"/>
        </w:rPr>
        <w:tab/>
        <w:t>Kb7</w:t>
      </w:r>
    </w:p>
    <w:p w14:paraId="6A58B6D7" w14:textId="77777777" w:rsidR="00265DBB" w:rsidRPr="000E7D1D" w:rsidRDefault="00265DBB" w:rsidP="000E7D1D">
      <w:pPr>
        <w:jc w:val="both"/>
        <w:rPr>
          <w:rFonts w:cs="Arial"/>
          <w:b/>
          <w:sz w:val="20"/>
          <w:szCs w:val="20"/>
          <w:lang w:val="nl-BE"/>
        </w:rPr>
      </w:pPr>
      <w:r w:rsidRPr="000E7D1D">
        <w:rPr>
          <w:rFonts w:cs="Arial"/>
          <w:b/>
          <w:sz w:val="20"/>
          <w:szCs w:val="20"/>
          <w:lang w:val="nl-BE"/>
        </w:rPr>
        <w:t xml:space="preserve">           10.Kb4</w:t>
      </w:r>
      <w:r w:rsidRPr="000E7D1D">
        <w:rPr>
          <w:rFonts w:cs="Arial"/>
          <w:b/>
          <w:sz w:val="20"/>
          <w:szCs w:val="20"/>
          <w:lang w:val="nl-BE"/>
        </w:rPr>
        <w:tab/>
      </w:r>
      <w:r w:rsidRPr="000E7D1D">
        <w:rPr>
          <w:rFonts w:cs="Arial"/>
          <w:b/>
          <w:sz w:val="20"/>
          <w:szCs w:val="20"/>
          <w:lang w:val="nl-BE"/>
        </w:rPr>
        <w:tab/>
        <w:t>Kc6</w:t>
      </w:r>
    </w:p>
    <w:p w14:paraId="686B3902" w14:textId="77777777" w:rsidR="00265DBB" w:rsidRPr="00265DBB" w:rsidRDefault="00265DBB" w:rsidP="000E7D1D">
      <w:pPr>
        <w:jc w:val="both"/>
        <w:rPr>
          <w:rFonts w:cs="Arial"/>
          <w:b/>
          <w:sz w:val="20"/>
          <w:szCs w:val="20"/>
          <w:lang w:val="nl-BE"/>
        </w:rPr>
      </w:pPr>
      <w:r w:rsidRPr="000E7D1D">
        <w:rPr>
          <w:rFonts w:cs="Arial"/>
          <w:b/>
          <w:sz w:val="20"/>
          <w:szCs w:val="20"/>
          <w:lang w:val="nl-BE"/>
        </w:rPr>
        <w:t xml:space="preserve">           </w:t>
      </w:r>
      <w:r w:rsidRPr="00265DBB">
        <w:rPr>
          <w:rFonts w:cs="Arial"/>
          <w:b/>
          <w:sz w:val="20"/>
          <w:szCs w:val="20"/>
          <w:lang w:val="nl-BE"/>
        </w:rPr>
        <w:t>11.Kb3</w:t>
      </w:r>
      <w:r w:rsidRPr="00265DBB">
        <w:rPr>
          <w:rFonts w:cs="Arial"/>
          <w:b/>
          <w:sz w:val="20"/>
          <w:szCs w:val="20"/>
          <w:lang w:val="nl-BE"/>
        </w:rPr>
        <w:tab/>
      </w:r>
      <w:r w:rsidRPr="00265DBB">
        <w:rPr>
          <w:rFonts w:cs="Arial"/>
          <w:b/>
          <w:sz w:val="20"/>
          <w:szCs w:val="20"/>
          <w:lang w:val="nl-BE"/>
        </w:rPr>
        <w:tab/>
        <w:t>Kd5</w:t>
      </w:r>
    </w:p>
    <w:p w14:paraId="7476F8EF" w14:textId="77777777" w:rsidR="00265DBB" w:rsidRPr="00265DBB" w:rsidRDefault="00265DBB" w:rsidP="000E7D1D">
      <w:pPr>
        <w:jc w:val="both"/>
        <w:rPr>
          <w:rFonts w:cs="Arial"/>
          <w:sz w:val="20"/>
          <w:szCs w:val="20"/>
          <w:lang w:val="nl-BE"/>
        </w:rPr>
      </w:pPr>
      <w:r w:rsidRPr="00265DBB">
        <w:rPr>
          <w:rFonts w:cs="Arial"/>
          <w:sz w:val="20"/>
          <w:szCs w:val="20"/>
          <w:lang w:val="nl-BE"/>
        </w:rPr>
        <w:t>Dreigt 12...Pc4. Maar te laat.</w:t>
      </w:r>
    </w:p>
    <w:p w14:paraId="1338E8A8" w14:textId="77777777" w:rsidR="00265DBB" w:rsidRDefault="00265DBB" w:rsidP="000E7D1D">
      <w:pPr>
        <w:jc w:val="both"/>
        <w:rPr>
          <w:rFonts w:cs="Arial"/>
          <w:b/>
          <w:sz w:val="20"/>
          <w:szCs w:val="20"/>
          <w:lang w:val="nl-BE"/>
        </w:rPr>
      </w:pPr>
      <w:r>
        <w:rPr>
          <w:rFonts w:cs="Arial"/>
          <w:b/>
          <w:sz w:val="20"/>
          <w:szCs w:val="20"/>
          <w:lang w:val="nl-BE"/>
        </w:rPr>
        <w:t xml:space="preserve">           12.Kxb2</w:t>
      </w:r>
    </w:p>
    <w:p w14:paraId="09422404" w14:textId="77777777" w:rsidR="00265DBB" w:rsidRPr="00071B75" w:rsidRDefault="00265DBB" w:rsidP="000E7D1D">
      <w:pPr>
        <w:jc w:val="both"/>
        <w:rPr>
          <w:rFonts w:cs="Arial"/>
          <w:i/>
          <w:sz w:val="20"/>
          <w:szCs w:val="20"/>
          <w:lang w:val="nl-BE"/>
        </w:rPr>
      </w:pPr>
      <w:r>
        <w:rPr>
          <w:rFonts w:cs="Arial"/>
          <w:sz w:val="20"/>
          <w:szCs w:val="20"/>
          <w:lang w:val="nl-BE"/>
        </w:rPr>
        <w:t xml:space="preserve">Eindelijk kan de pion </w:t>
      </w:r>
      <w:r w:rsidR="00071B75">
        <w:rPr>
          <w:rFonts w:cs="Arial"/>
          <w:sz w:val="20"/>
          <w:szCs w:val="20"/>
          <w:lang w:val="nl-BE"/>
        </w:rPr>
        <w:t xml:space="preserve">promoveren tot een </w:t>
      </w:r>
      <w:r w:rsidR="000536B7">
        <w:rPr>
          <w:rFonts w:cs="Arial"/>
          <w:sz w:val="20"/>
          <w:szCs w:val="20"/>
          <w:lang w:val="nl-BE"/>
        </w:rPr>
        <w:t>‘</w:t>
      </w:r>
      <w:r w:rsidR="00071B75">
        <w:rPr>
          <w:rFonts w:cs="Arial"/>
          <w:i/>
          <w:sz w:val="20"/>
          <w:szCs w:val="20"/>
          <w:lang w:val="nl-BE"/>
        </w:rPr>
        <w:t>Exelsior.</w:t>
      </w:r>
      <w:r w:rsidR="000536B7">
        <w:rPr>
          <w:rFonts w:cs="Arial"/>
          <w:i/>
          <w:sz w:val="20"/>
          <w:szCs w:val="20"/>
          <w:lang w:val="nl-BE"/>
        </w:rPr>
        <w:t>’</w:t>
      </w:r>
    </w:p>
    <w:p w14:paraId="496C5CA8" w14:textId="77777777" w:rsidR="00265DBB" w:rsidRDefault="00265DBB" w:rsidP="000E7D1D">
      <w:pPr>
        <w:jc w:val="both"/>
        <w:rPr>
          <w:rFonts w:cs="Arial"/>
          <w:sz w:val="20"/>
          <w:szCs w:val="20"/>
          <w:lang w:val="nl-BE"/>
        </w:rPr>
      </w:pPr>
    </w:p>
    <w:p w14:paraId="5D2B8381" w14:textId="77777777" w:rsidR="00265DBB" w:rsidRDefault="00265DBB" w:rsidP="000E7D1D">
      <w:pPr>
        <w:jc w:val="both"/>
        <w:rPr>
          <w:rFonts w:cs="Arial"/>
          <w:b/>
          <w:i/>
          <w:sz w:val="20"/>
          <w:szCs w:val="20"/>
          <w:lang w:val="nl-BE"/>
        </w:rPr>
      </w:pPr>
      <w:r>
        <w:rPr>
          <w:rFonts w:cs="Arial"/>
          <w:b/>
          <w:i/>
          <w:sz w:val="20"/>
          <w:szCs w:val="20"/>
          <w:lang w:val="nl-BE"/>
        </w:rPr>
        <w:t>Variant B</w:t>
      </w:r>
    </w:p>
    <w:p w14:paraId="6960C9F9" w14:textId="77777777" w:rsidR="00265DBB" w:rsidRDefault="00265DBB" w:rsidP="000E7D1D">
      <w:pPr>
        <w:jc w:val="both"/>
        <w:rPr>
          <w:rFonts w:cs="Arial"/>
          <w:b/>
          <w:sz w:val="20"/>
          <w:szCs w:val="20"/>
          <w:lang w:val="nl-BE"/>
        </w:rPr>
      </w:pPr>
      <w:r>
        <w:rPr>
          <w:rFonts w:cs="Arial"/>
          <w:b/>
          <w:i/>
          <w:sz w:val="20"/>
          <w:szCs w:val="20"/>
          <w:lang w:val="nl-BE"/>
        </w:rPr>
        <w:tab/>
      </w:r>
      <w:r w:rsidR="00A42436">
        <w:rPr>
          <w:rFonts w:cs="Arial"/>
          <w:b/>
          <w:sz w:val="20"/>
          <w:szCs w:val="20"/>
          <w:lang w:val="nl-BE"/>
        </w:rPr>
        <w:t>7…</w:t>
      </w:r>
      <w:r w:rsidR="00A42436">
        <w:rPr>
          <w:rFonts w:cs="Arial"/>
          <w:b/>
          <w:sz w:val="20"/>
          <w:szCs w:val="20"/>
          <w:lang w:val="nl-BE"/>
        </w:rPr>
        <w:tab/>
      </w:r>
      <w:r w:rsidR="00A42436">
        <w:rPr>
          <w:rFonts w:cs="Arial"/>
          <w:b/>
          <w:sz w:val="20"/>
          <w:szCs w:val="20"/>
          <w:lang w:val="nl-BE"/>
        </w:rPr>
        <w:tab/>
        <w:t>Kb7</w:t>
      </w:r>
    </w:p>
    <w:p w14:paraId="413134B1" w14:textId="77777777" w:rsidR="00A42436" w:rsidRDefault="00A42436" w:rsidP="000E7D1D">
      <w:pPr>
        <w:jc w:val="both"/>
        <w:rPr>
          <w:rFonts w:cs="Arial"/>
          <w:b/>
          <w:sz w:val="20"/>
          <w:szCs w:val="20"/>
          <w:lang w:val="nl-BE"/>
        </w:rPr>
      </w:pPr>
      <w:r>
        <w:rPr>
          <w:rFonts w:cs="Arial"/>
          <w:b/>
          <w:sz w:val="20"/>
          <w:szCs w:val="20"/>
          <w:lang w:val="nl-BE"/>
        </w:rPr>
        <w:tab/>
        <w:t>8.Kb4</w:t>
      </w:r>
      <w:r>
        <w:rPr>
          <w:rFonts w:cs="Arial"/>
          <w:b/>
          <w:sz w:val="20"/>
          <w:szCs w:val="20"/>
          <w:lang w:val="nl-BE"/>
        </w:rPr>
        <w:tab/>
      </w:r>
      <w:r>
        <w:rPr>
          <w:rFonts w:cs="Arial"/>
          <w:b/>
          <w:sz w:val="20"/>
          <w:szCs w:val="20"/>
          <w:lang w:val="nl-BE"/>
        </w:rPr>
        <w:tab/>
        <w:t>Pd1</w:t>
      </w:r>
    </w:p>
    <w:p w14:paraId="17BF3EF9" w14:textId="77777777" w:rsidR="00A42436" w:rsidRPr="000E7D1D" w:rsidRDefault="00A42436" w:rsidP="000E7D1D">
      <w:pPr>
        <w:jc w:val="both"/>
        <w:rPr>
          <w:rFonts w:cs="Arial"/>
          <w:b/>
          <w:sz w:val="20"/>
          <w:szCs w:val="20"/>
          <w:lang w:val="nl-BE"/>
        </w:rPr>
      </w:pPr>
      <w:r>
        <w:rPr>
          <w:rFonts w:cs="Arial"/>
          <w:b/>
          <w:sz w:val="20"/>
          <w:szCs w:val="20"/>
          <w:lang w:val="nl-BE"/>
        </w:rPr>
        <w:tab/>
      </w:r>
      <w:r w:rsidRPr="000E7D1D">
        <w:rPr>
          <w:rFonts w:cs="Arial"/>
          <w:b/>
          <w:sz w:val="20"/>
          <w:szCs w:val="20"/>
          <w:lang w:val="nl-BE"/>
        </w:rPr>
        <w:t>9.Pg4</w:t>
      </w:r>
      <w:r w:rsidRPr="000E7D1D">
        <w:rPr>
          <w:rFonts w:cs="Arial"/>
          <w:b/>
          <w:sz w:val="20"/>
          <w:szCs w:val="20"/>
          <w:lang w:val="nl-BE"/>
        </w:rPr>
        <w:tab/>
      </w:r>
      <w:r w:rsidRPr="000E7D1D">
        <w:rPr>
          <w:rFonts w:cs="Arial"/>
          <w:b/>
          <w:sz w:val="20"/>
          <w:szCs w:val="20"/>
          <w:lang w:val="nl-BE"/>
        </w:rPr>
        <w:tab/>
        <w:t>Kc6</w:t>
      </w:r>
    </w:p>
    <w:p w14:paraId="1EDF93AD" w14:textId="77777777" w:rsidR="00A42436" w:rsidRPr="000E7D1D" w:rsidRDefault="00A42436" w:rsidP="000E7D1D">
      <w:pPr>
        <w:jc w:val="both"/>
        <w:rPr>
          <w:rFonts w:cs="Arial"/>
          <w:b/>
          <w:sz w:val="20"/>
          <w:szCs w:val="20"/>
          <w:lang w:val="nl-BE"/>
        </w:rPr>
      </w:pPr>
      <w:r w:rsidRPr="000E7D1D">
        <w:rPr>
          <w:rFonts w:cs="Arial"/>
          <w:b/>
          <w:sz w:val="20"/>
          <w:szCs w:val="20"/>
          <w:lang w:val="nl-BE"/>
        </w:rPr>
        <w:t xml:space="preserve">           10.Kb3</w:t>
      </w:r>
      <w:r w:rsidRPr="000E7D1D">
        <w:rPr>
          <w:rFonts w:cs="Arial"/>
          <w:b/>
          <w:sz w:val="20"/>
          <w:szCs w:val="20"/>
          <w:lang w:val="nl-BE"/>
        </w:rPr>
        <w:tab/>
      </w:r>
      <w:r w:rsidRPr="000E7D1D">
        <w:rPr>
          <w:rFonts w:cs="Arial"/>
          <w:b/>
          <w:sz w:val="20"/>
          <w:szCs w:val="20"/>
          <w:lang w:val="nl-BE"/>
        </w:rPr>
        <w:tab/>
        <w:t>Kc5</w:t>
      </w:r>
    </w:p>
    <w:p w14:paraId="023116B0" w14:textId="77777777" w:rsidR="00A42436" w:rsidRPr="00A42436" w:rsidRDefault="00A42436" w:rsidP="000E7D1D">
      <w:pPr>
        <w:jc w:val="both"/>
        <w:rPr>
          <w:rFonts w:cs="Arial"/>
          <w:b/>
          <w:sz w:val="20"/>
          <w:szCs w:val="20"/>
          <w:lang w:val="nl-BE"/>
        </w:rPr>
      </w:pPr>
      <w:r w:rsidRPr="000E7D1D">
        <w:rPr>
          <w:rFonts w:cs="Arial"/>
          <w:b/>
          <w:sz w:val="20"/>
          <w:szCs w:val="20"/>
          <w:lang w:val="nl-BE"/>
        </w:rPr>
        <w:t xml:space="preserve">           </w:t>
      </w:r>
      <w:r w:rsidRPr="00A42436">
        <w:rPr>
          <w:rFonts w:cs="Arial"/>
          <w:b/>
          <w:sz w:val="20"/>
          <w:szCs w:val="20"/>
          <w:lang w:val="nl-BE"/>
        </w:rPr>
        <w:t>11.Kc2</w:t>
      </w:r>
      <w:r w:rsidRPr="00A42436">
        <w:rPr>
          <w:rFonts w:cs="Arial"/>
          <w:b/>
          <w:sz w:val="20"/>
          <w:szCs w:val="20"/>
          <w:lang w:val="nl-BE"/>
        </w:rPr>
        <w:tab/>
      </w:r>
      <w:r w:rsidRPr="00A42436">
        <w:rPr>
          <w:rFonts w:cs="Arial"/>
          <w:b/>
          <w:sz w:val="20"/>
          <w:szCs w:val="20"/>
          <w:lang w:val="nl-BE"/>
        </w:rPr>
        <w:tab/>
        <w:t>K</w:t>
      </w:r>
      <w:r w:rsidR="00AA6B56">
        <w:rPr>
          <w:rFonts w:cs="Arial"/>
          <w:b/>
          <w:sz w:val="20"/>
          <w:szCs w:val="20"/>
          <w:lang w:val="nl-BE"/>
        </w:rPr>
        <w:t>d</w:t>
      </w:r>
      <w:r w:rsidRPr="00A42436">
        <w:rPr>
          <w:rFonts w:cs="Arial"/>
          <w:b/>
          <w:sz w:val="20"/>
          <w:szCs w:val="20"/>
          <w:lang w:val="nl-BE"/>
        </w:rPr>
        <w:t>4</w:t>
      </w:r>
    </w:p>
    <w:p w14:paraId="30401250" w14:textId="77777777" w:rsidR="00A42436" w:rsidRPr="00A42436" w:rsidRDefault="00D63ED6" w:rsidP="000E7D1D">
      <w:pPr>
        <w:jc w:val="both"/>
        <w:rPr>
          <w:rFonts w:cs="Arial"/>
          <w:b/>
          <w:sz w:val="20"/>
          <w:szCs w:val="20"/>
          <w:lang w:val="nl-BE"/>
        </w:rPr>
      </w:pPr>
      <w:r>
        <w:rPr>
          <w:rFonts w:cs="Arial"/>
          <w:b/>
          <w:sz w:val="20"/>
          <w:szCs w:val="20"/>
          <w:lang w:val="nl-BE"/>
        </w:rPr>
        <w:t xml:space="preserve">           12.K</w:t>
      </w:r>
      <w:r w:rsidR="00A42436" w:rsidRPr="00A42436">
        <w:rPr>
          <w:rFonts w:cs="Arial"/>
          <w:b/>
          <w:sz w:val="20"/>
          <w:szCs w:val="20"/>
          <w:lang w:val="nl-BE"/>
        </w:rPr>
        <w:t>xd1</w:t>
      </w:r>
    </w:p>
    <w:p w14:paraId="250B5FA2" w14:textId="77777777" w:rsidR="00A42436" w:rsidRDefault="00A42436" w:rsidP="000E7D1D">
      <w:pPr>
        <w:jc w:val="both"/>
        <w:rPr>
          <w:rFonts w:cs="Arial"/>
          <w:sz w:val="20"/>
          <w:szCs w:val="20"/>
          <w:lang w:val="nl-BE"/>
        </w:rPr>
      </w:pPr>
      <w:r w:rsidRPr="00A42436">
        <w:rPr>
          <w:rFonts w:cs="Arial"/>
          <w:sz w:val="20"/>
          <w:szCs w:val="20"/>
          <w:lang w:val="nl-BE"/>
        </w:rPr>
        <w:t>Ook hier met winst voor wit.</w:t>
      </w:r>
    </w:p>
    <w:p w14:paraId="406088CB" w14:textId="77777777" w:rsidR="00BC51A0" w:rsidRDefault="00BC51A0" w:rsidP="000E7D1D">
      <w:pPr>
        <w:jc w:val="both"/>
        <w:rPr>
          <w:rFonts w:cs="Arial"/>
          <w:sz w:val="20"/>
          <w:szCs w:val="20"/>
          <w:lang w:val="nl-BE"/>
        </w:rPr>
      </w:pPr>
    </w:p>
    <w:p w14:paraId="526C9D66" w14:textId="77777777" w:rsidR="00BC51A0" w:rsidRPr="00A42436" w:rsidRDefault="00BC51A0" w:rsidP="000E7D1D">
      <w:pPr>
        <w:jc w:val="both"/>
        <w:rPr>
          <w:rFonts w:cs="Arial"/>
          <w:sz w:val="20"/>
          <w:szCs w:val="20"/>
          <w:lang w:val="nl-BE"/>
        </w:rPr>
      </w:pPr>
    </w:p>
    <w:p w14:paraId="2BDF411A" w14:textId="77777777" w:rsidR="00265DBB" w:rsidRPr="00A42436" w:rsidRDefault="00265DBB" w:rsidP="000E7D1D">
      <w:pPr>
        <w:jc w:val="both"/>
        <w:rPr>
          <w:rFonts w:cs="Arial"/>
          <w:b/>
          <w:i/>
          <w:sz w:val="20"/>
          <w:szCs w:val="20"/>
          <w:lang w:val="nl-BE"/>
        </w:rPr>
      </w:pPr>
      <w:r w:rsidRPr="00A42436">
        <w:rPr>
          <w:rFonts w:cs="Arial"/>
          <w:b/>
          <w:i/>
          <w:sz w:val="20"/>
          <w:szCs w:val="20"/>
          <w:lang w:val="nl-BE"/>
        </w:rPr>
        <w:tab/>
      </w:r>
    </w:p>
    <w:p w14:paraId="2ED13D44" w14:textId="77777777" w:rsidR="00325700" w:rsidRPr="00A42436" w:rsidRDefault="00325700" w:rsidP="00353CDD">
      <w:pPr>
        <w:spacing w:line="190" w:lineRule="exact"/>
        <w:jc w:val="center"/>
        <w:rPr>
          <w:rFonts w:cs="Arial"/>
          <w:b/>
          <w:sz w:val="20"/>
          <w:szCs w:val="20"/>
          <w:lang w:val="nl-BE"/>
        </w:rPr>
      </w:pPr>
    </w:p>
    <w:p w14:paraId="2C2823BC" w14:textId="77777777" w:rsidR="00325700" w:rsidRPr="00A42436" w:rsidRDefault="00325700" w:rsidP="00353CDD">
      <w:pPr>
        <w:spacing w:line="190" w:lineRule="exact"/>
        <w:jc w:val="center"/>
        <w:rPr>
          <w:rFonts w:cs="Arial"/>
          <w:b/>
          <w:sz w:val="20"/>
          <w:szCs w:val="20"/>
          <w:lang w:val="nl-BE"/>
        </w:rPr>
      </w:pPr>
    </w:p>
    <w:p w14:paraId="1AEFA875" w14:textId="77777777" w:rsidR="00325700" w:rsidRPr="00A42436" w:rsidRDefault="00325700" w:rsidP="00353CDD">
      <w:pPr>
        <w:spacing w:line="190" w:lineRule="exact"/>
        <w:jc w:val="center"/>
        <w:rPr>
          <w:rFonts w:cs="Arial"/>
          <w:b/>
          <w:sz w:val="20"/>
          <w:szCs w:val="20"/>
          <w:lang w:val="nl-BE"/>
        </w:rPr>
      </w:pPr>
    </w:p>
    <w:p w14:paraId="771E5D14" w14:textId="77777777" w:rsidR="00325700" w:rsidRPr="00A42436" w:rsidRDefault="00325700" w:rsidP="00353CDD">
      <w:pPr>
        <w:spacing w:line="190" w:lineRule="exact"/>
        <w:jc w:val="center"/>
        <w:rPr>
          <w:rFonts w:cs="Arial"/>
          <w:b/>
          <w:sz w:val="20"/>
          <w:szCs w:val="20"/>
          <w:lang w:val="nl-BE"/>
        </w:rPr>
      </w:pPr>
    </w:p>
    <w:p w14:paraId="62E5BA88" w14:textId="77777777" w:rsidR="00325700" w:rsidRPr="00A42436" w:rsidRDefault="00325700" w:rsidP="00353CDD">
      <w:pPr>
        <w:spacing w:line="190" w:lineRule="exact"/>
        <w:jc w:val="center"/>
        <w:rPr>
          <w:rFonts w:cs="Arial"/>
          <w:b/>
          <w:sz w:val="20"/>
          <w:szCs w:val="20"/>
          <w:lang w:val="nl-BE"/>
        </w:rPr>
      </w:pPr>
    </w:p>
    <w:p w14:paraId="2231CD66" w14:textId="77777777" w:rsidR="00325700" w:rsidRPr="00A42436" w:rsidRDefault="00325700" w:rsidP="00353CDD">
      <w:pPr>
        <w:spacing w:line="190" w:lineRule="exact"/>
        <w:jc w:val="center"/>
        <w:rPr>
          <w:rFonts w:cs="Arial"/>
          <w:b/>
          <w:sz w:val="20"/>
          <w:szCs w:val="20"/>
          <w:lang w:val="nl-BE"/>
        </w:rPr>
      </w:pPr>
    </w:p>
    <w:p w14:paraId="6BA17B4C" w14:textId="77777777" w:rsidR="00325700" w:rsidRPr="00A42436" w:rsidRDefault="00325700" w:rsidP="00353CDD">
      <w:pPr>
        <w:spacing w:line="190" w:lineRule="exact"/>
        <w:jc w:val="center"/>
        <w:rPr>
          <w:rFonts w:cs="Arial"/>
          <w:b/>
          <w:sz w:val="20"/>
          <w:szCs w:val="20"/>
          <w:lang w:val="nl-BE"/>
        </w:rPr>
      </w:pPr>
    </w:p>
    <w:p w14:paraId="2D040A1F" w14:textId="77777777" w:rsidR="00325700" w:rsidRPr="00A42436" w:rsidRDefault="00325700" w:rsidP="00353CDD">
      <w:pPr>
        <w:spacing w:line="190" w:lineRule="exact"/>
        <w:jc w:val="center"/>
        <w:rPr>
          <w:rFonts w:cs="Arial"/>
          <w:b/>
          <w:sz w:val="20"/>
          <w:szCs w:val="20"/>
          <w:lang w:val="nl-BE"/>
        </w:rPr>
      </w:pPr>
    </w:p>
    <w:p w14:paraId="0F051650" w14:textId="77777777" w:rsidR="00325700" w:rsidRPr="00A42436" w:rsidRDefault="00325700" w:rsidP="00353CDD">
      <w:pPr>
        <w:spacing w:line="190" w:lineRule="exact"/>
        <w:jc w:val="center"/>
        <w:rPr>
          <w:rFonts w:cs="Arial"/>
          <w:b/>
          <w:sz w:val="20"/>
          <w:szCs w:val="20"/>
          <w:lang w:val="nl-BE"/>
        </w:rPr>
      </w:pPr>
    </w:p>
    <w:p w14:paraId="5135C6BD" w14:textId="77777777" w:rsidR="00325700" w:rsidRPr="00A42436" w:rsidRDefault="00325700" w:rsidP="00353CDD">
      <w:pPr>
        <w:spacing w:line="190" w:lineRule="exact"/>
        <w:jc w:val="center"/>
        <w:rPr>
          <w:rFonts w:cs="Arial"/>
          <w:b/>
          <w:sz w:val="20"/>
          <w:szCs w:val="20"/>
          <w:lang w:val="nl-BE"/>
        </w:rPr>
      </w:pPr>
    </w:p>
    <w:p w14:paraId="17162C09" w14:textId="77777777" w:rsidR="00325700" w:rsidRPr="00A42436" w:rsidRDefault="00325700" w:rsidP="00353CDD">
      <w:pPr>
        <w:spacing w:line="190" w:lineRule="exact"/>
        <w:jc w:val="center"/>
        <w:rPr>
          <w:rFonts w:cs="Arial"/>
          <w:b/>
          <w:sz w:val="20"/>
          <w:szCs w:val="20"/>
          <w:lang w:val="nl-BE"/>
        </w:rPr>
      </w:pPr>
    </w:p>
    <w:p w14:paraId="48A413E9" w14:textId="77777777" w:rsidR="00325700" w:rsidRPr="00A42436" w:rsidRDefault="00325700" w:rsidP="00353CDD">
      <w:pPr>
        <w:spacing w:line="190" w:lineRule="exact"/>
        <w:jc w:val="center"/>
        <w:rPr>
          <w:rFonts w:cs="Arial"/>
          <w:b/>
          <w:sz w:val="20"/>
          <w:szCs w:val="20"/>
          <w:lang w:val="nl-BE"/>
        </w:rPr>
      </w:pPr>
    </w:p>
    <w:p w14:paraId="599CA5CA" w14:textId="77777777" w:rsidR="00325700" w:rsidRPr="00A42436" w:rsidRDefault="00325700" w:rsidP="00353CDD">
      <w:pPr>
        <w:spacing w:line="190" w:lineRule="exact"/>
        <w:jc w:val="center"/>
        <w:rPr>
          <w:rFonts w:cs="Arial"/>
          <w:b/>
          <w:sz w:val="20"/>
          <w:szCs w:val="20"/>
          <w:lang w:val="nl-BE"/>
        </w:rPr>
      </w:pPr>
    </w:p>
    <w:p w14:paraId="69910F8C" w14:textId="77777777" w:rsidR="00325700" w:rsidRPr="00A42436" w:rsidRDefault="00325700" w:rsidP="00353CDD">
      <w:pPr>
        <w:spacing w:line="190" w:lineRule="exact"/>
        <w:jc w:val="center"/>
        <w:rPr>
          <w:rFonts w:cs="Arial"/>
          <w:b/>
          <w:sz w:val="20"/>
          <w:szCs w:val="20"/>
          <w:lang w:val="nl-BE"/>
        </w:rPr>
      </w:pPr>
    </w:p>
    <w:p w14:paraId="7D0E4D8A" w14:textId="77777777" w:rsidR="00325700" w:rsidRPr="00A42436" w:rsidRDefault="00325700" w:rsidP="00353CDD">
      <w:pPr>
        <w:spacing w:line="190" w:lineRule="exact"/>
        <w:jc w:val="center"/>
        <w:rPr>
          <w:rFonts w:cs="Arial"/>
          <w:b/>
          <w:sz w:val="20"/>
          <w:szCs w:val="20"/>
          <w:lang w:val="nl-BE"/>
        </w:rPr>
      </w:pPr>
    </w:p>
    <w:p w14:paraId="28C1A59D" w14:textId="77777777" w:rsidR="00FC43F7" w:rsidRPr="00E526A7" w:rsidRDefault="00FC43F7" w:rsidP="00FC43F7">
      <w:pPr>
        <w:spacing w:line="190" w:lineRule="exact"/>
        <w:rPr>
          <w:rFonts w:cs="Arial"/>
          <w:b/>
          <w:sz w:val="20"/>
          <w:szCs w:val="20"/>
          <w:lang w:val="nl-BE"/>
        </w:rPr>
      </w:pPr>
    </w:p>
    <w:p w14:paraId="27FB42E4" w14:textId="77777777" w:rsidR="00FC43F7" w:rsidRPr="00E526A7" w:rsidRDefault="00FC43F7" w:rsidP="00FC43F7">
      <w:pPr>
        <w:spacing w:line="190" w:lineRule="exact"/>
        <w:rPr>
          <w:rFonts w:cs="Arial"/>
          <w:b/>
          <w:sz w:val="20"/>
          <w:szCs w:val="20"/>
          <w:lang w:val="nl-BE"/>
        </w:rPr>
      </w:pPr>
    </w:p>
    <w:p w14:paraId="6D41E9E9" w14:textId="77777777" w:rsidR="00B71F50" w:rsidRPr="00265DBB" w:rsidRDefault="00A90F77" w:rsidP="00FC43F7">
      <w:pPr>
        <w:spacing w:line="190" w:lineRule="exact"/>
        <w:jc w:val="center"/>
        <w:rPr>
          <w:rFonts w:cs="Arial"/>
          <w:b/>
          <w:sz w:val="20"/>
          <w:szCs w:val="20"/>
          <w:lang w:val="en-GB"/>
        </w:rPr>
      </w:pPr>
      <w:r w:rsidRPr="00265DBB">
        <w:rPr>
          <w:rFonts w:cs="Arial"/>
          <w:b/>
          <w:sz w:val="20"/>
          <w:szCs w:val="20"/>
          <w:lang w:val="en-GB"/>
        </w:rPr>
        <w:lastRenderedPageBreak/>
        <w:t>- 18</w:t>
      </w:r>
      <w:r w:rsidR="00741791">
        <w:rPr>
          <w:rFonts w:cs="Arial"/>
          <w:b/>
          <w:sz w:val="20"/>
          <w:szCs w:val="20"/>
          <w:lang w:val="en-GB"/>
        </w:rPr>
        <w:t>8</w:t>
      </w:r>
      <w:r w:rsidR="00B71F50" w:rsidRPr="00265DBB">
        <w:rPr>
          <w:rFonts w:cs="Arial"/>
          <w:b/>
          <w:sz w:val="20"/>
          <w:szCs w:val="20"/>
          <w:lang w:val="en-GB"/>
        </w:rPr>
        <w:t xml:space="preserve"> -</w:t>
      </w:r>
    </w:p>
    <w:p w14:paraId="14B77B9F" w14:textId="77777777" w:rsidR="00B71F50" w:rsidRPr="00265DBB" w:rsidRDefault="00B71F50" w:rsidP="00B71F50">
      <w:pPr>
        <w:spacing w:line="190" w:lineRule="exact"/>
        <w:jc w:val="center"/>
        <w:rPr>
          <w:rFonts w:cs="Arial"/>
          <w:b/>
          <w:sz w:val="20"/>
          <w:szCs w:val="20"/>
          <w:lang w:val="en-GB"/>
        </w:rPr>
      </w:pPr>
    </w:p>
    <w:p w14:paraId="5E0E2C7F" w14:textId="77777777" w:rsidR="00B71F50" w:rsidRPr="00265DBB" w:rsidRDefault="00B71F50" w:rsidP="00B71F50">
      <w:pPr>
        <w:spacing w:line="190" w:lineRule="exact"/>
        <w:jc w:val="center"/>
        <w:rPr>
          <w:rFonts w:cs="Arial"/>
          <w:sz w:val="20"/>
          <w:szCs w:val="20"/>
          <w:lang w:val="en-GB"/>
        </w:rPr>
      </w:pPr>
      <w:r w:rsidRPr="00265DBB">
        <w:rPr>
          <w:rFonts w:cs="Arial"/>
          <w:i/>
          <w:sz w:val="20"/>
          <w:szCs w:val="20"/>
          <w:lang w:val="en-GB"/>
        </w:rPr>
        <w:t xml:space="preserve">Finales... y Temas, </w:t>
      </w:r>
      <w:r w:rsidRPr="00265DBB">
        <w:rPr>
          <w:rFonts w:cs="Arial"/>
          <w:sz w:val="20"/>
          <w:szCs w:val="20"/>
          <w:lang w:val="en-GB"/>
        </w:rPr>
        <w:t>2003</w:t>
      </w:r>
    </w:p>
    <w:p w14:paraId="60CDE4A5" w14:textId="77777777" w:rsidR="00B71F50" w:rsidRPr="00265DBB" w:rsidRDefault="00B71F50" w:rsidP="00B71F50">
      <w:pPr>
        <w:spacing w:line="190" w:lineRule="exact"/>
        <w:jc w:val="center"/>
        <w:rPr>
          <w:rFonts w:cs="Arial"/>
          <w:sz w:val="20"/>
          <w:szCs w:val="20"/>
          <w:lang w:val="en-GB"/>
        </w:rPr>
      </w:pPr>
    </w:p>
    <w:p w14:paraId="55C965FB" w14:textId="77777777" w:rsidR="00B71F50" w:rsidRDefault="00B71F50" w:rsidP="00325700">
      <w:pPr>
        <w:rPr>
          <w:rFonts w:cs="Arial"/>
          <w:sz w:val="20"/>
          <w:szCs w:val="20"/>
          <w:lang w:val="nl-BE"/>
        </w:rPr>
      </w:pPr>
      <w:r>
        <w:rPr>
          <w:lang w:val="nl-BE"/>
        </w:rPr>
        <w:object w:dxaOrig="4579" w:dyaOrig="4577" w14:anchorId="14654E71">
          <v:shape id="_x0000_i1203" type="#_x0000_t75" style="width:161.15pt;height:159.5pt" o:ole="">
            <v:imagedata r:id="rId377" o:title=""/>
          </v:shape>
          <o:OLEObject Type="Embed" ProgID="CorelDRAW.Graphic.12" ShapeID="_x0000_i1203" DrawAspect="Content" ObjectID="_1587467596" r:id="rId378"/>
        </w:object>
      </w:r>
    </w:p>
    <w:p w14:paraId="2A5A386F" w14:textId="77777777" w:rsidR="005D211A" w:rsidRDefault="005D211A" w:rsidP="00B71F50">
      <w:pPr>
        <w:rPr>
          <w:rFonts w:cs="Arial"/>
          <w:b/>
          <w:lang w:val="nl-BE"/>
        </w:rPr>
      </w:pPr>
    </w:p>
    <w:p w14:paraId="6233C387" w14:textId="77777777" w:rsidR="00B71F50" w:rsidRDefault="00B71F50" w:rsidP="00B71F50">
      <w:pPr>
        <w:rPr>
          <w:rFonts w:cs="Arial"/>
          <w:sz w:val="20"/>
          <w:szCs w:val="20"/>
          <w:lang w:val="nl-BE"/>
        </w:rPr>
      </w:pPr>
      <w:r>
        <w:rPr>
          <w:rFonts w:cs="Arial"/>
          <w:b/>
          <w:lang w:val="nl-BE"/>
        </w:rPr>
        <w:t>+</w:t>
      </w:r>
      <w:r>
        <w:rPr>
          <w:rFonts w:cs="Arial"/>
          <w:sz w:val="20"/>
          <w:szCs w:val="20"/>
          <w:lang w:val="nl-BE"/>
        </w:rPr>
        <w:t xml:space="preserve">                              0116.10 d1g1</w:t>
      </w:r>
    </w:p>
    <w:p w14:paraId="76E0FDA3" w14:textId="77777777" w:rsidR="00B71F50" w:rsidRDefault="00B71F50" w:rsidP="00B71F50">
      <w:pPr>
        <w:jc w:val="both"/>
        <w:rPr>
          <w:rFonts w:cs="Arial"/>
          <w:sz w:val="20"/>
          <w:szCs w:val="20"/>
          <w:lang w:val="nl-BE"/>
        </w:rPr>
      </w:pPr>
    </w:p>
    <w:p w14:paraId="306F5020" w14:textId="77777777" w:rsidR="007953FC" w:rsidRDefault="00B71F50" w:rsidP="00B71F50">
      <w:pPr>
        <w:jc w:val="both"/>
        <w:rPr>
          <w:rFonts w:cs="Arial"/>
          <w:sz w:val="20"/>
          <w:szCs w:val="20"/>
          <w:lang w:val="nl-BE"/>
        </w:rPr>
      </w:pPr>
      <w:r>
        <w:rPr>
          <w:rFonts w:cs="Arial"/>
          <w:sz w:val="20"/>
          <w:szCs w:val="20"/>
          <w:lang w:val="nl-BE"/>
        </w:rPr>
        <w:t xml:space="preserve">De loper staat </w:t>
      </w:r>
      <w:r>
        <w:rPr>
          <w:rFonts w:cs="Arial"/>
          <w:i/>
          <w:sz w:val="20"/>
          <w:szCs w:val="20"/>
          <w:lang w:val="nl-BE"/>
        </w:rPr>
        <w:t>en prise</w:t>
      </w:r>
      <w:r>
        <w:rPr>
          <w:rFonts w:cs="Arial"/>
          <w:sz w:val="20"/>
          <w:szCs w:val="20"/>
          <w:lang w:val="nl-BE"/>
        </w:rPr>
        <w:t xml:space="preserve"> en na bij-voorbeeld: 1.Ld3? Pe3+ 2.Ke2 Pxc2 3.Lxc2 Kg2 4.h4 Pf1 5.Lg6 Pg3+ 6.Ke3 Kh3 7.h5 Pxh5, is de winst gevlogen. </w:t>
      </w:r>
      <w:r w:rsidR="001F7BF7">
        <w:rPr>
          <w:rFonts w:cs="Arial"/>
          <w:sz w:val="20"/>
          <w:szCs w:val="20"/>
          <w:lang w:val="nl-BE"/>
        </w:rPr>
        <w:t xml:space="preserve">Eveneens hier  na 4.Lf5?  Pf3 5.Ke3 Kg3 6.Lg4 Pg5 7.h4 Kxh4. </w:t>
      </w:r>
    </w:p>
    <w:p w14:paraId="3961A37B" w14:textId="77777777" w:rsidR="00B71F50" w:rsidRDefault="00B71F50" w:rsidP="00B71F50">
      <w:pPr>
        <w:jc w:val="both"/>
        <w:rPr>
          <w:rFonts w:cs="Arial"/>
          <w:sz w:val="20"/>
          <w:szCs w:val="20"/>
          <w:lang w:val="nl-BE"/>
        </w:rPr>
      </w:pPr>
      <w:r>
        <w:rPr>
          <w:rFonts w:cs="Arial"/>
          <w:sz w:val="20"/>
          <w:szCs w:val="20"/>
          <w:lang w:val="nl-BE"/>
        </w:rPr>
        <w:t>Bovendien dreigt zwart met 1…Pe3+ en 2…Pxc2 de toren te slaan.</w:t>
      </w:r>
    </w:p>
    <w:p w14:paraId="71C986F0" w14:textId="77777777" w:rsidR="00B71F50" w:rsidRDefault="00B71F50" w:rsidP="00B71F50">
      <w:pPr>
        <w:jc w:val="both"/>
        <w:rPr>
          <w:rFonts w:cs="Arial"/>
          <w:b/>
          <w:sz w:val="20"/>
          <w:szCs w:val="20"/>
          <w:lang w:val="nl-BE"/>
        </w:rPr>
      </w:pPr>
      <w:r>
        <w:rPr>
          <w:rFonts w:cs="Arial"/>
          <w:b/>
          <w:sz w:val="20"/>
          <w:szCs w:val="20"/>
          <w:lang w:val="nl-BE"/>
        </w:rPr>
        <w:tab/>
        <w:t xml:space="preserve">1.Tg2+ </w:t>
      </w:r>
      <w:r>
        <w:rPr>
          <w:rFonts w:cs="Arial"/>
          <w:b/>
          <w:sz w:val="20"/>
          <w:szCs w:val="20"/>
          <w:lang w:val="nl-BE"/>
        </w:rPr>
        <w:tab/>
      </w:r>
      <w:r>
        <w:rPr>
          <w:rFonts w:cs="Arial"/>
          <w:b/>
          <w:sz w:val="20"/>
          <w:szCs w:val="20"/>
          <w:lang w:val="nl-BE"/>
        </w:rPr>
        <w:tab/>
        <w:t xml:space="preserve">Kh1 </w:t>
      </w:r>
    </w:p>
    <w:p w14:paraId="5B4A9C8C" w14:textId="77777777" w:rsidR="00B71F50" w:rsidRDefault="00B71F50" w:rsidP="00B71F50">
      <w:pPr>
        <w:jc w:val="both"/>
        <w:rPr>
          <w:rFonts w:cs="Arial"/>
          <w:sz w:val="20"/>
          <w:szCs w:val="20"/>
          <w:lang w:val="nl-BE"/>
        </w:rPr>
      </w:pPr>
      <w:r>
        <w:rPr>
          <w:rFonts w:cs="Arial"/>
          <w:sz w:val="20"/>
          <w:szCs w:val="20"/>
          <w:lang w:val="nl-BE"/>
        </w:rPr>
        <w:t>1…Kxf1</w:t>
      </w:r>
      <w:r w:rsidR="00D32EB1">
        <w:rPr>
          <w:rFonts w:cs="Arial"/>
          <w:sz w:val="20"/>
          <w:szCs w:val="20"/>
          <w:lang w:val="nl-BE"/>
        </w:rPr>
        <w:t>?</w:t>
      </w:r>
      <w:r>
        <w:rPr>
          <w:rFonts w:cs="Arial"/>
          <w:sz w:val="20"/>
          <w:szCs w:val="20"/>
          <w:lang w:val="nl-BE"/>
        </w:rPr>
        <w:t xml:space="preserve"> 2.Txh2 met winst. </w:t>
      </w:r>
    </w:p>
    <w:p w14:paraId="58648E56" w14:textId="77777777" w:rsidR="00B71F50" w:rsidRPr="00B354CB" w:rsidRDefault="00B71F50" w:rsidP="00B71F50">
      <w:pPr>
        <w:jc w:val="both"/>
        <w:rPr>
          <w:rFonts w:cs="Arial"/>
          <w:b/>
          <w:sz w:val="20"/>
          <w:szCs w:val="20"/>
          <w:lang w:val="en-GB"/>
        </w:rPr>
      </w:pPr>
      <w:r>
        <w:rPr>
          <w:rFonts w:cs="Arial"/>
          <w:b/>
          <w:sz w:val="20"/>
          <w:szCs w:val="20"/>
          <w:lang w:val="nl-BE"/>
        </w:rPr>
        <w:tab/>
      </w:r>
      <w:r w:rsidRPr="00B354CB">
        <w:rPr>
          <w:rFonts w:cs="Arial"/>
          <w:b/>
          <w:sz w:val="20"/>
          <w:szCs w:val="20"/>
          <w:lang w:val="en-GB"/>
        </w:rPr>
        <w:t xml:space="preserve">2.Tf2 </w:t>
      </w:r>
      <w:r w:rsidRPr="00B354CB">
        <w:rPr>
          <w:rFonts w:cs="Arial"/>
          <w:b/>
          <w:sz w:val="20"/>
          <w:szCs w:val="20"/>
          <w:lang w:val="en-GB"/>
        </w:rPr>
        <w:tab/>
      </w:r>
      <w:r w:rsidRPr="00B354CB">
        <w:rPr>
          <w:rFonts w:cs="Arial"/>
          <w:b/>
          <w:sz w:val="20"/>
          <w:szCs w:val="20"/>
          <w:lang w:val="en-GB"/>
        </w:rPr>
        <w:tab/>
        <w:t xml:space="preserve">Pe3+ </w:t>
      </w:r>
    </w:p>
    <w:p w14:paraId="24B54D2A" w14:textId="77777777" w:rsidR="00B71F50" w:rsidRPr="00B354CB" w:rsidRDefault="00B71F50" w:rsidP="00B71F50">
      <w:pPr>
        <w:jc w:val="both"/>
        <w:rPr>
          <w:rFonts w:cs="Arial"/>
          <w:b/>
          <w:sz w:val="20"/>
          <w:szCs w:val="20"/>
          <w:lang w:val="en-GB"/>
        </w:rPr>
      </w:pPr>
      <w:r w:rsidRPr="00B354CB">
        <w:rPr>
          <w:rFonts w:cs="Arial"/>
          <w:b/>
          <w:sz w:val="20"/>
          <w:szCs w:val="20"/>
          <w:lang w:val="en-GB"/>
        </w:rPr>
        <w:tab/>
        <w:t xml:space="preserve">3.Ke2 </w:t>
      </w:r>
      <w:r w:rsidRPr="00B354CB">
        <w:rPr>
          <w:rFonts w:cs="Arial"/>
          <w:b/>
          <w:sz w:val="20"/>
          <w:szCs w:val="20"/>
          <w:lang w:val="en-GB"/>
        </w:rPr>
        <w:tab/>
      </w:r>
      <w:r w:rsidRPr="00B354CB">
        <w:rPr>
          <w:rFonts w:cs="Arial"/>
          <w:b/>
          <w:sz w:val="20"/>
          <w:szCs w:val="20"/>
          <w:lang w:val="en-GB"/>
        </w:rPr>
        <w:tab/>
        <w:t xml:space="preserve">Pexf1 </w:t>
      </w:r>
    </w:p>
    <w:p w14:paraId="5A5E0884" w14:textId="77777777" w:rsidR="00B71F50" w:rsidRPr="00B354CB" w:rsidRDefault="00B71F50" w:rsidP="00B71F50">
      <w:pPr>
        <w:jc w:val="both"/>
        <w:rPr>
          <w:rFonts w:cs="Arial"/>
          <w:b/>
          <w:sz w:val="20"/>
          <w:szCs w:val="20"/>
          <w:lang w:val="en-GB"/>
        </w:rPr>
      </w:pPr>
      <w:r w:rsidRPr="00B354CB">
        <w:rPr>
          <w:rFonts w:cs="Arial"/>
          <w:b/>
          <w:sz w:val="20"/>
          <w:szCs w:val="20"/>
          <w:lang w:val="en-GB"/>
        </w:rPr>
        <w:tab/>
        <w:t xml:space="preserve">4.Txf1+ </w:t>
      </w:r>
    </w:p>
    <w:p w14:paraId="64799BFF" w14:textId="77777777" w:rsidR="00B71F50" w:rsidRDefault="00B71F50" w:rsidP="00B71F50">
      <w:pPr>
        <w:spacing w:line="220" w:lineRule="exact"/>
        <w:jc w:val="both"/>
        <w:rPr>
          <w:rFonts w:cs="Arial"/>
          <w:sz w:val="20"/>
          <w:szCs w:val="20"/>
          <w:lang w:val="nl-BE"/>
        </w:rPr>
      </w:pPr>
      <w:r>
        <w:rPr>
          <w:rFonts w:cs="Arial"/>
          <w:sz w:val="20"/>
          <w:szCs w:val="20"/>
          <w:lang w:val="nl-BE"/>
        </w:rPr>
        <w:t xml:space="preserve">Een gedurfde zet, want na bijvoor-beeld 4.h4? houdt zwart remise met 4…Pg3 of 4…Kg1. </w:t>
      </w:r>
    </w:p>
    <w:p w14:paraId="286282FE" w14:textId="77777777" w:rsidR="00B71F50" w:rsidRDefault="00B71F50" w:rsidP="00B71F50">
      <w:pPr>
        <w:spacing w:line="220" w:lineRule="exact"/>
        <w:ind w:firstLine="708"/>
        <w:jc w:val="both"/>
        <w:rPr>
          <w:rFonts w:cs="Arial"/>
          <w:b/>
          <w:sz w:val="20"/>
          <w:szCs w:val="20"/>
          <w:lang w:val="nl-BE"/>
        </w:rPr>
      </w:pPr>
      <w:r>
        <w:rPr>
          <w:rFonts w:cs="Arial"/>
          <w:b/>
          <w:sz w:val="20"/>
          <w:szCs w:val="20"/>
          <w:lang w:val="nl-BE"/>
        </w:rPr>
        <w:t>4…</w:t>
      </w:r>
      <w:r>
        <w:rPr>
          <w:rFonts w:cs="Arial"/>
          <w:b/>
          <w:sz w:val="20"/>
          <w:szCs w:val="20"/>
          <w:lang w:val="nl-BE"/>
        </w:rPr>
        <w:tab/>
      </w:r>
      <w:r>
        <w:rPr>
          <w:rFonts w:cs="Arial"/>
          <w:b/>
          <w:sz w:val="20"/>
          <w:szCs w:val="20"/>
          <w:lang w:val="nl-BE"/>
        </w:rPr>
        <w:tab/>
        <w:t xml:space="preserve">Kg2 </w:t>
      </w:r>
    </w:p>
    <w:p w14:paraId="66481FB1" w14:textId="77777777" w:rsidR="00B71F50" w:rsidRDefault="00B71F50" w:rsidP="00B71F50">
      <w:pPr>
        <w:jc w:val="both"/>
        <w:rPr>
          <w:rFonts w:cs="Arial"/>
          <w:sz w:val="20"/>
          <w:szCs w:val="20"/>
          <w:lang w:val="nl-BE"/>
        </w:rPr>
      </w:pPr>
      <w:r>
        <w:rPr>
          <w:rFonts w:cs="Arial"/>
          <w:sz w:val="20"/>
          <w:szCs w:val="20"/>
          <w:lang w:val="nl-BE"/>
        </w:rPr>
        <w:t>Gedwongen, daar na 4…Pxf1 5.Kxf1, de witte pion doorloopt.</w:t>
      </w:r>
    </w:p>
    <w:p w14:paraId="77F4A5D6" w14:textId="77777777" w:rsidR="00B71F50" w:rsidRDefault="00B71F50" w:rsidP="00B71F50">
      <w:pPr>
        <w:jc w:val="both"/>
        <w:rPr>
          <w:rFonts w:cs="Arial"/>
          <w:sz w:val="20"/>
          <w:szCs w:val="20"/>
          <w:lang w:val="nl-BE"/>
        </w:rPr>
      </w:pPr>
    </w:p>
    <w:p w14:paraId="7F8AE917" w14:textId="77777777" w:rsidR="00B71F50" w:rsidRDefault="00B71F50" w:rsidP="00B71F50">
      <w:pPr>
        <w:jc w:val="both"/>
        <w:rPr>
          <w:rFonts w:cs="Arial"/>
          <w:sz w:val="20"/>
          <w:szCs w:val="20"/>
          <w:lang w:val="nl-BE"/>
        </w:rPr>
      </w:pPr>
    </w:p>
    <w:p w14:paraId="0F1D1C5B" w14:textId="77777777" w:rsidR="00B71F50" w:rsidRDefault="00B71F50" w:rsidP="00B71F50">
      <w:pPr>
        <w:jc w:val="both"/>
        <w:rPr>
          <w:rFonts w:cs="Arial"/>
          <w:sz w:val="20"/>
          <w:szCs w:val="20"/>
          <w:lang w:val="nl-BE"/>
        </w:rPr>
      </w:pPr>
    </w:p>
    <w:p w14:paraId="6AD5926B" w14:textId="77777777" w:rsidR="00181C73" w:rsidRDefault="00181C73" w:rsidP="00B71F50">
      <w:pPr>
        <w:jc w:val="both"/>
        <w:rPr>
          <w:rFonts w:cs="Arial"/>
          <w:sz w:val="20"/>
          <w:szCs w:val="20"/>
          <w:lang w:val="nl-BE"/>
        </w:rPr>
      </w:pPr>
    </w:p>
    <w:p w14:paraId="1E5EF807" w14:textId="77777777" w:rsidR="00B71F50" w:rsidRDefault="00B71F50" w:rsidP="00B71F50">
      <w:pPr>
        <w:jc w:val="both"/>
        <w:rPr>
          <w:rFonts w:cs="Arial"/>
          <w:sz w:val="20"/>
          <w:szCs w:val="20"/>
          <w:lang w:val="nl-BE"/>
        </w:rPr>
      </w:pPr>
      <w:r>
        <w:rPr>
          <w:rFonts w:cs="Arial"/>
          <w:sz w:val="20"/>
          <w:szCs w:val="20"/>
          <w:lang w:val="nl-BE"/>
        </w:rPr>
        <w:t xml:space="preserve">En dan is er het onwaarschijnlijke offeraanbod: </w:t>
      </w:r>
    </w:p>
    <w:p w14:paraId="3C5DE069" w14:textId="77777777" w:rsidR="00C45801" w:rsidRPr="00ED1153" w:rsidRDefault="00B71F50" w:rsidP="00B71F50">
      <w:pPr>
        <w:jc w:val="both"/>
        <w:rPr>
          <w:rFonts w:cs="Arial"/>
          <w:b/>
          <w:sz w:val="20"/>
          <w:szCs w:val="20"/>
          <w:lang w:val="en-GB"/>
        </w:rPr>
      </w:pPr>
      <w:r>
        <w:rPr>
          <w:rFonts w:cs="Arial"/>
          <w:sz w:val="20"/>
          <w:szCs w:val="20"/>
          <w:lang w:val="nl-BE"/>
        </w:rPr>
        <w:tab/>
      </w:r>
      <w:r w:rsidRPr="00ED1153">
        <w:rPr>
          <w:rFonts w:cs="Arial"/>
          <w:b/>
          <w:sz w:val="20"/>
          <w:szCs w:val="20"/>
          <w:lang w:val="en-GB"/>
        </w:rPr>
        <w:t>5.Th1</w:t>
      </w:r>
    </w:p>
    <w:p w14:paraId="7876FB00" w14:textId="77777777" w:rsidR="00C45801" w:rsidRPr="00ED1153" w:rsidRDefault="00C45801" w:rsidP="00B71F50">
      <w:pPr>
        <w:jc w:val="both"/>
        <w:rPr>
          <w:rFonts w:cs="Arial"/>
          <w:sz w:val="20"/>
          <w:szCs w:val="20"/>
          <w:lang w:val="en-GB"/>
        </w:rPr>
      </w:pPr>
      <w:r w:rsidRPr="00ED1153">
        <w:rPr>
          <w:rFonts w:cs="Arial"/>
          <w:sz w:val="20"/>
          <w:szCs w:val="20"/>
          <w:lang w:val="en-GB"/>
        </w:rPr>
        <w:t>5.h4? Pxf1 6.h5 Pg3+ en 7.Pxh5.</w:t>
      </w:r>
    </w:p>
    <w:p w14:paraId="07882D8F" w14:textId="77777777" w:rsidR="00B71F50" w:rsidRPr="002B21F5" w:rsidRDefault="00971BB8" w:rsidP="00B71F50">
      <w:pPr>
        <w:jc w:val="both"/>
        <w:rPr>
          <w:rFonts w:cs="Arial"/>
          <w:sz w:val="20"/>
          <w:szCs w:val="20"/>
          <w:lang w:val="nl-BE"/>
        </w:rPr>
      </w:pPr>
      <w:r w:rsidRPr="00ED1153">
        <w:rPr>
          <w:rFonts w:cs="Arial"/>
          <w:b/>
          <w:sz w:val="20"/>
          <w:szCs w:val="20"/>
          <w:lang w:val="en-GB"/>
        </w:rPr>
        <w:t xml:space="preserve"> </w:t>
      </w:r>
      <w:r w:rsidRPr="00ED1153">
        <w:rPr>
          <w:rFonts w:cs="Arial"/>
          <w:b/>
          <w:sz w:val="20"/>
          <w:szCs w:val="20"/>
          <w:lang w:val="en-GB"/>
        </w:rPr>
        <w:tab/>
      </w:r>
      <w:r>
        <w:rPr>
          <w:rFonts w:cs="Arial"/>
          <w:b/>
          <w:sz w:val="20"/>
          <w:szCs w:val="20"/>
          <w:lang w:val="nl-BE"/>
        </w:rPr>
        <w:t>5…</w:t>
      </w:r>
      <w:r>
        <w:rPr>
          <w:rFonts w:cs="Arial"/>
          <w:b/>
          <w:sz w:val="20"/>
          <w:szCs w:val="20"/>
          <w:lang w:val="nl-BE"/>
        </w:rPr>
        <w:tab/>
      </w:r>
      <w:r>
        <w:rPr>
          <w:rFonts w:cs="Arial"/>
          <w:b/>
          <w:sz w:val="20"/>
          <w:szCs w:val="20"/>
          <w:lang w:val="nl-BE"/>
        </w:rPr>
        <w:tab/>
      </w:r>
      <w:r w:rsidR="00B71F50">
        <w:rPr>
          <w:rFonts w:cs="Arial"/>
          <w:b/>
          <w:sz w:val="20"/>
          <w:szCs w:val="20"/>
          <w:lang w:val="nl-BE"/>
        </w:rPr>
        <w:t>Kxh1</w:t>
      </w:r>
    </w:p>
    <w:p w14:paraId="0E48727C" w14:textId="77777777" w:rsidR="00B71F50" w:rsidRDefault="00B71F50" w:rsidP="00B71F50">
      <w:pPr>
        <w:jc w:val="both"/>
        <w:rPr>
          <w:rFonts w:cs="Arial"/>
          <w:sz w:val="20"/>
          <w:szCs w:val="20"/>
          <w:lang w:val="nl-BE"/>
        </w:rPr>
      </w:pPr>
      <w:r>
        <w:rPr>
          <w:rFonts w:cs="Arial"/>
          <w:sz w:val="20"/>
          <w:szCs w:val="20"/>
          <w:lang w:val="nl-BE"/>
        </w:rPr>
        <w:t xml:space="preserve">Wel verplicht, anders gaat het paard verloren na: </w:t>
      </w:r>
    </w:p>
    <w:p w14:paraId="0C5CC6FB" w14:textId="77777777" w:rsidR="00B71F50" w:rsidRDefault="00B71F50" w:rsidP="0038155E">
      <w:pPr>
        <w:numPr>
          <w:ilvl w:val="0"/>
          <w:numId w:val="92"/>
        </w:numPr>
        <w:jc w:val="both"/>
        <w:rPr>
          <w:rFonts w:cs="Arial"/>
          <w:sz w:val="20"/>
          <w:szCs w:val="20"/>
          <w:lang w:val="nl-BE"/>
        </w:rPr>
      </w:pPr>
      <w:r>
        <w:rPr>
          <w:rFonts w:cs="Arial"/>
          <w:sz w:val="20"/>
          <w:szCs w:val="20"/>
          <w:lang w:val="nl-BE"/>
        </w:rPr>
        <w:t>5…Kxh3</w:t>
      </w:r>
      <w:r w:rsidR="00F17816">
        <w:rPr>
          <w:rFonts w:cs="Arial"/>
          <w:sz w:val="20"/>
          <w:szCs w:val="20"/>
          <w:lang w:val="nl-BE"/>
        </w:rPr>
        <w:t>?</w:t>
      </w:r>
      <w:r>
        <w:rPr>
          <w:rFonts w:cs="Arial"/>
          <w:sz w:val="20"/>
          <w:szCs w:val="20"/>
          <w:lang w:val="nl-BE"/>
        </w:rPr>
        <w:t xml:space="preserve"> 6.Kf2 K~ 7.Txh2.. Ook na:</w:t>
      </w:r>
    </w:p>
    <w:p w14:paraId="5E4A4D0B" w14:textId="77777777" w:rsidR="00286A01" w:rsidRDefault="00B71F50" w:rsidP="0038155E">
      <w:pPr>
        <w:numPr>
          <w:ilvl w:val="0"/>
          <w:numId w:val="92"/>
        </w:numPr>
        <w:jc w:val="both"/>
        <w:rPr>
          <w:rFonts w:cs="Arial"/>
          <w:sz w:val="20"/>
          <w:szCs w:val="20"/>
          <w:lang w:val="nl-BE"/>
        </w:rPr>
      </w:pPr>
      <w:r>
        <w:rPr>
          <w:rFonts w:cs="Arial"/>
          <w:sz w:val="20"/>
          <w:szCs w:val="20"/>
          <w:lang w:val="nl-BE"/>
        </w:rPr>
        <w:t>5…Pf3</w:t>
      </w:r>
      <w:r w:rsidR="00F17816">
        <w:rPr>
          <w:rFonts w:cs="Arial"/>
          <w:sz w:val="20"/>
          <w:szCs w:val="20"/>
          <w:lang w:val="nl-BE"/>
        </w:rPr>
        <w:t>?</w:t>
      </w:r>
      <w:r w:rsidR="00286A01">
        <w:rPr>
          <w:rFonts w:cs="Arial"/>
          <w:sz w:val="20"/>
          <w:szCs w:val="20"/>
          <w:lang w:val="nl-BE"/>
        </w:rPr>
        <w:t>, en bijvoorbeeld</w:t>
      </w:r>
      <w:r>
        <w:rPr>
          <w:rFonts w:cs="Arial"/>
          <w:sz w:val="20"/>
          <w:szCs w:val="20"/>
          <w:lang w:val="nl-BE"/>
        </w:rPr>
        <w:t xml:space="preserve"> 6.h4</w:t>
      </w:r>
      <w:r w:rsidR="00EE71EA">
        <w:rPr>
          <w:rFonts w:cs="Arial"/>
          <w:sz w:val="20"/>
          <w:szCs w:val="20"/>
          <w:lang w:val="nl-BE"/>
        </w:rPr>
        <w:t xml:space="preserve"> </w:t>
      </w:r>
      <w:r w:rsidR="00286A01">
        <w:rPr>
          <w:rFonts w:cs="Arial"/>
          <w:sz w:val="20"/>
          <w:szCs w:val="20"/>
          <w:lang w:val="nl-BE"/>
        </w:rPr>
        <w:t>Pd4+ 7.Ke3 Pc2 8.Ke4 Kxh1</w:t>
      </w:r>
      <w:r w:rsidR="00EE71EA">
        <w:rPr>
          <w:rFonts w:cs="Arial"/>
          <w:sz w:val="20"/>
          <w:szCs w:val="20"/>
          <w:lang w:val="nl-BE"/>
        </w:rPr>
        <w:t xml:space="preserve"> </w:t>
      </w:r>
      <w:r w:rsidR="00286A01">
        <w:rPr>
          <w:rFonts w:cs="Arial"/>
          <w:sz w:val="20"/>
          <w:szCs w:val="20"/>
          <w:lang w:val="nl-BE"/>
        </w:rPr>
        <w:t>9.h5 Pa3 10.h6 Pc4 11.h7</w:t>
      </w:r>
      <w:r w:rsidR="00EE71EA">
        <w:rPr>
          <w:rFonts w:cs="Arial"/>
          <w:sz w:val="20"/>
          <w:szCs w:val="20"/>
          <w:lang w:val="nl-BE"/>
        </w:rPr>
        <w:t xml:space="preserve"> </w:t>
      </w:r>
      <w:r w:rsidR="00286A01">
        <w:rPr>
          <w:rFonts w:cs="Arial"/>
          <w:sz w:val="20"/>
          <w:szCs w:val="20"/>
          <w:lang w:val="nl-BE"/>
        </w:rPr>
        <w:t>Pd6+</w:t>
      </w:r>
      <w:r w:rsidR="007563D6">
        <w:rPr>
          <w:rFonts w:cs="Arial"/>
          <w:sz w:val="20"/>
          <w:szCs w:val="20"/>
          <w:lang w:val="nl-BE"/>
        </w:rPr>
        <w:t xml:space="preserve"> 12.Ke5  Pf7+ 13.Kf6 Ph8 14.Kg7, </w:t>
      </w:r>
      <w:r w:rsidR="006B79AB">
        <w:rPr>
          <w:rFonts w:cs="Arial"/>
          <w:sz w:val="20"/>
          <w:szCs w:val="20"/>
          <w:lang w:val="nl-BE"/>
        </w:rPr>
        <w:t>enzovoort, wint wit.</w:t>
      </w:r>
    </w:p>
    <w:p w14:paraId="637A923C" w14:textId="77777777" w:rsidR="00B71F50" w:rsidRDefault="00B71F50" w:rsidP="00286A01">
      <w:pPr>
        <w:jc w:val="both"/>
        <w:rPr>
          <w:rFonts w:cs="Arial"/>
          <w:sz w:val="20"/>
          <w:szCs w:val="20"/>
          <w:lang w:val="nl-BE"/>
        </w:rPr>
      </w:pPr>
      <w:r>
        <w:rPr>
          <w:rFonts w:cs="Arial"/>
          <w:sz w:val="20"/>
          <w:szCs w:val="20"/>
          <w:lang w:val="nl-BE"/>
        </w:rPr>
        <w:t>En nu, na de te</w:t>
      </w:r>
      <w:r w:rsidR="005016B5">
        <w:rPr>
          <w:rFonts w:cs="Arial"/>
          <w:sz w:val="20"/>
          <w:szCs w:val="20"/>
          <w:lang w:val="nl-BE"/>
        </w:rPr>
        <w:t>kszet, slaat wit de staldeur dicht</w:t>
      </w:r>
      <w:r>
        <w:rPr>
          <w:rFonts w:cs="Arial"/>
          <w:sz w:val="20"/>
          <w:szCs w:val="20"/>
          <w:lang w:val="nl-BE"/>
        </w:rPr>
        <w:t xml:space="preserve"> met: </w:t>
      </w:r>
    </w:p>
    <w:p w14:paraId="7048EF92" w14:textId="77777777" w:rsidR="00B71F50" w:rsidRDefault="00B71F50" w:rsidP="00B71F50">
      <w:pPr>
        <w:jc w:val="both"/>
        <w:rPr>
          <w:rFonts w:cs="Arial"/>
          <w:b/>
          <w:sz w:val="20"/>
          <w:szCs w:val="20"/>
          <w:lang w:val="nl-BE"/>
        </w:rPr>
      </w:pPr>
      <w:r>
        <w:rPr>
          <w:rFonts w:cs="Arial"/>
          <w:b/>
          <w:sz w:val="20"/>
          <w:szCs w:val="20"/>
          <w:lang w:val="nl-BE"/>
        </w:rPr>
        <w:tab/>
        <w:t xml:space="preserve">6.Kf2 </w:t>
      </w:r>
    </w:p>
    <w:p w14:paraId="391BA3D5" w14:textId="77777777" w:rsidR="00B71F50" w:rsidRDefault="00B71F50" w:rsidP="00B71F50">
      <w:pPr>
        <w:jc w:val="both"/>
        <w:rPr>
          <w:rFonts w:cs="Arial"/>
          <w:sz w:val="20"/>
          <w:szCs w:val="20"/>
          <w:lang w:val="nl-BE"/>
        </w:rPr>
      </w:pPr>
      <w:r>
        <w:rPr>
          <w:rFonts w:cs="Arial"/>
          <w:sz w:val="20"/>
          <w:szCs w:val="20"/>
          <w:lang w:val="nl-BE"/>
        </w:rPr>
        <w:t>Het paard kan de pion niet meer van de winst houden en moet zich zelfs offeren.</w:t>
      </w:r>
    </w:p>
    <w:p w14:paraId="7468FC84" w14:textId="77777777" w:rsidR="00B71F50" w:rsidRDefault="00B71F50" w:rsidP="00B71F50">
      <w:pPr>
        <w:jc w:val="both"/>
        <w:rPr>
          <w:rFonts w:cs="Arial"/>
          <w:sz w:val="20"/>
          <w:szCs w:val="20"/>
          <w:lang w:val="nl-BE"/>
        </w:rPr>
      </w:pPr>
    </w:p>
    <w:p w14:paraId="7AAC417F" w14:textId="77777777" w:rsidR="00B71F50" w:rsidRPr="0082746D" w:rsidRDefault="00B71F50" w:rsidP="00B71F50">
      <w:pPr>
        <w:jc w:val="both"/>
        <w:rPr>
          <w:rFonts w:cs="Arial"/>
          <w:i/>
          <w:sz w:val="20"/>
          <w:szCs w:val="20"/>
          <w:lang w:val="en-GB"/>
        </w:rPr>
      </w:pPr>
      <w:r>
        <w:rPr>
          <w:rFonts w:cs="Arial"/>
          <w:sz w:val="20"/>
          <w:szCs w:val="20"/>
          <w:lang w:val="nl-BE"/>
        </w:rPr>
        <w:t xml:space="preserve">Mijn Argentijnse schaakvriend Jo-sé A. Copié schreef: </w:t>
      </w:r>
      <w:r>
        <w:rPr>
          <w:rFonts w:cs="Arial"/>
          <w:i/>
          <w:sz w:val="20"/>
          <w:szCs w:val="20"/>
          <w:lang w:val="nl-BE"/>
        </w:rPr>
        <w:t xml:space="preserve">“Extensión sobre un trabajo de Ernest Pogo-sjants. </w:t>
      </w:r>
      <w:r w:rsidRPr="0082746D">
        <w:rPr>
          <w:rFonts w:cs="Arial"/>
          <w:i/>
          <w:sz w:val="20"/>
          <w:szCs w:val="20"/>
          <w:lang w:val="en-GB"/>
        </w:rPr>
        <w:t>Una obra de belleza singu-lar y de clásico estilo que de-muestra que el ajedrez continúa siendo una posibilidad infinita.”</w:t>
      </w:r>
    </w:p>
    <w:p w14:paraId="3D59948E" w14:textId="77777777" w:rsidR="006F3923" w:rsidRDefault="00B71F50" w:rsidP="00396357">
      <w:pPr>
        <w:spacing w:line="190" w:lineRule="exact"/>
        <w:jc w:val="center"/>
        <w:rPr>
          <w:rFonts w:cs="Arial"/>
          <w:b/>
          <w:sz w:val="20"/>
          <w:szCs w:val="20"/>
          <w:lang w:val="nl-BE"/>
        </w:rPr>
      </w:pPr>
      <w:r w:rsidRPr="0082746D">
        <w:rPr>
          <w:rFonts w:cs="Arial"/>
          <w:i/>
          <w:sz w:val="20"/>
          <w:szCs w:val="20"/>
          <w:lang w:val="en-GB"/>
        </w:rPr>
        <w:br w:type="page"/>
      </w:r>
      <w:r w:rsidR="00396357">
        <w:rPr>
          <w:rFonts w:cs="Arial"/>
          <w:b/>
          <w:sz w:val="20"/>
          <w:szCs w:val="20"/>
          <w:lang w:val="nl-BE"/>
        </w:rPr>
        <w:lastRenderedPageBreak/>
        <w:t>-</w:t>
      </w:r>
      <w:r w:rsidR="00036DB3">
        <w:rPr>
          <w:rFonts w:cs="Arial"/>
          <w:b/>
          <w:sz w:val="20"/>
          <w:szCs w:val="20"/>
          <w:lang w:val="nl-BE"/>
        </w:rPr>
        <w:t xml:space="preserve"> </w:t>
      </w:r>
      <w:r w:rsidR="00741791">
        <w:rPr>
          <w:rFonts w:cs="Arial"/>
          <w:b/>
          <w:sz w:val="20"/>
          <w:szCs w:val="20"/>
          <w:lang w:val="nl-BE"/>
        </w:rPr>
        <w:t>189</w:t>
      </w:r>
      <w:r w:rsidR="00396357">
        <w:rPr>
          <w:rFonts w:cs="Arial"/>
          <w:b/>
          <w:sz w:val="20"/>
          <w:szCs w:val="20"/>
          <w:lang w:val="nl-BE"/>
        </w:rPr>
        <w:t xml:space="preserve"> -</w:t>
      </w:r>
    </w:p>
    <w:p w14:paraId="30A4E953" w14:textId="77777777" w:rsidR="00396357" w:rsidRDefault="00396357" w:rsidP="00396357">
      <w:pPr>
        <w:spacing w:line="190" w:lineRule="exact"/>
        <w:ind w:left="2340"/>
        <w:jc w:val="center"/>
        <w:rPr>
          <w:rFonts w:cs="Arial"/>
          <w:i/>
          <w:sz w:val="20"/>
          <w:szCs w:val="20"/>
          <w:lang w:val="nl-BE"/>
        </w:rPr>
      </w:pPr>
    </w:p>
    <w:p w14:paraId="4197D18B"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Probleemblad, </w:t>
      </w:r>
      <w:r>
        <w:rPr>
          <w:rFonts w:cs="Arial"/>
          <w:sz w:val="20"/>
          <w:szCs w:val="20"/>
          <w:lang w:val="nl-BE"/>
        </w:rPr>
        <w:t>2005</w:t>
      </w:r>
    </w:p>
    <w:p w14:paraId="784EAAC4" w14:textId="77777777" w:rsidR="006F3923" w:rsidRDefault="006F3923" w:rsidP="006F3923">
      <w:pPr>
        <w:spacing w:line="190" w:lineRule="exact"/>
        <w:jc w:val="center"/>
        <w:rPr>
          <w:rFonts w:cs="Arial"/>
          <w:sz w:val="20"/>
          <w:szCs w:val="20"/>
          <w:lang w:val="nl-BE"/>
        </w:rPr>
      </w:pPr>
    </w:p>
    <w:p w14:paraId="7CFA2945" w14:textId="77777777" w:rsidR="006F3923" w:rsidRDefault="006F3923" w:rsidP="006F3923">
      <w:pPr>
        <w:jc w:val="center"/>
        <w:rPr>
          <w:rFonts w:cs="Arial"/>
          <w:sz w:val="20"/>
          <w:szCs w:val="20"/>
          <w:lang w:val="nl-BE"/>
        </w:rPr>
      </w:pPr>
      <w:r>
        <w:rPr>
          <w:lang w:val="nl-BE"/>
        </w:rPr>
        <w:object w:dxaOrig="4579" w:dyaOrig="4577" w14:anchorId="0D7F12E8">
          <v:shape id="_x0000_i1204" type="#_x0000_t75" style="width:161.15pt;height:159.5pt" o:ole="">
            <v:imagedata r:id="rId379" o:title=""/>
          </v:shape>
          <o:OLEObject Type="Embed" ProgID="CorelDRAW.Graphic.12" ShapeID="_x0000_i1204" DrawAspect="Content" ObjectID="_1587467597" r:id="rId380"/>
        </w:object>
      </w:r>
    </w:p>
    <w:p w14:paraId="240E36E0" w14:textId="77777777" w:rsidR="005D211A" w:rsidRDefault="005D211A" w:rsidP="006F3923">
      <w:pPr>
        <w:jc w:val="center"/>
        <w:rPr>
          <w:rFonts w:cs="Arial"/>
          <w:b/>
          <w:lang w:val="en-GB"/>
        </w:rPr>
      </w:pPr>
    </w:p>
    <w:p w14:paraId="505BFE20" w14:textId="77777777" w:rsidR="006F3923" w:rsidRDefault="006F3923" w:rsidP="006F3923">
      <w:pPr>
        <w:jc w:val="center"/>
        <w:rPr>
          <w:rFonts w:cs="Arial"/>
          <w:sz w:val="20"/>
          <w:szCs w:val="20"/>
          <w:lang w:val="en-GB"/>
        </w:rPr>
      </w:pPr>
      <w:r>
        <w:rPr>
          <w:rFonts w:cs="Arial"/>
          <w:b/>
          <w:lang w:val="en-GB"/>
        </w:rPr>
        <w:t>+</w:t>
      </w:r>
      <w:r>
        <w:rPr>
          <w:rFonts w:cs="Arial"/>
          <w:sz w:val="20"/>
          <w:szCs w:val="20"/>
          <w:lang w:val="en-GB"/>
        </w:rPr>
        <w:t xml:space="preserve">                              0045.00 g2d6</w:t>
      </w:r>
    </w:p>
    <w:p w14:paraId="7430E7CA" w14:textId="77777777" w:rsidR="006F3923" w:rsidRDefault="006F3923" w:rsidP="006F3923">
      <w:pPr>
        <w:jc w:val="both"/>
        <w:rPr>
          <w:rFonts w:cs="Arial"/>
          <w:sz w:val="20"/>
          <w:szCs w:val="20"/>
          <w:lang w:val="en-GB"/>
        </w:rPr>
      </w:pPr>
    </w:p>
    <w:p w14:paraId="13392C3E" w14:textId="77777777" w:rsidR="006F3923" w:rsidRDefault="006F3923" w:rsidP="006F3923">
      <w:pPr>
        <w:jc w:val="both"/>
        <w:rPr>
          <w:rFonts w:cs="Arial"/>
          <w:b/>
          <w:sz w:val="20"/>
          <w:szCs w:val="20"/>
          <w:lang w:val="en-GB"/>
        </w:rPr>
      </w:pPr>
      <w:r>
        <w:rPr>
          <w:rFonts w:cs="Arial"/>
          <w:b/>
          <w:sz w:val="20"/>
          <w:szCs w:val="20"/>
          <w:lang w:val="en-GB"/>
        </w:rPr>
        <w:tab/>
        <w:t xml:space="preserve">1.Pe4+ </w:t>
      </w:r>
      <w:r>
        <w:rPr>
          <w:rFonts w:cs="Arial"/>
          <w:b/>
          <w:sz w:val="20"/>
          <w:szCs w:val="20"/>
          <w:lang w:val="en-GB"/>
        </w:rPr>
        <w:tab/>
      </w:r>
      <w:r>
        <w:rPr>
          <w:rFonts w:cs="Arial"/>
          <w:b/>
          <w:sz w:val="20"/>
          <w:szCs w:val="20"/>
          <w:lang w:val="en-GB"/>
        </w:rPr>
        <w:tab/>
        <w:t xml:space="preserve">Kd5 </w:t>
      </w:r>
    </w:p>
    <w:p w14:paraId="136303BE" w14:textId="77777777" w:rsidR="006F3923" w:rsidRDefault="006F3923" w:rsidP="006F3923">
      <w:pPr>
        <w:jc w:val="both"/>
        <w:rPr>
          <w:rFonts w:cs="Arial"/>
          <w:b/>
          <w:sz w:val="20"/>
          <w:szCs w:val="20"/>
          <w:lang w:val="en-GB"/>
        </w:rPr>
      </w:pPr>
      <w:r>
        <w:rPr>
          <w:rFonts w:cs="Arial"/>
          <w:b/>
          <w:sz w:val="20"/>
          <w:szCs w:val="20"/>
          <w:lang w:val="en-GB"/>
        </w:rPr>
        <w:tab/>
        <w:t>2.Pc3+</w:t>
      </w:r>
      <w:r>
        <w:rPr>
          <w:rFonts w:cs="Arial"/>
          <w:b/>
          <w:sz w:val="20"/>
          <w:szCs w:val="20"/>
          <w:lang w:val="en-GB"/>
        </w:rPr>
        <w:tab/>
        <w:t xml:space="preserve"> </w:t>
      </w:r>
      <w:r>
        <w:rPr>
          <w:rFonts w:cs="Arial"/>
          <w:b/>
          <w:sz w:val="20"/>
          <w:szCs w:val="20"/>
          <w:lang w:val="en-GB"/>
        </w:rPr>
        <w:tab/>
        <w:t xml:space="preserve">Kc4 </w:t>
      </w:r>
    </w:p>
    <w:p w14:paraId="589352DC" w14:textId="77777777" w:rsidR="006F3923" w:rsidRDefault="006F3923" w:rsidP="006F3923">
      <w:pPr>
        <w:jc w:val="both"/>
        <w:rPr>
          <w:rFonts w:cs="Arial"/>
          <w:b/>
          <w:sz w:val="20"/>
          <w:szCs w:val="20"/>
          <w:lang w:val="en-GB"/>
        </w:rPr>
      </w:pPr>
      <w:r>
        <w:rPr>
          <w:rFonts w:cs="Arial"/>
          <w:b/>
          <w:sz w:val="20"/>
          <w:szCs w:val="20"/>
          <w:lang w:val="en-GB"/>
        </w:rPr>
        <w:tab/>
        <w:t xml:space="preserve">3.Pxa2 </w:t>
      </w:r>
      <w:r>
        <w:rPr>
          <w:rFonts w:cs="Arial"/>
          <w:b/>
          <w:sz w:val="20"/>
          <w:szCs w:val="20"/>
          <w:lang w:val="en-GB"/>
        </w:rPr>
        <w:tab/>
      </w:r>
      <w:r>
        <w:rPr>
          <w:rFonts w:cs="Arial"/>
          <w:b/>
          <w:sz w:val="20"/>
          <w:szCs w:val="20"/>
          <w:lang w:val="en-GB"/>
        </w:rPr>
        <w:tab/>
        <w:t xml:space="preserve">Kb3 </w:t>
      </w:r>
    </w:p>
    <w:p w14:paraId="26DE9CA9" w14:textId="77777777" w:rsidR="001E0764" w:rsidRDefault="006F3923" w:rsidP="006F3923">
      <w:pPr>
        <w:jc w:val="both"/>
        <w:rPr>
          <w:rFonts w:cs="Arial"/>
          <w:b/>
          <w:sz w:val="20"/>
          <w:szCs w:val="20"/>
          <w:lang w:val="nl-BE"/>
        </w:rPr>
      </w:pPr>
      <w:r>
        <w:rPr>
          <w:rFonts w:cs="Arial"/>
          <w:b/>
          <w:sz w:val="20"/>
          <w:szCs w:val="20"/>
          <w:lang w:val="en-GB"/>
        </w:rPr>
        <w:tab/>
      </w:r>
      <w:r>
        <w:rPr>
          <w:rFonts w:cs="Arial"/>
          <w:b/>
          <w:sz w:val="20"/>
          <w:szCs w:val="20"/>
          <w:lang w:val="nl-BE"/>
        </w:rPr>
        <w:t xml:space="preserve">4.Pd2+ </w:t>
      </w:r>
      <w:r>
        <w:rPr>
          <w:rFonts w:cs="Arial"/>
          <w:b/>
          <w:sz w:val="20"/>
          <w:szCs w:val="20"/>
          <w:lang w:val="nl-BE"/>
        </w:rPr>
        <w:tab/>
      </w:r>
      <w:r>
        <w:rPr>
          <w:rFonts w:cs="Arial"/>
          <w:b/>
          <w:sz w:val="20"/>
          <w:szCs w:val="20"/>
          <w:lang w:val="nl-BE"/>
        </w:rPr>
        <w:tab/>
        <w:t>Kb2</w:t>
      </w:r>
    </w:p>
    <w:p w14:paraId="452CD7F6" w14:textId="77777777" w:rsidR="006F3923" w:rsidRDefault="00E37203" w:rsidP="006F3923">
      <w:pPr>
        <w:jc w:val="both"/>
        <w:rPr>
          <w:rFonts w:cs="Arial"/>
          <w:b/>
          <w:sz w:val="20"/>
          <w:szCs w:val="20"/>
          <w:lang w:val="nl-BE"/>
        </w:rPr>
      </w:pPr>
      <w:r>
        <w:rPr>
          <w:rFonts w:cs="Arial"/>
          <w:sz w:val="20"/>
          <w:szCs w:val="20"/>
          <w:lang w:val="nl-BE"/>
        </w:rPr>
        <w:t>4…Pd4</w:t>
      </w:r>
      <w:r w:rsidR="007441E8">
        <w:rPr>
          <w:rFonts w:cs="Arial"/>
          <w:sz w:val="20"/>
          <w:szCs w:val="20"/>
          <w:lang w:val="nl-BE"/>
        </w:rPr>
        <w:t>? w</w:t>
      </w:r>
      <w:r w:rsidR="001E0764">
        <w:rPr>
          <w:rFonts w:cs="Arial"/>
          <w:sz w:val="20"/>
          <w:szCs w:val="20"/>
          <w:lang w:val="nl-BE"/>
        </w:rPr>
        <w:t>int niet.</w:t>
      </w:r>
      <w:r w:rsidR="006F3923">
        <w:rPr>
          <w:rFonts w:cs="Arial"/>
          <w:b/>
          <w:sz w:val="20"/>
          <w:szCs w:val="20"/>
          <w:lang w:val="nl-BE"/>
        </w:rPr>
        <w:t xml:space="preserve"> </w:t>
      </w:r>
    </w:p>
    <w:p w14:paraId="6465C6AA" w14:textId="77777777" w:rsidR="006F3923" w:rsidRPr="00DC0C45" w:rsidRDefault="00DC0C45" w:rsidP="006F3923">
      <w:pPr>
        <w:jc w:val="both"/>
        <w:rPr>
          <w:rFonts w:cs="Arial"/>
          <w:b/>
          <w:sz w:val="20"/>
          <w:szCs w:val="20"/>
          <w:lang w:val="nl-BE"/>
        </w:rPr>
      </w:pPr>
      <w:r>
        <w:rPr>
          <w:rFonts w:cs="Arial"/>
          <w:b/>
          <w:sz w:val="20"/>
          <w:szCs w:val="20"/>
          <w:lang w:val="nl-BE"/>
        </w:rPr>
        <w:tab/>
        <w:t xml:space="preserve">5.Kf3 </w:t>
      </w:r>
      <w:r w:rsidR="006F3923">
        <w:rPr>
          <w:rFonts w:cs="Arial"/>
          <w:b/>
          <w:sz w:val="20"/>
          <w:szCs w:val="20"/>
          <w:lang w:val="nl-BE"/>
        </w:rPr>
        <w:tab/>
      </w:r>
      <w:r w:rsidR="006F3923">
        <w:rPr>
          <w:rFonts w:cs="Arial"/>
          <w:b/>
          <w:sz w:val="20"/>
          <w:szCs w:val="20"/>
          <w:lang w:val="nl-BE"/>
        </w:rPr>
        <w:tab/>
        <w:t xml:space="preserve">Pc6 </w:t>
      </w:r>
    </w:p>
    <w:p w14:paraId="2F8360D8" w14:textId="77777777" w:rsidR="006F3923" w:rsidRDefault="00347303" w:rsidP="006F3923">
      <w:pPr>
        <w:jc w:val="both"/>
        <w:rPr>
          <w:rFonts w:cs="Arial"/>
          <w:sz w:val="20"/>
          <w:szCs w:val="20"/>
          <w:lang w:val="nl-BE"/>
        </w:rPr>
      </w:pPr>
      <w:r>
        <w:rPr>
          <w:rFonts w:cs="Arial"/>
          <w:sz w:val="20"/>
          <w:szCs w:val="20"/>
          <w:lang w:val="nl-BE"/>
        </w:rPr>
        <w:t>Het ter hulp snellen</w:t>
      </w:r>
      <w:r w:rsidR="00DC0C45">
        <w:rPr>
          <w:rFonts w:cs="Arial"/>
          <w:sz w:val="20"/>
          <w:szCs w:val="20"/>
          <w:lang w:val="nl-BE"/>
        </w:rPr>
        <w:t xml:space="preserve"> van de witte ko</w:t>
      </w:r>
      <w:r>
        <w:rPr>
          <w:rFonts w:cs="Arial"/>
          <w:sz w:val="20"/>
          <w:szCs w:val="20"/>
          <w:lang w:val="nl-BE"/>
        </w:rPr>
        <w:t>ning faalt nu. Bijvoorbeeld:</w:t>
      </w:r>
    </w:p>
    <w:p w14:paraId="5E270653" w14:textId="77777777" w:rsidR="006F3923" w:rsidRPr="00FA0A34" w:rsidRDefault="00FA0A34" w:rsidP="0038155E">
      <w:pPr>
        <w:numPr>
          <w:ilvl w:val="0"/>
          <w:numId w:val="88"/>
        </w:numPr>
        <w:jc w:val="both"/>
        <w:rPr>
          <w:rFonts w:cs="Arial"/>
          <w:sz w:val="20"/>
          <w:szCs w:val="20"/>
          <w:lang w:val="nl-BE"/>
        </w:rPr>
      </w:pPr>
      <w:r w:rsidRPr="00FA0A34">
        <w:rPr>
          <w:rFonts w:cs="Arial"/>
          <w:sz w:val="20"/>
          <w:szCs w:val="20"/>
          <w:lang w:val="nl-BE"/>
        </w:rPr>
        <w:t>6.Ke4</w:t>
      </w:r>
      <w:r>
        <w:rPr>
          <w:rFonts w:cs="Arial"/>
          <w:sz w:val="20"/>
          <w:szCs w:val="20"/>
          <w:lang w:val="nl-BE"/>
        </w:rPr>
        <w:t>?</w:t>
      </w:r>
      <w:r w:rsidR="00347303">
        <w:rPr>
          <w:rFonts w:cs="Arial"/>
          <w:sz w:val="20"/>
          <w:szCs w:val="20"/>
          <w:lang w:val="nl-BE"/>
        </w:rPr>
        <w:t xml:space="preserve"> </w:t>
      </w:r>
      <w:r w:rsidR="006F3923" w:rsidRPr="00FA0A34">
        <w:rPr>
          <w:rFonts w:cs="Arial"/>
          <w:sz w:val="20"/>
          <w:szCs w:val="20"/>
          <w:lang w:val="nl-BE"/>
        </w:rPr>
        <w:t>Pa5 7.Kd3</w:t>
      </w:r>
      <w:r w:rsidR="00DC0C45" w:rsidRPr="00FA0A34">
        <w:rPr>
          <w:rFonts w:cs="Arial"/>
          <w:sz w:val="20"/>
          <w:szCs w:val="20"/>
          <w:lang w:val="nl-BE"/>
        </w:rPr>
        <w:t xml:space="preserve"> </w:t>
      </w:r>
      <w:r w:rsidR="00DC0C45" w:rsidRPr="00FA0A34">
        <w:rPr>
          <w:rFonts w:cs="Arial"/>
          <w:i/>
          <w:sz w:val="20"/>
          <w:szCs w:val="20"/>
          <w:lang w:val="nl-BE"/>
        </w:rPr>
        <w:t>(7.Kd4? Pb3+</w:t>
      </w:r>
      <w:r w:rsidRPr="00FA0A34">
        <w:rPr>
          <w:rFonts w:cs="Arial"/>
          <w:i/>
          <w:sz w:val="20"/>
          <w:szCs w:val="20"/>
          <w:lang w:val="nl-BE"/>
        </w:rPr>
        <w:t>)</w:t>
      </w:r>
      <w:r w:rsidR="002D739A">
        <w:rPr>
          <w:rFonts w:cs="Arial"/>
          <w:sz w:val="20"/>
          <w:szCs w:val="20"/>
          <w:lang w:val="nl-BE"/>
        </w:rPr>
        <w:t xml:space="preserve"> 7…Pc6</w:t>
      </w:r>
      <w:r w:rsidR="00347303">
        <w:rPr>
          <w:rFonts w:cs="Arial"/>
          <w:sz w:val="20"/>
          <w:szCs w:val="20"/>
          <w:lang w:val="nl-BE"/>
        </w:rPr>
        <w:t>, en nu</w:t>
      </w:r>
      <w:r w:rsidR="00DC0C45" w:rsidRPr="00FA0A34">
        <w:rPr>
          <w:rFonts w:cs="Arial"/>
          <w:i/>
          <w:sz w:val="20"/>
          <w:szCs w:val="20"/>
          <w:lang w:val="nl-BE"/>
        </w:rPr>
        <w:t xml:space="preserve"> </w:t>
      </w:r>
      <w:r w:rsidR="00347303">
        <w:rPr>
          <w:rFonts w:cs="Arial"/>
          <w:sz w:val="20"/>
          <w:szCs w:val="20"/>
          <w:lang w:val="nl-BE"/>
        </w:rPr>
        <w:t>8.Pc3 Pe5+ 9.Kd4 Pc6+ 10.Kc5 Kxc3 11.Pe4+ Kb2 12.Ld3 Pe5 met remise.</w:t>
      </w:r>
      <w:r w:rsidR="00832237">
        <w:rPr>
          <w:rFonts w:cs="Arial"/>
          <w:sz w:val="20"/>
          <w:szCs w:val="20"/>
          <w:lang w:val="nl-BE"/>
        </w:rPr>
        <w:t xml:space="preserve"> Of:</w:t>
      </w:r>
    </w:p>
    <w:p w14:paraId="1A2A7F69" w14:textId="77777777" w:rsidR="00137803" w:rsidRPr="00347303" w:rsidRDefault="00FA0A34" w:rsidP="0038155E">
      <w:pPr>
        <w:numPr>
          <w:ilvl w:val="0"/>
          <w:numId w:val="88"/>
        </w:numPr>
        <w:jc w:val="both"/>
        <w:rPr>
          <w:rFonts w:cs="Arial"/>
          <w:sz w:val="20"/>
          <w:szCs w:val="20"/>
          <w:lang w:val="nl-BE"/>
        </w:rPr>
      </w:pPr>
      <w:r w:rsidRPr="00FA0A34">
        <w:rPr>
          <w:rFonts w:cs="Arial"/>
          <w:sz w:val="20"/>
          <w:szCs w:val="20"/>
          <w:lang w:val="nl-BE"/>
        </w:rPr>
        <w:t>6.Ke2</w:t>
      </w:r>
      <w:r>
        <w:rPr>
          <w:rFonts w:cs="Arial"/>
          <w:sz w:val="20"/>
          <w:szCs w:val="20"/>
          <w:lang w:val="nl-BE"/>
        </w:rPr>
        <w:t xml:space="preserve">? </w:t>
      </w:r>
      <w:r w:rsidRPr="00FA0A34">
        <w:rPr>
          <w:rFonts w:cs="Arial"/>
          <w:sz w:val="20"/>
          <w:szCs w:val="20"/>
          <w:lang w:val="nl-BE"/>
        </w:rPr>
        <w:t>Pd4+ 7.Kd</w:t>
      </w:r>
      <w:r>
        <w:rPr>
          <w:rFonts w:cs="Arial"/>
          <w:sz w:val="20"/>
          <w:szCs w:val="20"/>
          <w:lang w:val="nl-BE"/>
        </w:rPr>
        <w:t>1</w:t>
      </w:r>
      <w:r>
        <w:rPr>
          <w:rFonts w:cs="Arial"/>
          <w:i/>
          <w:sz w:val="20"/>
          <w:szCs w:val="20"/>
          <w:lang w:val="nl-BE"/>
        </w:rPr>
        <w:t xml:space="preserve"> (7.Kd3? Pf3) </w:t>
      </w:r>
      <w:r>
        <w:rPr>
          <w:rFonts w:cs="Arial"/>
          <w:sz w:val="20"/>
          <w:szCs w:val="20"/>
          <w:lang w:val="nl-BE"/>
        </w:rPr>
        <w:t xml:space="preserve">7.Pb3 8.Lg6 Pxd2. </w:t>
      </w:r>
      <w:r>
        <w:rPr>
          <w:rFonts w:cs="Arial"/>
          <w:i/>
          <w:sz w:val="20"/>
          <w:szCs w:val="20"/>
          <w:lang w:val="nl-BE"/>
        </w:rPr>
        <w:t>(8</w:t>
      </w:r>
      <w:r w:rsidR="00137803">
        <w:rPr>
          <w:rFonts w:cs="Arial"/>
          <w:i/>
          <w:sz w:val="20"/>
          <w:szCs w:val="20"/>
          <w:lang w:val="nl-BE"/>
        </w:rPr>
        <w:t>…Ka2 9.Lf7 K~ 1</w:t>
      </w:r>
      <w:r w:rsidR="002D739A">
        <w:rPr>
          <w:rFonts w:cs="Arial"/>
          <w:i/>
          <w:sz w:val="20"/>
          <w:szCs w:val="20"/>
          <w:lang w:val="nl-BE"/>
        </w:rPr>
        <w:t>0.</w:t>
      </w:r>
      <w:r w:rsidR="00137803">
        <w:rPr>
          <w:rFonts w:cs="Arial"/>
          <w:i/>
          <w:sz w:val="20"/>
          <w:szCs w:val="20"/>
          <w:lang w:val="nl-BE"/>
        </w:rPr>
        <w:t>Lxb3</w:t>
      </w:r>
      <w:r w:rsidR="00485BE6">
        <w:rPr>
          <w:rFonts w:cs="Arial"/>
          <w:i/>
          <w:sz w:val="20"/>
          <w:szCs w:val="20"/>
          <w:lang w:val="nl-BE"/>
        </w:rPr>
        <w:t xml:space="preserve">)   </w:t>
      </w:r>
      <w:r w:rsidR="00347303">
        <w:rPr>
          <w:rFonts w:cs="Arial"/>
          <w:i/>
          <w:sz w:val="20"/>
          <w:szCs w:val="20"/>
          <w:lang w:val="nl-BE"/>
        </w:rPr>
        <w:t xml:space="preserve"> </w:t>
      </w:r>
      <w:r w:rsidR="00347303">
        <w:rPr>
          <w:rFonts w:cs="Arial"/>
          <w:sz w:val="20"/>
          <w:szCs w:val="20"/>
          <w:lang w:val="nl-BE"/>
        </w:rPr>
        <w:t>9.Pc1 Pc4, eveneens remise.</w:t>
      </w:r>
    </w:p>
    <w:p w14:paraId="6B66B024" w14:textId="77777777" w:rsidR="006F3923" w:rsidRPr="00187535" w:rsidRDefault="005D21CC" w:rsidP="00137803">
      <w:pPr>
        <w:jc w:val="both"/>
        <w:rPr>
          <w:rFonts w:cs="Arial"/>
          <w:sz w:val="20"/>
          <w:szCs w:val="20"/>
          <w:lang w:val="nl-BE"/>
        </w:rPr>
      </w:pPr>
      <w:r>
        <w:rPr>
          <w:rFonts w:cs="Arial"/>
          <w:sz w:val="20"/>
          <w:szCs w:val="20"/>
          <w:lang w:val="nl-BE"/>
        </w:rPr>
        <w:t>Maar wel goed is de aanval:</w:t>
      </w:r>
    </w:p>
    <w:p w14:paraId="5D803C7A" w14:textId="77777777" w:rsidR="00347303" w:rsidRDefault="00347303" w:rsidP="00187535">
      <w:pPr>
        <w:ind w:firstLine="708"/>
        <w:rPr>
          <w:rFonts w:cs="Arial"/>
          <w:b/>
          <w:sz w:val="20"/>
          <w:szCs w:val="20"/>
          <w:lang w:val="nl-BE"/>
        </w:rPr>
      </w:pPr>
      <w:r>
        <w:rPr>
          <w:rFonts w:cs="Arial"/>
          <w:b/>
          <w:sz w:val="20"/>
          <w:szCs w:val="20"/>
          <w:lang w:val="nl-BE"/>
        </w:rPr>
        <w:t xml:space="preserve">6.Le4 </w:t>
      </w:r>
      <w:r>
        <w:rPr>
          <w:rFonts w:cs="Arial"/>
          <w:b/>
          <w:sz w:val="20"/>
          <w:szCs w:val="20"/>
          <w:lang w:val="nl-BE"/>
        </w:rPr>
        <w:tab/>
      </w:r>
      <w:r>
        <w:rPr>
          <w:rFonts w:cs="Arial"/>
          <w:b/>
          <w:sz w:val="20"/>
          <w:szCs w:val="20"/>
          <w:lang w:val="nl-BE"/>
        </w:rPr>
        <w:tab/>
        <w:t xml:space="preserve">Pe7 </w:t>
      </w:r>
    </w:p>
    <w:p w14:paraId="1B9D07A3" w14:textId="77777777" w:rsidR="00491075" w:rsidRDefault="005A389A" w:rsidP="00347303">
      <w:pPr>
        <w:jc w:val="both"/>
        <w:rPr>
          <w:rFonts w:cs="Arial"/>
          <w:sz w:val="20"/>
          <w:szCs w:val="20"/>
          <w:lang w:val="nl-BE"/>
        </w:rPr>
      </w:pPr>
      <w:r>
        <w:rPr>
          <w:rFonts w:cs="Arial"/>
          <w:sz w:val="20"/>
          <w:szCs w:val="20"/>
          <w:lang w:val="nl-BE"/>
        </w:rPr>
        <w:t>Want nu faalt:</w:t>
      </w:r>
    </w:p>
    <w:p w14:paraId="723AC098" w14:textId="77777777" w:rsidR="00491075" w:rsidRDefault="00491075" w:rsidP="00347303">
      <w:pPr>
        <w:jc w:val="both"/>
        <w:rPr>
          <w:rFonts w:cs="Arial"/>
          <w:sz w:val="20"/>
          <w:szCs w:val="20"/>
          <w:lang w:val="nl-BE"/>
        </w:rPr>
      </w:pPr>
    </w:p>
    <w:p w14:paraId="52FB72E4" w14:textId="77777777" w:rsidR="00213565" w:rsidRDefault="00213565" w:rsidP="00347303">
      <w:pPr>
        <w:jc w:val="both"/>
        <w:rPr>
          <w:rFonts w:cs="Arial"/>
          <w:sz w:val="20"/>
          <w:szCs w:val="20"/>
          <w:lang w:val="nl-BE"/>
        </w:rPr>
      </w:pPr>
    </w:p>
    <w:p w14:paraId="13736F6B" w14:textId="77777777" w:rsidR="00AB05C5" w:rsidRDefault="00AB05C5" w:rsidP="00347303">
      <w:pPr>
        <w:jc w:val="both"/>
        <w:rPr>
          <w:rFonts w:cs="Arial"/>
          <w:sz w:val="20"/>
          <w:szCs w:val="20"/>
          <w:lang w:val="nl-BE"/>
        </w:rPr>
      </w:pPr>
    </w:p>
    <w:p w14:paraId="4E862680" w14:textId="77777777" w:rsidR="00213565" w:rsidRDefault="00213565" w:rsidP="00347303">
      <w:pPr>
        <w:jc w:val="both"/>
        <w:rPr>
          <w:rFonts w:cs="Arial"/>
          <w:sz w:val="20"/>
          <w:szCs w:val="20"/>
          <w:lang w:val="nl-BE"/>
        </w:rPr>
      </w:pPr>
    </w:p>
    <w:p w14:paraId="0B7FD30C" w14:textId="77777777" w:rsidR="008C4649" w:rsidRDefault="00A22F93" w:rsidP="00586E21">
      <w:pPr>
        <w:numPr>
          <w:ilvl w:val="0"/>
          <w:numId w:val="220"/>
        </w:numPr>
        <w:jc w:val="both"/>
        <w:rPr>
          <w:rFonts w:cs="Arial"/>
          <w:sz w:val="20"/>
          <w:szCs w:val="20"/>
          <w:lang w:val="nl-BE"/>
        </w:rPr>
      </w:pPr>
      <w:r w:rsidRPr="008C4649">
        <w:rPr>
          <w:rFonts w:cs="Arial"/>
          <w:sz w:val="20"/>
          <w:szCs w:val="20"/>
          <w:lang w:val="nl-BE"/>
        </w:rPr>
        <w:t>6…Pd4+</w:t>
      </w:r>
      <w:r w:rsidR="00A1138B">
        <w:rPr>
          <w:rFonts w:cs="Arial"/>
          <w:sz w:val="20"/>
          <w:szCs w:val="20"/>
          <w:lang w:val="nl-BE"/>
        </w:rPr>
        <w:t>?</w:t>
      </w:r>
      <w:r w:rsidRPr="008C4649">
        <w:rPr>
          <w:rFonts w:cs="Arial"/>
          <w:sz w:val="20"/>
          <w:szCs w:val="20"/>
          <w:lang w:val="nl-BE"/>
        </w:rPr>
        <w:t xml:space="preserve"> 7.Ke3 Pc2+ 8.Kf4 Kxa2 9.Lxc2</w:t>
      </w:r>
      <w:r w:rsidR="005D21CC" w:rsidRPr="008C4649">
        <w:rPr>
          <w:rFonts w:cs="Arial"/>
          <w:sz w:val="20"/>
          <w:szCs w:val="20"/>
          <w:lang w:val="nl-BE"/>
        </w:rPr>
        <w:t>.</w:t>
      </w:r>
      <w:r w:rsidR="00832237" w:rsidRPr="008C4649">
        <w:rPr>
          <w:rFonts w:cs="Arial"/>
          <w:sz w:val="20"/>
          <w:szCs w:val="20"/>
          <w:lang w:val="nl-BE"/>
        </w:rPr>
        <w:t xml:space="preserve"> </w:t>
      </w:r>
      <w:r w:rsidR="00832237">
        <w:rPr>
          <w:rFonts w:cs="Arial"/>
          <w:sz w:val="20"/>
          <w:szCs w:val="20"/>
          <w:lang w:val="nl-BE"/>
        </w:rPr>
        <w:t>En</w:t>
      </w:r>
      <w:r w:rsidR="00287B76">
        <w:rPr>
          <w:rFonts w:cs="Arial"/>
          <w:sz w:val="20"/>
          <w:szCs w:val="20"/>
          <w:lang w:val="nl-BE"/>
        </w:rPr>
        <w:t xml:space="preserve"> de te</w:t>
      </w:r>
      <w:r w:rsidR="00832237">
        <w:rPr>
          <w:rFonts w:cs="Arial"/>
          <w:sz w:val="20"/>
          <w:szCs w:val="20"/>
          <w:lang w:val="nl-BE"/>
        </w:rPr>
        <w:t>kst</w:t>
      </w:r>
      <w:r w:rsidR="00287B76">
        <w:rPr>
          <w:rFonts w:cs="Arial"/>
          <w:sz w:val="20"/>
          <w:szCs w:val="20"/>
          <w:lang w:val="nl-BE"/>
        </w:rPr>
        <w:t>zet verhindert nu op zijn beurt 7.Pb4? wegens 7…Kc3 en een der paarden valt.</w:t>
      </w:r>
      <w:r w:rsidR="006F3923" w:rsidRPr="00FA0A34">
        <w:rPr>
          <w:rFonts w:cs="Arial"/>
          <w:sz w:val="20"/>
          <w:szCs w:val="20"/>
          <w:lang w:val="nl-BE"/>
        </w:rPr>
        <w:t xml:space="preserve"> </w:t>
      </w:r>
    </w:p>
    <w:p w14:paraId="41D01EF8" w14:textId="77777777" w:rsidR="00DC0C21" w:rsidRDefault="00DC0C21" w:rsidP="00586E21">
      <w:pPr>
        <w:numPr>
          <w:ilvl w:val="0"/>
          <w:numId w:val="220"/>
        </w:numPr>
        <w:jc w:val="both"/>
        <w:rPr>
          <w:rFonts w:cs="Arial"/>
          <w:sz w:val="20"/>
          <w:szCs w:val="20"/>
          <w:lang w:val="nl-BE"/>
        </w:rPr>
      </w:pPr>
      <w:r>
        <w:rPr>
          <w:rFonts w:cs="Arial"/>
          <w:sz w:val="20"/>
          <w:szCs w:val="20"/>
          <w:lang w:val="nl-BE"/>
        </w:rPr>
        <w:t>6…Pe5+</w:t>
      </w:r>
      <w:r w:rsidR="00A1138B">
        <w:rPr>
          <w:rFonts w:cs="Arial"/>
          <w:sz w:val="20"/>
          <w:szCs w:val="20"/>
          <w:lang w:val="nl-BE"/>
        </w:rPr>
        <w:t xml:space="preserve">? </w:t>
      </w:r>
      <w:r>
        <w:rPr>
          <w:rFonts w:cs="Arial"/>
          <w:sz w:val="20"/>
          <w:szCs w:val="20"/>
          <w:lang w:val="nl-BE"/>
        </w:rPr>
        <w:t>7.Kf4 Pd7 8.Ld5 Pb6 9.Pc4+ Kxa2 10.Pxb6.</w:t>
      </w:r>
    </w:p>
    <w:p w14:paraId="6840DEFE" w14:textId="77777777" w:rsidR="00287B76" w:rsidRDefault="00287B76" w:rsidP="006F3923">
      <w:pPr>
        <w:jc w:val="both"/>
        <w:rPr>
          <w:rFonts w:cs="Arial"/>
          <w:sz w:val="20"/>
          <w:szCs w:val="20"/>
          <w:lang w:val="nl-BE"/>
        </w:rPr>
      </w:pPr>
      <w:r>
        <w:rPr>
          <w:rFonts w:cs="Arial"/>
          <w:sz w:val="20"/>
          <w:szCs w:val="20"/>
          <w:lang w:val="nl-BE"/>
        </w:rPr>
        <w:t>Wat dan?</w:t>
      </w:r>
    </w:p>
    <w:p w14:paraId="1BB79A61" w14:textId="77777777" w:rsidR="006F3923" w:rsidRDefault="006F3923" w:rsidP="006F3923">
      <w:pPr>
        <w:jc w:val="both"/>
        <w:rPr>
          <w:rFonts w:cs="Arial"/>
          <w:b/>
          <w:sz w:val="20"/>
          <w:szCs w:val="20"/>
          <w:lang w:val="nl-BE"/>
        </w:rPr>
      </w:pPr>
      <w:r>
        <w:rPr>
          <w:rFonts w:cs="Arial"/>
          <w:b/>
          <w:sz w:val="20"/>
          <w:szCs w:val="20"/>
          <w:lang w:val="nl-BE"/>
        </w:rPr>
        <w:t xml:space="preserve">             7.Pc1!  </w:t>
      </w:r>
    </w:p>
    <w:p w14:paraId="6DAA487D" w14:textId="77777777" w:rsidR="006F3923" w:rsidRDefault="006F3923" w:rsidP="006F3923">
      <w:pPr>
        <w:jc w:val="both"/>
        <w:rPr>
          <w:rFonts w:cs="Arial"/>
          <w:b/>
          <w:sz w:val="20"/>
          <w:szCs w:val="20"/>
          <w:lang w:val="nl-BE"/>
        </w:rPr>
      </w:pPr>
      <w:r>
        <w:rPr>
          <w:rFonts w:cs="Arial"/>
          <w:sz w:val="20"/>
          <w:szCs w:val="20"/>
          <w:lang w:val="nl-BE"/>
        </w:rPr>
        <w:t>Een onwaarschij</w:t>
      </w:r>
      <w:r w:rsidR="00BC576D">
        <w:rPr>
          <w:rFonts w:cs="Arial"/>
          <w:sz w:val="20"/>
          <w:szCs w:val="20"/>
          <w:lang w:val="nl-BE"/>
        </w:rPr>
        <w:t>nlijk offeraanbod:</w:t>
      </w:r>
      <w:r w:rsidR="001E0764">
        <w:rPr>
          <w:rFonts w:cs="Arial"/>
          <w:sz w:val="20"/>
          <w:szCs w:val="20"/>
          <w:lang w:val="nl-BE"/>
        </w:rPr>
        <w:t xml:space="preserve"> </w:t>
      </w:r>
      <w:r w:rsidR="00A1138B">
        <w:rPr>
          <w:rFonts w:cs="Arial"/>
          <w:i/>
          <w:sz w:val="20"/>
          <w:szCs w:val="20"/>
          <w:lang w:val="nl-BE"/>
        </w:rPr>
        <w:tab/>
      </w:r>
      <w:r w:rsidR="00A1138B">
        <w:rPr>
          <w:rFonts w:cs="Arial"/>
          <w:b/>
          <w:sz w:val="20"/>
          <w:szCs w:val="20"/>
          <w:lang w:val="nl-BE"/>
        </w:rPr>
        <w:t xml:space="preserve"> </w:t>
      </w:r>
      <w:r>
        <w:rPr>
          <w:rFonts w:cs="Arial"/>
          <w:b/>
          <w:sz w:val="20"/>
          <w:szCs w:val="20"/>
          <w:lang w:val="nl-BE"/>
        </w:rPr>
        <w:t>7…</w:t>
      </w:r>
      <w:r>
        <w:rPr>
          <w:rFonts w:cs="Arial"/>
          <w:b/>
          <w:sz w:val="20"/>
          <w:szCs w:val="20"/>
          <w:lang w:val="nl-BE"/>
        </w:rPr>
        <w:tab/>
      </w:r>
      <w:r>
        <w:rPr>
          <w:rFonts w:cs="Arial"/>
          <w:b/>
          <w:sz w:val="20"/>
          <w:szCs w:val="20"/>
          <w:lang w:val="nl-BE"/>
        </w:rPr>
        <w:tab/>
        <w:t xml:space="preserve">Kxc1 </w:t>
      </w:r>
    </w:p>
    <w:p w14:paraId="38ABC7AA" w14:textId="77777777" w:rsidR="006F3923" w:rsidRDefault="006F3923" w:rsidP="006F3923">
      <w:pPr>
        <w:jc w:val="both"/>
        <w:rPr>
          <w:rFonts w:cs="Arial"/>
          <w:b/>
          <w:sz w:val="20"/>
          <w:szCs w:val="20"/>
          <w:lang w:val="nl-BE"/>
        </w:rPr>
      </w:pPr>
      <w:r>
        <w:rPr>
          <w:rFonts w:cs="Arial"/>
          <w:b/>
          <w:sz w:val="20"/>
          <w:szCs w:val="20"/>
          <w:lang w:val="nl-BE"/>
        </w:rPr>
        <w:t xml:space="preserve">             8.Pc4 </w:t>
      </w:r>
      <w:r>
        <w:rPr>
          <w:rFonts w:cs="Arial"/>
          <w:b/>
          <w:sz w:val="20"/>
          <w:szCs w:val="20"/>
          <w:lang w:val="nl-BE"/>
        </w:rPr>
        <w:tab/>
      </w:r>
      <w:r>
        <w:rPr>
          <w:rFonts w:cs="Arial"/>
          <w:b/>
          <w:sz w:val="20"/>
          <w:szCs w:val="20"/>
          <w:lang w:val="nl-BE"/>
        </w:rPr>
        <w:tab/>
        <w:t xml:space="preserve">Pg8 </w:t>
      </w:r>
    </w:p>
    <w:p w14:paraId="3117A019" w14:textId="77777777" w:rsidR="006F3923" w:rsidRDefault="006F3923" w:rsidP="006F3923">
      <w:pPr>
        <w:jc w:val="both"/>
        <w:rPr>
          <w:rFonts w:cs="Arial"/>
          <w:b/>
          <w:sz w:val="20"/>
          <w:szCs w:val="20"/>
          <w:lang w:val="nl-BE"/>
        </w:rPr>
      </w:pPr>
      <w:r>
        <w:rPr>
          <w:rFonts w:cs="Arial"/>
          <w:b/>
          <w:sz w:val="20"/>
          <w:szCs w:val="20"/>
          <w:lang w:val="nl-BE"/>
        </w:rPr>
        <w:t xml:space="preserve">             9.Pb6 </w:t>
      </w:r>
      <w:r>
        <w:rPr>
          <w:rFonts w:cs="Arial"/>
          <w:b/>
          <w:sz w:val="20"/>
          <w:szCs w:val="20"/>
          <w:lang w:val="nl-BE"/>
        </w:rPr>
        <w:tab/>
      </w:r>
      <w:r>
        <w:rPr>
          <w:rFonts w:cs="Arial"/>
          <w:b/>
          <w:sz w:val="20"/>
          <w:szCs w:val="20"/>
          <w:lang w:val="nl-BE"/>
        </w:rPr>
        <w:tab/>
        <w:t xml:space="preserve">Pe7 </w:t>
      </w:r>
    </w:p>
    <w:p w14:paraId="7265A2AA" w14:textId="77777777" w:rsidR="006F3923" w:rsidRDefault="006F3923" w:rsidP="006F3923">
      <w:pPr>
        <w:jc w:val="both"/>
        <w:rPr>
          <w:rFonts w:cs="Arial"/>
          <w:b/>
          <w:sz w:val="20"/>
          <w:szCs w:val="20"/>
          <w:lang w:val="nl-BE"/>
        </w:rPr>
      </w:pPr>
      <w:r>
        <w:rPr>
          <w:rFonts w:cs="Arial"/>
          <w:b/>
          <w:sz w:val="20"/>
          <w:szCs w:val="20"/>
          <w:lang w:val="nl-BE"/>
        </w:rPr>
        <w:t xml:space="preserve">           10.Ke3 </w:t>
      </w:r>
      <w:r>
        <w:rPr>
          <w:rFonts w:cs="Arial"/>
          <w:b/>
          <w:sz w:val="20"/>
          <w:szCs w:val="20"/>
          <w:lang w:val="nl-BE"/>
        </w:rPr>
        <w:tab/>
      </w:r>
      <w:r>
        <w:rPr>
          <w:rFonts w:cs="Arial"/>
          <w:b/>
          <w:sz w:val="20"/>
          <w:szCs w:val="20"/>
          <w:lang w:val="nl-BE"/>
        </w:rPr>
        <w:tab/>
        <w:t xml:space="preserve">Kb2 </w:t>
      </w:r>
    </w:p>
    <w:p w14:paraId="401E4DD1" w14:textId="77777777" w:rsidR="006F3923" w:rsidRDefault="006F3923" w:rsidP="006F3923">
      <w:pPr>
        <w:jc w:val="both"/>
        <w:rPr>
          <w:rFonts w:cs="Arial"/>
          <w:b/>
          <w:sz w:val="20"/>
          <w:szCs w:val="20"/>
          <w:lang w:val="nl-BE"/>
        </w:rPr>
      </w:pPr>
      <w:r>
        <w:rPr>
          <w:rFonts w:cs="Arial"/>
          <w:b/>
          <w:sz w:val="20"/>
          <w:szCs w:val="20"/>
          <w:lang w:val="nl-BE"/>
        </w:rPr>
        <w:t xml:space="preserve">           11.Kd4 </w:t>
      </w:r>
      <w:r>
        <w:rPr>
          <w:rFonts w:cs="Arial"/>
          <w:b/>
          <w:sz w:val="20"/>
          <w:szCs w:val="20"/>
          <w:lang w:val="nl-BE"/>
        </w:rPr>
        <w:tab/>
      </w:r>
      <w:r>
        <w:rPr>
          <w:rFonts w:cs="Arial"/>
          <w:b/>
          <w:sz w:val="20"/>
          <w:szCs w:val="20"/>
          <w:lang w:val="nl-BE"/>
        </w:rPr>
        <w:tab/>
        <w:t xml:space="preserve">Kb3 </w:t>
      </w:r>
    </w:p>
    <w:p w14:paraId="659C20B7" w14:textId="77777777" w:rsidR="006F3923" w:rsidRDefault="006F3923" w:rsidP="006F3923">
      <w:pPr>
        <w:jc w:val="both"/>
        <w:rPr>
          <w:rFonts w:cs="Arial"/>
          <w:b/>
          <w:sz w:val="20"/>
          <w:szCs w:val="20"/>
          <w:lang w:val="nl-BE"/>
        </w:rPr>
      </w:pPr>
      <w:r>
        <w:rPr>
          <w:rFonts w:cs="Arial"/>
          <w:b/>
          <w:sz w:val="20"/>
          <w:szCs w:val="20"/>
          <w:lang w:val="nl-BE"/>
        </w:rPr>
        <w:t xml:space="preserve">           12.Kc5 </w:t>
      </w:r>
      <w:r>
        <w:rPr>
          <w:rFonts w:cs="Arial"/>
          <w:b/>
          <w:sz w:val="20"/>
          <w:szCs w:val="20"/>
          <w:lang w:val="nl-BE"/>
        </w:rPr>
        <w:tab/>
      </w:r>
      <w:r>
        <w:rPr>
          <w:rFonts w:cs="Arial"/>
          <w:b/>
          <w:sz w:val="20"/>
          <w:szCs w:val="20"/>
          <w:lang w:val="nl-BE"/>
        </w:rPr>
        <w:tab/>
        <w:t xml:space="preserve">Kc3 </w:t>
      </w:r>
    </w:p>
    <w:p w14:paraId="31A00BDC" w14:textId="77777777" w:rsidR="006F3923" w:rsidRPr="00B354CB" w:rsidRDefault="00A1138B" w:rsidP="006F3923">
      <w:pPr>
        <w:jc w:val="both"/>
        <w:rPr>
          <w:rFonts w:cs="Arial"/>
          <w:b/>
          <w:sz w:val="20"/>
          <w:szCs w:val="20"/>
          <w:lang w:val="nl-BE"/>
        </w:rPr>
      </w:pPr>
      <w:r>
        <w:rPr>
          <w:rFonts w:cs="Arial"/>
          <w:b/>
          <w:sz w:val="20"/>
          <w:szCs w:val="20"/>
          <w:lang w:val="nl-BE"/>
        </w:rPr>
        <w:t xml:space="preserve">           </w:t>
      </w:r>
      <w:r w:rsidRPr="00B354CB">
        <w:rPr>
          <w:rFonts w:cs="Arial"/>
          <w:b/>
          <w:sz w:val="20"/>
          <w:szCs w:val="20"/>
          <w:lang w:val="nl-BE"/>
        </w:rPr>
        <w:t xml:space="preserve">13.Lh7 </w:t>
      </w:r>
      <w:r w:rsidRPr="00B354CB">
        <w:rPr>
          <w:rFonts w:cs="Arial"/>
          <w:b/>
          <w:sz w:val="20"/>
          <w:szCs w:val="20"/>
          <w:lang w:val="nl-BE"/>
        </w:rPr>
        <w:tab/>
      </w:r>
      <w:r w:rsidRPr="00B354CB">
        <w:rPr>
          <w:rFonts w:cs="Arial"/>
          <w:b/>
          <w:sz w:val="20"/>
          <w:szCs w:val="20"/>
          <w:lang w:val="nl-BE"/>
        </w:rPr>
        <w:tab/>
        <w:t>Kb3</w:t>
      </w:r>
    </w:p>
    <w:p w14:paraId="63F3C8AB" w14:textId="77777777" w:rsidR="006F3923" w:rsidRPr="00B354CB" w:rsidRDefault="006F4DE4" w:rsidP="006F3923">
      <w:pPr>
        <w:jc w:val="both"/>
        <w:rPr>
          <w:rFonts w:cs="Arial"/>
          <w:b/>
          <w:sz w:val="20"/>
          <w:szCs w:val="20"/>
          <w:lang w:val="nl-BE"/>
        </w:rPr>
      </w:pPr>
      <w:r w:rsidRPr="00B354CB">
        <w:rPr>
          <w:rFonts w:cs="Arial"/>
          <w:b/>
          <w:sz w:val="20"/>
          <w:szCs w:val="20"/>
          <w:lang w:val="nl-BE"/>
        </w:rPr>
        <w:t xml:space="preserve">           14.Kd6 </w:t>
      </w:r>
      <w:r w:rsidRPr="00B354CB">
        <w:rPr>
          <w:rFonts w:cs="Arial"/>
          <w:b/>
          <w:sz w:val="20"/>
          <w:szCs w:val="20"/>
          <w:lang w:val="nl-BE"/>
        </w:rPr>
        <w:tab/>
      </w:r>
      <w:r w:rsidRPr="00B354CB">
        <w:rPr>
          <w:rFonts w:cs="Arial"/>
          <w:b/>
          <w:sz w:val="20"/>
          <w:szCs w:val="20"/>
          <w:lang w:val="nl-BE"/>
        </w:rPr>
        <w:tab/>
      </w:r>
    </w:p>
    <w:p w14:paraId="1A66287B" w14:textId="77777777" w:rsidR="00DA56CD" w:rsidRPr="006F4DE4" w:rsidRDefault="006F4DE4" w:rsidP="006F3923">
      <w:pPr>
        <w:jc w:val="both"/>
        <w:rPr>
          <w:rFonts w:cs="Arial"/>
          <w:b/>
          <w:sz w:val="20"/>
          <w:szCs w:val="20"/>
          <w:lang w:val="nl-BE"/>
        </w:rPr>
      </w:pPr>
      <w:r w:rsidRPr="006F4DE4">
        <w:rPr>
          <w:rFonts w:cs="Arial"/>
          <w:sz w:val="20"/>
          <w:szCs w:val="20"/>
          <w:lang w:val="nl-BE"/>
        </w:rPr>
        <w:t>En het paard word veroverd.</w:t>
      </w:r>
      <w:r w:rsidRPr="006F4DE4">
        <w:rPr>
          <w:rFonts w:cs="Arial"/>
          <w:b/>
          <w:sz w:val="20"/>
          <w:szCs w:val="20"/>
          <w:lang w:val="nl-BE"/>
        </w:rPr>
        <w:t xml:space="preserve">           </w:t>
      </w:r>
    </w:p>
    <w:p w14:paraId="5C2BC0C9" w14:textId="77777777" w:rsidR="006F4DE4" w:rsidRDefault="006F4DE4" w:rsidP="006F3923">
      <w:pPr>
        <w:jc w:val="both"/>
        <w:rPr>
          <w:rFonts w:cs="Arial"/>
          <w:sz w:val="20"/>
          <w:szCs w:val="20"/>
          <w:lang w:val="nl-BE"/>
        </w:rPr>
      </w:pPr>
    </w:p>
    <w:p w14:paraId="158FD183" w14:textId="77777777" w:rsidR="006F3923" w:rsidRPr="00287B76" w:rsidRDefault="006F3923" w:rsidP="006F3923">
      <w:pPr>
        <w:jc w:val="both"/>
        <w:rPr>
          <w:rFonts w:cs="Arial"/>
          <w:sz w:val="20"/>
          <w:szCs w:val="20"/>
          <w:lang w:val="nl-BE"/>
        </w:rPr>
      </w:pPr>
      <w:r>
        <w:rPr>
          <w:rFonts w:cs="Arial"/>
          <w:sz w:val="20"/>
          <w:szCs w:val="20"/>
          <w:lang w:val="nl-BE"/>
        </w:rPr>
        <w:t xml:space="preserve">Deze aristocratische miniatuur is een verbetering van de 1ste prijs van Juri Bazlov in </w:t>
      </w:r>
      <w:r>
        <w:rPr>
          <w:rFonts w:cs="Arial"/>
          <w:i/>
          <w:sz w:val="20"/>
          <w:szCs w:val="20"/>
          <w:lang w:val="nl-BE"/>
        </w:rPr>
        <w:t>Sjachmaty v SSSR</w:t>
      </w:r>
      <w:r>
        <w:rPr>
          <w:rFonts w:cs="Arial"/>
          <w:sz w:val="20"/>
          <w:szCs w:val="20"/>
          <w:lang w:val="nl-BE"/>
        </w:rPr>
        <w:t xml:space="preserve"> (</w:t>
      </w:r>
      <w:r w:rsidRPr="00A1138B">
        <w:rPr>
          <w:rFonts w:cs="Arial"/>
          <w:b/>
          <w:sz w:val="20"/>
          <w:szCs w:val="20"/>
          <w:lang w:val="nl-BE"/>
        </w:rPr>
        <w:t>1969</w:t>
      </w:r>
      <w:r>
        <w:rPr>
          <w:rFonts w:cs="Arial"/>
          <w:sz w:val="20"/>
          <w:szCs w:val="20"/>
          <w:lang w:val="nl-BE"/>
        </w:rPr>
        <w:t xml:space="preserve">): </w:t>
      </w:r>
    </w:p>
    <w:p w14:paraId="4965570C" w14:textId="77777777" w:rsidR="006F3923" w:rsidRDefault="006F3923" w:rsidP="006F3923">
      <w:pPr>
        <w:rPr>
          <w:rFonts w:cs="Arial"/>
          <w:sz w:val="20"/>
          <w:szCs w:val="20"/>
          <w:lang w:val="nl-BE"/>
        </w:rPr>
      </w:pPr>
    </w:p>
    <w:p w14:paraId="4FC933A3" w14:textId="77777777" w:rsidR="006F3923" w:rsidRPr="00A1138B" w:rsidRDefault="006F3923" w:rsidP="006F3923">
      <w:pPr>
        <w:jc w:val="both"/>
        <w:rPr>
          <w:rFonts w:cs="Arial"/>
          <w:sz w:val="20"/>
          <w:szCs w:val="20"/>
          <w:lang w:val="nl-BE"/>
        </w:rPr>
      </w:pPr>
      <w:r w:rsidRPr="00A1138B">
        <w:rPr>
          <w:rFonts w:cs="Arial"/>
          <w:sz w:val="20"/>
          <w:szCs w:val="20"/>
          <w:lang w:val="nl-BE"/>
        </w:rPr>
        <w:t xml:space="preserve">Kd5 Pd1 b6 / Kg7 Lg1 Pa8 Pf5 = </w:t>
      </w:r>
    </w:p>
    <w:p w14:paraId="74CECA9B" w14:textId="77777777" w:rsidR="006F3923" w:rsidRPr="00A1138B" w:rsidRDefault="006F3923" w:rsidP="006F3923">
      <w:pPr>
        <w:jc w:val="both"/>
        <w:rPr>
          <w:rFonts w:cs="Arial"/>
          <w:sz w:val="20"/>
          <w:szCs w:val="20"/>
          <w:lang w:val="nl-BE"/>
        </w:rPr>
      </w:pPr>
    </w:p>
    <w:p w14:paraId="3C3F86B5" w14:textId="77777777" w:rsidR="006F3923" w:rsidRPr="00EC74FA" w:rsidRDefault="006F3923" w:rsidP="006F3923">
      <w:pPr>
        <w:jc w:val="both"/>
        <w:rPr>
          <w:rFonts w:cs="Arial"/>
          <w:sz w:val="20"/>
          <w:szCs w:val="20"/>
          <w:lang w:val="en-GB"/>
        </w:rPr>
      </w:pPr>
      <w:r>
        <w:rPr>
          <w:rFonts w:cs="Arial"/>
          <w:sz w:val="20"/>
          <w:szCs w:val="20"/>
          <w:lang w:val="nl-BE"/>
        </w:rPr>
        <w:t xml:space="preserve">met deze oplossing: 1.b7 Pb6+ 2.Ke6 Pd4+ 3.Kd6 Pb5+ 4.Kc6 Pa7+ 5.Kc7 Pd5+ 6.Kd6 Pf6 7.b8P Lh2+ 8.Kc5 Lxb8 </w:t>
      </w:r>
      <w:r w:rsidR="00AB7D11">
        <w:rPr>
          <w:rFonts w:cs="Arial"/>
          <w:sz w:val="20"/>
          <w:szCs w:val="20"/>
          <w:lang w:val="nl-BE"/>
        </w:rPr>
        <w:t>9.Kb6 Pd7+ 10.Kb7 Kf6 11.Pc3 Le5</w:t>
      </w:r>
      <w:r>
        <w:rPr>
          <w:rFonts w:cs="Arial"/>
          <w:sz w:val="20"/>
          <w:szCs w:val="20"/>
          <w:lang w:val="nl-BE"/>
        </w:rPr>
        <w:t xml:space="preserve"> 12.Pe2 </w:t>
      </w:r>
      <w:r w:rsidR="00104E81" w:rsidRPr="00104E81">
        <w:rPr>
          <w:rFonts w:cs="Arial"/>
          <w:b/>
          <w:sz w:val="20"/>
          <w:szCs w:val="20"/>
          <w:lang w:val="nl-BE"/>
        </w:rPr>
        <w:t>12…</w:t>
      </w:r>
      <w:r w:rsidRPr="00694380">
        <w:rPr>
          <w:rFonts w:cs="Arial"/>
          <w:b/>
          <w:sz w:val="20"/>
          <w:szCs w:val="20"/>
          <w:lang w:val="nl-BE"/>
        </w:rPr>
        <w:t>Lb8?</w:t>
      </w:r>
      <w:r>
        <w:rPr>
          <w:rFonts w:cs="Arial"/>
          <w:sz w:val="20"/>
          <w:szCs w:val="20"/>
          <w:lang w:val="nl-BE"/>
        </w:rPr>
        <w:t xml:space="preserve"> </w:t>
      </w:r>
      <w:r w:rsidRPr="00EC74FA">
        <w:rPr>
          <w:rFonts w:cs="Arial"/>
          <w:sz w:val="20"/>
          <w:szCs w:val="20"/>
          <w:lang w:val="en-GB"/>
        </w:rPr>
        <w:t xml:space="preserve">13.Pc3 Ke5 14.Pa4 Kd6 15.Pc3 Pc6 16.Pe4+ Kd5 17.Pc3+ Kc5 18.Pe4+ Kb5 19.Pc3+, remise. </w:t>
      </w:r>
    </w:p>
    <w:p w14:paraId="6C1FA4E5" w14:textId="77777777" w:rsidR="008A035A" w:rsidRPr="00EC74FA" w:rsidRDefault="006F3923" w:rsidP="006F3923">
      <w:pPr>
        <w:jc w:val="both"/>
        <w:rPr>
          <w:rFonts w:cs="Arial"/>
          <w:sz w:val="20"/>
          <w:szCs w:val="20"/>
          <w:lang w:val="en-GB"/>
        </w:rPr>
      </w:pPr>
      <w:r w:rsidRPr="00EC74FA">
        <w:rPr>
          <w:rFonts w:cs="Arial"/>
          <w:sz w:val="20"/>
          <w:szCs w:val="20"/>
          <w:lang w:val="en-GB"/>
        </w:rPr>
        <w:br w:type="column"/>
      </w:r>
    </w:p>
    <w:p w14:paraId="1505C88D" w14:textId="77777777" w:rsidR="005A0A4D" w:rsidRPr="00EC74FA" w:rsidRDefault="005A0A4D" w:rsidP="006F3923">
      <w:pPr>
        <w:jc w:val="both"/>
        <w:rPr>
          <w:rFonts w:cs="Arial"/>
          <w:sz w:val="20"/>
          <w:szCs w:val="20"/>
          <w:lang w:val="en-GB"/>
        </w:rPr>
      </w:pPr>
    </w:p>
    <w:p w14:paraId="19EB774E" w14:textId="77777777" w:rsidR="008A035A" w:rsidRPr="00EC74FA" w:rsidRDefault="008A035A" w:rsidP="006F3923">
      <w:pPr>
        <w:jc w:val="both"/>
        <w:rPr>
          <w:rFonts w:cs="Arial"/>
          <w:sz w:val="20"/>
          <w:szCs w:val="20"/>
          <w:lang w:val="en-GB"/>
        </w:rPr>
      </w:pPr>
    </w:p>
    <w:p w14:paraId="794CBA02" w14:textId="77777777" w:rsidR="008A035A" w:rsidRPr="00EC74FA" w:rsidRDefault="008A035A" w:rsidP="006F3923">
      <w:pPr>
        <w:jc w:val="both"/>
        <w:rPr>
          <w:rFonts w:cs="Arial"/>
          <w:sz w:val="20"/>
          <w:szCs w:val="20"/>
          <w:lang w:val="en-GB"/>
        </w:rPr>
      </w:pPr>
    </w:p>
    <w:p w14:paraId="0F88D44B" w14:textId="77777777" w:rsidR="006F3923" w:rsidRDefault="006F3923" w:rsidP="006F3923">
      <w:pPr>
        <w:jc w:val="both"/>
        <w:rPr>
          <w:rFonts w:cs="Arial"/>
          <w:sz w:val="20"/>
          <w:szCs w:val="20"/>
          <w:lang w:val="nl-BE"/>
        </w:rPr>
      </w:pPr>
      <w:r>
        <w:rPr>
          <w:rFonts w:cs="Arial"/>
          <w:sz w:val="20"/>
          <w:szCs w:val="20"/>
          <w:lang w:val="nl-BE"/>
        </w:rPr>
        <w:t xml:space="preserve">Maar ik kraakte de studie met de zet </w:t>
      </w:r>
      <w:r w:rsidRPr="00694380">
        <w:rPr>
          <w:rFonts w:cs="Arial"/>
          <w:b/>
          <w:sz w:val="20"/>
          <w:szCs w:val="20"/>
          <w:lang w:val="nl-BE"/>
        </w:rPr>
        <w:t>12…Pc8!</w:t>
      </w:r>
      <w:r>
        <w:rPr>
          <w:rFonts w:cs="Arial"/>
          <w:sz w:val="20"/>
          <w:szCs w:val="20"/>
          <w:lang w:val="nl-BE"/>
        </w:rPr>
        <w:t xml:space="preserve"> Met verwisselde kleuren heb ik dan de boven-staande pionloze versie bedacht.</w:t>
      </w:r>
    </w:p>
    <w:p w14:paraId="0F44F493" w14:textId="77777777" w:rsidR="006F3923" w:rsidRDefault="006F3923" w:rsidP="006F3923">
      <w:pPr>
        <w:spacing w:line="210" w:lineRule="exact"/>
        <w:jc w:val="center"/>
        <w:rPr>
          <w:rFonts w:cs="Arial"/>
          <w:sz w:val="20"/>
          <w:szCs w:val="20"/>
          <w:lang w:val="nl-BE"/>
        </w:rPr>
      </w:pPr>
    </w:p>
    <w:p w14:paraId="63676F23" w14:textId="77777777" w:rsidR="006F3923" w:rsidRDefault="00993226" w:rsidP="006F3923">
      <w:pPr>
        <w:spacing w:line="210" w:lineRule="exact"/>
        <w:jc w:val="center"/>
        <w:rPr>
          <w:rFonts w:cs="Arial"/>
          <w:b/>
          <w:sz w:val="20"/>
          <w:szCs w:val="20"/>
          <w:lang w:val="nl-BE"/>
        </w:rPr>
      </w:pPr>
      <w:r>
        <w:rPr>
          <w:rFonts w:cs="Arial"/>
          <w:b/>
          <w:sz w:val="20"/>
          <w:szCs w:val="20"/>
          <w:lang w:val="nl-BE"/>
        </w:rPr>
        <w:t xml:space="preserve">- </w:t>
      </w:r>
      <w:r w:rsidR="00741791">
        <w:rPr>
          <w:rFonts w:cs="Arial"/>
          <w:b/>
          <w:sz w:val="20"/>
          <w:szCs w:val="20"/>
          <w:lang w:val="nl-BE"/>
        </w:rPr>
        <w:t>190</w:t>
      </w:r>
      <w:r w:rsidR="006F3923">
        <w:rPr>
          <w:rFonts w:cs="Arial"/>
          <w:b/>
          <w:sz w:val="20"/>
          <w:szCs w:val="20"/>
          <w:lang w:val="nl-BE"/>
        </w:rPr>
        <w:t xml:space="preserve"> -</w:t>
      </w:r>
    </w:p>
    <w:p w14:paraId="121F7359" w14:textId="77777777" w:rsidR="006F3923" w:rsidRDefault="006F3923" w:rsidP="006F3923">
      <w:pPr>
        <w:spacing w:line="210" w:lineRule="exact"/>
        <w:jc w:val="center"/>
        <w:rPr>
          <w:rFonts w:cs="Arial"/>
          <w:sz w:val="20"/>
          <w:szCs w:val="20"/>
          <w:lang w:val="nl-BE"/>
        </w:rPr>
      </w:pPr>
    </w:p>
    <w:p w14:paraId="5B98EACE" w14:textId="77777777" w:rsidR="006F3923" w:rsidRDefault="006F3923" w:rsidP="006F3923">
      <w:pPr>
        <w:spacing w:line="210" w:lineRule="exact"/>
        <w:jc w:val="center"/>
        <w:rPr>
          <w:rFonts w:cs="Arial"/>
          <w:sz w:val="20"/>
          <w:szCs w:val="20"/>
          <w:lang w:val="nl-BE"/>
        </w:rPr>
      </w:pPr>
      <w:r>
        <w:rPr>
          <w:rFonts w:cs="Arial"/>
          <w:i/>
          <w:sz w:val="20"/>
          <w:szCs w:val="20"/>
          <w:lang w:val="nl-BE"/>
        </w:rPr>
        <w:t>Probleemblad,</w:t>
      </w:r>
      <w:r>
        <w:rPr>
          <w:rFonts w:cs="Arial"/>
          <w:sz w:val="20"/>
          <w:szCs w:val="20"/>
          <w:lang w:val="nl-BE"/>
        </w:rPr>
        <w:t xml:space="preserve"> 2006</w:t>
      </w:r>
    </w:p>
    <w:p w14:paraId="1474D9FF" w14:textId="77777777" w:rsidR="006F3923" w:rsidRDefault="006F3923" w:rsidP="006F3923">
      <w:pPr>
        <w:rPr>
          <w:lang w:val="nl-BE"/>
        </w:rPr>
      </w:pPr>
    </w:p>
    <w:p w14:paraId="61DBDA76" w14:textId="77777777" w:rsidR="006F3923" w:rsidRDefault="00201006" w:rsidP="006F3923">
      <w:pPr>
        <w:rPr>
          <w:lang w:val="nl-BE"/>
        </w:rPr>
      </w:pPr>
      <w:r>
        <w:rPr>
          <w:noProof/>
          <w:lang w:val="nl-BE" w:eastAsia="nl-BE"/>
        </w:rPr>
        <w:drawing>
          <wp:anchor distT="0" distB="0" distL="114300" distR="114300" simplePos="0" relativeHeight="251646976" behindDoc="0" locked="0" layoutInCell="1" allowOverlap="1" wp14:anchorId="5F04F731" wp14:editId="5C8BF362">
            <wp:simplePos x="0" y="0"/>
            <wp:positionH relativeFrom="column">
              <wp:align>center</wp:align>
            </wp:positionH>
            <wp:positionV relativeFrom="paragraph">
              <wp:posOffset>0</wp:posOffset>
            </wp:positionV>
            <wp:extent cx="1943100" cy="1943100"/>
            <wp:effectExtent l="0" t="0" r="0" b="0"/>
            <wp:wrapSquare wrapText="bothSides"/>
            <wp:docPr id="297" name="Picture 297" descr="naamlo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naamloos"/>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pic:spPr>
                </pic:pic>
              </a:graphicData>
            </a:graphic>
            <wp14:sizeRelH relativeFrom="page">
              <wp14:pctWidth>0</wp14:pctWidth>
            </wp14:sizeRelH>
            <wp14:sizeRelV relativeFrom="page">
              <wp14:pctHeight>0</wp14:pctHeight>
            </wp14:sizeRelV>
          </wp:anchor>
        </w:drawing>
      </w:r>
    </w:p>
    <w:p w14:paraId="4A58BE01" w14:textId="77777777" w:rsidR="006F3923" w:rsidRDefault="006F3923" w:rsidP="006F3923">
      <w:pPr>
        <w:rPr>
          <w:sz w:val="20"/>
          <w:szCs w:val="20"/>
          <w:lang w:val="nl-BE"/>
        </w:rPr>
      </w:pPr>
      <w:r>
        <w:rPr>
          <w:b/>
          <w:lang w:val="nl-BE"/>
        </w:rPr>
        <w:t>+</w:t>
      </w:r>
      <w:r>
        <w:rPr>
          <w:lang w:val="nl-BE"/>
        </w:rPr>
        <w:t xml:space="preserve">                         </w:t>
      </w:r>
      <w:r>
        <w:rPr>
          <w:sz w:val="20"/>
          <w:szCs w:val="20"/>
          <w:lang w:val="nl-BE"/>
        </w:rPr>
        <w:t>0015.01 b2e4</w:t>
      </w:r>
    </w:p>
    <w:p w14:paraId="497DFDBC" w14:textId="77777777" w:rsidR="006F3923" w:rsidRDefault="006F3923" w:rsidP="006F3923">
      <w:pPr>
        <w:jc w:val="both"/>
        <w:rPr>
          <w:sz w:val="20"/>
          <w:szCs w:val="20"/>
          <w:lang w:val="nl-BE"/>
        </w:rPr>
      </w:pPr>
    </w:p>
    <w:p w14:paraId="017BF92E" w14:textId="77777777" w:rsidR="006A6818" w:rsidRDefault="006F3923" w:rsidP="006A6818">
      <w:pPr>
        <w:jc w:val="both"/>
        <w:rPr>
          <w:rFonts w:cs="Arial"/>
          <w:sz w:val="20"/>
          <w:szCs w:val="20"/>
          <w:lang w:val="nl-BE"/>
        </w:rPr>
      </w:pPr>
      <w:r>
        <w:rPr>
          <w:rFonts w:cs="Arial"/>
          <w:b/>
          <w:sz w:val="20"/>
          <w:szCs w:val="20"/>
          <w:lang w:val="nl-BE"/>
        </w:rPr>
        <w:t>1.Pg3+ Kd3 2.Pe5+ Ke3 3.Pg4+ Kf3 4.Ph2+ Kf2 5.Pe4+ Ke3 6.Pc3 g1P 7.La7+ Kf4 8.Lx</w:t>
      </w:r>
      <w:r w:rsidR="00745CB9">
        <w:rPr>
          <w:rFonts w:cs="Arial"/>
          <w:b/>
          <w:sz w:val="20"/>
          <w:szCs w:val="20"/>
          <w:lang w:val="nl-BE"/>
        </w:rPr>
        <w:t xml:space="preserve">g1 Kg3 9.Pe2+ Kg2 10.Kc3 Pf6  </w:t>
      </w:r>
      <w:r>
        <w:rPr>
          <w:rFonts w:cs="Arial"/>
          <w:b/>
          <w:sz w:val="20"/>
          <w:szCs w:val="20"/>
          <w:lang w:val="nl-BE"/>
        </w:rPr>
        <w:t>11.Ld4 Pd7</w:t>
      </w:r>
      <w:r w:rsidR="00D93514">
        <w:rPr>
          <w:rFonts w:cs="Arial"/>
          <w:b/>
          <w:sz w:val="20"/>
          <w:szCs w:val="20"/>
          <w:lang w:val="nl-BE"/>
        </w:rPr>
        <w:t xml:space="preserve"> </w:t>
      </w:r>
      <w:r w:rsidR="00D93514">
        <w:rPr>
          <w:rFonts w:cs="Arial"/>
          <w:sz w:val="20"/>
          <w:szCs w:val="20"/>
          <w:lang w:val="nl-BE"/>
        </w:rPr>
        <w:t>en nu</w:t>
      </w:r>
      <w:r>
        <w:rPr>
          <w:rFonts w:cs="Arial"/>
          <w:b/>
          <w:sz w:val="20"/>
          <w:szCs w:val="20"/>
          <w:lang w:val="nl-BE"/>
        </w:rPr>
        <w:t xml:space="preserve"> </w:t>
      </w:r>
      <w:r w:rsidRPr="00873A75">
        <w:rPr>
          <w:rFonts w:cs="Arial"/>
          <w:b/>
          <w:sz w:val="20"/>
          <w:szCs w:val="20"/>
          <w:u w:val="single"/>
          <w:lang w:val="nl-BE"/>
        </w:rPr>
        <w:t>12.Pf1</w:t>
      </w:r>
      <w:r>
        <w:rPr>
          <w:rFonts w:cs="Arial"/>
          <w:b/>
          <w:sz w:val="20"/>
          <w:szCs w:val="20"/>
          <w:lang w:val="nl-BE"/>
        </w:rPr>
        <w:t xml:space="preserve"> Kxf1 13.Pf4</w:t>
      </w:r>
      <w:r w:rsidR="00D93514">
        <w:rPr>
          <w:rFonts w:cs="Arial"/>
          <w:sz w:val="20"/>
          <w:szCs w:val="20"/>
          <w:lang w:val="nl-BE"/>
        </w:rPr>
        <w:t xml:space="preserve"> </w:t>
      </w:r>
      <w:r>
        <w:rPr>
          <w:rFonts w:cs="Arial"/>
          <w:b/>
          <w:sz w:val="20"/>
          <w:szCs w:val="20"/>
          <w:lang w:val="nl-BE"/>
        </w:rPr>
        <w:t>Pb8 14.Pg6 Pd7 15.Kd3</w:t>
      </w:r>
      <w:r w:rsidR="006A6818">
        <w:rPr>
          <w:rFonts w:cs="Arial"/>
          <w:b/>
          <w:sz w:val="20"/>
          <w:szCs w:val="20"/>
          <w:lang w:val="nl-BE"/>
        </w:rPr>
        <w:t xml:space="preserve"> </w:t>
      </w:r>
      <w:r>
        <w:rPr>
          <w:rFonts w:cs="Arial"/>
          <w:b/>
          <w:sz w:val="20"/>
          <w:szCs w:val="20"/>
          <w:lang w:val="nl-BE"/>
        </w:rPr>
        <w:t>Kg2 16.Ke4 Kg3 17.Kf5 Kf3 18.La7 K~</w:t>
      </w:r>
      <w:r>
        <w:rPr>
          <w:rFonts w:cs="Arial"/>
          <w:sz w:val="20"/>
          <w:szCs w:val="20"/>
          <w:lang w:val="nl-BE"/>
        </w:rPr>
        <w:t xml:space="preserve"> </w:t>
      </w:r>
      <w:r>
        <w:rPr>
          <w:rFonts w:cs="Arial"/>
          <w:b/>
          <w:sz w:val="20"/>
          <w:szCs w:val="20"/>
          <w:lang w:val="nl-BE"/>
        </w:rPr>
        <w:t>19.Ke6</w:t>
      </w:r>
      <w:r w:rsidR="007F61F1">
        <w:rPr>
          <w:rFonts w:cs="Arial"/>
          <w:sz w:val="20"/>
          <w:szCs w:val="20"/>
          <w:lang w:val="nl-BE"/>
        </w:rPr>
        <w:t xml:space="preserve">, </w:t>
      </w:r>
    </w:p>
    <w:p w14:paraId="0C13120F" w14:textId="77777777" w:rsidR="006A6818" w:rsidRDefault="006A6818" w:rsidP="006A6818">
      <w:pPr>
        <w:jc w:val="both"/>
        <w:rPr>
          <w:rFonts w:cs="Arial"/>
          <w:sz w:val="20"/>
          <w:szCs w:val="20"/>
          <w:lang w:val="nl-BE"/>
        </w:rPr>
      </w:pPr>
    </w:p>
    <w:p w14:paraId="52A893B4" w14:textId="77777777" w:rsidR="006A6818" w:rsidRDefault="007F61F1" w:rsidP="006F3923">
      <w:pPr>
        <w:jc w:val="both"/>
        <w:rPr>
          <w:rFonts w:cs="Arial"/>
          <w:sz w:val="20"/>
          <w:szCs w:val="20"/>
          <w:lang w:val="nl-BE"/>
        </w:rPr>
      </w:pPr>
      <w:r>
        <w:rPr>
          <w:rFonts w:cs="Arial"/>
          <w:sz w:val="20"/>
          <w:szCs w:val="20"/>
          <w:lang w:val="nl-BE"/>
        </w:rPr>
        <w:t xml:space="preserve">Dit publiceerde ik in </w:t>
      </w:r>
      <w:r w:rsidR="006A6818">
        <w:rPr>
          <w:rFonts w:cs="Arial"/>
          <w:i/>
          <w:sz w:val="20"/>
          <w:szCs w:val="20"/>
          <w:lang w:val="nl-BE"/>
        </w:rPr>
        <w:t xml:space="preserve">Probleemblad </w:t>
      </w:r>
      <w:r w:rsidRPr="003A2A72">
        <w:rPr>
          <w:rFonts w:cs="Arial"/>
          <w:b/>
          <w:sz w:val="20"/>
          <w:szCs w:val="20"/>
          <w:lang w:val="nl-BE"/>
        </w:rPr>
        <w:t>2006</w:t>
      </w:r>
      <w:r>
        <w:rPr>
          <w:rFonts w:cs="Arial"/>
          <w:sz w:val="20"/>
          <w:szCs w:val="20"/>
          <w:lang w:val="nl-BE"/>
        </w:rPr>
        <w:t>, die de foute oplossing van Bazlov daardoor co</w:t>
      </w:r>
      <w:r w:rsidR="00184B6E">
        <w:rPr>
          <w:rFonts w:cs="Arial"/>
          <w:sz w:val="20"/>
          <w:szCs w:val="20"/>
          <w:lang w:val="nl-BE"/>
        </w:rPr>
        <w:t>rrect maakte.</w:t>
      </w:r>
    </w:p>
    <w:p w14:paraId="283745F5" w14:textId="77777777" w:rsidR="006A6818" w:rsidRDefault="006A6818" w:rsidP="006F3923">
      <w:pPr>
        <w:jc w:val="both"/>
        <w:rPr>
          <w:rFonts w:cs="Arial"/>
          <w:sz w:val="20"/>
          <w:szCs w:val="20"/>
          <w:lang w:val="nl-BE"/>
        </w:rPr>
      </w:pPr>
    </w:p>
    <w:p w14:paraId="6B8396D3" w14:textId="77777777" w:rsidR="006A6818" w:rsidRDefault="006A6818" w:rsidP="006F3923">
      <w:pPr>
        <w:jc w:val="both"/>
        <w:rPr>
          <w:rFonts w:cs="Arial"/>
          <w:sz w:val="20"/>
          <w:szCs w:val="20"/>
          <w:lang w:val="nl-BE"/>
        </w:rPr>
      </w:pPr>
    </w:p>
    <w:p w14:paraId="323E2027" w14:textId="77777777" w:rsidR="006A6818" w:rsidRDefault="006A6818" w:rsidP="006F3923">
      <w:pPr>
        <w:jc w:val="both"/>
        <w:rPr>
          <w:rFonts w:cs="Arial"/>
          <w:sz w:val="20"/>
          <w:szCs w:val="20"/>
          <w:lang w:val="nl-BE"/>
        </w:rPr>
      </w:pPr>
    </w:p>
    <w:p w14:paraId="1464499E" w14:textId="77777777" w:rsidR="006A6818" w:rsidRDefault="006A6818" w:rsidP="006F3923">
      <w:pPr>
        <w:jc w:val="both"/>
        <w:rPr>
          <w:rFonts w:cs="Arial"/>
          <w:sz w:val="20"/>
          <w:szCs w:val="20"/>
          <w:lang w:val="nl-BE"/>
        </w:rPr>
      </w:pPr>
    </w:p>
    <w:p w14:paraId="6668F6E2" w14:textId="77777777" w:rsidR="006F3923" w:rsidRDefault="009F3319" w:rsidP="006F3923">
      <w:pPr>
        <w:jc w:val="both"/>
        <w:rPr>
          <w:rFonts w:cs="Arial"/>
          <w:sz w:val="20"/>
          <w:szCs w:val="20"/>
          <w:lang w:val="nl-BE"/>
        </w:rPr>
      </w:pPr>
      <w:r>
        <w:rPr>
          <w:rFonts w:cs="Arial"/>
          <w:sz w:val="20"/>
          <w:szCs w:val="20"/>
          <w:lang w:val="nl-BE"/>
        </w:rPr>
        <w:t xml:space="preserve">Recent, in </w:t>
      </w:r>
      <w:r w:rsidR="006F3923" w:rsidRPr="00184B6E">
        <w:rPr>
          <w:rFonts w:cs="Arial"/>
          <w:b/>
          <w:sz w:val="20"/>
          <w:szCs w:val="20"/>
          <w:lang w:val="nl-BE"/>
        </w:rPr>
        <w:t>2008</w:t>
      </w:r>
      <w:r w:rsidR="006F3923">
        <w:rPr>
          <w:rFonts w:cs="Arial"/>
          <w:sz w:val="20"/>
          <w:szCs w:val="20"/>
          <w:lang w:val="nl-BE"/>
        </w:rPr>
        <w:t xml:space="preserve"> kreeg dezelfde Juri Bazlov, nu, na 36 jaar (!) een ‘</w:t>
      </w:r>
      <w:r w:rsidR="006F3923">
        <w:rPr>
          <w:rFonts w:cs="Arial"/>
          <w:i/>
          <w:sz w:val="20"/>
          <w:szCs w:val="20"/>
          <w:lang w:val="nl-BE"/>
        </w:rPr>
        <w:t>aanbeveling’</w:t>
      </w:r>
      <w:r w:rsidR="006F3923">
        <w:rPr>
          <w:rFonts w:cs="Arial"/>
          <w:sz w:val="20"/>
          <w:szCs w:val="20"/>
          <w:lang w:val="nl-BE"/>
        </w:rPr>
        <w:t xml:space="preserve">  in het </w:t>
      </w:r>
      <w:r w:rsidR="006F3923">
        <w:rPr>
          <w:rFonts w:cs="Arial"/>
          <w:i/>
          <w:sz w:val="20"/>
          <w:szCs w:val="20"/>
          <w:lang w:val="nl-BE"/>
        </w:rPr>
        <w:t xml:space="preserve">Benko-80 JT </w:t>
      </w:r>
      <w:r w:rsidR="006F3923">
        <w:rPr>
          <w:rFonts w:cs="Arial"/>
          <w:sz w:val="20"/>
          <w:szCs w:val="20"/>
          <w:lang w:val="nl-BE"/>
        </w:rPr>
        <w:t>voor deze studieverbetering:</w:t>
      </w:r>
    </w:p>
    <w:p w14:paraId="63D416B0" w14:textId="77777777" w:rsidR="006F3923" w:rsidRPr="004B01BC" w:rsidRDefault="006F3923" w:rsidP="006F3923">
      <w:pPr>
        <w:jc w:val="both"/>
        <w:rPr>
          <w:rFonts w:cs="Arial"/>
          <w:sz w:val="20"/>
          <w:szCs w:val="20"/>
          <w:lang w:val="nl-BE"/>
        </w:rPr>
      </w:pPr>
    </w:p>
    <w:p w14:paraId="5A774EEE" w14:textId="77777777" w:rsidR="004B01BC" w:rsidRPr="00A1138B" w:rsidRDefault="006F3923" w:rsidP="006F3923">
      <w:pPr>
        <w:jc w:val="both"/>
        <w:rPr>
          <w:rFonts w:cs="Arial"/>
          <w:sz w:val="20"/>
          <w:szCs w:val="20"/>
          <w:lang w:val="de-DE"/>
        </w:rPr>
      </w:pPr>
      <w:r w:rsidRPr="00A1138B">
        <w:rPr>
          <w:rFonts w:cs="Arial"/>
          <w:sz w:val="20"/>
          <w:szCs w:val="20"/>
          <w:lang w:val="de-DE"/>
        </w:rPr>
        <w:t xml:space="preserve">Kg2 Le6 Pa5 Pf4 / </w:t>
      </w:r>
    </w:p>
    <w:p w14:paraId="2E1BD701" w14:textId="77777777" w:rsidR="006F3923" w:rsidRPr="00A1138B" w:rsidRDefault="002C3FBA" w:rsidP="002C3FBA">
      <w:pPr>
        <w:ind w:left="708"/>
        <w:jc w:val="both"/>
        <w:rPr>
          <w:rFonts w:cs="Arial"/>
          <w:sz w:val="20"/>
          <w:szCs w:val="20"/>
          <w:lang w:val="de-DE"/>
        </w:rPr>
      </w:pPr>
      <w:r>
        <w:rPr>
          <w:rFonts w:cs="Arial"/>
          <w:sz w:val="20"/>
          <w:szCs w:val="20"/>
          <w:lang w:val="de-DE"/>
        </w:rPr>
        <w:t xml:space="preserve">          </w:t>
      </w:r>
      <w:r w:rsidR="006F3923" w:rsidRPr="00A1138B">
        <w:rPr>
          <w:rFonts w:cs="Arial"/>
          <w:sz w:val="20"/>
          <w:szCs w:val="20"/>
          <w:lang w:val="de-DE"/>
        </w:rPr>
        <w:t>Ke3 Pf7 b3 + ZAZ</w:t>
      </w:r>
      <w:r>
        <w:rPr>
          <w:rFonts w:cs="Arial"/>
          <w:sz w:val="20"/>
          <w:szCs w:val="20"/>
          <w:lang w:val="de-DE"/>
        </w:rPr>
        <w:t xml:space="preserve"> +</w:t>
      </w:r>
    </w:p>
    <w:p w14:paraId="7D141355" w14:textId="77777777" w:rsidR="006F3923" w:rsidRPr="004B01BC" w:rsidRDefault="006F3923" w:rsidP="006F3923">
      <w:pPr>
        <w:jc w:val="both"/>
        <w:rPr>
          <w:rFonts w:cs="Arial"/>
          <w:b/>
          <w:sz w:val="20"/>
          <w:szCs w:val="20"/>
          <w:lang w:val="de-DE"/>
        </w:rPr>
      </w:pPr>
    </w:p>
    <w:p w14:paraId="06369925" w14:textId="77777777" w:rsidR="0097140E" w:rsidRDefault="006F3923" w:rsidP="006F3923">
      <w:pPr>
        <w:jc w:val="both"/>
        <w:rPr>
          <w:rFonts w:cs="Arial"/>
          <w:sz w:val="20"/>
          <w:szCs w:val="20"/>
          <w:lang w:val="de-DE"/>
        </w:rPr>
      </w:pPr>
      <w:r w:rsidRPr="00DC7F90">
        <w:rPr>
          <w:rFonts w:cs="Arial"/>
          <w:sz w:val="20"/>
          <w:szCs w:val="20"/>
          <w:lang w:val="de-DE"/>
        </w:rPr>
        <w:t>1...Pd8 2.Pd5+ Kd4 3.Lg8 b2 4.Pb3</w:t>
      </w:r>
      <w:r w:rsidR="001963E3" w:rsidRPr="00DC7F90">
        <w:rPr>
          <w:rFonts w:cs="Arial"/>
          <w:sz w:val="20"/>
          <w:szCs w:val="20"/>
          <w:lang w:val="de-DE"/>
        </w:rPr>
        <w:t>+</w:t>
      </w:r>
      <w:r w:rsidRPr="00DC7F90">
        <w:rPr>
          <w:rFonts w:cs="Arial"/>
          <w:sz w:val="20"/>
          <w:szCs w:val="20"/>
          <w:lang w:val="de-DE"/>
        </w:rPr>
        <w:t xml:space="preserve"> Kd3 5.Pb4+ Kc3 6.Pa2+ Kc2 7.Pd4+ Kd3 8.Pf3 b1P 9.Lh7+ Kc4 10.Lxb1 Kb3 11.Pd2+ Kb2 12.Kf3 </w:t>
      </w:r>
      <w:r w:rsidR="00702867" w:rsidRPr="00DC7F90">
        <w:rPr>
          <w:rFonts w:cs="Arial"/>
          <w:sz w:val="20"/>
          <w:szCs w:val="20"/>
          <w:lang w:val="de-DE"/>
        </w:rPr>
        <w:t>Pc6 13.Le4 Pe7</w:t>
      </w:r>
      <w:r w:rsidR="00745CB9">
        <w:rPr>
          <w:rFonts w:cs="Arial"/>
          <w:sz w:val="20"/>
          <w:szCs w:val="20"/>
          <w:lang w:val="de-DE"/>
        </w:rPr>
        <w:t>,</w:t>
      </w:r>
      <w:r w:rsidR="0097140E">
        <w:rPr>
          <w:rFonts w:cs="Arial"/>
          <w:sz w:val="20"/>
          <w:szCs w:val="20"/>
          <w:lang w:val="de-DE"/>
        </w:rPr>
        <w:t xml:space="preserve"> </w:t>
      </w:r>
    </w:p>
    <w:p w14:paraId="779DDE41" w14:textId="77777777" w:rsidR="0097140E" w:rsidRDefault="0097140E" w:rsidP="006F3923">
      <w:pPr>
        <w:jc w:val="both"/>
        <w:rPr>
          <w:rFonts w:cs="Arial"/>
          <w:sz w:val="20"/>
          <w:szCs w:val="20"/>
          <w:lang w:val="de-DE"/>
        </w:rPr>
      </w:pPr>
    </w:p>
    <w:p w14:paraId="7E645E31" w14:textId="77777777" w:rsidR="0097140E" w:rsidRDefault="0097140E" w:rsidP="006F3923">
      <w:pPr>
        <w:jc w:val="both"/>
        <w:rPr>
          <w:rFonts w:cs="Arial"/>
          <w:sz w:val="20"/>
          <w:szCs w:val="20"/>
          <w:lang w:val="de-DE"/>
        </w:rPr>
      </w:pPr>
      <w:r>
        <w:rPr>
          <w:rFonts w:cs="Arial"/>
          <w:sz w:val="20"/>
          <w:szCs w:val="20"/>
          <w:lang w:val="de-DE"/>
        </w:rPr>
        <w:t>E</w:t>
      </w:r>
      <w:r w:rsidR="00104E81">
        <w:rPr>
          <w:rFonts w:cs="Arial"/>
          <w:sz w:val="20"/>
          <w:szCs w:val="20"/>
          <w:lang w:val="de-DE"/>
        </w:rPr>
        <w:t xml:space="preserve">n </w:t>
      </w:r>
      <w:r w:rsidR="00702867" w:rsidRPr="00DC7F90">
        <w:rPr>
          <w:rFonts w:cs="Arial"/>
          <w:sz w:val="20"/>
          <w:szCs w:val="20"/>
          <w:lang w:val="de-DE"/>
        </w:rPr>
        <w:t>hier vervolgt</w:t>
      </w:r>
      <w:r w:rsidR="00745CB9">
        <w:rPr>
          <w:rFonts w:cs="Arial"/>
          <w:sz w:val="20"/>
          <w:szCs w:val="20"/>
          <w:lang w:val="de-DE"/>
        </w:rPr>
        <w:t xml:space="preserve"> Harold van der Heijden met</w:t>
      </w:r>
      <w:r w:rsidR="007343C8">
        <w:rPr>
          <w:rFonts w:cs="Arial"/>
          <w:sz w:val="20"/>
          <w:szCs w:val="20"/>
          <w:lang w:val="de-DE"/>
        </w:rPr>
        <w:t xml:space="preserve"> mijn vondst:</w:t>
      </w:r>
      <w:r w:rsidR="00104E81">
        <w:rPr>
          <w:rFonts w:cs="Arial"/>
          <w:sz w:val="20"/>
          <w:szCs w:val="20"/>
          <w:lang w:val="de-DE"/>
        </w:rPr>
        <w:t xml:space="preserve"> </w:t>
      </w:r>
      <w:r w:rsidR="006F3923" w:rsidRPr="00DC7F90">
        <w:rPr>
          <w:rFonts w:cs="Arial"/>
          <w:i/>
          <w:sz w:val="20"/>
          <w:szCs w:val="20"/>
          <w:lang w:val="de-DE"/>
        </w:rPr>
        <w:t>”and now the surprising move that cooks Bazlov’s study:</w:t>
      </w:r>
      <w:r w:rsidR="00745CB9">
        <w:rPr>
          <w:rFonts w:cs="Arial"/>
          <w:i/>
          <w:sz w:val="20"/>
          <w:szCs w:val="20"/>
          <w:lang w:val="de-DE"/>
        </w:rPr>
        <w:t xml:space="preserve"> </w:t>
      </w:r>
      <w:r w:rsidR="00702867" w:rsidRPr="00104E81">
        <w:rPr>
          <w:rFonts w:cs="Arial"/>
          <w:b/>
          <w:sz w:val="20"/>
          <w:szCs w:val="20"/>
          <w:u w:val="single"/>
          <w:lang w:val="de-DE"/>
        </w:rPr>
        <w:t>14.Pc1</w:t>
      </w:r>
      <w:r w:rsidR="00104E81">
        <w:rPr>
          <w:rFonts w:cs="Arial"/>
          <w:sz w:val="20"/>
          <w:szCs w:val="20"/>
          <w:lang w:val="de-DE"/>
        </w:rPr>
        <w:t>.</w:t>
      </w:r>
      <w:r w:rsidR="00702867" w:rsidRPr="00DC7F90">
        <w:rPr>
          <w:rFonts w:cs="Arial"/>
          <w:sz w:val="20"/>
          <w:szCs w:val="20"/>
          <w:lang w:val="de-DE"/>
        </w:rPr>
        <w:t>”</w:t>
      </w:r>
      <w:r w:rsidR="00EA7E56">
        <w:rPr>
          <w:rFonts w:cs="Arial"/>
          <w:sz w:val="20"/>
          <w:szCs w:val="20"/>
          <w:lang w:val="de-DE"/>
        </w:rPr>
        <w:t xml:space="preserve"> </w:t>
      </w:r>
      <w:r w:rsidR="009F3319">
        <w:rPr>
          <w:rFonts w:cs="Arial"/>
          <w:sz w:val="20"/>
          <w:szCs w:val="20"/>
          <w:lang w:val="de-DE"/>
        </w:rPr>
        <w:t>(in plaats van 14.Lb1?),</w:t>
      </w:r>
    </w:p>
    <w:p w14:paraId="6B7E844B" w14:textId="77777777" w:rsidR="0097140E" w:rsidRDefault="0097140E" w:rsidP="006F3923">
      <w:pPr>
        <w:jc w:val="both"/>
        <w:rPr>
          <w:rFonts w:cs="Arial"/>
          <w:sz w:val="20"/>
          <w:szCs w:val="20"/>
          <w:lang w:val="de-DE"/>
        </w:rPr>
      </w:pPr>
    </w:p>
    <w:p w14:paraId="6FA6333E" w14:textId="77777777" w:rsidR="006F3923" w:rsidRPr="0097140E" w:rsidRDefault="009F3319" w:rsidP="006F3923">
      <w:pPr>
        <w:jc w:val="both"/>
        <w:rPr>
          <w:rFonts w:cs="Arial"/>
          <w:sz w:val="20"/>
          <w:szCs w:val="20"/>
          <w:lang w:val="de-DE"/>
        </w:rPr>
      </w:pPr>
      <w:r>
        <w:rPr>
          <w:rFonts w:cs="Arial"/>
          <w:sz w:val="20"/>
          <w:szCs w:val="20"/>
          <w:lang w:val="de-DE"/>
        </w:rPr>
        <w:t>g</w:t>
      </w:r>
      <w:r w:rsidR="006F3923" w:rsidRPr="0097140E">
        <w:rPr>
          <w:rFonts w:cs="Arial"/>
          <w:sz w:val="20"/>
          <w:szCs w:val="20"/>
          <w:lang w:val="de-DE"/>
        </w:rPr>
        <w:t xml:space="preserve">evolgd door de zetten: 14…Kxc1 15.Pc4 Pg8 16.Pb6 Pe7 17.Ke3 Kd1 18.Kd4 Ke2 19.Ke5 Kf2 20.Kf4 Ke2 21.Pc4 Pc8 </w:t>
      </w:r>
      <w:r w:rsidR="006F3923" w:rsidRPr="0097140E">
        <w:rPr>
          <w:rFonts w:cs="Arial"/>
          <w:b/>
          <w:sz w:val="20"/>
          <w:szCs w:val="20"/>
          <w:lang w:val="de-DE"/>
        </w:rPr>
        <w:t>22.Ke5</w:t>
      </w:r>
      <w:r w:rsidR="006F3923" w:rsidRPr="0097140E">
        <w:rPr>
          <w:rFonts w:cs="Arial"/>
          <w:sz w:val="20"/>
          <w:szCs w:val="20"/>
          <w:lang w:val="de-DE"/>
        </w:rPr>
        <w:t xml:space="preserve"> Pa7 23.Pd6 </w:t>
      </w:r>
      <w:r w:rsidR="006F3923">
        <w:rPr>
          <w:rFonts w:cs="Arial"/>
          <w:sz w:val="20"/>
          <w:szCs w:val="20"/>
          <w:lang w:val="nl-BE"/>
        </w:rPr>
        <w:t xml:space="preserve">en wint. </w:t>
      </w:r>
    </w:p>
    <w:p w14:paraId="5608D76B" w14:textId="77777777" w:rsidR="006F3923" w:rsidRDefault="006F3923" w:rsidP="006F3923">
      <w:pPr>
        <w:jc w:val="both"/>
        <w:rPr>
          <w:rFonts w:cs="Arial"/>
          <w:sz w:val="20"/>
          <w:szCs w:val="20"/>
          <w:lang w:val="nl-BE"/>
        </w:rPr>
      </w:pPr>
    </w:p>
    <w:p w14:paraId="2C3D147D" w14:textId="77777777" w:rsidR="001963E3" w:rsidRDefault="006F3923" w:rsidP="006F3923">
      <w:pPr>
        <w:jc w:val="both"/>
        <w:rPr>
          <w:rFonts w:cs="Arial"/>
          <w:sz w:val="20"/>
          <w:szCs w:val="20"/>
          <w:lang w:val="nl-BE"/>
        </w:rPr>
      </w:pPr>
      <w:r>
        <w:rPr>
          <w:rFonts w:cs="Arial"/>
          <w:sz w:val="20"/>
          <w:szCs w:val="20"/>
          <w:lang w:val="nl-BE"/>
        </w:rPr>
        <w:t xml:space="preserve">Maar </w:t>
      </w:r>
      <w:r w:rsidRPr="00104E81">
        <w:rPr>
          <w:rFonts w:cs="Arial"/>
          <w:b/>
          <w:sz w:val="20"/>
          <w:szCs w:val="20"/>
          <w:lang w:val="nl-BE"/>
        </w:rPr>
        <w:t>22.Kf5</w:t>
      </w:r>
      <w:r>
        <w:rPr>
          <w:rFonts w:cs="Arial"/>
          <w:sz w:val="20"/>
          <w:szCs w:val="20"/>
          <w:lang w:val="nl-BE"/>
        </w:rPr>
        <w:t xml:space="preserve"> wint ook. De studie is dus </w:t>
      </w:r>
      <w:r w:rsidR="001963E3">
        <w:rPr>
          <w:rFonts w:cs="Arial"/>
          <w:sz w:val="20"/>
          <w:szCs w:val="20"/>
          <w:lang w:val="nl-BE"/>
        </w:rPr>
        <w:t>nevenoplosbaar</w:t>
      </w:r>
    </w:p>
    <w:p w14:paraId="3E47D979" w14:textId="77777777" w:rsidR="00AE04AE" w:rsidRDefault="00AE04AE" w:rsidP="006F3923">
      <w:pPr>
        <w:jc w:val="both"/>
        <w:rPr>
          <w:rFonts w:cs="Arial"/>
          <w:sz w:val="20"/>
          <w:szCs w:val="20"/>
          <w:lang w:val="nl-BE"/>
        </w:rPr>
      </w:pPr>
    </w:p>
    <w:p w14:paraId="656EDD88" w14:textId="77777777" w:rsidR="00873A75" w:rsidRDefault="006F3923" w:rsidP="006F3923">
      <w:pPr>
        <w:jc w:val="both"/>
        <w:rPr>
          <w:rFonts w:cs="Arial"/>
          <w:sz w:val="20"/>
          <w:szCs w:val="20"/>
          <w:lang w:val="nl-BE"/>
        </w:rPr>
      </w:pPr>
      <w:r>
        <w:rPr>
          <w:rFonts w:cs="Arial"/>
          <w:sz w:val="20"/>
          <w:szCs w:val="20"/>
          <w:lang w:val="nl-BE"/>
        </w:rPr>
        <w:t xml:space="preserve">Erger is dat de zet </w:t>
      </w:r>
      <w:r w:rsidRPr="00104E81">
        <w:rPr>
          <w:rFonts w:cs="Arial"/>
          <w:b/>
          <w:sz w:val="20"/>
          <w:szCs w:val="20"/>
          <w:u w:val="single"/>
          <w:lang w:val="nl-BE"/>
        </w:rPr>
        <w:t>14.Pc1</w:t>
      </w:r>
      <w:r>
        <w:rPr>
          <w:rFonts w:cs="Arial"/>
          <w:sz w:val="20"/>
          <w:szCs w:val="20"/>
          <w:lang w:val="nl-BE"/>
        </w:rPr>
        <w:t xml:space="preserve"> precies de verbetering is die ik reeds in </w:t>
      </w:r>
      <w:r w:rsidRPr="00867302">
        <w:rPr>
          <w:rFonts w:cs="Arial"/>
          <w:b/>
          <w:sz w:val="20"/>
          <w:szCs w:val="20"/>
          <w:lang w:val="nl-BE"/>
        </w:rPr>
        <w:t>2005</w:t>
      </w:r>
      <w:r w:rsidR="00867302">
        <w:rPr>
          <w:rFonts w:cs="Arial"/>
          <w:sz w:val="20"/>
          <w:szCs w:val="20"/>
          <w:lang w:val="nl-BE"/>
        </w:rPr>
        <w:t xml:space="preserve"> en later in </w:t>
      </w:r>
      <w:r w:rsidR="00867302">
        <w:rPr>
          <w:rFonts w:cs="Arial"/>
          <w:b/>
          <w:sz w:val="20"/>
          <w:szCs w:val="20"/>
          <w:lang w:val="nl-BE"/>
        </w:rPr>
        <w:t>2006</w:t>
      </w:r>
      <w:r>
        <w:rPr>
          <w:rFonts w:cs="Arial"/>
          <w:sz w:val="20"/>
          <w:szCs w:val="20"/>
          <w:lang w:val="nl-BE"/>
        </w:rPr>
        <w:t xml:space="preserve"> </w:t>
      </w:r>
      <w:r w:rsidR="0065449F">
        <w:rPr>
          <w:rFonts w:cs="Arial"/>
          <w:sz w:val="20"/>
          <w:szCs w:val="20"/>
          <w:lang w:val="nl-BE"/>
        </w:rPr>
        <w:t>vermeldde</w:t>
      </w:r>
      <w:r w:rsidR="00121480">
        <w:rPr>
          <w:rFonts w:cs="Arial"/>
          <w:sz w:val="20"/>
          <w:szCs w:val="20"/>
          <w:lang w:val="nl-BE"/>
        </w:rPr>
        <w:t>.</w:t>
      </w:r>
      <w:r w:rsidR="006E08A8">
        <w:rPr>
          <w:rFonts w:cs="Arial"/>
          <w:sz w:val="20"/>
          <w:szCs w:val="20"/>
          <w:lang w:val="nl-BE"/>
        </w:rPr>
        <w:t xml:space="preserve"> </w:t>
      </w:r>
    </w:p>
    <w:p w14:paraId="69359DCB" w14:textId="77777777" w:rsidR="00873A75" w:rsidRDefault="00873A75" w:rsidP="006F3923">
      <w:pPr>
        <w:jc w:val="both"/>
        <w:rPr>
          <w:rFonts w:cs="Arial"/>
          <w:sz w:val="20"/>
          <w:szCs w:val="20"/>
          <w:lang w:val="nl-BE"/>
        </w:rPr>
      </w:pPr>
    </w:p>
    <w:p w14:paraId="48F36A75" w14:textId="77777777" w:rsidR="004B01BC" w:rsidRDefault="00C8225C" w:rsidP="006F3923">
      <w:pPr>
        <w:jc w:val="both"/>
        <w:rPr>
          <w:rFonts w:cs="Arial"/>
          <w:sz w:val="20"/>
          <w:szCs w:val="20"/>
          <w:lang w:val="nl-BE"/>
        </w:rPr>
      </w:pPr>
      <w:r>
        <w:rPr>
          <w:rFonts w:cs="Arial"/>
          <w:sz w:val="20"/>
          <w:szCs w:val="20"/>
          <w:lang w:val="nl-BE"/>
        </w:rPr>
        <w:t xml:space="preserve">De studie van Bazlov </w:t>
      </w:r>
      <w:r w:rsidR="006E08A8">
        <w:rPr>
          <w:rFonts w:cs="Arial"/>
          <w:sz w:val="20"/>
          <w:szCs w:val="20"/>
          <w:lang w:val="nl-BE"/>
        </w:rPr>
        <w:t xml:space="preserve">lijkt </w:t>
      </w:r>
      <w:r>
        <w:rPr>
          <w:rFonts w:cs="Arial"/>
          <w:sz w:val="20"/>
          <w:szCs w:val="20"/>
          <w:lang w:val="nl-BE"/>
        </w:rPr>
        <w:t>dus</w:t>
      </w:r>
      <w:r w:rsidR="00A62018">
        <w:rPr>
          <w:rFonts w:cs="Arial"/>
          <w:sz w:val="20"/>
          <w:szCs w:val="20"/>
          <w:lang w:val="nl-BE"/>
        </w:rPr>
        <w:t xml:space="preserve"> eer-der op</w:t>
      </w:r>
      <w:r w:rsidR="006E08A8">
        <w:rPr>
          <w:rFonts w:cs="Arial"/>
          <w:sz w:val="20"/>
          <w:szCs w:val="20"/>
          <w:lang w:val="nl-BE"/>
        </w:rPr>
        <w:t xml:space="preserve"> </w:t>
      </w:r>
      <w:r w:rsidR="006E08A8" w:rsidRPr="00745CB9">
        <w:rPr>
          <w:rFonts w:cs="Arial"/>
          <w:b/>
          <w:sz w:val="20"/>
          <w:szCs w:val="20"/>
          <w:lang w:val="nl-BE"/>
        </w:rPr>
        <w:t>plagiaat</w:t>
      </w:r>
      <w:r w:rsidR="00A62018">
        <w:rPr>
          <w:rFonts w:cs="Arial"/>
          <w:sz w:val="20"/>
          <w:szCs w:val="20"/>
          <w:lang w:val="nl-BE"/>
        </w:rPr>
        <w:t xml:space="preserve"> dan op anticipatie.</w:t>
      </w:r>
    </w:p>
    <w:p w14:paraId="3D47F20E" w14:textId="77777777" w:rsidR="004B01BC" w:rsidRDefault="004B01BC" w:rsidP="00F53934">
      <w:pPr>
        <w:jc w:val="center"/>
        <w:rPr>
          <w:rFonts w:cs="Arial"/>
          <w:sz w:val="20"/>
          <w:szCs w:val="20"/>
          <w:lang w:val="nl-BE"/>
        </w:rPr>
      </w:pPr>
      <w:r>
        <w:rPr>
          <w:rFonts w:cs="Arial"/>
          <w:sz w:val="20"/>
          <w:szCs w:val="20"/>
          <w:lang w:val="nl-BE"/>
        </w:rPr>
        <w:br w:type="page"/>
      </w:r>
      <w:r>
        <w:rPr>
          <w:rFonts w:cs="Arial"/>
          <w:sz w:val="20"/>
          <w:szCs w:val="20"/>
          <w:lang w:val="nl-BE"/>
        </w:rPr>
        <w:lastRenderedPageBreak/>
        <w:t xml:space="preserve">- </w:t>
      </w:r>
      <w:r w:rsidR="00741791">
        <w:rPr>
          <w:rFonts w:cs="Arial"/>
          <w:b/>
          <w:sz w:val="20"/>
          <w:szCs w:val="20"/>
          <w:lang w:val="nl-BE"/>
        </w:rPr>
        <w:t>191</w:t>
      </w:r>
      <w:r>
        <w:rPr>
          <w:rFonts w:cs="Arial"/>
          <w:b/>
          <w:sz w:val="20"/>
          <w:szCs w:val="20"/>
          <w:lang w:val="nl-BE"/>
        </w:rPr>
        <w:t xml:space="preserve"> </w:t>
      </w:r>
      <w:r>
        <w:rPr>
          <w:rFonts w:cs="Arial"/>
          <w:sz w:val="20"/>
          <w:szCs w:val="20"/>
          <w:lang w:val="nl-BE"/>
        </w:rPr>
        <w:t>-</w:t>
      </w:r>
    </w:p>
    <w:p w14:paraId="0C1DDDFA" w14:textId="77777777" w:rsidR="006F3923" w:rsidRDefault="006F3923" w:rsidP="006F3923">
      <w:pPr>
        <w:rPr>
          <w:rFonts w:cs="Arial"/>
          <w:sz w:val="20"/>
          <w:szCs w:val="20"/>
          <w:lang w:val="nl-BE"/>
        </w:rPr>
      </w:pPr>
    </w:p>
    <w:p w14:paraId="70D97FF5" w14:textId="77777777" w:rsidR="006F3923" w:rsidRDefault="006F3923" w:rsidP="006F3923">
      <w:pPr>
        <w:widowControl/>
        <w:autoSpaceDE/>
        <w:autoSpaceDN/>
        <w:adjustRightInd/>
        <w:rPr>
          <w:rFonts w:cs="Arial"/>
          <w:sz w:val="20"/>
          <w:szCs w:val="20"/>
          <w:lang w:val="nl-BE"/>
        </w:rPr>
        <w:sectPr w:rsidR="006F3923">
          <w:type w:val="continuous"/>
          <w:pgSz w:w="8392" w:h="11907"/>
          <w:pgMar w:top="1134" w:right="567" w:bottom="1134" w:left="567" w:header="709" w:footer="709" w:gutter="567"/>
          <w:cols w:num="2" w:space="567"/>
        </w:sectPr>
      </w:pPr>
    </w:p>
    <w:p w14:paraId="630EC66C" w14:textId="77777777" w:rsidR="006F3923" w:rsidRDefault="006F3923" w:rsidP="006F3923">
      <w:pPr>
        <w:spacing w:line="190" w:lineRule="exact"/>
        <w:jc w:val="center"/>
        <w:rPr>
          <w:rFonts w:cs="Arial"/>
          <w:b/>
          <w:sz w:val="20"/>
          <w:szCs w:val="20"/>
          <w:lang w:val="nl-BE"/>
        </w:rPr>
      </w:pPr>
    </w:p>
    <w:p w14:paraId="48DF1724"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Probleemblad, </w:t>
      </w:r>
      <w:r>
        <w:rPr>
          <w:rFonts w:cs="Arial"/>
          <w:sz w:val="20"/>
          <w:szCs w:val="20"/>
          <w:lang w:val="nl-BE"/>
        </w:rPr>
        <w:t>2004</w:t>
      </w:r>
    </w:p>
    <w:p w14:paraId="3187AE39" w14:textId="77777777" w:rsidR="006F3923" w:rsidRDefault="006F3923" w:rsidP="006F3923">
      <w:pPr>
        <w:spacing w:line="190" w:lineRule="exact"/>
        <w:jc w:val="center"/>
        <w:rPr>
          <w:rFonts w:cs="Arial"/>
          <w:sz w:val="20"/>
          <w:szCs w:val="20"/>
          <w:lang w:val="nl-BE"/>
        </w:rPr>
      </w:pPr>
      <w:r>
        <w:rPr>
          <w:rFonts w:cs="Arial"/>
          <w:sz w:val="20"/>
          <w:szCs w:val="20"/>
          <w:lang w:val="nl-BE"/>
        </w:rPr>
        <w:t>1ste Eervolle Vermelding</w:t>
      </w:r>
    </w:p>
    <w:p w14:paraId="3D339AFF" w14:textId="77777777" w:rsidR="006F3923" w:rsidRDefault="006F3923" w:rsidP="006F3923">
      <w:pPr>
        <w:spacing w:line="190" w:lineRule="exact"/>
        <w:jc w:val="center"/>
        <w:rPr>
          <w:rFonts w:cs="Arial"/>
          <w:sz w:val="20"/>
          <w:szCs w:val="20"/>
          <w:lang w:val="nl-BE"/>
        </w:rPr>
      </w:pPr>
    </w:p>
    <w:p w14:paraId="7FCDFDC0" w14:textId="77777777" w:rsidR="006F3923" w:rsidRDefault="006F3923" w:rsidP="006F3923">
      <w:pPr>
        <w:jc w:val="center"/>
        <w:rPr>
          <w:rFonts w:cs="Arial"/>
          <w:b/>
          <w:sz w:val="20"/>
          <w:szCs w:val="20"/>
          <w:lang w:val="nl-BE"/>
        </w:rPr>
      </w:pPr>
      <w:r>
        <w:rPr>
          <w:lang w:val="nl-BE"/>
        </w:rPr>
        <w:object w:dxaOrig="4579" w:dyaOrig="4596" w14:anchorId="0004D59D">
          <v:shape id="_x0000_i1205" type="#_x0000_t75" style="width:161.15pt;height:159.5pt" o:ole="">
            <v:imagedata r:id="rId382" o:title=""/>
          </v:shape>
          <o:OLEObject Type="Embed" ProgID="CorelDRAW.Graphic.12" ShapeID="_x0000_i1205" DrawAspect="Content" ObjectID="_1587467598" r:id="rId383"/>
        </w:object>
      </w:r>
    </w:p>
    <w:p w14:paraId="1C8CBC24" w14:textId="77777777" w:rsidR="00670425" w:rsidRDefault="00670425" w:rsidP="006F3923">
      <w:pPr>
        <w:jc w:val="center"/>
        <w:rPr>
          <w:rFonts w:cs="Arial"/>
          <w:b/>
          <w:lang w:val="nl-BE"/>
        </w:rPr>
      </w:pPr>
    </w:p>
    <w:p w14:paraId="5E1A81A0" w14:textId="77777777" w:rsidR="006F3923" w:rsidRDefault="006F3923" w:rsidP="006F3923">
      <w:pPr>
        <w:jc w:val="center"/>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0040.12 a1h2</w:t>
      </w:r>
    </w:p>
    <w:p w14:paraId="39EBBB14" w14:textId="77777777" w:rsidR="006F3923" w:rsidRDefault="006F3923" w:rsidP="006F3923">
      <w:pPr>
        <w:jc w:val="both"/>
        <w:rPr>
          <w:rFonts w:cs="Arial"/>
          <w:sz w:val="20"/>
          <w:szCs w:val="20"/>
          <w:lang w:val="nl-BE"/>
        </w:rPr>
      </w:pPr>
    </w:p>
    <w:p w14:paraId="2374D3F2" w14:textId="77777777" w:rsidR="006F3923" w:rsidRDefault="006F3923" w:rsidP="006F3923">
      <w:pPr>
        <w:jc w:val="both"/>
        <w:rPr>
          <w:rFonts w:cs="Arial"/>
          <w:b/>
          <w:sz w:val="20"/>
          <w:szCs w:val="20"/>
          <w:lang w:val="nl-BE"/>
        </w:rPr>
      </w:pPr>
      <w:r>
        <w:rPr>
          <w:rFonts w:cs="Arial"/>
          <w:b/>
          <w:sz w:val="20"/>
          <w:szCs w:val="20"/>
          <w:lang w:val="nl-BE"/>
        </w:rPr>
        <w:tab/>
        <w:t xml:space="preserve">1.Lc7 </w:t>
      </w:r>
    </w:p>
    <w:p w14:paraId="53F3B10C" w14:textId="77777777" w:rsidR="006F3923" w:rsidRDefault="006F3923" w:rsidP="0038155E">
      <w:pPr>
        <w:numPr>
          <w:ilvl w:val="0"/>
          <w:numId w:val="89"/>
        </w:numPr>
        <w:jc w:val="both"/>
        <w:rPr>
          <w:rFonts w:cs="Arial"/>
          <w:sz w:val="20"/>
          <w:szCs w:val="20"/>
          <w:lang w:val="nl-BE"/>
        </w:rPr>
      </w:pPr>
      <w:r>
        <w:rPr>
          <w:rFonts w:cs="Arial"/>
          <w:sz w:val="20"/>
          <w:szCs w:val="20"/>
          <w:lang w:val="nl-BE"/>
        </w:rPr>
        <w:t xml:space="preserve">1.h7? Lc3+ Ka2 e4 3.Kb3 Lh8 4.Kc4 Kg3 5.Ld4 e5, of hier na 2.Kb1 e4 3.Kc2 Lh8 4.Kd2 Kg3 5.Ke3 Kg4 6.Kxe4 Kg5 7.Ld4 Kh6 is het </w:t>
      </w:r>
      <w:r>
        <w:rPr>
          <w:rFonts w:cs="Arial"/>
          <w:i/>
          <w:sz w:val="20"/>
          <w:szCs w:val="20"/>
          <w:lang w:val="nl-BE"/>
        </w:rPr>
        <w:t>over and out</w:t>
      </w:r>
      <w:r>
        <w:rPr>
          <w:rFonts w:cs="Arial"/>
          <w:sz w:val="20"/>
          <w:szCs w:val="20"/>
          <w:lang w:val="nl-BE"/>
        </w:rPr>
        <w:t>. Ook na</w:t>
      </w:r>
    </w:p>
    <w:p w14:paraId="46DBF3CC" w14:textId="77777777" w:rsidR="006F3923" w:rsidRDefault="006F3923" w:rsidP="0038155E">
      <w:pPr>
        <w:numPr>
          <w:ilvl w:val="0"/>
          <w:numId w:val="89"/>
        </w:numPr>
        <w:jc w:val="both"/>
        <w:rPr>
          <w:rFonts w:cs="Arial"/>
          <w:sz w:val="20"/>
          <w:szCs w:val="20"/>
          <w:lang w:val="nl-BE"/>
        </w:rPr>
      </w:pPr>
      <w:r>
        <w:rPr>
          <w:rFonts w:cs="Arial"/>
          <w:sz w:val="20"/>
          <w:szCs w:val="20"/>
          <w:lang w:val="nl-BE"/>
        </w:rPr>
        <w:t>1.Kb2? Lf8 2.h7 Lg7, enzo-voort</w:t>
      </w:r>
    </w:p>
    <w:p w14:paraId="7F24BC29"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 xml:space="preserve">Lc3+ </w:t>
      </w:r>
    </w:p>
    <w:p w14:paraId="3F53760B" w14:textId="77777777" w:rsidR="006F3923" w:rsidRDefault="006F3923" w:rsidP="006F3923">
      <w:pPr>
        <w:jc w:val="both"/>
        <w:rPr>
          <w:rFonts w:cs="Arial"/>
          <w:b/>
          <w:sz w:val="20"/>
          <w:szCs w:val="20"/>
          <w:lang w:val="nl-BE"/>
        </w:rPr>
      </w:pPr>
      <w:r>
        <w:rPr>
          <w:rFonts w:cs="Arial"/>
          <w:b/>
          <w:sz w:val="20"/>
          <w:szCs w:val="20"/>
          <w:lang w:val="nl-BE"/>
        </w:rPr>
        <w:tab/>
        <w:t xml:space="preserve">2.Ka2 </w:t>
      </w:r>
    </w:p>
    <w:p w14:paraId="7FE4554A" w14:textId="77777777" w:rsidR="006F3923" w:rsidRDefault="006F3923" w:rsidP="006F3923">
      <w:pPr>
        <w:jc w:val="both"/>
        <w:rPr>
          <w:rFonts w:cs="Arial"/>
          <w:sz w:val="20"/>
          <w:szCs w:val="20"/>
          <w:lang w:val="nl-BE"/>
        </w:rPr>
      </w:pPr>
      <w:r>
        <w:rPr>
          <w:rFonts w:cs="Arial"/>
          <w:sz w:val="20"/>
          <w:szCs w:val="20"/>
          <w:lang w:val="nl-BE"/>
        </w:rPr>
        <w:t xml:space="preserve">2.Kb1? Kg2 3.La5 </w:t>
      </w:r>
      <w:r w:rsidR="00B64810">
        <w:rPr>
          <w:rFonts w:cs="Arial"/>
          <w:i/>
          <w:sz w:val="20"/>
          <w:szCs w:val="20"/>
          <w:lang w:val="nl-BE"/>
        </w:rPr>
        <w:t xml:space="preserve">(Ld8 ? </w:t>
      </w:r>
      <w:r>
        <w:rPr>
          <w:rFonts w:cs="Arial"/>
          <w:i/>
          <w:sz w:val="20"/>
          <w:szCs w:val="20"/>
          <w:lang w:val="nl-BE"/>
        </w:rPr>
        <w:t>e4)</w:t>
      </w:r>
      <w:r>
        <w:rPr>
          <w:rFonts w:cs="Arial"/>
          <w:sz w:val="20"/>
          <w:szCs w:val="20"/>
          <w:lang w:val="nl-BE"/>
        </w:rPr>
        <w:t xml:space="preserve"> 3...Ld4 4.Lb6 Lc3 5.Kc2 La1, en :  </w:t>
      </w:r>
    </w:p>
    <w:p w14:paraId="75A8FB27" w14:textId="77777777" w:rsidR="006F3923" w:rsidRDefault="006F3923" w:rsidP="0038155E">
      <w:pPr>
        <w:widowControl/>
        <w:numPr>
          <w:ilvl w:val="0"/>
          <w:numId w:val="90"/>
        </w:numPr>
        <w:autoSpaceDE/>
        <w:adjustRightInd/>
        <w:jc w:val="both"/>
        <w:rPr>
          <w:rFonts w:cs="Arial"/>
          <w:sz w:val="20"/>
          <w:szCs w:val="20"/>
          <w:lang w:val="en-GB"/>
        </w:rPr>
      </w:pPr>
      <w:r>
        <w:rPr>
          <w:rFonts w:cs="Arial"/>
          <w:sz w:val="20"/>
          <w:szCs w:val="20"/>
          <w:lang w:val="en-GB"/>
        </w:rPr>
        <w:t>6.Ld4 exd4 7.Kd3 e5 8.Ke4 d3 9.h7 d2 10.h8D d1D</w:t>
      </w:r>
      <w:r>
        <w:rPr>
          <w:rFonts w:cs="Arial"/>
          <w:i/>
          <w:sz w:val="20"/>
          <w:szCs w:val="20"/>
          <w:lang w:val="en-GB"/>
        </w:rPr>
        <w:t xml:space="preserve"> </w:t>
      </w:r>
    </w:p>
    <w:p w14:paraId="6EB8105C" w14:textId="77777777" w:rsidR="006F3923" w:rsidRDefault="006F3923" w:rsidP="0038155E">
      <w:pPr>
        <w:widowControl/>
        <w:numPr>
          <w:ilvl w:val="0"/>
          <w:numId w:val="90"/>
        </w:numPr>
        <w:autoSpaceDE/>
        <w:adjustRightInd/>
        <w:jc w:val="both"/>
        <w:rPr>
          <w:rFonts w:cs="Arial"/>
          <w:sz w:val="20"/>
          <w:szCs w:val="20"/>
          <w:lang w:val="en-GB"/>
        </w:rPr>
      </w:pPr>
      <w:r>
        <w:rPr>
          <w:rFonts w:cs="Arial"/>
          <w:sz w:val="20"/>
          <w:szCs w:val="20"/>
          <w:lang w:val="en-GB"/>
        </w:rPr>
        <w:t xml:space="preserve">6.Kd3 Kf3 7.h7 e4+ 8.Kc4 e3 9.Ld4 Lxd4 10.Kxd4 e2 11.h8D e1D, remise. </w:t>
      </w:r>
    </w:p>
    <w:p w14:paraId="265889BE" w14:textId="77777777" w:rsidR="006F3923" w:rsidRDefault="00714212" w:rsidP="006F3923">
      <w:pPr>
        <w:widowControl/>
        <w:autoSpaceDE/>
        <w:adjustRightInd/>
        <w:jc w:val="both"/>
        <w:rPr>
          <w:rFonts w:cs="Arial"/>
          <w:sz w:val="20"/>
          <w:szCs w:val="20"/>
          <w:lang w:val="en-GB"/>
        </w:rPr>
      </w:pPr>
      <w:r>
        <w:rPr>
          <w:rFonts w:cs="Arial"/>
          <w:sz w:val="20"/>
          <w:szCs w:val="20"/>
          <w:lang w:val="en-GB"/>
        </w:rPr>
        <w:br w:type="column"/>
      </w:r>
    </w:p>
    <w:p w14:paraId="2DA8FC4A" w14:textId="77777777" w:rsidR="006F3923" w:rsidRDefault="006F3923" w:rsidP="006F3923">
      <w:pPr>
        <w:widowControl/>
        <w:autoSpaceDE/>
        <w:adjustRightInd/>
        <w:jc w:val="both"/>
        <w:rPr>
          <w:rFonts w:cs="Arial"/>
          <w:sz w:val="20"/>
          <w:szCs w:val="20"/>
          <w:lang w:val="en-GB"/>
        </w:rPr>
      </w:pPr>
    </w:p>
    <w:p w14:paraId="46E37A8C" w14:textId="77777777" w:rsidR="007F6D02" w:rsidRDefault="007F6D02" w:rsidP="006F3923">
      <w:pPr>
        <w:widowControl/>
        <w:autoSpaceDE/>
        <w:adjustRightInd/>
        <w:jc w:val="both"/>
        <w:rPr>
          <w:rFonts w:cs="Arial"/>
          <w:sz w:val="20"/>
          <w:szCs w:val="20"/>
          <w:lang w:val="en-GB"/>
        </w:rPr>
      </w:pPr>
    </w:p>
    <w:p w14:paraId="1FE13AA2" w14:textId="77777777" w:rsidR="000C117A" w:rsidRDefault="000C117A" w:rsidP="006F3923">
      <w:pPr>
        <w:widowControl/>
        <w:autoSpaceDE/>
        <w:adjustRightInd/>
        <w:jc w:val="both"/>
        <w:rPr>
          <w:rFonts w:cs="Arial"/>
          <w:sz w:val="20"/>
          <w:szCs w:val="20"/>
          <w:lang w:val="en-GB"/>
        </w:rPr>
      </w:pPr>
    </w:p>
    <w:p w14:paraId="1E93104D" w14:textId="77777777" w:rsidR="006F3923" w:rsidRDefault="006F3923" w:rsidP="006F3923">
      <w:pPr>
        <w:jc w:val="both"/>
        <w:rPr>
          <w:rFonts w:cs="Arial"/>
          <w:b/>
          <w:sz w:val="20"/>
          <w:szCs w:val="20"/>
          <w:lang w:val="nl-BE"/>
        </w:rPr>
      </w:pPr>
      <w:r>
        <w:rPr>
          <w:rFonts w:cs="Arial"/>
          <w:b/>
          <w:sz w:val="20"/>
          <w:szCs w:val="20"/>
          <w:lang w:val="en-GB"/>
        </w:rPr>
        <w:t xml:space="preserve">             </w:t>
      </w:r>
      <w:r>
        <w:rPr>
          <w:rFonts w:cs="Arial"/>
          <w:b/>
          <w:sz w:val="20"/>
          <w:szCs w:val="20"/>
          <w:lang w:val="nl-BE"/>
        </w:rPr>
        <w:t>2...</w:t>
      </w:r>
      <w:r>
        <w:rPr>
          <w:rFonts w:cs="Arial"/>
          <w:b/>
          <w:sz w:val="20"/>
          <w:szCs w:val="20"/>
          <w:lang w:val="nl-BE"/>
        </w:rPr>
        <w:tab/>
      </w:r>
      <w:r>
        <w:rPr>
          <w:rFonts w:cs="Arial"/>
          <w:b/>
          <w:sz w:val="20"/>
          <w:szCs w:val="20"/>
          <w:lang w:val="nl-BE"/>
        </w:rPr>
        <w:tab/>
        <w:t xml:space="preserve">Kg2 </w:t>
      </w:r>
    </w:p>
    <w:p w14:paraId="0AE51D56" w14:textId="77777777" w:rsidR="006F3923" w:rsidRDefault="006F3923" w:rsidP="006F3923">
      <w:pPr>
        <w:jc w:val="both"/>
        <w:rPr>
          <w:rFonts w:cs="Arial"/>
          <w:sz w:val="20"/>
          <w:szCs w:val="20"/>
          <w:lang w:val="nl-BE"/>
        </w:rPr>
      </w:pPr>
      <w:r>
        <w:rPr>
          <w:rFonts w:cs="Arial"/>
          <w:sz w:val="20"/>
          <w:szCs w:val="20"/>
          <w:lang w:val="nl-BE"/>
        </w:rPr>
        <w:t xml:space="preserve">Dreigt 3…e4. Wit heeft  een offer-aanbod dat zwart moet weigeren: </w:t>
      </w:r>
    </w:p>
    <w:p w14:paraId="12A32B09" w14:textId="77777777" w:rsidR="006F3923" w:rsidRDefault="006F3923" w:rsidP="006F3923">
      <w:pPr>
        <w:jc w:val="both"/>
        <w:rPr>
          <w:rFonts w:cs="Arial"/>
          <w:b/>
          <w:sz w:val="20"/>
          <w:szCs w:val="20"/>
          <w:lang w:val="nl-BE"/>
        </w:rPr>
      </w:pPr>
      <w:r>
        <w:rPr>
          <w:rFonts w:cs="Arial"/>
          <w:b/>
          <w:sz w:val="20"/>
          <w:szCs w:val="20"/>
          <w:lang w:val="nl-BE"/>
        </w:rPr>
        <w:t xml:space="preserve">             3.La5 </w:t>
      </w:r>
      <w:r>
        <w:rPr>
          <w:rFonts w:cs="Arial"/>
          <w:b/>
          <w:sz w:val="20"/>
          <w:szCs w:val="20"/>
          <w:lang w:val="nl-BE"/>
        </w:rPr>
        <w:tab/>
      </w:r>
      <w:r>
        <w:rPr>
          <w:rFonts w:cs="Arial"/>
          <w:b/>
          <w:sz w:val="20"/>
          <w:szCs w:val="20"/>
          <w:lang w:val="nl-BE"/>
        </w:rPr>
        <w:tab/>
        <w:t xml:space="preserve">Ld4 </w:t>
      </w:r>
    </w:p>
    <w:p w14:paraId="18B6B3FD" w14:textId="77777777" w:rsidR="006F3923" w:rsidRDefault="006F3923" w:rsidP="006F3923">
      <w:pPr>
        <w:jc w:val="both"/>
        <w:rPr>
          <w:rFonts w:cs="Arial"/>
          <w:sz w:val="20"/>
          <w:szCs w:val="20"/>
          <w:lang w:val="nl-BE"/>
        </w:rPr>
      </w:pPr>
      <w:r>
        <w:rPr>
          <w:rFonts w:cs="Arial"/>
          <w:sz w:val="20"/>
          <w:szCs w:val="20"/>
          <w:lang w:val="nl-BE"/>
        </w:rPr>
        <w:t xml:space="preserve">3…Lxa5 4.h7, met winst.  </w:t>
      </w:r>
    </w:p>
    <w:p w14:paraId="3423C1D5" w14:textId="77777777" w:rsidR="006F3923" w:rsidRDefault="006F3923" w:rsidP="006F3923">
      <w:pPr>
        <w:jc w:val="both"/>
        <w:rPr>
          <w:rFonts w:cs="Arial"/>
          <w:b/>
          <w:sz w:val="20"/>
          <w:szCs w:val="20"/>
          <w:lang w:val="nl-BE"/>
        </w:rPr>
      </w:pPr>
      <w:r>
        <w:rPr>
          <w:rFonts w:cs="Arial"/>
          <w:b/>
          <w:sz w:val="20"/>
          <w:szCs w:val="20"/>
          <w:lang w:val="nl-BE"/>
        </w:rPr>
        <w:t xml:space="preserve">             4.Lb6 </w:t>
      </w:r>
      <w:r>
        <w:rPr>
          <w:rFonts w:cs="Arial"/>
          <w:b/>
          <w:sz w:val="20"/>
          <w:szCs w:val="20"/>
          <w:lang w:val="nl-BE"/>
        </w:rPr>
        <w:tab/>
      </w:r>
      <w:r>
        <w:rPr>
          <w:rFonts w:cs="Arial"/>
          <w:b/>
          <w:sz w:val="20"/>
          <w:szCs w:val="20"/>
          <w:lang w:val="nl-BE"/>
        </w:rPr>
        <w:tab/>
        <w:t xml:space="preserve">Lc3 </w:t>
      </w:r>
    </w:p>
    <w:p w14:paraId="5ACFE8CF" w14:textId="77777777" w:rsidR="006F3923" w:rsidRDefault="006F3923" w:rsidP="006F3923">
      <w:pPr>
        <w:jc w:val="both"/>
        <w:rPr>
          <w:rFonts w:cs="Arial"/>
          <w:b/>
          <w:sz w:val="20"/>
          <w:szCs w:val="20"/>
          <w:lang w:val="nl-BE"/>
        </w:rPr>
      </w:pPr>
      <w:r>
        <w:rPr>
          <w:rFonts w:cs="Arial"/>
          <w:b/>
          <w:sz w:val="20"/>
          <w:szCs w:val="20"/>
          <w:lang w:val="nl-BE"/>
        </w:rPr>
        <w:t xml:space="preserve">             5.Kb3 </w:t>
      </w:r>
      <w:r>
        <w:rPr>
          <w:rFonts w:cs="Arial"/>
          <w:b/>
          <w:sz w:val="20"/>
          <w:szCs w:val="20"/>
          <w:lang w:val="nl-BE"/>
        </w:rPr>
        <w:tab/>
      </w:r>
      <w:r>
        <w:rPr>
          <w:rFonts w:cs="Arial"/>
          <w:b/>
          <w:sz w:val="20"/>
          <w:szCs w:val="20"/>
          <w:lang w:val="nl-BE"/>
        </w:rPr>
        <w:tab/>
        <w:t xml:space="preserve">La1 </w:t>
      </w:r>
    </w:p>
    <w:p w14:paraId="752344A2" w14:textId="77777777" w:rsidR="006F3923" w:rsidRDefault="006F3923" w:rsidP="006F3923">
      <w:pPr>
        <w:jc w:val="both"/>
        <w:rPr>
          <w:rFonts w:cs="Arial"/>
          <w:b/>
          <w:sz w:val="20"/>
          <w:szCs w:val="20"/>
          <w:lang w:val="nl-BE"/>
        </w:rPr>
      </w:pPr>
      <w:r>
        <w:rPr>
          <w:rFonts w:cs="Arial"/>
          <w:b/>
          <w:sz w:val="20"/>
          <w:szCs w:val="20"/>
          <w:lang w:val="nl-BE"/>
        </w:rPr>
        <w:t xml:space="preserve">             6.Kc4 </w:t>
      </w:r>
    </w:p>
    <w:p w14:paraId="650CE938" w14:textId="77777777" w:rsidR="006F3923" w:rsidRDefault="006F3923" w:rsidP="006F3923">
      <w:pPr>
        <w:jc w:val="both"/>
        <w:rPr>
          <w:rFonts w:cs="Arial"/>
          <w:sz w:val="20"/>
          <w:szCs w:val="20"/>
          <w:lang w:val="nl-BE"/>
        </w:rPr>
      </w:pPr>
      <w:r>
        <w:rPr>
          <w:rFonts w:cs="Arial"/>
          <w:sz w:val="20"/>
          <w:szCs w:val="20"/>
          <w:lang w:val="nl-BE"/>
        </w:rPr>
        <w:t xml:space="preserve">Maar niet </w:t>
      </w:r>
    </w:p>
    <w:p w14:paraId="3B5BF89D" w14:textId="77777777" w:rsidR="006F3923" w:rsidRDefault="006F3923" w:rsidP="0038155E">
      <w:pPr>
        <w:numPr>
          <w:ilvl w:val="0"/>
          <w:numId w:val="91"/>
        </w:numPr>
        <w:jc w:val="both"/>
        <w:rPr>
          <w:rFonts w:cs="Arial"/>
          <w:sz w:val="20"/>
          <w:szCs w:val="20"/>
          <w:lang w:val="nl-BE"/>
        </w:rPr>
      </w:pPr>
      <w:r>
        <w:rPr>
          <w:rFonts w:cs="Arial"/>
          <w:sz w:val="20"/>
          <w:szCs w:val="20"/>
          <w:lang w:val="nl-BE"/>
        </w:rPr>
        <w:t>6.h7? e4 7.Kc4 Lh8 8.Ld4 e5, noch</w:t>
      </w:r>
    </w:p>
    <w:p w14:paraId="525D6EC2" w14:textId="77777777" w:rsidR="006F3923" w:rsidRDefault="006F3923" w:rsidP="0038155E">
      <w:pPr>
        <w:numPr>
          <w:ilvl w:val="0"/>
          <w:numId w:val="91"/>
        </w:numPr>
        <w:jc w:val="both"/>
        <w:rPr>
          <w:rFonts w:cs="Arial"/>
          <w:sz w:val="20"/>
          <w:szCs w:val="20"/>
          <w:lang w:val="nl-BE"/>
        </w:rPr>
      </w:pPr>
      <w:r>
        <w:rPr>
          <w:rFonts w:cs="Arial"/>
          <w:sz w:val="20"/>
          <w:szCs w:val="20"/>
          <w:lang w:val="nl-BE"/>
        </w:rPr>
        <w:t xml:space="preserve">6.La5? e4 T.Lc3 Lxc3 8.Kxc3 e3 9.h7 e2 10.Kd2 Kf1, en ook remise. </w:t>
      </w:r>
    </w:p>
    <w:p w14:paraId="656EEC81" w14:textId="77777777" w:rsidR="006F3923" w:rsidRDefault="006F3923" w:rsidP="006F3923">
      <w:pPr>
        <w:jc w:val="both"/>
        <w:rPr>
          <w:rFonts w:cs="Arial"/>
          <w:b/>
          <w:sz w:val="20"/>
          <w:szCs w:val="20"/>
          <w:lang w:val="nl-BE"/>
        </w:rPr>
      </w:pPr>
      <w:r>
        <w:rPr>
          <w:rFonts w:cs="Arial"/>
          <w:b/>
          <w:sz w:val="20"/>
          <w:szCs w:val="20"/>
          <w:lang w:val="nl-BE"/>
        </w:rPr>
        <w:t xml:space="preserve">             6…</w:t>
      </w:r>
      <w:r>
        <w:rPr>
          <w:rFonts w:cs="Arial"/>
          <w:b/>
          <w:sz w:val="20"/>
          <w:szCs w:val="20"/>
          <w:lang w:val="nl-BE"/>
        </w:rPr>
        <w:tab/>
      </w:r>
      <w:r>
        <w:rPr>
          <w:rFonts w:cs="Arial"/>
          <w:b/>
          <w:sz w:val="20"/>
          <w:szCs w:val="20"/>
          <w:lang w:val="nl-BE"/>
        </w:rPr>
        <w:tab/>
        <w:t xml:space="preserve">e4 </w:t>
      </w:r>
    </w:p>
    <w:p w14:paraId="6B73FD82" w14:textId="77777777" w:rsidR="006F3923" w:rsidRDefault="006F3923" w:rsidP="006F3923">
      <w:pPr>
        <w:jc w:val="both"/>
        <w:rPr>
          <w:rFonts w:cs="Arial"/>
          <w:b/>
          <w:sz w:val="20"/>
          <w:szCs w:val="20"/>
          <w:lang w:val="nl-BE"/>
        </w:rPr>
      </w:pPr>
      <w:r>
        <w:rPr>
          <w:rFonts w:cs="Arial"/>
          <w:b/>
          <w:sz w:val="20"/>
          <w:szCs w:val="20"/>
          <w:lang w:val="nl-BE"/>
        </w:rPr>
        <w:t xml:space="preserve">             7.Ld4 </w:t>
      </w:r>
      <w:r>
        <w:rPr>
          <w:rFonts w:cs="Arial"/>
          <w:b/>
          <w:sz w:val="20"/>
          <w:szCs w:val="20"/>
          <w:lang w:val="nl-BE"/>
        </w:rPr>
        <w:tab/>
      </w:r>
      <w:r>
        <w:rPr>
          <w:rFonts w:cs="Arial"/>
          <w:b/>
          <w:sz w:val="20"/>
          <w:szCs w:val="20"/>
          <w:lang w:val="nl-BE"/>
        </w:rPr>
        <w:tab/>
        <w:t xml:space="preserve">Lxd4 </w:t>
      </w:r>
    </w:p>
    <w:p w14:paraId="5BD14C9A" w14:textId="77777777" w:rsidR="006F3923" w:rsidRDefault="006F3923" w:rsidP="006F3923">
      <w:pPr>
        <w:jc w:val="both"/>
        <w:rPr>
          <w:rFonts w:cs="Arial"/>
          <w:sz w:val="20"/>
          <w:szCs w:val="20"/>
          <w:lang w:val="nl-BE"/>
        </w:rPr>
      </w:pPr>
      <w:r>
        <w:rPr>
          <w:rFonts w:cs="Arial"/>
          <w:sz w:val="20"/>
          <w:szCs w:val="20"/>
          <w:lang w:val="nl-BE"/>
        </w:rPr>
        <w:t>7…e3</w:t>
      </w:r>
      <w:r w:rsidR="008166FF">
        <w:rPr>
          <w:rFonts w:cs="Arial"/>
          <w:sz w:val="20"/>
          <w:szCs w:val="20"/>
          <w:lang w:val="nl-BE"/>
        </w:rPr>
        <w:t>?</w:t>
      </w:r>
      <w:r>
        <w:rPr>
          <w:rFonts w:cs="Arial"/>
          <w:sz w:val="20"/>
          <w:szCs w:val="20"/>
          <w:lang w:val="nl-BE"/>
        </w:rPr>
        <w:t xml:space="preserve"> 8.Lxa1 e2 9.Lc3 </w:t>
      </w:r>
    </w:p>
    <w:p w14:paraId="07748AD6" w14:textId="77777777" w:rsidR="006F3923" w:rsidRDefault="006F3923" w:rsidP="006F3923">
      <w:pPr>
        <w:jc w:val="both"/>
        <w:rPr>
          <w:rFonts w:cs="Arial"/>
          <w:b/>
          <w:sz w:val="20"/>
          <w:szCs w:val="20"/>
          <w:lang w:val="nl-BE"/>
        </w:rPr>
      </w:pPr>
      <w:r>
        <w:rPr>
          <w:rFonts w:cs="Arial"/>
          <w:b/>
          <w:sz w:val="20"/>
          <w:szCs w:val="20"/>
          <w:lang w:val="nl-BE"/>
        </w:rPr>
        <w:t xml:space="preserve">             8.Kxd4 </w:t>
      </w:r>
      <w:r>
        <w:rPr>
          <w:rFonts w:cs="Arial"/>
          <w:b/>
          <w:sz w:val="20"/>
          <w:szCs w:val="20"/>
          <w:lang w:val="nl-BE"/>
        </w:rPr>
        <w:tab/>
        <w:t xml:space="preserve">Kf3 </w:t>
      </w:r>
    </w:p>
    <w:p w14:paraId="1CFEF3E2" w14:textId="77777777" w:rsidR="006F3923" w:rsidRDefault="006F3923" w:rsidP="006F3923">
      <w:pPr>
        <w:jc w:val="both"/>
        <w:rPr>
          <w:rFonts w:cs="Arial"/>
          <w:b/>
          <w:sz w:val="20"/>
          <w:szCs w:val="20"/>
          <w:lang w:val="nl-BE"/>
        </w:rPr>
      </w:pPr>
      <w:r>
        <w:rPr>
          <w:rFonts w:cs="Arial"/>
          <w:b/>
          <w:sz w:val="20"/>
          <w:szCs w:val="20"/>
          <w:lang w:val="nl-BE"/>
        </w:rPr>
        <w:t xml:space="preserve">             9.h7 </w:t>
      </w:r>
      <w:r>
        <w:rPr>
          <w:rFonts w:cs="Arial"/>
          <w:b/>
          <w:sz w:val="20"/>
          <w:szCs w:val="20"/>
          <w:lang w:val="nl-BE"/>
        </w:rPr>
        <w:tab/>
      </w:r>
      <w:r>
        <w:rPr>
          <w:rFonts w:cs="Arial"/>
          <w:b/>
          <w:sz w:val="20"/>
          <w:szCs w:val="20"/>
          <w:lang w:val="nl-BE"/>
        </w:rPr>
        <w:tab/>
        <w:t xml:space="preserve">e3 </w:t>
      </w:r>
    </w:p>
    <w:p w14:paraId="7BDEEB28" w14:textId="77777777" w:rsidR="006F3923" w:rsidRDefault="006F3923" w:rsidP="006F3923">
      <w:pPr>
        <w:jc w:val="both"/>
        <w:rPr>
          <w:rFonts w:cs="Arial"/>
          <w:b/>
          <w:sz w:val="20"/>
          <w:szCs w:val="20"/>
          <w:lang w:val="nl-BE"/>
        </w:rPr>
      </w:pPr>
      <w:r>
        <w:rPr>
          <w:rFonts w:cs="Arial"/>
          <w:b/>
          <w:sz w:val="20"/>
          <w:szCs w:val="20"/>
          <w:lang w:val="nl-BE"/>
        </w:rPr>
        <w:t xml:space="preserve">           10.h8D </w:t>
      </w:r>
    </w:p>
    <w:p w14:paraId="31F0575E" w14:textId="77777777" w:rsidR="006F3923" w:rsidRDefault="006F3923" w:rsidP="006F3923">
      <w:pPr>
        <w:jc w:val="both"/>
        <w:rPr>
          <w:rFonts w:cs="Arial"/>
          <w:sz w:val="20"/>
          <w:szCs w:val="20"/>
          <w:lang w:val="nl-BE"/>
        </w:rPr>
      </w:pPr>
      <w:r>
        <w:rPr>
          <w:rFonts w:cs="Arial"/>
          <w:sz w:val="20"/>
          <w:szCs w:val="20"/>
          <w:lang w:val="nl-BE"/>
        </w:rPr>
        <w:t xml:space="preserve">En de zwarte pion komt te laat. </w:t>
      </w:r>
    </w:p>
    <w:p w14:paraId="6C54721C" w14:textId="77777777" w:rsidR="006F3923" w:rsidRDefault="006F3923" w:rsidP="006F3923">
      <w:pPr>
        <w:jc w:val="both"/>
        <w:rPr>
          <w:rFonts w:cs="Arial"/>
          <w:sz w:val="20"/>
          <w:szCs w:val="20"/>
          <w:lang w:val="nl-BE"/>
        </w:rPr>
      </w:pPr>
    </w:p>
    <w:p w14:paraId="7EAA8884" w14:textId="77777777" w:rsidR="006F3923" w:rsidRDefault="006F3923" w:rsidP="006F3923">
      <w:pPr>
        <w:jc w:val="both"/>
        <w:rPr>
          <w:rFonts w:cs="Arial"/>
          <w:i/>
          <w:sz w:val="20"/>
          <w:szCs w:val="20"/>
          <w:lang w:val="en-GB"/>
        </w:rPr>
      </w:pPr>
      <w:r>
        <w:rPr>
          <w:rFonts w:cs="Arial"/>
          <w:sz w:val="20"/>
          <w:szCs w:val="20"/>
          <w:lang w:val="nl-BE"/>
        </w:rPr>
        <w:t xml:space="preserve">Dit miniatuurtje verscheen eerder zonder de pion op e6, in </w:t>
      </w:r>
      <w:r>
        <w:rPr>
          <w:rFonts w:cs="Arial"/>
          <w:i/>
          <w:sz w:val="20"/>
          <w:szCs w:val="20"/>
          <w:lang w:val="nl-BE"/>
        </w:rPr>
        <w:t xml:space="preserve">EBUR </w:t>
      </w:r>
      <w:r>
        <w:rPr>
          <w:rFonts w:cs="Arial"/>
          <w:sz w:val="20"/>
          <w:szCs w:val="20"/>
          <w:lang w:val="nl-BE"/>
        </w:rPr>
        <w:t xml:space="preserve">(1994), maar dan is er een dual. </w:t>
      </w:r>
      <w:r>
        <w:rPr>
          <w:rFonts w:cs="Arial"/>
          <w:sz w:val="20"/>
          <w:szCs w:val="20"/>
          <w:lang w:val="en-GB"/>
        </w:rPr>
        <w:t xml:space="preserve">Prijsrechter Gady Costeff vond de huidige versie: </w:t>
      </w:r>
      <w:r>
        <w:rPr>
          <w:rFonts w:cs="Arial"/>
          <w:i/>
          <w:sz w:val="20"/>
          <w:szCs w:val="20"/>
          <w:lang w:val="en-GB"/>
        </w:rPr>
        <w:t>“An interesting study that borrows the Bishop ma-neuvers from classic Heuäcker (Neue Presse). However, the au-thor also adds two clever black defenses, one based on promo-tion threads of the e-Pawn, the author showing a pretty maneuver (Lh8 and e5).”</w:t>
      </w:r>
    </w:p>
    <w:p w14:paraId="6F4422F7" w14:textId="77777777" w:rsidR="006F3923" w:rsidRPr="006565B4" w:rsidRDefault="006F3923" w:rsidP="006565B4">
      <w:pPr>
        <w:spacing w:line="190" w:lineRule="exact"/>
        <w:jc w:val="center"/>
        <w:rPr>
          <w:rFonts w:cs="Arial"/>
          <w:b/>
          <w:sz w:val="20"/>
          <w:szCs w:val="20"/>
          <w:lang w:val="nl-BE"/>
        </w:rPr>
      </w:pPr>
      <w:r w:rsidRPr="00DC7F90">
        <w:rPr>
          <w:rFonts w:cs="Arial"/>
          <w:sz w:val="20"/>
          <w:szCs w:val="20"/>
          <w:lang w:val="en-GB"/>
        </w:rPr>
        <w:br w:type="page"/>
      </w:r>
      <w:r w:rsidR="001A1298">
        <w:rPr>
          <w:rFonts w:cs="Arial"/>
          <w:b/>
          <w:sz w:val="20"/>
          <w:szCs w:val="20"/>
          <w:lang w:val="nl-BE"/>
        </w:rPr>
        <w:lastRenderedPageBreak/>
        <w:t>- 19</w:t>
      </w:r>
      <w:r w:rsidR="00741791">
        <w:rPr>
          <w:rFonts w:cs="Arial"/>
          <w:b/>
          <w:sz w:val="20"/>
          <w:szCs w:val="20"/>
          <w:lang w:val="nl-BE"/>
        </w:rPr>
        <w:t>2</w:t>
      </w:r>
      <w:r>
        <w:rPr>
          <w:rFonts w:cs="Arial"/>
          <w:b/>
          <w:sz w:val="20"/>
          <w:szCs w:val="20"/>
          <w:lang w:val="nl-BE"/>
        </w:rPr>
        <w:t xml:space="preserve"> -</w:t>
      </w:r>
    </w:p>
    <w:p w14:paraId="23FE570B" w14:textId="77777777" w:rsidR="006F3923" w:rsidRDefault="006F3923" w:rsidP="006F3923">
      <w:pPr>
        <w:spacing w:line="190" w:lineRule="exact"/>
        <w:jc w:val="center"/>
        <w:rPr>
          <w:rFonts w:cs="Arial"/>
          <w:b/>
          <w:sz w:val="20"/>
          <w:szCs w:val="20"/>
          <w:lang w:val="nl-BE"/>
        </w:rPr>
      </w:pPr>
    </w:p>
    <w:p w14:paraId="6F5DF777"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2008</w:t>
      </w:r>
    </w:p>
    <w:p w14:paraId="02EB9276" w14:textId="77777777" w:rsidR="006F3923" w:rsidRDefault="006F3923" w:rsidP="006F3923">
      <w:pPr>
        <w:spacing w:line="190" w:lineRule="exact"/>
        <w:jc w:val="center"/>
        <w:rPr>
          <w:rFonts w:cs="Arial"/>
          <w:i/>
          <w:sz w:val="20"/>
          <w:szCs w:val="20"/>
          <w:lang w:val="nl-BE"/>
        </w:rPr>
      </w:pPr>
    </w:p>
    <w:p w14:paraId="225E60A8" w14:textId="77777777" w:rsidR="006F3923" w:rsidRDefault="006F3923" w:rsidP="006F3923">
      <w:pPr>
        <w:jc w:val="center"/>
        <w:rPr>
          <w:rFonts w:cs="Arial"/>
          <w:i/>
          <w:sz w:val="20"/>
          <w:szCs w:val="20"/>
          <w:lang w:val="nl-BE"/>
        </w:rPr>
      </w:pPr>
      <w:r>
        <w:rPr>
          <w:lang w:val="nl-BE"/>
        </w:rPr>
        <w:object w:dxaOrig="4579" w:dyaOrig="4577" w14:anchorId="5483A7CC">
          <v:shape id="_x0000_i1206" type="#_x0000_t75" style="width:161.15pt;height:159.5pt" o:ole="">
            <v:imagedata r:id="rId384" o:title=""/>
          </v:shape>
          <o:OLEObject Type="Embed" ProgID="CorelDRAW.Graphic.12" ShapeID="_x0000_i1206" DrawAspect="Content" ObjectID="_1587467599" r:id="rId385"/>
        </w:object>
      </w:r>
    </w:p>
    <w:p w14:paraId="19AED1D2" w14:textId="77777777" w:rsidR="00670425" w:rsidRDefault="00670425" w:rsidP="006F3923">
      <w:pPr>
        <w:jc w:val="center"/>
        <w:rPr>
          <w:rFonts w:cs="Arial"/>
          <w:b/>
          <w:lang w:val="nl-BE"/>
        </w:rPr>
      </w:pPr>
    </w:p>
    <w:p w14:paraId="62B42606" w14:textId="77777777" w:rsidR="006F3923" w:rsidRDefault="006F3923" w:rsidP="006F3923">
      <w:pPr>
        <w:jc w:val="center"/>
        <w:rPr>
          <w:rFonts w:cs="Arial"/>
          <w:i/>
          <w:sz w:val="20"/>
          <w:szCs w:val="20"/>
          <w:lang w:val="nl-BE"/>
        </w:rPr>
      </w:pPr>
      <w:r>
        <w:rPr>
          <w:rFonts w:cs="Arial"/>
          <w:b/>
          <w:lang w:val="nl-BE"/>
        </w:rPr>
        <w:t>+</w:t>
      </w:r>
      <w:r>
        <w:rPr>
          <w:rFonts w:cs="Arial"/>
          <w:lang w:val="nl-BE"/>
        </w:rPr>
        <w:t xml:space="preserve"> </w:t>
      </w:r>
      <w:r>
        <w:rPr>
          <w:rFonts w:cs="Arial"/>
          <w:sz w:val="20"/>
          <w:szCs w:val="20"/>
          <w:lang w:val="nl-BE"/>
        </w:rPr>
        <w:t xml:space="preserve">                            0001.13 h1d6</w:t>
      </w:r>
    </w:p>
    <w:p w14:paraId="3423B1FC" w14:textId="77777777" w:rsidR="006F3923" w:rsidRDefault="006F3923" w:rsidP="006F3923">
      <w:pPr>
        <w:jc w:val="both"/>
        <w:rPr>
          <w:rFonts w:cs="Arial"/>
          <w:i/>
          <w:sz w:val="20"/>
          <w:szCs w:val="20"/>
          <w:lang w:val="nl-BE"/>
        </w:rPr>
      </w:pPr>
    </w:p>
    <w:p w14:paraId="586FE969" w14:textId="77777777" w:rsidR="006F3923" w:rsidRDefault="006F3923" w:rsidP="006F3923">
      <w:pPr>
        <w:jc w:val="both"/>
        <w:rPr>
          <w:rFonts w:cs="Arial"/>
          <w:b/>
          <w:sz w:val="20"/>
          <w:szCs w:val="20"/>
          <w:lang w:val="nl-BE"/>
        </w:rPr>
      </w:pPr>
      <w:r>
        <w:rPr>
          <w:rFonts w:cs="Arial"/>
          <w:b/>
          <w:sz w:val="20"/>
          <w:szCs w:val="20"/>
          <w:lang w:val="nl-BE"/>
        </w:rPr>
        <w:tab/>
        <w:t xml:space="preserve">1.c4 </w:t>
      </w:r>
      <w:r>
        <w:rPr>
          <w:rFonts w:cs="Arial"/>
          <w:b/>
          <w:sz w:val="20"/>
          <w:szCs w:val="20"/>
          <w:lang w:val="nl-BE"/>
        </w:rPr>
        <w:tab/>
      </w:r>
      <w:r>
        <w:rPr>
          <w:rFonts w:cs="Arial"/>
          <w:b/>
          <w:sz w:val="20"/>
          <w:szCs w:val="20"/>
          <w:lang w:val="nl-BE"/>
        </w:rPr>
        <w:tab/>
        <w:t xml:space="preserve">Ke6 </w:t>
      </w:r>
    </w:p>
    <w:p w14:paraId="585A4B51" w14:textId="77777777" w:rsidR="006F3923" w:rsidRDefault="006F3923" w:rsidP="006F3923">
      <w:pPr>
        <w:jc w:val="both"/>
        <w:rPr>
          <w:rFonts w:cs="Arial"/>
          <w:sz w:val="20"/>
          <w:szCs w:val="20"/>
          <w:lang w:val="nl-BE"/>
        </w:rPr>
      </w:pPr>
      <w:r>
        <w:rPr>
          <w:rFonts w:cs="Arial"/>
          <w:sz w:val="20"/>
          <w:szCs w:val="20"/>
          <w:lang w:val="nl-BE"/>
        </w:rPr>
        <w:t xml:space="preserve">Zwart moet zijn pion offeren: </w:t>
      </w:r>
    </w:p>
    <w:p w14:paraId="1B084B07" w14:textId="77777777" w:rsidR="006F3923" w:rsidRDefault="006F3923" w:rsidP="0038155E">
      <w:pPr>
        <w:numPr>
          <w:ilvl w:val="0"/>
          <w:numId w:val="93"/>
        </w:numPr>
        <w:jc w:val="both"/>
        <w:rPr>
          <w:rFonts w:cs="Arial"/>
          <w:sz w:val="20"/>
          <w:szCs w:val="20"/>
          <w:lang w:val="nl-BE"/>
        </w:rPr>
      </w:pPr>
      <w:r>
        <w:rPr>
          <w:rFonts w:cs="Arial"/>
          <w:sz w:val="20"/>
          <w:szCs w:val="20"/>
          <w:lang w:val="nl-BE"/>
        </w:rPr>
        <w:t>1…g5</w:t>
      </w:r>
      <w:r w:rsidR="008166FF">
        <w:rPr>
          <w:rFonts w:cs="Arial"/>
          <w:sz w:val="20"/>
          <w:szCs w:val="20"/>
          <w:lang w:val="nl-BE"/>
        </w:rPr>
        <w:t>?</w:t>
      </w:r>
      <w:r>
        <w:rPr>
          <w:rFonts w:cs="Arial"/>
          <w:sz w:val="20"/>
          <w:szCs w:val="20"/>
          <w:lang w:val="nl-BE"/>
        </w:rPr>
        <w:t xml:space="preserve"> 2.Pf7+ Ke6 3.Pxg5+ Ke5 4.Pf7+ Kd4 5.Pd6 Ke5 6.Pc8 en 7.Pb6. Ook na:</w:t>
      </w:r>
    </w:p>
    <w:p w14:paraId="283314E6" w14:textId="77777777" w:rsidR="006F3923" w:rsidRDefault="006F3923" w:rsidP="0038155E">
      <w:pPr>
        <w:numPr>
          <w:ilvl w:val="0"/>
          <w:numId w:val="93"/>
        </w:numPr>
        <w:jc w:val="both"/>
        <w:rPr>
          <w:rFonts w:cs="Arial"/>
          <w:sz w:val="20"/>
          <w:szCs w:val="20"/>
          <w:lang w:val="nl-BE"/>
        </w:rPr>
      </w:pPr>
      <w:r>
        <w:rPr>
          <w:rFonts w:cs="Arial"/>
          <w:sz w:val="20"/>
          <w:szCs w:val="20"/>
          <w:lang w:val="nl-BE"/>
        </w:rPr>
        <w:t>1…Ke5</w:t>
      </w:r>
      <w:r w:rsidR="008166FF">
        <w:rPr>
          <w:rFonts w:cs="Arial"/>
          <w:sz w:val="20"/>
          <w:szCs w:val="20"/>
          <w:lang w:val="nl-BE"/>
        </w:rPr>
        <w:t>?</w:t>
      </w:r>
      <w:r>
        <w:rPr>
          <w:rFonts w:cs="Arial"/>
          <w:sz w:val="20"/>
          <w:szCs w:val="20"/>
          <w:lang w:val="nl-BE"/>
        </w:rPr>
        <w:t xml:space="preserve"> 2.Pf7+ Kd4 3.Pd6 Ke5 4.Pc8 4.Kd4 5.Pb6 met winst. </w:t>
      </w:r>
      <w:r>
        <w:rPr>
          <w:rFonts w:cs="Arial"/>
          <w:i/>
          <w:sz w:val="20"/>
          <w:szCs w:val="20"/>
          <w:lang w:val="nl-BE"/>
        </w:rPr>
        <w:t>(Zie zet 11.)</w:t>
      </w:r>
    </w:p>
    <w:p w14:paraId="4AB58EBA" w14:textId="77777777" w:rsidR="006F3923" w:rsidRDefault="006F3923" w:rsidP="006F3923">
      <w:pPr>
        <w:jc w:val="both"/>
        <w:rPr>
          <w:rFonts w:cs="Arial"/>
          <w:b/>
          <w:sz w:val="20"/>
          <w:szCs w:val="20"/>
          <w:lang w:val="nl-BE"/>
        </w:rPr>
      </w:pPr>
      <w:r>
        <w:rPr>
          <w:rFonts w:cs="Arial"/>
          <w:b/>
          <w:sz w:val="20"/>
          <w:szCs w:val="20"/>
          <w:lang w:val="nl-BE"/>
        </w:rPr>
        <w:tab/>
        <w:t xml:space="preserve">2.Pxg6 </w:t>
      </w:r>
      <w:r>
        <w:rPr>
          <w:rFonts w:cs="Arial"/>
          <w:b/>
          <w:sz w:val="20"/>
          <w:szCs w:val="20"/>
          <w:lang w:val="nl-BE"/>
        </w:rPr>
        <w:tab/>
      </w:r>
      <w:r>
        <w:rPr>
          <w:rFonts w:cs="Arial"/>
          <w:b/>
          <w:sz w:val="20"/>
          <w:szCs w:val="20"/>
          <w:lang w:val="nl-BE"/>
        </w:rPr>
        <w:tab/>
        <w:t xml:space="preserve">Kf6 </w:t>
      </w:r>
    </w:p>
    <w:p w14:paraId="323140E0" w14:textId="77777777" w:rsidR="006F3923" w:rsidRDefault="006F3923" w:rsidP="006F3923">
      <w:pPr>
        <w:jc w:val="both"/>
        <w:rPr>
          <w:rFonts w:cs="Arial"/>
          <w:sz w:val="20"/>
          <w:szCs w:val="20"/>
          <w:lang w:val="nl-BE"/>
        </w:rPr>
      </w:pPr>
      <w:r>
        <w:rPr>
          <w:rFonts w:cs="Arial"/>
          <w:b/>
          <w:sz w:val="20"/>
          <w:szCs w:val="20"/>
          <w:lang w:val="nl-BE"/>
        </w:rPr>
        <w:tab/>
        <w:t xml:space="preserve">3.Pf8 </w:t>
      </w:r>
      <w:r>
        <w:rPr>
          <w:rFonts w:cs="Arial"/>
          <w:sz w:val="20"/>
          <w:szCs w:val="20"/>
          <w:lang w:val="nl-BE"/>
        </w:rPr>
        <w:t xml:space="preserve">  </w:t>
      </w:r>
    </w:p>
    <w:p w14:paraId="269299E8" w14:textId="77777777" w:rsidR="006F3923" w:rsidRDefault="006F3923" w:rsidP="0038155E">
      <w:pPr>
        <w:numPr>
          <w:ilvl w:val="0"/>
          <w:numId w:val="94"/>
        </w:numPr>
        <w:jc w:val="both"/>
        <w:rPr>
          <w:rFonts w:cs="Arial"/>
          <w:sz w:val="20"/>
          <w:szCs w:val="20"/>
          <w:lang w:val="nl-BE"/>
        </w:rPr>
      </w:pPr>
      <w:r>
        <w:rPr>
          <w:rFonts w:cs="Arial"/>
          <w:sz w:val="20"/>
          <w:szCs w:val="20"/>
          <w:lang w:val="nl-BE"/>
        </w:rPr>
        <w:t>3.Ph4? Ke5 4.Pf3+ Ke4 5.Kg2 Kd3 6.Pe5 Kd4, valt de pion of is het remise.</w:t>
      </w:r>
    </w:p>
    <w:p w14:paraId="61272C86" w14:textId="77777777" w:rsidR="006F3923" w:rsidRDefault="006F3923" w:rsidP="0038155E">
      <w:pPr>
        <w:numPr>
          <w:ilvl w:val="0"/>
          <w:numId w:val="94"/>
        </w:numPr>
        <w:jc w:val="both"/>
        <w:rPr>
          <w:rFonts w:cs="Arial"/>
          <w:sz w:val="20"/>
          <w:szCs w:val="20"/>
          <w:lang w:val="nl-BE"/>
        </w:rPr>
      </w:pPr>
      <w:r>
        <w:rPr>
          <w:rFonts w:cs="Arial"/>
          <w:sz w:val="20"/>
          <w:szCs w:val="20"/>
          <w:lang w:val="nl-BE"/>
        </w:rPr>
        <w:t xml:space="preserve">3.Pf4? Ke5 4.Pe2 </w:t>
      </w:r>
      <w:r w:rsidR="008470C5">
        <w:rPr>
          <w:rFonts w:cs="Arial"/>
          <w:sz w:val="20"/>
          <w:szCs w:val="20"/>
          <w:lang w:val="nl-BE"/>
        </w:rPr>
        <w:t>Ke4 5.Kg2 Kd3 6.Kxc4. Of hier</w:t>
      </w:r>
      <w:r w:rsidR="00BA3E9A">
        <w:rPr>
          <w:rFonts w:cs="Arial"/>
          <w:sz w:val="20"/>
          <w:szCs w:val="20"/>
          <w:lang w:val="nl-BE"/>
        </w:rPr>
        <w:t xml:space="preserve"> 4.Pd3+ Kd4 5.Pb2 Kc3. Ook re</w:t>
      </w:r>
      <w:r w:rsidR="008470C5">
        <w:rPr>
          <w:rFonts w:cs="Arial"/>
          <w:sz w:val="20"/>
          <w:szCs w:val="20"/>
          <w:lang w:val="nl-BE"/>
        </w:rPr>
        <w:t>mise.</w:t>
      </w:r>
    </w:p>
    <w:p w14:paraId="36E40951" w14:textId="77777777" w:rsidR="006F3923" w:rsidRDefault="006F3923" w:rsidP="006F3923">
      <w:pPr>
        <w:jc w:val="both"/>
        <w:rPr>
          <w:rFonts w:cs="Arial"/>
          <w:sz w:val="20"/>
          <w:szCs w:val="20"/>
          <w:lang w:val="nl-BE"/>
        </w:rPr>
      </w:pPr>
      <w:r>
        <w:rPr>
          <w:rFonts w:cs="Arial"/>
          <w:sz w:val="20"/>
          <w:szCs w:val="20"/>
          <w:lang w:val="nl-BE"/>
        </w:rPr>
        <w:tab/>
      </w:r>
      <w:r>
        <w:rPr>
          <w:rFonts w:cs="Arial"/>
          <w:b/>
          <w:sz w:val="20"/>
          <w:szCs w:val="20"/>
          <w:lang w:val="nl-BE"/>
        </w:rPr>
        <w:t>3…</w:t>
      </w:r>
      <w:r>
        <w:rPr>
          <w:rFonts w:cs="Arial"/>
          <w:b/>
          <w:sz w:val="20"/>
          <w:szCs w:val="20"/>
          <w:lang w:val="nl-BE"/>
        </w:rPr>
        <w:tab/>
      </w:r>
      <w:r>
        <w:rPr>
          <w:rFonts w:cs="Arial"/>
          <w:b/>
          <w:sz w:val="20"/>
          <w:szCs w:val="20"/>
          <w:lang w:val="nl-BE"/>
        </w:rPr>
        <w:tab/>
        <w:t>Ke7</w:t>
      </w:r>
    </w:p>
    <w:p w14:paraId="65462CD5" w14:textId="77777777" w:rsidR="006F3923" w:rsidRDefault="006F3923" w:rsidP="006F3923">
      <w:pPr>
        <w:jc w:val="both"/>
        <w:rPr>
          <w:rFonts w:cs="Arial"/>
          <w:sz w:val="20"/>
          <w:szCs w:val="20"/>
          <w:lang w:val="nl-BE"/>
        </w:rPr>
      </w:pPr>
      <w:r>
        <w:rPr>
          <w:rFonts w:cs="Arial"/>
          <w:sz w:val="20"/>
          <w:szCs w:val="20"/>
          <w:lang w:val="nl-BE"/>
        </w:rPr>
        <w:tab/>
      </w:r>
      <w:r>
        <w:rPr>
          <w:rFonts w:cs="Arial"/>
          <w:b/>
          <w:sz w:val="20"/>
          <w:szCs w:val="20"/>
          <w:lang w:val="nl-BE"/>
        </w:rPr>
        <w:t xml:space="preserve">4.Ph7 </w:t>
      </w:r>
      <w:r>
        <w:rPr>
          <w:rFonts w:cs="Arial"/>
          <w:b/>
          <w:sz w:val="20"/>
          <w:szCs w:val="20"/>
          <w:lang w:val="nl-BE"/>
        </w:rPr>
        <w:tab/>
      </w:r>
      <w:r>
        <w:rPr>
          <w:rFonts w:cs="Arial"/>
          <w:b/>
          <w:sz w:val="20"/>
          <w:szCs w:val="20"/>
          <w:lang w:val="nl-BE"/>
        </w:rPr>
        <w:tab/>
        <w:t xml:space="preserve">Ke6 </w:t>
      </w:r>
    </w:p>
    <w:p w14:paraId="5032E15D" w14:textId="77777777" w:rsidR="006F3923" w:rsidRDefault="006F3923" w:rsidP="006F3923">
      <w:pPr>
        <w:jc w:val="both"/>
        <w:rPr>
          <w:rFonts w:cs="Arial"/>
          <w:b/>
          <w:sz w:val="20"/>
          <w:szCs w:val="20"/>
          <w:lang w:val="nl-BE"/>
        </w:rPr>
      </w:pPr>
      <w:r>
        <w:rPr>
          <w:rFonts w:cs="Arial"/>
          <w:b/>
          <w:sz w:val="20"/>
          <w:szCs w:val="20"/>
          <w:lang w:val="nl-BE"/>
        </w:rPr>
        <w:tab/>
        <w:t xml:space="preserve">5.Pg5+ </w:t>
      </w:r>
      <w:r>
        <w:rPr>
          <w:rFonts w:cs="Arial"/>
          <w:b/>
          <w:sz w:val="20"/>
          <w:szCs w:val="20"/>
          <w:lang w:val="nl-BE"/>
        </w:rPr>
        <w:tab/>
      </w:r>
      <w:r>
        <w:rPr>
          <w:rFonts w:cs="Arial"/>
          <w:b/>
          <w:sz w:val="20"/>
          <w:szCs w:val="20"/>
          <w:lang w:val="nl-BE"/>
        </w:rPr>
        <w:tab/>
        <w:t>Ke5</w:t>
      </w:r>
    </w:p>
    <w:p w14:paraId="4AFC7B89" w14:textId="77777777" w:rsidR="00274484" w:rsidRDefault="006F3923" w:rsidP="006F3923">
      <w:pPr>
        <w:jc w:val="both"/>
        <w:rPr>
          <w:rFonts w:cs="Arial"/>
          <w:b/>
          <w:sz w:val="20"/>
          <w:szCs w:val="20"/>
          <w:lang w:val="nl-BE"/>
        </w:rPr>
      </w:pPr>
      <w:r>
        <w:rPr>
          <w:rFonts w:cs="Arial"/>
          <w:b/>
          <w:sz w:val="20"/>
          <w:szCs w:val="20"/>
          <w:lang w:val="nl-BE"/>
        </w:rPr>
        <w:t xml:space="preserve"> </w:t>
      </w:r>
      <w:r>
        <w:rPr>
          <w:rFonts w:cs="Arial"/>
          <w:b/>
          <w:sz w:val="20"/>
          <w:szCs w:val="20"/>
          <w:lang w:val="nl-BE"/>
        </w:rPr>
        <w:tab/>
      </w:r>
    </w:p>
    <w:p w14:paraId="531C0CF0" w14:textId="77777777" w:rsidR="00274484" w:rsidRDefault="00274484" w:rsidP="006F3923">
      <w:pPr>
        <w:jc w:val="both"/>
        <w:rPr>
          <w:rFonts w:cs="Arial"/>
          <w:b/>
          <w:sz w:val="20"/>
          <w:szCs w:val="20"/>
          <w:lang w:val="nl-BE"/>
        </w:rPr>
      </w:pPr>
    </w:p>
    <w:p w14:paraId="762928AD" w14:textId="77777777" w:rsidR="00213565" w:rsidRDefault="00213565" w:rsidP="006F3923">
      <w:pPr>
        <w:jc w:val="both"/>
        <w:rPr>
          <w:rFonts w:cs="Arial"/>
          <w:b/>
          <w:sz w:val="20"/>
          <w:szCs w:val="20"/>
          <w:lang w:val="nl-BE"/>
        </w:rPr>
      </w:pPr>
    </w:p>
    <w:p w14:paraId="240A7EB8" w14:textId="77777777" w:rsidR="00670425" w:rsidRDefault="00670425" w:rsidP="006F3923">
      <w:pPr>
        <w:jc w:val="both"/>
        <w:rPr>
          <w:rFonts w:cs="Arial"/>
          <w:b/>
          <w:sz w:val="20"/>
          <w:szCs w:val="20"/>
          <w:lang w:val="nl-BE"/>
        </w:rPr>
      </w:pPr>
    </w:p>
    <w:p w14:paraId="41AC14B6" w14:textId="77777777" w:rsidR="00AB05C5" w:rsidRDefault="00274484" w:rsidP="00274484">
      <w:pPr>
        <w:rPr>
          <w:rFonts w:cs="Arial"/>
          <w:b/>
          <w:sz w:val="20"/>
          <w:szCs w:val="20"/>
          <w:lang w:val="nl-BE"/>
        </w:rPr>
      </w:pPr>
      <w:r>
        <w:rPr>
          <w:rFonts w:cs="Arial"/>
          <w:b/>
          <w:sz w:val="20"/>
          <w:szCs w:val="20"/>
          <w:lang w:val="nl-BE"/>
        </w:rPr>
        <w:t xml:space="preserve">           </w:t>
      </w:r>
    </w:p>
    <w:p w14:paraId="01A368FB" w14:textId="77777777" w:rsidR="006F3923" w:rsidRDefault="006F3923" w:rsidP="002E690D">
      <w:pPr>
        <w:ind w:firstLine="708"/>
        <w:rPr>
          <w:rFonts w:cs="Arial"/>
          <w:b/>
          <w:sz w:val="20"/>
          <w:szCs w:val="20"/>
          <w:lang w:val="nl-BE"/>
        </w:rPr>
      </w:pPr>
      <w:r>
        <w:rPr>
          <w:rFonts w:cs="Arial"/>
          <w:b/>
          <w:sz w:val="20"/>
          <w:szCs w:val="20"/>
          <w:lang w:val="nl-BE"/>
        </w:rPr>
        <w:t>6.Pf7+</w:t>
      </w:r>
    </w:p>
    <w:p w14:paraId="74FF1702" w14:textId="77777777" w:rsidR="006F3923" w:rsidRDefault="008166FF" w:rsidP="006F3923">
      <w:pPr>
        <w:jc w:val="both"/>
        <w:rPr>
          <w:rFonts w:cs="Arial"/>
          <w:b/>
          <w:sz w:val="20"/>
          <w:szCs w:val="20"/>
          <w:lang w:val="nl-BE"/>
        </w:rPr>
      </w:pPr>
      <w:r>
        <w:rPr>
          <w:rFonts w:cs="Arial"/>
          <w:sz w:val="20"/>
          <w:szCs w:val="20"/>
          <w:lang w:val="nl-BE"/>
        </w:rPr>
        <w:t>D</w:t>
      </w:r>
      <w:r w:rsidR="006F3923">
        <w:rPr>
          <w:rFonts w:cs="Arial"/>
          <w:sz w:val="20"/>
          <w:szCs w:val="20"/>
          <w:lang w:val="nl-BE"/>
        </w:rPr>
        <w:t>us niet 6.Pf3</w:t>
      </w:r>
      <w:r>
        <w:rPr>
          <w:rFonts w:cs="Arial"/>
          <w:sz w:val="20"/>
          <w:szCs w:val="20"/>
          <w:lang w:val="nl-BE"/>
        </w:rPr>
        <w:t>?</w:t>
      </w:r>
      <w:r w:rsidR="006F3923">
        <w:rPr>
          <w:rFonts w:cs="Arial"/>
          <w:sz w:val="20"/>
          <w:szCs w:val="20"/>
          <w:lang w:val="nl-BE"/>
        </w:rPr>
        <w:t>+</w:t>
      </w:r>
      <w:r>
        <w:rPr>
          <w:rFonts w:cs="Arial"/>
          <w:sz w:val="20"/>
          <w:szCs w:val="20"/>
          <w:lang w:val="nl-BE"/>
        </w:rPr>
        <w:t xml:space="preserve"> </w:t>
      </w:r>
      <w:r w:rsidR="006F3923">
        <w:rPr>
          <w:rFonts w:cs="Arial"/>
          <w:sz w:val="20"/>
          <w:szCs w:val="20"/>
          <w:lang w:val="nl-BE"/>
        </w:rPr>
        <w:t xml:space="preserve"> Ke4 enzovoort. </w:t>
      </w:r>
    </w:p>
    <w:p w14:paraId="79229FE9" w14:textId="77777777" w:rsidR="006F3923" w:rsidRDefault="008470C5" w:rsidP="006F3923">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 xml:space="preserve"> </w:t>
      </w:r>
      <w:r w:rsidR="00157762">
        <w:rPr>
          <w:rFonts w:cs="Arial"/>
          <w:b/>
          <w:sz w:val="20"/>
          <w:szCs w:val="20"/>
          <w:lang w:val="nl-BE"/>
        </w:rPr>
        <w:t xml:space="preserve"> </w:t>
      </w:r>
      <w:r w:rsidR="006F3923">
        <w:rPr>
          <w:rFonts w:cs="Arial"/>
          <w:b/>
          <w:sz w:val="20"/>
          <w:szCs w:val="20"/>
          <w:lang w:val="nl-BE"/>
        </w:rPr>
        <w:t>6…</w:t>
      </w:r>
      <w:r w:rsidR="006F3923">
        <w:rPr>
          <w:rFonts w:cs="Arial"/>
          <w:b/>
          <w:sz w:val="20"/>
          <w:szCs w:val="20"/>
          <w:lang w:val="nl-BE"/>
        </w:rPr>
        <w:tab/>
      </w:r>
      <w:r w:rsidR="006F3923">
        <w:rPr>
          <w:rFonts w:cs="Arial"/>
          <w:b/>
          <w:sz w:val="20"/>
          <w:szCs w:val="20"/>
          <w:lang w:val="nl-BE"/>
        </w:rPr>
        <w:tab/>
        <w:t xml:space="preserve">Ke6 </w:t>
      </w:r>
    </w:p>
    <w:p w14:paraId="405DA083" w14:textId="77777777" w:rsidR="006F3923" w:rsidRDefault="006F3923" w:rsidP="006F3923">
      <w:pPr>
        <w:jc w:val="both"/>
        <w:rPr>
          <w:rFonts w:cs="Arial"/>
          <w:b/>
          <w:sz w:val="20"/>
          <w:szCs w:val="20"/>
          <w:lang w:val="nl-BE"/>
        </w:rPr>
      </w:pPr>
      <w:r>
        <w:rPr>
          <w:rFonts w:cs="Arial"/>
          <w:b/>
          <w:sz w:val="20"/>
          <w:szCs w:val="20"/>
          <w:lang w:val="nl-BE"/>
        </w:rPr>
        <w:t xml:space="preserve">             7.Pd8+ </w:t>
      </w:r>
      <w:r>
        <w:rPr>
          <w:rFonts w:cs="Arial"/>
          <w:b/>
          <w:sz w:val="20"/>
          <w:szCs w:val="20"/>
          <w:lang w:val="nl-BE"/>
        </w:rPr>
        <w:tab/>
        <w:t>Ke5</w:t>
      </w:r>
    </w:p>
    <w:p w14:paraId="62E38699" w14:textId="77777777" w:rsidR="006F3923" w:rsidRDefault="006F3923" w:rsidP="006F3923">
      <w:pPr>
        <w:jc w:val="both"/>
        <w:rPr>
          <w:rFonts w:cs="Arial"/>
          <w:b/>
          <w:sz w:val="20"/>
          <w:szCs w:val="20"/>
          <w:lang w:val="nl-BE"/>
        </w:rPr>
      </w:pPr>
      <w:r>
        <w:rPr>
          <w:rFonts w:cs="Arial"/>
          <w:b/>
          <w:sz w:val="20"/>
          <w:szCs w:val="20"/>
          <w:lang w:val="nl-BE"/>
        </w:rPr>
        <w:t xml:space="preserve">             8.Pb7 </w:t>
      </w:r>
    </w:p>
    <w:p w14:paraId="4DAF8096" w14:textId="77777777" w:rsidR="006F3923" w:rsidRDefault="006F3923" w:rsidP="006F3923">
      <w:pPr>
        <w:jc w:val="both"/>
        <w:rPr>
          <w:rFonts w:cs="Arial"/>
          <w:sz w:val="20"/>
          <w:szCs w:val="20"/>
          <w:lang w:val="nl-BE"/>
        </w:rPr>
      </w:pPr>
      <w:r>
        <w:rPr>
          <w:rFonts w:cs="Arial"/>
          <w:sz w:val="20"/>
          <w:szCs w:val="20"/>
          <w:lang w:val="nl-BE"/>
        </w:rPr>
        <w:t xml:space="preserve">En niet 8.Pxc6+? Ke4 9.Kg2 Kd3 10.Pa5 Kc3 11.Kf3 Kb4 12.Ke4 Kxa5 13.Ke5 Kb6, remise. </w:t>
      </w:r>
    </w:p>
    <w:p w14:paraId="60E4CEA3" w14:textId="77777777" w:rsidR="006F3923" w:rsidRDefault="006F3923" w:rsidP="006F3923">
      <w:pPr>
        <w:jc w:val="both"/>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t xml:space="preserve">Kd4 </w:t>
      </w:r>
    </w:p>
    <w:p w14:paraId="44D81C61" w14:textId="77777777" w:rsidR="006F3923" w:rsidRDefault="006F3923" w:rsidP="006F3923">
      <w:pPr>
        <w:jc w:val="both"/>
        <w:rPr>
          <w:rFonts w:cs="Arial"/>
          <w:b/>
          <w:sz w:val="20"/>
          <w:szCs w:val="20"/>
          <w:lang w:val="nl-BE"/>
        </w:rPr>
      </w:pPr>
      <w:r>
        <w:rPr>
          <w:rFonts w:cs="Arial"/>
          <w:b/>
          <w:sz w:val="20"/>
          <w:szCs w:val="20"/>
          <w:lang w:val="nl-BE"/>
        </w:rPr>
        <w:t xml:space="preserve">             9.Pd6 </w:t>
      </w:r>
    </w:p>
    <w:p w14:paraId="31C594EC" w14:textId="77777777" w:rsidR="006F3923" w:rsidRDefault="00D57794" w:rsidP="006F3923">
      <w:pPr>
        <w:jc w:val="both"/>
        <w:rPr>
          <w:rFonts w:cs="Arial"/>
          <w:sz w:val="20"/>
          <w:szCs w:val="20"/>
          <w:lang w:val="nl-BE"/>
        </w:rPr>
      </w:pPr>
      <w:r>
        <w:rPr>
          <w:rFonts w:cs="Arial"/>
          <w:sz w:val="20"/>
          <w:szCs w:val="20"/>
          <w:lang w:val="nl-BE"/>
        </w:rPr>
        <w:t xml:space="preserve">Een fijne </w:t>
      </w:r>
      <w:r w:rsidR="00422787">
        <w:rPr>
          <w:rFonts w:cs="Arial"/>
          <w:sz w:val="20"/>
          <w:szCs w:val="20"/>
          <w:lang w:val="nl-BE"/>
        </w:rPr>
        <w:t>sprong, want</w:t>
      </w:r>
      <w:r w:rsidR="006F3923">
        <w:rPr>
          <w:rFonts w:cs="Arial"/>
          <w:sz w:val="20"/>
          <w:szCs w:val="20"/>
          <w:lang w:val="nl-BE"/>
        </w:rPr>
        <w:t xml:space="preserve"> 9.Pa5?  Kc3 10.Kg2 Kb4, enzovoort.  </w:t>
      </w:r>
    </w:p>
    <w:p w14:paraId="03EEF9DB" w14:textId="77777777" w:rsidR="006F3923" w:rsidRDefault="006F3923" w:rsidP="006F3923">
      <w:pPr>
        <w:jc w:val="both"/>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 xml:space="preserve">Ke5 </w:t>
      </w:r>
    </w:p>
    <w:p w14:paraId="01F3EB0E" w14:textId="77777777" w:rsidR="006F3923" w:rsidRDefault="006F3923" w:rsidP="006F3923">
      <w:pPr>
        <w:jc w:val="both"/>
        <w:rPr>
          <w:rFonts w:cs="Arial"/>
          <w:b/>
          <w:sz w:val="20"/>
          <w:szCs w:val="20"/>
          <w:lang w:val="nl-BE"/>
        </w:rPr>
      </w:pPr>
      <w:r>
        <w:rPr>
          <w:rFonts w:cs="Arial"/>
          <w:b/>
          <w:sz w:val="20"/>
          <w:szCs w:val="20"/>
          <w:lang w:val="nl-BE"/>
        </w:rPr>
        <w:t xml:space="preserve">           10.Pc8 </w:t>
      </w:r>
      <w:r>
        <w:rPr>
          <w:rFonts w:cs="Arial"/>
          <w:b/>
          <w:sz w:val="20"/>
          <w:szCs w:val="20"/>
          <w:lang w:val="nl-BE"/>
        </w:rPr>
        <w:tab/>
      </w:r>
      <w:r>
        <w:rPr>
          <w:rFonts w:cs="Arial"/>
          <w:b/>
          <w:sz w:val="20"/>
          <w:szCs w:val="20"/>
          <w:lang w:val="nl-BE"/>
        </w:rPr>
        <w:tab/>
        <w:t xml:space="preserve">Kd4 </w:t>
      </w:r>
    </w:p>
    <w:p w14:paraId="058D16CF" w14:textId="77777777" w:rsidR="006F3923" w:rsidRDefault="006F3923" w:rsidP="006F3923">
      <w:pPr>
        <w:jc w:val="both"/>
        <w:rPr>
          <w:rFonts w:cs="Arial"/>
          <w:b/>
          <w:sz w:val="20"/>
          <w:szCs w:val="20"/>
          <w:lang w:val="nl-BE"/>
        </w:rPr>
      </w:pPr>
      <w:r>
        <w:rPr>
          <w:rFonts w:cs="Arial"/>
          <w:b/>
          <w:sz w:val="20"/>
          <w:szCs w:val="20"/>
          <w:lang w:val="nl-BE"/>
        </w:rPr>
        <w:t xml:space="preserve">           11.Pb6 </w:t>
      </w:r>
    </w:p>
    <w:p w14:paraId="10B0C8D0" w14:textId="77777777" w:rsidR="006F3923" w:rsidRDefault="006F3923" w:rsidP="006F3923">
      <w:pPr>
        <w:jc w:val="both"/>
        <w:rPr>
          <w:rFonts w:cs="Arial"/>
          <w:sz w:val="20"/>
          <w:szCs w:val="20"/>
          <w:lang w:val="nl-BE"/>
        </w:rPr>
      </w:pPr>
      <w:r>
        <w:rPr>
          <w:rFonts w:cs="Arial"/>
          <w:sz w:val="20"/>
          <w:szCs w:val="20"/>
          <w:lang w:val="nl-BE"/>
        </w:rPr>
        <w:t>Eindelijk. De witte koning komt nu, na een verplichte wandeling, rus-tig naderbij.</w:t>
      </w:r>
    </w:p>
    <w:p w14:paraId="69149437" w14:textId="77777777" w:rsidR="006F3923" w:rsidRDefault="00422787" w:rsidP="006F3923">
      <w:pPr>
        <w:jc w:val="both"/>
        <w:rPr>
          <w:rFonts w:cs="Arial"/>
          <w:b/>
          <w:sz w:val="20"/>
          <w:szCs w:val="20"/>
          <w:lang w:val="nl-BE"/>
        </w:rPr>
      </w:pPr>
      <w:r>
        <w:rPr>
          <w:rFonts w:cs="Arial"/>
          <w:b/>
          <w:sz w:val="20"/>
          <w:szCs w:val="20"/>
          <w:lang w:val="nl-BE"/>
        </w:rPr>
        <w:t xml:space="preserve">           11...</w:t>
      </w:r>
      <w:r>
        <w:rPr>
          <w:rFonts w:cs="Arial"/>
          <w:b/>
          <w:sz w:val="20"/>
          <w:szCs w:val="20"/>
          <w:lang w:val="nl-BE"/>
        </w:rPr>
        <w:tab/>
      </w:r>
      <w:r>
        <w:rPr>
          <w:rFonts w:cs="Arial"/>
          <w:b/>
          <w:sz w:val="20"/>
          <w:szCs w:val="20"/>
          <w:lang w:val="nl-BE"/>
        </w:rPr>
        <w:tab/>
        <w:t>Ke</w:t>
      </w:r>
      <w:r w:rsidR="006F3923">
        <w:rPr>
          <w:rFonts w:cs="Arial"/>
          <w:b/>
          <w:sz w:val="20"/>
          <w:szCs w:val="20"/>
          <w:lang w:val="nl-BE"/>
        </w:rPr>
        <w:t>3</w:t>
      </w:r>
    </w:p>
    <w:p w14:paraId="5586E991" w14:textId="77777777" w:rsidR="006F3923" w:rsidRDefault="006F3923" w:rsidP="006F3923">
      <w:pPr>
        <w:jc w:val="both"/>
        <w:rPr>
          <w:rFonts w:cs="Arial"/>
          <w:b/>
          <w:sz w:val="20"/>
          <w:szCs w:val="20"/>
          <w:lang w:val="nl-BE"/>
        </w:rPr>
      </w:pPr>
      <w:r>
        <w:rPr>
          <w:rFonts w:cs="Arial"/>
          <w:b/>
          <w:sz w:val="20"/>
          <w:szCs w:val="20"/>
          <w:lang w:val="nl-BE"/>
        </w:rPr>
        <w:t xml:space="preserve">           12.Kg2</w:t>
      </w:r>
      <w:r>
        <w:rPr>
          <w:rFonts w:cs="Arial"/>
          <w:b/>
          <w:sz w:val="20"/>
          <w:szCs w:val="20"/>
          <w:lang w:val="nl-BE"/>
        </w:rPr>
        <w:tab/>
      </w:r>
      <w:r>
        <w:rPr>
          <w:rFonts w:cs="Arial"/>
          <w:b/>
          <w:sz w:val="20"/>
          <w:szCs w:val="20"/>
          <w:lang w:val="nl-BE"/>
        </w:rPr>
        <w:tab/>
        <w:t>Ke2</w:t>
      </w:r>
    </w:p>
    <w:p w14:paraId="33BB5145" w14:textId="77777777" w:rsidR="006F3923" w:rsidRDefault="006F3923" w:rsidP="006F3923">
      <w:pPr>
        <w:jc w:val="both"/>
        <w:rPr>
          <w:rFonts w:cs="Arial"/>
          <w:b/>
          <w:sz w:val="20"/>
          <w:szCs w:val="20"/>
          <w:lang w:val="nl-BE"/>
        </w:rPr>
      </w:pPr>
      <w:r>
        <w:rPr>
          <w:rFonts w:cs="Arial"/>
          <w:b/>
          <w:sz w:val="20"/>
          <w:szCs w:val="20"/>
          <w:lang w:val="nl-BE"/>
        </w:rPr>
        <w:t xml:space="preserve">           13.Kg3 </w:t>
      </w:r>
      <w:r>
        <w:rPr>
          <w:rFonts w:cs="Arial"/>
          <w:b/>
          <w:sz w:val="20"/>
          <w:szCs w:val="20"/>
          <w:lang w:val="nl-BE"/>
        </w:rPr>
        <w:tab/>
      </w:r>
      <w:r>
        <w:rPr>
          <w:rFonts w:cs="Arial"/>
          <w:b/>
          <w:sz w:val="20"/>
          <w:szCs w:val="20"/>
          <w:lang w:val="nl-BE"/>
        </w:rPr>
        <w:tab/>
        <w:t>Ke3</w:t>
      </w:r>
    </w:p>
    <w:p w14:paraId="342985A1" w14:textId="77777777" w:rsidR="006F3923" w:rsidRDefault="006F3923" w:rsidP="006F3923">
      <w:pPr>
        <w:jc w:val="both"/>
        <w:rPr>
          <w:rFonts w:cs="Arial"/>
          <w:b/>
          <w:sz w:val="20"/>
          <w:szCs w:val="20"/>
          <w:lang w:val="nl-BE"/>
        </w:rPr>
      </w:pPr>
      <w:r>
        <w:rPr>
          <w:rFonts w:cs="Arial"/>
          <w:b/>
          <w:sz w:val="20"/>
          <w:szCs w:val="20"/>
          <w:lang w:val="nl-BE"/>
        </w:rPr>
        <w:t xml:space="preserve">           14.Kg4 </w:t>
      </w:r>
      <w:r>
        <w:rPr>
          <w:rFonts w:cs="Arial"/>
          <w:b/>
          <w:sz w:val="20"/>
          <w:szCs w:val="20"/>
          <w:lang w:val="nl-BE"/>
        </w:rPr>
        <w:tab/>
      </w:r>
      <w:r>
        <w:rPr>
          <w:rFonts w:cs="Arial"/>
          <w:b/>
          <w:sz w:val="20"/>
          <w:szCs w:val="20"/>
          <w:lang w:val="nl-BE"/>
        </w:rPr>
        <w:tab/>
        <w:t>Ke4</w:t>
      </w:r>
    </w:p>
    <w:p w14:paraId="37F848DB" w14:textId="77777777" w:rsidR="006F3923" w:rsidRDefault="006F3923" w:rsidP="006F3923">
      <w:pPr>
        <w:jc w:val="both"/>
        <w:rPr>
          <w:rFonts w:cs="Arial"/>
          <w:b/>
          <w:sz w:val="20"/>
          <w:szCs w:val="20"/>
          <w:lang w:val="nl-BE"/>
        </w:rPr>
      </w:pPr>
      <w:r>
        <w:rPr>
          <w:rFonts w:cs="Arial"/>
          <w:b/>
          <w:sz w:val="20"/>
          <w:szCs w:val="20"/>
          <w:lang w:val="nl-BE"/>
        </w:rPr>
        <w:t xml:space="preserve">           15.Kg5 </w:t>
      </w:r>
      <w:r>
        <w:rPr>
          <w:rFonts w:cs="Arial"/>
          <w:b/>
          <w:sz w:val="20"/>
          <w:szCs w:val="20"/>
          <w:lang w:val="nl-BE"/>
        </w:rPr>
        <w:tab/>
        <w:t xml:space="preserve">  </w:t>
      </w:r>
      <w:r>
        <w:rPr>
          <w:rFonts w:cs="Arial"/>
          <w:b/>
          <w:sz w:val="20"/>
          <w:szCs w:val="20"/>
          <w:lang w:val="nl-BE"/>
        </w:rPr>
        <w:tab/>
        <w:t>Ke5</w:t>
      </w:r>
    </w:p>
    <w:p w14:paraId="4B0FCB74" w14:textId="77777777" w:rsidR="006F3923" w:rsidRDefault="006F3923" w:rsidP="006F3923">
      <w:pPr>
        <w:jc w:val="both"/>
        <w:rPr>
          <w:rFonts w:cs="Arial"/>
          <w:b/>
          <w:sz w:val="20"/>
          <w:szCs w:val="20"/>
          <w:lang w:val="nl-BE"/>
        </w:rPr>
      </w:pPr>
      <w:r>
        <w:rPr>
          <w:rFonts w:cs="Arial"/>
          <w:b/>
          <w:sz w:val="20"/>
          <w:szCs w:val="20"/>
          <w:lang w:val="nl-BE"/>
        </w:rPr>
        <w:t xml:space="preserve">           16.Kg6</w:t>
      </w:r>
      <w:r>
        <w:rPr>
          <w:rFonts w:cs="Arial"/>
          <w:b/>
          <w:sz w:val="20"/>
          <w:szCs w:val="20"/>
          <w:lang w:val="nl-BE"/>
        </w:rPr>
        <w:tab/>
      </w:r>
      <w:r>
        <w:rPr>
          <w:rFonts w:cs="Arial"/>
          <w:b/>
          <w:sz w:val="20"/>
          <w:szCs w:val="20"/>
          <w:lang w:val="nl-BE"/>
        </w:rPr>
        <w:tab/>
        <w:t>Ke6</w:t>
      </w:r>
    </w:p>
    <w:p w14:paraId="37FD0F70" w14:textId="77777777" w:rsidR="006F3923" w:rsidRPr="0043257F" w:rsidRDefault="0043257F" w:rsidP="006F3923">
      <w:pPr>
        <w:jc w:val="both"/>
        <w:rPr>
          <w:rFonts w:cs="Arial"/>
          <w:sz w:val="20"/>
          <w:szCs w:val="20"/>
          <w:lang w:val="nl-BE"/>
        </w:rPr>
      </w:pPr>
      <w:r>
        <w:rPr>
          <w:rFonts w:cs="Arial"/>
          <w:sz w:val="20"/>
          <w:szCs w:val="20"/>
          <w:lang w:val="nl-BE"/>
        </w:rPr>
        <w:t>En wit wint. Bijvoorbeeld</w:t>
      </w:r>
      <w:r w:rsidR="00F533DE">
        <w:rPr>
          <w:rFonts w:cs="Arial"/>
          <w:sz w:val="20"/>
          <w:szCs w:val="20"/>
          <w:lang w:val="nl-BE"/>
        </w:rPr>
        <w:t>:</w:t>
      </w:r>
      <w:r>
        <w:rPr>
          <w:rFonts w:cs="Arial"/>
          <w:sz w:val="20"/>
          <w:szCs w:val="20"/>
          <w:lang w:val="nl-BE"/>
        </w:rPr>
        <w:t xml:space="preserve"> 17.Pa4 Ke5 18.Kf7 Kd4 19.Pb6 Ke5 20.Ke7</w:t>
      </w:r>
      <w:r w:rsidR="00707BE9">
        <w:rPr>
          <w:rFonts w:cs="Arial"/>
          <w:sz w:val="20"/>
          <w:szCs w:val="20"/>
          <w:lang w:val="nl-BE"/>
        </w:rPr>
        <w:t xml:space="preserve"> enzovoort, daar de twee zwarte pionne</w:t>
      </w:r>
      <w:r w:rsidR="00422787">
        <w:rPr>
          <w:rFonts w:cs="Arial"/>
          <w:sz w:val="20"/>
          <w:szCs w:val="20"/>
          <w:lang w:val="nl-BE"/>
        </w:rPr>
        <w:t>n worden opgepeu-zeld en de witte</w:t>
      </w:r>
      <w:r w:rsidR="00707BE9">
        <w:rPr>
          <w:rFonts w:cs="Arial"/>
          <w:sz w:val="20"/>
          <w:szCs w:val="20"/>
          <w:lang w:val="nl-BE"/>
        </w:rPr>
        <w:t xml:space="preserve"> promoveert.</w:t>
      </w:r>
    </w:p>
    <w:p w14:paraId="0245FD8E" w14:textId="77777777" w:rsidR="006F3923" w:rsidRDefault="006F3923" w:rsidP="006F3923">
      <w:pPr>
        <w:jc w:val="both"/>
        <w:rPr>
          <w:rFonts w:cs="Arial"/>
          <w:sz w:val="20"/>
          <w:szCs w:val="20"/>
          <w:lang w:val="nl-BE"/>
        </w:rPr>
      </w:pPr>
    </w:p>
    <w:p w14:paraId="521CD719" w14:textId="77777777" w:rsidR="006F3923" w:rsidRDefault="006F3923" w:rsidP="006F3923">
      <w:pPr>
        <w:jc w:val="both"/>
        <w:rPr>
          <w:rFonts w:cs="Arial"/>
          <w:sz w:val="20"/>
          <w:szCs w:val="20"/>
          <w:lang w:val="nl-BE"/>
        </w:rPr>
      </w:pPr>
      <w:r>
        <w:rPr>
          <w:rFonts w:cs="Arial"/>
          <w:sz w:val="20"/>
          <w:szCs w:val="20"/>
          <w:lang w:val="nl-BE"/>
        </w:rPr>
        <w:t xml:space="preserve">De schimmel weet te ontsnappen aan de koning door achtereenvol-gens op tien (10!) verschillende velden te springen. </w:t>
      </w:r>
    </w:p>
    <w:p w14:paraId="3774C1DC" w14:textId="77777777" w:rsidR="006F3923" w:rsidRDefault="006F3923" w:rsidP="006F3923">
      <w:pPr>
        <w:jc w:val="both"/>
        <w:rPr>
          <w:rFonts w:cs="Arial"/>
          <w:sz w:val="20"/>
          <w:szCs w:val="20"/>
          <w:lang w:val="nl-BE"/>
        </w:rPr>
      </w:pPr>
    </w:p>
    <w:p w14:paraId="153DF55C" w14:textId="77777777" w:rsidR="006F3923" w:rsidRDefault="006F3923" w:rsidP="006F3923">
      <w:pPr>
        <w:rPr>
          <w:rFonts w:cs="Arial"/>
          <w:i/>
          <w:sz w:val="20"/>
          <w:szCs w:val="20"/>
          <w:lang w:val="nl-BE"/>
        </w:rPr>
      </w:pPr>
      <w:r>
        <w:rPr>
          <w:rFonts w:cs="Arial"/>
          <w:sz w:val="20"/>
          <w:szCs w:val="20"/>
          <w:lang w:val="nl-BE"/>
        </w:rPr>
        <w:t xml:space="preserve">Vandiest vond het </w:t>
      </w:r>
      <w:r>
        <w:rPr>
          <w:rFonts w:cs="Arial"/>
          <w:i/>
          <w:sz w:val="20"/>
          <w:szCs w:val="20"/>
          <w:lang w:val="nl-BE"/>
        </w:rPr>
        <w:t xml:space="preserve">“Zeer geestig.” </w:t>
      </w:r>
    </w:p>
    <w:p w14:paraId="04FA7523" w14:textId="77777777" w:rsidR="006565B4" w:rsidRPr="006565B4" w:rsidRDefault="006565B4" w:rsidP="006565B4">
      <w:pPr>
        <w:jc w:val="both"/>
        <w:rPr>
          <w:rFonts w:cs="Arial"/>
          <w:sz w:val="20"/>
          <w:szCs w:val="20"/>
          <w:lang w:val="nl-BE"/>
        </w:rPr>
      </w:pPr>
    </w:p>
    <w:p w14:paraId="176C615C" w14:textId="77777777" w:rsidR="00741791" w:rsidRDefault="00741791" w:rsidP="007456EC">
      <w:pPr>
        <w:jc w:val="center"/>
        <w:rPr>
          <w:rFonts w:cs="Arial"/>
          <w:b/>
          <w:sz w:val="20"/>
          <w:szCs w:val="20"/>
          <w:lang w:val="nl-BE"/>
        </w:rPr>
      </w:pPr>
    </w:p>
    <w:p w14:paraId="33DFCF41" w14:textId="77777777" w:rsidR="006F3923" w:rsidRPr="00D67852" w:rsidRDefault="00741791" w:rsidP="007456EC">
      <w:pPr>
        <w:jc w:val="center"/>
        <w:rPr>
          <w:rFonts w:cs="Arial"/>
          <w:sz w:val="20"/>
          <w:szCs w:val="20"/>
          <w:lang w:val="nl-BE"/>
        </w:rPr>
      </w:pPr>
      <w:r>
        <w:rPr>
          <w:rFonts w:cs="Arial"/>
          <w:b/>
          <w:sz w:val="20"/>
          <w:szCs w:val="20"/>
          <w:lang w:val="nl-BE"/>
        </w:rPr>
        <w:t>- 193</w:t>
      </w:r>
      <w:r w:rsidR="006F3923">
        <w:rPr>
          <w:rFonts w:cs="Arial"/>
          <w:b/>
          <w:sz w:val="20"/>
          <w:szCs w:val="20"/>
          <w:lang w:val="nl-BE"/>
        </w:rPr>
        <w:t xml:space="preserve"> -</w:t>
      </w:r>
    </w:p>
    <w:p w14:paraId="2C1EB95F" w14:textId="77777777" w:rsidR="006F3923" w:rsidRDefault="006F3923" w:rsidP="006F3923">
      <w:pPr>
        <w:spacing w:line="190" w:lineRule="exact"/>
        <w:jc w:val="center"/>
        <w:rPr>
          <w:rFonts w:cs="Arial"/>
          <w:i/>
          <w:sz w:val="20"/>
          <w:szCs w:val="20"/>
          <w:lang w:val="nl-BE"/>
        </w:rPr>
      </w:pPr>
    </w:p>
    <w:p w14:paraId="31BA334D"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2007</w:t>
      </w:r>
    </w:p>
    <w:p w14:paraId="4F4ED6E1" w14:textId="77777777" w:rsidR="006F3923" w:rsidRDefault="006F3923" w:rsidP="006F3923">
      <w:pPr>
        <w:spacing w:line="190" w:lineRule="exact"/>
        <w:jc w:val="center"/>
        <w:rPr>
          <w:rFonts w:cs="Arial"/>
          <w:i/>
          <w:sz w:val="20"/>
          <w:szCs w:val="20"/>
          <w:lang w:val="nl-BE"/>
        </w:rPr>
      </w:pPr>
    </w:p>
    <w:p w14:paraId="1E9661A3" w14:textId="77777777" w:rsidR="006F3923" w:rsidRDefault="002E26C5" w:rsidP="006F3923">
      <w:pPr>
        <w:jc w:val="center"/>
        <w:rPr>
          <w:lang w:val="nl-BE"/>
        </w:rPr>
      </w:pPr>
      <w:r w:rsidRPr="002E26C5">
        <w:rPr>
          <w:lang w:val="nl-BE"/>
        </w:rPr>
        <w:object w:dxaOrig="4431" w:dyaOrig="4429" w14:anchorId="59C92D0D">
          <v:shape id="_x0000_i1207" type="#_x0000_t75" style="width:149.55pt;height:150.1pt" o:ole="">
            <v:imagedata r:id="rId386" o:title=""/>
          </v:shape>
          <o:OLEObject Type="Embed" ProgID="CorelDRAW.Graphic.12" ShapeID="_x0000_i1207" DrawAspect="Content" ObjectID="_1587467600" r:id="rId387"/>
        </w:object>
      </w:r>
    </w:p>
    <w:p w14:paraId="0A2C7346" w14:textId="77777777" w:rsidR="009B213F" w:rsidRDefault="009B213F" w:rsidP="006F3923">
      <w:pPr>
        <w:jc w:val="center"/>
        <w:rPr>
          <w:rFonts w:cs="Arial"/>
          <w:i/>
          <w:sz w:val="20"/>
          <w:szCs w:val="20"/>
          <w:lang w:val="nl-BE"/>
        </w:rPr>
      </w:pPr>
    </w:p>
    <w:p w14:paraId="664EFBBA" w14:textId="77777777" w:rsidR="006F3923" w:rsidRDefault="006F3923" w:rsidP="006F3923">
      <w:pPr>
        <w:jc w:val="center"/>
        <w:rPr>
          <w:rFonts w:cs="Arial"/>
          <w:i/>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0045.00 h2e4</w:t>
      </w:r>
    </w:p>
    <w:p w14:paraId="7F1BEA5B" w14:textId="77777777" w:rsidR="006F3923" w:rsidRDefault="006F3923" w:rsidP="006F3923">
      <w:pPr>
        <w:jc w:val="both"/>
        <w:rPr>
          <w:rFonts w:cs="Arial"/>
          <w:b/>
          <w:sz w:val="20"/>
          <w:szCs w:val="20"/>
          <w:lang w:val="nl-BE"/>
        </w:rPr>
      </w:pPr>
    </w:p>
    <w:p w14:paraId="6CFA9274" w14:textId="77777777" w:rsidR="006F3923" w:rsidRDefault="006F3923" w:rsidP="006F3923">
      <w:pPr>
        <w:jc w:val="both"/>
        <w:rPr>
          <w:rFonts w:cs="Arial"/>
          <w:sz w:val="20"/>
          <w:szCs w:val="20"/>
          <w:lang w:val="nl-BE"/>
        </w:rPr>
      </w:pPr>
      <w:r>
        <w:rPr>
          <w:rFonts w:cs="Arial"/>
          <w:sz w:val="20"/>
          <w:szCs w:val="20"/>
          <w:lang w:val="nl-BE"/>
        </w:rPr>
        <w:t>In dit pionloos miniatuurtje kan wit geen van beide stukken slaan zonder eigen stukverlies. Hij heeft de keuze tussen twee paardzet-ten:</w:t>
      </w:r>
    </w:p>
    <w:p w14:paraId="63D14D78" w14:textId="77777777" w:rsidR="006F3923" w:rsidRDefault="006F3923" w:rsidP="006F3923">
      <w:pPr>
        <w:jc w:val="both"/>
        <w:rPr>
          <w:rFonts w:cs="Arial"/>
          <w:b/>
          <w:sz w:val="20"/>
          <w:szCs w:val="20"/>
          <w:lang w:val="nl-BE"/>
        </w:rPr>
      </w:pPr>
      <w:r>
        <w:rPr>
          <w:rFonts w:cs="Arial"/>
          <w:b/>
          <w:sz w:val="20"/>
          <w:szCs w:val="20"/>
          <w:lang w:val="nl-BE"/>
        </w:rPr>
        <w:tab/>
        <w:t xml:space="preserve">1.Pc5+ </w:t>
      </w:r>
    </w:p>
    <w:p w14:paraId="6F95F2FF" w14:textId="77777777" w:rsidR="006F3923" w:rsidRDefault="006F3923" w:rsidP="006F3923">
      <w:pPr>
        <w:jc w:val="both"/>
        <w:rPr>
          <w:rFonts w:cs="Arial"/>
          <w:sz w:val="20"/>
          <w:szCs w:val="20"/>
          <w:lang w:val="nl-BE"/>
        </w:rPr>
      </w:pPr>
      <w:r>
        <w:rPr>
          <w:rFonts w:cs="Arial"/>
          <w:sz w:val="20"/>
          <w:szCs w:val="20"/>
          <w:lang w:val="nl-BE"/>
        </w:rPr>
        <w:t xml:space="preserve">Maar niet 1.Pg5+? Kf5, en een van de paarden wordt veroverd. </w:t>
      </w:r>
    </w:p>
    <w:p w14:paraId="66980AE2"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 xml:space="preserve">Kf5 </w:t>
      </w:r>
    </w:p>
    <w:p w14:paraId="71E66FD1" w14:textId="77777777" w:rsidR="006F3923" w:rsidRDefault="006F3923" w:rsidP="006F3923">
      <w:pPr>
        <w:jc w:val="both"/>
        <w:rPr>
          <w:rFonts w:cs="Arial"/>
          <w:sz w:val="20"/>
          <w:szCs w:val="20"/>
          <w:lang w:val="nl-BE"/>
        </w:rPr>
      </w:pPr>
      <w:r>
        <w:rPr>
          <w:rFonts w:cs="Arial"/>
          <w:sz w:val="20"/>
          <w:szCs w:val="20"/>
          <w:lang w:val="nl-BE"/>
        </w:rPr>
        <w:t>Op zijn beurt antwoordt zwart niet met 1</w:t>
      </w:r>
      <w:r w:rsidR="003F509A">
        <w:rPr>
          <w:rFonts w:cs="Arial"/>
          <w:sz w:val="20"/>
          <w:szCs w:val="20"/>
          <w:lang w:val="nl-BE"/>
        </w:rPr>
        <w:t>…Kd5</w:t>
      </w:r>
      <w:r w:rsidR="00CF702E">
        <w:rPr>
          <w:rFonts w:cs="Arial"/>
          <w:sz w:val="20"/>
          <w:szCs w:val="20"/>
          <w:lang w:val="nl-BE"/>
        </w:rPr>
        <w:t>?</w:t>
      </w:r>
      <w:r w:rsidR="003F509A">
        <w:rPr>
          <w:rFonts w:cs="Arial"/>
          <w:sz w:val="20"/>
          <w:szCs w:val="20"/>
          <w:lang w:val="nl-BE"/>
        </w:rPr>
        <w:t xml:space="preserve"> wegens 2.Lxe5  Kxc5 3.Lxg7</w:t>
      </w:r>
      <w:r>
        <w:rPr>
          <w:rFonts w:cs="Arial"/>
          <w:sz w:val="20"/>
          <w:szCs w:val="20"/>
          <w:lang w:val="nl-BE"/>
        </w:rPr>
        <w:t xml:space="preserve"> of hier bijvoo</w:t>
      </w:r>
      <w:r w:rsidR="00BC1F7C">
        <w:rPr>
          <w:rFonts w:cs="Arial"/>
          <w:sz w:val="20"/>
          <w:szCs w:val="20"/>
          <w:lang w:val="nl-BE"/>
        </w:rPr>
        <w:t xml:space="preserve">rbeeld 2…Pf5, en wit </w:t>
      </w:r>
      <w:r w:rsidR="008D403E">
        <w:rPr>
          <w:rFonts w:cs="Arial"/>
          <w:sz w:val="20"/>
          <w:szCs w:val="20"/>
          <w:lang w:val="nl-BE"/>
        </w:rPr>
        <w:t>wint zowel met 3.Pd3 al</w:t>
      </w:r>
      <w:r w:rsidR="00BC1F7C">
        <w:rPr>
          <w:rFonts w:cs="Arial"/>
          <w:sz w:val="20"/>
          <w:szCs w:val="20"/>
          <w:lang w:val="nl-BE"/>
        </w:rPr>
        <w:t>s met 3.Pd7. Dus nevenoplosbaar.</w:t>
      </w:r>
      <w:r>
        <w:rPr>
          <w:rFonts w:cs="Arial"/>
          <w:sz w:val="20"/>
          <w:szCs w:val="20"/>
          <w:lang w:val="nl-BE"/>
        </w:rPr>
        <w:t xml:space="preserve"> </w:t>
      </w:r>
    </w:p>
    <w:p w14:paraId="305C9E76" w14:textId="77777777" w:rsidR="006F3923" w:rsidRDefault="006F3923" w:rsidP="006F3923">
      <w:pPr>
        <w:jc w:val="both"/>
        <w:rPr>
          <w:rFonts w:cs="Arial"/>
          <w:b/>
          <w:sz w:val="20"/>
          <w:szCs w:val="20"/>
          <w:lang w:val="nl-BE"/>
        </w:rPr>
      </w:pPr>
      <w:r>
        <w:rPr>
          <w:rFonts w:cs="Arial"/>
          <w:b/>
          <w:sz w:val="20"/>
          <w:szCs w:val="20"/>
          <w:lang w:val="nl-BE"/>
        </w:rPr>
        <w:tab/>
        <w:t xml:space="preserve">2.Pe7+ </w:t>
      </w:r>
    </w:p>
    <w:p w14:paraId="6C37E051" w14:textId="77777777" w:rsidR="006F3923" w:rsidRDefault="006F3923" w:rsidP="006F3923">
      <w:pPr>
        <w:jc w:val="both"/>
        <w:rPr>
          <w:rFonts w:cs="Arial"/>
          <w:sz w:val="20"/>
          <w:szCs w:val="20"/>
          <w:lang w:val="nl-BE"/>
        </w:rPr>
      </w:pPr>
      <w:r>
        <w:rPr>
          <w:rFonts w:cs="Arial"/>
          <w:sz w:val="20"/>
          <w:szCs w:val="20"/>
          <w:lang w:val="nl-BE"/>
        </w:rPr>
        <w:t>En niet 2.Ph4+? Kf6 3.Pd7+ Ke6 4.Pf8+ Kd5, en de loper is niet meer te redde</w:t>
      </w:r>
      <w:r w:rsidR="001331B9">
        <w:rPr>
          <w:rFonts w:cs="Arial"/>
          <w:sz w:val="20"/>
          <w:szCs w:val="20"/>
          <w:lang w:val="nl-BE"/>
        </w:rPr>
        <w:t>n. Of hier 4.Pxe5 Ph5, en wit verliest een stuk.</w:t>
      </w:r>
    </w:p>
    <w:p w14:paraId="36A58042" w14:textId="77777777" w:rsidR="00213565" w:rsidRDefault="00213565" w:rsidP="0085148C">
      <w:pPr>
        <w:jc w:val="both"/>
        <w:rPr>
          <w:rFonts w:cs="Arial"/>
          <w:sz w:val="20"/>
          <w:szCs w:val="20"/>
          <w:lang w:val="nl-BE"/>
        </w:rPr>
      </w:pPr>
    </w:p>
    <w:p w14:paraId="06362F22" w14:textId="77777777" w:rsidR="0085148C" w:rsidRPr="0085148C" w:rsidRDefault="0085148C" w:rsidP="0085148C">
      <w:pPr>
        <w:jc w:val="both"/>
        <w:rPr>
          <w:rFonts w:cs="Arial"/>
          <w:sz w:val="20"/>
          <w:szCs w:val="20"/>
          <w:lang w:val="nl-BE"/>
        </w:rPr>
      </w:pPr>
    </w:p>
    <w:p w14:paraId="67BAE5F2" w14:textId="77777777" w:rsidR="008759B3" w:rsidRDefault="008759B3" w:rsidP="006F3923">
      <w:pPr>
        <w:spacing w:line="210" w:lineRule="exact"/>
        <w:jc w:val="both"/>
        <w:rPr>
          <w:rFonts w:cs="Arial"/>
          <w:b/>
          <w:sz w:val="20"/>
          <w:szCs w:val="20"/>
          <w:lang w:val="nl-BE"/>
        </w:rPr>
      </w:pPr>
    </w:p>
    <w:p w14:paraId="08145068" w14:textId="77777777" w:rsidR="001F3975" w:rsidRDefault="001F3975" w:rsidP="006F3923">
      <w:pPr>
        <w:spacing w:line="210" w:lineRule="exact"/>
        <w:jc w:val="both"/>
        <w:rPr>
          <w:rFonts w:cs="Arial"/>
          <w:b/>
          <w:sz w:val="20"/>
          <w:szCs w:val="20"/>
          <w:lang w:val="nl-BE"/>
        </w:rPr>
      </w:pPr>
    </w:p>
    <w:p w14:paraId="0E5D50F1" w14:textId="77777777" w:rsidR="0085148C" w:rsidRDefault="0085148C" w:rsidP="006F3923">
      <w:pPr>
        <w:spacing w:line="210" w:lineRule="exact"/>
        <w:jc w:val="both"/>
        <w:rPr>
          <w:rFonts w:cs="Arial"/>
          <w:b/>
          <w:sz w:val="20"/>
          <w:szCs w:val="20"/>
          <w:lang w:val="nl-BE"/>
        </w:rPr>
      </w:pPr>
    </w:p>
    <w:p w14:paraId="2CF6F901" w14:textId="77777777" w:rsidR="007055D2" w:rsidRDefault="007055D2" w:rsidP="006F3923">
      <w:pPr>
        <w:spacing w:line="210" w:lineRule="exact"/>
        <w:jc w:val="both"/>
        <w:rPr>
          <w:rFonts w:cs="Arial"/>
          <w:b/>
          <w:sz w:val="20"/>
          <w:szCs w:val="20"/>
          <w:lang w:val="nl-BE"/>
        </w:rPr>
      </w:pPr>
    </w:p>
    <w:p w14:paraId="19BB71D5" w14:textId="77777777" w:rsidR="006F3923" w:rsidRDefault="006F3923" w:rsidP="006F3923">
      <w:pPr>
        <w:spacing w:line="210" w:lineRule="exact"/>
        <w:jc w:val="both"/>
        <w:rPr>
          <w:rFonts w:cs="Arial"/>
          <w:b/>
          <w:sz w:val="20"/>
          <w:szCs w:val="20"/>
          <w:lang w:val="nl-BE"/>
        </w:rPr>
      </w:pPr>
    </w:p>
    <w:p w14:paraId="470AC362" w14:textId="77777777" w:rsidR="006F3923" w:rsidRDefault="001331B9" w:rsidP="001331B9">
      <w:pPr>
        <w:spacing w:line="210" w:lineRule="exact"/>
        <w:ind w:firstLine="708"/>
        <w:jc w:val="both"/>
        <w:rPr>
          <w:rFonts w:cs="Arial"/>
          <w:b/>
          <w:sz w:val="20"/>
          <w:szCs w:val="20"/>
          <w:lang w:val="nl-BE"/>
        </w:rPr>
      </w:pPr>
      <w:r>
        <w:rPr>
          <w:rFonts w:cs="Arial"/>
          <w:b/>
          <w:sz w:val="20"/>
          <w:szCs w:val="20"/>
          <w:lang w:val="nl-BE"/>
        </w:rPr>
        <w:t>2…</w:t>
      </w:r>
      <w:r>
        <w:rPr>
          <w:rFonts w:cs="Arial"/>
          <w:b/>
          <w:sz w:val="20"/>
          <w:szCs w:val="20"/>
          <w:lang w:val="nl-BE"/>
        </w:rPr>
        <w:tab/>
      </w:r>
      <w:r>
        <w:rPr>
          <w:rFonts w:cs="Arial"/>
          <w:b/>
          <w:sz w:val="20"/>
          <w:szCs w:val="20"/>
          <w:lang w:val="nl-BE"/>
        </w:rPr>
        <w:tab/>
        <w:t>Kf6</w:t>
      </w:r>
    </w:p>
    <w:p w14:paraId="02F659A0" w14:textId="77777777" w:rsidR="006F3923" w:rsidRDefault="006F3923" w:rsidP="006F3923">
      <w:pPr>
        <w:jc w:val="both"/>
        <w:rPr>
          <w:rFonts w:cs="Arial"/>
          <w:b/>
          <w:sz w:val="20"/>
          <w:szCs w:val="20"/>
          <w:lang w:val="nl-BE"/>
        </w:rPr>
      </w:pPr>
      <w:r>
        <w:rPr>
          <w:rFonts w:cs="Arial"/>
          <w:b/>
          <w:sz w:val="20"/>
          <w:szCs w:val="20"/>
          <w:lang w:val="nl-BE"/>
        </w:rPr>
        <w:tab/>
        <w:t xml:space="preserve">3.Pd5+ </w:t>
      </w:r>
    </w:p>
    <w:p w14:paraId="3FD90C7E" w14:textId="77777777" w:rsidR="006F3923" w:rsidRDefault="006F3923" w:rsidP="006F3923">
      <w:pPr>
        <w:jc w:val="both"/>
        <w:rPr>
          <w:rFonts w:cs="Arial"/>
          <w:sz w:val="20"/>
          <w:szCs w:val="20"/>
          <w:lang w:val="nl-BE"/>
        </w:rPr>
      </w:pPr>
      <w:r>
        <w:rPr>
          <w:rFonts w:cs="Arial"/>
          <w:sz w:val="20"/>
          <w:szCs w:val="20"/>
          <w:lang w:val="nl-BE"/>
        </w:rPr>
        <w:t xml:space="preserve">Ook hier is de keuze 3.Pg8+? fout: 3..Kf5 4.Ph6+ Kg6 5.Lxe5 Kxh6, remise. </w:t>
      </w:r>
    </w:p>
    <w:p w14:paraId="04C10E8D" w14:textId="77777777" w:rsidR="006F3923" w:rsidRDefault="006F3923" w:rsidP="006F3923">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 xml:space="preserve">Kf5  </w:t>
      </w:r>
    </w:p>
    <w:p w14:paraId="7D57FA5B" w14:textId="77777777" w:rsidR="006F3923" w:rsidRDefault="006F3923" w:rsidP="006F3923">
      <w:pPr>
        <w:jc w:val="both"/>
        <w:rPr>
          <w:rFonts w:cs="Arial"/>
          <w:b/>
          <w:sz w:val="20"/>
          <w:szCs w:val="20"/>
          <w:lang w:val="nl-BE"/>
        </w:rPr>
      </w:pPr>
      <w:r>
        <w:rPr>
          <w:rFonts w:cs="Arial"/>
          <w:b/>
          <w:sz w:val="20"/>
          <w:szCs w:val="20"/>
          <w:lang w:val="nl-BE"/>
        </w:rPr>
        <w:tab/>
        <w:t xml:space="preserve">4.Pe3+ </w:t>
      </w:r>
      <w:r>
        <w:rPr>
          <w:rFonts w:cs="Arial"/>
          <w:b/>
          <w:sz w:val="20"/>
          <w:szCs w:val="20"/>
          <w:lang w:val="nl-BE"/>
        </w:rPr>
        <w:tab/>
      </w:r>
      <w:r>
        <w:rPr>
          <w:rFonts w:cs="Arial"/>
          <w:b/>
          <w:sz w:val="20"/>
          <w:szCs w:val="20"/>
          <w:lang w:val="nl-BE"/>
        </w:rPr>
        <w:tab/>
        <w:t xml:space="preserve">Kf6 </w:t>
      </w:r>
    </w:p>
    <w:p w14:paraId="332C6BAC" w14:textId="77777777" w:rsidR="006F3923" w:rsidRDefault="006F3923" w:rsidP="006F3923">
      <w:pPr>
        <w:jc w:val="both"/>
        <w:rPr>
          <w:rFonts w:cs="Arial"/>
          <w:b/>
          <w:sz w:val="20"/>
          <w:szCs w:val="20"/>
          <w:lang w:val="nl-BE"/>
        </w:rPr>
      </w:pPr>
      <w:r>
        <w:rPr>
          <w:rFonts w:cs="Arial"/>
          <w:b/>
          <w:sz w:val="20"/>
          <w:szCs w:val="20"/>
          <w:lang w:val="nl-BE"/>
        </w:rPr>
        <w:tab/>
        <w:t xml:space="preserve">5.Pg4+ </w:t>
      </w:r>
    </w:p>
    <w:p w14:paraId="4A2B6DA4" w14:textId="77777777" w:rsidR="006F3923" w:rsidRDefault="006F3923" w:rsidP="006F3923">
      <w:pPr>
        <w:jc w:val="both"/>
        <w:rPr>
          <w:rFonts w:cs="Arial"/>
          <w:sz w:val="20"/>
          <w:szCs w:val="20"/>
          <w:lang w:val="nl-BE"/>
        </w:rPr>
      </w:pPr>
      <w:r>
        <w:rPr>
          <w:rFonts w:cs="Arial"/>
          <w:sz w:val="20"/>
          <w:szCs w:val="20"/>
          <w:lang w:val="nl-BE"/>
        </w:rPr>
        <w:t>En niet 5.Pd7+? Ke6 6.Lxe6 (6.Pxe5? Ph5.) 6…Pe8 en nu ont-snapt dit paard met remise.</w:t>
      </w:r>
    </w:p>
    <w:p w14:paraId="7F1A0357" w14:textId="77777777" w:rsidR="006F3923" w:rsidRDefault="006F3923" w:rsidP="006F3923">
      <w:pPr>
        <w:jc w:val="both"/>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 xml:space="preserve">Kf5 </w:t>
      </w:r>
    </w:p>
    <w:p w14:paraId="23FF2DD9" w14:textId="77777777" w:rsidR="006F3923" w:rsidDel="00372C77" w:rsidRDefault="006F3923" w:rsidP="006F3923">
      <w:pPr>
        <w:jc w:val="both"/>
        <w:rPr>
          <w:del w:id="11" w:author="Ignace Vandecasteele" w:date="2017-09-11T11:04:00Z"/>
          <w:rFonts w:cs="Arial"/>
          <w:b/>
          <w:sz w:val="20"/>
          <w:szCs w:val="20"/>
          <w:lang w:val="nl-BE"/>
        </w:rPr>
      </w:pPr>
      <w:r>
        <w:rPr>
          <w:rFonts w:cs="Arial"/>
          <w:b/>
          <w:sz w:val="20"/>
          <w:szCs w:val="20"/>
          <w:lang w:val="nl-BE"/>
        </w:rPr>
        <w:tab/>
        <w:t xml:space="preserve">6.Lxe5 </w:t>
      </w:r>
    </w:p>
    <w:p w14:paraId="0F8EA072" w14:textId="77777777" w:rsidR="00372C77" w:rsidRDefault="00372C77" w:rsidP="006F3923">
      <w:pPr>
        <w:jc w:val="both"/>
        <w:rPr>
          <w:ins w:id="12" w:author="Ignace Vandecasteele" w:date="2017-09-11T11:06:00Z"/>
          <w:rFonts w:cs="Arial"/>
          <w:sz w:val="20"/>
          <w:szCs w:val="20"/>
          <w:lang w:val="nl-BE"/>
        </w:rPr>
      </w:pPr>
    </w:p>
    <w:p w14:paraId="6DADFB3F" w14:textId="77777777" w:rsidR="00372C77" w:rsidRDefault="006F3923" w:rsidP="006F3923">
      <w:pPr>
        <w:jc w:val="both"/>
        <w:rPr>
          <w:ins w:id="13" w:author="Ignace Vandecasteele" w:date="2017-09-11T11:09:00Z"/>
          <w:rFonts w:cs="Arial"/>
          <w:sz w:val="20"/>
          <w:szCs w:val="20"/>
          <w:lang w:val="nl-BE"/>
        </w:rPr>
      </w:pPr>
      <w:del w:id="14" w:author="Ignace Vandecasteele" w:date="2017-09-11T11:03:00Z">
        <w:r w:rsidDel="006B397F">
          <w:rPr>
            <w:rFonts w:cs="Arial"/>
            <w:sz w:val="20"/>
            <w:szCs w:val="20"/>
            <w:lang w:val="nl-BE"/>
          </w:rPr>
          <w:delText>E</w:delText>
        </w:r>
      </w:del>
      <w:r>
        <w:rPr>
          <w:rFonts w:cs="Arial"/>
          <w:sz w:val="20"/>
          <w:szCs w:val="20"/>
          <w:lang w:val="nl-BE"/>
        </w:rPr>
        <w:t>indelijk</w:t>
      </w:r>
      <w:ins w:id="15" w:author="Ignace Vandecasteele" w:date="2017-09-11T11:07:00Z">
        <w:r w:rsidR="00372C77">
          <w:rPr>
            <w:rFonts w:cs="Arial"/>
            <w:sz w:val="20"/>
            <w:szCs w:val="20"/>
            <w:lang w:val="nl-BE"/>
          </w:rPr>
          <w:t xml:space="preserve"> w</w:t>
        </w:r>
      </w:ins>
      <w:ins w:id="16" w:author="Ignace Vandecasteele" w:date="2017-09-11T11:08:00Z">
        <w:r w:rsidR="00372C77">
          <w:rPr>
            <w:rFonts w:cs="Arial"/>
            <w:sz w:val="20"/>
            <w:szCs w:val="20"/>
            <w:lang w:val="nl-BE"/>
          </w:rPr>
          <w:t>i</w:t>
        </w:r>
      </w:ins>
      <w:ins w:id="17" w:author="Ignace Vandecasteele" w:date="2017-09-11T11:07:00Z">
        <w:r w:rsidR="00372C77">
          <w:rPr>
            <w:rFonts w:cs="Arial"/>
            <w:sz w:val="20"/>
            <w:szCs w:val="20"/>
            <w:lang w:val="nl-BE"/>
          </w:rPr>
          <w:t>nt wit.</w:t>
        </w:r>
      </w:ins>
    </w:p>
    <w:p w14:paraId="468C84D1" w14:textId="77777777" w:rsidR="000C0728" w:rsidRDefault="000C0728" w:rsidP="006F3923">
      <w:pPr>
        <w:jc w:val="both"/>
        <w:rPr>
          <w:ins w:id="18" w:author="Ignace Vandecasteele" w:date="2017-09-11T11:07:00Z"/>
          <w:rFonts w:cs="Arial"/>
          <w:sz w:val="20"/>
          <w:szCs w:val="20"/>
          <w:lang w:val="nl-BE"/>
        </w:rPr>
      </w:pPr>
    </w:p>
    <w:p w14:paraId="17D0132E" w14:textId="77777777" w:rsidR="00C20ECA" w:rsidRDefault="006F3923" w:rsidP="006F3923">
      <w:pPr>
        <w:jc w:val="both"/>
        <w:rPr>
          <w:rFonts w:cs="Arial"/>
          <w:sz w:val="20"/>
          <w:szCs w:val="20"/>
          <w:lang w:val="nl-BE"/>
        </w:rPr>
      </w:pPr>
      <w:del w:id="19" w:author="Ignace Vandecasteele" w:date="2017-09-11T11:07:00Z">
        <w:r w:rsidDel="00372C77">
          <w:rPr>
            <w:rFonts w:cs="Arial"/>
            <w:sz w:val="20"/>
            <w:szCs w:val="20"/>
            <w:lang w:val="nl-BE"/>
          </w:rPr>
          <w:delText xml:space="preserve">. </w:delText>
        </w:r>
      </w:del>
      <w:r>
        <w:rPr>
          <w:rFonts w:cs="Arial"/>
          <w:sz w:val="20"/>
          <w:szCs w:val="20"/>
          <w:lang w:val="nl-BE"/>
        </w:rPr>
        <w:t xml:space="preserve">Maar </w:t>
      </w:r>
      <w:r w:rsidR="001331B9">
        <w:rPr>
          <w:rFonts w:cs="Arial"/>
          <w:sz w:val="20"/>
          <w:szCs w:val="20"/>
          <w:lang w:val="nl-BE"/>
        </w:rPr>
        <w:t>niet</w:t>
      </w:r>
      <w:ins w:id="20" w:author="Ignace Vandecasteele" w:date="2017-09-11T11:08:00Z">
        <w:r w:rsidR="00372C77">
          <w:rPr>
            <w:rFonts w:cs="Arial"/>
            <w:sz w:val="20"/>
            <w:szCs w:val="20"/>
            <w:lang w:val="nl-BE"/>
          </w:rPr>
          <w:t xml:space="preserve"> met:</w:t>
        </w:r>
      </w:ins>
      <w:del w:id="21" w:author="Ignace Vandecasteele" w:date="2017-09-11T11:08:00Z">
        <w:r w:rsidR="00C20ECA" w:rsidDel="00372C77">
          <w:rPr>
            <w:rFonts w:cs="Arial"/>
            <w:sz w:val="20"/>
            <w:szCs w:val="20"/>
            <w:lang w:val="nl-BE"/>
          </w:rPr>
          <w:delText>:</w:delText>
        </w:r>
      </w:del>
    </w:p>
    <w:p w14:paraId="247C899B" w14:textId="77777777" w:rsidR="00372C77" w:rsidRPr="00C57345" w:rsidRDefault="00C20ECA" w:rsidP="006F3923">
      <w:pPr>
        <w:jc w:val="both"/>
        <w:rPr>
          <w:ins w:id="22" w:author="Ignace Vandecasteele" w:date="2017-09-11T11:08:00Z"/>
          <w:rFonts w:cs="Arial"/>
          <w:sz w:val="20"/>
          <w:szCs w:val="20"/>
          <w:lang w:val="nl-BE"/>
          <w:rPrChange w:id="23" w:author="Ignace Vandecasteele" w:date="2017-09-11T11:27:00Z">
            <w:rPr>
              <w:ins w:id="24" w:author="Ignace Vandecasteele" w:date="2017-09-11T11:08:00Z"/>
              <w:rFonts w:cs="Arial"/>
              <w:sz w:val="20"/>
              <w:szCs w:val="20"/>
              <w:lang w:val="en-GB"/>
            </w:rPr>
          </w:rPrChange>
        </w:rPr>
      </w:pPr>
      <w:r w:rsidRPr="00C57345">
        <w:rPr>
          <w:rFonts w:cs="Arial"/>
          <w:i/>
          <w:sz w:val="20"/>
          <w:szCs w:val="20"/>
          <w:lang w:val="nl-BE"/>
          <w:rPrChange w:id="25" w:author="Ignace Vandecasteele" w:date="2017-09-11T11:27:00Z">
            <w:rPr>
              <w:rFonts w:cs="Arial"/>
              <w:i/>
              <w:sz w:val="20"/>
              <w:szCs w:val="20"/>
              <w:lang w:val="en-GB"/>
            </w:rPr>
          </w:rPrChange>
        </w:rPr>
        <w:t xml:space="preserve">a)   </w:t>
      </w:r>
      <w:r w:rsidRPr="00C57345">
        <w:rPr>
          <w:rFonts w:cs="Arial"/>
          <w:sz w:val="20"/>
          <w:szCs w:val="20"/>
          <w:lang w:val="nl-BE"/>
          <w:rPrChange w:id="26" w:author="Ignace Vandecasteele" w:date="2017-09-11T11:27:00Z">
            <w:rPr>
              <w:rFonts w:cs="Arial"/>
              <w:sz w:val="20"/>
              <w:szCs w:val="20"/>
              <w:lang w:val="en-GB"/>
            </w:rPr>
          </w:rPrChange>
        </w:rPr>
        <w:t xml:space="preserve">6.Pxe5? Ph5 enzovoort. Of: </w:t>
      </w:r>
      <w:r w:rsidR="006F3923" w:rsidRPr="00C57345">
        <w:rPr>
          <w:rFonts w:cs="Arial"/>
          <w:sz w:val="20"/>
          <w:szCs w:val="20"/>
          <w:lang w:val="nl-BE"/>
          <w:rPrChange w:id="27" w:author="Ignace Vandecasteele" w:date="2017-09-11T11:27:00Z">
            <w:rPr>
              <w:rFonts w:cs="Arial"/>
              <w:sz w:val="20"/>
              <w:szCs w:val="20"/>
              <w:lang w:val="en-GB"/>
            </w:rPr>
          </w:rPrChange>
        </w:rPr>
        <w:t xml:space="preserve"> </w:t>
      </w:r>
    </w:p>
    <w:p w14:paraId="58B7B422" w14:textId="77777777" w:rsidR="006F3923" w:rsidDel="00372C77" w:rsidRDefault="00C20ECA" w:rsidP="006F3923">
      <w:pPr>
        <w:jc w:val="both"/>
        <w:rPr>
          <w:del w:id="28" w:author="Ignace Vandecasteele" w:date="2017-09-11T11:07:00Z"/>
          <w:rFonts w:cs="Arial"/>
          <w:sz w:val="20"/>
          <w:szCs w:val="20"/>
          <w:lang w:val="nl-BE"/>
        </w:rPr>
      </w:pPr>
      <w:r w:rsidRPr="00C57345">
        <w:rPr>
          <w:rFonts w:cs="Arial"/>
          <w:i/>
          <w:sz w:val="20"/>
          <w:szCs w:val="20"/>
          <w:lang w:val="nl-BE"/>
          <w:rPrChange w:id="29" w:author="Ignace Vandecasteele" w:date="2017-09-11T11:27:00Z">
            <w:rPr>
              <w:rFonts w:cs="Arial"/>
              <w:i/>
              <w:sz w:val="20"/>
              <w:szCs w:val="20"/>
              <w:lang w:val="en-GB"/>
            </w:rPr>
          </w:rPrChange>
        </w:rPr>
        <w:t xml:space="preserve">b) </w:t>
      </w:r>
      <w:del w:id="30" w:author="Ignace Vandecasteele" w:date="2017-09-11T11:09:00Z">
        <w:r w:rsidRPr="00C57345" w:rsidDel="00372C77">
          <w:rPr>
            <w:rFonts w:cs="Arial"/>
            <w:i/>
            <w:sz w:val="20"/>
            <w:szCs w:val="20"/>
            <w:lang w:val="nl-BE"/>
            <w:rPrChange w:id="31" w:author="Ignace Vandecasteele" w:date="2017-09-11T11:27:00Z">
              <w:rPr>
                <w:rFonts w:cs="Arial"/>
                <w:i/>
                <w:sz w:val="20"/>
                <w:szCs w:val="20"/>
                <w:lang w:val="en-GB"/>
              </w:rPr>
            </w:rPrChange>
          </w:rPr>
          <w:delText xml:space="preserve"> </w:delText>
        </w:r>
      </w:del>
      <w:r w:rsidR="006F3923" w:rsidRPr="00C57345">
        <w:rPr>
          <w:rFonts w:cs="Arial"/>
          <w:sz w:val="20"/>
          <w:szCs w:val="20"/>
          <w:lang w:val="nl-BE"/>
          <w:rPrChange w:id="32" w:author="Ignace Vandecasteele" w:date="2017-09-11T11:27:00Z">
            <w:rPr>
              <w:rFonts w:cs="Arial"/>
              <w:sz w:val="20"/>
              <w:szCs w:val="20"/>
              <w:lang w:val="en-GB"/>
            </w:rPr>
          </w:rPrChange>
        </w:rPr>
        <w:t>6.Ph6+</w:t>
      </w:r>
      <w:r w:rsidR="00CF702E" w:rsidRPr="00C57345">
        <w:rPr>
          <w:rFonts w:cs="Arial"/>
          <w:sz w:val="20"/>
          <w:szCs w:val="20"/>
          <w:lang w:val="nl-BE"/>
          <w:rPrChange w:id="33" w:author="Ignace Vandecasteele" w:date="2017-09-11T11:27:00Z">
            <w:rPr>
              <w:rFonts w:cs="Arial"/>
              <w:sz w:val="20"/>
              <w:szCs w:val="20"/>
              <w:lang w:val="en-GB"/>
            </w:rPr>
          </w:rPrChange>
        </w:rPr>
        <w:t>?</w:t>
      </w:r>
      <w:r w:rsidR="006F3923" w:rsidRPr="00C57345">
        <w:rPr>
          <w:rFonts w:cs="Arial"/>
          <w:sz w:val="20"/>
          <w:szCs w:val="20"/>
          <w:lang w:val="nl-BE"/>
          <w:rPrChange w:id="34" w:author="Ignace Vandecasteele" w:date="2017-09-11T11:27:00Z">
            <w:rPr>
              <w:rFonts w:cs="Arial"/>
              <w:sz w:val="20"/>
              <w:szCs w:val="20"/>
              <w:lang w:val="en-GB"/>
            </w:rPr>
          </w:rPrChange>
        </w:rPr>
        <w:t xml:space="preserve"> </w:t>
      </w:r>
      <w:r w:rsidR="006F3923" w:rsidRPr="00B354CB">
        <w:rPr>
          <w:rFonts w:cs="Arial"/>
          <w:sz w:val="20"/>
          <w:szCs w:val="20"/>
          <w:lang w:val="nl-BE"/>
        </w:rPr>
        <w:t>Kg6 7.Lx</w:t>
      </w:r>
      <w:r w:rsidR="005C0EEF" w:rsidRPr="00B354CB">
        <w:rPr>
          <w:rFonts w:cs="Arial"/>
          <w:sz w:val="20"/>
          <w:szCs w:val="20"/>
          <w:lang w:val="nl-BE"/>
        </w:rPr>
        <w:t>e5 Kxh6.</w:t>
      </w:r>
      <w:r w:rsidRPr="00B354CB">
        <w:rPr>
          <w:rFonts w:cs="Arial"/>
          <w:sz w:val="20"/>
          <w:szCs w:val="20"/>
          <w:lang w:val="nl-BE"/>
        </w:rPr>
        <w:t xml:space="preserve"> </w:t>
      </w:r>
      <w:r>
        <w:rPr>
          <w:rFonts w:cs="Arial"/>
          <w:sz w:val="20"/>
          <w:szCs w:val="20"/>
          <w:lang w:val="nl-BE"/>
        </w:rPr>
        <w:t>Beide met remise.</w:t>
      </w:r>
      <w:del w:id="35" w:author="Ignace Vandecasteele" w:date="2017-09-11T11:07:00Z">
        <w:r w:rsidR="006F3923" w:rsidDel="00372C77">
          <w:rPr>
            <w:rFonts w:cs="Arial"/>
            <w:sz w:val="20"/>
            <w:szCs w:val="20"/>
            <w:lang w:val="nl-BE"/>
          </w:rPr>
          <w:delText xml:space="preserve"> </w:delText>
        </w:r>
      </w:del>
    </w:p>
    <w:p w14:paraId="1A86585E" w14:textId="77777777" w:rsidR="006F3923" w:rsidRPr="001513C2" w:rsidDel="00372C77" w:rsidRDefault="006F3923" w:rsidP="006F3923">
      <w:pPr>
        <w:jc w:val="both"/>
        <w:rPr>
          <w:del w:id="36" w:author="Ignace Vandecasteele" w:date="2017-09-11T11:07:00Z"/>
          <w:rFonts w:cs="Arial"/>
          <w:sz w:val="20"/>
          <w:szCs w:val="20"/>
          <w:lang w:val="nl-BE"/>
        </w:rPr>
      </w:pPr>
      <w:del w:id="37" w:author="Ignace Vandecasteele" w:date="2017-09-11T11:07:00Z">
        <w:r w:rsidDel="00372C77">
          <w:rPr>
            <w:rFonts w:cs="Arial"/>
            <w:b/>
            <w:sz w:val="20"/>
            <w:szCs w:val="20"/>
            <w:lang w:val="nl-BE"/>
          </w:rPr>
          <w:tab/>
        </w:r>
        <w:r w:rsidRPr="001513C2" w:rsidDel="00372C77">
          <w:rPr>
            <w:rFonts w:cs="Arial"/>
            <w:b/>
            <w:sz w:val="20"/>
            <w:szCs w:val="20"/>
            <w:lang w:val="nl-BE"/>
          </w:rPr>
          <w:delText>6…</w:delText>
        </w:r>
        <w:r w:rsidRPr="001513C2" w:rsidDel="00372C77">
          <w:rPr>
            <w:rFonts w:cs="Arial"/>
            <w:b/>
            <w:sz w:val="20"/>
            <w:szCs w:val="20"/>
            <w:lang w:val="nl-BE"/>
          </w:rPr>
          <w:tab/>
        </w:r>
        <w:r w:rsidRPr="001513C2" w:rsidDel="00372C77">
          <w:rPr>
            <w:rFonts w:cs="Arial"/>
            <w:b/>
            <w:sz w:val="20"/>
            <w:szCs w:val="20"/>
            <w:lang w:val="nl-BE"/>
          </w:rPr>
          <w:tab/>
          <w:delText>Ph5</w:delText>
        </w:r>
        <w:r w:rsidRPr="001513C2" w:rsidDel="00372C77">
          <w:rPr>
            <w:rFonts w:cs="Arial"/>
            <w:sz w:val="20"/>
            <w:szCs w:val="20"/>
            <w:lang w:val="nl-BE"/>
          </w:rPr>
          <w:delText xml:space="preserve"> </w:delText>
        </w:r>
      </w:del>
    </w:p>
    <w:p w14:paraId="2EF8C3B9" w14:textId="77777777" w:rsidR="006F3923" w:rsidRPr="001513C2" w:rsidDel="00372C77" w:rsidRDefault="006F3923" w:rsidP="006F3923">
      <w:pPr>
        <w:jc w:val="both"/>
        <w:rPr>
          <w:del w:id="38" w:author="Ignace Vandecasteele" w:date="2017-09-11T11:07:00Z"/>
          <w:rFonts w:cs="Arial"/>
          <w:b/>
          <w:sz w:val="20"/>
          <w:szCs w:val="20"/>
          <w:lang w:val="nl-BE"/>
        </w:rPr>
      </w:pPr>
      <w:del w:id="39" w:author="Ignace Vandecasteele" w:date="2017-09-11T11:07:00Z">
        <w:r w:rsidRPr="001513C2" w:rsidDel="00372C77">
          <w:rPr>
            <w:rFonts w:cs="Arial"/>
            <w:b/>
            <w:sz w:val="20"/>
            <w:szCs w:val="20"/>
            <w:lang w:val="nl-BE"/>
          </w:rPr>
          <w:tab/>
          <w:delText xml:space="preserve">7.Kh3 </w:delText>
        </w:r>
        <w:r w:rsidRPr="001513C2" w:rsidDel="00372C77">
          <w:rPr>
            <w:rFonts w:cs="Arial"/>
            <w:b/>
            <w:sz w:val="20"/>
            <w:szCs w:val="20"/>
            <w:lang w:val="nl-BE"/>
          </w:rPr>
          <w:tab/>
        </w:r>
        <w:r w:rsidRPr="001513C2" w:rsidDel="00372C77">
          <w:rPr>
            <w:rFonts w:cs="Arial"/>
            <w:b/>
            <w:sz w:val="20"/>
            <w:szCs w:val="20"/>
            <w:lang w:val="nl-BE"/>
          </w:rPr>
          <w:tab/>
          <w:delText>Pf4</w:delText>
        </w:r>
        <w:r w:rsidR="00676981" w:rsidRPr="001513C2" w:rsidDel="00372C77">
          <w:rPr>
            <w:rFonts w:cs="Arial"/>
            <w:b/>
            <w:sz w:val="20"/>
            <w:szCs w:val="20"/>
            <w:lang w:val="nl-BE"/>
          </w:rPr>
          <w:delText>+</w:delText>
        </w:r>
        <w:r w:rsidRPr="001513C2" w:rsidDel="00372C77">
          <w:rPr>
            <w:rFonts w:cs="Arial"/>
            <w:b/>
            <w:sz w:val="20"/>
            <w:szCs w:val="20"/>
            <w:lang w:val="nl-BE"/>
          </w:rPr>
          <w:delText xml:space="preserve">  </w:delText>
        </w:r>
      </w:del>
    </w:p>
    <w:p w14:paraId="1879652E" w14:textId="77777777" w:rsidR="006F3923" w:rsidRPr="001513C2" w:rsidDel="00372C77" w:rsidRDefault="00676981" w:rsidP="006F3923">
      <w:pPr>
        <w:jc w:val="both"/>
        <w:rPr>
          <w:del w:id="40" w:author="Ignace Vandecasteele" w:date="2017-09-11T11:07:00Z"/>
          <w:rFonts w:cs="Arial"/>
          <w:b/>
          <w:sz w:val="20"/>
          <w:szCs w:val="20"/>
          <w:lang w:val="nl-BE"/>
        </w:rPr>
      </w:pPr>
      <w:del w:id="41" w:author="Ignace Vandecasteele" w:date="2017-09-11T11:07:00Z">
        <w:r w:rsidRPr="001513C2" w:rsidDel="00372C77">
          <w:rPr>
            <w:rFonts w:cs="Arial"/>
            <w:b/>
            <w:sz w:val="20"/>
            <w:szCs w:val="20"/>
            <w:lang w:val="nl-BE"/>
          </w:rPr>
          <w:tab/>
          <w:delText xml:space="preserve">8.Kg3 </w:delText>
        </w:r>
        <w:r w:rsidRPr="001513C2" w:rsidDel="00372C77">
          <w:rPr>
            <w:rFonts w:cs="Arial"/>
            <w:b/>
            <w:sz w:val="20"/>
            <w:szCs w:val="20"/>
            <w:lang w:val="nl-BE"/>
          </w:rPr>
          <w:tab/>
        </w:r>
        <w:r w:rsidRPr="001513C2" w:rsidDel="00372C77">
          <w:rPr>
            <w:rFonts w:cs="Arial"/>
            <w:b/>
            <w:sz w:val="20"/>
            <w:szCs w:val="20"/>
            <w:lang w:val="nl-BE"/>
          </w:rPr>
          <w:tab/>
          <w:delText>Pe6</w:delText>
        </w:r>
      </w:del>
    </w:p>
    <w:p w14:paraId="042B4871" w14:textId="77777777" w:rsidR="00B43826" w:rsidRPr="001513C2" w:rsidDel="00372C77" w:rsidRDefault="00B43826" w:rsidP="006F3923">
      <w:pPr>
        <w:jc w:val="both"/>
        <w:rPr>
          <w:del w:id="42" w:author="Ignace Vandecasteele" w:date="2017-09-11T11:07:00Z"/>
          <w:rFonts w:cs="Arial"/>
          <w:b/>
          <w:sz w:val="20"/>
          <w:szCs w:val="20"/>
          <w:lang w:val="nl-BE"/>
        </w:rPr>
      </w:pPr>
      <w:del w:id="43" w:author="Ignace Vandecasteele" w:date="2017-09-11T11:07:00Z">
        <w:r w:rsidRPr="001513C2" w:rsidDel="00372C77">
          <w:rPr>
            <w:rFonts w:cs="Arial"/>
            <w:b/>
            <w:sz w:val="20"/>
            <w:szCs w:val="20"/>
            <w:lang w:val="nl-BE"/>
          </w:rPr>
          <w:tab/>
          <w:delText>9.Pxe6</w:delText>
        </w:r>
        <w:r w:rsidRPr="001513C2" w:rsidDel="00372C77">
          <w:rPr>
            <w:rFonts w:cs="Arial"/>
            <w:b/>
            <w:sz w:val="20"/>
            <w:szCs w:val="20"/>
            <w:lang w:val="nl-BE"/>
          </w:rPr>
          <w:tab/>
        </w:r>
        <w:r w:rsidRPr="001513C2" w:rsidDel="00372C77">
          <w:rPr>
            <w:rFonts w:cs="Arial"/>
            <w:b/>
            <w:sz w:val="20"/>
            <w:szCs w:val="20"/>
            <w:lang w:val="nl-BE"/>
          </w:rPr>
          <w:tab/>
          <w:delText>Kxe6</w:delText>
        </w:r>
      </w:del>
    </w:p>
    <w:p w14:paraId="0B86C968" w14:textId="77777777" w:rsidR="006F3923" w:rsidRPr="00676981" w:rsidDel="00372C77" w:rsidRDefault="006F3923" w:rsidP="006F3923">
      <w:pPr>
        <w:jc w:val="both"/>
        <w:rPr>
          <w:del w:id="44" w:author="Ignace Vandecasteele" w:date="2017-09-11T11:07:00Z"/>
          <w:rFonts w:cs="Arial"/>
          <w:b/>
          <w:sz w:val="20"/>
          <w:szCs w:val="20"/>
          <w:lang w:val="nl-BE"/>
        </w:rPr>
      </w:pPr>
    </w:p>
    <w:p w14:paraId="4CE950A7" w14:textId="77777777" w:rsidR="006F3923" w:rsidRPr="00676981" w:rsidRDefault="00676981" w:rsidP="006F3923">
      <w:pPr>
        <w:jc w:val="both"/>
        <w:rPr>
          <w:rFonts w:cs="Arial"/>
          <w:sz w:val="20"/>
          <w:szCs w:val="20"/>
          <w:lang w:val="nl-BE"/>
        </w:rPr>
      </w:pPr>
      <w:del w:id="45" w:author="Ignace Vandecasteele" w:date="2017-09-11T11:07:00Z">
        <w:r w:rsidRPr="00676981" w:rsidDel="00372C77">
          <w:rPr>
            <w:rFonts w:cs="Arial"/>
            <w:sz w:val="20"/>
            <w:szCs w:val="20"/>
            <w:lang w:val="nl-BE"/>
          </w:rPr>
          <w:delText>En wit wint met loper en paard.</w:delText>
        </w:r>
      </w:del>
    </w:p>
    <w:p w14:paraId="2DC80783" w14:textId="77777777" w:rsidR="005032A2" w:rsidRPr="00676981" w:rsidRDefault="005032A2" w:rsidP="006F3923">
      <w:pPr>
        <w:jc w:val="both"/>
        <w:rPr>
          <w:rFonts w:cs="Arial"/>
          <w:sz w:val="20"/>
          <w:szCs w:val="20"/>
          <w:lang w:val="nl-BE"/>
        </w:rPr>
      </w:pPr>
    </w:p>
    <w:p w14:paraId="6DD4F531" w14:textId="77777777" w:rsidR="005032A2" w:rsidRDefault="0045218B" w:rsidP="005032A2">
      <w:pPr>
        <w:jc w:val="both"/>
        <w:rPr>
          <w:rFonts w:cs="Arial"/>
          <w:sz w:val="20"/>
          <w:szCs w:val="20"/>
          <w:lang w:val="en-GB"/>
        </w:rPr>
      </w:pPr>
      <w:r>
        <w:rPr>
          <w:rFonts w:cs="Arial"/>
          <w:i/>
          <w:sz w:val="20"/>
          <w:szCs w:val="20"/>
          <w:lang w:val="en-GB"/>
        </w:rPr>
        <w:t>“</w:t>
      </w:r>
      <w:r w:rsidR="005032A2">
        <w:rPr>
          <w:rFonts w:cs="Arial"/>
          <w:i/>
          <w:sz w:val="20"/>
          <w:szCs w:val="20"/>
          <w:lang w:val="en-GB"/>
        </w:rPr>
        <w:t xml:space="preserve">At times and fortunately for us all, friend Ignace remembers that he is born under the invisible sign of the Carousel” </w:t>
      </w:r>
      <w:r w:rsidR="005032A2">
        <w:rPr>
          <w:rFonts w:cs="Arial"/>
          <w:sz w:val="20"/>
          <w:szCs w:val="20"/>
          <w:lang w:val="en-GB"/>
        </w:rPr>
        <w:t>vermoedde Julien Van</w:t>
      </w:r>
      <w:r w:rsidR="00C036F7">
        <w:rPr>
          <w:rFonts w:cs="Arial"/>
          <w:sz w:val="20"/>
          <w:szCs w:val="20"/>
          <w:lang w:val="en-GB"/>
        </w:rPr>
        <w:t>-</w:t>
      </w:r>
      <w:r w:rsidR="005032A2">
        <w:rPr>
          <w:rFonts w:cs="Arial"/>
          <w:sz w:val="20"/>
          <w:szCs w:val="20"/>
          <w:lang w:val="en-GB"/>
        </w:rPr>
        <w:t>diest.</w:t>
      </w:r>
    </w:p>
    <w:p w14:paraId="1DCF5961" w14:textId="77777777" w:rsidR="005032A2" w:rsidRPr="005032A2" w:rsidRDefault="005032A2" w:rsidP="006F3923">
      <w:pPr>
        <w:jc w:val="both"/>
        <w:rPr>
          <w:rFonts w:cs="Arial"/>
          <w:sz w:val="20"/>
          <w:szCs w:val="20"/>
          <w:lang w:val="en-GB"/>
        </w:rPr>
      </w:pPr>
    </w:p>
    <w:p w14:paraId="36A4AC64" w14:textId="77777777" w:rsidR="006F3923" w:rsidRPr="005032A2" w:rsidRDefault="006F3923" w:rsidP="006F3923">
      <w:pPr>
        <w:jc w:val="both"/>
        <w:rPr>
          <w:rFonts w:cs="Arial"/>
          <w:sz w:val="20"/>
          <w:szCs w:val="20"/>
        </w:rPr>
      </w:pPr>
    </w:p>
    <w:p w14:paraId="66763D1C" w14:textId="77777777" w:rsidR="001331B9" w:rsidRPr="005032A2" w:rsidRDefault="001331B9" w:rsidP="006F3923">
      <w:pPr>
        <w:jc w:val="both"/>
        <w:rPr>
          <w:rFonts w:cs="Arial"/>
          <w:sz w:val="20"/>
          <w:szCs w:val="20"/>
        </w:rPr>
      </w:pPr>
    </w:p>
    <w:p w14:paraId="611351A2" w14:textId="77777777" w:rsidR="001331B9" w:rsidRPr="005032A2" w:rsidRDefault="001331B9" w:rsidP="006F3923">
      <w:pPr>
        <w:jc w:val="both"/>
        <w:rPr>
          <w:rFonts w:cs="Arial"/>
          <w:sz w:val="20"/>
          <w:szCs w:val="20"/>
        </w:rPr>
      </w:pPr>
    </w:p>
    <w:p w14:paraId="3D2F945C" w14:textId="77777777" w:rsidR="001331B9" w:rsidRPr="005032A2" w:rsidRDefault="001331B9" w:rsidP="006F3923">
      <w:pPr>
        <w:jc w:val="both"/>
        <w:rPr>
          <w:rFonts w:cs="Arial"/>
          <w:sz w:val="20"/>
          <w:szCs w:val="20"/>
        </w:rPr>
      </w:pPr>
    </w:p>
    <w:p w14:paraId="655B6576" w14:textId="77777777" w:rsidR="001331B9" w:rsidRPr="005032A2" w:rsidRDefault="001331B9" w:rsidP="006F3923">
      <w:pPr>
        <w:jc w:val="both"/>
        <w:rPr>
          <w:rFonts w:cs="Arial"/>
          <w:sz w:val="20"/>
          <w:szCs w:val="20"/>
        </w:rPr>
      </w:pPr>
    </w:p>
    <w:p w14:paraId="7E504A1D" w14:textId="77777777" w:rsidR="00353579" w:rsidRDefault="00353579" w:rsidP="006F3923">
      <w:pPr>
        <w:jc w:val="both"/>
        <w:rPr>
          <w:rFonts w:cs="Arial"/>
          <w:sz w:val="20"/>
          <w:szCs w:val="20"/>
        </w:rPr>
      </w:pPr>
    </w:p>
    <w:p w14:paraId="69382A1A" w14:textId="77777777" w:rsidR="002F12DD" w:rsidRDefault="002F12DD" w:rsidP="006F3923">
      <w:pPr>
        <w:jc w:val="both"/>
        <w:rPr>
          <w:rFonts w:cs="Arial"/>
          <w:sz w:val="20"/>
          <w:szCs w:val="20"/>
        </w:rPr>
      </w:pPr>
    </w:p>
    <w:p w14:paraId="2AB4131E" w14:textId="77777777" w:rsidR="008863C2" w:rsidRPr="005032A2" w:rsidRDefault="008863C2" w:rsidP="006F3923">
      <w:pPr>
        <w:jc w:val="both"/>
        <w:rPr>
          <w:rFonts w:cs="Arial"/>
          <w:sz w:val="20"/>
          <w:szCs w:val="20"/>
        </w:rPr>
      </w:pPr>
    </w:p>
    <w:p w14:paraId="594E4069" w14:textId="77777777" w:rsidR="007A6309" w:rsidRDefault="007A6309" w:rsidP="006F3923">
      <w:pPr>
        <w:jc w:val="both"/>
        <w:rPr>
          <w:rFonts w:cs="Arial"/>
          <w:sz w:val="20"/>
          <w:szCs w:val="20"/>
          <w:lang w:val="en-GB"/>
        </w:rPr>
      </w:pPr>
    </w:p>
    <w:p w14:paraId="2A09E62B" w14:textId="77777777" w:rsidR="00DE5699" w:rsidRDefault="00DE5699" w:rsidP="006F3923">
      <w:pPr>
        <w:jc w:val="both"/>
        <w:rPr>
          <w:rFonts w:cs="Arial"/>
          <w:sz w:val="20"/>
          <w:szCs w:val="20"/>
          <w:lang w:val="en-GB"/>
        </w:rPr>
      </w:pPr>
    </w:p>
    <w:p w14:paraId="58CFDA48" w14:textId="77777777" w:rsidR="00DE5699" w:rsidRPr="00BD0710" w:rsidRDefault="00DE5699" w:rsidP="006F3923">
      <w:pPr>
        <w:jc w:val="both"/>
        <w:rPr>
          <w:rFonts w:cs="Arial"/>
          <w:sz w:val="20"/>
          <w:szCs w:val="20"/>
          <w:lang w:val="en-GB"/>
        </w:rPr>
      </w:pPr>
    </w:p>
    <w:p w14:paraId="38F5F41E" w14:textId="77777777" w:rsidR="00EF5EBA" w:rsidRPr="00C57345" w:rsidRDefault="00EF5EBA" w:rsidP="006F3923">
      <w:pPr>
        <w:jc w:val="both"/>
        <w:rPr>
          <w:ins w:id="46" w:author="Ignace Vandecasteele" w:date="2017-09-11T11:10:00Z"/>
          <w:rFonts w:cs="Arial"/>
          <w:sz w:val="20"/>
          <w:szCs w:val="20"/>
          <w:rPrChange w:id="47" w:author="Ignace Vandecasteele" w:date="2017-09-11T11:27:00Z">
            <w:rPr>
              <w:ins w:id="48" w:author="Ignace Vandecasteele" w:date="2017-09-11T11:10:00Z"/>
              <w:rFonts w:cs="Arial"/>
              <w:sz w:val="20"/>
              <w:szCs w:val="20"/>
              <w:lang w:val="nl-BE"/>
            </w:rPr>
          </w:rPrChange>
        </w:rPr>
      </w:pPr>
    </w:p>
    <w:p w14:paraId="4EA2F552" w14:textId="77777777" w:rsidR="00EF5EBA" w:rsidRPr="00C57345" w:rsidRDefault="00EF5EBA" w:rsidP="006F3923">
      <w:pPr>
        <w:jc w:val="both"/>
        <w:rPr>
          <w:ins w:id="49" w:author="Ignace Vandecasteele" w:date="2017-09-11T11:10:00Z"/>
          <w:rFonts w:cs="Arial"/>
          <w:sz w:val="20"/>
          <w:szCs w:val="20"/>
          <w:rPrChange w:id="50" w:author="Ignace Vandecasteele" w:date="2017-09-11T11:27:00Z">
            <w:rPr>
              <w:ins w:id="51" w:author="Ignace Vandecasteele" w:date="2017-09-11T11:10:00Z"/>
              <w:rFonts w:cs="Arial"/>
              <w:sz w:val="20"/>
              <w:szCs w:val="20"/>
              <w:lang w:val="nl-BE"/>
            </w:rPr>
          </w:rPrChange>
        </w:rPr>
      </w:pPr>
    </w:p>
    <w:p w14:paraId="5CAA1D22" w14:textId="77777777" w:rsidR="00EF5EBA" w:rsidRPr="00C57345" w:rsidRDefault="00EF5EBA" w:rsidP="006F3923">
      <w:pPr>
        <w:jc w:val="both"/>
        <w:rPr>
          <w:ins w:id="52" w:author="Ignace Vandecasteele" w:date="2017-09-11T11:10:00Z"/>
          <w:rFonts w:cs="Arial"/>
          <w:sz w:val="20"/>
          <w:szCs w:val="20"/>
          <w:rPrChange w:id="53" w:author="Ignace Vandecasteele" w:date="2017-09-11T11:27:00Z">
            <w:rPr>
              <w:ins w:id="54" w:author="Ignace Vandecasteele" w:date="2017-09-11T11:10:00Z"/>
              <w:rFonts w:cs="Arial"/>
              <w:sz w:val="20"/>
              <w:szCs w:val="20"/>
              <w:lang w:val="nl-BE"/>
            </w:rPr>
          </w:rPrChange>
        </w:rPr>
      </w:pPr>
    </w:p>
    <w:p w14:paraId="052C9319" w14:textId="77777777" w:rsidR="00EF5EBA" w:rsidRPr="00C57345" w:rsidRDefault="00EF5EBA" w:rsidP="006F3923">
      <w:pPr>
        <w:jc w:val="both"/>
        <w:rPr>
          <w:ins w:id="55" w:author="Ignace Vandecasteele" w:date="2017-09-11T11:10:00Z"/>
          <w:rFonts w:cs="Arial"/>
          <w:sz w:val="20"/>
          <w:szCs w:val="20"/>
          <w:rPrChange w:id="56" w:author="Ignace Vandecasteele" w:date="2017-09-11T11:27:00Z">
            <w:rPr>
              <w:ins w:id="57" w:author="Ignace Vandecasteele" w:date="2017-09-11T11:10:00Z"/>
              <w:rFonts w:cs="Arial"/>
              <w:sz w:val="20"/>
              <w:szCs w:val="20"/>
              <w:lang w:val="nl-BE"/>
            </w:rPr>
          </w:rPrChange>
        </w:rPr>
      </w:pPr>
    </w:p>
    <w:p w14:paraId="1A13CF38" w14:textId="77777777" w:rsidR="006F3923" w:rsidRDefault="006F3923" w:rsidP="006F3923">
      <w:pPr>
        <w:jc w:val="both"/>
        <w:rPr>
          <w:rFonts w:cs="Arial"/>
          <w:sz w:val="20"/>
          <w:szCs w:val="20"/>
          <w:lang w:val="nl-BE"/>
        </w:rPr>
      </w:pPr>
      <w:r>
        <w:rPr>
          <w:rFonts w:cs="Arial"/>
          <w:sz w:val="20"/>
          <w:szCs w:val="20"/>
          <w:lang w:val="nl-BE"/>
        </w:rPr>
        <w:t xml:space="preserve">Bij het nachecken op correctheid voor dit boek, vond ik een neven-oplossing in mijn oorspronkelijke versie (1997): </w:t>
      </w:r>
    </w:p>
    <w:p w14:paraId="05016679" w14:textId="77777777" w:rsidR="006F3923" w:rsidRDefault="006F3923" w:rsidP="006F3923">
      <w:pPr>
        <w:jc w:val="both"/>
        <w:rPr>
          <w:rFonts w:cs="Arial"/>
          <w:sz w:val="20"/>
          <w:szCs w:val="20"/>
          <w:lang w:val="nl-BE"/>
        </w:rPr>
      </w:pPr>
    </w:p>
    <w:p w14:paraId="21C4DC3E" w14:textId="77777777" w:rsidR="006F3923" w:rsidRDefault="006F3923" w:rsidP="006F3923">
      <w:pPr>
        <w:jc w:val="both"/>
        <w:rPr>
          <w:rFonts w:cs="Arial"/>
          <w:b/>
          <w:sz w:val="20"/>
          <w:szCs w:val="20"/>
          <w:lang w:val="nl-BE"/>
        </w:rPr>
      </w:pPr>
      <w:r>
        <w:rPr>
          <w:rFonts w:cs="Arial"/>
          <w:b/>
          <w:sz w:val="20"/>
          <w:szCs w:val="20"/>
          <w:lang w:val="nl-BE"/>
        </w:rPr>
        <w:t xml:space="preserve">Kg3 Lf4 Pd7 Pf7 / Kd5 Ld6 Pf8 + </w:t>
      </w:r>
    </w:p>
    <w:p w14:paraId="1841F76A" w14:textId="77777777" w:rsidR="006F3923" w:rsidRDefault="006F3923" w:rsidP="006F3923">
      <w:pPr>
        <w:jc w:val="both"/>
        <w:rPr>
          <w:rFonts w:cs="Arial"/>
          <w:b/>
          <w:sz w:val="20"/>
          <w:szCs w:val="20"/>
          <w:lang w:val="nl-BE"/>
        </w:rPr>
      </w:pPr>
    </w:p>
    <w:p w14:paraId="35BD5C86" w14:textId="77777777" w:rsidR="00C57345" w:rsidRDefault="006F3923" w:rsidP="006F3923">
      <w:pPr>
        <w:jc w:val="both"/>
        <w:rPr>
          <w:ins w:id="58" w:author="Ignace Vandecasteele" w:date="2017-09-11T11:26:00Z"/>
          <w:rFonts w:cs="Arial"/>
          <w:i/>
          <w:sz w:val="20"/>
          <w:szCs w:val="20"/>
          <w:lang w:val="nl-BE"/>
        </w:rPr>
      </w:pPr>
      <w:r>
        <w:rPr>
          <w:rFonts w:cs="Arial"/>
          <w:sz w:val="20"/>
          <w:szCs w:val="20"/>
          <w:lang w:val="nl-BE"/>
        </w:rPr>
        <w:t xml:space="preserve">1.Pb6+ Ke6 2.Pd8+ Ke7 3.Pc6+ Ke6 4.Pd4+ Ke7, en nu naast </w:t>
      </w:r>
      <w:r w:rsidRPr="00A61715">
        <w:rPr>
          <w:rFonts w:cs="Arial"/>
          <w:b/>
          <w:sz w:val="20"/>
          <w:szCs w:val="20"/>
          <w:lang w:val="nl-BE"/>
        </w:rPr>
        <w:t>5.Pf5+,</w:t>
      </w:r>
      <w:r>
        <w:rPr>
          <w:rFonts w:cs="Arial"/>
          <w:sz w:val="20"/>
          <w:szCs w:val="20"/>
          <w:lang w:val="nl-BE"/>
        </w:rPr>
        <w:t xml:space="preserve"> enzovoort, (</w:t>
      </w:r>
      <w:r>
        <w:rPr>
          <w:rFonts w:cs="Arial"/>
          <w:i/>
          <w:sz w:val="20"/>
          <w:szCs w:val="20"/>
          <w:lang w:val="nl-BE"/>
        </w:rPr>
        <w:t>Zie zet 5.Pg4+</w:t>
      </w:r>
      <w:r>
        <w:rPr>
          <w:rFonts w:cs="Arial"/>
          <w:sz w:val="20"/>
          <w:szCs w:val="20"/>
          <w:lang w:val="nl-BE"/>
        </w:rPr>
        <w:t xml:space="preserve"> </w:t>
      </w:r>
      <w:r>
        <w:rPr>
          <w:rFonts w:cs="Arial"/>
          <w:i/>
          <w:sz w:val="20"/>
          <w:szCs w:val="20"/>
          <w:lang w:val="nl-BE"/>
        </w:rPr>
        <w:t xml:space="preserve">in bovenstaande correctie) </w:t>
      </w:r>
      <w:r>
        <w:rPr>
          <w:rFonts w:cs="Arial"/>
          <w:sz w:val="20"/>
          <w:szCs w:val="20"/>
          <w:lang w:val="nl-BE"/>
        </w:rPr>
        <w:t xml:space="preserve">is er  een tweede winstmogelijkheid, met name: </w:t>
      </w:r>
      <w:r w:rsidRPr="00A61715">
        <w:rPr>
          <w:rFonts w:cs="Arial"/>
          <w:b/>
          <w:sz w:val="20"/>
          <w:szCs w:val="20"/>
          <w:lang w:val="nl-BE"/>
        </w:rPr>
        <w:t>5.Pc8+</w:t>
      </w:r>
      <w:r>
        <w:rPr>
          <w:rFonts w:cs="Arial"/>
          <w:sz w:val="20"/>
          <w:szCs w:val="20"/>
          <w:lang w:val="nl-BE"/>
        </w:rPr>
        <w:t xml:space="preserve"> met 5…Kd7 6.Lxd6, </w:t>
      </w:r>
      <w:r>
        <w:rPr>
          <w:rFonts w:cs="Arial"/>
          <w:i/>
          <w:sz w:val="20"/>
          <w:szCs w:val="20"/>
          <w:lang w:val="nl-BE"/>
        </w:rPr>
        <w:t>(En niet 6.Pxd6? Pg6 met verlies va</w:t>
      </w:r>
      <w:r w:rsidR="00D71E42">
        <w:rPr>
          <w:rFonts w:cs="Arial"/>
          <w:i/>
          <w:sz w:val="20"/>
          <w:szCs w:val="20"/>
          <w:lang w:val="nl-BE"/>
        </w:rPr>
        <w:t>n</w:t>
      </w:r>
      <w:r w:rsidR="00D92312">
        <w:rPr>
          <w:rFonts w:cs="Arial"/>
          <w:i/>
          <w:sz w:val="20"/>
          <w:szCs w:val="20"/>
          <w:lang w:val="nl-BE"/>
        </w:rPr>
        <w:t xml:space="preserve"> de witte loper </w:t>
      </w:r>
      <w:r w:rsidR="00CB7FD3">
        <w:rPr>
          <w:rFonts w:cs="Arial"/>
          <w:i/>
          <w:sz w:val="20"/>
          <w:szCs w:val="20"/>
          <w:lang w:val="nl-BE"/>
        </w:rPr>
        <w:t>of een paard</w:t>
      </w:r>
      <w:r w:rsidR="00D92312">
        <w:rPr>
          <w:rFonts w:cs="Arial"/>
          <w:i/>
          <w:sz w:val="20"/>
          <w:szCs w:val="20"/>
          <w:lang w:val="nl-BE"/>
        </w:rPr>
        <w:t>).</w:t>
      </w:r>
      <w:r w:rsidR="00CB7FD3">
        <w:rPr>
          <w:rFonts w:cs="Arial"/>
          <w:i/>
          <w:sz w:val="20"/>
          <w:szCs w:val="20"/>
          <w:lang w:val="nl-BE"/>
        </w:rPr>
        <w:t xml:space="preserve"> </w:t>
      </w:r>
    </w:p>
    <w:p w14:paraId="3C93514E" w14:textId="77777777" w:rsidR="00C57345" w:rsidRDefault="00C57345" w:rsidP="006F3923">
      <w:pPr>
        <w:jc w:val="both"/>
        <w:rPr>
          <w:ins w:id="59" w:author="Ignace Vandecasteele" w:date="2017-09-11T11:27:00Z"/>
          <w:rFonts w:cs="Arial"/>
          <w:i/>
          <w:sz w:val="20"/>
          <w:szCs w:val="20"/>
          <w:lang w:val="nl-BE"/>
        </w:rPr>
      </w:pPr>
    </w:p>
    <w:p w14:paraId="7AA2E1E4" w14:textId="77777777" w:rsidR="006F3923" w:rsidRPr="00D92312" w:rsidRDefault="00FB587E" w:rsidP="006F3923">
      <w:pPr>
        <w:jc w:val="both"/>
        <w:rPr>
          <w:rFonts w:cs="Arial"/>
          <w:i/>
          <w:sz w:val="20"/>
          <w:szCs w:val="20"/>
          <w:lang w:val="nl-BE"/>
        </w:rPr>
      </w:pPr>
      <w:r>
        <w:rPr>
          <w:rFonts w:cs="Arial"/>
          <w:sz w:val="20"/>
          <w:szCs w:val="20"/>
          <w:lang w:val="nl-BE"/>
        </w:rPr>
        <w:t>W</w:t>
      </w:r>
      <w:r w:rsidR="00D71E42">
        <w:rPr>
          <w:rFonts w:cs="Arial"/>
          <w:sz w:val="20"/>
          <w:szCs w:val="20"/>
          <w:lang w:val="nl-BE"/>
        </w:rPr>
        <w:t>it wint</w:t>
      </w:r>
      <w:r w:rsidR="00895030">
        <w:rPr>
          <w:rFonts w:cs="Arial"/>
          <w:sz w:val="20"/>
          <w:szCs w:val="20"/>
          <w:lang w:val="nl-BE"/>
        </w:rPr>
        <w:t xml:space="preserve"> in</w:t>
      </w:r>
      <w:r w:rsidR="00D71E42">
        <w:rPr>
          <w:rFonts w:cs="Arial"/>
          <w:sz w:val="20"/>
          <w:szCs w:val="20"/>
          <w:lang w:val="nl-BE"/>
        </w:rPr>
        <w:t xml:space="preserve"> beide gevallen</w:t>
      </w:r>
      <w:ins w:id="60" w:author="Ignace Vandecasteele" w:date="2017-09-11T11:35:00Z">
        <w:r w:rsidR="00086BA5">
          <w:rPr>
            <w:rFonts w:cs="Arial"/>
            <w:sz w:val="20"/>
            <w:szCs w:val="20"/>
            <w:lang w:val="nl-BE"/>
          </w:rPr>
          <w:t>.</w:t>
        </w:r>
      </w:ins>
      <w:r w:rsidR="00D71E42">
        <w:rPr>
          <w:rFonts w:cs="Arial"/>
          <w:sz w:val="20"/>
          <w:szCs w:val="20"/>
          <w:lang w:val="nl-BE"/>
        </w:rPr>
        <w:t xml:space="preserve"> </w:t>
      </w:r>
      <w:del w:id="61" w:author="Ignace Vandecasteele" w:date="2017-09-11T11:27:00Z">
        <w:r w:rsidR="00D71E42" w:rsidDel="00C57345">
          <w:rPr>
            <w:rFonts w:cs="Arial"/>
            <w:sz w:val="20"/>
            <w:szCs w:val="20"/>
            <w:lang w:val="nl-BE"/>
          </w:rPr>
          <w:delText>na:</w:delText>
        </w:r>
      </w:del>
      <w:r w:rsidR="006F3923">
        <w:rPr>
          <w:rFonts w:cs="Arial"/>
          <w:sz w:val="20"/>
          <w:szCs w:val="20"/>
          <w:lang w:val="nl-BE"/>
        </w:rPr>
        <w:t xml:space="preserve"> </w:t>
      </w:r>
    </w:p>
    <w:p w14:paraId="55C0EFBF" w14:textId="77777777" w:rsidR="006F3923" w:rsidRPr="00B06D25" w:rsidDel="00C57345" w:rsidRDefault="00D71E42" w:rsidP="00D71E42">
      <w:pPr>
        <w:jc w:val="both"/>
        <w:rPr>
          <w:del w:id="62" w:author="Ignace Vandecasteele" w:date="2017-09-11T11:27:00Z"/>
          <w:rFonts w:cs="Arial"/>
          <w:sz w:val="20"/>
          <w:szCs w:val="20"/>
          <w:lang w:val="nl-BE"/>
        </w:rPr>
      </w:pPr>
      <w:del w:id="63" w:author="Ignace Vandecasteele" w:date="2017-09-11T11:27:00Z">
        <w:r w:rsidRPr="00B06D25" w:rsidDel="00C57345">
          <w:rPr>
            <w:rFonts w:cs="Arial"/>
            <w:i/>
            <w:sz w:val="20"/>
            <w:szCs w:val="20"/>
            <w:lang w:val="nl-BE"/>
          </w:rPr>
          <w:delText xml:space="preserve">a)   </w:delText>
        </w:r>
        <w:r w:rsidRPr="00B06D25" w:rsidDel="00C57345">
          <w:rPr>
            <w:rFonts w:cs="Arial"/>
            <w:sz w:val="20"/>
            <w:szCs w:val="20"/>
            <w:lang w:val="nl-BE"/>
          </w:rPr>
          <w:delText xml:space="preserve"> </w:delText>
        </w:r>
        <w:r w:rsidR="006F3923" w:rsidRPr="00B06D25" w:rsidDel="00C57345">
          <w:rPr>
            <w:rFonts w:cs="Arial"/>
            <w:sz w:val="20"/>
            <w:szCs w:val="20"/>
            <w:lang w:val="nl-BE"/>
          </w:rPr>
          <w:delText xml:space="preserve">6…Pg6 </w:delText>
        </w:r>
        <w:r w:rsidRPr="00B06D25" w:rsidDel="00C57345">
          <w:rPr>
            <w:rFonts w:cs="Arial"/>
            <w:sz w:val="20"/>
            <w:szCs w:val="20"/>
            <w:lang w:val="nl-BE"/>
          </w:rPr>
          <w:delText>7.Kg4</w:delText>
        </w:r>
      </w:del>
      <w:del w:id="64" w:author="Ignace Vandecasteele" w:date="2017-09-10T20:00:00Z">
        <w:r w:rsidRPr="00B06D25" w:rsidDel="00362D6B">
          <w:rPr>
            <w:rFonts w:cs="Arial"/>
            <w:sz w:val="20"/>
            <w:szCs w:val="20"/>
            <w:lang w:val="nl-BE"/>
          </w:rPr>
          <w:delText xml:space="preserve">, </w:delText>
        </w:r>
      </w:del>
      <w:del w:id="65" w:author="Ignace Vandecasteele" w:date="2017-09-10T20:03:00Z">
        <w:r w:rsidRPr="00B06D25" w:rsidDel="00362D6B">
          <w:rPr>
            <w:rFonts w:cs="Arial"/>
            <w:sz w:val="20"/>
            <w:szCs w:val="20"/>
            <w:lang w:val="nl-BE"/>
          </w:rPr>
          <w:delText>en</w:delText>
        </w:r>
      </w:del>
      <w:del w:id="66" w:author="Ignace Vandecasteele" w:date="2017-09-10T20:04:00Z">
        <w:r w:rsidRPr="00B06D25" w:rsidDel="00362D6B">
          <w:rPr>
            <w:rFonts w:cs="Arial"/>
            <w:sz w:val="20"/>
            <w:szCs w:val="20"/>
            <w:lang w:val="nl-BE"/>
          </w:rPr>
          <w:delText>zovoort, of</w:delText>
        </w:r>
      </w:del>
    </w:p>
    <w:p w14:paraId="65BA5F68" w14:textId="77777777" w:rsidR="006F3923" w:rsidRPr="00362D6B" w:rsidDel="00C57345" w:rsidRDefault="00101BBB" w:rsidP="00101BBB">
      <w:pPr>
        <w:widowControl/>
        <w:autoSpaceDE/>
        <w:adjustRightInd/>
        <w:jc w:val="both"/>
        <w:rPr>
          <w:del w:id="67" w:author="Ignace Vandecasteele" w:date="2017-09-11T11:27:00Z"/>
          <w:rFonts w:cs="Arial"/>
          <w:sz w:val="20"/>
          <w:szCs w:val="20"/>
          <w:lang w:val="nl-BE"/>
          <w:rPrChange w:id="68" w:author="Ignace Vandecasteele" w:date="2017-09-10T20:06:00Z">
            <w:rPr>
              <w:del w:id="69" w:author="Ignace Vandecasteele" w:date="2017-09-11T11:27:00Z"/>
              <w:rFonts w:cs="Arial"/>
              <w:sz w:val="20"/>
              <w:szCs w:val="20"/>
            </w:rPr>
          </w:rPrChange>
        </w:rPr>
      </w:pPr>
      <w:del w:id="70" w:author="Ignace Vandecasteele" w:date="2017-09-11T11:27:00Z">
        <w:r w:rsidRPr="00362D6B" w:rsidDel="00C57345">
          <w:rPr>
            <w:rFonts w:cs="Arial"/>
            <w:sz w:val="20"/>
            <w:szCs w:val="20"/>
            <w:lang w:val="nl-BE"/>
            <w:rPrChange w:id="71" w:author="Ignace Vandecasteele" w:date="2017-09-10T20:06:00Z">
              <w:rPr>
                <w:rFonts w:cs="Arial"/>
                <w:sz w:val="20"/>
                <w:szCs w:val="20"/>
              </w:rPr>
            </w:rPrChange>
          </w:rPr>
          <w:delText>b)</w:delText>
        </w:r>
        <w:r w:rsidR="00D71E42" w:rsidRPr="00362D6B" w:rsidDel="00C57345">
          <w:rPr>
            <w:rFonts w:cs="Arial"/>
            <w:sz w:val="20"/>
            <w:szCs w:val="20"/>
            <w:lang w:val="nl-BE"/>
            <w:rPrChange w:id="72" w:author="Ignace Vandecasteele" w:date="2017-09-10T20:06:00Z">
              <w:rPr>
                <w:rFonts w:cs="Arial"/>
                <w:sz w:val="20"/>
                <w:szCs w:val="20"/>
              </w:rPr>
            </w:rPrChange>
          </w:rPr>
          <w:delText xml:space="preserve"> </w:delText>
        </w:r>
        <w:r w:rsidRPr="00362D6B" w:rsidDel="00C57345">
          <w:rPr>
            <w:rFonts w:cs="Arial"/>
            <w:sz w:val="20"/>
            <w:szCs w:val="20"/>
            <w:lang w:val="nl-BE"/>
            <w:rPrChange w:id="73" w:author="Ignace Vandecasteele" w:date="2017-09-10T20:06:00Z">
              <w:rPr>
                <w:rFonts w:cs="Arial"/>
                <w:sz w:val="20"/>
                <w:szCs w:val="20"/>
              </w:rPr>
            </w:rPrChange>
          </w:rPr>
          <w:delText xml:space="preserve">   </w:delText>
        </w:r>
        <w:r w:rsidR="006F3923" w:rsidRPr="00362D6B" w:rsidDel="00C57345">
          <w:rPr>
            <w:rFonts w:cs="Arial"/>
            <w:sz w:val="20"/>
            <w:szCs w:val="20"/>
            <w:lang w:val="nl-BE"/>
            <w:rPrChange w:id="74" w:author="Ignace Vandecasteele" w:date="2017-09-10T20:06:00Z">
              <w:rPr>
                <w:rFonts w:cs="Arial"/>
                <w:sz w:val="20"/>
                <w:szCs w:val="20"/>
              </w:rPr>
            </w:rPrChange>
          </w:rPr>
          <w:delText xml:space="preserve">6…Ph7 7.Kf4 </w:delText>
        </w:r>
      </w:del>
      <w:del w:id="75" w:author="Ignace Vandecasteele" w:date="2017-09-10T20:06:00Z">
        <w:r w:rsidR="00F362E8" w:rsidRPr="00362D6B" w:rsidDel="00362D6B">
          <w:rPr>
            <w:rFonts w:cs="Arial"/>
            <w:sz w:val="20"/>
            <w:szCs w:val="20"/>
            <w:lang w:val="nl-BE"/>
            <w:rPrChange w:id="76" w:author="Ignace Vandecasteele" w:date="2017-09-10T20:06:00Z">
              <w:rPr>
                <w:rFonts w:cs="Arial"/>
                <w:sz w:val="20"/>
                <w:szCs w:val="20"/>
              </w:rPr>
            </w:rPrChange>
          </w:rPr>
          <w:delText xml:space="preserve">, </w:delText>
        </w:r>
      </w:del>
      <w:del w:id="77" w:author="Ignace Vandecasteele" w:date="2017-09-10T20:05:00Z">
        <w:r w:rsidR="00F362E8" w:rsidRPr="00362D6B" w:rsidDel="00362D6B">
          <w:rPr>
            <w:rFonts w:cs="Arial"/>
            <w:sz w:val="20"/>
            <w:szCs w:val="20"/>
            <w:lang w:val="nl-BE"/>
            <w:rPrChange w:id="78" w:author="Ignace Vandecasteele" w:date="2017-09-10T20:06:00Z">
              <w:rPr>
                <w:rFonts w:cs="Arial"/>
                <w:sz w:val="20"/>
                <w:szCs w:val="20"/>
              </w:rPr>
            </w:rPrChange>
          </w:rPr>
          <w:delText>et cetera.</w:delText>
        </w:r>
      </w:del>
    </w:p>
    <w:p w14:paraId="39EAFDA3" w14:textId="77777777" w:rsidR="00D71E42" w:rsidRPr="00362D6B" w:rsidDel="00086BA5" w:rsidRDefault="00D71E42" w:rsidP="00D71E42">
      <w:pPr>
        <w:widowControl/>
        <w:autoSpaceDE/>
        <w:adjustRightInd/>
        <w:jc w:val="both"/>
        <w:rPr>
          <w:del w:id="79" w:author="Ignace Vandecasteele" w:date="2017-09-11T11:35:00Z"/>
          <w:rFonts w:cs="Arial"/>
          <w:sz w:val="20"/>
          <w:szCs w:val="20"/>
          <w:lang w:val="nl-BE"/>
          <w:rPrChange w:id="80" w:author="Ignace Vandecasteele" w:date="2017-09-10T20:06:00Z">
            <w:rPr>
              <w:del w:id="81" w:author="Ignace Vandecasteele" w:date="2017-09-11T11:35:00Z"/>
              <w:rFonts w:cs="Arial"/>
              <w:sz w:val="20"/>
              <w:szCs w:val="20"/>
            </w:rPr>
          </w:rPrChange>
        </w:rPr>
      </w:pPr>
    </w:p>
    <w:p w14:paraId="07111C6D" w14:textId="77777777" w:rsidR="00D71E42" w:rsidRDefault="00D71E42" w:rsidP="00D71E42">
      <w:pPr>
        <w:widowControl/>
        <w:autoSpaceDE/>
        <w:adjustRightInd/>
        <w:jc w:val="both"/>
        <w:rPr>
          <w:ins w:id="82" w:author="Ignace Vandecasteele" w:date="2017-09-11T11:35:00Z"/>
          <w:rFonts w:cs="Arial"/>
          <w:sz w:val="20"/>
          <w:szCs w:val="20"/>
          <w:lang w:val="nl-BE"/>
        </w:rPr>
      </w:pPr>
      <w:r>
        <w:rPr>
          <w:rFonts w:cs="Arial"/>
          <w:sz w:val="20"/>
          <w:szCs w:val="20"/>
          <w:lang w:val="nl-BE"/>
        </w:rPr>
        <w:t>Dus nevenoplosbaar.</w:t>
      </w:r>
    </w:p>
    <w:p w14:paraId="367C3CA4" w14:textId="77777777" w:rsidR="00086BA5" w:rsidRDefault="00086BA5" w:rsidP="00D71E42">
      <w:pPr>
        <w:widowControl/>
        <w:autoSpaceDE/>
        <w:adjustRightInd/>
        <w:jc w:val="both"/>
        <w:rPr>
          <w:rFonts w:cs="Arial"/>
          <w:sz w:val="20"/>
          <w:szCs w:val="20"/>
          <w:lang w:val="nl-BE"/>
        </w:rPr>
      </w:pPr>
    </w:p>
    <w:p w14:paraId="572F3E83" w14:textId="77777777" w:rsidR="00D71E42" w:rsidDel="00C57345" w:rsidRDefault="00D71E42" w:rsidP="00D71E42">
      <w:pPr>
        <w:widowControl/>
        <w:autoSpaceDE/>
        <w:adjustRightInd/>
        <w:jc w:val="both"/>
        <w:rPr>
          <w:del w:id="83" w:author="Ignace Vandecasteele" w:date="2017-09-11T11:27:00Z"/>
          <w:rFonts w:cs="Arial"/>
          <w:sz w:val="20"/>
          <w:szCs w:val="20"/>
          <w:lang w:val="nl-BE"/>
        </w:rPr>
      </w:pPr>
    </w:p>
    <w:p w14:paraId="4A7E06C0" w14:textId="77777777" w:rsidR="006F3923" w:rsidRDefault="006F3923" w:rsidP="006F3923">
      <w:pPr>
        <w:widowControl/>
        <w:autoSpaceDE/>
        <w:adjustRightInd/>
        <w:jc w:val="both"/>
        <w:rPr>
          <w:rFonts w:cs="Arial"/>
          <w:sz w:val="20"/>
          <w:szCs w:val="20"/>
          <w:lang w:val="nl-BE"/>
        </w:rPr>
      </w:pPr>
      <w:r>
        <w:rPr>
          <w:rFonts w:cs="Arial"/>
          <w:sz w:val="20"/>
          <w:szCs w:val="20"/>
          <w:lang w:val="nl-BE"/>
        </w:rPr>
        <w:t>Het zwarte paard had hier te wei-nig bewegingsruimte. Die heb ik nu vergroot door de beginstelling op te schuiven.</w:t>
      </w:r>
    </w:p>
    <w:p w14:paraId="5FD5C173" w14:textId="77777777" w:rsidR="006F3923" w:rsidRDefault="006F3923" w:rsidP="006F3923">
      <w:pPr>
        <w:jc w:val="both"/>
        <w:rPr>
          <w:rFonts w:cs="Arial"/>
          <w:i/>
          <w:sz w:val="20"/>
          <w:szCs w:val="20"/>
          <w:lang w:val="nl-BE"/>
        </w:rPr>
      </w:pPr>
    </w:p>
    <w:p w14:paraId="266B407B" w14:textId="77777777" w:rsidR="00616BE0" w:rsidRPr="00EB7A30" w:rsidRDefault="00616BE0" w:rsidP="006F3923">
      <w:pPr>
        <w:jc w:val="both"/>
        <w:rPr>
          <w:rFonts w:cs="Arial"/>
          <w:i/>
          <w:sz w:val="20"/>
          <w:szCs w:val="20"/>
          <w:lang w:val="nl-BE"/>
        </w:rPr>
      </w:pPr>
    </w:p>
    <w:p w14:paraId="7B957124" w14:textId="77777777" w:rsidR="00616BE0" w:rsidRPr="00EB7A30" w:rsidRDefault="00616BE0" w:rsidP="006F3923">
      <w:pPr>
        <w:jc w:val="both"/>
        <w:rPr>
          <w:rFonts w:cs="Arial"/>
          <w:i/>
          <w:sz w:val="20"/>
          <w:szCs w:val="20"/>
          <w:lang w:val="nl-BE"/>
        </w:rPr>
      </w:pPr>
    </w:p>
    <w:p w14:paraId="2F2276B4" w14:textId="77777777" w:rsidR="00616BE0" w:rsidRPr="00EB7A30" w:rsidRDefault="00616BE0" w:rsidP="006F3923">
      <w:pPr>
        <w:jc w:val="both"/>
        <w:rPr>
          <w:rFonts w:cs="Arial"/>
          <w:i/>
          <w:sz w:val="20"/>
          <w:szCs w:val="20"/>
          <w:lang w:val="nl-BE"/>
        </w:rPr>
      </w:pPr>
    </w:p>
    <w:p w14:paraId="58309E59" w14:textId="77777777" w:rsidR="00616BE0" w:rsidRPr="00EB7A30" w:rsidRDefault="00616BE0" w:rsidP="006F3923">
      <w:pPr>
        <w:jc w:val="both"/>
        <w:rPr>
          <w:rFonts w:cs="Arial"/>
          <w:i/>
          <w:sz w:val="20"/>
          <w:szCs w:val="20"/>
          <w:lang w:val="nl-BE"/>
        </w:rPr>
      </w:pPr>
    </w:p>
    <w:p w14:paraId="5C3796B2" w14:textId="77777777" w:rsidR="006F3923" w:rsidRDefault="006F3923" w:rsidP="00FF740E">
      <w:pPr>
        <w:jc w:val="center"/>
        <w:rPr>
          <w:rFonts w:cs="Arial"/>
          <w:b/>
          <w:i/>
          <w:sz w:val="20"/>
          <w:szCs w:val="20"/>
          <w:lang w:val="nl-BE"/>
        </w:rPr>
      </w:pPr>
      <w:r w:rsidRPr="00FB0544">
        <w:rPr>
          <w:rFonts w:cs="Arial"/>
          <w:sz w:val="20"/>
          <w:szCs w:val="20"/>
          <w:lang w:val="nl-BE"/>
        </w:rPr>
        <w:br w:type="page"/>
      </w:r>
      <w:r w:rsidR="004B42C5">
        <w:rPr>
          <w:rFonts w:cs="Arial"/>
          <w:b/>
          <w:sz w:val="20"/>
          <w:szCs w:val="20"/>
          <w:lang w:val="nl-BE"/>
        </w:rPr>
        <w:lastRenderedPageBreak/>
        <w:t xml:space="preserve">- </w:t>
      </w:r>
      <w:r w:rsidR="00741791">
        <w:rPr>
          <w:rFonts w:cs="Arial"/>
          <w:b/>
          <w:sz w:val="20"/>
          <w:szCs w:val="20"/>
          <w:lang w:val="nl-BE"/>
        </w:rPr>
        <w:t>194</w:t>
      </w:r>
      <w:r>
        <w:rPr>
          <w:rFonts w:cs="Arial"/>
          <w:b/>
          <w:sz w:val="20"/>
          <w:szCs w:val="20"/>
          <w:lang w:val="nl-BE"/>
        </w:rPr>
        <w:t xml:space="preserve"> -</w:t>
      </w:r>
    </w:p>
    <w:p w14:paraId="5B9D06C0" w14:textId="77777777" w:rsidR="006F3923" w:rsidRPr="00402735" w:rsidRDefault="006F3923" w:rsidP="00402735">
      <w:pPr>
        <w:widowControl/>
        <w:autoSpaceDE/>
        <w:autoSpaceDN/>
        <w:adjustRightInd/>
        <w:jc w:val="both"/>
        <w:rPr>
          <w:rFonts w:cs="Arial"/>
          <w:sz w:val="20"/>
          <w:szCs w:val="20"/>
          <w:lang w:val="nl-BE"/>
        </w:rPr>
        <w:sectPr w:rsidR="006F3923" w:rsidRPr="00402735">
          <w:type w:val="continuous"/>
          <w:pgSz w:w="8392" w:h="11907"/>
          <w:pgMar w:top="1134" w:right="567" w:bottom="1134" w:left="567" w:header="709" w:footer="709" w:gutter="567"/>
          <w:cols w:num="2" w:space="567"/>
        </w:sectPr>
      </w:pPr>
    </w:p>
    <w:p w14:paraId="3218D6A8" w14:textId="77777777" w:rsidR="006F3923" w:rsidRDefault="006F3923" w:rsidP="006F3923">
      <w:pPr>
        <w:spacing w:line="190" w:lineRule="exact"/>
        <w:jc w:val="center"/>
        <w:rPr>
          <w:rFonts w:cs="Arial"/>
          <w:sz w:val="20"/>
          <w:szCs w:val="20"/>
          <w:lang w:val="nl-BE"/>
        </w:rPr>
      </w:pPr>
    </w:p>
    <w:p w14:paraId="7DEFBBE0"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2008</w:t>
      </w:r>
    </w:p>
    <w:p w14:paraId="71078033" w14:textId="77777777" w:rsidR="006F3923" w:rsidRDefault="006F3923" w:rsidP="006F3923">
      <w:pPr>
        <w:spacing w:line="190" w:lineRule="exact"/>
        <w:jc w:val="center"/>
        <w:rPr>
          <w:rFonts w:cs="Arial"/>
          <w:i/>
          <w:sz w:val="20"/>
          <w:szCs w:val="20"/>
          <w:lang w:val="nl-BE"/>
        </w:rPr>
      </w:pPr>
    </w:p>
    <w:p w14:paraId="47CE203C" w14:textId="77777777" w:rsidR="006F3923" w:rsidRDefault="006F3923" w:rsidP="006F3923">
      <w:pPr>
        <w:jc w:val="center"/>
        <w:rPr>
          <w:lang w:val="nl-BE"/>
        </w:rPr>
      </w:pPr>
      <w:r>
        <w:rPr>
          <w:lang w:val="nl-BE"/>
        </w:rPr>
        <w:object w:dxaOrig="4579" w:dyaOrig="4586" w14:anchorId="15D241AA">
          <v:shape id="_x0000_i1208" type="#_x0000_t75" style="width:153.4pt;height:153.4pt" o:ole="">
            <v:imagedata r:id="rId388" o:title=""/>
          </v:shape>
          <o:OLEObject Type="Embed" ProgID="CorelDRAW.Graphic.12" ShapeID="_x0000_i1208" DrawAspect="Content" ObjectID="_1587467601" r:id="rId389"/>
        </w:object>
      </w:r>
    </w:p>
    <w:p w14:paraId="49B77371" w14:textId="77777777" w:rsidR="006F3923" w:rsidRDefault="006F3923" w:rsidP="006F3923">
      <w:pPr>
        <w:jc w:val="center"/>
        <w:rPr>
          <w:rFonts w:cs="Arial"/>
          <w:sz w:val="20"/>
          <w:szCs w:val="20"/>
          <w:lang w:val="nl-BE"/>
        </w:rPr>
      </w:pPr>
    </w:p>
    <w:p w14:paraId="1DD48122" w14:textId="77777777" w:rsidR="006F3923" w:rsidRDefault="006F3923" w:rsidP="006F3923">
      <w:pPr>
        <w:jc w:val="center"/>
        <w:rPr>
          <w:rFonts w:cs="Arial"/>
          <w:sz w:val="20"/>
          <w:szCs w:val="20"/>
          <w:lang w:val="nl-BE"/>
        </w:rPr>
      </w:pPr>
      <w:r>
        <w:rPr>
          <w:rFonts w:cs="Arial"/>
          <w:b/>
          <w:lang w:val="nl-BE"/>
        </w:rPr>
        <w:t xml:space="preserve">= </w:t>
      </w:r>
      <w:r>
        <w:rPr>
          <w:rFonts w:cs="Arial"/>
          <w:b/>
          <w:sz w:val="20"/>
          <w:szCs w:val="20"/>
          <w:lang w:val="nl-BE"/>
        </w:rPr>
        <w:t>ZAZ</w:t>
      </w:r>
      <w:r>
        <w:rPr>
          <w:rFonts w:cs="Arial"/>
          <w:sz w:val="20"/>
          <w:szCs w:val="20"/>
          <w:lang w:val="nl-BE"/>
        </w:rPr>
        <w:t xml:space="preserve"> </w:t>
      </w:r>
      <w:r>
        <w:rPr>
          <w:rFonts w:cs="Arial"/>
          <w:b/>
          <w:sz w:val="20"/>
          <w:szCs w:val="20"/>
          <w:lang w:val="nl-BE"/>
        </w:rPr>
        <w:t xml:space="preserve"> </w:t>
      </w:r>
      <w:r>
        <w:rPr>
          <w:rFonts w:cs="Arial"/>
          <w:sz w:val="20"/>
          <w:szCs w:val="20"/>
          <w:lang w:val="nl-BE"/>
        </w:rPr>
        <w:t xml:space="preserve">                    0334.10 b8e3</w:t>
      </w:r>
    </w:p>
    <w:p w14:paraId="7C6AA8F9" w14:textId="77777777" w:rsidR="006F3923" w:rsidRDefault="006F3923" w:rsidP="006F3923">
      <w:pPr>
        <w:jc w:val="both"/>
        <w:rPr>
          <w:rFonts w:cs="Arial"/>
          <w:i/>
          <w:sz w:val="20"/>
          <w:szCs w:val="20"/>
          <w:lang w:val="nl-BE"/>
        </w:rPr>
      </w:pPr>
    </w:p>
    <w:p w14:paraId="22E15E6E"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 xml:space="preserve">Pd6 </w:t>
      </w:r>
    </w:p>
    <w:p w14:paraId="3AF0731C" w14:textId="77777777" w:rsidR="006F3923" w:rsidRDefault="006F3923" w:rsidP="00586E21">
      <w:pPr>
        <w:numPr>
          <w:ilvl w:val="0"/>
          <w:numId w:val="95"/>
        </w:numPr>
        <w:jc w:val="both"/>
        <w:rPr>
          <w:rFonts w:cs="Arial"/>
          <w:sz w:val="20"/>
          <w:szCs w:val="20"/>
          <w:lang w:val="nl-BE"/>
        </w:rPr>
      </w:pPr>
      <w:r>
        <w:rPr>
          <w:rFonts w:cs="Arial"/>
          <w:sz w:val="20"/>
          <w:szCs w:val="20"/>
          <w:lang w:val="nl-BE"/>
        </w:rPr>
        <w:t>1…Lg3? 2.Kxb7 Lxc7 3.Pc4+ en 4.Pxa5,  noch:</w:t>
      </w:r>
    </w:p>
    <w:p w14:paraId="357CC826" w14:textId="77777777" w:rsidR="006F3923" w:rsidRDefault="006F3923" w:rsidP="00586E21">
      <w:pPr>
        <w:numPr>
          <w:ilvl w:val="0"/>
          <w:numId w:val="95"/>
        </w:numPr>
        <w:jc w:val="both"/>
        <w:rPr>
          <w:rFonts w:cs="Arial"/>
          <w:sz w:val="20"/>
          <w:szCs w:val="20"/>
          <w:lang w:val="nl-BE"/>
        </w:rPr>
      </w:pPr>
      <w:r>
        <w:rPr>
          <w:rFonts w:cs="Arial"/>
          <w:sz w:val="20"/>
          <w:szCs w:val="20"/>
          <w:lang w:val="nl-BE"/>
        </w:rPr>
        <w:t>1…Tc6? 2.Kxb7, enzovoo</w:t>
      </w:r>
      <w:r w:rsidR="00B56EC0">
        <w:rPr>
          <w:rFonts w:cs="Arial"/>
          <w:sz w:val="20"/>
          <w:szCs w:val="20"/>
          <w:lang w:val="nl-BE"/>
        </w:rPr>
        <w:t>rt zijn goed.</w:t>
      </w:r>
    </w:p>
    <w:p w14:paraId="0F171E84" w14:textId="77777777" w:rsidR="006F3923" w:rsidRDefault="006F3923" w:rsidP="006F3923">
      <w:pPr>
        <w:jc w:val="both"/>
        <w:rPr>
          <w:rFonts w:cs="Arial"/>
          <w:b/>
          <w:sz w:val="20"/>
          <w:szCs w:val="20"/>
          <w:lang w:val="nl-BE"/>
        </w:rPr>
      </w:pPr>
      <w:r>
        <w:rPr>
          <w:rFonts w:cs="Arial"/>
          <w:b/>
          <w:sz w:val="20"/>
          <w:szCs w:val="20"/>
          <w:lang w:val="nl-BE"/>
        </w:rPr>
        <w:tab/>
        <w:t xml:space="preserve">2.c8D </w:t>
      </w:r>
    </w:p>
    <w:p w14:paraId="04FA7716" w14:textId="77777777" w:rsidR="006F3923" w:rsidRDefault="000205E8" w:rsidP="006F3923">
      <w:pPr>
        <w:jc w:val="both"/>
        <w:rPr>
          <w:rFonts w:cs="Arial"/>
          <w:sz w:val="20"/>
          <w:szCs w:val="20"/>
          <w:lang w:val="nl-BE"/>
        </w:rPr>
      </w:pPr>
      <w:ins w:id="84" w:author="Ignace Vandecasteele" w:date="2017-09-09T20:42:00Z">
        <w:r>
          <w:rPr>
            <w:rFonts w:cs="Arial"/>
            <w:sz w:val="20"/>
            <w:szCs w:val="20"/>
            <w:lang w:val="nl-BE"/>
          </w:rPr>
          <w:t>I</w:t>
        </w:r>
      </w:ins>
      <w:del w:id="85" w:author="Ignace Vandecasteele" w:date="2017-09-09T20:42:00Z">
        <w:r w:rsidR="006F3923" w:rsidDel="000205E8">
          <w:rPr>
            <w:rFonts w:cs="Arial"/>
            <w:sz w:val="20"/>
            <w:szCs w:val="20"/>
            <w:lang w:val="nl-BE"/>
          </w:rPr>
          <w:delText>T</w:delText>
        </w:r>
      </w:del>
      <w:del w:id="86" w:author="Ignace Vandecasteele" w:date="2017-09-09T20:41:00Z">
        <w:r w:rsidR="006F3923" w:rsidDel="000205E8">
          <w:rPr>
            <w:rFonts w:cs="Arial"/>
            <w:sz w:val="20"/>
            <w:szCs w:val="20"/>
            <w:lang w:val="nl-BE"/>
          </w:rPr>
          <w:delText>och, want i</w:delText>
        </w:r>
      </w:del>
      <w:r w:rsidR="006F3923">
        <w:rPr>
          <w:rFonts w:cs="Arial"/>
          <w:sz w:val="20"/>
          <w:szCs w:val="20"/>
          <w:lang w:val="nl-BE"/>
        </w:rPr>
        <w:t>ndien wit eerst de to</w:t>
      </w:r>
      <w:del w:id="87" w:author="Ignace Vandecasteele" w:date="2017-09-09T20:42:00Z">
        <w:r w:rsidR="006F3923" w:rsidDel="000205E8">
          <w:rPr>
            <w:rFonts w:cs="Arial"/>
            <w:sz w:val="20"/>
            <w:szCs w:val="20"/>
            <w:lang w:val="nl-BE"/>
          </w:rPr>
          <w:delText>-</w:delText>
        </w:r>
      </w:del>
      <w:r w:rsidR="006F3923">
        <w:rPr>
          <w:rFonts w:cs="Arial"/>
          <w:sz w:val="20"/>
          <w:szCs w:val="20"/>
          <w:lang w:val="nl-BE"/>
        </w:rPr>
        <w:t>ren trach</w:t>
      </w:r>
      <w:r w:rsidR="00B56EC0">
        <w:rPr>
          <w:rFonts w:cs="Arial"/>
          <w:sz w:val="20"/>
          <w:szCs w:val="20"/>
          <w:lang w:val="nl-BE"/>
        </w:rPr>
        <w:t>t</w:t>
      </w:r>
      <w:r w:rsidR="006F3923">
        <w:rPr>
          <w:rFonts w:cs="Arial"/>
          <w:sz w:val="20"/>
          <w:szCs w:val="20"/>
          <w:lang w:val="nl-BE"/>
        </w:rPr>
        <w:t xml:space="preserve"> te vangen met 2.Pc4+? dan wint zwart na 2...Pxc4 3.c8D Lg3+ 4.Kb7 Pd6+ 5.Kb6 Pxc8+ 6.Kxa5 met loper en paard. </w:t>
      </w:r>
    </w:p>
    <w:p w14:paraId="17B74543" w14:textId="77777777" w:rsidR="006F3923" w:rsidRPr="00EB7A30" w:rsidRDefault="006F3923" w:rsidP="006F3923">
      <w:pPr>
        <w:jc w:val="both"/>
        <w:rPr>
          <w:rFonts w:cs="Arial"/>
          <w:b/>
          <w:sz w:val="20"/>
          <w:szCs w:val="20"/>
          <w:lang w:val="en-GB"/>
        </w:rPr>
      </w:pPr>
      <w:r>
        <w:rPr>
          <w:rFonts w:cs="Arial"/>
          <w:b/>
          <w:sz w:val="20"/>
          <w:szCs w:val="20"/>
          <w:lang w:val="nl-BE"/>
        </w:rPr>
        <w:tab/>
      </w:r>
      <w:r w:rsidRPr="00EB7A30">
        <w:rPr>
          <w:rFonts w:cs="Arial"/>
          <w:b/>
          <w:sz w:val="20"/>
          <w:szCs w:val="20"/>
          <w:lang w:val="en-GB"/>
        </w:rPr>
        <w:t>2…</w:t>
      </w:r>
      <w:r w:rsidRPr="00EB7A30">
        <w:rPr>
          <w:rFonts w:cs="Arial"/>
          <w:b/>
          <w:sz w:val="20"/>
          <w:szCs w:val="20"/>
          <w:lang w:val="en-GB"/>
        </w:rPr>
        <w:tab/>
      </w:r>
      <w:r w:rsidRPr="00EB7A30">
        <w:rPr>
          <w:rFonts w:cs="Arial"/>
          <w:b/>
          <w:sz w:val="20"/>
          <w:szCs w:val="20"/>
          <w:lang w:val="en-GB"/>
        </w:rPr>
        <w:tab/>
        <w:t xml:space="preserve">Pxc8 </w:t>
      </w:r>
    </w:p>
    <w:p w14:paraId="6CE8CCA4" w14:textId="77777777" w:rsidR="006F3923" w:rsidRPr="00EB7A30" w:rsidRDefault="006F3923" w:rsidP="006F3923">
      <w:pPr>
        <w:jc w:val="both"/>
        <w:rPr>
          <w:rFonts w:cs="Arial"/>
          <w:b/>
          <w:sz w:val="20"/>
          <w:szCs w:val="20"/>
          <w:lang w:val="en-GB"/>
        </w:rPr>
      </w:pPr>
      <w:r w:rsidRPr="00EB7A30">
        <w:rPr>
          <w:rFonts w:cs="Arial"/>
          <w:b/>
          <w:sz w:val="20"/>
          <w:szCs w:val="20"/>
          <w:lang w:val="en-GB"/>
        </w:rPr>
        <w:tab/>
        <w:t xml:space="preserve">3.Pc4+ </w:t>
      </w:r>
      <w:r w:rsidRPr="00EB7A30">
        <w:rPr>
          <w:rFonts w:cs="Arial"/>
          <w:b/>
          <w:sz w:val="20"/>
          <w:szCs w:val="20"/>
          <w:lang w:val="en-GB"/>
        </w:rPr>
        <w:tab/>
      </w:r>
      <w:r w:rsidRPr="00EB7A30">
        <w:rPr>
          <w:rFonts w:cs="Arial"/>
          <w:b/>
          <w:sz w:val="20"/>
          <w:szCs w:val="20"/>
          <w:lang w:val="en-GB"/>
        </w:rPr>
        <w:tab/>
        <w:t xml:space="preserve">Kd4 </w:t>
      </w:r>
    </w:p>
    <w:p w14:paraId="39FF9D59" w14:textId="77777777" w:rsidR="006F3923" w:rsidRPr="00EB7A30" w:rsidRDefault="00B56EC0" w:rsidP="006F3923">
      <w:pPr>
        <w:jc w:val="both"/>
        <w:rPr>
          <w:rFonts w:cs="Arial"/>
          <w:b/>
          <w:sz w:val="20"/>
          <w:szCs w:val="20"/>
          <w:lang w:val="en-GB"/>
        </w:rPr>
      </w:pPr>
      <w:r w:rsidRPr="00EB7A30">
        <w:rPr>
          <w:rFonts w:cs="Arial"/>
          <w:b/>
          <w:sz w:val="20"/>
          <w:szCs w:val="20"/>
          <w:lang w:val="en-GB"/>
        </w:rPr>
        <w:tab/>
        <w:t xml:space="preserve">4.Pxa5 </w:t>
      </w:r>
      <w:r w:rsidR="006F3923">
        <w:rPr>
          <w:rFonts w:cs="Arial"/>
          <w:b/>
          <w:sz w:val="20"/>
          <w:szCs w:val="20"/>
          <w:lang w:val="en-GB"/>
        </w:rPr>
        <w:tab/>
      </w:r>
      <w:r w:rsidR="006F3923">
        <w:rPr>
          <w:rFonts w:cs="Arial"/>
          <w:b/>
          <w:sz w:val="20"/>
          <w:szCs w:val="20"/>
          <w:lang w:val="en-GB"/>
        </w:rPr>
        <w:tab/>
        <w:t>Pe7</w:t>
      </w:r>
    </w:p>
    <w:p w14:paraId="1E443D38" w14:textId="77777777" w:rsidR="006F3923" w:rsidRDefault="006F3923" w:rsidP="006F3923">
      <w:pPr>
        <w:jc w:val="both"/>
        <w:rPr>
          <w:rFonts w:cs="Arial"/>
          <w:b/>
          <w:sz w:val="20"/>
          <w:szCs w:val="20"/>
          <w:lang w:val="en-GB"/>
        </w:rPr>
      </w:pPr>
      <w:r>
        <w:rPr>
          <w:rFonts w:cs="Arial"/>
          <w:b/>
          <w:sz w:val="20"/>
          <w:szCs w:val="20"/>
          <w:lang w:val="en-GB"/>
        </w:rPr>
        <w:tab/>
        <w:t xml:space="preserve">5.Pb7 </w:t>
      </w:r>
    </w:p>
    <w:p w14:paraId="3AED57AC" w14:textId="77777777" w:rsidR="00B56EC0" w:rsidRDefault="006F3923" w:rsidP="00B56EC0">
      <w:pPr>
        <w:jc w:val="both"/>
        <w:rPr>
          <w:rFonts w:cs="Arial"/>
          <w:sz w:val="20"/>
          <w:szCs w:val="20"/>
          <w:lang w:val="nl-BE"/>
        </w:rPr>
      </w:pPr>
      <w:r w:rsidRPr="00EB7A30">
        <w:rPr>
          <w:rFonts w:cs="Arial"/>
          <w:sz w:val="20"/>
          <w:szCs w:val="20"/>
          <w:lang w:val="nl-BE"/>
        </w:rPr>
        <w:t xml:space="preserve">Fout is 5.Pb3? </w:t>
      </w:r>
      <w:r w:rsidRPr="00B56EC0">
        <w:rPr>
          <w:rFonts w:cs="Arial"/>
          <w:sz w:val="20"/>
          <w:szCs w:val="20"/>
          <w:lang w:val="nl-BE"/>
        </w:rPr>
        <w:t xml:space="preserve">Kc4 6.Pc1 Pc6+ 7.Kc7 Pd4 </w:t>
      </w:r>
      <w:r w:rsidR="00B56EC0" w:rsidRPr="00B56EC0">
        <w:rPr>
          <w:rFonts w:cs="Arial"/>
          <w:sz w:val="20"/>
          <w:szCs w:val="20"/>
          <w:lang w:val="nl-BE"/>
        </w:rPr>
        <w:t>8.Pa2 Ld2</w:t>
      </w:r>
      <w:r w:rsidR="00736A2A">
        <w:rPr>
          <w:rFonts w:cs="Arial"/>
          <w:sz w:val="20"/>
          <w:szCs w:val="20"/>
          <w:lang w:val="nl-BE"/>
        </w:rPr>
        <w:t xml:space="preserve"> en</w:t>
      </w:r>
      <w:r w:rsidR="00B56EC0" w:rsidRPr="00B56EC0">
        <w:rPr>
          <w:rFonts w:cs="Arial"/>
          <w:sz w:val="20"/>
          <w:szCs w:val="20"/>
          <w:lang w:val="nl-BE"/>
        </w:rPr>
        <w:t xml:space="preserve"> 9.Kb3 met verovering van het paard.</w:t>
      </w:r>
    </w:p>
    <w:p w14:paraId="3E494284" w14:textId="77777777" w:rsidR="00DC611C" w:rsidRDefault="002131FF" w:rsidP="00DC611C">
      <w:pPr>
        <w:ind w:firstLine="708"/>
        <w:jc w:val="both"/>
        <w:rPr>
          <w:rFonts w:cs="Arial"/>
          <w:b/>
          <w:sz w:val="20"/>
          <w:szCs w:val="20"/>
          <w:lang w:val="nl-BE"/>
        </w:rPr>
      </w:pPr>
      <w:r>
        <w:rPr>
          <w:rFonts w:cs="Arial"/>
          <w:b/>
          <w:sz w:val="20"/>
          <w:szCs w:val="20"/>
          <w:lang w:val="nl-BE"/>
        </w:rPr>
        <w:t>5…</w:t>
      </w:r>
      <w:r>
        <w:rPr>
          <w:rFonts w:cs="Arial"/>
          <w:b/>
          <w:sz w:val="20"/>
          <w:szCs w:val="20"/>
          <w:lang w:val="nl-BE"/>
        </w:rPr>
        <w:tab/>
      </w:r>
      <w:r>
        <w:rPr>
          <w:rFonts w:cs="Arial"/>
          <w:b/>
          <w:sz w:val="20"/>
          <w:szCs w:val="20"/>
          <w:lang w:val="nl-BE"/>
        </w:rPr>
        <w:tab/>
        <w:t>Lg</w:t>
      </w:r>
      <w:r w:rsidR="00DC611C">
        <w:rPr>
          <w:rFonts w:cs="Arial"/>
          <w:b/>
          <w:sz w:val="20"/>
          <w:szCs w:val="20"/>
          <w:lang w:val="nl-BE"/>
        </w:rPr>
        <w:t>3+</w:t>
      </w:r>
    </w:p>
    <w:p w14:paraId="1B89A469" w14:textId="77777777" w:rsidR="006F3923" w:rsidRDefault="002A5CC0" w:rsidP="00DC611C">
      <w:pPr>
        <w:ind w:firstLine="708"/>
        <w:jc w:val="both"/>
        <w:rPr>
          <w:rFonts w:cs="Arial"/>
          <w:b/>
          <w:sz w:val="20"/>
          <w:szCs w:val="20"/>
          <w:lang w:val="nl-BE"/>
        </w:rPr>
      </w:pPr>
      <w:r>
        <w:rPr>
          <w:rFonts w:cs="Arial"/>
          <w:b/>
          <w:sz w:val="20"/>
          <w:szCs w:val="20"/>
          <w:lang w:val="nl-BE"/>
        </w:rPr>
        <w:t>6.Ka7</w:t>
      </w:r>
      <w:r w:rsidR="006F3923">
        <w:rPr>
          <w:rFonts w:cs="Arial"/>
          <w:b/>
          <w:sz w:val="20"/>
          <w:szCs w:val="20"/>
          <w:lang w:val="nl-BE"/>
        </w:rPr>
        <w:t xml:space="preserve"> </w:t>
      </w:r>
      <w:r w:rsidR="006F3923">
        <w:rPr>
          <w:rFonts w:cs="Arial"/>
          <w:b/>
          <w:sz w:val="20"/>
          <w:szCs w:val="20"/>
          <w:lang w:val="nl-BE"/>
        </w:rPr>
        <w:tab/>
      </w:r>
      <w:r w:rsidR="006F3923">
        <w:rPr>
          <w:rFonts w:cs="Arial"/>
          <w:b/>
          <w:sz w:val="20"/>
          <w:szCs w:val="20"/>
          <w:lang w:val="nl-BE"/>
        </w:rPr>
        <w:tab/>
        <w:t xml:space="preserve">Lc7 </w:t>
      </w:r>
    </w:p>
    <w:p w14:paraId="0A751D8D" w14:textId="77777777" w:rsidR="00236074" w:rsidDel="00086677" w:rsidRDefault="00236074" w:rsidP="006F3923">
      <w:pPr>
        <w:jc w:val="both"/>
        <w:rPr>
          <w:del w:id="88" w:author="Ignace Vandecasteele" w:date="2017-09-09T20:39:00Z"/>
          <w:rFonts w:cs="Arial"/>
          <w:sz w:val="20"/>
          <w:szCs w:val="20"/>
          <w:lang w:val="nl-BE"/>
        </w:rPr>
      </w:pPr>
    </w:p>
    <w:p w14:paraId="49FB4FB0" w14:textId="77777777" w:rsidR="00086677" w:rsidRDefault="00086677" w:rsidP="006F3923">
      <w:pPr>
        <w:jc w:val="both"/>
        <w:rPr>
          <w:ins w:id="89" w:author="Ignace Vandecasteele" w:date="2017-09-09T21:13:00Z"/>
          <w:rFonts w:cs="Arial"/>
          <w:sz w:val="20"/>
          <w:szCs w:val="20"/>
          <w:lang w:val="nl-BE"/>
        </w:rPr>
      </w:pPr>
    </w:p>
    <w:p w14:paraId="492CE5E2" w14:textId="77777777" w:rsidR="00086677" w:rsidRDefault="00086677" w:rsidP="006F3923">
      <w:pPr>
        <w:jc w:val="both"/>
        <w:rPr>
          <w:ins w:id="90" w:author="Ignace Vandecasteele" w:date="2017-09-09T21:13:00Z"/>
          <w:rFonts w:cs="Arial"/>
          <w:sz w:val="20"/>
          <w:szCs w:val="20"/>
          <w:lang w:val="nl-BE"/>
        </w:rPr>
      </w:pPr>
    </w:p>
    <w:p w14:paraId="5A7BEBDD" w14:textId="77777777" w:rsidR="00086677" w:rsidRDefault="00086677" w:rsidP="006F3923">
      <w:pPr>
        <w:jc w:val="both"/>
        <w:rPr>
          <w:ins w:id="91" w:author="Ignace Vandecasteele" w:date="2017-09-09T21:13:00Z"/>
          <w:rFonts w:cs="Arial"/>
          <w:sz w:val="20"/>
          <w:szCs w:val="20"/>
          <w:lang w:val="nl-BE"/>
        </w:rPr>
      </w:pPr>
    </w:p>
    <w:p w14:paraId="5F14522D" w14:textId="77777777" w:rsidR="00086677" w:rsidRDefault="00086677" w:rsidP="006F3923">
      <w:pPr>
        <w:jc w:val="both"/>
        <w:rPr>
          <w:ins w:id="92" w:author="Ignace Vandecasteele" w:date="2017-09-09T21:13:00Z"/>
          <w:rFonts w:cs="Arial"/>
          <w:sz w:val="20"/>
          <w:szCs w:val="20"/>
          <w:lang w:val="nl-BE"/>
        </w:rPr>
      </w:pPr>
    </w:p>
    <w:p w14:paraId="29A180D6" w14:textId="77777777" w:rsidR="00236074" w:rsidDel="000205E8" w:rsidRDefault="00236074" w:rsidP="006F3923">
      <w:pPr>
        <w:jc w:val="both"/>
        <w:rPr>
          <w:del w:id="93" w:author="Ignace Vandecasteele" w:date="2017-09-09T20:39:00Z"/>
          <w:rFonts w:cs="Arial"/>
          <w:sz w:val="20"/>
          <w:szCs w:val="20"/>
          <w:lang w:val="nl-BE"/>
        </w:rPr>
      </w:pPr>
    </w:p>
    <w:p w14:paraId="33D84837" w14:textId="77777777" w:rsidR="00256762" w:rsidDel="000205E8" w:rsidRDefault="00256762" w:rsidP="006F3923">
      <w:pPr>
        <w:jc w:val="both"/>
        <w:rPr>
          <w:del w:id="94" w:author="Ignace Vandecasteele" w:date="2017-09-09T20:39:00Z"/>
          <w:rFonts w:cs="Arial"/>
          <w:sz w:val="20"/>
          <w:szCs w:val="20"/>
          <w:lang w:val="nl-BE"/>
        </w:rPr>
      </w:pPr>
    </w:p>
    <w:p w14:paraId="0B5741D9" w14:textId="77777777" w:rsidR="00236074" w:rsidDel="000205E8" w:rsidRDefault="00236074" w:rsidP="006F3923">
      <w:pPr>
        <w:jc w:val="both"/>
        <w:rPr>
          <w:del w:id="95" w:author="Ignace Vandecasteele" w:date="2017-09-09T20:39:00Z"/>
          <w:rFonts w:cs="Arial"/>
          <w:sz w:val="20"/>
          <w:szCs w:val="20"/>
          <w:lang w:val="nl-BE"/>
        </w:rPr>
      </w:pPr>
    </w:p>
    <w:p w14:paraId="2D85C978" w14:textId="77777777" w:rsidR="000205E8" w:rsidRDefault="00C84965" w:rsidP="006F3923">
      <w:pPr>
        <w:jc w:val="both"/>
        <w:rPr>
          <w:ins w:id="96" w:author="Ignace Vandecasteele" w:date="2017-09-09T20:41:00Z"/>
          <w:rFonts w:cs="Arial"/>
          <w:sz w:val="20"/>
          <w:szCs w:val="20"/>
          <w:lang w:val="nl-BE"/>
        </w:rPr>
      </w:pPr>
      <w:del w:id="97" w:author="Ignace Vandecasteele" w:date="2017-09-09T20:40:00Z">
        <w:r w:rsidDel="000205E8">
          <w:rPr>
            <w:rFonts w:cs="Arial"/>
            <w:sz w:val="20"/>
            <w:szCs w:val="20"/>
            <w:lang w:val="nl-BE"/>
          </w:rPr>
          <w:delText>N</w:delText>
        </w:r>
      </w:del>
      <w:del w:id="98" w:author="Ignace Vandecasteele" w:date="2017-09-09T20:39:00Z">
        <w:r w:rsidDel="000205E8">
          <w:rPr>
            <w:rFonts w:cs="Arial"/>
            <w:sz w:val="20"/>
            <w:szCs w:val="20"/>
            <w:lang w:val="nl-BE"/>
          </w:rPr>
          <w:delText xml:space="preserve">u </w:delText>
        </w:r>
      </w:del>
      <w:ins w:id="99" w:author="Ignace Vandecasteele" w:date="2017-09-09T20:40:00Z">
        <w:r w:rsidR="000205E8">
          <w:rPr>
            <w:rFonts w:cs="Arial"/>
            <w:sz w:val="20"/>
            <w:szCs w:val="20"/>
            <w:lang w:val="nl-BE"/>
          </w:rPr>
          <w:t>H</w:t>
        </w:r>
      </w:ins>
      <w:del w:id="100" w:author="Ignace Vandecasteele" w:date="2017-09-09T20:39:00Z">
        <w:r w:rsidDel="000205E8">
          <w:rPr>
            <w:rFonts w:cs="Arial"/>
            <w:sz w:val="20"/>
            <w:szCs w:val="20"/>
            <w:lang w:val="nl-BE"/>
          </w:rPr>
          <w:delText>kan</w:delText>
        </w:r>
      </w:del>
      <w:del w:id="101" w:author="Ignace Vandecasteele" w:date="2017-09-09T20:40:00Z">
        <w:r w:rsidDel="000205E8">
          <w:rPr>
            <w:rFonts w:cs="Arial"/>
            <w:sz w:val="20"/>
            <w:szCs w:val="20"/>
            <w:lang w:val="nl-BE"/>
          </w:rPr>
          <w:delText xml:space="preserve"> h</w:delText>
        </w:r>
      </w:del>
      <w:r>
        <w:rPr>
          <w:rFonts w:cs="Arial"/>
          <w:sz w:val="20"/>
          <w:szCs w:val="20"/>
          <w:lang w:val="nl-BE"/>
        </w:rPr>
        <w:t xml:space="preserve">et arme dier niet meer vluchten. </w:t>
      </w:r>
    </w:p>
    <w:p w14:paraId="008EDDCF" w14:textId="77777777" w:rsidR="00C84965" w:rsidDel="00086677" w:rsidRDefault="00C84965" w:rsidP="006F3923">
      <w:pPr>
        <w:jc w:val="both"/>
        <w:rPr>
          <w:del w:id="102" w:author="Ignace Vandecasteele" w:date="2017-09-09T21:11:00Z"/>
          <w:rFonts w:cs="Arial"/>
          <w:sz w:val="20"/>
          <w:szCs w:val="20"/>
          <w:lang w:val="nl-BE"/>
        </w:rPr>
      </w:pPr>
      <w:del w:id="103" w:author="Ignace Vandecasteele" w:date="2017-09-09T20:41:00Z">
        <w:r w:rsidDel="000205E8">
          <w:rPr>
            <w:rFonts w:cs="Arial"/>
            <w:sz w:val="20"/>
            <w:szCs w:val="20"/>
            <w:lang w:val="nl-BE"/>
          </w:rPr>
          <w:delText>Maar</w:delText>
        </w:r>
      </w:del>
      <w:del w:id="104" w:author="Ignace Vandecasteele" w:date="2017-09-09T20:44:00Z">
        <w:r w:rsidDel="000205E8">
          <w:rPr>
            <w:rFonts w:cs="Arial"/>
            <w:sz w:val="20"/>
            <w:szCs w:val="20"/>
            <w:lang w:val="nl-BE"/>
          </w:rPr>
          <w:delText>:</w:delText>
        </w:r>
      </w:del>
      <w:ins w:id="105" w:author="Ignace Vandecasteele" w:date="2017-09-09T21:11:00Z">
        <w:r w:rsidR="00086677">
          <w:rPr>
            <w:rFonts w:cs="Arial"/>
            <w:sz w:val="20"/>
            <w:szCs w:val="20"/>
            <w:lang w:val="nl-BE"/>
          </w:rPr>
          <w:t>Maar</w:t>
        </w:r>
      </w:ins>
      <w:ins w:id="106" w:author="Ignace Vandecasteele" w:date="2017-09-09T21:12:00Z">
        <w:r w:rsidR="00086677">
          <w:rPr>
            <w:rFonts w:cs="Arial"/>
            <w:sz w:val="20"/>
            <w:szCs w:val="20"/>
            <w:lang w:val="nl-BE"/>
          </w:rPr>
          <w:t>:</w:t>
        </w:r>
      </w:ins>
    </w:p>
    <w:p w14:paraId="03E0002E" w14:textId="77777777" w:rsidR="00086677" w:rsidRPr="00086677" w:rsidRDefault="00086677" w:rsidP="006F3923">
      <w:pPr>
        <w:jc w:val="both"/>
        <w:rPr>
          <w:ins w:id="107" w:author="Ignace Vandecasteele" w:date="2017-09-09T21:11:00Z"/>
          <w:rFonts w:cs="Arial"/>
          <w:sz w:val="20"/>
          <w:szCs w:val="20"/>
          <w:lang w:val="nl-BE"/>
        </w:rPr>
      </w:pPr>
    </w:p>
    <w:p w14:paraId="43739E1B" w14:textId="77777777" w:rsidR="006F3923" w:rsidRPr="00086677" w:rsidRDefault="006F3923">
      <w:pPr>
        <w:jc w:val="both"/>
        <w:rPr>
          <w:rFonts w:cs="Arial"/>
          <w:b/>
          <w:sz w:val="20"/>
          <w:szCs w:val="20"/>
          <w:lang w:val="nl-BE"/>
        </w:rPr>
      </w:pPr>
      <w:r>
        <w:rPr>
          <w:rFonts w:cs="Arial"/>
          <w:b/>
          <w:sz w:val="20"/>
          <w:szCs w:val="20"/>
          <w:lang w:val="nl-BE"/>
        </w:rPr>
        <w:t xml:space="preserve">           </w:t>
      </w:r>
      <w:del w:id="108" w:author="Ignace Vandecasteele" w:date="2017-09-09T21:11:00Z">
        <w:r w:rsidDel="00086677">
          <w:rPr>
            <w:rFonts w:cs="Arial"/>
            <w:b/>
            <w:sz w:val="20"/>
            <w:szCs w:val="20"/>
            <w:lang w:val="nl-BE"/>
          </w:rPr>
          <w:delText xml:space="preserve"> </w:delText>
        </w:r>
      </w:del>
      <w:del w:id="109" w:author="Ignace Vandecasteele" w:date="2017-09-09T21:12:00Z">
        <w:r w:rsidDel="00086677">
          <w:rPr>
            <w:rFonts w:cs="Arial"/>
            <w:b/>
            <w:sz w:val="20"/>
            <w:szCs w:val="20"/>
            <w:lang w:val="nl-BE"/>
          </w:rPr>
          <w:delText xml:space="preserve"> </w:delText>
        </w:r>
      </w:del>
      <w:r w:rsidRPr="00C84965">
        <w:rPr>
          <w:rFonts w:cs="Arial"/>
          <w:b/>
          <w:sz w:val="20"/>
          <w:szCs w:val="20"/>
          <w:lang w:val="nl-BE"/>
        </w:rPr>
        <w:t xml:space="preserve">7.Ka6 </w:t>
      </w:r>
    </w:p>
    <w:p w14:paraId="45855C64" w14:textId="77777777" w:rsidR="006F3923" w:rsidRPr="00362D6B" w:rsidRDefault="006F3923" w:rsidP="006F3923">
      <w:pPr>
        <w:jc w:val="both"/>
        <w:rPr>
          <w:rFonts w:cs="Arial"/>
          <w:b/>
          <w:sz w:val="20"/>
          <w:szCs w:val="20"/>
          <w:lang w:val="nl-BE"/>
        </w:rPr>
      </w:pPr>
    </w:p>
    <w:p w14:paraId="2836361B" w14:textId="77777777" w:rsidR="006F3923" w:rsidRPr="00362D6B" w:rsidRDefault="006F3923" w:rsidP="006F3923">
      <w:pPr>
        <w:jc w:val="both"/>
        <w:rPr>
          <w:rFonts w:cs="Arial"/>
          <w:b/>
          <w:i/>
          <w:sz w:val="20"/>
          <w:szCs w:val="20"/>
          <w:lang w:val="nl-BE"/>
        </w:rPr>
      </w:pPr>
      <w:r w:rsidRPr="00362D6B">
        <w:rPr>
          <w:rFonts w:cs="Arial"/>
          <w:b/>
          <w:sz w:val="20"/>
          <w:szCs w:val="20"/>
          <w:lang w:val="nl-BE"/>
        </w:rPr>
        <w:t>V</w:t>
      </w:r>
      <w:r w:rsidRPr="00362D6B">
        <w:rPr>
          <w:rFonts w:cs="Arial"/>
          <w:b/>
          <w:i/>
          <w:sz w:val="20"/>
          <w:szCs w:val="20"/>
          <w:lang w:val="nl-BE"/>
        </w:rPr>
        <w:t xml:space="preserve">ariant A </w:t>
      </w:r>
    </w:p>
    <w:p w14:paraId="42C6721D" w14:textId="77777777" w:rsidR="006F3923" w:rsidRPr="00362D6B" w:rsidRDefault="006F3923" w:rsidP="006F3923">
      <w:pPr>
        <w:jc w:val="both"/>
        <w:rPr>
          <w:rFonts w:cs="Arial"/>
          <w:b/>
          <w:sz w:val="20"/>
          <w:szCs w:val="20"/>
          <w:lang w:val="nl-BE"/>
        </w:rPr>
      </w:pPr>
      <w:r w:rsidRPr="00362D6B">
        <w:rPr>
          <w:rFonts w:cs="Arial"/>
          <w:b/>
          <w:i/>
          <w:sz w:val="20"/>
          <w:szCs w:val="20"/>
          <w:lang w:val="nl-BE"/>
        </w:rPr>
        <w:t xml:space="preserve">             7…</w:t>
      </w:r>
      <w:r w:rsidRPr="00362D6B">
        <w:rPr>
          <w:rFonts w:cs="Arial"/>
          <w:b/>
          <w:i/>
          <w:sz w:val="20"/>
          <w:szCs w:val="20"/>
          <w:lang w:val="nl-BE"/>
        </w:rPr>
        <w:tab/>
      </w:r>
      <w:r w:rsidRPr="00362D6B">
        <w:rPr>
          <w:rFonts w:cs="Arial"/>
          <w:b/>
          <w:i/>
          <w:sz w:val="20"/>
          <w:szCs w:val="20"/>
          <w:lang w:val="nl-BE"/>
        </w:rPr>
        <w:tab/>
      </w:r>
      <w:r w:rsidRPr="00362D6B">
        <w:rPr>
          <w:rFonts w:cs="Arial"/>
          <w:b/>
          <w:sz w:val="20"/>
          <w:szCs w:val="20"/>
          <w:lang w:val="nl-BE"/>
        </w:rPr>
        <w:t xml:space="preserve">Pc6 </w:t>
      </w:r>
    </w:p>
    <w:p w14:paraId="5214A73D" w14:textId="77777777" w:rsidR="006F3923" w:rsidRPr="00362D6B" w:rsidRDefault="006F3923" w:rsidP="006F3923">
      <w:pPr>
        <w:jc w:val="both"/>
        <w:rPr>
          <w:rFonts w:cs="Arial"/>
          <w:b/>
          <w:sz w:val="20"/>
          <w:szCs w:val="20"/>
          <w:lang w:val="nl-BE"/>
        </w:rPr>
      </w:pPr>
      <w:r w:rsidRPr="00362D6B">
        <w:rPr>
          <w:rFonts w:cs="Arial"/>
          <w:b/>
          <w:sz w:val="20"/>
          <w:szCs w:val="20"/>
          <w:lang w:val="nl-BE"/>
        </w:rPr>
        <w:t xml:space="preserve">             8.Kb5 </w:t>
      </w:r>
      <w:r w:rsidRPr="00362D6B">
        <w:rPr>
          <w:rFonts w:cs="Arial"/>
          <w:b/>
          <w:sz w:val="20"/>
          <w:szCs w:val="20"/>
          <w:lang w:val="nl-BE"/>
        </w:rPr>
        <w:tab/>
      </w:r>
      <w:r w:rsidRPr="00362D6B">
        <w:rPr>
          <w:rFonts w:cs="Arial"/>
          <w:b/>
          <w:sz w:val="20"/>
          <w:szCs w:val="20"/>
          <w:lang w:val="nl-BE"/>
        </w:rPr>
        <w:tab/>
        <w:t xml:space="preserve">Kd5 </w:t>
      </w:r>
    </w:p>
    <w:p w14:paraId="7D60ADCB" w14:textId="77777777" w:rsidR="006F3923" w:rsidRPr="00362D6B" w:rsidRDefault="006F3923" w:rsidP="006F3923">
      <w:pPr>
        <w:jc w:val="both"/>
        <w:rPr>
          <w:rFonts w:cs="Arial"/>
          <w:b/>
          <w:sz w:val="20"/>
          <w:szCs w:val="20"/>
          <w:lang w:val="nl-BE"/>
        </w:rPr>
      </w:pPr>
      <w:r w:rsidRPr="00362D6B">
        <w:rPr>
          <w:rFonts w:cs="Arial"/>
          <w:b/>
          <w:sz w:val="20"/>
          <w:szCs w:val="20"/>
          <w:lang w:val="nl-BE"/>
        </w:rPr>
        <w:t xml:space="preserve">             9.Ka4 </w:t>
      </w:r>
      <w:r w:rsidRPr="00362D6B">
        <w:rPr>
          <w:rFonts w:cs="Arial"/>
          <w:b/>
          <w:sz w:val="20"/>
          <w:szCs w:val="20"/>
          <w:lang w:val="nl-BE"/>
        </w:rPr>
        <w:tab/>
      </w:r>
      <w:r w:rsidRPr="00362D6B">
        <w:rPr>
          <w:rFonts w:cs="Arial"/>
          <w:b/>
          <w:sz w:val="20"/>
          <w:szCs w:val="20"/>
          <w:lang w:val="nl-BE"/>
        </w:rPr>
        <w:tab/>
        <w:t xml:space="preserve">Kc4  </w:t>
      </w:r>
    </w:p>
    <w:p w14:paraId="00F82E66" w14:textId="77777777" w:rsidR="006F3923" w:rsidRDefault="006F3923" w:rsidP="006F3923">
      <w:pPr>
        <w:jc w:val="both"/>
        <w:rPr>
          <w:rFonts w:cs="Arial"/>
          <w:sz w:val="20"/>
          <w:szCs w:val="20"/>
          <w:lang w:val="nl-BE"/>
        </w:rPr>
      </w:pPr>
      <w:r w:rsidRPr="00362D6B">
        <w:rPr>
          <w:rFonts w:cs="Arial"/>
          <w:b/>
          <w:sz w:val="20"/>
          <w:szCs w:val="20"/>
          <w:lang w:val="nl-BE"/>
        </w:rPr>
        <w:t xml:space="preserve">           </w:t>
      </w:r>
      <w:r>
        <w:rPr>
          <w:rFonts w:cs="Arial"/>
          <w:b/>
          <w:sz w:val="20"/>
          <w:szCs w:val="20"/>
          <w:lang w:val="nl-BE"/>
        </w:rPr>
        <w:t xml:space="preserve">10.Pd6+ </w:t>
      </w:r>
      <w:r>
        <w:rPr>
          <w:rFonts w:cs="Arial"/>
          <w:b/>
          <w:sz w:val="20"/>
          <w:szCs w:val="20"/>
          <w:lang w:val="nl-BE"/>
        </w:rPr>
        <w:tab/>
        <w:t xml:space="preserve">Lxd6 </w:t>
      </w:r>
      <w:r>
        <w:rPr>
          <w:rFonts w:cs="Arial"/>
          <w:sz w:val="20"/>
          <w:szCs w:val="20"/>
          <w:lang w:val="nl-BE"/>
        </w:rPr>
        <w:t xml:space="preserve"> </w:t>
      </w:r>
    </w:p>
    <w:p w14:paraId="4C18B707" w14:textId="77777777" w:rsidR="006F3923" w:rsidRDefault="006F3923" w:rsidP="006F3923">
      <w:pPr>
        <w:jc w:val="both"/>
        <w:rPr>
          <w:rFonts w:cs="Arial"/>
          <w:sz w:val="20"/>
          <w:szCs w:val="20"/>
          <w:lang w:val="nl-BE"/>
        </w:rPr>
      </w:pPr>
      <w:r>
        <w:rPr>
          <w:rFonts w:cs="Arial"/>
          <w:sz w:val="20"/>
          <w:szCs w:val="20"/>
          <w:lang w:val="nl-BE"/>
        </w:rPr>
        <w:t xml:space="preserve">En wit staat pat. </w:t>
      </w:r>
    </w:p>
    <w:p w14:paraId="6B325551" w14:textId="77777777" w:rsidR="006F3923" w:rsidRDefault="006F3923" w:rsidP="006F3923">
      <w:pPr>
        <w:jc w:val="both"/>
        <w:rPr>
          <w:rFonts w:cs="Arial"/>
          <w:sz w:val="20"/>
          <w:szCs w:val="20"/>
          <w:lang w:val="nl-BE"/>
        </w:rPr>
      </w:pPr>
    </w:p>
    <w:p w14:paraId="04FFFE90" w14:textId="77777777" w:rsidR="006F3923" w:rsidRDefault="006F3923" w:rsidP="006F3923">
      <w:pPr>
        <w:jc w:val="both"/>
        <w:rPr>
          <w:rFonts w:cs="Arial"/>
          <w:b/>
          <w:i/>
          <w:sz w:val="20"/>
          <w:szCs w:val="20"/>
          <w:lang w:val="nl-BE"/>
        </w:rPr>
      </w:pPr>
      <w:r>
        <w:rPr>
          <w:rFonts w:cs="Arial"/>
          <w:b/>
          <w:i/>
          <w:sz w:val="20"/>
          <w:szCs w:val="20"/>
          <w:lang w:val="nl-BE"/>
        </w:rPr>
        <w:t xml:space="preserve">Variant B </w:t>
      </w:r>
    </w:p>
    <w:p w14:paraId="6BD590C8" w14:textId="77777777" w:rsidR="006F3923" w:rsidRDefault="006F3923" w:rsidP="006F3923">
      <w:pPr>
        <w:jc w:val="both"/>
        <w:rPr>
          <w:rFonts w:cs="Arial"/>
          <w:b/>
          <w:sz w:val="20"/>
          <w:szCs w:val="20"/>
          <w:lang w:val="nl-BE"/>
        </w:rPr>
      </w:pPr>
      <w:r>
        <w:rPr>
          <w:rFonts w:cs="Arial"/>
          <w:b/>
          <w:sz w:val="20"/>
          <w:szCs w:val="20"/>
          <w:lang w:val="nl-BE"/>
        </w:rPr>
        <w:t xml:space="preserve">             7…</w:t>
      </w:r>
      <w:r>
        <w:rPr>
          <w:rFonts w:cs="Arial"/>
          <w:b/>
          <w:sz w:val="20"/>
          <w:szCs w:val="20"/>
          <w:lang w:val="nl-BE"/>
        </w:rPr>
        <w:tab/>
      </w:r>
      <w:r>
        <w:rPr>
          <w:rFonts w:cs="Arial"/>
          <w:b/>
          <w:sz w:val="20"/>
          <w:szCs w:val="20"/>
          <w:lang w:val="nl-BE"/>
        </w:rPr>
        <w:tab/>
        <w:t xml:space="preserve">Kc4 </w:t>
      </w:r>
      <w:r w:rsidR="00B56EC0">
        <w:rPr>
          <w:rFonts w:cs="Arial"/>
          <w:b/>
          <w:sz w:val="20"/>
          <w:szCs w:val="20"/>
          <w:lang w:val="nl-BE"/>
        </w:rPr>
        <w:t xml:space="preserve"> </w:t>
      </w:r>
    </w:p>
    <w:p w14:paraId="7B204AE1" w14:textId="77777777" w:rsidR="006F3923" w:rsidRDefault="006F3923" w:rsidP="006F3923">
      <w:pPr>
        <w:jc w:val="both"/>
        <w:rPr>
          <w:rFonts w:cs="Arial"/>
          <w:b/>
          <w:sz w:val="20"/>
          <w:szCs w:val="20"/>
          <w:lang w:val="nl-BE"/>
        </w:rPr>
      </w:pPr>
      <w:r>
        <w:rPr>
          <w:rFonts w:cs="Arial"/>
          <w:b/>
          <w:sz w:val="20"/>
          <w:szCs w:val="20"/>
          <w:lang w:val="nl-BE"/>
        </w:rPr>
        <w:t xml:space="preserve">             8.Pa5+ </w:t>
      </w:r>
      <w:r>
        <w:rPr>
          <w:rFonts w:cs="Arial"/>
          <w:b/>
          <w:sz w:val="20"/>
          <w:szCs w:val="20"/>
          <w:lang w:val="nl-BE"/>
        </w:rPr>
        <w:tab/>
        <w:t xml:space="preserve">Kb4 </w:t>
      </w:r>
    </w:p>
    <w:p w14:paraId="20E58E41" w14:textId="77777777" w:rsidR="006F3923" w:rsidRDefault="006F3923" w:rsidP="006F3923">
      <w:pPr>
        <w:jc w:val="both"/>
        <w:rPr>
          <w:rFonts w:cs="Arial"/>
          <w:b/>
          <w:sz w:val="20"/>
          <w:szCs w:val="20"/>
          <w:lang w:val="nl-BE"/>
        </w:rPr>
      </w:pPr>
      <w:r>
        <w:rPr>
          <w:rFonts w:cs="Arial"/>
          <w:b/>
          <w:sz w:val="20"/>
          <w:szCs w:val="20"/>
          <w:lang w:val="nl-BE"/>
        </w:rPr>
        <w:t xml:space="preserve">             9.Pc6+ </w:t>
      </w:r>
      <w:r>
        <w:rPr>
          <w:rFonts w:cs="Arial"/>
          <w:b/>
          <w:sz w:val="20"/>
          <w:szCs w:val="20"/>
          <w:lang w:val="nl-BE"/>
        </w:rPr>
        <w:tab/>
        <w:t xml:space="preserve">Pxc6 </w:t>
      </w:r>
    </w:p>
    <w:p w14:paraId="218F1879" w14:textId="77777777" w:rsidR="006F3923" w:rsidRDefault="006F3923" w:rsidP="006F3923">
      <w:pPr>
        <w:jc w:val="both"/>
        <w:rPr>
          <w:rFonts w:cs="Arial"/>
          <w:b/>
          <w:sz w:val="20"/>
          <w:szCs w:val="20"/>
          <w:lang w:val="nl-BE"/>
        </w:rPr>
      </w:pPr>
      <w:r>
        <w:rPr>
          <w:rFonts w:cs="Arial"/>
          <w:b/>
          <w:sz w:val="20"/>
          <w:szCs w:val="20"/>
          <w:lang w:val="nl-BE"/>
        </w:rPr>
        <w:t xml:space="preserve">           10.Kb7 </w:t>
      </w:r>
    </w:p>
    <w:p w14:paraId="09AAB107" w14:textId="77777777" w:rsidR="006F3923" w:rsidRPr="00177777" w:rsidRDefault="006F3923" w:rsidP="006F3923">
      <w:pPr>
        <w:jc w:val="both"/>
        <w:rPr>
          <w:rFonts w:cs="Arial"/>
          <w:sz w:val="20"/>
          <w:szCs w:val="20"/>
          <w:lang w:val="en-GB"/>
        </w:rPr>
      </w:pPr>
      <w:r>
        <w:rPr>
          <w:rFonts w:cs="Arial"/>
          <w:sz w:val="20"/>
          <w:szCs w:val="20"/>
          <w:lang w:val="nl-BE"/>
        </w:rPr>
        <w:t xml:space="preserve">En één zwart stuk moet sneuve-len. </w:t>
      </w:r>
      <w:r w:rsidRPr="00177777">
        <w:rPr>
          <w:rFonts w:cs="Arial"/>
          <w:sz w:val="20"/>
          <w:szCs w:val="20"/>
          <w:lang w:val="en-GB"/>
        </w:rPr>
        <w:t xml:space="preserve">Remise.  </w:t>
      </w:r>
    </w:p>
    <w:p w14:paraId="74560F90" w14:textId="77777777" w:rsidR="006F3923" w:rsidRPr="00177777" w:rsidRDefault="006F3923" w:rsidP="006F3923">
      <w:pPr>
        <w:jc w:val="both"/>
        <w:rPr>
          <w:rFonts w:cs="Arial"/>
          <w:sz w:val="20"/>
          <w:szCs w:val="20"/>
          <w:lang w:val="en-GB"/>
        </w:rPr>
      </w:pPr>
    </w:p>
    <w:p w14:paraId="24A00618" w14:textId="77777777" w:rsidR="006F3923" w:rsidRPr="00177777" w:rsidRDefault="006F3923" w:rsidP="006F3923">
      <w:pPr>
        <w:jc w:val="both"/>
        <w:rPr>
          <w:rFonts w:cs="Arial"/>
          <w:b/>
          <w:sz w:val="20"/>
          <w:szCs w:val="20"/>
          <w:lang w:val="en-GB"/>
        </w:rPr>
      </w:pPr>
      <w:r w:rsidRPr="00177777">
        <w:rPr>
          <w:rFonts w:cs="Arial"/>
          <w:b/>
          <w:sz w:val="20"/>
          <w:szCs w:val="20"/>
          <w:lang w:val="en-GB"/>
        </w:rPr>
        <w:t xml:space="preserve">Ka8 Pc8 c7 d6 / </w:t>
      </w:r>
    </w:p>
    <w:p w14:paraId="2A168715" w14:textId="77777777" w:rsidR="006F3923" w:rsidRDefault="006F3923" w:rsidP="006F3923">
      <w:pPr>
        <w:jc w:val="both"/>
        <w:rPr>
          <w:rFonts w:cs="Arial"/>
          <w:sz w:val="20"/>
          <w:szCs w:val="20"/>
          <w:lang w:val="nl-BE"/>
        </w:rPr>
      </w:pPr>
      <w:r w:rsidRPr="00177777">
        <w:rPr>
          <w:rFonts w:cs="Arial"/>
          <w:b/>
          <w:sz w:val="20"/>
          <w:szCs w:val="20"/>
          <w:lang w:val="en-GB"/>
        </w:rPr>
        <w:t xml:space="preserve">                      </w:t>
      </w:r>
      <w:r>
        <w:rPr>
          <w:rFonts w:cs="Arial"/>
          <w:b/>
          <w:sz w:val="20"/>
          <w:szCs w:val="20"/>
          <w:lang w:val="nl-BE"/>
        </w:rPr>
        <w:t>Ke3 Td5 Le1 Pe8</w:t>
      </w:r>
      <w:r>
        <w:rPr>
          <w:rFonts w:cs="Arial"/>
          <w:sz w:val="20"/>
          <w:szCs w:val="20"/>
          <w:lang w:val="nl-BE"/>
        </w:rPr>
        <w:t xml:space="preserve"> </w:t>
      </w:r>
      <w:r>
        <w:rPr>
          <w:rFonts w:cs="Arial"/>
          <w:b/>
          <w:sz w:val="20"/>
          <w:szCs w:val="20"/>
          <w:lang w:val="nl-BE"/>
        </w:rPr>
        <w:t>+</w:t>
      </w:r>
      <w:r>
        <w:rPr>
          <w:rFonts w:cs="Arial"/>
          <w:sz w:val="20"/>
          <w:szCs w:val="20"/>
          <w:lang w:val="nl-BE"/>
        </w:rPr>
        <w:t xml:space="preserve"> </w:t>
      </w:r>
    </w:p>
    <w:p w14:paraId="3D490B98" w14:textId="77777777" w:rsidR="006F3923" w:rsidRDefault="006F3923" w:rsidP="006F3923">
      <w:pPr>
        <w:jc w:val="both"/>
        <w:rPr>
          <w:rFonts w:cs="Arial"/>
          <w:sz w:val="20"/>
          <w:szCs w:val="20"/>
          <w:lang w:val="nl-BE"/>
        </w:rPr>
      </w:pPr>
    </w:p>
    <w:p w14:paraId="364E8D54" w14:textId="77777777" w:rsidR="006F3923" w:rsidRDefault="006F3923" w:rsidP="006F3923">
      <w:pPr>
        <w:jc w:val="both"/>
        <w:rPr>
          <w:rFonts w:cs="Arial"/>
          <w:sz w:val="20"/>
          <w:szCs w:val="20"/>
          <w:lang w:val="nl-BE"/>
        </w:rPr>
      </w:pPr>
      <w:r>
        <w:rPr>
          <w:rFonts w:cs="Arial"/>
          <w:sz w:val="20"/>
          <w:szCs w:val="20"/>
          <w:lang w:val="nl-BE"/>
        </w:rPr>
        <w:t xml:space="preserve">In </w:t>
      </w:r>
      <w:r>
        <w:rPr>
          <w:rFonts w:cs="Arial"/>
          <w:i/>
          <w:sz w:val="20"/>
          <w:szCs w:val="20"/>
          <w:lang w:val="nl-BE"/>
        </w:rPr>
        <w:t>Schakend Nederland</w:t>
      </w:r>
      <w:r>
        <w:rPr>
          <w:rFonts w:cs="Arial"/>
          <w:sz w:val="20"/>
          <w:szCs w:val="20"/>
          <w:lang w:val="nl-BE"/>
        </w:rPr>
        <w:t xml:space="preserve"> (1994) kreeg ik </w:t>
      </w:r>
      <w:r w:rsidR="00D639A0">
        <w:rPr>
          <w:rFonts w:cs="Arial"/>
          <w:b/>
          <w:sz w:val="20"/>
          <w:szCs w:val="20"/>
          <w:lang w:val="nl-BE"/>
        </w:rPr>
        <w:t>ten onrechte de 2de eer</w:t>
      </w:r>
      <w:r w:rsidR="00DC611C">
        <w:rPr>
          <w:rFonts w:cs="Arial"/>
          <w:b/>
          <w:sz w:val="20"/>
          <w:szCs w:val="20"/>
          <w:lang w:val="nl-BE"/>
        </w:rPr>
        <w:t>-</w:t>
      </w:r>
      <w:r w:rsidRPr="00D639A0">
        <w:rPr>
          <w:rFonts w:cs="Arial"/>
          <w:b/>
          <w:sz w:val="20"/>
          <w:szCs w:val="20"/>
          <w:lang w:val="nl-BE"/>
        </w:rPr>
        <w:t>volle</w:t>
      </w:r>
      <w:r>
        <w:rPr>
          <w:rFonts w:cs="Arial"/>
          <w:sz w:val="20"/>
          <w:szCs w:val="20"/>
          <w:lang w:val="nl-BE"/>
        </w:rPr>
        <w:t xml:space="preserve"> vermelding</w:t>
      </w:r>
      <w:r>
        <w:rPr>
          <w:rFonts w:cs="Arial"/>
          <w:i/>
          <w:sz w:val="20"/>
          <w:szCs w:val="20"/>
          <w:lang w:val="nl-BE"/>
        </w:rPr>
        <w:t xml:space="preserve"> </w:t>
      </w:r>
      <w:r w:rsidR="00DC611C">
        <w:rPr>
          <w:rFonts w:cs="Arial"/>
          <w:sz w:val="20"/>
          <w:szCs w:val="20"/>
          <w:lang w:val="nl-BE"/>
        </w:rPr>
        <w:t>voor boven</w:t>
      </w:r>
      <w:r w:rsidR="00D639A0">
        <w:rPr>
          <w:rFonts w:cs="Arial"/>
          <w:sz w:val="20"/>
          <w:szCs w:val="20"/>
          <w:lang w:val="nl-BE"/>
        </w:rPr>
        <w:t>staan</w:t>
      </w:r>
      <w:r w:rsidR="00DC611C">
        <w:rPr>
          <w:rFonts w:cs="Arial"/>
          <w:sz w:val="20"/>
          <w:szCs w:val="20"/>
          <w:lang w:val="nl-BE"/>
        </w:rPr>
        <w:t>-</w:t>
      </w:r>
      <w:r>
        <w:rPr>
          <w:rFonts w:cs="Arial"/>
          <w:sz w:val="20"/>
          <w:szCs w:val="20"/>
          <w:lang w:val="nl-BE"/>
        </w:rPr>
        <w:t xml:space="preserve">de stelling met deze oplossing: </w:t>
      </w:r>
    </w:p>
    <w:p w14:paraId="7E909173" w14:textId="77777777" w:rsidR="006F3923" w:rsidRDefault="006F3923" w:rsidP="006F3923">
      <w:pPr>
        <w:jc w:val="both"/>
        <w:rPr>
          <w:rFonts w:cs="Arial"/>
          <w:sz w:val="20"/>
          <w:szCs w:val="20"/>
          <w:lang w:val="nl-BE"/>
        </w:rPr>
      </w:pPr>
    </w:p>
    <w:p w14:paraId="0B28E2FD" w14:textId="77777777" w:rsidR="006F3923" w:rsidRDefault="006F3923" w:rsidP="006F3923">
      <w:pPr>
        <w:jc w:val="both"/>
        <w:rPr>
          <w:rFonts w:cs="Arial"/>
          <w:sz w:val="20"/>
          <w:szCs w:val="20"/>
          <w:lang w:val="nl-BE"/>
        </w:rPr>
      </w:pPr>
      <w:r>
        <w:rPr>
          <w:rFonts w:cs="Arial"/>
          <w:sz w:val="20"/>
          <w:szCs w:val="20"/>
          <w:lang w:val="nl-BE"/>
        </w:rPr>
        <w:t xml:space="preserve">Na 1.Pb6 Ta5+ </w:t>
      </w:r>
      <w:r w:rsidRPr="00B7154F">
        <w:rPr>
          <w:rFonts w:cs="Arial"/>
          <w:b/>
          <w:sz w:val="20"/>
          <w:szCs w:val="20"/>
          <w:lang w:val="nl-BE"/>
        </w:rPr>
        <w:t>2.Kb8</w:t>
      </w:r>
      <w:r>
        <w:rPr>
          <w:rFonts w:cs="Arial"/>
          <w:sz w:val="20"/>
          <w:szCs w:val="20"/>
          <w:lang w:val="nl-BE"/>
        </w:rPr>
        <w:t xml:space="preserve"> Pxd6 3.c8D 3.Pxc8 4.Pc4+ enzovoort, houdt wit remise als boven. </w:t>
      </w:r>
    </w:p>
    <w:p w14:paraId="3A98C147" w14:textId="77777777" w:rsidR="006F3923" w:rsidRDefault="006F3923" w:rsidP="006F3923">
      <w:pPr>
        <w:jc w:val="both"/>
        <w:rPr>
          <w:rFonts w:cs="Arial"/>
          <w:sz w:val="20"/>
          <w:szCs w:val="20"/>
          <w:lang w:val="nl-BE"/>
        </w:rPr>
      </w:pPr>
    </w:p>
    <w:p w14:paraId="113B9192" w14:textId="77777777" w:rsidR="006F3923" w:rsidRDefault="002A5CC0" w:rsidP="006F3923">
      <w:pPr>
        <w:jc w:val="both"/>
        <w:rPr>
          <w:rFonts w:cs="Arial"/>
          <w:sz w:val="20"/>
          <w:szCs w:val="20"/>
          <w:lang w:val="nl-BE"/>
        </w:rPr>
      </w:pPr>
      <w:r>
        <w:rPr>
          <w:rFonts w:cs="Arial"/>
          <w:sz w:val="20"/>
          <w:szCs w:val="20"/>
          <w:lang w:val="nl-BE"/>
        </w:rPr>
        <w:t>Maar ik vond later</w:t>
      </w:r>
      <w:r w:rsidR="006F3923">
        <w:rPr>
          <w:rFonts w:cs="Arial"/>
          <w:sz w:val="20"/>
          <w:szCs w:val="20"/>
          <w:lang w:val="nl-BE"/>
        </w:rPr>
        <w:t xml:space="preserve"> een tweede op</w:t>
      </w:r>
      <w:r w:rsidR="00E177F2">
        <w:rPr>
          <w:rFonts w:cs="Arial"/>
          <w:sz w:val="20"/>
          <w:szCs w:val="20"/>
          <w:lang w:val="nl-BE"/>
        </w:rPr>
        <w:t>-</w:t>
      </w:r>
      <w:r w:rsidR="006F3923">
        <w:rPr>
          <w:rFonts w:cs="Arial"/>
          <w:sz w:val="20"/>
          <w:szCs w:val="20"/>
          <w:lang w:val="nl-BE"/>
        </w:rPr>
        <w:t>l</w:t>
      </w:r>
      <w:r>
        <w:rPr>
          <w:rFonts w:cs="Arial"/>
          <w:sz w:val="20"/>
          <w:szCs w:val="20"/>
          <w:lang w:val="nl-BE"/>
        </w:rPr>
        <w:t>os</w:t>
      </w:r>
      <w:r w:rsidR="00E177F2">
        <w:rPr>
          <w:rFonts w:cs="Arial"/>
          <w:sz w:val="20"/>
          <w:szCs w:val="20"/>
          <w:lang w:val="nl-BE"/>
        </w:rPr>
        <w:t>sing:</w:t>
      </w:r>
      <w:r w:rsidR="006F3923">
        <w:rPr>
          <w:rFonts w:cs="Arial"/>
          <w:sz w:val="20"/>
          <w:szCs w:val="20"/>
          <w:lang w:val="nl-BE"/>
        </w:rPr>
        <w:t xml:space="preserve"> 1.Pb6 Ta5+ en nu </w:t>
      </w:r>
      <w:r w:rsidR="006F3923" w:rsidRPr="00B7154F">
        <w:rPr>
          <w:rFonts w:cs="Arial"/>
          <w:b/>
          <w:sz w:val="20"/>
          <w:szCs w:val="20"/>
          <w:lang w:val="nl-BE"/>
        </w:rPr>
        <w:t>2.Kb7</w:t>
      </w:r>
      <w:r w:rsidR="006F3923">
        <w:rPr>
          <w:rFonts w:cs="Arial"/>
          <w:sz w:val="20"/>
          <w:szCs w:val="20"/>
          <w:lang w:val="nl-BE"/>
        </w:rPr>
        <w:t xml:space="preserve"> Tc6 3.d7 Txc7+ 4.Kb8 Txd7 5.Pxd7, ook remise.</w:t>
      </w:r>
    </w:p>
    <w:p w14:paraId="354C3A2C" w14:textId="77777777" w:rsidR="006F3923" w:rsidRDefault="002131FF" w:rsidP="00A15054">
      <w:pPr>
        <w:spacing w:line="190" w:lineRule="exact"/>
        <w:jc w:val="center"/>
        <w:rPr>
          <w:rFonts w:cs="Arial"/>
          <w:b/>
          <w:sz w:val="20"/>
          <w:szCs w:val="20"/>
          <w:lang w:val="nl-BE"/>
        </w:rPr>
      </w:pPr>
      <w:r>
        <w:rPr>
          <w:rFonts w:cs="Arial"/>
          <w:b/>
          <w:sz w:val="20"/>
          <w:szCs w:val="20"/>
          <w:lang w:val="nl-BE"/>
        </w:rPr>
        <w:br w:type="page"/>
      </w:r>
      <w:r w:rsidR="004B42C5">
        <w:rPr>
          <w:rFonts w:cs="Arial"/>
          <w:b/>
          <w:sz w:val="20"/>
          <w:szCs w:val="20"/>
          <w:lang w:val="nl-BE"/>
        </w:rPr>
        <w:lastRenderedPageBreak/>
        <w:t>- 19</w:t>
      </w:r>
      <w:r w:rsidR="00741791">
        <w:rPr>
          <w:rFonts w:cs="Arial"/>
          <w:b/>
          <w:sz w:val="20"/>
          <w:szCs w:val="20"/>
          <w:lang w:val="nl-BE"/>
        </w:rPr>
        <w:t>5</w:t>
      </w:r>
      <w:r w:rsidR="006F3923">
        <w:rPr>
          <w:rFonts w:cs="Arial"/>
          <w:b/>
          <w:sz w:val="20"/>
          <w:szCs w:val="20"/>
          <w:lang w:val="nl-BE"/>
        </w:rPr>
        <w:t xml:space="preserve"> -</w:t>
      </w:r>
    </w:p>
    <w:p w14:paraId="4860834C" w14:textId="77777777" w:rsidR="006F3923" w:rsidRDefault="006F3923" w:rsidP="006F3923">
      <w:pPr>
        <w:spacing w:line="190" w:lineRule="exact"/>
        <w:jc w:val="center"/>
        <w:rPr>
          <w:rFonts w:cs="Arial"/>
          <w:b/>
          <w:sz w:val="20"/>
          <w:szCs w:val="20"/>
          <w:lang w:val="nl-BE"/>
        </w:rPr>
      </w:pPr>
    </w:p>
    <w:p w14:paraId="3999E83B" w14:textId="77777777" w:rsidR="006F3923" w:rsidRDefault="006F3923" w:rsidP="006F3923">
      <w:pPr>
        <w:spacing w:line="190" w:lineRule="exact"/>
        <w:jc w:val="center"/>
        <w:rPr>
          <w:rFonts w:cs="Arial"/>
          <w:i/>
          <w:sz w:val="20"/>
          <w:szCs w:val="20"/>
          <w:lang w:val="nl-BE"/>
        </w:rPr>
      </w:pPr>
      <w:r>
        <w:rPr>
          <w:rFonts w:cs="Arial"/>
          <w:i/>
          <w:sz w:val="20"/>
          <w:szCs w:val="20"/>
          <w:lang w:val="nl-BE"/>
        </w:rPr>
        <w:t>Jubiläumsturnier,</w:t>
      </w:r>
    </w:p>
    <w:p w14:paraId="606EEF4E"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“Yochanan Afek-50”, </w:t>
      </w:r>
      <w:r>
        <w:rPr>
          <w:rFonts w:cs="Arial"/>
          <w:sz w:val="20"/>
          <w:szCs w:val="20"/>
          <w:lang w:val="nl-BE"/>
        </w:rPr>
        <w:t xml:space="preserve">2001 </w:t>
      </w:r>
    </w:p>
    <w:p w14:paraId="1ADF754E" w14:textId="77777777" w:rsidR="006F3923" w:rsidRDefault="006F3923" w:rsidP="006F3923">
      <w:pPr>
        <w:spacing w:line="190" w:lineRule="exact"/>
        <w:jc w:val="center"/>
        <w:rPr>
          <w:rFonts w:cs="Arial"/>
          <w:i/>
          <w:sz w:val="20"/>
          <w:szCs w:val="20"/>
          <w:lang w:val="nl-BE"/>
        </w:rPr>
      </w:pPr>
    </w:p>
    <w:p w14:paraId="09A3EF61" w14:textId="77777777" w:rsidR="006F3923" w:rsidRDefault="006F3923" w:rsidP="006F3923">
      <w:pPr>
        <w:jc w:val="center"/>
        <w:rPr>
          <w:rFonts w:cs="Arial"/>
          <w:i/>
          <w:sz w:val="20"/>
          <w:szCs w:val="20"/>
          <w:lang w:val="nl-BE"/>
        </w:rPr>
      </w:pPr>
      <w:r>
        <w:rPr>
          <w:lang w:val="nl-BE"/>
        </w:rPr>
        <w:object w:dxaOrig="4579" w:dyaOrig="4586" w14:anchorId="3E2DC67D">
          <v:shape id="_x0000_i1209" type="#_x0000_t75" style="width:161.15pt;height:161.15pt" o:ole="">
            <v:imagedata r:id="rId390" o:title=""/>
          </v:shape>
          <o:OLEObject Type="Embed" ProgID="CorelDRAW.Graphic.12" ShapeID="_x0000_i1209" DrawAspect="Content" ObjectID="_1587467602" r:id="rId391"/>
        </w:object>
      </w:r>
    </w:p>
    <w:p w14:paraId="71231EFF" w14:textId="77777777" w:rsidR="00A955F9" w:rsidRDefault="00A955F9" w:rsidP="006F3923">
      <w:pPr>
        <w:jc w:val="center"/>
        <w:rPr>
          <w:rFonts w:cs="Arial"/>
          <w:b/>
          <w:lang w:val="en-GB"/>
        </w:rPr>
      </w:pPr>
    </w:p>
    <w:p w14:paraId="6B6916C4" w14:textId="77777777" w:rsidR="006F3923" w:rsidRDefault="006F3923" w:rsidP="006F3923">
      <w:pPr>
        <w:jc w:val="center"/>
        <w:rPr>
          <w:rFonts w:cs="Arial"/>
          <w:i/>
          <w:sz w:val="20"/>
          <w:szCs w:val="20"/>
          <w:lang w:val="en-GB"/>
        </w:rPr>
      </w:pPr>
      <w:r>
        <w:rPr>
          <w:rFonts w:cs="Arial"/>
          <w:b/>
          <w:lang w:val="en-GB"/>
        </w:rPr>
        <w:t>+</w:t>
      </w:r>
      <w:r>
        <w:rPr>
          <w:rFonts w:cs="Arial"/>
          <w:sz w:val="20"/>
          <w:szCs w:val="20"/>
          <w:lang w:val="en-GB"/>
        </w:rPr>
        <w:t xml:space="preserve">                               0054.00 f4d2</w:t>
      </w:r>
    </w:p>
    <w:p w14:paraId="399B6067" w14:textId="77777777" w:rsidR="006F3923" w:rsidRDefault="006F3923" w:rsidP="006F3923">
      <w:pPr>
        <w:jc w:val="both"/>
        <w:rPr>
          <w:rFonts w:cs="Arial"/>
          <w:i/>
          <w:sz w:val="20"/>
          <w:szCs w:val="20"/>
          <w:lang w:val="en-GB"/>
        </w:rPr>
      </w:pPr>
    </w:p>
    <w:p w14:paraId="18CE2B5C" w14:textId="77777777" w:rsidR="00840040" w:rsidRDefault="006F3923" w:rsidP="00586E21">
      <w:pPr>
        <w:numPr>
          <w:ilvl w:val="0"/>
          <w:numId w:val="193"/>
        </w:numPr>
        <w:jc w:val="both"/>
        <w:rPr>
          <w:rFonts w:cs="Arial"/>
          <w:sz w:val="20"/>
          <w:szCs w:val="20"/>
          <w:lang w:val="en-GB"/>
        </w:rPr>
      </w:pPr>
      <w:r>
        <w:rPr>
          <w:rFonts w:cs="Arial"/>
          <w:sz w:val="20"/>
          <w:szCs w:val="20"/>
          <w:lang w:val="en-GB"/>
        </w:rPr>
        <w:t>1.Pxh3? Pxf1 of</w:t>
      </w:r>
      <w:r w:rsidR="00D16F22">
        <w:rPr>
          <w:rFonts w:cs="Arial"/>
          <w:sz w:val="20"/>
          <w:szCs w:val="20"/>
          <w:lang w:val="en-GB"/>
        </w:rPr>
        <w:t>:</w:t>
      </w:r>
    </w:p>
    <w:p w14:paraId="38621707" w14:textId="77777777" w:rsidR="00840040" w:rsidRPr="006518F2" w:rsidRDefault="006F3923" w:rsidP="00586E21">
      <w:pPr>
        <w:numPr>
          <w:ilvl w:val="0"/>
          <w:numId w:val="193"/>
        </w:numPr>
        <w:jc w:val="both"/>
        <w:rPr>
          <w:rFonts w:cs="Arial"/>
          <w:sz w:val="20"/>
          <w:szCs w:val="20"/>
          <w:lang w:val="nl-BE"/>
        </w:rPr>
      </w:pPr>
      <w:r w:rsidRPr="006518F2">
        <w:rPr>
          <w:rFonts w:cs="Arial"/>
          <w:sz w:val="20"/>
          <w:szCs w:val="20"/>
          <w:lang w:val="nl-BE"/>
        </w:rPr>
        <w:t xml:space="preserve">1.Lxh3?  </w:t>
      </w:r>
      <w:r>
        <w:rPr>
          <w:rFonts w:cs="Arial"/>
          <w:sz w:val="20"/>
          <w:szCs w:val="20"/>
          <w:lang w:val="nl-BE"/>
        </w:rPr>
        <w:t xml:space="preserve">Pe2+ </w:t>
      </w:r>
      <w:r w:rsidR="001B748F">
        <w:rPr>
          <w:rFonts w:cs="Arial"/>
          <w:sz w:val="20"/>
          <w:szCs w:val="20"/>
          <w:lang w:val="nl-BE"/>
        </w:rPr>
        <w:t xml:space="preserve"> </w:t>
      </w:r>
      <w:r>
        <w:rPr>
          <w:rFonts w:cs="Arial"/>
          <w:sz w:val="20"/>
          <w:szCs w:val="20"/>
          <w:lang w:val="nl-BE"/>
        </w:rPr>
        <w:t>K~  2…Pxg1 of</w:t>
      </w:r>
      <w:r w:rsidR="006518F2">
        <w:rPr>
          <w:rFonts w:cs="Arial"/>
          <w:sz w:val="20"/>
          <w:szCs w:val="20"/>
          <w:lang w:val="nl-BE"/>
        </w:rPr>
        <w:t xml:space="preserve"> </w:t>
      </w:r>
      <w:r>
        <w:rPr>
          <w:rFonts w:cs="Arial"/>
          <w:sz w:val="20"/>
          <w:szCs w:val="20"/>
          <w:lang w:val="nl-BE"/>
        </w:rPr>
        <w:t>ook</w:t>
      </w:r>
      <w:r w:rsidR="00D16F22">
        <w:rPr>
          <w:rFonts w:cs="Arial"/>
          <w:sz w:val="20"/>
          <w:szCs w:val="20"/>
          <w:lang w:val="nl-BE"/>
        </w:rPr>
        <w:t>:</w:t>
      </w:r>
      <w:r w:rsidR="00200761">
        <w:rPr>
          <w:rFonts w:cs="Arial"/>
          <w:i/>
          <w:sz w:val="20"/>
          <w:szCs w:val="20"/>
          <w:lang w:val="nl-BE"/>
        </w:rPr>
        <w:t xml:space="preserve"> </w:t>
      </w:r>
      <w:r w:rsidR="001B748F">
        <w:rPr>
          <w:rFonts w:cs="Arial"/>
          <w:i/>
          <w:sz w:val="20"/>
          <w:szCs w:val="20"/>
          <w:lang w:val="nl-BE"/>
        </w:rPr>
        <w:t xml:space="preserve"> </w:t>
      </w:r>
    </w:p>
    <w:p w14:paraId="261A40A2" w14:textId="77777777" w:rsidR="006F3923" w:rsidRDefault="000168EA" w:rsidP="00586E21">
      <w:pPr>
        <w:numPr>
          <w:ilvl w:val="0"/>
          <w:numId w:val="193"/>
        </w:numPr>
        <w:jc w:val="both"/>
        <w:rPr>
          <w:rFonts w:cs="Arial"/>
          <w:sz w:val="20"/>
          <w:szCs w:val="20"/>
          <w:lang w:val="nl-BE"/>
        </w:rPr>
      </w:pPr>
      <w:r>
        <w:rPr>
          <w:rFonts w:cs="Arial"/>
          <w:sz w:val="20"/>
          <w:szCs w:val="20"/>
          <w:lang w:val="nl-BE"/>
        </w:rPr>
        <w:t>1</w:t>
      </w:r>
      <w:r w:rsidR="006F3923">
        <w:rPr>
          <w:rFonts w:cs="Arial"/>
          <w:sz w:val="20"/>
          <w:szCs w:val="20"/>
          <w:lang w:val="nl-BE"/>
        </w:rPr>
        <w:t xml:space="preserve">.Kxg3? Lxf1 </w:t>
      </w:r>
      <w:r>
        <w:rPr>
          <w:rFonts w:cs="Arial"/>
          <w:sz w:val="20"/>
          <w:szCs w:val="20"/>
          <w:lang w:val="nl-BE"/>
        </w:rPr>
        <w:t>levert</w:t>
      </w:r>
      <w:r w:rsidR="00200761">
        <w:rPr>
          <w:rFonts w:cs="Arial"/>
          <w:sz w:val="20"/>
          <w:szCs w:val="20"/>
          <w:lang w:val="nl-BE"/>
        </w:rPr>
        <w:t xml:space="preserve"> </w:t>
      </w:r>
      <w:r w:rsidR="006F3923">
        <w:rPr>
          <w:rFonts w:cs="Arial"/>
          <w:sz w:val="20"/>
          <w:szCs w:val="20"/>
          <w:lang w:val="nl-BE"/>
        </w:rPr>
        <w:t xml:space="preserve"> slechts</w:t>
      </w:r>
      <w:r w:rsidR="006518F2">
        <w:rPr>
          <w:rFonts w:cs="Arial"/>
          <w:sz w:val="20"/>
          <w:szCs w:val="20"/>
          <w:lang w:val="nl-BE"/>
        </w:rPr>
        <w:t xml:space="preserve"> re</w:t>
      </w:r>
      <w:r w:rsidR="006F3923">
        <w:rPr>
          <w:rFonts w:cs="Arial"/>
          <w:sz w:val="20"/>
          <w:szCs w:val="20"/>
          <w:lang w:val="nl-BE"/>
        </w:rPr>
        <w:t>mise op. Dus:</w:t>
      </w:r>
    </w:p>
    <w:p w14:paraId="582E5F91" w14:textId="77777777" w:rsidR="006F3923" w:rsidRDefault="006F3923" w:rsidP="006F3923">
      <w:pPr>
        <w:jc w:val="both"/>
        <w:rPr>
          <w:rFonts w:cs="Arial"/>
          <w:b/>
          <w:sz w:val="20"/>
          <w:szCs w:val="20"/>
          <w:lang w:val="nl-BE"/>
        </w:rPr>
      </w:pPr>
      <w:r>
        <w:rPr>
          <w:rFonts w:cs="Arial"/>
          <w:b/>
          <w:sz w:val="20"/>
          <w:szCs w:val="20"/>
          <w:lang w:val="nl-BE"/>
        </w:rPr>
        <w:tab/>
        <w:t xml:space="preserve">1.Pe4+ </w:t>
      </w:r>
      <w:r>
        <w:rPr>
          <w:rFonts w:cs="Arial"/>
          <w:b/>
          <w:sz w:val="20"/>
          <w:szCs w:val="20"/>
          <w:lang w:val="nl-BE"/>
        </w:rPr>
        <w:tab/>
      </w:r>
      <w:r>
        <w:rPr>
          <w:rFonts w:cs="Arial"/>
          <w:b/>
          <w:sz w:val="20"/>
          <w:szCs w:val="20"/>
          <w:lang w:val="nl-BE"/>
        </w:rPr>
        <w:tab/>
        <w:t xml:space="preserve">Ke1  </w:t>
      </w:r>
      <w:r>
        <w:rPr>
          <w:rFonts w:cs="Arial"/>
          <w:sz w:val="20"/>
          <w:szCs w:val="20"/>
          <w:lang w:val="nl-BE"/>
        </w:rPr>
        <w:t xml:space="preserve">. Immers </w:t>
      </w:r>
      <w:r w:rsidR="00042B1B">
        <w:rPr>
          <w:rFonts w:cs="Arial"/>
          <w:sz w:val="20"/>
          <w:szCs w:val="20"/>
          <w:lang w:val="nl-BE"/>
        </w:rPr>
        <w:t>na 1…Pxe4</w:t>
      </w:r>
      <w:r w:rsidR="00222C68">
        <w:rPr>
          <w:rFonts w:cs="Arial"/>
          <w:sz w:val="20"/>
          <w:szCs w:val="20"/>
          <w:lang w:val="nl-BE"/>
        </w:rPr>
        <w:t>?</w:t>
      </w:r>
      <w:r w:rsidR="00042B1B">
        <w:rPr>
          <w:rFonts w:cs="Arial"/>
          <w:sz w:val="20"/>
          <w:szCs w:val="20"/>
          <w:lang w:val="nl-BE"/>
        </w:rPr>
        <w:t xml:space="preserve"> 2.Lxh3, wint wit in 62</w:t>
      </w:r>
      <w:r>
        <w:rPr>
          <w:rFonts w:cs="Arial"/>
          <w:sz w:val="20"/>
          <w:szCs w:val="20"/>
          <w:lang w:val="nl-BE"/>
        </w:rPr>
        <w:t xml:space="preserve"> zetten volgens Nalimov’s Endgam</w:t>
      </w:r>
      <w:r w:rsidR="00042B1B">
        <w:rPr>
          <w:rFonts w:cs="Arial"/>
          <w:sz w:val="20"/>
          <w:szCs w:val="20"/>
          <w:lang w:val="nl-BE"/>
        </w:rPr>
        <w:t>e Tablebase, met 2.Lxh3.</w:t>
      </w:r>
    </w:p>
    <w:p w14:paraId="061519EB" w14:textId="77777777" w:rsidR="006F3923" w:rsidRDefault="006F3923" w:rsidP="006F3923">
      <w:pPr>
        <w:jc w:val="both"/>
        <w:rPr>
          <w:rFonts w:cs="Arial"/>
          <w:b/>
          <w:sz w:val="20"/>
          <w:szCs w:val="20"/>
          <w:lang w:val="nl-BE"/>
        </w:rPr>
      </w:pPr>
      <w:r>
        <w:rPr>
          <w:rFonts w:cs="Arial"/>
          <w:b/>
          <w:sz w:val="20"/>
          <w:szCs w:val="20"/>
          <w:lang w:val="nl-BE"/>
        </w:rPr>
        <w:tab/>
        <w:t xml:space="preserve">2.Lxh3 </w:t>
      </w:r>
      <w:r>
        <w:rPr>
          <w:rFonts w:cs="Arial"/>
          <w:b/>
          <w:sz w:val="20"/>
          <w:szCs w:val="20"/>
          <w:lang w:val="nl-BE"/>
        </w:rPr>
        <w:tab/>
      </w:r>
      <w:r>
        <w:rPr>
          <w:rFonts w:cs="Arial"/>
          <w:b/>
          <w:sz w:val="20"/>
          <w:szCs w:val="20"/>
          <w:lang w:val="nl-BE"/>
        </w:rPr>
        <w:tab/>
        <w:t xml:space="preserve">Pe2+ </w:t>
      </w:r>
    </w:p>
    <w:p w14:paraId="728FF07C" w14:textId="77777777" w:rsidR="00D16F22" w:rsidRDefault="00D16F22" w:rsidP="006F3923">
      <w:pPr>
        <w:jc w:val="both"/>
        <w:rPr>
          <w:rFonts w:cs="Arial"/>
          <w:sz w:val="20"/>
          <w:szCs w:val="20"/>
          <w:lang w:val="nl-BE"/>
        </w:rPr>
      </w:pPr>
      <w:r>
        <w:rPr>
          <w:rFonts w:cs="Arial"/>
          <w:b/>
          <w:sz w:val="20"/>
          <w:szCs w:val="20"/>
          <w:lang w:val="nl-BE"/>
        </w:rPr>
        <w:tab/>
        <w:t xml:space="preserve">3.Ke3 </w:t>
      </w:r>
      <w:r>
        <w:rPr>
          <w:rFonts w:cs="Arial"/>
          <w:b/>
          <w:sz w:val="20"/>
          <w:szCs w:val="20"/>
          <w:lang w:val="nl-BE"/>
        </w:rPr>
        <w:tab/>
      </w:r>
      <w:r>
        <w:rPr>
          <w:rFonts w:cs="Arial"/>
          <w:b/>
          <w:sz w:val="20"/>
          <w:szCs w:val="20"/>
          <w:lang w:val="nl-BE"/>
        </w:rPr>
        <w:tab/>
        <w:t xml:space="preserve">Pxg1 </w:t>
      </w:r>
    </w:p>
    <w:p w14:paraId="1709B405" w14:textId="77777777" w:rsidR="006C3AE5" w:rsidRDefault="006C3AE5" w:rsidP="00D16F22">
      <w:pPr>
        <w:jc w:val="both"/>
        <w:rPr>
          <w:rFonts w:cs="Arial"/>
          <w:b/>
          <w:sz w:val="20"/>
          <w:szCs w:val="20"/>
          <w:lang w:val="nl-BE"/>
        </w:rPr>
      </w:pPr>
      <w:r>
        <w:rPr>
          <w:rFonts w:cs="Arial"/>
          <w:sz w:val="20"/>
          <w:szCs w:val="20"/>
          <w:lang w:val="nl-BE"/>
        </w:rPr>
        <w:t xml:space="preserve">Wit </w:t>
      </w:r>
      <w:r w:rsidR="00D16F22">
        <w:rPr>
          <w:rFonts w:cs="Arial"/>
          <w:sz w:val="20"/>
          <w:szCs w:val="20"/>
          <w:lang w:val="nl-BE"/>
        </w:rPr>
        <w:t>heeft in</w:t>
      </w:r>
      <w:r w:rsidR="006F3923">
        <w:rPr>
          <w:rFonts w:cs="Arial"/>
          <w:sz w:val="20"/>
          <w:szCs w:val="20"/>
          <w:lang w:val="nl-BE"/>
        </w:rPr>
        <w:t xml:space="preserve"> deze studie o</w:t>
      </w:r>
      <w:r>
        <w:rPr>
          <w:rFonts w:cs="Arial"/>
          <w:sz w:val="20"/>
          <w:szCs w:val="20"/>
          <w:lang w:val="nl-BE"/>
        </w:rPr>
        <w:t>p</w:t>
      </w:r>
      <w:r w:rsidR="006F3923">
        <w:rPr>
          <w:rFonts w:cs="Arial"/>
          <w:sz w:val="20"/>
          <w:szCs w:val="20"/>
          <w:lang w:val="nl-BE"/>
        </w:rPr>
        <w:t xml:space="preserve"> elk ant</w:t>
      </w:r>
      <w:r w:rsidR="00D16F22">
        <w:rPr>
          <w:rFonts w:cs="Arial"/>
          <w:sz w:val="20"/>
          <w:szCs w:val="20"/>
          <w:lang w:val="nl-BE"/>
        </w:rPr>
        <w:t>woord van zwart slechts</w:t>
      </w:r>
      <w:r>
        <w:rPr>
          <w:rFonts w:cs="Arial"/>
          <w:sz w:val="20"/>
          <w:szCs w:val="20"/>
          <w:lang w:val="nl-BE"/>
        </w:rPr>
        <w:t xml:space="preserve"> één goede zet, zoals het hoort:  </w:t>
      </w:r>
      <w:r w:rsidR="006F3923">
        <w:rPr>
          <w:rFonts w:cs="Arial"/>
          <w:b/>
          <w:sz w:val="20"/>
          <w:szCs w:val="20"/>
          <w:lang w:val="nl-BE"/>
        </w:rPr>
        <w:tab/>
      </w:r>
    </w:p>
    <w:p w14:paraId="6A4BD7BD" w14:textId="77777777" w:rsidR="006F3923" w:rsidRPr="00EB7A30" w:rsidRDefault="006F3923" w:rsidP="006C3AE5">
      <w:pPr>
        <w:ind w:firstLine="708"/>
        <w:jc w:val="both"/>
        <w:rPr>
          <w:rFonts w:cs="Arial"/>
          <w:sz w:val="20"/>
          <w:szCs w:val="20"/>
          <w:lang w:val="en-GB"/>
        </w:rPr>
      </w:pPr>
      <w:r w:rsidRPr="00B354CB">
        <w:rPr>
          <w:rFonts w:cs="Arial"/>
          <w:b/>
          <w:sz w:val="20"/>
          <w:szCs w:val="20"/>
          <w:lang w:val="en-GB"/>
        </w:rPr>
        <w:t>4</w:t>
      </w:r>
      <w:r w:rsidRPr="00EB7A30">
        <w:rPr>
          <w:rFonts w:cs="Arial"/>
          <w:b/>
          <w:sz w:val="20"/>
          <w:szCs w:val="20"/>
          <w:lang w:val="en-GB"/>
        </w:rPr>
        <w:t xml:space="preserve">.Lg2 </w:t>
      </w:r>
      <w:r w:rsidRPr="00EB7A30">
        <w:rPr>
          <w:rFonts w:cs="Arial"/>
          <w:b/>
          <w:sz w:val="20"/>
          <w:szCs w:val="20"/>
          <w:lang w:val="en-GB"/>
        </w:rPr>
        <w:tab/>
      </w:r>
      <w:r w:rsidRPr="00EB7A30">
        <w:rPr>
          <w:rFonts w:cs="Arial"/>
          <w:b/>
          <w:sz w:val="20"/>
          <w:szCs w:val="20"/>
          <w:lang w:val="en-GB"/>
        </w:rPr>
        <w:tab/>
        <w:t xml:space="preserve">Pe2 </w:t>
      </w:r>
    </w:p>
    <w:p w14:paraId="7AA06924" w14:textId="77777777" w:rsidR="006F3923" w:rsidRPr="00EB7A30" w:rsidRDefault="006F3923" w:rsidP="006F3923">
      <w:pPr>
        <w:jc w:val="both"/>
        <w:rPr>
          <w:rFonts w:cs="Arial"/>
          <w:b/>
          <w:sz w:val="20"/>
          <w:szCs w:val="20"/>
          <w:lang w:val="en-GB"/>
        </w:rPr>
      </w:pPr>
      <w:r w:rsidRPr="00EB7A30">
        <w:rPr>
          <w:rFonts w:cs="Arial"/>
          <w:b/>
          <w:sz w:val="20"/>
          <w:szCs w:val="20"/>
          <w:lang w:val="en-GB"/>
        </w:rPr>
        <w:tab/>
        <w:t xml:space="preserve">5.Lh1  </w:t>
      </w:r>
      <w:r w:rsidRPr="00EB7A30">
        <w:rPr>
          <w:rFonts w:cs="Arial"/>
          <w:b/>
          <w:sz w:val="20"/>
          <w:szCs w:val="20"/>
          <w:lang w:val="en-GB"/>
        </w:rPr>
        <w:tab/>
      </w:r>
      <w:r w:rsidRPr="00EB7A30">
        <w:rPr>
          <w:rFonts w:cs="Arial"/>
          <w:b/>
          <w:sz w:val="20"/>
          <w:szCs w:val="20"/>
          <w:lang w:val="en-GB"/>
        </w:rPr>
        <w:tab/>
        <w:t xml:space="preserve">Kf1 </w:t>
      </w:r>
    </w:p>
    <w:p w14:paraId="76EE711A" w14:textId="77777777" w:rsidR="006F3923" w:rsidRPr="00EB7A30" w:rsidRDefault="006F3923" w:rsidP="006F3923">
      <w:pPr>
        <w:jc w:val="both"/>
        <w:rPr>
          <w:rFonts w:cs="Arial"/>
          <w:b/>
          <w:sz w:val="20"/>
          <w:szCs w:val="20"/>
          <w:lang w:val="en-GB"/>
        </w:rPr>
      </w:pPr>
      <w:r w:rsidRPr="00EB7A30">
        <w:rPr>
          <w:rFonts w:cs="Arial"/>
          <w:b/>
          <w:sz w:val="20"/>
          <w:szCs w:val="20"/>
          <w:lang w:val="en-GB"/>
        </w:rPr>
        <w:tab/>
        <w:t xml:space="preserve">6.Lf3 </w:t>
      </w:r>
      <w:r w:rsidRPr="00EB7A30">
        <w:rPr>
          <w:rFonts w:cs="Arial"/>
          <w:b/>
          <w:sz w:val="20"/>
          <w:szCs w:val="20"/>
          <w:lang w:val="en-GB"/>
        </w:rPr>
        <w:tab/>
      </w:r>
      <w:r w:rsidRPr="00EB7A30">
        <w:rPr>
          <w:rFonts w:cs="Arial"/>
          <w:b/>
          <w:sz w:val="20"/>
          <w:szCs w:val="20"/>
          <w:lang w:val="en-GB"/>
        </w:rPr>
        <w:tab/>
        <w:t>Ke1</w:t>
      </w:r>
    </w:p>
    <w:p w14:paraId="3475E95C" w14:textId="77777777" w:rsidR="006F3923" w:rsidRPr="00EB7A30" w:rsidRDefault="006F3923" w:rsidP="006F3923">
      <w:pPr>
        <w:jc w:val="both"/>
        <w:rPr>
          <w:rFonts w:cs="Arial"/>
          <w:b/>
          <w:sz w:val="20"/>
          <w:szCs w:val="20"/>
          <w:lang w:val="en-GB"/>
        </w:rPr>
      </w:pPr>
      <w:r w:rsidRPr="00EB7A30">
        <w:rPr>
          <w:rFonts w:cs="Arial"/>
          <w:b/>
          <w:sz w:val="20"/>
          <w:szCs w:val="20"/>
          <w:lang w:val="en-GB"/>
        </w:rPr>
        <w:tab/>
        <w:t xml:space="preserve">7.Pc5 </w:t>
      </w:r>
    </w:p>
    <w:p w14:paraId="2A862C17" w14:textId="77777777" w:rsidR="006F3923" w:rsidRPr="00EB7A30" w:rsidRDefault="006F3923" w:rsidP="00D16F22">
      <w:pPr>
        <w:rPr>
          <w:rFonts w:cs="Arial"/>
          <w:sz w:val="20"/>
          <w:szCs w:val="20"/>
          <w:lang w:val="en-GB"/>
        </w:rPr>
      </w:pPr>
      <w:r w:rsidRPr="00EB7A30">
        <w:rPr>
          <w:rFonts w:cs="Arial"/>
          <w:sz w:val="20"/>
          <w:szCs w:val="20"/>
          <w:lang w:val="en-GB"/>
        </w:rPr>
        <w:t>7.Lxe2?</w:t>
      </w:r>
      <w:r w:rsidR="004B103B">
        <w:rPr>
          <w:rFonts w:cs="Arial"/>
          <w:sz w:val="20"/>
          <w:szCs w:val="20"/>
          <w:lang w:val="en-GB"/>
        </w:rPr>
        <w:t xml:space="preserve"> is </w:t>
      </w:r>
      <w:r w:rsidRPr="00EB7A30">
        <w:rPr>
          <w:rFonts w:cs="Arial"/>
          <w:sz w:val="20"/>
          <w:szCs w:val="20"/>
          <w:lang w:val="en-GB"/>
        </w:rPr>
        <w:t xml:space="preserve"> pat. </w:t>
      </w:r>
    </w:p>
    <w:p w14:paraId="785634A3" w14:textId="77777777" w:rsidR="006F3923" w:rsidRPr="00EB7A30" w:rsidRDefault="006F3923" w:rsidP="006F3923">
      <w:pPr>
        <w:jc w:val="both"/>
        <w:rPr>
          <w:rFonts w:cs="Arial"/>
          <w:sz w:val="20"/>
          <w:szCs w:val="20"/>
          <w:lang w:val="en-GB"/>
        </w:rPr>
      </w:pPr>
    </w:p>
    <w:p w14:paraId="1E2E3998" w14:textId="77777777" w:rsidR="006F3923" w:rsidRPr="00EB7A30" w:rsidRDefault="006F3923" w:rsidP="006F3923">
      <w:pPr>
        <w:jc w:val="both"/>
        <w:rPr>
          <w:rFonts w:cs="Arial"/>
          <w:sz w:val="20"/>
          <w:szCs w:val="20"/>
          <w:lang w:val="en-GB"/>
        </w:rPr>
      </w:pPr>
    </w:p>
    <w:p w14:paraId="6E6430BE" w14:textId="77777777" w:rsidR="00300F4C" w:rsidRDefault="00300F4C" w:rsidP="006F3923">
      <w:pPr>
        <w:jc w:val="both"/>
        <w:rPr>
          <w:rFonts w:cs="Arial"/>
          <w:b/>
          <w:i/>
          <w:sz w:val="20"/>
          <w:szCs w:val="20"/>
          <w:lang w:val="en-GB"/>
        </w:rPr>
      </w:pPr>
    </w:p>
    <w:p w14:paraId="14AECF87" w14:textId="77777777" w:rsidR="00CA47CE" w:rsidRDefault="00CA47CE" w:rsidP="006F3923">
      <w:pPr>
        <w:jc w:val="both"/>
        <w:rPr>
          <w:rFonts w:cs="Arial"/>
          <w:b/>
          <w:i/>
          <w:sz w:val="20"/>
          <w:szCs w:val="20"/>
          <w:lang w:val="en-GB"/>
        </w:rPr>
      </w:pPr>
    </w:p>
    <w:p w14:paraId="115C341B" w14:textId="77777777" w:rsidR="006F3923" w:rsidRDefault="006F3923" w:rsidP="006F3923">
      <w:pPr>
        <w:jc w:val="both"/>
        <w:rPr>
          <w:rFonts w:cs="Arial"/>
          <w:b/>
          <w:i/>
          <w:sz w:val="20"/>
          <w:szCs w:val="20"/>
          <w:lang w:val="en-GB"/>
        </w:rPr>
      </w:pPr>
    </w:p>
    <w:p w14:paraId="19479CEB" w14:textId="77777777" w:rsidR="007137A5" w:rsidRPr="00EB7A30" w:rsidRDefault="007137A5" w:rsidP="006F3923">
      <w:pPr>
        <w:jc w:val="both"/>
        <w:rPr>
          <w:rFonts w:cs="Arial"/>
          <w:b/>
          <w:i/>
          <w:sz w:val="20"/>
          <w:szCs w:val="20"/>
          <w:lang w:val="en-GB"/>
        </w:rPr>
      </w:pPr>
    </w:p>
    <w:p w14:paraId="6B5BA42F" w14:textId="77777777" w:rsidR="006F3923" w:rsidRPr="00EB7A30" w:rsidRDefault="006F3923" w:rsidP="006F3923">
      <w:pPr>
        <w:jc w:val="both"/>
        <w:rPr>
          <w:rFonts w:cs="Arial"/>
          <w:b/>
          <w:sz w:val="20"/>
          <w:szCs w:val="20"/>
          <w:lang w:val="en-GB"/>
        </w:rPr>
      </w:pPr>
      <w:r w:rsidRPr="00EB7A30">
        <w:rPr>
          <w:rFonts w:cs="Arial"/>
          <w:b/>
          <w:sz w:val="20"/>
          <w:szCs w:val="20"/>
          <w:lang w:val="en-GB"/>
        </w:rPr>
        <w:t xml:space="preserve">             7…</w:t>
      </w:r>
      <w:r w:rsidRPr="00EB7A30">
        <w:rPr>
          <w:rFonts w:cs="Arial"/>
          <w:b/>
          <w:sz w:val="20"/>
          <w:szCs w:val="20"/>
          <w:lang w:val="en-GB"/>
        </w:rPr>
        <w:tab/>
      </w:r>
      <w:r w:rsidRPr="00EB7A30">
        <w:rPr>
          <w:rFonts w:cs="Arial"/>
          <w:b/>
          <w:sz w:val="20"/>
          <w:szCs w:val="20"/>
          <w:lang w:val="en-GB"/>
        </w:rPr>
        <w:tab/>
        <w:t xml:space="preserve">Pg3 </w:t>
      </w:r>
    </w:p>
    <w:p w14:paraId="35B67D7C" w14:textId="77777777" w:rsidR="006F3923" w:rsidRPr="00EB7A30" w:rsidRDefault="006F3923" w:rsidP="006F3923">
      <w:pPr>
        <w:jc w:val="both"/>
        <w:rPr>
          <w:rFonts w:cs="Arial"/>
          <w:b/>
          <w:sz w:val="20"/>
          <w:szCs w:val="20"/>
          <w:lang w:val="en-GB"/>
        </w:rPr>
      </w:pPr>
      <w:r w:rsidRPr="00EB7A30">
        <w:rPr>
          <w:rFonts w:cs="Arial"/>
          <w:b/>
          <w:sz w:val="20"/>
          <w:szCs w:val="20"/>
          <w:lang w:val="en-GB"/>
        </w:rPr>
        <w:t xml:space="preserve">             8.Pd3+ </w:t>
      </w:r>
      <w:r w:rsidRPr="00EB7A30">
        <w:rPr>
          <w:rFonts w:cs="Arial"/>
          <w:b/>
          <w:sz w:val="20"/>
          <w:szCs w:val="20"/>
          <w:lang w:val="en-GB"/>
        </w:rPr>
        <w:tab/>
        <w:t xml:space="preserve">Kf1 </w:t>
      </w:r>
    </w:p>
    <w:p w14:paraId="34F8D2CB" w14:textId="77777777" w:rsidR="006F3923" w:rsidRDefault="006F3923" w:rsidP="006F3923">
      <w:pPr>
        <w:jc w:val="both"/>
        <w:rPr>
          <w:rFonts w:cs="Arial"/>
          <w:b/>
          <w:sz w:val="20"/>
          <w:szCs w:val="20"/>
          <w:lang w:val="en-GB"/>
        </w:rPr>
      </w:pPr>
      <w:r w:rsidRPr="00EB7A30">
        <w:rPr>
          <w:rFonts w:cs="Arial"/>
          <w:b/>
          <w:sz w:val="20"/>
          <w:szCs w:val="20"/>
          <w:lang w:val="en-GB"/>
        </w:rPr>
        <w:t xml:space="preserve">             </w:t>
      </w:r>
      <w:r>
        <w:rPr>
          <w:rFonts w:cs="Arial"/>
          <w:b/>
          <w:sz w:val="20"/>
          <w:szCs w:val="20"/>
          <w:lang w:val="en-GB"/>
        </w:rPr>
        <w:t xml:space="preserve">9.Lg4 </w:t>
      </w:r>
      <w:r>
        <w:rPr>
          <w:rFonts w:cs="Arial"/>
          <w:b/>
          <w:sz w:val="20"/>
          <w:szCs w:val="20"/>
          <w:lang w:val="en-GB"/>
        </w:rPr>
        <w:tab/>
      </w:r>
      <w:r>
        <w:rPr>
          <w:rFonts w:cs="Arial"/>
          <w:b/>
          <w:sz w:val="20"/>
          <w:szCs w:val="20"/>
          <w:lang w:val="en-GB"/>
        </w:rPr>
        <w:tab/>
        <w:t xml:space="preserve">Kg2 </w:t>
      </w:r>
    </w:p>
    <w:p w14:paraId="48BB79EE" w14:textId="77777777" w:rsidR="006F3923" w:rsidRDefault="006F3923" w:rsidP="006F3923">
      <w:pPr>
        <w:jc w:val="both"/>
        <w:rPr>
          <w:rFonts w:cs="Arial"/>
          <w:b/>
          <w:sz w:val="20"/>
          <w:szCs w:val="20"/>
          <w:lang w:val="en-GB"/>
        </w:rPr>
      </w:pPr>
      <w:r>
        <w:rPr>
          <w:rFonts w:cs="Arial"/>
          <w:b/>
          <w:sz w:val="20"/>
          <w:szCs w:val="20"/>
          <w:lang w:val="en-GB"/>
        </w:rPr>
        <w:t xml:space="preserve">           10.Pf4+ </w:t>
      </w:r>
      <w:r>
        <w:rPr>
          <w:rFonts w:cs="Arial"/>
          <w:b/>
          <w:sz w:val="20"/>
          <w:szCs w:val="20"/>
          <w:lang w:val="en-GB"/>
        </w:rPr>
        <w:tab/>
      </w:r>
      <w:r>
        <w:rPr>
          <w:rFonts w:cs="Arial"/>
          <w:b/>
          <w:sz w:val="20"/>
          <w:szCs w:val="20"/>
          <w:lang w:val="en-GB"/>
        </w:rPr>
        <w:tab/>
        <w:t xml:space="preserve">Kh2 </w:t>
      </w:r>
    </w:p>
    <w:p w14:paraId="5B41848A" w14:textId="77777777" w:rsidR="006F3923" w:rsidRDefault="006F3923" w:rsidP="006F3923">
      <w:pPr>
        <w:jc w:val="both"/>
        <w:rPr>
          <w:rFonts w:cs="Arial"/>
          <w:b/>
          <w:sz w:val="20"/>
          <w:szCs w:val="20"/>
          <w:lang w:val="en-GB"/>
        </w:rPr>
      </w:pPr>
      <w:r>
        <w:rPr>
          <w:rFonts w:cs="Arial"/>
          <w:b/>
          <w:sz w:val="20"/>
          <w:szCs w:val="20"/>
          <w:lang w:val="en-GB"/>
        </w:rPr>
        <w:t xml:space="preserve">           11.Kf3 </w:t>
      </w:r>
      <w:r>
        <w:rPr>
          <w:rFonts w:cs="Arial"/>
          <w:b/>
          <w:sz w:val="20"/>
          <w:szCs w:val="20"/>
          <w:lang w:val="en-GB"/>
        </w:rPr>
        <w:tab/>
      </w:r>
      <w:r>
        <w:rPr>
          <w:rFonts w:cs="Arial"/>
          <w:b/>
          <w:sz w:val="20"/>
          <w:szCs w:val="20"/>
          <w:lang w:val="en-GB"/>
        </w:rPr>
        <w:tab/>
        <w:t xml:space="preserve">Pf1 </w:t>
      </w:r>
    </w:p>
    <w:p w14:paraId="7B867D3E" w14:textId="77777777" w:rsidR="006F3923" w:rsidRDefault="006F3923" w:rsidP="006F3923">
      <w:pPr>
        <w:jc w:val="both"/>
        <w:rPr>
          <w:rFonts w:cs="Arial"/>
          <w:b/>
          <w:sz w:val="20"/>
          <w:szCs w:val="20"/>
          <w:lang w:val="en-GB"/>
        </w:rPr>
      </w:pPr>
      <w:r>
        <w:rPr>
          <w:rFonts w:cs="Arial"/>
          <w:b/>
          <w:sz w:val="20"/>
          <w:szCs w:val="20"/>
          <w:lang w:val="en-GB"/>
        </w:rPr>
        <w:t xml:space="preserve">           12.Pe2 </w:t>
      </w:r>
      <w:r>
        <w:rPr>
          <w:rFonts w:cs="Arial"/>
          <w:b/>
          <w:sz w:val="20"/>
          <w:szCs w:val="20"/>
          <w:lang w:val="en-GB"/>
        </w:rPr>
        <w:tab/>
      </w:r>
      <w:r>
        <w:rPr>
          <w:rFonts w:cs="Arial"/>
          <w:b/>
          <w:sz w:val="20"/>
          <w:szCs w:val="20"/>
          <w:lang w:val="en-GB"/>
        </w:rPr>
        <w:tab/>
        <w:t xml:space="preserve">Pd2+ </w:t>
      </w:r>
    </w:p>
    <w:p w14:paraId="717FAEED" w14:textId="77777777" w:rsidR="006F3923" w:rsidRDefault="006F3923" w:rsidP="006F3923">
      <w:pPr>
        <w:jc w:val="both"/>
        <w:rPr>
          <w:rFonts w:cs="Arial"/>
          <w:b/>
          <w:sz w:val="20"/>
          <w:szCs w:val="20"/>
          <w:lang w:val="en-GB"/>
        </w:rPr>
      </w:pPr>
      <w:r>
        <w:rPr>
          <w:rFonts w:cs="Arial"/>
          <w:b/>
          <w:sz w:val="20"/>
          <w:szCs w:val="20"/>
          <w:lang w:val="en-GB"/>
        </w:rPr>
        <w:t xml:space="preserve">           13.Ke3 </w:t>
      </w:r>
      <w:r>
        <w:rPr>
          <w:rFonts w:cs="Arial"/>
          <w:b/>
          <w:sz w:val="20"/>
          <w:szCs w:val="20"/>
          <w:lang w:val="en-GB"/>
        </w:rPr>
        <w:tab/>
      </w:r>
      <w:r>
        <w:rPr>
          <w:rFonts w:cs="Arial"/>
          <w:b/>
          <w:sz w:val="20"/>
          <w:szCs w:val="20"/>
          <w:lang w:val="en-GB"/>
        </w:rPr>
        <w:tab/>
        <w:t xml:space="preserve">Pc4+ </w:t>
      </w:r>
    </w:p>
    <w:p w14:paraId="4A66C098" w14:textId="77777777" w:rsidR="006F3923" w:rsidRDefault="006F3923" w:rsidP="006F3923">
      <w:pPr>
        <w:jc w:val="both"/>
        <w:rPr>
          <w:rFonts w:cs="Arial"/>
          <w:b/>
          <w:sz w:val="20"/>
          <w:szCs w:val="20"/>
          <w:lang w:val="en-GB"/>
        </w:rPr>
      </w:pPr>
      <w:r>
        <w:rPr>
          <w:rFonts w:cs="Arial"/>
          <w:b/>
          <w:sz w:val="20"/>
          <w:szCs w:val="20"/>
          <w:lang w:val="en-GB"/>
        </w:rPr>
        <w:t xml:space="preserve">           14.Kf2 </w:t>
      </w:r>
      <w:r>
        <w:rPr>
          <w:rFonts w:cs="Arial"/>
          <w:b/>
          <w:sz w:val="20"/>
          <w:szCs w:val="20"/>
          <w:lang w:val="en-GB"/>
        </w:rPr>
        <w:tab/>
      </w:r>
      <w:r>
        <w:rPr>
          <w:rFonts w:cs="Arial"/>
          <w:b/>
          <w:sz w:val="20"/>
          <w:szCs w:val="20"/>
          <w:lang w:val="en-GB"/>
        </w:rPr>
        <w:tab/>
        <w:t xml:space="preserve">Pe5 </w:t>
      </w:r>
    </w:p>
    <w:p w14:paraId="62F762DB" w14:textId="77777777" w:rsidR="006F3923" w:rsidRDefault="006F3923" w:rsidP="006F3923">
      <w:pPr>
        <w:jc w:val="both"/>
        <w:rPr>
          <w:rFonts w:cs="Arial"/>
          <w:b/>
          <w:sz w:val="20"/>
          <w:szCs w:val="20"/>
          <w:lang w:val="en-GB"/>
        </w:rPr>
      </w:pPr>
      <w:r>
        <w:rPr>
          <w:rFonts w:cs="Arial"/>
          <w:b/>
          <w:sz w:val="20"/>
          <w:szCs w:val="20"/>
          <w:lang w:val="en-GB"/>
        </w:rPr>
        <w:t xml:space="preserve">           15.Lf5 </w:t>
      </w:r>
      <w:r>
        <w:rPr>
          <w:rFonts w:cs="Arial"/>
          <w:b/>
          <w:sz w:val="20"/>
          <w:szCs w:val="20"/>
          <w:lang w:val="en-GB"/>
        </w:rPr>
        <w:tab/>
      </w:r>
      <w:r>
        <w:rPr>
          <w:rFonts w:cs="Arial"/>
          <w:b/>
          <w:sz w:val="20"/>
          <w:szCs w:val="20"/>
          <w:lang w:val="en-GB"/>
        </w:rPr>
        <w:tab/>
        <w:t>Pf7</w:t>
      </w:r>
    </w:p>
    <w:p w14:paraId="47984B04" w14:textId="77777777" w:rsidR="006F3923" w:rsidRDefault="006F3923" w:rsidP="006F3923">
      <w:pPr>
        <w:jc w:val="both"/>
        <w:rPr>
          <w:rFonts w:cs="Arial"/>
          <w:b/>
          <w:sz w:val="20"/>
          <w:szCs w:val="20"/>
          <w:lang w:val="en-GB"/>
        </w:rPr>
      </w:pPr>
      <w:r>
        <w:rPr>
          <w:rFonts w:cs="Arial"/>
          <w:b/>
          <w:sz w:val="20"/>
          <w:szCs w:val="20"/>
          <w:lang w:val="en-GB"/>
        </w:rPr>
        <w:t xml:space="preserve">           16.Pg3             </w:t>
      </w:r>
      <w:r>
        <w:rPr>
          <w:rFonts w:cs="Arial"/>
          <w:b/>
          <w:sz w:val="20"/>
          <w:szCs w:val="20"/>
          <w:lang w:val="en-GB"/>
        </w:rPr>
        <w:tab/>
        <w:t>Ph6</w:t>
      </w:r>
      <w:r w:rsidR="00BC3872">
        <w:rPr>
          <w:rFonts w:cs="Arial"/>
          <w:b/>
          <w:sz w:val="20"/>
          <w:szCs w:val="20"/>
          <w:lang w:val="en-GB"/>
        </w:rPr>
        <w:t xml:space="preserve">  </w:t>
      </w:r>
    </w:p>
    <w:p w14:paraId="3882C207" w14:textId="77777777" w:rsidR="006F3923" w:rsidRPr="007137A5" w:rsidRDefault="006F3923" w:rsidP="006F3923">
      <w:pPr>
        <w:jc w:val="both"/>
        <w:rPr>
          <w:rFonts w:cs="Arial"/>
          <w:b/>
          <w:sz w:val="20"/>
          <w:szCs w:val="20"/>
        </w:rPr>
      </w:pPr>
      <w:r>
        <w:rPr>
          <w:rFonts w:cs="Arial"/>
          <w:b/>
          <w:sz w:val="20"/>
          <w:szCs w:val="20"/>
          <w:lang w:val="en-GB"/>
        </w:rPr>
        <w:t xml:space="preserve">           </w:t>
      </w:r>
      <w:r w:rsidRPr="007137A5">
        <w:rPr>
          <w:rFonts w:cs="Arial"/>
          <w:b/>
          <w:sz w:val="20"/>
          <w:szCs w:val="20"/>
        </w:rPr>
        <w:t>17.Pf1+               Kh1</w:t>
      </w:r>
    </w:p>
    <w:p w14:paraId="0B5A5DC3" w14:textId="77777777" w:rsidR="006F3923" w:rsidRPr="007137A5" w:rsidRDefault="006F3923" w:rsidP="006F3923">
      <w:pPr>
        <w:jc w:val="both"/>
        <w:rPr>
          <w:rFonts w:cs="Arial"/>
          <w:b/>
          <w:sz w:val="20"/>
          <w:szCs w:val="20"/>
        </w:rPr>
      </w:pPr>
      <w:r w:rsidRPr="007137A5">
        <w:rPr>
          <w:rFonts w:cs="Arial"/>
          <w:b/>
          <w:sz w:val="20"/>
          <w:szCs w:val="20"/>
        </w:rPr>
        <w:t xml:space="preserve">           18.Le4+</w:t>
      </w:r>
    </w:p>
    <w:p w14:paraId="24CBC5CD" w14:textId="77777777" w:rsidR="006F3923" w:rsidRPr="007137A5" w:rsidRDefault="006F3923" w:rsidP="006F3923">
      <w:pPr>
        <w:jc w:val="both"/>
        <w:rPr>
          <w:rFonts w:cs="Arial"/>
          <w:sz w:val="20"/>
          <w:szCs w:val="20"/>
          <w:lang w:val="nl-BE"/>
        </w:rPr>
      </w:pPr>
      <w:r>
        <w:rPr>
          <w:rFonts w:cs="Arial"/>
          <w:sz w:val="20"/>
          <w:szCs w:val="20"/>
          <w:lang w:val="nl-BE"/>
        </w:rPr>
        <w:t xml:space="preserve">En mat </w:t>
      </w:r>
    </w:p>
    <w:p w14:paraId="387019A6" w14:textId="77777777" w:rsidR="006F3923" w:rsidRDefault="006F3923" w:rsidP="006F3923">
      <w:pPr>
        <w:jc w:val="both"/>
        <w:rPr>
          <w:rFonts w:cs="Arial"/>
          <w:b/>
          <w:i/>
          <w:sz w:val="20"/>
          <w:szCs w:val="20"/>
          <w:lang w:val="nl-BE"/>
        </w:rPr>
      </w:pPr>
    </w:p>
    <w:p w14:paraId="3F94B66B" w14:textId="77777777" w:rsidR="007137A5" w:rsidRDefault="007137A5" w:rsidP="006F3923">
      <w:pPr>
        <w:spacing w:line="190" w:lineRule="exact"/>
        <w:jc w:val="center"/>
        <w:rPr>
          <w:rFonts w:cs="Arial"/>
          <w:b/>
          <w:i/>
          <w:sz w:val="20"/>
          <w:szCs w:val="20"/>
          <w:lang w:val="nl-BE"/>
        </w:rPr>
      </w:pPr>
    </w:p>
    <w:p w14:paraId="4726FACA" w14:textId="77777777" w:rsidR="007137A5" w:rsidRDefault="007137A5" w:rsidP="006F3923">
      <w:pPr>
        <w:spacing w:line="190" w:lineRule="exact"/>
        <w:jc w:val="center"/>
        <w:rPr>
          <w:rFonts w:cs="Arial"/>
          <w:b/>
          <w:i/>
          <w:sz w:val="20"/>
          <w:szCs w:val="20"/>
          <w:lang w:val="nl-BE"/>
        </w:rPr>
      </w:pPr>
    </w:p>
    <w:p w14:paraId="3D700202" w14:textId="77777777" w:rsidR="007137A5" w:rsidRDefault="007137A5" w:rsidP="006F3923">
      <w:pPr>
        <w:spacing w:line="190" w:lineRule="exact"/>
        <w:jc w:val="center"/>
        <w:rPr>
          <w:rFonts w:cs="Arial"/>
          <w:b/>
          <w:i/>
          <w:sz w:val="20"/>
          <w:szCs w:val="20"/>
          <w:lang w:val="nl-BE"/>
        </w:rPr>
      </w:pPr>
    </w:p>
    <w:p w14:paraId="0D09CC6A" w14:textId="77777777" w:rsidR="007137A5" w:rsidRDefault="007137A5" w:rsidP="006F3923">
      <w:pPr>
        <w:spacing w:line="190" w:lineRule="exact"/>
        <w:jc w:val="center"/>
        <w:rPr>
          <w:rFonts w:cs="Arial"/>
          <w:b/>
          <w:i/>
          <w:sz w:val="20"/>
          <w:szCs w:val="20"/>
          <w:lang w:val="nl-BE"/>
        </w:rPr>
      </w:pPr>
    </w:p>
    <w:p w14:paraId="4BF3AF23" w14:textId="77777777" w:rsidR="007137A5" w:rsidRDefault="007137A5" w:rsidP="006F3923">
      <w:pPr>
        <w:spacing w:line="190" w:lineRule="exact"/>
        <w:jc w:val="center"/>
        <w:rPr>
          <w:rFonts w:cs="Arial"/>
          <w:b/>
          <w:i/>
          <w:sz w:val="20"/>
          <w:szCs w:val="20"/>
          <w:lang w:val="nl-BE"/>
        </w:rPr>
      </w:pPr>
    </w:p>
    <w:p w14:paraId="5E92A722" w14:textId="77777777" w:rsidR="007137A5" w:rsidRDefault="007137A5" w:rsidP="006F3923">
      <w:pPr>
        <w:spacing w:line="190" w:lineRule="exact"/>
        <w:jc w:val="center"/>
        <w:rPr>
          <w:rFonts w:cs="Arial"/>
          <w:b/>
          <w:i/>
          <w:sz w:val="20"/>
          <w:szCs w:val="20"/>
          <w:lang w:val="nl-BE"/>
        </w:rPr>
      </w:pPr>
    </w:p>
    <w:p w14:paraId="3B229FE3" w14:textId="77777777" w:rsidR="007137A5" w:rsidRDefault="007137A5" w:rsidP="006F3923">
      <w:pPr>
        <w:spacing w:line="190" w:lineRule="exact"/>
        <w:jc w:val="center"/>
        <w:rPr>
          <w:rFonts w:cs="Arial"/>
          <w:b/>
          <w:i/>
          <w:sz w:val="20"/>
          <w:szCs w:val="20"/>
          <w:lang w:val="nl-BE"/>
        </w:rPr>
      </w:pPr>
    </w:p>
    <w:p w14:paraId="3A5CADD1" w14:textId="77777777" w:rsidR="007137A5" w:rsidRDefault="007137A5" w:rsidP="006F3923">
      <w:pPr>
        <w:spacing w:line="190" w:lineRule="exact"/>
        <w:jc w:val="center"/>
        <w:rPr>
          <w:rFonts w:cs="Arial"/>
          <w:b/>
          <w:i/>
          <w:sz w:val="20"/>
          <w:szCs w:val="20"/>
          <w:lang w:val="nl-BE"/>
        </w:rPr>
      </w:pPr>
    </w:p>
    <w:p w14:paraId="1085096A" w14:textId="77777777" w:rsidR="007137A5" w:rsidRDefault="007137A5" w:rsidP="006F3923">
      <w:pPr>
        <w:spacing w:line="190" w:lineRule="exact"/>
        <w:jc w:val="center"/>
        <w:rPr>
          <w:rFonts w:cs="Arial"/>
          <w:b/>
          <w:i/>
          <w:sz w:val="20"/>
          <w:szCs w:val="20"/>
          <w:lang w:val="nl-BE"/>
        </w:rPr>
      </w:pPr>
    </w:p>
    <w:p w14:paraId="5AC6DCDB" w14:textId="77777777" w:rsidR="007137A5" w:rsidRDefault="007137A5" w:rsidP="006F3923">
      <w:pPr>
        <w:spacing w:line="190" w:lineRule="exact"/>
        <w:jc w:val="center"/>
        <w:rPr>
          <w:rFonts w:cs="Arial"/>
          <w:b/>
          <w:i/>
          <w:sz w:val="20"/>
          <w:szCs w:val="20"/>
          <w:lang w:val="nl-BE"/>
        </w:rPr>
      </w:pPr>
    </w:p>
    <w:p w14:paraId="1A13A3FD" w14:textId="77777777" w:rsidR="007137A5" w:rsidRDefault="007137A5" w:rsidP="006F3923">
      <w:pPr>
        <w:spacing w:line="190" w:lineRule="exact"/>
        <w:jc w:val="center"/>
        <w:rPr>
          <w:rFonts w:cs="Arial"/>
          <w:b/>
          <w:i/>
          <w:sz w:val="20"/>
          <w:szCs w:val="20"/>
          <w:lang w:val="nl-BE"/>
        </w:rPr>
      </w:pPr>
    </w:p>
    <w:p w14:paraId="7E86DFFF" w14:textId="77777777" w:rsidR="007137A5" w:rsidRDefault="007137A5" w:rsidP="006F3923">
      <w:pPr>
        <w:spacing w:line="190" w:lineRule="exact"/>
        <w:jc w:val="center"/>
        <w:rPr>
          <w:rFonts w:cs="Arial"/>
          <w:b/>
          <w:i/>
          <w:sz w:val="20"/>
          <w:szCs w:val="20"/>
          <w:lang w:val="nl-BE"/>
        </w:rPr>
      </w:pPr>
    </w:p>
    <w:p w14:paraId="174C3798" w14:textId="77777777" w:rsidR="007137A5" w:rsidRDefault="007137A5" w:rsidP="006F3923">
      <w:pPr>
        <w:spacing w:line="190" w:lineRule="exact"/>
        <w:jc w:val="center"/>
        <w:rPr>
          <w:rFonts w:cs="Arial"/>
          <w:b/>
          <w:i/>
          <w:sz w:val="20"/>
          <w:szCs w:val="20"/>
          <w:lang w:val="nl-BE"/>
        </w:rPr>
      </w:pPr>
    </w:p>
    <w:p w14:paraId="61FD82BB" w14:textId="77777777" w:rsidR="007137A5" w:rsidRDefault="007137A5" w:rsidP="006F3923">
      <w:pPr>
        <w:spacing w:line="190" w:lineRule="exact"/>
        <w:jc w:val="center"/>
        <w:rPr>
          <w:rFonts w:cs="Arial"/>
          <w:b/>
          <w:i/>
          <w:sz w:val="20"/>
          <w:szCs w:val="20"/>
          <w:lang w:val="nl-BE"/>
        </w:rPr>
      </w:pPr>
    </w:p>
    <w:p w14:paraId="558D28D5" w14:textId="77777777" w:rsidR="007137A5" w:rsidRDefault="007137A5" w:rsidP="006F3923">
      <w:pPr>
        <w:spacing w:line="190" w:lineRule="exact"/>
        <w:jc w:val="center"/>
        <w:rPr>
          <w:rFonts w:cs="Arial"/>
          <w:b/>
          <w:i/>
          <w:sz w:val="20"/>
          <w:szCs w:val="20"/>
          <w:lang w:val="nl-BE"/>
        </w:rPr>
      </w:pPr>
    </w:p>
    <w:p w14:paraId="2364589C" w14:textId="77777777" w:rsidR="007137A5" w:rsidRDefault="007137A5" w:rsidP="006F3923">
      <w:pPr>
        <w:spacing w:line="190" w:lineRule="exact"/>
        <w:jc w:val="center"/>
        <w:rPr>
          <w:rFonts w:cs="Arial"/>
          <w:b/>
          <w:i/>
          <w:sz w:val="20"/>
          <w:szCs w:val="20"/>
          <w:lang w:val="nl-BE"/>
        </w:rPr>
      </w:pPr>
    </w:p>
    <w:p w14:paraId="5BA81B5B" w14:textId="77777777" w:rsidR="007137A5" w:rsidRDefault="007137A5" w:rsidP="006F3923">
      <w:pPr>
        <w:spacing w:line="190" w:lineRule="exact"/>
        <w:jc w:val="center"/>
        <w:rPr>
          <w:rFonts w:cs="Arial"/>
          <w:b/>
          <w:i/>
          <w:sz w:val="20"/>
          <w:szCs w:val="20"/>
          <w:lang w:val="nl-BE"/>
        </w:rPr>
      </w:pPr>
    </w:p>
    <w:p w14:paraId="5B2E6539" w14:textId="77777777" w:rsidR="007137A5" w:rsidRDefault="007137A5" w:rsidP="006F3923">
      <w:pPr>
        <w:spacing w:line="190" w:lineRule="exact"/>
        <w:jc w:val="center"/>
        <w:rPr>
          <w:rFonts w:cs="Arial"/>
          <w:b/>
          <w:i/>
          <w:sz w:val="20"/>
          <w:szCs w:val="20"/>
          <w:lang w:val="nl-BE"/>
        </w:rPr>
      </w:pPr>
    </w:p>
    <w:p w14:paraId="1DEE1C84" w14:textId="77777777" w:rsidR="007137A5" w:rsidRDefault="007137A5" w:rsidP="006F3923">
      <w:pPr>
        <w:spacing w:line="190" w:lineRule="exact"/>
        <w:jc w:val="center"/>
        <w:rPr>
          <w:rFonts w:cs="Arial"/>
          <w:b/>
          <w:i/>
          <w:sz w:val="20"/>
          <w:szCs w:val="20"/>
          <w:lang w:val="nl-BE"/>
        </w:rPr>
      </w:pPr>
    </w:p>
    <w:p w14:paraId="52C8C181" w14:textId="77777777" w:rsidR="007137A5" w:rsidRDefault="007137A5" w:rsidP="006F3923">
      <w:pPr>
        <w:spacing w:line="190" w:lineRule="exact"/>
        <w:jc w:val="center"/>
        <w:rPr>
          <w:rFonts w:cs="Arial"/>
          <w:b/>
          <w:i/>
          <w:sz w:val="20"/>
          <w:szCs w:val="20"/>
          <w:lang w:val="nl-BE"/>
        </w:rPr>
      </w:pPr>
    </w:p>
    <w:p w14:paraId="7AB44BA0" w14:textId="77777777" w:rsidR="007137A5" w:rsidRDefault="007137A5" w:rsidP="006F3923">
      <w:pPr>
        <w:spacing w:line="190" w:lineRule="exact"/>
        <w:jc w:val="center"/>
        <w:rPr>
          <w:rFonts w:cs="Arial"/>
          <w:b/>
          <w:i/>
          <w:sz w:val="20"/>
          <w:szCs w:val="20"/>
          <w:lang w:val="nl-BE"/>
        </w:rPr>
      </w:pPr>
    </w:p>
    <w:p w14:paraId="71C62A30" w14:textId="77777777" w:rsidR="007137A5" w:rsidRDefault="007137A5" w:rsidP="006F3923">
      <w:pPr>
        <w:spacing w:line="190" w:lineRule="exact"/>
        <w:jc w:val="center"/>
        <w:rPr>
          <w:rFonts w:cs="Arial"/>
          <w:b/>
          <w:i/>
          <w:sz w:val="20"/>
          <w:szCs w:val="20"/>
          <w:lang w:val="nl-BE"/>
        </w:rPr>
      </w:pPr>
    </w:p>
    <w:p w14:paraId="5A4D7763" w14:textId="77777777" w:rsidR="007137A5" w:rsidRDefault="007137A5" w:rsidP="006F3923">
      <w:pPr>
        <w:spacing w:line="190" w:lineRule="exact"/>
        <w:jc w:val="center"/>
        <w:rPr>
          <w:rFonts w:cs="Arial"/>
          <w:b/>
          <w:i/>
          <w:sz w:val="20"/>
          <w:szCs w:val="20"/>
          <w:lang w:val="nl-BE"/>
        </w:rPr>
      </w:pPr>
    </w:p>
    <w:p w14:paraId="68E9E5DB" w14:textId="77777777" w:rsidR="007137A5" w:rsidRDefault="007137A5" w:rsidP="006F3923">
      <w:pPr>
        <w:spacing w:line="190" w:lineRule="exact"/>
        <w:jc w:val="center"/>
        <w:rPr>
          <w:rFonts w:cs="Arial"/>
          <w:b/>
          <w:i/>
          <w:sz w:val="20"/>
          <w:szCs w:val="20"/>
          <w:lang w:val="nl-BE"/>
        </w:rPr>
      </w:pPr>
    </w:p>
    <w:p w14:paraId="7023FB0A" w14:textId="77777777" w:rsidR="007137A5" w:rsidRDefault="007137A5" w:rsidP="007137A5">
      <w:pPr>
        <w:spacing w:line="190" w:lineRule="exact"/>
        <w:rPr>
          <w:rFonts w:cs="Arial"/>
          <w:b/>
          <w:i/>
          <w:sz w:val="20"/>
          <w:szCs w:val="20"/>
          <w:lang w:val="nl-BE"/>
        </w:rPr>
      </w:pPr>
    </w:p>
    <w:p w14:paraId="2F62B1D5" w14:textId="77777777" w:rsidR="007137A5" w:rsidRDefault="007137A5" w:rsidP="007137A5">
      <w:pPr>
        <w:spacing w:line="190" w:lineRule="exact"/>
        <w:rPr>
          <w:rFonts w:cs="Arial"/>
          <w:b/>
          <w:i/>
          <w:sz w:val="20"/>
          <w:szCs w:val="20"/>
          <w:lang w:val="nl-BE"/>
        </w:rPr>
      </w:pPr>
    </w:p>
    <w:p w14:paraId="784D1450" w14:textId="77777777" w:rsidR="007137A5" w:rsidRDefault="007137A5" w:rsidP="007137A5">
      <w:pPr>
        <w:spacing w:line="190" w:lineRule="exact"/>
        <w:rPr>
          <w:rFonts w:cs="Arial"/>
          <w:b/>
          <w:i/>
          <w:sz w:val="20"/>
          <w:szCs w:val="20"/>
          <w:lang w:val="nl-BE"/>
        </w:rPr>
      </w:pPr>
    </w:p>
    <w:p w14:paraId="40113C65" w14:textId="77777777" w:rsidR="006F3923" w:rsidRDefault="00741791" w:rsidP="007137A5">
      <w:pPr>
        <w:spacing w:line="190" w:lineRule="exact"/>
        <w:jc w:val="center"/>
        <w:rPr>
          <w:rFonts w:cs="Arial"/>
          <w:b/>
          <w:sz w:val="20"/>
          <w:szCs w:val="20"/>
          <w:lang w:val="nl-BE"/>
        </w:rPr>
      </w:pPr>
      <w:r>
        <w:rPr>
          <w:rFonts w:cs="Arial"/>
          <w:b/>
          <w:sz w:val="20"/>
          <w:szCs w:val="20"/>
          <w:lang w:val="nl-BE"/>
        </w:rPr>
        <w:lastRenderedPageBreak/>
        <w:t>- 196</w:t>
      </w:r>
      <w:r w:rsidR="006F3923">
        <w:rPr>
          <w:rFonts w:cs="Arial"/>
          <w:b/>
          <w:sz w:val="20"/>
          <w:szCs w:val="20"/>
          <w:lang w:val="nl-BE"/>
        </w:rPr>
        <w:t xml:space="preserve"> -</w:t>
      </w:r>
    </w:p>
    <w:p w14:paraId="7046C7EE" w14:textId="77777777" w:rsidR="006F3923" w:rsidRDefault="006F3923" w:rsidP="006F3923">
      <w:pPr>
        <w:spacing w:line="190" w:lineRule="exact"/>
        <w:jc w:val="center"/>
        <w:rPr>
          <w:rFonts w:cs="Arial"/>
          <w:b/>
          <w:sz w:val="20"/>
          <w:szCs w:val="20"/>
          <w:lang w:val="nl-BE"/>
        </w:rPr>
      </w:pPr>
    </w:p>
    <w:p w14:paraId="6670DC1C"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2008</w:t>
      </w:r>
    </w:p>
    <w:p w14:paraId="12B918AF" w14:textId="77777777" w:rsidR="006F3923" w:rsidRDefault="006F3923" w:rsidP="006F3923">
      <w:pPr>
        <w:spacing w:line="190" w:lineRule="exact"/>
        <w:jc w:val="center"/>
        <w:rPr>
          <w:rFonts w:cs="Arial"/>
          <w:i/>
          <w:sz w:val="20"/>
          <w:szCs w:val="20"/>
          <w:lang w:val="nl-BE"/>
        </w:rPr>
      </w:pPr>
    </w:p>
    <w:p w14:paraId="61F4A460" w14:textId="77777777" w:rsidR="006F3923" w:rsidRDefault="006F3923" w:rsidP="006F3923">
      <w:pPr>
        <w:jc w:val="center"/>
        <w:rPr>
          <w:lang w:val="nl-BE"/>
        </w:rPr>
      </w:pPr>
      <w:r>
        <w:rPr>
          <w:lang w:val="nl-BE"/>
        </w:rPr>
        <w:object w:dxaOrig="4579" w:dyaOrig="4577" w14:anchorId="7D2477EE">
          <v:shape id="_x0000_i1210" type="#_x0000_t75" style="width:153.4pt;height:154.5pt" o:ole="">
            <v:imagedata r:id="rId392" o:title=""/>
          </v:shape>
          <o:OLEObject Type="Embed" ProgID="CorelDRAW.Graphic.12" ShapeID="_x0000_i1210" DrawAspect="Content" ObjectID="_1587467603" r:id="rId393"/>
        </w:object>
      </w:r>
    </w:p>
    <w:p w14:paraId="0152D690" w14:textId="77777777" w:rsidR="006F3923" w:rsidRDefault="006F3923" w:rsidP="006F3923">
      <w:pPr>
        <w:jc w:val="center"/>
        <w:rPr>
          <w:rFonts w:cs="Arial"/>
          <w:i/>
          <w:sz w:val="20"/>
          <w:szCs w:val="20"/>
          <w:lang w:val="nl-BE"/>
        </w:rPr>
      </w:pPr>
    </w:p>
    <w:p w14:paraId="61FE0410" w14:textId="77777777" w:rsidR="006F3923" w:rsidRDefault="006F3923" w:rsidP="006F3923">
      <w:pPr>
        <w:jc w:val="center"/>
        <w:rPr>
          <w:rFonts w:cs="Arial"/>
          <w:i/>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4010.02 h5h8</w:t>
      </w:r>
    </w:p>
    <w:p w14:paraId="68EECB07" w14:textId="77777777" w:rsidR="006F3923" w:rsidRDefault="006F3923" w:rsidP="006F3923">
      <w:pPr>
        <w:jc w:val="both"/>
        <w:rPr>
          <w:rFonts w:cs="Arial"/>
          <w:i/>
          <w:sz w:val="20"/>
          <w:szCs w:val="20"/>
          <w:lang w:val="nl-BE"/>
        </w:rPr>
      </w:pPr>
    </w:p>
    <w:p w14:paraId="2BEFC275" w14:textId="77777777" w:rsidR="006F3923" w:rsidRDefault="006F3923" w:rsidP="006F3923">
      <w:pPr>
        <w:jc w:val="both"/>
        <w:rPr>
          <w:rFonts w:cs="Arial"/>
          <w:b/>
          <w:sz w:val="20"/>
          <w:szCs w:val="20"/>
          <w:lang w:val="nl-BE"/>
        </w:rPr>
      </w:pPr>
      <w:r>
        <w:rPr>
          <w:rFonts w:cs="Arial"/>
          <w:b/>
          <w:sz w:val="20"/>
          <w:szCs w:val="20"/>
          <w:lang w:val="nl-BE"/>
        </w:rPr>
        <w:tab/>
        <w:t xml:space="preserve">1.Da1+ </w:t>
      </w:r>
      <w:r>
        <w:rPr>
          <w:rFonts w:cs="Arial"/>
          <w:b/>
          <w:sz w:val="20"/>
          <w:szCs w:val="20"/>
          <w:lang w:val="nl-BE"/>
        </w:rPr>
        <w:tab/>
      </w:r>
      <w:r>
        <w:rPr>
          <w:rFonts w:cs="Arial"/>
          <w:b/>
          <w:sz w:val="20"/>
          <w:szCs w:val="20"/>
          <w:lang w:val="nl-BE"/>
        </w:rPr>
        <w:tab/>
        <w:t xml:space="preserve">Kh7 </w:t>
      </w:r>
    </w:p>
    <w:p w14:paraId="2803C019" w14:textId="77777777" w:rsidR="006F3923" w:rsidRDefault="006F3923" w:rsidP="006F3923">
      <w:pPr>
        <w:jc w:val="both"/>
        <w:rPr>
          <w:rFonts w:cs="Arial"/>
          <w:b/>
          <w:sz w:val="20"/>
          <w:szCs w:val="20"/>
          <w:lang w:val="nl-BE"/>
        </w:rPr>
      </w:pPr>
      <w:r>
        <w:rPr>
          <w:rFonts w:cs="Arial"/>
          <w:b/>
          <w:sz w:val="20"/>
          <w:szCs w:val="20"/>
          <w:lang w:val="nl-BE"/>
        </w:rPr>
        <w:tab/>
        <w:t xml:space="preserve">2.Da7+ </w:t>
      </w:r>
      <w:r>
        <w:rPr>
          <w:rFonts w:cs="Arial"/>
          <w:b/>
          <w:sz w:val="20"/>
          <w:szCs w:val="20"/>
          <w:lang w:val="nl-BE"/>
        </w:rPr>
        <w:tab/>
      </w:r>
      <w:r>
        <w:rPr>
          <w:rFonts w:cs="Arial"/>
          <w:b/>
          <w:sz w:val="20"/>
          <w:szCs w:val="20"/>
          <w:lang w:val="nl-BE"/>
        </w:rPr>
        <w:tab/>
        <w:t xml:space="preserve">Kh8 </w:t>
      </w:r>
    </w:p>
    <w:p w14:paraId="32ED3E66" w14:textId="77777777" w:rsidR="006F3923" w:rsidRDefault="006F3923" w:rsidP="006F3923">
      <w:pPr>
        <w:jc w:val="both"/>
        <w:rPr>
          <w:rFonts w:cs="Arial"/>
          <w:b/>
          <w:sz w:val="20"/>
          <w:szCs w:val="20"/>
          <w:lang w:val="nl-BE"/>
        </w:rPr>
      </w:pPr>
      <w:r>
        <w:rPr>
          <w:rFonts w:cs="Arial"/>
          <w:b/>
          <w:sz w:val="20"/>
          <w:szCs w:val="20"/>
          <w:lang w:val="nl-BE"/>
        </w:rPr>
        <w:tab/>
        <w:t xml:space="preserve">3.Da8+ </w:t>
      </w:r>
      <w:r>
        <w:rPr>
          <w:rFonts w:cs="Arial"/>
          <w:b/>
          <w:sz w:val="20"/>
          <w:szCs w:val="20"/>
          <w:lang w:val="nl-BE"/>
        </w:rPr>
        <w:tab/>
      </w:r>
      <w:r>
        <w:rPr>
          <w:rFonts w:cs="Arial"/>
          <w:b/>
          <w:sz w:val="20"/>
          <w:szCs w:val="20"/>
          <w:lang w:val="nl-BE"/>
        </w:rPr>
        <w:tab/>
        <w:t xml:space="preserve">Kg7 </w:t>
      </w:r>
    </w:p>
    <w:p w14:paraId="527F9530" w14:textId="77777777" w:rsidR="006F3923" w:rsidRDefault="006F3923" w:rsidP="006F3923">
      <w:pPr>
        <w:jc w:val="both"/>
        <w:rPr>
          <w:rFonts w:cs="Arial"/>
          <w:b/>
          <w:sz w:val="20"/>
          <w:szCs w:val="20"/>
          <w:lang w:val="nl-BE"/>
        </w:rPr>
      </w:pPr>
      <w:r>
        <w:rPr>
          <w:rFonts w:cs="Arial"/>
          <w:b/>
          <w:sz w:val="20"/>
          <w:szCs w:val="20"/>
          <w:lang w:val="nl-BE"/>
        </w:rPr>
        <w:tab/>
        <w:t xml:space="preserve">4.Dg8+ </w:t>
      </w:r>
      <w:r>
        <w:rPr>
          <w:rFonts w:cs="Arial"/>
          <w:b/>
          <w:sz w:val="20"/>
          <w:szCs w:val="20"/>
          <w:lang w:val="nl-BE"/>
        </w:rPr>
        <w:tab/>
        <w:t xml:space="preserve">Kf6 </w:t>
      </w:r>
    </w:p>
    <w:p w14:paraId="038B2CE1" w14:textId="77777777" w:rsidR="006F3923" w:rsidRDefault="006F3923" w:rsidP="006F3923">
      <w:pPr>
        <w:jc w:val="both"/>
        <w:rPr>
          <w:rFonts w:cs="Arial"/>
          <w:b/>
          <w:sz w:val="20"/>
          <w:szCs w:val="20"/>
          <w:lang w:val="nl-BE"/>
        </w:rPr>
      </w:pPr>
      <w:r>
        <w:rPr>
          <w:rFonts w:cs="Arial"/>
          <w:b/>
          <w:sz w:val="20"/>
          <w:szCs w:val="20"/>
          <w:lang w:val="nl-BE"/>
        </w:rPr>
        <w:tab/>
        <w:t>5.De6+</w:t>
      </w:r>
      <w:r>
        <w:rPr>
          <w:rFonts w:cs="Arial"/>
          <w:b/>
          <w:sz w:val="20"/>
          <w:szCs w:val="20"/>
          <w:lang w:val="nl-BE"/>
        </w:rPr>
        <w:tab/>
        <w:t xml:space="preserve"> </w:t>
      </w:r>
      <w:r>
        <w:rPr>
          <w:rFonts w:cs="Arial"/>
          <w:b/>
          <w:sz w:val="20"/>
          <w:szCs w:val="20"/>
          <w:lang w:val="nl-BE"/>
        </w:rPr>
        <w:tab/>
        <w:t xml:space="preserve">Kg7 </w:t>
      </w:r>
    </w:p>
    <w:p w14:paraId="0D45706F" w14:textId="77777777" w:rsidR="006F3923" w:rsidRDefault="006F3923" w:rsidP="006F3923">
      <w:pPr>
        <w:jc w:val="both"/>
        <w:rPr>
          <w:rFonts w:cs="Arial"/>
          <w:b/>
          <w:sz w:val="20"/>
          <w:szCs w:val="20"/>
          <w:lang w:val="nl-BE"/>
        </w:rPr>
      </w:pPr>
      <w:r>
        <w:rPr>
          <w:rFonts w:cs="Arial"/>
          <w:b/>
          <w:sz w:val="20"/>
          <w:szCs w:val="20"/>
          <w:lang w:val="nl-BE"/>
        </w:rPr>
        <w:tab/>
        <w:t xml:space="preserve">6.De7+ </w:t>
      </w:r>
      <w:r>
        <w:rPr>
          <w:rFonts w:cs="Arial"/>
          <w:b/>
          <w:sz w:val="20"/>
          <w:szCs w:val="20"/>
          <w:lang w:val="nl-BE"/>
        </w:rPr>
        <w:tab/>
      </w:r>
      <w:r>
        <w:rPr>
          <w:rFonts w:cs="Arial"/>
          <w:b/>
          <w:sz w:val="20"/>
          <w:szCs w:val="20"/>
          <w:lang w:val="nl-BE"/>
        </w:rPr>
        <w:tab/>
        <w:t xml:space="preserve">Kh8 </w:t>
      </w:r>
    </w:p>
    <w:p w14:paraId="3BF70ABF" w14:textId="77777777" w:rsidR="006F3923" w:rsidRDefault="006F3923" w:rsidP="006F3923">
      <w:pPr>
        <w:jc w:val="both"/>
        <w:rPr>
          <w:rFonts w:cs="Arial"/>
          <w:b/>
          <w:sz w:val="20"/>
          <w:szCs w:val="20"/>
          <w:lang w:val="nl-BE"/>
        </w:rPr>
      </w:pPr>
      <w:r>
        <w:rPr>
          <w:rFonts w:cs="Arial"/>
          <w:b/>
          <w:sz w:val="20"/>
          <w:szCs w:val="20"/>
          <w:lang w:val="nl-BE"/>
        </w:rPr>
        <w:tab/>
        <w:t xml:space="preserve">7.Le4 </w:t>
      </w:r>
      <w:r>
        <w:rPr>
          <w:rFonts w:cs="Arial"/>
          <w:b/>
          <w:sz w:val="20"/>
          <w:szCs w:val="20"/>
          <w:lang w:val="nl-BE"/>
        </w:rPr>
        <w:tab/>
      </w:r>
      <w:r>
        <w:rPr>
          <w:rFonts w:cs="Arial"/>
          <w:b/>
          <w:sz w:val="20"/>
          <w:szCs w:val="20"/>
          <w:lang w:val="nl-BE"/>
        </w:rPr>
        <w:tab/>
        <w:t xml:space="preserve">Kg8 </w:t>
      </w:r>
    </w:p>
    <w:p w14:paraId="0F64129D" w14:textId="77777777" w:rsidR="006F3923" w:rsidRDefault="006F3923" w:rsidP="006F3923">
      <w:pPr>
        <w:jc w:val="both"/>
        <w:rPr>
          <w:rFonts w:cs="Arial"/>
          <w:b/>
          <w:sz w:val="20"/>
          <w:szCs w:val="20"/>
          <w:lang w:val="nl-BE"/>
        </w:rPr>
      </w:pPr>
      <w:r>
        <w:rPr>
          <w:rFonts w:cs="Arial"/>
          <w:b/>
          <w:sz w:val="20"/>
          <w:szCs w:val="20"/>
          <w:lang w:val="nl-BE"/>
        </w:rPr>
        <w:tab/>
        <w:t xml:space="preserve">8.Lh7+ </w:t>
      </w:r>
      <w:r>
        <w:rPr>
          <w:rFonts w:cs="Arial"/>
          <w:b/>
          <w:sz w:val="20"/>
          <w:szCs w:val="20"/>
          <w:lang w:val="nl-BE"/>
        </w:rPr>
        <w:tab/>
      </w:r>
      <w:r>
        <w:rPr>
          <w:rFonts w:cs="Arial"/>
          <w:b/>
          <w:sz w:val="20"/>
          <w:szCs w:val="20"/>
          <w:lang w:val="nl-BE"/>
        </w:rPr>
        <w:tab/>
        <w:t xml:space="preserve">Kh8 </w:t>
      </w:r>
    </w:p>
    <w:p w14:paraId="0D2AC09E" w14:textId="77777777" w:rsidR="006F3923" w:rsidRDefault="006F3923" w:rsidP="006F3923">
      <w:pPr>
        <w:jc w:val="both"/>
        <w:rPr>
          <w:rFonts w:cs="Arial"/>
          <w:b/>
          <w:sz w:val="20"/>
          <w:szCs w:val="20"/>
          <w:lang w:val="nl-BE"/>
        </w:rPr>
      </w:pPr>
      <w:r>
        <w:rPr>
          <w:rFonts w:cs="Arial"/>
          <w:b/>
          <w:sz w:val="20"/>
          <w:szCs w:val="20"/>
          <w:lang w:val="nl-BE"/>
        </w:rPr>
        <w:tab/>
        <w:t xml:space="preserve">9.Lxc2 </w:t>
      </w:r>
    </w:p>
    <w:p w14:paraId="3C2C2DFD" w14:textId="77777777" w:rsidR="006F3923" w:rsidRDefault="006F3923" w:rsidP="006F3923">
      <w:pPr>
        <w:jc w:val="both"/>
        <w:rPr>
          <w:rFonts w:cs="Arial"/>
          <w:sz w:val="20"/>
          <w:szCs w:val="20"/>
          <w:lang w:val="nl-BE"/>
        </w:rPr>
      </w:pPr>
      <w:r>
        <w:rPr>
          <w:rFonts w:cs="Arial"/>
          <w:sz w:val="20"/>
          <w:szCs w:val="20"/>
          <w:lang w:val="nl-BE"/>
        </w:rPr>
        <w:t xml:space="preserve">Met matdreiging op h7, zodat de beste zet van zwart is: </w:t>
      </w:r>
    </w:p>
    <w:p w14:paraId="05ED0C6B" w14:textId="77777777" w:rsidR="006F3923" w:rsidRDefault="006F3923" w:rsidP="006F3923">
      <w:pPr>
        <w:jc w:val="both"/>
        <w:rPr>
          <w:rFonts w:cs="Arial"/>
          <w:b/>
          <w:sz w:val="20"/>
          <w:szCs w:val="20"/>
          <w:lang w:val="nl-BE"/>
        </w:rPr>
      </w:pPr>
      <w:r>
        <w:rPr>
          <w:rFonts w:cs="Arial"/>
          <w:b/>
          <w:sz w:val="20"/>
          <w:szCs w:val="20"/>
          <w:lang w:val="nl-BE"/>
        </w:rPr>
        <w:tab/>
        <w:t>9…</w:t>
      </w:r>
      <w:r>
        <w:rPr>
          <w:rFonts w:cs="Arial"/>
          <w:b/>
          <w:sz w:val="20"/>
          <w:szCs w:val="20"/>
          <w:lang w:val="nl-BE"/>
        </w:rPr>
        <w:tab/>
      </w:r>
      <w:r>
        <w:rPr>
          <w:rFonts w:cs="Arial"/>
          <w:b/>
          <w:sz w:val="20"/>
          <w:szCs w:val="20"/>
          <w:lang w:val="nl-BE"/>
        </w:rPr>
        <w:tab/>
        <w:t xml:space="preserve">Kg8 </w:t>
      </w:r>
    </w:p>
    <w:p w14:paraId="72021F9D" w14:textId="77777777" w:rsidR="006F3923" w:rsidRDefault="006F3923" w:rsidP="006F3923">
      <w:pPr>
        <w:jc w:val="both"/>
        <w:rPr>
          <w:rFonts w:cs="Arial"/>
          <w:sz w:val="20"/>
          <w:szCs w:val="20"/>
          <w:lang w:val="nl-BE"/>
        </w:rPr>
      </w:pPr>
      <w:r>
        <w:rPr>
          <w:rFonts w:cs="Arial"/>
          <w:sz w:val="20"/>
          <w:szCs w:val="20"/>
          <w:lang w:val="nl-BE"/>
        </w:rPr>
        <w:t>9…Df3+</w:t>
      </w:r>
      <w:r w:rsidR="00797805">
        <w:rPr>
          <w:rFonts w:cs="Arial"/>
          <w:sz w:val="20"/>
          <w:szCs w:val="20"/>
          <w:lang w:val="nl-BE"/>
        </w:rPr>
        <w:t>?</w:t>
      </w:r>
      <w:r>
        <w:rPr>
          <w:rFonts w:cs="Arial"/>
          <w:sz w:val="20"/>
          <w:szCs w:val="20"/>
          <w:lang w:val="nl-BE"/>
        </w:rPr>
        <w:t xml:space="preserve"> 10.Kg5  Kg8 </w:t>
      </w:r>
      <w:r>
        <w:rPr>
          <w:rFonts w:cs="Arial"/>
          <w:i/>
          <w:sz w:val="20"/>
          <w:szCs w:val="20"/>
          <w:lang w:val="nl-BE"/>
        </w:rPr>
        <w:t>(10…Dd5+</w:t>
      </w:r>
      <w:r>
        <w:rPr>
          <w:rFonts w:cs="Arial"/>
          <w:sz w:val="20"/>
          <w:szCs w:val="20"/>
          <w:lang w:val="nl-BE"/>
        </w:rPr>
        <w:t xml:space="preserve"> </w:t>
      </w:r>
      <w:r>
        <w:rPr>
          <w:rFonts w:cs="Arial"/>
          <w:i/>
          <w:sz w:val="20"/>
          <w:szCs w:val="20"/>
          <w:lang w:val="nl-BE"/>
        </w:rPr>
        <w:t>11.Lf5 Dd2+ 12.Kg6 Dd6+  13.Dxd6 g2 14.Df8+</w:t>
      </w:r>
      <w:r>
        <w:rPr>
          <w:rFonts w:cs="Arial"/>
          <w:sz w:val="20"/>
          <w:szCs w:val="20"/>
          <w:lang w:val="nl-BE"/>
        </w:rPr>
        <w:t xml:space="preserve"> </w:t>
      </w:r>
      <w:r>
        <w:rPr>
          <w:rFonts w:cs="Arial"/>
          <w:i/>
          <w:sz w:val="20"/>
          <w:szCs w:val="20"/>
          <w:lang w:val="nl-BE"/>
        </w:rPr>
        <w:t>en ma</w:t>
      </w:r>
      <w:r w:rsidR="00F77706">
        <w:rPr>
          <w:rFonts w:cs="Arial"/>
          <w:i/>
          <w:sz w:val="20"/>
          <w:szCs w:val="20"/>
          <w:lang w:val="nl-BE"/>
        </w:rPr>
        <w:t xml:space="preserve">t.) </w:t>
      </w:r>
      <w:r>
        <w:rPr>
          <w:rFonts w:cs="Arial"/>
          <w:sz w:val="20"/>
          <w:szCs w:val="20"/>
          <w:lang w:val="nl-BE"/>
        </w:rPr>
        <w:t>11.Lh7+ Kh8 12.Lf5 Dh1 12.Df8+ en mat..</w:t>
      </w:r>
      <w:r>
        <w:rPr>
          <w:rFonts w:cs="Arial"/>
          <w:b/>
          <w:sz w:val="20"/>
          <w:szCs w:val="20"/>
          <w:lang w:val="nl-BE"/>
        </w:rPr>
        <w:tab/>
      </w:r>
    </w:p>
    <w:p w14:paraId="5683B375" w14:textId="77777777" w:rsidR="006F3923" w:rsidRDefault="00D26891" w:rsidP="006F3923">
      <w:pPr>
        <w:jc w:val="both"/>
        <w:rPr>
          <w:rFonts w:cs="Arial"/>
          <w:b/>
          <w:sz w:val="20"/>
          <w:szCs w:val="20"/>
          <w:lang w:val="nl-BE"/>
        </w:rPr>
      </w:pPr>
      <w:r>
        <w:rPr>
          <w:rFonts w:cs="Arial"/>
          <w:b/>
          <w:sz w:val="20"/>
          <w:szCs w:val="20"/>
          <w:lang w:val="nl-BE"/>
        </w:rPr>
        <w:t xml:space="preserve">          </w:t>
      </w:r>
      <w:r w:rsidR="00416ADC">
        <w:rPr>
          <w:rFonts w:cs="Arial"/>
          <w:b/>
          <w:sz w:val="20"/>
          <w:szCs w:val="20"/>
          <w:lang w:val="nl-BE"/>
        </w:rPr>
        <w:t>10.Lh7</w:t>
      </w:r>
      <w:r w:rsidR="001F0507">
        <w:rPr>
          <w:rFonts w:cs="Arial"/>
          <w:b/>
          <w:sz w:val="20"/>
          <w:szCs w:val="20"/>
          <w:lang w:val="nl-BE"/>
        </w:rPr>
        <w:t>+</w:t>
      </w:r>
    </w:p>
    <w:p w14:paraId="15887F3A" w14:textId="77777777" w:rsidR="006F3923" w:rsidRDefault="007322AF" w:rsidP="006F3923">
      <w:pPr>
        <w:jc w:val="both"/>
        <w:rPr>
          <w:rFonts w:cs="Arial"/>
          <w:sz w:val="20"/>
          <w:szCs w:val="20"/>
          <w:lang w:val="nl-BE"/>
        </w:rPr>
      </w:pPr>
      <w:r>
        <w:rPr>
          <w:rFonts w:cs="Arial"/>
          <w:sz w:val="20"/>
          <w:szCs w:val="20"/>
          <w:lang w:val="nl-BE"/>
        </w:rPr>
        <w:t>10.Lb3 is een onnodige omweg.</w:t>
      </w:r>
    </w:p>
    <w:p w14:paraId="308580E1" w14:textId="77777777" w:rsidR="00300F4C" w:rsidRDefault="00300F4C" w:rsidP="006F3923">
      <w:pPr>
        <w:jc w:val="both"/>
        <w:rPr>
          <w:rFonts w:cs="Arial"/>
          <w:b/>
          <w:sz w:val="20"/>
          <w:szCs w:val="20"/>
          <w:lang w:val="nl-BE"/>
        </w:rPr>
      </w:pPr>
    </w:p>
    <w:p w14:paraId="0CAE030B" w14:textId="77777777" w:rsidR="007322AF" w:rsidRDefault="007322AF" w:rsidP="00842998">
      <w:pPr>
        <w:jc w:val="both"/>
        <w:rPr>
          <w:rFonts w:cs="Arial"/>
          <w:b/>
          <w:sz w:val="20"/>
          <w:szCs w:val="20"/>
          <w:lang w:val="nl-BE"/>
        </w:rPr>
      </w:pPr>
    </w:p>
    <w:p w14:paraId="0AB78588" w14:textId="77777777" w:rsidR="007322AF" w:rsidRDefault="007322AF" w:rsidP="00842998">
      <w:pPr>
        <w:jc w:val="both"/>
        <w:rPr>
          <w:rFonts w:cs="Arial"/>
          <w:b/>
          <w:sz w:val="20"/>
          <w:szCs w:val="20"/>
          <w:lang w:val="nl-BE"/>
        </w:rPr>
      </w:pPr>
    </w:p>
    <w:p w14:paraId="3D8A5F4A" w14:textId="77777777" w:rsidR="007322AF" w:rsidRDefault="007322AF" w:rsidP="00842998">
      <w:pPr>
        <w:jc w:val="both"/>
        <w:rPr>
          <w:rFonts w:cs="Arial"/>
          <w:b/>
          <w:sz w:val="20"/>
          <w:szCs w:val="20"/>
          <w:lang w:val="nl-BE"/>
        </w:rPr>
      </w:pPr>
    </w:p>
    <w:p w14:paraId="00766C29" w14:textId="77777777" w:rsidR="007322AF" w:rsidRDefault="007322AF" w:rsidP="00842998">
      <w:pPr>
        <w:jc w:val="both"/>
        <w:rPr>
          <w:rFonts w:cs="Arial"/>
          <w:b/>
          <w:sz w:val="20"/>
          <w:szCs w:val="20"/>
          <w:lang w:val="nl-BE"/>
        </w:rPr>
      </w:pPr>
    </w:p>
    <w:p w14:paraId="5A1FFEF1" w14:textId="77777777" w:rsidR="007322AF" w:rsidRDefault="007322AF" w:rsidP="00842998">
      <w:pPr>
        <w:jc w:val="both"/>
        <w:rPr>
          <w:rFonts w:cs="Arial"/>
          <w:b/>
          <w:sz w:val="20"/>
          <w:szCs w:val="20"/>
          <w:lang w:val="nl-BE"/>
        </w:rPr>
      </w:pPr>
    </w:p>
    <w:p w14:paraId="1884372D" w14:textId="77777777" w:rsidR="006F3923" w:rsidRDefault="00801280" w:rsidP="00842998">
      <w:pPr>
        <w:jc w:val="both"/>
        <w:rPr>
          <w:rFonts w:cs="Arial"/>
          <w:b/>
          <w:sz w:val="20"/>
          <w:szCs w:val="20"/>
          <w:lang w:val="nl-BE"/>
        </w:rPr>
      </w:pPr>
      <w:r>
        <w:rPr>
          <w:rFonts w:cs="Arial"/>
          <w:b/>
          <w:sz w:val="20"/>
          <w:szCs w:val="20"/>
          <w:lang w:val="nl-BE"/>
        </w:rPr>
        <w:t xml:space="preserve">         </w:t>
      </w:r>
      <w:r w:rsidR="00842998">
        <w:rPr>
          <w:rFonts w:cs="Arial"/>
          <w:b/>
          <w:sz w:val="20"/>
          <w:szCs w:val="20"/>
          <w:lang w:val="nl-BE"/>
        </w:rPr>
        <w:t xml:space="preserve">  </w:t>
      </w:r>
      <w:r w:rsidR="006F3923">
        <w:rPr>
          <w:rFonts w:cs="Arial"/>
          <w:b/>
          <w:sz w:val="20"/>
          <w:szCs w:val="20"/>
          <w:lang w:val="nl-BE"/>
        </w:rPr>
        <w:t>10…</w:t>
      </w:r>
      <w:r w:rsidR="006F3923">
        <w:rPr>
          <w:rFonts w:cs="Arial"/>
          <w:b/>
          <w:sz w:val="20"/>
          <w:szCs w:val="20"/>
          <w:lang w:val="nl-BE"/>
        </w:rPr>
        <w:tab/>
      </w:r>
      <w:r w:rsidR="006F3923">
        <w:rPr>
          <w:rFonts w:cs="Arial"/>
          <w:b/>
          <w:sz w:val="20"/>
          <w:szCs w:val="20"/>
          <w:lang w:val="nl-BE"/>
        </w:rPr>
        <w:tab/>
        <w:t>Kh8</w:t>
      </w:r>
    </w:p>
    <w:p w14:paraId="23456D33" w14:textId="77777777" w:rsidR="006F3923" w:rsidRDefault="006F3923" w:rsidP="006F3923">
      <w:pPr>
        <w:jc w:val="both"/>
        <w:rPr>
          <w:rFonts w:cs="Arial"/>
          <w:sz w:val="20"/>
          <w:szCs w:val="20"/>
          <w:lang w:val="nl-BE"/>
        </w:rPr>
      </w:pPr>
      <w:r>
        <w:rPr>
          <w:rFonts w:cs="Arial"/>
          <w:b/>
          <w:sz w:val="20"/>
          <w:szCs w:val="20"/>
          <w:lang w:val="nl-BE"/>
        </w:rPr>
        <w:t xml:space="preserve">        </w:t>
      </w:r>
      <w:r>
        <w:rPr>
          <w:rFonts w:cs="Arial"/>
          <w:sz w:val="20"/>
          <w:szCs w:val="20"/>
          <w:lang w:val="nl-BE"/>
        </w:rPr>
        <w:t xml:space="preserve">   </w:t>
      </w:r>
      <w:r>
        <w:rPr>
          <w:rFonts w:cs="Arial"/>
          <w:b/>
          <w:sz w:val="20"/>
          <w:szCs w:val="20"/>
          <w:lang w:val="nl-BE"/>
        </w:rPr>
        <w:t>11.Lg6</w:t>
      </w:r>
    </w:p>
    <w:p w14:paraId="397B0BAE" w14:textId="77777777" w:rsidR="006F3923" w:rsidRDefault="006F3923" w:rsidP="006F3923">
      <w:pPr>
        <w:jc w:val="both"/>
        <w:rPr>
          <w:rFonts w:cs="Arial"/>
          <w:sz w:val="20"/>
          <w:szCs w:val="20"/>
          <w:lang w:val="nl-BE"/>
        </w:rPr>
      </w:pPr>
      <w:r>
        <w:rPr>
          <w:rFonts w:cs="Arial"/>
          <w:sz w:val="20"/>
          <w:szCs w:val="20"/>
          <w:lang w:val="nl-BE"/>
        </w:rPr>
        <w:t>Weerom de kortste weg.</w:t>
      </w:r>
    </w:p>
    <w:p w14:paraId="407BD6FF" w14:textId="77777777" w:rsidR="006F3923" w:rsidRDefault="006F3923" w:rsidP="006F3923">
      <w:pPr>
        <w:jc w:val="both"/>
        <w:rPr>
          <w:rFonts w:cs="Arial"/>
          <w:b/>
          <w:sz w:val="20"/>
          <w:szCs w:val="20"/>
          <w:lang w:val="nl-BE"/>
        </w:rPr>
      </w:pPr>
      <w:r>
        <w:rPr>
          <w:rFonts w:cs="Arial"/>
          <w:b/>
          <w:sz w:val="20"/>
          <w:szCs w:val="20"/>
          <w:lang w:val="nl-BE"/>
        </w:rPr>
        <w:t xml:space="preserve">           11…</w:t>
      </w:r>
      <w:r>
        <w:rPr>
          <w:rFonts w:cs="Arial"/>
          <w:b/>
          <w:sz w:val="20"/>
          <w:szCs w:val="20"/>
          <w:lang w:val="nl-BE"/>
        </w:rPr>
        <w:tab/>
      </w:r>
      <w:r>
        <w:rPr>
          <w:rFonts w:cs="Arial"/>
          <w:b/>
          <w:sz w:val="20"/>
          <w:szCs w:val="20"/>
          <w:lang w:val="nl-BE"/>
        </w:rPr>
        <w:tab/>
        <w:t xml:space="preserve">Kg8 </w:t>
      </w:r>
    </w:p>
    <w:p w14:paraId="69F3C4BC" w14:textId="77777777" w:rsidR="006F3923" w:rsidRDefault="006F3923" w:rsidP="006F3923">
      <w:pPr>
        <w:jc w:val="both"/>
        <w:rPr>
          <w:rFonts w:cs="Arial"/>
          <w:b/>
          <w:sz w:val="20"/>
          <w:szCs w:val="20"/>
          <w:lang w:val="nl-BE"/>
        </w:rPr>
      </w:pPr>
      <w:r>
        <w:rPr>
          <w:rFonts w:cs="Arial"/>
          <w:b/>
          <w:sz w:val="20"/>
          <w:szCs w:val="20"/>
          <w:lang w:val="nl-BE"/>
        </w:rPr>
        <w:t xml:space="preserve">           12.Dh7+ </w:t>
      </w:r>
      <w:r>
        <w:rPr>
          <w:rFonts w:cs="Arial"/>
          <w:b/>
          <w:sz w:val="20"/>
          <w:szCs w:val="20"/>
          <w:lang w:val="nl-BE"/>
        </w:rPr>
        <w:tab/>
        <w:t xml:space="preserve">Kf8 </w:t>
      </w:r>
    </w:p>
    <w:p w14:paraId="47CF40CE" w14:textId="77777777" w:rsidR="006F3923" w:rsidRDefault="006F3923" w:rsidP="006F3923">
      <w:pPr>
        <w:jc w:val="both"/>
        <w:rPr>
          <w:rFonts w:cs="Arial"/>
          <w:b/>
          <w:sz w:val="20"/>
          <w:szCs w:val="20"/>
          <w:lang w:val="nl-BE"/>
        </w:rPr>
      </w:pPr>
      <w:r>
        <w:rPr>
          <w:rFonts w:cs="Arial"/>
          <w:b/>
          <w:sz w:val="20"/>
          <w:szCs w:val="20"/>
          <w:lang w:val="nl-BE"/>
        </w:rPr>
        <w:t xml:space="preserve">           13.Dh8+ </w:t>
      </w:r>
      <w:r>
        <w:rPr>
          <w:rFonts w:cs="Arial"/>
          <w:b/>
          <w:sz w:val="20"/>
          <w:szCs w:val="20"/>
          <w:lang w:val="nl-BE"/>
        </w:rPr>
        <w:tab/>
        <w:t xml:space="preserve">Ke7 </w:t>
      </w:r>
    </w:p>
    <w:p w14:paraId="74F5F6E0" w14:textId="77777777" w:rsidR="006F3923" w:rsidRDefault="007322AF" w:rsidP="006F3923">
      <w:pPr>
        <w:jc w:val="both"/>
        <w:rPr>
          <w:rFonts w:cs="Arial"/>
          <w:b/>
          <w:sz w:val="20"/>
          <w:szCs w:val="20"/>
          <w:lang w:val="nl-BE"/>
        </w:rPr>
      </w:pPr>
      <w:r>
        <w:rPr>
          <w:rFonts w:cs="Arial"/>
          <w:i/>
          <w:sz w:val="20"/>
          <w:szCs w:val="20"/>
          <w:lang w:val="nl-BE"/>
        </w:rPr>
        <w:t>a)</w:t>
      </w:r>
      <w:r>
        <w:rPr>
          <w:rFonts w:cs="Arial"/>
          <w:b/>
          <w:sz w:val="20"/>
          <w:szCs w:val="20"/>
          <w:lang w:val="nl-BE"/>
        </w:rPr>
        <w:t xml:space="preserve">        </w:t>
      </w:r>
      <w:r w:rsidR="006F3923">
        <w:rPr>
          <w:rFonts w:cs="Arial"/>
          <w:b/>
          <w:sz w:val="20"/>
          <w:szCs w:val="20"/>
          <w:lang w:val="nl-BE"/>
        </w:rPr>
        <w:t xml:space="preserve">14.De8+ </w:t>
      </w:r>
      <w:r w:rsidR="006F3923">
        <w:rPr>
          <w:rFonts w:cs="Arial"/>
          <w:b/>
          <w:sz w:val="20"/>
          <w:szCs w:val="20"/>
          <w:lang w:val="nl-BE"/>
        </w:rPr>
        <w:tab/>
        <w:t xml:space="preserve">Kd6 </w:t>
      </w:r>
    </w:p>
    <w:p w14:paraId="1B0CD9A0" w14:textId="77777777" w:rsidR="006F3923" w:rsidRDefault="006F3923" w:rsidP="006F3923">
      <w:pPr>
        <w:jc w:val="both"/>
        <w:rPr>
          <w:rFonts w:cs="Arial"/>
          <w:b/>
          <w:sz w:val="20"/>
          <w:szCs w:val="20"/>
          <w:lang w:val="nl-BE"/>
        </w:rPr>
      </w:pPr>
      <w:r>
        <w:rPr>
          <w:rFonts w:cs="Arial"/>
          <w:b/>
          <w:sz w:val="20"/>
          <w:szCs w:val="20"/>
          <w:lang w:val="nl-BE"/>
        </w:rPr>
        <w:t xml:space="preserve">           15.Db8+ </w:t>
      </w:r>
      <w:r>
        <w:rPr>
          <w:rFonts w:cs="Arial"/>
          <w:b/>
          <w:sz w:val="20"/>
          <w:szCs w:val="20"/>
          <w:lang w:val="nl-BE"/>
        </w:rPr>
        <w:tab/>
        <w:t>K~</w:t>
      </w:r>
    </w:p>
    <w:p w14:paraId="5705987B" w14:textId="77777777" w:rsidR="006F3923" w:rsidRDefault="006F3923" w:rsidP="006F3923">
      <w:pPr>
        <w:jc w:val="both"/>
        <w:rPr>
          <w:rFonts w:cs="Arial"/>
          <w:b/>
          <w:sz w:val="20"/>
          <w:szCs w:val="20"/>
          <w:lang w:val="nl-BE"/>
        </w:rPr>
      </w:pPr>
      <w:r>
        <w:rPr>
          <w:rFonts w:cs="Arial"/>
          <w:b/>
          <w:sz w:val="20"/>
          <w:szCs w:val="20"/>
          <w:lang w:val="nl-BE"/>
        </w:rPr>
        <w:t xml:space="preserve">           16.Dxf4 </w:t>
      </w:r>
    </w:p>
    <w:p w14:paraId="0CB779DC" w14:textId="77777777" w:rsidR="007322AF" w:rsidRDefault="007322AF" w:rsidP="006F3923">
      <w:pPr>
        <w:jc w:val="both"/>
        <w:rPr>
          <w:rFonts w:cs="Arial"/>
          <w:b/>
          <w:sz w:val="20"/>
          <w:szCs w:val="20"/>
          <w:lang w:val="nl-BE"/>
        </w:rPr>
      </w:pPr>
      <w:r>
        <w:rPr>
          <w:rFonts w:cs="Arial"/>
          <w:i/>
          <w:sz w:val="20"/>
          <w:szCs w:val="20"/>
          <w:lang w:val="nl-BE"/>
        </w:rPr>
        <w:t>b)</w:t>
      </w:r>
      <w:r>
        <w:rPr>
          <w:rFonts w:cs="Arial"/>
          <w:sz w:val="20"/>
          <w:szCs w:val="20"/>
          <w:lang w:val="nl-BE"/>
        </w:rPr>
        <w:t xml:space="preserve">        </w:t>
      </w:r>
      <w:r>
        <w:rPr>
          <w:rFonts w:cs="Arial"/>
          <w:b/>
          <w:sz w:val="20"/>
          <w:szCs w:val="20"/>
          <w:lang w:val="nl-BE"/>
        </w:rPr>
        <w:t>14…</w:t>
      </w:r>
      <w:r>
        <w:rPr>
          <w:rFonts w:cs="Arial"/>
          <w:b/>
          <w:sz w:val="20"/>
          <w:szCs w:val="20"/>
          <w:lang w:val="nl-BE"/>
        </w:rPr>
        <w:tab/>
      </w:r>
      <w:r>
        <w:rPr>
          <w:rFonts w:cs="Arial"/>
          <w:b/>
          <w:sz w:val="20"/>
          <w:szCs w:val="20"/>
          <w:lang w:val="nl-BE"/>
        </w:rPr>
        <w:tab/>
        <w:t>Kf6</w:t>
      </w:r>
    </w:p>
    <w:p w14:paraId="75CA91DC" w14:textId="77777777" w:rsidR="007322AF" w:rsidRDefault="007322AF" w:rsidP="006F3923">
      <w:pPr>
        <w:jc w:val="both"/>
        <w:rPr>
          <w:rFonts w:cs="Arial"/>
          <w:b/>
          <w:sz w:val="20"/>
          <w:szCs w:val="20"/>
          <w:lang w:val="nl-BE"/>
        </w:rPr>
      </w:pPr>
      <w:r>
        <w:rPr>
          <w:rFonts w:cs="Arial"/>
          <w:b/>
          <w:sz w:val="20"/>
          <w:szCs w:val="20"/>
          <w:lang w:val="nl-BE"/>
        </w:rPr>
        <w:t xml:space="preserve">           15.Df8+</w:t>
      </w:r>
      <w:r>
        <w:rPr>
          <w:rFonts w:cs="Arial"/>
          <w:b/>
          <w:sz w:val="20"/>
          <w:szCs w:val="20"/>
          <w:lang w:val="nl-BE"/>
        </w:rPr>
        <w:tab/>
      </w:r>
      <w:r>
        <w:rPr>
          <w:rFonts w:cs="Arial"/>
          <w:b/>
          <w:sz w:val="20"/>
          <w:szCs w:val="20"/>
          <w:lang w:val="nl-BE"/>
        </w:rPr>
        <w:tab/>
        <w:t>Ke5</w:t>
      </w:r>
    </w:p>
    <w:p w14:paraId="774A93D0" w14:textId="77777777" w:rsidR="007322AF" w:rsidRDefault="007322AF" w:rsidP="006F3923">
      <w:pPr>
        <w:jc w:val="both"/>
        <w:rPr>
          <w:rFonts w:cs="Arial"/>
          <w:b/>
          <w:sz w:val="20"/>
          <w:szCs w:val="20"/>
          <w:lang w:val="nl-BE"/>
        </w:rPr>
      </w:pPr>
      <w:r>
        <w:rPr>
          <w:rFonts w:cs="Arial"/>
          <w:b/>
          <w:sz w:val="20"/>
          <w:szCs w:val="20"/>
          <w:lang w:val="nl-BE"/>
        </w:rPr>
        <w:t xml:space="preserve">           16.Db8+</w:t>
      </w:r>
      <w:r>
        <w:rPr>
          <w:rFonts w:cs="Arial"/>
          <w:b/>
          <w:sz w:val="20"/>
          <w:szCs w:val="20"/>
          <w:lang w:val="nl-BE"/>
        </w:rPr>
        <w:tab/>
      </w:r>
      <w:r>
        <w:rPr>
          <w:rFonts w:cs="Arial"/>
          <w:b/>
          <w:sz w:val="20"/>
          <w:szCs w:val="20"/>
          <w:lang w:val="nl-BE"/>
        </w:rPr>
        <w:tab/>
        <w:t>Kd5</w:t>
      </w:r>
    </w:p>
    <w:p w14:paraId="03158C2D" w14:textId="77777777" w:rsidR="007322AF" w:rsidRPr="007322AF" w:rsidRDefault="007322AF" w:rsidP="006F3923">
      <w:pPr>
        <w:jc w:val="both"/>
        <w:rPr>
          <w:rFonts w:cs="Arial"/>
          <w:b/>
          <w:sz w:val="20"/>
          <w:szCs w:val="20"/>
          <w:lang w:val="nl-BE"/>
        </w:rPr>
      </w:pPr>
      <w:r>
        <w:rPr>
          <w:rFonts w:cs="Arial"/>
          <w:b/>
          <w:sz w:val="20"/>
          <w:szCs w:val="20"/>
          <w:lang w:val="nl-BE"/>
        </w:rPr>
        <w:t xml:space="preserve">           17.Dxf4</w:t>
      </w:r>
    </w:p>
    <w:p w14:paraId="6CAF4654" w14:textId="77777777" w:rsidR="006F3923" w:rsidRDefault="006F3923" w:rsidP="006F3923">
      <w:pPr>
        <w:jc w:val="both"/>
        <w:rPr>
          <w:rFonts w:cs="Arial"/>
          <w:sz w:val="20"/>
          <w:szCs w:val="20"/>
          <w:lang w:val="nl-BE"/>
        </w:rPr>
      </w:pPr>
      <w:r>
        <w:rPr>
          <w:rFonts w:cs="Arial"/>
          <w:sz w:val="20"/>
          <w:szCs w:val="20"/>
          <w:lang w:val="nl-BE"/>
        </w:rPr>
        <w:t>En wit wint vrij gemakkelijk.</w:t>
      </w:r>
    </w:p>
    <w:p w14:paraId="1B29F643" w14:textId="77777777" w:rsidR="006F3923" w:rsidRDefault="006F3923" w:rsidP="006F3923">
      <w:pPr>
        <w:jc w:val="both"/>
        <w:rPr>
          <w:rFonts w:cs="Arial"/>
          <w:sz w:val="20"/>
          <w:szCs w:val="20"/>
          <w:lang w:val="nl-BE"/>
        </w:rPr>
      </w:pPr>
    </w:p>
    <w:p w14:paraId="33D9288E" w14:textId="77777777" w:rsidR="006F3923" w:rsidRDefault="006F3923" w:rsidP="006F3923">
      <w:pPr>
        <w:jc w:val="both"/>
        <w:rPr>
          <w:rFonts w:cs="Arial"/>
          <w:sz w:val="20"/>
          <w:szCs w:val="20"/>
          <w:lang w:val="nl-BE"/>
        </w:rPr>
      </w:pPr>
      <w:r>
        <w:rPr>
          <w:rFonts w:cs="Arial"/>
          <w:sz w:val="20"/>
          <w:szCs w:val="20"/>
          <w:lang w:val="nl-BE"/>
        </w:rPr>
        <w:t xml:space="preserve">Dit is een correctie van een studie van J. Vandiest in </w:t>
      </w:r>
      <w:r>
        <w:rPr>
          <w:rFonts w:cs="Arial"/>
          <w:i/>
          <w:sz w:val="20"/>
          <w:szCs w:val="20"/>
          <w:lang w:val="nl-BE"/>
        </w:rPr>
        <w:t xml:space="preserve">Revista Roma-na de Sah </w:t>
      </w:r>
      <w:r>
        <w:rPr>
          <w:rFonts w:cs="Arial"/>
          <w:sz w:val="20"/>
          <w:szCs w:val="20"/>
          <w:lang w:val="nl-BE"/>
        </w:rPr>
        <w:t xml:space="preserve">(1991): </w:t>
      </w:r>
    </w:p>
    <w:p w14:paraId="2CF59C9D" w14:textId="77777777" w:rsidR="006F3923" w:rsidRDefault="006F3923" w:rsidP="006F3923">
      <w:pPr>
        <w:jc w:val="both"/>
        <w:rPr>
          <w:rFonts w:cs="Arial"/>
          <w:sz w:val="20"/>
          <w:szCs w:val="20"/>
          <w:lang w:val="nl-BE"/>
        </w:rPr>
      </w:pPr>
    </w:p>
    <w:p w14:paraId="65860262" w14:textId="77777777" w:rsidR="006F3923" w:rsidRPr="00797805" w:rsidRDefault="006F3923" w:rsidP="006F3923">
      <w:pPr>
        <w:jc w:val="both"/>
        <w:rPr>
          <w:rFonts w:cs="Arial"/>
          <w:sz w:val="20"/>
          <w:szCs w:val="20"/>
          <w:lang w:val="nl-BE"/>
        </w:rPr>
      </w:pPr>
      <w:r w:rsidRPr="00797805">
        <w:rPr>
          <w:rFonts w:cs="Arial"/>
          <w:sz w:val="20"/>
          <w:szCs w:val="20"/>
          <w:lang w:val="nl-BE"/>
        </w:rPr>
        <w:t>Kh5 Df1 Ld5 / Kh8 Df4 f3 h3 +</w:t>
      </w:r>
    </w:p>
    <w:p w14:paraId="61165127" w14:textId="77777777" w:rsidR="006F3923" w:rsidRDefault="006F3923" w:rsidP="006F3923">
      <w:pPr>
        <w:jc w:val="both"/>
        <w:rPr>
          <w:rFonts w:cs="Arial"/>
          <w:b/>
          <w:sz w:val="20"/>
          <w:szCs w:val="20"/>
          <w:lang w:val="nl-BE"/>
        </w:rPr>
      </w:pPr>
    </w:p>
    <w:p w14:paraId="3034200F" w14:textId="77777777" w:rsidR="006F3923" w:rsidRDefault="006F3923" w:rsidP="006F3923">
      <w:pPr>
        <w:jc w:val="both"/>
        <w:rPr>
          <w:rFonts w:cs="Arial"/>
          <w:sz w:val="20"/>
          <w:szCs w:val="20"/>
          <w:lang w:val="nl-BE"/>
        </w:rPr>
      </w:pPr>
      <w:r>
        <w:rPr>
          <w:rFonts w:cs="Arial"/>
          <w:sz w:val="20"/>
          <w:szCs w:val="20"/>
          <w:lang w:val="nl-BE"/>
        </w:rPr>
        <w:t xml:space="preserve">1.Da1+ Kh7 2.Da7+ Kh8 3.Da8+ Kg7 4.Dg8+ Kf6 5.De6+ Kg7 6.De7+ Kh8 7.Le4 Kg8 8.Lh7+ Kh8 </w:t>
      </w:r>
      <w:r w:rsidRPr="00C15B74">
        <w:rPr>
          <w:rFonts w:cs="Arial"/>
          <w:b/>
          <w:sz w:val="20"/>
          <w:szCs w:val="20"/>
          <w:lang w:val="nl-BE"/>
        </w:rPr>
        <w:t>9.Lb1</w:t>
      </w:r>
      <w:r>
        <w:rPr>
          <w:rFonts w:cs="Arial"/>
          <w:i/>
          <w:sz w:val="20"/>
          <w:szCs w:val="20"/>
          <w:lang w:val="nl-BE"/>
        </w:rPr>
        <w:t xml:space="preserve"> (</w:t>
      </w:r>
      <w:r w:rsidRPr="00C15B74">
        <w:rPr>
          <w:rFonts w:cs="Arial"/>
          <w:b/>
          <w:i/>
          <w:sz w:val="20"/>
          <w:szCs w:val="20"/>
          <w:lang w:val="nl-BE"/>
        </w:rPr>
        <w:t>9.Lg6</w:t>
      </w:r>
      <w:r>
        <w:rPr>
          <w:rFonts w:cs="Arial"/>
          <w:i/>
          <w:sz w:val="20"/>
          <w:szCs w:val="20"/>
          <w:lang w:val="nl-BE"/>
        </w:rPr>
        <w:t xml:space="preserve"> wint eveneens) </w:t>
      </w:r>
      <w:r>
        <w:rPr>
          <w:rFonts w:cs="Arial"/>
          <w:sz w:val="20"/>
          <w:szCs w:val="20"/>
          <w:lang w:val="nl-BE"/>
        </w:rPr>
        <w:t xml:space="preserve">9…Kg8 10.La2+ Kh8 </w:t>
      </w:r>
      <w:r w:rsidRPr="00C15B74">
        <w:rPr>
          <w:rFonts w:cs="Arial"/>
          <w:b/>
          <w:sz w:val="20"/>
          <w:szCs w:val="20"/>
          <w:lang w:val="nl-BE"/>
        </w:rPr>
        <w:t>11.De8+</w:t>
      </w:r>
      <w:r>
        <w:rPr>
          <w:rFonts w:cs="Arial"/>
          <w:sz w:val="20"/>
          <w:szCs w:val="20"/>
          <w:lang w:val="nl-BE"/>
        </w:rPr>
        <w:t xml:space="preserve"> </w:t>
      </w:r>
      <w:r>
        <w:rPr>
          <w:rFonts w:cs="Arial"/>
          <w:i/>
          <w:sz w:val="20"/>
          <w:szCs w:val="20"/>
          <w:lang w:val="nl-BE"/>
        </w:rPr>
        <w:t xml:space="preserve">(Ook zet  </w:t>
      </w:r>
      <w:r w:rsidRPr="00C15B74">
        <w:rPr>
          <w:rFonts w:cs="Arial"/>
          <w:b/>
          <w:i/>
          <w:sz w:val="20"/>
          <w:szCs w:val="20"/>
          <w:lang w:val="nl-BE"/>
        </w:rPr>
        <w:t>11.Dd8+</w:t>
      </w:r>
      <w:r>
        <w:rPr>
          <w:rFonts w:cs="Arial"/>
          <w:i/>
          <w:sz w:val="20"/>
          <w:szCs w:val="20"/>
          <w:lang w:val="nl-BE"/>
        </w:rPr>
        <w:t xml:space="preserve"> is hier goed) </w:t>
      </w:r>
      <w:r>
        <w:rPr>
          <w:rFonts w:cs="Arial"/>
          <w:sz w:val="20"/>
          <w:szCs w:val="20"/>
          <w:lang w:val="nl-BE"/>
        </w:rPr>
        <w:t>11…Kg7 12.Dg8+ Kf6 13.Df7+ Ke5 14.Dc7+ Ke4 15.Lb1+ Ke3 16.Dc1+ en 17.Dxf4.</w:t>
      </w:r>
    </w:p>
    <w:p w14:paraId="5ABE9F96" w14:textId="77777777" w:rsidR="006F3923" w:rsidRDefault="006F3923" w:rsidP="006F3923">
      <w:pPr>
        <w:jc w:val="both"/>
        <w:rPr>
          <w:rFonts w:cs="Arial"/>
          <w:sz w:val="20"/>
          <w:szCs w:val="20"/>
          <w:lang w:val="nl-BE"/>
        </w:rPr>
      </w:pPr>
    </w:p>
    <w:p w14:paraId="5DFD29E9" w14:textId="77777777" w:rsidR="006F3923" w:rsidRDefault="006F3923" w:rsidP="00076A5C">
      <w:pPr>
        <w:jc w:val="both"/>
        <w:rPr>
          <w:rFonts w:cs="Arial"/>
          <w:sz w:val="20"/>
          <w:szCs w:val="20"/>
          <w:lang w:val="nl-BE"/>
        </w:rPr>
      </w:pPr>
      <w:r>
        <w:rPr>
          <w:rFonts w:cs="Arial"/>
          <w:sz w:val="20"/>
          <w:szCs w:val="20"/>
          <w:lang w:val="nl-BE"/>
        </w:rPr>
        <w:t>Beide zwarte pionnen heb ik nu  verplaatst zodat de zwarte drei-ging c1D de st</w:t>
      </w:r>
      <w:r w:rsidR="00741DE5">
        <w:rPr>
          <w:rFonts w:cs="Arial"/>
          <w:sz w:val="20"/>
          <w:szCs w:val="20"/>
          <w:lang w:val="nl-BE"/>
        </w:rPr>
        <w:t>udie nog aantre</w:t>
      </w:r>
      <w:r>
        <w:rPr>
          <w:rFonts w:cs="Arial"/>
          <w:sz w:val="20"/>
          <w:szCs w:val="20"/>
          <w:lang w:val="nl-BE"/>
        </w:rPr>
        <w:t>k</w:t>
      </w:r>
      <w:r w:rsidR="00E05286">
        <w:rPr>
          <w:rFonts w:cs="Arial"/>
          <w:sz w:val="20"/>
          <w:szCs w:val="20"/>
          <w:lang w:val="nl-BE"/>
        </w:rPr>
        <w:t>k</w:t>
      </w:r>
      <w:r>
        <w:rPr>
          <w:rFonts w:cs="Arial"/>
          <w:sz w:val="20"/>
          <w:szCs w:val="20"/>
          <w:lang w:val="nl-BE"/>
        </w:rPr>
        <w:t>e</w:t>
      </w:r>
      <w:r w:rsidR="00E05286">
        <w:rPr>
          <w:rFonts w:cs="Arial"/>
          <w:sz w:val="20"/>
          <w:szCs w:val="20"/>
          <w:lang w:val="nl-BE"/>
        </w:rPr>
        <w:t>-</w:t>
      </w:r>
      <w:r w:rsidR="00076A5C">
        <w:rPr>
          <w:rFonts w:cs="Arial"/>
          <w:sz w:val="20"/>
          <w:szCs w:val="20"/>
          <w:lang w:val="nl-BE"/>
        </w:rPr>
        <w:t xml:space="preserve">llijker </w:t>
      </w:r>
      <w:r w:rsidR="00F77706">
        <w:rPr>
          <w:rFonts w:cs="Arial"/>
          <w:sz w:val="20"/>
          <w:szCs w:val="20"/>
          <w:lang w:val="nl-BE"/>
        </w:rPr>
        <w:t>maken.</w:t>
      </w:r>
    </w:p>
    <w:p w14:paraId="543DC97A" w14:textId="77777777" w:rsidR="006C320B" w:rsidRDefault="006C320B" w:rsidP="00076A5C">
      <w:pPr>
        <w:jc w:val="both"/>
        <w:rPr>
          <w:rFonts w:cs="Arial"/>
          <w:sz w:val="20"/>
          <w:szCs w:val="20"/>
          <w:lang w:val="nl-BE"/>
        </w:rPr>
      </w:pPr>
    </w:p>
    <w:p w14:paraId="6167347F" w14:textId="77777777" w:rsidR="006C320B" w:rsidRDefault="006C320B" w:rsidP="00076A5C">
      <w:pPr>
        <w:jc w:val="both"/>
        <w:rPr>
          <w:rFonts w:cs="Arial"/>
          <w:sz w:val="20"/>
          <w:szCs w:val="20"/>
          <w:lang w:val="nl-BE"/>
        </w:rPr>
        <w:sectPr w:rsidR="006C320B">
          <w:type w:val="continuous"/>
          <w:pgSz w:w="8392" w:h="11907"/>
          <w:pgMar w:top="1134" w:right="567" w:bottom="1134" w:left="567" w:header="709" w:footer="709" w:gutter="567"/>
          <w:cols w:num="2" w:space="567"/>
        </w:sectPr>
      </w:pPr>
    </w:p>
    <w:p w14:paraId="4F55CA8C" w14:textId="77777777" w:rsidR="00662FB0" w:rsidRPr="007322AF" w:rsidRDefault="00741791" w:rsidP="00741DE5">
      <w:pPr>
        <w:spacing w:line="190" w:lineRule="exact"/>
        <w:jc w:val="center"/>
        <w:rPr>
          <w:rFonts w:cs="Arial"/>
          <w:sz w:val="20"/>
          <w:szCs w:val="20"/>
          <w:lang w:val="nl-BE"/>
        </w:rPr>
      </w:pPr>
      <w:r>
        <w:rPr>
          <w:rFonts w:cs="Arial"/>
          <w:b/>
          <w:sz w:val="20"/>
          <w:szCs w:val="20"/>
          <w:lang w:val="nl-BE"/>
        </w:rPr>
        <w:lastRenderedPageBreak/>
        <w:t>- 197</w:t>
      </w:r>
      <w:r w:rsidR="00662FB0">
        <w:rPr>
          <w:rFonts w:cs="Arial"/>
          <w:b/>
          <w:sz w:val="20"/>
          <w:szCs w:val="20"/>
          <w:lang w:val="nl-BE"/>
        </w:rPr>
        <w:t xml:space="preserve"> -</w:t>
      </w:r>
    </w:p>
    <w:p w14:paraId="2948319B" w14:textId="77777777" w:rsidR="00662FB0" w:rsidRDefault="00662FB0" w:rsidP="00662FB0">
      <w:pPr>
        <w:spacing w:line="190" w:lineRule="exact"/>
        <w:jc w:val="center"/>
        <w:rPr>
          <w:rFonts w:cs="Arial"/>
          <w:b/>
          <w:sz w:val="20"/>
          <w:szCs w:val="20"/>
          <w:lang w:val="nl-BE"/>
        </w:rPr>
      </w:pPr>
    </w:p>
    <w:p w14:paraId="51A3CB7E" w14:textId="77777777" w:rsidR="00662FB0" w:rsidRDefault="00662FB0" w:rsidP="00662FB0">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2014</w:t>
      </w:r>
    </w:p>
    <w:p w14:paraId="13C285DB" w14:textId="77777777" w:rsidR="00662FB0" w:rsidRDefault="00662FB0" w:rsidP="00662FB0">
      <w:pPr>
        <w:spacing w:line="190" w:lineRule="exact"/>
        <w:jc w:val="center"/>
        <w:rPr>
          <w:rFonts w:cs="Arial"/>
          <w:i/>
          <w:sz w:val="20"/>
          <w:szCs w:val="20"/>
          <w:lang w:val="nl-BE"/>
        </w:rPr>
      </w:pPr>
    </w:p>
    <w:p w14:paraId="2895D74F" w14:textId="77777777" w:rsidR="00662FB0" w:rsidRPr="007322AF" w:rsidRDefault="00662FB0" w:rsidP="00662FB0">
      <w:pPr>
        <w:jc w:val="center"/>
        <w:rPr>
          <w:lang w:val="nl-BE"/>
        </w:rPr>
      </w:pPr>
      <w:r>
        <w:object w:dxaOrig="4700" w:dyaOrig="4704" w14:anchorId="7B19F372">
          <v:shape id="_x0000_i1211" type="#_x0000_t75" style="width:154.5pt;height:153.4pt" o:ole="">
            <v:imagedata r:id="rId394" o:title=""/>
          </v:shape>
          <o:OLEObject Type="Embed" ProgID="CorelDRAW.Graphic.12" ShapeID="_x0000_i1211" DrawAspect="Content" ObjectID="_1587467604" r:id="rId395"/>
        </w:object>
      </w:r>
    </w:p>
    <w:p w14:paraId="1771C6BF" w14:textId="77777777" w:rsidR="00662FB0" w:rsidRDefault="00662FB0" w:rsidP="00662FB0">
      <w:pPr>
        <w:jc w:val="center"/>
        <w:rPr>
          <w:rFonts w:cs="Arial"/>
          <w:i/>
          <w:sz w:val="20"/>
          <w:szCs w:val="20"/>
          <w:lang w:val="nl-BE"/>
        </w:rPr>
      </w:pPr>
    </w:p>
    <w:p w14:paraId="02E24716" w14:textId="77777777" w:rsidR="006F3923" w:rsidRDefault="006F3923" w:rsidP="006F3923">
      <w:pPr>
        <w:rPr>
          <w:sz w:val="20"/>
          <w:szCs w:val="20"/>
          <w:lang w:val="nl-BE"/>
        </w:rPr>
      </w:pPr>
      <w:r>
        <w:rPr>
          <w:b/>
          <w:lang w:val="nl-BE"/>
        </w:rPr>
        <w:t>+</w:t>
      </w:r>
      <w:r>
        <w:rPr>
          <w:b/>
          <w:sz w:val="20"/>
          <w:szCs w:val="20"/>
          <w:lang w:val="nl-BE"/>
        </w:rPr>
        <w:t xml:space="preserve">  </w:t>
      </w:r>
      <w:r>
        <w:rPr>
          <w:sz w:val="20"/>
          <w:szCs w:val="20"/>
          <w:lang w:val="nl-BE"/>
        </w:rPr>
        <w:t xml:space="preserve">                  </w:t>
      </w:r>
      <w:r w:rsidR="00822969">
        <w:rPr>
          <w:sz w:val="20"/>
          <w:szCs w:val="20"/>
          <w:lang w:val="nl-BE"/>
        </w:rPr>
        <w:t xml:space="preserve">          0324.00 e5</w:t>
      </w:r>
      <w:r>
        <w:rPr>
          <w:sz w:val="20"/>
          <w:szCs w:val="20"/>
          <w:lang w:val="nl-BE"/>
        </w:rPr>
        <w:t>h5</w:t>
      </w:r>
    </w:p>
    <w:p w14:paraId="3DCDC539" w14:textId="77777777" w:rsidR="006F3923" w:rsidRDefault="006F3923" w:rsidP="006F3923">
      <w:pPr>
        <w:jc w:val="both"/>
        <w:rPr>
          <w:rFonts w:cs="Arial"/>
          <w:sz w:val="20"/>
          <w:szCs w:val="20"/>
          <w:lang w:val="nl-BE"/>
        </w:rPr>
      </w:pPr>
    </w:p>
    <w:p w14:paraId="1A13F853" w14:textId="77777777" w:rsidR="006F3923" w:rsidRDefault="006F3923" w:rsidP="006F3923">
      <w:pPr>
        <w:jc w:val="both"/>
        <w:rPr>
          <w:rFonts w:cs="Arial"/>
          <w:b/>
          <w:sz w:val="20"/>
          <w:szCs w:val="20"/>
          <w:lang w:val="nl-BE"/>
        </w:rPr>
      </w:pPr>
      <w:r>
        <w:rPr>
          <w:rFonts w:cs="Arial"/>
          <w:b/>
          <w:sz w:val="20"/>
          <w:szCs w:val="20"/>
          <w:lang w:val="nl-BE"/>
        </w:rPr>
        <w:tab/>
        <w:t xml:space="preserve">1.Pf6+ </w:t>
      </w:r>
    </w:p>
    <w:p w14:paraId="0B2A3FC1" w14:textId="77777777" w:rsidR="006F3923" w:rsidRDefault="006F3923" w:rsidP="009709C8">
      <w:pPr>
        <w:jc w:val="both"/>
        <w:rPr>
          <w:rFonts w:cs="Arial"/>
          <w:sz w:val="20"/>
          <w:szCs w:val="20"/>
          <w:lang w:val="nl-BE"/>
        </w:rPr>
      </w:pPr>
      <w:r>
        <w:rPr>
          <w:rFonts w:cs="Arial"/>
          <w:sz w:val="20"/>
          <w:szCs w:val="20"/>
          <w:lang w:val="nl-BE"/>
        </w:rPr>
        <w:t>1.Lxg8? Pxd2+ 2.Kf4</w:t>
      </w:r>
      <w:r w:rsidR="009010C8">
        <w:rPr>
          <w:rFonts w:cs="Arial"/>
          <w:sz w:val="20"/>
          <w:szCs w:val="20"/>
          <w:lang w:val="nl-BE"/>
        </w:rPr>
        <w:t xml:space="preserve"> en ver</w:t>
      </w:r>
      <w:r w:rsidR="006D073F">
        <w:rPr>
          <w:rFonts w:cs="Arial"/>
          <w:sz w:val="20"/>
          <w:szCs w:val="20"/>
          <w:lang w:val="nl-BE"/>
        </w:rPr>
        <w:t>ras</w:t>
      </w:r>
      <w:r w:rsidR="009010C8">
        <w:rPr>
          <w:rFonts w:cs="Arial"/>
          <w:sz w:val="20"/>
          <w:szCs w:val="20"/>
          <w:lang w:val="nl-BE"/>
        </w:rPr>
        <w:t>-</w:t>
      </w:r>
      <w:r w:rsidR="006D073F">
        <w:rPr>
          <w:rFonts w:cs="Arial"/>
          <w:sz w:val="20"/>
          <w:szCs w:val="20"/>
          <w:lang w:val="nl-BE"/>
        </w:rPr>
        <w:t>send</w:t>
      </w:r>
      <w:r w:rsidR="002D3DB6">
        <w:rPr>
          <w:rFonts w:cs="Arial"/>
          <w:sz w:val="20"/>
          <w:szCs w:val="20"/>
          <w:lang w:val="nl-BE"/>
        </w:rPr>
        <w:t xml:space="preserve"> is</w:t>
      </w:r>
      <w:r w:rsidR="009010C8">
        <w:rPr>
          <w:rFonts w:cs="Arial"/>
          <w:sz w:val="20"/>
          <w:szCs w:val="20"/>
          <w:lang w:val="nl-BE"/>
        </w:rPr>
        <w:t xml:space="preserve"> het</w:t>
      </w:r>
      <w:r w:rsidR="002D3DB6">
        <w:rPr>
          <w:rFonts w:cs="Arial"/>
          <w:sz w:val="20"/>
          <w:szCs w:val="20"/>
          <w:lang w:val="nl-BE"/>
        </w:rPr>
        <w:t xml:space="preserve"> hier,</w:t>
      </w:r>
      <w:r w:rsidR="007E1BAE">
        <w:rPr>
          <w:rFonts w:cs="Arial"/>
          <w:sz w:val="20"/>
          <w:szCs w:val="20"/>
          <w:lang w:val="nl-BE"/>
        </w:rPr>
        <w:t xml:space="preserve"> </w:t>
      </w:r>
      <w:r w:rsidR="00E76AAB">
        <w:rPr>
          <w:rFonts w:cs="Arial"/>
          <w:sz w:val="20"/>
          <w:szCs w:val="20"/>
          <w:lang w:val="nl-BE"/>
        </w:rPr>
        <w:t>dat</w:t>
      </w:r>
      <w:r w:rsidR="00071159">
        <w:rPr>
          <w:rFonts w:cs="Arial"/>
          <w:sz w:val="20"/>
          <w:szCs w:val="20"/>
          <w:lang w:val="nl-BE"/>
        </w:rPr>
        <w:t xml:space="preserve"> 2…</w:t>
      </w:r>
      <w:r>
        <w:rPr>
          <w:rFonts w:cs="Arial"/>
          <w:sz w:val="20"/>
          <w:szCs w:val="20"/>
          <w:lang w:val="nl-BE"/>
        </w:rPr>
        <w:t>Pe4</w:t>
      </w:r>
      <w:r w:rsidR="002D3DB6">
        <w:rPr>
          <w:rFonts w:cs="Arial"/>
          <w:sz w:val="20"/>
          <w:szCs w:val="20"/>
          <w:lang w:val="nl-BE"/>
        </w:rPr>
        <w:t xml:space="preserve"> de énige correcte </w:t>
      </w:r>
      <w:r w:rsidR="00061433">
        <w:rPr>
          <w:rFonts w:cs="Arial"/>
          <w:sz w:val="20"/>
          <w:szCs w:val="20"/>
          <w:lang w:val="nl-BE"/>
        </w:rPr>
        <w:t xml:space="preserve">zet </w:t>
      </w:r>
      <w:r w:rsidR="002D3DB6">
        <w:rPr>
          <w:rFonts w:cs="Arial"/>
          <w:sz w:val="20"/>
          <w:szCs w:val="20"/>
          <w:lang w:val="nl-BE"/>
        </w:rPr>
        <w:t>is</w:t>
      </w:r>
      <w:r w:rsidR="002B2490">
        <w:rPr>
          <w:rFonts w:cs="Arial"/>
          <w:sz w:val="20"/>
          <w:szCs w:val="20"/>
          <w:lang w:val="nl-BE"/>
        </w:rPr>
        <w:t xml:space="preserve"> om remise te houden</w:t>
      </w:r>
      <w:r w:rsidR="009709C8">
        <w:rPr>
          <w:rFonts w:cs="Arial"/>
          <w:sz w:val="20"/>
          <w:szCs w:val="20"/>
          <w:lang w:val="nl-BE"/>
        </w:rPr>
        <w:t xml:space="preserve">, </w:t>
      </w:r>
      <w:r w:rsidR="00061433">
        <w:rPr>
          <w:rFonts w:cs="Arial"/>
          <w:sz w:val="20"/>
          <w:szCs w:val="20"/>
          <w:lang w:val="nl-BE"/>
        </w:rPr>
        <w:t xml:space="preserve">bijvoorbeeld </w:t>
      </w:r>
      <w:r w:rsidR="002B2490">
        <w:rPr>
          <w:rFonts w:cs="Arial"/>
          <w:sz w:val="20"/>
          <w:szCs w:val="20"/>
          <w:lang w:val="nl-BE"/>
        </w:rPr>
        <w:t>3.</w:t>
      </w:r>
      <w:r w:rsidR="009709C8">
        <w:rPr>
          <w:rFonts w:cs="Arial"/>
          <w:sz w:val="20"/>
          <w:szCs w:val="20"/>
          <w:lang w:val="nl-BE"/>
        </w:rPr>
        <w:t xml:space="preserve">Lf7+ Kh4. </w:t>
      </w:r>
      <w:r w:rsidR="002B2490">
        <w:rPr>
          <w:rFonts w:cs="Arial"/>
          <w:i/>
          <w:sz w:val="20"/>
          <w:szCs w:val="20"/>
          <w:lang w:val="nl-BE"/>
        </w:rPr>
        <w:t>(Nalimov)</w:t>
      </w:r>
      <w:r w:rsidR="002B2490">
        <w:rPr>
          <w:rFonts w:cs="Arial"/>
          <w:sz w:val="20"/>
          <w:szCs w:val="20"/>
          <w:lang w:val="nl-BE"/>
        </w:rPr>
        <w:t xml:space="preserve"> </w:t>
      </w:r>
    </w:p>
    <w:p w14:paraId="6EDC7A0B" w14:textId="77777777" w:rsidR="002B2490"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Kg6</w:t>
      </w:r>
    </w:p>
    <w:p w14:paraId="1B42FB46" w14:textId="77777777" w:rsidR="006F3923" w:rsidRPr="002B2490" w:rsidRDefault="002B2490" w:rsidP="006F3923">
      <w:pPr>
        <w:jc w:val="both"/>
        <w:rPr>
          <w:rFonts w:cs="Arial"/>
          <w:sz w:val="20"/>
          <w:szCs w:val="20"/>
          <w:lang w:val="nl-BE"/>
        </w:rPr>
      </w:pPr>
      <w:r>
        <w:rPr>
          <w:rFonts w:cs="Arial"/>
          <w:sz w:val="20"/>
          <w:szCs w:val="20"/>
          <w:lang w:val="nl-BE"/>
        </w:rPr>
        <w:t>1.Kh4? 2.Le1+ K~ 3</w:t>
      </w:r>
      <w:r w:rsidR="004679B3">
        <w:rPr>
          <w:rFonts w:cs="Arial"/>
          <w:sz w:val="20"/>
          <w:szCs w:val="20"/>
          <w:lang w:val="nl-BE"/>
        </w:rPr>
        <w:t>.</w:t>
      </w:r>
      <w:r>
        <w:rPr>
          <w:rFonts w:cs="Arial"/>
          <w:sz w:val="20"/>
          <w:szCs w:val="20"/>
          <w:lang w:val="nl-BE"/>
        </w:rPr>
        <w:t>Lxg8</w:t>
      </w:r>
      <w:r w:rsidR="009010C8">
        <w:rPr>
          <w:rFonts w:cs="Arial"/>
          <w:sz w:val="20"/>
          <w:szCs w:val="20"/>
          <w:lang w:val="nl-BE"/>
        </w:rPr>
        <w:t xml:space="preserve"> met re-mise.</w:t>
      </w:r>
      <w:r>
        <w:rPr>
          <w:rFonts w:cs="Arial"/>
          <w:sz w:val="20"/>
          <w:szCs w:val="20"/>
          <w:lang w:val="nl-BE"/>
        </w:rPr>
        <w:t>.</w:t>
      </w:r>
    </w:p>
    <w:p w14:paraId="73AE68E5" w14:textId="77777777" w:rsidR="00A5040B" w:rsidRDefault="006F3923" w:rsidP="006F3923">
      <w:pPr>
        <w:jc w:val="both"/>
        <w:rPr>
          <w:rFonts w:cs="Arial"/>
          <w:b/>
          <w:sz w:val="20"/>
          <w:szCs w:val="20"/>
          <w:lang w:val="nl-BE"/>
        </w:rPr>
      </w:pPr>
      <w:r>
        <w:rPr>
          <w:rFonts w:cs="Arial"/>
          <w:b/>
          <w:sz w:val="20"/>
          <w:szCs w:val="20"/>
          <w:lang w:val="nl-BE"/>
        </w:rPr>
        <w:tab/>
        <w:t>2.Pxg8</w:t>
      </w:r>
    </w:p>
    <w:p w14:paraId="04FB0970" w14:textId="77777777" w:rsidR="00A5040B" w:rsidRPr="00EC74FA" w:rsidRDefault="00A5040B" w:rsidP="006F3923">
      <w:pPr>
        <w:jc w:val="both"/>
        <w:rPr>
          <w:rFonts w:cs="Arial"/>
          <w:sz w:val="20"/>
          <w:szCs w:val="20"/>
          <w:lang w:val="nl-BE"/>
        </w:rPr>
      </w:pPr>
      <w:r w:rsidRPr="00EC74FA">
        <w:rPr>
          <w:rFonts w:cs="Arial"/>
          <w:sz w:val="20"/>
          <w:szCs w:val="20"/>
          <w:lang w:val="nl-BE"/>
        </w:rPr>
        <w:t xml:space="preserve">2.Lxg8? Pxd2 is </w:t>
      </w:r>
      <w:r w:rsidR="00025566" w:rsidRPr="00EC74FA">
        <w:rPr>
          <w:rFonts w:cs="Arial"/>
          <w:sz w:val="20"/>
          <w:szCs w:val="20"/>
          <w:lang w:val="nl-BE"/>
        </w:rPr>
        <w:t xml:space="preserve">ook </w:t>
      </w:r>
      <w:r w:rsidRPr="00EC74FA">
        <w:rPr>
          <w:rFonts w:cs="Arial"/>
          <w:sz w:val="20"/>
          <w:szCs w:val="20"/>
          <w:lang w:val="nl-BE"/>
        </w:rPr>
        <w:t>remise.</w:t>
      </w:r>
    </w:p>
    <w:p w14:paraId="2DA5C510" w14:textId="77777777" w:rsidR="006F3923" w:rsidRDefault="00D335A8" w:rsidP="006F3923">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r>
      <w:r w:rsidR="002E1F6D">
        <w:rPr>
          <w:rFonts w:cs="Arial"/>
          <w:b/>
          <w:sz w:val="20"/>
          <w:szCs w:val="20"/>
          <w:lang w:val="nl-BE"/>
        </w:rPr>
        <w:t>Pxd2</w:t>
      </w:r>
      <w:r w:rsidR="006F3923">
        <w:rPr>
          <w:rFonts w:cs="Arial"/>
          <w:b/>
          <w:sz w:val="20"/>
          <w:szCs w:val="20"/>
          <w:lang w:val="nl-BE"/>
        </w:rPr>
        <w:t xml:space="preserve"> </w:t>
      </w:r>
    </w:p>
    <w:p w14:paraId="4B85B334" w14:textId="77777777" w:rsidR="006F3923" w:rsidRDefault="00E76AAB" w:rsidP="006F3923">
      <w:pPr>
        <w:jc w:val="both"/>
        <w:rPr>
          <w:rFonts w:cs="Arial"/>
          <w:sz w:val="20"/>
          <w:szCs w:val="20"/>
          <w:lang w:val="nl-BE"/>
        </w:rPr>
      </w:pPr>
      <w:r>
        <w:rPr>
          <w:rFonts w:cs="Arial"/>
          <w:sz w:val="20"/>
          <w:szCs w:val="20"/>
          <w:lang w:val="nl-BE"/>
        </w:rPr>
        <w:t>Het lijkt gelijkspel</w:t>
      </w:r>
      <w:r w:rsidR="006F3923">
        <w:rPr>
          <w:rFonts w:cs="Arial"/>
          <w:sz w:val="20"/>
          <w:szCs w:val="20"/>
          <w:lang w:val="nl-BE"/>
        </w:rPr>
        <w:t xml:space="preserve">, maar na </w:t>
      </w:r>
    </w:p>
    <w:p w14:paraId="6338BB2A" w14:textId="77777777" w:rsidR="006F3923" w:rsidRDefault="006F3923" w:rsidP="006F3923">
      <w:pPr>
        <w:jc w:val="both"/>
        <w:rPr>
          <w:rFonts w:cs="Arial"/>
          <w:b/>
          <w:sz w:val="20"/>
          <w:szCs w:val="20"/>
          <w:lang w:val="nl-BE"/>
        </w:rPr>
      </w:pPr>
      <w:r>
        <w:rPr>
          <w:rFonts w:cs="Arial"/>
          <w:b/>
          <w:sz w:val="20"/>
          <w:szCs w:val="20"/>
          <w:lang w:val="nl-BE"/>
        </w:rPr>
        <w:tab/>
        <w:t xml:space="preserve">3.Kf4 </w:t>
      </w:r>
    </w:p>
    <w:p w14:paraId="12711BF8" w14:textId="77777777" w:rsidR="00781A8D" w:rsidRDefault="006F3923" w:rsidP="006F3923">
      <w:pPr>
        <w:jc w:val="both"/>
        <w:rPr>
          <w:rFonts w:cs="Arial"/>
          <w:b/>
          <w:sz w:val="20"/>
          <w:szCs w:val="20"/>
          <w:lang w:val="nl-BE"/>
        </w:rPr>
      </w:pPr>
      <w:r>
        <w:rPr>
          <w:rFonts w:cs="Arial"/>
          <w:sz w:val="20"/>
          <w:szCs w:val="20"/>
          <w:lang w:val="nl-BE"/>
        </w:rPr>
        <w:t xml:space="preserve">is het </w:t>
      </w:r>
      <w:r w:rsidR="00F60F36">
        <w:rPr>
          <w:rFonts w:cs="Arial"/>
          <w:sz w:val="20"/>
          <w:szCs w:val="20"/>
          <w:lang w:val="nl-BE"/>
        </w:rPr>
        <w:t xml:space="preserve">zwarte </w:t>
      </w:r>
      <w:r>
        <w:rPr>
          <w:rFonts w:cs="Arial"/>
          <w:sz w:val="20"/>
          <w:szCs w:val="20"/>
          <w:lang w:val="nl-BE"/>
        </w:rPr>
        <w:t>paard reeds vij</w:t>
      </w:r>
      <w:r w:rsidR="00F60F36">
        <w:rPr>
          <w:rFonts w:cs="Arial"/>
          <w:sz w:val="20"/>
          <w:szCs w:val="20"/>
          <w:lang w:val="nl-BE"/>
        </w:rPr>
        <w:t>f</w:t>
      </w:r>
      <w:r w:rsidR="00E76AAB">
        <w:rPr>
          <w:rFonts w:cs="Arial"/>
          <w:sz w:val="20"/>
          <w:szCs w:val="20"/>
          <w:lang w:val="nl-BE"/>
        </w:rPr>
        <w:t xml:space="preserve"> (5)</w:t>
      </w:r>
      <w:r w:rsidR="00F60F36">
        <w:rPr>
          <w:rFonts w:cs="Arial"/>
          <w:sz w:val="20"/>
          <w:szCs w:val="20"/>
          <w:lang w:val="nl-BE"/>
        </w:rPr>
        <w:t xml:space="preserve"> vluchtvel</w:t>
      </w:r>
      <w:r>
        <w:rPr>
          <w:rFonts w:cs="Arial"/>
          <w:sz w:val="20"/>
          <w:szCs w:val="20"/>
          <w:lang w:val="nl-BE"/>
        </w:rPr>
        <w:t>den kwijt.</w:t>
      </w:r>
      <w:r>
        <w:rPr>
          <w:rFonts w:cs="Arial"/>
          <w:b/>
          <w:sz w:val="20"/>
          <w:szCs w:val="20"/>
          <w:lang w:val="nl-BE"/>
        </w:rPr>
        <w:t xml:space="preserve"> </w:t>
      </w:r>
    </w:p>
    <w:p w14:paraId="184AA72D" w14:textId="77777777" w:rsidR="00781A8D" w:rsidRDefault="00A50E70" w:rsidP="006F3923">
      <w:pPr>
        <w:jc w:val="both"/>
        <w:rPr>
          <w:rFonts w:cs="Arial"/>
          <w:sz w:val="20"/>
          <w:szCs w:val="20"/>
          <w:lang w:val="nl-BE"/>
        </w:rPr>
      </w:pPr>
      <w:r>
        <w:rPr>
          <w:rFonts w:cs="Arial"/>
          <w:sz w:val="20"/>
          <w:szCs w:val="20"/>
          <w:lang w:val="nl-BE"/>
        </w:rPr>
        <w:t>En n</w:t>
      </w:r>
      <w:r w:rsidR="00781A8D">
        <w:rPr>
          <w:rFonts w:cs="Arial"/>
          <w:sz w:val="20"/>
          <w:szCs w:val="20"/>
          <w:lang w:val="nl-BE"/>
        </w:rPr>
        <w:t>a 3…Pf1</w:t>
      </w:r>
      <w:r w:rsidR="00797805">
        <w:rPr>
          <w:rFonts w:cs="Arial"/>
          <w:sz w:val="20"/>
          <w:szCs w:val="20"/>
          <w:lang w:val="nl-BE"/>
        </w:rPr>
        <w:t>?</w:t>
      </w:r>
      <w:r w:rsidR="00781A8D">
        <w:rPr>
          <w:rFonts w:cs="Arial"/>
          <w:sz w:val="20"/>
          <w:szCs w:val="20"/>
          <w:lang w:val="nl-BE"/>
        </w:rPr>
        <w:t xml:space="preserve"> 4.Pe7+ Kf6  5.Pf5</w:t>
      </w:r>
      <w:r>
        <w:rPr>
          <w:rFonts w:cs="Arial"/>
          <w:sz w:val="20"/>
          <w:szCs w:val="20"/>
          <w:lang w:val="nl-BE"/>
        </w:rPr>
        <w:t xml:space="preserve"> </w:t>
      </w:r>
      <w:r w:rsidR="00781A8D">
        <w:rPr>
          <w:rFonts w:cs="Arial"/>
          <w:sz w:val="20"/>
          <w:szCs w:val="20"/>
          <w:lang w:val="nl-BE"/>
        </w:rPr>
        <w:t xml:space="preserve">  </w:t>
      </w:r>
    </w:p>
    <w:p w14:paraId="02FC3807" w14:textId="77777777" w:rsidR="00A50E70" w:rsidRPr="00B354CB" w:rsidRDefault="000D3823" w:rsidP="006F3923">
      <w:pPr>
        <w:jc w:val="both"/>
        <w:rPr>
          <w:rFonts w:cs="Arial"/>
          <w:sz w:val="20"/>
          <w:szCs w:val="20"/>
          <w:lang w:val="en-GB"/>
        </w:rPr>
      </w:pPr>
      <w:r w:rsidRPr="00B354CB">
        <w:rPr>
          <w:rFonts w:cs="Arial"/>
          <w:i/>
          <w:sz w:val="20"/>
          <w:szCs w:val="20"/>
          <w:lang w:val="en-GB"/>
        </w:rPr>
        <w:t xml:space="preserve">a)  </w:t>
      </w:r>
      <w:r w:rsidR="00781A8D" w:rsidRPr="00B354CB">
        <w:rPr>
          <w:rFonts w:cs="Arial"/>
          <w:i/>
          <w:sz w:val="20"/>
          <w:szCs w:val="20"/>
          <w:lang w:val="en-GB"/>
        </w:rPr>
        <w:t xml:space="preserve"> </w:t>
      </w:r>
      <w:r w:rsidR="00781A8D" w:rsidRPr="00B354CB">
        <w:rPr>
          <w:rFonts w:cs="Arial"/>
          <w:sz w:val="20"/>
          <w:szCs w:val="20"/>
          <w:lang w:val="en-GB"/>
        </w:rPr>
        <w:t xml:space="preserve">5...Ph2 6.Pe3 Kg6 7.Kg3, of    </w:t>
      </w:r>
      <w:r w:rsidR="00781A8D" w:rsidRPr="00B354CB">
        <w:rPr>
          <w:rFonts w:cs="Arial"/>
          <w:i/>
          <w:sz w:val="20"/>
          <w:szCs w:val="20"/>
          <w:lang w:val="en-GB"/>
        </w:rPr>
        <w:t xml:space="preserve">b)    </w:t>
      </w:r>
      <w:r w:rsidRPr="00B354CB">
        <w:rPr>
          <w:rFonts w:cs="Arial"/>
          <w:sz w:val="20"/>
          <w:szCs w:val="20"/>
          <w:lang w:val="en-GB"/>
        </w:rPr>
        <w:t xml:space="preserve"> </w:t>
      </w:r>
      <w:r w:rsidR="00781A8D" w:rsidRPr="00B354CB">
        <w:rPr>
          <w:rFonts w:cs="Arial"/>
          <w:sz w:val="20"/>
          <w:szCs w:val="20"/>
          <w:lang w:val="en-GB"/>
        </w:rPr>
        <w:t>5.</w:t>
      </w:r>
      <w:r w:rsidR="00A50E70" w:rsidRPr="00B354CB">
        <w:rPr>
          <w:rFonts w:cs="Arial"/>
          <w:sz w:val="20"/>
          <w:szCs w:val="20"/>
          <w:lang w:val="en-GB"/>
        </w:rPr>
        <w:t xml:space="preserve">..Pd2 6.Pg3 Kg6 7.Ke3, </w:t>
      </w:r>
    </w:p>
    <w:p w14:paraId="20FE0D62" w14:textId="77777777" w:rsidR="009E2211" w:rsidRDefault="005928F1" w:rsidP="005928F1">
      <w:pPr>
        <w:jc w:val="both"/>
        <w:rPr>
          <w:lang w:val="nl-BE"/>
        </w:rPr>
      </w:pPr>
      <w:r>
        <w:rPr>
          <w:rFonts w:cs="Arial"/>
          <w:sz w:val="20"/>
          <w:szCs w:val="20"/>
          <w:lang w:val="nl-BE"/>
        </w:rPr>
        <w:t>gaat het paard verloren.</w:t>
      </w:r>
      <w:r w:rsidRPr="005928F1">
        <w:rPr>
          <w:lang w:val="nl-BE"/>
        </w:rPr>
        <w:tab/>
      </w:r>
    </w:p>
    <w:p w14:paraId="4D541BDB" w14:textId="77777777" w:rsidR="00C01A3D" w:rsidRDefault="00C01A3D" w:rsidP="00E361B0">
      <w:pPr>
        <w:jc w:val="both"/>
        <w:rPr>
          <w:rFonts w:cs="Arial"/>
          <w:b/>
          <w:sz w:val="20"/>
          <w:szCs w:val="20"/>
          <w:lang w:val="nl-BE"/>
        </w:rPr>
      </w:pPr>
    </w:p>
    <w:p w14:paraId="2EBD7454" w14:textId="77777777" w:rsidR="00C01A3D" w:rsidRDefault="00C01A3D" w:rsidP="00E361B0">
      <w:pPr>
        <w:jc w:val="both"/>
        <w:rPr>
          <w:rFonts w:cs="Arial"/>
          <w:b/>
          <w:sz w:val="20"/>
          <w:szCs w:val="20"/>
          <w:lang w:val="nl-BE"/>
        </w:rPr>
      </w:pPr>
    </w:p>
    <w:p w14:paraId="35249734" w14:textId="77777777" w:rsidR="00C01A3D" w:rsidRDefault="00C01A3D" w:rsidP="00E361B0">
      <w:pPr>
        <w:jc w:val="both"/>
        <w:rPr>
          <w:rFonts w:cs="Arial"/>
          <w:b/>
          <w:sz w:val="20"/>
          <w:szCs w:val="20"/>
          <w:lang w:val="nl-BE"/>
        </w:rPr>
      </w:pPr>
    </w:p>
    <w:p w14:paraId="57C973D1" w14:textId="77777777" w:rsidR="00C01A3D" w:rsidRDefault="00C01A3D" w:rsidP="00E361B0">
      <w:pPr>
        <w:jc w:val="both"/>
        <w:rPr>
          <w:rFonts w:cs="Arial"/>
          <w:b/>
          <w:sz w:val="20"/>
          <w:szCs w:val="20"/>
          <w:lang w:val="nl-BE"/>
        </w:rPr>
      </w:pPr>
    </w:p>
    <w:p w14:paraId="666CEF2B" w14:textId="77777777" w:rsidR="00C01A3D" w:rsidRDefault="00C01A3D" w:rsidP="00E361B0">
      <w:pPr>
        <w:jc w:val="both"/>
        <w:rPr>
          <w:rFonts w:cs="Arial"/>
          <w:b/>
          <w:sz w:val="20"/>
          <w:szCs w:val="20"/>
          <w:lang w:val="nl-BE"/>
        </w:rPr>
      </w:pPr>
    </w:p>
    <w:p w14:paraId="7C202114" w14:textId="77777777" w:rsidR="00E361B0" w:rsidRDefault="006F3923" w:rsidP="00C01A3D">
      <w:pPr>
        <w:ind w:firstLine="708"/>
        <w:jc w:val="both"/>
        <w:rPr>
          <w:rFonts w:cs="Arial"/>
          <w:sz w:val="20"/>
          <w:szCs w:val="20"/>
          <w:lang w:val="nl-BE"/>
        </w:rPr>
      </w:pPr>
      <w:r>
        <w:rPr>
          <w:rFonts w:cs="Arial"/>
          <w:b/>
          <w:sz w:val="20"/>
          <w:szCs w:val="20"/>
          <w:lang w:val="nl-BE"/>
        </w:rPr>
        <w:t>3…</w:t>
      </w:r>
      <w:r>
        <w:rPr>
          <w:rFonts w:cs="Arial"/>
          <w:b/>
          <w:sz w:val="20"/>
          <w:szCs w:val="20"/>
          <w:lang w:val="nl-BE"/>
        </w:rPr>
        <w:tab/>
      </w:r>
      <w:r>
        <w:rPr>
          <w:rFonts w:cs="Arial"/>
          <w:b/>
          <w:sz w:val="20"/>
          <w:szCs w:val="20"/>
          <w:lang w:val="nl-BE"/>
        </w:rPr>
        <w:tab/>
        <w:t>Kg</w:t>
      </w:r>
      <w:r w:rsidR="00CD2778">
        <w:rPr>
          <w:rFonts w:cs="Arial"/>
          <w:b/>
          <w:sz w:val="20"/>
          <w:szCs w:val="20"/>
          <w:lang w:val="nl-BE"/>
        </w:rPr>
        <w:t xml:space="preserve">7 </w:t>
      </w:r>
      <w:r w:rsidR="006C25B7">
        <w:rPr>
          <w:rFonts w:cs="Arial"/>
          <w:b/>
          <w:sz w:val="20"/>
          <w:szCs w:val="20"/>
          <w:lang w:val="nl-BE"/>
        </w:rPr>
        <w:t xml:space="preserve">     </w:t>
      </w:r>
      <w:r>
        <w:rPr>
          <w:rFonts w:cs="Arial"/>
          <w:b/>
          <w:sz w:val="20"/>
          <w:szCs w:val="20"/>
          <w:lang w:val="nl-BE"/>
        </w:rPr>
        <w:t xml:space="preserve"> </w:t>
      </w:r>
      <w:r w:rsidR="005928F1">
        <w:rPr>
          <w:rFonts w:cs="Arial"/>
          <w:b/>
          <w:sz w:val="20"/>
          <w:szCs w:val="20"/>
          <w:lang w:val="nl-BE"/>
        </w:rPr>
        <w:t xml:space="preserve">      </w:t>
      </w:r>
    </w:p>
    <w:p w14:paraId="77A20202" w14:textId="77777777" w:rsidR="006F3923" w:rsidRPr="005928F1" w:rsidRDefault="006C25B7" w:rsidP="00C01A3D">
      <w:pPr>
        <w:ind w:firstLine="708"/>
        <w:jc w:val="both"/>
        <w:rPr>
          <w:rFonts w:cs="Arial"/>
          <w:sz w:val="20"/>
          <w:szCs w:val="20"/>
          <w:lang w:val="nl-BE"/>
        </w:rPr>
      </w:pPr>
      <w:r>
        <w:rPr>
          <w:rFonts w:cs="Arial"/>
          <w:b/>
          <w:sz w:val="20"/>
          <w:szCs w:val="20"/>
          <w:lang w:val="nl-BE"/>
        </w:rPr>
        <w:t>4.Pe7</w:t>
      </w:r>
      <w:r>
        <w:rPr>
          <w:rFonts w:cs="Arial"/>
          <w:b/>
          <w:sz w:val="20"/>
          <w:szCs w:val="20"/>
          <w:lang w:val="nl-BE"/>
        </w:rPr>
        <w:tab/>
      </w:r>
      <w:r>
        <w:rPr>
          <w:rFonts w:cs="Arial"/>
          <w:b/>
          <w:sz w:val="20"/>
          <w:szCs w:val="20"/>
          <w:lang w:val="nl-BE"/>
        </w:rPr>
        <w:tab/>
        <w:t>Kf6</w:t>
      </w:r>
    </w:p>
    <w:p w14:paraId="1D340FC6" w14:textId="77777777" w:rsidR="00574CB5" w:rsidRPr="00025566" w:rsidRDefault="00025566" w:rsidP="00025566">
      <w:pPr>
        <w:jc w:val="both"/>
        <w:rPr>
          <w:rFonts w:cs="Arial"/>
          <w:sz w:val="20"/>
          <w:szCs w:val="20"/>
          <w:lang w:val="nl-BE"/>
        </w:rPr>
      </w:pPr>
      <w:r>
        <w:rPr>
          <w:rFonts w:cs="Arial"/>
          <w:sz w:val="20"/>
          <w:szCs w:val="20"/>
          <w:lang w:val="nl-BE"/>
        </w:rPr>
        <w:t>Een felle strijd breekt nu los tussen de beide paarden:</w:t>
      </w:r>
    </w:p>
    <w:p w14:paraId="714DDAF2" w14:textId="77777777" w:rsidR="006F3923" w:rsidRPr="00025566" w:rsidRDefault="00025566" w:rsidP="00025566">
      <w:pPr>
        <w:ind w:firstLine="708"/>
        <w:jc w:val="both"/>
        <w:rPr>
          <w:rFonts w:cs="Arial"/>
          <w:b/>
          <w:sz w:val="20"/>
          <w:szCs w:val="20"/>
          <w:lang w:val="nl-BE"/>
        </w:rPr>
      </w:pPr>
      <w:r>
        <w:rPr>
          <w:rFonts w:cs="Arial"/>
          <w:b/>
          <w:sz w:val="20"/>
          <w:szCs w:val="20"/>
          <w:lang w:val="nl-BE"/>
        </w:rPr>
        <w:t xml:space="preserve">5.Pc6   </w:t>
      </w:r>
      <w:r>
        <w:rPr>
          <w:rFonts w:cs="Arial"/>
          <w:b/>
          <w:sz w:val="20"/>
          <w:szCs w:val="20"/>
          <w:lang w:val="nl-BE"/>
        </w:rPr>
        <w:tab/>
        <w:t xml:space="preserve">             </w:t>
      </w:r>
      <w:r w:rsidR="006F3923" w:rsidRPr="00C16D1F">
        <w:rPr>
          <w:rFonts w:cs="Arial"/>
          <w:b/>
          <w:sz w:val="20"/>
          <w:szCs w:val="20"/>
          <w:lang w:val="nl-BE"/>
        </w:rPr>
        <w:t>Pf1</w:t>
      </w:r>
      <w:r w:rsidR="002B70DC">
        <w:rPr>
          <w:rFonts w:cs="Arial"/>
          <w:b/>
          <w:sz w:val="20"/>
          <w:szCs w:val="20"/>
          <w:lang w:val="nl-BE"/>
        </w:rPr>
        <w:t>(Kg6)</w:t>
      </w:r>
      <w:r w:rsidR="006F3923" w:rsidRPr="00C16D1F">
        <w:rPr>
          <w:rFonts w:cs="Arial"/>
          <w:b/>
          <w:sz w:val="20"/>
          <w:szCs w:val="20"/>
          <w:lang w:val="nl-BE"/>
        </w:rPr>
        <w:t xml:space="preserve"> </w:t>
      </w:r>
    </w:p>
    <w:p w14:paraId="52D562B6" w14:textId="77777777" w:rsidR="006F3923" w:rsidRPr="00C16D1F" w:rsidRDefault="002B70DC" w:rsidP="006F3923">
      <w:pPr>
        <w:jc w:val="both"/>
        <w:rPr>
          <w:rFonts w:cs="Arial"/>
          <w:b/>
          <w:sz w:val="20"/>
          <w:szCs w:val="20"/>
          <w:lang w:val="nl-BE"/>
        </w:rPr>
      </w:pPr>
      <w:r>
        <w:rPr>
          <w:rFonts w:cs="Arial"/>
          <w:b/>
          <w:sz w:val="20"/>
          <w:szCs w:val="20"/>
          <w:lang w:val="nl-BE"/>
        </w:rPr>
        <w:t xml:space="preserve">             6.Pd4 </w:t>
      </w:r>
      <w:r>
        <w:rPr>
          <w:rFonts w:cs="Arial"/>
          <w:b/>
          <w:sz w:val="20"/>
          <w:szCs w:val="20"/>
          <w:lang w:val="nl-BE"/>
        </w:rPr>
        <w:tab/>
      </w:r>
      <w:r>
        <w:rPr>
          <w:rFonts w:cs="Arial"/>
          <w:b/>
          <w:sz w:val="20"/>
          <w:szCs w:val="20"/>
          <w:lang w:val="nl-BE"/>
        </w:rPr>
        <w:tab/>
        <w:t>Pd2(Kf6)</w:t>
      </w:r>
    </w:p>
    <w:p w14:paraId="5F38B010" w14:textId="77777777" w:rsidR="006F3923" w:rsidRPr="00C16D1F" w:rsidRDefault="006F3923" w:rsidP="006F3923">
      <w:pPr>
        <w:jc w:val="both"/>
        <w:rPr>
          <w:rFonts w:cs="Arial"/>
          <w:b/>
          <w:sz w:val="20"/>
          <w:szCs w:val="20"/>
          <w:lang w:val="nl-BE"/>
        </w:rPr>
      </w:pPr>
      <w:r w:rsidRPr="00C16D1F">
        <w:rPr>
          <w:rFonts w:cs="Arial"/>
          <w:b/>
          <w:sz w:val="20"/>
          <w:szCs w:val="20"/>
          <w:lang w:val="nl-BE"/>
        </w:rPr>
        <w:t xml:space="preserve">             7.Pe2 </w:t>
      </w:r>
    </w:p>
    <w:p w14:paraId="1CC74EC0" w14:textId="77777777" w:rsidR="006F3923" w:rsidRDefault="006F3923" w:rsidP="006F3923">
      <w:pPr>
        <w:jc w:val="both"/>
        <w:rPr>
          <w:rFonts w:cs="Arial"/>
          <w:sz w:val="20"/>
          <w:szCs w:val="20"/>
          <w:lang w:val="nl-BE"/>
        </w:rPr>
      </w:pPr>
      <w:r>
        <w:rPr>
          <w:rFonts w:cs="Arial"/>
          <w:sz w:val="20"/>
          <w:szCs w:val="20"/>
          <w:lang w:val="nl-BE"/>
        </w:rPr>
        <w:t xml:space="preserve">Maar niet 7.Ke3? Ke5 8.Pc6 Kd6 </w:t>
      </w:r>
    </w:p>
    <w:p w14:paraId="2524D5AC" w14:textId="77777777" w:rsidR="006F3923" w:rsidRDefault="006F3923" w:rsidP="006F3923">
      <w:pPr>
        <w:jc w:val="both"/>
        <w:rPr>
          <w:rFonts w:cs="Arial"/>
          <w:b/>
          <w:sz w:val="20"/>
          <w:szCs w:val="20"/>
          <w:lang w:val="nl-BE"/>
        </w:rPr>
      </w:pPr>
      <w:r>
        <w:rPr>
          <w:rFonts w:cs="Arial"/>
          <w:b/>
          <w:sz w:val="20"/>
          <w:szCs w:val="20"/>
          <w:lang w:val="nl-BE"/>
        </w:rPr>
        <w:t xml:space="preserve">             7…</w:t>
      </w:r>
      <w:r>
        <w:rPr>
          <w:rFonts w:cs="Arial"/>
          <w:b/>
          <w:sz w:val="20"/>
          <w:szCs w:val="20"/>
          <w:lang w:val="nl-BE"/>
        </w:rPr>
        <w:tab/>
      </w:r>
      <w:r>
        <w:rPr>
          <w:rFonts w:cs="Arial"/>
          <w:b/>
          <w:sz w:val="20"/>
          <w:szCs w:val="20"/>
          <w:lang w:val="nl-BE"/>
        </w:rPr>
        <w:tab/>
        <w:t xml:space="preserve">Pf1 </w:t>
      </w:r>
    </w:p>
    <w:p w14:paraId="1125EAA0" w14:textId="77777777" w:rsidR="006F3923" w:rsidRDefault="006F3923" w:rsidP="006F3923">
      <w:pPr>
        <w:jc w:val="both"/>
        <w:rPr>
          <w:rFonts w:cs="Arial"/>
          <w:b/>
          <w:sz w:val="20"/>
          <w:szCs w:val="20"/>
          <w:lang w:val="nl-BE"/>
        </w:rPr>
      </w:pPr>
      <w:r>
        <w:rPr>
          <w:rFonts w:cs="Arial"/>
          <w:b/>
          <w:sz w:val="20"/>
          <w:szCs w:val="20"/>
          <w:lang w:val="nl-BE"/>
        </w:rPr>
        <w:t xml:space="preserve">             8.Pc3 </w:t>
      </w:r>
      <w:r>
        <w:rPr>
          <w:rFonts w:cs="Arial"/>
          <w:b/>
          <w:sz w:val="20"/>
          <w:szCs w:val="20"/>
          <w:lang w:val="nl-BE"/>
        </w:rPr>
        <w:tab/>
      </w:r>
      <w:r>
        <w:rPr>
          <w:rFonts w:cs="Arial"/>
          <w:b/>
          <w:sz w:val="20"/>
          <w:szCs w:val="20"/>
          <w:lang w:val="nl-BE"/>
        </w:rPr>
        <w:tab/>
        <w:t xml:space="preserve">Pd2 </w:t>
      </w:r>
    </w:p>
    <w:p w14:paraId="76A6A602" w14:textId="77777777" w:rsidR="007016BB" w:rsidRDefault="00E75DFD" w:rsidP="006F3923">
      <w:pPr>
        <w:jc w:val="both"/>
        <w:rPr>
          <w:rFonts w:cs="Arial"/>
          <w:b/>
          <w:sz w:val="20"/>
          <w:szCs w:val="20"/>
          <w:lang w:val="nl-BE"/>
        </w:rPr>
      </w:pPr>
      <w:r>
        <w:rPr>
          <w:rFonts w:cs="Arial"/>
          <w:b/>
          <w:sz w:val="20"/>
          <w:szCs w:val="20"/>
          <w:lang w:val="nl-BE"/>
        </w:rPr>
        <w:t xml:space="preserve">      </w:t>
      </w:r>
      <w:r w:rsidR="009010C8">
        <w:rPr>
          <w:rFonts w:cs="Arial"/>
          <w:b/>
          <w:sz w:val="20"/>
          <w:szCs w:val="20"/>
          <w:lang w:val="nl-BE"/>
        </w:rPr>
        <w:t xml:space="preserve">       9.Pd1</w:t>
      </w:r>
      <w:r w:rsidR="009010C8">
        <w:rPr>
          <w:rFonts w:cs="Arial"/>
          <w:b/>
          <w:sz w:val="20"/>
          <w:szCs w:val="20"/>
          <w:lang w:val="nl-BE"/>
        </w:rPr>
        <w:tab/>
      </w:r>
      <w:r w:rsidR="009010C8">
        <w:rPr>
          <w:rFonts w:cs="Arial"/>
          <w:b/>
          <w:sz w:val="20"/>
          <w:szCs w:val="20"/>
          <w:lang w:val="nl-BE"/>
        </w:rPr>
        <w:tab/>
        <w:t>Ke7</w:t>
      </w:r>
    </w:p>
    <w:p w14:paraId="723B892B" w14:textId="77777777" w:rsidR="009010C8" w:rsidRPr="009010C8" w:rsidRDefault="009010C8" w:rsidP="006F3923">
      <w:pPr>
        <w:jc w:val="both"/>
        <w:rPr>
          <w:rFonts w:cs="Arial"/>
          <w:sz w:val="20"/>
          <w:szCs w:val="20"/>
          <w:lang w:val="nl-BE"/>
        </w:rPr>
      </w:pPr>
      <w:r>
        <w:rPr>
          <w:rFonts w:cs="Arial"/>
          <w:sz w:val="20"/>
          <w:szCs w:val="20"/>
          <w:lang w:val="nl-BE"/>
        </w:rPr>
        <w:t>Een afwachtende zet.</w:t>
      </w:r>
    </w:p>
    <w:p w14:paraId="710A2CEE" w14:textId="77777777" w:rsidR="00917DF7" w:rsidRPr="00025566" w:rsidRDefault="006F3923" w:rsidP="006F3923">
      <w:pPr>
        <w:jc w:val="both"/>
        <w:rPr>
          <w:rFonts w:cs="Arial"/>
          <w:b/>
          <w:sz w:val="20"/>
          <w:szCs w:val="20"/>
          <w:lang w:val="nl-BE"/>
        </w:rPr>
      </w:pPr>
      <w:r>
        <w:rPr>
          <w:rFonts w:cs="Arial"/>
          <w:b/>
          <w:sz w:val="20"/>
          <w:szCs w:val="20"/>
          <w:lang w:val="nl-BE"/>
        </w:rPr>
        <w:t xml:space="preserve">         </w:t>
      </w:r>
      <w:r w:rsidR="00025566">
        <w:rPr>
          <w:rFonts w:cs="Arial"/>
          <w:b/>
          <w:sz w:val="20"/>
          <w:szCs w:val="20"/>
          <w:lang w:val="nl-BE"/>
        </w:rPr>
        <w:t xml:space="preserve">  10.Ke3   </w:t>
      </w:r>
      <w:r w:rsidR="00025566">
        <w:rPr>
          <w:rFonts w:cs="Arial"/>
          <w:b/>
          <w:sz w:val="20"/>
          <w:szCs w:val="20"/>
          <w:lang w:val="nl-BE"/>
        </w:rPr>
        <w:tab/>
        <w:t>Pf1+</w:t>
      </w:r>
      <w:r w:rsidR="00917DF7">
        <w:rPr>
          <w:rFonts w:cs="Arial"/>
          <w:sz w:val="20"/>
          <w:szCs w:val="20"/>
          <w:lang w:val="nl-BE"/>
        </w:rPr>
        <w:t xml:space="preserve">. </w:t>
      </w:r>
    </w:p>
    <w:p w14:paraId="2E6A9F79" w14:textId="77777777" w:rsidR="00E75DFD" w:rsidRDefault="009010C8" w:rsidP="006F3923">
      <w:pPr>
        <w:jc w:val="both"/>
        <w:rPr>
          <w:rFonts w:cs="Arial"/>
          <w:b/>
          <w:sz w:val="20"/>
          <w:szCs w:val="20"/>
          <w:lang w:val="nl-BE"/>
        </w:rPr>
      </w:pPr>
      <w:r>
        <w:rPr>
          <w:rFonts w:cs="Arial"/>
          <w:b/>
          <w:sz w:val="20"/>
          <w:szCs w:val="20"/>
          <w:lang w:val="nl-BE"/>
        </w:rPr>
        <w:t xml:space="preserve">           11.Kf2</w:t>
      </w:r>
      <w:r>
        <w:rPr>
          <w:rFonts w:cs="Arial"/>
          <w:b/>
          <w:sz w:val="20"/>
          <w:szCs w:val="20"/>
          <w:lang w:val="nl-BE"/>
        </w:rPr>
        <w:tab/>
      </w:r>
      <w:r>
        <w:rPr>
          <w:rFonts w:cs="Arial"/>
          <w:b/>
          <w:sz w:val="20"/>
          <w:szCs w:val="20"/>
          <w:lang w:val="nl-BE"/>
        </w:rPr>
        <w:tab/>
        <w:t>Pd2</w:t>
      </w:r>
    </w:p>
    <w:p w14:paraId="4B74A5EB" w14:textId="77777777" w:rsidR="002E1F6D" w:rsidRDefault="002E1F6D" w:rsidP="006F3923">
      <w:pPr>
        <w:jc w:val="both"/>
        <w:rPr>
          <w:rFonts w:cs="Arial"/>
          <w:b/>
          <w:sz w:val="20"/>
          <w:szCs w:val="20"/>
          <w:lang w:val="nl-BE"/>
        </w:rPr>
      </w:pPr>
      <w:r>
        <w:rPr>
          <w:rFonts w:cs="Arial"/>
          <w:b/>
          <w:sz w:val="20"/>
          <w:szCs w:val="20"/>
          <w:lang w:val="nl-BE"/>
        </w:rPr>
        <w:t xml:space="preserve">           12.Pc3</w:t>
      </w:r>
    </w:p>
    <w:p w14:paraId="550E14B7" w14:textId="77777777" w:rsidR="002E1F6D" w:rsidRPr="004877B3" w:rsidRDefault="004877B3" w:rsidP="006F3923">
      <w:pPr>
        <w:jc w:val="both"/>
        <w:rPr>
          <w:rFonts w:cs="Arial"/>
          <w:i/>
          <w:sz w:val="20"/>
          <w:szCs w:val="20"/>
          <w:lang w:val="nl-BE"/>
        </w:rPr>
      </w:pPr>
      <w:r>
        <w:rPr>
          <w:rFonts w:cs="Arial"/>
          <w:sz w:val="20"/>
          <w:szCs w:val="20"/>
          <w:lang w:val="nl-BE"/>
        </w:rPr>
        <w:t>12.Ke3? Pf1</w:t>
      </w:r>
      <w:r w:rsidR="00025566">
        <w:rPr>
          <w:rFonts w:cs="Arial"/>
          <w:sz w:val="20"/>
          <w:szCs w:val="20"/>
          <w:lang w:val="nl-BE"/>
        </w:rPr>
        <w:t>+</w:t>
      </w:r>
      <w:r>
        <w:rPr>
          <w:rFonts w:cs="Arial"/>
          <w:sz w:val="20"/>
          <w:szCs w:val="20"/>
          <w:lang w:val="nl-BE"/>
        </w:rPr>
        <w:t xml:space="preserve"> 13.Kf2 Pd2 </w:t>
      </w:r>
      <w:r w:rsidR="00025566">
        <w:rPr>
          <w:rFonts w:cs="Arial"/>
          <w:sz w:val="20"/>
          <w:szCs w:val="20"/>
          <w:lang w:val="nl-BE"/>
        </w:rPr>
        <w:t xml:space="preserve">14.Pc3 </w:t>
      </w:r>
      <w:r w:rsidR="00025566" w:rsidRPr="00025566">
        <w:rPr>
          <w:rFonts w:cs="Arial"/>
          <w:sz w:val="20"/>
          <w:szCs w:val="20"/>
          <w:lang w:val="nl-BE"/>
        </w:rPr>
        <w:t>(</w:t>
      </w:r>
      <w:r w:rsidRPr="00025566">
        <w:rPr>
          <w:rFonts w:cs="Arial"/>
          <w:sz w:val="20"/>
          <w:szCs w:val="20"/>
          <w:lang w:val="nl-BE"/>
        </w:rPr>
        <w:t>Zie zet 1</w:t>
      </w:r>
      <w:r w:rsidR="00025566" w:rsidRPr="00025566">
        <w:rPr>
          <w:rFonts w:cs="Arial"/>
          <w:sz w:val="20"/>
          <w:szCs w:val="20"/>
          <w:lang w:val="nl-BE"/>
        </w:rPr>
        <w:t>2</w:t>
      </w:r>
      <w:r w:rsidRPr="00025566">
        <w:rPr>
          <w:rFonts w:cs="Arial"/>
          <w:sz w:val="20"/>
          <w:szCs w:val="20"/>
          <w:lang w:val="nl-BE"/>
        </w:rPr>
        <w:t>.)</w:t>
      </w:r>
    </w:p>
    <w:p w14:paraId="183DA359" w14:textId="77777777" w:rsidR="002E1F6D" w:rsidRDefault="002E1F6D" w:rsidP="006F3923">
      <w:pPr>
        <w:jc w:val="both"/>
        <w:rPr>
          <w:rFonts w:cs="Arial"/>
          <w:b/>
          <w:sz w:val="20"/>
          <w:szCs w:val="20"/>
          <w:lang w:val="nl-BE"/>
        </w:rPr>
      </w:pPr>
      <w:r>
        <w:rPr>
          <w:rFonts w:cs="Arial"/>
          <w:sz w:val="20"/>
          <w:szCs w:val="20"/>
          <w:lang w:val="nl-BE"/>
        </w:rPr>
        <w:t xml:space="preserve">           </w:t>
      </w:r>
      <w:r>
        <w:rPr>
          <w:rFonts w:cs="Arial"/>
          <w:b/>
          <w:sz w:val="20"/>
          <w:szCs w:val="20"/>
          <w:lang w:val="nl-BE"/>
        </w:rPr>
        <w:t>12…</w:t>
      </w:r>
      <w:r>
        <w:rPr>
          <w:rFonts w:cs="Arial"/>
          <w:b/>
          <w:sz w:val="20"/>
          <w:szCs w:val="20"/>
          <w:lang w:val="nl-BE"/>
        </w:rPr>
        <w:tab/>
      </w:r>
      <w:r>
        <w:rPr>
          <w:rFonts w:cs="Arial"/>
          <w:b/>
          <w:sz w:val="20"/>
          <w:szCs w:val="20"/>
          <w:lang w:val="nl-BE"/>
        </w:rPr>
        <w:tab/>
        <w:t>Kd6</w:t>
      </w:r>
    </w:p>
    <w:p w14:paraId="0FB05245" w14:textId="77777777" w:rsidR="002E1F6D" w:rsidRDefault="002E1F6D" w:rsidP="006F3923">
      <w:pPr>
        <w:jc w:val="both"/>
        <w:rPr>
          <w:rFonts w:cs="Arial"/>
          <w:b/>
          <w:sz w:val="20"/>
          <w:szCs w:val="20"/>
          <w:lang w:val="nl-BE"/>
        </w:rPr>
      </w:pPr>
      <w:r>
        <w:rPr>
          <w:rFonts w:cs="Arial"/>
          <w:b/>
          <w:sz w:val="20"/>
          <w:szCs w:val="20"/>
          <w:lang w:val="nl-BE"/>
        </w:rPr>
        <w:t xml:space="preserve">           13.Ke2</w:t>
      </w:r>
      <w:r>
        <w:rPr>
          <w:rFonts w:cs="Arial"/>
          <w:b/>
          <w:sz w:val="20"/>
          <w:szCs w:val="20"/>
          <w:lang w:val="nl-BE"/>
        </w:rPr>
        <w:tab/>
      </w:r>
      <w:r>
        <w:rPr>
          <w:rFonts w:cs="Arial"/>
          <w:b/>
          <w:sz w:val="20"/>
          <w:szCs w:val="20"/>
          <w:lang w:val="nl-BE"/>
        </w:rPr>
        <w:tab/>
        <w:t>Kc5</w:t>
      </w:r>
    </w:p>
    <w:p w14:paraId="7A50D8BC" w14:textId="77777777" w:rsidR="002E1F6D" w:rsidRPr="002E1F6D" w:rsidRDefault="002E1F6D" w:rsidP="006F3923">
      <w:pPr>
        <w:jc w:val="both"/>
        <w:rPr>
          <w:rFonts w:cs="Arial"/>
          <w:b/>
          <w:sz w:val="20"/>
          <w:szCs w:val="20"/>
          <w:lang w:val="nl-BE"/>
        </w:rPr>
      </w:pPr>
      <w:r>
        <w:rPr>
          <w:rFonts w:cs="Arial"/>
          <w:b/>
          <w:sz w:val="20"/>
          <w:szCs w:val="20"/>
          <w:lang w:val="nl-BE"/>
        </w:rPr>
        <w:t xml:space="preserve">           14.Kxd2</w:t>
      </w:r>
    </w:p>
    <w:p w14:paraId="0A97A2EE" w14:textId="77777777" w:rsidR="00E75DFD" w:rsidRPr="002E1F6D" w:rsidRDefault="009010C8" w:rsidP="006F3923">
      <w:pPr>
        <w:jc w:val="both"/>
        <w:rPr>
          <w:rFonts w:cs="Arial"/>
          <w:b/>
          <w:sz w:val="20"/>
          <w:szCs w:val="20"/>
          <w:lang w:val="nl-BE"/>
        </w:rPr>
      </w:pPr>
      <w:r>
        <w:rPr>
          <w:rFonts w:cs="Arial"/>
          <w:sz w:val="20"/>
          <w:szCs w:val="20"/>
          <w:lang w:val="nl-BE"/>
        </w:rPr>
        <w:t>En wit wint.</w:t>
      </w:r>
    </w:p>
    <w:p w14:paraId="76523709" w14:textId="77777777" w:rsidR="007016BB" w:rsidRPr="007016BB" w:rsidRDefault="00E75DFD" w:rsidP="006F3923">
      <w:pPr>
        <w:jc w:val="both"/>
        <w:rPr>
          <w:rFonts w:cs="Arial"/>
          <w:b/>
          <w:sz w:val="20"/>
          <w:szCs w:val="20"/>
          <w:lang w:val="nl-BE"/>
        </w:rPr>
      </w:pPr>
      <w:r>
        <w:rPr>
          <w:rFonts w:cs="Arial"/>
          <w:b/>
          <w:sz w:val="20"/>
          <w:szCs w:val="20"/>
          <w:lang w:val="nl-BE"/>
        </w:rPr>
        <w:t xml:space="preserve">       </w:t>
      </w:r>
    </w:p>
    <w:p w14:paraId="4B164569" w14:textId="77777777" w:rsidR="006F3923" w:rsidRDefault="006F3923" w:rsidP="006F3923">
      <w:pPr>
        <w:jc w:val="both"/>
        <w:rPr>
          <w:rFonts w:cs="Arial"/>
          <w:b/>
          <w:sz w:val="20"/>
          <w:szCs w:val="20"/>
          <w:lang w:val="nl-BE"/>
        </w:rPr>
      </w:pPr>
    </w:p>
    <w:p w14:paraId="3071B1C6" w14:textId="77777777" w:rsidR="00E361B0" w:rsidRDefault="00E361B0" w:rsidP="00E83B60">
      <w:pPr>
        <w:jc w:val="center"/>
        <w:rPr>
          <w:rFonts w:cs="Arial"/>
          <w:b/>
          <w:sz w:val="20"/>
          <w:szCs w:val="20"/>
          <w:lang w:val="nl-BE"/>
        </w:rPr>
        <w:sectPr w:rsidR="00E361B0">
          <w:type w:val="continuous"/>
          <w:pgSz w:w="8392" w:h="11907"/>
          <w:pgMar w:top="1134" w:right="567" w:bottom="1134" w:left="567" w:header="720" w:footer="720" w:gutter="567"/>
          <w:cols w:num="2" w:space="567"/>
        </w:sectPr>
      </w:pPr>
    </w:p>
    <w:p w14:paraId="14BDD099" w14:textId="77777777" w:rsidR="006F3923" w:rsidRDefault="00741791" w:rsidP="00E83B60">
      <w:pPr>
        <w:jc w:val="center"/>
        <w:rPr>
          <w:rFonts w:cs="Arial"/>
          <w:b/>
          <w:sz w:val="20"/>
          <w:szCs w:val="20"/>
          <w:lang w:val="nl-BE"/>
        </w:rPr>
      </w:pPr>
      <w:r>
        <w:rPr>
          <w:rFonts w:cs="Arial"/>
          <w:b/>
          <w:sz w:val="20"/>
          <w:szCs w:val="20"/>
          <w:lang w:val="nl-BE"/>
        </w:rPr>
        <w:lastRenderedPageBreak/>
        <w:t xml:space="preserve">- 198 </w:t>
      </w:r>
      <w:r w:rsidR="006F3923">
        <w:rPr>
          <w:rFonts w:cs="Arial"/>
          <w:b/>
          <w:sz w:val="20"/>
          <w:szCs w:val="20"/>
          <w:lang w:val="nl-BE"/>
        </w:rPr>
        <w:t>-</w:t>
      </w:r>
    </w:p>
    <w:p w14:paraId="50F844FD" w14:textId="77777777" w:rsidR="006F3923" w:rsidRDefault="006F3923" w:rsidP="006F3923">
      <w:pPr>
        <w:spacing w:line="190" w:lineRule="exact"/>
        <w:jc w:val="center"/>
        <w:rPr>
          <w:rFonts w:cs="Arial"/>
          <w:b/>
          <w:sz w:val="20"/>
          <w:szCs w:val="20"/>
          <w:lang w:val="nl-BE"/>
        </w:rPr>
      </w:pPr>
    </w:p>
    <w:p w14:paraId="5F7B7BB8" w14:textId="77777777" w:rsidR="006F3923" w:rsidRDefault="006F3923" w:rsidP="006F3923">
      <w:pPr>
        <w:spacing w:line="190" w:lineRule="exact"/>
        <w:jc w:val="center"/>
        <w:rPr>
          <w:rFonts w:cs="Arial"/>
          <w:i/>
          <w:sz w:val="20"/>
          <w:szCs w:val="20"/>
          <w:lang w:val="nl-BE"/>
        </w:rPr>
      </w:pPr>
      <w:r>
        <w:rPr>
          <w:rFonts w:cs="Arial"/>
          <w:i/>
          <w:sz w:val="20"/>
          <w:szCs w:val="20"/>
          <w:lang w:val="nl-BE"/>
        </w:rPr>
        <w:t xml:space="preserve">EG, </w:t>
      </w:r>
      <w:r>
        <w:rPr>
          <w:rFonts w:cs="Arial"/>
          <w:sz w:val="20"/>
          <w:szCs w:val="20"/>
          <w:lang w:val="nl-BE"/>
        </w:rPr>
        <w:t>2009</w:t>
      </w:r>
    </w:p>
    <w:p w14:paraId="1F462B92" w14:textId="77777777" w:rsidR="006F3923" w:rsidRDefault="006F3923" w:rsidP="006F3923">
      <w:pPr>
        <w:spacing w:line="190" w:lineRule="exact"/>
        <w:jc w:val="center"/>
        <w:rPr>
          <w:rFonts w:cs="Arial"/>
          <w:i/>
          <w:sz w:val="20"/>
          <w:szCs w:val="20"/>
          <w:lang w:val="nl-BE"/>
        </w:rPr>
      </w:pPr>
    </w:p>
    <w:p w14:paraId="62023ED4" w14:textId="77777777" w:rsidR="006F3923" w:rsidRDefault="006F3923" w:rsidP="006F3923">
      <w:pPr>
        <w:jc w:val="center"/>
        <w:rPr>
          <w:lang w:val="nl-BE"/>
        </w:rPr>
      </w:pPr>
      <w:r>
        <w:rPr>
          <w:lang w:val="nl-BE"/>
        </w:rPr>
        <w:object w:dxaOrig="4579" w:dyaOrig="4577" w14:anchorId="2D9D64B6">
          <v:shape id="_x0000_i1212" type="#_x0000_t75" style="width:153.4pt;height:154.5pt" o:ole="">
            <v:imagedata r:id="rId396" o:title=""/>
          </v:shape>
          <o:OLEObject Type="Embed" ProgID="CorelDRAW.Graphic.12" ShapeID="_x0000_i1212" DrawAspect="Content" ObjectID="_1587467605" r:id="rId397"/>
        </w:object>
      </w:r>
    </w:p>
    <w:p w14:paraId="0B312D1A" w14:textId="77777777" w:rsidR="006F3923" w:rsidRDefault="006F3923" w:rsidP="006F3923">
      <w:pPr>
        <w:jc w:val="center"/>
        <w:rPr>
          <w:lang w:val="nl-BE"/>
        </w:rPr>
      </w:pPr>
    </w:p>
    <w:p w14:paraId="789BE900" w14:textId="77777777" w:rsidR="006F3923" w:rsidRDefault="006F3923" w:rsidP="001C51B7">
      <w:pPr>
        <w:rPr>
          <w:lang w:val="nl-BE"/>
        </w:rPr>
      </w:pPr>
      <w:r>
        <w:rPr>
          <w:rFonts w:cs="Arial"/>
          <w:b/>
          <w:lang w:val="nl-BE"/>
        </w:rPr>
        <w:t>+</w:t>
      </w:r>
      <w:r>
        <w:rPr>
          <w:rFonts w:cs="Arial"/>
          <w:lang w:val="nl-BE"/>
        </w:rPr>
        <w:t xml:space="preserve"> </w:t>
      </w:r>
      <w:r>
        <w:rPr>
          <w:rFonts w:cs="Arial"/>
          <w:sz w:val="20"/>
          <w:szCs w:val="20"/>
          <w:lang w:val="nl-BE"/>
        </w:rPr>
        <w:t xml:space="preserve">        </w:t>
      </w:r>
      <w:r>
        <w:rPr>
          <w:rFonts w:cs="Arial"/>
          <w:b/>
          <w:lang w:val="nl-BE"/>
        </w:rPr>
        <w:t xml:space="preserve">                  </w:t>
      </w:r>
      <w:r>
        <w:rPr>
          <w:rFonts w:cs="Arial"/>
          <w:sz w:val="20"/>
          <w:szCs w:val="20"/>
          <w:lang w:val="nl-BE"/>
        </w:rPr>
        <w:t>0800.01 f7h3</w:t>
      </w:r>
    </w:p>
    <w:p w14:paraId="1046ABCD" w14:textId="77777777" w:rsidR="006F3923" w:rsidRDefault="006F3923" w:rsidP="006F3923">
      <w:pPr>
        <w:jc w:val="both"/>
        <w:rPr>
          <w:rFonts w:cs="Arial"/>
          <w:b/>
          <w:sz w:val="20"/>
          <w:szCs w:val="20"/>
          <w:lang w:val="nl-BE"/>
        </w:rPr>
      </w:pPr>
      <w:r>
        <w:rPr>
          <w:rFonts w:cs="Arial"/>
          <w:b/>
          <w:sz w:val="20"/>
          <w:szCs w:val="20"/>
          <w:lang w:val="nl-BE"/>
        </w:rPr>
        <w:tab/>
      </w:r>
    </w:p>
    <w:p w14:paraId="02398243" w14:textId="77777777" w:rsidR="006F3923" w:rsidRDefault="006F3923" w:rsidP="006F3923">
      <w:pPr>
        <w:ind w:firstLine="708"/>
        <w:jc w:val="both"/>
        <w:rPr>
          <w:rFonts w:cs="Arial"/>
          <w:b/>
          <w:sz w:val="20"/>
          <w:szCs w:val="20"/>
          <w:lang w:val="nl-BE"/>
        </w:rPr>
      </w:pPr>
      <w:r>
        <w:rPr>
          <w:rFonts w:cs="Arial"/>
          <w:b/>
          <w:sz w:val="20"/>
          <w:szCs w:val="20"/>
          <w:lang w:val="nl-BE"/>
        </w:rPr>
        <w:t>1.Tg3+</w:t>
      </w:r>
      <w:r>
        <w:rPr>
          <w:rFonts w:cs="Arial"/>
          <w:b/>
          <w:sz w:val="20"/>
          <w:szCs w:val="20"/>
          <w:lang w:val="nl-BE"/>
        </w:rPr>
        <w:tab/>
      </w:r>
      <w:r>
        <w:rPr>
          <w:rFonts w:cs="Arial"/>
          <w:b/>
          <w:sz w:val="20"/>
          <w:szCs w:val="20"/>
          <w:lang w:val="nl-BE"/>
        </w:rPr>
        <w:tab/>
        <w:t>Kh4</w:t>
      </w:r>
    </w:p>
    <w:p w14:paraId="7346ECF3" w14:textId="77777777" w:rsidR="006F3923" w:rsidRDefault="006F3923" w:rsidP="006F3923">
      <w:pPr>
        <w:jc w:val="both"/>
        <w:rPr>
          <w:rFonts w:cs="Arial"/>
          <w:b/>
          <w:sz w:val="20"/>
          <w:szCs w:val="20"/>
          <w:lang w:val="nl-BE"/>
        </w:rPr>
      </w:pPr>
      <w:r>
        <w:rPr>
          <w:rFonts w:cs="Arial"/>
          <w:b/>
          <w:sz w:val="20"/>
          <w:szCs w:val="20"/>
          <w:lang w:val="nl-BE"/>
        </w:rPr>
        <w:tab/>
        <w:t>2.Tg4+</w:t>
      </w:r>
      <w:r>
        <w:rPr>
          <w:rFonts w:cs="Arial"/>
          <w:b/>
          <w:sz w:val="20"/>
          <w:szCs w:val="20"/>
          <w:lang w:val="nl-BE"/>
        </w:rPr>
        <w:tab/>
      </w:r>
      <w:r>
        <w:rPr>
          <w:rFonts w:cs="Arial"/>
          <w:b/>
          <w:sz w:val="20"/>
          <w:szCs w:val="20"/>
          <w:lang w:val="nl-BE"/>
        </w:rPr>
        <w:tab/>
        <w:t>Kh5</w:t>
      </w:r>
    </w:p>
    <w:p w14:paraId="02FD115B" w14:textId="77777777" w:rsidR="006F3923" w:rsidRDefault="006F3923" w:rsidP="006F3923">
      <w:pPr>
        <w:jc w:val="both"/>
        <w:rPr>
          <w:rFonts w:cs="Arial"/>
          <w:sz w:val="20"/>
          <w:szCs w:val="20"/>
          <w:lang w:val="nl-BE"/>
        </w:rPr>
      </w:pPr>
      <w:r>
        <w:rPr>
          <w:rFonts w:cs="Arial"/>
          <w:sz w:val="20"/>
          <w:szCs w:val="20"/>
          <w:lang w:val="nl-BE"/>
        </w:rPr>
        <w:t>2…Kh3</w:t>
      </w:r>
      <w:r w:rsidR="00797805">
        <w:rPr>
          <w:rFonts w:cs="Arial"/>
          <w:sz w:val="20"/>
          <w:szCs w:val="20"/>
          <w:lang w:val="nl-BE"/>
        </w:rPr>
        <w:t>?</w:t>
      </w:r>
      <w:r>
        <w:rPr>
          <w:rFonts w:cs="Arial"/>
          <w:sz w:val="20"/>
          <w:szCs w:val="20"/>
          <w:lang w:val="nl-BE"/>
        </w:rPr>
        <w:t xml:space="preserve"> T1g3+ mat.</w:t>
      </w:r>
    </w:p>
    <w:p w14:paraId="418F89D4" w14:textId="77777777" w:rsidR="006F3923" w:rsidRDefault="006F3923" w:rsidP="006F3923">
      <w:pPr>
        <w:jc w:val="both"/>
        <w:rPr>
          <w:rFonts w:cs="Arial"/>
          <w:b/>
          <w:sz w:val="20"/>
          <w:szCs w:val="20"/>
          <w:lang w:val="nl-BE"/>
        </w:rPr>
      </w:pPr>
      <w:r>
        <w:rPr>
          <w:rFonts w:cs="Arial"/>
          <w:b/>
          <w:sz w:val="20"/>
          <w:szCs w:val="20"/>
          <w:lang w:val="nl-BE"/>
        </w:rPr>
        <w:tab/>
        <w:t>3.Tg5+</w:t>
      </w:r>
      <w:r>
        <w:rPr>
          <w:rFonts w:cs="Arial"/>
          <w:b/>
          <w:sz w:val="20"/>
          <w:szCs w:val="20"/>
          <w:lang w:val="nl-BE"/>
        </w:rPr>
        <w:tab/>
      </w:r>
      <w:r>
        <w:rPr>
          <w:rFonts w:cs="Arial"/>
          <w:b/>
          <w:sz w:val="20"/>
          <w:szCs w:val="20"/>
          <w:lang w:val="nl-BE"/>
        </w:rPr>
        <w:tab/>
        <w:t>Kh6</w:t>
      </w:r>
    </w:p>
    <w:p w14:paraId="3AA76595" w14:textId="77777777" w:rsidR="006F3923" w:rsidRDefault="006F3923" w:rsidP="006F3923">
      <w:pPr>
        <w:jc w:val="both"/>
        <w:rPr>
          <w:rFonts w:cs="Arial"/>
          <w:sz w:val="20"/>
          <w:szCs w:val="20"/>
          <w:lang w:val="nl-BE"/>
        </w:rPr>
      </w:pPr>
      <w:r>
        <w:rPr>
          <w:rFonts w:cs="Arial"/>
          <w:sz w:val="20"/>
          <w:szCs w:val="20"/>
          <w:lang w:val="nl-BE"/>
        </w:rPr>
        <w:t>3…Kh4</w:t>
      </w:r>
      <w:r w:rsidR="00797805">
        <w:rPr>
          <w:rFonts w:cs="Arial"/>
          <w:sz w:val="20"/>
          <w:szCs w:val="20"/>
          <w:lang w:val="nl-BE"/>
        </w:rPr>
        <w:t>?</w:t>
      </w:r>
      <w:r>
        <w:rPr>
          <w:rFonts w:cs="Arial"/>
          <w:sz w:val="20"/>
          <w:szCs w:val="20"/>
          <w:lang w:val="nl-BE"/>
        </w:rPr>
        <w:t xml:space="preserve"> 4.T1g4+ Kh3 5.Tg3+ Kh4 6.Kg6 f1D  7.T5g4+ mat.</w:t>
      </w:r>
    </w:p>
    <w:p w14:paraId="42F0CE42" w14:textId="77777777" w:rsidR="006F3923" w:rsidRPr="00B354CB" w:rsidRDefault="006F3923" w:rsidP="006F3923">
      <w:pPr>
        <w:jc w:val="both"/>
        <w:rPr>
          <w:rFonts w:cs="Arial"/>
          <w:b/>
          <w:sz w:val="20"/>
          <w:szCs w:val="20"/>
          <w:lang w:val="en-GB"/>
        </w:rPr>
      </w:pPr>
      <w:r>
        <w:rPr>
          <w:rFonts w:cs="Arial"/>
          <w:b/>
          <w:sz w:val="20"/>
          <w:szCs w:val="20"/>
          <w:lang w:val="nl-BE"/>
        </w:rPr>
        <w:tab/>
      </w:r>
      <w:r w:rsidRPr="00B354CB">
        <w:rPr>
          <w:rFonts w:cs="Arial"/>
          <w:b/>
          <w:sz w:val="20"/>
          <w:szCs w:val="20"/>
          <w:lang w:val="en-GB"/>
        </w:rPr>
        <w:t>4.Tg6+</w:t>
      </w:r>
      <w:r w:rsidRPr="00B354CB">
        <w:rPr>
          <w:rFonts w:cs="Arial"/>
          <w:b/>
          <w:sz w:val="20"/>
          <w:szCs w:val="20"/>
          <w:lang w:val="en-GB"/>
        </w:rPr>
        <w:tab/>
      </w:r>
      <w:r w:rsidRPr="00B354CB">
        <w:rPr>
          <w:rFonts w:cs="Arial"/>
          <w:b/>
          <w:sz w:val="20"/>
          <w:szCs w:val="20"/>
          <w:lang w:val="en-GB"/>
        </w:rPr>
        <w:tab/>
        <w:t>Kh5</w:t>
      </w:r>
    </w:p>
    <w:p w14:paraId="2B259E9B" w14:textId="77777777" w:rsidR="006F3923" w:rsidRPr="00797805" w:rsidRDefault="006F3923" w:rsidP="006F3923">
      <w:pPr>
        <w:jc w:val="both"/>
        <w:rPr>
          <w:rFonts w:cs="Arial"/>
          <w:sz w:val="20"/>
          <w:szCs w:val="20"/>
          <w:lang w:val="en-GB"/>
        </w:rPr>
      </w:pPr>
      <w:r w:rsidRPr="00797805">
        <w:rPr>
          <w:rFonts w:cs="Arial"/>
          <w:sz w:val="20"/>
          <w:szCs w:val="20"/>
          <w:lang w:val="en-GB"/>
        </w:rPr>
        <w:t>4…Kh7</w:t>
      </w:r>
      <w:r w:rsidR="00797805" w:rsidRPr="00797805">
        <w:rPr>
          <w:rFonts w:cs="Arial"/>
          <w:sz w:val="20"/>
          <w:szCs w:val="20"/>
          <w:lang w:val="en-GB"/>
        </w:rPr>
        <w:t>?</w:t>
      </w:r>
      <w:r w:rsidRPr="00797805">
        <w:rPr>
          <w:rFonts w:cs="Arial"/>
          <w:sz w:val="20"/>
          <w:szCs w:val="20"/>
          <w:lang w:val="en-GB"/>
        </w:rPr>
        <w:t xml:space="preserve"> 5.Tg7+ Kh6 </w:t>
      </w:r>
      <w:r w:rsidRPr="00797805">
        <w:rPr>
          <w:rFonts w:cs="Arial"/>
          <w:i/>
          <w:sz w:val="20"/>
          <w:szCs w:val="20"/>
          <w:lang w:val="en-GB"/>
        </w:rPr>
        <w:t xml:space="preserve">(5…Th8 6.Tg8+ Kh7 7.T1g7+ Kh6.Th8+ mat) </w:t>
      </w:r>
      <w:r w:rsidRPr="00797805">
        <w:rPr>
          <w:rFonts w:cs="Arial"/>
          <w:sz w:val="20"/>
          <w:szCs w:val="20"/>
          <w:lang w:val="en-GB"/>
        </w:rPr>
        <w:t>6.T1g6+ Kh5 7.Th7+ mat.</w:t>
      </w:r>
    </w:p>
    <w:p w14:paraId="5D4277F9" w14:textId="77777777" w:rsidR="006F3923" w:rsidRPr="00797805" w:rsidRDefault="006F3923" w:rsidP="006F3923">
      <w:pPr>
        <w:jc w:val="both"/>
        <w:rPr>
          <w:rFonts w:cs="Arial"/>
          <w:b/>
          <w:sz w:val="20"/>
          <w:szCs w:val="20"/>
          <w:lang w:val="nl-BE"/>
        </w:rPr>
      </w:pPr>
      <w:r w:rsidRPr="00797805">
        <w:rPr>
          <w:rFonts w:cs="Arial"/>
          <w:b/>
          <w:sz w:val="20"/>
          <w:szCs w:val="20"/>
          <w:lang w:val="en-GB"/>
        </w:rPr>
        <w:tab/>
      </w:r>
      <w:r w:rsidRPr="00797805">
        <w:rPr>
          <w:rFonts w:cs="Arial"/>
          <w:b/>
          <w:sz w:val="20"/>
          <w:szCs w:val="20"/>
          <w:lang w:val="nl-BE"/>
        </w:rPr>
        <w:t>5.T1g5+</w:t>
      </w:r>
      <w:r w:rsidRPr="00797805">
        <w:rPr>
          <w:rFonts w:cs="Arial"/>
          <w:b/>
          <w:sz w:val="20"/>
          <w:szCs w:val="20"/>
          <w:lang w:val="nl-BE"/>
        </w:rPr>
        <w:tab/>
        <w:t>Kh4</w:t>
      </w:r>
    </w:p>
    <w:p w14:paraId="5A01793A" w14:textId="77777777" w:rsidR="006F3923" w:rsidRPr="00797805" w:rsidRDefault="006F3923" w:rsidP="006F3923">
      <w:pPr>
        <w:jc w:val="both"/>
        <w:rPr>
          <w:rFonts w:cs="Arial"/>
          <w:b/>
          <w:sz w:val="20"/>
          <w:szCs w:val="20"/>
          <w:lang w:val="nl-BE"/>
        </w:rPr>
      </w:pPr>
      <w:r w:rsidRPr="00797805">
        <w:rPr>
          <w:rFonts w:cs="Arial"/>
          <w:b/>
          <w:sz w:val="20"/>
          <w:szCs w:val="20"/>
          <w:lang w:val="nl-BE"/>
        </w:rPr>
        <w:tab/>
        <w:t>6.Tg4+</w:t>
      </w:r>
      <w:r w:rsidRPr="00797805">
        <w:rPr>
          <w:rFonts w:cs="Arial"/>
          <w:b/>
          <w:sz w:val="20"/>
          <w:szCs w:val="20"/>
          <w:lang w:val="nl-BE"/>
        </w:rPr>
        <w:tab/>
      </w:r>
      <w:r w:rsidRPr="00797805">
        <w:rPr>
          <w:rFonts w:cs="Arial"/>
          <w:b/>
          <w:sz w:val="20"/>
          <w:szCs w:val="20"/>
          <w:lang w:val="nl-BE"/>
        </w:rPr>
        <w:tab/>
        <w:t>Kh3</w:t>
      </w:r>
    </w:p>
    <w:p w14:paraId="059483E2" w14:textId="77777777" w:rsidR="006F3923" w:rsidRPr="00797805" w:rsidRDefault="006F3923" w:rsidP="006F3923">
      <w:pPr>
        <w:jc w:val="both"/>
        <w:rPr>
          <w:rFonts w:cs="Arial"/>
          <w:sz w:val="20"/>
          <w:szCs w:val="20"/>
          <w:lang w:val="nl-BE"/>
        </w:rPr>
      </w:pPr>
      <w:r w:rsidRPr="00797805">
        <w:rPr>
          <w:rFonts w:cs="Arial"/>
          <w:sz w:val="20"/>
          <w:szCs w:val="20"/>
          <w:lang w:val="nl-BE"/>
        </w:rPr>
        <w:t>6…</w:t>
      </w:r>
      <w:r w:rsidRPr="00797805">
        <w:rPr>
          <w:rFonts w:cs="Arial"/>
          <w:smallCaps/>
          <w:sz w:val="20"/>
          <w:szCs w:val="20"/>
          <w:lang w:val="nl-BE"/>
        </w:rPr>
        <w:t>K</w:t>
      </w:r>
      <w:r w:rsidRPr="00797805">
        <w:rPr>
          <w:rFonts w:cs="Arial"/>
          <w:sz w:val="20"/>
          <w:szCs w:val="20"/>
          <w:lang w:val="nl-BE"/>
        </w:rPr>
        <w:t>h5</w:t>
      </w:r>
      <w:r w:rsidR="00797805">
        <w:rPr>
          <w:rFonts w:cs="Arial"/>
          <w:sz w:val="20"/>
          <w:szCs w:val="20"/>
          <w:lang w:val="nl-BE"/>
        </w:rPr>
        <w:t>?</w:t>
      </w:r>
      <w:r w:rsidRPr="00797805">
        <w:rPr>
          <w:rFonts w:cs="Arial"/>
          <w:sz w:val="20"/>
          <w:szCs w:val="20"/>
          <w:lang w:val="nl-BE"/>
        </w:rPr>
        <w:t xml:space="preserve"> 7.Kg7 f1D 8.T6g5+ mat.</w:t>
      </w:r>
    </w:p>
    <w:p w14:paraId="2D943877" w14:textId="77777777" w:rsidR="006F3923" w:rsidRDefault="006F3923" w:rsidP="006F3923">
      <w:pPr>
        <w:jc w:val="both"/>
        <w:rPr>
          <w:rFonts w:cs="Arial"/>
          <w:b/>
          <w:sz w:val="20"/>
          <w:szCs w:val="20"/>
          <w:lang w:val="nl-BE"/>
        </w:rPr>
      </w:pPr>
      <w:r w:rsidRPr="00797805">
        <w:rPr>
          <w:rFonts w:cs="Arial"/>
          <w:b/>
          <w:sz w:val="20"/>
          <w:szCs w:val="20"/>
          <w:lang w:val="nl-BE"/>
        </w:rPr>
        <w:tab/>
      </w:r>
      <w:r>
        <w:rPr>
          <w:rFonts w:cs="Arial"/>
          <w:b/>
          <w:sz w:val="20"/>
          <w:szCs w:val="20"/>
          <w:lang w:val="nl-BE"/>
        </w:rPr>
        <w:t>7.Tg3+</w:t>
      </w:r>
      <w:r>
        <w:rPr>
          <w:rFonts w:cs="Arial"/>
          <w:b/>
          <w:sz w:val="20"/>
          <w:szCs w:val="20"/>
          <w:lang w:val="nl-BE"/>
        </w:rPr>
        <w:tab/>
      </w:r>
      <w:r>
        <w:rPr>
          <w:rFonts w:cs="Arial"/>
          <w:b/>
          <w:sz w:val="20"/>
          <w:szCs w:val="20"/>
          <w:lang w:val="nl-BE"/>
        </w:rPr>
        <w:tab/>
        <w:t>Kh4</w:t>
      </w:r>
    </w:p>
    <w:p w14:paraId="2A46EC06" w14:textId="77777777" w:rsidR="006F3923" w:rsidRDefault="006F3923" w:rsidP="006F3923">
      <w:pPr>
        <w:jc w:val="both"/>
        <w:rPr>
          <w:rFonts w:cs="Arial"/>
          <w:b/>
          <w:sz w:val="20"/>
          <w:szCs w:val="20"/>
          <w:lang w:val="nl-BE"/>
        </w:rPr>
      </w:pPr>
      <w:r>
        <w:rPr>
          <w:rFonts w:cs="Arial"/>
          <w:b/>
          <w:sz w:val="20"/>
          <w:szCs w:val="20"/>
          <w:lang w:val="nl-BE"/>
        </w:rPr>
        <w:tab/>
        <w:t>8.T6g4+</w:t>
      </w:r>
      <w:r>
        <w:rPr>
          <w:rFonts w:cs="Arial"/>
          <w:b/>
          <w:sz w:val="20"/>
          <w:szCs w:val="20"/>
          <w:lang w:val="nl-BE"/>
        </w:rPr>
        <w:tab/>
        <w:t>Kh5</w:t>
      </w:r>
    </w:p>
    <w:p w14:paraId="7DD95DE5" w14:textId="77777777" w:rsidR="006F3923" w:rsidRDefault="006F3923" w:rsidP="006F3923">
      <w:pPr>
        <w:ind w:firstLine="708"/>
        <w:jc w:val="both"/>
        <w:rPr>
          <w:rFonts w:cs="Arial"/>
          <w:b/>
          <w:sz w:val="20"/>
          <w:szCs w:val="20"/>
          <w:lang w:val="nl-BE"/>
        </w:rPr>
      </w:pPr>
      <w:r>
        <w:rPr>
          <w:rFonts w:cs="Arial"/>
          <w:b/>
          <w:sz w:val="20"/>
          <w:szCs w:val="20"/>
          <w:lang w:val="nl-BE"/>
        </w:rPr>
        <w:t>9.Tg5+</w:t>
      </w:r>
      <w:r>
        <w:rPr>
          <w:rFonts w:cs="Arial"/>
          <w:b/>
          <w:sz w:val="20"/>
          <w:szCs w:val="20"/>
          <w:lang w:val="nl-BE"/>
        </w:rPr>
        <w:tab/>
      </w:r>
      <w:r>
        <w:rPr>
          <w:rFonts w:cs="Arial"/>
          <w:b/>
          <w:sz w:val="20"/>
          <w:szCs w:val="20"/>
          <w:lang w:val="nl-BE"/>
        </w:rPr>
        <w:tab/>
        <w:t>Kh6</w:t>
      </w:r>
    </w:p>
    <w:p w14:paraId="16F4117B" w14:textId="77777777" w:rsidR="006F3923" w:rsidRDefault="006F3923" w:rsidP="006F3923">
      <w:pPr>
        <w:jc w:val="both"/>
        <w:rPr>
          <w:rFonts w:cs="Arial"/>
          <w:sz w:val="20"/>
          <w:szCs w:val="20"/>
          <w:lang w:val="nl-BE"/>
        </w:rPr>
      </w:pPr>
      <w:r>
        <w:rPr>
          <w:rFonts w:cs="Arial"/>
          <w:sz w:val="20"/>
          <w:szCs w:val="20"/>
          <w:lang w:val="nl-BE"/>
        </w:rPr>
        <w:t>9…Kh4</w:t>
      </w:r>
      <w:r w:rsidR="00797805">
        <w:rPr>
          <w:rFonts w:cs="Arial"/>
          <w:sz w:val="20"/>
          <w:szCs w:val="20"/>
          <w:lang w:val="nl-BE"/>
        </w:rPr>
        <w:t>?</w:t>
      </w:r>
      <w:r>
        <w:rPr>
          <w:rFonts w:cs="Arial"/>
          <w:sz w:val="20"/>
          <w:szCs w:val="20"/>
          <w:lang w:val="nl-BE"/>
        </w:rPr>
        <w:t xml:space="preserve"> 10.Kg6 f1D 11.T5g4+ mat.</w:t>
      </w:r>
    </w:p>
    <w:p w14:paraId="2C4F55C1" w14:textId="77777777" w:rsidR="006F3923" w:rsidRDefault="006F3923" w:rsidP="006F3923">
      <w:pPr>
        <w:jc w:val="both"/>
        <w:rPr>
          <w:rFonts w:cs="Arial"/>
          <w:b/>
          <w:sz w:val="20"/>
          <w:szCs w:val="20"/>
          <w:lang w:val="nl-BE"/>
        </w:rPr>
      </w:pPr>
      <w:r>
        <w:rPr>
          <w:rFonts w:cs="Arial"/>
          <w:b/>
          <w:sz w:val="20"/>
          <w:szCs w:val="20"/>
          <w:lang w:val="nl-BE"/>
        </w:rPr>
        <w:t xml:space="preserve">           10.Tg6+</w:t>
      </w:r>
      <w:r>
        <w:rPr>
          <w:rFonts w:cs="Arial"/>
          <w:b/>
          <w:sz w:val="20"/>
          <w:szCs w:val="20"/>
          <w:lang w:val="nl-BE"/>
        </w:rPr>
        <w:tab/>
      </w:r>
      <w:r>
        <w:rPr>
          <w:rFonts w:cs="Arial"/>
          <w:b/>
          <w:sz w:val="20"/>
          <w:szCs w:val="20"/>
          <w:lang w:val="nl-BE"/>
        </w:rPr>
        <w:tab/>
        <w:t>Kh7</w:t>
      </w:r>
    </w:p>
    <w:p w14:paraId="7A999E2F" w14:textId="77777777" w:rsidR="006F3923" w:rsidRDefault="006F3923" w:rsidP="006F3923">
      <w:pPr>
        <w:jc w:val="both"/>
        <w:rPr>
          <w:rFonts w:cs="Arial"/>
          <w:sz w:val="20"/>
          <w:szCs w:val="20"/>
          <w:lang w:val="nl-BE"/>
        </w:rPr>
      </w:pPr>
    </w:p>
    <w:p w14:paraId="72565F71" w14:textId="77777777" w:rsidR="006F3923" w:rsidRDefault="006F3923" w:rsidP="006F3923">
      <w:pPr>
        <w:jc w:val="both"/>
        <w:rPr>
          <w:rFonts w:cs="Arial"/>
          <w:sz w:val="20"/>
          <w:szCs w:val="20"/>
          <w:lang w:val="nl-BE"/>
        </w:rPr>
      </w:pPr>
    </w:p>
    <w:p w14:paraId="76986151" w14:textId="77777777" w:rsidR="006F3923" w:rsidRDefault="006F3923" w:rsidP="006F3923">
      <w:pPr>
        <w:jc w:val="both"/>
        <w:rPr>
          <w:rFonts w:cs="Arial"/>
          <w:sz w:val="20"/>
          <w:szCs w:val="20"/>
          <w:lang w:val="nl-BE"/>
        </w:rPr>
      </w:pPr>
    </w:p>
    <w:p w14:paraId="4EDA5696" w14:textId="77777777" w:rsidR="006F3923" w:rsidRDefault="006F3923" w:rsidP="006F3923">
      <w:pPr>
        <w:jc w:val="both"/>
        <w:rPr>
          <w:rFonts w:cs="Arial"/>
          <w:sz w:val="20"/>
          <w:szCs w:val="20"/>
          <w:lang w:val="nl-BE"/>
        </w:rPr>
      </w:pPr>
    </w:p>
    <w:p w14:paraId="2938A391" w14:textId="77777777" w:rsidR="0089227E" w:rsidRDefault="0089227E" w:rsidP="006F3923">
      <w:pPr>
        <w:jc w:val="both"/>
        <w:rPr>
          <w:rFonts w:cs="Arial"/>
          <w:sz w:val="20"/>
          <w:szCs w:val="20"/>
          <w:lang w:val="nl-BE"/>
        </w:rPr>
      </w:pPr>
    </w:p>
    <w:p w14:paraId="7CE7BACD" w14:textId="77777777" w:rsidR="00AA0555" w:rsidRDefault="00AA0555" w:rsidP="006F3923">
      <w:pPr>
        <w:jc w:val="both"/>
        <w:rPr>
          <w:rFonts w:cs="Arial"/>
          <w:sz w:val="20"/>
          <w:szCs w:val="20"/>
          <w:lang w:val="nl-BE"/>
        </w:rPr>
      </w:pPr>
    </w:p>
    <w:p w14:paraId="60F65577" w14:textId="77777777" w:rsidR="006F3923" w:rsidRDefault="006F3923" w:rsidP="006F3923">
      <w:pPr>
        <w:jc w:val="both"/>
        <w:rPr>
          <w:rFonts w:cs="Arial"/>
          <w:sz w:val="20"/>
          <w:szCs w:val="20"/>
          <w:lang w:val="nl-BE"/>
        </w:rPr>
      </w:pPr>
      <w:r>
        <w:rPr>
          <w:rFonts w:cs="Arial"/>
          <w:sz w:val="20"/>
          <w:szCs w:val="20"/>
          <w:lang w:val="nl-BE"/>
        </w:rPr>
        <w:t>10…Kh5</w:t>
      </w:r>
      <w:r w:rsidR="00797805">
        <w:rPr>
          <w:rFonts w:cs="Arial"/>
          <w:sz w:val="20"/>
          <w:szCs w:val="20"/>
          <w:lang w:val="nl-BE"/>
        </w:rPr>
        <w:t>?</w:t>
      </w:r>
      <w:r>
        <w:rPr>
          <w:rFonts w:cs="Arial"/>
          <w:sz w:val="20"/>
          <w:szCs w:val="20"/>
          <w:lang w:val="nl-BE"/>
        </w:rPr>
        <w:t xml:space="preserve"> 11.Kg7 Kh4 </w:t>
      </w:r>
      <w:r>
        <w:rPr>
          <w:rFonts w:cs="Arial"/>
          <w:i/>
          <w:sz w:val="20"/>
          <w:szCs w:val="20"/>
          <w:lang w:val="nl-BE"/>
        </w:rPr>
        <w:t>(11…f1D 13.T6g4+</w:t>
      </w:r>
      <w:r w:rsidR="006B31C0">
        <w:rPr>
          <w:rFonts w:cs="Arial"/>
          <w:i/>
          <w:sz w:val="20"/>
          <w:szCs w:val="20"/>
          <w:lang w:val="nl-BE"/>
        </w:rPr>
        <w:t xml:space="preserve"> en</w:t>
      </w:r>
      <w:r>
        <w:rPr>
          <w:rFonts w:cs="Arial"/>
          <w:i/>
          <w:sz w:val="20"/>
          <w:szCs w:val="20"/>
          <w:lang w:val="nl-BE"/>
        </w:rPr>
        <w:t xml:space="preserve"> mat.)</w:t>
      </w:r>
      <w:r>
        <w:rPr>
          <w:rFonts w:cs="Arial"/>
          <w:sz w:val="20"/>
          <w:szCs w:val="20"/>
          <w:lang w:val="nl-BE"/>
        </w:rPr>
        <w:t xml:space="preserve"> 12.Kh6 f1D 13.T6g4+ en mat.</w:t>
      </w:r>
    </w:p>
    <w:p w14:paraId="65398DF8" w14:textId="77777777" w:rsidR="006F3923" w:rsidRPr="00B354CB" w:rsidRDefault="006F3923" w:rsidP="006F3923">
      <w:pPr>
        <w:jc w:val="both"/>
        <w:rPr>
          <w:rFonts w:cs="Arial"/>
          <w:b/>
          <w:sz w:val="20"/>
          <w:szCs w:val="20"/>
          <w:lang w:val="en-GB"/>
        </w:rPr>
      </w:pPr>
      <w:r>
        <w:rPr>
          <w:rFonts w:cs="Arial"/>
          <w:b/>
          <w:sz w:val="20"/>
          <w:szCs w:val="20"/>
          <w:lang w:val="nl-BE"/>
        </w:rPr>
        <w:t xml:space="preserve">           </w:t>
      </w:r>
      <w:r w:rsidRPr="00B354CB">
        <w:rPr>
          <w:rFonts w:cs="Arial"/>
          <w:b/>
          <w:sz w:val="20"/>
          <w:szCs w:val="20"/>
          <w:lang w:val="en-GB"/>
        </w:rPr>
        <w:t>11.Tg7+</w:t>
      </w:r>
      <w:r w:rsidRPr="00B354CB">
        <w:rPr>
          <w:rFonts w:cs="Arial"/>
          <w:b/>
          <w:sz w:val="20"/>
          <w:szCs w:val="20"/>
          <w:lang w:val="en-GB"/>
        </w:rPr>
        <w:tab/>
      </w:r>
      <w:r w:rsidRPr="00B354CB">
        <w:rPr>
          <w:rFonts w:cs="Arial"/>
          <w:b/>
          <w:sz w:val="20"/>
          <w:szCs w:val="20"/>
          <w:lang w:val="en-GB"/>
        </w:rPr>
        <w:tab/>
        <w:t>Kh8</w:t>
      </w:r>
    </w:p>
    <w:p w14:paraId="6C0857D4" w14:textId="77777777" w:rsidR="006F3923" w:rsidRPr="00ED1153" w:rsidRDefault="006F3923" w:rsidP="006F3923">
      <w:pPr>
        <w:jc w:val="both"/>
        <w:rPr>
          <w:rFonts w:cs="Arial"/>
          <w:sz w:val="20"/>
          <w:szCs w:val="20"/>
          <w:lang w:val="nl-BE"/>
        </w:rPr>
      </w:pPr>
      <w:r w:rsidRPr="00B354CB">
        <w:rPr>
          <w:rFonts w:cs="Arial"/>
          <w:sz w:val="20"/>
          <w:szCs w:val="20"/>
          <w:lang w:val="en-GB"/>
        </w:rPr>
        <w:t>11…Kh6 12.T3g6+ Kh5 13.Th7+ mat.</w:t>
      </w:r>
      <w:r w:rsidR="000C27B9" w:rsidRPr="00B354CB">
        <w:rPr>
          <w:rFonts w:cs="Arial"/>
          <w:sz w:val="20"/>
          <w:szCs w:val="20"/>
          <w:lang w:val="en-GB"/>
        </w:rPr>
        <w:t xml:space="preserve"> </w:t>
      </w:r>
      <w:r w:rsidR="000C27B9" w:rsidRPr="00ED1153">
        <w:rPr>
          <w:rFonts w:cs="Arial"/>
          <w:sz w:val="20"/>
          <w:szCs w:val="20"/>
          <w:lang w:val="nl-BE"/>
        </w:rPr>
        <w:t>Ook na:</w:t>
      </w:r>
    </w:p>
    <w:p w14:paraId="171E6012" w14:textId="77777777" w:rsidR="006F3923" w:rsidRPr="00ED1153" w:rsidRDefault="006F3923" w:rsidP="006F3923">
      <w:pPr>
        <w:jc w:val="both"/>
        <w:rPr>
          <w:rFonts w:cs="Arial"/>
          <w:b/>
          <w:sz w:val="20"/>
          <w:szCs w:val="20"/>
          <w:lang w:val="nl-BE"/>
        </w:rPr>
      </w:pPr>
      <w:r w:rsidRPr="00ED1153">
        <w:rPr>
          <w:rFonts w:cs="Arial"/>
          <w:b/>
          <w:sz w:val="20"/>
          <w:szCs w:val="20"/>
          <w:lang w:val="nl-BE"/>
        </w:rPr>
        <w:t xml:space="preserve">           12.Tg8+</w:t>
      </w:r>
      <w:r w:rsidRPr="00ED1153">
        <w:rPr>
          <w:rFonts w:cs="Arial"/>
          <w:b/>
          <w:sz w:val="20"/>
          <w:szCs w:val="20"/>
          <w:lang w:val="nl-BE"/>
        </w:rPr>
        <w:tab/>
      </w:r>
      <w:r w:rsidRPr="00ED1153">
        <w:rPr>
          <w:rFonts w:cs="Arial"/>
          <w:b/>
          <w:sz w:val="20"/>
          <w:szCs w:val="20"/>
          <w:lang w:val="nl-BE"/>
        </w:rPr>
        <w:tab/>
        <w:t>Kh7</w:t>
      </w:r>
    </w:p>
    <w:p w14:paraId="0358565A" w14:textId="77777777" w:rsidR="006F3923" w:rsidRPr="00ED1153" w:rsidRDefault="006F3923" w:rsidP="006F3923">
      <w:pPr>
        <w:jc w:val="both"/>
        <w:rPr>
          <w:rFonts w:cs="Arial"/>
          <w:b/>
          <w:sz w:val="20"/>
          <w:szCs w:val="20"/>
          <w:lang w:val="nl-BE"/>
        </w:rPr>
      </w:pPr>
      <w:r w:rsidRPr="00ED1153">
        <w:rPr>
          <w:rFonts w:cs="Arial"/>
          <w:b/>
          <w:sz w:val="20"/>
          <w:szCs w:val="20"/>
          <w:lang w:val="nl-BE"/>
        </w:rPr>
        <w:t xml:space="preserve">           13.T3g7+</w:t>
      </w:r>
      <w:r w:rsidRPr="00ED1153">
        <w:rPr>
          <w:rFonts w:cs="Arial"/>
          <w:b/>
          <w:sz w:val="20"/>
          <w:szCs w:val="20"/>
          <w:lang w:val="nl-BE"/>
        </w:rPr>
        <w:tab/>
        <w:t>Kh6</w:t>
      </w:r>
    </w:p>
    <w:p w14:paraId="6EF57CEE" w14:textId="77777777" w:rsidR="006F3923" w:rsidRPr="000C27B9" w:rsidRDefault="000C27B9" w:rsidP="006F3923">
      <w:pPr>
        <w:jc w:val="both"/>
        <w:rPr>
          <w:rFonts w:cs="Arial"/>
          <w:b/>
          <w:sz w:val="20"/>
          <w:szCs w:val="20"/>
          <w:lang w:val="en-GB"/>
        </w:rPr>
      </w:pPr>
      <w:r w:rsidRPr="00ED1153">
        <w:rPr>
          <w:rFonts w:cs="Arial"/>
          <w:b/>
          <w:sz w:val="20"/>
          <w:szCs w:val="20"/>
          <w:lang w:val="nl-BE"/>
        </w:rPr>
        <w:t xml:space="preserve">           </w:t>
      </w:r>
      <w:r w:rsidRPr="00B354CB">
        <w:rPr>
          <w:rFonts w:cs="Arial"/>
          <w:b/>
          <w:sz w:val="20"/>
          <w:szCs w:val="20"/>
          <w:lang w:val="en-GB"/>
        </w:rPr>
        <w:t>14</w:t>
      </w:r>
      <w:r>
        <w:rPr>
          <w:rFonts w:cs="Arial"/>
          <w:b/>
          <w:sz w:val="20"/>
          <w:szCs w:val="20"/>
          <w:lang w:val="en-GB"/>
        </w:rPr>
        <w:t>.Th8+</w:t>
      </w:r>
      <w:r w:rsidR="006F3923">
        <w:rPr>
          <w:rFonts w:cs="Arial"/>
          <w:sz w:val="20"/>
          <w:szCs w:val="20"/>
          <w:lang w:val="en-GB"/>
        </w:rPr>
        <w:tab/>
      </w:r>
    </w:p>
    <w:p w14:paraId="5AC6A62D" w14:textId="77777777" w:rsidR="006F3923" w:rsidRDefault="006F3923" w:rsidP="006F3923">
      <w:pPr>
        <w:jc w:val="both"/>
        <w:rPr>
          <w:rFonts w:cs="Arial"/>
          <w:b/>
          <w:sz w:val="20"/>
          <w:szCs w:val="20"/>
          <w:lang w:val="en-GB"/>
        </w:rPr>
      </w:pPr>
    </w:p>
    <w:p w14:paraId="11E205F6" w14:textId="77777777" w:rsidR="006F3923" w:rsidRDefault="006F3923" w:rsidP="006F3923">
      <w:pPr>
        <w:jc w:val="both"/>
        <w:rPr>
          <w:rFonts w:cs="Arial"/>
          <w:i/>
          <w:sz w:val="20"/>
          <w:szCs w:val="20"/>
          <w:lang w:val="en-GB"/>
        </w:rPr>
      </w:pPr>
      <w:r>
        <w:rPr>
          <w:rFonts w:cs="Arial"/>
          <w:sz w:val="20"/>
          <w:szCs w:val="20"/>
          <w:lang w:val="en-GB"/>
        </w:rPr>
        <w:t xml:space="preserve">Ed van de Gevel schreef: </w:t>
      </w:r>
      <w:r>
        <w:rPr>
          <w:rFonts w:cs="Arial"/>
          <w:i/>
          <w:sz w:val="20"/>
          <w:szCs w:val="20"/>
          <w:lang w:val="en-GB"/>
        </w:rPr>
        <w:t>“From Belgium, Ignace sends a study that he describes as follows: This is an extension of the study:</w:t>
      </w:r>
    </w:p>
    <w:p w14:paraId="270B5A47" w14:textId="77777777" w:rsidR="006F3923" w:rsidRDefault="006F3923" w:rsidP="006F3923">
      <w:pPr>
        <w:jc w:val="both"/>
        <w:rPr>
          <w:rFonts w:cs="Arial"/>
          <w:i/>
          <w:sz w:val="20"/>
          <w:szCs w:val="20"/>
          <w:lang w:val="en-GB"/>
        </w:rPr>
      </w:pPr>
    </w:p>
    <w:p w14:paraId="79931A33" w14:textId="77777777" w:rsidR="006F3923" w:rsidRPr="00797805" w:rsidRDefault="006F3923" w:rsidP="006F3923">
      <w:pPr>
        <w:jc w:val="both"/>
        <w:rPr>
          <w:rFonts w:cs="Arial"/>
          <w:sz w:val="20"/>
          <w:szCs w:val="20"/>
          <w:lang w:val="en-GB"/>
        </w:rPr>
      </w:pPr>
      <w:r w:rsidRPr="00797805">
        <w:rPr>
          <w:rFonts w:cs="Arial"/>
          <w:sz w:val="20"/>
          <w:szCs w:val="20"/>
          <w:lang w:val="en-GB"/>
        </w:rPr>
        <w:t xml:space="preserve">Kf8 Re1 Rg2 / </w:t>
      </w:r>
    </w:p>
    <w:p w14:paraId="1B611083" w14:textId="77777777" w:rsidR="006F3923" w:rsidRPr="00797805" w:rsidRDefault="006F3923" w:rsidP="006F3923">
      <w:pPr>
        <w:jc w:val="both"/>
        <w:rPr>
          <w:rFonts w:cs="Arial"/>
          <w:sz w:val="20"/>
          <w:szCs w:val="20"/>
          <w:lang w:val="en-GB"/>
        </w:rPr>
      </w:pPr>
      <w:r w:rsidRPr="00797805">
        <w:rPr>
          <w:rFonts w:cs="Arial"/>
          <w:sz w:val="20"/>
          <w:szCs w:val="20"/>
          <w:lang w:val="en-GB"/>
        </w:rPr>
        <w:t xml:space="preserve">                   Kh8 Rh1 Rh2 e2 e7 +</w:t>
      </w:r>
    </w:p>
    <w:p w14:paraId="75C34056" w14:textId="77777777" w:rsidR="006F3923" w:rsidRDefault="006F3923" w:rsidP="006F3923">
      <w:pPr>
        <w:jc w:val="both"/>
        <w:rPr>
          <w:rFonts w:cs="Arial"/>
          <w:sz w:val="20"/>
          <w:szCs w:val="20"/>
          <w:lang w:val="en-GB"/>
        </w:rPr>
      </w:pPr>
    </w:p>
    <w:p w14:paraId="5E881FC5" w14:textId="77777777" w:rsidR="006F3923" w:rsidRDefault="006F3923" w:rsidP="006F3923">
      <w:pPr>
        <w:jc w:val="both"/>
        <w:rPr>
          <w:rFonts w:cs="Arial"/>
          <w:i/>
          <w:sz w:val="20"/>
          <w:szCs w:val="20"/>
          <w:lang w:val="en-GB"/>
        </w:rPr>
      </w:pPr>
      <w:r>
        <w:rPr>
          <w:rFonts w:cs="Arial"/>
          <w:i/>
          <w:sz w:val="20"/>
          <w:szCs w:val="20"/>
          <w:lang w:val="en-GB"/>
        </w:rPr>
        <w:t xml:space="preserve">by R. Missiaen, (Schaaknieuws 25 xi i2004) in a miniatureform. The black king is forced first upwards, then downwards, again upwards and finally mate on his way down-wards.” </w:t>
      </w:r>
    </w:p>
    <w:p w14:paraId="2737C493" w14:textId="77777777" w:rsidR="00BD0710" w:rsidRDefault="00BD0710" w:rsidP="006F3923">
      <w:pPr>
        <w:jc w:val="both"/>
        <w:rPr>
          <w:rFonts w:cs="Arial"/>
          <w:sz w:val="20"/>
          <w:szCs w:val="20"/>
          <w:lang w:val="en-GB"/>
        </w:rPr>
      </w:pPr>
    </w:p>
    <w:p w14:paraId="217D067C" w14:textId="77777777" w:rsidR="006F3923" w:rsidRPr="00BE3CD8" w:rsidRDefault="00BD0710" w:rsidP="006F3923">
      <w:pPr>
        <w:jc w:val="both"/>
        <w:rPr>
          <w:rFonts w:cs="Arial"/>
          <w:i/>
          <w:sz w:val="20"/>
          <w:szCs w:val="20"/>
          <w:lang w:val="en-GB"/>
        </w:rPr>
      </w:pPr>
      <w:r>
        <w:rPr>
          <w:rFonts w:cs="Arial"/>
          <w:sz w:val="20"/>
          <w:szCs w:val="20"/>
          <w:lang w:val="en-GB"/>
        </w:rPr>
        <w:t>En Ed besloot met:</w:t>
      </w:r>
      <w:r w:rsidR="006F3923">
        <w:rPr>
          <w:rFonts w:cs="Arial"/>
          <w:i/>
          <w:sz w:val="20"/>
          <w:szCs w:val="20"/>
          <w:lang w:val="en-GB"/>
        </w:rPr>
        <w:t xml:space="preserve"> </w:t>
      </w:r>
      <w:r>
        <w:rPr>
          <w:rFonts w:cs="Arial"/>
          <w:i/>
          <w:sz w:val="20"/>
          <w:szCs w:val="20"/>
          <w:lang w:val="en-GB"/>
        </w:rPr>
        <w:t>“</w:t>
      </w:r>
      <w:r w:rsidR="006F3923">
        <w:rPr>
          <w:rFonts w:cs="Arial"/>
          <w:i/>
          <w:sz w:val="20"/>
          <w:szCs w:val="20"/>
          <w:lang w:val="en-GB"/>
        </w:rPr>
        <w:t>Yes, up and</w:t>
      </w:r>
      <w:r>
        <w:rPr>
          <w:rFonts w:cs="Arial"/>
          <w:i/>
          <w:sz w:val="20"/>
          <w:szCs w:val="20"/>
          <w:lang w:val="en-GB"/>
        </w:rPr>
        <w:t xml:space="preserve">  </w:t>
      </w:r>
      <w:r w:rsidR="00BE3CD8">
        <w:rPr>
          <w:rFonts w:cs="Arial"/>
          <w:i/>
          <w:sz w:val="20"/>
          <w:szCs w:val="20"/>
          <w:lang w:val="en-GB"/>
        </w:rPr>
        <w:t>down and up and down it goes.”</w:t>
      </w:r>
    </w:p>
    <w:p w14:paraId="546E76AC" w14:textId="77777777" w:rsidR="006F3923" w:rsidRPr="00BE3CD8" w:rsidRDefault="006F3923" w:rsidP="006F3923">
      <w:pPr>
        <w:jc w:val="both"/>
        <w:rPr>
          <w:rFonts w:cs="Arial"/>
          <w:sz w:val="20"/>
          <w:szCs w:val="20"/>
          <w:lang w:val="en-GB"/>
        </w:rPr>
      </w:pPr>
    </w:p>
    <w:p w14:paraId="2CCB8418" w14:textId="77777777" w:rsidR="006F3923" w:rsidRDefault="006F3923" w:rsidP="006F3923">
      <w:pPr>
        <w:jc w:val="both"/>
        <w:rPr>
          <w:rFonts w:cs="Arial"/>
          <w:color w:val="222222"/>
          <w:sz w:val="20"/>
          <w:szCs w:val="20"/>
          <w:lang w:val="nl-BE"/>
        </w:rPr>
      </w:pPr>
      <w:r>
        <w:rPr>
          <w:rFonts w:cs="Arial"/>
          <w:color w:val="222222"/>
          <w:sz w:val="20"/>
          <w:szCs w:val="20"/>
          <w:lang w:val="nl-BE"/>
        </w:rPr>
        <w:t>De oplossing van Roger Mis-siaen </w:t>
      </w:r>
      <w:r>
        <w:rPr>
          <w:rStyle w:val="apple-converted-space"/>
          <w:rFonts w:cs="Arial"/>
          <w:color w:val="222222"/>
          <w:sz w:val="20"/>
          <w:szCs w:val="20"/>
          <w:lang w:val="nl-BE"/>
        </w:rPr>
        <w:t> </w:t>
      </w:r>
      <w:r>
        <w:rPr>
          <w:rFonts w:cs="Arial"/>
          <w:color w:val="222222"/>
          <w:sz w:val="20"/>
          <w:szCs w:val="20"/>
          <w:lang w:val="nl-BE"/>
        </w:rPr>
        <w:t>is: 1.Teg1 Kh7 2.Kf7 Kh6 3.Tg6+ Kh5 4.T1g5+ Kh4 5.Tg4+ Kh3 6.Tg3+ Kh4 7.T6g4+ Kh5 8.Tg5+ Kh6 9.Tg6+ Kh7 10.Tg7+ Kh8 11.Tg8+ Kh7 12.T3g7+ Kh6 13.Th8+ en mat. </w:t>
      </w:r>
    </w:p>
    <w:p w14:paraId="16975DDE" w14:textId="77777777" w:rsidR="000C27B9" w:rsidRDefault="000C27B9" w:rsidP="006F3923">
      <w:pPr>
        <w:jc w:val="both"/>
        <w:rPr>
          <w:rFonts w:cs="Arial"/>
          <w:color w:val="222222"/>
          <w:sz w:val="20"/>
          <w:szCs w:val="20"/>
          <w:lang w:val="nl-BE"/>
        </w:rPr>
      </w:pPr>
    </w:p>
    <w:p w14:paraId="47F8DC9F" w14:textId="77777777" w:rsidR="009F6A82" w:rsidRDefault="009F6A82" w:rsidP="009F6A82">
      <w:pPr>
        <w:jc w:val="both"/>
        <w:rPr>
          <w:rFonts w:cs="Arial"/>
          <w:b/>
          <w:color w:val="222222"/>
          <w:sz w:val="20"/>
          <w:szCs w:val="20"/>
          <w:lang w:val="nl-BE"/>
        </w:rPr>
      </w:pPr>
    </w:p>
    <w:p w14:paraId="3134AAD6" w14:textId="77777777" w:rsidR="006F3923" w:rsidRPr="009F6A82" w:rsidRDefault="00993226" w:rsidP="009F6A82">
      <w:pPr>
        <w:jc w:val="center"/>
        <w:rPr>
          <w:rFonts w:cs="Arial"/>
          <w:b/>
          <w:color w:val="222222"/>
          <w:sz w:val="20"/>
          <w:szCs w:val="20"/>
          <w:lang w:val="nl-BE"/>
        </w:rPr>
      </w:pPr>
      <w:r>
        <w:rPr>
          <w:rFonts w:cs="Arial"/>
          <w:b/>
          <w:sz w:val="20"/>
          <w:szCs w:val="20"/>
          <w:lang w:val="nl-BE"/>
        </w:rPr>
        <w:lastRenderedPageBreak/>
        <w:t xml:space="preserve">- </w:t>
      </w:r>
      <w:r w:rsidR="00741791">
        <w:rPr>
          <w:rFonts w:cs="Arial"/>
          <w:b/>
          <w:sz w:val="20"/>
          <w:szCs w:val="20"/>
          <w:lang w:val="nl-BE"/>
        </w:rPr>
        <w:t>199</w:t>
      </w:r>
      <w:r w:rsidR="006F3923">
        <w:rPr>
          <w:rFonts w:cs="Arial"/>
          <w:b/>
          <w:sz w:val="20"/>
          <w:szCs w:val="20"/>
          <w:lang w:val="nl-BE"/>
        </w:rPr>
        <w:t xml:space="preserve"> -</w:t>
      </w:r>
    </w:p>
    <w:p w14:paraId="4C8A9CDF" w14:textId="77777777" w:rsidR="006F3923" w:rsidRDefault="006F3923" w:rsidP="006F3923">
      <w:pPr>
        <w:spacing w:line="190" w:lineRule="exact"/>
        <w:jc w:val="center"/>
        <w:rPr>
          <w:rFonts w:cs="Arial"/>
          <w:i/>
          <w:sz w:val="20"/>
          <w:szCs w:val="20"/>
          <w:lang w:val="nl-BE"/>
        </w:rPr>
      </w:pPr>
    </w:p>
    <w:p w14:paraId="7CB0FBA3" w14:textId="77777777" w:rsidR="006F3923" w:rsidRPr="00B0219E" w:rsidRDefault="006F3923" w:rsidP="006F3923">
      <w:pPr>
        <w:spacing w:line="190" w:lineRule="exact"/>
        <w:jc w:val="center"/>
        <w:rPr>
          <w:rFonts w:cs="Arial"/>
          <w:sz w:val="20"/>
          <w:szCs w:val="20"/>
          <w:lang w:val="nl-BE"/>
        </w:rPr>
      </w:pPr>
      <w:r w:rsidRPr="00B0219E">
        <w:rPr>
          <w:rFonts w:cs="Arial"/>
          <w:i/>
          <w:sz w:val="20"/>
          <w:szCs w:val="20"/>
          <w:lang w:val="nl-BE"/>
        </w:rPr>
        <w:t>EG, 2010</w:t>
      </w:r>
    </w:p>
    <w:p w14:paraId="2CB29A3F" w14:textId="77777777" w:rsidR="006F3923" w:rsidRPr="00B0219E" w:rsidRDefault="006F3923" w:rsidP="006F3923">
      <w:pPr>
        <w:spacing w:line="190" w:lineRule="exact"/>
        <w:jc w:val="center"/>
        <w:rPr>
          <w:rFonts w:cs="Arial"/>
          <w:i/>
          <w:sz w:val="20"/>
          <w:szCs w:val="20"/>
          <w:lang w:val="nl-BE"/>
        </w:rPr>
      </w:pPr>
    </w:p>
    <w:p w14:paraId="5AD42A71" w14:textId="77777777" w:rsidR="006F3923" w:rsidRPr="00B0219E" w:rsidRDefault="006F3923" w:rsidP="006F3923">
      <w:pPr>
        <w:pStyle w:val="03aText"/>
        <w:jc w:val="center"/>
        <w:rPr>
          <w:lang w:val="nl-BE"/>
        </w:rPr>
      </w:pPr>
      <w:r>
        <w:object w:dxaOrig="4579" w:dyaOrig="4577" w14:anchorId="0A2D5D2E">
          <v:shape id="_x0000_i1213" type="#_x0000_t75" style="width:153.4pt;height:154.5pt" o:ole="">
            <v:imagedata r:id="rId398" o:title=""/>
          </v:shape>
          <o:OLEObject Type="Embed" ProgID="CorelDRAW.Graphic.12" ShapeID="_x0000_i1213" DrawAspect="Content" ObjectID="_1587467606" r:id="rId399"/>
        </w:object>
      </w:r>
    </w:p>
    <w:p w14:paraId="186D1CCD" w14:textId="77777777" w:rsidR="006F3923" w:rsidRPr="00B0219E" w:rsidRDefault="006F3923" w:rsidP="006F3923">
      <w:pPr>
        <w:pStyle w:val="03aText"/>
        <w:rPr>
          <w:b/>
          <w:sz w:val="24"/>
          <w:szCs w:val="24"/>
          <w:lang w:val="nl-BE"/>
        </w:rPr>
      </w:pPr>
    </w:p>
    <w:p w14:paraId="2CF69F98" w14:textId="77777777" w:rsidR="006F3923" w:rsidRPr="00B0219E" w:rsidRDefault="006F3923" w:rsidP="006F3923">
      <w:pPr>
        <w:pStyle w:val="03aText"/>
        <w:rPr>
          <w:lang w:val="nl-BE"/>
        </w:rPr>
      </w:pPr>
      <w:r w:rsidRPr="00B0219E">
        <w:rPr>
          <w:b/>
          <w:sz w:val="24"/>
          <w:szCs w:val="24"/>
          <w:lang w:val="nl-BE"/>
        </w:rPr>
        <w:t>+</w:t>
      </w:r>
      <w:r w:rsidRPr="00B0219E">
        <w:rPr>
          <w:lang w:val="nl-BE"/>
        </w:rPr>
        <w:t xml:space="preserve">                              0040.12 h3h5</w:t>
      </w:r>
    </w:p>
    <w:p w14:paraId="0C5549C3" w14:textId="77777777" w:rsidR="006F3923" w:rsidRPr="00B0219E" w:rsidRDefault="006F3923" w:rsidP="006F3923">
      <w:pPr>
        <w:pStyle w:val="03aText"/>
        <w:rPr>
          <w:lang w:val="nl-BE"/>
        </w:rPr>
      </w:pPr>
    </w:p>
    <w:p w14:paraId="3EFB7284" w14:textId="77777777" w:rsidR="006F3923" w:rsidRPr="00B0219E" w:rsidRDefault="006F3923" w:rsidP="006F3923">
      <w:pPr>
        <w:pStyle w:val="03aText"/>
        <w:rPr>
          <w:b/>
          <w:lang w:val="nl-BE"/>
        </w:rPr>
      </w:pPr>
      <w:r w:rsidRPr="00B0219E">
        <w:rPr>
          <w:lang w:val="nl-BE"/>
        </w:rPr>
        <w:t xml:space="preserve">             </w:t>
      </w:r>
      <w:r w:rsidRPr="00B0219E">
        <w:rPr>
          <w:b/>
          <w:lang w:val="nl-BE"/>
        </w:rPr>
        <w:t>1.e6</w:t>
      </w:r>
      <w:r w:rsidRPr="00B0219E">
        <w:rPr>
          <w:b/>
          <w:lang w:val="nl-BE"/>
        </w:rPr>
        <w:tab/>
      </w:r>
      <w:r w:rsidRPr="00B0219E">
        <w:rPr>
          <w:b/>
          <w:lang w:val="nl-BE"/>
        </w:rPr>
        <w:tab/>
        <w:t>Lh4</w:t>
      </w:r>
    </w:p>
    <w:p w14:paraId="4F650007" w14:textId="77777777" w:rsidR="006F3923" w:rsidRPr="00B0219E" w:rsidRDefault="006F3923" w:rsidP="006F3923">
      <w:pPr>
        <w:pStyle w:val="03aText"/>
        <w:rPr>
          <w:b/>
          <w:lang w:val="nl-BE"/>
        </w:rPr>
      </w:pPr>
      <w:r w:rsidRPr="00B0219E">
        <w:rPr>
          <w:b/>
          <w:lang w:val="nl-BE"/>
        </w:rPr>
        <w:t xml:space="preserve">             2.Le2+</w:t>
      </w:r>
      <w:r w:rsidRPr="00B0219E">
        <w:rPr>
          <w:b/>
          <w:lang w:val="nl-BE"/>
        </w:rPr>
        <w:tab/>
      </w:r>
      <w:r w:rsidRPr="00B0219E">
        <w:rPr>
          <w:b/>
          <w:lang w:val="nl-BE"/>
        </w:rPr>
        <w:tab/>
        <w:t>Kg6</w:t>
      </w:r>
    </w:p>
    <w:p w14:paraId="70BEF0B8" w14:textId="77777777" w:rsidR="006F3923" w:rsidRPr="00ED1153" w:rsidRDefault="006F3923" w:rsidP="006F3923">
      <w:pPr>
        <w:pStyle w:val="03aText"/>
        <w:rPr>
          <w:b/>
          <w:lang w:val="nl-BE"/>
        </w:rPr>
      </w:pPr>
      <w:r w:rsidRPr="00B0219E">
        <w:rPr>
          <w:b/>
          <w:lang w:val="nl-BE"/>
        </w:rPr>
        <w:t xml:space="preserve">             </w:t>
      </w:r>
      <w:r w:rsidRPr="00ED1153">
        <w:rPr>
          <w:b/>
          <w:lang w:val="nl-BE"/>
        </w:rPr>
        <w:t>3.Kxh4</w:t>
      </w:r>
      <w:r w:rsidRPr="00ED1153">
        <w:rPr>
          <w:b/>
          <w:lang w:val="nl-BE"/>
        </w:rPr>
        <w:tab/>
      </w:r>
      <w:r w:rsidRPr="00ED1153">
        <w:rPr>
          <w:b/>
          <w:lang w:val="nl-BE"/>
        </w:rPr>
        <w:tab/>
        <w:t>b3</w:t>
      </w:r>
    </w:p>
    <w:p w14:paraId="6825BD6D" w14:textId="77777777" w:rsidR="006F3923" w:rsidRDefault="006F3923" w:rsidP="006F3923">
      <w:pPr>
        <w:pStyle w:val="03aText"/>
        <w:rPr>
          <w:lang w:val="nl-BE"/>
        </w:rPr>
      </w:pPr>
      <w:r>
        <w:rPr>
          <w:lang w:val="nl-BE"/>
        </w:rPr>
        <w:t>Na bijvoorbeeld 3...Kf6</w:t>
      </w:r>
      <w:r w:rsidR="00DE7601">
        <w:rPr>
          <w:lang w:val="nl-BE"/>
        </w:rPr>
        <w:t>?</w:t>
      </w:r>
      <w:r>
        <w:rPr>
          <w:lang w:val="nl-BE"/>
        </w:rPr>
        <w:t xml:space="preserve"> 4.Lc4 houdt de loper de zwarte pionnen tegen en komt de witte koning ter hulp. </w:t>
      </w:r>
    </w:p>
    <w:p w14:paraId="0AE0DEBC" w14:textId="77777777" w:rsidR="006F3923" w:rsidRDefault="006F3923" w:rsidP="006F3923">
      <w:pPr>
        <w:pStyle w:val="03aText"/>
        <w:rPr>
          <w:lang w:val="nl-BE"/>
        </w:rPr>
      </w:pPr>
      <w:r>
        <w:rPr>
          <w:lang w:val="nl-BE"/>
        </w:rPr>
        <w:t xml:space="preserve">             </w:t>
      </w:r>
      <w:r>
        <w:rPr>
          <w:b/>
          <w:lang w:val="nl-BE"/>
        </w:rPr>
        <w:t>4.Lc4</w:t>
      </w:r>
      <w:r>
        <w:rPr>
          <w:b/>
          <w:lang w:val="nl-BE"/>
        </w:rPr>
        <w:tab/>
      </w:r>
      <w:r>
        <w:rPr>
          <w:b/>
          <w:lang w:val="nl-BE"/>
        </w:rPr>
        <w:tab/>
        <w:t>b2</w:t>
      </w:r>
    </w:p>
    <w:p w14:paraId="6FCD877E" w14:textId="77777777" w:rsidR="006F3923" w:rsidRDefault="006F3923" w:rsidP="006F3923">
      <w:pPr>
        <w:pStyle w:val="03aText"/>
        <w:rPr>
          <w:b/>
          <w:lang w:val="nl-BE"/>
        </w:rPr>
      </w:pPr>
      <w:r>
        <w:rPr>
          <w:b/>
          <w:lang w:val="nl-BE"/>
        </w:rPr>
        <w:t xml:space="preserve">             5.e7</w:t>
      </w:r>
      <w:r>
        <w:rPr>
          <w:b/>
          <w:lang w:val="nl-BE"/>
        </w:rPr>
        <w:tab/>
      </w:r>
      <w:r>
        <w:rPr>
          <w:b/>
          <w:lang w:val="nl-BE"/>
        </w:rPr>
        <w:tab/>
        <w:t>b1D</w:t>
      </w:r>
    </w:p>
    <w:p w14:paraId="3AD3EBA1" w14:textId="77777777" w:rsidR="006F3923" w:rsidRDefault="006F3923" w:rsidP="006F3923">
      <w:pPr>
        <w:pStyle w:val="03aText"/>
        <w:rPr>
          <w:b/>
          <w:lang w:val="nl-BE"/>
        </w:rPr>
      </w:pPr>
      <w:r>
        <w:rPr>
          <w:b/>
          <w:lang w:val="nl-BE"/>
        </w:rPr>
        <w:t xml:space="preserve">             6.e8D+</w:t>
      </w:r>
    </w:p>
    <w:p w14:paraId="6F0346E4" w14:textId="77777777" w:rsidR="006F3923" w:rsidRDefault="006F3923" w:rsidP="006F3923">
      <w:pPr>
        <w:pStyle w:val="03aText"/>
        <w:rPr>
          <w:lang w:val="nl-BE"/>
        </w:rPr>
      </w:pPr>
      <w:r>
        <w:rPr>
          <w:lang w:val="nl-BE"/>
        </w:rPr>
        <w:t>Beide hebben het promotieveld bereikt, maar na:</w:t>
      </w:r>
    </w:p>
    <w:p w14:paraId="6BC39D00" w14:textId="77777777" w:rsidR="006F3923" w:rsidRDefault="006F3923" w:rsidP="006F3923">
      <w:pPr>
        <w:pStyle w:val="03aText"/>
        <w:rPr>
          <w:b/>
          <w:lang w:val="nl-BE"/>
        </w:rPr>
      </w:pPr>
      <w:r>
        <w:rPr>
          <w:lang w:val="nl-BE"/>
        </w:rPr>
        <w:t xml:space="preserve">             </w:t>
      </w:r>
      <w:r>
        <w:rPr>
          <w:b/>
          <w:lang w:val="nl-BE"/>
        </w:rPr>
        <w:t>6...</w:t>
      </w:r>
      <w:r>
        <w:rPr>
          <w:b/>
          <w:lang w:val="nl-BE"/>
        </w:rPr>
        <w:tab/>
      </w:r>
      <w:r>
        <w:rPr>
          <w:b/>
          <w:lang w:val="nl-BE"/>
        </w:rPr>
        <w:tab/>
        <w:t>Kf5</w:t>
      </w:r>
    </w:p>
    <w:p w14:paraId="4A6AF2B9" w14:textId="77777777" w:rsidR="006F3923" w:rsidRDefault="006F3923" w:rsidP="006F3923">
      <w:pPr>
        <w:pStyle w:val="03aText"/>
        <w:rPr>
          <w:b/>
          <w:lang w:val="nl-BE"/>
        </w:rPr>
      </w:pPr>
      <w:r>
        <w:rPr>
          <w:b/>
          <w:lang w:val="nl-BE"/>
        </w:rPr>
        <w:t xml:space="preserve">             7.Dh5+</w:t>
      </w:r>
      <w:r>
        <w:rPr>
          <w:b/>
          <w:lang w:val="nl-BE"/>
        </w:rPr>
        <w:tab/>
      </w:r>
      <w:r>
        <w:rPr>
          <w:b/>
          <w:lang w:val="nl-BE"/>
        </w:rPr>
        <w:tab/>
        <w:t>Kf4</w:t>
      </w:r>
    </w:p>
    <w:p w14:paraId="03EE8870" w14:textId="77777777" w:rsidR="006F3923" w:rsidRDefault="006F3923" w:rsidP="006F3923">
      <w:pPr>
        <w:pStyle w:val="03aText"/>
        <w:rPr>
          <w:b/>
          <w:lang w:val="nl-BE"/>
        </w:rPr>
      </w:pPr>
      <w:r>
        <w:rPr>
          <w:b/>
          <w:lang w:val="nl-BE"/>
        </w:rPr>
        <w:t xml:space="preserve">             8.Dg5+</w:t>
      </w:r>
      <w:r>
        <w:rPr>
          <w:b/>
          <w:lang w:val="nl-BE"/>
        </w:rPr>
        <w:tab/>
      </w:r>
      <w:r>
        <w:rPr>
          <w:b/>
          <w:lang w:val="nl-BE"/>
        </w:rPr>
        <w:tab/>
        <w:t>Kf3</w:t>
      </w:r>
    </w:p>
    <w:p w14:paraId="70F4F35F" w14:textId="77777777" w:rsidR="006F3923" w:rsidRDefault="006F3923" w:rsidP="006F3923">
      <w:pPr>
        <w:pStyle w:val="03aText"/>
        <w:rPr>
          <w:b/>
          <w:lang w:val="nl-BE"/>
        </w:rPr>
      </w:pPr>
      <w:r>
        <w:rPr>
          <w:b/>
          <w:lang w:val="nl-BE"/>
        </w:rPr>
        <w:t xml:space="preserve">             9.Dg3+</w:t>
      </w:r>
      <w:r>
        <w:rPr>
          <w:b/>
          <w:lang w:val="nl-BE"/>
        </w:rPr>
        <w:tab/>
      </w:r>
      <w:r>
        <w:rPr>
          <w:b/>
          <w:lang w:val="nl-BE"/>
        </w:rPr>
        <w:tab/>
        <w:t>Ke4</w:t>
      </w:r>
    </w:p>
    <w:p w14:paraId="002976AE" w14:textId="77777777" w:rsidR="006F3923" w:rsidRPr="00177777" w:rsidRDefault="006F3923" w:rsidP="006F3923">
      <w:pPr>
        <w:pStyle w:val="03aText"/>
        <w:rPr>
          <w:b/>
          <w:lang w:val="nl-BE"/>
        </w:rPr>
      </w:pPr>
      <w:r>
        <w:rPr>
          <w:b/>
          <w:lang w:val="nl-BE"/>
        </w:rPr>
        <w:t xml:space="preserve">           </w:t>
      </w:r>
      <w:r w:rsidRPr="00177777">
        <w:rPr>
          <w:b/>
          <w:lang w:val="nl-BE"/>
        </w:rPr>
        <w:t>10.Dg6+</w:t>
      </w:r>
      <w:r w:rsidRPr="00177777">
        <w:rPr>
          <w:b/>
          <w:lang w:val="nl-BE"/>
        </w:rPr>
        <w:tab/>
      </w:r>
      <w:r w:rsidRPr="00177777">
        <w:rPr>
          <w:b/>
          <w:lang w:val="nl-BE"/>
        </w:rPr>
        <w:tab/>
        <w:t>Kd4</w:t>
      </w:r>
    </w:p>
    <w:p w14:paraId="51BAABBB" w14:textId="77777777" w:rsidR="006F3923" w:rsidRPr="00177777" w:rsidRDefault="00994CBF" w:rsidP="006F3923">
      <w:pPr>
        <w:pStyle w:val="03aText"/>
        <w:rPr>
          <w:b/>
          <w:lang w:val="nl-BE"/>
        </w:rPr>
      </w:pPr>
      <w:r>
        <w:rPr>
          <w:b/>
          <w:lang w:val="nl-BE"/>
        </w:rPr>
        <w:t xml:space="preserve">           11.Dxb1</w:t>
      </w:r>
      <w:r>
        <w:rPr>
          <w:b/>
          <w:lang w:val="nl-BE"/>
        </w:rPr>
        <w:tab/>
      </w:r>
      <w:r>
        <w:rPr>
          <w:b/>
          <w:lang w:val="nl-BE"/>
        </w:rPr>
        <w:tab/>
      </w:r>
    </w:p>
    <w:p w14:paraId="015AF975" w14:textId="77777777" w:rsidR="006F3923" w:rsidRPr="00177777" w:rsidRDefault="00994CBF" w:rsidP="006F3923">
      <w:pPr>
        <w:pStyle w:val="03aText"/>
        <w:rPr>
          <w:b/>
          <w:lang w:val="nl-BE"/>
        </w:rPr>
      </w:pPr>
      <w:r>
        <w:rPr>
          <w:lang w:val="nl-BE"/>
        </w:rPr>
        <w:t>En</w:t>
      </w:r>
      <w:r w:rsidR="006F3923" w:rsidRPr="00177777">
        <w:rPr>
          <w:lang w:val="nl-BE"/>
        </w:rPr>
        <w:t xml:space="preserve"> wit wint.</w:t>
      </w:r>
    </w:p>
    <w:p w14:paraId="1A20BB2C" w14:textId="77777777" w:rsidR="006F3923" w:rsidRPr="00177777" w:rsidRDefault="006F3923" w:rsidP="006F3923">
      <w:pPr>
        <w:pStyle w:val="03aText"/>
        <w:rPr>
          <w:lang w:val="nl-BE"/>
        </w:rPr>
      </w:pPr>
    </w:p>
    <w:p w14:paraId="74B94D44" w14:textId="77777777" w:rsidR="006F3923" w:rsidRPr="00177777" w:rsidRDefault="006F3923" w:rsidP="006F3923">
      <w:pPr>
        <w:pStyle w:val="03aText"/>
        <w:rPr>
          <w:lang w:val="nl-BE"/>
        </w:rPr>
      </w:pPr>
    </w:p>
    <w:p w14:paraId="03D61D95" w14:textId="77777777" w:rsidR="006F3923" w:rsidRDefault="006F3923" w:rsidP="006F3923">
      <w:pPr>
        <w:pStyle w:val="03aText"/>
        <w:rPr>
          <w:lang w:val="nl-BE"/>
        </w:rPr>
      </w:pPr>
    </w:p>
    <w:p w14:paraId="4839A057" w14:textId="77777777" w:rsidR="0089227E" w:rsidRPr="00177777" w:rsidRDefault="0089227E" w:rsidP="006F3923">
      <w:pPr>
        <w:pStyle w:val="03aText"/>
        <w:rPr>
          <w:lang w:val="nl-BE"/>
        </w:rPr>
      </w:pPr>
    </w:p>
    <w:p w14:paraId="65C900D2" w14:textId="77777777" w:rsidR="00AF6C43" w:rsidRDefault="00AF6C43" w:rsidP="006F3923">
      <w:pPr>
        <w:pStyle w:val="03aText"/>
        <w:rPr>
          <w:lang w:val="nl-BE"/>
        </w:rPr>
      </w:pPr>
    </w:p>
    <w:p w14:paraId="6B31629C" w14:textId="77777777" w:rsidR="00FA66CB" w:rsidRPr="00177777" w:rsidRDefault="00FA66CB" w:rsidP="006F3923">
      <w:pPr>
        <w:pStyle w:val="03aText"/>
        <w:rPr>
          <w:lang w:val="nl-BE"/>
        </w:rPr>
      </w:pPr>
    </w:p>
    <w:p w14:paraId="60A0F135" w14:textId="77777777" w:rsidR="006F3923" w:rsidRDefault="006F3923" w:rsidP="006F3923">
      <w:pPr>
        <w:pStyle w:val="03aText"/>
        <w:rPr>
          <w:lang w:val="nl-BE"/>
        </w:rPr>
      </w:pPr>
      <w:r>
        <w:rPr>
          <w:lang w:val="nl-BE"/>
        </w:rPr>
        <w:t xml:space="preserve">In </w:t>
      </w:r>
      <w:r>
        <w:rPr>
          <w:i/>
          <w:lang w:val="nl-BE"/>
        </w:rPr>
        <w:t xml:space="preserve">Shakhmatnaja Moskva </w:t>
      </w:r>
      <w:r>
        <w:rPr>
          <w:lang w:val="nl-BE"/>
        </w:rPr>
        <w:t>(1965) publiceerde E. Pogosjants deze ministudie:</w:t>
      </w:r>
    </w:p>
    <w:p w14:paraId="195265E2" w14:textId="77777777" w:rsidR="006F3923" w:rsidRDefault="006F3923" w:rsidP="006F3923">
      <w:pPr>
        <w:pStyle w:val="03aText"/>
        <w:rPr>
          <w:lang w:val="nl-BE"/>
        </w:rPr>
      </w:pPr>
      <w:r>
        <w:rPr>
          <w:lang w:val="nl-BE"/>
        </w:rPr>
        <w:t xml:space="preserve"> </w:t>
      </w:r>
    </w:p>
    <w:p w14:paraId="091B4A99" w14:textId="77777777" w:rsidR="006F3923" w:rsidRPr="00DE7601" w:rsidRDefault="006F3923" w:rsidP="006F3923">
      <w:pPr>
        <w:pStyle w:val="03aText"/>
        <w:rPr>
          <w:lang w:val="en-GB"/>
        </w:rPr>
      </w:pPr>
      <w:r w:rsidRPr="00DE7601">
        <w:rPr>
          <w:lang w:val="en-GB"/>
        </w:rPr>
        <w:t>Kh3 Lc4 e5 / Kh5 Le1 b4 +</w:t>
      </w:r>
    </w:p>
    <w:p w14:paraId="77098B99" w14:textId="77777777" w:rsidR="006F3923" w:rsidRPr="00DE7601" w:rsidRDefault="006F3923" w:rsidP="006F3923">
      <w:pPr>
        <w:pStyle w:val="03aText"/>
        <w:rPr>
          <w:lang w:val="en-GB"/>
        </w:rPr>
      </w:pPr>
    </w:p>
    <w:p w14:paraId="443D5961" w14:textId="77777777" w:rsidR="006F3923" w:rsidRDefault="006F3923" w:rsidP="006F3923">
      <w:pPr>
        <w:pStyle w:val="03aText"/>
        <w:rPr>
          <w:lang w:val="nl-BE"/>
        </w:rPr>
      </w:pPr>
      <w:r>
        <w:rPr>
          <w:lang w:val="nl-BE"/>
        </w:rPr>
        <w:t xml:space="preserve">De beginzetten zijn gelijklopend met de mijne, maar na zet </w:t>
      </w:r>
      <w:r w:rsidRPr="001C65C2">
        <w:rPr>
          <w:b/>
          <w:lang w:val="nl-BE"/>
        </w:rPr>
        <w:t>6...Kf6</w:t>
      </w:r>
      <w:r>
        <w:rPr>
          <w:lang w:val="nl-BE"/>
        </w:rPr>
        <w:t xml:space="preserve"> </w:t>
      </w:r>
      <w:r>
        <w:rPr>
          <w:i/>
          <w:lang w:val="nl-BE"/>
        </w:rPr>
        <w:t xml:space="preserve">(in plaats van mijn </w:t>
      </w:r>
      <w:r w:rsidRPr="001C65C2">
        <w:rPr>
          <w:b/>
          <w:i/>
          <w:lang w:val="nl-BE"/>
        </w:rPr>
        <w:t>6...Kf5</w:t>
      </w:r>
      <w:r>
        <w:rPr>
          <w:i/>
          <w:lang w:val="nl-BE"/>
        </w:rPr>
        <w:t xml:space="preserve">) </w:t>
      </w:r>
      <w:r>
        <w:rPr>
          <w:lang w:val="nl-BE"/>
        </w:rPr>
        <w:t xml:space="preserve">gaat de componist verder met:  7.De6+ Kg7 </w:t>
      </w:r>
      <w:r w:rsidRPr="001C65C2">
        <w:rPr>
          <w:b/>
          <w:lang w:val="nl-BE"/>
        </w:rPr>
        <w:t>8.Df7+</w:t>
      </w:r>
      <w:r>
        <w:rPr>
          <w:lang w:val="nl-BE"/>
        </w:rPr>
        <w:t xml:space="preserve"> Kh6 9.Df8+ Kg6 10.Lf7+ Kf5 11.La2+ met verove-ring van de dame. </w:t>
      </w:r>
    </w:p>
    <w:p w14:paraId="009AAE31" w14:textId="77777777" w:rsidR="006F3923" w:rsidRDefault="006F3923" w:rsidP="006F3923">
      <w:pPr>
        <w:pStyle w:val="03aText"/>
        <w:rPr>
          <w:lang w:val="nl-BE"/>
        </w:rPr>
      </w:pPr>
    </w:p>
    <w:p w14:paraId="49193A02" w14:textId="77777777" w:rsidR="006F3923" w:rsidRDefault="006F3923" w:rsidP="006F3923">
      <w:pPr>
        <w:pStyle w:val="03aText"/>
        <w:rPr>
          <w:lang w:val="nl-BE"/>
        </w:rPr>
      </w:pPr>
      <w:r>
        <w:rPr>
          <w:lang w:val="nl-BE"/>
        </w:rPr>
        <w:t xml:space="preserve">Maar helaas </w:t>
      </w:r>
      <w:r w:rsidR="00782245">
        <w:rPr>
          <w:lang w:val="nl-BE"/>
        </w:rPr>
        <w:t xml:space="preserve">zijn ook de zetten </w:t>
      </w:r>
      <w:r w:rsidR="00782245" w:rsidRPr="001C65C2">
        <w:rPr>
          <w:b/>
          <w:lang w:val="nl-BE"/>
        </w:rPr>
        <w:t>8.De7+ en 8.Dg8+</w:t>
      </w:r>
      <w:r w:rsidR="00A16E98">
        <w:rPr>
          <w:lang w:val="nl-BE"/>
        </w:rPr>
        <w:t xml:space="preserve"> winnend.</w:t>
      </w:r>
    </w:p>
    <w:p w14:paraId="67D33F02" w14:textId="77777777" w:rsidR="006F3923" w:rsidRDefault="006F3923" w:rsidP="006F3923">
      <w:pPr>
        <w:pStyle w:val="03aText"/>
        <w:rPr>
          <w:lang w:val="nl-BE"/>
        </w:rPr>
      </w:pPr>
    </w:p>
    <w:p w14:paraId="2E2524B1" w14:textId="77777777" w:rsidR="00624401" w:rsidRDefault="00225546" w:rsidP="006F3923">
      <w:pPr>
        <w:pStyle w:val="03aText"/>
        <w:rPr>
          <w:lang w:val="nl-BE"/>
        </w:rPr>
      </w:pPr>
      <w:r>
        <w:rPr>
          <w:lang w:val="nl-BE"/>
        </w:rPr>
        <w:t>In mijn versie worden alle neven-oplossingen teniet gedaan door het bijplaat</w:t>
      </w:r>
      <w:r w:rsidR="006F3923">
        <w:rPr>
          <w:lang w:val="nl-BE"/>
        </w:rPr>
        <w:t>sen van</w:t>
      </w:r>
      <w:r w:rsidR="008F6CDA">
        <w:rPr>
          <w:lang w:val="nl-BE"/>
        </w:rPr>
        <w:t>, jawel,</w:t>
      </w:r>
      <w:r w:rsidR="006F3923">
        <w:rPr>
          <w:lang w:val="nl-BE"/>
        </w:rPr>
        <w:t xml:space="preserve"> een </w:t>
      </w:r>
      <w:r w:rsidR="00CF1A34">
        <w:rPr>
          <w:lang w:val="nl-BE"/>
        </w:rPr>
        <w:t xml:space="preserve">extra </w:t>
      </w:r>
      <w:r w:rsidR="006F3923">
        <w:rPr>
          <w:lang w:val="nl-BE"/>
        </w:rPr>
        <w:t xml:space="preserve">zwarte pion. </w:t>
      </w:r>
      <w:r w:rsidR="006F3923" w:rsidRPr="00624401">
        <w:rPr>
          <w:lang w:val="nl-BE"/>
        </w:rPr>
        <w:t xml:space="preserve">Je moet alleen </w:t>
      </w:r>
      <w:r w:rsidR="00624401">
        <w:rPr>
          <w:lang w:val="nl-BE"/>
        </w:rPr>
        <w:t xml:space="preserve">maar weten waar die moet staan. </w:t>
      </w:r>
    </w:p>
    <w:p w14:paraId="61FD6288" w14:textId="77777777" w:rsidR="00624401" w:rsidRDefault="00624401" w:rsidP="006F3923">
      <w:pPr>
        <w:pStyle w:val="03aText"/>
        <w:rPr>
          <w:lang w:val="nl-BE"/>
        </w:rPr>
      </w:pPr>
    </w:p>
    <w:p w14:paraId="50B9D924" w14:textId="77777777" w:rsidR="006F3923" w:rsidRPr="00624401" w:rsidRDefault="00624401" w:rsidP="006F3923">
      <w:pPr>
        <w:pStyle w:val="03aText"/>
        <w:rPr>
          <w:lang w:val="nl-BE"/>
        </w:rPr>
      </w:pPr>
      <w:r>
        <w:rPr>
          <w:lang w:val="nl-BE"/>
        </w:rPr>
        <w:t>Ook dat is componeren.</w:t>
      </w:r>
    </w:p>
    <w:p w14:paraId="04CC1CD6" w14:textId="77777777" w:rsidR="006F3923" w:rsidRPr="00624401" w:rsidRDefault="006F3923" w:rsidP="006F3923">
      <w:pPr>
        <w:spacing w:line="190" w:lineRule="exact"/>
        <w:jc w:val="both"/>
        <w:rPr>
          <w:lang w:val="nl-BE"/>
        </w:rPr>
      </w:pPr>
    </w:p>
    <w:p w14:paraId="257B00A8" w14:textId="77777777" w:rsidR="006F3923" w:rsidRDefault="00CF1A34" w:rsidP="006F3923">
      <w:pPr>
        <w:jc w:val="both"/>
        <w:rPr>
          <w:i/>
          <w:sz w:val="20"/>
          <w:szCs w:val="20"/>
          <w:lang w:val="en-GB"/>
        </w:rPr>
      </w:pPr>
      <w:r w:rsidRPr="001513C2">
        <w:rPr>
          <w:sz w:val="20"/>
          <w:szCs w:val="20"/>
          <w:lang w:val="nl-BE"/>
        </w:rPr>
        <w:t xml:space="preserve"> </w:t>
      </w:r>
      <w:r w:rsidR="006F3923" w:rsidRPr="001513C2">
        <w:rPr>
          <w:sz w:val="20"/>
          <w:szCs w:val="20"/>
          <w:lang w:val="nl-BE"/>
        </w:rPr>
        <w:t xml:space="preserve"> </w:t>
      </w:r>
      <w:r w:rsidR="006F3923">
        <w:rPr>
          <w:sz w:val="20"/>
          <w:szCs w:val="20"/>
          <w:lang w:val="en-GB"/>
        </w:rPr>
        <w:t xml:space="preserve">Ulrichsen schreef: </w:t>
      </w:r>
      <w:r w:rsidR="006F3923">
        <w:rPr>
          <w:i/>
          <w:sz w:val="20"/>
          <w:szCs w:val="20"/>
          <w:lang w:val="en-GB"/>
        </w:rPr>
        <w:t>“Ignace</w:t>
      </w:r>
      <w:r w:rsidR="006F3923">
        <w:rPr>
          <w:sz w:val="20"/>
          <w:szCs w:val="20"/>
          <w:lang w:val="en-GB"/>
        </w:rPr>
        <w:t xml:space="preserve"> </w:t>
      </w:r>
      <w:r w:rsidR="006F3923">
        <w:rPr>
          <w:i/>
          <w:sz w:val="20"/>
          <w:szCs w:val="20"/>
          <w:lang w:val="en-GB"/>
        </w:rPr>
        <w:t xml:space="preserve">has </w:t>
      </w:r>
      <w:r w:rsidR="006F3923">
        <w:rPr>
          <w:i/>
          <w:sz w:val="20"/>
          <w:szCs w:val="20"/>
        </w:rPr>
        <w:t>made the line 7.Qh5+ unique, for without the Black pawn White could play 7.Qf7+ Ke5 8.Qd5+.”</w:t>
      </w:r>
    </w:p>
    <w:p w14:paraId="7AD4E85F" w14:textId="77777777" w:rsidR="006F3923" w:rsidRDefault="006F3923" w:rsidP="006F3923">
      <w:pPr>
        <w:spacing w:line="190" w:lineRule="exact"/>
        <w:jc w:val="center"/>
        <w:rPr>
          <w:rFonts w:cs="Arial"/>
          <w:b/>
          <w:noProof/>
          <w:sz w:val="20"/>
          <w:szCs w:val="20"/>
          <w:lang w:val="nl-BE"/>
        </w:rPr>
      </w:pPr>
      <w:r>
        <w:rPr>
          <w:i/>
          <w:sz w:val="20"/>
          <w:szCs w:val="20"/>
        </w:rPr>
        <w:br w:type="page"/>
      </w:r>
      <w:r w:rsidR="00741791">
        <w:rPr>
          <w:rFonts w:cs="Arial"/>
          <w:b/>
          <w:noProof/>
          <w:sz w:val="20"/>
          <w:szCs w:val="20"/>
          <w:lang w:val="nl-BE"/>
        </w:rPr>
        <w:lastRenderedPageBreak/>
        <w:t>- 200</w:t>
      </w:r>
      <w:r>
        <w:rPr>
          <w:rFonts w:cs="Arial"/>
          <w:b/>
          <w:noProof/>
          <w:sz w:val="20"/>
          <w:szCs w:val="20"/>
          <w:lang w:val="nl-BE"/>
        </w:rPr>
        <w:t xml:space="preserve"> -</w:t>
      </w:r>
    </w:p>
    <w:p w14:paraId="54E37F51" w14:textId="77777777" w:rsidR="006F3923" w:rsidRDefault="006F3923" w:rsidP="006F3923">
      <w:pPr>
        <w:spacing w:line="190" w:lineRule="exact"/>
        <w:jc w:val="center"/>
        <w:rPr>
          <w:rFonts w:cs="Arial"/>
          <w:noProof/>
          <w:sz w:val="20"/>
          <w:szCs w:val="20"/>
          <w:lang w:val="nl-BE"/>
        </w:rPr>
      </w:pPr>
    </w:p>
    <w:p w14:paraId="36983B8A"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2010</w:t>
      </w:r>
    </w:p>
    <w:p w14:paraId="0930F34E" w14:textId="77777777" w:rsidR="006F3923" w:rsidRDefault="006F3923" w:rsidP="006F3923">
      <w:pPr>
        <w:spacing w:line="190" w:lineRule="exact"/>
        <w:jc w:val="center"/>
        <w:rPr>
          <w:rFonts w:cs="Arial"/>
          <w:sz w:val="20"/>
          <w:szCs w:val="20"/>
          <w:lang w:val="nl-BE"/>
        </w:rPr>
      </w:pPr>
    </w:p>
    <w:p w14:paraId="35F2A677" w14:textId="77777777" w:rsidR="006F3923" w:rsidRDefault="006F3923" w:rsidP="006F3923">
      <w:pPr>
        <w:jc w:val="center"/>
        <w:rPr>
          <w:lang w:val="nl-BE"/>
        </w:rPr>
      </w:pPr>
      <w:r>
        <w:rPr>
          <w:lang w:val="nl-BE"/>
        </w:rPr>
        <w:object w:dxaOrig="4579" w:dyaOrig="4577" w14:anchorId="095C76FF">
          <v:shape id="_x0000_i1214" type="#_x0000_t75" style="width:153.4pt;height:154.5pt" o:ole="">
            <v:imagedata r:id="rId400" o:title=""/>
          </v:shape>
          <o:OLEObject Type="Embed" ProgID="CorelDRAW.Graphic.12" ShapeID="_x0000_i1214" DrawAspect="Content" ObjectID="_1587467607" r:id="rId401"/>
        </w:object>
      </w:r>
    </w:p>
    <w:p w14:paraId="38E906BC" w14:textId="77777777" w:rsidR="006F3923" w:rsidRDefault="006F3923" w:rsidP="006F3923">
      <w:pPr>
        <w:jc w:val="center"/>
        <w:rPr>
          <w:lang w:val="nl-BE"/>
        </w:rPr>
      </w:pPr>
    </w:p>
    <w:p w14:paraId="5EB43C87"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w:t>
      </w:r>
      <w:r w:rsidR="00CD0AD7">
        <w:rPr>
          <w:rFonts w:cs="Arial"/>
          <w:sz w:val="20"/>
          <w:szCs w:val="20"/>
          <w:lang w:val="nl-BE"/>
        </w:rPr>
        <w:t xml:space="preserve"> </w:t>
      </w:r>
      <w:r>
        <w:rPr>
          <w:rFonts w:cs="Arial"/>
          <w:sz w:val="20"/>
          <w:szCs w:val="20"/>
          <w:lang w:val="nl-BE"/>
        </w:rPr>
        <w:t xml:space="preserve">  4010.02</w:t>
      </w:r>
      <w:r>
        <w:rPr>
          <w:rFonts w:cs="Arial"/>
          <w:sz w:val="20"/>
          <w:szCs w:val="20"/>
          <w:vertAlign w:val="superscript"/>
          <w:lang w:val="nl-BE"/>
        </w:rPr>
        <w:t xml:space="preserve"> </w:t>
      </w:r>
      <w:r>
        <w:rPr>
          <w:rFonts w:cs="Arial"/>
          <w:sz w:val="20"/>
          <w:szCs w:val="20"/>
          <w:lang w:val="nl-BE"/>
        </w:rPr>
        <w:t>f3h3</w:t>
      </w:r>
    </w:p>
    <w:p w14:paraId="4382E5E7" w14:textId="77777777" w:rsidR="009E2BCF" w:rsidRDefault="009E2BCF" w:rsidP="006F3923">
      <w:pPr>
        <w:rPr>
          <w:rFonts w:cs="Arial"/>
          <w:sz w:val="20"/>
          <w:szCs w:val="20"/>
          <w:lang w:val="nl-BE"/>
        </w:rPr>
      </w:pPr>
    </w:p>
    <w:p w14:paraId="0FBAA71D" w14:textId="77777777" w:rsidR="009E2BCF" w:rsidRDefault="009E2BCF" w:rsidP="009E2BCF">
      <w:pPr>
        <w:jc w:val="both"/>
        <w:rPr>
          <w:rFonts w:cs="Arial"/>
          <w:sz w:val="20"/>
          <w:szCs w:val="20"/>
          <w:lang w:val="nl-BE"/>
        </w:rPr>
      </w:pPr>
      <w:r>
        <w:rPr>
          <w:rFonts w:cs="Arial"/>
          <w:sz w:val="20"/>
          <w:szCs w:val="20"/>
          <w:lang w:val="nl-BE"/>
        </w:rPr>
        <w:t>Een niet zo eenvoudig op te los-sen miniatuurtje, dat start met een niet zo makkelijk te vinden stille zet:</w:t>
      </w:r>
    </w:p>
    <w:p w14:paraId="06A9AEFF" w14:textId="77777777" w:rsidR="006F3923" w:rsidRDefault="006F3923" w:rsidP="006F3923">
      <w:pPr>
        <w:jc w:val="center"/>
        <w:rPr>
          <w:rFonts w:cs="Arial"/>
          <w:sz w:val="20"/>
          <w:szCs w:val="20"/>
          <w:lang w:val="nl-BE"/>
        </w:rPr>
      </w:pPr>
    </w:p>
    <w:p w14:paraId="36AB2D9A"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1.Lf7</w:t>
      </w:r>
      <w:r>
        <w:rPr>
          <w:rFonts w:cs="Arial"/>
          <w:b/>
          <w:sz w:val="20"/>
          <w:szCs w:val="20"/>
          <w:lang w:val="nl-BE"/>
        </w:rPr>
        <w:tab/>
      </w:r>
      <w:r>
        <w:rPr>
          <w:rFonts w:cs="Arial"/>
          <w:b/>
          <w:sz w:val="20"/>
          <w:szCs w:val="20"/>
          <w:lang w:val="nl-BE"/>
        </w:rPr>
        <w:tab/>
        <w:t>Dg5</w:t>
      </w:r>
    </w:p>
    <w:p w14:paraId="600132ED" w14:textId="77777777" w:rsidR="006F3923" w:rsidRDefault="006F3923" w:rsidP="006F3923">
      <w:pPr>
        <w:jc w:val="both"/>
        <w:rPr>
          <w:rFonts w:cs="Arial"/>
          <w:sz w:val="20"/>
          <w:szCs w:val="20"/>
          <w:lang w:val="nl-BE"/>
        </w:rPr>
      </w:pPr>
      <w:r>
        <w:rPr>
          <w:rFonts w:cs="Arial"/>
          <w:sz w:val="20"/>
          <w:szCs w:val="20"/>
          <w:lang w:val="nl-BE"/>
        </w:rPr>
        <w:t>Het sterkste, want na 1…Df8</w:t>
      </w:r>
      <w:r w:rsidR="003D2B62">
        <w:rPr>
          <w:rFonts w:cs="Arial"/>
          <w:sz w:val="20"/>
          <w:szCs w:val="20"/>
          <w:lang w:val="nl-BE"/>
        </w:rPr>
        <w:t>?</w:t>
      </w:r>
      <w:r>
        <w:rPr>
          <w:rFonts w:cs="Arial"/>
          <w:sz w:val="20"/>
          <w:szCs w:val="20"/>
          <w:lang w:val="nl-BE"/>
        </w:rPr>
        <w:t xml:space="preserve"> 2.Dd5 Dh6 3.Le6+ Kh4 4.De4+ Kg5 5.Df4+ Kg6 6.Df5+ Kg7 7.Df7+ Kh8 8.Dg8+ is het mat in de rechter bovenhoek..</w:t>
      </w:r>
    </w:p>
    <w:p w14:paraId="290BA0F7" w14:textId="77777777" w:rsidR="006F3923" w:rsidRPr="001513C2" w:rsidRDefault="006F3923" w:rsidP="006F3923">
      <w:pPr>
        <w:jc w:val="both"/>
        <w:rPr>
          <w:rFonts w:cs="Arial"/>
          <w:b/>
          <w:sz w:val="20"/>
          <w:szCs w:val="20"/>
        </w:rPr>
      </w:pPr>
      <w:r>
        <w:rPr>
          <w:rFonts w:cs="Arial"/>
          <w:b/>
          <w:sz w:val="20"/>
          <w:szCs w:val="20"/>
          <w:lang w:val="nl-BE"/>
        </w:rPr>
        <w:tab/>
      </w:r>
      <w:r w:rsidRPr="001513C2">
        <w:rPr>
          <w:rFonts w:cs="Arial"/>
          <w:b/>
          <w:sz w:val="20"/>
          <w:szCs w:val="20"/>
        </w:rPr>
        <w:t>2.Le6+</w:t>
      </w:r>
      <w:r w:rsidRPr="001513C2">
        <w:rPr>
          <w:rFonts w:cs="Arial"/>
          <w:b/>
          <w:sz w:val="20"/>
          <w:szCs w:val="20"/>
        </w:rPr>
        <w:tab/>
      </w:r>
      <w:r w:rsidRPr="001513C2">
        <w:rPr>
          <w:rFonts w:cs="Arial"/>
          <w:b/>
          <w:sz w:val="20"/>
          <w:szCs w:val="20"/>
        </w:rPr>
        <w:tab/>
        <w:t>Kh2</w:t>
      </w:r>
    </w:p>
    <w:p w14:paraId="3E2AE8AA" w14:textId="77777777" w:rsidR="00905928" w:rsidRPr="001513C2" w:rsidRDefault="006F3923" w:rsidP="006F3923">
      <w:pPr>
        <w:jc w:val="both"/>
        <w:rPr>
          <w:rFonts w:cs="Arial"/>
          <w:b/>
          <w:sz w:val="20"/>
          <w:szCs w:val="20"/>
        </w:rPr>
      </w:pPr>
      <w:r w:rsidRPr="001513C2">
        <w:rPr>
          <w:rFonts w:cs="Arial"/>
          <w:b/>
          <w:sz w:val="20"/>
          <w:szCs w:val="20"/>
        </w:rPr>
        <w:tab/>
        <w:t>3.Dxd6+</w:t>
      </w:r>
    </w:p>
    <w:p w14:paraId="0F2C9FCC" w14:textId="77777777" w:rsidR="00BE533C" w:rsidRPr="001513C2" w:rsidRDefault="006F3923" w:rsidP="006F3923">
      <w:pPr>
        <w:jc w:val="both"/>
        <w:rPr>
          <w:rFonts w:cs="Arial"/>
          <w:b/>
          <w:sz w:val="20"/>
          <w:szCs w:val="20"/>
        </w:rPr>
      </w:pPr>
      <w:r w:rsidRPr="001513C2">
        <w:rPr>
          <w:rFonts w:cs="Arial"/>
          <w:b/>
          <w:sz w:val="20"/>
          <w:szCs w:val="20"/>
        </w:rPr>
        <w:tab/>
      </w:r>
    </w:p>
    <w:p w14:paraId="3DFB0703" w14:textId="77777777" w:rsidR="00E70162" w:rsidRPr="001513C2" w:rsidRDefault="00E70162" w:rsidP="006F3923">
      <w:pPr>
        <w:jc w:val="both"/>
        <w:rPr>
          <w:rFonts w:cs="Arial"/>
          <w:b/>
          <w:i/>
          <w:sz w:val="20"/>
          <w:szCs w:val="20"/>
        </w:rPr>
      </w:pPr>
    </w:p>
    <w:p w14:paraId="6248D6E1" w14:textId="77777777" w:rsidR="00E70162" w:rsidRPr="001513C2" w:rsidRDefault="00E70162" w:rsidP="006F3923">
      <w:pPr>
        <w:jc w:val="both"/>
        <w:rPr>
          <w:rFonts w:cs="Arial"/>
          <w:b/>
          <w:i/>
          <w:sz w:val="20"/>
          <w:szCs w:val="20"/>
        </w:rPr>
      </w:pPr>
    </w:p>
    <w:p w14:paraId="1F6858F2" w14:textId="77777777" w:rsidR="00E70162" w:rsidRPr="001513C2" w:rsidRDefault="00E70162" w:rsidP="006F3923">
      <w:pPr>
        <w:jc w:val="both"/>
        <w:rPr>
          <w:rFonts w:cs="Arial"/>
          <w:b/>
          <w:i/>
          <w:sz w:val="20"/>
          <w:szCs w:val="20"/>
        </w:rPr>
      </w:pPr>
    </w:p>
    <w:p w14:paraId="01290247" w14:textId="77777777" w:rsidR="00E70162" w:rsidRPr="001513C2" w:rsidRDefault="00E70162" w:rsidP="006F3923">
      <w:pPr>
        <w:jc w:val="both"/>
        <w:rPr>
          <w:rFonts w:cs="Arial"/>
          <w:b/>
          <w:i/>
          <w:sz w:val="20"/>
          <w:szCs w:val="20"/>
        </w:rPr>
      </w:pPr>
    </w:p>
    <w:p w14:paraId="1D49006A" w14:textId="77777777" w:rsidR="00E70162" w:rsidRPr="001513C2" w:rsidRDefault="00E70162" w:rsidP="006F3923">
      <w:pPr>
        <w:jc w:val="both"/>
        <w:rPr>
          <w:rFonts w:cs="Arial"/>
          <w:b/>
          <w:i/>
          <w:sz w:val="20"/>
          <w:szCs w:val="20"/>
        </w:rPr>
      </w:pPr>
    </w:p>
    <w:p w14:paraId="14A192D7" w14:textId="77777777" w:rsidR="00E70162" w:rsidRPr="001513C2" w:rsidRDefault="00E70162" w:rsidP="006F3923">
      <w:pPr>
        <w:jc w:val="both"/>
        <w:rPr>
          <w:rFonts w:cs="Arial"/>
          <w:b/>
          <w:i/>
          <w:sz w:val="20"/>
          <w:szCs w:val="20"/>
        </w:rPr>
      </w:pPr>
    </w:p>
    <w:p w14:paraId="158B0728" w14:textId="77777777" w:rsidR="00E70162" w:rsidRPr="001513C2" w:rsidRDefault="00E70162" w:rsidP="006F3923">
      <w:pPr>
        <w:jc w:val="both"/>
        <w:rPr>
          <w:rFonts w:cs="Arial"/>
          <w:b/>
          <w:i/>
          <w:sz w:val="20"/>
          <w:szCs w:val="20"/>
        </w:rPr>
      </w:pPr>
    </w:p>
    <w:p w14:paraId="119E387A" w14:textId="77777777" w:rsidR="00E70162" w:rsidRPr="001513C2" w:rsidRDefault="00E70162" w:rsidP="006F3923">
      <w:pPr>
        <w:jc w:val="both"/>
        <w:rPr>
          <w:rFonts w:cs="Arial"/>
          <w:b/>
          <w:i/>
          <w:sz w:val="20"/>
          <w:szCs w:val="20"/>
        </w:rPr>
      </w:pPr>
    </w:p>
    <w:p w14:paraId="7DE95F38" w14:textId="77777777" w:rsidR="00E70162" w:rsidRPr="001513C2" w:rsidRDefault="00E70162" w:rsidP="006F3923">
      <w:pPr>
        <w:jc w:val="both"/>
        <w:rPr>
          <w:rFonts w:cs="Arial"/>
          <w:b/>
          <w:i/>
          <w:sz w:val="20"/>
          <w:szCs w:val="20"/>
        </w:rPr>
      </w:pPr>
    </w:p>
    <w:p w14:paraId="7CF6E70E" w14:textId="77777777" w:rsidR="00E70162" w:rsidRPr="001513C2" w:rsidRDefault="00E70162" w:rsidP="006F3923">
      <w:pPr>
        <w:jc w:val="both"/>
        <w:rPr>
          <w:rFonts w:cs="Arial"/>
          <w:b/>
          <w:i/>
          <w:sz w:val="20"/>
          <w:szCs w:val="20"/>
        </w:rPr>
      </w:pPr>
    </w:p>
    <w:p w14:paraId="270B087C" w14:textId="77777777" w:rsidR="00E70162" w:rsidRPr="001513C2" w:rsidRDefault="00E70162" w:rsidP="006F3923">
      <w:pPr>
        <w:jc w:val="both"/>
        <w:rPr>
          <w:rFonts w:cs="Arial"/>
          <w:b/>
          <w:i/>
          <w:sz w:val="20"/>
          <w:szCs w:val="20"/>
        </w:rPr>
      </w:pPr>
    </w:p>
    <w:p w14:paraId="6D515563" w14:textId="77777777" w:rsidR="00BE533C" w:rsidRPr="001513C2" w:rsidRDefault="00BE533C" w:rsidP="006F3923">
      <w:pPr>
        <w:jc w:val="both"/>
        <w:rPr>
          <w:rFonts w:cs="Arial"/>
          <w:b/>
          <w:i/>
          <w:sz w:val="20"/>
          <w:szCs w:val="20"/>
        </w:rPr>
      </w:pPr>
      <w:r w:rsidRPr="001513C2">
        <w:rPr>
          <w:rFonts w:cs="Arial"/>
          <w:b/>
          <w:i/>
          <w:sz w:val="20"/>
          <w:szCs w:val="20"/>
        </w:rPr>
        <w:t>Variant A</w:t>
      </w:r>
    </w:p>
    <w:p w14:paraId="644596B9" w14:textId="77777777" w:rsidR="006F3923" w:rsidRPr="00BE533C" w:rsidRDefault="00BE533C" w:rsidP="006F3923">
      <w:pPr>
        <w:jc w:val="both"/>
        <w:rPr>
          <w:rFonts w:cs="Arial"/>
          <w:b/>
          <w:i/>
          <w:sz w:val="20"/>
          <w:szCs w:val="20"/>
          <w:lang w:val="nl-BE"/>
        </w:rPr>
      </w:pPr>
      <w:r w:rsidRPr="001513C2">
        <w:rPr>
          <w:rFonts w:cs="Arial"/>
          <w:b/>
          <w:i/>
          <w:sz w:val="20"/>
          <w:szCs w:val="20"/>
        </w:rPr>
        <w:tab/>
      </w:r>
      <w:r w:rsidR="00905928" w:rsidRPr="001513C2">
        <w:rPr>
          <w:rFonts w:cs="Arial"/>
          <w:b/>
          <w:sz w:val="20"/>
          <w:szCs w:val="20"/>
        </w:rPr>
        <w:t>3</w:t>
      </w:r>
      <w:r w:rsidRPr="001513C2">
        <w:rPr>
          <w:rFonts w:cs="Arial"/>
          <w:b/>
          <w:i/>
          <w:sz w:val="20"/>
          <w:szCs w:val="20"/>
        </w:rPr>
        <w:t>…</w:t>
      </w:r>
      <w:r w:rsidRPr="001513C2">
        <w:rPr>
          <w:rFonts w:cs="Arial"/>
          <w:b/>
          <w:i/>
          <w:sz w:val="20"/>
          <w:szCs w:val="20"/>
        </w:rPr>
        <w:tab/>
      </w:r>
      <w:r w:rsidRPr="001513C2">
        <w:rPr>
          <w:rFonts w:cs="Arial"/>
          <w:b/>
          <w:i/>
          <w:sz w:val="20"/>
          <w:szCs w:val="20"/>
        </w:rPr>
        <w:tab/>
      </w:r>
      <w:r w:rsidR="006F3923">
        <w:rPr>
          <w:rFonts w:cs="Arial"/>
          <w:b/>
          <w:sz w:val="20"/>
          <w:szCs w:val="20"/>
          <w:lang w:val="nl-BE"/>
        </w:rPr>
        <w:t>Kg1</w:t>
      </w:r>
    </w:p>
    <w:p w14:paraId="5CB41671" w14:textId="77777777" w:rsidR="006F3923" w:rsidRDefault="006F3923" w:rsidP="006F3923">
      <w:pPr>
        <w:jc w:val="both"/>
        <w:rPr>
          <w:rFonts w:cs="Arial"/>
          <w:b/>
          <w:sz w:val="20"/>
          <w:szCs w:val="20"/>
          <w:lang w:val="nl-BE"/>
        </w:rPr>
      </w:pPr>
      <w:r>
        <w:rPr>
          <w:rFonts w:cs="Arial"/>
          <w:b/>
          <w:sz w:val="20"/>
          <w:szCs w:val="20"/>
          <w:lang w:val="nl-BE"/>
        </w:rPr>
        <w:tab/>
        <w:t>4.Dd1+</w:t>
      </w:r>
      <w:r>
        <w:rPr>
          <w:rFonts w:cs="Arial"/>
          <w:b/>
          <w:sz w:val="20"/>
          <w:szCs w:val="20"/>
          <w:lang w:val="nl-BE"/>
        </w:rPr>
        <w:tab/>
      </w:r>
      <w:r>
        <w:rPr>
          <w:rFonts w:cs="Arial"/>
          <w:b/>
          <w:sz w:val="20"/>
          <w:szCs w:val="20"/>
          <w:lang w:val="nl-BE"/>
        </w:rPr>
        <w:tab/>
        <w:t>Kh2</w:t>
      </w:r>
    </w:p>
    <w:p w14:paraId="03CDC1B9" w14:textId="77777777" w:rsidR="006F3923" w:rsidRDefault="006F3923" w:rsidP="006F3923">
      <w:pPr>
        <w:jc w:val="both"/>
        <w:rPr>
          <w:rFonts w:cs="Arial"/>
          <w:b/>
          <w:sz w:val="20"/>
          <w:szCs w:val="20"/>
          <w:lang w:val="nl-BE"/>
        </w:rPr>
      </w:pPr>
      <w:r>
        <w:rPr>
          <w:rFonts w:cs="Arial"/>
          <w:b/>
          <w:sz w:val="20"/>
          <w:szCs w:val="20"/>
          <w:lang w:val="nl-BE"/>
        </w:rPr>
        <w:tab/>
        <w:t>5.Dc2+</w:t>
      </w:r>
    </w:p>
    <w:p w14:paraId="078D936D" w14:textId="77777777" w:rsidR="006F3923" w:rsidRDefault="006F3923" w:rsidP="006F3923">
      <w:pPr>
        <w:jc w:val="both"/>
        <w:rPr>
          <w:rFonts w:cs="Arial"/>
          <w:sz w:val="20"/>
          <w:szCs w:val="20"/>
          <w:lang w:val="nl-BE"/>
        </w:rPr>
      </w:pPr>
      <w:r>
        <w:rPr>
          <w:rFonts w:cs="Arial"/>
          <w:sz w:val="20"/>
          <w:szCs w:val="20"/>
          <w:lang w:val="nl-BE"/>
        </w:rPr>
        <w:t>Na:5.De2+? Kh1 6.De1+ Kh2 7.Df2+ Kh1 8.Df1+ Dg1 9.Dh3+ Dh2 10.Df5 Dg2+ is het remise.</w:t>
      </w:r>
    </w:p>
    <w:p w14:paraId="5D5D7F6F" w14:textId="77777777" w:rsidR="00224679" w:rsidRDefault="00224679" w:rsidP="00BE533C">
      <w:pPr>
        <w:ind w:firstLine="708"/>
        <w:jc w:val="both"/>
        <w:rPr>
          <w:rFonts w:cs="Arial"/>
          <w:b/>
          <w:sz w:val="20"/>
          <w:szCs w:val="20"/>
          <w:lang w:val="nl-BE"/>
        </w:rPr>
      </w:pPr>
      <w:r>
        <w:rPr>
          <w:rFonts w:cs="Arial"/>
          <w:b/>
          <w:sz w:val="20"/>
          <w:szCs w:val="20"/>
          <w:lang w:val="nl-BE"/>
        </w:rPr>
        <w:t>5…</w:t>
      </w:r>
      <w:r>
        <w:rPr>
          <w:rFonts w:cs="Arial"/>
          <w:b/>
          <w:sz w:val="20"/>
          <w:szCs w:val="20"/>
          <w:lang w:val="nl-BE"/>
        </w:rPr>
        <w:tab/>
      </w:r>
      <w:r>
        <w:rPr>
          <w:rFonts w:cs="Arial"/>
          <w:b/>
          <w:sz w:val="20"/>
          <w:szCs w:val="20"/>
          <w:lang w:val="nl-BE"/>
        </w:rPr>
        <w:tab/>
        <w:t>Kh1</w:t>
      </w:r>
    </w:p>
    <w:p w14:paraId="66EEA00F" w14:textId="77777777" w:rsidR="006F3923" w:rsidRDefault="006F3923" w:rsidP="00BE533C">
      <w:pPr>
        <w:ind w:firstLine="708"/>
        <w:jc w:val="both"/>
        <w:rPr>
          <w:rFonts w:cs="Arial"/>
          <w:b/>
          <w:sz w:val="20"/>
          <w:szCs w:val="20"/>
          <w:lang w:val="nl-BE"/>
        </w:rPr>
      </w:pPr>
      <w:r w:rsidRPr="00EB7A30">
        <w:rPr>
          <w:rFonts w:cs="Arial"/>
          <w:b/>
          <w:sz w:val="20"/>
          <w:szCs w:val="20"/>
          <w:lang w:val="nl-BE"/>
        </w:rPr>
        <w:t>6.Lf5</w:t>
      </w:r>
    </w:p>
    <w:p w14:paraId="6B7F5E60" w14:textId="77777777" w:rsidR="00BE533C" w:rsidRDefault="00291E49" w:rsidP="00BE533C">
      <w:pPr>
        <w:jc w:val="both"/>
        <w:rPr>
          <w:rFonts w:cs="Arial"/>
          <w:i/>
          <w:sz w:val="20"/>
          <w:szCs w:val="20"/>
          <w:lang w:val="nl-BE"/>
        </w:rPr>
      </w:pPr>
      <w:r>
        <w:rPr>
          <w:rFonts w:cs="Arial"/>
          <w:sz w:val="20"/>
          <w:szCs w:val="20"/>
          <w:lang w:val="nl-BE"/>
        </w:rPr>
        <w:t>Een fijne stille zet.</w:t>
      </w:r>
    </w:p>
    <w:p w14:paraId="10547D8B" w14:textId="77777777" w:rsidR="006F3923" w:rsidRPr="00BE533C" w:rsidRDefault="00BE533C" w:rsidP="00BE533C">
      <w:pPr>
        <w:ind w:firstLine="708"/>
        <w:jc w:val="both"/>
        <w:rPr>
          <w:rFonts w:cs="Arial"/>
          <w:i/>
          <w:sz w:val="20"/>
          <w:szCs w:val="20"/>
          <w:lang w:val="nl-BE"/>
        </w:rPr>
      </w:pPr>
      <w:r>
        <w:rPr>
          <w:rFonts w:cs="Arial"/>
          <w:b/>
          <w:sz w:val="20"/>
          <w:szCs w:val="20"/>
          <w:lang w:val="nl-BE"/>
        </w:rPr>
        <w:t>6…</w:t>
      </w:r>
      <w:r>
        <w:rPr>
          <w:rFonts w:cs="Arial"/>
          <w:b/>
          <w:sz w:val="20"/>
          <w:szCs w:val="20"/>
          <w:lang w:val="nl-BE"/>
        </w:rPr>
        <w:tab/>
      </w:r>
      <w:r>
        <w:rPr>
          <w:rFonts w:cs="Arial"/>
          <w:b/>
          <w:sz w:val="20"/>
          <w:szCs w:val="20"/>
          <w:lang w:val="nl-BE"/>
        </w:rPr>
        <w:tab/>
        <w:t>Dg1</w:t>
      </w:r>
    </w:p>
    <w:p w14:paraId="1460E9EE" w14:textId="77777777" w:rsidR="00FE52A2" w:rsidRPr="00FE52A2" w:rsidRDefault="00FE52A2" w:rsidP="006F3923">
      <w:pPr>
        <w:jc w:val="both"/>
        <w:rPr>
          <w:rFonts w:cs="Arial"/>
          <w:sz w:val="20"/>
          <w:szCs w:val="20"/>
          <w:lang w:val="nl-BE"/>
        </w:rPr>
      </w:pPr>
      <w:r>
        <w:rPr>
          <w:rFonts w:cs="Arial"/>
          <w:sz w:val="20"/>
          <w:szCs w:val="20"/>
          <w:lang w:val="nl-BE"/>
        </w:rPr>
        <w:t>6…Kg1</w:t>
      </w:r>
      <w:r w:rsidR="003D2B62">
        <w:rPr>
          <w:rFonts w:cs="Arial"/>
          <w:sz w:val="20"/>
          <w:szCs w:val="20"/>
          <w:lang w:val="nl-BE"/>
        </w:rPr>
        <w:t>?</w:t>
      </w:r>
      <w:r>
        <w:rPr>
          <w:rFonts w:cs="Arial"/>
          <w:sz w:val="20"/>
          <w:szCs w:val="20"/>
          <w:lang w:val="nl-BE"/>
        </w:rPr>
        <w:t xml:space="preserve"> 7.Df2+ Kh1</w:t>
      </w:r>
      <w:r w:rsidR="00224679">
        <w:rPr>
          <w:rFonts w:cs="Arial"/>
          <w:sz w:val="20"/>
          <w:szCs w:val="20"/>
          <w:lang w:val="nl-BE"/>
        </w:rPr>
        <w:t xml:space="preserve"> 8.Le4 Dg4+ 9.Ke3 Dg2 10.Dxg2+, en mat.</w:t>
      </w:r>
    </w:p>
    <w:p w14:paraId="64FB1E49" w14:textId="77777777" w:rsidR="000545F4" w:rsidRDefault="006F3923" w:rsidP="00905928">
      <w:pPr>
        <w:ind w:firstLine="708"/>
        <w:jc w:val="both"/>
        <w:rPr>
          <w:rFonts w:cs="Arial"/>
          <w:b/>
          <w:sz w:val="20"/>
          <w:szCs w:val="20"/>
          <w:lang w:val="nl-BE"/>
        </w:rPr>
      </w:pPr>
      <w:r>
        <w:rPr>
          <w:rFonts w:cs="Arial"/>
          <w:b/>
          <w:sz w:val="20"/>
          <w:szCs w:val="20"/>
          <w:lang w:val="nl-BE"/>
        </w:rPr>
        <w:t>7.Le4</w:t>
      </w:r>
    </w:p>
    <w:p w14:paraId="10C5B3A9" w14:textId="77777777" w:rsidR="00905928" w:rsidRDefault="00905928" w:rsidP="00905928">
      <w:pPr>
        <w:jc w:val="both"/>
        <w:rPr>
          <w:rFonts w:cs="Arial"/>
          <w:sz w:val="20"/>
          <w:szCs w:val="20"/>
          <w:lang w:val="nl-BE"/>
        </w:rPr>
      </w:pPr>
      <w:r>
        <w:rPr>
          <w:rFonts w:cs="Arial"/>
          <w:sz w:val="20"/>
          <w:szCs w:val="20"/>
          <w:lang w:val="nl-BE"/>
        </w:rPr>
        <w:t>Een tweede stille zet.</w:t>
      </w:r>
    </w:p>
    <w:p w14:paraId="0B8A0568" w14:textId="77777777" w:rsidR="006F3923" w:rsidRPr="00905928" w:rsidRDefault="000545F4" w:rsidP="00905928">
      <w:pPr>
        <w:ind w:left="708"/>
        <w:jc w:val="both"/>
        <w:rPr>
          <w:rFonts w:cs="Arial"/>
          <w:sz w:val="20"/>
          <w:szCs w:val="20"/>
          <w:lang w:val="nl-BE"/>
        </w:rPr>
      </w:pPr>
      <w:r>
        <w:rPr>
          <w:rFonts w:cs="Arial"/>
          <w:b/>
          <w:sz w:val="20"/>
          <w:szCs w:val="20"/>
          <w:lang w:val="nl-BE"/>
        </w:rPr>
        <w:t>7…</w:t>
      </w:r>
      <w:r>
        <w:rPr>
          <w:rFonts w:cs="Arial"/>
          <w:b/>
          <w:sz w:val="20"/>
          <w:szCs w:val="20"/>
          <w:lang w:val="nl-BE"/>
        </w:rPr>
        <w:tab/>
      </w:r>
      <w:r>
        <w:rPr>
          <w:rFonts w:cs="Arial"/>
          <w:b/>
          <w:sz w:val="20"/>
          <w:szCs w:val="20"/>
          <w:lang w:val="nl-BE"/>
        </w:rPr>
        <w:tab/>
      </w:r>
      <w:r w:rsidR="00BE533C">
        <w:rPr>
          <w:rFonts w:cs="Arial"/>
          <w:b/>
          <w:sz w:val="20"/>
          <w:szCs w:val="20"/>
          <w:lang w:val="nl-BE"/>
        </w:rPr>
        <w:t>Df1+   8.Kg3</w:t>
      </w:r>
      <w:r w:rsidR="00BE533C">
        <w:rPr>
          <w:rFonts w:cs="Arial"/>
          <w:b/>
          <w:sz w:val="20"/>
          <w:szCs w:val="20"/>
          <w:lang w:val="nl-BE"/>
        </w:rPr>
        <w:tab/>
      </w:r>
      <w:r w:rsidR="00BE533C">
        <w:rPr>
          <w:rFonts w:cs="Arial"/>
          <w:b/>
          <w:sz w:val="20"/>
          <w:szCs w:val="20"/>
          <w:lang w:val="nl-BE"/>
        </w:rPr>
        <w:tab/>
        <w:t>Kg1</w:t>
      </w:r>
    </w:p>
    <w:p w14:paraId="48FE244C" w14:textId="77777777" w:rsidR="006F3923" w:rsidRPr="00BE533C" w:rsidRDefault="00BE533C" w:rsidP="00905928">
      <w:pPr>
        <w:ind w:firstLine="708"/>
        <w:jc w:val="both"/>
        <w:rPr>
          <w:rFonts w:cs="Arial"/>
          <w:b/>
          <w:sz w:val="20"/>
          <w:szCs w:val="20"/>
          <w:lang w:val="nl-BE"/>
        </w:rPr>
      </w:pPr>
      <w:r>
        <w:rPr>
          <w:rFonts w:cs="Arial"/>
          <w:b/>
          <w:sz w:val="20"/>
          <w:szCs w:val="20"/>
          <w:lang w:val="nl-BE"/>
        </w:rPr>
        <w:t>9.Dh2</w:t>
      </w:r>
      <w:r w:rsidR="00905928">
        <w:rPr>
          <w:rFonts w:cs="Arial"/>
          <w:b/>
          <w:sz w:val="20"/>
          <w:szCs w:val="20"/>
          <w:lang w:val="nl-BE"/>
        </w:rPr>
        <w:tab/>
      </w:r>
      <w:r w:rsidR="00905928">
        <w:rPr>
          <w:rFonts w:cs="Arial"/>
          <w:b/>
          <w:sz w:val="20"/>
          <w:szCs w:val="20"/>
          <w:lang w:val="nl-BE"/>
        </w:rPr>
        <w:tab/>
        <w:t>Kh2</w:t>
      </w:r>
      <w:r w:rsidR="006F3923">
        <w:rPr>
          <w:sz w:val="20"/>
          <w:szCs w:val="20"/>
          <w:lang w:val="nl-BE"/>
        </w:rPr>
        <w:t xml:space="preserve"> </w:t>
      </w:r>
    </w:p>
    <w:p w14:paraId="58C35651" w14:textId="77777777" w:rsidR="00224679" w:rsidRDefault="00224679" w:rsidP="006F3923">
      <w:pPr>
        <w:rPr>
          <w:sz w:val="20"/>
          <w:szCs w:val="20"/>
          <w:lang w:val="nl-BE"/>
        </w:rPr>
      </w:pPr>
    </w:p>
    <w:p w14:paraId="58D3520B" w14:textId="77777777" w:rsidR="00224679" w:rsidRDefault="00224679" w:rsidP="006F3923">
      <w:pPr>
        <w:rPr>
          <w:b/>
          <w:i/>
          <w:sz w:val="20"/>
          <w:szCs w:val="20"/>
          <w:lang w:val="nl-BE"/>
        </w:rPr>
      </w:pPr>
      <w:r>
        <w:rPr>
          <w:b/>
          <w:i/>
          <w:sz w:val="20"/>
          <w:szCs w:val="20"/>
          <w:lang w:val="nl-BE"/>
        </w:rPr>
        <w:t>Variant B</w:t>
      </w:r>
    </w:p>
    <w:p w14:paraId="3DFF4A0F" w14:textId="77777777" w:rsidR="00905928" w:rsidRDefault="00905928" w:rsidP="00905928">
      <w:pPr>
        <w:jc w:val="both"/>
        <w:rPr>
          <w:b/>
          <w:sz w:val="20"/>
          <w:szCs w:val="20"/>
          <w:lang w:val="nl-BE"/>
        </w:rPr>
      </w:pPr>
      <w:r>
        <w:rPr>
          <w:b/>
          <w:i/>
          <w:sz w:val="20"/>
          <w:szCs w:val="20"/>
          <w:lang w:val="nl-BE"/>
        </w:rPr>
        <w:tab/>
      </w:r>
      <w:r>
        <w:rPr>
          <w:b/>
          <w:sz w:val="20"/>
          <w:szCs w:val="20"/>
          <w:lang w:val="nl-BE"/>
        </w:rPr>
        <w:t>3…</w:t>
      </w:r>
      <w:r>
        <w:rPr>
          <w:b/>
          <w:sz w:val="20"/>
          <w:szCs w:val="20"/>
          <w:lang w:val="nl-BE"/>
        </w:rPr>
        <w:tab/>
      </w:r>
      <w:r>
        <w:rPr>
          <w:b/>
          <w:sz w:val="20"/>
          <w:szCs w:val="20"/>
          <w:lang w:val="nl-BE"/>
        </w:rPr>
        <w:tab/>
        <w:t>Kh1</w:t>
      </w:r>
    </w:p>
    <w:p w14:paraId="05C90808" w14:textId="77777777" w:rsidR="00905928" w:rsidRDefault="00905928" w:rsidP="00905928">
      <w:pPr>
        <w:jc w:val="both"/>
        <w:rPr>
          <w:b/>
          <w:sz w:val="20"/>
          <w:szCs w:val="20"/>
          <w:lang w:val="nl-BE"/>
        </w:rPr>
      </w:pPr>
      <w:r>
        <w:rPr>
          <w:b/>
          <w:sz w:val="20"/>
          <w:szCs w:val="20"/>
          <w:lang w:val="nl-BE"/>
        </w:rPr>
        <w:tab/>
        <w:t>4.Ld5</w:t>
      </w:r>
      <w:r>
        <w:rPr>
          <w:b/>
          <w:sz w:val="20"/>
          <w:szCs w:val="20"/>
          <w:lang w:val="nl-BE"/>
        </w:rPr>
        <w:tab/>
      </w:r>
      <w:r>
        <w:rPr>
          <w:b/>
          <w:sz w:val="20"/>
          <w:szCs w:val="20"/>
          <w:lang w:val="nl-BE"/>
        </w:rPr>
        <w:tab/>
        <w:t>Dd2+</w:t>
      </w:r>
    </w:p>
    <w:p w14:paraId="0C45C193" w14:textId="77777777" w:rsidR="00905928" w:rsidRDefault="00905928" w:rsidP="00905928">
      <w:pPr>
        <w:jc w:val="both"/>
        <w:rPr>
          <w:b/>
          <w:sz w:val="20"/>
          <w:szCs w:val="20"/>
          <w:lang w:val="nl-BE"/>
        </w:rPr>
      </w:pPr>
      <w:r>
        <w:rPr>
          <w:b/>
          <w:sz w:val="20"/>
          <w:szCs w:val="20"/>
          <w:lang w:val="nl-BE"/>
        </w:rPr>
        <w:tab/>
        <w:t>5.Kg3+</w:t>
      </w:r>
      <w:r>
        <w:rPr>
          <w:b/>
          <w:sz w:val="20"/>
          <w:szCs w:val="20"/>
          <w:lang w:val="nl-BE"/>
        </w:rPr>
        <w:tab/>
      </w:r>
      <w:r>
        <w:rPr>
          <w:b/>
          <w:sz w:val="20"/>
          <w:szCs w:val="20"/>
          <w:lang w:val="nl-BE"/>
        </w:rPr>
        <w:tab/>
        <w:t>Kg1</w:t>
      </w:r>
    </w:p>
    <w:p w14:paraId="6B1FCD63" w14:textId="77777777" w:rsidR="00905928" w:rsidRDefault="00905928" w:rsidP="00905928">
      <w:pPr>
        <w:jc w:val="both"/>
        <w:rPr>
          <w:b/>
          <w:sz w:val="20"/>
          <w:szCs w:val="20"/>
          <w:lang w:val="nl-BE"/>
        </w:rPr>
      </w:pPr>
      <w:r>
        <w:rPr>
          <w:b/>
          <w:sz w:val="20"/>
          <w:szCs w:val="20"/>
          <w:lang w:val="nl-BE"/>
        </w:rPr>
        <w:tab/>
        <w:t>6.Dc5+</w:t>
      </w:r>
      <w:r>
        <w:rPr>
          <w:b/>
          <w:sz w:val="20"/>
          <w:szCs w:val="20"/>
          <w:lang w:val="nl-BE"/>
        </w:rPr>
        <w:tab/>
      </w:r>
      <w:r>
        <w:rPr>
          <w:b/>
          <w:sz w:val="20"/>
          <w:szCs w:val="20"/>
          <w:lang w:val="nl-BE"/>
        </w:rPr>
        <w:tab/>
        <w:t>Kf1</w:t>
      </w:r>
    </w:p>
    <w:p w14:paraId="3E173684" w14:textId="77777777" w:rsidR="00905928" w:rsidRDefault="00905928" w:rsidP="00905928">
      <w:pPr>
        <w:jc w:val="both"/>
        <w:rPr>
          <w:b/>
          <w:sz w:val="20"/>
          <w:szCs w:val="20"/>
          <w:lang w:val="nl-BE"/>
        </w:rPr>
      </w:pPr>
      <w:r>
        <w:rPr>
          <w:b/>
          <w:sz w:val="20"/>
          <w:szCs w:val="20"/>
          <w:lang w:val="nl-BE"/>
        </w:rPr>
        <w:tab/>
        <w:t>7.Lc4+</w:t>
      </w:r>
      <w:r>
        <w:rPr>
          <w:b/>
          <w:sz w:val="20"/>
          <w:szCs w:val="20"/>
          <w:lang w:val="nl-BE"/>
        </w:rPr>
        <w:tab/>
      </w:r>
      <w:r>
        <w:rPr>
          <w:b/>
          <w:sz w:val="20"/>
          <w:szCs w:val="20"/>
          <w:lang w:val="nl-BE"/>
        </w:rPr>
        <w:tab/>
        <w:t>Dd3</w:t>
      </w:r>
    </w:p>
    <w:p w14:paraId="1B9340FE" w14:textId="77777777" w:rsidR="00905928" w:rsidRDefault="00905928" w:rsidP="00905928">
      <w:pPr>
        <w:jc w:val="both"/>
        <w:rPr>
          <w:b/>
          <w:sz w:val="20"/>
          <w:szCs w:val="20"/>
          <w:lang w:val="nl-BE"/>
        </w:rPr>
      </w:pPr>
      <w:r>
        <w:rPr>
          <w:b/>
          <w:sz w:val="20"/>
          <w:szCs w:val="20"/>
          <w:lang w:val="nl-BE"/>
        </w:rPr>
        <w:tab/>
        <w:t>8.Lxd3+</w:t>
      </w:r>
      <w:r>
        <w:rPr>
          <w:b/>
          <w:sz w:val="20"/>
          <w:szCs w:val="20"/>
          <w:lang w:val="nl-BE"/>
        </w:rPr>
        <w:tab/>
        <w:t>Ke1</w:t>
      </w:r>
    </w:p>
    <w:p w14:paraId="7B311E58" w14:textId="77777777" w:rsidR="00905928" w:rsidRDefault="00905928" w:rsidP="00905928">
      <w:pPr>
        <w:jc w:val="both"/>
        <w:rPr>
          <w:b/>
          <w:sz w:val="20"/>
          <w:szCs w:val="20"/>
          <w:lang w:val="nl-BE"/>
        </w:rPr>
      </w:pPr>
      <w:r>
        <w:rPr>
          <w:b/>
          <w:sz w:val="20"/>
          <w:szCs w:val="20"/>
          <w:lang w:val="nl-BE"/>
        </w:rPr>
        <w:tab/>
        <w:t xml:space="preserve">9.Dc1+ </w:t>
      </w:r>
    </w:p>
    <w:p w14:paraId="26662083" w14:textId="77777777" w:rsidR="00905928" w:rsidRPr="00905928" w:rsidRDefault="00905928" w:rsidP="00905928">
      <w:pPr>
        <w:jc w:val="both"/>
        <w:rPr>
          <w:b/>
          <w:sz w:val="20"/>
          <w:szCs w:val="20"/>
          <w:lang w:val="nl-BE"/>
        </w:rPr>
      </w:pPr>
      <w:r>
        <w:rPr>
          <w:sz w:val="20"/>
          <w:szCs w:val="20"/>
          <w:lang w:val="nl-BE"/>
        </w:rPr>
        <w:t>En mat.</w:t>
      </w:r>
      <w:r>
        <w:rPr>
          <w:b/>
          <w:sz w:val="20"/>
          <w:szCs w:val="20"/>
          <w:lang w:val="nl-BE"/>
        </w:rPr>
        <w:tab/>
      </w:r>
    </w:p>
    <w:p w14:paraId="36FA15E3" w14:textId="77777777" w:rsidR="006F3923" w:rsidRPr="00224679" w:rsidRDefault="006F3923" w:rsidP="00905928">
      <w:pPr>
        <w:pStyle w:val="03aText"/>
        <w:ind w:left="708" w:firstLine="708"/>
        <w:rPr>
          <w:lang w:val="nl-BE"/>
        </w:rPr>
      </w:pPr>
      <w:r>
        <w:rPr>
          <w:b/>
          <w:lang w:val="nl-BE"/>
        </w:rPr>
        <w:br w:type="page"/>
      </w:r>
      <w:r>
        <w:rPr>
          <w:b/>
          <w:lang w:val="nl-BE"/>
        </w:rPr>
        <w:lastRenderedPageBreak/>
        <w:t xml:space="preserve">- </w:t>
      </w:r>
      <w:r w:rsidR="00741791">
        <w:rPr>
          <w:b/>
          <w:lang w:val="nl-BE"/>
        </w:rPr>
        <w:t>201</w:t>
      </w:r>
      <w:r>
        <w:rPr>
          <w:b/>
          <w:lang w:val="nl-BE"/>
        </w:rPr>
        <w:t xml:space="preserve"> -</w:t>
      </w:r>
    </w:p>
    <w:p w14:paraId="33266634" w14:textId="77777777" w:rsidR="006F3923" w:rsidRDefault="006F3923" w:rsidP="006F3923">
      <w:pPr>
        <w:spacing w:line="190" w:lineRule="exact"/>
        <w:jc w:val="center"/>
        <w:rPr>
          <w:rFonts w:cs="Arial"/>
          <w:i/>
          <w:sz w:val="20"/>
          <w:szCs w:val="20"/>
          <w:lang w:val="nl-BE"/>
        </w:rPr>
      </w:pPr>
    </w:p>
    <w:p w14:paraId="632BB055"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2002</w:t>
      </w:r>
    </w:p>
    <w:p w14:paraId="1E1885BF" w14:textId="77777777" w:rsidR="006F3923" w:rsidRDefault="006F3923" w:rsidP="006F3923">
      <w:pPr>
        <w:spacing w:line="190" w:lineRule="exact"/>
        <w:jc w:val="center"/>
        <w:rPr>
          <w:rFonts w:cs="Arial"/>
          <w:i/>
          <w:sz w:val="20"/>
          <w:szCs w:val="20"/>
          <w:lang w:val="nl-BE"/>
        </w:rPr>
      </w:pPr>
    </w:p>
    <w:p w14:paraId="2DCFB433" w14:textId="77777777" w:rsidR="006F3923" w:rsidRPr="00224679" w:rsidRDefault="006F3923" w:rsidP="006F3923">
      <w:pPr>
        <w:pStyle w:val="03aText"/>
        <w:rPr>
          <w:lang w:val="nl-BE"/>
        </w:rPr>
      </w:pPr>
      <w:r>
        <w:object w:dxaOrig="4579" w:dyaOrig="4577" w14:anchorId="3B4DBA7A">
          <v:shape id="_x0000_i1215" type="#_x0000_t75" style="width:153.4pt;height:154.5pt" o:ole="">
            <v:imagedata r:id="rId402" o:title=""/>
          </v:shape>
          <o:OLEObject Type="Embed" ProgID="CorelDRAW.Graphic.12" ShapeID="_x0000_i1215" DrawAspect="Content" ObjectID="_1587467608" r:id="rId403"/>
        </w:object>
      </w:r>
    </w:p>
    <w:p w14:paraId="1440CAC4" w14:textId="77777777" w:rsidR="006F3923" w:rsidRDefault="006F3923" w:rsidP="006F3923">
      <w:pPr>
        <w:pStyle w:val="03aText"/>
        <w:rPr>
          <w:b/>
          <w:sz w:val="24"/>
          <w:szCs w:val="24"/>
          <w:lang w:val="nl-BE"/>
        </w:rPr>
      </w:pPr>
    </w:p>
    <w:p w14:paraId="14AF8A90" w14:textId="77777777" w:rsidR="006F3923" w:rsidRDefault="006F3923" w:rsidP="006F3923">
      <w:pPr>
        <w:pStyle w:val="03aText"/>
        <w:rPr>
          <w:lang w:val="nl-BE"/>
        </w:rPr>
      </w:pPr>
      <w:r>
        <w:rPr>
          <w:b/>
          <w:sz w:val="24"/>
          <w:szCs w:val="24"/>
          <w:lang w:val="nl-BE"/>
        </w:rPr>
        <w:t xml:space="preserve">+                         </w:t>
      </w:r>
      <w:r>
        <w:rPr>
          <w:lang w:val="nl-BE"/>
        </w:rPr>
        <w:t>0140.11 a8h7</w:t>
      </w:r>
    </w:p>
    <w:p w14:paraId="2D63631F" w14:textId="77777777" w:rsidR="006F3923" w:rsidRDefault="006F3923" w:rsidP="006F3923">
      <w:pPr>
        <w:pStyle w:val="03aText"/>
        <w:rPr>
          <w:lang w:val="nl-BE"/>
        </w:rPr>
      </w:pPr>
    </w:p>
    <w:p w14:paraId="58DE6790" w14:textId="77777777" w:rsidR="006F3923" w:rsidRDefault="000D4CF9" w:rsidP="006F3923">
      <w:pPr>
        <w:pStyle w:val="03aText"/>
        <w:rPr>
          <w:lang w:val="nl-BE"/>
        </w:rPr>
      </w:pPr>
      <w:r>
        <w:rPr>
          <w:lang w:val="nl-BE"/>
        </w:rPr>
        <w:t>De toren dekt de lo</w:t>
      </w:r>
      <w:r w:rsidR="006F3923">
        <w:rPr>
          <w:lang w:val="nl-BE"/>
        </w:rPr>
        <w:t>per,  zodat de koni</w:t>
      </w:r>
      <w:r w:rsidR="00415FF8">
        <w:rPr>
          <w:lang w:val="nl-BE"/>
        </w:rPr>
        <w:t>ng dit stuk niet kan slaan.</w:t>
      </w:r>
    </w:p>
    <w:p w14:paraId="6737EE34" w14:textId="77777777" w:rsidR="00415FF8" w:rsidRDefault="006F3923" w:rsidP="006F3923">
      <w:pPr>
        <w:pStyle w:val="03aText"/>
        <w:rPr>
          <w:b/>
          <w:lang w:val="nl-BE"/>
        </w:rPr>
      </w:pPr>
      <w:r>
        <w:rPr>
          <w:lang w:val="nl-BE"/>
        </w:rPr>
        <w:tab/>
      </w:r>
      <w:r>
        <w:rPr>
          <w:b/>
          <w:lang w:val="nl-BE"/>
        </w:rPr>
        <w:t>1.Te6</w:t>
      </w:r>
    </w:p>
    <w:p w14:paraId="67BA3A7F" w14:textId="77777777" w:rsidR="00415FF8" w:rsidRPr="00415FF8" w:rsidRDefault="00415FF8" w:rsidP="006F3923">
      <w:pPr>
        <w:pStyle w:val="03aText"/>
        <w:rPr>
          <w:lang w:val="nl-BE"/>
        </w:rPr>
      </w:pPr>
      <w:r>
        <w:rPr>
          <w:lang w:val="nl-BE"/>
        </w:rPr>
        <w:t>Maar dan doet de loper het:</w:t>
      </w:r>
    </w:p>
    <w:p w14:paraId="6E6312C5" w14:textId="77777777" w:rsidR="006F3923" w:rsidRDefault="006F3923" w:rsidP="006F3923">
      <w:pPr>
        <w:pStyle w:val="03aText"/>
        <w:rPr>
          <w:b/>
          <w:lang w:val="nl-BE"/>
        </w:rPr>
      </w:pPr>
      <w:r>
        <w:rPr>
          <w:b/>
          <w:lang w:val="nl-BE"/>
        </w:rPr>
        <w:tab/>
      </w:r>
      <w:r w:rsidR="00415FF8">
        <w:rPr>
          <w:b/>
          <w:lang w:val="nl-BE"/>
        </w:rPr>
        <w:t>1…</w:t>
      </w:r>
      <w:r w:rsidR="00415FF8">
        <w:rPr>
          <w:b/>
          <w:lang w:val="nl-BE"/>
        </w:rPr>
        <w:tab/>
      </w:r>
      <w:r w:rsidR="00415FF8">
        <w:rPr>
          <w:b/>
          <w:lang w:val="nl-BE"/>
        </w:rPr>
        <w:tab/>
      </w:r>
      <w:r>
        <w:rPr>
          <w:b/>
          <w:lang w:val="nl-BE"/>
        </w:rPr>
        <w:t>Lxh6</w:t>
      </w:r>
    </w:p>
    <w:p w14:paraId="69D3FA56" w14:textId="77777777" w:rsidR="006F3923" w:rsidRDefault="006F3923" w:rsidP="006F3923">
      <w:pPr>
        <w:pStyle w:val="03aText"/>
        <w:rPr>
          <w:b/>
          <w:lang w:val="nl-BE"/>
        </w:rPr>
      </w:pPr>
      <w:r>
        <w:rPr>
          <w:b/>
          <w:lang w:val="nl-BE"/>
        </w:rPr>
        <w:tab/>
        <w:t xml:space="preserve">2.Txe7+    </w:t>
      </w:r>
      <w:r>
        <w:rPr>
          <w:b/>
          <w:lang w:val="nl-BE"/>
        </w:rPr>
        <w:tab/>
        <w:t>Kg6</w:t>
      </w:r>
    </w:p>
    <w:p w14:paraId="0437AF4E" w14:textId="77777777" w:rsidR="006F3923" w:rsidRDefault="006F3923" w:rsidP="006F3923">
      <w:pPr>
        <w:pStyle w:val="03aText"/>
        <w:rPr>
          <w:lang w:val="nl-BE"/>
        </w:rPr>
      </w:pPr>
      <w:r>
        <w:rPr>
          <w:lang w:val="nl-BE"/>
        </w:rPr>
        <w:t xml:space="preserve">En nu nog de witte pion dekken, </w:t>
      </w:r>
      <w:r w:rsidR="00415FF8">
        <w:rPr>
          <w:lang w:val="nl-BE"/>
        </w:rPr>
        <w:t>denkt wit,</w:t>
      </w:r>
      <w:r w:rsidR="00F256C8">
        <w:rPr>
          <w:lang w:val="nl-BE"/>
        </w:rPr>
        <w:t xml:space="preserve"> </w:t>
      </w:r>
      <w:r>
        <w:rPr>
          <w:lang w:val="nl-BE"/>
        </w:rPr>
        <w:t>maar:</w:t>
      </w:r>
    </w:p>
    <w:p w14:paraId="674CF2B0" w14:textId="77777777" w:rsidR="006F3923" w:rsidRDefault="006F3923" w:rsidP="00586E21">
      <w:pPr>
        <w:pStyle w:val="03aText"/>
        <w:numPr>
          <w:ilvl w:val="0"/>
          <w:numId w:val="96"/>
        </w:numPr>
        <w:rPr>
          <w:lang w:val="nl-BE"/>
        </w:rPr>
      </w:pPr>
      <w:r>
        <w:rPr>
          <w:lang w:val="nl-BE"/>
        </w:rPr>
        <w:t xml:space="preserve">3.Te4? Kh5 4.Kb7 Lg7 5.Tf4      Lc3 6.Kc6 Le1, noch </w:t>
      </w:r>
    </w:p>
    <w:p w14:paraId="0E07425A" w14:textId="77777777" w:rsidR="00415FF8" w:rsidRPr="00415FF8" w:rsidRDefault="006F3923" w:rsidP="00586E21">
      <w:pPr>
        <w:pStyle w:val="03aText"/>
        <w:numPr>
          <w:ilvl w:val="0"/>
          <w:numId w:val="96"/>
        </w:numPr>
        <w:rPr>
          <w:lang w:val="nl-BE"/>
        </w:rPr>
      </w:pPr>
      <w:r>
        <w:rPr>
          <w:lang w:val="nl-BE"/>
        </w:rPr>
        <w:t>3.Te5? Lf4 4.h5</w:t>
      </w:r>
      <w:r w:rsidR="004B5949">
        <w:rPr>
          <w:lang w:val="nl-BE"/>
        </w:rPr>
        <w:t>+ Kh6 5.Tf</w:t>
      </w:r>
      <w:r>
        <w:rPr>
          <w:lang w:val="nl-BE"/>
        </w:rPr>
        <w:t>5</w:t>
      </w:r>
      <w:r w:rsidR="004B5949">
        <w:rPr>
          <w:lang w:val="nl-BE"/>
        </w:rPr>
        <w:t xml:space="preserve"> Lg3 6.Tg5 Lf2 blijken niet te voldoen.</w:t>
      </w:r>
      <w:r w:rsidR="00415FF8">
        <w:rPr>
          <w:lang w:val="nl-BE"/>
        </w:rPr>
        <w:t>.</w:t>
      </w:r>
    </w:p>
    <w:p w14:paraId="47892633" w14:textId="77777777" w:rsidR="006F3923" w:rsidRPr="00415FF8" w:rsidRDefault="00415FF8" w:rsidP="00415FF8">
      <w:pPr>
        <w:pStyle w:val="03aText"/>
        <w:rPr>
          <w:lang w:val="nl-BE"/>
        </w:rPr>
      </w:pPr>
      <w:r w:rsidRPr="00415FF8">
        <w:rPr>
          <w:lang w:val="nl-BE"/>
        </w:rPr>
        <w:t>Daarom een eerste stap</w:t>
      </w:r>
      <w:r w:rsidR="000D4CF9">
        <w:rPr>
          <w:lang w:val="nl-BE"/>
        </w:rPr>
        <w:t xml:space="preserve"> van de witte koning naar de pion.</w:t>
      </w:r>
    </w:p>
    <w:p w14:paraId="738B5282" w14:textId="77777777" w:rsidR="006F3923" w:rsidRPr="00EB7A30" w:rsidRDefault="006F3923" w:rsidP="006F3923">
      <w:pPr>
        <w:pStyle w:val="03aText"/>
        <w:rPr>
          <w:b/>
          <w:lang w:val="nl-BE"/>
        </w:rPr>
      </w:pPr>
      <w:r w:rsidRPr="00415FF8">
        <w:rPr>
          <w:lang w:val="nl-BE"/>
        </w:rPr>
        <w:tab/>
      </w:r>
      <w:r w:rsidRPr="00EB7A30">
        <w:rPr>
          <w:b/>
          <w:lang w:val="nl-BE"/>
        </w:rPr>
        <w:t>3.Kb7</w:t>
      </w:r>
      <w:r w:rsidRPr="00EB7A30">
        <w:rPr>
          <w:b/>
          <w:lang w:val="nl-BE"/>
        </w:rPr>
        <w:tab/>
      </w:r>
      <w:r w:rsidRPr="00EB7A30">
        <w:rPr>
          <w:b/>
          <w:lang w:val="nl-BE"/>
        </w:rPr>
        <w:tab/>
        <w:t>Kh5</w:t>
      </w:r>
    </w:p>
    <w:p w14:paraId="42E93937" w14:textId="77777777" w:rsidR="006F3923" w:rsidRPr="00EB7A30" w:rsidRDefault="006F3923" w:rsidP="006F3923">
      <w:pPr>
        <w:pStyle w:val="03aText"/>
        <w:rPr>
          <w:b/>
          <w:lang w:val="nl-BE"/>
        </w:rPr>
      </w:pPr>
      <w:r w:rsidRPr="00EB7A30">
        <w:rPr>
          <w:b/>
          <w:lang w:val="nl-BE"/>
        </w:rPr>
        <w:tab/>
        <w:t>4.Th7</w:t>
      </w:r>
    </w:p>
    <w:p w14:paraId="0844D3B7" w14:textId="77777777" w:rsidR="006F3923" w:rsidRDefault="006F3923" w:rsidP="006F3923">
      <w:pPr>
        <w:pStyle w:val="03aText"/>
        <w:rPr>
          <w:lang w:val="nl-BE"/>
        </w:rPr>
      </w:pPr>
      <w:r>
        <w:rPr>
          <w:lang w:val="nl-BE"/>
        </w:rPr>
        <w:t>4.Te4? Lg7 5.Tf4 Lc3 en de loper gaat op zoek naar een zwart veld om de pion te veroveren.</w:t>
      </w:r>
    </w:p>
    <w:p w14:paraId="537ADA10" w14:textId="77777777" w:rsidR="001D7E4A" w:rsidRDefault="006F3923" w:rsidP="00A002AF">
      <w:pPr>
        <w:pStyle w:val="03aText"/>
        <w:rPr>
          <w:b/>
          <w:lang w:val="nl-BE"/>
        </w:rPr>
      </w:pPr>
      <w:r>
        <w:rPr>
          <w:lang w:val="nl-BE"/>
        </w:rPr>
        <w:tab/>
      </w:r>
      <w:r w:rsidR="00A002AF">
        <w:rPr>
          <w:b/>
          <w:lang w:val="nl-BE"/>
        </w:rPr>
        <w:t>4...</w:t>
      </w:r>
      <w:r w:rsidR="00A002AF">
        <w:rPr>
          <w:b/>
          <w:lang w:val="nl-BE"/>
        </w:rPr>
        <w:tab/>
      </w:r>
      <w:r w:rsidR="00A002AF">
        <w:rPr>
          <w:b/>
          <w:lang w:val="nl-BE"/>
        </w:rPr>
        <w:tab/>
        <w:t>Kg6</w:t>
      </w:r>
    </w:p>
    <w:p w14:paraId="2B0C75B3" w14:textId="77777777" w:rsidR="001D7E4A" w:rsidRDefault="001D7E4A" w:rsidP="000D4CF9">
      <w:pPr>
        <w:pStyle w:val="03aText"/>
        <w:ind w:firstLine="708"/>
        <w:rPr>
          <w:b/>
          <w:lang w:val="nl-BE"/>
        </w:rPr>
      </w:pPr>
    </w:p>
    <w:p w14:paraId="180C1E5C" w14:textId="77777777" w:rsidR="00F0277E" w:rsidRDefault="00F0277E" w:rsidP="00CF37BC">
      <w:pPr>
        <w:pStyle w:val="03aText"/>
        <w:rPr>
          <w:b/>
          <w:lang w:val="nl-BE"/>
        </w:rPr>
      </w:pPr>
    </w:p>
    <w:p w14:paraId="23F56A18" w14:textId="77777777" w:rsidR="00300F4C" w:rsidRDefault="00300F4C" w:rsidP="000D4CF9">
      <w:pPr>
        <w:pStyle w:val="03aText"/>
        <w:ind w:firstLine="708"/>
        <w:rPr>
          <w:b/>
          <w:lang w:val="nl-BE"/>
        </w:rPr>
      </w:pPr>
    </w:p>
    <w:p w14:paraId="18F3D6D0" w14:textId="77777777" w:rsidR="0091505D" w:rsidRDefault="0091505D" w:rsidP="00C93D42">
      <w:pPr>
        <w:pStyle w:val="03aText"/>
        <w:rPr>
          <w:b/>
          <w:lang w:val="nl-BE"/>
        </w:rPr>
      </w:pPr>
    </w:p>
    <w:p w14:paraId="5D84B6F6" w14:textId="77777777" w:rsidR="00415FF8" w:rsidRDefault="006F3923" w:rsidP="000D4CF9">
      <w:pPr>
        <w:pStyle w:val="03aText"/>
        <w:ind w:firstLine="708"/>
        <w:rPr>
          <w:lang w:val="nl-BE"/>
        </w:rPr>
      </w:pPr>
      <w:r>
        <w:rPr>
          <w:b/>
          <w:lang w:val="nl-BE"/>
        </w:rPr>
        <w:t>5.Th8</w:t>
      </w:r>
      <w:r>
        <w:rPr>
          <w:b/>
          <w:lang w:val="nl-BE"/>
        </w:rPr>
        <w:tab/>
      </w:r>
      <w:r>
        <w:rPr>
          <w:b/>
          <w:lang w:val="nl-BE"/>
        </w:rPr>
        <w:tab/>
        <w:t>Lg7</w:t>
      </w:r>
    </w:p>
    <w:p w14:paraId="476BED8F" w14:textId="77777777" w:rsidR="000D4CF9" w:rsidRDefault="006F3923" w:rsidP="001D7E4A">
      <w:pPr>
        <w:pStyle w:val="03aText"/>
        <w:ind w:firstLine="708"/>
        <w:rPr>
          <w:b/>
          <w:lang w:val="nl-BE"/>
        </w:rPr>
      </w:pPr>
      <w:r>
        <w:rPr>
          <w:b/>
          <w:lang w:val="nl-BE"/>
        </w:rPr>
        <w:t>6.h5+</w:t>
      </w:r>
    </w:p>
    <w:p w14:paraId="128559E6" w14:textId="77777777" w:rsidR="006F3923" w:rsidRPr="00700766" w:rsidRDefault="000D4CF9" w:rsidP="006F3923">
      <w:pPr>
        <w:pStyle w:val="03aText"/>
        <w:rPr>
          <w:lang w:val="nl-BE"/>
        </w:rPr>
      </w:pPr>
      <w:r>
        <w:rPr>
          <w:lang w:val="nl-BE"/>
        </w:rPr>
        <w:t xml:space="preserve">De pion komt eindelijk op een wit veld. </w:t>
      </w:r>
      <w:r w:rsidR="00415FF8">
        <w:rPr>
          <w:lang w:val="nl-BE"/>
        </w:rPr>
        <w:t>E</w:t>
      </w:r>
      <w:r w:rsidR="006F3923">
        <w:rPr>
          <w:lang w:val="nl-BE"/>
        </w:rPr>
        <w:t>n niet 6.Tg8? om de zwarte ko</w:t>
      </w:r>
      <w:r>
        <w:rPr>
          <w:lang w:val="nl-BE"/>
        </w:rPr>
        <w:t>ning</w:t>
      </w:r>
      <w:r w:rsidR="006F3923">
        <w:rPr>
          <w:lang w:val="nl-BE"/>
        </w:rPr>
        <w:t xml:space="preserve"> weg te lokken wegens 6...Kh7 7.Tc8 Kh6 8.Tc5 Ld4 9.Td5 Lf2 10.h5 Lh4 11.Kc6 Lg5, ‘over and out’.</w:t>
      </w:r>
    </w:p>
    <w:p w14:paraId="20D682F4" w14:textId="77777777" w:rsidR="006F3923" w:rsidRDefault="006F3923" w:rsidP="006F3923">
      <w:pPr>
        <w:pStyle w:val="03aText"/>
        <w:rPr>
          <w:b/>
          <w:lang w:val="nl-BE"/>
        </w:rPr>
      </w:pPr>
      <w:r>
        <w:rPr>
          <w:lang w:val="nl-BE"/>
        </w:rPr>
        <w:t xml:space="preserve">             </w:t>
      </w:r>
      <w:r>
        <w:rPr>
          <w:b/>
          <w:lang w:val="nl-BE"/>
        </w:rPr>
        <w:t>6...</w:t>
      </w:r>
      <w:r>
        <w:rPr>
          <w:b/>
          <w:lang w:val="nl-BE"/>
        </w:rPr>
        <w:tab/>
      </w:r>
      <w:r>
        <w:rPr>
          <w:b/>
          <w:lang w:val="nl-BE"/>
        </w:rPr>
        <w:tab/>
        <w:t>Kg5</w:t>
      </w:r>
    </w:p>
    <w:p w14:paraId="606A9F88" w14:textId="77777777" w:rsidR="006F3923" w:rsidRDefault="006F3923" w:rsidP="006F3923">
      <w:pPr>
        <w:pStyle w:val="03aText"/>
        <w:rPr>
          <w:b/>
          <w:lang w:val="nl-BE"/>
        </w:rPr>
      </w:pPr>
      <w:r>
        <w:rPr>
          <w:b/>
          <w:lang w:val="nl-BE"/>
        </w:rPr>
        <w:t xml:space="preserve">             7.Tg8</w:t>
      </w:r>
      <w:r>
        <w:rPr>
          <w:b/>
          <w:lang w:val="nl-BE"/>
        </w:rPr>
        <w:tab/>
      </w:r>
      <w:r>
        <w:rPr>
          <w:b/>
          <w:lang w:val="nl-BE"/>
        </w:rPr>
        <w:tab/>
        <w:t>Kh6</w:t>
      </w:r>
    </w:p>
    <w:p w14:paraId="75771CE3" w14:textId="77777777" w:rsidR="006F3923" w:rsidRDefault="006F3923" w:rsidP="006F3923">
      <w:pPr>
        <w:pStyle w:val="03aText"/>
        <w:rPr>
          <w:b/>
          <w:lang w:val="nl-BE"/>
        </w:rPr>
      </w:pPr>
      <w:r>
        <w:rPr>
          <w:b/>
          <w:lang w:val="nl-BE"/>
        </w:rPr>
        <w:t xml:space="preserve">             8.Kc6</w:t>
      </w:r>
    </w:p>
    <w:p w14:paraId="759C33A9" w14:textId="77777777" w:rsidR="006F3923" w:rsidRDefault="00415FF8" w:rsidP="006F3923">
      <w:pPr>
        <w:pStyle w:val="03aText"/>
        <w:rPr>
          <w:lang w:val="nl-BE"/>
        </w:rPr>
      </w:pPr>
      <w:r>
        <w:rPr>
          <w:lang w:val="nl-BE"/>
        </w:rPr>
        <w:t>De koning nadert nog een stapje:</w:t>
      </w:r>
    </w:p>
    <w:p w14:paraId="0476DCB3" w14:textId="77777777" w:rsidR="006F3923" w:rsidRDefault="006F3923" w:rsidP="006F3923">
      <w:pPr>
        <w:pStyle w:val="03aText"/>
        <w:rPr>
          <w:b/>
          <w:lang w:val="nl-BE"/>
        </w:rPr>
      </w:pPr>
      <w:r>
        <w:rPr>
          <w:lang w:val="nl-BE"/>
        </w:rPr>
        <w:t xml:space="preserve">             </w:t>
      </w:r>
      <w:r>
        <w:rPr>
          <w:b/>
          <w:lang w:val="nl-BE"/>
        </w:rPr>
        <w:t>8...</w:t>
      </w:r>
      <w:r>
        <w:rPr>
          <w:b/>
          <w:lang w:val="nl-BE"/>
        </w:rPr>
        <w:tab/>
      </w:r>
      <w:r>
        <w:rPr>
          <w:b/>
          <w:lang w:val="nl-BE"/>
        </w:rPr>
        <w:tab/>
        <w:t>Lb2</w:t>
      </w:r>
    </w:p>
    <w:p w14:paraId="5EFD6DB5" w14:textId="77777777" w:rsidR="006F3923" w:rsidRDefault="006F3923" w:rsidP="006F3923">
      <w:pPr>
        <w:pStyle w:val="03aText"/>
        <w:rPr>
          <w:b/>
          <w:lang w:val="nl-BE"/>
        </w:rPr>
      </w:pPr>
      <w:r>
        <w:rPr>
          <w:b/>
          <w:lang w:val="nl-BE"/>
        </w:rPr>
        <w:t xml:space="preserve">             9.Tg2</w:t>
      </w:r>
    </w:p>
    <w:p w14:paraId="3B6698D0" w14:textId="77777777" w:rsidR="006F3923" w:rsidRDefault="006F3923" w:rsidP="006F3923">
      <w:pPr>
        <w:pStyle w:val="03aText"/>
        <w:rPr>
          <w:lang w:val="nl-BE"/>
        </w:rPr>
      </w:pPr>
      <w:r>
        <w:rPr>
          <w:lang w:val="nl-BE"/>
        </w:rPr>
        <w:t>9.Tb8? Lf6 10.Tf8 Lg5,enzovoort.</w:t>
      </w:r>
    </w:p>
    <w:p w14:paraId="6A013828" w14:textId="77777777" w:rsidR="006F3923" w:rsidRDefault="006F3923" w:rsidP="006F3923">
      <w:pPr>
        <w:pStyle w:val="03aText"/>
        <w:rPr>
          <w:b/>
          <w:lang w:val="nl-BE"/>
        </w:rPr>
      </w:pPr>
      <w:r>
        <w:rPr>
          <w:lang w:val="nl-BE"/>
        </w:rPr>
        <w:t xml:space="preserve">             </w:t>
      </w:r>
      <w:r>
        <w:rPr>
          <w:b/>
          <w:lang w:val="nl-BE"/>
        </w:rPr>
        <w:t>9...</w:t>
      </w:r>
      <w:r>
        <w:rPr>
          <w:b/>
          <w:lang w:val="nl-BE"/>
        </w:rPr>
        <w:tab/>
      </w:r>
      <w:r>
        <w:rPr>
          <w:b/>
          <w:lang w:val="nl-BE"/>
        </w:rPr>
        <w:tab/>
        <w:t>Le5</w:t>
      </w:r>
    </w:p>
    <w:p w14:paraId="4BD43324" w14:textId="77777777" w:rsidR="006F3923" w:rsidRDefault="006F3923" w:rsidP="006F3923">
      <w:pPr>
        <w:pStyle w:val="03aText"/>
        <w:rPr>
          <w:lang w:val="nl-BE"/>
        </w:rPr>
      </w:pPr>
      <w:r>
        <w:rPr>
          <w:lang w:val="nl-BE"/>
        </w:rPr>
        <w:t>Belet 10.Th2.</w:t>
      </w:r>
    </w:p>
    <w:p w14:paraId="26BAD966" w14:textId="77777777" w:rsidR="006F3923" w:rsidRDefault="006F3923" w:rsidP="006F3923">
      <w:pPr>
        <w:pStyle w:val="03aText"/>
        <w:rPr>
          <w:b/>
          <w:lang w:val="nl-BE"/>
        </w:rPr>
      </w:pPr>
      <w:r>
        <w:rPr>
          <w:b/>
          <w:lang w:val="nl-BE"/>
        </w:rPr>
        <w:t xml:space="preserve">           10.Kd5 </w:t>
      </w:r>
    </w:p>
    <w:p w14:paraId="6932F86B" w14:textId="77777777" w:rsidR="006F3923" w:rsidRPr="000D4CF9" w:rsidRDefault="000D4CF9" w:rsidP="006F3923">
      <w:pPr>
        <w:pStyle w:val="03aText"/>
        <w:rPr>
          <w:lang w:val="nl-BE"/>
        </w:rPr>
      </w:pPr>
      <w:r>
        <w:rPr>
          <w:lang w:val="nl-BE"/>
        </w:rPr>
        <w:t xml:space="preserve">Weer en stapje dichterbij. Maar </w:t>
      </w:r>
      <w:r w:rsidR="006F3923">
        <w:rPr>
          <w:lang w:val="nl-BE"/>
        </w:rPr>
        <w:t xml:space="preserve">weerom niet 10.Te2? </w:t>
      </w:r>
      <w:r w:rsidR="006F3923" w:rsidRPr="00EB7A30">
        <w:rPr>
          <w:lang w:val="nl-BE"/>
        </w:rPr>
        <w:t>Lb8 11.Tb2 Lf4 12.Tb4 Lg5, remise.</w:t>
      </w:r>
    </w:p>
    <w:p w14:paraId="6370FCF5" w14:textId="77777777" w:rsidR="006F3923" w:rsidRDefault="006F3923" w:rsidP="006F3923">
      <w:pPr>
        <w:pStyle w:val="03aText"/>
        <w:rPr>
          <w:b/>
          <w:lang w:val="nl-BE"/>
        </w:rPr>
      </w:pPr>
      <w:r w:rsidRPr="00EB7A30">
        <w:rPr>
          <w:lang w:val="nl-BE"/>
        </w:rPr>
        <w:t xml:space="preserve">           </w:t>
      </w:r>
      <w:r>
        <w:rPr>
          <w:b/>
          <w:lang w:val="nl-BE"/>
        </w:rPr>
        <w:t>10...</w:t>
      </w:r>
      <w:r>
        <w:rPr>
          <w:b/>
          <w:lang w:val="nl-BE"/>
        </w:rPr>
        <w:tab/>
      </w:r>
      <w:r>
        <w:rPr>
          <w:b/>
          <w:lang w:val="nl-BE"/>
        </w:rPr>
        <w:tab/>
        <w:t>Lc7</w:t>
      </w:r>
    </w:p>
    <w:p w14:paraId="00A525EA" w14:textId="77777777" w:rsidR="006F3923" w:rsidRDefault="006F3923" w:rsidP="006F3923">
      <w:pPr>
        <w:pStyle w:val="03aText"/>
        <w:rPr>
          <w:b/>
          <w:lang w:val="nl-BE"/>
        </w:rPr>
      </w:pPr>
      <w:r>
        <w:rPr>
          <w:b/>
          <w:lang w:val="nl-BE"/>
        </w:rPr>
        <w:t xml:space="preserve">           11.Tc2</w:t>
      </w:r>
      <w:r>
        <w:rPr>
          <w:b/>
          <w:lang w:val="nl-BE"/>
        </w:rPr>
        <w:tab/>
      </w:r>
      <w:r>
        <w:rPr>
          <w:b/>
          <w:lang w:val="nl-BE"/>
        </w:rPr>
        <w:tab/>
        <w:t>Lg3</w:t>
      </w:r>
    </w:p>
    <w:p w14:paraId="5AAC2C7E" w14:textId="77777777" w:rsidR="006F3923" w:rsidRDefault="006F3923" w:rsidP="006F3923">
      <w:pPr>
        <w:pStyle w:val="03aText"/>
        <w:rPr>
          <w:b/>
          <w:lang w:val="nl-BE"/>
        </w:rPr>
      </w:pPr>
      <w:r>
        <w:rPr>
          <w:b/>
          <w:lang w:val="nl-BE"/>
        </w:rPr>
        <w:t xml:space="preserve">           12.Tc3</w:t>
      </w:r>
    </w:p>
    <w:p w14:paraId="1A33B73E" w14:textId="77777777" w:rsidR="006F3923" w:rsidRDefault="006F3923" w:rsidP="006F3923">
      <w:pPr>
        <w:pStyle w:val="03aText"/>
        <w:rPr>
          <w:lang w:val="nl-BE"/>
        </w:rPr>
      </w:pPr>
      <w:r>
        <w:rPr>
          <w:lang w:val="nl-BE"/>
        </w:rPr>
        <w:t>Wit dreigt nu, na het wegspelen van de loper, met 13.Th3 zijn pion te dekken met winst, want 12.Tg2</w:t>
      </w:r>
    </w:p>
    <w:p w14:paraId="4D097FD1" w14:textId="77777777" w:rsidR="006F3923" w:rsidRDefault="006F3923" w:rsidP="006F3923">
      <w:pPr>
        <w:pStyle w:val="03aText"/>
        <w:rPr>
          <w:lang w:val="nl-BE"/>
        </w:rPr>
      </w:pPr>
      <w:r>
        <w:rPr>
          <w:lang w:val="nl-BE"/>
        </w:rPr>
        <w:t>Lc7 13.Tc2 is een omweg.</w:t>
      </w:r>
    </w:p>
    <w:p w14:paraId="00795AE8" w14:textId="77777777" w:rsidR="006F3923" w:rsidRDefault="006F3923" w:rsidP="006F3923">
      <w:pPr>
        <w:pStyle w:val="03aText"/>
        <w:rPr>
          <w:b/>
          <w:lang w:val="nl-BE"/>
        </w:rPr>
      </w:pPr>
      <w:r>
        <w:rPr>
          <w:lang w:val="nl-BE"/>
        </w:rPr>
        <w:t xml:space="preserve">           </w:t>
      </w:r>
      <w:r>
        <w:rPr>
          <w:b/>
          <w:lang w:val="nl-BE"/>
        </w:rPr>
        <w:t>12...</w:t>
      </w:r>
      <w:r>
        <w:rPr>
          <w:b/>
          <w:lang w:val="nl-BE"/>
        </w:rPr>
        <w:tab/>
      </w:r>
      <w:r>
        <w:rPr>
          <w:b/>
          <w:lang w:val="nl-BE"/>
        </w:rPr>
        <w:tab/>
        <w:t>Kxh5</w:t>
      </w:r>
    </w:p>
    <w:p w14:paraId="4AA131ED" w14:textId="77777777" w:rsidR="006F3923" w:rsidRDefault="006F3923" w:rsidP="006F3923">
      <w:pPr>
        <w:pStyle w:val="03aText"/>
        <w:rPr>
          <w:lang w:val="nl-BE"/>
        </w:rPr>
      </w:pPr>
      <w:r>
        <w:rPr>
          <w:lang w:val="nl-BE"/>
        </w:rPr>
        <w:t>De zwarte loper is moe</w:t>
      </w:r>
      <w:r w:rsidR="000D4CF9">
        <w:rPr>
          <w:lang w:val="nl-BE"/>
        </w:rPr>
        <w:t xml:space="preserve"> gestreden,</w:t>
      </w:r>
    </w:p>
    <w:p w14:paraId="25051B0E" w14:textId="77777777" w:rsidR="006F3923" w:rsidRDefault="000D4CF9" w:rsidP="006F3923">
      <w:pPr>
        <w:pStyle w:val="03aText"/>
        <w:rPr>
          <w:lang w:val="nl-BE"/>
        </w:rPr>
      </w:pPr>
      <w:r>
        <w:rPr>
          <w:lang w:val="nl-BE"/>
        </w:rPr>
        <w:t>b</w:t>
      </w:r>
      <w:r w:rsidR="006F3923">
        <w:rPr>
          <w:lang w:val="nl-BE"/>
        </w:rPr>
        <w:t xml:space="preserve">ijvoorbeeld 12…Le1 13.Th3 en de witte koning komt hulp bieden. </w:t>
      </w:r>
    </w:p>
    <w:p w14:paraId="4FEBB1BD" w14:textId="77777777" w:rsidR="006F3923" w:rsidRDefault="006F3923" w:rsidP="006F3923">
      <w:pPr>
        <w:pStyle w:val="03aText"/>
        <w:rPr>
          <w:b/>
          <w:lang w:val="nl-BE"/>
        </w:rPr>
      </w:pPr>
      <w:r>
        <w:rPr>
          <w:lang w:val="nl-BE"/>
        </w:rPr>
        <w:t xml:space="preserve">           </w:t>
      </w:r>
      <w:r>
        <w:rPr>
          <w:b/>
          <w:lang w:val="nl-BE"/>
        </w:rPr>
        <w:t>13.Txg3</w:t>
      </w:r>
    </w:p>
    <w:p w14:paraId="200E8EB5" w14:textId="77777777" w:rsidR="006F3923" w:rsidRDefault="006F3923" w:rsidP="006F3923">
      <w:pPr>
        <w:pStyle w:val="03aText"/>
        <w:rPr>
          <w:lang w:val="nl-BE"/>
        </w:rPr>
      </w:pPr>
      <w:r>
        <w:rPr>
          <w:lang w:val="nl-BE"/>
        </w:rPr>
        <w:t>Wit wint met moeite, maar ver-diend.</w:t>
      </w:r>
    </w:p>
    <w:p w14:paraId="69857092" w14:textId="77777777" w:rsidR="00A002AF" w:rsidRDefault="00A002AF" w:rsidP="00943035">
      <w:pPr>
        <w:pStyle w:val="03aText"/>
        <w:jc w:val="center"/>
        <w:rPr>
          <w:lang w:val="nl-BE"/>
        </w:rPr>
      </w:pPr>
    </w:p>
    <w:p w14:paraId="3F3C816F" w14:textId="77777777" w:rsidR="00700766" w:rsidRDefault="00700766" w:rsidP="003674FD">
      <w:pPr>
        <w:pStyle w:val="03aText"/>
        <w:jc w:val="center"/>
        <w:rPr>
          <w:b/>
          <w:lang w:val="nl-BE"/>
        </w:rPr>
      </w:pPr>
    </w:p>
    <w:p w14:paraId="0F3E447D" w14:textId="77777777" w:rsidR="005032A2" w:rsidRDefault="005032A2" w:rsidP="003674FD">
      <w:pPr>
        <w:pStyle w:val="03aText"/>
        <w:jc w:val="center"/>
        <w:rPr>
          <w:b/>
          <w:lang w:val="nl-BE"/>
        </w:rPr>
      </w:pPr>
      <w:r>
        <w:rPr>
          <w:b/>
          <w:lang w:val="nl-BE"/>
        </w:rPr>
        <w:lastRenderedPageBreak/>
        <w:t xml:space="preserve">- </w:t>
      </w:r>
      <w:r w:rsidR="00741791">
        <w:rPr>
          <w:b/>
          <w:lang w:val="nl-BE"/>
        </w:rPr>
        <w:t xml:space="preserve">202 </w:t>
      </w:r>
      <w:r>
        <w:rPr>
          <w:b/>
          <w:lang w:val="nl-BE"/>
        </w:rPr>
        <w:t>-</w:t>
      </w:r>
    </w:p>
    <w:p w14:paraId="62D6159F" w14:textId="77777777" w:rsidR="005032A2" w:rsidRDefault="005032A2" w:rsidP="005032A2">
      <w:pPr>
        <w:pStyle w:val="03aText"/>
        <w:jc w:val="center"/>
        <w:rPr>
          <w:lang w:val="nl-BE"/>
        </w:rPr>
      </w:pPr>
    </w:p>
    <w:p w14:paraId="4A086707" w14:textId="77777777" w:rsidR="005032A2" w:rsidRDefault="005032A2" w:rsidP="005032A2">
      <w:pPr>
        <w:pStyle w:val="03aText"/>
        <w:jc w:val="center"/>
        <w:rPr>
          <w:lang w:val="nl-BE"/>
        </w:rPr>
      </w:pPr>
      <w:r>
        <w:rPr>
          <w:i/>
          <w:lang w:val="nl-BE"/>
        </w:rPr>
        <w:t xml:space="preserve">Seven Chess Notes, </w:t>
      </w:r>
      <w:r>
        <w:rPr>
          <w:lang w:val="nl-BE"/>
        </w:rPr>
        <w:t>2009</w:t>
      </w:r>
    </w:p>
    <w:p w14:paraId="3F655175" w14:textId="77777777" w:rsidR="005032A2" w:rsidRDefault="005032A2" w:rsidP="005032A2">
      <w:pPr>
        <w:pStyle w:val="03aText"/>
        <w:jc w:val="center"/>
        <w:rPr>
          <w:lang w:val="nl-BE"/>
        </w:rPr>
      </w:pPr>
      <w:r>
        <w:rPr>
          <w:lang w:val="nl-BE"/>
        </w:rPr>
        <w:t>3de Eervolle Vermelding</w:t>
      </w:r>
    </w:p>
    <w:p w14:paraId="2CF2CE25" w14:textId="77777777" w:rsidR="005032A2" w:rsidRDefault="005032A2" w:rsidP="005032A2">
      <w:pPr>
        <w:pStyle w:val="03aText"/>
        <w:jc w:val="center"/>
        <w:rPr>
          <w:i/>
          <w:lang w:val="nl-BE"/>
        </w:rPr>
      </w:pPr>
    </w:p>
    <w:p w14:paraId="79DB36B5" w14:textId="77777777" w:rsidR="005032A2" w:rsidRPr="0005137B" w:rsidRDefault="005032A2" w:rsidP="005032A2">
      <w:pPr>
        <w:pStyle w:val="03aText"/>
        <w:rPr>
          <w:lang w:val="nl-BE"/>
        </w:rPr>
      </w:pPr>
      <w:r>
        <w:rPr>
          <w:b/>
        </w:rPr>
        <w:object w:dxaOrig="4579" w:dyaOrig="4577" w14:anchorId="2FF7A9BF">
          <v:shape id="_x0000_i1216" type="#_x0000_t75" style="width:153.4pt;height:154.5pt" o:ole="">
            <v:imagedata r:id="rId404" o:title=""/>
          </v:shape>
          <o:OLEObject Type="Embed" ProgID="CorelDRAW.Graphic.12" ShapeID="_x0000_i1216" DrawAspect="Content" ObjectID="_1587467609" r:id="rId405"/>
        </w:object>
      </w:r>
    </w:p>
    <w:p w14:paraId="69CEB2B7" w14:textId="77777777" w:rsidR="005032A2" w:rsidRDefault="005032A2" w:rsidP="005032A2">
      <w:pPr>
        <w:pStyle w:val="03aText"/>
        <w:rPr>
          <w:b/>
          <w:sz w:val="24"/>
          <w:szCs w:val="24"/>
          <w:lang w:val="nl-BE"/>
        </w:rPr>
      </w:pPr>
    </w:p>
    <w:p w14:paraId="39AB0526" w14:textId="77777777" w:rsidR="005032A2" w:rsidRPr="00ED1153" w:rsidRDefault="005032A2" w:rsidP="005032A2">
      <w:pPr>
        <w:pStyle w:val="03aText"/>
        <w:rPr>
          <w:lang w:val="en-GB"/>
        </w:rPr>
      </w:pPr>
      <w:r w:rsidRPr="00ED1153">
        <w:rPr>
          <w:b/>
          <w:sz w:val="24"/>
          <w:szCs w:val="24"/>
          <w:lang w:val="en-GB"/>
        </w:rPr>
        <w:t xml:space="preserve">+                         </w:t>
      </w:r>
      <w:r w:rsidRPr="00ED1153">
        <w:rPr>
          <w:lang w:val="en-GB"/>
        </w:rPr>
        <w:t>0113.02 e6h7</w:t>
      </w:r>
    </w:p>
    <w:p w14:paraId="70F16781" w14:textId="77777777" w:rsidR="00B0219E" w:rsidRPr="00ED1153" w:rsidRDefault="00B0219E" w:rsidP="005032A2">
      <w:pPr>
        <w:pStyle w:val="03aText"/>
        <w:rPr>
          <w:lang w:val="en-GB"/>
        </w:rPr>
      </w:pPr>
      <w:r w:rsidRPr="00ED1153">
        <w:rPr>
          <w:lang w:val="en-GB"/>
        </w:rPr>
        <w:tab/>
      </w:r>
    </w:p>
    <w:p w14:paraId="781CC4DC" w14:textId="77777777" w:rsidR="005032A2" w:rsidRPr="00ED1153" w:rsidRDefault="0005137B" w:rsidP="0005137B">
      <w:pPr>
        <w:pStyle w:val="03aText"/>
        <w:ind w:firstLine="708"/>
        <w:rPr>
          <w:b/>
          <w:lang w:val="en-GB"/>
        </w:rPr>
      </w:pPr>
      <w:r w:rsidRPr="00ED1153">
        <w:rPr>
          <w:b/>
          <w:lang w:val="en-GB"/>
        </w:rPr>
        <w:t>1.Tf7+</w:t>
      </w:r>
    </w:p>
    <w:p w14:paraId="02B915A6" w14:textId="77777777" w:rsidR="005032A2" w:rsidRPr="00ED1153" w:rsidRDefault="005032A2" w:rsidP="005032A2">
      <w:pPr>
        <w:pStyle w:val="03aText"/>
        <w:rPr>
          <w:b/>
          <w:lang w:val="en-GB"/>
        </w:rPr>
      </w:pPr>
      <w:r w:rsidRPr="00ED1153">
        <w:rPr>
          <w:b/>
          <w:lang w:val="en-GB"/>
        </w:rPr>
        <w:tab/>
      </w:r>
    </w:p>
    <w:p w14:paraId="1180402C" w14:textId="77777777" w:rsidR="005032A2" w:rsidRPr="00ED1153" w:rsidRDefault="005032A2" w:rsidP="005032A2">
      <w:pPr>
        <w:pStyle w:val="03aText"/>
        <w:rPr>
          <w:b/>
          <w:i/>
          <w:lang w:val="en-GB"/>
        </w:rPr>
      </w:pPr>
      <w:r w:rsidRPr="00ED1153">
        <w:rPr>
          <w:b/>
          <w:i/>
          <w:lang w:val="en-GB"/>
        </w:rPr>
        <w:t>Variant A</w:t>
      </w:r>
    </w:p>
    <w:p w14:paraId="002A9AAD" w14:textId="77777777" w:rsidR="005032A2" w:rsidRPr="00ED1153" w:rsidRDefault="005032A2" w:rsidP="005032A2">
      <w:pPr>
        <w:pStyle w:val="03aText"/>
        <w:rPr>
          <w:b/>
          <w:lang w:val="en-GB"/>
        </w:rPr>
      </w:pPr>
      <w:r w:rsidRPr="00ED1153">
        <w:rPr>
          <w:b/>
          <w:lang w:val="en-GB"/>
        </w:rPr>
        <w:tab/>
        <w:t>1...</w:t>
      </w:r>
      <w:r w:rsidRPr="00ED1153">
        <w:rPr>
          <w:b/>
          <w:lang w:val="en-GB"/>
        </w:rPr>
        <w:tab/>
      </w:r>
      <w:r w:rsidRPr="00ED1153">
        <w:rPr>
          <w:b/>
          <w:lang w:val="en-GB"/>
        </w:rPr>
        <w:tab/>
        <w:t>Kg8</w:t>
      </w:r>
    </w:p>
    <w:p w14:paraId="7D7C9C49" w14:textId="77777777" w:rsidR="005032A2" w:rsidRPr="00ED1153" w:rsidRDefault="005032A2" w:rsidP="005032A2">
      <w:pPr>
        <w:pStyle w:val="03aText"/>
        <w:rPr>
          <w:b/>
          <w:lang w:val="en-GB"/>
        </w:rPr>
      </w:pPr>
      <w:r w:rsidRPr="00ED1153">
        <w:rPr>
          <w:b/>
          <w:lang w:val="en-GB"/>
        </w:rPr>
        <w:tab/>
        <w:t>2.Lg7</w:t>
      </w:r>
      <w:r w:rsidRPr="00ED1153">
        <w:rPr>
          <w:b/>
          <w:lang w:val="en-GB"/>
        </w:rPr>
        <w:tab/>
      </w:r>
      <w:r w:rsidRPr="00ED1153">
        <w:rPr>
          <w:b/>
          <w:lang w:val="en-GB"/>
        </w:rPr>
        <w:tab/>
        <w:t>Pf4+</w:t>
      </w:r>
    </w:p>
    <w:p w14:paraId="30849AA0" w14:textId="77777777" w:rsidR="005032A2" w:rsidRPr="00E84E05" w:rsidRDefault="005032A2" w:rsidP="005032A2">
      <w:pPr>
        <w:pStyle w:val="03aText"/>
        <w:rPr>
          <w:i/>
          <w:lang w:val="nl-BE"/>
        </w:rPr>
      </w:pPr>
      <w:r w:rsidRPr="00E84E05">
        <w:rPr>
          <w:lang w:val="nl-BE"/>
        </w:rPr>
        <w:t>2...a1D</w:t>
      </w:r>
      <w:r w:rsidR="00E84E05" w:rsidRPr="00E84E05">
        <w:rPr>
          <w:lang w:val="nl-BE"/>
        </w:rPr>
        <w:t>?</w:t>
      </w:r>
      <w:r w:rsidRPr="00E84E05">
        <w:rPr>
          <w:lang w:val="nl-BE"/>
        </w:rPr>
        <w:t xml:space="preserve"> 3.Lxa1 b2 4.Lxb2 Pxb2  wint wit na 19 zetten  </w:t>
      </w:r>
      <w:r w:rsidRPr="00E84E05">
        <w:rPr>
          <w:i/>
          <w:lang w:val="nl-BE"/>
        </w:rPr>
        <w:t>(Nalimov)</w:t>
      </w:r>
    </w:p>
    <w:p w14:paraId="6A2CC8F5" w14:textId="77777777" w:rsidR="005032A2" w:rsidRPr="00ED1153" w:rsidRDefault="0005137B" w:rsidP="005032A2">
      <w:pPr>
        <w:pStyle w:val="03aText"/>
        <w:rPr>
          <w:b/>
          <w:lang w:val="en-GB"/>
        </w:rPr>
      </w:pPr>
      <w:r w:rsidRPr="00E84E05">
        <w:rPr>
          <w:b/>
          <w:lang w:val="nl-BE"/>
        </w:rPr>
        <w:tab/>
      </w:r>
      <w:r w:rsidRPr="00ED1153">
        <w:rPr>
          <w:b/>
          <w:lang w:val="en-GB"/>
        </w:rPr>
        <w:t>3.Ke7</w:t>
      </w:r>
      <w:r w:rsidR="00AD3DA9" w:rsidRPr="00ED1153">
        <w:rPr>
          <w:b/>
          <w:lang w:val="en-GB"/>
        </w:rPr>
        <w:tab/>
      </w:r>
      <w:r w:rsidR="005032A2" w:rsidRPr="00ED1153">
        <w:rPr>
          <w:b/>
          <w:lang w:val="en-GB"/>
        </w:rPr>
        <w:tab/>
        <w:t>Pd5+</w:t>
      </w:r>
    </w:p>
    <w:p w14:paraId="5326613A" w14:textId="77777777" w:rsidR="005032A2" w:rsidRPr="00ED1153" w:rsidRDefault="005032A2" w:rsidP="005032A2">
      <w:pPr>
        <w:pStyle w:val="03aText"/>
        <w:rPr>
          <w:b/>
          <w:lang w:val="en-GB"/>
        </w:rPr>
      </w:pPr>
      <w:r w:rsidRPr="00ED1153">
        <w:rPr>
          <w:b/>
          <w:lang w:val="en-GB"/>
        </w:rPr>
        <w:t xml:space="preserve"> </w:t>
      </w:r>
      <w:r w:rsidRPr="00ED1153">
        <w:rPr>
          <w:b/>
          <w:lang w:val="en-GB"/>
        </w:rPr>
        <w:tab/>
        <w:t>4.Ke8</w:t>
      </w:r>
      <w:r w:rsidRPr="00ED1153">
        <w:rPr>
          <w:b/>
          <w:lang w:val="en-GB"/>
        </w:rPr>
        <w:tab/>
      </w:r>
      <w:r w:rsidRPr="00ED1153">
        <w:rPr>
          <w:b/>
          <w:lang w:val="en-GB"/>
        </w:rPr>
        <w:tab/>
        <w:t>Pc7+</w:t>
      </w:r>
    </w:p>
    <w:p w14:paraId="026CE270" w14:textId="77777777" w:rsidR="005032A2" w:rsidRPr="00ED1153" w:rsidRDefault="005032A2" w:rsidP="00D474B9">
      <w:pPr>
        <w:pStyle w:val="03aText"/>
        <w:ind w:firstLine="708"/>
        <w:rPr>
          <w:b/>
          <w:lang w:val="en-GB"/>
        </w:rPr>
      </w:pPr>
      <w:r w:rsidRPr="00ED1153">
        <w:rPr>
          <w:b/>
          <w:lang w:val="en-GB"/>
        </w:rPr>
        <w:t>5.Txc7</w:t>
      </w:r>
      <w:r w:rsidRPr="00ED1153">
        <w:rPr>
          <w:b/>
          <w:lang w:val="en-GB"/>
        </w:rPr>
        <w:tab/>
      </w:r>
      <w:r w:rsidRPr="00ED1153">
        <w:rPr>
          <w:b/>
          <w:lang w:val="en-GB"/>
        </w:rPr>
        <w:tab/>
        <w:t xml:space="preserve">a1D </w:t>
      </w:r>
    </w:p>
    <w:p w14:paraId="26379989" w14:textId="77777777" w:rsidR="005032A2" w:rsidRPr="0005137B" w:rsidRDefault="005032A2" w:rsidP="005032A2">
      <w:pPr>
        <w:pStyle w:val="03aText"/>
        <w:rPr>
          <w:i/>
          <w:lang w:val="en-GB"/>
        </w:rPr>
      </w:pPr>
      <w:r w:rsidRPr="0005137B">
        <w:rPr>
          <w:lang w:val="en-GB"/>
        </w:rPr>
        <w:t xml:space="preserve"> 5...b2</w:t>
      </w:r>
      <w:r w:rsidR="00E84E05">
        <w:rPr>
          <w:lang w:val="en-GB"/>
        </w:rPr>
        <w:t>?</w:t>
      </w:r>
      <w:r w:rsidRPr="0005137B">
        <w:rPr>
          <w:lang w:val="en-GB"/>
        </w:rPr>
        <w:t xml:space="preserve"> 6.Lxb2 a1D 7.Tg7+ </w:t>
      </w:r>
      <w:r w:rsidRPr="0005137B">
        <w:rPr>
          <w:i/>
          <w:lang w:val="en-GB"/>
        </w:rPr>
        <w:t>(7.Lxa1 is pat</w:t>
      </w:r>
      <w:r w:rsidRPr="0005137B">
        <w:rPr>
          <w:lang w:val="en-GB"/>
        </w:rPr>
        <w:t>) Kh8 8.Tg2+ Dxb2</w:t>
      </w:r>
      <w:r w:rsidRPr="0005137B">
        <w:rPr>
          <w:i/>
          <w:lang w:val="en-GB"/>
        </w:rPr>
        <w:t xml:space="preserve"> </w:t>
      </w:r>
      <w:r w:rsidRPr="0005137B">
        <w:rPr>
          <w:lang w:val="en-GB"/>
        </w:rPr>
        <w:t>9.Txb2.</w:t>
      </w:r>
    </w:p>
    <w:p w14:paraId="3E09F51D" w14:textId="77777777" w:rsidR="003908DB" w:rsidRPr="00ED1153" w:rsidRDefault="00D474B9" w:rsidP="00B0219E">
      <w:pPr>
        <w:pStyle w:val="03aText"/>
        <w:ind w:firstLine="708"/>
        <w:rPr>
          <w:lang w:val="en-GB"/>
        </w:rPr>
      </w:pPr>
      <w:r w:rsidRPr="00ED1153">
        <w:rPr>
          <w:b/>
          <w:lang w:val="en-GB"/>
        </w:rPr>
        <w:t>6.Lxa1</w:t>
      </w:r>
      <w:r w:rsidRPr="00ED1153">
        <w:rPr>
          <w:b/>
          <w:lang w:val="en-GB"/>
        </w:rPr>
        <w:tab/>
      </w:r>
      <w:r w:rsidRPr="00ED1153">
        <w:rPr>
          <w:b/>
          <w:lang w:val="en-GB"/>
        </w:rPr>
        <w:tab/>
        <w:t>b2</w:t>
      </w:r>
      <w:r w:rsidRPr="00ED1153">
        <w:rPr>
          <w:lang w:val="en-GB"/>
        </w:rPr>
        <w:t xml:space="preserve"> </w:t>
      </w:r>
    </w:p>
    <w:p w14:paraId="1F0D29F0" w14:textId="77777777" w:rsidR="00B0219E" w:rsidRPr="00ED1153" w:rsidRDefault="007A4C4E" w:rsidP="00B0219E">
      <w:pPr>
        <w:pStyle w:val="03aText"/>
        <w:rPr>
          <w:lang w:val="en-GB"/>
        </w:rPr>
      </w:pPr>
      <w:r w:rsidRPr="00ED1153">
        <w:rPr>
          <w:lang w:val="en-GB"/>
        </w:rPr>
        <w:t>7.Lxb2 is pat.</w:t>
      </w:r>
      <w:r w:rsidR="00B0219E" w:rsidRPr="00ED1153">
        <w:rPr>
          <w:lang w:val="en-GB"/>
        </w:rPr>
        <w:t xml:space="preserve">  </w:t>
      </w:r>
    </w:p>
    <w:p w14:paraId="570E8BD7" w14:textId="77777777" w:rsidR="005032A2" w:rsidRPr="00ED1153" w:rsidRDefault="005032A2" w:rsidP="0005137B">
      <w:pPr>
        <w:pStyle w:val="03aText"/>
        <w:ind w:firstLine="708"/>
        <w:rPr>
          <w:lang w:val="en-GB"/>
        </w:rPr>
      </w:pPr>
      <w:r w:rsidRPr="00ED1153">
        <w:rPr>
          <w:b/>
          <w:lang w:val="en-GB"/>
        </w:rPr>
        <w:t xml:space="preserve">7.Ta7 </w:t>
      </w:r>
      <w:r w:rsidRPr="00ED1153">
        <w:rPr>
          <w:b/>
          <w:lang w:val="en-GB"/>
        </w:rPr>
        <w:tab/>
      </w:r>
      <w:r w:rsidRPr="00ED1153">
        <w:rPr>
          <w:b/>
          <w:lang w:val="en-GB"/>
        </w:rPr>
        <w:tab/>
        <w:t>b1D</w:t>
      </w:r>
    </w:p>
    <w:p w14:paraId="6417A506" w14:textId="77777777" w:rsidR="005032A2" w:rsidRPr="00B0219E" w:rsidRDefault="003908DB" w:rsidP="005032A2">
      <w:pPr>
        <w:pStyle w:val="03aText"/>
        <w:rPr>
          <w:b/>
          <w:lang w:val="nl-BE"/>
        </w:rPr>
      </w:pPr>
      <w:r w:rsidRPr="00ED1153">
        <w:rPr>
          <w:b/>
          <w:lang w:val="en-GB"/>
        </w:rPr>
        <w:t xml:space="preserve">             </w:t>
      </w:r>
      <w:r w:rsidRPr="007A4C4E">
        <w:rPr>
          <w:b/>
          <w:lang w:val="nl-BE"/>
        </w:rPr>
        <w:t>8.Tg7+</w:t>
      </w:r>
      <w:r w:rsidRPr="007A4C4E">
        <w:rPr>
          <w:b/>
          <w:lang w:val="nl-BE"/>
        </w:rPr>
        <w:tab/>
      </w:r>
      <w:r w:rsidR="00B0219E">
        <w:rPr>
          <w:b/>
          <w:lang w:val="nl-BE"/>
        </w:rPr>
        <w:tab/>
      </w:r>
      <w:r w:rsidR="005032A2" w:rsidRPr="003908DB">
        <w:rPr>
          <w:b/>
          <w:lang w:val="nl-BE"/>
        </w:rPr>
        <w:t>Kh8</w:t>
      </w:r>
    </w:p>
    <w:p w14:paraId="7A22C2EC" w14:textId="77777777" w:rsidR="005032A2" w:rsidRPr="003908DB" w:rsidRDefault="005032A2" w:rsidP="005032A2">
      <w:pPr>
        <w:pStyle w:val="03aText"/>
        <w:rPr>
          <w:b/>
          <w:lang w:val="nl-BE"/>
        </w:rPr>
      </w:pPr>
      <w:r w:rsidRPr="003908DB">
        <w:rPr>
          <w:b/>
          <w:lang w:val="nl-BE"/>
        </w:rPr>
        <w:t xml:space="preserve">             9.Tg1+</w:t>
      </w:r>
      <w:r w:rsidRPr="003908DB">
        <w:rPr>
          <w:b/>
          <w:lang w:val="nl-BE"/>
        </w:rPr>
        <w:tab/>
      </w:r>
      <w:r w:rsidRPr="003908DB">
        <w:rPr>
          <w:b/>
          <w:lang w:val="nl-BE"/>
        </w:rPr>
        <w:tab/>
        <w:t>Dxa1</w:t>
      </w:r>
    </w:p>
    <w:p w14:paraId="229CDF95" w14:textId="77777777" w:rsidR="005032A2" w:rsidRPr="003908DB" w:rsidRDefault="005032A2" w:rsidP="005032A2">
      <w:pPr>
        <w:pStyle w:val="03aText"/>
        <w:rPr>
          <w:b/>
          <w:lang w:val="nl-BE"/>
        </w:rPr>
      </w:pPr>
      <w:r w:rsidRPr="003908DB">
        <w:rPr>
          <w:b/>
          <w:lang w:val="nl-BE"/>
        </w:rPr>
        <w:t xml:space="preserve">           10.Dxa1</w:t>
      </w:r>
    </w:p>
    <w:p w14:paraId="773A16BD" w14:textId="77777777" w:rsidR="005032A2" w:rsidRDefault="005032A2" w:rsidP="005032A2">
      <w:pPr>
        <w:pStyle w:val="03aText"/>
        <w:rPr>
          <w:lang w:val="nl-BE"/>
        </w:rPr>
      </w:pPr>
    </w:p>
    <w:p w14:paraId="0A875909" w14:textId="77777777" w:rsidR="0005137B" w:rsidRDefault="0005137B" w:rsidP="005032A2">
      <w:pPr>
        <w:pStyle w:val="03aText"/>
        <w:rPr>
          <w:lang w:val="nl-BE"/>
        </w:rPr>
      </w:pPr>
    </w:p>
    <w:p w14:paraId="056F51DD" w14:textId="77777777" w:rsidR="00E775A2" w:rsidRDefault="00E775A2" w:rsidP="005032A2">
      <w:pPr>
        <w:pStyle w:val="03aText"/>
        <w:rPr>
          <w:lang w:val="nl-BE"/>
        </w:rPr>
      </w:pPr>
    </w:p>
    <w:p w14:paraId="1AA4497A" w14:textId="77777777" w:rsidR="00AD3DA9" w:rsidRDefault="00AD3DA9" w:rsidP="005032A2">
      <w:pPr>
        <w:pStyle w:val="03aText"/>
        <w:rPr>
          <w:lang w:val="nl-BE"/>
        </w:rPr>
      </w:pPr>
    </w:p>
    <w:p w14:paraId="2BA39E05" w14:textId="77777777" w:rsidR="00E775A2" w:rsidRDefault="00E775A2" w:rsidP="005032A2">
      <w:pPr>
        <w:pStyle w:val="03aText"/>
        <w:rPr>
          <w:lang w:val="nl-BE"/>
        </w:rPr>
      </w:pPr>
    </w:p>
    <w:p w14:paraId="3EF1F158" w14:textId="77777777" w:rsidR="005032A2" w:rsidRDefault="005032A2" w:rsidP="005032A2">
      <w:pPr>
        <w:pStyle w:val="03aText"/>
        <w:rPr>
          <w:lang w:val="nl-BE"/>
        </w:rPr>
      </w:pPr>
    </w:p>
    <w:p w14:paraId="62C49A67" w14:textId="77777777" w:rsidR="005032A2" w:rsidRDefault="005032A2" w:rsidP="005032A2">
      <w:pPr>
        <w:pStyle w:val="03aText"/>
        <w:rPr>
          <w:b/>
          <w:i/>
          <w:lang w:val="nl-BE"/>
        </w:rPr>
      </w:pPr>
      <w:r>
        <w:rPr>
          <w:b/>
          <w:i/>
          <w:lang w:val="nl-BE"/>
        </w:rPr>
        <w:t>Variant B</w:t>
      </w:r>
    </w:p>
    <w:p w14:paraId="2B644EAA" w14:textId="77777777" w:rsidR="005032A2" w:rsidRDefault="005032A2" w:rsidP="005032A2">
      <w:pPr>
        <w:pStyle w:val="03aText"/>
        <w:rPr>
          <w:b/>
          <w:lang w:val="nl-BE"/>
        </w:rPr>
      </w:pPr>
      <w:r>
        <w:rPr>
          <w:b/>
          <w:lang w:val="nl-BE"/>
        </w:rPr>
        <w:t xml:space="preserve">             1...</w:t>
      </w:r>
      <w:r>
        <w:rPr>
          <w:b/>
          <w:lang w:val="nl-BE"/>
        </w:rPr>
        <w:tab/>
      </w:r>
      <w:r>
        <w:rPr>
          <w:b/>
          <w:lang w:val="nl-BE"/>
        </w:rPr>
        <w:tab/>
        <w:t>Kg6</w:t>
      </w:r>
    </w:p>
    <w:p w14:paraId="422AA327" w14:textId="77777777" w:rsidR="005032A2" w:rsidRDefault="005032A2" w:rsidP="005032A2">
      <w:pPr>
        <w:pStyle w:val="03aText"/>
        <w:rPr>
          <w:b/>
          <w:lang w:val="nl-BE"/>
        </w:rPr>
      </w:pPr>
      <w:r>
        <w:rPr>
          <w:b/>
          <w:lang w:val="nl-BE"/>
        </w:rPr>
        <w:t xml:space="preserve">             2.Tg7+</w:t>
      </w:r>
      <w:r>
        <w:rPr>
          <w:b/>
          <w:lang w:val="nl-BE"/>
        </w:rPr>
        <w:tab/>
      </w:r>
      <w:r>
        <w:rPr>
          <w:b/>
          <w:lang w:val="nl-BE"/>
        </w:rPr>
        <w:tab/>
      </w:r>
    </w:p>
    <w:p w14:paraId="78C1EF5F" w14:textId="77777777" w:rsidR="005032A2" w:rsidRDefault="00A45F5D" w:rsidP="005032A2">
      <w:pPr>
        <w:pStyle w:val="03aText"/>
        <w:tabs>
          <w:tab w:val="left" w:pos="709"/>
        </w:tabs>
        <w:rPr>
          <w:lang w:val="nl-BE"/>
        </w:rPr>
      </w:pPr>
      <w:r>
        <w:rPr>
          <w:lang w:val="nl-BE"/>
        </w:rPr>
        <w:t>En niet 2.Lg7</w:t>
      </w:r>
      <w:r w:rsidR="00E84E05">
        <w:rPr>
          <w:lang w:val="nl-BE"/>
        </w:rPr>
        <w:t>?</w:t>
      </w:r>
      <w:r>
        <w:rPr>
          <w:lang w:val="nl-BE"/>
        </w:rPr>
        <w:t xml:space="preserve"> </w:t>
      </w:r>
      <w:r w:rsidR="009F653A">
        <w:rPr>
          <w:lang w:val="nl-BE"/>
        </w:rPr>
        <w:t>Pf4+ 3.Ke7 Pd3 4.Lh8 b2 5.Lxb2 Pxb2.</w:t>
      </w:r>
      <w:r w:rsidR="005032A2">
        <w:rPr>
          <w:lang w:val="nl-BE"/>
        </w:rPr>
        <w:t xml:space="preserve"> </w:t>
      </w:r>
    </w:p>
    <w:p w14:paraId="43091868" w14:textId="77777777" w:rsidR="005032A2" w:rsidRPr="00B354CB" w:rsidRDefault="005032A2" w:rsidP="005032A2">
      <w:pPr>
        <w:pStyle w:val="03aText"/>
        <w:tabs>
          <w:tab w:val="left" w:pos="709"/>
        </w:tabs>
        <w:rPr>
          <w:b/>
          <w:lang w:val="en-GB"/>
        </w:rPr>
      </w:pPr>
      <w:r>
        <w:rPr>
          <w:lang w:val="nl-BE"/>
        </w:rPr>
        <w:t xml:space="preserve">             </w:t>
      </w:r>
      <w:r w:rsidRPr="00B354CB">
        <w:rPr>
          <w:b/>
          <w:lang w:val="en-GB"/>
        </w:rPr>
        <w:t>2...</w:t>
      </w:r>
      <w:r w:rsidRPr="00B354CB">
        <w:rPr>
          <w:b/>
          <w:lang w:val="en-GB"/>
        </w:rPr>
        <w:tab/>
      </w:r>
      <w:r w:rsidRPr="00B354CB">
        <w:rPr>
          <w:b/>
          <w:lang w:val="en-GB"/>
        </w:rPr>
        <w:tab/>
        <w:t xml:space="preserve">Kh5 </w:t>
      </w:r>
    </w:p>
    <w:p w14:paraId="4EFA223A" w14:textId="77777777" w:rsidR="005032A2" w:rsidRPr="00E84E05" w:rsidRDefault="005032A2" w:rsidP="005032A2">
      <w:pPr>
        <w:pStyle w:val="03aText"/>
        <w:tabs>
          <w:tab w:val="left" w:pos="709"/>
        </w:tabs>
        <w:rPr>
          <w:lang w:val="en-GB"/>
        </w:rPr>
      </w:pPr>
      <w:r w:rsidRPr="00E84E05">
        <w:rPr>
          <w:lang w:val="en-GB"/>
        </w:rPr>
        <w:t>2...Kh6</w:t>
      </w:r>
      <w:r w:rsidR="00E84E05" w:rsidRPr="00E84E05">
        <w:rPr>
          <w:lang w:val="en-GB"/>
        </w:rPr>
        <w:t>?</w:t>
      </w:r>
      <w:r w:rsidRPr="00E84E05">
        <w:rPr>
          <w:lang w:val="en-GB"/>
        </w:rPr>
        <w:t xml:space="preserve"> 3.Kf5 a1D 4.Ta7+ Dg7 5.T</w:t>
      </w:r>
      <w:r w:rsidR="0005137B" w:rsidRPr="00E84E05">
        <w:rPr>
          <w:lang w:val="en-GB"/>
        </w:rPr>
        <w:t>xg7 b2 6.Tf7+ Kh5 7.Th7+ mat.</w:t>
      </w:r>
    </w:p>
    <w:p w14:paraId="6CFFD9BE" w14:textId="77777777" w:rsidR="005032A2" w:rsidRPr="00B354CB" w:rsidRDefault="005032A2" w:rsidP="005032A2">
      <w:pPr>
        <w:pStyle w:val="03aText"/>
        <w:tabs>
          <w:tab w:val="left" w:pos="709"/>
        </w:tabs>
        <w:rPr>
          <w:b/>
          <w:lang w:val="nl-BE"/>
        </w:rPr>
      </w:pPr>
      <w:r w:rsidRPr="00E84E05">
        <w:rPr>
          <w:b/>
          <w:lang w:val="en-GB"/>
        </w:rPr>
        <w:t xml:space="preserve">             </w:t>
      </w:r>
      <w:r w:rsidRPr="00B354CB">
        <w:rPr>
          <w:b/>
          <w:lang w:val="nl-BE"/>
        </w:rPr>
        <w:t>3.Kf5</w:t>
      </w:r>
      <w:r w:rsidRPr="00B354CB">
        <w:rPr>
          <w:b/>
          <w:lang w:val="nl-BE"/>
        </w:rPr>
        <w:tab/>
      </w:r>
      <w:r w:rsidRPr="00B354CB">
        <w:rPr>
          <w:b/>
          <w:lang w:val="nl-BE"/>
        </w:rPr>
        <w:tab/>
        <w:t>Kh4</w:t>
      </w:r>
    </w:p>
    <w:p w14:paraId="2E514396" w14:textId="77777777" w:rsidR="005032A2" w:rsidRPr="00B354CB" w:rsidRDefault="005032A2" w:rsidP="005032A2">
      <w:pPr>
        <w:pStyle w:val="03aText"/>
        <w:tabs>
          <w:tab w:val="left" w:pos="709"/>
        </w:tabs>
        <w:rPr>
          <w:b/>
          <w:lang w:val="nl-BE"/>
        </w:rPr>
      </w:pPr>
      <w:r w:rsidRPr="00B354CB">
        <w:rPr>
          <w:b/>
          <w:lang w:val="nl-BE"/>
        </w:rPr>
        <w:t xml:space="preserve">             4.Ld6</w:t>
      </w:r>
      <w:r w:rsidRPr="00B354CB">
        <w:rPr>
          <w:b/>
          <w:lang w:val="nl-BE"/>
        </w:rPr>
        <w:tab/>
      </w:r>
      <w:r w:rsidRPr="00B354CB">
        <w:rPr>
          <w:b/>
          <w:lang w:val="nl-BE"/>
        </w:rPr>
        <w:tab/>
        <w:t>Kh3</w:t>
      </w:r>
    </w:p>
    <w:p w14:paraId="7E9AAB2E" w14:textId="77777777" w:rsidR="005032A2" w:rsidRPr="00B354CB" w:rsidRDefault="005032A2" w:rsidP="005032A2">
      <w:pPr>
        <w:pStyle w:val="03aText"/>
        <w:tabs>
          <w:tab w:val="left" w:pos="709"/>
        </w:tabs>
        <w:rPr>
          <w:b/>
          <w:lang w:val="nl-BE"/>
        </w:rPr>
      </w:pPr>
      <w:r w:rsidRPr="00B354CB">
        <w:rPr>
          <w:b/>
          <w:lang w:val="nl-BE"/>
        </w:rPr>
        <w:t xml:space="preserve">             5.Tg3+</w:t>
      </w:r>
      <w:r w:rsidRPr="00B354CB">
        <w:rPr>
          <w:b/>
          <w:lang w:val="nl-BE"/>
        </w:rPr>
        <w:tab/>
      </w:r>
      <w:r w:rsidRPr="00B354CB">
        <w:rPr>
          <w:b/>
          <w:lang w:val="nl-BE"/>
        </w:rPr>
        <w:tab/>
        <w:t>Kh2</w:t>
      </w:r>
    </w:p>
    <w:p w14:paraId="0EA5EDD0" w14:textId="77777777" w:rsidR="005032A2" w:rsidRDefault="005032A2" w:rsidP="005032A2">
      <w:pPr>
        <w:pStyle w:val="03aText"/>
        <w:tabs>
          <w:tab w:val="left" w:pos="709"/>
        </w:tabs>
      </w:pPr>
      <w:r>
        <w:t>5...Kh4</w:t>
      </w:r>
      <w:r w:rsidR="00E84E05">
        <w:t>?</w:t>
      </w:r>
      <w:r>
        <w:t xml:space="preserve"> 6.Tg2 Pf2 7Txf2 a1D 7.Th2+ en mat.</w:t>
      </w:r>
    </w:p>
    <w:p w14:paraId="0EA0FFD6" w14:textId="77777777" w:rsidR="005032A2" w:rsidRPr="00ED1153" w:rsidRDefault="005032A2" w:rsidP="005032A2">
      <w:pPr>
        <w:pStyle w:val="03aText"/>
        <w:tabs>
          <w:tab w:val="left" w:pos="709"/>
        </w:tabs>
        <w:rPr>
          <w:b/>
          <w:lang w:val="en-GB"/>
        </w:rPr>
      </w:pPr>
      <w:r>
        <w:t xml:space="preserve">             </w:t>
      </w:r>
      <w:r w:rsidRPr="00ED1153">
        <w:rPr>
          <w:b/>
          <w:lang w:val="en-GB"/>
        </w:rPr>
        <w:t>6.Txd3+</w:t>
      </w:r>
      <w:r w:rsidRPr="00ED1153">
        <w:rPr>
          <w:b/>
          <w:lang w:val="en-GB"/>
        </w:rPr>
        <w:tab/>
        <w:t>Kg2</w:t>
      </w:r>
    </w:p>
    <w:p w14:paraId="51835BDB" w14:textId="77777777" w:rsidR="005032A2" w:rsidRPr="00ED1153" w:rsidRDefault="005032A2" w:rsidP="005032A2">
      <w:pPr>
        <w:pStyle w:val="03aText"/>
        <w:tabs>
          <w:tab w:val="left" w:pos="709"/>
        </w:tabs>
        <w:rPr>
          <w:b/>
          <w:lang w:val="en-GB"/>
        </w:rPr>
      </w:pPr>
      <w:r w:rsidRPr="00ED1153">
        <w:rPr>
          <w:b/>
          <w:lang w:val="en-GB"/>
        </w:rPr>
        <w:t xml:space="preserve">             7.Le5</w:t>
      </w:r>
    </w:p>
    <w:p w14:paraId="3767B35B" w14:textId="77777777" w:rsidR="005032A2" w:rsidRPr="0005137B" w:rsidRDefault="0005137B" w:rsidP="005032A2">
      <w:pPr>
        <w:pStyle w:val="03aText"/>
        <w:tabs>
          <w:tab w:val="left" w:pos="709"/>
        </w:tabs>
        <w:rPr>
          <w:lang w:val="en-GB"/>
        </w:rPr>
      </w:pPr>
      <w:r>
        <w:rPr>
          <w:lang w:val="en-GB"/>
        </w:rPr>
        <w:t>Eduard Kudelich dacht:</w:t>
      </w:r>
      <w:r w:rsidRPr="0005137B">
        <w:rPr>
          <w:lang w:val="en-GB"/>
        </w:rPr>
        <w:t xml:space="preserve"> </w:t>
      </w:r>
      <w:r w:rsidR="005032A2" w:rsidRPr="007C6919">
        <w:rPr>
          <w:i/>
          <w:lang w:val="en-GB"/>
        </w:rPr>
        <w:t>“</w:t>
      </w:r>
      <w:r w:rsidR="005032A2">
        <w:rPr>
          <w:i/>
          <w:lang w:val="en-GB"/>
        </w:rPr>
        <w:t>A plea</w:t>
      </w:r>
      <w:r>
        <w:rPr>
          <w:i/>
          <w:lang w:val="en-GB"/>
        </w:rPr>
        <w:t>-</w:t>
      </w:r>
      <w:r w:rsidR="005032A2">
        <w:rPr>
          <w:i/>
          <w:lang w:val="en-GB"/>
        </w:rPr>
        <w:t>sant study w</w:t>
      </w:r>
      <w:r w:rsidR="00D474B9">
        <w:rPr>
          <w:i/>
          <w:lang w:val="en-GB"/>
        </w:rPr>
        <w:t>ith two main lines</w:t>
      </w:r>
      <w:r w:rsidR="003B4FA5">
        <w:rPr>
          <w:i/>
          <w:lang w:val="en-GB"/>
        </w:rPr>
        <w:t>.”</w:t>
      </w:r>
    </w:p>
    <w:p w14:paraId="205878E3" w14:textId="77777777" w:rsidR="00391648" w:rsidRDefault="00391648" w:rsidP="005032A2">
      <w:pPr>
        <w:pStyle w:val="03aText"/>
        <w:tabs>
          <w:tab w:val="left" w:pos="709"/>
        </w:tabs>
        <w:rPr>
          <w:i/>
          <w:lang w:val="en-GB"/>
        </w:rPr>
      </w:pPr>
    </w:p>
    <w:p w14:paraId="7D22533C" w14:textId="77777777" w:rsidR="00391648" w:rsidRPr="00ED1153" w:rsidRDefault="008E0368" w:rsidP="005032A2">
      <w:pPr>
        <w:pStyle w:val="03aText"/>
        <w:tabs>
          <w:tab w:val="left" w:pos="709"/>
        </w:tabs>
        <w:rPr>
          <w:lang w:val="en-GB"/>
        </w:rPr>
      </w:pPr>
      <w:r>
        <w:rPr>
          <w:lang w:val="nl-BE"/>
        </w:rPr>
        <w:t>Het is een</w:t>
      </w:r>
      <w:r w:rsidR="00877CCC">
        <w:rPr>
          <w:lang w:val="nl-BE"/>
        </w:rPr>
        <w:t xml:space="preserve"> correctie é</w:t>
      </w:r>
      <w:r w:rsidR="00675154">
        <w:rPr>
          <w:lang w:val="nl-BE"/>
        </w:rPr>
        <w:t>n</w:t>
      </w:r>
      <w:r w:rsidR="00877CCC">
        <w:rPr>
          <w:lang w:val="nl-BE"/>
        </w:rPr>
        <w:t xml:space="preserve"> een</w:t>
      </w:r>
      <w:r>
        <w:rPr>
          <w:lang w:val="nl-BE"/>
        </w:rPr>
        <w:t xml:space="preserve"> uit</w:t>
      </w:r>
      <w:r w:rsidR="00675154">
        <w:rPr>
          <w:lang w:val="nl-BE"/>
        </w:rPr>
        <w:t>-</w:t>
      </w:r>
      <w:r w:rsidR="00391648">
        <w:rPr>
          <w:lang w:val="nl-BE"/>
        </w:rPr>
        <w:t xml:space="preserve">breiding </w:t>
      </w:r>
      <w:r w:rsidR="00391648" w:rsidRPr="00391648">
        <w:rPr>
          <w:lang w:val="nl-BE"/>
        </w:rPr>
        <w:t xml:space="preserve"> van </w:t>
      </w:r>
      <w:r>
        <w:rPr>
          <w:lang w:val="nl-BE"/>
        </w:rPr>
        <w:t xml:space="preserve">een </w:t>
      </w:r>
      <w:r w:rsidR="00391648">
        <w:rPr>
          <w:lang w:val="nl-BE"/>
        </w:rPr>
        <w:t>studie van John Nunn</w:t>
      </w:r>
      <w:r w:rsidR="00046ACC">
        <w:rPr>
          <w:lang w:val="nl-BE"/>
        </w:rPr>
        <w:t xml:space="preserve"> uit</w:t>
      </w:r>
      <w:r w:rsidR="00391648">
        <w:rPr>
          <w:lang w:val="nl-BE"/>
        </w:rPr>
        <w:t xml:space="preserve"> </w:t>
      </w:r>
      <w:r w:rsidR="00850C6D">
        <w:rPr>
          <w:lang w:val="nl-BE"/>
        </w:rPr>
        <w:t>1979</w:t>
      </w:r>
      <w:r w:rsidR="00502B26">
        <w:rPr>
          <w:lang w:val="nl-BE"/>
        </w:rPr>
        <w:t>.</w:t>
      </w:r>
      <w:r w:rsidR="00850C6D">
        <w:rPr>
          <w:lang w:val="nl-BE"/>
        </w:rPr>
        <w:t xml:space="preserve"> </w:t>
      </w:r>
      <w:r w:rsidR="00850C6D" w:rsidRPr="00ED1153">
        <w:rPr>
          <w:i/>
          <w:lang w:val="en-GB"/>
        </w:rPr>
        <w:t>(</w:t>
      </w:r>
      <w:r w:rsidR="00850C6D" w:rsidRPr="00D235BD">
        <w:rPr>
          <w:lang w:val="en-GB"/>
        </w:rPr>
        <w:t>HHdbIII n</w:t>
      </w:r>
      <w:r w:rsidR="00850C6D" w:rsidRPr="00D235BD">
        <w:rPr>
          <w:i/>
          <w:lang w:val="en-GB"/>
        </w:rPr>
        <w:t>°</w:t>
      </w:r>
      <w:r w:rsidR="00850C6D" w:rsidRPr="00ED1153">
        <w:rPr>
          <w:i/>
          <w:lang w:val="en-GB"/>
        </w:rPr>
        <w:t>22922)</w:t>
      </w:r>
      <w:r w:rsidR="00BB15DC" w:rsidRPr="00ED1153">
        <w:rPr>
          <w:lang w:val="en-GB"/>
        </w:rPr>
        <w:t>:</w:t>
      </w:r>
    </w:p>
    <w:p w14:paraId="28E01C89" w14:textId="77777777" w:rsidR="00391648" w:rsidRPr="00ED1153" w:rsidRDefault="00391648" w:rsidP="005032A2">
      <w:pPr>
        <w:pStyle w:val="03aText"/>
        <w:tabs>
          <w:tab w:val="left" w:pos="709"/>
        </w:tabs>
        <w:rPr>
          <w:lang w:val="en-GB"/>
        </w:rPr>
      </w:pPr>
    </w:p>
    <w:p w14:paraId="38B37170" w14:textId="77777777" w:rsidR="00391648" w:rsidRPr="00E84E05" w:rsidRDefault="00391648" w:rsidP="005032A2">
      <w:pPr>
        <w:pStyle w:val="03aText"/>
        <w:tabs>
          <w:tab w:val="left" w:pos="709"/>
        </w:tabs>
        <w:rPr>
          <w:lang w:val="en-GB"/>
        </w:rPr>
      </w:pPr>
      <w:r w:rsidRPr="00E84E05">
        <w:rPr>
          <w:lang w:val="en-GB"/>
        </w:rPr>
        <w:t xml:space="preserve">Ke8 Tf7 Lf8 Pc7 / </w:t>
      </w:r>
    </w:p>
    <w:p w14:paraId="57139BF8" w14:textId="77777777" w:rsidR="00046ACC" w:rsidRPr="00E84E05" w:rsidRDefault="00391648" w:rsidP="005032A2">
      <w:pPr>
        <w:pStyle w:val="03aText"/>
        <w:tabs>
          <w:tab w:val="left" w:pos="709"/>
        </w:tabs>
        <w:rPr>
          <w:lang w:val="en-GB"/>
        </w:rPr>
      </w:pPr>
      <w:r w:rsidRPr="00E84E05">
        <w:rPr>
          <w:lang w:val="en-GB"/>
        </w:rPr>
        <w:t xml:space="preserve">              </w:t>
      </w:r>
      <w:r w:rsidR="00A24A34" w:rsidRPr="00E84E05">
        <w:rPr>
          <w:lang w:val="en-GB"/>
        </w:rPr>
        <w:t xml:space="preserve">     </w:t>
      </w:r>
      <w:r w:rsidR="00927166" w:rsidRPr="00E84E05">
        <w:rPr>
          <w:lang w:val="en-GB"/>
        </w:rPr>
        <w:t>Kh8 Pb7 Pc3 a2 b3</w:t>
      </w:r>
      <w:r w:rsidR="00A24A34" w:rsidRPr="00E84E05">
        <w:rPr>
          <w:lang w:val="en-GB"/>
        </w:rPr>
        <w:t xml:space="preserve"> +</w:t>
      </w:r>
    </w:p>
    <w:p w14:paraId="26536179" w14:textId="77777777" w:rsidR="0005137B" w:rsidRPr="00E84E05" w:rsidRDefault="0005137B" w:rsidP="005032A2">
      <w:pPr>
        <w:pStyle w:val="03aText"/>
        <w:tabs>
          <w:tab w:val="left" w:pos="709"/>
        </w:tabs>
        <w:rPr>
          <w:lang w:val="en-GB"/>
        </w:rPr>
      </w:pPr>
    </w:p>
    <w:p w14:paraId="67CF1368" w14:textId="77777777" w:rsidR="00F64C3A" w:rsidRPr="00A45F5D" w:rsidRDefault="001E2368" w:rsidP="005032A2">
      <w:pPr>
        <w:pStyle w:val="03aText"/>
        <w:tabs>
          <w:tab w:val="left" w:pos="709"/>
        </w:tabs>
        <w:rPr>
          <w:lang w:val="en-GB"/>
        </w:rPr>
      </w:pPr>
      <w:r w:rsidRPr="00A45F5D">
        <w:rPr>
          <w:lang w:val="en-GB"/>
        </w:rPr>
        <w:t xml:space="preserve">Met de oplossing: 1.Pd5 </w:t>
      </w:r>
      <w:r w:rsidRPr="00A45F5D">
        <w:rPr>
          <w:b/>
          <w:lang w:val="en-GB"/>
        </w:rPr>
        <w:t>1...</w:t>
      </w:r>
      <w:r w:rsidR="0005137B" w:rsidRPr="00A45F5D">
        <w:rPr>
          <w:b/>
          <w:lang w:val="en-GB"/>
        </w:rPr>
        <w:t>Pxd5</w:t>
      </w:r>
      <w:r w:rsidR="0005137B" w:rsidRPr="00A45F5D">
        <w:rPr>
          <w:lang w:val="en-GB"/>
        </w:rPr>
        <w:t xml:space="preserve"> 2.Lg7+ Kg8 </w:t>
      </w:r>
      <w:r w:rsidR="000A0EDF" w:rsidRPr="00A45F5D">
        <w:rPr>
          <w:lang w:val="en-GB"/>
        </w:rPr>
        <w:t>3.Txb7 Pc7+ 4.Txc7 a1D 5.Lxa1 b2</w:t>
      </w:r>
      <w:r w:rsidR="0005137B" w:rsidRPr="00A45F5D">
        <w:rPr>
          <w:lang w:val="en-GB"/>
        </w:rPr>
        <w:t xml:space="preserve"> 6.Ta7 b1D 7.Tg7+ Kh8 8.Tg1+ Dxa1</w:t>
      </w:r>
      <w:r w:rsidR="00F64C3A" w:rsidRPr="00A45F5D">
        <w:rPr>
          <w:lang w:val="en-GB"/>
        </w:rPr>
        <w:t xml:space="preserve"> 9.Txa1.</w:t>
      </w:r>
    </w:p>
    <w:p w14:paraId="0E285C51" w14:textId="77777777" w:rsidR="001E2368" w:rsidRPr="00A45F5D" w:rsidRDefault="001E2368" w:rsidP="005032A2">
      <w:pPr>
        <w:pStyle w:val="03aText"/>
        <w:tabs>
          <w:tab w:val="left" w:pos="709"/>
        </w:tabs>
        <w:rPr>
          <w:lang w:val="en-GB"/>
        </w:rPr>
      </w:pPr>
    </w:p>
    <w:p w14:paraId="3D6A599B" w14:textId="77777777" w:rsidR="001E2368" w:rsidRPr="00E8067A" w:rsidRDefault="001E2368" w:rsidP="005032A2">
      <w:pPr>
        <w:pStyle w:val="03aText"/>
        <w:tabs>
          <w:tab w:val="left" w:pos="709"/>
        </w:tabs>
        <w:rPr>
          <w:b/>
          <w:lang w:val="nl-BE"/>
        </w:rPr>
      </w:pPr>
      <w:r w:rsidRPr="00E8067A">
        <w:rPr>
          <w:lang w:val="nl-BE"/>
        </w:rPr>
        <w:t>Maar werd</w:t>
      </w:r>
      <w:r w:rsidR="00E8067A" w:rsidRPr="00E8067A">
        <w:rPr>
          <w:lang w:val="nl-BE"/>
        </w:rPr>
        <w:t xml:space="preserve"> later fout </w:t>
      </w:r>
      <w:r w:rsidRPr="00E8067A">
        <w:rPr>
          <w:lang w:val="nl-BE"/>
        </w:rPr>
        <w:t>bevonden</w:t>
      </w:r>
      <w:r w:rsidR="00E8067A" w:rsidRPr="00E8067A">
        <w:rPr>
          <w:lang w:val="nl-BE"/>
        </w:rPr>
        <w:t xml:space="preserve"> door</w:t>
      </w:r>
      <w:r w:rsidR="00877CCC" w:rsidRPr="00E8067A">
        <w:rPr>
          <w:lang w:val="nl-BE"/>
        </w:rPr>
        <w:t xml:space="preserve">: </w:t>
      </w:r>
      <w:r w:rsidRPr="00E8067A">
        <w:rPr>
          <w:b/>
          <w:lang w:val="nl-BE"/>
        </w:rPr>
        <w:t>1...Pe4</w:t>
      </w:r>
      <w:r w:rsidR="00E8067A" w:rsidRPr="00E8067A">
        <w:rPr>
          <w:b/>
          <w:lang w:val="nl-BE"/>
        </w:rPr>
        <w:t>!</w:t>
      </w:r>
      <w:r w:rsidR="00877CCC" w:rsidRPr="00E8067A">
        <w:rPr>
          <w:b/>
          <w:lang w:val="nl-BE"/>
        </w:rPr>
        <w:t xml:space="preserve"> </w:t>
      </w:r>
      <w:r w:rsidRPr="00E8067A">
        <w:rPr>
          <w:lang w:val="nl-BE"/>
        </w:rPr>
        <w:t>2.Lg7</w:t>
      </w:r>
      <w:r w:rsidR="00877CCC" w:rsidRPr="00E8067A">
        <w:rPr>
          <w:lang w:val="nl-BE"/>
        </w:rPr>
        <w:t>+</w:t>
      </w:r>
      <w:r w:rsidRPr="00E8067A">
        <w:rPr>
          <w:lang w:val="nl-BE"/>
        </w:rPr>
        <w:t xml:space="preserve"> Kh7 3.Pf6+ Pxf6+ 4.Lxf6+ Kg6 5.Ke7 Pd6 6.Tg7+ Kf5 7.Tg3 </w:t>
      </w:r>
      <w:r w:rsidR="00877CCC" w:rsidRPr="00E8067A">
        <w:rPr>
          <w:lang w:val="nl-BE"/>
        </w:rPr>
        <w:t>Pe4 9.Tf3+ Kg4 9.Txb3 Pxf6.</w:t>
      </w:r>
    </w:p>
    <w:p w14:paraId="33FC6268" w14:textId="77777777" w:rsidR="005035B3" w:rsidRPr="001E2368" w:rsidRDefault="00741791" w:rsidP="00CE79EE">
      <w:pPr>
        <w:pStyle w:val="03aText"/>
        <w:tabs>
          <w:tab w:val="left" w:pos="709"/>
        </w:tabs>
        <w:jc w:val="center"/>
        <w:rPr>
          <w:b/>
          <w:lang w:val="en-GB"/>
        </w:rPr>
      </w:pPr>
      <w:r>
        <w:rPr>
          <w:b/>
          <w:lang w:val="en-GB"/>
        </w:rPr>
        <w:lastRenderedPageBreak/>
        <w:t>- 203</w:t>
      </w:r>
      <w:r w:rsidR="004B38CD" w:rsidRPr="001E2368">
        <w:rPr>
          <w:b/>
          <w:lang w:val="en-GB"/>
        </w:rPr>
        <w:t xml:space="preserve"> -</w:t>
      </w:r>
    </w:p>
    <w:p w14:paraId="7457F41D" w14:textId="77777777" w:rsidR="005035B3" w:rsidRPr="001E2368" w:rsidRDefault="005035B3" w:rsidP="004B38CD">
      <w:pPr>
        <w:pStyle w:val="03aText"/>
        <w:tabs>
          <w:tab w:val="left" w:pos="709"/>
        </w:tabs>
        <w:rPr>
          <w:b/>
          <w:lang w:val="en-GB"/>
        </w:rPr>
      </w:pPr>
    </w:p>
    <w:p w14:paraId="6D3CEF8C" w14:textId="77777777" w:rsidR="005035B3" w:rsidRPr="001E2368" w:rsidRDefault="005035B3" w:rsidP="005035B3">
      <w:pPr>
        <w:pStyle w:val="03aText"/>
        <w:tabs>
          <w:tab w:val="left" w:pos="709"/>
        </w:tabs>
        <w:jc w:val="center"/>
        <w:rPr>
          <w:lang w:val="en-GB"/>
        </w:rPr>
      </w:pPr>
      <w:r w:rsidRPr="001E2368">
        <w:rPr>
          <w:i/>
          <w:lang w:val="en-GB"/>
        </w:rPr>
        <w:t xml:space="preserve">Origineel, </w:t>
      </w:r>
      <w:r w:rsidRPr="001E2368">
        <w:rPr>
          <w:lang w:val="en-GB"/>
        </w:rPr>
        <w:t>2012</w:t>
      </w:r>
    </w:p>
    <w:p w14:paraId="55BEC72B" w14:textId="77777777" w:rsidR="005035B3" w:rsidRPr="001E2368" w:rsidRDefault="005035B3" w:rsidP="005035B3">
      <w:pPr>
        <w:pStyle w:val="03aText"/>
        <w:tabs>
          <w:tab w:val="left" w:pos="709"/>
        </w:tabs>
        <w:jc w:val="center"/>
        <w:rPr>
          <w:lang w:val="en-GB"/>
        </w:rPr>
      </w:pPr>
    </w:p>
    <w:p w14:paraId="12EB9976" w14:textId="77777777" w:rsidR="005035B3" w:rsidRDefault="002B70B6" w:rsidP="004B38CD">
      <w:pPr>
        <w:pStyle w:val="03aText"/>
        <w:tabs>
          <w:tab w:val="left" w:pos="709"/>
        </w:tabs>
      </w:pPr>
      <w:r>
        <w:object w:dxaOrig="4700" w:dyaOrig="4704" w14:anchorId="4B37CC8B">
          <v:shape id="_x0000_i1217" type="#_x0000_t75" style="width:154.5pt;height:153.4pt" o:ole="">
            <v:imagedata r:id="rId406" o:title=""/>
          </v:shape>
          <o:OLEObject Type="Embed" ProgID="CorelDRAW.Graphic.12" ShapeID="_x0000_i1217" DrawAspect="Content" ObjectID="_1587467610" r:id="rId407"/>
        </w:object>
      </w:r>
    </w:p>
    <w:p w14:paraId="736AF95D" w14:textId="77777777" w:rsidR="00604FC5" w:rsidRDefault="00604FC5" w:rsidP="004B38CD">
      <w:pPr>
        <w:pStyle w:val="03aText"/>
        <w:tabs>
          <w:tab w:val="left" w:pos="709"/>
        </w:tabs>
      </w:pPr>
    </w:p>
    <w:p w14:paraId="69ED5926" w14:textId="77777777" w:rsidR="00604FC5" w:rsidRPr="00ED1153" w:rsidRDefault="00604FC5" w:rsidP="004B38CD">
      <w:pPr>
        <w:pStyle w:val="03aText"/>
        <w:tabs>
          <w:tab w:val="left" w:pos="709"/>
        </w:tabs>
        <w:rPr>
          <w:lang w:val="nl-BE"/>
        </w:rPr>
      </w:pPr>
      <w:r w:rsidRPr="00EC74FA">
        <w:rPr>
          <w:b/>
          <w:sz w:val="24"/>
          <w:szCs w:val="24"/>
          <w:lang w:val="nl-BE"/>
        </w:rPr>
        <w:t xml:space="preserve">+ </w:t>
      </w:r>
      <w:r w:rsidRPr="00EC74FA">
        <w:rPr>
          <w:b/>
          <w:lang w:val="nl-BE"/>
        </w:rPr>
        <w:t xml:space="preserve">                             </w:t>
      </w:r>
      <w:r w:rsidR="00210F15">
        <w:rPr>
          <w:lang w:val="nl-BE"/>
        </w:rPr>
        <w:t>0320</w:t>
      </w:r>
      <w:r w:rsidRPr="00ED1153">
        <w:rPr>
          <w:lang w:val="nl-BE"/>
        </w:rPr>
        <w:t>.11 h3b4</w:t>
      </w:r>
    </w:p>
    <w:p w14:paraId="5181E417" w14:textId="77777777" w:rsidR="00604FC5" w:rsidRPr="00ED1153" w:rsidRDefault="00604FC5" w:rsidP="004B38CD">
      <w:pPr>
        <w:pStyle w:val="03aText"/>
        <w:tabs>
          <w:tab w:val="left" w:pos="709"/>
        </w:tabs>
        <w:rPr>
          <w:lang w:val="nl-BE"/>
        </w:rPr>
      </w:pPr>
    </w:p>
    <w:p w14:paraId="7F1825A9" w14:textId="77777777" w:rsidR="00604FC5" w:rsidRPr="00ED1153" w:rsidRDefault="00604FC5" w:rsidP="004B38CD">
      <w:pPr>
        <w:pStyle w:val="03aText"/>
        <w:tabs>
          <w:tab w:val="left" w:pos="709"/>
        </w:tabs>
        <w:rPr>
          <w:b/>
          <w:lang w:val="nl-BE"/>
        </w:rPr>
      </w:pPr>
      <w:r w:rsidRPr="00ED1153">
        <w:rPr>
          <w:b/>
          <w:lang w:val="nl-BE"/>
        </w:rPr>
        <w:tab/>
        <w:t>1.e7</w:t>
      </w:r>
      <w:r w:rsidRPr="00ED1153">
        <w:rPr>
          <w:b/>
          <w:lang w:val="nl-BE"/>
        </w:rPr>
        <w:tab/>
      </w:r>
    </w:p>
    <w:p w14:paraId="5C69C665" w14:textId="77777777" w:rsidR="00604FC5" w:rsidRDefault="00604FC5" w:rsidP="004B38CD">
      <w:pPr>
        <w:pStyle w:val="03aText"/>
        <w:tabs>
          <w:tab w:val="left" w:pos="709"/>
        </w:tabs>
        <w:rPr>
          <w:lang w:val="nl-BE"/>
        </w:rPr>
      </w:pPr>
      <w:r w:rsidRPr="00604FC5">
        <w:rPr>
          <w:lang w:val="nl-BE"/>
        </w:rPr>
        <w:t>1.Lxd5? Kc5 2.Le5 Kxd5 is uiter-aard niet goed.</w:t>
      </w:r>
    </w:p>
    <w:p w14:paraId="60ECF039" w14:textId="77777777" w:rsidR="00604FC5" w:rsidRDefault="00EC0200" w:rsidP="004B38CD">
      <w:pPr>
        <w:pStyle w:val="03aText"/>
        <w:tabs>
          <w:tab w:val="left" w:pos="709"/>
        </w:tabs>
        <w:rPr>
          <w:b/>
          <w:lang w:val="nl-BE"/>
        </w:rPr>
      </w:pPr>
      <w:r>
        <w:rPr>
          <w:b/>
          <w:lang w:val="nl-BE"/>
        </w:rPr>
        <w:tab/>
      </w:r>
      <w:r w:rsidR="00604FC5">
        <w:rPr>
          <w:b/>
          <w:lang w:val="nl-BE"/>
        </w:rPr>
        <w:t>1…</w:t>
      </w:r>
      <w:r>
        <w:rPr>
          <w:b/>
          <w:lang w:val="nl-BE"/>
        </w:rPr>
        <w:tab/>
      </w:r>
      <w:r>
        <w:rPr>
          <w:b/>
          <w:lang w:val="nl-BE"/>
        </w:rPr>
        <w:tab/>
        <w:t>Te8</w:t>
      </w:r>
    </w:p>
    <w:p w14:paraId="7CC8AB3F" w14:textId="77777777" w:rsidR="00EC0200" w:rsidRDefault="00EC0200" w:rsidP="004B38CD">
      <w:pPr>
        <w:pStyle w:val="03aText"/>
        <w:tabs>
          <w:tab w:val="left" w:pos="709"/>
        </w:tabs>
        <w:rPr>
          <w:lang w:val="nl-BE"/>
        </w:rPr>
      </w:pPr>
      <w:r>
        <w:rPr>
          <w:lang w:val="nl-BE"/>
        </w:rPr>
        <w:t>1.Tg8</w:t>
      </w:r>
      <w:r w:rsidR="006E225C">
        <w:rPr>
          <w:lang w:val="nl-BE"/>
        </w:rPr>
        <w:t>?</w:t>
      </w:r>
      <w:r>
        <w:rPr>
          <w:lang w:val="nl-BE"/>
        </w:rPr>
        <w:t xml:space="preserve"> 2.Lxd5+ en wit wint door overmacht.</w:t>
      </w:r>
    </w:p>
    <w:p w14:paraId="395E8959" w14:textId="77777777" w:rsidR="00EC0200" w:rsidRDefault="00EC0200" w:rsidP="004B38CD">
      <w:pPr>
        <w:pStyle w:val="03aText"/>
        <w:tabs>
          <w:tab w:val="left" w:pos="709"/>
        </w:tabs>
        <w:rPr>
          <w:b/>
          <w:lang w:val="nl-BE"/>
        </w:rPr>
      </w:pPr>
      <w:r>
        <w:rPr>
          <w:lang w:val="nl-BE"/>
        </w:rPr>
        <w:tab/>
      </w:r>
      <w:r>
        <w:rPr>
          <w:b/>
          <w:lang w:val="nl-BE"/>
        </w:rPr>
        <w:t>2.Lg7</w:t>
      </w:r>
    </w:p>
    <w:p w14:paraId="7AC7DFBD" w14:textId="77777777" w:rsidR="00EC0200" w:rsidRDefault="00EC0200" w:rsidP="004B38CD">
      <w:pPr>
        <w:pStyle w:val="03aText"/>
        <w:tabs>
          <w:tab w:val="left" w:pos="709"/>
        </w:tabs>
        <w:rPr>
          <w:lang w:val="nl-BE"/>
        </w:rPr>
      </w:pPr>
      <w:r>
        <w:rPr>
          <w:lang w:val="nl-BE"/>
        </w:rPr>
        <w:t>Niet goed is 2.Lf6? Kc5 3.Kg4 Kd6 4.Kf5 Txe7, met remise.</w:t>
      </w:r>
    </w:p>
    <w:p w14:paraId="60DF4FA4" w14:textId="77777777" w:rsidR="005035B3" w:rsidRDefault="00EC0200" w:rsidP="00EC0200">
      <w:pPr>
        <w:pStyle w:val="03aText"/>
        <w:tabs>
          <w:tab w:val="left" w:pos="709"/>
        </w:tabs>
        <w:rPr>
          <w:b/>
          <w:lang w:val="nl-BE"/>
        </w:rPr>
      </w:pPr>
      <w:r>
        <w:rPr>
          <w:lang w:val="nl-BE"/>
        </w:rPr>
        <w:tab/>
      </w:r>
      <w:r>
        <w:rPr>
          <w:b/>
          <w:lang w:val="nl-BE"/>
        </w:rPr>
        <w:t>2…</w:t>
      </w:r>
      <w:r>
        <w:rPr>
          <w:b/>
          <w:lang w:val="nl-BE"/>
        </w:rPr>
        <w:tab/>
      </w:r>
      <w:r>
        <w:rPr>
          <w:b/>
          <w:lang w:val="nl-BE"/>
        </w:rPr>
        <w:tab/>
        <w:t>Kc5</w:t>
      </w:r>
    </w:p>
    <w:p w14:paraId="71FF3BB0" w14:textId="77777777" w:rsidR="00FF740E" w:rsidRDefault="00EC0200" w:rsidP="00586E21">
      <w:pPr>
        <w:pStyle w:val="03aText"/>
        <w:numPr>
          <w:ilvl w:val="0"/>
          <w:numId w:val="223"/>
        </w:numPr>
        <w:tabs>
          <w:tab w:val="left" w:pos="709"/>
        </w:tabs>
        <w:rPr>
          <w:lang w:val="nl-BE"/>
        </w:rPr>
      </w:pPr>
      <w:r>
        <w:rPr>
          <w:lang w:val="nl-BE"/>
        </w:rPr>
        <w:t>2…</w:t>
      </w:r>
      <w:r w:rsidR="00763922">
        <w:rPr>
          <w:lang w:val="nl-BE"/>
        </w:rPr>
        <w:t>Txe7</w:t>
      </w:r>
      <w:r w:rsidR="006E225C">
        <w:rPr>
          <w:lang w:val="nl-BE"/>
        </w:rPr>
        <w:t>?</w:t>
      </w:r>
      <w:r w:rsidR="00763922">
        <w:rPr>
          <w:lang w:val="nl-BE"/>
        </w:rPr>
        <w:t xml:space="preserve"> 3.Lf8 K~ 4.Lxe7, met winst. Of:</w:t>
      </w:r>
    </w:p>
    <w:p w14:paraId="67A1CB77" w14:textId="77777777" w:rsidR="00763922" w:rsidRDefault="00763922" w:rsidP="00586E21">
      <w:pPr>
        <w:pStyle w:val="03aText"/>
        <w:numPr>
          <w:ilvl w:val="0"/>
          <w:numId w:val="223"/>
        </w:numPr>
        <w:tabs>
          <w:tab w:val="left" w:pos="709"/>
        </w:tabs>
        <w:rPr>
          <w:b/>
          <w:lang w:val="nl-BE"/>
        </w:rPr>
      </w:pPr>
      <w:r>
        <w:rPr>
          <w:lang w:val="nl-BE"/>
        </w:rPr>
        <w:t>2…d4</w:t>
      </w:r>
      <w:r w:rsidR="006E225C">
        <w:rPr>
          <w:lang w:val="nl-BE"/>
        </w:rPr>
        <w:t>?</w:t>
      </w:r>
      <w:r>
        <w:rPr>
          <w:lang w:val="nl-BE"/>
        </w:rPr>
        <w:t xml:space="preserve"> 3.Lf8 d3 4.Lf3 Kc5 5.Kg4 Kd6 6.Kf5 Txe7</w:t>
      </w:r>
      <w:r w:rsidR="003A64BF">
        <w:rPr>
          <w:b/>
          <w:lang w:val="nl-BE"/>
        </w:rPr>
        <w:t xml:space="preserve"> </w:t>
      </w:r>
      <w:r>
        <w:rPr>
          <w:lang w:val="nl-BE"/>
        </w:rPr>
        <w:t xml:space="preserve">7.Kf6 d2 en 8.Lxe7+, enzovoort. Of hier 4…Kc3 5.Lh5 d2 6.Lg7+ Kd3 7.Lxe8 d1D 8.Lg6+ Kc4 en </w:t>
      </w:r>
      <w:r w:rsidR="002406F8">
        <w:rPr>
          <w:lang w:val="nl-BE"/>
        </w:rPr>
        <w:t>9.</w:t>
      </w:r>
      <w:r>
        <w:rPr>
          <w:lang w:val="nl-BE"/>
        </w:rPr>
        <w:t xml:space="preserve">e8D, met winst, daar wit twee lopers extra heeft. </w:t>
      </w:r>
    </w:p>
    <w:p w14:paraId="4507903D" w14:textId="77777777" w:rsidR="00FF740E" w:rsidRDefault="00FF740E" w:rsidP="003674FD">
      <w:pPr>
        <w:pStyle w:val="03aText"/>
        <w:tabs>
          <w:tab w:val="left" w:pos="709"/>
        </w:tabs>
        <w:jc w:val="center"/>
        <w:rPr>
          <w:b/>
          <w:lang w:val="nl-BE"/>
        </w:rPr>
      </w:pPr>
    </w:p>
    <w:p w14:paraId="4E353F3D" w14:textId="77777777" w:rsidR="00FF740E" w:rsidRDefault="00FF740E" w:rsidP="003674FD">
      <w:pPr>
        <w:pStyle w:val="03aText"/>
        <w:tabs>
          <w:tab w:val="left" w:pos="709"/>
        </w:tabs>
        <w:jc w:val="center"/>
        <w:rPr>
          <w:b/>
          <w:lang w:val="nl-BE"/>
        </w:rPr>
      </w:pPr>
    </w:p>
    <w:p w14:paraId="6BC7E126" w14:textId="77777777" w:rsidR="00FF740E" w:rsidRDefault="00FF740E" w:rsidP="0086438D">
      <w:pPr>
        <w:pStyle w:val="03aText"/>
        <w:tabs>
          <w:tab w:val="left" w:pos="709"/>
        </w:tabs>
        <w:rPr>
          <w:b/>
          <w:lang w:val="nl-BE"/>
        </w:rPr>
      </w:pPr>
    </w:p>
    <w:p w14:paraId="6E154E69" w14:textId="77777777" w:rsidR="004B1A4C" w:rsidRDefault="004B1A4C" w:rsidP="0086438D">
      <w:pPr>
        <w:pStyle w:val="03aText"/>
        <w:tabs>
          <w:tab w:val="left" w:pos="709"/>
        </w:tabs>
        <w:rPr>
          <w:b/>
          <w:lang w:val="nl-BE"/>
        </w:rPr>
      </w:pPr>
    </w:p>
    <w:p w14:paraId="426E09A8" w14:textId="77777777" w:rsidR="00EA0C92" w:rsidRDefault="00763922" w:rsidP="00763922">
      <w:pPr>
        <w:pStyle w:val="03aText"/>
        <w:tabs>
          <w:tab w:val="left" w:pos="709"/>
        </w:tabs>
        <w:rPr>
          <w:b/>
          <w:lang w:val="nl-BE"/>
        </w:rPr>
      </w:pPr>
      <w:r>
        <w:rPr>
          <w:b/>
          <w:lang w:val="nl-BE"/>
        </w:rPr>
        <w:tab/>
      </w:r>
    </w:p>
    <w:p w14:paraId="12754115" w14:textId="77777777" w:rsidR="00E775A2" w:rsidRDefault="00E775A2" w:rsidP="00763922">
      <w:pPr>
        <w:pStyle w:val="03aText"/>
        <w:tabs>
          <w:tab w:val="left" w:pos="709"/>
        </w:tabs>
        <w:rPr>
          <w:b/>
          <w:lang w:val="nl-BE"/>
        </w:rPr>
      </w:pPr>
    </w:p>
    <w:p w14:paraId="374E8E4F" w14:textId="77777777" w:rsidR="00763922" w:rsidRDefault="00EA0C92" w:rsidP="00763922">
      <w:pPr>
        <w:pStyle w:val="03aText"/>
        <w:tabs>
          <w:tab w:val="left" w:pos="709"/>
        </w:tabs>
        <w:rPr>
          <w:b/>
          <w:lang w:val="nl-BE"/>
        </w:rPr>
      </w:pPr>
      <w:r>
        <w:rPr>
          <w:b/>
          <w:lang w:val="nl-BE"/>
        </w:rPr>
        <w:tab/>
      </w:r>
      <w:r w:rsidR="00763922">
        <w:rPr>
          <w:b/>
          <w:lang w:val="nl-BE"/>
        </w:rPr>
        <w:t>3.Lf8</w:t>
      </w:r>
      <w:r w:rsidR="00763922">
        <w:rPr>
          <w:b/>
          <w:lang w:val="nl-BE"/>
        </w:rPr>
        <w:tab/>
      </w:r>
      <w:r w:rsidR="00763922">
        <w:rPr>
          <w:b/>
          <w:lang w:val="nl-BE"/>
        </w:rPr>
        <w:tab/>
      </w:r>
      <w:r>
        <w:rPr>
          <w:b/>
          <w:lang w:val="nl-BE"/>
        </w:rPr>
        <w:t>Kd6</w:t>
      </w:r>
    </w:p>
    <w:p w14:paraId="5BB631B5" w14:textId="77777777" w:rsidR="00EA0C92" w:rsidRDefault="00EA0C92" w:rsidP="00763922">
      <w:pPr>
        <w:pStyle w:val="03aText"/>
        <w:tabs>
          <w:tab w:val="left" w:pos="709"/>
        </w:tabs>
        <w:rPr>
          <w:b/>
          <w:lang w:val="nl-BE"/>
        </w:rPr>
      </w:pPr>
      <w:r>
        <w:rPr>
          <w:b/>
          <w:lang w:val="nl-BE"/>
        </w:rPr>
        <w:tab/>
        <w:t>4.Lc8</w:t>
      </w:r>
      <w:r>
        <w:rPr>
          <w:b/>
          <w:lang w:val="nl-BE"/>
        </w:rPr>
        <w:tab/>
      </w:r>
      <w:r>
        <w:rPr>
          <w:b/>
          <w:lang w:val="nl-BE"/>
        </w:rPr>
        <w:tab/>
        <w:t>d4</w:t>
      </w:r>
    </w:p>
    <w:p w14:paraId="779DD1C1" w14:textId="77777777" w:rsidR="00EA0C92" w:rsidRDefault="00EA0C92" w:rsidP="00763922">
      <w:pPr>
        <w:pStyle w:val="03aText"/>
        <w:tabs>
          <w:tab w:val="left" w:pos="709"/>
        </w:tabs>
        <w:rPr>
          <w:b/>
          <w:lang w:val="nl-BE"/>
        </w:rPr>
      </w:pPr>
      <w:r>
        <w:rPr>
          <w:b/>
          <w:lang w:val="nl-BE"/>
        </w:rPr>
        <w:tab/>
      </w:r>
      <w:r w:rsidR="002406F8">
        <w:rPr>
          <w:b/>
          <w:lang w:val="nl-BE"/>
        </w:rPr>
        <w:t>5.Lg4</w:t>
      </w:r>
    </w:p>
    <w:p w14:paraId="7C84D39E" w14:textId="77777777" w:rsidR="00EA0C92" w:rsidRDefault="00EA0C92" w:rsidP="00763922">
      <w:pPr>
        <w:pStyle w:val="03aText"/>
        <w:tabs>
          <w:tab w:val="left" w:pos="709"/>
        </w:tabs>
        <w:rPr>
          <w:lang w:val="nl-BE"/>
        </w:rPr>
      </w:pPr>
      <w:r>
        <w:rPr>
          <w:lang w:val="nl-BE"/>
        </w:rPr>
        <w:t>En niet bijvoorbeeld 5.Kg4?, we-gens 5…Txe7 6.Lf5 d3 7.Kg5 d2 8.Lg4 d1 9.Lxd1, en de toren komt vrij, met remise.</w:t>
      </w:r>
    </w:p>
    <w:p w14:paraId="0EB75401" w14:textId="77777777" w:rsidR="00EA0C92" w:rsidRDefault="00EA0C92" w:rsidP="00763922">
      <w:pPr>
        <w:pStyle w:val="03aText"/>
        <w:tabs>
          <w:tab w:val="left" w:pos="709"/>
        </w:tabs>
        <w:rPr>
          <w:i/>
          <w:lang w:val="nl-BE"/>
        </w:rPr>
      </w:pPr>
      <w:r>
        <w:rPr>
          <w:lang w:val="nl-BE"/>
        </w:rPr>
        <w:t xml:space="preserve">Zwart denkt </w:t>
      </w:r>
      <w:r w:rsidR="009E4EC7">
        <w:rPr>
          <w:i/>
          <w:lang w:val="nl-BE"/>
        </w:rPr>
        <w:t>‘nu of nooit’:</w:t>
      </w:r>
    </w:p>
    <w:p w14:paraId="2A1E6ABA" w14:textId="77777777" w:rsidR="00EA0C92" w:rsidRDefault="00EA0C92" w:rsidP="00763922">
      <w:pPr>
        <w:pStyle w:val="03aText"/>
        <w:tabs>
          <w:tab w:val="left" w:pos="709"/>
        </w:tabs>
        <w:rPr>
          <w:b/>
          <w:lang w:val="nl-BE"/>
        </w:rPr>
      </w:pPr>
      <w:r>
        <w:rPr>
          <w:b/>
          <w:lang w:val="nl-BE"/>
        </w:rPr>
        <w:tab/>
        <w:t>5…</w:t>
      </w:r>
      <w:r>
        <w:rPr>
          <w:b/>
          <w:lang w:val="nl-BE"/>
        </w:rPr>
        <w:tab/>
      </w:r>
      <w:r>
        <w:rPr>
          <w:b/>
          <w:lang w:val="nl-BE"/>
        </w:rPr>
        <w:tab/>
        <w:t>Txe7</w:t>
      </w:r>
    </w:p>
    <w:p w14:paraId="6BF13C88" w14:textId="77777777" w:rsidR="00EA0C92" w:rsidRDefault="00EA0C92" w:rsidP="00763922">
      <w:pPr>
        <w:pStyle w:val="03aText"/>
        <w:tabs>
          <w:tab w:val="left" w:pos="709"/>
        </w:tabs>
        <w:rPr>
          <w:lang w:val="nl-BE"/>
        </w:rPr>
      </w:pPr>
      <w:r>
        <w:rPr>
          <w:lang w:val="nl-BE"/>
        </w:rPr>
        <w:t>En</w:t>
      </w:r>
      <w:r w:rsidR="002406F8">
        <w:rPr>
          <w:lang w:val="nl-BE"/>
        </w:rPr>
        <w:t xml:space="preserve"> </w:t>
      </w:r>
      <w:r>
        <w:rPr>
          <w:lang w:val="nl-BE"/>
        </w:rPr>
        <w:t>de witte koning</w:t>
      </w:r>
      <w:r w:rsidR="002406F8">
        <w:rPr>
          <w:lang w:val="nl-BE"/>
        </w:rPr>
        <w:t xml:space="preserve"> m</w:t>
      </w:r>
      <w:r>
        <w:rPr>
          <w:lang w:val="nl-BE"/>
        </w:rPr>
        <w:t>oet snel naar de toren rennen via:</w:t>
      </w:r>
    </w:p>
    <w:p w14:paraId="20AC1AE1" w14:textId="77777777" w:rsidR="00EA0C92" w:rsidRDefault="00EA0C92" w:rsidP="00763922">
      <w:pPr>
        <w:pStyle w:val="03aText"/>
        <w:tabs>
          <w:tab w:val="left" w:pos="709"/>
        </w:tabs>
        <w:rPr>
          <w:b/>
          <w:lang w:val="nl-BE"/>
        </w:rPr>
      </w:pPr>
      <w:r>
        <w:rPr>
          <w:lang w:val="nl-BE"/>
        </w:rPr>
        <w:tab/>
      </w:r>
      <w:r>
        <w:rPr>
          <w:b/>
          <w:lang w:val="nl-BE"/>
        </w:rPr>
        <w:t>6.Kh4</w:t>
      </w:r>
      <w:r>
        <w:rPr>
          <w:b/>
          <w:lang w:val="nl-BE"/>
        </w:rPr>
        <w:tab/>
      </w:r>
      <w:r>
        <w:rPr>
          <w:b/>
          <w:lang w:val="nl-BE"/>
        </w:rPr>
        <w:tab/>
        <w:t>d3</w:t>
      </w:r>
    </w:p>
    <w:p w14:paraId="058FEBC1" w14:textId="77777777" w:rsidR="00EA0C92" w:rsidRDefault="00EA0C92" w:rsidP="00763922">
      <w:pPr>
        <w:pStyle w:val="03aText"/>
        <w:tabs>
          <w:tab w:val="left" w:pos="709"/>
        </w:tabs>
        <w:rPr>
          <w:b/>
          <w:lang w:val="nl-BE"/>
        </w:rPr>
      </w:pPr>
      <w:r>
        <w:rPr>
          <w:b/>
          <w:lang w:val="nl-BE"/>
        </w:rPr>
        <w:tab/>
        <w:t>7.Kg5</w:t>
      </w:r>
      <w:r>
        <w:rPr>
          <w:b/>
          <w:lang w:val="nl-BE"/>
        </w:rPr>
        <w:tab/>
      </w:r>
      <w:r>
        <w:rPr>
          <w:b/>
          <w:lang w:val="nl-BE"/>
        </w:rPr>
        <w:tab/>
        <w:t>d2</w:t>
      </w:r>
    </w:p>
    <w:p w14:paraId="7D53FF8F" w14:textId="77777777" w:rsidR="00EA0C92" w:rsidRDefault="00EA0C92" w:rsidP="00763922">
      <w:pPr>
        <w:pStyle w:val="03aText"/>
        <w:tabs>
          <w:tab w:val="left" w:pos="709"/>
        </w:tabs>
        <w:rPr>
          <w:b/>
          <w:lang w:val="nl-BE"/>
        </w:rPr>
      </w:pPr>
      <w:r>
        <w:rPr>
          <w:b/>
          <w:lang w:val="nl-BE"/>
        </w:rPr>
        <w:tab/>
        <w:t>8.Kf6</w:t>
      </w:r>
    </w:p>
    <w:p w14:paraId="1A8016D9" w14:textId="77777777" w:rsidR="00EA0C92" w:rsidRDefault="00EA0C92" w:rsidP="00763922">
      <w:pPr>
        <w:pStyle w:val="03aText"/>
        <w:tabs>
          <w:tab w:val="left" w:pos="709"/>
        </w:tabs>
        <w:rPr>
          <w:lang w:val="nl-BE"/>
        </w:rPr>
      </w:pPr>
      <w:r>
        <w:rPr>
          <w:lang w:val="nl-BE"/>
        </w:rPr>
        <w:t>Nu, net op tijd, wordt dan de las-tige</w:t>
      </w:r>
      <w:r w:rsidR="002406F8">
        <w:rPr>
          <w:lang w:val="nl-BE"/>
        </w:rPr>
        <w:t xml:space="preserve"> </w:t>
      </w:r>
      <w:r>
        <w:rPr>
          <w:lang w:val="nl-BE"/>
        </w:rPr>
        <w:t>toren veroverd. Wit zegeviert na bijvoorbeeld 8…</w:t>
      </w:r>
      <w:r w:rsidR="002406F8">
        <w:rPr>
          <w:lang w:val="nl-BE"/>
        </w:rPr>
        <w:t>d1D, door bei-de</w:t>
      </w:r>
      <w:r>
        <w:rPr>
          <w:lang w:val="nl-BE"/>
        </w:rPr>
        <w:t>, dame én toren, beurtelings te slaan.</w:t>
      </w:r>
    </w:p>
    <w:p w14:paraId="3EF94D16" w14:textId="77777777" w:rsidR="00EA0C92" w:rsidRDefault="00EA0C92" w:rsidP="00763922">
      <w:pPr>
        <w:pStyle w:val="03aText"/>
        <w:tabs>
          <w:tab w:val="left" w:pos="709"/>
        </w:tabs>
        <w:rPr>
          <w:b/>
          <w:lang w:val="nl-BE"/>
        </w:rPr>
      </w:pPr>
      <w:r>
        <w:rPr>
          <w:lang w:val="nl-BE"/>
        </w:rPr>
        <w:tab/>
      </w:r>
      <w:r w:rsidR="002406F8">
        <w:rPr>
          <w:b/>
          <w:lang w:val="nl-BE"/>
        </w:rPr>
        <w:t>8…</w:t>
      </w:r>
      <w:r w:rsidR="002406F8">
        <w:rPr>
          <w:b/>
          <w:lang w:val="nl-BE"/>
        </w:rPr>
        <w:tab/>
      </w:r>
      <w:r w:rsidR="002406F8">
        <w:rPr>
          <w:b/>
          <w:lang w:val="nl-BE"/>
        </w:rPr>
        <w:tab/>
        <w:t>Kc5</w:t>
      </w:r>
    </w:p>
    <w:p w14:paraId="7D0F1F0D" w14:textId="77777777" w:rsidR="002406F8" w:rsidRDefault="002406F8" w:rsidP="00763922">
      <w:pPr>
        <w:pStyle w:val="03aText"/>
        <w:tabs>
          <w:tab w:val="left" w:pos="709"/>
        </w:tabs>
        <w:rPr>
          <w:lang w:val="nl-BE"/>
        </w:rPr>
      </w:pPr>
      <w:r>
        <w:rPr>
          <w:lang w:val="nl-BE"/>
        </w:rPr>
        <w:t>Nu wint wit het snelst met:</w:t>
      </w:r>
    </w:p>
    <w:p w14:paraId="482742AA" w14:textId="77777777" w:rsidR="002406F8" w:rsidRPr="002406F8" w:rsidRDefault="002406F8" w:rsidP="00763922">
      <w:pPr>
        <w:pStyle w:val="03aText"/>
        <w:tabs>
          <w:tab w:val="left" w:pos="709"/>
        </w:tabs>
        <w:rPr>
          <w:b/>
          <w:lang w:val="nl-BE"/>
        </w:rPr>
      </w:pPr>
      <w:r>
        <w:rPr>
          <w:b/>
          <w:lang w:val="nl-BE"/>
        </w:rPr>
        <w:tab/>
        <w:t>9.Lxe7+</w:t>
      </w:r>
    </w:p>
    <w:p w14:paraId="253540DC" w14:textId="77777777" w:rsidR="00FF740E" w:rsidRDefault="00FF740E" w:rsidP="003674FD">
      <w:pPr>
        <w:pStyle w:val="03aText"/>
        <w:tabs>
          <w:tab w:val="left" w:pos="709"/>
        </w:tabs>
        <w:jc w:val="center"/>
        <w:rPr>
          <w:b/>
          <w:lang w:val="nl-BE"/>
        </w:rPr>
      </w:pPr>
    </w:p>
    <w:p w14:paraId="07060E3E" w14:textId="77777777" w:rsidR="00FF740E" w:rsidRDefault="00FF740E" w:rsidP="003674FD">
      <w:pPr>
        <w:pStyle w:val="03aText"/>
        <w:tabs>
          <w:tab w:val="left" w:pos="709"/>
        </w:tabs>
        <w:jc w:val="center"/>
        <w:rPr>
          <w:b/>
          <w:lang w:val="nl-BE"/>
        </w:rPr>
      </w:pPr>
    </w:p>
    <w:p w14:paraId="0E5D1D98" w14:textId="77777777" w:rsidR="00FF740E" w:rsidRDefault="00FF740E" w:rsidP="003674FD">
      <w:pPr>
        <w:pStyle w:val="03aText"/>
        <w:tabs>
          <w:tab w:val="left" w:pos="709"/>
        </w:tabs>
        <w:jc w:val="center"/>
        <w:rPr>
          <w:b/>
          <w:lang w:val="nl-BE"/>
        </w:rPr>
      </w:pPr>
    </w:p>
    <w:p w14:paraId="2545051F" w14:textId="77777777" w:rsidR="00FF740E" w:rsidRDefault="00FF740E" w:rsidP="003674FD">
      <w:pPr>
        <w:pStyle w:val="03aText"/>
        <w:tabs>
          <w:tab w:val="left" w:pos="709"/>
        </w:tabs>
        <w:jc w:val="center"/>
        <w:rPr>
          <w:b/>
          <w:lang w:val="nl-BE"/>
        </w:rPr>
      </w:pPr>
    </w:p>
    <w:p w14:paraId="63E232E0" w14:textId="77777777" w:rsidR="00FF740E" w:rsidRDefault="00FF740E" w:rsidP="003674FD">
      <w:pPr>
        <w:pStyle w:val="03aText"/>
        <w:tabs>
          <w:tab w:val="left" w:pos="709"/>
        </w:tabs>
        <w:jc w:val="center"/>
        <w:rPr>
          <w:b/>
          <w:lang w:val="nl-BE"/>
        </w:rPr>
      </w:pPr>
    </w:p>
    <w:p w14:paraId="77C6B98D" w14:textId="77777777" w:rsidR="00FF740E" w:rsidRDefault="00FF740E" w:rsidP="003674FD">
      <w:pPr>
        <w:pStyle w:val="03aText"/>
        <w:tabs>
          <w:tab w:val="left" w:pos="709"/>
        </w:tabs>
        <w:jc w:val="center"/>
        <w:rPr>
          <w:b/>
          <w:lang w:val="nl-BE"/>
        </w:rPr>
      </w:pPr>
    </w:p>
    <w:p w14:paraId="1DC951EF" w14:textId="77777777" w:rsidR="00FF740E" w:rsidRDefault="00FF740E" w:rsidP="003674FD">
      <w:pPr>
        <w:pStyle w:val="03aText"/>
        <w:tabs>
          <w:tab w:val="left" w:pos="709"/>
        </w:tabs>
        <w:jc w:val="center"/>
        <w:rPr>
          <w:b/>
          <w:lang w:val="nl-BE"/>
        </w:rPr>
      </w:pPr>
    </w:p>
    <w:p w14:paraId="4F58ED1A" w14:textId="77777777" w:rsidR="00FF740E" w:rsidRDefault="00FF740E" w:rsidP="003674FD">
      <w:pPr>
        <w:pStyle w:val="03aText"/>
        <w:tabs>
          <w:tab w:val="left" w:pos="709"/>
        </w:tabs>
        <w:jc w:val="center"/>
        <w:rPr>
          <w:b/>
          <w:lang w:val="nl-BE"/>
        </w:rPr>
      </w:pPr>
    </w:p>
    <w:p w14:paraId="218CEFE4" w14:textId="77777777" w:rsidR="00FF740E" w:rsidRDefault="00FF740E" w:rsidP="003674FD">
      <w:pPr>
        <w:pStyle w:val="03aText"/>
        <w:tabs>
          <w:tab w:val="left" w:pos="709"/>
        </w:tabs>
        <w:jc w:val="center"/>
        <w:rPr>
          <w:b/>
          <w:lang w:val="nl-BE"/>
        </w:rPr>
      </w:pPr>
    </w:p>
    <w:p w14:paraId="36DBB174" w14:textId="77777777" w:rsidR="00FF740E" w:rsidRDefault="00FF740E" w:rsidP="003674FD">
      <w:pPr>
        <w:pStyle w:val="03aText"/>
        <w:tabs>
          <w:tab w:val="left" w:pos="709"/>
        </w:tabs>
        <w:jc w:val="center"/>
        <w:rPr>
          <w:b/>
          <w:lang w:val="nl-BE"/>
        </w:rPr>
      </w:pPr>
    </w:p>
    <w:p w14:paraId="25338EC0" w14:textId="77777777" w:rsidR="00FF740E" w:rsidRDefault="00FF740E" w:rsidP="003674FD">
      <w:pPr>
        <w:pStyle w:val="03aText"/>
        <w:tabs>
          <w:tab w:val="left" w:pos="709"/>
        </w:tabs>
        <w:jc w:val="center"/>
        <w:rPr>
          <w:b/>
          <w:lang w:val="nl-BE"/>
        </w:rPr>
      </w:pPr>
    </w:p>
    <w:p w14:paraId="45F82CE6" w14:textId="77777777" w:rsidR="00FF740E" w:rsidRDefault="00FF740E" w:rsidP="003674FD">
      <w:pPr>
        <w:pStyle w:val="03aText"/>
        <w:tabs>
          <w:tab w:val="left" w:pos="709"/>
        </w:tabs>
        <w:jc w:val="center"/>
        <w:rPr>
          <w:b/>
          <w:lang w:val="nl-BE"/>
        </w:rPr>
      </w:pPr>
    </w:p>
    <w:p w14:paraId="5CDF4287" w14:textId="77777777" w:rsidR="00FF740E" w:rsidRDefault="00FF740E" w:rsidP="003674FD">
      <w:pPr>
        <w:pStyle w:val="03aText"/>
        <w:tabs>
          <w:tab w:val="left" w:pos="709"/>
        </w:tabs>
        <w:jc w:val="center"/>
        <w:rPr>
          <w:b/>
          <w:lang w:val="nl-BE"/>
        </w:rPr>
      </w:pPr>
    </w:p>
    <w:p w14:paraId="7C08201D" w14:textId="77777777" w:rsidR="00EB7F6F" w:rsidRDefault="00EB7F6F" w:rsidP="003674FD">
      <w:pPr>
        <w:pStyle w:val="03aText"/>
        <w:tabs>
          <w:tab w:val="left" w:pos="709"/>
        </w:tabs>
        <w:jc w:val="center"/>
        <w:rPr>
          <w:b/>
          <w:lang w:val="nl-BE"/>
        </w:rPr>
      </w:pPr>
    </w:p>
    <w:p w14:paraId="5EC4E807" w14:textId="77777777" w:rsidR="006F3923" w:rsidRPr="0072410E" w:rsidRDefault="000E3AB8" w:rsidP="0072410E">
      <w:pPr>
        <w:widowControl/>
        <w:autoSpaceDE/>
        <w:autoSpaceDN/>
        <w:adjustRightInd/>
        <w:jc w:val="center"/>
        <w:rPr>
          <w:rFonts w:cs="Arial"/>
          <w:b/>
          <w:color w:val="000000"/>
          <w:sz w:val="20"/>
          <w:szCs w:val="20"/>
          <w:lang w:val="nl-BE"/>
        </w:rPr>
      </w:pPr>
      <w:r>
        <w:rPr>
          <w:b/>
          <w:lang w:val="nl-BE"/>
        </w:rPr>
        <w:br w:type="page"/>
      </w:r>
      <w:r w:rsidR="0080475D">
        <w:rPr>
          <w:b/>
          <w:lang w:val="nl-BE"/>
        </w:rPr>
        <w:lastRenderedPageBreak/>
        <w:t xml:space="preserve">- </w:t>
      </w:r>
      <w:r w:rsidR="0080475D" w:rsidRPr="00AC11E7">
        <w:rPr>
          <w:b/>
          <w:sz w:val="20"/>
          <w:szCs w:val="20"/>
          <w:lang w:val="nl-BE"/>
        </w:rPr>
        <w:t>20</w:t>
      </w:r>
      <w:r w:rsidR="00CD4FD7">
        <w:rPr>
          <w:b/>
          <w:sz w:val="20"/>
          <w:szCs w:val="20"/>
          <w:lang w:val="nl-BE"/>
        </w:rPr>
        <w:t>4</w:t>
      </w:r>
      <w:r w:rsidR="00D474B9" w:rsidRPr="0005137B">
        <w:rPr>
          <w:b/>
          <w:lang w:val="nl-BE"/>
        </w:rPr>
        <w:t xml:space="preserve"> -</w:t>
      </w:r>
    </w:p>
    <w:p w14:paraId="4306392C" w14:textId="77777777" w:rsidR="006F3923" w:rsidRPr="0005137B" w:rsidRDefault="006F3923" w:rsidP="006F3923">
      <w:pPr>
        <w:spacing w:line="190" w:lineRule="exact"/>
        <w:jc w:val="center"/>
        <w:rPr>
          <w:rFonts w:cs="Arial"/>
          <w:i/>
          <w:sz w:val="20"/>
          <w:szCs w:val="20"/>
          <w:lang w:val="nl-BE"/>
        </w:rPr>
      </w:pPr>
    </w:p>
    <w:p w14:paraId="60CC24A6" w14:textId="77777777" w:rsidR="006F3923" w:rsidRPr="003674FD" w:rsidRDefault="006F3923" w:rsidP="006F3923">
      <w:pPr>
        <w:spacing w:line="190" w:lineRule="exact"/>
        <w:jc w:val="center"/>
        <w:rPr>
          <w:rFonts w:cs="Arial"/>
          <w:sz w:val="20"/>
          <w:szCs w:val="20"/>
          <w:lang w:val="nl-BE"/>
        </w:rPr>
      </w:pPr>
      <w:r w:rsidRPr="003674FD">
        <w:rPr>
          <w:rFonts w:cs="Arial"/>
          <w:i/>
          <w:sz w:val="20"/>
          <w:szCs w:val="20"/>
          <w:lang w:val="nl-BE"/>
        </w:rPr>
        <w:t xml:space="preserve">Probleemblad, </w:t>
      </w:r>
      <w:r w:rsidRPr="003674FD">
        <w:rPr>
          <w:rFonts w:cs="Arial"/>
          <w:sz w:val="20"/>
          <w:szCs w:val="20"/>
          <w:lang w:val="nl-BE"/>
        </w:rPr>
        <w:t>2009</w:t>
      </w:r>
      <w:r w:rsidR="00160B44" w:rsidRPr="003674FD">
        <w:rPr>
          <w:rFonts w:cs="Arial"/>
          <w:sz w:val="20"/>
          <w:szCs w:val="20"/>
          <w:lang w:val="nl-BE"/>
        </w:rPr>
        <w:t>-10</w:t>
      </w:r>
    </w:p>
    <w:p w14:paraId="12A6E214" w14:textId="77777777" w:rsidR="00160B44" w:rsidRPr="003674FD" w:rsidRDefault="00A83EEB" w:rsidP="006F3923">
      <w:pPr>
        <w:spacing w:line="190" w:lineRule="exact"/>
        <w:jc w:val="center"/>
        <w:rPr>
          <w:rFonts w:cs="Arial"/>
          <w:sz w:val="20"/>
          <w:szCs w:val="20"/>
          <w:lang w:val="nl-BE"/>
        </w:rPr>
      </w:pPr>
      <w:r w:rsidRPr="003674FD">
        <w:rPr>
          <w:rFonts w:cs="Arial"/>
          <w:sz w:val="20"/>
          <w:szCs w:val="20"/>
          <w:lang w:val="nl-BE"/>
        </w:rPr>
        <w:t>1ste Bijzondere Vermelding</w:t>
      </w:r>
    </w:p>
    <w:p w14:paraId="273BD0B7" w14:textId="77777777" w:rsidR="006F3923" w:rsidRPr="003674FD" w:rsidRDefault="008C5477" w:rsidP="006F3923">
      <w:pPr>
        <w:spacing w:line="190" w:lineRule="exact"/>
        <w:jc w:val="center"/>
        <w:rPr>
          <w:rFonts w:cs="Arial"/>
          <w:i/>
          <w:sz w:val="20"/>
          <w:szCs w:val="20"/>
          <w:lang w:val="nl-BE"/>
        </w:rPr>
      </w:pPr>
      <w:r w:rsidRPr="003674FD">
        <w:rPr>
          <w:rFonts w:cs="Arial"/>
          <w:i/>
          <w:sz w:val="20"/>
          <w:szCs w:val="20"/>
          <w:lang w:val="nl-BE"/>
        </w:rPr>
        <w:t xml:space="preserve">EG  </w:t>
      </w:r>
      <w:r w:rsidRPr="006B28E4">
        <w:rPr>
          <w:rFonts w:cs="Arial"/>
          <w:sz w:val="20"/>
          <w:szCs w:val="20"/>
          <w:lang w:val="nl-BE"/>
        </w:rPr>
        <w:t>N° 196</w:t>
      </w:r>
    </w:p>
    <w:p w14:paraId="3CC2BFD7" w14:textId="77777777" w:rsidR="008C5477" w:rsidRPr="003674FD" w:rsidRDefault="008C5477" w:rsidP="006F3923">
      <w:pPr>
        <w:spacing w:line="190" w:lineRule="exact"/>
        <w:jc w:val="center"/>
        <w:rPr>
          <w:rFonts w:cs="Arial"/>
          <w:i/>
          <w:sz w:val="20"/>
          <w:szCs w:val="20"/>
          <w:lang w:val="nl-BE"/>
        </w:rPr>
      </w:pPr>
    </w:p>
    <w:p w14:paraId="16468043" w14:textId="77777777" w:rsidR="0009289F" w:rsidRDefault="006F3923" w:rsidP="0009289F">
      <w:pPr>
        <w:rPr>
          <w:lang w:val="nl-BE"/>
        </w:rPr>
      </w:pPr>
      <w:r>
        <w:rPr>
          <w:lang w:val="nl-BE"/>
        </w:rPr>
        <w:object w:dxaOrig="4579" w:dyaOrig="4577" w14:anchorId="36AEC744">
          <v:shape id="_x0000_i1218" type="#_x0000_t75" style="width:153.4pt;height:154.5pt" o:ole="">
            <v:imagedata r:id="rId408" o:title=""/>
          </v:shape>
          <o:OLEObject Type="Embed" ProgID="CorelDRAW.Graphic.12" ShapeID="_x0000_i1218" DrawAspect="Content" ObjectID="_1587467611" r:id="rId409"/>
        </w:object>
      </w:r>
    </w:p>
    <w:p w14:paraId="29B3460F" w14:textId="77777777" w:rsidR="0009289F" w:rsidRPr="0009289F" w:rsidRDefault="0009289F" w:rsidP="0009289F">
      <w:pPr>
        <w:rPr>
          <w:lang w:val="nl-BE"/>
        </w:rPr>
      </w:pPr>
    </w:p>
    <w:p w14:paraId="5D937E5F" w14:textId="77777777" w:rsidR="006F3923" w:rsidRDefault="006F3923" w:rsidP="006F3923">
      <w:pPr>
        <w:spacing w:line="480" w:lineRule="auto"/>
        <w:jc w:val="both"/>
        <w:rPr>
          <w:rFonts w:cs="Arial"/>
          <w:sz w:val="20"/>
          <w:szCs w:val="20"/>
          <w:lang w:val="nl-BE"/>
        </w:rPr>
      </w:pPr>
      <w:r>
        <w:rPr>
          <w:rFonts w:cs="Arial"/>
          <w:b/>
          <w:lang w:val="nl-BE"/>
        </w:rPr>
        <w:t>+</w:t>
      </w:r>
      <w:r>
        <w:rPr>
          <w:rFonts w:cs="Arial"/>
          <w:lang w:val="nl-BE"/>
        </w:rPr>
        <w:t xml:space="preserve"> </w:t>
      </w:r>
      <w:r>
        <w:rPr>
          <w:rFonts w:cs="Arial"/>
          <w:b/>
          <w:sz w:val="20"/>
          <w:szCs w:val="20"/>
          <w:lang w:val="nl-BE"/>
        </w:rPr>
        <w:t>ZAZ</w:t>
      </w:r>
      <w:r>
        <w:rPr>
          <w:rFonts w:cs="Arial"/>
          <w:b/>
          <w:lang w:val="nl-BE"/>
        </w:rPr>
        <w:t xml:space="preserve">                  </w:t>
      </w:r>
      <w:r>
        <w:rPr>
          <w:rFonts w:cs="Arial"/>
          <w:sz w:val="20"/>
          <w:szCs w:val="20"/>
          <w:lang w:val="nl-BE"/>
        </w:rPr>
        <w:t>0140.11 h3c3</w:t>
      </w:r>
    </w:p>
    <w:p w14:paraId="7E63E2F1" w14:textId="77777777" w:rsidR="006F3923" w:rsidRDefault="006F3923" w:rsidP="006F3923">
      <w:pPr>
        <w:jc w:val="both"/>
        <w:rPr>
          <w:rFonts w:cs="Arial"/>
          <w:sz w:val="20"/>
          <w:szCs w:val="20"/>
          <w:lang w:val="nl-BE"/>
        </w:rPr>
      </w:pPr>
      <w:r>
        <w:rPr>
          <w:rFonts w:cs="Arial"/>
          <w:sz w:val="20"/>
          <w:szCs w:val="20"/>
          <w:lang w:val="nl-BE"/>
        </w:rPr>
        <w:t>Zwart dreigt te promoveren na</w:t>
      </w:r>
    </w:p>
    <w:p w14:paraId="59062EFC"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sz w:val="20"/>
          <w:szCs w:val="20"/>
          <w:lang w:val="nl-BE"/>
        </w:rPr>
        <w:tab/>
      </w:r>
      <w:r>
        <w:rPr>
          <w:rFonts w:cs="Arial"/>
          <w:b/>
          <w:sz w:val="20"/>
          <w:szCs w:val="20"/>
          <w:lang w:val="nl-BE"/>
        </w:rPr>
        <w:t>1...</w:t>
      </w:r>
      <w:r>
        <w:rPr>
          <w:rFonts w:cs="Arial"/>
          <w:b/>
          <w:sz w:val="20"/>
          <w:szCs w:val="20"/>
          <w:lang w:val="nl-BE"/>
        </w:rPr>
        <w:tab/>
      </w:r>
      <w:r>
        <w:rPr>
          <w:rFonts w:cs="Arial"/>
          <w:b/>
          <w:sz w:val="20"/>
          <w:szCs w:val="20"/>
          <w:lang w:val="nl-BE"/>
        </w:rPr>
        <w:tab/>
        <w:t>a2</w:t>
      </w:r>
    </w:p>
    <w:p w14:paraId="5D456811" w14:textId="77777777" w:rsidR="006F3923" w:rsidRDefault="006F3923" w:rsidP="006F3923">
      <w:pPr>
        <w:jc w:val="both"/>
        <w:rPr>
          <w:rFonts w:cs="Arial"/>
          <w:sz w:val="20"/>
          <w:szCs w:val="20"/>
          <w:lang w:val="nl-BE"/>
        </w:rPr>
      </w:pPr>
      <w:r>
        <w:rPr>
          <w:rFonts w:cs="Arial"/>
          <w:sz w:val="20"/>
          <w:szCs w:val="20"/>
          <w:lang w:val="nl-BE"/>
        </w:rPr>
        <w:t>waarop wit repliceert met</w:t>
      </w:r>
      <w:r>
        <w:rPr>
          <w:rFonts w:cs="Arial"/>
          <w:sz w:val="20"/>
          <w:szCs w:val="20"/>
          <w:lang w:val="nl-BE"/>
        </w:rPr>
        <w:tab/>
      </w:r>
    </w:p>
    <w:p w14:paraId="4AB62AF1" w14:textId="77777777" w:rsidR="006F3923" w:rsidRDefault="006F3923" w:rsidP="006F3923">
      <w:pPr>
        <w:jc w:val="both"/>
        <w:rPr>
          <w:rFonts w:cs="Arial"/>
          <w:b/>
          <w:sz w:val="20"/>
          <w:szCs w:val="20"/>
          <w:lang w:val="nl-BE"/>
        </w:rPr>
      </w:pPr>
      <w:r>
        <w:rPr>
          <w:rFonts w:cs="Arial"/>
          <w:b/>
          <w:sz w:val="20"/>
          <w:szCs w:val="20"/>
          <w:lang w:val="nl-BE"/>
        </w:rPr>
        <w:tab/>
        <w:t xml:space="preserve">2.Th4 </w:t>
      </w:r>
    </w:p>
    <w:p w14:paraId="499A466D" w14:textId="77777777" w:rsidR="006F3923" w:rsidRDefault="006F3923" w:rsidP="006F3923">
      <w:pPr>
        <w:jc w:val="both"/>
        <w:rPr>
          <w:rFonts w:cs="Arial"/>
          <w:sz w:val="20"/>
          <w:szCs w:val="20"/>
          <w:lang w:val="nl-BE"/>
        </w:rPr>
      </w:pPr>
      <w:r>
        <w:rPr>
          <w:rFonts w:cs="Arial"/>
          <w:sz w:val="20"/>
          <w:szCs w:val="20"/>
          <w:lang w:val="nl-BE"/>
        </w:rPr>
        <w:t xml:space="preserve">en de dreiging 3.Ld4+. </w:t>
      </w:r>
    </w:p>
    <w:p w14:paraId="3E8CAC7F" w14:textId="77777777" w:rsidR="006F3923" w:rsidRDefault="006F3923" w:rsidP="006F3923">
      <w:pPr>
        <w:jc w:val="both"/>
        <w:rPr>
          <w:rFonts w:cs="Arial"/>
          <w:sz w:val="20"/>
          <w:szCs w:val="20"/>
          <w:lang w:val="nl-BE"/>
        </w:rPr>
      </w:pPr>
      <w:r>
        <w:rPr>
          <w:rFonts w:cs="Arial"/>
          <w:sz w:val="20"/>
          <w:szCs w:val="20"/>
          <w:lang w:val="nl-BE"/>
        </w:rPr>
        <w:t xml:space="preserve">Niet goed is: </w:t>
      </w:r>
    </w:p>
    <w:p w14:paraId="35C2695E" w14:textId="77777777" w:rsidR="006F3923" w:rsidRDefault="006F3923" w:rsidP="00586E21">
      <w:pPr>
        <w:numPr>
          <w:ilvl w:val="0"/>
          <w:numId w:val="97"/>
        </w:numPr>
        <w:jc w:val="both"/>
        <w:rPr>
          <w:rFonts w:cs="Arial"/>
          <w:sz w:val="20"/>
          <w:szCs w:val="20"/>
          <w:lang w:val="nl-BE"/>
        </w:rPr>
      </w:pPr>
      <w:r>
        <w:rPr>
          <w:rFonts w:cs="Arial"/>
          <w:sz w:val="20"/>
          <w:szCs w:val="20"/>
          <w:lang w:val="nl-BE"/>
        </w:rPr>
        <w:t>2.Td6? Ld5 3.Txd5 a1D 4.Ld4+ Kc4 5.Lxa1 Kxd5 en zwart houdt remise daar zijn koning veld a8 bereikt. En na</w:t>
      </w:r>
    </w:p>
    <w:p w14:paraId="7E50FDD5" w14:textId="77777777" w:rsidR="006F3923" w:rsidRDefault="006F3923" w:rsidP="00586E21">
      <w:pPr>
        <w:numPr>
          <w:ilvl w:val="0"/>
          <w:numId w:val="97"/>
        </w:numPr>
        <w:jc w:val="both"/>
        <w:rPr>
          <w:rFonts w:cs="Arial"/>
          <w:sz w:val="20"/>
          <w:szCs w:val="20"/>
          <w:lang w:val="nl-BE"/>
        </w:rPr>
      </w:pPr>
      <w:r>
        <w:rPr>
          <w:rFonts w:cs="Arial"/>
          <w:sz w:val="20"/>
          <w:szCs w:val="20"/>
          <w:lang w:val="nl-BE"/>
        </w:rPr>
        <w:t>2.Lh2? Kd4 3.Te6</w:t>
      </w:r>
      <w:r>
        <w:rPr>
          <w:rFonts w:cs="Arial"/>
          <w:i/>
          <w:sz w:val="20"/>
          <w:szCs w:val="20"/>
          <w:lang w:val="nl-BE"/>
        </w:rPr>
        <w:t xml:space="preserve"> </w:t>
      </w:r>
      <w:r>
        <w:rPr>
          <w:rFonts w:cs="Arial"/>
          <w:sz w:val="20"/>
          <w:szCs w:val="20"/>
          <w:lang w:val="nl-BE"/>
        </w:rPr>
        <w:t>a1D 4.Le5+ Kd5 5.Lxa1 Kxe6 is het ook  remise. Of hier faalt 3.Th4+ Kd5 4.Tf4 a1D 5.Txf3 Dxa4, en geen winst</w:t>
      </w:r>
      <w:r w:rsidR="00D07317">
        <w:rPr>
          <w:rFonts w:cs="Arial"/>
          <w:sz w:val="20"/>
          <w:szCs w:val="20"/>
          <w:lang w:val="nl-BE"/>
        </w:rPr>
        <w:t>.</w:t>
      </w:r>
      <w:r>
        <w:rPr>
          <w:rFonts w:cs="Arial"/>
          <w:sz w:val="20"/>
          <w:szCs w:val="20"/>
          <w:lang w:val="nl-BE"/>
        </w:rPr>
        <w:t xml:space="preserve"> </w:t>
      </w:r>
      <w:r>
        <w:rPr>
          <w:rFonts w:cs="Arial"/>
          <w:i/>
          <w:sz w:val="20"/>
          <w:szCs w:val="20"/>
          <w:lang w:val="nl-BE"/>
        </w:rPr>
        <w:t>(Nalimov E.T.)</w:t>
      </w:r>
    </w:p>
    <w:p w14:paraId="0426C78C" w14:textId="77777777" w:rsidR="006F3923" w:rsidRDefault="006F3923" w:rsidP="006F3923">
      <w:pPr>
        <w:ind w:firstLine="708"/>
        <w:jc w:val="both"/>
        <w:rPr>
          <w:rFonts w:cs="Arial"/>
          <w:sz w:val="20"/>
          <w:szCs w:val="20"/>
          <w:lang w:val="nl-BE"/>
        </w:rPr>
      </w:pPr>
      <w:r>
        <w:rPr>
          <w:rFonts w:cs="Arial"/>
          <w:b/>
          <w:sz w:val="20"/>
          <w:szCs w:val="20"/>
          <w:lang w:val="nl-BE"/>
        </w:rPr>
        <w:t>2...</w:t>
      </w:r>
      <w:r>
        <w:rPr>
          <w:rFonts w:cs="Arial"/>
          <w:b/>
          <w:sz w:val="20"/>
          <w:szCs w:val="20"/>
          <w:lang w:val="nl-BE"/>
        </w:rPr>
        <w:tab/>
      </w:r>
      <w:r>
        <w:rPr>
          <w:rFonts w:cs="Arial"/>
          <w:b/>
          <w:sz w:val="20"/>
          <w:szCs w:val="20"/>
          <w:lang w:val="nl-BE"/>
        </w:rPr>
        <w:tab/>
        <w:t xml:space="preserve">Le4 </w:t>
      </w:r>
    </w:p>
    <w:p w14:paraId="5EC20060" w14:textId="77777777" w:rsidR="006F3923" w:rsidRDefault="006F3923" w:rsidP="006F3923">
      <w:pPr>
        <w:jc w:val="both"/>
        <w:rPr>
          <w:rFonts w:cs="Arial"/>
          <w:sz w:val="20"/>
          <w:szCs w:val="20"/>
          <w:lang w:val="nl-BE"/>
        </w:rPr>
      </w:pPr>
      <w:r>
        <w:rPr>
          <w:rFonts w:cs="Arial"/>
          <w:sz w:val="20"/>
          <w:szCs w:val="20"/>
          <w:lang w:val="nl-BE"/>
        </w:rPr>
        <w:t>Wit wint na: 2…Kb3</w:t>
      </w:r>
      <w:r w:rsidR="009E41DB">
        <w:rPr>
          <w:rFonts w:cs="Arial"/>
          <w:sz w:val="20"/>
          <w:szCs w:val="20"/>
          <w:lang w:val="nl-BE"/>
        </w:rPr>
        <w:t>?</w:t>
      </w:r>
      <w:r>
        <w:rPr>
          <w:rFonts w:cs="Arial"/>
          <w:sz w:val="20"/>
          <w:szCs w:val="20"/>
          <w:lang w:val="nl-BE"/>
        </w:rPr>
        <w:t xml:space="preserve"> 3.Ld4 Kxa4 met bijvoorbeeld 4.Kg3 in maxi-mum 27 zetten </w:t>
      </w:r>
      <w:r>
        <w:rPr>
          <w:rFonts w:cs="Arial"/>
          <w:i/>
          <w:sz w:val="20"/>
          <w:szCs w:val="20"/>
          <w:lang w:val="nl-BE"/>
        </w:rPr>
        <w:t>(Nalimov E.T.)</w:t>
      </w:r>
    </w:p>
    <w:p w14:paraId="53955DC2" w14:textId="77777777" w:rsidR="006F3923" w:rsidRDefault="006F3923" w:rsidP="006F3923">
      <w:pPr>
        <w:jc w:val="both"/>
        <w:rPr>
          <w:rFonts w:cs="Arial"/>
          <w:b/>
          <w:sz w:val="20"/>
          <w:szCs w:val="20"/>
          <w:lang w:val="nl-BE"/>
        </w:rPr>
      </w:pPr>
      <w:r>
        <w:rPr>
          <w:rFonts w:cs="Arial"/>
          <w:b/>
          <w:sz w:val="20"/>
          <w:szCs w:val="20"/>
          <w:lang w:val="nl-BE"/>
        </w:rPr>
        <w:t xml:space="preserve">             </w:t>
      </w:r>
    </w:p>
    <w:p w14:paraId="243AB11F" w14:textId="77777777" w:rsidR="006F3923" w:rsidRPr="00D07317" w:rsidRDefault="006F3923" w:rsidP="006F3923">
      <w:pPr>
        <w:jc w:val="both"/>
        <w:rPr>
          <w:rFonts w:cs="Arial"/>
          <w:b/>
          <w:color w:val="000000"/>
          <w:sz w:val="20"/>
          <w:szCs w:val="20"/>
          <w:lang w:val="nl-BE"/>
        </w:rPr>
      </w:pPr>
    </w:p>
    <w:p w14:paraId="7AA9BD56" w14:textId="77777777" w:rsidR="00022DFE" w:rsidRDefault="00022DFE" w:rsidP="009E484C">
      <w:pPr>
        <w:jc w:val="both"/>
        <w:rPr>
          <w:rFonts w:cs="Arial"/>
          <w:b/>
          <w:sz w:val="20"/>
          <w:szCs w:val="20"/>
          <w:lang w:val="nl-BE"/>
        </w:rPr>
      </w:pPr>
    </w:p>
    <w:p w14:paraId="5CD18C98" w14:textId="77777777" w:rsidR="003F3CC4" w:rsidRDefault="003F3CC4" w:rsidP="009E484C">
      <w:pPr>
        <w:jc w:val="both"/>
        <w:rPr>
          <w:rFonts w:cs="Arial"/>
          <w:b/>
          <w:sz w:val="20"/>
          <w:szCs w:val="20"/>
          <w:lang w:val="nl-BE"/>
        </w:rPr>
      </w:pPr>
    </w:p>
    <w:p w14:paraId="6E0B82E6" w14:textId="77777777" w:rsidR="00DC1A8F" w:rsidRDefault="00DC1A8F" w:rsidP="009E484C">
      <w:pPr>
        <w:jc w:val="both"/>
        <w:rPr>
          <w:rFonts w:cs="Arial"/>
          <w:b/>
          <w:sz w:val="20"/>
          <w:szCs w:val="20"/>
          <w:lang w:val="nl-BE"/>
        </w:rPr>
      </w:pPr>
    </w:p>
    <w:p w14:paraId="4AA9B009" w14:textId="77777777" w:rsidR="00C171AA" w:rsidRDefault="00C171AA" w:rsidP="009E484C">
      <w:pPr>
        <w:jc w:val="both"/>
        <w:rPr>
          <w:rFonts w:cs="Arial"/>
          <w:b/>
          <w:sz w:val="20"/>
          <w:szCs w:val="20"/>
          <w:lang w:val="nl-BE"/>
        </w:rPr>
      </w:pPr>
      <w:r>
        <w:rPr>
          <w:rFonts w:cs="Arial"/>
          <w:b/>
          <w:sz w:val="20"/>
          <w:szCs w:val="20"/>
          <w:lang w:val="nl-BE"/>
        </w:rPr>
        <w:t xml:space="preserve">             3.Lh2</w:t>
      </w:r>
    </w:p>
    <w:p w14:paraId="6AD3141F" w14:textId="77777777" w:rsidR="006F3923" w:rsidRDefault="006F3923" w:rsidP="006F3923">
      <w:pPr>
        <w:jc w:val="both"/>
        <w:rPr>
          <w:rFonts w:cs="Arial"/>
          <w:sz w:val="20"/>
          <w:szCs w:val="20"/>
          <w:lang w:val="nl-BE"/>
        </w:rPr>
      </w:pPr>
      <w:r>
        <w:rPr>
          <w:rFonts w:cs="Arial"/>
          <w:sz w:val="20"/>
          <w:szCs w:val="20"/>
          <w:lang w:val="nl-BE"/>
        </w:rPr>
        <w:t xml:space="preserve">En niet het gulzige 3.Txe4? a1D 4.Ld4+ Kd3 5.Lxa1 Kxe4, remise. </w:t>
      </w:r>
    </w:p>
    <w:p w14:paraId="3EB7D4B6" w14:textId="77777777" w:rsidR="006F3923" w:rsidRPr="00B354CB" w:rsidRDefault="006F3923" w:rsidP="006F3923">
      <w:pPr>
        <w:jc w:val="both"/>
        <w:rPr>
          <w:rFonts w:cs="Arial"/>
          <w:b/>
          <w:sz w:val="20"/>
          <w:szCs w:val="20"/>
          <w:lang w:val="en-GB"/>
        </w:rPr>
      </w:pPr>
      <w:r>
        <w:rPr>
          <w:rFonts w:cs="Arial"/>
          <w:b/>
          <w:sz w:val="20"/>
          <w:szCs w:val="20"/>
          <w:lang w:val="nl-BE"/>
        </w:rPr>
        <w:t xml:space="preserve">             </w:t>
      </w:r>
      <w:r w:rsidRPr="00B354CB">
        <w:rPr>
          <w:rFonts w:cs="Arial"/>
          <w:b/>
          <w:sz w:val="20"/>
          <w:szCs w:val="20"/>
          <w:lang w:val="en-GB"/>
        </w:rPr>
        <w:t>3…</w:t>
      </w:r>
      <w:r w:rsidRPr="00B354CB">
        <w:rPr>
          <w:rFonts w:cs="Arial"/>
          <w:b/>
          <w:sz w:val="20"/>
          <w:szCs w:val="20"/>
          <w:lang w:val="en-GB"/>
        </w:rPr>
        <w:tab/>
      </w:r>
      <w:r w:rsidRPr="00B354CB">
        <w:rPr>
          <w:rFonts w:cs="Arial"/>
          <w:b/>
          <w:sz w:val="20"/>
          <w:szCs w:val="20"/>
          <w:lang w:val="en-GB"/>
        </w:rPr>
        <w:tab/>
        <w:t>Lf5+</w:t>
      </w:r>
    </w:p>
    <w:p w14:paraId="2D680FE0" w14:textId="77777777" w:rsidR="006F3923" w:rsidRDefault="006F3923" w:rsidP="006F3923">
      <w:pPr>
        <w:jc w:val="both"/>
        <w:rPr>
          <w:rFonts w:cs="Arial"/>
          <w:b/>
          <w:sz w:val="20"/>
          <w:szCs w:val="20"/>
          <w:lang w:val="en-GB"/>
        </w:rPr>
      </w:pPr>
      <w:r w:rsidRPr="00B354CB">
        <w:rPr>
          <w:rFonts w:cs="Arial"/>
          <w:b/>
          <w:sz w:val="20"/>
          <w:szCs w:val="20"/>
          <w:lang w:val="en-GB"/>
        </w:rPr>
        <w:t xml:space="preserve">             </w:t>
      </w:r>
      <w:r>
        <w:rPr>
          <w:rFonts w:cs="Arial"/>
          <w:b/>
          <w:sz w:val="20"/>
          <w:szCs w:val="20"/>
          <w:lang w:val="en-GB"/>
        </w:rPr>
        <w:t xml:space="preserve">4.Kg2 </w:t>
      </w:r>
      <w:r>
        <w:rPr>
          <w:rFonts w:cs="Arial"/>
          <w:b/>
          <w:sz w:val="20"/>
          <w:szCs w:val="20"/>
          <w:lang w:val="en-GB"/>
        </w:rPr>
        <w:tab/>
      </w:r>
      <w:r>
        <w:rPr>
          <w:rFonts w:cs="Arial"/>
          <w:b/>
          <w:sz w:val="20"/>
          <w:szCs w:val="20"/>
          <w:lang w:val="en-GB"/>
        </w:rPr>
        <w:tab/>
        <w:t xml:space="preserve">Le4+ </w:t>
      </w:r>
    </w:p>
    <w:p w14:paraId="0C35E257" w14:textId="77777777" w:rsidR="006F3923" w:rsidRDefault="006F3923" w:rsidP="006F3923">
      <w:pPr>
        <w:jc w:val="both"/>
        <w:rPr>
          <w:rFonts w:cs="Arial"/>
          <w:b/>
          <w:sz w:val="20"/>
          <w:szCs w:val="20"/>
          <w:lang w:val="en-GB"/>
        </w:rPr>
      </w:pPr>
      <w:r>
        <w:rPr>
          <w:rFonts w:cs="Arial"/>
          <w:b/>
          <w:sz w:val="20"/>
          <w:szCs w:val="20"/>
          <w:lang w:val="en-GB"/>
        </w:rPr>
        <w:t xml:space="preserve">             5.Kf2</w:t>
      </w:r>
    </w:p>
    <w:p w14:paraId="0A38CE8B" w14:textId="77777777" w:rsidR="006F3923" w:rsidRDefault="006F3923" w:rsidP="006F3923">
      <w:pPr>
        <w:jc w:val="both"/>
        <w:rPr>
          <w:rFonts w:cs="Arial"/>
          <w:sz w:val="20"/>
          <w:szCs w:val="20"/>
          <w:lang w:val="nl-BE"/>
        </w:rPr>
      </w:pPr>
      <w:r>
        <w:rPr>
          <w:rFonts w:cs="Arial"/>
          <w:sz w:val="20"/>
          <w:szCs w:val="20"/>
          <w:lang w:val="en-GB"/>
        </w:rPr>
        <w:t>5.Txc4</w:t>
      </w:r>
      <w:r w:rsidR="00D07317">
        <w:rPr>
          <w:rFonts w:cs="Arial"/>
          <w:sz w:val="20"/>
          <w:szCs w:val="20"/>
          <w:lang w:val="en-GB"/>
        </w:rPr>
        <w:t>?</w:t>
      </w:r>
      <w:r>
        <w:rPr>
          <w:rFonts w:cs="Arial"/>
          <w:sz w:val="20"/>
          <w:szCs w:val="20"/>
          <w:lang w:val="en-GB"/>
        </w:rPr>
        <w:t xml:space="preserve"> a1D </w:t>
      </w:r>
      <w:r w:rsidR="00D07317">
        <w:rPr>
          <w:rFonts w:cs="Arial"/>
          <w:sz w:val="20"/>
          <w:szCs w:val="20"/>
          <w:lang w:val="en-GB"/>
        </w:rPr>
        <w:t xml:space="preserve">6.Le5+ Kd3 7.Lxa1 Kxe4, remise. </w:t>
      </w:r>
      <w:r w:rsidR="00D07317" w:rsidRPr="00D07317">
        <w:rPr>
          <w:rFonts w:cs="Arial"/>
          <w:sz w:val="20"/>
          <w:szCs w:val="20"/>
          <w:lang w:val="nl-BE"/>
        </w:rPr>
        <w:t xml:space="preserve">Ook </w:t>
      </w:r>
      <w:r w:rsidR="00D07317">
        <w:rPr>
          <w:rFonts w:cs="Arial"/>
          <w:sz w:val="20"/>
          <w:szCs w:val="20"/>
          <w:lang w:val="nl-BE"/>
        </w:rPr>
        <w:t>hier na 7.Te3+ Kxe</w:t>
      </w:r>
      <w:r>
        <w:rPr>
          <w:rFonts w:cs="Arial"/>
          <w:sz w:val="20"/>
          <w:szCs w:val="20"/>
          <w:lang w:val="nl-BE"/>
        </w:rPr>
        <w:t>3 8.Lxa1 Ke4, enzovoort.</w:t>
      </w:r>
    </w:p>
    <w:p w14:paraId="4058610B" w14:textId="77777777" w:rsidR="006F3923" w:rsidRPr="00ED1153" w:rsidRDefault="006F3923" w:rsidP="006F3923">
      <w:pPr>
        <w:jc w:val="both"/>
        <w:rPr>
          <w:rFonts w:cs="Arial"/>
          <w:b/>
          <w:sz w:val="20"/>
          <w:szCs w:val="20"/>
          <w:lang w:val="nl-BE"/>
        </w:rPr>
      </w:pPr>
      <w:r>
        <w:rPr>
          <w:rFonts w:cs="Arial"/>
          <w:b/>
          <w:sz w:val="20"/>
          <w:szCs w:val="20"/>
          <w:lang w:val="nl-BE"/>
        </w:rPr>
        <w:t xml:space="preserve">             </w:t>
      </w:r>
      <w:r w:rsidRPr="00ED1153">
        <w:rPr>
          <w:rFonts w:cs="Arial"/>
          <w:b/>
          <w:sz w:val="20"/>
          <w:szCs w:val="20"/>
          <w:lang w:val="nl-BE"/>
        </w:rPr>
        <w:t>5…</w:t>
      </w:r>
      <w:r w:rsidRPr="00ED1153">
        <w:rPr>
          <w:rFonts w:cs="Arial"/>
          <w:b/>
          <w:sz w:val="20"/>
          <w:szCs w:val="20"/>
          <w:lang w:val="nl-BE"/>
        </w:rPr>
        <w:tab/>
      </w:r>
      <w:r w:rsidRPr="00ED1153">
        <w:rPr>
          <w:rFonts w:cs="Arial"/>
          <w:b/>
          <w:sz w:val="20"/>
          <w:szCs w:val="20"/>
          <w:lang w:val="nl-BE"/>
        </w:rPr>
        <w:tab/>
        <w:t xml:space="preserve">Kd4 </w:t>
      </w:r>
    </w:p>
    <w:p w14:paraId="198FC5D4" w14:textId="77777777" w:rsidR="006F3923" w:rsidRPr="00ED1153" w:rsidRDefault="001222CE" w:rsidP="006F3923">
      <w:pPr>
        <w:jc w:val="both"/>
        <w:rPr>
          <w:rFonts w:cs="Arial"/>
          <w:b/>
          <w:sz w:val="20"/>
          <w:szCs w:val="20"/>
          <w:lang w:val="nl-BE"/>
        </w:rPr>
      </w:pPr>
      <w:r>
        <w:rPr>
          <w:rFonts w:cs="Arial"/>
          <w:b/>
          <w:sz w:val="20"/>
          <w:szCs w:val="20"/>
          <w:lang w:val="nl-BE"/>
        </w:rPr>
        <w:t xml:space="preserve">     </w:t>
      </w:r>
      <w:r w:rsidR="006F3923" w:rsidRPr="00ED1153">
        <w:rPr>
          <w:rFonts w:cs="Arial"/>
          <w:b/>
          <w:sz w:val="20"/>
          <w:szCs w:val="20"/>
          <w:lang w:val="nl-BE"/>
        </w:rPr>
        <w:t xml:space="preserve">        6.Th5 </w:t>
      </w:r>
      <w:r w:rsidR="006F3923" w:rsidRPr="00ED1153">
        <w:rPr>
          <w:rFonts w:cs="Arial"/>
          <w:b/>
          <w:sz w:val="20"/>
          <w:szCs w:val="20"/>
          <w:lang w:val="nl-BE"/>
        </w:rPr>
        <w:tab/>
      </w:r>
      <w:r w:rsidR="006F3923" w:rsidRPr="00ED1153">
        <w:rPr>
          <w:rFonts w:cs="Arial"/>
          <w:b/>
          <w:sz w:val="20"/>
          <w:szCs w:val="20"/>
          <w:lang w:val="nl-BE"/>
        </w:rPr>
        <w:tab/>
        <w:t>Lf5</w:t>
      </w:r>
    </w:p>
    <w:p w14:paraId="3BA51FE5" w14:textId="77777777" w:rsidR="00947098" w:rsidRPr="00947098" w:rsidRDefault="00947098" w:rsidP="006F3923">
      <w:pPr>
        <w:jc w:val="both"/>
        <w:rPr>
          <w:rFonts w:cs="Arial"/>
          <w:sz w:val="20"/>
          <w:szCs w:val="20"/>
          <w:lang w:val="nl-BE"/>
        </w:rPr>
      </w:pPr>
      <w:r w:rsidRPr="00947098">
        <w:rPr>
          <w:rFonts w:cs="Arial"/>
          <w:sz w:val="20"/>
          <w:szCs w:val="20"/>
          <w:lang w:val="nl-BE"/>
        </w:rPr>
        <w:t>6...Lg6</w:t>
      </w:r>
      <w:r w:rsidR="001222CE">
        <w:rPr>
          <w:rFonts w:cs="Arial"/>
          <w:sz w:val="20"/>
          <w:szCs w:val="20"/>
          <w:lang w:val="nl-BE"/>
        </w:rPr>
        <w:t>?</w:t>
      </w:r>
      <w:r w:rsidRPr="00947098">
        <w:rPr>
          <w:rFonts w:cs="Arial"/>
          <w:sz w:val="20"/>
          <w:szCs w:val="20"/>
          <w:lang w:val="nl-BE"/>
        </w:rPr>
        <w:t xml:space="preserve"> </w:t>
      </w:r>
      <w:r w:rsidR="001222CE">
        <w:rPr>
          <w:rFonts w:cs="Arial"/>
          <w:sz w:val="20"/>
          <w:szCs w:val="20"/>
          <w:lang w:val="nl-BE"/>
        </w:rPr>
        <w:t xml:space="preserve">7.Le5+ Ke4 8.Tg5 en na </w:t>
      </w:r>
      <w:r w:rsidRPr="00947098">
        <w:rPr>
          <w:rFonts w:cs="Arial"/>
          <w:sz w:val="20"/>
          <w:szCs w:val="20"/>
          <w:lang w:val="nl-BE"/>
        </w:rPr>
        <w:t xml:space="preserve"> 8...Lf</w:t>
      </w:r>
      <w:r>
        <w:rPr>
          <w:rFonts w:cs="Arial"/>
          <w:sz w:val="20"/>
          <w:szCs w:val="20"/>
          <w:lang w:val="nl-BE"/>
        </w:rPr>
        <w:t>7 wint 9.a5</w:t>
      </w:r>
      <w:r w:rsidR="001222CE">
        <w:rPr>
          <w:rFonts w:cs="Arial"/>
          <w:sz w:val="20"/>
          <w:szCs w:val="20"/>
          <w:lang w:val="nl-BE"/>
        </w:rPr>
        <w:t xml:space="preserve"> En na 8…Lf5 9.La1, enzovoort.</w:t>
      </w:r>
    </w:p>
    <w:p w14:paraId="48C571C7" w14:textId="77777777" w:rsidR="006F3923" w:rsidRPr="00B354CB" w:rsidRDefault="006F3923" w:rsidP="006F3923">
      <w:pPr>
        <w:jc w:val="both"/>
        <w:rPr>
          <w:rFonts w:cs="Arial"/>
          <w:b/>
          <w:sz w:val="20"/>
          <w:szCs w:val="20"/>
          <w:lang w:val="en-GB"/>
        </w:rPr>
      </w:pPr>
      <w:r w:rsidRPr="00947098">
        <w:rPr>
          <w:rFonts w:cs="Arial"/>
          <w:b/>
          <w:sz w:val="20"/>
          <w:szCs w:val="20"/>
          <w:lang w:val="nl-BE"/>
        </w:rPr>
        <w:t xml:space="preserve">             </w:t>
      </w:r>
      <w:r w:rsidRPr="00B354CB">
        <w:rPr>
          <w:rFonts w:cs="Arial"/>
          <w:b/>
          <w:sz w:val="20"/>
          <w:szCs w:val="20"/>
          <w:lang w:val="en-GB"/>
        </w:rPr>
        <w:t>7.Txf5</w:t>
      </w:r>
      <w:r w:rsidRPr="00B354CB">
        <w:rPr>
          <w:rFonts w:cs="Arial"/>
          <w:b/>
          <w:sz w:val="20"/>
          <w:szCs w:val="20"/>
          <w:lang w:val="en-GB"/>
        </w:rPr>
        <w:tab/>
      </w:r>
      <w:r w:rsidRPr="00B354CB">
        <w:rPr>
          <w:rFonts w:cs="Arial"/>
          <w:b/>
          <w:sz w:val="20"/>
          <w:szCs w:val="20"/>
          <w:lang w:val="en-GB"/>
        </w:rPr>
        <w:tab/>
        <w:t xml:space="preserve">a1D </w:t>
      </w:r>
    </w:p>
    <w:p w14:paraId="59AAB41C" w14:textId="77777777" w:rsidR="006F3923" w:rsidRPr="00B354CB" w:rsidRDefault="006F3923" w:rsidP="006F3923">
      <w:pPr>
        <w:jc w:val="both"/>
        <w:rPr>
          <w:rFonts w:cs="Arial"/>
          <w:b/>
          <w:sz w:val="20"/>
          <w:szCs w:val="20"/>
          <w:lang w:val="en-GB"/>
        </w:rPr>
      </w:pPr>
      <w:r w:rsidRPr="00B354CB">
        <w:rPr>
          <w:rFonts w:cs="Arial"/>
          <w:b/>
          <w:sz w:val="20"/>
          <w:szCs w:val="20"/>
          <w:lang w:val="en-GB"/>
        </w:rPr>
        <w:t xml:space="preserve">             8.Le5+</w:t>
      </w:r>
      <w:r w:rsidRPr="00B354CB">
        <w:rPr>
          <w:rFonts w:cs="Arial"/>
          <w:b/>
          <w:sz w:val="20"/>
          <w:szCs w:val="20"/>
          <w:lang w:val="en-GB"/>
        </w:rPr>
        <w:tab/>
      </w:r>
      <w:r w:rsidRPr="00B354CB">
        <w:rPr>
          <w:rFonts w:cs="Arial"/>
          <w:b/>
          <w:sz w:val="20"/>
          <w:szCs w:val="20"/>
          <w:lang w:val="en-GB"/>
        </w:rPr>
        <w:tab/>
        <w:t>Ke4</w:t>
      </w:r>
    </w:p>
    <w:p w14:paraId="04CC87B1" w14:textId="77777777" w:rsidR="006F3923" w:rsidRPr="00B354CB" w:rsidRDefault="006F3923" w:rsidP="006F3923">
      <w:pPr>
        <w:jc w:val="both"/>
        <w:rPr>
          <w:rFonts w:cs="Arial"/>
          <w:b/>
          <w:sz w:val="20"/>
          <w:szCs w:val="20"/>
          <w:lang w:val="en-GB"/>
        </w:rPr>
      </w:pPr>
      <w:r w:rsidRPr="00B354CB">
        <w:rPr>
          <w:rFonts w:cs="Arial"/>
          <w:b/>
          <w:sz w:val="20"/>
          <w:szCs w:val="20"/>
          <w:lang w:val="en-GB"/>
        </w:rPr>
        <w:t xml:space="preserve">             9.Lxa1</w:t>
      </w:r>
      <w:r w:rsidRPr="00B354CB">
        <w:rPr>
          <w:rFonts w:cs="Arial"/>
          <w:b/>
          <w:sz w:val="20"/>
          <w:szCs w:val="20"/>
          <w:lang w:val="en-GB"/>
        </w:rPr>
        <w:tab/>
      </w:r>
      <w:r w:rsidRPr="00B354CB">
        <w:rPr>
          <w:rFonts w:cs="Arial"/>
          <w:b/>
          <w:sz w:val="20"/>
          <w:szCs w:val="20"/>
          <w:lang w:val="en-GB"/>
        </w:rPr>
        <w:tab/>
        <w:t>Kxf5</w:t>
      </w:r>
    </w:p>
    <w:p w14:paraId="357E4BE5" w14:textId="77777777" w:rsidR="006F3923" w:rsidRDefault="006F3923" w:rsidP="006F3923">
      <w:pPr>
        <w:jc w:val="both"/>
        <w:rPr>
          <w:rFonts w:cs="Arial"/>
          <w:b/>
          <w:sz w:val="20"/>
          <w:szCs w:val="20"/>
          <w:lang w:val="nl-BE"/>
        </w:rPr>
      </w:pPr>
      <w:r w:rsidRPr="00B354CB">
        <w:rPr>
          <w:rFonts w:cs="Arial"/>
          <w:b/>
          <w:sz w:val="20"/>
          <w:szCs w:val="20"/>
          <w:lang w:val="en-GB"/>
        </w:rPr>
        <w:t xml:space="preserve">           </w:t>
      </w:r>
      <w:r>
        <w:rPr>
          <w:rFonts w:cs="Arial"/>
          <w:b/>
          <w:sz w:val="20"/>
          <w:szCs w:val="20"/>
          <w:lang w:val="nl-BE"/>
        </w:rPr>
        <w:t xml:space="preserve">10.a5 </w:t>
      </w:r>
    </w:p>
    <w:p w14:paraId="49326BAE" w14:textId="77777777" w:rsidR="006F3923" w:rsidRDefault="006F3923" w:rsidP="006F3923">
      <w:pPr>
        <w:jc w:val="both"/>
        <w:rPr>
          <w:rFonts w:cs="Arial"/>
          <w:sz w:val="20"/>
          <w:szCs w:val="20"/>
          <w:lang w:val="nl-BE"/>
        </w:rPr>
      </w:pPr>
      <w:r>
        <w:rPr>
          <w:rFonts w:cs="Arial"/>
          <w:sz w:val="20"/>
          <w:szCs w:val="20"/>
          <w:lang w:val="nl-BE"/>
        </w:rPr>
        <w:t>Nu rukt de pion op tot het winnen-de promotieveld, daar de zwarte koning buiten het kwadraat staat</w:t>
      </w:r>
      <w:r w:rsidR="00ED07AD">
        <w:rPr>
          <w:rFonts w:cs="Arial"/>
          <w:sz w:val="20"/>
          <w:szCs w:val="20"/>
          <w:lang w:val="nl-BE"/>
        </w:rPr>
        <w:t>.</w:t>
      </w:r>
      <w:r>
        <w:rPr>
          <w:rFonts w:cs="Arial"/>
          <w:sz w:val="20"/>
          <w:szCs w:val="20"/>
          <w:lang w:val="nl-BE"/>
        </w:rPr>
        <w:t xml:space="preserve"> </w:t>
      </w:r>
    </w:p>
    <w:p w14:paraId="2E59C3BC" w14:textId="77777777" w:rsidR="006F3923" w:rsidRDefault="006F3923" w:rsidP="006F3923">
      <w:pPr>
        <w:jc w:val="both"/>
        <w:rPr>
          <w:rFonts w:cs="Arial"/>
          <w:sz w:val="20"/>
          <w:szCs w:val="20"/>
          <w:lang w:val="nl-BE"/>
        </w:rPr>
      </w:pPr>
    </w:p>
    <w:p w14:paraId="44B6CEC0" w14:textId="77777777" w:rsidR="006F3923" w:rsidRDefault="006F3923" w:rsidP="006F3923">
      <w:pPr>
        <w:jc w:val="both"/>
        <w:rPr>
          <w:rFonts w:cs="Arial"/>
          <w:sz w:val="20"/>
          <w:szCs w:val="20"/>
          <w:lang w:val="nl-BE"/>
        </w:rPr>
      </w:pPr>
      <w:r>
        <w:rPr>
          <w:rFonts w:cs="Arial"/>
          <w:sz w:val="20"/>
          <w:szCs w:val="20"/>
          <w:lang w:val="nl-BE"/>
        </w:rPr>
        <w:t>Dit is een correctie van de studie:</w:t>
      </w:r>
    </w:p>
    <w:p w14:paraId="34267238" w14:textId="77777777" w:rsidR="006F3923" w:rsidRDefault="006F3923" w:rsidP="006F3923">
      <w:pPr>
        <w:jc w:val="both"/>
        <w:rPr>
          <w:rFonts w:cs="Arial"/>
          <w:sz w:val="20"/>
          <w:szCs w:val="20"/>
          <w:lang w:val="nl-BE"/>
        </w:rPr>
      </w:pPr>
    </w:p>
    <w:p w14:paraId="41F89959" w14:textId="77777777" w:rsidR="006F3923" w:rsidRPr="0072410E" w:rsidRDefault="006F3923" w:rsidP="006F3923">
      <w:pPr>
        <w:jc w:val="both"/>
        <w:rPr>
          <w:rFonts w:cs="Arial"/>
          <w:sz w:val="20"/>
          <w:szCs w:val="20"/>
          <w:lang w:val="en-GB"/>
        </w:rPr>
      </w:pPr>
      <w:r w:rsidRPr="0072410E">
        <w:rPr>
          <w:rFonts w:cs="Arial"/>
          <w:sz w:val="20"/>
          <w:szCs w:val="20"/>
          <w:lang w:val="en-GB"/>
        </w:rPr>
        <w:t>Kh3 Th6 Lg1 a3 a4 / Kc3 Lf3 a2+</w:t>
      </w:r>
    </w:p>
    <w:p w14:paraId="791FBE59" w14:textId="77777777" w:rsidR="006F3923" w:rsidRPr="0072410E" w:rsidRDefault="006F3923" w:rsidP="006F3923">
      <w:pPr>
        <w:jc w:val="both"/>
        <w:rPr>
          <w:rFonts w:cs="Arial"/>
          <w:sz w:val="20"/>
          <w:szCs w:val="20"/>
          <w:lang w:val="en-GB"/>
        </w:rPr>
      </w:pPr>
    </w:p>
    <w:p w14:paraId="51D6666D" w14:textId="77777777" w:rsidR="006F3923" w:rsidRDefault="006F3923" w:rsidP="006F3923">
      <w:pPr>
        <w:jc w:val="both"/>
        <w:rPr>
          <w:rFonts w:cs="Arial"/>
          <w:sz w:val="20"/>
          <w:szCs w:val="20"/>
          <w:lang w:val="nl-BE"/>
        </w:rPr>
      </w:pPr>
      <w:r>
        <w:rPr>
          <w:rFonts w:cs="Arial"/>
          <w:sz w:val="20"/>
          <w:szCs w:val="20"/>
          <w:lang w:val="nl-BE"/>
        </w:rPr>
        <w:t>die in</w:t>
      </w:r>
      <w:r>
        <w:rPr>
          <w:rFonts w:cs="Arial"/>
          <w:i/>
          <w:sz w:val="20"/>
          <w:szCs w:val="20"/>
          <w:lang w:val="nl-BE"/>
        </w:rPr>
        <w:t xml:space="preserve"> </w:t>
      </w:r>
      <w:r>
        <w:rPr>
          <w:rFonts w:cs="Arial"/>
          <w:sz w:val="20"/>
          <w:szCs w:val="20"/>
          <w:lang w:val="nl-BE"/>
        </w:rPr>
        <w:t xml:space="preserve">de eerste uitgave van het boek </w:t>
      </w:r>
      <w:r>
        <w:rPr>
          <w:rFonts w:cs="Arial"/>
          <w:i/>
          <w:sz w:val="20"/>
          <w:szCs w:val="20"/>
          <w:lang w:val="nl-BE"/>
        </w:rPr>
        <w:t>SchaakStudieSpinselS</w:t>
      </w:r>
      <w:r>
        <w:rPr>
          <w:rFonts w:cs="Arial"/>
          <w:sz w:val="20"/>
          <w:szCs w:val="20"/>
          <w:lang w:val="nl-BE"/>
        </w:rPr>
        <w:t xml:space="preserve"> ver-scheen  in 2008. </w:t>
      </w:r>
    </w:p>
    <w:p w14:paraId="29243472" w14:textId="77777777" w:rsidR="006F3923" w:rsidRDefault="001222CE" w:rsidP="006F3923">
      <w:pPr>
        <w:jc w:val="both"/>
        <w:rPr>
          <w:rFonts w:cs="Arial"/>
          <w:sz w:val="18"/>
          <w:szCs w:val="18"/>
          <w:lang w:val="nl-BE"/>
        </w:rPr>
      </w:pPr>
      <w:r>
        <w:rPr>
          <w:rFonts w:cs="Arial"/>
          <w:sz w:val="20"/>
          <w:szCs w:val="20"/>
          <w:lang w:val="nl-BE"/>
        </w:rPr>
        <w:t xml:space="preserve">   </w:t>
      </w:r>
      <w:r w:rsidR="006F3923">
        <w:rPr>
          <w:rFonts w:cs="Arial"/>
          <w:sz w:val="20"/>
          <w:szCs w:val="20"/>
          <w:lang w:val="nl-BE"/>
        </w:rPr>
        <w:t>Want na  1.Th4 Le4 slaat wit in plaats van 2.Lh2 enzovoort, nu toch 2.Txe4! met 2...e1D 3.Ld4+ Kd3 4.Lxa1 Kxe4 5.a5 Kd5 6.a6 Kc6 en nu 7.Ld4! Kc7 8.La7! Kc6 9.a4, en de witte koning komt hulp bieden voor de winst.</w:t>
      </w:r>
      <w:r w:rsidR="006F3923">
        <w:rPr>
          <w:rFonts w:cs="Arial"/>
          <w:sz w:val="18"/>
          <w:szCs w:val="18"/>
          <w:lang w:val="nl-BE"/>
        </w:rPr>
        <w:t xml:space="preserve"> </w:t>
      </w:r>
    </w:p>
    <w:p w14:paraId="6CFCD2E0" w14:textId="77777777" w:rsidR="006F3923" w:rsidRDefault="006F3923" w:rsidP="006F3923">
      <w:pPr>
        <w:jc w:val="both"/>
        <w:rPr>
          <w:rFonts w:cs="Arial"/>
          <w:sz w:val="20"/>
          <w:szCs w:val="20"/>
          <w:lang w:val="nl-BE"/>
        </w:rPr>
      </w:pPr>
    </w:p>
    <w:p w14:paraId="3A32D6EF" w14:textId="77777777" w:rsidR="00943035" w:rsidRDefault="00943035" w:rsidP="006F3923">
      <w:pPr>
        <w:jc w:val="both"/>
        <w:rPr>
          <w:rFonts w:cs="Arial"/>
          <w:sz w:val="20"/>
          <w:szCs w:val="20"/>
          <w:lang w:val="nl-BE"/>
        </w:rPr>
      </w:pPr>
    </w:p>
    <w:p w14:paraId="4B6C5688" w14:textId="77777777" w:rsidR="00943035" w:rsidRDefault="00943035" w:rsidP="006F3923">
      <w:pPr>
        <w:jc w:val="both"/>
        <w:rPr>
          <w:rFonts w:cs="Arial"/>
          <w:sz w:val="20"/>
          <w:szCs w:val="20"/>
          <w:lang w:val="nl-BE"/>
        </w:rPr>
      </w:pPr>
    </w:p>
    <w:p w14:paraId="164072BB" w14:textId="77777777" w:rsidR="00943035" w:rsidRDefault="00943035" w:rsidP="006F3923">
      <w:pPr>
        <w:jc w:val="both"/>
        <w:rPr>
          <w:rFonts w:cs="Arial"/>
          <w:sz w:val="20"/>
          <w:szCs w:val="20"/>
          <w:lang w:val="nl-BE"/>
        </w:rPr>
      </w:pPr>
    </w:p>
    <w:p w14:paraId="417E22CF" w14:textId="77777777" w:rsidR="0089227E" w:rsidRDefault="0089227E" w:rsidP="006F3923">
      <w:pPr>
        <w:jc w:val="both"/>
        <w:rPr>
          <w:rFonts w:cs="Arial"/>
          <w:sz w:val="20"/>
          <w:szCs w:val="20"/>
          <w:lang w:val="nl-BE"/>
        </w:rPr>
      </w:pPr>
    </w:p>
    <w:p w14:paraId="1F0A45DA" w14:textId="77777777" w:rsidR="00512F59" w:rsidRDefault="00512F59" w:rsidP="006F3923">
      <w:pPr>
        <w:jc w:val="both"/>
        <w:rPr>
          <w:rFonts w:cs="Arial"/>
          <w:sz w:val="20"/>
          <w:szCs w:val="20"/>
          <w:lang w:val="nl-BE"/>
        </w:rPr>
      </w:pPr>
    </w:p>
    <w:p w14:paraId="68269030" w14:textId="77777777" w:rsidR="006F3923" w:rsidRDefault="006F3923" w:rsidP="006F3923">
      <w:pPr>
        <w:jc w:val="both"/>
        <w:rPr>
          <w:rFonts w:cs="Arial"/>
          <w:sz w:val="20"/>
          <w:szCs w:val="20"/>
          <w:lang w:val="nl-BE"/>
        </w:rPr>
      </w:pPr>
      <w:r>
        <w:rPr>
          <w:rFonts w:cs="Arial"/>
          <w:sz w:val="20"/>
          <w:szCs w:val="20"/>
          <w:lang w:val="nl-BE"/>
        </w:rPr>
        <w:t>Nevenoplo</w:t>
      </w:r>
      <w:r w:rsidR="00943035">
        <w:rPr>
          <w:rFonts w:cs="Arial"/>
          <w:sz w:val="20"/>
          <w:szCs w:val="20"/>
          <w:lang w:val="nl-BE"/>
        </w:rPr>
        <w:t xml:space="preserve">sbaar dus Er was, hoe raar </w:t>
      </w:r>
      <w:r w:rsidR="00F8776B">
        <w:rPr>
          <w:rFonts w:cs="Arial"/>
          <w:sz w:val="20"/>
          <w:szCs w:val="20"/>
          <w:lang w:val="nl-BE"/>
        </w:rPr>
        <w:t xml:space="preserve">dan </w:t>
      </w:r>
      <w:r w:rsidR="00943035">
        <w:rPr>
          <w:rFonts w:cs="Arial"/>
          <w:sz w:val="20"/>
          <w:szCs w:val="20"/>
          <w:lang w:val="nl-BE"/>
        </w:rPr>
        <w:t>ook,</w:t>
      </w:r>
      <w:r>
        <w:rPr>
          <w:rFonts w:cs="Arial"/>
          <w:sz w:val="20"/>
          <w:szCs w:val="20"/>
          <w:lang w:val="nl-BE"/>
        </w:rPr>
        <w:t xml:space="preserve"> een witte pion te veel!</w:t>
      </w:r>
    </w:p>
    <w:p w14:paraId="2A767308" w14:textId="77777777" w:rsidR="006F3923" w:rsidRDefault="006F3923" w:rsidP="006F3923">
      <w:pPr>
        <w:jc w:val="both"/>
        <w:rPr>
          <w:rFonts w:cs="Arial"/>
          <w:sz w:val="20"/>
          <w:szCs w:val="20"/>
          <w:lang w:val="nl-BE"/>
        </w:rPr>
      </w:pPr>
    </w:p>
    <w:p w14:paraId="1D27BB79" w14:textId="77777777" w:rsidR="006F3923" w:rsidRDefault="006F3923" w:rsidP="006F3923">
      <w:pPr>
        <w:jc w:val="both"/>
        <w:rPr>
          <w:rFonts w:cs="Arial"/>
          <w:i/>
          <w:sz w:val="20"/>
          <w:szCs w:val="20"/>
          <w:lang w:val="nl-BE"/>
        </w:rPr>
      </w:pPr>
      <w:r>
        <w:rPr>
          <w:rFonts w:cs="Arial"/>
          <w:sz w:val="20"/>
          <w:szCs w:val="20"/>
          <w:lang w:val="nl-BE"/>
        </w:rPr>
        <w:t xml:space="preserve">Fernand Joseph vond het: </w:t>
      </w:r>
      <w:r>
        <w:rPr>
          <w:rFonts w:cs="Arial"/>
          <w:i/>
          <w:sz w:val="20"/>
          <w:szCs w:val="20"/>
          <w:lang w:val="nl-BE"/>
        </w:rPr>
        <w:t>“Een fraaie en slinkse manoeuvre.”</w:t>
      </w:r>
    </w:p>
    <w:p w14:paraId="184FC1F6" w14:textId="77777777" w:rsidR="006F3923" w:rsidRDefault="006F3923" w:rsidP="006F3923">
      <w:pPr>
        <w:jc w:val="both"/>
        <w:rPr>
          <w:rFonts w:cs="Arial"/>
          <w:sz w:val="20"/>
          <w:szCs w:val="20"/>
          <w:lang w:val="nl-BE"/>
        </w:rPr>
      </w:pPr>
    </w:p>
    <w:p w14:paraId="46D0CC44" w14:textId="77777777" w:rsidR="006F3923" w:rsidRDefault="00631A92" w:rsidP="006F3923">
      <w:pPr>
        <w:jc w:val="both"/>
        <w:rPr>
          <w:i/>
          <w:sz w:val="20"/>
          <w:szCs w:val="20"/>
          <w:lang w:val="en-GB" w:eastAsia="nl-BE"/>
        </w:rPr>
      </w:pPr>
      <w:r w:rsidRPr="00631A92">
        <w:rPr>
          <w:rFonts w:cs="Arial"/>
          <w:sz w:val="20"/>
          <w:szCs w:val="20"/>
          <w:lang w:val="en-GB"/>
        </w:rPr>
        <w:t>I</w:t>
      </w:r>
      <w:r w:rsidR="006F3923" w:rsidRPr="00631A92">
        <w:rPr>
          <w:rFonts w:cs="Arial"/>
          <w:sz w:val="20"/>
          <w:szCs w:val="20"/>
          <w:lang w:val="en-GB"/>
        </w:rPr>
        <w:t xml:space="preserve">n </w:t>
      </w:r>
      <w:r w:rsidR="006F3923" w:rsidRPr="00631A92">
        <w:rPr>
          <w:rFonts w:cs="Arial"/>
          <w:i/>
          <w:sz w:val="20"/>
          <w:szCs w:val="20"/>
          <w:lang w:val="en-GB"/>
        </w:rPr>
        <w:t>Finales…y Temas</w:t>
      </w:r>
      <w:r w:rsidR="006F3923" w:rsidRPr="00631A92">
        <w:rPr>
          <w:rFonts w:cs="Arial"/>
          <w:sz w:val="20"/>
          <w:szCs w:val="20"/>
          <w:lang w:val="en-GB"/>
        </w:rPr>
        <w:t xml:space="preserve"> schreef José A. Copié: </w:t>
      </w:r>
      <w:r w:rsidR="006F3923" w:rsidRPr="00631A92">
        <w:rPr>
          <w:i/>
          <w:sz w:val="20"/>
          <w:szCs w:val="20"/>
          <w:lang w:val="en-GB" w:eastAsia="nl-BE"/>
        </w:rPr>
        <w:t>“</w:t>
      </w:r>
      <w:r w:rsidR="00007E74" w:rsidRPr="00631A92">
        <w:rPr>
          <w:i/>
          <w:sz w:val="20"/>
          <w:szCs w:val="20"/>
          <w:lang w:val="en-GB" w:eastAsia="nl-BE"/>
        </w:rPr>
        <w:t>Y p</w:t>
      </w:r>
      <w:r w:rsidR="006F3923" w:rsidRPr="00631A92">
        <w:rPr>
          <w:i/>
          <w:sz w:val="20"/>
          <w:szCs w:val="20"/>
          <w:lang w:val="en-GB" w:eastAsia="nl-BE"/>
        </w:rPr>
        <w:t xml:space="preserve">romociona por que dejan fuera del cuadrado al Rey negro. </w:t>
      </w:r>
      <w:r w:rsidR="006F3923">
        <w:rPr>
          <w:i/>
          <w:sz w:val="20"/>
          <w:szCs w:val="20"/>
          <w:lang w:val="en-GB" w:eastAsia="nl-BE"/>
        </w:rPr>
        <w:t>La presentación Y de la obra es muy atractiva pues p</w:t>
      </w:r>
      <w:r w:rsidR="00ED07AD">
        <w:rPr>
          <w:i/>
          <w:sz w:val="20"/>
          <w:szCs w:val="20"/>
          <w:lang w:val="en-GB" w:eastAsia="nl-BE"/>
        </w:rPr>
        <w:t>arece complicado detener la pro</w:t>
      </w:r>
      <w:r w:rsidR="006F3923">
        <w:rPr>
          <w:i/>
          <w:sz w:val="20"/>
          <w:szCs w:val="20"/>
          <w:lang w:val="en-GB" w:eastAsia="nl-BE"/>
        </w:rPr>
        <w:t xml:space="preserve">moción que amenazan las negras y a la vez eludir la situación de ta-blas teóricas, pero Vandecasteele lo logra mediante las finas manio-bras ideadas.” </w:t>
      </w:r>
    </w:p>
    <w:p w14:paraId="533914A2" w14:textId="77777777" w:rsidR="00631A92" w:rsidRDefault="00631A92" w:rsidP="006F3923">
      <w:pPr>
        <w:jc w:val="both"/>
        <w:rPr>
          <w:sz w:val="20"/>
          <w:szCs w:val="20"/>
          <w:lang w:val="en-GB" w:eastAsia="nl-BE"/>
        </w:rPr>
      </w:pPr>
    </w:p>
    <w:p w14:paraId="4FD97314" w14:textId="77777777" w:rsidR="000B26FA" w:rsidRDefault="00C418C5" w:rsidP="006F3923">
      <w:pPr>
        <w:jc w:val="both"/>
        <w:rPr>
          <w:i/>
          <w:sz w:val="20"/>
          <w:szCs w:val="20"/>
          <w:lang w:val="en-GB" w:eastAsia="nl-BE"/>
        </w:rPr>
      </w:pPr>
      <w:r>
        <w:rPr>
          <w:sz w:val="20"/>
          <w:szCs w:val="20"/>
          <w:lang w:val="en-GB" w:eastAsia="nl-BE"/>
        </w:rPr>
        <w:t>In</w:t>
      </w:r>
      <w:r w:rsidR="00631A92" w:rsidRPr="00631A92">
        <w:rPr>
          <w:sz w:val="20"/>
          <w:szCs w:val="20"/>
          <w:lang w:val="en-GB" w:eastAsia="nl-BE"/>
        </w:rPr>
        <w:t xml:space="preserve"> </w:t>
      </w:r>
      <w:r w:rsidR="00631A92" w:rsidRPr="00631A92">
        <w:rPr>
          <w:i/>
          <w:sz w:val="20"/>
          <w:szCs w:val="20"/>
          <w:lang w:val="en-GB" w:eastAsia="nl-BE"/>
        </w:rPr>
        <w:t>Probleemblad</w:t>
      </w:r>
      <w:r>
        <w:rPr>
          <w:i/>
          <w:sz w:val="20"/>
          <w:szCs w:val="20"/>
          <w:lang w:val="en-GB" w:eastAsia="nl-BE"/>
        </w:rPr>
        <w:t>,</w:t>
      </w:r>
      <w:r w:rsidR="00631A92" w:rsidRPr="00631A92">
        <w:rPr>
          <w:i/>
          <w:sz w:val="20"/>
          <w:szCs w:val="20"/>
          <w:lang w:val="en-GB" w:eastAsia="nl-BE"/>
        </w:rPr>
        <w:t xml:space="preserve"> </w:t>
      </w:r>
      <w:r w:rsidR="00631A92" w:rsidRPr="00631A92">
        <w:rPr>
          <w:sz w:val="20"/>
          <w:szCs w:val="20"/>
          <w:lang w:val="en-GB" w:eastAsia="nl-BE"/>
        </w:rPr>
        <w:t xml:space="preserve"> </w:t>
      </w:r>
      <w:r w:rsidR="005D74D1">
        <w:rPr>
          <w:sz w:val="20"/>
          <w:szCs w:val="20"/>
          <w:lang w:val="en-GB" w:eastAsia="nl-BE"/>
        </w:rPr>
        <w:t>en later</w:t>
      </w:r>
      <w:r w:rsidR="00260DCA">
        <w:rPr>
          <w:sz w:val="20"/>
          <w:szCs w:val="20"/>
          <w:lang w:val="en-GB" w:eastAsia="nl-BE"/>
        </w:rPr>
        <w:t xml:space="preserve"> ook </w:t>
      </w:r>
      <w:r w:rsidR="005D74D1" w:rsidRPr="005D74D1">
        <w:rPr>
          <w:sz w:val="20"/>
          <w:szCs w:val="20"/>
          <w:lang w:val="en-GB" w:eastAsia="nl-BE"/>
        </w:rPr>
        <w:t xml:space="preserve">in </w:t>
      </w:r>
      <w:r w:rsidR="005D74D1" w:rsidRPr="00D35F08">
        <w:rPr>
          <w:i/>
          <w:sz w:val="20"/>
          <w:szCs w:val="20"/>
          <w:lang w:val="en-GB" w:eastAsia="nl-BE"/>
        </w:rPr>
        <w:t>EG</w:t>
      </w:r>
      <w:r w:rsidR="005D74D1" w:rsidRPr="005D74D1">
        <w:rPr>
          <w:sz w:val="20"/>
          <w:szCs w:val="20"/>
          <w:lang w:val="en-GB" w:eastAsia="nl-BE"/>
        </w:rPr>
        <w:t xml:space="preserve">, </w:t>
      </w:r>
      <w:r w:rsidR="00631A92" w:rsidRPr="005D74D1">
        <w:rPr>
          <w:sz w:val="20"/>
          <w:szCs w:val="20"/>
          <w:lang w:val="en-GB" w:eastAsia="nl-BE"/>
        </w:rPr>
        <w:t>vond</w:t>
      </w:r>
      <w:r w:rsidR="00260DCA">
        <w:rPr>
          <w:sz w:val="20"/>
          <w:szCs w:val="20"/>
          <w:lang w:val="en-GB" w:eastAsia="nl-BE"/>
        </w:rPr>
        <w:t xml:space="preserve"> de prijs</w:t>
      </w:r>
      <w:r w:rsidR="00631A92" w:rsidRPr="00631A92">
        <w:rPr>
          <w:sz w:val="20"/>
          <w:szCs w:val="20"/>
          <w:lang w:val="en-GB" w:eastAsia="nl-BE"/>
        </w:rPr>
        <w:t>rechter Yocha</w:t>
      </w:r>
      <w:r w:rsidR="005D74D1">
        <w:rPr>
          <w:sz w:val="20"/>
          <w:szCs w:val="20"/>
          <w:lang w:val="en-GB" w:eastAsia="nl-BE"/>
        </w:rPr>
        <w:t>-</w:t>
      </w:r>
      <w:r w:rsidR="00631A92" w:rsidRPr="00631A92">
        <w:rPr>
          <w:sz w:val="20"/>
          <w:szCs w:val="20"/>
          <w:lang w:val="en-GB" w:eastAsia="nl-BE"/>
        </w:rPr>
        <w:t>nan Afek dat</w:t>
      </w:r>
      <w:r w:rsidR="009526C8">
        <w:rPr>
          <w:sz w:val="20"/>
          <w:szCs w:val="20"/>
          <w:lang w:val="en-GB" w:eastAsia="nl-BE"/>
        </w:rPr>
        <w:t>:</w:t>
      </w:r>
      <w:r w:rsidR="00631A92" w:rsidRPr="00631A92">
        <w:rPr>
          <w:sz w:val="20"/>
          <w:szCs w:val="20"/>
          <w:lang w:val="en-GB" w:eastAsia="nl-BE"/>
        </w:rPr>
        <w:t xml:space="preserve"> </w:t>
      </w:r>
      <w:r w:rsidR="00631A92" w:rsidRPr="00C8218A">
        <w:rPr>
          <w:i/>
          <w:sz w:val="20"/>
          <w:szCs w:val="20"/>
          <w:lang w:val="en-GB" w:eastAsia="nl-BE"/>
        </w:rPr>
        <w:t>“A capture-delay provides the essential tempo for winning the eventual pawn en</w:t>
      </w:r>
      <w:r w:rsidR="005D74D1" w:rsidRPr="00C8218A">
        <w:rPr>
          <w:i/>
          <w:sz w:val="20"/>
          <w:szCs w:val="20"/>
          <w:lang w:val="en-GB" w:eastAsia="nl-BE"/>
        </w:rPr>
        <w:t>-</w:t>
      </w:r>
      <w:r w:rsidR="00631A92" w:rsidRPr="00C8218A">
        <w:rPr>
          <w:i/>
          <w:sz w:val="20"/>
          <w:szCs w:val="20"/>
          <w:lang w:val="en-GB" w:eastAsia="nl-BE"/>
        </w:rPr>
        <w:t>ding. The</w:t>
      </w:r>
      <w:r w:rsidR="00922730" w:rsidRPr="00C8218A">
        <w:rPr>
          <w:i/>
          <w:sz w:val="20"/>
          <w:szCs w:val="20"/>
          <w:lang w:val="en-GB" w:eastAsia="nl-BE"/>
        </w:rPr>
        <w:t xml:space="preserve"> </w:t>
      </w:r>
      <w:r w:rsidR="00631A92" w:rsidRPr="00C8218A">
        <w:rPr>
          <w:i/>
          <w:sz w:val="20"/>
          <w:szCs w:val="20"/>
          <w:lang w:val="en-GB" w:eastAsia="nl-BE"/>
        </w:rPr>
        <w:t>attractive mini syste</w:t>
      </w:r>
      <w:r w:rsidR="00260DCA">
        <w:rPr>
          <w:i/>
          <w:sz w:val="20"/>
          <w:szCs w:val="20"/>
          <w:lang w:val="en-GB" w:eastAsia="nl-BE"/>
        </w:rPr>
        <w:t>ma</w:t>
      </w:r>
      <w:r w:rsidR="00ED07AD">
        <w:rPr>
          <w:i/>
          <w:sz w:val="20"/>
          <w:szCs w:val="20"/>
          <w:lang w:val="en-GB" w:eastAsia="nl-BE"/>
        </w:rPr>
        <w:t>-</w:t>
      </w:r>
      <w:r w:rsidR="00260DCA">
        <w:rPr>
          <w:i/>
          <w:sz w:val="20"/>
          <w:szCs w:val="20"/>
          <w:lang w:val="en-GB" w:eastAsia="nl-BE"/>
        </w:rPr>
        <w:t xml:space="preserve">tic manoevre is a correction of </w:t>
      </w:r>
      <w:r w:rsidR="00631A92" w:rsidRPr="00C8218A">
        <w:rPr>
          <w:i/>
          <w:sz w:val="20"/>
          <w:szCs w:val="20"/>
          <w:lang w:val="en-GB" w:eastAsia="nl-BE"/>
        </w:rPr>
        <w:t>the aut</w:t>
      </w:r>
      <w:r w:rsidR="009526C8" w:rsidRPr="00C8218A">
        <w:rPr>
          <w:i/>
          <w:sz w:val="20"/>
          <w:szCs w:val="20"/>
          <w:lang w:val="en-GB" w:eastAsia="nl-BE"/>
        </w:rPr>
        <w:t>h</w:t>
      </w:r>
      <w:r w:rsidR="00631A92" w:rsidRPr="00C8218A">
        <w:rPr>
          <w:i/>
          <w:sz w:val="20"/>
          <w:szCs w:val="20"/>
          <w:lang w:val="en-GB" w:eastAsia="nl-BE"/>
        </w:rPr>
        <w:t>or</w:t>
      </w:r>
      <w:r w:rsidR="00117C71" w:rsidRPr="00C8218A">
        <w:rPr>
          <w:i/>
          <w:sz w:val="20"/>
          <w:szCs w:val="20"/>
          <w:lang w:val="en-GB" w:eastAsia="nl-BE"/>
        </w:rPr>
        <w:t>’</w:t>
      </w:r>
      <w:r w:rsidR="00922730" w:rsidRPr="00C8218A">
        <w:rPr>
          <w:i/>
          <w:sz w:val="20"/>
          <w:szCs w:val="20"/>
          <w:lang w:val="en-GB" w:eastAsia="nl-BE"/>
        </w:rPr>
        <w:t>s</w:t>
      </w:r>
      <w:r w:rsidR="008868D1" w:rsidRPr="00C8218A">
        <w:rPr>
          <w:i/>
          <w:sz w:val="20"/>
          <w:szCs w:val="20"/>
          <w:lang w:val="en-GB" w:eastAsia="nl-BE"/>
        </w:rPr>
        <w:t xml:space="preserve"> HhdbIV </w:t>
      </w:r>
      <w:r w:rsidR="00B14418">
        <w:rPr>
          <w:i/>
          <w:sz w:val="20"/>
          <w:szCs w:val="20"/>
          <w:lang w:val="en-GB" w:eastAsia="nl-BE"/>
        </w:rPr>
        <w:t xml:space="preserve">74988.” </w:t>
      </w:r>
    </w:p>
    <w:p w14:paraId="64209324" w14:textId="77777777" w:rsidR="00FE0A2D" w:rsidRDefault="00FE0A2D" w:rsidP="006F3923">
      <w:pPr>
        <w:jc w:val="both"/>
        <w:rPr>
          <w:i/>
          <w:sz w:val="20"/>
          <w:szCs w:val="20"/>
          <w:lang w:val="en-GB" w:eastAsia="nl-BE"/>
        </w:rPr>
      </w:pPr>
    </w:p>
    <w:p w14:paraId="50B9B3DA" w14:textId="77777777" w:rsidR="00FE0A2D" w:rsidRDefault="00FE0A2D" w:rsidP="006F3923">
      <w:pPr>
        <w:jc w:val="both"/>
        <w:rPr>
          <w:i/>
          <w:sz w:val="20"/>
          <w:szCs w:val="20"/>
          <w:lang w:val="en-GB" w:eastAsia="nl-BE"/>
        </w:rPr>
      </w:pPr>
    </w:p>
    <w:p w14:paraId="7F35A1FC" w14:textId="77777777" w:rsidR="00FE0A2D" w:rsidRDefault="00FE0A2D" w:rsidP="006F3923">
      <w:pPr>
        <w:jc w:val="both"/>
        <w:rPr>
          <w:i/>
          <w:sz w:val="20"/>
          <w:szCs w:val="20"/>
          <w:lang w:val="en-GB" w:eastAsia="nl-BE"/>
        </w:rPr>
      </w:pPr>
    </w:p>
    <w:p w14:paraId="4794410C" w14:textId="77777777" w:rsidR="00FE0A2D" w:rsidRDefault="00FE0A2D" w:rsidP="006F3923">
      <w:pPr>
        <w:jc w:val="both"/>
        <w:rPr>
          <w:i/>
          <w:sz w:val="20"/>
          <w:szCs w:val="20"/>
          <w:lang w:val="en-GB" w:eastAsia="nl-BE"/>
        </w:rPr>
      </w:pPr>
    </w:p>
    <w:p w14:paraId="1D9056FB" w14:textId="77777777" w:rsidR="00FE0A2D" w:rsidRDefault="00FE0A2D" w:rsidP="006F3923">
      <w:pPr>
        <w:jc w:val="both"/>
        <w:rPr>
          <w:i/>
          <w:sz w:val="20"/>
          <w:szCs w:val="20"/>
          <w:lang w:val="en-GB" w:eastAsia="nl-BE"/>
        </w:rPr>
      </w:pPr>
    </w:p>
    <w:p w14:paraId="4565AB0F" w14:textId="77777777" w:rsidR="00FE0A2D" w:rsidRDefault="00FE0A2D" w:rsidP="006F3923">
      <w:pPr>
        <w:jc w:val="both"/>
        <w:rPr>
          <w:i/>
          <w:sz w:val="20"/>
          <w:szCs w:val="20"/>
          <w:lang w:val="en-GB" w:eastAsia="nl-BE"/>
        </w:rPr>
      </w:pPr>
    </w:p>
    <w:p w14:paraId="68602A0D" w14:textId="77777777" w:rsidR="00FE0A2D" w:rsidRDefault="00FE0A2D" w:rsidP="006F3923">
      <w:pPr>
        <w:jc w:val="both"/>
        <w:rPr>
          <w:i/>
          <w:sz w:val="20"/>
          <w:szCs w:val="20"/>
          <w:lang w:val="en-GB" w:eastAsia="nl-BE"/>
        </w:rPr>
      </w:pPr>
    </w:p>
    <w:p w14:paraId="4C3A1920" w14:textId="77777777" w:rsidR="00FE0A2D" w:rsidRDefault="00FE0A2D" w:rsidP="006F3923">
      <w:pPr>
        <w:jc w:val="both"/>
        <w:rPr>
          <w:i/>
          <w:sz w:val="20"/>
          <w:szCs w:val="20"/>
          <w:lang w:val="en-GB" w:eastAsia="nl-BE"/>
        </w:rPr>
      </w:pPr>
    </w:p>
    <w:p w14:paraId="6BE2C9BF" w14:textId="77777777" w:rsidR="00FE0A2D" w:rsidRDefault="00FE0A2D" w:rsidP="006F3923">
      <w:pPr>
        <w:jc w:val="both"/>
        <w:rPr>
          <w:i/>
          <w:sz w:val="20"/>
          <w:szCs w:val="20"/>
          <w:lang w:val="en-GB" w:eastAsia="nl-BE"/>
        </w:rPr>
      </w:pPr>
    </w:p>
    <w:p w14:paraId="76629E84" w14:textId="77777777" w:rsidR="00FE0A2D" w:rsidRDefault="00FE0A2D" w:rsidP="006F3923">
      <w:pPr>
        <w:jc w:val="both"/>
        <w:rPr>
          <w:i/>
          <w:sz w:val="20"/>
          <w:szCs w:val="20"/>
          <w:lang w:val="en-GB" w:eastAsia="nl-BE"/>
        </w:rPr>
      </w:pPr>
    </w:p>
    <w:p w14:paraId="40683127" w14:textId="77777777" w:rsidR="00FE0A2D" w:rsidRDefault="00FE0A2D" w:rsidP="006F3923">
      <w:pPr>
        <w:jc w:val="both"/>
        <w:rPr>
          <w:i/>
          <w:sz w:val="20"/>
          <w:szCs w:val="20"/>
          <w:lang w:val="en-GB" w:eastAsia="nl-BE"/>
        </w:rPr>
      </w:pPr>
    </w:p>
    <w:p w14:paraId="7832811A" w14:textId="77777777" w:rsidR="00055810" w:rsidRDefault="00055810" w:rsidP="006F3923">
      <w:pPr>
        <w:jc w:val="both"/>
        <w:rPr>
          <w:i/>
          <w:sz w:val="20"/>
          <w:szCs w:val="20"/>
          <w:lang w:val="en-GB" w:eastAsia="nl-BE"/>
        </w:rPr>
      </w:pPr>
    </w:p>
    <w:p w14:paraId="448FBDC7" w14:textId="77777777" w:rsidR="00055810" w:rsidRDefault="00055810" w:rsidP="006F3923">
      <w:pPr>
        <w:jc w:val="both"/>
        <w:rPr>
          <w:i/>
          <w:sz w:val="20"/>
          <w:szCs w:val="20"/>
          <w:lang w:val="en-GB" w:eastAsia="nl-BE"/>
        </w:rPr>
      </w:pPr>
    </w:p>
    <w:p w14:paraId="59705488" w14:textId="77777777" w:rsidR="00055810" w:rsidRDefault="00055810" w:rsidP="006F3923">
      <w:pPr>
        <w:jc w:val="both"/>
        <w:rPr>
          <w:i/>
          <w:sz w:val="20"/>
          <w:szCs w:val="20"/>
          <w:lang w:val="en-GB" w:eastAsia="nl-BE"/>
        </w:rPr>
      </w:pPr>
    </w:p>
    <w:p w14:paraId="4567CC0F" w14:textId="77777777" w:rsidR="00055810" w:rsidRDefault="00055810" w:rsidP="006F3923">
      <w:pPr>
        <w:jc w:val="both"/>
        <w:rPr>
          <w:i/>
          <w:sz w:val="20"/>
          <w:szCs w:val="20"/>
          <w:lang w:val="en-GB" w:eastAsia="nl-BE"/>
        </w:rPr>
      </w:pPr>
    </w:p>
    <w:p w14:paraId="3A0C2F72" w14:textId="77777777" w:rsidR="00055810" w:rsidRDefault="00055810" w:rsidP="006F3923">
      <w:pPr>
        <w:jc w:val="both"/>
        <w:rPr>
          <w:i/>
          <w:sz w:val="20"/>
          <w:szCs w:val="20"/>
          <w:lang w:val="en-GB" w:eastAsia="nl-BE"/>
        </w:rPr>
      </w:pPr>
    </w:p>
    <w:p w14:paraId="0084F3A5" w14:textId="77777777" w:rsidR="00055810" w:rsidRDefault="00055810" w:rsidP="006F3923">
      <w:pPr>
        <w:jc w:val="both"/>
        <w:rPr>
          <w:i/>
          <w:sz w:val="20"/>
          <w:szCs w:val="20"/>
          <w:lang w:val="en-GB" w:eastAsia="nl-BE"/>
        </w:rPr>
      </w:pPr>
    </w:p>
    <w:p w14:paraId="0783C282" w14:textId="77777777" w:rsidR="00055810" w:rsidRDefault="00055810" w:rsidP="006F3923">
      <w:pPr>
        <w:jc w:val="both"/>
        <w:rPr>
          <w:i/>
          <w:sz w:val="20"/>
          <w:szCs w:val="20"/>
          <w:lang w:val="en-GB" w:eastAsia="nl-BE"/>
        </w:rPr>
      </w:pPr>
    </w:p>
    <w:p w14:paraId="64C9A63B" w14:textId="77777777" w:rsidR="00055810" w:rsidRDefault="00055810" w:rsidP="006F3923">
      <w:pPr>
        <w:jc w:val="both"/>
        <w:rPr>
          <w:i/>
          <w:sz w:val="20"/>
          <w:szCs w:val="20"/>
          <w:lang w:val="en-GB" w:eastAsia="nl-BE"/>
        </w:rPr>
      </w:pPr>
    </w:p>
    <w:p w14:paraId="26FB02D5" w14:textId="77777777" w:rsidR="00055810" w:rsidRDefault="00055810" w:rsidP="006F3923">
      <w:pPr>
        <w:jc w:val="both"/>
        <w:rPr>
          <w:i/>
          <w:sz w:val="20"/>
          <w:szCs w:val="20"/>
          <w:lang w:val="en-GB" w:eastAsia="nl-BE"/>
        </w:rPr>
      </w:pPr>
    </w:p>
    <w:p w14:paraId="06A87C00" w14:textId="77777777" w:rsidR="000B26FA" w:rsidRDefault="000B26FA" w:rsidP="006F3923">
      <w:pPr>
        <w:jc w:val="both"/>
        <w:rPr>
          <w:i/>
          <w:sz w:val="20"/>
          <w:szCs w:val="20"/>
          <w:lang w:val="en-GB" w:eastAsia="nl-BE"/>
        </w:rPr>
      </w:pPr>
    </w:p>
    <w:p w14:paraId="08A9BE95" w14:textId="77777777" w:rsidR="000B26FA" w:rsidRDefault="000B26FA" w:rsidP="006F3923">
      <w:pPr>
        <w:jc w:val="both"/>
        <w:rPr>
          <w:i/>
          <w:sz w:val="20"/>
          <w:szCs w:val="20"/>
          <w:lang w:val="en-GB" w:eastAsia="nl-BE"/>
        </w:rPr>
      </w:pPr>
    </w:p>
    <w:p w14:paraId="7300FE8B" w14:textId="77777777" w:rsidR="000B26FA" w:rsidRDefault="000B26FA" w:rsidP="006F3923">
      <w:pPr>
        <w:jc w:val="both"/>
        <w:rPr>
          <w:i/>
          <w:sz w:val="20"/>
          <w:szCs w:val="20"/>
          <w:lang w:val="en-GB" w:eastAsia="nl-BE"/>
        </w:rPr>
      </w:pPr>
    </w:p>
    <w:p w14:paraId="0831FEFB" w14:textId="77777777" w:rsidR="000B26FA" w:rsidRDefault="000B26FA" w:rsidP="006F3923">
      <w:pPr>
        <w:jc w:val="both"/>
        <w:rPr>
          <w:i/>
          <w:sz w:val="20"/>
          <w:szCs w:val="20"/>
          <w:lang w:val="en-GB" w:eastAsia="nl-BE"/>
        </w:rPr>
      </w:pPr>
    </w:p>
    <w:p w14:paraId="010F86A1" w14:textId="77777777" w:rsidR="000B26FA" w:rsidRDefault="000B26FA" w:rsidP="006F3923">
      <w:pPr>
        <w:jc w:val="both"/>
        <w:rPr>
          <w:i/>
          <w:sz w:val="20"/>
          <w:szCs w:val="20"/>
          <w:lang w:val="en-GB" w:eastAsia="nl-BE"/>
        </w:rPr>
      </w:pPr>
    </w:p>
    <w:p w14:paraId="4BAC7EBE" w14:textId="77777777" w:rsidR="000B26FA" w:rsidRDefault="000B26FA" w:rsidP="006F3923">
      <w:pPr>
        <w:jc w:val="both"/>
        <w:rPr>
          <w:i/>
          <w:sz w:val="20"/>
          <w:szCs w:val="20"/>
          <w:lang w:val="en-GB" w:eastAsia="nl-BE"/>
        </w:rPr>
      </w:pPr>
    </w:p>
    <w:p w14:paraId="338717F7" w14:textId="77777777" w:rsidR="000B26FA" w:rsidRDefault="000B26FA" w:rsidP="006F3923">
      <w:pPr>
        <w:jc w:val="both"/>
        <w:rPr>
          <w:i/>
          <w:sz w:val="20"/>
          <w:szCs w:val="20"/>
          <w:lang w:val="en-GB" w:eastAsia="nl-BE"/>
        </w:rPr>
      </w:pPr>
    </w:p>
    <w:p w14:paraId="60AF34F9" w14:textId="77777777" w:rsidR="000B26FA" w:rsidRDefault="000B26FA" w:rsidP="006F3923">
      <w:pPr>
        <w:jc w:val="both"/>
        <w:rPr>
          <w:i/>
          <w:sz w:val="20"/>
          <w:szCs w:val="20"/>
          <w:lang w:val="en-GB" w:eastAsia="nl-BE"/>
        </w:rPr>
      </w:pPr>
    </w:p>
    <w:p w14:paraId="3C9010EB" w14:textId="77777777" w:rsidR="000B26FA" w:rsidRDefault="000B26FA" w:rsidP="006F3923">
      <w:pPr>
        <w:jc w:val="both"/>
        <w:rPr>
          <w:i/>
          <w:sz w:val="20"/>
          <w:szCs w:val="20"/>
          <w:lang w:val="en-GB" w:eastAsia="nl-BE"/>
        </w:rPr>
      </w:pPr>
    </w:p>
    <w:p w14:paraId="7DE5E6C0" w14:textId="77777777" w:rsidR="000B26FA" w:rsidRDefault="000B26FA" w:rsidP="006F3923">
      <w:pPr>
        <w:jc w:val="both"/>
        <w:rPr>
          <w:i/>
          <w:sz w:val="20"/>
          <w:szCs w:val="20"/>
          <w:lang w:val="en-GB" w:eastAsia="nl-BE"/>
        </w:rPr>
      </w:pPr>
    </w:p>
    <w:p w14:paraId="77D25CB7" w14:textId="77777777" w:rsidR="000B26FA" w:rsidRDefault="000B26FA" w:rsidP="006F3923">
      <w:pPr>
        <w:jc w:val="both"/>
        <w:rPr>
          <w:i/>
          <w:sz w:val="20"/>
          <w:szCs w:val="20"/>
          <w:lang w:val="en-GB" w:eastAsia="nl-BE"/>
        </w:rPr>
      </w:pPr>
    </w:p>
    <w:p w14:paraId="5C3BDA2E" w14:textId="77777777" w:rsidR="000B26FA" w:rsidRDefault="000B26FA" w:rsidP="006F3923">
      <w:pPr>
        <w:jc w:val="both"/>
        <w:rPr>
          <w:i/>
          <w:sz w:val="20"/>
          <w:szCs w:val="20"/>
          <w:lang w:val="en-GB" w:eastAsia="nl-BE"/>
        </w:rPr>
      </w:pPr>
    </w:p>
    <w:p w14:paraId="7F2E00BB" w14:textId="77777777" w:rsidR="000B26FA" w:rsidRDefault="000B26FA" w:rsidP="006F3923">
      <w:pPr>
        <w:jc w:val="both"/>
        <w:rPr>
          <w:i/>
          <w:sz w:val="20"/>
          <w:szCs w:val="20"/>
          <w:lang w:val="en-GB" w:eastAsia="nl-BE"/>
        </w:rPr>
      </w:pPr>
    </w:p>
    <w:p w14:paraId="22DF06F6" w14:textId="77777777" w:rsidR="000B26FA" w:rsidRPr="00D35F08" w:rsidRDefault="000B26FA" w:rsidP="006F3923">
      <w:pPr>
        <w:jc w:val="both"/>
        <w:rPr>
          <w:i/>
          <w:sz w:val="20"/>
          <w:szCs w:val="20"/>
          <w:lang w:val="en-GB" w:eastAsia="nl-BE"/>
        </w:rPr>
      </w:pPr>
    </w:p>
    <w:p w14:paraId="611ADD1D" w14:textId="77777777" w:rsidR="000B26FA" w:rsidRDefault="000B26FA" w:rsidP="006F3923">
      <w:pPr>
        <w:jc w:val="both"/>
        <w:rPr>
          <w:i/>
          <w:sz w:val="20"/>
          <w:szCs w:val="20"/>
          <w:lang w:val="en-GB" w:eastAsia="nl-BE"/>
        </w:rPr>
      </w:pPr>
    </w:p>
    <w:p w14:paraId="5EA181E4" w14:textId="77777777" w:rsidR="000B26FA" w:rsidRPr="00D35F08" w:rsidRDefault="000B26FA" w:rsidP="006F3923">
      <w:pPr>
        <w:jc w:val="both"/>
        <w:rPr>
          <w:sz w:val="20"/>
          <w:szCs w:val="20"/>
          <w:lang w:val="en-GB" w:eastAsia="nl-BE"/>
        </w:rPr>
      </w:pPr>
    </w:p>
    <w:p w14:paraId="7500F84B" w14:textId="77777777" w:rsidR="000B26FA" w:rsidRDefault="000B26FA" w:rsidP="006F3923">
      <w:pPr>
        <w:jc w:val="both"/>
        <w:rPr>
          <w:i/>
          <w:sz w:val="20"/>
          <w:szCs w:val="20"/>
          <w:lang w:val="en-GB" w:eastAsia="nl-BE"/>
        </w:rPr>
      </w:pPr>
    </w:p>
    <w:p w14:paraId="414247BD" w14:textId="77777777" w:rsidR="000B26FA" w:rsidRDefault="000B26FA" w:rsidP="006F3923">
      <w:pPr>
        <w:jc w:val="both"/>
        <w:rPr>
          <w:i/>
          <w:sz w:val="20"/>
          <w:szCs w:val="20"/>
          <w:lang w:val="en-GB" w:eastAsia="nl-BE"/>
        </w:rPr>
      </w:pPr>
    </w:p>
    <w:p w14:paraId="26C6E61E" w14:textId="77777777" w:rsidR="000B26FA" w:rsidRDefault="000B26FA" w:rsidP="006F3923">
      <w:pPr>
        <w:jc w:val="both"/>
        <w:rPr>
          <w:i/>
          <w:sz w:val="20"/>
          <w:szCs w:val="20"/>
          <w:lang w:val="en-GB" w:eastAsia="nl-BE"/>
        </w:rPr>
      </w:pPr>
    </w:p>
    <w:p w14:paraId="3776D92D" w14:textId="77777777" w:rsidR="000B26FA" w:rsidRDefault="000B26FA" w:rsidP="006F3923">
      <w:pPr>
        <w:jc w:val="both"/>
        <w:rPr>
          <w:i/>
          <w:sz w:val="20"/>
          <w:szCs w:val="20"/>
          <w:lang w:val="en-GB" w:eastAsia="nl-BE"/>
        </w:rPr>
      </w:pPr>
    </w:p>
    <w:p w14:paraId="657669BD" w14:textId="77777777" w:rsidR="000B26FA" w:rsidRDefault="000B26FA" w:rsidP="006F3923">
      <w:pPr>
        <w:jc w:val="both"/>
        <w:rPr>
          <w:i/>
          <w:sz w:val="20"/>
          <w:szCs w:val="20"/>
          <w:lang w:val="en-GB" w:eastAsia="nl-BE"/>
        </w:rPr>
      </w:pPr>
    </w:p>
    <w:p w14:paraId="0AC36210" w14:textId="77777777" w:rsidR="000B26FA" w:rsidRDefault="000B26FA" w:rsidP="006F3923">
      <w:pPr>
        <w:jc w:val="both"/>
        <w:rPr>
          <w:i/>
          <w:sz w:val="20"/>
          <w:szCs w:val="20"/>
          <w:lang w:val="en-GB" w:eastAsia="nl-BE"/>
        </w:rPr>
      </w:pPr>
    </w:p>
    <w:p w14:paraId="0495B098" w14:textId="77777777" w:rsidR="000B26FA" w:rsidRDefault="000B26FA" w:rsidP="006F3923">
      <w:pPr>
        <w:jc w:val="both"/>
        <w:rPr>
          <w:i/>
          <w:sz w:val="20"/>
          <w:szCs w:val="20"/>
          <w:lang w:val="en-GB" w:eastAsia="nl-BE"/>
        </w:rPr>
      </w:pPr>
    </w:p>
    <w:p w14:paraId="7DA47435" w14:textId="77777777" w:rsidR="000B26FA" w:rsidRDefault="000B26FA" w:rsidP="006F3923">
      <w:pPr>
        <w:jc w:val="both"/>
        <w:rPr>
          <w:i/>
          <w:sz w:val="20"/>
          <w:szCs w:val="20"/>
          <w:lang w:val="en-GB" w:eastAsia="nl-BE"/>
        </w:rPr>
      </w:pPr>
    </w:p>
    <w:p w14:paraId="290B0FEA" w14:textId="77777777" w:rsidR="000A0EDF" w:rsidRDefault="000A0EDF" w:rsidP="000A0EDF">
      <w:pPr>
        <w:rPr>
          <w:i/>
          <w:sz w:val="20"/>
          <w:szCs w:val="20"/>
          <w:lang w:val="en-GB" w:eastAsia="nl-BE"/>
        </w:rPr>
      </w:pPr>
    </w:p>
    <w:p w14:paraId="286E44D3" w14:textId="77777777" w:rsidR="000A0EDF" w:rsidRDefault="000A0EDF" w:rsidP="000A0EDF">
      <w:pPr>
        <w:rPr>
          <w:i/>
          <w:sz w:val="20"/>
          <w:szCs w:val="20"/>
          <w:lang w:val="en-GB" w:eastAsia="nl-BE"/>
        </w:rPr>
      </w:pPr>
    </w:p>
    <w:p w14:paraId="29530AB3" w14:textId="77777777" w:rsidR="000A0EDF" w:rsidRDefault="000A0EDF" w:rsidP="000A0EDF">
      <w:pPr>
        <w:rPr>
          <w:i/>
          <w:sz w:val="20"/>
          <w:szCs w:val="20"/>
          <w:lang w:val="en-GB" w:eastAsia="nl-BE"/>
        </w:rPr>
      </w:pPr>
    </w:p>
    <w:p w14:paraId="71CE49C5" w14:textId="77777777" w:rsidR="000A0EDF" w:rsidRDefault="000A0EDF" w:rsidP="000A0EDF">
      <w:pPr>
        <w:rPr>
          <w:i/>
          <w:sz w:val="20"/>
          <w:szCs w:val="20"/>
          <w:lang w:val="en-GB" w:eastAsia="nl-BE"/>
        </w:rPr>
      </w:pPr>
    </w:p>
    <w:p w14:paraId="11F0F51E" w14:textId="77777777" w:rsidR="00C41A0F" w:rsidRDefault="00C41A0F" w:rsidP="00C41A0F">
      <w:pPr>
        <w:rPr>
          <w:sz w:val="20"/>
          <w:szCs w:val="20"/>
          <w:lang w:val="en-GB" w:eastAsia="nl-BE"/>
        </w:rPr>
      </w:pPr>
    </w:p>
    <w:p w14:paraId="63F83EC3" w14:textId="77777777" w:rsidR="00862987" w:rsidRDefault="00862987" w:rsidP="00A822D3">
      <w:pPr>
        <w:jc w:val="center"/>
        <w:rPr>
          <w:sz w:val="20"/>
          <w:szCs w:val="20"/>
          <w:lang w:val="en-GB" w:eastAsia="nl-BE"/>
        </w:rPr>
      </w:pPr>
      <w:r>
        <w:rPr>
          <w:sz w:val="20"/>
          <w:szCs w:val="20"/>
          <w:lang w:val="en-GB" w:eastAsia="nl-BE"/>
        </w:rPr>
        <w:lastRenderedPageBreak/>
        <w:t xml:space="preserve">- </w:t>
      </w:r>
      <w:r w:rsidR="00CD4FD7">
        <w:rPr>
          <w:b/>
          <w:sz w:val="20"/>
          <w:szCs w:val="20"/>
          <w:lang w:val="en-GB" w:eastAsia="nl-BE"/>
        </w:rPr>
        <w:t>205</w:t>
      </w:r>
      <w:r w:rsidR="00210F15">
        <w:rPr>
          <w:b/>
          <w:sz w:val="20"/>
          <w:szCs w:val="20"/>
          <w:lang w:val="en-GB" w:eastAsia="nl-BE"/>
        </w:rPr>
        <w:t xml:space="preserve"> </w:t>
      </w:r>
      <w:r>
        <w:rPr>
          <w:sz w:val="20"/>
          <w:szCs w:val="20"/>
          <w:lang w:val="en-GB" w:eastAsia="nl-BE"/>
        </w:rPr>
        <w:t>-</w:t>
      </w:r>
    </w:p>
    <w:p w14:paraId="458CA7E4" w14:textId="77777777" w:rsidR="00862987" w:rsidRPr="00862987" w:rsidRDefault="00862987" w:rsidP="00862987">
      <w:pPr>
        <w:rPr>
          <w:sz w:val="20"/>
          <w:szCs w:val="20"/>
          <w:lang w:val="en-GB" w:eastAsia="nl-BE"/>
        </w:rPr>
      </w:pPr>
    </w:p>
    <w:p w14:paraId="4011A2A1" w14:textId="77777777" w:rsidR="003E06A1" w:rsidRDefault="003E06A1" w:rsidP="001C0CD7">
      <w:pPr>
        <w:jc w:val="center"/>
        <w:rPr>
          <w:sz w:val="20"/>
          <w:szCs w:val="20"/>
          <w:lang w:val="en-GB" w:eastAsia="nl-BE"/>
        </w:rPr>
      </w:pPr>
      <w:r>
        <w:rPr>
          <w:i/>
          <w:sz w:val="20"/>
          <w:szCs w:val="20"/>
          <w:lang w:val="en-GB" w:eastAsia="nl-BE"/>
        </w:rPr>
        <w:t xml:space="preserve">Origineel, </w:t>
      </w:r>
      <w:r w:rsidR="00B77BAD">
        <w:rPr>
          <w:sz w:val="20"/>
          <w:szCs w:val="20"/>
          <w:lang w:val="en-GB" w:eastAsia="nl-BE"/>
        </w:rPr>
        <w:t>2</w:t>
      </w:r>
      <w:r>
        <w:rPr>
          <w:sz w:val="20"/>
          <w:szCs w:val="20"/>
          <w:lang w:val="en-GB" w:eastAsia="nl-BE"/>
        </w:rPr>
        <w:t>014</w:t>
      </w:r>
    </w:p>
    <w:p w14:paraId="7F98DB4B" w14:textId="77777777" w:rsidR="00862987" w:rsidRDefault="00862987" w:rsidP="001C0CD7">
      <w:pPr>
        <w:jc w:val="center"/>
        <w:rPr>
          <w:sz w:val="20"/>
          <w:szCs w:val="20"/>
          <w:lang w:val="en-GB" w:eastAsia="nl-BE"/>
        </w:rPr>
      </w:pPr>
    </w:p>
    <w:p w14:paraId="2621C029" w14:textId="77777777" w:rsidR="001C0CD7" w:rsidRDefault="00862987" w:rsidP="001C0CD7">
      <w:pPr>
        <w:jc w:val="center"/>
      </w:pPr>
      <w:r>
        <w:object w:dxaOrig="4700" w:dyaOrig="4723" w14:anchorId="6A1F3C37">
          <v:shape id="_x0000_i1219" type="#_x0000_t75" style="width:154.5pt;height:155.1pt" o:ole="">
            <v:imagedata r:id="rId410" o:title=""/>
          </v:shape>
          <o:OLEObject Type="Embed" ProgID="CorelDRAW.Graphic.12" ShapeID="_x0000_i1219" DrawAspect="Content" ObjectID="_1587467612" r:id="rId411"/>
        </w:object>
      </w:r>
    </w:p>
    <w:p w14:paraId="77D5BEBB" w14:textId="77777777" w:rsidR="00862987" w:rsidRDefault="00862987" w:rsidP="001C0CD7">
      <w:pPr>
        <w:jc w:val="center"/>
        <w:rPr>
          <w:sz w:val="20"/>
          <w:szCs w:val="20"/>
          <w:lang w:val="en-GB" w:eastAsia="nl-BE"/>
        </w:rPr>
      </w:pPr>
    </w:p>
    <w:p w14:paraId="5E0303F8" w14:textId="77777777" w:rsidR="003E06A1" w:rsidRDefault="00FE0A2D" w:rsidP="00FE0A2D">
      <w:pPr>
        <w:jc w:val="both"/>
        <w:rPr>
          <w:sz w:val="20"/>
          <w:szCs w:val="20"/>
          <w:lang w:val="en-GB" w:eastAsia="nl-BE"/>
        </w:rPr>
      </w:pPr>
      <w:r>
        <w:rPr>
          <w:b/>
          <w:lang w:val="en-GB" w:eastAsia="nl-BE"/>
        </w:rPr>
        <w:t xml:space="preserve">+                         </w:t>
      </w:r>
      <w:r>
        <w:rPr>
          <w:sz w:val="20"/>
          <w:szCs w:val="20"/>
          <w:lang w:val="en-GB" w:eastAsia="nl-BE"/>
        </w:rPr>
        <w:t>0642.22 d3a1</w:t>
      </w:r>
    </w:p>
    <w:p w14:paraId="34BC1AA2" w14:textId="77777777" w:rsidR="00CE2AD0" w:rsidRDefault="00CE2AD0" w:rsidP="00FE0A2D">
      <w:pPr>
        <w:jc w:val="both"/>
        <w:rPr>
          <w:sz w:val="20"/>
          <w:szCs w:val="20"/>
          <w:lang w:val="en-GB" w:eastAsia="nl-BE"/>
        </w:rPr>
      </w:pPr>
      <w:r>
        <w:rPr>
          <w:sz w:val="20"/>
          <w:szCs w:val="20"/>
          <w:lang w:val="en-GB" w:eastAsia="nl-BE"/>
        </w:rPr>
        <w:t xml:space="preserve"> </w:t>
      </w:r>
    </w:p>
    <w:p w14:paraId="2F569504" w14:textId="77777777" w:rsidR="00CE2AD0" w:rsidRDefault="00CE2AD0" w:rsidP="00C25EE8">
      <w:pPr>
        <w:jc w:val="both"/>
        <w:rPr>
          <w:b/>
          <w:sz w:val="20"/>
          <w:szCs w:val="20"/>
          <w:lang w:val="en-GB" w:eastAsia="nl-BE"/>
        </w:rPr>
      </w:pPr>
      <w:r>
        <w:rPr>
          <w:sz w:val="20"/>
          <w:szCs w:val="20"/>
          <w:lang w:val="en-GB" w:eastAsia="nl-BE"/>
        </w:rPr>
        <w:tab/>
      </w:r>
      <w:r w:rsidR="00C25EE8">
        <w:rPr>
          <w:b/>
          <w:sz w:val="20"/>
          <w:szCs w:val="20"/>
          <w:lang w:val="en-GB" w:eastAsia="nl-BE"/>
        </w:rPr>
        <w:t>1.P4xb3+</w:t>
      </w:r>
    </w:p>
    <w:p w14:paraId="279F7DF7" w14:textId="77777777" w:rsidR="005052EA" w:rsidRDefault="00C25EE8" w:rsidP="00586E21">
      <w:pPr>
        <w:numPr>
          <w:ilvl w:val="0"/>
          <w:numId w:val="216"/>
        </w:numPr>
        <w:jc w:val="both"/>
        <w:rPr>
          <w:i/>
          <w:sz w:val="20"/>
          <w:szCs w:val="20"/>
          <w:lang w:val="en-GB" w:eastAsia="nl-BE"/>
        </w:rPr>
      </w:pPr>
      <w:r w:rsidRPr="00084178">
        <w:rPr>
          <w:sz w:val="20"/>
          <w:szCs w:val="20"/>
          <w:lang w:val="en-GB" w:eastAsia="nl-BE"/>
        </w:rPr>
        <w:t>1.c8D? Lxd4 2.Dd7 e1D</w:t>
      </w:r>
      <w:r w:rsidR="00084178" w:rsidRPr="00084178">
        <w:rPr>
          <w:sz w:val="20"/>
          <w:szCs w:val="20"/>
          <w:lang w:val="en-GB" w:eastAsia="nl-BE"/>
        </w:rPr>
        <w:t xml:space="preserve"> </w:t>
      </w:r>
      <w:r w:rsidR="00084178" w:rsidRPr="00084178">
        <w:rPr>
          <w:i/>
          <w:sz w:val="20"/>
          <w:szCs w:val="20"/>
          <w:lang w:val="en-GB" w:eastAsia="nl-BE"/>
        </w:rPr>
        <w:t>(2...Lc3 3</w:t>
      </w:r>
      <w:r w:rsidR="00084178">
        <w:rPr>
          <w:i/>
          <w:sz w:val="20"/>
          <w:szCs w:val="20"/>
          <w:lang w:val="en-GB" w:eastAsia="nl-BE"/>
        </w:rPr>
        <w:t>.</w:t>
      </w:r>
      <w:r w:rsidR="00084178" w:rsidRPr="00084178">
        <w:rPr>
          <w:i/>
          <w:sz w:val="20"/>
          <w:szCs w:val="20"/>
          <w:lang w:val="en-GB" w:eastAsia="nl-BE"/>
        </w:rPr>
        <w:t>Lxb1 e1D 4.Pxb3+ Kxb1</w:t>
      </w:r>
      <w:r w:rsidR="005052EA">
        <w:rPr>
          <w:i/>
          <w:sz w:val="20"/>
          <w:szCs w:val="20"/>
          <w:lang w:val="en-GB" w:eastAsia="nl-BE"/>
        </w:rPr>
        <w:t xml:space="preserve"> </w:t>
      </w:r>
      <w:r w:rsidR="00084178" w:rsidRPr="00084178">
        <w:rPr>
          <w:i/>
          <w:sz w:val="20"/>
          <w:szCs w:val="20"/>
          <w:lang w:val="en-GB" w:eastAsia="nl-BE"/>
        </w:rPr>
        <w:t xml:space="preserve">5.Kc4 Tc2 6.Kb5 De5+ 7.Ka4 Kb2 8.Da7 De8+ 9.Dd7+ Dxd7+ en mat.) </w:t>
      </w:r>
      <w:r w:rsidR="00084178" w:rsidRPr="00084178">
        <w:rPr>
          <w:sz w:val="20"/>
          <w:szCs w:val="20"/>
          <w:lang w:val="en-GB" w:eastAsia="nl-BE"/>
        </w:rPr>
        <w:t>3.Dxd4+ b2 4.Lxb</w:t>
      </w:r>
      <w:r w:rsidR="008E18EC">
        <w:rPr>
          <w:sz w:val="20"/>
          <w:szCs w:val="20"/>
          <w:lang w:val="en-GB" w:eastAsia="nl-BE"/>
        </w:rPr>
        <w:t>1 Txb1 5.Pxb1 Kxb1 6.Dg7 Dd1+ 7.</w:t>
      </w:r>
      <w:r w:rsidR="00084178" w:rsidRPr="00084178">
        <w:rPr>
          <w:sz w:val="20"/>
          <w:szCs w:val="20"/>
          <w:lang w:val="en-GB" w:eastAsia="nl-BE"/>
        </w:rPr>
        <w:t>Kc4 Ka2 8.</w:t>
      </w:r>
      <w:r w:rsidR="00084178">
        <w:rPr>
          <w:sz w:val="20"/>
          <w:szCs w:val="20"/>
          <w:lang w:val="en-GB" w:eastAsia="nl-BE"/>
        </w:rPr>
        <w:t>Dg2</w:t>
      </w:r>
      <w:r w:rsidR="008E18EC">
        <w:rPr>
          <w:sz w:val="20"/>
          <w:szCs w:val="20"/>
          <w:lang w:val="en-GB" w:eastAsia="nl-BE"/>
        </w:rPr>
        <w:t xml:space="preserve"> Kxa3 9.Dg3+ Ka4 10.Dg6</w:t>
      </w:r>
      <w:r w:rsidR="00E43D9E">
        <w:rPr>
          <w:sz w:val="20"/>
          <w:szCs w:val="20"/>
          <w:lang w:val="en-GB" w:eastAsia="nl-BE"/>
        </w:rPr>
        <w:t xml:space="preserve"> Df1+ 11.Kd4 b1D, en zwart wint.</w:t>
      </w:r>
    </w:p>
    <w:p w14:paraId="2CB03975" w14:textId="77777777" w:rsidR="00E7249D" w:rsidRPr="00D30C11" w:rsidRDefault="00E7249D" w:rsidP="00586E21">
      <w:pPr>
        <w:numPr>
          <w:ilvl w:val="0"/>
          <w:numId w:val="216"/>
        </w:numPr>
        <w:jc w:val="both"/>
        <w:rPr>
          <w:i/>
          <w:sz w:val="20"/>
          <w:szCs w:val="20"/>
          <w:lang w:val="nl-BE" w:eastAsia="nl-BE"/>
        </w:rPr>
      </w:pPr>
      <w:r w:rsidRPr="002C7E74">
        <w:rPr>
          <w:sz w:val="20"/>
          <w:szCs w:val="20"/>
          <w:lang w:val="nl-BE" w:eastAsia="nl-BE"/>
        </w:rPr>
        <w:t>1.P2xb3</w:t>
      </w:r>
      <w:r w:rsidR="003D7AC6">
        <w:rPr>
          <w:sz w:val="20"/>
          <w:szCs w:val="20"/>
          <w:lang w:val="nl-BE" w:eastAsia="nl-BE"/>
        </w:rPr>
        <w:t>+? Kb2 2.Kxe2 Lxd4</w:t>
      </w:r>
      <w:r w:rsidR="002C7E74" w:rsidRPr="002C7E74">
        <w:rPr>
          <w:sz w:val="20"/>
          <w:szCs w:val="20"/>
          <w:lang w:val="nl-BE" w:eastAsia="nl-BE"/>
        </w:rPr>
        <w:t xml:space="preserve"> 3.Pxd4 Te1+ 4.Kd2 Te8 </w:t>
      </w:r>
      <w:r w:rsidR="007A54F0">
        <w:rPr>
          <w:sz w:val="20"/>
          <w:szCs w:val="20"/>
          <w:lang w:val="nl-BE" w:eastAsia="nl-BE"/>
        </w:rPr>
        <w:t>en</w:t>
      </w:r>
      <w:r w:rsidR="002C7E74" w:rsidRPr="002C7E74">
        <w:rPr>
          <w:sz w:val="20"/>
          <w:szCs w:val="20"/>
          <w:lang w:val="nl-BE" w:eastAsia="nl-BE"/>
        </w:rPr>
        <w:t xml:space="preserve"> </w:t>
      </w:r>
      <w:r w:rsidR="00D30C11">
        <w:rPr>
          <w:sz w:val="20"/>
          <w:szCs w:val="20"/>
          <w:lang w:val="nl-BE" w:eastAsia="nl-BE"/>
        </w:rPr>
        <w:t>5.</w:t>
      </w:r>
      <w:r w:rsidR="002C7E74">
        <w:rPr>
          <w:sz w:val="20"/>
          <w:szCs w:val="20"/>
          <w:lang w:val="nl-BE" w:eastAsia="nl-BE"/>
        </w:rPr>
        <w:t>Lxb1 Kxb1, remise.</w:t>
      </w:r>
    </w:p>
    <w:p w14:paraId="7F991757" w14:textId="77777777" w:rsidR="00FD6AEF" w:rsidRDefault="00FD6AEF" w:rsidP="002C7E74">
      <w:pPr>
        <w:jc w:val="both"/>
        <w:rPr>
          <w:b/>
          <w:sz w:val="20"/>
          <w:szCs w:val="20"/>
          <w:lang w:val="nl-BE" w:eastAsia="nl-BE"/>
        </w:rPr>
      </w:pPr>
      <w:r>
        <w:rPr>
          <w:b/>
          <w:sz w:val="20"/>
          <w:szCs w:val="20"/>
          <w:lang w:val="nl-BE" w:eastAsia="nl-BE"/>
        </w:rPr>
        <w:tab/>
        <w:t>1…</w:t>
      </w:r>
      <w:r>
        <w:rPr>
          <w:b/>
          <w:sz w:val="20"/>
          <w:szCs w:val="20"/>
          <w:lang w:val="nl-BE" w:eastAsia="nl-BE"/>
        </w:rPr>
        <w:tab/>
      </w:r>
      <w:r>
        <w:rPr>
          <w:b/>
          <w:sz w:val="20"/>
          <w:szCs w:val="20"/>
          <w:lang w:val="nl-BE" w:eastAsia="nl-BE"/>
        </w:rPr>
        <w:tab/>
        <w:t>Txb3</w:t>
      </w:r>
      <w:r w:rsidR="0015415A">
        <w:rPr>
          <w:b/>
          <w:sz w:val="20"/>
          <w:szCs w:val="20"/>
          <w:lang w:val="nl-BE" w:eastAsia="nl-BE"/>
        </w:rPr>
        <w:t>+</w:t>
      </w:r>
      <w:r>
        <w:rPr>
          <w:b/>
          <w:sz w:val="20"/>
          <w:szCs w:val="20"/>
          <w:lang w:val="nl-BE" w:eastAsia="nl-BE"/>
        </w:rPr>
        <w:t xml:space="preserve"> </w:t>
      </w:r>
    </w:p>
    <w:p w14:paraId="2F215CA4" w14:textId="77777777" w:rsidR="00FD6AEF" w:rsidRDefault="00FD6AEF" w:rsidP="002C7E74">
      <w:pPr>
        <w:jc w:val="both"/>
        <w:rPr>
          <w:b/>
          <w:sz w:val="20"/>
          <w:szCs w:val="20"/>
          <w:lang w:val="nl-BE" w:eastAsia="nl-BE"/>
        </w:rPr>
      </w:pPr>
      <w:r>
        <w:rPr>
          <w:b/>
          <w:sz w:val="20"/>
          <w:szCs w:val="20"/>
          <w:lang w:val="nl-BE" w:eastAsia="nl-BE"/>
        </w:rPr>
        <w:tab/>
        <w:t>2.Pxb3+</w:t>
      </w:r>
      <w:r>
        <w:rPr>
          <w:b/>
          <w:sz w:val="20"/>
          <w:szCs w:val="20"/>
          <w:lang w:val="nl-BE" w:eastAsia="nl-BE"/>
        </w:rPr>
        <w:tab/>
        <w:t>Kb2</w:t>
      </w:r>
    </w:p>
    <w:p w14:paraId="2DEBD91E" w14:textId="77777777" w:rsidR="00FD6AEF" w:rsidRDefault="00FD6AEF" w:rsidP="002C7E74">
      <w:pPr>
        <w:jc w:val="both"/>
        <w:rPr>
          <w:b/>
          <w:sz w:val="20"/>
          <w:szCs w:val="20"/>
          <w:lang w:val="nl-BE" w:eastAsia="nl-BE"/>
        </w:rPr>
      </w:pPr>
      <w:r>
        <w:rPr>
          <w:b/>
          <w:sz w:val="20"/>
          <w:szCs w:val="20"/>
          <w:lang w:val="nl-BE" w:eastAsia="nl-BE"/>
        </w:rPr>
        <w:tab/>
        <w:t>3.c8D</w:t>
      </w:r>
      <w:r>
        <w:rPr>
          <w:b/>
          <w:sz w:val="20"/>
          <w:szCs w:val="20"/>
          <w:lang w:val="nl-BE" w:eastAsia="nl-BE"/>
        </w:rPr>
        <w:tab/>
      </w:r>
      <w:r>
        <w:rPr>
          <w:b/>
          <w:sz w:val="20"/>
          <w:szCs w:val="20"/>
          <w:lang w:val="nl-BE" w:eastAsia="nl-BE"/>
        </w:rPr>
        <w:tab/>
        <w:t>e1D</w:t>
      </w:r>
    </w:p>
    <w:p w14:paraId="4BF5300F" w14:textId="77777777" w:rsidR="007E3BF1" w:rsidRDefault="007E3BF1" w:rsidP="002C7E74">
      <w:pPr>
        <w:jc w:val="both"/>
        <w:rPr>
          <w:sz w:val="20"/>
          <w:szCs w:val="20"/>
          <w:lang w:val="nl-BE" w:eastAsia="nl-BE"/>
        </w:rPr>
      </w:pPr>
      <w:r>
        <w:rPr>
          <w:sz w:val="20"/>
          <w:szCs w:val="20"/>
          <w:lang w:val="nl-BE" w:eastAsia="nl-BE"/>
        </w:rPr>
        <w:t>3.e1P+</w:t>
      </w:r>
      <w:r w:rsidR="009D445A">
        <w:rPr>
          <w:sz w:val="20"/>
          <w:szCs w:val="20"/>
          <w:lang w:val="nl-BE" w:eastAsia="nl-BE"/>
        </w:rPr>
        <w:t>?</w:t>
      </w:r>
      <w:r>
        <w:rPr>
          <w:sz w:val="20"/>
          <w:szCs w:val="20"/>
          <w:lang w:val="nl-BE" w:eastAsia="nl-BE"/>
        </w:rPr>
        <w:t xml:space="preserve"> 4.Ke4 Txc2 5.Dxh8+ Kxb3</w:t>
      </w:r>
      <w:r w:rsidR="009D445A">
        <w:rPr>
          <w:sz w:val="20"/>
          <w:szCs w:val="20"/>
          <w:lang w:val="nl-BE" w:eastAsia="nl-BE"/>
        </w:rPr>
        <w:t xml:space="preserve"> </w:t>
      </w:r>
      <w:r>
        <w:rPr>
          <w:sz w:val="20"/>
          <w:szCs w:val="20"/>
          <w:lang w:val="nl-BE" w:eastAsia="nl-BE"/>
        </w:rPr>
        <w:t>6.Db8+ Kxa3 7.Dg3+ Ka4 8.Dxe1</w:t>
      </w:r>
    </w:p>
    <w:p w14:paraId="18419953" w14:textId="77777777" w:rsidR="009D445A" w:rsidRDefault="009D445A" w:rsidP="002C7E74">
      <w:pPr>
        <w:jc w:val="both"/>
        <w:rPr>
          <w:sz w:val="20"/>
          <w:szCs w:val="20"/>
          <w:lang w:val="nl-BE" w:eastAsia="nl-BE"/>
        </w:rPr>
      </w:pPr>
    </w:p>
    <w:p w14:paraId="27A3D1E1" w14:textId="77777777" w:rsidR="009D445A" w:rsidRDefault="009D445A" w:rsidP="002C7E74">
      <w:pPr>
        <w:jc w:val="both"/>
        <w:rPr>
          <w:sz w:val="20"/>
          <w:szCs w:val="20"/>
          <w:lang w:val="nl-BE" w:eastAsia="nl-BE"/>
        </w:rPr>
      </w:pPr>
    </w:p>
    <w:p w14:paraId="52B77E94" w14:textId="77777777" w:rsidR="009D445A" w:rsidRDefault="009D445A" w:rsidP="002C7E74">
      <w:pPr>
        <w:jc w:val="both"/>
        <w:rPr>
          <w:sz w:val="20"/>
          <w:szCs w:val="20"/>
          <w:lang w:val="nl-BE" w:eastAsia="nl-BE"/>
        </w:rPr>
      </w:pPr>
    </w:p>
    <w:p w14:paraId="647FC570" w14:textId="77777777" w:rsidR="000A54FA" w:rsidRDefault="007E3BF1" w:rsidP="002C7E74">
      <w:pPr>
        <w:jc w:val="both"/>
        <w:rPr>
          <w:sz w:val="20"/>
          <w:szCs w:val="20"/>
          <w:lang w:val="nl-BE" w:eastAsia="nl-BE"/>
        </w:rPr>
      </w:pPr>
      <w:r>
        <w:rPr>
          <w:sz w:val="20"/>
          <w:szCs w:val="20"/>
          <w:lang w:val="nl-BE" w:eastAsia="nl-BE"/>
        </w:rPr>
        <w:tab/>
      </w:r>
    </w:p>
    <w:p w14:paraId="14C63314" w14:textId="77777777" w:rsidR="007E3BF1" w:rsidRDefault="007E3BF1" w:rsidP="000A54FA">
      <w:pPr>
        <w:ind w:firstLine="708"/>
        <w:jc w:val="both"/>
        <w:rPr>
          <w:b/>
          <w:sz w:val="20"/>
          <w:szCs w:val="20"/>
          <w:lang w:val="nl-BE" w:eastAsia="nl-BE"/>
        </w:rPr>
      </w:pPr>
      <w:r>
        <w:rPr>
          <w:b/>
          <w:sz w:val="20"/>
          <w:szCs w:val="20"/>
          <w:lang w:val="nl-BE" w:eastAsia="nl-BE"/>
        </w:rPr>
        <w:t>4.Dxh8+</w:t>
      </w:r>
      <w:r>
        <w:rPr>
          <w:b/>
          <w:sz w:val="20"/>
          <w:szCs w:val="20"/>
          <w:lang w:val="nl-BE" w:eastAsia="nl-BE"/>
        </w:rPr>
        <w:tab/>
        <w:t>Ka2</w:t>
      </w:r>
    </w:p>
    <w:p w14:paraId="12A2547E" w14:textId="77777777" w:rsidR="003E06A1" w:rsidRDefault="007E3BF1" w:rsidP="006F3923">
      <w:pPr>
        <w:jc w:val="both"/>
        <w:rPr>
          <w:sz w:val="20"/>
          <w:szCs w:val="20"/>
          <w:lang w:val="nl-BE" w:eastAsia="nl-BE"/>
        </w:rPr>
      </w:pPr>
      <w:r>
        <w:rPr>
          <w:sz w:val="20"/>
          <w:szCs w:val="20"/>
          <w:lang w:val="nl-BE" w:eastAsia="nl-BE"/>
        </w:rPr>
        <w:t>4…Kxa3 5.Df8+ Ka4 6.Da8+ Kb5</w:t>
      </w:r>
    </w:p>
    <w:p w14:paraId="78903186" w14:textId="77777777" w:rsidR="007E3BF1" w:rsidRDefault="007E3BF1" w:rsidP="006F3923">
      <w:pPr>
        <w:jc w:val="both"/>
        <w:rPr>
          <w:sz w:val="20"/>
          <w:szCs w:val="20"/>
          <w:lang w:val="nl-BE" w:eastAsia="nl-BE"/>
        </w:rPr>
      </w:pPr>
      <w:r>
        <w:rPr>
          <w:sz w:val="20"/>
          <w:szCs w:val="20"/>
          <w:lang w:val="nl-BE" w:eastAsia="nl-BE"/>
        </w:rPr>
        <w:t>7.Db7+ Ka4 8.Da6+ Ka5 9.D</w:t>
      </w:r>
      <w:r w:rsidR="008E18EC">
        <w:rPr>
          <w:sz w:val="20"/>
          <w:szCs w:val="20"/>
          <w:lang w:val="nl-BE" w:eastAsia="nl-BE"/>
        </w:rPr>
        <w:t>x</w:t>
      </w:r>
      <w:r w:rsidR="007C16EA">
        <w:rPr>
          <w:sz w:val="20"/>
          <w:szCs w:val="20"/>
          <w:lang w:val="nl-BE" w:eastAsia="nl-BE"/>
        </w:rPr>
        <w:t xml:space="preserve">a5+ </w:t>
      </w:r>
    </w:p>
    <w:p w14:paraId="4EC8D405" w14:textId="77777777" w:rsidR="007E3BF1" w:rsidRDefault="007E3BF1" w:rsidP="006F3923">
      <w:pPr>
        <w:jc w:val="both"/>
        <w:rPr>
          <w:b/>
          <w:sz w:val="20"/>
          <w:szCs w:val="20"/>
          <w:lang w:val="nl-BE" w:eastAsia="nl-BE"/>
        </w:rPr>
      </w:pPr>
      <w:r>
        <w:rPr>
          <w:sz w:val="20"/>
          <w:szCs w:val="20"/>
          <w:lang w:val="nl-BE" w:eastAsia="nl-BE"/>
        </w:rPr>
        <w:tab/>
      </w:r>
      <w:r>
        <w:rPr>
          <w:b/>
          <w:sz w:val="20"/>
          <w:szCs w:val="20"/>
          <w:lang w:val="nl-BE" w:eastAsia="nl-BE"/>
        </w:rPr>
        <w:t>5.Pxc1</w:t>
      </w:r>
      <w:r w:rsidR="008E18EC">
        <w:rPr>
          <w:b/>
          <w:sz w:val="20"/>
          <w:szCs w:val="20"/>
          <w:lang w:val="nl-BE" w:eastAsia="nl-BE"/>
        </w:rPr>
        <w:t>+</w:t>
      </w:r>
      <w:r w:rsidR="008E18EC">
        <w:rPr>
          <w:b/>
          <w:sz w:val="20"/>
          <w:szCs w:val="20"/>
          <w:lang w:val="nl-BE" w:eastAsia="nl-BE"/>
        </w:rPr>
        <w:tab/>
      </w:r>
      <w:r>
        <w:rPr>
          <w:b/>
          <w:sz w:val="20"/>
          <w:szCs w:val="20"/>
          <w:lang w:val="nl-BE" w:eastAsia="nl-BE"/>
        </w:rPr>
        <w:t>Dxc1</w:t>
      </w:r>
    </w:p>
    <w:p w14:paraId="097AA4DA" w14:textId="77777777" w:rsidR="007E3BF1" w:rsidRDefault="007E3BF1" w:rsidP="006F3923">
      <w:pPr>
        <w:jc w:val="both"/>
        <w:rPr>
          <w:b/>
          <w:sz w:val="20"/>
          <w:szCs w:val="20"/>
          <w:lang w:val="nl-BE" w:eastAsia="nl-BE"/>
        </w:rPr>
      </w:pPr>
      <w:r>
        <w:rPr>
          <w:b/>
          <w:sz w:val="20"/>
          <w:szCs w:val="20"/>
          <w:lang w:val="nl-BE" w:eastAsia="nl-BE"/>
        </w:rPr>
        <w:tab/>
        <w:t>6.Dg8+</w:t>
      </w:r>
      <w:r>
        <w:rPr>
          <w:b/>
          <w:sz w:val="20"/>
          <w:szCs w:val="20"/>
          <w:lang w:val="nl-BE" w:eastAsia="nl-BE"/>
        </w:rPr>
        <w:tab/>
      </w:r>
      <w:r>
        <w:rPr>
          <w:b/>
          <w:sz w:val="20"/>
          <w:szCs w:val="20"/>
          <w:lang w:val="nl-BE" w:eastAsia="nl-BE"/>
        </w:rPr>
        <w:tab/>
        <w:t>Ka1</w:t>
      </w:r>
    </w:p>
    <w:p w14:paraId="4112FB4A" w14:textId="77777777" w:rsidR="007E3BF1" w:rsidRDefault="007E3BF1" w:rsidP="006F3923">
      <w:pPr>
        <w:jc w:val="both"/>
        <w:rPr>
          <w:b/>
          <w:sz w:val="20"/>
          <w:szCs w:val="20"/>
          <w:lang w:val="nl-BE" w:eastAsia="nl-BE"/>
        </w:rPr>
      </w:pPr>
      <w:r>
        <w:rPr>
          <w:b/>
          <w:sz w:val="20"/>
          <w:szCs w:val="20"/>
          <w:lang w:val="nl-BE" w:eastAsia="nl-BE"/>
        </w:rPr>
        <w:tab/>
        <w:t>7.Dg7+</w:t>
      </w:r>
      <w:r>
        <w:rPr>
          <w:b/>
          <w:sz w:val="20"/>
          <w:szCs w:val="20"/>
          <w:lang w:val="nl-BE" w:eastAsia="nl-BE"/>
        </w:rPr>
        <w:tab/>
      </w:r>
      <w:r>
        <w:rPr>
          <w:b/>
          <w:sz w:val="20"/>
          <w:szCs w:val="20"/>
          <w:lang w:val="nl-BE" w:eastAsia="nl-BE"/>
        </w:rPr>
        <w:tab/>
        <w:t>Ka2</w:t>
      </w:r>
    </w:p>
    <w:p w14:paraId="103F1349" w14:textId="77777777" w:rsidR="007E3BF1" w:rsidRDefault="007E3BF1" w:rsidP="006F3923">
      <w:pPr>
        <w:jc w:val="both"/>
        <w:rPr>
          <w:b/>
          <w:sz w:val="20"/>
          <w:szCs w:val="20"/>
          <w:lang w:val="nl-BE" w:eastAsia="nl-BE"/>
        </w:rPr>
      </w:pPr>
      <w:r>
        <w:rPr>
          <w:b/>
          <w:sz w:val="20"/>
          <w:szCs w:val="20"/>
          <w:lang w:val="nl-BE" w:eastAsia="nl-BE"/>
        </w:rPr>
        <w:tab/>
        <w:t>8.Df7+</w:t>
      </w:r>
      <w:r>
        <w:rPr>
          <w:b/>
          <w:sz w:val="20"/>
          <w:szCs w:val="20"/>
          <w:lang w:val="nl-BE" w:eastAsia="nl-BE"/>
        </w:rPr>
        <w:tab/>
      </w:r>
      <w:r>
        <w:rPr>
          <w:b/>
          <w:sz w:val="20"/>
          <w:szCs w:val="20"/>
          <w:lang w:val="nl-BE" w:eastAsia="nl-BE"/>
        </w:rPr>
        <w:tab/>
        <w:t>Ka1</w:t>
      </w:r>
    </w:p>
    <w:p w14:paraId="5ED3A358" w14:textId="77777777" w:rsidR="007E3BF1" w:rsidRDefault="007E3BF1" w:rsidP="006F3923">
      <w:pPr>
        <w:jc w:val="both"/>
        <w:rPr>
          <w:b/>
          <w:sz w:val="20"/>
          <w:szCs w:val="20"/>
          <w:lang w:val="nl-BE" w:eastAsia="nl-BE"/>
        </w:rPr>
      </w:pPr>
      <w:r>
        <w:rPr>
          <w:b/>
          <w:sz w:val="20"/>
          <w:szCs w:val="20"/>
          <w:lang w:val="nl-BE" w:eastAsia="nl-BE"/>
        </w:rPr>
        <w:tab/>
        <w:t>9.Df6+</w:t>
      </w:r>
      <w:r>
        <w:rPr>
          <w:b/>
          <w:sz w:val="20"/>
          <w:szCs w:val="20"/>
          <w:lang w:val="nl-BE" w:eastAsia="nl-BE"/>
        </w:rPr>
        <w:tab/>
      </w:r>
      <w:r>
        <w:rPr>
          <w:b/>
          <w:sz w:val="20"/>
          <w:szCs w:val="20"/>
          <w:lang w:val="nl-BE" w:eastAsia="nl-BE"/>
        </w:rPr>
        <w:tab/>
        <w:t>Ka2</w:t>
      </w:r>
    </w:p>
    <w:p w14:paraId="782E6046" w14:textId="77777777" w:rsidR="007E3BF1" w:rsidRDefault="007E3BF1" w:rsidP="006F3923">
      <w:pPr>
        <w:jc w:val="both"/>
        <w:rPr>
          <w:b/>
          <w:sz w:val="20"/>
          <w:szCs w:val="20"/>
          <w:lang w:val="nl-BE" w:eastAsia="nl-BE"/>
        </w:rPr>
      </w:pPr>
      <w:r>
        <w:rPr>
          <w:b/>
          <w:sz w:val="20"/>
          <w:szCs w:val="20"/>
          <w:lang w:val="nl-BE" w:eastAsia="nl-BE"/>
        </w:rPr>
        <w:t xml:space="preserve">           10.De6+</w:t>
      </w:r>
      <w:r>
        <w:rPr>
          <w:b/>
          <w:sz w:val="20"/>
          <w:szCs w:val="20"/>
          <w:lang w:val="nl-BE" w:eastAsia="nl-BE"/>
        </w:rPr>
        <w:tab/>
      </w:r>
      <w:r>
        <w:rPr>
          <w:b/>
          <w:sz w:val="20"/>
          <w:szCs w:val="20"/>
          <w:lang w:val="nl-BE" w:eastAsia="nl-BE"/>
        </w:rPr>
        <w:tab/>
        <w:t>Ka1</w:t>
      </w:r>
    </w:p>
    <w:p w14:paraId="2630608E" w14:textId="77777777" w:rsidR="007E3BF1" w:rsidRDefault="007E3BF1" w:rsidP="006F3923">
      <w:pPr>
        <w:jc w:val="both"/>
        <w:rPr>
          <w:b/>
          <w:sz w:val="20"/>
          <w:szCs w:val="20"/>
          <w:lang w:val="nl-BE" w:eastAsia="nl-BE"/>
        </w:rPr>
      </w:pPr>
      <w:r>
        <w:rPr>
          <w:b/>
          <w:sz w:val="20"/>
          <w:szCs w:val="20"/>
          <w:lang w:val="nl-BE" w:eastAsia="nl-BE"/>
        </w:rPr>
        <w:t xml:space="preserve">           11.De5+</w:t>
      </w:r>
      <w:r>
        <w:rPr>
          <w:b/>
          <w:sz w:val="20"/>
          <w:szCs w:val="20"/>
          <w:lang w:val="nl-BE" w:eastAsia="nl-BE"/>
        </w:rPr>
        <w:tab/>
      </w:r>
      <w:r>
        <w:rPr>
          <w:b/>
          <w:sz w:val="20"/>
          <w:szCs w:val="20"/>
          <w:lang w:val="nl-BE" w:eastAsia="nl-BE"/>
        </w:rPr>
        <w:tab/>
        <w:t>Ka2</w:t>
      </w:r>
    </w:p>
    <w:p w14:paraId="28F4FCA2" w14:textId="77777777" w:rsidR="007E3BF1" w:rsidRDefault="007E3BF1" w:rsidP="006F3923">
      <w:pPr>
        <w:jc w:val="both"/>
        <w:rPr>
          <w:b/>
          <w:sz w:val="20"/>
          <w:szCs w:val="20"/>
          <w:lang w:val="nl-BE" w:eastAsia="nl-BE"/>
        </w:rPr>
      </w:pPr>
      <w:r>
        <w:rPr>
          <w:b/>
          <w:sz w:val="20"/>
          <w:szCs w:val="20"/>
          <w:lang w:val="nl-BE" w:eastAsia="nl-BE"/>
        </w:rPr>
        <w:t xml:space="preserve">           12.Dd5+</w:t>
      </w:r>
      <w:r>
        <w:rPr>
          <w:b/>
          <w:sz w:val="20"/>
          <w:szCs w:val="20"/>
          <w:lang w:val="nl-BE" w:eastAsia="nl-BE"/>
        </w:rPr>
        <w:tab/>
      </w:r>
      <w:r>
        <w:rPr>
          <w:b/>
          <w:sz w:val="20"/>
          <w:szCs w:val="20"/>
          <w:lang w:val="nl-BE" w:eastAsia="nl-BE"/>
        </w:rPr>
        <w:tab/>
        <w:t>Ka1</w:t>
      </w:r>
    </w:p>
    <w:p w14:paraId="598C8C8C" w14:textId="77777777" w:rsidR="007E3BF1" w:rsidRDefault="007E3BF1" w:rsidP="006F3923">
      <w:pPr>
        <w:jc w:val="both"/>
        <w:rPr>
          <w:b/>
          <w:sz w:val="20"/>
          <w:szCs w:val="20"/>
          <w:lang w:val="nl-BE" w:eastAsia="nl-BE"/>
        </w:rPr>
      </w:pPr>
      <w:r>
        <w:rPr>
          <w:b/>
          <w:sz w:val="20"/>
          <w:szCs w:val="20"/>
          <w:lang w:val="nl-BE" w:eastAsia="nl-BE"/>
        </w:rPr>
        <w:t xml:space="preserve">           13.Dd4+</w:t>
      </w:r>
      <w:r>
        <w:rPr>
          <w:b/>
          <w:sz w:val="20"/>
          <w:szCs w:val="20"/>
          <w:lang w:val="nl-BE" w:eastAsia="nl-BE"/>
        </w:rPr>
        <w:tab/>
      </w:r>
      <w:r>
        <w:rPr>
          <w:b/>
          <w:sz w:val="20"/>
          <w:szCs w:val="20"/>
          <w:lang w:val="nl-BE" w:eastAsia="nl-BE"/>
        </w:rPr>
        <w:tab/>
        <w:t>Kb2</w:t>
      </w:r>
    </w:p>
    <w:p w14:paraId="7FF8AB73" w14:textId="77777777" w:rsidR="007E3BF1" w:rsidRDefault="007E3BF1" w:rsidP="006F3923">
      <w:pPr>
        <w:jc w:val="both"/>
        <w:rPr>
          <w:b/>
          <w:sz w:val="20"/>
          <w:szCs w:val="20"/>
          <w:lang w:val="nl-BE" w:eastAsia="nl-BE"/>
        </w:rPr>
      </w:pPr>
      <w:r>
        <w:rPr>
          <w:b/>
          <w:sz w:val="20"/>
          <w:szCs w:val="20"/>
          <w:lang w:val="nl-BE" w:eastAsia="nl-BE"/>
        </w:rPr>
        <w:t xml:space="preserve">           14.Dc4+</w:t>
      </w:r>
      <w:r>
        <w:rPr>
          <w:b/>
          <w:sz w:val="20"/>
          <w:szCs w:val="20"/>
          <w:lang w:val="nl-BE" w:eastAsia="nl-BE"/>
        </w:rPr>
        <w:tab/>
      </w:r>
      <w:r>
        <w:rPr>
          <w:b/>
          <w:sz w:val="20"/>
          <w:szCs w:val="20"/>
          <w:lang w:val="nl-BE" w:eastAsia="nl-BE"/>
        </w:rPr>
        <w:tab/>
        <w:t>Ka1</w:t>
      </w:r>
    </w:p>
    <w:p w14:paraId="01D65DC2" w14:textId="77777777" w:rsidR="007E3BF1" w:rsidRDefault="007E3BF1" w:rsidP="006F3923">
      <w:pPr>
        <w:jc w:val="both"/>
        <w:rPr>
          <w:b/>
          <w:sz w:val="20"/>
          <w:szCs w:val="20"/>
          <w:lang w:val="nl-BE" w:eastAsia="nl-BE"/>
        </w:rPr>
      </w:pPr>
      <w:r>
        <w:rPr>
          <w:b/>
          <w:sz w:val="20"/>
          <w:szCs w:val="20"/>
          <w:lang w:val="nl-BE" w:eastAsia="nl-BE"/>
        </w:rPr>
        <w:t xml:space="preserve">           15.Dc3+</w:t>
      </w:r>
      <w:r>
        <w:rPr>
          <w:b/>
          <w:sz w:val="20"/>
          <w:szCs w:val="20"/>
          <w:lang w:val="nl-BE" w:eastAsia="nl-BE"/>
        </w:rPr>
        <w:tab/>
      </w:r>
      <w:r>
        <w:rPr>
          <w:b/>
          <w:sz w:val="20"/>
          <w:szCs w:val="20"/>
          <w:lang w:val="nl-BE" w:eastAsia="nl-BE"/>
        </w:rPr>
        <w:tab/>
        <w:t>Ka2</w:t>
      </w:r>
    </w:p>
    <w:p w14:paraId="17D77C13" w14:textId="77777777" w:rsidR="007E3BF1" w:rsidRDefault="007E3BF1" w:rsidP="006F3923">
      <w:pPr>
        <w:jc w:val="both"/>
        <w:rPr>
          <w:b/>
          <w:sz w:val="20"/>
          <w:szCs w:val="20"/>
          <w:lang w:val="nl-BE" w:eastAsia="nl-BE"/>
        </w:rPr>
      </w:pPr>
      <w:r>
        <w:rPr>
          <w:b/>
          <w:sz w:val="20"/>
          <w:szCs w:val="20"/>
          <w:lang w:val="nl-BE" w:eastAsia="nl-BE"/>
        </w:rPr>
        <w:t xml:space="preserve">           16.Lb3+</w:t>
      </w:r>
      <w:r>
        <w:rPr>
          <w:b/>
          <w:sz w:val="20"/>
          <w:szCs w:val="20"/>
          <w:lang w:val="nl-BE" w:eastAsia="nl-BE"/>
        </w:rPr>
        <w:tab/>
      </w:r>
      <w:r>
        <w:rPr>
          <w:b/>
          <w:sz w:val="20"/>
          <w:szCs w:val="20"/>
          <w:lang w:val="nl-BE" w:eastAsia="nl-BE"/>
        </w:rPr>
        <w:tab/>
        <w:t>Kb1</w:t>
      </w:r>
    </w:p>
    <w:p w14:paraId="40BF98E8" w14:textId="77777777" w:rsidR="007E3BF1" w:rsidRDefault="007E3BF1" w:rsidP="006F3923">
      <w:pPr>
        <w:jc w:val="both"/>
        <w:rPr>
          <w:b/>
          <w:sz w:val="20"/>
          <w:szCs w:val="20"/>
          <w:lang w:val="nl-BE" w:eastAsia="nl-BE"/>
        </w:rPr>
      </w:pPr>
      <w:r>
        <w:rPr>
          <w:b/>
          <w:sz w:val="20"/>
          <w:szCs w:val="20"/>
          <w:lang w:val="nl-BE" w:eastAsia="nl-BE"/>
        </w:rPr>
        <w:t xml:space="preserve">           17.La2+</w:t>
      </w:r>
      <w:r>
        <w:rPr>
          <w:b/>
          <w:sz w:val="20"/>
          <w:szCs w:val="20"/>
          <w:lang w:val="nl-BE" w:eastAsia="nl-BE"/>
        </w:rPr>
        <w:tab/>
      </w:r>
      <w:r>
        <w:rPr>
          <w:b/>
          <w:sz w:val="20"/>
          <w:szCs w:val="20"/>
          <w:lang w:val="nl-BE" w:eastAsia="nl-BE"/>
        </w:rPr>
        <w:tab/>
        <w:t>Kxa2</w:t>
      </w:r>
    </w:p>
    <w:p w14:paraId="1159C903" w14:textId="77777777" w:rsidR="007E3BF1" w:rsidRDefault="0015415A" w:rsidP="006F3923">
      <w:pPr>
        <w:jc w:val="both"/>
        <w:rPr>
          <w:b/>
          <w:sz w:val="20"/>
          <w:szCs w:val="20"/>
          <w:lang w:val="nl-BE" w:eastAsia="nl-BE"/>
        </w:rPr>
      </w:pPr>
      <w:r>
        <w:rPr>
          <w:b/>
          <w:sz w:val="20"/>
          <w:szCs w:val="20"/>
          <w:lang w:val="nl-BE" w:eastAsia="nl-BE"/>
        </w:rPr>
        <w:t xml:space="preserve">           18.Dxc1</w:t>
      </w:r>
    </w:p>
    <w:p w14:paraId="3C812B91" w14:textId="77777777" w:rsidR="0015415A" w:rsidRDefault="0015415A" w:rsidP="006F3923">
      <w:pPr>
        <w:jc w:val="both"/>
        <w:rPr>
          <w:sz w:val="20"/>
          <w:szCs w:val="20"/>
          <w:lang w:val="nl-BE" w:eastAsia="nl-BE"/>
        </w:rPr>
      </w:pPr>
      <w:r>
        <w:rPr>
          <w:sz w:val="20"/>
          <w:szCs w:val="20"/>
          <w:lang w:val="nl-BE" w:eastAsia="nl-BE"/>
        </w:rPr>
        <w:t>En eindelijk wint wit.</w:t>
      </w:r>
    </w:p>
    <w:p w14:paraId="42712B59" w14:textId="77777777" w:rsidR="0015415A" w:rsidRDefault="0015415A" w:rsidP="006F3923">
      <w:pPr>
        <w:jc w:val="both"/>
        <w:rPr>
          <w:sz w:val="20"/>
          <w:szCs w:val="20"/>
          <w:lang w:val="nl-BE" w:eastAsia="nl-BE"/>
        </w:rPr>
      </w:pPr>
    </w:p>
    <w:p w14:paraId="0A98CEBA" w14:textId="77777777" w:rsidR="0015415A" w:rsidRDefault="0015415A" w:rsidP="006F3923">
      <w:pPr>
        <w:jc w:val="both"/>
        <w:rPr>
          <w:sz w:val="20"/>
          <w:szCs w:val="20"/>
          <w:lang w:val="nl-BE" w:eastAsia="nl-BE"/>
        </w:rPr>
      </w:pPr>
      <w:r>
        <w:rPr>
          <w:sz w:val="20"/>
          <w:szCs w:val="20"/>
          <w:lang w:val="nl-BE" w:eastAsia="nl-BE"/>
        </w:rPr>
        <w:t>Het is een correctie én een uit-breidin</w:t>
      </w:r>
      <w:r w:rsidR="007B508A">
        <w:rPr>
          <w:sz w:val="20"/>
          <w:szCs w:val="20"/>
          <w:lang w:val="nl-BE" w:eastAsia="nl-BE"/>
        </w:rPr>
        <w:t xml:space="preserve">g van een </w:t>
      </w:r>
      <w:r>
        <w:rPr>
          <w:sz w:val="20"/>
          <w:szCs w:val="20"/>
          <w:lang w:val="nl-BE" w:eastAsia="nl-BE"/>
        </w:rPr>
        <w:t>miniatuurtje, die ik componeerde in 2010:</w:t>
      </w:r>
    </w:p>
    <w:p w14:paraId="233F5D6F" w14:textId="77777777" w:rsidR="0015415A" w:rsidRDefault="0015415A" w:rsidP="006F3923">
      <w:pPr>
        <w:jc w:val="both"/>
        <w:rPr>
          <w:sz w:val="20"/>
          <w:szCs w:val="20"/>
          <w:lang w:val="nl-BE" w:eastAsia="nl-BE"/>
        </w:rPr>
      </w:pPr>
    </w:p>
    <w:p w14:paraId="50F03713" w14:textId="77777777" w:rsidR="0015415A" w:rsidRPr="0072410E" w:rsidRDefault="0015415A" w:rsidP="006F3923">
      <w:pPr>
        <w:jc w:val="both"/>
        <w:rPr>
          <w:sz w:val="20"/>
          <w:szCs w:val="20"/>
          <w:lang w:val="en-GB" w:eastAsia="nl-BE"/>
        </w:rPr>
      </w:pPr>
      <w:r w:rsidRPr="0072410E">
        <w:rPr>
          <w:sz w:val="20"/>
          <w:szCs w:val="20"/>
          <w:lang w:val="en-GB" w:eastAsia="nl-BE"/>
        </w:rPr>
        <w:t>Ka8 Dc8 Lc2 a3 / Ka2 Dc1 Lh</w:t>
      </w:r>
      <w:r w:rsidR="008E18EC" w:rsidRPr="0072410E">
        <w:rPr>
          <w:sz w:val="20"/>
          <w:szCs w:val="20"/>
          <w:lang w:val="en-GB" w:eastAsia="nl-BE"/>
        </w:rPr>
        <w:t>8</w:t>
      </w:r>
      <w:r w:rsidRPr="0072410E">
        <w:rPr>
          <w:sz w:val="20"/>
          <w:szCs w:val="20"/>
          <w:lang w:val="en-GB" w:eastAsia="nl-BE"/>
        </w:rPr>
        <w:t xml:space="preserve"> +</w:t>
      </w:r>
    </w:p>
    <w:p w14:paraId="2A7DC63F" w14:textId="77777777" w:rsidR="0015415A" w:rsidRPr="0072410E" w:rsidRDefault="0015415A" w:rsidP="006F3923">
      <w:pPr>
        <w:jc w:val="both"/>
        <w:rPr>
          <w:sz w:val="20"/>
          <w:szCs w:val="20"/>
          <w:lang w:val="en-GB" w:eastAsia="nl-BE"/>
        </w:rPr>
      </w:pPr>
    </w:p>
    <w:p w14:paraId="362B1968" w14:textId="77777777" w:rsidR="0015415A" w:rsidRPr="002177AD" w:rsidRDefault="0015415A" w:rsidP="006F3923">
      <w:pPr>
        <w:jc w:val="both"/>
        <w:rPr>
          <w:sz w:val="20"/>
          <w:szCs w:val="20"/>
          <w:lang w:val="nl-BE" w:eastAsia="nl-BE"/>
        </w:rPr>
      </w:pPr>
      <w:r w:rsidRPr="0015415A">
        <w:rPr>
          <w:sz w:val="20"/>
          <w:szCs w:val="20"/>
          <w:lang w:val="nl-BE" w:eastAsia="nl-BE"/>
        </w:rPr>
        <w:t>1</w:t>
      </w:r>
      <w:r w:rsidR="002177AD">
        <w:rPr>
          <w:sz w:val="20"/>
          <w:szCs w:val="20"/>
          <w:lang w:val="nl-BE" w:eastAsia="nl-BE"/>
        </w:rPr>
        <w:t>.Dg8+ Kb2 2.Dxh8+ Ka2 3.Dg8+ Ka1</w:t>
      </w:r>
      <w:r w:rsidRPr="0015415A">
        <w:rPr>
          <w:sz w:val="20"/>
          <w:szCs w:val="20"/>
          <w:lang w:val="nl-BE" w:eastAsia="nl-BE"/>
        </w:rPr>
        <w:t xml:space="preserve"> 4.Dg7+ Ka2 5.Df7+ Ka1 6.Df6+ Ka2 7.De6+ Ka1 8.De5+ Ka2 9.Dd5+ Ka1 </w:t>
      </w:r>
      <w:r>
        <w:rPr>
          <w:sz w:val="20"/>
          <w:szCs w:val="20"/>
          <w:lang w:val="nl-BE" w:eastAsia="nl-BE"/>
        </w:rPr>
        <w:t>en</w:t>
      </w:r>
      <w:r w:rsidR="00F56B4A">
        <w:rPr>
          <w:sz w:val="20"/>
          <w:szCs w:val="20"/>
          <w:lang w:val="nl-BE" w:eastAsia="nl-BE"/>
        </w:rPr>
        <w:t xml:space="preserve"> dan</w:t>
      </w:r>
      <w:r>
        <w:rPr>
          <w:sz w:val="20"/>
          <w:szCs w:val="20"/>
          <w:lang w:val="nl-BE" w:eastAsia="nl-BE"/>
        </w:rPr>
        <w:t xml:space="preserve">: </w:t>
      </w:r>
      <w:r w:rsidR="002177AD">
        <w:rPr>
          <w:b/>
          <w:sz w:val="20"/>
          <w:szCs w:val="20"/>
          <w:lang w:val="nl-BE" w:eastAsia="nl-BE"/>
        </w:rPr>
        <w:t xml:space="preserve">10.Dd1 </w:t>
      </w:r>
      <w:r w:rsidR="008E18EC">
        <w:rPr>
          <w:sz w:val="20"/>
          <w:szCs w:val="20"/>
          <w:lang w:val="nl-BE" w:eastAsia="nl-BE"/>
        </w:rPr>
        <w:t>Ka2 11.Lb3+  K~  2.Dxc1+</w:t>
      </w:r>
      <w:r w:rsidR="007C16EA">
        <w:rPr>
          <w:sz w:val="20"/>
          <w:szCs w:val="20"/>
          <w:lang w:val="nl-BE" w:eastAsia="nl-BE"/>
        </w:rPr>
        <w:t xml:space="preserve"> </w:t>
      </w:r>
    </w:p>
    <w:p w14:paraId="2E7A7F4D" w14:textId="77777777" w:rsidR="00A822D3" w:rsidRDefault="00A822D3" w:rsidP="006F3923">
      <w:pPr>
        <w:jc w:val="both"/>
        <w:rPr>
          <w:sz w:val="20"/>
          <w:szCs w:val="20"/>
          <w:lang w:val="nl-BE" w:eastAsia="nl-BE"/>
        </w:rPr>
      </w:pPr>
    </w:p>
    <w:p w14:paraId="2C72829E" w14:textId="77777777" w:rsidR="002177AD" w:rsidRDefault="008B74A9" w:rsidP="00A822D3">
      <w:pPr>
        <w:jc w:val="center"/>
        <w:rPr>
          <w:sz w:val="20"/>
          <w:szCs w:val="20"/>
          <w:lang w:val="nl-BE" w:eastAsia="nl-BE"/>
        </w:rPr>
      </w:pPr>
      <w:r>
        <w:rPr>
          <w:sz w:val="20"/>
          <w:szCs w:val="20"/>
          <w:lang w:val="nl-BE" w:eastAsia="nl-BE"/>
        </w:rPr>
        <w:t xml:space="preserve">Maar wit wint ook met </w:t>
      </w:r>
      <w:r>
        <w:rPr>
          <w:b/>
          <w:sz w:val="20"/>
          <w:szCs w:val="20"/>
          <w:lang w:val="nl-BE" w:eastAsia="nl-BE"/>
        </w:rPr>
        <w:t xml:space="preserve">10.Dd4+ </w:t>
      </w:r>
      <w:r>
        <w:rPr>
          <w:sz w:val="20"/>
          <w:szCs w:val="20"/>
          <w:lang w:val="nl-BE" w:eastAsia="nl-BE"/>
        </w:rPr>
        <w:t>Ka2 11.Dc4+ Ka1 12.Dc3+ Ka2 13.Lb3+ en bijvoorbeeld 13…Kb1 14.La2+ Kxa2 15.Dxc1</w:t>
      </w:r>
      <w:r w:rsidR="002F50FD">
        <w:rPr>
          <w:sz w:val="20"/>
          <w:szCs w:val="20"/>
          <w:lang w:val="nl-BE" w:eastAsia="nl-BE"/>
        </w:rPr>
        <w:t>.</w:t>
      </w:r>
    </w:p>
    <w:p w14:paraId="4009B27A" w14:textId="77777777" w:rsidR="007C16EA" w:rsidRDefault="007C16EA" w:rsidP="009831F7">
      <w:pPr>
        <w:jc w:val="both"/>
        <w:rPr>
          <w:sz w:val="20"/>
          <w:szCs w:val="20"/>
          <w:lang w:val="nl-BE" w:eastAsia="nl-BE"/>
        </w:rPr>
      </w:pPr>
    </w:p>
    <w:p w14:paraId="4F10CC4F" w14:textId="77777777" w:rsidR="007C16EA" w:rsidRPr="009831F7" w:rsidRDefault="008B74A9" w:rsidP="009831F7">
      <w:pPr>
        <w:jc w:val="both"/>
        <w:rPr>
          <w:sz w:val="20"/>
          <w:szCs w:val="20"/>
          <w:lang w:val="nl-BE" w:eastAsia="nl-BE"/>
        </w:rPr>
      </w:pPr>
      <w:r>
        <w:rPr>
          <w:sz w:val="20"/>
          <w:szCs w:val="20"/>
          <w:lang w:val="nl-BE" w:eastAsia="nl-BE"/>
        </w:rPr>
        <w:t>Dus nevenoplosbaar.</w:t>
      </w:r>
    </w:p>
    <w:p w14:paraId="527AD24F" w14:textId="77777777" w:rsidR="005032A2" w:rsidRPr="00C25EE8" w:rsidRDefault="007C3E70" w:rsidP="00A216C8">
      <w:pPr>
        <w:jc w:val="center"/>
        <w:rPr>
          <w:lang w:val="nl-BE" w:eastAsia="nl-BE"/>
        </w:rPr>
      </w:pPr>
      <w:r>
        <w:rPr>
          <w:b/>
          <w:sz w:val="20"/>
          <w:szCs w:val="20"/>
          <w:lang w:val="nl-BE"/>
        </w:rPr>
        <w:lastRenderedPageBreak/>
        <w:t xml:space="preserve">- </w:t>
      </w:r>
      <w:r w:rsidR="00B71F50" w:rsidRPr="00055810">
        <w:rPr>
          <w:b/>
          <w:sz w:val="20"/>
          <w:szCs w:val="20"/>
          <w:lang w:val="nl-BE"/>
        </w:rPr>
        <w:t>20</w:t>
      </w:r>
      <w:r w:rsidR="00CD4FD7">
        <w:rPr>
          <w:b/>
          <w:sz w:val="20"/>
          <w:szCs w:val="20"/>
          <w:lang w:val="nl-BE"/>
        </w:rPr>
        <w:t>6</w:t>
      </w:r>
      <w:r w:rsidR="005032A2" w:rsidRPr="00FF17E5">
        <w:rPr>
          <w:b/>
          <w:lang w:val="nl-BE"/>
        </w:rPr>
        <w:t xml:space="preserve"> </w:t>
      </w:r>
      <w:r>
        <w:rPr>
          <w:lang w:val="nl-BE"/>
        </w:rPr>
        <w:t>-</w:t>
      </w:r>
    </w:p>
    <w:p w14:paraId="4CE2F1D9" w14:textId="77777777" w:rsidR="005032A2" w:rsidRPr="00FF17E5" w:rsidRDefault="005032A2" w:rsidP="005032A2">
      <w:pPr>
        <w:spacing w:line="190" w:lineRule="exact"/>
        <w:jc w:val="center"/>
        <w:rPr>
          <w:rFonts w:cs="Arial"/>
          <w:b/>
          <w:sz w:val="20"/>
          <w:szCs w:val="20"/>
          <w:lang w:val="nl-BE"/>
        </w:rPr>
      </w:pPr>
    </w:p>
    <w:p w14:paraId="3964E0CF" w14:textId="77777777" w:rsidR="005032A2" w:rsidRPr="00FF17E5" w:rsidRDefault="005032A2" w:rsidP="005032A2">
      <w:pPr>
        <w:spacing w:line="190" w:lineRule="exact"/>
        <w:jc w:val="center"/>
        <w:rPr>
          <w:rFonts w:cs="Arial"/>
          <w:sz w:val="20"/>
          <w:szCs w:val="20"/>
          <w:lang w:val="nl-BE"/>
        </w:rPr>
      </w:pPr>
      <w:r w:rsidRPr="00FF17E5">
        <w:rPr>
          <w:rFonts w:cs="Arial"/>
          <w:i/>
          <w:sz w:val="20"/>
          <w:szCs w:val="20"/>
          <w:lang w:val="nl-BE"/>
        </w:rPr>
        <w:t xml:space="preserve">Origineel, </w:t>
      </w:r>
      <w:r w:rsidR="00BC1773">
        <w:rPr>
          <w:rFonts w:cs="Arial"/>
          <w:sz w:val="20"/>
          <w:szCs w:val="20"/>
          <w:lang w:val="nl-BE"/>
        </w:rPr>
        <w:t>2017</w:t>
      </w:r>
    </w:p>
    <w:p w14:paraId="6E1129E8" w14:textId="77777777" w:rsidR="005032A2" w:rsidRPr="00514922" w:rsidRDefault="005032A2" w:rsidP="00B13728">
      <w:pPr>
        <w:spacing w:line="190" w:lineRule="exact"/>
        <w:rPr>
          <w:rFonts w:cs="Arial"/>
          <w:sz w:val="20"/>
          <w:szCs w:val="20"/>
          <w:lang w:val="nl-BE"/>
        </w:rPr>
      </w:pPr>
    </w:p>
    <w:p w14:paraId="238198C7" w14:textId="77777777" w:rsidR="00C93435" w:rsidRDefault="0046124E" w:rsidP="005032A2">
      <w:pPr>
        <w:jc w:val="center"/>
      </w:pPr>
      <w:r>
        <w:object w:dxaOrig="4136" w:dyaOrig="4151" w14:anchorId="4B55F2E1">
          <v:shape id="_x0000_i1220" type="#_x0000_t75" style="width:155.1pt;height:150.1pt" o:ole="">
            <v:imagedata r:id="rId412" o:title=""/>
          </v:shape>
          <o:OLEObject Type="Embed" ProgID="CorelDRAW.Graphic.12" ShapeID="_x0000_i1220" DrawAspect="Content" ObjectID="_1587467613" r:id="rId413"/>
        </w:object>
      </w:r>
    </w:p>
    <w:p w14:paraId="3DCEC88F" w14:textId="77777777" w:rsidR="005032A2" w:rsidRDefault="005032A2" w:rsidP="005032A2">
      <w:pPr>
        <w:jc w:val="center"/>
        <w:rPr>
          <w:rFonts w:cs="Arial"/>
          <w:sz w:val="20"/>
          <w:szCs w:val="20"/>
          <w:lang w:val="nl-BE"/>
        </w:rPr>
      </w:pPr>
    </w:p>
    <w:p w14:paraId="40F0ED9E" w14:textId="77777777" w:rsidR="005032A2" w:rsidRDefault="005032A2" w:rsidP="005032A2">
      <w:pPr>
        <w:jc w:val="both"/>
        <w:rPr>
          <w:b/>
          <w:lang w:val="nl-BE"/>
        </w:rPr>
      </w:pPr>
      <w:r>
        <w:rPr>
          <w:b/>
          <w:lang w:val="nl-BE"/>
        </w:rPr>
        <w:t xml:space="preserve">+                         </w:t>
      </w:r>
      <w:r w:rsidR="00B13728">
        <w:rPr>
          <w:sz w:val="20"/>
          <w:szCs w:val="20"/>
          <w:lang w:val="nl-BE"/>
        </w:rPr>
        <w:t>0410.12 b1d</w:t>
      </w:r>
      <w:r>
        <w:rPr>
          <w:sz w:val="20"/>
          <w:szCs w:val="20"/>
          <w:lang w:val="nl-BE"/>
        </w:rPr>
        <w:t>1</w:t>
      </w:r>
      <w:r>
        <w:rPr>
          <w:b/>
          <w:lang w:val="nl-BE"/>
        </w:rPr>
        <w:t xml:space="preserve">  </w:t>
      </w:r>
    </w:p>
    <w:p w14:paraId="75D88DCD" w14:textId="77777777" w:rsidR="005032A2" w:rsidRDefault="005032A2" w:rsidP="005032A2">
      <w:pPr>
        <w:jc w:val="both"/>
        <w:rPr>
          <w:rFonts w:cs="Arial"/>
          <w:b/>
          <w:lang w:val="nl-BE"/>
        </w:rPr>
      </w:pPr>
      <w:r>
        <w:rPr>
          <w:b/>
          <w:lang w:val="nl-BE"/>
        </w:rPr>
        <w:t xml:space="preserve">      </w:t>
      </w:r>
    </w:p>
    <w:p w14:paraId="0FC4F5A6" w14:textId="77777777" w:rsidR="005032A2" w:rsidRDefault="005032A2" w:rsidP="005032A2">
      <w:pPr>
        <w:rPr>
          <w:rFonts w:cs="Arial"/>
          <w:sz w:val="20"/>
          <w:szCs w:val="20"/>
          <w:lang w:val="nl-BE"/>
        </w:rPr>
      </w:pPr>
      <w:r>
        <w:rPr>
          <w:rFonts w:cs="Arial"/>
          <w:sz w:val="20"/>
          <w:szCs w:val="20"/>
          <w:lang w:val="nl-BE"/>
        </w:rPr>
        <w:t>Beide witte stukken staan aange-vallen.</w:t>
      </w:r>
      <w:r w:rsidR="00D910FD">
        <w:rPr>
          <w:rFonts w:cs="Arial"/>
          <w:sz w:val="20"/>
          <w:szCs w:val="20"/>
          <w:lang w:val="nl-BE"/>
        </w:rPr>
        <w:t xml:space="preserve"> </w:t>
      </w:r>
    </w:p>
    <w:p w14:paraId="1210A4AB" w14:textId="77777777" w:rsidR="007D5273" w:rsidRDefault="005032A2" w:rsidP="005032A2">
      <w:pPr>
        <w:jc w:val="both"/>
        <w:rPr>
          <w:rFonts w:cs="Arial"/>
          <w:b/>
          <w:sz w:val="20"/>
          <w:szCs w:val="20"/>
          <w:lang w:val="nl-BE"/>
        </w:rPr>
      </w:pPr>
      <w:r>
        <w:rPr>
          <w:rFonts w:cs="Arial"/>
          <w:sz w:val="20"/>
          <w:szCs w:val="20"/>
          <w:lang w:val="nl-BE"/>
        </w:rPr>
        <w:tab/>
      </w:r>
      <w:r>
        <w:rPr>
          <w:rFonts w:cs="Arial"/>
          <w:b/>
          <w:sz w:val="20"/>
          <w:szCs w:val="20"/>
          <w:lang w:val="nl-BE"/>
        </w:rPr>
        <w:t>1.</w:t>
      </w:r>
      <w:r w:rsidR="007D5273">
        <w:rPr>
          <w:rFonts w:cs="Arial"/>
          <w:b/>
          <w:sz w:val="20"/>
          <w:szCs w:val="20"/>
          <w:lang w:val="nl-BE"/>
        </w:rPr>
        <w:t>L</w:t>
      </w:r>
      <w:r w:rsidR="00B13728">
        <w:rPr>
          <w:rFonts w:cs="Arial"/>
          <w:b/>
          <w:sz w:val="20"/>
          <w:szCs w:val="20"/>
          <w:lang w:val="nl-BE"/>
        </w:rPr>
        <w:t>b7</w:t>
      </w:r>
      <w:r w:rsidR="007D5273">
        <w:rPr>
          <w:rFonts w:cs="Arial"/>
          <w:b/>
          <w:sz w:val="20"/>
          <w:szCs w:val="20"/>
          <w:lang w:val="nl-BE"/>
        </w:rPr>
        <w:tab/>
      </w:r>
      <w:r w:rsidR="007D5273">
        <w:rPr>
          <w:rFonts w:cs="Arial"/>
          <w:b/>
          <w:sz w:val="20"/>
          <w:szCs w:val="20"/>
          <w:lang w:val="nl-BE"/>
        </w:rPr>
        <w:tab/>
        <w:t>Txa4</w:t>
      </w:r>
    </w:p>
    <w:p w14:paraId="2389F2EA" w14:textId="77777777" w:rsidR="001C37FB" w:rsidRPr="001C37FB" w:rsidRDefault="001C37FB" w:rsidP="005032A2">
      <w:pPr>
        <w:jc w:val="both"/>
        <w:rPr>
          <w:rFonts w:cs="Arial"/>
          <w:sz w:val="20"/>
          <w:szCs w:val="20"/>
          <w:lang w:val="nl-BE"/>
        </w:rPr>
      </w:pPr>
      <w:r>
        <w:rPr>
          <w:rFonts w:cs="Arial"/>
          <w:sz w:val="20"/>
          <w:szCs w:val="20"/>
          <w:lang w:val="nl-BE"/>
        </w:rPr>
        <w:t>Het beste, zo niet wint wit door overmacht.</w:t>
      </w:r>
    </w:p>
    <w:p w14:paraId="7E38B6B9" w14:textId="77777777" w:rsidR="007D5273" w:rsidRDefault="007D5273" w:rsidP="005032A2">
      <w:pPr>
        <w:jc w:val="both"/>
        <w:rPr>
          <w:rFonts w:cs="Arial"/>
          <w:b/>
          <w:sz w:val="20"/>
          <w:szCs w:val="20"/>
          <w:lang w:val="nl-BE"/>
        </w:rPr>
      </w:pPr>
      <w:r>
        <w:rPr>
          <w:rFonts w:cs="Arial"/>
          <w:b/>
          <w:sz w:val="20"/>
          <w:szCs w:val="20"/>
          <w:lang w:val="nl-BE"/>
        </w:rPr>
        <w:tab/>
        <w:t>2.Lf3</w:t>
      </w:r>
      <w:r>
        <w:rPr>
          <w:rFonts w:cs="Arial"/>
          <w:b/>
          <w:sz w:val="20"/>
          <w:szCs w:val="20"/>
          <w:lang w:val="nl-BE"/>
        </w:rPr>
        <w:tab/>
      </w:r>
      <w:r>
        <w:rPr>
          <w:rFonts w:cs="Arial"/>
          <w:b/>
          <w:sz w:val="20"/>
          <w:szCs w:val="20"/>
          <w:lang w:val="nl-BE"/>
        </w:rPr>
        <w:tab/>
        <w:t>Kf4</w:t>
      </w:r>
    </w:p>
    <w:p w14:paraId="60C6CE7E" w14:textId="77777777" w:rsidR="007D5273" w:rsidRDefault="007D5273" w:rsidP="005032A2">
      <w:pPr>
        <w:jc w:val="both"/>
        <w:rPr>
          <w:rFonts w:cs="Arial"/>
          <w:b/>
          <w:sz w:val="20"/>
          <w:szCs w:val="20"/>
          <w:lang w:val="nl-BE"/>
        </w:rPr>
      </w:pPr>
      <w:r>
        <w:rPr>
          <w:rFonts w:cs="Arial"/>
          <w:b/>
          <w:sz w:val="20"/>
          <w:szCs w:val="20"/>
          <w:lang w:val="nl-BE"/>
        </w:rPr>
        <w:tab/>
        <w:t>3.Lh5</w:t>
      </w:r>
    </w:p>
    <w:p w14:paraId="45EC9835" w14:textId="77777777" w:rsidR="007D5273" w:rsidRPr="007D5273" w:rsidRDefault="007D5273" w:rsidP="005032A2">
      <w:pPr>
        <w:jc w:val="both"/>
        <w:rPr>
          <w:rFonts w:cs="Arial"/>
          <w:sz w:val="20"/>
          <w:szCs w:val="20"/>
          <w:lang w:val="nl-BE"/>
        </w:rPr>
      </w:pPr>
      <w:r>
        <w:rPr>
          <w:rFonts w:cs="Arial"/>
          <w:sz w:val="20"/>
          <w:szCs w:val="20"/>
          <w:lang w:val="nl-BE"/>
        </w:rPr>
        <w:t>En nu:</w:t>
      </w:r>
    </w:p>
    <w:p w14:paraId="2097FA54" w14:textId="77777777" w:rsidR="007D5273" w:rsidRDefault="007D5273" w:rsidP="005032A2">
      <w:pPr>
        <w:jc w:val="both"/>
        <w:rPr>
          <w:rFonts w:cs="Arial"/>
          <w:b/>
          <w:sz w:val="20"/>
          <w:szCs w:val="20"/>
          <w:lang w:val="nl-BE"/>
        </w:rPr>
      </w:pPr>
      <w:r>
        <w:rPr>
          <w:rFonts w:cs="Arial"/>
          <w:i/>
          <w:sz w:val="20"/>
          <w:szCs w:val="20"/>
          <w:lang w:val="nl-BE"/>
        </w:rPr>
        <w:t>a)</w:t>
      </w:r>
      <w:r>
        <w:rPr>
          <w:rFonts w:cs="Arial"/>
          <w:i/>
          <w:sz w:val="20"/>
          <w:szCs w:val="20"/>
          <w:lang w:val="nl-BE"/>
        </w:rPr>
        <w:tab/>
      </w:r>
      <w:r>
        <w:rPr>
          <w:rFonts w:cs="Arial"/>
          <w:b/>
          <w:sz w:val="20"/>
          <w:szCs w:val="20"/>
          <w:lang w:val="nl-BE"/>
        </w:rPr>
        <w:t>3…</w:t>
      </w:r>
      <w:r>
        <w:rPr>
          <w:rFonts w:cs="Arial"/>
          <w:b/>
          <w:sz w:val="20"/>
          <w:szCs w:val="20"/>
          <w:lang w:val="nl-BE"/>
        </w:rPr>
        <w:tab/>
      </w:r>
      <w:r>
        <w:rPr>
          <w:rFonts w:cs="Arial"/>
          <w:b/>
          <w:sz w:val="20"/>
          <w:szCs w:val="20"/>
          <w:lang w:val="nl-BE"/>
        </w:rPr>
        <w:tab/>
        <w:t>Tf5</w:t>
      </w:r>
    </w:p>
    <w:p w14:paraId="016B3087" w14:textId="77777777" w:rsidR="007D5273" w:rsidRDefault="007D5273" w:rsidP="005032A2">
      <w:pPr>
        <w:jc w:val="both"/>
        <w:rPr>
          <w:rFonts w:cs="Arial"/>
          <w:b/>
          <w:sz w:val="20"/>
          <w:szCs w:val="20"/>
          <w:lang w:val="nl-BE"/>
        </w:rPr>
      </w:pPr>
      <w:r>
        <w:rPr>
          <w:rFonts w:cs="Arial"/>
          <w:b/>
          <w:sz w:val="20"/>
          <w:szCs w:val="20"/>
          <w:lang w:val="nl-BE"/>
        </w:rPr>
        <w:tab/>
        <w:t>4.Te5</w:t>
      </w:r>
      <w:r>
        <w:rPr>
          <w:rFonts w:cs="Arial"/>
          <w:b/>
          <w:sz w:val="20"/>
          <w:szCs w:val="20"/>
          <w:lang w:val="nl-BE"/>
        </w:rPr>
        <w:tab/>
      </w:r>
      <w:r>
        <w:rPr>
          <w:rFonts w:cs="Arial"/>
          <w:b/>
          <w:sz w:val="20"/>
          <w:szCs w:val="20"/>
          <w:lang w:val="nl-BE"/>
        </w:rPr>
        <w:tab/>
        <w:t>Txh5</w:t>
      </w:r>
    </w:p>
    <w:p w14:paraId="08314D84" w14:textId="77777777" w:rsidR="007D5273" w:rsidRDefault="007D5273" w:rsidP="005032A2">
      <w:pPr>
        <w:jc w:val="both"/>
        <w:rPr>
          <w:rFonts w:cs="Arial"/>
          <w:b/>
          <w:sz w:val="20"/>
          <w:szCs w:val="20"/>
          <w:lang w:val="nl-BE"/>
        </w:rPr>
      </w:pPr>
      <w:r>
        <w:rPr>
          <w:rFonts w:cs="Arial"/>
          <w:b/>
          <w:sz w:val="20"/>
          <w:szCs w:val="20"/>
          <w:lang w:val="nl-BE"/>
        </w:rPr>
        <w:tab/>
        <w:t>5.Txh5</w:t>
      </w:r>
    </w:p>
    <w:p w14:paraId="66776358" w14:textId="77777777" w:rsidR="007D5273" w:rsidRDefault="007D5273" w:rsidP="005032A2">
      <w:pPr>
        <w:jc w:val="both"/>
        <w:rPr>
          <w:rFonts w:cs="Arial"/>
          <w:sz w:val="20"/>
          <w:szCs w:val="20"/>
          <w:lang w:val="nl-BE"/>
        </w:rPr>
      </w:pPr>
      <w:r>
        <w:rPr>
          <w:rFonts w:cs="Arial"/>
          <w:sz w:val="20"/>
          <w:szCs w:val="20"/>
          <w:lang w:val="nl-BE"/>
        </w:rPr>
        <w:t>En wint.Ook na:</w:t>
      </w:r>
    </w:p>
    <w:p w14:paraId="0D2B1AA0" w14:textId="77777777" w:rsidR="007D5273" w:rsidRPr="001513C2" w:rsidRDefault="007D5273" w:rsidP="005032A2">
      <w:pPr>
        <w:jc w:val="both"/>
        <w:rPr>
          <w:rFonts w:cs="Arial"/>
          <w:b/>
          <w:sz w:val="20"/>
          <w:szCs w:val="20"/>
        </w:rPr>
      </w:pPr>
      <w:r w:rsidRPr="001513C2">
        <w:rPr>
          <w:rFonts w:cs="Arial"/>
          <w:i/>
          <w:sz w:val="20"/>
          <w:szCs w:val="20"/>
        </w:rPr>
        <w:t>b)</w:t>
      </w:r>
      <w:r w:rsidRPr="001513C2">
        <w:rPr>
          <w:rFonts w:cs="Arial"/>
          <w:i/>
          <w:sz w:val="20"/>
          <w:szCs w:val="20"/>
        </w:rPr>
        <w:tab/>
      </w:r>
      <w:r w:rsidRPr="001513C2">
        <w:rPr>
          <w:rFonts w:cs="Arial"/>
          <w:b/>
          <w:sz w:val="20"/>
          <w:szCs w:val="20"/>
        </w:rPr>
        <w:t>3…</w:t>
      </w:r>
      <w:r w:rsidRPr="001513C2">
        <w:rPr>
          <w:rFonts w:cs="Arial"/>
          <w:b/>
          <w:sz w:val="20"/>
          <w:szCs w:val="20"/>
        </w:rPr>
        <w:tab/>
      </w:r>
      <w:r w:rsidRPr="001513C2">
        <w:rPr>
          <w:rFonts w:cs="Arial"/>
          <w:b/>
          <w:sz w:val="20"/>
          <w:szCs w:val="20"/>
        </w:rPr>
        <w:tab/>
        <w:t>Th4</w:t>
      </w:r>
    </w:p>
    <w:p w14:paraId="49A91A48" w14:textId="77777777" w:rsidR="007D5273" w:rsidRPr="001513C2" w:rsidRDefault="007D5273" w:rsidP="005032A2">
      <w:pPr>
        <w:jc w:val="both"/>
        <w:rPr>
          <w:rFonts w:cs="Arial"/>
          <w:b/>
          <w:sz w:val="20"/>
          <w:szCs w:val="20"/>
        </w:rPr>
      </w:pPr>
      <w:r w:rsidRPr="001513C2">
        <w:rPr>
          <w:rFonts w:cs="Arial"/>
          <w:b/>
          <w:sz w:val="20"/>
          <w:szCs w:val="20"/>
        </w:rPr>
        <w:tab/>
        <w:t>4.Th2+</w:t>
      </w:r>
      <w:r w:rsidRPr="001513C2">
        <w:rPr>
          <w:rFonts w:cs="Arial"/>
          <w:b/>
          <w:sz w:val="20"/>
          <w:szCs w:val="20"/>
        </w:rPr>
        <w:tab/>
      </w:r>
      <w:r w:rsidRPr="001513C2">
        <w:rPr>
          <w:rFonts w:cs="Arial"/>
          <w:b/>
          <w:sz w:val="20"/>
          <w:szCs w:val="20"/>
        </w:rPr>
        <w:tab/>
        <w:t>Txh5</w:t>
      </w:r>
    </w:p>
    <w:p w14:paraId="776211CC" w14:textId="77777777" w:rsidR="001C37FB" w:rsidRPr="001513C2" w:rsidRDefault="007D5273" w:rsidP="005032A2">
      <w:pPr>
        <w:jc w:val="both"/>
        <w:rPr>
          <w:rFonts w:cs="Arial"/>
          <w:b/>
          <w:sz w:val="20"/>
          <w:szCs w:val="20"/>
        </w:rPr>
      </w:pPr>
      <w:r w:rsidRPr="001513C2">
        <w:rPr>
          <w:rFonts w:cs="Arial"/>
          <w:b/>
          <w:sz w:val="20"/>
          <w:szCs w:val="20"/>
        </w:rPr>
        <w:tab/>
        <w:t>5.</w:t>
      </w:r>
      <w:r w:rsidR="00D35F08" w:rsidRPr="001513C2">
        <w:rPr>
          <w:rFonts w:cs="Arial"/>
          <w:b/>
          <w:sz w:val="20"/>
          <w:szCs w:val="20"/>
        </w:rPr>
        <w:t xml:space="preserve">Txh5 </w:t>
      </w:r>
    </w:p>
    <w:p w14:paraId="0851B08E" w14:textId="77777777" w:rsidR="001C37FB" w:rsidRDefault="001C37FB" w:rsidP="005032A2">
      <w:pPr>
        <w:jc w:val="both"/>
        <w:rPr>
          <w:rFonts w:cs="Arial"/>
          <w:b/>
          <w:sz w:val="20"/>
          <w:szCs w:val="20"/>
          <w:lang w:val="nl-BE"/>
        </w:rPr>
      </w:pPr>
      <w:r w:rsidRPr="001513C2">
        <w:rPr>
          <w:rFonts w:cs="Arial"/>
          <w:i/>
          <w:sz w:val="20"/>
          <w:szCs w:val="20"/>
        </w:rPr>
        <w:t>c)</w:t>
      </w:r>
      <w:r w:rsidRPr="001513C2">
        <w:rPr>
          <w:rFonts w:cs="Arial"/>
          <w:i/>
          <w:sz w:val="20"/>
          <w:szCs w:val="20"/>
        </w:rPr>
        <w:tab/>
      </w:r>
      <w:r w:rsidRPr="001513C2">
        <w:rPr>
          <w:rFonts w:cs="Arial"/>
          <w:b/>
          <w:sz w:val="20"/>
          <w:szCs w:val="20"/>
        </w:rPr>
        <w:t>3…</w:t>
      </w:r>
      <w:r w:rsidRPr="001513C2">
        <w:rPr>
          <w:rFonts w:cs="Arial"/>
          <w:b/>
          <w:sz w:val="20"/>
          <w:szCs w:val="20"/>
        </w:rPr>
        <w:tab/>
      </w:r>
      <w:r w:rsidRPr="001513C2">
        <w:rPr>
          <w:rFonts w:cs="Arial"/>
          <w:b/>
          <w:sz w:val="20"/>
          <w:szCs w:val="20"/>
        </w:rPr>
        <w:tab/>
      </w:r>
      <w:r>
        <w:rPr>
          <w:rFonts w:cs="Arial"/>
          <w:b/>
          <w:sz w:val="20"/>
          <w:szCs w:val="20"/>
          <w:lang w:val="nl-BE"/>
        </w:rPr>
        <w:t>Tf1</w:t>
      </w:r>
    </w:p>
    <w:p w14:paraId="40EEEB5D" w14:textId="77777777" w:rsidR="001C37FB" w:rsidRDefault="001C37FB" w:rsidP="005032A2">
      <w:pPr>
        <w:jc w:val="both"/>
        <w:rPr>
          <w:rFonts w:cs="Arial"/>
          <w:b/>
          <w:sz w:val="20"/>
          <w:szCs w:val="20"/>
          <w:lang w:val="nl-BE"/>
        </w:rPr>
      </w:pPr>
      <w:r>
        <w:rPr>
          <w:rFonts w:cs="Arial"/>
          <w:b/>
          <w:sz w:val="20"/>
          <w:szCs w:val="20"/>
          <w:lang w:val="nl-BE"/>
        </w:rPr>
        <w:tab/>
        <w:t>4.Kxb2</w:t>
      </w:r>
    </w:p>
    <w:p w14:paraId="28C815F8" w14:textId="77777777" w:rsidR="00D35F08" w:rsidRDefault="00D35F08" w:rsidP="005032A2">
      <w:pPr>
        <w:jc w:val="both"/>
        <w:rPr>
          <w:rFonts w:cs="Arial"/>
          <w:sz w:val="20"/>
          <w:szCs w:val="20"/>
          <w:lang w:val="nl-BE"/>
        </w:rPr>
      </w:pPr>
    </w:p>
    <w:p w14:paraId="1EFF9400" w14:textId="77777777" w:rsidR="00D35F08" w:rsidRDefault="00D35F08" w:rsidP="005032A2">
      <w:pPr>
        <w:jc w:val="both"/>
        <w:rPr>
          <w:rFonts w:cs="Arial"/>
          <w:sz w:val="20"/>
          <w:szCs w:val="20"/>
          <w:lang w:val="nl-BE"/>
        </w:rPr>
      </w:pPr>
    </w:p>
    <w:p w14:paraId="4DDD93B9" w14:textId="77777777" w:rsidR="00D35F08" w:rsidRDefault="00D35F08" w:rsidP="005032A2">
      <w:pPr>
        <w:jc w:val="both"/>
        <w:rPr>
          <w:rFonts w:cs="Arial"/>
          <w:sz w:val="20"/>
          <w:szCs w:val="20"/>
          <w:lang w:val="nl-BE"/>
        </w:rPr>
      </w:pPr>
    </w:p>
    <w:p w14:paraId="4879043C" w14:textId="77777777" w:rsidR="00D35F08" w:rsidRDefault="00D35F08" w:rsidP="005032A2">
      <w:pPr>
        <w:jc w:val="both"/>
        <w:rPr>
          <w:rFonts w:cs="Arial"/>
          <w:sz w:val="20"/>
          <w:szCs w:val="20"/>
          <w:lang w:val="nl-BE"/>
        </w:rPr>
      </w:pPr>
    </w:p>
    <w:p w14:paraId="65A45E71" w14:textId="77777777" w:rsidR="00D35F08" w:rsidRDefault="00D35F08" w:rsidP="005032A2">
      <w:pPr>
        <w:jc w:val="both"/>
        <w:rPr>
          <w:rFonts w:cs="Arial"/>
          <w:sz w:val="20"/>
          <w:szCs w:val="20"/>
          <w:lang w:val="nl-BE"/>
        </w:rPr>
      </w:pPr>
    </w:p>
    <w:p w14:paraId="6DC7FD6C" w14:textId="77777777" w:rsidR="00D35F08" w:rsidRDefault="00D35F08" w:rsidP="005032A2">
      <w:pPr>
        <w:jc w:val="both"/>
        <w:rPr>
          <w:rFonts w:cs="Arial"/>
          <w:sz w:val="20"/>
          <w:szCs w:val="20"/>
          <w:lang w:val="nl-BE"/>
        </w:rPr>
      </w:pPr>
    </w:p>
    <w:p w14:paraId="2C52196A" w14:textId="77777777" w:rsidR="00D35F08" w:rsidRDefault="00D35F08" w:rsidP="005032A2">
      <w:pPr>
        <w:jc w:val="both"/>
        <w:rPr>
          <w:rFonts w:cs="Arial"/>
          <w:sz w:val="20"/>
          <w:szCs w:val="20"/>
          <w:lang w:val="nl-BE"/>
        </w:rPr>
      </w:pPr>
    </w:p>
    <w:p w14:paraId="64A5B0AD" w14:textId="77777777" w:rsidR="00D35F08" w:rsidRDefault="00D35F08" w:rsidP="005032A2">
      <w:pPr>
        <w:jc w:val="both"/>
        <w:rPr>
          <w:rFonts w:cs="Arial"/>
          <w:sz w:val="20"/>
          <w:szCs w:val="20"/>
          <w:lang w:val="nl-BE"/>
        </w:rPr>
      </w:pPr>
    </w:p>
    <w:p w14:paraId="4377CD64" w14:textId="77777777" w:rsidR="001C37FB" w:rsidRDefault="001C37FB" w:rsidP="005032A2">
      <w:pPr>
        <w:jc w:val="both"/>
        <w:rPr>
          <w:rFonts w:cs="Arial"/>
          <w:sz w:val="20"/>
          <w:szCs w:val="20"/>
          <w:lang w:val="nl-BE"/>
        </w:rPr>
      </w:pPr>
      <w:r>
        <w:rPr>
          <w:rFonts w:cs="Arial"/>
          <w:sz w:val="20"/>
          <w:szCs w:val="20"/>
          <w:lang w:val="nl-BE"/>
        </w:rPr>
        <w:t>4.Txb2? Ke1 5.Te2 Kd1 6.Kb2 is een onnodige omweg</w:t>
      </w:r>
      <w:r w:rsidRPr="000A11EC">
        <w:rPr>
          <w:rFonts w:cs="Arial"/>
          <w:i/>
          <w:sz w:val="20"/>
          <w:szCs w:val="20"/>
          <w:lang w:val="nl-BE"/>
        </w:rPr>
        <w:t xml:space="preserve">. </w:t>
      </w:r>
      <w:r w:rsidR="000A11EC" w:rsidRPr="000A11EC">
        <w:rPr>
          <w:rFonts w:cs="Arial"/>
          <w:i/>
          <w:sz w:val="20"/>
          <w:szCs w:val="20"/>
          <w:lang w:val="nl-BE"/>
        </w:rPr>
        <w:t>(</w:t>
      </w:r>
      <w:r w:rsidRPr="000A11EC">
        <w:rPr>
          <w:rFonts w:cs="Arial"/>
          <w:i/>
          <w:sz w:val="20"/>
          <w:szCs w:val="20"/>
          <w:lang w:val="nl-BE"/>
        </w:rPr>
        <w:t>Zie zet</w:t>
      </w:r>
      <w:r w:rsidR="000A11EC" w:rsidRPr="000A11EC">
        <w:rPr>
          <w:rFonts w:cs="Arial"/>
          <w:i/>
          <w:sz w:val="20"/>
          <w:szCs w:val="20"/>
          <w:lang w:val="nl-BE"/>
        </w:rPr>
        <w:t xml:space="preserve"> 4.)</w:t>
      </w:r>
    </w:p>
    <w:p w14:paraId="660F486C" w14:textId="77777777" w:rsidR="001C37FB" w:rsidRDefault="001C37FB" w:rsidP="005032A2">
      <w:pPr>
        <w:jc w:val="both"/>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Ke1</w:t>
      </w:r>
    </w:p>
    <w:p w14:paraId="735A41EE" w14:textId="77777777" w:rsidR="000A11EC" w:rsidRDefault="000A11EC" w:rsidP="005032A2">
      <w:pPr>
        <w:jc w:val="both"/>
        <w:rPr>
          <w:rFonts w:cs="Arial"/>
          <w:b/>
          <w:sz w:val="20"/>
          <w:szCs w:val="20"/>
          <w:lang w:val="nl-BE"/>
        </w:rPr>
      </w:pPr>
      <w:r>
        <w:rPr>
          <w:rFonts w:cs="Arial"/>
          <w:b/>
          <w:sz w:val="20"/>
          <w:szCs w:val="20"/>
          <w:lang w:val="nl-BE"/>
        </w:rPr>
        <w:tab/>
        <w:t>5.Th2+</w:t>
      </w:r>
      <w:r>
        <w:rPr>
          <w:rFonts w:cs="Arial"/>
          <w:b/>
          <w:sz w:val="20"/>
          <w:szCs w:val="20"/>
          <w:lang w:val="nl-BE"/>
        </w:rPr>
        <w:tab/>
      </w:r>
      <w:r>
        <w:rPr>
          <w:rFonts w:cs="Arial"/>
          <w:b/>
          <w:sz w:val="20"/>
          <w:szCs w:val="20"/>
          <w:lang w:val="nl-BE"/>
        </w:rPr>
        <w:tab/>
        <w:t>Ke1</w:t>
      </w:r>
    </w:p>
    <w:p w14:paraId="68A03A79" w14:textId="77777777" w:rsidR="000A11EC" w:rsidRDefault="000A11EC" w:rsidP="005032A2">
      <w:pPr>
        <w:jc w:val="both"/>
        <w:rPr>
          <w:rFonts w:cs="Arial"/>
          <w:b/>
          <w:sz w:val="20"/>
          <w:szCs w:val="20"/>
          <w:lang w:val="nl-BE"/>
        </w:rPr>
      </w:pPr>
      <w:r>
        <w:rPr>
          <w:rFonts w:cs="Arial"/>
          <w:b/>
          <w:sz w:val="20"/>
          <w:szCs w:val="20"/>
          <w:lang w:val="nl-BE"/>
        </w:rPr>
        <w:tab/>
        <w:t>6.Txh1.</w:t>
      </w:r>
    </w:p>
    <w:p w14:paraId="65F02D44" w14:textId="77777777" w:rsidR="000A11EC" w:rsidRDefault="000A11EC" w:rsidP="005032A2">
      <w:pPr>
        <w:jc w:val="both"/>
        <w:rPr>
          <w:rFonts w:cs="Arial"/>
          <w:sz w:val="20"/>
          <w:szCs w:val="20"/>
          <w:lang w:val="nl-BE"/>
        </w:rPr>
      </w:pPr>
      <w:r>
        <w:rPr>
          <w:rFonts w:cs="Arial"/>
          <w:sz w:val="20"/>
          <w:szCs w:val="20"/>
          <w:lang w:val="nl-BE"/>
        </w:rPr>
        <w:t>En ook hier wint wit.</w:t>
      </w:r>
    </w:p>
    <w:p w14:paraId="4A056677" w14:textId="77777777" w:rsidR="00D910FD" w:rsidRDefault="00D910FD" w:rsidP="005032A2">
      <w:pPr>
        <w:jc w:val="both"/>
        <w:rPr>
          <w:rFonts w:cs="Arial"/>
          <w:sz w:val="20"/>
          <w:szCs w:val="20"/>
          <w:lang w:val="nl-BE"/>
        </w:rPr>
      </w:pPr>
    </w:p>
    <w:p w14:paraId="4C38B820" w14:textId="77777777" w:rsidR="000A11EC" w:rsidRDefault="000A11EC" w:rsidP="005032A2">
      <w:pPr>
        <w:jc w:val="both"/>
        <w:rPr>
          <w:rFonts w:cs="Arial"/>
          <w:b/>
          <w:sz w:val="20"/>
          <w:szCs w:val="20"/>
          <w:lang w:val="nl-BE"/>
        </w:rPr>
      </w:pPr>
    </w:p>
    <w:p w14:paraId="36FC75BF" w14:textId="77777777" w:rsidR="000A11EC" w:rsidRDefault="000A11EC" w:rsidP="005032A2">
      <w:pPr>
        <w:jc w:val="both"/>
        <w:rPr>
          <w:rFonts w:cs="Arial"/>
          <w:b/>
          <w:sz w:val="20"/>
          <w:szCs w:val="20"/>
          <w:lang w:val="nl-BE"/>
        </w:rPr>
      </w:pPr>
    </w:p>
    <w:p w14:paraId="0E3DFD3A" w14:textId="77777777" w:rsidR="001C37FB" w:rsidRDefault="001C37FB" w:rsidP="005032A2">
      <w:pPr>
        <w:jc w:val="both"/>
        <w:rPr>
          <w:rFonts w:cs="Arial"/>
          <w:b/>
          <w:sz w:val="20"/>
          <w:szCs w:val="20"/>
          <w:lang w:val="nl-BE"/>
        </w:rPr>
      </w:pPr>
    </w:p>
    <w:p w14:paraId="7B284F91" w14:textId="77777777" w:rsidR="001C37FB" w:rsidRDefault="001C37FB" w:rsidP="005032A2">
      <w:pPr>
        <w:jc w:val="both"/>
        <w:rPr>
          <w:rFonts w:cs="Arial"/>
          <w:i/>
          <w:sz w:val="20"/>
          <w:szCs w:val="20"/>
          <w:lang w:val="nl-BE"/>
        </w:rPr>
      </w:pPr>
      <w:r>
        <w:rPr>
          <w:rFonts w:cs="Arial"/>
          <w:i/>
          <w:sz w:val="20"/>
          <w:szCs w:val="20"/>
          <w:lang w:val="nl-BE"/>
        </w:rPr>
        <w:tab/>
      </w:r>
    </w:p>
    <w:p w14:paraId="5481620A" w14:textId="77777777" w:rsidR="000A11EC" w:rsidRPr="000A11EC" w:rsidRDefault="000A11EC" w:rsidP="005032A2">
      <w:pPr>
        <w:jc w:val="both"/>
        <w:rPr>
          <w:rFonts w:cs="Arial"/>
          <w:b/>
          <w:sz w:val="20"/>
          <w:szCs w:val="20"/>
          <w:lang w:val="nl-BE"/>
        </w:rPr>
      </w:pPr>
      <w:r>
        <w:rPr>
          <w:rFonts w:cs="Arial"/>
          <w:b/>
          <w:sz w:val="20"/>
          <w:szCs w:val="20"/>
          <w:lang w:val="nl-BE"/>
        </w:rPr>
        <w:t xml:space="preserve">      </w:t>
      </w:r>
    </w:p>
    <w:p w14:paraId="029AF6EC" w14:textId="77777777" w:rsidR="00325857" w:rsidRDefault="00325857" w:rsidP="005032A2">
      <w:pPr>
        <w:jc w:val="both"/>
        <w:rPr>
          <w:rFonts w:cs="Arial"/>
          <w:sz w:val="20"/>
          <w:szCs w:val="20"/>
          <w:lang w:val="nl-BE"/>
        </w:rPr>
      </w:pPr>
    </w:p>
    <w:p w14:paraId="0DFF74AF" w14:textId="77777777" w:rsidR="00D910FD" w:rsidRDefault="00D910FD" w:rsidP="00D910FD">
      <w:pPr>
        <w:pStyle w:val="03aText"/>
        <w:rPr>
          <w:lang w:val="nl-BE"/>
        </w:rPr>
      </w:pPr>
    </w:p>
    <w:p w14:paraId="1C2C12DA" w14:textId="77777777" w:rsidR="00D910FD" w:rsidRDefault="00D910FD" w:rsidP="00D910FD">
      <w:pPr>
        <w:pStyle w:val="03aText"/>
        <w:rPr>
          <w:lang w:val="nl-BE"/>
        </w:rPr>
      </w:pPr>
    </w:p>
    <w:p w14:paraId="61DC054B" w14:textId="77777777" w:rsidR="00D910FD" w:rsidRDefault="00D910FD" w:rsidP="00D910FD">
      <w:pPr>
        <w:pStyle w:val="03aText"/>
        <w:rPr>
          <w:lang w:val="nl-BE"/>
        </w:rPr>
      </w:pPr>
    </w:p>
    <w:p w14:paraId="50C3EEC1" w14:textId="77777777" w:rsidR="00D910FD" w:rsidRDefault="00D910FD" w:rsidP="00D910FD">
      <w:pPr>
        <w:pStyle w:val="03aText"/>
        <w:rPr>
          <w:lang w:val="nl-BE"/>
        </w:rPr>
      </w:pPr>
    </w:p>
    <w:p w14:paraId="07AB3A28" w14:textId="77777777" w:rsidR="00D910FD" w:rsidRDefault="00D910FD" w:rsidP="00D910FD">
      <w:pPr>
        <w:pStyle w:val="03aText"/>
        <w:rPr>
          <w:lang w:val="nl-BE"/>
        </w:rPr>
      </w:pPr>
    </w:p>
    <w:p w14:paraId="4EE2D46A" w14:textId="77777777" w:rsidR="00D910FD" w:rsidRDefault="00D910FD" w:rsidP="00D910FD">
      <w:pPr>
        <w:pStyle w:val="03aText"/>
        <w:rPr>
          <w:lang w:val="nl-BE"/>
        </w:rPr>
      </w:pPr>
    </w:p>
    <w:p w14:paraId="6EFBD613" w14:textId="77777777" w:rsidR="00D910FD" w:rsidRDefault="00D910FD" w:rsidP="00D910FD">
      <w:pPr>
        <w:pStyle w:val="03aText"/>
        <w:rPr>
          <w:lang w:val="nl-BE"/>
        </w:rPr>
      </w:pPr>
    </w:p>
    <w:p w14:paraId="4E508280" w14:textId="77777777" w:rsidR="00D910FD" w:rsidRDefault="00D910FD" w:rsidP="00D910FD">
      <w:pPr>
        <w:pStyle w:val="03aText"/>
        <w:rPr>
          <w:lang w:val="nl-BE"/>
        </w:rPr>
      </w:pPr>
    </w:p>
    <w:p w14:paraId="01AB3C0D" w14:textId="77777777" w:rsidR="00D910FD" w:rsidRDefault="00D910FD" w:rsidP="00D910FD">
      <w:pPr>
        <w:pStyle w:val="03aText"/>
        <w:rPr>
          <w:lang w:val="nl-BE"/>
        </w:rPr>
      </w:pPr>
    </w:p>
    <w:p w14:paraId="212B6025" w14:textId="77777777" w:rsidR="00D910FD" w:rsidRDefault="00D910FD" w:rsidP="00D910FD">
      <w:pPr>
        <w:pStyle w:val="03aText"/>
        <w:rPr>
          <w:lang w:val="nl-BE"/>
        </w:rPr>
      </w:pPr>
    </w:p>
    <w:p w14:paraId="18141F5F" w14:textId="77777777" w:rsidR="00D910FD" w:rsidRDefault="00D910FD" w:rsidP="00D910FD">
      <w:pPr>
        <w:pStyle w:val="03aText"/>
        <w:rPr>
          <w:lang w:val="nl-BE"/>
        </w:rPr>
      </w:pPr>
    </w:p>
    <w:p w14:paraId="57044545" w14:textId="77777777" w:rsidR="00D910FD" w:rsidRDefault="00D910FD" w:rsidP="00D910FD">
      <w:pPr>
        <w:pStyle w:val="03aText"/>
        <w:rPr>
          <w:lang w:val="nl-BE"/>
        </w:rPr>
      </w:pPr>
    </w:p>
    <w:p w14:paraId="59E24606" w14:textId="77777777" w:rsidR="00D910FD" w:rsidRDefault="00D910FD" w:rsidP="00D910FD">
      <w:pPr>
        <w:pStyle w:val="03aText"/>
        <w:rPr>
          <w:lang w:val="nl-BE"/>
        </w:rPr>
      </w:pPr>
    </w:p>
    <w:p w14:paraId="58A54BD7" w14:textId="77777777" w:rsidR="00D910FD" w:rsidRDefault="00D910FD" w:rsidP="00D910FD">
      <w:pPr>
        <w:pStyle w:val="03aText"/>
        <w:rPr>
          <w:lang w:val="nl-BE"/>
        </w:rPr>
      </w:pPr>
    </w:p>
    <w:p w14:paraId="585B5404" w14:textId="77777777" w:rsidR="00D910FD" w:rsidRDefault="00D910FD" w:rsidP="00D910FD">
      <w:pPr>
        <w:pStyle w:val="03aText"/>
        <w:rPr>
          <w:lang w:val="nl-BE"/>
        </w:rPr>
      </w:pPr>
    </w:p>
    <w:p w14:paraId="42B30049" w14:textId="77777777" w:rsidR="00D910FD" w:rsidRDefault="00D910FD" w:rsidP="00D910FD">
      <w:pPr>
        <w:pStyle w:val="03aText"/>
        <w:rPr>
          <w:lang w:val="nl-BE"/>
        </w:rPr>
      </w:pPr>
    </w:p>
    <w:p w14:paraId="681EBA66" w14:textId="77777777" w:rsidR="00D910FD" w:rsidRDefault="00D910FD" w:rsidP="00D910FD">
      <w:pPr>
        <w:pStyle w:val="03aText"/>
        <w:rPr>
          <w:lang w:val="nl-BE"/>
        </w:rPr>
      </w:pPr>
    </w:p>
    <w:p w14:paraId="7DE1B8A3" w14:textId="77777777" w:rsidR="00D910FD" w:rsidRDefault="00D910FD" w:rsidP="00D910FD">
      <w:pPr>
        <w:pStyle w:val="03aText"/>
        <w:rPr>
          <w:lang w:val="nl-BE"/>
        </w:rPr>
      </w:pPr>
    </w:p>
    <w:p w14:paraId="57754065" w14:textId="77777777" w:rsidR="00D910FD" w:rsidRDefault="00D910FD" w:rsidP="00D910FD">
      <w:pPr>
        <w:pStyle w:val="03aText"/>
        <w:rPr>
          <w:lang w:val="nl-BE"/>
        </w:rPr>
      </w:pPr>
    </w:p>
    <w:p w14:paraId="48345435" w14:textId="77777777" w:rsidR="00D910FD" w:rsidRDefault="00D910FD" w:rsidP="00D910FD">
      <w:pPr>
        <w:pStyle w:val="03aText"/>
        <w:rPr>
          <w:lang w:val="nl-BE"/>
        </w:rPr>
      </w:pPr>
    </w:p>
    <w:p w14:paraId="1A8F5637" w14:textId="77777777" w:rsidR="00D910FD" w:rsidRDefault="00D910FD" w:rsidP="00D910FD">
      <w:pPr>
        <w:pStyle w:val="03aText"/>
        <w:rPr>
          <w:lang w:val="nl-BE"/>
        </w:rPr>
      </w:pPr>
    </w:p>
    <w:p w14:paraId="07EB311C" w14:textId="77777777" w:rsidR="00D910FD" w:rsidRDefault="00D910FD" w:rsidP="00D910FD">
      <w:pPr>
        <w:pStyle w:val="03aText"/>
        <w:rPr>
          <w:lang w:val="nl-BE"/>
        </w:rPr>
      </w:pPr>
    </w:p>
    <w:p w14:paraId="64C7AA54" w14:textId="77777777" w:rsidR="00A06641" w:rsidRDefault="00A06641" w:rsidP="00D910FD">
      <w:pPr>
        <w:pStyle w:val="03aText"/>
        <w:rPr>
          <w:lang w:val="nl-BE"/>
        </w:rPr>
      </w:pPr>
    </w:p>
    <w:p w14:paraId="5ADE4A55" w14:textId="77777777" w:rsidR="00136734" w:rsidRDefault="00136734" w:rsidP="00136734">
      <w:pPr>
        <w:pStyle w:val="03aText"/>
        <w:rPr>
          <w:lang w:val="nl-BE"/>
        </w:rPr>
      </w:pPr>
    </w:p>
    <w:p w14:paraId="1CD67559" w14:textId="77777777" w:rsidR="006F3923" w:rsidRPr="008657BC" w:rsidRDefault="006F3923" w:rsidP="00136734">
      <w:pPr>
        <w:pStyle w:val="03aText"/>
        <w:jc w:val="center"/>
        <w:rPr>
          <w:i/>
          <w:lang w:val="nl-BE"/>
        </w:rPr>
      </w:pPr>
      <w:r w:rsidRPr="008657BC">
        <w:rPr>
          <w:lang w:val="nl-BE"/>
        </w:rPr>
        <w:lastRenderedPageBreak/>
        <w:t xml:space="preserve">- </w:t>
      </w:r>
      <w:r w:rsidR="00B71F50" w:rsidRPr="008657BC">
        <w:rPr>
          <w:b/>
          <w:lang w:val="nl-BE"/>
        </w:rPr>
        <w:t>20</w:t>
      </w:r>
      <w:r w:rsidR="00CD4FD7">
        <w:rPr>
          <w:b/>
          <w:lang w:val="nl-BE"/>
        </w:rPr>
        <w:t>7</w:t>
      </w:r>
      <w:r w:rsidR="001C377F" w:rsidRPr="008657BC">
        <w:rPr>
          <w:b/>
          <w:lang w:val="nl-BE"/>
        </w:rPr>
        <w:t xml:space="preserve"> </w:t>
      </w:r>
      <w:r w:rsidRPr="008657BC">
        <w:rPr>
          <w:lang w:val="nl-BE"/>
        </w:rPr>
        <w:t>-</w:t>
      </w:r>
    </w:p>
    <w:p w14:paraId="6A60A255" w14:textId="77777777" w:rsidR="006F3923" w:rsidRPr="008657BC" w:rsidRDefault="006F3923" w:rsidP="006F3923">
      <w:pPr>
        <w:pStyle w:val="03aText"/>
        <w:rPr>
          <w:lang w:val="nl-BE"/>
        </w:rPr>
      </w:pPr>
    </w:p>
    <w:p w14:paraId="18409044" w14:textId="77777777" w:rsidR="006F3923" w:rsidRPr="008657BC" w:rsidRDefault="002A7A97" w:rsidP="006F3923">
      <w:pPr>
        <w:pStyle w:val="03aText"/>
        <w:jc w:val="center"/>
        <w:rPr>
          <w:lang w:val="nl-BE"/>
        </w:rPr>
      </w:pPr>
      <w:r w:rsidRPr="008657BC">
        <w:rPr>
          <w:lang w:val="nl-BE"/>
        </w:rPr>
        <w:t>Origineel,</w:t>
      </w:r>
      <w:r w:rsidR="006F3923" w:rsidRPr="008657BC">
        <w:rPr>
          <w:i/>
          <w:lang w:val="nl-BE"/>
        </w:rPr>
        <w:t xml:space="preserve"> </w:t>
      </w:r>
      <w:r w:rsidR="008E05F4" w:rsidRPr="008657BC">
        <w:rPr>
          <w:lang w:val="nl-BE"/>
        </w:rPr>
        <w:t>2014</w:t>
      </w:r>
    </w:p>
    <w:p w14:paraId="7FEB3E11" w14:textId="77777777" w:rsidR="006F3923" w:rsidRPr="008657BC" w:rsidRDefault="006F3923" w:rsidP="006F3923">
      <w:pPr>
        <w:pStyle w:val="03aText"/>
        <w:jc w:val="center"/>
        <w:rPr>
          <w:lang w:val="nl-BE"/>
        </w:rPr>
      </w:pPr>
    </w:p>
    <w:p w14:paraId="7EB9094F" w14:textId="77777777" w:rsidR="006F3923" w:rsidRPr="00D910FD" w:rsidRDefault="00553EF7" w:rsidP="006F3923">
      <w:pPr>
        <w:pStyle w:val="03aText"/>
        <w:rPr>
          <w:lang w:val="nl-BE"/>
        </w:rPr>
      </w:pPr>
      <w:r>
        <w:object w:dxaOrig="4700" w:dyaOrig="4713" w14:anchorId="3B5386F8">
          <v:shape id="_x0000_i1221" type="#_x0000_t75" style="width:154.5pt;height:153.4pt" o:ole="">
            <v:imagedata r:id="rId414" o:title=""/>
          </v:shape>
          <o:OLEObject Type="Embed" ProgID="CorelDRAW.Graphic.12" ShapeID="_x0000_i1221" DrawAspect="Content" ObjectID="_1587467614" r:id="rId415"/>
        </w:object>
      </w:r>
    </w:p>
    <w:p w14:paraId="1BA714B6" w14:textId="77777777" w:rsidR="00553EF7" w:rsidRPr="00D910FD" w:rsidRDefault="00553EF7" w:rsidP="006F3923">
      <w:pPr>
        <w:pStyle w:val="03aText"/>
        <w:rPr>
          <w:b/>
          <w:sz w:val="24"/>
          <w:szCs w:val="24"/>
          <w:lang w:val="nl-BE"/>
        </w:rPr>
      </w:pPr>
    </w:p>
    <w:p w14:paraId="73D24B14" w14:textId="77777777" w:rsidR="006F3923" w:rsidRPr="00B4050E" w:rsidRDefault="006F3923" w:rsidP="006F3923">
      <w:pPr>
        <w:pStyle w:val="03aText"/>
        <w:rPr>
          <w:lang w:val="nl-BE"/>
        </w:rPr>
      </w:pPr>
      <w:r w:rsidRPr="00B4050E">
        <w:rPr>
          <w:b/>
          <w:sz w:val="24"/>
          <w:szCs w:val="24"/>
          <w:lang w:val="nl-BE"/>
        </w:rPr>
        <w:t>+</w:t>
      </w:r>
      <w:r w:rsidRPr="00B4050E">
        <w:rPr>
          <w:b/>
          <w:lang w:val="nl-BE"/>
        </w:rPr>
        <w:t xml:space="preserve">                              </w:t>
      </w:r>
      <w:r w:rsidR="00884017" w:rsidRPr="00B4050E">
        <w:rPr>
          <w:lang w:val="nl-BE"/>
        </w:rPr>
        <w:t>0042.02 b3</w:t>
      </w:r>
      <w:r w:rsidR="00647ABB" w:rsidRPr="00B4050E">
        <w:rPr>
          <w:lang w:val="nl-BE"/>
        </w:rPr>
        <w:t>a5</w:t>
      </w:r>
    </w:p>
    <w:p w14:paraId="65972A9C" w14:textId="77777777" w:rsidR="00B001AC" w:rsidRPr="00B4050E" w:rsidRDefault="00B001AC" w:rsidP="006F3923">
      <w:pPr>
        <w:pStyle w:val="03aText"/>
        <w:rPr>
          <w:lang w:val="nl-BE"/>
        </w:rPr>
      </w:pPr>
    </w:p>
    <w:p w14:paraId="734A95AF" w14:textId="77777777" w:rsidR="00B001AC" w:rsidRPr="00B4050E" w:rsidRDefault="00B001AC" w:rsidP="006F3923">
      <w:pPr>
        <w:pStyle w:val="03aText"/>
        <w:rPr>
          <w:b/>
          <w:lang w:val="nl-BE"/>
        </w:rPr>
      </w:pPr>
      <w:r w:rsidRPr="00B4050E">
        <w:rPr>
          <w:lang w:val="nl-BE"/>
        </w:rPr>
        <w:tab/>
      </w:r>
      <w:r w:rsidR="00B4050E" w:rsidRPr="00B4050E">
        <w:rPr>
          <w:b/>
          <w:lang w:val="nl-BE"/>
        </w:rPr>
        <w:t>1.P6c7</w:t>
      </w:r>
      <w:r w:rsidR="00B4050E" w:rsidRPr="00B4050E">
        <w:rPr>
          <w:b/>
          <w:lang w:val="nl-BE"/>
        </w:rPr>
        <w:tab/>
      </w:r>
      <w:r w:rsidR="00B4050E" w:rsidRPr="00B4050E">
        <w:rPr>
          <w:b/>
          <w:lang w:val="nl-BE"/>
        </w:rPr>
        <w:tab/>
        <w:t>a1P+</w:t>
      </w:r>
    </w:p>
    <w:p w14:paraId="0F5D53D0" w14:textId="77777777" w:rsidR="00B4050E" w:rsidRPr="00B4050E" w:rsidRDefault="00B4050E" w:rsidP="006F3923">
      <w:pPr>
        <w:pStyle w:val="03aText"/>
        <w:rPr>
          <w:lang w:val="nl-BE"/>
        </w:rPr>
      </w:pPr>
      <w:r w:rsidRPr="00B4050E">
        <w:rPr>
          <w:lang w:val="nl-BE"/>
        </w:rPr>
        <w:t>Er dreigt mat op veld b6</w:t>
      </w:r>
    </w:p>
    <w:p w14:paraId="0A650225" w14:textId="77777777" w:rsidR="00B4050E" w:rsidRPr="00B4050E" w:rsidRDefault="00425755" w:rsidP="006F3923">
      <w:pPr>
        <w:pStyle w:val="03aText"/>
        <w:rPr>
          <w:b/>
          <w:lang w:val="nl-BE"/>
        </w:rPr>
      </w:pPr>
      <w:r w:rsidRPr="00B4050E">
        <w:rPr>
          <w:lang w:val="nl-BE"/>
        </w:rPr>
        <w:tab/>
      </w:r>
      <w:r w:rsidR="00B4050E" w:rsidRPr="00B4050E">
        <w:rPr>
          <w:b/>
          <w:lang w:val="nl-BE"/>
        </w:rPr>
        <w:t>2.Kxa3</w:t>
      </w:r>
      <w:r w:rsidR="00B4050E" w:rsidRPr="00B4050E">
        <w:rPr>
          <w:b/>
          <w:lang w:val="nl-BE"/>
        </w:rPr>
        <w:tab/>
      </w:r>
      <w:r w:rsidR="00B4050E" w:rsidRPr="00B4050E">
        <w:rPr>
          <w:b/>
          <w:lang w:val="nl-BE"/>
        </w:rPr>
        <w:tab/>
        <w:t>Lb4+</w:t>
      </w:r>
    </w:p>
    <w:p w14:paraId="60100607" w14:textId="77777777" w:rsidR="00425755" w:rsidRPr="00B4050E" w:rsidRDefault="00B4050E" w:rsidP="006F3923">
      <w:pPr>
        <w:pStyle w:val="03aText"/>
        <w:rPr>
          <w:b/>
          <w:lang w:val="nl-BE"/>
        </w:rPr>
      </w:pPr>
      <w:r w:rsidRPr="00EC74FA">
        <w:rPr>
          <w:lang w:val="nl-BE"/>
        </w:rPr>
        <w:t xml:space="preserve">2…Pc2+? </w:t>
      </w:r>
      <w:r w:rsidRPr="00B4050E">
        <w:rPr>
          <w:lang w:val="nl-BE"/>
        </w:rPr>
        <w:t xml:space="preserve">3.Kb2 Pb4 4.Kb3 Pd6 5.Pxd5, en </w:t>
      </w:r>
      <w:r>
        <w:rPr>
          <w:lang w:val="nl-BE"/>
        </w:rPr>
        <w:t>zwart verlies</w:t>
      </w:r>
      <w:r w:rsidR="00592735">
        <w:rPr>
          <w:lang w:val="nl-BE"/>
        </w:rPr>
        <w:t>t</w:t>
      </w:r>
    </w:p>
    <w:p w14:paraId="61C42A69" w14:textId="77777777" w:rsidR="00B4050E" w:rsidRPr="00EC74FA" w:rsidRDefault="00425755" w:rsidP="006F3923">
      <w:pPr>
        <w:pStyle w:val="03aText"/>
        <w:rPr>
          <w:b/>
          <w:lang w:val="nl-BE"/>
        </w:rPr>
      </w:pPr>
      <w:r w:rsidRPr="00B4050E">
        <w:rPr>
          <w:b/>
          <w:lang w:val="nl-BE"/>
        </w:rPr>
        <w:tab/>
      </w:r>
      <w:r w:rsidR="00B4050E" w:rsidRPr="00EC74FA">
        <w:rPr>
          <w:b/>
          <w:lang w:val="nl-BE"/>
        </w:rPr>
        <w:t>3.Kb2</w:t>
      </w:r>
      <w:r w:rsidR="00B4050E" w:rsidRPr="00EC74FA">
        <w:rPr>
          <w:b/>
          <w:lang w:val="nl-BE"/>
        </w:rPr>
        <w:tab/>
      </w:r>
      <w:r w:rsidR="00B4050E" w:rsidRPr="00EC74FA">
        <w:rPr>
          <w:b/>
          <w:lang w:val="nl-BE"/>
        </w:rPr>
        <w:tab/>
        <w:t>Pb3</w:t>
      </w:r>
    </w:p>
    <w:p w14:paraId="3D9BDF41" w14:textId="77777777" w:rsidR="00B4050E" w:rsidRPr="00EC74FA" w:rsidRDefault="00B4050E" w:rsidP="006F3923">
      <w:pPr>
        <w:pStyle w:val="03aText"/>
        <w:rPr>
          <w:b/>
          <w:lang w:val="nl-BE"/>
        </w:rPr>
      </w:pPr>
      <w:r w:rsidRPr="00EC74FA">
        <w:rPr>
          <w:b/>
          <w:lang w:val="nl-BE"/>
        </w:rPr>
        <w:tab/>
        <w:t>4.Kxb3</w:t>
      </w:r>
      <w:r w:rsidRPr="00EC74FA">
        <w:rPr>
          <w:b/>
          <w:lang w:val="nl-BE"/>
        </w:rPr>
        <w:tab/>
      </w:r>
      <w:r w:rsidRPr="00EC74FA">
        <w:rPr>
          <w:b/>
          <w:lang w:val="nl-BE"/>
        </w:rPr>
        <w:tab/>
        <w:t>Lc5</w:t>
      </w:r>
    </w:p>
    <w:p w14:paraId="1FD083AD" w14:textId="77777777" w:rsidR="00B4050E" w:rsidRPr="00B4050E" w:rsidRDefault="00B4050E" w:rsidP="006F3923">
      <w:pPr>
        <w:pStyle w:val="03aText"/>
        <w:rPr>
          <w:b/>
          <w:lang w:val="nl-BE"/>
        </w:rPr>
      </w:pPr>
      <w:r w:rsidRPr="00EC74FA">
        <w:rPr>
          <w:b/>
          <w:lang w:val="nl-BE"/>
        </w:rPr>
        <w:tab/>
      </w:r>
      <w:r w:rsidRPr="00B4050E">
        <w:rPr>
          <w:b/>
          <w:lang w:val="nl-BE"/>
        </w:rPr>
        <w:t>5.Lh2</w:t>
      </w:r>
    </w:p>
    <w:p w14:paraId="1D584D21" w14:textId="77777777" w:rsidR="00B4050E" w:rsidRDefault="00B4050E" w:rsidP="006F3923">
      <w:pPr>
        <w:pStyle w:val="03aText"/>
        <w:rPr>
          <w:lang w:val="nl-BE"/>
        </w:rPr>
      </w:pPr>
      <w:r>
        <w:rPr>
          <w:lang w:val="nl-BE"/>
        </w:rPr>
        <w:t>Zwart heeft  twee mogelijkheden:</w:t>
      </w:r>
    </w:p>
    <w:p w14:paraId="5F93B730" w14:textId="77777777" w:rsidR="00B4050E" w:rsidRDefault="00B4050E" w:rsidP="006F3923">
      <w:pPr>
        <w:pStyle w:val="03aText"/>
        <w:rPr>
          <w:b/>
          <w:lang w:val="nl-BE"/>
        </w:rPr>
      </w:pPr>
      <w:r>
        <w:rPr>
          <w:lang w:val="nl-BE"/>
        </w:rPr>
        <w:tab/>
      </w:r>
    </w:p>
    <w:p w14:paraId="40E7A23A" w14:textId="77777777" w:rsidR="00B4050E" w:rsidRPr="00EC74FA" w:rsidRDefault="00B4050E" w:rsidP="006F3923">
      <w:pPr>
        <w:pStyle w:val="03aText"/>
        <w:rPr>
          <w:b/>
          <w:i/>
          <w:lang w:val="en-GB"/>
        </w:rPr>
      </w:pPr>
      <w:r w:rsidRPr="00EC74FA">
        <w:rPr>
          <w:b/>
          <w:i/>
          <w:lang w:val="en-GB"/>
        </w:rPr>
        <w:t>Variant A</w:t>
      </w:r>
    </w:p>
    <w:p w14:paraId="1147533B" w14:textId="77777777" w:rsidR="00B4050E" w:rsidRPr="00EC74FA" w:rsidRDefault="00B4050E" w:rsidP="006F3923">
      <w:pPr>
        <w:pStyle w:val="03aText"/>
        <w:rPr>
          <w:b/>
          <w:lang w:val="en-GB"/>
        </w:rPr>
      </w:pPr>
      <w:r w:rsidRPr="00EC74FA">
        <w:rPr>
          <w:b/>
          <w:lang w:val="en-GB"/>
        </w:rPr>
        <w:tab/>
        <w:t>5…</w:t>
      </w:r>
      <w:r w:rsidRPr="00EC74FA">
        <w:rPr>
          <w:b/>
          <w:lang w:val="en-GB"/>
        </w:rPr>
        <w:tab/>
      </w:r>
      <w:r w:rsidRPr="00EC74FA">
        <w:rPr>
          <w:b/>
          <w:lang w:val="en-GB"/>
        </w:rPr>
        <w:tab/>
        <w:t>Ld6</w:t>
      </w:r>
    </w:p>
    <w:p w14:paraId="7850AED6" w14:textId="77777777" w:rsidR="00B4050E" w:rsidRPr="00EC74FA" w:rsidRDefault="00B4050E" w:rsidP="006F3923">
      <w:pPr>
        <w:pStyle w:val="03aText"/>
        <w:rPr>
          <w:b/>
          <w:lang w:val="en-GB"/>
        </w:rPr>
      </w:pPr>
      <w:r w:rsidRPr="00EC74FA">
        <w:rPr>
          <w:b/>
          <w:lang w:val="en-GB"/>
        </w:rPr>
        <w:tab/>
        <w:t>6.Pb6</w:t>
      </w:r>
    </w:p>
    <w:p w14:paraId="4A502E9E" w14:textId="77777777" w:rsidR="00257A7E" w:rsidRDefault="00B4050E" w:rsidP="006F3923">
      <w:pPr>
        <w:pStyle w:val="03aText"/>
        <w:rPr>
          <w:b/>
          <w:lang w:val="nl-BE"/>
        </w:rPr>
      </w:pPr>
      <w:r w:rsidRPr="00EC74FA">
        <w:rPr>
          <w:i/>
          <w:lang w:val="en-GB"/>
        </w:rPr>
        <w:t>a)</w:t>
      </w:r>
      <w:r w:rsidRPr="00EC74FA">
        <w:rPr>
          <w:i/>
          <w:lang w:val="en-GB"/>
        </w:rPr>
        <w:tab/>
      </w:r>
      <w:r w:rsidRPr="00EC74FA">
        <w:rPr>
          <w:b/>
          <w:lang w:val="en-GB"/>
        </w:rPr>
        <w:t>6…</w:t>
      </w:r>
      <w:r w:rsidRPr="00EC74FA">
        <w:rPr>
          <w:b/>
          <w:lang w:val="en-GB"/>
        </w:rPr>
        <w:tab/>
      </w:r>
      <w:r w:rsidRPr="00EC74FA">
        <w:rPr>
          <w:b/>
          <w:lang w:val="en-GB"/>
        </w:rPr>
        <w:tab/>
      </w:r>
      <w:r>
        <w:rPr>
          <w:b/>
          <w:lang w:val="nl-BE"/>
        </w:rPr>
        <w:t>Lxh2</w:t>
      </w:r>
    </w:p>
    <w:p w14:paraId="01194C61" w14:textId="77777777" w:rsidR="00257A7E" w:rsidRDefault="00257A7E" w:rsidP="006F3923">
      <w:pPr>
        <w:pStyle w:val="03aText"/>
        <w:rPr>
          <w:b/>
          <w:lang w:val="nl-BE"/>
        </w:rPr>
      </w:pPr>
      <w:r>
        <w:rPr>
          <w:b/>
          <w:lang w:val="nl-BE"/>
        </w:rPr>
        <w:tab/>
        <w:t>7.Pc4+</w:t>
      </w:r>
    </w:p>
    <w:p w14:paraId="4293C4B5" w14:textId="77777777" w:rsidR="00257A7E" w:rsidRDefault="00257A7E" w:rsidP="006F3923">
      <w:pPr>
        <w:pStyle w:val="03aText"/>
        <w:rPr>
          <w:lang w:val="nl-BE"/>
        </w:rPr>
      </w:pPr>
      <w:r>
        <w:rPr>
          <w:lang w:val="nl-BE"/>
        </w:rPr>
        <w:t>En mat.</w:t>
      </w:r>
    </w:p>
    <w:p w14:paraId="39EE38AF" w14:textId="77777777" w:rsidR="00257A7E" w:rsidRPr="00EC74FA" w:rsidRDefault="00257A7E" w:rsidP="006F3923">
      <w:pPr>
        <w:pStyle w:val="03aText"/>
        <w:rPr>
          <w:b/>
          <w:lang w:val="en-GB"/>
        </w:rPr>
      </w:pPr>
      <w:r>
        <w:rPr>
          <w:i/>
          <w:lang w:val="nl-BE"/>
        </w:rPr>
        <w:t>b)</w:t>
      </w:r>
      <w:r>
        <w:rPr>
          <w:i/>
          <w:lang w:val="nl-BE"/>
        </w:rPr>
        <w:tab/>
      </w:r>
      <w:r>
        <w:rPr>
          <w:b/>
          <w:lang w:val="nl-BE"/>
        </w:rPr>
        <w:t>6…</w:t>
      </w:r>
      <w:r>
        <w:rPr>
          <w:b/>
          <w:lang w:val="nl-BE"/>
        </w:rPr>
        <w:tab/>
      </w:r>
      <w:r>
        <w:rPr>
          <w:b/>
          <w:lang w:val="nl-BE"/>
        </w:rPr>
        <w:tab/>
      </w:r>
      <w:r w:rsidRPr="00EC74FA">
        <w:rPr>
          <w:b/>
          <w:lang w:val="en-GB"/>
        </w:rPr>
        <w:t>Kxb6</w:t>
      </w:r>
    </w:p>
    <w:p w14:paraId="03016A38" w14:textId="77777777" w:rsidR="00257A7E" w:rsidRPr="00EC74FA" w:rsidRDefault="00257A7E" w:rsidP="006F3923">
      <w:pPr>
        <w:pStyle w:val="03aText"/>
        <w:rPr>
          <w:b/>
          <w:lang w:val="en-GB"/>
        </w:rPr>
      </w:pPr>
      <w:r w:rsidRPr="00EC74FA">
        <w:rPr>
          <w:b/>
          <w:lang w:val="en-GB"/>
        </w:rPr>
        <w:tab/>
        <w:t>7.Lxd6</w:t>
      </w:r>
    </w:p>
    <w:p w14:paraId="6854953F" w14:textId="77777777" w:rsidR="00257A7E" w:rsidRPr="00EC74FA" w:rsidRDefault="00257A7E" w:rsidP="006F3923">
      <w:pPr>
        <w:pStyle w:val="03aText"/>
        <w:rPr>
          <w:b/>
          <w:lang w:val="en-GB"/>
        </w:rPr>
      </w:pPr>
      <w:r w:rsidRPr="00EC74FA">
        <w:rPr>
          <w:i/>
          <w:lang w:val="en-GB"/>
        </w:rPr>
        <w:t>c)</w:t>
      </w:r>
      <w:r w:rsidRPr="00EC74FA">
        <w:rPr>
          <w:i/>
          <w:lang w:val="en-GB"/>
        </w:rPr>
        <w:tab/>
      </w:r>
      <w:r w:rsidRPr="00EC74FA">
        <w:rPr>
          <w:b/>
          <w:lang w:val="en-GB"/>
        </w:rPr>
        <w:t>6…</w:t>
      </w:r>
      <w:r w:rsidRPr="00EC74FA">
        <w:rPr>
          <w:b/>
          <w:lang w:val="en-GB"/>
        </w:rPr>
        <w:tab/>
      </w:r>
      <w:r w:rsidRPr="00EC74FA">
        <w:rPr>
          <w:b/>
          <w:lang w:val="en-GB"/>
        </w:rPr>
        <w:tab/>
        <w:t>Lxc7</w:t>
      </w:r>
    </w:p>
    <w:p w14:paraId="0FEE86DB" w14:textId="77777777" w:rsidR="00257A7E" w:rsidRPr="00EC74FA" w:rsidRDefault="00257A7E" w:rsidP="006F3923">
      <w:pPr>
        <w:pStyle w:val="03aText"/>
        <w:rPr>
          <w:b/>
          <w:lang w:val="en-GB"/>
        </w:rPr>
      </w:pPr>
      <w:r w:rsidRPr="00EC74FA">
        <w:rPr>
          <w:b/>
          <w:lang w:val="en-GB"/>
        </w:rPr>
        <w:tab/>
        <w:t>7.Lxc7</w:t>
      </w:r>
    </w:p>
    <w:p w14:paraId="4CB8386E" w14:textId="77777777" w:rsidR="00257A7E" w:rsidRPr="00EC74FA" w:rsidRDefault="00257A7E" w:rsidP="006F3923">
      <w:pPr>
        <w:pStyle w:val="03aText"/>
        <w:rPr>
          <w:b/>
          <w:lang w:val="en-GB"/>
        </w:rPr>
      </w:pPr>
    </w:p>
    <w:p w14:paraId="5259A8A1" w14:textId="77777777" w:rsidR="00257A7E" w:rsidRPr="00EC74FA" w:rsidRDefault="00257A7E" w:rsidP="006F3923">
      <w:pPr>
        <w:pStyle w:val="03aText"/>
        <w:rPr>
          <w:b/>
          <w:lang w:val="en-GB"/>
        </w:rPr>
      </w:pPr>
    </w:p>
    <w:p w14:paraId="54A70C11" w14:textId="77777777" w:rsidR="00257A7E" w:rsidRPr="00EC74FA" w:rsidRDefault="00257A7E" w:rsidP="006F3923">
      <w:pPr>
        <w:pStyle w:val="03aText"/>
        <w:rPr>
          <w:b/>
          <w:lang w:val="en-GB"/>
        </w:rPr>
      </w:pPr>
    </w:p>
    <w:p w14:paraId="2786D160" w14:textId="77777777" w:rsidR="00431F01" w:rsidRPr="00EC74FA" w:rsidRDefault="00431F01" w:rsidP="006F3923">
      <w:pPr>
        <w:pStyle w:val="03aText"/>
        <w:rPr>
          <w:b/>
          <w:lang w:val="en-GB"/>
        </w:rPr>
      </w:pPr>
    </w:p>
    <w:p w14:paraId="7A1B2A9C" w14:textId="77777777" w:rsidR="00257A7E" w:rsidRPr="00EC74FA" w:rsidRDefault="00257A7E" w:rsidP="006F3923">
      <w:pPr>
        <w:pStyle w:val="03aText"/>
        <w:rPr>
          <w:b/>
          <w:i/>
          <w:lang w:val="en-GB"/>
        </w:rPr>
      </w:pPr>
      <w:r w:rsidRPr="00EC74FA">
        <w:rPr>
          <w:b/>
          <w:i/>
          <w:lang w:val="en-GB"/>
        </w:rPr>
        <w:t xml:space="preserve">Variant B </w:t>
      </w:r>
    </w:p>
    <w:p w14:paraId="7F3EA199" w14:textId="77777777" w:rsidR="00257A7E" w:rsidRPr="00EC74FA" w:rsidRDefault="00257A7E" w:rsidP="006F3923">
      <w:pPr>
        <w:pStyle w:val="03aText"/>
        <w:rPr>
          <w:b/>
          <w:lang w:val="en-GB"/>
        </w:rPr>
      </w:pPr>
      <w:r w:rsidRPr="00EC74FA">
        <w:rPr>
          <w:b/>
          <w:lang w:val="en-GB"/>
        </w:rPr>
        <w:tab/>
        <w:t>5…</w:t>
      </w:r>
      <w:r w:rsidRPr="00EC74FA">
        <w:rPr>
          <w:b/>
          <w:lang w:val="en-GB"/>
        </w:rPr>
        <w:tab/>
      </w:r>
      <w:r w:rsidRPr="00EC74FA">
        <w:rPr>
          <w:b/>
          <w:lang w:val="en-GB"/>
        </w:rPr>
        <w:tab/>
        <w:t>Lg1</w:t>
      </w:r>
    </w:p>
    <w:p w14:paraId="20CA5F66" w14:textId="77777777" w:rsidR="00257A7E" w:rsidRPr="00EC74FA" w:rsidRDefault="00257A7E" w:rsidP="006F3923">
      <w:pPr>
        <w:pStyle w:val="03aText"/>
        <w:rPr>
          <w:b/>
          <w:lang w:val="en-GB"/>
        </w:rPr>
      </w:pPr>
      <w:r w:rsidRPr="00EC74FA">
        <w:rPr>
          <w:b/>
          <w:lang w:val="en-GB"/>
        </w:rPr>
        <w:tab/>
        <w:t>6.Lf4</w:t>
      </w:r>
      <w:r w:rsidRPr="00EC74FA">
        <w:rPr>
          <w:b/>
          <w:lang w:val="en-GB"/>
        </w:rPr>
        <w:tab/>
      </w:r>
      <w:r w:rsidRPr="00EC74FA">
        <w:rPr>
          <w:b/>
          <w:lang w:val="en-GB"/>
        </w:rPr>
        <w:tab/>
        <w:t>Le3</w:t>
      </w:r>
    </w:p>
    <w:p w14:paraId="0EBA866D" w14:textId="77777777" w:rsidR="00257A7E" w:rsidRPr="00EC74FA" w:rsidRDefault="00257A7E" w:rsidP="006F3923">
      <w:pPr>
        <w:pStyle w:val="03aText"/>
        <w:rPr>
          <w:b/>
          <w:lang w:val="en-GB"/>
        </w:rPr>
      </w:pPr>
      <w:r w:rsidRPr="00EC74FA">
        <w:rPr>
          <w:b/>
          <w:lang w:val="en-GB"/>
        </w:rPr>
        <w:tab/>
        <w:t>7.Pb6</w:t>
      </w:r>
    </w:p>
    <w:p w14:paraId="24C3CA2F" w14:textId="77777777" w:rsidR="00257A7E" w:rsidRDefault="00257A7E" w:rsidP="006F3923">
      <w:pPr>
        <w:pStyle w:val="03aText"/>
        <w:rPr>
          <w:b/>
          <w:lang w:val="nl-BE"/>
        </w:rPr>
      </w:pPr>
      <w:r w:rsidRPr="00EC74FA">
        <w:rPr>
          <w:i/>
          <w:lang w:val="en-GB"/>
        </w:rPr>
        <w:t xml:space="preserve">a) </w:t>
      </w:r>
      <w:r w:rsidRPr="00EC74FA">
        <w:rPr>
          <w:i/>
          <w:lang w:val="en-GB"/>
        </w:rPr>
        <w:tab/>
      </w:r>
      <w:r w:rsidRPr="00EC74FA">
        <w:rPr>
          <w:b/>
          <w:lang w:val="en-GB"/>
        </w:rPr>
        <w:t>7…</w:t>
      </w:r>
      <w:r w:rsidRPr="00EC74FA">
        <w:rPr>
          <w:b/>
          <w:lang w:val="en-GB"/>
        </w:rPr>
        <w:tab/>
      </w:r>
      <w:r w:rsidRPr="00EC74FA">
        <w:rPr>
          <w:b/>
          <w:lang w:val="en-GB"/>
        </w:rPr>
        <w:tab/>
      </w:r>
      <w:r>
        <w:rPr>
          <w:b/>
          <w:lang w:val="nl-BE"/>
        </w:rPr>
        <w:t>Lxf4</w:t>
      </w:r>
    </w:p>
    <w:p w14:paraId="0630249A" w14:textId="77777777" w:rsidR="00257A7E" w:rsidRDefault="00257A7E" w:rsidP="006F3923">
      <w:pPr>
        <w:pStyle w:val="03aText"/>
        <w:rPr>
          <w:b/>
          <w:lang w:val="nl-BE"/>
        </w:rPr>
      </w:pPr>
      <w:r>
        <w:rPr>
          <w:b/>
          <w:lang w:val="nl-BE"/>
        </w:rPr>
        <w:tab/>
        <w:t>8.Pc4+</w:t>
      </w:r>
    </w:p>
    <w:p w14:paraId="7FF8CBE8" w14:textId="77777777" w:rsidR="00257A7E" w:rsidRPr="00257A7E" w:rsidRDefault="00257A7E" w:rsidP="006F3923">
      <w:pPr>
        <w:pStyle w:val="03aText"/>
        <w:rPr>
          <w:lang w:val="nl-BE"/>
        </w:rPr>
      </w:pPr>
      <w:r>
        <w:rPr>
          <w:lang w:val="nl-BE"/>
        </w:rPr>
        <w:t>En mat.</w:t>
      </w:r>
    </w:p>
    <w:p w14:paraId="06B38AAE" w14:textId="77777777" w:rsidR="00257A7E" w:rsidRDefault="00257A7E" w:rsidP="006F3923">
      <w:pPr>
        <w:pStyle w:val="03aText"/>
        <w:rPr>
          <w:b/>
          <w:lang w:val="nl-BE"/>
        </w:rPr>
      </w:pPr>
      <w:r>
        <w:rPr>
          <w:i/>
          <w:lang w:val="nl-BE"/>
        </w:rPr>
        <w:t>b)</w:t>
      </w:r>
      <w:r>
        <w:rPr>
          <w:i/>
          <w:lang w:val="nl-BE"/>
        </w:rPr>
        <w:tab/>
      </w:r>
      <w:r>
        <w:rPr>
          <w:b/>
          <w:lang w:val="nl-BE"/>
        </w:rPr>
        <w:t>7…</w:t>
      </w:r>
      <w:r>
        <w:rPr>
          <w:b/>
          <w:lang w:val="nl-BE"/>
        </w:rPr>
        <w:tab/>
      </w:r>
      <w:r>
        <w:rPr>
          <w:b/>
          <w:lang w:val="nl-BE"/>
        </w:rPr>
        <w:tab/>
        <w:t>Kxb6</w:t>
      </w:r>
    </w:p>
    <w:p w14:paraId="30DBF161" w14:textId="77777777" w:rsidR="00257A7E" w:rsidRDefault="00257A7E" w:rsidP="006F3923">
      <w:pPr>
        <w:pStyle w:val="03aText"/>
        <w:rPr>
          <w:b/>
          <w:lang w:val="nl-BE"/>
        </w:rPr>
      </w:pPr>
      <w:r>
        <w:rPr>
          <w:b/>
          <w:lang w:val="nl-BE"/>
        </w:rPr>
        <w:tab/>
        <w:t>8.Pd5+</w:t>
      </w:r>
      <w:r>
        <w:rPr>
          <w:b/>
          <w:lang w:val="nl-BE"/>
        </w:rPr>
        <w:tab/>
      </w:r>
      <w:r>
        <w:rPr>
          <w:b/>
          <w:lang w:val="nl-BE"/>
        </w:rPr>
        <w:tab/>
        <w:t>Kc6</w:t>
      </w:r>
    </w:p>
    <w:p w14:paraId="00C7EA9D" w14:textId="77777777" w:rsidR="00257A7E" w:rsidRDefault="00257A7E" w:rsidP="006F3923">
      <w:pPr>
        <w:pStyle w:val="03aText"/>
        <w:rPr>
          <w:b/>
          <w:lang w:val="nl-BE"/>
        </w:rPr>
      </w:pPr>
      <w:r>
        <w:rPr>
          <w:b/>
          <w:lang w:val="nl-BE"/>
        </w:rPr>
        <w:tab/>
        <w:t>9.Pxe3</w:t>
      </w:r>
    </w:p>
    <w:p w14:paraId="10802A62" w14:textId="77777777" w:rsidR="00257A7E" w:rsidRDefault="00257A7E" w:rsidP="006F3923">
      <w:pPr>
        <w:pStyle w:val="03aText"/>
        <w:rPr>
          <w:b/>
          <w:lang w:val="nl-BE"/>
        </w:rPr>
      </w:pPr>
      <w:r>
        <w:rPr>
          <w:i/>
          <w:lang w:val="nl-BE"/>
        </w:rPr>
        <w:t>c)</w:t>
      </w:r>
      <w:r>
        <w:rPr>
          <w:i/>
          <w:lang w:val="nl-BE"/>
        </w:rPr>
        <w:tab/>
      </w:r>
      <w:r>
        <w:rPr>
          <w:b/>
          <w:lang w:val="nl-BE"/>
        </w:rPr>
        <w:t>7…</w:t>
      </w:r>
      <w:r>
        <w:rPr>
          <w:b/>
          <w:lang w:val="nl-BE"/>
        </w:rPr>
        <w:tab/>
      </w:r>
      <w:r>
        <w:rPr>
          <w:b/>
          <w:lang w:val="nl-BE"/>
        </w:rPr>
        <w:tab/>
        <w:t>Lxb6</w:t>
      </w:r>
    </w:p>
    <w:p w14:paraId="1FE69E90" w14:textId="77777777" w:rsidR="00257A7E" w:rsidRDefault="00257A7E" w:rsidP="006F3923">
      <w:pPr>
        <w:pStyle w:val="03aText"/>
        <w:rPr>
          <w:b/>
          <w:lang w:val="nl-BE"/>
        </w:rPr>
      </w:pPr>
      <w:r>
        <w:rPr>
          <w:b/>
          <w:lang w:val="nl-BE"/>
        </w:rPr>
        <w:tab/>
        <w:t>8.Ld2+</w:t>
      </w:r>
    </w:p>
    <w:p w14:paraId="6D5DB8B0" w14:textId="77777777" w:rsidR="00257A7E" w:rsidRPr="00257A7E" w:rsidRDefault="00257A7E" w:rsidP="006F3923">
      <w:pPr>
        <w:pStyle w:val="03aText"/>
        <w:rPr>
          <w:lang w:val="nl-BE"/>
        </w:rPr>
      </w:pPr>
      <w:r>
        <w:rPr>
          <w:lang w:val="nl-BE"/>
        </w:rPr>
        <w:t>En mat.</w:t>
      </w:r>
    </w:p>
    <w:p w14:paraId="3F832D3D" w14:textId="77777777" w:rsidR="00257A7E" w:rsidRDefault="00257A7E" w:rsidP="006F3923">
      <w:pPr>
        <w:pStyle w:val="03aText"/>
        <w:rPr>
          <w:b/>
          <w:i/>
          <w:lang w:val="nl-BE"/>
        </w:rPr>
      </w:pPr>
    </w:p>
    <w:p w14:paraId="266B519B" w14:textId="77777777" w:rsidR="00A047BF" w:rsidRDefault="005533A5" w:rsidP="006F3923">
      <w:pPr>
        <w:pStyle w:val="03aText"/>
        <w:rPr>
          <w:lang w:val="nl-BE"/>
        </w:rPr>
      </w:pPr>
      <w:r>
        <w:rPr>
          <w:lang w:val="nl-BE"/>
        </w:rPr>
        <w:t>Deze ‘bijna-miniat</w:t>
      </w:r>
      <w:r w:rsidR="00AB68B0">
        <w:rPr>
          <w:lang w:val="nl-BE"/>
        </w:rPr>
        <w:t>uur’ is</w:t>
      </w:r>
      <w:r w:rsidR="009A425B">
        <w:rPr>
          <w:lang w:val="nl-BE"/>
        </w:rPr>
        <w:t xml:space="preserve"> niet enkel een </w:t>
      </w:r>
      <w:r w:rsidR="003A70B3">
        <w:rPr>
          <w:b/>
          <w:lang w:val="nl-BE"/>
        </w:rPr>
        <w:t>correctie</w:t>
      </w:r>
      <w:r w:rsidR="009A425B">
        <w:rPr>
          <w:lang w:val="nl-BE"/>
        </w:rPr>
        <w:t xml:space="preserve"> van </w:t>
      </w:r>
      <w:r w:rsidR="00AB68B0">
        <w:rPr>
          <w:lang w:val="nl-BE"/>
        </w:rPr>
        <w:t>de beroemde studie uit 1930,</w:t>
      </w:r>
      <w:r w:rsidR="009A425B">
        <w:rPr>
          <w:lang w:val="nl-BE"/>
        </w:rPr>
        <w:t xml:space="preserve"> versche</w:t>
      </w:r>
      <w:r w:rsidR="00AB68B0">
        <w:rPr>
          <w:lang w:val="nl-BE"/>
        </w:rPr>
        <w:t xml:space="preserve">nen in </w:t>
      </w:r>
      <w:r w:rsidR="009A425B">
        <w:rPr>
          <w:i/>
          <w:lang w:val="nl-BE"/>
        </w:rPr>
        <w:t>Vechernyaya</w:t>
      </w:r>
      <w:r w:rsidR="00AB68B0">
        <w:rPr>
          <w:i/>
          <w:lang w:val="nl-BE"/>
        </w:rPr>
        <w:t>,</w:t>
      </w:r>
      <w:r w:rsidR="009A425B">
        <w:rPr>
          <w:i/>
          <w:lang w:val="nl-BE"/>
        </w:rPr>
        <w:t xml:space="preserve"> </w:t>
      </w:r>
      <w:r w:rsidR="00AB68B0">
        <w:rPr>
          <w:lang w:val="nl-BE"/>
        </w:rPr>
        <w:t xml:space="preserve">van de </w:t>
      </w:r>
      <w:r w:rsidR="0007116F">
        <w:rPr>
          <w:lang w:val="nl-BE"/>
        </w:rPr>
        <w:t>componist Abram Gurvi</w:t>
      </w:r>
      <w:r w:rsidR="009A425B">
        <w:rPr>
          <w:lang w:val="nl-BE"/>
        </w:rPr>
        <w:t xml:space="preserve">ch. </w:t>
      </w:r>
      <w:r w:rsidR="006320D0">
        <w:rPr>
          <w:lang w:val="nl-BE"/>
        </w:rPr>
        <w:t>Na 84</w:t>
      </w:r>
      <w:r w:rsidR="00C36000">
        <w:rPr>
          <w:lang w:val="nl-BE"/>
        </w:rPr>
        <w:t xml:space="preserve"> jaar</w:t>
      </w:r>
      <w:r w:rsidR="006F3923" w:rsidRPr="00425755">
        <w:rPr>
          <w:lang w:val="nl-BE"/>
        </w:rPr>
        <w:t xml:space="preserve"> </w:t>
      </w:r>
      <w:r w:rsidR="00AB68B0">
        <w:rPr>
          <w:lang w:val="nl-BE"/>
        </w:rPr>
        <w:t>wordt ze</w:t>
      </w:r>
      <w:r w:rsidR="00C36000">
        <w:rPr>
          <w:lang w:val="nl-BE"/>
        </w:rPr>
        <w:t xml:space="preserve"> nu ook nog eens </w:t>
      </w:r>
      <w:r w:rsidR="00DA11C3">
        <w:rPr>
          <w:lang w:val="nl-BE"/>
        </w:rPr>
        <w:t xml:space="preserve">verrijkt met een </w:t>
      </w:r>
      <w:r w:rsidR="00DA11C3" w:rsidRPr="00A047BF">
        <w:rPr>
          <w:b/>
          <w:lang w:val="nl-BE"/>
        </w:rPr>
        <w:t>tweede variant</w:t>
      </w:r>
      <w:r w:rsidR="003D40AB">
        <w:rPr>
          <w:lang w:val="nl-BE"/>
        </w:rPr>
        <w:t>. Ik heb er na-melijk een</w:t>
      </w:r>
      <w:r w:rsidR="00DA11C3">
        <w:rPr>
          <w:lang w:val="nl-BE"/>
        </w:rPr>
        <w:t xml:space="preserve"> extra zwart pionnet</w:t>
      </w:r>
      <w:r w:rsidR="003D40AB">
        <w:rPr>
          <w:lang w:val="nl-BE"/>
        </w:rPr>
        <w:t>je aan toegevoegd op veld a3.</w:t>
      </w:r>
    </w:p>
    <w:p w14:paraId="7E2675FB" w14:textId="77777777" w:rsidR="00A703E8" w:rsidRPr="00A047BF" w:rsidRDefault="003D40AB" w:rsidP="006F3923">
      <w:pPr>
        <w:pStyle w:val="03aText"/>
        <w:rPr>
          <w:lang w:val="nl-BE"/>
        </w:rPr>
      </w:pPr>
      <w:r>
        <w:rPr>
          <w:lang w:val="nl-BE"/>
        </w:rPr>
        <w:t>Want e</w:t>
      </w:r>
      <w:r w:rsidR="00C36000">
        <w:rPr>
          <w:lang w:val="nl-BE"/>
        </w:rPr>
        <w:t xml:space="preserve">r is immers </w:t>
      </w:r>
      <w:r w:rsidR="000B2A17">
        <w:rPr>
          <w:lang w:val="nl-BE"/>
        </w:rPr>
        <w:t>een neven</w:t>
      </w:r>
      <w:r w:rsidR="00A047BF">
        <w:rPr>
          <w:lang w:val="nl-BE"/>
        </w:rPr>
        <w:t>op</w:t>
      </w:r>
      <w:r>
        <w:rPr>
          <w:lang w:val="nl-BE"/>
        </w:rPr>
        <w:t>-</w:t>
      </w:r>
      <w:r w:rsidR="00A047BF">
        <w:rPr>
          <w:lang w:val="nl-BE"/>
        </w:rPr>
        <w:t>lo</w:t>
      </w:r>
      <w:r w:rsidR="000B2A17">
        <w:rPr>
          <w:lang w:val="nl-BE"/>
        </w:rPr>
        <w:t>s</w:t>
      </w:r>
      <w:r w:rsidR="00755EB5">
        <w:rPr>
          <w:lang w:val="nl-BE"/>
        </w:rPr>
        <w:t>sing voor</w:t>
      </w:r>
      <w:r w:rsidR="005533A5">
        <w:rPr>
          <w:lang w:val="nl-BE"/>
        </w:rPr>
        <w:t xml:space="preserve"> </w:t>
      </w:r>
      <w:r w:rsidR="00A703E8">
        <w:rPr>
          <w:lang w:val="nl-BE"/>
        </w:rPr>
        <w:t>het</w:t>
      </w:r>
      <w:r w:rsidR="00DA11C3">
        <w:rPr>
          <w:lang w:val="nl-BE"/>
        </w:rPr>
        <w:t xml:space="preserve"> oorspronkelijk </w:t>
      </w:r>
      <w:r w:rsidR="00A703E8">
        <w:rPr>
          <w:lang w:val="nl-BE"/>
        </w:rPr>
        <w:t>ju</w:t>
      </w:r>
      <w:r>
        <w:rPr>
          <w:lang w:val="nl-BE"/>
        </w:rPr>
        <w:t>-</w:t>
      </w:r>
      <w:r w:rsidR="00A703E8">
        <w:rPr>
          <w:lang w:val="nl-BE"/>
        </w:rPr>
        <w:t xml:space="preserve">weeltje van de </w:t>
      </w:r>
      <w:r w:rsidR="00DA11C3">
        <w:rPr>
          <w:lang w:val="nl-BE"/>
        </w:rPr>
        <w:t xml:space="preserve">begaafde </w:t>
      </w:r>
      <w:r w:rsidR="00A703E8">
        <w:rPr>
          <w:lang w:val="nl-BE"/>
        </w:rPr>
        <w:t>Rus:</w:t>
      </w:r>
    </w:p>
    <w:p w14:paraId="248913C0" w14:textId="77777777" w:rsidR="00C36000" w:rsidRDefault="00C36000" w:rsidP="006F3923">
      <w:pPr>
        <w:pStyle w:val="03aText"/>
        <w:rPr>
          <w:lang w:val="nl-BE"/>
        </w:rPr>
      </w:pPr>
    </w:p>
    <w:p w14:paraId="39C76014" w14:textId="77777777" w:rsidR="00C36000" w:rsidRPr="00CD7BD3" w:rsidRDefault="002A7A97" w:rsidP="006F3923">
      <w:pPr>
        <w:pStyle w:val="03aText"/>
        <w:rPr>
          <w:lang w:val="en-GB"/>
        </w:rPr>
      </w:pPr>
      <w:r w:rsidRPr="00CD7BD3">
        <w:rPr>
          <w:lang w:val="en-GB"/>
        </w:rPr>
        <w:t>Kb3 Lg1 Pa6 Pa8 / Ka5 Ld2 a2</w:t>
      </w:r>
      <w:r w:rsidR="00C36000" w:rsidRPr="00CD7BD3">
        <w:rPr>
          <w:lang w:val="en-GB"/>
        </w:rPr>
        <w:t>+</w:t>
      </w:r>
    </w:p>
    <w:p w14:paraId="30BDA301" w14:textId="77777777" w:rsidR="00C36000" w:rsidRPr="002A7A97" w:rsidRDefault="00C36000" w:rsidP="006F3923">
      <w:pPr>
        <w:pStyle w:val="03aText"/>
        <w:rPr>
          <w:b/>
          <w:lang w:val="en-GB"/>
        </w:rPr>
      </w:pPr>
    </w:p>
    <w:p w14:paraId="762318A1" w14:textId="77777777" w:rsidR="00C36000" w:rsidRPr="00C36000" w:rsidRDefault="00C36000" w:rsidP="006F3923">
      <w:pPr>
        <w:pStyle w:val="03aText"/>
        <w:rPr>
          <w:lang w:val="nl-BE"/>
        </w:rPr>
      </w:pPr>
      <w:r w:rsidRPr="00C36000">
        <w:rPr>
          <w:lang w:val="nl-BE"/>
        </w:rPr>
        <w:t xml:space="preserve">1.P6c7 a1P 2.Kb2 Pb3 </w:t>
      </w:r>
      <w:r w:rsidRPr="00C36000">
        <w:rPr>
          <w:b/>
          <w:lang w:val="nl-BE"/>
        </w:rPr>
        <w:t>3.Kxb3</w:t>
      </w:r>
      <w:r w:rsidRPr="00C36000">
        <w:rPr>
          <w:lang w:val="nl-BE"/>
        </w:rPr>
        <w:t xml:space="preserve"> Le3 4.Lh2 Lg1 5.Lf4 Le3 6.Pb6 Lxb6 7.Ld2+ en mat.</w:t>
      </w:r>
    </w:p>
    <w:p w14:paraId="3B74CC54" w14:textId="77777777" w:rsidR="00C36000" w:rsidRDefault="00C36000" w:rsidP="006F3923">
      <w:pPr>
        <w:pStyle w:val="03aText"/>
        <w:rPr>
          <w:lang w:val="nl-BE"/>
        </w:rPr>
      </w:pPr>
    </w:p>
    <w:p w14:paraId="0ACF8577" w14:textId="77777777" w:rsidR="005A3852" w:rsidRDefault="00C36000" w:rsidP="005A3852">
      <w:pPr>
        <w:pStyle w:val="03aText"/>
        <w:rPr>
          <w:lang w:val="nl-BE"/>
        </w:rPr>
      </w:pPr>
      <w:r>
        <w:rPr>
          <w:lang w:val="nl-BE"/>
        </w:rPr>
        <w:t xml:space="preserve">Maar hier wint </w:t>
      </w:r>
      <w:r w:rsidR="005A3852">
        <w:rPr>
          <w:lang w:val="nl-BE"/>
        </w:rPr>
        <w:t xml:space="preserve">ook </w:t>
      </w:r>
      <w:r>
        <w:rPr>
          <w:lang w:val="nl-BE"/>
        </w:rPr>
        <w:t xml:space="preserve">de zet </w:t>
      </w:r>
      <w:r>
        <w:rPr>
          <w:b/>
          <w:lang w:val="nl-BE"/>
        </w:rPr>
        <w:t>3.Pb6</w:t>
      </w:r>
      <w:r w:rsidR="005A3852">
        <w:rPr>
          <w:lang w:val="nl-BE"/>
        </w:rPr>
        <w:t>:</w:t>
      </w:r>
      <w:r w:rsidR="005A3852">
        <w:rPr>
          <w:i/>
          <w:lang w:val="nl-BE"/>
        </w:rPr>
        <w:t xml:space="preserve">   a)   </w:t>
      </w:r>
      <w:r w:rsidR="005A3852">
        <w:rPr>
          <w:lang w:val="nl-BE"/>
        </w:rPr>
        <w:t>3…Kb4 4.Pcd5+ Kb5 Kxb3</w:t>
      </w:r>
    </w:p>
    <w:p w14:paraId="563FDCA1" w14:textId="77777777" w:rsidR="005A3852" w:rsidRPr="00EF352A" w:rsidRDefault="00877096" w:rsidP="00877096">
      <w:pPr>
        <w:pStyle w:val="03aText"/>
        <w:rPr>
          <w:i/>
          <w:lang w:val="nl-BE"/>
        </w:rPr>
      </w:pPr>
      <w:r w:rsidRPr="00EF352A">
        <w:rPr>
          <w:i/>
          <w:lang w:val="nl-BE"/>
        </w:rPr>
        <w:t xml:space="preserve">b)   </w:t>
      </w:r>
      <w:r w:rsidR="005A3852" w:rsidRPr="00EF352A">
        <w:rPr>
          <w:lang w:val="nl-BE"/>
        </w:rPr>
        <w:t>3…Pc1 4.Pc4+ Kb4 5.Pxd2</w:t>
      </w:r>
    </w:p>
    <w:p w14:paraId="6AFFE161" w14:textId="77777777" w:rsidR="00EF352A" w:rsidRDefault="00EF352A" w:rsidP="00FE3BC5">
      <w:pPr>
        <w:pStyle w:val="03aText"/>
        <w:rPr>
          <w:lang w:val="nl-BE"/>
        </w:rPr>
      </w:pPr>
      <w:r w:rsidRPr="00EF352A">
        <w:rPr>
          <w:i/>
          <w:lang w:val="nl-BE"/>
        </w:rPr>
        <w:t xml:space="preserve">c) </w:t>
      </w:r>
      <w:r>
        <w:rPr>
          <w:i/>
          <w:lang w:val="nl-BE"/>
        </w:rPr>
        <w:t xml:space="preserve"> </w:t>
      </w:r>
      <w:r w:rsidRPr="00EF352A">
        <w:rPr>
          <w:i/>
          <w:lang w:val="nl-BE"/>
        </w:rPr>
        <w:t xml:space="preserve"> </w:t>
      </w:r>
      <w:r w:rsidR="00023ED4" w:rsidRPr="00FE3BC5">
        <w:rPr>
          <w:lang w:val="nl-BE"/>
        </w:rPr>
        <w:t>3...Lf4 4.Pcd5</w:t>
      </w:r>
      <w:r w:rsidR="006F2558" w:rsidRPr="00FE3BC5">
        <w:rPr>
          <w:lang w:val="nl-BE"/>
        </w:rPr>
        <w:t xml:space="preserve"> Lxd5, enz..</w:t>
      </w:r>
    </w:p>
    <w:p w14:paraId="75763EB8" w14:textId="77777777" w:rsidR="0040568C" w:rsidRDefault="0040568C" w:rsidP="00FE3BC5">
      <w:pPr>
        <w:pStyle w:val="03aText"/>
        <w:rPr>
          <w:lang w:val="nl-BE"/>
        </w:rPr>
      </w:pPr>
    </w:p>
    <w:p w14:paraId="54511C0B" w14:textId="77777777" w:rsidR="0040568C" w:rsidRDefault="0040568C" w:rsidP="00FE3BC5">
      <w:pPr>
        <w:pStyle w:val="03aText"/>
        <w:rPr>
          <w:lang w:val="nl-BE"/>
        </w:rPr>
      </w:pPr>
    </w:p>
    <w:p w14:paraId="46ADADEF" w14:textId="77777777" w:rsidR="0040568C" w:rsidRDefault="0040568C" w:rsidP="00FE3BC5">
      <w:pPr>
        <w:pStyle w:val="03aText"/>
        <w:rPr>
          <w:lang w:val="nl-BE"/>
        </w:rPr>
      </w:pPr>
    </w:p>
    <w:p w14:paraId="0FF67ECC" w14:textId="77777777" w:rsidR="0040568C" w:rsidRDefault="0040568C" w:rsidP="00FE3BC5">
      <w:pPr>
        <w:pStyle w:val="03aText"/>
        <w:rPr>
          <w:lang w:val="nl-BE"/>
        </w:rPr>
      </w:pPr>
    </w:p>
    <w:p w14:paraId="7E6B0AD5" w14:textId="77777777" w:rsidR="005A3852" w:rsidRPr="00FE3BC5" w:rsidRDefault="00835202" w:rsidP="00FE3BC5">
      <w:pPr>
        <w:pStyle w:val="03aText"/>
        <w:rPr>
          <w:lang w:val="nl-BE"/>
        </w:rPr>
      </w:pPr>
      <w:r w:rsidRPr="00FE3BC5">
        <w:rPr>
          <w:lang w:val="nl-BE"/>
        </w:rPr>
        <w:t xml:space="preserve">Vriend Roger </w:t>
      </w:r>
      <w:r w:rsidR="00F24D3D" w:rsidRPr="00FE3BC5">
        <w:rPr>
          <w:lang w:val="nl-BE"/>
        </w:rPr>
        <w:t>Missaen vond deze verbetering:</w:t>
      </w:r>
    </w:p>
    <w:p w14:paraId="6B8B8C74" w14:textId="77777777" w:rsidR="005A3852" w:rsidRDefault="005A3852" w:rsidP="005A3852">
      <w:pPr>
        <w:pStyle w:val="03aText"/>
        <w:rPr>
          <w:lang w:val="nl-BE"/>
        </w:rPr>
      </w:pPr>
    </w:p>
    <w:p w14:paraId="639840BD" w14:textId="77777777" w:rsidR="005A3852" w:rsidRPr="00214CFB" w:rsidRDefault="005A3852" w:rsidP="005A3852">
      <w:pPr>
        <w:pStyle w:val="03aText"/>
      </w:pPr>
      <w:r w:rsidRPr="00214CFB">
        <w:t>Kb3 Lg1 Pa6 Pa8 / Ka5 Le1 a2+</w:t>
      </w:r>
    </w:p>
    <w:p w14:paraId="62F88393" w14:textId="77777777" w:rsidR="005A3852" w:rsidRPr="00214CFB" w:rsidRDefault="005A3852" w:rsidP="005A3852">
      <w:pPr>
        <w:pStyle w:val="03aText"/>
        <w:rPr>
          <w:b/>
        </w:rPr>
      </w:pPr>
    </w:p>
    <w:p w14:paraId="72DC9456" w14:textId="77777777" w:rsidR="00590CD9" w:rsidRDefault="00B57B77" w:rsidP="005A3852">
      <w:pPr>
        <w:pStyle w:val="03aText"/>
        <w:rPr>
          <w:lang w:val="nl-BE"/>
        </w:rPr>
      </w:pPr>
      <w:r w:rsidRPr="00590CD9">
        <w:rPr>
          <w:lang w:val="nl-BE"/>
        </w:rPr>
        <w:t>1.P6</w:t>
      </w:r>
      <w:r w:rsidR="005A3852" w:rsidRPr="00590CD9">
        <w:rPr>
          <w:lang w:val="nl-BE"/>
        </w:rPr>
        <w:t>c7 a1P</w:t>
      </w:r>
      <w:r w:rsidR="00590CD9" w:rsidRPr="00590CD9">
        <w:rPr>
          <w:lang w:val="nl-BE"/>
        </w:rPr>
        <w:t>+</w:t>
      </w:r>
      <w:r w:rsidRPr="00590CD9">
        <w:rPr>
          <w:lang w:val="nl-BE"/>
        </w:rPr>
        <w:t xml:space="preserve"> 2.Kb2 Pb3</w:t>
      </w:r>
      <w:r w:rsidR="00AF0D0E" w:rsidRPr="00590CD9">
        <w:rPr>
          <w:i/>
          <w:lang w:val="nl-BE"/>
        </w:rPr>
        <w:t xml:space="preserve"> </w:t>
      </w:r>
      <w:r w:rsidR="00AF0D0E" w:rsidRPr="00590CD9">
        <w:rPr>
          <w:b/>
          <w:lang w:val="nl-BE"/>
        </w:rPr>
        <w:t>3.Kxb3</w:t>
      </w:r>
      <w:r w:rsidR="00590CD9" w:rsidRPr="00590CD9">
        <w:rPr>
          <w:lang w:val="nl-BE"/>
        </w:rPr>
        <w:t xml:space="preserve"> Lf2 4.Lh2 Lg3</w:t>
      </w:r>
      <w:r w:rsidR="00590CD9">
        <w:rPr>
          <w:lang w:val="nl-BE"/>
        </w:rPr>
        <w:t xml:space="preserve"> 5.Pb6, met:</w:t>
      </w:r>
    </w:p>
    <w:p w14:paraId="1333A3B3" w14:textId="77777777" w:rsidR="00B57B77" w:rsidRDefault="00092DED" w:rsidP="005A3852">
      <w:pPr>
        <w:pStyle w:val="03aText"/>
        <w:rPr>
          <w:i/>
          <w:lang w:val="nl-BE"/>
        </w:rPr>
      </w:pPr>
      <w:r>
        <w:rPr>
          <w:i/>
          <w:lang w:val="nl-BE"/>
        </w:rPr>
        <w:t>a), b) of</w:t>
      </w:r>
      <w:r w:rsidR="00B57B77" w:rsidRPr="00590CD9">
        <w:rPr>
          <w:i/>
          <w:lang w:val="nl-BE"/>
        </w:rPr>
        <w:t xml:space="preserve"> c).</w:t>
      </w:r>
      <w:r w:rsidR="00204D22">
        <w:rPr>
          <w:i/>
          <w:lang w:val="nl-BE"/>
        </w:rPr>
        <w:t xml:space="preserve">, </w:t>
      </w:r>
      <w:r w:rsidR="00204D22" w:rsidRPr="00204D22">
        <w:rPr>
          <w:lang w:val="nl-BE"/>
        </w:rPr>
        <w:t>zoals hiernaast</w:t>
      </w:r>
      <w:r w:rsidR="00204D22">
        <w:rPr>
          <w:i/>
          <w:lang w:val="nl-BE"/>
        </w:rPr>
        <w:t>.</w:t>
      </w:r>
      <w:r w:rsidR="00204D22" w:rsidRPr="00590CD9">
        <w:rPr>
          <w:i/>
          <w:lang w:val="nl-BE"/>
        </w:rPr>
        <w:t xml:space="preserve"> </w:t>
      </w:r>
    </w:p>
    <w:p w14:paraId="3F1BD8A1" w14:textId="77777777" w:rsidR="000B2A17" w:rsidRPr="00590CD9" w:rsidRDefault="000B2A17" w:rsidP="005A3852">
      <w:pPr>
        <w:pStyle w:val="03aText"/>
        <w:rPr>
          <w:i/>
          <w:lang w:val="nl-BE"/>
        </w:rPr>
      </w:pPr>
    </w:p>
    <w:p w14:paraId="2A5260B9" w14:textId="77777777" w:rsidR="00E214EC" w:rsidRPr="00321F7C" w:rsidRDefault="00A703E8" w:rsidP="00E214EC">
      <w:pPr>
        <w:pStyle w:val="03aText"/>
        <w:rPr>
          <w:lang w:val="nl-BE"/>
        </w:rPr>
      </w:pPr>
      <w:r>
        <w:rPr>
          <w:lang w:val="nl-BE"/>
        </w:rPr>
        <w:t>Maa</w:t>
      </w:r>
      <w:r w:rsidR="007D73C1">
        <w:rPr>
          <w:lang w:val="nl-BE"/>
        </w:rPr>
        <w:t>r</w:t>
      </w:r>
      <w:r>
        <w:rPr>
          <w:lang w:val="nl-BE"/>
        </w:rPr>
        <w:t xml:space="preserve"> ook hier i</w:t>
      </w:r>
      <w:r w:rsidR="00B57B77" w:rsidRPr="00B57B77">
        <w:rPr>
          <w:lang w:val="nl-BE"/>
        </w:rPr>
        <w:t>s er ee</w:t>
      </w:r>
      <w:r w:rsidR="002A27FF">
        <w:rPr>
          <w:lang w:val="nl-BE"/>
        </w:rPr>
        <w:t xml:space="preserve">n tweede </w:t>
      </w:r>
      <w:r w:rsidR="00B57B77">
        <w:rPr>
          <w:lang w:val="nl-BE"/>
        </w:rPr>
        <w:t xml:space="preserve">oplossing:: </w:t>
      </w:r>
      <w:r w:rsidR="00B57B77">
        <w:rPr>
          <w:b/>
          <w:lang w:val="nl-BE"/>
        </w:rPr>
        <w:t>3.Ka3</w:t>
      </w:r>
      <w:r w:rsidR="00E214EC">
        <w:rPr>
          <w:b/>
          <w:lang w:val="nl-BE"/>
        </w:rPr>
        <w:t xml:space="preserve"> </w:t>
      </w:r>
      <w:r w:rsidR="00E214EC" w:rsidRPr="00321F7C">
        <w:rPr>
          <w:lang w:val="nl-BE"/>
        </w:rPr>
        <w:t>Lb4+ 4.Kxb3</w:t>
      </w:r>
      <w:r w:rsidR="00E214EC">
        <w:rPr>
          <w:b/>
          <w:lang w:val="nl-BE"/>
        </w:rPr>
        <w:t xml:space="preserve"> </w:t>
      </w:r>
      <w:r w:rsidR="00E214EC" w:rsidRPr="00321F7C">
        <w:rPr>
          <w:lang w:val="nl-BE"/>
        </w:rPr>
        <w:t xml:space="preserve">Lc5+ 5.Lh2 met: </w:t>
      </w:r>
    </w:p>
    <w:p w14:paraId="35555094" w14:textId="77777777" w:rsidR="00E214EC" w:rsidRPr="00321F7C" w:rsidRDefault="00E214EC" w:rsidP="00E214EC">
      <w:pPr>
        <w:pStyle w:val="03aText"/>
        <w:rPr>
          <w:i/>
          <w:lang w:val="nl-BE"/>
        </w:rPr>
      </w:pPr>
      <w:r w:rsidRPr="00321F7C">
        <w:rPr>
          <w:i/>
          <w:lang w:val="nl-BE"/>
        </w:rPr>
        <w:t>A.</w:t>
      </w:r>
      <w:r w:rsidR="00321F7C">
        <w:rPr>
          <w:i/>
          <w:lang w:val="nl-BE"/>
        </w:rPr>
        <w:t xml:space="preserve">  </w:t>
      </w:r>
      <w:r w:rsidRPr="00321F7C">
        <w:rPr>
          <w:i/>
          <w:lang w:val="nl-BE"/>
        </w:rPr>
        <w:t xml:space="preserve"> </w:t>
      </w:r>
      <w:r w:rsidRPr="00321F7C">
        <w:rPr>
          <w:lang w:val="nl-BE"/>
        </w:rPr>
        <w:t xml:space="preserve">5…Ld6 6.Pb6, en </w:t>
      </w:r>
      <w:r w:rsidRPr="00321F7C">
        <w:rPr>
          <w:i/>
          <w:lang w:val="nl-BE"/>
        </w:rPr>
        <w:t>a), b) en c).</w:t>
      </w:r>
    </w:p>
    <w:p w14:paraId="25012086" w14:textId="77777777" w:rsidR="00590CD9" w:rsidRDefault="00E214EC" w:rsidP="00E214EC">
      <w:pPr>
        <w:pStyle w:val="03aText"/>
        <w:rPr>
          <w:lang w:val="nl-BE"/>
        </w:rPr>
      </w:pPr>
      <w:r w:rsidRPr="00321F7C">
        <w:rPr>
          <w:i/>
          <w:lang w:val="nl-BE"/>
        </w:rPr>
        <w:t>B.</w:t>
      </w:r>
      <w:r w:rsidR="00321F7C">
        <w:rPr>
          <w:i/>
          <w:lang w:val="nl-BE"/>
        </w:rPr>
        <w:t xml:space="preserve">  </w:t>
      </w:r>
      <w:r w:rsidRPr="00321F7C">
        <w:rPr>
          <w:i/>
          <w:lang w:val="nl-BE"/>
        </w:rPr>
        <w:t xml:space="preserve"> </w:t>
      </w:r>
      <w:r w:rsidRPr="00321F7C">
        <w:rPr>
          <w:lang w:val="nl-BE"/>
        </w:rPr>
        <w:t>5…Lg1 6.Lf4 Le3 7.Pb6 en</w:t>
      </w:r>
      <w:r>
        <w:rPr>
          <w:lang w:val="nl-BE"/>
        </w:rPr>
        <w:t xml:space="preserve"> </w:t>
      </w:r>
    </w:p>
    <w:p w14:paraId="37497797" w14:textId="77777777" w:rsidR="000B2A17" w:rsidRDefault="00E214EC" w:rsidP="00E214EC">
      <w:pPr>
        <w:pStyle w:val="03aText"/>
        <w:rPr>
          <w:i/>
          <w:lang w:val="nl-BE"/>
        </w:rPr>
      </w:pPr>
      <w:r>
        <w:rPr>
          <w:i/>
          <w:lang w:val="nl-BE"/>
        </w:rPr>
        <w:t>a)</w:t>
      </w:r>
      <w:r w:rsidR="00590CD9">
        <w:rPr>
          <w:i/>
          <w:lang w:val="nl-BE"/>
        </w:rPr>
        <w:t xml:space="preserve">, </w:t>
      </w:r>
      <w:r w:rsidR="00092DED">
        <w:rPr>
          <w:i/>
          <w:lang w:val="nl-BE"/>
        </w:rPr>
        <w:t>b) of</w:t>
      </w:r>
      <w:r>
        <w:rPr>
          <w:i/>
          <w:lang w:val="nl-BE"/>
        </w:rPr>
        <w:t xml:space="preserve"> c).</w:t>
      </w:r>
    </w:p>
    <w:p w14:paraId="187DBD91" w14:textId="77777777" w:rsidR="000B2A17" w:rsidRDefault="000B2A17" w:rsidP="00E214EC">
      <w:pPr>
        <w:pStyle w:val="03aText"/>
        <w:rPr>
          <w:i/>
          <w:lang w:val="nl-BE"/>
        </w:rPr>
      </w:pPr>
    </w:p>
    <w:p w14:paraId="2ADE11C2" w14:textId="77777777" w:rsidR="00E214EC" w:rsidRPr="001E0ABE" w:rsidRDefault="00A703E8" w:rsidP="00E214EC">
      <w:pPr>
        <w:pStyle w:val="03aText"/>
        <w:rPr>
          <w:lang w:val="nl-BE"/>
        </w:rPr>
      </w:pPr>
      <w:r>
        <w:rPr>
          <w:lang w:val="nl-BE"/>
        </w:rPr>
        <w:t>Dus</w:t>
      </w:r>
      <w:r w:rsidR="001E0ABE">
        <w:rPr>
          <w:lang w:val="nl-BE"/>
        </w:rPr>
        <w:t xml:space="preserve"> ook hier nevenoplosbaar.</w:t>
      </w:r>
    </w:p>
    <w:p w14:paraId="245C0E27" w14:textId="77777777" w:rsidR="00E214EC" w:rsidRPr="00E214EC" w:rsidRDefault="00E214EC" w:rsidP="00E214EC">
      <w:pPr>
        <w:pStyle w:val="03aText"/>
        <w:ind w:left="360"/>
        <w:rPr>
          <w:b/>
          <w:lang w:val="nl-BE"/>
        </w:rPr>
      </w:pPr>
    </w:p>
    <w:p w14:paraId="7A97BD5D" w14:textId="77777777" w:rsidR="000F3890" w:rsidRDefault="001A3EB4" w:rsidP="000F3890">
      <w:pPr>
        <w:pStyle w:val="03aText"/>
        <w:rPr>
          <w:lang w:val="nl-BE"/>
        </w:rPr>
      </w:pPr>
      <w:r>
        <w:rPr>
          <w:lang w:val="nl-BE"/>
        </w:rPr>
        <w:t xml:space="preserve">In 2010 verbeterde ik </w:t>
      </w:r>
      <w:r w:rsidR="00835202">
        <w:rPr>
          <w:lang w:val="nl-BE"/>
        </w:rPr>
        <w:t xml:space="preserve">dan </w:t>
      </w:r>
      <w:r>
        <w:rPr>
          <w:lang w:val="nl-BE"/>
        </w:rPr>
        <w:t>de</w:t>
      </w:r>
      <w:r w:rsidR="00BE0502">
        <w:rPr>
          <w:lang w:val="nl-BE"/>
        </w:rPr>
        <w:t>ze uit</w:t>
      </w:r>
      <w:r w:rsidR="00835202">
        <w:rPr>
          <w:lang w:val="nl-BE"/>
        </w:rPr>
        <w:t>zon</w:t>
      </w:r>
      <w:r w:rsidR="00BE0502">
        <w:rPr>
          <w:lang w:val="nl-BE"/>
        </w:rPr>
        <w:t xml:space="preserve">derlijk mooie </w:t>
      </w:r>
      <w:r>
        <w:rPr>
          <w:lang w:val="nl-BE"/>
        </w:rPr>
        <w:t xml:space="preserve">studie </w:t>
      </w:r>
      <w:r w:rsidR="00204D22">
        <w:rPr>
          <w:lang w:val="nl-BE"/>
        </w:rPr>
        <w:t xml:space="preserve">voor het eerst, </w:t>
      </w:r>
      <w:r>
        <w:rPr>
          <w:lang w:val="nl-BE"/>
        </w:rPr>
        <w:t>aldus:</w:t>
      </w:r>
    </w:p>
    <w:p w14:paraId="2A4898C4" w14:textId="77777777" w:rsidR="000F3890" w:rsidRDefault="000F3890" w:rsidP="000F3890">
      <w:pPr>
        <w:pStyle w:val="03aText"/>
        <w:rPr>
          <w:lang w:val="nl-BE"/>
        </w:rPr>
      </w:pPr>
    </w:p>
    <w:p w14:paraId="3E1953F8" w14:textId="77777777" w:rsidR="00B75448" w:rsidRPr="00B75448" w:rsidRDefault="00B75448" w:rsidP="000F3890">
      <w:pPr>
        <w:pStyle w:val="03aText"/>
        <w:rPr>
          <w:b/>
          <w:lang w:val="nl-BE"/>
        </w:rPr>
      </w:pPr>
      <w:r w:rsidRPr="00B75448">
        <w:rPr>
          <w:b/>
          <w:lang w:val="nl-BE"/>
        </w:rPr>
        <w:t>Ka3</w:t>
      </w:r>
      <w:r w:rsidR="000F3890" w:rsidRPr="00B75448">
        <w:rPr>
          <w:b/>
          <w:lang w:val="nl-BE"/>
        </w:rPr>
        <w:t xml:space="preserve"> Lg1 Pa6 Pa8 /</w:t>
      </w:r>
      <w:r w:rsidRPr="00B75448">
        <w:rPr>
          <w:b/>
          <w:lang w:val="nl-BE"/>
        </w:rPr>
        <w:t xml:space="preserve"> </w:t>
      </w:r>
    </w:p>
    <w:p w14:paraId="6CB736D8" w14:textId="77777777" w:rsidR="00B75448" w:rsidRDefault="00B75448" w:rsidP="000F3890">
      <w:pPr>
        <w:pStyle w:val="03aText"/>
        <w:rPr>
          <w:b/>
          <w:lang w:val="nl-BE"/>
        </w:rPr>
      </w:pPr>
      <w:r w:rsidRPr="00B75448">
        <w:rPr>
          <w:b/>
          <w:lang w:val="nl-BE"/>
        </w:rPr>
        <w:t xml:space="preserve">                              Ka5 Le1 Pa1 +</w:t>
      </w:r>
    </w:p>
    <w:p w14:paraId="4BBFEFEF" w14:textId="77777777" w:rsidR="00B75448" w:rsidRDefault="00B75448" w:rsidP="000F3890">
      <w:pPr>
        <w:pStyle w:val="03aText"/>
        <w:rPr>
          <w:b/>
          <w:lang w:val="nl-BE"/>
        </w:rPr>
      </w:pPr>
    </w:p>
    <w:p w14:paraId="1D647A38" w14:textId="77777777" w:rsidR="00B75448" w:rsidRDefault="00E80D7E" w:rsidP="000F3890">
      <w:pPr>
        <w:pStyle w:val="03aText"/>
        <w:rPr>
          <w:b/>
          <w:lang w:val="nl-BE"/>
        </w:rPr>
      </w:pPr>
      <w:r>
        <w:rPr>
          <w:b/>
          <w:lang w:val="nl-BE"/>
        </w:rPr>
        <w:tab/>
        <w:t>1.P6c7</w:t>
      </w:r>
      <w:r>
        <w:rPr>
          <w:b/>
          <w:lang w:val="nl-BE"/>
        </w:rPr>
        <w:tab/>
      </w:r>
      <w:r>
        <w:rPr>
          <w:b/>
          <w:lang w:val="nl-BE"/>
        </w:rPr>
        <w:tab/>
        <w:t>L</w:t>
      </w:r>
      <w:r w:rsidR="00363423">
        <w:rPr>
          <w:b/>
          <w:lang w:val="nl-BE"/>
        </w:rPr>
        <w:t>b4+</w:t>
      </w:r>
      <w:r w:rsidR="000F3890" w:rsidRPr="00B75448">
        <w:rPr>
          <w:b/>
          <w:lang w:val="nl-BE"/>
        </w:rPr>
        <w:t xml:space="preserve"> </w:t>
      </w:r>
    </w:p>
    <w:p w14:paraId="32B17A61" w14:textId="77777777" w:rsidR="00B75448" w:rsidRDefault="00B75448" w:rsidP="000F3890">
      <w:pPr>
        <w:pStyle w:val="03aText"/>
        <w:rPr>
          <w:b/>
          <w:lang w:val="nl-BE"/>
        </w:rPr>
      </w:pPr>
      <w:r>
        <w:rPr>
          <w:b/>
          <w:lang w:val="nl-BE"/>
        </w:rPr>
        <w:tab/>
      </w:r>
      <w:r w:rsidRPr="00B75448">
        <w:rPr>
          <w:b/>
          <w:lang w:val="nl-BE"/>
        </w:rPr>
        <w:t>2.Kb2</w:t>
      </w:r>
      <w:r w:rsidRPr="00B75448">
        <w:rPr>
          <w:b/>
          <w:lang w:val="nl-BE"/>
        </w:rPr>
        <w:tab/>
      </w:r>
      <w:r>
        <w:rPr>
          <w:b/>
          <w:lang w:val="nl-BE"/>
        </w:rPr>
        <w:tab/>
        <w:t>Pb3</w:t>
      </w:r>
    </w:p>
    <w:p w14:paraId="5DB0B261" w14:textId="77777777" w:rsidR="00B5235F" w:rsidRDefault="00B75448" w:rsidP="000F3890">
      <w:pPr>
        <w:pStyle w:val="03aText"/>
        <w:rPr>
          <w:lang w:val="nl-BE"/>
        </w:rPr>
      </w:pPr>
      <w:r>
        <w:rPr>
          <w:lang w:val="nl-BE"/>
        </w:rPr>
        <w:t xml:space="preserve">2…Lc5 3.Lxc5 Pb3, en </w:t>
      </w:r>
      <w:r w:rsidR="00B5235F">
        <w:rPr>
          <w:lang w:val="nl-BE"/>
        </w:rPr>
        <w:t>wint met bijvoorbeeld 4.Le3. Maar niet met 4.Kxb3 pat.</w:t>
      </w:r>
    </w:p>
    <w:p w14:paraId="5EB81697" w14:textId="77777777" w:rsidR="00B5235F" w:rsidRDefault="00B5235F" w:rsidP="000F3890">
      <w:pPr>
        <w:pStyle w:val="03aText"/>
        <w:rPr>
          <w:b/>
          <w:lang w:val="nl-BE"/>
        </w:rPr>
      </w:pPr>
      <w:r>
        <w:rPr>
          <w:b/>
          <w:lang w:val="nl-BE"/>
        </w:rPr>
        <w:tab/>
        <w:t>3.Kxb3</w:t>
      </w:r>
      <w:r>
        <w:rPr>
          <w:b/>
          <w:lang w:val="nl-BE"/>
        </w:rPr>
        <w:tab/>
      </w:r>
      <w:r>
        <w:rPr>
          <w:b/>
          <w:lang w:val="nl-BE"/>
        </w:rPr>
        <w:tab/>
        <w:t>Lc5</w:t>
      </w:r>
    </w:p>
    <w:p w14:paraId="57479983" w14:textId="77777777" w:rsidR="00B5235F" w:rsidRDefault="00B5235F" w:rsidP="000F3890">
      <w:pPr>
        <w:pStyle w:val="03aText"/>
        <w:rPr>
          <w:b/>
          <w:lang w:val="nl-BE"/>
        </w:rPr>
      </w:pPr>
      <w:r>
        <w:rPr>
          <w:b/>
          <w:lang w:val="nl-BE"/>
        </w:rPr>
        <w:tab/>
        <w:t>4.Lh2</w:t>
      </w:r>
    </w:p>
    <w:p w14:paraId="70D91DB0" w14:textId="77777777" w:rsidR="00B5235F" w:rsidRDefault="00B5235F" w:rsidP="000F3890">
      <w:pPr>
        <w:pStyle w:val="03aText"/>
        <w:rPr>
          <w:lang w:val="nl-BE"/>
        </w:rPr>
      </w:pPr>
      <w:r>
        <w:rPr>
          <w:lang w:val="nl-BE"/>
        </w:rPr>
        <w:t>4.Lxc5+? geeft pat. En nu:</w:t>
      </w:r>
    </w:p>
    <w:p w14:paraId="5454E6BE" w14:textId="77777777" w:rsidR="00B5235F" w:rsidRPr="005533A5" w:rsidRDefault="00B5235F" w:rsidP="000F3890">
      <w:pPr>
        <w:pStyle w:val="03aText"/>
        <w:rPr>
          <w:lang w:val="nl-BE"/>
        </w:rPr>
      </w:pPr>
    </w:p>
    <w:p w14:paraId="5824DFF6" w14:textId="77777777" w:rsidR="00B5235F" w:rsidRPr="00E80D7E" w:rsidRDefault="007860D0" w:rsidP="000F3890">
      <w:pPr>
        <w:pStyle w:val="03aText"/>
        <w:rPr>
          <w:b/>
          <w:lang w:val="nl-BE"/>
        </w:rPr>
      </w:pPr>
      <w:r w:rsidRPr="00FE20C6">
        <w:rPr>
          <w:i/>
          <w:lang w:val="nl-BE"/>
        </w:rPr>
        <w:t>a)</w:t>
      </w:r>
      <w:r w:rsidR="00E80D7E">
        <w:rPr>
          <w:b/>
          <w:lang w:val="nl-BE"/>
        </w:rPr>
        <w:tab/>
        <w:t>4…</w:t>
      </w:r>
      <w:r w:rsidR="00E80D7E">
        <w:rPr>
          <w:b/>
          <w:lang w:val="nl-BE"/>
        </w:rPr>
        <w:tab/>
      </w:r>
      <w:r w:rsidR="00E80D7E">
        <w:rPr>
          <w:b/>
          <w:lang w:val="nl-BE"/>
        </w:rPr>
        <w:tab/>
        <w:t>Ld6</w:t>
      </w:r>
    </w:p>
    <w:p w14:paraId="19B0D183" w14:textId="77777777" w:rsidR="00B5235F" w:rsidRDefault="00B5235F" w:rsidP="000F3890">
      <w:pPr>
        <w:pStyle w:val="03aText"/>
        <w:rPr>
          <w:b/>
          <w:lang w:val="nl-BE"/>
        </w:rPr>
      </w:pPr>
      <w:r>
        <w:rPr>
          <w:lang w:val="nl-BE"/>
        </w:rPr>
        <w:tab/>
      </w:r>
      <w:r>
        <w:rPr>
          <w:b/>
          <w:lang w:val="nl-BE"/>
        </w:rPr>
        <w:t>5.Pb6</w:t>
      </w:r>
    </w:p>
    <w:p w14:paraId="2F624CB5" w14:textId="77777777" w:rsidR="00D17070" w:rsidRDefault="00B5235F" w:rsidP="000F3890">
      <w:pPr>
        <w:pStyle w:val="03aText"/>
        <w:rPr>
          <w:b/>
          <w:lang w:val="nl-BE"/>
        </w:rPr>
      </w:pPr>
      <w:r>
        <w:rPr>
          <w:lang w:val="nl-BE"/>
        </w:rPr>
        <w:t>En</w:t>
      </w:r>
      <w:r w:rsidR="00092DED">
        <w:rPr>
          <w:lang w:val="nl-BE"/>
        </w:rPr>
        <w:t xml:space="preserve"> </w:t>
      </w:r>
      <w:r w:rsidR="00092DED">
        <w:rPr>
          <w:i/>
          <w:lang w:val="nl-BE"/>
        </w:rPr>
        <w:t>a), b) of c).</w:t>
      </w:r>
      <w:r w:rsidR="00B75448" w:rsidRPr="00B75448">
        <w:rPr>
          <w:b/>
          <w:lang w:val="nl-BE"/>
        </w:rPr>
        <w:tab/>
      </w:r>
    </w:p>
    <w:p w14:paraId="6925857B" w14:textId="77777777" w:rsidR="00D17070" w:rsidRDefault="00D17070" w:rsidP="000F3890">
      <w:pPr>
        <w:pStyle w:val="03aText"/>
        <w:rPr>
          <w:b/>
          <w:lang w:val="nl-BE"/>
        </w:rPr>
      </w:pPr>
    </w:p>
    <w:p w14:paraId="5F7EB5B2" w14:textId="77777777" w:rsidR="00D17070" w:rsidRDefault="00D17070" w:rsidP="000F3890">
      <w:pPr>
        <w:pStyle w:val="03aText"/>
        <w:rPr>
          <w:b/>
          <w:lang w:val="nl-BE"/>
        </w:rPr>
      </w:pPr>
    </w:p>
    <w:p w14:paraId="1B0D4ABA" w14:textId="77777777" w:rsidR="00D17070" w:rsidRDefault="00D17070" w:rsidP="000F3890">
      <w:pPr>
        <w:pStyle w:val="03aText"/>
        <w:rPr>
          <w:b/>
          <w:lang w:val="nl-BE"/>
        </w:rPr>
      </w:pPr>
    </w:p>
    <w:p w14:paraId="67F88BF9" w14:textId="77777777" w:rsidR="00D17070" w:rsidRDefault="00D17070" w:rsidP="000F3890">
      <w:pPr>
        <w:pStyle w:val="03aText"/>
        <w:rPr>
          <w:b/>
          <w:lang w:val="nl-BE"/>
        </w:rPr>
      </w:pPr>
    </w:p>
    <w:p w14:paraId="451EB775" w14:textId="77777777" w:rsidR="00092DED" w:rsidRPr="00E80D7E" w:rsidRDefault="007860D0" w:rsidP="000F3890">
      <w:pPr>
        <w:pStyle w:val="03aText"/>
        <w:rPr>
          <w:b/>
          <w:lang w:val="nl-BE"/>
        </w:rPr>
      </w:pPr>
      <w:r w:rsidRPr="00ED07AD">
        <w:rPr>
          <w:i/>
          <w:lang w:val="nl-BE"/>
        </w:rPr>
        <w:t>b)</w:t>
      </w:r>
      <w:r w:rsidR="00092DED">
        <w:rPr>
          <w:b/>
          <w:i/>
          <w:lang w:val="nl-BE"/>
        </w:rPr>
        <w:tab/>
      </w:r>
      <w:r w:rsidR="00E80D7E">
        <w:rPr>
          <w:b/>
          <w:lang w:val="nl-BE"/>
        </w:rPr>
        <w:t>4…</w:t>
      </w:r>
      <w:r w:rsidR="00E80D7E">
        <w:rPr>
          <w:b/>
          <w:lang w:val="nl-BE"/>
        </w:rPr>
        <w:tab/>
      </w:r>
      <w:r w:rsidR="00401320">
        <w:rPr>
          <w:b/>
          <w:lang w:val="nl-BE"/>
        </w:rPr>
        <w:tab/>
        <w:t>Lg1</w:t>
      </w:r>
    </w:p>
    <w:p w14:paraId="4670E1D7" w14:textId="77777777" w:rsidR="00600304" w:rsidRPr="00E80D7E" w:rsidRDefault="00092DED" w:rsidP="000F3890">
      <w:pPr>
        <w:pStyle w:val="03aText"/>
        <w:rPr>
          <w:b/>
          <w:lang w:val="nl-BE"/>
        </w:rPr>
      </w:pPr>
      <w:r>
        <w:rPr>
          <w:lang w:val="nl-BE"/>
        </w:rPr>
        <w:tab/>
      </w:r>
      <w:r>
        <w:rPr>
          <w:b/>
          <w:lang w:val="nl-BE"/>
        </w:rPr>
        <w:t>5.Lf4</w:t>
      </w:r>
      <w:r>
        <w:rPr>
          <w:b/>
          <w:lang w:val="nl-BE"/>
        </w:rPr>
        <w:tab/>
      </w:r>
      <w:r>
        <w:rPr>
          <w:b/>
          <w:lang w:val="nl-BE"/>
        </w:rPr>
        <w:tab/>
        <w:t>L</w:t>
      </w:r>
      <w:r w:rsidR="00E80D7E">
        <w:rPr>
          <w:b/>
          <w:lang w:val="nl-BE"/>
        </w:rPr>
        <w:t>e3</w:t>
      </w:r>
    </w:p>
    <w:p w14:paraId="7394C2E1" w14:textId="77777777" w:rsidR="00600304" w:rsidRDefault="00600304" w:rsidP="000F3890">
      <w:pPr>
        <w:pStyle w:val="03aText"/>
        <w:rPr>
          <w:b/>
          <w:lang w:val="nl-BE"/>
        </w:rPr>
      </w:pPr>
      <w:r>
        <w:rPr>
          <w:lang w:val="nl-BE"/>
        </w:rPr>
        <w:tab/>
      </w:r>
      <w:r>
        <w:rPr>
          <w:b/>
          <w:lang w:val="nl-BE"/>
        </w:rPr>
        <w:t>6…Pb6</w:t>
      </w:r>
    </w:p>
    <w:p w14:paraId="2D052069" w14:textId="77777777" w:rsidR="00F24D3D" w:rsidRDefault="00600304" w:rsidP="000F3890">
      <w:pPr>
        <w:pStyle w:val="03aText"/>
        <w:rPr>
          <w:b/>
          <w:lang w:val="nl-BE"/>
        </w:rPr>
      </w:pPr>
      <w:r>
        <w:rPr>
          <w:lang w:val="nl-BE"/>
        </w:rPr>
        <w:t xml:space="preserve">met </w:t>
      </w:r>
      <w:r>
        <w:rPr>
          <w:i/>
          <w:lang w:val="nl-BE"/>
        </w:rPr>
        <w:t>a), b) of c).</w:t>
      </w:r>
      <w:r w:rsidR="000F3890" w:rsidRPr="00B75448">
        <w:rPr>
          <w:b/>
          <w:lang w:val="nl-BE"/>
        </w:rPr>
        <w:t xml:space="preserve">    </w:t>
      </w:r>
    </w:p>
    <w:p w14:paraId="38B91A90" w14:textId="77777777" w:rsidR="000F3890" w:rsidRPr="00F24D3D" w:rsidRDefault="00F24D3D" w:rsidP="000F3890">
      <w:pPr>
        <w:pStyle w:val="03aText"/>
        <w:rPr>
          <w:lang w:val="nl-BE"/>
        </w:rPr>
      </w:pPr>
      <w:r w:rsidRPr="00F24D3D">
        <w:rPr>
          <w:lang w:val="nl-BE"/>
        </w:rPr>
        <w:t>Nu</w:t>
      </w:r>
      <w:r w:rsidR="001A3EB4">
        <w:rPr>
          <w:lang w:val="nl-BE"/>
        </w:rPr>
        <w:t xml:space="preserve"> wel</w:t>
      </w:r>
      <w:r w:rsidRPr="00F24D3D">
        <w:rPr>
          <w:lang w:val="nl-BE"/>
        </w:rPr>
        <w:t xml:space="preserve"> correct.</w:t>
      </w:r>
      <w:r w:rsidR="001A3EB4">
        <w:rPr>
          <w:lang w:val="nl-BE"/>
        </w:rPr>
        <w:t xml:space="preserve">, maar </w:t>
      </w:r>
      <w:r w:rsidR="00835202">
        <w:rPr>
          <w:lang w:val="nl-BE"/>
        </w:rPr>
        <w:t xml:space="preserve">hier </w:t>
      </w:r>
      <w:r w:rsidR="001A3EB4">
        <w:rPr>
          <w:lang w:val="nl-BE"/>
        </w:rPr>
        <w:t>zonder de minorpromotie</w:t>
      </w:r>
      <w:r w:rsidR="007A5FC3">
        <w:rPr>
          <w:lang w:val="nl-BE"/>
        </w:rPr>
        <w:t xml:space="preserve">. </w:t>
      </w:r>
      <w:r w:rsidR="00B75448" w:rsidRPr="00F24D3D">
        <w:rPr>
          <w:lang w:val="nl-BE"/>
        </w:rPr>
        <w:t xml:space="preserve">      </w:t>
      </w:r>
    </w:p>
    <w:p w14:paraId="303CC58E" w14:textId="77777777" w:rsidR="000F3890" w:rsidRPr="00B75448" w:rsidRDefault="000F3890" w:rsidP="000F3890">
      <w:pPr>
        <w:pStyle w:val="03aText"/>
        <w:rPr>
          <w:b/>
          <w:lang w:val="nl-BE"/>
        </w:rPr>
      </w:pPr>
    </w:p>
    <w:p w14:paraId="267397C1" w14:textId="77777777" w:rsidR="00F24D3D" w:rsidRPr="005533A5" w:rsidRDefault="00204D22" w:rsidP="006F3923">
      <w:pPr>
        <w:pStyle w:val="03aText"/>
        <w:rPr>
          <w:b/>
          <w:lang w:val="nl-BE"/>
        </w:rPr>
      </w:pPr>
      <w:r>
        <w:rPr>
          <w:lang w:val="nl-BE"/>
        </w:rPr>
        <w:t>Bij een tweede poging i</w:t>
      </w:r>
      <w:r w:rsidR="00D17070">
        <w:rPr>
          <w:lang w:val="nl-BE"/>
        </w:rPr>
        <w:t>n 2014 slaagde ik</w:t>
      </w:r>
      <w:r w:rsidR="00F93DC8">
        <w:rPr>
          <w:lang w:val="nl-BE"/>
        </w:rPr>
        <w:t xml:space="preserve"> </w:t>
      </w:r>
      <w:r w:rsidR="00257378">
        <w:rPr>
          <w:lang w:val="nl-BE"/>
        </w:rPr>
        <w:t>er in de p</w:t>
      </w:r>
      <w:r w:rsidR="008878AC">
        <w:rPr>
          <w:lang w:val="nl-BE"/>
        </w:rPr>
        <w:t>aard</w:t>
      </w:r>
      <w:r w:rsidR="006E157B">
        <w:rPr>
          <w:lang w:val="nl-BE"/>
        </w:rPr>
        <w:t>promotie te behouden,</w:t>
      </w:r>
      <w:r w:rsidR="00D17070">
        <w:rPr>
          <w:lang w:val="nl-BE"/>
        </w:rPr>
        <w:t xml:space="preserve"> door toevoeging van </w:t>
      </w:r>
      <w:r w:rsidR="00F93DC8">
        <w:rPr>
          <w:lang w:val="nl-BE"/>
        </w:rPr>
        <w:t xml:space="preserve"> twee extra pionnen:</w:t>
      </w:r>
    </w:p>
    <w:p w14:paraId="3B917F4F" w14:textId="77777777" w:rsidR="001A3EB4" w:rsidRDefault="001A3EB4" w:rsidP="006F3923">
      <w:pPr>
        <w:pStyle w:val="03aText"/>
        <w:rPr>
          <w:lang w:val="nl-BE"/>
        </w:rPr>
      </w:pPr>
    </w:p>
    <w:p w14:paraId="57CDDC61" w14:textId="77777777" w:rsidR="00F24D3D" w:rsidRPr="00ED1153" w:rsidRDefault="00F24D3D" w:rsidP="006F3923">
      <w:pPr>
        <w:pStyle w:val="03aText"/>
        <w:rPr>
          <w:b/>
          <w:lang w:val="en-GB"/>
        </w:rPr>
      </w:pPr>
      <w:r w:rsidRPr="00ED1153">
        <w:rPr>
          <w:b/>
          <w:lang w:val="en-GB"/>
        </w:rPr>
        <w:t>Kc4 Lg1 Pa6 Pa8 /</w:t>
      </w:r>
    </w:p>
    <w:p w14:paraId="0F8C578C" w14:textId="77777777" w:rsidR="00F24D3D" w:rsidRPr="00ED1153" w:rsidRDefault="00F66730" w:rsidP="006F3923">
      <w:pPr>
        <w:pStyle w:val="03aText"/>
        <w:rPr>
          <w:b/>
          <w:lang w:val="en-GB"/>
        </w:rPr>
      </w:pPr>
      <w:r w:rsidRPr="00ED1153">
        <w:rPr>
          <w:b/>
          <w:lang w:val="en-GB"/>
        </w:rPr>
        <w:t xml:space="preserve">                      </w:t>
      </w:r>
      <w:r w:rsidR="00F24D3D" w:rsidRPr="00ED1153">
        <w:rPr>
          <w:b/>
          <w:lang w:val="en-GB"/>
        </w:rPr>
        <w:t>Ka5 Le1 a4 a2 b3 +</w:t>
      </w:r>
    </w:p>
    <w:p w14:paraId="16075554" w14:textId="77777777" w:rsidR="00F66730" w:rsidRPr="00ED1153" w:rsidRDefault="00F66730" w:rsidP="006F3923">
      <w:pPr>
        <w:pStyle w:val="03aText"/>
        <w:rPr>
          <w:b/>
          <w:lang w:val="en-GB"/>
        </w:rPr>
      </w:pPr>
    </w:p>
    <w:p w14:paraId="32612539" w14:textId="77777777" w:rsidR="00F66730" w:rsidRPr="00ED1153" w:rsidRDefault="00F66730" w:rsidP="006F3923">
      <w:pPr>
        <w:pStyle w:val="03aText"/>
        <w:rPr>
          <w:b/>
          <w:lang w:val="en-GB"/>
        </w:rPr>
      </w:pPr>
      <w:r w:rsidRPr="00ED1153">
        <w:rPr>
          <w:b/>
          <w:lang w:val="en-GB"/>
        </w:rPr>
        <w:tab/>
        <w:t>1.P6c7</w:t>
      </w:r>
      <w:r w:rsidRPr="00ED1153">
        <w:rPr>
          <w:b/>
          <w:lang w:val="en-GB"/>
        </w:rPr>
        <w:tab/>
      </w:r>
      <w:r w:rsidRPr="00ED1153">
        <w:rPr>
          <w:b/>
          <w:lang w:val="en-GB"/>
        </w:rPr>
        <w:tab/>
        <w:t>a3</w:t>
      </w:r>
    </w:p>
    <w:p w14:paraId="53DDCDE7" w14:textId="77777777" w:rsidR="00F66730" w:rsidRDefault="00F66730" w:rsidP="006F3923">
      <w:pPr>
        <w:pStyle w:val="03aText"/>
        <w:rPr>
          <w:b/>
          <w:lang w:val="en-GB"/>
        </w:rPr>
      </w:pPr>
      <w:r w:rsidRPr="00ED1153">
        <w:rPr>
          <w:b/>
          <w:lang w:val="en-GB"/>
        </w:rPr>
        <w:tab/>
      </w:r>
      <w:r w:rsidR="00363423">
        <w:rPr>
          <w:b/>
          <w:lang w:val="en-GB"/>
        </w:rPr>
        <w:t>2.Kxb</w:t>
      </w:r>
      <w:r>
        <w:rPr>
          <w:b/>
          <w:lang w:val="en-GB"/>
        </w:rPr>
        <w:t>3</w:t>
      </w:r>
      <w:r>
        <w:rPr>
          <w:b/>
          <w:lang w:val="en-GB"/>
        </w:rPr>
        <w:tab/>
      </w:r>
      <w:r>
        <w:rPr>
          <w:b/>
          <w:lang w:val="en-GB"/>
        </w:rPr>
        <w:tab/>
        <w:t>a1P+</w:t>
      </w:r>
    </w:p>
    <w:p w14:paraId="7F30FAB8" w14:textId="77777777" w:rsidR="00F66730" w:rsidRDefault="00F66730" w:rsidP="006F3923">
      <w:pPr>
        <w:pStyle w:val="03aText"/>
        <w:rPr>
          <w:b/>
          <w:lang w:val="en-GB"/>
        </w:rPr>
      </w:pPr>
      <w:r>
        <w:rPr>
          <w:b/>
          <w:lang w:val="en-GB"/>
        </w:rPr>
        <w:tab/>
        <w:t>3.Kxa3</w:t>
      </w:r>
      <w:r>
        <w:rPr>
          <w:b/>
          <w:lang w:val="en-GB"/>
        </w:rPr>
        <w:tab/>
      </w:r>
      <w:r>
        <w:rPr>
          <w:b/>
          <w:lang w:val="en-GB"/>
        </w:rPr>
        <w:tab/>
        <w:t>Lb4+</w:t>
      </w:r>
    </w:p>
    <w:p w14:paraId="150F62F3" w14:textId="77777777" w:rsidR="00F66730" w:rsidRPr="00F66730" w:rsidRDefault="004F44F7" w:rsidP="006F3923">
      <w:pPr>
        <w:pStyle w:val="03aText"/>
        <w:rPr>
          <w:lang w:val="nl-BE"/>
        </w:rPr>
      </w:pPr>
      <w:r>
        <w:rPr>
          <w:lang w:val="nl-BE"/>
        </w:rPr>
        <w:t>3...Pc2+ 4.Kb2 Pb4 5.Kb3 Pc6 6.Lb6+ en  mat.</w:t>
      </w:r>
    </w:p>
    <w:p w14:paraId="0A53D2BB" w14:textId="77777777" w:rsidR="00F66730" w:rsidRPr="001513C2" w:rsidRDefault="00F66730" w:rsidP="006F3923">
      <w:pPr>
        <w:pStyle w:val="03aText"/>
        <w:rPr>
          <w:b/>
        </w:rPr>
      </w:pPr>
      <w:r>
        <w:rPr>
          <w:b/>
          <w:lang w:val="nl-BE"/>
        </w:rPr>
        <w:tab/>
      </w:r>
      <w:r w:rsidRPr="001513C2">
        <w:rPr>
          <w:b/>
        </w:rPr>
        <w:t>4.Kb2</w:t>
      </w:r>
      <w:r w:rsidRPr="001513C2">
        <w:rPr>
          <w:b/>
        </w:rPr>
        <w:tab/>
      </w:r>
      <w:r w:rsidRPr="001513C2">
        <w:rPr>
          <w:b/>
        </w:rPr>
        <w:tab/>
        <w:t>Pb3</w:t>
      </w:r>
    </w:p>
    <w:p w14:paraId="4CC80A3A" w14:textId="77777777" w:rsidR="00F66730" w:rsidRPr="001513C2" w:rsidRDefault="00F66730" w:rsidP="006F3923">
      <w:pPr>
        <w:pStyle w:val="03aText"/>
        <w:rPr>
          <w:b/>
        </w:rPr>
      </w:pPr>
      <w:r w:rsidRPr="001513C2">
        <w:rPr>
          <w:b/>
        </w:rPr>
        <w:tab/>
        <w:t>5.Kxb3</w:t>
      </w:r>
      <w:r w:rsidRPr="001513C2">
        <w:rPr>
          <w:b/>
        </w:rPr>
        <w:tab/>
      </w:r>
      <w:r w:rsidRPr="001513C2">
        <w:rPr>
          <w:b/>
        </w:rPr>
        <w:tab/>
        <w:t>Lc5</w:t>
      </w:r>
    </w:p>
    <w:p w14:paraId="313D390D" w14:textId="77777777" w:rsidR="00F66730" w:rsidRPr="001513C2" w:rsidRDefault="00F66730" w:rsidP="006F3923">
      <w:pPr>
        <w:pStyle w:val="03aText"/>
        <w:rPr>
          <w:b/>
        </w:rPr>
      </w:pPr>
      <w:r w:rsidRPr="001513C2">
        <w:rPr>
          <w:b/>
        </w:rPr>
        <w:tab/>
        <w:t>6.Lh2,</w:t>
      </w:r>
    </w:p>
    <w:p w14:paraId="14C2635E" w14:textId="77777777" w:rsidR="00F66730" w:rsidRPr="001513C2" w:rsidRDefault="00F66730" w:rsidP="006F3923">
      <w:pPr>
        <w:pStyle w:val="03aText"/>
        <w:rPr>
          <w:b/>
        </w:rPr>
      </w:pPr>
      <w:r w:rsidRPr="001513C2">
        <w:rPr>
          <w:b/>
        </w:rPr>
        <w:tab/>
      </w:r>
    </w:p>
    <w:p w14:paraId="006AD71B" w14:textId="77777777" w:rsidR="00600304" w:rsidRPr="001513C2" w:rsidRDefault="007860D0" w:rsidP="006F3923">
      <w:pPr>
        <w:pStyle w:val="03aText"/>
        <w:rPr>
          <w:b/>
        </w:rPr>
      </w:pPr>
      <w:r w:rsidRPr="00ED07AD">
        <w:rPr>
          <w:i/>
        </w:rPr>
        <w:t>a)</w:t>
      </w:r>
      <w:r w:rsidR="00F66730" w:rsidRPr="001513C2">
        <w:tab/>
      </w:r>
      <w:r w:rsidR="00F66730" w:rsidRPr="001513C2">
        <w:rPr>
          <w:b/>
        </w:rPr>
        <w:t>6….</w:t>
      </w:r>
      <w:r w:rsidR="00F66730" w:rsidRPr="001513C2">
        <w:rPr>
          <w:b/>
        </w:rPr>
        <w:tab/>
      </w:r>
      <w:r w:rsidR="00F66730" w:rsidRPr="001513C2">
        <w:rPr>
          <w:b/>
        </w:rPr>
        <w:tab/>
        <w:t>Lg1</w:t>
      </w:r>
    </w:p>
    <w:p w14:paraId="1DCAE500" w14:textId="77777777" w:rsidR="00F66730" w:rsidRPr="00ED1153" w:rsidRDefault="00F66730" w:rsidP="006F3923">
      <w:pPr>
        <w:pStyle w:val="03aText"/>
        <w:rPr>
          <w:b/>
          <w:lang w:val="en-GB"/>
        </w:rPr>
      </w:pPr>
      <w:r w:rsidRPr="001513C2">
        <w:rPr>
          <w:b/>
        </w:rPr>
        <w:tab/>
      </w:r>
      <w:r w:rsidRPr="00ED1153">
        <w:rPr>
          <w:b/>
          <w:lang w:val="en-GB"/>
        </w:rPr>
        <w:t>7.Lf4</w:t>
      </w:r>
      <w:r w:rsidRPr="00ED1153">
        <w:rPr>
          <w:b/>
          <w:lang w:val="en-GB"/>
        </w:rPr>
        <w:tab/>
      </w:r>
      <w:r w:rsidRPr="00ED1153">
        <w:rPr>
          <w:b/>
          <w:lang w:val="en-GB"/>
        </w:rPr>
        <w:tab/>
        <w:t>Le3</w:t>
      </w:r>
    </w:p>
    <w:p w14:paraId="0BC001B4" w14:textId="77777777" w:rsidR="00F66730" w:rsidRPr="00877096" w:rsidRDefault="00F66730" w:rsidP="006F3923">
      <w:pPr>
        <w:pStyle w:val="03aText"/>
        <w:rPr>
          <w:i/>
          <w:lang w:val="en-GB"/>
        </w:rPr>
      </w:pPr>
      <w:r w:rsidRPr="00ED1153">
        <w:rPr>
          <w:b/>
          <w:lang w:val="en-GB"/>
        </w:rPr>
        <w:tab/>
        <w:t>8.Pb6</w:t>
      </w:r>
    </w:p>
    <w:p w14:paraId="600E070E" w14:textId="77777777" w:rsidR="00D17070" w:rsidRPr="00F93DC8" w:rsidRDefault="00F93DC8" w:rsidP="006F3923">
      <w:pPr>
        <w:pStyle w:val="03aText"/>
        <w:rPr>
          <w:i/>
          <w:lang w:val="en-GB"/>
        </w:rPr>
      </w:pPr>
      <w:r w:rsidRPr="00F93DC8">
        <w:rPr>
          <w:lang w:val="en-GB"/>
        </w:rPr>
        <w:t>En</w:t>
      </w:r>
      <w:r w:rsidR="00D17070" w:rsidRPr="00F93DC8">
        <w:rPr>
          <w:lang w:val="en-GB"/>
        </w:rPr>
        <w:t xml:space="preserve"> </w:t>
      </w:r>
      <w:r w:rsidR="00D17070" w:rsidRPr="00F93DC8">
        <w:rPr>
          <w:i/>
          <w:lang w:val="en-GB"/>
        </w:rPr>
        <w:t>a), b) of c).</w:t>
      </w:r>
    </w:p>
    <w:p w14:paraId="1531902C" w14:textId="77777777" w:rsidR="00AA529D" w:rsidRPr="00F93DC8" w:rsidRDefault="00AA529D" w:rsidP="006F3923">
      <w:pPr>
        <w:pStyle w:val="03aText"/>
        <w:rPr>
          <w:b/>
          <w:i/>
          <w:lang w:val="en-GB"/>
        </w:rPr>
      </w:pPr>
    </w:p>
    <w:p w14:paraId="2974AF51" w14:textId="77777777" w:rsidR="00AA529D" w:rsidRPr="00F93DC8" w:rsidRDefault="007860D0" w:rsidP="006F3923">
      <w:pPr>
        <w:pStyle w:val="03aText"/>
        <w:rPr>
          <w:b/>
          <w:i/>
          <w:lang w:val="en-GB"/>
        </w:rPr>
      </w:pPr>
      <w:r w:rsidRPr="00ED07AD">
        <w:rPr>
          <w:i/>
          <w:lang w:val="en-GB"/>
        </w:rPr>
        <w:t>b)</w:t>
      </w:r>
      <w:r w:rsidR="00F93DC8" w:rsidRPr="00ED07AD">
        <w:rPr>
          <w:i/>
          <w:lang w:val="en-GB"/>
        </w:rPr>
        <w:t>.</w:t>
      </w:r>
      <w:r w:rsidR="00AA529D" w:rsidRPr="00F93DC8">
        <w:rPr>
          <w:b/>
          <w:i/>
          <w:lang w:val="en-GB"/>
        </w:rPr>
        <w:tab/>
        <w:t>6…</w:t>
      </w:r>
      <w:r w:rsidR="00AA529D" w:rsidRPr="00F93DC8">
        <w:rPr>
          <w:b/>
          <w:i/>
          <w:lang w:val="en-GB"/>
        </w:rPr>
        <w:tab/>
      </w:r>
      <w:r w:rsidR="00AA529D" w:rsidRPr="00F93DC8">
        <w:rPr>
          <w:b/>
          <w:i/>
          <w:lang w:val="en-GB"/>
        </w:rPr>
        <w:tab/>
      </w:r>
      <w:r w:rsidR="00AA529D" w:rsidRPr="00401320">
        <w:rPr>
          <w:b/>
          <w:lang w:val="en-GB"/>
        </w:rPr>
        <w:t>Ld6</w:t>
      </w:r>
    </w:p>
    <w:p w14:paraId="7C768D44" w14:textId="77777777" w:rsidR="00AA529D" w:rsidRPr="001513C2" w:rsidRDefault="00AA529D" w:rsidP="006F3923">
      <w:pPr>
        <w:pStyle w:val="03aText"/>
        <w:rPr>
          <w:b/>
        </w:rPr>
      </w:pPr>
      <w:r w:rsidRPr="00F93DC8">
        <w:rPr>
          <w:b/>
          <w:i/>
          <w:lang w:val="en-GB"/>
        </w:rPr>
        <w:tab/>
      </w:r>
      <w:r w:rsidRPr="001513C2">
        <w:rPr>
          <w:b/>
        </w:rPr>
        <w:t>7.Pb6</w:t>
      </w:r>
    </w:p>
    <w:p w14:paraId="6B16578C" w14:textId="77777777" w:rsidR="00D17070" w:rsidRPr="00D17070" w:rsidRDefault="00F93DC8" w:rsidP="006F3923">
      <w:pPr>
        <w:pStyle w:val="03aText"/>
        <w:rPr>
          <w:i/>
          <w:lang w:val="nl-BE"/>
        </w:rPr>
      </w:pPr>
      <w:r>
        <w:rPr>
          <w:lang w:val="nl-BE"/>
        </w:rPr>
        <w:t>En</w:t>
      </w:r>
      <w:r w:rsidR="00D17070">
        <w:rPr>
          <w:lang w:val="nl-BE"/>
        </w:rPr>
        <w:t xml:space="preserve"> </w:t>
      </w:r>
      <w:r w:rsidR="00D17070">
        <w:rPr>
          <w:i/>
          <w:lang w:val="nl-BE"/>
        </w:rPr>
        <w:t>a), b) of c).</w:t>
      </w:r>
    </w:p>
    <w:p w14:paraId="53297AC9" w14:textId="77777777" w:rsidR="001A3EB4" w:rsidRDefault="003D2648" w:rsidP="006F3923">
      <w:pPr>
        <w:pStyle w:val="03aText"/>
        <w:rPr>
          <w:lang w:val="nl-BE"/>
        </w:rPr>
      </w:pPr>
      <w:r>
        <w:rPr>
          <w:lang w:val="nl-BE"/>
        </w:rPr>
        <w:t>En ook hier wint wit.</w:t>
      </w:r>
      <w:r w:rsidR="001E1DF1">
        <w:rPr>
          <w:lang w:val="nl-BE"/>
        </w:rPr>
        <w:t xml:space="preserve"> </w:t>
      </w:r>
    </w:p>
    <w:p w14:paraId="795864A1" w14:textId="77777777" w:rsidR="000B2A17" w:rsidRDefault="000B2A17" w:rsidP="006F3923">
      <w:pPr>
        <w:pStyle w:val="03aText"/>
        <w:rPr>
          <w:lang w:val="nl-BE"/>
        </w:rPr>
      </w:pPr>
    </w:p>
    <w:p w14:paraId="4F197F1B" w14:textId="77777777" w:rsidR="000B2A17" w:rsidRDefault="000B2A17" w:rsidP="006F3923">
      <w:pPr>
        <w:pStyle w:val="03aText"/>
        <w:rPr>
          <w:lang w:val="nl-BE"/>
        </w:rPr>
      </w:pPr>
      <w:r>
        <w:rPr>
          <w:lang w:val="nl-BE"/>
        </w:rPr>
        <w:t>Maar</w:t>
      </w:r>
      <w:r w:rsidR="00C12FF1">
        <w:rPr>
          <w:lang w:val="nl-BE"/>
        </w:rPr>
        <w:t xml:space="preserve"> Nr </w:t>
      </w:r>
      <w:r w:rsidR="00197546">
        <w:rPr>
          <w:lang w:val="nl-BE"/>
        </w:rPr>
        <w:t>- 206 -</w:t>
      </w:r>
      <w:r w:rsidR="00835202">
        <w:rPr>
          <w:lang w:val="nl-BE"/>
        </w:rPr>
        <w:t xml:space="preserve"> is de zuiverste.</w:t>
      </w:r>
    </w:p>
    <w:p w14:paraId="202E0A26" w14:textId="77777777" w:rsidR="00B63ABE" w:rsidRDefault="00B63ABE" w:rsidP="00563A63">
      <w:pPr>
        <w:pStyle w:val="03aText"/>
        <w:rPr>
          <w:lang w:val="nl-BE"/>
        </w:rPr>
      </w:pPr>
    </w:p>
    <w:p w14:paraId="21481764" w14:textId="77777777" w:rsidR="00431F01" w:rsidRDefault="00FC0C43" w:rsidP="00431F01">
      <w:pPr>
        <w:pStyle w:val="03aText"/>
        <w:rPr>
          <w:lang w:val="nl-BE"/>
        </w:rPr>
      </w:pPr>
      <w:r w:rsidRPr="00FC0C43">
        <w:rPr>
          <w:i/>
          <w:lang w:val="nl-BE"/>
        </w:rPr>
        <w:t>‘</w:t>
      </w:r>
      <w:r>
        <w:rPr>
          <w:i/>
          <w:lang w:val="nl-BE"/>
        </w:rPr>
        <w:t xml:space="preserve">Driemaal </w:t>
      </w:r>
      <w:r w:rsidRPr="00FC0C43">
        <w:rPr>
          <w:i/>
          <w:lang w:val="nl-BE"/>
        </w:rPr>
        <w:t>is scheep</w:t>
      </w:r>
      <w:r w:rsidR="00824E11">
        <w:rPr>
          <w:i/>
          <w:lang w:val="nl-BE"/>
        </w:rPr>
        <w:t>s</w:t>
      </w:r>
      <w:r w:rsidRPr="00FC0C43">
        <w:rPr>
          <w:i/>
          <w:lang w:val="nl-BE"/>
        </w:rPr>
        <w:t>recht</w:t>
      </w:r>
      <w:r w:rsidR="00855FA6">
        <w:rPr>
          <w:i/>
          <w:lang w:val="nl-BE"/>
        </w:rPr>
        <w:t>’.</w:t>
      </w:r>
    </w:p>
    <w:p w14:paraId="65B62B05" w14:textId="77777777" w:rsidR="003830EC" w:rsidRPr="00563A63" w:rsidRDefault="00993226" w:rsidP="00431F01">
      <w:pPr>
        <w:pStyle w:val="03aText"/>
        <w:jc w:val="center"/>
        <w:rPr>
          <w:lang w:val="nl-BE"/>
        </w:rPr>
      </w:pPr>
      <w:r>
        <w:rPr>
          <w:b/>
          <w:lang w:val="nl-BE"/>
        </w:rPr>
        <w:lastRenderedPageBreak/>
        <w:t xml:space="preserve">- </w:t>
      </w:r>
      <w:r w:rsidR="00CD4FD7">
        <w:rPr>
          <w:b/>
          <w:lang w:val="nl-BE"/>
        </w:rPr>
        <w:t>208</w:t>
      </w:r>
      <w:r w:rsidR="003830EC" w:rsidRPr="008A4229">
        <w:rPr>
          <w:b/>
          <w:lang w:val="nl-BE"/>
        </w:rPr>
        <w:t xml:space="preserve"> -</w:t>
      </w:r>
    </w:p>
    <w:p w14:paraId="189D5AE6" w14:textId="77777777" w:rsidR="003830EC" w:rsidRDefault="003830EC" w:rsidP="006F3923">
      <w:pPr>
        <w:pStyle w:val="03aText"/>
        <w:jc w:val="center"/>
        <w:rPr>
          <w:b/>
          <w:lang w:val="nl-BE"/>
        </w:rPr>
      </w:pPr>
    </w:p>
    <w:p w14:paraId="67B4FB99" w14:textId="77777777" w:rsidR="003830EC" w:rsidRDefault="003830EC" w:rsidP="006F3923">
      <w:pPr>
        <w:pStyle w:val="03aText"/>
        <w:jc w:val="center"/>
        <w:rPr>
          <w:lang w:val="nl-BE"/>
        </w:rPr>
      </w:pPr>
      <w:r>
        <w:rPr>
          <w:i/>
          <w:lang w:val="nl-BE"/>
        </w:rPr>
        <w:t xml:space="preserve">Origineel, </w:t>
      </w:r>
      <w:r>
        <w:rPr>
          <w:lang w:val="nl-BE"/>
        </w:rPr>
        <w:t>2012</w:t>
      </w:r>
    </w:p>
    <w:p w14:paraId="252518D1" w14:textId="77777777" w:rsidR="003830EC" w:rsidRDefault="003830EC" w:rsidP="003830EC">
      <w:pPr>
        <w:pStyle w:val="03aText"/>
        <w:rPr>
          <w:lang w:val="nl-BE"/>
        </w:rPr>
      </w:pPr>
    </w:p>
    <w:p w14:paraId="1B35C38C" w14:textId="77777777" w:rsidR="00957FF7" w:rsidRPr="00600304" w:rsidRDefault="00957FF7" w:rsidP="00993164">
      <w:pPr>
        <w:pStyle w:val="03aText"/>
        <w:jc w:val="center"/>
        <w:rPr>
          <w:lang w:val="nl-BE"/>
        </w:rPr>
      </w:pPr>
      <w:r>
        <w:object w:dxaOrig="4431" w:dyaOrig="4430" w14:anchorId="0E6D9AC9">
          <v:shape id="_x0000_i1222" type="#_x0000_t75" style="width:154.5pt;height:153.95pt" o:ole="">
            <v:imagedata r:id="rId416" o:title=""/>
          </v:shape>
          <o:OLEObject Type="Embed" ProgID="CorelDRAW.Graphic.12" ShapeID="_x0000_i1222" DrawAspect="Content" ObjectID="_1587467615" r:id="rId417"/>
        </w:object>
      </w:r>
    </w:p>
    <w:p w14:paraId="789B9F7B" w14:textId="77777777" w:rsidR="00957FF7" w:rsidRPr="00600304" w:rsidRDefault="00957FF7" w:rsidP="003830EC">
      <w:pPr>
        <w:pStyle w:val="03aText"/>
        <w:rPr>
          <w:lang w:val="nl-BE"/>
        </w:rPr>
      </w:pPr>
    </w:p>
    <w:p w14:paraId="054238C9" w14:textId="77777777" w:rsidR="004B0581" w:rsidRPr="0082746D" w:rsidRDefault="00957FF7" w:rsidP="00957FF7">
      <w:pPr>
        <w:pStyle w:val="03aText"/>
        <w:jc w:val="left"/>
        <w:rPr>
          <w:lang w:val="nl-BE"/>
        </w:rPr>
      </w:pPr>
      <w:r w:rsidRPr="0082746D">
        <w:rPr>
          <w:b/>
          <w:sz w:val="24"/>
          <w:szCs w:val="24"/>
          <w:lang w:val="nl-BE"/>
        </w:rPr>
        <w:t xml:space="preserve">+                         </w:t>
      </w:r>
      <w:r w:rsidRPr="0082746D">
        <w:rPr>
          <w:lang w:val="nl-BE"/>
        </w:rPr>
        <w:t>0001.13 c3e5</w:t>
      </w:r>
    </w:p>
    <w:p w14:paraId="58891750" w14:textId="77777777" w:rsidR="004B0581" w:rsidRPr="0082746D" w:rsidRDefault="004B0581" w:rsidP="00957FF7">
      <w:pPr>
        <w:pStyle w:val="03aText"/>
        <w:jc w:val="left"/>
        <w:rPr>
          <w:lang w:val="nl-BE"/>
        </w:rPr>
      </w:pPr>
    </w:p>
    <w:p w14:paraId="1E503CEB" w14:textId="77777777" w:rsidR="004B0581" w:rsidRDefault="004B0581" w:rsidP="00957FF7">
      <w:pPr>
        <w:pStyle w:val="03aText"/>
        <w:jc w:val="left"/>
        <w:rPr>
          <w:lang w:val="nl-BE"/>
        </w:rPr>
      </w:pPr>
      <w:r w:rsidRPr="004B0581">
        <w:rPr>
          <w:lang w:val="nl-BE"/>
        </w:rPr>
        <w:t>Wit moet de eigen pion behouden en de zwarte pionpromotie verhin-deren.</w:t>
      </w:r>
    </w:p>
    <w:p w14:paraId="073DC995" w14:textId="77777777" w:rsidR="00CA618B" w:rsidRPr="0082746D" w:rsidRDefault="004B0581" w:rsidP="004B0581">
      <w:pPr>
        <w:pStyle w:val="03aText"/>
        <w:rPr>
          <w:b/>
          <w:lang w:val="nl-BE"/>
        </w:rPr>
      </w:pPr>
      <w:r>
        <w:rPr>
          <w:lang w:val="nl-BE"/>
        </w:rPr>
        <w:tab/>
      </w:r>
      <w:r w:rsidRPr="0082746D">
        <w:rPr>
          <w:b/>
          <w:lang w:val="nl-BE"/>
        </w:rPr>
        <w:t>1.Kxd3</w:t>
      </w:r>
      <w:r w:rsidRPr="0082746D">
        <w:rPr>
          <w:b/>
          <w:lang w:val="nl-BE"/>
        </w:rPr>
        <w:tab/>
      </w:r>
    </w:p>
    <w:p w14:paraId="686B142C" w14:textId="77777777" w:rsidR="00CA618B" w:rsidRPr="00CA618B" w:rsidRDefault="00CA618B" w:rsidP="004B0581">
      <w:pPr>
        <w:pStyle w:val="03aText"/>
        <w:rPr>
          <w:lang w:val="nl-BE"/>
        </w:rPr>
      </w:pPr>
      <w:r w:rsidRPr="0082746D">
        <w:rPr>
          <w:lang w:val="nl-BE"/>
        </w:rPr>
        <w:t xml:space="preserve">1.Pxd3+? </w:t>
      </w:r>
      <w:r w:rsidRPr="00CA618B">
        <w:rPr>
          <w:lang w:val="nl-BE"/>
        </w:rPr>
        <w:t xml:space="preserve">Ke4 2.Kd2 h3 3.Ke2 h2 4.f3+ Kd4 5.Pf2 f4 6.Kf1 Ke3 </w:t>
      </w:r>
      <w:r w:rsidR="00BD03F1">
        <w:rPr>
          <w:lang w:val="nl-BE"/>
        </w:rPr>
        <w:t xml:space="preserve"> </w:t>
      </w:r>
      <w:r w:rsidRPr="00CA618B">
        <w:rPr>
          <w:lang w:val="nl-BE"/>
        </w:rPr>
        <w:t>7.Kg2 Ke2 8.Ph1 Ke3 en wit komt niet verder, dus remise.</w:t>
      </w:r>
    </w:p>
    <w:p w14:paraId="6EF1BAEA" w14:textId="77777777" w:rsidR="00E62024" w:rsidRDefault="004B0581" w:rsidP="004B0581">
      <w:pPr>
        <w:pStyle w:val="03aText"/>
        <w:rPr>
          <w:b/>
          <w:lang w:val="nl-BE"/>
        </w:rPr>
      </w:pPr>
      <w:r w:rsidRPr="00CA618B">
        <w:rPr>
          <w:b/>
          <w:lang w:val="nl-BE"/>
        </w:rPr>
        <w:tab/>
      </w:r>
      <w:r w:rsidR="00190119">
        <w:rPr>
          <w:b/>
          <w:lang w:val="nl-BE"/>
        </w:rPr>
        <w:t>1…</w:t>
      </w:r>
      <w:r w:rsidR="00190119">
        <w:rPr>
          <w:b/>
          <w:lang w:val="nl-BE"/>
        </w:rPr>
        <w:tab/>
      </w:r>
      <w:r w:rsidR="00190119">
        <w:rPr>
          <w:b/>
          <w:lang w:val="nl-BE"/>
        </w:rPr>
        <w:tab/>
        <w:t>Kf4</w:t>
      </w:r>
    </w:p>
    <w:p w14:paraId="4A9CA888" w14:textId="77777777" w:rsidR="004B0581" w:rsidRDefault="00E62024" w:rsidP="004B0581">
      <w:pPr>
        <w:pStyle w:val="03aText"/>
        <w:rPr>
          <w:lang w:val="nl-BE"/>
        </w:rPr>
      </w:pPr>
      <w:r>
        <w:rPr>
          <w:lang w:val="nl-BE"/>
        </w:rPr>
        <w:t xml:space="preserve">Verleidelijk is </w:t>
      </w:r>
      <w:r w:rsidR="00D8321F">
        <w:rPr>
          <w:lang w:val="nl-BE"/>
        </w:rPr>
        <w:t>1…h3</w:t>
      </w:r>
      <w:r w:rsidR="005D6E91">
        <w:rPr>
          <w:lang w:val="nl-BE"/>
        </w:rPr>
        <w:t>?</w:t>
      </w:r>
      <w:r w:rsidR="005C0A16">
        <w:rPr>
          <w:lang w:val="nl-BE"/>
        </w:rPr>
        <w:t xml:space="preserve"> 2.Pe2 h2 3.f4+ Ke6 4.Pg3 Kd5 5.Ph1 Kc5, en dan wint wit zowel met 6…Ke3 als met 6…Ke2. Dus nevenoplos-baar.</w:t>
      </w:r>
    </w:p>
    <w:p w14:paraId="76FA3741" w14:textId="77777777" w:rsidR="009A60AF" w:rsidRDefault="009A60AF" w:rsidP="004B0581">
      <w:pPr>
        <w:pStyle w:val="03aText"/>
        <w:rPr>
          <w:b/>
          <w:lang w:val="nl-BE"/>
        </w:rPr>
      </w:pPr>
      <w:r>
        <w:rPr>
          <w:b/>
          <w:lang w:val="nl-BE"/>
        </w:rPr>
        <w:tab/>
        <w:t>2.Ke2</w:t>
      </w:r>
    </w:p>
    <w:p w14:paraId="7826AE3F" w14:textId="77777777" w:rsidR="00FC06F3" w:rsidRDefault="00D8321F" w:rsidP="004B0581">
      <w:pPr>
        <w:pStyle w:val="03aText"/>
        <w:rPr>
          <w:lang w:val="nl-BE"/>
        </w:rPr>
      </w:pPr>
      <w:r>
        <w:rPr>
          <w:lang w:val="nl-BE"/>
        </w:rPr>
        <w:t>2.Pe2? Kf3</w:t>
      </w:r>
    </w:p>
    <w:p w14:paraId="7EF7ADFB" w14:textId="77777777" w:rsidR="00FC06F3" w:rsidRDefault="00FC06F3" w:rsidP="004B0581">
      <w:pPr>
        <w:pStyle w:val="03aText"/>
        <w:rPr>
          <w:b/>
          <w:lang w:val="nl-BE"/>
        </w:rPr>
      </w:pPr>
      <w:r>
        <w:rPr>
          <w:lang w:val="nl-BE"/>
        </w:rPr>
        <w:tab/>
      </w:r>
      <w:r>
        <w:rPr>
          <w:b/>
          <w:lang w:val="nl-BE"/>
        </w:rPr>
        <w:t>2…</w:t>
      </w:r>
      <w:r>
        <w:rPr>
          <w:b/>
          <w:lang w:val="nl-BE"/>
        </w:rPr>
        <w:tab/>
      </w:r>
      <w:r>
        <w:rPr>
          <w:b/>
          <w:lang w:val="nl-BE"/>
        </w:rPr>
        <w:tab/>
        <w:t>h3</w:t>
      </w:r>
    </w:p>
    <w:p w14:paraId="7EDA6333" w14:textId="77777777" w:rsidR="00FC06F3" w:rsidRDefault="00FC06F3" w:rsidP="004B0581">
      <w:pPr>
        <w:pStyle w:val="03aText"/>
        <w:rPr>
          <w:b/>
          <w:lang w:val="nl-BE"/>
        </w:rPr>
      </w:pPr>
      <w:r>
        <w:rPr>
          <w:b/>
          <w:lang w:val="nl-BE"/>
        </w:rPr>
        <w:tab/>
        <w:t>3.Kf1</w:t>
      </w:r>
      <w:r>
        <w:rPr>
          <w:b/>
          <w:lang w:val="nl-BE"/>
        </w:rPr>
        <w:tab/>
      </w:r>
      <w:r>
        <w:rPr>
          <w:b/>
          <w:lang w:val="nl-BE"/>
        </w:rPr>
        <w:tab/>
        <w:t>Ke4</w:t>
      </w:r>
    </w:p>
    <w:p w14:paraId="1B1CA6D2" w14:textId="77777777" w:rsidR="00431F01" w:rsidRDefault="00431F01" w:rsidP="004B0581">
      <w:pPr>
        <w:pStyle w:val="03aText"/>
        <w:rPr>
          <w:lang w:val="nl-BE"/>
        </w:rPr>
      </w:pPr>
    </w:p>
    <w:p w14:paraId="3538938B" w14:textId="77777777" w:rsidR="00431F01" w:rsidRDefault="00431F01" w:rsidP="004B0581">
      <w:pPr>
        <w:pStyle w:val="03aText"/>
        <w:rPr>
          <w:lang w:val="nl-BE"/>
        </w:rPr>
      </w:pPr>
    </w:p>
    <w:p w14:paraId="5680F963" w14:textId="77777777" w:rsidR="00431F01" w:rsidRDefault="00431F01" w:rsidP="004B0581">
      <w:pPr>
        <w:pStyle w:val="03aText"/>
        <w:rPr>
          <w:lang w:val="nl-BE"/>
        </w:rPr>
      </w:pPr>
    </w:p>
    <w:p w14:paraId="2CEC2627" w14:textId="77777777" w:rsidR="00431F01" w:rsidRDefault="00431F01" w:rsidP="004B0581">
      <w:pPr>
        <w:pStyle w:val="03aText"/>
        <w:rPr>
          <w:lang w:val="nl-BE"/>
        </w:rPr>
      </w:pPr>
    </w:p>
    <w:p w14:paraId="7A80822D" w14:textId="77777777" w:rsidR="00431F01" w:rsidRDefault="00431F01" w:rsidP="004B0581">
      <w:pPr>
        <w:pStyle w:val="03aText"/>
        <w:rPr>
          <w:lang w:val="nl-BE"/>
        </w:rPr>
      </w:pPr>
    </w:p>
    <w:p w14:paraId="2F0EFAA6" w14:textId="77777777" w:rsidR="00431F01" w:rsidRDefault="00431F01" w:rsidP="004B0581">
      <w:pPr>
        <w:pStyle w:val="03aText"/>
        <w:rPr>
          <w:lang w:val="nl-BE"/>
        </w:rPr>
      </w:pPr>
    </w:p>
    <w:p w14:paraId="6CB28759" w14:textId="77777777" w:rsidR="00A216C8" w:rsidRDefault="00A216C8" w:rsidP="004B0581">
      <w:pPr>
        <w:pStyle w:val="03aText"/>
        <w:rPr>
          <w:lang w:val="nl-BE"/>
        </w:rPr>
      </w:pPr>
    </w:p>
    <w:p w14:paraId="17FF4165" w14:textId="77777777" w:rsidR="00FC06F3" w:rsidRDefault="00FC06F3" w:rsidP="004B0581">
      <w:pPr>
        <w:pStyle w:val="03aText"/>
        <w:rPr>
          <w:lang w:val="nl-BE"/>
        </w:rPr>
      </w:pPr>
      <w:r>
        <w:rPr>
          <w:lang w:val="nl-BE"/>
        </w:rPr>
        <w:t>Nu komt de moeilijkste zet:</w:t>
      </w:r>
    </w:p>
    <w:p w14:paraId="367C6E13" w14:textId="77777777" w:rsidR="00431F01" w:rsidRDefault="009A2E7A" w:rsidP="00586E21">
      <w:pPr>
        <w:pStyle w:val="03aText"/>
        <w:numPr>
          <w:ilvl w:val="0"/>
          <w:numId w:val="203"/>
        </w:numPr>
        <w:rPr>
          <w:lang w:val="nl-BE"/>
        </w:rPr>
      </w:pPr>
      <w:r w:rsidRPr="009A2E7A">
        <w:rPr>
          <w:lang w:val="nl-BE"/>
        </w:rPr>
        <w:t>4.Kg1? Kf3 5.Pd3 2</w:t>
      </w:r>
      <w:r w:rsidR="00D8321F">
        <w:rPr>
          <w:lang w:val="nl-BE"/>
        </w:rPr>
        <w:t xml:space="preserve">.h2+ </w:t>
      </w:r>
    </w:p>
    <w:p w14:paraId="5E979316" w14:textId="77777777" w:rsidR="00436B9E" w:rsidRPr="002C47A5" w:rsidRDefault="00D8321F" w:rsidP="00586E21">
      <w:pPr>
        <w:pStyle w:val="03aText"/>
        <w:numPr>
          <w:ilvl w:val="0"/>
          <w:numId w:val="203"/>
        </w:numPr>
        <w:rPr>
          <w:i/>
          <w:lang w:val="nl-BE"/>
        </w:rPr>
      </w:pPr>
      <w:r>
        <w:rPr>
          <w:lang w:val="nl-BE"/>
        </w:rPr>
        <w:t xml:space="preserve">6.Kxh2  </w:t>
      </w:r>
      <w:r w:rsidR="009A2E7A" w:rsidRPr="009A2E7A">
        <w:rPr>
          <w:lang w:val="nl-BE"/>
        </w:rPr>
        <w:t>Ke2</w:t>
      </w:r>
      <w:r w:rsidR="009A2E7A">
        <w:rPr>
          <w:lang w:val="nl-BE"/>
        </w:rPr>
        <w:t xml:space="preserve"> met remise. </w:t>
      </w:r>
    </w:p>
    <w:p w14:paraId="77F29811" w14:textId="77777777" w:rsidR="009A60AF" w:rsidRPr="009A2E7A" w:rsidRDefault="009A2E7A" w:rsidP="00586E21">
      <w:pPr>
        <w:pStyle w:val="03aText"/>
        <w:numPr>
          <w:ilvl w:val="0"/>
          <w:numId w:val="203"/>
        </w:numPr>
        <w:rPr>
          <w:lang w:val="nl-BE"/>
        </w:rPr>
      </w:pPr>
      <w:r w:rsidRPr="009A2E7A">
        <w:rPr>
          <w:lang w:val="nl-BE"/>
        </w:rPr>
        <w:t xml:space="preserve">4.Pe2? h2 5.Pg3+ </w:t>
      </w:r>
      <w:r w:rsidR="00436B9E">
        <w:rPr>
          <w:i/>
          <w:lang w:val="nl-BE"/>
        </w:rPr>
        <w:t xml:space="preserve">(5.Kg2 h1D 6.Kxh1 Kf3 7.Kg1 Kxe2) </w:t>
      </w:r>
      <w:r w:rsidRPr="009A2E7A">
        <w:rPr>
          <w:lang w:val="nl-BE"/>
        </w:rPr>
        <w:t>Kf3 6.Ph1 f4 7.Ke1 Kg2</w:t>
      </w:r>
      <w:r w:rsidR="00CF0E89">
        <w:rPr>
          <w:lang w:val="nl-BE"/>
        </w:rPr>
        <w:t xml:space="preserve"> is niet goed.</w:t>
      </w:r>
    </w:p>
    <w:p w14:paraId="30C0C5A7" w14:textId="77777777" w:rsidR="009A2E7A" w:rsidRDefault="009A2E7A" w:rsidP="004B0581">
      <w:pPr>
        <w:pStyle w:val="03aText"/>
        <w:rPr>
          <w:lang w:val="nl-BE"/>
        </w:rPr>
      </w:pPr>
      <w:r>
        <w:rPr>
          <w:lang w:val="nl-BE"/>
        </w:rPr>
        <w:t xml:space="preserve">Maar een onverwachte zijsprong </w:t>
      </w:r>
      <w:r w:rsidR="002C221A">
        <w:rPr>
          <w:lang w:val="nl-BE"/>
        </w:rPr>
        <w:t xml:space="preserve">van het paard </w:t>
      </w:r>
      <w:r>
        <w:rPr>
          <w:lang w:val="nl-BE"/>
        </w:rPr>
        <w:t>brengt redding:</w:t>
      </w:r>
    </w:p>
    <w:p w14:paraId="6E6B6CB6" w14:textId="77777777" w:rsidR="00EF300A" w:rsidRDefault="009A2E7A" w:rsidP="004B0581">
      <w:pPr>
        <w:pStyle w:val="03aText"/>
        <w:rPr>
          <w:b/>
          <w:lang w:val="nl-BE"/>
        </w:rPr>
      </w:pPr>
      <w:r>
        <w:rPr>
          <w:lang w:val="nl-BE"/>
        </w:rPr>
        <w:tab/>
      </w:r>
      <w:r>
        <w:rPr>
          <w:b/>
          <w:lang w:val="nl-BE"/>
        </w:rPr>
        <w:t>4.Pb3</w:t>
      </w:r>
    </w:p>
    <w:p w14:paraId="2A36622D" w14:textId="77777777" w:rsidR="00EF300A" w:rsidRPr="00EF300A" w:rsidRDefault="00EF300A" w:rsidP="004B0581">
      <w:pPr>
        <w:pStyle w:val="03aText"/>
        <w:rPr>
          <w:lang w:val="nl-BE"/>
        </w:rPr>
      </w:pPr>
      <w:r>
        <w:rPr>
          <w:lang w:val="nl-BE"/>
        </w:rPr>
        <w:t>Een moeilijk te vinden zet, die de redding brengt.</w:t>
      </w:r>
    </w:p>
    <w:p w14:paraId="03612D18" w14:textId="77777777" w:rsidR="009A2E7A" w:rsidRDefault="00EF300A" w:rsidP="004B0581">
      <w:pPr>
        <w:pStyle w:val="03aText"/>
        <w:rPr>
          <w:b/>
          <w:lang w:val="nl-BE"/>
        </w:rPr>
      </w:pPr>
      <w:r>
        <w:rPr>
          <w:b/>
          <w:lang w:val="nl-BE"/>
        </w:rPr>
        <w:tab/>
        <w:t>4…</w:t>
      </w:r>
      <w:r>
        <w:rPr>
          <w:b/>
          <w:lang w:val="nl-BE"/>
        </w:rPr>
        <w:tab/>
      </w:r>
      <w:r>
        <w:rPr>
          <w:b/>
          <w:lang w:val="nl-BE"/>
        </w:rPr>
        <w:tab/>
      </w:r>
      <w:r w:rsidR="009A2E7A">
        <w:rPr>
          <w:b/>
          <w:lang w:val="nl-BE"/>
        </w:rPr>
        <w:t>Kf3</w:t>
      </w:r>
    </w:p>
    <w:p w14:paraId="420BB5E7" w14:textId="77777777" w:rsidR="009A2E7A" w:rsidRDefault="004B01BC" w:rsidP="004B0581">
      <w:pPr>
        <w:pStyle w:val="03aText"/>
        <w:rPr>
          <w:b/>
          <w:lang w:val="nl-BE"/>
        </w:rPr>
      </w:pPr>
      <w:r>
        <w:rPr>
          <w:b/>
          <w:lang w:val="nl-BE"/>
        </w:rPr>
        <w:tab/>
        <w:t>5.Pd2+</w:t>
      </w:r>
      <w:r>
        <w:rPr>
          <w:b/>
          <w:lang w:val="nl-BE"/>
        </w:rPr>
        <w:tab/>
      </w:r>
      <w:r>
        <w:rPr>
          <w:b/>
          <w:lang w:val="nl-BE"/>
        </w:rPr>
        <w:tab/>
        <w:t>K</w:t>
      </w:r>
      <w:r w:rsidR="009A2E7A">
        <w:rPr>
          <w:b/>
          <w:lang w:val="nl-BE"/>
        </w:rPr>
        <w:t>g4</w:t>
      </w:r>
    </w:p>
    <w:p w14:paraId="564E43FF" w14:textId="77777777" w:rsidR="009A2E7A" w:rsidRDefault="009A2E7A" w:rsidP="004B0581">
      <w:pPr>
        <w:pStyle w:val="03aText"/>
        <w:rPr>
          <w:lang w:val="nl-BE"/>
        </w:rPr>
      </w:pPr>
      <w:r>
        <w:rPr>
          <w:lang w:val="nl-BE"/>
        </w:rPr>
        <w:t>En nu wel:</w:t>
      </w:r>
    </w:p>
    <w:p w14:paraId="139368C1" w14:textId="77777777" w:rsidR="009A2E7A" w:rsidRDefault="009A2E7A" w:rsidP="004B0581">
      <w:pPr>
        <w:pStyle w:val="03aText"/>
        <w:rPr>
          <w:b/>
          <w:lang w:val="nl-BE"/>
        </w:rPr>
      </w:pPr>
      <w:r>
        <w:rPr>
          <w:lang w:val="nl-BE"/>
        </w:rPr>
        <w:tab/>
      </w:r>
      <w:r>
        <w:rPr>
          <w:b/>
          <w:lang w:val="nl-BE"/>
        </w:rPr>
        <w:t>6.Kg1</w:t>
      </w:r>
      <w:r w:rsidR="0056614E">
        <w:rPr>
          <w:b/>
          <w:lang w:val="nl-BE"/>
        </w:rPr>
        <w:tab/>
      </w:r>
      <w:r w:rsidR="0056614E">
        <w:rPr>
          <w:b/>
          <w:lang w:val="nl-BE"/>
        </w:rPr>
        <w:tab/>
        <w:t>Kf4</w:t>
      </w:r>
    </w:p>
    <w:p w14:paraId="192662CC" w14:textId="77777777" w:rsidR="0056614E" w:rsidRDefault="0056614E" w:rsidP="004B0581">
      <w:pPr>
        <w:pStyle w:val="03aText"/>
        <w:rPr>
          <w:b/>
          <w:lang w:val="nl-BE"/>
        </w:rPr>
      </w:pPr>
      <w:r>
        <w:rPr>
          <w:b/>
          <w:lang w:val="nl-BE"/>
        </w:rPr>
        <w:tab/>
        <w:t>7.Kh1</w:t>
      </w:r>
    </w:p>
    <w:p w14:paraId="70A8E5CD" w14:textId="77777777" w:rsidR="00AF4019" w:rsidRPr="00AF4019" w:rsidRDefault="00AF4019" w:rsidP="004B0581">
      <w:pPr>
        <w:pStyle w:val="03aText"/>
        <w:rPr>
          <w:lang w:val="nl-BE"/>
        </w:rPr>
      </w:pPr>
      <w:r>
        <w:rPr>
          <w:lang w:val="nl-BE"/>
        </w:rPr>
        <w:t>En wint.</w:t>
      </w:r>
    </w:p>
    <w:p w14:paraId="1A84E46F" w14:textId="77777777" w:rsidR="0056614E" w:rsidRPr="0056614E" w:rsidRDefault="0056614E" w:rsidP="004B0581">
      <w:pPr>
        <w:pStyle w:val="03aText"/>
        <w:rPr>
          <w:lang w:val="nl-BE"/>
        </w:rPr>
      </w:pPr>
      <w:r>
        <w:rPr>
          <w:lang w:val="nl-BE"/>
        </w:rPr>
        <w:t>Nog een laatste struikelsteen is: 7.Kh2? Kg4 en dan twee mogelijk-heden: 8.Kh1 of 8.Kg1.</w:t>
      </w:r>
    </w:p>
    <w:p w14:paraId="773C2CA5" w14:textId="77777777" w:rsidR="009A2E7A" w:rsidRPr="009A2E7A" w:rsidRDefault="009A2E7A" w:rsidP="004B0581">
      <w:pPr>
        <w:pStyle w:val="03aText"/>
        <w:rPr>
          <w:lang w:val="nl-BE"/>
        </w:rPr>
      </w:pPr>
    </w:p>
    <w:p w14:paraId="5A89AA3B" w14:textId="77777777" w:rsidR="009A2E7A" w:rsidRPr="009A2E7A" w:rsidRDefault="009A2E7A" w:rsidP="004B0581">
      <w:pPr>
        <w:pStyle w:val="03aText"/>
        <w:rPr>
          <w:b/>
          <w:lang w:val="nl-BE"/>
        </w:rPr>
      </w:pPr>
    </w:p>
    <w:p w14:paraId="6E546FAC" w14:textId="77777777" w:rsidR="004B0581" w:rsidRPr="009A2E7A" w:rsidRDefault="004B0581" w:rsidP="00957FF7">
      <w:pPr>
        <w:pStyle w:val="03aText"/>
        <w:jc w:val="left"/>
        <w:rPr>
          <w:lang w:val="nl-BE"/>
        </w:rPr>
      </w:pPr>
      <w:r w:rsidRPr="009A2E7A">
        <w:rPr>
          <w:lang w:val="nl-BE"/>
        </w:rPr>
        <w:tab/>
      </w:r>
    </w:p>
    <w:p w14:paraId="384D1C4F" w14:textId="77777777" w:rsidR="004B0581" w:rsidRPr="009A2E7A" w:rsidRDefault="004B0581" w:rsidP="004B0581">
      <w:pPr>
        <w:pStyle w:val="03aText"/>
        <w:rPr>
          <w:lang w:val="nl-BE"/>
        </w:rPr>
      </w:pPr>
    </w:p>
    <w:p w14:paraId="0143E23D" w14:textId="77777777" w:rsidR="004B0581" w:rsidRPr="009A2E7A" w:rsidRDefault="004B0581" w:rsidP="004B0581">
      <w:pPr>
        <w:pStyle w:val="03aText"/>
        <w:rPr>
          <w:lang w:val="nl-BE"/>
        </w:rPr>
      </w:pPr>
    </w:p>
    <w:p w14:paraId="244AE1FA" w14:textId="77777777" w:rsidR="006F3923" w:rsidRPr="003E2392" w:rsidRDefault="006F3923" w:rsidP="003E2392">
      <w:pPr>
        <w:pStyle w:val="03aText"/>
        <w:ind w:left="708"/>
        <w:rPr>
          <w:b/>
          <w:lang w:val="nl-BE"/>
        </w:rPr>
      </w:pPr>
    </w:p>
    <w:p w14:paraId="67CC06EA" w14:textId="77777777" w:rsidR="001A15FC" w:rsidRDefault="006F3923" w:rsidP="006F3923">
      <w:pPr>
        <w:pStyle w:val="03aText"/>
        <w:rPr>
          <w:lang w:val="nl-BE"/>
        </w:rPr>
      </w:pPr>
      <w:r>
        <w:rPr>
          <w:lang w:val="nl-BE"/>
        </w:rPr>
        <w:tab/>
      </w:r>
    </w:p>
    <w:p w14:paraId="19323536" w14:textId="77777777" w:rsidR="001A15FC" w:rsidRDefault="001A15FC" w:rsidP="006F3923">
      <w:pPr>
        <w:pStyle w:val="03aText"/>
        <w:rPr>
          <w:lang w:val="nl-BE"/>
        </w:rPr>
      </w:pPr>
    </w:p>
    <w:p w14:paraId="36300D84" w14:textId="77777777" w:rsidR="001A15FC" w:rsidRDefault="001A15FC" w:rsidP="006F3923">
      <w:pPr>
        <w:pStyle w:val="03aText"/>
        <w:rPr>
          <w:lang w:val="nl-BE"/>
        </w:rPr>
      </w:pPr>
    </w:p>
    <w:p w14:paraId="6C8363EE" w14:textId="77777777" w:rsidR="001A15FC" w:rsidRDefault="001A15FC" w:rsidP="006F3923">
      <w:pPr>
        <w:pStyle w:val="03aText"/>
        <w:rPr>
          <w:lang w:val="nl-BE"/>
        </w:rPr>
      </w:pPr>
    </w:p>
    <w:p w14:paraId="079D9FA5" w14:textId="77777777" w:rsidR="001A15FC" w:rsidRDefault="001A15FC" w:rsidP="006F3923">
      <w:pPr>
        <w:pStyle w:val="03aText"/>
        <w:rPr>
          <w:lang w:val="nl-BE"/>
        </w:rPr>
      </w:pPr>
    </w:p>
    <w:p w14:paraId="45022BEC" w14:textId="77777777" w:rsidR="00B40008" w:rsidRPr="003E2392" w:rsidRDefault="00B40008" w:rsidP="003E2392">
      <w:pPr>
        <w:pStyle w:val="03aText"/>
        <w:ind w:firstLine="708"/>
        <w:rPr>
          <w:lang w:val="nl-BE"/>
        </w:rPr>
      </w:pPr>
      <w:r>
        <w:rPr>
          <w:b/>
          <w:lang w:val="nl-BE"/>
        </w:rPr>
        <w:tab/>
      </w:r>
      <w:r>
        <w:rPr>
          <w:b/>
          <w:lang w:val="nl-BE"/>
        </w:rPr>
        <w:tab/>
      </w:r>
    </w:p>
    <w:p w14:paraId="7F5BD24D" w14:textId="77777777" w:rsidR="00B40008" w:rsidRPr="00B40008" w:rsidRDefault="00B40008" w:rsidP="006F3923">
      <w:pPr>
        <w:pStyle w:val="03aText"/>
        <w:rPr>
          <w:lang w:val="nl-BE"/>
        </w:rPr>
      </w:pPr>
    </w:p>
    <w:p w14:paraId="009FBE73" w14:textId="77777777" w:rsidR="00A10AE1" w:rsidRDefault="00A10AE1" w:rsidP="00A10AE1">
      <w:pPr>
        <w:pStyle w:val="03aText"/>
        <w:rPr>
          <w:lang w:val="nl-BE"/>
        </w:rPr>
      </w:pPr>
    </w:p>
    <w:p w14:paraId="0B59F99A" w14:textId="77777777" w:rsidR="00A10AE1" w:rsidRDefault="00A10AE1" w:rsidP="00A10AE1">
      <w:pPr>
        <w:pStyle w:val="03aText"/>
        <w:rPr>
          <w:lang w:val="nl-BE"/>
        </w:rPr>
      </w:pPr>
    </w:p>
    <w:p w14:paraId="15C948CA" w14:textId="77777777" w:rsidR="006F3923" w:rsidRPr="00B40008" w:rsidRDefault="00993226" w:rsidP="00A10AE1">
      <w:pPr>
        <w:pStyle w:val="03aText"/>
        <w:jc w:val="center"/>
        <w:rPr>
          <w:b/>
          <w:lang w:val="nl-BE"/>
        </w:rPr>
      </w:pPr>
      <w:r>
        <w:rPr>
          <w:b/>
          <w:lang w:val="nl-BE"/>
        </w:rPr>
        <w:lastRenderedPageBreak/>
        <w:t xml:space="preserve">- </w:t>
      </w:r>
      <w:r w:rsidR="004A32E1">
        <w:rPr>
          <w:b/>
          <w:lang w:val="nl-BE"/>
        </w:rPr>
        <w:t>2</w:t>
      </w:r>
      <w:r w:rsidR="001C377F">
        <w:rPr>
          <w:b/>
          <w:lang w:val="nl-BE"/>
        </w:rPr>
        <w:t>0</w:t>
      </w:r>
      <w:r w:rsidR="00CD4FD7">
        <w:rPr>
          <w:b/>
          <w:lang w:val="nl-BE"/>
        </w:rPr>
        <w:t>9</w:t>
      </w:r>
      <w:r w:rsidR="006F3923" w:rsidRPr="00B40008">
        <w:rPr>
          <w:b/>
          <w:lang w:val="nl-BE"/>
        </w:rPr>
        <w:t xml:space="preserve"> -</w:t>
      </w:r>
    </w:p>
    <w:p w14:paraId="65FA2311" w14:textId="77777777" w:rsidR="006F3923" w:rsidRPr="00B40008" w:rsidRDefault="006F3923" w:rsidP="006F3923">
      <w:pPr>
        <w:pStyle w:val="03aText"/>
        <w:jc w:val="center"/>
        <w:rPr>
          <w:i/>
          <w:lang w:val="nl-BE"/>
        </w:rPr>
      </w:pPr>
    </w:p>
    <w:p w14:paraId="482035C7" w14:textId="77777777" w:rsidR="006F3923" w:rsidRPr="00B40008" w:rsidRDefault="006F3923" w:rsidP="006F3923">
      <w:pPr>
        <w:pStyle w:val="03aText"/>
        <w:jc w:val="center"/>
        <w:rPr>
          <w:lang w:val="nl-BE"/>
        </w:rPr>
      </w:pPr>
      <w:r w:rsidRPr="00B40008">
        <w:rPr>
          <w:i/>
          <w:lang w:val="nl-BE"/>
        </w:rPr>
        <w:t xml:space="preserve">EG, </w:t>
      </w:r>
      <w:r w:rsidRPr="00B40008">
        <w:rPr>
          <w:lang w:val="nl-BE"/>
        </w:rPr>
        <w:t>2011</w:t>
      </w:r>
    </w:p>
    <w:p w14:paraId="16BBF959" w14:textId="77777777" w:rsidR="006F3923" w:rsidRDefault="006F3923" w:rsidP="006F3923">
      <w:pPr>
        <w:pStyle w:val="03aText"/>
        <w:rPr>
          <w:lang w:val="nl-BE"/>
        </w:rPr>
      </w:pPr>
    </w:p>
    <w:p w14:paraId="44598DF1" w14:textId="77777777" w:rsidR="006F3923" w:rsidRDefault="006F3923" w:rsidP="006F3923">
      <w:pPr>
        <w:pStyle w:val="03aText"/>
        <w:rPr>
          <w:lang w:val="nl-BE"/>
        </w:rPr>
      </w:pPr>
      <w:r>
        <w:object w:dxaOrig="4580" w:dyaOrig="4577" w14:anchorId="1DD7B776">
          <v:shape id="_x0000_i1223" type="#_x0000_t75" style="width:153.4pt;height:159.5pt" o:ole="">
            <v:imagedata r:id="rId418" o:title=""/>
          </v:shape>
          <o:OLEObject Type="Embed" ProgID="CorelDRAW.Graphic.12" ShapeID="_x0000_i1223" DrawAspect="Content" ObjectID="_1587467616" r:id="rId419"/>
        </w:object>
      </w:r>
    </w:p>
    <w:p w14:paraId="3AA742BF" w14:textId="77777777" w:rsidR="00A955F9" w:rsidRDefault="00A955F9" w:rsidP="006F3923">
      <w:pPr>
        <w:pStyle w:val="03aText"/>
        <w:rPr>
          <w:b/>
          <w:sz w:val="24"/>
          <w:szCs w:val="24"/>
          <w:lang w:val="nl-BE"/>
        </w:rPr>
      </w:pPr>
    </w:p>
    <w:p w14:paraId="3DB87E51" w14:textId="77777777" w:rsidR="006F3923" w:rsidRDefault="006F3923" w:rsidP="006F3923">
      <w:pPr>
        <w:pStyle w:val="03aText"/>
        <w:rPr>
          <w:b/>
          <w:sz w:val="24"/>
          <w:szCs w:val="24"/>
          <w:lang w:val="nl-BE"/>
        </w:rPr>
      </w:pPr>
      <w:r>
        <w:rPr>
          <w:b/>
          <w:sz w:val="24"/>
          <w:szCs w:val="24"/>
          <w:lang w:val="nl-BE"/>
        </w:rPr>
        <w:t xml:space="preserve">+                         </w:t>
      </w:r>
      <w:r>
        <w:rPr>
          <w:lang w:val="nl-BE"/>
        </w:rPr>
        <w:t>0014.02 b5a7</w:t>
      </w:r>
      <w:r>
        <w:rPr>
          <w:b/>
          <w:sz w:val="24"/>
          <w:szCs w:val="24"/>
          <w:lang w:val="nl-BE"/>
        </w:rPr>
        <w:t xml:space="preserve">  </w:t>
      </w:r>
    </w:p>
    <w:p w14:paraId="69D2B69A" w14:textId="77777777" w:rsidR="006F3923" w:rsidRDefault="006F3923" w:rsidP="006F3923">
      <w:pPr>
        <w:pStyle w:val="03aText"/>
        <w:rPr>
          <w:b/>
          <w:sz w:val="24"/>
          <w:szCs w:val="24"/>
          <w:lang w:val="nl-BE"/>
        </w:rPr>
      </w:pPr>
      <w:r>
        <w:rPr>
          <w:b/>
          <w:sz w:val="24"/>
          <w:szCs w:val="24"/>
          <w:lang w:val="nl-BE"/>
        </w:rPr>
        <w:t xml:space="preserve"> </w:t>
      </w:r>
    </w:p>
    <w:p w14:paraId="53B40F3B" w14:textId="77777777" w:rsidR="006F3923" w:rsidRDefault="006F3923" w:rsidP="006F3923">
      <w:pPr>
        <w:pStyle w:val="03aText"/>
        <w:rPr>
          <w:b/>
          <w:lang w:val="nl-BE"/>
        </w:rPr>
      </w:pPr>
      <w:r>
        <w:rPr>
          <w:b/>
          <w:sz w:val="24"/>
          <w:szCs w:val="24"/>
          <w:lang w:val="nl-BE"/>
        </w:rPr>
        <w:tab/>
      </w:r>
      <w:r>
        <w:rPr>
          <w:b/>
          <w:lang w:val="nl-BE"/>
        </w:rPr>
        <w:t>1.Kc4</w:t>
      </w:r>
    </w:p>
    <w:p w14:paraId="3DB929BE" w14:textId="77777777" w:rsidR="006F3923" w:rsidRDefault="006F3923" w:rsidP="006F3923">
      <w:pPr>
        <w:pStyle w:val="03aText"/>
        <w:rPr>
          <w:lang w:val="nl-BE"/>
        </w:rPr>
      </w:pPr>
      <w:r>
        <w:rPr>
          <w:lang w:val="nl-BE"/>
        </w:rPr>
        <w:t xml:space="preserve">Dreigt nu met 2.Lg5 het paard te slaan. Want 1.Kxa5? of 1.Lxa5? geven slechts remise. </w:t>
      </w:r>
    </w:p>
    <w:p w14:paraId="038339AA" w14:textId="77777777" w:rsidR="006F3923" w:rsidRDefault="006F3923" w:rsidP="006F3923">
      <w:pPr>
        <w:pStyle w:val="03aText"/>
        <w:rPr>
          <w:b/>
          <w:lang w:val="en-GB"/>
        </w:rPr>
      </w:pPr>
      <w:r>
        <w:rPr>
          <w:lang w:val="nl-BE"/>
        </w:rPr>
        <w:tab/>
      </w:r>
      <w:r>
        <w:rPr>
          <w:b/>
          <w:lang w:val="en-GB"/>
        </w:rPr>
        <w:t>1…</w:t>
      </w:r>
      <w:r>
        <w:rPr>
          <w:b/>
          <w:lang w:val="en-GB"/>
        </w:rPr>
        <w:tab/>
      </w:r>
      <w:r>
        <w:rPr>
          <w:b/>
          <w:lang w:val="en-GB"/>
        </w:rPr>
        <w:tab/>
        <w:t>a4</w:t>
      </w:r>
    </w:p>
    <w:p w14:paraId="5C47E7DA" w14:textId="77777777" w:rsidR="006F3923" w:rsidRPr="00DC7F90" w:rsidRDefault="004C03B7" w:rsidP="006F3923">
      <w:pPr>
        <w:pStyle w:val="03aText"/>
        <w:rPr>
          <w:b/>
          <w:lang w:val="en-GB"/>
        </w:rPr>
      </w:pPr>
      <w:r>
        <w:rPr>
          <w:b/>
          <w:lang w:val="en-GB"/>
        </w:rPr>
        <w:tab/>
      </w:r>
      <w:r w:rsidRPr="00DC7F90">
        <w:rPr>
          <w:b/>
          <w:lang w:val="en-GB"/>
        </w:rPr>
        <w:t>2.Lg5</w:t>
      </w:r>
      <w:r w:rsidR="006F3923" w:rsidRPr="00DC7F90">
        <w:rPr>
          <w:b/>
          <w:lang w:val="en-GB"/>
        </w:rPr>
        <w:tab/>
      </w:r>
      <w:r w:rsidR="006F3923" w:rsidRPr="00DC7F90">
        <w:rPr>
          <w:b/>
          <w:lang w:val="en-GB"/>
        </w:rPr>
        <w:tab/>
        <w:t>Pb3</w:t>
      </w:r>
    </w:p>
    <w:p w14:paraId="4D967FC5" w14:textId="77777777" w:rsidR="006F3923" w:rsidRPr="00DC7F90" w:rsidRDefault="004C03B7" w:rsidP="006F3923">
      <w:pPr>
        <w:pStyle w:val="03aText"/>
        <w:rPr>
          <w:b/>
          <w:lang w:val="en-GB"/>
        </w:rPr>
      </w:pPr>
      <w:r w:rsidRPr="00DC7F90">
        <w:rPr>
          <w:b/>
          <w:lang w:val="en-GB"/>
        </w:rPr>
        <w:tab/>
        <w:t>3.Pxa4</w:t>
      </w:r>
      <w:r w:rsidRPr="00DC7F90">
        <w:rPr>
          <w:b/>
          <w:lang w:val="en-GB"/>
        </w:rPr>
        <w:tab/>
      </w:r>
      <w:r w:rsidR="006F3923" w:rsidRPr="00DC7F90">
        <w:rPr>
          <w:b/>
          <w:lang w:val="en-GB"/>
        </w:rPr>
        <w:tab/>
        <w:t>Pa5</w:t>
      </w:r>
      <w:r w:rsidRPr="00DC7F90">
        <w:rPr>
          <w:b/>
          <w:lang w:val="en-GB"/>
        </w:rPr>
        <w:t>+</w:t>
      </w:r>
    </w:p>
    <w:p w14:paraId="21B07FC9" w14:textId="77777777" w:rsidR="006F3923" w:rsidRPr="004C03B7" w:rsidRDefault="006F3923" w:rsidP="006F3923">
      <w:pPr>
        <w:pStyle w:val="03aText"/>
        <w:rPr>
          <w:b/>
          <w:lang w:val="nl-BE"/>
        </w:rPr>
      </w:pPr>
      <w:r w:rsidRPr="00DC7F90">
        <w:rPr>
          <w:b/>
          <w:lang w:val="en-GB"/>
        </w:rPr>
        <w:tab/>
      </w:r>
      <w:r w:rsidRPr="004C03B7">
        <w:rPr>
          <w:b/>
          <w:lang w:val="nl-BE"/>
        </w:rPr>
        <w:t>4.Kb5</w:t>
      </w:r>
      <w:r w:rsidRPr="004C03B7">
        <w:rPr>
          <w:b/>
          <w:lang w:val="nl-BE"/>
        </w:rPr>
        <w:tab/>
      </w:r>
      <w:r w:rsidRPr="004C03B7">
        <w:rPr>
          <w:b/>
          <w:lang w:val="nl-BE"/>
        </w:rPr>
        <w:tab/>
        <w:t>Pb7</w:t>
      </w:r>
    </w:p>
    <w:p w14:paraId="0B2305FC" w14:textId="77777777" w:rsidR="006F3923" w:rsidRDefault="006F3923" w:rsidP="006F3923">
      <w:pPr>
        <w:pStyle w:val="03aText"/>
        <w:rPr>
          <w:lang w:val="nl-BE"/>
        </w:rPr>
      </w:pPr>
      <w:r>
        <w:rPr>
          <w:lang w:val="nl-BE"/>
        </w:rPr>
        <w:t>Het zwarte paard is naar boven geklommen bij zijn meester, die nu wordt aangevallen met:</w:t>
      </w:r>
    </w:p>
    <w:p w14:paraId="59A93E5B" w14:textId="77777777" w:rsidR="006F3923" w:rsidRDefault="006F3923" w:rsidP="006F3923">
      <w:pPr>
        <w:pStyle w:val="03aText"/>
        <w:rPr>
          <w:b/>
          <w:lang w:val="nl-BE"/>
        </w:rPr>
      </w:pPr>
      <w:r>
        <w:rPr>
          <w:lang w:val="nl-BE"/>
        </w:rPr>
        <w:tab/>
      </w:r>
      <w:r>
        <w:rPr>
          <w:b/>
          <w:lang w:val="nl-BE"/>
        </w:rPr>
        <w:t>5.Le3+</w:t>
      </w:r>
      <w:r>
        <w:rPr>
          <w:b/>
          <w:lang w:val="nl-BE"/>
        </w:rPr>
        <w:tab/>
      </w:r>
      <w:r>
        <w:rPr>
          <w:b/>
          <w:lang w:val="nl-BE"/>
        </w:rPr>
        <w:tab/>
        <w:t>Kb8</w:t>
      </w:r>
    </w:p>
    <w:p w14:paraId="4CCA1089" w14:textId="77777777" w:rsidR="006F3923" w:rsidRDefault="006F3923" w:rsidP="006F3923">
      <w:pPr>
        <w:pStyle w:val="03aText"/>
        <w:rPr>
          <w:b/>
          <w:lang w:val="nl-BE"/>
        </w:rPr>
      </w:pPr>
      <w:r>
        <w:rPr>
          <w:b/>
          <w:lang w:val="nl-BE"/>
        </w:rPr>
        <w:tab/>
        <w:t>6.Lf4+</w:t>
      </w:r>
      <w:r>
        <w:rPr>
          <w:b/>
          <w:lang w:val="nl-BE"/>
        </w:rPr>
        <w:tab/>
      </w:r>
      <w:r>
        <w:rPr>
          <w:b/>
          <w:lang w:val="nl-BE"/>
        </w:rPr>
        <w:tab/>
        <w:t>Kc8</w:t>
      </w:r>
    </w:p>
    <w:p w14:paraId="7EE92BB0" w14:textId="77777777" w:rsidR="006F3923" w:rsidRDefault="006F3923" w:rsidP="006F3923">
      <w:pPr>
        <w:pStyle w:val="03aText"/>
        <w:rPr>
          <w:b/>
          <w:lang w:val="nl-BE"/>
        </w:rPr>
      </w:pPr>
      <w:r>
        <w:rPr>
          <w:b/>
          <w:lang w:val="nl-BE"/>
        </w:rPr>
        <w:tab/>
        <w:t>7.Ka6</w:t>
      </w:r>
      <w:r>
        <w:rPr>
          <w:b/>
          <w:lang w:val="nl-BE"/>
        </w:rPr>
        <w:tab/>
      </w:r>
      <w:r>
        <w:rPr>
          <w:b/>
          <w:lang w:val="nl-BE"/>
        </w:rPr>
        <w:tab/>
        <w:t>Pd8</w:t>
      </w:r>
    </w:p>
    <w:p w14:paraId="523DE98F" w14:textId="77777777" w:rsidR="006F3923" w:rsidRDefault="006F3923" w:rsidP="006F3923">
      <w:pPr>
        <w:pStyle w:val="03aText"/>
        <w:rPr>
          <w:lang w:val="nl-BE"/>
        </w:rPr>
      </w:pPr>
      <w:r>
        <w:rPr>
          <w:lang w:val="nl-BE"/>
        </w:rPr>
        <w:t>Het paard dreigt te vluchten, maar plots komt het onverwachte mooie mat:</w:t>
      </w:r>
    </w:p>
    <w:p w14:paraId="2C35FF13" w14:textId="77777777" w:rsidR="006F3923" w:rsidRDefault="006F3923" w:rsidP="006F3923">
      <w:pPr>
        <w:pStyle w:val="03aText"/>
        <w:rPr>
          <w:b/>
          <w:lang w:val="nl-BE"/>
        </w:rPr>
      </w:pPr>
      <w:r>
        <w:rPr>
          <w:lang w:val="nl-BE"/>
        </w:rPr>
        <w:tab/>
      </w:r>
      <w:r>
        <w:rPr>
          <w:b/>
          <w:lang w:val="nl-BE"/>
        </w:rPr>
        <w:t>8.Pb6+</w:t>
      </w:r>
    </w:p>
    <w:p w14:paraId="2E873380" w14:textId="77777777" w:rsidR="006F3923" w:rsidRDefault="006F3923" w:rsidP="006F3923">
      <w:pPr>
        <w:pStyle w:val="03aText"/>
        <w:rPr>
          <w:b/>
          <w:lang w:val="nl-BE"/>
        </w:rPr>
      </w:pPr>
    </w:p>
    <w:p w14:paraId="13CF86CD" w14:textId="77777777" w:rsidR="006F3923" w:rsidRDefault="006F3923" w:rsidP="006F3923">
      <w:pPr>
        <w:pStyle w:val="03aText"/>
        <w:rPr>
          <w:b/>
          <w:lang w:val="nl-BE"/>
        </w:rPr>
      </w:pPr>
    </w:p>
    <w:p w14:paraId="1B731D06" w14:textId="77777777" w:rsidR="006F3923" w:rsidRDefault="006F3923" w:rsidP="006F3923">
      <w:pPr>
        <w:pStyle w:val="03aText"/>
        <w:rPr>
          <w:b/>
          <w:lang w:val="nl-BE"/>
        </w:rPr>
      </w:pPr>
    </w:p>
    <w:p w14:paraId="2A2D2BA6" w14:textId="77777777" w:rsidR="009E6D13" w:rsidRDefault="009E6D13" w:rsidP="006F3923">
      <w:pPr>
        <w:pStyle w:val="03aText"/>
        <w:rPr>
          <w:b/>
          <w:lang w:val="nl-BE"/>
        </w:rPr>
      </w:pPr>
    </w:p>
    <w:p w14:paraId="21F04930" w14:textId="77777777" w:rsidR="00300F4C" w:rsidRDefault="00300F4C" w:rsidP="006F3923">
      <w:pPr>
        <w:pStyle w:val="03aText"/>
        <w:rPr>
          <w:b/>
          <w:lang w:val="nl-BE"/>
        </w:rPr>
      </w:pPr>
    </w:p>
    <w:p w14:paraId="1A346DAA" w14:textId="77777777" w:rsidR="004F0C17" w:rsidRDefault="004F0C17" w:rsidP="006F3923">
      <w:pPr>
        <w:pStyle w:val="03aText"/>
        <w:rPr>
          <w:b/>
          <w:lang w:val="nl-BE"/>
        </w:rPr>
      </w:pPr>
    </w:p>
    <w:p w14:paraId="685FC136" w14:textId="77777777" w:rsidR="006F3923" w:rsidRDefault="006F3923" w:rsidP="006F3923">
      <w:pPr>
        <w:pStyle w:val="03aText"/>
        <w:rPr>
          <w:b/>
          <w:lang w:val="nl-BE"/>
        </w:rPr>
      </w:pPr>
    </w:p>
    <w:p w14:paraId="3C842622" w14:textId="77777777" w:rsidR="006F3923" w:rsidRDefault="006F3923" w:rsidP="006F3923">
      <w:pPr>
        <w:pStyle w:val="03aText"/>
        <w:rPr>
          <w:lang w:val="nl-BE"/>
        </w:rPr>
      </w:pPr>
      <w:r>
        <w:rPr>
          <w:lang w:val="nl-BE"/>
        </w:rPr>
        <w:t xml:space="preserve">Dit is een correctie van een Eerste Prijs van de getalenteerde Noorse componist Jarl Henning Ulrichsen, gepubliceerd in </w:t>
      </w:r>
      <w:r w:rsidR="000227E5">
        <w:rPr>
          <w:lang w:val="nl-BE"/>
        </w:rPr>
        <w:t>‘</w:t>
      </w:r>
      <w:r>
        <w:rPr>
          <w:i/>
          <w:lang w:val="nl-BE"/>
        </w:rPr>
        <w:t>Dagbladet</w:t>
      </w:r>
      <w:r w:rsidR="000227E5">
        <w:rPr>
          <w:lang w:val="nl-BE"/>
        </w:rPr>
        <w:t>’</w:t>
      </w:r>
      <w:r>
        <w:rPr>
          <w:lang w:val="nl-BE"/>
        </w:rPr>
        <w:t xml:space="preserve"> 1967:</w:t>
      </w:r>
    </w:p>
    <w:p w14:paraId="34B7C74F" w14:textId="77777777" w:rsidR="006F3923" w:rsidRDefault="006F3923" w:rsidP="006F3923">
      <w:pPr>
        <w:pStyle w:val="03aText"/>
        <w:rPr>
          <w:lang w:val="nl-BE"/>
        </w:rPr>
      </w:pPr>
    </w:p>
    <w:p w14:paraId="0965FD31" w14:textId="77777777" w:rsidR="006F3923" w:rsidRPr="005D6E91" w:rsidRDefault="006F3923" w:rsidP="006F3923">
      <w:pPr>
        <w:pStyle w:val="03aText"/>
        <w:rPr>
          <w:lang w:val="en-GB"/>
        </w:rPr>
      </w:pPr>
      <w:r w:rsidRPr="005D6E91">
        <w:rPr>
          <w:lang w:val="en-GB"/>
        </w:rPr>
        <w:t>Kf4 Lh4 Pe3 a6 / Kb8 Pg1 b7 +</w:t>
      </w:r>
    </w:p>
    <w:p w14:paraId="28AEEBF6" w14:textId="77777777" w:rsidR="006F3923" w:rsidRDefault="006F3923" w:rsidP="006F3923">
      <w:pPr>
        <w:pStyle w:val="03aText"/>
        <w:rPr>
          <w:b/>
          <w:lang w:val="en-GB"/>
        </w:rPr>
      </w:pPr>
    </w:p>
    <w:p w14:paraId="599F07D2" w14:textId="77777777" w:rsidR="006F3923" w:rsidRDefault="006F3923" w:rsidP="006F3923">
      <w:pPr>
        <w:pStyle w:val="03aText"/>
        <w:rPr>
          <w:lang w:val="nl-BE"/>
        </w:rPr>
      </w:pPr>
      <w:r>
        <w:rPr>
          <w:lang w:val="nl-BE"/>
        </w:rPr>
        <w:t xml:space="preserve">1.Pd5 Pe2+ 2.Ke3 Pc1 3.Kd4 bxa6 4.Kc4 a5 </w:t>
      </w:r>
      <w:r w:rsidRPr="00665416">
        <w:rPr>
          <w:b/>
          <w:lang w:val="nl-BE"/>
        </w:rPr>
        <w:t>5.Pc3</w:t>
      </w:r>
      <w:r>
        <w:rPr>
          <w:lang w:val="nl-BE"/>
        </w:rPr>
        <w:t xml:space="preserve"> </w:t>
      </w:r>
      <w:r>
        <w:rPr>
          <w:i/>
          <w:lang w:val="nl-BE"/>
        </w:rPr>
        <w:t xml:space="preserve">(Maar ook winnend is: </w:t>
      </w:r>
      <w:r w:rsidRPr="00665416">
        <w:rPr>
          <w:b/>
          <w:i/>
          <w:lang w:val="nl-BE"/>
        </w:rPr>
        <w:t>5.Lg3+</w:t>
      </w:r>
      <w:r>
        <w:rPr>
          <w:i/>
          <w:lang w:val="nl-BE"/>
        </w:rPr>
        <w:t xml:space="preserve"> en bijvoor-beeld 5…Kb7 6.Pc3 a4 7.Lf4 Pb3 8.Pxa4 Pa5 9.Kb5 Pb3 10.Le3 Pa1 11.Pc5+ Kc7 12.Pe6+ Kd6 13.Pd4 Kd5 14.Lf2 Ke4 15.Kc4 Kf4 12.Le1 Ke4 17.Lc3 met verovering van het paard.) </w:t>
      </w:r>
      <w:r>
        <w:rPr>
          <w:lang w:val="nl-BE"/>
        </w:rPr>
        <w:t xml:space="preserve">5…a4 </w:t>
      </w:r>
      <w:r w:rsidRPr="00665416">
        <w:rPr>
          <w:b/>
          <w:lang w:val="nl-BE"/>
        </w:rPr>
        <w:t>6.Lg5</w:t>
      </w:r>
      <w:r>
        <w:rPr>
          <w:lang w:val="nl-BE"/>
        </w:rPr>
        <w:t xml:space="preserve"> </w:t>
      </w:r>
      <w:r>
        <w:rPr>
          <w:i/>
          <w:lang w:val="nl-BE"/>
        </w:rPr>
        <w:t xml:space="preserve">(Ook hier wint </w:t>
      </w:r>
      <w:r w:rsidRPr="00665416">
        <w:rPr>
          <w:b/>
          <w:i/>
          <w:lang w:val="nl-BE"/>
        </w:rPr>
        <w:t>6.Lg3+</w:t>
      </w:r>
      <w:r>
        <w:rPr>
          <w:i/>
          <w:lang w:val="nl-BE"/>
        </w:rPr>
        <w:t xml:space="preserve"> Kb7 7.Lf4 Pb3 8.Pxa4 enzovoort. Zie hoger.)</w:t>
      </w:r>
      <w:r>
        <w:rPr>
          <w:lang w:val="nl-BE"/>
        </w:rPr>
        <w:t xml:space="preserve"> 6…Pb3 7.Pxa4 Pa5+ 8.Kb5 Pb7 9.Lf4+ Kc8 10.Ka6 Pd8 11.Pb6+, met een prachtig mat.</w:t>
      </w:r>
    </w:p>
    <w:p w14:paraId="44FBD9C2" w14:textId="77777777" w:rsidR="006F3923" w:rsidRDefault="006F3923" w:rsidP="006F3923">
      <w:pPr>
        <w:pStyle w:val="03aText"/>
        <w:rPr>
          <w:lang w:val="nl-BE"/>
        </w:rPr>
      </w:pPr>
    </w:p>
    <w:p w14:paraId="0CDDB27C" w14:textId="77777777" w:rsidR="006F3923" w:rsidRDefault="006F3923" w:rsidP="006F3923">
      <w:pPr>
        <w:pStyle w:val="03aText"/>
        <w:rPr>
          <w:lang w:val="nl-BE"/>
        </w:rPr>
      </w:pPr>
      <w:r>
        <w:rPr>
          <w:lang w:val="nl-BE"/>
        </w:rPr>
        <w:t xml:space="preserve">In mijn correctie is </w:t>
      </w:r>
      <w:r w:rsidR="00010A33">
        <w:rPr>
          <w:lang w:val="nl-BE"/>
        </w:rPr>
        <w:t xml:space="preserve">de studie, </w:t>
      </w:r>
      <w:r w:rsidR="00A9658B">
        <w:rPr>
          <w:lang w:val="nl-BE"/>
        </w:rPr>
        <w:t xml:space="preserve"> zon</w:t>
      </w:r>
      <w:r w:rsidR="00010A33">
        <w:rPr>
          <w:lang w:val="nl-BE"/>
        </w:rPr>
        <w:t>-</w:t>
      </w:r>
      <w:r w:rsidR="00A9658B">
        <w:rPr>
          <w:lang w:val="nl-BE"/>
        </w:rPr>
        <w:t xml:space="preserve">der de pion op g6, </w:t>
      </w:r>
      <w:r w:rsidR="00010A33">
        <w:rPr>
          <w:lang w:val="nl-BE"/>
        </w:rPr>
        <w:t xml:space="preserve"> nevenoplo</w:t>
      </w:r>
      <w:r>
        <w:rPr>
          <w:lang w:val="nl-BE"/>
        </w:rPr>
        <w:t>baar door 5.Lf4+ in 54 zetten.(Nalimov)</w:t>
      </w:r>
    </w:p>
    <w:p w14:paraId="3014EBB5" w14:textId="77777777" w:rsidR="006F3923" w:rsidRDefault="006F3923" w:rsidP="006F3923">
      <w:pPr>
        <w:pStyle w:val="03aText"/>
        <w:rPr>
          <w:lang w:val="nl-BE"/>
        </w:rPr>
      </w:pPr>
    </w:p>
    <w:p w14:paraId="2DA33C1F" w14:textId="77777777" w:rsidR="006F3923" w:rsidRDefault="006F3923" w:rsidP="006F3923">
      <w:pPr>
        <w:pStyle w:val="03aText"/>
        <w:rPr>
          <w:i/>
          <w:lang w:val="en-GB"/>
        </w:rPr>
      </w:pPr>
      <w:r>
        <w:rPr>
          <w:lang w:val="en-GB"/>
        </w:rPr>
        <w:t xml:space="preserve">Jarl Ulrichsen zelf beaamde: </w:t>
      </w:r>
      <w:r>
        <w:rPr>
          <w:i/>
          <w:lang w:val="en-GB"/>
        </w:rPr>
        <w:t>“Two main lines are reduced to one line, but this version seems to be cor-rect. It is a pity that Black is left with a pawn on g6 in the final po-sition, but it is neccessary to make it sound.”</w:t>
      </w:r>
    </w:p>
    <w:p w14:paraId="6A464208" w14:textId="77777777" w:rsidR="006F3923" w:rsidRDefault="006F3923" w:rsidP="006F3923">
      <w:pPr>
        <w:pStyle w:val="03aText"/>
        <w:rPr>
          <w:i/>
          <w:lang w:val="en-GB"/>
        </w:rPr>
      </w:pPr>
    </w:p>
    <w:p w14:paraId="246025C5" w14:textId="77777777" w:rsidR="009E6D13" w:rsidRDefault="00236A19" w:rsidP="00552CEA">
      <w:pPr>
        <w:pStyle w:val="03aText"/>
        <w:rPr>
          <w:b/>
          <w:lang w:val="nl-BE"/>
        </w:rPr>
      </w:pPr>
      <w:r>
        <w:rPr>
          <w:lang w:val="nl-BE"/>
        </w:rPr>
        <w:t>Zie ook de volgende studie.</w:t>
      </w:r>
      <w:r w:rsidR="00552CEA">
        <w:rPr>
          <w:b/>
          <w:lang w:val="nl-BE"/>
        </w:rPr>
        <w:t xml:space="preserve"> </w:t>
      </w:r>
    </w:p>
    <w:p w14:paraId="1795A985" w14:textId="77777777" w:rsidR="003E075C" w:rsidRDefault="003E075C" w:rsidP="00AA1985">
      <w:pPr>
        <w:pStyle w:val="03aText"/>
        <w:jc w:val="center"/>
        <w:rPr>
          <w:b/>
          <w:lang w:val="nl-BE"/>
        </w:rPr>
      </w:pPr>
    </w:p>
    <w:p w14:paraId="63951A92" w14:textId="77777777" w:rsidR="006F3923" w:rsidRDefault="00CD4FD7" w:rsidP="00AA1985">
      <w:pPr>
        <w:pStyle w:val="03aText"/>
        <w:jc w:val="center"/>
        <w:rPr>
          <w:b/>
          <w:lang w:val="nl-BE"/>
        </w:rPr>
      </w:pPr>
      <w:r>
        <w:rPr>
          <w:b/>
          <w:lang w:val="nl-BE"/>
        </w:rPr>
        <w:lastRenderedPageBreak/>
        <w:t>- 210</w:t>
      </w:r>
      <w:r w:rsidR="006F3923">
        <w:rPr>
          <w:b/>
          <w:lang w:val="nl-BE"/>
        </w:rPr>
        <w:t xml:space="preserve"> -</w:t>
      </w:r>
    </w:p>
    <w:p w14:paraId="6A294946" w14:textId="77777777" w:rsidR="006F3923" w:rsidRDefault="006F3923" w:rsidP="006F3923">
      <w:pPr>
        <w:pStyle w:val="03aText"/>
        <w:rPr>
          <w:lang w:val="nl-BE"/>
        </w:rPr>
      </w:pPr>
    </w:p>
    <w:p w14:paraId="4CECF465" w14:textId="77777777" w:rsidR="006F3923" w:rsidRDefault="006F3923" w:rsidP="006F3923">
      <w:pPr>
        <w:pStyle w:val="03aText"/>
        <w:jc w:val="center"/>
        <w:rPr>
          <w:lang w:val="nl-BE"/>
        </w:rPr>
      </w:pPr>
      <w:r>
        <w:rPr>
          <w:i/>
          <w:lang w:val="nl-BE"/>
        </w:rPr>
        <w:t xml:space="preserve">EG, </w:t>
      </w:r>
      <w:r>
        <w:rPr>
          <w:lang w:val="nl-BE"/>
        </w:rPr>
        <w:t>2011</w:t>
      </w:r>
    </w:p>
    <w:p w14:paraId="3968AB19" w14:textId="77777777" w:rsidR="006F3923" w:rsidRDefault="006F3923" w:rsidP="006F3923">
      <w:pPr>
        <w:pStyle w:val="03aText"/>
        <w:jc w:val="center"/>
        <w:rPr>
          <w:b/>
          <w:lang w:val="nl-BE"/>
        </w:rPr>
      </w:pPr>
    </w:p>
    <w:p w14:paraId="7F78A0D7" w14:textId="77777777" w:rsidR="006F3923" w:rsidRDefault="006F3923" w:rsidP="006F3923">
      <w:pPr>
        <w:pStyle w:val="03aText"/>
        <w:jc w:val="center"/>
        <w:rPr>
          <w:b/>
          <w:lang w:val="nl-BE"/>
        </w:rPr>
      </w:pPr>
      <w:r>
        <w:object w:dxaOrig="4579" w:dyaOrig="4577" w14:anchorId="77A5E44F">
          <v:shape id="_x0000_i1224" type="#_x0000_t75" style="width:153.4pt;height:154.5pt" o:ole="">
            <v:imagedata r:id="rId420" o:title=""/>
          </v:shape>
          <o:OLEObject Type="Embed" ProgID="CorelDRAW.Graphic.12" ShapeID="_x0000_i1224" DrawAspect="Content" ObjectID="_1587467617" r:id="rId421"/>
        </w:object>
      </w:r>
    </w:p>
    <w:p w14:paraId="51BF523D" w14:textId="77777777" w:rsidR="006F3923" w:rsidRDefault="006F3923" w:rsidP="006F3923">
      <w:pPr>
        <w:pStyle w:val="03aText"/>
        <w:jc w:val="center"/>
        <w:rPr>
          <w:b/>
          <w:lang w:val="nl-BE"/>
        </w:rPr>
      </w:pPr>
    </w:p>
    <w:p w14:paraId="33C2CAFF" w14:textId="77777777" w:rsidR="006F3923" w:rsidRDefault="006F3923" w:rsidP="006F3923">
      <w:pPr>
        <w:pStyle w:val="03aText"/>
        <w:rPr>
          <w:sz w:val="24"/>
          <w:szCs w:val="24"/>
          <w:lang w:val="nl-BE"/>
        </w:rPr>
      </w:pPr>
      <w:r>
        <w:rPr>
          <w:b/>
          <w:sz w:val="24"/>
          <w:szCs w:val="24"/>
          <w:lang w:val="nl-BE"/>
        </w:rPr>
        <w:t xml:space="preserve">+ </w:t>
      </w:r>
      <w:r>
        <w:rPr>
          <w:b/>
          <w:lang w:val="nl-BE"/>
        </w:rPr>
        <w:t xml:space="preserve">ZAZ  </w:t>
      </w:r>
      <w:r>
        <w:rPr>
          <w:lang w:val="nl-BE"/>
        </w:rPr>
        <w:t xml:space="preserve">                    0014.00 e4b8</w:t>
      </w:r>
      <w:r>
        <w:rPr>
          <w:sz w:val="24"/>
          <w:szCs w:val="24"/>
          <w:lang w:val="nl-BE"/>
        </w:rPr>
        <w:t xml:space="preserve">        </w:t>
      </w:r>
    </w:p>
    <w:p w14:paraId="52F2747F" w14:textId="77777777" w:rsidR="006F3923" w:rsidRDefault="006F3923" w:rsidP="006F3923">
      <w:pPr>
        <w:pStyle w:val="03aText"/>
        <w:jc w:val="center"/>
        <w:rPr>
          <w:b/>
          <w:lang w:val="nl-BE"/>
        </w:rPr>
      </w:pPr>
    </w:p>
    <w:p w14:paraId="3A6C2080" w14:textId="77777777" w:rsidR="006F3923" w:rsidRDefault="00817C53" w:rsidP="006F3923">
      <w:pPr>
        <w:pStyle w:val="03aText"/>
        <w:rPr>
          <w:lang w:val="nl-BE"/>
        </w:rPr>
      </w:pPr>
      <w:r>
        <w:rPr>
          <w:lang w:val="nl-BE"/>
        </w:rPr>
        <w:t xml:space="preserve">Het mooie mat uit de vorige </w:t>
      </w:r>
      <w:r w:rsidR="006F3923">
        <w:rPr>
          <w:lang w:val="nl-BE"/>
        </w:rPr>
        <w:t>studie kan ook bereikt wor</w:t>
      </w:r>
      <w:r>
        <w:rPr>
          <w:lang w:val="nl-BE"/>
        </w:rPr>
        <w:t>d</w:t>
      </w:r>
      <w:r w:rsidR="006F3923">
        <w:rPr>
          <w:lang w:val="nl-BE"/>
        </w:rPr>
        <w:t xml:space="preserve">en in </w:t>
      </w:r>
      <w:r>
        <w:rPr>
          <w:lang w:val="nl-BE"/>
        </w:rPr>
        <w:t xml:space="preserve">deze fijne maljutja, met zwart </w:t>
      </w:r>
      <w:r w:rsidR="006F3923">
        <w:rPr>
          <w:lang w:val="nl-BE"/>
        </w:rPr>
        <w:t>aan zet.</w:t>
      </w:r>
    </w:p>
    <w:p w14:paraId="6127ABB6" w14:textId="77777777" w:rsidR="006F3923" w:rsidRDefault="006F3923" w:rsidP="006F3923">
      <w:pPr>
        <w:pStyle w:val="03aText"/>
        <w:rPr>
          <w:lang w:val="nl-BE"/>
        </w:rPr>
      </w:pPr>
      <w:r>
        <w:rPr>
          <w:lang w:val="nl-BE"/>
        </w:rPr>
        <w:t xml:space="preserve"> </w:t>
      </w:r>
    </w:p>
    <w:p w14:paraId="49F33D75" w14:textId="77777777" w:rsidR="006F3923" w:rsidRDefault="006F3923" w:rsidP="006F3923">
      <w:pPr>
        <w:pStyle w:val="03aText"/>
        <w:rPr>
          <w:lang w:val="nl-BE"/>
        </w:rPr>
      </w:pPr>
      <w:r>
        <w:rPr>
          <w:lang w:val="nl-BE"/>
        </w:rPr>
        <w:t>Er dreigt 2.Lf4 om het paard ge-vangen te zetten, dus:</w:t>
      </w:r>
    </w:p>
    <w:p w14:paraId="13899144" w14:textId="77777777" w:rsidR="006F3923" w:rsidRDefault="006F3923" w:rsidP="006F3923">
      <w:pPr>
        <w:pStyle w:val="03aText"/>
        <w:ind w:firstLine="708"/>
        <w:rPr>
          <w:b/>
          <w:lang w:val="nl-BE"/>
        </w:rPr>
      </w:pPr>
      <w:r>
        <w:rPr>
          <w:b/>
          <w:lang w:val="nl-BE"/>
        </w:rPr>
        <w:t>1…</w:t>
      </w:r>
      <w:r>
        <w:rPr>
          <w:b/>
          <w:lang w:val="nl-BE"/>
        </w:rPr>
        <w:tab/>
      </w:r>
      <w:r>
        <w:rPr>
          <w:b/>
          <w:lang w:val="nl-BE"/>
        </w:rPr>
        <w:tab/>
        <w:t>Pg3+</w:t>
      </w:r>
    </w:p>
    <w:p w14:paraId="1F96966D" w14:textId="77777777" w:rsidR="006F3923" w:rsidRDefault="00817C53" w:rsidP="00817C53">
      <w:pPr>
        <w:pStyle w:val="03aText"/>
        <w:rPr>
          <w:b/>
          <w:lang w:val="nl-BE"/>
        </w:rPr>
      </w:pPr>
      <w:r>
        <w:rPr>
          <w:b/>
          <w:lang w:val="nl-BE"/>
        </w:rPr>
        <w:tab/>
        <w:t>2.Kf4</w:t>
      </w:r>
      <w:r>
        <w:rPr>
          <w:b/>
          <w:lang w:val="nl-BE"/>
        </w:rPr>
        <w:tab/>
      </w:r>
      <w:r>
        <w:rPr>
          <w:b/>
          <w:lang w:val="nl-BE"/>
        </w:rPr>
        <w:tab/>
      </w:r>
      <w:r w:rsidR="006F3923">
        <w:rPr>
          <w:b/>
          <w:lang w:val="nl-BE"/>
        </w:rPr>
        <w:t>Pe2+</w:t>
      </w:r>
    </w:p>
    <w:p w14:paraId="6F159A54" w14:textId="77777777" w:rsidR="006F3923" w:rsidRDefault="00817C53" w:rsidP="00817C53">
      <w:pPr>
        <w:pStyle w:val="03aText"/>
        <w:rPr>
          <w:b/>
          <w:lang w:val="nl-BE"/>
        </w:rPr>
      </w:pPr>
      <w:r>
        <w:rPr>
          <w:b/>
          <w:lang w:val="nl-BE"/>
        </w:rPr>
        <w:tab/>
        <w:t>3.Ke3</w:t>
      </w:r>
      <w:r w:rsidR="006F3923">
        <w:rPr>
          <w:b/>
          <w:lang w:val="nl-BE"/>
        </w:rPr>
        <w:tab/>
      </w:r>
      <w:r w:rsidR="006F3923">
        <w:rPr>
          <w:b/>
          <w:lang w:val="nl-BE"/>
        </w:rPr>
        <w:tab/>
        <w:t>Pc1</w:t>
      </w:r>
    </w:p>
    <w:p w14:paraId="2ACE7457" w14:textId="77777777" w:rsidR="006F3923" w:rsidRDefault="006F3923" w:rsidP="006F3923">
      <w:pPr>
        <w:pStyle w:val="03aText"/>
        <w:rPr>
          <w:b/>
          <w:lang w:val="nl-BE"/>
        </w:rPr>
      </w:pPr>
      <w:r>
        <w:rPr>
          <w:b/>
          <w:lang w:val="nl-BE"/>
        </w:rPr>
        <w:tab/>
        <w:t>4.Kd4</w:t>
      </w:r>
    </w:p>
    <w:p w14:paraId="4D51EFC4" w14:textId="77777777" w:rsidR="006F3923" w:rsidRDefault="006F3923" w:rsidP="006F3923">
      <w:pPr>
        <w:pStyle w:val="03aText"/>
        <w:rPr>
          <w:lang w:val="nl-BE"/>
        </w:rPr>
      </w:pPr>
      <w:r>
        <w:rPr>
          <w:lang w:val="nl-BE"/>
        </w:rPr>
        <w:t>En niet 4.Kd2? Pb3+ 5.Kc3 Pa5 6.Kb4 en Pc6</w:t>
      </w:r>
      <w:r w:rsidR="00FB67DC">
        <w:rPr>
          <w:lang w:val="nl-BE"/>
        </w:rPr>
        <w:t>+,</w:t>
      </w:r>
      <w:r>
        <w:rPr>
          <w:lang w:val="nl-BE"/>
        </w:rPr>
        <w:t xml:space="preserve"> met remise.</w:t>
      </w:r>
    </w:p>
    <w:p w14:paraId="5B681AF4" w14:textId="77777777" w:rsidR="006F3923" w:rsidRDefault="006F3923" w:rsidP="006F3923">
      <w:pPr>
        <w:pStyle w:val="03aText"/>
        <w:rPr>
          <w:b/>
          <w:lang w:val="nl-BE"/>
        </w:rPr>
      </w:pPr>
      <w:r>
        <w:rPr>
          <w:b/>
          <w:lang w:val="nl-BE"/>
        </w:rPr>
        <w:tab/>
        <w:t>4…</w:t>
      </w:r>
      <w:r>
        <w:rPr>
          <w:b/>
          <w:lang w:val="nl-BE"/>
        </w:rPr>
        <w:tab/>
      </w:r>
      <w:r>
        <w:rPr>
          <w:b/>
          <w:lang w:val="nl-BE"/>
        </w:rPr>
        <w:tab/>
        <w:t>Pb3+</w:t>
      </w:r>
    </w:p>
    <w:p w14:paraId="43DED9EF" w14:textId="77777777" w:rsidR="006F3923" w:rsidRDefault="00E47BC4" w:rsidP="00817C53">
      <w:pPr>
        <w:pStyle w:val="03aText"/>
        <w:rPr>
          <w:b/>
          <w:lang w:val="nl-BE"/>
        </w:rPr>
      </w:pPr>
      <w:r>
        <w:rPr>
          <w:b/>
          <w:lang w:val="nl-BE"/>
        </w:rPr>
        <w:tab/>
        <w:t>5.Kc4</w:t>
      </w:r>
      <w:r>
        <w:rPr>
          <w:b/>
          <w:lang w:val="nl-BE"/>
        </w:rPr>
        <w:tab/>
      </w:r>
      <w:r>
        <w:rPr>
          <w:b/>
          <w:lang w:val="nl-BE"/>
        </w:rPr>
        <w:tab/>
      </w:r>
      <w:r w:rsidR="006F3923">
        <w:rPr>
          <w:b/>
          <w:lang w:val="nl-BE"/>
        </w:rPr>
        <w:t>Pa5</w:t>
      </w:r>
      <w:r w:rsidR="003B4EB6">
        <w:rPr>
          <w:b/>
          <w:lang w:val="nl-BE"/>
        </w:rPr>
        <w:t>+</w:t>
      </w:r>
    </w:p>
    <w:p w14:paraId="575B70C0" w14:textId="77777777" w:rsidR="006F3923" w:rsidRDefault="006F3923" w:rsidP="006F3923">
      <w:pPr>
        <w:pStyle w:val="03aText"/>
        <w:rPr>
          <w:b/>
          <w:lang w:val="nl-BE"/>
        </w:rPr>
      </w:pPr>
      <w:r>
        <w:rPr>
          <w:b/>
          <w:lang w:val="nl-BE"/>
        </w:rPr>
        <w:tab/>
        <w:t>6.Kb5</w:t>
      </w:r>
      <w:r>
        <w:rPr>
          <w:b/>
          <w:lang w:val="nl-BE"/>
        </w:rPr>
        <w:tab/>
      </w:r>
      <w:r>
        <w:rPr>
          <w:b/>
          <w:lang w:val="nl-BE"/>
        </w:rPr>
        <w:tab/>
        <w:t>Pb7</w:t>
      </w:r>
    </w:p>
    <w:p w14:paraId="6A01682A" w14:textId="77777777" w:rsidR="006F3923" w:rsidRDefault="006F3923" w:rsidP="006F3923">
      <w:pPr>
        <w:pStyle w:val="03aText"/>
        <w:rPr>
          <w:b/>
          <w:lang w:val="nl-BE"/>
        </w:rPr>
      </w:pPr>
      <w:r>
        <w:rPr>
          <w:b/>
          <w:lang w:val="nl-BE"/>
        </w:rPr>
        <w:tab/>
        <w:t>7.Lf4+</w:t>
      </w:r>
      <w:r>
        <w:rPr>
          <w:b/>
          <w:lang w:val="nl-BE"/>
        </w:rPr>
        <w:tab/>
      </w:r>
      <w:r>
        <w:rPr>
          <w:b/>
          <w:lang w:val="nl-BE"/>
        </w:rPr>
        <w:tab/>
        <w:t>Kc8</w:t>
      </w:r>
    </w:p>
    <w:p w14:paraId="5305FB1C" w14:textId="77777777" w:rsidR="006F3923" w:rsidRDefault="006F3923" w:rsidP="006F3923">
      <w:pPr>
        <w:pStyle w:val="03aText"/>
        <w:rPr>
          <w:b/>
          <w:lang w:val="nl-BE"/>
        </w:rPr>
      </w:pPr>
      <w:r>
        <w:rPr>
          <w:b/>
          <w:lang w:val="nl-BE"/>
        </w:rPr>
        <w:tab/>
        <w:t>8.Ka6</w:t>
      </w:r>
      <w:r>
        <w:rPr>
          <w:b/>
          <w:lang w:val="nl-BE"/>
        </w:rPr>
        <w:tab/>
      </w:r>
      <w:r>
        <w:rPr>
          <w:b/>
          <w:lang w:val="nl-BE"/>
        </w:rPr>
        <w:tab/>
        <w:t>Pd8</w:t>
      </w:r>
    </w:p>
    <w:p w14:paraId="277F3192" w14:textId="77777777" w:rsidR="00817C53" w:rsidRDefault="006F3923" w:rsidP="006F3923">
      <w:pPr>
        <w:pStyle w:val="03aText"/>
        <w:rPr>
          <w:b/>
          <w:lang w:val="nl-BE"/>
        </w:rPr>
      </w:pPr>
      <w:r>
        <w:rPr>
          <w:b/>
          <w:lang w:val="nl-BE"/>
        </w:rPr>
        <w:tab/>
        <w:t>9.Pb6+</w:t>
      </w:r>
    </w:p>
    <w:p w14:paraId="559D840E" w14:textId="77777777" w:rsidR="00246036" w:rsidRDefault="00246036" w:rsidP="006F3923">
      <w:pPr>
        <w:pStyle w:val="03aText"/>
        <w:rPr>
          <w:lang w:val="nl-BE"/>
        </w:rPr>
      </w:pPr>
      <w:r>
        <w:rPr>
          <w:lang w:val="nl-BE"/>
        </w:rPr>
        <w:t>En mat.</w:t>
      </w:r>
    </w:p>
    <w:p w14:paraId="16DFFB02" w14:textId="77777777" w:rsidR="00246036" w:rsidRDefault="00246036" w:rsidP="006F3923">
      <w:pPr>
        <w:pStyle w:val="03aText"/>
        <w:rPr>
          <w:lang w:val="nl-BE"/>
        </w:rPr>
      </w:pPr>
    </w:p>
    <w:p w14:paraId="29AD411D" w14:textId="77777777" w:rsidR="00246036" w:rsidRDefault="00246036" w:rsidP="006F3923">
      <w:pPr>
        <w:pStyle w:val="03aText"/>
        <w:rPr>
          <w:lang w:val="nl-BE"/>
        </w:rPr>
      </w:pPr>
    </w:p>
    <w:p w14:paraId="76A7B0A7" w14:textId="77777777" w:rsidR="00246036" w:rsidRDefault="00246036" w:rsidP="006F3923">
      <w:pPr>
        <w:pStyle w:val="03aText"/>
        <w:rPr>
          <w:lang w:val="nl-BE"/>
        </w:rPr>
      </w:pPr>
    </w:p>
    <w:p w14:paraId="1A30DC93" w14:textId="77777777" w:rsidR="00B84E86" w:rsidRDefault="00B84E86" w:rsidP="006F3923">
      <w:pPr>
        <w:pStyle w:val="03aText"/>
        <w:rPr>
          <w:lang w:val="nl-BE"/>
        </w:rPr>
      </w:pPr>
    </w:p>
    <w:p w14:paraId="5F8AA813" w14:textId="77777777" w:rsidR="00246036" w:rsidRDefault="00246036" w:rsidP="006F3923">
      <w:pPr>
        <w:pStyle w:val="03aText"/>
        <w:rPr>
          <w:lang w:val="nl-BE"/>
        </w:rPr>
      </w:pPr>
    </w:p>
    <w:p w14:paraId="655ED557" w14:textId="77777777" w:rsidR="00246036" w:rsidRDefault="00246036" w:rsidP="006F3923">
      <w:pPr>
        <w:pStyle w:val="03aText"/>
        <w:rPr>
          <w:lang w:val="nl-BE"/>
        </w:rPr>
      </w:pPr>
    </w:p>
    <w:p w14:paraId="022B4ECA" w14:textId="77777777" w:rsidR="006F3923" w:rsidRDefault="006F3923" w:rsidP="006F3923">
      <w:pPr>
        <w:pStyle w:val="03aText"/>
        <w:rPr>
          <w:lang w:val="nl-BE"/>
        </w:rPr>
      </w:pPr>
      <w:r>
        <w:rPr>
          <w:lang w:val="nl-BE"/>
        </w:rPr>
        <w:t>Hier geen pion nodig of teveel.</w:t>
      </w:r>
    </w:p>
    <w:p w14:paraId="527A493D" w14:textId="77777777" w:rsidR="006F3923" w:rsidRDefault="006F3923" w:rsidP="006F3923">
      <w:pPr>
        <w:pStyle w:val="03aText"/>
        <w:rPr>
          <w:lang w:val="nl-BE"/>
        </w:rPr>
      </w:pPr>
      <w:r>
        <w:rPr>
          <w:lang w:val="nl-BE"/>
        </w:rPr>
        <w:t>Deze studie hoort eigenlijk thuis in de rubriek Maljutkas</w:t>
      </w:r>
      <w:r>
        <w:rPr>
          <w:i/>
          <w:lang w:val="nl-BE"/>
        </w:rPr>
        <w:t>,</w:t>
      </w:r>
      <w:r>
        <w:rPr>
          <w:lang w:val="nl-BE"/>
        </w:rPr>
        <w:t xml:space="preserve"> maar ik vind ze hier beter op haar plaats, in verband met de vorige studie.</w:t>
      </w:r>
    </w:p>
    <w:p w14:paraId="3858894C" w14:textId="77777777" w:rsidR="006F3923" w:rsidRDefault="006F3923" w:rsidP="006F3923">
      <w:pPr>
        <w:pStyle w:val="03aText"/>
        <w:jc w:val="center"/>
        <w:rPr>
          <w:b/>
          <w:lang w:val="nl-BE"/>
        </w:rPr>
      </w:pPr>
    </w:p>
    <w:p w14:paraId="3797F4D0" w14:textId="77777777" w:rsidR="006F3923" w:rsidRDefault="006F3923" w:rsidP="006F3923">
      <w:pPr>
        <w:pStyle w:val="03aText"/>
        <w:rPr>
          <w:lang w:val="nl-BE"/>
        </w:rPr>
      </w:pPr>
      <w:r>
        <w:rPr>
          <w:lang w:val="nl-BE"/>
        </w:rPr>
        <w:t xml:space="preserve">Later ontdekte ik dat Julien  Van-diest reeds in </w:t>
      </w:r>
      <w:r>
        <w:rPr>
          <w:i/>
          <w:lang w:val="nl-BE"/>
        </w:rPr>
        <w:t>The Independent</w:t>
      </w:r>
      <w:r>
        <w:rPr>
          <w:lang w:val="nl-BE"/>
        </w:rPr>
        <w:t xml:space="preserve"> (2002) een gespiegelde maljutka had vertoond:</w:t>
      </w:r>
    </w:p>
    <w:p w14:paraId="5B979EFC" w14:textId="77777777" w:rsidR="006F3923" w:rsidRDefault="006F3923" w:rsidP="006F3923">
      <w:pPr>
        <w:pStyle w:val="03aText"/>
        <w:rPr>
          <w:lang w:val="nl-BE"/>
        </w:rPr>
      </w:pPr>
    </w:p>
    <w:p w14:paraId="62BB1810" w14:textId="77777777" w:rsidR="006F3923" w:rsidRPr="00BD5D7D" w:rsidRDefault="006F3923" w:rsidP="006F3923">
      <w:pPr>
        <w:pStyle w:val="03aText"/>
        <w:rPr>
          <w:lang w:val="en-GB"/>
        </w:rPr>
      </w:pPr>
      <w:r w:rsidRPr="00BD5D7D">
        <w:rPr>
          <w:lang w:val="en-GB"/>
        </w:rPr>
        <w:t>Kc4 La6 Ph4 / Kg8 Pb1+ ZAZ</w:t>
      </w:r>
    </w:p>
    <w:p w14:paraId="3E971AF1" w14:textId="77777777" w:rsidR="006F3923" w:rsidRDefault="006F3923" w:rsidP="006F3923">
      <w:pPr>
        <w:pStyle w:val="03aText"/>
        <w:rPr>
          <w:b/>
          <w:lang w:val="en-GB"/>
        </w:rPr>
      </w:pPr>
    </w:p>
    <w:p w14:paraId="45F1766D" w14:textId="77777777" w:rsidR="006F3923" w:rsidRDefault="006F3923" w:rsidP="006F3923">
      <w:pPr>
        <w:pStyle w:val="03aText"/>
        <w:rPr>
          <w:lang w:val="en-GB"/>
        </w:rPr>
      </w:pPr>
      <w:r>
        <w:rPr>
          <w:lang w:val="en-GB"/>
        </w:rPr>
        <w:t>1...Pd</w:t>
      </w:r>
      <w:r w:rsidR="009F19D2">
        <w:rPr>
          <w:lang w:val="en-GB"/>
        </w:rPr>
        <w:t>2+ 2.Kd3 Pf1 3.Ke4 Pg3+ 4.Kf4 Ph</w:t>
      </w:r>
      <w:r>
        <w:rPr>
          <w:lang w:val="en-GB"/>
        </w:rPr>
        <w:t>5+ 5.Kg5 Pg7 6.Lc4+ Kf8 7.Kh6 Pe8 8.Pg6+ en mat.</w:t>
      </w:r>
    </w:p>
    <w:p w14:paraId="5B591C7F" w14:textId="77777777" w:rsidR="006F3923" w:rsidRDefault="006F3923" w:rsidP="006F3923">
      <w:pPr>
        <w:pStyle w:val="03aText"/>
        <w:rPr>
          <w:lang w:val="en-GB"/>
        </w:rPr>
      </w:pPr>
    </w:p>
    <w:p w14:paraId="04A7195E" w14:textId="77777777" w:rsidR="006F3923" w:rsidRDefault="006F3923" w:rsidP="006F3923">
      <w:pPr>
        <w:pStyle w:val="03aText"/>
        <w:rPr>
          <w:lang w:val="nl-BE"/>
        </w:rPr>
      </w:pPr>
      <w:r>
        <w:rPr>
          <w:lang w:val="nl-BE"/>
        </w:rPr>
        <w:t>Mijn versie is wel één zet langer.</w:t>
      </w:r>
    </w:p>
    <w:p w14:paraId="1984EDD6" w14:textId="77777777" w:rsidR="006F3923" w:rsidRDefault="006F3923" w:rsidP="006F3923">
      <w:pPr>
        <w:pStyle w:val="03aText"/>
        <w:jc w:val="center"/>
        <w:rPr>
          <w:b/>
          <w:lang w:val="nl-BE"/>
        </w:rPr>
      </w:pPr>
    </w:p>
    <w:p w14:paraId="1BA4F78C" w14:textId="77777777" w:rsidR="006F3923" w:rsidRDefault="006F3923" w:rsidP="006F3923">
      <w:pPr>
        <w:pStyle w:val="03aText"/>
        <w:rPr>
          <w:i/>
          <w:lang w:val="en-GB"/>
        </w:rPr>
      </w:pPr>
      <w:r>
        <w:rPr>
          <w:i/>
          <w:lang w:val="en-GB"/>
        </w:rPr>
        <w:t>Ja</w:t>
      </w:r>
      <w:r w:rsidR="001E07FF">
        <w:rPr>
          <w:i/>
          <w:lang w:val="en-GB"/>
        </w:rPr>
        <w:t>rl schreef: “I do not like posi</w:t>
      </w:r>
      <w:r>
        <w:rPr>
          <w:i/>
          <w:lang w:val="en-GB"/>
        </w:rPr>
        <w:t>ti</w:t>
      </w:r>
      <w:r w:rsidR="001E07FF">
        <w:rPr>
          <w:i/>
          <w:lang w:val="en-GB"/>
        </w:rPr>
        <w:t>-</w:t>
      </w:r>
      <w:r>
        <w:rPr>
          <w:i/>
          <w:lang w:val="en-GB"/>
        </w:rPr>
        <w:t>ons with Black to move although we meet them regularly in EG. It signals that the composer has not been able to realize the idea in a perfect form. I challenge Ignace to find a position in which White wins”.</w:t>
      </w:r>
    </w:p>
    <w:p w14:paraId="22B9704E" w14:textId="77777777" w:rsidR="006F3923" w:rsidRDefault="006F3923" w:rsidP="006F3923">
      <w:pPr>
        <w:pStyle w:val="03aText"/>
        <w:rPr>
          <w:lang w:val="en-GB"/>
        </w:rPr>
      </w:pPr>
    </w:p>
    <w:p w14:paraId="3F162DE3" w14:textId="77777777" w:rsidR="00817C53" w:rsidRPr="00817C53" w:rsidRDefault="00DB1AF6" w:rsidP="006F3923">
      <w:pPr>
        <w:pStyle w:val="03aText"/>
        <w:rPr>
          <w:lang w:val="nl-BE"/>
        </w:rPr>
      </w:pPr>
      <w:r>
        <w:rPr>
          <w:lang w:val="nl-BE"/>
        </w:rPr>
        <w:t xml:space="preserve">Ik aanvaard hier deze uitdaging </w:t>
      </w:r>
      <w:r w:rsidR="00817C53" w:rsidRPr="00817C53">
        <w:rPr>
          <w:lang w:val="nl-BE"/>
        </w:rPr>
        <w:t>:</w:t>
      </w:r>
    </w:p>
    <w:p w14:paraId="50EB373A" w14:textId="77777777" w:rsidR="00817C53" w:rsidRDefault="00817C53" w:rsidP="006F3923">
      <w:pPr>
        <w:pStyle w:val="03aText"/>
        <w:rPr>
          <w:lang w:val="nl-BE"/>
        </w:rPr>
      </w:pPr>
    </w:p>
    <w:p w14:paraId="6AB29D23" w14:textId="77777777" w:rsidR="00817C53" w:rsidRDefault="00384DD0" w:rsidP="006F3923">
      <w:pPr>
        <w:pStyle w:val="03aText"/>
        <w:rPr>
          <w:b/>
          <w:lang w:val="nl-BE"/>
        </w:rPr>
      </w:pPr>
      <w:r>
        <w:rPr>
          <w:b/>
          <w:lang w:val="nl-BE"/>
        </w:rPr>
        <w:t>Ke5 Lh6 Pa4 / Kb8</w:t>
      </w:r>
      <w:r w:rsidR="00B62DB3">
        <w:rPr>
          <w:b/>
          <w:lang w:val="nl-BE"/>
        </w:rPr>
        <w:t xml:space="preserve"> Pf1 e4 +</w:t>
      </w:r>
    </w:p>
    <w:p w14:paraId="61432539" w14:textId="77777777" w:rsidR="00B62DB3" w:rsidRDefault="00B62DB3" w:rsidP="006F3923">
      <w:pPr>
        <w:pStyle w:val="03aText"/>
        <w:rPr>
          <w:b/>
          <w:lang w:val="nl-BE"/>
        </w:rPr>
      </w:pPr>
    </w:p>
    <w:p w14:paraId="67F7EFEB" w14:textId="77777777" w:rsidR="00B62DB3" w:rsidRPr="00B62DB3" w:rsidRDefault="00B62DB3" w:rsidP="006F3923">
      <w:pPr>
        <w:pStyle w:val="03aText"/>
        <w:rPr>
          <w:lang w:val="nl-BE"/>
        </w:rPr>
      </w:pPr>
      <w:r>
        <w:rPr>
          <w:b/>
          <w:lang w:val="nl-BE"/>
        </w:rPr>
        <w:t xml:space="preserve">1.Kxe4 Pg3+ </w:t>
      </w:r>
      <w:r>
        <w:rPr>
          <w:lang w:val="nl-BE"/>
        </w:rPr>
        <w:t>enzovoort. Wit wint.</w:t>
      </w:r>
    </w:p>
    <w:p w14:paraId="2DBC0003" w14:textId="77777777" w:rsidR="001A15FC" w:rsidRDefault="00145732" w:rsidP="006F3923">
      <w:pPr>
        <w:pStyle w:val="03aText"/>
        <w:rPr>
          <w:lang w:val="nl-BE"/>
        </w:rPr>
      </w:pPr>
      <w:r>
        <w:rPr>
          <w:lang w:val="nl-BE"/>
        </w:rPr>
        <w:t xml:space="preserve">Of dit </w:t>
      </w:r>
      <w:r w:rsidR="001E07FF">
        <w:rPr>
          <w:lang w:val="nl-BE"/>
        </w:rPr>
        <w:t xml:space="preserve">nu </w:t>
      </w:r>
      <w:r>
        <w:rPr>
          <w:lang w:val="nl-BE"/>
        </w:rPr>
        <w:t>mooier is?</w:t>
      </w:r>
    </w:p>
    <w:p w14:paraId="20592D50" w14:textId="77777777" w:rsidR="00145732" w:rsidRDefault="00145732" w:rsidP="006F3923">
      <w:pPr>
        <w:pStyle w:val="03aText"/>
        <w:rPr>
          <w:lang w:val="nl-BE"/>
        </w:rPr>
      </w:pPr>
    </w:p>
    <w:p w14:paraId="182C0EB6" w14:textId="77777777" w:rsidR="00935155" w:rsidRDefault="000C3E67" w:rsidP="00935155">
      <w:pPr>
        <w:pStyle w:val="03aText"/>
        <w:rPr>
          <w:lang w:val="nl-BE"/>
        </w:rPr>
      </w:pPr>
      <w:r>
        <w:rPr>
          <w:lang w:val="nl-BE"/>
        </w:rPr>
        <w:t>En zie</w:t>
      </w:r>
      <w:r w:rsidR="00935155">
        <w:rPr>
          <w:lang w:val="nl-BE"/>
        </w:rPr>
        <w:t xml:space="preserve"> ook de volgende studie</w:t>
      </w:r>
      <w:r w:rsidR="003D1281">
        <w:rPr>
          <w:lang w:val="nl-BE"/>
        </w:rPr>
        <w:t>.</w:t>
      </w:r>
    </w:p>
    <w:p w14:paraId="6D3D1BE1" w14:textId="77777777" w:rsidR="00246036" w:rsidRPr="00935155" w:rsidRDefault="00935155" w:rsidP="00935155">
      <w:pPr>
        <w:pStyle w:val="03aText"/>
        <w:jc w:val="center"/>
        <w:rPr>
          <w:lang w:val="nl-BE"/>
        </w:rPr>
      </w:pPr>
      <w:r>
        <w:rPr>
          <w:b/>
          <w:lang w:val="nl-BE"/>
        </w:rPr>
        <w:lastRenderedPageBreak/>
        <w:t xml:space="preserve">- </w:t>
      </w:r>
      <w:r w:rsidR="00CD4FD7">
        <w:rPr>
          <w:b/>
          <w:lang w:val="nl-BE"/>
        </w:rPr>
        <w:t>211</w:t>
      </w:r>
      <w:r>
        <w:rPr>
          <w:b/>
          <w:lang w:val="nl-BE"/>
        </w:rPr>
        <w:t xml:space="preserve"> -</w:t>
      </w:r>
    </w:p>
    <w:p w14:paraId="5C6376AE" w14:textId="77777777" w:rsidR="00592C7E" w:rsidRDefault="00592C7E" w:rsidP="004B6CDF">
      <w:pPr>
        <w:pStyle w:val="03aText"/>
        <w:jc w:val="center"/>
        <w:rPr>
          <w:b/>
          <w:lang w:val="nl-BE"/>
        </w:rPr>
      </w:pPr>
    </w:p>
    <w:p w14:paraId="6ECCD96F" w14:textId="77777777" w:rsidR="006F3923" w:rsidRPr="00246036" w:rsidRDefault="006F3923" w:rsidP="004B6CDF">
      <w:pPr>
        <w:pStyle w:val="03aText"/>
        <w:jc w:val="center"/>
        <w:rPr>
          <w:b/>
          <w:lang w:val="nl-BE"/>
        </w:rPr>
      </w:pPr>
      <w:r w:rsidRPr="001A15FC">
        <w:rPr>
          <w:i/>
          <w:lang w:val="nl-BE"/>
        </w:rPr>
        <w:t xml:space="preserve">Origineel, </w:t>
      </w:r>
      <w:r w:rsidRPr="001A15FC">
        <w:rPr>
          <w:lang w:val="nl-BE"/>
        </w:rPr>
        <w:t>2011</w:t>
      </w:r>
    </w:p>
    <w:p w14:paraId="43BE6A90" w14:textId="77777777" w:rsidR="006F3923" w:rsidRPr="001A15FC" w:rsidRDefault="006F3923" w:rsidP="006F3923">
      <w:pPr>
        <w:pStyle w:val="03aText"/>
        <w:rPr>
          <w:lang w:val="nl-BE"/>
        </w:rPr>
      </w:pPr>
    </w:p>
    <w:p w14:paraId="7B0AFE3C" w14:textId="77777777" w:rsidR="006F3923" w:rsidRDefault="006F3923" w:rsidP="006F3923">
      <w:pPr>
        <w:pStyle w:val="03aText"/>
      </w:pPr>
      <w:r>
        <w:object w:dxaOrig="4579" w:dyaOrig="4577" w14:anchorId="32349E9D">
          <v:shape id="_x0000_i1225" type="#_x0000_t75" style="width:153.4pt;height:154.5pt" o:ole="">
            <v:imagedata r:id="rId422" o:title=""/>
          </v:shape>
          <o:OLEObject Type="Embed" ProgID="CorelDRAW.Graphic.12" ShapeID="_x0000_i1225" DrawAspect="Content" ObjectID="_1587467618" r:id="rId423"/>
        </w:object>
      </w:r>
    </w:p>
    <w:p w14:paraId="6FC84186" w14:textId="77777777" w:rsidR="006F3923" w:rsidRDefault="006F3923" w:rsidP="006F3923">
      <w:pPr>
        <w:pStyle w:val="03aText"/>
      </w:pPr>
    </w:p>
    <w:p w14:paraId="7086AA16" w14:textId="77777777" w:rsidR="006F3923" w:rsidRPr="00177777" w:rsidRDefault="006F3923" w:rsidP="006F3923">
      <w:pPr>
        <w:pStyle w:val="03aText"/>
        <w:rPr>
          <w:lang w:val="nl-BE"/>
        </w:rPr>
      </w:pPr>
      <w:r w:rsidRPr="00177777">
        <w:rPr>
          <w:b/>
          <w:sz w:val="24"/>
          <w:szCs w:val="24"/>
          <w:lang w:val="nl-BE"/>
        </w:rPr>
        <w:t xml:space="preserve">+                         </w:t>
      </w:r>
      <w:r w:rsidRPr="00177777">
        <w:rPr>
          <w:lang w:val="nl-BE"/>
        </w:rPr>
        <w:t>0447.10 e4a8</w:t>
      </w:r>
    </w:p>
    <w:p w14:paraId="79380A4C" w14:textId="77777777" w:rsidR="006F3923" w:rsidRPr="00177777" w:rsidRDefault="006F3923" w:rsidP="006F3923">
      <w:pPr>
        <w:pStyle w:val="03aText"/>
        <w:rPr>
          <w:lang w:val="nl-BE"/>
        </w:rPr>
      </w:pPr>
    </w:p>
    <w:p w14:paraId="75EFECA2" w14:textId="77777777" w:rsidR="006F3923" w:rsidRDefault="006F3923" w:rsidP="006F3923">
      <w:pPr>
        <w:pStyle w:val="03aText"/>
        <w:rPr>
          <w:lang w:val="nl-BE"/>
        </w:rPr>
      </w:pPr>
      <w:r>
        <w:rPr>
          <w:lang w:val="nl-BE"/>
        </w:rPr>
        <w:t>Ik neem de ui</w:t>
      </w:r>
      <w:r w:rsidR="009355A0">
        <w:rPr>
          <w:lang w:val="nl-BE"/>
        </w:rPr>
        <w:t>t</w:t>
      </w:r>
      <w:r>
        <w:rPr>
          <w:lang w:val="nl-BE"/>
        </w:rPr>
        <w:t>daging van Jarl</w:t>
      </w:r>
      <w:r w:rsidR="00B62DB3">
        <w:rPr>
          <w:lang w:val="nl-BE"/>
        </w:rPr>
        <w:t xml:space="preserve"> </w:t>
      </w:r>
      <w:r w:rsidR="00CE53C6">
        <w:rPr>
          <w:lang w:val="nl-BE"/>
        </w:rPr>
        <w:t xml:space="preserve">ook aan </w:t>
      </w:r>
      <w:r w:rsidR="00B62DB3">
        <w:rPr>
          <w:lang w:val="nl-BE"/>
        </w:rPr>
        <w:t xml:space="preserve">met </w:t>
      </w:r>
      <w:r>
        <w:rPr>
          <w:lang w:val="nl-BE"/>
        </w:rPr>
        <w:t>een hopel</w:t>
      </w:r>
      <w:r w:rsidR="00B62DB3">
        <w:rPr>
          <w:lang w:val="nl-BE"/>
        </w:rPr>
        <w:t>ijk correcte uit</w:t>
      </w:r>
      <w:r w:rsidR="00CE53C6">
        <w:rPr>
          <w:lang w:val="nl-BE"/>
        </w:rPr>
        <w:t>-</w:t>
      </w:r>
      <w:r w:rsidR="00B62DB3">
        <w:rPr>
          <w:lang w:val="nl-BE"/>
        </w:rPr>
        <w:t>brei</w:t>
      </w:r>
      <w:r>
        <w:rPr>
          <w:lang w:val="nl-BE"/>
        </w:rPr>
        <w:t xml:space="preserve">ding van mijn </w:t>
      </w:r>
      <w:r>
        <w:rPr>
          <w:i/>
          <w:lang w:val="nl-BE"/>
        </w:rPr>
        <w:t>maljutka</w:t>
      </w:r>
      <w:r w:rsidR="00CE53C6">
        <w:rPr>
          <w:lang w:val="nl-BE"/>
        </w:rPr>
        <w:t xml:space="preserve"> op de vorige bladzijde:</w:t>
      </w:r>
      <w:r>
        <w:rPr>
          <w:lang w:val="nl-BE"/>
        </w:rPr>
        <w:t xml:space="preserve"> </w:t>
      </w:r>
    </w:p>
    <w:p w14:paraId="1055F9C4" w14:textId="77777777" w:rsidR="006F3923" w:rsidRDefault="006F3923" w:rsidP="006F3923">
      <w:pPr>
        <w:pStyle w:val="03aText"/>
        <w:rPr>
          <w:b/>
          <w:lang w:val="nl-BE"/>
        </w:rPr>
      </w:pPr>
      <w:r>
        <w:rPr>
          <w:lang w:val="nl-BE"/>
        </w:rPr>
        <w:tab/>
      </w:r>
      <w:r>
        <w:rPr>
          <w:b/>
          <w:lang w:val="nl-BE"/>
        </w:rPr>
        <w:t>1.Tb8+</w:t>
      </w:r>
      <w:r>
        <w:rPr>
          <w:b/>
          <w:lang w:val="nl-BE"/>
        </w:rPr>
        <w:tab/>
      </w:r>
      <w:r>
        <w:rPr>
          <w:b/>
          <w:lang w:val="nl-BE"/>
        </w:rPr>
        <w:tab/>
        <w:t>Ka7</w:t>
      </w:r>
    </w:p>
    <w:p w14:paraId="4D5B91DE" w14:textId="77777777" w:rsidR="006F3923" w:rsidRDefault="006F3923" w:rsidP="006F3923">
      <w:pPr>
        <w:pStyle w:val="03aText"/>
        <w:rPr>
          <w:b/>
          <w:lang w:val="nl-BE"/>
        </w:rPr>
      </w:pPr>
      <w:r>
        <w:rPr>
          <w:b/>
          <w:lang w:val="nl-BE"/>
        </w:rPr>
        <w:tab/>
        <w:t>2.Lxf4</w:t>
      </w:r>
      <w:r>
        <w:rPr>
          <w:b/>
          <w:lang w:val="nl-BE"/>
        </w:rPr>
        <w:tab/>
      </w:r>
      <w:r>
        <w:rPr>
          <w:b/>
          <w:lang w:val="nl-BE"/>
        </w:rPr>
        <w:tab/>
        <w:t>T</w:t>
      </w:r>
      <w:r w:rsidR="00F27A6C">
        <w:rPr>
          <w:b/>
          <w:lang w:val="nl-BE"/>
        </w:rPr>
        <w:t>x</w:t>
      </w:r>
      <w:r>
        <w:rPr>
          <w:b/>
          <w:lang w:val="nl-BE"/>
        </w:rPr>
        <w:t>e3+</w:t>
      </w:r>
    </w:p>
    <w:p w14:paraId="4CF7DE4B" w14:textId="77777777" w:rsidR="006F3923" w:rsidRDefault="006F3923" w:rsidP="006F3923">
      <w:pPr>
        <w:pStyle w:val="03aText"/>
        <w:rPr>
          <w:b/>
          <w:lang w:val="nl-BE"/>
        </w:rPr>
      </w:pPr>
      <w:r>
        <w:rPr>
          <w:b/>
          <w:lang w:val="nl-BE"/>
        </w:rPr>
        <w:tab/>
        <w:t>3.Lxe3</w:t>
      </w:r>
      <w:r>
        <w:rPr>
          <w:b/>
          <w:lang w:val="nl-BE"/>
        </w:rPr>
        <w:tab/>
      </w:r>
      <w:r>
        <w:rPr>
          <w:b/>
          <w:lang w:val="nl-BE"/>
        </w:rPr>
        <w:tab/>
        <w:t>Kxb8</w:t>
      </w:r>
    </w:p>
    <w:p w14:paraId="5C17CB9F" w14:textId="77777777" w:rsidR="006F3923" w:rsidRDefault="006F3923" w:rsidP="006F3923">
      <w:pPr>
        <w:pStyle w:val="03aText"/>
        <w:rPr>
          <w:b/>
          <w:lang w:val="nl-BE"/>
        </w:rPr>
      </w:pPr>
      <w:r>
        <w:rPr>
          <w:b/>
          <w:lang w:val="nl-BE"/>
        </w:rPr>
        <w:tab/>
        <w:t>4.Lxh6</w:t>
      </w:r>
      <w:r>
        <w:rPr>
          <w:b/>
          <w:lang w:val="nl-BE"/>
        </w:rPr>
        <w:tab/>
      </w:r>
    </w:p>
    <w:p w14:paraId="17EB6D94" w14:textId="77777777" w:rsidR="006F3923" w:rsidRDefault="006F3923" w:rsidP="006F3923">
      <w:pPr>
        <w:pStyle w:val="03aText"/>
        <w:rPr>
          <w:lang w:val="nl-BE"/>
        </w:rPr>
      </w:pPr>
      <w:r>
        <w:rPr>
          <w:lang w:val="nl-BE"/>
        </w:rPr>
        <w:t>En verder:</w:t>
      </w:r>
    </w:p>
    <w:p w14:paraId="3DD77FF0" w14:textId="77777777" w:rsidR="006F3923" w:rsidRDefault="006F3923" w:rsidP="006F3923">
      <w:pPr>
        <w:pStyle w:val="03aText"/>
        <w:rPr>
          <w:b/>
          <w:lang w:val="nl-BE"/>
        </w:rPr>
      </w:pPr>
      <w:r>
        <w:rPr>
          <w:lang w:val="nl-BE"/>
        </w:rPr>
        <w:tab/>
      </w:r>
      <w:r>
        <w:rPr>
          <w:b/>
          <w:lang w:val="nl-BE"/>
        </w:rPr>
        <w:t>4…</w:t>
      </w:r>
      <w:r>
        <w:rPr>
          <w:b/>
          <w:lang w:val="nl-BE"/>
        </w:rPr>
        <w:tab/>
      </w:r>
      <w:r>
        <w:rPr>
          <w:b/>
          <w:lang w:val="nl-BE"/>
        </w:rPr>
        <w:tab/>
        <w:t>Pg3+</w:t>
      </w:r>
    </w:p>
    <w:p w14:paraId="0F53E45F" w14:textId="77777777" w:rsidR="006F3923" w:rsidRDefault="006F3923" w:rsidP="006F3923">
      <w:pPr>
        <w:pStyle w:val="03aText"/>
        <w:rPr>
          <w:b/>
          <w:lang w:val="nl-BE"/>
        </w:rPr>
      </w:pPr>
      <w:r>
        <w:rPr>
          <w:b/>
          <w:lang w:val="nl-BE"/>
        </w:rPr>
        <w:tab/>
        <w:t>5.Kf4</w:t>
      </w:r>
      <w:r>
        <w:rPr>
          <w:b/>
          <w:lang w:val="nl-BE"/>
        </w:rPr>
        <w:tab/>
      </w:r>
      <w:r>
        <w:rPr>
          <w:b/>
          <w:lang w:val="nl-BE"/>
        </w:rPr>
        <w:tab/>
        <w:t>Pe2+</w:t>
      </w:r>
    </w:p>
    <w:p w14:paraId="206CBD3F" w14:textId="77777777" w:rsidR="006F3923" w:rsidRDefault="006F3923" w:rsidP="006F3923">
      <w:pPr>
        <w:pStyle w:val="03aText"/>
        <w:rPr>
          <w:b/>
          <w:lang w:val="nl-BE"/>
        </w:rPr>
      </w:pPr>
      <w:r>
        <w:rPr>
          <w:b/>
          <w:lang w:val="nl-BE"/>
        </w:rPr>
        <w:tab/>
        <w:t>6.Ke3</w:t>
      </w:r>
      <w:r>
        <w:rPr>
          <w:b/>
          <w:lang w:val="nl-BE"/>
        </w:rPr>
        <w:tab/>
      </w:r>
      <w:r>
        <w:rPr>
          <w:b/>
          <w:lang w:val="nl-BE"/>
        </w:rPr>
        <w:tab/>
        <w:t>Pc1</w:t>
      </w:r>
    </w:p>
    <w:p w14:paraId="06A4DE3A" w14:textId="77777777" w:rsidR="006F3923" w:rsidRDefault="006F3923" w:rsidP="006F3923">
      <w:pPr>
        <w:pStyle w:val="03aText"/>
        <w:rPr>
          <w:b/>
          <w:lang w:val="nl-BE"/>
        </w:rPr>
      </w:pPr>
      <w:r>
        <w:rPr>
          <w:b/>
          <w:lang w:val="nl-BE"/>
        </w:rPr>
        <w:tab/>
        <w:t>7.Kd4</w:t>
      </w:r>
      <w:r>
        <w:rPr>
          <w:b/>
          <w:lang w:val="nl-BE"/>
        </w:rPr>
        <w:tab/>
      </w:r>
      <w:r>
        <w:rPr>
          <w:b/>
          <w:lang w:val="nl-BE"/>
        </w:rPr>
        <w:tab/>
        <w:t>Pb3+</w:t>
      </w:r>
    </w:p>
    <w:p w14:paraId="7DEDFD5B" w14:textId="77777777" w:rsidR="006F3923" w:rsidRDefault="006F3923" w:rsidP="006F3923">
      <w:pPr>
        <w:pStyle w:val="03aText"/>
        <w:rPr>
          <w:b/>
          <w:lang w:val="nl-BE"/>
        </w:rPr>
      </w:pPr>
      <w:r>
        <w:rPr>
          <w:b/>
          <w:lang w:val="nl-BE"/>
        </w:rPr>
        <w:tab/>
        <w:t>8.Kc4</w:t>
      </w:r>
      <w:r>
        <w:rPr>
          <w:b/>
          <w:lang w:val="nl-BE"/>
        </w:rPr>
        <w:tab/>
      </w:r>
      <w:r>
        <w:rPr>
          <w:b/>
          <w:lang w:val="nl-BE"/>
        </w:rPr>
        <w:tab/>
        <w:t>Pa5</w:t>
      </w:r>
      <w:r w:rsidR="003B4EB6">
        <w:rPr>
          <w:b/>
          <w:lang w:val="nl-BE"/>
        </w:rPr>
        <w:t>+</w:t>
      </w:r>
    </w:p>
    <w:p w14:paraId="2E1D854B" w14:textId="77777777" w:rsidR="006F3923" w:rsidRDefault="006F3923" w:rsidP="006F3923">
      <w:pPr>
        <w:pStyle w:val="03aText"/>
        <w:rPr>
          <w:b/>
          <w:lang w:val="nl-BE"/>
        </w:rPr>
      </w:pPr>
      <w:r>
        <w:rPr>
          <w:b/>
          <w:lang w:val="nl-BE"/>
        </w:rPr>
        <w:tab/>
        <w:t>9.Kb5</w:t>
      </w:r>
      <w:r>
        <w:rPr>
          <w:b/>
          <w:lang w:val="nl-BE"/>
        </w:rPr>
        <w:tab/>
      </w:r>
      <w:r>
        <w:rPr>
          <w:b/>
          <w:lang w:val="nl-BE"/>
        </w:rPr>
        <w:tab/>
        <w:t>Pb7</w:t>
      </w:r>
    </w:p>
    <w:p w14:paraId="3D8F6430" w14:textId="77777777" w:rsidR="006F3923" w:rsidRDefault="006F3923" w:rsidP="006F3923">
      <w:pPr>
        <w:pStyle w:val="03aText"/>
        <w:rPr>
          <w:b/>
          <w:lang w:val="nl-BE"/>
        </w:rPr>
      </w:pPr>
      <w:r>
        <w:rPr>
          <w:b/>
          <w:lang w:val="nl-BE"/>
        </w:rPr>
        <w:t xml:space="preserve">           10.Lf4+</w:t>
      </w:r>
      <w:r>
        <w:rPr>
          <w:b/>
          <w:lang w:val="nl-BE"/>
        </w:rPr>
        <w:tab/>
      </w:r>
      <w:r>
        <w:rPr>
          <w:b/>
          <w:lang w:val="nl-BE"/>
        </w:rPr>
        <w:tab/>
        <w:t>Kc8</w:t>
      </w:r>
    </w:p>
    <w:p w14:paraId="41036C64" w14:textId="77777777" w:rsidR="006F3923" w:rsidRDefault="006F3923" w:rsidP="006F3923">
      <w:pPr>
        <w:pStyle w:val="03aText"/>
        <w:rPr>
          <w:b/>
          <w:lang w:val="nl-BE"/>
        </w:rPr>
      </w:pPr>
      <w:r>
        <w:rPr>
          <w:b/>
          <w:lang w:val="nl-BE"/>
        </w:rPr>
        <w:t xml:space="preserve">           11.Ka6</w:t>
      </w:r>
      <w:r>
        <w:rPr>
          <w:b/>
          <w:lang w:val="nl-BE"/>
        </w:rPr>
        <w:tab/>
      </w:r>
      <w:r>
        <w:rPr>
          <w:b/>
          <w:lang w:val="nl-BE"/>
        </w:rPr>
        <w:tab/>
        <w:t>Pd8</w:t>
      </w:r>
    </w:p>
    <w:p w14:paraId="3B6201D5" w14:textId="77777777" w:rsidR="006F3923" w:rsidRDefault="006F3923" w:rsidP="006F3923">
      <w:pPr>
        <w:pStyle w:val="03aText"/>
        <w:rPr>
          <w:b/>
          <w:lang w:val="nl-BE"/>
        </w:rPr>
      </w:pPr>
      <w:r>
        <w:rPr>
          <w:b/>
          <w:lang w:val="nl-BE"/>
        </w:rPr>
        <w:t xml:space="preserve">           12.Pb6+</w:t>
      </w:r>
    </w:p>
    <w:p w14:paraId="39ED297D" w14:textId="77777777" w:rsidR="006F3923" w:rsidRDefault="006F3923" w:rsidP="006F3923">
      <w:pPr>
        <w:pStyle w:val="03aText"/>
        <w:rPr>
          <w:b/>
          <w:lang w:val="nl-BE"/>
        </w:rPr>
      </w:pPr>
      <w:r>
        <w:rPr>
          <w:lang w:val="nl-BE"/>
        </w:rPr>
        <w:t>En mat.</w:t>
      </w:r>
      <w:r>
        <w:rPr>
          <w:b/>
          <w:lang w:val="nl-BE"/>
        </w:rPr>
        <w:tab/>
      </w:r>
    </w:p>
    <w:p w14:paraId="5A5D6378" w14:textId="77777777" w:rsidR="006F3923" w:rsidRDefault="006F3923" w:rsidP="006F3923">
      <w:pPr>
        <w:pStyle w:val="03aText"/>
        <w:rPr>
          <w:b/>
          <w:lang w:val="nl-BE"/>
        </w:rPr>
      </w:pPr>
    </w:p>
    <w:p w14:paraId="4BBDE23D" w14:textId="77777777" w:rsidR="006F3923" w:rsidRDefault="006F3923" w:rsidP="006F3923">
      <w:pPr>
        <w:pStyle w:val="03aText"/>
        <w:rPr>
          <w:lang w:val="nl-BE"/>
        </w:rPr>
      </w:pPr>
    </w:p>
    <w:p w14:paraId="4E9D0A5D" w14:textId="77777777" w:rsidR="006F3923" w:rsidRDefault="006F3923" w:rsidP="006F3923">
      <w:pPr>
        <w:pStyle w:val="03aText"/>
        <w:rPr>
          <w:lang w:val="nl-BE"/>
        </w:rPr>
      </w:pPr>
    </w:p>
    <w:p w14:paraId="79A36135" w14:textId="77777777" w:rsidR="006F3923" w:rsidRDefault="006F3923" w:rsidP="006F3923">
      <w:pPr>
        <w:pStyle w:val="03aText"/>
        <w:rPr>
          <w:lang w:val="nl-BE"/>
        </w:rPr>
      </w:pPr>
    </w:p>
    <w:p w14:paraId="0BD51CC7" w14:textId="77777777" w:rsidR="00A955F9" w:rsidRDefault="00A955F9" w:rsidP="006F3923">
      <w:pPr>
        <w:pStyle w:val="03aText"/>
        <w:rPr>
          <w:lang w:val="nl-BE"/>
        </w:rPr>
      </w:pPr>
    </w:p>
    <w:p w14:paraId="09BDAEC6" w14:textId="77777777" w:rsidR="00592C7E" w:rsidRDefault="00592C7E" w:rsidP="006F3923">
      <w:pPr>
        <w:pStyle w:val="03aText"/>
        <w:rPr>
          <w:lang w:val="nl-BE"/>
        </w:rPr>
      </w:pPr>
    </w:p>
    <w:p w14:paraId="4CE6A969" w14:textId="77777777" w:rsidR="006F3923" w:rsidRDefault="006F3923" w:rsidP="006F3923">
      <w:pPr>
        <w:pStyle w:val="03aText"/>
        <w:rPr>
          <w:lang w:val="nl-BE"/>
        </w:rPr>
      </w:pPr>
      <w:r>
        <w:rPr>
          <w:lang w:val="nl-BE"/>
        </w:rPr>
        <w:t>Wit is</w:t>
      </w:r>
      <w:r w:rsidR="00572495">
        <w:rPr>
          <w:lang w:val="nl-BE"/>
        </w:rPr>
        <w:t xml:space="preserve"> dus </w:t>
      </w:r>
      <w:r w:rsidR="00C07827">
        <w:rPr>
          <w:lang w:val="nl-BE"/>
        </w:rPr>
        <w:t>‘</w:t>
      </w:r>
      <w:r w:rsidR="00572495">
        <w:rPr>
          <w:lang w:val="nl-BE"/>
        </w:rPr>
        <w:t>aan zet</w:t>
      </w:r>
      <w:r w:rsidR="00C07827">
        <w:rPr>
          <w:lang w:val="nl-BE"/>
        </w:rPr>
        <w:t>’</w:t>
      </w:r>
      <w:r w:rsidR="00572495">
        <w:rPr>
          <w:lang w:val="nl-BE"/>
        </w:rPr>
        <w:t xml:space="preserve"> in deze studie,</w:t>
      </w:r>
      <w:r>
        <w:rPr>
          <w:lang w:val="nl-BE"/>
        </w:rPr>
        <w:t xml:space="preserve"> zoals mijn Noorse vriend het </w:t>
      </w:r>
      <w:r w:rsidR="00C07827">
        <w:rPr>
          <w:lang w:val="nl-BE"/>
        </w:rPr>
        <w:t>had gewenst.</w:t>
      </w:r>
    </w:p>
    <w:p w14:paraId="47FE05EC" w14:textId="77777777" w:rsidR="006F3923" w:rsidRDefault="006F3923" w:rsidP="006F3923">
      <w:pPr>
        <w:pStyle w:val="03aText"/>
        <w:rPr>
          <w:lang w:val="nl-BE"/>
        </w:rPr>
      </w:pPr>
    </w:p>
    <w:p w14:paraId="77361456" w14:textId="77777777" w:rsidR="006F3923" w:rsidRDefault="00572495" w:rsidP="006F3923">
      <w:pPr>
        <w:pStyle w:val="03aText"/>
        <w:rPr>
          <w:lang w:val="nl-BE"/>
        </w:rPr>
      </w:pPr>
      <w:r>
        <w:rPr>
          <w:lang w:val="nl-BE"/>
        </w:rPr>
        <w:t>Maar ze</w:t>
      </w:r>
      <w:r w:rsidR="006F3923">
        <w:rPr>
          <w:lang w:val="nl-BE"/>
        </w:rPr>
        <w:t xml:space="preserve"> hoort nu ei</w:t>
      </w:r>
      <w:r>
        <w:rPr>
          <w:lang w:val="nl-BE"/>
        </w:rPr>
        <w:t>genlijk thuis in de rubriek ‘Stu</w:t>
      </w:r>
      <w:r w:rsidR="006F3923">
        <w:rPr>
          <w:lang w:val="nl-BE"/>
        </w:rPr>
        <w:t>dies</w:t>
      </w:r>
      <w:r>
        <w:rPr>
          <w:lang w:val="nl-BE"/>
        </w:rPr>
        <w:t>’.</w:t>
      </w:r>
      <w:r w:rsidR="006F3923">
        <w:rPr>
          <w:lang w:val="nl-BE"/>
        </w:rPr>
        <w:t xml:space="preserve"> </w:t>
      </w:r>
    </w:p>
    <w:p w14:paraId="70B70CC4" w14:textId="77777777" w:rsidR="006F3923" w:rsidRDefault="006F3923" w:rsidP="006F3923">
      <w:pPr>
        <w:pStyle w:val="03aText"/>
        <w:rPr>
          <w:lang w:val="nl-BE"/>
        </w:rPr>
      </w:pPr>
    </w:p>
    <w:p w14:paraId="3971C034" w14:textId="77777777" w:rsidR="006F3923" w:rsidRDefault="006F3923" w:rsidP="006F3923">
      <w:pPr>
        <w:pStyle w:val="03aText"/>
        <w:rPr>
          <w:lang w:val="nl-BE"/>
        </w:rPr>
      </w:pPr>
      <w:r>
        <w:rPr>
          <w:lang w:val="nl-BE"/>
        </w:rPr>
        <w:t>En is uiteraard opgedragen aan mijn sympathieke uitdager Jarl Henning Ulrichsen.</w:t>
      </w:r>
    </w:p>
    <w:p w14:paraId="5BE74E40" w14:textId="77777777" w:rsidR="006F3923" w:rsidRDefault="006F3923" w:rsidP="006F3923">
      <w:pPr>
        <w:pStyle w:val="03aText"/>
        <w:rPr>
          <w:lang w:val="nl-BE"/>
        </w:rPr>
      </w:pPr>
    </w:p>
    <w:p w14:paraId="53B1D267" w14:textId="77777777" w:rsidR="006F3923" w:rsidRDefault="006F3923" w:rsidP="006F3923">
      <w:pPr>
        <w:pStyle w:val="03aText"/>
        <w:rPr>
          <w:lang w:val="nl-BE"/>
        </w:rPr>
      </w:pPr>
    </w:p>
    <w:p w14:paraId="67E19B7F" w14:textId="77777777" w:rsidR="006F3923" w:rsidRDefault="006F3923" w:rsidP="006F3923">
      <w:pPr>
        <w:pStyle w:val="03aText"/>
        <w:rPr>
          <w:lang w:val="nl-BE"/>
        </w:rPr>
      </w:pPr>
    </w:p>
    <w:p w14:paraId="55174E6C" w14:textId="77777777" w:rsidR="006F3923" w:rsidRDefault="006F3923" w:rsidP="006F3923">
      <w:pPr>
        <w:pStyle w:val="03aText"/>
        <w:rPr>
          <w:lang w:val="nl-BE"/>
        </w:rPr>
      </w:pPr>
    </w:p>
    <w:p w14:paraId="7A2865AA" w14:textId="77777777" w:rsidR="006F3923" w:rsidRDefault="006F3923" w:rsidP="006F3923">
      <w:pPr>
        <w:pStyle w:val="03aText"/>
        <w:rPr>
          <w:lang w:val="nl-BE"/>
        </w:rPr>
      </w:pPr>
    </w:p>
    <w:p w14:paraId="7AD12231" w14:textId="77777777" w:rsidR="006F3923" w:rsidRDefault="006F3923" w:rsidP="006F3923">
      <w:pPr>
        <w:pStyle w:val="03aText"/>
        <w:rPr>
          <w:lang w:val="nl-BE"/>
        </w:rPr>
      </w:pPr>
    </w:p>
    <w:p w14:paraId="4419A052" w14:textId="77777777" w:rsidR="006F3923" w:rsidRDefault="006F3923" w:rsidP="006F3923">
      <w:pPr>
        <w:pStyle w:val="03aText"/>
        <w:rPr>
          <w:lang w:val="nl-BE"/>
        </w:rPr>
      </w:pPr>
    </w:p>
    <w:p w14:paraId="262840A2" w14:textId="77777777" w:rsidR="006F3923" w:rsidRDefault="006F3923" w:rsidP="006F3923">
      <w:pPr>
        <w:pStyle w:val="03aText"/>
        <w:rPr>
          <w:lang w:val="nl-BE"/>
        </w:rPr>
      </w:pPr>
    </w:p>
    <w:p w14:paraId="71444E55" w14:textId="77777777" w:rsidR="006F3923" w:rsidRDefault="006F3923" w:rsidP="006F3923">
      <w:pPr>
        <w:pStyle w:val="03aText"/>
        <w:rPr>
          <w:lang w:val="nl-BE"/>
        </w:rPr>
      </w:pPr>
    </w:p>
    <w:p w14:paraId="647DF7A8" w14:textId="77777777" w:rsidR="006F3923" w:rsidRDefault="006F3923" w:rsidP="006F3923">
      <w:pPr>
        <w:pStyle w:val="03aText"/>
        <w:rPr>
          <w:lang w:val="nl-BE"/>
        </w:rPr>
      </w:pPr>
    </w:p>
    <w:p w14:paraId="4F92CDB5" w14:textId="77777777" w:rsidR="006F3923" w:rsidRDefault="006F3923" w:rsidP="006F3923">
      <w:pPr>
        <w:pStyle w:val="03aText"/>
        <w:rPr>
          <w:lang w:val="nl-BE"/>
        </w:rPr>
      </w:pPr>
    </w:p>
    <w:p w14:paraId="4DEA8540" w14:textId="77777777" w:rsidR="006F3923" w:rsidRDefault="006F3923" w:rsidP="006F3923">
      <w:pPr>
        <w:pStyle w:val="03aText"/>
        <w:rPr>
          <w:lang w:val="nl-BE"/>
        </w:rPr>
      </w:pPr>
    </w:p>
    <w:p w14:paraId="3906C2B0" w14:textId="77777777" w:rsidR="006F3923" w:rsidRDefault="006F3923" w:rsidP="006F3923">
      <w:pPr>
        <w:pStyle w:val="03aText"/>
        <w:rPr>
          <w:lang w:val="nl-BE"/>
        </w:rPr>
      </w:pPr>
    </w:p>
    <w:p w14:paraId="5367BCFE" w14:textId="77777777" w:rsidR="006F3923" w:rsidRDefault="006F3923" w:rsidP="006F3923">
      <w:pPr>
        <w:pStyle w:val="03aText"/>
        <w:rPr>
          <w:lang w:val="nl-BE"/>
        </w:rPr>
      </w:pPr>
    </w:p>
    <w:p w14:paraId="4DCA3B0F" w14:textId="77777777" w:rsidR="006F3923" w:rsidRDefault="006F3923" w:rsidP="006F3923">
      <w:pPr>
        <w:pStyle w:val="03aText"/>
        <w:rPr>
          <w:lang w:val="nl-BE"/>
        </w:rPr>
      </w:pPr>
    </w:p>
    <w:p w14:paraId="62487FAB" w14:textId="77777777" w:rsidR="006F3923" w:rsidRDefault="006F3923" w:rsidP="006F3923">
      <w:pPr>
        <w:pStyle w:val="03aText"/>
        <w:rPr>
          <w:lang w:val="nl-BE"/>
        </w:rPr>
      </w:pPr>
    </w:p>
    <w:p w14:paraId="1256BF6E" w14:textId="77777777" w:rsidR="006F3923" w:rsidRDefault="006F3923" w:rsidP="006F3923">
      <w:pPr>
        <w:pStyle w:val="03aText"/>
        <w:rPr>
          <w:lang w:val="nl-BE"/>
        </w:rPr>
      </w:pPr>
    </w:p>
    <w:p w14:paraId="24FA9F8D" w14:textId="77777777" w:rsidR="006F3923" w:rsidRDefault="006F3923" w:rsidP="006F3923">
      <w:pPr>
        <w:pStyle w:val="03aText"/>
        <w:rPr>
          <w:lang w:val="nl-BE"/>
        </w:rPr>
      </w:pPr>
    </w:p>
    <w:p w14:paraId="3DC7ADBA" w14:textId="77777777" w:rsidR="006F3923" w:rsidRDefault="006F3923" w:rsidP="006F3923">
      <w:pPr>
        <w:pStyle w:val="03aText"/>
        <w:rPr>
          <w:lang w:val="nl-BE"/>
        </w:rPr>
      </w:pPr>
    </w:p>
    <w:p w14:paraId="306099AE" w14:textId="77777777" w:rsidR="006F3923" w:rsidRDefault="006F3923" w:rsidP="006F3923">
      <w:pPr>
        <w:pStyle w:val="03aText"/>
        <w:rPr>
          <w:lang w:val="nl-BE"/>
        </w:rPr>
      </w:pPr>
    </w:p>
    <w:p w14:paraId="04F46B47" w14:textId="77777777" w:rsidR="006F3923" w:rsidRDefault="006F3923" w:rsidP="006F3923">
      <w:pPr>
        <w:pStyle w:val="03aText"/>
        <w:rPr>
          <w:lang w:val="nl-BE"/>
        </w:rPr>
      </w:pPr>
    </w:p>
    <w:p w14:paraId="2FC425B6" w14:textId="77777777" w:rsidR="006F3923" w:rsidRDefault="006F3923" w:rsidP="006F3923">
      <w:pPr>
        <w:pStyle w:val="03aText"/>
        <w:rPr>
          <w:lang w:val="nl-BE"/>
        </w:rPr>
      </w:pPr>
    </w:p>
    <w:p w14:paraId="12E78353" w14:textId="77777777" w:rsidR="002F069B" w:rsidRDefault="002F069B" w:rsidP="002F069B">
      <w:pPr>
        <w:widowControl/>
        <w:autoSpaceDE/>
        <w:autoSpaceDN/>
        <w:adjustRightInd/>
        <w:jc w:val="center"/>
        <w:rPr>
          <w:rFonts w:cs="Arial"/>
          <w:color w:val="000000"/>
          <w:sz w:val="20"/>
          <w:szCs w:val="20"/>
          <w:lang w:val="nl-BE"/>
        </w:rPr>
      </w:pPr>
    </w:p>
    <w:p w14:paraId="56A5B036" w14:textId="77777777" w:rsidR="002F069B" w:rsidRDefault="002F069B" w:rsidP="002F069B">
      <w:pPr>
        <w:widowControl/>
        <w:autoSpaceDE/>
        <w:autoSpaceDN/>
        <w:adjustRightInd/>
        <w:jc w:val="center"/>
        <w:rPr>
          <w:rFonts w:cs="Arial"/>
          <w:color w:val="000000"/>
          <w:sz w:val="20"/>
          <w:szCs w:val="20"/>
          <w:lang w:val="nl-BE"/>
        </w:rPr>
      </w:pPr>
    </w:p>
    <w:p w14:paraId="2D65F623" w14:textId="77777777" w:rsidR="002F069B" w:rsidRDefault="002F069B" w:rsidP="002F069B">
      <w:pPr>
        <w:widowControl/>
        <w:autoSpaceDE/>
        <w:autoSpaceDN/>
        <w:adjustRightInd/>
        <w:jc w:val="center"/>
        <w:rPr>
          <w:rFonts w:cs="Arial"/>
          <w:color w:val="000000"/>
          <w:sz w:val="20"/>
          <w:szCs w:val="20"/>
          <w:lang w:val="nl-BE"/>
        </w:rPr>
      </w:pPr>
    </w:p>
    <w:p w14:paraId="3BA0737B" w14:textId="77777777" w:rsidR="00095665" w:rsidRDefault="00095665" w:rsidP="002F069B">
      <w:pPr>
        <w:widowControl/>
        <w:autoSpaceDE/>
        <w:autoSpaceDN/>
        <w:adjustRightInd/>
        <w:jc w:val="center"/>
        <w:rPr>
          <w:b/>
          <w:sz w:val="20"/>
          <w:szCs w:val="20"/>
          <w:lang w:val="nl-BE"/>
        </w:rPr>
      </w:pPr>
    </w:p>
    <w:p w14:paraId="157B1C90" w14:textId="77777777" w:rsidR="006F3923" w:rsidRPr="002F069B" w:rsidRDefault="006F3923" w:rsidP="002F069B">
      <w:pPr>
        <w:widowControl/>
        <w:autoSpaceDE/>
        <w:autoSpaceDN/>
        <w:adjustRightInd/>
        <w:jc w:val="center"/>
        <w:rPr>
          <w:rFonts w:cs="Arial"/>
          <w:b/>
          <w:color w:val="000000"/>
          <w:sz w:val="20"/>
          <w:szCs w:val="20"/>
          <w:lang w:val="nl-BE"/>
        </w:rPr>
      </w:pPr>
      <w:r w:rsidRPr="002F069B">
        <w:rPr>
          <w:b/>
          <w:sz w:val="20"/>
          <w:szCs w:val="20"/>
          <w:lang w:val="nl-BE"/>
        </w:rPr>
        <w:lastRenderedPageBreak/>
        <w:t xml:space="preserve">- </w:t>
      </w:r>
      <w:r w:rsidR="00CD4FD7">
        <w:rPr>
          <w:b/>
          <w:sz w:val="20"/>
          <w:szCs w:val="20"/>
          <w:lang w:val="nl-BE"/>
        </w:rPr>
        <w:t>212</w:t>
      </w:r>
      <w:r w:rsidRPr="002F069B">
        <w:rPr>
          <w:b/>
          <w:sz w:val="20"/>
          <w:szCs w:val="20"/>
          <w:lang w:val="nl-BE"/>
        </w:rPr>
        <w:t xml:space="preserve"> -</w:t>
      </w:r>
    </w:p>
    <w:p w14:paraId="2F0382DA" w14:textId="77777777" w:rsidR="006F3923" w:rsidRDefault="006F3923" w:rsidP="006F3923">
      <w:pPr>
        <w:pStyle w:val="03aText"/>
        <w:jc w:val="center"/>
        <w:rPr>
          <w:lang w:val="nl-BE"/>
        </w:rPr>
      </w:pPr>
    </w:p>
    <w:p w14:paraId="34BFA410" w14:textId="77777777" w:rsidR="006F3923" w:rsidRDefault="006F3923" w:rsidP="005C16A6">
      <w:pPr>
        <w:pStyle w:val="03aText"/>
        <w:jc w:val="center"/>
        <w:rPr>
          <w:lang w:val="nl-BE"/>
        </w:rPr>
      </w:pPr>
      <w:r>
        <w:rPr>
          <w:i/>
          <w:lang w:val="nl-BE"/>
        </w:rPr>
        <w:t xml:space="preserve">Origineel, </w:t>
      </w:r>
      <w:r w:rsidR="005C16A6">
        <w:rPr>
          <w:lang w:val="nl-BE"/>
        </w:rPr>
        <w:t>2003</w:t>
      </w:r>
    </w:p>
    <w:p w14:paraId="3705BC80" w14:textId="77777777" w:rsidR="005C16A6" w:rsidRDefault="005C16A6" w:rsidP="005C16A6">
      <w:pPr>
        <w:pStyle w:val="03aText"/>
        <w:jc w:val="center"/>
        <w:rPr>
          <w:lang w:val="nl-BE"/>
        </w:rPr>
      </w:pPr>
    </w:p>
    <w:p w14:paraId="721D474C" w14:textId="77777777" w:rsidR="005C16A6" w:rsidRDefault="00F62778" w:rsidP="005C16A6">
      <w:pPr>
        <w:pStyle w:val="03aText"/>
        <w:rPr>
          <w:lang w:val="nl-BE"/>
        </w:rPr>
      </w:pPr>
      <w:r>
        <w:object w:dxaOrig="4700" w:dyaOrig="4723" w14:anchorId="27B5C6E0">
          <v:shape id="_x0000_i1226" type="#_x0000_t75" style="width:154.5pt;height:155.1pt" o:ole="">
            <v:imagedata r:id="rId424" o:title=""/>
          </v:shape>
          <o:OLEObject Type="Embed" ProgID="CorelDRAW.Graphic.12" ShapeID="_x0000_i1226" DrawAspect="Content" ObjectID="_1587467619" r:id="rId425"/>
        </w:object>
      </w:r>
    </w:p>
    <w:p w14:paraId="684535C7" w14:textId="77777777" w:rsidR="009B3725" w:rsidRDefault="009B3725" w:rsidP="006F3923">
      <w:pPr>
        <w:pStyle w:val="03aText"/>
        <w:rPr>
          <w:lang w:val="nl-BE"/>
        </w:rPr>
      </w:pPr>
    </w:p>
    <w:p w14:paraId="422D0735" w14:textId="77777777" w:rsidR="006F3923" w:rsidRDefault="006F3923" w:rsidP="006F3923">
      <w:pPr>
        <w:pStyle w:val="03aText"/>
        <w:rPr>
          <w:lang w:val="nl-BE"/>
        </w:rPr>
      </w:pPr>
      <w:r>
        <w:rPr>
          <w:b/>
          <w:sz w:val="24"/>
          <w:szCs w:val="24"/>
          <w:lang w:val="nl-BE"/>
        </w:rPr>
        <w:t xml:space="preserve">+                         </w:t>
      </w:r>
      <w:r w:rsidR="00DC097D">
        <w:rPr>
          <w:lang w:val="nl-BE"/>
        </w:rPr>
        <w:t>0044.01 d1a8</w:t>
      </w:r>
    </w:p>
    <w:p w14:paraId="547A5604" w14:textId="77777777" w:rsidR="007C2D62" w:rsidRDefault="007C2D62" w:rsidP="006F3923">
      <w:pPr>
        <w:pStyle w:val="03aText"/>
        <w:rPr>
          <w:lang w:val="nl-BE"/>
        </w:rPr>
      </w:pPr>
    </w:p>
    <w:p w14:paraId="7442C884" w14:textId="77777777" w:rsidR="005802E9" w:rsidRDefault="005802E9" w:rsidP="006F3923">
      <w:pPr>
        <w:pStyle w:val="03aText"/>
        <w:rPr>
          <w:lang w:val="nl-BE"/>
        </w:rPr>
      </w:pPr>
      <w:r>
        <w:rPr>
          <w:lang w:val="nl-BE"/>
        </w:rPr>
        <w:t>De witte koning ziet zijn loper verdwijnen, maar:</w:t>
      </w:r>
    </w:p>
    <w:p w14:paraId="411373D4" w14:textId="77777777" w:rsidR="005802E9" w:rsidRDefault="005802E9" w:rsidP="006F3923">
      <w:pPr>
        <w:pStyle w:val="03aText"/>
        <w:rPr>
          <w:lang w:val="nl-BE"/>
        </w:rPr>
      </w:pPr>
    </w:p>
    <w:p w14:paraId="224F59DE" w14:textId="77777777" w:rsidR="005802E9" w:rsidRPr="00C77692" w:rsidRDefault="005802E9" w:rsidP="006F3923">
      <w:pPr>
        <w:pStyle w:val="03aText"/>
        <w:rPr>
          <w:b/>
          <w:vertAlign w:val="superscript"/>
          <w:lang w:val="nl-BE"/>
        </w:rPr>
      </w:pPr>
      <w:r>
        <w:rPr>
          <w:lang w:val="nl-BE"/>
        </w:rPr>
        <w:tab/>
      </w:r>
      <w:r w:rsidR="00A8265C" w:rsidRPr="00A8265C">
        <w:rPr>
          <w:b/>
          <w:lang w:val="nl-BE"/>
        </w:rPr>
        <w:t>1.</w:t>
      </w:r>
      <w:r w:rsidR="002930FE">
        <w:rPr>
          <w:b/>
          <w:lang w:val="nl-BE"/>
        </w:rPr>
        <w:t>Kxd2</w:t>
      </w:r>
      <w:r w:rsidR="002930FE">
        <w:rPr>
          <w:b/>
          <w:lang w:val="nl-BE"/>
        </w:rPr>
        <w:tab/>
      </w:r>
      <w:r w:rsidR="002930FE">
        <w:rPr>
          <w:b/>
          <w:lang w:val="nl-BE"/>
        </w:rPr>
        <w:tab/>
        <w:t>P</w:t>
      </w:r>
      <w:r w:rsidR="00C77692">
        <w:rPr>
          <w:b/>
          <w:lang w:val="nl-BE"/>
        </w:rPr>
        <w:t>xf1+</w:t>
      </w:r>
    </w:p>
    <w:p w14:paraId="593768EC" w14:textId="77777777" w:rsidR="00F62778" w:rsidRDefault="00BF5C8F" w:rsidP="006F3923">
      <w:pPr>
        <w:pStyle w:val="03aText"/>
        <w:rPr>
          <w:lang w:val="nl-BE"/>
        </w:rPr>
      </w:pPr>
      <w:r>
        <w:rPr>
          <w:lang w:val="nl-BE"/>
        </w:rPr>
        <w:t>En</w:t>
      </w:r>
      <w:r w:rsidR="00422E18">
        <w:rPr>
          <w:lang w:val="nl-BE"/>
        </w:rPr>
        <w:t xml:space="preserve"> nu</w:t>
      </w:r>
      <w:r w:rsidR="005802E9">
        <w:rPr>
          <w:lang w:val="nl-BE"/>
        </w:rPr>
        <w:t>:</w:t>
      </w:r>
      <w:r w:rsidR="007C2D62">
        <w:rPr>
          <w:lang w:val="nl-BE"/>
        </w:rPr>
        <w:tab/>
      </w:r>
    </w:p>
    <w:p w14:paraId="3DC10651" w14:textId="77777777" w:rsidR="007C2D62" w:rsidRPr="00ED1153" w:rsidRDefault="005802E9" w:rsidP="005802E9">
      <w:pPr>
        <w:pStyle w:val="03aText"/>
        <w:ind w:firstLine="708"/>
        <w:rPr>
          <w:b/>
          <w:lang w:val="en-GB"/>
        </w:rPr>
      </w:pPr>
      <w:r w:rsidRPr="005802E9">
        <w:rPr>
          <w:b/>
          <w:lang w:val="nl-BE"/>
        </w:rPr>
        <w:t>2</w:t>
      </w:r>
      <w:r w:rsidR="007C2D62" w:rsidRPr="005802E9">
        <w:rPr>
          <w:b/>
          <w:lang w:val="nl-BE"/>
        </w:rPr>
        <w:t>.Kd3</w:t>
      </w:r>
      <w:r>
        <w:rPr>
          <w:b/>
          <w:lang w:val="nl-BE"/>
        </w:rPr>
        <w:t>!</w:t>
      </w:r>
      <w:r w:rsidR="007C2D62" w:rsidRPr="005802E9">
        <w:rPr>
          <w:b/>
          <w:lang w:val="nl-BE"/>
        </w:rPr>
        <w:tab/>
      </w:r>
      <w:r w:rsidR="007C2D62" w:rsidRPr="005802E9">
        <w:rPr>
          <w:b/>
          <w:lang w:val="nl-BE"/>
        </w:rPr>
        <w:tab/>
      </w:r>
      <w:r w:rsidR="007C2D62" w:rsidRPr="00ED1153">
        <w:rPr>
          <w:b/>
          <w:lang w:val="en-GB"/>
        </w:rPr>
        <w:t>Ph2</w:t>
      </w:r>
    </w:p>
    <w:p w14:paraId="311C3070" w14:textId="77777777" w:rsidR="007C2D62" w:rsidRPr="00F62778" w:rsidRDefault="007C2D62" w:rsidP="006F3923">
      <w:pPr>
        <w:pStyle w:val="03aText"/>
        <w:rPr>
          <w:b/>
          <w:lang w:val="en-GB"/>
        </w:rPr>
      </w:pPr>
      <w:r w:rsidRPr="00ED1153">
        <w:rPr>
          <w:b/>
          <w:lang w:val="en-GB"/>
        </w:rPr>
        <w:tab/>
      </w:r>
      <w:r w:rsidR="005802E9">
        <w:rPr>
          <w:b/>
          <w:lang w:val="en-GB"/>
        </w:rPr>
        <w:t>3</w:t>
      </w:r>
      <w:r w:rsidRPr="00F62778">
        <w:rPr>
          <w:b/>
          <w:lang w:val="en-GB"/>
        </w:rPr>
        <w:t>.Ke4</w:t>
      </w:r>
      <w:r w:rsidRPr="00F62778">
        <w:rPr>
          <w:b/>
          <w:lang w:val="en-GB"/>
        </w:rPr>
        <w:tab/>
      </w:r>
      <w:r w:rsidRPr="00F62778">
        <w:rPr>
          <w:b/>
          <w:lang w:val="en-GB"/>
        </w:rPr>
        <w:tab/>
        <w:t>Pg4</w:t>
      </w:r>
    </w:p>
    <w:p w14:paraId="217AF874" w14:textId="77777777" w:rsidR="007C2D62" w:rsidRPr="00F62778" w:rsidRDefault="005802E9" w:rsidP="006F3923">
      <w:pPr>
        <w:pStyle w:val="03aText"/>
        <w:rPr>
          <w:b/>
          <w:lang w:val="en-GB"/>
        </w:rPr>
      </w:pPr>
      <w:r>
        <w:rPr>
          <w:b/>
          <w:lang w:val="en-GB"/>
        </w:rPr>
        <w:tab/>
        <w:t>4</w:t>
      </w:r>
      <w:r w:rsidR="007C2D62" w:rsidRPr="00F62778">
        <w:rPr>
          <w:b/>
          <w:lang w:val="en-GB"/>
        </w:rPr>
        <w:t>.Lc3</w:t>
      </w:r>
      <w:r w:rsidR="007C2D62" w:rsidRPr="00F62778">
        <w:rPr>
          <w:b/>
          <w:lang w:val="en-GB"/>
        </w:rPr>
        <w:tab/>
      </w:r>
      <w:r w:rsidR="007C2D62" w:rsidRPr="00F62778">
        <w:rPr>
          <w:b/>
          <w:lang w:val="en-GB"/>
        </w:rPr>
        <w:tab/>
        <w:t>Ph6</w:t>
      </w:r>
    </w:p>
    <w:p w14:paraId="059A43B9" w14:textId="77777777" w:rsidR="007C2D62" w:rsidRPr="00ED1153" w:rsidRDefault="007C2D62" w:rsidP="006F3923">
      <w:pPr>
        <w:pStyle w:val="03aText"/>
        <w:rPr>
          <w:b/>
          <w:lang w:val="en-GB"/>
        </w:rPr>
      </w:pPr>
      <w:r w:rsidRPr="00F62778">
        <w:rPr>
          <w:b/>
          <w:lang w:val="en-GB"/>
        </w:rPr>
        <w:tab/>
      </w:r>
      <w:r w:rsidR="005802E9" w:rsidRPr="00ED1153">
        <w:rPr>
          <w:b/>
          <w:lang w:val="en-GB"/>
        </w:rPr>
        <w:t>5</w:t>
      </w:r>
      <w:r w:rsidRPr="00ED1153">
        <w:rPr>
          <w:b/>
          <w:lang w:val="en-GB"/>
        </w:rPr>
        <w:t>.Pc5</w:t>
      </w:r>
      <w:r w:rsidRPr="00ED1153">
        <w:rPr>
          <w:b/>
          <w:lang w:val="en-GB"/>
        </w:rPr>
        <w:tab/>
      </w:r>
      <w:r w:rsidRPr="00ED1153">
        <w:rPr>
          <w:b/>
          <w:lang w:val="en-GB"/>
        </w:rPr>
        <w:tab/>
        <w:t>Kb8</w:t>
      </w:r>
    </w:p>
    <w:p w14:paraId="0A24D1EC" w14:textId="77777777" w:rsidR="007C2D62" w:rsidRPr="00ED1153" w:rsidRDefault="005802E9" w:rsidP="006F3923">
      <w:pPr>
        <w:pStyle w:val="03aText"/>
        <w:rPr>
          <w:b/>
          <w:lang w:val="en-GB"/>
        </w:rPr>
      </w:pPr>
      <w:r w:rsidRPr="00ED1153">
        <w:rPr>
          <w:b/>
          <w:lang w:val="en-GB"/>
        </w:rPr>
        <w:tab/>
        <w:t>6</w:t>
      </w:r>
      <w:r w:rsidR="007C2D62" w:rsidRPr="00ED1153">
        <w:rPr>
          <w:b/>
          <w:lang w:val="en-GB"/>
        </w:rPr>
        <w:t>.Kd5</w:t>
      </w:r>
      <w:r w:rsidR="007C2D62" w:rsidRPr="00ED1153">
        <w:rPr>
          <w:b/>
          <w:lang w:val="en-GB"/>
        </w:rPr>
        <w:tab/>
      </w:r>
      <w:r w:rsidR="007C2D62" w:rsidRPr="00ED1153">
        <w:rPr>
          <w:b/>
          <w:lang w:val="en-GB"/>
        </w:rPr>
        <w:tab/>
        <w:t>Pf5</w:t>
      </w:r>
    </w:p>
    <w:p w14:paraId="419609AD" w14:textId="77777777" w:rsidR="007C2D62" w:rsidRPr="00ED1153" w:rsidRDefault="005802E9" w:rsidP="006F3923">
      <w:pPr>
        <w:pStyle w:val="03aText"/>
        <w:rPr>
          <w:b/>
          <w:lang w:val="en-GB"/>
        </w:rPr>
      </w:pPr>
      <w:r w:rsidRPr="00ED1153">
        <w:rPr>
          <w:b/>
          <w:lang w:val="en-GB"/>
        </w:rPr>
        <w:tab/>
        <w:t>7</w:t>
      </w:r>
      <w:r w:rsidR="007C2D62" w:rsidRPr="00ED1153">
        <w:rPr>
          <w:b/>
          <w:lang w:val="en-GB"/>
        </w:rPr>
        <w:t>.Ke6</w:t>
      </w:r>
      <w:r w:rsidR="007C2D62" w:rsidRPr="00ED1153">
        <w:rPr>
          <w:b/>
          <w:lang w:val="en-GB"/>
        </w:rPr>
        <w:tab/>
      </w:r>
      <w:r w:rsidR="007C2D62" w:rsidRPr="00ED1153">
        <w:rPr>
          <w:b/>
          <w:lang w:val="en-GB"/>
        </w:rPr>
        <w:tab/>
        <w:t>Pe3</w:t>
      </w:r>
    </w:p>
    <w:p w14:paraId="33FDFB81" w14:textId="77777777" w:rsidR="007C2D62" w:rsidRPr="00ED1153" w:rsidRDefault="005802E9" w:rsidP="006F3923">
      <w:pPr>
        <w:pStyle w:val="03aText"/>
        <w:rPr>
          <w:b/>
          <w:lang w:val="en-GB"/>
        </w:rPr>
      </w:pPr>
      <w:r w:rsidRPr="00ED1153">
        <w:rPr>
          <w:b/>
          <w:lang w:val="en-GB"/>
        </w:rPr>
        <w:tab/>
        <w:t>8</w:t>
      </w:r>
      <w:r w:rsidR="007C2D62" w:rsidRPr="00ED1153">
        <w:rPr>
          <w:b/>
          <w:lang w:val="en-GB"/>
        </w:rPr>
        <w:t>.Kd7</w:t>
      </w:r>
      <w:r w:rsidR="007C2D62" w:rsidRPr="00ED1153">
        <w:rPr>
          <w:b/>
          <w:lang w:val="en-GB"/>
        </w:rPr>
        <w:tab/>
      </w:r>
      <w:r w:rsidR="007C2D62" w:rsidRPr="00ED1153">
        <w:rPr>
          <w:b/>
          <w:lang w:val="en-GB"/>
        </w:rPr>
        <w:tab/>
        <w:t>Pc2</w:t>
      </w:r>
    </w:p>
    <w:p w14:paraId="31A64C8C" w14:textId="77777777" w:rsidR="007C2D62" w:rsidRPr="005802E9" w:rsidRDefault="005802E9" w:rsidP="006F3923">
      <w:pPr>
        <w:pStyle w:val="03aText"/>
        <w:rPr>
          <w:b/>
          <w:lang w:val="en-GB"/>
        </w:rPr>
      </w:pPr>
      <w:r w:rsidRPr="00ED1153">
        <w:rPr>
          <w:b/>
          <w:lang w:val="en-GB"/>
        </w:rPr>
        <w:tab/>
      </w:r>
      <w:r w:rsidRPr="005802E9">
        <w:rPr>
          <w:b/>
          <w:lang w:val="en-GB"/>
        </w:rPr>
        <w:t>9</w:t>
      </w:r>
      <w:r w:rsidR="007C2D62" w:rsidRPr="005802E9">
        <w:rPr>
          <w:b/>
          <w:lang w:val="en-GB"/>
        </w:rPr>
        <w:t>.Kc6</w:t>
      </w:r>
      <w:r w:rsidR="007C2D62" w:rsidRPr="005802E9">
        <w:rPr>
          <w:b/>
          <w:lang w:val="en-GB"/>
        </w:rPr>
        <w:tab/>
      </w:r>
      <w:r w:rsidR="007C2D62" w:rsidRPr="005802E9">
        <w:rPr>
          <w:b/>
          <w:lang w:val="en-GB"/>
        </w:rPr>
        <w:tab/>
        <w:t>Pe3</w:t>
      </w:r>
    </w:p>
    <w:p w14:paraId="53D351AD" w14:textId="77777777" w:rsidR="007C2D62" w:rsidRPr="005802E9" w:rsidRDefault="005802E9" w:rsidP="006F3923">
      <w:pPr>
        <w:pStyle w:val="03aText"/>
        <w:rPr>
          <w:b/>
          <w:lang w:val="en-GB"/>
        </w:rPr>
      </w:pPr>
      <w:r w:rsidRPr="005802E9">
        <w:rPr>
          <w:b/>
          <w:lang w:val="en-GB"/>
        </w:rPr>
        <w:t xml:space="preserve">           10</w:t>
      </w:r>
      <w:r w:rsidR="007C2D62" w:rsidRPr="005802E9">
        <w:rPr>
          <w:b/>
          <w:lang w:val="en-GB"/>
        </w:rPr>
        <w:t>.Ld4</w:t>
      </w:r>
      <w:r w:rsidR="007C2D62" w:rsidRPr="005802E9">
        <w:rPr>
          <w:b/>
          <w:lang w:val="en-GB"/>
        </w:rPr>
        <w:tab/>
      </w:r>
      <w:r w:rsidR="007C2D62" w:rsidRPr="005802E9">
        <w:rPr>
          <w:b/>
          <w:lang w:val="en-GB"/>
        </w:rPr>
        <w:tab/>
        <w:t>Pf5</w:t>
      </w:r>
    </w:p>
    <w:p w14:paraId="6CF14A3D" w14:textId="77777777" w:rsidR="007C2D62" w:rsidRPr="005802E9" w:rsidRDefault="005802E9" w:rsidP="006F3923">
      <w:pPr>
        <w:pStyle w:val="03aText"/>
        <w:rPr>
          <w:b/>
          <w:lang w:val="en-GB"/>
        </w:rPr>
      </w:pPr>
      <w:r w:rsidRPr="005802E9">
        <w:rPr>
          <w:b/>
          <w:lang w:val="en-GB"/>
        </w:rPr>
        <w:t xml:space="preserve">           11</w:t>
      </w:r>
      <w:r w:rsidR="004375AC">
        <w:rPr>
          <w:b/>
          <w:lang w:val="en-GB"/>
        </w:rPr>
        <w:t>.Lf6</w:t>
      </w:r>
      <w:r w:rsidR="007C2D62" w:rsidRPr="005802E9">
        <w:rPr>
          <w:b/>
          <w:lang w:val="en-GB"/>
        </w:rPr>
        <w:tab/>
      </w:r>
      <w:r w:rsidR="007C2D62" w:rsidRPr="005802E9">
        <w:rPr>
          <w:b/>
          <w:lang w:val="en-GB"/>
        </w:rPr>
        <w:tab/>
        <w:t>Pe3</w:t>
      </w:r>
    </w:p>
    <w:p w14:paraId="7FB9F1AE" w14:textId="77777777" w:rsidR="007C2D62" w:rsidRPr="005802E9" w:rsidRDefault="007C2D62" w:rsidP="006F3923">
      <w:pPr>
        <w:pStyle w:val="03aText"/>
        <w:rPr>
          <w:b/>
          <w:lang w:val="en-GB"/>
        </w:rPr>
      </w:pPr>
      <w:r w:rsidRPr="005802E9">
        <w:rPr>
          <w:b/>
          <w:lang w:val="en-GB"/>
        </w:rPr>
        <w:t xml:space="preserve">           </w:t>
      </w:r>
      <w:r w:rsidR="005802E9" w:rsidRPr="005802E9">
        <w:rPr>
          <w:b/>
          <w:lang w:val="en-GB"/>
        </w:rPr>
        <w:t>12</w:t>
      </w:r>
      <w:r w:rsidRPr="005802E9">
        <w:rPr>
          <w:b/>
          <w:lang w:val="en-GB"/>
        </w:rPr>
        <w:t>.Pd7+</w:t>
      </w:r>
      <w:r w:rsidRPr="005802E9">
        <w:rPr>
          <w:b/>
          <w:lang w:val="en-GB"/>
        </w:rPr>
        <w:tab/>
      </w:r>
      <w:r w:rsidRPr="005802E9">
        <w:rPr>
          <w:b/>
          <w:lang w:val="en-GB"/>
        </w:rPr>
        <w:tab/>
        <w:t>Kc8</w:t>
      </w:r>
    </w:p>
    <w:p w14:paraId="1B79933A" w14:textId="77777777" w:rsidR="007C2D62" w:rsidRPr="005802E9" w:rsidRDefault="005802E9" w:rsidP="006F3923">
      <w:pPr>
        <w:pStyle w:val="03aText"/>
        <w:rPr>
          <w:b/>
          <w:lang w:val="en-GB"/>
        </w:rPr>
      </w:pPr>
      <w:r w:rsidRPr="005802E9">
        <w:rPr>
          <w:b/>
          <w:lang w:val="en-GB"/>
        </w:rPr>
        <w:t xml:space="preserve">           13</w:t>
      </w:r>
      <w:r w:rsidR="002930FE">
        <w:rPr>
          <w:b/>
          <w:lang w:val="en-GB"/>
        </w:rPr>
        <w:t>.Pb6</w:t>
      </w:r>
      <w:r w:rsidR="007C2D62" w:rsidRPr="005802E9">
        <w:rPr>
          <w:b/>
          <w:lang w:val="en-GB"/>
        </w:rPr>
        <w:t>+</w:t>
      </w:r>
      <w:r w:rsidR="007C2D62" w:rsidRPr="005802E9">
        <w:rPr>
          <w:b/>
          <w:lang w:val="en-GB"/>
        </w:rPr>
        <w:tab/>
      </w:r>
      <w:r w:rsidR="007C2D62" w:rsidRPr="005802E9">
        <w:rPr>
          <w:b/>
          <w:lang w:val="en-GB"/>
        </w:rPr>
        <w:tab/>
        <w:t>Kb8</w:t>
      </w:r>
    </w:p>
    <w:p w14:paraId="2211EB05" w14:textId="77777777" w:rsidR="007C2D62" w:rsidRPr="005802E9" w:rsidRDefault="005802E9" w:rsidP="006F3923">
      <w:pPr>
        <w:pStyle w:val="03aText"/>
        <w:rPr>
          <w:b/>
          <w:lang w:val="en-GB"/>
        </w:rPr>
      </w:pPr>
      <w:r w:rsidRPr="005802E9">
        <w:rPr>
          <w:b/>
          <w:lang w:val="en-GB"/>
        </w:rPr>
        <w:t xml:space="preserve">           14</w:t>
      </w:r>
      <w:r w:rsidR="007C2D62" w:rsidRPr="005802E9">
        <w:rPr>
          <w:b/>
          <w:lang w:val="en-GB"/>
        </w:rPr>
        <w:t>.Ld4</w:t>
      </w:r>
      <w:r w:rsidR="007C2D62" w:rsidRPr="005802E9">
        <w:rPr>
          <w:b/>
          <w:lang w:val="en-GB"/>
        </w:rPr>
        <w:tab/>
      </w:r>
      <w:r w:rsidR="007C2D62" w:rsidRPr="005802E9">
        <w:rPr>
          <w:b/>
          <w:lang w:val="en-GB"/>
        </w:rPr>
        <w:tab/>
        <w:t>Pf5</w:t>
      </w:r>
    </w:p>
    <w:p w14:paraId="2471D537" w14:textId="77777777" w:rsidR="009355A0" w:rsidRPr="005802E9" w:rsidRDefault="005802E9" w:rsidP="006F3923">
      <w:pPr>
        <w:pStyle w:val="03aText"/>
        <w:rPr>
          <w:b/>
          <w:lang w:val="en-GB"/>
        </w:rPr>
      </w:pPr>
      <w:r>
        <w:rPr>
          <w:b/>
          <w:lang w:val="en-GB"/>
        </w:rPr>
        <w:t xml:space="preserve">           15</w:t>
      </w:r>
      <w:r w:rsidR="007C2D62" w:rsidRPr="005802E9">
        <w:rPr>
          <w:b/>
          <w:lang w:val="en-GB"/>
        </w:rPr>
        <w:t>.Lf2</w:t>
      </w:r>
      <w:r w:rsidR="007C2D62" w:rsidRPr="005802E9">
        <w:rPr>
          <w:b/>
          <w:lang w:val="en-GB"/>
        </w:rPr>
        <w:tab/>
      </w:r>
      <w:r w:rsidR="007C2D62" w:rsidRPr="005802E9">
        <w:rPr>
          <w:b/>
          <w:lang w:val="en-GB"/>
        </w:rPr>
        <w:tab/>
      </w:r>
      <w:r w:rsidR="009355A0" w:rsidRPr="005802E9">
        <w:rPr>
          <w:b/>
          <w:lang w:val="en-GB"/>
        </w:rPr>
        <w:t>Ph6</w:t>
      </w:r>
    </w:p>
    <w:p w14:paraId="3E0D73E0" w14:textId="77777777" w:rsidR="0076353D" w:rsidRPr="00BF5EE2" w:rsidRDefault="00B6348C" w:rsidP="0076353D">
      <w:pPr>
        <w:pStyle w:val="03aText"/>
        <w:rPr>
          <w:b/>
          <w:lang w:val="en-GB"/>
        </w:rPr>
      </w:pPr>
      <w:r w:rsidRPr="00BF5EE2">
        <w:rPr>
          <w:b/>
          <w:lang w:val="en-GB"/>
        </w:rPr>
        <w:t xml:space="preserve">        </w:t>
      </w:r>
    </w:p>
    <w:p w14:paraId="25232A80" w14:textId="77777777" w:rsidR="0076353D" w:rsidRPr="00BF5EE2" w:rsidRDefault="0076353D" w:rsidP="0076353D">
      <w:pPr>
        <w:pStyle w:val="03aText"/>
        <w:rPr>
          <w:b/>
          <w:lang w:val="en-GB"/>
        </w:rPr>
      </w:pPr>
    </w:p>
    <w:p w14:paraId="512226F9" w14:textId="77777777" w:rsidR="0076353D" w:rsidRPr="00BF5EE2" w:rsidRDefault="0076353D" w:rsidP="0076353D">
      <w:pPr>
        <w:pStyle w:val="03aText"/>
        <w:rPr>
          <w:b/>
          <w:lang w:val="en-GB"/>
        </w:rPr>
      </w:pPr>
    </w:p>
    <w:p w14:paraId="263DFA52" w14:textId="77777777" w:rsidR="004F111E" w:rsidRPr="00BF5EE2" w:rsidRDefault="004F111E" w:rsidP="0076353D">
      <w:pPr>
        <w:pStyle w:val="03aText"/>
        <w:rPr>
          <w:b/>
          <w:lang w:val="en-GB"/>
        </w:rPr>
      </w:pPr>
    </w:p>
    <w:p w14:paraId="32B8E9CA" w14:textId="77777777" w:rsidR="0076353D" w:rsidRPr="00BF5EE2" w:rsidRDefault="0076353D" w:rsidP="0076353D">
      <w:pPr>
        <w:pStyle w:val="03aText"/>
        <w:rPr>
          <w:b/>
          <w:lang w:val="en-GB"/>
        </w:rPr>
      </w:pPr>
    </w:p>
    <w:p w14:paraId="7AEDC797" w14:textId="77777777" w:rsidR="009355A0" w:rsidRPr="00BF5EE2" w:rsidRDefault="0076353D" w:rsidP="0076353D">
      <w:pPr>
        <w:pStyle w:val="03aText"/>
        <w:rPr>
          <w:b/>
          <w:lang w:val="en-GB"/>
        </w:rPr>
      </w:pPr>
      <w:r w:rsidRPr="00BF5EE2">
        <w:rPr>
          <w:b/>
          <w:lang w:val="en-GB"/>
        </w:rPr>
        <w:t xml:space="preserve">           </w:t>
      </w:r>
      <w:r w:rsidR="005802E9" w:rsidRPr="00BF5EE2">
        <w:rPr>
          <w:b/>
          <w:lang w:val="en-GB"/>
        </w:rPr>
        <w:t>16</w:t>
      </w:r>
      <w:r w:rsidR="009355A0" w:rsidRPr="00BF5EE2">
        <w:rPr>
          <w:b/>
          <w:lang w:val="en-GB"/>
        </w:rPr>
        <w:t>.Lg3</w:t>
      </w:r>
      <w:r w:rsidR="0055590A" w:rsidRPr="00BF5EE2">
        <w:rPr>
          <w:b/>
          <w:lang w:val="en-GB"/>
        </w:rPr>
        <w:t>+</w:t>
      </w:r>
      <w:r w:rsidR="00142192" w:rsidRPr="00BF5EE2">
        <w:rPr>
          <w:b/>
          <w:lang w:val="en-GB"/>
        </w:rPr>
        <w:tab/>
        <w:t xml:space="preserve"> </w:t>
      </w:r>
      <w:r w:rsidR="00E0709A" w:rsidRPr="00BF5EE2">
        <w:rPr>
          <w:b/>
          <w:lang w:val="en-GB"/>
        </w:rPr>
        <w:tab/>
      </w:r>
      <w:r w:rsidR="009355A0" w:rsidRPr="00BF5EE2">
        <w:rPr>
          <w:b/>
          <w:lang w:val="en-GB"/>
        </w:rPr>
        <w:t>Ka7</w:t>
      </w:r>
    </w:p>
    <w:p w14:paraId="0F0EEA90" w14:textId="77777777" w:rsidR="009355A0" w:rsidRPr="00D8444B" w:rsidRDefault="009355A0" w:rsidP="00B6348C">
      <w:pPr>
        <w:pStyle w:val="03aText"/>
        <w:rPr>
          <w:b/>
          <w:lang w:val="nl-BE"/>
        </w:rPr>
      </w:pPr>
      <w:r w:rsidRPr="00BF5EE2">
        <w:rPr>
          <w:b/>
          <w:lang w:val="en-GB"/>
        </w:rPr>
        <w:t xml:space="preserve">     </w:t>
      </w:r>
      <w:r w:rsidR="0076353D" w:rsidRPr="00BF5EE2">
        <w:rPr>
          <w:b/>
          <w:lang w:val="en-GB"/>
        </w:rPr>
        <w:t xml:space="preserve">     </w:t>
      </w:r>
      <w:r w:rsidRPr="00BF5EE2">
        <w:rPr>
          <w:b/>
          <w:lang w:val="en-GB"/>
        </w:rPr>
        <w:t xml:space="preserve"> </w:t>
      </w:r>
      <w:r w:rsidR="005802E9">
        <w:rPr>
          <w:b/>
          <w:lang w:val="nl-BE"/>
        </w:rPr>
        <w:t>17</w:t>
      </w:r>
      <w:r>
        <w:rPr>
          <w:b/>
          <w:lang w:val="nl-BE"/>
        </w:rPr>
        <w:t>.Pd7</w:t>
      </w:r>
      <w:r>
        <w:rPr>
          <w:b/>
          <w:lang w:val="nl-BE"/>
        </w:rPr>
        <w:tab/>
      </w:r>
      <w:r>
        <w:rPr>
          <w:b/>
          <w:lang w:val="nl-BE"/>
        </w:rPr>
        <w:tab/>
        <w:t>Pf5</w:t>
      </w:r>
    </w:p>
    <w:p w14:paraId="4A494FC8" w14:textId="77777777" w:rsidR="009355A0" w:rsidRDefault="005802E9" w:rsidP="006F3923">
      <w:pPr>
        <w:pStyle w:val="03aText"/>
        <w:rPr>
          <w:b/>
          <w:lang w:val="nl-BE"/>
        </w:rPr>
      </w:pPr>
      <w:r>
        <w:rPr>
          <w:b/>
          <w:lang w:val="nl-BE"/>
        </w:rPr>
        <w:t xml:space="preserve">           18</w:t>
      </w:r>
      <w:r w:rsidR="009355A0">
        <w:rPr>
          <w:b/>
          <w:lang w:val="nl-BE"/>
        </w:rPr>
        <w:t>.Lf2+</w:t>
      </w:r>
      <w:r w:rsidR="009355A0">
        <w:rPr>
          <w:b/>
          <w:lang w:val="nl-BE"/>
        </w:rPr>
        <w:tab/>
      </w:r>
      <w:r w:rsidR="009355A0">
        <w:rPr>
          <w:b/>
          <w:lang w:val="nl-BE"/>
        </w:rPr>
        <w:tab/>
        <w:t>Ka6</w:t>
      </w:r>
    </w:p>
    <w:p w14:paraId="798691B5" w14:textId="77777777" w:rsidR="009355A0" w:rsidRDefault="00253C7C" w:rsidP="00253C7C">
      <w:pPr>
        <w:pStyle w:val="03aText"/>
        <w:rPr>
          <w:b/>
          <w:lang w:val="nl-BE"/>
        </w:rPr>
      </w:pPr>
      <w:r>
        <w:rPr>
          <w:b/>
          <w:lang w:val="nl-BE"/>
        </w:rPr>
        <w:t xml:space="preserve">           </w:t>
      </w:r>
      <w:r w:rsidR="005802E9">
        <w:rPr>
          <w:b/>
          <w:lang w:val="nl-BE"/>
        </w:rPr>
        <w:t>19</w:t>
      </w:r>
      <w:r w:rsidR="009355A0">
        <w:rPr>
          <w:b/>
          <w:lang w:val="nl-BE"/>
        </w:rPr>
        <w:t>.Pc5+</w:t>
      </w:r>
      <w:r w:rsidR="009355A0">
        <w:rPr>
          <w:b/>
          <w:lang w:val="nl-BE"/>
        </w:rPr>
        <w:tab/>
      </w:r>
      <w:r w:rsidR="004F2665">
        <w:rPr>
          <w:b/>
          <w:lang w:val="nl-BE"/>
        </w:rPr>
        <w:tab/>
      </w:r>
      <w:r w:rsidR="002B577F">
        <w:rPr>
          <w:b/>
          <w:lang w:val="nl-BE"/>
        </w:rPr>
        <w:t>Ka</w:t>
      </w:r>
      <w:r w:rsidR="009355A0">
        <w:rPr>
          <w:b/>
          <w:lang w:val="nl-BE"/>
        </w:rPr>
        <w:t>5</w:t>
      </w:r>
    </w:p>
    <w:p w14:paraId="3A90B5BB" w14:textId="77777777" w:rsidR="009355A0" w:rsidRDefault="00253C7C" w:rsidP="006F3923">
      <w:pPr>
        <w:pStyle w:val="03aText"/>
        <w:rPr>
          <w:b/>
          <w:lang w:val="nl-BE"/>
        </w:rPr>
      </w:pPr>
      <w:r>
        <w:rPr>
          <w:b/>
          <w:lang w:val="nl-BE"/>
        </w:rPr>
        <w:t xml:space="preserve">           </w:t>
      </w:r>
      <w:r w:rsidR="005802E9">
        <w:rPr>
          <w:b/>
          <w:lang w:val="nl-BE"/>
        </w:rPr>
        <w:t>20</w:t>
      </w:r>
      <w:r w:rsidR="009355A0">
        <w:rPr>
          <w:b/>
          <w:lang w:val="nl-BE"/>
        </w:rPr>
        <w:t>.Le1+</w:t>
      </w:r>
    </w:p>
    <w:p w14:paraId="5C988CD7" w14:textId="77777777" w:rsidR="009355A0" w:rsidRPr="009355A0" w:rsidRDefault="009355A0" w:rsidP="006F3923">
      <w:pPr>
        <w:pStyle w:val="03aText"/>
        <w:rPr>
          <w:lang w:val="nl-BE"/>
        </w:rPr>
      </w:pPr>
      <w:r>
        <w:rPr>
          <w:lang w:val="nl-BE"/>
        </w:rPr>
        <w:t>En mat.</w:t>
      </w:r>
    </w:p>
    <w:p w14:paraId="63600000" w14:textId="77777777" w:rsidR="009355A0" w:rsidRDefault="009355A0" w:rsidP="006F3923">
      <w:pPr>
        <w:pStyle w:val="03aText"/>
        <w:rPr>
          <w:b/>
          <w:lang w:val="nl-BE"/>
        </w:rPr>
      </w:pPr>
    </w:p>
    <w:p w14:paraId="74ECEF6A" w14:textId="77777777" w:rsidR="00DB1CE9" w:rsidRDefault="009355A0" w:rsidP="006F3923">
      <w:pPr>
        <w:pStyle w:val="03aText"/>
        <w:rPr>
          <w:lang w:val="nl-BE"/>
        </w:rPr>
      </w:pPr>
      <w:r>
        <w:rPr>
          <w:lang w:val="nl-BE"/>
        </w:rPr>
        <w:t>Na de zet</w:t>
      </w:r>
      <w:r w:rsidR="005802E9">
        <w:rPr>
          <w:lang w:val="nl-BE"/>
        </w:rPr>
        <w:t xml:space="preserve"> 19…Ka7</w:t>
      </w:r>
      <w:r w:rsidR="00BF5C8F">
        <w:rPr>
          <w:lang w:val="nl-BE"/>
        </w:rPr>
        <w:t>? en nu</w:t>
      </w:r>
      <w:r w:rsidR="005802E9">
        <w:rPr>
          <w:lang w:val="nl-BE"/>
        </w:rPr>
        <w:t xml:space="preserve"> 20</w:t>
      </w:r>
      <w:r w:rsidR="00EE67E2">
        <w:rPr>
          <w:lang w:val="nl-BE"/>
        </w:rPr>
        <w:t>.Kc7</w:t>
      </w:r>
      <w:r w:rsidR="00926FAF">
        <w:rPr>
          <w:lang w:val="nl-BE"/>
        </w:rPr>
        <w:t xml:space="preserve"> volgt  bijvoorbeeld het beste </w:t>
      </w:r>
      <w:r w:rsidR="00DB1CE9">
        <w:rPr>
          <w:lang w:val="nl-BE"/>
        </w:rPr>
        <w:t xml:space="preserve"> ant-</w:t>
      </w:r>
      <w:r w:rsidR="0064127F">
        <w:rPr>
          <w:lang w:val="nl-BE"/>
        </w:rPr>
        <w:t>woor</w:t>
      </w:r>
      <w:r w:rsidR="00926FAF">
        <w:rPr>
          <w:lang w:val="nl-BE"/>
        </w:rPr>
        <w:t>d</w:t>
      </w:r>
      <w:r w:rsidR="0064127F">
        <w:rPr>
          <w:lang w:val="nl-BE"/>
        </w:rPr>
        <w:t xml:space="preserve"> van zwart: 20…</w:t>
      </w:r>
      <w:r w:rsidR="00EE67E2">
        <w:rPr>
          <w:lang w:val="nl-BE"/>
        </w:rPr>
        <w:t>Ph6</w:t>
      </w:r>
      <w:r w:rsidR="0064127F">
        <w:rPr>
          <w:lang w:val="nl-BE"/>
        </w:rPr>
        <w:t>,</w:t>
      </w:r>
      <w:r w:rsidR="00BF5C8F">
        <w:rPr>
          <w:lang w:val="nl-BE"/>
        </w:rPr>
        <w:t xml:space="preserve"> en </w:t>
      </w:r>
      <w:r w:rsidR="00EE67E2">
        <w:rPr>
          <w:lang w:val="nl-BE"/>
        </w:rPr>
        <w:t xml:space="preserve"> beide</w:t>
      </w:r>
      <w:r w:rsidR="005802E9">
        <w:rPr>
          <w:lang w:val="nl-BE"/>
        </w:rPr>
        <w:t xml:space="preserve"> zetten 21.Le3 of 21</w:t>
      </w:r>
      <w:r w:rsidR="00392F03">
        <w:rPr>
          <w:lang w:val="nl-BE"/>
        </w:rPr>
        <w:t>.Ld4</w:t>
      </w:r>
      <w:r w:rsidR="00BF5C8F">
        <w:rPr>
          <w:lang w:val="nl-BE"/>
        </w:rPr>
        <w:t xml:space="preserve"> zijn</w:t>
      </w:r>
      <w:r w:rsidR="00392F03">
        <w:rPr>
          <w:lang w:val="nl-BE"/>
        </w:rPr>
        <w:t xml:space="preserve"> </w:t>
      </w:r>
      <w:r w:rsidR="009479B2">
        <w:rPr>
          <w:lang w:val="nl-BE"/>
        </w:rPr>
        <w:t xml:space="preserve">dan </w:t>
      </w:r>
      <w:r w:rsidR="00392F03">
        <w:rPr>
          <w:lang w:val="nl-BE"/>
        </w:rPr>
        <w:t>winnend</w:t>
      </w:r>
      <w:r w:rsidR="00B1275D">
        <w:rPr>
          <w:lang w:val="nl-BE"/>
        </w:rPr>
        <w:t>. Dus nevenoplos</w:t>
      </w:r>
      <w:r w:rsidR="00B6348C">
        <w:rPr>
          <w:lang w:val="nl-BE"/>
        </w:rPr>
        <w:t>-</w:t>
      </w:r>
      <w:r w:rsidR="00B1275D">
        <w:rPr>
          <w:lang w:val="nl-BE"/>
        </w:rPr>
        <w:t>baar.</w:t>
      </w:r>
      <w:r w:rsidR="006A39D0">
        <w:rPr>
          <w:lang w:val="nl-BE"/>
        </w:rPr>
        <w:t xml:space="preserve"> Maar…</w:t>
      </w:r>
      <w:r w:rsidR="00B6348C">
        <w:rPr>
          <w:lang w:val="nl-BE"/>
        </w:rPr>
        <w:t>d</w:t>
      </w:r>
      <w:r w:rsidR="005802E9">
        <w:rPr>
          <w:lang w:val="nl-BE"/>
        </w:rPr>
        <w:t>e</w:t>
      </w:r>
      <w:r w:rsidR="00926FAF">
        <w:rPr>
          <w:lang w:val="nl-BE"/>
        </w:rPr>
        <w:t xml:space="preserve"> énige zet van zwart </w:t>
      </w:r>
      <w:r w:rsidR="00B6348C">
        <w:rPr>
          <w:lang w:val="nl-BE"/>
        </w:rPr>
        <w:t>waarop wit slechts één goede antwoord</w:t>
      </w:r>
      <w:r w:rsidR="00926FAF">
        <w:rPr>
          <w:lang w:val="nl-BE"/>
        </w:rPr>
        <w:t xml:space="preserve"> heeft is </w:t>
      </w:r>
      <w:r w:rsidR="005802E9">
        <w:rPr>
          <w:lang w:val="nl-BE"/>
        </w:rPr>
        <w:t>19</w:t>
      </w:r>
      <w:r w:rsidR="00B1275D">
        <w:rPr>
          <w:lang w:val="nl-BE"/>
        </w:rPr>
        <w:t>…</w:t>
      </w:r>
      <w:r w:rsidR="004F2665">
        <w:rPr>
          <w:lang w:val="nl-BE"/>
        </w:rPr>
        <w:t>K</w:t>
      </w:r>
      <w:r w:rsidR="002B577F">
        <w:rPr>
          <w:lang w:val="nl-BE"/>
        </w:rPr>
        <w:t>a</w:t>
      </w:r>
      <w:r w:rsidR="00926FAF">
        <w:rPr>
          <w:lang w:val="nl-BE"/>
        </w:rPr>
        <w:t>5</w:t>
      </w:r>
      <w:r w:rsidR="006A39D0">
        <w:rPr>
          <w:lang w:val="nl-BE"/>
        </w:rPr>
        <w:t>!</w:t>
      </w:r>
      <w:r w:rsidR="00926FAF">
        <w:rPr>
          <w:lang w:val="nl-BE"/>
        </w:rPr>
        <w:t xml:space="preserve"> </w:t>
      </w:r>
      <w:r w:rsidR="00505728">
        <w:rPr>
          <w:lang w:val="nl-BE"/>
        </w:rPr>
        <w:t xml:space="preserve">en wit </w:t>
      </w:r>
      <w:r w:rsidR="00B6348C">
        <w:rPr>
          <w:lang w:val="nl-BE"/>
        </w:rPr>
        <w:t>reageerd</w:t>
      </w:r>
      <w:r w:rsidR="0055590A">
        <w:rPr>
          <w:lang w:val="nl-BE"/>
        </w:rPr>
        <w:t xml:space="preserve"> hier op, </w:t>
      </w:r>
      <w:r w:rsidR="00505728">
        <w:rPr>
          <w:lang w:val="nl-BE"/>
        </w:rPr>
        <w:t>volgens</w:t>
      </w:r>
      <w:r w:rsidR="00B1275D">
        <w:rPr>
          <w:lang w:val="nl-BE"/>
        </w:rPr>
        <w:t xml:space="preserve"> de regels van het spel</w:t>
      </w:r>
      <w:r w:rsidR="00DB1CE9">
        <w:rPr>
          <w:lang w:val="nl-BE"/>
        </w:rPr>
        <w:t xml:space="preserve">, met een </w:t>
      </w:r>
      <w:r w:rsidR="00DB1CE9">
        <w:rPr>
          <w:i/>
          <w:lang w:val="nl-BE"/>
        </w:rPr>
        <w:t>toevallig</w:t>
      </w:r>
      <w:r w:rsidR="003E7BD9">
        <w:rPr>
          <w:i/>
          <w:lang w:val="nl-BE"/>
        </w:rPr>
        <w:t xml:space="preserve"> </w:t>
      </w:r>
      <w:r w:rsidR="003E7BD9">
        <w:rPr>
          <w:lang w:val="nl-BE"/>
        </w:rPr>
        <w:t>mat</w:t>
      </w:r>
      <w:r w:rsidR="0055590A">
        <w:rPr>
          <w:i/>
          <w:lang w:val="nl-BE"/>
        </w:rPr>
        <w:t>.</w:t>
      </w:r>
      <w:r w:rsidR="004F2665">
        <w:rPr>
          <w:lang w:val="nl-BE"/>
        </w:rPr>
        <w:t xml:space="preserve"> </w:t>
      </w:r>
    </w:p>
    <w:p w14:paraId="40A9B988" w14:textId="77777777" w:rsidR="00DB1CE9" w:rsidRDefault="00DB1CE9" w:rsidP="006F3923">
      <w:pPr>
        <w:pStyle w:val="03aText"/>
        <w:rPr>
          <w:lang w:val="nl-BE"/>
        </w:rPr>
      </w:pPr>
      <w:r>
        <w:rPr>
          <w:lang w:val="nl-BE"/>
        </w:rPr>
        <w:t xml:space="preserve"> </w:t>
      </w:r>
    </w:p>
    <w:p w14:paraId="4A3F7258" w14:textId="77777777" w:rsidR="008B1E5E" w:rsidRDefault="00DB1CE9" w:rsidP="006F3923">
      <w:pPr>
        <w:pStyle w:val="03aText"/>
        <w:rPr>
          <w:lang w:val="nl-BE"/>
        </w:rPr>
      </w:pPr>
      <w:r>
        <w:rPr>
          <w:lang w:val="nl-BE"/>
        </w:rPr>
        <w:t>Vele bord</w:t>
      </w:r>
      <w:r w:rsidR="003E7BD9">
        <w:rPr>
          <w:lang w:val="nl-BE"/>
        </w:rPr>
        <w:t>schakers</w:t>
      </w:r>
      <w:r w:rsidR="00687FA5">
        <w:rPr>
          <w:lang w:val="nl-BE"/>
        </w:rPr>
        <w:t xml:space="preserve"> zullen deze </w:t>
      </w:r>
      <w:r w:rsidR="00687FA5" w:rsidRPr="008E0728">
        <w:rPr>
          <w:b/>
          <w:lang w:val="nl-BE"/>
        </w:rPr>
        <w:t>harakiri</w:t>
      </w:r>
      <w:r w:rsidR="00253C7C" w:rsidRPr="008E0728">
        <w:rPr>
          <w:b/>
          <w:lang w:val="nl-BE"/>
        </w:rPr>
        <w:t xml:space="preserve"> van de zwarte kon</w:t>
      </w:r>
      <w:r w:rsidR="00BC17AB" w:rsidRPr="008E0728">
        <w:rPr>
          <w:b/>
          <w:lang w:val="nl-BE"/>
        </w:rPr>
        <w:t>i</w:t>
      </w:r>
      <w:r w:rsidR="00253C7C" w:rsidRPr="008E0728">
        <w:rPr>
          <w:b/>
          <w:lang w:val="nl-BE"/>
        </w:rPr>
        <w:t>ng</w:t>
      </w:r>
      <w:r w:rsidR="00687FA5">
        <w:rPr>
          <w:lang w:val="nl-BE"/>
        </w:rPr>
        <w:t xml:space="preserve"> zeer eig</w:t>
      </w:r>
      <w:r w:rsidR="00593CFF">
        <w:rPr>
          <w:lang w:val="nl-BE"/>
        </w:rPr>
        <w:t>en</w:t>
      </w:r>
      <w:r w:rsidR="009A1421">
        <w:rPr>
          <w:lang w:val="nl-BE"/>
        </w:rPr>
        <w:t>aardig en onaanneme</w:t>
      </w:r>
      <w:r w:rsidR="008E0728">
        <w:rPr>
          <w:lang w:val="nl-BE"/>
        </w:rPr>
        <w:t>-</w:t>
      </w:r>
      <w:r w:rsidR="009A1421">
        <w:rPr>
          <w:lang w:val="nl-BE"/>
        </w:rPr>
        <w:t>lijk</w:t>
      </w:r>
      <w:r w:rsidR="008E0728">
        <w:rPr>
          <w:lang w:val="nl-BE"/>
        </w:rPr>
        <w:t xml:space="preserve"> vin</w:t>
      </w:r>
      <w:r w:rsidR="00FF6CC3">
        <w:rPr>
          <w:lang w:val="nl-BE"/>
        </w:rPr>
        <w:t>den.</w:t>
      </w:r>
      <w:r w:rsidR="009A1421">
        <w:rPr>
          <w:lang w:val="nl-BE"/>
        </w:rPr>
        <w:t xml:space="preserve"> Toch is het correct.</w:t>
      </w:r>
      <w:r w:rsidR="00B6348C">
        <w:rPr>
          <w:lang w:val="nl-BE"/>
        </w:rPr>
        <w:t xml:space="preserve"> </w:t>
      </w:r>
      <w:r w:rsidR="0055590A">
        <w:rPr>
          <w:lang w:val="nl-BE"/>
        </w:rPr>
        <w:t>O</w:t>
      </w:r>
      <w:r w:rsidR="003E7BD9">
        <w:rPr>
          <w:lang w:val="nl-BE"/>
        </w:rPr>
        <w:t xml:space="preserve">mdat, in deze studie, </w:t>
      </w:r>
      <w:r w:rsidR="006B71B2">
        <w:rPr>
          <w:lang w:val="nl-BE"/>
        </w:rPr>
        <w:t xml:space="preserve">het </w:t>
      </w:r>
      <w:r w:rsidR="003A09E8">
        <w:rPr>
          <w:lang w:val="nl-BE"/>
        </w:rPr>
        <w:t xml:space="preserve">juiste </w:t>
      </w:r>
      <w:r w:rsidR="006B71B2">
        <w:rPr>
          <w:lang w:val="nl-BE"/>
        </w:rPr>
        <w:t>verloop van sommige</w:t>
      </w:r>
      <w:r w:rsidR="003E7BD9">
        <w:rPr>
          <w:lang w:val="nl-BE"/>
        </w:rPr>
        <w:t xml:space="preserve"> zetten </w:t>
      </w:r>
      <w:r w:rsidR="00593CFF">
        <w:rPr>
          <w:lang w:val="nl-BE"/>
        </w:rPr>
        <w:t xml:space="preserve"> niet </w:t>
      </w:r>
      <w:r w:rsidR="00FD6695">
        <w:rPr>
          <w:lang w:val="nl-BE"/>
        </w:rPr>
        <w:t>zo makkelijk te vatten</w:t>
      </w:r>
      <w:r w:rsidR="009A2747">
        <w:rPr>
          <w:lang w:val="nl-BE"/>
        </w:rPr>
        <w:t xml:space="preserve"> is</w:t>
      </w:r>
      <w:r w:rsidR="00FD6695">
        <w:rPr>
          <w:lang w:val="nl-BE"/>
        </w:rPr>
        <w:t xml:space="preserve"> voor ons </w:t>
      </w:r>
      <w:r w:rsidR="00BC17AB">
        <w:rPr>
          <w:lang w:val="nl-BE"/>
        </w:rPr>
        <w:t xml:space="preserve">arm </w:t>
      </w:r>
      <w:r w:rsidR="00FD6695">
        <w:rPr>
          <w:lang w:val="nl-BE"/>
        </w:rPr>
        <w:t xml:space="preserve">brein, </w:t>
      </w:r>
      <w:r w:rsidR="00CF72E3">
        <w:rPr>
          <w:lang w:val="nl-BE"/>
        </w:rPr>
        <w:t xml:space="preserve">lijkt </w:t>
      </w:r>
      <w:r w:rsidR="00BC17AB">
        <w:rPr>
          <w:lang w:val="nl-BE"/>
        </w:rPr>
        <w:t>het</w:t>
      </w:r>
      <w:r w:rsidR="0055590A">
        <w:rPr>
          <w:lang w:val="nl-BE"/>
        </w:rPr>
        <w:t xml:space="preserve"> </w:t>
      </w:r>
      <w:r w:rsidR="00C6799C">
        <w:rPr>
          <w:lang w:val="nl-BE"/>
        </w:rPr>
        <w:t xml:space="preserve">geheel </w:t>
      </w:r>
      <w:r w:rsidR="0055590A">
        <w:rPr>
          <w:lang w:val="nl-BE"/>
        </w:rPr>
        <w:t>es</w:t>
      </w:r>
      <w:r w:rsidR="003E7BD9">
        <w:rPr>
          <w:lang w:val="nl-BE"/>
        </w:rPr>
        <w:t>the</w:t>
      </w:r>
      <w:r w:rsidR="009A1421">
        <w:rPr>
          <w:lang w:val="nl-BE"/>
        </w:rPr>
        <w:t>-</w:t>
      </w:r>
      <w:r w:rsidR="003E7BD9">
        <w:rPr>
          <w:lang w:val="nl-BE"/>
        </w:rPr>
        <w:t xml:space="preserve">tisch niet </w:t>
      </w:r>
      <w:r w:rsidR="00D64A04">
        <w:rPr>
          <w:lang w:val="nl-BE"/>
        </w:rPr>
        <w:t>zo</w:t>
      </w:r>
      <w:r w:rsidR="0055590A">
        <w:rPr>
          <w:lang w:val="nl-BE"/>
        </w:rPr>
        <w:t xml:space="preserve"> fraai</w:t>
      </w:r>
      <w:r w:rsidR="00D64A04">
        <w:rPr>
          <w:lang w:val="nl-BE"/>
        </w:rPr>
        <w:t xml:space="preserve"> misschien</w:t>
      </w:r>
      <w:r w:rsidR="0055590A">
        <w:rPr>
          <w:lang w:val="nl-BE"/>
        </w:rPr>
        <w:t>, maar</w:t>
      </w:r>
      <w:r w:rsidR="00BC17AB">
        <w:rPr>
          <w:lang w:val="nl-BE"/>
        </w:rPr>
        <w:t xml:space="preserve"> </w:t>
      </w:r>
      <w:r w:rsidR="00593CFF">
        <w:rPr>
          <w:lang w:val="nl-BE"/>
        </w:rPr>
        <w:t>tech</w:t>
      </w:r>
      <w:r w:rsidR="00BC17AB">
        <w:rPr>
          <w:lang w:val="nl-BE"/>
        </w:rPr>
        <w:t xml:space="preserve">nisch </w:t>
      </w:r>
      <w:r w:rsidR="00D64A04">
        <w:rPr>
          <w:lang w:val="nl-BE"/>
        </w:rPr>
        <w:t>is dit fouloos</w:t>
      </w:r>
      <w:r w:rsidR="009A1421">
        <w:rPr>
          <w:lang w:val="nl-BE"/>
        </w:rPr>
        <w:t xml:space="preserve"> </w:t>
      </w:r>
      <w:r w:rsidR="005F4ED4">
        <w:rPr>
          <w:lang w:val="nl-BE"/>
        </w:rPr>
        <w:t>miniatuur</w:t>
      </w:r>
      <w:r w:rsidR="00D64A04">
        <w:rPr>
          <w:lang w:val="nl-BE"/>
        </w:rPr>
        <w:t>-</w:t>
      </w:r>
      <w:r w:rsidR="005F4ED4">
        <w:rPr>
          <w:lang w:val="nl-BE"/>
        </w:rPr>
        <w:t>tje</w:t>
      </w:r>
      <w:r w:rsidR="00BC17AB">
        <w:rPr>
          <w:lang w:val="nl-BE"/>
        </w:rPr>
        <w:t xml:space="preserve"> een</w:t>
      </w:r>
      <w:r w:rsidR="00D64A04">
        <w:rPr>
          <w:lang w:val="nl-BE"/>
        </w:rPr>
        <w:t xml:space="preserve"> </w:t>
      </w:r>
      <w:r w:rsidR="00BC17AB">
        <w:rPr>
          <w:lang w:val="nl-BE"/>
        </w:rPr>
        <w:t>hoog</w:t>
      </w:r>
      <w:r w:rsidR="00FF6CC3">
        <w:rPr>
          <w:lang w:val="nl-BE"/>
        </w:rPr>
        <w:t>standje</w:t>
      </w:r>
      <w:r w:rsidR="00D64A04">
        <w:rPr>
          <w:lang w:val="nl-BE"/>
        </w:rPr>
        <w:t xml:space="preserve">, </w:t>
      </w:r>
      <w:r w:rsidR="003A09E8">
        <w:rPr>
          <w:lang w:val="nl-BE"/>
        </w:rPr>
        <w:t>vooral</w:t>
      </w:r>
      <w:r w:rsidR="002F069B">
        <w:rPr>
          <w:lang w:val="nl-BE"/>
        </w:rPr>
        <w:t xml:space="preserve"> door zijn lengte:</w:t>
      </w:r>
      <w:r w:rsidR="008257C3">
        <w:rPr>
          <w:lang w:val="nl-BE"/>
        </w:rPr>
        <w:t xml:space="preserve"> 20 zetten diep.</w:t>
      </w:r>
    </w:p>
    <w:p w14:paraId="7F126EEF" w14:textId="77777777" w:rsidR="00B6348C" w:rsidRDefault="00B6348C" w:rsidP="006F3923">
      <w:pPr>
        <w:pStyle w:val="03aText"/>
        <w:rPr>
          <w:lang w:val="nl-BE"/>
        </w:rPr>
      </w:pPr>
    </w:p>
    <w:p w14:paraId="0136C648" w14:textId="77777777" w:rsidR="00B6348C" w:rsidRDefault="009939D0" w:rsidP="006F3923">
      <w:pPr>
        <w:pStyle w:val="03aText"/>
        <w:rPr>
          <w:lang w:val="nl-BE"/>
        </w:rPr>
      </w:pPr>
      <w:r>
        <w:rPr>
          <w:lang w:val="nl-BE"/>
        </w:rPr>
        <w:t xml:space="preserve">Nog een </w:t>
      </w:r>
      <w:r w:rsidR="00E84EF3">
        <w:rPr>
          <w:lang w:val="nl-BE"/>
        </w:rPr>
        <w:t>mini-</w:t>
      </w:r>
      <w:r>
        <w:rPr>
          <w:lang w:val="nl-BE"/>
        </w:rPr>
        <w:t>studie uit 2017:</w:t>
      </w:r>
    </w:p>
    <w:p w14:paraId="2D616A96" w14:textId="77777777" w:rsidR="009939D0" w:rsidRDefault="009939D0" w:rsidP="006F3923">
      <w:pPr>
        <w:pStyle w:val="03aText"/>
        <w:rPr>
          <w:lang w:val="nl-BE"/>
        </w:rPr>
      </w:pPr>
    </w:p>
    <w:p w14:paraId="0D42B957" w14:textId="77777777" w:rsidR="00B6348C" w:rsidRDefault="00B6348C" w:rsidP="006F3923">
      <w:pPr>
        <w:pStyle w:val="03aText"/>
        <w:rPr>
          <w:b/>
          <w:lang w:val="nl-BE"/>
        </w:rPr>
      </w:pPr>
      <w:r w:rsidRPr="008257C3">
        <w:rPr>
          <w:b/>
          <w:lang w:val="nl-BE"/>
        </w:rPr>
        <w:t>Kd3 Le1 Pa4 / Ka8 Ph2 +</w:t>
      </w:r>
    </w:p>
    <w:p w14:paraId="53CCEA1A" w14:textId="77777777" w:rsidR="00E84EF3" w:rsidRPr="008257C3" w:rsidRDefault="00E84EF3" w:rsidP="006F3923">
      <w:pPr>
        <w:pStyle w:val="03aText"/>
        <w:rPr>
          <w:b/>
          <w:lang w:val="nl-BE"/>
        </w:rPr>
      </w:pPr>
    </w:p>
    <w:p w14:paraId="773DBF12" w14:textId="77777777" w:rsidR="008257C3" w:rsidRPr="00E84EF3" w:rsidRDefault="009939D0" w:rsidP="008257C3">
      <w:pPr>
        <w:pStyle w:val="03aText"/>
        <w:jc w:val="left"/>
        <w:rPr>
          <w:i/>
          <w:lang w:val="nl-BE"/>
        </w:rPr>
      </w:pPr>
      <w:r w:rsidRPr="008257C3">
        <w:rPr>
          <w:b/>
          <w:lang w:val="nl-BE"/>
        </w:rPr>
        <w:t>1.Ke4 Pg4</w:t>
      </w:r>
      <w:r w:rsidR="008257C3">
        <w:rPr>
          <w:lang w:val="nl-BE"/>
        </w:rPr>
        <w:t>,</w:t>
      </w:r>
      <w:r>
        <w:rPr>
          <w:lang w:val="nl-BE"/>
        </w:rPr>
        <w:t xml:space="preserve"> enzovoort. </w:t>
      </w:r>
      <w:r>
        <w:rPr>
          <w:i/>
          <w:lang w:val="nl-BE"/>
        </w:rPr>
        <w:t>(Zie z</w:t>
      </w:r>
      <w:r w:rsidR="008257C3">
        <w:rPr>
          <w:i/>
          <w:lang w:val="nl-BE"/>
        </w:rPr>
        <w:t>et</w:t>
      </w:r>
      <w:r w:rsidR="006A10A0">
        <w:rPr>
          <w:i/>
          <w:lang w:val="nl-BE"/>
        </w:rPr>
        <w:t xml:space="preserve"> 3</w:t>
      </w:r>
      <w:r w:rsidR="008257C3">
        <w:rPr>
          <w:i/>
          <w:lang w:val="nl-BE"/>
        </w:rPr>
        <w:t xml:space="preserve"> </w:t>
      </w:r>
      <w:r w:rsidR="00E84EF3" w:rsidRPr="00E84EF3">
        <w:rPr>
          <w:i/>
          <w:lang w:val="nl-BE"/>
        </w:rPr>
        <w:t>)</w:t>
      </w:r>
    </w:p>
    <w:p w14:paraId="16D812F9" w14:textId="77777777" w:rsidR="006F3923" w:rsidRPr="008257C3" w:rsidRDefault="006C7DCB" w:rsidP="006A10A0">
      <w:pPr>
        <w:pStyle w:val="03aText"/>
        <w:jc w:val="center"/>
        <w:rPr>
          <w:lang w:val="nl-BE"/>
        </w:rPr>
      </w:pPr>
      <w:r>
        <w:rPr>
          <w:b/>
          <w:lang w:val="nl-BE"/>
        </w:rPr>
        <w:lastRenderedPageBreak/>
        <w:t xml:space="preserve">- </w:t>
      </w:r>
      <w:r w:rsidR="00CD4FD7">
        <w:rPr>
          <w:b/>
          <w:lang w:val="nl-BE"/>
        </w:rPr>
        <w:t>213</w:t>
      </w:r>
      <w:r>
        <w:rPr>
          <w:b/>
          <w:lang w:val="nl-BE"/>
        </w:rPr>
        <w:t xml:space="preserve"> -</w:t>
      </w:r>
    </w:p>
    <w:p w14:paraId="7A5C90A1" w14:textId="77777777" w:rsidR="006C7DCB" w:rsidRDefault="006C7DCB" w:rsidP="006C7DCB">
      <w:pPr>
        <w:pStyle w:val="03aText"/>
        <w:jc w:val="center"/>
        <w:rPr>
          <w:b/>
          <w:lang w:val="nl-BE"/>
        </w:rPr>
      </w:pPr>
    </w:p>
    <w:p w14:paraId="4C2556D7" w14:textId="77777777" w:rsidR="006C7DCB" w:rsidRDefault="006C7DCB" w:rsidP="006C7DCB">
      <w:pPr>
        <w:pStyle w:val="03aText"/>
        <w:jc w:val="center"/>
        <w:rPr>
          <w:lang w:val="nl-BE"/>
        </w:rPr>
      </w:pPr>
      <w:r w:rsidRPr="006C7DCB">
        <w:rPr>
          <w:i/>
          <w:lang w:val="nl-BE"/>
        </w:rPr>
        <w:t>Origineel</w:t>
      </w:r>
      <w:r>
        <w:rPr>
          <w:i/>
          <w:lang w:val="nl-BE"/>
        </w:rPr>
        <w:t xml:space="preserve">, </w:t>
      </w:r>
      <w:r>
        <w:rPr>
          <w:lang w:val="nl-BE"/>
        </w:rPr>
        <w:t>2013</w:t>
      </w:r>
    </w:p>
    <w:p w14:paraId="4F8154BD" w14:textId="77777777" w:rsidR="00AA7F8B" w:rsidRPr="00AA7F8B" w:rsidRDefault="00AA7F8B" w:rsidP="006C7DCB">
      <w:pPr>
        <w:pStyle w:val="03aText"/>
        <w:jc w:val="center"/>
        <w:rPr>
          <w:lang w:val="nl-BE"/>
        </w:rPr>
      </w:pPr>
      <w:r>
        <w:rPr>
          <w:lang w:val="nl-BE"/>
        </w:rPr>
        <w:t xml:space="preserve">Correctie </w:t>
      </w:r>
      <w:r>
        <w:rPr>
          <w:i/>
          <w:lang w:val="nl-BE"/>
        </w:rPr>
        <w:t xml:space="preserve">EG, </w:t>
      </w:r>
      <w:r>
        <w:rPr>
          <w:lang w:val="nl-BE"/>
        </w:rPr>
        <w:t>2014</w:t>
      </w:r>
    </w:p>
    <w:p w14:paraId="2F9CC04F" w14:textId="77777777" w:rsidR="008C25C8" w:rsidRPr="006C7DCB" w:rsidRDefault="008C25C8" w:rsidP="006C7DCB">
      <w:pPr>
        <w:pStyle w:val="03aText"/>
        <w:jc w:val="center"/>
        <w:rPr>
          <w:lang w:val="nl-BE"/>
        </w:rPr>
      </w:pPr>
    </w:p>
    <w:p w14:paraId="2B8A74E3" w14:textId="77777777" w:rsidR="006C7DCB" w:rsidRDefault="008C25C8" w:rsidP="006C7DCB">
      <w:pPr>
        <w:pStyle w:val="03aText"/>
        <w:jc w:val="center"/>
        <w:rPr>
          <w:b/>
          <w:lang w:val="nl-BE"/>
        </w:rPr>
      </w:pPr>
      <w:r>
        <w:object w:dxaOrig="4700" w:dyaOrig="4715" w14:anchorId="039B510D">
          <v:shape id="_x0000_i1227" type="#_x0000_t75" style="width:154.5pt;height:155.1pt" o:ole="">
            <v:imagedata r:id="rId426" o:title=""/>
          </v:shape>
          <o:OLEObject Type="Embed" ProgID="CorelDRAW.Graphic.12" ShapeID="_x0000_i1227" DrawAspect="Content" ObjectID="_1587467620" r:id="rId427"/>
        </w:object>
      </w:r>
    </w:p>
    <w:p w14:paraId="79B2E84D" w14:textId="77777777" w:rsidR="006F3923" w:rsidRDefault="006F3923" w:rsidP="006F3923">
      <w:pPr>
        <w:pStyle w:val="03aText"/>
        <w:rPr>
          <w:lang w:val="nl-BE"/>
        </w:rPr>
      </w:pPr>
    </w:p>
    <w:p w14:paraId="5F86C8E2" w14:textId="77777777" w:rsidR="006F3923" w:rsidRPr="00E526A7" w:rsidRDefault="006C7DCB" w:rsidP="006C7DCB">
      <w:pPr>
        <w:pStyle w:val="03aText"/>
      </w:pPr>
      <w:r w:rsidRPr="00E526A7">
        <w:rPr>
          <w:b/>
          <w:sz w:val="24"/>
          <w:szCs w:val="24"/>
        </w:rPr>
        <w:t xml:space="preserve">+         </w:t>
      </w:r>
      <w:r w:rsidRPr="00E526A7">
        <w:rPr>
          <w:b/>
        </w:rPr>
        <w:t xml:space="preserve">                   </w:t>
      </w:r>
      <w:r w:rsidRPr="00E526A7">
        <w:t>4010.02</w:t>
      </w:r>
      <w:r w:rsidR="009C143D" w:rsidRPr="00E526A7">
        <w:t xml:space="preserve"> </w:t>
      </w:r>
      <w:r w:rsidRPr="00E526A7">
        <w:t>b4a2</w:t>
      </w:r>
      <w:r w:rsidR="006F3923" w:rsidRPr="00E526A7">
        <w:rPr>
          <w:b/>
          <w:sz w:val="24"/>
          <w:szCs w:val="24"/>
        </w:rPr>
        <w:t xml:space="preserve">      </w:t>
      </w:r>
      <w:r w:rsidR="006F3923" w:rsidRPr="00E526A7">
        <w:t xml:space="preserve">  </w:t>
      </w:r>
      <w:r w:rsidRPr="00E526A7">
        <w:t xml:space="preserve">                  </w:t>
      </w:r>
      <w:r w:rsidR="006F3923" w:rsidRPr="00E526A7">
        <w:rPr>
          <w:b/>
          <w:sz w:val="24"/>
          <w:szCs w:val="24"/>
        </w:rPr>
        <w:t xml:space="preserve">         </w:t>
      </w:r>
    </w:p>
    <w:p w14:paraId="50D56A21" w14:textId="77777777" w:rsidR="006F3923" w:rsidRPr="00E526A7" w:rsidRDefault="006F3923" w:rsidP="006F3923">
      <w:pPr>
        <w:pStyle w:val="03aText"/>
      </w:pPr>
    </w:p>
    <w:p w14:paraId="265560A3" w14:textId="77777777" w:rsidR="006F3923" w:rsidRPr="00E526A7" w:rsidRDefault="006F3923" w:rsidP="006F3923">
      <w:pPr>
        <w:pStyle w:val="03aText"/>
        <w:rPr>
          <w:b/>
        </w:rPr>
      </w:pPr>
      <w:r w:rsidRPr="00E526A7">
        <w:rPr>
          <w:b/>
        </w:rPr>
        <w:tab/>
        <w:t>1.Lb3+</w:t>
      </w:r>
    </w:p>
    <w:p w14:paraId="34690F3A" w14:textId="77777777" w:rsidR="006F3923" w:rsidRPr="00E526A7" w:rsidRDefault="006F3923" w:rsidP="006F3923">
      <w:pPr>
        <w:pStyle w:val="03aText"/>
      </w:pPr>
      <w:r w:rsidRPr="00E526A7">
        <w:t>1.Dxe2+</w:t>
      </w:r>
      <w:r w:rsidR="000169F3" w:rsidRPr="00E526A7">
        <w:t xml:space="preserve">? </w:t>
      </w:r>
      <w:r w:rsidR="00564820" w:rsidRPr="00E526A7">
        <w:t>1</w:t>
      </w:r>
      <w:r w:rsidRPr="00E526A7">
        <w:t>…Ka1</w:t>
      </w:r>
      <w:r w:rsidR="00564820" w:rsidRPr="00E526A7">
        <w:t>,</w:t>
      </w:r>
      <w:r w:rsidRPr="00E526A7">
        <w:t xml:space="preserve"> </w:t>
      </w:r>
      <w:r w:rsidR="000169F3" w:rsidRPr="00E526A7">
        <w:t>is</w:t>
      </w:r>
      <w:r w:rsidRPr="00E526A7">
        <w:t xml:space="preserve"> remise.</w:t>
      </w:r>
    </w:p>
    <w:p w14:paraId="3D79FEE2" w14:textId="77777777" w:rsidR="006F3923" w:rsidRDefault="006F3923" w:rsidP="006F3923">
      <w:pPr>
        <w:pStyle w:val="03aText"/>
        <w:rPr>
          <w:b/>
          <w:lang w:val="nl-BE"/>
        </w:rPr>
      </w:pPr>
      <w:r w:rsidRPr="00E526A7">
        <w:tab/>
      </w:r>
      <w:r>
        <w:rPr>
          <w:b/>
          <w:lang w:val="nl-BE"/>
        </w:rPr>
        <w:t>1…</w:t>
      </w:r>
      <w:r>
        <w:rPr>
          <w:b/>
          <w:lang w:val="nl-BE"/>
        </w:rPr>
        <w:tab/>
      </w:r>
      <w:r>
        <w:rPr>
          <w:b/>
          <w:lang w:val="nl-BE"/>
        </w:rPr>
        <w:tab/>
        <w:t>Kb1</w:t>
      </w:r>
    </w:p>
    <w:p w14:paraId="0C3403A3" w14:textId="77777777" w:rsidR="00BC79D3" w:rsidRPr="00BC79D3" w:rsidRDefault="00BC79D3" w:rsidP="006F3923">
      <w:pPr>
        <w:pStyle w:val="03aText"/>
        <w:rPr>
          <w:lang w:val="nl-BE"/>
        </w:rPr>
      </w:pPr>
      <w:r>
        <w:rPr>
          <w:lang w:val="nl-BE"/>
        </w:rPr>
        <w:t>Ka1? 2.Da7+ Da3 3.Dxa3 Kb1 4.Da2+ Kc1 5.Dc2+ en mat.</w:t>
      </w:r>
    </w:p>
    <w:p w14:paraId="427C4E65" w14:textId="77777777" w:rsidR="00564820" w:rsidRDefault="00564820" w:rsidP="006F3923">
      <w:pPr>
        <w:pStyle w:val="03aText"/>
        <w:rPr>
          <w:b/>
          <w:lang w:val="nl-BE"/>
        </w:rPr>
      </w:pPr>
      <w:r>
        <w:rPr>
          <w:b/>
          <w:lang w:val="nl-BE"/>
        </w:rPr>
        <w:tab/>
      </w:r>
      <w:r w:rsidR="00C61887">
        <w:rPr>
          <w:b/>
          <w:lang w:val="nl-BE"/>
        </w:rPr>
        <w:t>2</w:t>
      </w:r>
      <w:r>
        <w:rPr>
          <w:b/>
          <w:lang w:val="nl-BE"/>
        </w:rPr>
        <w:t>.Df5+</w:t>
      </w:r>
      <w:r>
        <w:rPr>
          <w:b/>
          <w:lang w:val="nl-BE"/>
        </w:rPr>
        <w:tab/>
      </w:r>
      <w:r>
        <w:rPr>
          <w:b/>
          <w:lang w:val="nl-BE"/>
        </w:rPr>
        <w:tab/>
        <w:t>Kb2</w:t>
      </w:r>
    </w:p>
    <w:p w14:paraId="35D84BCA" w14:textId="77777777" w:rsidR="00564820" w:rsidRDefault="00C61887" w:rsidP="006F3923">
      <w:pPr>
        <w:pStyle w:val="03aText"/>
        <w:rPr>
          <w:b/>
          <w:lang w:val="nl-BE"/>
        </w:rPr>
      </w:pPr>
      <w:r>
        <w:rPr>
          <w:b/>
          <w:lang w:val="nl-BE"/>
        </w:rPr>
        <w:tab/>
        <w:t>3</w:t>
      </w:r>
      <w:r w:rsidR="00564820">
        <w:rPr>
          <w:b/>
          <w:lang w:val="nl-BE"/>
        </w:rPr>
        <w:t>.De5+</w:t>
      </w:r>
      <w:r w:rsidR="00564820">
        <w:rPr>
          <w:b/>
          <w:lang w:val="nl-BE"/>
        </w:rPr>
        <w:tab/>
      </w:r>
      <w:r w:rsidR="00564820">
        <w:rPr>
          <w:b/>
          <w:lang w:val="nl-BE"/>
        </w:rPr>
        <w:tab/>
        <w:t>Kb1</w:t>
      </w:r>
    </w:p>
    <w:p w14:paraId="45E048B8" w14:textId="77777777" w:rsidR="00564820" w:rsidRDefault="00C61887" w:rsidP="006F3923">
      <w:pPr>
        <w:pStyle w:val="03aText"/>
        <w:rPr>
          <w:b/>
          <w:lang w:val="nl-BE"/>
        </w:rPr>
      </w:pPr>
      <w:r>
        <w:rPr>
          <w:b/>
          <w:lang w:val="nl-BE"/>
        </w:rPr>
        <w:tab/>
        <w:t>4</w:t>
      </w:r>
      <w:r w:rsidR="00564820">
        <w:rPr>
          <w:b/>
          <w:lang w:val="nl-BE"/>
        </w:rPr>
        <w:t>.De4+</w:t>
      </w:r>
      <w:r w:rsidR="00564820">
        <w:rPr>
          <w:b/>
          <w:lang w:val="nl-BE"/>
        </w:rPr>
        <w:tab/>
      </w:r>
      <w:r w:rsidR="00564820">
        <w:rPr>
          <w:b/>
          <w:lang w:val="nl-BE"/>
        </w:rPr>
        <w:tab/>
        <w:t>Ka1</w:t>
      </w:r>
    </w:p>
    <w:p w14:paraId="4852877F" w14:textId="77777777" w:rsidR="00BC79D3" w:rsidRPr="00BC79D3" w:rsidRDefault="00BC79D3" w:rsidP="006F3923">
      <w:pPr>
        <w:pStyle w:val="03aText"/>
        <w:rPr>
          <w:lang w:val="nl-BE"/>
        </w:rPr>
      </w:pPr>
      <w:r>
        <w:rPr>
          <w:lang w:val="nl-BE"/>
        </w:rPr>
        <w:t>4… Kb2? 5.Dxe2+ Dd2 6.Dxd2+ Kb1 7.Da2+ Kc1 8.Dc2+ en mat.</w:t>
      </w:r>
    </w:p>
    <w:p w14:paraId="2124E602" w14:textId="77777777" w:rsidR="00564820" w:rsidRDefault="00C61887" w:rsidP="006F3923">
      <w:pPr>
        <w:pStyle w:val="03aText"/>
        <w:rPr>
          <w:b/>
          <w:lang w:val="nl-BE"/>
        </w:rPr>
      </w:pPr>
      <w:r>
        <w:rPr>
          <w:b/>
          <w:lang w:val="nl-BE"/>
        </w:rPr>
        <w:tab/>
        <w:t>5</w:t>
      </w:r>
      <w:r w:rsidR="00564820">
        <w:rPr>
          <w:b/>
          <w:lang w:val="nl-BE"/>
        </w:rPr>
        <w:t>.Dd4+</w:t>
      </w:r>
    </w:p>
    <w:p w14:paraId="1F98B086" w14:textId="77777777" w:rsidR="007D6F0E" w:rsidRDefault="00C61887" w:rsidP="006F3923">
      <w:pPr>
        <w:pStyle w:val="03aText"/>
        <w:rPr>
          <w:lang w:val="nl-BE"/>
        </w:rPr>
      </w:pPr>
      <w:r>
        <w:rPr>
          <w:lang w:val="nl-BE"/>
        </w:rPr>
        <w:t>Weerom niet 5</w:t>
      </w:r>
      <w:r w:rsidR="00564820">
        <w:rPr>
          <w:lang w:val="nl-BE"/>
        </w:rPr>
        <w:t>.Dxe2</w:t>
      </w:r>
      <w:r w:rsidR="007D6F0E">
        <w:rPr>
          <w:lang w:val="nl-BE"/>
        </w:rPr>
        <w:t>?</w:t>
      </w:r>
      <w:r w:rsidR="00720627">
        <w:rPr>
          <w:lang w:val="nl-BE"/>
        </w:rPr>
        <w:t>,</w:t>
      </w:r>
      <w:r w:rsidR="007D6F0E">
        <w:rPr>
          <w:lang w:val="nl-BE"/>
        </w:rPr>
        <w:t xml:space="preserve"> want dan komt de zwarte </w:t>
      </w:r>
      <w:r w:rsidR="00907C4C">
        <w:rPr>
          <w:lang w:val="nl-BE"/>
        </w:rPr>
        <w:t>dame</w:t>
      </w:r>
      <w:r>
        <w:rPr>
          <w:lang w:val="nl-BE"/>
        </w:rPr>
        <w:t xml:space="preserve"> in actie</w:t>
      </w:r>
      <w:r w:rsidR="00534990">
        <w:rPr>
          <w:lang w:val="nl-BE"/>
        </w:rPr>
        <w:t>.</w:t>
      </w:r>
      <w:r w:rsidR="007D6F0E">
        <w:rPr>
          <w:lang w:val="nl-BE"/>
        </w:rPr>
        <w:t>.</w:t>
      </w:r>
    </w:p>
    <w:p w14:paraId="3FB8B755" w14:textId="77777777" w:rsidR="00C61887" w:rsidRDefault="00656122" w:rsidP="00C61887">
      <w:pPr>
        <w:pStyle w:val="03aText"/>
        <w:ind w:firstLine="708"/>
        <w:rPr>
          <w:b/>
          <w:lang w:val="nl-BE"/>
        </w:rPr>
      </w:pPr>
      <w:r>
        <w:rPr>
          <w:b/>
          <w:lang w:val="nl-BE"/>
        </w:rPr>
        <w:t>5</w:t>
      </w:r>
      <w:r w:rsidR="00C61887">
        <w:rPr>
          <w:b/>
          <w:lang w:val="nl-BE"/>
        </w:rPr>
        <w:t>…</w:t>
      </w:r>
      <w:r w:rsidR="00C61887">
        <w:rPr>
          <w:b/>
          <w:lang w:val="nl-BE"/>
        </w:rPr>
        <w:tab/>
      </w:r>
      <w:r w:rsidR="00C61887">
        <w:rPr>
          <w:b/>
          <w:lang w:val="nl-BE"/>
        </w:rPr>
        <w:tab/>
        <w:t xml:space="preserve">Db2 </w:t>
      </w:r>
    </w:p>
    <w:p w14:paraId="2C5E09A1" w14:textId="77777777" w:rsidR="00656122" w:rsidRDefault="00656122" w:rsidP="00656122">
      <w:pPr>
        <w:pStyle w:val="03aText"/>
        <w:ind w:firstLine="708"/>
        <w:rPr>
          <w:b/>
          <w:lang w:val="nl-BE"/>
        </w:rPr>
      </w:pPr>
      <w:r>
        <w:rPr>
          <w:b/>
          <w:lang w:val="nl-BE"/>
        </w:rPr>
        <w:t>6</w:t>
      </w:r>
      <w:r w:rsidR="00C61887">
        <w:rPr>
          <w:b/>
          <w:lang w:val="nl-BE"/>
        </w:rPr>
        <w:t>.</w:t>
      </w:r>
      <w:r w:rsidR="007D6F0E">
        <w:rPr>
          <w:b/>
          <w:lang w:val="nl-BE"/>
        </w:rPr>
        <w:t>Dg1+</w:t>
      </w:r>
      <w:r w:rsidR="007D6F0E">
        <w:rPr>
          <w:b/>
          <w:lang w:val="nl-BE"/>
        </w:rPr>
        <w:tab/>
      </w:r>
      <w:r w:rsidR="007D6F0E">
        <w:rPr>
          <w:b/>
          <w:lang w:val="nl-BE"/>
        </w:rPr>
        <w:tab/>
        <w:t>e1D</w:t>
      </w:r>
      <w:r w:rsidR="00534990">
        <w:rPr>
          <w:b/>
          <w:lang w:val="nl-BE"/>
        </w:rPr>
        <w:t>+</w:t>
      </w:r>
    </w:p>
    <w:p w14:paraId="2EA41F7C" w14:textId="77777777" w:rsidR="007D6F0E" w:rsidRDefault="00656122" w:rsidP="00656122">
      <w:pPr>
        <w:pStyle w:val="03aText"/>
        <w:ind w:firstLine="708"/>
        <w:rPr>
          <w:b/>
          <w:lang w:val="nl-BE"/>
        </w:rPr>
      </w:pPr>
      <w:r>
        <w:rPr>
          <w:b/>
          <w:lang w:val="nl-BE"/>
        </w:rPr>
        <w:t>7.</w:t>
      </w:r>
      <w:r w:rsidR="00B953B9">
        <w:rPr>
          <w:b/>
          <w:lang w:val="nl-BE"/>
        </w:rPr>
        <w:t>Dxe1</w:t>
      </w:r>
      <w:r w:rsidR="007D6F0E">
        <w:rPr>
          <w:b/>
          <w:lang w:val="nl-BE"/>
        </w:rPr>
        <w:t>+</w:t>
      </w:r>
      <w:r w:rsidR="007D6F0E">
        <w:rPr>
          <w:b/>
          <w:lang w:val="nl-BE"/>
        </w:rPr>
        <w:tab/>
        <w:t>Db1</w:t>
      </w:r>
    </w:p>
    <w:p w14:paraId="6958A226" w14:textId="77777777" w:rsidR="007D6F0E" w:rsidRDefault="00977215" w:rsidP="006F3923">
      <w:pPr>
        <w:pStyle w:val="03aText"/>
        <w:rPr>
          <w:b/>
          <w:lang w:val="nl-BE"/>
        </w:rPr>
      </w:pPr>
      <w:r>
        <w:rPr>
          <w:b/>
          <w:lang w:val="nl-BE"/>
        </w:rPr>
        <w:t xml:space="preserve"> </w:t>
      </w:r>
      <w:r>
        <w:rPr>
          <w:b/>
          <w:lang w:val="nl-BE"/>
        </w:rPr>
        <w:tab/>
      </w:r>
      <w:r w:rsidR="00656122">
        <w:rPr>
          <w:b/>
          <w:lang w:val="nl-BE"/>
        </w:rPr>
        <w:t>8</w:t>
      </w:r>
      <w:r w:rsidR="007D6F0E">
        <w:rPr>
          <w:b/>
          <w:lang w:val="nl-BE"/>
        </w:rPr>
        <w:t>.De5+</w:t>
      </w:r>
      <w:r w:rsidR="007D6F0E">
        <w:rPr>
          <w:b/>
          <w:lang w:val="nl-BE"/>
        </w:rPr>
        <w:tab/>
      </w:r>
      <w:r w:rsidR="007D6F0E">
        <w:rPr>
          <w:b/>
          <w:lang w:val="nl-BE"/>
        </w:rPr>
        <w:tab/>
        <w:t>Db2</w:t>
      </w:r>
    </w:p>
    <w:p w14:paraId="08517E4D" w14:textId="77777777" w:rsidR="00592C7E" w:rsidRDefault="00F03416" w:rsidP="00592C7E">
      <w:pPr>
        <w:pStyle w:val="03aText"/>
        <w:rPr>
          <w:b/>
        </w:rPr>
      </w:pPr>
      <w:r>
        <w:rPr>
          <w:b/>
          <w:lang w:val="nl-BE"/>
        </w:rPr>
        <w:tab/>
      </w:r>
      <w:r w:rsidRPr="001513C2">
        <w:rPr>
          <w:b/>
        </w:rPr>
        <w:t>9.Da5+</w:t>
      </w:r>
      <w:r w:rsidRPr="001513C2">
        <w:rPr>
          <w:b/>
        </w:rPr>
        <w:tab/>
      </w:r>
      <w:r w:rsidRPr="001513C2">
        <w:rPr>
          <w:b/>
        </w:rPr>
        <w:tab/>
        <w:t>Kb1</w:t>
      </w:r>
      <w:r w:rsidR="00592C7E">
        <w:rPr>
          <w:b/>
        </w:rPr>
        <w:t xml:space="preserve">         </w:t>
      </w:r>
    </w:p>
    <w:p w14:paraId="3966F211" w14:textId="77777777" w:rsidR="005D2E84" w:rsidRPr="001513C2" w:rsidRDefault="000169F3" w:rsidP="000169F3">
      <w:pPr>
        <w:pStyle w:val="03aText"/>
        <w:rPr>
          <w:b/>
        </w:rPr>
      </w:pPr>
      <w:r>
        <w:rPr>
          <w:b/>
        </w:rPr>
        <w:t xml:space="preserve">           </w:t>
      </w:r>
      <w:r w:rsidR="005D2E84" w:rsidRPr="001513C2">
        <w:rPr>
          <w:b/>
        </w:rPr>
        <w:t>10.Df5+</w:t>
      </w:r>
    </w:p>
    <w:p w14:paraId="3D614274" w14:textId="77777777" w:rsidR="005D2E84" w:rsidRDefault="005D2E84" w:rsidP="007537CB">
      <w:pPr>
        <w:pStyle w:val="03aText"/>
        <w:rPr>
          <w:b/>
          <w:i/>
        </w:rPr>
      </w:pPr>
    </w:p>
    <w:p w14:paraId="573F3288" w14:textId="77777777" w:rsidR="000169F3" w:rsidRDefault="000169F3" w:rsidP="007537CB">
      <w:pPr>
        <w:pStyle w:val="03aText"/>
        <w:rPr>
          <w:b/>
          <w:i/>
        </w:rPr>
      </w:pPr>
    </w:p>
    <w:p w14:paraId="2E8275CE" w14:textId="77777777" w:rsidR="000169F3" w:rsidRDefault="000169F3" w:rsidP="007537CB">
      <w:pPr>
        <w:pStyle w:val="03aText"/>
        <w:rPr>
          <w:b/>
          <w:i/>
        </w:rPr>
      </w:pPr>
    </w:p>
    <w:p w14:paraId="5DEE36FA" w14:textId="77777777" w:rsidR="000169F3" w:rsidRDefault="000169F3" w:rsidP="007537CB">
      <w:pPr>
        <w:pStyle w:val="03aText"/>
        <w:rPr>
          <w:b/>
          <w:i/>
        </w:rPr>
      </w:pPr>
    </w:p>
    <w:p w14:paraId="16BFF82E" w14:textId="77777777" w:rsidR="000169F3" w:rsidRPr="001513C2" w:rsidRDefault="000169F3" w:rsidP="007537CB">
      <w:pPr>
        <w:pStyle w:val="03aText"/>
        <w:rPr>
          <w:b/>
          <w:i/>
        </w:rPr>
      </w:pPr>
    </w:p>
    <w:p w14:paraId="5DA0AAA4" w14:textId="77777777" w:rsidR="00720627" w:rsidRPr="001513C2" w:rsidRDefault="005D2E84" w:rsidP="007537CB">
      <w:pPr>
        <w:pStyle w:val="03aText"/>
        <w:rPr>
          <w:b/>
        </w:rPr>
      </w:pPr>
      <w:r w:rsidRPr="001513C2">
        <w:rPr>
          <w:b/>
          <w:i/>
        </w:rPr>
        <w:t>Variant A</w:t>
      </w:r>
    </w:p>
    <w:p w14:paraId="77BF3CAD" w14:textId="77777777" w:rsidR="005D2E84" w:rsidRDefault="005D2E84" w:rsidP="007537CB">
      <w:pPr>
        <w:pStyle w:val="03aText"/>
        <w:rPr>
          <w:b/>
          <w:lang w:val="nl-BE"/>
        </w:rPr>
      </w:pPr>
      <w:r w:rsidRPr="001513C2">
        <w:rPr>
          <w:b/>
        </w:rPr>
        <w:tab/>
        <w:t>10…</w:t>
      </w:r>
      <w:r w:rsidRPr="001513C2">
        <w:rPr>
          <w:b/>
        </w:rPr>
        <w:tab/>
      </w:r>
      <w:r w:rsidRPr="001513C2">
        <w:rPr>
          <w:b/>
        </w:rPr>
        <w:tab/>
      </w:r>
      <w:r>
        <w:rPr>
          <w:b/>
          <w:lang w:val="nl-BE"/>
        </w:rPr>
        <w:t>Ka1</w:t>
      </w:r>
    </w:p>
    <w:p w14:paraId="7E87B6A6" w14:textId="77777777" w:rsidR="005D2E84" w:rsidRDefault="005D2E84" w:rsidP="007537CB">
      <w:pPr>
        <w:pStyle w:val="03aText"/>
        <w:rPr>
          <w:b/>
          <w:lang w:val="nl-BE"/>
        </w:rPr>
      </w:pPr>
      <w:r>
        <w:rPr>
          <w:b/>
          <w:lang w:val="nl-BE"/>
        </w:rPr>
        <w:tab/>
        <w:t>11.Df1+</w:t>
      </w:r>
      <w:r>
        <w:rPr>
          <w:b/>
          <w:lang w:val="nl-BE"/>
        </w:rPr>
        <w:tab/>
        <w:t>Db1</w:t>
      </w:r>
    </w:p>
    <w:p w14:paraId="3776FD9C" w14:textId="77777777" w:rsidR="005D2E84" w:rsidRDefault="005D2E84" w:rsidP="007537CB">
      <w:pPr>
        <w:pStyle w:val="03aText"/>
        <w:rPr>
          <w:b/>
          <w:lang w:val="nl-BE"/>
        </w:rPr>
      </w:pPr>
      <w:r>
        <w:rPr>
          <w:b/>
          <w:lang w:val="nl-BE"/>
        </w:rPr>
        <w:tab/>
        <w:t>12.Da6+</w:t>
      </w:r>
      <w:r>
        <w:rPr>
          <w:b/>
          <w:lang w:val="nl-BE"/>
        </w:rPr>
        <w:tab/>
        <w:t>Da2(Kb2)</w:t>
      </w:r>
    </w:p>
    <w:p w14:paraId="6AEC1486" w14:textId="77777777" w:rsidR="005D2E84" w:rsidRDefault="00064CAD" w:rsidP="007537CB">
      <w:pPr>
        <w:pStyle w:val="03aText"/>
        <w:rPr>
          <w:b/>
          <w:lang w:val="nl-BE"/>
        </w:rPr>
      </w:pPr>
      <w:r>
        <w:rPr>
          <w:b/>
          <w:lang w:val="nl-BE"/>
        </w:rPr>
        <w:tab/>
        <w:t>13.Dxa2+(D</w:t>
      </w:r>
      <w:r w:rsidR="005D2E84">
        <w:rPr>
          <w:b/>
          <w:lang w:val="nl-BE"/>
        </w:rPr>
        <w:t>a3+)</w:t>
      </w:r>
    </w:p>
    <w:p w14:paraId="7DDC4420" w14:textId="77777777" w:rsidR="00064CAD" w:rsidRPr="00064CAD" w:rsidRDefault="00064CAD" w:rsidP="007537CB">
      <w:pPr>
        <w:pStyle w:val="03aText"/>
        <w:rPr>
          <w:lang w:val="nl-BE"/>
        </w:rPr>
      </w:pPr>
      <w:r>
        <w:rPr>
          <w:lang w:val="nl-BE"/>
        </w:rPr>
        <w:t>En mat.</w:t>
      </w:r>
    </w:p>
    <w:p w14:paraId="062E6BC0" w14:textId="77777777" w:rsidR="005D2E84" w:rsidRDefault="005D2E84" w:rsidP="007537CB">
      <w:pPr>
        <w:pStyle w:val="03aText"/>
        <w:rPr>
          <w:b/>
          <w:lang w:val="nl-BE"/>
        </w:rPr>
      </w:pPr>
    </w:p>
    <w:p w14:paraId="3DE85C6C" w14:textId="77777777" w:rsidR="005D2E84" w:rsidRDefault="005D2E84" w:rsidP="007537CB">
      <w:pPr>
        <w:pStyle w:val="03aText"/>
        <w:rPr>
          <w:b/>
          <w:lang w:val="nl-BE"/>
        </w:rPr>
      </w:pPr>
      <w:r>
        <w:rPr>
          <w:b/>
          <w:lang w:val="nl-BE"/>
        </w:rPr>
        <w:t>Variant B</w:t>
      </w:r>
    </w:p>
    <w:p w14:paraId="162E7381" w14:textId="77777777" w:rsidR="005D2E84" w:rsidRDefault="005D2E84" w:rsidP="007537CB">
      <w:pPr>
        <w:pStyle w:val="03aText"/>
        <w:rPr>
          <w:b/>
          <w:lang w:val="nl-BE"/>
        </w:rPr>
      </w:pPr>
      <w:r>
        <w:rPr>
          <w:b/>
          <w:lang w:val="nl-BE"/>
        </w:rPr>
        <w:tab/>
        <w:t>10…</w:t>
      </w:r>
      <w:r>
        <w:rPr>
          <w:b/>
          <w:lang w:val="nl-BE"/>
        </w:rPr>
        <w:tab/>
      </w:r>
      <w:r>
        <w:rPr>
          <w:b/>
          <w:lang w:val="nl-BE"/>
        </w:rPr>
        <w:tab/>
        <w:t>Kc1</w:t>
      </w:r>
    </w:p>
    <w:p w14:paraId="0F11CE4B" w14:textId="77777777" w:rsidR="005D2E84" w:rsidRDefault="005D2E84" w:rsidP="007537CB">
      <w:pPr>
        <w:pStyle w:val="03aText"/>
        <w:rPr>
          <w:b/>
          <w:lang w:val="nl-BE"/>
        </w:rPr>
      </w:pPr>
      <w:r>
        <w:rPr>
          <w:b/>
          <w:lang w:val="nl-BE"/>
        </w:rPr>
        <w:tab/>
        <w:t>11.Df1+</w:t>
      </w:r>
      <w:r>
        <w:rPr>
          <w:b/>
          <w:lang w:val="nl-BE"/>
        </w:rPr>
        <w:tab/>
        <w:t>Kd2</w:t>
      </w:r>
    </w:p>
    <w:p w14:paraId="3923D017" w14:textId="77777777" w:rsidR="005D2E84" w:rsidRDefault="005D2E84" w:rsidP="007537CB">
      <w:pPr>
        <w:pStyle w:val="03aText"/>
        <w:rPr>
          <w:b/>
          <w:lang w:val="nl-BE"/>
        </w:rPr>
      </w:pPr>
      <w:r>
        <w:rPr>
          <w:b/>
          <w:lang w:val="nl-BE"/>
        </w:rPr>
        <w:tab/>
        <w:t>12.Df2+</w:t>
      </w:r>
      <w:r>
        <w:rPr>
          <w:b/>
          <w:lang w:val="nl-BE"/>
        </w:rPr>
        <w:tab/>
        <w:t>Kc1</w:t>
      </w:r>
    </w:p>
    <w:p w14:paraId="2DF2C8B7" w14:textId="77777777" w:rsidR="005D2E84" w:rsidRPr="001513C2" w:rsidRDefault="005D2E84" w:rsidP="007537CB">
      <w:pPr>
        <w:pStyle w:val="03aText"/>
        <w:rPr>
          <w:b/>
          <w:lang w:val="nl-BE"/>
        </w:rPr>
      </w:pPr>
      <w:r>
        <w:rPr>
          <w:b/>
          <w:lang w:val="nl-BE"/>
        </w:rPr>
        <w:tab/>
      </w:r>
      <w:r w:rsidRPr="001513C2">
        <w:rPr>
          <w:b/>
          <w:lang w:val="nl-BE"/>
        </w:rPr>
        <w:t xml:space="preserve">13.De1+ </w:t>
      </w:r>
    </w:p>
    <w:p w14:paraId="560ADD76" w14:textId="77777777" w:rsidR="00064CAD" w:rsidRPr="00064CAD" w:rsidRDefault="00064CAD" w:rsidP="007537CB">
      <w:pPr>
        <w:pStyle w:val="03aText"/>
        <w:rPr>
          <w:lang w:val="en-GB"/>
        </w:rPr>
      </w:pPr>
      <w:r>
        <w:rPr>
          <w:lang w:val="en-GB"/>
        </w:rPr>
        <w:t>En ook mat.</w:t>
      </w:r>
    </w:p>
    <w:p w14:paraId="79DECE8E" w14:textId="77777777" w:rsidR="005D2E84" w:rsidRPr="005D2E84" w:rsidRDefault="005D2E84" w:rsidP="007537CB">
      <w:pPr>
        <w:pStyle w:val="03aText"/>
        <w:rPr>
          <w:b/>
          <w:lang w:val="en-GB"/>
        </w:rPr>
      </w:pPr>
    </w:p>
    <w:p w14:paraId="73A723DB" w14:textId="77777777" w:rsidR="006F3923" w:rsidRPr="005D2E84" w:rsidRDefault="00307DD3" w:rsidP="006F3923">
      <w:pPr>
        <w:pStyle w:val="03aText"/>
        <w:rPr>
          <w:i/>
          <w:lang w:val="en-GB"/>
        </w:rPr>
      </w:pPr>
      <w:r w:rsidRPr="00F03416">
        <w:rPr>
          <w:lang w:val="en-GB"/>
        </w:rPr>
        <w:t xml:space="preserve">Het commentaar van Ed van de Gevel: “…a little mechanism whe-re White </w:t>
      </w:r>
      <w:r w:rsidRPr="00650016">
        <w:rPr>
          <w:lang w:val="en-GB"/>
        </w:rPr>
        <w:t>needs 13 co</w:t>
      </w:r>
      <w:r w:rsidRPr="00307DD3">
        <w:rPr>
          <w:lang w:val="en-GB"/>
        </w:rPr>
        <w:t>nsecutive checks, the last one</w:t>
      </w:r>
      <w:r w:rsidR="00D72374">
        <w:rPr>
          <w:lang w:val="en-GB"/>
        </w:rPr>
        <w:t xml:space="preserve"> also</w:t>
      </w:r>
      <w:r w:rsidRPr="00307DD3">
        <w:rPr>
          <w:lang w:val="en-GB"/>
        </w:rPr>
        <w:t xml:space="preserve"> being mate.”</w:t>
      </w:r>
      <w:r w:rsidR="007D6F0E" w:rsidRPr="00307DD3">
        <w:rPr>
          <w:b/>
          <w:lang w:val="en-GB"/>
        </w:rPr>
        <w:tab/>
      </w:r>
      <w:r w:rsidR="007D6F0E" w:rsidRPr="00307DD3">
        <w:rPr>
          <w:b/>
          <w:lang w:val="en-GB"/>
        </w:rPr>
        <w:tab/>
      </w:r>
      <w:r w:rsidR="007D6F0E" w:rsidRPr="00307DD3">
        <w:rPr>
          <w:b/>
          <w:lang w:val="en-GB"/>
        </w:rPr>
        <w:tab/>
      </w:r>
      <w:r w:rsidR="007D6F0E" w:rsidRPr="00307DD3">
        <w:rPr>
          <w:lang w:val="en-GB"/>
        </w:rPr>
        <w:t xml:space="preserve"> </w:t>
      </w:r>
      <w:r w:rsidR="00564820" w:rsidRPr="00307DD3">
        <w:rPr>
          <w:lang w:val="en-GB"/>
        </w:rPr>
        <w:t xml:space="preserve"> </w:t>
      </w:r>
    </w:p>
    <w:p w14:paraId="6E177594" w14:textId="77777777" w:rsidR="006F3923" w:rsidRPr="00307DD3" w:rsidRDefault="006F3923" w:rsidP="006F3923">
      <w:pPr>
        <w:pStyle w:val="03aText"/>
        <w:rPr>
          <w:lang w:val="en-GB"/>
        </w:rPr>
      </w:pPr>
    </w:p>
    <w:p w14:paraId="150693B2" w14:textId="77777777" w:rsidR="006F3923" w:rsidRDefault="006F3923" w:rsidP="006F3923">
      <w:pPr>
        <w:pStyle w:val="03aText"/>
        <w:rPr>
          <w:lang w:val="en-GB"/>
        </w:rPr>
      </w:pPr>
    </w:p>
    <w:p w14:paraId="385CE0EA" w14:textId="77777777" w:rsidR="00056390" w:rsidRDefault="00056390" w:rsidP="006F3923">
      <w:pPr>
        <w:pStyle w:val="03aText"/>
        <w:rPr>
          <w:lang w:val="en-GB"/>
        </w:rPr>
      </w:pPr>
    </w:p>
    <w:p w14:paraId="5E2D5543" w14:textId="77777777" w:rsidR="00056390" w:rsidRDefault="00056390" w:rsidP="006F3923">
      <w:pPr>
        <w:pStyle w:val="03aText"/>
        <w:rPr>
          <w:lang w:val="en-GB"/>
        </w:rPr>
      </w:pPr>
    </w:p>
    <w:p w14:paraId="0C2CC688" w14:textId="77777777" w:rsidR="00056390" w:rsidRDefault="00056390" w:rsidP="006F3923">
      <w:pPr>
        <w:pStyle w:val="03aText"/>
        <w:rPr>
          <w:lang w:val="en-GB"/>
        </w:rPr>
      </w:pPr>
    </w:p>
    <w:p w14:paraId="2CC9050E" w14:textId="77777777" w:rsidR="00056390" w:rsidRDefault="00056390" w:rsidP="006F3923">
      <w:pPr>
        <w:pStyle w:val="03aText"/>
        <w:rPr>
          <w:lang w:val="en-GB"/>
        </w:rPr>
      </w:pPr>
    </w:p>
    <w:p w14:paraId="36D3C606" w14:textId="77777777" w:rsidR="00056390" w:rsidRDefault="00056390" w:rsidP="006F3923">
      <w:pPr>
        <w:pStyle w:val="03aText"/>
        <w:rPr>
          <w:lang w:val="en-GB"/>
        </w:rPr>
      </w:pPr>
    </w:p>
    <w:p w14:paraId="7560A925" w14:textId="77777777" w:rsidR="00056390" w:rsidRDefault="00056390" w:rsidP="006F3923">
      <w:pPr>
        <w:pStyle w:val="03aText"/>
        <w:rPr>
          <w:lang w:val="en-GB"/>
        </w:rPr>
      </w:pPr>
    </w:p>
    <w:p w14:paraId="1845EFE6" w14:textId="77777777" w:rsidR="00056390" w:rsidRDefault="00056390" w:rsidP="006F3923">
      <w:pPr>
        <w:pStyle w:val="03aText"/>
        <w:rPr>
          <w:lang w:val="en-GB"/>
        </w:rPr>
      </w:pPr>
    </w:p>
    <w:p w14:paraId="4E10FCFB" w14:textId="77777777" w:rsidR="00056390" w:rsidRDefault="00056390" w:rsidP="006F3923">
      <w:pPr>
        <w:pStyle w:val="03aText"/>
        <w:rPr>
          <w:lang w:val="en-GB"/>
        </w:rPr>
      </w:pPr>
    </w:p>
    <w:p w14:paraId="7CC60C63" w14:textId="77777777" w:rsidR="00056390" w:rsidRDefault="00056390" w:rsidP="006F3923">
      <w:pPr>
        <w:pStyle w:val="03aText"/>
        <w:rPr>
          <w:lang w:val="en-GB"/>
        </w:rPr>
      </w:pPr>
    </w:p>
    <w:p w14:paraId="54D61EAF" w14:textId="77777777" w:rsidR="00056390" w:rsidRDefault="00497A7F" w:rsidP="006F3923">
      <w:pPr>
        <w:pStyle w:val="03aText"/>
        <w:rPr>
          <w:lang w:val="en-GB"/>
        </w:rPr>
      </w:pPr>
      <w:r>
        <w:rPr>
          <w:lang w:val="en-GB"/>
        </w:rPr>
        <w:t xml:space="preserve"> </w:t>
      </w:r>
    </w:p>
    <w:p w14:paraId="35640EFE" w14:textId="77777777" w:rsidR="00F50138" w:rsidRDefault="00F50138" w:rsidP="00702D9C">
      <w:pPr>
        <w:pStyle w:val="03aText"/>
        <w:jc w:val="center"/>
        <w:rPr>
          <w:lang w:val="en-GB"/>
        </w:rPr>
      </w:pPr>
    </w:p>
    <w:p w14:paraId="5AA003EF" w14:textId="77777777" w:rsidR="007055D2" w:rsidRDefault="007055D2" w:rsidP="000534C2">
      <w:pPr>
        <w:pStyle w:val="03aText"/>
        <w:jc w:val="center"/>
        <w:rPr>
          <w:b/>
          <w:lang w:val="en-GB"/>
        </w:rPr>
      </w:pPr>
    </w:p>
    <w:p w14:paraId="47C3C39C" w14:textId="77777777" w:rsidR="00926D33" w:rsidRDefault="00926D33" w:rsidP="000534C2">
      <w:pPr>
        <w:pStyle w:val="03aText"/>
        <w:jc w:val="center"/>
        <w:rPr>
          <w:b/>
          <w:lang w:val="en-GB"/>
        </w:rPr>
      </w:pPr>
    </w:p>
    <w:p w14:paraId="3C342511" w14:textId="77777777" w:rsidR="00926D33" w:rsidRDefault="00926D33" w:rsidP="000534C2">
      <w:pPr>
        <w:pStyle w:val="03aText"/>
        <w:jc w:val="center"/>
        <w:rPr>
          <w:b/>
          <w:lang w:val="en-GB"/>
        </w:rPr>
      </w:pPr>
    </w:p>
    <w:p w14:paraId="377EDE82" w14:textId="77777777" w:rsidR="00D8795D" w:rsidRDefault="00D8795D" w:rsidP="00D8795D">
      <w:pPr>
        <w:pStyle w:val="03aText"/>
        <w:rPr>
          <w:b/>
          <w:lang w:val="en-GB"/>
        </w:rPr>
      </w:pPr>
    </w:p>
    <w:p w14:paraId="192AF932" w14:textId="77777777" w:rsidR="00056390" w:rsidRPr="00346221" w:rsidRDefault="00CD4FD7" w:rsidP="009A1A39">
      <w:pPr>
        <w:pStyle w:val="03aText"/>
        <w:jc w:val="center"/>
        <w:rPr>
          <w:b/>
          <w:lang w:val="en-GB"/>
        </w:rPr>
      </w:pPr>
      <w:r>
        <w:rPr>
          <w:b/>
          <w:lang w:val="en-GB"/>
        </w:rPr>
        <w:lastRenderedPageBreak/>
        <w:t>- 214</w:t>
      </w:r>
      <w:r w:rsidR="00056390">
        <w:rPr>
          <w:b/>
          <w:lang w:val="en-GB"/>
        </w:rPr>
        <w:t xml:space="preserve"> </w:t>
      </w:r>
      <w:r w:rsidR="00056390">
        <w:rPr>
          <w:lang w:val="en-GB"/>
        </w:rPr>
        <w:t>-</w:t>
      </w:r>
    </w:p>
    <w:p w14:paraId="20A6B015" w14:textId="77777777" w:rsidR="00056390" w:rsidRDefault="00056390" w:rsidP="00056390">
      <w:pPr>
        <w:pStyle w:val="03aText"/>
        <w:jc w:val="center"/>
        <w:rPr>
          <w:lang w:val="en-GB"/>
        </w:rPr>
      </w:pPr>
    </w:p>
    <w:p w14:paraId="35BDE2F5" w14:textId="77777777" w:rsidR="00056390" w:rsidRDefault="00056390" w:rsidP="00056390">
      <w:pPr>
        <w:pStyle w:val="03aText"/>
        <w:jc w:val="center"/>
        <w:rPr>
          <w:lang w:val="en-GB"/>
        </w:rPr>
      </w:pPr>
      <w:r>
        <w:rPr>
          <w:i/>
          <w:lang w:val="en-GB"/>
        </w:rPr>
        <w:t xml:space="preserve">Origineel, </w:t>
      </w:r>
      <w:r w:rsidR="00B32AEA">
        <w:rPr>
          <w:lang w:val="en-GB"/>
        </w:rPr>
        <w:t>2017</w:t>
      </w:r>
    </w:p>
    <w:p w14:paraId="50B895DD" w14:textId="77777777" w:rsidR="00F824D8" w:rsidRDefault="00F824D8" w:rsidP="00056390">
      <w:pPr>
        <w:pStyle w:val="03aText"/>
        <w:jc w:val="center"/>
        <w:rPr>
          <w:lang w:val="en-GB"/>
        </w:rPr>
      </w:pPr>
    </w:p>
    <w:p w14:paraId="545A165A" w14:textId="77777777" w:rsidR="00056390" w:rsidRPr="00D8795D" w:rsidRDefault="00F824D8" w:rsidP="00D8795D">
      <w:pPr>
        <w:pStyle w:val="03aText"/>
        <w:jc w:val="center"/>
        <w:rPr>
          <w:lang w:val="en-GB"/>
        </w:rPr>
      </w:pPr>
      <w:r w:rsidRPr="00F824D8">
        <w:rPr>
          <w:noProof/>
          <w:lang w:val="en-GB"/>
        </w:rPr>
        <w:drawing>
          <wp:inline distT="0" distB="0" distL="0" distR="0" wp14:anchorId="788112BF" wp14:editId="0AB91DFB">
            <wp:extent cx="1944370" cy="1937128"/>
            <wp:effectExtent l="0" t="0" r="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944370" cy="1937128"/>
                    </a:xfrm>
                    <a:prstGeom prst="rect">
                      <a:avLst/>
                    </a:prstGeom>
                    <a:noFill/>
                    <a:ln>
                      <a:noFill/>
                    </a:ln>
                  </pic:spPr>
                </pic:pic>
              </a:graphicData>
            </a:graphic>
          </wp:inline>
        </w:drawing>
      </w:r>
    </w:p>
    <w:p w14:paraId="1F185716" w14:textId="77777777" w:rsidR="0072647D" w:rsidRDefault="0072647D" w:rsidP="0072647D">
      <w:pPr>
        <w:pStyle w:val="03aText"/>
      </w:pPr>
    </w:p>
    <w:p w14:paraId="03D1990C" w14:textId="77777777" w:rsidR="0072647D" w:rsidRPr="00596BA6" w:rsidRDefault="0072647D" w:rsidP="0072647D">
      <w:pPr>
        <w:pStyle w:val="03aText"/>
      </w:pPr>
      <w:r w:rsidRPr="00596BA6">
        <w:rPr>
          <w:b/>
        </w:rPr>
        <w:t xml:space="preserve">+                              </w:t>
      </w:r>
      <w:r w:rsidR="007F2240" w:rsidRPr="00596BA6">
        <w:t>0055.01</w:t>
      </w:r>
      <w:r w:rsidRPr="00596BA6">
        <w:t xml:space="preserve"> b1b8</w:t>
      </w:r>
    </w:p>
    <w:p w14:paraId="1AE921BA" w14:textId="77777777" w:rsidR="00FD25A7" w:rsidRPr="00596BA6" w:rsidRDefault="00FD25A7" w:rsidP="0072647D">
      <w:pPr>
        <w:pStyle w:val="03aText"/>
      </w:pPr>
    </w:p>
    <w:p w14:paraId="7CBF912B" w14:textId="77777777" w:rsidR="0072647D" w:rsidRDefault="00FD25A7" w:rsidP="0072647D">
      <w:pPr>
        <w:pStyle w:val="03aText"/>
        <w:rPr>
          <w:i/>
          <w:lang w:val="en-GB"/>
        </w:rPr>
      </w:pPr>
      <w:r w:rsidRPr="00773660">
        <w:t xml:space="preserve">In 1998 publiceerde Roger </w:t>
      </w:r>
      <w:r w:rsidR="00181A46" w:rsidRPr="00773660">
        <w:t xml:space="preserve"> </w:t>
      </w:r>
      <w:r w:rsidRPr="00773660">
        <w:t xml:space="preserve">Mis-iaen in </w:t>
      </w:r>
      <w:r w:rsidRPr="00773660">
        <w:rPr>
          <w:i/>
        </w:rPr>
        <w:t xml:space="preserve">Flemish Miniatures </w:t>
      </w:r>
      <w:r w:rsidR="00773660" w:rsidRPr="00773660">
        <w:t>o</w:t>
      </w:r>
      <w:r w:rsidRPr="00773660">
        <w:t>nder</w:t>
      </w:r>
      <w:r w:rsidR="00773660" w:rsidRPr="00773660">
        <w:t>-staand miniatuurtje</w:t>
      </w:r>
      <w:r w:rsidR="00261E83" w:rsidRPr="00261E83">
        <w:rPr>
          <w:i/>
          <w:lang w:val="en-GB"/>
        </w:rPr>
        <w:t xml:space="preserve">, </w:t>
      </w:r>
      <w:r w:rsidR="000534C2">
        <w:rPr>
          <w:lang w:val="en-GB"/>
        </w:rPr>
        <w:t>met volgend commen</w:t>
      </w:r>
      <w:r w:rsidR="00E46A3B">
        <w:rPr>
          <w:lang w:val="en-GB"/>
        </w:rPr>
        <w:t>taar van Julien Vandiest: “</w:t>
      </w:r>
      <w:r w:rsidR="00261E83" w:rsidRPr="00261E83">
        <w:rPr>
          <w:i/>
          <w:lang w:val="en-GB"/>
        </w:rPr>
        <w:t>Count</w:t>
      </w:r>
      <w:r w:rsidR="00E37642">
        <w:rPr>
          <w:i/>
          <w:lang w:val="en-GB"/>
        </w:rPr>
        <w:t>l</w:t>
      </w:r>
      <w:r w:rsidR="00261E83" w:rsidRPr="00261E83">
        <w:rPr>
          <w:i/>
          <w:lang w:val="en-GB"/>
        </w:rPr>
        <w:t>ess com</w:t>
      </w:r>
      <w:r w:rsidR="00773660">
        <w:rPr>
          <w:i/>
          <w:lang w:val="en-GB"/>
        </w:rPr>
        <w:t>posers have been (and presuma</w:t>
      </w:r>
      <w:r w:rsidR="00261E83" w:rsidRPr="00261E83">
        <w:rPr>
          <w:i/>
          <w:lang w:val="en-GB"/>
        </w:rPr>
        <w:t xml:space="preserve">ble still are) </w:t>
      </w:r>
      <w:r w:rsidR="00723B5C">
        <w:rPr>
          <w:i/>
          <w:lang w:val="en-GB"/>
        </w:rPr>
        <w:t>at</w:t>
      </w:r>
      <w:r w:rsidR="00E46A3B">
        <w:rPr>
          <w:i/>
          <w:lang w:val="en-GB"/>
        </w:rPr>
        <w:t>tracted by two Knights, on a ma</w:t>
      </w:r>
      <w:r w:rsidR="00261E83">
        <w:rPr>
          <w:i/>
          <w:lang w:val="en-GB"/>
        </w:rPr>
        <w:t>ting trip (do not read this the wrong way.</w:t>
      </w:r>
      <w:r w:rsidR="00E46A3B">
        <w:rPr>
          <w:i/>
          <w:lang w:val="en-GB"/>
        </w:rPr>
        <w:t>”</w:t>
      </w:r>
      <w:r w:rsidR="00261E83">
        <w:rPr>
          <w:i/>
          <w:lang w:val="en-GB"/>
        </w:rPr>
        <w:t>)</w:t>
      </w:r>
    </w:p>
    <w:p w14:paraId="5C310C17" w14:textId="77777777" w:rsidR="00BB4FC6" w:rsidRDefault="00BB4FC6" w:rsidP="0072647D">
      <w:pPr>
        <w:pStyle w:val="03aText"/>
        <w:rPr>
          <w:i/>
          <w:lang w:val="en-GB"/>
        </w:rPr>
      </w:pPr>
    </w:p>
    <w:p w14:paraId="60A9B6BB" w14:textId="77777777" w:rsidR="00731C47" w:rsidRDefault="00BB4FC6" w:rsidP="0072647D">
      <w:pPr>
        <w:pStyle w:val="03aText"/>
        <w:rPr>
          <w:b/>
          <w:lang w:val="nl-BE"/>
        </w:rPr>
      </w:pPr>
      <w:r w:rsidRPr="00440211">
        <w:rPr>
          <w:b/>
          <w:lang w:val="nl-BE"/>
        </w:rPr>
        <w:t>Kc1</w:t>
      </w:r>
      <w:r w:rsidR="00731C47">
        <w:rPr>
          <w:b/>
          <w:lang w:val="nl-BE"/>
        </w:rPr>
        <w:t xml:space="preserve"> </w:t>
      </w:r>
      <w:r w:rsidRPr="00440211">
        <w:rPr>
          <w:b/>
          <w:lang w:val="nl-BE"/>
        </w:rPr>
        <w:t>Lg4 Pf3 Pg8 /</w:t>
      </w:r>
    </w:p>
    <w:p w14:paraId="69D3FEBF" w14:textId="77777777" w:rsidR="00440211" w:rsidRDefault="00731C47" w:rsidP="0072647D">
      <w:pPr>
        <w:pStyle w:val="03aText"/>
        <w:rPr>
          <w:b/>
          <w:lang w:val="nl-BE"/>
        </w:rPr>
      </w:pPr>
      <w:r>
        <w:rPr>
          <w:b/>
          <w:lang w:val="nl-BE"/>
        </w:rPr>
        <w:t xml:space="preserve">                              </w:t>
      </w:r>
      <w:r w:rsidR="00082A9D">
        <w:rPr>
          <w:b/>
          <w:lang w:val="nl-BE"/>
        </w:rPr>
        <w:t>Kb7 Le4 Pa</w:t>
      </w:r>
      <w:r w:rsidR="00440211" w:rsidRPr="00440211">
        <w:rPr>
          <w:b/>
          <w:lang w:val="nl-BE"/>
        </w:rPr>
        <w:t>1 +</w:t>
      </w:r>
    </w:p>
    <w:p w14:paraId="04E0C4ED" w14:textId="77777777" w:rsidR="00440211" w:rsidRDefault="00440211" w:rsidP="0072647D">
      <w:pPr>
        <w:pStyle w:val="03aText"/>
        <w:rPr>
          <w:b/>
          <w:lang w:val="nl-BE"/>
        </w:rPr>
      </w:pPr>
    </w:p>
    <w:p w14:paraId="3DEF5BEA" w14:textId="77777777" w:rsidR="00440211" w:rsidRDefault="00440211" w:rsidP="00773660">
      <w:pPr>
        <w:pStyle w:val="03aText"/>
        <w:rPr>
          <w:lang w:val="nl-BE"/>
        </w:rPr>
      </w:pPr>
      <w:r>
        <w:rPr>
          <w:lang w:val="nl-BE"/>
        </w:rPr>
        <w:t>De zeer fijnzinnige oplossing was:</w:t>
      </w:r>
    </w:p>
    <w:p w14:paraId="22A5F31B" w14:textId="77777777" w:rsidR="00B7583E" w:rsidRDefault="00440211" w:rsidP="00773660">
      <w:pPr>
        <w:pStyle w:val="03aText"/>
        <w:rPr>
          <w:lang w:val="nl-BE"/>
        </w:rPr>
      </w:pPr>
      <w:r>
        <w:rPr>
          <w:lang w:val="nl-BE"/>
        </w:rPr>
        <w:t xml:space="preserve">1.Pg5 Pb3+ 2.Kb2 </w:t>
      </w:r>
      <w:r>
        <w:rPr>
          <w:b/>
          <w:lang w:val="nl-BE"/>
        </w:rPr>
        <w:t xml:space="preserve">Ld5? </w:t>
      </w:r>
      <w:r w:rsidR="00F15A6E">
        <w:rPr>
          <w:lang w:val="nl-BE"/>
        </w:rPr>
        <w:t>3.Pe7 Lc</w:t>
      </w:r>
      <w:r>
        <w:rPr>
          <w:lang w:val="nl-BE"/>
        </w:rPr>
        <w:t>4 4.Kc3 Pa5 5.Kb4 Kb6 6.Pc8+</w:t>
      </w:r>
      <w:r w:rsidR="00773660">
        <w:rPr>
          <w:lang w:val="nl-BE"/>
        </w:rPr>
        <w:t xml:space="preserve"> </w:t>
      </w:r>
      <w:r w:rsidRPr="000666F7">
        <w:rPr>
          <w:lang w:val="nl-BE"/>
        </w:rPr>
        <w:t>Ka6 7.Pe4 Pc6+ 8.Kxc4 Pe5+</w:t>
      </w:r>
      <w:r w:rsidR="004C0E0F" w:rsidRPr="000666F7">
        <w:rPr>
          <w:lang w:val="nl-BE"/>
        </w:rPr>
        <w:t xml:space="preserve"> </w:t>
      </w:r>
      <w:r w:rsidRPr="00440211">
        <w:rPr>
          <w:lang w:val="nl-BE"/>
        </w:rPr>
        <w:t xml:space="preserve">9.Kb4 Pxg4 </w:t>
      </w:r>
      <w:r w:rsidR="003B2BA4">
        <w:rPr>
          <w:lang w:val="nl-BE"/>
        </w:rPr>
        <w:t>10.</w:t>
      </w:r>
      <w:r w:rsidRPr="00440211">
        <w:rPr>
          <w:lang w:val="nl-BE"/>
        </w:rPr>
        <w:t>Pc5+, en mat.</w:t>
      </w:r>
    </w:p>
    <w:p w14:paraId="536C1724" w14:textId="77777777" w:rsidR="000A115C" w:rsidRDefault="000A115C" w:rsidP="00773660">
      <w:pPr>
        <w:pStyle w:val="03aText"/>
        <w:rPr>
          <w:lang w:val="nl-BE"/>
        </w:rPr>
      </w:pPr>
    </w:p>
    <w:p w14:paraId="74C0B317" w14:textId="77777777" w:rsidR="00773660" w:rsidRDefault="00B40E6F" w:rsidP="006F3923">
      <w:pPr>
        <w:pStyle w:val="03aText"/>
        <w:rPr>
          <w:i/>
          <w:lang w:val="en-GB"/>
        </w:rPr>
      </w:pPr>
      <w:r>
        <w:rPr>
          <w:i/>
          <w:lang w:val="en-GB"/>
        </w:rPr>
        <w:t>“L</w:t>
      </w:r>
      <w:r w:rsidR="00440211" w:rsidRPr="00440211">
        <w:rPr>
          <w:i/>
          <w:lang w:val="en-GB"/>
        </w:rPr>
        <w:t xml:space="preserve">ooking at the diagram position who would suspect a final </w:t>
      </w:r>
      <w:r w:rsidR="002B626F">
        <w:rPr>
          <w:i/>
          <w:lang w:val="en-GB"/>
        </w:rPr>
        <w:t>m</w:t>
      </w:r>
      <w:r w:rsidR="00440211" w:rsidRPr="00440211">
        <w:rPr>
          <w:i/>
          <w:lang w:val="en-GB"/>
        </w:rPr>
        <w:t>ate, and a stunning one as</w:t>
      </w:r>
      <w:r w:rsidR="00773660">
        <w:rPr>
          <w:i/>
          <w:lang w:val="en-GB"/>
        </w:rPr>
        <w:t xml:space="preserve"> that?</w:t>
      </w:r>
    </w:p>
    <w:p w14:paraId="1FA37297" w14:textId="77777777" w:rsidR="00773660" w:rsidRDefault="00773660" w:rsidP="006F3923">
      <w:pPr>
        <w:pStyle w:val="03aText"/>
        <w:rPr>
          <w:i/>
          <w:lang w:val="en-GB"/>
        </w:rPr>
      </w:pPr>
    </w:p>
    <w:p w14:paraId="5C6FE0CC" w14:textId="77777777" w:rsidR="00773660" w:rsidRDefault="00773660" w:rsidP="006F3923">
      <w:pPr>
        <w:pStyle w:val="03aText"/>
        <w:rPr>
          <w:i/>
          <w:lang w:val="en-GB"/>
        </w:rPr>
      </w:pPr>
    </w:p>
    <w:p w14:paraId="4B0FD90F" w14:textId="77777777" w:rsidR="00773660" w:rsidRDefault="00773660" w:rsidP="006F3923">
      <w:pPr>
        <w:pStyle w:val="03aText"/>
        <w:rPr>
          <w:i/>
          <w:lang w:val="en-GB"/>
        </w:rPr>
      </w:pPr>
    </w:p>
    <w:p w14:paraId="3A070451" w14:textId="77777777" w:rsidR="004A0B61" w:rsidRDefault="004A0B61" w:rsidP="006F3923">
      <w:pPr>
        <w:pStyle w:val="03aText"/>
        <w:rPr>
          <w:i/>
          <w:lang w:val="en-GB"/>
        </w:rPr>
      </w:pPr>
    </w:p>
    <w:p w14:paraId="3A3D7889" w14:textId="77777777" w:rsidR="006F3923" w:rsidRDefault="00440211" w:rsidP="006F3923">
      <w:pPr>
        <w:pStyle w:val="03aText"/>
        <w:rPr>
          <w:i/>
          <w:lang w:val="en-GB"/>
        </w:rPr>
      </w:pPr>
      <w:r w:rsidRPr="00440211">
        <w:rPr>
          <w:i/>
          <w:lang w:val="en-GB"/>
        </w:rPr>
        <w:t xml:space="preserve"> </w:t>
      </w:r>
      <w:r>
        <w:rPr>
          <w:i/>
          <w:lang w:val="en-GB"/>
        </w:rPr>
        <w:t xml:space="preserve">If one looks </w:t>
      </w:r>
      <w:r w:rsidR="002B626F">
        <w:rPr>
          <w:lang w:val="en-GB"/>
        </w:rPr>
        <w:t>a</w:t>
      </w:r>
      <w:r>
        <w:rPr>
          <w:lang w:val="en-GB"/>
        </w:rPr>
        <w:t xml:space="preserve">t a </w:t>
      </w:r>
      <w:r w:rsidRPr="002B626F">
        <w:rPr>
          <w:i/>
          <w:lang w:val="en-GB"/>
        </w:rPr>
        <w:t>tourney award as being</w:t>
      </w:r>
      <w:r w:rsidR="00773660">
        <w:rPr>
          <w:i/>
          <w:lang w:val="en-GB"/>
        </w:rPr>
        <w:t xml:space="preserve"> </w:t>
      </w:r>
      <w:r w:rsidR="002B626F" w:rsidRPr="002B626F">
        <w:rPr>
          <w:i/>
          <w:lang w:val="en-GB"/>
        </w:rPr>
        <w:t>the final resu</w:t>
      </w:r>
      <w:r w:rsidR="002B626F">
        <w:rPr>
          <w:i/>
          <w:lang w:val="en-GB"/>
        </w:rPr>
        <w:t xml:space="preserve">lt </w:t>
      </w:r>
      <w:r w:rsidR="002B626F" w:rsidRPr="002B626F">
        <w:rPr>
          <w:i/>
          <w:lang w:val="en-GB"/>
        </w:rPr>
        <w:t xml:space="preserve"> of several ‘</w:t>
      </w:r>
      <w:r w:rsidR="00560492">
        <w:rPr>
          <w:i/>
          <w:lang w:val="en-GB"/>
        </w:rPr>
        <w:t>nomi</w:t>
      </w:r>
      <w:r w:rsidR="002B626F" w:rsidRPr="002B626F">
        <w:rPr>
          <w:i/>
          <w:lang w:val="en-GB"/>
        </w:rPr>
        <w:t>nations’ it is</w:t>
      </w:r>
      <w:r w:rsidR="002B626F">
        <w:rPr>
          <w:i/>
          <w:lang w:val="en-GB"/>
        </w:rPr>
        <w:t xml:space="preserve"> perhaps a good thing that a composer can at best win a</w:t>
      </w:r>
      <w:r w:rsidR="00744031">
        <w:rPr>
          <w:i/>
          <w:lang w:val="en-GB"/>
        </w:rPr>
        <w:t xml:space="preserve"> </w:t>
      </w:r>
      <w:r w:rsidR="00CC12C4">
        <w:rPr>
          <w:i/>
          <w:lang w:val="en-GB"/>
        </w:rPr>
        <w:t>prize, and not an</w:t>
      </w:r>
      <w:r w:rsidR="00560492">
        <w:rPr>
          <w:i/>
          <w:lang w:val="en-GB"/>
        </w:rPr>
        <w:t xml:space="preserve"> Oscar, for the le</w:t>
      </w:r>
      <w:r w:rsidR="002B626F">
        <w:rPr>
          <w:i/>
          <w:lang w:val="en-GB"/>
        </w:rPr>
        <w:t>vel</w:t>
      </w:r>
      <w:r w:rsidR="002B626F" w:rsidRPr="002B626F">
        <w:rPr>
          <w:i/>
          <w:lang w:val="en-GB"/>
        </w:rPr>
        <w:t xml:space="preserve"> </w:t>
      </w:r>
      <w:r w:rsidR="002B626F">
        <w:rPr>
          <w:i/>
          <w:lang w:val="en-GB"/>
        </w:rPr>
        <w:t>of</w:t>
      </w:r>
      <w:r w:rsidR="000A115C">
        <w:rPr>
          <w:i/>
          <w:lang w:val="en-GB"/>
        </w:rPr>
        <w:t xml:space="preserve"> insight that Roger is displayi</w:t>
      </w:r>
      <w:r w:rsidR="002B626F">
        <w:rPr>
          <w:i/>
          <w:lang w:val="en-GB"/>
        </w:rPr>
        <w:t>ng here will drive Oscar Wilde.”</w:t>
      </w:r>
    </w:p>
    <w:p w14:paraId="6345E2D4" w14:textId="77777777" w:rsidR="000A115C" w:rsidRDefault="000A115C" w:rsidP="006F3923">
      <w:pPr>
        <w:pStyle w:val="03aText"/>
        <w:rPr>
          <w:i/>
          <w:lang w:val="en-GB"/>
        </w:rPr>
      </w:pPr>
    </w:p>
    <w:p w14:paraId="0B1BCEAA" w14:textId="77777777" w:rsidR="002040AD" w:rsidRDefault="007469A3" w:rsidP="006F3923">
      <w:pPr>
        <w:pStyle w:val="03aText"/>
        <w:rPr>
          <w:lang w:val="nl-BE"/>
        </w:rPr>
      </w:pPr>
      <w:r>
        <w:rPr>
          <w:lang w:val="nl-BE"/>
        </w:rPr>
        <w:t>H</w:t>
      </w:r>
      <w:r w:rsidR="00E46A3B">
        <w:rPr>
          <w:lang w:val="nl-BE"/>
        </w:rPr>
        <w:t>ela</w:t>
      </w:r>
      <w:r w:rsidR="000A115C">
        <w:rPr>
          <w:lang w:val="nl-BE"/>
        </w:rPr>
        <w:t>as is de studie,</w:t>
      </w:r>
      <w:r w:rsidR="002040AD">
        <w:rPr>
          <w:lang w:val="nl-BE"/>
        </w:rPr>
        <w:t xml:space="preserve">niet correct. In plaats van </w:t>
      </w:r>
      <w:r w:rsidR="002040AD">
        <w:rPr>
          <w:b/>
          <w:lang w:val="nl-BE"/>
        </w:rPr>
        <w:t xml:space="preserve">2.Ld5? </w:t>
      </w:r>
      <w:r w:rsidR="002040AD">
        <w:rPr>
          <w:lang w:val="nl-BE"/>
        </w:rPr>
        <w:t xml:space="preserve">verdedigt zwart zich met </w:t>
      </w:r>
      <w:r w:rsidR="002040AD">
        <w:rPr>
          <w:b/>
          <w:lang w:val="nl-BE"/>
        </w:rPr>
        <w:t xml:space="preserve">2.Lc6! </w:t>
      </w:r>
      <w:r w:rsidR="002040AD">
        <w:rPr>
          <w:lang w:val="nl-BE"/>
        </w:rPr>
        <w:t>en na 3.Kxb3 volgt 3…Ld5+ en 4.Lxg8. Ook na 3.Pe7 Pc5 of 3.Kc3 Kc7 blijft het remise.</w:t>
      </w:r>
    </w:p>
    <w:p w14:paraId="44D3F599" w14:textId="77777777" w:rsidR="002040AD" w:rsidRDefault="002040AD" w:rsidP="006F3923">
      <w:pPr>
        <w:pStyle w:val="03aText"/>
        <w:rPr>
          <w:lang w:val="nl-BE"/>
        </w:rPr>
      </w:pPr>
    </w:p>
    <w:p w14:paraId="1281BE02" w14:textId="77777777" w:rsidR="002040AD" w:rsidRDefault="002040AD" w:rsidP="006F3923">
      <w:pPr>
        <w:pStyle w:val="03aText"/>
        <w:rPr>
          <w:lang w:val="nl-BE"/>
        </w:rPr>
      </w:pPr>
      <w:r>
        <w:rPr>
          <w:lang w:val="nl-BE"/>
        </w:rPr>
        <w:t>Maar ik vond hopelijk de correc</w:t>
      </w:r>
      <w:r w:rsidR="003B2BA4">
        <w:rPr>
          <w:lang w:val="nl-BE"/>
        </w:rPr>
        <w:t>tie</w:t>
      </w:r>
      <w:r w:rsidR="00046C91">
        <w:rPr>
          <w:lang w:val="nl-BE"/>
        </w:rPr>
        <w:t>,</w:t>
      </w:r>
      <w:r w:rsidR="003B2BA4">
        <w:rPr>
          <w:lang w:val="nl-BE"/>
        </w:rPr>
        <w:t xml:space="preserve"> met twee zetten meer:</w:t>
      </w:r>
    </w:p>
    <w:p w14:paraId="16631AE3" w14:textId="77777777" w:rsidR="003B2BA4" w:rsidRDefault="003B2BA4" w:rsidP="00FE1508">
      <w:pPr>
        <w:pStyle w:val="03aText"/>
        <w:rPr>
          <w:b/>
          <w:lang w:val="nl-BE"/>
        </w:rPr>
      </w:pPr>
    </w:p>
    <w:p w14:paraId="730B26DE" w14:textId="77777777" w:rsidR="00C54B35" w:rsidRDefault="00FA4A8F" w:rsidP="00FE1508">
      <w:pPr>
        <w:pStyle w:val="03aText"/>
        <w:rPr>
          <w:b/>
          <w:lang w:val="nl-BE"/>
        </w:rPr>
      </w:pPr>
      <w:r>
        <w:rPr>
          <w:b/>
          <w:lang w:val="nl-BE"/>
        </w:rPr>
        <w:tab/>
        <w:t>1.Pxg5</w:t>
      </w:r>
      <w:r>
        <w:rPr>
          <w:b/>
          <w:lang w:val="nl-BE"/>
        </w:rPr>
        <w:tab/>
      </w:r>
      <w:r>
        <w:rPr>
          <w:b/>
          <w:lang w:val="nl-BE"/>
        </w:rPr>
        <w:tab/>
        <w:t>P</w:t>
      </w:r>
      <w:r w:rsidR="00C54B35">
        <w:rPr>
          <w:b/>
          <w:lang w:val="nl-BE"/>
        </w:rPr>
        <w:t>xd2</w:t>
      </w:r>
      <w:r w:rsidR="00F65B33">
        <w:rPr>
          <w:b/>
          <w:lang w:val="nl-BE"/>
        </w:rPr>
        <w:t>+</w:t>
      </w:r>
    </w:p>
    <w:p w14:paraId="0DDEF987" w14:textId="77777777" w:rsidR="00C54B35" w:rsidRDefault="00FA4A8F" w:rsidP="00FE1508">
      <w:pPr>
        <w:pStyle w:val="03aText"/>
        <w:rPr>
          <w:b/>
          <w:lang w:val="nl-BE"/>
        </w:rPr>
      </w:pPr>
      <w:r>
        <w:rPr>
          <w:b/>
          <w:lang w:val="nl-BE"/>
        </w:rPr>
        <w:tab/>
        <w:t>2.Kc1</w:t>
      </w:r>
      <w:r>
        <w:rPr>
          <w:b/>
          <w:lang w:val="nl-BE"/>
        </w:rPr>
        <w:tab/>
      </w:r>
      <w:r>
        <w:rPr>
          <w:b/>
          <w:lang w:val="nl-BE"/>
        </w:rPr>
        <w:tab/>
        <w:t>P</w:t>
      </w:r>
      <w:r w:rsidR="00C54B35">
        <w:rPr>
          <w:b/>
          <w:lang w:val="nl-BE"/>
        </w:rPr>
        <w:t>b3+</w:t>
      </w:r>
    </w:p>
    <w:p w14:paraId="3E1772A8" w14:textId="77777777" w:rsidR="00C54B35" w:rsidRDefault="00FA4A8F" w:rsidP="00FE1508">
      <w:pPr>
        <w:pStyle w:val="03aText"/>
        <w:rPr>
          <w:b/>
          <w:lang w:val="nl-BE"/>
        </w:rPr>
      </w:pPr>
      <w:r>
        <w:rPr>
          <w:b/>
          <w:lang w:val="nl-BE"/>
        </w:rPr>
        <w:tab/>
        <w:t>3.Kb2</w:t>
      </w:r>
      <w:r>
        <w:rPr>
          <w:b/>
          <w:lang w:val="nl-BE"/>
        </w:rPr>
        <w:tab/>
        <w:t xml:space="preserve"> </w:t>
      </w:r>
      <w:r>
        <w:rPr>
          <w:b/>
          <w:lang w:val="nl-BE"/>
        </w:rPr>
        <w:tab/>
        <w:t>L</w:t>
      </w:r>
      <w:r w:rsidR="00C54B35">
        <w:rPr>
          <w:b/>
          <w:lang w:val="nl-BE"/>
        </w:rPr>
        <w:t>g8</w:t>
      </w:r>
    </w:p>
    <w:p w14:paraId="24965CDE" w14:textId="77777777" w:rsidR="00C54B35" w:rsidRPr="00A23271" w:rsidRDefault="00C54B35" w:rsidP="00FE1508">
      <w:pPr>
        <w:pStyle w:val="03aText"/>
        <w:rPr>
          <w:b/>
          <w:lang w:val="nl-BE"/>
        </w:rPr>
      </w:pPr>
      <w:r>
        <w:rPr>
          <w:b/>
          <w:lang w:val="nl-BE"/>
        </w:rPr>
        <w:tab/>
      </w:r>
      <w:r w:rsidR="00FA4A8F">
        <w:rPr>
          <w:b/>
          <w:lang w:val="nl-BE"/>
        </w:rPr>
        <w:t>4.P</w:t>
      </w:r>
      <w:r w:rsidRPr="00596BA6">
        <w:rPr>
          <w:b/>
          <w:lang w:val="nl-BE"/>
        </w:rPr>
        <w:t>c6+</w:t>
      </w:r>
      <w:r w:rsidRPr="00596BA6">
        <w:rPr>
          <w:b/>
          <w:lang w:val="nl-BE"/>
        </w:rPr>
        <w:tab/>
      </w:r>
      <w:r w:rsidRPr="00596BA6">
        <w:rPr>
          <w:b/>
          <w:lang w:val="nl-BE"/>
        </w:rPr>
        <w:tab/>
        <w:t>Kc7</w:t>
      </w:r>
      <w:r w:rsidR="00D36A69">
        <w:rPr>
          <w:i/>
          <w:lang w:val="nl-BE"/>
        </w:rPr>
        <w:t xml:space="preserve">  </w:t>
      </w:r>
      <w:r w:rsidR="00FA4A8F">
        <w:rPr>
          <w:lang w:val="nl-BE"/>
        </w:rPr>
        <w:t>4…Kb7 5.Pe7+ Lc4 6.Kc3 P</w:t>
      </w:r>
      <w:r w:rsidRPr="00596BA6">
        <w:rPr>
          <w:lang w:val="nl-BE"/>
        </w:rPr>
        <w:t>a</w:t>
      </w:r>
      <w:r w:rsidR="00FA4A8F">
        <w:rPr>
          <w:lang w:val="nl-BE"/>
        </w:rPr>
        <w:t>5 7.Kb4 Ka6 8.Pxe4 L</w:t>
      </w:r>
      <w:r w:rsidR="00C94451" w:rsidRPr="00596BA6">
        <w:rPr>
          <w:lang w:val="nl-BE"/>
        </w:rPr>
        <w:t xml:space="preserve">a2 </w:t>
      </w:r>
      <w:r w:rsidR="00FA4A8F">
        <w:rPr>
          <w:lang w:val="nl-BE"/>
        </w:rPr>
        <w:t>9.P</w:t>
      </w:r>
      <w:r w:rsidR="00C94451" w:rsidRPr="00596BA6">
        <w:rPr>
          <w:lang w:val="nl-BE"/>
        </w:rPr>
        <w:t>c5+ Kb6</w:t>
      </w:r>
    </w:p>
    <w:p w14:paraId="37756F37" w14:textId="77777777" w:rsidR="00E85583" w:rsidRDefault="00FA4A8F" w:rsidP="00FE1508">
      <w:pPr>
        <w:pStyle w:val="03aText"/>
        <w:rPr>
          <w:lang w:val="nl-BE"/>
        </w:rPr>
      </w:pPr>
      <w:r>
        <w:rPr>
          <w:lang w:val="nl-BE"/>
        </w:rPr>
        <w:t>10.Lc8+ Kc6 11.Ld7+ Kd5 12.Le6+ Kd4 13.L</w:t>
      </w:r>
      <w:r w:rsidR="00C94451">
        <w:rPr>
          <w:lang w:val="nl-BE"/>
        </w:rPr>
        <w:t>xa2 en wint.</w:t>
      </w:r>
    </w:p>
    <w:p w14:paraId="2F385E28" w14:textId="77777777" w:rsidR="00C94451" w:rsidRDefault="00FA4A8F" w:rsidP="00A23271">
      <w:pPr>
        <w:pStyle w:val="03aText"/>
        <w:ind w:firstLine="708"/>
        <w:rPr>
          <w:b/>
          <w:lang w:val="nl-BE"/>
        </w:rPr>
      </w:pPr>
      <w:r>
        <w:rPr>
          <w:b/>
          <w:lang w:val="nl-BE"/>
        </w:rPr>
        <w:t>5.P</w:t>
      </w:r>
      <w:r w:rsidR="00C94451">
        <w:rPr>
          <w:b/>
          <w:lang w:val="nl-BE"/>
        </w:rPr>
        <w:t>e</w:t>
      </w:r>
      <w:r>
        <w:rPr>
          <w:b/>
          <w:lang w:val="nl-BE"/>
        </w:rPr>
        <w:t>7</w:t>
      </w:r>
      <w:r>
        <w:rPr>
          <w:b/>
          <w:lang w:val="nl-BE"/>
        </w:rPr>
        <w:tab/>
      </w:r>
      <w:r>
        <w:rPr>
          <w:b/>
          <w:lang w:val="nl-BE"/>
        </w:rPr>
        <w:tab/>
        <w:t>L</w:t>
      </w:r>
      <w:r w:rsidR="00C94451">
        <w:rPr>
          <w:b/>
          <w:lang w:val="nl-BE"/>
        </w:rPr>
        <w:t>c4</w:t>
      </w:r>
    </w:p>
    <w:p w14:paraId="208101D2" w14:textId="77777777" w:rsidR="00C94451" w:rsidRDefault="00FA4A8F" w:rsidP="00FE1508">
      <w:pPr>
        <w:pStyle w:val="03aText"/>
        <w:rPr>
          <w:b/>
          <w:lang w:val="nl-BE"/>
        </w:rPr>
      </w:pPr>
      <w:r>
        <w:rPr>
          <w:b/>
          <w:lang w:val="nl-BE"/>
        </w:rPr>
        <w:tab/>
        <w:t>6.Kc3</w:t>
      </w:r>
      <w:r>
        <w:rPr>
          <w:b/>
          <w:lang w:val="nl-BE"/>
        </w:rPr>
        <w:tab/>
      </w:r>
      <w:r>
        <w:rPr>
          <w:b/>
          <w:lang w:val="nl-BE"/>
        </w:rPr>
        <w:tab/>
        <w:t>P</w:t>
      </w:r>
      <w:r w:rsidR="00C94451">
        <w:rPr>
          <w:b/>
          <w:lang w:val="nl-BE"/>
        </w:rPr>
        <w:t>a5</w:t>
      </w:r>
    </w:p>
    <w:p w14:paraId="102F8E3D" w14:textId="77777777" w:rsidR="00A23271" w:rsidRDefault="00C94451" w:rsidP="00FE1508">
      <w:pPr>
        <w:pStyle w:val="03aText"/>
        <w:rPr>
          <w:b/>
          <w:lang w:val="nl-BE"/>
        </w:rPr>
      </w:pPr>
      <w:r>
        <w:rPr>
          <w:b/>
          <w:lang w:val="nl-BE"/>
        </w:rPr>
        <w:tab/>
        <w:t>7.Kb4</w:t>
      </w:r>
      <w:r>
        <w:rPr>
          <w:b/>
          <w:lang w:val="nl-BE"/>
        </w:rPr>
        <w:tab/>
      </w:r>
      <w:r>
        <w:rPr>
          <w:b/>
          <w:lang w:val="nl-BE"/>
        </w:rPr>
        <w:tab/>
        <w:t>Kb6</w:t>
      </w:r>
    </w:p>
    <w:p w14:paraId="0B706F70" w14:textId="77777777" w:rsidR="00FD25A7" w:rsidRPr="00D8795D" w:rsidRDefault="00FA4A8F" w:rsidP="00FE1508">
      <w:pPr>
        <w:pStyle w:val="03aText"/>
        <w:rPr>
          <w:b/>
        </w:rPr>
      </w:pPr>
      <w:r>
        <w:rPr>
          <w:lang w:val="nl-BE"/>
        </w:rPr>
        <w:t>7…Kd6? P</w:t>
      </w:r>
      <w:r w:rsidR="00A23271">
        <w:rPr>
          <w:lang w:val="nl-BE"/>
        </w:rPr>
        <w:t>g6 e3 9.Kxa5 en wit w</w:t>
      </w:r>
      <w:r w:rsidR="00FD25A7">
        <w:rPr>
          <w:lang w:val="nl-BE"/>
        </w:rPr>
        <w:t xml:space="preserve">int na 43 zetten. </w:t>
      </w:r>
      <w:r w:rsidR="00FD25A7" w:rsidRPr="00596BA6">
        <w:t>(Lomonosov.)</w:t>
      </w:r>
    </w:p>
    <w:p w14:paraId="736FD4C8" w14:textId="77777777" w:rsidR="00A23C87" w:rsidRPr="009B095F" w:rsidRDefault="00FA4A8F" w:rsidP="00FE1508">
      <w:pPr>
        <w:pStyle w:val="03aText"/>
        <w:rPr>
          <w:b/>
        </w:rPr>
      </w:pPr>
      <w:r>
        <w:rPr>
          <w:b/>
        </w:rPr>
        <w:tab/>
        <w:t>8.P</w:t>
      </w:r>
      <w:r w:rsidR="00C94451" w:rsidRPr="00596BA6">
        <w:rPr>
          <w:b/>
        </w:rPr>
        <w:t>c8+</w:t>
      </w:r>
      <w:r w:rsidR="00C94451" w:rsidRPr="00596BA6">
        <w:rPr>
          <w:b/>
        </w:rPr>
        <w:tab/>
      </w:r>
      <w:r w:rsidR="00C94451" w:rsidRPr="00596BA6">
        <w:rPr>
          <w:b/>
        </w:rPr>
        <w:tab/>
        <w:t>K</w:t>
      </w:r>
      <w:r w:rsidR="009B095F">
        <w:rPr>
          <w:b/>
        </w:rPr>
        <w:t>a6</w:t>
      </w:r>
    </w:p>
    <w:p w14:paraId="2442E63B" w14:textId="77777777" w:rsidR="00C94451" w:rsidRPr="00596BA6" w:rsidRDefault="00FA4A8F" w:rsidP="00FE1508">
      <w:pPr>
        <w:pStyle w:val="03aText"/>
        <w:rPr>
          <w:b/>
        </w:rPr>
      </w:pPr>
      <w:r>
        <w:rPr>
          <w:b/>
        </w:rPr>
        <w:tab/>
        <w:t>9.Pxe4</w:t>
      </w:r>
      <w:r>
        <w:rPr>
          <w:b/>
        </w:rPr>
        <w:tab/>
      </w:r>
      <w:r>
        <w:rPr>
          <w:b/>
        </w:rPr>
        <w:tab/>
        <w:t>P</w:t>
      </w:r>
      <w:r w:rsidR="00C94451" w:rsidRPr="00596BA6">
        <w:rPr>
          <w:b/>
        </w:rPr>
        <w:t>c6+</w:t>
      </w:r>
    </w:p>
    <w:p w14:paraId="35873CBA" w14:textId="77777777" w:rsidR="00C94451" w:rsidRPr="002B68F7" w:rsidRDefault="00FA4A8F" w:rsidP="00FE1508">
      <w:pPr>
        <w:pStyle w:val="03aText"/>
        <w:rPr>
          <w:b/>
          <w:vertAlign w:val="subscript"/>
        </w:rPr>
      </w:pPr>
      <w:r>
        <w:rPr>
          <w:b/>
        </w:rPr>
        <w:t xml:space="preserve">           10.Kxc4</w:t>
      </w:r>
      <w:r>
        <w:rPr>
          <w:b/>
        </w:rPr>
        <w:tab/>
      </w:r>
      <w:r>
        <w:rPr>
          <w:b/>
        </w:rPr>
        <w:tab/>
        <w:t>P</w:t>
      </w:r>
      <w:r w:rsidR="009848FC">
        <w:rPr>
          <w:b/>
        </w:rPr>
        <w:t>e5</w:t>
      </w:r>
      <w:r w:rsidR="00241B9A">
        <w:rPr>
          <w:b/>
        </w:rPr>
        <w:t>+</w:t>
      </w:r>
    </w:p>
    <w:p w14:paraId="20317680" w14:textId="77777777" w:rsidR="00C94451" w:rsidRPr="00596BA6" w:rsidRDefault="00FA4A8F" w:rsidP="00FE1508">
      <w:pPr>
        <w:pStyle w:val="03aText"/>
        <w:rPr>
          <w:b/>
        </w:rPr>
      </w:pPr>
      <w:r>
        <w:rPr>
          <w:b/>
        </w:rPr>
        <w:t xml:space="preserve">           11.Kb4</w:t>
      </w:r>
      <w:r>
        <w:rPr>
          <w:b/>
        </w:rPr>
        <w:tab/>
      </w:r>
      <w:r>
        <w:rPr>
          <w:b/>
        </w:rPr>
        <w:tab/>
        <w:t>P</w:t>
      </w:r>
      <w:r w:rsidR="00C94451" w:rsidRPr="00596BA6">
        <w:rPr>
          <w:b/>
        </w:rPr>
        <w:t>xg4</w:t>
      </w:r>
    </w:p>
    <w:p w14:paraId="249BD88E" w14:textId="77777777" w:rsidR="00A23271" w:rsidRPr="00912FE7" w:rsidRDefault="00FA4A8F" w:rsidP="00FE1508">
      <w:pPr>
        <w:pStyle w:val="03aText"/>
        <w:rPr>
          <w:b/>
        </w:rPr>
      </w:pPr>
      <w:r>
        <w:rPr>
          <w:b/>
        </w:rPr>
        <w:t xml:space="preserve">           </w:t>
      </w:r>
      <w:r w:rsidRPr="00912FE7">
        <w:rPr>
          <w:b/>
        </w:rPr>
        <w:t>12.P</w:t>
      </w:r>
      <w:r w:rsidR="00C94451" w:rsidRPr="00912FE7">
        <w:rPr>
          <w:b/>
        </w:rPr>
        <w:t>c5</w:t>
      </w:r>
      <w:r w:rsidR="002B68F7" w:rsidRPr="00912FE7">
        <w:rPr>
          <w:b/>
        </w:rPr>
        <w:t>+</w:t>
      </w:r>
    </w:p>
    <w:p w14:paraId="09CF8114" w14:textId="77777777" w:rsidR="00FD25A7" w:rsidRPr="00D8795D" w:rsidRDefault="000A115C" w:rsidP="00FE1508">
      <w:pPr>
        <w:pStyle w:val="03aText"/>
        <w:rPr>
          <w:b/>
          <w:lang w:val="nl-BE"/>
        </w:rPr>
      </w:pPr>
      <w:r>
        <w:rPr>
          <w:lang w:val="nl-BE"/>
        </w:rPr>
        <w:t>En mat..</w:t>
      </w:r>
      <w:r w:rsidR="00560492">
        <w:rPr>
          <w:b/>
          <w:lang w:val="nl-BE"/>
        </w:rPr>
        <w:t xml:space="preserve">        </w:t>
      </w:r>
    </w:p>
    <w:p w14:paraId="7897864C" w14:textId="77777777" w:rsidR="00C94451" w:rsidRPr="00C94451" w:rsidRDefault="00C94451" w:rsidP="00FE1508">
      <w:pPr>
        <w:pStyle w:val="03aText"/>
        <w:rPr>
          <w:lang w:val="nl-BE"/>
        </w:rPr>
      </w:pPr>
      <w:r>
        <w:rPr>
          <w:b/>
          <w:lang w:val="nl-BE"/>
        </w:rPr>
        <w:lastRenderedPageBreak/>
        <w:t xml:space="preserve"> </w:t>
      </w:r>
    </w:p>
    <w:p w14:paraId="68080DFD" w14:textId="77777777" w:rsidR="00C94451" w:rsidRPr="00C94451" w:rsidRDefault="00C94451" w:rsidP="00FE1508">
      <w:pPr>
        <w:pStyle w:val="03aText"/>
        <w:rPr>
          <w:b/>
          <w:lang w:val="nl-BE"/>
        </w:rPr>
      </w:pPr>
    </w:p>
    <w:p w14:paraId="180D90D5" w14:textId="77777777" w:rsidR="00E85583" w:rsidRPr="00C94451" w:rsidRDefault="00E85583" w:rsidP="00FE1508">
      <w:pPr>
        <w:pStyle w:val="03aText"/>
        <w:rPr>
          <w:lang w:val="nl-BE"/>
        </w:rPr>
      </w:pPr>
    </w:p>
    <w:p w14:paraId="5B7A00C3" w14:textId="77777777" w:rsidR="00E85583" w:rsidRPr="00C94451" w:rsidRDefault="00E85583" w:rsidP="00FE1508">
      <w:pPr>
        <w:pStyle w:val="03aText"/>
        <w:rPr>
          <w:lang w:val="nl-BE"/>
        </w:rPr>
      </w:pPr>
    </w:p>
    <w:p w14:paraId="727C1A52" w14:textId="77777777" w:rsidR="007E2E97" w:rsidRDefault="00181A46" w:rsidP="00FE1508">
      <w:pPr>
        <w:pStyle w:val="03aText"/>
        <w:rPr>
          <w:lang w:val="nl-BE"/>
        </w:rPr>
      </w:pPr>
      <w:r>
        <w:rPr>
          <w:lang w:val="nl-BE"/>
        </w:rPr>
        <w:t>Met hetzelfde materiaal zijn ook de volgende studies leerzame voo</w:t>
      </w:r>
      <w:r w:rsidR="00497A7F">
        <w:rPr>
          <w:lang w:val="nl-BE"/>
        </w:rPr>
        <w:t>r</w:t>
      </w:r>
      <w:r>
        <w:rPr>
          <w:lang w:val="nl-BE"/>
        </w:rPr>
        <w:t>lo</w:t>
      </w:r>
      <w:r w:rsidR="00497A7F">
        <w:rPr>
          <w:lang w:val="nl-BE"/>
        </w:rPr>
        <w:t>-</w:t>
      </w:r>
      <w:r>
        <w:rPr>
          <w:lang w:val="nl-BE"/>
        </w:rPr>
        <w:t>pers</w:t>
      </w:r>
      <w:r w:rsidR="007E2E97">
        <w:rPr>
          <w:lang w:val="nl-BE"/>
        </w:rPr>
        <w:t>:</w:t>
      </w:r>
      <w:r>
        <w:rPr>
          <w:lang w:val="nl-BE"/>
        </w:rPr>
        <w:t xml:space="preserve"> </w:t>
      </w:r>
      <w:r w:rsidR="00C94451">
        <w:rPr>
          <w:lang w:val="nl-BE"/>
        </w:rPr>
        <w:t xml:space="preserve"> </w:t>
      </w:r>
    </w:p>
    <w:p w14:paraId="1E0AA1B2" w14:textId="77777777" w:rsidR="007E2E97" w:rsidRDefault="007E2E97" w:rsidP="00FE1508">
      <w:pPr>
        <w:pStyle w:val="03aText"/>
        <w:rPr>
          <w:lang w:val="nl-BE"/>
        </w:rPr>
      </w:pPr>
    </w:p>
    <w:p w14:paraId="18E9DE57" w14:textId="77777777" w:rsidR="00181A46" w:rsidRDefault="00181A46" w:rsidP="00FE1508">
      <w:pPr>
        <w:pStyle w:val="03aText"/>
        <w:rPr>
          <w:lang w:val="nl-BE"/>
        </w:rPr>
      </w:pPr>
      <w:r>
        <w:rPr>
          <w:lang w:val="nl-BE"/>
        </w:rPr>
        <w:t xml:space="preserve">P. </w:t>
      </w:r>
      <w:r w:rsidR="007E2E97">
        <w:rPr>
          <w:lang w:val="nl-BE"/>
        </w:rPr>
        <w:t>Soborevsky (1951)</w:t>
      </w:r>
    </w:p>
    <w:p w14:paraId="5F037DAE" w14:textId="77777777" w:rsidR="00181A46" w:rsidRDefault="00181A46" w:rsidP="00FE1508">
      <w:pPr>
        <w:pStyle w:val="03aText"/>
        <w:rPr>
          <w:lang w:val="nl-BE"/>
        </w:rPr>
      </w:pPr>
    </w:p>
    <w:p w14:paraId="23F96064" w14:textId="77777777" w:rsidR="00181A46" w:rsidRDefault="00181A46" w:rsidP="00FE1508">
      <w:pPr>
        <w:pStyle w:val="03aText"/>
        <w:rPr>
          <w:lang w:val="nl-BE"/>
        </w:rPr>
      </w:pPr>
      <w:r>
        <w:rPr>
          <w:lang w:val="nl-BE"/>
        </w:rPr>
        <w:t>Kh3 Lf6 Pg6 / Kf7 Lg3 Pg2 +</w:t>
      </w:r>
    </w:p>
    <w:p w14:paraId="30F3B08C" w14:textId="77777777" w:rsidR="00181A46" w:rsidRDefault="00181A46" w:rsidP="00FE1508">
      <w:pPr>
        <w:pStyle w:val="03aText"/>
        <w:rPr>
          <w:lang w:val="nl-BE"/>
        </w:rPr>
      </w:pPr>
    </w:p>
    <w:p w14:paraId="0FC8CAFF" w14:textId="77777777" w:rsidR="007E2E97" w:rsidRDefault="00181A46" w:rsidP="00FE1508">
      <w:pPr>
        <w:pStyle w:val="03aText"/>
        <w:rPr>
          <w:lang w:val="nl-BE"/>
        </w:rPr>
      </w:pPr>
      <w:r>
        <w:rPr>
          <w:lang w:val="nl-BE"/>
        </w:rPr>
        <w:t>1.Ph8+ Kg8 2.Kxg2 Lf4 3.Pg6 Lh6 4.Pg5 Lg7 5.Pe7+ Kh8 6.</w:t>
      </w:r>
      <w:r w:rsidR="007E2E97">
        <w:rPr>
          <w:lang w:val="nl-BE"/>
        </w:rPr>
        <w:t>Pf7+ Kh7 7.Lh4 Lf6 8.Pg5+ Kh6 9.Pg8</w:t>
      </w:r>
      <w:r w:rsidR="00923ABB">
        <w:rPr>
          <w:lang w:val="nl-BE"/>
        </w:rPr>
        <w:t xml:space="preserve">+ Kh5 10.Pxf6+ Kxh4 11.Pf3+ mat. </w:t>
      </w:r>
      <w:r w:rsidR="007E2E97">
        <w:rPr>
          <w:lang w:val="nl-BE"/>
        </w:rPr>
        <w:t>Maar 2.Kxg3</w:t>
      </w:r>
      <w:r w:rsidR="00923ABB">
        <w:rPr>
          <w:lang w:val="nl-BE"/>
        </w:rPr>
        <w:t>!</w:t>
      </w:r>
      <w:r w:rsidR="007E2E97">
        <w:rPr>
          <w:lang w:val="nl-BE"/>
        </w:rPr>
        <w:t xml:space="preserve"> wint ook.</w:t>
      </w:r>
    </w:p>
    <w:p w14:paraId="25204DD6" w14:textId="77777777" w:rsidR="007E2E97" w:rsidRDefault="007E2E97" w:rsidP="00FE1508">
      <w:pPr>
        <w:pStyle w:val="03aText"/>
        <w:rPr>
          <w:lang w:val="nl-BE"/>
        </w:rPr>
      </w:pPr>
    </w:p>
    <w:p w14:paraId="6356E33B" w14:textId="77777777" w:rsidR="007E2E97" w:rsidRDefault="007E2E97" w:rsidP="00FE1508">
      <w:pPr>
        <w:pStyle w:val="03aText"/>
        <w:rPr>
          <w:lang w:val="nl-BE"/>
        </w:rPr>
      </w:pPr>
      <w:r>
        <w:rPr>
          <w:lang w:val="nl-BE"/>
        </w:rPr>
        <w:t>F. Richter (1952)</w:t>
      </w:r>
    </w:p>
    <w:p w14:paraId="17583C22" w14:textId="77777777" w:rsidR="007E2E97" w:rsidRDefault="007E2E97" w:rsidP="00FE1508">
      <w:pPr>
        <w:pStyle w:val="03aText"/>
        <w:rPr>
          <w:lang w:val="nl-BE"/>
        </w:rPr>
      </w:pPr>
    </w:p>
    <w:p w14:paraId="2F0794D5" w14:textId="77777777" w:rsidR="007E2E97" w:rsidRDefault="007E2E97" w:rsidP="00FE1508">
      <w:pPr>
        <w:pStyle w:val="03aText"/>
        <w:rPr>
          <w:lang w:val="nl-BE"/>
        </w:rPr>
      </w:pPr>
      <w:r>
        <w:rPr>
          <w:lang w:val="nl-BE"/>
        </w:rPr>
        <w:t>Kc3 Lb4 Pd1 Pf5 / Kd8 Lc4 Pb6 +</w:t>
      </w:r>
    </w:p>
    <w:p w14:paraId="50E576DC" w14:textId="77777777" w:rsidR="007E2E97" w:rsidRDefault="007E2E97" w:rsidP="00FE1508">
      <w:pPr>
        <w:pStyle w:val="03aText"/>
        <w:rPr>
          <w:lang w:val="nl-BE"/>
        </w:rPr>
      </w:pPr>
    </w:p>
    <w:p w14:paraId="0E0DBAB4" w14:textId="77777777" w:rsidR="007E2E97" w:rsidRDefault="007E2E97" w:rsidP="00FE1508">
      <w:pPr>
        <w:pStyle w:val="03aText"/>
        <w:rPr>
          <w:lang w:val="nl-BE"/>
        </w:rPr>
      </w:pPr>
      <w:r>
        <w:rPr>
          <w:lang w:val="nl-BE"/>
        </w:rPr>
        <w:t>1.La5 Kc7 2.Pb2 Lb5 3.Pd4 Kb7 4.Pxb5 Ka6 5.Pc7+ Kxa5 6.Kb3 Pc8(Pd7) 7.Pc4+ en mat.</w:t>
      </w:r>
    </w:p>
    <w:p w14:paraId="3FC04AA1" w14:textId="77777777" w:rsidR="00686798" w:rsidRDefault="00686798" w:rsidP="00FE1508">
      <w:pPr>
        <w:pStyle w:val="03aText"/>
        <w:rPr>
          <w:lang w:val="nl-BE"/>
        </w:rPr>
      </w:pPr>
      <w:r>
        <w:rPr>
          <w:lang w:val="nl-BE"/>
        </w:rPr>
        <w:t>Mooi</w:t>
      </w:r>
    </w:p>
    <w:p w14:paraId="4EFBE804" w14:textId="77777777" w:rsidR="007E2E97" w:rsidRDefault="007E2E97" w:rsidP="00FE1508">
      <w:pPr>
        <w:pStyle w:val="03aText"/>
        <w:rPr>
          <w:lang w:val="nl-BE"/>
        </w:rPr>
      </w:pPr>
    </w:p>
    <w:p w14:paraId="3100C004" w14:textId="77777777" w:rsidR="007E2E97" w:rsidRDefault="007E2E97" w:rsidP="00FE1508">
      <w:pPr>
        <w:pStyle w:val="03aText"/>
        <w:rPr>
          <w:lang w:val="nl-BE"/>
        </w:rPr>
      </w:pPr>
      <w:r>
        <w:rPr>
          <w:lang w:val="nl-BE"/>
        </w:rPr>
        <w:t>R. Missiaen</w:t>
      </w:r>
    </w:p>
    <w:p w14:paraId="04D315C6" w14:textId="77777777" w:rsidR="007E2E97" w:rsidRDefault="007E2E97" w:rsidP="00FE1508">
      <w:pPr>
        <w:pStyle w:val="03aText"/>
        <w:rPr>
          <w:lang w:val="nl-BE"/>
        </w:rPr>
      </w:pPr>
    </w:p>
    <w:p w14:paraId="30F708E0" w14:textId="77777777" w:rsidR="007E2E97" w:rsidRPr="001513C2" w:rsidRDefault="007E2E97" w:rsidP="00FE1508">
      <w:pPr>
        <w:pStyle w:val="03aText"/>
        <w:rPr>
          <w:lang w:val="nl-BE"/>
        </w:rPr>
      </w:pPr>
      <w:r w:rsidRPr="001513C2">
        <w:rPr>
          <w:lang w:val="nl-BE"/>
        </w:rPr>
        <w:t>Kb4 Ld5 Pc8 Ph1 / Ka6 Ld1 Pd8+</w:t>
      </w:r>
    </w:p>
    <w:p w14:paraId="101C38D8" w14:textId="77777777" w:rsidR="007E2E97" w:rsidRPr="001513C2" w:rsidRDefault="007E2E97" w:rsidP="00FE1508">
      <w:pPr>
        <w:pStyle w:val="03aText"/>
        <w:rPr>
          <w:lang w:val="nl-BE"/>
        </w:rPr>
      </w:pPr>
    </w:p>
    <w:p w14:paraId="25BD642D" w14:textId="77777777" w:rsidR="007E2E97" w:rsidRPr="001513C2" w:rsidRDefault="007E2E97" w:rsidP="00FE1508">
      <w:pPr>
        <w:pStyle w:val="03aText"/>
        <w:rPr>
          <w:lang w:val="nl-BE"/>
        </w:rPr>
      </w:pPr>
      <w:r w:rsidRPr="001513C2">
        <w:rPr>
          <w:lang w:val="nl-BE"/>
        </w:rPr>
        <w:t>1.Pf2 Lc2 2.</w:t>
      </w:r>
      <w:r w:rsidR="00E16EB6" w:rsidRPr="001513C2">
        <w:rPr>
          <w:lang w:val="nl-BE"/>
        </w:rPr>
        <w:t xml:space="preserve">Pg4 Ld3 3.Pf6 Lb5 4.Pe4 Pb7 5.Pc3 Ld3 6.Pa4 Le2 7.Le4 Lf1 8.Lf3 Ld3 9.Lg2 Lb5 10.Pc3 </w:t>
      </w:r>
      <w:r w:rsidR="00F33CBE" w:rsidRPr="001513C2">
        <w:rPr>
          <w:lang w:val="nl-BE"/>
        </w:rPr>
        <w:t>Ld7 11.Lf1+ Lb5 12.Lxb5+ en mat.</w:t>
      </w:r>
    </w:p>
    <w:p w14:paraId="6DB8E48B" w14:textId="77777777" w:rsidR="00E16EB6" w:rsidRPr="004375AC" w:rsidRDefault="00E16EB6" w:rsidP="00FE1508">
      <w:pPr>
        <w:pStyle w:val="03aText"/>
        <w:rPr>
          <w:lang w:val="nl-BE"/>
        </w:rPr>
      </w:pPr>
      <w:r w:rsidRPr="004375AC">
        <w:rPr>
          <w:lang w:val="nl-BE"/>
        </w:rPr>
        <w:t>Maar 5.Le6 wint ook.</w:t>
      </w:r>
    </w:p>
    <w:p w14:paraId="69248C4C" w14:textId="77777777" w:rsidR="00E85583" w:rsidRPr="004375AC" w:rsidRDefault="00E85583" w:rsidP="00FE1508">
      <w:pPr>
        <w:pStyle w:val="03aText"/>
        <w:rPr>
          <w:lang w:val="nl-BE"/>
        </w:rPr>
      </w:pPr>
    </w:p>
    <w:p w14:paraId="3A273DB7" w14:textId="77777777" w:rsidR="00E85583" w:rsidRPr="00E85583" w:rsidRDefault="00E85583" w:rsidP="00FE1508">
      <w:pPr>
        <w:pStyle w:val="03aText"/>
        <w:rPr>
          <w:lang w:val="nl-BE"/>
        </w:rPr>
      </w:pPr>
      <w:r w:rsidRPr="00E85583">
        <w:rPr>
          <w:lang w:val="nl-BE"/>
        </w:rPr>
        <w:t>Nu maar hopen dat mijn verbe</w:t>
      </w:r>
      <w:r w:rsidR="00425B48">
        <w:rPr>
          <w:lang w:val="nl-BE"/>
        </w:rPr>
        <w:t>t</w:t>
      </w:r>
      <w:r w:rsidRPr="00E85583">
        <w:rPr>
          <w:lang w:val="nl-BE"/>
        </w:rPr>
        <w:t>e</w:t>
      </w:r>
      <w:r w:rsidR="00425B48">
        <w:rPr>
          <w:lang w:val="nl-BE"/>
        </w:rPr>
        <w:t>-</w:t>
      </w:r>
      <w:r w:rsidRPr="00E85583">
        <w:rPr>
          <w:lang w:val="nl-BE"/>
        </w:rPr>
        <w:t xml:space="preserve">ring </w:t>
      </w:r>
      <w:r w:rsidR="009E2594">
        <w:rPr>
          <w:lang w:val="nl-BE"/>
        </w:rPr>
        <w:t xml:space="preserve"> hiernaast c</w:t>
      </w:r>
      <w:r w:rsidRPr="00E85583">
        <w:rPr>
          <w:lang w:val="nl-BE"/>
        </w:rPr>
        <w:t>orrect is!</w:t>
      </w:r>
    </w:p>
    <w:p w14:paraId="0E7763DC" w14:textId="77777777" w:rsidR="007E2E97" w:rsidRPr="00E85583" w:rsidRDefault="007E2E97" w:rsidP="00FE1508">
      <w:pPr>
        <w:pStyle w:val="03aText"/>
        <w:rPr>
          <w:lang w:val="nl-BE"/>
        </w:rPr>
      </w:pPr>
    </w:p>
    <w:p w14:paraId="153EA240" w14:textId="77777777" w:rsidR="007E2E97" w:rsidRPr="00E85583" w:rsidRDefault="007E2E97" w:rsidP="00FE1508">
      <w:pPr>
        <w:pStyle w:val="03aText"/>
        <w:rPr>
          <w:lang w:val="nl-BE"/>
        </w:rPr>
      </w:pPr>
    </w:p>
    <w:p w14:paraId="1EE334FD" w14:textId="77777777" w:rsidR="007E2E97" w:rsidRPr="00E85583" w:rsidRDefault="007E2E97" w:rsidP="00FE1508">
      <w:pPr>
        <w:pStyle w:val="03aText"/>
        <w:rPr>
          <w:lang w:val="nl-BE"/>
        </w:rPr>
      </w:pPr>
    </w:p>
    <w:p w14:paraId="0D74892F" w14:textId="77777777" w:rsidR="001F5EA2" w:rsidRPr="00E85583" w:rsidRDefault="001F5EA2" w:rsidP="009F49A8">
      <w:pPr>
        <w:pStyle w:val="03aText"/>
        <w:jc w:val="center"/>
        <w:rPr>
          <w:lang w:val="nl-BE"/>
        </w:rPr>
      </w:pPr>
    </w:p>
    <w:p w14:paraId="4ABF7730" w14:textId="77777777" w:rsidR="001F5EA2" w:rsidRPr="00E85583" w:rsidRDefault="001F5EA2" w:rsidP="009F49A8">
      <w:pPr>
        <w:pStyle w:val="03aText"/>
        <w:jc w:val="center"/>
        <w:rPr>
          <w:lang w:val="nl-BE"/>
        </w:rPr>
      </w:pPr>
    </w:p>
    <w:p w14:paraId="2E4C3F3C" w14:textId="77777777" w:rsidR="001F5EA2" w:rsidRPr="00E85583" w:rsidRDefault="001F5EA2" w:rsidP="009F49A8">
      <w:pPr>
        <w:pStyle w:val="03aText"/>
        <w:jc w:val="center"/>
        <w:rPr>
          <w:lang w:val="nl-BE"/>
        </w:rPr>
      </w:pPr>
    </w:p>
    <w:p w14:paraId="3E22AF9F" w14:textId="77777777" w:rsidR="001F5EA2" w:rsidRPr="00E85583" w:rsidRDefault="001F5EA2" w:rsidP="009F49A8">
      <w:pPr>
        <w:pStyle w:val="03aText"/>
        <w:jc w:val="center"/>
        <w:rPr>
          <w:lang w:val="nl-BE"/>
        </w:rPr>
      </w:pPr>
    </w:p>
    <w:p w14:paraId="53B843E6" w14:textId="77777777" w:rsidR="001F5EA2" w:rsidRPr="00E85583" w:rsidRDefault="001F5EA2" w:rsidP="009F49A8">
      <w:pPr>
        <w:pStyle w:val="03aText"/>
        <w:jc w:val="center"/>
        <w:rPr>
          <w:lang w:val="nl-BE"/>
        </w:rPr>
      </w:pPr>
    </w:p>
    <w:p w14:paraId="5F119FED" w14:textId="77777777" w:rsidR="001F5EA2" w:rsidRPr="00E85583" w:rsidRDefault="001F5EA2" w:rsidP="005A3C6D">
      <w:pPr>
        <w:pStyle w:val="03aText"/>
        <w:rPr>
          <w:lang w:val="nl-BE"/>
        </w:rPr>
      </w:pPr>
    </w:p>
    <w:p w14:paraId="42312AFA" w14:textId="77777777" w:rsidR="001F5EA2" w:rsidRPr="00E85583" w:rsidRDefault="001F5EA2" w:rsidP="009F49A8">
      <w:pPr>
        <w:pStyle w:val="03aText"/>
        <w:jc w:val="center"/>
        <w:rPr>
          <w:lang w:val="nl-BE"/>
        </w:rPr>
      </w:pPr>
    </w:p>
    <w:p w14:paraId="734A9787" w14:textId="77777777" w:rsidR="001F5EA2" w:rsidRPr="00E85583" w:rsidRDefault="001F5EA2" w:rsidP="009F49A8">
      <w:pPr>
        <w:pStyle w:val="03aText"/>
        <w:jc w:val="center"/>
        <w:rPr>
          <w:lang w:val="nl-BE"/>
        </w:rPr>
      </w:pPr>
    </w:p>
    <w:p w14:paraId="0FA406AA" w14:textId="77777777" w:rsidR="001F5EA2" w:rsidRPr="00E85583" w:rsidRDefault="001F5EA2" w:rsidP="009F49A8">
      <w:pPr>
        <w:pStyle w:val="03aText"/>
        <w:jc w:val="center"/>
        <w:rPr>
          <w:lang w:val="nl-BE"/>
        </w:rPr>
      </w:pPr>
    </w:p>
    <w:p w14:paraId="22A05B89" w14:textId="77777777" w:rsidR="00C94188" w:rsidRPr="00E85583" w:rsidRDefault="00C94188" w:rsidP="009F7945">
      <w:pPr>
        <w:pStyle w:val="03aText"/>
        <w:jc w:val="center"/>
        <w:rPr>
          <w:lang w:val="nl-BE"/>
        </w:rPr>
      </w:pPr>
    </w:p>
    <w:p w14:paraId="7CE45DF3" w14:textId="77777777" w:rsidR="00C94188" w:rsidRPr="00E85583" w:rsidRDefault="00C94188" w:rsidP="009F7945">
      <w:pPr>
        <w:pStyle w:val="03aText"/>
        <w:jc w:val="center"/>
        <w:rPr>
          <w:lang w:val="nl-BE"/>
        </w:rPr>
      </w:pPr>
    </w:p>
    <w:p w14:paraId="5FF5228B" w14:textId="77777777" w:rsidR="006D7AB2" w:rsidRPr="00E85583" w:rsidRDefault="006D7AB2" w:rsidP="000666F7">
      <w:pPr>
        <w:pStyle w:val="03aText"/>
        <w:jc w:val="center"/>
        <w:rPr>
          <w:lang w:val="nl-BE"/>
        </w:rPr>
      </w:pPr>
    </w:p>
    <w:p w14:paraId="5A3B24A8" w14:textId="77777777" w:rsidR="006D7AB2" w:rsidRPr="00E85583" w:rsidRDefault="006D7AB2" w:rsidP="000666F7">
      <w:pPr>
        <w:pStyle w:val="03aText"/>
        <w:jc w:val="center"/>
        <w:rPr>
          <w:lang w:val="nl-BE"/>
        </w:rPr>
      </w:pPr>
    </w:p>
    <w:p w14:paraId="29FA2C08" w14:textId="77777777" w:rsidR="006D7AB2" w:rsidRPr="00E85583" w:rsidRDefault="006D7AB2" w:rsidP="000666F7">
      <w:pPr>
        <w:pStyle w:val="03aText"/>
        <w:jc w:val="center"/>
        <w:rPr>
          <w:lang w:val="nl-BE"/>
        </w:rPr>
      </w:pPr>
    </w:p>
    <w:p w14:paraId="7D77F111" w14:textId="77777777" w:rsidR="006D7AB2" w:rsidRPr="00E85583" w:rsidRDefault="006D7AB2" w:rsidP="000666F7">
      <w:pPr>
        <w:pStyle w:val="03aText"/>
        <w:jc w:val="center"/>
        <w:rPr>
          <w:lang w:val="nl-BE"/>
        </w:rPr>
      </w:pPr>
    </w:p>
    <w:p w14:paraId="7D6801EC" w14:textId="77777777" w:rsidR="006D7AB2" w:rsidRPr="00E85583" w:rsidRDefault="006D7AB2" w:rsidP="000666F7">
      <w:pPr>
        <w:pStyle w:val="03aText"/>
        <w:jc w:val="center"/>
        <w:rPr>
          <w:lang w:val="nl-BE"/>
        </w:rPr>
      </w:pPr>
    </w:p>
    <w:p w14:paraId="1A1EB88B" w14:textId="77777777" w:rsidR="006D7AB2" w:rsidRPr="00E85583" w:rsidRDefault="006D7AB2" w:rsidP="000666F7">
      <w:pPr>
        <w:pStyle w:val="03aText"/>
        <w:jc w:val="center"/>
        <w:rPr>
          <w:lang w:val="nl-BE"/>
        </w:rPr>
      </w:pPr>
    </w:p>
    <w:p w14:paraId="279A5F13" w14:textId="77777777" w:rsidR="006D7AB2" w:rsidRPr="00E85583" w:rsidRDefault="006D7AB2" w:rsidP="000666F7">
      <w:pPr>
        <w:pStyle w:val="03aText"/>
        <w:jc w:val="center"/>
        <w:rPr>
          <w:lang w:val="nl-BE"/>
        </w:rPr>
      </w:pPr>
    </w:p>
    <w:p w14:paraId="683E26AE" w14:textId="77777777" w:rsidR="006D7AB2" w:rsidRPr="00E85583" w:rsidRDefault="006D7AB2" w:rsidP="000666F7">
      <w:pPr>
        <w:pStyle w:val="03aText"/>
        <w:jc w:val="center"/>
        <w:rPr>
          <w:lang w:val="nl-BE"/>
        </w:rPr>
      </w:pPr>
    </w:p>
    <w:p w14:paraId="335EC5B1" w14:textId="77777777" w:rsidR="006D7AB2" w:rsidRPr="00E85583" w:rsidRDefault="006D7AB2" w:rsidP="000666F7">
      <w:pPr>
        <w:pStyle w:val="03aText"/>
        <w:jc w:val="center"/>
        <w:rPr>
          <w:lang w:val="nl-BE"/>
        </w:rPr>
      </w:pPr>
    </w:p>
    <w:p w14:paraId="55D2E107" w14:textId="77777777" w:rsidR="006D7AB2" w:rsidRPr="00E85583" w:rsidRDefault="006D7AB2" w:rsidP="000666F7">
      <w:pPr>
        <w:pStyle w:val="03aText"/>
        <w:jc w:val="center"/>
        <w:rPr>
          <w:lang w:val="nl-BE"/>
        </w:rPr>
      </w:pPr>
    </w:p>
    <w:p w14:paraId="160FBF8F" w14:textId="77777777" w:rsidR="006D7AB2" w:rsidRPr="00E85583" w:rsidRDefault="006D7AB2" w:rsidP="000666F7">
      <w:pPr>
        <w:pStyle w:val="03aText"/>
        <w:jc w:val="center"/>
        <w:rPr>
          <w:lang w:val="nl-BE"/>
        </w:rPr>
      </w:pPr>
    </w:p>
    <w:p w14:paraId="753487A5" w14:textId="77777777" w:rsidR="006D7AB2" w:rsidRPr="00E85583" w:rsidRDefault="006D7AB2" w:rsidP="000666F7">
      <w:pPr>
        <w:pStyle w:val="03aText"/>
        <w:jc w:val="center"/>
        <w:rPr>
          <w:lang w:val="nl-BE"/>
        </w:rPr>
      </w:pPr>
    </w:p>
    <w:p w14:paraId="7B44B5B5" w14:textId="77777777" w:rsidR="006D7AB2" w:rsidRPr="00E85583" w:rsidRDefault="006D7AB2" w:rsidP="000666F7">
      <w:pPr>
        <w:pStyle w:val="03aText"/>
        <w:jc w:val="center"/>
        <w:rPr>
          <w:lang w:val="nl-BE"/>
        </w:rPr>
      </w:pPr>
    </w:p>
    <w:p w14:paraId="15FBC8D5" w14:textId="77777777" w:rsidR="006D7AB2" w:rsidRPr="00E85583" w:rsidRDefault="006D7AB2" w:rsidP="000666F7">
      <w:pPr>
        <w:pStyle w:val="03aText"/>
        <w:jc w:val="center"/>
        <w:rPr>
          <w:lang w:val="nl-BE"/>
        </w:rPr>
      </w:pPr>
    </w:p>
    <w:p w14:paraId="77545264" w14:textId="77777777" w:rsidR="006D7AB2" w:rsidRPr="00E85583" w:rsidRDefault="006D7AB2" w:rsidP="000666F7">
      <w:pPr>
        <w:pStyle w:val="03aText"/>
        <w:jc w:val="center"/>
        <w:rPr>
          <w:lang w:val="nl-BE"/>
        </w:rPr>
      </w:pPr>
    </w:p>
    <w:p w14:paraId="78E9BD50" w14:textId="77777777" w:rsidR="006D7AB2" w:rsidRPr="00E85583" w:rsidRDefault="006D7AB2" w:rsidP="000666F7">
      <w:pPr>
        <w:pStyle w:val="03aText"/>
        <w:jc w:val="center"/>
        <w:rPr>
          <w:lang w:val="nl-BE"/>
        </w:rPr>
      </w:pPr>
    </w:p>
    <w:p w14:paraId="3A1090FC" w14:textId="77777777" w:rsidR="006D7AB2" w:rsidRPr="00E85583" w:rsidRDefault="006D7AB2" w:rsidP="000666F7">
      <w:pPr>
        <w:pStyle w:val="03aText"/>
        <w:jc w:val="center"/>
        <w:rPr>
          <w:lang w:val="nl-BE"/>
        </w:rPr>
      </w:pPr>
    </w:p>
    <w:p w14:paraId="2896F52E" w14:textId="77777777" w:rsidR="006D7AB2" w:rsidRPr="00E85583" w:rsidRDefault="006D7AB2" w:rsidP="000666F7">
      <w:pPr>
        <w:pStyle w:val="03aText"/>
        <w:jc w:val="center"/>
        <w:rPr>
          <w:lang w:val="nl-BE"/>
        </w:rPr>
      </w:pPr>
    </w:p>
    <w:p w14:paraId="4248B330" w14:textId="77777777" w:rsidR="006D7AB2" w:rsidRPr="00E85583" w:rsidRDefault="006D7AB2" w:rsidP="000666F7">
      <w:pPr>
        <w:pStyle w:val="03aText"/>
        <w:jc w:val="center"/>
        <w:rPr>
          <w:lang w:val="nl-BE"/>
        </w:rPr>
      </w:pPr>
    </w:p>
    <w:p w14:paraId="7A0F0B3B" w14:textId="77777777" w:rsidR="006D7AB2" w:rsidRPr="00E85583" w:rsidRDefault="006D7AB2" w:rsidP="000666F7">
      <w:pPr>
        <w:pStyle w:val="03aText"/>
        <w:jc w:val="center"/>
        <w:rPr>
          <w:lang w:val="nl-BE"/>
        </w:rPr>
      </w:pPr>
    </w:p>
    <w:p w14:paraId="2E2ECB9F" w14:textId="77777777" w:rsidR="006D7AB2" w:rsidRPr="00E85583" w:rsidRDefault="006D7AB2" w:rsidP="000666F7">
      <w:pPr>
        <w:pStyle w:val="03aText"/>
        <w:jc w:val="center"/>
        <w:rPr>
          <w:lang w:val="nl-BE"/>
        </w:rPr>
      </w:pPr>
    </w:p>
    <w:p w14:paraId="54466FE6" w14:textId="77777777" w:rsidR="006D7AB2" w:rsidRPr="00E85583" w:rsidRDefault="006D7AB2" w:rsidP="000666F7">
      <w:pPr>
        <w:pStyle w:val="03aText"/>
        <w:jc w:val="center"/>
        <w:rPr>
          <w:lang w:val="nl-BE"/>
        </w:rPr>
      </w:pPr>
    </w:p>
    <w:p w14:paraId="2D3F9BEE" w14:textId="77777777" w:rsidR="006D7AB2" w:rsidRPr="00E85583" w:rsidRDefault="006D7AB2" w:rsidP="000666F7">
      <w:pPr>
        <w:pStyle w:val="03aText"/>
        <w:jc w:val="center"/>
        <w:rPr>
          <w:lang w:val="nl-BE"/>
        </w:rPr>
      </w:pPr>
    </w:p>
    <w:p w14:paraId="7C4DB6F9" w14:textId="77777777" w:rsidR="006D7AB2" w:rsidRPr="00E85583" w:rsidRDefault="006D7AB2" w:rsidP="000666F7">
      <w:pPr>
        <w:pStyle w:val="03aText"/>
        <w:jc w:val="center"/>
        <w:rPr>
          <w:lang w:val="nl-BE"/>
        </w:rPr>
      </w:pPr>
    </w:p>
    <w:p w14:paraId="4C717387" w14:textId="77777777" w:rsidR="006D7AB2" w:rsidRPr="00E85583" w:rsidRDefault="006D7AB2" w:rsidP="000666F7">
      <w:pPr>
        <w:pStyle w:val="03aText"/>
        <w:jc w:val="center"/>
        <w:rPr>
          <w:lang w:val="nl-BE"/>
        </w:rPr>
      </w:pPr>
    </w:p>
    <w:p w14:paraId="3769F2A9" w14:textId="77777777" w:rsidR="006D7AB2" w:rsidRPr="00E85583" w:rsidRDefault="006D7AB2" w:rsidP="000666F7">
      <w:pPr>
        <w:pStyle w:val="03aText"/>
        <w:jc w:val="center"/>
        <w:rPr>
          <w:lang w:val="nl-BE"/>
        </w:rPr>
      </w:pPr>
    </w:p>
    <w:p w14:paraId="768F1775" w14:textId="77777777" w:rsidR="006D7AB2" w:rsidRPr="00E85583" w:rsidRDefault="006D7AB2" w:rsidP="000666F7">
      <w:pPr>
        <w:pStyle w:val="03aText"/>
        <w:jc w:val="center"/>
        <w:rPr>
          <w:lang w:val="nl-BE"/>
        </w:rPr>
      </w:pPr>
    </w:p>
    <w:p w14:paraId="6A83CA14" w14:textId="77777777" w:rsidR="006D7AB2" w:rsidRPr="00E85583" w:rsidRDefault="006D7AB2" w:rsidP="000666F7">
      <w:pPr>
        <w:pStyle w:val="03aText"/>
        <w:jc w:val="center"/>
        <w:rPr>
          <w:lang w:val="nl-BE"/>
        </w:rPr>
      </w:pPr>
    </w:p>
    <w:p w14:paraId="5CEC54BB" w14:textId="77777777" w:rsidR="00F66981" w:rsidRPr="001F5EA2" w:rsidRDefault="00F66981" w:rsidP="00805FCC">
      <w:pPr>
        <w:pStyle w:val="03aText"/>
        <w:jc w:val="center"/>
        <w:rPr>
          <w:b/>
          <w:lang w:val="nl-BE"/>
        </w:rPr>
      </w:pPr>
      <w:r w:rsidRPr="001F5EA2">
        <w:rPr>
          <w:lang w:val="nl-BE"/>
        </w:rPr>
        <w:lastRenderedPageBreak/>
        <w:t>-</w:t>
      </w:r>
      <w:r w:rsidR="00CD4FD7">
        <w:rPr>
          <w:b/>
          <w:lang w:val="nl-BE"/>
        </w:rPr>
        <w:t xml:space="preserve"> 215</w:t>
      </w:r>
      <w:r w:rsidR="00505377" w:rsidRPr="001F5EA2">
        <w:rPr>
          <w:b/>
          <w:lang w:val="nl-BE"/>
        </w:rPr>
        <w:t xml:space="preserve"> </w:t>
      </w:r>
      <w:r w:rsidRPr="001F5EA2">
        <w:rPr>
          <w:b/>
          <w:lang w:val="nl-BE"/>
        </w:rPr>
        <w:t>-</w:t>
      </w:r>
    </w:p>
    <w:p w14:paraId="717B6040" w14:textId="77777777" w:rsidR="00F66981" w:rsidRPr="001F5EA2" w:rsidRDefault="00F66981" w:rsidP="00F66981">
      <w:pPr>
        <w:pStyle w:val="03aText"/>
        <w:jc w:val="center"/>
        <w:rPr>
          <w:b/>
          <w:lang w:val="nl-BE"/>
        </w:rPr>
      </w:pPr>
    </w:p>
    <w:p w14:paraId="25285AAF" w14:textId="77777777" w:rsidR="00421C88" w:rsidRDefault="00421C88" w:rsidP="00B5641D">
      <w:pPr>
        <w:pStyle w:val="03aText"/>
        <w:jc w:val="center"/>
        <w:rPr>
          <w:lang w:val="nl-BE"/>
        </w:rPr>
      </w:pPr>
      <w:r>
        <w:rPr>
          <w:i/>
          <w:lang w:val="nl-BE"/>
        </w:rPr>
        <w:t xml:space="preserve">Origineel, </w:t>
      </w:r>
      <w:r w:rsidR="002C4C0E">
        <w:rPr>
          <w:lang w:val="nl-BE"/>
        </w:rPr>
        <w:t>2016</w:t>
      </w:r>
    </w:p>
    <w:p w14:paraId="182BA08D" w14:textId="77777777" w:rsidR="00421C88" w:rsidRDefault="00421C88" w:rsidP="00B5641D">
      <w:pPr>
        <w:pStyle w:val="03aText"/>
        <w:jc w:val="center"/>
        <w:rPr>
          <w:lang w:val="nl-BE"/>
        </w:rPr>
      </w:pPr>
    </w:p>
    <w:p w14:paraId="5CBB04CE" w14:textId="77777777" w:rsidR="002C4C0E" w:rsidRDefault="003014D0" w:rsidP="00B5641D">
      <w:pPr>
        <w:pStyle w:val="03aText"/>
        <w:jc w:val="center"/>
      </w:pPr>
      <w:r>
        <w:object w:dxaOrig="4136" w:dyaOrig="4135" w14:anchorId="7ABFCB92">
          <v:shape id="_x0000_i1228" type="#_x0000_t75" style="width:155.1pt;height:154.5pt" o:ole="">
            <v:imagedata r:id="rId429" o:title=""/>
          </v:shape>
          <o:OLEObject Type="Embed" ProgID="CorelDRAW.Graphic.12" ShapeID="_x0000_i1228" DrawAspect="Content" ObjectID="_1587467621" r:id="rId430"/>
        </w:object>
      </w:r>
    </w:p>
    <w:p w14:paraId="0DB44CE6" w14:textId="77777777" w:rsidR="002C4C0E" w:rsidRDefault="002C4C0E" w:rsidP="002C4C0E">
      <w:pPr>
        <w:pStyle w:val="03aText"/>
      </w:pPr>
    </w:p>
    <w:p w14:paraId="58F6C2E8" w14:textId="77777777" w:rsidR="002C4C0E" w:rsidRPr="00D630DD" w:rsidRDefault="002C4C0E" w:rsidP="002C4C0E">
      <w:pPr>
        <w:pStyle w:val="03aText"/>
        <w:rPr>
          <w:lang w:val="nl-BE"/>
        </w:rPr>
      </w:pPr>
      <w:r w:rsidRPr="00D630DD">
        <w:rPr>
          <w:b/>
          <w:sz w:val="24"/>
          <w:szCs w:val="24"/>
          <w:lang w:val="nl-BE"/>
        </w:rPr>
        <w:t xml:space="preserve">+                   </w:t>
      </w:r>
      <w:r w:rsidR="00D0261A">
        <w:rPr>
          <w:b/>
          <w:sz w:val="24"/>
          <w:szCs w:val="24"/>
          <w:lang w:val="nl-BE"/>
        </w:rPr>
        <w:t xml:space="preserve">      </w:t>
      </w:r>
      <w:r w:rsidRPr="00D630DD">
        <w:rPr>
          <w:lang w:val="nl-BE"/>
        </w:rPr>
        <w:t>0014.02 c2d6</w:t>
      </w:r>
    </w:p>
    <w:p w14:paraId="0DA036B2" w14:textId="77777777" w:rsidR="002C4C0E" w:rsidRPr="00D630DD" w:rsidRDefault="002C4C0E" w:rsidP="002C4C0E">
      <w:pPr>
        <w:pStyle w:val="03aText"/>
        <w:rPr>
          <w:lang w:val="nl-BE"/>
        </w:rPr>
      </w:pPr>
    </w:p>
    <w:p w14:paraId="565EFA2B" w14:textId="77777777" w:rsidR="002C4C0E" w:rsidRPr="00D630DD" w:rsidRDefault="002C4C0E" w:rsidP="002C4C0E">
      <w:pPr>
        <w:pStyle w:val="03aText"/>
        <w:rPr>
          <w:b/>
          <w:lang w:val="nl-BE"/>
        </w:rPr>
      </w:pPr>
      <w:r w:rsidRPr="00D630DD">
        <w:rPr>
          <w:lang w:val="nl-BE"/>
        </w:rPr>
        <w:tab/>
      </w:r>
      <w:r w:rsidRPr="00D630DD">
        <w:rPr>
          <w:b/>
          <w:lang w:val="nl-BE"/>
        </w:rPr>
        <w:t>1.Kb3</w:t>
      </w:r>
      <w:r w:rsidRPr="00D630DD">
        <w:rPr>
          <w:b/>
          <w:lang w:val="nl-BE"/>
        </w:rPr>
        <w:tab/>
      </w:r>
      <w:r w:rsidRPr="00D630DD">
        <w:rPr>
          <w:b/>
          <w:lang w:val="nl-BE"/>
        </w:rPr>
        <w:tab/>
        <w:t>Ke5</w:t>
      </w:r>
    </w:p>
    <w:p w14:paraId="14B0239B" w14:textId="77777777" w:rsidR="002C4C0E" w:rsidRPr="00D630DD" w:rsidRDefault="002C4C0E" w:rsidP="002C4C0E">
      <w:pPr>
        <w:pStyle w:val="03aText"/>
        <w:rPr>
          <w:b/>
          <w:lang w:val="nl-BE"/>
        </w:rPr>
      </w:pPr>
      <w:r w:rsidRPr="00D630DD">
        <w:rPr>
          <w:b/>
          <w:lang w:val="nl-BE"/>
        </w:rPr>
        <w:tab/>
        <w:t>2.Pg6+</w:t>
      </w:r>
      <w:r w:rsidRPr="00D630DD">
        <w:rPr>
          <w:b/>
          <w:lang w:val="nl-BE"/>
        </w:rPr>
        <w:tab/>
      </w:r>
      <w:r w:rsidRPr="00D630DD">
        <w:rPr>
          <w:b/>
          <w:lang w:val="nl-BE"/>
        </w:rPr>
        <w:tab/>
        <w:t>Kf5</w:t>
      </w:r>
    </w:p>
    <w:p w14:paraId="4452BEEF" w14:textId="77777777" w:rsidR="002C4C0E" w:rsidRPr="00D630DD" w:rsidRDefault="002C4C0E" w:rsidP="002C4C0E">
      <w:pPr>
        <w:pStyle w:val="03aText"/>
        <w:rPr>
          <w:b/>
          <w:lang w:val="nl-BE"/>
        </w:rPr>
      </w:pPr>
      <w:r w:rsidRPr="00D630DD">
        <w:rPr>
          <w:b/>
          <w:lang w:val="nl-BE"/>
        </w:rPr>
        <w:tab/>
        <w:t>3.Pxh4+</w:t>
      </w:r>
      <w:r w:rsidRPr="00D630DD">
        <w:rPr>
          <w:b/>
          <w:lang w:val="nl-BE"/>
        </w:rPr>
        <w:tab/>
        <w:t>Kg4</w:t>
      </w:r>
    </w:p>
    <w:p w14:paraId="3573B78F" w14:textId="77777777" w:rsidR="002C4C0E" w:rsidRPr="00D630DD" w:rsidRDefault="002C4C0E" w:rsidP="002C4C0E">
      <w:pPr>
        <w:pStyle w:val="03aText"/>
        <w:rPr>
          <w:b/>
          <w:lang w:val="nl-BE"/>
        </w:rPr>
      </w:pPr>
      <w:r w:rsidRPr="00D630DD">
        <w:rPr>
          <w:b/>
          <w:lang w:val="nl-BE"/>
        </w:rPr>
        <w:tab/>
        <w:t>4.Pg2</w:t>
      </w:r>
      <w:r w:rsidRPr="00D630DD">
        <w:rPr>
          <w:b/>
          <w:lang w:val="nl-BE"/>
        </w:rPr>
        <w:tab/>
      </w:r>
      <w:r w:rsidRPr="00D630DD">
        <w:rPr>
          <w:b/>
          <w:lang w:val="nl-BE"/>
        </w:rPr>
        <w:tab/>
        <w:t>Kf3</w:t>
      </w:r>
    </w:p>
    <w:p w14:paraId="3355AF88" w14:textId="77777777" w:rsidR="002C4C0E" w:rsidRPr="00D630DD" w:rsidRDefault="002C4C0E" w:rsidP="002C4C0E">
      <w:pPr>
        <w:pStyle w:val="03aText"/>
        <w:rPr>
          <w:b/>
          <w:lang w:val="nl-BE"/>
        </w:rPr>
      </w:pPr>
      <w:r w:rsidRPr="00D630DD">
        <w:rPr>
          <w:b/>
          <w:lang w:val="nl-BE"/>
        </w:rPr>
        <w:tab/>
        <w:t>5.Pe1+</w:t>
      </w:r>
      <w:r w:rsidRPr="00D630DD">
        <w:rPr>
          <w:b/>
          <w:lang w:val="nl-BE"/>
        </w:rPr>
        <w:tab/>
      </w:r>
      <w:r w:rsidRPr="00D630DD">
        <w:rPr>
          <w:b/>
          <w:lang w:val="nl-BE"/>
        </w:rPr>
        <w:tab/>
        <w:t>Ke2</w:t>
      </w:r>
    </w:p>
    <w:p w14:paraId="793BD24A" w14:textId="77777777" w:rsidR="002C4C0E" w:rsidRPr="00D630DD" w:rsidRDefault="002C4C0E" w:rsidP="002C4C0E">
      <w:pPr>
        <w:pStyle w:val="03aText"/>
        <w:rPr>
          <w:b/>
          <w:lang w:val="nl-BE"/>
        </w:rPr>
      </w:pPr>
      <w:r w:rsidRPr="00D630DD">
        <w:rPr>
          <w:b/>
          <w:lang w:val="nl-BE"/>
        </w:rPr>
        <w:tab/>
        <w:t>6.Pc2</w:t>
      </w:r>
      <w:r w:rsidRPr="00D630DD">
        <w:rPr>
          <w:b/>
          <w:lang w:val="nl-BE"/>
        </w:rPr>
        <w:tab/>
      </w:r>
      <w:r w:rsidRPr="00D630DD">
        <w:rPr>
          <w:b/>
          <w:lang w:val="nl-BE"/>
        </w:rPr>
        <w:tab/>
        <w:t>Kd3</w:t>
      </w:r>
    </w:p>
    <w:p w14:paraId="06FF5194" w14:textId="77777777" w:rsidR="002C4C0E" w:rsidRPr="00D630DD" w:rsidRDefault="002C4C0E" w:rsidP="002C4C0E">
      <w:pPr>
        <w:pStyle w:val="03aText"/>
        <w:rPr>
          <w:b/>
          <w:lang w:val="nl-BE"/>
        </w:rPr>
      </w:pPr>
      <w:r w:rsidRPr="00D630DD">
        <w:rPr>
          <w:b/>
          <w:lang w:val="nl-BE"/>
        </w:rPr>
        <w:tab/>
        <w:t>7.Lg5</w:t>
      </w:r>
      <w:r w:rsidRPr="00D630DD">
        <w:rPr>
          <w:b/>
          <w:lang w:val="nl-BE"/>
        </w:rPr>
        <w:tab/>
      </w:r>
      <w:r w:rsidRPr="00D630DD">
        <w:rPr>
          <w:b/>
          <w:lang w:val="nl-BE"/>
        </w:rPr>
        <w:tab/>
      </w:r>
    </w:p>
    <w:p w14:paraId="0BE95570" w14:textId="77777777" w:rsidR="002C4C0E" w:rsidRDefault="002C4C0E" w:rsidP="002C4C0E">
      <w:pPr>
        <w:pStyle w:val="03aText"/>
        <w:rPr>
          <w:lang w:val="nl-BE"/>
        </w:rPr>
      </w:pPr>
      <w:r w:rsidRPr="002C4C0E">
        <w:rPr>
          <w:lang w:val="nl-BE"/>
        </w:rPr>
        <w:t xml:space="preserve">Enige goede loperzet. Indien </w:t>
      </w:r>
      <w:r w:rsidR="00BE28AB">
        <w:rPr>
          <w:lang w:val="nl-BE"/>
        </w:rPr>
        <w:t xml:space="preserve">wit </w:t>
      </w:r>
      <w:r w:rsidRPr="002C4C0E">
        <w:rPr>
          <w:lang w:val="nl-BE"/>
        </w:rPr>
        <w:t>bijvoorbeeld 7.</w:t>
      </w:r>
      <w:r w:rsidR="00BE28AB">
        <w:rPr>
          <w:lang w:val="nl-BE"/>
        </w:rPr>
        <w:t>Lf4? speelt dan volgt 7…Pc3 8.Pb4+ Ke4, met re</w:t>
      </w:r>
      <w:r w:rsidR="004A6110">
        <w:rPr>
          <w:lang w:val="nl-BE"/>
        </w:rPr>
        <w:t>-</w:t>
      </w:r>
      <w:r w:rsidR="00BE28AB">
        <w:rPr>
          <w:lang w:val="nl-BE"/>
        </w:rPr>
        <w:t>mise.</w:t>
      </w:r>
    </w:p>
    <w:p w14:paraId="117F65C8" w14:textId="77777777" w:rsidR="00BE28AB" w:rsidRDefault="00BE28AB" w:rsidP="002C4C0E">
      <w:pPr>
        <w:pStyle w:val="03aText"/>
        <w:rPr>
          <w:b/>
          <w:lang w:val="nl-BE"/>
        </w:rPr>
      </w:pPr>
      <w:r>
        <w:rPr>
          <w:b/>
          <w:lang w:val="nl-BE"/>
        </w:rPr>
        <w:tab/>
        <w:t>7…</w:t>
      </w:r>
      <w:r>
        <w:rPr>
          <w:b/>
          <w:lang w:val="nl-BE"/>
        </w:rPr>
        <w:tab/>
      </w:r>
      <w:r>
        <w:rPr>
          <w:b/>
          <w:lang w:val="nl-BE"/>
        </w:rPr>
        <w:tab/>
        <w:t>b6</w:t>
      </w:r>
    </w:p>
    <w:p w14:paraId="5F70770E" w14:textId="77777777" w:rsidR="00BE28AB" w:rsidRDefault="00BE28AB" w:rsidP="002C4C0E">
      <w:pPr>
        <w:pStyle w:val="03aText"/>
        <w:rPr>
          <w:b/>
          <w:lang w:val="nl-BE"/>
        </w:rPr>
      </w:pPr>
      <w:r>
        <w:rPr>
          <w:b/>
          <w:lang w:val="nl-BE"/>
        </w:rPr>
        <w:tab/>
        <w:t>8.Lh6</w:t>
      </w:r>
      <w:r>
        <w:rPr>
          <w:b/>
          <w:lang w:val="nl-BE"/>
        </w:rPr>
        <w:tab/>
      </w:r>
      <w:r>
        <w:rPr>
          <w:b/>
          <w:lang w:val="nl-BE"/>
        </w:rPr>
        <w:tab/>
        <w:t>b5</w:t>
      </w:r>
    </w:p>
    <w:p w14:paraId="78944646" w14:textId="77777777" w:rsidR="00BE28AB" w:rsidRPr="00D630DD" w:rsidRDefault="00BE28AB" w:rsidP="002C4C0E">
      <w:pPr>
        <w:pStyle w:val="03aText"/>
        <w:rPr>
          <w:b/>
          <w:lang w:val="nl-BE"/>
        </w:rPr>
      </w:pPr>
      <w:r>
        <w:rPr>
          <w:b/>
          <w:lang w:val="nl-BE"/>
        </w:rPr>
        <w:tab/>
      </w:r>
      <w:r w:rsidRPr="00D630DD">
        <w:rPr>
          <w:b/>
          <w:lang w:val="nl-BE"/>
        </w:rPr>
        <w:t>9.Lg5</w:t>
      </w:r>
      <w:r w:rsidRPr="00D630DD">
        <w:rPr>
          <w:b/>
          <w:lang w:val="nl-BE"/>
        </w:rPr>
        <w:tab/>
      </w:r>
      <w:r w:rsidRPr="00D630DD">
        <w:rPr>
          <w:b/>
          <w:lang w:val="nl-BE"/>
        </w:rPr>
        <w:tab/>
        <w:t>b4</w:t>
      </w:r>
    </w:p>
    <w:p w14:paraId="6B58E4BC" w14:textId="77777777" w:rsidR="00BE28AB" w:rsidRPr="00D630DD" w:rsidRDefault="00BE28AB" w:rsidP="002C4C0E">
      <w:pPr>
        <w:pStyle w:val="03aText"/>
        <w:rPr>
          <w:b/>
          <w:lang w:val="nl-BE"/>
        </w:rPr>
      </w:pPr>
      <w:r w:rsidRPr="00D630DD">
        <w:rPr>
          <w:b/>
          <w:lang w:val="nl-BE"/>
        </w:rPr>
        <w:t xml:space="preserve">           10.Lh6</w:t>
      </w:r>
      <w:r w:rsidRPr="00D630DD">
        <w:rPr>
          <w:b/>
          <w:lang w:val="nl-BE"/>
        </w:rPr>
        <w:tab/>
      </w:r>
      <w:r w:rsidRPr="00D630DD">
        <w:rPr>
          <w:b/>
          <w:lang w:val="nl-BE"/>
        </w:rPr>
        <w:tab/>
        <w:t>Pc3</w:t>
      </w:r>
    </w:p>
    <w:p w14:paraId="4C4C037F" w14:textId="77777777" w:rsidR="00BE28AB" w:rsidRPr="00533E6F" w:rsidRDefault="00BE28AB" w:rsidP="002C4C0E">
      <w:pPr>
        <w:pStyle w:val="03aText"/>
        <w:rPr>
          <w:b/>
          <w:lang w:val="nl-BE"/>
        </w:rPr>
      </w:pPr>
      <w:r w:rsidRPr="00D630DD">
        <w:rPr>
          <w:b/>
          <w:lang w:val="nl-BE"/>
        </w:rPr>
        <w:t xml:space="preserve">           </w:t>
      </w:r>
      <w:r w:rsidRPr="00533E6F">
        <w:rPr>
          <w:b/>
          <w:lang w:val="nl-BE"/>
        </w:rPr>
        <w:t>11.Pxb4+</w:t>
      </w:r>
      <w:r w:rsidRPr="00533E6F">
        <w:rPr>
          <w:b/>
          <w:lang w:val="nl-BE"/>
        </w:rPr>
        <w:tab/>
        <w:t>Kd4</w:t>
      </w:r>
    </w:p>
    <w:p w14:paraId="1B2EFB14" w14:textId="77777777" w:rsidR="00BE28AB" w:rsidRPr="00533E6F" w:rsidRDefault="00BE28AB" w:rsidP="002C4C0E">
      <w:pPr>
        <w:pStyle w:val="03aText"/>
        <w:rPr>
          <w:b/>
          <w:lang w:val="nl-BE"/>
        </w:rPr>
      </w:pPr>
      <w:r w:rsidRPr="00533E6F">
        <w:rPr>
          <w:b/>
          <w:lang w:val="nl-BE"/>
        </w:rPr>
        <w:t xml:space="preserve">           12.Lg7+</w:t>
      </w:r>
    </w:p>
    <w:p w14:paraId="7462DCDE" w14:textId="77777777" w:rsidR="00BE28AB" w:rsidRDefault="00BE28AB" w:rsidP="002C4C0E">
      <w:pPr>
        <w:pStyle w:val="03aText"/>
        <w:rPr>
          <w:lang w:val="nl-BE"/>
        </w:rPr>
      </w:pPr>
      <w:r w:rsidRPr="00533E6F">
        <w:rPr>
          <w:lang w:val="nl-BE"/>
        </w:rPr>
        <w:t>En zwart moet op de volgende zet zijn paard offeren.</w:t>
      </w:r>
    </w:p>
    <w:p w14:paraId="0FC0301B" w14:textId="77777777" w:rsidR="00533E6F" w:rsidRDefault="00533E6F" w:rsidP="002C4C0E">
      <w:pPr>
        <w:pStyle w:val="03aText"/>
        <w:rPr>
          <w:lang w:val="nl-BE"/>
        </w:rPr>
      </w:pPr>
      <w:r>
        <w:rPr>
          <w:lang w:val="nl-BE"/>
        </w:rPr>
        <w:t>Wit wint.</w:t>
      </w:r>
    </w:p>
    <w:p w14:paraId="5B022E3C" w14:textId="77777777" w:rsidR="00D46FB7" w:rsidRDefault="00D46FB7" w:rsidP="002C4C0E">
      <w:pPr>
        <w:pStyle w:val="03aText"/>
        <w:rPr>
          <w:lang w:val="nl-BE"/>
        </w:rPr>
      </w:pPr>
    </w:p>
    <w:p w14:paraId="7DB49700" w14:textId="77777777" w:rsidR="00D46FB7" w:rsidRDefault="00D46FB7" w:rsidP="002C4C0E">
      <w:pPr>
        <w:pStyle w:val="03aText"/>
        <w:rPr>
          <w:lang w:val="nl-BE"/>
        </w:rPr>
      </w:pPr>
    </w:p>
    <w:p w14:paraId="1411C7B9" w14:textId="77777777" w:rsidR="00D46FB7" w:rsidRDefault="00D46FB7" w:rsidP="002C4C0E">
      <w:pPr>
        <w:pStyle w:val="03aText"/>
        <w:rPr>
          <w:lang w:val="nl-BE"/>
        </w:rPr>
      </w:pPr>
    </w:p>
    <w:p w14:paraId="0927CD44" w14:textId="77777777" w:rsidR="00702D9C" w:rsidRDefault="00702D9C" w:rsidP="002C4C0E">
      <w:pPr>
        <w:pStyle w:val="03aText"/>
        <w:rPr>
          <w:lang w:val="nl-BE"/>
        </w:rPr>
      </w:pPr>
    </w:p>
    <w:p w14:paraId="56FA6100" w14:textId="77777777" w:rsidR="00D46FB7" w:rsidRDefault="00D46FB7" w:rsidP="002C4C0E">
      <w:pPr>
        <w:pStyle w:val="03aText"/>
        <w:rPr>
          <w:lang w:val="nl-BE"/>
        </w:rPr>
      </w:pPr>
    </w:p>
    <w:p w14:paraId="5E6818C9" w14:textId="77777777" w:rsidR="00D46FB7" w:rsidRDefault="00D46FB7" w:rsidP="002C4C0E">
      <w:pPr>
        <w:pStyle w:val="03aText"/>
        <w:rPr>
          <w:lang w:val="nl-BE"/>
        </w:rPr>
      </w:pPr>
      <w:r>
        <w:rPr>
          <w:lang w:val="nl-BE"/>
        </w:rPr>
        <w:t>Een variant is:</w:t>
      </w:r>
    </w:p>
    <w:p w14:paraId="5A8BC46A" w14:textId="77777777" w:rsidR="00D46FB7" w:rsidRDefault="00D46FB7" w:rsidP="002C4C0E">
      <w:pPr>
        <w:pStyle w:val="03aText"/>
        <w:rPr>
          <w:lang w:val="nl-BE"/>
        </w:rPr>
      </w:pPr>
    </w:p>
    <w:p w14:paraId="3EFAF7D7" w14:textId="77777777" w:rsidR="00D46FB7" w:rsidRDefault="00D46FB7" w:rsidP="002C4C0E">
      <w:pPr>
        <w:pStyle w:val="03aText"/>
        <w:rPr>
          <w:b/>
          <w:lang w:val="nl-BE"/>
        </w:rPr>
      </w:pPr>
      <w:r>
        <w:rPr>
          <w:b/>
          <w:lang w:val="nl-BE"/>
        </w:rPr>
        <w:t>Kc4 Lg7 Ph8 / Kd6 Pa2 b7 h5 +</w:t>
      </w:r>
    </w:p>
    <w:p w14:paraId="3D02CB12" w14:textId="77777777" w:rsidR="00D46FB7" w:rsidRDefault="00D46FB7" w:rsidP="002C4C0E">
      <w:pPr>
        <w:pStyle w:val="03aText"/>
        <w:rPr>
          <w:b/>
          <w:lang w:val="nl-BE"/>
        </w:rPr>
      </w:pPr>
    </w:p>
    <w:p w14:paraId="2F3554D2" w14:textId="77777777" w:rsidR="00D46FB7" w:rsidRDefault="00D46FB7" w:rsidP="002C4C0E">
      <w:pPr>
        <w:pStyle w:val="03aText"/>
        <w:rPr>
          <w:lang w:val="nl-BE"/>
        </w:rPr>
      </w:pPr>
      <w:r>
        <w:rPr>
          <w:lang w:val="nl-BE"/>
        </w:rPr>
        <w:t>De oplossing is één zet langer:</w:t>
      </w:r>
    </w:p>
    <w:p w14:paraId="2C03C99E" w14:textId="77777777" w:rsidR="00D46FB7" w:rsidRDefault="00D46FB7" w:rsidP="002C4C0E">
      <w:pPr>
        <w:pStyle w:val="03aText"/>
        <w:rPr>
          <w:lang w:val="nl-BE"/>
        </w:rPr>
      </w:pPr>
    </w:p>
    <w:p w14:paraId="285A7742" w14:textId="77777777" w:rsidR="00D46FB7" w:rsidRDefault="00D46FB7" w:rsidP="002C4C0E">
      <w:pPr>
        <w:pStyle w:val="03aText"/>
        <w:rPr>
          <w:b/>
          <w:lang w:val="nl-BE"/>
        </w:rPr>
      </w:pPr>
      <w:r>
        <w:rPr>
          <w:b/>
          <w:lang w:val="nl-BE"/>
        </w:rPr>
        <w:t>1.Lh6 h4 2.Kb3 Ke5 3.Pg6+ Kf5</w:t>
      </w:r>
    </w:p>
    <w:p w14:paraId="319DF60B" w14:textId="77777777" w:rsidR="00D46FB7" w:rsidRPr="00D46FB7" w:rsidRDefault="00D46FB7" w:rsidP="002C4C0E">
      <w:pPr>
        <w:pStyle w:val="03aText"/>
        <w:rPr>
          <w:b/>
          <w:lang w:val="nl-BE"/>
        </w:rPr>
      </w:pPr>
      <w:r>
        <w:rPr>
          <w:b/>
          <w:lang w:val="nl-BE"/>
        </w:rPr>
        <w:t>4.Pxh4+ Kg4 5.Pg2 Kf3 6.Pe1+ Ke2 7.Pc2 Kd3 8.Lg5 b6 9.Lh6 b5 10.Lg5 b4 11.Lh6 Pc3 12.Pxb4+ Kd4 13.Lg7+</w:t>
      </w:r>
      <w:r>
        <w:rPr>
          <w:lang w:val="nl-BE"/>
        </w:rPr>
        <w:t xml:space="preserve">, </w:t>
      </w:r>
      <w:r w:rsidRPr="00D46FB7">
        <w:rPr>
          <w:lang w:val="nl-BE"/>
        </w:rPr>
        <w:t>enzovoort</w:t>
      </w:r>
    </w:p>
    <w:p w14:paraId="13F4E063" w14:textId="77777777" w:rsidR="006F3923" w:rsidRPr="002C4C0E" w:rsidRDefault="00F66981" w:rsidP="00196BFA">
      <w:pPr>
        <w:pStyle w:val="03aText"/>
        <w:jc w:val="center"/>
        <w:rPr>
          <w:b/>
          <w:lang w:val="en-GB"/>
        </w:rPr>
      </w:pPr>
      <w:r w:rsidRPr="00533E6F">
        <w:rPr>
          <w:b/>
          <w:lang w:val="nl-BE"/>
        </w:rPr>
        <w:br w:type="page"/>
      </w:r>
      <w:r w:rsidR="004555D2" w:rsidRPr="002C4C0E">
        <w:rPr>
          <w:b/>
          <w:lang w:val="en-GB"/>
        </w:rPr>
        <w:lastRenderedPageBreak/>
        <w:t xml:space="preserve">- </w:t>
      </w:r>
      <w:r w:rsidR="004A32E1" w:rsidRPr="002C4C0E">
        <w:rPr>
          <w:b/>
          <w:lang w:val="en-GB"/>
        </w:rPr>
        <w:t>21</w:t>
      </w:r>
      <w:r w:rsidR="00CD4FD7">
        <w:rPr>
          <w:b/>
          <w:lang w:val="en-GB"/>
        </w:rPr>
        <w:t>6</w:t>
      </w:r>
      <w:r w:rsidR="006F3923" w:rsidRPr="002C4C0E">
        <w:rPr>
          <w:b/>
          <w:lang w:val="en-GB"/>
        </w:rPr>
        <w:t xml:space="preserve"> -</w:t>
      </w:r>
    </w:p>
    <w:p w14:paraId="3450E805" w14:textId="77777777" w:rsidR="006F3923" w:rsidRPr="002C4C0E" w:rsidRDefault="006F3923" w:rsidP="006F3923">
      <w:pPr>
        <w:pStyle w:val="03aText"/>
        <w:rPr>
          <w:lang w:val="en-GB"/>
        </w:rPr>
      </w:pPr>
    </w:p>
    <w:p w14:paraId="1EE1C82F" w14:textId="77777777" w:rsidR="006F3923" w:rsidRPr="002C4C0E" w:rsidRDefault="006F3923" w:rsidP="006F3923">
      <w:pPr>
        <w:pStyle w:val="03aText"/>
        <w:jc w:val="center"/>
        <w:rPr>
          <w:lang w:val="en-GB"/>
        </w:rPr>
      </w:pPr>
      <w:r w:rsidRPr="002C4C0E">
        <w:rPr>
          <w:i/>
          <w:lang w:val="en-GB"/>
        </w:rPr>
        <w:t xml:space="preserve">Origineel, </w:t>
      </w:r>
      <w:r w:rsidR="00795EE9" w:rsidRPr="002C4C0E">
        <w:rPr>
          <w:lang w:val="en-GB"/>
        </w:rPr>
        <w:t>2014</w:t>
      </w:r>
    </w:p>
    <w:p w14:paraId="56C967AC" w14:textId="77777777" w:rsidR="005F609D" w:rsidRPr="002C4C0E" w:rsidRDefault="005F609D" w:rsidP="006F3923">
      <w:pPr>
        <w:pStyle w:val="03aText"/>
        <w:jc w:val="center"/>
        <w:rPr>
          <w:lang w:val="en-GB"/>
        </w:rPr>
      </w:pPr>
    </w:p>
    <w:p w14:paraId="079B1EF5" w14:textId="77777777" w:rsidR="005F609D" w:rsidRPr="002C4C0E" w:rsidRDefault="00795EE9" w:rsidP="006F3923">
      <w:pPr>
        <w:pStyle w:val="03aText"/>
        <w:jc w:val="center"/>
        <w:rPr>
          <w:lang w:val="en-GB"/>
        </w:rPr>
      </w:pPr>
      <w:r>
        <w:object w:dxaOrig="4700" w:dyaOrig="4704" w14:anchorId="2AF19262">
          <v:shape id="_x0000_i1229" type="#_x0000_t75" style="width:154.5pt;height:153.4pt" o:ole="">
            <v:imagedata r:id="rId431" o:title=""/>
          </v:shape>
          <o:OLEObject Type="Embed" ProgID="CorelDRAW.Graphic.12" ShapeID="_x0000_i1229" DrawAspect="Content" ObjectID="_1587467622" r:id="rId432"/>
        </w:object>
      </w:r>
    </w:p>
    <w:p w14:paraId="64FF5EF0" w14:textId="77777777" w:rsidR="00420F9B" w:rsidRDefault="00420F9B" w:rsidP="00420F9B">
      <w:pPr>
        <w:pStyle w:val="03aText"/>
        <w:rPr>
          <w:lang w:val="en-GB"/>
        </w:rPr>
      </w:pPr>
    </w:p>
    <w:p w14:paraId="33EA1766" w14:textId="77777777" w:rsidR="006F3923" w:rsidRPr="00ED1153" w:rsidRDefault="006F3923" w:rsidP="006F3923">
      <w:pPr>
        <w:pStyle w:val="03aText"/>
        <w:rPr>
          <w:lang w:val="en-GB"/>
        </w:rPr>
      </w:pPr>
      <w:r w:rsidRPr="00ED1153">
        <w:rPr>
          <w:b/>
          <w:sz w:val="24"/>
          <w:szCs w:val="24"/>
          <w:lang w:val="en-GB"/>
        </w:rPr>
        <w:t xml:space="preserve">+                         </w:t>
      </w:r>
      <w:r w:rsidR="00A4798A" w:rsidRPr="00ED1153">
        <w:rPr>
          <w:lang w:val="en-GB"/>
        </w:rPr>
        <w:t>0040</w:t>
      </w:r>
      <w:r w:rsidR="00795EE9" w:rsidRPr="00ED1153">
        <w:rPr>
          <w:lang w:val="en-GB"/>
        </w:rPr>
        <w:t>.13 a</w:t>
      </w:r>
      <w:r w:rsidRPr="00ED1153">
        <w:rPr>
          <w:lang w:val="en-GB"/>
        </w:rPr>
        <w:t>3a8</w:t>
      </w:r>
    </w:p>
    <w:p w14:paraId="36906159" w14:textId="77777777" w:rsidR="006F3923" w:rsidRPr="00ED1153" w:rsidRDefault="006F3923" w:rsidP="006F3923">
      <w:pPr>
        <w:pStyle w:val="03aText"/>
        <w:rPr>
          <w:lang w:val="en-GB"/>
        </w:rPr>
      </w:pPr>
    </w:p>
    <w:p w14:paraId="5BF35D23" w14:textId="77777777" w:rsidR="00A4798A" w:rsidRPr="00ED1153" w:rsidRDefault="006F3923" w:rsidP="006F3923">
      <w:pPr>
        <w:pStyle w:val="03aText"/>
        <w:rPr>
          <w:b/>
          <w:lang w:val="en-GB"/>
        </w:rPr>
      </w:pPr>
      <w:r w:rsidRPr="00ED1153">
        <w:rPr>
          <w:lang w:val="en-GB"/>
        </w:rPr>
        <w:tab/>
      </w:r>
      <w:r w:rsidR="00795EE9" w:rsidRPr="00ED1153">
        <w:rPr>
          <w:b/>
          <w:lang w:val="en-GB"/>
        </w:rPr>
        <w:t>1.c7</w:t>
      </w:r>
      <w:r w:rsidR="00795EE9" w:rsidRPr="00ED1153">
        <w:rPr>
          <w:b/>
          <w:lang w:val="en-GB"/>
        </w:rPr>
        <w:tab/>
      </w:r>
      <w:r w:rsidR="00795EE9" w:rsidRPr="00ED1153">
        <w:rPr>
          <w:b/>
          <w:lang w:val="en-GB"/>
        </w:rPr>
        <w:tab/>
        <w:t>f2</w:t>
      </w:r>
    </w:p>
    <w:p w14:paraId="2248DE56" w14:textId="77777777" w:rsidR="006F3923" w:rsidRPr="00ED1153" w:rsidRDefault="006F3923" w:rsidP="006F3923">
      <w:pPr>
        <w:pStyle w:val="03aText"/>
        <w:rPr>
          <w:b/>
          <w:lang w:val="en-GB"/>
        </w:rPr>
      </w:pPr>
      <w:r w:rsidRPr="00ED1153">
        <w:rPr>
          <w:b/>
          <w:lang w:val="en-GB"/>
        </w:rPr>
        <w:tab/>
        <w:t>2.c8D</w:t>
      </w:r>
      <w:r w:rsidRPr="00ED1153">
        <w:rPr>
          <w:b/>
          <w:lang w:val="en-GB"/>
        </w:rPr>
        <w:tab/>
      </w:r>
      <w:r w:rsidRPr="00ED1153">
        <w:rPr>
          <w:b/>
          <w:lang w:val="en-GB"/>
        </w:rPr>
        <w:tab/>
        <w:t>h1D</w:t>
      </w:r>
    </w:p>
    <w:p w14:paraId="60863BD1" w14:textId="77777777" w:rsidR="006F3923" w:rsidRPr="00ED1153" w:rsidRDefault="006F3923" w:rsidP="006F3923">
      <w:pPr>
        <w:pStyle w:val="03aText"/>
        <w:rPr>
          <w:b/>
          <w:lang w:val="en-GB"/>
        </w:rPr>
      </w:pPr>
      <w:r w:rsidRPr="00ED1153">
        <w:rPr>
          <w:b/>
          <w:lang w:val="en-GB"/>
        </w:rPr>
        <w:tab/>
        <w:t>3.Lc7+</w:t>
      </w:r>
      <w:r w:rsidRPr="00ED1153">
        <w:rPr>
          <w:b/>
          <w:lang w:val="en-GB"/>
        </w:rPr>
        <w:tab/>
      </w:r>
      <w:r w:rsidRPr="00ED1153">
        <w:rPr>
          <w:b/>
          <w:lang w:val="en-GB"/>
        </w:rPr>
        <w:tab/>
        <w:t>Ka7</w:t>
      </w:r>
    </w:p>
    <w:p w14:paraId="18B1B212" w14:textId="77777777" w:rsidR="006F3923" w:rsidRPr="00D630DD" w:rsidRDefault="006F3923" w:rsidP="006F3923">
      <w:pPr>
        <w:pStyle w:val="03aText"/>
        <w:rPr>
          <w:b/>
          <w:lang w:val="nl-BE"/>
        </w:rPr>
      </w:pPr>
      <w:r w:rsidRPr="00ED1153">
        <w:rPr>
          <w:b/>
          <w:lang w:val="en-GB"/>
        </w:rPr>
        <w:tab/>
      </w:r>
      <w:r w:rsidRPr="00D630DD">
        <w:rPr>
          <w:b/>
          <w:lang w:val="nl-BE"/>
        </w:rPr>
        <w:t>4.Db8+</w:t>
      </w:r>
      <w:r w:rsidRPr="00D630DD">
        <w:rPr>
          <w:b/>
          <w:lang w:val="nl-BE"/>
        </w:rPr>
        <w:tab/>
      </w:r>
      <w:r w:rsidRPr="00D630DD">
        <w:rPr>
          <w:b/>
          <w:lang w:val="nl-BE"/>
        </w:rPr>
        <w:tab/>
        <w:t>Ka6</w:t>
      </w:r>
    </w:p>
    <w:p w14:paraId="74091AA7" w14:textId="77777777" w:rsidR="006F3923" w:rsidRPr="00177777" w:rsidRDefault="006F3923" w:rsidP="006F3923">
      <w:pPr>
        <w:pStyle w:val="03aText"/>
        <w:rPr>
          <w:b/>
          <w:lang w:val="nl-BE"/>
        </w:rPr>
      </w:pPr>
      <w:r w:rsidRPr="00D630DD">
        <w:rPr>
          <w:b/>
          <w:lang w:val="nl-BE"/>
        </w:rPr>
        <w:tab/>
      </w:r>
      <w:r w:rsidRPr="00177777">
        <w:rPr>
          <w:b/>
          <w:lang w:val="nl-BE"/>
        </w:rPr>
        <w:t>5.Da8+</w:t>
      </w:r>
      <w:r w:rsidRPr="00177777">
        <w:rPr>
          <w:b/>
          <w:lang w:val="nl-BE"/>
        </w:rPr>
        <w:tab/>
      </w:r>
      <w:r w:rsidRPr="00177777">
        <w:rPr>
          <w:b/>
          <w:lang w:val="nl-BE"/>
        </w:rPr>
        <w:tab/>
        <w:t>Kb5</w:t>
      </w:r>
    </w:p>
    <w:p w14:paraId="1C5068C3" w14:textId="77777777" w:rsidR="006F3923" w:rsidRDefault="00795EE9" w:rsidP="006F3923">
      <w:pPr>
        <w:pStyle w:val="03aText"/>
        <w:rPr>
          <w:b/>
          <w:lang w:val="nl-BE"/>
        </w:rPr>
      </w:pPr>
      <w:r>
        <w:rPr>
          <w:b/>
          <w:lang w:val="nl-BE"/>
        </w:rPr>
        <w:tab/>
        <w:t>6.Dxb7+</w:t>
      </w:r>
      <w:r>
        <w:rPr>
          <w:b/>
          <w:lang w:val="nl-BE"/>
        </w:rPr>
        <w:tab/>
        <w:t>Kc5</w:t>
      </w:r>
      <w:r w:rsidR="00100EAD">
        <w:rPr>
          <w:b/>
          <w:lang w:val="nl-BE"/>
        </w:rPr>
        <w:t>,</w:t>
      </w:r>
    </w:p>
    <w:p w14:paraId="53CFD07D" w14:textId="77777777" w:rsidR="00100EAD" w:rsidRPr="00100EAD" w:rsidRDefault="00100EAD" w:rsidP="006F3923">
      <w:pPr>
        <w:pStyle w:val="03aText"/>
        <w:rPr>
          <w:lang w:val="nl-BE"/>
        </w:rPr>
      </w:pPr>
      <w:r>
        <w:rPr>
          <w:lang w:val="nl-BE"/>
        </w:rPr>
        <w:t>6…Kc4? 7.Dc4+ en 8.Dxf1;</w:t>
      </w:r>
    </w:p>
    <w:p w14:paraId="667E2878" w14:textId="77777777" w:rsidR="00A4798A" w:rsidRPr="00795EE9" w:rsidRDefault="00795EE9" w:rsidP="006F3923">
      <w:pPr>
        <w:pStyle w:val="03aText"/>
        <w:rPr>
          <w:b/>
          <w:lang w:val="nl-BE"/>
        </w:rPr>
      </w:pPr>
      <w:r>
        <w:rPr>
          <w:b/>
          <w:lang w:val="nl-BE"/>
        </w:rPr>
        <w:tab/>
        <w:t>7.Db6+</w:t>
      </w:r>
      <w:r>
        <w:rPr>
          <w:b/>
          <w:lang w:val="nl-BE"/>
        </w:rPr>
        <w:tab/>
      </w:r>
      <w:r>
        <w:rPr>
          <w:b/>
          <w:lang w:val="nl-BE"/>
        </w:rPr>
        <w:tab/>
        <w:t>Kd5</w:t>
      </w:r>
      <w:r w:rsidR="00A4798A">
        <w:rPr>
          <w:lang w:val="nl-BE"/>
        </w:rPr>
        <w:t>.</w:t>
      </w:r>
    </w:p>
    <w:p w14:paraId="10E3745D" w14:textId="77777777" w:rsidR="006F3923" w:rsidRPr="00177777" w:rsidRDefault="006F3923" w:rsidP="006F3923">
      <w:pPr>
        <w:pStyle w:val="03aText"/>
        <w:rPr>
          <w:b/>
          <w:lang w:val="nl-BE"/>
        </w:rPr>
      </w:pPr>
      <w:r w:rsidRPr="00177777">
        <w:rPr>
          <w:b/>
          <w:lang w:val="nl-BE"/>
        </w:rPr>
        <w:tab/>
        <w:t>8.Dd6+</w:t>
      </w:r>
      <w:r w:rsidRPr="00177777">
        <w:rPr>
          <w:b/>
          <w:lang w:val="nl-BE"/>
        </w:rPr>
        <w:tab/>
      </w:r>
      <w:r w:rsidR="00A4798A">
        <w:rPr>
          <w:lang w:val="nl-BE"/>
        </w:rPr>
        <w:t>.</w:t>
      </w:r>
      <w:r w:rsidR="00A4798A">
        <w:rPr>
          <w:b/>
          <w:lang w:val="nl-BE"/>
        </w:rPr>
        <w:tab/>
      </w:r>
      <w:r w:rsidR="00795EE9">
        <w:rPr>
          <w:b/>
          <w:lang w:val="nl-BE"/>
        </w:rPr>
        <w:t>Kc4</w:t>
      </w:r>
    </w:p>
    <w:p w14:paraId="00F3D56D" w14:textId="77777777" w:rsidR="009772B2" w:rsidRDefault="00795EE9" w:rsidP="006F3923">
      <w:pPr>
        <w:pStyle w:val="03aText"/>
        <w:rPr>
          <w:b/>
          <w:lang w:val="nl-BE"/>
        </w:rPr>
      </w:pPr>
      <w:r>
        <w:rPr>
          <w:b/>
          <w:lang w:val="nl-BE"/>
        </w:rPr>
        <w:tab/>
        <w:t>9.Da</w:t>
      </w:r>
      <w:r w:rsidR="006F3923" w:rsidRPr="00177777">
        <w:rPr>
          <w:b/>
          <w:lang w:val="nl-BE"/>
        </w:rPr>
        <w:t>6+</w:t>
      </w:r>
    </w:p>
    <w:p w14:paraId="254F6E92" w14:textId="77777777" w:rsidR="009772B2" w:rsidRDefault="009772B2" w:rsidP="006F3923">
      <w:pPr>
        <w:pStyle w:val="03aText"/>
        <w:rPr>
          <w:i/>
          <w:lang w:val="nl-BE"/>
        </w:rPr>
      </w:pPr>
      <w:r>
        <w:rPr>
          <w:lang w:val="nl-BE"/>
        </w:rPr>
        <w:t xml:space="preserve">9.Db4+? Kd5 10.Dd6+ </w:t>
      </w:r>
      <w:r>
        <w:rPr>
          <w:i/>
          <w:lang w:val="nl-BE"/>
        </w:rPr>
        <w:t>(Zie zet 8.)</w:t>
      </w:r>
    </w:p>
    <w:p w14:paraId="7351A4D0" w14:textId="77777777" w:rsidR="009772B2" w:rsidRPr="009772B2" w:rsidRDefault="007523DF" w:rsidP="006F3923">
      <w:pPr>
        <w:pStyle w:val="03aText"/>
        <w:rPr>
          <w:i/>
          <w:lang w:val="nl-BE"/>
        </w:rPr>
      </w:pPr>
      <w:r>
        <w:rPr>
          <w:lang w:val="nl-BE"/>
        </w:rPr>
        <w:t>9.Dc6+?</w:t>
      </w:r>
      <w:r w:rsidR="009772B2">
        <w:rPr>
          <w:lang w:val="nl-BE"/>
        </w:rPr>
        <w:t xml:space="preserve"> Kd4 10.Db6+ Kd5, en weerom 11.Dd6+ </w:t>
      </w:r>
      <w:r w:rsidR="009772B2">
        <w:rPr>
          <w:i/>
          <w:lang w:val="nl-BE"/>
        </w:rPr>
        <w:t>(Zie zei 8.)</w:t>
      </w:r>
    </w:p>
    <w:p w14:paraId="1E2CB9BC" w14:textId="77777777" w:rsidR="006F3923" w:rsidRDefault="006F3923" w:rsidP="006F3923">
      <w:pPr>
        <w:pStyle w:val="03aText"/>
        <w:rPr>
          <w:b/>
          <w:lang w:val="nl-BE"/>
        </w:rPr>
      </w:pPr>
      <w:r>
        <w:rPr>
          <w:b/>
          <w:lang w:val="nl-BE"/>
        </w:rPr>
        <w:tab/>
      </w:r>
      <w:r w:rsidR="009772B2">
        <w:rPr>
          <w:b/>
          <w:lang w:val="nl-BE"/>
        </w:rPr>
        <w:t>9…</w:t>
      </w:r>
      <w:r w:rsidR="00795EE9">
        <w:rPr>
          <w:b/>
          <w:lang w:val="nl-BE"/>
        </w:rPr>
        <w:tab/>
      </w:r>
      <w:r w:rsidR="009772B2">
        <w:rPr>
          <w:b/>
          <w:lang w:val="nl-BE"/>
        </w:rPr>
        <w:tab/>
      </w:r>
      <w:r w:rsidR="00795EE9">
        <w:rPr>
          <w:b/>
          <w:lang w:val="nl-BE"/>
        </w:rPr>
        <w:t>K~</w:t>
      </w:r>
    </w:p>
    <w:p w14:paraId="34DE2E66" w14:textId="77777777" w:rsidR="00A4798A" w:rsidRPr="00A4798A" w:rsidRDefault="00795EE9" w:rsidP="006F3923">
      <w:pPr>
        <w:pStyle w:val="03aText"/>
        <w:rPr>
          <w:b/>
          <w:lang w:val="nl-BE"/>
        </w:rPr>
      </w:pPr>
      <w:r>
        <w:rPr>
          <w:b/>
          <w:lang w:val="nl-BE"/>
        </w:rPr>
        <w:t xml:space="preserve">           10.Dxf1</w:t>
      </w:r>
      <w:r w:rsidR="00A4798A">
        <w:rPr>
          <w:b/>
          <w:lang w:val="nl-BE"/>
        </w:rPr>
        <w:t>+</w:t>
      </w:r>
    </w:p>
    <w:p w14:paraId="4AA6D55F" w14:textId="77777777" w:rsidR="006F3923" w:rsidRDefault="00795EE9" w:rsidP="006F3923">
      <w:pPr>
        <w:pStyle w:val="03aText"/>
        <w:rPr>
          <w:lang w:val="nl-BE"/>
        </w:rPr>
      </w:pPr>
      <w:r>
        <w:rPr>
          <w:lang w:val="nl-BE"/>
        </w:rPr>
        <w:t>En wit wint.</w:t>
      </w:r>
    </w:p>
    <w:p w14:paraId="7D5480F0" w14:textId="77777777" w:rsidR="006F3923" w:rsidRDefault="006F3923" w:rsidP="006F3923">
      <w:pPr>
        <w:pStyle w:val="03aText"/>
        <w:rPr>
          <w:lang w:val="nl-BE"/>
        </w:rPr>
      </w:pPr>
    </w:p>
    <w:p w14:paraId="2DE378D1" w14:textId="77777777" w:rsidR="006F3923" w:rsidRDefault="006F3923" w:rsidP="006F3923">
      <w:pPr>
        <w:pStyle w:val="03aText"/>
        <w:rPr>
          <w:lang w:val="nl-BE"/>
        </w:rPr>
      </w:pPr>
    </w:p>
    <w:p w14:paraId="0A9EA6B2" w14:textId="77777777" w:rsidR="006F3923" w:rsidRDefault="006F3923" w:rsidP="006F3923">
      <w:pPr>
        <w:pStyle w:val="03aText"/>
        <w:rPr>
          <w:lang w:val="nl-BE"/>
        </w:rPr>
      </w:pPr>
    </w:p>
    <w:p w14:paraId="036DBA0F" w14:textId="77777777" w:rsidR="006F3923" w:rsidRDefault="006F3923" w:rsidP="006F3923">
      <w:pPr>
        <w:pStyle w:val="03aText"/>
        <w:rPr>
          <w:lang w:val="nl-BE"/>
        </w:rPr>
      </w:pPr>
    </w:p>
    <w:p w14:paraId="23877830" w14:textId="77777777" w:rsidR="006F3923" w:rsidRDefault="006F3923" w:rsidP="006F3923">
      <w:pPr>
        <w:pStyle w:val="03aText"/>
        <w:rPr>
          <w:lang w:val="nl-BE"/>
        </w:rPr>
      </w:pPr>
    </w:p>
    <w:p w14:paraId="1F1A9FC2" w14:textId="77777777" w:rsidR="006F3923" w:rsidRDefault="006F3923" w:rsidP="006F3923">
      <w:pPr>
        <w:pStyle w:val="03aText"/>
        <w:rPr>
          <w:lang w:val="nl-BE"/>
        </w:rPr>
      </w:pPr>
    </w:p>
    <w:p w14:paraId="5B6F928B" w14:textId="77777777" w:rsidR="006F3923" w:rsidRDefault="006F3923" w:rsidP="006F3923">
      <w:pPr>
        <w:pStyle w:val="03aText"/>
        <w:rPr>
          <w:lang w:val="nl-BE"/>
        </w:rPr>
      </w:pPr>
    </w:p>
    <w:p w14:paraId="6255B9C2" w14:textId="77777777" w:rsidR="006F3923" w:rsidRDefault="006F3923" w:rsidP="006F3923">
      <w:pPr>
        <w:pStyle w:val="03aText"/>
        <w:rPr>
          <w:lang w:val="nl-BE"/>
        </w:rPr>
      </w:pPr>
    </w:p>
    <w:p w14:paraId="0DC42A76" w14:textId="77777777" w:rsidR="006F3923" w:rsidRDefault="006F3923" w:rsidP="006F3923">
      <w:pPr>
        <w:pStyle w:val="03aText"/>
        <w:rPr>
          <w:lang w:val="nl-BE"/>
        </w:rPr>
      </w:pPr>
      <w:r>
        <w:rPr>
          <w:lang w:val="nl-BE"/>
        </w:rPr>
        <w:t xml:space="preserve"> </w:t>
      </w:r>
    </w:p>
    <w:p w14:paraId="399DA252" w14:textId="77777777" w:rsidR="006F3923" w:rsidRDefault="006F3923" w:rsidP="006F3923">
      <w:pPr>
        <w:pStyle w:val="03aText"/>
        <w:rPr>
          <w:lang w:val="nl-BE"/>
        </w:rPr>
      </w:pPr>
    </w:p>
    <w:p w14:paraId="6F68F921" w14:textId="77777777" w:rsidR="006F3923" w:rsidRDefault="006F3923" w:rsidP="006F3923">
      <w:pPr>
        <w:pStyle w:val="03aText"/>
        <w:rPr>
          <w:lang w:val="nl-BE"/>
        </w:rPr>
      </w:pPr>
    </w:p>
    <w:p w14:paraId="292A62EC" w14:textId="77777777" w:rsidR="006F3923" w:rsidRDefault="006F3923" w:rsidP="006F3923">
      <w:pPr>
        <w:pStyle w:val="03aText"/>
        <w:rPr>
          <w:lang w:val="nl-BE"/>
        </w:rPr>
      </w:pPr>
    </w:p>
    <w:p w14:paraId="5A21BBFE" w14:textId="77777777" w:rsidR="006F3923" w:rsidRDefault="006F3923" w:rsidP="006F3923">
      <w:pPr>
        <w:pStyle w:val="03aText"/>
        <w:rPr>
          <w:lang w:val="nl-BE"/>
        </w:rPr>
      </w:pPr>
    </w:p>
    <w:p w14:paraId="5B35EB52" w14:textId="77777777" w:rsidR="006F3923" w:rsidRDefault="006F3923" w:rsidP="006F3923">
      <w:pPr>
        <w:pStyle w:val="03aText"/>
        <w:rPr>
          <w:lang w:val="nl-BE"/>
        </w:rPr>
      </w:pPr>
    </w:p>
    <w:p w14:paraId="3E917FC8" w14:textId="77777777" w:rsidR="006F3923" w:rsidRDefault="006F3923" w:rsidP="006F3923">
      <w:pPr>
        <w:pStyle w:val="03aText"/>
        <w:rPr>
          <w:lang w:val="nl-BE"/>
        </w:rPr>
      </w:pPr>
    </w:p>
    <w:p w14:paraId="6EDFF112" w14:textId="77777777" w:rsidR="006F3923" w:rsidRDefault="006F3923" w:rsidP="006F3923">
      <w:pPr>
        <w:pStyle w:val="03aText"/>
        <w:rPr>
          <w:lang w:val="nl-BE"/>
        </w:rPr>
      </w:pPr>
    </w:p>
    <w:p w14:paraId="20304271" w14:textId="77777777" w:rsidR="006F3923" w:rsidRDefault="006F3923" w:rsidP="006F3923">
      <w:pPr>
        <w:pStyle w:val="03aText"/>
        <w:rPr>
          <w:lang w:val="nl-BE"/>
        </w:rPr>
      </w:pPr>
    </w:p>
    <w:p w14:paraId="7671A91D" w14:textId="77777777" w:rsidR="006F3923" w:rsidRDefault="006F3923" w:rsidP="006F3923">
      <w:pPr>
        <w:pStyle w:val="03aText"/>
        <w:rPr>
          <w:lang w:val="nl-BE"/>
        </w:rPr>
      </w:pPr>
    </w:p>
    <w:p w14:paraId="0171A2FE" w14:textId="77777777" w:rsidR="006F3923" w:rsidRDefault="006F3923" w:rsidP="006F3923">
      <w:pPr>
        <w:pStyle w:val="03aText"/>
        <w:rPr>
          <w:lang w:val="nl-BE"/>
        </w:rPr>
      </w:pPr>
    </w:p>
    <w:p w14:paraId="7F869BA6" w14:textId="77777777" w:rsidR="006F3923" w:rsidRDefault="006F3923" w:rsidP="006F3923">
      <w:pPr>
        <w:pStyle w:val="03aText"/>
        <w:rPr>
          <w:lang w:val="nl-BE"/>
        </w:rPr>
      </w:pPr>
    </w:p>
    <w:p w14:paraId="6A0E240B" w14:textId="77777777" w:rsidR="006F3923" w:rsidRDefault="006F3923" w:rsidP="006F3923">
      <w:pPr>
        <w:pStyle w:val="03aText"/>
        <w:rPr>
          <w:lang w:val="nl-BE"/>
        </w:rPr>
      </w:pPr>
    </w:p>
    <w:p w14:paraId="3B899F3A" w14:textId="77777777" w:rsidR="006F3923" w:rsidRDefault="006F3923" w:rsidP="006F3923">
      <w:pPr>
        <w:pStyle w:val="03aText"/>
        <w:rPr>
          <w:lang w:val="nl-BE"/>
        </w:rPr>
      </w:pPr>
    </w:p>
    <w:p w14:paraId="29AE36C2" w14:textId="77777777" w:rsidR="006F3923" w:rsidRDefault="006F3923" w:rsidP="006F3923">
      <w:pPr>
        <w:pStyle w:val="03aText"/>
        <w:rPr>
          <w:lang w:val="nl-BE"/>
        </w:rPr>
      </w:pPr>
    </w:p>
    <w:p w14:paraId="1B777D48" w14:textId="77777777" w:rsidR="006F3923" w:rsidRDefault="006F3923" w:rsidP="006F3923">
      <w:pPr>
        <w:pStyle w:val="03aText"/>
        <w:rPr>
          <w:lang w:val="nl-BE"/>
        </w:rPr>
      </w:pPr>
    </w:p>
    <w:p w14:paraId="520DED99" w14:textId="77777777" w:rsidR="006F3923" w:rsidRDefault="006F3923" w:rsidP="006F3923">
      <w:pPr>
        <w:pStyle w:val="03aText"/>
        <w:rPr>
          <w:lang w:val="nl-BE"/>
        </w:rPr>
      </w:pPr>
    </w:p>
    <w:p w14:paraId="7B60FA7E" w14:textId="77777777" w:rsidR="006F3923" w:rsidRDefault="006F3923" w:rsidP="006F3923">
      <w:pPr>
        <w:pStyle w:val="03aText"/>
        <w:rPr>
          <w:lang w:val="nl-BE"/>
        </w:rPr>
      </w:pPr>
    </w:p>
    <w:p w14:paraId="5276B3E6" w14:textId="77777777" w:rsidR="006F3923" w:rsidRDefault="006F3923" w:rsidP="006F3923">
      <w:pPr>
        <w:pStyle w:val="03aText"/>
        <w:rPr>
          <w:lang w:val="nl-BE"/>
        </w:rPr>
      </w:pPr>
    </w:p>
    <w:p w14:paraId="2EE06FC6" w14:textId="77777777" w:rsidR="006F3923" w:rsidRDefault="006F3923" w:rsidP="006F3923">
      <w:pPr>
        <w:pStyle w:val="03aText"/>
        <w:rPr>
          <w:lang w:val="nl-BE"/>
        </w:rPr>
      </w:pPr>
    </w:p>
    <w:p w14:paraId="732CC403" w14:textId="77777777" w:rsidR="006F3923" w:rsidRDefault="006F3923" w:rsidP="006F3923">
      <w:pPr>
        <w:pStyle w:val="03aText"/>
        <w:rPr>
          <w:lang w:val="nl-BE"/>
        </w:rPr>
      </w:pPr>
    </w:p>
    <w:p w14:paraId="17689310" w14:textId="77777777" w:rsidR="006F3923" w:rsidRDefault="006F3923" w:rsidP="006F3923">
      <w:pPr>
        <w:pStyle w:val="03aText"/>
        <w:rPr>
          <w:lang w:val="nl-BE"/>
        </w:rPr>
      </w:pPr>
    </w:p>
    <w:p w14:paraId="21DE9CEA" w14:textId="77777777" w:rsidR="006F3923" w:rsidRDefault="006F3923" w:rsidP="006F3923">
      <w:pPr>
        <w:pStyle w:val="03aText"/>
        <w:jc w:val="center"/>
        <w:rPr>
          <w:lang w:val="nl-BE"/>
        </w:rPr>
      </w:pPr>
    </w:p>
    <w:p w14:paraId="74367726" w14:textId="77777777" w:rsidR="006F3923" w:rsidRDefault="006F3923" w:rsidP="006F3923">
      <w:pPr>
        <w:pStyle w:val="03aText"/>
        <w:jc w:val="center"/>
        <w:rPr>
          <w:lang w:val="nl-BE"/>
        </w:rPr>
      </w:pPr>
    </w:p>
    <w:p w14:paraId="6885EB35" w14:textId="77777777" w:rsidR="006F3923" w:rsidRDefault="006F3923" w:rsidP="006F3923">
      <w:pPr>
        <w:pStyle w:val="03aText"/>
        <w:jc w:val="center"/>
        <w:rPr>
          <w:lang w:val="nl-BE"/>
        </w:rPr>
      </w:pPr>
    </w:p>
    <w:p w14:paraId="749D3A93" w14:textId="77777777" w:rsidR="006F3923" w:rsidRDefault="006F3923" w:rsidP="006F3923">
      <w:pPr>
        <w:pStyle w:val="03aText"/>
        <w:jc w:val="center"/>
        <w:rPr>
          <w:lang w:val="nl-BE"/>
        </w:rPr>
      </w:pPr>
    </w:p>
    <w:p w14:paraId="4EDD0FF0" w14:textId="77777777" w:rsidR="006F3923" w:rsidRDefault="006F3923" w:rsidP="006F3923">
      <w:pPr>
        <w:pStyle w:val="03aText"/>
        <w:jc w:val="center"/>
        <w:rPr>
          <w:lang w:val="nl-BE"/>
        </w:rPr>
      </w:pPr>
    </w:p>
    <w:p w14:paraId="11B951D1" w14:textId="77777777" w:rsidR="006F3923" w:rsidRDefault="006F3923" w:rsidP="00304B1F">
      <w:pPr>
        <w:pStyle w:val="03aText"/>
        <w:rPr>
          <w:lang w:val="nl-BE"/>
        </w:rPr>
      </w:pPr>
    </w:p>
    <w:p w14:paraId="0D847A6C" w14:textId="77777777" w:rsidR="006F3923" w:rsidRDefault="006F3923" w:rsidP="006F3923">
      <w:pPr>
        <w:pStyle w:val="03aText"/>
        <w:jc w:val="center"/>
        <w:rPr>
          <w:lang w:val="nl-BE"/>
        </w:rPr>
      </w:pPr>
    </w:p>
    <w:p w14:paraId="2E593D41" w14:textId="77777777" w:rsidR="006F3923" w:rsidRDefault="006F3923" w:rsidP="006F3923">
      <w:pPr>
        <w:pStyle w:val="03aText"/>
        <w:jc w:val="center"/>
        <w:rPr>
          <w:lang w:val="nl-BE"/>
        </w:rPr>
      </w:pPr>
    </w:p>
    <w:p w14:paraId="308FAD0C" w14:textId="77777777" w:rsidR="006F3923" w:rsidRDefault="006F3923" w:rsidP="006F3923">
      <w:pPr>
        <w:pStyle w:val="03aText"/>
        <w:jc w:val="center"/>
        <w:rPr>
          <w:lang w:val="nl-BE"/>
        </w:rPr>
      </w:pPr>
    </w:p>
    <w:p w14:paraId="12EE7550" w14:textId="77777777" w:rsidR="006F3923" w:rsidRDefault="006F3923" w:rsidP="006F3923">
      <w:pPr>
        <w:pStyle w:val="03aText"/>
        <w:jc w:val="center"/>
        <w:rPr>
          <w:lang w:val="nl-BE"/>
        </w:rPr>
      </w:pPr>
    </w:p>
    <w:p w14:paraId="61172A45" w14:textId="77777777" w:rsidR="009E7C47" w:rsidRDefault="009E7C47" w:rsidP="006F3923">
      <w:pPr>
        <w:pStyle w:val="03aText"/>
        <w:jc w:val="center"/>
        <w:rPr>
          <w:lang w:val="nl-BE"/>
        </w:rPr>
      </w:pPr>
    </w:p>
    <w:p w14:paraId="50BD7959" w14:textId="77777777" w:rsidR="00C405FB" w:rsidRDefault="00C405FB" w:rsidP="009D6529">
      <w:pPr>
        <w:pStyle w:val="03aText"/>
        <w:jc w:val="center"/>
        <w:rPr>
          <w:lang w:val="nl-BE"/>
        </w:rPr>
      </w:pPr>
    </w:p>
    <w:p w14:paraId="0FE534D6" w14:textId="77777777" w:rsidR="00314329" w:rsidRDefault="00314329" w:rsidP="009D6529">
      <w:pPr>
        <w:pStyle w:val="03aText"/>
        <w:jc w:val="center"/>
        <w:rPr>
          <w:lang w:val="nl-BE"/>
        </w:rPr>
      </w:pPr>
    </w:p>
    <w:p w14:paraId="67289FA0" w14:textId="77777777" w:rsidR="00F26E6D" w:rsidRDefault="00F26E6D" w:rsidP="009D6529">
      <w:pPr>
        <w:pStyle w:val="03aText"/>
        <w:jc w:val="center"/>
        <w:rPr>
          <w:lang w:val="nl-BE"/>
        </w:rPr>
      </w:pPr>
    </w:p>
    <w:p w14:paraId="1C80AB92" w14:textId="77777777" w:rsidR="00F20138" w:rsidRDefault="00F20138" w:rsidP="00F20138">
      <w:pPr>
        <w:widowControl/>
        <w:autoSpaceDE/>
        <w:autoSpaceDN/>
        <w:adjustRightInd/>
        <w:rPr>
          <w:rFonts w:cs="Arial"/>
          <w:color w:val="000000"/>
          <w:sz w:val="20"/>
          <w:szCs w:val="20"/>
          <w:lang w:val="nl-BE"/>
        </w:rPr>
      </w:pPr>
    </w:p>
    <w:p w14:paraId="0F42CFD7" w14:textId="77777777" w:rsidR="006F3923" w:rsidRPr="002F069B" w:rsidRDefault="006F3923" w:rsidP="00F20138">
      <w:pPr>
        <w:widowControl/>
        <w:autoSpaceDE/>
        <w:autoSpaceDN/>
        <w:adjustRightInd/>
        <w:jc w:val="center"/>
        <w:rPr>
          <w:rFonts w:cs="Arial"/>
          <w:color w:val="000000"/>
          <w:sz w:val="20"/>
          <w:szCs w:val="20"/>
          <w:lang w:val="nl-BE"/>
        </w:rPr>
      </w:pPr>
      <w:r w:rsidRPr="002F069B">
        <w:rPr>
          <w:sz w:val="20"/>
          <w:szCs w:val="20"/>
          <w:lang w:val="nl-BE"/>
        </w:rPr>
        <w:lastRenderedPageBreak/>
        <w:t xml:space="preserve">- </w:t>
      </w:r>
      <w:r w:rsidR="004A32E1" w:rsidRPr="002F069B">
        <w:rPr>
          <w:b/>
          <w:sz w:val="20"/>
          <w:szCs w:val="20"/>
          <w:lang w:val="nl-BE"/>
        </w:rPr>
        <w:t>21</w:t>
      </w:r>
      <w:r w:rsidR="00CD4FD7">
        <w:rPr>
          <w:b/>
          <w:sz w:val="20"/>
          <w:szCs w:val="20"/>
          <w:lang w:val="nl-BE"/>
        </w:rPr>
        <w:t>7</w:t>
      </w:r>
      <w:r w:rsidRPr="002F069B">
        <w:rPr>
          <w:b/>
          <w:sz w:val="20"/>
          <w:szCs w:val="20"/>
          <w:lang w:val="nl-BE"/>
        </w:rPr>
        <w:t xml:space="preserve"> </w:t>
      </w:r>
      <w:r w:rsidRPr="002F069B">
        <w:rPr>
          <w:sz w:val="20"/>
          <w:szCs w:val="20"/>
          <w:lang w:val="nl-BE"/>
        </w:rPr>
        <w:t>-</w:t>
      </w:r>
    </w:p>
    <w:p w14:paraId="112C2FBE" w14:textId="77777777" w:rsidR="006F3923" w:rsidRDefault="006F3923" w:rsidP="006F3923">
      <w:pPr>
        <w:pStyle w:val="03aText"/>
        <w:rPr>
          <w:lang w:val="nl-BE"/>
        </w:rPr>
      </w:pPr>
    </w:p>
    <w:p w14:paraId="67304E2F" w14:textId="77777777" w:rsidR="006F3923" w:rsidRDefault="006F3923" w:rsidP="006F3923">
      <w:pPr>
        <w:pStyle w:val="03aText"/>
        <w:jc w:val="center"/>
        <w:rPr>
          <w:lang w:val="nl-BE"/>
        </w:rPr>
      </w:pPr>
      <w:r>
        <w:rPr>
          <w:i/>
          <w:lang w:val="nl-BE"/>
        </w:rPr>
        <w:t xml:space="preserve">Origineel, </w:t>
      </w:r>
      <w:r w:rsidR="00C405FB">
        <w:rPr>
          <w:lang w:val="nl-BE"/>
        </w:rPr>
        <w:t>2012</w:t>
      </w:r>
    </w:p>
    <w:p w14:paraId="433449D3" w14:textId="77777777" w:rsidR="00CB3570" w:rsidRPr="00CB3570" w:rsidRDefault="00CB3570" w:rsidP="006F3923">
      <w:pPr>
        <w:pStyle w:val="03aText"/>
        <w:jc w:val="center"/>
        <w:rPr>
          <w:lang w:val="nl-BE"/>
        </w:rPr>
      </w:pPr>
      <w:r>
        <w:rPr>
          <w:i/>
          <w:lang w:val="nl-BE"/>
        </w:rPr>
        <w:t>Probleemblad N°4</w:t>
      </w:r>
      <w:r w:rsidR="0053723A">
        <w:rPr>
          <w:i/>
          <w:lang w:val="nl-BE"/>
        </w:rPr>
        <w:t>,</w:t>
      </w:r>
      <w:r>
        <w:rPr>
          <w:i/>
          <w:lang w:val="nl-BE"/>
        </w:rPr>
        <w:t xml:space="preserve"> </w:t>
      </w:r>
      <w:r>
        <w:rPr>
          <w:lang w:val="nl-BE"/>
        </w:rPr>
        <w:t>2015</w:t>
      </w:r>
    </w:p>
    <w:p w14:paraId="4800FAF2" w14:textId="77777777" w:rsidR="006852FD" w:rsidRDefault="006852FD" w:rsidP="006F3923">
      <w:pPr>
        <w:pStyle w:val="03aText"/>
        <w:jc w:val="center"/>
        <w:rPr>
          <w:lang w:val="nl-BE"/>
        </w:rPr>
      </w:pPr>
    </w:p>
    <w:p w14:paraId="68A7E0D7" w14:textId="77777777" w:rsidR="00C405FB" w:rsidRDefault="006852FD" w:rsidP="006F3923">
      <w:pPr>
        <w:pStyle w:val="03aText"/>
        <w:jc w:val="center"/>
        <w:rPr>
          <w:lang w:val="nl-BE"/>
        </w:rPr>
      </w:pPr>
      <w:r>
        <w:object w:dxaOrig="4431" w:dyaOrig="4430" w14:anchorId="10897446">
          <v:shape id="_x0000_i1230" type="#_x0000_t75" style="width:154.5pt;height:153.95pt" o:ole="">
            <v:imagedata r:id="rId433" o:title=""/>
          </v:shape>
          <o:OLEObject Type="Embed" ProgID="CorelDRAW.Graphic.12" ShapeID="_x0000_i1230" DrawAspect="Content" ObjectID="_1587467623" r:id="rId434"/>
        </w:object>
      </w:r>
    </w:p>
    <w:p w14:paraId="0B698A86" w14:textId="77777777" w:rsidR="006F3923" w:rsidRDefault="006F3923" w:rsidP="006F3923">
      <w:pPr>
        <w:pStyle w:val="03aText"/>
        <w:rPr>
          <w:lang w:val="nl-BE"/>
        </w:rPr>
      </w:pPr>
    </w:p>
    <w:p w14:paraId="6AF3F82A" w14:textId="77777777" w:rsidR="006F3923" w:rsidRDefault="006F3923" w:rsidP="006F3923">
      <w:pPr>
        <w:pStyle w:val="03aText"/>
        <w:rPr>
          <w:lang w:val="nl-BE"/>
        </w:rPr>
      </w:pPr>
      <w:r>
        <w:rPr>
          <w:b/>
          <w:sz w:val="24"/>
          <w:szCs w:val="24"/>
          <w:lang w:val="nl-BE"/>
        </w:rPr>
        <w:t xml:space="preserve">+                         </w:t>
      </w:r>
      <w:r w:rsidR="005B6813">
        <w:rPr>
          <w:lang w:val="nl-BE"/>
        </w:rPr>
        <w:t>7001.01 g2</w:t>
      </w:r>
      <w:r>
        <w:rPr>
          <w:lang w:val="nl-BE"/>
        </w:rPr>
        <w:t>g4</w:t>
      </w:r>
    </w:p>
    <w:p w14:paraId="2C845A05" w14:textId="77777777" w:rsidR="006F3923" w:rsidRDefault="006F3923" w:rsidP="006F3923">
      <w:pPr>
        <w:pStyle w:val="03aText"/>
        <w:rPr>
          <w:lang w:val="nl-BE"/>
        </w:rPr>
      </w:pPr>
    </w:p>
    <w:p w14:paraId="6C7E47E8" w14:textId="77777777" w:rsidR="005C7E3B" w:rsidRDefault="007F37FA" w:rsidP="00DB2699">
      <w:pPr>
        <w:pStyle w:val="03aText"/>
        <w:rPr>
          <w:lang w:val="nl-BE"/>
        </w:rPr>
      </w:pPr>
      <w:r>
        <w:rPr>
          <w:lang w:val="nl-BE"/>
        </w:rPr>
        <w:t>Een bizarre stelling waarin twee zwarte dames prijken</w:t>
      </w:r>
      <w:r w:rsidR="003005CC">
        <w:rPr>
          <w:lang w:val="nl-BE"/>
        </w:rPr>
        <w:t>,</w:t>
      </w:r>
      <w:r>
        <w:rPr>
          <w:lang w:val="nl-BE"/>
        </w:rPr>
        <w:t xml:space="preserve"> </w:t>
      </w:r>
      <w:r w:rsidR="005C7E3B">
        <w:rPr>
          <w:lang w:val="nl-BE"/>
        </w:rPr>
        <w:t>plus</w:t>
      </w:r>
      <w:r>
        <w:rPr>
          <w:lang w:val="nl-BE"/>
        </w:rPr>
        <w:t xml:space="preserve"> een pion die dreigt te promoveren tot </w:t>
      </w:r>
      <w:r w:rsidR="003005CC">
        <w:rPr>
          <w:lang w:val="nl-BE"/>
        </w:rPr>
        <w:t xml:space="preserve">zwarte </w:t>
      </w:r>
      <w:r>
        <w:rPr>
          <w:lang w:val="nl-BE"/>
        </w:rPr>
        <w:t>dame.</w:t>
      </w:r>
      <w:r w:rsidR="005C7E3B">
        <w:rPr>
          <w:lang w:val="nl-BE"/>
        </w:rPr>
        <w:t xml:space="preserve"> Maar de witte dame is sterk</w:t>
      </w:r>
      <w:r w:rsidR="003005CC">
        <w:rPr>
          <w:lang w:val="nl-BE"/>
        </w:rPr>
        <w:t xml:space="preserve"> </w:t>
      </w:r>
      <w:r w:rsidR="005C7E3B">
        <w:rPr>
          <w:lang w:val="nl-BE"/>
        </w:rPr>
        <w:t>en start met:</w:t>
      </w:r>
    </w:p>
    <w:p w14:paraId="4399842B" w14:textId="77777777" w:rsidR="00B37B52" w:rsidRDefault="00B37B52" w:rsidP="00DB2699">
      <w:pPr>
        <w:pStyle w:val="03aText"/>
        <w:rPr>
          <w:lang w:val="nl-BE"/>
        </w:rPr>
      </w:pPr>
    </w:p>
    <w:p w14:paraId="73704D3E" w14:textId="77777777" w:rsidR="00F2117A" w:rsidRDefault="006F3923" w:rsidP="00F2117A">
      <w:pPr>
        <w:pStyle w:val="03aText"/>
        <w:ind w:firstLine="708"/>
        <w:rPr>
          <w:b/>
          <w:lang w:val="nl-BE"/>
        </w:rPr>
      </w:pPr>
      <w:r>
        <w:rPr>
          <w:b/>
          <w:lang w:val="nl-BE"/>
        </w:rPr>
        <w:t>1.De2+</w:t>
      </w:r>
      <w:r w:rsidR="00F2117A">
        <w:rPr>
          <w:b/>
          <w:lang w:val="nl-BE"/>
        </w:rPr>
        <w:tab/>
      </w:r>
      <w:r w:rsidR="00F2117A">
        <w:rPr>
          <w:b/>
          <w:lang w:val="nl-BE"/>
        </w:rPr>
        <w:tab/>
      </w:r>
    </w:p>
    <w:p w14:paraId="36504BBE" w14:textId="77777777" w:rsidR="00F2117A" w:rsidRDefault="00F2117A" w:rsidP="00F2117A">
      <w:pPr>
        <w:pStyle w:val="03aText"/>
        <w:ind w:firstLine="708"/>
        <w:rPr>
          <w:b/>
          <w:lang w:val="nl-BE"/>
        </w:rPr>
      </w:pPr>
    </w:p>
    <w:p w14:paraId="41769A8E" w14:textId="77777777" w:rsidR="00F2117A" w:rsidRPr="00ED1153" w:rsidRDefault="00F2117A" w:rsidP="00F2117A">
      <w:pPr>
        <w:pStyle w:val="03aText"/>
        <w:rPr>
          <w:b/>
          <w:lang w:val="nl-BE"/>
        </w:rPr>
      </w:pPr>
      <w:r w:rsidRPr="00ED1153">
        <w:rPr>
          <w:b/>
          <w:i/>
          <w:lang w:val="nl-BE"/>
        </w:rPr>
        <w:t>Variant A</w:t>
      </w:r>
    </w:p>
    <w:p w14:paraId="7E140DF4" w14:textId="77777777" w:rsidR="00F2117A" w:rsidRPr="00ED1153" w:rsidRDefault="00F2117A" w:rsidP="00F2117A">
      <w:pPr>
        <w:pStyle w:val="03aText"/>
        <w:rPr>
          <w:b/>
          <w:lang w:val="nl-BE"/>
        </w:rPr>
      </w:pPr>
      <w:r w:rsidRPr="00ED1153">
        <w:rPr>
          <w:b/>
          <w:lang w:val="nl-BE"/>
        </w:rPr>
        <w:tab/>
        <w:t>1…</w:t>
      </w:r>
      <w:r w:rsidRPr="00ED1153">
        <w:rPr>
          <w:b/>
          <w:lang w:val="nl-BE"/>
        </w:rPr>
        <w:tab/>
      </w:r>
      <w:r w:rsidRPr="00ED1153">
        <w:rPr>
          <w:b/>
          <w:lang w:val="nl-BE"/>
        </w:rPr>
        <w:tab/>
        <w:t>Df3</w:t>
      </w:r>
      <w:r w:rsidR="00C36D02" w:rsidRPr="00ED1153">
        <w:rPr>
          <w:b/>
          <w:lang w:val="nl-BE"/>
        </w:rPr>
        <w:t>+</w:t>
      </w:r>
    </w:p>
    <w:p w14:paraId="626837B5" w14:textId="77777777" w:rsidR="005C7E3B" w:rsidRPr="00F22721" w:rsidRDefault="00B11F7B" w:rsidP="00F2117A">
      <w:pPr>
        <w:pStyle w:val="03aText"/>
        <w:rPr>
          <w:lang w:val="nl-BE"/>
        </w:rPr>
      </w:pPr>
      <w:r w:rsidRPr="00F22721">
        <w:rPr>
          <w:lang w:val="nl-BE"/>
        </w:rPr>
        <w:t>Eerste offer</w:t>
      </w:r>
      <w:r w:rsidR="00F52F5D" w:rsidRPr="00F22721">
        <w:rPr>
          <w:lang w:val="nl-BE"/>
        </w:rPr>
        <w:t>aanbod</w:t>
      </w:r>
      <w:r w:rsidR="00091625" w:rsidRPr="00F22721">
        <w:rPr>
          <w:lang w:val="nl-BE"/>
        </w:rPr>
        <w:t xml:space="preserve">  </w:t>
      </w:r>
      <w:r w:rsidR="00C16C32" w:rsidRPr="00F22721">
        <w:rPr>
          <w:lang w:val="nl-BE"/>
        </w:rPr>
        <w:t xml:space="preserve">van </w:t>
      </w:r>
      <w:r w:rsidR="00091625" w:rsidRPr="00F22721">
        <w:rPr>
          <w:lang w:val="nl-BE"/>
        </w:rPr>
        <w:t>de dame</w:t>
      </w:r>
    </w:p>
    <w:p w14:paraId="532E1483" w14:textId="77777777" w:rsidR="005E328D" w:rsidRPr="005C7E3B" w:rsidRDefault="005C7E3B" w:rsidP="00F2117A">
      <w:pPr>
        <w:pStyle w:val="03aText"/>
        <w:rPr>
          <w:b/>
          <w:lang w:val="nl-BE"/>
        </w:rPr>
      </w:pPr>
      <w:r w:rsidRPr="00F22721">
        <w:rPr>
          <w:b/>
          <w:lang w:val="nl-BE"/>
        </w:rPr>
        <w:tab/>
      </w:r>
      <w:r>
        <w:rPr>
          <w:b/>
          <w:lang w:val="nl-BE"/>
        </w:rPr>
        <w:t>2.Dxf3</w:t>
      </w:r>
      <w:r w:rsidR="004B01BC">
        <w:rPr>
          <w:b/>
          <w:lang w:val="nl-BE"/>
        </w:rPr>
        <w:t>+</w:t>
      </w:r>
      <w:r w:rsidR="005E328D">
        <w:rPr>
          <w:b/>
          <w:lang w:val="nl-BE"/>
        </w:rPr>
        <w:tab/>
        <w:t>Kh4</w:t>
      </w:r>
    </w:p>
    <w:p w14:paraId="29D5C5CD" w14:textId="77777777" w:rsidR="005E328D" w:rsidRDefault="005E328D" w:rsidP="00F2117A">
      <w:pPr>
        <w:pStyle w:val="03aText"/>
        <w:rPr>
          <w:b/>
          <w:lang w:val="nl-BE"/>
        </w:rPr>
      </w:pPr>
      <w:r>
        <w:rPr>
          <w:b/>
          <w:lang w:val="nl-BE"/>
        </w:rPr>
        <w:tab/>
        <w:t>3.De4+</w:t>
      </w:r>
      <w:r>
        <w:rPr>
          <w:b/>
          <w:lang w:val="nl-BE"/>
        </w:rPr>
        <w:tab/>
      </w:r>
      <w:r>
        <w:rPr>
          <w:b/>
          <w:lang w:val="nl-BE"/>
        </w:rPr>
        <w:tab/>
        <w:t>Dg4</w:t>
      </w:r>
    </w:p>
    <w:p w14:paraId="091205A5" w14:textId="77777777" w:rsidR="00091625" w:rsidRPr="00091625" w:rsidRDefault="00091625" w:rsidP="00F2117A">
      <w:pPr>
        <w:pStyle w:val="03aText"/>
        <w:rPr>
          <w:lang w:val="nl-BE"/>
        </w:rPr>
      </w:pPr>
      <w:r>
        <w:rPr>
          <w:lang w:val="nl-BE"/>
        </w:rPr>
        <w:t>Tweede aanbod;</w:t>
      </w:r>
    </w:p>
    <w:p w14:paraId="136F38F3" w14:textId="77777777" w:rsidR="005E328D" w:rsidRDefault="005E328D" w:rsidP="00F2117A">
      <w:pPr>
        <w:pStyle w:val="03aText"/>
        <w:rPr>
          <w:b/>
          <w:lang w:val="nl-BE"/>
        </w:rPr>
      </w:pPr>
      <w:r>
        <w:rPr>
          <w:b/>
          <w:lang w:val="nl-BE"/>
        </w:rPr>
        <w:tab/>
        <w:t>4.De7+</w:t>
      </w:r>
      <w:r>
        <w:rPr>
          <w:b/>
          <w:lang w:val="nl-BE"/>
        </w:rPr>
        <w:tab/>
      </w:r>
      <w:r>
        <w:rPr>
          <w:b/>
          <w:lang w:val="nl-BE"/>
        </w:rPr>
        <w:tab/>
        <w:t>Dg5</w:t>
      </w:r>
    </w:p>
    <w:p w14:paraId="2CE889FC" w14:textId="77777777" w:rsidR="00091625" w:rsidRPr="00091625" w:rsidRDefault="00091625" w:rsidP="00F2117A">
      <w:pPr>
        <w:pStyle w:val="03aText"/>
        <w:rPr>
          <w:lang w:val="nl-BE"/>
        </w:rPr>
      </w:pPr>
      <w:r>
        <w:rPr>
          <w:lang w:val="nl-BE"/>
        </w:rPr>
        <w:t>Derde aanbod;</w:t>
      </w:r>
    </w:p>
    <w:p w14:paraId="70025BDD" w14:textId="77777777" w:rsidR="005E328D" w:rsidRDefault="005E328D" w:rsidP="00F2117A">
      <w:pPr>
        <w:pStyle w:val="03aText"/>
        <w:rPr>
          <w:b/>
          <w:lang w:val="nl-BE"/>
        </w:rPr>
      </w:pPr>
      <w:r>
        <w:rPr>
          <w:b/>
          <w:lang w:val="nl-BE"/>
        </w:rPr>
        <w:tab/>
        <w:t>5.Dh7+</w:t>
      </w:r>
      <w:r>
        <w:rPr>
          <w:b/>
          <w:lang w:val="nl-BE"/>
        </w:rPr>
        <w:tab/>
      </w:r>
      <w:r>
        <w:rPr>
          <w:b/>
          <w:lang w:val="nl-BE"/>
        </w:rPr>
        <w:tab/>
        <w:t>Kg4</w:t>
      </w:r>
    </w:p>
    <w:p w14:paraId="258B2CE4" w14:textId="77777777" w:rsidR="00D21DEF" w:rsidRDefault="000211E4" w:rsidP="00F2117A">
      <w:pPr>
        <w:pStyle w:val="03aText"/>
        <w:rPr>
          <w:b/>
          <w:lang w:val="nl-BE"/>
        </w:rPr>
      </w:pPr>
      <w:r>
        <w:rPr>
          <w:b/>
          <w:lang w:val="nl-BE"/>
        </w:rPr>
        <w:tab/>
        <w:t>6.Dd7+</w:t>
      </w:r>
      <w:r>
        <w:rPr>
          <w:b/>
          <w:lang w:val="nl-BE"/>
        </w:rPr>
        <w:tab/>
      </w:r>
      <w:r>
        <w:rPr>
          <w:b/>
          <w:lang w:val="nl-BE"/>
        </w:rPr>
        <w:tab/>
        <w:t>Kh4(Kf4)</w:t>
      </w:r>
    </w:p>
    <w:p w14:paraId="6745E731" w14:textId="77777777" w:rsidR="00172D94" w:rsidRDefault="000211E4" w:rsidP="00F2117A">
      <w:pPr>
        <w:pStyle w:val="03aText"/>
        <w:rPr>
          <w:b/>
          <w:lang w:val="nl-BE"/>
        </w:rPr>
      </w:pPr>
      <w:r>
        <w:rPr>
          <w:b/>
          <w:lang w:val="nl-BE"/>
        </w:rPr>
        <w:tab/>
        <w:t>7.Dh3+(Dd4+</w:t>
      </w:r>
      <w:r w:rsidR="00172D94">
        <w:rPr>
          <w:b/>
          <w:lang w:val="nl-BE"/>
        </w:rPr>
        <w:t>)</w:t>
      </w:r>
    </w:p>
    <w:p w14:paraId="7FC31DC3" w14:textId="77777777" w:rsidR="00172D94" w:rsidRDefault="00172D94" w:rsidP="00F2117A">
      <w:pPr>
        <w:pStyle w:val="03aText"/>
        <w:rPr>
          <w:b/>
          <w:lang w:val="nl-BE"/>
        </w:rPr>
      </w:pPr>
    </w:p>
    <w:p w14:paraId="7B59AF4F" w14:textId="77777777" w:rsidR="005C7E3B" w:rsidRPr="00D21DEF" w:rsidRDefault="00172D94" w:rsidP="00F2117A">
      <w:pPr>
        <w:pStyle w:val="03aText"/>
        <w:rPr>
          <w:lang w:val="nl-BE"/>
        </w:rPr>
      </w:pPr>
      <w:r>
        <w:rPr>
          <w:lang w:val="nl-BE"/>
        </w:rPr>
        <w:t xml:space="preserve"> </w:t>
      </w:r>
    </w:p>
    <w:p w14:paraId="3AA75213" w14:textId="77777777" w:rsidR="006F3923" w:rsidRDefault="006F3923" w:rsidP="005E328D">
      <w:pPr>
        <w:pStyle w:val="03aText"/>
        <w:rPr>
          <w:b/>
          <w:lang w:val="nl-BE"/>
        </w:rPr>
      </w:pPr>
      <w:r>
        <w:rPr>
          <w:b/>
          <w:lang w:val="nl-BE"/>
        </w:rPr>
        <w:tab/>
      </w:r>
    </w:p>
    <w:p w14:paraId="40047DCA" w14:textId="77777777" w:rsidR="009F52C5" w:rsidRDefault="009F52C5" w:rsidP="005E328D">
      <w:pPr>
        <w:pStyle w:val="03aText"/>
        <w:rPr>
          <w:b/>
          <w:lang w:val="nl-BE"/>
        </w:rPr>
      </w:pPr>
    </w:p>
    <w:p w14:paraId="075A94E3" w14:textId="77777777" w:rsidR="00F04F4E" w:rsidRDefault="00F04F4E" w:rsidP="005E328D">
      <w:pPr>
        <w:pStyle w:val="03aText"/>
        <w:rPr>
          <w:b/>
          <w:lang w:val="nl-BE"/>
        </w:rPr>
      </w:pPr>
    </w:p>
    <w:p w14:paraId="390E8E86" w14:textId="77777777" w:rsidR="004862ED" w:rsidRDefault="004862ED" w:rsidP="005E328D">
      <w:pPr>
        <w:pStyle w:val="03aText"/>
        <w:rPr>
          <w:b/>
          <w:lang w:val="nl-BE"/>
        </w:rPr>
      </w:pPr>
    </w:p>
    <w:p w14:paraId="7E7E7E25" w14:textId="77777777" w:rsidR="006F3923" w:rsidRDefault="006F3923" w:rsidP="006F3923">
      <w:pPr>
        <w:pStyle w:val="03aText"/>
        <w:rPr>
          <w:b/>
          <w:i/>
          <w:lang w:val="nl-BE"/>
        </w:rPr>
      </w:pPr>
      <w:r>
        <w:rPr>
          <w:b/>
          <w:i/>
          <w:lang w:val="nl-BE"/>
        </w:rPr>
        <w:t xml:space="preserve">Variant </w:t>
      </w:r>
      <w:r w:rsidR="005E328D">
        <w:rPr>
          <w:b/>
          <w:i/>
          <w:lang w:val="nl-BE"/>
        </w:rPr>
        <w:t>B</w:t>
      </w:r>
    </w:p>
    <w:p w14:paraId="55BA5EFB" w14:textId="77777777" w:rsidR="00175135" w:rsidRDefault="006F3923" w:rsidP="00E44EE0">
      <w:pPr>
        <w:pStyle w:val="03aText"/>
        <w:ind w:firstLine="708"/>
        <w:rPr>
          <w:b/>
          <w:lang w:val="nl-BE"/>
        </w:rPr>
      </w:pPr>
      <w:r>
        <w:rPr>
          <w:b/>
          <w:lang w:val="nl-BE"/>
        </w:rPr>
        <w:tab/>
      </w:r>
    </w:p>
    <w:p w14:paraId="69DAA1AA" w14:textId="77777777" w:rsidR="005E328D" w:rsidRDefault="005E328D" w:rsidP="005E328D">
      <w:pPr>
        <w:pStyle w:val="03aText"/>
        <w:rPr>
          <w:b/>
          <w:lang w:val="nl-BE"/>
        </w:rPr>
      </w:pPr>
      <w:r>
        <w:rPr>
          <w:b/>
          <w:lang w:val="nl-BE"/>
        </w:rPr>
        <w:tab/>
        <w:t>1…</w:t>
      </w:r>
      <w:r>
        <w:rPr>
          <w:b/>
          <w:lang w:val="nl-BE"/>
        </w:rPr>
        <w:tab/>
      </w:r>
      <w:r>
        <w:rPr>
          <w:b/>
          <w:lang w:val="nl-BE"/>
        </w:rPr>
        <w:tab/>
        <w:t>Kh4</w:t>
      </w:r>
    </w:p>
    <w:p w14:paraId="0378F8D6" w14:textId="77777777" w:rsidR="005E328D" w:rsidRDefault="00F52F5D" w:rsidP="005E328D">
      <w:pPr>
        <w:pStyle w:val="03aText"/>
        <w:rPr>
          <w:lang w:val="nl-BE"/>
        </w:rPr>
      </w:pPr>
      <w:r>
        <w:rPr>
          <w:lang w:val="nl-BE"/>
        </w:rPr>
        <w:t>1…Kf</w:t>
      </w:r>
      <w:r w:rsidR="005E328D">
        <w:rPr>
          <w:lang w:val="nl-BE"/>
        </w:rPr>
        <w:t>4</w:t>
      </w:r>
      <w:r w:rsidR="00390AFC">
        <w:rPr>
          <w:lang w:val="nl-BE"/>
        </w:rPr>
        <w:t>?</w:t>
      </w:r>
      <w:r w:rsidR="005E328D">
        <w:rPr>
          <w:lang w:val="nl-BE"/>
        </w:rPr>
        <w:t xml:space="preserve"> 2.De4+ en mat.</w:t>
      </w:r>
    </w:p>
    <w:p w14:paraId="52EEE9CE" w14:textId="77777777" w:rsidR="005E328D" w:rsidRDefault="005E328D" w:rsidP="005E328D">
      <w:pPr>
        <w:pStyle w:val="03aText"/>
        <w:rPr>
          <w:b/>
          <w:lang w:val="nl-BE"/>
        </w:rPr>
      </w:pPr>
      <w:r>
        <w:rPr>
          <w:lang w:val="nl-BE"/>
        </w:rPr>
        <w:tab/>
      </w:r>
      <w:r w:rsidR="00091625">
        <w:rPr>
          <w:b/>
          <w:lang w:val="nl-BE"/>
        </w:rPr>
        <w:t>2.De4+</w:t>
      </w:r>
      <w:r w:rsidR="00091625">
        <w:rPr>
          <w:b/>
          <w:lang w:val="nl-BE"/>
        </w:rPr>
        <w:tab/>
      </w:r>
      <w:r w:rsidR="00091625">
        <w:rPr>
          <w:b/>
          <w:lang w:val="nl-BE"/>
        </w:rPr>
        <w:tab/>
        <w:t>Dg4</w:t>
      </w:r>
    </w:p>
    <w:p w14:paraId="328C694A" w14:textId="77777777" w:rsidR="00091625" w:rsidRPr="00091625" w:rsidRDefault="00091625" w:rsidP="005E328D">
      <w:pPr>
        <w:pStyle w:val="03aText"/>
        <w:rPr>
          <w:lang w:val="nl-BE"/>
        </w:rPr>
      </w:pPr>
      <w:r>
        <w:rPr>
          <w:lang w:val="nl-BE"/>
        </w:rPr>
        <w:t>Vierde aanbod.</w:t>
      </w:r>
    </w:p>
    <w:p w14:paraId="4FB01379" w14:textId="77777777" w:rsidR="003005CC" w:rsidRDefault="007865C4" w:rsidP="005E328D">
      <w:pPr>
        <w:pStyle w:val="03aText"/>
        <w:rPr>
          <w:b/>
          <w:lang w:val="nl-BE"/>
        </w:rPr>
      </w:pPr>
      <w:r>
        <w:rPr>
          <w:i/>
          <w:lang w:val="nl-BE"/>
        </w:rPr>
        <w:tab/>
      </w:r>
      <w:r w:rsidR="005E328D">
        <w:rPr>
          <w:b/>
          <w:lang w:val="nl-BE"/>
        </w:rPr>
        <w:t>3.</w:t>
      </w:r>
      <w:r>
        <w:rPr>
          <w:b/>
          <w:lang w:val="nl-BE"/>
        </w:rPr>
        <w:t xml:space="preserve">De7+  </w:t>
      </w:r>
    </w:p>
    <w:p w14:paraId="30E7EFC3" w14:textId="77777777" w:rsidR="007865C4" w:rsidRDefault="007865C4" w:rsidP="005E328D">
      <w:pPr>
        <w:pStyle w:val="03aText"/>
        <w:rPr>
          <w:b/>
          <w:lang w:val="nl-BE"/>
        </w:rPr>
      </w:pPr>
      <w:r>
        <w:rPr>
          <w:b/>
          <w:lang w:val="nl-BE"/>
        </w:rPr>
        <w:t xml:space="preserve">          </w:t>
      </w:r>
    </w:p>
    <w:p w14:paraId="4CE5C768" w14:textId="77777777" w:rsidR="00091625" w:rsidRPr="00091625" w:rsidRDefault="007865C4" w:rsidP="005E328D">
      <w:pPr>
        <w:pStyle w:val="03aText"/>
        <w:rPr>
          <w:b/>
          <w:lang w:val="nl-BE"/>
        </w:rPr>
      </w:pPr>
      <w:r w:rsidRPr="00FB11B9">
        <w:rPr>
          <w:b/>
          <w:i/>
          <w:lang w:val="nl-BE"/>
        </w:rPr>
        <w:t>a)</w:t>
      </w:r>
      <w:r w:rsidR="00F52F5D">
        <w:rPr>
          <w:b/>
          <w:i/>
          <w:lang w:val="nl-BE"/>
        </w:rPr>
        <w:tab/>
      </w:r>
      <w:r w:rsidR="00070E92">
        <w:rPr>
          <w:b/>
          <w:lang w:val="nl-BE"/>
        </w:rPr>
        <w:t>3</w:t>
      </w:r>
      <w:r>
        <w:rPr>
          <w:b/>
          <w:i/>
          <w:lang w:val="nl-BE"/>
        </w:rPr>
        <w:t>…</w:t>
      </w:r>
      <w:r>
        <w:rPr>
          <w:b/>
          <w:i/>
          <w:lang w:val="nl-BE"/>
        </w:rPr>
        <w:tab/>
      </w:r>
      <w:r>
        <w:rPr>
          <w:b/>
          <w:i/>
          <w:lang w:val="nl-BE"/>
        </w:rPr>
        <w:tab/>
      </w:r>
      <w:r w:rsidR="00897412">
        <w:rPr>
          <w:b/>
          <w:lang w:val="nl-BE"/>
        </w:rPr>
        <w:t>Df6</w:t>
      </w:r>
    </w:p>
    <w:p w14:paraId="261FCA22" w14:textId="77777777" w:rsidR="007865C4" w:rsidRPr="007865C4" w:rsidRDefault="00091625" w:rsidP="005E328D">
      <w:pPr>
        <w:pStyle w:val="03aText"/>
        <w:rPr>
          <w:lang w:val="nl-BE"/>
        </w:rPr>
      </w:pPr>
      <w:r>
        <w:rPr>
          <w:lang w:val="nl-BE"/>
        </w:rPr>
        <w:t xml:space="preserve">Vijfde </w:t>
      </w:r>
      <w:r w:rsidR="007865C4">
        <w:rPr>
          <w:lang w:val="nl-BE"/>
        </w:rPr>
        <w:t>aanbod</w:t>
      </w:r>
      <w:r>
        <w:rPr>
          <w:lang w:val="nl-BE"/>
        </w:rPr>
        <w:t>.</w:t>
      </w:r>
    </w:p>
    <w:p w14:paraId="2C9A3CAA" w14:textId="77777777" w:rsidR="009E6DE1" w:rsidRDefault="00897412" w:rsidP="007865C4">
      <w:pPr>
        <w:pStyle w:val="03aText"/>
        <w:rPr>
          <w:b/>
          <w:lang w:val="nl-BE"/>
        </w:rPr>
      </w:pPr>
      <w:r>
        <w:rPr>
          <w:lang w:val="nl-BE"/>
        </w:rPr>
        <w:tab/>
      </w:r>
      <w:r>
        <w:rPr>
          <w:b/>
          <w:lang w:val="nl-BE"/>
        </w:rPr>
        <w:t>4.Dxf6+</w:t>
      </w:r>
      <w:r w:rsidR="007865C4">
        <w:rPr>
          <w:b/>
          <w:lang w:val="nl-BE"/>
        </w:rPr>
        <w:tab/>
      </w:r>
      <w:r w:rsidR="009E6DE1">
        <w:rPr>
          <w:b/>
          <w:lang w:val="nl-BE"/>
        </w:rPr>
        <w:t>Dg5</w:t>
      </w:r>
    </w:p>
    <w:p w14:paraId="34161615" w14:textId="77777777" w:rsidR="00091625" w:rsidRPr="00091625" w:rsidRDefault="00091625" w:rsidP="007865C4">
      <w:pPr>
        <w:pStyle w:val="03aText"/>
        <w:rPr>
          <w:lang w:val="nl-BE"/>
        </w:rPr>
      </w:pPr>
      <w:r>
        <w:rPr>
          <w:lang w:val="nl-BE"/>
        </w:rPr>
        <w:t>Zesde aanbod.</w:t>
      </w:r>
    </w:p>
    <w:p w14:paraId="4E59F2AD" w14:textId="77777777" w:rsidR="0087330B" w:rsidRDefault="00897412" w:rsidP="005E328D">
      <w:pPr>
        <w:pStyle w:val="03aText"/>
        <w:rPr>
          <w:b/>
          <w:lang w:val="nl-BE"/>
        </w:rPr>
      </w:pPr>
      <w:r>
        <w:rPr>
          <w:b/>
          <w:lang w:val="nl-BE"/>
        </w:rPr>
        <w:tab/>
        <w:t>5</w:t>
      </w:r>
      <w:r w:rsidR="009E6DE1">
        <w:rPr>
          <w:b/>
          <w:lang w:val="nl-BE"/>
        </w:rPr>
        <w:t>.Dd4+</w:t>
      </w:r>
      <w:r w:rsidR="009E6DE1">
        <w:rPr>
          <w:b/>
          <w:lang w:val="nl-BE"/>
        </w:rPr>
        <w:tab/>
      </w:r>
    </w:p>
    <w:p w14:paraId="6BBFC8E3" w14:textId="77777777" w:rsidR="007865C4" w:rsidRDefault="007865C4" w:rsidP="005E328D">
      <w:pPr>
        <w:pStyle w:val="03aText"/>
        <w:rPr>
          <w:lang w:val="nl-BE"/>
        </w:rPr>
      </w:pPr>
      <w:r>
        <w:rPr>
          <w:lang w:val="nl-BE"/>
        </w:rPr>
        <w:t>5.Dd6+</w:t>
      </w:r>
      <w:r w:rsidR="00390AFC">
        <w:rPr>
          <w:lang w:val="nl-BE"/>
        </w:rPr>
        <w:t>?</w:t>
      </w:r>
      <w:r>
        <w:rPr>
          <w:lang w:val="nl-BE"/>
        </w:rPr>
        <w:t xml:space="preserve"> Dc1 6.Df6+ Dg5 7.Dd4+</w:t>
      </w:r>
    </w:p>
    <w:p w14:paraId="378A97D7" w14:textId="77777777" w:rsidR="007865C4" w:rsidRPr="007865C4" w:rsidRDefault="007865C4" w:rsidP="005E328D">
      <w:pPr>
        <w:pStyle w:val="03aText"/>
        <w:rPr>
          <w:lang w:val="nl-BE"/>
        </w:rPr>
      </w:pPr>
      <w:r>
        <w:rPr>
          <w:lang w:val="nl-BE"/>
        </w:rPr>
        <w:t>(Zie zet 5.)</w:t>
      </w:r>
    </w:p>
    <w:p w14:paraId="5AEFD1D2" w14:textId="77777777" w:rsidR="009E6DE1" w:rsidRDefault="0087330B" w:rsidP="007865C4">
      <w:pPr>
        <w:pStyle w:val="03aText"/>
        <w:ind w:firstLine="708"/>
        <w:rPr>
          <w:b/>
          <w:lang w:val="nl-BE"/>
        </w:rPr>
      </w:pPr>
      <w:r>
        <w:rPr>
          <w:b/>
          <w:lang w:val="nl-BE"/>
        </w:rPr>
        <w:t>5…</w:t>
      </w:r>
      <w:r>
        <w:rPr>
          <w:b/>
          <w:lang w:val="nl-BE"/>
        </w:rPr>
        <w:tab/>
      </w:r>
      <w:r>
        <w:rPr>
          <w:b/>
          <w:lang w:val="nl-BE"/>
        </w:rPr>
        <w:tab/>
      </w:r>
      <w:r w:rsidR="009E6DE1">
        <w:rPr>
          <w:b/>
          <w:lang w:val="nl-BE"/>
        </w:rPr>
        <w:t>Dg4</w:t>
      </w:r>
    </w:p>
    <w:p w14:paraId="3D514067" w14:textId="77777777" w:rsidR="00091625" w:rsidRPr="00091625" w:rsidRDefault="00091625" w:rsidP="00091625">
      <w:pPr>
        <w:pStyle w:val="03aText"/>
        <w:rPr>
          <w:lang w:val="nl-BE"/>
        </w:rPr>
      </w:pPr>
      <w:r>
        <w:rPr>
          <w:lang w:val="nl-BE"/>
        </w:rPr>
        <w:t>Zevende aanbod.</w:t>
      </w:r>
    </w:p>
    <w:p w14:paraId="71208475" w14:textId="77777777" w:rsidR="009E6DE1" w:rsidRDefault="009E6DE1" w:rsidP="005E328D">
      <w:pPr>
        <w:pStyle w:val="03aText"/>
        <w:rPr>
          <w:lang w:val="nl-BE"/>
        </w:rPr>
      </w:pPr>
      <w:r>
        <w:rPr>
          <w:lang w:val="nl-BE"/>
        </w:rPr>
        <w:t>En</w:t>
      </w:r>
      <w:r w:rsidR="006E1741">
        <w:rPr>
          <w:lang w:val="nl-BE"/>
        </w:rPr>
        <w:t xml:space="preserve"> nu de </w:t>
      </w:r>
      <w:r w:rsidR="005C7E3B">
        <w:rPr>
          <w:lang w:val="nl-BE"/>
        </w:rPr>
        <w:t>fijne</w:t>
      </w:r>
      <w:r w:rsidR="008110B2">
        <w:rPr>
          <w:lang w:val="nl-BE"/>
        </w:rPr>
        <w:t xml:space="preserve"> afwacht</w:t>
      </w:r>
      <w:r w:rsidR="005C7E3B">
        <w:rPr>
          <w:lang w:val="nl-BE"/>
        </w:rPr>
        <w:t>ende zet van de blanke koningin:</w:t>
      </w:r>
    </w:p>
    <w:p w14:paraId="078682EE" w14:textId="77777777" w:rsidR="009E6DE1" w:rsidRDefault="009E6DE1" w:rsidP="005E328D">
      <w:pPr>
        <w:pStyle w:val="03aText"/>
        <w:rPr>
          <w:b/>
          <w:lang w:val="nl-BE"/>
        </w:rPr>
      </w:pPr>
      <w:r>
        <w:rPr>
          <w:lang w:val="nl-BE"/>
        </w:rPr>
        <w:tab/>
      </w:r>
      <w:r w:rsidR="00897180">
        <w:rPr>
          <w:b/>
          <w:lang w:val="nl-BE"/>
        </w:rPr>
        <w:t>6</w:t>
      </w:r>
      <w:r>
        <w:rPr>
          <w:b/>
          <w:lang w:val="nl-BE"/>
        </w:rPr>
        <w:t>.De5</w:t>
      </w:r>
    </w:p>
    <w:p w14:paraId="4E5992D7" w14:textId="77777777" w:rsidR="003C3EF9" w:rsidRDefault="003C3EF9" w:rsidP="005E328D">
      <w:pPr>
        <w:pStyle w:val="03aText"/>
        <w:rPr>
          <w:i/>
          <w:lang w:val="nl-BE"/>
        </w:rPr>
      </w:pPr>
      <w:r w:rsidRPr="003C3EF9">
        <w:rPr>
          <w:lang w:val="nl-BE"/>
        </w:rPr>
        <w:t>6.Dd8+</w:t>
      </w:r>
      <w:r w:rsidR="00390AFC">
        <w:rPr>
          <w:lang w:val="nl-BE"/>
        </w:rPr>
        <w:t>?</w:t>
      </w:r>
      <w:r w:rsidRPr="003C3EF9">
        <w:rPr>
          <w:lang w:val="nl-BE"/>
        </w:rPr>
        <w:t xml:space="preserve"> of 6.Df6+</w:t>
      </w:r>
      <w:r w:rsidR="00390AFC">
        <w:rPr>
          <w:lang w:val="nl-BE"/>
        </w:rPr>
        <w:t>?</w:t>
      </w:r>
      <w:r w:rsidRPr="003C3EF9">
        <w:rPr>
          <w:lang w:val="nl-BE"/>
        </w:rPr>
        <w:t xml:space="preserve"> Dg5 7.Dd4+ </w:t>
      </w:r>
      <w:r w:rsidRPr="003C3EF9">
        <w:rPr>
          <w:i/>
          <w:lang w:val="nl-BE"/>
        </w:rPr>
        <w:t>(</w:t>
      </w:r>
      <w:r>
        <w:rPr>
          <w:i/>
          <w:lang w:val="nl-BE"/>
        </w:rPr>
        <w:t>Zie zet 5.)</w:t>
      </w:r>
      <w:r w:rsidR="00616AE7">
        <w:rPr>
          <w:lang w:val="nl-BE"/>
        </w:rPr>
        <w:t xml:space="preserve"> </w:t>
      </w:r>
    </w:p>
    <w:p w14:paraId="5D632CA7" w14:textId="77777777" w:rsidR="00897412" w:rsidRPr="003C3EF9" w:rsidRDefault="00897180" w:rsidP="003C3EF9">
      <w:pPr>
        <w:pStyle w:val="03aText"/>
        <w:ind w:firstLine="708"/>
        <w:rPr>
          <w:i/>
          <w:lang w:val="nl-BE"/>
        </w:rPr>
      </w:pPr>
      <w:r>
        <w:rPr>
          <w:b/>
          <w:lang w:val="nl-BE"/>
        </w:rPr>
        <w:t>6</w:t>
      </w:r>
      <w:r w:rsidR="00897412">
        <w:rPr>
          <w:b/>
          <w:lang w:val="nl-BE"/>
        </w:rPr>
        <w:t>…</w:t>
      </w:r>
      <w:r w:rsidR="00897412">
        <w:rPr>
          <w:b/>
          <w:lang w:val="nl-BE"/>
        </w:rPr>
        <w:tab/>
      </w:r>
      <w:r w:rsidR="00897412">
        <w:rPr>
          <w:b/>
          <w:lang w:val="nl-BE"/>
        </w:rPr>
        <w:tab/>
        <w:t>a1D</w:t>
      </w:r>
    </w:p>
    <w:p w14:paraId="40B4E7BF" w14:textId="77777777" w:rsidR="00897412" w:rsidRPr="00897412" w:rsidRDefault="004662A0" w:rsidP="005E328D">
      <w:pPr>
        <w:pStyle w:val="03aText"/>
        <w:rPr>
          <w:lang w:val="nl-BE"/>
        </w:rPr>
      </w:pPr>
      <w:r>
        <w:rPr>
          <w:lang w:val="nl-BE"/>
        </w:rPr>
        <w:t>E</w:t>
      </w:r>
      <w:r w:rsidR="00B37B52">
        <w:rPr>
          <w:lang w:val="nl-BE"/>
        </w:rPr>
        <w:t>e</w:t>
      </w:r>
      <w:r w:rsidR="003C3EF9">
        <w:rPr>
          <w:lang w:val="nl-BE"/>
        </w:rPr>
        <w:t xml:space="preserve">n nieuwe zwarte </w:t>
      </w:r>
      <w:r w:rsidR="00B11F7B">
        <w:rPr>
          <w:lang w:val="nl-BE"/>
        </w:rPr>
        <w:t>dame</w:t>
      </w:r>
      <w:r w:rsidR="003C3EF9">
        <w:rPr>
          <w:lang w:val="nl-BE"/>
        </w:rPr>
        <w:t xml:space="preserve"> komt</w:t>
      </w:r>
      <w:r w:rsidR="00897412">
        <w:rPr>
          <w:lang w:val="nl-BE"/>
        </w:rPr>
        <w:t xml:space="preserve"> </w:t>
      </w:r>
      <w:r w:rsidR="003C3EF9">
        <w:rPr>
          <w:lang w:val="nl-BE"/>
        </w:rPr>
        <w:t xml:space="preserve">ter hulp. </w:t>
      </w:r>
    </w:p>
    <w:p w14:paraId="772B657F" w14:textId="77777777" w:rsidR="00E44EE0" w:rsidRPr="00A573E5" w:rsidRDefault="009E6DE1" w:rsidP="002919EA">
      <w:pPr>
        <w:pStyle w:val="03aText"/>
        <w:rPr>
          <w:lang w:val="nl-BE"/>
        </w:rPr>
      </w:pPr>
      <w:r>
        <w:rPr>
          <w:lang w:val="nl-BE"/>
        </w:rPr>
        <w:tab/>
      </w:r>
      <w:r w:rsidR="006F3923">
        <w:rPr>
          <w:b/>
          <w:lang w:val="nl-BE"/>
        </w:rPr>
        <w:t>7.De7+</w:t>
      </w:r>
      <w:r w:rsidR="006F3923">
        <w:rPr>
          <w:b/>
          <w:lang w:val="nl-BE"/>
        </w:rPr>
        <w:tab/>
      </w:r>
    </w:p>
    <w:p w14:paraId="56E1B48B" w14:textId="77777777" w:rsidR="00E44EE0" w:rsidRDefault="00666EC7" w:rsidP="002919EA">
      <w:pPr>
        <w:pStyle w:val="03aText"/>
        <w:rPr>
          <w:lang w:val="nl-BE"/>
        </w:rPr>
      </w:pPr>
      <w:r>
        <w:rPr>
          <w:lang w:val="nl-BE"/>
        </w:rPr>
        <w:t>Want</w:t>
      </w:r>
      <w:r w:rsidR="002919EA">
        <w:rPr>
          <w:lang w:val="nl-BE"/>
        </w:rPr>
        <w:t xml:space="preserve"> na</w:t>
      </w:r>
      <w:r w:rsidR="00CC1E68">
        <w:rPr>
          <w:lang w:val="nl-BE"/>
        </w:rPr>
        <w:t xml:space="preserve"> 7.</w:t>
      </w:r>
      <w:r w:rsidR="00002249">
        <w:rPr>
          <w:lang w:val="nl-BE"/>
        </w:rPr>
        <w:t>Dxa1? Dxg1+ zou</w:t>
      </w:r>
      <w:r w:rsidR="00B11F7B">
        <w:rPr>
          <w:lang w:val="nl-BE"/>
        </w:rPr>
        <w:t xml:space="preserve"> de zwarte vorst</w:t>
      </w:r>
      <w:r w:rsidR="002919EA">
        <w:rPr>
          <w:lang w:val="nl-BE"/>
        </w:rPr>
        <w:t xml:space="preserve"> wel </w:t>
      </w:r>
      <w:r w:rsidR="004D5EC9">
        <w:rPr>
          <w:lang w:val="nl-BE"/>
        </w:rPr>
        <w:t xml:space="preserve">ontsnappen. </w:t>
      </w:r>
    </w:p>
    <w:p w14:paraId="2BD818A1" w14:textId="77777777" w:rsidR="006F3923" w:rsidRDefault="00E44EE0" w:rsidP="003C3EF9">
      <w:pPr>
        <w:pStyle w:val="03aText"/>
        <w:ind w:firstLine="708"/>
        <w:rPr>
          <w:b/>
          <w:lang w:val="nl-BE"/>
        </w:rPr>
      </w:pPr>
      <w:r>
        <w:rPr>
          <w:b/>
          <w:lang w:val="nl-BE"/>
        </w:rPr>
        <w:t>7…</w:t>
      </w:r>
      <w:r>
        <w:rPr>
          <w:b/>
          <w:lang w:val="nl-BE"/>
        </w:rPr>
        <w:tab/>
      </w:r>
      <w:r>
        <w:rPr>
          <w:b/>
          <w:lang w:val="nl-BE"/>
        </w:rPr>
        <w:tab/>
      </w:r>
      <w:r w:rsidR="006F3923">
        <w:rPr>
          <w:b/>
          <w:lang w:val="nl-BE"/>
        </w:rPr>
        <w:t>Dg5</w:t>
      </w:r>
    </w:p>
    <w:p w14:paraId="1C35B40E" w14:textId="77777777" w:rsidR="00091625" w:rsidRPr="00091625" w:rsidRDefault="00091625" w:rsidP="003C3EF9">
      <w:pPr>
        <w:pStyle w:val="03aText"/>
        <w:ind w:firstLine="708"/>
        <w:rPr>
          <w:lang w:val="nl-BE"/>
        </w:rPr>
      </w:pPr>
      <w:r>
        <w:rPr>
          <w:lang w:val="nl-BE"/>
        </w:rPr>
        <w:t>Achtste aanbod.</w:t>
      </w:r>
    </w:p>
    <w:p w14:paraId="53492F36" w14:textId="77777777" w:rsidR="00A573E5" w:rsidRDefault="006F3923" w:rsidP="003C3EF9">
      <w:pPr>
        <w:pStyle w:val="03aText"/>
        <w:ind w:firstLine="708"/>
        <w:rPr>
          <w:b/>
          <w:lang w:val="nl-BE"/>
        </w:rPr>
      </w:pPr>
      <w:r>
        <w:rPr>
          <w:b/>
          <w:lang w:val="nl-BE"/>
        </w:rPr>
        <w:t xml:space="preserve">8.Dh7+ </w:t>
      </w:r>
    </w:p>
    <w:p w14:paraId="39A51850" w14:textId="77777777" w:rsidR="003C3EF9" w:rsidRPr="00221904" w:rsidRDefault="003C3EF9" w:rsidP="003C3EF9">
      <w:pPr>
        <w:pStyle w:val="03aText"/>
        <w:rPr>
          <w:i/>
          <w:lang w:val="nl-BE"/>
        </w:rPr>
      </w:pPr>
      <w:r>
        <w:rPr>
          <w:lang w:val="nl-BE"/>
        </w:rPr>
        <w:t>8.D</w:t>
      </w:r>
      <w:r w:rsidR="00091625">
        <w:rPr>
          <w:lang w:val="nl-BE"/>
        </w:rPr>
        <w:t>e4+</w:t>
      </w:r>
      <w:r w:rsidR="00390AFC">
        <w:rPr>
          <w:lang w:val="nl-BE"/>
        </w:rPr>
        <w:t>?</w:t>
      </w:r>
      <w:r w:rsidR="00091625">
        <w:rPr>
          <w:lang w:val="nl-BE"/>
        </w:rPr>
        <w:t xml:space="preserve"> of 8.Db4+ Dg4 9.De7+ Dg5 10.Dh7+ </w:t>
      </w:r>
      <w:r w:rsidR="00221904">
        <w:rPr>
          <w:lang w:val="nl-BE"/>
        </w:rPr>
        <w:t xml:space="preserve"> </w:t>
      </w:r>
      <w:r w:rsidR="00221904">
        <w:rPr>
          <w:i/>
          <w:lang w:val="nl-BE"/>
        </w:rPr>
        <w:t>(Zie zet 8.)</w:t>
      </w:r>
    </w:p>
    <w:p w14:paraId="0DA28BE8" w14:textId="77777777" w:rsidR="003A7828" w:rsidRPr="003A7828" w:rsidRDefault="00A573E5" w:rsidP="00616AE7">
      <w:pPr>
        <w:pStyle w:val="03aText"/>
        <w:rPr>
          <w:b/>
          <w:lang w:val="nl-BE"/>
        </w:rPr>
      </w:pPr>
      <w:r>
        <w:rPr>
          <w:lang w:val="nl-BE"/>
        </w:rPr>
        <w:tab/>
      </w:r>
      <w:r>
        <w:rPr>
          <w:b/>
          <w:lang w:val="nl-BE"/>
        </w:rPr>
        <w:t>8…</w:t>
      </w:r>
      <w:r>
        <w:rPr>
          <w:b/>
          <w:lang w:val="nl-BE"/>
        </w:rPr>
        <w:tab/>
      </w:r>
      <w:r>
        <w:rPr>
          <w:b/>
          <w:lang w:val="nl-BE"/>
        </w:rPr>
        <w:tab/>
      </w:r>
      <w:r w:rsidR="00350598">
        <w:rPr>
          <w:b/>
          <w:lang w:val="nl-BE"/>
        </w:rPr>
        <w:t>Kg</w:t>
      </w:r>
      <w:r w:rsidR="006F3923">
        <w:rPr>
          <w:b/>
          <w:lang w:val="nl-BE"/>
        </w:rPr>
        <w:t>4</w:t>
      </w:r>
    </w:p>
    <w:p w14:paraId="2FDE0AC4" w14:textId="77777777" w:rsidR="006F3923" w:rsidRDefault="006F3923" w:rsidP="009F52C5">
      <w:pPr>
        <w:pStyle w:val="03aText"/>
        <w:ind w:firstLine="708"/>
        <w:rPr>
          <w:b/>
          <w:lang w:val="nl-BE"/>
        </w:rPr>
      </w:pPr>
      <w:r>
        <w:rPr>
          <w:b/>
          <w:lang w:val="nl-BE"/>
        </w:rPr>
        <w:t xml:space="preserve">9.De4+ </w:t>
      </w:r>
      <w:r>
        <w:rPr>
          <w:b/>
          <w:lang w:val="nl-BE"/>
        </w:rPr>
        <w:tab/>
      </w:r>
      <w:r>
        <w:rPr>
          <w:b/>
          <w:lang w:val="nl-BE"/>
        </w:rPr>
        <w:tab/>
        <w:t>Df4</w:t>
      </w:r>
    </w:p>
    <w:p w14:paraId="744FBF9E" w14:textId="77777777" w:rsidR="00F20138" w:rsidRDefault="00F20138" w:rsidP="003A7828">
      <w:pPr>
        <w:pStyle w:val="03aText"/>
        <w:rPr>
          <w:lang w:val="nl-BE"/>
        </w:rPr>
      </w:pPr>
    </w:p>
    <w:p w14:paraId="3276F601" w14:textId="77777777" w:rsidR="00F20138" w:rsidRDefault="00F20138" w:rsidP="003A7828">
      <w:pPr>
        <w:pStyle w:val="03aText"/>
        <w:rPr>
          <w:lang w:val="nl-BE"/>
        </w:rPr>
      </w:pPr>
    </w:p>
    <w:p w14:paraId="18C84388" w14:textId="77777777" w:rsidR="00F20138" w:rsidRDefault="00F20138" w:rsidP="003A7828">
      <w:pPr>
        <w:pStyle w:val="03aText"/>
        <w:rPr>
          <w:lang w:val="nl-BE"/>
        </w:rPr>
      </w:pPr>
    </w:p>
    <w:p w14:paraId="55D3709A" w14:textId="77777777" w:rsidR="00F20138" w:rsidRDefault="00F20138" w:rsidP="003A7828">
      <w:pPr>
        <w:pStyle w:val="03aText"/>
        <w:rPr>
          <w:lang w:val="nl-BE"/>
        </w:rPr>
      </w:pPr>
    </w:p>
    <w:p w14:paraId="2B93A6A1" w14:textId="77777777" w:rsidR="00F20138" w:rsidRDefault="00F20138" w:rsidP="003A7828">
      <w:pPr>
        <w:pStyle w:val="03aText"/>
        <w:rPr>
          <w:lang w:val="nl-BE"/>
        </w:rPr>
      </w:pPr>
    </w:p>
    <w:p w14:paraId="5A6C2A6E" w14:textId="77777777" w:rsidR="00962087" w:rsidRDefault="00962087" w:rsidP="003A7828">
      <w:pPr>
        <w:pStyle w:val="03aText"/>
        <w:rPr>
          <w:lang w:val="nl-BE"/>
        </w:rPr>
      </w:pPr>
    </w:p>
    <w:p w14:paraId="02A4A3CB" w14:textId="77777777" w:rsidR="003A7828" w:rsidRPr="003A7828" w:rsidRDefault="003A7828" w:rsidP="003A7828">
      <w:pPr>
        <w:pStyle w:val="03aText"/>
        <w:rPr>
          <w:lang w:val="nl-BE"/>
        </w:rPr>
      </w:pPr>
      <w:r w:rsidRPr="003A7828">
        <w:rPr>
          <w:lang w:val="nl-BE"/>
        </w:rPr>
        <w:t>Negende aanbod.</w:t>
      </w:r>
    </w:p>
    <w:p w14:paraId="012C5075" w14:textId="77777777" w:rsidR="006F3923" w:rsidRDefault="004E4EA3" w:rsidP="00F20138">
      <w:pPr>
        <w:pStyle w:val="03aText"/>
        <w:rPr>
          <w:b/>
          <w:lang w:val="nl-BE"/>
        </w:rPr>
      </w:pPr>
      <w:r>
        <w:rPr>
          <w:b/>
          <w:lang w:val="nl-BE"/>
        </w:rPr>
        <w:t xml:space="preserve">           </w:t>
      </w:r>
      <w:r w:rsidR="006F3923">
        <w:rPr>
          <w:b/>
          <w:lang w:val="nl-BE"/>
        </w:rPr>
        <w:t>10.Dg6+</w:t>
      </w:r>
      <w:r w:rsidR="00995489">
        <w:rPr>
          <w:b/>
          <w:lang w:val="nl-BE"/>
        </w:rPr>
        <w:tab/>
      </w:r>
      <w:r w:rsidR="00390747">
        <w:rPr>
          <w:b/>
          <w:lang w:val="nl-BE"/>
        </w:rPr>
        <w:t xml:space="preserve"> </w:t>
      </w:r>
      <w:r w:rsidR="00F20138">
        <w:rPr>
          <w:b/>
          <w:lang w:val="nl-BE"/>
        </w:rPr>
        <w:t xml:space="preserve">           </w:t>
      </w:r>
      <w:r w:rsidR="006F3923">
        <w:rPr>
          <w:b/>
          <w:lang w:val="nl-BE"/>
        </w:rPr>
        <w:t>Dg5</w:t>
      </w:r>
    </w:p>
    <w:p w14:paraId="1C174458" w14:textId="77777777" w:rsidR="00995489" w:rsidRPr="00995489" w:rsidRDefault="00995489" w:rsidP="00995489">
      <w:pPr>
        <w:pStyle w:val="03aText"/>
        <w:rPr>
          <w:lang w:val="nl-BE"/>
        </w:rPr>
      </w:pPr>
      <w:r>
        <w:rPr>
          <w:lang w:val="nl-BE"/>
        </w:rPr>
        <w:t>Tiende aanbod.</w:t>
      </w:r>
    </w:p>
    <w:p w14:paraId="43A5920B" w14:textId="77777777" w:rsidR="00BF393F" w:rsidRDefault="006F3923" w:rsidP="00995489">
      <w:pPr>
        <w:pStyle w:val="03aText"/>
        <w:rPr>
          <w:b/>
          <w:lang w:val="nl-BE"/>
        </w:rPr>
      </w:pPr>
      <w:r>
        <w:rPr>
          <w:lang w:val="nl-BE"/>
        </w:rPr>
        <w:t xml:space="preserve">          </w:t>
      </w:r>
      <w:r w:rsidR="00722830">
        <w:rPr>
          <w:lang w:val="nl-BE"/>
        </w:rPr>
        <w:t xml:space="preserve"> </w:t>
      </w:r>
      <w:r w:rsidR="00995489">
        <w:rPr>
          <w:b/>
          <w:lang w:val="nl-BE"/>
        </w:rPr>
        <w:t>11.De6+</w:t>
      </w:r>
      <w:r w:rsidR="00995489">
        <w:rPr>
          <w:b/>
          <w:lang w:val="nl-BE"/>
        </w:rPr>
        <w:tab/>
      </w:r>
      <w:r w:rsidR="00722830">
        <w:rPr>
          <w:b/>
          <w:lang w:val="nl-BE"/>
        </w:rPr>
        <w:tab/>
      </w:r>
      <w:r w:rsidR="0053723A">
        <w:rPr>
          <w:b/>
          <w:lang w:val="nl-BE"/>
        </w:rPr>
        <w:t>Df5</w:t>
      </w:r>
    </w:p>
    <w:p w14:paraId="41E091E4" w14:textId="77777777" w:rsidR="0053723A" w:rsidRDefault="0053723A" w:rsidP="00995489">
      <w:pPr>
        <w:pStyle w:val="03aText"/>
        <w:rPr>
          <w:lang w:val="nl-BE"/>
        </w:rPr>
      </w:pPr>
      <w:r>
        <w:rPr>
          <w:lang w:val="nl-BE"/>
        </w:rPr>
        <w:t>11…Kf4 12.De4+ mat.</w:t>
      </w:r>
    </w:p>
    <w:p w14:paraId="5F49AA8C" w14:textId="77777777" w:rsidR="0053723A" w:rsidRDefault="00722830" w:rsidP="00995489">
      <w:pPr>
        <w:pStyle w:val="03aText"/>
        <w:rPr>
          <w:b/>
          <w:lang w:val="nl-BE"/>
        </w:rPr>
      </w:pPr>
      <w:r>
        <w:rPr>
          <w:lang w:val="nl-BE"/>
        </w:rPr>
        <w:t xml:space="preserve">           </w:t>
      </w:r>
      <w:r w:rsidR="0053723A">
        <w:rPr>
          <w:b/>
          <w:lang w:val="nl-BE"/>
        </w:rPr>
        <w:t>12.Dxf5</w:t>
      </w:r>
      <w:r w:rsidR="0053723A">
        <w:rPr>
          <w:b/>
          <w:lang w:val="nl-BE"/>
        </w:rPr>
        <w:tab/>
      </w:r>
      <w:r>
        <w:rPr>
          <w:b/>
          <w:lang w:val="nl-BE"/>
        </w:rPr>
        <w:tab/>
      </w:r>
      <w:r w:rsidR="0053723A">
        <w:rPr>
          <w:b/>
          <w:lang w:val="nl-BE"/>
        </w:rPr>
        <w:t>Kh4</w:t>
      </w:r>
    </w:p>
    <w:p w14:paraId="2820AB15" w14:textId="77777777" w:rsidR="00532EDB" w:rsidRDefault="00722830" w:rsidP="006F3923">
      <w:pPr>
        <w:pStyle w:val="03aText"/>
        <w:rPr>
          <w:b/>
          <w:lang w:val="nl-BE"/>
        </w:rPr>
      </w:pPr>
      <w:r>
        <w:rPr>
          <w:b/>
          <w:lang w:val="nl-BE"/>
        </w:rPr>
        <w:t xml:space="preserve">           </w:t>
      </w:r>
      <w:r w:rsidR="0053723A">
        <w:rPr>
          <w:b/>
          <w:lang w:val="nl-BE"/>
        </w:rPr>
        <w:t>13.Df4+</w:t>
      </w:r>
    </w:p>
    <w:p w14:paraId="084FFF87" w14:textId="77777777" w:rsidR="00532EDB" w:rsidRDefault="00532EDB" w:rsidP="006F3923">
      <w:pPr>
        <w:pStyle w:val="03aText"/>
        <w:rPr>
          <w:lang w:val="nl-BE"/>
        </w:rPr>
      </w:pPr>
      <w:r>
        <w:rPr>
          <w:lang w:val="nl-BE"/>
        </w:rPr>
        <w:t>En mat.</w:t>
      </w:r>
    </w:p>
    <w:p w14:paraId="000A88AE" w14:textId="77777777" w:rsidR="003A7828" w:rsidRDefault="00A43114" w:rsidP="006F3923">
      <w:pPr>
        <w:pStyle w:val="03aText"/>
        <w:rPr>
          <w:lang w:val="nl-BE"/>
        </w:rPr>
      </w:pPr>
      <w:r>
        <w:rPr>
          <w:lang w:val="nl-BE"/>
        </w:rPr>
        <w:t>Tien keer biedt de zwarte</w:t>
      </w:r>
      <w:r w:rsidR="00091625">
        <w:rPr>
          <w:lang w:val="nl-BE"/>
        </w:rPr>
        <w:t xml:space="preserve"> dame z</w:t>
      </w:r>
      <w:r>
        <w:rPr>
          <w:lang w:val="nl-BE"/>
        </w:rPr>
        <w:t>ich aan, maar wit</w:t>
      </w:r>
      <w:r w:rsidR="003A7828">
        <w:rPr>
          <w:lang w:val="nl-BE"/>
        </w:rPr>
        <w:t xml:space="preserve"> zwicht niet.</w:t>
      </w:r>
    </w:p>
    <w:p w14:paraId="2F2A3C40" w14:textId="77777777" w:rsidR="003005CC" w:rsidRPr="003A7828" w:rsidRDefault="003005CC" w:rsidP="006F3923">
      <w:pPr>
        <w:pStyle w:val="03aText"/>
        <w:rPr>
          <w:lang w:val="nl-BE"/>
        </w:rPr>
      </w:pPr>
    </w:p>
    <w:p w14:paraId="02563035" w14:textId="77777777" w:rsidR="00872D53" w:rsidRDefault="00872D53" w:rsidP="006F3923">
      <w:pPr>
        <w:pStyle w:val="03aText"/>
        <w:rPr>
          <w:b/>
          <w:lang w:val="nl-BE"/>
        </w:rPr>
      </w:pPr>
      <w:r w:rsidRPr="00FB11B9">
        <w:rPr>
          <w:b/>
          <w:i/>
          <w:lang w:val="nl-BE"/>
        </w:rPr>
        <w:t>b)</w:t>
      </w:r>
      <w:r>
        <w:rPr>
          <w:b/>
          <w:i/>
          <w:lang w:val="nl-BE"/>
        </w:rPr>
        <w:tab/>
      </w:r>
      <w:r>
        <w:rPr>
          <w:b/>
          <w:lang w:val="nl-BE"/>
        </w:rPr>
        <w:t>3…</w:t>
      </w:r>
      <w:r>
        <w:rPr>
          <w:b/>
          <w:lang w:val="nl-BE"/>
        </w:rPr>
        <w:tab/>
      </w:r>
      <w:r>
        <w:rPr>
          <w:b/>
          <w:lang w:val="nl-BE"/>
        </w:rPr>
        <w:tab/>
        <w:t>Dg5</w:t>
      </w:r>
    </w:p>
    <w:p w14:paraId="3F8410E9" w14:textId="77777777" w:rsidR="00872D53" w:rsidRDefault="00872D53" w:rsidP="006F3923">
      <w:pPr>
        <w:pStyle w:val="03aText"/>
        <w:rPr>
          <w:b/>
          <w:lang w:val="nl-BE"/>
        </w:rPr>
      </w:pPr>
      <w:r>
        <w:rPr>
          <w:b/>
          <w:lang w:val="nl-BE"/>
        </w:rPr>
        <w:tab/>
        <w:t>4.Kh7+</w:t>
      </w:r>
      <w:r>
        <w:rPr>
          <w:b/>
          <w:lang w:val="nl-BE"/>
        </w:rPr>
        <w:tab/>
      </w:r>
      <w:r>
        <w:rPr>
          <w:b/>
          <w:lang w:val="nl-BE"/>
        </w:rPr>
        <w:tab/>
        <w:t>Kg4</w:t>
      </w:r>
    </w:p>
    <w:p w14:paraId="48898234" w14:textId="77777777" w:rsidR="00872D53" w:rsidRDefault="00872D53" w:rsidP="006F3923">
      <w:pPr>
        <w:pStyle w:val="03aText"/>
        <w:rPr>
          <w:lang w:val="nl-BE"/>
        </w:rPr>
      </w:pPr>
      <w:r>
        <w:rPr>
          <w:lang w:val="nl-BE"/>
        </w:rPr>
        <w:t>Na 4…Kh6</w:t>
      </w:r>
      <w:r w:rsidR="008D615E">
        <w:rPr>
          <w:lang w:val="nl-BE"/>
        </w:rPr>
        <w:t>?</w:t>
      </w:r>
      <w:r>
        <w:rPr>
          <w:lang w:val="nl-BE"/>
        </w:rPr>
        <w:t xml:space="preserve"> 5.Dxh6+ Kg4 wint wiit met zowel 6.Dg6, 6.Dh5+ als 6.Dh3.</w:t>
      </w:r>
    </w:p>
    <w:p w14:paraId="5E54E147" w14:textId="77777777" w:rsidR="0062006B" w:rsidRPr="006D546B" w:rsidRDefault="0062006B" w:rsidP="006F3923">
      <w:pPr>
        <w:pStyle w:val="03aText"/>
        <w:rPr>
          <w:b/>
          <w:lang w:val="nl-BE"/>
        </w:rPr>
      </w:pPr>
      <w:r>
        <w:rPr>
          <w:lang w:val="nl-BE"/>
        </w:rPr>
        <w:tab/>
      </w:r>
      <w:r>
        <w:rPr>
          <w:b/>
          <w:lang w:val="nl-BE"/>
        </w:rPr>
        <w:t>5.De4+</w:t>
      </w:r>
      <w:r>
        <w:rPr>
          <w:b/>
          <w:lang w:val="nl-BE"/>
        </w:rPr>
        <w:tab/>
      </w:r>
      <w:r>
        <w:rPr>
          <w:b/>
          <w:lang w:val="nl-BE"/>
        </w:rPr>
        <w:tab/>
        <w:t>Df4</w:t>
      </w:r>
      <w:r>
        <w:rPr>
          <w:lang w:val="nl-BE"/>
        </w:rPr>
        <w:t>.</w:t>
      </w:r>
    </w:p>
    <w:p w14:paraId="79533935" w14:textId="77777777" w:rsidR="0062006B" w:rsidRDefault="0062006B" w:rsidP="006F3923">
      <w:pPr>
        <w:pStyle w:val="03aText"/>
        <w:rPr>
          <w:b/>
          <w:lang w:val="nl-BE"/>
        </w:rPr>
      </w:pPr>
      <w:r>
        <w:rPr>
          <w:lang w:val="nl-BE"/>
        </w:rPr>
        <w:tab/>
      </w:r>
      <w:r>
        <w:rPr>
          <w:b/>
          <w:lang w:val="nl-BE"/>
        </w:rPr>
        <w:t xml:space="preserve">6.Dg6+ </w:t>
      </w:r>
      <w:r>
        <w:rPr>
          <w:b/>
          <w:lang w:val="nl-BE"/>
        </w:rPr>
        <w:tab/>
        <w:t>Dg5</w:t>
      </w:r>
    </w:p>
    <w:p w14:paraId="08C68CFC" w14:textId="77777777" w:rsidR="0062006B" w:rsidRDefault="00E82168" w:rsidP="006F3923">
      <w:pPr>
        <w:pStyle w:val="03aText"/>
        <w:rPr>
          <w:lang w:val="nl-BE"/>
        </w:rPr>
      </w:pPr>
      <w:r>
        <w:rPr>
          <w:lang w:val="nl-BE"/>
        </w:rPr>
        <w:t>De witte dame is hier nu op het bestaande bouwwerk van het dia-gram geklommen</w:t>
      </w:r>
      <w:r w:rsidR="005E76F2">
        <w:rPr>
          <w:lang w:val="nl-BE"/>
        </w:rPr>
        <w:t>,van b5 naar g6.</w:t>
      </w:r>
    </w:p>
    <w:p w14:paraId="441B5439" w14:textId="77777777" w:rsidR="0062006B" w:rsidRPr="00E82168" w:rsidRDefault="0062006B" w:rsidP="006F3923">
      <w:pPr>
        <w:pStyle w:val="03aText"/>
        <w:rPr>
          <w:b/>
          <w:lang w:val="nl-BE"/>
        </w:rPr>
      </w:pPr>
      <w:r>
        <w:rPr>
          <w:lang w:val="nl-BE"/>
        </w:rPr>
        <w:tab/>
      </w:r>
      <w:r w:rsidR="00E82168">
        <w:rPr>
          <w:b/>
          <w:lang w:val="nl-BE"/>
        </w:rPr>
        <w:t>7.De6</w:t>
      </w:r>
      <w:r w:rsidR="00831FCD">
        <w:rPr>
          <w:b/>
          <w:lang w:val="nl-BE"/>
        </w:rPr>
        <w:t>+</w:t>
      </w:r>
      <w:r w:rsidR="00E82168">
        <w:rPr>
          <w:b/>
          <w:lang w:val="nl-BE"/>
        </w:rPr>
        <w:tab/>
      </w:r>
      <w:r w:rsidR="00E82168">
        <w:rPr>
          <w:b/>
          <w:lang w:val="nl-BE"/>
        </w:rPr>
        <w:tab/>
        <w:t>Kf4</w:t>
      </w:r>
    </w:p>
    <w:p w14:paraId="677ADCC8" w14:textId="77777777" w:rsidR="0062006B" w:rsidRDefault="0062006B" w:rsidP="006F3923">
      <w:pPr>
        <w:pStyle w:val="03aText"/>
        <w:rPr>
          <w:lang w:val="nl-BE"/>
        </w:rPr>
      </w:pPr>
      <w:r>
        <w:rPr>
          <w:lang w:val="nl-BE"/>
        </w:rPr>
        <w:t xml:space="preserve">Of hier </w:t>
      </w:r>
      <w:r w:rsidR="00E82168">
        <w:rPr>
          <w:lang w:val="nl-BE"/>
        </w:rPr>
        <w:t>7…Df5</w:t>
      </w:r>
      <w:r w:rsidR="008D615E">
        <w:rPr>
          <w:lang w:val="nl-BE"/>
        </w:rPr>
        <w:t>?</w:t>
      </w:r>
      <w:r w:rsidR="00E82168">
        <w:rPr>
          <w:lang w:val="nl-BE"/>
        </w:rPr>
        <w:t xml:space="preserve"> 8.Dxf5+ Kh4</w:t>
      </w:r>
      <w:r w:rsidR="00E40DC5">
        <w:rPr>
          <w:lang w:val="nl-BE"/>
        </w:rPr>
        <w:t xml:space="preserve"> en 9.Df4+ of</w:t>
      </w:r>
      <w:r w:rsidR="00E82168">
        <w:rPr>
          <w:lang w:val="nl-BE"/>
        </w:rPr>
        <w:t xml:space="preserve"> </w:t>
      </w:r>
      <w:r w:rsidR="00E40DC5">
        <w:rPr>
          <w:lang w:val="nl-BE"/>
        </w:rPr>
        <w:t xml:space="preserve"> 9.Db5+, </w:t>
      </w:r>
      <w:r w:rsidR="00E82168">
        <w:rPr>
          <w:lang w:val="nl-BE"/>
        </w:rPr>
        <w:t>en mat.</w:t>
      </w:r>
    </w:p>
    <w:p w14:paraId="6F74C8D5" w14:textId="77777777" w:rsidR="00E82168" w:rsidRDefault="00E82168" w:rsidP="006F3923">
      <w:pPr>
        <w:pStyle w:val="03aText"/>
        <w:rPr>
          <w:b/>
          <w:lang w:val="nl-BE"/>
        </w:rPr>
      </w:pPr>
      <w:r>
        <w:rPr>
          <w:b/>
          <w:lang w:val="nl-BE"/>
        </w:rPr>
        <w:tab/>
        <w:t>8.De4+</w:t>
      </w:r>
    </w:p>
    <w:p w14:paraId="6E498DF6" w14:textId="77777777" w:rsidR="00E82168" w:rsidRPr="00E82168" w:rsidRDefault="00E82168" w:rsidP="006F3923">
      <w:pPr>
        <w:pStyle w:val="03aText"/>
        <w:rPr>
          <w:lang w:val="nl-BE"/>
        </w:rPr>
      </w:pPr>
      <w:r>
        <w:rPr>
          <w:lang w:val="nl-BE"/>
        </w:rPr>
        <w:t>En zegeviert.</w:t>
      </w:r>
    </w:p>
    <w:p w14:paraId="16D7F681" w14:textId="77777777" w:rsidR="00872D53" w:rsidRDefault="00872D53" w:rsidP="006F3923">
      <w:pPr>
        <w:pStyle w:val="03aText"/>
        <w:rPr>
          <w:lang w:val="nl-BE"/>
        </w:rPr>
      </w:pPr>
    </w:p>
    <w:p w14:paraId="76186822" w14:textId="77777777" w:rsidR="00CD3B2C" w:rsidRDefault="005A0440" w:rsidP="006F3923">
      <w:pPr>
        <w:pStyle w:val="03aText"/>
        <w:rPr>
          <w:lang w:val="nl-BE"/>
        </w:rPr>
      </w:pPr>
      <w:r>
        <w:rPr>
          <w:lang w:val="nl-BE"/>
        </w:rPr>
        <w:t>I</w:t>
      </w:r>
      <w:r w:rsidR="00257730">
        <w:rPr>
          <w:lang w:val="nl-BE"/>
        </w:rPr>
        <w:t>n deze studie</w:t>
      </w:r>
      <w:r w:rsidR="00616AE7">
        <w:rPr>
          <w:lang w:val="nl-BE"/>
        </w:rPr>
        <w:t xml:space="preserve"> neemt</w:t>
      </w:r>
      <w:r w:rsidR="00532EDB">
        <w:rPr>
          <w:lang w:val="nl-BE"/>
        </w:rPr>
        <w:t xml:space="preserve"> </w:t>
      </w:r>
      <w:r w:rsidR="00532EDB" w:rsidRPr="00492518">
        <w:rPr>
          <w:b/>
          <w:lang w:val="nl-BE"/>
        </w:rPr>
        <w:t>één</w:t>
      </w:r>
      <w:r w:rsidR="00F80DE0">
        <w:rPr>
          <w:lang w:val="nl-BE"/>
        </w:rPr>
        <w:t xml:space="preserve"> moe-dige</w:t>
      </w:r>
      <w:r w:rsidR="00532EDB">
        <w:rPr>
          <w:lang w:val="nl-BE"/>
        </w:rPr>
        <w:t xml:space="preserve"> blanke dame </w:t>
      </w:r>
      <w:r w:rsidR="00616AE7">
        <w:rPr>
          <w:lang w:val="nl-BE"/>
        </w:rPr>
        <w:t xml:space="preserve">het </w:t>
      </w:r>
      <w:r w:rsidR="00F80DE0">
        <w:rPr>
          <w:lang w:val="nl-BE"/>
        </w:rPr>
        <w:t xml:space="preserve">succesvol </w:t>
      </w:r>
      <w:r w:rsidR="00616AE7">
        <w:rPr>
          <w:lang w:val="nl-BE"/>
        </w:rPr>
        <w:t xml:space="preserve">op </w:t>
      </w:r>
      <w:r w:rsidR="00616AE7" w:rsidRPr="00492518">
        <w:rPr>
          <w:b/>
          <w:lang w:val="nl-BE"/>
        </w:rPr>
        <w:t>tegen dri</w:t>
      </w:r>
      <w:r w:rsidR="00665C2D" w:rsidRPr="00492518">
        <w:rPr>
          <w:b/>
          <w:lang w:val="nl-BE"/>
        </w:rPr>
        <w:t xml:space="preserve">e </w:t>
      </w:r>
      <w:r w:rsidR="00665C2D">
        <w:rPr>
          <w:lang w:val="nl-BE"/>
        </w:rPr>
        <w:t>zwarte</w:t>
      </w:r>
      <w:r w:rsidR="0015736F">
        <w:rPr>
          <w:lang w:val="nl-BE"/>
        </w:rPr>
        <w:t xml:space="preserve"> soortgeno</w:t>
      </w:r>
      <w:r w:rsidR="00CB3570">
        <w:rPr>
          <w:lang w:val="nl-BE"/>
        </w:rPr>
        <w:t>ten.</w:t>
      </w:r>
    </w:p>
    <w:p w14:paraId="215FE62D" w14:textId="77777777" w:rsidR="006D0F35" w:rsidRDefault="006D0F35" w:rsidP="006F3923">
      <w:pPr>
        <w:pStyle w:val="03aText"/>
        <w:rPr>
          <w:lang w:val="nl-BE"/>
        </w:rPr>
      </w:pPr>
    </w:p>
    <w:p w14:paraId="770E0FB5" w14:textId="77777777" w:rsidR="006D0F35" w:rsidRDefault="006D0F35" w:rsidP="006F3923">
      <w:pPr>
        <w:pStyle w:val="03aText"/>
        <w:rPr>
          <w:lang w:val="nl-BE"/>
        </w:rPr>
      </w:pPr>
    </w:p>
    <w:p w14:paraId="717D77E8" w14:textId="77777777" w:rsidR="006D0F35" w:rsidRDefault="006D0F35" w:rsidP="006F3923">
      <w:pPr>
        <w:pStyle w:val="03aText"/>
        <w:rPr>
          <w:lang w:val="nl-BE"/>
        </w:rPr>
      </w:pPr>
    </w:p>
    <w:p w14:paraId="756DE182" w14:textId="77777777" w:rsidR="006D0F35" w:rsidRDefault="006D0F35" w:rsidP="006F3923">
      <w:pPr>
        <w:pStyle w:val="03aText"/>
        <w:rPr>
          <w:lang w:val="nl-BE"/>
        </w:rPr>
      </w:pPr>
    </w:p>
    <w:p w14:paraId="13713D87" w14:textId="77777777" w:rsidR="006D0F35" w:rsidRDefault="006D0F35" w:rsidP="006F3923">
      <w:pPr>
        <w:pStyle w:val="03aText"/>
        <w:rPr>
          <w:lang w:val="nl-BE"/>
        </w:rPr>
      </w:pPr>
    </w:p>
    <w:p w14:paraId="7A521CE9" w14:textId="77777777" w:rsidR="006D0F35" w:rsidRDefault="006D0F35" w:rsidP="006F3923">
      <w:pPr>
        <w:pStyle w:val="03aText"/>
        <w:rPr>
          <w:lang w:val="nl-BE"/>
        </w:rPr>
      </w:pPr>
    </w:p>
    <w:p w14:paraId="3B2C11AD" w14:textId="77777777" w:rsidR="006D0F35" w:rsidRDefault="006D0F35" w:rsidP="006F3923">
      <w:pPr>
        <w:pStyle w:val="03aText"/>
        <w:rPr>
          <w:lang w:val="nl-BE"/>
        </w:rPr>
      </w:pPr>
    </w:p>
    <w:p w14:paraId="24AEFD94" w14:textId="77777777" w:rsidR="006D0F35" w:rsidRDefault="006D0F35" w:rsidP="006F3923">
      <w:pPr>
        <w:pStyle w:val="03aText"/>
        <w:rPr>
          <w:lang w:val="nl-BE"/>
        </w:rPr>
      </w:pPr>
    </w:p>
    <w:p w14:paraId="6842E789" w14:textId="77777777" w:rsidR="006D0F35" w:rsidRDefault="006D0F35" w:rsidP="006F3923">
      <w:pPr>
        <w:pStyle w:val="03aText"/>
        <w:rPr>
          <w:lang w:val="nl-BE"/>
        </w:rPr>
      </w:pPr>
    </w:p>
    <w:p w14:paraId="69B96BA0" w14:textId="77777777" w:rsidR="006D0F35" w:rsidRDefault="006D0F35" w:rsidP="006F3923">
      <w:pPr>
        <w:pStyle w:val="03aText"/>
        <w:rPr>
          <w:lang w:val="nl-BE"/>
        </w:rPr>
      </w:pPr>
    </w:p>
    <w:p w14:paraId="0962D8CE" w14:textId="77777777" w:rsidR="006D0F35" w:rsidRDefault="006D0F35" w:rsidP="006F3923">
      <w:pPr>
        <w:pStyle w:val="03aText"/>
        <w:rPr>
          <w:lang w:val="nl-BE"/>
        </w:rPr>
      </w:pPr>
    </w:p>
    <w:p w14:paraId="30241E18" w14:textId="77777777" w:rsidR="006D0F35" w:rsidRDefault="006D0F35" w:rsidP="006F3923">
      <w:pPr>
        <w:pStyle w:val="03aText"/>
        <w:rPr>
          <w:lang w:val="nl-BE"/>
        </w:rPr>
      </w:pPr>
    </w:p>
    <w:p w14:paraId="74A34E97" w14:textId="77777777" w:rsidR="006D0F35" w:rsidRDefault="006D0F35" w:rsidP="006F3923">
      <w:pPr>
        <w:pStyle w:val="03aText"/>
        <w:rPr>
          <w:lang w:val="nl-BE"/>
        </w:rPr>
      </w:pPr>
    </w:p>
    <w:p w14:paraId="380AE8D2" w14:textId="77777777" w:rsidR="006D0F35" w:rsidRDefault="006D0F35" w:rsidP="006F3923">
      <w:pPr>
        <w:pStyle w:val="03aText"/>
        <w:rPr>
          <w:lang w:val="nl-BE"/>
        </w:rPr>
      </w:pPr>
    </w:p>
    <w:p w14:paraId="1592A4C5" w14:textId="77777777" w:rsidR="006D0F35" w:rsidRDefault="006D0F35" w:rsidP="006F3923">
      <w:pPr>
        <w:pStyle w:val="03aText"/>
        <w:rPr>
          <w:lang w:val="nl-BE"/>
        </w:rPr>
      </w:pPr>
    </w:p>
    <w:p w14:paraId="35C7E34C" w14:textId="77777777" w:rsidR="006D0F35" w:rsidRDefault="006D0F35" w:rsidP="006F3923">
      <w:pPr>
        <w:pStyle w:val="03aText"/>
        <w:rPr>
          <w:lang w:val="nl-BE"/>
        </w:rPr>
      </w:pPr>
    </w:p>
    <w:p w14:paraId="5067AA42" w14:textId="77777777" w:rsidR="006D0F35" w:rsidRDefault="006D0F35" w:rsidP="006F3923">
      <w:pPr>
        <w:pStyle w:val="03aText"/>
        <w:rPr>
          <w:lang w:val="nl-BE"/>
        </w:rPr>
      </w:pPr>
    </w:p>
    <w:p w14:paraId="33FB830A" w14:textId="77777777" w:rsidR="006D0F35" w:rsidRDefault="006D0F35" w:rsidP="006F3923">
      <w:pPr>
        <w:pStyle w:val="03aText"/>
        <w:rPr>
          <w:lang w:val="nl-BE"/>
        </w:rPr>
      </w:pPr>
    </w:p>
    <w:p w14:paraId="52DEE109" w14:textId="77777777" w:rsidR="006D0F35" w:rsidRDefault="006D0F35" w:rsidP="006F3923">
      <w:pPr>
        <w:pStyle w:val="03aText"/>
        <w:rPr>
          <w:lang w:val="nl-BE"/>
        </w:rPr>
      </w:pPr>
    </w:p>
    <w:p w14:paraId="4B6BFE45" w14:textId="77777777" w:rsidR="006D0F35" w:rsidRDefault="006D0F35" w:rsidP="006F3923">
      <w:pPr>
        <w:pStyle w:val="03aText"/>
        <w:rPr>
          <w:lang w:val="nl-BE"/>
        </w:rPr>
      </w:pPr>
    </w:p>
    <w:p w14:paraId="09067B68" w14:textId="77777777" w:rsidR="006D0F35" w:rsidRDefault="006D0F35" w:rsidP="006F3923">
      <w:pPr>
        <w:pStyle w:val="03aText"/>
        <w:rPr>
          <w:lang w:val="nl-BE"/>
        </w:rPr>
      </w:pPr>
    </w:p>
    <w:p w14:paraId="58B8EC31" w14:textId="77777777" w:rsidR="006D0F35" w:rsidRDefault="006D0F35" w:rsidP="006F3923">
      <w:pPr>
        <w:pStyle w:val="03aText"/>
        <w:rPr>
          <w:lang w:val="nl-BE"/>
        </w:rPr>
      </w:pPr>
    </w:p>
    <w:p w14:paraId="494A0278" w14:textId="77777777" w:rsidR="006D0F35" w:rsidRDefault="006D0F35" w:rsidP="006F3923">
      <w:pPr>
        <w:pStyle w:val="03aText"/>
        <w:rPr>
          <w:lang w:val="nl-BE"/>
        </w:rPr>
      </w:pPr>
    </w:p>
    <w:p w14:paraId="374D9A4C" w14:textId="77777777" w:rsidR="006D0F35" w:rsidRDefault="006D0F35" w:rsidP="006F3923">
      <w:pPr>
        <w:pStyle w:val="03aText"/>
        <w:rPr>
          <w:lang w:val="nl-BE"/>
        </w:rPr>
      </w:pPr>
    </w:p>
    <w:p w14:paraId="3725343F" w14:textId="77777777" w:rsidR="006D0F35" w:rsidRDefault="006D0F35" w:rsidP="006F3923">
      <w:pPr>
        <w:pStyle w:val="03aText"/>
        <w:rPr>
          <w:lang w:val="nl-BE"/>
        </w:rPr>
      </w:pPr>
    </w:p>
    <w:p w14:paraId="2952182D" w14:textId="77777777" w:rsidR="006D0F35" w:rsidRDefault="006D0F35" w:rsidP="006F3923">
      <w:pPr>
        <w:pStyle w:val="03aText"/>
        <w:rPr>
          <w:lang w:val="nl-BE"/>
        </w:rPr>
      </w:pPr>
    </w:p>
    <w:p w14:paraId="4D762E2B" w14:textId="77777777" w:rsidR="006D0F35" w:rsidRDefault="006D0F35" w:rsidP="006F3923">
      <w:pPr>
        <w:pStyle w:val="03aText"/>
        <w:rPr>
          <w:lang w:val="nl-BE"/>
        </w:rPr>
      </w:pPr>
    </w:p>
    <w:p w14:paraId="49D60DD3" w14:textId="77777777" w:rsidR="006D0F35" w:rsidRDefault="006D0F35" w:rsidP="006F3923">
      <w:pPr>
        <w:pStyle w:val="03aText"/>
        <w:rPr>
          <w:lang w:val="nl-BE"/>
        </w:rPr>
      </w:pPr>
    </w:p>
    <w:p w14:paraId="33DD2834" w14:textId="77777777" w:rsidR="006D0F35" w:rsidRDefault="006D0F35" w:rsidP="006F3923">
      <w:pPr>
        <w:pStyle w:val="03aText"/>
        <w:rPr>
          <w:lang w:val="nl-BE"/>
        </w:rPr>
      </w:pPr>
    </w:p>
    <w:p w14:paraId="465C107B" w14:textId="77777777" w:rsidR="006D0F35" w:rsidRDefault="006D0F35" w:rsidP="006F3923">
      <w:pPr>
        <w:pStyle w:val="03aText"/>
        <w:rPr>
          <w:lang w:val="nl-BE"/>
        </w:rPr>
      </w:pPr>
    </w:p>
    <w:p w14:paraId="54F1245C" w14:textId="77777777" w:rsidR="006D0F35" w:rsidRDefault="006D0F35" w:rsidP="006F3923">
      <w:pPr>
        <w:pStyle w:val="03aText"/>
        <w:rPr>
          <w:lang w:val="nl-BE"/>
        </w:rPr>
      </w:pPr>
    </w:p>
    <w:p w14:paraId="420CC9EB" w14:textId="77777777" w:rsidR="006D0F35" w:rsidRDefault="006D0F35" w:rsidP="006F3923">
      <w:pPr>
        <w:pStyle w:val="03aText"/>
        <w:rPr>
          <w:lang w:val="nl-BE"/>
        </w:rPr>
      </w:pPr>
    </w:p>
    <w:p w14:paraId="7FAB16CE" w14:textId="77777777" w:rsidR="006D0F35" w:rsidRDefault="006D0F35" w:rsidP="006F3923">
      <w:pPr>
        <w:pStyle w:val="03aText"/>
        <w:rPr>
          <w:lang w:val="nl-BE"/>
        </w:rPr>
      </w:pPr>
    </w:p>
    <w:p w14:paraId="6196E641" w14:textId="77777777" w:rsidR="006D0F35" w:rsidRDefault="006D0F35" w:rsidP="006F3923">
      <w:pPr>
        <w:pStyle w:val="03aText"/>
        <w:rPr>
          <w:lang w:val="nl-BE"/>
        </w:rPr>
      </w:pPr>
    </w:p>
    <w:p w14:paraId="750C2A8B" w14:textId="77777777" w:rsidR="006D0F35" w:rsidRDefault="006D0F35" w:rsidP="006F3923">
      <w:pPr>
        <w:pStyle w:val="03aText"/>
        <w:rPr>
          <w:lang w:val="nl-BE"/>
        </w:rPr>
      </w:pPr>
    </w:p>
    <w:p w14:paraId="6EC91C04" w14:textId="77777777" w:rsidR="006D0F35" w:rsidRDefault="006D0F35" w:rsidP="006F3923">
      <w:pPr>
        <w:pStyle w:val="03aText"/>
        <w:rPr>
          <w:lang w:val="nl-BE"/>
        </w:rPr>
      </w:pPr>
    </w:p>
    <w:p w14:paraId="3444B9AB" w14:textId="77777777" w:rsidR="006D0F35" w:rsidRDefault="006D0F35" w:rsidP="006F3923">
      <w:pPr>
        <w:pStyle w:val="03aText"/>
        <w:rPr>
          <w:lang w:val="nl-BE"/>
        </w:rPr>
      </w:pPr>
    </w:p>
    <w:p w14:paraId="4B93A478" w14:textId="77777777" w:rsidR="006D0F35" w:rsidRDefault="006D0F35" w:rsidP="006F3923">
      <w:pPr>
        <w:pStyle w:val="03aText"/>
        <w:rPr>
          <w:lang w:val="nl-BE"/>
        </w:rPr>
      </w:pPr>
    </w:p>
    <w:p w14:paraId="7A197724" w14:textId="77777777" w:rsidR="006D0F35" w:rsidRDefault="006D0F35" w:rsidP="006F3923">
      <w:pPr>
        <w:pStyle w:val="03aText"/>
        <w:rPr>
          <w:lang w:val="nl-BE"/>
        </w:rPr>
      </w:pPr>
    </w:p>
    <w:p w14:paraId="3DFCA154" w14:textId="77777777" w:rsidR="006D0F35" w:rsidRDefault="006D0F35" w:rsidP="006F3923">
      <w:pPr>
        <w:pStyle w:val="03aText"/>
        <w:rPr>
          <w:lang w:val="nl-BE"/>
        </w:rPr>
      </w:pPr>
    </w:p>
    <w:p w14:paraId="1FC5FA18" w14:textId="77777777" w:rsidR="006D0F35" w:rsidRDefault="006D0F35" w:rsidP="006F3923">
      <w:pPr>
        <w:pStyle w:val="03aText"/>
        <w:rPr>
          <w:lang w:val="nl-BE"/>
        </w:rPr>
      </w:pPr>
    </w:p>
    <w:p w14:paraId="091837C0" w14:textId="77777777" w:rsidR="006D0F35" w:rsidRDefault="006D0F35" w:rsidP="006F3923">
      <w:pPr>
        <w:pStyle w:val="03aText"/>
        <w:rPr>
          <w:lang w:val="nl-BE"/>
        </w:rPr>
      </w:pPr>
    </w:p>
    <w:p w14:paraId="011F69BD" w14:textId="77777777" w:rsidR="006D0F35" w:rsidRDefault="006D0F35" w:rsidP="006F3923">
      <w:pPr>
        <w:pStyle w:val="03aText"/>
        <w:rPr>
          <w:lang w:val="nl-BE"/>
        </w:rPr>
      </w:pPr>
    </w:p>
    <w:p w14:paraId="2D2838D9" w14:textId="77777777" w:rsidR="006D0F35" w:rsidRDefault="006D0F35" w:rsidP="006F3923">
      <w:pPr>
        <w:pStyle w:val="03aText"/>
        <w:rPr>
          <w:lang w:val="nl-BE"/>
        </w:rPr>
      </w:pPr>
    </w:p>
    <w:p w14:paraId="7B19B7B8" w14:textId="77777777" w:rsidR="006D0F35" w:rsidRDefault="006D0F35" w:rsidP="006F3923">
      <w:pPr>
        <w:pStyle w:val="03aText"/>
        <w:rPr>
          <w:lang w:val="nl-BE"/>
        </w:rPr>
      </w:pPr>
    </w:p>
    <w:p w14:paraId="24A9FFD9" w14:textId="77777777" w:rsidR="00D24946" w:rsidRDefault="00D24946" w:rsidP="00D24946">
      <w:pPr>
        <w:pStyle w:val="03aText"/>
        <w:rPr>
          <w:lang w:val="nl-BE"/>
        </w:rPr>
      </w:pPr>
    </w:p>
    <w:p w14:paraId="28C8FC94" w14:textId="77777777" w:rsidR="006D0F35" w:rsidRDefault="00061685" w:rsidP="00D24946">
      <w:pPr>
        <w:pStyle w:val="03aText"/>
        <w:jc w:val="center"/>
        <w:rPr>
          <w:b/>
          <w:lang w:val="nl-BE"/>
        </w:rPr>
      </w:pPr>
      <w:r>
        <w:rPr>
          <w:b/>
          <w:lang w:val="nl-BE"/>
        </w:rPr>
        <w:lastRenderedPageBreak/>
        <w:t xml:space="preserve">- </w:t>
      </w:r>
      <w:r w:rsidR="00CD4FD7">
        <w:rPr>
          <w:b/>
          <w:lang w:val="nl-BE"/>
        </w:rPr>
        <w:t>218</w:t>
      </w:r>
      <w:r>
        <w:rPr>
          <w:b/>
          <w:lang w:val="nl-BE"/>
        </w:rPr>
        <w:t>-</w:t>
      </w:r>
    </w:p>
    <w:p w14:paraId="418E7DF3" w14:textId="77777777" w:rsidR="00061685" w:rsidRDefault="00061685" w:rsidP="00061685">
      <w:pPr>
        <w:pStyle w:val="03aText"/>
        <w:jc w:val="center"/>
        <w:rPr>
          <w:b/>
          <w:lang w:val="nl-BE"/>
        </w:rPr>
      </w:pPr>
      <w:r>
        <w:rPr>
          <w:b/>
          <w:lang w:val="nl-BE"/>
        </w:rPr>
        <w:t xml:space="preserve">  </w:t>
      </w:r>
    </w:p>
    <w:p w14:paraId="1282B85C" w14:textId="77777777" w:rsidR="00061685" w:rsidRPr="00061685" w:rsidRDefault="00061685" w:rsidP="00061685">
      <w:pPr>
        <w:pStyle w:val="03aText"/>
        <w:jc w:val="center"/>
        <w:rPr>
          <w:lang w:val="nl-BE"/>
        </w:rPr>
      </w:pPr>
      <w:r>
        <w:rPr>
          <w:i/>
          <w:lang w:val="nl-BE"/>
        </w:rPr>
        <w:t xml:space="preserve">Origineel, </w:t>
      </w:r>
      <w:r>
        <w:rPr>
          <w:lang w:val="nl-BE"/>
        </w:rPr>
        <w:t>2016</w:t>
      </w:r>
    </w:p>
    <w:p w14:paraId="3BE7562C" w14:textId="77777777" w:rsidR="00CD3B2C" w:rsidRDefault="00CD3B2C" w:rsidP="006F3923">
      <w:pPr>
        <w:pStyle w:val="03aText"/>
        <w:rPr>
          <w:lang w:val="nl-BE"/>
        </w:rPr>
      </w:pPr>
    </w:p>
    <w:p w14:paraId="34E1AB07" w14:textId="77777777" w:rsidR="00CD3B2C" w:rsidRDefault="00D913ED" w:rsidP="006F3923">
      <w:pPr>
        <w:pStyle w:val="03aText"/>
        <w:rPr>
          <w:lang w:val="nl-BE"/>
        </w:rPr>
      </w:pPr>
      <w:r>
        <w:object w:dxaOrig="4136" w:dyaOrig="4135" w14:anchorId="043E5D87">
          <v:shape id="_x0000_i1231" type="#_x0000_t75" style="width:155.1pt;height:154.5pt" o:ole="">
            <v:imagedata r:id="rId435" o:title=""/>
          </v:shape>
          <o:OLEObject Type="Embed" ProgID="CorelDRAW.Graphic.12" ShapeID="_x0000_i1231" DrawAspect="Content" ObjectID="_1587467624" r:id="rId436"/>
        </w:object>
      </w:r>
    </w:p>
    <w:p w14:paraId="506B0B9A" w14:textId="77777777" w:rsidR="00CD3B2C" w:rsidRDefault="00CD3B2C" w:rsidP="006F3923">
      <w:pPr>
        <w:pStyle w:val="03aText"/>
        <w:rPr>
          <w:lang w:val="nl-BE"/>
        </w:rPr>
      </w:pPr>
    </w:p>
    <w:p w14:paraId="35A8E78A" w14:textId="77777777" w:rsidR="00CD3B2C" w:rsidRDefault="003C6AB6" w:rsidP="006F3923">
      <w:pPr>
        <w:pStyle w:val="03aText"/>
        <w:rPr>
          <w:lang w:val="nl-BE"/>
        </w:rPr>
      </w:pPr>
      <w:r>
        <w:rPr>
          <w:b/>
          <w:sz w:val="24"/>
          <w:szCs w:val="24"/>
          <w:lang w:val="nl-BE"/>
        </w:rPr>
        <w:t xml:space="preserve">+                         </w:t>
      </w:r>
      <w:r>
        <w:rPr>
          <w:lang w:val="nl-BE"/>
        </w:rPr>
        <w:t>0410.02 b5a8</w:t>
      </w:r>
    </w:p>
    <w:p w14:paraId="2BC775BF" w14:textId="77777777" w:rsidR="003C6AB6" w:rsidRDefault="003C6AB6" w:rsidP="006F3923">
      <w:pPr>
        <w:pStyle w:val="03aText"/>
        <w:rPr>
          <w:lang w:val="nl-BE"/>
        </w:rPr>
      </w:pPr>
    </w:p>
    <w:p w14:paraId="1DFCE759" w14:textId="77777777" w:rsidR="003C6AB6" w:rsidRDefault="003C6AB6" w:rsidP="006F3923">
      <w:pPr>
        <w:pStyle w:val="03aText"/>
        <w:rPr>
          <w:lang w:val="nl-BE"/>
        </w:rPr>
      </w:pPr>
      <w:r>
        <w:rPr>
          <w:lang w:val="nl-BE"/>
        </w:rPr>
        <w:t>Er dreigen twee zwartepromoties.</w:t>
      </w:r>
    </w:p>
    <w:p w14:paraId="0A43F556" w14:textId="77777777" w:rsidR="006F69B9" w:rsidRDefault="006F69B9" w:rsidP="006F3923">
      <w:pPr>
        <w:pStyle w:val="03aText"/>
        <w:rPr>
          <w:lang w:val="nl-BE"/>
        </w:rPr>
      </w:pPr>
      <w:r>
        <w:rPr>
          <w:lang w:val="nl-BE"/>
        </w:rPr>
        <w:t>Na 1.Lxe2? of 1.Lxc8? volgt on-middellijk 1…d8D, met remise.</w:t>
      </w:r>
    </w:p>
    <w:p w14:paraId="6C2799F7" w14:textId="77777777" w:rsidR="006F69B9" w:rsidRDefault="006F69B9" w:rsidP="006F3923">
      <w:pPr>
        <w:pStyle w:val="03aText"/>
        <w:rPr>
          <w:lang w:val="nl-BE"/>
        </w:rPr>
      </w:pPr>
      <w:r>
        <w:rPr>
          <w:lang w:val="nl-BE"/>
        </w:rPr>
        <w:t>Dus:</w:t>
      </w:r>
    </w:p>
    <w:p w14:paraId="464A7BA3" w14:textId="77777777" w:rsidR="006F69B9" w:rsidRDefault="006F69B9" w:rsidP="006F3923">
      <w:pPr>
        <w:pStyle w:val="03aText"/>
        <w:rPr>
          <w:b/>
          <w:lang w:val="nl-BE"/>
        </w:rPr>
      </w:pPr>
      <w:r>
        <w:rPr>
          <w:lang w:val="nl-BE"/>
        </w:rPr>
        <w:tab/>
      </w:r>
      <w:r>
        <w:rPr>
          <w:b/>
          <w:lang w:val="nl-BE"/>
        </w:rPr>
        <w:t>1Lf3+</w:t>
      </w:r>
    </w:p>
    <w:p w14:paraId="3275ED10" w14:textId="77777777" w:rsidR="006F69B9" w:rsidRDefault="006F69B9" w:rsidP="006F3923">
      <w:pPr>
        <w:pStyle w:val="03aText"/>
        <w:rPr>
          <w:b/>
          <w:lang w:val="nl-BE"/>
        </w:rPr>
      </w:pPr>
    </w:p>
    <w:p w14:paraId="71145846" w14:textId="77777777" w:rsidR="006F69B9" w:rsidRDefault="006F69B9" w:rsidP="006F3923">
      <w:pPr>
        <w:pStyle w:val="03aText"/>
        <w:rPr>
          <w:b/>
          <w:i/>
          <w:lang w:val="nl-BE"/>
        </w:rPr>
      </w:pPr>
      <w:r>
        <w:rPr>
          <w:b/>
          <w:i/>
          <w:lang w:val="nl-BE"/>
        </w:rPr>
        <w:t>Variant A</w:t>
      </w:r>
    </w:p>
    <w:p w14:paraId="348B70FD" w14:textId="77777777" w:rsidR="006F69B9" w:rsidRDefault="006F69B9" w:rsidP="006F3923">
      <w:pPr>
        <w:pStyle w:val="03aText"/>
        <w:rPr>
          <w:b/>
          <w:lang w:val="nl-BE"/>
        </w:rPr>
      </w:pPr>
      <w:r>
        <w:rPr>
          <w:b/>
          <w:i/>
          <w:lang w:val="nl-BE"/>
        </w:rPr>
        <w:t xml:space="preserve"> </w:t>
      </w:r>
      <w:r>
        <w:rPr>
          <w:b/>
          <w:lang w:val="nl-BE"/>
        </w:rPr>
        <w:tab/>
        <w:t>1…</w:t>
      </w:r>
      <w:r>
        <w:rPr>
          <w:b/>
          <w:lang w:val="nl-BE"/>
        </w:rPr>
        <w:tab/>
      </w:r>
      <w:r>
        <w:rPr>
          <w:b/>
          <w:lang w:val="nl-BE"/>
        </w:rPr>
        <w:tab/>
        <w:t>Kb8</w:t>
      </w:r>
    </w:p>
    <w:p w14:paraId="647A619D" w14:textId="77777777" w:rsidR="006F69B9" w:rsidRDefault="006F69B9" w:rsidP="006F3923">
      <w:pPr>
        <w:pStyle w:val="03aText"/>
        <w:rPr>
          <w:b/>
          <w:lang w:val="nl-BE"/>
        </w:rPr>
      </w:pPr>
      <w:r>
        <w:rPr>
          <w:b/>
          <w:lang w:val="nl-BE"/>
        </w:rPr>
        <w:tab/>
        <w:t>2.Tb7+</w:t>
      </w:r>
      <w:r>
        <w:rPr>
          <w:b/>
          <w:lang w:val="nl-BE"/>
        </w:rPr>
        <w:tab/>
      </w:r>
      <w:r>
        <w:rPr>
          <w:b/>
          <w:lang w:val="nl-BE"/>
        </w:rPr>
        <w:tab/>
        <w:t>Ka8</w:t>
      </w:r>
    </w:p>
    <w:p w14:paraId="45FFBDB8" w14:textId="77777777" w:rsidR="006F69B9" w:rsidRDefault="006F69B9" w:rsidP="006F3923">
      <w:pPr>
        <w:pStyle w:val="03aText"/>
        <w:rPr>
          <w:b/>
          <w:lang w:val="nl-BE"/>
        </w:rPr>
      </w:pPr>
      <w:r>
        <w:rPr>
          <w:b/>
          <w:lang w:val="nl-BE"/>
        </w:rPr>
        <w:tab/>
        <w:t>3.Tb6+</w:t>
      </w:r>
    </w:p>
    <w:p w14:paraId="7F1E1514" w14:textId="77777777" w:rsidR="006F69B9" w:rsidRDefault="006F69B9" w:rsidP="006F3923">
      <w:pPr>
        <w:pStyle w:val="03aText"/>
        <w:rPr>
          <w:i/>
          <w:lang w:val="nl-BE"/>
        </w:rPr>
      </w:pPr>
      <w:r>
        <w:rPr>
          <w:lang w:val="nl-BE"/>
        </w:rPr>
        <w:t>3…Kd7? 4.Kb8 Lxe2 is onvol</w:t>
      </w:r>
      <w:r w:rsidR="003761B4">
        <w:rPr>
          <w:lang w:val="nl-BE"/>
        </w:rPr>
        <w:t>-</w:t>
      </w:r>
      <w:r>
        <w:rPr>
          <w:lang w:val="nl-BE"/>
        </w:rPr>
        <w:t xml:space="preserve">doende volgens </w:t>
      </w:r>
      <w:r>
        <w:rPr>
          <w:i/>
          <w:lang w:val="nl-BE"/>
        </w:rPr>
        <w:t>Nalimov.</w:t>
      </w:r>
    </w:p>
    <w:p w14:paraId="401BAD48" w14:textId="77777777" w:rsidR="006F69B9" w:rsidRPr="001513C2" w:rsidRDefault="006F69B9" w:rsidP="006F3923">
      <w:pPr>
        <w:pStyle w:val="03aText"/>
        <w:rPr>
          <w:b/>
        </w:rPr>
      </w:pPr>
      <w:r>
        <w:rPr>
          <w:b/>
          <w:lang w:val="nl-BE"/>
        </w:rPr>
        <w:tab/>
      </w:r>
      <w:r w:rsidRPr="001513C2">
        <w:rPr>
          <w:b/>
        </w:rPr>
        <w:t>3…</w:t>
      </w:r>
      <w:r w:rsidRPr="001513C2">
        <w:rPr>
          <w:b/>
        </w:rPr>
        <w:tab/>
      </w:r>
      <w:r w:rsidRPr="001513C2">
        <w:rPr>
          <w:b/>
        </w:rPr>
        <w:tab/>
        <w:t>Ka7</w:t>
      </w:r>
    </w:p>
    <w:p w14:paraId="00D3774E" w14:textId="77777777" w:rsidR="006F69B9" w:rsidRPr="001513C2" w:rsidRDefault="006F69B9" w:rsidP="006F3923">
      <w:pPr>
        <w:pStyle w:val="03aText"/>
        <w:rPr>
          <w:b/>
        </w:rPr>
      </w:pPr>
      <w:r w:rsidRPr="001513C2">
        <w:rPr>
          <w:b/>
        </w:rPr>
        <w:tab/>
        <w:t>4.Ta6+</w:t>
      </w:r>
      <w:r w:rsidRPr="001513C2">
        <w:rPr>
          <w:b/>
        </w:rPr>
        <w:tab/>
      </w:r>
      <w:r w:rsidRPr="001513C2">
        <w:rPr>
          <w:b/>
        </w:rPr>
        <w:tab/>
        <w:t>Kb8</w:t>
      </w:r>
    </w:p>
    <w:p w14:paraId="4B949E23" w14:textId="77777777" w:rsidR="006F69B9" w:rsidRPr="001513C2" w:rsidRDefault="006F69B9" w:rsidP="006F3923">
      <w:pPr>
        <w:pStyle w:val="03aText"/>
        <w:rPr>
          <w:b/>
        </w:rPr>
      </w:pPr>
      <w:r w:rsidRPr="001513C2">
        <w:rPr>
          <w:b/>
        </w:rPr>
        <w:tab/>
        <w:t>5.Kb6</w:t>
      </w:r>
      <w:r w:rsidRPr="001513C2">
        <w:rPr>
          <w:b/>
        </w:rPr>
        <w:tab/>
      </w:r>
      <w:r w:rsidRPr="001513C2">
        <w:rPr>
          <w:b/>
        </w:rPr>
        <w:tab/>
        <w:t>Tc6+</w:t>
      </w:r>
    </w:p>
    <w:p w14:paraId="1F838467" w14:textId="77777777" w:rsidR="006F69B9" w:rsidRPr="001513C2" w:rsidRDefault="006F69B9" w:rsidP="006F3923">
      <w:pPr>
        <w:pStyle w:val="03aText"/>
        <w:rPr>
          <w:b/>
        </w:rPr>
      </w:pPr>
      <w:r w:rsidRPr="001513C2">
        <w:rPr>
          <w:b/>
        </w:rPr>
        <w:tab/>
        <w:t>6.Lxc6</w:t>
      </w:r>
      <w:r w:rsidRPr="001513C2">
        <w:rPr>
          <w:b/>
        </w:rPr>
        <w:tab/>
      </w:r>
      <w:r w:rsidRPr="001513C2">
        <w:rPr>
          <w:b/>
        </w:rPr>
        <w:tab/>
      </w:r>
    </w:p>
    <w:p w14:paraId="137B20A3" w14:textId="77777777" w:rsidR="006F69B9" w:rsidRDefault="006F69B9" w:rsidP="006F3923">
      <w:pPr>
        <w:pStyle w:val="03aText"/>
        <w:rPr>
          <w:lang w:val="nl-BE"/>
        </w:rPr>
      </w:pPr>
      <w:r>
        <w:rPr>
          <w:lang w:val="nl-BE"/>
        </w:rPr>
        <w:t>5.Kxc6? e1D en zwart wint.</w:t>
      </w:r>
    </w:p>
    <w:p w14:paraId="759FD00C" w14:textId="77777777" w:rsidR="006F69B9" w:rsidRDefault="006F69B9" w:rsidP="006F3923">
      <w:pPr>
        <w:pStyle w:val="03aText"/>
        <w:rPr>
          <w:b/>
          <w:lang w:val="nl-BE"/>
        </w:rPr>
      </w:pPr>
      <w:r>
        <w:rPr>
          <w:lang w:val="nl-BE"/>
        </w:rPr>
        <w:tab/>
      </w:r>
      <w:r>
        <w:rPr>
          <w:b/>
          <w:lang w:val="nl-BE"/>
        </w:rPr>
        <w:t>6…</w:t>
      </w:r>
      <w:r>
        <w:rPr>
          <w:b/>
          <w:lang w:val="nl-BE"/>
        </w:rPr>
        <w:tab/>
      </w:r>
      <w:r>
        <w:rPr>
          <w:b/>
          <w:lang w:val="nl-BE"/>
        </w:rPr>
        <w:tab/>
        <w:t>e1D(d1D)</w:t>
      </w:r>
    </w:p>
    <w:p w14:paraId="0EFD5D77" w14:textId="77777777" w:rsidR="006F69B9" w:rsidRDefault="006F69B9" w:rsidP="006F3923">
      <w:pPr>
        <w:pStyle w:val="03aText"/>
        <w:rPr>
          <w:b/>
          <w:lang w:val="nl-BE"/>
        </w:rPr>
      </w:pPr>
      <w:r>
        <w:rPr>
          <w:b/>
          <w:lang w:val="nl-BE"/>
        </w:rPr>
        <w:tab/>
      </w:r>
      <w:r w:rsidR="003D716F">
        <w:rPr>
          <w:b/>
          <w:lang w:val="nl-BE"/>
        </w:rPr>
        <w:t>7.</w:t>
      </w:r>
      <w:r>
        <w:rPr>
          <w:b/>
          <w:lang w:val="nl-BE"/>
        </w:rPr>
        <w:t>Ta8+</w:t>
      </w:r>
    </w:p>
    <w:p w14:paraId="28F75082" w14:textId="77777777" w:rsidR="003761B4" w:rsidRPr="003761B4" w:rsidRDefault="003761B4" w:rsidP="006F3923">
      <w:pPr>
        <w:pStyle w:val="03aText"/>
        <w:rPr>
          <w:lang w:val="nl-BE"/>
        </w:rPr>
      </w:pPr>
      <w:r w:rsidRPr="003761B4">
        <w:rPr>
          <w:lang w:val="nl-BE"/>
        </w:rPr>
        <w:t>En wint.</w:t>
      </w:r>
    </w:p>
    <w:p w14:paraId="32D8607F" w14:textId="77777777" w:rsidR="006F69B9" w:rsidRDefault="006F69B9" w:rsidP="006F3923">
      <w:pPr>
        <w:pStyle w:val="03aText"/>
        <w:rPr>
          <w:lang w:val="nl-BE"/>
        </w:rPr>
      </w:pPr>
    </w:p>
    <w:p w14:paraId="31FAB6BD" w14:textId="77777777" w:rsidR="006F69B9" w:rsidRDefault="006F69B9" w:rsidP="006F3923">
      <w:pPr>
        <w:pStyle w:val="03aText"/>
        <w:rPr>
          <w:lang w:val="nl-BE"/>
        </w:rPr>
      </w:pPr>
    </w:p>
    <w:p w14:paraId="7A4138E3" w14:textId="77777777" w:rsidR="006F69B9" w:rsidRDefault="006F69B9" w:rsidP="006F3923">
      <w:pPr>
        <w:pStyle w:val="03aText"/>
        <w:rPr>
          <w:lang w:val="nl-BE"/>
        </w:rPr>
      </w:pPr>
    </w:p>
    <w:p w14:paraId="33306091" w14:textId="77777777" w:rsidR="006F69B9" w:rsidRDefault="006F69B9" w:rsidP="006F3923">
      <w:pPr>
        <w:pStyle w:val="03aText"/>
        <w:rPr>
          <w:lang w:val="nl-BE"/>
        </w:rPr>
      </w:pPr>
    </w:p>
    <w:p w14:paraId="61F55724" w14:textId="77777777" w:rsidR="006F69B9" w:rsidRDefault="006F69B9" w:rsidP="006F3923">
      <w:pPr>
        <w:pStyle w:val="03aText"/>
        <w:rPr>
          <w:lang w:val="nl-BE"/>
        </w:rPr>
      </w:pPr>
    </w:p>
    <w:p w14:paraId="1C1CF053" w14:textId="77777777" w:rsidR="006F69B9" w:rsidRPr="001513C2" w:rsidRDefault="00A939C7" w:rsidP="006F3923">
      <w:pPr>
        <w:pStyle w:val="03aText"/>
        <w:rPr>
          <w:b/>
          <w:i/>
        </w:rPr>
      </w:pPr>
      <w:r w:rsidRPr="001513C2">
        <w:rPr>
          <w:b/>
          <w:i/>
        </w:rPr>
        <w:t>Variant B</w:t>
      </w:r>
    </w:p>
    <w:p w14:paraId="1D3C5760" w14:textId="77777777" w:rsidR="00A939C7" w:rsidRPr="001513C2" w:rsidRDefault="00A939C7" w:rsidP="006F3923">
      <w:pPr>
        <w:pStyle w:val="03aText"/>
        <w:rPr>
          <w:b/>
        </w:rPr>
      </w:pPr>
      <w:r w:rsidRPr="001513C2">
        <w:rPr>
          <w:b/>
          <w:i/>
        </w:rPr>
        <w:tab/>
      </w:r>
      <w:r w:rsidRPr="001513C2">
        <w:rPr>
          <w:b/>
        </w:rPr>
        <w:t>1…</w:t>
      </w:r>
      <w:r w:rsidRPr="001513C2">
        <w:rPr>
          <w:b/>
        </w:rPr>
        <w:tab/>
      </w:r>
      <w:r w:rsidRPr="001513C2">
        <w:rPr>
          <w:b/>
        </w:rPr>
        <w:tab/>
        <w:t>Tc6</w:t>
      </w:r>
    </w:p>
    <w:p w14:paraId="2EF0D2B2" w14:textId="77777777" w:rsidR="00A939C7" w:rsidRPr="001513C2" w:rsidRDefault="00A939C7" w:rsidP="006F3923">
      <w:pPr>
        <w:pStyle w:val="03aText"/>
        <w:rPr>
          <w:b/>
        </w:rPr>
      </w:pPr>
      <w:r w:rsidRPr="001513C2">
        <w:rPr>
          <w:b/>
        </w:rPr>
        <w:tab/>
        <w:t>2.Lxc6</w:t>
      </w:r>
      <w:r w:rsidRPr="001513C2">
        <w:rPr>
          <w:b/>
        </w:rPr>
        <w:tab/>
      </w:r>
      <w:r w:rsidRPr="001513C2">
        <w:rPr>
          <w:b/>
        </w:rPr>
        <w:tab/>
        <w:t>Kb8</w:t>
      </w:r>
    </w:p>
    <w:p w14:paraId="67CFC1D1" w14:textId="77777777" w:rsidR="00A939C7" w:rsidRPr="001513C2" w:rsidRDefault="00A939C7" w:rsidP="006F3923">
      <w:pPr>
        <w:pStyle w:val="03aText"/>
        <w:rPr>
          <w:b/>
        </w:rPr>
      </w:pPr>
      <w:r w:rsidRPr="001513C2">
        <w:rPr>
          <w:b/>
        </w:rPr>
        <w:tab/>
        <w:t>3.Kb6</w:t>
      </w:r>
      <w:r w:rsidRPr="001513C2">
        <w:rPr>
          <w:b/>
        </w:rPr>
        <w:tab/>
      </w:r>
      <w:r w:rsidRPr="001513C2">
        <w:rPr>
          <w:b/>
        </w:rPr>
        <w:tab/>
        <w:t>d(e)1D</w:t>
      </w:r>
    </w:p>
    <w:p w14:paraId="284B4FE2" w14:textId="77777777" w:rsidR="00A939C7" w:rsidRPr="001513C2" w:rsidRDefault="00A939C7" w:rsidP="006F3923">
      <w:pPr>
        <w:pStyle w:val="03aText"/>
        <w:rPr>
          <w:b/>
        </w:rPr>
      </w:pPr>
      <w:r w:rsidRPr="001513C2">
        <w:rPr>
          <w:b/>
        </w:rPr>
        <w:tab/>
        <w:t>4.Th8</w:t>
      </w:r>
      <w:r w:rsidR="009B7CF8" w:rsidRPr="001513C2">
        <w:rPr>
          <w:b/>
        </w:rPr>
        <w:tab/>
      </w:r>
      <w:r w:rsidR="009B7CF8" w:rsidRPr="001513C2">
        <w:rPr>
          <w:b/>
        </w:rPr>
        <w:tab/>
        <w:t>Kd(e)8+</w:t>
      </w:r>
    </w:p>
    <w:p w14:paraId="6C446C96" w14:textId="77777777" w:rsidR="009B7CF8" w:rsidRDefault="009B7CF8" w:rsidP="006F3923">
      <w:pPr>
        <w:pStyle w:val="03aText"/>
        <w:rPr>
          <w:b/>
          <w:lang w:val="nl-BE"/>
        </w:rPr>
      </w:pPr>
      <w:r w:rsidRPr="001513C2">
        <w:rPr>
          <w:b/>
        </w:rPr>
        <w:tab/>
      </w:r>
      <w:r>
        <w:rPr>
          <w:b/>
          <w:lang w:val="nl-BE"/>
        </w:rPr>
        <w:t>5.Txd(e)8+</w:t>
      </w:r>
    </w:p>
    <w:p w14:paraId="1806AE61" w14:textId="77777777" w:rsidR="00A939C7" w:rsidRDefault="00A939C7" w:rsidP="006F3923">
      <w:pPr>
        <w:pStyle w:val="03aText"/>
        <w:rPr>
          <w:lang w:val="nl-BE"/>
        </w:rPr>
      </w:pPr>
      <w:r>
        <w:rPr>
          <w:lang w:val="nl-BE"/>
        </w:rPr>
        <w:t>Eveneens mat.</w:t>
      </w:r>
    </w:p>
    <w:p w14:paraId="535C8AB1" w14:textId="77777777" w:rsidR="00A939C7" w:rsidRDefault="00A939C7" w:rsidP="006F3923">
      <w:pPr>
        <w:pStyle w:val="03aText"/>
        <w:rPr>
          <w:lang w:val="nl-BE"/>
        </w:rPr>
      </w:pPr>
    </w:p>
    <w:p w14:paraId="20417EC5" w14:textId="77777777" w:rsidR="00A939C7" w:rsidRPr="00A939C7" w:rsidRDefault="00A939C7" w:rsidP="006F3923">
      <w:pPr>
        <w:pStyle w:val="03aText"/>
        <w:rPr>
          <w:lang w:val="nl-BE"/>
        </w:rPr>
      </w:pPr>
      <w:r>
        <w:rPr>
          <w:lang w:val="nl-BE"/>
        </w:rPr>
        <w:t>Wit was hier blijkbaar niet bang van de twee dreigende zwarte pionnen.</w:t>
      </w:r>
    </w:p>
    <w:p w14:paraId="0BA91693" w14:textId="77777777" w:rsidR="00CD3B2C" w:rsidRDefault="00CD3B2C" w:rsidP="006F3923">
      <w:pPr>
        <w:pStyle w:val="03aText"/>
        <w:rPr>
          <w:lang w:val="nl-BE"/>
        </w:rPr>
      </w:pPr>
    </w:p>
    <w:p w14:paraId="70D3B20F" w14:textId="77777777" w:rsidR="00CD3B2C" w:rsidRDefault="00CD3B2C" w:rsidP="006F3923">
      <w:pPr>
        <w:pStyle w:val="03aText"/>
        <w:rPr>
          <w:lang w:val="nl-BE"/>
        </w:rPr>
      </w:pPr>
    </w:p>
    <w:p w14:paraId="0462CD2F" w14:textId="77777777" w:rsidR="00CD3B2C" w:rsidRDefault="00CD3B2C" w:rsidP="006F3923">
      <w:pPr>
        <w:pStyle w:val="03aText"/>
        <w:rPr>
          <w:lang w:val="nl-BE"/>
        </w:rPr>
      </w:pPr>
    </w:p>
    <w:p w14:paraId="5D662E8F" w14:textId="77777777" w:rsidR="00CD3B2C" w:rsidRDefault="00CD3B2C" w:rsidP="006F3923">
      <w:pPr>
        <w:pStyle w:val="03aText"/>
        <w:rPr>
          <w:lang w:val="nl-BE"/>
        </w:rPr>
      </w:pPr>
    </w:p>
    <w:p w14:paraId="3414FD6A" w14:textId="77777777" w:rsidR="00CD3B2C" w:rsidRDefault="00CD3B2C" w:rsidP="006F3923">
      <w:pPr>
        <w:pStyle w:val="03aText"/>
        <w:rPr>
          <w:lang w:val="nl-BE"/>
        </w:rPr>
      </w:pPr>
    </w:p>
    <w:p w14:paraId="244AA0B4" w14:textId="77777777" w:rsidR="00CD3B2C" w:rsidRDefault="00CD3B2C" w:rsidP="006F3923">
      <w:pPr>
        <w:pStyle w:val="03aText"/>
        <w:rPr>
          <w:lang w:val="nl-BE"/>
        </w:rPr>
      </w:pPr>
    </w:p>
    <w:p w14:paraId="5E03E105" w14:textId="77777777" w:rsidR="00CD3B2C" w:rsidRDefault="00CD3B2C" w:rsidP="006F3923">
      <w:pPr>
        <w:pStyle w:val="03aText"/>
        <w:rPr>
          <w:lang w:val="nl-BE"/>
        </w:rPr>
      </w:pPr>
    </w:p>
    <w:p w14:paraId="55DC6F88" w14:textId="77777777" w:rsidR="00CD3B2C" w:rsidRDefault="00CD3B2C" w:rsidP="006F3923">
      <w:pPr>
        <w:pStyle w:val="03aText"/>
        <w:rPr>
          <w:lang w:val="nl-BE"/>
        </w:rPr>
      </w:pPr>
    </w:p>
    <w:p w14:paraId="04AF91C5" w14:textId="77777777" w:rsidR="00CD3B2C" w:rsidRDefault="00CD3B2C" w:rsidP="006F3923">
      <w:pPr>
        <w:pStyle w:val="03aText"/>
        <w:rPr>
          <w:lang w:val="nl-BE"/>
        </w:rPr>
      </w:pPr>
    </w:p>
    <w:p w14:paraId="5E77F27B" w14:textId="77777777" w:rsidR="00CD3B2C" w:rsidRDefault="00CD3B2C" w:rsidP="006F3923">
      <w:pPr>
        <w:pStyle w:val="03aText"/>
        <w:rPr>
          <w:lang w:val="nl-BE"/>
        </w:rPr>
      </w:pPr>
    </w:p>
    <w:p w14:paraId="3A9E3033" w14:textId="77777777" w:rsidR="00CD3B2C" w:rsidRDefault="00CD3B2C" w:rsidP="006F3923">
      <w:pPr>
        <w:pStyle w:val="03aText"/>
        <w:rPr>
          <w:lang w:val="nl-BE"/>
        </w:rPr>
      </w:pPr>
    </w:p>
    <w:p w14:paraId="61ABF45C" w14:textId="77777777" w:rsidR="00CD3B2C" w:rsidRDefault="00CD3B2C" w:rsidP="006F3923">
      <w:pPr>
        <w:pStyle w:val="03aText"/>
        <w:rPr>
          <w:lang w:val="nl-BE"/>
        </w:rPr>
      </w:pPr>
    </w:p>
    <w:p w14:paraId="1CCA537A" w14:textId="77777777" w:rsidR="00CD3B2C" w:rsidRDefault="00CD3B2C" w:rsidP="006F3923">
      <w:pPr>
        <w:pStyle w:val="03aText"/>
        <w:rPr>
          <w:lang w:val="nl-BE"/>
        </w:rPr>
      </w:pPr>
    </w:p>
    <w:p w14:paraId="18F131EF" w14:textId="77777777" w:rsidR="00CD3B2C" w:rsidRDefault="00CD3B2C" w:rsidP="006F3923">
      <w:pPr>
        <w:pStyle w:val="03aText"/>
        <w:rPr>
          <w:lang w:val="nl-BE"/>
        </w:rPr>
      </w:pPr>
    </w:p>
    <w:p w14:paraId="781563A7" w14:textId="77777777" w:rsidR="00CD3B2C" w:rsidRDefault="00CD3B2C" w:rsidP="006F3923">
      <w:pPr>
        <w:pStyle w:val="03aText"/>
        <w:rPr>
          <w:lang w:val="nl-BE"/>
        </w:rPr>
      </w:pPr>
    </w:p>
    <w:p w14:paraId="679D08F5" w14:textId="77777777" w:rsidR="00CD3B2C" w:rsidRDefault="00CD3B2C" w:rsidP="006F3923">
      <w:pPr>
        <w:pStyle w:val="03aText"/>
        <w:rPr>
          <w:lang w:val="nl-BE"/>
        </w:rPr>
      </w:pPr>
    </w:p>
    <w:p w14:paraId="0E6D929F" w14:textId="77777777" w:rsidR="00CD3B2C" w:rsidRDefault="00CD3B2C" w:rsidP="006F3923">
      <w:pPr>
        <w:pStyle w:val="03aText"/>
        <w:rPr>
          <w:lang w:val="nl-BE"/>
        </w:rPr>
      </w:pPr>
    </w:p>
    <w:p w14:paraId="1C9E9BA8" w14:textId="77777777" w:rsidR="00CD3B2C" w:rsidRDefault="00CD3B2C" w:rsidP="006F3923">
      <w:pPr>
        <w:pStyle w:val="03aText"/>
        <w:rPr>
          <w:lang w:val="nl-BE"/>
        </w:rPr>
      </w:pPr>
    </w:p>
    <w:p w14:paraId="0BC630DC" w14:textId="77777777" w:rsidR="00CD3B2C" w:rsidRDefault="00CD3B2C" w:rsidP="006F3923">
      <w:pPr>
        <w:pStyle w:val="03aText"/>
        <w:rPr>
          <w:lang w:val="nl-BE"/>
        </w:rPr>
      </w:pPr>
    </w:p>
    <w:p w14:paraId="4D4D1D92" w14:textId="77777777" w:rsidR="00CD3B2C" w:rsidRDefault="00CD3B2C" w:rsidP="006F3923">
      <w:pPr>
        <w:pStyle w:val="03aText"/>
        <w:rPr>
          <w:lang w:val="nl-BE"/>
        </w:rPr>
      </w:pPr>
    </w:p>
    <w:p w14:paraId="227445FA" w14:textId="77777777" w:rsidR="00CD3B2C" w:rsidRDefault="00CD3B2C" w:rsidP="006F3923">
      <w:pPr>
        <w:pStyle w:val="03aText"/>
        <w:rPr>
          <w:lang w:val="nl-BE"/>
        </w:rPr>
      </w:pPr>
    </w:p>
    <w:p w14:paraId="61AD5CCA" w14:textId="77777777" w:rsidR="00CD3B2C" w:rsidRDefault="00CD3B2C" w:rsidP="006F3923">
      <w:pPr>
        <w:pStyle w:val="03aText"/>
        <w:rPr>
          <w:lang w:val="nl-BE"/>
        </w:rPr>
      </w:pPr>
    </w:p>
    <w:p w14:paraId="52CD8A79" w14:textId="77777777" w:rsidR="00CD3B2C" w:rsidRDefault="00CD3B2C" w:rsidP="006F3923">
      <w:pPr>
        <w:pStyle w:val="03aText"/>
        <w:rPr>
          <w:lang w:val="nl-BE"/>
        </w:rPr>
      </w:pPr>
    </w:p>
    <w:p w14:paraId="32461CAC" w14:textId="77777777" w:rsidR="00CD3B2C" w:rsidRDefault="00CD3B2C" w:rsidP="006F3923">
      <w:pPr>
        <w:pStyle w:val="03aText"/>
        <w:rPr>
          <w:lang w:val="nl-BE"/>
        </w:rPr>
      </w:pPr>
    </w:p>
    <w:p w14:paraId="46C6CEB9" w14:textId="77777777" w:rsidR="00CD3B2C" w:rsidRDefault="00CD3B2C" w:rsidP="006F3923">
      <w:pPr>
        <w:pStyle w:val="03aText"/>
        <w:rPr>
          <w:lang w:val="nl-BE"/>
        </w:rPr>
      </w:pPr>
    </w:p>
    <w:p w14:paraId="53F559AF" w14:textId="77777777" w:rsidR="00CD3B2C" w:rsidRDefault="00CD3B2C" w:rsidP="006F3923">
      <w:pPr>
        <w:pStyle w:val="03aText"/>
        <w:rPr>
          <w:lang w:val="nl-BE"/>
        </w:rPr>
      </w:pPr>
    </w:p>
    <w:p w14:paraId="067E7D8C" w14:textId="77777777" w:rsidR="00CD3B2C" w:rsidRDefault="00CD3B2C" w:rsidP="006F3923">
      <w:pPr>
        <w:pStyle w:val="03aText"/>
        <w:rPr>
          <w:lang w:val="nl-BE"/>
        </w:rPr>
      </w:pPr>
    </w:p>
    <w:p w14:paraId="3DA317B6" w14:textId="77777777" w:rsidR="00CD3B2C" w:rsidRDefault="00CD3B2C" w:rsidP="006F3923">
      <w:pPr>
        <w:pStyle w:val="03aText"/>
        <w:rPr>
          <w:lang w:val="nl-BE"/>
        </w:rPr>
      </w:pPr>
    </w:p>
    <w:p w14:paraId="34D16F45" w14:textId="77777777" w:rsidR="00CD3B2C" w:rsidRDefault="00CD3B2C" w:rsidP="006F3923">
      <w:pPr>
        <w:pStyle w:val="03aText"/>
        <w:rPr>
          <w:lang w:val="nl-BE"/>
        </w:rPr>
      </w:pPr>
    </w:p>
    <w:p w14:paraId="61A66ED9" w14:textId="77777777" w:rsidR="00CD3B2C" w:rsidRDefault="00CD3B2C" w:rsidP="006F3923">
      <w:pPr>
        <w:pStyle w:val="03aText"/>
        <w:rPr>
          <w:lang w:val="nl-BE"/>
        </w:rPr>
      </w:pPr>
    </w:p>
    <w:p w14:paraId="48F7714B" w14:textId="77777777" w:rsidR="00CD3B2C" w:rsidRDefault="00CD3B2C" w:rsidP="006F3923">
      <w:pPr>
        <w:pStyle w:val="03aText"/>
        <w:rPr>
          <w:lang w:val="nl-BE"/>
        </w:rPr>
      </w:pPr>
    </w:p>
    <w:p w14:paraId="57C22AC1" w14:textId="77777777" w:rsidR="00CD3B2C" w:rsidRDefault="00CD3B2C" w:rsidP="006F3923">
      <w:pPr>
        <w:pStyle w:val="03aText"/>
        <w:rPr>
          <w:lang w:val="nl-BE"/>
        </w:rPr>
      </w:pPr>
    </w:p>
    <w:p w14:paraId="4EEF0627" w14:textId="77777777" w:rsidR="00CD3B2C" w:rsidRDefault="00CD3B2C" w:rsidP="006F3923">
      <w:pPr>
        <w:pStyle w:val="03aText"/>
        <w:rPr>
          <w:lang w:val="nl-BE"/>
        </w:rPr>
      </w:pPr>
    </w:p>
    <w:p w14:paraId="42CBF06B" w14:textId="77777777" w:rsidR="00CD3B2C" w:rsidRDefault="00CD3B2C" w:rsidP="006F3923">
      <w:pPr>
        <w:pStyle w:val="03aText"/>
        <w:rPr>
          <w:lang w:val="nl-BE"/>
        </w:rPr>
      </w:pPr>
    </w:p>
    <w:p w14:paraId="24D30214" w14:textId="77777777" w:rsidR="00CD3B2C" w:rsidRDefault="00CD3B2C" w:rsidP="006F3923">
      <w:pPr>
        <w:pStyle w:val="03aText"/>
        <w:rPr>
          <w:lang w:val="nl-BE"/>
        </w:rPr>
      </w:pPr>
    </w:p>
    <w:p w14:paraId="4E037E80" w14:textId="77777777" w:rsidR="00CD3B2C" w:rsidRDefault="00CD3B2C" w:rsidP="006F3923">
      <w:pPr>
        <w:pStyle w:val="03aText"/>
        <w:rPr>
          <w:lang w:val="nl-BE"/>
        </w:rPr>
      </w:pPr>
    </w:p>
    <w:p w14:paraId="7718C80B" w14:textId="77777777" w:rsidR="00CD3B2C" w:rsidRDefault="00CD3B2C" w:rsidP="006F3923">
      <w:pPr>
        <w:pStyle w:val="03aText"/>
        <w:rPr>
          <w:lang w:val="nl-BE"/>
        </w:rPr>
      </w:pPr>
    </w:p>
    <w:p w14:paraId="0CBF3C25" w14:textId="77777777" w:rsidR="00CD3B2C" w:rsidRDefault="00CD3B2C" w:rsidP="006F3923">
      <w:pPr>
        <w:pStyle w:val="03aText"/>
        <w:rPr>
          <w:lang w:val="nl-BE"/>
        </w:rPr>
      </w:pPr>
    </w:p>
    <w:p w14:paraId="1F730B85" w14:textId="77777777" w:rsidR="00CD3B2C" w:rsidRDefault="00CD3B2C" w:rsidP="006F3923">
      <w:pPr>
        <w:pStyle w:val="03aText"/>
        <w:rPr>
          <w:lang w:val="nl-BE"/>
        </w:rPr>
      </w:pPr>
    </w:p>
    <w:p w14:paraId="1B8DAA03" w14:textId="77777777" w:rsidR="00CD3B2C" w:rsidRDefault="00CD3B2C" w:rsidP="006F3923">
      <w:pPr>
        <w:pStyle w:val="03aText"/>
        <w:rPr>
          <w:lang w:val="nl-BE"/>
        </w:rPr>
      </w:pPr>
    </w:p>
    <w:p w14:paraId="24BFED83" w14:textId="77777777" w:rsidR="00CD3B2C" w:rsidRDefault="00CD3B2C" w:rsidP="006F3923">
      <w:pPr>
        <w:pStyle w:val="03aText"/>
        <w:rPr>
          <w:lang w:val="nl-BE"/>
        </w:rPr>
      </w:pPr>
    </w:p>
    <w:p w14:paraId="72078BCF" w14:textId="77777777" w:rsidR="003C6AB6" w:rsidRDefault="003C6AB6" w:rsidP="006F3923">
      <w:pPr>
        <w:pStyle w:val="03aText"/>
        <w:rPr>
          <w:lang w:val="nl-BE"/>
        </w:rPr>
      </w:pPr>
    </w:p>
    <w:p w14:paraId="268B8082" w14:textId="77777777" w:rsidR="003C6AB6" w:rsidRPr="00D630DD" w:rsidRDefault="003C6AB6" w:rsidP="006F3923">
      <w:pPr>
        <w:pStyle w:val="03aText"/>
        <w:rPr>
          <w:lang w:val="nl-BE"/>
        </w:rPr>
      </w:pPr>
      <w:r>
        <w:rPr>
          <w:lang w:val="nl-BE"/>
        </w:rPr>
        <w:t xml:space="preserve">  </w:t>
      </w:r>
    </w:p>
    <w:p w14:paraId="50CDBBE4" w14:textId="77777777" w:rsidR="00CD3B2C" w:rsidRPr="00D630DD" w:rsidRDefault="00CD3B2C" w:rsidP="006F3923">
      <w:pPr>
        <w:pStyle w:val="03aText"/>
        <w:rPr>
          <w:lang w:val="nl-BE"/>
        </w:rPr>
      </w:pPr>
    </w:p>
    <w:p w14:paraId="7FADEA4C" w14:textId="77777777" w:rsidR="00CD3B2C" w:rsidRPr="00D630DD" w:rsidRDefault="00CD3B2C" w:rsidP="006F3923">
      <w:pPr>
        <w:pStyle w:val="03aText"/>
        <w:rPr>
          <w:lang w:val="nl-BE"/>
        </w:rPr>
      </w:pPr>
    </w:p>
    <w:p w14:paraId="4E0268F5" w14:textId="77777777" w:rsidR="00CD3B2C" w:rsidRPr="00D630DD" w:rsidRDefault="00CD3B2C" w:rsidP="00F371DF">
      <w:pPr>
        <w:pStyle w:val="03aText"/>
        <w:rPr>
          <w:lang w:val="nl-BE"/>
        </w:rPr>
      </w:pPr>
    </w:p>
    <w:p w14:paraId="4D8168E1" w14:textId="77777777" w:rsidR="00CD3B2C" w:rsidRPr="00D630DD" w:rsidRDefault="00CD3B2C" w:rsidP="006F3923">
      <w:pPr>
        <w:pStyle w:val="03aText"/>
        <w:rPr>
          <w:lang w:val="nl-BE"/>
        </w:rPr>
      </w:pPr>
    </w:p>
    <w:p w14:paraId="78A14C76" w14:textId="77777777" w:rsidR="00CD3B2C" w:rsidRPr="00D630DD" w:rsidRDefault="00CD3B2C" w:rsidP="006F3923">
      <w:pPr>
        <w:pStyle w:val="03aText"/>
        <w:rPr>
          <w:lang w:val="nl-BE"/>
        </w:rPr>
      </w:pPr>
    </w:p>
    <w:p w14:paraId="5EFF4B11" w14:textId="77777777" w:rsidR="00CD3B2C" w:rsidRPr="00D630DD" w:rsidRDefault="00CD3B2C" w:rsidP="006F3923">
      <w:pPr>
        <w:pStyle w:val="03aText"/>
        <w:rPr>
          <w:lang w:val="nl-BE"/>
        </w:rPr>
      </w:pPr>
    </w:p>
    <w:p w14:paraId="02EFC34A" w14:textId="77777777" w:rsidR="00CD3B2C" w:rsidRPr="00D630DD" w:rsidRDefault="00CD3B2C" w:rsidP="006F3923">
      <w:pPr>
        <w:pStyle w:val="03aText"/>
        <w:rPr>
          <w:lang w:val="nl-BE"/>
        </w:rPr>
      </w:pPr>
    </w:p>
    <w:p w14:paraId="4323A7E1" w14:textId="77777777" w:rsidR="00CD3B2C" w:rsidRPr="00D630DD" w:rsidRDefault="00CD3B2C" w:rsidP="006F3923">
      <w:pPr>
        <w:pStyle w:val="03aText"/>
        <w:rPr>
          <w:lang w:val="nl-BE"/>
        </w:rPr>
      </w:pPr>
    </w:p>
    <w:p w14:paraId="49EC2CD8" w14:textId="77777777" w:rsidR="00CD3B2C" w:rsidRPr="00D630DD" w:rsidRDefault="00CD3B2C" w:rsidP="006F3923">
      <w:pPr>
        <w:pStyle w:val="03aText"/>
        <w:rPr>
          <w:lang w:val="nl-BE"/>
        </w:rPr>
      </w:pPr>
    </w:p>
    <w:p w14:paraId="04813D9A" w14:textId="77777777" w:rsidR="00CD3B2C" w:rsidRPr="00D630DD" w:rsidRDefault="00CD3B2C" w:rsidP="006F3923">
      <w:pPr>
        <w:pStyle w:val="03aText"/>
        <w:rPr>
          <w:lang w:val="nl-BE"/>
        </w:rPr>
      </w:pPr>
    </w:p>
    <w:p w14:paraId="6D24FC55" w14:textId="77777777" w:rsidR="00CD3B2C" w:rsidRPr="00D630DD" w:rsidRDefault="00CD3B2C" w:rsidP="006F3923">
      <w:pPr>
        <w:pStyle w:val="03aText"/>
        <w:rPr>
          <w:lang w:val="nl-BE"/>
        </w:rPr>
      </w:pPr>
    </w:p>
    <w:p w14:paraId="3EF13C58" w14:textId="77777777" w:rsidR="00CD3B2C" w:rsidRPr="00D630DD" w:rsidRDefault="00CD3B2C" w:rsidP="006F3923">
      <w:pPr>
        <w:pStyle w:val="03aText"/>
        <w:rPr>
          <w:lang w:val="nl-BE"/>
        </w:rPr>
      </w:pPr>
    </w:p>
    <w:p w14:paraId="47A4D25C" w14:textId="77777777" w:rsidR="00CD3B2C" w:rsidRPr="00D630DD" w:rsidRDefault="00CD3B2C" w:rsidP="006F3923">
      <w:pPr>
        <w:pStyle w:val="03aText"/>
        <w:rPr>
          <w:lang w:val="nl-BE"/>
        </w:rPr>
      </w:pPr>
    </w:p>
    <w:p w14:paraId="1926FDD3" w14:textId="77777777" w:rsidR="00CD3B2C" w:rsidRPr="00D630DD" w:rsidRDefault="00CD3B2C" w:rsidP="006F3923">
      <w:pPr>
        <w:pStyle w:val="03aText"/>
        <w:rPr>
          <w:lang w:val="nl-BE"/>
        </w:rPr>
      </w:pPr>
    </w:p>
    <w:p w14:paraId="07E4386F" w14:textId="77777777" w:rsidR="00CD3B2C" w:rsidRPr="00D630DD" w:rsidRDefault="00CD3B2C" w:rsidP="006F3923">
      <w:pPr>
        <w:pStyle w:val="03aText"/>
        <w:rPr>
          <w:lang w:val="nl-BE"/>
        </w:rPr>
      </w:pPr>
    </w:p>
    <w:p w14:paraId="5955B751" w14:textId="77777777" w:rsidR="00CD3B2C" w:rsidRPr="00D630DD" w:rsidRDefault="00CD3B2C" w:rsidP="006F3923">
      <w:pPr>
        <w:pStyle w:val="03aText"/>
        <w:rPr>
          <w:lang w:val="nl-BE"/>
        </w:rPr>
      </w:pPr>
    </w:p>
    <w:p w14:paraId="486672B8" w14:textId="77777777" w:rsidR="00CD3B2C" w:rsidRPr="00D630DD" w:rsidRDefault="00CD3B2C" w:rsidP="006F3923">
      <w:pPr>
        <w:pStyle w:val="03aText"/>
        <w:rPr>
          <w:lang w:val="nl-BE"/>
        </w:rPr>
      </w:pPr>
    </w:p>
    <w:p w14:paraId="1D4BE3F3" w14:textId="77777777" w:rsidR="00CD3B2C" w:rsidRPr="00D630DD" w:rsidRDefault="00CD3B2C" w:rsidP="006F3923">
      <w:pPr>
        <w:pStyle w:val="03aText"/>
        <w:rPr>
          <w:lang w:val="nl-BE"/>
        </w:rPr>
      </w:pPr>
    </w:p>
    <w:p w14:paraId="0374925C" w14:textId="77777777" w:rsidR="00CD3B2C" w:rsidRPr="00D630DD" w:rsidRDefault="00CD3B2C" w:rsidP="006F3923">
      <w:pPr>
        <w:pStyle w:val="03aText"/>
        <w:rPr>
          <w:lang w:val="nl-BE"/>
        </w:rPr>
      </w:pPr>
    </w:p>
    <w:p w14:paraId="2A1F85ED" w14:textId="77777777" w:rsidR="00CD3B2C" w:rsidRPr="00D630DD" w:rsidRDefault="00CD3B2C" w:rsidP="006F3923">
      <w:pPr>
        <w:pStyle w:val="03aText"/>
        <w:rPr>
          <w:lang w:val="nl-BE"/>
        </w:rPr>
      </w:pPr>
    </w:p>
    <w:p w14:paraId="166198E9" w14:textId="77777777" w:rsidR="00CD3B2C" w:rsidRPr="00D630DD" w:rsidRDefault="00CD3B2C" w:rsidP="006F3923">
      <w:pPr>
        <w:pStyle w:val="03aText"/>
        <w:rPr>
          <w:lang w:val="nl-BE"/>
        </w:rPr>
      </w:pPr>
    </w:p>
    <w:p w14:paraId="3933E4E2" w14:textId="77777777" w:rsidR="00CD3B2C" w:rsidRPr="00D630DD" w:rsidRDefault="00CD3B2C" w:rsidP="006F3923">
      <w:pPr>
        <w:pStyle w:val="03aText"/>
        <w:rPr>
          <w:lang w:val="nl-BE"/>
        </w:rPr>
      </w:pPr>
    </w:p>
    <w:p w14:paraId="16E07B76" w14:textId="77777777" w:rsidR="00CD3B2C" w:rsidRPr="00D630DD" w:rsidRDefault="00CD3B2C" w:rsidP="006F3923">
      <w:pPr>
        <w:pStyle w:val="03aText"/>
        <w:rPr>
          <w:lang w:val="nl-BE"/>
        </w:rPr>
      </w:pPr>
    </w:p>
    <w:p w14:paraId="3CED0AAD" w14:textId="77777777" w:rsidR="00CD3B2C" w:rsidRPr="00D630DD" w:rsidRDefault="00CD3B2C" w:rsidP="006F3923">
      <w:pPr>
        <w:pStyle w:val="03aText"/>
        <w:rPr>
          <w:lang w:val="nl-BE"/>
        </w:rPr>
      </w:pPr>
    </w:p>
    <w:p w14:paraId="6CBF5A26" w14:textId="77777777" w:rsidR="00CD3B2C" w:rsidRPr="00D630DD" w:rsidRDefault="00CD3B2C" w:rsidP="006F3923">
      <w:pPr>
        <w:pStyle w:val="03aText"/>
        <w:rPr>
          <w:lang w:val="nl-BE"/>
        </w:rPr>
      </w:pPr>
    </w:p>
    <w:p w14:paraId="03F252B4" w14:textId="77777777" w:rsidR="00D856A9" w:rsidRPr="00D630DD" w:rsidRDefault="00D856A9" w:rsidP="006F3923">
      <w:pPr>
        <w:pStyle w:val="03aText"/>
        <w:rPr>
          <w:lang w:val="nl-BE"/>
        </w:rPr>
      </w:pPr>
    </w:p>
    <w:p w14:paraId="025B7047" w14:textId="77777777" w:rsidR="00CD3B2C" w:rsidRPr="00D630DD" w:rsidRDefault="00CD3B2C" w:rsidP="006F3923">
      <w:pPr>
        <w:pStyle w:val="03aText"/>
        <w:rPr>
          <w:lang w:val="nl-BE"/>
        </w:rPr>
      </w:pPr>
    </w:p>
    <w:p w14:paraId="08EEFFB4" w14:textId="77777777" w:rsidR="00CD3B2C" w:rsidRPr="00D630DD" w:rsidRDefault="00CD3B2C" w:rsidP="006F3923">
      <w:pPr>
        <w:pStyle w:val="03aText"/>
        <w:rPr>
          <w:lang w:val="nl-BE"/>
        </w:rPr>
      </w:pPr>
    </w:p>
    <w:p w14:paraId="53D460CD" w14:textId="77777777" w:rsidR="00CD3B2C" w:rsidRPr="00D630DD" w:rsidRDefault="00CD3B2C" w:rsidP="006F3923">
      <w:pPr>
        <w:pStyle w:val="03aText"/>
        <w:rPr>
          <w:lang w:val="nl-BE"/>
        </w:rPr>
      </w:pPr>
    </w:p>
    <w:p w14:paraId="15928317" w14:textId="77777777" w:rsidR="00CD3B2C" w:rsidRPr="00D630DD" w:rsidRDefault="00CD3B2C" w:rsidP="006F3923">
      <w:pPr>
        <w:pStyle w:val="03aText"/>
        <w:rPr>
          <w:lang w:val="nl-BE"/>
        </w:rPr>
      </w:pPr>
    </w:p>
    <w:p w14:paraId="30BBBFC1" w14:textId="77777777" w:rsidR="00CD3B2C" w:rsidRPr="00D630DD" w:rsidRDefault="00CD3B2C" w:rsidP="006F3923">
      <w:pPr>
        <w:pStyle w:val="03aText"/>
        <w:rPr>
          <w:lang w:val="nl-BE"/>
        </w:rPr>
      </w:pPr>
    </w:p>
    <w:p w14:paraId="2DB82402" w14:textId="77777777" w:rsidR="00CD3B2C" w:rsidRPr="00D630DD" w:rsidRDefault="00CD3B2C" w:rsidP="006F3923">
      <w:pPr>
        <w:pStyle w:val="03aText"/>
        <w:rPr>
          <w:lang w:val="nl-BE"/>
        </w:rPr>
      </w:pPr>
    </w:p>
    <w:p w14:paraId="0C4A32DA" w14:textId="77777777" w:rsidR="00CD3B2C" w:rsidRPr="00D630DD" w:rsidRDefault="00CD3B2C" w:rsidP="006F3923">
      <w:pPr>
        <w:pStyle w:val="03aText"/>
        <w:rPr>
          <w:lang w:val="nl-BE"/>
        </w:rPr>
      </w:pPr>
    </w:p>
    <w:p w14:paraId="158D8BAC" w14:textId="77777777" w:rsidR="00CD3B2C" w:rsidRPr="00D630DD" w:rsidRDefault="00CD3B2C" w:rsidP="006F3923">
      <w:pPr>
        <w:pStyle w:val="03aText"/>
        <w:rPr>
          <w:lang w:val="nl-BE"/>
        </w:rPr>
      </w:pPr>
    </w:p>
    <w:p w14:paraId="7233FAFB" w14:textId="77777777" w:rsidR="00CD3B2C" w:rsidRPr="00D630DD" w:rsidRDefault="00CD3B2C" w:rsidP="006F3923">
      <w:pPr>
        <w:pStyle w:val="03aText"/>
        <w:rPr>
          <w:lang w:val="nl-BE"/>
        </w:rPr>
      </w:pPr>
    </w:p>
    <w:p w14:paraId="4F30638C" w14:textId="77777777" w:rsidR="00CD3B2C" w:rsidRPr="00D630DD" w:rsidRDefault="00CD3B2C" w:rsidP="006F3923">
      <w:pPr>
        <w:pStyle w:val="03aText"/>
        <w:rPr>
          <w:lang w:val="nl-BE"/>
        </w:rPr>
      </w:pPr>
    </w:p>
    <w:p w14:paraId="0E67CF26" w14:textId="77777777" w:rsidR="00CD3B2C" w:rsidRPr="00D630DD" w:rsidRDefault="00CD3B2C" w:rsidP="006F3923">
      <w:pPr>
        <w:pStyle w:val="03aText"/>
        <w:rPr>
          <w:lang w:val="nl-BE"/>
        </w:rPr>
      </w:pPr>
    </w:p>
    <w:p w14:paraId="3F829DC0" w14:textId="77777777" w:rsidR="00CD3B2C" w:rsidRPr="00D630DD" w:rsidRDefault="00CD3B2C" w:rsidP="006F3923">
      <w:pPr>
        <w:pStyle w:val="03aText"/>
        <w:rPr>
          <w:lang w:val="nl-BE"/>
        </w:rPr>
      </w:pPr>
    </w:p>
    <w:p w14:paraId="10EAAA64" w14:textId="77777777" w:rsidR="00CD3B2C" w:rsidRPr="00D630DD" w:rsidRDefault="00CD3B2C" w:rsidP="006F3923">
      <w:pPr>
        <w:pStyle w:val="03aText"/>
        <w:rPr>
          <w:lang w:val="nl-BE"/>
        </w:rPr>
      </w:pPr>
    </w:p>
    <w:p w14:paraId="1597776D" w14:textId="77777777" w:rsidR="00CD3B2C" w:rsidRPr="00D630DD" w:rsidRDefault="00CD3B2C" w:rsidP="006F3923">
      <w:pPr>
        <w:pStyle w:val="03aText"/>
        <w:rPr>
          <w:lang w:val="nl-BE"/>
        </w:rPr>
      </w:pPr>
    </w:p>
    <w:p w14:paraId="6ECD53CE" w14:textId="77777777" w:rsidR="00CD3B2C" w:rsidRPr="00D630DD" w:rsidRDefault="00CD3B2C" w:rsidP="006F3923">
      <w:pPr>
        <w:pStyle w:val="03aText"/>
        <w:rPr>
          <w:lang w:val="nl-BE"/>
        </w:rPr>
      </w:pPr>
    </w:p>
    <w:p w14:paraId="5615036A" w14:textId="77777777" w:rsidR="00CD3B2C" w:rsidRPr="00D630DD" w:rsidRDefault="00CD3B2C" w:rsidP="006F3923">
      <w:pPr>
        <w:pStyle w:val="03aText"/>
        <w:rPr>
          <w:lang w:val="nl-BE"/>
        </w:rPr>
      </w:pPr>
    </w:p>
    <w:p w14:paraId="7F30E3D4" w14:textId="77777777" w:rsidR="00CD3B2C" w:rsidRPr="00D630DD" w:rsidRDefault="00CD3B2C" w:rsidP="006F3923">
      <w:pPr>
        <w:pStyle w:val="03aText"/>
        <w:rPr>
          <w:lang w:val="nl-BE"/>
        </w:rPr>
      </w:pPr>
    </w:p>
    <w:p w14:paraId="11A1328E" w14:textId="77777777" w:rsidR="00CD3B2C" w:rsidRPr="00D630DD" w:rsidRDefault="00CD3B2C" w:rsidP="006F3923">
      <w:pPr>
        <w:pStyle w:val="03aText"/>
        <w:rPr>
          <w:lang w:val="nl-BE"/>
        </w:rPr>
      </w:pPr>
    </w:p>
    <w:p w14:paraId="701D32D9" w14:textId="77777777" w:rsidR="00CD3B2C" w:rsidRPr="00D630DD" w:rsidRDefault="00CD3B2C" w:rsidP="006F3923">
      <w:pPr>
        <w:pStyle w:val="03aText"/>
        <w:rPr>
          <w:lang w:val="nl-BE"/>
        </w:rPr>
      </w:pPr>
    </w:p>
    <w:p w14:paraId="2B3490B1" w14:textId="77777777" w:rsidR="00CD3B2C" w:rsidRPr="00D630DD" w:rsidRDefault="00CD3B2C" w:rsidP="006F3923">
      <w:pPr>
        <w:pStyle w:val="03aText"/>
        <w:rPr>
          <w:lang w:val="nl-BE"/>
        </w:rPr>
      </w:pPr>
    </w:p>
    <w:p w14:paraId="1A9F9279" w14:textId="77777777" w:rsidR="00CD3B2C" w:rsidRPr="00D630DD" w:rsidRDefault="00CD3B2C" w:rsidP="006F3923">
      <w:pPr>
        <w:pStyle w:val="03aText"/>
        <w:rPr>
          <w:lang w:val="nl-BE"/>
        </w:rPr>
      </w:pPr>
    </w:p>
    <w:p w14:paraId="76C2D9F6" w14:textId="77777777" w:rsidR="00CD3B2C" w:rsidRPr="00D630DD" w:rsidRDefault="00CD3B2C" w:rsidP="006F3923">
      <w:pPr>
        <w:pStyle w:val="03aText"/>
        <w:rPr>
          <w:lang w:val="nl-BE"/>
        </w:rPr>
      </w:pPr>
    </w:p>
    <w:p w14:paraId="2C30A070" w14:textId="77777777" w:rsidR="00CD3B2C" w:rsidRPr="00D630DD" w:rsidRDefault="00CD3B2C" w:rsidP="006F3923">
      <w:pPr>
        <w:pStyle w:val="03aText"/>
        <w:rPr>
          <w:lang w:val="nl-BE"/>
        </w:rPr>
      </w:pPr>
    </w:p>
    <w:p w14:paraId="6087BC15" w14:textId="77777777" w:rsidR="00CD3B2C" w:rsidRPr="00D630DD" w:rsidRDefault="00CD3B2C" w:rsidP="006F3923">
      <w:pPr>
        <w:pStyle w:val="03aText"/>
        <w:rPr>
          <w:lang w:val="nl-BE"/>
        </w:rPr>
      </w:pPr>
    </w:p>
    <w:p w14:paraId="524751D6" w14:textId="77777777" w:rsidR="00CD3B2C" w:rsidRPr="00D630DD" w:rsidRDefault="00CD3B2C" w:rsidP="006F3923">
      <w:pPr>
        <w:pStyle w:val="03aText"/>
        <w:rPr>
          <w:lang w:val="nl-BE"/>
        </w:rPr>
      </w:pPr>
    </w:p>
    <w:p w14:paraId="151B6147" w14:textId="77777777" w:rsidR="00CD3B2C" w:rsidRPr="00D630DD" w:rsidRDefault="00CD3B2C" w:rsidP="006F3923">
      <w:pPr>
        <w:pStyle w:val="03aText"/>
        <w:rPr>
          <w:lang w:val="nl-BE"/>
        </w:rPr>
      </w:pPr>
    </w:p>
    <w:p w14:paraId="566F8ECC" w14:textId="77777777" w:rsidR="00CD3B2C" w:rsidRPr="00D630DD" w:rsidRDefault="00CD3B2C" w:rsidP="006F3923">
      <w:pPr>
        <w:pStyle w:val="03aText"/>
        <w:rPr>
          <w:lang w:val="nl-BE"/>
        </w:rPr>
      </w:pPr>
    </w:p>
    <w:p w14:paraId="10C6162F" w14:textId="77777777" w:rsidR="0087330B" w:rsidRPr="00D630DD" w:rsidRDefault="00035B7F" w:rsidP="007206A0">
      <w:pPr>
        <w:pStyle w:val="03aText"/>
        <w:rPr>
          <w:lang w:val="nl-BE"/>
        </w:rPr>
      </w:pPr>
      <w:r w:rsidRPr="00D630DD">
        <w:rPr>
          <w:lang w:val="nl-BE"/>
        </w:rPr>
        <w:t xml:space="preserve"> </w:t>
      </w:r>
    </w:p>
    <w:p w14:paraId="1A4DB609" w14:textId="77777777" w:rsidR="0087330B" w:rsidRPr="00D630DD" w:rsidRDefault="0087330B" w:rsidP="007206A0">
      <w:pPr>
        <w:pStyle w:val="03aText"/>
        <w:rPr>
          <w:lang w:val="nl-BE"/>
        </w:rPr>
      </w:pPr>
    </w:p>
    <w:p w14:paraId="324D2A26" w14:textId="77777777" w:rsidR="0087330B" w:rsidRPr="00D630DD" w:rsidRDefault="0087330B" w:rsidP="007206A0">
      <w:pPr>
        <w:pStyle w:val="03aText"/>
        <w:rPr>
          <w:lang w:val="nl-BE"/>
        </w:rPr>
      </w:pPr>
    </w:p>
    <w:p w14:paraId="5556B418" w14:textId="77777777" w:rsidR="0087330B" w:rsidRPr="00D630DD" w:rsidRDefault="0087330B" w:rsidP="007206A0">
      <w:pPr>
        <w:pStyle w:val="03aText"/>
        <w:rPr>
          <w:lang w:val="nl-BE"/>
        </w:rPr>
      </w:pPr>
    </w:p>
    <w:p w14:paraId="7A47D0B6" w14:textId="77777777" w:rsidR="0087330B" w:rsidRPr="00D630DD" w:rsidRDefault="0087330B" w:rsidP="007206A0">
      <w:pPr>
        <w:pStyle w:val="03aText"/>
        <w:rPr>
          <w:lang w:val="nl-BE"/>
        </w:rPr>
      </w:pPr>
    </w:p>
    <w:p w14:paraId="301EC7B6" w14:textId="77777777" w:rsidR="0087330B" w:rsidRPr="00D630DD" w:rsidRDefault="0087330B" w:rsidP="007206A0">
      <w:pPr>
        <w:pStyle w:val="03aText"/>
        <w:rPr>
          <w:lang w:val="nl-BE"/>
        </w:rPr>
      </w:pPr>
    </w:p>
    <w:p w14:paraId="27E052AE" w14:textId="77777777" w:rsidR="0087330B" w:rsidRPr="00D630DD" w:rsidRDefault="0087330B" w:rsidP="007206A0">
      <w:pPr>
        <w:pStyle w:val="03aText"/>
        <w:rPr>
          <w:lang w:val="nl-BE"/>
        </w:rPr>
      </w:pPr>
    </w:p>
    <w:p w14:paraId="63D0B493" w14:textId="77777777" w:rsidR="0087330B" w:rsidRPr="00D630DD" w:rsidRDefault="0087330B" w:rsidP="007206A0">
      <w:pPr>
        <w:pStyle w:val="03aText"/>
        <w:rPr>
          <w:lang w:val="nl-BE"/>
        </w:rPr>
      </w:pPr>
    </w:p>
    <w:p w14:paraId="58AC63A9" w14:textId="77777777" w:rsidR="0087330B" w:rsidRPr="00D630DD" w:rsidRDefault="0087330B" w:rsidP="007206A0">
      <w:pPr>
        <w:pStyle w:val="03aText"/>
        <w:rPr>
          <w:lang w:val="nl-BE"/>
        </w:rPr>
      </w:pPr>
    </w:p>
    <w:p w14:paraId="687838B0" w14:textId="77777777" w:rsidR="00690A4D" w:rsidRPr="0005233E" w:rsidRDefault="00690A4D" w:rsidP="0005233E">
      <w:pPr>
        <w:pStyle w:val="03aText"/>
        <w:rPr>
          <w:b/>
          <w:i/>
          <w:lang w:val="nl-BE"/>
        </w:rPr>
        <w:sectPr w:rsidR="00690A4D" w:rsidRPr="0005233E" w:rsidSect="00E361B0">
          <w:pgSz w:w="8392" w:h="11907"/>
          <w:pgMar w:top="1134" w:right="567" w:bottom="1134" w:left="567" w:header="720" w:footer="720" w:gutter="567"/>
          <w:cols w:num="2" w:space="567"/>
        </w:sectPr>
      </w:pPr>
    </w:p>
    <w:p w14:paraId="6723A029"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5CC43822"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6EAA5820"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1803B36C"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6106EA02"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614C3C45"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44B11256"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58193CF7"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5B44B3C2"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75B1061F"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2344BBA4"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1EDF371B"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7451C6F2"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004A1E57"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367A9CCA"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18DDB92B"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0D1568F0" w14:textId="77777777" w:rsidR="00370410" w:rsidRDefault="00370410"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p>
    <w:p w14:paraId="09676927" w14:textId="77777777" w:rsidR="006F3923" w:rsidRPr="002B76D8" w:rsidRDefault="006F3923" w:rsidP="0005233E">
      <w:pPr>
        <w:pStyle w:val="01Title"/>
        <w:widowControl/>
        <w:tabs>
          <w:tab w:val="clear" w:pos="567"/>
          <w:tab w:val="left" w:pos="285"/>
          <w:tab w:val="left" w:pos="1980"/>
          <w:tab w:val="left" w:pos="5640"/>
        </w:tabs>
        <w:spacing w:after="200"/>
        <w:ind w:left="0"/>
        <w:jc w:val="center"/>
        <w:rPr>
          <w:rFonts w:ascii="Copperplate Gothic Bold" w:hAnsi="Copperplate Gothic Bold"/>
          <w:noProof/>
          <w:sz w:val="32"/>
          <w:szCs w:val="32"/>
          <w:lang w:val="nl-BE"/>
        </w:rPr>
      </w:pPr>
      <w:r w:rsidRPr="002B76D8">
        <w:rPr>
          <w:rFonts w:ascii="Copperplate Gothic Bold" w:hAnsi="Copperplate Gothic Bold"/>
          <w:noProof/>
          <w:sz w:val="32"/>
          <w:szCs w:val="32"/>
          <w:lang w:val="nl-BE"/>
        </w:rPr>
        <w:lastRenderedPageBreak/>
        <w:t>Bijna - Miniaturen</w:t>
      </w:r>
    </w:p>
    <w:p w14:paraId="5F39A5DA"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419C8E3D"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2E097F2C"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3D6079A0"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3926C345"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1F1E073C"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5E08421E"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7DDD5103"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2E79D14F"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125F88DC"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76122C7F"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3241F667"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2796A769" w14:textId="77777777" w:rsidR="006F3923" w:rsidRPr="002B76D8" w:rsidRDefault="006F3923" w:rsidP="006F3923">
      <w:pPr>
        <w:pStyle w:val="01Title"/>
        <w:widowControl/>
        <w:tabs>
          <w:tab w:val="left" w:pos="285"/>
        </w:tabs>
        <w:spacing w:after="200"/>
        <w:ind w:left="0"/>
        <w:jc w:val="center"/>
        <w:rPr>
          <w:b/>
          <w:noProof/>
          <w:sz w:val="28"/>
          <w:szCs w:val="28"/>
          <w:lang w:val="nl-BE"/>
        </w:rPr>
      </w:pPr>
    </w:p>
    <w:p w14:paraId="59A12063" w14:textId="77777777" w:rsidR="006F3923" w:rsidRPr="002B76D8" w:rsidRDefault="006F3923" w:rsidP="006F3923">
      <w:pPr>
        <w:jc w:val="center"/>
        <w:rPr>
          <w:rFonts w:cs="Arial"/>
          <w:noProof/>
          <w:color w:val="000000"/>
          <w:sz w:val="28"/>
          <w:szCs w:val="28"/>
          <w:lang w:val="nl-BE"/>
        </w:rPr>
      </w:pPr>
    </w:p>
    <w:p w14:paraId="15646D7A" w14:textId="77777777" w:rsidR="006F3923" w:rsidRPr="002B76D8" w:rsidRDefault="006F3923" w:rsidP="006F3923">
      <w:pPr>
        <w:jc w:val="center"/>
        <w:rPr>
          <w:i/>
          <w:sz w:val="20"/>
          <w:szCs w:val="20"/>
          <w:lang w:val="nl-BE"/>
        </w:rPr>
      </w:pPr>
    </w:p>
    <w:p w14:paraId="48C8B04B" w14:textId="77777777" w:rsidR="006F3923" w:rsidRDefault="006F3923" w:rsidP="009474C1">
      <w:pPr>
        <w:rPr>
          <w:i/>
          <w:sz w:val="20"/>
          <w:szCs w:val="20"/>
          <w:lang w:val="nl-BE"/>
        </w:rPr>
      </w:pPr>
    </w:p>
    <w:p w14:paraId="56201851" w14:textId="77777777" w:rsidR="009474C1" w:rsidRDefault="009474C1" w:rsidP="009474C1">
      <w:pPr>
        <w:rPr>
          <w:i/>
          <w:sz w:val="20"/>
          <w:szCs w:val="20"/>
          <w:lang w:val="nl-BE"/>
        </w:rPr>
      </w:pPr>
    </w:p>
    <w:p w14:paraId="2851CAEC" w14:textId="77777777" w:rsidR="00C95043" w:rsidRPr="002B76D8" w:rsidRDefault="00C95043" w:rsidP="009474C1">
      <w:pPr>
        <w:rPr>
          <w:i/>
          <w:sz w:val="20"/>
          <w:szCs w:val="20"/>
          <w:lang w:val="nl-BE"/>
        </w:rPr>
      </w:pPr>
    </w:p>
    <w:p w14:paraId="64E27DFF" w14:textId="77777777" w:rsidR="006F3923" w:rsidRPr="009474C1" w:rsidRDefault="006F3923" w:rsidP="006F3923">
      <w:pPr>
        <w:rPr>
          <w:b/>
          <w:i/>
          <w:sz w:val="20"/>
          <w:szCs w:val="20"/>
          <w:lang w:val="nl-BE"/>
        </w:rPr>
      </w:pPr>
      <w:r w:rsidRPr="009474C1">
        <w:rPr>
          <w:b/>
          <w:i/>
          <w:sz w:val="20"/>
          <w:szCs w:val="20"/>
          <w:lang w:val="nl-BE"/>
        </w:rPr>
        <w:t xml:space="preserve">                                                             </w:t>
      </w:r>
    </w:p>
    <w:p w14:paraId="60089DAA" w14:textId="77777777" w:rsidR="006F3923" w:rsidRPr="009474C1" w:rsidRDefault="006F3923" w:rsidP="006F3923">
      <w:pPr>
        <w:rPr>
          <w:b/>
          <w:i/>
          <w:noProof/>
          <w:sz w:val="20"/>
          <w:szCs w:val="20"/>
          <w:lang w:val="nl-BE"/>
        </w:rPr>
      </w:pPr>
      <w:r w:rsidRPr="009474C1">
        <w:rPr>
          <w:b/>
          <w:i/>
          <w:sz w:val="20"/>
          <w:szCs w:val="20"/>
          <w:lang w:val="nl-BE"/>
        </w:rPr>
        <w:t xml:space="preserve">                             </w:t>
      </w:r>
      <w:r w:rsidR="009474C1" w:rsidRPr="009474C1">
        <w:rPr>
          <w:b/>
          <w:i/>
          <w:sz w:val="20"/>
          <w:szCs w:val="20"/>
          <w:lang w:val="nl-BE"/>
        </w:rPr>
        <w:t xml:space="preserve">                           </w:t>
      </w:r>
      <w:r w:rsidR="009474C1">
        <w:rPr>
          <w:b/>
          <w:i/>
          <w:sz w:val="20"/>
          <w:szCs w:val="20"/>
          <w:lang w:val="nl-BE"/>
        </w:rPr>
        <w:t xml:space="preserve"> </w:t>
      </w:r>
      <w:r w:rsidRPr="009474C1">
        <w:rPr>
          <w:b/>
          <w:i/>
          <w:sz w:val="20"/>
          <w:szCs w:val="20"/>
          <w:lang w:val="nl-BE"/>
        </w:rPr>
        <w:t xml:space="preserve"> Ook de meest orthodoxe communist</w:t>
      </w:r>
      <w:r w:rsidRPr="009474C1">
        <w:rPr>
          <w:b/>
          <w:i/>
          <w:noProof/>
          <w:sz w:val="20"/>
          <w:szCs w:val="20"/>
          <w:lang w:val="nl-BE"/>
        </w:rPr>
        <w:t xml:space="preserve"> </w:t>
      </w:r>
    </w:p>
    <w:p w14:paraId="45957087" w14:textId="77777777" w:rsidR="006F3923" w:rsidRDefault="009474C1" w:rsidP="009474C1">
      <w:pPr>
        <w:jc w:val="center"/>
        <w:rPr>
          <w:b/>
          <w:i/>
          <w:sz w:val="20"/>
          <w:szCs w:val="20"/>
          <w:lang w:val="nl-BE"/>
        </w:rPr>
      </w:pPr>
      <w:r>
        <w:rPr>
          <w:b/>
          <w:i/>
          <w:noProof/>
          <w:sz w:val="20"/>
          <w:szCs w:val="20"/>
          <w:lang w:val="nl-BE"/>
        </w:rPr>
        <w:t xml:space="preserve">                                                         </w:t>
      </w:r>
      <w:r w:rsidR="006F3923" w:rsidRPr="009474C1">
        <w:rPr>
          <w:b/>
          <w:i/>
          <w:noProof/>
          <w:sz w:val="20"/>
          <w:szCs w:val="20"/>
          <w:lang w:val="nl-BE"/>
        </w:rPr>
        <w:t xml:space="preserve"> </w:t>
      </w:r>
      <w:r w:rsidR="006F3923" w:rsidRPr="009474C1">
        <w:rPr>
          <w:b/>
          <w:i/>
          <w:sz w:val="20"/>
          <w:szCs w:val="20"/>
          <w:lang w:val="nl-BE"/>
        </w:rPr>
        <w:t>verdedigt in het eindspel zijn koning</w:t>
      </w:r>
    </w:p>
    <w:p w14:paraId="110AC8DB" w14:textId="77777777" w:rsidR="006F3923" w:rsidRPr="00751175" w:rsidRDefault="00751175" w:rsidP="00751175">
      <w:pPr>
        <w:jc w:val="center"/>
        <w:rPr>
          <w:sz w:val="16"/>
          <w:szCs w:val="16"/>
          <w:lang w:val="nl-BE"/>
        </w:rPr>
      </w:pPr>
      <w:r w:rsidRPr="00751175">
        <w:rPr>
          <w:b/>
          <w:i/>
          <w:sz w:val="16"/>
          <w:szCs w:val="16"/>
          <w:lang w:val="nl-BE"/>
        </w:rPr>
        <w:t xml:space="preserve">                                  </w:t>
      </w:r>
      <w:r>
        <w:rPr>
          <w:b/>
          <w:i/>
          <w:sz w:val="16"/>
          <w:szCs w:val="16"/>
          <w:lang w:val="nl-BE"/>
        </w:rPr>
        <w:t xml:space="preserve">                                                                                          </w:t>
      </w:r>
      <w:r w:rsidRPr="00751175">
        <w:rPr>
          <w:b/>
          <w:i/>
          <w:sz w:val="16"/>
          <w:szCs w:val="16"/>
          <w:lang w:val="nl-BE"/>
        </w:rPr>
        <w:t xml:space="preserve"> </w:t>
      </w:r>
      <w:r w:rsidR="006F3923" w:rsidRPr="00751175">
        <w:rPr>
          <w:sz w:val="16"/>
          <w:szCs w:val="16"/>
          <w:lang w:val="nl-BE"/>
        </w:rPr>
        <w:t>(Brana Crnčvič)</w:t>
      </w:r>
    </w:p>
    <w:p w14:paraId="65C83CEB" w14:textId="77777777" w:rsidR="006F3923" w:rsidRDefault="006F3923" w:rsidP="006F3923">
      <w:pPr>
        <w:widowControl/>
        <w:autoSpaceDE/>
        <w:autoSpaceDN/>
        <w:adjustRightInd/>
        <w:rPr>
          <w:noProof/>
          <w:color w:val="000000"/>
          <w:sz w:val="16"/>
          <w:szCs w:val="16"/>
          <w:lang w:val="nl-BE"/>
        </w:rPr>
        <w:sectPr w:rsidR="006F3923">
          <w:pgSz w:w="8392" w:h="11907"/>
          <w:pgMar w:top="1134" w:right="567" w:bottom="1134" w:left="567" w:header="720" w:footer="720" w:gutter="567"/>
          <w:cols w:space="720"/>
        </w:sectPr>
      </w:pPr>
    </w:p>
    <w:p w14:paraId="4DD5E886" w14:textId="77777777" w:rsidR="006F3923" w:rsidRDefault="006F3923" w:rsidP="00E53907">
      <w:pPr>
        <w:pStyle w:val="02bSource"/>
        <w:widowControl/>
        <w:tabs>
          <w:tab w:val="left" w:pos="114"/>
        </w:tabs>
        <w:spacing w:line="190" w:lineRule="exact"/>
        <w:rPr>
          <w:iCs/>
          <w:noProof/>
          <w:lang w:val="nl-BE"/>
        </w:rPr>
      </w:pPr>
      <w:r>
        <w:rPr>
          <w:i/>
          <w:iCs/>
          <w:noProof/>
          <w:lang w:val="nl-BE"/>
        </w:rPr>
        <w:lastRenderedPageBreak/>
        <w:t>-</w:t>
      </w:r>
      <w:r>
        <w:rPr>
          <w:iCs/>
          <w:noProof/>
          <w:lang w:val="nl-BE"/>
        </w:rPr>
        <w:t xml:space="preserve"> </w:t>
      </w:r>
      <w:r w:rsidR="00004A2F">
        <w:rPr>
          <w:b/>
          <w:iCs/>
          <w:noProof/>
          <w:lang w:val="nl-BE"/>
        </w:rPr>
        <w:t>21</w:t>
      </w:r>
      <w:r w:rsidR="006D16AB">
        <w:rPr>
          <w:b/>
          <w:iCs/>
          <w:noProof/>
          <w:lang w:val="nl-BE"/>
        </w:rPr>
        <w:t>9</w:t>
      </w:r>
      <w:r>
        <w:rPr>
          <w:b/>
          <w:iCs/>
          <w:noProof/>
          <w:lang w:val="nl-BE"/>
        </w:rPr>
        <w:t xml:space="preserve"> -</w:t>
      </w:r>
    </w:p>
    <w:p w14:paraId="22463EC3" w14:textId="77777777" w:rsidR="006F3923" w:rsidRDefault="006F3923" w:rsidP="006F3923">
      <w:pPr>
        <w:pStyle w:val="02bSource"/>
        <w:widowControl/>
        <w:tabs>
          <w:tab w:val="left" w:pos="114"/>
        </w:tabs>
        <w:spacing w:line="190" w:lineRule="exact"/>
        <w:ind w:firstLine="113"/>
        <w:rPr>
          <w:i/>
          <w:iCs/>
          <w:noProof/>
          <w:lang w:val="nl-BE"/>
        </w:rPr>
      </w:pPr>
    </w:p>
    <w:p w14:paraId="7BE28FC2" w14:textId="77777777" w:rsidR="006F3923" w:rsidRDefault="006F3923" w:rsidP="006F3923">
      <w:pPr>
        <w:pStyle w:val="02bSource"/>
        <w:widowControl/>
        <w:tabs>
          <w:tab w:val="left" w:pos="114"/>
        </w:tabs>
        <w:spacing w:line="190" w:lineRule="exact"/>
        <w:ind w:firstLine="113"/>
        <w:rPr>
          <w:noProof/>
          <w:lang w:val="nl-BE"/>
        </w:rPr>
      </w:pPr>
      <w:r>
        <w:rPr>
          <w:i/>
          <w:iCs/>
          <w:noProof/>
          <w:lang w:val="nl-BE"/>
        </w:rPr>
        <w:t>Tijdschrift KNSB,</w:t>
      </w:r>
      <w:r>
        <w:rPr>
          <w:noProof/>
          <w:lang w:val="nl-BE"/>
        </w:rPr>
        <w:t xml:space="preserve"> 1959</w:t>
      </w:r>
    </w:p>
    <w:p w14:paraId="3DB20C46" w14:textId="77777777" w:rsidR="006F3923" w:rsidRDefault="006F3923" w:rsidP="006F3923">
      <w:pPr>
        <w:pStyle w:val="02bSource"/>
        <w:widowControl/>
        <w:tabs>
          <w:tab w:val="left" w:pos="114"/>
        </w:tabs>
        <w:spacing w:line="190" w:lineRule="exact"/>
        <w:ind w:firstLine="113"/>
        <w:rPr>
          <w:lang w:val="nl-BE"/>
        </w:rPr>
      </w:pPr>
    </w:p>
    <w:p w14:paraId="728DAA93" w14:textId="77777777" w:rsidR="006F3923" w:rsidRDefault="00990285" w:rsidP="006F3923">
      <w:pPr>
        <w:rPr>
          <w:rFonts w:cs="Arial"/>
          <w:sz w:val="20"/>
          <w:szCs w:val="20"/>
          <w:lang w:val="nl-BE"/>
        </w:rPr>
      </w:pPr>
      <w:r>
        <w:object w:dxaOrig="1440" w:dyaOrig="1440" w14:anchorId="6796AB14">
          <v:shape id="_x0000_s1324" type="#_x0000_t75" style="position:absolute;margin-left:0;margin-top:-.3pt;width:152.35pt;height:153.2pt;z-index:251650048;mso-position-horizontal:center">
            <v:imagedata r:id="rId437" o:title=""/>
            <w10:wrap type="square"/>
          </v:shape>
          <o:OLEObject Type="Embed" ProgID="CorelDRAW.Graphic.12" ShapeID="_x0000_s1324" DrawAspect="Content" ObjectID="_1587467709" r:id="rId438"/>
        </w:object>
      </w:r>
      <w:r w:rsidR="006F3923">
        <w:rPr>
          <w:rFonts w:cs="Arial"/>
          <w:b/>
          <w:lang w:val="nl-BE"/>
        </w:rPr>
        <w:t>=</w:t>
      </w:r>
      <w:r w:rsidR="006F3923">
        <w:rPr>
          <w:rFonts w:cs="Arial"/>
          <w:sz w:val="20"/>
          <w:szCs w:val="20"/>
          <w:lang w:val="nl-BE"/>
        </w:rPr>
        <w:t xml:space="preserve">                              0103.13 b1d1</w:t>
      </w:r>
    </w:p>
    <w:p w14:paraId="3FD5BEBE" w14:textId="77777777" w:rsidR="006F3923" w:rsidRDefault="006F3923" w:rsidP="006F3923">
      <w:pPr>
        <w:pStyle w:val="02bSource"/>
        <w:widowControl/>
        <w:tabs>
          <w:tab w:val="left" w:pos="114"/>
        </w:tabs>
        <w:rPr>
          <w:noProof/>
          <w:lang w:val="nl-BE"/>
        </w:rPr>
      </w:pPr>
      <w:r>
        <w:rPr>
          <w:noProof/>
          <w:lang w:val="nl-BE"/>
        </w:rPr>
        <w:tab/>
      </w:r>
    </w:p>
    <w:p w14:paraId="060343E3" w14:textId="77777777" w:rsidR="006F3923" w:rsidRDefault="006F3923" w:rsidP="006F3923">
      <w:pPr>
        <w:pStyle w:val="03aText"/>
        <w:widowControl/>
        <w:rPr>
          <w:noProof/>
          <w:lang w:val="nl-BE"/>
        </w:rPr>
      </w:pPr>
      <w:r>
        <w:rPr>
          <w:noProof/>
          <w:lang w:val="nl-BE"/>
        </w:rPr>
        <w:t>Om de dreigende promotie van de g-pion te verhinderen is 1.Tg3? on</w:t>
      </w:r>
      <w:r>
        <w:rPr>
          <w:noProof/>
          <w:lang w:val="nl-BE"/>
        </w:rPr>
        <w:softHyphen/>
        <w:t>voldoende wegens eenvoudig</w:t>
      </w:r>
      <w:r w:rsidR="001E6705">
        <w:rPr>
          <w:noProof/>
          <w:lang w:val="nl-BE"/>
        </w:rPr>
        <w:t>;</w:t>
      </w:r>
      <w:r>
        <w:rPr>
          <w:noProof/>
          <w:lang w:val="nl-BE"/>
        </w:rPr>
        <w:t xml:space="preserve"> 1...c2+ 2.Ka1 c1D en mat. Dus:</w:t>
      </w:r>
    </w:p>
    <w:p w14:paraId="46500C2B" w14:textId="77777777" w:rsidR="006F3923" w:rsidRDefault="006F3923" w:rsidP="006F3923">
      <w:pPr>
        <w:pStyle w:val="03aText"/>
        <w:widowControl/>
        <w:rPr>
          <w:b/>
          <w:noProof/>
          <w:lang w:val="nl-BE"/>
        </w:rPr>
      </w:pPr>
      <w:r>
        <w:rPr>
          <w:noProof/>
          <w:lang w:val="nl-BE"/>
        </w:rPr>
        <w:tab/>
      </w:r>
      <w:r>
        <w:rPr>
          <w:b/>
          <w:lang w:val="nl-BE"/>
        </w:rPr>
        <w:t>1.Txc3</w:t>
      </w:r>
    </w:p>
    <w:p w14:paraId="07EFAA03" w14:textId="77777777" w:rsidR="006F3923" w:rsidRDefault="006F3923" w:rsidP="006F3923">
      <w:pPr>
        <w:pStyle w:val="03aText"/>
        <w:widowControl/>
        <w:rPr>
          <w:noProof/>
          <w:lang w:val="nl-BE"/>
        </w:rPr>
      </w:pPr>
      <w:r>
        <w:rPr>
          <w:noProof/>
          <w:lang w:val="nl-BE"/>
        </w:rPr>
        <w:t>Zo dat 1...g1D</w:t>
      </w:r>
      <w:r w:rsidR="008D615E">
        <w:rPr>
          <w:noProof/>
          <w:lang w:val="nl-BE"/>
        </w:rPr>
        <w:t>?</w:t>
      </w:r>
      <w:r>
        <w:rPr>
          <w:noProof/>
          <w:lang w:val="nl-BE"/>
        </w:rPr>
        <w:t xml:space="preserve"> faalt op 2.Tc1+ en 3.Txg1.</w:t>
      </w:r>
    </w:p>
    <w:p w14:paraId="1059E725" w14:textId="77777777" w:rsidR="006F3923" w:rsidRDefault="006F3923" w:rsidP="006F3923">
      <w:pPr>
        <w:pStyle w:val="03aText"/>
        <w:widowControl/>
        <w:ind w:firstLine="708"/>
        <w:rPr>
          <w:b/>
          <w:noProof/>
          <w:lang w:val="nl-BE"/>
        </w:rPr>
      </w:pPr>
      <w:r>
        <w:rPr>
          <w:b/>
          <w:lang w:val="nl-BE"/>
        </w:rPr>
        <w:t>1...</w:t>
      </w:r>
      <w:r>
        <w:rPr>
          <w:b/>
          <w:lang w:val="nl-BE"/>
        </w:rPr>
        <w:tab/>
      </w:r>
      <w:r>
        <w:rPr>
          <w:b/>
          <w:lang w:val="nl-BE"/>
        </w:rPr>
        <w:tab/>
        <w:t>Pd2+</w:t>
      </w:r>
    </w:p>
    <w:p w14:paraId="640536CE" w14:textId="77777777" w:rsidR="006F3923" w:rsidRDefault="006F3923" w:rsidP="006F3923">
      <w:pPr>
        <w:rPr>
          <w:rFonts w:cs="Arial"/>
          <w:b/>
          <w:sz w:val="20"/>
          <w:szCs w:val="20"/>
          <w:lang w:val="nl-BE"/>
        </w:rPr>
      </w:pPr>
      <w:r>
        <w:rPr>
          <w:rFonts w:cs="Arial"/>
          <w:b/>
          <w:sz w:val="20"/>
          <w:szCs w:val="20"/>
          <w:lang w:val="nl-BE"/>
        </w:rPr>
        <w:tab/>
        <w:t>2.Ka1</w:t>
      </w:r>
      <w:r>
        <w:rPr>
          <w:rFonts w:cs="Arial"/>
          <w:b/>
          <w:sz w:val="20"/>
          <w:szCs w:val="20"/>
          <w:lang w:val="nl-BE"/>
        </w:rPr>
        <w:tab/>
      </w:r>
      <w:r>
        <w:rPr>
          <w:rFonts w:cs="Arial"/>
          <w:b/>
          <w:sz w:val="20"/>
          <w:szCs w:val="20"/>
          <w:lang w:val="nl-BE"/>
        </w:rPr>
        <w:tab/>
        <w:t>Pf1</w:t>
      </w:r>
    </w:p>
    <w:p w14:paraId="371457CD" w14:textId="77777777" w:rsidR="006F3923" w:rsidRDefault="006F3923" w:rsidP="006F3923">
      <w:pPr>
        <w:rPr>
          <w:rFonts w:cs="Arial"/>
          <w:sz w:val="20"/>
          <w:szCs w:val="20"/>
          <w:lang w:val="nl-BE"/>
        </w:rPr>
      </w:pPr>
      <w:r>
        <w:rPr>
          <w:rFonts w:cs="Arial"/>
          <w:sz w:val="20"/>
          <w:szCs w:val="20"/>
          <w:lang w:val="nl-BE"/>
        </w:rPr>
        <w:t xml:space="preserve">want nu is het na 2…f1D 3.Tc1+ Kxc1, pat. </w:t>
      </w:r>
    </w:p>
    <w:p w14:paraId="22791A95" w14:textId="77777777" w:rsidR="006F3923" w:rsidRDefault="006F3923" w:rsidP="006F3923">
      <w:pPr>
        <w:rPr>
          <w:rFonts w:cs="Arial"/>
          <w:b/>
          <w:sz w:val="20"/>
          <w:szCs w:val="20"/>
          <w:lang w:val="nl-BE"/>
        </w:rPr>
      </w:pPr>
      <w:r>
        <w:rPr>
          <w:rFonts w:cs="Arial"/>
          <w:b/>
          <w:sz w:val="20"/>
          <w:szCs w:val="20"/>
          <w:lang w:val="nl-BE"/>
        </w:rPr>
        <w:tab/>
        <w:t>3.Tc1+</w:t>
      </w:r>
      <w:r>
        <w:rPr>
          <w:rFonts w:cs="Arial"/>
          <w:b/>
          <w:sz w:val="20"/>
          <w:szCs w:val="20"/>
          <w:lang w:val="nl-BE"/>
        </w:rPr>
        <w:tab/>
      </w:r>
      <w:r>
        <w:rPr>
          <w:rFonts w:cs="Arial"/>
          <w:b/>
          <w:sz w:val="20"/>
          <w:szCs w:val="20"/>
          <w:lang w:val="nl-BE"/>
        </w:rPr>
        <w:tab/>
        <w:t>Ke2</w:t>
      </w:r>
    </w:p>
    <w:p w14:paraId="1AFD8812" w14:textId="77777777" w:rsidR="006F3923" w:rsidRDefault="006F3923" w:rsidP="006F3923">
      <w:pPr>
        <w:pStyle w:val="03aText"/>
        <w:widowControl/>
        <w:rPr>
          <w:noProof/>
          <w:lang w:val="nl-BE"/>
        </w:rPr>
      </w:pPr>
      <w:r>
        <w:rPr>
          <w:noProof/>
          <w:lang w:val="nl-BE"/>
        </w:rPr>
        <w:t>Vermijdt weerom het pat na 3...Kxc1?</w:t>
      </w:r>
    </w:p>
    <w:p w14:paraId="0B59C806" w14:textId="77777777" w:rsidR="006F3923" w:rsidRDefault="006F3923" w:rsidP="006F3923">
      <w:pPr>
        <w:rPr>
          <w:rFonts w:cs="Arial"/>
          <w:b/>
          <w:sz w:val="20"/>
          <w:szCs w:val="20"/>
          <w:lang w:val="en-GB"/>
        </w:rPr>
      </w:pPr>
      <w:r>
        <w:rPr>
          <w:rFonts w:cs="Arial"/>
          <w:b/>
          <w:sz w:val="20"/>
          <w:szCs w:val="20"/>
          <w:lang w:val="nl-BE"/>
        </w:rPr>
        <w:tab/>
      </w:r>
      <w:r>
        <w:rPr>
          <w:rFonts w:cs="Arial"/>
          <w:b/>
          <w:sz w:val="20"/>
          <w:szCs w:val="20"/>
          <w:lang w:val="en-GB"/>
        </w:rPr>
        <w:t xml:space="preserve">4.Tc2+ </w:t>
      </w:r>
      <w:r>
        <w:rPr>
          <w:rFonts w:cs="Arial"/>
          <w:b/>
          <w:sz w:val="20"/>
          <w:szCs w:val="20"/>
          <w:lang w:val="en-GB"/>
        </w:rPr>
        <w:tab/>
      </w:r>
      <w:r>
        <w:rPr>
          <w:rFonts w:cs="Arial"/>
          <w:b/>
          <w:sz w:val="20"/>
          <w:szCs w:val="20"/>
          <w:lang w:val="en-GB"/>
        </w:rPr>
        <w:tab/>
        <w:t>Pd2</w:t>
      </w:r>
    </w:p>
    <w:p w14:paraId="0E5B4B79" w14:textId="77777777" w:rsidR="006F3923" w:rsidRDefault="006F3923" w:rsidP="006F3923">
      <w:pPr>
        <w:rPr>
          <w:rFonts w:cs="Arial"/>
          <w:b/>
          <w:sz w:val="20"/>
          <w:szCs w:val="20"/>
          <w:lang w:val="en-GB"/>
        </w:rPr>
      </w:pPr>
      <w:r>
        <w:rPr>
          <w:rFonts w:cs="Arial"/>
          <w:b/>
          <w:sz w:val="20"/>
          <w:szCs w:val="20"/>
          <w:lang w:val="en-GB"/>
        </w:rPr>
        <w:tab/>
        <w:t>5.Tc1</w:t>
      </w:r>
      <w:r>
        <w:rPr>
          <w:rFonts w:cs="Arial"/>
          <w:b/>
          <w:sz w:val="20"/>
          <w:szCs w:val="20"/>
          <w:lang w:val="en-GB"/>
        </w:rPr>
        <w:tab/>
      </w:r>
      <w:r>
        <w:rPr>
          <w:rFonts w:cs="Arial"/>
          <w:b/>
          <w:sz w:val="20"/>
          <w:szCs w:val="20"/>
          <w:lang w:val="en-GB"/>
        </w:rPr>
        <w:tab/>
        <w:t>Kf2</w:t>
      </w:r>
    </w:p>
    <w:p w14:paraId="5F6B2AC3" w14:textId="77777777" w:rsidR="006F3923" w:rsidRDefault="006F3923" w:rsidP="006F3923">
      <w:pPr>
        <w:rPr>
          <w:rFonts w:cs="Arial"/>
          <w:b/>
          <w:sz w:val="20"/>
          <w:szCs w:val="20"/>
          <w:lang w:val="en-GB"/>
        </w:rPr>
      </w:pPr>
      <w:r>
        <w:rPr>
          <w:rFonts w:cs="Arial"/>
          <w:b/>
          <w:sz w:val="20"/>
          <w:szCs w:val="20"/>
          <w:lang w:val="en-GB"/>
        </w:rPr>
        <w:tab/>
        <w:t>6.Td1</w:t>
      </w:r>
      <w:r>
        <w:rPr>
          <w:rFonts w:cs="Arial"/>
          <w:b/>
          <w:sz w:val="20"/>
          <w:szCs w:val="20"/>
          <w:lang w:val="en-GB"/>
        </w:rPr>
        <w:tab/>
      </w:r>
      <w:r>
        <w:rPr>
          <w:rFonts w:cs="Arial"/>
          <w:b/>
          <w:sz w:val="20"/>
          <w:szCs w:val="20"/>
          <w:lang w:val="en-GB"/>
        </w:rPr>
        <w:tab/>
        <w:t>Pf1</w:t>
      </w:r>
    </w:p>
    <w:p w14:paraId="2D545175" w14:textId="77777777" w:rsidR="006F3923" w:rsidRDefault="006F3923" w:rsidP="006F3923">
      <w:pPr>
        <w:rPr>
          <w:rFonts w:cs="Arial"/>
          <w:b/>
          <w:sz w:val="20"/>
          <w:szCs w:val="20"/>
          <w:lang w:val="nl-BE"/>
        </w:rPr>
      </w:pPr>
      <w:r>
        <w:rPr>
          <w:rFonts w:cs="Arial"/>
          <w:sz w:val="20"/>
          <w:szCs w:val="20"/>
          <w:lang w:val="en-GB"/>
        </w:rPr>
        <w:tab/>
      </w:r>
      <w:r>
        <w:rPr>
          <w:rFonts w:cs="Arial"/>
          <w:b/>
          <w:sz w:val="20"/>
          <w:szCs w:val="20"/>
          <w:lang w:val="nl-BE"/>
        </w:rPr>
        <w:t>7.Td2+</w:t>
      </w:r>
      <w:r>
        <w:rPr>
          <w:rFonts w:cs="Arial"/>
          <w:b/>
          <w:sz w:val="20"/>
          <w:szCs w:val="20"/>
          <w:lang w:val="nl-BE"/>
        </w:rPr>
        <w:tab/>
      </w:r>
      <w:r>
        <w:rPr>
          <w:rFonts w:cs="Arial"/>
          <w:b/>
          <w:sz w:val="20"/>
          <w:szCs w:val="20"/>
          <w:lang w:val="nl-BE"/>
        </w:rPr>
        <w:tab/>
        <w:t>Pxd2</w:t>
      </w:r>
    </w:p>
    <w:p w14:paraId="16C5CE72" w14:textId="77777777" w:rsidR="006F3923" w:rsidRDefault="000F76D9" w:rsidP="006F3923">
      <w:pPr>
        <w:rPr>
          <w:rFonts w:cs="Arial"/>
          <w:b/>
          <w:sz w:val="20"/>
          <w:szCs w:val="20"/>
          <w:lang w:val="nl-BE"/>
        </w:rPr>
      </w:pPr>
      <w:r>
        <w:rPr>
          <w:rFonts w:cs="Arial"/>
          <w:noProof/>
          <w:sz w:val="20"/>
          <w:szCs w:val="20"/>
          <w:lang w:val="nl-BE"/>
        </w:rPr>
        <w:t xml:space="preserve">En </w:t>
      </w:r>
      <w:r w:rsidR="006F3923">
        <w:rPr>
          <w:rFonts w:cs="Arial"/>
          <w:noProof/>
          <w:sz w:val="20"/>
          <w:szCs w:val="20"/>
          <w:lang w:val="nl-BE"/>
        </w:rPr>
        <w:t>wit staat toch pat.</w:t>
      </w:r>
    </w:p>
    <w:p w14:paraId="3D8DB631" w14:textId="77777777" w:rsidR="006F3923" w:rsidRDefault="006F3923" w:rsidP="006F3923">
      <w:pPr>
        <w:pStyle w:val="03cOpmerking"/>
        <w:widowControl/>
        <w:spacing w:before="240"/>
        <w:rPr>
          <w:noProof/>
          <w:lang w:val="nl-BE"/>
        </w:rPr>
      </w:pPr>
    </w:p>
    <w:p w14:paraId="00935A49" w14:textId="77777777" w:rsidR="00C90504" w:rsidRDefault="00C90504" w:rsidP="006F3923">
      <w:pPr>
        <w:pStyle w:val="03cOpmerking"/>
        <w:widowControl/>
        <w:spacing w:before="240"/>
        <w:rPr>
          <w:noProof/>
          <w:lang w:val="nl-BE"/>
        </w:rPr>
      </w:pPr>
    </w:p>
    <w:p w14:paraId="2FFB45E3" w14:textId="77777777" w:rsidR="0089227E" w:rsidRDefault="0089227E" w:rsidP="006F3923">
      <w:pPr>
        <w:pStyle w:val="03cOpmerking"/>
        <w:widowControl/>
        <w:spacing w:before="240"/>
        <w:rPr>
          <w:noProof/>
          <w:lang w:val="nl-BE"/>
        </w:rPr>
      </w:pPr>
    </w:p>
    <w:p w14:paraId="55B4E51D" w14:textId="77777777" w:rsidR="006F3923" w:rsidRDefault="006F3923" w:rsidP="006F3923">
      <w:pPr>
        <w:pStyle w:val="03cOpmerking"/>
        <w:widowControl/>
        <w:spacing w:before="240"/>
        <w:rPr>
          <w:noProof/>
          <w:lang w:val="nl-BE"/>
        </w:rPr>
      </w:pPr>
      <w:r>
        <w:rPr>
          <w:noProof/>
          <w:lang w:val="nl-BE"/>
        </w:rPr>
        <w:t xml:space="preserve">Dit is een van mijn eerste werkjes (1959) die ik publiceerde in de eindspelrubriek van het </w:t>
      </w:r>
      <w:r>
        <w:rPr>
          <w:i/>
          <w:iCs/>
          <w:noProof/>
          <w:lang w:val="nl-BE"/>
        </w:rPr>
        <w:t>Tijdschrift van de Koninklijke Nederlandse Schaakbond</w:t>
      </w:r>
      <w:r>
        <w:rPr>
          <w:noProof/>
          <w:lang w:val="nl-BE"/>
        </w:rPr>
        <w:t xml:space="preserve">. </w:t>
      </w:r>
    </w:p>
    <w:p w14:paraId="17C6721A" w14:textId="77777777" w:rsidR="006F3923" w:rsidRDefault="006F3923" w:rsidP="006F3923">
      <w:pPr>
        <w:pStyle w:val="03cOpmerking"/>
        <w:widowControl/>
        <w:spacing w:before="240"/>
        <w:rPr>
          <w:noProof/>
          <w:lang w:val="nl-BE"/>
        </w:rPr>
      </w:pPr>
      <w:r>
        <w:rPr>
          <w:noProof/>
          <w:lang w:val="nl-BE"/>
        </w:rPr>
        <w:t>Een meer gesofisti</w:t>
      </w:r>
      <w:r>
        <w:rPr>
          <w:noProof/>
          <w:lang w:val="nl-BE"/>
        </w:rPr>
        <w:softHyphen/>
        <w:t>keerde ve</w:t>
      </w:r>
      <w:r w:rsidR="00D24946">
        <w:rPr>
          <w:noProof/>
          <w:lang w:val="nl-BE"/>
        </w:rPr>
        <w:t>rsie vind je in dit boek op N°</w:t>
      </w:r>
      <w:r w:rsidR="00C30C3D">
        <w:rPr>
          <w:noProof/>
          <w:lang w:val="nl-BE"/>
        </w:rPr>
        <w:t>- 160 -.</w:t>
      </w:r>
      <w:r>
        <w:rPr>
          <w:noProof/>
          <w:lang w:val="nl-BE"/>
        </w:rPr>
        <w:t xml:space="preserve"> </w:t>
      </w:r>
    </w:p>
    <w:p w14:paraId="33140219" w14:textId="77777777" w:rsidR="006F3923" w:rsidRDefault="006F3923" w:rsidP="006F3923">
      <w:pPr>
        <w:pStyle w:val="02bSource"/>
        <w:widowControl/>
        <w:tabs>
          <w:tab w:val="left" w:pos="114"/>
        </w:tabs>
        <w:spacing w:line="190" w:lineRule="exact"/>
        <w:ind w:firstLine="113"/>
        <w:rPr>
          <w:iCs/>
          <w:noProof/>
          <w:lang w:val="nl-BE"/>
        </w:rPr>
      </w:pPr>
      <w:r>
        <w:rPr>
          <w:noProof/>
          <w:lang w:val="nl-BE"/>
        </w:rPr>
        <w:br w:type="page"/>
      </w:r>
      <w:r>
        <w:rPr>
          <w:b/>
          <w:noProof/>
          <w:lang w:val="nl-BE"/>
        </w:rPr>
        <w:lastRenderedPageBreak/>
        <w:t>-</w:t>
      </w:r>
      <w:r>
        <w:rPr>
          <w:noProof/>
          <w:lang w:val="nl-BE"/>
        </w:rPr>
        <w:t xml:space="preserve"> </w:t>
      </w:r>
      <w:r w:rsidR="00004A2F">
        <w:rPr>
          <w:b/>
          <w:iCs/>
          <w:noProof/>
          <w:lang w:val="nl-BE"/>
        </w:rPr>
        <w:t>2</w:t>
      </w:r>
      <w:r w:rsidR="006D16AB">
        <w:rPr>
          <w:b/>
          <w:iCs/>
          <w:noProof/>
          <w:lang w:val="nl-BE"/>
        </w:rPr>
        <w:t>20</w:t>
      </w:r>
      <w:r>
        <w:rPr>
          <w:b/>
          <w:iCs/>
          <w:noProof/>
          <w:lang w:val="nl-BE"/>
        </w:rPr>
        <w:t xml:space="preserve"> -</w:t>
      </w:r>
    </w:p>
    <w:p w14:paraId="21A14AD5" w14:textId="77777777" w:rsidR="006F3923" w:rsidRDefault="006F3923" w:rsidP="006F3923">
      <w:pPr>
        <w:pStyle w:val="02bSource"/>
        <w:widowControl/>
        <w:tabs>
          <w:tab w:val="left" w:pos="114"/>
        </w:tabs>
        <w:spacing w:line="190" w:lineRule="exact"/>
        <w:ind w:firstLine="113"/>
        <w:rPr>
          <w:i/>
          <w:iCs/>
          <w:noProof/>
          <w:lang w:val="nl-BE"/>
        </w:rPr>
      </w:pPr>
    </w:p>
    <w:p w14:paraId="43C08760" w14:textId="77777777" w:rsidR="006F3923" w:rsidRDefault="006F3923" w:rsidP="006F3923">
      <w:pPr>
        <w:pStyle w:val="02bSource"/>
        <w:widowControl/>
        <w:tabs>
          <w:tab w:val="left" w:pos="114"/>
        </w:tabs>
        <w:spacing w:line="190" w:lineRule="exact"/>
        <w:ind w:firstLine="113"/>
        <w:rPr>
          <w:noProof/>
          <w:lang w:val="nl-BE"/>
        </w:rPr>
      </w:pPr>
      <w:r>
        <w:rPr>
          <w:i/>
          <w:iCs/>
          <w:noProof/>
          <w:lang w:val="nl-BE"/>
        </w:rPr>
        <w:t>Schakend Nederland,</w:t>
      </w:r>
      <w:r>
        <w:rPr>
          <w:noProof/>
          <w:lang w:val="nl-BE"/>
        </w:rPr>
        <w:t xml:space="preserve"> 1961</w:t>
      </w:r>
    </w:p>
    <w:p w14:paraId="4C1637FB" w14:textId="77777777" w:rsidR="006F3923" w:rsidRDefault="006F3923" w:rsidP="006F3923">
      <w:pPr>
        <w:pStyle w:val="02bSource"/>
        <w:widowControl/>
        <w:tabs>
          <w:tab w:val="left" w:pos="114"/>
        </w:tabs>
        <w:spacing w:line="190" w:lineRule="exact"/>
        <w:ind w:firstLine="113"/>
        <w:rPr>
          <w:lang w:val="nl-BE"/>
        </w:rPr>
      </w:pPr>
    </w:p>
    <w:p w14:paraId="0B6E6450" w14:textId="77777777" w:rsidR="006F3923" w:rsidRDefault="00990285" w:rsidP="006F3923">
      <w:pPr>
        <w:rPr>
          <w:rFonts w:cs="Arial"/>
          <w:sz w:val="20"/>
          <w:szCs w:val="20"/>
          <w:lang w:val="nl-BE"/>
        </w:rPr>
      </w:pPr>
      <w:r>
        <w:object w:dxaOrig="1440" w:dyaOrig="1440" w14:anchorId="1A2E1075">
          <v:shape id="_x0000_s1325" type="#_x0000_t75" style="position:absolute;margin-left:0;margin-top:-.3pt;width:152.35pt;height:153.2pt;z-index:251651072;mso-position-horizontal:center">
            <v:imagedata r:id="rId439" o:title=""/>
            <w10:wrap type="square"/>
          </v:shape>
          <o:OLEObject Type="Embed" ProgID="CorelDRAW.Graphic.12" ShapeID="_x0000_s1325" DrawAspect="Content" ObjectID="_1587467710" r:id="rId440"/>
        </w:object>
      </w:r>
      <w:r w:rsidR="006F3923">
        <w:rPr>
          <w:rFonts w:cs="Arial"/>
          <w:b/>
          <w:lang w:val="nl-BE"/>
        </w:rPr>
        <w:t>+</w:t>
      </w:r>
      <w:r w:rsidR="006F3923">
        <w:rPr>
          <w:rFonts w:cs="Arial"/>
          <w:sz w:val="20"/>
          <w:szCs w:val="20"/>
          <w:lang w:val="nl-BE"/>
        </w:rPr>
        <w:t xml:space="preserve">                              0450.01 b1d2</w:t>
      </w:r>
    </w:p>
    <w:p w14:paraId="250B1985" w14:textId="77777777" w:rsidR="006F3923" w:rsidRDefault="006F3923" w:rsidP="006F3923">
      <w:pPr>
        <w:rPr>
          <w:rFonts w:cs="Arial"/>
          <w:sz w:val="20"/>
          <w:szCs w:val="20"/>
          <w:lang w:val="nl-BE"/>
        </w:rPr>
      </w:pPr>
    </w:p>
    <w:p w14:paraId="35DECF98" w14:textId="77777777" w:rsidR="006F3923" w:rsidRDefault="006F3923" w:rsidP="006F3923">
      <w:pPr>
        <w:pStyle w:val="03aText"/>
        <w:widowControl/>
        <w:rPr>
          <w:noProof/>
          <w:lang w:val="nl-BE"/>
        </w:rPr>
      </w:pPr>
      <w:r>
        <w:rPr>
          <w:noProof/>
          <w:lang w:val="nl-BE"/>
        </w:rPr>
        <w:t>De zwarte loper is opgesloten, en wit heeft één stuk meer. Daar</w:t>
      </w:r>
      <w:r>
        <w:rPr>
          <w:noProof/>
          <w:lang w:val="nl-BE"/>
        </w:rPr>
        <w:softHyphen/>
        <w:t>van profiteert hij met:</w:t>
      </w:r>
    </w:p>
    <w:p w14:paraId="3FCED09D" w14:textId="77777777" w:rsidR="006F3923" w:rsidRDefault="006F3923" w:rsidP="006F3923">
      <w:pPr>
        <w:pStyle w:val="03aText"/>
        <w:widowControl/>
        <w:rPr>
          <w:noProof/>
          <w:lang w:val="nl-BE"/>
        </w:rPr>
      </w:pPr>
      <w:r>
        <w:rPr>
          <w:noProof/>
          <w:lang w:val="nl-BE"/>
        </w:rPr>
        <w:tab/>
      </w:r>
      <w:r>
        <w:rPr>
          <w:b/>
          <w:noProof/>
          <w:lang w:val="nl-BE"/>
        </w:rPr>
        <w:t>1.Tc2+</w:t>
      </w:r>
      <w:r>
        <w:rPr>
          <w:b/>
          <w:noProof/>
          <w:lang w:val="nl-BE"/>
        </w:rPr>
        <w:tab/>
      </w:r>
      <w:r>
        <w:rPr>
          <w:b/>
          <w:noProof/>
          <w:lang w:val="nl-BE"/>
        </w:rPr>
        <w:tab/>
        <w:t>Ke3</w:t>
      </w:r>
    </w:p>
    <w:p w14:paraId="7C25DB11" w14:textId="77777777" w:rsidR="006F3923" w:rsidRDefault="006F3923" w:rsidP="006F3923">
      <w:pPr>
        <w:pStyle w:val="03aText"/>
        <w:widowControl/>
        <w:rPr>
          <w:bCs/>
          <w:noProof/>
          <w:lang w:val="nl-BE"/>
        </w:rPr>
      </w:pPr>
      <w:r>
        <w:rPr>
          <w:noProof/>
          <w:lang w:val="nl-BE"/>
        </w:rPr>
        <w:t>1…Kd1</w:t>
      </w:r>
      <w:r w:rsidR="00956110">
        <w:rPr>
          <w:noProof/>
          <w:lang w:val="nl-BE"/>
        </w:rPr>
        <w:t>?</w:t>
      </w:r>
      <w:r>
        <w:rPr>
          <w:noProof/>
          <w:lang w:val="nl-BE"/>
        </w:rPr>
        <w:t xml:space="preserve"> 2.Le2+ en mat.</w:t>
      </w:r>
    </w:p>
    <w:p w14:paraId="535218AE" w14:textId="77777777" w:rsidR="004B0DF4" w:rsidRDefault="006F3923" w:rsidP="006F3923">
      <w:pPr>
        <w:rPr>
          <w:rFonts w:cs="Arial"/>
          <w:b/>
          <w:sz w:val="20"/>
          <w:szCs w:val="20"/>
          <w:lang w:val="nl-BE"/>
        </w:rPr>
      </w:pPr>
      <w:r>
        <w:rPr>
          <w:rFonts w:cs="Arial"/>
          <w:b/>
          <w:sz w:val="20"/>
          <w:szCs w:val="20"/>
          <w:lang w:val="nl-BE"/>
        </w:rPr>
        <w:tab/>
        <w:t>2.Lg2</w:t>
      </w:r>
    </w:p>
    <w:p w14:paraId="0F89AEA5" w14:textId="77777777" w:rsidR="004B0DF4" w:rsidRPr="004B0DF4" w:rsidRDefault="004B0DF4" w:rsidP="004B0DF4">
      <w:pPr>
        <w:jc w:val="both"/>
        <w:rPr>
          <w:rFonts w:cs="Arial"/>
          <w:sz w:val="20"/>
          <w:szCs w:val="20"/>
          <w:lang w:val="nl-BE"/>
        </w:rPr>
      </w:pPr>
      <w:r>
        <w:rPr>
          <w:rFonts w:cs="Arial"/>
          <w:sz w:val="20"/>
          <w:szCs w:val="20"/>
          <w:lang w:val="nl-BE"/>
        </w:rPr>
        <w:t>2.Lf2+? Kf3 3.Lg1 Tg7 4.Ld4 Td7 5.Td2 Ld5 6.Kxb</w:t>
      </w:r>
      <w:r w:rsidR="004F0D4F">
        <w:rPr>
          <w:rFonts w:cs="Arial"/>
          <w:sz w:val="20"/>
          <w:szCs w:val="20"/>
          <w:lang w:val="nl-BE"/>
        </w:rPr>
        <w:t>2 Kf4 7.Lg2+ Kf4 leidt niet tot winst.</w:t>
      </w:r>
      <w:r>
        <w:rPr>
          <w:rFonts w:cs="Arial"/>
          <w:sz w:val="20"/>
          <w:szCs w:val="20"/>
          <w:lang w:val="nl-BE"/>
        </w:rPr>
        <w:t>.</w:t>
      </w:r>
    </w:p>
    <w:p w14:paraId="2FFDA4D8" w14:textId="77777777" w:rsidR="006F3923" w:rsidRPr="00B354CB" w:rsidRDefault="006F3923" w:rsidP="006F3923">
      <w:pPr>
        <w:rPr>
          <w:rFonts w:cs="Arial"/>
          <w:b/>
          <w:sz w:val="20"/>
          <w:szCs w:val="20"/>
          <w:lang w:val="en-GB"/>
        </w:rPr>
      </w:pPr>
      <w:r>
        <w:rPr>
          <w:rFonts w:cs="Arial"/>
          <w:b/>
          <w:sz w:val="20"/>
          <w:szCs w:val="20"/>
          <w:lang w:val="nl-BE"/>
        </w:rPr>
        <w:tab/>
      </w:r>
      <w:r w:rsidR="004B0DF4" w:rsidRPr="00B354CB">
        <w:rPr>
          <w:rFonts w:cs="Arial"/>
          <w:b/>
          <w:sz w:val="20"/>
          <w:szCs w:val="20"/>
          <w:lang w:val="en-GB"/>
        </w:rPr>
        <w:t>2…</w:t>
      </w:r>
      <w:r w:rsidR="004B0DF4" w:rsidRPr="00B354CB">
        <w:rPr>
          <w:rFonts w:cs="Arial"/>
          <w:b/>
          <w:sz w:val="20"/>
          <w:szCs w:val="20"/>
          <w:lang w:val="en-GB"/>
        </w:rPr>
        <w:tab/>
      </w:r>
      <w:r w:rsidR="004B0DF4" w:rsidRPr="00B354CB">
        <w:rPr>
          <w:rFonts w:cs="Arial"/>
          <w:b/>
          <w:sz w:val="20"/>
          <w:szCs w:val="20"/>
          <w:lang w:val="en-GB"/>
        </w:rPr>
        <w:tab/>
      </w:r>
      <w:r w:rsidRPr="00B354CB">
        <w:rPr>
          <w:rFonts w:cs="Arial"/>
          <w:b/>
          <w:sz w:val="20"/>
          <w:szCs w:val="20"/>
          <w:lang w:val="en-GB"/>
        </w:rPr>
        <w:t>Tg7</w:t>
      </w:r>
    </w:p>
    <w:p w14:paraId="30A9AF16" w14:textId="77777777" w:rsidR="006F3923" w:rsidRPr="002B4243" w:rsidRDefault="006F3923" w:rsidP="006A0EB8">
      <w:pPr>
        <w:numPr>
          <w:ilvl w:val="0"/>
          <w:numId w:val="233"/>
        </w:numPr>
        <w:jc w:val="both"/>
        <w:rPr>
          <w:noProof/>
          <w:sz w:val="20"/>
          <w:szCs w:val="20"/>
          <w:lang w:val="nl-BE"/>
        </w:rPr>
      </w:pPr>
      <w:r w:rsidRPr="002B4243">
        <w:rPr>
          <w:noProof/>
          <w:sz w:val="20"/>
          <w:szCs w:val="20"/>
          <w:lang w:val="nl-BE"/>
        </w:rPr>
        <w:t>2...</w:t>
      </w:r>
      <w:r w:rsidR="003B30D7" w:rsidRPr="002B4243">
        <w:rPr>
          <w:noProof/>
          <w:sz w:val="20"/>
          <w:szCs w:val="20"/>
          <w:lang w:val="nl-BE"/>
        </w:rPr>
        <w:t>Ta7</w:t>
      </w:r>
      <w:r w:rsidR="00956110" w:rsidRPr="002B4243">
        <w:rPr>
          <w:noProof/>
          <w:sz w:val="20"/>
          <w:szCs w:val="20"/>
          <w:lang w:val="nl-BE"/>
        </w:rPr>
        <w:t>?</w:t>
      </w:r>
      <w:r w:rsidR="003B30D7" w:rsidRPr="002B4243">
        <w:rPr>
          <w:noProof/>
          <w:sz w:val="20"/>
          <w:szCs w:val="20"/>
          <w:lang w:val="nl-BE"/>
        </w:rPr>
        <w:t xml:space="preserve"> 3.Lf2+ Kd</w:t>
      </w:r>
      <w:r w:rsidR="00956110" w:rsidRPr="002B4243">
        <w:rPr>
          <w:noProof/>
          <w:sz w:val="20"/>
          <w:szCs w:val="20"/>
          <w:lang w:val="nl-BE"/>
        </w:rPr>
        <w:t>3 4.Lxa</w:t>
      </w:r>
      <w:r w:rsidR="002B4243" w:rsidRPr="002B4243">
        <w:rPr>
          <w:noProof/>
          <w:sz w:val="20"/>
          <w:szCs w:val="20"/>
          <w:lang w:val="nl-BE"/>
        </w:rPr>
        <w:t xml:space="preserve">Lf3 </w:t>
      </w:r>
      <w:r w:rsidR="003B30D7" w:rsidRPr="003B30D7">
        <w:rPr>
          <w:noProof/>
          <w:sz w:val="20"/>
          <w:szCs w:val="20"/>
          <w:lang w:val="nl-BE"/>
        </w:rPr>
        <w:t>5.Lf1+, en niet 5.</w:t>
      </w:r>
      <w:r w:rsidR="003B30D7">
        <w:rPr>
          <w:noProof/>
          <w:sz w:val="20"/>
          <w:szCs w:val="20"/>
          <w:lang w:val="nl-BE"/>
        </w:rPr>
        <w:t>Lxf3 en pat.</w:t>
      </w:r>
      <w:r w:rsidR="003B30D7" w:rsidRPr="003B30D7">
        <w:rPr>
          <w:noProof/>
          <w:sz w:val="20"/>
          <w:szCs w:val="20"/>
          <w:lang w:val="nl-BE"/>
        </w:rPr>
        <w:t xml:space="preserve"> </w:t>
      </w:r>
    </w:p>
    <w:p w14:paraId="78AEB6CE" w14:textId="77777777" w:rsidR="003B30D7" w:rsidRPr="003B30D7" w:rsidRDefault="003B30D7" w:rsidP="006A0EB8">
      <w:pPr>
        <w:numPr>
          <w:ilvl w:val="0"/>
          <w:numId w:val="233"/>
        </w:numPr>
        <w:jc w:val="both"/>
        <w:rPr>
          <w:noProof/>
          <w:sz w:val="20"/>
          <w:szCs w:val="20"/>
          <w:lang w:val="nl-BE"/>
        </w:rPr>
      </w:pPr>
      <w:r w:rsidRPr="003B30D7">
        <w:rPr>
          <w:noProof/>
          <w:sz w:val="20"/>
          <w:szCs w:val="20"/>
          <w:lang w:val="nl-BE"/>
        </w:rPr>
        <w:t>2...Kd4</w:t>
      </w:r>
      <w:r w:rsidR="00956110">
        <w:rPr>
          <w:noProof/>
          <w:sz w:val="20"/>
          <w:szCs w:val="20"/>
          <w:lang w:val="nl-BE"/>
        </w:rPr>
        <w:t>?</w:t>
      </w:r>
      <w:r w:rsidRPr="003B30D7">
        <w:rPr>
          <w:noProof/>
          <w:sz w:val="20"/>
          <w:szCs w:val="20"/>
          <w:lang w:val="nl-BE"/>
        </w:rPr>
        <w:t xml:space="preserve"> 3.Lxb7 Lxb7 4.Kxb2</w:t>
      </w:r>
    </w:p>
    <w:p w14:paraId="61A7F88A" w14:textId="77777777" w:rsidR="003B30D7" w:rsidRPr="003B30D7" w:rsidRDefault="003B30D7" w:rsidP="004B0DF4">
      <w:pPr>
        <w:jc w:val="both"/>
        <w:rPr>
          <w:noProof/>
          <w:sz w:val="20"/>
          <w:szCs w:val="20"/>
          <w:lang w:val="nl-BE"/>
        </w:rPr>
      </w:pPr>
      <w:r w:rsidRPr="003B30D7">
        <w:rPr>
          <w:noProof/>
          <w:sz w:val="20"/>
          <w:szCs w:val="20"/>
          <w:lang w:val="nl-BE"/>
        </w:rPr>
        <w:t>Allebei met winst.</w:t>
      </w:r>
    </w:p>
    <w:p w14:paraId="03F6C225" w14:textId="77777777" w:rsidR="006F3923" w:rsidRDefault="006F3923" w:rsidP="006F3923">
      <w:pPr>
        <w:rPr>
          <w:rFonts w:cs="Arial"/>
          <w:b/>
          <w:sz w:val="20"/>
          <w:szCs w:val="20"/>
          <w:lang w:val="nl-BE"/>
        </w:rPr>
      </w:pPr>
      <w:r w:rsidRPr="003B30D7">
        <w:rPr>
          <w:rFonts w:cs="Arial"/>
          <w:b/>
          <w:sz w:val="20"/>
          <w:szCs w:val="20"/>
          <w:lang w:val="nl-BE"/>
        </w:rPr>
        <w:tab/>
      </w:r>
      <w:r>
        <w:rPr>
          <w:rFonts w:cs="Arial"/>
          <w:b/>
          <w:sz w:val="20"/>
          <w:szCs w:val="20"/>
          <w:lang w:val="nl-BE"/>
        </w:rPr>
        <w:t>3.Tc3+</w:t>
      </w:r>
    </w:p>
    <w:p w14:paraId="2C82AA28" w14:textId="77777777" w:rsidR="006F3923" w:rsidRDefault="006F3923" w:rsidP="006F3923">
      <w:pPr>
        <w:pStyle w:val="03aText"/>
        <w:widowControl/>
        <w:rPr>
          <w:noProof/>
          <w:lang w:val="nl-BE"/>
        </w:rPr>
      </w:pPr>
      <w:r>
        <w:rPr>
          <w:noProof/>
          <w:lang w:val="nl-BE"/>
        </w:rPr>
        <w:t xml:space="preserve">3.Lf2+? Kd3 4.Lxa8 Tg1+ 5.Kxb2 </w:t>
      </w:r>
      <w:r>
        <w:rPr>
          <w:i/>
          <w:iCs/>
          <w:noProof/>
          <w:lang w:val="nl-BE"/>
        </w:rPr>
        <w:t>(5.Lxg1 is pat)</w:t>
      </w:r>
      <w:r>
        <w:rPr>
          <w:noProof/>
          <w:lang w:val="nl-BE"/>
        </w:rPr>
        <w:t xml:space="preserve"> 5...Tb1+ 6.Ka2</w:t>
      </w:r>
      <w:r w:rsidR="004F0D4F">
        <w:rPr>
          <w:noProof/>
          <w:lang w:val="nl-BE"/>
        </w:rPr>
        <w:t xml:space="preserve"> </w:t>
      </w:r>
      <w:r w:rsidR="004F0D4F" w:rsidRPr="004F0D4F">
        <w:rPr>
          <w:i/>
          <w:noProof/>
          <w:lang w:val="nl-BE"/>
        </w:rPr>
        <w:t>(6.Kxb1 is wederom pat)</w:t>
      </w:r>
      <w:r w:rsidR="004F0D4F">
        <w:rPr>
          <w:noProof/>
          <w:lang w:val="nl-BE"/>
        </w:rPr>
        <w:t xml:space="preserve"> 6…</w:t>
      </w:r>
      <w:r>
        <w:rPr>
          <w:noProof/>
          <w:lang w:val="nl-BE"/>
        </w:rPr>
        <w:t xml:space="preserve"> Tb</w:t>
      </w:r>
      <w:r w:rsidR="004F0D4F">
        <w:rPr>
          <w:noProof/>
          <w:lang w:val="nl-BE"/>
        </w:rPr>
        <w:t>8.  En één van beide witte stuk</w:t>
      </w:r>
      <w:r>
        <w:rPr>
          <w:noProof/>
          <w:lang w:val="nl-BE"/>
        </w:rPr>
        <w:t>ken gaat verloren met remise.</w:t>
      </w:r>
    </w:p>
    <w:p w14:paraId="2BC69A86" w14:textId="77777777" w:rsidR="004B0DF4" w:rsidRDefault="006F3923" w:rsidP="006F3923">
      <w:pPr>
        <w:rPr>
          <w:rFonts w:cs="Arial"/>
          <w:b/>
          <w:sz w:val="20"/>
          <w:szCs w:val="20"/>
          <w:lang w:val="nl-BE"/>
        </w:rPr>
      </w:pPr>
      <w:r>
        <w:rPr>
          <w:rFonts w:cs="Arial"/>
          <w:b/>
          <w:sz w:val="20"/>
          <w:szCs w:val="20"/>
          <w:lang w:val="nl-BE"/>
        </w:rPr>
        <w:tab/>
      </w:r>
    </w:p>
    <w:p w14:paraId="7D22BFEC" w14:textId="77777777" w:rsidR="004B0DF4" w:rsidRDefault="004B0DF4" w:rsidP="006F3923">
      <w:pPr>
        <w:rPr>
          <w:rFonts w:cs="Arial"/>
          <w:b/>
          <w:sz w:val="20"/>
          <w:szCs w:val="20"/>
          <w:lang w:val="nl-BE"/>
        </w:rPr>
      </w:pPr>
    </w:p>
    <w:p w14:paraId="3929B83F" w14:textId="77777777" w:rsidR="00BD148D" w:rsidRDefault="00BD148D" w:rsidP="006F3923">
      <w:pPr>
        <w:rPr>
          <w:rFonts w:cs="Arial"/>
          <w:b/>
          <w:sz w:val="20"/>
          <w:szCs w:val="20"/>
          <w:lang w:val="nl-BE"/>
        </w:rPr>
      </w:pPr>
    </w:p>
    <w:p w14:paraId="108E17F0" w14:textId="77777777" w:rsidR="008A4BD7" w:rsidRDefault="008A4BD7" w:rsidP="006F3923">
      <w:pPr>
        <w:rPr>
          <w:rFonts w:cs="Arial"/>
          <w:b/>
          <w:sz w:val="20"/>
          <w:szCs w:val="20"/>
          <w:lang w:val="nl-BE"/>
        </w:rPr>
      </w:pPr>
    </w:p>
    <w:p w14:paraId="36391DDE" w14:textId="77777777" w:rsidR="004B0DF4" w:rsidRDefault="004B0DF4" w:rsidP="006F3923">
      <w:pPr>
        <w:rPr>
          <w:rFonts w:cs="Arial"/>
          <w:b/>
          <w:sz w:val="20"/>
          <w:szCs w:val="20"/>
          <w:lang w:val="nl-BE"/>
        </w:rPr>
      </w:pPr>
    </w:p>
    <w:p w14:paraId="483B92A8" w14:textId="77777777" w:rsidR="006F3923" w:rsidRDefault="006F3923" w:rsidP="004B0DF4">
      <w:pPr>
        <w:ind w:firstLine="708"/>
        <w:rPr>
          <w:rFonts w:cs="Arial"/>
          <w:b/>
          <w:sz w:val="20"/>
          <w:szCs w:val="20"/>
          <w:lang w:val="nl-BE"/>
        </w:rPr>
      </w:pPr>
      <w:r>
        <w:rPr>
          <w:rFonts w:cs="Arial"/>
          <w:b/>
          <w:sz w:val="20"/>
          <w:szCs w:val="20"/>
          <w:lang w:val="nl-BE"/>
        </w:rPr>
        <w:t>3...</w:t>
      </w:r>
      <w:r>
        <w:rPr>
          <w:rFonts w:cs="Arial"/>
          <w:b/>
          <w:sz w:val="20"/>
          <w:szCs w:val="20"/>
          <w:lang w:val="nl-BE"/>
        </w:rPr>
        <w:tab/>
      </w:r>
      <w:r>
        <w:rPr>
          <w:rFonts w:cs="Arial"/>
          <w:b/>
          <w:sz w:val="20"/>
          <w:szCs w:val="20"/>
          <w:lang w:val="nl-BE"/>
        </w:rPr>
        <w:tab/>
        <w:t>Kd4(Kd2)</w:t>
      </w:r>
    </w:p>
    <w:p w14:paraId="30761C09" w14:textId="77777777" w:rsidR="006F3923" w:rsidRDefault="006F3923" w:rsidP="006F3923">
      <w:pPr>
        <w:pStyle w:val="03aText"/>
        <w:widowControl/>
        <w:rPr>
          <w:noProof/>
          <w:lang w:val="nl-BE"/>
        </w:rPr>
      </w:pPr>
      <w:r>
        <w:rPr>
          <w:noProof/>
          <w:lang w:val="nl-BE"/>
        </w:rPr>
        <w:t xml:space="preserve">Ook de witte toren staat nu </w:t>
      </w:r>
      <w:r>
        <w:rPr>
          <w:i/>
          <w:iCs/>
          <w:noProof/>
          <w:lang w:val="nl-BE"/>
        </w:rPr>
        <w:t>en prise</w:t>
      </w:r>
      <w:r>
        <w:rPr>
          <w:noProof/>
          <w:lang w:val="nl-BE"/>
        </w:rPr>
        <w:t>. Maar na:</w:t>
      </w:r>
    </w:p>
    <w:p w14:paraId="3E1E596A" w14:textId="77777777" w:rsidR="006F3923" w:rsidRDefault="006F3923" w:rsidP="006F3923">
      <w:pPr>
        <w:rPr>
          <w:rFonts w:cs="Arial"/>
          <w:b/>
          <w:sz w:val="20"/>
          <w:szCs w:val="20"/>
          <w:lang w:val="nl-BE"/>
        </w:rPr>
      </w:pPr>
      <w:r>
        <w:rPr>
          <w:rFonts w:cs="Arial"/>
          <w:b/>
          <w:sz w:val="20"/>
          <w:szCs w:val="20"/>
          <w:lang w:val="nl-BE"/>
        </w:rPr>
        <w:tab/>
        <w:t>4.Lxa8</w:t>
      </w:r>
      <w:r>
        <w:rPr>
          <w:rFonts w:cs="Arial"/>
          <w:b/>
          <w:sz w:val="20"/>
          <w:szCs w:val="20"/>
          <w:lang w:val="nl-BE"/>
        </w:rPr>
        <w:tab/>
      </w:r>
      <w:r>
        <w:rPr>
          <w:rFonts w:cs="Arial"/>
          <w:b/>
          <w:sz w:val="20"/>
          <w:szCs w:val="20"/>
          <w:lang w:val="nl-BE"/>
        </w:rPr>
        <w:tab/>
        <w:t>Kxc3</w:t>
      </w:r>
    </w:p>
    <w:p w14:paraId="2D5910AD" w14:textId="77777777" w:rsidR="006F3923" w:rsidRPr="00B354CB" w:rsidRDefault="005E7D53" w:rsidP="005E7D53">
      <w:pPr>
        <w:jc w:val="both"/>
        <w:rPr>
          <w:rFonts w:cs="Arial"/>
          <w:sz w:val="20"/>
          <w:szCs w:val="20"/>
          <w:lang w:val="en-GB"/>
        </w:rPr>
      </w:pPr>
      <w:r>
        <w:rPr>
          <w:rFonts w:cs="Arial"/>
          <w:i/>
          <w:sz w:val="20"/>
          <w:szCs w:val="20"/>
          <w:lang w:val="nl-BE"/>
        </w:rPr>
        <w:t xml:space="preserve">a)    </w:t>
      </w:r>
      <w:r w:rsidR="006F3923">
        <w:rPr>
          <w:rFonts w:cs="Arial"/>
          <w:sz w:val="20"/>
          <w:szCs w:val="20"/>
          <w:lang w:val="nl-BE"/>
        </w:rPr>
        <w:t>4...Tg8</w:t>
      </w:r>
      <w:r w:rsidR="00956110">
        <w:rPr>
          <w:rFonts w:cs="Arial"/>
          <w:sz w:val="20"/>
          <w:szCs w:val="20"/>
          <w:lang w:val="nl-BE"/>
        </w:rPr>
        <w:t xml:space="preserve">? </w:t>
      </w:r>
      <w:r w:rsidR="006F3923" w:rsidRPr="00B354CB">
        <w:rPr>
          <w:rFonts w:cs="Arial"/>
          <w:sz w:val="20"/>
          <w:szCs w:val="20"/>
          <w:lang w:val="en-GB"/>
        </w:rPr>
        <w:t>5.Ta3.</w:t>
      </w:r>
    </w:p>
    <w:p w14:paraId="4CE1762B" w14:textId="77777777" w:rsidR="005E7D53" w:rsidRPr="00B354CB" w:rsidRDefault="005E7D53" w:rsidP="005E7D53">
      <w:pPr>
        <w:jc w:val="both"/>
        <w:rPr>
          <w:rFonts w:cs="Arial"/>
          <w:sz w:val="20"/>
          <w:szCs w:val="20"/>
          <w:lang w:val="en-GB"/>
        </w:rPr>
      </w:pPr>
      <w:r w:rsidRPr="00B354CB">
        <w:rPr>
          <w:rFonts w:cs="Arial"/>
          <w:i/>
          <w:sz w:val="20"/>
          <w:szCs w:val="20"/>
          <w:lang w:val="en-GB"/>
        </w:rPr>
        <w:t xml:space="preserve">b)   </w:t>
      </w:r>
      <w:r w:rsidRPr="00B354CB">
        <w:rPr>
          <w:rFonts w:cs="Arial"/>
          <w:sz w:val="20"/>
          <w:szCs w:val="20"/>
          <w:lang w:val="en-GB"/>
        </w:rPr>
        <w:t xml:space="preserve"> 4…Ta7</w:t>
      </w:r>
      <w:r w:rsidR="00956110" w:rsidRPr="00B354CB">
        <w:rPr>
          <w:rFonts w:cs="Arial"/>
          <w:sz w:val="20"/>
          <w:szCs w:val="20"/>
          <w:lang w:val="en-GB"/>
        </w:rPr>
        <w:t>?</w:t>
      </w:r>
      <w:r w:rsidRPr="00B354CB">
        <w:rPr>
          <w:rFonts w:cs="Arial"/>
          <w:sz w:val="20"/>
          <w:szCs w:val="20"/>
          <w:lang w:val="en-GB"/>
        </w:rPr>
        <w:t xml:space="preserve"> 5.Lf2+ Kxc3 6.Lxa7</w:t>
      </w:r>
    </w:p>
    <w:p w14:paraId="007F27BE" w14:textId="77777777" w:rsidR="005E7D53" w:rsidRPr="005E7D53" w:rsidRDefault="005E7D53" w:rsidP="005E7D53">
      <w:pPr>
        <w:jc w:val="both"/>
        <w:rPr>
          <w:rFonts w:cs="Arial"/>
          <w:sz w:val="20"/>
          <w:szCs w:val="20"/>
          <w:lang w:val="nl-BE"/>
        </w:rPr>
      </w:pPr>
      <w:r>
        <w:rPr>
          <w:rFonts w:cs="Arial"/>
          <w:sz w:val="20"/>
          <w:szCs w:val="20"/>
          <w:lang w:val="nl-BE"/>
        </w:rPr>
        <w:t>Weerom met winst.</w:t>
      </w:r>
    </w:p>
    <w:p w14:paraId="29244884" w14:textId="77777777" w:rsidR="006F3923" w:rsidRDefault="006F3923" w:rsidP="006F3923">
      <w:pPr>
        <w:rPr>
          <w:rFonts w:cs="Arial"/>
          <w:b/>
          <w:sz w:val="20"/>
          <w:szCs w:val="20"/>
          <w:lang w:val="nl-BE"/>
        </w:rPr>
      </w:pPr>
      <w:r>
        <w:rPr>
          <w:rFonts w:cs="Arial"/>
          <w:b/>
          <w:sz w:val="20"/>
          <w:szCs w:val="20"/>
          <w:lang w:val="nl-BE"/>
        </w:rPr>
        <w:tab/>
        <w:t>5.Le5+</w:t>
      </w:r>
      <w:r>
        <w:rPr>
          <w:rFonts w:cs="Arial"/>
          <w:b/>
          <w:sz w:val="20"/>
          <w:szCs w:val="20"/>
          <w:lang w:val="nl-BE"/>
        </w:rPr>
        <w:tab/>
      </w:r>
      <w:r>
        <w:rPr>
          <w:rFonts w:cs="Arial"/>
          <w:b/>
          <w:sz w:val="20"/>
          <w:szCs w:val="20"/>
          <w:lang w:val="nl-BE"/>
        </w:rPr>
        <w:tab/>
        <w:t>K~</w:t>
      </w:r>
    </w:p>
    <w:p w14:paraId="6FFEB509" w14:textId="77777777" w:rsidR="006F3923" w:rsidRDefault="006F3923" w:rsidP="006F3923">
      <w:pPr>
        <w:rPr>
          <w:rFonts w:cs="Arial"/>
          <w:b/>
          <w:sz w:val="20"/>
          <w:szCs w:val="20"/>
          <w:lang w:val="nl-BE"/>
        </w:rPr>
      </w:pPr>
      <w:r>
        <w:rPr>
          <w:rFonts w:cs="Arial"/>
          <w:b/>
          <w:sz w:val="20"/>
          <w:szCs w:val="20"/>
          <w:lang w:val="nl-BE"/>
        </w:rPr>
        <w:tab/>
        <w:t>6.Lxg7</w:t>
      </w:r>
    </w:p>
    <w:p w14:paraId="197411BF" w14:textId="77777777" w:rsidR="006F3923" w:rsidRDefault="005E7D53" w:rsidP="006F3923">
      <w:pPr>
        <w:pStyle w:val="03aText"/>
        <w:widowControl/>
        <w:rPr>
          <w:noProof/>
          <w:lang w:val="nl-BE"/>
        </w:rPr>
      </w:pPr>
      <w:r>
        <w:rPr>
          <w:noProof/>
          <w:lang w:val="nl-BE"/>
        </w:rPr>
        <w:t>En w</w:t>
      </w:r>
      <w:r w:rsidR="004B0DF4">
        <w:rPr>
          <w:noProof/>
          <w:lang w:val="nl-BE"/>
        </w:rPr>
        <w:t>int wi</w:t>
      </w:r>
      <w:r w:rsidR="006F3923">
        <w:rPr>
          <w:noProof/>
          <w:lang w:val="nl-BE"/>
        </w:rPr>
        <w:t>t hier met beide lopers.</w:t>
      </w:r>
    </w:p>
    <w:p w14:paraId="14D984D0" w14:textId="77777777" w:rsidR="007F7660" w:rsidRDefault="007F7660" w:rsidP="006F3923">
      <w:pPr>
        <w:pStyle w:val="03aText"/>
        <w:widowControl/>
        <w:rPr>
          <w:noProof/>
          <w:lang w:val="nl-BE"/>
        </w:rPr>
      </w:pPr>
    </w:p>
    <w:p w14:paraId="77C8CA6B" w14:textId="77777777" w:rsidR="006F3923" w:rsidRDefault="006F3923" w:rsidP="00276895">
      <w:pPr>
        <w:pStyle w:val="02bSource"/>
        <w:widowControl/>
        <w:tabs>
          <w:tab w:val="left" w:pos="114"/>
        </w:tabs>
        <w:spacing w:line="190" w:lineRule="exact"/>
        <w:ind w:firstLine="113"/>
        <w:rPr>
          <w:iCs/>
          <w:noProof/>
          <w:lang w:val="nl-BE"/>
        </w:rPr>
      </w:pPr>
      <w:r>
        <w:rPr>
          <w:noProof/>
          <w:lang w:val="nl-BE"/>
        </w:rPr>
        <w:br w:type="page"/>
      </w:r>
      <w:r>
        <w:rPr>
          <w:b/>
          <w:noProof/>
          <w:lang w:val="nl-BE"/>
        </w:rPr>
        <w:lastRenderedPageBreak/>
        <w:t>-</w:t>
      </w:r>
      <w:r>
        <w:rPr>
          <w:noProof/>
          <w:lang w:val="nl-BE"/>
        </w:rPr>
        <w:t xml:space="preserve"> </w:t>
      </w:r>
      <w:r w:rsidR="00004A2F">
        <w:rPr>
          <w:b/>
          <w:iCs/>
          <w:noProof/>
          <w:lang w:val="nl-BE"/>
        </w:rPr>
        <w:t>22</w:t>
      </w:r>
      <w:r w:rsidR="006D16AB">
        <w:rPr>
          <w:b/>
          <w:iCs/>
          <w:noProof/>
          <w:lang w:val="nl-BE"/>
        </w:rPr>
        <w:t>1</w:t>
      </w:r>
      <w:r>
        <w:rPr>
          <w:b/>
          <w:iCs/>
          <w:noProof/>
          <w:lang w:val="nl-BE"/>
        </w:rPr>
        <w:t xml:space="preserve"> -</w:t>
      </w:r>
    </w:p>
    <w:p w14:paraId="6D0A672D" w14:textId="77777777" w:rsidR="006F3923" w:rsidRDefault="006F3923" w:rsidP="006F3923">
      <w:pPr>
        <w:pStyle w:val="02bSource"/>
        <w:widowControl/>
        <w:tabs>
          <w:tab w:val="left" w:pos="114"/>
        </w:tabs>
        <w:spacing w:line="190" w:lineRule="exact"/>
        <w:ind w:firstLine="113"/>
        <w:rPr>
          <w:i/>
          <w:iCs/>
          <w:noProof/>
          <w:lang w:val="nl-BE"/>
        </w:rPr>
      </w:pPr>
    </w:p>
    <w:p w14:paraId="43251060" w14:textId="77777777" w:rsidR="00511CEE" w:rsidRPr="000D1A01" w:rsidRDefault="006F3923" w:rsidP="000D1A01">
      <w:pPr>
        <w:pStyle w:val="02bSource"/>
        <w:widowControl/>
        <w:tabs>
          <w:tab w:val="left" w:pos="114"/>
        </w:tabs>
        <w:spacing w:line="190" w:lineRule="exact"/>
        <w:ind w:firstLine="113"/>
        <w:rPr>
          <w:noProof/>
          <w:lang w:val="nl-BE"/>
        </w:rPr>
      </w:pPr>
      <w:r>
        <w:rPr>
          <w:i/>
          <w:iCs/>
          <w:noProof/>
          <w:lang w:val="nl-BE"/>
        </w:rPr>
        <w:t>Schakend Nederland,</w:t>
      </w:r>
      <w:r w:rsidR="000D1A01">
        <w:rPr>
          <w:noProof/>
          <w:lang w:val="nl-BE"/>
        </w:rPr>
        <w:t xml:space="preserve"> 1962</w:t>
      </w:r>
    </w:p>
    <w:p w14:paraId="7FF2036B" w14:textId="77777777" w:rsidR="006F3923" w:rsidRDefault="006F3923" w:rsidP="006F3923">
      <w:pPr>
        <w:rPr>
          <w:rFonts w:cs="Arial"/>
          <w:b/>
          <w:sz w:val="20"/>
          <w:szCs w:val="20"/>
          <w:lang w:val="nl-BE"/>
        </w:rPr>
      </w:pPr>
    </w:p>
    <w:p w14:paraId="027A2A31" w14:textId="77777777" w:rsidR="006F3923" w:rsidRDefault="00990285" w:rsidP="006F3923">
      <w:pPr>
        <w:rPr>
          <w:rFonts w:cs="Arial"/>
          <w:sz w:val="20"/>
          <w:szCs w:val="20"/>
          <w:lang w:val="nl-BE"/>
        </w:rPr>
      </w:pPr>
      <w:r>
        <w:object w:dxaOrig="1440" w:dyaOrig="1440" w14:anchorId="743A2B72">
          <v:shape id="_x0000_s1326" type="#_x0000_t75" style="position:absolute;margin-left:0;margin-top:-.3pt;width:152.35pt;height:152.35pt;z-index:251652096;mso-position-horizontal:center">
            <v:imagedata r:id="rId441" o:title=""/>
            <w10:wrap type="square"/>
          </v:shape>
          <o:OLEObject Type="Embed" ProgID="CorelDRAW.Graphic.12" ShapeID="_x0000_s1326" DrawAspect="Content" ObjectID="_1587467711" r:id="rId442"/>
        </w:object>
      </w:r>
      <w:r w:rsidR="006F3923">
        <w:rPr>
          <w:rFonts w:cs="Arial"/>
          <w:b/>
          <w:lang w:val="nl-BE"/>
        </w:rPr>
        <w:t>+</w:t>
      </w:r>
      <w:r w:rsidR="006F3923">
        <w:rPr>
          <w:rFonts w:cs="Arial"/>
          <w:sz w:val="20"/>
          <w:szCs w:val="20"/>
          <w:lang w:val="nl-BE"/>
        </w:rPr>
        <w:t xml:space="preserve">                              0453.00 h1h3</w:t>
      </w:r>
    </w:p>
    <w:p w14:paraId="23B15944" w14:textId="77777777" w:rsidR="006F3923" w:rsidRDefault="006F3923" w:rsidP="006F3923">
      <w:pPr>
        <w:rPr>
          <w:rFonts w:cs="Arial"/>
          <w:sz w:val="20"/>
          <w:szCs w:val="20"/>
          <w:lang w:val="nl-BE"/>
        </w:rPr>
      </w:pPr>
    </w:p>
    <w:p w14:paraId="65BA59C6" w14:textId="77777777" w:rsidR="006F3923" w:rsidRDefault="006F3923" w:rsidP="006F3923">
      <w:pPr>
        <w:pStyle w:val="03aText"/>
        <w:widowControl/>
        <w:rPr>
          <w:noProof/>
          <w:lang w:val="nl-BE"/>
        </w:rPr>
      </w:pPr>
      <w:r>
        <w:rPr>
          <w:noProof/>
          <w:lang w:val="nl-BE"/>
        </w:rPr>
        <w:t>Materieel staan beide partijen ge</w:t>
      </w:r>
      <w:r>
        <w:rPr>
          <w:noProof/>
          <w:lang w:val="nl-BE"/>
        </w:rPr>
        <w:softHyphen/>
        <w:t>lijk, maar alle witte stukken zijn aangevallen en bovendien staa</w:t>
      </w:r>
      <w:r w:rsidR="00CB3773">
        <w:rPr>
          <w:noProof/>
          <w:lang w:val="nl-BE"/>
        </w:rPr>
        <w:t>t de witte koning in de hoek ge</w:t>
      </w:r>
      <w:r>
        <w:rPr>
          <w:noProof/>
          <w:lang w:val="nl-BE"/>
        </w:rPr>
        <w:t xml:space="preserve">drumd. Wit faalt als hij tracht zijn toren te redden met: </w:t>
      </w:r>
    </w:p>
    <w:p w14:paraId="3912EA21" w14:textId="77777777" w:rsidR="006D11EB" w:rsidRPr="006D11EB" w:rsidRDefault="006F3923" w:rsidP="00586E21">
      <w:pPr>
        <w:pStyle w:val="03aText"/>
        <w:widowControl/>
        <w:numPr>
          <w:ilvl w:val="0"/>
          <w:numId w:val="98"/>
        </w:numPr>
        <w:rPr>
          <w:noProof/>
          <w:lang w:val="en-GB"/>
        </w:rPr>
      </w:pPr>
      <w:r w:rsidRPr="006D11EB">
        <w:rPr>
          <w:noProof/>
          <w:lang w:val="en-GB"/>
        </w:rPr>
        <w:t>1.Txg6? Txf4 2.Le</w:t>
      </w:r>
      <w:r w:rsidR="006D11EB" w:rsidRPr="006D11EB">
        <w:rPr>
          <w:noProof/>
          <w:lang w:val="en-GB"/>
        </w:rPr>
        <w:t xml:space="preserve">6+ </w:t>
      </w:r>
      <w:r w:rsidR="00476122">
        <w:rPr>
          <w:noProof/>
          <w:lang w:val="en-GB"/>
        </w:rPr>
        <w:t xml:space="preserve">Kh4, met </w:t>
      </w:r>
      <w:r w:rsidR="006D11EB" w:rsidRPr="006D11EB">
        <w:rPr>
          <w:noProof/>
          <w:lang w:val="en-GB"/>
        </w:rPr>
        <w:t>remise</w:t>
      </w:r>
      <w:r w:rsidR="00476122">
        <w:rPr>
          <w:noProof/>
          <w:lang w:val="en-GB"/>
        </w:rPr>
        <w:t>.</w:t>
      </w:r>
    </w:p>
    <w:p w14:paraId="25ACCEBA" w14:textId="77777777" w:rsidR="006F3923" w:rsidRDefault="006D11EB" w:rsidP="00586E21">
      <w:pPr>
        <w:pStyle w:val="03aText"/>
        <w:widowControl/>
        <w:numPr>
          <w:ilvl w:val="0"/>
          <w:numId w:val="98"/>
        </w:numPr>
        <w:rPr>
          <w:noProof/>
          <w:lang w:val="nl-BE"/>
        </w:rPr>
      </w:pPr>
      <w:r>
        <w:rPr>
          <w:noProof/>
          <w:lang w:val="nl-BE"/>
        </w:rPr>
        <w:t>1</w:t>
      </w:r>
      <w:r w:rsidR="006F3923">
        <w:rPr>
          <w:noProof/>
          <w:lang w:val="nl-BE"/>
        </w:rPr>
        <w:t>.Tg3+? Kh4 2.Lxd5 Txf4 3.Txg6 is onvoldoende</w:t>
      </w:r>
      <w:r w:rsidR="00476122">
        <w:rPr>
          <w:noProof/>
          <w:lang w:val="nl-BE"/>
        </w:rPr>
        <w:t>, zoals uiteraard</w:t>
      </w:r>
      <w:r w:rsidR="00511CEE">
        <w:rPr>
          <w:noProof/>
          <w:lang w:val="nl-BE"/>
        </w:rPr>
        <w:t xml:space="preserve"> ook:</w:t>
      </w:r>
    </w:p>
    <w:p w14:paraId="71838E22" w14:textId="77777777" w:rsidR="00511CEE" w:rsidRDefault="00511CEE" w:rsidP="00586E21">
      <w:pPr>
        <w:pStyle w:val="03aText"/>
        <w:widowControl/>
        <w:numPr>
          <w:ilvl w:val="0"/>
          <w:numId w:val="98"/>
        </w:numPr>
        <w:rPr>
          <w:noProof/>
          <w:lang w:val="nl-BE"/>
        </w:rPr>
      </w:pPr>
      <w:r>
        <w:rPr>
          <w:noProof/>
          <w:lang w:val="nl-BE"/>
        </w:rPr>
        <w:t>1.Lxd5? Kxg4 2.Lxc4 Kxf4</w:t>
      </w:r>
    </w:p>
    <w:p w14:paraId="5EF0A303" w14:textId="77777777" w:rsidR="00511CEE" w:rsidRDefault="00511CEE" w:rsidP="00511CEE">
      <w:pPr>
        <w:pStyle w:val="03aText"/>
        <w:widowControl/>
        <w:rPr>
          <w:noProof/>
          <w:lang w:val="nl-BE"/>
        </w:rPr>
      </w:pPr>
      <w:r>
        <w:rPr>
          <w:noProof/>
          <w:lang w:val="nl-BE"/>
        </w:rPr>
        <w:t>Maar:</w:t>
      </w:r>
    </w:p>
    <w:p w14:paraId="50AAA340" w14:textId="77777777" w:rsidR="006F3923" w:rsidRDefault="006F3923" w:rsidP="006F3923">
      <w:pPr>
        <w:rPr>
          <w:rFonts w:cs="Arial"/>
          <w:b/>
          <w:sz w:val="20"/>
          <w:szCs w:val="20"/>
          <w:lang w:val="nl-BE"/>
        </w:rPr>
      </w:pPr>
      <w:r>
        <w:rPr>
          <w:rFonts w:cs="Arial"/>
          <w:b/>
          <w:sz w:val="20"/>
          <w:szCs w:val="20"/>
          <w:lang w:val="nl-BE"/>
        </w:rPr>
        <w:tab/>
        <w:t>1.Le6</w:t>
      </w:r>
      <w:r>
        <w:rPr>
          <w:rFonts w:cs="Arial"/>
          <w:b/>
          <w:sz w:val="20"/>
          <w:szCs w:val="20"/>
          <w:lang w:val="nl-BE"/>
        </w:rPr>
        <w:tab/>
      </w:r>
      <w:r>
        <w:rPr>
          <w:rFonts w:cs="Arial"/>
          <w:b/>
          <w:sz w:val="20"/>
          <w:szCs w:val="20"/>
          <w:lang w:val="nl-BE"/>
        </w:rPr>
        <w:tab/>
        <w:t>Le4+</w:t>
      </w:r>
    </w:p>
    <w:p w14:paraId="3D459D13" w14:textId="77777777" w:rsidR="006F3923" w:rsidRDefault="006F3923" w:rsidP="006F3923">
      <w:pPr>
        <w:rPr>
          <w:noProof/>
          <w:sz w:val="20"/>
          <w:szCs w:val="20"/>
          <w:lang w:val="nl-BE"/>
        </w:rPr>
      </w:pPr>
      <w:r>
        <w:rPr>
          <w:noProof/>
          <w:sz w:val="20"/>
          <w:szCs w:val="20"/>
          <w:lang w:val="nl-BE"/>
        </w:rPr>
        <w:t>En niet:</w:t>
      </w:r>
    </w:p>
    <w:p w14:paraId="32A7BF0A" w14:textId="77777777" w:rsidR="006F3923" w:rsidRDefault="00D85CBB" w:rsidP="00586E21">
      <w:pPr>
        <w:numPr>
          <w:ilvl w:val="0"/>
          <w:numId w:val="194"/>
        </w:numPr>
        <w:rPr>
          <w:noProof/>
          <w:sz w:val="20"/>
          <w:szCs w:val="20"/>
          <w:lang w:val="nl-BE"/>
        </w:rPr>
      </w:pPr>
      <w:r>
        <w:rPr>
          <w:noProof/>
          <w:sz w:val="20"/>
          <w:szCs w:val="20"/>
          <w:lang w:val="nl-BE"/>
        </w:rPr>
        <w:t>1...Pxf4</w:t>
      </w:r>
      <w:r w:rsidR="00087AEB">
        <w:rPr>
          <w:noProof/>
          <w:sz w:val="20"/>
          <w:szCs w:val="20"/>
          <w:lang w:val="nl-BE"/>
        </w:rPr>
        <w:t xml:space="preserve">? </w:t>
      </w:r>
      <w:r>
        <w:rPr>
          <w:noProof/>
          <w:sz w:val="20"/>
          <w:szCs w:val="20"/>
          <w:lang w:val="nl-BE"/>
        </w:rPr>
        <w:t xml:space="preserve">2.Txf4+ Kg3 </w:t>
      </w:r>
      <w:r w:rsidR="006F3923">
        <w:rPr>
          <w:noProof/>
          <w:sz w:val="20"/>
          <w:szCs w:val="20"/>
          <w:lang w:val="nl-BE"/>
        </w:rPr>
        <w:t>4.Txc4, noch:</w:t>
      </w:r>
    </w:p>
    <w:p w14:paraId="6858B401" w14:textId="77777777" w:rsidR="006F3923" w:rsidRPr="006D11EB" w:rsidRDefault="006D11EB" w:rsidP="00586E21">
      <w:pPr>
        <w:numPr>
          <w:ilvl w:val="0"/>
          <w:numId w:val="194"/>
        </w:numPr>
        <w:rPr>
          <w:noProof/>
          <w:sz w:val="20"/>
          <w:szCs w:val="20"/>
          <w:lang w:val="nl-BE"/>
        </w:rPr>
      </w:pPr>
      <w:r>
        <w:rPr>
          <w:noProof/>
          <w:sz w:val="20"/>
          <w:szCs w:val="20"/>
          <w:lang w:val="nl-BE"/>
        </w:rPr>
        <w:t>1</w:t>
      </w:r>
      <w:r w:rsidR="006F3923">
        <w:rPr>
          <w:noProof/>
          <w:sz w:val="20"/>
          <w:szCs w:val="20"/>
          <w:lang w:val="nl-BE"/>
        </w:rPr>
        <w:t>...Txf4</w:t>
      </w:r>
      <w:r w:rsidR="00087AEB">
        <w:rPr>
          <w:noProof/>
          <w:sz w:val="20"/>
          <w:szCs w:val="20"/>
          <w:lang w:val="nl-BE"/>
        </w:rPr>
        <w:t>?</w:t>
      </w:r>
      <w:r w:rsidR="006F3923">
        <w:rPr>
          <w:noProof/>
          <w:sz w:val="20"/>
          <w:szCs w:val="20"/>
          <w:lang w:val="nl-BE"/>
        </w:rPr>
        <w:t xml:space="preserve"> 2.Txf4+ Kg3 3.Tg4+</w:t>
      </w:r>
      <w:r w:rsidR="00511CEE">
        <w:rPr>
          <w:noProof/>
          <w:sz w:val="20"/>
          <w:szCs w:val="20"/>
          <w:lang w:val="nl-BE"/>
        </w:rPr>
        <w:t xml:space="preserve"> Kf3 4.Txg6,</w:t>
      </w:r>
      <w:r w:rsidR="006F3923">
        <w:rPr>
          <w:noProof/>
          <w:sz w:val="20"/>
          <w:szCs w:val="20"/>
          <w:lang w:val="nl-BE"/>
        </w:rPr>
        <w:t xml:space="preserve"> met winst. </w:t>
      </w:r>
    </w:p>
    <w:p w14:paraId="2DFE6E3E" w14:textId="77777777" w:rsidR="00511CEE" w:rsidRDefault="006F3923" w:rsidP="006F3923">
      <w:pPr>
        <w:pStyle w:val="03aText"/>
        <w:widowControl/>
        <w:rPr>
          <w:noProof/>
          <w:lang w:val="nl-BE"/>
        </w:rPr>
      </w:pPr>
      <w:r>
        <w:rPr>
          <w:noProof/>
          <w:lang w:val="nl-BE"/>
        </w:rPr>
        <w:tab/>
      </w:r>
    </w:p>
    <w:p w14:paraId="14D81F3C" w14:textId="77777777" w:rsidR="00511CEE" w:rsidRDefault="00511CEE" w:rsidP="006F3923">
      <w:pPr>
        <w:pStyle w:val="03aText"/>
        <w:widowControl/>
        <w:rPr>
          <w:noProof/>
          <w:lang w:val="nl-BE"/>
        </w:rPr>
      </w:pPr>
    </w:p>
    <w:p w14:paraId="42330B0D" w14:textId="77777777" w:rsidR="00511CEE" w:rsidRDefault="00511CEE" w:rsidP="006F3923">
      <w:pPr>
        <w:pStyle w:val="03aText"/>
        <w:widowControl/>
        <w:rPr>
          <w:noProof/>
          <w:lang w:val="nl-BE"/>
        </w:rPr>
      </w:pPr>
    </w:p>
    <w:p w14:paraId="3B3BCBC9" w14:textId="77777777" w:rsidR="00932C05" w:rsidRDefault="00932C05" w:rsidP="006F3923">
      <w:pPr>
        <w:pStyle w:val="03aText"/>
        <w:widowControl/>
        <w:rPr>
          <w:noProof/>
          <w:lang w:val="nl-BE"/>
        </w:rPr>
      </w:pPr>
    </w:p>
    <w:p w14:paraId="0005C49A" w14:textId="77777777" w:rsidR="00511CEE" w:rsidRDefault="00511CEE" w:rsidP="006F3923">
      <w:pPr>
        <w:pStyle w:val="03aText"/>
        <w:widowControl/>
        <w:rPr>
          <w:noProof/>
          <w:lang w:val="nl-BE"/>
        </w:rPr>
      </w:pPr>
    </w:p>
    <w:p w14:paraId="7853EE9B" w14:textId="77777777" w:rsidR="0089227E" w:rsidRDefault="0089227E" w:rsidP="006F3923">
      <w:pPr>
        <w:pStyle w:val="03aText"/>
        <w:widowControl/>
        <w:rPr>
          <w:noProof/>
          <w:lang w:val="nl-BE"/>
        </w:rPr>
      </w:pPr>
    </w:p>
    <w:p w14:paraId="46F5A606" w14:textId="77777777" w:rsidR="006F3923" w:rsidRDefault="006F3923" w:rsidP="00511CEE">
      <w:pPr>
        <w:pStyle w:val="03aText"/>
        <w:widowControl/>
        <w:ind w:firstLine="708"/>
        <w:rPr>
          <w:b/>
          <w:noProof/>
          <w:lang w:val="nl-BE"/>
        </w:rPr>
      </w:pPr>
      <w:r>
        <w:rPr>
          <w:b/>
          <w:lang w:val="nl-BE"/>
        </w:rPr>
        <w:t>2.Tg2+</w:t>
      </w:r>
    </w:p>
    <w:p w14:paraId="58EF033A" w14:textId="77777777" w:rsidR="006F3923" w:rsidRDefault="006F3923" w:rsidP="006F3923">
      <w:pPr>
        <w:pStyle w:val="03aText"/>
        <w:widowControl/>
        <w:rPr>
          <w:noProof/>
          <w:lang w:val="nl-BE"/>
        </w:rPr>
      </w:pPr>
      <w:r>
        <w:rPr>
          <w:noProof/>
          <w:lang w:val="nl-BE"/>
        </w:rPr>
        <w:t>2.Kg1? Pxf4 3.Txf4+ Kg3 4.Tg4+ Kf3 5.Lxc4 Kxg4, remise.</w:t>
      </w:r>
    </w:p>
    <w:p w14:paraId="645BBA1C" w14:textId="77777777" w:rsidR="006F3923" w:rsidRDefault="006F3923" w:rsidP="00511CEE">
      <w:pPr>
        <w:rPr>
          <w:rFonts w:cs="Arial"/>
          <w:b/>
          <w:sz w:val="20"/>
          <w:szCs w:val="20"/>
          <w:lang w:val="nl-BE"/>
        </w:rPr>
      </w:pPr>
      <w:r>
        <w:rPr>
          <w:rFonts w:cs="Arial"/>
          <w:b/>
          <w:sz w:val="20"/>
          <w:szCs w:val="20"/>
          <w:lang w:val="nl-BE"/>
        </w:rPr>
        <w:tab/>
        <w:t xml:space="preserve">2... </w:t>
      </w:r>
      <w:r>
        <w:rPr>
          <w:rFonts w:cs="Arial"/>
          <w:b/>
          <w:sz w:val="20"/>
          <w:szCs w:val="20"/>
          <w:lang w:val="nl-BE"/>
        </w:rPr>
        <w:tab/>
      </w:r>
      <w:r>
        <w:rPr>
          <w:rFonts w:cs="Arial"/>
          <w:b/>
          <w:sz w:val="20"/>
          <w:szCs w:val="20"/>
          <w:lang w:val="nl-BE"/>
        </w:rPr>
        <w:tab/>
        <w:t>Kh4</w:t>
      </w:r>
    </w:p>
    <w:p w14:paraId="2DFFAF8C" w14:textId="77777777" w:rsidR="006F3923" w:rsidRDefault="006F3923" w:rsidP="006F3923">
      <w:pPr>
        <w:rPr>
          <w:rFonts w:cs="Arial"/>
          <w:b/>
          <w:sz w:val="20"/>
          <w:szCs w:val="20"/>
          <w:lang w:val="nl-BE"/>
        </w:rPr>
      </w:pPr>
      <w:r>
        <w:rPr>
          <w:rFonts w:cs="Arial"/>
          <w:b/>
          <w:sz w:val="20"/>
          <w:szCs w:val="20"/>
          <w:lang w:val="nl-BE"/>
        </w:rPr>
        <w:tab/>
        <w:t>3.Lg5+</w:t>
      </w:r>
      <w:r>
        <w:rPr>
          <w:rFonts w:cs="Arial"/>
          <w:b/>
          <w:sz w:val="20"/>
          <w:szCs w:val="20"/>
          <w:lang w:val="nl-BE"/>
        </w:rPr>
        <w:tab/>
      </w:r>
      <w:r>
        <w:rPr>
          <w:rFonts w:cs="Arial"/>
          <w:b/>
          <w:sz w:val="20"/>
          <w:szCs w:val="20"/>
          <w:lang w:val="nl-BE"/>
        </w:rPr>
        <w:tab/>
        <w:t>Kh5</w:t>
      </w:r>
    </w:p>
    <w:p w14:paraId="44FE4C80" w14:textId="77777777" w:rsidR="006F3923" w:rsidRDefault="00E6529D" w:rsidP="00E6529D">
      <w:pPr>
        <w:rPr>
          <w:rFonts w:cs="Arial"/>
          <w:b/>
          <w:sz w:val="20"/>
          <w:szCs w:val="20"/>
          <w:lang w:val="nl-BE"/>
        </w:rPr>
      </w:pPr>
      <w:r>
        <w:rPr>
          <w:rFonts w:cs="Arial"/>
          <w:b/>
          <w:sz w:val="20"/>
          <w:szCs w:val="20"/>
          <w:lang w:val="nl-BE"/>
        </w:rPr>
        <w:tab/>
      </w:r>
      <w:r w:rsidR="006F3923">
        <w:rPr>
          <w:rFonts w:cs="Arial"/>
          <w:b/>
          <w:sz w:val="20"/>
          <w:szCs w:val="20"/>
          <w:lang w:val="nl-BE"/>
        </w:rPr>
        <w:t>4.Lf7+</w:t>
      </w:r>
      <w:r w:rsidR="006F3923">
        <w:rPr>
          <w:rFonts w:cs="Arial"/>
          <w:b/>
          <w:sz w:val="20"/>
          <w:szCs w:val="20"/>
          <w:lang w:val="nl-BE"/>
        </w:rPr>
        <w:tab/>
      </w:r>
      <w:r w:rsidR="006F3923">
        <w:rPr>
          <w:rFonts w:cs="Arial"/>
          <w:b/>
          <w:sz w:val="20"/>
          <w:szCs w:val="20"/>
          <w:lang w:val="nl-BE"/>
        </w:rPr>
        <w:tab/>
        <w:t>Lg6</w:t>
      </w:r>
    </w:p>
    <w:p w14:paraId="6AC99EA4" w14:textId="77777777" w:rsidR="006F3923" w:rsidRDefault="006F3923" w:rsidP="006F3923">
      <w:pPr>
        <w:rPr>
          <w:rFonts w:cs="Arial"/>
          <w:b/>
          <w:sz w:val="20"/>
          <w:szCs w:val="20"/>
          <w:lang w:val="nl-BE"/>
        </w:rPr>
      </w:pPr>
      <w:r>
        <w:rPr>
          <w:rFonts w:cs="Arial"/>
          <w:b/>
          <w:sz w:val="20"/>
          <w:szCs w:val="20"/>
          <w:lang w:val="nl-BE"/>
        </w:rPr>
        <w:tab/>
        <w:t>5.Lxd5</w:t>
      </w:r>
      <w:r w:rsidR="00DA17B9">
        <w:rPr>
          <w:rFonts w:cs="Arial"/>
          <w:b/>
          <w:sz w:val="20"/>
          <w:szCs w:val="20"/>
          <w:lang w:val="nl-BE"/>
        </w:rPr>
        <w:t xml:space="preserve"> </w:t>
      </w:r>
    </w:p>
    <w:p w14:paraId="53D7F91B" w14:textId="77777777" w:rsidR="00DA17B9" w:rsidRDefault="006F3923" w:rsidP="006F3923">
      <w:pPr>
        <w:pStyle w:val="03aText"/>
        <w:widowControl/>
        <w:rPr>
          <w:noProof/>
          <w:lang w:val="nl-BE"/>
        </w:rPr>
      </w:pPr>
      <w:r>
        <w:rPr>
          <w:noProof/>
          <w:lang w:val="nl-BE"/>
        </w:rPr>
        <w:t>Er dreigt nu mat, en</w:t>
      </w:r>
      <w:r w:rsidR="006D11EB">
        <w:rPr>
          <w:noProof/>
          <w:lang w:val="nl-BE"/>
        </w:rPr>
        <w:t xml:space="preserve"> na</w:t>
      </w:r>
      <w:r>
        <w:rPr>
          <w:noProof/>
          <w:lang w:val="nl-BE"/>
        </w:rPr>
        <w:t xml:space="preserve"> 5...Tc3? wordt de zwarte toren</w:t>
      </w:r>
      <w:r w:rsidR="006D11EB">
        <w:rPr>
          <w:noProof/>
          <w:lang w:val="nl-BE"/>
        </w:rPr>
        <w:t xml:space="preserve"> bijvoorbeeld </w:t>
      </w:r>
      <w:r>
        <w:rPr>
          <w:i/>
          <w:iCs/>
          <w:noProof/>
          <w:lang w:val="nl-BE"/>
        </w:rPr>
        <w:t>austempiert</w:t>
      </w:r>
      <w:r w:rsidR="006D11EB">
        <w:rPr>
          <w:noProof/>
          <w:lang w:val="nl-BE"/>
        </w:rPr>
        <w:t xml:space="preserve"> met </w:t>
      </w:r>
      <w:r w:rsidR="00DA17B9">
        <w:rPr>
          <w:noProof/>
          <w:lang w:val="nl-BE"/>
        </w:rPr>
        <w:t xml:space="preserve">6.Ld2 Td3 7.Lc4 Th3+ 8.Kg1 Le4 9.Lf7+ Lg6 10.Lxg6+ Kh4 11.Lg5+ en mat. </w:t>
      </w:r>
    </w:p>
    <w:p w14:paraId="1F7C60A5" w14:textId="77777777" w:rsidR="00DA17B9" w:rsidRDefault="00DA17B9" w:rsidP="006F3923">
      <w:pPr>
        <w:pStyle w:val="03aText"/>
        <w:widowControl/>
        <w:rPr>
          <w:noProof/>
          <w:lang w:val="nl-BE"/>
        </w:rPr>
      </w:pPr>
    </w:p>
    <w:p w14:paraId="019459A2" w14:textId="77777777" w:rsidR="006F3923" w:rsidRDefault="00DA17B9" w:rsidP="006F3923">
      <w:pPr>
        <w:pStyle w:val="03aText"/>
        <w:widowControl/>
        <w:rPr>
          <w:noProof/>
          <w:lang w:val="nl-BE"/>
        </w:rPr>
      </w:pPr>
      <w:r>
        <w:rPr>
          <w:noProof/>
          <w:lang w:val="nl-BE"/>
        </w:rPr>
        <w:t>Een andere poging is de aanval op de toren:</w:t>
      </w:r>
    </w:p>
    <w:p w14:paraId="333F5E77" w14:textId="77777777" w:rsidR="006F3923" w:rsidRDefault="006F3923" w:rsidP="006F3923">
      <w:pPr>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Tg4</w:t>
      </w:r>
      <w:r>
        <w:rPr>
          <w:rFonts w:cs="Arial"/>
          <w:b/>
          <w:sz w:val="20"/>
          <w:szCs w:val="20"/>
          <w:lang w:val="nl-BE"/>
        </w:rPr>
        <w:tab/>
        <w:t>6.Lf3</w:t>
      </w:r>
      <w:r>
        <w:rPr>
          <w:rFonts w:cs="Arial"/>
          <w:b/>
          <w:sz w:val="20"/>
          <w:szCs w:val="20"/>
          <w:lang w:val="nl-BE"/>
        </w:rPr>
        <w:tab/>
      </w:r>
      <w:r>
        <w:rPr>
          <w:rFonts w:cs="Arial"/>
          <w:b/>
          <w:sz w:val="20"/>
          <w:szCs w:val="20"/>
          <w:lang w:val="nl-BE"/>
        </w:rPr>
        <w:tab/>
        <w:t>Le4</w:t>
      </w:r>
    </w:p>
    <w:p w14:paraId="2117C111" w14:textId="77777777" w:rsidR="006F3923" w:rsidRDefault="006F3923" w:rsidP="006F3923">
      <w:pPr>
        <w:rPr>
          <w:rFonts w:cs="Arial"/>
          <w:b/>
          <w:sz w:val="20"/>
          <w:szCs w:val="20"/>
          <w:lang w:val="nl-BE"/>
        </w:rPr>
      </w:pPr>
      <w:r>
        <w:rPr>
          <w:rFonts w:cs="Arial"/>
          <w:b/>
          <w:sz w:val="20"/>
          <w:szCs w:val="20"/>
          <w:lang w:val="nl-BE"/>
        </w:rPr>
        <w:tab/>
        <w:t>7.Lxg4+</w:t>
      </w:r>
    </w:p>
    <w:p w14:paraId="2756733F" w14:textId="77777777" w:rsidR="006F3923" w:rsidRDefault="006F3923" w:rsidP="006F3923">
      <w:pPr>
        <w:pStyle w:val="03aText"/>
        <w:widowControl/>
        <w:rPr>
          <w:noProof/>
          <w:lang w:val="nl-BE"/>
        </w:rPr>
      </w:pPr>
      <w:r>
        <w:rPr>
          <w:noProof/>
          <w:lang w:val="nl-BE"/>
        </w:rPr>
        <w:t>En niet 7.Lxe4? wegens 7...Txg2 8.K(L)xg2 Kxg5.</w:t>
      </w:r>
    </w:p>
    <w:p w14:paraId="3A8FED59" w14:textId="77777777" w:rsidR="006F3923" w:rsidRDefault="006F3923" w:rsidP="006F3923">
      <w:pPr>
        <w:rPr>
          <w:rFonts w:cs="Arial"/>
          <w:b/>
          <w:sz w:val="20"/>
          <w:szCs w:val="20"/>
          <w:lang w:val="nl-BE"/>
        </w:rPr>
      </w:pPr>
      <w:r>
        <w:rPr>
          <w:noProof/>
          <w:sz w:val="20"/>
          <w:szCs w:val="20"/>
          <w:lang w:val="nl-BE"/>
        </w:rPr>
        <w:tab/>
      </w:r>
      <w:r>
        <w:rPr>
          <w:rFonts w:cs="Arial"/>
          <w:b/>
          <w:noProof/>
          <w:sz w:val="20"/>
          <w:szCs w:val="20"/>
          <w:lang w:val="nl-BE"/>
        </w:rPr>
        <w:t>7</w:t>
      </w:r>
      <w:r>
        <w:rPr>
          <w:rFonts w:cs="Arial"/>
          <w:b/>
          <w:sz w:val="20"/>
          <w:szCs w:val="20"/>
          <w:lang w:val="nl-BE"/>
        </w:rPr>
        <w:t>...</w:t>
      </w:r>
      <w:r>
        <w:rPr>
          <w:rFonts w:cs="Arial"/>
          <w:b/>
          <w:sz w:val="20"/>
          <w:szCs w:val="20"/>
          <w:lang w:val="nl-BE"/>
        </w:rPr>
        <w:tab/>
      </w:r>
      <w:r>
        <w:rPr>
          <w:rFonts w:cs="Arial"/>
          <w:b/>
          <w:sz w:val="20"/>
          <w:szCs w:val="20"/>
          <w:lang w:val="nl-BE"/>
        </w:rPr>
        <w:tab/>
        <w:t>Kxg5</w:t>
      </w:r>
    </w:p>
    <w:p w14:paraId="3E914D08" w14:textId="77777777" w:rsidR="006F3923" w:rsidRDefault="006F3923" w:rsidP="006F3923">
      <w:pPr>
        <w:rPr>
          <w:rFonts w:cs="Arial"/>
          <w:b/>
          <w:sz w:val="20"/>
          <w:szCs w:val="20"/>
          <w:lang w:val="nl-BE"/>
        </w:rPr>
      </w:pPr>
      <w:r>
        <w:rPr>
          <w:rFonts w:cs="Arial"/>
          <w:b/>
          <w:sz w:val="20"/>
          <w:szCs w:val="20"/>
          <w:lang w:val="nl-BE"/>
        </w:rPr>
        <w:tab/>
        <w:t>8.Lf3+</w:t>
      </w:r>
      <w:r>
        <w:rPr>
          <w:rFonts w:cs="Arial"/>
          <w:b/>
          <w:sz w:val="20"/>
          <w:szCs w:val="20"/>
          <w:lang w:val="nl-BE"/>
        </w:rPr>
        <w:tab/>
      </w:r>
      <w:r>
        <w:rPr>
          <w:rFonts w:cs="Arial"/>
          <w:b/>
          <w:sz w:val="20"/>
          <w:szCs w:val="20"/>
          <w:lang w:val="nl-BE"/>
        </w:rPr>
        <w:tab/>
        <w:t>Kf4</w:t>
      </w:r>
    </w:p>
    <w:p w14:paraId="6744F808" w14:textId="77777777" w:rsidR="006F3923" w:rsidRDefault="006F3923" w:rsidP="006F3923">
      <w:pPr>
        <w:rPr>
          <w:rFonts w:cs="Arial"/>
          <w:b/>
          <w:sz w:val="20"/>
          <w:szCs w:val="20"/>
          <w:lang w:val="nl-BE"/>
        </w:rPr>
      </w:pPr>
      <w:r>
        <w:rPr>
          <w:rFonts w:cs="Arial"/>
          <w:b/>
          <w:sz w:val="20"/>
          <w:szCs w:val="20"/>
          <w:lang w:val="nl-BE"/>
        </w:rPr>
        <w:tab/>
        <w:t>9.Lxe4</w:t>
      </w:r>
      <w:r>
        <w:rPr>
          <w:rFonts w:cs="Arial"/>
          <w:b/>
          <w:sz w:val="20"/>
          <w:szCs w:val="20"/>
          <w:lang w:val="nl-BE"/>
        </w:rPr>
        <w:tab/>
      </w:r>
      <w:r>
        <w:rPr>
          <w:rFonts w:cs="Arial"/>
          <w:b/>
          <w:sz w:val="20"/>
          <w:szCs w:val="20"/>
          <w:lang w:val="nl-BE"/>
        </w:rPr>
        <w:tab/>
        <w:t>Kxe4</w:t>
      </w:r>
    </w:p>
    <w:p w14:paraId="5BEC39B9" w14:textId="77777777" w:rsidR="006F3923" w:rsidRDefault="006F3923" w:rsidP="006F3923">
      <w:pPr>
        <w:pStyle w:val="03aText"/>
        <w:widowControl/>
        <w:rPr>
          <w:noProof/>
          <w:lang w:val="nl-BE"/>
        </w:rPr>
      </w:pPr>
      <w:r>
        <w:rPr>
          <w:noProof/>
          <w:lang w:val="nl-BE"/>
        </w:rPr>
        <w:t>En wit wint met de toren op een blank geveegd bord.</w:t>
      </w:r>
    </w:p>
    <w:p w14:paraId="106F60DA" w14:textId="77777777" w:rsidR="006F3923" w:rsidRDefault="006F3923" w:rsidP="006F3923">
      <w:pPr>
        <w:pStyle w:val="02bSource"/>
        <w:widowControl/>
        <w:tabs>
          <w:tab w:val="left" w:pos="114"/>
        </w:tabs>
        <w:spacing w:line="190" w:lineRule="exact"/>
        <w:ind w:firstLine="113"/>
        <w:rPr>
          <w:iCs/>
          <w:noProof/>
          <w:lang w:val="nl-BE"/>
        </w:rPr>
      </w:pPr>
      <w:r>
        <w:rPr>
          <w:noProof/>
          <w:lang w:val="nl-BE"/>
        </w:rPr>
        <w:br w:type="page"/>
      </w:r>
      <w:r>
        <w:rPr>
          <w:b/>
          <w:noProof/>
          <w:lang w:val="nl-BE"/>
        </w:rPr>
        <w:lastRenderedPageBreak/>
        <w:t>-</w:t>
      </w:r>
      <w:r>
        <w:rPr>
          <w:noProof/>
          <w:lang w:val="nl-BE"/>
        </w:rPr>
        <w:t xml:space="preserve"> </w:t>
      </w:r>
      <w:r w:rsidR="00004A2F">
        <w:rPr>
          <w:b/>
          <w:iCs/>
          <w:noProof/>
          <w:lang w:val="nl-BE"/>
        </w:rPr>
        <w:t>22</w:t>
      </w:r>
      <w:r w:rsidR="006D16AB">
        <w:rPr>
          <w:b/>
          <w:iCs/>
          <w:noProof/>
          <w:lang w:val="nl-BE"/>
        </w:rPr>
        <w:t>2</w:t>
      </w:r>
      <w:r>
        <w:rPr>
          <w:b/>
          <w:iCs/>
          <w:noProof/>
          <w:lang w:val="nl-BE"/>
        </w:rPr>
        <w:t xml:space="preserve"> -</w:t>
      </w:r>
    </w:p>
    <w:p w14:paraId="1BE33B3A" w14:textId="77777777" w:rsidR="006F3923" w:rsidRDefault="006F3923" w:rsidP="006F3923">
      <w:pPr>
        <w:pStyle w:val="02bSource"/>
        <w:widowControl/>
        <w:tabs>
          <w:tab w:val="left" w:pos="114"/>
        </w:tabs>
        <w:spacing w:line="190" w:lineRule="exact"/>
        <w:ind w:firstLine="113"/>
        <w:rPr>
          <w:i/>
          <w:iCs/>
          <w:noProof/>
          <w:lang w:val="nl-BE"/>
        </w:rPr>
      </w:pPr>
    </w:p>
    <w:p w14:paraId="7763E41A" w14:textId="77777777" w:rsidR="006F3923" w:rsidRDefault="006F3923" w:rsidP="006F3923">
      <w:pPr>
        <w:pStyle w:val="02bSource"/>
        <w:widowControl/>
        <w:tabs>
          <w:tab w:val="left" w:pos="114"/>
        </w:tabs>
        <w:spacing w:line="190" w:lineRule="exact"/>
        <w:ind w:firstLine="113"/>
        <w:rPr>
          <w:noProof/>
          <w:lang w:val="nl-BE"/>
        </w:rPr>
      </w:pPr>
      <w:r>
        <w:rPr>
          <w:i/>
          <w:iCs/>
          <w:noProof/>
          <w:lang w:val="nl-BE"/>
        </w:rPr>
        <w:t xml:space="preserve">Halberstadt Memorial, </w:t>
      </w:r>
      <w:r>
        <w:rPr>
          <w:noProof/>
          <w:lang w:val="nl-BE"/>
        </w:rPr>
        <w:t>1970</w:t>
      </w:r>
    </w:p>
    <w:p w14:paraId="4E32B6F3" w14:textId="77777777" w:rsidR="006F3923" w:rsidRDefault="006F3923" w:rsidP="006F3923">
      <w:pPr>
        <w:pStyle w:val="02bSource"/>
        <w:widowControl/>
        <w:tabs>
          <w:tab w:val="left" w:pos="114"/>
        </w:tabs>
        <w:spacing w:line="190" w:lineRule="exact"/>
        <w:rPr>
          <w:noProof/>
          <w:lang w:val="nl-BE"/>
        </w:rPr>
      </w:pPr>
      <w:r>
        <w:rPr>
          <w:noProof/>
          <w:lang w:val="nl-BE"/>
        </w:rPr>
        <w:t>3de Prijs</w:t>
      </w:r>
    </w:p>
    <w:p w14:paraId="0AA16BB6" w14:textId="77777777" w:rsidR="006F3923" w:rsidRDefault="006F3923" w:rsidP="006F3923">
      <w:pPr>
        <w:pStyle w:val="02bSource"/>
        <w:widowControl/>
        <w:tabs>
          <w:tab w:val="left" w:pos="114"/>
        </w:tabs>
        <w:spacing w:line="190" w:lineRule="exact"/>
        <w:rPr>
          <w:lang w:val="nl-BE"/>
        </w:rPr>
      </w:pPr>
    </w:p>
    <w:p w14:paraId="6DADDA04" w14:textId="77777777" w:rsidR="006F3923" w:rsidRDefault="00990285" w:rsidP="006F3923">
      <w:pPr>
        <w:pStyle w:val="02bSource"/>
        <w:widowControl/>
        <w:tabs>
          <w:tab w:val="left" w:pos="114"/>
        </w:tabs>
        <w:rPr>
          <w:noProof/>
          <w:lang w:val="nl-BE"/>
        </w:rPr>
      </w:pPr>
      <w:r>
        <w:object w:dxaOrig="1440" w:dyaOrig="1440" w14:anchorId="76A1B789">
          <v:shape id="_x0000_s1327" type="#_x0000_t75" style="position:absolute;left:0;text-align:left;margin-left:0;margin-top:.3pt;width:152.35pt;height:152.35pt;z-index:251653120;mso-position-horizontal:center">
            <v:imagedata r:id="rId443" o:title=""/>
            <w10:wrap type="square"/>
          </v:shape>
          <o:OLEObject Type="Embed" ProgID="CorelDRAW.Graphic.12" ShapeID="_x0000_s1327" DrawAspect="Content" ObjectID="_1587467712" r:id="rId444"/>
        </w:object>
      </w:r>
    </w:p>
    <w:p w14:paraId="4191AE6F" w14:textId="77777777" w:rsidR="006F3923" w:rsidRDefault="006F3923" w:rsidP="006F3923">
      <w:pPr>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0310.31 g1f7</w:t>
      </w:r>
    </w:p>
    <w:p w14:paraId="0CDDB038" w14:textId="77777777" w:rsidR="006F3923" w:rsidRDefault="006F3923" w:rsidP="006F3923">
      <w:pPr>
        <w:rPr>
          <w:rFonts w:cs="Arial"/>
          <w:sz w:val="20"/>
          <w:szCs w:val="20"/>
          <w:lang w:val="nl-BE"/>
        </w:rPr>
      </w:pPr>
    </w:p>
    <w:p w14:paraId="2FBE0A4B" w14:textId="77777777" w:rsidR="006F3923" w:rsidRDefault="006F3923" w:rsidP="006F3923">
      <w:pPr>
        <w:pStyle w:val="03aText"/>
        <w:widowControl/>
        <w:rPr>
          <w:noProof/>
          <w:lang w:val="nl-BE"/>
        </w:rPr>
      </w:pPr>
      <w:r>
        <w:rPr>
          <w:noProof/>
          <w:lang w:val="nl-BE"/>
        </w:rPr>
        <w:t>De aangevallen loper trachten te redden door schaak</w:t>
      </w:r>
      <w:r w:rsidR="00663DE4">
        <w:rPr>
          <w:noProof/>
          <w:lang w:val="nl-BE"/>
        </w:rPr>
        <w:t xml:space="preserve"> te geven</w:t>
      </w:r>
      <w:r>
        <w:rPr>
          <w:noProof/>
          <w:lang w:val="nl-BE"/>
        </w:rPr>
        <w:t xml:space="preserve"> mislukt: 1.Ld5+? Kf6 2.b6 Ta4 3.b7 </w:t>
      </w:r>
      <w:r>
        <w:rPr>
          <w:i/>
          <w:iCs/>
          <w:noProof/>
          <w:lang w:val="nl-BE"/>
        </w:rPr>
        <w:t>(of 3.a3 Txa3 4.b7 Ta1+ 5.K~ Tb1 6.Le4 Tb4 en de zwarte koning komt na</w:t>
      </w:r>
      <w:r>
        <w:rPr>
          <w:i/>
          <w:iCs/>
          <w:noProof/>
          <w:lang w:val="nl-BE"/>
        </w:rPr>
        <w:softHyphen/>
        <w:t xml:space="preserve">derbij) </w:t>
      </w:r>
      <w:r>
        <w:rPr>
          <w:noProof/>
          <w:lang w:val="nl-BE"/>
        </w:rPr>
        <w:t>3...Tb4 4.a4 Ke5 5.a5 Kxd5 6.a6 Kc6 7.a7 Kxb7 en er is geen winst. Ook niet na 5.Lg2 Kxd6 6.a5 Kc7 7.a6 Kb8. Dus:</w:t>
      </w:r>
    </w:p>
    <w:p w14:paraId="289DB0B2" w14:textId="77777777" w:rsidR="006F3923" w:rsidRDefault="006F3923" w:rsidP="006F3923">
      <w:pPr>
        <w:rPr>
          <w:rFonts w:cs="Arial"/>
          <w:b/>
          <w:sz w:val="20"/>
          <w:szCs w:val="20"/>
          <w:lang w:val="nl-BE"/>
        </w:rPr>
      </w:pPr>
      <w:r>
        <w:rPr>
          <w:rFonts w:cs="Arial"/>
          <w:b/>
          <w:sz w:val="20"/>
          <w:szCs w:val="20"/>
          <w:lang w:val="nl-BE"/>
        </w:rPr>
        <w:tab/>
        <w:t>1.b6</w:t>
      </w:r>
      <w:r>
        <w:rPr>
          <w:rFonts w:cs="Arial"/>
          <w:b/>
          <w:sz w:val="20"/>
          <w:szCs w:val="20"/>
          <w:lang w:val="nl-BE"/>
        </w:rPr>
        <w:tab/>
      </w:r>
      <w:r>
        <w:rPr>
          <w:rFonts w:cs="Arial"/>
          <w:b/>
          <w:sz w:val="20"/>
          <w:szCs w:val="20"/>
          <w:lang w:val="nl-BE"/>
        </w:rPr>
        <w:tab/>
        <w:t>Ta6</w:t>
      </w:r>
    </w:p>
    <w:p w14:paraId="44906126" w14:textId="77777777" w:rsidR="006F3923" w:rsidRDefault="006F3923" w:rsidP="006F3923">
      <w:pPr>
        <w:rPr>
          <w:rFonts w:cs="Arial"/>
          <w:b/>
          <w:sz w:val="20"/>
          <w:szCs w:val="20"/>
          <w:lang w:val="nl-BE"/>
        </w:rPr>
      </w:pPr>
      <w:r>
        <w:rPr>
          <w:rFonts w:cs="Arial"/>
          <w:b/>
          <w:sz w:val="20"/>
          <w:szCs w:val="20"/>
          <w:lang w:val="nl-BE"/>
        </w:rPr>
        <w:tab/>
        <w:t>2.b7</w:t>
      </w:r>
      <w:r>
        <w:rPr>
          <w:rFonts w:cs="Arial"/>
          <w:b/>
          <w:sz w:val="20"/>
          <w:szCs w:val="20"/>
          <w:lang w:val="nl-BE"/>
        </w:rPr>
        <w:tab/>
      </w:r>
      <w:r>
        <w:rPr>
          <w:rFonts w:cs="Arial"/>
          <w:b/>
          <w:sz w:val="20"/>
          <w:szCs w:val="20"/>
          <w:lang w:val="nl-BE"/>
        </w:rPr>
        <w:tab/>
        <w:t>Tb6</w:t>
      </w:r>
    </w:p>
    <w:p w14:paraId="71EBC964" w14:textId="77777777" w:rsidR="006F3923" w:rsidRDefault="006F3923" w:rsidP="006F3923">
      <w:pPr>
        <w:rPr>
          <w:rFonts w:cs="Arial"/>
          <w:b/>
          <w:sz w:val="20"/>
          <w:szCs w:val="20"/>
          <w:lang w:val="nl-BE"/>
        </w:rPr>
      </w:pPr>
      <w:r>
        <w:rPr>
          <w:rFonts w:cs="Arial"/>
          <w:b/>
          <w:sz w:val="20"/>
          <w:szCs w:val="20"/>
          <w:lang w:val="nl-BE"/>
        </w:rPr>
        <w:tab/>
        <w:t>3.Le4</w:t>
      </w:r>
    </w:p>
    <w:p w14:paraId="7D99F251" w14:textId="77777777" w:rsidR="006F3923" w:rsidRDefault="006F3923" w:rsidP="006F3923">
      <w:pPr>
        <w:pStyle w:val="03aText"/>
        <w:widowControl/>
        <w:rPr>
          <w:noProof/>
          <w:lang w:val="nl-BE"/>
        </w:rPr>
      </w:pPr>
      <w:r>
        <w:rPr>
          <w:noProof/>
          <w:lang w:val="nl-BE"/>
        </w:rPr>
        <w:t xml:space="preserve">Dekt veld b1. En niet goed is 3.Ld5+? </w:t>
      </w:r>
      <w:r>
        <w:rPr>
          <w:noProof/>
          <w:lang w:val="en-GB"/>
        </w:rPr>
        <w:t>Kf6 4.a4 Ke5 5.a5 Tb1</w:t>
      </w:r>
      <w:r w:rsidR="00A1131E">
        <w:rPr>
          <w:noProof/>
          <w:lang w:val="en-GB"/>
        </w:rPr>
        <w:t>+</w:t>
      </w:r>
      <w:r>
        <w:rPr>
          <w:noProof/>
          <w:lang w:val="en-GB"/>
        </w:rPr>
        <w:t xml:space="preserve"> 6.Kf2 Kxd5 7.a6 Kc6 8.Ke2 Txb7 9.axb7 Kxb7. </w:t>
      </w:r>
      <w:r>
        <w:rPr>
          <w:noProof/>
          <w:lang w:val="nl-BE"/>
        </w:rPr>
        <w:t xml:space="preserve">Ook de d-pion valt. </w:t>
      </w:r>
    </w:p>
    <w:p w14:paraId="15F20A56" w14:textId="77777777" w:rsidR="006F3923" w:rsidRDefault="006F3923" w:rsidP="006F3923">
      <w:pPr>
        <w:pStyle w:val="03aText"/>
        <w:widowControl/>
        <w:rPr>
          <w:noProof/>
          <w:lang w:val="nl-BE"/>
        </w:rPr>
      </w:pPr>
      <w:r>
        <w:rPr>
          <w:b/>
          <w:lang w:val="nl-BE"/>
        </w:rPr>
        <w:t xml:space="preserve">             3...</w:t>
      </w:r>
      <w:r>
        <w:rPr>
          <w:lang w:val="nl-BE"/>
        </w:rPr>
        <w:tab/>
      </w:r>
      <w:r>
        <w:rPr>
          <w:lang w:val="nl-BE"/>
        </w:rPr>
        <w:tab/>
      </w:r>
      <w:r>
        <w:rPr>
          <w:b/>
          <w:lang w:val="nl-BE"/>
        </w:rPr>
        <w:t>Ke6</w:t>
      </w:r>
    </w:p>
    <w:p w14:paraId="018330EE" w14:textId="77777777" w:rsidR="006F3923" w:rsidRDefault="006F3923" w:rsidP="006F3923">
      <w:pPr>
        <w:rPr>
          <w:rFonts w:cs="Arial"/>
          <w:b/>
          <w:sz w:val="20"/>
          <w:szCs w:val="20"/>
          <w:lang w:val="nl-BE"/>
        </w:rPr>
      </w:pPr>
      <w:r>
        <w:rPr>
          <w:rFonts w:cs="Arial"/>
          <w:b/>
          <w:sz w:val="20"/>
          <w:szCs w:val="20"/>
          <w:lang w:val="nl-BE"/>
        </w:rPr>
        <w:t xml:space="preserve">             4.a4</w:t>
      </w:r>
      <w:r>
        <w:rPr>
          <w:rFonts w:cs="Arial"/>
          <w:b/>
          <w:sz w:val="20"/>
          <w:szCs w:val="20"/>
          <w:lang w:val="nl-BE"/>
        </w:rPr>
        <w:tab/>
      </w:r>
      <w:r>
        <w:rPr>
          <w:rFonts w:cs="Arial"/>
          <w:b/>
          <w:sz w:val="20"/>
          <w:szCs w:val="20"/>
          <w:lang w:val="nl-BE"/>
        </w:rPr>
        <w:tab/>
        <w:t>Kxd6</w:t>
      </w:r>
    </w:p>
    <w:p w14:paraId="20F8C9F8" w14:textId="77777777" w:rsidR="006F3923" w:rsidRDefault="006F3923" w:rsidP="006F3923">
      <w:pPr>
        <w:rPr>
          <w:rFonts w:cs="Arial"/>
          <w:b/>
          <w:sz w:val="20"/>
          <w:szCs w:val="20"/>
          <w:lang w:val="nl-BE"/>
        </w:rPr>
      </w:pPr>
      <w:r>
        <w:rPr>
          <w:rFonts w:cs="Arial"/>
          <w:b/>
          <w:sz w:val="20"/>
          <w:szCs w:val="20"/>
          <w:lang w:val="nl-BE"/>
        </w:rPr>
        <w:t xml:space="preserve">             5.a5</w:t>
      </w:r>
      <w:r>
        <w:rPr>
          <w:rFonts w:cs="Arial"/>
          <w:b/>
          <w:sz w:val="20"/>
          <w:szCs w:val="20"/>
          <w:lang w:val="nl-BE"/>
        </w:rPr>
        <w:tab/>
      </w:r>
      <w:r>
        <w:rPr>
          <w:rFonts w:cs="Arial"/>
          <w:b/>
          <w:sz w:val="20"/>
          <w:szCs w:val="20"/>
          <w:lang w:val="nl-BE"/>
        </w:rPr>
        <w:tab/>
        <w:t>Kc7</w:t>
      </w:r>
    </w:p>
    <w:p w14:paraId="0368E8B8" w14:textId="77777777" w:rsidR="006F3923" w:rsidRDefault="006F3923" w:rsidP="006F3923">
      <w:pPr>
        <w:pStyle w:val="03aText"/>
        <w:widowControl/>
        <w:rPr>
          <w:noProof/>
          <w:lang w:val="nl-BE"/>
        </w:rPr>
      </w:pPr>
    </w:p>
    <w:p w14:paraId="6AB48D9B" w14:textId="77777777" w:rsidR="00A05A7D" w:rsidRDefault="00A05A7D" w:rsidP="006F3923">
      <w:pPr>
        <w:pStyle w:val="03aText"/>
        <w:widowControl/>
        <w:rPr>
          <w:noProof/>
          <w:lang w:val="nl-BE"/>
        </w:rPr>
      </w:pPr>
    </w:p>
    <w:p w14:paraId="2BA962B1" w14:textId="77777777" w:rsidR="00932C05" w:rsidRDefault="00932C05" w:rsidP="006F3923">
      <w:pPr>
        <w:pStyle w:val="03aText"/>
        <w:widowControl/>
        <w:rPr>
          <w:noProof/>
          <w:lang w:val="nl-BE"/>
        </w:rPr>
      </w:pPr>
    </w:p>
    <w:p w14:paraId="1C3BE756" w14:textId="77777777" w:rsidR="005437D2" w:rsidRDefault="005437D2" w:rsidP="006F3923">
      <w:pPr>
        <w:pStyle w:val="03aText"/>
        <w:widowControl/>
        <w:rPr>
          <w:noProof/>
          <w:lang w:val="nl-BE"/>
        </w:rPr>
      </w:pPr>
    </w:p>
    <w:p w14:paraId="41268936" w14:textId="77777777" w:rsidR="006F3923" w:rsidRDefault="006F3923" w:rsidP="006F3923">
      <w:pPr>
        <w:pStyle w:val="03aText"/>
        <w:widowControl/>
        <w:rPr>
          <w:noProof/>
          <w:lang w:val="nl-BE"/>
        </w:rPr>
      </w:pPr>
    </w:p>
    <w:p w14:paraId="7E6AB494" w14:textId="77777777" w:rsidR="004862ED" w:rsidRDefault="004862ED" w:rsidP="006F3923">
      <w:pPr>
        <w:pStyle w:val="03aText"/>
        <w:widowControl/>
        <w:rPr>
          <w:noProof/>
          <w:lang w:val="nl-BE"/>
        </w:rPr>
      </w:pPr>
    </w:p>
    <w:p w14:paraId="5E9E9B68" w14:textId="77777777" w:rsidR="00A11C65" w:rsidRDefault="00663DE4" w:rsidP="00663DE4">
      <w:pPr>
        <w:pStyle w:val="03aText"/>
        <w:widowControl/>
        <w:rPr>
          <w:noProof/>
          <w:lang w:val="nl-BE"/>
        </w:rPr>
      </w:pPr>
      <w:r>
        <w:rPr>
          <w:noProof/>
          <w:lang w:val="nl-BE"/>
        </w:rPr>
        <w:t>Na 5…Tb1+</w:t>
      </w:r>
      <w:r w:rsidR="00946AFF">
        <w:rPr>
          <w:noProof/>
          <w:lang w:val="nl-BE"/>
        </w:rPr>
        <w:t>?</w:t>
      </w:r>
      <w:r>
        <w:rPr>
          <w:noProof/>
          <w:lang w:val="nl-BE"/>
        </w:rPr>
        <w:t xml:space="preserve"> 6.Lxb1 Kc7 7.a6 Kb8 komt de witte koning hulp bie</w:t>
      </w:r>
      <w:r w:rsidR="00DB1708">
        <w:rPr>
          <w:noProof/>
          <w:lang w:val="nl-BE"/>
        </w:rPr>
        <w:t>den.</w:t>
      </w:r>
      <w:r>
        <w:rPr>
          <w:noProof/>
          <w:lang w:val="nl-BE"/>
        </w:rPr>
        <w:t xml:space="preserve"> </w:t>
      </w:r>
    </w:p>
    <w:p w14:paraId="05BCD88D" w14:textId="77777777" w:rsidR="00A11C65" w:rsidRDefault="00A11C65" w:rsidP="00663DE4">
      <w:pPr>
        <w:pStyle w:val="03aText"/>
        <w:widowControl/>
        <w:rPr>
          <w:noProof/>
          <w:lang w:val="nl-BE"/>
        </w:rPr>
      </w:pPr>
    </w:p>
    <w:p w14:paraId="38CC3EB0" w14:textId="77777777" w:rsidR="00663DE4" w:rsidRDefault="00663DE4" w:rsidP="00663DE4">
      <w:pPr>
        <w:pStyle w:val="03aText"/>
        <w:widowControl/>
        <w:rPr>
          <w:noProof/>
          <w:lang w:val="nl-BE"/>
        </w:rPr>
      </w:pPr>
      <w:r>
        <w:rPr>
          <w:noProof/>
          <w:lang w:val="nl-BE"/>
        </w:rPr>
        <w:t xml:space="preserve">En </w:t>
      </w:r>
      <w:r w:rsidR="00A11C65">
        <w:rPr>
          <w:noProof/>
          <w:lang w:val="nl-BE"/>
        </w:rPr>
        <w:t xml:space="preserve">nu, </w:t>
      </w:r>
      <w:r>
        <w:rPr>
          <w:noProof/>
          <w:lang w:val="nl-BE"/>
        </w:rPr>
        <w:t xml:space="preserve">door </w:t>
      </w:r>
      <w:r w:rsidR="006F3923">
        <w:rPr>
          <w:noProof/>
          <w:lang w:val="nl-BE"/>
        </w:rPr>
        <w:t>de toren te offeren aast zwart o</w:t>
      </w:r>
      <w:r>
        <w:rPr>
          <w:noProof/>
          <w:lang w:val="nl-BE"/>
        </w:rPr>
        <w:t>p pat.</w:t>
      </w:r>
    </w:p>
    <w:p w14:paraId="0E8DB8E3" w14:textId="77777777" w:rsidR="006F3923" w:rsidRDefault="006F3923" w:rsidP="00663DE4">
      <w:pPr>
        <w:pStyle w:val="03aText"/>
        <w:widowControl/>
        <w:rPr>
          <w:b/>
          <w:lang w:val="nl-BE"/>
        </w:rPr>
      </w:pPr>
      <w:r>
        <w:rPr>
          <w:b/>
          <w:lang w:val="nl-BE"/>
        </w:rPr>
        <w:t xml:space="preserve">             6.axb6+</w:t>
      </w:r>
      <w:r>
        <w:rPr>
          <w:b/>
          <w:lang w:val="nl-BE"/>
        </w:rPr>
        <w:tab/>
        <w:t>Kb8</w:t>
      </w:r>
    </w:p>
    <w:p w14:paraId="6DFA92DC" w14:textId="77777777" w:rsidR="006F3923" w:rsidRDefault="00663DE4" w:rsidP="006F3923">
      <w:pPr>
        <w:pStyle w:val="03aText"/>
        <w:widowControl/>
        <w:rPr>
          <w:noProof/>
          <w:lang w:val="nl-BE"/>
        </w:rPr>
      </w:pPr>
      <w:r>
        <w:rPr>
          <w:noProof/>
          <w:lang w:val="nl-BE"/>
        </w:rPr>
        <w:t>Er dreigt</w:t>
      </w:r>
      <w:r w:rsidR="006F3923">
        <w:rPr>
          <w:noProof/>
          <w:lang w:val="nl-BE"/>
        </w:rPr>
        <w:t xml:space="preserve"> </w:t>
      </w:r>
      <w:r w:rsidR="00DB1708">
        <w:rPr>
          <w:noProof/>
          <w:lang w:val="nl-BE"/>
        </w:rPr>
        <w:t>inderdaad</w:t>
      </w:r>
      <w:r w:rsidR="006F3923">
        <w:rPr>
          <w:noProof/>
          <w:lang w:val="nl-BE"/>
        </w:rPr>
        <w:t xml:space="preserve"> 7...d5 8.Lxd5 </w:t>
      </w:r>
      <w:r w:rsidR="00DB1708">
        <w:rPr>
          <w:noProof/>
          <w:lang w:val="nl-BE"/>
        </w:rPr>
        <w:t xml:space="preserve">en </w:t>
      </w:r>
      <w:r w:rsidR="006F3923">
        <w:rPr>
          <w:noProof/>
          <w:lang w:val="nl-BE"/>
        </w:rPr>
        <w:t>pat.</w:t>
      </w:r>
      <w:r w:rsidR="00DB1708">
        <w:rPr>
          <w:noProof/>
          <w:lang w:val="nl-BE"/>
        </w:rPr>
        <w:t xml:space="preserve"> </w:t>
      </w:r>
      <w:r>
        <w:rPr>
          <w:noProof/>
          <w:lang w:val="nl-BE"/>
        </w:rPr>
        <w:t>Maar:</w:t>
      </w:r>
    </w:p>
    <w:p w14:paraId="40E0FD2E" w14:textId="77777777" w:rsidR="006F3923" w:rsidRDefault="006F3923" w:rsidP="006F3923">
      <w:pPr>
        <w:rPr>
          <w:rFonts w:cs="Arial"/>
          <w:b/>
          <w:sz w:val="20"/>
          <w:szCs w:val="20"/>
          <w:lang w:val="nl-BE"/>
        </w:rPr>
      </w:pPr>
      <w:r>
        <w:rPr>
          <w:rFonts w:cs="Arial"/>
          <w:b/>
          <w:sz w:val="20"/>
          <w:szCs w:val="20"/>
          <w:lang w:val="nl-BE"/>
        </w:rPr>
        <w:t xml:space="preserve">             7.Ld5</w:t>
      </w:r>
    </w:p>
    <w:p w14:paraId="125D9FE9" w14:textId="77777777" w:rsidR="006F3923" w:rsidRDefault="006F3923" w:rsidP="006F3923">
      <w:pPr>
        <w:pStyle w:val="03aText"/>
        <w:widowControl/>
        <w:rPr>
          <w:noProof/>
          <w:lang w:val="nl-BE"/>
        </w:rPr>
      </w:pPr>
      <w:r>
        <w:rPr>
          <w:noProof/>
          <w:lang w:val="nl-BE"/>
        </w:rPr>
        <w:t>Dit is de enige manier</w:t>
      </w:r>
      <w:r>
        <w:rPr>
          <w:b/>
          <w:bCs/>
          <w:noProof/>
          <w:lang w:val="nl-BE"/>
        </w:rPr>
        <w:t xml:space="preserve"> </w:t>
      </w:r>
      <w:r>
        <w:rPr>
          <w:noProof/>
          <w:lang w:val="nl-BE"/>
        </w:rPr>
        <w:t>om over het kritisch veld d5 te geraken door het zelf te bezetten.</w:t>
      </w:r>
    </w:p>
    <w:p w14:paraId="2CCC6B16" w14:textId="77777777" w:rsidR="006F3923" w:rsidRDefault="006F3923" w:rsidP="006F3923">
      <w:pPr>
        <w:rPr>
          <w:rFonts w:cs="Arial"/>
          <w:b/>
          <w:sz w:val="20"/>
          <w:szCs w:val="20"/>
          <w:lang w:val="nl-BE"/>
        </w:rPr>
      </w:pPr>
      <w:r>
        <w:rPr>
          <w:rFonts w:cs="Arial"/>
          <w:b/>
          <w:sz w:val="20"/>
          <w:szCs w:val="20"/>
          <w:lang w:val="nl-BE"/>
        </w:rPr>
        <w:t xml:space="preserve">             7...</w:t>
      </w:r>
      <w:r>
        <w:rPr>
          <w:rFonts w:cs="Arial"/>
          <w:b/>
          <w:sz w:val="20"/>
          <w:szCs w:val="20"/>
          <w:lang w:val="nl-BE"/>
        </w:rPr>
        <w:tab/>
      </w:r>
      <w:r>
        <w:rPr>
          <w:rFonts w:cs="Arial"/>
          <w:b/>
          <w:sz w:val="20"/>
          <w:szCs w:val="20"/>
          <w:lang w:val="nl-BE"/>
        </w:rPr>
        <w:tab/>
        <w:t>d6</w:t>
      </w:r>
    </w:p>
    <w:p w14:paraId="393502BC" w14:textId="77777777" w:rsidR="006F3923" w:rsidRDefault="006F3923" w:rsidP="006F3923">
      <w:pPr>
        <w:rPr>
          <w:rFonts w:cs="Arial"/>
          <w:b/>
          <w:sz w:val="20"/>
          <w:szCs w:val="20"/>
          <w:lang w:val="nl-BE"/>
        </w:rPr>
      </w:pPr>
      <w:r>
        <w:rPr>
          <w:rFonts w:cs="Arial"/>
          <w:b/>
          <w:sz w:val="20"/>
          <w:szCs w:val="20"/>
          <w:lang w:val="nl-BE"/>
        </w:rPr>
        <w:t xml:space="preserve">             8.Lc6</w:t>
      </w:r>
      <w:r>
        <w:rPr>
          <w:rFonts w:cs="Arial"/>
          <w:b/>
          <w:sz w:val="20"/>
          <w:szCs w:val="20"/>
          <w:lang w:val="nl-BE"/>
        </w:rPr>
        <w:tab/>
      </w:r>
      <w:r>
        <w:rPr>
          <w:rFonts w:cs="Arial"/>
          <w:b/>
          <w:sz w:val="20"/>
          <w:szCs w:val="20"/>
          <w:lang w:val="nl-BE"/>
        </w:rPr>
        <w:tab/>
        <w:t>d5</w:t>
      </w:r>
    </w:p>
    <w:p w14:paraId="41B6B4AC" w14:textId="77777777" w:rsidR="006F3923" w:rsidRDefault="006F3923" w:rsidP="006F3923">
      <w:pPr>
        <w:rPr>
          <w:rFonts w:cs="Arial"/>
          <w:b/>
          <w:sz w:val="20"/>
          <w:szCs w:val="20"/>
          <w:lang w:val="nl-BE"/>
        </w:rPr>
      </w:pPr>
      <w:r>
        <w:rPr>
          <w:rFonts w:cs="Arial"/>
          <w:b/>
          <w:sz w:val="20"/>
          <w:szCs w:val="20"/>
          <w:lang w:val="nl-BE"/>
        </w:rPr>
        <w:t xml:space="preserve">             9.Kf2</w:t>
      </w:r>
      <w:r>
        <w:rPr>
          <w:rFonts w:cs="Arial"/>
          <w:b/>
          <w:sz w:val="20"/>
          <w:szCs w:val="20"/>
          <w:lang w:val="nl-BE"/>
        </w:rPr>
        <w:tab/>
      </w:r>
      <w:r>
        <w:rPr>
          <w:rFonts w:cs="Arial"/>
          <w:b/>
          <w:sz w:val="20"/>
          <w:szCs w:val="20"/>
          <w:lang w:val="nl-BE"/>
        </w:rPr>
        <w:tab/>
        <w:t>d4</w:t>
      </w:r>
    </w:p>
    <w:p w14:paraId="193E042D" w14:textId="77777777" w:rsidR="006F3923" w:rsidRDefault="006F3923" w:rsidP="006F3923">
      <w:pPr>
        <w:pStyle w:val="03aText"/>
        <w:widowControl/>
        <w:rPr>
          <w:noProof/>
          <w:lang w:val="nl-BE"/>
        </w:rPr>
      </w:pPr>
      <w:r>
        <w:rPr>
          <w:noProof/>
          <w:lang w:val="nl-BE"/>
        </w:rPr>
        <w:t>Verhindert</w:t>
      </w:r>
      <w:r>
        <w:rPr>
          <w:b/>
          <w:bCs/>
          <w:noProof/>
          <w:lang w:val="nl-BE"/>
        </w:rPr>
        <w:t xml:space="preserve"> </w:t>
      </w:r>
      <w:r>
        <w:rPr>
          <w:noProof/>
          <w:lang w:val="nl-BE"/>
        </w:rPr>
        <w:t>10.Ke3, maar:</w:t>
      </w:r>
    </w:p>
    <w:p w14:paraId="7B32F614" w14:textId="77777777" w:rsidR="006F3923" w:rsidRDefault="006F3923" w:rsidP="006F3923">
      <w:pPr>
        <w:rPr>
          <w:rFonts w:cs="Arial"/>
          <w:b/>
          <w:sz w:val="20"/>
          <w:szCs w:val="20"/>
          <w:lang w:val="nl-BE"/>
        </w:rPr>
      </w:pPr>
      <w:r>
        <w:rPr>
          <w:rFonts w:cs="Arial"/>
          <w:b/>
          <w:sz w:val="20"/>
          <w:szCs w:val="20"/>
          <w:lang w:val="nl-BE"/>
        </w:rPr>
        <w:t xml:space="preserve">           10.Lf3</w:t>
      </w:r>
      <w:r>
        <w:rPr>
          <w:rFonts w:cs="Arial"/>
          <w:b/>
          <w:sz w:val="20"/>
          <w:szCs w:val="20"/>
          <w:lang w:val="nl-BE"/>
        </w:rPr>
        <w:tab/>
      </w:r>
      <w:r>
        <w:rPr>
          <w:rFonts w:cs="Arial"/>
          <w:b/>
          <w:sz w:val="20"/>
          <w:szCs w:val="20"/>
          <w:lang w:val="nl-BE"/>
        </w:rPr>
        <w:tab/>
        <w:t>d3</w:t>
      </w:r>
    </w:p>
    <w:p w14:paraId="6D176542" w14:textId="77777777" w:rsidR="006F3923" w:rsidRDefault="006F3923" w:rsidP="006F3923">
      <w:pPr>
        <w:rPr>
          <w:rFonts w:cs="Arial"/>
          <w:b/>
          <w:sz w:val="20"/>
          <w:szCs w:val="20"/>
          <w:lang w:val="nl-BE"/>
        </w:rPr>
      </w:pPr>
      <w:r>
        <w:rPr>
          <w:rFonts w:cs="Arial"/>
          <w:b/>
          <w:sz w:val="20"/>
          <w:szCs w:val="20"/>
          <w:lang w:val="nl-BE"/>
        </w:rPr>
        <w:t xml:space="preserve">           11.Ke3</w:t>
      </w:r>
      <w:r>
        <w:rPr>
          <w:rFonts w:cs="Arial"/>
          <w:b/>
          <w:sz w:val="20"/>
          <w:szCs w:val="20"/>
          <w:lang w:val="nl-BE"/>
        </w:rPr>
        <w:tab/>
      </w:r>
      <w:r>
        <w:rPr>
          <w:rFonts w:cs="Arial"/>
          <w:b/>
          <w:sz w:val="20"/>
          <w:szCs w:val="20"/>
          <w:lang w:val="nl-BE"/>
        </w:rPr>
        <w:tab/>
        <w:t>d2</w:t>
      </w:r>
    </w:p>
    <w:p w14:paraId="359488E4" w14:textId="77777777" w:rsidR="006F3923" w:rsidRDefault="006F3923" w:rsidP="006F3923">
      <w:pPr>
        <w:rPr>
          <w:rFonts w:cs="Arial"/>
          <w:b/>
          <w:sz w:val="20"/>
          <w:szCs w:val="20"/>
          <w:lang w:val="nl-BE"/>
        </w:rPr>
      </w:pPr>
      <w:r>
        <w:rPr>
          <w:rFonts w:cs="Arial"/>
          <w:b/>
          <w:sz w:val="20"/>
          <w:szCs w:val="20"/>
          <w:lang w:val="nl-BE"/>
        </w:rPr>
        <w:t xml:space="preserve">           12.Kd4</w:t>
      </w:r>
      <w:r>
        <w:rPr>
          <w:rFonts w:cs="Arial"/>
          <w:b/>
          <w:sz w:val="20"/>
          <w:szCs w:val="20"/>
          <w:lang w:val="nl-BE"/>
        </w:rPr>
        <w:tab/>
      </w:r>
      <w:r>
        <w:rPr>
          <w:rFonts w:cs="Arial"/>
          <w:b/>
          <w:sz w:val="20"/>
          <w:szCs w:val="20"/>
          <w:lang w:val="nl-BE"/>
        </w:rPr>
        <w:tab/>
        <w:t>d1D+</w:t>
      </w:r>
    </w:p>
    <w:p w14:paraId="1E546CAB" w14:textId="77777777" w:rsidR="006F3923" w:rsidRDefault="006F3923" w:rsidP="006F3923">
      <w:pPr>
        <w:rPr>
          <w:rFonts w:cs="Arial"/>
          <w:b/>
          <w:sz w:val="20"/>
          <w:szCs w:val="20"/>
          <w:lang w:val="nl-BE"/>
        </w:rPr>
      </w:pPr>
      <w:r>
        <w:rPr>
          <w:rFonts w:cs="Arial"/>
          <w:b/>
          <w:sz w:val="20"/>
          <w:szCs w:val="20"/>
          <w:lang w:val="nl-BE"/>
        </w:rPr>
        <w:t xml:space="preserve">           13.Lxd1</w:t>
      </w:r>
      <w:r>
        <w:rPr>
          <w:rFonts w:cs="Arial"/>
          <w:b/>
          <w:sz w:val="20"/>
          <w:szCs w:val="20"/>
          <w:lang w:val="nl-BE"/>
        </w:rPr>
        <w:tab/>
      </w:r>
      <w:r>
        <w:rPr>
          <w:rFonts w:cs="Arial"/>
          <w:b/>
          <w:sz w:val="20"/>
          <w:szCs w:val="20"/>
          <w:lang w:val="nl-BE"/>
        </w:rPr>
        <w:tab/>
        <w:t>Kxb7</w:t>
      </w:r>
    </w:p>
    <w:p w14:paraId="27D9ADCB" w14:textId="77777777" w:rsidR="006F3923" w:rsidRDefault="006F3923" w:rsidP="006F3923">
      <w:pPr>
        <w:rPr>
          <w:rFonts w:cs="Arial"/>
          <w:b/>
          <w:sz w:val="20"/>
          <w:szCs w:val="20"/>
          <w:lang w:val="nl-BE"/>
        </w:rPr>
      </w:pPr>
      <w:r>
        <w:rPr>
          <w:rFonts w:cs="Arial"/>
          <w:b/>
          <w:sz w:val="20"/>
          <w:szCs w:val="20"/>
          <w:lang w:val="nl-BE"/>
        </w:rPr>
        <w:t xml:space="preserve">           14.Kc5</w:t>
      </w:r>
    </w:p>
    <w:p w14:paraId="64ED1E22" w14:textId="77777777" w:rsidR="006F3923" w:rsidRDefault="006F3923" w:rsidP="006F3923">
      <w:pPr>
        <w:jc w:val="both"/>
        <w:rPr>
          <w:rFonts w:cs="Arial"/>
          <w:sz w:val="20"/>
          <w:szCs w:val="20"/>
          <w:lang w:val="nl-BE"/>
        </w:rPr>
      </w:pPr>
      <w:r>
        <w:rPr>
          <w:rFonts w:cs="Arial"/>
          <w:sz w:val="20"/>
          <w:szCs w:val="20"/>
          <w:lang w:val="nl-BE"/>
        </w:rPr>
        <w:t>En wit wint.</w:t>
      </w:r>
    </w:p>
    <w:p w14:paraId="77A9F2F0" w14:textId="77777777" w:rsidR="006F3923" w:rsidRDefault="006F3923" w:rsidP="006F3923">
      <w:pPr>
        <w:jc w:val="both"/>
        <w:rPr>
          <w:rFonts w:cs="Arial"/>
          <w:sz w:val="20"/>
          <w:szCs w:val="20"/>
          <w:lang w:val="nl-BE"/>
        </w:rPr>
      </w:pPr>
    </w:p>
    <w:p w14:paraId="4DD9D34E" w14:textId="77777777" w:rsidR="006F3923" w:rsidRPr="00665C2D" w:rsidRDefault="00FD7A79" w:rsidP="006F3923">
      <w:pPr>
        <w:jc w:val="both"/>
        <w:rPr>
          <w:rFonts w:cs="Arial"/>
          <w:i/>
          <w:sz w:val="20"/>
          <w:szCs w:val="20"/>
          <w:lang w:val="nl-BE"/>
        </w:rPr>
      </w:pPr>
      <w:r w:rsidRPr="00665C2D">
        <w:rPr>
          <w:rFonts w:cs="Arial"/>
          <w:i/>
          <w:sz w:val="20"/>
          <w:szCs w:val="20"/>
          <w:lang w:val="nl-BE"/>
        </w:rPr>
        <w:t>“Justo a tiempo</w:t>
      </w:r>
      <w:r w:rsidR="006F3923" w:rsidRPr="00665C2D">
        <w:rPr>
          <w:rFonts w:cs="Arial"/>
          <w:i/>
          <w:sz w:val="20"/>
          <w:szCs w:val="20"/>
          <w:lang w:val="nl-BE"/>
        </w:rPr>
        <w:t xml:space="preserve">” </w:t>
      </w:r>
      <w:r w:rsidR="006F3923" w:rsidRPr="00665C2D">
        <w:rPr>
          <w:rFonts w:cs="Arial"/>
          <w:sz w:val="20"/>
          <w:szCs w:val="20"/>
          <w:lang w:val="nl-BE"/>
        </w:rPr>
        <w:t xml:space="preserve">vond </w:t>
      </w:r>
      <w:r w:rsidRPr="00665C2D">
        <w:rPr>
          <w:rFonts w:cs="Arial"/>
          <w:sz w:val="20"/>
          <w:szCs w:val="20"/>
          <w:lang w:val="nl-BE"/>
        </w:rPr>
        <w:t>mijn Argen-tijnse vriend Zoilo</w:t>
      </w:r>
      <w:r w:rsidRPr="00665C2D">
        <w:rPr>
          <w:rFonts w:cs="Arial"/>
          <w:i/>
          <w:sz w:val="20"/>
          <w:szCs w:val="20"/>
          <w:lang w:val="nl-BE"/>
        </w:rPr>
        <w:t xml:space="preserve"> </w:t>
      </w:r>
      <w:r w:rsidR="006F3923" w:rsidRPr="00665C2D">
        <w:rPr>
          <w:rFonts w:cs="Arial"/>
          <w:sz w:val="20"/>
          <w:szCs w:val="20"/>
          <w:lang w:val="nl-BE"/>
        </w:rPr>
        <w:t>Caputto</w:t>
      </w:r>
      <w:r w:rsidR="006F3923" w:rsidRPr="00665C2D">
        <w:rPr>
          <w:rFonts w:cs="Arial"/>
          <w:i/>
          <w:sz w:val="20"/>
          <w:szCs w:val="20"/>
          <w:lang w:val="nl-BE"/>
        </w:rPr>
        <w:t>.</w:t>
      </w:r>
    </w:p>
    <w:p w14:paraId="388C2364" w14:textId="77777777" w:rsidR="006F3923" w:rsidRDefault="006F3923" w:rsidP="006F3923">
      <w:pPr>
        <w:pStyle w:val="03cOpmerking"/>
        <w:widowControl/>
        <w:spacing w:before="240"/>
        <w:rPr>
          <w:i/>
          <w:noProof/>
          <w:lang w:val="nl-BE"/>
        </w:rPr>
      </w:pPr>
      <w:r>
        <w:rPr>
          <w:noProof/>
          <w:lang w:val="nl-BE"/>
        </w:rPr>
        <w:t xml:space="preserve">De prijrechters vonden het: </w:t>
      </w:r>
      <w:r>
        <w:rPr>
          <w:i/>
          <w:noProof/>
          <w:lang w:val="nl-BE"/>
        </w:rPr>
        <w:t>“Een</w:t>
      </w:r>
      <w:r>
        <w:rPr>
          <w:noProof/>
          <w:lang w:val="nl-BE"/>
        </w:rPr>
        <w:t xml:space="preserve"> </w:t>
      </w:r>
      <w:r w:rsidRPr="008C09E8">
        <w:rPr>
          <w:i/>
          <w:noProof/>
          <w:lang w:val="nl-BE"/>
        </w:rPr>
        <w:t>m</w:t>
      </w:r>
      <w:r>
        <w:rPr>
          <w:i/>
          <w:noProof/>
          <w:lang w:val="nl-BE"/>
        </w:rPr>
        <w:t>ooie kleine studie waarin de wit-te loper een zwarte toren domi-neert, die zich uiteindelijk opoffert, maar zonder dat dit nochtans de neder</w:t>
      </w:r>
      <w:r>
        <w:rPr>
          <w:i/>
          <w:noProof/>
          <w:lang w:val="nl-BE"/>
        </w:rPr>
        <w:softHyphen/>
        <w:t xml:space="preserve">laag verhinderen kan.” </w:t>
      </w:r>
    </w:p>
    <w:p w14:paraId="733674D0" w14:textId="77777777" w:rsidR="006F3923" w:rsidRDefault="006F3923" w:rsidP="006F3923">
      <w:pPr>
        <w:pStyle w:val="03aText"/>
        <w:widowControl/>
        <w:spacing w:line="190" w:lineRule="exact"/>
        <w:jc w:val="center"/>
        <w:rPr>
          <w:noProof/>
          <w:lang w:val="nl-BE"/>
        </w:rPr>
      </w:pPr>
    </w:p>
    <w:p w14:paraId="0B2C4654" w14:textId="77777777" w:rsidR="006F3923" w:rsidRDefault="006F3923" w:rsidP="006F3923">
      <w:pPr>
        <w:pStyle w:val="03aText"/>
        <w:widowControl/>
        <w:spacing w:line="190" w:lineRule="exact"/>
        <w:jc w:val="center"/>
        <w:rPr>
          <w:noProof/>
          <w:lang w:val="nl-BE"/>
        </w:rPr>
      </w:pPr>
    </w:p>
    <w:p w14:paraId="3C92B43F" w14:textId="77777777" w:rsidR="006F3923" w:rsidRDefault="006F3923" w:rsidP="006F3923">
      <w:pPr>
        <w:pStyle w:val="03aText"/>
        <w:widowControl/>
        <w:spacing w:line="190" w:lineRule="exact"/>
        <w:jc w:val="center"/>
        <w:rPr>
          <w:noProof/>
          <w:lang w:val="nl-BE"/>
        </w:rPr>
      </w:pPr>
    </w:p>
    <w:p w14:paraId="6319A369" w14:textId="77777777" w:rsidR="006F3923" w:rsidRDefault="006F3923" w:rsidP="006F3923">
      <w:pPr>
        <w:pStyle w:val="03aText"/>
        <w:widowControl/>
        <w:spacing w:line="190" w:lineRule="exact"/>
        <w:jc w:val="center"/>
        <w:rPr>
          <w:noProof/>
          <w:lang w:val="nl-BE"/>
        </w:rPr>
      </w:pPr>
    </w:p>
    <w:p w14:paraId="699EDAC5" w14:textId="77777777" w:rsidR="00F50138" w:rsidRDefault="00F50138" w:rsidP="00565893">
      <w:pPr>
        <w:pStyle w:val="03aText"/>
        <w:widowControl/>
        <w:spacing w:line="190" w:lineRule="exact"/>
        <w:jc w:val="center"/>
        <w:rPr>
          <w:b/>
          <w:noProof/>
          <w:lang w:val="nl-BE"/>
        </w:rPr>
      </w:pPr>
    </w:p>
    <w:p w14:paraId="0E3B996D" w14:textId="77777777" w:rsidR="00F50138" w:rsidRDefault="00F50138" w:rsidP="00565893">
      <w:pPr>
        <w:pStyle w:val="03aText"/>
        <w:widowControl/>
        <w:spacing w:line="190" w:lineRule="exact"/>
        <w:jc w:val="center"/>
        <w:rPr>
          <w:b/>
          <w:noProof/>
          <w:lang w:val="nl-BE"/>
        </w:rPr>
      </w:pPr>
    </w:p>
    <w:p w14:paraId="1F79A69E" w14:textId="77777777" w:rsidR="006F3923" w:rsidRDefault="00D26E36" w:rsidP="00565893">
      <w:pPr>
        <w:pStyle w:val="03aText"/>
        <w:widowControl/>
        <w:spacing w:line="190" w:lineRule="exact"/>
        <w:jc w:val="center"/>
        <w:rPr>
          <w:b/>
          <w:noProof/>
          <w:lang w:val="nl-BE"/>
        </w:rPr>
      </w:pPr>
      <w:r>
        <w:rPr>
          <w:b/>
          <w:noProof/>
          <w:lang w:val="nl-BE"/>
        </w:rPr>
        <w:t xml:space="preserve">- </w:t>
      </w:r>
      <w:r w:rsidR="00004A2F">
        <w:rPr>
          <w:b/>
          <w:noProof/>
          <w:lang w:val="nl-BE"/>
        </w:rPr>
        <w:t>22</w:t>
      </w:r>
      <w:r w:rsidR="006D16AB">
        <w:rPr>
          <w:b/>
          <w:noProof/>
          <w:lang w:val="nl-BE"/>
        </w:rPr>
        <w:t>3</w:t>
      </w:r>
      <w:r w:rsidR="006F3923">
        <w:rPr>
          <w:b/>
          <w:noProof/>
          <w:lang w:val="nl-BE"/>
        </w:rPr>
        <w:t xml:space="preserve"> -</w:t>
      </w:r>
    </w:p>
    <w:p w14:paraId="18F9C1D5" w14:textId="77777777" w:rsidR="006F3923" w:rsidRDefault="006F3923" w:rsidP="006F3923">
      <w:pPr>
        <w:pStyle w:val="03aText"/>
        <w:widowControl/>
        <w:spacing w:line="190" w:lineRule="exact"/>
        <w:jc w:val="center"/>
        <w:rPr>
          <w:noProof/>
          <w:lang w:val="nl-BE"/>
        </w:rPr>
      </w:pPr>
    </w:p>
    <w:p w14:paraId="408DD854" w14:textId="77777777" w:rsidR="006F3923" w:rsidRDefault="006F3923" w:rsidP="006F3923">
      <w:pPr>
        <w:pStyle w:val="02bSource"/>
        <w:widowControl/>
        <w:tabs>
          <w:tab w:val="left" w:pos="114"/>
        </w:tabs>
        <w:spacing w:line="190" w:lineRule="exact"/>
        <w:rPr>
          <w:noProof/>
          <w:lang w:val="nl-BE"/>
        </w:rPr>
      </w:pPr>
      <w:r>
        <w:rPr>
          <w:i/>
          <w:iCs/>
          <w:noProof/>
          <w:lang w:val="nl-BE"/>
        </w:rPr>
        <w:t>Schakend Nederland,</w:t>
      </w:r>
      <w:r>
        <w:rPr>
          <w:noProof/>
          <w:lang w:val="nl-BE"/>
        </w:rPr>
        <w:t xml:space="preserve"> 1967</w:t>
      </w:r>
    </w:p>
    <w:p w14:paraId="1CB0E117" w14:textId="77777777" w:rsidR="006F3923" w:rsidRDefault="006F3923" w:rsidP="006F3923">
      <w:pPr>
        <w:pStyle w:val="02bSource"/>
        <w:widowControl/>
        <w:tabs>
          <w:tab w:val="left" w:pos="114"/>
        </w:tabs>
        <w:spacing w:line="190" w:lineRule="exact"/>
        <w:rPr>
          <w:noProof/>
          <w:lang w:val="nl-BE"/>
        </w:rPr>
      </w:pPr>
      <w:r>
        <w:rPr>
          <w:i/>
          <w:iCs/>
          <w:noProof/>
          <w:lang w:val="nl-BE"/>
        </w:rPr>
        <w:t xml:space="preserve">FIDE-Album </w:t>
      </w:r>
      <w:r>
        <w:rPr>
          <w:iCs/>
          <w:noProof/>
          <w:lang w:val="nl-BE"/>
        </w:rPr>
        <w:t>1965-1967</w:t>
      </w:r>
      <w:r>
        <w:rPr>
          <w:noProof/>
          <w:lang w:val="nl-BE"/>
        </w:rPr>
        <w:t>, nr 702</w:t>
      </w:r>
    </w:p>
    <w:p w14:paraId="48B7E946" w14:textId="77777777" w:rsidR="006F3923" w:rsidRDefault="006F3923" w:rsidP="006F3923">
      <w:pPr>
        <w:pStyle w:val="02bSource"/>
        <w:widowControl/>
        <w:tabs>
          <w:tab w:val="left" w:pos="114"/>
        </w:tabs>
        <w:spacing w:line="190" w:lineRule="exact"/>
        <w:rPr>
          <w:noProof/>
          <w:lang w:val="nl-BE"/>
        </w:rPr>
      </w:pPr>
    </w:p>
    <w:p w14:paraId="527D0BEE" w14:textId="77777777" w:rsidR="006F3923" w:rsidRDefault="00990285" w:rsidP="006F3923">
      <w:pPr>
        <w:pStyle w:val="02bSource"/>
        <w:widowControl/>
        <w:tabs>
          <w:tab w:val="left" w:pos="114"/>
        </w:tabs>
        <w:rPr>
          <w:noProof/>
          <w:lang w:val="nl-BE"/>
        </w:rPr>
      </w:pPr>
      <w:r>
        <w:object w:dxaOrig="1440" w:dyaOrig="1440" w14:anchorId="350AFE2D">
          <v:shape id="_x0000_s1328" type="#_x0000_t75" style="position:absolute;left:0;text-align:left;margin-left:0;margin-top:.55pt;width:152.25pt;height:152.25pt;z-index:251654144;mso-position-horizontal:center">
            <v:imagedata r:id="rId445" o:title=""/>
            <w10:wrap type="square"/>
          </v:shape>
          <o:OLEObject Type="Embed" ProgID="CorelDRAW.Graphic.12" ShapeID="_x0000_s1328" DrawAspect="Content" ObjectID="_1587467713" r:id="rId446"/>
        </w:object>
      </w:r>
    </w:p>
    <w:p w14:paraId="223F79B6" w14:textId="77777777" w:rsidR="006F3923" w:rsidRDefault="006F3923" w:rsidP="006F3923">
      <w:pPr>
        <w:rPr>
          <w:rFonts w:cs="Arial"/>
          <w:sz w:val="20"/>
          <w:szCs w:val="20"/>
          <w:lang w:val="nl-BE"/>
        </w:rPr>
      </w:pPr>
      <w:r>
        <w:rPr>
          <w:rFonts w:cs="Arial"/>
          <w:b/>
          <w:lang w:val="nl-BE"/>
        </w:rPr>
        <w:t xml:space="preserve">+ </w:t>
      </w:r>
      <w:r>
        <w:rPr>
          <w:rFonts w:cs="Arial"/>
          <w:sz w:val="20"/>
          <w:szCs w:val="20"/>
          <w:lang w:val="nl-BE"/>
        </w:rPr>
        <w:t xml:space="preserve">                             0031.13 b1b8</w:t>
      </w:r>
    </w:p>
    <w:p w14:paraId="782D0332" w14:textId="77777777" w:rsidR="006F3923" w:rsidRDefault="006F3923" w:rsidP="006F3923">
      <w:pPr>
        <w:rPr>
          <w:rFonts w:cs="Arial"/>
          <w:sz w:val="20"/>
          <w:szCs w:val="20"/>
          <w:lang w:val="nl-BE"/>
        </w:rPr>
      </w:pPr>
    </w:p>
    <w:p w14:paraId="71E08B53" w14:textId="77777777" w:rsidR="006F3923" w:rsidRDefault="006F3923" w:rsidP="006F3923">
      <w:pPr>
        <w:pStyle w:val="03aText"/>
        <w:widowControl/>
        <w:rPr>
          <w:noProof/>
          <w:lang w:val="nl-BE"/>
        </w:rPr>
      </w:pPr>
      <w:r>
        <w:rPr>
          <w:noProof/>
          <w:lang w:val="nl-BE"/>
        </w:rPr>
        <w:t>Wit moet het opspelen van pion f6 verhinderen.. Met directe en indi-recte dreigingen om de loper te slaan, tracht hij de diagonaal a1-h8 geslo</w:t>
      </w:r>
      <w:r>
        <w:rPr>
          <w:noProof/>
          <w:lang w:val="nl-BE"/>
        </w:rPr>
        <w:softHyphen/>
        <w:t>ten te houden.</w:t>
      </w:r>
    </w:p>
    <w:p w14:paraId="4E4DDA39" w14:textId="77777777" w:rsidR="006F3923" w:rsidRDefault="006F3923" w:rsidP="006F3923">
      <w:pPr>
        <w:rPr>
          <w:rFonts w:cs="Arial"/>
          <w:b/>
          <w:sz w:val="20"/>
          <w:szCs w:val="20"/>
          <w:lang w:val="nl-BE"/>
        </w:rPr>
      </w:pPr>
      <w:r>
        <w:rPr>
          <w:rFonts w:cs="Arial"/>
          <w:b/>
          <w:sz w:val="20"/>
          <w:szCs w:val="20"/>
          <w:lang w:val="nl-BE"/>
        </w:rPr>
        <w:tab/>
        <w:t>1.Kc2</w:t>
      </w:r>
      <w:r>
        <w:rPr>
          <w:rFonts w:cs="Arial"/>
          <w:b/>
          <w:sz w:val="20"/>
          <w:szCs w:val="20"/>
          <w:lang w:val="nl-BE"/>
        </w:rPr>
        <w:tab/>
      </w:r>
      <w:r>
        <w:rPr>
          <w:rFonts w:cs="Arial"/>
          <w:b/>
          <w:sz w:val="20"/>
          <w:szCs w:val="20"/>
          <w:lang w:val="nl-BE"/>
        </w:rPr>
        <w:tab/>
        <w:t>La1</w:t>
      </w:r>
    </w:p>
    <w:p w14:paraId="1BB9AC47" w14:textId="77777777" w:rsidR="006F3923" w:rsidRDefault="006F3923" w:rsidP="006F3923">
      <w:pPr>
        <w:pStyle w:val="03aText"/>
        <w:widowControl/>
        <w:rPr>
          <w:noProof/>
          <w:lang w:val="nl-BE"/>
        </w:rPr>
      </w:pPr>
      <w:r>
        <w:rPr>
          <w:noProof/>
          <w:lang w:val="nl-BE"/>
        </w:rPr>
        <w:t>1...Ld4</w:t>
      </w:r>
      <w:r w:rsidR="00946AFF">
        <w:rPr>
          <w:noProof/>
          <w:lang w:val="nl-BE"/>
        </w:rPr>
        <w:t>?</w:t>
      </w:r>
      <w:r>
        <w:rPr>
          <w:noProof/>
          <w:lang w:val="nl-BE"/>
        </w:rPr>
        <w:t xml:space="preserve"> 2.Kd3 La1 3.Pe6 Le5 4.Ke4 Lb2 5.Pd4 f5+ en 6.Ke5.</w:t>
      </w:r>
    </w:p>
    <w:p w14:paraId="3D12E507" w14:textId="77777777" w:rsidR="006F3923" w:rsidRDefault="006F3923" w:rsidP="006F3923">
      <w:pPr>
        <w:rPr>
          <w:rFonts w:cs="Arial"/>
          <w:b/>
          <w:sz w:val="20"/>
          <w:szCs w:val="20"/>
          <w:lang w:val="nl-BE"/>
        </w:rPr>
      </w:pPr>
      <w:r>
        <w:rPr>
          <w:rFonts w:cs="Arial"/>
          <w:b/>
          <w:sz w:val="20"/>
          <w:szCs w:val="20"/>
          <w:lang w:val="nl-BE"/>
        </w:rPr>
        <w:tab/>
        <w:t>2.Pa4</w:t>
      </w:r>
    </w:p>
    <w:p w14:paraId="18E91117" w14:textId="77777777" w:rsidR="006F3923" w:rsidRDefault="006F3923" w:rsidP="006F3923">
      <w:pPr>
        <w:pStyle w:val="03aText"/>
        <w:widowControl/>
        <w:rPr>
          <w:noProof/>
          <w:lang w:val="nl-BE"/>
        </w:rPr>
      </w:pPr>
      <w:r>
        <w:rPr>
          <w:noProof/>
          <w:lang w:val="nl-BE"/>
        </w:rPr>
        <w:t xml:space="preserve">Niet goed zijn: </w:t>
      </w:r>
    </w:p>
    <w:p w14:paraId="40416723" w14:textId="77777777" w:rsidR="006F3923" w:rsidRDefault="006F3923" w:rsidP="00586E21">
      <w:pPr>
        <w:pStyle w:val="03aText"/>
        <w:widowControl/>
        <w:numPr>
          <w:ilvl w:val="0"/>
          <w:numId w:val="99"/>
        </w:numPr>
        <w:rPr>
          <w:noProof/>
          <w:lang w:val="nl-BE"/>
        </w:rPr>
      </w:pPr>
      <w:r>
        <w:rPr>
          <w:noProof/>
          <w:lang w:val="nl-BE"/>
        </w:rPr>
        <w:t>2.Pb3? Le5 3.Pa5 La1 4.Pc4 Ld4 5.Kd3 La1 6.Pa5 Kc7 7.Pb3 Le5 8.Ke4 Kd6,  noch:</w:t>
      </w:r>
    </w:p>
    <w:p w14:paraId="281E8401" w14:textId="77777777" w:rsidR="006F3923" w:rsidRDefault="006F3923" w:rsidP="00586E21">
      <w:pPr>
        <w:pStyle w:val="03aText"/>
        <w:widowControl/>
        <w:numPr>
          <w:ilvl w:val="0"/>
          <w:numId w:val="99"/>
        </w:numPr>
        <w:rPr>
          <w:noProof/>
          <w:lang w:val="nl-BE"/>
        </w:rPr>
      </w:pPr>
      <w:r w:rsidRPr="00EB7A30">
        <w:rPr>
          <w:noProof/>
          <w:lang w:val="nl-BE"/>
        </w:rPr>
        <w:t xml:space="preserve">2.Pe4? </w:t>
      </w:r>
      <w:r w:rsidRPr="00B16883">
        <w:rPr>
          <w:noProof/>
          <w:lang w:val="nl-BE"/>
        </w:rPr>
        <w:t>L</w:t>
      </w:r>
      <w:r w:rsidR="00B16883" w:rsidRPr="00B16883">
        <w:rPr>
          <w:noProof/>
          <w:lang w:val="nl-BE"/>
        </w:rPr>
        <w:t>e5 3.Pc5 La1 4.Pd3 Ld4 5.Pf</w:t>
      </w:r>
      <w:r w:rsidR="00C10B42">
        <w:rPr>
          <w:noProof/>
          <w:lang w:val="nl-BE"/>
        </w:rPr>
        <w:t>4 f5, en de diagonaal gaat open. Ook na:</w:t>
      </w:r>
    </w:p>
    <w:p w14:paraId="35BAEF7C" w14:textId="77777777" w:rsidR="00C10B42" w:rsidRPr="00B16883" w:rsidRDefault="00C10B42" w:rsidP="00586E21">
      <w:pPr>
        <w:pStyle w:val="03aText"/>
        <w:widowControl/>
        <w:numPr>
          <w:ilvl w:val="0"/>
          <w:numId w:val="99"/>
        </w:numPr>
        <w:rPr>
          <w:noProof/>
          <w:lang w:val="nl-BE"/>
        </w:rPr>
      </w:pPr>
      <w:r>
        <w:rPr>
          <w:noProof/>
          <w:lang w:val="nl-BE"/>
        </w:rPr>
        <w:t>2.Pd3? Ld4 3.Pf4 en 3…f5.</w:t>
      </w:r>
    </w:p>
    <w:p w14:paraId="5F8228B5" w14:textId="77777777" w:rsidR="006F3923" w:rsidRDefault="005873F5" w:rsidP="006F3923">
      <w:pPr>
        <w:pStyle w:val="03aText"/>
        <w:widowControl/>
        <w:spacing w:before="40"/>
        <w:rPr>
          <w:noProof/>
          <w:lang w:val="nl-BE"/>
        </w:rPr>
      </w:pPr>
      <w:r>
        <w:rPr>
          <w:noProof/>
          <w:lang w:val="nl-BE"/>
        </w:rPr>
        <w:t>Z</w:t>
      </w:r>
      <w:r w:rsidR="006F3923">
        <w:rPr>
          <w:noProof/>
          <w:lang w:val="nl-BE"/>
        </w:rPr>
        <w:t xml:space="preserve">wart </w:t>
      </w:r>
      <w:r>
        <w:rPr>
          <w:noProof/>
          <w:lang w:val="nl-BE"/>
        </w:rPr>
        <w:t xml:space="preserve">heeft </w:t>
      </w:r>
      <w:r w:rsidR="006F3923">
        <w:rPr>
          <w:noProof/>
          <w:lang w:val="nl-BE"/>
        </w:rPr>
        <w:t>twee mogelijkheden:</w:t>
      </w:r>
    </w:p>
    <w:p w14:paraId="1F609E98" w14:textId="77777777" w:rsidR="005873F5" w:rsidRDefault="005873F5" w:rsidP="00C10B42">
      <w:pPr>
        <w:pStyle w:val="03aText"/>
        <w:widowControl/>
        <w:spacing w:before="40"/>
        <w:rPr>
          <w:b/>
          <w:i/>
          <w:noProof/>
          <w:lang w:val="nl-BE"/>
        </w:rPr>
      </w:pPr>
    </w:p>
    <w:p w14:paraId="58B0E3D7" w14:textId="77777777" w:rsidR="005A3962" w:rsidRDefault="005A3962" w:rsidP="00C10B42">
      <w:pPr>
        <w:pStyle w:val="03aText"/>
        <w:widowControl/>
        <w:spacing w:before="40"/>
        <w:rPr>
          <w:b/>
          <w:i/>
          <w:noProof/>
          <w:lang w:val="nl-BE"/>
        </w:rPr>
      </w:pPr>
    </w:p>
    <w:p w14:paraId="152198E8" w14:textId="77777777" w:rsidR="005A3962" w:rsidRDefault="005A3962" w:rsidP="00C10B42">
      <w:pPr>
        <w:pStyle w:val="03aText"/>
        <w:widowControl/>
        <w:spacing w:before="40"/>
        <w:rPr>
          <w:b/>
          <w:i/>
          <w:noProof/>
          <w:lang w:val="nl-BE"/>
        </w:rPr>
      </w:pPr>
    </w:p>
    <w:p w14:paraId="44F3C20A" w14:textId="77777777" w:rsidR="005A3962" w:rsidRDefault="005A3962" w:rsidP="00C10B42">
      <w:pPr>
        <w:pStyle w:val="03aText"/>
        <w:widowControl/>
        <w:spacing w:before="40"/>
        <w:rPr>
          <w:b/>
          <w:i/>
          <w:noProof/>
          <w:lang w:val="nl-BE"/>
        </w:rPr>
      </w:pPr>
    </w:p>
    <w:p w14:paraId="5667D798" w14:textId="77777777" w:rsidR="00AF78C0" w:rsidRDefault="00AF78C0" w:rsidP="00C10B42">
      <w:pPr>
        <w:pStyle w:val="03aText"/>
        <w:widowControl/>
        <w:spacing w:before="40"/>
        <w:rPr>
          <w:b/>
          <w:i/>
          <w:noProof/>
          <w:lang w:val="nl-BE"/>
        </w:rPr>
      </w:pPr>
    </w:p>
    <w:p w14:paraId="68C6B384" w14:textId="77777777" w:rsidR="005A3962" w:rsidRDefault="005A3962" w:rsidP="00C10B42">
      <w:pPr>
        <w:pStyle w:val="03aText"/>
        <w:widowControl/>
        <w:spacing w:before="40"/>
        <w:rPr>
          <w:b/>
          <w:i/>
          <w:noProof/>
          <w:lang w:val="nl-BE"/>
        </w:rPr>
      </w:pPr>
    </w:p>
    <w:p w14:paraId="29E1ABDE" w14:textId="77777777" w:rsidR="006F3923" w:rsidRPr="00C10B42" w:rsidRDefault="006F3923" w:rsidP="00C10B42">
      <w:pPr>
        <w:pStyle w:val="03aText"/>
        <w:widowControl/>
        <w:spacing w:before="40"/>
        <w:rPr>
          <w:b/>
          <w:i/>
          <w:noProof/>
          <w:lang w:val="nl-BE"/>
        </w:rPr>
      </w:pPr>
      <w:r>
        <w:rPr>
          <w:b/>
          <w:i/>
          <w:noProof/>
          <w:lang w:val="nl-BE"/>
        </w:rPr>
        <w:t>Variant A</w:t>
      </w:r>
    </w:p>
    <w:p w14:paraId="518B201D" w14:textId="77777777" w:rsidR="006F3923" w:rsidRDefault="006F3923" w:rsidP="006F3923">
      <w:pPr>
        <w:rPr>
          <w:rFonts w:cs="Arial"/>
          <w:b/>
          <w:sz w:val="20"/>
          <w:szCs w:val="20"/>
          <w:lang w:val="nl-BE"/>
        </w:rPr>
      </w:pPr>
      <w:r>
        <w:rPr>
          <w:rFonts w:cs="Arial"/>
          <w:b/>
          <w:sz w:val="20"/>
          <w:szCs w:val="20"/>
          <w:lang w:val="nl-BE"/>
        </w:rPr>
        <w:t xml:space="preserve">             2...</w:t>
      </w:r>
      <w:r>
        <w:rPr>
          <w:rFonts w:cs="Arial"/>
          <w:b/>
          <w:sz w:val="20"/>
          <w:szCs w:val="20"/>
          <w:lang w:val="nl-BE"/>
        </w:rPr>
        <w:tab/>
      </w:r>
      <w:r>
        <w:rPr>
          <w:rFonts w:cs="Arial"/>
          <w:b/>
          <w:sz w:val="20"/>
          <w:szCs w:val="20"/>
          <w:lang w:val="nl-BE"/>
        </w:rPr>
        <w:tab/>
        <w:t>Ld4</w:t>
      </w:r>
    </w:p>
    <w:p w14:paraId="615BE8C7" w14:textId="77777777" w:rsidR="006F3923" w:rsidRDefault="006F3923" w:rsidP="006F3923">
      <w:pPr>
        <w:rPr>
          <w:rFonts w:cs="Arial"/>
          <w:b/>
          <w:sz w:val="20"/>
          <w:szCs w:val="20"/>
          <w:lang w:val="nl-BE"/>
        </w:rPr>
      </w:pPr>
      <w:r>
        <w:rPr>
          <w:rFonts w:cs="Arial"/>
          <w:b/>
          <w:sz w:val="20"/>
          <w:szCs w:val="20"/>
          <w:lang w:val="nl-BE"/>
        </w:rPr>
        <w:t xml:space="preserve">             3.Kd3</w:t>
      </w:r>
      <w:r>
        <w:rPr>
          <w:rFonts w:cs="Arial"/>
          <w:b/>
          <w:sz w:val="20"/>
          <w:szCs w:val="20"/>
          <w:lang w:val="nl-BE"/>
        </w:rPr>
        <w:tab/>
      </w:r>
      <w:r>
        <w:rPr>
          <w:rFonts w:cs="Arial"/>
          <w:b/>
          <w:sz w:val="20"/>
          <w:szCs w:val="20"/>
          <w:lang w:val="nl-BE"/>
        </w:rPr>
        <w:tab/>
        <w:t>Le5</w:t>
      </w:r>
    </w:p>
    <w:p w14:paraId="1DFDF7E1" w14:textId="77777777" w:rsidR="00B16883" w:rsidRDefault="006F3923" w:rsidP="006F3923">
      <w:pPr>
        <w:rPr>
          <w:rFonts w:cs="Arial"/>
          <w:b/>
          <w:sz w:val="20"/>
          <w:szCs w:val="20"/>
          <w:lang w:val="nl-BE"/>
        </w:rPr>
      </w:pPr>
      <w:r>
        <w:rPr>
          <w:rFonts w:cs="Arial"/>
          <w:b/>
          <w:sz w:val="20"/>
          <w:szCs w:val="20"/>
          <w:lang w:val="nl-BE"/>
        </w:rPr>
        <w:t xml:space="preserve">             4.Pb6</w:t>
      </w:r>
      <w:r w:rsidR="000E74A1">
        <w:rPr>
          <w:rFonts w:cs="Arial"/>
          <w:b/>
          <w:sz w:val="20"/>
          <w:szCs w:val="20"/>
          <w:lang w:val="nl-BE"/>
        </w:rPr>
        <w:tab/>
      </w:r>
      <w:r w:rsidR="000E74A1">
        <w:rPr>
          <w:rFonts w:cs="Arial"/>
          <w:b/>
          <w:sz w:val="20"/>
          <w:szCs w:val="20"/>
          <w:lang w:val="nl-BE"/>
        </w:rPr>
        <w:tab/>
      </w:r>
    </w:p>
    <w:p w14:paraId="331B478F" w14:textId="77777777" w:rsidR="006F3923" w:rsidRDefault="00B16883" w:rsidP="000E74A1">
      <w:pPr>
        <w:jc w:val="both"/>
        <w:rPr>
          <w:rFonts w:cs="Arial"/>
          <w:sz w:val="20"/>
          <w:szCs w:val="20"/>
          <w:lang w:val="nl-BE"/>
        </w:rPr>
      </w:pPr>
      <w:r>
        <w:rPr>
          <w:rFonts w:cs="Arial"/>
          <w:sz w:val="20"/>
          <w:szCs w:val="20"/>
          <w:lang w:val="nl-BE"/>
        </w:rPr>
        <w:t>Dreigt 5.Pd7+.</w:t>
      </w:r>
    </w:p>
    <w:p w14:paraId="3895041A" w14:textId="77777777" w:rsidR="000E74A1" w:rsidRPr="00190119" w:rsidRDefault="00190119" w:rsidP="00190119">
      <w:pPr>
        <w:jc w:val="both"/>
        <w:rPr>
          <w:rFonts w:cs="Arial"/>
          <w:b/>
          <w:sz w:val="20"/>
          <w:szCs w:val="20"/>
          <w:lang w:val="nl-BE"/>
        </w:rPr>
      </w:pPr>
      <w:r>
        <w:rPr>
          <w:rFonts w:cs="Arial"/>
          <w:sz w:val="20"/>
          <w:szCs w:val="20"/>
          <w:lang w:val="nl-BE"/>
        </w:rPr>
        <w:t xml:space="preserve">             </w:t>
      </w:r>
      <w:r>
        <w:rPr>
          <w:rFonts w:cs="Arial"/>
          <w:b/>
          <w:sz w:val="20"/>
          <w:szCs w:val="20"/>
          <w:lang w:val="nl-BE"/>
        </w:rPr>
        <w:t>4…</w:t>
      </w:r>
      <w:r>
        <w:rPr>
          <w:rFonts w:cs="Arial"/>
          <w:b/>
          <w:sz w:val="20"/>
          <w:szCs w:val="20"/>
          <w:lang w:val="nl-BE"/>
        </w:rPr>
        <w:tab/>
      </w:r>
      <w:r>
        <w:rPr>
          <w:rFonts w:cs="Arial"/>
          <w:b/>
          <w:sz w:val="20"/>
          <w:szCs w:val="20"/>
          <w:lang w:val="nl-BE"/>
        </w:rPr>
        <w:tab/>
        <w:t>Ka7</w:t>
      </w:r>
    </w:p>
    <w:p w14:paraId="47CB3A67" w14:textId="77777777" w:rsidR="006F3923" w:rsidRDefault="006F3923" w:rsidP="006F3923">
      <w:pPr>
        <w:pStyle w:val="03aText"/>
        <w:widowControl/>
        <w:rPr>
          <w:noProof/>
          <w:lang w:val="nl-BE"/>
        </w:rPr>
      </w:pPr>
      <w:r>
        <w:rPr>
          <w:noProof/>
          <w:lang w:val="nl-BE"/>
        </w:rPr>
        <w:t xml:space="preserve">Want niet goed zijn: </w:t>
      </w:r>
    </w:p>
    <w:p w14:paraId="5A8C5CE7" w14:textId="77777777" w:rsidR="006F3923" w:rsidRDefault="006F3923" w:rsidP="00586E21">
      <w:pPr>
        <w:pStyle w:val="03aText"/>
        <w:widowControl/>
        <w:numPr>
          <w:ilvl w:val="0"/>
          <w:numId w:val="100"/>
        </w:numPr>
        <w:rPr>
          <w:noProof/>
          <w:lang w:val="nl-BE"/>
        </w:rPr>
      </w:pPr>
      <w:r>
        <w:rPr>
          <w:noProof/>
          <w:lang w:val="nl-BE"/>
        </w:rPr>
        <w:t>4...Kb7</w:t>
      </w:r>
      <w:r w:rsidR="00946AFF">
        <w:rPr>
          <w:noProof/>
          <w:lang w:val="nl-BE"/>
        </w:rPr>
        <w:t>?</w:t>
      </w:r>
      <w:r>
        <w:rPr>
          <w:noProof/>
          <w:lang w:val="nl-BE"/>
        </w:rPr>
        <w:t xml:space="preserve"> 5.Pc4 La1 6.Pd6+ Kc6 7.Pf5, noch</w:t>
      </w:r>
    </w:p>
    <w:p w14:paraId="55D501CD" w14:textId="77777777" w:rsidR="006F3923" w:rsidRDefault="006F3923" w:rsidP="00586E21">
      <w:pPr>
        <w:pStyle w:val="03aText"/>
        <w:widowControl/>
        <w:numPr>
          <w:ilvl w:val="0"/>
          <w:numId w:val="100"/>
        </w:numPr>
        <w:rPr>
          <w:noProof/>
          <w:lang w:val="nl-BE"/>
        </w:rPr>
      </w:pPr>
      <w:r>
        <w:rPr>
          <w:noProof/>
          <w:lang w:val="nl-BE"/>
        </w:rPr>
        <w:t>4...Kc7</w:t>
      </w:r>
      <w:r w:rsidR="00946AFF">
        <w:rPr>
          <w:noProof/>
          <w:lang w:val="nl-BE"/>
        </w:rPr>
        <w:t>?</w:t>
      </w:r>
      <w:r>
        <w:rPr>
          <w:noProof/>
          <w:lang w:val="nl-BE"/>
        </w:rPr>
        <w:t xml:space="preserve"> 5.Pc4 La1 6.Pe3 f5 </w:t>
      </w:r>
      <w:r>
        <w:rPr>
          <w:i/>
          <w:iCs/>
          <w:noProof/>
          <w:lang w:val="nl-BE"/>
        </w:rPr>
        <w:t>(6...Kd6 7.Pf5+ Ke6 8.h7)</w:t>
      </w:r>
      <w:r>
        <w:rPr>
          <w:noProof/>
          <w:lang w:val="nl-BE"/>
        </w:rPr>
        <w:t xml:space="preserve"> 7.Pd5+ Kd6 8.Pc3,  noch</w:t>
      </w:r>
    </w:p>
    <w:p w14:paraId="67B30749" w14:textId="77777777" w:rsidR="006F3923" w:rsidRDefault="006F3923" w:rsidP="00586E21">
      <w:pPr>
        <w:pStyle w:val="03aText"/>
        <w:widowControl/>
        <w:numPr>
          <w:ilvl w:val="0"/>
          <w:numId w:val="100"/>
        </w:numPr>
        <w:rPr>
          <w:noProof/>
          <w:lang w:val="nl-BE"/>
        </w:rPr>
      </w:pPr>
      <w:r>
        <w:rPr>
          <w:noProof/>
          <w:lang w:val="nl-BE"/>
        </w:rPr>
        <w:t>4...La1</w:t>
      </w:r>
      <w:r w:rsidR="00946AFF">
        <w:rPr>
          <w:noProof/>
          <w:lang w:val="nl-BE"/>
        </w:rPr>
        <w:t>?</w:t>
      </w:r>
      <w:r>
        <w:rPr>
          <w:noProof/>
          <w:lang w:val="nl-BE"/>
        </w:rPr>
        <w:t xml:space="preserve"> 5.Pd5 Le5 6.Pe7 K~ 7.Pf5.</w:t>
      </w:r>
    </w:p>
    <w:p w14:paraId="5A2B7859" w14:textId="77777777" w:rsidR="006F3923" w:rsidRDefault="006F3923" w:rsidP="006F3923">
      <w:pPr>
        <w:rPr>
          <w:rFonts w:cs="Arial"/>
          <w:b/>
          <w:sz w:val="20"/>
          <w:szCs w:val="20"/>
          <w:lang w:val="nl-BE"/>
        </w:rPr>
      </w:pPr>
      <w:r>
        <w:rPr>
          <w:rFonts w:cs="Arial"/>
          <w:b/>
          <w:sz w:val="20"/>
          <w:szCs w:val="20"/>
          <w:lang w:val="nl-BE"/>
        </w:rPr>
        <w:t xml:space="preserve">             5.Pc4</w:t>
      </w:r>
      <w:r>
        <w:rPr>
          <w:rFonts w:cs="Arial"/>
          <w:b/>
          <w:sz w:val="20"/>
          <w:szCs w:val="20"/>
          <w:lang w:val="nl-BE"/>
        </w:rPr>
        <w:tab/>
      </w:r>
      <w:r>
        <w:rPr>
          <w:rFonts w:cs="Arial"/>
          <w:b/>
          <w:sz w:val="20"/>
          <w:szCs w:val="20"/>
          <w:lang w:val="nl-BE"/>
        </w:rPr>
        <w:tab/>
        <w:t>La1</w:t>
      </w:r>
    </w:p>
    <w:p w14:paraId="50B4DFB3" w14:textId="77777777" w:rsidR="006F3923" w:rsidRDefault="006F3923" w:rsidP="006F3923">
      <w:pPr>
        <w:rPr>
          <w:rFonts w:cs="Arial"/>
          <w:b/>
          <w:sz w:val="20"/>
          <w:szCs w:val="20"/>
          <w:lang w:val="nl-BE"/>
        </w:rPr>
      </w:pPr>
      <w:r>
        <w:rPr>
          <w:rFonts w:cs="Arial"/>
          <w:b/>
          <w:sz w:val="20"/>
          <w:szCs w:val="20"/>
          <w:lang w:val="nl-BE"/>
        </w:rPr>
        <w:t xml:space="preserve">             6.Pa5</w:t>
      </w:r>
    </w:p>
    <w:p w14:paraId="45F6A90C" w14:textId="77777777" w:rsidR="006F3923" w:rsidRDefault="006F3923" w:rsidP="006F3923">
      <w:pPr>
        <w:pStyle w:val="03aText"/>
        <w:widowControl/>
        <w:rPr>
          <w:noProof/>
          <w:lang w:val="nl-BE"/>
        </w:rPr>
      </w:pPr>
      <w:r>
        <w:rPr>
          <w:noProof/>
          <w:lang w:val="nl-BE"/>
        </w:rPr>
        <w:t>Weerom de enige goede zet.</w:t>
      </w:r>
    </w:p>
    <w:p w14:paraId="22C01517" w14:textId="77777777" w:rsidR="006F3923" w:rsidRDefault="006F3923" w:rsidP="006F3923">
      <w:pPr>
        <w:rPr>
          <w:rFonts w:cs="Arial"/>
          <w:b/>
          <w:sz w:val="20"/>
          <w:szCs w:val="20"/>
          <w:lang w:val="nl-BE"/>
        </w:rPr>
      </w:pPr>
      <w:r>
        <w:rPr>
          <w:rFonts w:cs="Arial"/>
          <w:b/>
          <w:sz w:val="20"/>
          <w:szCs w:val="20"/>
          <w:lang w:val="nl-BE"/>
        </w:rPr>
        <w:t xml:space="preserve">             6...</w:t>
      </w:r>
      <w:r>
        <w:rPr>
          <w:rFonts w:cs="Arial"/>
          <w:b/>
          <w:sz w:val="20"/>
          <w:szCs w:val="20"/>
          <w:lang w:val="nl-BE"/>
        </w:rPr>
        <w:tab/>
      </w:r>
      <w:r>
        <w:rPr>
          <w:rFonts w:cs="Arial"/>
          <w:b/>
          <w:sz w:val="20"/>
          <w:szCs w:val="20"/>
          <w:lang w:val="nl-BE"/>
        </w:rPr>
        <w:tab/>
        <w:t>Kb6</w:t>
      </w:r>
    </w:p>
    <w:p w14:paraId="3DF5E421" w14:textId="77777777" w:rsidR="006F3923" w:rsidRDefault="009F244E" w:rsidP="006F3923">
      <w:pPr>
        <w:pStyle w:val="03aText"/>
        <w:widowControl/>
        <w:rPr>
          <w:noProof/>
          <w:lang w:val="nl-BE"/>
        </w:rPr>
      </w:pPr>
      <w:r>
        <w:rPr>
          <w:i/>
          <w:noProof/>
          <w:lang w:val="nl-BE"/>
        </w:rPr>
        <w:t xml:space="preserve">a)    </w:t>
      </w:r>
      <w:r>
        <w:rPr>
          <w:noProof/>
          <w:lang w:val="nl-BE"/>
        </w:rPr>
        <w:t>6...f5</w:t>
      </w:r>
      <w:r w:rsidR="00946AFF">
        <w:rPr>
          <w:noProof/>
          <w:lang w:val="nl-BE"/>
        </w:rPr>
        <w:t>?</w:t>
      </w:r>
      <w:r>
        <w:rPr>
          <w:noProof/>
          <w:lang w:val="nl-BE"/>
        </w:rPr>
        <w:t xml:space="preserve">  7.Pc6+ en 8.Pd4 </w:t>
      </w:r>
    </w:p>
    <w:p w14:paraId="1D3D987D" w14:textId="77777777" w:rsidR="009F244E" w:rsidRDefault="009F244E" w:rsidP="006F3923">
      <w:pPr>
        <w:pStyle w:val="03aText"/>
        <w:widowControl/>
        <w:rPr>
          <w:noProof/>
          <w:lang w:val="nl-BE"/>
        </w:rPr>
      </w:pPr>
      <w:r>
        <w:rPr>
          <w:i/>
          <w:noProof/>
          <w:lang w:val="nl-BE"/>
        </w:rPr>
        <w:t xml:space="preserve">b)    </w:t>
      </w:r>
      <w:r>
        <w:rPr>
          <w:noProof/>
          <w:lang w:val="nl-BE"/>
        </w:rPr>
        <w:t>6…Ka8</w:t>
      </w:r>
      <w:r w:rsidR="00946AFF">
        <w:rPr>
          <w:noProof/>
          <w:lang w:val="nl-BE"/>
        </w:rPr>
        <w:t xml:space="preserve">? </w:t>
      </w:r>
      <w:r>
        <w:rPr>
          <w:noProof/>
          <w:lang w:val="nl-BE"/>
        </w:rPr>
        <w:t>7.Pc6 Kb7 8.Pd4</w:t>
      </w:r>
    </w:p>
    <w:p w14:paraId="5F0FA65C" w14:textId="77777777" w:rsidR="00946AFF" w:rsidRDefault="009F244E" w:rsidP="006F3923">
      <w:pPr>
        <w:pStyle w:val="03aText"/>
        <w:widowControl/>
        <w:rPr>
          <w:noProof/>
          <w:lang w:val="nl-BE"/>
        </w:rPr>
      </w:pPr>
      <w:r>
        <w:rPr>
          <w:i/>
          <w:noProof/>
          <w:lang w:val="nl-BE"/>
        </w:rPr>
        <w:t xml:space="preserve">c) </w:t>
      </w:r>
      <w:r w:rsidR="00946AFF">
        <w:rPr>
          <w:i/>
          <w:noProof/>
          <w:lang w:val="nl-BE"/>
        </w:rPr>
        <w:t xml:space="preserve">   </w:t>
      </w:r>
      <w:r w:rsidR="003A3B91">
        <w:rPr>
          <w:noProof/>
          <w:lang w:val="nl-BE"/>
        </w:rPr>
        <w:t>6</w:t>
      </w:r>
      <w:r w:rsidR="00300857">
        <w:rPr>
          <w:noProof/>
          <w:lang w:val="nl-BE"/>
        </w:rPr>
        <w:t>…Kb8</w:t>
      </w:r>
      <w:r w:rsidR="00946AFF">
        <w:rPr>
          <w:noProof/>
          <w:lang w:val="nl-BE"/>
        </w:rPr>
        <w:t>?</w:t>
      </w:r>
      <w:r w:rsidR="00300857">
        <w:rPr>
          <w:noProof/>
          <w:lang w:val="nl-BE"/>
        </w:rPr>
        <w:t xml:space="preserve"> 7.h7 f5 8.Pc6+ en</w:t>
      </w:r>
    </w:p>
    <w:p w14:paraId="766E050A" w14:textId="77777777" w:rsidR="000C3440" w:rsidRPr="009F244E" w:rsidRDefault="00946AFF" w:rsidP="006F3923">
      <w:pPr>
        <w:pStyle w:val="03aText"/>
        <w:widowControl/>
        <w:rPr>
          <w:noProof/>
          <w:lang w:val="nl-BE"/>
        </w:rPr>
      </w:pPr>
      <w:r>
        <w:rPr>
          <w:noProof/>
          <w:lang w:val="nl-BE"/>
        </w:rPr>
        <w:t xml:space="preserve">      </w:t>
      </w:r>
      <w:r w:rsidR="00F673E9">
        <w:rPr>
          <w:noProof/>
          <w:lang w:val="nl-BE"/>
        </w:rPr>
        <w:t>ook</w:t>
      </w:r>
      <w:r>
        <w:rPr>
          <w:noProof/>
          <w:lang w:val="nl-BE"/>
        </w:rPr>
        <w:t xml:space="preserve"> </w:t>
      </w:r>
      <w:r w:rsidR="00F673E9">
        <w:rPr>
          <w:noProof/>
          <w:lang w:val="nl-BE"/>
        </w:rPr>
        <w:t xml:space="preserve">na </w:t>
      </w:r>
      <w:r w:rsidR="000C3440">
        <w:rPr>
          <w:noProof/>
          <w:lang w:val="nl-BE"/>
        </w:rPr>
        <w:t>8…K</w:t>
      </w:r>
      <w:r w:rsidR="00647653">
        <w:rPr>
          <w:noProof/>
          <w:lang w:val="nl-BE"/>
        </w:rPr>
        <w:t>c7</w:t>
      </w:r>
      <w:r w:rsidR="000C3440">
        <w:rPr>
          <w:noProof/>
          <w:lang w:val="nl-BE"/>
        </w:rPr>
        <w:t xml:space="preserve"> 9.Pd4</w:t>
      </w:r>
      <w:r w:rsidR="00F673E9">
        <w:rPr>
          <w:noProof/>
          <w:lang w:val="nl-BE"/>
        </w:rPr>
        <w:t xml:space="preserve">,  </w:t>
      </w:r>
    </w:p>
    <w:p w14:paraId="75C446DE" w14:textId="77777777" w:rsidR="006F3923" w:rsidRDefault="006F3923" w:rsidP="006F3923">
      <w:pPr>
        <w:rPr>
          <w:rFonts w:cs="Arial"/>
          <w:b/>
          <w:sz w:val="20"/>
          <w:szCs w:val="20"/>
          <w:lang w:val="nl-BE"/>
        </w:rPr>
      </w:pPr>
      <w:r>
        <w:rPr>
          <w:rFonts w:cs="Arial"/>
          <w:b/>
          <w:sz w:val="20"/>
          <w:szCs w:val="20"/>
          <w:lang w:val="nl-BE"/>
        </w:rPr>
        <w:t xml:space="preserve">             7.Pb3</w:t>
      </w:r>
      <w:r>
        <w:rPr>
          <w:rFonts w:cs="Arial"/>
          <w:b/>
          <w:sz w:val="20"/>
          <w:szCs w:val="20"/>
          <w:lang w:val="nl-BE"/>
        </w:rPr>
        <w:tab/>
      </w:r>
      <w:r>
        <w:rPr>
          <w:rFonts w:cs="Arial"/>
          <w:b/>
          <w:sz w:val="20"/>
          <w:szCs w:val="20"/>
          <w:lang w:val="nl-BE"/>
        </w:rPr>
        <w:tab/>
        <w:t>Le5</w:t>
      </w:r>
    </w:p>
    <w:p w14:paraId="05DFA4C5" w14:textId="77777777" w:rsidR="006F3923" w:rsidRDefault="006F3923" w:rsidP="006F3923">
      <w:pPr>
        <w:rPr>
          <w:rFonts w:cs="Arial"/>
          <w:b/>
          <w:sz w:val="20"/>
          <w:szCs w:val="20"/>
          <w:lang w:val="nl-BE"/>
        </w:rPr>
      </w:pPr>
      <w:r>
        <w:rPr>
          <w:rFonts w:cs="Arial"/>
          <w:b/>
          <w:sz w:val="20"/>
          <w:szCs w:val="20"/>
          <w:lang w:val="nl-BE"/>
        </w:rPr>
        <w:t xml:space="preserve">             8.Ke4</w:t>
      </w:r>
      <w:r>
        <w:rPr>
          <w:rFonts w:cs="Arial"/>
          <w:b/>
          <w:sz w:val="20"/>
          <w:szCs w:val="20"/>
          <w:lang w:val="nl-BE"/>
        </w:rPr>
        <w:tab/>
      </w:r>
      <w:r>
        <w:rPr>
          <w:rFonts w:cs="Arial"/>
          <w:b/>
          <w:sz w:val="20"/>
          <w:szCs w:val="20"/>
          <w:lang w:val="nl-BE"/>
        </w:rPr>
        <w:tab/>
        <w:t>Kc6</w:t>
      </w:r>
    </w:p>
    <w:p w14:paraId="6FC0BF41" w14:textId="77777777" w:rsidR="006F3923" w:rsidRDefault="006F3923" w:rsidP="006F3923">
      <w:pPr>
        <w:pStyle w:val="03aText"/>
        <w:widowControl/>
        <w:rPr>
          <w:noProof/>
          <w:lang w:val="nl-BE"/>
        </w:rPr>
      </w:pPr>
      <w:r>
        <w:rPr>
          <w:noProof/>
          <w:lang w:val="nl-BE"/>
        </w:rPr>
        <w:t>Er is niets beter</w:t>
      </w:r>
      <w:r>
        <w:rPr>
          <w:b/>
          <w:bCs/>
          <w:noProof/>
          <w:lang w:val="nl-BE"/>
        </w:rPr>
        <w:t xml:space="preserve"> </w:t>
      </w:r>
      <w:r>
        <w:rPr>
          <w:noProof/>
          <w:lang w:val="nl-BE"/>
        </w:rPr>
        <w:t>8...Lb2 9.Pd4 f5+ 10.Kd5</w:t>
      </w:r>
    </w:p>
    <w:p w14:paraId="50760877" w14:textId="77777777" w:rsidR="006F3923" w:rsidRDefault="006F3923" w:rsidP="006F3923">
      <w:pPr>
        <w:rPr>
          <w:rFonts w:cs="Arial"/>
          <w:b/>
          <w:sz w:val="20"/>
          <w:szCs w:val="20"/>
          <w:lang w:val="nl-BE"/>
        </w:rPr>
      </w:pPr>
      <w:r>
        <w:rPr>
          <w:rFonts w:cs="Arial"/>
          <w:b/>
          <w:sz w:val="20"/>
          <w:szCs w:val="20"/>
          <w:lang w:val="nl-BE"/>
        </w:rPr>
        <w:t xml:space="preserve">             9.Pd4+</w:t>
      </w:r>
      <w:r>
        <w:rPr>
          <w:rFonts w:cs="Arial"/>
          <w:b/>
          <w:sz w:val="20"/>
          <w:szCs w:val="20"/>
          <w:lang w:val="nl-BE"/>
        </w:rPr>
        <w:tab/>
      </w:r>
      <w:r>
        <w:rPr>
          <w:rFonts w:cs="Arial"/>
          <w:b/>
          <w:sz w:val="20"/>
          <w:szCs w:val="20"/>
          <w:lang w:val="nl-BE"/>
        </w:rPr>
        <w:tab/>
        <w:t>Kd6</w:t>
      </w:r>
    </w:p>
    <w:p w14:paraId="5B2F8DC7" w14:textId="77777777" w:rsidR="006F3923" w:rsidRDefault="006F3923" w:rsidP="006F3923">
      <w:pPr>
        <w:rPr>
          <w:rFonts w:cs="Arial"/>
          <w:b/>
          <w:sz w:val="20"/>
          <w:szCs w:val="20"/>
          <w:lang w:val="nl-BE"/>
        </w:rPr>
      </w:pPr>
      <w:r>
        <w:rPr>
          <w:rFonts w:cs="Arial"/>
          <w:b/>
          <w:sz w:val="20"/>
          <w:szCs w:val="20"/>
          <w:lang w:val="nl-BE"/>
        </w:rPr>
        <w:t xml:space="preserve">           10.Pf5+</w:t>
      </w:r>
      <w:r>
        <w:rPr>
          <w:rFonts w:cs="Arial"/>
          <w:b/>
          <w:sz w:val="20"/>
          <w:szCs w:val="20"/>
          <w:lang w:val="nl-BE"/>
        </w:rPr>
        <w:tab/>
      </w:r>
      <w:r>
        <w:rPr>
          <w:rFonts w:cs="Arial"/>
          <w:b/>
          <w:sz w:val="20"/>
          <w:szCs w:val="20"/>
          <w:lang w:val="nl-BE"/>
        </w:rPr>
        <w:tab/>
        <w:t>gxf5+</w:t>
      </w:r>
    </w:p>
    <w:p w14:paraId="4A5EEF3F" w14:textId="77777777" w:rsidR="006F3923" w:rsidRDefault="006F3923" w:rsidP="006F3923">
      <w:pPr>
        <w:rPr>
          <w:rFonts w:cs="Arial"/>
          <w:b/>
          <w:sz w:val="20"/>
          <w:szCs w:val="20"/>
          <w:lang w:val="nl-BE"/>
        </w:rPr>
      </w:pPr>
      <w:r>
        <w:rPr>
          <w:rFonts w:cs="Arial"/>
          <w:b/>
          <w:sz w:val="20"/>
          <w:szCs w:val="20"/>
          <w:lang w:val="nl-BE"/>
        </w:rPr>
        <w:t xml:space="preserve">           11.Kxf5</w:t>
      </w:r>
    </w:p>
    <w:p w14:paraId="370D2991" w14:textId="77777777" w:rsidR="00583505" w:rsidRDefault="006F3923" w:rsidP="006F3923">
      <w:pPr>
        <w:pStyle w:val="03aText"/>
        <w:widowControl/>
        <w:rPr>
          <w:noProof/>
          <w:lang w:val="nl-BE"/>
        </w:rPr>
      </w:pPr>
      <w:r>
        <w:rPr>
          <w:noProof/>
          <w:lang w:val="nl-BE"/>
        </w:rPr>
        <w:t>Omdat nu de diagonaal a1-h8 ge</w:t>
      </w:r>
      <w:r w:rsidR="009F10B9">
        <w:rPr>
          <w:noProof/>
          <w:lang w:val="nl-BE"/>
        </w:rPr>
        <w:t>-</w:t>
      </w:r>
      <w:r>
        <w:rPr>
          <w:noProof/>
          <w:lang w:val="nl-BE"/>
        </w:rPr>
        <w:t>sl</w:t>
      </w:r>
      <w:r w:rsidR="009F10B9">
        <w:rPr>
          <w:noProof/>
          <w:lang w:val="nl-BE"/>
        </w:rPr>
        <w:t>o</w:t>
      </w:r>
      <w:r w:rsidR="009F10B9">
        <w:rPr>
          <w:noProof/>
          <w:lang w:val="nl-BE"/>
        </w:rPr>
        <w:softHyphen/>
        <w:t>ten blijft, kan de h-pion pro</w:t>
      </w:r>
      <w:r>
        <w:rPr>
          <w:noProof/>
          <w:lang w:val="nl-BE"/>
        </w:rPr>
        <w:t>mo</w:t>
      </w:r>
      <w:r w:rsidR="009F10B9">
        <w:rPr>
          <w:noProof/>
          <w:lang w:val="nl-BE"/>
        </w:rPr>
        <w:t>-</w:t>
      </w:r>
      <w:r>
        <w:rPr>
          <w:noProof/>
          <w:lang w:val="nl-BE"/>
        </w:rPr>
        <w:t>veren tot dame met winst. Dit dankzij het fijne sa</w:t>
      </w:r>
      <w:r>
        <w:rPr>
          <w:noProof/>
          <w:lang w:val="nl-BE"/>
        </w:rPr>
        <w:softHyphen/>
        <w:t>menspel van koning en paard.</w:t>
      </w:r>
    </w:p>
    <w:p w14:paraId="0F0065D0" w14:textId="77777777" w:rsidR="005437D2" w:rsidRDefault="00583505" w:rsidP="00583505">
      <w:pPr>
        <w:pStyle w:val="03aText"/>
        <w:widowControl/>
        <w:spacing w:before="40"/>
        <w:rPr>
          <w:noProof/>
          <w:lang w:val="nl-BE"/>
        </w:rPr>
      </w:pPr>
      <w:r>
        <w:rPr>
          <w:noProof/>
          <w:lang w:val="nl-BE"/>
        </w:rPr>
        <w:br w:type="page"/>
      </w:r>
    </w:p>
    <w:p w14:paraId="1D4E90A4" w14:textId="77777777" w:rsidR="00DF6B15" w:rsidRDefault="00DF6B15" w:rsidP="00583505">
      <w:pPr>
        <w:pStyle w:val="03aText"/>
        <w:widowControl/>
        <w:spacing w:before="40"/>
        <w:rPr>
          <w:noProof/>
          <w:lang w:val="nl-BE"/>
        </w:rPr>
      </w:pPr>
    </w:p>
    <w:p w14:paraId="6A0FA045" w14:textId="77777777" w:rsidR="006861B3" w:rsidRDefault="006861B3" w:rsidP="00583505">
      <w:pPr>
        <w:pStyle w:val="03aText"/>
        <w:widowControl/>
        <w:spacing w:before="40"/>
        <w:rPr>
          <w:noProof/>
          <w:lang w:val="nl-BE"/>
        </w:rPr>
      </w:pPr>
    </w:p>
    <w:p w14:paraId="748455D9" w14:textId="77777777" w:rsidR="00407518" w:rsidRDefault="00407518" w:rsidP="00583505">
      <w:pPr>
        <w:pStyle w:val="03aText"/>
        <w:widowControl/>
        <w:spacing w:before="40"/>
        <w:rPr>
          <w:noProof/>
          <w:lang w:val="nl-BE"/>
        </w:rPr>
      </w:pPr>
    </w:p>
    <w:p w14:paraId="13DE5D6C" w14:textId="77777777" w:rsidR="00407518" w:rsidRDefault="00407518" w:rsidP="00583505">
      <w:pPr>
        <w:pStyle w:val="03aText"/>
        <w:widowControl/>
        <w:spacing w:before="40"/>
        <w:rPr>
          <w:noProof/>
          <w:lang w:val="nl-BE"/>
        </w:rPr>
      </w:pPr>
    </w:p>
    <w:p w14:paraId="54B2A7D0" w14:textId="77777777" w:rsidR="00407518" w:rsidRDefault="00407518" w:rsidP="00583505">
      <w:pPr>
        <w:pStyle w:val="03aText"/>
        <w:widowControl/>
        <w:spacing w:before="40"/>
        <w:rPr>
          <w:b/>
          <w:i/>
          <w:noProof/>
          <w:lang w:val="nl-BE"/>
        </w:rPr>
      </w:pPr>
    </w:p>
    <w:p w14:paraId="64DCBD83" w14:textId="77777777" w:rsidR="00583505" w:rsidRPr="00C10B42" w:rsidRDefault="00583505" w:rsidP="00583505">
      <w:pPr>
        <w:pStyle w:val="03aText"/>
        <w:widowControl/>
        <w:spacing w:before="40"/>
        <w:rPr>
          <w:b/>
          <w:i/>
          <w:noProof/>
          <w:lang w:val="nl-BE"/>
        </w:rPr>
      </w:pPr>
      <w:r>
        <w:rPr>
          <w:b/>
          <w:i/>
          <w:noProof/>
          <w:lang w:val="nl-BE"/>
        </w:rPr>
        <w:t>Variant B</w:t>
      </w:r>
    </w:p>
    <w:p w14:paraId="035F3A76" w14:textId="77777777" w:rsidR="006F3923" w:rsidRDefault="006F3923" w:rsidP="00583505">
      <w:pPr>
        <w:pStyle w:val="03aText"/>
        <w:widowControl/>
        <w:rPr>
          <w:b/>
          <w:lang w:val="nl-BE"/>
        </w:rPr>
      </w:pPr>
      <w:r>
        <w:rPr>
          <w:b/>
          <w:lang w:val="nl-BE"/>
        </w:rPr>
        <w:tab/>
        <w:t>2...</w:t>
      </w:r>
      <w:r>
        <w:rPr>
          <w:b/>
          <w:lang w:val="nl-BE"/>
        </w:rPr>
        <w:tab/>
      </w:r>
      <w:r>
        <w:rPr>
          <w:b/>
          <w:lang w:val="nl-BE"/>
        </w:rPr>
        <w:tab/>
        <w:t>Le5</w:t>
      </w:r>
    </w:p>
    <w:p w14:paraId="77527B9C" w14:textId="77777777" w:rsidR="006F3923" w:rsidRDefault="006F3923" w:rsidP="006F3923">
      <w:pPr>
        <w:rPr>
          <w:rFonts w:cs="Arial"/>
          <w:b/>
          <w:sz w:val="20"/>
          <w:szCs w:val="20"/>
          <w:lang w:val="nl-BE"/>
        </w:rPr>
      </w:pPr>
      <w:r>
        <w:rPr>
          <w:rFonts w:cs="Arial"/>
          <w:b/>
          <w:sz w:val="20"/>
          <w:szCs w:val="20"/>
          <w:lang w:val="nl-BE"/>
        </w:rPr>
        <w:tab/>
        <w:t>3.Pb6</w:t>
      </w:r>
      <w:r>
        <w:rPr>
          <w:rFonts w:cs="Arial"/>
          <w:b/>
          <w:sz w:val="20"/>
          <w:szCs w:val="20"/>
          <w:lang w:val="nl-BE"/>
        </w:rPr>
        <w:tab/>
      </w:r>
      <w:r>
        <w:rPr>
          <w:rFonts w:cs="Arial"/>
          <w:b/>
          <w:sz w:val="20"/>
          <w:szCs w:val="20"/>
          <w:lang w:val="nl-BE"/>
        </w:rPr>
        <w:tab/>
        <w:t>Ka7</w:t>
      </w:r>
    </w:p>
    <w:p w14:paraId="325CF919" w14:textId="77777777" w:rsidR="006F3923" w:rsidRDefault="006F3923" w:rsidP="006F3923">
      <w:pPr>
        <w:pStyle w:val="03aText"/>
        <w:widowControl/>
        <w:rPr>
          <w:noProof/>
          <w:lang w:val="nl-BE"/>
        </w:rPr>
      </w:pPr>
      <w:r>
        <w:rPr>
          <w:noProof/>
          <w:lang w:val="nl-BE"/>
        </w:rPr>
        <w:t>Of:</w:t>
      </w:r>
    </w:p>
    <w:p w14:paraId="33CCFD70" w14:textId="77777777" w:rsidR="006F3923" w:rsidRDefault="006F3923" w:rsidP="00586E21">
      <w:pPr>
        <w:pStyle w:val="03aText"/>
        <w:widowControl/>
        <w:numPr>
          <w:ilvl w:val="0"/>
          <w:numId w:val="101"/>
        </w:numPr>
        <w:rPr>
          <w:noProof/>
          <w:lang w:val="nl-BE"/>
        </w:rPr>
      </w:pPr>
      <w:r>
        <w:rPr>
          <w:noProof/>
          <w:lang w:val="nl-BE"/>
        </w:rPr>
        <w:t>3...Kb7</w:t>
      </w:r>
      <w:r w:rsidR="00946AFF">
        <w:rPr>
          <w:noProof/>
          <w:lang w:val="nl-BE"/>
        </w:rPr>
        <w:t>?</w:t>
      </w:r>
      <w:r>
        <w:rPr>
          <w:noProof/>
          <w:lang w:val="nl-BE"/>
        </w:rPr>
        <w:t xml:space="preserve"> 4.Pc4 Ld4 5.Pd6+ K~  6.Pf5 gxf5 7.h7. Of ook</w:t>
      </w:r>
    </w:p>
    <w:p w14:paraId="5A2384DB" w14:textId="77777777" w:rsidR="006F3923" w:rsidRDefault="006F3923" w:rsidP="00586E21">
      <w:pPr>
        <w:pStyle w:val="03aText"/>
        <w:widowControl/>
        <w:numPr>
          <w:ilvl w:val="0"/>
          <w:numId w:val="101"/>
        </w:numPr>
        <w:rPr>
          <w:noProof/>
          <w:lang w:val="nl-BE"/>
        </w:rPr>
      </w:pPr>
      <w:r>
        <w:rPr>
          <w:noProof/>
          <w:lang w:val="nl-BE"/>
        </w:rPr>
        <w:t>3...Kc7</w:t>
      </w:r>
      <w:r w:rsidR="00946AFF">
        <w:rPr>
          <w:noProof/>
          <w:lang w:val="nl-BE"/>
        </w:rPr>
        <w:t>?</w:t>
      </w:r>
      <w:r w:rsidR="007B13A0">
        <w:rPr>
          <w:noProof/>
          <w:lang w:val="nl-BE"/>
        </w:rPr>
        <w:t xml:space="preserve"> 4.Pc4 Ld4 5.Kd3 La1 6.Pe3 </w:t>
      </w:r>
      <w:r w:rsidR="007B13A0">
        <w:rPr>
          <w:i/>
          <w:noProof/>
          <w:lang w:val="nl-BE"/>
        </w:rPr>
        <w:t xml:space="preserve">(dreigt 7.Pd5+) </w:t>
      </w:r>
      <w:r>
        <w:rPr>
          <w:noProof/>
          <w:lang w:val="nl-BE"/>
        </w:rPr>
        <w:t xml:space="preserve"> </w:t>
      </w:r>
      <w:r w:rsidR="007B13A0">
        <w:rPr>
          <w:noProof/>
          <w:lang w:val="nl-BE"/>
        </w:rPr>
        <w:t xml:space="preserve">6…Le5 7.Pf5 gxf5 </w:t>
      </w:r>
      <w:r>
        <w:rPr>
          <w:noProof/>
          <w:lang w:val="nl-BE"/>
        </w:rPr>
        <w:t>8.h7, enzovoort.</w:t>
      </w:r>
    </w:p>
    <w:p w14:paraId="1FACB73A" w14:textId="77777777" w:rsidR="006F3923" w:rsidRDefault="006F3923" w:rsidP="006F3923">
      <w:pPr>
        <w:rPr>
          <w:rFonts w:cs="Arial"/>
          <w:b/>
          <w:sz w:val="20"/>
          <w:szCs w:val="20"/>
          <w:lang w:val="nl-BE"/>
        </w:rPr>
      </w:pPr>
      <w:r>
        <w:rPr>
          <w:rFonts w:cs="Arial"/>
          <w:b/>
          <w:sz w:val="20"/>
          <w:szCs w:val="20"/>
          <w:lang w:val="nl-BE"/>
        </w:rPr>
        <w:tab/>
        <w:t>4.Pc4</w:t>
      </w:r>
      <w:r>
        <w:rPr>
          <w:rFonts w:cs="Arial"/>
          <w:b/>
          <w:sz w:val="20"/>
          <w:szCs w:val="20"/>
          <w:lang w:val="nl-BE"/>
        </w:rPr>
        <w:tab/>
      </w:r>
      <w:r>
        <w:rPr>
          <w:rFonts w:cs="Arial"/>
          <w:b/>
          <w:sz w:val="20"/>
          <w:szCs w:val="20"/>
          <w:lang w:val="nl-BE"/>
        </w:rPr>
        <w:tab/>
        <w:t>Ld4</w:t>
      </w:r>
    </w:p>
    <w:p w14:paraId="3FFDF49A" w14:textId="77777777" w:rsidR="006F3923" w:rsidRDefault="006F3923" w:rsidP="006F3923">
      <w:pPr>
        <w:pStyle w:val="03aText"/>
        <w:widowControl/>
        <w:rPr>
          <w:b/>
          <w:noProof/>
          <w:lang w:val="nl-BE"/>
        </w:rPr>
      </w:pPr>
      <w:r>
        <w:rPr>
          <w:b/>
          <w:lang w:val="nl-BE"/>
        </w:rPr>
        <w:tab/>
        <w:t>5.Kd3</w:t>
      </w:r>
      <w:r>
        <w:rPr>
          <w:b/>
          <w:lang w:val="nl-BE"/>
        </w:rPr>
        <w:tab/>
      </w:r>
      <w:r>
        <w:rPr>
          <w:b/>
          <w:lang w:val="nl-BE"/>
        </w:rPr>
        <w:tab/>
        <w:t>La1</w:t>
      </w:r>
    </w:p>
    <w:p w14:paraId="0C9D8B32" w14:textId="77777777" w:rsidR="006F3923" w:rsidRDefault="006F3923" w:rsidP="006F3923">
      <w:pPr>
        <w:pStyle w:val="03aText"/>
        <w:widowControl/>
        <w:rPr>
          <w:noProof/>
          <w:lang w:val="nl-BE"/>
        </w:rPr>
      </w:pPr>
      <w:r>
        <w:rPr>
          <w:noProof/>
          <w:lang w:val="nl-BE"/>
        </w:rPr>
        <w:t xml:space="preserve">En nu zoals in </w:t>
      </w:r>
      <w:r>
        <w:rPr>
          <w:i/>
          <w:noProof/>
          <w:lang w:val="nl-BE"/>
        </w:rPr>
        <w:t>variant A</w:t>
      </w:r>
      <w:r>
        <w:rPr>
          <w:noProof/>
          <w:lang w:val="nl-BE"/>
        </w:rPr>
        <w:t>:</w:t>
      </w:r>
    </w:p>
    <w:p w14:paraId="12F1A913" w14:textId="77777777" w:rsidR="006F3923" w:rsidRDefault="006F3923" w:rsidP="006F3923">
      <w:pPr>
        <w:rPr>
          <w:rFonts w:cs="Arial"/>
          <w:b/>
          <w:sz w:val="20"/>
          <w:szCs w:val="20"/>
          <w:lang w:val="nl-BE"/>
        </w:rPr>
      </w:pPr>
      <w:r>
        <w:rPr>
          <w:rFonts w:cs="Arial"/>
          <w:b/>
          <w:sz w:val="20"/>
          <w:szCs w:val="20"/>
          <w:lang w:val="nl-BE"/>
        </w:rPr>
        <w:tab/>
        <w:t>6.Pa5</w:t>
      </w:r>
    </w:p>
    <w:p w14:paraId="5BF0024F" w14:textId="77777777" w:rsidR="006F3923" w:rsidRDefault="006F3923" w:rsidP="006F3923">
      <w:pPr>
        <w:pStyle w:val="03aText"/>
        <w:widowControl/>
        <w:rPr>
          <w:noProof/>
          <w:lang w:val="nl-BE"/>
        </w:rPr>
      </w:pPr>
      <w:r>
        <w:rPr>
          <w:noProof/>
          <w:lang w:val="nl-BE"/>
        </w:rPr>
        <w:t xml:space="preserve">enzovoort. </w:t>
      </w:r>
    </w:p>
    <w:p w14:paraId="21958AAF" w14:textId="77777777" w:rsidR="006F3923" w:rsidRDefault="006F3923" w:rsidP="006F3923">
      <w:pPr>
        <w:pStyle w:val="03aText"/>
        <w:widowControl/>
        <w:rPr>
          <w:noProof/>
          <w:lang w:val="nl-BE"/>
        </w:rPr>
      </w:pPr>
    </w:p>
    <w:p w14:paraId="00F62A54" w14:textId="77777777" w:rsidR="006F3923" w:rsidRDefault="006F3923" w:rsidP="006F3923">
      <w:pPr>
        <w:pStyle w:val="03aText"/>
        <w:widowControl/>
        <w:rPr>
          <w:noProof/>
          <w:lang w:val="nl-BE"/>
        </w:rPr>
      </w:pPr>
      <w:r>
        <w:rPr>
          <w:noProof/>
          <w:lang w:val="nl-BE"/>
        </w:rPr>
        <w:t>En ook hier kan dan de h-pion dus promoveren tot dame, met winst.</w:t>
      </w:r>
    </w:p>
    <w:p w14:paraId="7EC28851" w14:textId="77777777" w:rsidR="006F3923" w:rsidRDefault="006F3923" w:rsidP="006F3923">
      <w:pPr>
        <w:pStyle w:val="03aText"/>
        <w:widowControl/>
        <w:rPr>
          <w:noProof/>
          <w:lang w:val="nl-BE"/>
        </w:rPr>
      </w:pPr>
    </w:p>
    <w:p w14:paraId="07F4874A" w14:textId="77777777" w:rsidR="006F3923" w:rsidRDefault="006F3923" w:rsidP="006F3923">
      <w:pPr>
        <w:pStyle w:val="03aText"/>
        <w:rPr>
          <w:bCs/>
          <w:lang w:val="nl-BE" w:eastAsia="nl-BE"/>
        </w:rPr>
      </w:pPr>
      <w:r>
        <w:rPr>
          <w:bCs/>
          <w:lang w:val="nl-BE" w:eastAsia="nl-BE"/>
        </w:rPr>
        <w:t>José A. Copié</w:t>
      </w:r>
      <w:r>
        <w:rPr>
          <w:lang w:val="nl-BE" w:eastAsia="nl-BE"/>
        </w:rPr>
        <w:t xml:space="preserve"> schreef in 2009 in </w:t>
      </w:r>
      <w:r w:rsidR="00D64120">
        <w:rPr>
          <w:i/>
          <w:lang w:val="nl-BE" w:eastAsia="nl-BE"/>
        </w:rPr>
        <w:t>Finales</w:t>
      </w:r>
      <w:r>
        <w:rPr>
          <w:i/>
          <w:lang w:val="nl-BE" w:eastAsia="nl-BE"/>
        </w:rPr>
        <w:t xml:space="preserve"> y Temas</w:t>
      </w:r>
      <w:r>
        <w:rPr>
          <w:lang w:val="nl-BE" w:eastAsia="nl-BE"/>
        </w:rPr>
        <w:t xml:space="preserve">: </w:t>
      </w:r>
      <w:r>
        <w:rPr>
          <w:i/>
          <w:lang w:val="nl-BE" w:eastAsia="nl-BE"/>
        </w:rPr>
        <w:t>“La idea de este estupendo Estudio es de una sólo hebra; la obstrucción de la gran diagonal negra mediante la inte</w:t>
      </w:r>
      <w:r w:rsidR="00D64120">
        <w:rPr>
          <w:i/>
          <w:lang w:val="nl-BE" w:eastAsia="nl-BE"/>
        </w:rPr>
        <w:t>r-posición del Caballo, que rea</w:t>
      </w:r>
      <w:r>
        <w:rPr>
          <w:i/>
          <w:lang w:val="nl-BE" w:eastAsia="nl-BE"/>
        </w:rPr>
        <w:t>liza una sutil danza triunfal, o bien c</w:t>
      </w:r>
      <w:r w:rsidR="00D64120">
        <w:rPr>
          <w:i/>
          <w:lang w:val="nl-BE" w:eastAsia="nl-BE"/>
        </w:rPr>
        <w:t>on el Rey como se ve en la posi</w:t>
      </w:r>
      <w:r>
        <w:rPr>
          <w:i/>
          <w:lang w:val="nl-BE" w:eastAsia="nl-BE"/>
        </w:rPr>
        <w:t>ción final. Esta obra se incluyó en el Álbum FIDE, 1965–1967“.</w:t>
      </w:r>
    </w:p>
    <w:p w14:paraId="4AF6C446" w14:textId="77777777" w:rsidR="00B04459" w:rsidRDefault="00B04459" w:rsidP="006F3923">
      <w:pPr>
        <w:pStyle w:val="03aText"/>
        <w:jc w:val="center"/>
        <w:rPr>
          <w:i/>
          <w:lang w:val="nl-BE" w:eastAsia="nl-BE"/>
        </w:rPr>
      </w:pPr>
    </w:p>
    <w:p w14:paraId="77D49994" w14:textId="77777777" w:rsidR="004C10DE" w:rsidRDefault="00B04459" w:rsidP="004C10DE">
      <w:pPr>
        <w:pStyle w:val="03aText"/>
        <w:rPr>
          <w:lang w:val="nl-BE" w:eastAsia="nl-BE"/>
        </w:rPr>
      </w:pPr>
      <w:r>
        <w:rPr>
          <w:lang w:val="nl-BE" w:eastAsia="nl-BE"/>
        </w:rPr>
        <w:t xml:space="preserve">Alhoewel deze studie in het </w:t>
      </w:r>
      <w:r w:rsidR="004C10DE">
        <w:rPr>
          <w:i/>
          <w:lang w:val="nl-BE" w:eastAsia="nl-BE"/>
        </w:rPr>
        <w:t>FIDE-</w:t>
      </w:r>
      <w:r>
        <w:rPr>
          <w:i/>
          <w:lang w:val="nl-BE" w:eastAsia="nl-BE"/>
        </w:rPr>
        <w:t xml:space="preserve">album </w:t>
      </w:r>
      <w:r w:rsidR="004C10DE">
        <w:rPr>
          <w:lang w:val="nl-BE" w:eastAsia="nl-BE"/>
        </w:rPr>
        <w:t>prijkt, kreeg ze geen belo-ning van de prijsrechter.</w:t>
      </w:r>
    </w:p>
    <w:p w14:paraId="3214AF0A" w14:textId="77777777" w:rsidR="004C10DE" w:rsidRDefault="004C10DE" w:rsidP="004C10DE">
      <w:pPr>
        <w:pStyle w:val="03aText"/>
        <w:rPr>
          <w:lang w:val="nl-BE" w:eastAsia="nl-BE"/>
        </w:rPr>
      </w:pPr>
    </w:p>
    <w:p w14:paraId="5E8BD83D" w14:textId="77777777" w:rsidR="004C10DE" w:rsidRDefault="004C10DE" w:rsidP="004C10DE">
      <w:pPr>
        <w:pStyle w:val="03aText"/>
        <w:jc w:val="left"/>
        <w:rPr>
          <w:b/>
          <w:noProof/>
          <w:lang w:val="nl-BE"/>
        </w:rPr>
      </w:pPr>
    </w:p>
    <w:p w14:paraId="35F3928C" w14:textId="77777777" w:rsidR="004C10DE" w:rsidRDefault="004C10DE" w:rsidP="004C10DE">
      <w:pPr>
        <w:pStyle w:val="03aText"/>
        <w:jc w:val="left"/>
        <w:rPr>
          <w:b/>
          <w:noProof/>
          <w:lang w:val="nl-BE"/>
        </w:rPr>
      </w:pPr>
    </w:p>
    <w:p w14:paraId="5C49DE66" w14:textId="77777777" w:rsidR="004C10DE" w:rsidRDefault="004C10DE" w:rsidP="004C10DE">
      <w:pPr>
        <w:pStyle w:val="03aText"/>
        <w:jc w:val="left"/>
        <w:rPr>
          <w:b/>
          <w:noProof/>
          <w:lang w:val="nl-BE"/>
        </w:rPr>
      </w:pPr>
    </w:p>
    <w:p w14:paraId="18E5CB38" w14:textId="77777777" w:rsidR="004C10DE" w:rsidRDefault="004C10DE" w:rsidP="004C10DE">
      <w:pPr>
        <w:pStyle w:val="03aText"/>
        <w:jc w:val="left"/>
        <w:rPr>
          <w:b/>
          <w:noProof/>
          <w:lang w:val="nl-BE"/>
        </w:rPr>
      </w:pPr>
    </w:p>
    <w:p w14:paraId="42B1E6DB" w14:textId="77777777" w:rsidR="004C10DE" w:rsidRDefault="004C10DE" w:rsidP="004C10DE">
      <w:pPr>
        <w:pStyle w:val="03aText"/>
        <w:jc w:val="left"/>
        <w:rPr>
          <w:b/>
          <w:noProof/>
          <w:lang w:val="nl-BE"/>
        </w:rPr>
      </w:pPr>
    </w:p>
    <w:p w14:paraId="3DF22C49" w14:textId="77777777" w:rsidR="004C10DE" w:rsidRDefault="004C10DE" w:rsidP="004C10DE">
      <w:pPr>
        <w:pStyle w:val="03aText"/>
        <w:jc w:val="left"/>
        <w:rPr>
          <w:b/>
          <w:noProof/>
          <w:lang w:val="nl-BE"/>
        </w:rPr>
      </w:pPr>
    </w:p>
    <w:p w14:paraId="0E99C65D" w14:textId="77777777" w:rsidR="004C10DE" w:rsidRDefault="004C10DE" w:rsidP="004C10DE">
      <w:pPr>
        <w:pStyle w:val="03aText"/>
        <w:jc w:val="left"/>
        <w:rPr>
          <w:b/>
          <w:noProof/>
          <w:lang w:val="nl-BE"/>
        </w:rPr>
      </w:pPr>
    </w:p>
    <w:p w14:paraId="3C5B8918" w14:textId="77777777" w:rsidR="004C10DE" w:rsidRDefault="004C10DE" w:rsidP="004C10DE">
      <w:pPr>
        <w:pStyle w:val="03aText"/>
        <w:jc w:val="left"/>
        <w:rPr>
          <w:b/>
          <w:noProof/>
          <w:lang w:val="nl-BE"/>
        </w:rPr>
      </w:pPr>
    </w:p>
    <w:p w14:paraId="1EA7371C" w14:textId="77777777" w:rsidR="004C10DE" w:rsidRDefault="004C10DE" w:rsidP="004C10DE">
      <w:pPr>
        <w:pStyle w:val="03aText"/>
        <w:jc w:val="left"/>
        <w:rPr>
          <w:b/>
          <w:noProof/>
          <w:lang w:val="nl-BE"/>
        </w:rPr>
      </w:pPr>
    </w:p>
    <w:p w14:paraId="0FF9FB66" w14:textId="77777777" w:rsidR="004C10DE" w:rsidRDefault="004C10DE" w:rsidP="004C10DE">
      <w:pPr>
        <w:pStyle w:val="03aText"/>
        <w:jc w:val="left"/>
        <w:rPr>
          <w:b/>
          <w:noProof/>
          <w:lang w:val="nl-BE"/>
        </w:rPr>
      </w:pPr>
    </w:p>
    <w:p w14:paraId="042E43D0" w14:textId="77777777" w:rsidR="004C10DE" w:rsidRDefault="004C10DE" w:rsidP="004C10DE">
      <w:pPr>
        <w:pStyle w:val="03aText"/>
        <w:jc w:val="left"/>
        <w:rPr>
          <w:b/>
          <w:noProof/>
          <w:lang w:val="nl-BE"/>
        </w:rPr>
      </w:pPr>
    </w:p>
    <w:p w14:paraId="7DEC282C" w14:textId="77777777" w:rsidR="004C10DE" w:rsidRDefault="004C10DE" w:rsidP="004C10DE">
      <w:pPr>
        <w:pStyle w:val="03aText"/>
        <w:jc w:val="left"/>
        <w:rPr>
          <w:b/>
          <w:noProof/>
          <w:lang w:val="nl-BE"/>
        </w:rPr>
      </w:pPr>
    </w:p>
    <w:p w14:paraId="67CE273A" w14:textId="77777777" w:rsidR="004C10DE" w:rsidRDefault="004C10DE" w:rsidP="004C10DE">
      <w:pPr>
        <w:pStyle w:val="03aText"/>
        <w:jc w:val="left"/>
        <w:rPr>
          <w:b/>
          <w:noProof/>
          <w:lang w:val="nl-BE"/>
        </w:rPr>
      </w:pPr>
    </w:p>
    <w:p w14:paraId="6AC3D706" w14:textId="77777777" w:rsidR="004C10DE" w:rsidRDefault="004C10DE" w:rsidP="004C10DE">
      <w:pPr>
        <w:pStyle w:val="03aText"/>
        <w:jc w:val="left"/>
        <w:rPr>
          <w:b/>
          <w:noProof/>
          <w:lang w:val="nl-BE"/>
        </w:rPr>
      </w:pPr>
    </w:p>
    <w:p w14:paraId="761D0427" w14:textId="77777777" w:rsidR="004C10DE" w:rsidRDefault="004C10DE" w:rsidP="004C10DE">
      <w:pPr>
        <w:pStyle w:val="03aText"/>
        <w:jc w:val="left"/>
        <w:rPr>
          <w:b/>
          <w:noProof/>
          <w:lang w:val="nl-BE"/>
        </w:rPr>
      </w:pPr>
    </w:p>
    <w:p w14:paraId="5235397D" w14:textId="77777777" w:rsidR="004C10DE" w:rsidRPr="00CF1FEB" w:rsidRDefault="004C10DE" w:rsidP="00CF1FEB">
      <w:pPr>
        <w:pStyle w:val="03aText"/>
        <w:rPr>
          <w:noProof/>
          <w:lang w:val="nl-BE"/>
        </w:rPr>
      </w:pPr>
    </w:p>
    <w:p w14:paraId="5EEB4AD9" w14:textId="77777777" w:rsidR="004C10DE" w:rsidRDefault="004C10DE" w:rsidP="004C10DE">
      <w:pPr>
        <w:pStyle w:val="03aText"/>
        <w:jc w:val="left"/>
        <w:rPr>
          <w:b/>
          <w:noProof/>
          <w:lang w:val="nl-BE"/>
        </w:rPr>
      </w:pPr>
    </w:p>
    <w:p w14:paraId="03A349E4" w14:textId="77777777" w:rsidR="004C10DE" w:rsidRDefault="004C10DE" w:rsidP="004C10DE">
      <w:pPr>
        <w:pStyle w:val="03aText"/>
        <w:jc w:val="left"/>
        <w:rPr>
          <w:b/>
          <w:noProof/>
          <w:lang w:val="nl-BE"/>
        </w:rPr>
      </w:pPr>
    </w:p>
    <w:p w14:paraId="2A566840" w14:textId="77777777" w:rsidR="004C10DE" w:rsidRDefault="004C10DE" w:rsidP="004C10DE">
      <w:pPr>
        <w:pStyle w:val="03aText"/>
        <w:jc w:val="left"/>
        <w:rPr>
          <w:b/>
          <w:noProof/>
          <w:lang w:val="nl-BE"/>
        </w:rPr>
      </w:pPr>
    </w:p>
    <w:p w14:paraId="4FEA3079" w14:textId="77777777" w:rsidR="004C10DE" w:rsidRDefault="004C10DE" w:rsidP="004C10DE">
      <w:pPr>
        <w:pStyle w:val="03aText"/>
        <w:jc w:val="left"/>
        <w:rPr>
          <w:b/>
          <w:noProof/>
          <w:lang w:val="nl-BE"/>
        </w:rPr>
      </w:pPr>
    </w:p>
    <w:p w14:paraId="665267E6" w14:textId="77777777" w:rsidR="004C10DE" w:rsidRDefault="004C10DE" w:rsidP="004C10DE">
      <w:pPr>
        <w:pStyle w:val="03aText"/>
        <w:jc w:val="left"/>
        <w:rPr>
          <w:b/>
          <w:noProof/>
          <w:lang w:val="nl-BE"/>
        </w:rPr>
      </w:pPr>
    </w:p>
    <w:p w14:paraId="0268C983" w14:textId="77777777" w:rsidR="004C10DE" w:rsidRDefault="004C10DE" w:rsidP="004C10DE">
      <w:pPr>
        <w:pStyle w:val="03aText"/>
        <w:jc w:val="left"/>
        <w:rPr>
          <w:b/>
          <w:noProof/>
          <w:lang w:val="nl-BE"/>
        </w:rPr>
      </w:pPr>
    </w:p>
    <w:p w14:paraId="090749BC" w14:textId="77777777" w:rsidR="004C10DE" w:rsidRDefault="004C10DE" w:rsidP="004C10DE">
      <w:pPr>
        <w:pStyle w:val="03aText"/>
        <w:jc w:val="left"/>
        <w:rPr>
          <w:b/>
          <w:noProof/>
          <w:lang w:val="nl-BE"/>
        </w:rPr>
      </w:pPr>
    </w:p>
    <w:p w14:paraId="77A46C0A" w14:textId="77777777" w:rsidR="004C10DE" w:rsidRDefault="004C10DE" w:rsidP="004C10DE">
      <w:pPr>
        <w:pStyle w:val="03aText"/>
        <w:jc w:val="left"/>
        <w:rPr>
          <w:b/>
          <w:noProof/>
          <w:lang w:val="nl-BE"/>
        </w:rPr>
      </w:pPr>
    </w:p>
    <w:p w14:paraId="79D1BC0C" w14:textId="77777777" w:rsidR="004C10DE" w:rsidRDefault="004C10DE" w:rsidP="004C10DE">
      <w:pPr>
        <w:pStyle w:val="03aText"/>
        <w:jc w:val="left"/>
        <w:rPr>
          <w:b/>
          <w:noProof/>
          <w:lang w:val="nl-BE"/>
        </w:rPr>
      </w:pPr>
    </w:p>
    <w:p w14:paraId="7E281629" w14:textId="77777777" w:rsidR="004C10DE" w:rsidRDefault="004C10DE" w:rsidP="004C10DE">
      <w:pPr>
        <w:pStyle w:val="03aText"/>
        <w:jc w:val="left"/>
        <w:rPr>
          <w:b/>
          <w:noProof/>
          <w:lang w:val="nl-BE"/>
        </w:rPr>
      </w:pPr>
    </w:p>
    <w:p w14:paraId="62E72232" w14:textId="77777777" w:rsidR="004C10DE" w:rsidRDefault="004C10DE" w:rsidP="004C10DE">
      <w:pPr>
        <w:pStyle w:val="03aText"/>
        <w:jc w:val="left"/>
        <w:rPr>
          <w:b/>
          <w:noProof/>
          <w:lang w:val="nl-BE"/>
        </w:rPr>
      </w:pPr>
    </w:p>
    <w:p w14:paraId="5817C961" w14:textId="77777777" w:rsidR="004C10DE" w:rsidRDefault="004C10DE" w:rsidP="004C10DE">
      <w:pPr>
        <w:pStyle w:val="03aText"/>
        <w:jc w:val="left"/>
        <w:rPr>
          <w:b/>
          <w:noProof/>
          <w:lang w:val="nl-BE"/>
        </w:rPr>
      </w:pPr>
    </w:p>
    <w:p w14:paraId="239579B0" w14:textId="77777777" w:rsidR="004C10DE" w:rsidRDefault="004C10DE" w:rsidP="004C10DE">
      <w:pPr>
        <w:pStyle w:val="03aText"/>
        <w:jc w:val="left"/>
        <w:rPr>
          <w:b/>
          <w:noProof/>
          <w:lang w:val="nl-BE"/>
        </w:rPr>
      </w:pPr>
    </w:p>
    <w:p w14:paraId="386A1A8C" w14:textId="77777777" w:rsidR="004C10DE" w:rsidRDefault="004C10DE" w:rsidP="004C10DE">
      <w:pPr>
        <w:pStyle w:val="03aText"/>
        <w:jc w:val="left"/>
        <w:rPr>
          <w:b/>
          <w:noProof/>
          <w:lang w:val="nl-BE"/>
        </w:rPr>
      </w:pPr>
    </w:p>
    <w:p w14:paraId="59893CE2" w14:textId="77777777" w:rsidR="004C10DE" w:rsidRDefault="004C10DE" w:rsidP="004C10DE">
      <w:pPr>
        <w:pStyle w:val="03aText"/>
        <w:jc w:val="left"/>
        <w:rPr>
          <w:b/>
          <w:noProof/>
          <w:lang w:val="nl-BE"/>
        </w:rPr>
      </w:pPr>
    </w:p>
    <w:p w14:paraId="00F183A5" w14:textId="77777777" w:rsidR="004C10DE" w:rsidRDefault="004C10DE" w:rsidP="004C10DE">
      <w:pPr>
        <w:pStyle w:val="03aText"/>
        <w:jc w:val="left"/>
        <w:rPr>
          <w:b/>
          <w:noProof/>
          <w:lang w:val="nl-BE"/>
        </w:rPr>
      </w:pPr>
    </w:p>
    <w:p w14:paraId="4C5406BD" w14:textId="77777777" w:rsidR="004C10DE" w:rsidRDefault="004C10DE" w:rsidP="004C10DE">
      <w:pPr>
        <w:pStyle w:val="03aText"/>
        <w:jc w:val="left"/>
        <w:rPr>
          <w:b/>
          <w:noProof/>
          <w:lang w:val="nl-BE"/>
        </w:rPr>
      </w:pPr>
    </w:p>
    <w:p w14:paraId="4E936A89" w14:textId="77777777" w:rsidR="004C10DE" w:rsidRDefault="004C10DE" w:rsidP="004C10DE">
      <w:pPr>
        <w:pStyle w:val="03aText"/>
        <w:jc w:val="left"/>
        <w:rPr>
          <w:b/>
          <w:noProof/>
          <w:lang w:val="nl-BE"/>
        </w:rPr>
      </w:pPr>
    </w:p>
    <w:p w14:paraId="086AE1F7" w14:textId="77777777" w:rsidR="004C10DE" w:rsidRDefault="004C10DE" w:rsidP="004C10DE">
      <w:pPr>
        <w:pStyle w:val="03aText"/>
        <w:jc w:val="left"/>
        <w:rPr>
          <w:b/>
          <w:noProof/>
          <w:lang w:val="nl-BE"/>
        </w:rPr>
      </w:pPr>
    </w:p>
    <w:p w14:paraId="076B6C31" w14:textId="77777777" w:rsidR="004C10DE" w:rsidRDefault="004C10DE" w:rsidP="004C10DE">
      <w:pPr>
        <w:pStyle w:val="03aText"/>
        <w:jc w:val="left"/>
        <w:rPr>
          <w:b/>
          <w:noProof/>
          <w:lang w:val="nl-BE"/>
        </w:rPr>
      </w:pPr>
    </w:p>
    <w:p w14:paraId="3F2254C4" w14:textId="77777777" w:rsidR="004C10DE" w:rsidRDefault="004C10DE" w:rsidP="004C10DE">
      <w:pPr>
        <w:pStyle w:val="03aText"/>
        <w:jc w:val="left"/>
        <w:rPr>
          <w:b/>
          <w:noProof/>
          <w:lang w:val="nl-BE"/>
        </w:rPr>
      </w:pPr>
    </w:p>
    <w:p w14:paraId="231AA930" w14:textId="77777777" w:rsidR="004C10DE" w:rsidRDefault="004C10DE" w:rsidP="004C10DE">
      <w:pPr>
        <w:pStyle w:val="03aText"/>
        <w:jc w:val="left"/>
        <w:rPr>
          <w:b/>
          <w:noProof/>
          <w:lang w:val="nl-BE"/>
        </w:rPr>
      </w:pPr>
    </w:p>
    <w:p w14:paraId="50D962F0" w14:textId="77777777" w:rsidR="004C10DE" w:rsidRDefault="004C10DE" w:rsidP="004C10DE">
      <w:pPr>
        <w:pStyle w:val="03aText"/>
        <w:jc w:val="left"/>
        <w:rPr>
          <w:b/>
          <w:noProof/>
          <w:lang w:val="nl-BE"/>
        </w:rPr>
      </w:pPr>
    </w:p>
    <w:p w14:paraId="3EB57C7C" w14:textId="77777777" w:rsidR="004C10DE" w:rsidRDefault="004C10DE" w:rsidP="004C10DE">
      <w:pPr>
        <w:pStyle w:val="03aText"/>
        <w:jc w:val="left"/>
        <w:rPr>
          <w:b/>
          <w:noProof/>
          <w:lang w:val="nl-BE"/>
        </w:rPr>
      </w:pPr>
    </w:p>
    <w:p w14:paraId="53757F15" w14:textId="77777777" w:rsidR="006F3923" w:rsidRDefault="004A32E1" w:rsidP="008F0C50">
      <w:pPr>
        <w:pStyle w:val="03aText"/>
        <w:jc w:val="center"/>
        <w:rPr>
          <w:b/>
          <w:noProof/>
          <w:lang w:val="nl-BE"/>
        </w:rPr>
      </w:pPr>
      <w:r>
        <w:rPr>
          <w:b/>
          <w:noProof/>
          <w:lang w:val="nl-BE"/>
        </w:rPr>
        <w:br w:type="page"/>
      </w:r>
      <w:r w:rsidR="00004A2F">
        <w:rPr>
          <w:b/>
          <w:noProof/>
          <w:lang w:val="nl-BE"/>
        </w:rPr>
        <w:lastRenderedPageBreak/>
        <w:t>- 22</w:t>
      </w:r>
      <w:r w:rsidR="006D16AB">
        <w:rPr>
          <w:b/>
          <w:noProof/>
          <w:lang w:val="nl-BE"/>
        </w:rPr>
        <w:t>4</w:t>
      </w:r>
      <w:r w:rsidR="006F3923">
        <w:rPr>
          <w:b/>
          <w:noProof/>
          <w:lang w:val="nl-BE"/>
        </w:rPr>
        <w:t xml:space="preserve"> -</w:t>
      </w:r>
    </w:p>
    <w:p w14:paraId="5D9920E5" w14:textId="77777777" w:rsidR="006F3923" w:rsidRDefault="006F3923" w:rsidP="006F3923">
      <w:pPr>
        <w:pStyle w:val="03aText"/>
        <w:widowControl/>
        <w:spacing w:line="190" w:lineRule="exact"/>
        <w:jc w:val="center"/>
        <w:rPr>
          <w:noProof/>
          <w:lang w:val="nl-BE"/>
        </w:rPr>
      </w:pPr>
    </w:p>
    <w:p w14:paraId="568FC9FB" w14:textId="77777777" w:rsidR="006F3923" w:rsidRDefault="006F3923" w:rsidP="006F3923">
      <w:pPr>
        <w:pStyle w:val="02bSource"/>
        <w:widowControl/>
        <w:tabs>
          <w:tab w:val="left" w:pos="114"/>
        </w:tabs>
        <w:spacing w:line="190" w:lineRule="exact"/>
        <w:rPr>
          <w:noProof/>
          <w:lang w:val="nl-BE"/>
        </w:rPr>
      </w:pPr>
      <w:r>
        <w:rPr>
          <w:i/>
          <w:iCs/>
          <w:noProof/>
          <w:lang w:val="nl-BE"/>
        </w:rPr>
        <w:t xml:space="preserve">Schakend Nederland, </w:t>
      </w:r>
      <w:r>
        <w:rPr>
          <w:noProof/>
          <w:lang w:val="nl-BE"/>
        </w:rPr>
        <w:t>1967</w:t>
      </w:r>
    </w:p>
    <w:p w14:paraId="65448563" w14:textId="77777777" w:rsidR="006F3923" w:rsidRDefault="00DB4B13" w:rsidP="006F3923">
      <w:pPr>
        <w:pStyle w:val="02bSource"/>
        <w:widowControl/>
        <w:tabs>
          <w:tab w:val="left" w:pos="114"/>
        </w:tabs>
        <w:spacing w:line="190" w:lineRule="exact"/>
        <w:rPr>
          <w:noProof/>
          <w:lang w:val="nl-BE"/>
        </w:rPr>
      </w:pPr>
      <w:r>
        <w:rPr>
          <w:noProof/>
          <w:lang w:val="nl-BE"/>
        </w:rPr>
        <w:t xml:space="preserve"> </w:t>
      </w:r>
    </w:p>
    <w:p w14:paraId="10BE13B0" w14:textId="77777777" w:rsidR="006F3923" w:rsidRDefault="00990285" w:rsidP="006F3923">
      <w:pPr>
        <w:pStyle w:val="02bSource"/>
        <w:widowControl/>
        <w:tabs>
          <w:tab w:val="left" w:pos="114"/>
        </w:tabs>
        <w:rPr>
          <w:b/>
          <w:lang w:val="nl-BE"/>
        </w:rPr>
      </w:pPr>
      <w:r>
        <w:object w:dxaOrig="1440" w:dyaOrig="1440" w14:anchorId="01C5E47C">
          <v:shape id="_x0000_s1329" type="#_x0000_t75" style="position:absolute;left:0;text-align:left;margin-left:0;margin-top:.3pt;width:152.25pt;height:152.25pt;z-index:251655168;mso-position-horizontal:center">
            <v:imagedata r:id="rId447" o:title=""/>
            <w10:wrap type="square"/>
          </v:shape>
          <o:OLEObject Type="Embed" ProgID="CorelDRAW.Graphic.12" ShapeID="_x0000_s1329" DrawAspect="Content" ObjectID="_1587467714" r:id="rId448"/>
        </w:object>
      </w:r>
    </w:p>
    <w:p w14:paraId="67060FEA"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0410.03 f6a8</w:t>
      </w:r>
    </w:p>
    <w:p w14:paraId="6E9D8110" w14:textId="77777777" w:rsidR="005E119F" w:rsidRDefault="005E119F" w:rsidP="006F3923">
      <w:pPr>
        <w:pStyle w:val="03aText"/>
        <w:widowControl/>
        <w:rPr>
          <w:color w:val="auto"/>
          <w:lang w:val="nl-BE"/>
        </w:rPr>
      </w:pPr>
    </w:p>
    <w:p w14:paraId="2B6D22B9" w14:textId="77777777" w:rsidR="006F3923" w:rsidRPr="005E119F" w:rsidRDefault="005E119F" w:rsidP="006F3923">
      <w:pPr>
        <w:pStyle w:val="03aText"/>
        <w:widowControl/>
        <w:rPr>
          <w:color w:val="auto"/>
          <w:lang w:val="nl-BE"/>
        </w:rPr>
      </w:pPr>
      <w:r>
        <w:rPr>
          <w:color w:val="auto"/>
          <w:lang w:val="nl-BE"/>
        </w:rPr>
        <w:t xml:space="preserve">Een matstudie van toren en loper tegen toren. </w:t>
      </w:r>
      <w:r>
        <w:rPr>
          <w:noProof/>
          <w:lang w:val="nl-BE"/>
        </w:rPr>
        <w:t>Wit dreigt mat na:</w:t>
      </w:r>
    </w:p>
    <w:p w14:paraId="14D9D9DE" w14:textId="77777777" w:rsidR="00393AB9" w:rsidRDefault="005E119F" w:rsidP="005E119F">
      <w:pPr>
        <w:rPr>
          <w:b/>
          <w:sz w:val="20"/>
          <w:szCs w:val="20"/>
          <w:lang w:val="nl-BE"/>
        </w:rPr>
      </w:pPr>
      <w:r>
        <w:rPr>
          <w:lang w:val="nl-BE"/>
        </w:rPr>
        <w:tab/>
      </w:r>
      <w:r w:rsidRPr="005E119F">
        <w:rPr>
          <w:b/>
          <w:sz w:val="20"/>
          <w:szCs w:val="20"/>
          <w:lang w:val="nl-BE"/>
        </w:rPr>
        <w:t>1.Lb6</w:t>
      </w:r>
    </w:p>
    <w:p w14:paraId="0487D825" w14:textId="77777777" w:rsidR="00393AB9" w:rsidRPr="00393AB9" w:rsidRDefault="00393AB9" w:rsidP="00393AB9">
      <w:pPr>
        <w:jc w:val="both"/>
        <w:rPr>
          <w:sz w:val="20"/>
          <w:szCs w:val="20"/>
          <w:lang w:val="nl-BE"/>
        </w:rPr>
      </w:pPr>
      <w:r>
        <w:rPr>
          <w:sz w:val="20"/>
          <w:szCs w:val="20"/>
          <w:lang w:val="nl-BE"/>
        </w:rPr>
        <w:t>Daarom:</w:t>
      </w:r>
    </w:p>
    <w:p w14:paraId="6A7BA349" w14:textId="77777777" w:rsidR="006F3923" w:rsidRPr="00393AB9" w:rsidRDefault="006F3923" w:rsidP="005E119F">
      <w:pPr>
        <w:rPr>
          <w:rFonts w:cs="Arial"/>
          <w:b/>
          <w:sz w:val="20"/>
          <w:szCs w:val="20"/>
          <w:lang w:val="en-GB"/>
        </w:rPr>
      </w:pPr>
      <w:r w:rsidRPr="005E119F">
        <w:rPr>
          <w:b/>
          <w:sz w:val="20"/>
          <w:szCs w:val="20"/>
          <w:lang w:val="nl-BE"/>
        </w:rPr>
        <w:tab/>
      </w:r>
      <w:r w:rsidR="00393AB9" w:rsidRPr="00393AB9">
        <w:rPr>
          <w:b/>
          <w:sz w:val="20"/>
          <w:szCs w:val="20"/>
          <w:lang w:val="en-GB"/>
        </w:rPr>
        <w:t>1…</w:t>
      </w:r>
      <w:r w:rsidR="00393AB9" w:rsidRPr="00393AB9">
        <w:rPr>
          <w:b/>
          <w:sz w:val="20"/>
          <w:szCs w:val="20"/>
          <w:lang w:val="en-GB"/>
        </w:rPr>
        <w:tab/>
      </w:r>
      <w:r w:rsidRPr="00393AB9">
        <w:rPr>
          <w:b/>
          <w:sz w:val="20"/>
          <w:szCs w:val="20"/>
          <w:lang w:val="en-GB"/>
        </w:rPr>
        <w:tab/>
        <w:t>Th8</w:t>
      </w:r>
    </w:p>
    <w:p w14:paraId="243408EE" w14:textId="77777777" w:rsidR="006F3923" w:rsidRPr="00393AB9" w:rsidRDefault="006F3923" w:rsidP="006F3923">
      <w:pPr>
        <w:rPr>
          <w:rFonts w:cs="Arial"/>
          <w:b/>
          <w:sz w:val="20"/>
          <w:szCs w:val="20"/>
          <w:lang w:val="en-GB"/>
        </w:rPr>
      </w:pPr>
      <w:r w:rsidRPr="00393AB9">
        <w:rPr>
          <w:rFonts w:cs="Arial"/>
          <w:b/>
          <w:sz w:val="20"/>
          <w:szCs w:val="20"/>
          <w:lang w:val="en-GB"/>
        </w:rPr>
        <w:tab/>
        <w:t>2.Kg7</w:t>
      </w:r>
    </w:p>
    <w:p w14:paraId="7B474B07" w14:textId="77777777" w:rsidR="006F3923" w:rsidRDefault="0009775E" w:rsidP="00586E21">
      <w:pPr>
        <w:pStyle w:val="03aText"/>
        <w:widowControl/>
        <w:numPr>
          <w:ilvl w:val="0"/>
          <w:numId w:val="102"/>
        </w:numPr>
        <w:rPr>
          <w:noProof/>
          <w:lang w:val="en-GB"/>
        </w:rPr>
      </w:pPr>
      <w:r>
        <w:rPr>
          <w:noProof/>
          <w:lang w:val="en-GB"/>
        </w:rPr>
        <w:t>2.Tc1? is fout: 2...Th6+ 3.Kg5</w:t>
      </w:r>
      <w:r w:rsidR="006F3923">
        <w:rPr>
          <w:noProof/>
          <w:lang w:val="en-GB"/>
        </w:rPr>
        <w:t xml:space="preserve"> Txb6 </w:t>
      </w:r>
    </w:p>
    <w:p w14:paraId="79165110" w14:textId="77777777" w:rsidR="005E119F" w:rsidRDefault="006F3923" w:rsidP="00586E21">
      <w:pPr>
        <w:pStyle w:val="03aText"/>
        <w:widowControl/>
        <w:numPr>
          <w:ilvl w:val="0"/>
          <w:numId w:val="102"/>
        </w:numPr>
        <w:rPr>
          <w:noProof/>
          <w:lang w:val="en-GB"/>
        </w:rPr>
      </w:pPr>
      <w:r>
        <w:rPr>
          <w:noProof/>
          <w:lang w:val="en-GB"/>
        </w:rPr>
        <w:t>2.Kf7? is eveneens fout: 2...h3 3.Ke7 Th7+ 4</w:t>
      </w:r>
      <w:r w:rsidR="005E119F">
        <w:rPr>
          <w:noProof/>
          <w:lang w:val="en-GB"/>
        </w:rPr>
        <w:t>.Kd8 Th8+ 5.Kc7 Th7+ 6.Kc8 Th8+ 7.Ld8 Txd8+ 8.Kc7 Td7+ 9.Kxd7 g2, en geen winst.</w:t>
      </w:r>
    </w:p>
    <w:p w14:paraId="6830C706" w14:textId="77777777" w:rsidR="006F3923" w:rsidRDefault="006F3923" w:rsidP="00F77904">
      <w:pPr>
        <w:ind w:firstLine="708"/>
        <w:rPr>
          <w:rFonts w:cs="Arial"/>
          <w:b/>
          <w:sz w:val="20"/>
          <w:szCs w:val="20"/>
          <w:lang w:val="nl-BE"/>
        </w:rPr>
      </w:pPr>
      <w:r>
        <w:rPr>
          <w:rFonts w:cs="Arial"/>
          <w:b/>
          <w:sz w:val="20"/>
          <w:szCs w:val="20"/>
          <w:lang w:val="nl-BE"/>
        </w:rPr>
        <w:t>2...</w:t>
      </w:r>
      <w:r>
        <w:rPr>
          <w:rFonts w:cs="Arial"/>
          <w:b/>
          <w:sz w:val="20"/>
          <w:szCs w:val="20"/>
          <w:lang w:val="nl-BE"/>
        </w:rPr>
        <w:tab/>
      </w:r>
      <w:r>
        <w:rPr>
          <w:rFonts w:cs="Arial"/>
          <w:b/>
          <w:sz w:val="20"/>
          <w:szCs w:val="20"/>
          <w:lang w:val="nl-BE"/>
        </w:rPr>
        <w:tab/>
        <w:t>Te8</w:t>
      </w:r>
    </w:p>
    <w:p w14:paraId="325026E5" w14:textId="77777777" w:rsidR="006F3923" w:rsidRDefault="006F3923" w:rsidP="006F3923">
      <w:pPr>
        <w:rPr>
          <w:rFonts w:cs="Arial"/>
          <w:b/>
          <w:sz w:val="20"/>
          <w:szCs w:val="20"/>
          <w:lang w:val="nl-BE"/>
        </w:rPr>
      </w:pPr>
      <w:r>
        <w:rPr>
          <w:rFonts w:cs="Arial"/>
          <w:b/>
          <w:sz w:val="20"/>
          <w:szCs w:val="20"/>
          <w:lang w:val="nl-BE"/>
        </w:rPr>
        <w:tab/>
        <w:t>3.Kf7</w:t>
      </w:r>
    </w:p>
    <w:p w14:paraId="47F0E061" w14:textId="77777777" w:rsidR="006F3923" w:rsidRDefault="006F3923" w:rsidP="006F3923">
      <w:pPr>
        <w:pStyle w:val="03aText"/>
        <w:widowControl/>
        <w:rPr>
          <w:noProof/>
          <w:lang w:val="nl-BE"/>
        </w:rPr>
      </w:pPr>
      <w:r>
        <w:rPr>
          <w:noProof/>
          <w:lang w:val="nl-BE"/>
        </w:rPr>
        <w:t>Niet goed is 3.Txh4? g2 4.Kf7 Tc8 5.Tg4 g1D 6.Txg1 Kb8 7.Ke7 Tc6 met remise.</w:t>
      </w:r>
    </w:p>
    <w:p w14:paraId="7EDCC41F" w14:textId="77777777" w:rsidR="006F3923" w:rsidRDefault="006F3923" w:rsidP="006F3923">
      <w:pPr>
        <w:rPr>
          <w:rFonts w:cs="Arial"/>
          <w:b/>
          <w:sz w:val="20"/>
          <w:szCs w:val="20"/>
          <w:lang w:val="nl-BE"/>
        </w:rPr>
      </w:pPr>
      <w:r>
        <w:rPr>
          <w:rFonts w:cs="Arial"/>
          <w:noProof/>
          <w:sz w:val="20"/>
          <w:szCs w:val="20"/>
          <w:lang w:val="nl-BE"/>
        </w:rPr>
        <w:tab/>
      </w:r>
      <w:r>
        <w:rPr>
          <w:rFonts w:cs="Arial"/>
          <w:b/>
          <w:sz w:val="20"/>
          <w:szCs w:val="20"/>
          <w:lang w:val="nl-BE"/>
        </w:rPr>
        <w:t>3…</w:t>
      </w:r>
      <w:r>
        <w:rPr>
          <w:rFonts w:cs="Arial"/>
          <w:b/>
          <w:sz w:val="20"/>
          <w:szCs w:val="20"/>
          <w:lang w:val="nl-BE"/>
        </w:rPr>
        <w:tab/>
      </w:r>
      <w:r>
        <w:rPr>
          <w:rFonts w:cs="Arial"/>
          <w:b/>
          <w:sz w:val="20"/>
          <w:szCs w:val="20"/>
          <w:lang w:val="nl-BE"/>
        </w:rPr>
        <w:tab/>
        <w:t>Th8</w:t>
      </w:r>
    </w:p>
    <w:p w14:paraId="765CE620" w14:textId="77777777" w:rsidR="006F3923" w:rsidRDefault="006F3923" w:rsidP="006F3923">
      <w:pPr>
        <w:rPr>
          <w:sz w:val="20"/>
          <w:szCs w:val="20"/>
          <w:lang w:val="nl-BE"/>
        </w:rPr>
      </w:pPr>
      <w:r>
        <w:rPr>
          <w:noProof/>
          <w:sz w:val="20"/>
          <w:szCs w:val="20"/>
          <w:lang w:val="nl-BE"/>
        </w:rPr>
        <w:t>Nu dat de toren op h8 staat volgt:</w:t>
      </w:r>
    </w:p>
    <w:p w14:paraId="64F5460B" w14:textId="77777777" w:rsidR="008F0C50" w:rsidRDefault="006F3923" w:rsidP="006F3923">
      <w:pPr>
        <w:rPr>
          <w:lang w:val="nl-BE"/>
        </w:rPr>
      </w:pPr>
      <w:r>
        <w:rPr>
          <w:lang w:val="nl-BE"/>
        </w:rPr>
        <w:tab/>
      </w:r>
    </w:p>
    <w:p w14:paraId="308D0DE8" w14:textId="77777777" w:rsidR="008F0C50" w:rsidRDefault="008F0C50" w:rsidP="006F3923">
      <w:pPr>
        <w:rPr>
          <w:lang w:val="nl-BE"/>
        </w:rPr>
      </w:pPr>
    </w:p>
    <w:p w14:paraId="2E5B4510" w14:textId="77777777" w:rsidR="00503EB7" w:rsidRDefault="00503EB7" w:rsidP="006F3923">
      <w:pPr>
        <w:rPr>
          <w:lang w:val="nl-BE"/>
        </w:rPr>
      </w:pPr>
    </w:p>
    <w:p w14:paraId="7E755119" w14:textId="77777777" w:rsidR="00AE1C10" w:rsidRDefault="00AE1C10" w:rsidP="006F3923">
      <w:pPr>
        <w:rPr>
          <w:lang w:val="nl-BE"/>
        </w:rPr>
      </w:pPr>
    </w:p>
    <w:p w14:paraId="75B52790" w14:textId="77777777" w:rsidR="006F3923" w:rsidRDefault="006F3923" w:rsidP="008F0C50">
      <w:pPr>
        <w:ind w:firstLine="708"/>
        <w:rPr>
          <w:lang w:val="nl-BE"/>
        </w:rPr>
      </w:pPr>
      <w:r>
        <w:rPr>
          <w:b/>
          <w:sz w:val="20"/>
          <w:szCs w:val="20"/>
          <w:lang w:val="nl-BE"/>
        </w:rPr>
        <w:t>4.Tc1</w:t>
      </w:r>
    </w:p>
    <w:p w14:paraId="41BBA657" w14:textId="77777777" w:rsidR="005E119F" w:rsidRDefault="005E119F" w:rsidP="006F3923">
      <w:pPr>
        <w:rPr>
          <w:noProof/>
          <w:sz w:val="20"/>
          <w:szCs w:val="20"/>
          <w:lang w:val="nl-BE"/>
        </w:rPr>
      </w:pPr>
      <w:r>
        <w:rPr>
          <w:noProof/>
          <w:sz w:val="20"/>
          <w:szCs w:val="20"/>
          <w:lang w:val="nl-BE"/>
        </w:rPr>
        <w:t>Want 4.Ld4? faalt op 4…b5 en de</w:t>
      </w:r>
    </w:p>
    <w:p w14:paraId="56E92827" w14:textId="77777777" w:rsidR="006F3923" w:rsidRDefault="006F3923" w:rsidP="006F3923">
      <w:pPr>
        <w:rPr>
          <w:noProof/>
          <w:sz w:val="20"/>
          <w:szCs w:val="20"/>
          <w:lang w:val="nl-BE"/>
        </w:rPr>
      </w:pPr>
      <w:r>
        <w:rPr>
          <w:noProof/>
          <w:sz w:val="20"/>
          <w:szCs w:val="20"/>
          <w:lang w:val="nl-BE"/>
        </w:rPr>
        <w:t>zwarte koning komt vrij.</w:t>
      </w:r>
    </w:p>
    <w:p w14:paraId="49B6441F" w14:textId="77777777" w:rsidR="006F3923" w:rsidRDefault="008F0C50" w:rsidP="008F0C50">
      <w:pPr>
        <w:rPr>
          <w:rFonts w:cs="Arial"/>
          <w:b/>
          <w:sz w:val="20"/>
          <w:szCs w:val="20"/>
          <w:lang w:val="nl-BE"/>
        </w:rPr>
      </w:pPr>
      <w:r>
        <w:rPr>
          <w:rFonts w:cs="Arial"/>
          <w:b/>
          <w:sz w:val="20"/>
          <w:szCs w:val="20"/>
          <w:lang w:val="nl-BE"/>
        </w:rPr>
        <w:tab/>
      </w:r>
      <w:r w:rsidR="006F3923">
        <w:rPr>
          <w:rFonts w:cs="Arial"/>
          <w:b/>
          <w:sz w:val="20"/>
          <w:szCs w:val="20"/>
          <w:lang w:val="nl-BE"/>
        </w:rPr>
        <w:t>4...</w:t>
      </w:r>
      <w:r w:rsidR="006F3923">
        <w:rPr>
          <w:rFonts w:cs="Arial"/>
          <w:b/>
          <w:sz w:val="20"/>
          <w:szCs w:val="20"/>
          <w:lang w:val="nl-BE"/>
        </w:rPr>
        <w:tab/>
      </w:r>
      <w:r w:rsidR="006F3923">
        <w:rPr>
          <w:rFonts w:cs="Arial"/>
          <w:b/>
          <w:sz w:val="20"/>
          <w:szCs w:val="20"/>
          <w:lang w:val="nl-BE"/>
        </w:rPr>
        <w:tab/>
        <w:t>g2</w:t>
      </w:r>
    </w:p>
    <w:p w14:paraId="70603EF0" w14:textId="77777777" w:rsidR="006F3923" w:rsidRDefault="006F3923" w:rsidP="006F3923">
      <w:pPr>
        <w:pStyle w:val="03aText"/>
        <w:widowControl/>
        <w:rPr>
          <w:noProof/>
          <w:lang w:val="nl-BE"/>
        </w:rPr>
      </w:pPr>
      <w:r>
        <w:rPr>
          <w:noProof/>
          <w:lang w:val="nl-BE"/>
        </w:rPr>
        <w:t xml:space="preserve">Het beste: </w:t>
      </w:r>
    </w:p>
    <w:p w14:paraId="375B69AF" w14:textId="77777777" w:rsidR="006F3923" w:rsidRDefault="006F3923" w:rsidP="00586E21">
      <w:pPr>
        <w:pStyle w:val="03aText"/>
        <w:widowControl/>
        <w:numPr>
          <w:ilvl w:val="0"/>
          <w:numId w:val="103"/>
        </w:numPr>
        <w:rPr>
          <w:noProof/>
          <w:lang w:val="nl-BE"/>
        </w:rPr>
      </w:pPr>
      <w:r>
        <w:rPr>
          <w:noProof/>
          <w:lang w:val="nl-BE"/>
        </w:rPr>
        <w:t>4...Kb8</w:t>
      </w:r>
      <w:r w:rsidR="00870545">
        <w:rPr>
          <w:noProof/>
          <w:lang w:val="nl-BE"/>
        </w:rPr>
        <w:t>?</w:t>
      </w:r>
      <w:r>
        <w:rPr>
          <w:noProof/>
          <w:lang w:val="nl-BE"/>
        </w:rPr>
        <w:t xml:space="preserve"> 5.Lc7+ Kc8 </w:t>
      </w:r>
      <w:r>
        <w:rPr>
          <w:i/>
          <w:noProof/>
          <w:lang w:val="nl-BE"/>
        </w:rPr>
        <w:t xml:space="preserve">(5…Ka7 6.Ta1+ en mat) </w:t>
      </w:r>
      <w:r>
        <w:rPr>
          <w:noProof/>
          <w:lang w:val="nl-BE"/>
        </w:rPr>
        <w:t xml:space="preserve">6.Le5+ en 7.Lxh8. </w:t>
      </w:r>
      <w:r w:rsidR="00DB4B13">
        <w:rPr>
          <w:noProof/>
          <w:lang w:val="nl-BE"/>
        </w:rPr>
        <w:t>Of:</w:t>
      </w:r>
    </w:p>
    <w:p w14:paraId="48F23903" w14:textId="77777777" w:rsidR="006F3923" w:rsidRDefault="00F25986" w:rsidP="00586E21">
      <w:pPr>
        <w:pStyle w:val="03aText"/>
        <w:widowControl/>
        <w:numPr>
          <w:ilvl w:val="0"/>
          <w:numId w:val="103"/>
        </w:numPr>
        <w:rPr>
          <w:noProof/>
          <w:lang w:val="nl-BE"/>
        </w:rPr>
      </w:pPr>
      <w:r>
        <w:rPr>
          <w:noProof/>
          <w:lang w:val="nl-BE"/>
        </w:rPr>
        <w:t>4…h3</w:t>
      </w:r>
      <w:r w:rsidR="00870545">
        <w:rPr>
          <w:noProof/>
          <w:lang w:val="nl-BE"/>
        </w:rPr>
        <w:t>?</w:t>
      </w:r>
      <w:r w:rsidR="00DB4B13">
        <w:rPr>
          <w:noProof/>
          <w:lang w:val="nl-BE"/>
        </w:rPr>
        <w:t xml:space="preserve"> 5.Ld4 g2 6.Lxh8 h2 7.Ta1+ Kb8 8.Le5+ Kc8 en 9.Lxf2 Of hier 5…Th7+ 6.Kg6 b5 7.Kxh7 g2 8.Lg1, enzovoort.</w:t>
      </w:r>
    </w:p>
    <w:p w14:paraId="0F820B26" w14:textId="77777777" w:rsidR="006F3923" w:rsidRDefault="006F3923" w:rsidP="006F3923">
      <w:pPr>
        <w:rPr>
          <w:rFonts w:cs="Arial"/>
          <w:b/>
          <w:sz w:val="20"/>
          <w:szCs w:val="20"/>
          <w:lang w:val="nl-BE"/>
        </w:rPr>
      </w:pPr>
      <w:r>
        <w:rPr>
          <w:rFonts w:cs="Arial"/>
          <w:noProof/>
          <w:color w:val="000000"/>
          <w:sz w:val="20"/>
          <w:szCs w:val="20"/>
          <w:lang w:val="nl-BE"/>
        </w:rPr>
        <w:tab/>
      </w:r>
      <w:r>
        <w:rPr>
          <w:rFonts w:cs="Arial"/>
          <w:b/>
          <w:sz w:val="20"/>
          <w:szCs w:val="20"/>
          <w:lang w:val="nl-BE"/>
        </w:rPr>
        <w:t>5.Ld4</w:t>
      </w:r>
      <w:r>
        <w:rPr>
          <w:rFonts w:cs="Arial"/>
          <w:b/>
          <w:sz w:val="20"/>
          <w:szCs w:val="20"/>
          <w:lang w:val="nl-BE"/>
        </w:rPr>
        <w:tab/>
      </w:r>
      <w:r>
        <w:rPr>
          <w:rFonts w:cs="Arial"/>
          <w:b/>
          <w:sz w:val="20"/>
          <w:szCs w:val="20"/>
          <w:lang w:val="nl-BE"/>
        </w:rPr>
        <w:tab/>
        <w:t>g1D</w:t>
      </w:r>
    </w:p>
    <w:p w14:paraId="0AF2693B" w14:textId="77777777" w:rsidR="006F3923" w:rsidRDefault="006F3923" w:rsidP="006F3923">
      <w:pPr>
        <w:rPr>
          <w:rFonts w:cs="Arial"/>
          <w:b/>
          <w:sz w:val="20"/>
          <w:szCs w:val="20"/>
          <w:lang w:val="nl-BE"/>
        </w:rPr>
      </w:pPr>
      <w:r>
        <w:rPr>
          <w:rFonts w:cs="Arial"/>
          <w:b/>
          <w:sz w:val="20"/>
          <w:szCs w:val="20"/>
          <w:lang w:val="nl-BE"/>
        </w:rPr>
        <w:tab/>
        <w:t>6.Txg1</w:t>
      </w:r>
    </w:p>
    <w:p w14:paraId="10BBA74C" w14:textId="77777777" w:rsidR="006F3923" w:rsidRPr="00ED4A05" w:rsidRDefault="006F3923" w:rsidP="006F3923">
      <w:pPr>
        <w:pStyle w:val="03aText"/>
        <w:widowControl/>
        <w:rPr>
          <w:b/>
          <w:noProof/>
          <w:lang w:val="nl-BE"/>
        </w:rPr>
      </w:pPr>
      <w:r>
        <w:rPr>
          <w:noProof/>
          <w:lang w:val="nl-BE"/>
        </w:rPr>
        <w:t>En nu niet 6.Lxg1 wegens b5 met remise. De zwarte toren staat nog steeds aangevallen en speelt het best:</w:t>
      </w:r>
    </w:p>
    <w:p w14:paraId="0A0DBE31" w14:textId="77777777" w:rsidR="006F3923" w:rsidRPr="00ED4A05" w:rsidRDefault="00025379" w:rsidP="00025379">
      <w:pPr>
        <w:rPr>
          <w:rFonts w:cs="Arial"/>
          <w:b/>
          <w:sz w:val="20"/>
          <w:szCs w:val="20"/>
          <w:lang w:val="nl-BE"/>
        </w:rPr>
      </w:pPr>
      <w:r w:rsidRPr="00ED4A05">
        <w:rPr>
          <w:b/>
          <w:sz w:val="20"/>
          <w:szCs w:val="20"/>
          <w:lang w:val="nl-BE"/>
        </w:rPr>
        <w:tab/>
        <w:t>6...</w:t>
      </w:r>
      <w:r w:rsidRPr="00ED4A05">
        <w:rPr>
          <w:b/>
          <w:sz w:val="20"/>
          <w:szCs w:val="20"/>
          <w:lang w:val="nl-BE"/>
        </w:rPr>
        <w:tab/>
      </w:r>
      <w:r w:rsidRPr="00ED4A05">
        <w:rPr>
          <w:b/>
          <w:sz w:val="20"/>
          <w:szCs w:val="20"/>
          <w:lang w:val="nl-BE"/>
        </w:rPr>
        <w:tab/>
        <w:t>Th7+</w:t>
      </w:r>
    </w:p>
    <w:p w14:paraId="4C461E63" w14:textId="77777777" w:rsidR="006F3923" w:rsidRDefault="006F3923" w:rsidP="006F3923">
      <w:pPr>
        <w:rPr>
          <w:rFonts w:cs="Arial"/>
          <w:b/>
          <w:sz w:val="20"/>
          <w:szCs w:val="20"/>
          <w:lang w:val="nl-BE"/>
        </w:rPr>
      </w:pPr>
      <w:r>
        <w:rPr>
          <w:rFonts w:cs="Arial"/>
          <w:b/>
          <w:sz w:val="20"/>
          <w:szCs w:val="20"/>
          <w:lang w:val="nl-BE"/>
        </w:rPr>
        <w:tab/>
        <w:t>7.Kg6</w:t>
      </w:r>
    </w:p>
    <w:p w14:paraId="3908ABD5" w14:textId="77777777" w:rsidR="006F3923" w:rsidRDefault="006F3923" w:rsidP="006F3923">
      <w:pPr>
        <w:pStyle w:val="03aText"/>
        <w:widowControl/>
        <w:rPr>
          <w:noProof/>
          <w:lang w:val="nl-BE"/>
        </w:rPr>
      </w:pPr>
      <w:r>
        <w:rPr>
          <w:noProof/>
          <w:lang w:val="nl-BE"/>
        </w:rPr>
        <w:t xml:space="preserve">En hier niet 7.Kg8? Th5 </w:t>
      </w:r>
      <w:r>
        <w:rPr>
          <w:i/>
          <w:iCs/>
          <w:noProof/>
          <w:lang w:val="nl-BE"/>
        </w:rPr>
        <w:t xml:space="preserve">(dreigt 8...b5) </w:t>
      </w:r>
      <w:r>
        <w:rPr>
          <w:noProof/>
          <w:lang w:val="nl-BE"/>
        </w:rPr>
        <w:t>8.Lb6 Th6 en bijvoorbeeld 9.Le3 Th5 10.Kf7 b5 met rermise.</w:t>
      </w:r>
    </w:p>
    <w:p w14:paraId="1CB4EB7D" w14:textId="77777777" w:rsidR="006F3923" w:rsidRDefault="006F3923" w:rsidP="006F3923">
      <w:pPr>
        <w:rPr>
          <w:rFonts w:cs="Arial"/>
          <w:b/>
          <w:sz w:val="20"/>
          <w:szCs w:val="20"/>
          <w:lang w:val="nl-BE"/>
        </w:rPr>
      </w:pPr>
      <w:r>
        <w:rPr>
          <w:rFonts w:cs="Arial"/>
          <w:b/>
          <w:sz w:val="20"/>
          <w:szCs w:val="20"/>
          <w:lang w:val="nl-BE"/>
        </w:rPr>
        <w:tab/>
        <w:t>7...</w:t>
      </w:r>
      <w:r>
        <w:rPr>
          <w:rFonts w:cs="Arial"/>
          <w:b/>
          <w:sz w:val="20"/>
          <w:szCs w:val="20"/>
          <w:lang w:val="nl-BE"/>
        </w:rPr>
        <w:tab/>
      </w:r>
      <w:r>
        <w:rPr>
          <w:rFonts w:cs="Arial"/>
          <w:b/>
          <w:sz w:val="20"/>
          <w:szCs w:val="20"/>
          <w:lang w:val="nl-BE"/>
        </w:rPr>
        <w:tab/>
        <w:t>Te7</w:t>
      </w:r>
    </w:p>
    <w:p w14:paraId="63BADD78" w14:textId="77777777" w:rsidR="006F3923" w:rsidRDefault="006F3923" w:rsidP="00586E21">
      <w:pPr>
        <w:pStyle w:val="03aText"/>
        <w:widowControl/>
        <w:numPr>
          <w:ilvl w:val="0"/>
          <w:numId w:val="104"/>
        </w:numPr>
        <w:rPr>
          <w:noProof/>
          <w:lang w:val="nl-BE"/>
        </w:rPr>
      </w:pPr>
      <w:r>
        <w:rPr>
          <w:noProof/>
          <w:lang w:val="nl-BE"/>
        </w:rPr>
        <w:t>7...Tc7</w:t>
      </w:r>
      <w:r w:rsidR="00870545">
        <w:rPr>
          <w:noProof/>
          <w:lang w:val="nl-BE"/>
        </w:rPr>
        <w:t>?</w:t>
      </w:r>
      <w:r>
        <w:rPr>
          <w:noProof/>
          <w:lang w:val="nl-BE"/>
        </w:rPr>
        <w:t xml:space="preserve"> 8.Ta1+ Kb8 9.Le5 Kc8 10.Lxc7.  Of nog :</w:t>
      </w:r>
    </w:p>
    <w:p w14:paraId="12CF343D" w14:textId="77777777" w:rsidR="006F3923" w:rsidRDefault="006F3923" w:rsidP="00586E21">
      <w:pPr>
        <w:pStyle w:val="03aText"/>
        <w:widowControl/>
        <w:numPr>
          <w:ilvl w:val="0"/>
          <w:numId w:val="104"/>
        </w:numPr>
        <w:rPr>
          <w:noProof/>
          <w:lang w:val="nl-BE"/>
        </w:rPr>
      </w:pPr>
      <w:r>
        <w:rPr>
          <w:noProof/>
          <w:lang w:val="nl-BE"/>
        </w:rPr>
        <w:t>7...Td7</w:t>
      </w:r>
      <w:r w:rsidR="00870545">
        <w:rPr>
          <w:noProof/>
          <w:lang w:val="nl-BE"/>
        </w:rPr>
        <w:t>?</w:t>
      </w:r>
      <w:r>
        <w:rPr>
          <w:noProof/>
          <w:lang w:val="nl-BE"/>
        </w:rPr>
        <w:t xml:space="preserve"> 8.Ta1+ Kb8 9.Le5+    Kc8 10.Ta8+ en mat.</w:t>
      </w:r>
    </w:p>
    <w:p w14:paraId="3213D45D" w14:textId="77777777" w:rsidR="006F3923" w:rsidRDefault="006F3923" w:rsidP="006F3923">
      <w:pPr>
        <w:pStyle w:val="03aText"/>
        <w:widowControl/>
        <w:rPr>
          <w:b/>
          <w:noProof/>
          <w:lang w:val="nl-BE"/>
        </w:rPr>
      </w:pPr>
      <w:r>
        <w:rPr>
          <w:noProof/>
          <w:lang w:val="nl-BE"/>
        </w:rPr>
        <w:tab/>
      </w:r>
      <w:r>
        <w:rPr>
          <w:b/>
          <w:lang w:val="nl-BE"/>
        </w:rPr>
        <w:t>8.Kf6</w:t>
      </w:r>
      <w:r>
        <w:rPr>
          <w:b/>
          <w:lang w:val="nl-BE"/>
        </w:rPr>
        <w:tab/>
      </w:r>
      <w:r>
        <w:rPr>
          <w:b/>
          <w:lang w:val="nl-BE"/>
        </w:rPr>
        <w:tab/>
        <w:t>Te8</w:t>
      </w:r>
    </w:p>
    <w:p w14:paraId="3DC6C336" w14:textId="77777777" w:rsidR="006F3923" w:rsidRDefault="006F3923" w:rsidP="006F3923">
      <w:pPr>
        <w:rPr>
          <w:rFonts w:cs="Arial"/>
          <w:b/>
          <w:sz w:val="20"/>
          <w:szCs w:val="20"/>
          <w:lang w:val="nl-BE"/>
        </w:rPr>
      </w:pPr>
      <w:r>
        <w:rPr>
          <w:rFonts w:cs="Arial"/>
          <w:b/>
          <w:sz w:val="20"/>
          <w:szCs w:val="20"/>
          <w:lang w:val="nl-BE"/>
        </w:rPr>
        <w:tab/>
        <w:t>9.Kf7</w:t>
      </w:r>
      <w:r>
        <w:rPr>
          <w:rFonts w:cs="Arial"/>
          <w:b/>
          <w:sz w:val="20"/>
          <w:szCs w:val="20"/>
          <w:lang w:val="nl-BE"/>
        </w:rPr>
        <w:tab/>
      </w:r>
      <w:r>
        <w:rPr>
          <w:rFonts w:cs="Arial"/>
          <w:b/>
          <w:sz w:val="20"/>
          <w:szCs w:val="20"/>
          <w:lang w:val="nl-BE"/>
        </w:rPr>
        <w:tab/>
        <w:t>Tc8</w:t>
      </w:r>
    </w:p>
    <w:p w14:paraId="0D3BB6C7" w14:textId="77777777" w:rsidR="006F3923" w:rsidRDefault="006F3923" w:rsidP="00B30160">
      <w:pPr>
        <w:jc w:val="both"/>
        <w:rPr>
          <w:rFonts w:cs="Arial"/>
          <w:b/>
          <w:sz w:val="20"/>
          <w:szCs w:val="20"/>
          <w:lang w:val="nl-BE"/>
        </w:rPr>
      </w:pPr>
      <w:r>
        <w:rPr>
          <w:noProof/>
          <w:sz w:val="20"/>
          <w:szCs w:val="20"/>
          <w:lang w:val="nl-BE"/>
        </w:rPr>
        <w:t>Dit is beter dan 9...Td8</w:t>
      </w:r>
      <w:r w:rsidR="00870545">
        <w:rPr>
          <w:noProof/>
          <w:sz w:val="20"/>
          <w:szCs w:val="20"/>
          <w:lang w:val="nl-BE"/>
        </w:rPr>
        <w:t>?</w:t>
      </w:r>
      <w:r>
        <w:rPr>
          <w:noProof/>
          <w:sz w:val="20"/>
          <w:szCs w:val="20"/>
          <w:lang w:val="nl-BE"/>
        </w:rPr>
        <w:t>, want dan kan na 10.Ta1+ Kb8 11.Le5+ Kc8,</w:t>
      </w:r>
    </w:p>
    <w:p w14:paraId="46DFA0B2" w14:textId="77777777" w:rsidR="006F3923" w:rsidRDefault="006F3923" w:rsidP="006F3923">
      <w:pPr>
        <w:jc w:val="both"/>
        <w:rPr>
          <w:noProof/>
          <w:sz w:val="20"/>
          <w:szCs w:val="20"/>
          <w:lang w:val="nl-BE"/>
        </w:rPr>
      </w:pPr>
      <w:r>
        <w:rPr>
          <w:noProof/>
          <w:sz w:val="20"/>
          <w:szCs w:val="20"/>
          <w:lang w:val="nl-BE"/>
        </w:rPr>
        <w:t>wit op twee manieren winnen:</w:t>
      </w:r>
    </w:p>
    <w:p w14:paraId="0C24B38B" w14:textId="77777777" w:rsidR="008F0C50" w:rsidRDefault="008F0C50" w:rsidP="006F3923">
      <w:pPr>
        <w:jc w:val="both"/>
        <w:rPr>
          <w:noProof/>
          <w:sz w:val="20"/>
          <w:szCs w:val="20"/>
          <w:lang w:val="nl-BE"/>
        </w:rPr>
      </w:pPr>
    </w:p>
    <w:p w14:paraId="77089E08" w14:textId="77777777" w:rsidR="008F0C50" w:rsidRDefault="008F0C50" w:rsidP="006F3923">
      <w:pPr>
        <w:jc w:val="both"/>
        <w:rPr>
          <w:noProof/>
          <w:sz w:val="20"/>
          <w:szCs w:val="20"/>
          <w:lang w:val="nl-BE"/>
        </w:rPr>
      </w:pPr>
    </w:p>
    <w:p w14:paraId="20A37E23" w14:textId="77777777" w:rsidR="008F0C50" w:rsidRDefault="008F0C50" w:rsidP="006F3923">
      <w:pPr>
        <w:jc w:val="both"/>
        <w:rPr>
          <w:noProof/>
          <w:sz w:val="20"/>
          <w:szCs w:val="20"/>
          <w:lang w:val="nl-BE"/>
        </w:rPr>
      </w:pPr>
    </w:p>
    <w:p w14:paraId="3B2AC77A" w14:textId="77777777" w:rsidR="008F0C50" w:rsidRDefault="008F0C50" w:rsidP="006F3923">
      <w:pPr>
        <w:jc w:val="both"/>
        <w:rPr>
          <w:noProof/>
          <w:sz w:val="20"/>
          <w:szCs w:val="20"/>
          <w:lang w:val="nl-BE"/>
        </w:rPr>
      </w:pPr>
    </w:p>
    <w:p w14:paraId="73336716" w14:textId="77777777" w:rsidR="008F0C50" w:rsidRDefault="008F0C50" w:rsidP="006F3923">
      <w:pPr>
        <w:jc w:val="both"/>
        <w:rPr>
          <w:noProof/>
          <w:sz w:val="20"/>
          <w:szCs w:val="20"/>
          <w:lang w:val="nl-BE"/>
        </w:rPr>
      </w:pPr>
    </w:p>
    <w:p w14:paraId="1606BA0B" w14:textId="77777777" w:rsidR="00B62FFE" w:rsidRDefault="00B62FFE" w:rsidP="006F3923">
      <w:pPr>
        <w:jc w:val="both"/>
        <w:rPr>
          <w:noProof/>
          <w:sz w:val="20"/>
          <w:szCs w:val="20"/>
          <w:lang w:val="nl-BE"/>
        </w:rPr>
      </w:pPr>
    </w:p>
    <w:p w14:paraId="1B1C0600" w14:textId="77777777" w:rsidR="00186D63" w:rsidRDefault="00186D63" w:rsidP="006F3923">
      <w:pPr>
        <w:jc w:val="both"/>
        <w:rPr>
          <w:noProof/>
          <w:sz w:val="20"/>
          <w:szCs w:val="20"/>
          <w:lang w:val="nl-BE"/>
        </w:rPr>
      </w:pPr>
    </w:p>
    <w:p w14:paraId="1D1EE4DA" w14:textId="77777777" w:rsidR="006F3923" w:rsidRDefault="006F3923" w:rsidP="00586E21">
      <w:pPr>
        <w:pStyle w:val="03aText"/>
        <w:widowControl/>
        <w:numPr>
          <w:ilvl w:val="0"/>
          <w:numId w:val="105"/>
        </w:numPr>
        <w:rPr>
          <w:noProof/>
          <w:lang w:val="nl-BE"/>
        </w:rPr>
      </w:pPr>
      <w:r>
        <w:rPr>
          <w:noProof/>
          <w:lang w:val="nl-BE"/>
        </w:rPr>
        <w:t xml:space="preserve">12.Tc1+ Kd7 13.Tc7+ en mat, </w:t>
      </w:r>
    </w:p>
    <w:p w14:paraId="453E312C" w14:textId="77777777" w:rsidR="006F3923" w:rsidRDefault="006F3923" w:rsidP="00586E21">
      <w:pPr>
        <w:pStyle w:val="03aText"/>
        <w:widowControl/>
        <w:numPr>
          <w:ilvl w:val="0"/>
          <w:numId w:val="105"/>
        </w:numPr>
        <w:rPr>
          <w:noProof/>
          <w:lang w:val="nl-BE"/>
        </w:rPr>
      </w:pPr>
      <w:r>
        <w:rPr>
          <w:noProof/>
          <w:lang w:val="nl-BE"/>
        </w:rPr>
        <w:t>12.Ke7 Td7+ 13.Ke6 b5 (of b6) 14.Ta8+ Kb7 15.Tb8+ Kc6 16.Tc8+ Tc7 17.Txc7+ enzo-voort.</w:t>
      </w:r>
    </w:p>
    <w:p w14:paraId="7DF144BD" w14:textId="77777777" w:rsidR="006F3923" w:rsidRDefault="006F3923" w:rsidP="006F3923">
      <w:pPr>
        <w:pStyle w:val="03aText"/>
        <w:widowControl/>
        <w:rPr>
          <w:noProof/>
          <w:lang w:val="nl-BE"/>
        </w:rPr>
      </w:pPr>
      <w:r>
        <w:rPr>
          <w:noProof/>
          <w:lang w:val="nl-BE"/>
        </w:rPr>
        <w:t xml:space="preserve">Nu na de tekstzet 9...Tc8 volgt: </w:t>
      </w:r>
    </w:p>
    <w:p w14:paraId="2BE70C1C" w14:textId="77777777" w:rsidR="006F3923" w:rsidRDefault="006F3923" w:rsidP="006F3923">
      <w:pPr>
        <w:rPr>
          <w:rFonts w:cs="Arial"/>
          <w:b/>
          <w:sz w:val="20"/>
          <w:szCs w:val="20"/>
          <w:lang w:val="nl-BE"/>
        </w:rPr>
      </w:pPr>
      <w:r>
        <w:rPr>
          <w:rFonts w:cs="Arial"/>
          <w:b/>
          <w:sz w:val="20"/>
          <w:szCs w:val="20"/>
          <w:lang w:val="nl-BE"/>
        </w:rPr>
        <w:t xml:space="preserve">           10.Ta1+</w:t>
      </w:r>
      <w:r>
        <w:rPr>
          <w:rFonts w:cs="Arial"/>
          <w:b/>
          <w:sz w:val="20"/>
          <w:szCs w:val="20"/>
          <w:lang w:val="nl-BE"/>
        </w:rPr>
        <w:tab/>
      </w:r>
      <w:r>
        <w:rPr>
          <w:rFonts w:cs="Arial"/>
          <w:b/>
          <w:sz w:val="20"/>
          <w:szCs w:val="20"/>
          <w:lang w:val="nl-BE"/>
        </w:rPr>
        <w:tab/>
        <w:t>Kb8</w:t>
      </w:r>
    </w:p>
    <w:p w14:paraId="59C854FA" w14:textId="77777777" w:rsidR="006F3923" w:rsidRDefault="006F3923" w:rsidP="006F3923">
      <w:pPr>
        <w:rPr>
          <w:rFonts w:cs="Arial"/>
          <w:b/>
          <w:sz w:val="20"/>
          <w:szCs w:val="20"/>
          <w:lang w:val="nl-BE"/>
        </w:rPr>
      </w:pPr>
      <w:r>
        <w:rPr>
          <w:rFonts w:cs="Arial"/>
          <w:b/>
          <w:sz w:val="20"/>
          <w:szCs w:val="20"/>
          <w:lang w:val="nl-BE"/>
        </w:rPr>
        <w:t xml:space="preserve">           11.Le5+</w:t>
      </w:r>
    </w:p>
    <w:p w14:paraId="7570ED9C" w14:textId="77777777" w:rsidR="006F3923" w:rsidRDefault="006F3923" w:rsidP="006F3923">
      <w:pPr>
        <w:pStyle w:val="03aText"/>
        <w:widowControl/>
        <w:rPr>
          <w:noProof/>
          <w:lang w:val="nl-BE"/>
        </w:rPr>
      </w:pPr>
      <w:r>
        <w:rPr>
          <w:noProof/>
          <w:lang w:val="nl-BE"/>
        </w:rPr>
        <w:t>en nu het gedwongen</w:t>
      </w:r>
    </w:p>
    <w:p w14:paraId="08585E01" w14:textId="77777777" w:rsidR="006F3923" w:rsidRDefault="006F3923" w:rsidP="006F3923">
      <w:pPr>
        <w:rPr>
          <w:rFonts w:cs="Arial"/>
          <w:b/>
          <w:sz w:val="20"/>
          <w:szCs w:val="20"/>
          <w:lang w:val="nl-BE"/>
        </w:rPr>
      </w:pPr>
      <w:r>
        <w:rPr>
          <w:rFonts w:cs="Arial"/>
          <w:b/>
          <w:sz w:val="20"/>
          <w:szCs w:val="20"/>
          <w:lang w:val="nl-BE"/>
        </w:rPr>
        <w:t xml:space="preserve">           11...</w:t>
      </w:r>
      <w:r>
        <w:rPr>
          <w:rFonts w:cs="Arial"/>
          <w:b/>
          <w:sz w:val="20"/>
          <w:szCs w:val="20"/>
          <w:lang w:val="nl-BE"/>
        </w:rPr>
        <w:tab/>
      </w:r>
      <w:r>
        <w:rPr>
          <w:rFonts w:cs="Arial"/>
          <w:b/>
          <w:sz w:val="20"/>
          <w:szCs w:val="20"/>
          <w:lang w:val="nl-BE"/>
        </w:rPr>
        <w:tab/>
        <w:t>Tc7+</w:t>
      </w:r>
    </w:p>
    <w:p w14:paraId="411B083B" w14:textId="77777777" w:rsidR="006F3923" w:rsidRDefault="006F3923" w:rsidP="006F3923">
      <w:pPr>
        <w:rPr>
          <w:rFonts w:cs="Arial"/>
          <w:b/>
          <w:sz w:val="20"/>
          <w:szCs w:val="20"/>
          <w:lang w:val="nl-BE"/>
        </w:rPr>
      </w:pPr>
      <w:r>
        <w:rPr>
          <w:rFonts w:cs="Arial"/>
          <w:noProof/>
          <w:color w:val="000000"/>
          <w:sz w:val="20"/>
          <w:szCs w:val="20"/>
          <w:lang w:val="nl-BE"/>
        </w:rPr>
        <w:t xml:space="preserve">           </w:t>
      </w:r>
      <w:r>
        <w:rPr>
          <w:rFonts w:cs="Arial"/>
          <w:b/>
          <w:sz w:val="20"/>
          <w:szCs w:val="20"/>
          <w:lang w:val="nl-BE"/>
        </w:rPr>
        <w:t>12.Lxc7+</w:t>
      </w:r>
      <w:r>
        <w:rPr>
          <w:rFonts w:cs="Arial"/>
          <w:b/>
          <w:sz w:val="20"/>
          <w:szCs w:val="20"/>
          <w:lang w:val="nl-BE"/>
        </w:rPr>
        <w:tab/>
        <w:t>Kxc7</w:t>
      </w:r>
    </w:p>
    <w:p w14:paraId="45179E4B" w14:textId="77777777" w:rsidR="006F3923" w:rsidRDefault="006F3923" w:rsidP="006F3923">
      <w:pPr>
        <w:jc w:val="both"/>
        <w:rPr>
          <w:rFonts w:cs="Arial"/>
          <w:b/>
          <w:sz w:val="20"/>
          <w:szCs w:val="20"/>
          <w:lang w:val="nl-BE"/>
        </w:rPr>
      </w:pPr>
      <w:r>
        <w:rPr>
          <w:noProof/>
          <w:sz w:val="20"/>
          <w:szCs w:val="20"/>
          <w:lang w:val="nl-BE"/>
        </w:rPr>
        <w:t>En wit slaat uiteindelijk met de to-ren de beide pionnen en wint.</w:t>
      </w:r>
      <w:r>
        <w:rPr>
          <w:b/>
          <w:bCs/>
          <w:noProof/>
          <w:lang w:val="nl-BE"/>
        </w:rPr>
        <w:t xml:space="preserve"> </w:t>
      </w:r>
    </w:p>
    <w:p w14:paraId="36207B70" w14:textId="77777777" w:rsidR="00186D63" w:rsidRDefault="006F3923" w:rsidP="00393AB9">
      <w:pPr>
        <w:pStyle w:val="03cOpmerking"/>
        <w:widowControl/>
        <w:spacing w:before="240"/>
        <w:rPr>
          <w:noProof/>
          <w:lang w:val="nl-BE"/>
        </w:rPr>
      </w:pPr>
      <w:r>
        <w:rPr>
          <w:noProof/>
          <w:lang w:val="nl-BE"/>
        </w:rPr>
        <w:t>Voordien we</w:t>
      </w:r>
      <w:r w:rsidR="00355059">
        <w:rPr>
          <w:noProof/>
          <w:lang w:val="nl-BE"/>
        </w:rPr>
        <w:t>rd deze studie ver</w:t>
      </w:r>
      <w:r w:rsidR="00355059">
        <w:rPr>
          <w:noProof/>
          <w:lang w:val="nl-BE"/>
        </w:rPr>
        <w:softHyphen/>
        <w:t>toond met de</w:t>
      </w:r>
      <w:r>
        <w:rPr>
          <w:noProof/>
          <w:lang w:val="nl-BE"/>
        </w:rPr>
        <w:t xml:space="preserve"> oplossing</w:t>
      </w:r>
      <w:r w:rsidR="00B30160">
        <w:rPr>
          <w:noProof/>
          <w:lang w:val="nl-BE"/>
        </w:rPr>
        <w:t>, na 9.Kf7 en dan de zet</w:t>
      </w:r>
      <w:r>
        <w:rPr>
          <w:noProof/>
          <w:lang w:val="nl-BE"/>
        </w:rPr>
        <w:t xml:space="preserve"> </w:t>
      </w:r>
      <w:r w:rsidRPr="00393AB9">
        <w:rPr>
          <w:b/>
          <w:noProof/>
          <w:lang w:val="nl-BE"/>
        </w:rPr>
        <w:t>9...Td8</w:t>
      </w:r>
      <w:r w:rsidR="00B30160">
        <w:rPr>
          <w:b/>
          <w:noProof/>
          <w:lang w:val="nl-BE"/>
        </w:rPr>
        <w:t>?¸</w:t>
      </w:r>
      <w:r w:rsidRPr="00393AB9">
        <w:rPr>
          <w:b/>
          <w:noProof/>
          <w:lang w:val="nl-BE"/>
        </w:rPr>
        <w:t xml:space="preserve"> </w:t>
      </w:r>
      <w:r w:rsidR="00B30160">
        <w:rPr>
          <w:i/>
          <w:noProof/>
          <w:lang w:val="nl-BE"/>
        </w:rPr>
        <w:t xml:space="preserve">(in plaats van </w:t>
      </w:r>
      <w:r w:rsidR="00B30160" w:rsidRPr="00870545">
        <w:rPr>
          <w:i/>
          <w:noProof/>
          <w:lang w:val="nl-BE"/>
        </w:rPr>
        <w:t>9…Tc8</w:t>
      </w:r>
      <w:r w:rsidR="00B30160">
        <w:rPr>
          <w:i/>
          <w:noProof/>
          <w:lang w:val="nl-BE"/>
        </w:rPr>
        <w:t xml:space="preserve">) </w:t>
      </w:r>
      <w:r w:rsidR="00B30160">
        <w:rPr>
          <w:noProof/>
          <w:lang w:val="nl-BE"/>
        </w:rPr>
        <w:t xml:space="preserve">enzovoort. Dus met </w:t>
      </w:r>
      <w:r>
        <w:rPr>
          <w:noProof/>
          <w:lang w:val="nl-BE"/>
        </w:rPr>
        <w:t>de vermelde dual, en bijgevolg ne</w:t>
      </w:r>
      <w:r w:rsidR="00B30160">
        <w:rPr>
          <w:noProof/>
          <w:lang w:val="nl-BE"/>
        </w:rPr>
        <w:t>-</w:t>
      </w:r>
      <w:r>
        <w:rPr>
          <w:noProof/>
          <w:lang w:val="nl-BE"/>
        </w:rPr>
        <w:t>ven</w:t>
      </w:r>
      <w:r w:rsidR="0004078B">
        <w:rPr>
          <w:noProof/>
          <w:lang w:val="nl-BE"/>
        </w:rPr>
        <w:t>oplosbaar.</w:t>
      </w:r>
      <w:r>
        <w:rPr>
          <w:noProof/>
          <w:lang w:val="nl-BE"/>
        </w:rPr>
        <w:t xml:space="preserve"> </w:t>
      </w:r>
    </w:p>
    <w:p w14:paraId="172C4983" w14:textId="77777777" w:rsidR="00393AB9" w:rsidRDefault="006F3923" w:rsidP="00393AB9">
      <w:pPr>
        <w:pStyle w:val="03cOpmerking"/>
        <w:widowControl/>
        <w:spacing w:before="240"/>
        <w:rPr>
          <w:noProof/>
          <w:lang w:val="nl-BE"/>
        </w:rPr>
      </w:pPr>
      <w:r>
        <w:rPr>
          <w:noProof/>
          <w:lang w:val="nl-BE"/>
        </w:rPr>
        <w:t xml:space="preserve">Maar de sterkste </w:t>
      </w:r>
      <w:r w:rsidR="00186D63">
        <w:rPr>
          <w:noProof/>
          <w:lang w:val="nl-BE"/>
        </w:rPr>
        <w:t xml:space="preserve">zet </w:t>
      </w:r>
      <w:r w:rsidR="00393AB9">
        <w:rPr>
          <w:noProof/>
          <w:lang w:val="nl-BE"/>
        </w:rPr>
        <w:t xml:space="preserve">van zwart is hier </w:t>
      </w:r>
      <w:r w:rsidR="00393AB9" w:rsidRPr="00393AB9">
        <w:rPr>
          <w:b/>
          <w:noProof/>
          <w:lang w:val="nl-BE"/>
        </w:rPr>
        <w:t>9...Tc8</w:t>
      </w:r>
      <w:r w:rsidR="00393AB9">
        <w:rPr>
          <w:noProof/>
          <w:lang w:val="nl-BE"/>
        </w:rPr>
        <w:t>!, met de enige juiste voortzetting</w:t>
      </w:r>
      <w:r w:rsidR="00CE4726">
        <w:rPr>
          <w:noProof/>
          <w:lang w:val="nl-BE"/>
        </w:rPr>
        <w:t>:</w:t>
      </w:r>
      <w:r w:rsidR="00393AB9">
        <w:rPr>
          <w:noProof/>
          <w:lang w:val="nl-BE"/>
        </w:rPr>
        <w:t xml:space="preserve"> 10.Ta1+ enzovoort. </w:t>
      </w:r>
      <w:r>
        <w:rPr>
          <w:noProof/>
          <w:lang w:val="nl-BE"/>
        </w:rPr>
        <w:t xml:space="preserve"> </w:t>
      </w:r>
    </w:p>
    <w:p w14:paraId="190CE78E" w14:textId="77777777" w:rsidR="00393AB9" w:rsidRDefault="00186D63" w:rsidP="00393AB9">
      <w:pPr>
        <w:pStyle w:val="03cOpmerking"/>
        <w:widowControl/>
        <w:spacing w:before="240"/>
        <w:rPr>
          <w:noProof/>
          <w:lang w:val="nl-BE"/>
        </w:rPr>
      </w:pPr>
      <w:r>
        <w:rPr>
          <w:noProof/>
          <w:lang w:val="nl-BE"/>
        </w:rPr>
        <w:t>Bovenstaande studie is dus toch correct.</w:t>
      </w:r>
    </w:p>
    <w:p w14:paraId="1F1BF892" w14:textId="77777777" w:rsidR="0078216F" w:rsidRDefault="0078216F" w:rsidP="00393AB9">
      <w:pPr>
        <w:pStyle w:val="03cOpmerking"/>
        <w:widowControl/>
        <w:spacing w:before="240"/>
        <w:rPr>
          <w:noProof/>
          <w:lang w:val="nl-BE"/>
        </w:rPr>
      </w:pPr>
    </w:p>
    <w:p w14:paraId="0F1BC58B" w14:textId="77777777" w:rsidR="0078216F" w:rsidRDefault="0078216F" w:rsidP="00393AB9">
      <w:pPr>
        <w:pStyle w:val="03cOpmerking"/>
        <w:widowControl/>
        <w:spacing w:before="240"/>
        <w:rPr>
          <w:noProof/>
          <w:lang w:val="nl-BE"/>
        </w:rPr>
      </w:pPr>
    </w:p>
    <w:p w14:paraId="37762A6E" w14:textId="77777777" w:rsidR="0078216F" w:rsidRDefault="0078216F" w:rsidP="00393AB9">
      <w:pPr>
        <w:pStyle w:val="03cOpmerking"/>
        <w:widowControl/>
        <w:spacing w:before="240"/>
        <w:rPr>
          <w:noProof/>
          <w:lang w:val="nl-BE"/>
        </w:rPr>
      </w:pPr>
    </w:p>
    <w:p w14:paraId="4B469BFF" w14:textId="77777777" w:rsidR="0078216F" w:rsidRDefault="0078216F" w:rsidP="00393AB9">
      <w:pPr>
        <w:pStyle w:val="03cOpmerking"/>
        <w:widowControl/>
        <w:spacing w:before="240"/>
        <w:rPr>
          <w:noProof/>
          <w:lang w:val="nl-BE"/>
        </w:rPr>
      </w:pPr>
    </w:p>
    <w:p w14:paraId="6EDB5DE6" w14:textId="77777777" w:rsidR="0078216F" w:rsidRDefault="0078216F" w:rsidP="00393AB9">
      <w:pPr>
        <w:pStyle w:val="03cOpmerking"/>
        <w:widowControl/>
        <w:spacing w:before="240"/>
        <w:rPr>
          <w:noProof/>
          <w:lang w:val="nl-BE"/>
        </w:rPr>
      </w:pPr>
    </w:p>
    <w:p w14:paraId="70AE3FB5" w14:textId="77777777" w:rsidR="0078216F" w:rsidRDefault="0078216F" w:rsidP="00393AB9">
      <w:pPr>
        <w:pStyle w:val="03cOpmerking"/>
        <w:widowControl/>
        <w:spacing w:before="240"/>
        <w:rPr>
          <w:noProof/>
          <w:lang w:val="nl-BE"/>
        </w:rPr>
      </w:pPr>
    </w:p>
    <w:p w14:paraId="67CEE608" w14:textId="77777777" w:rsidR="0078216F" w:rsidRDefault="0078216F" w:rsidP="00393AB9">
      <w:pPr>
        <w:pStyle w:val="03cOpmerking"/>
        <w:widowControl/>
        <w:spacing w:before="240"/>
        <w:rPr>
          <w:noProof/>
          <w:lang w:val="nl-BE"/>
        </w:rPr>
      </w:pPr>
    </w:p>
    <w:p w14:paraId="075BB4AD" w14:textId="77777777" w:rsidR="006F3923" w:rsidRDefault="00186D63" w:rsidP="00393AB9">
      <w:pPr>
        <w:pStyle w:val="03cOpmerking"/>
        <w:widowControl/>
        <w:spacing w:before="240"/>
        <w:rPr>
          <w:noProof/>
          <w:lang w:val="nl-BE"/>
        </w:rPr>
      </w:pPr>
      <w:r>
        <w:rPr>
          <w:noProof/>
          <w:lang w:val="nl-BE"/>
        </w:rPr>
        <w:t>Mijn</w:t>
      </w:r>
      <w:r w:rsidR="006F3923">
        <w:rPr>
          <w:noProof/>
          <w:lang w:val="nl-BE"/>
        </w:rPr>
        <w:t xml:space="preserve"> versie is een uitge</w:t>
      </w:r>
      <w:r w:rsidR="006F3923">
        <w:rPr>
          <w:noProof/>
          <w:lang w:val="nl-BE"/>
        </w:rPr>
        <w:softHyphen/>
        <w:t>breide be</w:t>
      </w:r>
      <w:r>
        <w:rPr>
          <w:noProof/>
          <w:lang w:val="nl-BE"/>
        </w:rPr>
        <w:t>-</w:t>
      </w:r>
      <w:r w:rsidR="006F3923">
        <w:rPr>
          <w:noProof/>
          <w:lang w:val="nl-BE"/>
        </w:rPr>
        <w:t>werking van een</w:t>
      </w:r>
      <w:r w:rsidR="00144D72">
        <w:rPr>
          <w:noProof/>
          <w:lang w:val="nl-BE"/>
        </w:rPr>
        <w:t xml:space="preserve"> ne</w:t>
      </w:r>
      <w:r w:rsidR="00025379">
        <w:rPr>
          <w:noProof/>
          <w:lang w:val="nl-BE"/>
        </w:rPr>
        <w:t>venopl</w:t>
      </w:r>
      <w:r w:rsidR="00D71764">
        <w:rPr>
          <w:noProof/>
          <w:lang w:val="nl-BE"/>
        </w:rPr>
        <w:t>os</w:t>
      </w:r>
      <w:r w:rsidR="00025379">
        <w:rPr>
          <w:noProof/>
          <w:lang w:val="nl-BE"/>
        </w:rPr>
        <w:t>bare</w:t>
      </w:r>
      <w:r w:rsidR="006F3923">
        <w:rPr>
          <w:noProof/>
          <w:lang w:val="nl-BE"/>
        </w:rPr>
        <w:t xml:space="preserve"> 1ste prijs in het toer</w:t>
      </w:r>
      <w:r w:rsidR="00144D72">
        <w:rPr>
          <w:noProof/>
          <w:lang w:val="nl-BE"/>
        </w:rPr>
        <w:t>nooi om het Roe</w:t>
      </w:r>
      <w:r w:rsidR="00144D72">
        <w:rPr>
          <w:noProof/>
          <w:lang w:val="nl-BE"/>
        </w:rPr>
        <w:softHyphen/>
        <w:t>meens kam</w:t>
      </w:r>
      <w:r w:rsidR="00D71764">
        <w:rPr>
          <w:noProof/>
          <w:lang w:val="nl-BE"/>
        </w:rPr>
        <w:t>pi</w:t>
      </w:r>
      <w:r>
        <w:rPr>
          <w:noProof/>
          <w:lang w:val="nl-BE"/>
        </w:rPr>
        <w:t>oenschap (1951) van V. Nesto</w:t>
      </w:r>
      <w:r w:rsidR="00D71764">
        <w:rPr>
          <w:noProof/>
          <w:lang w:val="nl-BE"/>
        </w:rPr>
        <w:t>r</w:t>
      </w:r>
      <w:r w:rsidR="006F3923">
        <w:rPr>
          <w:noProof/>
          <w:lang w:val="nl-BE"/>
        </w:rPr>
        <w:t xml:space="preserve">escu: </w:t>
      </w:r>
    </w:p>
    <w:p w14:paraId="642EF64F" w14:textId="77777777" w:rsidR="006F3923" w:rsidRPr="00870545" w:rsidRDefault="006F3923" w:rsidP="006F3923">
      <w:pPr>
        <w:pStyle w:val="03cOpmerking"/>
        <w:widowControl/>
        <w:spacing w:before="240"/>
        <w:rPr>
          <w:noProof/>
          <w:lang w:val="en-GB"/>
        </w:rPr>
      </w:pPr>
      <w:r w:rsidRPr="00870545">
        <w:rPr>
          <w:noProof/>
          <w:lang w:val="en-GB"/>
        </w:rPr>
        <w:t xml:space="preserve">Kg6 Tc7 Lb6 / Ka8 Tb8 b7 h3 + </w:t>
      </w:r>
    </w:p>
    <w:p w14:paraId="78AC2E01" w14:textId="77777777" w:rsidR="006F3923" w:rsidRPr="00870545" w:rsidRDefault="006F3923" w:rsidP="006F3923">
      <w:pPr>
        <w:jc w:val="both"/>
        <w:rPr>
          <w:noProof/>
          <w:lang w:val="en-GB"/>
        </w:rPr>
      </w:pPr>
    </w:p>
    <w:p w14:paraId="006DDF7E" w14:textId="77777777" w:rsidR="006F3923" w:rsidRDefault="006F3923" w:rsidP="006F3923">
      <w:pPr>
        <w:jc w:val="both"/>
        <w:rPr>
          <w:noProof/>
          <w:sz w:val="20"/>
          <w:szCs w:val="20"/>
          <w:lang w:val="nl-BE"/>
        </w:rPr>
      </w:pPr>
      <w:r>
        <w:rPr>
          <w:noProof/>
          <w:sz w:val="20"/>
          <w:szCs w:val="20"/>
          <w:lang w:val="en-GB"/>
        </w:rPr>
        <w:t xml:space="preserve">Wit wint door 1.Tc1 Th8 2.Kg7 Te8 3.Kf7 Th8 4.Ld4! </w:t>
      </w:r>
      <w:r>
        <w:rPr>
          <w:noProof/>
          <w:sz w:val="20"/>
          <w:szCs w:val="20"/>
          <w:lang w:val="nl-BE"/>
        </w:rPr>
        <w:t>Td8 en nu 5.T</w:t>
      </w:r>
      <w:r w:rsidR="00D71764">
        <w:rPr>
          <w:noProof/>
          <w:sz w:val="20"/>
          <w:szCs w:val="20"/>
          <w:lang w:val="nl-BE"/>
        </w:rPr>
        <w:t>a1+ Kb8 6.Le</w:t>
      </w:r>
      <w:r>
        <w:rPr>
          <w:noProof/>
          <w:sz w:val="20"/>
          <w:szCs w:val="20"/>
          <w:lang w:val="nl-BE"/>
        </w:rPr>
        <w:t xml:space="preserve">5+ Kc8 </w:t>
      </w:r>
      <w:r w:rsidRPr="0083659C">
        <w:rPr>
          <w:b/>
          <w:noProof/>
          <w:sz w:val="20"/>
          <w:szCs w:val="20"/>
          <w:lang w:val="nl-BE"/>
        </w:rPr>
        <w:t>7.Tc1+</w:t>
      </w:r>
      <w:r>
        <w:rPr>
          <w:noProof/>
          <w:sz w:val="20"/>
          <w:szCs w:val="20"/>
          <w:lang w:val="nl-BE"/>
        </w:rPr>
        <w:t xml:space="preserve"> Kd</w:t>
      </w:r>
      <w:r w:rsidR="00D71764">
        <w:rPr>
          <w:noProof/>
          <w:sz w:val="20"/>
          <w:szCs w:val="20"/>
          <w:lang w:val="nl-BE"/>
        </w:rPr>
        <w:t xml:space="preserve">7 8.Tc7+ en mat. Maar ook door: </w:t>
      </w:r>
      <w:r w:rsidR="00D71764" w:rsidRPr="0083659C">
        <w:rPr>
          <w:b/>
          <w:noProof/>
          <w:sz w:val="20"/>
          <w:szCs w:val="20"/>
          <w:lang w:val="nl-BE"/>
        </w:rPr>
        <w:t>7</w:t>
      </w:r>
      <w:r w:rsidRPr="0083659C">
        <w:rPr>
          <w:b/>
          <w:noProof/>
          <w:sz w:val="20"/>
          <w:szCs w:val="20"/>
          <w:lang w:val="nl-BE"/>
        </w:rPr>
        <w:t>.Ke7!</w:t>
      </w:r>
      <w:r>
        <w:rPr>
          <w:noProof/>
          <w:sz w:val="20"/>
          <w:szCs w:val="20"/>
          <w:lang w:val="nl-BE"/>
        </w:rPr>
        <w:t xml:space="preserve"> Rd7+ 8.Ke6 b5 9.Tc1+ Kd8 10.Lf6+ Ke8 11.Tc8+ Td8 12.Txd8. Of hier 9.Ta8+ Kb7 10.</w:t>
      </w:r>
      <w:r w:rsidR="00D71764">
        <w:rPr>
          <w:noProof/>
          <w:sz w:val="20"/>
          <w:szCs w:val="20"/>
          <w:lang w:val="nl-BE"/>
        </w:rPr>
        <w:t>Tb8+ Kc6 11.Tc8+ K~ en 12.Kxd7.</w:t>
      </w:r>
      <w:r>
        <w:rPr>
          <w:noProof/>
          <w:sz w:val="20"/>
          <w:szCs w:val="20"/>
          <w:lang w:val="nl-BE"/>
        </w:rPr>
        <w:t xml:space="preserve"> </w:t>
      </w:r>
    </w:p>
    <w:p w14:paraId="12239375" w14:textId="77777777" w:rsidR="006F3923" w:rsidRDefault="006F3923" w:rsidP="006F3923">
      <w:pPr>
        <w:pStyle w:val="03cOpmerking"/>
        <w:widowControl/>
        <w:spacing w:before="240"/>
        <w:rPr>
          <w:noProof/>
          <w:lang w:val="nl-BE"/>
        </w:rPr>
      </w:pPr>
      <w:r>
        <w:rPr>
          <w:noProof/>
          <w:lang w:val="nl-BE"/>
        </w:rPr>
        <w:t xml:space="preserve">Nestorescu verbeterde hierop, in </w:t>
      </w:r>
      <w:r>
        <w:rPr>
          <w:i/>
          <w:iCs/>
          <w:noProof/>
          <w:lang w:val="nl-BE"/>
        </w:rPr>
        <w:t>EG</w:t>
      </w:r>
      <w:r>
        <w:rPr>
          <w:noProof/>
          <w:lang w:val="nl-BE"/>
        </w:rPr>
        <w:t xml:space="preserve"> van oktober 1968, zijn stelling. Hij verving de pion door een paard </w:t>
      </w:r>
    </w:p>
    <w:p w14:paraId="79DCA932" w14:textId="77777777" w:rsidR="006F3923" w:rsidRPr="00870545" w:rsidRDefault="006F3923" w:rsidP="006F3923">
      <w:pPr>
        <w:pStyle w:val="03cOpmerking"/>
        <w:widowControl/>
        <w:spacing w:before="240"/>
        <w:rPr>
          <w:noProof/>
          <w:lang w:val="nl-BE"/>
        </w:rPr>
      </w:pPr>
      <w:r w:rsidRPr="00870545">
        <w:rPr>
          <w:noProof/>
          <w:lang w:val="nl-BE"/>
        </w:rPr>
        <w:t xml:space="preserve">Kg6 Tc7 Lb6 / Ka8 Tb8 Pe3 b7 + </w:t>
      </w:r>
    </w:p>
    <w:p w14:paraId="2153E9A0" w14:textId="77777777" w:rsidR="006F3923" w:rsidRDefault="006F3923" w:rsidP="006F3923">
      <w:pPr>
        <w:pStyle w:val="03cOpmerking"/>
        <w:widowControl/>
        <w:spacing w:before="240"/>
        <w:rPr>
          <w:noProof/>
          <w:lang w:val="nl-BE"/>
        </w:rPr>
      </w:pPr>
      <w:r>
        <w:rPr>
          <w:noProof/>
          <w:lang w:val="nl-BE"/>
        </w:rPr>
        <w:t xml:space="preserve">met een nog mooiere oplossing: 1.Tc3 Th8 2.Kg7 Te8 3.Kf7 Th8 4.Ld4 Td8 5.Ta3+ Kb8 6.Le5+ Kc8 7.Tc3+ Sc4 8.Rxc4+ Kd7 9.Rc7+ en mat. </w:t>
      </w:r>
    </w:p>
    <w:p w14:paraId="2B366423" w14:textId="77777777" w:rsidR="006F3923" w:rsidRDefault="007E0116" w:rsidP="006F3923">
      <w:pPr>
        <w:pStyle w:val="03cOpmerking"/>
        <w:widowControl/>
        <w:spacing w:before="240"/>
        <w:rPr>
          <w:noProof/>
          <w:lang w:val="nl-BE"/>
        </w:rPr>
      </w:pPr>
      <w:r>
        <w:rPr>
          <w:noProof/>
          <w:lang w:val="nl-BE"/>
        </w:rPr>
        <w:t>Fraai in zijn eenvoud.</w:t>
      </w:r>
    </w:p>
    <w:p w14:paraId="60AC515A" w14:textId="77777777" w:rsidR="00F92133" w:rsidRDefault="00F92133" w:rsidP="006F3923">
      <w:pPr>
        <w:pStyle w:val="03cOpmerking"/>
        <w:widowControl/>
        <w:spacing w:before="240"/>
        <w:rPr>
          <w:noProof/>
          <w:lang w:val="nl-BE"/>
        </w:rPr>
      </w:pPr>
    </w:p>
    <w:p w14:paraId="4DB9E434" w14:textId="77777777" w:rsidR="006F3923" w:rsidRDefault="006F3923" w:rsidP="006F3923">
      <w:pPr>
        <w:pStyle w:val="03aText"/>
        <w:widowControl/>
        <w:spacing w:line="190" w:lineRule="exact"/>
        <w:jc w:val="center"/>
        <w:rPr>
          <w:noProof/>
          <w:lang w:val="nl-BE"/>
        </w:rPr>
      </w:pPr>
      <w:r>
        <w:rPr>
          <w:noProof/>
          <w:lang w:val="nl-BE"/>
        </w:rPr>
        <w:br w:type="page"/>
      </w:r>
      <w:r>
        <w:rPr>
          <w:b/>
          <w:noProof/>
          <w:lang w:val="nl-BE"/>
        </w:rPr>
        <w:lastRenderedPageBreak/>
        <w:t>-</w:t>
      </w:r>
      <w:r>
        <w:rPr>
          <w:noProof/>
          <w:lang w:val="nl-BE"/>
        </w:rPr>
        <w:t xml:space="preserve"> </w:t>
      </w:r>
      <w:r w:rsidR="00004A2F">
        <w:rPr>
          <w:b/>
          <w:noProof/>
          <w:lang w:val="nl-BE"/>
        </w:rPr>
        <w:t>22</w:t>
      </w:r>
      <w:r w:rsidR="006D16AB">
        <w:rPr>
          <w:b/>
          <w:noProof/>
          <w:lang w:val="nl-BE"/>
        </w:rPr>
        <w:t>5</w:t>
      </w:r>
      <w:r>
        <w:rPr>
          <w:b/>
          <w:noProof/>
          <w:lang w:val="nl-BE"/>
        </w:rPr>
        <w:t xml:space="preserve"> -</w:t>
      </w:r>
    </w:p>
    <w:p w14:paraId="6F74780D" w14:textId="77777777" w:rsidR="006F3923" w:rsidRDefault="006F3923" w:rsidP="006F3923">
      <w:pPr>
        <w:pStyle w:val="03aText"/>
        <w:widowControl/>
        <w:spacing w:line="190" w:lineRule="exact"/>
        <w:jc w:val="center"/>
        <w:rPr>
          <w:noProof/>
          <w:lang w:val="nl-BE"/>
        </w:rPr>
      </w:pPr>
    </w:p>
    <w:p w14:paraId="622E90C5" w14:textId="77777777" w:rsidR="006F3923" w:rsidRDefault="006F3923" w:rsidP="006F3923">
      <w:pPr>
        <w:pStyle w:val="02bSource"/>
        <w:widowControl/>
        <w:tabs>
          <w:tab w:val="left" w:pos="114"/>
        </w:tabs>
        <w:spacing w:line="190" w:lineRule="exact"/>
        <w:rPr>
          <w:iCs/>
          <w:noProof/>
          <w:lang w:val="nl-BE"/>
        </w:rPr>
      </w:pPr>
      <w:r>
        <w:rPr>
          <w:i/>
          <w:iCs/>
          <w:noProof/>
          <w:lang w:val="nl-BE"/>
        </w:rPr>
        <w:t xml:space="preserve">64 studies op 64 velden, </w:t>
      </w:r>
      <w:r>
        <w:rPr>
          <w:iCs/>
          <w:noProof/>
          <w:lang w:val="nl-BE"/>
        </w:rPr>
        <w:t>1970</w:t>
      </w:r>
    </w:p>
    <w:p w14:paraId="2F74ADC2" w14:textId="77777777" w:rsidR="006F3923" w:rsidRDefault="006F3923" w:rsidP="006F3923">
      <w:pPr>
        <w:pStyle w:val="02bSource"/>
        <w:widowControl/>
        <w:tabs>
          <w:tab w:val="left" w:pos="114"/>
        </w:tabs>
        <w:spacing w:line="190" w:lineRule="exact"/>
        <w:rPr>
          <w:i/>
          <w:iCs/>
          <w:noProof/>
          <w:lang w:val="nl-BE"/>
        </w:rPr>
      </w:pPr>
    </w:p>
    <w:p w14:paraId="2A3ABD4D" w14:textId="77777777" w:rsidR="006F3923" w:rsidRDefault="00990285" w:rsidP="006F3923">
      <w:pPr>
        <w:pStyle w:val="02bSource"/>
        <w:widowControl/>
        <w:tabs>
          <w:tab w:val="left" w:pos="114"/>
        </w:tabs>
        <w:jc w:val="left"/>
        <w:rPr>
          <w:lang w:val="nl-BE"/>
        </w:rPr>
      </w:pPr>
      <w:r>
        <w:object w:dxaOrig="1440" w:dyaOrig="1440" w14:anchorId="1FDB1E40">
          <v:shape id="_x0000_s1330" type="#_x0000_t75" style="position:absolute;margin-left:0;margin-top:.3pt;width:152.25pt;height:152.25pt;z-index:251656192;mso-position-horizontal:center">
            <v:imagedata r:id="rId449" o:title=""/>
            <w10:wrap type="square"/>
          </v:shape>
          <o:OLEObject Type="Embed" ProgID="CorelDRAW.Graphic.12" ShapeID="_x0000_s1330" DrawAspect="Content" ObjectID="_1587467715" r:id="rId450"/>
        </w:object>
      </w:r>
    </w:p>
    <w:p w14:paraId="2A7CF3F0"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0064.11 f3e8</w:t>
      </w:r>
    </w:p>
    <w:p w14:paraId="16A7042C" w14:textId="77777777" w:rsidR="006F3923" w:rsidRDefault="006F3923" w:rsidP="006F3923">
      <w:pPr>
        <w:pStyle w:val="02bSource"/>
        <w:widowControl/>
        <w:tabs>
          <w:tab w:val="left" w:pos="114"/>
        </w:tabs>
        <w:jc w:val="left"/>
        <w:rPr>
          <w:lang w:val="nl-BE"/>
        </w:rPr>
      </w:pPr>
    </w:p>
    <w:p w14:paraId="2057D87D" w14:textId="77777777" w:rsidR="006F3923" w:rsidRDefault="006F3923" w:rsidP="006F3923">
      <w:pPr>
        <w:pStyle w:val="03aText"/>
        <w:widowControl/>
        <w:rPr>
          <w:noProof/>
          <w:lang w:val="nl-BE"/>
        </w:rPr>
      </w:pPr>
      <w:r>
        <w:rPr>
          <w:noProof/>
          <w:lang w:val="nl-BE"/>
        </w:rPr>
        <w:t>De winst moet van de pionpro-motie komen, maar er is veel te-genstand van beide lopers.</w:t>
      </w:r>
    </w:p>
    <w:p w14:paraId="6518F858" w14:textId="77777777" w:rsidR="006F3923" w:rsidRDefault="006F3923" w:rsidP="006F3923">
      <w:pPr>
        <w:rPr>
          <w:rFonts w:cs="Arial"/>
          <w:b/>
          <w:sz w:val="20"/>
          <w:szCs w:val="20"/>
          <w:lang w:val="nl-BE"/>
        </w:rPr>
      </w:pPr>
      <w:r>
        <w:rPr>
          <w:rFonts w:cs="Arial"/>
          <w:b/>
          <w:sz w:val="20"/>
          <w:szCs w:val="20"/>
          <w:lang w:val="nl-BE"/>
        </w:rPr>
        <w:tab/>
        <w:t>1.a7</w:t>
      </w:r>
      <w:r>
        <w:rPr>
          <w:rFonts w:cs="Arial"/>
          <w:b/>
          <w:sz w:val="20"/>
          <w:szCs w:val="20"/>
          <w:lang w:val="nl-BE"/>
        </w:rPr>
        <w:tab/>
      </w:r>
      <w:r>
        <w:rPr>
          <w:rFonts w:cs="Arial"/>
          <w:b/>
          <w:sz w:val="20"/>
          <w:szCs w:val="20"/>
          <w:lang w:val="nl-BE"/>
        </w:rPr>
        <w:tab/>
        <w:t>Ld1+</w:t>
      </w:r>
    </w:p>
    <w:p w14:paraId="09FC2602" w14:textId="77777777" w:rsidR="006F3923" w:rsidRDefault="006F3923" w:rsidP="006F3923">
      <w:pPr>
        <w:rPr>
          <w:rFonts w:cs="Arial"/>
          <w:b/>
          <w:sz w:val="20"/>
          <w:szCs w:val="20"/>
          <w:lang w:val="nl-BE"/>
        </w:rPr>
      </w:pPr>
      <w:r>
        <w:rPr>
          <w:rFonts w:cs="Arial"/>
          <w:b/>
          <w:sz w:val="20"/>
          <w:szCs w:val="20"/>
          <w:lang w:val="nl-BE"/>
        </w:rPr>
        <w:tab/>
        <w:t>2.Ke4</w:t>
      </w:r>
    </w:p>
    <w:p w14:paraId="294ACCA1" w14:textId="77777777" w:rsidR="006F3923" w:rsidRDefault="006F3923" w:rsidP="006F3923">
      <w:pPr>
        <w:pStyle w:val="03aText"/>
        <w:widowControl/>
        <w:rPr>
          <w:noProof/>
          <w:lang w:val="nl-BE"/>
        </w:rPr>
      </w:pPr>
      <w:r>
        <w:rPr>
          <w:noProof/>
          <w:lang w:val="nl-BE"/>
        </w:rPr>
        <w:t>De koning klimt eerst naar boven, want fout is 2.Kg2?</w:t>
      </w:r>
      <w:r w:rsidR="004414E1">
        <w:rPr>
          <w:noProof/>
          <w:lang w:val="nl-BE"/>
        </w:rPr>
        <w:t xml:space="preserve"> h3+ 3.Kg3 Lc7+ 4.Kxh3 Lf3.</w:t>
      </w:r>
    </w:p>
    <w:p w14:paraId="35991547" w14:textId="77777777" w:rsidR="006F3923" w:rsidRDefault="006F3923" w:rsidP="006F3923">
      <w:pPr>
        <w:rPr>
          <w:rFonts w:cs="Arial"/>
          <w:b/>
          <w:sz w:val="20"/>
          <w:szCs w:val="20"/>
          <w:lang w:val="en-GB"/>
        </w:rPr>
      </w:pPr>
      <w:r>
        <w:rPr>
          <w:rFonts w:cs="Arial"/>
          <w:b/>
          <w:sz w:val="20"/>
          <w:szCs w:val="20"/>
          <w:lang w:val="nl-BE"/>
        </w:rPr>
        <w:tab/>
      </w:r>
      <w:r>
        <w:rPr>
          <w:rFonts w:cs="Arial"/>
          <w:b/>
          <w:sz w:val="20"/>
          <w:szCs w:val="20"/>
          <w:lang w:val="en-GB"/>
        </w:rPr>
        <w:t>2...</w:t>
      </w:r>
      <w:r>
        <w:rPr>
          <w:rFonts w:cs="Arial"/>
          <w:b/>
          <w:sz w:val="20"/>
          <w:szCs w:val="20"/>
          <w:lang w:val="en-GB"/>
        </w:rPr>
        <w:tab/>
      </w:r>
      <w:r>
        <w:rPr>
          <w:rFonts w:cs="Arial"/>
          <w:b/>
          <w:sz w:val="20"/>
          <w:szCs w:val="20"/>
          <w:lang w:val="en-GB"/>
        </w:rPr>
        <w:tab/>
        <w:t>Lc2+</w:t>
      </w:r>
    </w:p>
    <w:p w14:paraId="4CD227FF" w14:textId="77777777" w:rsidR="006F3923" w:rsidRDefault="006F3923" w:rsidP="006F3923">
      <w:pPr>
        <w:rPr>
          <w:rFonts w:cs="Arial"/>
          <w:b/>
          <w:sz w:val="20"/>
          <w:szCs w:val="20"/>
          <w:lang w:val="en-GB"/>
        </w:rPr>
      </w:pPr>
      <w:r>
        <w:rPr>
          <w:rFonts w:cs="Arial"/>
          <w:b/>
          <w:sz w:val="20"/>
          <w:szCs w:val="20"/>
          <w:lang w:val="en-GB"/>
        </w:rPr>
        <w:tab/>
        <w:t>3.Kd5</w:t>
      </w:r>
      <w:r>
        <w:rPr>
          <w:rFonts w:cs="Arial"/>
          <w:b/>
          <w:sz w:val="20"/>
          <w:szCs w:val="20"/>
          <w:lang w:val="en-GB"/>
        </w:rPr>
        <w:tab/>
      </w:r>
      <w:r>
        <w:rPr>
          <w:rFonts w:cs="Arial"/>
          <w:b/>
          <w:sz w:val="20"/>
          <w:szCs w:val="20"/>
          <w:lang w:val="en-GB"/>
        </w:rPr>
        <w:tab/>
        <w:t>Lb3+</w:t>
      </w:r>
    </w:p>
    <w:p w14:paraId="35554E5C" w14:textId="77777777" w:rsidR="006F3923" w:rsidRDefault="006F3923" w:rsidP="006F3923">
      <w:pPr>
        <w:rPr>
          <w:rFonts w:cs="Arial"/>
          <w:b/>
          <w:sz w:val="20"/>
          <w:szCs w:val="20"/>
          <w:lang w:val="en-GB"/>
        </w:rPr>
      </w:pPr>
      <w:r>
        <w:rPr>
          <w:rFonts w:cs="Arial"/>
          <w:b/>
          <w:sz w:val="20"/>
          <w:szCs w:val="20"/>
          <w:lang w:val="en-GB"/>
        </w:rPr>
        <w:tab/>
        <w:t>4.Kc6</w:t>
      </w:r>
      <w:r>
        <w:rPr>
          <w:rFonts w:cs="Arial"/>
          <w:b/>
          <w:sz w:val="20"/>
          <w:szCs w:val="20"/>
          <w:lang w:val="en-GB"/>
        </w:rPr>
        <w:tab/>
      </w:r>
      <w:r>
        <w:rPr>
          <w:rFonts w:cs="Arial"/>
          <w:b/>
          <w:sz w:val="20"/>
          <w:szCs w:val="20"/>
          <w:lang w:val="en-GB"/>
        </w:rPr>
        <w:tab/>
        <w:t>La4+</w:t>
      </w:r>
    </w:p>
    <w:p w14:paraId="24ABE867" w14:textId="77777777" w:rsidR="006F3923" w:rsidRDefault="006F3923" w:rsidP="006F3923">
      <w:pPr>
        <w:rPr>
          <w:rFonts w:cs="Arial"/>
          <w:b/>
          <w:sz w:val="20"/>
          <w:szCs w:val="20"/>
          <w:lang w:val="nl-BE"/>
        </w:rPr>
      </w:pPr>
      <w:r>
        <w:rPr>
          <w:rFonts w:cs="Arial"/>
          <w:b/>
          <w:sz w:val="20"/>
          <w:szCs w:val="20"/>
          <w:lang w:val="en-GB"/>
        </w:rPr>
        <w:tab/>
      </w:r>
      <w:r>
        <w:rPr>
          <w:rFonts w:cs="Arial"/>
          <w:b/>
          <w:sz w:val="20"/>
          <w:szCs w:val="20"/>
          <w:lang w:val="nl-BE"/>
        </w:rPr>
        <w:t>5.Kc5</w:t>
      </w:r>
    </w:p>
    <w:p w14:paraId="71FF8E1B" w14:textId="77777777" w:rsidR="006F3923" w:rsidRDefault="006F3923" w:rsidP="006F3923">
      <w:pPr>
        <w:pStyle w:val="03aText"/>
        <w:widowControl/>
        <w:rPr>
          <w:noProof/>
          <w:lang w:val="nl-BE"/>
        </w:rPr>
      </w:pPr>
      <w:r>
        <w:rPr>
          <w:noProof/>
          <w:lang w:val="nl-BE"/>
        </w:rPr>
        <w:t xml:space="preserve">5.Kb7? Kd7 6.a8D Lc6+ 7.Ka6 Lxa8 8.Kxa5 Lxh1 en zwart wint. </w:t>
      </w:r>
    </w:p>
    <w:p w14:paraId="73FBA814" w14:textId="77777777" w:rsidR="006F3923" w:rsidRPr="007552C3" w:rsidRDefault="006F3923" w:rsidP="006F3923">
      <w:pPr>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r>
      <w:r w:rsidRPr="007552C3">
        <w:rPr>
          <w:rFonts w:cs="Arial"/>
          <w:b/>
          <w:sz w:val="20"/>
          <w:szCs w:val="20"/>
          <w:lang w:val="nl-BE"/>
        </w:rPr>
        <w:t>Lb4+</w:t>
      </w:r>
    </w:p>
    <w:p w14:paraId="186BF44A" w14:textId="77777777" w:rsidR="006F3923" w:rsidRPr="007552C3" w:rsidRDefault="00E160D2" w:rsidP="00E160D2">
      <w:pPr>
        <w:ind w:left="708" w:hanging="708"/>
        <w:rPr>
          <w:rFonts w:cs="Arial"/>
          <w:b/>
          <w:sz w:val="20"/>
          <w:szCs w:val="20"/>
          <w:lang w:val="nl-BE"/>
        </w:rPr>
      </w:pPr>
      <w:r w:rsidRPr="007552C3">
        <w:rPr>
          <w:rFonts w:cs="Arial"/>
          <w:sz w:val="20"/>
          <w:szCs w:val="20"/>
          <w:lang w:val="nl-BE"/>
        </w:rPr>
        <w:tab/>
      </w:r>
      <w:r w:rsidRPr="007552C3">
        <w:rPr>
          <w:rFonts w:cs="Arial"/>
          <w:b/>
          <w:sz w:val="20"/>
          <w:szCs w:val="20"/>
          <w:lang w:val="nl-BE"/>
        </w:rPr>
        <w:t xml:space="preserve">6.Kd5 </w:t>
      </w:r>
      <w:r w:rsidR="006F3923" w:rsidRPr="007552C3">
        <w:rPr>
          <w:b/>
          <w:sz w:val="20"/>
          <w:szCs w:val="20"/>
          <w:lang w:val="nl-BE"/>
        </w:rPr>
        <w:tab/>
      </w:r>
      <w:r w:rsidR="006F3923" w:rsidRPr="007552C3">
        <w:rPr>
          <w:b/>
          <w:sz w:val="20"/>
          <w:szCs w:val="20"/>
          <w:lang w:val="nl-BE"/>
        </w:rPr>
        <w:tab/>
        <w:t>Lb3+</w:t>
      </w:r>
      <w:r w:rsidR="006F3923" w:rsidRPr="007552C3">
        <w:rPr>
          <w:b/>
          <w:lang w:val="nl-BE"/>
        </w:rPr>
        <w:tab/>
        <w:t xml:space="preserve">  </w:t>
      </w:r>
      <w:r w:rsidR="006F3923" w:rsidRPr="007552C3">
        <w:rPr>
          <w:b/>
          <w:sz w:val="20"/>
          <w:szCs w:val="20"/>
          <w:lang w:val="nl-BE"/>
        </w:rPr>
        <w:t>7.Kd4</w:t>
      </w:r>
    </w:p>
    <w:p w14:paraId="00877974" w14:textId="77777777" w:rsidR="006F3923" w:rsidRDefault="006F3923" w:rsidP="006F3923">
      <w:pPr>
        <w:pStyle w:val="03aText"/>
        <w:widowControl/>
        <w:rPr>
          <w:noProof/>
          <w:lang w:val="nl-BE"/>
        </w:rPr>
      </w:pPr>
      <w:r>
        <w:rPr>
          <w:noProof/>
          <w:lang w:val="nl-BE"/>
        </w:rPr>
        <w:t>Indien wit 7.Ke5? speelt, komt he</w:t>
      </w:r>
      <w:r w:rsidR="004414E1">
        <w:rPr>
          <w:noProof/>
          <w:lang w:val="nl-BE"/>
        </w:rPr>
        <w:t xml:space="preserve">t zwarte paard in aktie: 7...Pg6+ </w:t>
      </w:r>
      <w:r>
        <w:rPr>
          <w:noProof/>
          <w:lang w:val="nl-BE"/>
        </w:rPr>
        <w:t>en wit kan niet meer winnen.</w:t>
      </w:r>
    </w:p>
    <w:p w14:paraId="684AFDF4" w14:textId="77777777" w:rsidR="00DB6938" w:rsidRDefault="00DB6938" w:rsidP="006F3923">
      <w:pPr>
        <w:rPr>
          <w:rFonts w:cs="Arial"/>
          <w:b/>
          <w:sz w:val="20"/>
          <w:szCs w:val="20"/>
          <w:lang w:val="nl-BE"/>
        </w:rPr>
      </w:pPr>
    </w:p>
    <w:p w14:paraId="1FFD56EE" w14:textId="77777777" w:rsidR="00451D18" w:rsidRDefault="00451D18" w:rsidP="006F3923">
      <w:pPr>
        <w:rPr>
          <w:rFonts w:cs="Arial"/>
          <w:b/>
          <w:sz w:val="20"/>
          <w:szCs w:val="20"/>
          <w:lang w:val="nl-BE"/>
        </w:rPr>
      </w:pPr>
    </w:p>
    <w:p w14:paraId="54FCACDF" w14:textId="77777777" w:rsidR="00DB6938" w:rsidRDefault="00DB6938" w:rsidP="006F3923">
      <w:pPr>
        <w:rPr>
          <w:rFonts w:cs="Arial"/>
          <w:b/>
          <w:sz w:val="20"/>
          <w:szCs w:val="20"/>
          <w:lang w:val="nl-BE"/>
        </w:rPr>
      </w:pPr>
    </w:p>
    <w:p w14:paraId="7C80BAA1" w14:textId="77777777" w:rsidR="00003B41" w:rsidRDefault="00003B41" w:rsidP="006F3923">
      <w:pPr>
        <w:rPr>
          <w:rFonts w:cs="Arial"/>
          <w:b/>
          <w:sz w:val="20"/>
          <w:szCs w:val="20"/>
          <w:lang w:val="nl-BE"/>
        </w:rPr>
      </w:pPr>
    </w:p>
    <w:p w14:paraId="7184A799" w14:textId="77777777" w:rsidR="00253FA0" w:rsidRDefault="001375DA" w:rsidP="001375DA">
      <w:pPr>
        <w:rPr>
          <w:rFonts w:cs="Arial"/>
          <w:b/>
          <w:sz w:val="20"/>
          <w:szCs w:val="20"/>
          <w:lang w:val="nl-BE"/>
        </w:rPr>
      </w:pPr>
      <w:r>
        <w:rPr>
          <w:rFonts w:cs="Arial"/>
          <w:b/>
          <w:sz w:val="20"/>
          <w:szCs w:val="20"/>
          <w:lang w:val="nl-BE"/>
        </w:rPr>
        <w:t xml:space="preserve">             </w:t>
      </w:r>
    </w:p>
    <w:p w14:paraId="091E9531" w14:textId="77777777" w:rsidR="006F3923" w:rsidRDefault="001375DA" w:rsidP="00253FA0">
      <w:pPr>
        <w:ind w:firstLine="708"/>
        <w:rPr>
          <w:rFonts w:cs="Arial"/>
          <w:b/>
          <w:sz w:val="20"/>
          <w:szCs w:val="20"/>
          <w:lang w:val="nl-BE"/>
        </w:rPr>
      </w:pPr>
      <w:r>
        <w:rPr>
          <w:rFonts w:cs="Arial"/>
          <w:b/>
          <w:sz w:val="20"/>
          <w:szCs w:val="20"/>
          <w:lang w:val="nl-BE"/>
        </w:rPr>
        <w:t>7…</w:t>
      </w:r>
      <w:r>
        <w:rPr>
          <w:rFonts w:cs="Arial"/>
          <w:b/>
          <w:sz w:val="20"/>
          <w:szCs w:val="20"/>
          <w:lang w:val="nl-BE"/>
        </w:rPr>
        <w:tab/>
      </w:r>
      <w:r>
        <w:rPr>
          <w:rFonts w:cs="Arial"/>
          <w:b/>
          <w:sz w:val="20"/>
          <w:szCs w:val="20"/>
          <w:lang w:val="nl-BE"/>
        </w:rPr>
        <w:tab/>
        <w:t>Lc3+</w:t>
      </w:r>
    </w:p>
    <w:p w14:paraId="754E2EF9" w14:textId="77777777" w:rsidR="006F3923" w:rsidRDefault="006F3923" w:rsidP="006F3923">
      <w:pPr>
        <w:rPr>
          <w:rFonts w:cs="Arial"/>
          <w:b/>
          <w:sz w:val="20"/>
          <w:szCs w:val="20"/>
          <w:lang w:val="nl-BE"/>
        </w:rPr>
      </w:pPr>
      <w:r>
        <w:rPr>
          <w:rFonts w:cs="Arial"/>
          <w:b/>
          <w:sz w:val="20"/>
          <w:szCs w:val="20"/>
          <w:lang w:val="nl-BE"/>
        </w:rPr>
        <w:t xml:space="preserve">             8.Ke4</w:t>
      </w:r>
      <w:r>
        <w:rPr>
          <w:rFonts w:cs="Arial"/>
          <w:b/>
          <w:sz w:val="20"/>
          <w:szCs w:val="20"/>
          <w:lang w:val="nl-BE"/>
        </w:rPr>
        <w:tab/>
      </w:r>
      <w:r>
        <w:rPr>
          <w:rFonts w:cs="Arial"/>
          <w:b/>
          <w:sz w:val="20"/>
          <w:szCs w:val="20"/>
          <w:lang w:val="nl-BE"/>
        </w:rPr>
        <w:tab/>
        <w:t>Lc2+</w:t>
      </w:r>
    </w:p>
    <w:p w14:paraId="536CECCF" w14:textId="77777777" w:rsidR="006F3923" w:rsidRDefault="006F3923" w:rsidP="006F3923">
      <w:pPr>
        <w:rPr>
          <w:rFonts w:cs="Arial"/>
          <w:b/>
          <w:sz w:val="20"/>
          <w:szCs w:val="20"/>
          <w:lang w:val="nl-BE"/>
        </w:rPr>
      </w:pPr>
      <w:r>
        <w:rPr>
          <w:rFonts w:cs="Arial"/>
          <w:b/>
          <w:sz w:val="20"/>
          <w:szCs w:val="20"/>
          <w:lang w:val="nl-BE"/>
        </w:rPr>
        <w:t xml:space="preserve">             9.Ke3</w:t>
      </w:r>
    </w:p>
    <w:p w14:paraId="14C59FD6" w14:textId="77777777" w:rsidR="006F3923" w:rsidRDefault="006F3923" w:rsidP="006F3923">
      <w:pPr>
        <w:pStyle w:val="03aText"/>
        <w:widowControl/>
        <w:rPr>
          <w:noProof/>
          <w:lang w:val="nl-BE"/>
        </w:rPr>
      </w:pPr>
      <w:r>
        <w:rPr>
          <w:noProof/>
          <w:lang w:val="nl-BE"/>
        </w:rPr>
        <w:t>9.Kf4? Pg6+ en weg is de winst</w:t>
      </w:r>
    </w:p>
    <w:p w14:paraId="7C919806" w14:textId="77777777" w:rsidR="006F3923" w:rsidRDefault="006F3923" w:rsidP="006F3923">
      <w:pPr>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Ld2+</w:t>
      </w:r>
    </w:p>
    <w:p w14:paraId="788222BA" w14:textId="77777777" w:rsidR="006F3923" w:rsidRDefault="006F3923" w:rsidP="006F3923">
      <w:pPr>
        <w:rPr>
          <w:rFonts w:cs="Arial"/>
          <w:b/>
          <w:sz w:val="20"/>
          <w:szCs w:val="20"/>
          <w:lang w:val="nl-BE"/>
        </w:rPr>
      </w:pPr>
      <w:r>
        <w:rPr>
          <w:rFonts w:cs="Arial"/>
          <w:b/>
          <w:sz w:val="20"/>
          <w:szCs w:val="20"/>
          <w:lang w:val="nl-BE"/>
        </w:rPr>
        <w:t xml:space="preserve">           10.Kf3</w:t>
      </w:r>
      <w:r>
        <w:rPr>
          <w:rFonts w:cs="Arial"/>
          <w:b/>
          <w:sz w:val="20"/>
          <w:szCs w:val="20"/>
          <w:lang w:val="nl-BE"/>
        </w:rPr>
        <w:tab/>
      </w:r>
      <w:r>
        <w:rPr>
          <w:rFonts w:cs="Arial"/>
          <w:b/>
          <w:sz w:val="20"/>
          <w:szCs w:val="20"/>
          <w:lang w:val="nl-BE"/>
        </w:rPr>
        <w:tab/>
        <w:t>Ld1+</w:t>
      </w:r>
    </w:p>
    <w:p w14:paraId="337B1FD9" w14:textId="77777777" w:rsidR="006F3923" w:rsidRDefault="006F3923" w:rsidP="006F3923">
      <w:pPr>
        <w:rPr>
          <w:rFonts w:cs="Arial"/>
          <w:b/>
          <w:sz w:val="20"/>
          <w:szCs w:val="20"/>
          <w:lang w:val="nl-BE"/>
        </w:rPr>
      </w:pPr>
      <w:r>
        <w:rPr>
          <w:rFonts w:cs="Arial"/>
          <w:b/>
          <w:sz w:val="20"/>
          <w:szCs w:val="20"/>
          <w:lang w:val="nl-BE"/>
        </w:rPr>
        <w:t xml:space="preserve">           11.Kg2</w:t>
      </w:r>
    </w:p>
    <w:p w14:paraId="15819F6D" w14:textId="77777777" w:rsidR="006F3923" w:rsidRDefault="006F3923" w:rsidP="006F3923">
      <w:pPr>
        <w:pStyle w:val="03aText"/>
        <w:widowControl/>
        <w:rPr>
          <w:noProof/>
          <w:lang w:val="nl-BE"/>
        </w:rPr>
      </w:pPr>
      <w:r>
        <w:rPr>
          <w:noProof/>
          <w:lang w:val="nl-BE"/>
        </w:rPr>
        <w:t>11.Kf2? is fout: 11...Le1+ 12.Kg2 h3+ en wit moet veld f3 vrijgeven voor de loper.</w:t>
      </w:r>
    </w:p>
    <w:p w14:paraId="28CDD90A" w14:textId="77777777" w:rsidR="006F3923" w:rsidRDefault="006F3923" w:rsidP="006F3923">
      <w:pPr>
        <w:rPr>
          <w:rFonts w:cs="Arial"/>
          <w:b/>
          <w:sz w:val="20"/>
          <w:szCs w:val="20"/>
          <w:lang w:val="en-GB"/>
        </w:rPr>
      </w:pPr>
      <w:r>
        <w:rPr>
          <w:rFonts w:cs="Arial"/>
          <w:b/>
          <w:sz w:val="20"/>
          <w:szCs w:val="20"/>
          <w:lang w:val="nl-BE"/>
        </w:rPr>
        <w:t xml:space="preserve">           </w:t>
      </w:r>
      <w:r>
        <w:rPr>
          <w:rFonts w:cs="Arial"/>
          <w:b/>
          <w:sz w:val="20"/>
          <w:szCs w:val="20"/>
          <w:lang w:val="en-GB"/>
        </w:rPr>
        <w:t>11...</w:t>
      </w:r>
      <w:r>
        <w:rPr>
          <w:rFonts w:cs="Arial"/>
          <w:b/>
          <w:sz w:val="20"/>
          <w:szCs w:val="20"/>
          <w:lang w:val="en-GB"/>
        </w:rPr>
        <w:tab/>
      </w:r>
      <w:r>
        <w:rPr>
          <w:rFonts w:cs="Arial"/>
          <w:b/>
          <w:sz w:val="20"/>
          <w:szCs w:val="20"/>
          <w:lang w:val="en-GB"/>
        </w:rPr>
        <w:tab/>
        <w:t>h3+</w:t>
      </w:r>
    </w:p>
    <w:p w14:paraId="7C0C1033" w14:textId="77777777" w:rsidR="006F3923" w:rsidRDefault="006F3923" w:rsidP="006F3923">
      <w:pPr>
        <w:rPr>
          <w:rFonts w:cs="Arial"/>
          <w:b/>
          <w:sz w:val="20"/>
          <w:szCs w:val="20"/>
          <w:lang w:val="en-GB"/>
        </w:rPr>
      </w:pPr>
      <w:r>
        <w:rPr>
          <w:rFonts w:cs="Arial"/>
          <w:b/>
          <w:sz w:val="20"/>
          <w:szCs w:val="20"/>
          <w:lang w:val="en-GB"/>
        </w:rPr>
        <w:t xml:space="preserve">           12.Kg3</w:t>
      </w:r>
      <w:r>
        <w:rPr>
          <w:rFonts w:cs="Arial"/>
          <w:b/>
          <w:sz w:val="20"/>
          <w:szCs w:val="20"/>
          <w:lang w:val="en-GB"/>
        </w:rPr>
        <w:tab/>
      </w:r>
      <w:r>
        <w:rPr>
          <w:rFonts w:cs="Arial"/>
          <w:b/>
          <w:sz w:val="20"/>
          <w:szCs w:val="20"/>
          <w:lang w:val="en-GB"/>
        </w:rPr>
        <w:tab/>
        <w:t>Le1+</w:t>
      </w:r>
    </w:p>
    <w:p w14:paraId="75D65DE0" w14:textId="77777777" w:rsidR="006F3923" w:rsidRDefault="006F3923" w:rsidP="006F3923">
      <w:pPr>
        <w:rPr>
          <w:rFonts w:cs="Arial"/>
          <w:b/>
          <w:sz w:val="20"/>
          <w:szCs w:val="20"/>
          <w:lang w:val="en-GB"/>
        </w:rPr>
      </w:pPr>
      <w:r>
        <w:rPr>
          <w:rFonts w:cs="Arial"/>
          <w:b/>
          <w:sz w:val="20"/>
          <w:szCs w:val="20"/>
          <w:lang w:val="en-GB"/>
        </w:rPr>
        <w:t xml:space="preserve">           13.Pf2</w:t>
      </w:r>
      <w:r>
        <w:rPr>
          <w:rFonts w:cs="Arial"/>
          <w:b/>
          <w:sz w:val="20"/>
          <w:szCs w:val="20"/>
          <w:lang w:val="en-GB"/>
        </w:rPr>
        <w:tab/>
      </w:r>
      <w:r>
        <w:rPr>
          <w:rFonts w:cs="Arial"/>
          <w:b/>
          <w:sz w:val="20"/>
          <w:szCs w:val="20"/>
          <w:lang w:val="en-GB"/>
        </w:rPr>
        <w:tab/>
        <w:t>Lxf2+</w:t>
      </w:r>
    </w:p>
    <w:p w14:paraId="3BDC4333" w14:textId="77777777" w:rsidR="006F3923" w:rsidRDefault="006F3923" w:rsidP="006F3923">
      <w:pPr>
        <w:rPr>
          <w:rFonts w:cs="Arial"/>
          <w:b/>
          <w:sz w:val="20"/>
          <w:szCs w:val="20"/>
          <w:lang w:val="nl-BE"/>
        </w:rPr>
      </w:pPr>
      <w:r>
        <w:rPr>
          <w:rFonts w:cs="Arial"/>
          <w:b/>
          <w:sz w:val="20"/>
          <w:szCs w:val="20"/>
          <w:lang w:val="en-GB"/>
        </w:rPr>
        <w:t xml:space="preserve">           </w:t>
      </w:r>
      <w:r>
        <w:rPr>
          <w:rFonts w:cs="Arial"/>
          <w:b/>
          <w:sz w:val="20"/>
          <w:szCs w:val="20"/>
          <w:lang w:val="nl-BE"/>
        </w:rPr>
        <w:t>14.Kxf2</w:t>
      </w:r>
      <w:r>
        <w:rPr>
          <w:rFonts w:cs="Arial"/>
          <w:b/>
          <w:sz w:val="20"/>
          <w:szCs w:val="20"/>
          <w:lang w:val="nl-BE"/>
        </w:rPr>
        <w:tab/>
      </w:r>
      <w:r>
        <w:rPr>
          <w:rFonts w:cs="Arial"/>
          <w:b/>
          <w:sz w:val="20"/>
          <w:szCs w:val="20"/>
          <w:lang w:val="nl-BE"/>
        </w:rPr>
        <w:tab/>
        <w:t>Lf3</w:t>
      </w:r>
    </w:p>
    <w:p w14:paraId="0C0AD9DE" w14:textId="77777777" w:rsidR="006F3923" w:rsidRDefault="006F3923" w:rsidP="006F3923">
      <w:pPr>
        <w:rPr>
          <w:rFonts w:cs="Arial"/>
          <w:b/>
          <w:sz w:val="20"/>
          <w:szCs w:val="20"/>
          <w:lang w:val="nl-BE"/>
        </w:rPr>
      </w:pPr>
      <w:r>
        <w:rPr>
          <w:rFonts w:cs="Arial"/>
          <w:b/>
          <w:sz w:val="20"/>
          <w:szCs w:val="20"/>
          <w:lang w:val="nl-BE"/>
        </w:rPr>
        <w:t xml:space="preserve">           15.Kxf3</w:t>
      </w:r>
    </w:p>
    <w:p w14:paraId="1754C110" w14:textId="77777777" w:rsidR="006F3923" w:rsidRDefault="006F3923" w:rsidP="006F3923">
      <w:pPr>
        <w:pStyle w:val="03aText"/>
        <w:widowControl/>
        <w:rPr>
          <w:noProof/>
          <w:lang w:val="nl-BE"/>
        </w:rPr>
      </w:pPr>
      <w:r>
        <w:rPr>
          <w:noProof/>
          <w:lang w:val="nl-BE"/>
        </w:rPr>
        <w:t>en</w:t>
      </w:r>
      <w:r>
        <w:rPr>
          <w:b/>
          <w:bCs/>
          <w:noProof/>
          <w:lang w:val="nl-BE"/>
        </w:rPr>
        <w:t xml:space="preserve"> </w:t>
      </w:r>
      <w:r>
        <w:rPr>
          <w:noProof/>
          <w:lang w:val="nl-BE"/>
        </w:rPr>
        <w:t>wit zegeviert na pionpromotie;</w:t>
      </w:r>
    </w:p>
    <w:p w14:paraId="297F4B1F" w14:textId="77777777" w:rsidR="006F3923" w:rsidRDefault="006F3923" w:rsidP="006F3923">
      <w:pPr>
        <w:pStyle w:val="03aText"/>
        <w:widowControl/>
        <w:rPr>
          <w:noProof/>
          <w:lang w:val="nl-BE"/>
        </w:rPr>
      </w:pPr>
      <w:r>
        <w:rPr>
          <w:noProof/>
          <w:lang w:val="nl-BE"/>
        </w:rPr>
        <w:t xml:space="preserve"> </w:t>
      </w:r>
    </w:p>
    <w:p w14:paraId="1371A29B" w14:textId="77777777" w:rsidR="006F3923" w:rsidRDefault="006F3923" w:rsidP="006F3923">
      <w:pPr>
        <w:pStyle w:val="03aText"/>
        <w:widowControl/>
        <w:rPr>
          <w:noProof/>
          <w:lang w:val="nl-BE"/>
        </w:rPr>
      </w:pPr>
      <w:r>
        <w:rPr>
          <w:noProof/>
          <w:lang w:val="nl-BE"/>
        </w:rPr>
        <w:t xml:space="preserve">Het is een correctie van een 2de prijs van V.Kalandadze (1970): </w:t>
      </w:r>
    </w:p>
    <w:p w14:paraId="0977CC95" w14:textId="77777777" w:rsidR="006F3923" w:rsidRPr="00223F12" w:rsidRDefault="006F3923" w:rsidP="006F3923">
      <w:pPr>
        <w:pStyle w:val="03cOpmerking"/>
        <w:widowControl/>
        <w:spacing w:before="240"/>
        <w:rPr>
          <w:noProof/>
          <w:lang w:val="en-GB"/>
        </w:rPr>
      </w:pPr>
      <w:r w:rsidRPr="00223F12">
        <w:rPr>
          <w:noProof/>
          <w:lang w:val="en-GB"/>
        </w:rPr>
        <w:t xml:space="preserve">Kf3 a6 c7 f2 / Kc8 La5 Lc2 h4 +  </w:t>
      </w:r>
    </w:p>
    <w:p w14:paraId="53F0336A" w14:textId="77777777" w:rsidR="006F3923" w:rsidRDefault="006F3923" w:rsidP="006F3923">
      <w:pPr>
        <w:pStyle w:val="03cOpmerking"/>
        <w:widowControl/>
        <w:spacing w:before="240"/>
        <w:rPr>
          <w:noProof/>
          <w:lang w:val="en-GB"/>
        </w:rPr>
      </w:pPr>
      <w:r>
        <w:rPr>
          <w:noProof/>
          <w:lang w:val="en-GB"/>
        </w:rPr>
        <w:t>De op</w:t>
      </w:r>
      <w:r>
        <w:rPr>
          <w:noProof/>
          <w:lang w:val="en-GB"/>
        </w:rPr>
        <w:softHyphen/>
        <w:t xml:space="preserve">lossing luidde: 1.a7 Ld1+ 2.Ke4 Lc2+ 3.Kd5 Lb3+ 4.Kc6 La4+ 5.Kc5 Lb4+ 6.Kd5 Lb3+ 7.Kd4 Lc3+ 8.Ke4 Lc2+ </w:t>
      </w:r>
      <w:r w:rsidRPr="005B03F2">
        <w:rPr>
          <w:b/>
          <w:noProof/>
          <w:lang w:val="en-GB"/>
        </w:rPr>
        <w:t>9.Ke3</w:t>
      </w:r>
      <w:r>
        <w:rPr>
          <w:noProof/>
          <w:lang w:val="en-GB"/>
        </w:rPr>
        <w:t xml:space="preserve"> Ld2+ 10.Kf3 Ld1+ 11.Kg2 h3+ 12.Kg3.</w:t>
      </w:r>
    </w:p>
    <w:p w14:paraId="40F147B1" w14:textId="77777777" w:rsidR="006F3923" w:rsidRDefault="006F3923" w:rsidP="00253FA0">
      <w:pPr>
        <w:pStyle w:val="03cOpmerking"/>
        <w:widowControl/>
        <w:spacing w:before="240"/>
        <w:rPr>
          <w:noProof/>
          <w:lang w:val="nl-BE"/>
        </w:rPr>
      </w:pPr>
      <w:r>
        <w:rPr>
          <w:noProof/>
          <w:lang w:val="nl-BE"/>
        </w:rPr>
        <w:t xml:space="preserve">R.Brieger ontdekte een dual: Na 8.Ke4 Lc2+, en nu: </w:t>
      </w:r>
      <w:r w:rsidRPr="005B03F2">
        <w:rPr>
          <w:b/>
          <w:noProof/>
          <w:lang w:val="nl-BE"/>
        </w:rPr>
        <w:t>9.Kf3</w:t>
      </w:r>
      <w:r>
        <w:rPr>
          <w:noProof/>
          <w:lang w:val="nl-BE"/>
        </w:rPr>
        <w:t xml:space="preserve"> Ld1+ 10.Kg2 h3+ 11.Kg3 Le5+, plaatst de witte pion zich er tussen met 12.f4, en wit wint eveneens.</w:t>
      </w:r>
    </w:p>
    <w:p w14:paraId="03583782" w14:textId="77777777" w:rsidR="00253FA0" w:rsidRDefault="00253FA0" w:rsidP="00253FA0">
      <w:pPr>
        <w:pStyle w:val="03cOpmerking"/>
        <w:widowControl/>
        <w:spacing w:before="240"/>
        <w:rPr>
          <w:noProof/>
          <w:lang w:val="nl-BE"/>
        </w:rPr>
      </w:pPr>
    </w:p>
    <w:p w14:paraId="6A562069" w14:textId="77777777" w:rsidR="00003B41" w:rsidRDefault="00003B41" w:rsidP="00003B41">
      <w:pPr>
        <w:pStyle w:val="03cOpmerking"/>
        <w:widowControl/>
        <w:spacing w:before="240"/>
        <w:rPr>
          <w:noProof/>
          <w:lang w:val="nl-BE"/>
        </w:rPr>
      </w:pPr>
    </w:p>
    <w:p w14:paraId="0526401A" w14:textId="77777777" w:rsidR="00003B41" w:rsidRDefault="00003B41" w:rsidP="00003B41">
      <w:pPr>
        <w:pStyle w:val="03cOpmerking"/>
        <w:widowControl/>
        <w:spacing w:before="240"/>
        <w:rPr>
          <w:noProof/>
          <w:lang w:val="nl-BE"/>
        </w:rPr>
      </w:pPr>
    </w:p>
    <w:p w14:paraId="2775E4C3" w14:textId="77777777" w:rsidR="006F3923" w:rsidRPr="00253FA0" w:rsidRDefault="006F3923" w:rsidP="006F3923">
      <w:pPr>
        <w:pStyle w:val="03cOpmerking"/>
        <w:widowControl/>
        <w:spacing w:before="240"/>
        <w:rPr>
          <w:iCs/>
          <w:noProof/>
          <w:lang w:val="nl-BE"/>
        </w:rPr>
      </w:pPr>
      <w:r>
        <w:rPr>
          <w:iCs/>
          <w:noProof/>
          <w:lang w:val="nl-BE"/>
        </w:rPr>
        <w:t xml:space="preserve">In </w:t>
      </w:r>
      <w:r>
        <w:rPr>
          <w:noProof/>
          <w:lang w:val="nl-BE"/>
        </w:rPr>
        <w:t>EG nr 25 gaf ik de correctie, waarin ik pion f2 elimi</w:t>
      </w:r>
      <w:r>
        <w:rPr>
          <w:noProof/>
          <w:lang w:val="nl-BE"/>
        </w:rPr>
        <w:softHyphen/>
        <w:t xml:space="preserve">neerde en verving door een wit paard op h1: </w:t>
      </w:r>
    </w:p>
    <w:p w14:paraId="70D5D2F8" w14:textId="77777777" w:rsidR="006F3923" w:rsidRPr="00230804" w:rsidRDefault="006F3923" w:rsidP="006F3923">
      <w:pPr>
        <w:pStyle w:val="03cOpmerking"/>
        <w:widowControl/>
        <w:spacing w:before="240"/>
        <w:rPr>
          <w:b/>
          <w:noProof/>
          <w:lang w:val="en-GB"/>
        </w:rPr>
      </w:pPr>
      <w:r w:rsidRPr="00230804">
        <w:rPr>
          <w:b/>
          <w:noProof/>
          <w:lang w:val="en-GB"/>
        </w:rPr>
        <w:t xml:space="preserve">Kf3 Ph1 a6 c7/ Kc8 La5 Lc2 h4 + </w:t>
      </w:r>
    </w:p>
    <w:p w14:paraId="560B74E5" w14:textId="77777777" w:rsidR="006F3923" w:rsidRDefault="006F3923" w:rsidP="006F3923">
      <w:pPr>
        <w:pStyle w:val="03cOpmerking"/>
        <w:widowControl/>
        <w:spacing w:before="240"/>
        <w:rPr>
          <w:i/>
          <w:noProof/>
          <w:lang w:val="nl-BE"/>
        </w:rPr>
      </w:pPr>
      <w:r>
        <w:rPr>
          <w:noProof/>
          <w:lang w:val="nl-BE"/>
        </w:rPr>
        <w:t>En nog niet tevreden met de duals 7.Kd4 of 7.Ke5 en 9.Ke3 of 9.Kf4, plaatste ik later een zwart paard op veld h8 en de zwar</w:t>
      </w:r>
      <w:r>
        <w:rPr>
          <w:noProof/>
          <w:lang w:val="nl-BE"/>
        </w:rPr>
        <w:softHyphen/>
        <w:t>te koning op e8</w:t>
      </w:r>
      <w:r w:rsidR="007E0E67">
        <w:rPr>
          <w:noProof/>
          <w:lang w:val="nl-BE"/>
        </w:rPr>
        <w:t>, die de c-pion over</w:t>
      </w:r>
      <w:r w:rsidR="007E0E67">
        <w:rPr>
          <w:noProof/>
          <w:lang w:val="nl-BE"/>
        </w:rPr>
        <w:softHyphen/>
        <w:t>bodig maak</w:t>
      </w:r>
      <w:r>
        <w:rPr>
          <w:noProof/>
          <w:lang w:val="nl-BE"/>
        </w:rPr>
        <w:t xml:space="preserve">te.  </w:t>
      </w:r>
      <w:r>
        <w:rPr>
          <w:i/>
          <w:noProof/>
          <w:lang w:val="nl-BE"/>
        </w:rPr>
        <w:t xml:space="preserve">(Ze huidig diagram.) </w:t>
      </w:r>
    </w:p>
    <w:p w14:paraId="10905853" w14:textId="77777777" w:rsidR="000B2014" w:rsidRDefault="000B2014" w:rsidP="006F3923">
      <w:pPr>
        <w:pStyle w:val="03cOpmerking"/>
        <w:widowControl/>
        <w:rPr>
          <w:noProof/>
          <w:lang w:val="nl-BE"/>
        </w:rPr>
      </w:pPr>
    </w:p>
    <w:p w14:paraId="0C99278C" w14:textId="77777777" w:rsidR="006F3923" w:rsidRDefault="006F3923" w:rsidP="006F3923">
      <w:pPr>
        <w:pStyle w:val="03cOpmerking"/>
        <w:widowControl/>
        <w:rPr>
          <w:noProof/>
          <w:lang w:val="nl-BE"/>
        </w:rPr>
      </w:pPr>
      <w:r>
        <w:rPr>
          <w:noProof/>
          <w:lang w:val="nl-BE"/>
        </w:rPr>
        <w:t>In 1996 kreeg ik van mijn stadsge</w:t>
      </w:r>
      <w:r>
        <w:rPr>
          <w:noProof/>
          <w:lang w:val="nl-BE"/>
        </w:rPr>
        <w:softHyphen/>
        <w:t xml:space="preserve">noot Marcel Van Herck een afdruk uit een Georgisch boekje met een correctie van Kalandadze’s studie (1970):  </w:t>
      </w:r>
    </w:p>
    <w:p w14:paraId="6A8ECC98" w14:textId="77777777" w:rsidR="006F3923" w:rsidRDefault="006F3923" w:rsidP="006F3923">
      <w:pPr>
        <w:pStyle w:val="03cOpmerking"/>
        <w:widowControl/>
        <w:rPr>
          <w:noProof/>
          <w:lang w:val="nl-BE"/>
        </w:rPr>
      </w:pPr>
    </w:p>
    <w:p w14:paraId="034BDFE7" w14:textId="77777777" w:rsidR="006F3923" w:rsidRPr="00EF199D" w:rsidRDefault="006F3923" w:rsidP="006F3923">
      <w:pPr>
        <w:pStyle w:val="03cOpmerking"/>
        <w:widowControl/>
        <w:rPr>
          <w:noProof/>
          <w:lang w:val="en-GB"/>
        </w:rPr>
      </w:pPr>
      <w:r w:rsidRPr="00EF199D">
        <w:rPr>
          <w:noProof/>
          <w:lang w:val="en-GB"/>
        </w:rPr>
        <w:t xml:space="preserve">Kf3 Le3 a6 d7 h2 / </w:t>
      </w:r>
    </w:p>
    <w:p w14:paraId="10D95DFD" w14:textId="77777777" w:rsidR="006F3923" w:rsidRPr="00EF199D" w:rsidRDefault="006F3923" w:rsidP="006F3923">
      <w:pPr>
        <w:pStyle w:val="03cOpmerking"/>
        <w:widowControl/>
        <w:rPr>
          <w:noProof/>
          <w:lang w:val="en-GB"/>
        </w:rPr>
      </w:pPr>
      <w:r w:rsidRPr="00EF199D">
        <w:rPr>
          <w:noProof/>
          <w:lang w:val="en-GB"/>
        </w:rPr>
        <w:t xml:space="preserve">            </w:t>
      </w:r>
      <w:r w:rsidR="00462FCF">
        <w:rPr>
          <w:noProof/>
          <w:lang w:val="en-GB"/>
        </w:rPr>
        <w:t xml:space="preserve">  </w:t>
      </w:r>
      <w:r w:rsidRPr="00EF199D">
        <w:rPr>
          <w:noProof/>
          <w:lang w:val="en-GB"/>
        </w:rPr>
        <w:t>Kc7 La5 Lc2 Ph8 g2 h4 +</w:t>
      </w:r>
    </w:p>
    <w:p w14:paraId="7DF767CF" w14:textId="77777777" w:rsidR="006F3923" w:rsidRDefault="006F3923" w:rsidP="006F3923">
      <w:pPr>
        <w:pStyle w:val="03cOpmerking"/>
        <w:widowControl/>
        <w:spacing w:before="240"/>
        <w:rPr>
          <w:noProof/>
          <w:lang w:val="en-GB"/>
        </w:rPr>
      </w:pPr>
      <w:r>
        <w:rPr>
          <w:noProof/>
          <w:lang w:val="en-GB"/>
        </w:rPr>
        <w:t xml:space="preserve">1.d8D Kxd8 2.a7 g1P! 3.Lxg1 Ld1+ 4.Ke4 Lc2+ 5.Kd5 Lb3+ 6.Kc6 La4+ 7.Kc5 Lb4+ 8.Kd5 Lb3+ 9.Kd4 Lc3+ 10.Ke4 Lc2+ 11.Ke3 Ld2+ 12.Kf3 Ld1+ 13.Kg2 h3+ 14.Kg3 Le1+ 15.Lf2 en wint. </w:t>
      </w:r>
    </w:p>
    <w:p w14:paraId="17566A2F" w14:textId="77777777" w:rsidR="006F3923" w:rsidRDefault="006F3923" w:rsidP="006F3923">
      <w:pPr>
        <w:pStyle w:val="03cOpmerking"/>
        <w:widowControl/>
        <w:spacing w:before="240"/>
        <w:rPr>
          <w:noProof/>
          <w:lang w:val="en-GB"/>
        </w:rPr>
      </w:pPr>
      <w:r>
        <w:rPr>
          <w:noProof/>
          <w:lang w:val="en-GB"/>
        </w:rPr>
        <w:br w:type="column"/>
      </w:r>
    </w:p>
    <w:p w14:paraId="69345BD2" w14:textId="77777777" w:rsidR="006F3923" w:rsidRDefault="006F3923" w:rsidP="006F3923">
      <w:pPr>
        <w:pStyle w:val="03aText"/>
        <w:widowControl/>
        <w:rPr>
          <w:noProof/>
          <w:lang w:val="en-GB"/>
        </w:rPr>
      </w:pPr>
    </w:p>
    <w:p w14:paraId="18B383D3" w14:textId="77777777" w:rsidR="005C7F98" w:rsidRDefault="005C7F98" w:rsidP="006F3923">
      <w:pPr>
        <w:pStyle w:val="03aText"/>
        <w:widowControl/>
        <w:rPr>
          <w:noProof/>
          <w:lang w:val="en-GB"/>
        </w:rPr>
      </w:pPr>
    </w:p>
    <w:p w14:paraId="39D4E4C8" w14:textId="77777777" w:rsidR="00253FA0" w:rsidRPr="00ED1153" w:rsidRDefault="00253FA0" w:rsidP="006F3923">
      <w:pPr>
        <w:pStyle w:val="03aText"/>
        <w:widowControl/>
        <w:rPr>
          <w:noProof/>
          <w:lang w:val="en-GB"/>
        </w:rPr>
      </w:pPr>
    </w:p>
    <w:p w14:paraId="3759B029" w14:textId="77777777" w:rsidR="006F3923" w:rsidRDefault="006F3923" w:rsidP="006F3923">
      <w:pPr>
        <w:pStyle w:val="03aText"/>
        <w:widowControl/>
        <w:rPr>
          <w:noProof/>
          <w:lang w:val="nl-BE"/>
        </w:rPr>
      </w:pPr>
      <w:r>
        <w:rPr>
          <w:noProof/>
          <w:lang w:val="nl-BE"/>
        </w:rPr>
        <w:t xml:space="preserve">Marcel schreef mij toen: </w:t>
      </w:r>
      <w:r>
        <w:rPr>
          <w:i/>
          <w:noProof/>
          <w:lang w:val="nl-BE"/>
        </w:rPr>
        <w:t>“Zoals u ziet, was Kalandad</w:t>
      </w:r>
      <w:r>
        <w:rPr>
          <w:i/>
          <w:noProof/>
          <w:lang w:val="nl-BE"/>
        </w:rPr>
        <w:softHyphen/>
        <w:t>ze ook al, on</w:t>
      </w:r>
      <w:r w:rsidR="00173843">
        <w:rPr>
          <w:i/>
          <w:noProof/>
          <w:lang w:val="nl-BE"/>
        </w:rPr>
        <w:t xml:space="preserve"> </w:t>
      </w:r>
      <w:r>
        <w:rPr>
          <w:i/>
          <w:noProof/>
          <w:lang w:val="nl-BE"/>
        </w:rPr>
        <w:t>afhankelijk van U, op het idee Ph8 gekomen. In plaats van een wit paard, gebruikt hij een witte loper. Ik vraag me af, wat die pion op h2 er staat</w:t>
      </w:r>
      <w:r>
        <w:rPr>
          <w:b/>
          <w:bCs/>
          <w:i/>
          <w:noProof/>
          <w:lang w:val="nl-BE"/>
        </w:rPr>
        <w:t xml:space="preserve"> </w:t>
      </w:r>
      <w:r>
        <w:rPr>
          <w:i/>
          <w:noProof/>
          <w:lang w:val="nl-BE"/>
        </w:rPr>
        <w:t>te doen. Vol</w:t>
      </w:r>
      <w:r>
        <w:rPr>
          <w:i/>
          <w:noProof/>
          <w:lang w:val="nl-BE"/>
        </w:rPr>
        <w:softHyphen/>
        <w:t>gens mij kan hij gewoon weggela</w:t>
      </w:r>
      <w:r>
        <w:rPr>
          <w:i/>
          <w:noProof/>
          <w:lang w:val="nl-BE"/>
        </w:rPr>
        <w:softHyphen/>
        <w:t xml:space="preserve">ten worden. Die eerste zet (d8D+) vind ik </w:t>
      </w:r>
      <w:r w:rsidR="004414E1">
        <w:rPr>
          <w:i/>
          <w:noProof/>
          <w:lang w:val="nl-BE"/>
        </w:rPr>
        <w:t>maar niks. Zwarts minorpro</w:t>
      </w:r>
      <w:r w:rsidR="004414E1">
        <w:rPr>
          <w:i/>
          <w:noProof/>
          <w:lang w:val="nl-BE"/>
        </w:rPr>
        <w:softHyphen/>
        <w:t xml:space="preserve">motie </w:t>
      </w:r>
      <w:r>
        <w:rPr>
          <w:i/>
          <w:noProof/>
          <w:lang w:val="nl-BE"/>
        </w:rPr>
        <w:t>(g1P+) daarentegen vind ik wel een ver-rijking.”</w:t>
      </w:r>
    </w:p>
    <w:p w14:paraId="06C7F721" w14:textId="77777777" w:rsidR="006F3923" w:rsidRDefault="006F3923" w:rsidP="006F3923">
      <w:pPr>
        <w:pStyle w:val="03cOpmerking"/>
        <w:widowControl/>
        <w:spacing w:before="240"/>
        <w:rPr>
          <w:noProof/>
          <w:lang w:val="nl-BE"/>
        </w:rPr>
      </w:pPr>
      <w:r>
        <w:rPr>
          <w:noProof/>
          <w:lang w:val="nl-BE"/>
        </w:rPr>
        <w:t>Nog een mooi voorbeeld waarbij de witte koning het trapje afdaalt, en waarbij hij telkens slechts één vluchtveld heeft dankzij de goede plaatsing van de zwarte koning, is een miniatuurtje van V. Dolgov (</w:t>
      </w:r>
      <w:r>
        <w:rPr>
          <w:i/>
          <w:iCs/>
          <w:noProof/>
          <w:lang w:val="nl-BE"/>
        </w:rPr>
        <w:t>Chervony Gimik</w:t>
      </w:r>
      <w:r>
        <w:rPr>
          <w:noProof/>
          <w:lang w:val="nl-BE"/>
        </w:rPr>
        <w:t xml:space="preserve"> 1972): </w:t>
      </w:r>
    </w:p>
    <w:p w14:paraId="4060657C" w14:textId="77777777" w:rsidR="006F3923" w:rsidRPr="00EF199D" w:rsidRDefault="006F3923" w:rsidP="006F3923">
      <w:pPr>
        <w:pStyle w:val="03cOpmerking"/>
        <w:widowControl/>
        <w:spacing w:before="240"/>
        <w:rPr>
          <w:noProof/>
          <w:lang w:val="en-GB"/>
        </w:rPr>
      </w:pPr>
      <w:r w:rsidRPr="00EF199D">
        <w:rPr>
          <w:noProof/>
          <w:lang w:val="en-GB"/>
        </w:rPr>
        <w:t xml:space="preserve">Kc7 Pf1 a6 / Kc3 La4 Lh4 h3 + </w:t>
      </w:r>
    </w:p>
    <w:p w14:paraId="4D221E3D" w14:textId="77777777" w:rsidR="006F3923" w:rsidRDefault="006F3923" w:rsidP="006F3923">
      <w:pPr>
        <w:pStyle w:val="03cOpmerking"/>
        <w:widowControl/>
        <w:spacing w:before="240"/>
        <w:rPr>
          <w:noProof/>
          <w:lang w:val="nl-BE"/>
        </w:rPr>
      </w:pPr>
      <w:r>
        <w:rPr>
          <w:noProof/>
          <w:lang w:val="nl-BE"/>
        </w:rPr>
        <w:t>De fraaie op</w:t>
      </w:r>
      <w:r>
        <w:rPr>
          <w:noProof/>
          <w:lang w:val="nl-BE"/>
        </w:rPr>
        <w:softHyphen/>
        <w:t xml:space="preserve">lossing is: 1.a7 Ld8+ 2.Kd6 Le7+ 3.Kd5 Lb3+ 4.Ke5 Lf6+ 5.Ke4 Lc2+ 6.Kf4 (6.Ke3? Ld4+) 6...Lg5+ 7.Kf3 Ld1+ 8.Kf2 Lh4+ 9.Pg3 Lxg3+ 10.Kxg3 Lf3 11.Kxf3 </w:t>
      </w:r>
    </w:p>
    <w:p w14:paraId="30EEDBFC" w14:textId="77777777" w:rsidR="006F3923" w:rsidRDefault="006F3923" w:rsidP="006F3923">
      <w:pPr>
        <w:pStyle w:val="03aText"/>
        <w:widowControl/>
        <w:spacing w:line="190" w:lineRule="exact"/>
        <w:jc w:val="center"/>
        <w:rPr>
          <w:noProof/>
          <w:lang w:val="nl-BE"/>
        </w:rPr>
      </w:pPr>
      <w:r>
        <w:rPr>
          <w:noProof/>
          <w:lang w:val="nl-BE"/>
        </w:rPr>
        <w:br w:type="page"/>
      </w:r>
      <w:r>
        <w:rPr>
          <w:b/>
          <w:noProof/>
          <w:lang w:val="nl-BE"/>
        </w:rPr>
        <w:lastRenderedPageBreak/>
        <w:t>-</w:t>
      </w:r>
      <w:r>
        <w:rPr>
          <w:noProof/>
          <w:lang w:val="nl-BE"/>
        </w:rPr>
        <w:t xml:space="preserve"> </w:t>
      </w:r>
      <w:r w:rsidR="004A32E1">
        <w:rPr>
          <w:b/>
          <w:noProof/>
          <w:lang w:val="nl-BE"/>
        </w:rPr>
        <w:t>22</w:t>
      </w:r>
      <w:r w:rsidR="006D16AB">
        <w:rPr>
          <w:b/>
          <w:noProof/>
          <w:lang w:val="nl-BE"/>
        </w:rPr>
        <w:t>6</w:t>
      </w:r>
      <w:r>
        <w:rPr>
          <w:b/>
          <w:noProof/>
          <w:lang w:val="nl-BE"/>
        </w:rPr>
        <w:t xml:space="preserve"> -</w:t>
      </w:r>
    </w:p>
    <w:p w14:paraId="567A1382" w14:textId="77777777" w:rsidR="006F3923" w:rsidRDefault="006F3923" w:rsidP="006F3923">
      <w:pPr>
        <w:pStyle w:val="03aText"/>
        <w:widowControl/>
        <w:spacing w:line="190" w:lineRule="exact"/>
        <w:jc w:val="center"/>
        <w:rPr>
          <w:noProof/>
          <w:lang w:val="nl-BE"/>
        </w:rPr>
      </w:pPr>
    </w:p>
    <w:p w14:paraId="244B4E93" w14:textId="77777777" w:rsidR="006F3923" w:rsidRDefault="006F3923" w:rsidP="006F3923">
      <w:pPr>
        <w:pStyle w:val="02bSource"/>
        <w:widowControl/>
        <w:tabs>
          <w:tab w:val="left" w:pos="114"/>
        </w:tabs>
        <w:spacing w:line="190" w:lineRule="exact"/>
        <w:rPr>
          <w:iCs/>
          <w:noProof/>
          <w:lang w:val="nl-BE"/>
        </w:rPr>
      </w:pPr>
      <w:r>
        <w:rPr>
          <w:i/>
          <w:iCs/>
          <w:noProof/>
          <w:lang w:val="nl-BE"/>
        </w:rPr>
        <w:t xml:space="preserve">Schakend Nederland, </w:t>
      </w:r>
      <w:r>
        <w:rPr>
          <w:iCs/>
          <w:noProof/>
          <w:lang w:val="nl-BE"/>
        </w:rPr>
        <w:t>1971</w:t>
      </w:r>
    </w:p>
    <w:p w14:paraId="781229E7" w14:textId="77777777" w:rsidR="006F3923" w:rsidRDefault="006F3923" w:rsidP="006F3923">
      <w:pPr>
        <w:pStyle w:val="03cOpmerking"/>
        <w:widowControl/>
        <w:spacing w:before="240"/>
        <w:jc w:val="center"/>
        <w:rPr>
          <w:lang w:val="nl-BE"/>
        </w:rPr>
      </w:pPr>
      <w:r>
        <w:rPr>
          <w:lang w:val="nl-BE"/>
        </w:rPr>
        <w:object w:dxaOrig="4579" w:dyaOrig="4577" w14:anchorId="34242F61">
          <v:shape id="_x0000_i1239" type="#_x0000_t75" style="width:153.4pt;height:154.5pt" o:ole="">
            <v:imagedata r:id="rId451" o:title=""/>
          </v:shape>
          <o:OLEObject Type="Embed" ProgID="CorelDRAW.Graphic.12" ShapeID="_x0000_i1239" DrawAspect="Content" ObjectID="_1587467625" r:id="rId452"/>
        </w:object>
      </w:r>
    </w:p>
    <w:p w14:paraId="6BDE6E37" w14:textId="77777777" w:rsidR="006F3923" w:rsidRDefault="006F3923" w:rsidP="006F3923">
      <w:pPr>
        <w:rPr>
          <w:rFonts w:cs="Arial"/>
          <w:sz w:val="20"/>
          <w:szCs w:val="20"/>
          <w:lang w:val="nl-BE"/>
        </w:rPr>
      </w:pPr>
    </w:p>
    <w:p w14:paraId="4F371204"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0420.02 b3g2</w:t>
      </w:r>
    </w:p>
    <w:p w14:paraId="0EBAFBCC" w14:textId="77777777" w:rsidR="006F3923" w:rsidRDefault="006F3923" w:rsidP="006F3923">
      <w:pPr>
        <w:rPr>
          <w:rFonts w:cs="Arial"/>
          <w:noProof/>
          <w:color w:val="000000"/>
          <w:sz w:val="20"/>
          <w:szCs w:val="20"/>
          <w:lang w:val="nl-BE"/>
        </w:rPr>
      </w:pPr>
    </w:p>
    <w:p w14:paraId="365A7A81" w14:textId="77777777" w:rsidR="006F3923" w:rsidRDefault="006F3923" w:rsidP="006F3923">
      <w:pPr>
        <w:pStyle w:val="03aText"/>
        <w:widowControl/>
        <w:rPr>
          <w:noProof/>
          <w:lang w:val="nl-BE"/>
        </w:rPr>
      </w:pPr>
      <w:r>
        <w:rPr>
          <w:noProof/>
          <w:lang w:val="nl-BE"/>
        </w:rPr>
        <w:t>Drie witte stukken staan aange-val</w:t>
      </w:r>
      <w:r>
        <w:rPr>
          <w:noProof/>
          <w:lang w:val="nl-BE"/>
        </w:rPr>
        <w:softHyphen/>
        <w:t>len! Na een lange achtervol-ging, eerst neerwaarts dan op-waarts, re</w:t>
      </w:r>
      <w:r w:rsidR="006E3098">
        <w:rPr>
          <w:noProof/>
          <w:lang w:val="nl-BE"/>
        </w:rPr>
        <w:t>dt wit zich uiteindelijk, na vele offeraanbiedin</w:t>
      </w:r>
      <w:r>
        <w:rPr>
          <w:noProof/>
          <w:lang w:val="nl-BE"/>
        </w:rPr>
        <w:t xml:space="preserve">gen </w:t>
      </w:r>
    </w:p>
    <w:p w14:paraId="481A85F2" w14:textId="77777777" w:rsidR="006F3923" w:rsidRDefault="006F3923" w:rsidP="006F3923">
      <w:pPr>
        <w:rPr>
          <w:rFonts w:cs="Arial"/>
          <w:b/>
          <w:sz w:val="20"/>
          <w:szCs w:val="20"/>
          <w:lang w:val="nl-BE"/>
        </w:rPr>
      </w:pPr>
      <w:r>
        <w:rPr>
          <w:rFonts w:cs="Arial"/>
          <w:b/>
          <w:sz w:val="20"/>
          <w:szCs w:val="20"/>
          <w:lang w:val="nl-BE"/>
        </w:rPr>
        <w:tab/>
        <w:t>1.Tg3+</w:t>
      </w:r>
      <w:r>
        <w:rPr>
          <w:rFonts w:cs="Arial"/>
          <w:b/>
          <w:sz w:val="20"/>
          <w:szCs w:val="20"/>
          <w:lang w:val="nl-BE"/>
        </w:rPr>
        <w:tab/>
      </w:r>
      <w:r>
        <w:rPr>
          <w:rFonts w:cs="Arial"/>
          <w:b/>
          <w:sz w:val="20"/>
          <w:szCs w:val="20"/>
          <w:lang w:val="nl-BE"/>
        </w:rPr>
        <w:tab/>
        <w:t>Kh2</w:t>
      </w:r>
    </w:p>
    <w:p w14:paraId="3C918203" w14:textId="77777777" w:rsidR="006F3923" w:rsidRDefault="006F3923" w:rsidP="006F3923">
      <w:pPr>
        <w:jc w:val="both"/>
        <w:rPr>
          <w:rFonts w:cs="Arial"/>
          <w:sz w:val="20"/>
          <w:szCs w:val="20"/>
          <w:lang w:val="nl-BE"/>
        </w:rPr>
      </w:pPr>
      <w:r>
        <w:rPr>
          <w:rFonts w:cs="Arial"/>
          <w:sz w:val="20"/>
          <w:szCs w:val="20"/>
          <w:lang w:val="nl-BE"/>
        </w:rPr>
        <w:t>1...Kf2</w:t>
      </w:r>
      <w:r w:rsidR="00947210">
        <w:rPr>
          <w:rFonts w:cs="Arial"/>
          <w:sz w:val="20"/>
          <w:szCs w:val="20"/>
          <w:lang w:val="nl-BE"/>
        </w:rPr>
        <w:t>?</w:t>
      </w:r>
      <w:r>
        <w:rPr>
          <w:rFonts w:cs="Arial"/>
          <w:sz w:val="20"/>
          <w:szCs w:val="20"/>
          <w:lang w:val="nl-BE"/>
        </w:rPr>
        <w:t xml:space="preserve"> 2.Tg2+ Ke3</w:t>
      </w:r>
      <w:r w:rsidR="006224C2">
        <w:rPr>
          <w:rFonts w:cs="Arial"/>
          <w:sz w:val="20"/>
          <w:szCs w:val="20"/>
          <w:lang w:val="nl-BE"/>
        </w:rPr>
        <w:t xml:space="preserve"> </w:t>
      </w:r>
      <w:r w:rsidR="006224C2">
        <w:rPr>
          <w:rFonts w:cs="Arial"/>
          <w:i/>
          <w:sz w:val="20"/>
          <w:szCs w:val="20"/>
          <w:lang w:val="nl-BE"/>
        </w:rPr>
        <w:t>(2…Kxg2 3.Lb7+ Kf2 4.Lxg8 g4 5.Kxb4 g3 6.La7+ Kf1 7.Lb7 g2 8.La6+ Ke1 en de witte Koning komt hulp bieden.)</w:t>
      </w:r>
      <w:r>
        <w:rPr>
          <w:rFonts w:cs="Arial"/>
          <w:sz w:val="20"/>
          <w:szCs w:val="20"/>
          <w:lang w:val="nl-BE"/>
        </w:rPr>
        <w:t xml:space="preserve"> 3.Te2+ Kf3 4.Lb7+ Kxe2 5.Lxa8 en wint. Of</w:t>
      </w:r>
      <w:r w:rsidR="006224C2">
        <w:rPr>
          <w:rFonts w:cs="Arial"/>
          <w:sz w:val="20"/>
          <w:szCs w:val="20"/>
          <w:lang w:val="nl-BE"/>
        </w:rPr>
        <w:t xml:space="preserve"> hier 3...Kd4 4.Le5+</w:t>
      </w:r>
      <w:r w:rsidR="009B49B2">
        <w:rPr>
          <w:rFonts w:cs="Arial"/>
          <w:sz w:val="20"/>
          <w:szCs w:val="20"/>
          <w:lang w:val="nl-BE"/>
        </w:rPr>
        <w:t xml:space="preserve"> K~ en de a-loper komt vrij.</w:t>
      </w:r>
    </w:p>
    <w:p w14:paraId="3535728D" w14:textId="77777777" w:rsidR="006F3923" w:rsidRDefault="006F3923" w:rsidP="006F3923">
      <w:pPr>
        <w:rPr>
          <w:rFonts w:cs="Arial"/>
          <w:b/>
          <w:sz w:val="20"/>
          <w:szCs w:val="20"/>
          <w:lang w:val="nl-BE"/>
        </w:rPr>
      </w:pPr>
      <w:r>
        <w:rPr>
          <w:rFonts w:cs="Arial"/>
          <w:b/>
          <w:sz w:val="20"/>
          <w:szCs w:val="20"/>
          <w:lang w:val="nl-BE"/>
        </w:rPr>
        <w:tab/>
        <w:t>2.Tg2+</w:t>
      </w:r>
      <w:r>
        <w:rPr>
          <w:rFonts w:cs="Arial"/>
          <w:b/>
          <w:sz w:val="20"/>
          <w:szCs w:val="20"/>
          <w:lang w:val="nl-BE"/>
        </w:rPr>
        <w:tab/>
      </w:r>
      <w:r>
        <w:rPr>
          <w:rFonts w:cs="Arial"/>
          <w:b/>
          <w:sz w:val="20"/>
          <w:szCs w:val="20"/>
          <w:lang w:val="nl-BE"/>
        </w:rPr>
        <w:tab/>
        <w:t>Kh1</w:t>
      </w:r>
    </w:p>
    <w:p w14:paraId="5E784D4F" w14:textId="77777777" w:rsidR="006F3923" w:rsidRDefault="0010706D" w:rsidP="00947210">
      <w:pPr>
        <w:jc w:val="both"/>
        <w:rPr>
          <w:rFonts w:cs="Arial"/>
          <w:sz w:val="20"/>
          <w:szCs w:val="20"/>
          <w:lang w:val="nl-BE"/>
        </w:rPr>
      </w:pPr>
      <w:r>
        <w:rPr>
          <w:rFonts w:cs="Arial"/>
          <w:sz w:val="20"/>
          <w:szCs w:val="20"/>
          <w:lang w:val="nl-BE"/>
        </w:rPr>
        <w:t>2...Kh3</w:t>
      </w:r>
      <w:r w:rsidR="00947210">
        <w:rPr>
          <w:rFonts w:cs="Arial"/>
          <w:sz w:val="20"/>
          <w:szCs w:val="20"/>
          <w:lang w:val="nl-BE"/>
        </w:rPr>
        <w:t>?</w:t>
      </w:r>
      <w:r>
        <w:rPr>
          <w:rFonts w:cs="Arial"/>
          <w:sz w:val="20"/>
          <w:szCs w:val="20"/>
          <w:lang w:val="nl-BE"/>
        </w:rPr>
        <w:t xml:space="preserve"> 3.Th2+ Kg4 4.L</w:t>
      </w:r>
      <w:r w:rsidR="006F3923">
        <w:rPr>
          <w:rFonts w:cs="Arial"/>
          <w:sz w:val="20"/>
          <w:szCs w:val="20"/>
          <w:lang w:val="nl-BE"/>
        </w:rPr>
        <w:t>c8+ Kf3 5.Lb7+ en 6.Lxa8 met winst.</w:t>
      </w:r>
    </w:p>
    <w:p w14:paraId="483AB17B" w14:textId="77777777" w:rsidR="006F3923" w:rsidRPr="00B354CB" w:rsidRDefault="006F3923" w:rsidP="006F3923">
      <w:pPr>
        <w:rPr>
          <w:rFonts w:cs="Arial"/>
          <w:b/>
          <w:sz w:val="20"/>
          <w:szCs w:val="20"/>
          <w:lang w:val="en-GB"/>
        </w:rPr>
      </w:pPr>
      <w:r>
        <w:rPr>
          <w:rFonts w:cs="Arial"/>
          <w:b/>
          <w:sz w:val="20"/>
          <w:szCs w:val="20"/>
          <w:lang w:val="nl-BE"/>
        </w:rPr>
        <w:tab/>
      </w:r>
      <w:r w:rsidRPr="00B354CB">
        <w:rPr>
          <w:rFonts w:cs="Arial"/>
          <w:b/>
          <w:sz w:val="20"/>
          <w:szCs w:val="20"/>
          <w:lang w:val="en-GB"/>
        </w:rPr>
        <w:t>3.Th2+</w:t>
      </w:r>
      <w:r w:rsidRPr="00B354CB">
        <w:rPr>
          <w:rFonts w:cs="Arial"/>
          <w:b/>
          <w:sz w:val="20"/>
          <w:szCs w:val="20"/>
          <w:lang w:val="en-GB"/>
        </w:rPr>
        <w:tab/>
      </w:r>
      <w:r w:rsidRPr="00B354CB">
        <w:rPr>
          <w:rFonts w:cs="Arial"/>
          <w:b/>
          <w:sz w:val="20"/>
          <w:szCs w:val="20"/>
          <w:lang w:val="en-GB"/>
        </w:rPr>
        <w:tab/>
        <w:t>Kg1</w:t>
      </w:r>
    </w:p>
    <w:p w14:paraId="0EB79719" w14:textId="77777777" w:rsidR="006F3923" w:rsidRPr="00B354CB" w:rsidRDefault="006F3923" w:rsidP="006F3923">
      <w:pPr>
        <w:rPr>
          <w:rFonts w:cs="Arial"/>
          <w:b/>
          <w:sz w:val="20"/>
          <w:szCs w:val="20"/>
          <w:lang w:val="en-GB"/>
        </w:rPr>
      </w:pPr>
      <w:r w:rsidRPr="00B354CB">
        <w:rPr>
          <w:rFonts w:cs="Arial"/>
          <w:b/>
          <w:sz w:val="20"/>
          <w:szCs w:val="20"/>
          <w:lang w:val="en-GB"/>
        </w:rPr>
        <w:tab/>
        <w:t>4.Th1+</w:t>
      </w:r>
      <w:r w:rsidRPr="00B354CB">
        <w:rPr>
          <w:rFonts w:cs="Arial"/>
          <w:b/>
          <w:sz w:val="20"/>
          <w:szCs w:val="20"/>
          <w:lang w:val="en-GB"/>
        </w:rPr>
        <w:tab/>
      </w:r>
      <w:r w:rsidRPr="00B354CB">
        <w:rPr>
          <w:rFonts w:cs="Arial"/>
          <w:b/>
          <w:sz w:val="20"/>
          <w:szCs w:val="20"/>
          <w:lang w:val="en-GB"/>
        </w:rPr>
        <w:tab/>
        <w:t>Kf2</w:t>
      </w:r>
    </w:p>
    <w:p w14:paraId="342C64A3" w14:textId="77777777" w:rsidR="006F3923" w:rsidRPr="00B354CB" w:rsidRDefault="006F3923" w:rsidP="006F3923">
      <w:pPr>
        <w:ind w:firstLine="708"/>
        <w:rPr>
          <w:rFonts w:cs="Arial"/>
          <w:b/>
          <w:sz w:val="20"/>
          <w:szCs w:val="20"/>
          <w:lang w:val="en-GB"/>
        </w:rPr>
      </w:pPr>
      <w:r w:rsidRPr="00B354CB">
        <w:rPr>
          <w:rFonts w:cs="Arial"/>
          <w:b/>
          <w:sz w:val="20"/>
          <w:szCs w:val="20"/>
          <w:lang w:val="en-GB"/>
        </w:rPr>
        <w:t>5.Tf1+</w:t>
      </w:r>
      <w:r w:rsidRPr="00B354CB">
        <w:rPr>
          <w:rFonts w:cs="Arial"/>
          <w:b/>
          <w:sz w:val="20"/>
          <w:szCs w:val="20"/>
          <w:lang w:val="en-GB"/>
        </w:rPr>
        <w:tab/>
      </w:r>
      <w:r w:rsidRPr="00B354CB">
        <w:rPr>
          <w:rFonts w:cs="Arial"/>
          <w:b/>
          <w:sz w:val="20"/>
          <w:szCs w:val="20"/>
          <w:lang w:val="en-GB"/>
        </w:rPr>
        <w:tab/>
        <w:t>Ke3</w:t>
      </w:r>
    </w:p>
    <w:p w14:paraId="261D90CA" w14:textId="77777777" w:rsidR="0095293F" w:rsidRPr="00B354CB" w:rsidRDefault="0095293F" w:rsidP="006F3923">
      <w:pPr>
        <w:ind w:firstLine="708"/>
        <w:rPr>
          <w:rFonts w:cs="Arial"/>
          <w:b/>
          <w:sz w:val="20"/>
          <w:szCs w:val="20"/>
          <w:lang w:val="en-GB"/>
        </w:rPr>
      </w:pPr>
    </w:p>
    <w:p w14:paraId="57486B79" w14:textId="77777777" w:rsidR="0095293F" w:rsidRPr="00B354CB" w:rsidRDefault="0095293F" w:rsidP="006F3923">
      <w:pPr>
        <w:ind w:firstLine="708"/>
        <w:rPr>
          <w:rFonts w:cs="Arial"/>
          <w:b/>
          <w:sz w:val="20"/>
          <w:szCs w:val="20"/>
          <w:lang w:val="en-GB"/>
        </w:rPr>
      </w:pPr>
    </w:p>
    <w:p w14:paraId="104FF5D9" w14:textId="77777777" w:rsidR="0095293F" w:rsidRPr="00B354CB" w:rsidRDefault="0095293F" w:rsidP="006F3923">
      <w:pPr>
        <w:ind w:firstLine="708"/>
        <w:rPr>
          <w:rFonts w:cs="Arial"/>
          <w:b/>
          <w:sz w:val="20"/>
          <w:szCs w:val="20"/>
          <w:lang w:val="en-GB"/>
        </w:rPr>
      </w:pPr>
    </w:p>
    <w:p w14:paraId="66974718" w14:textId="77777777" w:rsidR="00A110C2" w:rsidRPr="00B354CB" w:rsidRDefault="00A110C2" w:rsidP="00C22AE5">
      <w:pPr>
        <w:rPr>
          <w:rFonts w:cs="Arial"/>
          <w:b/>
          <w:sz w:val="20"/>
          <w:szCs w:val="20"/>
          <w:lang w:val="en-GB"/>
        </w:rPr>
      </w:pPr>
    </w:p>
    <w:p w14:paraId="548F4593" w14:textId="77777777" w:rsidR="0089227E" w:rsidRPr="00B354CB" w:rsidRDefault="0089227E" w:rsidP="00C22AE5">
      <w:pPr>
        <w:rPr>
          <w:rFonts w:cs="Arial"/>
          <w:b/>
          <w:sz w:val="20"/>
          <w:szCs w:val="20"/>
          <w:lang w:val="en-GB"/>
        </w:rPr>
      </w:pPr>
    </w:p>
    <w:p w14:paraId="176CFAC9" w14:textId="77777777" w:rsidR="0095293F" w:rsidRPr="00B354CB" w:rsidRDefault="0095293F" w:rsidP="00C22AE5">
      <w:pPr>
        <w:rPr>
          <w:rFonts w:cs="Arial"/>
          <w:b/>
          <w:sz w:val="20"/>
          <w:szCs w:val="20"/>
          <w:lang w:val="en-GB"/>
        </w:rPr>
      </w:pPr>
    </w:p>
    <w:p w14:paraId="4ADDB774" w14:textId="77777777" w:rsidR="00060850" w:rsidRPr="00DC7F90" w:rsidRDefault="00060850" w:rsidP="006F3923">
      <w:pPr>
        <w:ind w:firstLine="708"/>
        <w:rPr>
          <w:rFonts w:cs="Arial"/>
          <w:b/>
          <w:sz w:val="20"/>
          <w:szCs w:val="20"/>
          <w:lang w:val="nl-BE"/>
        </w:rPr>
      </w:pPr>
      <w:r w:rsidRPr="00DC7F90">
        <w:rPr>
          <w:rFonts w:cs="Arial"/>
          <w:b/>
          <w:sz w:val="20"/>
          <w:szCs w:val="20"/>
          <w:lang w:val="nl-BE"/>
        </w:rPr>
        <w:t>6.Tf3+</w:t>
      </w:r>
    </w:p>
    <w:p w14:paraId="36D3AD17" w14:textId="77777777" w:rsidR="006F3923" w:rsidRPr="006E3098" w:rsidRDefault="006F3923" w:rsidP="006E3098">
      <w:pPr>
        <w:pStyle w:val="03aText"/>
        <w:widowControl/>
        <w:rPr>
          <w:b/>
          <w:lang w:val="nl-BE"/>
        </w:rPr>
      </w:pPr>
      <w:r>
        <w:rPr>
          <w:lang w:val="nl-BE"/>
        </w:rPr>
        <w:t xml:space="preserve">6.Te1+? Kd2 </w:t>
      </w:r>
      <w:r w:rsidR="000D0F1C">
        <w:rPr>
          <w:lang w:val="nl-BE"/>
        </w:rPr>
        <w:t>7.Te2 Kd1 en bij</w:t>
      </w:r>
      <w:r w:rsidR="00947210">
        <w:rPr>
          <w:lang w:val="nl-BE"/>
        </w:rPr>
        <w:t>-</w:t>
      </w:r>
      <w:r w:rsidR="000D0F1C">
        <w:rPr>
          <w:lang w:val="nl-BE"/>
        </w:rPr>
        <w:t>voorbeeld 8.Tg2 Txa6 met</w:t>
      </w:r>
      <w:r>
        <w:rPr>
          <w:lang w:val="nl-BE"/>
        </w:rPr>
        <w:t xml:space="preserve"> remise.</w:t>
      </w:r>
    </w:p>
    <w:p w14:paraId="71A41DEC" w14:textId="77777777" w:rsidR="006F3923" w:rsidRDefault="006F3923" w:rsidP="006F3923">
      <w:pPr>
        <w:ind w:firstLine="708"/>
        <w:rPr>
          <w:rFonts w:cs="Arial"/>
          <w:sz w:val="20"/>
          <w:szCs w:val="20"/>
          <w:lang w:val="nl-BE"/>
        </w:rPr>
      </w:pPr>
      <w:r>
        <w:rPr>
          <w:rFonts w:cs="Arial"/>
          <w:b/>
          <w:sz w:val="20"/>
          <w:szCs w:val="20"/>
          <w:lang w:val="nl-BE"/>
        </w:rPr>
        <w:t>6...</w:t>
      </w:r>
      <w:r>
        <w:rPr>
          <w:rFonts w:cs="Arial"/>
          <w:b/>
          <w:sz w:val="20"/>
          <w:szCs w:val="20"/>
          <w:lang w:val="nl-BE"/>
        </w:rPr>
        <w:tab/>
      </w:r>
      <w:r>
        <w:rPr>
          <w:rFonts w:cs="Arial"/>
          <w:b/>
          <w:sz w:val="20"/>
          <w:szCs w:val="20"/>
          <w:lang w:val="nl-BE"/>
        </w:rPr>
        <w:tab/>
        <w:t>Kd4</w:t>
      </w:r>
    </w:p>
    <w:p w14:paraId="401CED61" w14:textId="77777777" w:rsidR="006F3923" w:rsidRDefault="006F3923" w:rsidP="006F3923">
      <w:pPr>
        <w:pStyle w:val="03aText"/>
        <w:widowControl/>
        <w:rPr>
          <w:noProof/>
          <w:lang w:val="nl-BE"/>
        </w:rPr>
      </w:pPr>
      <w:r>
        <w:rPr>
          <w:noProof/>
          <w:lang w:val="nl-BE"/>
        </w:rPr>
        <w:t>Het hardnekkigste.</w:t>
      </w:r>
    </w:p>
    <w:p w14:paraId="30CB8BD0" w14:textId="77777777" w:rsidR="006F3923" w:rsidRDefault="006F3923" w:rsidP="006F3923">
      <w:pPr>
        <w:pStyle w:val="03aText"/>
        <w:widowControl/>
        <w:rPr>
          <w:noProof/>
          <w:lang w:val="nl-BE"/>
        </w:rPr>
      </w:pPr>
      <w:r>
        <w:rPr>
          <w:noProof/>
          <w:lang w:val="nl-BE"/>
        </w:rPr>
        <w:t>Na 6...Kd2 7.Td3+ en:</w:t>
      </w:r>
    </w:p>
    <w:p w14:paraId="0BBF81C8" w14:textId="77777777" w:rsidR="006F3923" w:rsidRDefault="006F3923" w:rsidP="00586E21">
      <w:pPr>
        <w:pStyle w:val="03aText"/>
        <w:widowControl/>
        <w:numPr>
          <w:ilvl w:val="0"/>
          <w:numId w:val="106"/>
        </w:numPr>
        <w:rPr>
          <w:noProof/>
          <w:lang w:val="nl-BE"/>
        </w:rPr>
      </w:pPr>
      <w:r>
        <w:rPr>
          <w:noProof/>
          <w:lang w:val="nl-BE"/>
        </w:rPr>
        <w:t>7...Ke2</w:t>
      </w:r>
      <w:r w:rsidR="00947210">
        <w:rPr>
          <w:noProof/>
          <w:lang w:val="nl-BE"/>
        </w:rPr>
        <w:t>?</w:t>
      </w:r>
      <w:r>
        <w:rPr>
          <w:noProof/>
          <w:lang w:val="nl-BE"/>
        </w:rPr>
        <w:t xml:space="preserve"> 8.Td6+ wint bijvoor-beeld na 8...Kf2 9.Tb6 g4 10.Kxb4 g3 11.Tf6+ Ke3  12.Lxg3 en wint.</w:t>
      </w:r>
    </w:p>
    <w:p w14:paraId="4CE2999E" w14:textId="77777777" w:rsidR="006F3923" w:rsidRDefault="006F3923" w:rsidP="00586E21">
      <w:pPr>
        <w:pStyle w:val="03aText"/>
        <w:widowControl/>
        <w:numPr>
          <w:ilvl w:val="0"/>
          <w:numId w:val="106"/>
        </w:numPr>
        <w:rPr>
          <w:noProof/>
          <w:lang w:val="nl-BE"/>
        </w:rPr>
      </w:pPr>
      <w:r>
        <w:rPr>
          <w:noProof/>
          <w:lang w:val="nl-BE"/>
        </w:rPr>
        <w:t>7...Kc1</w:t>
      </w:r>
      <w:r w:rsidR="00947210">
        <w:rPr>
          <w:noProof/>
          <w:lang w:val="nl-BE"/>
        </w:rPr>
        <w:t>?</w:t>
      </w:r>
      <w:r>
        <w:rPr>
          <w:noProof/>
          <w:lang w:val="nl-BE"/>
        </w:rPr>
        <w:t xml:space="preserve"> 8.Le5 Txa6 9.Lb2+ Kb1 10.Td1+ en mat.</w:t>
      </w:r>
    </w:p>
    <w:p w14:paraId="2C2C1293" w14:textId="77777777" w:rsidR="006F3923" w:rsidRDefault="006F3923" w:rsidP="00586E21">
      <w:pPr>
        <w:pStyle w:val="03aText"/>
        <w:widowControl/>
        <w:numPr>
          <w:ilvl w:val="0"/>
          <w:numId w:val="106"/>
        </w:numPr>
        <w:rPr>
          <w:noProof/>
          <w:lang w:val="nl-BE"/>
        </w:rPr>
      </w:pPr>
      <w:r>
        <w:rPr>
          <w:noProof/>
          <w:lang w:val="nl-BE"/>
        </w:rPr>
        <w:t>7...Ke1</w:t>
      </w:r>
      <w:r w:rsidR="00947210">
        <w:rPr>
          <w:noProof/>
          <w:lang w:val="nl-BE"/>
        </w:rPr>
        <w:t>?</w:t>
      </w:r>
      <w:r>
        <w:rPr>
          <w:noProof/>
          <w:lang w:val="nl-BE"/>
        </w:rPr>
        <w:t xml:space="preserve"> 8.Lg3+ Ke2 9.Td6+ Kf3 10.Lb7+ Kxg3 11.Lxa8</w:t>
      </w:r>
    </w:p>
    <w:p w14:paraId="31D15284" w14:textId="77777777" w:rsidR="006F3923" w:rsidRDefault="006F3923" w:rsidP="006F3923">
      <w:pPr>
        <w:pStyle w:val="03aText"/>
        <w:widowControl/>
        <w:rPr>
          <w:b/>
          <w:noProof/>
          <w:lang w:val="nl-BE"/>
        </w:rPr>
      </w:pPr>
      <w:r>
        <w:rPr>
          <w:noProof/>
          <w:lang w:val="nl-BE"/>
        </w:rPr>
        <w:t xml:space="preserve">             </w:t>
      </w:r>
      <w:r>
        <w:rPr>
          <w:b/>
          <w:noProof/>
          <w:lang w:val="nl-BE"/>
        </w:rPr>
        <w:t>7.Td3+</w:t>
      </w:r>
      <w:r>
        <w:rPr>
          <w:b/>
          <w:noProof/>
          <w:lang w:val="nl-BE"/>
        </w:rPr>
        <w:tab/>
      </w:r>
      <w:r>
        <w:rPr>
          <w:b/>
          <w:noProof/>
          <w:lang w:val="nl-BE"/>
        </w:rPr>
        <w:tab/>
        <w:t>Kc5</w:t>
      </w:r>
    </w:p>
    <w:p w14:paraId="465765DF" w14:textId="77777777" w:rsidR="006F3923" w:rsidRDefault="006F3923" w:rsidP="006F3923">
      <w:pPr>
        <w:rPr>
          <w:rFonts w:cs="Arial"/>
          <w:b/>
          <w:sz w:val="20"/>
          <w:szCs w:val="20"/>
          <w:lang w:val="nl-BE"/>
        </w:rPr>
      </w:pPr>
      <w:r>
        <w:rPr>
          <w:rFonts w:cs="Arial"/>
          <w:b/>
          <w:sz w:val="20"/>
          <w:szCs w:val="20"/>
          <w:lang w:val="nl-BE"/>
        </w:rPr>
        <w:t xml:space="preserve">             8.Td5+</w:t>
      </w:r>
    </w:p>
    <w:p w14:paraId="21EC06A3" w14:textId="77777777" w:rsidR="006F3923" w:rsidRDefault="006F3923" w:rsidP="006F3923">
      <w:pPr>
        <w:pStyle w:val="03aText"/>
        <w:widowControl/>
        <w:rPr>
          <w:noProof/>
          <w:lang w:val="en-GB"/>
        </w:rPr>
      </w:pPr>
      <w:r>
        <w:rPr>
          <w:noProof/>
          <w:lang w:val="nl-BE"/>
        </w:rPr>
        <w:t xml:space="preserve">Maar niet 8.Ld6+? </w:t>
      </w:r>
      <w:r w:rsidRPr="00B354CB">
        <w:rPr>
          <w:noProof/>
          <w:lang w:val="en-GB"/>
        </w:rPr>
        <w:t xml:space="preserve">Kc6 9.Lc4 Ta3+ 10.Kc2 Txd3 11.Lxd3 Kxd6 remise. Of hier 10.Kxb4 </w:t>
      </w:r>
      <w:r>
        <w:rPr>
          <w:noProof/>
          <w:lang w:val="en-GB"/>
        </w:rPr>
        <w:t>Txd3 11.Lxd3 Kxd6.</w:t>
      </w:r>
    </w:p>
    <w:p w14:paraId="76C760E5" w14:textId="77777777" w:rsidR="006F3923" w:rsidRDefault="006F3923" w:rsidP="006F3923">
      <w:pPr>
        <w:rPr>
          <w:rFonts w:cs="Arial"/>
          <w:b/>
          <w:sz w:val="20"/>
          <w:szCs w:val="20"/>
          <w:lang w:val="en-GB"/>
        </w:rPr>
      </w:pPr>
      <w:r>
        <w:rPr>
          <w:rFonts w:cs="Arial"/>
          <w:b/>
          <w:sz w:val="20"/>
          <w:szCs w:val="20"/>
          <w:lang w:val="en-GB"/>
        </w:rPr>
        <w:t xml:space="preserve">             8...</w:t>
      </w:r>
      <w:r>
        <w:rPr>
          <w:rFonts w:cs="Arial"/>
          <w:b/>
          <w:sz w:val="20"/>
          <w:szCs w:val="20"/>
          <w:lang w:val="en-GB"/>
        </w:rPr>
        <w:tab/>
      </w:r>
      <w:r>
        <w:rPr>
          <w:rFonts w:cs="Arial"/>
          <w:b/>
          <w:sz w:val="20"/>
          <w:szCs w:val="20"/>
          <w:lang w:val="en-GB"/>
        </w:rPr>
        <w:tab/>
        <w:t>K(b)c6</w:t>
      </w:r>
    </w:p>
    <w:p w14:paraId="59DD2E8C" w14:textId="77777777" w:rsidR="006F3923" w:rsidRDefault="006F3923" w:rsidP="006F3923">
      <w:pPr>
        <w:rPr>
          <w:rFonts w:cs="Arial"/>
          <w:b/>
          <w:sz w:val="20"/>
          <w:szCs w:val="20"/>
          <w:lang w:val="en-GB"/>
        </w:rPr>
      </w:pPr>
      <w:r>
        <w:rPr>
          <w:rFonts w:cs="Arial"/>
          <w:b/>
          <w:sz w:val="20"/>
          <w:szCs w:val="20"/>
          <w:lang w:val="en-GB"/>
        </w:rPr>
        <w:t xml:space="preserve">             9.Td6+</w:t>
      </w:r>
      <w:r>
        <w:rPr>
          <w:rFonts w:cs="Arial"/>
          <w:b/>
          <w:sz w:val="20"/>
          <w:szCs w:val="20"/>
          <w:lang w:val="en-GB"/>
        </w:rPr>
        <w:tab/>
      </w:r>
      <w:r>
        <w:rPr>
          <w:rFonts w:cs="Arial"/>
          <w:b/>
          <w:sz w:val="20"/>
          <w:szCs w:val="20"/>
          <w:lang w:val="en-GB"/>
        </w:rPr>
        <w:tab/>
        <w:t>Kc5</w:t>
      </w:r>
    </w:p>
    <w:p w14:paraId="154F865B" w14:textId="77777777" w:rsidR="006F3923" w:rsidRDefault="006F3923" w:rsidP="006F3923">
      <w:pPr>
        <w:pStyle w:val="03aText"/>
        <w:widowControl/>
        <w:rPr>
          <w:noProof/>
          <w:lang w:val="nl-BE"/>
        </w:rPr>
      </w:pPr>
      <w:r>
        <w:rPr>
          <w:noProof/>
          <w:lang w:val="nl-BE"/>
        </w:rPr>
        <w:t>En nu dat La6 gedekt is speelt wit:</w:t>
      </w:r>
    </w:p>
    <w:p w14:paraId="26E20E34" w14:textId="77777777" w:rsidR="006F3923" w:rsidRDefault="006F3923" w:rsidP="006F3923">
      <w:pPr>
        <w:rPr>
          <w:rFonts w:cs="Arial"/>
          <w:b/>
          <w:sz w:val="20"/>
          <w:szCs w:val="20"/>
          <w:lang w:val="nl-BE"/>
        </w:rPr>
      </w:pPr>
      <w:r>
        <w:rPr>
          <w:rFonts w:cs="Arial"/>
          <w:b/>
          <w:sz w:val="20"/>
          <w:szCs w:val="20"/>
          <w:lang w:val="nl-BE"/>
        </w:rPr>
        <w:t xml:space="preserve">           10.Lc7</w:t>
      </w:r>
      <w:r>
        <w:rPr>
          <w:rFonts w:cs="Arial"/>
          <w:b/>
          <w:sz w:val="20"/>
          <w:szCs w:val="20"/>
          <w:lang w:val="nl-BE"/>
        </w:rPr>
        <w:tab/>
      </w:r>
      <w:r>
        <w:rPr>
          <w:rFonts w:cs="Arial"/>
          <w:b/>
          <w:sz w:val="20"/>
          <w:szCs w:val="20"/>
          <w:lang w:val="nl-BE"/>
        </w:rPr>
        <w:tab/>
        <w:t>Ta7</w:t>
      </w:r>
    </w:p>
    <w:p w14:paraId="49479CC2" w14:textId="77777777" w:rsidR="006F3923" w:rsidRDefault="006F3923" w:rsidP="006F3923">
      <w:pPr>
        <w:pStyle w:val="03aText"/>
        <w:widowControl/>
        <w:rPr>
          <w:noProof/>
          <w:lang w:val="nl-BE"/>
        </w:rPr>
      </w:pPr>
      <w:r>
        <w:rPr>
          <w:noProof/>
          <w:lang w:val="nl-BE"/>
        </w:rPr>
        <w:t>Zwarts laatste hoop.</w:t>
      </w:r>
    </w:p>
    <w:p w14:paraId="5B559D56" w14:textId="77777777" w:rsidR="006F3923" w:rsidRDefault="006F3923" w:rsidP="006F3923">
      <w:pPr>
        <w:rPr>
          <w:rFonts w:cs="Arial"/>
          <w:b/>
          <w:sz w:val="20"/>
          <w:szCs w:val="20"/>
          <w:lang w:val="nl-BE"/>
        </w:rPr>
      </w:pPr>
      <w:r>
        <w:rPr>
          <w:rFonts w:cs="Arial"/>
          <w:b/>
          <w:sz w:val="20"/>
          <w:szCs w:val="20"/>
          <w:lang w:val="nl-BE"/>
        </w:rPr>
        <w:t xml:space="preserve">           11.Lb6+</w:t>
      </w:r>
      <w:r>
        <w:rPr>
          <w:rFonts w:cs="Arial"/>
          <w:b/>
          <w:sz w:val="20"/>
          <w:szCs w:val="20"/>
          <w:lang w:val="nl-BE"/>
        </w:rPr>
        <w:tab/>
      </w:r>
      <w:r>
        <w:rPr>
          <w:rFonts w:cs="Arial"/>
          <w:b/>
          <w:sz w:val="20"/>
          <w:szCs w:val="20"/>
          <w:lang w:val="nl-BE"/>
        </w:rPr>
        <w:tab/>
        <w:t>Kxd6</w:t>
      </w:r>
    </w:p>
    <w:p w14:paraId="7E81C46E" w14:textId="77777777" w:rsidR="006F3923" w:rsidRDefault="006F3923" w:rsidP="006F3923">
      <w:pPr>
        <w:pStyle w:val="03aText"/>
        <w:widowControl/>
        <w:rPr>
          <w:noProof/>
          <w:lang w:val="nl-BE"/>
        </w:rPr>
      </w:pPr>
      <w:r>
        <w:rPr>
          <w:noProof/>
          <w:lang w:val="nl-BE"/>
        </w:rPr>
        <w:t>Daar gaat de witte toren, maar ook de zwarte:</w:t>
      </w:r>
    </w:p>
    <w:p w14:paraId="5359A825" w14:textId="77777777" w:rsidR="006F3923" w:rsidRDefault="006F3923" w:rsidP="006F3923">
      <w:pPr>
        <w:rPr>
          <w:rFonts w:cs="Arial"/>
          <w:b/>
          <w:sz w:val="20"/>
          <w:szCs w:val="20"/>
          <w:lang w:val="nl-BE"/>
        </w:rPr>
      </w:pPr>
      <w:r>
        <w:rPr>
          <w:rFonts w:cs="Arial"/>
          <w:b/>
          <w:sz w:val="20"/>
          <w:szCs w:val="20"/>
          <w:lang w:val="nl-BE"/>
        </w:rPr>
        <w:t xml:space="preserve">           12.Lxa7</w:t>
      </w:r>
    </w:p>
    <w:p w14:paraId="31947AC5" w14:textId="77777777" w:rsidR="006F3923" w:rsidRDefault="006F3923" w:rsidP="006F3923">
      <w:pPr>
        <w:pStyle w:val="03aText"/>
        <w:widowControl/>
        <w:rPr>
          <w:noProof/>
          <w:lang w:val="nl-BE"/>
        </w:rPr>
      </w:pPr>
      <w:r>
        <w:rPr>
          <w:noProof/>
          <w:lang w:val="nl-BE"/>
        </w:rPr>
        <w:t>Wit wit nu makkelijk met beide lo</w:t>
      </w:r>
      <w:r>
        <w:rPr>
          <w:noProof/>
          <w:lang w:val="nl-BE"/>
        </w:rPr>
        <w:softHyphen/>
        <w:t xml:space="preserve">pers. </w:t>
      </w:r>
    </w:p>
    <w:p w14:paraId="28369D8D" w14:textId="77777777" w:rsidR="006F3923" w:rsidRDefault="006F3923" w:rsidP="006F3923">
      <w:pPr>
        <w:pStyle w:val="03aText"/>
        <w:widowControl/>
        <w:spacing w:line="190" w:lineRule="exact"/>
        <w:jc w:val="center"/>
        <w:rPr>
          <w:noProof/>
          <w:lang w:val="nl-BE"/>
        </w:rPr>
      </w:pPr>
    </w:p>
    <w:p w14:paraId="5246F6B9" w14:textId="77777777" w:rsidR="006F3923" w:rsidRDefault="006F3923" w:rsidP="006F3923">
      <w:pPr>
        <w:pStyle w:val="03aText"/>
        <w:widowControl/>
        <w:spacing w:line="190" w:lineRule="exact"/>
        <w:jc w:val="center"/>
        <w:rPr>
          <w:noProof/>
          <w:lang w:val="nl-BE"/>
        </w:rPr>
      </w:pPr>
      <w:r>
        <w:rPr>
          <w:noProof/>
          <w:lang w:val="nl-BE"/>
        </w:rPr>
        <w:br w:type="page"/>
      </w:r>
      <w:r>
        <w:rPr>
          <w:b/>
          <w:noProof/>
          <w:lang w:val="nl-BE"/>
        </w:rPr>
        <w:lastRenderedPageBreak/>
        <w:t>-</w:t>
      </w:r>
      <w:r>
        <w:rPr>
          <w:noProof/>
          <w:lang w:val="nl-BE"/>
        </w:rPr>
        <w:t xml:space="preserve"> </w:t>
      </w:r>
      <w:r w:rsidR="00004A2F">
        <w:rPr>
          <w:b/>
          <w:noProof/>
          <w:lang w:val="nl-BE"/>
        </w:rPr>
        <w:t>22</w:t>
      </w:r>
      <w:r w:rsidR="006D16AB">
        <w:rPr>
          <w:b/>
          <w:noProof/>
          <w:lang w:val="nl-BE"/>
        </w:rPr>
        <w:t>7</w:t>
      </w:r>
      <w:r>
        <w:rPr>
          <w:b/>
          <w:noProof/>
          <w:lang w:val="nl-BE"/>
        </w:rPr>
        <w:t xml:space="preserve"> -</w:t>
      </w:r>
    </w:p>
    <w:p w14:paraId="07740282" w14:textId="77777777" w:rsidR="006F3923" w:rsidRDefault="006F3923" w:rsidP="006F3923">
      <w:pPr>
        <w:pStyle w:val="03aText"/>
        <w:widowControl/>
        <w:spacing w:line="190" w:lineRule="exact"/>
        <w:jc w:val="center"/>
        <w:rPr>
          <w:noProof/>
          <w:lang w:val="nl-BE"/>
        </w:rPr>
      </w:pPr>
    </w:p>
    <w:p w14:paraId="0890ECE7" w14:textId="77777777" w:rsidR="006F3923" w:rsidRDefault="006F3923" w:rsidP="006F3923">
      <w:pPr>
        <w:pStyle w:val="02bSource"/>
        <w:widowControl/>
        <w:tabs>
          <w:tab w:val="left" w:pos="114"/>
        </w:tabs>
        <w:spacing w:line="190" w:lineRule="exact"/>
        <w:rPr>
          <w:iCs/>
          <w:noProof/>
          <w:lang w:val="nl-BE"/>
        </w:rPr>
      </w:pPr>
      <w:r>
        <w:rPr>
          <w:i/>
          <w:iCs/>
          <w:noProof/>
          <w:lang w:val="nl-BE"/>
        </w:rPr>
        <w:t xml:space="preserve">Schakend Nederland, </w:t>
      </w:r>
      <w:r>
        <w:rPr>
          <w:iCs/>
          <w:noProof/>
          <w:lang w:val="nl-BE"/>
        </w:rPr>
        <w:t>1975</w:t>
      </w:r>
    </w:p>
    <w:p w14:paraId="3ADD0BD2" w14:textId="77777777" w:rsidR="006F3923" w:rsidRDefault="006F3923" w:rsidP="006F3923">
      <w:pPr>
        <w:pStyle w:val="02bSource"/>
        <w:widowControl/>
        <w:tabs>
          <w:tab w:val="left" w:pos="114"/>
        </w:tabs>
        <w:spacing w:line="190" w:lineRule="exact"/>
        <w:rPr>
          <w:iCs/>
          <w:noProof/>
          <w:lang w:val="nl-BE"/>
        </w:rPr>
      </w:pPr>
      <w:r>
        <w:rPr>
          <w:iCs/>
          <w:noProof/>
          <w:lang w:val="nl-BE"/>
        </w:rPr>
        <w:t>Correctie 2009</w:t>
      </w:r>
    </w:p>
    <w:p w14:paraId="4D1B5014" w14:textId="77777777" w:rsidR="006F3923" w:rsidRDefault="006F3923" w:rsidP="006F3923">
      <w:pPr>
        <w:pStyle w:val="02bSource"/>
        <w:widowControl/>
        <w:tabs>
          <w:tab w:val="left" w:pos="114"/>
        </w:tabs>
        <w:spacing w:line="190" w:lineRule="exact"/>
        <w:rPr>
          <w:i/>
          <w:iCs/>
          <w:noProof/>
          <w:lang w:val="nl-BE"/>
        </w:rPr>
      </w:pPr>
    </w:p>
    <w:p w14:paraId="2BDBF279" w14:textId="77777777" w:rsidR="006F3923" w:rsidRDefault="00990285" w:rsidP="006F3923">
      <w:pPr>
        <w:pStyle w:val="02bSource"/>
        <w:widowControl/>
        <w:tabs>
          <w:tab w:val="left" w:pos="114"/>
        </w:tabs>
        <w:spacing w:line="190" w:lineRule="exact"/>
        <w:rPr>
          <w:i/>
          <w:iCs/>
          <w:noProof/>
          <w:lang w:val="nl-BE"/>
        </w:rPr>
      </w:pPr>
      <w:r>
        <w:object w:dxaOrig="1440" w:dyaOrig="1440" w14:anchorId="6B3A7A92">
          <v:shape id="_x0000_s1323" type="#_x0000_t75" style="position:absolute;left:0;text-align:left;margin-left:0;margin-top:2.3pt;width:152.25pt;height:152.25pt;z-index:251649024;mso-position-horizontal:center">
            <v:imagedata r:id="rId453" o:title=""/>
            <w10:wrap type="square"/>
          </v:shape>
          <o:OLEObject Type="Embed" ProgID="CorelDRAW.Graphic.12" ShapeID="_x0000_s1323" DrawAspect="Content" ObjectID="_1587467716" r:id="rId454"/>
        </w:object>
      </w:r>
    </w:p>
    <w:p w14:paraId="2FF1D251"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0314.11 f5h4</w:t>
      </w:r>
    </w:p>
    <w:p w14:paraId="6B1E3667" w14:textId="77777777" w:rsidR="006F3923" w:rsidRDefault="006F3923" w:rsidP="006F3923">
      <w:pPr>
        <w:jc w:val="both"/>
        <w:rPr>
          <w:rFonts w:cs="Arial"/>
          <w:sz w:val="20"/>
          <w:szCs w:val="20"/>
          <w:lang w:val="nl-BE"/>
        </w:rPr>
      </w:pPr>
    </w:p>
    <w:p w14:paraId="011A0A7A" w14:textId="77777777" w:rsidR="006F3923" w:rsidRDefault="006F3923" w:rsidP="006F3923">
      <w:pPr>
        <w:jc w:val="both"/>
        <w:rPr>
          <w:rFonts w:cs="Arial"/>
          <w:sz w:val="20"/>
          <w:szCs w:val="20"/>
          <w:lang w:val="nl-BE"/>
        </w:rPr>
      </w:pPr>
      <w:r>
        <w:rPr>
          <w:rFonts w:cs="Arial"/>
          <w:sz w:val="20"/>
          <w:szCs w:val="20"/>
          <w:lang w:val="nl-BE"/>
        </w:rPr>
        <w:t>Wit kan hier niet ongestraft de to</w:t>
      </w:r>
      <w:r>
        <w:rPr>
          <w:rFonts w:cs="Arial"/>
          <w:sz w:val="20"/>
          <w:szCs w:val="20"/>
          <w:lang w:val="nl-BE"/>
        </w:rPr>
        <w:softHyphen/>
        <w:t xml:space="preserve">ren of de pion slaan: </w:t>
      </w:r>
    </w:p>
    <w:p w14:paraId="5F10A3F0" w14:textId="77777777" w:rsidR="006F3923" w:rsidRDefault="006F3923" w:rsidP="00586E21">
      <w:pPr>
        <w:numPr>
          <w:ilvl w:val="0"/>
          <w:numId w:val="107"/>
        </w:numPr>
        <w:jc w:val="both"/>
        <w:rPr>
          <w:rFonts w:cs="Arial"/>
          <w:sz w:val="20"/>
          <w:szCs w:val="20"/>
          <w:lang w:val="nl-BE"/>
        </w:rPr>
      </w:pPr>
      <w:r>
        <w:rPr>
          <w:rFonts w:cs="Arial"/>
          <w:sz w:val="20"/>
          <w:szCs w:val="20"/>
          <w:lang w:val="nl-BE"/>
        </w:rPr>
        <w:t xml:space="preserve">1.Kxe6? hxg5 </w:t>
      </w:r>
    </w:p>
    <w:p w14:paraId="1C6E222E" w14:textId="77777777" w:rsidR="006F3923" w:rsidRDefault="006F3923" w:rsidP="00586E21">
      <w:pPr>
        <w:numPr>
          <w:ilvl w:val="0"/>
          <w:numId w:val="107"/>
        </w:numPr>
        <w:jc w:val="both"/>
        <w:rPr>
          <w:rFonts w:cs="Arial"/>
          <w:sz w:val="20"/>
          <w:szCs w:val="20"/>
          <w:lang w:val="nl-BE"/>
        </w:rPr>
      </w:pPr>
      <w:r>
        <w:rPr>
          <w:rFonts w:cs="Arial"/>
          <w:sz w:val="20"/>
          <w:szCs w:val="20"/>
          <w:lang w:val="en-GB"/>
        </w:rPr>
        <w:t xml:space="preserve">1.gxh6+? Txf6+ 2.Kxf6 Pg4+ 3.K~ Pxh6, remise. </w:t>
      </w:r>
      <w:r>
        <w:rPr>
          <w:rFonts w:cs="Arial"/>
          <w:sz w:val="20"/>
          <w:szCs w:val="20"/>
          <w:lang w:val="nl-BE"/>
        </w:rPr>
        <w:t>Ook</w:t>
      </w:r>
    </w:p>
    <w:p w14:paraId="4822048B" w14:textId="77777777" w:rsidR="006F3923" w:rsidRDefault="00E67BBF" w:rsidP="00586E21">
      <w:pPr>
        <w:numPr>
          <w:ilvl w:val="0"/>
          <w:numId w:val="107"/>
        </w:numPr>
        <w:jc w:val="both"/>
        <w:rPr>
          <w:rFonts w:cs="Arial"/>
          <w:sz w:val="20"/>
          <w:szCs w:val="20"/>
          <w:lang w:val="nl-BE"/>
        </w:rPr>
      </w:pPr>
      <w:r>
        <w:rPr>
          <w:rFonts w:cs="Arial"/>
          <w:sz w:val="20"/>
          <w:szCs w:val="20"/>
          <w:lang w:val="nl-BE"/>
        </w:rPr>
        <w:t>1.Pc7? of Pc5? hxg5 2.Lxg5+ Kg3 3.K(P)xe6</w:t>
      </w:r>
      <w:r w:rsidR="006F3923">
        <w:rPr>
          <w:rFonts w:cs="Arial"/>
          <w:sz w:val="20"/>
          <w:szCs w:val="20"/>
          <w:lang w:val="nl-BE"/>
        </w:rPr>
        <w:t xml:space="preserve"> haalt niets uit. Daarom:</w:t>
      </w:r>
    </w:p>
    <w:p w14:paraId="5C152D6C" w14:textId="77777777" w:rsidR="006F3923" w:rsidRDefault="006F3923" w:rsidP="006F3923">
      <w:pPr>
        <w:rPr>
          <w:rFonts w:cs="Arial"/>
          <w:b/>
          <w:sz w:val="20"/>
          <w:szCs w:val="20"/>
          <w:lang w:val="nl-BE"/>
        </w:rPr>
      </w:pPr>
      <w:r>
        <w:rPr>
          <w:rFonts w:cs="Arial"/>
          <w:b/>
          <w:sz w:val="20"/>
          <w:szCs w:val="20"/>
          <w:lang w:val="nl-BE"/>
        </w:rPr>
        <w:tab/>
        <w:t xml:space="preserve">1.g6+ </w:t>
      </w:r>
      <w:r>
        <w:rPr>
          <w:rFonts w:cs="Arial"/>
          <w:b/>
          <w:sz w:val="20"/>
          <w:szCs w:val="20"/>
          <w:lang w:val="nl-BE"/>
        </w:rPr>
        <w:tab/>
      </w:r>
      <w:r>
        <w:rPr>
          <w:rFonts w:cs="Arial"/>
          <w:b/>
          <w:sz w:val="20"/>
          <w:szCs w:val="20"/>
          <w:lang w:val="nl-BE"/>
        </w:rPr>
        <w:tab/>
        <w:t>Kh5</w:t>
      </w:r>
    </w:p>
    <w:p w14:paraId="337C7BC6" w14:textId="77777777" w:rsidR="006F3923" w:rsidRDefault="006F3923" w:rsidP="006F3923">
      <w:pPr>
        <w:pStyle w:val="03aText"/>
        <w:widowControl/>
        <w:rPr>
          <w:noProof/>
          <w:lang w:val="nl-BE"/>
        </w:rPr>
      </w:pPr>
      <w:r>
        <w:rPr>
          <w:noProof/>
          <w:lang w:val="nl-BE"/>
        </w:rPr>
        <w:t>Het beste, want 1...Txf6+</w:t>
      </w:r>
      <w:r w:rsidR="009E1765">
        <w:rPr>
          <w:noProof/>
          <w:lang w:val="nl-BE"/>
        </w:rPr>
        <w:t xml:space="preserve">? </w:t>
      </w:r>
      <w:r>
        <w:rPr>
          <w:noProof/>
          <w:lang w:val="nl-BE"/>
        </w:rPr>
        <w:t xml:space="preserve">faalt op 2.Kxf6 en bijvoorbeeld 2…Pg4+ 3.Kf5 h5 4.g7 Ph6+ 5.Kg6 Pg8 6.Kh7 Pf6+ 7.Kh8 Kg5 8.Pc7 </w:t>
      </w:r>
      <w:r w:rsidR="00F07603">
        <w:rPr>
          <w:noProof/>
          <w:lang w:val="nl-BE"/>
        </w:rPr>
        <w:t>Kg6 9.Pe8 Pxe8 10.g8D.</w:t>
      </w:r>
    </w:p>
    <w:p w14:paraId="49A53837" w14:textId="77777777" w:rsidR="006F3923" w:rsidRDefault="006F3923" w:rsidP="006F3923">
      <w:pPr>
        <w:rPr>
          <w:rFonts w:cs="Arial"/>
          <w:b/>
          <w:sz w:val="20"/>
          <w:szCs w:val="20"/>
          <w:lang w:val="nl-BE"/>
        </w:rPr>
      </w:pPr>
      <w:r>
        <w:rPr>
          <w:rFonts w:cs="Arial"/>
          <w:b/>
          <w:sz w:val="20"/>
          <w:szCs w:val="20"/>
          <w:lang w:val="nl-BE"/>
        </w:rPr>
        <w:tab/>
        <w:t xml:space="preserve">2.g7 </w:t>
      </w:r>
      <w:r>
        <w:rPr>
          <w:rFonts w:cs="Arial"/>
          <w:b/>
          <w:sz w:val="20"/>
          <w:szCs w:val="20"/>
          <w:lang w:val="nl-BE"/>
        </w:rPr>
        <w:tab/>
      </w:r>
      <w:r>
        <w:rPr>
          <w:rFonts w:cs="Arial"/>
          <w:b/>
          <w:sz w:val="20"/>
          <w:szCs w:val="20"/>
          <w:lang w:val="nl-BE"/>
        </w:rPr>
        <w:tab/>
        <w:t>Te8</w:t>
      </w:r>
    </w:p>
    <w:p w14:paraId="626A754A" w14:textId="77777777" w:rsidR="006F3923" w:rsidRDefault="006F3923" w:rsidP="006F3923">
      <w:pPr>
        <w:rPr>
          <w:rFonts w:cs="Arial"/>
          <w:b/>
          <w:sz w:val="20"/>
          <w:szCs w:val="20"/>
          <w:lang w:val="nl-BE"/>
        </w:rPr>
      </w:pPr>
      <w:r>
        <w:rPr>
          <w:rFonts w:cs="Arial"/>
          <w:b/>
          <w:sz w:val="20"/>
          <w:szCs w:val="20"/>
          <w:lang w:val="nl-BE"/>
        </w:rPr>
        <w:tab/>
        <w:t xml:space="preserve">3.Pc7 </w:t>
      </w:r>
      <w:r>
        <w:rPr>
          <w:rFonts w:cs="Arial"/>
          <w:b/>
          <w:sz w:val="20"/>
          <w:szCs w:val="20"/>
          <w:lang w:val="nl-BE"/>
        </w:rPr>
        <w:tab/>
      </w:r>
      <w:r>
        <w:rPr>
          <w:rFonts w:cs="Arial"/>
          <w:b/>
          <w:sz w:val="20"/>
          <w:szCs w:val="20"/>
          <w:lang w:val="nl-BE"/>
        </w:rPr>
        <w:tab/>
        <w:t>Tg8</w:t>
      </w:r>
    </w:p>
    <w:p w14:paraId="29227386" w14:textId="77777777" w:rsidR="006F3923" w:rsidRDefault="006F3923" w:rsidP="006F3923">
      <w:pPr>
        <w:rPr>
          <w:rFonts w:cs="Arial"/>
          <w:b/>
          <w:sz w:val="20"/>
          <w:szCs w:val="20"/>
          <w:lang w:val="nl-BE"/>
        </w:rPr>
      </w:pPr>
      <w:r>
        <w:rPr>
          <w:rFonts w:cs="Arial"/>
          <w:b/>
          <w:sz w:val="20"/>
          <w:szCs w:val="20"/>
          <w:lang w:val="nl-BE"/>
        </w:rPr>
        <w:tab/>
        <w:t>4.Pe6</w:t>
      </w:r>
    </w:p>
    <w:p w14:paraId="29B694C7" w14:textId="77777777" w:rsidR="006F3923" w:rsidRDefault="006F3923" w:rsidP="006F3923">
      <w:pPr>
        <w:rPr>
          <w:rFonts w:cs="Arial"/>
          <w:noProof/>
          <w:sz w:val="20"/>
          <w:szCs w:val="20"/>
          <w:lang w:val="nl-BE"/>
        </w:rPr>
      </w:pPr>
      <w:r>
        <w:rPr>
          <w:rFonts w:cs="Arial"/>
          <w:noProof/>
          <w:sz w:val="20"/>
          <w:szCs w:val="20"/>
          <w:lang w:val="nl-BE"/>
        </w:rPr>
        <w:t xml:space="preserve">Dekt tweemaal de pion, en dreigt mat op f4. </w:t>
      </w:r>
    </w:p>
    <w:p w14:paraId="5C765981" w14:textId="77777777" w:rsidR="00D94361" w:rsidRDefault="00D94361" w:rsidP="006F3923">
      <w:pPr>
        <w:ind w:firstLine="708"/>
        <w:rPr>
          <w:rFonts w:cs="Arial"/>
          <w:b/>
          <w:sz w:val="20"/>
          <w:szCs w:val="20"/>
          <w:lang w:val="nl-BE"/>
        </w:rPr>
      </w:pPr>
    </w:p>
    <w:p w14:paraId="43548114" w14:textId="77777777" w:rsidR="00D94361" w:rsidRDefault="00D94361" w:rsidP="006F3923">
      <w:pPr>
        <w:ind w:firstLine="708"/>
        <w:rPr>
          <w:rFonts w:cs="Arial"/>
          <w:b/>
          <w:sz w:val="20"/>
          <w:szCs w:val="20"/>
          <w:lang w:val="nl-BE"/>
        </w:rPr>
      </w:pPr>
    </w:p>
    <w:p w14:paraId="1BE8C697" w14:textId="77777777" w:rsidR="002449B5" w:rsidRDefault="002449B5" w:rsidP="000D0EAD">
      <w:pPr>
        <w:rPr>
          <w:rFonts w:cs="Arial"/>
          <w:b/>
          <w:sz w:val="20"/>
          <w:szCs w:val="20"/>
          <w:lang w:val="nl-BE"/>
        </w:rPr>
      </w:pPr>
    </w:p>
    <w:p w14:paraId="4C175F07" w14:textId="77777777" w:rsidR="00A110C2" w:rsidRDefault="00A110C2" w:rsidP="000D0EAD">
      <w:pPr>
        <w:rPr>
          <w:rFonts w:cs="Arial"/>
          <w:b/>
          <w:sz w:val="20"/>
          <w:szCs w:val="20"/>
          <w:lang w:val="nl-BE"/>
        </w:rPr>
      </w:pPr>
    </w:p>
    <w:p w14:paraId="37A57705" w14:textId="77777777" w:rsidR="00BD148D" w:rsidRDefault="00BD148D" w:rsidP="006F3923">
      <w:pPr>
        <w:ind w:firstLine="708"/>
        <w:rPr>
          <w:rFonts w:cs="Arial"/>
          <w:b/>
          <w:sz w:val="20"/>
          <w:szCs w:val="20"/>
          <w:lang w:val="nl-BE"/>
        </w:rPr>
      </w:pPr>
    </w:p>
    <w:p w14:paraId="61D3CEBC" w14:textId="77777777" w:rsidR="00027458" w:rsidRDefault="00027458" w:rsidP="006F3923">
      <w:pPr>
        <w:ind w:firstLine="708"/>
        <w:rPr>
          <w:rFonts w:cs="Arial"/>
          <w:b/>
          <w:sz w:val="20"/>
          <w:szCs w:val="20"/>
          <w:lang w:val="nl-BE"/>
        </w:rPr>
      </w:pPr>
    </w:p>
    <w:p w14:paraId="15AEECEC" w14:textId="77777777" w:rsidR="006F3923" w:rsidRDefault="006F3923" w:rsidP="006F3923">
      <w:pPr>
        <w:ind w:firstLine="708"/>
        <w:rPr>
          <w:rFonts w:cs="Arial"/>
          <w:noProof/>
          <w:sz w:val="20"/>
          <w:szCs w:val="20"/>
          <w:lang w:val="nl-BE"/>
        </w:rPr>
      </w:pPr>
      <w:r>
        <w:rPr>
          <w:rFonts w:cs="Arial"/>
          <w:b/>
          <w:sz w:val="20"/>
          <w:szCs w:val="20"/>
          <w:lang w:val="nl-BE"/>
        </w:rPr>
        <w:t>4...</w:t>
      </w:r>
      <w:r>
        <w:rPr>
          <w:rFonts w:cs="Arial"/>
          <w:b/>
          <w:sz w:val="20"/>
          <w:szCs w:val="20"/>
          <w:lang w:val="nl-BE"/>
        </w:rPr>
        <w:tab/>
      </w:r>
      <w:r>
        <w:rPr>
          <w:rFonts w:cs="Arial"/>
          <w:b/>
          <w:sz w:val="20"/>
          <w:szCs w:val="20"/>
          <w:lang w:val="nl-BE"/>
        </w:rPr>
        <w:tab/>
        <w:t>Ph3</w:t>
      </w:r>
    </w:p>
    <w:p w14:paraId="72C3DF6A" w14:textId="77777777" w:rsidR="006F3923" w:rsidRDefault="006F3923" w:rsidP="00D94361">
      <w:pPr>
        <w:rPr>
          <w:rFonts w:cs="Arial"/>
          <w:sz w:val="20"/>
          <w:szCs w:val="20"/>
          <w:lang w:val="nl-BE"/>
        </w:rPr>
      </w:pPr>
      <w:r>
        <w:rPr>
          <w:rFonts w:cs="Arial"/>
          <w:sz w:val="20"/>
          <w:szCs w:val="20"/>
          <w:lang w:val="nl-BE"/>
        </w:rPr>
        <w:t>4…Pd3</w:t>
      </w:r>
      <w:r w:rsidR="009E1765">
        <w:rPr>
          <w:rFonts w:cs="Arial"/>
          <w:sz w:val="20"/>
          <w:szCs w:val="20"/>
          <w:lang w:val="nl-BE"/>
        </w:rPr>
        <w:t xml:space="preserve">? </w:t>
      </w:r>
      <w:r>
        <w:rPr>
          <w:rFonts w:cs="Arial"/>
          <w:sz w:val="20"/>
          <w:szCs w:val="20"/>
          <w:lang w:val="nl-BE"/>
        </w:rPr>
        <w:t>5.Le7 Txg7 6.Pxg7+ en mat.</w:t>
      </w:r>
    </w:p>
    <w:p w14:paraId="5F5EE2DC" w14:textId="77777777" w:rsidR="006F3923" w:rsidRDefault="00BF4952" w:rsidP="00BF4952">
      <w:pPr>
        <w:rPr>
          <w:rFonts w:cs="Arial"/>
          <w:b/>
          <w:sz w:val="20"/>
          <w:szCs w:val="20"/>
          <w:lang w:val="nl-BE"/>
        </w:rPr>
      </w:pPr>
      <w:r>
        <w:rPr>
          <w:rFonts w:cs="Arial"/>
          <w:b/>
          <w:sz w:val="20"/>
          <w:szCs w:val="20"/>
          <w:lang w:val="nl-BE"/>
        </w:rPr>
        <w:tab/>
      </w:r>
      <w:r w:rsidR="006F3923">
        <w:rPr>
          <w:rFonts w:cs="Arial"/>
          <w:b/>
          <w:sz w:val="20"/>
          <w:szCs w:val="20"/>
          <w:lang w:val="nl-BE"/>
        </w:rPr>
        <w:t>5.Lc3</w:t>
      </w:r>
    </w:p>
    <w:p w14:paraId="56320DC7" w14:textId="77777777" w:rsidR="006F3923" w:rsidRDefault="006F3923" w:rsidP="006F3923">
      <w:pPr>
        <w:pStyle w:val="03aText"/>
        <w:widowControl/>
        <w:rPr>
          <w:noProof/>
          <w:lang w:val="nl-BE"/>
        </w:rPr>
      </w:pPr>
      <w:r>
        <w:rPr>
          <w:noProof/>
          <w:lang w:val="nl-BE"/>
        </w:rPr>
        <w:t>Hier faalt nu de afwachtende zet 5.Le7</w:t>
      </w:r>
      <w:r w:rsidR="009E1765">
        <w:rPr>
          <w:noProof/>
          <w:lang w:val="nl-BE"/>
        </w:rPr>
        <w:t>?</w:t>
      </w:r>
      <w:r>
        <w:rPr>
          <w:noProof/>
          <w:lang w:val="nl-BE"/>
        </w:rPr>
        <w:t xml:space="preserve"> op 5...Pg5 6.Pf4+ Kh4 7.Lf6 Txg7 8.Lxg7 Pf3 9.Lxh6, maar er is geen winst meer.</w:t>
      </w:r>
    </w:p>
    <w:p w14:paraId="59476ECC" w14:textId="77777777" w:rsidR="006F3923" w:rsidRDefault="006F3923" w:rsidP="006F3923">
      <w:pPr>
        <w:rPr>
          <w:rFonts w:cs="Arial"/>
          <w:b/>
          <w:i/>
          <w:sz w:val="20"/>
          <w:szCs w:val="20"/>
          <w:lang w:val="nl-BE"/>
        </w:rPr>
      </w:pPr>
    </w:p>
    <w:p w14:paraId="24726A58" w14:textId="77777777" w:rsidR="006F3923" w:rsidRDefault="006F3923" w:rsidP="006F3923">
      <w:pPr>
        <w:rPr>
          <w:rFonts w:cs="Arial"/>
          <w:b/>
          <w:i/>
          <w:sz w:val="20"/>
          <w:szCs w:val="20"/>
          <w:lang w:val="en-GB"/>
        </w:rPr>
      </w:pPr>
      <w:r>
        <w:rPr>
          <w:rFonts w:cs="Arial"/>
          <w:b/>
          <w:i/>
          <w:sz w:val="20"/>
          <w:szCs w:val="20"/>
          <w:lang w:val="en-GB"/>
        </w:rPr>
        <w:t>Variant A</w:t>
      </w:r>
    </w:p>
    <w:p w14:paraId="54666A77" w14:textId="77777777" w:rsidR="006F3923" w:rsidRDefault="006F3923" w:rsidP="006F3923">
      <w:pPr>
        <w:rPr>
          <w:rFonts w:cs="Arial"/>
          <w:b/>
          <w:sz w:val="20"/>
          <w:szCs w:val="20"/>
          <w:lang w:val="en-GB"/>
        </w:rPr>
      </w:pPr>
      <w:r>
        <w:rPr>
          <w:rFonts w:cs="Arial"/>
          <w:b/>
          <w:sz w:val="20"/>
          <w:szCs w:val="20"/>
          <w:lang w:val="en-GB"/>
        </w:rPr>
        <w:tab/>
        <w:t>5...</w:t>
      </w:r>
      <w:r>
        <w:rPr>
          <w:rFonts w:cs="Arial"/>
          <w:b/>
          <w:sz w:val="20"/>
          <w:szCs w:val="20"/>
          <w:lang w:val="en-GB"/>
        </w:rPr>
        <w:tab/>
      </w:r>
      <w:r>
        <w:rPr>
          <w:rFonts w:cs="Arial"/>
          <w:b/>
          <w:sz w:val="20"/>
          <w:szCs w:val="20"/>
          <w:lang w:val="en-GB"/>
        </w:rPr>
        <w:tab/>
        <w:t>Kh4</w:t>
      </w:r>
    </w:p>
    <w:p w14:paraId="780F2F6B" w14:textId="77777777" w:rsidR="006F3923" w:rsidRDefault="006F3923" w:rsidP="006F3923">
      <w:pPr>
        <w:rPr>
          <w:rFonts w:cs="Arial"/>
          <w:b/>
          <w:sz w:val="20"/>
          <w:szCs w:val="20"/>
          <w:lang w:val="en-GB"/>
        </w:rPr>
      </w:pPr>
      <w:r>
        <w:rPr>
          <w:rFonts w:cs="Arial"/>
          <w:b/>
          <w:sz w:val="20"/>
          <w:szCs w:val="20"/>
          <w:lang w:val="en-GB"/>
        </w:rPr>
        <w:tab/>
        <w:t>6.Le1+</w:t>
      </w:r>
      <w:r>
        <w:rPr>
          <w:rFonts w:cs="Arial"/>
          <w:b/>
          <w:sz w:val="20"/>
          <w:szCs w:val="20"/>
          <w:lang w:val="en-GB"/>
        </w:rPr>
        <w:tab/>
      </w:r>
      <w:r>
        <w:rPr>
          <w:rFonts w:cs="Arial"/>
          <w:b/>
          <w:sz w:val="20"/>
          <w:szCs w:val="20"/>
          <w:lang w:val="en-GB"/>
        </w:rPr>
        <w:tab/>
        <w:t>Kh5</w:t>
      </w:r>
    </w:p>
    <w:p w14:paraId="799B140E" w14:textId="77777777" w:rsidR="006F3923" w:rsidRPr="001513C2" w:rsidRDefault="006F3923" w:rsidP="006F3923">
      <w:pPr>
        <w:rPr>
          <w:rFonts w:cs="Arial"/>
          <w:b/>
          <w:sz w:val="20"/>
          <w:szCs w:val="20"/>
        </w:rPr>
      </w:pPr>
      <w:r>
        <w:rPr>
          <w:rFonts w:cs="Arial"/>
          <w:b/>
          <w:sz w:val="20"/>
          <w:szCs w:val="20"/>
          <w:lang w:val="en-GB"/>
        </w:rPr>
        <w:tab/>
      </w:r>
      <w:r w:rsidRPr="001513C2">
        <w:rPr>
          <w:rFonts w:cs="Arial"/>
          <w:b/>
          <w:sz w:val="20"/>
          <w:szCs w:val="20"/>
        </w:rPr>
        <w:t>7.Lg3</w:t>
      </w:r>
      <w:r w:rsidRPr="001513C2">
        <w:rPr>
          <w:rFonts w:cs="Arial"/>
          <w:b/>
          <w:sz w:val="20"/>
          <w:szCs w:val="20"/>
        </w:rPr>
        <w:tab/>
      </w:r>
      <w:r w:rsidRPr="001513C2">
        <w:rPr>
          <w:rFonts w:cs="Arial"/>
          <w:b/>
          <w:sz w:val="20"/>
          <w:szCs w:val="20"/>
        </w:rPr>
        <w:tab/>
      </w:r>
      <w:r w:rsidR="00137590" w:rsidRPr="001513C2">
        <w:rPr>
          <w:rFonts w:cs="Arial"/>
          <w:b/>
          <w:sz w:val="20"/>
          <w:szCs w:val="20"/>
        </w:rPr>
        <w:t>Txg7</w:t>
      </w:r>
    </w:p>
    <w:p w14:paraId="4D5D4469" w14:textId="77777777" w:rsidR="006F3923" w:rsidRDefault="006F3923" w:rsidP="006F3923">
      <w:pPr>
        <w:jc w:val="both"/>
        <w:rPr>
          <w:rFonts w:cs="Arial"/>
          <w:sz w:val="20"/>
          <w:szCs w:val="20"/>
          <w:lang w:val="nl-BE"/>
        </w:rPr>
      </w:pPr>
      <w:r>
        <w:rPr>
          <w:rFonts w:cs="Arial"/>
          <w:sz w:val="20"/>
          <w:szCs w:val="20"/>
          <w:lang w:val="nl-BE"/>
        </w:rPr>
        <w:t>Zwart is nu in zetdwang.</w:t>
      </w:r>
      <w:r w:rsidR="00137590">
        <w:rPr>
          <w:rFonts w:cs="Arial"/>
          <w:sz w:val="20"/>
          <w:szCs w:val="20"/>
          <w:lang w:val="nl-BE"/>
        </w:rPr>
        <w:t xml:space="preserve"> Speelt het paard dan is het mat op f4. En speelt hij bijvoorbeeld: 7…Tc8? 8.Pf8 Tc5+ 9.Le5 Tc1 10.g8D Tf1+ 11.Ke6 Pg5+ 12.Ke7 Tf7 13.Dxf7+ Pxf7 14.Kxf7,</w:t>
      </w:r>
      <w:r w:rsidR="00884BAF">
        <w:rPr>
          <w:rFonts w:cs="Arial"/>
          <w:sz w:val="20"/>
          <w:szCs w:val="20"/>
          <w:lang w:val="nl-BE"/>
        </w:rPr>
        <w:t xml:space="preserve"> dan wint wit met loper en paard.</w:t>
      </w:r>
    </w:p>
    <w:p w14:paraId="0E165C92" w14:textId="77777777" w:rsidR="006F3923" w:rsidRDefault="006F3923" w:rsidP="00884BAF">
      <w:pPr>
        <w:pStyle w:val="03aText"/>
        <w:widowControl/>
        <w:ind w:firstLine="708"/>
        <w:rPr>
          <w:b/>
          <w:noProof/>
          <w:lang w:val="nl-BE"/>
        </w:rPr>
      </w:pPr>
      <w:r>
        <w:rPr>
          <w:b/>
          <w:noProof/>
          <w:lang w:val="nl-BE"/>
        </w:rPr>
        <w:t>8.Pxg7+</w:t>
      </w:r>
    </w:p>
    <w:p w14:paraId="0AE9FA26" w14:textId="77777777" w:rsidR="006F3923" w:rsidRDefault="006F3923" w:rsidP="006F3923">
      <w:pPr>
        <w:pStyle w:val="03aText"/>
        <w:widowControl/>
        <w:rPr>
          <w:noProof/>
          <w:lang w:val="nl-BE"/>
        </w:rPr>
      </w:pPr>
      <w:r>
        <w:rPr>
          <w:noProof/>
          <w:lang w:val="nl-BE"/>
        </w:rPr>
        <w:t xml:space="preserve">en mat. </w:t>
      </w:r>
    </w:p>
    <w:p w14:paraId="4D2E449E" w14:textId="77777777" w:rsidR="006F3923" w:rsidRDefault="006F3923" w:rsidP="006F3923">
      <w:pPr>
        <w:rPr>
          <w:rFonts w:cs="Arial"/>
          <w:b/>
          <w:sz w:val="20"/>
          <w:szCs w:val="20"/>
          <w:lang w:val="nl-BE"/>
        </w:rPr>
      </w:pPr>
      <w:r>
        <w:rPr>
          <w:rFonts w:cs="Arial"/>
          <w:b/>
          <w:sz w:val="20"/>
          <w:szCs w:val="20"/>
          <w:lang w:val="nl-BE"/>
        </w:rPr>
        <w:tab/>
      </w:r>
    </w:p>
    <w:p w14:paraId="030B3FD0" w14:textId="77777777" w:rsidR="006F3923" w:rsidRDefault="006F3923" w:rsidP="006F3923">
      <w:pPr>
        <w:rPr>
          <w:rFonts w:cs="Arial"/>
          <w:b/>
          <w:sz w:val="20"/>
          <w:szCs w:val="20"/>
          <w:lang w:val="nl-BE"/>
        </w:rPr>
      </w:pPr>
      <w:r>
        <w:rPr>
          <w:rFonts w:cs="Arial"/>
          <w:b/>
          <w:i/>
          <w:sz w:val="20"/>
          <w:szCs w:val="20"/>
          <w:lang w:val="nl-BE"/>
        </w:rPr>
        <w:t>Variant B</w:t>
      </w:r>
    </w:p>
    <w:p w14:paraId="619BBCF1" w14:textId="77777777" w:rsidR="006F3923" w:rsidRDefault="006F3923" w:rsidP="006F3923">
      <w:pPr>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Pf2</w:t>
      </w:r>
    </w:p>
    <w:p w14:paraId="2EAC541A" w14:textId="77777777" w:rsidR="006F3923" w:rsidRDefault="006F3923" w:rsidP="006F3923">
      <w:pPr>
        <w:rPr>
          <w:rFonts w:cs="Arial"/>
          <w:b/>
          <w:sz w:val="20"/>
          <w:szCs w:val="20"/>
          <w:lang w:val="nl-BE"/>
        </w:rPr>
      </w:pPr>
      <w:r>
        <w:rPr>
          <w:rFonts w:cs="Arial"/>
          <w:b/>
          <w:sz w:val="20"/>
          <w:szCs w:val="20"/>
          <w:lang w:val="nl-BE"/>
        </w:rPr>
        <w:tab/>
        <w:t>6.Le1</w:t>
      </w:r>
      <w:r>
        <w:rPr>
          <w:rFonts w:cs="Arial"/>
          <w:b/>
          <w:sz w:val="20"/>
          <w:szCs w:val="20"/>
          <w:lang w:val="nl-BE"/>
        </w:rPr>
        <w:tab/>
      </w:r>
      <w:r>
        <w:rPr>
          <w:rFonts w:cs="Arial"/>
          <w:b/>
          <w:sz w:val="20"/>
          <w:szCs w:val="20"/>
          <w:lang w:val="nl-BE"/>
        </w:rPr>
        <w:tab/>
        <w:t>Pd3</w:t>
      </w:r>
    </w:p>
    <w:p w14:paraId="24233F2A" w14:textId="77777777" w:rsidR="006F3923" w:rsidRDefault="006F3923" w:rsidP="006F3923">
      <w:pPr>
        <w:rPr>
          <w:rFonts w:cs="Arial"/>
          <w:b/>
          <w:sz w:val="20"/>
          <w:szCs w:val="20"/>
          <w:lang w:val="nl-BE"/>
        </w:rPr>
      </w:pPr>
      <w:r>
        <w:rPr>
          <w:rFonts w:cs="Arial"/>
          <w:b/>
          <w:sz w:val="20"/>
          <w:szCs w:val="20"/>
          <w:lang w:val="nl-BE"/>
        </w:rPr>
        <w:tab/>
        <w:t>7.Lg3</w:t>
      </w:r>
      <w:r>
        <w:rPr>
          <w:rFonts w:cs="Arial"/>
          <w:b/>
          <w:sz w:val="20"/>
          <w:szCs w:val="20"/>
          <w:lang w:val="nl-BE"/>
        </w:rPr>
        <w:tab/>
      </w:r>
      <w:r>
        <w:rPr>
          <w:rFonts w:cs="Arial"/>
          <w:b/>
          <w:sz w:val="20"/>
          <w:szCs w:val="20"/>
          <w:lang w:val="nl-BE"/>
        </w:rPr>
        <w:tab/>
        <w:t>Pc5</w:t>
      </w:r>
    </w:p>
    <w:p w14:paraId="773B004D" w14:textId="77777777" w:rsidR="006F3923" w:rsidRDefault="006F3923" w:rsidP="006F3923">
      <w:pPr>
        <w:jc w:val="both"/>
        <w:rPr>
          <w:rFonts w:cs="Arial"/>
          <w:sz w:val="20"/>
          <w:szCs w:val="20"/>
          <w:lang w:val="nl-BE"/>
        </w:rPr>
      </w:pPr>
      <w:r>
        <w:rPr>
          <w:rFonts w:cs="Arial"/>
          <w:sz w:val="20"/>
          <w:szCs w:val="20"/>
          <w:lang w:val="nl-BE"/>
        </w:rPr>
        <w:t>Wit mag dit offeraanbod niet aan-vaarden: 7.Pxc5? 8.Txg7 met re-mise. Maar  hier is</w:t>
      </w:r>
    </w:p>
    <w:p w14:paraId="2D878635" w14:textId="77777777" w:rsidR="006F3923" w:rsidRDefault="006F3923" w:rsidP="006F3923">
      <w:pPr>
        <w:rPr>
          <w:rFonts w:cs="Arial"/>
          <w:b/>
          <w:sz w:val="20"/>
          <w:szCs w:val="20"/>
          <w:lang w:val="nl-BE"/>
        </w:rPr>
      </w:pPr>
      <w:r>
        <w:rPr>
          <w:rFonts w:cs="Arial"/>
          <w:sz w:val="20"/>
          <w:szCs w:val="20"/>
          <w:lang w:val="nl-BE"/>
        </w:rPr>
        <w:tab/>
      </w:r>
      <w:r>
        <w:rPr>
          <w:rFonts w:cs="Arial"/>
          <w:b/>
          <w:sz w:val="20"/>
          <w:szCs w:val="20"/>
          <w:lang w:val="nl-BE"/>
        </w:rPr>
        <w:t xml:space="preserve">8.Pf4+ </w:t>
      </w:r>
    </w:p>
    <w:p w14:paraId="43345906" w14:textId="77777777" w:rsidR="006F3923" w:rsidRDefault="00884BAF" w:rsidP="006F3923">
      <w:pPr>
        <w:rPr>
          <w:rFonts w:cs="Arial"/>
          <w:sz w:val="20"/>
          <w:szCs w:val="20"/>
          <w:lang w:val="nl-BE"/>
        </w:rPr>
      </w:pPr>
      <w:r>
        <w:rPr>
          <w:rFonts w:cs="Arial"/>
          <w:sz w:val="20"/>
          <w:szCs w:val="20"/>
          <w:lang w:val="nl-BE"/>
        </w:rPr>
        <w:t xml:space="preserve">ook </w:t>
      </w:r>
      <w:r w:rsidR="006F3923">
        <w:rPr>
          <w:rFonts w:cs="Arial"/>
          <w:sz w:val="20"/>
          <w:szCs w:val="20"/>
          <w:lang w:val="nl-BE"/>
        </w:rPr>
        <w:t>mat.</w:t>
      </w:r>
    </w:p>
    <w:p w14:paraId="4A4816BE" w14:textId="77777777" w:rsidR="00877B1A" w:rsidRDefault="00877B1A" w:rsidP="00877B1A">
      <w:pPr>
        <w:pStyle w:val="03aText"/>
        <w:widowControl/>
        <w:spacing w:line="190" w:lineRule="exact"/>
        <w:rPr>
          <w:noProof/>
          <w:lang w:val="nl-BE"/>
        </w:rPr>
      </w:pPr>
    </w:p>
    <w:p w14:paraId="4A9D4F83" w14:textId="77777777" w:rsidR="00877B1A" w:rsidRDefault="00877B1A" w:rsidP="00877B1A">
      <w:pPr>
        <w:pStyle w:val="03aText"/>
        <w:widowControl/>
        <w:spacing w:line="190" w:lineRule="exact"/>
        <w:rPr>
          <w:noProof/>
          <w:lang w:val="nl-BE"/>
        </w:rPr>
      </w:pPr>
    </w:p>
    <w:p w14:paraId="1000424A" w14:textId="77777777" w:rsidR="00877B1A" w:rsidRDefault="00877B1A" w:rsidP="00877B1A">
      <w:pPr>
        <w:pStyle w:val="03aText"/>
        <w:widowControl/>
        <w:spacing w:line="190" w:lineRule="exact"/>
        <w:rPr>
          <w:noProof/>
          <w:lang w:val="nl-BE"/>
        </w:rPr>
      </w:pPr>
    </w:p>
    <w:p w14:paraId="74FBC15C" w14:textId="77777777" w:rsidR="00877B1A" w:rsidRDefault="00877B1A" w:rsidP="00877B1A">
      <w:pPr>
        <w:pStyle w:val="03aText"/>
        <w:widowControl/>
        <w:spacing w:line="190" w:lineRule="exact"/>
        <w:rPr>
          <w:noProof/>
          <w:lang w:val="nl-BE"/>
        </w:rPr>
      </w:pPr>
    </w:p>
    <w:p w14:paraId="7935D443" w14:textId="77777777" w:rsidR="00877B1A" w:rsidRDefault="00877B1A" w:rsidP="00877B1A">
      <w:pPr>
        <w:pStyle w:val="03aText"/>
        <w:widowControl/>
        <w:spacing w:line="190" w:lineRule="exact"/>
        <w:rPr>
          <w:noProof/>
          <w:lang w:val="nl-BE"/>
        </w:rPr>
      </w:pPr>
    </w:p>
    <w:p w14:paraId="211D19A2" w14:textId="77777777" w:rsidR="006F3923" w:rsidRPr="00027458" w:rsidRDefault="000E3AB8" w:rsidP="00743276">
      <w:pPr>
        <w:widowControl/>
        <w:autoSpaceDE/>
        <w:autoSpaceDN/>
        <w:adjustRightInd/>
        <w:jc w:val="center"/>
        <w:rPr>
          <w:rFonts w:cs="Arial"/>
          <w:noProof/>
          <w:color w:val="000000"/>
          <w:sz w:val="20"/>
          <w:szCs w:val="20"/>
          <w:lang w:val="nl-BE"/>
        </w:rPr>
      </w:pPr>
      <w:r>
        <w:rPr>
          <w:noProof/>
          <w:lang w:val="nl-BE"/>
        </w:rPr>
        <w:br w:type="page"/>
      </w:r>
      <w:r w:rsidR="006F3923">
        <w:rPr>
          <w:b/>
          <w:noProof/>
          <w:sz w:val="18"/>
          <w:szCs w:val="18"/>
          <w:lang w:val="nl-BE"/>
        </w:rPr>
        <w:lastRenderedPageBreak/>
        <w:t xml:space="preserve">- </w:t>
      </w:r>
      <w:r w:rsidR="00356BC4" w:rsidRPr="00AA0873">
        <w:rPr>
          <w:b/>
          <w:noProof/>
          <w:sz w:val="20"/>
          <w:szCs w:val="20"/>
          <w:lang w:val="nl-BE"/>
        </w:rPr>
        <w:t>22</w:t>
      </w:r>
      <w:r w:rsidR="006D16AB">
        <w:rPr>
          <w:b/>
          <w:noProof/>
          <w:sz w:val="20"/>
          <w:szCs w:val="20"/>
          <w:lang w:val="nl-BE"/>
        </w:rPr>
        <w:t>8</w:t>
      </w:r>
      <w:r w:rsidR="009B3542">
        <w:rPr>
          <w:b/>
          <w:noProof/>
          <w:lang w:val="nl-BE"/>
        </w:rPr>
        <w:t xml:space="preserve"> -</w:t>
      </w:r>
    </w:p>
    <w:p w14:paraId="746D291A" w14:textId="77777777" w:rsidR="006F3923" w:rsidRDefault="006F3923" w:rsidP="006F3923">
      <w:pPr>
        <w:pStyle w:val="03aText"/>
        <w:widowControl/>
        <w:spacing w:line="190" w:lineRule="exact"/>
        <w:jc w:val="center"/>
        <w:rPr>
          <w:noProof/>
          <w:lang w:val="nl-BE"/>
        </w:rPr>
      </w:pPr>
    </w:p>
    <w:p w14:paraId="1ACEAEB4" w14:textId="77777777" w:rsidR="006F3923" w:rsidRDefault="006F3923" w:rsidP="006F3923">
      <w:pPr>
        <w:pStyle w:val="02bSource"/>
        <w:widowControl/>
        <w:tabs>
          <w:tab w:val="left" w:pos="114"/>
        </w:tabs>
        <w:spacing w:line="190" w:lineRule="exact"/>
        <w:rPr>
          <w:iCs/>
          <w:noProof/>
          <w:lang w:val="nl-BE"/>
        </w:rPr>
      </w:pPr>
      <w:r>
        <w:rPr>
          <w:i/>
          <w:iCs/>
          <w:noProof/>
          <w:lang w:val="nl-BE"/>
        </w:rPr>
        <w:t xml:space="preserve">Schakend Nederland, </w:t>
      </w:r>
      <w:r>
        <w:rPr>
          <w:iCs/>
          <w:noProof/>
          <w:lang w:val="nl-BE"/>
        </w:rPr>
        <w:t>1983</w:t>
      </w:r>
    </w:p>
    <w:p w14:paraId="0610E45E" w14:textId="77777777" w:rsidR="006F3923" w:rsidRDefault="006F3923" w:rsidP="006F3923">
      <w:pPr>
        <w:pStyle w:val="02bSource"/>
        <w:widowControl/>
        <w:tabs>
          <w:tab w:val="left" w:pos="114"/>
        </w:tabs>
        <w:jc w:val="both"/>
        <w:rPr>
          <w:lang w:val="nl-BE"/>
        </w:rPr>
      </w:pPr>
    </w:p>
    <w:p w14:paraId="5115ADBC" w14:textId="77777777" w:rsidR="006F3923" w:rsidRDefault="00990285" w:rsidP="006F3923">
      <w:pPr>
        <w:pStyle w:val="02bSource"/>
        <w:widowControl/>
        <w:tabs>
          <w:tab w:val="left" w:pos="114"/>
        </w:tabs>
        <w:jc w:val="both"/>
        <w:rPr>
          <w:noProof/>
          <w:lang w:val="nl-BE"/>
        </w:rPr>
      </w:pPr>
      <w:r>
        <w:object w:dxaOrig="1440" w:dyaOrig="1440" w14:anchorId="3D7D272E">
          <v:shape id="_x0000_s1332" type="#_x0000_t75" style="position:absolute;left:0;text-align:left;margin-left:0;margin-top:0;width:152.3pt;height:152.15pt;z-index:251657216;mso-position-horizontal:center">
            <v:imagedata r:id="rId455" o:title=""/>
            <w10:wrap type="square"/>
          </v:shape>
          <o:OLEObject Type="Embed" ProgID="CorelDRAW.Graphic.12" ShapeID="_x0000_s1332" DrawAspect="Content" ObjectID="_1587467717" r:id="rId456"/>
        </w:object>
      </w:r>
    </w:p>
    <w:p w14:paraId="47B6D8FE" w14:textId="77777777" w:rsidR="006F3923" w:rsidRDefault="006F3923" w:rsidP="006F3923">
      <w:pPr>
        <w:jc w:val="both"/>
        <w:rPr>
          <w:rFonts w:cs="Arial"/>
          <w:sz w:val="20"/>
          <w:szCs w:val="20"/>
          <w:lang w:val="nl-BE"/>
        </w:rPr>
      </w:pPr>
      <w:r>
        <w:rPr>
          <w:rFonts w:cs="Arial"/>
          <w:b/>
          <w:lang w:val="nl-BE"/>
        </w:rPr>
        <w:t>+</w:t>
      </w:r>
      <w:r>
        <w:rPr>
          <w:rFonts w:cs="Arial"/>
          <w:sz w:val="20"/>
          <w:szCs w:val="20"/>
          <w:lang w:val="nl-BE"/>
        </w:rPr>
        <w:t xml:space="preserve">                              0011.13 a5a7</w:t>
      </w:r>
    </w:p>
    <w:p w14:paraId="4CAF5DFE" w14:textId="77777777" w:rsidR="006F3923" w:rsidRDefault="006F3923" w:rsidP="006F3923">
      <w:pPr>
        <w:jc w:val="both"/>
        <w:rPr>
          <w:rFonts w:cs="Arial"/>
          <w:sz w:val="20"/>
          <w:szCs w:val="20"/>
          <w:lang w:val="nl-BE"/>
        </w:rPr>
      </w:pPr>
    </w:p>
    <w:p w14:paraId="7EB5AB51" w14:textId="77777777" w:rsidR="006F3923" w:rsidRDefault="006F3923" w:rsidP="006F3923">
      <w:pPr>
        <w:pStyle w:val="03aText"/>
        <w:widowControl/>
        <w:rPr>
          <w:noProof/>
          <w:lang w:val="nl-BE"/>
        </w:rPr>
      </w:pPr>
      <w:r>
        <w:rPr>
          <w:noProof/>
          <w:lang w:val="nl-BE"/>
        </w:rPr>
        <w:t>Om de dreigende zwarte promotie te verhinderen draaft het wit paard het hele bord rond:</w:t>
      </w:r>
    </w:p>
    <w:p w14:paraId="1A7A3EA9" w14:textId="77777777" w:rsidR="006F3923" w:rsidRDefault="006F3923" w:rsidP="006F3923">
      <w:pPr>
        <w:jc w:val="both"/>
        <w:rPr>
          <w:rFonts w:cs="Arial"/>
          <w:b/>
          <w:sz w:val="20"/>
          <w:szCs w:val="20"/>
          <w:lang w:val="nl-BE"/>
        </w:rPr>
      </w:pPr>
      <w:r>
        <w:rPr>
          <w:rFonts w:cs="Arial"/>
          <w:b/>
          <w:sz w:val="20"/>
          <w:szCs w:val="20"/>
          <w:lang w:val="nl-BE"/>
        </w:rPr>
        <w:tab/>
        <w:t>1.Pc6+</w:t>
      </w:r>
      <w:r>
        <w:rPr>
          <w:rFonts w:cs="Arial"/>
          <w:b/>
          <w:sz w:val="20"/>
          <w:szCs w:val="20"/>
          <w:lang w:val="nl-BE"/>
        </w:rPr>
        <w:tab/>
      </w:r>
      <w:r>
        <w:rPr>
          <w:rFonts w:cs="Arial"/>
          <w:b/>
          <w:sz w:val="20"/>
          <w:szCs w:val="20"/>
          <w:lang w:val="nl-BE"/>
        </w:rPr>
        <w:tab/>
        <w:t>Kb7</w:t>
      </w:r>
    </w:p>
    <w:p w14:paraId="5EC2932A" w14:textId="77777777" w:rsidR="006F3923" w:rsidRDefault="006F3923" w:rsidP="006F3923">
      <w:pPr>
        <w:jc w:val="both"/>
        <w:rPr>
          <w:rFonts w:cs="Arial"/>
          <w:b/>
          <w:sz w:val="20"/>
          <w:szCs w:val="20"/>
          <w:lang w:val="nl-BE"/>
        </w:rPr>
      </w:pPr>
      <w:r>
        <w:rPr>
          <w:rFonts w:cs="Arial"/>
          <w:b/>
          <w:sz w:val="20"/>
          <w:szCs w:val="20"/>
          <w:lang w:val="nl-BE"/>
        </w:rPr>
        <w:tab/>
        <w:t>2.Pd8+</w:t>
      </w:r>
    </w:p>
    <w:p w14:paraId="69948DD1" w14:textId="77777777" w:rsidR="006F3923" w:rsidRDefault="006F3923" w:rsidP="006F3923">
      <w:pPr>
        <w:pStyle w:val="03aText"/>
        <w:widowControl/>
        <w:rPr>
          <w:noProof/>
          <w:lang w:val="nl-BE"/>
        </w:rPr>
      </w:pPr>
      <w:r>
        <w:rPr>
          <w:noProof/>
          <w:lang w:val="nl-BE"/>
        </w:rPr>
        <w:t>Natuurlijk niet: 2.e5? , wat de uit-eindelijke bedoeling is, want dan volgt 2...Kxc6 3.e6 Kd6 4.Kb4 b1D 5.Lxb1 Kxe6.</w:t>
      </w:r>
    </w:p>
    <w:p w14:paraId="031189C9" w14:textId="77777777" w:rsidR="006F3923" w:rsidRDefault="006F3923" w:rsidP="006F3923">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Kc7</w:t>
      </w:r>
    </w:p>
    <w:p w14:paraId="52DF84FD" w14:textId="77777777" w:rsidR="001F1BD8" w:rsidRDefault="001760C6" w:rsidP="006F3923">
      <w:pPr>
        <w:jc w:val="both"/>
        <w:rPr>
          <w:rFonts w:cs="Arial"/>
          <w:b/>
          <w:sz w:val="20"/>
          <w:szCs w:val="20"/>
          <w:lang w:val="nl-BE"/>
        </w:rPr>
      </w:pPr>
      <w:r>
        <w:rPr>
          <w:rFonts w:cs="Arial"/>
          <w:b/>
          <w:sz w:val="20"/>
          <w:szCs w:val="20"/>
          <w:lang w:val="nl-BE"/>
        </w:rPr>
        <w:tab/>
        <w:t>3.Pe6+</w:t>
      </w:r>
    </w:p>
    <w:p w14:paraId="63FDB4C1" w14:textId="77777777" w:rsidR="008F318A" w:rsidRDefault="001F1BD8" w:rsidP="006F3923">
      <w:pPr>
        <w:jc w:val="both"/>
        <w:rPr>
          <w:rFonts w:cs="Arial"/>
          <w:sz w:val="20"/>
          <w:szCs w:val="20"/>
          <w:lang w:val="nl-BE"/>
        </w:rPr>
      </w:pPr>
      <w:r>
        <w:rPr>
          <w:rFonts w:cs="Arial"/>
          <w:sz w:val="20"/>
          <w:szCs w:val="20"/>
          <w:lang w:val="nl-BE"/>
        </w:rPr>
        <w:t>Ook hier niet 3.e5? Kxd8 4.Kb4 Ke7 5.Kc3 b1D 6.Lxb</w:t>
      </w:r>
      <w:r w:rsidR="008F318A">
        <w:rPr>
          <w:rFonts w:cs="Arial"/>
          <w:sz w:val="20"/>
          <w:szCs w:val="20"/>
          <w:lang w:val="nl-BE"/>
        </w:rPr>
        <w:t xml:space="preserve">1 Ke6 7.Kd4 h5, en zowel </w:t>
      </w:r>
      <w:r>
        <w:rPr>
          <w:rFonts w:cs="Arial"/>
          <w:sz w:val="20"/>
          <w:szCs w:val="20"/>
          <w:lang w:val="nl-BE"/>
        </w:rPr>
        <w:t xml:space="preserve">koning </w:t>
      </w:r>
      <w:r w:rsidR="008F318A">
        <w:rPr>
          <w:rFonts w:cs="Arial"/>
          <w:sz w:val="20"/>
          <w:szCs w:val="20"/>
          <w:lang w:val="nl-BE"/>
        </w:rPr>
        <w:t xml:space="preserve">als </w:t>
      </w:r>
      <w:r>
        <w:rPr>
          <w:rFonts w:cs="Arial"/>
          <w:sz w:val="20"/>
          <w:szCs w:val="20"/>
          <w:lang w:val="nl-BE"/>
        </w:rPr>
        <w:t xml:space="preserve">loper moeten </w:t>
      </w:r>
      <w:r w:rsidR="008F318A">
        <w:rPr>
          <w:rFonts w:cs="Arial"/>
          <w:sz w:val="20"/>
          <w:szCs w:val="20"/>
          <w:lang w:val="nl-BE"/>
        </w:rPr>
        <w:t>uiteindelijk de pion e5 prijsgeven.</w:t>
      </w:r>
    </w:p>
    <w:p w14:paraId="170C2E9A" w14:textId="77777777" w:rsidR="006F3923" w:rsidRPr="008F318A" w:rsidRDefault="001F1BD8" w:rsidP="008F318A">
      <w:pPr>
        <w:ind w:firstLine="708"/>
        <w:jc w:val="both"/>
        <w:rPr>
          <w:rFonts w:cs="Arial"/>
          <w:sz w:val="20"/>
          <w:szCs w:val="20"/>
          <w:lang w:val="nl-BE"/>
        </w:rPr>
      </w:pPr>
      <w:r>
        <w:rPr>
          <w:rFonts w:cs="Arial"/>
          <w:b/>
          <w:sz w:val="20"/>
          <w:szCs w:val="20"/>
          <w:lang w:val="nl-BE"/>
        </w:rPr>
        <w:t>3…</w:t>
      </w:r>
      <w:r w:rsidR="006F3923">
        <w:rPr>
          <w:rFonts w:cs="Arial"/>
          <w:b/>
          <w:sz w:val="20"/>
          <w:szCs w:val="20"/>
          <w:lang w:val="nl-BE"/>
        </w:rPr>
        <w:tab/>
      </w:r>
      <w:r w:rsidR="006F3923">
        <w:rPr>
          <w:rFonts w:cs="Arial"/>
          <w:b/>
          <w:sz w:val="20"/>
          <w:szCs w:val="20"/>
          <w:lang w:val="nl-BE"/>
        </w:rPr>
        <w:tab/>
        <w:t>Kd6</w:t>
      </w:r>
    </w:p>
    <w:p w14:paraId="49647F4B" w14:textId="77777777" w:rsidR="001760C6" w:rsidRDefault="006F3923" w:rsidP="001760C6">
      <w:pPr>
        <w:ind w:firstLine="708"/>
        <w:jc w:val="both"/>
        <w:rPr>
          <w:rFonts w:cs="Arial"/>
          <w:b/>
          <w:sz w:val="20"/>
          <w:szCs w:val="20"/>
          <w:lang w:val="nl-BE"/>
        </w:rPr>
      </w:pPr>
      <w:r>
        <w:rPr>
          <w:rFonts w:cs="Arial"/>
          <w:b/>
          <w:sz w:val="20"/>
          <w:szCs w:val="20"/>
          <w:lang w:val="nl-BE"/>
        </w:rPr>
        <w:t>4.Pf8</w:t>
      </w:r>
      <w:r>
        <w:rPr>
          <w:rFonts w:cs="Arial"/>
          <w:b/>
          <w:sz w:val="20"/>
          <w:szCs w:val="20"/>
          <w:lang w:val="nl-BE"/>
        </w:rPr>
        <w:tab/>
      </w:r>
      <w:r>
        <w:rPr>
          <w:rFonts w:cs="Arial"/>
          <w:b/>
          <w:sz w:val="20"/>
          <w:szCs w:val="20"/>
          <w:lang w:val="nl-BE"/>
        </w:rPr>
        <w:tab/>
      </w:r>
    </w:p>
    <w:p w14:paraId="2F7446AD" w14:textId="77777777" w:rsidR="000E3AB8" w:rsidRDefault="000E3AB8" w:rsidP="001760C6">
      <w:pPr>
        <w:ind w:firstLine="708"/>
        <w:jc w:val="both"/>
        <w:rPr>
          <w:rFonts w:cs="Arial"/>
          <w:b/>
          <w:sz w:val="20"/>
          <w:szCs w:val="20"/>
          <w:lang w:val="nl-BE"/>
        </w:rPr>
      </w:pPr>
    </w:p>
    <w:p w14:paraId="1AC819F1" w14:textId="77777777" w:rsidR="000E3AB8" w:rsidRDefault="000E3AB8" w:rsidP="001760C6">
      <w:pPr>
        <w:ind w:firstLine="708"/>
        <w:jc w:val="both"/>
        <w:rPr>
          <w:rFonts w:cs="Arial"/>
          <w:b/>
          <w:sz w:val="20"/>
          <w:szCs w:val="20"/>
          <w:lang w:val="nl-BE"/>
        </w:rPr>
      </w:pPr>
    </w:p>
    <w:p w14:paraId="0997E3C8" w14:textId="77777777" w:rsidR="000E3AB8" w:rsidRDefault="000E3AB8" w:rsidP="001760C6">
      <w:pPr>
        <w:jc w:val="both"/>
        <w:rPr>
          <w:rFonts w:cs="Arial"/>
          <w:sz w:val="20"/>
          <w:szCs w:val="20"/>
          <w:lang w:val="nl-BE"/>
        </w:rPr>
      </w:pPr>
    </w:p>
    <w:p w14:paraId="230A3019" w14:textId="77777777" w:rsidR="000E3AB8" w:rsidRDefault="000E3AB8" w:rsidP="001760C6">
      <w:pPr>
        <w:jc w:val="both"/>
        <w:rPr>
          <w:rFonts w:cs="Arial"/>
          <w:sz w:val="20"/>
          <w:szCs w:val="20"/>
          <w:lang w:val="nl-BE"/>
        </w:rPr>
      </w:pPr>
    </w:p>
    <w:p w14:paraId="58E3EAA6" w14:textId="77777777" w:rsidR="00D15156" w:rsidRDefault="00D15156" w:rsidP="001760C6">
      <w:pPr>
        <w:jc w:val="both"/>
        <w:rPr>
          <w:rFonts w:cs="Arial"/>
          <w:sz w:val="20"/>
          <w:szCs w:val="20"/>
          <w:lang w:val="nl-BE"/>
        </w:rPr>
      </w:pPr>
    </w:p>
    <w:p w14:paraId="3AADCBA8" w14:textId="77777777" w:rsidR="002174DF" w:rsidRDefault="002174DF" w:rsidP="001760C6">
      <w:pPr>
        <w:jc w:val="both"/>
        <w:rPr>
          <w:rFonts w:cs="Arial"/>
          <w:sz w:val="20"/>
          <w:szCs w:val="20"/>
          <w:lang w:val="nl-BE"/>
        </w:rPr>
      </w:pPr>
    </w:p>
    <w:p w14:paraId="386AAE58" w14:textId="77777777" w:rsidR="000E3AB8" w:rsidRDefault="000E3AB8" w:rsidP="001760C6">
      <w:pPr>
        <w:jc w:val="both"/>
        <w:rPr>
          <w:rFonts w:cs="Arial"/>
          <w:sz w:val="20"/>
          <w:szCs w:val="20"/>
          <w:lang w:val="nl-BE"/>
        </w:rPr>
      </w:pPr>
    </w:p>
    <w:p w14:paraId="6FAF364A" w14:textId="77777777" w:rsidR="006A66DA" w:rsidRPr="001760C6" w:rsidRDefault="00A726F4" w:rsidP="001760C6">
      <w:pPr>
        <w:jc w:val="both"/>
        <w:rPr>
          <w:rFonts w:cs="Arial"/>
          <w:sz w:val="20"/>
          <w:szCs w:val="20"/>
          <w:lang w:val="nl-BE"/>
        </w:rPr>
      </w:pPr>
      <w:r>
        <w:rPr>
          <w:rFonts w:cs="Arial"/>
          <w:sz w:val="20"/>
          <w:szCs w:val="20"/>
          <w:lang w:val="nl-BE"/>
        </w:rPr>
        <w:t xml:space="preserve">Enig </w:t>
      </w:r>
      <w:r w:rsidR="006A66DA">
        <w:rPr>
          <w:rFonts w:cs="Arial"/>
          <w:sz w:val="20"/>
          <w:szCs w:val="20"/>
          <w:lang w:val="nl-BE"/>
        </w:rPr>
        <w:t>goede zet, want na 4.Pd4?</w:t>
      </w:r>
      <w:r w:rsidR="007A6C38">
        <w:rPr>
          <w:rFonts w:cs="Arial"/>
          <w:sz w:val="20"/>
          <w:szCs w:val="20"/>
          <w:lang w:val="nl-BE"/>
        </w:rPr>
        <w:t xml:space="preserve"> </w:t>
      </w:r>
      <w:r w:rsidR="006A66DA">
        <w:rPr>
          <w:rFonts w:cs="Arial"/>
          <w:sz w:val="20"/>
          <w:szCs w:val="20"/>
          <w:lang w:val="nl-BE"/>
        </w:rPr>
        <w:t>of 4.Pf</w:t>
      </w:r>
      <w:r>
        <w:rPr>
          <w:rFonts w:cs="Arial"/>
          <w:sz w:val="20"/>
          <w:szCs w:val="20"/>
          <w:lang w:val="nl-BE"/>
        </w:rPr>
        <w:t>4?</w:t>
      </w:r>
      <w:r>
        <w:rPr>
          <w:rFonts w:cs="Arial"/>
          <w:i/>
          <w:sz w:val="20"/>
          <w:szCs w:val="20"/>
          <w:lang w:val="nl-BE"/>
        </w:rPr>
        <w:t>(4.Pg7? Ke5)</w:t>
      </w:r>
      <w:r w:rsidR="006A66DA">
        <w:rPr>
          <w:rFonts w:cs="Arial"/>
          <w:i/>
          <w:sz w:val="20"/>
          <w:szCs w:val="20"/>
          <w:lang w:val="nl-BE"/>
        </w:rPr>
        <w:t xml:space="preserve"> </w:t>
      </w:r>
      <w:r w:rsidR="00497F0B">
        <w:rPr>
          <w:rFonts w:cs="Arial"/>
          <w:sz w:val="20"/>
          <w:szCs w:val="20"/>
          <w:lang w:val="nl-BE"/>
        </w:rPr>
        <w:t xml:space="preserve">4…b1D 5.e5+ Kxe5 6.Lxb1, </w:t>
      </w:r>
      <w:r>
        <w:rPr>
          <w:rFonts w:cs="Arial"/>
          <w:sz w:val="20"/>
          <w:szCs w:val="20"/>
          <w:lang w:val="nl-BE"/>
        </w:rPr>
        <w:t>st</w:t>
      </w:r>
      <w:r w:rsidR="00E9180B">
        <w:rPr>
          <w:rFonts w:cs="Arial"/>
          <w:sz w:val="20"/>
          <w:szCs w:val="20"/>
          <w:lang w:val="nl-BE"/>
        </w:rPr>
        <w:t>r</w:t>
      </w:r>
      <w:r>
        <w:rPr>
          <w:rFonts w:cs="Arial"/>
          <w:sz w:val="20"/>
          <w:szCs w:val="20"/>
          <w:lang w:val="nl-BE"/>
        </w:rPr>
        <w:t>uikelt het paard.</w:t>
      </w:r>
    </w:p>
    <w:p w14:paraId="2FC2AA4C" w14:textId="77777777" w:rsidR="000E3AB8" w:rsidRDefault="000E3AB8" w:rsidP="006F3923">
      <w:pPr>
        <w:ind w:firstLine="708"/>
        <w:jc w:val="both"/>
        <w:rPr>
          <w:rFonts w:cs="Arial"/>
          <w:b/>
          <w:sz w:val="20"/>
          <w:szCs w:val="20"/>
          <w:lang w:val="nl-BE"/>
        </w:rPr>
      </w:pPr>
    </w:p>
    <w:p w14:paraId="5A0BF15C" w14:textId="77777777" w:rsidR="006F3923" w:rsidRDefault="001760C6" w:rsidP="006F3923">
      <w:pPr>
        <w:ind w:firstLine="708"/>
        <w:jc w:val="both"/>
        <w:rPr>
          <w:rFonts w:cs="Arial"/>
          <w:b/>
          <w:sz w:val="20"/>
          <w:szCs w:val="20"/>
          <w:lang w:val="nl-BE"/>
        </w:rPr>
      </w:pPr>
      <w:r>
        <w:rPr>
          <w:rFonts w:cs="Arial"/>
          <w:b/>
          <w:sz w:val="20"/>
          <w:szCs w:val="20"/>
          <w:lang w:val="nl-BE"/>
        </w:rPr>
        <w:t>4…</w:t>
      </w:r>
      <w:r>
        <w:rPr>
          <w:rFonts w:cs="Arial"/>
          <w:b/>
          <w:sz w:val="20"/>
          <w:szCs w:val="20"/>
          <w:lang w:val="nl-BE"/>
        </w:rPr>
        <w:tab/>
      </w:r>
      <w:r>
        <w:rPr>
          <w:rFonts w:cs="Arial"/>
          <w:b/>
          <w:sz w:val="20"/>
          <w:szCs w:val="20"/>
          <w:lang w:val="nl-BE"/>
        </w:rPr>
        <w:tab/>
      </w:r>
      <w:r w:rsidR="006F3923">
        <w:rPr>
          <w:rFonts w:cs="Arial"/>
          <w:b/>
          <w:sz w:val="20"/>
          <w:szCs w:val="20"/>
          <w:lang w:val="nl-BE"/>
        </w:rPr>
        <w:t>Ke5(Ke7)</w:t>
      </w:r>
    </w:p>
    <w:p w14:paraId="173748C4" w14:textId="77777777" w:rsidR="006F3923" w:rsidRDefault="006F3923" w:rsidP="006F3923">
      <w:pPr>
        <w:pStyle w:val="03aText"/>
        <w:widowControl/>
        <w:rPr>
          <w:noProof/>
          <w:lang w:val="nl-BE"/>
        </w:rPr>
      </w:pPr>
      <w:r>
        <w:rPr>
          <w:noProof/>
          <w:lang w:val="nl-BE"/>
        </w:rPr>
        <w:t xml:space="preserve">Maar </w:t>
      </w:r>
      <w:r w:rsidR="001760C6">
        <w:rPr>
          <w:noProof/>
          <w:lang w:val="nl-BE"/>
        </w:rPr>
        <w:t xml:space="preserve">nu </w:t>
      </w:r>
      <w:r>
        <w:rPr>
          <w:noProof/>
          <w:lang w:val="nl-BE"/>
        </w:rPr>
        <w:t>niet 4...b1D</w:t>
      </w:r>
      <w:r w:rsidR="00C87FDC">
        <w:rPr>
          <w:noProof/>
          <w:lang w:val="nl-BE"/>
        </w:rPr>
        <w:t>?</w:t>
      </w:r>
      <w:r>
        <w:rPr>
          <w:noProof/>
          <w:lang w:val="nl-BE"/>
        </w:rPr>
        <w:t xml:space="preserve"> 5.e5+ Kxe5 6.Lxb1 h5 7.Pg6+ Kf6 8.Kb4 Kg5 9.Kxb3 en wit wint.</w:t>
      </w:r>
    </w:p>
    <w:p w14:paraId="3EEF41B9" w14:textId="77777777" w:rsidR="006F3923" w:rsidRDefault="006F3923" w:rsidP="001F1BD8">
      <w:pPr>
        <w:jc w:val="both"/>
        <w:rPr>
          <w:rFonts w:cs="Arial"/>
          <w:b/>
          <w:sz w:val="20"/>
          <w:szCs w:val="20"/>
          <w:lang w:val="nl-BE"/>
        </w:rPr>
      </w:pPr>
      <w:r>
        <w:rPr>
          <w:rFonts w:cs="Arial"/>
          <w:b/>
          <w:sz w:val="20"/>
          <w:szCs w:val="20"/>
          <w:lang w:val="nl-BE"/>
        </w:rPr>
        <w:tab/>
        <w:t>5.Pg6+</w:t>
      </w:r>
      <w:r>
        <w:rPr>
          <w:rFonts w:cs="Arial"/>
          <w:b/>
          <w:sz w:val="20"/>
          <w:szCs w:val="20"/>
          <w:lang w:val="nl-BE"/>
        </w:rPr>
        <w:tab/>
      </w:r>
      <w:r>
        <w:rPr>
          <w:rFonts w:cs="Arial"/>
          <w:b/>
          <w:sz w:val="20"/>
          <w:szCs w:val="20"/>
          <w:lang w:val="nl-BE"/>
        </w:rPr>
        <w:tab/>
        <w:t>Kf6</w:t>
      </w:r>
    </w:p>
    <w:p w14:paraId="7BB92AB9" w14:textId="77777777" w:rsidR="006F3923" w:rsidRDefault="006F3923" w:rsidP="006F3923">
      <w:pPr>
        <w:jc w:val="both"/>
        <w:rPr>
          <w:rFonts w:cs="Arial"/>
          <w:b/>
          <w:sz w:val="20"/>
          <w:szCs w:val="20"/>
          <w:lang w:val="nl-BE"/>
        </w:rPr>
      </w:pPr>
      <w:r>
        <w:rPr>
          <w:rFonts w:cs="Arial"/>
          <w:b/>
          <w:sz w:val="20"/>
          <w:szCs w:val="20"/>
          <w:lang w:val="nl-BE"/>
        </w:rPr>
        <w:tab/>
        <w:t>6.Ph4</w:t>
      </w:r>
      <w:r>
        <w:rPr>
          <w:rFonts w:cs="Arial"/>
          <w:b/>
          <w:sz w:val="20"/>
          <w:szCs w:val="20"/>
          <w:lang w:val="nl-BE"/>
        </w:rPr>
        <w:tab/>
      </w:r>
      <w:r>
        <w:rPr>
          <w:rFonts w:cs="Arial"/>
          <w:b/>
          <w:sz w:val="20"/>
          <w:szCs w:val="20"/>
          <w:lang w:val="nl-BE"/>
        </w:rPr>
        <w:tab/>
        <w:t>Ke5(Kg5)</w:t>
      </w:r>
    </w:p>
    <w:p w14:paraId="09A8F738" w14:textId="77777777" w:rsidR="006F3923" w:rsidRDefault="006F3923" w:rsidP="006F3923">
      <w:pPr>
        <w:pStyle w:val="03aText"/>
        <w:widowControl/>
        <w:rPr>
          <w:noProof/>
          <w:lang w:val="nl-BE"/>
        </w:rPr>
      </w:pPr>
      <w:r>
        <w:rPr>
          <w:noProof/>
          <w:lang w:val="nl-BE"/>
        </w:rPr>
        <w:t>Weerom niet 6...b1D</w:t>
      </w:r>
      <w:r w:rsidR="00C87FDC">
        <w:rPr>
          <w:noProof/>
          <w:lang w:val="nl-BE"/>
        </w:rPr>
        <w:t>?</w:t>
      </w:r>
      <w:r>
        <w:rPr>
          <w:noProof/>
          <w:lang w:val="nl-BE"/>
        </w:rPr>
        <w:t xml:space="preserve"> 7.e5+ Kxc5 8.Lxb1.</w:t>
      </w:r>
    </w:p>
    <w:p w14:paraId="3220C422" w14:textId="77777777" w:rsidR="006F3923" w:rsidRDefault="006F3923" w:rsidP="006F3923">
      <w:pPr>
        <w:jc w:val="both"/>
        <w:rPr>
          <w:rFonts w:cs="Arial"/>
          <w:b/>
          <w:sz w:val="20"/>
          <w:szCs w:val="20"/>
          <w:lang w:val="nl-BE"/>
        </w:rPr>
      </w:pPr>
      <w:r>
        <w:rPr>
          <w:rFonts w:cs="Arial"/>
          <w:b/>
          <w:sz w:val="20"/>
          <w:szCs w:val="20"/>
          <w:lang w:val="nl-BE"/>
        </w:rPr>
        <w:tab/>
        <w:t>7.Pf3+</w:t>
      </w:r>
      <w:r>
        <w:rPr>
          <w:rFonts w:cs="Arial"/>
          <w:b/>
          <w:sz w:val="20"/>
          <w:szCs w:val="20"/>
          <w:lang w:val="nl-BE"/>
        </w:rPr>
        <w:tab/>
      </w:r>
      <w:r>
        <w:rPr>
          <w:rFonts w:cs="Arial"/>
          <w:b/>
          <w:sz w:val="20"/>
          <w:szCs w:val="20"/>
          <w:lang w:val="nl-BE"/>
        </w:rPr>
        <w:tab/>
        <w:t>Kf4</w:t>
      </w:r>
    </w:p>
    <w:p w14:paraId="2E112D4F" w14:textId="77777777" w:rsidR="006F3923" w:rsidRDefault="006F3923" w:rsidP="006F3923">
      <w:pPr>
        <w:jc w:val="both"/>
        <w:rPr>
          <w:rFonts w:cs="Arial"/>
          <w:b/>
          <w:sz w:val="20"/>
          <w:szCs w:val="20"/>
          <w:lang w:val="nl-BE"/>
        </w:rPr>
      </w:pPr>
      <w:r>
        <w:rPr>
          <w:rFonts w:cs="Arial"/>
          <w:b/>
          <w:sz w:val="20"/>
          <w:szCs w:val="20"/>
          <w:lang w:val="nl-BE"/>
        </w:rPr>
        <w:tab/>
        <w:t xml:space="preserve">8.Pd2 </w:t>
      </w:r>
      <w:r>
        <w:rPr>
          <w:rFonts w:cs="Arial"/>
          <w:b/>
          <w:sz w:val="20"/>
          <w:szCs w:val="20"/>
          <w:lang w:val="nl-BE"/>
        </w:rPr>
        <w:tab/>
      </w:r>
      <w:r>
        <w:rPr>
          <w:rFonts w:cs="Arial"/>
          <w:b/>
          <w:sz w:val="20"/>
          <w:szCs w:val="20"/>
          <w:lang w:val="nl-BE"/>
        </w:rPr>
        <w:tab/>
        <w:t>b1D</w:t>
      </w:r>
    </w:p>
    <w:p w14:paraId="64040B2F" w14:textId="77777777" w:rsidR="006F3923" w:rsidRDefault="001760C6" w:rsidP="006F3923">
      <w:pPr>
        <w:jc w:val="both"/>
        <w:rPr>
          <w:rFonts w:cs="Arial"/>
          <w:sz w:val="20"/>
          <w:szCs w:val="20"/>
          <w:lang w:val="nl-BE"/>
        </w:rPr>
      </w:pPr>
      <w:r>
        <w:rPr>
          <w:rFonts w:cs="Arial"/>
          <w:sz w:val="20"/>
          <w:szCs w:val="20"/>
          <w:lang w:val="nl-BE"/>
        </w:rPr>
        <w:t>En nu</w:t>
      </w:r>
      <w:r w:rsidR="006F3923">
        <w:rPr>
          <w:rFonts w:cs="Arial"/>
          <w:sz w:val="20"/>
          <w:szCs w:val="20"/>
          <w:lang w:val="nl-BE"/>
        </w:rPr>
        <w:t xml:space="preserve"> slaat wit met </w:t>
      </w:r>
      <w:r>
        <w:rPr>
          <w:rFonts w:cs="Arial"/>
          <w:sz w:val="20"/>
          <w:szCs w:val="20"/>
          <w:lang w:val="nl-BE"/>
        </w:rPr>
        <w:t>het ge</w:t>
      </w:r>
      <w:r w:rsidR="0004337F">
        <w:rPr>
          <w:rFonts w:cs="Arial"/>
          <w:sz w:val="20"/>
          <w:szCs w:val="20"/>
          <w:lang w:val="nl-BE"/>
        </w:rPr>
        <w:t>vleugel</w:t>
      </w:r>
      <w:r w:rsidR="0004337F">
        <w:rPr>
          <w:rFonts w:cs="Arial"/>
          <w:sz w:val="20"/>
          <w:szCs w:val="20"/>
          <w:lang w:val="nl-BE"/>
        </w:rPr>
        <w:softHyphen/>
        <w:t>de paard</w:t>
      </w:r>
      <w:r>
        <w:rPr>
          <w:rFonts w:cs="Arial"/>
          <w:sz w:val="20"/>
          <w:szCs w:val="20"/>
          <w:lang w:val="nl-BE"/>
        </w:rPr>
        <w:t xml:space="preserve"> de dame:</w:t>
      </w:r>
    </w:p>
    <w:p w14:paraId="0A2E01F7" w14:textId="77777777" w:rsidR="006F3923" w:rsidRDefault="006F3923" w:rsidP="006F3923">
      <w:pPr>
        <w:jc w:val="both"/>
        <w:rPr>
          <w:rFonts w:cs="Arial"/>
          <w:b/>
          <w:sz w:val="20"/>
          <w:szCs w:val="20"/>
          <w:lang w:val="nl-BE"/>
        </w:rPr>
      </w:pPr>
      <w:r>
        <w:rPr>
          <w:rFonts w:cs="Arial"/>
          <w:b/>
          <w:sz w:val="20"/>
          <w:szCs w:val="20"/>
          <w:lang w:val="nl-BE"/>
        </w:rPr>
        <w:tab/>
        <w:t>9.Pxb1</w:t>
      </w:r>
    </w:p>
    <w:p w14:paraId="220E05D2" w14:textId="77777777" w:rsidR="00260AFE" w:rsidRDefault="00260AFE" w:rsidP="006F3923">
      <w:pPr>
        <w:jc w:val="both"/>
        <w:rPr>
          <w:rFonts w:cs="Arial"/>
          <w:sz w:val="20"/>
          <w:szCs w:val="20"/>
          <w:lang w:val="nl-BE"/>
        </w:rPr>
      </w:pPr>
      <w:r>
        <w:rPr>
          <w:rFonts w:cs="Arial"/>
          <w:sz w:val="20"/>
          <w:szCs w:val="20"/>
          <w:lang w:val="nl-BE"/>
        </w:rPr>
        <w:t>Of 8…h5</w:t>
      </w:r>
      <w:r w:rsidR="00C87FDC">
        <w:rPr>
          <w:rFonts w:cs="Arial"/>
          <w:sz w:val="20"/>
          <w:szCs w:val="20"/>
          <w:lang w:val="nl-BE"/>
        </w:rPr>
        <w:t>?</w:t>
      </w:r>
      <w:r>
        <w:rPr>
          <w:rFonts w:cs="Arial"/>
          <w:sz w:val="20"/>
          <w:szCs w:val="20"/>
          <w:lang w:val="nl-BE"/>
        </w:rPr>
        <w:t xml:space="preserve"> 9.Kb4 h4 10.Kc1 b1D 11.Pxb1 h3 Lxh3, enzovoort.</w:t>
      </w:r>
    </w:p>
    <w:p w14:paraId="0F021FC2" w14:textId="77777777" w:rsidR="00260AFE" w:rsidRPr="00260AFE" w:rsidRDefault="00260AFE" w:rsidP="006F3923">
      <w:pPr>
        <w:jc w:val="both"/>
        <w:rPr>
          <w:rFonts w:cs="Arial"/>
          <w:sz w:val="20"/>
          <w:szCs w:val="20"/>
          <w:lang w:val="nl-BE"/>
        </w:rPr>
      </w:pPr>
    </w:p>
    <w:p w14:paraId="5F89207A" w14:textId="77777777" w:rsidR="006F3923" w:rsidRDefault="0004337F" w:rsidP="006F3923">
      <w:pPr>
        <w:pStyle w:val="03aText"/>
        <w:widowControl/>
        <w:rPr>
          <w:noProof/>
          <w:lang w:val="nl-BE"/>
        </w:rPr>
      </w:pPr>
      <w:r>
        <w:rPr>
          <w:noProof/>
          <w:lang w:val="nl-BE"/>
        </w:rPr>
        <w:t>En Pegasus zegeviert.</w:t>
      </w:r>
    </w:p>
    <w:p w14:paraId="2AAFE1B5" w14:textId="77777777" w:rsidR="006F3923" w:rsidRDefault="006F3923" w:rsidP="006F3923">
      <w:pPr>
        <w:jc w:val="both"/>
        <w:rPr>
          <w:noProof/>
          <w:sz w:val="20"/>
          <w:szCs w:val="20"/>
          <w:lang w:val="nl-BE"/>
        </w:rPr>
      </w:pPr>
    </w:p>
    <w:p w14:paraId="38729A1F" w14:textId="77777777" w:rsidR="005A6AD5" w:rsidRDefault="006F3923" w:rsidP="00421E28">
      <w:pPr>
        <w:jc w:val="both"/>
        <w:rPr>
          <w:noProof/>
          <w:sz w:val="20"/>
          <w:szCs w:val="20"/>
          <w:lang w:val="nl-BE"/>
        </w:rPr>
      </w:pPr>
      <w:r>
        <w:rPr>
          <w:noProof/>
          <w:sz w:val="20"/>
          <w:szCs w:val="20"/>
          <w:lang w:val="nl-BE"/>
        </w:rPr>
        <w:t>E</w:t>
      </w:r>
      <w:r w:rsidR="00693595">
        <w:rPr>
          <w:noProof/>
          <w:sz w:val="20"/>
          <w:szCs w:val="20"/>
          <w:lang w:val="nl-BE"/>
        </w:rPr>
        <w:t xml:space="preserve">en hiervan afgeleide versie </w:t>
      </w:r>
      <w:r w:rsidR="00421E28">
        <w:rPr>
          <w:noProof/>
          <w:sz w:val="20"/>
          <w:szCs w:val="20"/>
          <w:lang w:val="nl-BE"/>
        </w:rPr>
        <w:t xml:space="preserve">is </w:t>
      </w:r>
      <w:r w:rsidR="00693595">
        <w:rPr>
          <w:noProof/>
          <w:sz w:val="20"/>
          <w:szCs w:val="20"/>
          <w:lang w:val="nl-BE"/>
        </w:rPr>
        <w:t>de</w:t>
      </w:r>
    </w:p>
    <w:p w14:paraId="1F8F6809" w14:textId="77777777" w:rsidR="00421E28" w:rsidRDefault="00257627" w:rsidP="00421E28">
      <w:pPr>
        <w:jc w:val="both"/>
        <w:rPr>
          <w:noProof/>
          <w:sz w:val="20"/>
          <w:szCs w:val="20"/>
          <w:lang w:val="nl-BE"/>
        </w:rPr>
      </w:pPr>
      <w:r>
        <w:rPr>
          <w:noProof/>
          <w:sz w:val="20"/>
          <w:szCs w:val="20"/>
          <w:lang w:val="nl-BE"/>
        </w:rPr>
        <w:t>h</w:t>
      </w:r>
      <w:r w:rsidR="005A6AD5">
        <w:rPr>
          <w:noProof/>
          <w:sz w:val="20"/>
          <w:szCs w:val="20"/>
          <w:lang w:val="nl-BE"/>
        </w:rPr>
        <w:t>iernaast</w:t>
      </w:r>
      <w:r>
        <w:rPr>
          <w:noProof/>
          <w:sz w:val="20"/>
          <w:szCs w:val="20"/>
          <w:lang w:val="nl-BE"/>
        </w:rPr>
        <w:t xml:space="preserve"> staand</w:t>
      </w:r>
      <w:r w:rsidR="005A6AD5">
        <w:rPr>
          <w:noProof/>
          <w:sz w:val="20"/>
          <w:szCs w:val="20"/>
          <w:lang w:val="nl-BE"/>
        </w:rPr>
        <w:t>e st</w:t>
      </w:r>
      <w:r>
        <w:rPr>
          <w:noProof/>
          <w:sz w:val="20"/>
          <w:szCs w:val="20"/>
          <w:lang w:val="nl-BE"/>
        </w:rPr>
        <w:t>udie.</w:t>
      </w:r>
    </w:p>
    <w:p w14:paraId="5B96F3C4" w14:textId="77777777" w:rsidR="00421E28" w:rsidRDefault="00421E28" w:rsidP="00421E28">
      <w:pPr>
        <w:jc w:val="both"/>
        <w:rPr>
          <w:sz w:val="20"/>
          <w:szCs w:val="20"/>
          <w:lang w:val="nl-BE"/>
        </w:rPr>
      </w:pPr>
    </w:p>
    <w:p w14:paraId="49127F84" w14:textId="77777777" w:rsidR="0084124E" w:rsidRDefault="0084124E" w:rsidP="006F3923">
      <w:pPr>
        <w:jc w:val="center"/>
        <w:rPr>
          <w:b/>
          <w:sz w:val="20"/>
          <w:szCs w:val="20"/>
          <w:lang w:val="nl-BE"/>
        </w:rPr>
      </w:pPr>
    </w:p>
    <w:p w14:paraId="65B2D892" w14:textId="77777777" w:rsidR="0084124E" w:rsidRDefault="0084124E" w:rsidP="006F3923">
      <w:pPr>
        <w:jc w:val="center"/>
        <w:rPr>
          <w:b/>
          <w:sz w:val="20"/>
          <w:szCs w:val="20"/>
          <w:lang w:val="nl-BE"/>
        </w:rPr>
      </w:pPr>
    </w:p>
    <w:p w14:paraId="192B4F47" w14:textId="77777777" w:rsidR="0084124E" w:rsidRDefault="0084124E" w:rsidP="006F3923">
      <w:pPr>
        <w:jc w:val="center"/>
        <w:rPr>
          <w:b/>
          <w:sz w:val="20"/>
          <w:szCs w:val="20"/>
          <w:lang w:val="nl-BE"/>
        </w:rPr>
      </w:pPr>
    </w:p>
    <w:p w14:paraId="2D8D2266" w14:textId="77777777" w:rsidR="0084124E" w:rsidRDefault="0084124E" w:rsidP="006F3923">
      <w:pPr>
        <w:jc w:val="center"/>
        <w:rPr>
          <w:b/>
          <w:sz w:val="20"/>
          <w:szCs w:val="20"/>
          <w:lang w:val="nl-BE"/>
        </w:rPr>
      </w:pPr>
    </w:p>
    <w:p w14:paraId="1A6D6119" w14:textId="77777777" w:rsidR="0084124E" w:rsidRDefault="0084124E" w:rsidP="006F3923">
      <w:pPr>
        <w:jc w:val="center"/>
        <w:rPr>
          <w:b/>
          <w:sz w:val="20"/>
          <w:szCs w:val="20"/>
          <w:lang w:val="nl-BE"/>
        </w:rPr>
      </w:pPr>
    </w:p>
    <w:p w14:paraId="7132BED7" w14:textId="77777777" w:rsidR="0084124E" w:rsidRDefault="0084124E" w:rsidP="006F3923">
      <w:pPr>
        <w:jc w:val="center"/>
        <w:rPr>
          <w:b/>
          <w:sz w:val="20"/>
          <w:szCs w:val="20"/>
          <w:lang w:val="nl-BE"/>
        </w:rPr>
      </w:pPr>
    </w:p>
    <w:p w14:paraId="42D0383D" w14:textId="77777777" w:rsidR="0084124E" w:rsidRDefault="0084124E" w:rsidP="006F3923">
      <w:pPr>
        <w:jc w:val="center"/>
        <w:rPr>
          <w:b/>
          <w:sz w:val="20"/>
          <w:szCs w:val="20"/>
          <w:lang w:val="nl-BE"/>
        </w:rPr>
      </w:pPr>
    </w:p>
    <w:p w14:paraId="490A58FF" w14:textId="77777777" w:rsidR="0084124E" w:rsidRDefault="0084124E" w:rsidP="006F3923">
      <w:pPr>
        <w:jc w:val="center"/>
        <w:rPr>
          <w:b/>
          <w:sz w:val="20"/>
          <w:szCs w:val="20"/>
          <w:lang w:val="nl-BE"/>
        </w:rPr>
      </w:pPr>
    </w:p>
    <w:p w14:paraId="2D050A80" w14:textId="77777777" w:rsidR="0084124E" w:rsidRDefault="0084124E" w:rsidP="006F3923">
      <w:pPr>
        <w:jc w:val="center"/>
        <w:rPr>
          <w:b/>
          <w:sz w:val="20"/>
          <w:szCs w:val="20"/>
          <w:lang w:val="nl-BE"/>
        </w:rPr>
      </w:pPr>
    </w:p>
    <w:p w14:paraId="35709E80" w14:textId="77777777" w:rsidR="0084124E" w:rsidRDefault="0084124E" w:rsidP="006F3923">
      <w:pPr>
        <w:jc w:val="center"/>
        <w:rPr>
          <w:b/>
          <w:sz w:val="20"/>
          <w:szCs w:val="20"/>
          <w:lang w:val="nl-BE"/>
        </w:rPr>
      </w:pPr>
    </w:p>
    <w:p w14:paraId="3C7D71B6" w14:textId="77777777" w:rsidR="006F3923" w:rsidRDefault="000E3AB8" w:rsidP="00D15156">
      <w:pPr>
        <w:widowControl/>
        <w:autoSpaceDE/>
        <w:autoSpaceDN/>
        <w:adjustRightInd/>
        <w:jc w:val="center"/>
        <w:rPr>
          <w:b/>
          <w:sz w:val="20"/>
          <w:szCs w:val="20"/>
          <w:lang w:val="nl-BE"/>
        </w:rPr>
      </w:pPr>
      <w:r>
        <w:rPr>
          <w:b/>
          <w:sz w:val="20"/>
          <w:szCs w:val="20"/>
          <w:lang w:val="nl-BE"/>
        </w:rPr>
        <w:br w:type="page"/>
      </w:r>
      <w:r w:rsidR="0004337F">
        <w:rPr>
          <w:b/>
          <w:sz w:val="20"/>
          <w:szCs w:val="20"/>
          <w:lang w:val="nl-BE"/>
        </w:rPr>
        <w:lastRenderedPageBreak/>
        <w:t xml:space="preserve">- </w:t>
      </w:r>
      <w:r w:rsidR="00004A2F">
        <w:rPr>
          <w:b/>
          <w:sz w:val="20"/>
          <w:szCs w:val="20"/>
          <w:lang w:val="nl-BE"/>
        </w:rPr>
        <w:t>22</w:t>
      </w:r>
      <w:r w:rsidR="006D16AB">
        <w:rPr>
          <w:b/>
          <w:sz w:val="20"/>
          <w:szCs w:val="20"/>
          <w:lang w:val="nl-BE"/>
        </w:rPr>
        <w:t>9</w:t>
      </w:r>
      <w:r w:rsidR="006F3923">
        <w:rPr>
          <w:b/>
          <w:sz w:val="20"/>
          <w:szCs w:val="20"/>
          <w:lang w:val="nl-BE"/>
        </w:rPr>
        <w:t xml:space="preserve"> -</w:t>
      </w:r>
    </w:p>
    <w:p w14:paraId="33802B75" w14:textId="77777777" w:rsidR="006F3923" w:rsidRDefault="006F3923" w:rsidP="0084124E">
      <w:pPr>
        <w:jc w:val="center"/>
        <w:rPr>
          <w:sz w:val="20"/>
          <w:szCs w:val="20"/>
          <w:lang w:val="nl-BE"/>
        </w:rPr>
      </w:pPr>
    </w:p>
    <w:p w14:paraId="57100743" w14:textId="77777777" w:rsidR="006F3923" w:rsidRDefault="006F3923" w:rsidP="0084124E">
      <w:pPr>
        <w:jc w:val="center"/>
        <w:rPr>
          <w:iCs/>
          <w:noProof/>
          <w:sz w:val="20"/>
          <w:szCs w:val="20"/>
          <w:lang w:val="nl-BE"/>
        </w:rPr>
      </w:pPr>
      <w:r>
        <w:rPr>
          <w:i/>
          <w:iCs/>
          <w:noProof/>
          <w:sz w:val="20"/>
          <w:szCs w:val="20"/>
          <w:lang w:val="nl-BE"/>
        </w:rPr>
        <w:t xml:space="preserve">Flemish Miniatures </w:t>
      </w:r>
      <w:r>
        <w:rPr>
          <w:iCs/>
          <w:noProof/>
          <w:sz w:val="20"/>
          <w:szCs w:val="20"/>
          <w:lang w:val="nl-BE"/>
        </w:rPr>
        <w:t>1997</w:t>
      </w:r>
    </w:p>
    <w:p w14:paraId="1CF3746D" w14:textId="77777777" w:rsidR="0084124E" w:rsidRDefault="0084124E" w:rsidP="006F3923">
      <w:pPr>
        <w:jc w:val="both"/>
        <w:rPr>
          <w:b/>
          <w:lang w:val="nl-BE"/>
        </w:rPr>
      </w:pPr>
    </w:p>
    <w:p w14:paraId="42C64055" w14:textId="77777777" w:rsidR="006F3923" w:rsidRDefault="00990285" w:rsidP="006F3923">
      <w:pPr>
        <w:jc w:val="both"/>
        <w:rPr>
          <w:sz w:val="20"/>
          <w:szCs w:val="20"/>
          <w:lang w:val="nl-BE"/>
        </w:rPr>
      </w:pPr>
      <w:r>
        <w:object w:dxaOrig="1440" w:dyaOrig="1440" w14:anchorId="0554D82C">
          <v:shape id="_x0000_s1343" type="#_x0000_t75" style="position:absolute;left:0;text-align:left;margin-left:0;margin-top:0;width:152.25pt;height:152.25pt;z-index:251665408;mso-position-horizontal:center">
            <v:imagedata r:id="rId457" o:title=""/>
            <w10:wrap type="square"/>
          </v:shape>
          <o:OLEObject Type="Embed" ProgID="CorelDRAW.Graphic.12" ShapeID="_x0000_s1343" DrawAspect="Content" ObjectID="_1587467718" r:id="rId458"/>
        </w:object>
      </w:r>
    </w:p>
    <w:p w14:paraId="4A9EC256" w14:textId="77777777" w:rsidR="0084124E" w:rsidRPr="0084124E" w:rsidRDefault="0084124E" w:rsidP="006F3923">
      <w:pPr>
        <w:jc w:val="both"/>
        <w:rPr>
          <w:noProof/>
          <w:sz w:val="20"/>
          <w:szCs w:val="20"/>
          <w:lang w:val="nl-BE"/>
        </w:rPr>
      </w:pPr>
      <w:r>
        <w:rPr>
          <w:b/>
          <w:noProof/>
          <w:lang w:val="nl-BE"/>
        </w:rPr>
        <w:t xml:space="preserve">+                        </w:t>
      </w:r>
      <w:r w:rsidR="009628E2">
        <w:rPr>
          <w:b/>
          <w:noProof/>
          <w:lang w:val="nl-BE"/>
        </w:rPr>
        <w:t xml:space="preserve"> </w:t>
      </w:r>
      <w:r w:rsidR="009628E2">
        <w:rPr>
          <w:noProof/>
          <w:sz w:val="20"/>
          <w:szCs w:val="20"/>
          <w:lang w:val="nl-BE"/>
        </w:rPr>
        <w:t>0011.12 h8</w:t>
      </w:r>
      <w:r>
        <w:rPr>
          <w:noProof/>
          <w:sz w:val="20"/>
          <w:szCs w:val="20"/>
          <w:lang w:val="nl-BE"/>
        </w:rPr>
        <w:t>a7</w:t>
      </w:r>
    </w:p>
    <w:p w14:paraId="479245B1" w14:textId="77777777" w:rsidR="006F3923" w:rsidRDefault="0084124E" w:rsidP="006F3923">
      <w:pPr>
        <w:jc w:val="both"/>
        <w:rPr>
          <w:noProof/>
          <w:lang w:val="nl-BE"/>
        </w:rPr>
      </w:pPr>
      <w:r>
        <w:rPr>
          <w:b/>
          <w:noProof/>
          <w:lang w:val="nl-BE"/>
        </w:rPr>
        <w:t xml:space="preserve">                 </w:t>
      </w:r>
    </w:p>
    <w:p w14:paraId="51887915" w14:textId="77777777" w:rsidR="0020630A" w:rsidRDefault="000C0633" w:rsidP="006F3923">
      <w:pPr>
        <w:jc w:val="both"/>
        <w:rPr>
          <w:b/>
          <w:sz w:val="20"/>
          <w:szCs w:val="20"/>
          <w:lang w:val="nl-BE"/>
        </w:rPr>
      </w:pPr>
      <w:r>
        <w:rPr>
          <w:sz w:val="20"/>
          <w:szCs w:val="20"/>
          <w:lang w:val="nl-BE"/>
        </w:rPr>
        <w:t xml:space="preserve">Op zoek naar een </w:t>
      </w:r>
      <w:r w:rsidR="0084124E">
        <w:rPr>
          <w:sz w:val="20"/>
          <w:szCs w:val="20"/>
          <w:lang w:val="nl-BE"/>
        </w:rPr>
        <w:t>miniatuurtje</w:t>
      </w:r>
      <w:r>
        <w:rPr>
          <w:sz w:val="20"/>
          <w:szCs w:val="20"/>
          <w:lang w:val="nl-BE"/>
        </w:rPr>
        <w:t xml:space="preserve"> heeft deze versie als</w:t>
      </w:r>
      <w:r w:rsidR="006F3923">
        <w:rPr>
          <w:sz w:val="20"/>
          <w:szCs w:val="20"/>
          <w:lang w:val="nl-BE"/>
        </w:rPr>
        <w:t xml:space="preserve"> oplossing: </w:t>
      </w:r>
      <w:r w:rsidR="006F3923">
        <w:rPr>
          <w:b/>
          <w:sz w:val="20"/>
          <w:szCs w:val="20"/>
          <w:lang w:val="nl-BE"/>
        </w:rPr>
        <w:t>1.Sc8+ Kb7 2.Sd6+ Kc6 3.Se8 Kd5 4.Sf6+ Ke6 5.Sg4 Kd5 6.Se3+ Ke4 7.Sc2 g5</w:t>
      </w:r>
      <w:r w:rsidR="009B519A">
        <w:rPr>
          <w:b/>
          <w:sz w:val="20"/>
          <w:szCs w:val="20"/>
          <w:lang w:val="nl-BE"/>
        </w:rPr>
        <w:t>,</w:t>
      </w:r>
      <w:r w:rsidR="006F3923">
        <w:rPr>
          <w:b/>
          <w:sz w:val="20"/>
          <w:szCs w:val="20"/>
          <w:lang w:val="nl-BE"/>
        </w:rPr>
        <w:t xml:space="preserve"> </w:t>
      </w:r>
    </w:p>
    <w:p w14:paraId="7B99F60A" w14:textId="77777777" w:rsidR="0020630A" w:rsidRDefault="006F3923" w:rsidP="006F3923">
      <w:pPr>
        <w:jc w:val="both"/>
        <w:rPr>
          <w:sz w:val="20"/>
          <w:szCs w:val="20"/>
          <w:lang w:val="nl-BE"/>
        </w:rPr>
      </w:pPr>
      <w:r>
        <w:rPr>
          <w:sz w:val="20"/>
          <w:szCs w:val="20"/>
          <w:lang w:val="nl-BE"/>
        </w:rPr>
        <w:t>en</w:t>
      </w:r>
      <w:r w:rsidR="009D774E">
        <w:rPr>
          <w:sz w:val="20"/>
          <w:szCs w:val="20"/>
          <w:lang w:val="nl-BE"/>
        </w:rPr>
        <w:t xml:space="preserve"> wit wint bijvoorbeeld na</w:t>
      </w:r>
      <w:r w:rsidR="0020630A">
        <w:rPr>
          <w:sz w:val="20"/>
          <w:szCs w:val="20"/>
          <w:lang w:val="nl-BE"/>
        </w:rPr>
        <w:t>:</w:t>
      </w:r>
    </w:p>
    <w:p w14:paraId="5C80CE8C" w14:textId="77777777" w:rsidR="006F3923" w:rsidRDefault="009B519A" w:rsidP="006F3923">
      <w:pPr>
        <w:jc w:val="both"/>
        <w:rPr>
          <w:sz w:val="20"/>
          <w:szCs w:val="20"/>
          <w:lang w:val="nl-BE"/>
        </w:rPr>
      </w:pPr>
      <w:r>
        <w:rPr>
          <w:sz w:val="20"/>
          <w:szCs w:val="20"/>
          <w:lang w:val="nl-BE"/>
        </w:rPr>
        <w:t xml:space="preserve"> </w:t>
      </w:r>
      <w:r w:rsidR="006F3923">
        <w:rPr>
          <w:b/>
          <w:sz w:val="20"/>
          <w:szCs w:val="20"/>
          <w:lang w:val="nl-BE"/>
        </w:rPr>
        <w:t>8.Kg7 g4 9.Kf6 g3</w:t>
      </w:r>
      <w:r w:rsidR="006F3923">
        <w:rPr>
          <w:sz w:val="20"/>
          <w:szCs w:val="20"/>
          <w:lang w:val="nl-BE"/>
        </w:rPr>
        <w:t xml:space="preserve"> </w:t>
      </w:r>
      <w:r w:rsidR="006F3923">
        <w:rPr>
          <w:b/>
          <w:sz w:val="20"/>
          <w:szCs w:val="20"/>
          <w:lang w:val="nl-BE"/>
        </w:rPr>
        <w:t>10.Lxg3 a1D 11.Pxa1 Kxd4</w:t>
      </w:r>
      <w:r w:rsidR="006F3923">
        <w:rPr>
          <w:sz w:val="20"/>
          <w:szCs w:val="20"/>
          <w:lang w:val="nl-BE"/>
        </w:rPr>
        <w:t>.</w:t>
      </w:r>
      <w:r w:rsidR="009D774E">
        <w:rPr>
          <w:sz w:val="20"/>
          <w:szCs w:val="20"/>
          <w:lang w:val="nl-BE"/>
        </w:rPr>
        <w:t xml:space="preserve"> </w:t>
      </w:r>
      <w:r w:rsidR="006F3923">
        <w:rPr>
          <w:sz w:val="20"/>
          <w:szCs w:val="20"/>
          <w:lang w:val="nl-BE"/>
        </w:rPr>
        <w:t>met loper en paard.</w:t>
      </w:r>
    </w:p>
    <w:p w14:paraId="5480C6DF" w14:textId="77777777" w:rsidR="006F3923" w:rsidRDefault="0084124E" w:rsidP="006F3923">
      <w:pPr>
        <w:pStyle w:val="03cOpmerking"/>
        <w:widowControl/>
        <w:spacing w:before="240"/>
        <w:rPr>
          <w:noProof/>
          <w:lang w:val="nl-BE"/>
        </w:rPr>
      </w:pPr>
      <w:r>
        <w:rPr>
          <w:noProof/>
          <w:lang w:val="nl-BE"/>
        </w:rPr>
        <w:t>Doch ik verkies de</w:t>
      </w:r>
      <w:r w:rsidR="006F3923">
        <w:rPr>
          <w:noProof/>
          <w:lang w:val="nl-BE"/>
        </w:rPr>
        <w:t xml:space="preserve"> stelling </w:t>
      </w:r>
      <w:r>
        <w:rPr>
          <w:noProof/>
          <w:lang w:val="nl-BE"/>
        </w:rPr>
        <w:t xml:space="preserve">hier-naast </w:t>
      </w:r>
      <w:r w:rsidR="005A6AD5">
        <w:rPr>
          <w:noProof/>
          <w:lang w:val="nl-BE"/>
        </w:rPr>
        <w:t>om</w:t>
      </w:r>
      <w:r w:rsidR="005A6AD5">
        <w:rPr>
          <w:noProof/>
          <w:lang w:val="nl-BE"/>
        </w:rPr>
        <w:softHyphen/>
        <w:t xml:space="preserve">dat de witte koning </w:t>
      </w:r>
      <w:r w:rsidR="006F3923">
        <w:rPr>
          <w:noProof/>
          <w:lang w:val="nl-BE"/>
        </w:rPr>
        <w:t xml:space="preserve"> reeds op de eerste zet een functie heeft, en het paard</w:t>
      </w:r>
      <w:r w:rsidR="00853834">
        <w:rPr>
          <w:noProof/>
          <w:lang w:val="nl-BE"/>
        </w:rPr>
        <w:t xml:space="preserve"> over </w:t>
      </w:r>
      <w:r w:rsidR="006F3923">
        <w:rPr>
          <w:noProof/>
          <w:lang w:val="nl-BE"/>
        </w:rPr>
        <w:t>negen (9!) con</w:t>
      </w:r>
      <w:r w:rsidR="006F3923">
        <w:rPr>
          <w:noProof/>
          <w:lang w:val="nl-BE"/>
        </w:rPr>
        <w:softHyphen/>
        <w:t>secut</w:t>
      </w:r>
      <w:r w:rsidR="00853834">
        <w:rPr>
          <w:noProof/>
          <w:lang w:val="nl-BE"/>
        </w:rPr>
        <w:t>ieve zetten galoppeert.</w:t>
      </w:r>
    </w:p>
    <w:p w14:paraId="6B5A3612" w14:textId="77777777" w:rsidR="003F00AB" w:rsidRDefault="003F00AB" w:rsidP="003F00AB">
      <w:pPr>
        <w:spacing w:line="190" w:lineRule="exact"/>
        <w:rPr>
          <w:i/>
          <w:noProof/>
          <w:sz w:val="20"/>
          <w:szCs w:val="20"/>
          <w:lang w:val="nl-BE"/>
        </w:rPr>
      </w:pPr>
    </w:p>
    <w:p w14:paraId="7ED9414D" w14:textId="77777777" w:rsidR="006F3923" w:rsidRDefault="006F3923" w:rsidP="003F00AB">
      <w:pPr>
        <w:spacing w:line="190" w:lineRule="exact"/>
        <w:jc w:val="center"/>
        <w:rPr>
          <w:rFonts w:cs="Arial"/>
          <w:b/>
          <w:sz w:val="20"/>
          <w:szCs w:val="20"/>
          <w:lang w:val="nl-BE"/>
        </w:rPr>
      </w:pPr>
      <w:r>
        <w:rPr>
          <w:noProof/>
          <w:lang w:val="nl-BE"/>
        </w:rPr>
        <w:br w:type="page"/>
      </w:r>
      <w:r w:rsidR="00967194">
        <w:rPr>
          <w:rFonts w:cs="Arial"/>
          <w:b/>
          <w:sz w:val="20"/>
          <w:szCs w:val="20"/>
          <w:lang w:val="nl-BE"/>
        </w:rPr>
        <w:lastRenderedPageBreak/>
        <w:t xml:space="preserve">- </w:t>
      </w:r>
      <w:r w:rsidR="00004A2F">
        <w:rPr>
          <w:rFonts w:cs="Arial"/>
          <w:b/>
          <w:sz w:val="20"/>
          <w:szCs w:val="20"/>
          <w:lang w:val="nl-BE"/>
        </w:rPr>
        <w:t>2</w:t>
      </w:r>
      <w:r w:rsidR="006D16AB">
        <w:rPr>
          <w:rFonts w:cs="Arial"/>
          <w:b/>
          <w:sz w:val="20"/>
          <w:szCs w:val="20"/>
          <w:lang w:val="nl-BE"/>
        </w:rPr>
        <w:t>30</w:t>
      </w:r>
      <w:r w:rsidR="00967194">
        <w:rPr>
          <w:rFonts w:cs="Arial"/>
          <w:b/>
          <w:sz w:val="20"/>
          <w:szCs w:val="20"/>
          <w:lang w:val="nl-BE"/>
        </w:rPr>
        <w:t xml:space="preserve"> -</w:t>
      </w:r>
    </w:p>
    <w:p w14:paraId="6FAB3569" w14:textId="77777777" w:rsidR="006F3923" w:rsidRDefault="006F3923" w:rsidP="006F3923">
      <w:pPr>
        <w:spacing w:line="190" w:lineRule="exact"/>
        <w:jc w:val="center"/>
        <w:rPr>
          <w:rFonts w:cs="Arial"/>
          <w:b/>
          <w:sz w:val="20"/>
          <w:szCs w:val="20"/>
          <w:lang w:val="nl-BE"/>
        </w:rPr>
      </w:pPr>
    </w:p>
    <w:p w14:paraId="162CE287"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1990</w:t>
      </w:r>
    </w:p>
    <w:p w14:paraId="52FAFF60" w14:textId="77777777" w:rsidR="006F3923" w:rsidRDefault="006F3923" w:rsidP="006F3923">
      <w:pPr>
        <w:spacing w:line="190" w:lineRule="exact"/>
        <w:jc w:val="center"/>
        <w:rPr>
          <w:rFonts w:cs="Arial"/>
          <w:sz w:val="20"/>
          <w:szCs w:val="20"/>
          <w:lang w:val="nl-BE"/>
        </w:rPr>
      </w:pPr>
    </w:p>
    <w:p w14:paraId="0223F7C5" w14:textId="77777777" w:rsidR="006F3923" w:rsidRDefault="006F3923" w:rsidP="006F3923">
      <w:pPr>
        <w:jc w:val="center"/>
        <w:rPr>
          <w:rFonts w:cs="Arial"/>
          <w:sz w:val="20"/>
          <w:szCs w:val="20"/>
          <w:lang w:val="nl-BE"/>
        </w:rPr>
      </w:pPr>
      <w:r>
        <w:rPr>
          <w:lang w:val="nl-BE"/>
        </w:rPr>
        <w:object w:dxaOrig="4579" w:dyaOrig="4577" w14:anchorId="22F5B5E6">
          <v:shape id="_x0000_i1243" type="#_x0000_t75" style="width:153.4pt;height:154.5pt" o:ole="">
            <v:imagedata r:id="rId459" o:title=""/>
          </v:shape>
          <o:OLEObject Type="Embed" ProgID="CorelDRAW.Graphic.12" ShapeID="_x0000_i1243" DrawAspect="Content" ObjectID="_1587467626" r:id="rId460"/>
        </w:object>
      </w:r>
    </w:p>
    <w:p w14:paraId="38E4F7A4" w14:textId="77777777" w:rsidR="006F3923" w:rsidRDefault="006F3923" w:rsidP="006F3923">
      <w:pPr>
        <w:jc w:val="center"/>
        <w:rPr>
          <w:rFonts w:cs="Arial"/>
          <w:b/>
          <w:sz w:val="20"/>
          <w:szCs w:val="20"/>
          <w:lang w:val="nl-BE"/>
        </w:rPr>
      </w:pPr>
    </w:p>
    <w:p w14:paraId="42FD1576" w14:textId="77777777" w:rsidR="006F3923" w:rsidRDefault="006F3923" w:rsidP="006F3923">
      <w:pPr>
        <w:jc w:val="center"/>
        <w:rPr>
          <w:rFonts w:cs="Arial"/>
          <w:sz w:val="20"/>
          <w:szCs w:val="20"/>
          <w:lang w:val="en-GB"/>
        </w:rPr>
      </w:pPr>
      <w:r>
        <w:rPr>
          <w:rFonts w:cs="Arial"/>
          <w:b/>
          <w:lang w:val="en-GB"/>
        </w:rPr>
        <w:t>+</w:t>
      </w:r>
      <w:r>
        <w:rPr>
          <w:rFonts w:cs="Arial"/>
          <w:sz w:val="20"/>
          <w:szCs w:val="20"/>
          <w:lang w:val="en-GB"/>
        </w:rPr>
        <w:t xml:space="preserve">                              0301.22 g2h6</w:t>
      </w:r>
    </w:p>
    <w:p w14:paraId="022D3A45" w14:textId="77777777" w:rsidR="006F3923" w:rsidRDefault="006F3923" w:rsidP="006F3923">
      <w:pPr>
        <w:jc w:val="both"/>
        <w:rPr>
          <w:rFonts w:cs="Arial"/>
          <w:sz w:val="20"/>
          <w:szCs w:val="20"/>
          <w:lang w:val="en-GB"/>
        </w:rPr>
      </w:pPr>
    </w:p>
    <w:p w14:paraId="1C2119D9" w14:textId="77777777" w:rsidR="006F3923" w:rsidRDefault="006F3923" w:rsidP="006F3923">
      <w:pPr>
        <w:jc w:val="both"/>
        <w:rPr>
          <w:rFonts w:cs="Arial"/>
          <w:sz w:val="20"/>
          <w:szCs w:val="20"/>
          <w:lang w:val="en-GB"/>
        </w:rPr>
      </w:pPr>
      <w:r>
        <w:rPr>
          <w:rFonts w:cs="Arial"/>
          <w:b/>
          <w:sz w:val="20"/>
          <w:szCs w:val="20"/>
          <w:lang w:val="en-GB"/>
        </w:rPr>
        <w:tab/>
        <w:t xml:space="preserve">1.Kf3 </w:t>
      </w:r>
      <w:r>
        <w:rPr>
          <w:rFonts w:cs="Arial"/>
          <w:sz w:val="20"/>
          <w:szCs w:val="20"/>
          <w:lang w:val="en-GB"/>
        </w:rPr>
        <w:t xml:space="preserve"> </w:t>
      </w:r>
    </w:p>
    <w:p w14:paraId="3CE956D4" w14:textId="77777777" w:rsidR="006F3923" w:rsidRDefault="006F3923" w:rsidP="006F3923">
      <w:pPr>
        <w:jc w:val="both"/>
        <w:rPr>
          <w:rFonts w:cs="Arial"/>
          <w:b/>
          <w:i/>
          <w:sz w:val="20"/>
          <w:szCs w:val="20"/>
          <w:lang w:val="en-GB"/>
        </w:rPr>
      </w:pPr>
    </w:p>
    <w:p w14:paraId="5EB4C7F3" w14:textId="77777777" w:rsidR="006F3923" w:rsidRDefault="006F3923" w:rsidP="006F3923">
      <w:pPr>
        <w:jc w:val="both"/>
        <w:rPr>
          <w:rFonts w:cs="Arial"/>
          <w:b/>
          <w:i/>
          <w:sz w:val="20"/>
          <w:szCs w:val="20"/>
          <w:lang w:val="en-GB"/>
        </w:rPr>
      </w:pPr>
      <w:r>
        <w:rPr>
          <w:rFonts w:cs="Arial"/>
          <w:b/>
          <w:i/>
          <w:sz w:val="20"/>
          <w:szCs w:val="20"/>
          <w:lang w:val="en-GB"/>
        </w:rPr>
        <w:t xml:space="preserve">Variant A </w:t>
      </w:r>
    </w:p>
    <w:p w14:paraId="58679350" w14:textId="77777777" w:rsidR="006F3923" w:rsidRDefault="006F3923" w:rsidP="006F3923">
      <w:pPr>
        <w:jc w:val="both"/>
        <w:rPr>
          <w:rFonts w:cs="Arial"/>
          <w:b/>
          <w:sz w:val="20"/>
          <w:szCs w:val="20"/>
          <w:lang w:val="en-GB"/>
        </w:rPr>
      </w:pPr>
      <w:r>
        <w:rPr>
          <w:rFonts w:cs="Arial"/>
          <w:b/>
          <w:sz w:val="20"/>
          <w:szCs w:val="20"/>
          <w:lang w:val="en-GB"/>
        </w:rPr>
        <w:tab/>
        <w:t>1…</w:t>
      </w:r>
      <w:r>
        <w:rPr>
          <w:rFonts w:cs="Arial"/>
          <w:b/>
          <w:sz w:val="20"/>
          <w:szCs w:val="20"/>
          <w:lang w:val="en-GB"/>
        </w:rPr>
        <w:tab/>
      </w:r>
      <w:r>
        <w:rPr>
          <w:rFonts w:cs="Arial"/>
          <w:b/>
          <w:sz w:val="20"/>
          <w:szCs w:val="20"/>
          <w:lang w:val="en-GB"/>
        </w:rPr>
        <w:tab/>
        <w:t xml:space="preserve">Tb3+ </w:t>
      </w:r>
    </w:p>
    <w:p w14:paraId="188B3C55" w14:textId="77777777" w:rsidR="006F3923" w:rsidRDefault="006F3923" w:rsidP="006F3923">
      <w:pPr>
        <w:jc w:val="both"/>
        <w:rPr>
          <w:rFonts w:cs="Arial"/>
          <w:b/>
          <w:sz w:val="20"/>
          <w:szCs w:val="20"/>
          <w:lang w:val="en-GB"/>
        </w:rPr>
      </w:pPr>
      <w:r>
        <w:rPr>
          <w:rFonts w:cs="Arial"/>
          <w:b/>
          <w:sz w:val="20"/>
          <w:szCs w:val="20"/>
          <w:lang w:val="en-GB"/>
        </w:rPr>
        <w:tab/>
        <w:t xml:space="preserve">2.Ke2 </w:t>
      </w:r>
      <w:r>
        <w:rPr>
          <w:rFonts w:cs="Arial"/>
          <w:b/>
          <w:sz w:val="20"/>
          <w:szCs w:val="20"/>
          <w:lang w:val="en-GB"/>
        </w:rPr>
        <w:tab/>
      </w:r>
      <w:r>
        <w:rPr>
          <w:rFonts w:cs="Arial"/>
          <w:b/>
          <w:sz w:val="20"/>
          <w:szCs w:val="20"/>
          <w:lang w:val="en-GB"/>
        </w:rPr>
        <w:tab/>
        <w:t xml:space="preserve">Tc3 </w:t>
      </w:r>
    </w:p>
    <w:p w14:paraId="30963B4F" w14:textId="77777777" w:rsidR="006F3923" w:rsidRDefault="006F3923" w:rsidP="006F3923">
      <w:pPr>
        <w:jc w:val="both"/>
        <w:rPr>
          <w:rFonts w:cs="Arial"/>
          <w:sz w:val="20"/>
          <w:szCs w:val="20"/>
          <w:lang w:val="en-GB"/>
        </w:rPr>
      </w:pPr>
      <w:r>
        <w:rPr>
          <w:rFonts w:cs="Arial"/>
          <w:sz w:val="20"/>
          <w:szCs w:val="20"/>
          <w:lang w:val="en-GB"/>
        </w:rPr>
        <w:t xml:space="preserve">2…Tb2+? 3.Kd1 Tb1+ 4.Kc2 </w:t>
      </w:r>
    </w:p>
    <w:p w14:paraId="0E6E028B" w14:textId="77777777" w:rsidR="006F3923" w:rsidRDefault="006F3923" w:rsidP="006F3923">
      <w:pPr>
        <w:jc w:val="both"/>
        <w:rPr>
          <w:rFonts w:cs="Arial"/>
          <w:b/>
          <w:sz w:val="20"/>
          <w:szCs w:val="20"/>
          <w:lang w:val="nl-BE"/>
        </w:rPr>
      </w:pPr>
      <w:r>
        <w:rPr>
          <w:rFonts w:cs="Arial"/>
          <w:b/>
          <w:sz w:val="20"/>
          <w:szCs w:val="20"/>
          <w:lang w:val="en-GB"/>
        </w:rPr>
        <w:tab/>
      </w:r>
      <w:r>
        <w:rPr>
          <w:rFonts w:cs="Arial"/>
          <w:b/>
          <w:sz w:val="20"/>
          <w:szCs w:val="20"/>
          <w:lang w:val="nl-BE"/>
        </w:rPr>
        <w:t xml:space="preserve">3.Pxf5+ </w:t>
      </w:r>
      <w:r>
        <w:rPr>
          <w:rFonts w:cs="Arial"/>
          <w:b/>
          <w:sz w:val="20"/>
          <w:szCs w:val="20"/>
          <w:lang w:val="nl-BE"/>
        </w:rPr>
        <w:tab/>
        <w:t xml:space="preserve">Kg5 </w:t>
      </w:r>
    </w:p>
    <w:p w14:paraId="2D6454DB" w14:textId="77777777" w:rsidR="006F3923" w:rsidRDefault="006F3923" w:rsidP="006F3923">
      <w:pPr>
        <w:jc w:val="both"/>
        <w:rPr>
          <w:rFonts w:cs="Arial"/>
          <w:sz w:val="20"/>
          <w:szCs w:val="20"/>
          <w:lang w:val="nl-BE"/>
        </w:rPr>
      </w:pPr>
      <w:r>
        <w:rPr>
          <w:rFonts w:cs="Arial"/>
          <w:sz w:val="20"/>
          <w:szCs w:val="20"/>
          <w:lang w:val="nl-BE"/>
        </w:rPr>
        <w:t xml:space="preserve">Niet goed is: </w:t>
      </w:r>
    </w:p>
    <w:p w14:paraId="7D181E89" w14:textId="77777777" w:rsidR="006F3923" w:rsidRDefault="006F3923" w:rsidP="00586E21">
      <w:pPr>
        <w:numPr>
          <w:ilvl w:val="0"/>
          <w:numId w:val="110"/>
        </w:numPr>
        <w:jc w:val="both"/>
        <w:rPr>
          <w:rFonts w:cs="Arial"/>
          <w:sz w:val="20"/>
          <w:szCs w:val="20"/>
          <w:lang w:val="nl-BE"/>
        </w:rPr>
      </w:pPr>
      <w:r>
        <w:rPr>
          <w:rFonts w:cs="Arial"/>
          <w:sz w:val="20"/>
          <w:szCs w:val="20"/>
          <w:lang w:val="nl-BE"/>
        </w:rPr>
        <w:t xml:space="preserve">3…Kg6? 4.c8D Txc8 </w:t>
      </w:r>
      <w:r w:rsidR="003F343D">
        <w:rPr>
          <w:rFonts w:cs="Arial"/>
          <w:sz w:val="20"/>
          <w:szCs w:val="20"/>
          <w:lang w:val="nl-BE"/>
        </w:rPr>
        <w:t>5.Pe7+ en 6.Pxc8. En</w:t>
      </w:r>
      <w:r>
        <w:rPr>
          <w:rFonts w:cs="Arial"/>
          <w:sz w:val="20"/>
          <w:szCs w:val="20"/>
          <w:lang w:val="nl-BE"/>
        </w:rPr>
        <w:t xml:space="preserve"> na </w:t>
      </w:r>
    </w:p>
    <w:p w14:paraId="21586AD4" w14:textId="77777777" w:rsidR="006F3923" w:rsidRPr="003F343D" w:rsidRDefault="003F343D" w:rsidP="00586E21">
      <w:pPr>
        <w:numPr>
          <w:ilvl w:val="0"/>
          <w:numId w:val="110"/>
        </w:numPr>
        <w:jc w:val="both"/>
        <w:rPr>
          <w:rFonts w:cs="Arial"/>
          <w:sz w:val="20"/>
          <w:szCs w:val="20"/>
          <w:lang w:val="en-GB"/>
        </w:rPr>
      </w:pPr>
      <w:r>
        <w:rPr>
          <w:rFonts w:cs="Arial"/>
          <w:sz w:val="20"/>
          <w:szCs w:val="20"/>
          <w:lang w:val="nl-BE"/>
        </w:rPr>
        <w:t xml:space="preserve">3…Kh5?  4.Pg7+ Kg6 </w:t>
      </w:r>
      <w:r w:rsidR="006F3923">
        <w:rPr>
          <w:rFonts w:cs="Arial"/>
          <w:sz w:val="20"/>
          <w:szCs w:val="20"/>
          <w:lang w:val="nl-BE"/>
        </w:rPr>
        <w:t>5.Pe6</w:t>
      </w:r>
      <w:r>
        <w:rPr>
          <w:rFonts w:cs="Arial"/>
          <w:sz w:val="20"/>
          <w:szCs w:val="20"/>
          <w:lang w:val="nl-BE"/>
        </w:rPr>
        <w:t xml:space="preserve"> </w:t>
      </w:r>
      <w:r>
        <w:rPr>
          <w:rFonts w:cs="Arial"/>
          <w:i/>
          <w:sz w:val="20"/>
          <w:szCs w:val="20"/>
          <w:lang w:val="nl-BE"/>
        </w:rPr>
        <w:t xml:space="preserve">(dreigt 6.Pc5.) </w:t>
      </w:r>
      <w:r w:rsidRPr="003F343D">
        <w:rPr>
          <w:rFonts w:cs="Arial"/>
          <w:i/>
          <w:sz w:val="20"/>
          <w:szCs w:val="20"/>
          <w:lang w:val="en-GB"/>
        </w:rPr>
        <w:t>5…</w:t>
      </w:r>
      <w:r w:rsidR="006F3923" w:rsidRPr="003F343D">
        <w:rPr>
          <w:rFonts w:cs="Arial"/>
          <w:sz w:val="20"/>
          <w:szCs w:val="20"/>
          <w:lang w:val="en-GB"/>
        </w:rPr>
        <w:t>Tc6 6.b5 Txe6+ 7.Kd3 Te8 8.b6 Tc8 9.b7 Txc7 10.b8D</w:t>
      </w:r>
      <w:r w:rsidRPr="003F343D">
        <w:rPr>
          <w:rFonts w:cs="Arial"/>
          <w:sz w:val="20"/>
          <w:szCs w:val="20"/>
          <w:lang w:val="en-GB"/>
        </w:rPr>
        <w:t>, wint wit.</w:t>
      </w:r>
      <w:r w:rsidR="006F3923" w:rsidRPr="003F343D">
        <w:rPr>
          <w:rFonts w:cs="Arial"/>
          <w:sz w:val="20"/>
          <w:szCs w:val="20"/>
          <w:lang w:val="en-GB"/>
        </w:rPr>
        <w:t xml:space="preserve"> </w:t>
      </w:r>
    </w:p>
    <w:p w14:paraId="580700A2" w14:textId="77777777" w:rsidR="006F3923" w:rsidRDefault="006F3923" w:rsidP="006F3923">
      <w:pPr>
        <w:jc w:val="both"/>
        <w:rPr>
          <w:rFonts w:cs="Arial"/>
          <w:b/>
          <w:sz w:val="20"/>
          <w:szCs w:val="20"/>
          <w:lang w:val="nl-BE"/>
        </w:rPr>
      </w:pPr>
      <w:r w:rsidRPr="003F343D">
        <w:rPr>
          <w:rFonts w:cs="Arial"/>
          <w:b/>
          <w:sz w:val="20"/>
          <w:szCs w:val="20"/>
          <w:lang w:val="en-GB"/>
        </w:rPr>
        <w:tab/>
      </w:r>
      <w:r>
        <w:rPr>
          <w:rFonts w:cs="Arial"/>
          <w:b/>
          <w:sz w:val="20"/>
          <w:szCs w:val="20"/>
          <w:lang w:val="nl-BE"/>
        </w:rPr>
        <w:t xml:space="preserve">4.Pg7 </w:t>
      </w:r>
    </w:p>
    <w:p w14:paraId="1FB03AD8" w14:textId="77777777" w:rsidR="0067405E" w:rsidRDefault="008D1643" w:rsidP="006F3923">
      <w:pPr>
        <w:rPr>
          <w:rFonts w:cs="Arial"/>
          <w:sz w:val="20"/>
          <w:szCs w:val="20"/>
          <w:lang w:val="nl-BE"/>
        </w:rPr>
      </w:pPr>
      <w:r>
        <w:rPr>
          <w:rFonts w:cs="Arial"/>
          <w:sz w:val="20"/>
          <w:szCs w:val="20"/>
          <w:lang w:val="nl-BE"/>
        </w:rPr>
        <w:t>Dit is de goede voortzetting!</w:t>
      </w:r>
      <w:r w:rsidR="0067405E">
        <w:rPr>
          <w:rFonts w:cs="Arial"/>
          <w:sz w:val="20"/>
          <w:szCs w:val="20"/>
          <w:lang w:val="nl-BE"/>
        </w:rPr>
        <w:t xml:space="preserve"> </w:t>
      </w:r>
    </w:p>
    <w:p w14:paraId="46CE2AD6" w14:textId="77777777" w:rsidR="0067405E" w:rsidRDefault="0067405E" w:rsidP="006F3923">
      <w:pPr>
        <w:rPr>
          <w:rFonts w:cs="Arial"/>
          <w:sz w:val="20"/>
          <w:szCs w:val="20"/>
          <w:lang w:val="nl-BE"/>
        </w:rPr>
      </w:pPr>
    </w:p>
    <w:p w14:paraId="6E4E40AF" w14:textId="77777777" w:rsidR="0067405E" w:rsidRDefault="0067405E" w:rsidP="006F3923">
      <w:pPr>
        <w:rPr>
          <w:rFonts w:cs="Arial"/>
          <w:sz w:val="20"/>
          <w:szCs w:val="20"/>
          <w:lang w:val="nl-BE"/>
        </w:rPr>
      </w:pPr>
    </w:p>
    <w:p w14:paraId="4B147DD3" w14:textId="77777777" w:rsidR="0067405E" w:rsidRDefault="0067405E" w:rsidP="006F3923">
      <w:pPr>
        <w:rPr>
          <w:rFonts w:cs="Arial"/>
          <w:sz w:val="20"/>
          <w:szCs w:val="20"/>
          <w:lang w:val="nl-BE"/>
        </w:rPr>
      </w:pPr>
    </w:p>
    <w:p w14:paraId="6C2BD20E" w14:textId="77777777" w:rsidR="0067405E" w:rsidRDefault="0067405E" w:rsidP="006F3923">
      <w:pPr>
        <w:rPr>
          <w:rFonts w:cs="Arial"/>
          <w:sz w:val="20"/>
          <w:szCs w:val="20"/>
          <w:lang w:val="nl-BE"/>
        </w:rPr>
      </w:pPr>
    </w:p>
    <w:p w14:paraId="68264B16" w14:textId="77777777" w:rsidR="0067405E" w:rsidRDefault="0067405E" w:rsidP="006F3923">
      <w:pPr>
        <w:rPr>
          <w:rFonts w:cs="Arial"/>
          <w:sz w:val="20"/>
          <w:szCs w:val="20"/>
          <w:lang w:val="nl-BE"/>
        </w:rPr>
      </w:pPr>
    </w:p>
    <w:p w14:paraId="201B6954" w14:textId="77777777" w:rsidR="0067405E" w:rsidRDefault="0067405E" w:rsidP="006F3923">
      <w:pPr>
        <w:rPr>
          <w:rFonts w:cs="Arial"/>
          <w:sz w:val="20"/>
          <w:szCs w:val="20"/>
          <w:lang w:val="nl-BE"/>
        </w:rPr>
      </w:pPr>
    </w:p>
    <w:p w14:paraId="56A4894A" w14:textId="77777777" w:rsidR="00051EFD" w:rsidRDefault="00051EFD" w:rsidP="006F3923">
      <w:pPr>
        <w:rPr>
          <w:rFonts w:cs="Arial"/>
          <w:sz w:val="20"/>
          <w:szCs w:val="20"/>
          <w:lang w:val="nl-BE"/>
        </w:rPr>
      </w:pPr>
    </w:p>
    <w:p w14:paraId="0133CA8E" w14:textId="77777777" w:rsidR="00BC0E28" w:rsidRDefault="00BC0E28" w:rsidP="006F3923">
      <w:pPr>
        <w:rPr>
          <w:rFonts w:cs="Arial"/>
          <w:sz w:val="20"/>
          <w:szCs w:val="20"/>
          <w:lang w:val="nl-BE"/>
        </w:rPr>
      </w:pPr>
    </w:p>
    <w:p w14:paraId="3AEE67ED" w14:textId="77777777" w:rsidR="00995C39" w:rsidRDefault="00995C39" w:rsidP="0067405E">
      <w:pPr>
        <w:jc w:val="both"/>
        <w:rPr>
          <w:rFonts w:cs="Arial"/>
          <w:sz w:val="20"/>
          <w:szCs w:val="20"/>
          <w:lang w:val="nl-BE"/>
        </w:rPr>
      </w:pPr>
    </w:p>
    <w:p w14:paraId="6715CDBB" w14:textId="77777777" w:rsidR="006F3923" w:rsidRDefault="0067405E" w:rsidP="0067405E">
      <w:pPr>
        <w:jc w:val="both"/>
        <w:rPr>
          <w:rFonts w:cs="Arial"/>
          <w:i/>
          <w:sz w:val="20"/>
          <w:szCs w:val="20"/>
          <w:lang w:val="nl-BE"/>
        </w:rPr>
      </w:pPr>
      <w:r>
        <w:rPr>
          <w:rFonts w:cs="Arial"/>
          <w:sz w:val="20"/>
          <w:szCs w:val="20"/>
          <w:lang w:val="nl-BE"/>
        </w:rPr>
        <w:t>W</w:t>
      </w:r>
      <w:r w:rsidR="006F3923">
        <w:rPr>
          <w:rFonts w:cs="Arial"/>
          <w:sz w:val="20"/>
          <w:szCs w:val="20"/>
          <w:lang w:val="nl-BE"/>
        </w:rPr>
        <w:t>ant 4.Pd4?, met dezelfde vork</w:t>
      </w:r>
      <w:r>
        <w:rPr>
          <w:rFonts w:cs="Arial"/>
          <w:sz w:val="20"/>
          <w:szCs w:val="20"/>
          <w:lang w:val="nl-BE"/>
        </w:rPr>
        <w:t>-</w:t>
      </w:r>
      <w:r w:rsidR="006F3923">
        <w:rPr>
          <w:rFonts w:cs="Arial"/>
          <w:sz w:val="20"/>
          <w:szCs w:val="20"/>
          <w:lang w:val="nl-BE"/>
        </w:rPr>
        <w:t xml:space="preserve">dreiging op e6, faalt na 4…Kf6 5.Pb5 Tc2+ </w:t>
      </w:r>
      <w:r>
        <w:rPr>
          <w:rFonts w:cs="Arial"/>
          <w:i/>
          <w:sz w:val="20"/>
          <w:szCs w:val="20"/>
          <w:lang w:val="nl-BE"/>
        </w:rPr>
        <w:t xml:space="preserve">(5…Tc6 6.Pd6 Txc7 7.Pe8+ en </w:t>
      </w:r>
      <w:r w:rsidR="006F3923" w:rsidRPr="0067405E">
        <w:rPr>
          <w:rFonts w:cs="Arial"/>
          <w:i/>
          <w:sz w:val="20"/>
          <w:szCs w:val="20"/>
          <w:lang w:val="nl-BE"/>
        </w:rPr>
        <w:t xml:space="preserve">8.Pxc7) </w:t>
      </w:r>
      <w:r w:rsidR="006F3923" w:rsidRPr="0067405E">
        <w:rPr>
          <w:rFonts w:cs="Arial"/>
          <w:sz w:val="20"/>
          <w:szCs w:val="20"/>
          <w:lang w:val="nl-BE"/>
        </w:rPr>
        <w:t xml:space="preserve">6.Kd3 Tc6 </w:t>
      </w:r>
      <w:r w:rsidR="006F3923" w:rsidRPr="0067405E">
        <w:rPr>
          <w:rFonts w:cs="Arial"/>
          <w:i/>
          <w:sz w:val="20"/>
          <w:szCs w:val="20"/>
          <w:lang w:val="nl-BE"/>
        </w:rPr>
        <w:t>(6…Tc1 7.Pc3)</w:t>
      </w:r>
      <w:r>
        <w:rPr>
          <w:rFonts w:cs="Arial"/>
          <w:i/>
          <w:sz w:val="20"/>
          <w:szCs w:val="20"/>
          <w:lang w:val="nl-BE"/>
        </w:rPr>
        <w:t xml:space="preserve"> </w:t>
      </w:r>
      <w:r w:rsidR="006F3923">
        <w:rPr>
          <w:rFonts w:cs="Arial"/>
          <w:sz w:val="20"/>
          <w:szCs w:val="20"/>
          <w:lang w:val="nl-BE"/>
        </w:rPr>
        <w:t xml:space="preserve">7.Ke4 </w:t>
      </w:r>
      <w:r w:rsidR="006F3923">
        <w:rPr>
          <w:rFonts w:cs="Arial"/>
          <w:i/>
          <w:sz w:val="20"/>
          <w:szCs w:val="20"/>
          <w:lang w:val="nl-BE"/>
        </w:rPr>
        <w:t xml:space="preserve">(Belet nog even 7…Ke6 wegens de vork op d4) </w:t>
      </w:r>
      <w:r w:rsidR="003F343D">
        <w:rPr>
          <w:rFonts w:cs="Arial"/>
          <w:sz w:val="20"/>
          <w:szCs w:val="20"/>
          <w:lang w:val="nl-BE"/>
        </w:rPr>
        <w:t>7…Ke7 8.Kd5 Kd7. En h</w:t>
      </w:r>
      <w:r w:rsidR="006F3923">
        <w:rPr>
          <w:rFonts w:cs="Arial"/>
          <w:sz w:val="20"/>
          <w:szCs w:val="20"/>
          <w:lang w:val="nl-BE"/>
        </w:rPr>
        <w:t xml:space="preserve">et blijft remise. </w:t>
      </w:r>
    </w:p>
    <w:p w14:paraId="4A82740C" w14:textId="77777777" w:rsidR="006F3923" w:rsidRDefault="006F3923" w:rsidP="006F3923">
      <w:pPr>
        <w:jc w:val="both"/>
        <w:rPr>
          <w:rFonts w:cs="Arial"/>
          <w:b/>
          <w:sz w:val="20"/>
          <w:szCs w:val="20"/>
          <w:lang w:val="nl-BE"/>
        </w:rPr>
      </w:pPr>
      <w:r>
        <w:rPr>
          <w:rFonts w:cs="Arial"/>
          <w:b/>
          <w:sz w:val="20"/>
          <w:szCs w:val="20"/>
          <w:lang w:val="nl-BE"/>
        </w:rPr>
        <w:t xml:space="preserve">             4…</w:t>
      </w:r>
      <w:r>
        <w:rPr>
          <w:rFonts w:cs="Arial"/>
          <w:b/>
          <w:sz w:val="20"/>
          <w:szCs w:val="20"/>
          <w:lang w:val="nl-BE"/>
        </w:rPr>
        <w:tab/>
      </w:r>
      <w:r>
        <w:rPr>
          <w:rFonts w:cs="Arial"/>
          <w:b/>
          <w:sz w:val="20"/>
          <w:szCs w:val="20"/>
          <w:lang w:val="nl-BE"/>
        </w:rPr>
        <w:tab/>
        <w:t xml:space="preserve">Kf6 </w:t>
      </w:r>
    </w:p>
    <w:p w14:paraId="09AAC688" w14:textId="77777777" w:rsidR="007A00D1" w:rsidRDefault="006F3923" w:rsidP="006F3923">
      <w:pPr>
        <w:jc w:val="both"/>
        <w:rPr>
          <w:rFonts w:cs="Arial"/>
          <w:b/>
          <w:sz w:val="20"/>
          <w:szCs w:val="20"/>
          <w:lang w:val="nl-BE"/>
        </w:rPr>
      </w:pPr>
      <w:r>
        <w:rPr>
          <w:rFonts w:cs="Arial"/>
          <w:b/>
          <w:sz w:val="20"/>
          <w:szCs w:val="20"/>
          <w:lang w:val="nl-BE"/>
        </w:rPr>
        <w:t xml:space="preserve">             5.b5</w:t>
      </w:r>
    </w:p>
    <w:p w14:paraId="778EFE88" w14:textId="77777777" w:rsidR="008D1643" w:rsidRPr="008D1643" w:rsidRDefault="0096064D" w:rsidP="006F3923">
      <w:pPr>
        <w:jc w:val="both"/>
        <w:rPr>
          <w:rFonts w:cs="Arial"/>
          <w:sz w:val="20"/>
          <w:szCs w:val="20"/>
          <w:lang w:val="nl-BE"/>
        </w:rPr>
      </w:pPr>
      <w:r>
        <w:rPr>
          <w:rFonts w:cs="Arial"/>
          <w:sz w:val="20"/>
          <w:szCs w:val="20"/>
          <w:lang w:val="nl-BE"/>
        </w:rPr>
        <w:t>En niet:</w:t>
      </w:r>
      <w:r w:rsidR="007A00D1" w:rsidRPr="008D1643">
        <w:rPr>
          <w:rFonts w:cs="Arial"/>
          <w:sz w:val="20"/>
          <w:szCs w:val="20"/>
          <w:lang w:val="nl-BE"/>
        </w:rPr>
        <w:t>5</w:t>
      </w:r>
      <w:r w:rsidR="007A00D1" w:rsidRPr="008D1643">
        <w:rPr>
          <w:rFonts w:cs="Arial"/>
          <w:i/>
          <w:sz w:val="20"/>
          <w:szCs w:val="20"/>
          <w:lang w:val="nl-BE"/>
        </w:rPr>
        <w:t>.</w:t>
      </w:r>
      <w:r w:rsidR="007A00D1" w:rsidRPr="008D1643">
        <w:rPr>
          <w:rFonts w:cs="Arial"/>
          <w:sz w:val="20"/>
          <w:szCs w:val="20"/>
          <w:lang w:val="nl-BE"/>
        </w:rPr>
        <w:t>Pe8+? Ke7</w:t>
      </w:r>
      <w:r>
        <w:rPr>
          <w:rFonts w:cs="Arial"/>
          <w:sz w:val="20"/>
          <w:szCs w:val="20"/>
          <w:lang w:val="nl-BE"/>
        </w:rPr>
        <w:t xml:space="preserve"> met:</w:t>
      </w:r>
      <w:r w:rsidR="007A00D1" w:rsidRPr="008D1643">
        <w:rPr>
          <w:rFonts w:cs="Arial"/>
          <w:sz w:val="20"/>
          <w:szCs w:val="20"/>
          <w:lang w:val="nl-BE"/>
        </w:rPr>
        <w:t xml:space="preserve"> </w:t>
      </w:r>
    </w:p>
    <w:p w14:paraId="43C7B146" w14:textId="77777777" w:rsidR="008D1643" w:rsidRPr="008D1643" w:rsidRDefault="008D1643" w:rsidP="006F3923">
      <w:pPr>
        <w:jc w:val="both"/>
        <w:rPr>
          <w:rFonts w:cs="Arial"/>
          <w:sz w:val="20"/>
          <w:szCs w:val="20"/>
          <w:lang w:val="nl-BE"/>
        </w:rPr>
      </w:pPr>
      <w:r w:rsidRPr="008D1643">
        <w:rPr>
          <w:rFonts w:cs="Arial"/>
          <w:i/>
          <w:sz w:val="20"/>
          <w:szCs w:val="20"/>
          <w:lang w:val="nl-BE"/>
        </w:rPr>
        <w:t xml:space="preserve">a)  </w:t>
      </w:r>
      <w:r w:rsidRPr="008D1643">
        <w:rPr>
          <w:rFonts w:cs="Arial"/>
          <w:sz w:val="20"/>
          <w:szCs w:val="20"/>
          <w:lang w:val="nl-BE"/>
        </w:rPr>
        <w:t xml:space="preserve">6.Kd2 Kc4 7.Kd3 </w:t>
      </w:r>
      <w:r w:rsidR="007A00D1" w:rsidRPr="008D1643">
        <w:rPr>
          <w:rFonts w:cs="Arial"/>
          <w:sz w:val="20"/>
          <w:szCs w:val="20"/>
          <w:lang w:val="nl-BE"/>
        </w:rPr>
        <w:t>Tc1 8.Kd2</w:t>
      </w:r>
      <w:r w:rsidRPr="008D1643">
        <w:rPr>
          <w:rFonts w:cs="Arial"/>
          <w:sz w:val="20"/>
          <w:szCs w:val="20"/>
          <w:lang w:val="nl-BE"/>
        </w:rPr>
        <w:t xml:space="preserve"> en</w:t>
      </w:r>
    </w:p>
    <w:p w14:paraId="5EE8ACA9" w14:textId="77777777" w:rsidR="007A00D1" w:rsidRDefault="008D1643" w:rsidP="006F3923">
      <w:pPr>
        <w:jc w:val="both"/>
        <w:rPr>
          <w:rFonts w:cs="Arial"/>
          <w:sz w:val="20"/>
          <w:szCs w:val="20"/>
          <w:lang w:val="nl-BE"/>
        </w:rPr>
      </w:pPr>
      <w:r w:rsidRPr="008D1643">
        <w:rPr>
          <w:rFonts w:cs="Arial"/>
          <w:sz w:val="20"/>
          <w:szCs w:val="20"/>
          <w:lang w:val="nl-BE"/>
        </w:rPr>
        <w:t xml:space="preserve">     </w:t>
      </w:r>
      <w:r w:rsidR="0096064D">
        <w:rPr>
          <w:rFonts w:cs="Arial"/>
          <w:sz w:val="20"/>
          <w:szCs w:val="20"/>
          <w:lang w:val="nl-BE"/>
        </w:rPr>
        <w:t>Kxe8 9.K</w:t>
      </w:r>
      <w:r>
        <w:rPr>
          <w:rFonts w:cs="Arial"/>
          <w:sz w:val="20"/>
          <w:szCs w:val="20"/>
          <w:lang w:val="nl-BE"/>
        </w:rPr>
        <w:t xml:space="preserve">xc1 Kd7 met </w:t>
      </w:r>
      <w:r w:rsidR="007A00D1">
        <w:rPr>
          <w:rFonts w:cs="Arial"/>
          <w:sz w:val="20"/>
          <w:szCs w:val="20"/>
          <w:lang w:val="nl-BE"/>
        </w:rPr>
        <w:t>remise.</w:t>
      </w:r>
    </w:p>
    <w:p w14:paraId="1F34AE42" w14:textId="77777777" w:rsidR="008D1643" w:rsidRDefault="007A00D1" w:rsidP="006F3923">
      <w:pPr>
        <w:jc w:val="both"/>
        <w:rPr>
          <w:rFonts w:cs="Arial"/>
          <w:sz w:val="20"/>
          <w:szCs w:val="20"/>
          <w:lang w:val="nl-BE"/>
        </w:rPr>
      </w:pPr>
      <w:r>
        <w:rPr>
          <w:rFonts w:cs="Arial"/>
          <w:i/>
          <w:sz w:val="20"/>
          <w:szCs w:val="20"/>
          <w:lang w:val="nl-BE"/>
        </w:rPr>
        <w:t xml:space="preserve">b)  </w:t>
      </w:r>
      <w:r w:rsidR="008D1643">
        <w:rPr>
          <w:rFonts w:cs="Arial"/>
          <w:sz w:val="20"/>
          <w:szCs w:val="20"/>
          <w:lang w:val="nl-BE"/>
        </w:rPr>
        <w:t>6.b5 Kxe8 7.b6 Kd7 8.Kd2 Tb3</w:t>
      </w:r>
    </w:p>
    <w:p w14:paraId="430DCBCE" w14:textId="77777777" w:rsidR="007A00D1" w:rsidRPr="008D1643" w:rsidRDefault="007A00D1" w:rsidP="006F3923">
      <w:pPr>
        <w:jc w:val="both"/>
        <w:rPr>
          <w:rFonts w:cs="Arial"/>
          <w:sz w:val="20"/>
          <w:szCs w:val="20"/>
          <w:lang w:val="nl-BE"/>
        </w:rPr>
      </w:pPr>
      <w:r w:rsidRPr="007A00D1">
        <w:rPr>
          <w:rFonts w:cs="Arial"/>
          <w:i/>
          <w:sz w:val="20"/>
          <w:szCs w:val="20"/>
          <w:lang w:val="nl-BE"/>
        </w:rPr>
        <w:t xml:space="preserve">  </w:t>
      </w:r>
      <w:r w:rsidR="007D0760">
        <w:rPr>
          <w:rFonts w:cs="Arial"/>
          <w:sz w:val="20"/>
          <w:szCs w:val="20"/>
          <w:lang w:val="nl-BE"/>
        </w:rPr>
        <w:t xml:space="preserve">   </w:t>
      </w:r>
      <w:r w:rsidR="008D1643">
        <w:rPr>
          <w:rFonts w:cs="Arial"/>
          <w:sz w:val="20"/>
          <w:szCs w:val="20"/>
          <w:lang w:val="nl-BE"/>
        </w:rPr>
        <w:t>en ook geen winst.</w:t>
      </w:r>
    </w:p>
    <w:p w14:paraId="03506FA9" w14:textId="77777777" w:rsidR="006F3923" w:rsidRDefault="008D1643" w:rsidP="008D1643">
      <w:pPr>
        <w:ind w:firstLine="708"/>
        <w:jc w:val="both"/>
        <w:rPr>
          <w:rFonts w:cs="Arial"/>
          <w:b/>
          <w:sz w:val="20"/>
          <w:szCs w:val="20"/>
          <w:lang w:val="nl-BE"/>
        </w:rPr>
      </w:pPr>
      <w:r>
        <w:rPr>
          <w:rFonts w:cs="Arial"/>
          <w:b/>
          <w:sz w:val="20"/>
          <w:szCs w:val="20"/>
          <w:lang w:val="nl-BE"/>
        </w:rPr>
        <w:t>5…</w:t>
      </w:r>
      <w:r>
        <w:rPr>
          <w:rFonts w:cs="Arial"/>
          <w:b/>
          <w:sz w:val="20"/>
          <w:szCs w:val="20"/>
          <w:lang w:val="nl-BE"/>
        </w:rPr>
        <w:tab/>
      </w:r>
      <w:r>
        <w:rPr>
          <w:rFonts w:cs="Arial"/>
          <w:b/>
          <w:sz w:val="20"/>
          <w:szCs w:val="20"/>
          <w:lang w:val="nl-BE"/>
        </w:rPr>
        <w:tab/>
      </w:r>
      <w:r w:rsidR="006F3923">
        <w:rPr>
          <w:rFonts w:cs="Arial"/>
          <w:b/>
          <w:sz w:val="20"/>
          <w:szCs w:val="20"/>
          <w:lang w:val="nl-BE"/>
        </w:rPr>
        <w:t xml:space="preserve">Ke7 </w:t>
      </w:r>
    </w:p>
    <w:p w14:paraId="3FD8675C" w14:textId="77777777" w:rsidR="00D720AF" w:rsidRDefault="006F3923" w:rsidP="00586E21">
      <w:pPr>
        <w:numPr>
          <w:ilvl w:val="0"/>
          <w:numId w:val="195"/>
        </w:numPr>
        <w:jc w:val="both"/>
        <w:rPr>
          <w:rFonts w:cs="Arial"/>
          <w:sz w:val="20"/>
          <w:szCs w:val="20"/>
          <w:lang w:val="nl-BE"/>
        </w:rPr>
      </w:pPr>
      <w:r>
        <w:rPr>
          <w:rFonts w:cs="Arial"/>
          <w:sz w:val="20"/>
          <w:szCs w:val="20"/>
          <w:lang w:val="nl-BE"/>
        </w:rPr>
        <w:t xml:space="preserve">5…Kxg7? 6.b6, enzovoort, of </w:t>
      </w:r>
    </w:p>
    <w:p w14:paraId="6C01FA68" w14:textId="77777777" w:rsidR="006F3923" w:rsidRDefault="006F3923" w:rsidP="00586E21">
      <w:pPr>
        <w:numPr>
          <w:ilvl w:val="0"/>
          <w:numId w:val="195"/>
        </w:numPr>
        <w:jc w:val="both"/>
        <w:rPr>
          <w:rFonts w:cs="Arial"/>
          <w:sz w:val="20"/>
          <w:szCs w:val="20"/>
          <w:lang w:val="nl-BE"/>
        </w:rPr>
      </w:pPr>
      <w:r>
        <w:rPr>
          <w:rFonts w:cs="Arial"/>
          <w:sz w:val="20"/>
          <w:szCs w:val="20"/>
          <w:lang w:val="nl-BE"/>
        </w:rPr>
        <w:t xml:space="preserve">5…Txc7? 6.Pe8+ en 7.Pxc7 </w:t>
      </w:r>
    </w:p>
    <w:p w14:paraId="22F04B4A" w14:textId="77777777" w:rsidR="006F3923" w:rsidRDefault="006F3923" w:rsidP="006F3923">
      <w:pPr>
        <w:jc w:val="both"/>
        <w:rPr>
          <w:rFonts w:cs="Arial"/>
          <w:b/>
          <w:sz w:val="20"/>
          <w:szCs w:val="20"/>
          <w:lang w:val="nl-BE"/>
        </w:rPr>
      </w:pPr>
      <w:r>
        <w:rPr>
          <w:rFonts w:cs="Arial"/>
          <w:b/>
          <w:sz w:val="20"/>
          <w:szCs w:val="20"/>
          <w:lang w:val="nl-BE"/>
        </w:rPr>
        <w:t xml:space="preserve">             6.b6 </w:t>
      </w:r>
      <w:r>
        <w:rPr>
          <w:rFonts w:cs="Arial"/>
          <w:b/>
          <w:sz w:val="20"/>
          <w:szCs w:val="20"/>
          <w:lang w:val="nl-BE"/>
        </w:rPr>
        <w:tab/>
      </w:r>
      <w:r>
        <w:rPr>
          <w:rFonts w:cs="Arial"/>
          <w:b/>
          <w:sz w:val="20"/>
          <w:szCs w:val="20"/>
          <w:lang w:val="nl-BE"/>
        </w:rPr>
        <w:tab/>
        <w:t xml:space="preserve">Kd7 </w:t>
      </w:r>
    </w:p>
    <w:p w14:paraId="778511BF" w14:textId="77777777" w:rsidR="00115410" w:rsidRDefault="006F3923" w:rsidP="006F3923">
      <w:pPr>
        <w:jc w:val="both"/>
        <w:rPr>
          <w:rFonts w:cs="Arial"/>
          <w:b/>
          <w:sz w:val="20"/>
          <w:szCs w:val="20"/>
          <w:lang w:val="nl-BE"/>
        </w:rPr>
      </w:pPr>
      <w:r>
        <w:rPr>
          <w:rFonts w:cs="Arial"/>
          <w:b/>
          <w:sz w:val="20"/>
          <w:szCs w:val="20"/>
          <w:lang w:val="nl-BE"/>
        </w:rPr>
        <w:t xml:space="preserve">             7.Pe8 </w:t>
      </w:r>
    </w:p>
    <w:p w14:paraId="4706D19C" w14:textId="77777777" w:rsidR="00115410" w:rsidRPr="00115410" w:rsidRDefault="00115410" w:rsidP="006F3923">
      <w:pPr>
        <w:jc w:val="both"/>
        <w:rPr>
          <w:rFonts w:cs="Arial"/>
          <w:sz w:val="20"/>
          <w:szCs w:val="20"/>
          <w:lang w:val="nl-BE"/>
        </w:rPr>
      </w:pPr>
      <w:r>
        <w:rPr>
          <w:rFonts w:cs="Arial"/>
          <w:sz w:val="20"/>
          <w:szCs w:val="20"/>
          <w:lang w:val="nl-BE"/>
        </w:rPr>
        <w:t xml:space="preserve">7.Pe6? </w:t>
      </w:r>
      <w:r w:rsidR="00C92233">
        <w:rPr>
          <w:rFonts w:cs="Arial"/>
          <w:sz w:val="20"/>
          <w:szCs w:val="20"/>
          <w:lang w:val="nl-BE"/>
        </w:rPr>
        <w:t>Tc6 8.b7 Txe6+ 9.Kf3 Kxc7 10.K</w:t>
      </w:r>
      <w:r w:rsidR="0096064D">
        <w:rPr>
          <w:rFonts w:cs="Arial"/>
          <w:sz w:val="20"/>
          <w:szCs w:val="20"/>
          <w:lang w:val="nl-BE"/>
        </w:rPr>
        <w:t>~</w:t>
      </w:r>
      <w:r>
        <w:rPr>
          <w:rFonts w:cs="Arial"/>
          <w:sz w:val="20"/>
          <w:szCs w:val="20"/>
          <w:lang w:val="nl-BE"/>
        </w:rPr>
        <w:t xml:space="preserve"> Kxb7 en zwart wint.</w:t>
      </w:r>
    </w:p>
    <w:p w14:paraId="6BA42603" w14:textId="77777777" w:rsidR="006F3923" w:rsidRDefault="00C92233" w:rsidP="006F3923">
      <w:pPr>
        <w:jc w:val="both"/>
        <w:rPr>
          <w:rFonts w:cs="Arial"/>
          <w:b/>
          <w:sz w:val="20"/>
          <w:szCs w:val="20"/>
          <w:lang w:val="nl-BE"/>
        </w:rPr>
      </w:pPr>
      <w:r>
        <w:rPr>
          <w:rFonts w:cs="Arial"/>
          <w:b/>
          <w:sz w:val="20"/>
          <w:szCs w:val="20"/>
          <w:lang w:val="nl-BE"/>
        </w:rPr>
        <w:tab/>
        <w:t>7…</w:t>
      </w:r>
      <w:r>
        <w:rPr>
          <w:rFonts w:cs="Arial"/>
          <w:b/>
          <w:sz w:val="20"/>
          <w:szCs w:val="20"/>
          <w:lang w:val="nl-BE"/>
        </w:rPr>
        <w:tab/>
      </w:r>
      <w:r>
        <w:rPr>
          <w:rFonts w:cs="Arial"/>
          <w:b/>
          <w:sz w:val="20"/>
          <w:szCs w:val="20"/>
          <w:lang w:val="nl-BE"/>
        </w:rPr>
        <w:tab/>
      </w:r>
      <w:r w:rsidR="006F3923">
        <w:rPr>
          <w:rFonts w:cs="Arial"/>
          <w:b/>
          <w:sz w:val="20"/>
          <w:szCs w:val="20"/>
          <w:lang w:val="nl-BE"/>
        </w:rPr>
        <w:t xml:space="preserve">Kc8 </w:t>
      </w:r>
    </w:p>
    <w:p w14:paraId="135320DA" w14:textId="77777777" w:rsidR="006F3923" w:rsidRDefault="006F3923" w:rsidP="006F3923">
      <w:pPr>
        <w:jc w:val="both"/>
        <w:rPr>
          <w:rFonts w:cs="Arial"/>
          <w:b/>
          <w:sz w:val="20"/>
          <w:szCs w:val="20"/>
          <w:lang w:val="nl-BE"/>
        </w:rPr>
      </w:pPr>
      <w:r>
        <w:rPr>
          <w:rFonts w:cs="Arial"/>
          <w:b/>
          <w:sz w:val="20"/>
          <w:szCs w:val="20"/>
          <w:lang w:val="nl-BE"/>
        </w:rPr>
        <w:t xml:space="preserve">             8.Pd6+ </w:t>
      </w:r>
      <w:r>
        <w:rPr>
          <w:rFonts w:cs="Arial"/>
          <w:b/>
          <w:sz w:val="20"/>
          <w:szCs w:val="20"/>
          <w:lang w:val="nl-BE"/>
        </w:rPr>
        <w:tab/>
        <w:t xml:space="preserve">Kd7 </w:t>
      </w:r>
    </w:p>
    <w:p w14:paraId="77200410" w14:textId="77777777" w:rsidR="006F3923" w:rsidRDefault="006F3923" w:rsidP="006F3923">
      <w:pPr>
        <w:jc w:val="both"/>
        <w:rPr>
          <w:rFonts w:cs="Arial"/>
          <w:b/>
          <w:sz w:val="20"/>
          <w:szCs w:val="20"/>
          <w:lang w:val="nl-BE"/>
        </w:rPr>
      </w:pPr>
      <w:r>
        <w:rPr>
          <w:rFonts w:cs="Arial"/>
          <w:b/>
          <w:sz w:val="20"/>
          <w:szCs w:val="20"/>
          <w:lang w:val="nl-BE"/>
        </w:rPr>
        <w:t xml:space="preserve">             9.Pb5+ </w:t>
      </w:r>
    </w:p>
    <w:p w14:paraId="2248D4D9" w14:textId="77777777" w:rsidR="006F3923" w:rsidRDefault="006F3923" w:rsidP="006F3923">
      <w:pPr>
        <w:jc w:val="both"/>
        <w:rPr>
          <w:rFonts w:cs="Arial"/>
          <w:sz w:val="20"/>
          <w:szCs w:val="20"/>
          <w:lang w:val="nl-BE"/>
        </w:rPr>
      </w:pPr>
      <w:r>
        <w:rPr>
          <w:rFonts w:cs="Arial"/>
          <w:sz w:val="20"/>
          <w:szCs w:val="20"/>
          <w:lang w:val="nl-BE"/>
        </w:rPr>
        <w:t xml:space="preserve">En wit wint, bijvoorbeeld: </w:t>
      </w:r>
    </w:p>
    <w:p w14:paraId="5F1A4632" w14:textId="77777777" w:rsidR="006F3923" w:rsidRPr="00ED1153" w:rsidRDefault="006F3923" w:rsidP="006F3923">
      <w:pPr>
        <w:jc w:val="both"/>
        <w:rPr>
          <w:rFonts w:cs="Arial"/>
          <w:b/>
          <w:sz w:val="20"/>
          <w:szCs w:val="20"/>
          <w:lang w:val="en-GB"/>
        </w:rPr>
      </w:pPr>
      <w:r>
        <w:rPr>
          <w:rFonts w:cs="Arial"/>
          <w:b/>
          <w:sz w:val="20"/>
          <w:szCs w:val="20"/>
          <w:lang w:val="nl-BE"/>
        </w:rPr>
        <w:t xml:space="preserve">             </w:t>
      </w:r>
      <w:r w:rsidRPr="00ED1153">
        <w:rPr>
          <w:rFonts w:cs="Arial"/>
          <w:b/>
          <w:sz w:val="20"/>
          <w:szCs w:val="20"/>
          <w:lang w:val="en-GB"/>
        </w:rPr>
        <w:t>9…</w:t>
      </w:r>
      <w:r w:rsidRPr="00ED1153">
        <w:rPr>
          <w:rFonts w:cs="Arial"/>
          <w:b/>
          <w:sz w:val="20"/>
          <w:szCs w:val="20"/>
          <w:lang w:val="en-GB"/>
        </w:rPr>
        <w:tab/>
      </w:r>
      <w:r w:rsidRPr="00ED1153">
        <w:rPr>
          <w:rFonts w:cs="Arial"/>
          <w:b/>
          <w:sz w:val="20"/>
          <w:szCs w:val="20"/>
          <w:lang w:val="en-GB"/>
        </w:rPr>
        <w:tab/>
        <w:t xml:space="preserve">Tb3 </w:t>
      </w:r>
    </w:p>
    <w:p w14:paraId="0E03E34E"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10.b7 </w:t>
      </w:r>
      <w:r w:rsidRPr="00ED1153">
        <w:rPr>
          <w:rFonts w:cs="Arial"/>
          <w:b/>
          <w:sz w:val="20"/>
          <w:szCs w:val="20"/>
          <w:lang w:val="en-GB"/>
        </w:rPr>
        <w:tab/>
      </w:r>
      <w:r w:rsidRPr="00ED1153">
        <w:rPr>
          <w:rFonts w:cs="Arial"/>
          <w:b/>
          <w:sz w:val="20"/>
          <w:szCs w:val="20"/>
          <w:lang w:val="en-GB"/>
        </w:rPr>
        <w:tab/>
        <w:t xml:space="preserve">Txb5 </w:t>
      </w:r>
    </w:p>
    <w:p w14:paraId="4633D378"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11.c8D+ </w:t>
      </w:r>
    </w:p>
    <w:p w14:paraId="4D447BE8" w14:textId="77777777" w:rsidR="006F3923" w:rsidRPr="00ED1153" w:rsidRDefault="006F3923" w:rsidP="006F3923">
      <w:pPr>
        <w:jc w:val="both"/>
        <w:rPr>
          <w:rFonts w:cs="Arial"/>
          <w:b/>
          <w:sz w:val="20"/>
          <w:szCs w:val="20"/>
          <w:lang w:val="en-GB"/>
        </w:rPr>
      </w:pPr>
    </w:p>
    <w:p w14:paraId="575260E6" w14:textId="77777777" w:rsidR="005D58C8" w:rsidRDefault="005D58C8" w:rsidP="006F3923">
      <w:pPr>
        <w:jc w:val="both"/>
        <w:rPr>
          <w:rFonts w:cs="Arial"/>
          <w:b/>
          <w:i/>
          <w:sz w:val="20"/>
          <w:szCs w:val="20"/>
          <w:lang w:val="en-GB"/>
        </w:rPr>
      </w:pPr>
    </w:p>
    <w:p w14:paraId="0E5C4DCB" w14:textId="77777777" w:rsidR="005D58C8" w:rsidRDefault="005D58C8" w:rsidP="006F3923">
      <w:pPr>
        <w:jc w:val="both"/>
        <w:rPr>
          <w:rFonts w:cs="Arial"/>
          <w:b/>
          <w:i/>
          <w:sz w:val="20"/>
          <w:szCs w:val="20"/>
          <w:lang w:val="en-GB"/>
        </w:rPr>
      </w:pPr>
    </w:p>
    <w:p w14:paraId="0621305A" w14:textId="77777777" w:rsidR="005D58C8" w:rsidRDefault="005D58C8" w:rsidP="006F3923">
      <w:pPr>
        <w:jc w:val="both"/>
        <w:rPr>
          <w:rFonts w:cs="Arial"/>
          <w:b/>
          <w:i/>
          <w:sz w:val="20"/>
          <w:szCs w:val="20"/>
          <w:lang w:val="en-GB"/>
        </w:rPr>
      </w:pPr>
    </w:p>
    <w:p w14:paraId="4248AABC" w14:textId="77777777" w:rsidR="005D58C8" w:rsidRDefault="005D58C8" w:rsidP="006F3923">
      <w:pPr>
        <w:jc w:val="both"/>
        <w:rPr>
          <w:rFonts w:cs="Arial"/>
          <w:b/>
          <w:i/>
          <w:sz w:val="20"/>
          <w:szCs w:val="20"/>
          <w:lang w:val="en-GB"/>
        </w:rPr>
      </w:pPr>
    </w:p>
    <w:p w14:paraId="78CAD76B" w14:textId="77777777" w:rsidR="005D58C8" w:rsidRDefault="005D58C8" w:rsidP="006F3923">
      <w:pPr>
        <w:jc w:val="both"/>
        <w:rPr>
          <w:rFonts w:cs="Arial"/>
          <w:b/>
          <w:i/>
          <w:sz w:val="20"/>
          <w:szCs w:val="20"/>
          <w:lang w:val="en-GB"/>
        </w:rPr>
      </w:pPr>
    </w:p>
    <w:p w14:paraId="18B71E02" w14:textId="77777777" w:rsidR="005D58C8" w:rsidRDefault="005D58C8" w:rsidP="006F3923">
      <w:pPr>
        <w:jc w:val="both"/>
        <w:rPr>
          <w:rFonts w:cs="Arial"/>
          <w:b/>
          <w:i/>
          <w:sz w:val="20"/>
          <w:szCs w:val="20"/>
          <w:lang w:val="en-GB"/>
        </w:rPr>
      </w:pPr>
    </w:p>
    <w:p w14:paraId="4406E933" w14:textId="77777777" w:rsidR="005D58C8" w:rsidRDefault="005D58C8" w:rsidP="006F3923">
      <w:pPr>
        <w:jc w:val="both"/>
        <w:rPr>
          <w:rFonts w:cs="Arial"/>
          <w:b/>
          <w:i/>
          <w:sz w:val="20"/>
          <w:szCs w:val="20"/>
          <w:lang w:val="en-GB"/>
        </w:rPr>
      </w:pPr>
    </w:p>
    <w:p w14:paraId="582D2563" w14:textId="77777777" w:rsidR="002F05C2" w:rsidRDefault="002F05C2" w:rsidP="006F3923">
      <w:pPr>
        <w:jc w:val="both"/>
        <w:rPr>
          <w:rFonts w:cs="Arial"/>
          <w:b/>
          <w:i/>
          <w:sz w:val="20"/>
          <w:szCs w:val="20"/>
          <w:lang w:val="en-GB"/>
        </w:rPr>
      </w:pPr>
    </w:p>
    <w:p w14:paraId="57003B54" w14:textId="77777777" w:rsidR="002F05C2" w:rsidRDefault="002F05C2" w:rsidP="006F3923">
      <w:pPr>
        <w:jc w:val="both"/>
        <w:rPr>
          <w:rFonts w:cs="Arial"/>
          <w:b/>
          <w:i/>
          <w:sz w:val="20"/>
          <w:szCs w:val="20"/>
          <w:lang w:val="en-GB"/>
        </w:rPr>
      </w:pPr>
    </w:p>
    <w:p w14:paraId="3EF0E2BA" w14:textId="77777777" w:rsidR="002F05C2" w:rsidRDefault="002F05C2" w:rsidP="006F3923">
      <w:pPr>
        <w:jc w:val="both"/>
        <w:rPr>
          <w:rFonts w:cs="Arial"/>
          <w:b/>
          <w:i/>
          <w:sz w:val="20"/>
          <w:szCs w:val="20"/>
          <w:lang w:val="en-GB"/>
        </w:rPr>
      </w:pPr>
    </w:p>
    <w:p w14:paraId="3A36D1E9" w14:textId="77777777" w:rsidR="002F05C2" w:rsidRDefault="002F05C2" w:rsidP="006F3923">
      <w:pPr>
        <w:jc w:val="both"/>
        <w:rPr>
          <w:rFonts w:cs="Arial"/>
          <w:b/>
          <w:i/>
          <w:sz w:val="20"/>
          <w:szCs w:val="20"/>
          <w:lang w:val="en-GB"/>
        </w:rPr>
      </w:pPr>
    </w:p>
    <w:p w14:paraId="641FB767" w14:textId="77777777" w:rsidR="006F3923" w:rsidRPr="00ED1153" w:rsidRDefault="006F3923" w:rsidP="006F3923">
      <w:pPr>
        <w:jc w:val="both"/>
        <w:rPr>
          <w:rFonts w:cs="Arial"/>
          <w:b/>
          <w:sz w:val="20"/>
          <w:szCs w:val="20"/>
          <w:lang w:val="en-GB"/>
        </w:rPr>
      </w:pPr>
      <w:r w:rsidRPr="00ED1153">
        <w:rPr>
          <w:rFonts w:cs="Arial"/>
          <w:b/>
          <w:i/>
          <w:sz w:val="20"/>
          <w:szCs w:val="20"/>
          <w:lang w:val="en-GB"/>
        </w:rPr>
        <w:t xml:space="preserve">Variant B </w:t>
      </w:r>
    </w:p>
    <w:p w14:paraId="2FCBC981"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w:t>
      </w:r>
      <w:r w:rsidRPr="00ED1153">
        <w:rPr>
          <w:rFonts w:cs="Arial"/>
          <w:b/>
          <w:sz w:val="20"/>
          <w:szCs w:val="20"/>
          <w:lang w:val="en-GB"/>
        </w:rPr>
        <w:tab/>
      </w:r>
      <w:r w:rsidRPr="00ED1153">
        <w:rPr>
          <w:rFonts w:cs="Arial"/>
          <w:b/>
          <w:sz w:val="20"/>
          <w:szCs w:val="20"/>
          <w:lang w:val="en-GB"/>
        </w:rPr>
        <w:tab/>
        <w:t xml:space="preserve">Tc2 </w:t>
      </w:r>
    </w:p>
    <w:p w14:paraId="37FE2099" w14:textId="77777777" w:rsidR="006F3923" w:rsidRDefault="006F3923" w:rsidP="006F3923">
      <w:pPr>
        <w:jc w:val="both"/>
        <w:rPr>
          <w:rFonts w:cs="Arial"/>
          <w:b/>
          <w:sz w:val="20"/>
          <w:szCs w:val="20"/>
          <w:lang w:val="nl-BE"/>
        </w:rPr>
      </w:pPr>
      <w:r w:rsidRPr="00ED1153">
        <w:rPr>
          <w:rFonts w:cs="Arial"/>
          <w:b/>
          <w:sz w:val="20"/>
          <w:szCs w:val="20"/>
          <w:lang w:val="en-GB"/>
        </w:rPr>
        <w:t xml:space="preserve">             </w:t>
      </w:r>
      <w:r>
        <w:rPr>
          <w:rFonts w:cs="Arial"/>
          <w:b/>
          <w:sz w:val="20"/>
          <w:szCs w:val="20"/>
          <w:lang w:val="nl-BE"/>
        </w:rPr>
        <w:t xml:space="preserve">2.Pxf5+ </w:t>
      </w:r>
      <w:r>
        <w:rPr>
          <w:rFonts w:cs="Arial"/>
          <w:b/>
          <w:sz w:val="20"/>
          <w:szCs w:val="20"/>
          <w:lang w:val="nl-BE"/>
        </w:rPr>
        <w:tab/>
        <w:t xml:space="preserve">Kg5 </w:t>
      </w:r>
    </w:p>
    <w:p w14:paraId="2B35530B" w14:textId="77777777" w:rsidR="006F3923" w:rsidRDefault="006F3923" w:rsidP="006F3923">
      <w:pPr>
        <w:jc w:val="both"/>
        <w:rPr>
          <w:rFonts w:cs="Arial"/>
          <w:b/>
          <w:sz w:val="20"/>
          <w:szCs w:val="20"/>
          <w:lang w:val="nl-BE"/>
        </w:rPr>
      </w:pPr>
      <w:r>
        <w:rPr>
          <w:rFonts w:cs="Arial"/>
          <w:b/>
          <w:sz w:val="20"/>
          <w:szCs w:val="20"/>
          <w:lang w:val="nl-BE"/>
        </w:rPr>
        <w:t xml:space="preserve">             3.Pd4 </w:t>
      </w:r>
    </w:p>
    <w:p w14:paraId="37BF8F15" w14:textId="77777777" w:rsidR="005D58C8" w:rsidRDefault="006F3923" w:rsidP="006F3923">
      <w:pPr>
        <w:jc w:val="both"/>
        <w:rPr>
          <w:rFonts w:cs="Arial"/>
          <w:sz w:val="20"/>
          <w:szCs w:val="20"/>
          <w:lang w:val="nl-BE"/>
        </w:rPr>
      </w:pPr>
      <w:r>
        <w:rPr>
          <w:rFonts w:cs="Arial"/>
          <w:sz w:val="20"/>
          <w:szCs w:val="20"/>
          <w:lang w:val="nl-BE"/>
        </w:rPr>
        <w:t>En nu</w:t>
      </w:r>
      <w:r w:rsidR="005D58C8">
        <w:rPr>
          <w:rFonts w:cs="Arial"/>
          <w:sz w:val="20"/>
          <w:szCs w:val="20"/>
          <w:lang w:val="nl-BE"/>
        </w:rPr>
        <w:t xml:space="preserve"> is dit de goede voortzetting!</w:t>
      </w:r>
    </w:p>
    <w:p w14:paraId="4AE0FA69" w14:textId="77777777" w:rsidR="005D58C8" w:rsidRDefault="005D58C8" w:rsidP="006F3923">
      <w:pPr>
        <w:jc w:val="both"/>
        <w:rPr>
          <w:rFonts w:cs="Arial"/>
          <w:sz w:val="20"/>
          <w:szCs w:val="20"/>
          <w:lang w:val="nl-BE"/>
        </w:rPr>
      </w:pPr>
    </w:p>
    <w:p w14:paraId="33F3698F" w14:textId="77777777" w:rsidR="006F3923" w:rsidRDefault="008D1643" w:rsidP="006F3923">
      <w:pPr>
        <w:jc w:val="both"/>
        <w:rPr>
          <w:rFonts w:cs="Arial"/>
          <w:sz w:val="20"/>
          <w:szCs w:val="20"/>
          <w:lang w:val="nl-BE"/>
        </w:rPr>
      </w:pPr>
      <w:r>
        <w:rPr>
          <w:rFonts w:cs="Arial"/>
          <w:sz w:val="20"/>
          <w:szCs w:val="20"/>
          <w:lang w:val="nl-BE"/>
        </w:rPr>
        <w:t>E</w:t>
      </w:r>
      <w:r w:rsidR="006F3923">
        <w:rPr>
          <w:rFonts w:cs="Arial"/>
          <w:sz w:val="20"/>
          <w:szCs w:val="20"/>
          <w:lang w:val="nl-BE"/>
        </w:rPr>
        <w:t xml:space="preserve">n niet 3.Pg7? Kf6 4.b5 Ke7 5.b6 Kd7 6.Pe8 Kc8 7.Pd6+ Kd7 8.Pb5. Vermits de toren hier niet wordt aangevallen is het remise met 8…Kc8. Wit komt niet verder. </w:t>
      </w:r>
    </w:p>
    <w:p w14:paraId="1C255D81" w14:textId="77777777" w:rsidR="006F3923" w:rsidRDefault="006F3923" w:rsidP="009E484C">
      <w:pPr>
        <w:jc w:val="both"/>
        <w:rPr>
          <w:rFonts w:cs="Arial"/>
          <w:b/>
          <w:sz w:val="20"/>
          <w:szCs w:val="20"/>
          <w:lang w:val="nl-BE"/>
        </w:rPr>
      </w:pPr>
      <w:r>
        <w:rPr>
          <w:rFonts w:cs="Arial"/>
          <w:b/>
          <w:sz w:val="20"/>
          <w:szCs w:val="20"/>
          <w:lang w:val="nl-BE"/>
        </w:rPr>
        <w:t xml:space="preserve">            </w:t>
      </w:r>
      <w:r w:rsidR="009E484C">
        <w:rPr>
          <w:rFonts w:cs="Arial"/>
          <w:b/>
          <w:sz w:val="20"/>
          <w:szCs w:val="20"/>
          <w:lang w:val="nl-BE"/>
        </w:rPr>
        <w:t xml:space="preserve"> 3</w:t>
      </w:r>
      <w:r w:rsidR="00C20BEF">
        <w:rPr>
          <w:rFonts w:cs="Arial"/>
          <w:b/>
          <w:sz w:val="20"/>
          <w:szCs w:val="20"/>
          <w:lang w:val="nl-BE"/>
        </w:rPr>
        <w:t>..</w:t>
      </w:r>
      <w:r w:rsidR="009E484C">
        <w:rPr>
          <w:rFonts w:cs="Arial"/>
          <w:b/>
          <w:sz w:val="20"/>
          <w:szCs w:val="20"/>
          <w:lang w:val="nl-BE"/>
        </w:rPr>
        <w:t>.</w:t>
      </w:r>
      <w:r w:rsidR="00BC4433">
        <w:rPr>
          <w:rFonts w:cs="Arial"/>
          <w:b/>
          <w:sz w:val="20"/>
          <w:szCs w:val="20"/>
          <w:lang w:val="nl-BE"/>
        </w:rPr>
        <w:tab/>
      </w:r>
      <w:r w:rsidR="00BC4433">
        <w:rPr>
          <w:rFonts w:cs="Arial"/>
          <w:b/>
          <w:sz w:val="20"/>
          <w:szCs w:val="20"/>
          <w:lang w:val="nl-BE"/>
        </w:rPr>
        <w:tab/>
      </w:r>
      <w:r w:rsidR="00C20BEF">
        <w:rPr>
          <w:rFonts w:cs="Arial"/>
          <w:b/>
          <w:sz w:val="20"/>
          <w:szCs w:val="20"/>
          <w:lang w:val="nl-BE"/>
        </w:rPr>
        <w:t>Tc3+</w:t>
      </w:r>
    </w:p>
    <w:p w14:paraId="6080ED6F" w14:textId="77777777" w:rsidR="006F3923" w:rsidRDefault="006F3923" w:rsidP="006F3923">
      <w:pPr>
        <w:jc w:val="both"/>
        <w:rPr>
          <w:rFonts w:cs="Arial"/>
          <w:sz w:val="20"/>
          <w:szCs w:val="20"/>
          <w:lang w:val="nl-BE"/>
        </w:rPr>
      </w:pPr>
      <w:r>
        <w:rPr>
          <w:rFonts w:cs="Arial"/>
          <w:sz w:val="20"/>
          <w:szCs w:val="20"/>
          <w:lang w:val="nl-BE"/>
        </w:rPr>
        <w:t>3…Txc7</w:t>
      </w:r>
      <w:r>
        <w:rPr>
          <w:rFonts w:cs="Arial"/>
          <w:i/>
          <w:sz w:val="20"/>
          <w:szCs w:val="20"/>
          <w:lang w:val="nl-BE"/>
        </w:rPr>
        <w:t xml:space="preserve">? </w:t>
      </w:r>
      <w:r>
        <w:rPr>
          <w:rFonts w:cs="Arial"/>
          <w:sz w:val="20"/>
          <w:szCs w:val="20"/>
          <w:lang w:val="nl-BE"/>
        </w:rPr>
        <w:t xml:space="preserve">4.Pe6+ en 5.Pxc7 </w:t>
      </w:r>
    </w:p>
    <w:p w14:paraId="4D21B7C8" w14:textId="77777777" w:rsidR="006F3923" w:rsidRDefault="00BC4433" w:rsidP="006F3923">
      <w:pPr>
        <w:jc w:val="both"/>
        <w:rPr>
          <w:rFonts w:cs="Arial"/>
          <w:b/>
          <w:sz w:val="20"/>
          <w:szCs w:val="20"/>
          <w:lang w:val="nl-BE"/>
        </w:rPr>
      </w:pPr>
      <w:r>
        <w:rPr>
          <w:rFonts w:cs="Arial"/>
          <w:b/>
          <w:sz w:val="20"/>
          <w:szCs w:val="20"/>
          <w:lang w:val="nl-BE"/>
        </w:rPr>
        <w:t xml:space="preserve">             4.Ke4 </w:t>
      </w:r>
      <w:r>
        <w:rPr>
          <w:rFonts w:cs="Arial"/>
          <w:b/>
          <w:sz w:val="20"/>
          <w:szCs w:val="20"/>
          <w:lang w:val="nl-BE"/>
        </w:rPr>
        <w:tab/>
      </w:r>
      <w:r>
        <w:rPr>
          <w:rFonts w:cs="Arial"/>
          <w:b/>
          <w:sz w:val="20"/>
          <w:szCs w:val="20"/>
          <w:lang w:val="nl-BE"/>
        </w:rPr>
        <w:tab/>
      </w:r>
      <w:r w:rsidR="006F3923">
        <w:rPr>
          <w:rFonts w:cs="Arial"/>
          <w:b/>
          <w:sz w:val="20"/>
          <w:szCs w:val="20"/>
          <w:lang w:val="nl-BE"/>
        </w:rPr>
        <w:t xml:space="preserve">Kf6 </w:t>
      </w:r>
    </w:p>
    <w:p w14:paraId="2194422F" w14:textId="77777777" w:rsidR="006F3923" w:rsidRPr="001513C2" w:rsidRDefault="006F3923" w:rsidP="006F3923">
      <w:pPr>
        <w:jc w:val="both"/>
        <w:rPr>
          <w:rFonts w:cs="Arial"/>
          <w:b/>
          <w:sz w:val="20"/>
          <w:szCs w:val="20"/>
        </w:rPr>
      </w:pPr>
      <w:r>
        <w:rPr>
          <w:rFonts w:cs="Arial"/>
          <w:b/>
          <w:sz w:val="20"/>
          <w:szCs w:val="20"/>
          <w:lang w:val="nl-BE"/>
        </w:rPr>
        <w:t xml:space="preserve">             </w:t>
      </w:r>
      <w:r w:rsidR="00BC4433" w:rsidRPr="001513C2">
        <w:rPr>
          <w:rFonts w:cs="Arial"/>
          <w:b/>
          <w:sz w:val="20"/>
          <w:szCs w:val="20"/>
        </w:rPr>
        <w:t xml:space="preserve">5.Pb5 </w:t>
      </w:r>
      <w:r w:rsidR="00BC4433" w:rsidRPr="001513C2">
        <w:rPr>
          <w:rFonts w:cs="Arial"/>
          <w:b/>
          <w:sz w:val="20"/>
          <w:szCs w:val="20"/>
        </w:rPr>
        <w:tab/>
      </w:r>
      <w:r w:rsidR="00BC4433" w:rsidRPr="001513C2">
        <w:rPr>
          <w:rFonts w:cs="Arial"/>
          <w:b/>
          <w:sz w:val="20"/>
          <w:szCs w:val="20"/>
        </w:rPr>
        <w:tab/>
        <w:t>Tc4+</w:t>
      </w:r>
      <w:r w:rsidRPr="001513C2">
        <w:rPr>
          <w:rFonts w:cs="Arial"/>
          <w:b/>
          <w:sz w:val="20"/>
          <w:szCs w:val="20"/>
        </w:rPr>
        <w:t xml:space="preserve"> </w:t>
      </w:r>
    </w:p>
    <w:p w14:paraId="4FBBC656" w14:textId="77777777" w:rsidR="00BC4433" w:rsidRPr="001513C2" w:rsidRDefault="00BC4433" w:rsidP="00BC4433">
      <w:pPr>
        <w:jc w:val="both"/>
        <w:rPr>
          <w:rFonts w:cs="Arial"/>
          <w:b/>
          <w:sz w:val="20"/>
          <w:szCs w:val="20"/>
        </w:rPr>
      </w:pPr>
      <w:r w:rsidRPr="001513C2">
        <w:rPr>
          <w:rFonts w:cs="Arial"/>
          <w:b/>
          <w:sz w:val="20"/>
          <w:szCs w:val="20"/>
        </w:rPr>
        <w:t xml:space="preserve">             6.Kd5</w:t>
      </w:r>
      <w:r w:rsidRPr="001513C2">
        <w:rPr>
          <w:rFonts w:cs="Arial"/>
          <w:b/>
          <w:sz w:val="20"/>
          <w:szCs w:val="20"/>
        </w:rPr>
        <w:tab/>
      </w:r>
      <w:r w:rsidRPr="001513C2">
        <w:rPr>
          <w:rFonts w:cs="Arial"/>
          <w:b/>
          <w:sz w:val="20"/>
          <w:szCs w:val="20"/>
        </w:rPr>
        <w:tab/>
        <w:t xml:space="preserve">Tc2 </w:t>
      </w:r>
    </w:p>
    <w:p w14:paraId="71B4B319" w14:textId="77777777" w:rsidR="006F3923" w:rsidRPr="001513C2" w:rsidRDefault="00BC4433" w:rsidP="00BC4433">
      <w:pPr>
        <w:jc w:val="both"/>
        <w:rPr>
          <w:rFonts w:cs="Arial"/>
          <w:b/>
          <w:sz w:val="20"/>
          <w:szCs w:val="20"/>
        </w:rPr>
      </w:pPr>
      <w:r w:rsidRPr="001513C2">
        <w:rPr>
          <w:rFonts w:cs="Arial"/>
          <w:b/>
          <w:sz w:val="20"/>
          <w:szCs w:val="20"/>
        </w:rPr>
        <w:t xml:space="preserve">             7.Pd6</w:t>
      </w:r>
      <w:r w:rsidR="006F3923" w:rsidRPr="001513C2">
        <w:rPr>
          <w:rFonts w:cs="Arial"/>
          <w:b/>
          <w:sz w:val="20"/>
          <w:szCs w:val="20"/>
        </w:rPr>
        <w:t xml:space="preserve"> </w:t>
      </w:r>
      <w:r w:rsidRPr="001513C2">
        <w:rPr>
          <w:rFonts w:cs="Arial"/>
          <w:b/>
          <w:sz w:val="20"/>
          <w:szCs w:val="20"/>
        </w:rPr>
        <w:tab/>
      </w:r>
      <w:r w:rsidRPr="001513C2">
        <w:rPr>
          <w:rFonts w:cs="Arial"/>
          <w:b/>
          <w:sz w:val="20"/>
          <w:szCs w:val="20"/>
        </w:rPr>
        <w:tab/>
        <w:t>Txc7</w:t>
      </w:r>
    </w:p>
    <w:p w14:paraId="3C47A877" w14:textId="77777777" w:rsidR="006F3923" w:rsidRPr="00BC4433" w:rsidRDefault="00BC4433" w:rsidP="006F3923">
      <w:pPr>
        <w:jc w:val="both"/>
        <w:rPr>
          <w:rFonts w:cs="Arial"/>
          <w:b/>
          <w:sz w:val="20"/>
          <w:szCs w:val="20"/>
          <w:lang w:val="nl-BE"/>
        </w:rPr>
      </w:pPr>
      <w:r w:rsidRPr="001513C2">
        <w:rPr>
          <w:rFonts w:cs="Arial"/>
          <w:b/>
          <w:sz w:val="20"/>
          <w:szCs w:val="20"/>
        </w:rPr>
        <w:t xml:space="preserve">             </w:t>
      </w:r>
      <w:r>
        <w:rPr>
          <w:rFonts w:cs="Arial"/>
          <w:b/>
          <w:sz w:val="20"/>
          <w:szCs w:val="20"/>
          <w:lang w:val="nl-BE"/>
        </w:rPr>
        <w:t>8.Pe8+</w:t>
      </w:r>
      <w:r>
        <w:rPr>
          <w:rFonts w:cs="Arial"/>
          <w:b/>
          <w:sz w:val="20"/>
          <w:szCs w:val="20"/>
          <w:lang w:val="nl-BE"/>
        </w:rPr>
        <w:tab/>
      </w:r>
      <w:r>
        <w:rPr>
          <w:rFonts w:cs="Arial"/>
          <w:b/>
          <w:sz w:val="20"/>
          <w:szCs w:val="20"/>
          <w:lang w:val="nl-BE"/>
        </w:rPr>
        <w:tab/>
        <w:t>K~</w:t>
      </w:r>
    </w:p>
    <w:p w14:paraId="2416A3BD" w14:textId="77777777" w:rsidR="00C92233" w:rsidRDefault="006B1157" w:rsidP="006F3923">
      <w:pPr>
        <w:jc w:val="both"/>
        <w:rPr>
          <w:rFonts w:cs="Arial"/>
          <w:b/>
          <w:sz w:val="20"/>
          <w:szCs w:val="20"/>
          <w:lang w:val="nl-BE"/>
        </w:rPr>
      </w:pPr>
      <w:r>
        <w:rPr>
          <w:rFonts w:cs="Arial"/>
          <w:b/>
          <w:sz w:val="20"/>
          <w:szCs w:val="20"/>
          <w:lang w:val="nl-BE"/>
        </w:rPr>
        <w:t xml:space="preserve">             </w:t>
      </w:r>
      <w:r w:rsidR="00BC4433">
        <w:rPr>
          <w:rFonts w:cs="Arial"/>
          <w:b/>
          <w:sz w:val="20"/>
          <w:szCs w:val="20"/>
          <w:lang w:val="nl-BE"/>
        </w:rPr>
        <w:t>9.Pxc7</w:t>
      </w:r>
      <w:r w:rsidR="00BC4433">
        <w:rPr>
          <w:rFonts w:cs="Arial"/>
          <w:b/>
          <w:sz w:val="20"/>
          <w:szCs w:val="20"/>
          <w:lang w:val="nl-BE"/>
        </w:rPr>
        <w:tab/>
      </w:r>
    </w:p>
    <w:p w14:paraId="13946094" w14:textId="77777777" w:rsidR="006F3923" w:rsidRDefault="006F3923" w:rsidP="006F3923">
      <w:pPr>
        <w:jc w:val="both"/>
        <w:rPr>
          <w:rFonts w:cs="Arial"/>
          <w:sz w:val="20"/>
          <w:szCs w:val="20"/>
          <w:lang w:val="nl-BE"/>
        </w:rPr>
      </w:pPr>
      <w:r>
        <w:rPr>
          <w:rFonts w:cs="Arial"/>
          <w:sz w:val="20"/>
          <w:szCs w:val="20"/>
          <w:lang w:val="nl-BE"/>
        </w:rPr>
        <w:t>Wit wint in beide varianten.</w:t>
      </w:r>
    </w:p>
    <w:p w14:paraId="3E49DC37" w14:textId="77777777" w:rsidR="00B10065" w:rsidRDefault="00B10065" w:rsidP="006F3923">
      <w:pPr>
        <w:jc w:val="both"/>
        <w:rPr>
          <w:rFonts w:cs="Arial"/>
          <w:sz w:val="20"/>
          <w:szCs w:val="20"/>
          <w:lang w:val="nl-BE"/>
        </w:rPr>
      </w:pPr>
    </w:p>
    <w:p w14:paraId="32920AA4" w14:textId="77777777" w:rsidR="007B6600" w:rsidRDefault="006F3923" w:rsidP="006F3923">
      <w:pPr>
        <w:jc w:val="both"/>
        <w:rPr>
          <w:rFonts w:cs="Arial"/>
          <w:sz w:val="20"/>
          <w:szCs w:val="20"/>
          <w:lang w:val="nl-BE"/>
        </w:rPr>
      </w:pPr>
      <w:r>
        <w:rPr>
          <w:rFonts w:cs="Arial"/>
          <w:sz w:val="20"/>
          <w:szCs w:val="20"/>
          <w:lang w:val="nl-BE"/>
        </w:rPr>
        <w:t xml:space="preserve">De verleiding in de eerste variant is de goede zet in de tweede, en vice versa. </w:t>
      </w:r>
    </w:p>
    <w:p w14:paraId="27AEF532" w14:textId="77777777" w:rsidR="007B6600" w:rsidRDefault="007B6600" w:rsidP="006F3923">
      <w:pPr>
        <w:jc w:val="both"/>
        <w:rPr>
          <w:rFonts w:cs="Arial"/>
          <w:sz w:val="20"/>
          <w:szCs w:val="20"/>
          <w:lang w:val="nl-BE"/>
        </w:rPr>
      </w:pPr>
    </w:p>
    <w:p w14:paraId="7E013ACE" w14:textId="77777777" w:rsidR="002F05C2" w:rsidRDefault="002F05C2" w:rsidP="006F3923">
      <w:pPr>
        <w:jc w:val="both"/>
        <w:rPr>
          <w:rFonts w:cs="Arial"/>
          <w:sz w:val="20"/>
          <w:szCs w:val="20"/>
          <w:lang w:val="nl-BE"/>
        </w:rPr>
      </w:pPr>
    </w:p>
    <w:p w14:paraId="1039E128" w14:textId="77777777" w:rsidR="002F05C2" w:rsidRDefault="002F05C2" w:rsidP="006F3923">
      <w:pPr>
        <w:jc w:val="both"/>
        <w:rPr>
          <w:rFonts w:cs="Arial"/>
          <w:sz w:val="20"/>
          <w:szCs w:val="20"/>
          <w:lang w:val="nl-BE"/>
        </w:rPr>
      </w:pPr>
    </w:p>
    <w:p w14:paraId="177F79CD" w14:textId="77777777" w:rsidR="002F05C2" w:rsidRDefault="002F05C2" w:rsidP="006F3923">
      <w:pPr>
        <w:jc w:val="both"/>
        <w:rPr>
          <w:rFonts w:cs="Arial"/>
          <w:sz w:val="20"/>
          <w:szCs w:val="20"/>
          <w:lang w:val="nl-BE"/>
        </w:rPr>
      </w:pPr>
    </w:p>
    <w:p w14:paraId="10705EC7" w14:textId="77777777" w:rsidR="002F05C2" w:rsidRDefault="002F05C2" w:rsidP="006F3923">
      <w:pPr>
        <w:jc w:val="both"/>
        <w:rPr>
          <w:rFonts w:cs="Arial"/>
          <w:sz w:val="20"/>
          <w:szCs w:val="20"/>
          <w:lang w:val="nl-BE"/>
        </w:rPr>
      </w:pPr>
    </w:p>
    <w:p w14:paraId="41F0BFB3" w14:textId="77777777" w:rsidR="002F05C2" w:rsidRDefault="002F05C2" w:rsidP="006F3923">
      <w:pPr>
        <w:jc w:val="both"/>
        <w:rPr>
          <w:rFonts w:cs="Arial"/>
          <w:sz w:val="20"/>
          <w:szCs w:val="20"/>
          <w:lang w:val="nl-BE"/>
        </w:rPr>
      </w:pPr>
    </w:p>
    <w:p w14:paraId="4BF713D6" w14:textId="77777777" w:rsidR="002F05C2" w:rsidRDefault="002F05C2" w:rsidP="006F3923">
      <w:pPr>
        <w:jc w:val="both"/>
        <w:rPr>
          <w:rFonts w:cs="Arial"/>
          <w:sz w:val="20"/>
          <w:szCs w:val="20"/>
          <w:lang w:val="nl-BE"/>
        </w:rPr>
      </w:pPr>
    </w:p>
    <w:p w14:paraId="60C0E277" w14:textId="77777777" w:rsidR="002F05C2" w:rsidRDefault="002F05C2" w:rsidP="006F3923">
      <w:pPr>
        <w:jc w:val="both"/>
        <w:rPr>
          <w:rFonts w:cs="Arial"/>
          <w:sz w:val="20"/>
          <w:szCs w:val="20"/>
          <w:lang w:val="nl-BE"/>
        </w:rPr>
      </w:pPr>
    </w:p>
    <w:p w14:paraId="62BCD462" w14:textId="77777777" w:rsidR="002F05C2" w:rsidRDefault="002F05C2" w:rsidP="006F3923">
      <w:pPr>
        <w:jc w:val="both"/>
        <w:rPr>
          <w:rFonts w:cs="Arial"/>
          <w:sz w:val="20"/>
          <w:szCs w:val="20"/>
          <w:lang w:val="nl-BE"/>
        </w:rPr>
      </w:pPr>
    </w:p>
    <w:p w14:paraId="012C95B0" w14:textId="77777777" w:rsidR="002F05C2" w:rsidRDefault="002F05C2" w:rsidP="006F3923">
      <w:pPr>
        <w:jc w:val="both"/>
        <w:rPr>
          <w:rFonts w:cs="Arial"/>
          <w:sz w:val="20"/>
          <w:szCs w:val="20"/>
          <w:lang w:val="nl-BE"/>
        </w:rPr>
      </w:pPr>
    </w:p>
    <w:p w14:paraId="26772B80" w14:textId="77777777" w:rsidR="002F05C2" w:rsidRDefault="002F05C2" w:rsidP="006F3923">
      <w:pPr>
        <w:jc w:val="both"/>
        <w:rPr>
          <w:rFonts w:cs="Arial"/>
          <w:sz w:val="20"/>
          <w:szCs w:val="20"/>
          <w:lang w:val="nl-BE"/>
        </w:rPr>
      </w:pPr>
    </w:p>
    <w:p w14:paraId="44CC8792" w14:textId="77777777" w:rsidR="002F05C2" w:rsidRDefault="002F05C2" w:rsidP="006F3923">
      <w:pPr>
        <w:jc w:val="both"/>
        <w:rPr>
          <w:rFonts w:cs="Arial"/>
          <w:sz w:val="20"/>
          <w:szCs w:val="20"/>
          <w:lang w:val="nl-BE"/>
        </w:rPr>
      </w:pPr>
    </w:p>
    <w:p w14:paraId="7579C89C" w14:textId="77777777" w:rsidR="002F05C2" w:rsidRDefault="002F05C2" w:rsidP="006F3923">
      <w:pPr>
        <w:jc w:val="both"/>
        <w:rPr>
          <w:rFonts w:cs="Arial"/>
          <w:sz w:val="20"/>
          <w:szCs w:val="20"/>
          <w:lang w:val="nl-BE"/>
        </w:rPr>
      </w:pPr>
    </w:p>
    <w:p w14:paraId="5C1205A7" w14:textId="77777777" w:rsidR="002F05C2" w:rsidRDefault="002F05C2" w:rsidP="006F3923">
      <w:pPr>
        <w:jc w:val="both"/>
        <w:rPr>
          <w:rFonts w:cs="Arial"/>
          <w:sz w:val="20"/>
          <w:szCs w:val="20"/>
          <w:lang w:val="nl-BE"/>
        </w:rPr>
      </w:pPr>
    </w:p>
    <w:p w14:paraId="3A6FB09C" w14:textId="77777777" w:rsidR="002F05C2" w:rsidRDefault="002F05C2" w:rsidP="006F3923">
      <w:pPr>
        <w:jc w:val="both"/>
        <w:rPr>
          <w:rFonts w:cs="Arial"/>
          <w:sz w:val="20"/>
          <w:szCs w:val="20"/>
          <w:lang w:val="nl-BE"/>
        </w:rPr>
      </w:pPr>
    </w:p>
    <w:p w14:paraId="69D71B73" w14:textId="77777777" w:rsidR="002F05C2" w:rsidRDefault="002F05C2" w:rsidP="006F3923">
      <w:pPr>
        <w:jc w:val="both"/>
        <w:rPr>
          <w:rFonts w:cs="Arial"/>
          <w:sz w:val="20"/>
          <w:szCs w:val="20"/>
          <w:lang w:val="nl-BE"/>
        </w:rPr>
      </w:pPr>
    </w:p>
    <w:p w14:paraId="7C44EF41" w14:textId="77777777" w:rsidR="002F05C2" w:rsidRDefault="002F05C2" w:rsidP="006F3923">
      <w:pPr>
        <w:jc w:val="both"/>
        <w:rPr>
          <w:rFonts w:cs="Arial"/>
          <w:sz w:val="20"/>
          <w:szCs w:val="20"/>
          <w:lang w:val="nl-BE"/>
        </w:rPr>
      </w:pPr>
    </w:p>
    <w:p w14:paraId="7B9B80B4" w14:textId="77777777" w:rsidR="002F05C2" w:rsidRDefault="002F05C2" w:rsidP="006F3923">
      <w:pPr>
        <w:jc w:val="both"/>
        <w:rPr>
          <w:rFonts w:cs="Arial"/>
          <w:sz w:val="20"/>
          <w:szCs w:val="20"/>
          <w:lang w:val="nl-BE"/>
        </w:rPr>
      </w:pPr>
    </w:p>
    <w:p w14:paraId="17A56F68" w14:textId="77777777" w:rsidR="008A77D5" w:rsidRDefault="006F3923" w:rsidP="006F3923">
      <w:pPr>
        <w:jc w:val="both"/>
        <w:rPr>
          <w:rFonts w:cs="Arial"/>
          <w:sz w:val="20"/>
          <w:szCs w:val="20"/>
          <w:lang w:val="nl-BE"/>
        </w:rPr>
      </w:pPr>
      <w:r>
        <w:rPr>
          <w:rFonts w:cs="Arial"/>
          <w:sz w:val="20"/>
          <w:szCs w:val="20"/>
          <w:lang w:val="nl-BE"/>
        </w:rPr>
        <w:t>Maar de studie werd uit het toer</w:t>
      </w:r>
      <w:r w:rsidR="00A715A1">
        <w:rPr>
          <w:rFonts w:cs="Arial"/>
          <w:sz w:val="20"/>
          <w:szCs w:val="20"/>
          <w:lang w:val="nl-BE"/>
        </w:rPr>
        <w:t>-</w:t>
      </w:r>
      <w:r>
        <w:rPr>
          <w:rFonts w:cs="Arial"/>
          <w:sz w:val="20"/>
          <w:szCs w:val="20"/>
          <w:lang w:val="nl-BE"/>
        </w:rPr>
        <w:t xml:space="preserve">nooi geweerd door prijsrechter Jan van Reek, die toen van mening was dat er in </w:t>
      </w:r>
      <w:r>
        <w:rPr>
          <w:rFonts w:cs="Arial"/>
          <w:i/>
          <w:sz w:val="20"/>
          <w:szCs w:val="20"/>
          <w:lang w:val="nl-BE"/>
        </w:rPr>
        <w:t>Variant A</w:t>
      </w:r>
      <w:r>
        <w:rPr>
          <w:rFonts w:cs="Arial"/>
          <w:sz w:val="20"/>
          <w:szCs w:val="20"/>
          <w:lang w:val="nl-BE"/>
        </w:rPr>
        <w:t xml:space="preserve"> </w:t>
      </w:r>
      <w:r w:rsidR="007B6600">
        <w:rPr>
          <w:rFonts w:cs="Arial"/>
          <w:i/>
          <w:sz w:val="20"/>
          <w:szCs w:val="20"/>
          <w:lang w:val="nl-BE"/>
        </w:rPr>
        <w:t>“een on</w:t>
      </w:r>
      <w:r w:rsidR="00027458">
        <w:rPr>
          <w:rFonts w:cs="Arial"/>
          <w:i/>
          <w:sz w:val="20"/>
          <w:szCs w:val="20"/>
          <w:lang w:val="nl-BE"/>
        </w:rPr>
        <w:t>-</w:t>
      </w:r>
      <w:r w:rsidR="007B6600">
        <w:rPr>
          <w:rFonts w:cs="Arial"/>
          <w:i/>
          <w:sz w:val="20"/>
          <w:szCs w:val="20"/>
          <w:lang w:val="nl-BE"/>
        </w:rPr>
        <w:t>duidelijk eind</w:t>
      </w:r>
      <w:r>
        <w:rPr>
          <w:rFonts w:cs="Arial"/>
          <w:i/>
          <w:sz w:val="20"/>
          <w:szCs w:val="20"/>
          <w:lang w:val="nl-BE"/>
        </w:rPr>
        <w:t>spel van dame tegen toren en pion”</w:t>
      </w:r>
      <w:r w:rsidR="008A77D5">
        <w:rPr>
          <w:rFonts w:cs="Arial"/>
          <w:sz w:val="20"/>
          <w:szCs w:val="20"/>
          <w:lang w:val="nl-BE"/>
        </w:rPr>
        <w:t xml:space="preserve"> ontstond. Ten on</w:t>
      </w:r>
      <w:r w:rsidR="00027458">
        <w:rPr>
          <w:rFonts w:cs="Arial"/>
          <w:sz w:val="20"/>
          <w:szCs w:val="20"/>
          <w:lang w:val="nl-BE"/>
        </w:rPr>
        <w:t>-</w:t>
      </w:r>
      <w:r w:rsidR="008A77D5">
        <w:rPr>
          <w:rFonts w:cs="Arial"/>
          <w:sz w:val="20"/>
          <w:szCs w:val="20"/>
          <w:lang w:val="nl-BE"/>
        </w:rPr>
        <w:t>rechte, zo</w:t>
      </w:r>
      <w:r>
        <w:rPr>
          <w:rFonts w:cs="Arial"/>
          <w:sz w:val="20"/>
          <w:szCs w:val="20"/>
          <w:lang w:val="nl-BE"/>
        </w:rPr>
        <w:t>als de database v</w:t>
      </w:r>
      <w:r w:rsidR="008A77D5">
        <w:rPr>
          <w:rFonts w:cs="Arial"/>
          <w:sz w:val="20"/>
          <w:szCs w:val="20"/>
          <w:lang w:val="nl-BE"/>
        </w:rPr>
        <w:t>an Ken Thom</w:t>
      </w:r>
      <w:r w:rsidR="003F343D">
        <w:rPr>
          <w:rFonts w:cs="Arial"/>
          <w:sz w:val="20"/>
          <w:szCs w:val="20"/>
          <w:lang w:val="nl-BE"/>
        </w:rPr>
        <w:t>son het nu weer</w:t>
      </w:r>
      <w:r w:rsidR="008A77D5">
        <w:rPr>
          <w:rFonts w:cs="Arial"/>
          <w:sz w:val="20"/>
          <w:szCs w:val="20"/>
          <w:lang w:val="nl-BE"/>
        </w:rPr>
        <w:t>l</w:t>
      </w:r>
      <w:r w:rsidR="003F343D">
        <w:rPr>
          <w:rFonts w:cs="Arial"/>
          <w:sz w:val="20"/>
          <w:szCs w:val="20"/>
          <w:lang w:val="nl-BE"/>
        </w:rPr>
        <w:t>egt</w:t>
      </w:r>
      <w:r w:rsidR="00281AE4">
        <w:rPr>
          <w:rFonts w:cs="Arial"/>
          <w:sz w:val="20"/>
          <w:szCs w:val="20"/>
          <w:lang w:val="nl-BE"/>
        </w:rPr>
        <w:t xml:space="preserve">. De </w:t>
      </w:r>
      <w:r>
        <w:rPr>
          <w:rFonts w:cs="Arial"/>
          <w:sz w:val="20"/>
          <w:szCs w:val="20"/>
          <w:lang w:val="nl-BE"/>
        </w:rPr>
        <w:t>stu</w:t>
      </w:r>
      <w:r w:rsidR="00027458">
        <w:rPr>
          <w:rFonts w:cs="Arial"/>
          <w:sz w:val="20"/>
          <w:szCs w:val="20"/>
          <w:lang w:val="nl-BE"/>
        </w:rPr>
        <w:t>-</w:t>
      </w:r>
      <w:r>
        <w:rPr>
          <w:rFonts w:cs="Arial"/>
          <w:sz w:val="20"/>
          <w:szCs w:val="20"/>
          <w:lang w:val="nl-BE"/>
        </w:rPr>
        <w:t xml:space="preserve">die is </w:t>
      </w:r>
      <w:r w:rsidR="004A2468">
        <w:rPr>
          <w:rFonts w:cs="Arial"/>
          <w:sz w:val="20"/>
          <w:szCs w:val="20"/>
          <w:lang w:val="nl-BE"/>
        </w:rPr>
        <w:t xml:space="preserve">toch </w:t>
      </w:r>
      <w:r>
        <w:rPr>
          <w:rFonts w:cs="Arial"/>
          <w:sz w:val="20"/>
          <w:szCs w:val="20"/>
          <w:lang w:val="nl-BE"/>
        </w:rPr>
        <w:t>correct.</w:t>
      </w:r>
    </w:p>
    <w:p w14:paraId="40AF9F8E" w14:textId="77777777" w:rsidR="008A77D5" w:rsidRDefault="008A77D5" w:rsidP="006F3923">
      <w:pPr>
        <w:jc w:val="both"/>
        <w:rPr>
          <w:rFonts w:cs="Arial"/>
          <w:sz w:val="20"/>
          <w:szCs w:val="20"/>
          <w:lang w:val="nl-BE"/>
        </w:rPr>
      </w:pPr>
    </w:p>
    <w:p w14:paraId="2C88DBF6" w14:textId="77777777" w:rsidR="00751CA9" w:rsidRDefault="00930329" w:rsidP="006F3923">
      <w:pPr>
        <w:jc w:val="both"/>
        <w:rPr>
          <w:rFonts w:cs="Arial"/>
          <w:sz w:val="20"/>
          <w:szCs w:val="20"/>
          <w:lang w:val="nl-BE"/>
        </w:rPr>
      </w:pPr>
      <w:r>
        <w:rPr>
          <w:rFonts w:cs="Arial"/>
          <w:sz w:val="20"/>
          <w:szCs w:val="20"/>
          <w:lang w:val="nl-BE"/>
        </w:rPr>
        <w:t>Ietwat t</w:t>
      </w:r>
      <w:r w:rsidR="003F00AB">
        <w:rPr>
          <w:rFonts w:cs="Arial"/>
          <w:sz w:val="20"/>
          <w:szCs w:val="20"/>
          <w:lang w:val="nl-BE"/>
        </w:rPr>
        <w:t xml:space="preserve">eleurgesteld componeerde </w:t>
      </w:r>
    </w:p>
    <w:p w14:paraId="196B29E3" w14:textId="77777777" w:rsidR="006F3923" w:rsidRPr="00B00414" w:rsidRDefault="00751CA9" w:rsidP="006F3923">
      <w:pPr>
        <w:jc w:val="both"/>
        <w:rPr>
          <w:rFonts w:cs="Arial"/>
          <w:b/>
          <w:i/>
          <w:sz w:val="20"/>
          <w:szCs w:val="20"/>
          <w:lang w:val="nl-BE"/>
        </w:rPr>
      </w:pPr>
      <w:r>
        <w:rPr>
          <w:rFonts w:cs="Arial"/>
          <w:sz w:val="20"/>
          <w:szCs w:val="20"/>
          <w:lang w:val="nl-BE"/>
        </w:rPr>
        <w:t xml:space="preserve">ik dan een nieuwe versie, die ver-scheen  in het </w:t>
      </w:r>
      <w:r w:rsidR="003F00AB">
        <w:rPr>
          <w:rFonts w:cs="Arial"/>
          <w:i/>
          <w:sz w:val="20"/>
          <w:szCs w:val="20"/>
          <w:lang w:val="nl-BE"/>
        </w:rPr>
        <w:t xml:space="preserve">Tijdschrift van de KNSB </w:t>
      </w:r>
      <w:r w:rsidR="006F3923">
        <w:rPr>
          <w:rFonts w:cs="Arial"/>
          <w:sz w:val="20"/>
          <w:szCs w:val="20"/>
          <w:lang w:val="nl-BE"/>
        </w:rPr>
        <w:t>(1991</w:t>
      </w:r>
      <w:r>
        <w:rPr>
          <w:rFonts w:cs="Arial"/>
          <w:i/>
          <w:sz w:val="20"/>
          <w:szCs w:val="20"/>
          <w:lang w:val="nl-BE"/>
        </w:rPr>
        <w:t>)</w:t>
      </w:r>
      <w:r w:rsidR="008069E7">
        <w:rPr>
          <w:rFonts w:cs="Arial"/>
          <w:sz w:val="20"/>
          <w:szCs w:val="20"/>
          <w:lang w:val="nl-BE"/>
        </w:rPr>
        <w:t xml:space="preserve"> (</w:t>
      </w:r>
      <w:r w:rsidR="003C0641">
        <w:rPr>
          <w:rFonts w:cs="Arial"/>
          <w:i/>
          <w:sz w:val="20"/>
          <w:szCs w:val="20"/>
          <w:lang w:val="nl-BE"/>
        </w:rPr>
        <w:t>Z</w:t>
      </w:r>
      <w:r w:rsidR="008069E7" w:rsidRPr="00B00414">
        <w:rPr>
          <w:rFonts w:cs="Arial"/>
          <w:i/>
          <w:sz w:val="20"/>
          <w:szCs w:val="20"/>
          <w:lang w:val="nl-BE"/>
        </w:rPr>
        <w:t>ie volgende blad</w:t>
      </w:r>
      <w:r>
        <w:rPr>
          <w:rFonts w:cs="Arial"/>
          <w:i/>
          <w:sz w:val="20"/>
          <w:szCs w:val="20"/>
          <w:lang w:val="nl-BE"/>
        </w:rPr>
        <w:t>-</w:t>
      </w:r>
      <w:r w:rsidR="008069E7" w:rsidRPr="00B00414">
        <w:rPr>
          <w:rFonts w:cs="Arial"/>
          <w:i/>
          <w:sz w:val="20"/>
          <w:szCs w:val="20"/>
          <w:lang w:val="nl-BE"/>
        </w:rPr>
        <w:t>zijde.)</w:t>
      </w:r>
    </w:p>
    <w:p w14:paraId="3F32A1D0" w14:textId="77777777" w:rsidR="006F3923" w:rsidRPr="00B00414" w:rsidRDefault="006F3923" w:rsidP="006F3923">
      <w:pPr>
        <w:jc w:val="both"/>
        <w:rPr>
          <w:rFonts w:cs="Arial"/>
          <w:i/>
          <w:sz w:val="20"/>
          <w:szCs w:val="20"/>
          <w:lang w:val="nl-BE"/>
        </w:rPr>
      </w:pPr>
    </w:p>
    <w:p w14:paraId="147672D2" w14:textId="77777777" w:rsidR="006F3923" w:rsidRDefault="006F3923" w:rsidP="006F3923">
      <w:pPr>
        <w:jc w:val="both"/>
        <w:rPr>
          <w:rFonts w:cs="Arial"/>
          <w:sz w:val="20"/>
          <w:szCs w:val="20"/>
          <w:lang w:val="nl-BE"/>
        </w:rPr>
      </w:pPr>
    </w:p>
    <w:p w14:paraId="1F1F95FE" w14:textId="77777777" w:rsidR="006F3923" w:rsidRDefault="006F3923" w:rsidP="006F3923">
      <w:pPr>
        <w:jc w:val="both"/>
        <w:rPr>
          <w:rFonts w:cs="Arial"/>
          <w:sz w:val="20"/>
          <w:szCs w:val="20"/>
          <w:lang w:val="nl-BE"/>
        </w:rPr>
      </w:pPr>
    </w:p>
    <w:p w14:paraId="19C9F17D" w14:textId="77777777" w:rsidR="006F3923" w:rsidRDefault="006F3923" w:rsidP="006F3923">
      <w:pPr>
        <w:jc w:val="both"/>
        <w:rPr>
          <w:rFonts w:cs="Arial"/>
          <w:sz w:val="20"/>
          <w:szCs w:val="20"/>
          <w:lang w:val="nl-BE"/>
        </w:rPr>
      </w:pPr>
    </w:p>
    <w:p w14:paraId="7342156F" w14:textId="77777777" w:rsidR="006F3923" w:rsidRDefault="006F3923" w:rsidP="006F3923">
      <w:pPr>
        <w:jc w:val="both"/>
        <w:rPr>
          <w:rFonts w:cs="Arial"/>
          <w:sz w:val="20"/>
          <w:szCs w:val="20"/>
          <w:lang w:val="nl-BE"/>
        </w:rPr>
      </w:pPr>
    </w:p>
    <w:p w14:paraId="493D3909" w14:textId="77777777" w:rsidR="006F3923" w:rsidRDefault="006F3923" w:rsidP="006F3923">
      <w:pPr>
        <w:jc w:val="both"/>
        <w:rPr>
          <w:rFonts w:cs="Arial"/>
          <w:sz w:val="20"/>
          <w:szCs w:val="20"/>
          <w:lang w:val="nl-BE"/>
        </w:rPr>
      </w:pPr>
    </w:p>
    <w:p w14:paraId="4CC1F5E5" w14:textId="77777777" w:rsidR="006F3923" w:rsidRDefault="006F3923" w:rsidP="006F3923">
      <w:pPr>
        <w:jc w:val="both"/>
        <w:rPr>
          <w:rFonts w:cs="Arial"/>
          <w:sz w:val="20"/>
          <w:szCs w:val="20"/>
          <w:lang w:val="nl-BE"/>
        </w:rPr>
      </w:pPr>
    </w:p>
    <w:p w14:paraId="4803340C" w14:textId="77777777" w:rsidR="006F3923" w:rsidRDefault="006F3923" w:rsidP="006F3923">
      <w:pPr>
        <w:jc w:val="both"/>
        <w:rPr>
          <w:rFonts w:cs="Arial"/>
          <w:sz w:val="20"/>
          <w:szCs w:val="20"/>
          <w:lang w:val="nl-BE"/>
        </w:rPr>
      </w:pPr>
    </w:p>
    <w:p w14:paraId="3DF092BE" w14:textId="77777777" w:rsidR="006F3923" w:rsidRDefault="006F3923" w:rsidP="006F3923">
      <w:pPr>
        <w:jc w:val="both"/>
        <w:rPr>
          <w:rFonts w:cs="Arial"/>
          <w:sz w:val="20"/>
          <w:szCs w:val="20"/>
          <w:lang w:val="nl-BE"/>
        </w:rPr>
      </w:pPr>
    </w:p>
    <w:p w14:paraId="513A4975" w14:textId="77777777" w:rsidR="006F3923" w:rsidRDefault="006F3923" w:rsidP="006F3923">
      <w:pPr>
        <w:jc w:val="both"/>
        <w:rPr>
          <w:rFonts w:cs="Arial"/>
          <w:sz w:val="20"/>
          <w:szCs w:val="20"/>
          <w:lang w:val="nl-BE"/>
        </w:rPr>
      </w:pPr>
    </w:p>
    <w:p w14:paraId="4420DD74" w14:textId="77777777" w:rsidR="006F3923" w:rsidRDefault="006F3923" w:rsidP="006F3923">
      <w:pPr>
        <w:jc w:val="both"/>
        <w:rPr>
          <w:rFonts w:cs="Arial"/>
          <w:sz w:val="20"/>
          <w:szCs w:val="20"/>
          <w:lang w:val="nl-BE"/>
        </w:rPr>
      </w:pPr>
    </w:p>
    <w:p w14:paraId="3BDC7DB6" w14:textId="77777777" w:rsidR="006F3923" w:rsidRDefault="006F3923" w:rsidP="006F3923">
      <w:pPr>
        <w:jc w:val="both"/>
        <w:rPr>
          <w:rFonts w:cs="Arial"/>
          <w:sz w:val="20"/>
          <w:szCs w:val="20"/>
          <w:lang w:val="nl-BE"/>
        </w:rPr>
      </w:pPr>
    </w:p>
    <w:p w14:paraId="14CF8F67" w14:textId="77777777" w:rsidR="006F3923" w:rsidRDefault="006F3923" w:rsidP="006F3923">
      <w:pPr>
        <w:jc w:val="both"/>
        <w:rPr>
          <w:rFonts w:cs="Arial"/>
          <w:sz w:val="20"/>
          <w:szCs w:val="20"/>
          <w:lang w:val="nl-BE"/>
        </w:rPr>
      </w:pPr>
    </w:p>
    <w:p w14:paraId="79BD258D" w14:textId="77777777" w:rsidR="006F3923" w:rsidRDefault="006F3923" w:rsidP="006F3923">
      <w:pPr>
        <w:jc w:val="both"/>
        <w:rPr>
          <w:rFonts w:cs="Arial"/>
          <w:sz w:val="20"/>
          <w:szCs w:val="20"/>
          <w:lang w:val="nl-BE"/>
        </w:rPr>
      </w:pPr>
    </w:p>
    <w:p w14:paraId="685688D5" w14:textId="77777777" w:rsidR="006F3923" w:rsidRDefault="006F3923" w:rsidP="006F3923">
      <w:pPr>
        <w:jc w:val="both"/>
        <w:rPr>
          <w:rFonts w:cs="Arial"/>
          <w:sz w:val="20"/>
          <w:szCs w:val="20"/>
          <w:lang w:val="nl-BE"/>
        </w:rPr>
      </w:pPr>
    </w:p>
    <w:p w14:paraId="5ACC41E6" w14:textId="77777777" w:rsidR="006F3923" w:rsidRDefault="006F3923" w:rsidP="006F3923">
      <w:pPr>
        <w:jc w:val="both"/>
        <w:rPr>
          <w:rFonts w:cs="Arial"/>
          <w:sz w:val="20"/>
          <w:szCs w:val="20"/>
          <w:lang w:val="nl-BE"/>
        </w:rPr>
      </w:pPr>
    </w:p>
    <w:p w14:paraId="6908EB52" w14:textId="77777777" w:rsidR="006F3923" w:rsidRDefault="006F3923" w:rsidP="006F3923">
      <w:pPr>
        <w:jc w:val="both"/>
        <w:rPr>
          <w:rFonts w:cs="Arial"/>
          <w:sz w:val="20"/>
          <w:szCs w:val="20"/>
          <w:lang w:val="nl-BE"/>
        </w:rPr>
      </w:pPr>
    </w:p>
    <w:p w14:paraId="16388FAB" w14:textId="77777777" w:rsidR="006F3923" w:rsidRDefault="006F3923" w:rsidP="006F3923">
      <w:pPr>
        <w:jc w:val="both"/>
        <w:rPr>
          <w:rFonts w:cs="Arial"/>
          <w:sz w:val="20"/>
          <w:szCs w:val="20"/>
          <w:lang w:val="nl-BE"/>
        </w:rPr>
      </w:pPr>
    </w:p>
    <w:p w14:paraId="12EC55A9" w14:textId="77777777" w:rsidR="006F3923" w:rsidRDefault="006F3923" w:rsidP="006F3923">
      <w:pPr>
        <w:jc w:val="both"/>
        <w:rPr>
          <w:rFonts w:cs="Arial"/>
          <w:sz w:val="20"/>
          <w:szCs w:val="20"/>
          <w:lang w:val="nl-BE"/>
        </w:rPr>
      </w:pPr>
    </w:p>
    <w:p w14:paraId="0F9EF343" w14:textId="77777777" w:rsidR="006F3923" w:rsidRDefault="006F3923" w:rsidP="006F3923">
      <w:pPr>
        <w:jc w:val="both"/>
        <w:rPr>
          <w:rFonts w:cs="Arial"/>
          <w:sz w:val="20"/>
          <w:szCs w:val="20"/>
          <w:lang w:val="nl-BE"/>
        </w:rPr>
      </w:pPr>
    </w:p>
    <w:p w14:paraId="5FE71406" w14:textId="77777777" w:rsidR="008579F5" w:rsidRDefault="008579F5" w:rsidP="008579F5">
      <w:pPr>
        <w:rPr>
          <w:rFonts w:cs="Arial"/>
          <w:sz w:val="20"/>
          <w:szCs w:val="20"/>
          <w:lang w:val="nl-BE"/>
        </w:rPr>
      </w:pPr>
    </w:p>
    <w:p w14:paraId="3EF81D58" w14:textId="77777777" w:rsidR="00F45313" w:rsidRDefault="00CD7436" w:rsidP="00E46229">
      <w:pPr>
        <w:jc w:val="center"/>
        <w:rPr>
          <w:rFonts w:cs="Arial"/>
          <w:b/>
          <w:sz w:val="20"/>
          <w:szCs w:val="20"/>
          <w:lang w:val="nl-BE"/>
        </w:rPr>
      </w:pPr>
      <w:r>
        <w:rPr>
          <w:rFonts w:cs="Arial"/>
          <w:b/>
          <w:sz w:val="20"/>
          <w:szCs w:val="20"/>
          <w:lang w:val="nl-BE"/>
        </w:rPr>
        <w:lastRenderedPageBreak/>
        <w:t>- 2</w:t>
      </w:r>
      <w:r w:rsidR="00004A2F">
        <w:rPr>
          <w:rFonts w:cs="Arial"/>
          <w:b/>
          <w:sz w:val="20"/>
          <w:szCs w:val="20"/>
          <w:lang w:val="nl-BE"/>
        </w:rPr>
        <w:t>3</w:t>
      </w:r>
      <w:r w:rsidR="006D16AB">
        <w:rPr>
          <w:rFonts w:cs="Arial"/>
          <w:b/>
          <w:sz w:val="20"/>
          <w:szCs w:val="20"/>
          <w:lang w:val="nl-BE"/>
        </w:rPr>
        <w:t>1</w:t>
      </w:r>
      <w:r w:rsidR="00F45313">
        <w:rPr>
          <w:rFonts w:cs="Arial"/>
          <w:b/>
          <w:sz w:val="20"/>
          <w:szCs w:val="20"/>
          <w:lang w:val="nl-BE"/>
        </w:rPr>
        <w:t xml:space="preserve"> -</w:t>
      </w:r>
    </w:p>
    <w:p w14:paraId="4F8A99C7" w14:textId="77777777" w:rsidR="00F45313" w:rsidRDefault="00F45313" w:rsidP="00F45313">
      <w:pPr>
        <w:spacing w:line="190" w:lineRule="exact"/>
        <w:jc w:val="center"/>
        <w:rPr>
          <w:rFonts w:cs="Arial"/>
          <w:b/>
          <w:i/>
          <w:sz w:val="20"/>
          <w:szCs w:val="20"/>
          <w:lang w:val="nl-BE"/>
        </w:rPr>
      </w:pPr>
    </w:p>
    <w:p w14:paraId="133A34D9" w14:textId="77777777" w:rsidR="00F45313" w:rsidRDefault="00F45313" w:rsidP="00F45313">
      <w:pPr>
        <w:spacing w:line="190" w:lineRule="exact"/>
        <w:jc w:val="center"/>
        <w:rPr>
          <w:rFonts w:cs="Arial"/>
          <w:sz w:val="20"/>
          <w:szCs w:val="20"/>
          <w:lang w:val="nl-BE"/>
        </w:rPr>
      </w:pPr>
      <w:r>
        <w:rPr>
          <w:rFonts w:cs="Arial"/>
          <w:i/>
          <w:sz w:val="20"/>
          <w:szCs w:val="20"/>
          <w:lang w:val="nl-BE"/>
        </w:rPr>
        <w:t>Tijdschrift van de KNSB,</w:t>
      </w:r>
      <w:r>
        <w:rPr>
          <w:rFonts w:cs="Arial"/>
          <w:sz w:val="20"/>
          <w:szCs w:val="20"/>
          <w:lang w:val="nl-BE"/>
        </w:rPr>
        <w:t>1991</w:t>
      </w:r>
    </w:p>
    <w:p w14:paraId="3B0A1C3C" w14:textId="77777777" w:rsidR="00F45313" w:rsidRDefault="00F45313" w:rsidP="00F45313">
      <w:pPr>
        <w:spacing w:line="190" w:lineRule="exact"/>
        <w:jc w:val="center"/>
        <w:rPr>
          <w:rFonts w:cs="Arial"/>
          <w:sz w:val="20"/>
          <w:szCs w:val="20"/>
          <w:lang w:val="nl-BE"/>
        </w:rPr>
      </w:pPr>
      <w:r>
        <w:rPr>
          <w:rFonts w:cs="Arial"/>
          <w:sz w:val="20"/>
          <w:szCs w:val="20"/>
          <w:lang w:val="nl-BE"/>
        </w:rPr>
        <w:t>1</w:t>
      </w:r>
      <w:r>
        <w:rPr>
          <w:rFonts w:cs="Arial"/>
          <w:sz w:val="20"/>
          <w:szCs w:val="20"/>
          <w:vertAlign w:val="superscript"/>
          <w:lang w:val="nl-BE"/>
        </w:rPr>
        <w:t>ste</w:t>
      </w:r>
      <w:r>
        <w:rPr>
          <w:rFonts w:cs="Arial"/>
          <w:sz w:val="20"/>
          <w:szCs w:val="20"/>
          <w:lang w:val="nl-BE"/>
        </w:rPr>
        <w:t xml:space="preserve"> Eervolle Vermelding</w:t>
      </w:r>
    </w:p>
    <w:p w14:paraId="0DE9F481" w14:textId="77777777" w:rsidR="00F45313" w:rsidRDefault="00F45313" w:rsidP="00F45313">
      <w:pPr>
        <w:spacing w:line="190" w:lineRule="exact"/>
        <w:jc w:val="center"/>
        <w:rPr>
          <w:rFonts w:cs="Arial"/>
          <w:sz w:val="20"/>
          <w:szCs w:val="20"/>
          <w:lang w:val="nl-BE"/>
        </w:rPr>
      </w:pPr>
    </w:p>
    <w:p w14:paraId="6355B002" w14:textId="77777777" w:rsidR="00F45313" w:rsidRDefault="00F45313" w:rsidP="00F45313">
      <w:pPr>
        <w:jc w:val="center"/>
        <w:rPr>
          <w:rFonts w:cs="Arial"/>
          <w:sz w:val="20"/>
          <w:szCs w:val="20"/>
          <w:lang w:val="nl-BE"/>
        </w:rPr>
      </w:pPr>
      <w:r>
        <w:rPr>
          <w:lang w:val="nl-BE"/>
        </w:rPr>
        <w:object w:dxaOrig="4579" w:dyaOrig="4577" w14:anchorId="47500EF2">
          <v:shape id="_x0000_i1244" type="#_x0000_t75" style="width:153.4pt;height:154.5pt" o:ole="">
            <v:imagedata r:id="rId461" o:title=""/>
          </v:shape>
          <o:OLEObject Type="Embed" ProgID="CorelDRAW.Graphic.12" ShapeID="_x0000_i1244" DrawAspect="Content" ObjectID="_1587467627" r:id="rId462"/>
        </w:object>
      </w:r>
    </w:p>
    <w:p w14:paraId="694E30F0" w14:textId="77777777" w:rsidR="00F45313" w:rsidRDefault="00F45313" w:rsidP="00F45313">
      <w:pPr>
        <w:jc w:val="center"/>
        <w:rPr>
          <w:rFonts w:cs="Arial"/>
          <w:b/>
          <w:sz w:val="20"/>
          <w:szCs w:val="20"/>
          <w:lang w:val="nl-BE"/>
        </w:rPr>
      </w:pPr>
    </w:p>
    <w:p w14:paraId="77B85CD2" w14:textId="77777777" w:rsidR="00F45313" w:rsidRPr="00ED1153" w:rsidRDefault="00F45313" w:rsidP="00F45313">
      <w:pPr>
        <w:rPr>
          <w:rFonts w:cs="Arial"/>
          <w:sz w:val="20"/>
          <w:szCs w:val="20"/>
          <w:lang w:val="nl-BE"/>
        </w:rPr>
      </w:pPr>
      <w:r w:rsidRPr="00ED1153">
        <w:rPr>
          <w:rFonts w:cs="Arial"/>
          <w:b/>
          <w:lang w:val="nl-BE"/>
        </w:rPr>
        <w:t xml:space="preserve">+ </w:t>
      </w:r>
      <w:r w:rsidRPr="00ED1153">
        <w:rPr>
          <w:rFonts w:cs="Arial"/>
          <w:b/>
          <w:sz w:val="20"/>
          <w:szCs w:val="20"/>
          <w:lang w:val="nl-BE"/>
        </w:rPr>
        <w:t xml:space="preserve">ZAZ </w:t>
      </w:r>
      <w:r w:rsidRPr="00ED1153">
        <w:rPr>
          <w:rFonts w:cs="Arial"/>
          <w:sz w:val="20"/>
          <w:szCs w:val="20"/>
          <w:lang w:val="nl-BE"/>
        </w:rPr>
        <w:t xml:space="preserve">                      0301.32 f3h4</w:t>
      </w:r>
    </w:p>
    <w:p w14:paraId="76CDEB3B" w14:textId="77777777" w:rsidR="008A0584" w:rsidRPr="00ED1153" w:rsidRDefault="008A0584" w:rsidP="00F45313">
      <w:pPr>
        <w:rPr>
          <w:rFonts w:cs="Arial"/>
          <w:sz w:val="20"/>
          <w:szCs w:val="20"/>
          <w:lang w:val="nl-BE"/>
        </w:rPr>
      </w:pPr>
    </w:p>
    <w:p w14:paraId="54C63BE1" w14:textId="77777777" w:rsidR="008A0584" w:rsidRPr="008A0584" w:rsidRDefault="008A0584" w:rsidP="008A0584">
      <w:pPr>
        <w:jc w:val="both"/>
        <w:rPr>
          <w:rFonts w:cs="Arial"/>
          <w:sz w:val="20"/>
          <w:szCs w:val="20"/>
          <w:lang w:val="nl-BE"/>
        </w:rPr>
      </w:pPr>
      <w:r w:rsidRPr="008A0584">
        <w:rPr>
          <w:rFonts w:cs="Arial"/>
          <w:sz w:val="20"/>
          <w:szCs w:val="20"/>
          <w:lang w:val="nl-BE"/>
        </w:rPr>
        <w:t>Deze s</w:t>
      </w:r>
      <w:r w:rsidR="00195E97">
        <w:rPr>
          <w:rFonts w:cs="Arial"/>
          <w:sz w:val="20"/>
          <w:szCs w:val="20"/>
          <w:lang w:val="nl-BE"/>
        </w:rPr>
        <w:t>t</w:t>
      </w:r>
      <w:r w:rsidRPr="008A0584">
        <w:rPr>
          <w:rFonts w:cs="Arial"/>
          <w:sz w:val="20"/>
          <w:szCs w:val="20"/>
          <w:lang w:val="nl-BE"/>
        </w:rPr>
        <w:t>udie heb ik gecomponeerd nadat de correcte vers</w:t>
      </w:r>
      <w:r>
        <w:rPr>
          <w:rFonts w:cs="Arial"/>
          <w:sz w:val="20"/>
          <w:szCs w:val="20"/>
          <w:lang w:val="nl-BE"/>
        </w:rPr>
        <w:t>ie, op de vorige bladzijde onterecht werd</w:t>
      </w:r>
      <w:r w:rsidRPr="008A0584">
        <w:rPr>
          <w:rFonts w:cs="Arial"/>
          <w:sz w:val="20"/>
          <w:szCs w:val="20"/>
          <w:lang w:val="nl-BE"/>
        </w:rPr>
        <w:t xml:space="preserve"> a</w:t>
      </w:r>
      <w:r>
        <w:rPr>
          <w:rFonts w:cs="Arial"/>
          <w:sz w:val="20"/>
          <w:szCs w:val="20"/>
          <w:lang w:val="nl-BE"/>
        </w:rPr>
        <w:t>fgekeurd door de prijsrechter. En al viel ik</w:t>
      </w:r>
      <w:r w:rsidR="00E30FFB">
        <w:rPr>
          <w:rFonts w:cs="Arial"/>
          <w:sz w:val="20"/>
          <w:szCs w:val="20"/>
          <w:lang w:val="nl-BE"/>
        </w:rPr>
        <w:t xml:space="preserve"> nu</w:t>
      </w:r>
      <w:r>
        <w:rPr>
          <w:rFonts w:cs="Arial"/>
          <w:sz w:val="20"/>
          <w:szCs w:val="20"/>
          <w:lang w:val="nl-BE"/>
        </w:rPr>
        <w:t xml:space="preserve"> met bovenstaande studie in de prijzen, toch verkies ik de versie op de vorige bladzijde.</w:t>
      </w:r>
    </w:p>
    <w:p w14:paraId="53F413E8" w14:textId="77777777" w:rsidR="00F45313" w:rsidRPr="008A0584" w:rsidRDefault="00F45313" w:rsidP="00F45313">
      <w:pPr>
        <w:rPr>
          <w:rFonts w:cs="Arial"/>
          <w:i/>
          <w:sz w:val="20"/>
          <w:szCs w:val="20"/>
          <w:lang w:val="nl-BE"/>
        </w:rPr>
      </w:pPr>
    </w:p>
    <w:p w14:paraId="55AC9E12" w14:textId="77777777" w:rsidR="00253704" w:rsidRPr="00EC74FA" w:rsidRDefault="00253704" w:rsidP="00F45313">
      <w:pPr>
        <w:jc w:val="both"/>
        <w:rPr>
          <w:rFonts w:cs="Arial"/>
          <w:b/>
          <w:i/>
          <w:sz w:val="20"/>
          <w:szCs w:val="20"/>
          <w:lang w:val="nl-BE"/>
        </w:rPr>
      </w:pPr>
    </w:p>
    <w:p w14:paraId="5A38FCDE" w14:textId="77777777" w:rsidR="00253704" w:rsidRPr="00EC74FA" w:rsidRDefault="00253704" w:rsidP="00F45313">
      <w:pPr>
        <w:jc w:val="both"/>
        <w:rPr>
          <w:rFonts w:cs="Arial"/>
          <w:b/>
          <w:i/>
          <w:sz w:val="20"/>
          <w:szCs w:val="20"/>
          <w:lang w:val="nl-BE"/>
        </w:rPr>
      </w:pPr>
    </w:p>
    <w:p w14:paraId="5749B2CE" w14:textId="77777777" w:rsidR="00253704" w:rsidRPr="00EC74FA" w:rsidRDefault="00253704" w:rsidP="00F45313">
      <w:pPr>
        <w:jc w:val="both"/>
        <w:rPr>
          <w:rFonts w:cs="Arial"/>
          <w:b/>
          <w:i/>
          <w:sz w:val="20"/>
          <w:szCs w:val="20"/>
          <w:lang w:val="nl-BE"/>
        </w:rPr>
      </w:pPr>
    </w:p>
    <w:p w14:paraId="415D60BA" w14:textId="77777777" w:rsidR="00253704" w:rsidRPr="00EC74FA" w:rsidRDefault="00253704" w:rsidP="00F45313">
      <w:pPr>
        <w:jc w:val="both"/>
        <w:rPr>
          <w:rFonts w:cs="Arial"/>
          <w:b/>
          <w:i/>
          <w:sz w:val="20"/>
          <w:szCs w:val="20"/>
          <w:lang w:val="nl-BE"/>
        </w:rPr>
      </w:pPr>
    </w:p>
    <w:p w14:paraId="36549BE2" w14:textId="77777777" w:rsidR="00253704" w:rsidRPr="00EC74FA" w:rsidRDefault="00253704" w:rsidP="00F45313">
      <w:pPr>
        <w:jc w:val="both"/>
        <w:rPr>
          <w:rFonts w:cs="Arial"/>
          <w:b/>
          <w:i/>
          <w:sz w:val="20"/>
          <w:szCs w:val="20"/>
          <w:lang w:val="nl-BE"/>
        </w:rPr>
      </w:pPr>
    </w:p>
    <w:p w14:paraId="66ECFE8C" w14:textId="77777777" w:rsidR="00253704" w:rsidRPr="00EC74FA" w:rsidRDefault="00253704" w:rsidP="00F45313">
      <w:pPr>
        <w:jc w:val="both"/>
        <w:rPr>
          <w:rFonts w:cs="Arial"/>
          <w:b/>
          <w:i/>
          <w:sz w:val="20"/>
          <w:szCs w:val="20"/>
          <w:lang w:val="nl-BE"/>
        </w:rPr>
      </w:pPr>
    </w:p>
    <w:p w14:paraId="2CEE2BB5" w14:textId="77777777" w:rsidR="00253704" w:rsidRPr="00EC74FA" w:rsidRDefault="00253704" w:rsidP="00F45313">
      <w:pPr>
        <w:jc w:val="both"/>
        <w:rPr>
          <w:rFonts w:cs="Arial"/>
          <w:b/>
          <w:i/>
          <w:sz w:val="20"/>
          <w:szCs w:val="20"/>
          <w:lang w:val="nl-BE"/>
        </w:rPr>
      </w:pPr>
    </w:p>
    <w:p w14:paraId="480F9958" w14:textId="77777777" w:rsidR="00253704" w:rsidRPr="00EC74FA" w:rsidRDefault="00253704" w:rsidP="00F45313">
      <w:pPr>
        <w:jc w:val="both"/>
        <w:rPr>
          <w:rFonts w:cs="Arial"/>
          <w:b/>
          <w:i/>
          <w:sz w:val="20"/>
          <w:szCs w:val="20"/>
          <w:lang w:val="nl-BE"/>
        </w:rPr>
      </w:pPr>
    </w:p>
    <w:p w14:paraId="197A8F9A" w14:textId="77777777" w:rsidR="00253704" w:rsidRPr="00EC74FA" w:rsidRDefault="00253704" w:rsidP="00F45313">
      <w:pPr>
        <w:jc w:val="both"/>
        <w:rPr>
          <w:rFonts w:cs="Arial"/>
          <w:b/>
          <w:i/>
          <w:sz w:val="20"/>
          <w:szCs w:val="20"/>
          <w:lang w:val="nl-BE"/>
        </w:rPr>
      </w:pPr>
    </w:p>
    <w:p w14:paraId="0DE3B721" w14:textId="77777777" w:rsidR="00253704" w:rsidRPr="00EC74FA" w:rsidRDefault="00253704" w:rsidP="00F45313">
      <w:pPr>
        <w:jc w:val="both"/>
        <w:rPr>
          <w:rFonts w:cs="Arial"/>
          <w:b/>
          <w:i/>
          <w:sz w:val="20"/>
          <w:szCs w:val="20"/>
          <w:lang w:val="nl-BE"/>
        </w:rPr>
      </w:pPr>
    </w:p>
    <w:p w14:paraId="73F51898" w14:textId="77777777" w:rsidR="00253704" w:rsidRPr="00EC74FA" w:rsidRDefault="00253704" w:rsidP="00F45313">
      <w:pPr>
        <w:jc w:val="both"/>
        <w:rPr>
          <w:rFonts w:cs="Arial"/>
          <w:b/>
          <w:i/>
          <w:sz w:val="20"/>
          <w:szCs w:val="20"/>
          <w:lang w:val="nl-BE"/>
        </w:rPr>
      </w:pPr>
    </w:p>
    <w:p w14:paraId="1CBD747C" w14:textId="77777777" w:rsidR="00253704" w:rsidRPr="00EC74FA" w:rsidRDefault="00253704" w:rsidP="00F45313">
      <w:pPr>
        <w:jc w:val="both"/>
        <w:rPr>
          <w:rFonts w:cs="Arial"/>
          <w:b/>
          <w:i/>
          <w:sz w:val="20"/>
          <w:szCs w:val="20"/>
          <w:lang w:val="nl-BE"/>
        </w:rPr>
      </w:pPr>
    </w:p>
    <w:p w14:paraId="2B2A76DD" w14:textId="77777777" w:rsidR="00253704" w:rsidRPr="00EC74FA" w:rsidRDefault="00253704" w:rsidP="00F45313">
      <w:pPr>
        <w:jc w:val="both"/>
        <w:rPr>
          <w:rFonts w:cs="Arial"/>
          <w:b/>
          <w:i/>
          <w:sz w:val="20"/>
          <w:szCs w:val="20"/>
          <w:lang w:val="nl-BE"/>
        </w:rPr>
      </w:pPr>
    </w:p>
    <w:p w14:paraId="171ED082" w14:textId="77777777" w:rsidR="00253704" w:rsidRPr="00EC74FA" w:rsidRDefault="00253704" w:rsidP="00F45313">
      <w:pPr>
        <w:jc w:val="both"/>
        <w:rPr>
          <w:rFonts w:cs="Arial"/>
          <w:b/>
          <w:i/>
          <w:sz w:val="20"/>
          <w:szCs w:val="20"/>
          <w:lang w:val="nl-BE"/>
        </w:rPr>
      </w:pPr>
    </w:p>
    <w:p w14:paraId="1431C500" w14:textId="77777777" w:rsidR="00253704" w:rsidRPr="00EC74FA" w:rsidRDefault="00253704" w:rsidP="00F45313">
      <w:pPr>
        <w:jc w:val="both"/>
        <w:rPr>
          <w:rFonts w:cs="Arial"/>
          <w:b/>
          <w:i/>
          <w:sz w:val="20"/>
          <w:szCs w:val="20"/>
          <w:lang w:val="nl-BE"/>
        </w:rPr>
      </w:pPr>
    </w:p>
    <w:p w14:paraId="545F4633" w14:textId="77777777" w:rsidR="00253704" w:rsidRPr="00EC74FA" w:rsidRDefault="00253704" w:rsidP="00F45313">
      <w:pPr>
        <w:jc w:val="both"/>
        <w:rPr>
          <w:rFonts w:cs="Arial"/>
          <w:b/>
          <w:i/>
          <w:sz w:val="20"/>
          <w:szCs w:val="20"/>
          <w:lang w:val="nl-BE"/>
        </w:rPr>
      </w:pPr>
    </w:p>
    <w:p w14:paraId="6614EB04" w14:textId="77777777" w:rsidR="00253704" w:rsidRPr="00EC74FA" w:rsidRDefault="00253704" w:rsidP="00F45313">
      <w:pPr>
        <w:jc w:val="both"/>
        <w:rPr>
          <w:rFonts w:cs="Arial"/>
          <w:b/>
          <w:i/>
          <w:sz w:val="20"/>
          <w:szCs w:val="20"/>
          <w:lang w:val="nl-BE"/>
        </w:rPr>
      </w:pPr>
    </w:p>
    <w:p w14:paraId="4B88E626" w14:textId="77777777" w:rsidR="00F45313" w:rsidRDefault="00F45313" w:rsidP="00F45313">
      <w:pPr>
        <w:jc w:val="both"/>
        <w:rPr>
          <w:rFonts w:cs="Arial"/>
          <w:sz w:val="20"/>
          <w:szCs w:val="20"/>
          <w:lang w:val="en-GB"/>
        </w:rPr>
      </w:pPr>
      <w:r>
        <w:rPr>
          <w:rFonts w:cs="Arial"/>
          <w:b/>
          <w:i/>
          <w:sz w:val="20"/>
          <w:szCs w:val="20"/>
          <w:lang w:val="en-GB"/>
        </w:rPr>
        <w:t>Variant A</w:t>
      </w:r>
      <w:r>
        <w:rPr>
          <w:rFonts w:cs="Arial"/>
          <w:sz w:val="20"/>
          <w:szCs w:val="20"/>
          <w:lang w:val="en-GB"/>
        </w:rPr>
        <w:t xml:space="preserve">  </w:t>
      </w:r>
    </w:p>
    <w:p w14:paraId="5DF216A5" w14:textId="77777777" w:rsidR="00F45313" w:rsidRDefault="00F45313" w:rsidP="00F45313">
      <w:pPr>
        <w:jc w:val="both"/>
        <w:rPr>
          <w:rFonts w:cs="Arial"/>
          <w:b/>
          <w:sz w:val="20"/>
          <w:szCs w:val="20"/>
          <w:lang w:val="en-GB"/>
        </w:rPr>
      </w:pPr>
      <w:r>
        <w:rPr>
          <w:rFonts w:cs="Arial"/>
          <w:b/>
          <w:sz w:val="20"/>
          <w:szCs w:val="20"/>
          <w:lang w:val="en-GB"/>
        </w:rPr>
        <w:t xml:space="preserve">             1…</w:t>
      </w:r>
      <w:r>
        <w:rPr>
          <w:rFonts w:cs="Arial"/>
          <w:b/>
          <w:sz w:val="20"/>
          <w:szCs w:val="20"/>
          <w:lang w:val="en-GB"/>
        </w:rPr>
        <w:tab/>
      </w:r>
      <w:r>
        <w:rPr>
          <w:rFonts w:cs="Arial"/>
          <w:b/>
          <w:sz w:val="20"/>
          <w:szCs w:val="20"/>
          <w:lang w:val="en-GB"/>
        </w:rPr>
        <w:tab/>
        <w:t xml:space="preserve">Tb3+ </w:t>
      </w:r>
    </w:p>
    <w:p w14:paraId="2B5BA5CA" w14:textId="77777777" w:rsidR="00F45313" w:rsidRDefault="00F45313" w:rsidP="00F45313">
      <w:pPr>
        <w:jc w:val="both"/>
        <w:rPr>
          <w:rFonts w:cs="Arial"/>
          <w:b/>
          <w:sz w:val="20"/>
          <w:szCs w:val="20"/>
          <w:lang w:val="en-GB"/>
        </w:rPr>
      </w:pPr>
      <w:r>
        <w:rPr>
          <w:rFonts w:cs="Arial"/>
          <w:b/>
          <w:sz w:val="20"/>
          <w:szCs w:val="20"/>
          <w:lang w:val="en-GB"/>
        </w:rPr>
        <w:t xml:space="preserve">             2.Ke2</w:t>
      </w:r>
      <w:r>
        <w:rPr>
          <w:rFonts w:cs="Arial"/>
          <w:b/>
          <w:sz w:val="20"/>
          <w:szCs w:val="20"/>
          <w:lang w:val="en-GB"/>
        </w:rPr>
        <w:tab/>
      </w:r>
      <w:r>
        <w:rPr>
          <w:rFonts w:cs="Arial"/>
          <w:b/>
          <w:sz w:val="20"/>
          <w:szCs w:val="20"/>
          <w:lang w:val="en-GB"/>
        </w:rPr>
        <w:tab/>
        <w:t xml:space="preserve">Tc3 </w:t>
      </w:r>
    </w:p>
    <w:p w14:paraId="75F3F4CC" w14:textId="77777777" w:rsidR="00F45313" w:rsidRDefault="00F45313" w:rsidP="00F45313">
      <w:pPr>
        <w:jc w:val="both"/>
        <w:rPr>
          <w:rFonts w:cs="Arial"/>
          <w:b/>
          <w:sz w:val="20"/>
          <w:szCs w:val="20"/>
          <w:lang w:val="en-GB"/>
        </w:rPr>
      </w:pPr>
      <w:r>
        <w:rPr>
          <w:rFonts w:cs="Arial"/>
          <w:b/>
          <w:sz w:val="20"/>
          <w:szCs w:val="20"/>
          <w:lang w:val="en-GB"/>
        </w:rPr>
        <w:t xml:space="preserve">             3.Pxf5+ </w:t>
      </w:r>
      <w:r>
        <w:rPr>
          <w:rFonts w:cs="Arial"/>
          <w:b/>
          <w:sz w:val="20"/>
          <w:szCs w:val="20"/>
          <w:lang w:val="en-GB"/>
        </w:rPr>
        <w:tab/>
        <w:t>Kg5</w:t>
      </w:r>
    </w:p>
    <w:p w14:paraId="2B031BB7" w14:textId="77777777" w:rsidR="00F45313" w:rsidRPr="00ED1153" w:rsidRDefault="00F45313" w:rsidP="00F45313">
      <w:pPr>
        <w:jc w:val="both"/>
        <w:rPr>
          <w:rFonts w:cs="Arial"/>
          <w:b/>
          <w:sz w:val="20"/>
          <w:szCs w:val="20"/>
          <w:lang w:val="nl-BE"/>
        </w:rPr>
      </w:pPr>
      <w:r>
        <w:rPr>
          <w:rFonts w:cs="Arial"/>
          <w:b/>
          <w:sz w:val="20"/>
          <w:szCs w:val="20"/>
          <w:lang w:val="en-GB"/>
        </w:rPr>
        <w:t xml:space="preserve">             </w:t>
      </w:r>
      <w:r w:rsidRPr="00ED1153">
        <w:rPr>
          <w:rFonts w:cs="Arial"/>
          <w:b/>
          <w:sz w:val="20"/>
          <w:szCs w:val="20"/>
          <w:lang w:val="nl-BE"/>
        </w:rPr>
        <w:t>4.Pg7</w:t>
      </w:r>
    </w:p>
    <w:p w14:paraId="314AFAA5" w14:textId="77777777" w:rsidR="00F45313" w:rsidRDefault="00F45313" w:rsidP="00F45313">
      <w:pPr>
        <w:jc w:val="both"/>
        <w:rPr>
          <w:rFonts w:cs="Arial"/>
          <w:sz w:val="20"/>
          <w:szCs w:val="20"/>
          <w:lang w:val="nl-BE"/>
        </w:rPr>
      </w:pPr>
      <w:r w:rsidRPr="00ED1153">
        <w:rPr>
          <w:rFonts w:cs="Arial"/>
          <w:sz w:val="20"/>
          <w:szCs w:val="20"/>
          <w:lang w:val="nl-BE"/>
        </w:rPr>
        <w:t xml:space="preserve">4.Pd4? </w:t>
      </w:r>
      <w:r>
        <w:rPr>
          <w:rFonts w:cs="Arial"/>
          <w:sz w:val="20"/>
          <w:szCs w:val="20"/>
          <w:lang w:val="nl-BE"/>
        </w:rPr>
        <w:t>Kf6 5.Pb5 Tc2+ 6.Kd3 Tc6 7.Ke4 Ke7 8.Kd5 Kd7 en bij-voorbeeld 9.Pd4 Txc7 of 9.Kd4 Tc2 10.K~ Txh2. Geen winst dus.</w:t>
      </w:r>
    </w:p>
    <w:p w14:paraId="247E6A81" w14:textId="77777777" w:rsidR="00F45313" w:rsidRDefault="00F45313" w:rsidP="00F45313">
      <w:pPr>
        <w:jc w:val="both"/>
        <w:rPr>
          <w:rFonts w:cs="Arial"/>
          <w:b/>
          <w:sz w:val="20"/>
          <w:szCs w:val="20"/>
          <w:lang w:val="nl-BE"/>
        </w:rPr>
      </w:pPr>
      <w:r>
        <w:rPr>
          <w:rFonts w:cs="Arial"/>
          <w:b/>
          <w:sz w:val="20"/>
          <w:szCs w:val="20"/>
          <w:lang w:val="nl-BE"/>
        </w:rPr>
        <w:t xml:space="preserve">             4...</w:t>
      </w:r>
      <w:r>
        <w:rPr>
          <w:rFonts w:cs="Arial"/>
          <w:b/>
          <w:sz w:val="20"/>
          <w:szCs w:val="20"/>
          <w:lang w:val="nl-BE"/>
        </w:rPr>
        <w:tab/>
      </w:r>
      <w:r>
        <w:rPr>
          <w:rFonts w:cs="Arial"/>
          <w:b/>
          <w:sz w:val="20"/>
          <w:szCs w:val="20"/>
          <w:lang w:val="nl-BE"/>
        </w:rPr>
        <w:tab/>
        <w:t xml:space="preserve">Kf6 </w:t>
      </w:r>
    </w:p>
    <w:p w14:paraId="20C8932F" w14:textId="77777777" w:rsidR="00F45313" w:rsidRDefault="00F45313" w:rsidP="00F45313">
      <w:pPr>
        <w:jc w:val="both"/>
        <w:rPr>
          <w:rFonts w:cs="Arial"/>
          <w:b/>
          <w:sz w:val="20"/>
          <w:szCs w:val="20"/>
          <w:lang w:val="nl-BE"/>
        </w:rPr>
      </w:pPr>
      <w:r>
        <w:rPr>
          <w:rFonts w:cs="Arial"/>
          <w:b/>
          <w:sz w:val="20"/>
          <w:szCs w:val="20"/>
          <w:lang w:val="nl-BE"/>
        </w:rPr>
        <w:t xml:space="preserve">             5.b5 </w:t>
      </w:r>
      <w:r>
        <w:rPr>
          <w:rFonts w:cs="Arial"/>
          <w:b/>
          <w:sz w:val="20"/>
          <w:szCs w:val="20"/>
          <w:lang w:val="nl-BE"/>
        </w:rPr>
        <w:tab/>
      </w:r>
      <w:r>
        <w:rPr>
          <w:rFonts w:cs="Arial"/>
          <w:b/>
          <w:sz w:val="20"/>
          <w:szCs w:val="20"/>
          <w:lang w:val="nl-BE"/>
        </w:rPr>
        <w:tab/>
        <w:t xml:space="preserve">Ke7 </w:t>
      </w:r>
    </w:p>
    <w:p w14:paraId="49C32E04" w14:textId="77777777" w:rsidR="00F45313" w:rsidRDefault="00F45313" w:rsidP="00F45313">
      <w:pPr>
        <w:jc w:val="both"/>
        <w:rPr>
          <w:rFonts w:cs="Arial"/>
          <w:b/>
          <w:sz w:val="20"/>
          <w:szCs w:val="20"/>
          <w:lang w:val="nl-BE"/>
        </w:rPr>
      </w:pPr>
      <w:r>
        <w:rPr>
          <w:rFonts w:cs="Arial"/>
          <w:b/>
          <w:sz w:val="20"/>
          <w:szCs w:val="20"/>
          <w:lang w:val="nl-BE"/>
        </w:rPr>
        <w:t xml:space="preserve">             6.b6 </w:t>
      </w:r>
      <w:r>
        <w:rPr>
          <w:rFonts w:cs="Arial"/>
          <w:b/>
          <w:sz w:val="20"/>
          <w:szCs w:val="20"/>
          <w:lang w:val="nl-BE"/>
        </w:rPr>
        <w:tab/>
      </w:r>
      <w:r>
        <w:rPr>
          <w:rFonts w:cs="Arial"/>
          <w:b/>
          <w:sz w:val="20"/>
          <w:szCs w:val="20"/>
          <w:lang w:val="nl-BE"/>
        </w:rPr>
        <w:tab/>
        <w:t xml:space="preserve">Kd7 </w:t>
      </w:r>
    </w:p>
    <w:p w14:paraId="5FC93547" w14:textId="77777777" w:rsidR="00F45313" w:rsidRDefault="00F45313" w:rsidP="00253704">
      <w:pPr>
        <w:jc w:val="both"/>
        <w:rPr>
          <w:rFonts w:cs="Arial"/>
          <w:b/>
          <w:sz w:val="20"/>
          <w:szCs w:val="20"/>
          <w:lang w:val="nl-BE"/>
        </w:rPr>
      </w:pPr>
      <w:r>
        <w:rPr>
          <w:rFonts w:cs="Arial"/>
          <w:b/>
          <w:sz w:val="20"/>
          <w:szCs w:val="20"/>
          <w:lang w:val="nl-BE"/>
        </w:rPr>
        <w:t xml:space="preserve">           </w:t>
      </w:r>
      <w:r w:rsidR="00253704">
        <w:rPr>
          <w:rFonts w:cs="Arial"/>
          <w:b/>
          <w:sz w:val="20"/>
          <w:szCs w:val="20"/>
          <w:lang w:val="nl-BE"/>
        </w:rPr>
        <w:t xml:space="preserve">  </w:t>
      </w:r>
      <w:r>
        <w:rPr>
          <w:rFonts w:cs="Arial"/>
          <w:b/>
          <w:sz w:val="20"/>
          <w:szCs w:val="20"/>
          <w:lang w:val="nl-BE"/>
        </w:rPr>
        <w:t xml:space="preserve">7.Pe8 </w:t>
      </w:r>
      <w:r>
        <w:rPr>
          <w:rFonts w:cs="Arial"/>
          <w:b/>
          <w:sz w:val="20"/>
          <w:szCs w:val="20"/>
          <w:lang w:val="nl-BE"/>
        </w:rPr>
        <w:tab/>
      </w:r>
      <w:r>
        <w:rPr>
          <w:rFonts w:cs="Arial"/>
          <w:b/>
          <w:sz w:val="20"/>
          <w:szCs w:val="20"/>
          <w:lang w:val="nl-BE"/>
        </w:rPr>
        <w:tab/>
        <w:t xml:space="preserve">Kc8 </w:t>
      </w:r>
    </w:p>
    <w:p w14:paraId="450DDF3A" w14:textId="77777777" w:rsidR="00F45313" w:rsidRDefault="00F45313" w:rsidP="00F45313">
      <w:pPr>
        <w:jc w:val="both"/>
        <w:rPr>
          <w:rFonts w:cs="Arial"/>
          <w:b/>
          <w:sz w:val="20"/>
          <w:szCs w:val="20"/>
          <w:lang w:val="nl-BE"/>
        </w:rPr>
      </w:pPr>
      <w:r>
        <w:rPr>
          <w:rFonts w:cs="Arial"/>
          <w:b/>
          <w:sz w:val="20"/>
          <w:szCs w:val="20"/>
          <w:lang w:val="nl-BE"/>
        </w:rPr>
        <w:t xml:space="preserve">             8.Pd6+ </w:t>
      </w:r>
      <w:r>
        <w:rPr>
          <w:rFonts w:cs="Arial"/>
          <w:b/>
          <w:sz w:val="20"/>
          <w:szCs w:val="20"/>
          <w:lang w:val="nl-BE"/>
        </w:rPr>
        <w:tab/>
        <w:t xml:space="preserve">Kd7 </w:t>
      </w:r>
    </w:p>
    <w:p w14:paraId="40398644" w14:textId="77777777" w:rsidR="00F45313" w:rsidRDefault="00F45313" w:rsidP="00F45313">
      <w:pPr>
        <w:jc w:val="both"/>
        <w:rPr>
          <w:rFonts w:cs="Arial"/>
          <w:b/>
          <w:sz w:val="20"/>
          <w:szCs w:val="20"/>
          <w:lang w:val="en-GB"/>
        </w:rPr>
      </w:pPr>
      <w:r>
        <w:rPr>
          <w:rFonts w:cs="Arial"/>
          <w:b/>
          <w:sz w:val="20"/>
          <w:szCs w:val="20"/>
          <w:lang w:val="nl-BE"/>
        </w:rPr>
        <w:t xml:space="preserve">             </w:t>
      </w:r>
      <w:r>
        <w:rPr>
          <w:rFonts w:cs="Arial"/>
          <w:b/>
          <w:sz w:val="20"/>
          <w:szCs w:val="20"/>
          <w:lang w:val="en-GB"/>
        </w:rPr>
        <w:t xml:space="preserve">9.Pb5 </w:t>
      </w:r>
      <w:r>
        <w:rPr>
          <w:rFonts w:cs="Arial"/>
          <w:b/>
          <w:sz w:val="20"/>
          <w:szCs w:val="20"/>
          <w:lang w:val="en-GB"/>
        </w:rPr>
        <w:tab/>
      </w:r>
      <w:r>
        <w:rPr>
          <w:rFonts w:cs="Arial"/>
          <w:b/>
          <w:sz w:val="20"/>
          <w:szCs w:val="20"/>
          <w:lang w:val="en-GB"/>
        </w:rPr>
        <w:tab/>
        <w:t xml:space="preserve">Txc7 </w:t>
      </w:r>
    </w:p>
    <w:p w14:paraId="79E0C281" w14:textId="77777777" w:rsidR="00F45313" w:rsidRDefault="00F45313" w:rsidP="00F45313">
      <w:pPr>
        <w:jc w:val="both"/>
        <w:rPr>
          <w:rFonts w:cs="Arial"/>
          <w:b/>
          <w:sz w:val="20"/>
          <w:szCs w:val="20"/>
          <w:lang w:val="en-GB"/>
        </w:rPr>
      </w:pPr>
      <w:r>
        <w:rPr>
          <w:rFonts w:cs="Arial"/>
          <w:b/>
          <w:sz w:val="20"/>
          <w:szCs w:val="20"/>
          <w:lang w:val="en-GB"/>
        </w:rPr>
        <w:t xml:space="preserve">           10.bxc7</w:t>
      </w:r>
    </w:p>
    <w:p w14:paraId="3E92CCF8" w14:textId="77777777" w:rsidR="00F45313" w:rsidRDefault="00F45313" w:rsidP="00F45313">
      <w:pPr>
        <w:jc w:val="both"/>
        <w:rPr>
          <w:rFonts w:cs="Arial"/>
          <w:b/>
          <w:sz w:val="20"/>
          <w:szCs w:val="20"/>
          <w:lang w:val="en-GB"/>
        </w:rPr>
      </w:pPr>
      <w:r>
        <w:rPr>
          <w:rFonts w:cs="Arial"/>
          <w:b/>
          <w:sz w:val="20"/>
          <w:szCs w:val="20"/>
          <w:lang w:val="en-GB"/>
        </w:rPr>
        <w:t xml:space="preserve"> </w:t>
      </w:r>
    </w:p>
    <w:p w14:paraId="20CE148C" w14:textId="77777777" w:rsidR="00F45313" w:rsidRDefault="00F45313" w:rsidP="00F45313">
      <w:pPr>
        <w:jc w:val="both"/>
        <w:rPr>
          <w:rFonts w:cs="Arial"/>
          <w:b/>
          <w:sz w:val="20"/>
          <w:szCs w:val="20"/>
          <w:lang w:val="en-GB"/>
        </w:rPr>
      </w:pPr>
      <w:r>
        <w:rPr>
          <w:rFonts w:cs="Arial"/>
          <w:b/>
          <w:i/>
          <w:sz w:val="20"/>
          <w:szCs w:val="20"/>
          <w:lang w:val="en-GB"/>
        </w:rPr>
        <w:t>Variant B</w:t>
      </w:r>
      <w:r>
        <w:rPr>
          <w:rFonts w:cs="Arial"/>
          <w:b/>
          <w:sz w:val="20"/>
          <w:szCs w:val="20"/>
          <w:lang w:val="en-GB"/>
        </w:rPr>
        <w:t xml:space="preserve"> </w:t>
      </w:r>
    </w:p>
    <w:p w14:paraId="1CF6F928" w14:textId="77777777" w:rsidR="00F45313" w:rsidRDefault="00F45313" w:rsidP="00F45313">
      <w:pPr>
        <w:jc w:val="both"/>
        <w:rPr>
          <w:rFonts w:cs="Arial"/>
          <w:b/>
          <w:sz w:val="20"/>
          <w:szCs w:val="20"/>
          <w:lang w:val="en-GB"/>
        </w:rPr>
      </w:pPr>
      <w:r>
        <w:rPr>
          <w:rFonts w:cs="Arial"/>
          <w:b/>
          <w:sz w:val="20"/>
          <w:szCs w:val="20"/>
          <w:lang w:val="en-GB"/>
        </w:rPr>
        <w:t xml:space="preserve">             1…</w:t>
      </w:r>
      <w:r>
        <w:rPr>
          <w:rFonts w:cs="Arial"/>
          <w:b/>
          <w:sz w:val="20"/>
          <w:szCs w:val="20"/>
          <w:lang w:val="en-GB"/>
        </w:rPr>
        <w:tab/>
      </w:r>
      <w:r>
        <w:rPr>
          <w:rFonts w:cs="Arial"/>
          <w:b/>
          <w:sz w:val="20"/>
          <w:szCs w:val="20"/>
          <w:lang w:val="en-GB"/>
        </w:rPr>
        <w:tab/>
        <w:t xml:space="preserve">Tc2 </w:t>
      </w:r>
    </w:p>
    <w:p w14:paraId="49C13325" w14:textId="77777777" w:rsidR="00F45313" w:rsidRDefault="00F45313" w:rsidP="00F45313">
      <w:pPr>
        <w:jc w:val="both"/>
        <w:rPr>
          <w:rFonts w:cs="Arial"/>
          <w:b/>
          <w:sz w:val="20"/>
          <w:szCs w:val="20"/>
          <w:lang w:val="en-GB"/>
        </w:rPr>
      </w:pPr>
      <w:r>
        <w:rPr>
          <w:rFonts w:cs="Arial"/>
          <w:b/>
          <w:sz w:val="20"/>
          <w:szCs w:val="20"/>
          <w:lang w:val="en-GB"/>
        </w:rPr>
        <w:t xml:space="preserve">             2.Pf5+ </w:t>
      </w:r>
      <w:r>
        <w:rPr>
          <w:rFonts w:cs="Arial"/>
          <w:b/>
          <w:sz w:val="20"/>
          <w:szCs w:val="20"/>
          <w:lang w:val="en-GB"/>
        </w:rPr>
        <w:tab/>
      </w:r>
      <w:r>
        <w:rPr>
          <w:rFonts w:cs="Arial"/>
          <w:b/>
          <w:sz w:val="20"/>
          <w:szCs w:val="20"/>
          <w:lang w:val="en-GB"/>
        </w:rPr>
        <w:tab/>
        <w:t xml:space="preserve">Kg5 </w:t>
      </w:r>
    </w:p>
    <w:p w14:paraId="13D3F473" w14:textId="77777777" w:rsidR="00F45313" w:rsidRDefault="00F45313" w:rsidP="00F45313">
      <w:pPr>
        <w:jc w:val="both"/>
        <w:rPr>
          <w:rFonts w:cs="Arial"/>
          <w:b/>
          <w:sz w:val="20"/>
          <w:szCs w:val="20"/>
          <w:lang w:val="en-GB"/>
        </w:rPr>
      </w:pPr>
      <w:r>
        <w:rPr>
          <w:rFonts w:cs="Arial"/>
          <w:b/>
          <w:sz w:val="20"/>
          <w:szCs w:val="20"/>
          <w:lang w:val="en-GB"/>
        </w:rPr>
        <w:t xml:space="preserve">             3.Pd4</w:t>
      </w:r>
    </w:p>
    <w:p w14:paraId="4555A9BB" w14:textId="77777777" w:rsidR="00F45313" w:rsidRDefault="00F45313" w:rsidP="00F45313">
      <w:pPr>
        <w:jc w:val="both"/>
        <w:rPr>
          <w:rFonts w:cs="Arial"/>
          <w:sz w:val="20"/>
          <w:szCs w:val="20"/>
          <w:lang w:val="en-GB"/>
        </w:rPr>
      </w:pPr>
      <w:r>
        <w:rPr>
          <w:rFonts w:cs="Arial"/>
          <w:sz w:val="20"/>
          <w:szCs w:val="20"/>
          <w:lang w:val="en-GB"/>
        </w:rPr>
        <w:t>3.Pg7? Kf6 4.b5 Ke7 5.b6 Kd7 6.Pe8 Kc8 7.Pd6+ Kd7 8.Pb5 Kc8 9.Pa7+ Kb7 10.c8D Txc8 11.Pxc8 Kxc8 en pion h2 promoveert.</w:t>
      </w:r>
    </w:p>
    <w:p w14:paraId="025D4F7E" w14:textId="77777777" w:rsidR="00F45313" w:rsidRDefault="00F45313" w:rsidP="00F45313">
      <w:pPr>
        <w:jc w:val="both"/>
        <w:rPr>
          <w:rFonts w:cs="Arial"/>
          <w:b/>
          <w:sz w:val="20"/>
          <w:szCs w:val="20"/>
          <w:lang w:val="en-GB"/>
        </w:rPr>
      </w:pPr>
      <w:r>
        <w:rPr>
          <w:rFonts w:cs="Arial"/>
          <w:b/>
          <w:sz w:val="20"/>
          <w:szCs w:val="20"/>
          <w:lang w:val="en-GB"/>
        </w:rPr>
        <w:t xml:space="preserve">             3... </w:t>
      </w:r>
      <w:r>
        <w:rPr>
          <w:rFonts w:cs="Arial"/>
          <w:b/>
          <w:sz w:val="20"/>
          <w:szCs w:val="20"/>
          <w:lang w:val="en-GB"/>
        </w:rPr>
        <w:tab/>
      </w:r>
      <w:r>
        <w:rPr>
          <w:rFonts w:cs="Arial"/>
          <w:b/>
          <w:sz w:val="20"/>
          <w:szCs w:val="20"/>
          <w:lang w:val="en-GB"/>
        </w:rPr>
        <w:tab/>
        <w:t xml:space="preserve">Tc3+ </w:t>
      </w:r>
    </w:p>
    <w:p w14:paraId="50BF3F1B" w14:textId="77777777" w:rsidR="00F45313" w:rsidRDefault="00F45313" w:rsidP="00F45313">
      <w:pPr>
        <w:jc w:val="both"/>
        <w:rPr>
          <w:rFonts w:cs="Arial"/>
          <w:b/>
          <w:sz w:val="20"/>
          <w:szCs w:val="20"/>
          <w:lang w:val="en-GB"/>
        </w:rPr>
      </w:pPr>
      <w:r>
        <w:rPr>
          <w:rFonts w:cs="Arial"/>
          <w:b/>
          <w:sz w:val="20"/>
          <w:szCs w:val="20"/>
          <w:lang w:val="en-GB"/>
        </w:rPr>
        <w:t xml:space="preserve">             4.Ke4 </w:t>
      </w:r>
      <w:r>
        <w:rPr>
          <w:rFonts w:cs="Arial"/>
          <w:b/>
          <w:sz w:val="20"/>
          <w:szCs w:val="20"/>
          <w:lang w:val="en-GB"/>
        </w:rPr>
        <w:tab/>
      </w:r>
      <w:r>
        <w:rPr>
          <w:rFonts w:cs="Arial"/>
          <w:b/>
          <w:sz w:val="20"/>
          <w:szCs w:val="20"/>
          <w:lang w:val="en-GB"/>
        </w:rPr>
        <w:tab/>
        <w:t xml:space="preserve">Kf6 </w:t>
      </w:r>
    </w:p>
    <w:p w14:paraId="53E4E0B3" w14:textId="77777777" w:rsidR="00F45313" w:rsidRDefault="00F45313" w:rsidP="00F45313">
      <w:pPr>
        <w:jc w:val="both"/>
        <w:rPr>
          <w:rFonts w:cs="Arial"/>
          <w:b/>
          <w:sz w:val="20"/>
          <w:szCs w:val="20"/>
          <w:lang w:val="en-GB"/>
        </w:rPr>
      </w:pPr>
      <w:r>
        <w:rPr>
          <w:rFonts w:cs="Arial"/>
          <w:b/>
          <w:sz w:val="20"/>
          <w:szCs w:val="20"/>
          <w:lang w:val="en-GB"/>
        </w:rPr>
        <w:t xml:space="preserve">             5.Pb5 </w:t>
      </w:r>
      <w:r>
        <w:rPr>
          <w:rFonts w:cs="Arial"/>
          <w:b/>
          <w:sz w:val="20"/>
          <w:szCs w:val="20"/>
          <w:lang w:val="en-GB"/>
        </w:rPr>
        <w:tab/>
      </w:r>
      <w:r>
        <w:rPr>
          <w:rFonts w:cs="Arial"/>
          <w:b/>
          <w:sz w:val="20"/>
          <w:szCs w:val="20"/>
          <w:lang w:val="en-GB"/>
        </w:rPr>
        <w:tab/>
        <w:t xml:space="preserve">Tc2  </w:t>
      </w:r>
    </w:p>
    <w:p w14:paraId="0E8D2778" w14:textId="77777777" w:rsidR="00F45313" w:rsidRDefault="00F45313" w:rsidP="00F45313">
      <w:pPr>
        <w:jc w:val="both"/>
        <w:rPr>
          <w:rFonts w:cs="Arial"/>
          <w:b/>
          <w:sz w:val="20"/>
          <w:szCs w:val="20"/>
          <w:lang w:val="en-GB"/>
        </w:rPr>
      </w:pPr>
      <w:r>
        <w:rPr>
          <w:rFonts w:cs="Arial"/>
          <w:b/>
          <w:sz w:val="20"/>
          <w:szCs w:val="20"/>
          <w:lang w:val="en-GB"/>
        </w:rPr>
        <w:t xml:space="preserve">             6.Pd6 </w:t>
      </w:r>
      <w:r>
        <w:rPr>
          <w:rFonts w:cs="Arial"/>
          <w:b/>
          <w:sz w:val="20"/>
          <w:szCs w:val="20"/>
          <w:lang w:val="en-GB"/>
        </w:rPr>
        <w:tab/>
      </w:r>
      <w:r>
        <w:rPr>
          <w:rFonts w:cs="Arial"/>
          <w:b/>
          <w:sz w:val="20"/>
          <w:szCs w:val="20"/>
          <w:lang w:val="en-GB"/>
        </w:rPr>
        <w:tab/>
        <w:t xml:space="preserve">Ke6 </w:t>
      </w:r>
    </w:p>
    <w:p w14:paraId="582FE469" w14:textId="77777777" w:rsidR="00F45313" w:rsidRDefault="00F45313" w:rsidP="00F45313">
      <w:pPr>
        <w:jc w:val="both"/>
        <w:rPr>
          <w:rFonts w:cs="Arial"/>
          <w:b/>
          <w:sz w:val="20"/>
          <w:szCs w:val="20"/>
          <w:lang w:val="nl-BE"/>
        </w:rPr>
      </w:pPr>
      <w:r>
        <w:rPr>
          <w:rFonts w:cs="Arial"/>
          <w:b/>
          <w:sz w:val="20"/>
          <w:szCs w:val="20"/>
          <w:lang w:val="en-GB"/>
        </w:rPr>
        <w:t xml:space="preserve">             </w:t>
      </w:r>
      <w:r>
        <w:rPr>
          <w:rFonts w:cs="Arial"/>
          <w:b/>
          <w:sz w:val="20"/>
          <w:szCs w:val="20"/>
          <w:lang w:val="nl-BE"/>
        </w:rPr>
        <w:t xml:space="preserve">7.c8D </w:t>
      </w:r>
      <w:r>
        <w:rPr>
          <w:rFonts w:cs="Arial"/>
          <w:b/>
          <w:sz w:val="20"/>
          <w:szCs w:val="20"/>
          <w:lang w:val="nl-BE"/>
        </w:rPr>
        <w:tab/>
      </w:r>
      <w:r>
        <w:rPr>
          <w:rFonts w:cs="Arial"/>
          <w:b/>
          <w:sz w:val="20"/>
          <w:szCs w:val="20"/>
          <w:lang w:val="nl-BE"/>
        </w:rPr>
        <w:tab/>
        <w:t xml:space="preserve">Txc8 </w:t>
      </w:r>
    </w:p>
    <w:p w14:paraId="405A645D" w14:textId="77777777" w:rsidR="00F45313" w:rsidRDefault="00F45313" w:rsidP="00F45313">
      <w:pPr>
        <w:jc w:val="both"/>
        <w:rPr>
          <w:rFonts w:cs="Arial"/>
          <w:b/>
          <w:sz w:val="20"/>
          <w:szCs w:val="20"/>
          <w:lang w:val="nl-BE"/>
        </w:rPr>
      </w:pPr>
      <w:r>
        <w:rPr>
          <w:rFonts w:cs="Arial"/>
          <w:b/>
          <w:sz w:val="20"/>
          <w:szCs w:val="20"/>
          <w:lang w:val="nl-BE"/>
        </w:rPr>
        <w:t xml:space="preserve">             8.Pxc8 </w:t>
      </w:r>
    </w:p>
    <w:p w14:paraId="66C923EB" w14:textId="77777777" w:rsidR="00F45313" w:rsidRDefault="008A0584" w:rsidP="00F45313">
      <w:pPr>
        <w:jc w:val="both"/>
        <w:rPr>
          <w:rFonts w:cs="Arial"/>
          <w:sz w:val="20"/>
          <w:szCs w:val="20"/>
          <w:lang w:val="nl-BE"/>
        </w:rPr>
      </w:pPr>
      <w:r>
        <w:rPr>
          <w:rFonts w:cs="Arial"/>
          <w:sz w:val="20"/>
          <w:szCs w:val="20"/>
          <w:lang w:val="nl-BE"/>
        </w:rPr>
        <w:t>Wit wint in beide varianten.</w:t>
      </w:r>
    </w:p>
    <w:p w14:paraId="4D73C9EF" w14:textId="77777777" w:rsidR="008A0584" w:rsidRDefault="008A0584" w:rsidP="00F45313">
      <w:pPr>
        <w:jc w:val="both"/>
        <w:rPr>
          <w:rFonts w:cs="Arial"/>
          <w:sz w:val="20"/>
          <w:szCs w:val="20"/>
          <w:lang w:val="nl-BE"/>
        </w:rPr>
      </w:pPr>
    </w:p>
    <w:p w14:paraId="6E16AE50" w14:textId="77777777" w:rsidR="008A0584" w:rsidRDefault="008A0584" w:rsidP="00F45313">
      <w:pPr>
        <w:jc w:val="both"/>
        <w:rPr>
          <w:rFonts w:cs="Arial"/>
          <w:sz w:val="20"/>
          <w:szCs w:val="20"/>
          <w:lang w:val="nl-BE"/>
        </w:rPr>
      </w:pPr>
    </w:p>
    <w:p w14:paraId="772A20C1" w14:textId="77777777" w:rsidR="00F45313" w:rsidRDefault="00F45313" w:rsidP="00F45313">
      <w:pPr>
        <w:jc w:val="both"/>
        <w:rPr>
          <w:rFonts w:cs="Arial"/>
          <w:sz w:val="20"/>
          <w:szCs w:val="20"/>
          <w:lang w:val="nl-BE"/>
        </w:rPr>
      </w:pPr>
    </w:p>
    <w:p w14:paraId="26378952" w14:textId="77777777" w:rsidR="006B002F" w:rsidRDefault="00F45313" w:rsidP="00F45313">
      <w:pPr>
        <w:pStyle w:val="03aText"/>
        <w:widowControl/>
        <w:spacing w:line="190" w:lineRule="exact"/>
        <w:jc w:val="center"/>
        <w:rPr>
          <w:noProof/>
          <w:lang w:val="nl-BE"/>
        </w:rPr>
      </w:pPr>
      <w:r>
        <w:rPr>
          <w:lang w:val="nl-BE"/>
        </w:rPr>
        <w:br w:type="page"/>
      </w:r>
      <w:r w:rsidR="006B002F">
        <w:rPr>
          <w:b/>
          <w:noProof/>
          <w:lang w:val="nl-BE"/>
        </w:rPr>
        <w:lastRenderedPageBreak/>
        <w:t xml:space="preserve">- </w:t>
      </w:r>
      <w:r w:rsidR="00004A2F">
        <w:rPr>
          <w:b/>
          <w:noProof/>
          <w:lang w:val="nl-BE"/>
        </w:rPr>
        <w:t>23</w:t>
      </w:r>
      <w:r w:rsidR="006D16AB">
        <w:rPr>
          <w:b/>
          <w:noProof/>
          <w:lang w:val="nl-BE"/>
        </w:rPr>
        <w:t>2</w:t>
      </w:r>
      <w:r w:rsidR="009B3542">
        <w:rPr>
          <w:b/>
          <w:noProof/>
          <w:lang w:val="nl-BE"/>
        </w:rPr>
        <w:t xml:space="preserve"> </w:t>
      </w:r>
      <w:r w:rsidR="006B002F">
        <w:rPr>
          <w:b/>
          <w:noProof/>
          <w:lang w:val="nl-BE"/>
        </w:rPr>
        <w:t>-</w:t>
      </w:r>
    </w:p>
    <w:p w14:paraId="3B9BD659" w14:textId="77777777" w:rsidR="006B002F" w:rsidRDefault="006B002F" w:rsidP="006B002F">
      <w:pPr>
        <w:pStyle w:val="03aText"/>
        <w:widowControl/>
        <w:spacing w:line="190" w:lineRule="exact"/>
        <w:jc w:val="center"/>
        <w:rPr>
          <w:noProof/>
          <w:lang w:val="nl-BE"/>
        </w:rPr>
      </w:pPr>
    </w:p>
    <w:p w14:paraId="647AD9B7" w14:textId="77777777" w:rsidR="007552C3" w:rsidRDefault="006B002F" w:rsidP="007552C3">
      <w:pPr>
        <w:pStyle w:val="02bSource"/>
        <w:widowControl/>
        <w:tabs>
          <w:tab w:val="left" w:pos="114"/>
        </w:tabs>
        <w:spacing w:line="190" w:lineRule="exact"/>
        <w:rPr>
          <w:iCs/>
          <w:noProof/>
          <w:lang w:val="nl-BE"/>
        </w:rPr>
      </w:pPr>
      <w:r>
        <w:rPr>
          <w:i/>
          <w:iCs/>
          <w:noProof/>
          <w:lang w:val="nl-BE"/>
        </w:rPr>
        <w:t xml:space="preserve">Schakend Nederland, </w:t>
      </w:r>
      <w:r w:rsidR="007552C3">
        <w:rPr>
          <w:iCs/>
          <w:noProof/>
          <w:lang w:val="nl-BE"/>
        </w:rPr>
        <w:t>1975</w:t>
      </w:r>
    </w:p>
    <w:p w14:paraId="57FF22F6" w14:textId="77777777" w:rsidR="006B002F" w:rsidRPr="007552C3" w:rsidRDefault="006B002F" w:rsidP="007552C3">
      <w:pPr>
        <w:pStyle w:val="02bSource"/>
        <w:widowControl/>
        <w:tabs>
          <w:tab w:val="left" w:pos="114"/>
        </w:tabs>
        <w:spacing w:line="190" w:lineRule="exact"/>
        <w:rPr>
          <w:iCs/>
          <w:noProof/>
          <w:lang w:val="nl-BE"/>
        </w:rPr>
      </w:pPr>
      <w:r>
        <w:rPr>
          <w:lang w:val="nl-BE"/>
        </w:rPr>
        <w:t xml:space="preserve">  </w:t>
      </w:r>
    </w:p>
    <w:p w14:paraId="71ED1D44" w14:textId="77777777" w:rsidR="006B002F" w:rsidRDefault="00990285" w:rsidP="006B002F">
      <w:pPr>
        <w:pStyle w:val="02bSource"/>
        <w:widowControl/>
        <w:tabs>
          <w:tab w:val="left" w:pos="114"/>
        </w:tabs>
        <w:rPr>
          <w:lang w:val="nl-BE"/>
        </w:rPr>
      </w:pPr>
      <w:r>
        <w:object w:dxaOrig="1440" w:dyaOrig="1440" w14:anchorId="655A444F">
          <v:shape id="_x0000_s1382" type="#_x0000_t75" style="position:absolute;left:0;text-align:left;margin-left:0;margin-top:0;width:152.25pt;height:152.25pt;z-index:251702272;mso-position-horizontal:center">
            <v:imagedata r:id="rId463" o:title=""/>
            <w10:wrap type="square"/>
          </v:shape>
          <o:OLEObject Type="Embed" ProgID="CorelDRAW.Graphic.12" ShapeID="_x0000_s1382" DrawAspect="Content" ObjectID="_1587467719" r:id="rId464"/>
        </w:object>
      </w:r>
    </w:p>
    <w:p w14:paraId="3088BB1B" w14:textId="77777777" w:rsidR="006B002F" w:rsidRDefault="006B002F" w:rsidP="006B002F">
      <w:pPr>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0410.12 h6e8 </w:t>
      </w:r>
    </w:p>
    <w:p w14:paraId="087EC8F6" w14:textId="77777777" w:rsidR="006B002F" w:rsidRDefault="006B002F" w:rsidP="006B002F">
      <w:pPr>
        <w:pStyle w:val="03aText"/>
        <w:widowControl/>
        <w:rPr>
          <w:noProof/>
          <w:lang w:val="nl-BE"/>
        </w:rPr>
      </w:pPr>
    </w:p>
    <w:p w14:paraId="02F04A28" w14:textId="77777777" w:rsidR="006B002F" w:rsidRDefault="006B002F" w:rsidP="006B002F">
      <w:pPr>
        <w:pStyle w:val="03aText"/>
        <w:widowControl/>
        <w:rPr>
          <w:noProof/>
          <w:lang w:val="nl-BE"/>
        </w:rPr>
      </w:pPr>
      <w:r>
        <w:rPr>
          <w:noProof/>
          <w:lang w:val="nl-BE"/>
        </w:rPr>
        <w:t xml:space="preserve">Beide torens staan </w:t>
      </w:r>
      <w:r>
        <w:rPr>
          <w:i/>
          <w:iCs/>
          <w:noProof/>
          <w:lang w:val="nl-BE"/>
        </w:rPr>
        <w:t>en prise</w:t>
      </w:r>
      <w:r>
        <w:rPr>
          <w:noProof/>
          <w:lang w:val="nl-BE"/>
        </w:rPr>
        <w:t>, daar</w:t>
      </w:r>
      <w:r>
        <w:rPr>
          <w:noProof/>
          <w:lang w:val="nl-BE"/>
        </w:rPr>
        <w:softHyphen/>
        <w:t>om dekt wit zijn toren:</w:t>
      </w:r>
    </w:p>
    <w:p w14:paraId="57598A44" w14:textId="77777777" w:rsidR="006B002F" w:rsidRDefault="006B002F" w:rsidP="006B002F">
      <w:pPr>
        <w:rPr>
          <w:rFonts w:cs="Arial"/>
          <w:b/>
          <w:sz w:val="20"/>
          <w:szCs w:val="20"/>
          <w:lang w:val="nl-BE"/>
        </w:rPr>
      </w:pPr>
      <w:r>
        <w:rPr>
          <w:rFonts w:cs="Arial"/>
          <w:b/>
          <w:sz w:val="20"/>
          <w:szCs w:val="20"/>
          <w:lang w:val="nl-BE"/>
        </w:rPr>
        <w:tab/>
        <w:t>1.Lc6</w:t>
      </w:r>
      <w:r>
        <w:rPr>
          <w:rFonts w:cs="Arial"/>
          <w:b/>
          <w:sz w:val="20"/>
          <w:szCs w:val="20"/>
          <w:lang w:val="nl-BE"/>
        </w:rPr>
        <w:tab/>
      </w:r>
      <w:r>
        <w:rPr>
          <w:rFonts w:cs="Arial"/>
          <w:b/>
          <w:sz w:val="20"/>
          <w:szCs w:val="20"/>
          <w:lang w:val="nl-BE"/>
        </w:rPr>
        <w:tab/>
        <w:t>Tc5</w:t>
      </w:r>
    </w:p>
    <w:p w14:paraId="211A3337" w14:textId="77777777" w:rsidR="006B002F" w:rsidRDefault="006B002F" w:rsidP="006B002F">
      <w:pPr>
        <w:pStyle w:val="03aText"/>
        <w:widowControl/>
        <w:rPr>
          <w:noProof/>
          <w:lang w:val="nl-BE"/>
        </w:rPr>
      </w:pPr>
      <w:r>
        <w:rPr>
          <w:noProof/>
          <w:lang w:val="nl-BE"/>
        </w:rPr>
        <w:t>1...c2? 2.Td2+ Ke7 3.Txc2 en wit slaat later ook de andere zwarte pi</w:t>
      </w:r>
      <w:r>
        <w:rPr>
          <w:noProof/>
          <w:lang w:val="nl-BE"/>
        </w:rPr>
        <w:softHyphen/>
        <w:t>on, waarna de h-pion de beslis-sing brengt.</w:t>
      </w:r>
    </w:p>
    <w:p w14:paraId="052B8DAA" w14:textId="77777777" w:rsidR="006B002F" w:rsidRDefault="006B002F" w:rsidP="006B002F">
      <w:pPr>
        <w:rPr>
          <w:rFonts w:cs="Arial"/>
          <w:b/>
          <w:sz w:val="20"/>
          <w:szCs w:val="20"/>
          <w:lang w:val="nl-BE"/>
        </w:rPr>
      </w:pPr>
      <w:r>
        <w:rPr>
          <w:rFonts w:cs="Arial"/>
          <w:b/>
          <w:sz w:val="20"/>
          <w:szCs w:val="20"/>
          <w:lang w:val="nl-BE"/>
        </w:rPr>
        <w:tab/>
        <w:t>2.La4</w:t>
      </w:r>
    </w:p>
    <w:p w14:paraId="72E66D93" w14:textId="77777777" w:rsidR="006B002F" w:rsidRDefault="006B002F" w:rsidP="006B002F">
      <w:pPr>
        <w:pStyle w:val="03aText"/>
        <w:widowControl/>
        <w:rPr>
          <w:noProof/>
          <w:lang w:val="nl-BE"/>
        </w:rPr>
      </w:pPr>
      <w:r>
        <w:rPr>
          <w:noProof/>
          <w:lang w:val="nl-BE"/>
        </w:rPr>
        <w:t xml:space="preserve">Er dreigt nu een wit aftrekschaak om de toren te vangen. </w:t>
      </w:r>
      <w:r w:rsidR="00050505">
        <w:rPr>
          <w:noProof/>
          <w:lang w:val="nl-BE"/>
        </w:rPr>
        <w:t xml:space="preserve">Bijvoor-beeld: </w:t>
      </w:r>
      <w:r w:rsidR="00314F89">
        <w:rPr>
          <w:noProof/>
          <w:lang w:val="nl-BE"/>
        </w:rPr>
        <w:t>2…Tc8 3.Kg7 c2 4.Tc7+ Kd8 5.Txc8</w:t>
      </w:r>
      <w:r w:rsidR="00050505">
        <w:rPr>
          <w:noProof/>
          <w:lang w:val="nl-BE"/>
        </w:rPr>
        <w:t>+ Kxc8 6.Lxc2, en wint.</w:t>
      </w:r>
    </w:p>
    <w:p w14:paraId="0D0690CC" w14:textId="77777777" w:rsidR="006B002F" w:rsidRDefault="006B002F" w:rsidP="006B002F">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Kf8</w:t>
      </w:r>
    </w:p>
    <w:p w14:paraId="4FEDA744" w14:textId="77777777" w:rsidR="006B002F" w:rsidRDefault="006B002F" w:rsidP="006B002F">
      <w:pPr>
        <w:rPr>
          <w:rFonts w:cs="Arial"/>
          <w:b/>
          <w:sz w:val="20"/>
          <w:szCs w:val="20"/>
          <w:lang w:val="nl-BE"/>
        </w:rPr>
      </w:pPr>
      <w:r>
        <w:rPr>
          <w:rFonts w:cs="Arial"/>
          <w:b/>
          <w:sz w:val="20"/>
          <w:szCs w:val="20"/>
          <w:lang w:val="nl-BE"/>
        </w:rPr>
        <w:tab/>
        <w:t>3.Kg6</w:t>
      </w:r>
      <w:r>
        <w:rPr>
          <w:rFonts w:cs="Arial"/>
          <w:b/>
          <w:sz w:val="20"/>
          <w:szCs w:val="20"/>
          <w:lang w:val="nl-BE"/>
        </w:rPr>
        <w:tab/>
      </w:r>
      <w:r>
        <w:rPr>
          <w:rFonts w:cs="Arial"/>
          <w:b/>
          <w:sz w:val="20"/>
          <w:szCs w:val="20"/>
          <w:lang w:val="nl-BE"/>
        </w:rPr>
        <w:tab/>
        <w:t>c2</w:t>
      </w:r>
    </w:p>
    <w:p w14:paraId="6B36CEA4" w14:textId="77777777" w:rsidR="006B002F" w:rsidRDefault="006B002F" w:rsidP="006B002F">
      <w:pPr>
        <w:pStyle w:val="03aText"/>
        <w:widowControl/>
        <w:rPr>
          <w:noProof/>
          <w:lang w:val="nl-BE"/>
        </w:rPr>
      </w:pPr>
      <w:r>
        <w:rPr>
          <w:noProof/>
          <w:lang w:val="nl-BE"/>
        </w:rPr>
        <w:t xml:space="preserve">Nog het beste: </w:t>
      </w:r>
    </w:p>
    <w:p w14:paraId="30A25BD8" w14:textId="77777777" w:rsidR="006B002F" w:rsidRPr="00050505" w:rsidRDefault="00050505" w:rsidP="00586E21">
      <w:pPr>
        <w:pStyle w:val="03aText"/>
        <w:widowControl/>
        <w:numPr>
          <w:ilvl w:val="0"/>
          <w:numId w:val="108"/>
        </w:numPr>
        <w:rPr>
          <w:noProof/>
          <w:lang w:val="nl-BE"/>
        </w:rPr>
      </w:pPr>
      <w:r w:rsidRPr="00050505">
        <w:rPr>
          <w:noProof/>
          <w:lang w:val="nl-BE"/>
        </w:rPr>
        <w:t>3…Tc4</w:t>
      </w:r>
      <w:r>
        <w:rPr>
          <w:noProof/>
          <w:lang w:val="nl-BE"/>
        </w:rPr>
        <w:t>?</w:t>
      </w:r>
      <w:r w:rsidRPr="00050505">
        <w:rPr>
          <w:noProof/>
          <w:lang w:val="nl-BE"/>
        </w:rPr>
        <w:t xml:space="preserve"> 4.Tf7+ Kg8 5.Lb3 Tg4+ 6.Kh6 Th4+ 7.Kg5 Tb4 8.Tb7+ Txb3 9.Txb3, met winst.</w:t>
      </w:r>
    </w:p>
    <w:p w14:paraId="5FAA4775" w14:textId="77777777" w:rsidR="00E551D5" w:rsidRDefault="00E551D5" w:rsidP="00E551D5">
      <w:pPr>
        <w:pStyle w:val="03aText"/>
        <w:widowControl/>
        <w:rPr>
          <w:noProof/>
          <w:lang w:val="nl-BE"/>
        </w:rPr>
      </w:pPr>
    </w:p>
    <w:p w14:paraId="2284331D" w14:textId="77777777" w:rsidR="00E551D5" w:rsidRDefault="00E551D5" w:rsidP="00E551D5">
      <w:pPr>
        <w:pStyle w:val="03aText"/>
        <w:widowControl/>
        <w:rPr>
          <w:noProof/>
          <w:lang w:val="nl-BE"/>
        </w:rPr>
      </w:pPr>
    </w:p>
    <w:p w14:paraId="44A9B0AF" w14:textId="77777777" w:rsidR="00E551D5" w:rsidRDefault="00E551D5" w:rsidP="00E551D5">
      <w:pPr>
        <w:pStyle w:val="03aText"/>
        <w:widowControl/>
        <w:rPr>
          <w:noProof/>
          <w:lang w:val="nl-BE"/>
        </w:rPr>
      </w:pPr>
    </w:p>
    <w:p w14:paraId="3CEBF88D" w14:textId="77777777" w:rsidR="00E551D5" w:rsidRDefault="00E551D5" w:rsidP="00E551D5">
      <w:pPr>
        <w:pStyle w:val="03aText"/>
        <w:widowControl/>
        <w:rPr>
          <w:noProof/>
          <w:lang w:val="nl-BE"/>
        </w:rPr>
      </w:pPr>
    </w:p>
    <w:p w14:paraId="43AAFDEF" w14:textId="77777777" w:rsidR="00CB6F30" w:rsidRDefault="00CB6F30" w:rsidP="00E551D5">
      <w:pPr>
        <w:pStyle w:val="03aText"/>
        <w:widowControl/>
        <w:rPr>
          <w:noProof/>
          <w:lang w:val="nl-BE"/>
        </w:rPr>
      </w:pPr>
    </w:p>
    <w:p w14:paraId="11DC82F5" w14:textId="77777777" w:rsidR="00E551D5" w:rsidRDefault="00E551D5" w:rsidP="00E551D5">
      <w:pPr>
        <w:pStyle w:val="03aText"/>
        <w:widowControl/>
        <w:rPr>
          <w:noProof/>
          <w:lang w:val="nl-BE"/>
        </w:rPr>
      </w:pPr>
      <w:r>
        <w:rPr>
          <w:noProof/>
          <w:lang w:val="nl-BE"/>
        </w:rPr>
        <w:t xml:space="preserve">  </w:t>
      </w:r>
    </w:p>
    <w:p w14:paraId="5398AF45" w14:textId="77777777" w:rsidR="006B002F" w:rsidRDefault="00050505" w:rsidP="00586E21">
      <w:pPr>
        <w:pStyle w:val="03aText"/>
        <w:widowControl/>
        <w:numPr>
          <w:ilvl w:val="0"/>
          <w:numId w:val="108"/>
        </w:numPr>
        <w:rPr>
          <w:noProof/>
          <w:lang w:val="nl-BE"/>
        </w:rPr>
      </w:pPr>
      <w:r>
        <w:rPr>
          <w:noProof/>
          <w:lang w:val="nl-BE"/>
        </w:rPr>
        <w:t>3…Ta5</w:t>
      </w:r>
      <w:r w:rsidR="00167949">
        <w:rPr>
          <w:noProof/>
          <w:lang w:val="nl-BE"/>
        </w:rPr>
        <w:t>?</w:t>
      </w:r>
      <w:r>
        <w:rPr>
          <w:noProof/>
          <w:lang w:val="nl-BE"/>
        </w:rPr>
        <w:t xml:space="preserve"> 4.Tf7+ Kg8 5.Lb3 Tb5 6.Tb7+ Txb3 7.Txb3, </w:t>
      </w:r>
      <w:r w:rsidR="00513365">
        <w:rPr>
          <w:noProof/>
          <w:lang w:val="nl-BE"/>
        </w:rPr>
        <w:t>enzo</w:t>
      </w:r>
      <w:r w:rsidR="00E551D5">
        <w:rPr>
          <w:noProof/>
          <w:lang w:val="nl-BE"/>
        </w:rPr>
        <w:t>voort.</w:t>
      </w:r>
    </w:p>
    <w:p w14:paraId="2388C1BC" w14:textId="77777777" w:rsidR="006B002F" w:rsidRDefault="00314F89" w:rsidP="00586E21">
      <w:pPr>
        <w:pStyle w:val="03aText"/>
        <w:widowControl/>
        <w:numPr>
          <w:ilvl w:val="0"/>
          <w:numId w:val="108"/>
        </w:numPr>
        <w:rPr>
          <w:noProof/>
          <w:lang w:val="nl-BE"/>
        </w:rPr>
      </w:pPr>
      <w:r>
        <w:rPr>
          <w:noProof/>
          <w:lang w:val="nl-BE"/>
        </w:rPr>
        <w:t>3…Tc8</w:t>
      </w:r>
      <w:r w:rsidR="00167949">
        <w:rPr>
          <w:noProof/>
          <w:lang w:val="nl-BE"/>
        </w:rPr>
        <w:t>?</w:t>
      </w:r>
      <w:r>
        <w:rPr>
          <w:noProof/>
          <w:lang w:val="nl-BE"/>
        </w:rPr>
        <w:t xml:space="preserve"> 4.Tf7+ Kg8 5.Lb3 Tb8 6.Tb7+ Kf8 7.Txb8+ </w:t>
      </w:r>
      <w:r w:rsidR="006B002F">
        <w:rPr>
          <w:noProof/>
          <w:lang w:val="nl-BE"/>
        </w:rPr>
        <w:t>enz</w:t>
      </w:r>
      <w:r w:rsidR="00E551D5">
        <w:rPr>
          <w:noProof/>
          <w:lang w:val="nl-BE"/>
        </w:rPr>
        <w:t>ovoort W</w:t>
      </w:r>
      <w:r w:rsidR="006B002F">
        <w:rPr>
          <w:noProof/>
          <w:lang w:val="nl-BE"/>
        </w:rPr>
        <w:t>it wint.</w:t>
      </w:r>
    </w:p>
    <w:p w14:paraId="507D10B4" w14:textId="77777777" w:rsidR="006B002F" w:rsidRDefault="006B002F" w:rsidP="00E551D5">
      <w:pPr>
        <w:ind w:firstLine="708"/>
        <w:rPr>
          <w:rFonts w:cs="Arial"/>
          <w:b/>
          <w:sz w:val="20"/>
          <w:szCs w:val="20"/>
          <w:lang w:val="nl-BE"/>
        </w:rPr>
      </w:pPr>
      <w:r>
        <w:rPr>
          <w:rFonts w:cs="Arial"/>
          <w:b/>
          <w:sz w:val="20"/>
          <w:szCs w:val="20"/>
          <w:lang w:val="nl-BE"/>
        </w:rPr>
        <w:t>4.Tf7+</w:t>
      </w:r>
      <w:r>
        <w:rPr>
          <w:rFonts w:cs="Arial"/>
          <w:b/>
          <w:sz w:val="20"/>
          <w:szCs w:val="20"/>
          <w:lang w:val="nl-BE"/>
        </w:rPr>
        <w:tab/>
      </w:r>
      <w:r>
        <w:rPr>
          <w:rFonts w:cs="Arial"/>
          <w:b/>
          <w:sz w:val="20"/>
          <w:szCs w:val="20"/>
          <w:lang w:val="nl-BE"/>
        </w:rPr>
        <w:tab/>
        <w:t>Kg8</w:t>
      </w:r>
    </w:p>
    <w:p w14:paraId="68F6A733" w14:textId="77777777" w:rsidR="006B002F" w:rsidRDefault="006B002F" w:rsidP="006B002F">
      <w:pPr>
        <w:rPr>
          <w:rFonts w:cs="Arial"/>
          <w:b/>
          <w:sz w:val="20"/>
          <w:szCs w:val="20"/>
          <w:lang w:val="nl-BE"/>
        </w:rPr>
      </w:pPr>
      <w:r>
        <w:rPr>
          <w:rFonts w:cs="Arial"/>
          <w:b/>
          <w:sz w:val="20"/>
          <w:szCs w:val="20"/>
          <w:lang w:val="nl-BE"/>
        </w:rPr>
        <w:tab/>
        <w:t>5.Lb3</w:t>
      </w:r>
    </w:p>
    <w:p w14:paraId="59793940" w14:textId="77777777" w:rsidR="006B002F" w:rsidRDefault="006B002F" w:rsidP="006B002F">
      <w:pPr>
        <w:pStyle w:val="03aText"/>
        <w:widowControl/>
        <w:rPr>
          <w:noProof/>
          <w:lang w:val="nl-BE"/>
        </w:rPr>
      </w:pPr>
      <w:r>
        <w:rPr>
          <w:noProof/>
          <w:lang w:val="nl-BE"/>
        </w:rPr>
        <w:t xml:space="preserve">Een tweede batterij. </w:t>
      </w:r>
    </w:p>
    <w:p w14:paraId="1A963168" w14:textId="77777777" w:rsidR="006B002F" w:rsidRDefault="001E537F" w:rsidP="006B002F">
      <w:pPr>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Tg5</w:t>
      </w:r>
      <w:r w:rsidR="006B002F">
        <w:rPr>
          <w:rFonts w:cs="Arial"/>
          <w:b/>
          <w:sz w:val="20"/>
          <w:szCs w:val="20"/>
          <w:lang w:val="nl-BE"/>
        </w:rPr>
        <w:t>+</w:t>
      </w:r>
    </w:p>
    <w:p w14:paraId="0EF21E81" w14:textId="77777777" w:rsidR="006B002F" w:rsidRDefault="006B002F" w:rsidP="006B002F">
      <w:pPr>
        <w:pStyle w:val="03aText"/>
        <w:widowControl/>
        <w:rPr>
          <w:noProof/>
          <w:lang w:val="nl-BE"/>
        </w:rPr>
      </w:pPr>
      <w:r>
        <w:rPr>
          <w:noProof/>
          <w:lang w:val="nl-BE"/>
        </w:rPr>
        <w:t xml:space="preserve">Want andere zetten falen: </w:t>
      </w:r>
    </w:p>
    <w:p w14:paraId="7988E56B" w14:textId="77777777" w:rsidR="006B002F" w:rsidRPr="00167949" w:rsidRDefault="006B002F" w:rsidP="00586E21">
      <w:pPr>
        <w:pStyle w:val="03aText"/>
        <w:widowControl/>
        <w:numPr>
          <w:ilvl w:val="0"/>
          <w:numId w:val="109"/>
        </w:numPr>
        <w:rPr>
          <w:noProof/>
          <w:lang w:val="en-GB"/>
        </w:rPr>
      </w:pPr>
      <w:r w:rsidRPr="00167949">
        <w:rPr>
          <w:noProof/>
          <w:lang w:val="en-GB"/>
        </w:rPr>
        <w:t>5...c1D</w:t>
      </w:r>
      <w:r w:rsidR="00167949" w:rsidRPr="00167949">
        <w:rPr>
          <w:noProof/>
          <w:lang w:val="en-GB"/>
        </w:rPr>
        <w:t>?</w:t>
      </w:r>
      <w:r w:rsidRPr="00167949">
        <w:rPr>
          <w:noProof/>
          <w:lang w:val="en-GB"/>
        </w:rPr>
        <w:t xml:space="preserve"> 6.Tf4+ Tc4 7.Lxc4+ Dxc4 8.Txc4.</w:t>
      </w:r>
    </w:p>
    <w:p w14:paraId="13D640AC" w14:textId="77777777" w:rsidR="006B002F" w:rsidRPr="006B002F" w:rsidRDefault="006B002F" w:rsidP="00586E21">
      <w:pPr>
        <w:pStyle w:val="03aText"/>
        <w:widowControl/>
        <w:numPr>
          <w:ilvl w:val="0"/>
          <w:numId w:val="109"/>
        </w:numPr>
        <w:rPr>
          <w:noProof/>
          <w:lang w:val="de-DE"/>
        </w:rPr>
      </w:pPr>
      <w:r w:rsidRPr="006B002F">
        <w:rPr>
          <w:noProof/>
          <w:lang w:val="de-DE"/>
        </w:rPr>
        <w:t>5... c1P</w:t>
      </w:r>
      <w:r w:rsidR="00167949">
        <w:rPr>
          <w:noProof/>
          <w:lang w:val="de-DE"/>
        </w:rPr>
        <w:t>?</w:t>
      </w:r>
      <w:r w:rsidRPr="006B002F">
        <w:rPr>
          <w:noProof/>
          <w:lang w:val="de-DE"/>
        </w:rPr>
        <w:t xml:space="preserve"> 6.Le6 Tc6(e5) 7.Tf6+ Txe6 8.Txe6.</w:t>
      </w:r>
    </w:p>
    <w:p w14:paraId="1D7BB145" w14:textId="77777777" w:rsidR="00A76159" w:rsidRDefault="00A76159" w:rsidP="00586E21">
      <w:pPr>
        <w:pStyle w:val="03aText"/>
        <w:widowControl/>
        <w:numPr>
          <w:ilvl w:val="0"/>
          <w:numId w:val="109"/>
        </w:numPr>
        <w:rPr>
          <w:noProof/>
          <w:lang w:val="nl-BE"/>
        </w:rPr>
      </w:pPr>
      <w:r>
        <w:rPr>
          <w:noProof/>
          <w:lang w:val="nl-BE"/>
        </w:rPr>
        <w:t>5…</w:t>
      </w:r>
      <w:r w:rsidR="001E537F">
        <w:rPr>
          <w:noProof/>
          <w:lang w:val="nl-BE"/>
        </w:rPr>
        <w:t>Tc</w:t>
      </w:r>
      <w:r>
        <w:rPr>
          <w:noProof/>
          <w:lang w:val="nl-BE"/>
        </w:rPr>
        <w:t>6+</w:t>
      </w:r>
      <w:r w:rsidR="00167949">
        <w:rPr>
          <w:noProof/>
          <w:lang w:val="nl-BE"/>
        </w:rPr>
        <w:t>?</w:t>
      </w:r>
      <w:r w:rsidR="001E537F">
        <w:rPr>
          <w:noProof/>
          <w:lang w:val="nl-BE"/>
        </w:rPr>
        <w:t xml:space="preserve">  6.Tf6+</w:t>
      </w:r>
      <w:r>
        <w:rPr>
          <w:noProof/>
          <w:lang w:val="nl-BE"/>
        </w:rPr>
        <w:t xml:space="preserve"> Kh8 7.Le6 </w:t>
      </w:r>
      <w:r w:rsidR="001E537F">
        <w:rPr>
          <w:i/>
          <w:noProof/>
          <w:lang w:val="nl-BE"/>
        </w:rPr>
        <w:t>(en niet het gulzige 7.T</w:t>
      </w:r>
      <w:r>
        <w:rPr>
          <w:i/>
          <w:noProof/>
          <w:lang w:val="nl-BE"/>
        </w:rPr>
        <w:t>xc6? c1D 8.Txc1,</w:t>
      </w:r>
      <w:r w:rsidR="001E537F">
        <w:rPr>
          <w:i/>
          <w:noProof/>
          <w:lang w:val="nl-BE"/>
        </w:rPr>
        <w:t xml:space="preserve"> en</w:t>
      </w:r>
      <w:r>
        <w:rPr>
          <w:i/>
          <w:noProof/>
          <w:lang w:val="nl-BE"/>
        </w:rPr>
        <w:t xml:space="preserve"> pat) </w:t>
      </w:r>
      <w:r>
        <w:rPr>
          <w:noProof/>
          <w:lang w:val="nl-BE"/>
        </w:rPr>
        <w:t xml:space="preserve">7…Tc8 8.Lxc8 Kg8 </w:t>
      </w:r>
      <w:r>
        <w:rPr>
          <w:i/>
          <w:noProof/>
          <w:lang w:val="nl-BE"/>
        </w:rPr>
        <w:t xml:space="preserve">(8…e1D 9.Tf8+ en mat) </w:t>
      </w:r>
      <w:r w:rsidR="001E537F">
        <w:rPr>
          <w:noProof/>
          <w:lang w:val="nl-BE"/>
        </w:rPr>
        <w:t>9.Le6+ Kh8 10.Tf8+ en mat.</w:t>
      </w:r>
    </w:p>
    <w:p w14:paraId="2D4C730B" w14:textId="77777777" w:rsidR="00C15AF4" w:rsidRDefault="001E537F" w:rsidP="00C15AF4">
      <w:pPr>
        <w:rPr>
          <w:rFonts w:cs="Arial"/>
          <w:b/>
          <w:sz w:val="20"/>
          <w:szCs w:val="20"/>
          <w:lang w:val="nl-BE"/>
        </w:rPr>
      </w:pPr>
      <w:r>
        <w:rPr>
          <w:rFonts w:cs="Arial"/>
          <w:b/>
          <w:sz w:val="20"/>
          <w:szCs w:val="20"/>
          <w:lang w:val="nl-BE"/>
        </w:rPr>
        <w:tab/>
      </w:r>
      <w:r w:rsidRPr="00167949">
        <w:rPr>
          <w:rFonts w:cs="Arial"/>
          <w:b/>
          <w:sz w:val="20"/>
          <w:szCs w:val="20"/>
          <w:lang w:val="nl-BE"/>
        </w:rPr>
        <w:t>6.Kf6</w:t>
      </w:r>
      <w:r w:rsidRPr="00167949">
        <w:rPr>
          <w:rFonts w:cs="Arial"/>
          <w:b/>
          <w:sz w:val="20"/>
          <w:szCs w:val="20"/>
          <w:lang w:val="nl-BE"/>
        </w:rPr>
        <w:tab/>
      </w:r>
      <w:r w:rsidRPr="00167949">
        <w:rPr>
          <w:rFonts w:cs="Arial"/>
          <w:b/>
          <w:sz w:val="20"/>
          <w:szCs w:val="20"/>
          <w:lang w:val="nl-BE"/>
        </w:rPr>
        <w:tab/>
        <w:t>c1D</w:t>
      </w:r>
    </w:p>
    <w:p w14:paraId="68E631B4" w14:textId="77777777" w:rsidR="00C15AF4" w:rsidRPr="00C15AF4" w:rsidRDefault="00C15AF4" w:rsidP="00C15AF4">
      <w:pPr>
        <w:jc w:val="both"/>
        <w:rPr>
          <w:rFonts w:cs="Arial"/>
          <w:sz w:val="20"/>
          <w:szCs w:val="20"/>
          <w:lang w:val="nl-BE"/>
        </w:rPr>
      </w:pPr>
      <w:r>
        <w:rPr>
          <w:rFonts w:cs="Arial"/>
          <w:sz w:val="20"/>
          <w:szCs w:val="20"/>
          <w:lang w:val="nl-BE"/>
        </w:rPr>
        <w:t>Na 6…Kh8 volgt bijvoorbeeld: 7.Tf8+ Tg8 8.Lxg8 c1D 9.Lf7+ Kh7 10.Lg6+ Kh6 11.Th8+ en mat.</w:t>
      </w:r>
    </w:p>
    <w:p w14:paraId="620DB5E2" w14:textId="77777777" w:rsidR="00A40FDA" w:rsidRPr="00B04271" w:rsidRDefault="00A40FDA" w:rsidP="00C15AF4">
      <w:pPr>
        <w:ind w:left="705"/>
        <w:rPr>
          <w:rFonts w:cs="Arial"/>
          <w:sz w:val="20"/>
          <w:szCs w:val="20"/>
          <w:lang w:val="nl-BE"/>
        </w:rPr>
      </w:pPr>
      <w:r>
        <w:rPr>
          <w:rFonts w:cs="Arial"/>
          <w:b/>
          <w:sz w:val="20"/>
          <w:szCs w:val="20"/>
          <w:lang w:val="nl-BE"/>
        </w:rPr>
        <w:t>7.Tc7+</w:t>
      </w:r>
      <w:r>
        <w:rPr>
          <w:rFonts w:cs="Arial"/>
          <w:b/>
          <w:sz w:val="20"/>
          <w:szCs w:val="20"/>
          <w:lang w:val="nl-BE"/>
        </w:rPr>
        <w:tab/>
      </w:r>
      <w:r>
        <w:rPr>
          <w:rFonts w:cs="Arial"/>
          <w:b/>
          <w:sz w:val="20"/>
          <w:szCs w:val="20"/>
          <w:lang w:val="nl-BE"/>
        </w:rPr>
        <w:tab/>
        <w:t>Kh8 8.Txc</w:t>
      </w:r>
      <w:r w:rsidR="00B04271">
        <w:rPr>
          <w:rFonts w:cs="Arial"/>
          <w:b/>
          <w:sz w:val="20"/>
          <w:szCs w:val="20"/>
          <w:lang w:val="nl-BE"/>
        </w:rPr>
        <w:t>1</w:t>
      </w:r>
    </w:p>
    <w:p w14:paraId="430783BB" w14:textId="77777777" w:rsidR="00BD7EBE" w:rsidRDefault="00A40FDA" w:rsidP="00A40FDA">
      <w:pPr>
        <w:ind w:left="708" w:hanging="708"/>
        <w:jc w:val="both"/>
        <w:rPr>
          <w:rFonts w:cs="Arial"/>
          <w:sz w:val="20"/>
          <w:szCs w:val="20"/>
          <w:lang w:val="nl-BE"/>
        </w:rPr>
      </w:pPr>
      <w:r>
        <w:rPr>
          <w:rFonts w:cs="Arial"/>
          <w:sz w:val="20"/>
          <w:szCs w:val="20"/>
          <w:lang w:val="nl-BE"/>
        </w:rPr>
        <w:t>En wit wint nu door overmacht.</w:t>
      </w:r>
    </w:p>
    <w:p w14:paraId="1255749A" w14:textId="77777777" w:rsidR="00B04271" w:rsidRDefault="00B04271" w:rsidP="00B04271">
      <w:pPr>
        <w:ind w:left="708" w:hanging="708"/>
        <w:rPr>
          <w:rFonts w:cs="Arial"/>
          <w:sz w:val="20"/>
          <w:szCs w:val="20"/>
          <w:lang w:val="nl-BE"/>
        </w:rPr>
      </w:pPr>
    </w:p>
    <w:p w14:paraId="7366FF59" w14:textId="77777777" w:rsidR="007C65D3" w:rsidRDefault="00B04271" w:rsidP="007C65D3">
      <w:pPr>
        <w:ind w:left="708" w:hanging="708"/>
        <w:jc w:val="both"/>
        <w:rPr>
          <w:rFonts w:cs="Arial"/>
          <w:sz w:val="20"/>
          <w:szCs w:val="20"/>
          <w:lang w:val="nl-BE"/>
        </w:rPr>
      </w:pPr>
      <w:r>
        <w:rPr>
          <w:rFonts w:cs="Arial"/>
          <w:sz w:val="20"/>
          <w:szCs w:val="20"/>
          <w:lang w:val="nl-BE"/>
        </w:rPr>
        <w:t>Maar</w:t>
      </w:r>
      <w:r w:rsidR="00A40FDA">
        <w:rPr>
          <w:rFonts w:cs="Arial"/>
          <w:sz w:val="20"/>
          <w:szCs w:val="20"/>
          <w:lang w:val="nl-BE"/>
        </w:rPr>
        <w:t xml:space="preserve"> </w:t>
      </w:r>
      <w:r w:rsidR="007C65D3">
        <w:rPr>
          <w:rFonts w:cs="Arial"/>
          <w:sz w:val="20"/>
          <w:szCs w:val="20"/>
          <w:lang w:val="nl-BE"/>
        </w:rPr>
        <w:t xml:space="preserve">nu </w:t>
      </w:r>
      <w:r w:rsidR="00A40FDA">
        <w:rPr>
          <w:rFonts w:cs="Arial"/>
          <w:sz w:val="20"/>
          <w:szCs w:val="20"/>
          <w:lang w:val="nl-BE"/>
        </w:rPr>
        <w:t>opgepast</w:t>
      </w:r>
      <w:r w:rsidR="007C65D3">
        <w:rPr>
          <w:rFonts w:cs="Arial"/>
          <w:sz w:val="20"/>
          <w:szCs w:val="20"/>
          <w:lang w:val="nl-BE"/>
        </w:rPr>
        <w:t xml:space="preserve"> voor de valstrik</w:t>
      </w:r>
    </w:p>
    <w:p w14:paraId="515EFD81" w14:textId="77777777" w:rsidR="007C65D3" w:rsidRDefault="007C65D3" w:rsidP="007C65D3">
      <w:pPr>
        <w:ind w:left="708" w:hanging="708"/>
        <w:jc w:val="both"/>
        <w:rPr>
          <w:rFonts w:cs="Arial"/>
          <w:sz w:val="20"/>
          <w:szCs w:val="20"/>
          <w:lang w:val="nl-BE"/>
        </w:rPr>
      </w:pPr>
      <w:r>
        <w:rPr>
          <w:rFonts w:cs="Arial"/>
          <w:sz w:val="20"/>
          <w:szCs w:val="20"/>
          <w:lang w:val="nl-BE"/>
        </w:rPr>
        <w:t>van zwart</w:t>
      </w:r>
      <w:r w:rsidR="00A40FDA">
        <w:rPr>
          <w:rFonts w:cs="Arial"/>
          <w:sz w:val="20"/>
          <w:szCs w:val="20"/>
          <w:lang w:val="nl-BE"/>
        </w:rPr>
        <w:t>, na 8…Kxg6+ is</w:t>
      </w:r>
      <w:r>
        <w:rPr>
          <w:rFonts w:cs="Arial"/>
          <w:sz w:val="20"/>
          <w:szCs w:val="20"/>
          <w:lang w:val="nl-BE"/>
        </w:rPr>
        <w:t xml:space="preserve"> 9.Kxg6</w:t>
      </w:r>
    </w:p>
    <w:p w14:paraId="44302796" w14:textId="77777777" w:rsidR="00A40FDA" w:rsidRPr="007C65D3" w:rsidRDefault="00B04271" w:rsidP="007C65D3">
      <w:pPr>
        <w:ind w:left="708" w:hanging="708"/>
        <w:jc w:val="both"/>
        <w:rPr>
          <w:rFonts w:cs="Arial"/>
          <w:sz w:val="20"/>
          <w:szCs w:val="20"/>
          <w:lang w:val="nl-BE"/>
        </w:rPr>
      </w:pPr>
      <w:r>
        <w:rPr>
          <w:rFonts w:cs="Arial"/>
          <w:sz w:val="20"/>
          <w:szCs w:val="20"/>
          <w:lang w:val="nl-BE"/>
        </w:rPr>
        <w:t>pat.</w:t>
      </w:r>
      <w:r w:rsidR="00A40FDA">
        <w:rPr>
          <w:rFonts w:cs="Arial"/>
          <w:sz w:val="20"/>
          <w:szCs w:val="20"/>
          <w:lang w:val="nl-BE"/>
        </w:rPr>
        <w:t xml:space="preserve"> </w:t>
      </w:r>
    </w:p>
    <w:p w14:paraId="066B8AA6" w14:textId="77777777" w:rsidR="00B04271" w:rsidRDefault="00B04271" w:rsidP="00B04271">
      <w:pPr>
        <w:jc w:val="both"/>
        <w:rPr>
          <w:noProof/>
          <w:sz w:val="20"/>
          <w:szCs w:val="20"/>
          <w:lang w:val="nl-BE"/>
        </w:rPr>
      </w:pPr>
    </w:p>
    <w:p w14:paraId="66B2BE05" w14:textId="77777777" w:rsidR="006B002F" w:rsidRPr="00B04271" w:rsidRDefault="006B002F" w:rsidP="00B04271">
      <w:pPr>
        <w:jc w:val="both"/>
        <w:rPr>
          <w:rFonts w:cs="Arial"/>
          <w:b/>
          <w:sz w:val="20"/>
          <w:szCs w:val="20"/>
          <w:lang w:val="nl-BE"/>
        </w:rPr>
      </w:pPr>
      <w:r w:rsidRPr="00B04271">
        <w:rPr>
          <w:noProof/>
          <w:sz w:val="20"/>
          <w:szCs w:val="20"/>
          <w:lang w:val="nl-BE"/>
        </w:rPr>
        <w:t>Eindspelredacteur Freek Spinho-ven vond het een “</w:t>
      </w:r>
      <w:r w:rsidRPr="00B04271">
        <w:rPr>
          <w:i/>
          <w:iCs/>
          <w:noProof/>
          <w:sz w:val="20"/>
          <w:szCs w:val="20"/>
          <w:lang w:val="nl-BE"/>
        </w:rPr>
        <w:t>Goe</w:t>
      </w:r>
      <w:r w:rsidRPr="00B04271">
        <w:rPr>
          <w:i/>
          <w:iCs/>
          <w:noProof/>
          <w:sz w:val="20"/>
          <w:szCs w:val="20"/>
          <w:lang w:val="nl-BE"/>
        </w:rPr>
        <w:softHyphen/>
        <w:t>de studie.”</w:t>
      </w:r>
    </w:p>
    <w:p w14:paraId="7230BD19" w14:textId="77777777" w:rsidR="006F3923" w:rsidRPr="00D54D78" w:rsidRDefault="006B002F" w:rsidP="00D54D78">
      <w:pPr>
        <w:jc w:val="center"/>
        <w:rPr>
          <w:rFonts w:cs="Arial"/>
          <w:sz w:val="20"/>
          <w:szCs w:val="20"/>
          <w:lang w:val="nl-BE"/>
        </w:rPr>
      </w:pPr>
      <w:r>
        <w:rPr>
          <w:noProof/>
          <w:lang w:val="nl-BE"/>
        </w:rPr>
        <w:br w:type="page"/>
      </w:r>
      <w:r w:rsidR="00046C07" w:rsidRPr="006B002F">
        <w:rPr>
          <w:b/>
          <w:noProof/>
          <w:sz w:val="20"/>
          <w:szCs w:val="20"/>
          <w:lang w:val="nl-BE"/>
        </w:rPr>
        <w:lastRenderedPageBreak/>
        <w:t xml:space="preserve">- </w:t>
      </w:r>
      <w:r w:rsidR="00004A2F">
        <w:rPr>
          <w:b/>
          <w:noProof/>
          <w:sz w:val="20"/>
          <w:szCs w:val="20"/>
          <w:lang w:val="nl-BE"/>
        </w:rPr>
        <w:t>23</w:t>
      </w:r>
      <w:r w:rsidR="006D16AB">
        <w:rPr>
          <w:b/>
          <w:noProof/>
          <w:sz w:val="20"/>
          <w:szCs w:val="20"/>
          <w:lang w:val="nl-BE"/>
        </w:rPr>
        <w:t>3</w:t>
      </w:r>
      <w:r w:rsidR="006F3923" w:rsidRPr="006B002F">
        <w:rPr>
          <w:b/>
          <w:noProof/>
          <w:sz w:val="20"/>
          <w:szCs w:val="20"/>
          <w:lang w:val="nl-BE"/>
        </w:rPr>
        <w:t xml:space="preserve"> -</w:t>
      </w:r>
    </w:p>
    <w:p w14:paraId="52D36EE1" w14:textId="77777777" w:rsidR="006F3923" w:rsidRDefault="006F3923" w:rsidP="006F3923">
      <w:pPr>
        <w:pStyle w:val="03aText"/>
        <w:widowControl/>
        <w:spacing w:line="190" w:lineRule="exact"/>
        <w:jc w:val="center"/>
        <w:rPr>
          <w:b/>
          <w:noProof/>
          <w:lang w:val="nl-BE"/>
        </w:rPr>
      </w:pPr>
    </w:p>
    <w:p w14:paraId="14517EE3" w14:textId="77777777" w:rsidR="006F3923" w:rsidRDefault="006F3923" w:rsidP="006F3923">
      <w:pPr>
        <w:pStyle w:val="02bSource"/>
        <w:widowControl/>
        <w:tabs>
          <w:tab w:val="left" w:pos="114"/>
        </w:tabs>
        <w:rPr>
          <w:noProof/>
          <w:lang w:val="nl-BE"/>
        </w:rPr>
      </w:pPr>
      <w:r>
        <w:rPr>
          <w:i/>
          <w:iCs/>
          <w:noProof/>
          <w:lang w:val="nl-BE"/>
        </w:rPr>
        <w:t>64 studies op 64 velden,</w:t>
      </w:r>
      <w:r>
        <w:rPr>
          <w:noProof/>
          <w:lang w:val="nl-BE"/>
        </w:rPr>
        <w:t xml:space="preserve"> 1994</w:t>
      </w:r>
    </w:p>
    <w:p w14:paraId="157D9971" w14:textId="77777777" w:rsidR="006F3923" w:rsidRDefault="006F3923" w:rsidP="006F3923">
      <w:pPr>
        <w:pStyle w:val="02bSource"/>
        <w:widowControl/>
        <w:tabs>
          <w:tab w:val="left" w:pos="114"/>
        </w:tabs>
        <w:rPr>
          <w:lang w:val="nl-BE"/>
        </w:rPr>
      </w:pPr>
    </w:p>
    <w:p w14:paraId="0E7448C3" w14:textId="77777777" w:rsidR="006F3923" w:rsidRDefault="00990285" w:rsidP="006F3923">
      <w:pPr>
        <w:rPr>
          <w:lang w:val="nl-BE"/>
        </w:rPr>
      </w:pPr>
      <w:r>
        <w:object w:dxaOrig="1440" w:dyaOrig="1440" w14:anchorId="52FB8834">
          <v:shape id="_x0000_s1333" type="#_x0000_t75" style="position:absolute;margin-left:0;margin-top:0;width:152.35pt;height:152.35pt;z-index:251658240;mso-position-horizontal:center">
            <v:imagedata r:id="rId465" o:title=""/>
            <w10:wrap type="square"/>
          </v:shape>
          <o:OLEObject Type="Embed" ProgID="CorelDRAW.Graphic.12" ShapeID="_x0000_s1333" DrawAspect="Content" ObjectID="_1587467720" r:id="rId466"/>
        </w:object>
      </w:r>
    </w:p>
    <w:p w14:paraId="1E1829F9"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0311.03 f3h2</w:t>
      </w:r>
    </w:p>
    <w:p w14:paraId="200EF3BA" w14:textId="77777777" w:rsidR="006F3923" w:rsidRDefault="006F3923" w:rsidP="006F3923">
      <w:pPr>
        <w:rPr>
          <w:rFonts w:cs="Arial"/>
          <w:sz w:val="20"/>
          <w:szCs w:val="20"/>
          <w:lang w:val="nl-BE"/>
        </w:rPr>
      </w:pPr>
    </w:p>
    <w:p w14:paraId="78A8D7DF" w14:textId="77777777" w:rsidR="006F3923" w:rsidRDefault="006F3923" w:rsidP="006F3923">
      <w:pPr>
        <w:pStyle w:val="03aText"/>
        <w:widowControl/>
        <w:rPr>
          <w:noProof/>
          <w:lang w:val="nl-BE"/>
        </w:rPr>
      </w:pPr>
      <w:r>
        <w:rPr>
          <w:noProof/>
          <w:lang w:val="nl-BE"/>
        </w:rPr>
        <w:t xml:space="preserve">Om de zwarte pionpromotie tegen te houden is: </w:t>
      </w:r>
    </w:p>
    <w:p w14:paraId="006E73C9" w14:textId="77777777" w:rsidR="006F3923" w:rsidRDefault="006F3923" w:rsidP="00586E21">
      <w:pPr>
        <w:pStyle w:val="03aText"/>
        <w:widowControl/>
        <w:numPr>
          <w:ilvl w:val="0"/>
          <w:numId w:val="114"/>
        </w:numPr>
        <w:rPr>
          <w:noProof/>
          <w:lang w:val="nl-BE"/>
        </w:rPr>
      </w:pPr>
      <w:r>
        <w:rPr>
          <w:noProof/>
          <w:lang w:val="nl-BE"/>
        </w:rPr>
        <w:t>1.Kf2?</w:t>
      </w:r>
      <w:r w:rsidR="00F60CBF">
        <w:rPr>
          <w:noProof/>
          <w:lang w:val="nl-BE"/>
        </w:rPr>
        <w:t xml:space="preserve"> of 1.Kg6?</w:t>
      </w:r>
      <w:r>
        <w:rPr>
          <w:noProof/>
          <w:lang w:val="nl-BE"/>
        </w:rPr>
        <w:t xml:space="preserve"> onvoldoen</w:t>
      </w:r>
      <w:r w:rsidR="00F60CBF">
        <w:rPr>
          <w:noProof/>
          <w:lang w:val="nl-BE"/>
        </w:rPr>
        <w:t>-</w:t>
      </w:r>
      <w:r>
        <w:rPr>
          <w:noProof/>
          <w:lang w:val="nl-BE"/>
        </w:rPr>
        <w:t>de, daar de toren dan in wer</w:t>
      </w:r>
      <w:r w:rsidR="00F60CBF">
        <w:rPr>
          <w:noProof/>
          <w:lang w:val="nl-BE"/>
        </w:rPr>
        <w:t>-</w:t>
      </w:r>
      <w:r>
        <w:rPr>
          <w:noProof/>
          <w:lang w:val="nl-BE"/>
        </w:rPr>
        <w:t xml:space="preserve">king treedt. En na: </w:t>
      </w:r>
    </w:p>
    <w:p w14:paraId="285C9D8B" w14:textId="77777777" w:rsidR="006F3923" w:rsidRDefault="00A45D67" w:rsidP="00586E21">
      <w:pPr>
        <w:pStyle w:val="03aText"/>
        <w:widowControl/>
        <w:numPr>
          <w:ilvl w:val="0"/>
          <w:numId w:val="114"/>
        </w:numPr>
        <w:rPr>
          <w:noProof/>
          <w:lang w:val="nl-BE"/>
        </w:rPr>
      </w:pPr>
      <w:r>
        <w:rPr>
          <w:noProof/>
          <w:lang w:val="nl-BE"/>
        </w:rPr>
        <w:t xml:space="preserve">1.Lg1+? Kh1 </w:t>
      </w:r>
      <w:r w:rsidR="006F3923">
        <w:rPr>
          <w:noProof/>
          <w:lang w:val="nl-BE"/>
        </w:rPr>
        <w:t>komt wit niet ver</w:t>
      </w:r>
      <w:r>
        <w:rPr>
          <w:noProof/>
          <w:lang w:val="nl-BE"/>
        </w:rPr>
        <w:t>der na bijvoorbeeld:</w:t>
      </w:r>
      <w:r w:rsidR="0050056A">
        <w:rPr>
          <w:noProof/>
          <w:lang w:val="nl-BE"/>
        </w:rPr>
        <w:t xml:space="preserve"> </w:t>
      </w:r>
      <w:r w:rsidR="006F3923">
        <w:rPr>
          <w:noProof/>
          <w:lang w:val="nl-BE"/>
        </w:rPr>
        <w:t>2</w:t>
      </w:r>
      <w:r w:rsidR="00DE5DCD">
        <w:rPr>
          <w:noProof/>
          <w:lang w:val="nl-BE"/>
        </w:rPr>
        <w:t>.Pg3+</w:t>
      </w:r>
      <w:r>
        <w:rPr>
          <w:noProof/>
          <w:lang w:val="nl-BE"/>
        </w:rPr>
        <w:t xml:space="preserve"> en</w:t>
      </w:r>
      <w:r w:rsidR="00DE5DCD">
        <w:rPr>
          <w:noProof/>
          <w:lang w:val="nl-BE"/>
        </w:rPr>
        <w:t xml:space="preserve"> Kxg1.</w:t>
      </w:r>
    </w:p>
    <w:p w14:paraId="0414A7D5" w14:textId="77777777" w:rsidR="00E051F2" w:rsidRDefault="00E051F2" w:rsidP="00E051F2">
      <w:pPr>
        <w:pStyle w:val="03aText"/>
        <w:widowControl/>
        <w:rPr>
          <w:noProof/>
          <w:lang w:val="nl-BE"/>
        </w:rPr>
      </w:pPr>
      <w:r>
        <w:rPr>
          <w:noProof/>
          <w:lang w:val="nl-BE"/>
        </w:rPr>
        <w:t>Daarom:</w:t>
      </w:r>
    </w:p>
    <w:p w14:paraId="27773630" w14:textId="77777777" w:rsidR="006F3923" w:rsidRDefault="006F3923" w:rsidP="006F3923">
      <w:pPr>
        <w:rPr>
          <w:rFonts w:cs="Arial"/>
          <w:b/>
          <w:sz w:val="20"/>
          <w:szCs w:val="20"/>
          <w:lang w:val="nl-BE"/>
        </w:rPr>
      </w:pPr>
      <w:r>
        <w:rPr>
          <w:rFonts w:cs="Arial"/>
          <w:b/>
          <w:sz w:val="20"/>
          <w:szCs w:val="20"/>
          <w:lang w:val="nl-BE"/>
        </w:rPr>
        <w:tab/>
        <w:t>1.Ld6+</w:t>
      </w:r>
      <w:r>
        <w:rPr>
          <w:rFonts w:cs="Arial"/>
          <w:b/>
          <w:sz w:val="20"/>
          <w:szCs w:val="20"/>
          <w:lang w:val="nl-BE"/>
        </w:rPr>
        <w:tab/>
      </w:r>
      <w:r>
        <w:rPr>
          <w:rFonts w:cs="Arial"/>
          <w:b/>
          <w:sz w:val="20"/>
          <w:szCs w:val="20"/>
          <w:lang w:val="nl-BE"/>
        </w:rPr>
        <w:tab/>
        <w:t>Kh3</w:t>
      </w:r>
    </w:p>
    <w:p w14:paraId="23669A2E" w14:textId="77777777" w:rsidR="006F3923" w:rsidRDefault="006F3923" w:rsidP="006F3923">
      <w:pPr>
        <w:pStyle w:val="03aText"/>
        <w:widowControl/>
        <w:rPr>
          <w:noProof/>
          <w:lang w:val="nl-BE"/>
        </w:rPr>
      </w:pPr>
      <w:r>
        <w:rPr>
          <w:noProof/>
          <w:lang w:val="nl-BE"/>
        </w:rPr>
        <w:t>De sterkste zet, want hier slaat wit</w:t>
      </w:r>
    </w:p>
    <w:p w14:paraId="3235A486" w14:textId="77777777" w:rsidR="006F3923" w:rsidRDefault="006F3923" w:rsidP="006F3923">
      <w:pPr>
        <w:pStyle w:val="03aText"/>
        <w:widowControl/>
        <w:rPr>
          <w:noProof/>
          <w:lang w:val="nl-BE"/>
        </w:rPr>
      </w:pPr>
      <w:r>
        <w:rPr>
          <w:noProof/>
          <w:lang w:val="nl-BE"/>
        </w:rPr>
        <w:t>na: 1...Kh1</w:t>
      </w:r>
      <w:r w:rsidR="00167949">
        <w:rPr>
          <w:noProof/>
          <w:lang w:val="nl-BE"/>
        </w:rPr>
        <w:t>?</w:t>
      </w:r>
      <w:r>
        <w:rPr>
          <w:noProof/>
          <w:lang w:val="nl-BE"/>
        </w:rPr>
        <w:t xml:space="preserve"> 2.Pg3+ Kg1 de toren: 3.Pxh5+ en</w:t>
      </w:r>
      <w:r w:rsidR="00DE5DCD">
        <w:rPr>
          <w:noProof/>
          <w:lang w:val="nl-BE"/>
        </w:rPr>
        <w:t xml:space="preserve"> na</w:t>
      </w:r>
      <w:r>
        <w:rPr>
          <w:noProof/>
          <w:lang w:val="nl-BE"/>
        </w:rPr>
        <w:t xml:space="preserve"> 3…Kf1.4.P</w:t>
      </w:r>
      <w:r w:rsidR="007047C2">
        <w:rPr>
          <w:noProof/>
          <w:lang w:val="nl-BE"/>
        </w:rPr>
        <w:t>g3+ Kg1 5.Pe2+ Kf1 6.Lc5 h5 7.Pg</w:t>
      </w:r>
      <w:r w:rsidR="00DE5DCD">
        <w:rPr>
          <w:noProof/>
          <w:lang w:val="nl-BE"/>
        </w:rPr>
        <w:t>3+ Ke</w:t>
      </w:r>
      <w:r w:rsidR="0050056A">
        <w:rPr>
          <w:noProof/>
          <w:lang w:val="nl-BE"/>
        </w:rPr>
        <w:t>1 8.Pxh5 en wint wit vrij makke</w:t>
      </w:r>
      <w:r w:rsidR="00DE5DCD">
        <w:rPr>
          <w:noProof/>
          <w:lang w:val="nl-BE"/>
        </w:rPr>
        <w:t>lijk.</w:t>
      </w:r>
    </w:p>
    <w:p w14:paraId="4EF587A7" w14:textId="77777777" w:rsidR="006F3923" w:rsidRDefault="006F3923" w:rsidP="006F3923">
      <w:pPr>
        <w:rPr>
          <w:rFonts w:cs="Arial"/>
          <w:b/>
          <w:sz w:val="20"/>
          <w:szCs w:val="20"/>
          <w:lang w:val="nl-BE"/>
        </w:rPr>
      </w:pPr>
      <w:r>
        <w:rPr>
          <w:rFonts w:cs="Arial"/>
          <w:b/>
          <w:sz w:val="20"/>
          <w:szCs w:val="20"/>
          <w:lang w:val="nl-BE"/>
        </w:rPr>
        <w:tab/>
        <w:t>2.Pf4+</w:t>
      </w:r>
      <w:r>
        <w:rPr>
          <w:rFonts w:cs="Arial"/>
          <w:b/>
          <w:sz w:val="20"/>
          <w:szCs w:val="20"/>
          <w:lang w:val="nl-BE"/>
        </w:rPr>
        <w:tab/>
      </w:r>
      <w:r>
        <w:rPr>
          <w:rFonts w:cs="Arial"/>
          <w:b/>
          <w:sz w:val="20"/>
          <w:szCs w:val="20"/>
          <w:lang w:val="nl-BE"/>
        </w:rPr>
        <w:tab/>
        <w:t>Kh4</w:t>
      </w:r>
    </w:p>
    <w:p w14:paraId="3C61E121" w14:textId="77777777" w:rsidR="006F3923" w:rsidRDefault="006F3923" w:rsidP="001A1D6F">
      <w:pPr>
        <w:jc w:val="both"/>
        <w:rPr>
          <w:noProof/>
          <w:sz w:val="20"/>
          <w:szCs w:val="20"/>
          <w:lang w:val="nl-BE"/>
        </w:rPr>
      </w:pPr>
      <w:r>
        <w:rPr>
          <w:noProof/>
          <w:sz w:val="20"/>
          <w:szCs w:val="20"/>
          <w:lang w:val="nl-BE"/>
        </w:rPr>
        <w:t>Zwart dekt zijn toren, want</w:t>
      </w:r>
      <w:r>
        <w:rPr>
          <w:b/>
          <w:bCs/>
          <w:noProof/>
          <w:sz w:val="20"/>
          <w:szCs w:val="20"/>
          <w:lang w:val="nl-BE"/>
        </w:rPr>
        <w:t xml:space="preserve"> </w:t>
      </w:r>
      <w:r>
        <w:rPr>
          <w:noProof/>
          <w:sz w:val="20"/>
          <w:szCs w:val="20"/>
          <w:lang w:val="nl-BE"/>
        </w:rPr>
        <w:t>2...Kh2</w:t>
      </w:r>
      <w:r w:rsidR="00167949">
        <w:rPr>
          <w:noProof/>
          <w:sz w:val="20"/>
          <w:szCs w:val="20"/>
          <w:lang w:val="nl-BE"/>
        </w:rPr>
        <w:t xml:space="preserve">? </w:t>
      </w:r>
      <w:r>
        <w:rPr>
          <w:noProof/>
          <w:sz w:val="20"/>
          <w:szCs w:val="20"/>
          <w:lang w:val="nl-BE"/>
        </w:rPr>
        <w:t>3.Pxh5+ Kh1 4.Pg3+</w:t>
      </w:r>
      <w:r w:rsidR="002F575B">
        <w:rPr>
          <w:noProof/>
          <w:sz w:val="20"/>
          <w:szCs w:val="20"/>
          <w:lang w:val="nl-BE"/>
        </w:rPr>
        <w:t xml:space="preserve"> Kh2 5.Pe2+ Kh1</w:t>
      </w:r>
      <w:r w:rsidR="0014539A">
        <w:rPr>
          <w:noProof/>
          <w:sz w:val="20"/>
          <w:szCs w:val="20"/>
          <w:lang w:val="nl-BE"/>
        </w:rPr>
        <w:t xml:space="preserve"> 6.Lc5</w:t>
      </w:r>
      <w:r>
        <w:rPr>
          <w:noProof/>
          <w:sz w:val="20"/>
          <w:szCs w:val="20"/>
          <w:lang w:val="nl-BE"/>
        </w:rPr>
        <w:t xml:space="preserve"> enzovoort</w:t>
      </w:r>
      <w:r w:rsidR="0014539A">
        <w:rPr>
          <w:noProof/>
          <w:sz w:val="20"/>
          <w:szCs w:val="20"/>
          <w:lang w:val="nl-BE"/>
        </w:rPr>
        <w:t>,</w:t>
      </w:r>
      <w:r>
        <w:rPr>
          <w:noProof/>
          <w:sz w:val="20"/>
          <w:szCs w:val="20"/>
          <w:lang w:val="nl-BE"/>
        </w:rPr>
        <w:t xml:space="preserve"> helpt niet.</w:t>
      </w:r>
    </w:p>
    <w:p w14:paraId="12068DDA" w14:textId="77777777" w:rsidR="006F3923" w:rsidRDefault="006F3923" w:rsidP="006F3923">
      <w:pPr>
        <w:pStyle w:val="03aText"/>
        <w:widowControl/>
        <w:rPr>
          <w:b/>
          <w:lang w:val="nl-BE"/>
        </w:rPr>
      </w:pPr>
    </w:p>
    <w:p w14:paraId="207C9606" w14:textId="77777777" w:rsidR="006F3923" w:rsidRDefault="006F3923" w:rsidP="006F3923">
      <w:pPr>
        <w:pStyle w:val="03aText"/>
        <w:widowControl/>
        <w:rPr>
          <w:b/>
          <w:lang w:val="nl-BE"/>
        </w:rPr>
      </w:pPr>
    </w:p>
    <w:p w14:paraId="66943600" w14:textId="77777777" w:rsidR="002136CC" w:rsidRDefault="002136CC" w:rsidP="006F3923">
      <w:pPr>
        <w:pStyle w:val="03aText"/>
        <w:widowControl/>
        <w:rPr>
          <w:b/>
          <w:lang w:val="nl-BE"/>
        </w:rPr>
      </w:pPr>
    </w:p>
    <w:p w14:paraId="5EE88553" w14:textId="77777777" w:rsidR="00637A43" w:rsidRDefault="00637A43" w:rsidP="006F3923">
      <w:pPr>
        <w:pStyle w:val="03aText"/>
        <w:widowControl/>
        <w:rPr>
          <w:b/>
          <w:lang w:val="nl-BE"/>
        </w:rPr>
      </w:pPr>
    </w:p>
    <w:p w14:paraId="194FAD80" w14:textId="77777777" w:rsidR="002E51B2" w:rsidRDefault="002E51B2" w:rsidP="006F3923">
      <w:pPr>
        <w:pStyle w:val="03aText"/>
        <w:widowControl/>
        <w:rPr>
          <w:b/>
          <w:lang w:val="nl-BE"/>
        </w:rPr>
      </w:pPr>
    </w:p>
    <w:p w14:paraId="20BFD401" w14:textId="77777777" w:rsidR="006F3923" w:rsidRDefault="006F3923" w:rsidP="00C22AE5">
      <w:pPr>
        <w:pStyle w:val="03aText"/>
        <w:widowControl/>
        <w:ind w:firstLine="708"/>
        <w:rPr>
          <w:b/>
          <w:lang w:val="nl-BE"/>
        </w:rPr>
      </w:pPr>
      <w:r>
        <w:rPr>
          <w:b/>
          <w:lang w:val="nl-BE"/>
        </w:rPr>
        <w:t>3.Le7+</w:t>
      </w:r>
      <w:r>
        <w:rPr>
          <w:b/>
          <w:lang w:val="nl-BE"/>
        </w:rPr>
        <w:tab/>
      </w:r>
      <w:r>
        <w:rPr>
          <w:b/>
          <w:lang w:val="nl-BE"/>
        </w:rPr>
        <w:tab/>
        <w:t>Tg5</w:t>
      </w:r>
    </w:p>
    <w:p w14:paraId="7A34EF4B" w14:textId="77777777" w:rsidR="006F3923" w:rsidRDefault="006F3923" w:rsidP="00C22AE5">
      <w:pPr>
        <w:ind w:firstLine="708"/>
        <w:rPr>
          <w:rFonts w:cs="Arial"/>
          <w:b/>
          <w:sz w:val="20"/>
          <w:szCs w:val="20"/>
          <w:lang w:val="nl-BE"/>
        </w:rPr>
      </w:pPr>
      <w:r>
        <w:rPr>
          <w:rFonts w:cs="Arial"/>
          <w:b/>
          <w:sz w:val="20"/>
          <w:szCs w:val="20"/>
          <w:lang w:val="nl-BE"/>
        </w:rPr>
        <w:t>4.Pxg2+</w:t>
      </w:r>
      <w:r>
        <w:rPr>
          <w:rFonts w:cs="Arial"/>
          <w:b/>
          <w:sz w:val="20"/>
          <w:szCs w:val="20"/>
          <w:lang w:val="nl-BE"/>
        </w:rPr>
        <w:tab/>
        <w:t>Kh5</w:t>
      </w:r>
    </w:p>
    <w:p w14:paraId="5BCD14A5" w14:textId="77777777" w:rsidR="006F3923" w:rsidRDefault="006F3923" w:rsidP="006F3923">
      <w:pPr>
        <w:rPr>
          <w:rFonts w:cs="Arial"/>
          <w:sz w:val="20"/>
          <w:szCs w:val="20"/>
          <w:lang w:val="nl-BE"/>
        </w:rPr>
      </w:pPr>
      <w:r>
        <w:rPr>
          <w:rFonts w:cs="Arial"/>
          <w:sz w:val="20"/>
          <w:szCs w:val="20"/>
          <w:lang w:val="nl-BE"/>
        </w:rPr>
        <w:t>De koning</w:t>
      </w:r>
      <w:r w:rsidR="00F60CBF">
        <w:rPr>
          <w:rFonts w:cs="Arial"/>
          <w:sz w:val="20"/>
          <w:szCs w:val="20"/>
          <w:lang w:val="nl-BE"/>
        </w:rPr>
        <w:t xml:space="preserve"> wordt steeds hoger gedwongen met</w:t>
      </w:r>
    </w:p>
    <w:p w14:paraId="659DD648" w14:textId="77777777" w:rsidR="006F3923" w:rsidRDefault="006F3923" w:rsidP="006F3923">
      <w:pPr>
        <w:jc w:val="both"/>
        <w:rPr>
          <w:rFonts w:cs="Arial"/>
          <w:b/>
          <w:sz w:val="20"/>
          <w:szCs w:val="20"/>
          <w:lang w:val="nl-BE"/>
        </w:rPr>
      </w:pPr>
      <w:r>
        <w:rPr>
          <w:rFonts w:cs="Arial"/>
          <w:b/>
          <w:sz w:val="20"/>
          <w:szCs w:val="20"/>
          <w:lang w:val="nl-BE"/>
        </w:rPr>
        <w:t xml:space="preserve">             5.Pf4+</w:t>
      </w:r>
      <w:r>
        <w:rPr>
          <w:rFonts w:cs="Arial"/>
          <w:b/>
          <w:sz w:val="20"/>
          <w:szCs w:val="20"/>
          <w:lang w:val="nl-BE"/>
        </w:rPr>
        <w:tab/>
      </w:r>
      <w:r>
        <w:rPr>
          <w:rFonts w:cs="Arial"/>
          <w:b/>
          <w:sz w:val="20"/>
          <w:szCs w:val="20"/>
          <w:lang w:val="nl-BE"/>
        </w:rPr>
        <w:tab/>
        <w:t>Kh6</w:t>
      </w:r>
    </w:p>
    <w:p w14:paraId="733267E9" w14:textId="77777777" w:rsidR="006F3923" w:rsidRDefault="006F3923" w:rsidP="006F3923">
      <w:pPr>
        <w:pStyle w:val="03aText"/>
        <w:widowControl/>
        <w:rPr>
          <w:noProof/>
          <w:lang w:val="nl-BE"/>
        </w:rPr>
      </w:pPr>
      <w:r>
        <w:rPr>
          <w:noProof/>
          <w:lang w:val="nl-BE"/>
        </w:rPr>
        <w:t>want na 5...Kh4</w:t>
      </w:r>
      <w:r w:rsidR="00167949">
        <w:rPr>
          <w:noProof/>
          <w:lang w:val="nl-BE"/>
        </w:rPr>
        <w:t>?</w:t>
      </w:r>
      <w:r>
        <w:rPr>
          <w:noProof/>
          <w:lang w:val="nl-BE"/>
        </w:rPr>
        <w:t xml:space="preserve"> heeft wit de mo-gelijkheid om eer</w:t>
      </w:r>
      <w:r w:rsidR="00DE5DCD">
        <w:rPr>
          <w:noProof/>
          <w:lang w:val="nl-BE"/>
        </w:rPr>
        <w:t>st de d-pion te slaan: 6.Pxd5. e</w:t>
      </w:r>
      <w:r>
        <w:rPr>
          <w:noProof/>
          <w:lang w:val="nl-BE"/>
        </w:rPr>
        <w:t>n te winnen na</w:t>
      </w:r>
    </w:p>
    <w:p w14:paraId="6FC95B17" w14:textId="77777777" w:rsidR="006F3923" w:rsidRDefault="00DE5DCD" w:rsidP="00586E21">
      <w:pPr>
        <w:pStyle w:val="03aText"/>
        <w:widowControl/>
        <w:numPr>
          <w:ilvl w:val="0"/>
          <w:numId w:val="115"/>
        </w:numPr>
        <w:rPr>
          <w:noProof/>
          <w:lang w:val="nl-BE"/>
        </w:rPr>
      </w:pPr>
      <w:r w:rsidRPr="00DE5DCD">
        <w:rPr>
          <w:noProof/>
          <w:lang w:val="en-GB"/>
        </w:rPr>
        <w:t>6...h6 7.Pf4 h5 8.Pe2</w:t>
      </w:r>
      <w:r w:rsidR="00F60CBF" w:rsidRPr="00DE5DCD">
        <w:rPr>
          <w:noProof/>
          <w:lang w:val="en-GB"/>
        </w:rPr>
        <w:t>+</w:t>
      </w:r>
      <w:r w:rsidR="006F3923" w:rsidRPr="00DE5DCD">
        <w:rPr>
          <w:noProof/>
          <w:lang w:val="en-GB"/>
        </w:rPr>
        <w:t xml:space="preserve"> Kh3 9.Lxg5. </w:t>
      </w:r>
      <w:r w:rsidR="006F3923">
        <w:rPr>
          <w:noProof/>
          <w:lang w:val="nl-BE"/>
        </w:rPr>
        <w:t>Of hier</w:t>
      </w:r>
      <w:r>
        <w:rPr>
          <w:noProof/>
          <w:lang w:val="nl-BE"/>
        </w:rPr>
        <w:t>:</w:t>
      </w:r>
      <w:r w:rsidR="006F3923">
        <w:rPr>
          <w:noProof/>
          <w:lang w:val="nl-BE"/>
        </w:rPr>
        <w:t xml:space="preserve"> </w:t>
      </w:r>
    </w:p>
    <w:p w14:paraId="1AB86E87" w14:textId="77777777" w:rsidR="006F3923" w:rsidRDefault="006F3923" w:rsidP="00586E21">
      <w:pPr>
        <w:pStyle w:val="03aText"/>
        <w:widowControl/>
        <w:numPr>
          <w:ilvl w:val="0"/>
          <w:numId w:val="115"/>
        </w:numPr>
        <w:rPr>
          <w:noProof/>
          <w:lang w:val="nl-BE"/>
        </w:rPr>
      </w:pPr>
      <w:r>
        <w:rPr>
          <w:noProof/>
          <w:lang w:val="nl-BE"/>
        </w:rPr>
        <w:t>6...Kh5</w:t>
      </w:r>
      <w:r w:rsidR="00DE5DCD">
        <w:rPr>
          <w:noProof/>
          <w:lang w:val="nl-BE"/>
        </w:rPr>
        <w:t xml:space="preserve"> met</w:t>
      </w:r>
      <w:r>
        <w:rPr>
          <w:noProof/>
          <w:lang w:val="nl-BE"/>
        </w:rPr>
        <w:t xml:space="preserve"> 7.Pf4+ 7.Kh6 8.Lf8+ Tg7 9.Ke4 Kg5 10.Lxg7, of hier</w:t>
      </w:r>
      <w:r w:rsidR="00DE5DCD">
        <w:rPr>
          <w:noProof/>
          <w:lang w:val="nl-BE"/>
        </w:rPr>
        <w:t>:</w:t>
      </w:r>
      <w:r>
        <w:rPr>
          <w:noProof/>
          <w:lang w:val="nl-BE"/>
        </w:rPr>
        <w:t xml:space="preserve"> 7...Kh4 8.Lf6 h6 9.Le7 h5 10.Pe2 Kh3  11.Lxg5</w:t>
      </w:r>
    </w:p>
    <w:p w14:paraId="3074FD8C" w14:textId="77777777" w:rsidR="006F3923" w:rsidRDefault="006F3923" w:rsidP="006F3923">
      <w:pPr>
        <w:rPr>
          <w:rFonts w:cs="Arial"/>
          <w:b/>
          <w:sz w:val="20"/>
          <w:szCs w:val="20"/>
          <w:lang w:val="nl-BE"/>
        </w:rPr>
      </w:pPr>
      <w:r>
        <w:rPr>
          <w:rFonts w:cs="Arial"/>
          <w:b/>
          <w:sz w:val="20"/>
          <w:szCs w:val="20"/>
          <w:lang w:val="nl-BE"/>
        </w:rPr>
        <w:t xml:space="preserve">             6.Lf8+</w:t>
      </w:r>
      <w:r>
        <w:rPr>
          <w:rFonts w:cs="Arial"/>
          <w:b/>
          <w:sz w:val="20"/>
          <w:szCs w:val="20"/>
          <w:lang w:val="nl-BE"/>
        </w:rPr>
        <w:tab/>
      </w:r>
      <w:r>
        <w:rPr>
          <w:rFonts w:cs="Arial"/>
          <w:b/>
          <w:sz w:val="20"/>
          <w:szCs w:val="20"/>
          <w:lang w:val="nl-BE"/>
        </w:rPr>
        <w:tab/>
        <w:t>Tg7</w:t>
      </w:r>
    </w:p>
    <w:p w14:paraId="132FA8CC" w14:textId="77777777" w:rsidR="006F3923" w:rsidRDefault="006F3923" w:rsidP="006F3923">
      <w:pPr>
        <w:pStyle w:val="03aText"/>
        <w:widowControl/>
        <w:rPr>
          <w:noProof/>
          <w:lang w:val="nl-BE"/>
        </w:rPr>
      </w:pPr>
      <w:r>
        <w:rPr>
          <w:noProof/>
          <w:lang w:val="nl-BE"/>
        </w:rPr>
        <w:t>En nu de toren niet weg kan, komt</w:t>
      </w:r>
      <w:r w:rsidR="00DE5DCD">
        <w:rPr>
          <w:noProof/>
          <w:lang w:val="nl-BE"/>
        </w:rPr>
        <w:t xml:space="preserve"> de witte koning de klus klaren met de énige goede zet:</w:t>
      </w:r>
    </w:p>
    <w:p w14:paraId="266B51C8" w14:textId="77777777" w:rsidR="006F3923" w:rsidRDefault="006F3923" w:rsidP="006F3923">
      <w:pPr>
        <w:rPr>
          <w:rFonts w:cs="Arial"/>
          <w:b/>
          <w:sz w:val="20"/>
          <w:szCs w:val="20"/>
          <w:lang w:val="nl-BE"/>
        </w:rPr>
      </w:pPr>
      <w:r>
        <w:rPr>
          <w:rFonts w:cs="Arial"/>
          <w:b/>
          <w:sz w:val="20"/>
          <w:szCs w:val="20"/>
          <w:lang w:val="nl-BE"/>
        </w:rPr>
        <w:t xml:space="preserve">             7.Ke3</w:t>
      </w:r>
      <w:r>
        <w:rPr>
          <w:rFonts w:cs="Arial"/>
          <w:b/>
          <w:sz w:val="20"/>
          <w:szCs w:val="20"/>
          <w:lang w:val="nl-BE"/>
        </w:rPr>
        <w:tab/>
      </w:r>
      <w:r>
        <w:rPr>
          <w:rFonts w:cs="Arial"/>
          <w:b/>
          <w:sz w:val="20"/>
          <w:szCs w:val="20"/>
          <w:lang w:val="nl-BE"/>
        </w:rPr>
        <w:tab/>
        <w:t>d4+</w:t>
      </w:r>
    </w:p>
    <w:p w14:paraId="7E2D3DEB" w14:textId="77777777" w:rsidR="006F3923" w:rsidRDefault="00DE5DCD" w:rsidP="006F3923">
      <w:pPr>
        <w:rPr>
          <w:rFonts w:cs="Arial"/>
          <w:sz w:val="20"/>
          <w:szCs w:val="20"/>
          <w:lang w:val="nl-BE"/>
        </w:rPr>
      </w:pPr>
      <w:r>
        <w:rPr>
          <w:rFonts w:cs="Arial"/>
          <w:sz w:val="20"/>
          <w:szCs w:val="20"/>
          <w:lang w:val="nl-BE"/>
        </w:rPr>
        <w:t>Een verraderlijk antwoord.</w:t>
      </w:r>
    </w:p>
    <w:p w14:paraId="28AD5F87" w14:textId="77777777" w:rsidR="006F3923" w:rsidRDefault="006F3923" w:rsidP="006F3923">
      <w:pPr>
        <w:rPr>
          <w:rFonts w:cs="Arial"/>
          <w:b/>
          <w:sz w:val="20"/>
          <w:szCs w:val="20"/>
          <w:lang w:val="nl-BE"/>
        </w:rPr>
      </w:pPr>
      <w:r>
        <w:rPr>
          <w:rFonts w:cs="Arial"/>
          <w:b/>
          <w:sz w:val="20"/>
          <w:szCs w:val="20"/>
          <w:lang w:val="nl-BE"/>
        </w:rPr>
        <w:t xml:space="preserve">             8.Ke4</w:t>
      </w:r>
    </w:p>
    <w:p w14:paraId="1E367AF6" w14:textId="77777777" w:rsidR="006F3923" w:rsidRDefault="006F3923" w:rsidP="006F3923">
      <w:pPr>
        <w:pStyle w:val="03aText"/>
        <w:widowControl/>
        <w:rPr>
          <w:noProof/>
          <w:lang w:val="nl-BE"/>
        </w:rPr>
      </w:pPr>
      <w:r>
        <w:rPr>
          <w:noProof/>
          <w:lang w:val="nl-BE"/>
        </w:rPr>
        <w:t xml:space="preserve">want 8.Kxd4? geeft slechts remi-se: 8...Kg5 9.Pe6+ Kf6 10.Pxg7 Kf7 en een </w:t>
      </w:r>
      <w:r w:rsidR="00ED78C1">
        <w:rPr>
          <w:noProof/>
          <w:lang w:val="nl-BE"/>
        </w:rPr>
        <w:t xml:space="preserve">wit </w:t>
      </w:r>
      <w:r>
        <w:rPr>
          <w:noProof/>
          <w:lang w:val="nl-BE"/>
        </w:rPr>
        <w:t>stuk gaat verloren.</w:t>
      </w:r>
    </w:p>
    <w:p w14:paraId="2B17FCB2" w14:textId="77777777" w:rsidR="006F3923" w:rsidRDefault="006F3923" w:rsidP="006F3923">
      <w:pPr>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t>d3</w:t>
      </w:r>
    </w:p>
    <w:p w14:paraId="5245FD86" w14:textId="77777777" w:rsidR="006F3923" w:rsidRDefault="006F3923" w:rsidP="006F3923">
      <w:pPr>
        <w:rPr>
          <w:rFonts w:cs="Arial"/>
          <w:b/>
          <w:sz w:val="20"/>
          <w:szCs w:val="20"/>
          <w:lang w:val="nl-BE"/>
        </w:rPr>
      </w:pPr>
      <w:r>
        <w:rPr>
          <w:rFonts w:cs="Arial"/>
          <w:b/>
          <w:sz w:val="20"/>
          <w:szCs w:val="20"/>
          <w:lang w:val="nl-BE"/>
        </w:rPr>
        <w:t xml:space="preserve">             9.Kf5</w:t>
      </w:r>
    </w:p>
    <w:p w14:paraId="621BD4BF" w14:textId="77777777" w:rsidR="006F3923" w:rsidRDefault="006F3923" w:rsidP="006F3923">
      <w:pPr>
        <w:pStyle w:val="03aText"/>
        <w:widowControl/>
        <w:rPr>
          <w:noProof/>
          <w:lang w:val="nl-BE"/>
        </w:rPr>
      </w:pPr>
      <w:r>
        <w:rPr>
          <w:noProof/>
          <w:lang w:val="nl-BE"/>
        </w:rPr>
        <w:t>Ook 9.Ke5? is fout 9...Kg5 10.Lxg7 d2 11.Ph3+ Kg6 12.Pf2 Kxg7.</w:t>
      </w:r>
    </w:p>
    <w:p w14:paraId="60BD7FC6" w14:textId="77777777" w:rsidR="006F3923" w:rsidRDefault="006F3923" w:rsidP="006F3923">
      <w:pPr>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d2</w:t>
      </w:r>
    </w:p>
    <w:p w14:paraId="60DBA758" w14:textId="77777777" w:rsidR="006F3923" w:rsidRDefault="006F3923" w:rsidP="006F3923">
      <w:pPr>
        <w:rPr>
          <w:rFonts w:cs="Arial"/>
          <w:b/>
          <w:sz w:val="20"/>
          <w:szCs w:val="20"/>
          <w:lang w:val="nl-BE"/>
        </w:rPr>
      </w:pPr>
      <w:r>
        <w:rPr>
          <w:rFonts w:cs="Arial"/>
          <w:b/>
          <w:sz w:val="20"/>
          <w:szCs w:val="20"/>
          <w:lang w:val="nl-BE"/>
        </w:rPr>
        <w:t xml:space="preserve">           10.Kf6</w:t>
      </w:r>
      <w:r>
        <w:rPr>
          <w:rFonts w:cs="Arial"/>
          <w:b/>
          <w:sz w:val="20"/>
          <w:szCs w:val="20"/>
          <w:lang w:val="nl-BE"/>
        </w:rPr>
        <w:tab/>
      </w:r>
      <w:r>
        <w:rPr>
          <w:rFonts w:cs="Arial"/>
          <w:b/>
          <w:sz w:val="20"/>
          <w:szCs w:val="20"/>
          <w:lang w:val="nl-BE"/>
        </w:rPr>
        <w:tab/>
        <w:t>d1D</w:t>
      </w:r>
    </w:p>
    <w:p w14:paraId="65AFC1B2" w14:textId="77777777" w:rsidR="006F3923" w:rsidRDefault="006F3923" w:rsidP="006F3923">
      <w:pPr>
        <w:rPr>
          <w:rFonts w:cs="Arial"/>
          <w:b/>
          <w:sz w:val="20"/>
          <w:szCs w:val="20"/>
          <w:lang w:val="nl-BE"/>
        </w:rPr>
      </w:pPr>
      <w:r>
        <w:rPr>
          <w:rFonts w:cs="Arial"/>
          <w:b/>
          <w:sz w:val="20"/>
          <w:szCs w:val="20"/>
          <w:lang w:val="nl-BE"/>
        </w:rPr>
        <w:t xml:space="preserve">           11.Lxg7+</w:t>
      </w:r>
    </w:p>
    <w:p w14:paraId="22A6A4A1" w14:textId="77777777" w:rsidR="006F3923" w:rsidRDefault="006F3923" w:rsidP="006F3923">
      <w:pPr>
        <w:pStyle w:val="03aText"/>
        <w:widowControl/>
        <w:rPr>
          <w:b/>
          <w:bCs/>
          <w:noProof/>
          <w:lang w:val="nl-BE"/>
        </w:rPr>
      </w:pPr>
      <w:r>
        <w:rPr>
          <w:noProof/>
          <w:lang w:val="nl-BE"/>
        </w:rPr>
        <w:t>en mat.</w:t>
      </w:r>
      <w:r>
        <w:rPr>
          <w:b/>
          <w:bCs/>
          <w:noProof/>
          <w:lang w:val="nl-BE"/>
        </w:rPr>
        <w:t xml:space="preserve"> </w:t>
      </w:r>
    </w:p>
    <w:p w14:paraId="6E067B98" w14:textId="77777777" w:rsidR="00C404C0" w:rsidRDefault="006F3923" w:rsidP="00C404C0">
      <w:pPr>
        <w:pStyle w:val="03aText"/>
        <w:widowControl/>
        <w:rPr>
          <w:b/>
          <w:lang w:val="nl-BE"/>
        </w:rPr>
      </w:pPr>
      <w:r>
        <w:rPr>
          <w:b/>
          <w:bCs/>
          <w:noProof/>
          <w:lang w:val="nl-BE"/>
        </w:rPr>
        <w:br w:type="column"/>
      </w:r>
    </w:p>
    <w:p w14:paraId="09C05E86" w14:textId="77777777" w:rsidR="00C404C0" w:rsidRDefault="00C404C0" w:rsidP="00C404C0">
      <w:pPr>
        <w:pStyle w:val="03aText"/>
        <w:widowControl/>
        <w:rPr>
          <w:b/>
          <w:lang w:val="nl-BE"/>
        </w:rPr>
      </w:pPr>
    </w:p>
    <w:p w14:paraId="33F6E82A" w14:textId="77777777" w:rsidR="00C404C0" w:rsidRDefault="00C404C0" w:rsidP="00C404C0">
      <w:pPr>
        <w:pStyle w:val="03aText"/>
        <w:widowControl/>
        <w:rPr>
          <w:b/>
          <w:lang w:val="nl-BE"/>
        </w:rPr>
      </w:pPr>
    </w:p>
    <w:p w14:paraId="2235508D" w14:textId="77777777" w:rsidR="00C404C0" w:rsidRDefault="00C404C0" w:rsidP="00C404C0">
      <w:pPr>
        <w:pStyle w:val="03aText"/>
        <w:widowControl/>
        <w:rPr>
          <w:b/>
          <w:lang w:val="nl-BE"/>
        </w:rPr>
      </w:pPr>
    </w:p>
    <w:p w14:paraId="725FFB06" w14:textId="77777777" w:rsidR="006F3923" w:rsidRDefault="006F3923" w:rsidP="006F3923">
      <w:pPr>
        <w:pStyle w:val="03aText"/>
        <w:widowControl/>
        <w:rPr>
          <w:noProof/>
          <w:lang w:val="nl-BE"/>
        </w:rPr>
      </w:pPr>
      <w:r>
        <w:rPr>
          <w:noProof/>
          <w:lang w:val="nl-BE"/>
        </w:rPr>
        <w:t xml:space="preserve">Deze studie is een uitbreiding van </w:t>
      </w:r>
      <w:r w:rsidR="00AA4BA2">
        <w:rPr>
          <w:noProof/>
          <w:lang w:val="nl-BE"/>
        </w:rPr>
        <w:t xml:space="preserve">een miniatuurtje van </w:t>
      </w:r>
      <w:r>
        <w:rPr>
          <w:noProof/>
          <w:lang w:val="nl-BE"/>
        </w:rPr>
        <w:t xml:space="preserve">Pogosyants, die er de 2de eervolle vermelding mee behaalde in het </w:t>
      </w:r>
      <w:r>
        <w:rPr>
          <w:i/>
          <w:iCs/>
          <w:noProof/>
          <w:lang w:val="nl-BE"/>
        </w:rPr>
        <w:t xml:space="preserve">Soviet Trans-Ural C.S.l. </w:t>
      </w:r>
      <w:r>
        <w:rPr>
          <w:noProof/>
          <w:lang w:val="nl-BE"/>
        </w:rPr>
        <w:t xml:space="preserve">(1984): </w:t>
      </w:r>
    </w:p>
    <w:p w14:paraId="672E1228" w14:textId="77777777" w:rsidR="006F3923" w:rsidRDefault="006F3923" w:rsidP="006F3923">
      <w:pPr>
        <w:pStyle w:val="03aText"/>
        <w:widowControl/>
        <w:rPr>
          <w:noProof/>
          <w:lang w:val="nl-BE"/>
        </w:rPr>
      </w:pPr>
    </w:p>
    <w:p w14:paraId="6D7B87D5" w14:textId="77777777" w:rsidR="006F3923" w:rsidRPr="007105C5" w:rsidRDefault="006F3923" w:rsidP="006F3923">
      <w:pPr>
        <w:pStyle w:val="03aText"/>
        <w:widowControl/>
        <w:rPr>
          <w:noProof/>
          <w:lang w:val="en-GB"/>
        </w:rPr>
      </w:pPr>
      <w:r w:rsidRPr="007105C5">
        <w:rPr>
          <w:noProof/>
          <w:lang w:val="en-GB"/>
        </w:rPr>
        <w:t xml:space="preserve">Kf3 Lb4 Pe6 / Kh5 Tg5 d5 h7 + </w:t>
      </w:r>
    </w:p>
    <w:p w14:paraId="3716E786" w14:textId="77777777" w:rsidR="006F3923" w:rsidRDefault="006F3923" w:rsidP="006F3923">
      <w:pPr>
        <w:pStyle w:val="03aText"/>
        <w:widowControl/>
        <w:rPr>
          <w:b/>
          <w:noProof/>
          <w:lang w:val="en-GB"/>
        </w:rPr>
      </w:pPr>
    </w:p>
    <w:p w14:paraId="04BCBDF3" w14:textId="77777777" w:rsidR="006F3923" w:rsidRDefault="006F3923" w:rsidP="006F3923">
      <w:pPr>
        <w:pStyle w:val="03aText"/>
        <w:widowControl/>
        <w:rPr>
          <w:noProof/>
          <w:lang w:val="nl-BE"/>
        </w:rPr>
      </w:pPr>
      <w:r>
        <w:rPr>
          <w:noProof/>
          <w:lang w:val="nl-BE"/>
        </w:rPr>
        <w:t xml:space="preserve">Met de kortere oplossing: 1.Pf4+ Kh6 2.Lf8+ Tg7 3.Ke3 d4+ 4.Ke4 d3 5.Kf5 d2 6.Kf6 d1D 7.Lxg7+ en mat, </w:t>
      </w:r>
    </w:p>
    <w:p w14:paraId="57CFC494" w14:textId="77777777" w:rsidR="006F3923" w:rsidRDefault="006F3923" w:rsidP="006F3923">
      <w:pPr>
        <w:pStyle w:val="03aText"/>
        <w:widowControl/>
        <w:rPr>
          <w:noProof/>
          <w:lang w:val="nl-BE"/>
        </w:rPr>
      </w:pPr>
    </w:p>
    <w:p w14:paraId="58B54F89" w14:textId="77777777" w:rsidR="006F3923" w:rsidRDefault="006F3923" w:rsidP="006F3923">
      <w:pPr>
        <w:pStyle w:val="03aText"/>
        <w:widowControl/>
        <w:rPr>
          <w:noProof/>
          <w:lang w:val="nl-BE"/>
        </w:rPr>
      </w:pPr>
      <w:r>
        <w:rPr>
          <w:noProof/>
          <w:lang w:val="nl-BE"/>
        </w:rPr>
        <w:t>Het com</w:t>
      </w:r>
      <w:r>
        <w:rPr>
          <w:noProof/>
          <w:lang w:val="nl-BE"/>
        </w:rPr>
        <w:softHyphen/>
        <w:t xml:space="preserve">mentaar van de jury bij deze miniatuur luidde: </w:t>
      </w:r>
      <w:r w:rsidR="00490639">
        <w:rPr>
          <w:i/>
          <w:noProof/>
          <w:lang w:val="nl-BE"/>
        </w:rPr>
        <w:t>“A surpri-s</w:t>
      </w:r>
      <w:r>
        <w:rPr>
          <w:i/>
          <w:noProof/>
          <w:lang w:val="nl-BE"/>
        </w:rPr>
        <w:t>ing itinerary by W.K.”</w:t>
      </w:r>
      <w:r>
        <w:rPr>
          <w:noProof/>
          <w:lang w:val="nl-BE"/>
        </w:rPr>
        <w:t>En:</w:t>
      </w:r>
      <w:r>
        <w:rPr>
          <w:i/>
          <w:noProof/>
          <w:lang w:val="nl-BE"/>
        </w:rPr>
        <w:t xml:space="preserve"> “It is hard to believe in a win for W. here.” </w:t>
      </w:r>
    </w:p>
    <w:p w14:paraId="3EB91895" w14:textId="77777777" w:rsidR="00F95E6C" w:rsidRDefault="006F3923" w:rsidP="00F95E6C">
      <w:pPr>
        <w:pStyle w:val="03cOpmerking"/>
        <w:widowControl/>
        <w:spacing w:before="240"/>
        <w:rPr>
          <w:noProof/>
          <w:lang w:val="nl-BE"/>
        </w:rPr>
      </w:pPr>
      <w:r>
        <w:rPr>
          <w:noProof/>
          <w:lang w:val="nl-BE"/>
        </w:rPr>
        <w:t>Wat dan gezegd van mijn</w:t>
      </w:r>
      <w:r w:rsidR="00A10C55">
        <w:rPr>
          <w:noProof/>
          <w:lang w:val="nl-BE"/>
        </w:rPr>
        <w:t>,</w:t>
      </w:r>
      <w:r>
        <w:rPr>
          <w:noProof/>
          <w:lang w:val="nl-BE"/>
        </w:rPr>
        <w:t xml:space="preserve"> </w:t>
      </w:r>
      <w:r w:rsidR="009E75A0">
        <w:rPr>
          <w:noProof/>
          <w:lang w:val="nl-BE"/>
        </w:rPr>
        <w:t xml:space="preserve">met vier </w:t>
      </w:r>
      <w:r w:rsidR="00663C2C">
        <w:rPr>
          <w:noProof/>
          <w:lang w:val="nl-BE"/>
        </w:rPr>
        <w:t>(4</w:t>
      </w:r>
      <w:r w:rsidR="00C64D81">
        <w:rPr>
          <w:noProof/>
          <w:lang w:val="nl-BE"/>
        </w:rPr>
        <w:t>!</w:t>
      </w:r>
      <w:r w:rsidR="00663C2C">
        <w:rPr>
          <w:noProof/>
          <w:lang w:val="nl-BE"/>
        </w:rPr>
        <w:t xml:space="preserve">) </w:t>
      </w:r>
      <w:r w:rsidR="009E75A0">
        <w:rPr>
          <w:noProof/>
          <w:lang w:val="nl-BE"/>
        </w:rPr>
        <w:t>zetten verlengde</w:t>
      </w:r>
      <w:r w:rsidR="00A10C55">
        <w:rPr>
          <w:noProof/>
          <w:lang w:val="nl-BE"/>
        </w:rPr>
        <w:t>,</w:t>
      </w:r>
      <w:r w:rsidR="009E75A0">
        <w:rPr>
          <w:noProof/>
          <w:lang w:val="nl-BE"/>
        </w:rPr>
        <w:t xml:space="preserve"> versie</w:t>
      </w:r>
      <w:r w:rsidR="00F86A48">
        <w:rPr>
          <w:noProof/>
          <w:lang w:val="nl-BE"/>
        </w:rPr>
        <w:t>,</w:t>
      </w:r>
      <w:r w:rsidR="009E75A0">
        <w:rPr>
          <w:noProof/>
          <w:lang w:val="nl-BE"/>
        </w:rPr>
        <w:t xml:space="preserve"> plus</w:t>
      </w:r>
      <w:r>
        <w:rPr>
          <w:noProof/>
          <w:lang w:val="nl-BE"/>
        </w:rPr>
        <w:t xml:space="preserve"> nog een extra, tot promotie drei</w:t>
      </w:r>
      <w:r w:rsidR="0050056A">
        <w:rPr>
          <w:noProof/>
          <w:lang w:val="nl-BE"/>
        </w:rPr>
        <w:t>-</w:t>
      </w:r>
      <w:r>
        <w:rPr>
          <w:noProof/>
          <w:lang w:val="nl-BE"/>
        </w:rPr>
        <w:t>gende, zwarte pion op g2?</w:t>
      </w:r>
    </w:p>
    <w:p w14:paraId="5DF0CF7D" w14:textId="77777777" w:rsidR="00F95E6C" w:rsidRDefault="00F95E6C" w:rsidP="00F95E6C">
      <w:pPr>
        <w:pStyle w:val="03cOpmerking"/>
        <w:widowControl/>
        <w:spacing w:before="240"/>
        <w:rPr>
          <w:noProof/>
          <w:lang w:val="nl-BE"/>
        </w:rPr>
      </w:pPr>
      <w:r>
        <w:rPr>
          <w:i/>
          <w:noProof/>
          <w:lang w:val="nl-BE"/>
        </w:rPr>
        <w:t xml:space="preserve">“Ja dat moet men zien om het te geloven.” </w:t>
      </w:r>
      <w:r w:rsidR="00E55FF3">
        <w:rPr>
          <w:noProof/>
          <w:lang w:val="nl-BE"/>
        </w:rPr>
        <w:t>beaamde</w:t>
      </w:r>
      <w:r>
        <w:rPr>
          <w:noProof/>
          <w:lang w:val="nl-BE"/>
        </w:rPr>
        <w:t xml:space="preserve">  Vandiest.</w:t>
      </w:r>
    </w:p>
    <w:p w14:paraId="7A54D38F" w14:textId="77777777" w:rsidR="00BC6276" w:rsidRDefault="00F60CBF" w:rsidP="00F95E6C">
      <w:pPr>
        <w:pStyle w:val="03cOpmerking"/>
        <w:widowControl/>
        <w:spacing w:before="240"/>
        <w:rPr>
          <w:noProof/>
          <w:lang w:val="nl-BE"/>
        </w:rPr>
      </w:pPr>
      <w:r>
        <w:rPr>
          <w:noProof/>
          <w:lang w:val="nl-BE"/>
        </w:rPr>
        <w:t>Recent (Januari-Maart 2014) ver</w:t>
      </w:r>
      <w:r w:rsidR="00AA4BA2">
        <w:rPr>
          <w:noProof/>
          <w:lang w:val="nl-BE"/>
        </w:rPr>
        <w:t>-</w:t>
      </w:r>
      <w:r>
        <w:rPr>
          <w:noProof/>
          <w:lang w:val="nl-BE"/>
        </w:rPr>
        <w:t>schreen</w:t>
      </w:r>
      <w:r w:rsidR="00AA4BA2">
        <w:rPr>
          <w:noProof/>
          <w:lang w:val="nl-BE"/>
        </w:rPr>
        <w:t xml:space="preserve"> dan plots</w:t>
      </w:r>
      <w:r w:rsidR="00BC6276">
        <w:rPr>
          <w:noProof/>
          <w:lang w:val="nl-BE"/>
        </w:rPr>
        <w:t xml:space="preserve"> (voor mij onbe-grijpelijk)</w:t>
      </w:r>
      <w:r w:rsidR="0015096F">
        <w:rPr>
          <w:noProof/>
          <w:lang w:val="nl-BE"/>
        </w:rPr>
        <w:t xml:space="preserve">, na twintig (20!) jaar, </w:t>
      </w:r>
      <w:r w:rsidR="00AA4BA2">
        <w:rPr>
          <w:noProof/>
          <w:lang w:val="nl-BE"/>
        </w:rPr>
        <w:t xml:space="preserve">in </w:t>
      </w:r>
      <w:r w:rsidR="00AA4BA2">
        <w:rPr>
          <w:i/>
          <w:noProof/>
          <w:lang w:val="nl-BE"/>
        </w:rPr>
        <w:t>Probleem</w:t>
      </w:r>
      <w:r w:rsidR="0015096F">
        <w:rPr>
          <w:i/>
          <w:noProof/>
          <w:lang w:val="nl-BE"/>
        </w:rPr>
        <w:t>blad</w:t>
      </w:r>
      <w:r w:rsidR="00BC6276">
        <w:rPr>
          <w:noProof/>
          <w:lang w:val="nl-BE"/>
        </w:rPr>
        <w:t>, de onder</w:t>
      </w:r>
      <w:r w:rsidR="0015096F">
        <w:rPr>
          <w:noProof/>
          <w:lang w:val="nl-BE"/>
        </w:rPr>
        <w:t xml:space="preserve">staande </w:t>
      </w:r>
      <w:r w:rsidR="0015096F" w:rsidRPr="006B30C1">
        <w:rPr>
          <w:b/>
          <w:noProof/>
          <w:lang w:val="nl-BE"/>
        </w:rPr>
        <w:t>veredelde versie</w:t>
      </w:r>
      <w:r w:rsidR="006B30C1">
        <w:rPr>
          <w:noProof/>
          <w:lang w:val="nl-BE"/>
        </w:rPr>
        <w:t>,</w:t>
      </w:r>
      <w:r w:rsidR="00D444A7">
        <w:rPr>
          <w:noProof/>
          <w:lang w:val="nl-BE"/>
        </w:rPr>
        <w:t xml:space="preserve"> die ik in </w:t>
      </w:r>
      <w:r w:rsidR="00D444A7" w:rsidRPr="00D444A7">
        <w:rPr>
          <w:b/>
          <w:noProof/>
          <w:lang w:val="nl-BE"/>
        </w:rPr>
        <w:t>1994</w:t>
      </w:r>
      <w:r w:rsidR="0015096F" w:rsidRPr="00D444A7">
        <w:rPr>
          <w:b/>
          <w:noProof/>
          <w:lang w:val="nl-BE"/>
        </w:rPr>
        <w:t xml:space="preserve"> </w:t>
      </w:r>
      <w:r w:rsidR="00BC6276">
        <w:rPr>
          <w:noProof/>
          <w:lang w:val="nl-BE"/>
        </w:rPr>
        <w:t>opstuurde naar dat blad.</w:t>
      </w:r>
    </w:p>
    <w:p w14:paraId="23451D65" w14:textId="77777777" w:rsidR="00BC6276" w:rsidRDefault="00BC6276" w:rsidP="00F95E6C">
      <w:pPr>
        <w:pStyle w:val="03cOpmerking"/>
        <w:widowControl/>
        <w:spacing w:before="240"/>
        <w:rPr>
          <w:noProof/>
          <w:lang w:val="nl-BE"/>
        </w:rPr>
      </w:pPr>
      <w:r>
        <w:rPr>
          <w:noProof/>
          <w:lang w:val="nl-BE"/>
        </w:rPr>
        <w:t xml:space="preserve"> </w:t>
      </w:r>
    </w:p>
    <w:p w14:paraId="2D857CB1" w14:textId="77777777" w:rsidR="00BC6276" w:rsidRDefault="00BC6276" w:rsidP="00F95E6C">
      <w:pPr>
        <w:pStyle w:val="03cOpmerking"/>
        <w:widowControl/>
        <w:spacing w:before="240"/>
        <w:rPr>
          <w:noProof/>
          <w:lang w:val="nl-BE"/>
        </w:rPr>
      </w:pPr>
    </w:p>
    <w:p w14:paraId="750D5356" w14:textId="77777777" w:rsidR="00BC6276" w:rsidRDefault="00BC6276" w:rsidP="00F95E6C">
      <w:pPr>
        <w:pStyle w:val="03cOpmerking"/>
        <w:widowControl/>
        <w:spacing w:before="240"/>
        <w:rPr>
          <w:noProof/>
          <w:lang w:val="nl-BE"/>
        </w:rPr>
      </w:pPr>
    </w:p>
    <w:p w14:paraId="1B42FD8F" w14:textId="77777777" w:rsidR="00BC6276" w:rsidRDefault="00BC6276" w:rsidP="00F95E6C">
      <w:pPr>
        <w:pStyle w:val="03cOpmerking"/>
        <w:widowControl/>
        <w:spacing w:before="240"/>
        <w:rPr>
          <w:noProof/>
          <w:lang w:val="nl-BE"/>
        </w:rPr>
      </w:pPr>
    </w:p>
    <w:p w14:paraId="74061F67" w14:textId="77777777" w:rsidR="00F60CBF" w:rsidRPr="007105C5" w:rsidRDefault="00BA580D" w:rsidP="00F95E6C">
      <w:pPr>
        <w:pStyle w:val="03cOpmerking"/>
        <w:widowControl/>
        <w:spacing w:before="240"/>
        <w:rPr>
          <w:b/>
          <w:noProof/>
          <w:lang w:val="en-GB"/>
        </w:rPr>
      </w:pPr>
      <w:r w:rsidRPr="007105C5">
        <w:rPr>
          <w:b/>
          <w:noProof/>
          <w:lang w:val="en-GB"/>
        </w:rPr>
        <w:t>Kf4 Ld6 Pe2/Kh2 Th5 d5</w:t>
      </w:r>
      <w:r w:rsidR="00AA4BA2" w:rsidRPr="007105C5">
        <w:rPr>
          <w:b/>
          <w:noProof/>
          <w:lang w:val="en-GB"/>
        </w:rPr>
        <w:t xml:space="preserve"> g2 h7 +</w:t>
      </w:r>
      <w:r w:rsidR="00F60CBF" w:rsidRPr="007105C5">
        <w:rPr>
          <w:b/>
          <w:noProof/>
          <w:lang w:val="en-GB"/>
        </w:rPr>
        <w:t xml:space="preserve"> </w:t>
      </w:r>
    </w:p>
    <w:p w14:paraId="29EFA50F" w14:textId="77777777" w:rsidR="00C5535F" w:rsidRPr="00C5535F" w:rsidRDefault="00EE4105" w:rsidP="00F95E6C">
      <w:pPr>
        <w:pStyle w:val="03cOpmerking"/>
        <w:widowControl/>
        <w:spacing w:before="240"/>
        <w:rPr>
          <w:noProof/>
          <w:lang w:val="nl-BE"/>
        </w:rPr>
      </w:pPr>
      <w:r>
        <w:rPr>
          <w:noProof/>
          <w:lang w:val="nl-BE"/>
        </w:rPr>
        <w:t>Hier</w:t>
      </w:r>
      <w:r w:rsidR="00E71BDB">
        <w:rPr>
          <w:noProof/>
          <w:lang w:val="nl-BE"/>
        </w:rPr>
        <w:t xml:space="preserve"> geeft mijn</w:t>
      </w:r>
      <w:r w:rsidR="00F4059F">
        <w:rPr>
          <w:noProof/>
          <w:lang w:val="nl-BE"/>
        </w:rPr>
        <w:t xml:space="preserve"> computer het</w:t>
      </w:r>
      <w:r>
        <w:rPr>
          <w:noProof/>
          <w:lang w:val="nl-BE"/>
        </w:rPr>
        <w:t xml:space="preserve"> </w:t>
      </w:r>
      <w:r w:rsidR="006B30C1">
        <w:rPr>
          <w:noProof/>
          <w:lang w:val="nl-BE"/>
        </w:rPr>
        <w:t xml:space="preserve">foute </w:t>
      </w:r>
      <w:r w:rsidR="00C5535F" w:rsidRPr="00C5535F">
        <w:rPr>
          <w:noProof/>
          <w:lang w:val="nl-BE"/>
        </w:rPr>
        <w:t>aftrekschaak</w:t>
      </w:r>
      <w:r w:rsidR="00F4059F">
        <w:rPr>
          <w:noProof/>
          <w:lang w:val="nl-BE"/>
        </w:rPr>
        <w:t xml:space="preserve"> aan om </w:t>
      </w:r>
      <w:r>
        <w:rPr>
          <w:noProof/>
          <w:lang w:val="nl-BE"/>
        </w:rPr>
        <w:t xml:space="preserve"> </w:t>
      </w:r>
      <w:r w:rsidR="00C5535F">
        <w:rPr>
          <w:noProof/>
          <w:lang w:val="nl-BE"/>
        </w:rPr>
        <w:t>rechtstreeks</w:t>
      </w:r>
      <w:r>
        <w:rPr>
          <w:noProof/>
          <w:lang w:val="nl-BE"/>
        </w:rPr>
        <w:t xml:space="preserve"> de </w:t>
      </w:r>
      <w:r w:rsidR="0015096F">
        <w:rPr>
          <w:noProof/>
          <w:lang w:val="nl-BE"/>
        </w:rPr>
        <w:t>toren t</w:t>
      </w:r>
      <w:r w:rsidR="006B30C1">
        <w:rPr>
          <w:noProof/>
          <w:lang w:val="nl-BE"/>
        </w:rPr>
        <w:t>e veroveren</w:t>
      </w:r>
      <w:r w:rsidR="007663A2">
        <w:rPr>
          <w:noProof/>
          <w:lang w:val="nl-BE"/>
        </w:rPr>
        <w:t xml:space="preserve">. Namelijk: </w:t>
      </w:r>
      <w:r w:rsidR="007663A2" w:rsidRPr="00C37D27">
        <w:rPr>
          <w:b/>
          <w:noProof/>
          <w:lang w:val="nl-BE"/>
        </w:rPr>
        <w:t>1.Kg4+?</w:t>
      </w:r>
      <w:r w:rsidR="00F4059F">
        <w:rPr>
          <w:noProof/>
          <w:lang w:val="nl-BE"/>
        </w:rPr>
        <w:t xml:space="preserve"> met 1…</w:t>
      </w:r>
      <w:r w:rsidR="007663A2">
        <w:rPr>
          <w:noProof/>
          <w:lang w:val="nl-BE"/>
        </w:rPr>
        <w:t xml:space="preserve">Kh1 </w:t>
      </w:r>
      <w:r w:rsidR="00C5535F">
        <w:rPr>
          <w:noProof/>
          <w:lang w:val="nl-BE"/>
        </w:rPr>
        <w:t>2.Pg3+ Kg1 3.Pxh5 d4</w:t>
      </w:r>
      <w:r w:rsidR="006B30C1">
        <w:rPr>
          <w:noProof/>
          <w:lang w:val="nl-BE"/>
        </w:rPr>
        <w:t xml:space="preserve"> en bij</w:t>
      </w:r>
      <w:r w:rsidR="002F575B">
        <w:rPr>
          <w:noProof/>
          <w:lang w:val="nl-BE"/>
        </w:rPr>
        <w:t>voorbeeld:</w:t>
      </w:r>
      <w:r w:rsidR="00C5535F">
        <w:rPr>
          <w:noProof/>
          <w:lang w:val="nl-BE"/>
        </w:rPr>
        <w:t xml:space="preserve"> 4.Kf3 d3 5.Ke3 Kh1 6.Pg</w:t>
      </w:r>
      <w:r w:rsidR="0015096F">
        <w:rPr>
          <w:noProof/>
          <w:lang w:val="nl-BE"/>
        </w:rPr>
        <w:t>3+ Kh2 7.Pe4+ Kh1 8.Pf2+ Kg1 9.Pxd3 Kf1 1</w:t>
      </w:r>
      <w:r w:rsidR="00F4059F">
        <w:rPr>
          <w:noProof/>
          <w:lang w:val="nl-BE"/>
        </w:rPr>
        <w:t xml:space="preserve">0.Lh2 </w:t>
      </w:r>
      <w:r w:rsidR="006D14EE">
        <w:rPr>
          <w:noProof/>
          <w:lang w:val="nl-BE"/>
        </w:rPr>
        <w:t>g1D 11.Lxg1 Kxg1.</w:t>
      </w:r>
      <w:r w:rsidR="007663A2">
        <w:rPr>
          <w:noProof/>
          <w:lang w:val="nl-BE"/>
        </w:rPr>
        <w:t xml:space="preserve"> Re</w:t>
      </w:r>
      <w:r w:rsidR="0004137A">
        <w:rPr>
          <w:noProof/>
          <w:lang w:val="nl-BE"/>
        </w:rPr>
        <w:t>mi</w:t>
      </w:r>
      <w:r w:rsidR="007663A2">
        <w:rPr>
          <w:noProof/>
          <w:lang w:val="nl-BE"/>
        </w:rPr>
        <w:t>se dus.</w:t>
      </w:r>
    </w:p>
    <w:p w14:paraId="699C06FD" w14:textId="77777777" w:rsidR="002F575B" w:rsidRDefault="007663A2" w:rsidP="00F95E6C">
      <w:pPr>
        <w:pStyle w:val="03cOpmerking"/>
        <w:widowControl/>
        <w:spacing w:before="240"/>
        <w:rPr>
          <w:noProof/>
          <w:lang w:val="nl-BE"/>
        </w:rPr>
      </w:pPr>
      <w:r>
        <w:rPr>
          <w:noProof/>
          <w:lang w:val="nl-BE"/>
        </w:rPr>
        <w:t>Maar wit</w:t>
      </w:r>
      <w:r w:rsidR="00740D55">
        <w:rPr>
          <w:noProof/>
          <w:lang w:val="nl-BE"/>
        </w:rPr>
        <w:t xml:space="preserve"> </w:t>
      </w:r>
      <w:r w:rsidR="00352B32">
        <w:rPr>
          <w:noProof/>
          <w:lang w:val="nl-BE"/>
        </w:rPr>
        <w:t>wint</w:t>
      </w:r>
      <w:r w:rsidR="00F4059F">
        <w:rPr>
          <w:noProof/>
          <w:lang w:val="nl-BE"/>
        </w:rPr>
        <w:t xml:space="preserve"> hier</w:t>
      </w:r>
      <w:r>
        <w:rPr>
          <w:noProof/>
          <w:lang w:val="nl-BE"/>
        </w:rPr>
        <w:t xml:space="preserve"> met </w:t>
      </w:r>
      <w:r w:rsidR="00F4059F">
        <w:rPr>
          <w:noProof/>
          <w:lang w:val="nl-BE"/>
        </w:rPr>
        <w:t>het</w:t>
      </w:r>
      <w:r w:rsidR="00352B32">
        <w:rPr>
          <w:noProof/>
          <w:lang w:val="nl-BE"/>
        </w:rPr>
        <w:t xml:space="preserve"> </w:t>
      </w:r>
      <w:r w:rsidR="00F4059F">
        <w:rPr>
          <w:noProof/>
          <w:lang w:val="nl-BE"/>
        </w:rPr>
        <w:t>juiste af</w:t>
      </w:r>
      <w:r w:rsidR="006164C1">
        <w:rPr>
          <w:noProof/>
          <w:lang w:val="nl-BE"/>
        </w:rPr>
        <w:t>trekschaak. Door de zeer</w:t>
      </w:r>
      <w:r w:rsidR="00F4059F">
        <w:rPr>
          <w:noProof/>
          <w:lang w:val="nl-BE"/>
        </w:rPr>
        <w:t xml:space="preserve"> </w:t>
      </w:r>
      <w:r w:rsidR="00352B32">
        <w:rPr>
          <w:noProof/>
          <w:lang w:val="nl-BE"/>
        </w:rPr>
        <w:t>onver</w:t>
      </w:r>
      <w:r w:rsidR="00ED6DB4">
        <w:rPr>
          <w:noProof/>
          <w:lang w:val="nl-BE"/>
        </w:rPr>
        <w:t>-</w:t>
      </w:r>
      <w:r w:rsidR="00352B32">
        <w:rPr>
          <w:noProof/>
          <w:lang w:val="nl-BE"/>
        </w:rPr>
        <w:t>wachte</w:t>
      </w:r>
      <w:r w:rsidR="00740D55">
        <w:rPr>
          <w:noProof/>
          <w:lang w:val="nl-BE"/>
        </w:rPr>
        <w:t xml:space="preserve"> probleemzet</w:t>
      </w:r>
      <w:r w:rsidR="006B30C1">
        <w:rPr>
          <w:noProof/>
          <w:lang w:val="nl-BE"/>
        </w:rPr>
        <w:t xml:space="preserve">: </w:t>
      </w:r>
      <w:r w:rsidR="00DF3068">
        <w:rPr>
          <w:b/>
          <w:noProof/>
          <w:lang w:val="nl-BE"/>
        </w:rPr>
        <w:t xml:space="preserve"> 1.Kf</w:t>
      </w:r>
      <w:r w:rsidR="00816B5D">
        <w:rPr>
          <w:b/>
          <w:noProof/>
          <w:lang w:val="nl-BE"/>
        </w:rPr>
        <w:t>3+</w:t>
      </w:r>
      <w:r w:rsidR="00352B32">
        <w:rPr>
          <w:b/>
          <w:noProof/>
          <w:lang w:val="nl-BE"/>
        </w:rPr>
        <w:t>!</w:t>
      </w:r>
      <w:r w:rsidR="00816B5D">
        <w:rPr>
          <w:b/>
          <w:noProof/>
          <w:lang w:val="nl-BE"/>
        </w:rPr>
        <w:t xml:space="preserve"> </w:t>
      </w:r>
      <w:r w:rsidR="00816B5D">
        <w:rPr>
          <w:noProof/>
          <w:lang w:val="nl-BE"/>
        </w:rPr>
        <w:t xml:space="preserve">en verder </w:t>
      </w:r>
      <w:r w:rsidR="00816B5D">
        <w:rPr>
          <w:b/>
          <w:noProof/>
          <w:lang w:val="nl-BE"/>
        </w:rPr>
        <w:t>1…Kh</w:t>
      </w:r>
      <w:r w:rsidR="002F575B">
        <w:rPr>
          <w:b/>
          <w:noProof/>
          <w:lang w:val="nl-BE"/>
        </w:rPr>
        <w:t>3 2.Pf4+ Kh4</w:t>
      </w:r>
      <w:r w:rsidR="00F711C4">
        <w:rPr>
          <w:noProof/>
          <w:lang w:val="nl-BE"/>
        </w:rPr>
        <w:t>, enzo</w:t>
      </w:r>
      <w:r w:rsidR="00ED6DB4">
        <w:rPr>
          <w:noProof/>
          <w:lang w:val="nl-BE"/>
        </w:rPr>
        <w:t>-</w:t>
      </w:r>
      <w:r w:rsidR="00F711C4">
        <w:rPr>
          <w:noProof/>
          <w:lang w:val="nl-BE"/>
        </w:rPr>
        <w:t>voort</w:t>
      </w:r>
      <w:r w:rsidR="00ED6DB4">
        <w:rPr>
          <w:noProof/>
          <w:lang w:val="nl-BE"/>
        </w:rPr>
        <w:t xml:space="preserve">, </w:t>
      </w:r>
      <w:r w:rsidR="00A3013D">
        <w:rPr>
          <w:noProof/>
          <w:lang w:val="nl-BE"/>
        </w:rPr>
        <w:t xml:space="preserve">zoals in de oplossing hier-naast, </w:t>
      </w:r>
      <w:r w:rsidR="00ED6DB4">
        <w:rPr>
          <w:noProof/>
          <w:lang w:val="nl-BE"/>
        </w:rPr>
        <w:t>wordt</w:t>
      </w:r>
      <w:r w:rsidR="00A3013D">
        <w:rPr>
          <w:noProof/>
          <w:lang w:val="nl-BE"/>
        </w:rPr>
        <w:t xml:space="preserve"> de toren</w:t>
      </w:r>
      <w:r w:rsidR="00ED6DB4">
        <w:rPr>
          <w:noProof/>
          <w:lang w:val="nl-BE"/>
        </w:rPr>
        <w:t xml:space="preserve"> </w:t>
      </w:r>
      <w:r w:rsidR="00A3013D">
        <w:rPr>
          <w:noProof/>
          <w:lang w:val="nl-BE"/>
        </w:rPr>
        <w:t xml:space="preserve">slechts </w:t>
      </w:r>
      <w:r w:rsidR="00ED6DB4">
        <w:rPr>
          <w:noProof/>
          <w:lang w:val="nl-BE"/>
        </w:rPr>
        <w:t>op het einde geslagen</w:t>
      </w:r>
      <w:r w:rsidR="00A3013D">
        <w:rPr>
          <w:noProof/>
          <w:lang w:val="nl-BE"/>
        </w:rPr>
        <w:t>.</w:t>
      </w:r>
    </w:p>
    <w:p w14:paraId="21C5103F" w14:textId="77777777" w:rsidR="0050056A" w:rsidRDefault="00FE373C" w:rsidP="0050056A">
      <w:pPr>
        <w:pStyle w:val="03cOpmerking"/>
        <w:widowControl/>
        <w:spacing w:before="240"/>
        <w:rPr>
          <w:noProof/>
          <w:lang w:val="nl-BE"/>
        </w:rPr>
      </w:pPr>
      <w:r>
        <w:rPr>
          <w:noProof/>
          <w:lang w:val="nl-BE"/>
        </w:rPr>
        <w:t>Door het niet publiceren</w:t>
      </w:r>
      <w:r w:rsidR="000B3050">
        <w:rPr>
          <w:noProof/>
          <w:lang w:val="nl-BE"/>
        </w:rPr>
        <w:t xml:space="preserve"> van deze </w:t>
      </w:r>
      <w:r w:rsidR="00880699">
        <w:rPr>
          <w:noProof/>
          <w:lang w:val="nl-BE"/>
        </w:rPr>
        <w:t>betere</w:t>
      </w:r>
      <w:r w:rsidR="000B3050">
        <w:rPr>
          <w:noProof/>
          <w:lang w:val="nl-BE"/>
        </w:rPr>
        <w:t xml:space="preserve"> versie</w:t>
      </w:r>
      <w:r w:rsidR="00BE1385">
        <w:rPr>
          <w:noProof/>
          <w:lang w:val="nl-BE"/>
        </w:rPr>
        <w:t>,</w:t>
      </w:r>
      <w:r w:rsidR="00880699">
        <w:rPr>
          <w:noProof/>
          <w:lang w:val="nl-BE"/>
        </w:rPr>
        <w:t xml:space="preserve"> </w:t>
      </w:r>
      <w:r w:rsidR="00BE1385">
        <w:rPr>
          <w:noProof/>
          <w:lang w:val="nl-BE"/>
        </w:rPr>
        <w:t>met de verfij</w:t>
      </w:r>
      <w:r w:rsidR="00D444A7">
        <w:rPr>
          <w:noProof/>
          <w:lang w:val="nl-BE"/>
        </w:rPr>
        <w:t xml:space="preserve">ning van de eerste zet, ben </w:t>
      </w:r>
      <w:r w:rsidR="00BE1385">
        <w:rPr>
          <w:noProof/>
          <w:lang w:val="nl-BE"/>
        </w:rPr>
        <w:t>ik ze dan</w:t>
      </w:r>
      <w:r w:rsidR="00D444A7">
        <w:rPr>
          <w:noProof/>
          <w:lang w:val="nl-BE"/>
        </w:rPr>
        <w:t xml:space="preserve"> ook</w:t>
      </w:r>
      <w:r w:rsidR="00BE1385">
        <w:rPr>
          <w:noProof/>
          <w:lang w:val="nl-BE"/>
        </w:rPr>
        <w:t xml:space="preserve"> </w:t>
      </w:r>
      <w:r>
        <w:rPr>
          <w:noProof/>
          <w:lang w:val="nl-BE"/>
        </w:rPr>
        <w:t xml:space="preserve">vergeten. Maar </w:t>
      </w:r>
      <w:r w:rsidR="00DB0025">
        <w:rPr>
          <w:noProof/>
          <w:lang w:val="nl-BE"/>
        </w:rPr>
        <w:t xml:space="preserve">hier is ze nu.  </w:t>
      </w:r>
      <w:r w:rsidR="00BE1385">
        <w:rPr>
          <w:noProof/>
          <w:lang w:val="nl-BE"/>
        </w:rPr>
        <w:t xml:space="preserve"> </w:t>
      </w:r>
    </w:p>
    <w:p w14:paraId="200D0FCA" w14:textId="77777777" w:rsidR="00FE373C" w:rsidRDefault="000F4C43" w:rsidP="0050056A">
      <w:pPr>
        <w:pStyle w:val="03cOpmerking"/>
        <w:widowControl/>
        <w:spacing w:before="240"/>
        <w:rPr>
          <w:noProof/>
          <w:lang w:val="nl-BE"/>
        </w:rPr>
      </w:pPr>
      <w:r>
        <w:rPr>
          <w:noProof/>
          <w:lang w:val="nl-BE"/>
        </w:rPr>
        <w:t>B</w:t>
      </w:r>
      <w:r w:rsidR="00FE373C">
        <w:rPr>
          <w:noProof/>
          <w:lang w:val="nl-BE"/>
        </w:rPr>
        <w:t>eter laat dan nooit.</w:t>
      </w:r>
    </w:p>
    <w:p w14:paraId="30237620" w14:textId="77777777" w:rsidR="00C627ED" w:rsidRDefault="008608EB" w:rsidP="00C627ED">
      <w:pPr>
        <w:pStyle w:val="03cOpmerking"/>
        <w:widowControl/>
        <w:spacing w:before="240"/>
        <w:rPr>
          <w:i/>
          <w:noProof/>
          <w:lang w:val="nl-BE"/>
        </w:rPr>
      </w:pPr>
      <w:r>
        <w:rPr>
          <w:noProof/>
          <w:lang w:val="nl-BE"/>
        </w:rPr>
        <w:t>Marcel van Herck</w:t>
      </w:r>
      <w:r w:rsidR="00F711C4">
        <w:rPr>
          <w:noProof/>
          <w:lang w:val="nl-BE"/>
        </w:rPr>
        <w:t xml:space="preserve"> schreef: “</w:t>
      </w:r>
      <w:r w:rsidR="00F711C4">
        <w:rPr>
          <w:i/>
          <w:noProof/>
          <w:lang w:val="nl-BE"/>
        </w:rPr>
        <w:t>Kan Wit nog winnen, gezien de drei</w:t>
      </w:r>
      <w:r>
        <w:rPr>
          <w:i/>
          <w:noProof/>
          <w:lang w:val="nl-BE"/>
        </w:rPr>
        <w:t>-</w:t>
      </w:r>
      <w:r w:rsidR="00F711C4">
        <w:rPr>
          <w:i/>
          <w:noProof/>
          <w:lang w:val="nl-BE"/>
        </w:rPr>
        <w:t>gende promotie? Toch wel, na een verbazingwekkende reisroute van de witte koning.”</w:t>
      </w:r>
    </w:p>
    <w:p w14:paraId="5B7776E0" w14:textId="77777777" w:rsidR="00BC6276" w:rsidRDefault="00BC6276" w:rsidP="00C627ED">
      <w:pPr>
        <w:pStyle w:val="03cOpmerking"/>
        <w:widowControl/>
        <w:spacing w:before="240"/>
        <w:jc w:val="center"/>
        <w:rPr>
          <w:b/>
          <w:lang w:val="nl-BE"/>
        </w:rPr>
      </w:pPr>
    </w:p>
    <w:p w14:paraId="111853A2" w14:textId="77777777" w:rsidR="00BC6276" w:rsidRDefault="00BC6276" w:rsidP="00C627ED">
      <w:pPr>
        <w:pStyle w:val="03cOpmerking"/>
        <w:widowControl/>
        <w:spacing w:before="240"/>
        <w:jc w:val="center"/>
        <w:rPr>
          <w:b/>
          <w:lang w:val="nl-BE"/>
        </w:rPr>
      </w:pPr>
    </w:p>
    <w:p w14:paraId="6D4D22AC" w14:textId="77777777" w:rsidR="00BC6276" w:rsidRDefault="00BC6276" w:rsidP="00C627ED">
      <w:pPr>
        <w:pStyle w:val="03cOpmerking"/>
        <w:widowControl/>
        <w:spacing w:before="240"/>
        <w:jc w:val="center"/>
        <w:rPr>
          <w:b/>
          <w:lang w:val="nl-BE"/>
        </w:rPr>
      </w:pPr>
    </w:p>
    <w:p w14:paraId="433822DC" w14:textId="77777777" w:rsidR="00523475" w:rsidRPr="00D54D78" w:rsidRDefault="00523475" w:rsidP="00DC19DD">
      <w:pPr>
        <w:jc w:val="center"/>
        <w:rPr>
          <w:rFonts w:cs="Arial"/>
          <w:sz w:val="20"/>
          <w:szCs w:val="20"/>
          <w:lang w:val="nl-BE"/>
        </w:rPr>
      </w:pPr>
      <w:r w:rsidRPr="006B002F">
        <w:rPr>
          <w:b/>
          <w:noProof/>
          <w:sz w:val="20"/>
          <w:szCs w:val="20"/>
          <w:lang w:val="nl-BE"/>
        </w:rPr>
        <w:lastRenderedPageBreak/>
        <w:t xml:space="preserve">- </w:t>
      </w:r>
      <w:r w:rsidR="006D16AB">
        <w:rPr>
          <w:b/>
          <w:noProof/>
          <w:sz w:val="20"/>
          <w:szCs w:val="20"/>
          <w:lang w:val="nl-BE"/>
        </w:rPr>
        <w:t>234</w:t>
      </w:r>
      <w:r w:rsidRPr="006B002F">
        <w:rPr>
          <w:b/>
          <w:noProof/>
          <w:sz w:val="20"/>
          <w:szCs w:val="20"/>
          <w:lang w:val="nl-BE"/>
        </w:rPr>
        <w:t xml:space="preserve"> -</w:t>
      </w:r>
    </w:p>
    <w:p w14:paraId="5B9E2DDC" w14:textId="77777777" w:rsidR="00523475" w:rsidRDefault="00523475" w:rsidP="00523475">
      <w:pPr>
        <w:pStyle w:val="03aText"/>
        <w:widowControl/>
        <w:spacing w:line="190" w:lineRule="exact"/>
        <w:jc w:val="center"/>
        <w:rPr>
          <w:b/>
          <w:noProof/>
          <w:lang w:val="nl-BE"/>
        </w:rPr>
      </w:pPr>
    </w:p>
    <w:p w14:paraId="5E5225E4"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1991</w:t>
      </w:r>
    </w:p>
    <w:p w14:paraId="108474EC" w14:textId="77777777" w:rsidR="006F3923" w:rsidRDefault="006F3923" w:rsidP="006F3923">
      <w:pPr>
        <w:spacing w:line="190" w:lineRule="exact"/>
        <w:jc w:val="center"/>
        <w:rPr>
          <w:rFonts w:cs="Arial"/>
          <w:b/>
          <w:i/>
          <w:sz w:val="20"/>
          <w:szCs w:val="20"/>
          <w:lang w:val="nl-BE"/>
        </w:rPr>
      </w:pPr>
    </w:p>
    <w:p w14:paraId="44863416" w14:textId="77777777" w:rsidR="006F3923" w:rsidRDefault="006F3923" w:rsidP="006F3923">
      <w:pPr>
        <w:jc w:val="center"/>
        <w:rPr>
          <w:rFonts w:cs="Arial"/>
          <w:sz w:val="20"/>
          <w:szCs w:val="20"/>
          <w:lang w:val="nl-BE"/>
        </w:rPr>
      </w:pPr>
      <w:r>
        <w:rPr>
          <w:lang w:val="nl-BE"/>
        </w:rPr>
        <w:object w:dxaOrig="4579" w:dyaOrig="4577" w14:anchorId="16A51640">
          <v:shape id="_x0000_i1247" type="#_x0000_t75" style="width:153.4pt;height:154.5pt" o:ole="">
            <v:imagedata r:id="rId467" o:title=""/>
          </v:shape>
          <o:OLEObject Type="Embed" ProgID="CorelDRAW.Graphic.12" ShapeID="_x0000_i1247" DrawAspect="Content" ObjectID="_1587467628" r:id="rId468"/>
        </w:object>
      </w:r>
    </w:p>
    <w:p w14:paraId="6B890C3A" w14:textId="77777777" w:rsidR="006F3923" w:rsidRDefault="006F3923" w:rsidP="006F3923">
      <w:pPr>
        <w:jc w:val="center"/>
        <w:rPr>
          <w:rFonts w:cs="Arial"/>
          <w:sz w:val="20"/>
          <w:szCs w:val="20"/>
          <w:lang w:val="nl-BE"/>
        </w:rPr>
      </w:pPr>
    </w:p>
    <w:p w14:paraId="03A6FDEB" w14:textId="77777777" w:rsidR="006F3923" w:rsidRDefault="006F3923" w:rsidP="006F3923">
      <w:pPr>
        <w:jc w:val="center"/>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0431.20 f2f4</w:t>
      </w:r>
    </w:p>
    <w:p w14:paraId="3867C2C4" w14:textId="77777777" w:rsidR="006F3923" w:rsidRDefault="00D12F94" w:rsidP="006F3923">
      <w:pPr>
        <w:jc w:val="both"/>
        <w:rPr>
          <w:rFonts w:cs="Arial"/>
          <w:sz w:val="20"/>
          <w:szCs w:val="20"/>
          <w:lang w:val="nl-BE"/>
        </w:rPr>
      </w:pPr>
      <w:r>
        <w:rPr>
          <w:rFonts w:cs="Arial"/>
          <w:sz w:val="20"/>
          <w:szCs w:val="20"/>
          <w:lang w:val="nl-BE"/>
        </w:rPr>
        <w:t xml:space="preserve">  </w:t>
      </w:r>
    </w:p>
    <w:p w14:paraId="7FA79AFD" w14:textId="77777777" w:rsidR="00D12F94" w:rsidRPr="00D12F94" w:rsidRDefault="00D12F94" w:rsidP="00D12F94">
      <w:pPr>
        <w:jc w:val="both"/>
        <w:rPr>
          <w:rFonts w:cs="Arial"/>
          <w:sz w:val="20"/>
          <w:szCs w:val="20"/>
          <w:lang w:val="nl-BE"/>
        </w:rPr>
      </w:pPr>
      <w:r>
        <w:rPr>
          <w:rFonts w:cs="Arial"/>
          <w:sz w:val="20"/>
          <w:szCs w:val="20"/>
          <w:lang w:val="nl-BE"/>
        </w:rPr>
        <w:t>Niet:</w:t>
      </w:r>
      <w:r>
        <w:rPr>
          <w:rFonts w:cs="Arial"/>
          <w:i/>
          <w:sz w:val="20"/>
          <w:szCs w:val="20"/>
          <w:lang w:val="nl-BE"/>
        </w:rPr>
        <w:t xml:space="preserve"> </w:t>
      </w:r>
      <w:r>
        <w:rPr>
          <w:rFonts w:cs="Arial"/>
          <w:sz w:val="20"/>
          <w:szCs w:val="20"/>
          <w:lang w:val="nl-BE"/>
        </w:rPr>
        <w:t xml:space="preserve">1.c6? </w:t>
      </w:r>
      <w:r w:rsidRPr="00D12F94">
        <w:rPr>
          <w:rFonts w:cs="Arial"/>
          <w:sz w:val="20"/>
          <w:szCs w:val="20"/>
          <w:lang w:val="nl-BE"/>
        </w:rPr>
        <w:t xml:space="preserve">Txh5 2.Pg6+ Ke4 3.cxb7 Th2 4.Ke1 6.Tb2 5.Pe7 Txb7. </w:t>
      </w:r>
      <w:r w:rsidR="00F905A6">
        <w:rPr>
          <w:rFonts w:cs="Arial"/>
          <w:sz w:val="20"/>
          <w:szCs w:val="20"/>
          <w:lang w:val="nl-BE"/>
        </w:rPr>
        <w:t>Maar eerst:</w:t>
      </w:r>
    </w:p>
    <w:p w14:paraId="5BF1C82E" w14:textId="77777777" w:rsidR="006F3923" w:rsidRDefault="006F3923" w:rsidP="006F3923">
      <w:pPr>
        <w:jc w:val="both"/>
        <w:rPr>
          <w:rFonts w:cs="Arial"/>
          <w:b/>
          <w:sz w:val="20"/>
          <w:szCs w:val="20"/>
          <w:lang w:val="nl-BE"/>
        </w:rPr>
      </w:pPr>
      <w:r w:rsidRPr="00D12F94">
        <w:rPr>
          <w:rFonts w:cs="Arial"/>
          <w:b/>
          <w:sz w:val="20"/>
          <w:szCs w:val="20"/>
          <w:lang w:val="nl-BE"/>
        </w:rPr>
        <w:tab/>
      </w:r>
      <w:r>
        <w:rPr>
          <w:rFonts w:cs="Arial"/>
          <w:b/>
          <w:sz w:val="20"/>
          <w:szCs w:val="20"/>
          <w:lang w:val="nl-BE"/>
        </w:rPr>
        <w:t xml:space="preserve">1.Pg6+ </w:t>
      </w:r>
      <w:r>
        <w:rPr>
          <w:rFonts w:cs="Arial"/>
          <w:b/>
          <w:sz w:val="20"/>
          <w:szCs w:val="20"/>
          <w:lang w:val="nl-BE"/>
        </w:rPr>
        <w:tab/>
      </w:r>
      <w:r>
        <w:rPr>
          <w:rFonts w:cs="Arial"/>
          <w:b/>
          <w:sz w:val="20"/>
          <w:szCs w:val="20"/>
          <w:lang w:val="nl-BE"/>
        </w:rPr>
        <w:tab/>
        <w:t xml:space="preserve">Kg4 </w:t>
      </w:r>
    </w:p>
    <w:p w14:paraId="659978AE" w14:textId="77777777" w:rsidR="006F3923" w:rsidRDefault="006F3923" w:rsidP="006F3923">
      <w:pPr>
        <w:jc w:val="both"/>
        <w:rPr>
          <w:rFonts w:cs="Arial"/>
          <w:sz w:val="20"/>
          <w:szCs w:val="20"/>
          <w:lang w:val="nl-BE"/>
        </w:rPr>
      </w:pPr>
      <w:r>
        <w:rPr>
          <w:rFonts w:cs="Arial"/>
          <w:sz w:val="20"/>
          <w:szCs w:val="20"/>
          <w:lang w:val="nl-BE"/>
        </w:rPr>
        <w:t>1...Ke4</w:t>
      </w:r>
      <w:r w:rsidR="00E2772B">
        <w:rPr>
          <w:rFonts w:cs="Arial"/>
          <w:sz w:val="20"/>
          <w:szCs w:val="20"/>
          <w:lang w:val="nl-BE"/>
        </w:rPr>
        <w:t>?</w:t>
      </w:r>
      <w:r>
        <w:rPr>
          <w:rFonts w:cs="Arial"/>
          <w:sz w:val="20"/>
          <w:szCs w:val="20"/>
          <w:lang w:val="nl-BE"/>
        </w:rPr>
        <w:t xml:space="preserve"> 2.Te5+ Kd4 3.c6 Txe5 4.cxb7 Te8 5.Pe7</w:t>
      </w:r>
      <w:r w:rsidR="004E4847">
        <w:rPr>
          <w:rFonts w:cs="Arial"/>
          <w:sz w:val="20"/>
          <w:szCs w:val="20"/>
          <w:lang w:val="nl-BE"/>
        </w:rPr>
        <w:t xml:space="preserve"> (jawel) 5…Tf8+ 6.Kg3 Tb8 7.Pc6+ Kc5 8</w:t>
      </w:r>
      <w:r>
        <w:rPr>
          <w:rFonts w:cs="Arial"/>
          <w:sz w:val="20"/>
          <w:szCs w:val="20"/>
          <w:lang w:val="nl-BE"/>
        </w:rPr>
        <w:t>.Pxb8 en wit wint.</w:t>
      </w:r>
    </w:p>
    <w:p w14:paraId="4BB7A199" w14:textId="77777777" w:rsidR="006F3923" w:rsidRDefault="006F3923" w:rsidP="006F3923">
      <w:pPr>
        <w:jc w:val="both"/>
        <w:rPr>
          <w:rFonts w:cs="Arial"/>
          <w:b/>
          <w:sz w:val="20"/>
          <w:szCs w:val="20"/>
          <w:lang w:val="nl-BE"/>
        </w:rPr>
      </w:pPr>
      <w:r>
        <w:rPr>
          <w:rFonts w:cs="Arial"/>
          <w:b/>
          <w:sz w:val="20"/>
          <w:szCs w:val="20"/>
          <w:lang w:val="nl-BE"/>
        </w:rPr>
        <w:tab/>
        <w:t xml:space="preserve">2.c6 </w:t>
      </w:r>
      <w:r>
        <w:rPr>
          <w:rFonts w:cs="Arial"/>
          <w:b/>
          <w:sz w:val="20"/>
          <w:szCs w:val="20"/>
          <w:lang w:val="nl-BE"/>
        </w:rPr>
        <w:tab/>
      </w:r>
      <w:r>
        <w:rPr>
          <w:rFonts w:cs="Arial"/>
          <w:b/>
          <w:sz w:val="20"/>
          <w:szCs w:val="20"/>
          <w:lang w:val="nl-BE"/>
        </w:rPr>
        <w:tab/>
        <w:t xml:space="preserve">Txh5 </w:t>
      </w:r>
    </w:p>
    <w:p w14:paraId="5EBF441F" w14:textId="77777777" w:rsidR="006F3923" w:rsidRDefault="006F3923" w:rsidP="006F3923">
      <w:pPr>
        <w:jc w:val="both"/>
        <w:rPr>
          <w:rFonts w:cs="Arial"/>
          <w:sz w:val="20"/>
          <w:szCs w:val="20"/>
          <w:lang w:val="nl-BE"/>
        </w:rPr>
      </w:pPr>
      <w:r>
        <w:rPr>
          <w:rFonts w:cs="Arial"/>
          <w:sz w:val="20"/>
          <w:szCs w:val="20"/>
          <w:lang w:val="nl-BE"/>
        </w:rPr>
        <w:t xml:space="preserve">Na: </w:t>
      </w:r>
    </w:p>
    <w:p w14:paraId="6AA5356C" w14:textId="77777777" w:rsidR="006F3923" w:rsidRDefault="006F3923" w:rsidP="00586E21">
      <w:pPr>
        <w:numPr>
          <w:ilvl w:val="0"/>
          <w:numId w:val="116"/>
        </w:numPr>
        <w:jc w:val="both"/>
        <w:rPr>
          <w:rFonts w:cs="Arial"/>
          <w:sz w:val="20"/>
          <w:szCs w:val="20"/>
          <w:lang w:val="nl-BE"/>
        </w:rPr>
      </w:pPr>
      <w:r>
        <w:rPr>
          <w:rFonts w:cs="Arial"/>
          <w:sz w:val="20"/>
          <w:szCs w:val="20"/>
          <w:lang w:val="nl-BE"/>
        </w:rPr>
        <w:t xml:space="preserve">2…Lxc6? wint 3.Txa5 en na </w:t>
      </w:r>
    </w:p>
    <w:p w14:paraId="5EFF5A1B" w14:textId="77777777" w:rsidR="006F3923" w:rsidRDefault="006F3923" w:rsidP="00586E21">
      <w:pPr>
        <w:numPr>
          <w:ilvl w:val="0"/>
          <w:numId w:val="116"/>
        </w:numPr>
        <w:jc w:val="both"/>
        <w:rPr>
          <w:rFonts w:cs="Arial"/>
          <w:sz w:val="20"/>
          <w:szCs w:val="20"/>
          <w:lang w:val="nl-BE"/>
        </w:rPr>
      </w:pPr>
      <w:r>
        <w:rPr>
          <w:rFonts w:cs="Arial"/>
          <w:sz w:val="20"/>
          <w:szCs w:val="20"/>
          <w:lang w:val="nl-BE"/>
        </w:rPr>
        <w:t>2...Kxh5 volgt 3.cxb7 enzo-voort..</w:t>
      </w:r>
    </w:p>
    <w:p w14:paraId="0530B0E7" w14:textId="77777777" w:rsidR="006F3923" w:rsidRDefault="006F3923" w:rsidP="006F3923">
      <w:pPr>
        <w:jc w:val="both"/>
        <w:rPr>
          <w:rFonts w:cs="Arial"/>
          <w:sz w:val="20"/>
          <w:szCs w:val="20"/>
          <w:lang w:val="nl-BE"/>
        </w:rPr>
      </w:pPr>
      <w:r>
        <w:rPr>
          <w:rFonts w:cs="Arial"/>
          <w:sz w:val="20"/>
          <w:szCs w:val="20"/>
          <w:lang w:val="nl-BE"/>
        </w:rPr>
        <w:t xml:space="preserve">En nu de gedurfde </w:t>
      </w:r>
      <w:r w:rsidR="004E4847">
        <w:rPr>
          <w:rFonts w:cs="Arial"/>
          <w:sz w:val="20"/>
          <w:szCs w:val="20"/>
          <w:lang w:val="nl-BE"/>
        </w:rPr>
        <w:t xml:space="preserve">mooie </w:t>
      </w:r>
      <w:r>
        <w:rPr>
          <w:rFonts w:cs="Arial"/>
          <w:sz w:val="20"/>
          <w:szCs w:val="20"/>
          <w:lang w:val="nl-BE"/>
        </w:rPr>
        <w:t xml:space="preserve">zet: </w:t>
      </w:r>
    </w:p>
    <w:p w14:paraId="37FF4165" w14:textId="77777777" w:rsidR="006F3923" w:rsidRDefault="006F3923" w:rsidP="006F3923">
      <w:pPr>
        <w:jc w:val="both"/>
        <w:rPr>
          <w:rFonts w:cs="Arial"/>
          <w:b/>
          <w:sz w:val="20"/>
          <w:szCs w:val="20"/>
          <w:lang w:val="nl-BE"/>
        </w:rPr>
      </w:pPr>
      <w:r>
        <w:rPr>
          <w:rFonts w:cs="Arial"/>
          <w:b/>
          <w:sz w:val="20"/>
          <w:szCs w:val="20"/>
          <w:lang w:val="nl-BE"/>
        </w:rPr>
        <w:tab/>
        <w:t xml:space="preserve">3.Pe5+ </w:t>
      </w:r>
      <w:r>
        <w:rPr>
          <w:rFonts w:cs="Arial"/>
          <w:b/>
          <w:sz w:val="20"/>
          <w:szCs w:val="20"/>
          <w:lang w:val="nl-BE"/>
        </w:rPr>
        <w:tab/>
      </w:r>
      <w:r>
        <w:rPr>
          <w:rFonts w:cs="Arial"/>
          <w:b/>
          <w:sz w:val="20"/>
          <w:szCs w:val="20"/>
          <w:lang w:val="nl-BE"/>
        </w:rPr>
        <w:tab/>
        <w:t>Kf5</w:t>
      </w:r>
    </w:p>
    <w:p w14:paraId="567C915D" w14:textId="77777777" w:rsidR="006F3923" w:rsidRDefault="006F3923" w:rsidP="006F3923">
      <w:pPr>
        <w:jc w:val="both"/>
        <w:rPr>
          <w:rFonts w:cs="Arial"/>
          <w:sz w:val="20"/>
          <w:szCs w:val="20"/>
          <w:lang w:val="nl-BE"/>
        </w:rPr>
      </w:pPr>
      <w:r>
        <w:rPr>
          <w:rFonts w:cs="Arial"/>
          <w:sz w:val="20"/>
          <w:szCs w:val="20"/>
          <w:lang w:val="nl-BE"/>
        </w:rPr>
        <w:t>Men zie:</w:t>
      </w:r>
    </w:p>
    <w:p w14:paraId="03E1762E" w14:textId="77777777" w:rsidR="006F3923" w:rsidRDefault="006F3923" w:rsidP="00586E21">
      <w:pPr>
        <w:numPr>
          <w:ilvl w:val="0"/>
          <w:numId w:val="117"/>
        </w:numPr>
        <w:jc w:val="both"/>
        <w:rPr>
          <w:rFonts w:cs="Arial"/>
          <w:sz w:val="20"/>
          <w:szCs w:val="20"/>
          <w:lang w:val="en-GB"/>
        </w:rPr>
      </w:pPr>
      <w:r>
        <w:rPr>
          <w:rFonts w:cs="Arial"/>
          <w:sz w:val="20"/>
          <w:szCs w:val="20"/>
          <w:lang w:val="en-GB"/>
        </w:rPr>
        <w:t>3…Kg5?</w:t>
      </w:r>
      <w:r>
        <w:rPr>
          <w:rFonts w:cs="Arial"/>
          <w:b/>
          <w:sz w:val="20"/>
          <w:szCs w:val="20"/>
          <w:lang w:val="en-GB"/>
        </w:rPr>
        <w:t xml:space="preserve"> </w:t>
      </w:r>
      <w:r>
        <w:rPr>
          <w:rFonts w:cs="Arial"/>
          <w:sz w:val="20"/>
          <w:szCs w:val="20"/>
          <w:lang w:val="en-GB"/>
        </w:rPr>
        <w:t>4.Pf3+ Kg4 5.cxb7 Th8 6.a5 Tf8 7.a6 Txf3+ 8.Ke2 Tb3 9.a7 enzovoort.</w:t>
      </w:r>
    </w:p>
    <w:p w14:paraId="7B7F6A92" w14:textId="77777777" w:rsidR="006F3923" w:rsidRDefault="006F3923" w:rsidP="00586E21">
      <w:pPr>
        <w:numPr>
          <w:ilvl w:val="0"/>
          <w:numId w:val="117"/>
        </w:numPr>
        <w:jc w:val="both"/>
        <w:rPr>
          <w:rFonts w:cs="Arial"/>
          <w:sz w:val="20"/>
          <w:szCs w:val="20"/>
          <w:lang w:val="nl-BE"/>
        </w:rPr>
      </w:pPr>
      <w:r>
        <w:rPr>
          <w:rFonts w:cs="Arial"/>
          <w:sz w:val="20"/>
          <w:szCs w:val="20"/>
          <w:lang w:val="nl-BE"/>
        </w:rPr>
        <w:t>3...Kf4? 4.cxb7 Th2+ 5.Kg1 Tb2 6.Pd3+ en 7.Pxb2.</w:t>
      </w:r>
    </w:p>
    <w:p w14:paraId="62285527" w14:textId="77777777" w:rsidR="00464D86" w:rsidRDefault="00464D86" w:rsidP="00464D86">
      <w:pPr>
        <w:jc w:val="both"/>
        <w:rPr>
          <w:rFonts w:cs="Arial"/>
          <w:sz w:val="20"/>
          <w:szCs w:val="20"/>
          <w:lang w:val="nl-BE"/>
        </w:rPr>
      </w:pPr>
    </w:p>
    <w:p w14:paraId="4057AB95" w14:textId="77777777" w:rsidR="00464D86" w:rsidRDefault="00464D86" w:rsidP="00464D86">
      <w:pPr>
        <w:jc w:val="both"/>
        <w:rPr>
          <w:rFonts w:cs="Arial"/>
          <w:sz w:val="20"/>
          <w:szCs w:val="20"/>
          <w:lang w:val="nl-BE"/>
        </w:rPr>
      </w:pPr>
    </w:p>
    <w:p w14:paraId="7E5E5AFA" w14:textId="77777777" w:rsidR="00464D86" w:rsidRDefault="00464D86" w:rsidP="00464D86">
      <w:pPr>
        <w:jc w:val="both"/>
        <w:rPr>
          <w:rFonts w:cs="Arial"/>
          <w:sz w:val="20"/>
          <w:szCs w:val="20"/>
          <w:lang w:val="nl-BE"/>
        </w:rPr>
      </w:pPr>
    </w:p>
    <w:p w14:paraId="04D51F96" w14:textId="77777777" w:rsidR="00464D86" w:rsidRDefault="00464D86" w:rsidP="00464D86">
      <w:pPr>
        <w:jc w:val="both"/>
        <w:rPr>
          <w:rFonts w:cs="Arial"/>
          <w:sz w:val="20"/>
          <w:szCs w:val="20"/>
          <w:lang w:val="nl-BE"/>
        </w:rPr>
      </w:pPr>
    </w:p>
    <w:p w14:paraId="7F296D38" w14:textId="77777777" w:rsidR="006F3923" w:rsidRDefault="006F3923" w:rsidP="00586E21">
      <w:pPr>
        <w:numPr>
          <w:ilvl w:val="0"/>
          <w:numId w:val="117"/>
        </w:numPr>
        <w:jc w:val="both"/>
        <w:rPr>
          <w:rFonts w:cs="Arial"/>
          <w:sz w:val="20"/>
          <w:szCs w:val="20"/>
          <w:lang w:val="nl-BE"/>
        </w:rPr>
      </w:pPr>
      <w:r>
        <w:rPr>
          <w:rFonts w:cs="Arial"/>
          <w:sz w:val="20"/>
          <w:szCs w:val="20"/>
          <w:lang w:val="nl-BE"/>
        </w:rPr>
        <w:t>3...Kh4? 4.cxb7 Tf5+ 5.Pf3+ K~</w:t>
      </w:r>
      <w:r>
        <w:rPr>
          <w:rFonts w:cs="Arial"/>
          <w:sz w:val="20"/>
          <w:szCs w:val="20"/>
          <w:vertAlign w:val="subscript"/>
          <w:lang w:val="nl-BE"/>
        </w:rPr>
        <w:t xml:space="preserve"> </w:t>
      </w:r>
      <w:r>
        <w:rPr>
          <w:rFonts w:cs="Arial"/>
          <w:sz w:val="20"/>
          <w:szCs w:val="20"/>
          <w:lang w:val="nl-BE"/>
        </w:rPr>
        <w:t xml:space="preserve"> 6.b8D.</w:t>
      </w:r>
    </w:p>
    <w:p w14:paraId="734FF23B" w14:textId="77777777" w:rsidR="006F3923" w:rsidRPr="00464D86" w:rsidRDefault="006F3923" w:rsidP="00586E21">
      <w:pPr>
        <w:numPr>
          <w:ilvl w:val="0"/>
          <w:numId w:val="117"/>
        </w:numPr>
        <w:jc w:val="both"/>
        <w:rPr>
          <w:rFonts w:cs="Arial"/>
          <w:i/>
          <w:sz w:val="20"/>
          <w:szCs w:val="20"/>
          <w:lang w:val="nl-BE"/>
        </w:rPr>
      </w:pPr>
      <w:r>
        <w:rPr>
          <w:rFonts w:cs="Arial"/>
          <w:sz w:val="20"/>
          <w:szCs w:val="20"/>
          <w:lang w:val="nl-BE"/>
        </w:rPr>
        <w:t>3...Kh3? 4.cxb7 Tf5+ 5.Pf3 Tf8 6.a4, enzovoort.</w:t>
      </w:r>
      <w:r>
        <w:rPr>
          <w:rFonts w:cs="Arial"/>
          <w:sz w:val="20"/>
          <w:szCs w:val="20"/>
          <w:vertAlign w:val="subscript"/>
          <w:lang w:val="nl-BE"/>
        </w:rPr>
        <w:t xml:space="preserve"> </w:t>
      </w:r>
      <w:r>
        <w:rPr>
          <w:rFonts w:cs="Arial"/>
          <w:sz w:val="20"/>
          <w:szCs w:val="20"/>
          <w:lang w:val="nl-BE"/>
        </w:rPr>
        <w:t xml:space="preserve">Teslotte het voor de hand liggende:  </w:t>
      </w:r>
    </w:p>
    <w:p w14:paraId="5D0CA90F" w14:textId="77777777" w:rsidR="006F3923" w:rsidRDefault="006F3923" w:rsidP="00586E21">
      <w:pPr>
        <w:numPr>
          <w:ilvl w:val="0"/>
          <w:numId w:val="117"/>
        </w:numPr>
        <w:jc w:val="both"/>
        <w:rPr>
          <w:rFonts w:cs="Arial"/>
          <w:sz w:val="20"/>
          <w:szCs w:val="20"/>
          <w:lang w:val="nl-BE"/>
        </w:rPr>
      </w:pPr>
      <w:r>
        <w:rPr>
          <w:rFonts w:cs="Arial"/>
          <w:sz w:val="20"/>
          <w:szCs w:val="20"/>
          <w:lang w:val="nl-BE"/>
        </w:rPr>
        <w:t xml:space="preserve">3...Txe5? 4.cxb7 Te8 5.a5 Tb8 a6, enzovoort. </w:t>
      </w:r>
    </w:p>
    <w:p w14:paraId="49BE8661" w14:textId="77777777" w:rsidR="006F3923" w:rsidRPr="00E2772B" w:rsidRDefault="006F3923" w:rsidP="006F3923">
      <w:pPr>
        <w:jc w:val="both"/>
        <w:rPr>
          <w:rFonts w:cs="Arial"/>
          <w:b/>
          <w:sz w:val="20"/>
          <w:szCs w:val="20"/>
          <w:lang w:val="en-GB"/>
        </w:rPr>
      </w:pPr>
      <w:r w:rsidRPr="00B354CB">
        <w:rPr>
          <w:rFonts w:cs="Arial"/>
          <w:b/>
          <w:sz w:val="20"/>
          <w:szCs w:val="20"/>
          <w:lang w:val="en-GB"/>
        </w:rPr>
        <w:tab/>
      </w:r>
      <w:r w:rsidRPr="00E2772B">
        <w:rPr>
          <w:rFonts w:cs="Arial"/>
          <w:b/>
          <w:sz w:val="20"/>
          <w:szCs w:val="20"/>
          <w:lang w:val="en-GB"/>
        </w:rPr>
        <w:t xml:space="preserve">4.cxb7 </w:t>
      </w:r>
      <w:r w:rsidRPr="00E2772B">
        <w:rPr>
          <w:rFonts w:cs="Arial"/>
          <w:b/>
          <w:sz w:val="20"/>
          <w:szCs w:val="20"/>
          <w:lang w:val="en-GB"/>
        </w:rPr>
        <w:tab/>
      </w:r>
      <w:r w:rsidRPr="00E2772B">
        <w:rPr>
          <w:rFonts w:cs="Arial"/>
          <w:b/>
          <w:sz w:val="20"/>
          <w:szCs w:val="20"/>
          <w:lang w:val="en-GB"/>
        </w:rPr>
        <w:tab/>
        <w:t xml:space="preserve">Th2+ </w:t>
      </w:r>
      <w:r w:rsidRPr="00E2772B">
        <w:rPr>
          <w:rFonts w:cs="Arial"/>
          <w:sz w:val="20"/>
          <w:szCs w:val="20"/>
          <w:lang w:val="en-GB"/>
        </w:rPr>
        <w:t xml:space="preserve"> 4...Th8</w:t>
      </w:r>
      <w:r w:rsidR="00E2772B" w:rsidRPr="00E2772B">
        <w:rPr>
          <w:rFonts w:cs="Arial"/>
          <w:sz w:val="20"/>
          <w:szCs w:val="20"/>
          <w:lang w:val="en-GB"/>
        </w:rPr>
        <w:t>?</w:t>
      </w:r>
      <w:r w:rsidRPr="00E2772B">
        <w:rPr>
          <w:rFonts w:cs="Arial"/>
          <w:sz w:val="20"/>
          <w:szCs w:val="20"/>
          <w:lang w:val="en-GB"/>
        </w:rPr>
        <w:t xml:space="preserve"> 5.a5.Tb8 6.a6.  </w:t>
      </w:r>
    </w:p>
    <w:p w14:paraId="2D362097" w14:textId="77777777" w:rsidR="006F3923" w:rsidRDefault="006F3923" w:rsidP="006F3923">
      <w:pPr>
        <w:jc w:val="both"/>
        <w:rPr>
          <w:rFonts w:cs="Arial"/>
          <w:b/>
          <w:sz w:val="20"/>
          <w:szCs w:val="20"/>
          <w:lang w:val="nl-BE"/>
        </w:rPr>
      </w:pPr>
      <w:r w:rsidRPr="00E2772B">
        <w:rPr>
          <w:rFonts w:cs="Arial"/>
          <w:b/>
          <w:sz w:val="20"/>
          <w:szCs w:val="20"/>
          <w:lang w:val="en-GB"/>
        </w:rPr>
        <w:tab/>
      </w:r>
      <w:r>
        <w:rPr>
          <w:rFonts w:cs="Arial"/>
          <w:b/>
          <w:sz w:val="20"/>
          <w:szCs w:val="20"/>
          <w:lang w:val="nl-BE"/>
        </w:rPr>
        <w:t>5.Ke3</w:t>
      </w:r>
    </w:p>
    <w:p w14:paraId="108D032C" w14:textId="77777777" w:rsidR="006F3923" w:rsidRDefault="004E4847" w:rsidP="006F3923">
      <w:pPr>
        <w:jc w:val="both"/>
        <w:rPr>
          <w:rFonts w:cs="Arial"/>
          <w:sz w:val="20"/>
          <w:szCs w:val="20"/>
          <w:lang w:val="nl-BE"/>
        </w:rPr>
      </w:pPr>
      <w:r>
        <w:rPr>
          <w:rFonts w:cs="Arial"/>
          <w:sz w:val="20"/>
          <w:szCs w:val="20"/>
          <w:lang w:val="nl-BE"/>
        </w:rPr>
        <w:t xml:space="preserve">Ook een belangrijke </w:t>
      </w:r>
      <w:r w:rsidR="006F3923">
        <w:rPr>
          <w:rFonts w:cs="Arial"/>
          <w:sz w:val="20"/>
          <w:szCs w:val="20"/>
          <w:lang w:val="nl-BE"/>
        </w:rPr>
        <w:t xml:space="preserve">zet: </w:t>
      </w:r>
    </w:p>
    <w:p w14:paraId="0CBF58F3" w14:textId="77777777" w:rsidR="006F3923" w:rsidRDefault="006F3923" w:rsidP="006F3923">
      <w:pPr>
        <w:jc w:val="both"/>
        <w:rPr>
          <w:rFonts w:cs="Arial"/>
          <w:sz w:val="20"/>
          <w:szCs w:val="20"/>
          <w:lang w:val="nl-BE"/>
        </w:rPr>
      </w:pPr>
      <w:r>
        <w:rPr>
          <w:rFonts w:cs="Arial"/>
          <w:sz w:val="20"/>
          <w:szCs w:val="20"/>
          <w:lang w:val="nl-BE"/>
        </w:rPr>
        <w:t xml:space="preserve">Na 5.Kf3? volgt 5...Tb2 en bijvoor-beeld: </w:t>
      </w:r>
    </w:p>
    <w:p w14:paraId="23C40AF7" w14:textId="77777777" w:rsidR="006F3923" w:rsidRDefault="006F3923" w:rsidP="00586E21">
      <w:pPr>
        <w:numPr>
          <w:ilvl w:val="0"/>
          <w:numId w:val="118"/>
        </w:numPr>
        <w:jc w:val="both"/>
        <w:rPr>
          <w:rFonts w:cs="Arial"/>
          <w:sz w:val="20"/>
          <w:szCs w:val="20"/>
          <w:lang w:val="nl-BE"/>
        </w:rPr>
      </w:pPr>
      <w:r w:rsidRPr="00B354CB">
        <w:rPr>
          <w:rFonts w:cs="Arial"/>
          <w:sz w:val="20"/>
          <w:szCs w:val="20"/>
          <w:lang w:val="en-GB"/>
        </w:rPr>
        <w:t>6.Pc4 Tb3+ 7.Ke2 Ke6 8.Pa5 T</w:t>
      </w:r>
      <w:r w:rsidR="007D2A51" w:rsidRPr="00B354CB">
        <w:rPr>
          <w:rFonts w:cs="Arial"/>
          <w:sz w:val="20"/>
          <w:szCs w:val="20"/>
          <w:lang w:val="en-GB"/>
        </w:rPr>
        <w:t>b2+ 9.Kd3 Kd7 10.Kc3 Tb</w:t>
      </w:r>
      <w:r w:rsidR="007D2A51" w:rsidRPr="00EB7A30">
        <w:rPr>
          <w:rFonts w:cs="Arial"/>
          <w:sz w:val="20"/>
          <w:szCs w:val="20"/>
          <w:lang w:val="en-GB"/>
        </w:rPr>
        <w:t>6 11.Kd4 Kc7 12.Kc5 Th6</w:t>
      </w:r>
      <w:r w:rsidR="007D2A51" w:rsidRPr="003F5459">
        <w:rPr>
          <w:rFonts w:cs="Arial"/>
          <w:sz w:val="20"/>
          <w:szCs w:val="20"/>
          <w:lang w:val="en-GB"/>
        </w:rPr>
        <w:t>, met remise.</w:t>
      </w:r>
      <w:r w:rsidR="006E050D" w:rsidRPr="003F5459">
        <w:rPr>
          <w:rFonts w:cs="Arial"/>
          <w:sz w:val="20"/>
          <w:szCs w:val="20"/>
          <w:lang w:val="en-GB"/>
        </w:rPr>
        <w:t xml:space="preserve"> </w:t>
      </w:r>
      <w:r w:rsidR="006E050D">
        <w:rPr>
          <w:rFonts w:cs="Arial"/>
          <w:sz w:val="20"/>
          <w:szCs w:val="20"/>
          <w:lang w:val="nl-BE"/>
        </w:rPr>
        <w:t>Of hier na:</w:t>
      </w:r>
    </w:p>
    <w:p w14:paraId="32E57169" w14:textId="77777777" w:rsidR="006F3923" w:rsidRDefault="006F3923" w:rsidP="00586E21">
      <w:pPr>
        <w:numPr>
          <w:ilvl w:val="0"/>
          <w:numId w:val="118"/>
        </w:numPr>
        <w:jc w:val="both"/>
        <w:rPr>
          <w:rFonts w:cs="Arial"/>
          <w:sz w:val="20"/>
          <w:szCs w:val="20"/>
          <w:lang w:val="nl-BE"/>
        </w:rPr>
      </w:pPr>
      <w:r w:rsidRPr="003F5459">
        <w:rPr>
          <w:rFonts w:cs="Arial"/>
          <w:sz w:val="20"/>
          <w:szCs w:val="20"/>
          <w:lang w:val="nl-BE"/>
        </w:rPr>
        <w:t xml:space="preserve">6.Pf7 Ke6 7.a5 </w:t>
      </w:r>
      <w:r w:rsidR="003F5459" w:rsidRPr="003F5459">
        <w:rPr>
          <w:rFonts w:cs="Arial"/>
          <w:sz w:val="20"/>
          <w:szCs w:val="20"/>
          <w:lang w:val="nl-BE"/>
        </w:rPr>
        <w:t xml:space="preserve">Kd7 8.a6 Kc7 9.Pd8 Ta2 10.Pc6 Kc7 11.Ke4 Kxc6, of hier 11.Pa5 Kb8 </w:t>
      </w:r>
      <w:r>
        <w:rPr>
          <w:rFonts w:cs="Arial"/>
          <w:sz w:val="20"/>
          <w:szCs w:val="20"/>
          <w:lang w:val="nl-BE"/>
        </w:rPr>
        <w:t xml:space="preserve"> is er geen winst. </w:t>
      </w:r>
    </w:p>
    <w:p w14:paraId="273C8E28" w14:textId="77777777" w:rsidR="006F3923" w:rsidRPr="00ED1153" w:rsidRDefault="006F3923" w:rsidP="006F3923">
      <w:pPr>
        <w:jc w:val="both"/>
        <w:rPr>
          <w:rFonts w:cs="Arial"/>
          <w:b/>
          <w:sz w:val="20"/>
          <w:szCs w:val="20"/>
          <w:lang w:val="en-GB"/>
        </w:rPr>
      </w:pPr>
      <w:r>
        <w:rPr>
          <w:rFonts w:cs="Arial"/>
          <w:b/>
          <w:sz w:val="20"/>
          <w:szCs w:val="20"/>
          <w:lang w:val="nl-BE"/>
        </w:rPr>
        <w:tab/>
      </w:r>
      <w:r w:rsidRPr="00ED1153">
        <w:rPr>
          <w:rFonts w:cs="Arial"/>
          <w:b/>
          <w:sz w:val="20"/>
          <w:szCs w:val="20"/>
          <w:lang w:val="en-GB"/>
        </w:rPr>
        <w:t>5...</w:t>
      </w:r>
      <w:r w:rsidRPr="00ED1153">
        <w:rPr>
          <w:rFonts w:cs="Arial"/>
          <w:b/>
          <w:sz w:val="20"/>
          <w:szCs w:val="20"/>
          <w:lang w:val="en-GB"/>
        </w:rPr>
        <w:tab/>
      </w:r>
      <w:r w:rsidRPr="00ED1153">
        <w:rPr>
          <w:rFonts w:cs="Arial"/>
          <w:b/>
          <w:sz w:val="20"/>
          <w:szCs w:val="20"/>
          <w:lang w:val="en-GB"/>
        </w:rPr>
        <w:tab/>
        <w:t xml:space="preserve">Tb2 </w:t>
      </w:r>
    </w:p>
    <w:p w14:paraId="5926532C" w14:textId="77777777" w:rsidR="006F3923" w:rsidRDefault="006F3923" w:rsidP="006F3923">
      <w:pPr>
        <w:jc w:val="both"/>
        <w:rPr>
          <w:rFonts w:cs="Arial"/>
          <w:sz w:val="20"/>
          <w:szCs w:val="20"/>
          <w:lang w:val="en-GB"/>
        </w:rPr>
      </w:pPr>
      <w:r>
        <w:rPr>
          <w:rFonts w:cs="Arial"/>
          <w:sz w:val="20"/>
          <w:szCs w:val="20"/>
          <w:lang w:val="en-GB"/>
        </w:rPr>
        <w:t xml:space="preserve">5…Th8 6.a5 Kxe5 7.a6 Tb8 8.a7 . </w:t>
      </w:r>
    </w:p>
    <w:p w14:paraId="2E519321" w14:textId="77777777" w:rsidR="006F3923" w:rsidRDefault="006F3923" w:rsidP="006F3923">
      <w:pPr>
        <w:jc w:val="both"/>
        <w:rPr>
          <w:rFonts w:cs="Arial"/>
          <w:b/>
          <w:sz w:val="20"/>
          <w:szCs w:val="20"/>
          <w:lang w:val="nl-BE"/>
        </w:rPr>
      </w:pPr>
      <w:r>
        <w:rPr>
          <w:rFonts w:cs="Arial"/>
          <w:b/>
          <w:sz w:val="20"/>
          <w:szCs w:val="20"/>
          <w:lang w:val="en-GB"/>
        </w:rPr>
        <w:tab/>
      </w:r>
      <w:r>
        <w:rPr>
          <w:rFonts w:cs="Arial"/>
          <w:b/>
          <w:sz w:val="20"/>
          <w:szCs w:val="20"/>
          <w:lang w:val="nl-BE"/>
        </w:rPr>
        <w:t xml:space="preserve">6.Pc4 </w:t>
      </w:r>
    </w:p>
    <w:p w14:paraId="0A863228" w14:textId="77777777" w:rsidR="006F3923" w:rsidRDefault="006F3923" w:rsidP="006F3923">
      <w:pPr>
        <w:jc w:val="both"/>
        <w:rPr>
          <w:rFonts w:cs="Arial"/>
          <w:sz w:val="20"/>
          <w:szCs w:val="20"/>
          <w:lang w:val="nl-BE"/>
        </w:rPr>
      </w:pPr>
      <w:r>
        <w:rPr>
          <w:rFonts w:cs="Arial"/>
          <w:sz w:val="20"/>
          <w:szCs w:val="20"/>
          <w:lang w:val="nl-BE"/>
        </w:rPr>
        <w:t>Fout is hier 6.Pf7? met dezelfde bedoeling, namelijk na 6...Txb7 zwart af te straffen met een paard-vork. Zwart trapt niet in die val en speelt hier 6…Ke6 7.a5 Kd7 8.a6 Kc7 9.Pd8 Kb8 10.Pc6+ Kc7, en w</w:t>
      </w:r>
      <w:r w:rsidR="00783ACE">
        <w:rPr>
          <w:rFonts w:cs="Arial"/>
          <w:sz w:val="20"/>
          <w:szCs w:val="20"/>
          <w:lang w:val="nl-BE"/>
        </w:rPr>
        <w:t>it komt niet verder: 11.Pa5 Kb8...</w:t>
      </w:r>
      <w:r>
        <w:rPr>
          <w:rFonts w:cs="Arial"/>
          <w:sz w:val="20"/>
          <w:szCs w:val="20"/>
          <w:lang w:val="nl-BE"/>
        </w:rPr>
        <w:t xml:space="preserve"> </w:t>
      </w:r>
    </w:p>
    <w:p w14:paraId="593EE1DA" w14:textId="77777777" w:rsidR="006F3923" w:rsidRDefault="006F3923" w:rsidP="006F3923">
      <w:pPr>
        <w:jc w:val="both"/>
        <w:rPr>
          <w:rFonts w:cs="Arial"/>
          <w:b/>
          <w:sz w:val="20"/>
          <w:szCs w:val="20"/>
          <w:lang w:val="nl-BE"/>
        </w:rPr>
      </w:pPr>
      <w:r>
        <w:rPr>
          <w:rFonts w:cs="Arial"/>
          <w:b/>
          <w:sz w:val="20"/>
          <w:szCs w:val="20"/>
          <w:lang w:val="nl-BE"/>
        </w:rPr>
        <w:tab/>
        <w:t>6…</w:t>
      </w:r>
      <w:r>
        <w:rPr>
          <w:rFonts w:cs="Arial"/>
          <w:b/>
          <w:sz w:val="20"/>
          <w:szCs w:val="20"/>
          <w:lang w:val="nl-BE"/>
        </w:rPr>
        <w:tab/>
      </w:r>
      <w:r>
        <w:rPr>
          <w:rFonts w:cs="Arial"/>
          <w:b/>
          <w:sz w:val="20"/>
          <w:szCs w:val="20"/>
          <w:lang w:val="nl-BE"/>
        </w:rPr>
        <w:tab/>
        <w:t xml:space="preserve">Tb3+ </w:t>
      </w:r>
    </w:p>
    <w:p w14:paraId="5C6B404F" w14:textId="77777777" w:rsidR="006F3923" w:rsidRDefault="006F3923" w:rsidP="006F3923">
      <w:pPr>
        <w:jc w:val="both"/>
        <w:rPr>
          <w:rFonts w:cs="Arial"/>
          <w:sz w:val="20"/>
          <w:szCs w:val="20"/>
          <w:lang w:val="nl-BE"/>
        </w:rPr>
      </w:pPr>
      <w:r>
        <w:rPr>
          <w:rFonts w:cs="Arial"/>
          <w:sz w:val="20"/>
          <w:szCs w:val="20"/>
          <w:lang w:val="nl-BE"/>
        </w:rPr>
        <w:t xml:space="preserve">6…Txb7? 7.Pd6+ en 7.Pxb7. </w:t>
      </w:r>
    </w:p>
    <w:p w14:paraId="198F07EB" w14:textId="77777777" w:rsidR="006F3923" w:rsidRDefault="006F3923" w:rsidP="006F3923">
      <w:pPr>
        <w:jc w:val="both"/>
        <w:rPr>
          <w:rFonts w:cs="Arial"/>
          <w:b/>
          <w:sz w:val="20"/>
          <w:szCs w:val="20"/>
          <w:lang w:val="nl-BE"/>
        </w:rPr>
      </w:pPr>
      <w:r>
        <w:rPr>
          <w:rFonts w:cs="Arial"/>
          <w:b/>
          <w:sz w:val="20"/>
          <w:szCs w:val="20"/>
          <w:lang w:val="nl-BE"/>
        </w:rPr>
        <w:tab/>
        <w:t xml:space="preserve">7.Kd4 </w:t>
      </w:r>
      <w:r>
        <w:rPr>
          <w:rFonts w:cs="Arial"/>
          <w:b/>
          <w:sz w:val="20"/>
          <w:szCs w:val="20"/>
          <w:lang w:val="nl-BE"/>
        </w:rPr>
        <w:tab/>
      </w:r>
      <w:r>
        <w:rPr>
          <w:rFonts w:cs="Arial"/>
          <w:b/>
          <w:sz w:val="20"/>
          <w:szCs w:val="20"/>
          <w:lang w:val="nl-BE"/>
        </w:rPr>
        <w:tab/>
        <w:t xml:space="preserve">Ke6 </w:t>
      </w:r>
    </w:p>
    <w:p w14:paraId="1F2F8775" w14:textId="77777777" w:rsidR="006F3923" w:rsidRDefault="006F3923" w:rsidP="006F3923">
      <w:pPr>
        <w:jc w:val="both"/>
        <w:rPr>
          <w:rFonts w:cs="Arial"/>
          <w:b/>
          <w:sz w:val="20"/>
          <w:szCs w:val="20"/>
          <w:lang w:val="nl-BE"/>
        </w:rPr>
      </w:pPr>
      <w:r>
        <w:rPr>
          <w:rFonts w:cs="Arial"/>
          <w:b/>
          <w:sz w:val="20"/>
          <w:szCs w:val="20"/>
          <w:lang w:val="nl-BE"/>
        </w:rPr>
        <w:tab/>
        <w:t xml:space="preserve">8.Pa5 </w:t>
      </w:r>
    </w:p>
    <w:p w14:paraId="7D6C591C" w14:textId="77777777" w:rsidR="006F3923" w:rsidRDefault="006F3923" w:rsidP="006F3923">
      <w:pPr>
        <w:jc w:val="both"/>
        <w:rPr>
          <w:rFonts w:cs="Arial"/>
          <w:sz w:val="20"/>
          <w:szCs w:val="20"/>
          <w:lang w:val="nl-BE"/>
        </w:rPr>
      </w:pPr>
      <w:r>
        <w:rPr>
          <w:rFonts w:cs="Arial"/>
          <w:sz w:val="20"/>
          <w:szCs w:val="20"/>
          <w:lang w:val="nl-BE"/>
        </w:rPr>
        <w:t xml:space="preserve">Wit blokkeert de eigen pion, maar beschermt de andere. </w:t>
      </w:r>
    </w:p>
    <w:p w14:paraId="40A37D8F" w14:textId="77777777" w:rsidR="006F3923" w:rsidRDefault="006F3923" w:rsidP="006F3923">
      <w:pPr>
        <w:jc w:val="both"/>
        <w:rPr>
          <w:rFonts w:cs="Arial"/>
          <w:b/>
          <w:sz w:val="20"/>
          <w:szCs w:val="20"/>
          <w:lang w:val="nl-BE"/>
        </w:rPr>
      </w:pPr>
      <w:r>
        <w:rPr>
          <w:rFonts w:cs="Arial"/>
          <w:b/>
          <w:sz w:val="20"/>
          <w:szCs w:val="20"/>
          <w:lang w:val="nl-BE"/>
        </w:rPr>
        <w:lastRenderedPageBreak/>
        <w:t xml:space="preserve">            </w:t>
      </w:r>
    </w:p>
    <w:p w14:paraId="5B14B07D" w14:textId="77777777" w:rsidR="006F3923" w:rsidRDefault="006F3923" w:rsidP="006F3923">
      <w:pPr>
        <w:jc w:val="both"/>
        <w:rPr>
          <w:rFonts w:cs="Arial"/>
          <w:b/>
          <w:sz w:val="20"/>
          <w:szCs w:val="20"/>
          <w:lang w:val="nl-BE"/>
        </w:rPr>
      </w:pPr>
    </w:p>
    <w:p w14:paraId="43C38792" w14:textId="77777777" w:rsidR="006F3923" w:rsidRDefault="006F3923" w:rsidP="006F3923">
      <w:pPr>
        <w:jc w:val="both"/>
        <w:rPr>
          <w:rFonts w:cs="Arial"/>
          <w:b/>
          <w:sz w:val="20"/>
          <w:szCs w:val="20"/>
          <w:lang w:val="nl-BE"/>
        </w:rPr>
      </w:pPr>
    </w:p>
    <w:p w14:paraId="3F34D5EA" w14:textId="77777777" w:rsidR="006F3923" w:rsidRDefault="006F3923" w:rsidP="006F3923">
      <w:pPr>
        <w:jc w:val="both"/>
        <w:rPr>
          <w:rFonts w:cs="Arial"/>
          <w:b/>
          <w:sz w:val="20"/>
          <w:szCs w:val="20"/>
          <w:lang w:val="nl-BE"/>
        </w:rPr>
      </w:pPr>
    </w:p>
    <w:p w14:paraId="68FF3EBB" w14:textId="77777777" w:rsidR="006F3923" w:rsidRDefault="006F3923" w:rsidP="00D63591">
      <w:pPr>
        <w:ind w:firstLine="708"/>
        <w:rPr>
          <w:rFonts w:cs="Arial"/>
          <w:b/>
          <w:sz w:val="20"/>
          <w:szCs w:val="20"/>
          <w:lang w:val="nl-BE"/>
        </w:rPr>
      </w:pPr>
      <w:r>
        <w:rPr>
          <w:rFonts w:cs="Arial"/>
          <w:b/>
          <w:sz w:val="20"/>
          <w:szCs w:val="20"/>
          <w:lang w:val="nl-BE"/>
        </w:rPr>
        <w:t>8…</w:t>
      </w:r>
      <w:r>
        <w:rPr>
          <w:rFonts w:cs="Arial"/>
          <w:b/>
          <w:sz w:val="20"/>
          <w:szCs w:val="20"/>
          <w:lang w:val="nl-BE"/>
        </w:rPr>
        <w:tab/>
      </w:r>
      <w:r>
        <w:rPr>
          <w:rFonts w:cs="Arial"/>
          <w:b/>
          <w:sz w:val="20"/>
          <w:szCs w:val="20"/>
          <w:lang w:val="nl-BE"/>
        </w:rPr>
        <w:tab/>
        <w:t>Tb2(1)</w:t>
      </w:r>
    </w:p>
    <w:p w14:paraId="23168C23" w14:textId="77777777" w:rsidR="006F3923" w:rsidRDefault="00E2772B" w:rsidP="006F3923">
      <w:pPr>
        <w:jc w:val="both"/>
        <w:rPr>
          <w:rFonts w:cs="Arial"/>
          <w:sz w:val="20"/>
          <w:szCs w:val="20"/>
          <w:lang w:val="nl-BE"/>
        </w:rPr>
      </w:pPr>
      <w:r>
        <w:rPr>
          <w:rFonts w:cs="Arial"/>
          <w:sz w:val="20"/>
          <w:szCs w:val="20"/>
          <w:lang w:val="nl-BE"/>
        </w:rPr>
        <w:t>Na 8…</w:t>
      </w:r>
      <w:r w:rsidR="006F3923">
        <w:rPr>
          <w:rFonts w:cs="Arial"/>
          <w:sz w:val="20"/>
          <w:szCs w:val="20"/>
          <w:lang w:val="nl-BE"/>
        </w:rPr>
        <w:t>Tb4+</w:t>
      </w:r>
      <w:r>
        <w:rPr>
          <w:rFonts w:cs="Arial"/>
          <w:sz w:val="20"/>
          <w:szCs w:val="20"/>
          <w:lang w:val="nl-BE"/>
        </w:rPr>
        <w:t>?</w:t>
      </w:r>
      <w:r w:rsidR="006F3923">
        <w:rPr>
          <w:rFonts w:cs="Arial"/>
          <w:sz w:val="20"/>
          <w:szCs w:val="20"/>
          <w:lang w:val="nl-BE"/>
        </w:rPr>
        <w:t xml:space="preserve"> 9.Kc5 Ta1 10.Pc6 Txb7 volgt de paa</w:t>
      </w:r>
      <w:r w:rsidR="005966FE">
        <w:rPr>
          <w:rFonts w:cs="Arial"/>
          <w:sz w:val="20"/>
          <w:szCs w:val="20"/>
          <w:lang w:val="nl-BE"/>
        </w:rPr>
        <w:t>r</w:t>
      </w:r>
      <w:r w:rsidR="006F3923">
        <w:rPr>
          <w:rFonts w:cs="Arial"/>
          <w:sz w:val="20"/>
          <w:szCs w:val="20"/>
          <w:lang w:val="nl-BE"/>
        </w:rPr>
        <w:t>dvork 11.Pd8+</w:t>
      </w:r>
      <w:r w:rsidR="00B86CEC">
        <w:rPr>
          <w:rFonts w:cs="Arial"/>
          <w:sz w:val="20"/>
          <w:szCs w:val="20"/>
          <w:lang w:val="nl-BE"/>
        </w:rPr>
        <w:t xml:space="preserve"> en 12.Pxb7.</w:t>
      </w:r>
      <w:r w:rsidR="006F3923">
        <w:rPr>
          <w:rFonts w:cs="Arial"/>
          <w:sz w:val="20"/>
          <w:szCs w:val="20"/>
          <w:lang w:val="nl-BE"/>
        </w:rPr>
        <w:t>.</w:t>
      </w:r>
    </w:p>
    <w:p w14:paraId="330AEC63" w14:textId="77777777" w:rsidR="006F3923" w:rsidRDefault="006F3923" w:rsidP="006F3923">
      <w:pPr>
        <w:jc w:val="both"/>
        <w:rPr>
          <w:rFonts w:cs="Arial"/>
          <w:sz w:val="20"/>
          <w:szCs w:val="20"/>
          <w:lang w:val="nl-BE"/>
        </w:rPr>
      </w:pPr>
      <w:r>
        <w:rPr>
          <w:rFonts w:cs="Arial"/>
          <w:sz w:val="20"/>
          <w:szCs w:val="20"/>
          <w:lang w:val="nl-BE"/>
        </w:rPr>
        <w:t xml:space="preserve">             </w:t>
      </w:r>
      <w:r w:rsidR="009D7B58">
        <w:rPr>
          <w:rFonts w:cs="Arial"/>
          <w:b/>
          <w:sz w:val="20"/>
          <w:szCs w:val="20"/>
          <w:lang w:val="nl-BE"/>
        </w:rPr>
        <w:t xml:space="preserve">9.Pc6 </w:t>
      </w:r>
      <w:r w:rsidR="009D7B58">
        <w:rPr>
          <w:rFonts w:cs="Arial"/>
          <w:b/>
          <w:sz w:val="20"/>
          <w:szCs w:val="20"/>
          <w:lang w:val="nl-BE"/>
        </w:rPr>
        <w:tab/>
      </w:r>
      <w:r w:rsidR="009D7B58">
        <w:rPr>
          <w:rFonts w:cs="Arial"/>
          <w:b/>
          <w:sz w:val="20"/>
          <w:szCs w:val="20"/>
          <w:lang w:val="nl-BE"/>
        </w:rPr>
        <w:tab/>
        <w:t>Kd7</w:t>
      </w:r>
      <w:r>
        <w:rPr>
          <w:rFonts w:cs="Arial"/>
          <w:b/>
          <w:sz w:val="20"/>
          <w:szCs w:val="20"/>
          <w:lang w:val="nl-BE"/>
        </w:rPr>
        <w:t xml:space="preserve"> </w:t>
      </w:r>
    </w:p>
    <w:p w14:paraId="451B6B5B" w14:textId="77777777" w:rsidR="006F3923" w:rsidRDefault="00EF5AC7" w:rsidP="006F3923">
      <w:pPr>
        <w:jc w:val="both"/>
        <w:rPr>
          <w:rFonts w:cs="Arial"/>
          <w:sz w:val="20"/>
          <w:szCs w:val="20"/>
          <w:lang w:val="nl-BE"/>
        </w:rPr>
      </w:pPr>
      <w:r>
        <w:rPr>
          <w:rFonts w:cs="Arial"/>
          <w:sz w:val="20"/>
          <w:szCs w:val="20"/>
          <w:lang w:val="nl-BE"/>
        </w:rPr>
        <w:t>Opnieuw</w:t>
      </w:r>
      <w:r w:rsidR="006F3923">
        <w:rPr>
          <w:rFonts w:cs="Arial"/>
          <w:sz w:val="20"/>
          <w:szCs w:val="20"/>
          <w:lang w:val="nl-BE"/>
        </w:rPr>
        <w:t xml:space="preserve"> is 9….Txb7? fout we</w:t>
      </w:r>
      <w:r>
        <w:rPr>
          <w:rFonts w:cs="Arial"/>
          <w:sz w:val="20"/>
          <w:szCs w:val="20"/>
          <w:lang w:val="nl-BE"/>
        </w:rPr>
        <w:t>-</w:t>
      </w:r>
      <w:r w:rsidR="006F3923">
        <w:rPr>
          <w:rFonts w:cs="Arial"/>
          <w:sz w:val="20"/>
          <w:szCs w:val="20"/>
          <w:lang w:val="nl-BE"/>
        </w:rPr>
        <w:t xml:space="preserve">gens 10.Pd8+ en 11.Pxb7.  </w:t>
      </w:r>
      <w:r w:rsidR="006F3923">
        <w:rPr>
          <w:rFonts w:cs="Arial"/>
          <w:sz w:val="20"/>
          <w:szCs w:val="20"/>
          <w:lang w:val="nl-BE"/>
        </w:rPr>
        <w:tab/>
      </w:r>
    </w:p>
    <w:p w14:paraId="47F25049" w14:textId="77777777" w:rsidR="006F3923" w:rsidRDefault="006F3923" w:rsidP="006F3923">
      <w:pPr>
        <w:jc w:val="both"/>
        <w:rPr>
          <w:rFonts w:cs="Arial"/>
          <w:sz w:val="20"/>
          <w:szCs w:val="20"/>
          <w:lang w:val="nl-BE"/>
        </w:rPr>
      </w:pPr>
      <w:r>
        <w:rPr>
          <w:rFonts w:cs="Arial"/>
          <w:sz w:val="20"/>
          <w:szCs w:val="20"/>
          <w:lang w:val="nl-BE"/>
        </w:rPr>
        <w:t xml:space="preserve">           </w:t>
      </w:r>
      <w:r>
        <w:rPr>
          <w:rFonts w:cs="Arial"/>
          <w:b/>
          <w:sz w:val="20"/>
          <w:szCs w:val="20"/>
          <w:lang w:val="nl-BE"/>
        </w:rPr>
        <w:t xml:space="preserve">10.b8D+ </w:t>
      </w:r>
      <w:r>
        <w:rPr>
          <w:rFonts w:cs="Arial"/>
          <w:b/>
          <w:sz w:val="20"/>
          <w:szCs w:val="20"/>
          <w:lang w:val="nl-BE"/>
        </w:rPr>
        <w:tab/>
        <w:t xml:space="preserve">Txb8 </w:t>
      </w:r>
    </w:p>
    <w:p w14:paraId="35FECC46" w14:textId="77777777" w:rsidR="006F3923" w:rsidRDefault="006F3923" w:rsidP="006F3923">
      <w:pPr>
        <w:jc w:val="both"/>
        <w:rPr>
          <w:rFonts w:cs="Arial"/>
          <w:b/>
          <w:sz w:val="20"/>
          <w:szCs w:val="20"/>
          <w:lang w:val="nl-BE"/>
        </w:rPr>
      </w:pPr>
      <w:r>
        <w:rPr>
          <w:rFonts w:cs="Arial"/>
          <w:b/>
          <w:sz w:val="20"/>
          <w:szCs w:val="20"/>
          <w:lang w:val="nl-BE"/>
        </w:rPr>
        <w:t xml:space="preserve">           11.Pxb8 </w:t>
      </w:r>
      <w:r>
        <w:rPr>
          <w:rFonts w:cs="Arial"/>
          <w:b/>
          <w:sz w:val="20"/>
          <w:szCs w:val="20"/>
          <w:lang w:val="nl-BE"/>
        </w:rPr>
        <w:tab/>
        <w:t xml:space="preserve">Kc7 </w:t>
      </w:r>
    </w:p>
    <w:p w14:paraId="0AEF6569" w14:textId="77777777" w:rsidR="006F3923" w:rsidRDefault="006F3923" w:rsidP="006F3923">
      <w:pPr>
        <w:jc w:val="both"/>
        <w:rPr>
          <w:rFonts w:cs="Arial"/>
          <w:b/>
          <w:sz w:val="20"/>
          <w:szCs w:val="20"/>
          <w:lang w:val="nl-BE"/>
        </w:rPr>
      </w:pPr>
      <w:r>
        <w:rPr>
          <w:rFonts w:cs="Arial"/>
          <w:b/>
          <w:sz w:val="20"/>
          <w:szCs w:val="20"/>
          <w:lang w:val="nl-BE"/>
        </w:rPr>
        <w:t xml:space="preserve">           12.Pa6+ </w:t>
      </w:r>
      <w:r>
        <w:rPr>
          <w:rFonts w:cs="Arial"/>
          <w:b/>
          <w:sz w:val="20"/>
          <w:szCs w:val="20"/>
          <w:lang w:val="nl-BE"/>
        </w:rPr>
        <w:tab/>
        <w:t xml:space="preserve">Kb6 </w:t>
      </w:r>
    </w:p>
    <w:p w14:paraId="1D1227AA" w14:textId="77777777" w:rsidR="006F3923" w:rsidRDefault="006F3923" w:rsidP="006F3923">
      <w:pPr>
        <w:jc w:val="both"/>
        <w:rPr>
          <w:rFonts w:cs="Arial"/>
          <w:b/>
          <w:sz w:val="20"/>
          <w:szCs w:val="20"/>
          <w:lang w:val="nl-BE"/>
        </w:rPr>
      </w:pPr>
      <w:r>
        <w:rPr>
          <w:rFonts w:cs="Arial"/>
          <w:b/>
          <w:sz w:val="20"/>
          <w:szCs w:val="20"/>
          <w:lang w:val="nl-BE"/>
        </w:rPr>
        <w:t xml:space="preserve">           13.Pc5 </w:t>
      </w:r>
    </w:p>
    <w:p w14:paraId="5C887947" w14:textId="77777777" w:rsidR="006F3923" w:rsidRDefault="006F3923" w:rsidP="00ED5FC9">
      <w:pPr>
        <w:jc w:val="both"/>
        <w:rPr>
          <w:rFonts w:cs="Arial"/>
          <w:sz w:val="20"/>
          <w:szCs w:val="20"/>
          <w:lang w:val="nl-BE"/>
        </w:rPr>
      </w:pPr>
      <w:r>
        <w:rPr>
          <w:rFonts w:cs="Arial"/>
          <w:sz w:val="20"/>
          <w:szCs w:val="20"/>
          <w:lang w:val="nl-BE"/>
        </w:rPr>
        <w:t>De overblijvende pion is g</w:t>
      </w:r>
      <w:r w:rsidR="00EF5AC7">
        <w:rPr>
          <w:rFonts w:cs="Arial"/>
          <w:sz w:val="20"/>
          <w:szCs w:val="20"/>
          <w:lang w:val="nl-BE"/>
        </w:rPr>
        <w:t>edekt en w</w:t>
      </w:r>
      <w:r w:rsidR="00ED5FC9">
        <w:rPr>
          <w:rFonts w:cs="Arial"/>
          <w:sz w:val="20"/>
          <w:szCs w:val="20"/>
          <w:lang w:val="nl-BE"/>
        </w:rPr>
        <w:t xml:space="preserve">it wint na promotie. Dankzij de </w:t>
      </w:r>
      <w:r w:rsidR="00EF5AC7">
        <w:rPr>
          <w:rFonts w:cs="Arial"/>
          <w:sz w:val="20"/>
          <w:szCs w:val="20"/>
          <w:lang w:val="nl-BE"/>
        </w:rPr>
        <w:t>5</w:t>
      </w:r>
      <w:r w:rsidR="00EF5AC7" w:rsidRPr="00EF5AC7">
        <w:rPr>
          <w:rFonts w:cs="Arial"/>
          <w:sz w:val="20"/>
          <w:szCs w:val="20"/>
          <w:vertAlign w:val="superscript"/>
          <w:lang w:val="nl-BE"/>
        </w:rPr>
        <w:t>de</w:t>
      </w:r>
      <w:r w:rsidR="00EF5AC7">
        <w:rPr>
          <w:rFonts w:cs="Arial"/>
          <w:sz w:val="20"/>
          <w:szCs w:val="20"/>
          <w:lang w:val="nl-BE"/>
        </w:rPr>
        <w:t xml:space="preserve"> zet is de witte koning op tijd.</w:t>
      </w:r>
    </w:p>
    <w:p w14:paraId="7AA16E6F" w14:textId="77777777" w:rsidR="0084405B" w:rsidRDefault="0084405B" w:rsidP="00ED5FC9">
      <w:pPr>
        <w:jc w:val="both"/>
        <w:rPr>
          <w:rFonts w:cs="Arial"/>
          <w:sz w:val="20"/>
          <w:szCs w:val="20"/>
          <w:lang w:val="nl-BE"/>
        </w:rPr>
      </w:pPr>
    </w:p>
    <w:p w14:paraId="1E1689C5" w14:textId="77777777" w:rsidR="0084405B" w:rsidRDefault="0084405B" w:rsidP="00ED5FC9">
      <w:pPr>
        <w:jc w:val="both"/>
        <w:rPr>
          <w:rFonts w:cs="Arial"/>
          <w:sz w:val="20"/>
          <w:szCs w:val="20"/>
          <w:lang w:val="nl-BE"/>
        </w:rPr>
      </w:pPr>
    </w:p>
    <w:p w14:paraId="61AFFE57" w14:textId="77777777" w:rsidR="006F3923" w:rsidRDefault="006F3923" w:rsidP="00571163">
      <w:pPr>
        <w:pStyle w:val="03aText"/>
        <w:widowControl/>
        <w:spacing w:line="190" w:lineRule="exact"/>
        <w:jc w:val="center"/>
        <w:rPr>
          <w:noProof/>
          <w:lang w:val="nl-BE"/>
        </w:rPr>
      </w:pPr>
      <w:r>
        <w:rPr>
          <w:vertAlign w:val="subscript"/>
          <w:lang w:val="nl-BE"/>
        </w:rPr>
        <w:br w:type="page"/>
      </w:r>
      <w:r>
        <w:rPr>
          <w:b/>
          <w:noProof/>
          <w:lang w:val="nl-BE"/>
        </w:rPr>
        <w:lastRenderedPageBreak/>
        <w:t>-</w:t>
      </w:r>
      <w:r>
        <w:rPr>
          <w:noProof/>
          <w:lang w:val="nl-BE"/>
        </w:rPr>
        <w:t xml:space="preserve"> </w:t>
      </w:r>
      <w:r w:rsidR="00004A2F">
        <w:rPr>
          <w:b/>
          <w:noProof/>
          <w:lang w:val="nl-BE"/>
        </w:rPr>
        <w:t>23</w:t>
      </w:r>
      <w:r w:rsidR="006D16AB">
        <w:rPr>
          <w:b/>
          <w:noProof/>
          <w:lang w:val="nl-BE"/>
        </w:rPr>
        <w:t>5</w:t>
      </w:r>
      <w:r>
        <w:rPr>
          <w:b/>
          <w:noProof/>
          <w:lang w:val="nl-BE"/>
        </w:rPr>
        <w:t xml:space="preserve"> -</w:t>
      </w:r>
    </w:p>
    <w:p w14:paraId="37BD3D27" w14:textId="77777777" w:rsidR="006F3923" w:rsidRDefault="006F3923" w:rsidP="006F3923">
      <w:pPr>
        <w:pStyle w:val="03aText"/>
        <w:widowControl/>
        <w:spacing w:line="190" w:lineRule="exact"/>
        <w:jc w:val="center"/>
        <w:rPr>
          <w:noProof/>
          <w:lang w:val="nl-BE"/>
        </w:rPr>
      </w:pPr>
    </w:p>
    <w:p w14:paraId="71DFCA12" w14:textId="77777777" w:rsidR="006F3923" w:rsidRDefault="006F3923" w:rsidP="006F3923">
      <w:pPr>
        <w:pStyle w:val="02bSource"/>
        <w:widowControl/>
        <w:tabs>
          <w:tab w:val="left" w:pos="114"/>
        </w:tabs>
        <w:rPr>
          <w:noProof/>
          <w:lang w:val="nl-BE"/>
        </w:rPr>
      </w:pPr>
      <w:r>
        <w:rPr>
          <w:i/>
          <w:iCs/>
          <w:noProof/>
          <w:lang w:val="nl-BE"/>
        </w:rPr>
        <w:t>K.S.A.H. Toernooi,</w:t>
      </w:r>
      <w:r>
        <w:rPr>
          <w:noProof/>
          <w:lang w:val="nl-BE"/>
        </w:rPr>
        <w:t xml:space="preserve"> 1997</w:t>
      </w:r>
    </w:p>
    <w:p w14:paraId="31580AA1" w14:textId="77777777" w:rsidR="006F3923" w:rsidRDefault="006F3923" w:rsidP="006F3923">
      <w:pPr>
        <w:pStyle w:val="02bSource"/>
        <w:widowControl/>
        <w:tabs>
          <w:tab w:val="left" w:pos="114"/>
        </w:tabs>
        <w:rPr>
          <w:noProof/>
          <w:lang w:val="nl-BE"/>
        </w:rPr>
      </w:pPr>
      <w:r>
        <w:rPr>
          <w:noProof/>
          <w:lang w:val="nl-BE"/>
        </w:rPr>
        <w:t>Speciale Prijs</w:t>
      </w:r>
    </w:p>
    <w:p w14:paraId="199C8028" w14:textId="77777777" w:rsidR="006F3923" w:rsidRDefault="006F3923" w:rsidP="006F3923">
      <w:pPr>
        <w:pStyle w:val="02bSource"/>
        <w:widowControl/>
        <w:tabs>
          <w:tab w:val="left" w:pos="114"/>
        </w:tabs>
        <w:rPr>
          <w:lang w:val="nl-BE"/>
        </w:rPr>
      </w:pPr>
    </w:p>
    <w:p w14:paraId="23ED44D1" w14:textId="77777777" w:rsidR="006F3923" w:rsidRDefault="00990285" w:rsidP="006F3923">
      <w:pPr>
        <w:pStyle w:val="02bSource"/>
        <w:widowControl/>
        <w:tabs>
          <w:tab w:val="left" w:pos="114"/>
        </w:tabs>
        <w:rPr>
          <w:noProof/>
          <w:lang w:val="nl-BE"/>
        </w:rPr>
      </w:pPr>
      <w:r>
        <w:object w:dxaOrig="1440" w:dyaOrig="1440" w14:anchorId="5653432E">
          <v:shape id="_x0000_s1334" type="#_x0000_t75" style="position:absolute;left:0;text-align:left;margin-left:0;margin-top:.3pt;width:152.35pt;height:152.35pt;z-index:251659264;mso-position-horizontal:center">
            <v:imagedata r:id="rId469" o:title=""/>
            <w10:wrap type="square"/>
          </v:shape>
          <o:OLEObject Type="Embed" ProgID="CorelDRAW.Graphic.12" ShapeID="_x0000_s1334" DrawAspect="Content" ObjectID="_1587467721" r:id="rId470"/>
        </w:object>
      </w:r>
    </w:p>
    <w:p w14:paraId="6075C7F0"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0045.01 f6c5</w:t>
      </w:r>
    </w:p>
    <w:p w14:paraId="21841D01" w14:textId="77777777" w:rsidR="006F3923" w:rsidRDefault="006F3923" w:rsidP="006F3923">
      <w:pPr>
        <w:rPr>
          <w:rFonts w:cs="Arial"/>
          <w:sz w:val="20"/>
          <w:szCs w:val="20"/>
          <w:lang w:val="nl-BE"/>
        </w:rPr>
      </w:pPr>
    </w:p>
    <w:p w14:paraId="64596888" w14:textId="77777777" w:rsidR="00365222" w:rsidRDefault="006F3923" w:rsidP="006F3923">
      <w:pPr>
        <w:pStyle w:val="03aText"/>
        <w:widowControl/>
        <w:rPr>
          <w:noProof/>
          <w:lang w:val="nl-BE"/>
        </w:rPr>
      </w:pPr>
      <w:r>
        <w:rPr>
          <w:noProof/>
          <w:lang w:val="nl-BE"/>
        </w:rPr>
        <w:t>Wit kan de lope</w:t>
      </w:r>
      <w:r w:rsidR="00EF29B7">
        <w:rPr>
          <w:noProof/>
          <w:lang w:val="nl-BE"/>
        </w:rPr>
        <w:t>r niet slaan zonder stukverlies. En na bijvoorbeeld:</w:t>
      </w:r>
      <w:r>
        <w:rPr>
          <w:noProof/>
          <w:lang w:val="nl-BE"/>
        </w:rPr>
        <w:t xml:space="preserve"> </w:t>
      </w:r>
    </w:p>
    <w:p w14:paraId="550C19F3" w14:textId="77777777" w:rsidR="006F3923" w:rsidRDefault="006F3923" w:rsidP="00586E21">
      <w:pPr>
        <w:pStyle w:val="03aText"/>
        <w:widowControl/>
        <w:numPr>
          <w:ilvl w:val="0"/>
          <w:numId w:val="196"/>
        </w:numPr>
        <w:rPr>
          <w:noProof/>
          <w:lang w:val="nl-BE"/>
        </w:rPr>
      </w:pPr>
      <w:r>
        <w:rPr>
          <w:noProof/>
          <w:lang w:val="nl-BE"/>
        </w:rPr>
        <w:t>1.Lf2? Pe4+ 2.Kxf7 Pxf2 is er</w:t>
      </w:r>
      <w:r w:rsidR="0068448A">
        <w:rPr>
          <w:noProof/>
          <w:lang w:val="nl-BE"/>
        </w:rPr>
        <w:t xml:space="preserve"> </w:t>
      </w:r>
      <w:r>
        <w:rPr>
          <w:noProof/>
          <w:lang w:val="nl-BE"/>
        </w:rPr>
        <w:t>geen</w:t>
      </w:r>
      <w:r w:rsidR="00365222">
        <w:rPr>
          <w:noProof/>
          <w:lang w:val="nl-BE"/>
        </w:rPr>
        <w:t xml:space="preserve"> winst meer.  Ook niet na</w:t>
      </w:r>
    </w:p>
    <w:p w14:paraId="4C4C525F" w14:textId="77777777" w:rsidR="00EF29B7" w:rsidRDefault="00365222" w:rsidP="00586E21">
      <w:pPr>
        <w:pStyle w:val="03aText"/>
        <w:widowControl/>
        <w:numPr>
          <w:ilvl w:val="0"/>
          <w:numId w:val="196"/>
        </w:numPr>
        <w:rPr>
          <w:noProof/>
          <w:lang w:val="nl-BE"/>
        </w:rPr>
      </w:pPr>
      <w:r>
        <w:rPr>
          <w:noProof/>
          <w:lang w:val="nl-BE"/>
        </w:rPr>
        <w:t>1.Le5</w:t>
      </w:r>
      <w:r w:rsidR="00325347">
        <w:rPr>
          <w:noProof/>
          <w:lang w:val="nl-BE"/>
        </w:rPr>
        <w:t>? Kd5 2.Pf3 Lh5 3.Pe3+ Ke4 4.Pg5+ Kxe3 5.Lxc3.</w:t>
      </w:r>
    </w:p>
    <w:p w14:paraId="2700F136" w14:textId="77777777" w:rsidR="0076619F" w:rsidRDefault="0076619F" w:rsidP="00EF29B7">
      <w:pPr>
        <w:pStyle w:val="03aText"/>
        <w:widowControl/>
        <w:rPr>
          <w:noProof/>
          <w:lang w:val="nl-BE"/>
        </w:rPr>
      </w:pPr>
      <w:r>
        <w:rPr>
          <w:noProof/>
          <w:lang w:val="nl-BE"/>
        </w:rPr>
        <w:t>Daarom:</w:t>
      </w:r>
    </w:p>
    <w:p w14:paraId="6A327144" w14:textId="77777777" w:rsidR="006F3923" w:rsidRDefault="006F3923" w:rsidP="0076619F">
      <w:pPr>
        <w:pStyle w:val="03aText"/>
        <w:widowControl/>
        <w:rPr>
          <w:b/>
          <w:lang w:val="nl-BE"/>
        </w:rPr>
      </w:pPr>
      <w:r>
        <w:rPr>
          <w:b/>
          <w:lang w:val="nl-BE"/>
        </w:rPr>
        <w:tab/>
        <w:t>1.Pb3+</w:t>
      </w:r>
      <w:r>
        <w:rPr>
          <w:b/>
          <w:lang w:val="nl-BE"/>
        </w:rPr>
        <w:tab/>
      </w:r>
      <w:r>
        <w:rPr>
          <w:b/>
          <w:lang w:val="nl-BE"/>
        </w:rPr>
        <w:tab/>
        <w:t>Kb4</w:t>
      </w:r>
    </w:p>
    <w:p w14:paraId="2C3036F0" w14:textId="77777777" w:rsidR="006F3923" w:rsidRDefault="006F3923" w:rsidP="006F3923">
      <w:pPr>
        <w:pStyle w:val="03aText"/>
        <w:widowControl/>
        <w:rPr>
          <w:noProof/>
          <w:lang w:val="nl-BE"/>
        </w:rPr>
      </w:pPr>
      <w:r>
        <w:rPr>
          <w:noProof/>
          <w:lang w:val="nl-BE"/>
        </w:rPr>
        <w:t>Na 1...Kc4 2.Pbd2+ K~ valt de lo</w:t>
      </w:r>
      <w:r>
        <w:rPr>
          <w:noProof/>
          <w:lang w:val="nl-BE"/>
        </w:rPr>
        <w:softHyphen/>
        <w:t>per met 3.Kxf7.</w:t>
      </w:r>
    </w:p>
    <w:p w14:paraId="50B86AFB" w14:textId="77777777" w:rsidR="006F3923" w:rsidRDefault="006F3923" w:rsidP="006F3923">
      <w:pPr>
        <w:rPr>
          <w:rFonts w:cs="Arial"/>
          <w:b/>
          <w:sz w:val="20"/>
          <w:szCs w:val="20"/>
          <w:lang w:val="nl-BE"/>
        </w:rPr>
      </w:pPr>
      <w:r>
        <w:rPr>
          <w:rFonts w:cs="Arial"/>
          <w:b/>
          <w:sz w:val="20"/>
          <w:szCs w:val="20"/>
          <w:lang w:val="nl-BE"/>
        </w:rPr>
        <w:tab/>
        <w:t>2.Pc1</w:t>
      </w:r>
    </w:p>
    <w:p w14:paraId="4DECF833" w14:textId="77777777" w:rsidR="006F3923" w:rsidRDefault="006F3923" w:rsidP="006F3923">
      <w:pPr>
        <w:pStyle w:val="03aText"/>
        <w:widowControl/>
        <w:rPr>
          <w:noProof/>
          <w:lang w:val="nl-BE"/>
        </w:rPr>
      </w:pPr>
      <w:r>
        <w:rPr>
          <w:noProof/>
          <w:lang w:val="nl-BE"/>
        </w:rPr>
        <w:t>De enige goede zet, want fout is:</w:t>
      </w:r>
    </w:p>
    <w:p w14:paraId="16FA8E47" w14:textId="77777777" w:rsidR="006F3923" w:rsidRDefault="006F3923" w:rsidP="00586E21">
      <w:pPr>
        <w:pStyle w:val="03aText"/>
        <w:widowControl/>
        <w:numPr>
          <w:ilvl w:val="0"/>
          <w:numId w:val="119"/>
        </w:numPr>
        <w:rPr>
          <w:noProof/>
          <w:lang w:val="nl-BE"/>
        </w:rPr>
      </w:pPr>
      <w:r>
        <w:rPr>
          <w:noProof/>
          <w:lang w:val="nl-BE"/>
        </w:rPr>
        <w:t>2.Pa1? Pe4+ 3.Kxf7 Pxg3 Pxg3 Kc3 en het wit paard in de hoek zit in de val. Ook:</w:t>
      </w:r>
    </w:p>
    <w:p w14:paraId="2530F3CA" w14:textId="77777777" w:rsidR="006F3923" w:rsidRDefault="006F3923" w:rsidP="00586E21">
      <w:pPr>
        <w:pStyle w:val="03aText"/>
        <w:widowControl/>
        <w:numPr>
          <w:ilvl w:val="0"/>
          <w:numId w:val="119"/>
        </w:numPr>
        <w:rPr>
          <w:noProof/>
          <w:lang w:val="nl-BE"/>
        </w:rPr>
      </w:pPr>
      <w:r>
        <w:rPr>
          <w:noProof/>
          <w:lang w:val="nl-BE"/>
        </w:rPr>
        <w:t xml:space="preserve">2.Pfd2? is fout, want dan redt de zwarte loper zich met 2...Lh5. En na: </w:t>
      </w:r>
    </w:p>
    <w:p w14:paraId="6205567C" w14:textId="77777777" w:rsidR="008340F8" w:rsidRDefault="008340F8" w:rsidP="008340F8">
      <w:pPr>
        <w:pStyle w:val="03aText"/>
        <w:widowControl/>
        <w:rPr>
          <w:noProof/>
          <w:lang w:val="nl-BE"/>
        </w:rPr>
      </w:pPr>
    </w:p>
    <w:p w14:paraId="01D3C58B" w14:textId="77777777" w:rsidR="00A405DF" w:rsidRPr="00A405DF" w:rsidRDefault="00A405DF" w:rsidP="00A405DF">
      <w:pPr>
        <w:pStyle w:val="03aText"/>
        <w:widowControl/>
        <w:rPr>
          <w:noProof/>
          <w:lang w:val="nl-BE"/>
        </w:rPr>
      </w:pPr>
    </w:p>
    <w:p w14:paraId="344E0797" w14:textId="77777777" w:rsidR="00A405DF" w:rsidRDefault="00A405DF" w:rsidP="00A405DF">
      <w:pPr>
        <w:pStyle w:val="03aText"/>
        <w:widowControl/>
        <w:rPr>
          <w:noProof/>
          <w:lang w:val="nl-BE"/>
        </w:rPr>
      </w:pPr>
    </w:p>
    <w:p w14:paraId="3085F823" w14:textId="77777777" w:rsidR="00A405DF" w:rsidRDefault="00A405DF" w:rsidP="00A405DF">
      <w:pPr>
        <w:pStyle w:val="03aText"/>
        <w:widowControl/>
        <w:rPr>
          <w:noProof/>
          <w:lang w:val="nl-BE"/>
        </w:rPr>
      </w:pPr>
    </w:p>
    <w:p w14:paraId="1E8D1DC0" w14:textId="77777777" w:rsidR="00CE2680" w:rsidRPr="00A405DF" w:rsidRDefault="00CE2680" w:rsidP="00A405DF">
      <w:pPr>
        <w:pStyle w:val="03aText"/>
        <w:widowControl/>
        <w:rPr>
          <w:noProof/>
          <w:lang w:val="nl-BE"/>
        </w:rPr>
      </w:pPr>
    </w:p>
    <w:p w14:paraId="26BB09B8" w14:textId="77777777" w:rsidR="00A405DF" w:rsidRPr="00A405DF" w:rsidRDefault="00A405DF" w:rsidP="00A405DF">
      <w:pPr>
        <w:pStyle w:val="03aText"/>
        <w:widowControl/>
        <w:rPr>
          <w:noProof/>
          <w:lang w:val="nl-BE"/>
        </w:rPr>
      </w:pPr>
    </w:p>
    <w:p w14:paraId="7070AFCF" w14:textId="77777777" w:rsidR="00A405DF" w:rsidRPr="00A405DF" w:rsidRDefault="00A405DF" w:rsidP="00A405DF">
      <w:pPr>
        <w:pStyle w:val="03aText"/>
        <w:widowControl/>
        <w:rPr>
          <w:noProof/>
          <w:lang w:val="nl-BE"/>
        </w:rPr>
      </w:pPr>
    </w:p>
    <w:p w14:paraId="2E157B7B" w14:textId="77777777" w:rsidR="006F3923" w:rsidRDefault="0000506E" w:rsidP="00586E21">
      <w:pPr>
        <w:pStyle w:val="03aText"/>
        <w:widowControl/>
        <w:numPr>
          <w:ilvl w:val="0"/>
          <w:numId w:val="119"/>
        </w:numPr>
        <w:rPr>
          <w:noProof/>
          <w:lang w:val="nl-BE"/>
        </w:rPr>
      </w:pPr>
      <w:r>
        <w:rPr>
          <w:noProof/>
          <w:lang w:val="nl-BE"/>
        </w:rPr>
        <w:t>2.Pbd2? volgt 2...Le8</w:t>
      </w:r>
      <w:r w:rsidR="006F3923">
        <w:rPr>
          <w:noProof/>
          <w:lang w:val="nl-BE"/>
        </w:rPr>
        <w:t xml:space="preserve"> met re</w:t>
      </w:r>
      <w:r>
        <w:rPr>
          <w:noProof/>
          <w:lang w:val="nl-BE"/>
        </w:rPr>
        <w:t>-</w:t>
      </w:r>
      <w:r w:rsidR="006F3923">
        <w:rPr>
          <w:noProof/>
          <w:lang w:val="nl-BE"/>
        </w:rPr>
        <w:t>mise.</w:t>
      </w:r>
    </w:p>
    <w:p w14:paraId="092EEB17" w14:textId="77777777" w:rsidR="00216B74" w:rsidRPr="003A788B" w:rsidRDefault="003A788B" w:rsidP="008340F8">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Le8</w:t>
      </w:r>
    </w:p>
    <w:p w14:paraId="67FD76D1" w14:textId="77777777" w:rsidR="006F3923" w:rsidRDefault="00622A06" w:rsidP="006F3923">
      <w:pPr>
        <w:pStyle w:val="03aText"/>
        <w:widowControl/>
        <w:rPr>
          <w:noProof/>
          <w:lang w:val="nl-BE"/>
        </w:rPr>
      </w:pPr>
      <w:r>
        <w:rPr>
          <w:noProof/>
          <w:lang w:val="nl-BE"/>
        </w:rPr>
        <w:t>Zeer v</w:t>
      </w:r>
      <w:r w:rsidR="003A788B">
        <w:rPr>
          <w:noProof/>
          <w:lang w:val="nl-BE"/>
        </w:rPr>
        <w:t>erleidelijk is nu:</w:t>
      </w:r>
    </w:p>
    <w:p w14:paraId="01C4293D" w14:textId="77777777" w:rsidR="006F3923" w:rsidRDefault="006F3923" w:rsidP="00586E21">
      <w:pPr>
        <w:pStyle w:val="03aText"/>
        <w:widowControl/>
        <w:numPr>
          <w:ilvl w:val="0"/>
          <w:numId w:val="120"/>
        </w:numPr>
        <w:rPr>
          <w:noProof/>
          <w:lang w:val="nl-BE"/>
        </w:rPr>
      </w:pPr>
      <w:r>
        <w:rPr>
          <w:noProof/>
          <w:lang w:val="nl-BE"/>
        </w:rPr>
        <w:t>2...Pe4+</w:t>
      </w:r>
      <w:r w:rsidR="00C82B43">
        <w:rPr>
          <w:noProof/>
          <w:lang w:val="nl-BE"/>
        </w:rPr>
        <w:t>?,</w:t>
      </w:r>
      <w:r>
        <w:rPr>
          <w:noProof/>
          <w:lang w:val="nl-BE"/>
        </w:rPr>
        <w:t xml:space="preserve"> maar na 3.Kxf7 Pxg3 4.Pxg3 kan wit nu de pion zelfs stoppen op veld e5, met winst volgens Troitzki, </w:t>
      </w:r>
      <w:r>
        <w:rPr>
          <w:i/>
          <w:iCs/>
          <w:noProof/>
          <w:lang w:val="nl-BE"/>
        </w:rPr>
        <w:t>(k</w:t>
      </w:r>
      <w:r w:rsidR="00C82B43">
        <w:rPr>
          <w:i/>
          <w:iCs/>
          <w:noProof/>
          <w:lang w:val="nl-BE"/>
        </w:rPr>
        <w:t>oning en twee  paarden te</w:t>
      </w:r>
      <w:r w:rsidR="00DC19DD">
        <w:rPr>
          <w:i/>
          <w:iCs/>
          <w:noProof/>
          <w:lang w:val="nl-BE"/>
        </w:rPr>
        <w:t>-</w:t>
      </w:r>
      <w:r w:rsidR="00C82B43">
        <w:rPr>
          <w:i/>
          <w:iCs/>
          <w:noProof/>
          <w:lang w:val="nl-BE"/>
        </w:rPr>
        <w:t>gen ko</w:t>
      </w:r>
      <w:r>
        <w:rPr>
          <w:i/>
          <w:iCs/>
          <w:noProof/>
          <w:lang w:val="nl-BE"/>
        </w:rPr>
        <w:t xml:space="preserve">ning en pion op e4) </w:t>
      </w:r>
      <w:r>
        <w:rPr>
          <w:noProof/>
          <w:lang w:val="nl-BE"/>
        </w:rPr>
        <w:t>bij</w:t>
      </w:r>
      <w:r w:rsidR="00DC19DD">
        <w:rPr>
          <w:noProof/>
          <w:lang w:val="nl-BE"/>
        </w:rPr>
        <w:t>-</w:t>
      </w:r>
      <w:r>
        <w:rPr>
          <w:noProof/>
          <w:lang w:val="nl-BE"/>
        </w:rPr>
        <w:t>vo</w:t>
      </w:r>
      <w:r w:rsidR="00C82B43">
        <w:rPr>
          <w:noProof/>
          <w:lang w:val="nl-BE"/>
        </w:rPr>
        <w:t xml:space="preserve">orbeeld: 4...e5 5.Pe4 Kc4 6.Pe2 </w:t>
      </w:r>
      <w:r w:rsidR="00007B42">
        <w:rPr>
          <w:noProof/>
          <w:lang w:val="nl-BE"/>
        </w:rPr>
        <w:t>Kd3 7.Pg3. Na:</w:t>
      </w:r>
      <w:r>
        <w:rPr>
          <w:i/>
          <w:iCs/>
          <w:noProof/>
          <w:lang w:val="nl-BE"/>
        </w:rPr>
        <w:t xml:space="preserve"> </w:t>
      </w:r>
    </w:p>
    <w:p w14:paraId="5D6EBF8E" w14:textId="77777777" w:rsidR="006F3923" w:rsidRDefault="006F3923" w:rsidP="00586E21">
      <w:pPr>
        <w:pStyle w:val="03aText"/>
        <w:widowControl/>
        <w:numPr>
          <w:ilvl w:val="0"/>
          <w:numId w:val="120"/>
        </w:numPr>
        <w:rPr>
          <w:noProof/>
          <w:lang w:val="nl-BE"/>
        </w:rPr>
      </w:pPr>
      <w:r>
        <w:rPr>
          <w:noProof/>
          <w:lang w:val="nl-BE"/>
        </w:rPr>
        <w:t>2...Lh5</w:t>
      </w:r>
      <w:r w:rsidR="00177555">
        <w:rPr>
          <w:noProof/>
          <w:lang w:val="nl-BE"/>
        </w:rPr>
        <w:t xml:space="preserve">? </w:t>
      </w:r>
      <w:r>
        <w:rPr>
          <w:noProof/>
          <w:lang w:val="nl-BE"/>
        </w:rPr>
        <w:t xml:space="preserve">is de oplossing korter zoals verder blijkt. </w:t>
      </w:r>
      <w:r w:rsidR="006D6A8B">
        <w:rPr>
          <w:noProof/>
          <w:lang w:val="nl-BE"/>
        </w:rPr>
        <w:t>Zie zet 10.</w:t>
      </w:r>
    </w:p>
    <w:p w14:paraId="7CB7A5D8" w14:textId="77777777" w:rsidR="006F3923" w:rsidRDefault="006F3923" w:rsidP="00586E21">
      <w:pPr>
        <w:pStyle w:val="03aText"/>
        <w:widowControl/>
        <w:numPr>
          <w:ilvl w:val="0"/>
          <w:numId w:val="120"/>
        </w:numPr>
        <w:rPr>
          <w:noProof/>
          <w:lang w:val="nl-BE"/>
        </w:rPr>
      </w:pPr>
      <w:r>
        <w:rPr>
          <w:noProof/>
          <w:lang w:val="nl-BE"/>
        </w:rPr>
        <w:t>2...Lg8</w:t>
      </w:r>
      <w:r w:rsidR="00177555">
        <w:rPr>
          <w:noProof/>
          <w:lang w:val="nl-BE"/>
        </w:rPr>
        <w:t>?</w:t>
      </w:r>
      <w:r>
        <w:rPr>
          <w:noProof/>
          <w:lang w:val="nl-BE"/>
        </w:rPr>
        <w:t xml:space="preserve"> 3.Kg7 en 4.Kxg8 is nog korter.</w:t>
      </w:r>
    </w:p>
    <w:p w14:paraId="2C623898" w14:textId="77777777" w:rsidR="006F3923" w:rsidRDefault="006F3923" w:rsidP="006F3923">
      <w:pPr>
        <w:rPr>
          <w:rFonts w:cs="Arial"/>
          <w:b/>
          <w:sz w:val="20"/>
          <w:szCs w:val="20"/>
          <w:lang w:val="nl-BE"/>
        </w:rPr>
      </w:pPr>
      <w:r>
        <w:rPr>
          <w:rFonts w:cs="Arial"/>
          <w:b/>
          <w:sz w:val="20"/>
          <w:szCs w:val="20"/>
          <w:lang w:val="nl-BE"/>
        </w:rPr>
        <w:tab/>
        <w:t>3.Le1</w:t>
      </w:r>
    </w:p>
    <w:p w14:paraId="4F21F310" w14:textId="77777777" w:rsidR="006F3923" w:rsidRDefault="006F3923" w:rsidP="006F3923">
      <w:pPr>
        <w:pStyle w:val="03aText"/>
        <w:widowControl/>
        <w:rPr>
          <w:noProof/>
          <w:lang w:val="nl-BE"/>
        </w:rPr>
      </w:pPr>
      <w:r>
        <w:rPr>
          <w:noProof/>
          <w:lang w:val="nl-BE"/>
        </w:rPr>
        <w:t>Nu dreigt 4.Pc1 via een aftrek-schaak op a2 of e2, het paard Pc3 te veroveren.</w:t>
      </w:r>
      <w:r w:rsidR="0000506E">
        <w:rPr>
          <w:noProof/>
          <w:lang w:val="nl-BE"/>
        </w:rPr>
        <w:t xml:space="preserve"> Daarom:</w:t>
      </w:r>
    </w:p>
    <w:p w14:paraId="64769077" w14:textId="77777777" w:rsidR="006F3923" w:rsidRDefault="006F3923" w:rsidP="006F3923">
      <w:pPr>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Kc4</w:t>
      </w:r>
    </w:p>
    <w:p w14:paraId="33911566" w14:textId="77777777" w:rsidR="006F3923" w:rsidRDefault="006F3923" w:rsidP="006F3923">
      <w:pPr>
        <w:rPr>
          <w:rFonts w:cs="Arial"/>
          <w:b/>
          <w:sz w:val="20"/>
          <w:szCs w:val="20"/>
          <w:lang w:val="nl-BE"/>
        </w:rPr>
      </w:pPr>
      <w:r>
        <w:rPr>
          <w:rFonts w:cs="Arial"/>
          <w:b/>
          <w:sz w:val="20"/>
          <w:szCs w:val="20"/>
          <w:lang w:val="nl-BE"/>
        </w:rPr>
        <w:tab/>
        <w:t>4.Pe3+</w:t>
      </w:r>
      <w:r>
        <w:rPr>
          <w:rFonts w:cs="Arial"/>
          <w:b/>
          <w:sz w:val="20"/>
          <w:szCs w:val="20"/>
          <w:lang w:val="nl-BE"/>
        </w:rPr>
        <w:tab/>
      </w:r>
      <w:r>
        <w:rPr>
          <w:rFonts w:cs="Arial"/>
          <w:b/>
          <w:sz w:val="20"/>
          <w:szCs w:val="20"/>
          <w:lang w:val="nl-BE"/>
        </w:rPr>
        <w:tab/>
        <w:t>Kd4</w:t>
      </w:r>
    </w:p>
    <w:p w14:paraId="5FEEC0AC" w14:textId="77777777" w:rsidR="006F3923" w:rsidRDefault="006F3923" w:rsidP="006F3923">
      <w:pPr>
        <w:rPr>
          <w:rFonts w:cs="Arial"/>
          <w:sz w:val="20"/>
          <w:szCs w:val="20"/>
          <w:lang w:val="nl-BE"/>
        </w:rPr>
      </w:pPr>
      <w:r>
        <w:rPr>
          <w:rFonts w:cs="Arial"/>
          <w:sz w:val="20"/>
          <w:szCs w:val="20"/>
          <w:lang w:val="nl-BE"/>
        </w:rPr>
        <w:t>4...Kb4</w:t>
      </w:r>
      <w:r w:rsidR="00177555">
        <w:rPr>
          <w:rFonts w:cs="Arial"/>
          <w:sz w:val="20"/>
          <w:szCs w:val="20"/>
          <w:lang w:val="nl-BE"/>
        </w:rPr>
        <w:t>?</w:t>
      </w:r>
      <w:r>
        <w:rPr>
          <w:rFonts w:cs="Arial"/>
          <w:sz w:val="20"/>
          <w:szCs w:val="20"/>
          <w:lang w:val="nl-BE"/>
        </w:rPr>
        <w:t xml:space="preserve"> en het is zover: 5.Pa2+ en 6.Pxc3</w:t>
      </w:r>
    </w:p>
    <w:p w14:paraId="65625F6C" w14:textId="77777777" w:rsidR="00843AB1" w:rsidRDefault="006F3923" w:rsidP="006F3923">
      <w:pPr>
        <w:rPr>
          <w:rFonts w:cs="Arial"/>
          <w:b/>
          <w:sz w:val="20"/>
          <w:szCs w:val="20"/>
          <w:lang w:val="nl-BE"/>
        </w:rPr>
      </w:pPr>
      <w:r>
        <w:rPr>
          <w:rFonts w:cs="Arial"/>
          <w:b/>
          <w:sz w:val="20"/>
          <w:szCs w:val="20"/>
          <w:lang w:val="nl-BE"/>
        </w:rPr>
        <w:tab/>
        <w:t>5.Pc2+</w:t>
      </w:r>
    </w:p>
    <w:p w14:paraId="09F3A361" w14:textId="77777777" w:rsidR="00843AB1" w:rsidRPr="00843AB1" w:rsidRDefault="00843AB1" w:rsidP="00843AB1">
      <w:pPr>
        <w:jc w:val="both"/>
        <w:rPr>
          <w:rFonts w:cs="Arial"/>
          <w:sz w:val="20"/>
          <w:szCs w:val="20"/>
          <w:lang w:val="nl-BE"/>
        </w:rPr>
      </w:pPr>
      <w:r>
        <w:rPr>
          <w:rFonts w:cs="Arial"/>
          <w:sz w:val="20"/>
          <w:szCs w:val="20"/>
          <w:lang w:val="nl-BE"/>
        </w:rPr>
        <w:t>De zwarte pion verhinderd 5.Pf5+.</w:t>
      </w:r>
    </w:p>
    <w:p w14:paraId="62CF7E5A" w14:textId="77777777" w:rsidR="006F3923" w:rsidRDefault="00843AB1" w:rsidP="006F3923">
      <w:pPr>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r>
      <w:r w:rsidR="006F3923">
        <w:rPr>
          <w:rFonts w:cs="Arial"/>
          <w:b/>
          <w:sz w:val="20"/>
          <w:szCs w:val="20"/>
          <w:lang w:val="nl-BE"/>
        </w:rPr>
        <w:t>Kc4</w:t>
      </w:r>
    </w:p>
    <w:p w14:paraId="4D2F32CA" w14:textId="77777777" w:rsidR="006F3923" w:rsidRDefault="006F3923" w:rsidP="006F3923">
      <w:pPr>
        <w:rPr>
          <w:rFonts w:cs="Arial"/>
          <w:b/>
          <w:sz w:val="20"/>
          <w:szCs w:val="20"/>
          <w:lang w:val="nl-BE"/>
        </w:rPr>
      </w:pPr>
      <w:r>
        <w:rPr>
          <w:rFonts w:cs="Arial"/>
          <w:b/>
          <w:sz w:val="20"/>
          <w:szCs w:val="20"/>
          <w:lang w:val="nl-BE"/>
        </w:rPr>
        <w:tab/>
        <w:t>6.Pa3+</w:t>
      </w:r>
      <w:r>
        <w:rPr>
          <w:rFonts w:cs="Arial"/>
          <w:b/>
          <w:sz w:val="20"/>
          <w:szCs w:val="20"/>
          <w:lang w:val="nl-BE"/>
        </w:rPr>
        <w:tab/>
      </w:r>
      <w:r>
        <w:rPr>
          <w:rFonts w:cs="Arial"/>
          <w:b/>
          <w:sz w:val="20"/>
          <w:szCs w:val="20"/>
          <w:lang w:val="nl-BE"/>
        </w:rPr>
        <w:tab/>
        <w:t>Kd4</w:t>
      </w:r>
    </w:p>
    <w:p w14:paraId="26BC3F09" w14:textId="77777777" w:rsidR="006F3923" w:rsidRDefault="006F3923" w:rsidP="006F3923">
      <w:pPr>
        <w:pStyle w:val="03aText"/>
        <w:widowControl/>
        <w:rPr>
          <w:noProof/>
          <w:lang w:val="nl-BE"/>
        </w:rPr>
      </w:pPr>
      <w:r>
        <w:rPr>
          <w:noProof/>
          <w:lang w:val="nl-BE"/>
        </w:rPr>
        <w:t>6...Kb4</w:t>
      </w:r>
      <w:r w:rsidR="00177555">
        <w:rPr>
          <w:noProof/>
          <w:lang w:val="nl-BE"/>
        </w:rPr>
        <w:t xml:space="preserve">? </w:t>
      </w:r>
      <w:r>
        <w:rPr>
          <w:noProof/>
          <w:lang w:val="nl-BE"/>
        </w:rPr>
        <w:t>7.Pb1</w:t>
      </w:r>
      <w:r w:rsidR="00C92CCC">
        <w:rPr>
          <w:noProof/>
          <w:lang w:val="nl-BE"/>
        </w:rPr>
        <w:t xml:space="preserve"> </w:t>
      </w:r>
      <w:r>
        <w:rPr>
          <w:noProof/>
          <w:lang w:val="nl-BE"/>
        </w:rPr>
        <w:t>en 8.Pxc3.</w:t>
      </w:r>
    </w:p>
    <w:p w14:paraId="1ECAF2F8" w14:textId="77777777" w:rsidR="006F3923" w:rsidRDefault="006F3923" w:rsidP="006F3923">
      <w:pPr>
        <w:rPr>
          <w:rFonts w:cs="Arial"/>
          <w:b/>
          <w:sz w:val="20"/>
          <w:szCs w:val="20"/>
          <w:lang w:val="nl-BE"/>
        </w:rPr>
      </w:pPr>
      <w:r>
        <w:rPr>
          <w:rFonts w:cs="Arial"/>
          <w:b/>
          <w:sz w:val="20"/>
          <w:szCs w:val="20"/>
          <w:lang w:val="nl-BE"/>
        </w:rPr>
        <w:tab/>
        <w:t>7.Pb3+</w:t>
      </w:r>
      <w:r>
        <w:rPr>
          <w:rFonts w:cs="Arial"/>
          <w:b/>
          <w:sz w:val="20"/>
          <w:szCs w:val="20"/>
          <w:lang w:val="nl-BE"/>
        </w:rPr>
        <w:tab/>
      </w:r>
      <w:r>
        <w:rPr>
          <w:rFonts w:cs="Arial"/>
          <w:b/>
          <w:sz w:val="20"/>
          <w:szCs w:val="20"/>
          <w:lang w:val="nl-BE"/>
        </w:rPr>
        <w:tab/>
        <w:t>Kd3</w:t>
      </w:r>
    </w:p>
    <w:p w14:paraId="6AD7DE7F" w14:textId="77777777" w:rsidR="006F3923" w:rsidRDefault="006F3923" w:rsidP="006F3923">
      <w:pPr>
        <w:rPr>
          <w:rFonts w:cs="Arial"/>
          <w:b/>
          <w:sz w:val="20"/>
          <w:szCs w:val="20"/>
          <w:lang w:val="nl-BE"/>
        </w:rPr>
      </w:pPr>
      <w:r>
        <w:rPr>
          <w:rFonts w:cs="Arial"/>
          <w:b/>
          <w:sz w:val="20"/>
          <w:szCs w:val="20"/>
          <w:lang w:val="nl-BE"/>
        </w:rPr>
        <w:tab/>
        <w:t>8.Pc5+</w:t>
      </w:r>
      <w:r>
        <w:rPr>
          <w:rFonts w:cs="Arial"/>
          <w:b/>
          <w:sz w:val="20"/>
          <w:szCs w:val="20"/>
          <w:lang w:val="nl-BE"/>
        </w:rPr>
        <w:tab/>
      </w:r>
      <w:r>
        <w:rPr>
          <w:rFonts w:cs="Arial"/>
          <w:b/>
          <w:sz w:val="20"/>
          <w:szCs w:val="20"/>
          <w:lang w:val="nl-BE"/>
        </w:rPr>
        <w:tab/>
        <w:t>Kd4</w:t>
      </w:r>
    </w:p>
    <w:p w14:paraId="767F9622" w14:textId="77777777" w:rsidR="006F3923" w:rsidRDefault="006F3923" w:rsidP="00622A06">
      <w:pPr>
        <w:rPr>
          <w:rFonts w:cs="Arial"/>
          <w:b/>
          <w:sz w:val="20"/>
          <w:szCs w:val="20"/>
          <w:lang w:val="nl-BE"/>
        </w:rPr>
      </w:pPr>
      <w:r>
        <w:rPr>
          <w:rFonts w:cs="Arial"/>
          <w:b/>
          <w:sz w:val="20"/>
          <w:szCs w:val="20"/>
          <w:lang w:val="nl-BE"/>
        </w:rPr>
        <w:tab/>
        <w:t>9.Pxe6+</w:t>
      </w:r>
    </w:p>
    <w:p w14:paraId="17AF9B0D" w14:textId="77777777" w:rsidR="006F3923" w:rsidRDefault="006F3923" w:rsidP="006F3923">
      <w:pPr>
        <w:rPr>
          <w:rFonts w:cs="Arial"/>
          <w:sz w:val="20"/>
          <w:szCs w:val="20"/>
          <w:lang w:val="nl-BE"/>
        </w:rPr>
      </w:pPr>
      <w:r>
        <w:rPr>
          <w:rFonts w:cs="Arial"/>
          <w:sz w:val="20"/>
          <w:szCs w:val="20"/>
          <w:lang w:val="nl-BE"/>
        </w:rPr>
        <w:t xml:space="preserve">Wit slaat </w:t>
      </w:r>
      <w:r w:rsidR="00843AB1">
        <w:rPr>
          <w:rFonts w:cs="Arial"/>
          <w:sz w:val="20"/>
          <w:szCs w:val="20"/>
          <w:lang w:val="nl-BE"/>
        </w:rPr>
        <w:t xml:space="preserve">nu </w:t>
      </w:r>
      <w:r>
        <w:rPr>
          <w:rFonts w:cs="Arial"/>
          <w:sz w:val="20"/>
          <w:szCs w:val="20"/>
          <w:lang w:val="nl-BE"/>
        </w:rPr>
        <w:t>de lastige pion.</w:t>
      </w:r>
    </w:p>
    <w:p w14:paraId="46DC0F93" w14:textId="77777777" w:rsidR="00622A06" w:rsidRDefault="00622A06" w:rsidP="006F3923">
      <w:pPr>
        <w:pStyle w:val="03aText"/>
        <w:widowControl/>
        <w:rPr>
          <w:noProof/>
          <w:lang w:val="nl-BE"/>
        </w:rPr>
      </w:pPr>
    </w:p>
    <w:p w14:paraId="034E49AE" w14:textId="77777777" w:rsidR="00622A06" w:rsidRDefault="00622A06" w:rsidP="006F3923">
      <w:pPr>
        <w:pStyle w:val="03aText"/>
        <w:widowControl/>
        <w:rPr>
          <w:noProof/>
          <w:lang w:val="nl-BE"/>
        </w:rPr>
      </w:pPr>
    </w:p>
    <w:p w14:paraId="6D6D526E" w14:textId="77777777" w:rsidR="00622A06" w:rsidRDefault="00622A06" w:rsidP="006F3923">
      <w:pPr>
        <w:pStyle w:val="03aText"/>
        <w:widowControl/>
        <w:rPr>
          <w:noProof/>
          <w:lang w:val="nl-BE"/>
        </w:rPr>
      </w:pPr>
    </w:p>
    <w:p w14:paraId="160024FA" w14:textId="77777777" w:rsidR="00622A06" w:rsidRDefault="00622A06" w:rsidP="006F3923">
      <w:pPr>
        <w:pStyle w:val="03aText"/>
        <w:widowControl/>
        <w:rPr>
          <w:noProof/>
          <w:lang w:val="nl-BE"/>
        </w:rPr>
      </w:pPr>
    </w:p>
    <w:p w14:paraId="1E973B4D" w14:textId="77777777" w:rsidR="00622A06" w:rsidRDefault="00622A06" w:rsidP="006F3923">
      <w:pPr>
        <w:pStyle w:val="03aText"/>
        <w:widowControl/>
        <w:rPr>
          <w:noProof/>
          <w:lang w:val="nl-BE"/>
        </w:rPr>
      </w:pPr>
    </w:p>
    <w:p w14:paraId="2ACAC075" w14:textId="77777777" w:rsidR="00496DBC" w:rsidRDefault="00496DBC" w:rsidP="006F3923">
      <w:pPr>
        <w:pStyle w:val="03aText"/>
        <w:widowControl/>
        <w:rPr>
          <w:noProof/>
          <w:lang w:val="nl-BE"/>
        </w:rPr>
      </w:pPr>
    </w:p>
    <w:p w14:paraId="3F4606EB" w14:textId="77777777" w:rsidR="00622A06" w:rsidRDefault="00622A06" w:rsidP="006F3923">
      <w:pPr>
        <w:pStyle w:val="03aText"/>
        <w:widowControl/>
        <w:rPr>
          <w:noProof/>
          <w:lang w:val="nl-BE"/>
        </w:rPr>
      </w:pPr>
    </w:p>
    <w:p w14:paraId="7C844AF8" w14:textId="77777777" w:rsidR="00622A06" w:rsidRDefault="00622A06" w:rsidP="006F3923">
      <w:pPr>
        <w:pStyle w:val="03aText"/>
        <w:widowControl/>
        <w:rPr>
          <w:noProof/>
          <w:lang w:val="nl-BE"/>
        </w:rPr>
      </w:pPr>
    </w:p>
    <w:p w14:paraId="7A3D17FB" w14:textId="77777777" w:rsidR="006F3923" w:rsidRDefault="006F3923" w:rsidP="006F3923">
      <w:pPr>
        <w:pStyle w:val="03aText"/>
        <w:widowControl/>
        <w:rPr>
          <w:noProof/>
          <w:lang w:val="nl-BE"/>
        </w:rPr>
      </w:pPr>
      <w:r>
        <w:rPr>
          <w:noProof/>
          <w:lang w:val="nl-BE"/>
        </w:rPr>
        <w:t>Hierna keert het witte paard op zijn stappen</w:t>
      </w:r>
      <w:r w:rsidR="00843AB1">
        <w:rPr>
          <w:noProof/>
          <w:lang w:val="nl-BE"/>
        </w:rPr>
        <w:t xml:space="preserve"> terug. terwijl zwart  zijn volbloed </w:t>
      </w:r>
      <w:r>
        <w:rPr>
          <w:noProof/>
          <w:lang w:val="nl-BE"/>
        </w:rPr>
        <w:t>voortdurend moet gedekt hou</w:t>
      </w:r>
      <w:r>
        <w:rPr>
          <w:noProof/>
          <w:lang w:val="nl-BE"/>
        </w:rPr>
        <w:softHyphen/>
        <w:t>den, dus:</w:t>
      </w:r>
    </w:p>
    <w:p w14:paraId="14CDFD2F" w14:textId="77777777" w:rsidR="006F3923" w:rsidRDefault="00451712" w:rsidP="00843AB1">
      <w:pPr>
        <w:ind w:firstLine="708"/>
        <w:rPr>
          <w:rFonts w:cs="Arial"/>
          <w:b/>
          <w:sz w:val="20"/>
          <w:szCs w:val="20"/>
          <w:lang w:val="nl-BE"/>
        </w:rPr>
      </w:pPr>
      <w:r>
        <w:rPr>
          <w:rFonts w:cs="Arial"/>
          <w:b/>
          <w:sz w:val="20"/>
          <w:szCs w:val="20"/>
          <w:lang w:val="nl-BE"/>
        </w:rPr>
        <w:t xml:space="preserve"> </w:t>
      </w:r>
      <w:r w:rsidR="006F3923">
        <w:rPr>
          <w:rFonts w:cs="Arial"/>
          <w:b/>
          <w:sz w:val="20"/>
          <w:szCs w:val="20"/>
          <w:lang w:val="nl-BE"/>
        </w:rPr>
        <w:t>9...</w:t>
      </w:r>
      <w:r w:rsidR="006F3923">
        <w:rPr>
          <w:rFonts w:cs="Arial"/>
          <w:b/>
          <w:sz w:val="20"/>
          <w:szCs w:val="20"/>
          <w:lang w:val="nl-BE"/>
        </w:rPr>
        <w:tab/>
      </w:r>
      <w:r w:rsidR="006F3923">
        <w:rPr>
          <w:rFonts w:cs="Arial"/>
          <w:b/>
          <w:sz w:val="20"/>
          <w:szCs w:val="20"/>
          <w:lang w:val="nl-BE"/>
        </w:rPr>
        <w:tab/>
        <w:t>Kd3</w:t>
      </w:r>
    </w:p>
    <w:p w14:paraId="3D76B76F" w14:textId="77777777" w:rsidR="006F3923" w:rsidRDefault="006F3923" w:rsidP="006F3923">
      <w:pPr>
        <w:rPr>
          <w:rFonts w:cs="Arial"/>
          <w:b/>
          <w:sz w:val="20"/>
          <w:szCs w:val="20"/>
          <w:lang w:val="nl-BE"/>
        </w:rPr>
      </w:pPr>
      <w:r>
        <w:rPr>
          <w:rFonts w:cs="Arial"/>
          <w:b/>
          <w:sz w:val="20"/>
          <w:szCs w:val="20"/>
          <w:lang w:val="nl-BE"/>
        </w:rPr>
        <w:t xml:space="preserve"> </w:t>
      </w:r>
      <w:r w:rsidR="00524985">
        <w:rPr>
          <w:rFonts w:cs="Arial"/>
          <w:b/>
          <w:sz w:val="20"/>
          <w:szCs w:val="20"/>
          <w:lang w:val="nl-BE"/>
        </w:rPr>
        <w:t xml:space="preserve">          </w:t>
      </w:r>
      <w:r>
        <w:rPr>
          <w:rFonts w:cs="Arial"/>
          <w:b/>
          <w:sz w:val="20"/>
          <w:szCs w:val="20"/>
          <w:lang w:val="nl-BE"/>
        </w:rPr>
        <w:t>10.Pc5+</w:t>
      </w:r>
    </w:p>
    <w:p w14:paraId="0E68027B" w14:textId="77777777" w:rsidR="006F3923" w:rsidRDefault="006F3923" w:rsidP="006F3923">
      <w:pPr>
        <w:pStyle w:val="03aText"/>
        <w:widowControl/>
        <w:rPr>
          <w:noProof/>
          <w:lang w:val="nl-BE"/>
        </w:rPr>
      </w:pPr>
      <w:r>
        <w:rPr>
          <w:noProof/>
          <w:lang w:val="nl-BE"/>
        </w:rPr>
        <w:t>Had zwart eerder 2...Lh5</w:t>
      </w:r>
      <w:r w:rsidR="007E39C7">
        <w:rPr>
          <w:noProof/>
          <w:lang w:val="nl-BE"/>
        </w:rPr>
        <w:t>?</w:t>
      </w:r>
      <w:r>
        <w:rPr>
          <w:noProof/>
          <w:lang w:val="nl-BE"/>
        </w:rPr>
        <w:t xml:space="preserve"> ge</w:t>
      </w:r>
      <w:r>
        <w:rPr>
          <w:noProof/>
          <w:lang w:val="nl-BE"/>
        </w:rPr>
        <w:softHyphen/>
        <w:t>speeld, dan zou nu 10.Pf4+ K~ 11.Pxh5 volgen, met winst.</w:t>
      </w:r>
    </w:p>
    <w:p w14:paraId="4733E467" w14:textId="77777777" w:rsidR="006F3923" w:rsidRDefault="006F3923" w:rsidP="006F3923">
      <w:pPr>
        <w:pStyle w:val="03aText"/>
        <w:widowControl/>
        <w:rPr>
          <w:i/>
          <w:noProof/>
          <w:lang w:val="nl-BE"/>
        </w:rPr>
      </w:pPr>
      <w:r>
        <w:rPr>
          <w:noProof/>
          <w:lang w:val="nl-BE"/>
        </w:rPr>
        <w:t xml:space="preserve">           </w:t>
      </w:r>
      <w:r>
        <w:rPr>
          <w:b/>
          <w:lang w:val="nl-BE"/>
        </w:rPr>
        <w:t>10...</w:t>
      </w:r>
      <w:r>
        <w:rPr>
          <w:b/>
          <w:lang w:val="nl-BE"/>
        </w:rPr>
        <w:tab/>
      </w:r>
      <w:r>
        <w:rPr>
          <w:b/>
          <w:lang w:val="nl-BE"/>
        </w:rPr>
        <w:tab/>
        <w:t>Kd4</w:t>
      </w:r>
    </w:p>
    <w:p w14:paraId="2CCE1458" w14:textId="77777777" w:rsidR="006F3923" w:rsidRDefault="006F3923" w:rsidP="006F3923">
      <w:pPr>
        <w:pStyle w:val="03aText"/>
        <w:widowControl/>
        <w:rPr>
          <w:b/>
          <w:noProof/>
          <w:lang w:val="nl-BE"/>
        </w:rPr>
      </w:pPr>
      <w:r>
        <w:rPr>
          <w:b/>
          <w:lang w:val="nl-BE"/>
        </w:rPr>
        <w:t xml:space="preserve">           11.Pb3+</w:t>
      </w:r>
      <w:r>
        <w:rPr>
          <w:b/>
          <w:lang w:val="nl-BE"/>
        </w:rPr>
        <w:tab/>
      </w:r>
      <w:r>
        <w:rPr>
          <w:b/>
          <w:lang w:val="nl-BE"/>
        </w:rPr>
        <w:tab/>
        <w:t>Kd3</w:t>
      </w:r>
    </w:p>
    <w:p w14:paraId="78EF2E09" w14:textId="77777777" w:rsidR="006F3923" w:rsidRDefault="006F3923" w:rsidP="006F3923">
      <w:pPr>
        <w:rPr>
          <w:rFonts w:cs="Arial"/>
          <w:b/>
          <w:sz w:val="20"/>
          <w:szCs w:val="20"/>
          <w:lang w:val="nl-BE"/>
        </w:rPr>
      </w:pPr>
      <w:r>
        <w:rPr>
          <w:rFonts w:cs="Arial"/>
          <w:b/>
          <w:sz w:val="20"/>
          <w:szCs w:val="20"/>
          <w:lang w:val="nl-BE"/>
        </w:rPr>
        <w:t xml:space="preserve">           12.Pc1+</w:t>
      </w:r>
      <w:r>
        <w:rPr>
          <w:rFonts w:cs="Arial"/>
          <w:b/>
          <w:sz w:val="20"/>
          <w:szCs w:val="20"/>
          <w:lang w:val="nl-BE"/>
        </w:rPr>
        <w:tab/>
      </w:r>
      <w:r>
        <w:rPr>
          <w:rFonts w:cs="Arial"/>
          <w:b/>
          <w:sz w:val="20"/>
          <w:szCs w:val="20"/>
          <w:lang w:val="nl-BE"/>
        </w:rPr>
        <w:tab/>
        <w:t>Kd4</w:t>
      </w:r>
    </w:p>
    <w:p w14:paraId="0AC606B5" w14:textId="77777777" w:rsidR="006F3923" w:rsidRDefault="006F3923" w:rsidP="006F3923">
      <w:pPr>
        <w:rPr>
          <w:rFonts w:cs="Arial"/>
          <w:b/>
          <w:sz w:val="20"/>
          <w:szCs w:val="20"/>
          <w:lang w:val="nl-BE"/>
        </w:rPr>
      </w:pPr>
      <w:r>
        <w:rPr>
          <w:rFonts w:cs="Arial"/>
          <w:b/>
          <w:sz w:val="20"/>
          <w:szCs w:val="20"/>
          <w:lang w:val="nl-BE"/>
        </w:rPr>
        <w:t xml:space="preserve">           13.Pc2+</w:t>
      </w:r>
      <w:r>
        <w:rPr>
          <w:rFonts w:cs="Arial"/>
          <w:b/>
          <w:sz w:val="20"/>
          <w:szCs w:val="20"/>
          <w:lang w:val="nl-BE"/>
        </w:rPr>
        <w:tab/>
      </w:r>
      <w:r>
        <w:rPr>
          <w:rFonts w:cs="Arial"/>
          <w:b/>
          <w:sz w:val="20"/>
          <w:szCs w:val="20"/>
          <w:lang w:val="nl-BE"/>
        </w:rPr>
        <w:tab/>
        <w:t>Kc4</w:t>
      </w:r>
    </w:p>
    <w:p w14:paraId="69FC15E8" w14:textId="77777777" w:rsidR="006F3923" w:rsidRDefault="006F3923" w:rsidP="006F3923">
      <w:pPr>
        <w:rPr>
          <w:rFonts w:cs="Arial"/>
          <w:b/>
          <w:sz w:val="20"/>
          <w:szCs w:val="20"/>
          <w:lang w:val="nl-BE"/>
        </w:rPr>
      </w:pPr>
      <w:r>
        <w:rPr>
          <w:rFonts w:cs="Arial"/>
          <w:b/>
          <w:sz w:val="20"/>
          <w:szCs w:val="20"/>
          <w:lang w:val="nl-BE"/>
        </w:rPr>
        <w:t xml:space="preserve">           14.Pe3+</w:t>
      </w:r>
      <w:r>
        <w:rPr>
          <w:rFonts w:cs="Arial"/>
          <w:b/>
          <w:sz w:val="20"/>
          <w:szCs w:val="20"/>
          <w:lang w:val="nl-BE"/>
        </w:rPr>
        <w:tab/>
      </w:r>
      <w:r>
        <w:rPr>
          <w:rFonts w:cs="Arial"/>
          <w:b/>
          <w:sz w:val="20"/>
          <w:szCs w:val="20"/>
          <w:lang w:val="nl-BE"/>
        </w:rPr>
        <w:tab/>
        <w:t>Kd4</w:t>
      </w:r>
    </w:p>
    <w:p w14:paraId="06E1626A" w14:textId="77777777" w:rsidR="006F3923" w:rsidRDefault="006F3923" w:rsidP="006F3923">
      <w:pPr>
        <w:pStyle w:val="03aText"/>
        <w:widowControl/>
        <w:rPr>
          <w:noProof/>
          <w:lang w:val="nl-BE"/>
        </w:rPr>
      </w:pPr>
      <w:r>
        <w:rPr>
          <w:noProof/>
          <w:lang w:val="nl-BE"/>
        </w:rPr>
        <w:t>14...Kb4</w:t>
      </w:r>
      <w:r w:rsidR="007E39C7">
        <w:rPr>
          <w:noProof/>
          <w:lang w:val="nl-BE"/>
        </w:rPr>
        <w:t>?</w:t>
      </w:r>
      <w:r>
        <w:rPr>
          <w:noProof/>
          <w:lang w:val="nl-BE"/>
        </w:rPr>
        <w:t xml:space="preserve"> 15.Pd5+</w:t>
      </w:r>
      <w:r>
        <w:rPr>
          <w:b/>
          <w:bCs/>
          <w:noProof/>
          <w:lang w:val="nl-BE"/>
        </w:rPr>
        <w:t xml:space="preserve"> </w:t>
      </w:r>
      <w:r>
        <w:rPr>
          <w:noProof/>
          <w:lang w:val="nl-BE"/>
        </w:rPr>
        <w:t>en 16.Pxc3.</w:t>
      </w:r>
    </w:p>
    <w:p w14:paraId="0F893D06" w14:textId="77777777" w:rsidR="006F3923" w:rsidRDefault="006F3923" w:rsidP="006F3923">
      <w:pPr>
        <w:rPr>
          <w:rFonts w:cs="Arial"/>
          <w:b/>
          <w:sz w:val="20"/>
          <w:szCs w:val="20"/>
          <w:lang w:val="nl-BE"/>
        </w:rPr>
      </w:pPr>
      <w:r>
        <w:rPr>
          <w:rFonts w:cs="Arial"/>
          <w:b/>
          <w:sz w:val="20"/>
          <w:szCs w:val="20"/>
          <w:lang w:val="nl-BE"/>
        </w:rPr>
        <w:t xml:space="preserve">           15.Pf5+</w:t>
      </w:r>
    </w:p>
    <w:p w14:paraId="1EF6D1B8" w14:textId="77777777" w:rsidR="006F3923" w:rsidRPr="0000506E" w:rsidRDefault="006F3923" w:rsidP="006F3923">
      <w:pPr>
        <w:pStyle w:val="03aText"/>
        <w:widowControl/>
        <w:rPr>
          <w:i/>
          <w:noProof/>
          <w:lang w:val="nl-BE"/>
        </w:rPr>
      </w:pPr>
      <w:r>
        <w:rPr>
          <w:noProof/>
          <w:lang w:val="nl-BE"/>
        </w:rPr>
        <w:t>Deze zet is</w:t>
      </w:r>
      <w:r w:rsidR="0000506E">
        <w:rPr>
          <w:noProof/>
          <w:lang w:val="nl-BE"/>
        </w:rPr>
        <w:t xml:space="preserve"> nu</w:t>
      </w:r>
      <w:r>
        <w:rPr>
          <w:noProof/>
          <w:lang w:val="nl-BE"/>
        </w:rPr>
        <w:t xml:space="preserve"> mogelijk omdat wit eerder al de zwarte pion geplukt heeft.</w:t>
      </w:r>
      <w:r w:rsidR="0000506E">
        <w:rPr>
          <w:noProof/>
          <w:lang w:val="nl-BE"/>
        </w:rPr>
        <w:t xml:space="preserve"> </w:t>
      </w:r>
      <w:r w:rsidR="0000506E">
        <w:rPr>
          <w:i/>
          <w:noProof/>
          <w:lang w:val="nl-BE"/>
        </w:rPr>
        <w:t>(9.Pxe6+)</w:t>
      </w:r>
    </w:p>
    <w:p w14:paraId="7DD83EB5" w14:textId="77777777" w:rsidR="006F3923" w:rsidRDefault="006F3923" w:rsidP="006F3923">
      <w:pPr>
        <w:rPr>
          <w:rFonts w:cs="Arial"/>
          <w:b/>
          <w:sz w:val="20"/>
          <w:szCs w:val="20"/>
          <w:lang w:val="nl-BE"/>
        </w:rPr>
      </w:pPr>
      <w:r>
        <w:rPr>
          <w:rFonts w:cs="Arial"/>
          <w:b/>
          <w:sz w:val="20"/>
          <w:szCs w:val="20"/>
          <w:lang w:val="nl-BE"/>
        </w:rPr>
        <w:t xml:space="preserve">           15...</w:t>
      </w:r>
      <w:r>
        <w:rPr>
          <w:rFonts w:cs="Arial"/>
          <w:b/>
          <w:sz w:val="20"/>
          <w:szCs w:val="20"/>
          <w:lang w:val="nl-BE"/>
        </w:rPr>
        <w:tab/>
      </w:r>
      <w:r>
        <w:rPr>
          <w:rFonts w:cs="Arial"/>
          <w:b/>
          <w:sz w:val="20"/>
          <w:szCs w:val="20"/>
          <w:lang w:val="nl-BE"/>
        </w:rPr>
        <w:tab/>
        <w:t>Kc4</w:t>
      </w:r>
    </w:p>
    <w:p w14:paraId="6BEA8ECD" w14:textId="77777777" w:rsidR="006F3923" w:rsidRDefault="006F3923" w:rsidP="006F3923">
      <w:pPr>
        <w:rPr>
          <w:rFonts w:cs="Arial"/>
          <w:b/>
          <w:sz w:val="20"/>
          <w:szCs w:val="20"/>
          <w:lang w:val="nl-BE"/>
        </w:rPr>
      </w:pPr>
      <w:r>
        <w:rPr>
          <w:rFonts w:cs="Arial"/>
          <w:b/>
          <w:sz w:val="20"/>
          <w:szCs w:val="20"/>
          <w:lang w:val="nl-BE"/>
        </w:rPr>
        <w:t xml:space="preserve">           16.Pd6+</w:t>
      </w:r>
      <w:r>
        <w:rPr>
          <w:rFonts w:cs="Arial"/>
          <w:b/>
          <w:sz w:val="20"/>
          <w:szCs w:val="20"/>
          <w:lang w:val="nl-BE"/>
        </w:rPr>
        <w:tab/>
      </w:r>
      <w:r>
        <w:rPr>
          <w:rFonts w:cs="Arial"/>
          <w:b/>
          <w:sz w:val="20"/>
          <w:szCs w:val="20"/>
          <w:lang w:val="nl-BE"/>
        </w:rPr>
        <w:tab/>
        <w:t xml:space="preserve">K~ </w:t>
      </w:r>
    </w:p>
    <w:p w14:paraId="207541CA" w14:textId="77777777" w:rsidR="006F3923" w:rsidRDefault="006F3923" w:rsidP="006F3923">
      <w:pPr>
        <w:rPr>
          <w:rFonts w:cs="Arial"/>
          <w:b/>
          <w:sz w:val="20"/>
          <w:szCs w:val="20"/>
          <w:lang w:val="nl-BE"/>
        </w:rPr>
      </w:pPr>
      <w:r>
        <w:rPr>
          <w:rFonts w:cs="Arial"/>
          <w:b/>
          <w:sz w:val="20"/>
          <w:szCs w:val="20"/>
          <w:lang w:val="nl-BE"/>
        </w:rPr>
        <w:t xml:space="preserve">           17.Pxe8</w:t>
      </w:r>
    </w:p>
    <w:p w14:paraId="4D69AAD7" w14:textId="77777777" w:rsidR="006F3923" w:rsidRDefault="006F3923" w:rsidP="006F3923">
      <w:pPr>
        <w:pStyle w:val="03aText"/>
        <w:widowControl/>
        <w:rPr>
          <w:noProof/>
          <w:lang w:val="nl-BE"/>
        </w:rPr>
      </w:pPr>
      <w:r>
        <w:rPr>
          <w:noProof/>
          <w:lang w:val="nl-BE"/>
        </w:rPr>
        <w:t xml:space="preserve">En drie lichte stukken winnen te-gen één. </w:t>
      </w:r>
    </w:p>
    <w:p w14:paraId="69CBC661" w14:textId="77777777" w:rsidR="006F3923" w:rsidRDefault="006F3923" w:rsidP="006F3923">
      <w:pPr>
        <w:pStyle w:val="03aText"/>
        <w:widowControl/>
        <w:rPr>
          <w:noProof/>
          <w:lang w:val="nl-BE"/>
        </w:rPr>
      </w:pPr>
    </w:p>
    <w:p w14:paraId="498673FE" w14:textId="77777777" w:rsidR="006F3923" w:rsidRDefault="006F3923" w:rsidP="006F3923">
      <w:pPr>
        <w:pStyle w:val="03aText"/>
        <w:widowControl/>
        <w:rPr>
          <w:noProof/>
          <w:lang w:val="nl-BE"/>
        </w:rPr>
      </w:pPr>
      <w:r>
        <w:rPr>
          <w:noProof/>
          <w:lang w:val="nl-BE"/>
        </w:rPr>
        <w:t xml:space="preserve">Veertien (14!) maal geven de witte paarden schaak in deze carrou-selstudie, die de prijs kreeg als de beste Belgische inzending in het Internationaal </w:t>
      </w:r>
      <w:r>
        <w:rPr>
          <w:i/>
          <w:noProof/>
          <w:lang w:val="nl-BE"/>
        </w:rPr>
        <w:t>To</w:t>
      </w:r>
      <w:r w:rsidR="00B929AC">
        <w:rPr>
          <w:i/>
          <w:noProof/>
          <w:lang w:val="nl-BE"/>
        </w:rPr>
        <w:t>ernooi van de Ko</w:t>
      </w:r>
      <w:r>
        <w:rPr>
          <w:i/>
          <w:noProof/>
          <w:lang w:val="nl-BE"/>
        </w:rPr>
        <w:t>ninklijke Schaakfederatie van Antwerpens Handel</w:t>
      </w:r>
      <w:r>
        <w:rPr>
          <w:noProof/>
          <w:lang w:val="nl-BE"/>
        </w:rPr>
        <w:t>.</w:t>
      </w:r>
    </w:p>
    <w:p w14:paraId="461CC1AC" w14:textId="77777777" w:rsidR="006F3923" w:rsidRDefault="006F3923" w:rsidP="006F3923">
      <w:pPr>
        <w:pStyle w:val="03aText"/>
        <w:widowControl/>
        <w:rPr>
          <w:noProof/>
          <w:lang w:val="nl-BE"/>
        </w:rPr>
      </w:pPr>
    </w:p>
    <w:p w14:paraId="583EBAA0" w14:textId="77777777" w:rsidR="00524985" w:rsidRDefault="00524985" w:rsidP="006F3923">
      <w:pPr>
        <w:pStyle w:val="03aText"/>
        <w:widowControl/>
        <w:rPr>
          <w:noProof/>
          <w:lang w:val="nl-BE"/>
        </w:rPr>
      </w:pPr>
    </w:p>
    <w:p w14:paraId="798A6F7A" w14:textId="77777777" w:rsidR="00524985" w:rsidRDefault="00524985" w:rsidP="006F3923">
      <w:pPr>
        <w:pStyle w:val="03aText"/>
        <w:widowControl/>
        <w:rPr>
          <w:noProof/>
          <w:lang w:val="nl-BE"/>
        </w:rPr>
      </w:pPr>
    </w:p>
    <w:p w14:paraId="4EE395FA" w14:textId="77777777" w:rsidR="00524985" w:rsidRDefault="00524985" w:rsidP="006F3923">
      <w:pPr>
        <w:pStyle w:val="03aText"/>
        <w:widowControl/>
        <w:rPr>
          <w:noProof/>
          <w:lang w:val="nl-BE"/>
        </w:rPr>
      </w:pPr>
    </w:p>
    <w:p w14:paraId="0BFD7F00" w14:textId="77777777" w:rsidR="00524985" w:rsidRDefault="00524985" w:rsidP="006F3923">
      <w:pPr>
        <w:pStyle w:val="03aText"/>
        <w:widowControl/>
        <w:rPr>
          <w:noProof/>
          <w:lang w:val="nl-BE"/>
        </w:rPr>
      </w:pPr>
    </w:p>
    <w:p w14:paraId="16FDDB0D" w14:textId="77777777" w:rsidR="00524985" w:rsidRDefault="00524985" w:rsidP="006F3923">
      <w:pPr>
        <w:pStyle w:val="03aText"/>
        <w:widowControl/>
        <w:rPr>
          <w:noProof/>
          <w:lang w:val="nl-BE"/>
        </w:rPr>
      </w:pPr>
    </w:p>
    <w:p w14:paraId="23C9301B" w14:textId="77777777" w:rsidR="00524985" w:rsidRDefault="00524985" w:rsidP="006F3923">
      <w:pPr>
        <w:pStyle w:val="03aText"/>
        <w:widowControl/>
        <w:rPr>
          <w:noProof/>
          <w:lang w:val="nl-BE"/>
        </w:rPr>
      </w:pPr>
    </w:p>
    <w:p w14:paraId="78473FFD" w14:textId="77777777" w:rsidR="00524985" w:rsidRDefault="00524985" w:rsidP="006F3923">
      <w:pPr>
        <w:pStyle w:val="03aText"/>
        <w:widowControl/>
        <w:rPr>
          <w:noProof/>
          <w:lang w:val="nl-BE"/>
        </w:rPr>
      </w:pPr>
    </w:p>
    <w:p w14:paraId="606ED85A" w14:textId="77777777" w:rsidR="00B80A51" w:rsidRPr="00B80A51" w:rsidRDefault="00B80A51" w:rsidP="006F3923">
      <w:pPr>
        <w:pStyle w:val="03cOpmerking"/>
        <w:widowControl/>
        <w:spacing w:before="240"/>
        <w:rPr>
          <w:i/>
          <w:noProof/>
          <w:lang w:val="nl-BE"/>
        </w:rPr>
      </w:pPr>
      <w:r>
        <w:rPr>
          <w:noProof/>
          <w:lang w:val="nl-BE"/>
        </w:rPr>
        <w:t>José A Copié schreef</w:t>
      </w:r>
      <w:r w:rsidR="002B4375">
        <w:rPr>
          <w:noProof/>
          <w:lang w:val="nl-BE"/>
        </w:rPr>
        <w:t xml:space="preserve"> hierover</w:t>
      </w:r>
      <w:r>
        <w:rPr>
          <w:noProof/>
          <w:lang w:val="nl-BE"/>
        </w:rPr>
        <w:t>:</w:t>
      </w:r>
      <w:r>
        <w:rPr>
          <w:noProof/>
          <w:lang w:val="nl-BE"/>
        </w:rPr>
        <w:br/>
      </w:r>
      <w:r w:rsidRPr="00B80A51">
        <w:rPr>
          <w:i/>
          <w:noProof/>
          <w:lang w:val="nl-BE"/>
        </w:rPr>
        <w:t>Een studie van onberispelijke kwaliteit met manoe</w:t>
      </w:r>
      <w:r w:rsidR="002B4375">
        <w:rPr>
          <w:i/>
          <w:noProof/>
          <w:lang w:val="nl-BE"/>
        </w:rPr>
        <w:t>u</w:t>
      </w:r>
      <w:r w:rsidRPr="00B80A51">
        <w:rPr>
          <w:i/>
          <w:noProof/>
          <w:lang w:val="nl-BE"/>
        </w:rPr>
        <w:t>vres van de zwarte paarden. Een creatie van de prominente Ignace Vande-casteele (1926 - ) die ons</w:t>
      </w:r>
      <w:r>
        <w:rPr>
          <w:i/>
          <w:noProof/>
          <w:lang w:val="nl-BE"/>
        </w:rPr>
        <w:t xml:space="preserve"> bezocht in 2003 in Buenos Aires.</w:t>
      </w:r>
    </w:p>
    <w:p w14:paraId="176ECFE3" w14:textId="77777777" w:rsidR="006F3923" w:rsidRPr="008E5283" w:rsidRDefault="006F3923" w:rsidP="006F3923">
      <w:pPr>
        <w:pStyle w:val="03cOpmerking"/>
        <w:widowControl/>
        <w:spacing w:before="240"/>
        <w:rPr>
          <w:i/>
          <w:noProof/>
        </w:rPr>
      </w:pPr>
      <w:r w:rsidRPr="008E5283">
        <w:rPr>
          <w:noProof/>
        </w:rPr>
        <w:t xml:space="preserve">Prijsrechter Vandiest oordeelde: </w:t>
      </w:r>
      <w:r w:rsidRPr="008E5283">
        <w:rPr>
          <w:i/>
          <w:noProof/>
        </w:rPr>
        <w:t>“One of these elegant carousels one remains found of and for which the composer has become fa</w:t>
      </w:r>
      <w:r w:rsidRPr="008E5283">
        <w:rPr>
          <w:i/>
          <w:noProof/>
        </w:rPr>
        <w:softHyphen/>
        <w:t>mous.”</w:t>
      </w:r>
    </w:p>
    <w:p w14:paraId="1129ED1E" w14:textId="77777777" w:rsidR="006F3923" w:rsidRDefault="006F3923" w:rsidP="006F3923">
      <w:pPr>
        <w:pStyle w:val="03aText"/>
        <w:widowControl/>
        <w:spacing w:line="190" w:lineRule="exact"/>
        <w:jc w:val="center"/>
        <w:rPr>
          <w:noProof/>
          <w:lang w:val="nl-BE"/>
        </w:rPr>
      </w:pPr>
      <w:r w:rsidRPr="006D1C71">
        <w:rPr>
          <w:noProof/>
          <w:lang w:val="nl-BE"/>
        </w:rPr>
        <w:br w:type="page"/>
      </w:r>
      <w:r>
        <w:rPr>
          <w:b/>
          <w:noProof/>
          <w:lang w:val="nl-BE"/>
        </w:rPr>
        <w:lastRenderedPageBreak/>
        <w:t>-</w:t>
      </w:r>
      <w:r>
        <w:rPr>
          <w:noProof/>
          <w:lang w:val="nl-BE"/>
        </w:rPr>
        <w:t xml:space="preserve"> </w:t>
      </w:r>
      <w:r w:rsidR="00004A2F">
        <w:rPr>
          <w:b/>
          <w:noProof/>
          <w:lang w:val="nl-BE"/>
        </w:rPr>
        <w:t>23</w:t>
      </w:r>
      <w:r w:rsidR="006D16AB">
        <w:rPr>
          <w:b/>
          <w:noProof/>
          <w:lang w:val="nl-BE"/>
        </w:rPr>
        <w:t>6</w:t>
      </w:r>
      <w:r>
        <w:rPr>
          <w:b/>
          <w:noProof/>
          <w:lang w:val="nl-BE"/>
        </w:rPr>
        <w:t xml:space="preserve"> -</w:t>
      </w:r>
    </w:p>
    <w:p w14:paraId="107A4D7A" w14:textId="77777777" w:rsidR="006F3923" w:rsidRDefault="006F3923" w:rsidP="006F3923">
      <w:pPr>
        <w:pStyle w:val="03aText"/>
        <w:widowControl/>
        <w:spacing w:line="190" w:lineRule="exact"/>
        <w:jc w:val="center"/>
        <w:rPr>
          <w:noProof/>
          <w:lang w:val="nl-BE"/>
        </w:rPr>
      </w:pPr>
    </w:p>
    <w:p w14:paraId="3EFAEFED" w14:textId="77777777" w:rsidR="006F3923" w:rsidRDefault="006F3923" w:rsidP="006F3923">
      <w:pPr>
        <w:pStyle w:val="02bSource"/>
        <w:widowControl/>
        <w:tabs>
          <w:tab w:val="left" w:pos="114"/>
        </w:tabs>
        <w:rPr>
          <w:noProof/>
          <w:lang w:val="nl-BE"/>
        </w:rPr>
      </w:pPr>
      <w:r>
        <w:rPr>
          <w:i/>
          <w:iCs/>
          <w:noProof/>
          <w:lang w:val="nl-BE"/>
        </w:rPr>
        <w:t>Probleemblad</w:t>
      </w:r>
      <w:r>
        <w:rPr>
          <w:noProof/>
          <w:lang w:val="nl-BE"/>
        </w:rPr>
        <w:t>, 2000</w:t>
      </w:r>
    </w:p>
    <w:p w14:paraId="3BD33030" w14:textId="77777777" w:rsidR="006F3923" w:rsidRDefault="006F3923" w:rsidP="006F3923">
      <w:pPr>
        <w:pStyle w:val="02bSource"/>
        <w:widowControl/>
        <w:tabs>
          <w:tab w:val="left" w:pos="114"/>
        </w:tabs>
        <w:rPr>
          <w:noProof/>
          <w:lang w:val="nl-BE"/>
        </w:rPr>
      </w:pPr>
    </w:p>
    <w:p w14:paraId="2FEC7A27" w14:textId="77777777" w:rsidR="006F3923" w:rsidRDefault="00990285" w:rsidP="006F3923">
      <w:pPr>
        <w:pStyle w:val="02bSource"/>
        <w:widowControl/>
        <w:tabs>
          <w:tab w:val="left" w:pos="114"/>
        </w:tabs>
        <w:rPr>
          <w:noProof/>
          <w:lang w:val="nl-BE"/>
        </w:rPr>
      </w:pPr>
      <w:r>
        <w:object w:dxaOrig="1440" w:dyaOrig="1440" w14:anchorId="534522D0">
          <v:shape id="_x0000_s1335" type="#_x0000_t75" style="position:absolute;left:0;text-align:left;margin-left:0;margin-top:0;width:152.35pt;height:152.35pt;z-index:251660288;mso-position-horizontal:center">
            <v:imagedata r:id="rId471" o:title=""/>
            <w10:wrap type="square"/>
          </v:shape>
          <o:OLEObject Type="Embed" ProgID="CorelDRAW.Graphic.12" ShapeID="_x0000_s1335" DrawAspect="Content" ObjectID="_1587467722" r:id="rId472"/>
        </w:object>
      </w:r>
    </w:p>
    <w:p w14:paraId="1E170668"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0130.22 a2d5</w:t>
      </w:r>
    </w:p>
    <w:p w14:paraId="745D8E42" w14:textId="77777777" w:rsidR="006F3923" w:rsidRDefault="006F3923" w:rsidP="006F3923">
      <w:pPr>
        <w:rPr>
          <w:rFonts w:cs="Arial"/>
          <w:sz w:val="20"/>
          <w:szCs w:val="20"/>
          <w:lang w:val="nl-BE"/>
        </w:rPr>
      </w:pPr>
    </w:p>
    <w:p w14:paraId="442768F2" w14:textId="77777777" w:rsidR="006F3923" w:rsidRDefault="006F3923" w:rsidP="00D31464">
      <w:pPr>
        <w:ind w:firstLine="708"/>
        <w:rPr>
          <w:rFonts w:cs="Arial"/>
          <w:b/>
          <w:sz w:val="20"/>
          <w:szCs w:val="20"/>
          <w:lang w:val="nl-BE"/>
        </w:rPr>
      </w:pPr>
      <w:r>
        <w:rPr>
          <w:rFonts w:cs="Arial"/>
          <w:b/>
          <w:sz w:val="20"/>
          <w:szCs w:val="20"/>
          <w:lang w:val="nl-BE"/>
        </w:rPr>
        <w:t>1.b6</w:t>
      </w:r>
    </w:p>
    <w:p w14:paraId="36F1E634" w14:textId="77777777" w:rsidR="006F3923" w:rsidRDefault="006F3923" w:rsidP="006F3923">
      <w:pPr>
        <w:pStyle w:val="03aText"/>
        <w:widowControl/>
        <w:rPr>
          <w:noProof/>
          <w:lang w:val="nl-BE"/>
        </w:rPr>
      </w:pPr>
      <w:r>
        <w:rPr>
          <w:noProof/>
          <w:lang w:val="nl-BE"/>
        </w:rPr>
        <w:t>Een poging om het promoveren van de c-pion te verhinderen mis-lukt: 1.Td8+? Ke5 2.Te8+ Le6+ 3.Ka3 c1D en zwart wint.</w:t>
      </w:r>
    </w:p>
    <w:p w14:paraId="79192E02"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Kc6</w:t>
      </w:r>
    </w:p>
    <w:p w14:paraId="5606E9C0" w14:textId="77777777" w:rsidR="006F3923" w:rsidRDefault="006F3923" w:rsidP="006F3923">
      <w:pPr>
        <w:pStyle w:val="03aText"/>
        <w:widowControl/>
        <w:rPr>
          <w:noProof/>
          <w:lang w:val="nl-BE"/>
        </w:rPr>
      </w:pPr>
      <w:r>
        <w:rPr>
          <w:noProof/>
          <w:lang w:val="nl-BE"/>
        </w:rPr>
        <w:t>En niet 1...c1D</w:t>
      </w:r>
      <w:r w:rsidR="007E39C7">
        <w:rPr>
          <w:noProof/>
          <w:lang w:val="nl-BE"/>
        </w:rPr>
        <w:t>?</w:t>
      </w:r>
      <w:r>
        <w:rPr>
          <w:noProof/>
          <w:lang w:val="nl-BE"/>
        </w:rPr>
        <w:t xml:space="preserve"> 2.b7 Dc4+ 3.Ka1 Dc1+ 4.Ka2 Dc4+ 5.Ka1 Df1+ 6.Ka2, en zwart kan de promotie van de witte pion niet ver</w:t>
      </w:r>
      <w:r>
        <w:rPr>
          <w:noProof/>
          <w:lang w:val="nl-BE"/>
        </w:rPr>
        <w:softHyphen/>
        <w:t>hinderen.</w:t>
      </w:r>
    </w:p>
    <w:p w14:paraId="624261A9" w14:textId="77777777" w:rsidR="006F3923" w:rsidRDefault="006F3923" w:rsidP="006F3923">
      <w:pPr>
        <w:rPr>
          <w:rFonts w:cs="Arial"/>
          <w:b/>
          <w:sz w:val="20"/>
          <w:szCs w:val="20"/>
          <w:lang w:val="nl-BE"/>
        </w:rPr>
      </w:pPr>
      <w:r>
        <w:rPr>
          <w:rFonts w:cs="Arial"/>
          <w:b/>
          <w:sz w:val="20"/>
          <w:szCs w:val="20"/>
          <w:lang w:val="nl-BE"/>
        </w:rPr>
        <w:tab/>
        <w:t>2.Ta7</w:t>
      </w:r>
    </w:p>
    <w:p w14:paraId="27A9745A" w14:textId="77777777" w:rsidR="0086097E" w:rsidRDefault="006F3923" w:rsidP="0040228D">
      <w:pPr>
        <w:jc w:val="both"/>
        <w:rPr>
          <w:rFonts w:cs="Arial"/>
          <w:sz w:val="20"/>
          <w:szCs w:val="20"/>
          <w:lang w:val="nl-BE"/>
        </w:rPr>
      </w:pPr>
      <w:r>
        <w:rPr>
          <w:rFonts w:cs="Arial"/>
          <w:sz w:val="20"/>
          <w:szCs w:val="20"/>
          <w:lang w:val="nl-BE"/>
        </w:rPr>
        <w:t>Wit dreigt</w:t>
      </w:r>
      <w:r w:rsidR="0040228D">
        <w:rPr>
          <w:rFonts w:cs="Arial"/>
          <w:sz w:val="20"/>
          <w:szCs w:val="20"/>
          <w:lang w:val="nl-BE"/>
        </w:rPr>
        <w:t xml:space="preserve"> nu</w:t>
      </w:r>
      <w:r>
        <w:rPr>
          <w:rFonts w:cs="Arial"/>
          <w:sz w:val="20"/>
          <w:szCs w:val="20"/>
          <w:lang w:val="nl-BE"/>
        </w:rPr>
        <w:t xml:space="preserve"> met 3.Tc7+ en 4.Txc2 de pion te slaan.</w:t>
      </w:r>
      <w:r w:rsidR="0040228D">
        <w:rPr>
          <w:rFonts w:cs="Arial"/>
          <w:sz w:val="20"/>
          <w:szCs w:val="20"/>
          <w:lang w:val="nl-BE"/>
        </w:rPr>
        <w:t xml:space="preserve"> </w:t>
      </w:r>
    </w:p>
    <w:p w14:paraId="2AE16003" w14:textId="77777777" w:rsidR="0086097E" w:rsidRDefault="0040228D" w:rsidP="0040228D">
      <w:pPr>
        <w:jc w:val="both"/>
        <w:rPr>
          <w:noProof/>
          <w:sz w:val="20"/>
          <w:szCs w:val="20"/>
          <w:lang w:val="nl-BE"/>
        </w:rPr>
      </w:pPr>
      <w:r>
        <w:rPr>
          <w:rFonts w:cs="Arial"/>
          <w:sz w:val="20"/>
          <w:szCs w:val="20"/>
          <w:lang w:val="nl-BE"/>
        </w:rPr>
        <w:t xml:space="preserve">Maar niet </w:t>
      </w:r>
      <w:r w:rsidR="00C15427">
        <w:rPr>
          <w:rFonts w:cs="Arial"/>
          <w:sz w:val="20"/>
          <w:szCs w:val="20"/>
          <w:lang w:val="nl-BE"/>
        </w:rPr>
        <w:t>goed is</w:t>
      </w:r>
      <w:r>
        <w:rPr>
          <w:rFonts w:cs="Arial"/>
          <w:sz w:val="20"/>
          <w:szCs w:val="20"/>
          <w:lang w:val="nl-BE"/>
        </w:rPr>
        <w:t xml:space="preserve"> </w:t>
      </w:r>
      <w:r w:rsidR="006F3923">
        <w:rPr>
          <w:noProof/>
          <w:sz w:val="20"/>
          <w:szCs w:val="20"/>
          <w:lang w:val="nl-BE"/>
        </w:rPr>
        <w:t xml:space="preserve">2.Ta3? </w:t>
      </w:r>
      <w:r w:rsidR="00C15427">
        <w:rPr>
          <w:noProof/>
          <w:sz w:val="20"/>
          <w:szCs w:val="20"/>
          <w:lang w:val="nl-BE"/>
        </w:rPr>
        <w:t>hopend op 2…</w:t>
      </w:r>
      <w:r w:rsidR="006F3923">
        <w:rPr>
          <w:noProof/>
          <w:sz w:val="20"/>
          <w:szCs w:val="20"/>
          <w:lang w:val="nl-BE"/>
        </w:rPr>
        <w:t>c1D 3.Tc3+ Dxc3 4.bxc3</w:t>
      </w:r>
      <w:r w:rsidR="00C15427">
        <w:rPr>
          <w:noProof/>
          <w:sz w:val="20"/>
          <w:szCs w:val="20"/>
          <w:lang w:val="nl-BE"/>
        </w:rPr>
        <w:t>. Zwart speelt echter:</w:t>
      </w:r>
      <w:r w:rsidR="006F3923">
        <w:rPr>
          <w:noProof/>
          <w:sz w:val="20"/>
          <w:szCs w:val="20"/>
          <w:lang w:val="nl-BE"/>
        </w:rPr>
        <w:t xml:space="preserve"> 2...Le6+ 3.b3 of 3.</w:t>
      </w:r>
      <w:r w:rsidR="006F3923">
        <w:rPr>
          <w:iCs/>
          <w:noProof/>
          <w:sz w:val="20"/>
          <w:szCs w:val="20"/>
          <w:lang w:val="nl-BE"/>
        </w:rPr>
        <w:t>Tb3</w:t>
      </w:r>
      <w:r w:rsidR="0086097E">
        <w:rPr>
          <w:iCs/>
          <w:noProof/>
          <w:sz w:val="20"/>
          <w:szCs w:val="20"/>
          <w:lang w:val="nl-BE"/>
        </w:rPr>
        <w:t xml:space="preserve"> en</w:t>
      </w:r>
      <w:r w:rsidR="006F3923">
        <w:rPr>
          <w:i/>
          <w:iCs/>
          <w:noProof/>
          <w:sz w:val="20"/>
          <w:szCs w:val="20"/>
          <w:lang w:val="nl-BE"/>
        </w:rPr>
        <w:t xml:space="preserve"> 3...</w:t>
      </w:r>
      <w:r w:rsidR="00C15427">
        <w:rPr>
          <w:noProof/>
          <w:sz w:val="20"/>
          <w:szCs w:val="20"/>
          <w:lang w:val="nl-BE"/>
        </w:rPr>
        <w:t>c1D.</w:t>
      </w:r>
      <w:r>
        <w:rPr>
          <w:noProof/>
          <w:sz w:val="20"/>
          <w:szCs w:val="20"/>
          <w:lang w:val="nl-BE"/>
        </w:rPr>
        <w:t xml:space="preserve"> </w:t>
      </w:r>
    </w:p>
    <w:p w14:paraId="232D193A" w14:textId="77777777" w:rsidR="00415635" w:rsidRPr="0040228D" w:rsidRDefault="00A52549" w:rsidP="0040228D">
      <w:pPr>
        <w:jc w:val="both"/>
        <w:rPr>
          <w:noProof/>
          <w:sz w:val="20"/>
          <w:szCs w:val="20"/>
          <w:lang w:val="nl-BE"/>
        </w:rPr>
      </w:pPr>
      <w:r w:rsidRPr="0040228D">
        <w:rPr>
          <w:noProof/>
          <w:sz w:val="20"/>
          <w:szCs w:val="20"/>
          <w:lang w:val="nl-BE"/>
        </w:rPr>
        <w:t>Maar</w:t>
      </w:r>
      <w:r w:rsidR="0095265C" w:rsidRPr="0040228D">
        <w:rPr>
          <w:noProof/>
          <w:sz w:val="20"/>
          <w:szCs w:val="20"/>
          <w:lang w:val="nl-BE"/>
        </w:rPr>
        <w:t xml:space="preserve"> nu</w:t>
      </w:r>
      <w:r w:rsidR="00415635" w:rsidRPr="0040228D">
        <w:rPr>
          <w:noProof/>
          <w:sz w:val="20"/>
          <w:szCs w:val="20"/>
          <w:lang w:val="nl-BE"/>
        </w:rPr>
        <w:t xml:space="preserve"> eerst 2…Le6+</w:t>
      </w:r>
      <w:r w:rsidR="007E39C7">
        <w:rPr>
          <w:noProof/>
          <w:sz w:val="20"/>
          <w:szCs w:val="20"/>
          <w:lang w:val="nl-BE"/>
        </w:rPr>
        <w:t>?</w:t>
      </w:r>
      <w:r w:rsidR="00415635" w:rsidRPr="0040228D">
        <w:rPr>
          <w:noProof/>
          <w:sz w:val="20"/>
          <w:szCs w:val="20"/>
          <w:lang w:val="nl-BE"/>
        </w:rPr>
        <w:t xml:space="preserve"> 3.b3 en dan 3…D</w:t>
      </w:r>
      <w:r w:rsidRPr="0040228D">
        <w:rPr>
          <w:noProof/>
          <w:sz w:val="20"/>
          <w:szCs w:val="20"/>
          <w:lang w:val="nl-BE"/>
        </w:rPr>
        <w:t>xb6?</w:t>
      </w:r>
      <w:r w:rsidR="0095265C" w:rsidRPr="0040228D">
        <w:rPr>
          <w:noProof/>
          <w:sz w:val="20"/>
          <w:szCs w:val="20"/>
          <w:lang w:val="nl-BE"/>
        </w:rPr>
        <w:t xml:space="preserve"> spelen</w:t>
      </w:r>
      <w:r w:rsidRPr="0040228D">
        <w:rPr>
          <w:noProof/>
          <w:sz w:val="20"/>
          <w:szCs w:val="20"/>
          <w:lang w:val="nl-BE"/>
        </w:rPr>
        <w:t xml:space="preserve"> is</w:t>
      </w:r>
      <w:r>
        <w:rPr>
          <w:noProof/>
          <w:lang w:val="nl-BE"/>
        </w:rPr>
        <w:t xml:space="preserve"> </w:t>
      </w:r>
      <w:r w:rsidRPr="0086097E">
        <w:rPr>
          <w:noProof/>
          <w:sz w:val="20"/>
          <w:szCs w:val="20"/>
          <w:lang w:val="nl-BE"/>
        </w:rPr>
        <w:t>fout,</w:t>
      </w:r>
      <w:r w:rsidR="006F3923">
        <w:rPr>
          <w:noProof/>
          <w:lang w:val="nl-BE"/>
        </w:rPr>
        <w:t xml:space="preserve"> </w:t>
      </w:r>
      <w:r w:rsidR="00415635" w:rsidRPr="0040228D">
        <w:rPr>
          <w:noProof/>
          <w:sz w:val="20"/>
          <w:szCs w:val="20"/>
          <w:lang w:val="nl-BE"/>
        </w:rPr>
        <w:t>want er volgt 4.Te7</w:t>
      </w:r>
      <w:r w:rsidR="0095265C" w:rsidRPr="0040228D">
        <w:rPr>
          <w:noProof/>
          <w:sz w:val="20"/>
          <w:szCs w:val="20"/>
          <w:lang w:val="nl-BE"/>
        </w:rPr>
        <w:t xml:space="preserve"> met:</w:t>
      </w:r>
      <w:r w:rsidR="00415635">
        <w:rPr>
          <w:noProof/>
          <w:lang w:val="nl-BE"/>
        </w:rPr>
        <w:t xml:space="preserve"> </w:t>
      </w:r>
    </w:p>
    <w:p w14:paraId="142D7A26" w14:textId="77777777" w:rsidR="0085627B" w:rsidRPr="00A52549" w:rsidRDefault="0085627B" w:rsidP="006F3923">
      <w:pPr>
        <w:pStyle w:val="03aText"/>
        <w:widowControl/>
        <w:rPr>
          <w:i/>
          <w:noProof/>
          <w:lang w:val="nl-BE"/>
        </w:rPr>
      </w:pPr>
    </w:p>
    <w:p w14:paraId="2FB3C07F" w14:textId="77777777" w:rsidR="00240F50" w:rsidRDefault="00240F50" w:rsidP="006F3923">
      <w:pPr>
        <w:pStyle w:val="03aText"/>
        <w:widowControl/>
        <w:rPr>
          <w:i/>
          <w:noProof/>
          <w:lang w:val="nl-BE"/>
        </w:rPr>
      </w:pPr>
    </w:p>
    <w:p w14:paraId="1DECA6EC" w14:textId="77777777" w:rsidR="0086097E" w:rsidRDefault="0086097E" w:rsidP="006F3923">
      <w:pPr>
        <w:pStyle w:val="03aText"/>
        <w:widowControl/>
        <w:rPr>
          <w:i/>
          <w:noProof/>
          <w:lang w:val="nl-BE"/>
        </w:rPr>
      </w:pPr>
    </w:p>
    <w:p w14:paraId="1ACC7CF6" w14:textId="77777777" w:rsidR="0086097E" w:rsidRDefault="0086097E" w:rsidP="006F3923">
      <w:pPr>
        <w:pStyle w:val="03aText"/>
        <w:widowControl/>
        <w:rPr>
          <w:i/>
          <w:noProof/>
          <w:lang w:val="nl-BE"/>
        </w:rPr>
      </w:pPr>
    </w:p>
    <w:p w14:paraId="31E298F3" w14:textId="77777777" w:rsidR="0086097E" w:rsidRPr="00A52549" w:rsidRDefault="0086097E" w:rsidP="006F3923">
      <w:pPr>
        <w:pStyle w:val="03aText"/>
        <w:widowControl/>
        <w:rPr>
          <w:i/>
          <w:noProof/>
          <w:lang w:val="nl-BE"/>
        </w:rPr>
      </w:pPr>
    </w:p>
    <w:p w14:paraId="5D1262DD" w14:textId="77777777" w:rsidR="00281499" w:rsidRPr="0068448A" w:rsidRDefault="00415635" w:rsidP="00586E21">
      <w:pPr>
        <w:pStyle w:val="03aText"/>
        <w:widowControl/>
        <w:numPr>
          <w:ilvl w:val="0"/>
          <w:numId w:val="197"/>
        </w:numPr>
        <w:rPr>
          <w:noProof/>
          <w:lang w:val="nl-BE"/>
        </w:rPr>
      </w:pPr>
      <w:r w:rsidRPr="0068448A">
        <w:rPr>
          <w:noProof/>
          <w:lang w:val="nl-BE"/>
        </w:rPr>
        <w:t>4...c1D 5.T</w:t>
      </w:r>
      <w:r w:rsidR="00281499" w:rsidRPr="0068448A">
        <w:rPr>
          <w:noProof/>
          <w:lang w:val="nl-BE"/>
        </w:rPr>
        <w:t>b7+ Kxb7en</w:t>
      </w:r>
      <w:r w:rsidR="0095265C" w:rsidRPr="0068448A">
        <w:rPr>
          <w:noProof/>
          <w:lang w:val="nl-BE"/>
        </w:rPr>
        <w:t xml:space="preserve"> pat, of</w:t>
      </w:r>
      <w:r w:rsidR="0068448A" w:rsidRPr="0068448A">
        <w:rPr>
          <w:noProof/>
          <w:lang w:val="nl-BE"/>
        </w:rPr>
        <w:t xml:space="preserve"> </w:t>
      </w:r>
      <w:r w:rsidR="00281499" w:rsidRPr="0068448A">
        <w:rPr>
          <w:noProof/>
          <w:lang w:val="nl-BE"/>
        </w:rPr>
        <w:t>het blijft eeuwig schaak.</w:t>
      </w:r>
    </w:p>
    <w:p w14:paraId="2567A828" w14:textId="77777777" w:rsidR="00415635" w:rsidRPr="0095265C" w:rsidRDefault="00415635" w:rsidP="00586E21">
      <w:pPr>
        <w:pStyle w:val="03aText"/>
        <w:widowControl/>
        <w:numPr>
          <w:ilvl w:val="0"/>
          <w:numId w:val="197"/>
        </w:numPr>
        <w:rPr>
          <w:noProof/>
          <w:lang w:val="nl-BE"/>
        </w:rPr>
      </w:pPr>
      <w:r w:rsidRPr="0068448A">
        <w:rPr>
          <w:noProof/>
          <w:lang w:val="nl-BE"/>
        </w:rPr>
        <w:t>4…c1T 5.Txe6</w:t>
      </w:r>
      <w:r w:rsidR="00761356">
        <w:rPr>
          <w:noProof/>
          <w:lang w:val="nl-BE"/>
        </w:rPr>
        <w:t>+</w:t>
      </w:r>
      <w:r w:rsidR="0095265C" w:rsidRPr="0068448A">
        <w:rPr>
          <w:noProof/>
          <w:lang w:val="nl-BE"/>
        </w:rPr>
        <w:t xml:space="preserve"> met</w:t>
      </w:r>
      <w:r w:rsidRPr="0068448A">
        <w:rPr>
          <w:noProof/>
          <w:lang w:val="nl-BE"/>
        </w:rPr>
        <w:t xml:space="preserve"> remise.</w:t>
      </w:r>
      <w:r w:rsidR="0086097E">
        <w:rPr>
          <w:noProof/>
          <w:lang w:val="nl-BE"/>
        </w:rPr>
        <w:t xml:space="preserve"> </w:t>
      </w:r>
    </w:p>
    <w:p w14:paraId="14AAC147" w14:textId="77777777" w:rsidR="006F3923" w:rsidRPr="00F735B6" w:rsidRDefault="006F3923" w:rsidP="006F3923">
      <w:pPr>
        <w:rPr>
          <w:rFonts w:cs="Arial"/>
          <w:b/>
          <w:sz w:val="20"/>
          <w:szCs w:val="20"/>
        </w:rPr>
      </w:pPr>
      <w:r>
        <w:rPr>
          <w:rFonts w:cs="Arial"/>
          <w:b/>
          <w:sz w:val="20"/>
          <w:szCs w:val="20"/>
          <w:lang w:val="nl-BE"/>
        </w:rPr>
        <w:tab/>
      </w:r>
      <w:r w:rsidRPr="00F735B6">
        <w:rPr>
          <w:rFonts w:cs="Arial"/>
          <w:b/>
          <w:sz w:val="20"/>
          <w:szCs w:val="20"/>
        </w:rPr>
        <w:t>2...</w:t>
      </w:r>
      <w:r w:rsidRPr="00F735B6">
        <w:rPr>
          <w:rFonts w:cs="Arial"/>
          <w:b/>
          <w:sz w:val="20"/>
          <w:szCs w:val="20"/>
        </w:rPr>
        <w:tab/>
      </w:r>
      <w:r w:rsidRPr="00F735B6">
        <w:rPr>
          <w:rFonts w:cs="Arial"/>
          <w:b/>
          <w:sz w:val="20"/>
          <w:szCs w:val="20"/>
        </w:rPr>
        <w:tab/>
        <w:t>Kxb6</w:t>
      </w:r>
    </w:p>
    <w:p w14:paraId="75C583DA" w14:textId="77777777" w:rsidR="006F3923" w:rsidRPr="00F735B6" w:rsidRDefault="006F3923" w:rsidP="0095265C">
      <w:pPr>
        <w:jc w:val="both"/>
        <w:rPr>
          <w:rFonts w:cs="Arial"/>
          <w:b/>
          <w:sz w:val="20"/>
          <w:szCs w:val="20"/>
        </w:rPr>
      </w:pPr>
      <w:r w:rsidRPr="00F735B6">
        <w:rPr>
          <w:rFonts w:cs="Arial"/>
          <w:b/>
          <w:sz w:val="20"/>
          <w:szCs w:val="20"/>
        </w:rPr>
        <w:tab/>
        <w:t>3.Txg7</w:t>
      </w:r>
    </w:p>
    <w:p w14:paraId="356031D7" w14:textId="77777777" w:rsidR="006F3923" w:rsidRPr="00F735B6" w:rsidRDefault="00EB6C0F" w:rsidP="00EB6C0F">
      <w:pPr>
        <w:jc w:val="both"/>
        <w:rPr>
          <w:rFonts w:cs="Arial"/>
          <w:b/>
          <w:i/>
          <w:sz w:val="20"/>
          <w:szCs w:val="20"/>
        </w:rPr>
      </w:pPr>
      <w:r w:rsidRPr="00F735B6">
        <w:rPr>
          <w:rFonts w:cs="Arial"/>
          <w:b/>
          <w:i/>
          <w:sz w:val="20"/>
          <w:szCs w:val="20"/>
        </w:rPr>
        <w:t xml:space="preserve"> </w:t>
      </w:r>
    </w:p>
    <w:p w14:paraId="4664D175" w14:textId="77777777" w:rsidR="006F3923" w:rsidRPr="00F735B6" w:rsidRDefault="006F3923" w:rsidP="006F3923">
      <w:pPr>
        <w:rPr>
          <w:rFonts w:cs="Arial"/>
          <w:b/>
          <w:i/>
          <w:sz w:val="20"/>
          <w:szCs w:val="20"/>
        </w:rPr>
      </w:pPr>
      <w:r w:rsidRPr="00F735B6">
        <w:rPr>
          <w:rFonts w:cs="Arial"/>
          <w:b/>
          <w:i/>
          <w:sz w:val="20"/>
          <w:szCs w:val="20"/>
        </w:rPr>
        <w:t>Variant A</w:t>
      </w:r>
    </w:p>
    <w:p w14:paraId="24C452DE" w14:textId="77777777" w:rsidR="006F3923" w:rsidRPr="00F735B6" w:rsidRDefault="006F3923" w:rsidP="006F3923">
      <w:pPr>
        <w:rPr>
          <w:rFonts w:cs="Arial"/>
          <w:b/>
          <w:sz w:val="20"/>
          <w:szCs w:val="20"/>
        </w:rPr>
      </w:pPr>
      <w:r w:rsidRPr="00F735B6">
        <w:rPr>
          <w:rFonts w:cs="Arial"/>
          <w:b/>
          <w:sz w:val="20"/>
          <w:szCs w:val="20"/>
        </w:rPr>
        <w:tab/>
        <w:t>3...</w:t>
      </w:r>
      <w:r w:rsidRPr="00F735B6">
        <w:rPr>
          <w:rFonts w:cs="Arial"/>
          <w:b/>
          <w:sz w:val="20"/>
          <w:szCs w:val="20"/>
        </w:rPr>
        <w:tab/>
      </w:r>
      <w:r w:rsidRPr="00F735B6">
        <w:rPr>
          <w:rFonts w:cs="Arial"/>
          <w:b/>
          <w:sz w:val="20"/>
          <w:szCs w:val="20"/>
        </w:rPr>
        <w:tab/>
        <w:t>Le6+</w:t>
      </w:r>
    </w:p>
    <w:p w14:paraId="1AABCE91" w14:textId="77777777" w:rsidR="00EB6C0F" w:rsidRPr="00EB6C0F" w:rsidRDefault="0040228D" w:rsidP="00EB6C0F">
      <w:pPr>
        <w:jc w:val="both"/>
        <w:rPr>
          <w:rFonts w:cs="Arial"/>
          <w:sz w:val="20"/>
          <w:szCs w:val="20"/>
          <w:lang w:val="nl-BE"/>
        </w:rPr>
      </w:pPr>
      <w:r>
        <w:rPr>
          <w:rFonts w:cs="Arial"/>
          <w:sz w:val="20"/>
          <w:szCs w:val="20"/>
          <w:lang w:val="nl-BE"/>
        </w:rPr>
        <w:t>Want n</w:t>
      </w:r>
      <w:r w:rsidR="00EB6C0F">
        <w:rPr>
          <w:rFonts w:cs="Arial"/>
          <w:sz w:val="20"/>
          <w:szCs w:val="20"/>
          <w:lang w:val="nl-BE"/>
        </w:rPr>
        <w:t>a 3…c1D</w:t>
      </w:r>
      <w:r w:rsidR="007E39C7">
        <w:rPr>
          <w:rFonts w:cs="Arial"/>
          <w:sz w:val="20"/>
          <w:szCs w:val="20"/>
          <w:lang w:val="nl-BE"/>
        </w:rPr>
        <w:t>?</w:t>
      </w:r>
      <w:r w:rsidR="00EB6C0F">
        <w:rPr>
          <w:rFonts w:cs="Arial"/>
          <w:sz w:val="20"/>
          <w:szCs w:val="20"/>
          <w:lang w:val="nl-BE"/>
        </w:rPr>
        <w:t xml:space="preserve"> geeft 4.Txg4 remise.</w:t>
      </w:r>
    </w:p>
    <w:p w14:paraId="4C2041D4" w14:textId="77777777" w:rsidR="006F3923" w:rsidRPr="0068448A" w:rsidRDefault="006F3923" w:rsidP="006F3923">
      <w:pPr>
        <w:rPr>
          <w:rFonts w:cs="Arial"/>
          <w:b/>
          <w:sz w:val="20"/>
          <w:szCs w:val="20"/>
          <w:lang w:val="nl-BE"/>
        </w:rPr>
      </w:pPr>
      <w:r w:rsidRPr="0068448A">
        <w:rPr>
          <w:rFonts w:cs="Arial"/>
          <w:b/>
          <w:sz w:val="20"/>
          <w:szCs w:val="20"/>
          <w:lang w:val="nl-BE"/>
        </w:rPr>
        <w:tab/>
        <w:t>4.b3</w:t>
      </w:r>
      <w:r w:rsidRPr="0068448A">
        <w:rPr>
          <w:rFonts w:cs="Arial"/>
          <w:b/>
          <w:sz w:val="20"/>
          <w:szCs w:val="20"/>
          <w:lang w:val="nl-BE"/>
        </w:rPr>
        <w:tab/>
      </w:r>
      <w:r w:rsidRPr="0068448A">
        <w:rPr>
          <w:rFonts w:cs="Arial"/>
          <w:b/>
          <w:sz w:val="20"/>
          <w:szCs w:val="20"/>
          <w:lang w:val="nl-BE"/>
        </w:rPr>
        <w:tab/>
        <w:t>c1D</w:t>
      </w:r>
    </w:p>
    <w:p w14:paraId="0C8A41DA" w14:textId="77777777" w:rsidR="006F3923" w:rsidRPr="0068448A" w:rsidRDefault="006F3923" w:rsidP="006F3923">
      <w:pPr>
        <w:rPr>
          <w:rFonts w:cs="Arial"/>
          <w:b/>
          <w:sz w:val="20"/>
          <w:szCs w:val="20"/>
          <w:lang w:val="nl-BE"/>
        </w:rPr>
      </w:pPr>
      <w:r w:rsidRPr="0068448A">
        <w:rPr>
          <w:rFonts w:cs="Arial"/>
          <w:sz w:val="20"/>
          <w:szCs w:val="20"/>
          <w:lang w:val="nl-BE"/>
        </w:rPr>
        <w:t>4...c1T</w:t>
      </w:r>
      <w:r w:rsidR="007E39C7">
        <w:rPr>
          <w:rFonts w:cs="Arial"/>
          <w:b/>
          <w:sz w:val="20"/>
          <w:szCs w:val="20"/>
          <w:lang w:val="nl-BE"/>
        </w:rPr>
        <w:t xml:space="preserve">? </w:t>
      </w:r>
      <w:r w:rsidRPr="0068448A">
        <w:rPr>
          <w:rFonts w:cs="Arial"/>
          <w:sz w:val="20"/>
          <w:szCs w:val="20"/>
          <w:lang w:val="nl-BE"/>
        </w:rPr>
        <w:t>is slechts remise.</w:t>
      </w:r>
    </w:p>
    <w:p w14:paraId="2F0D07E3" w14:textId="77777777" w:rsidR="006F3923" w:rsidRDefault="006F3923" w:rsidP="006F3923">
      <w:pPr>
        <w:rPr>
          <w:rFonts w:cs="Arial"/>
          <w:b/>
          <w:sz w:val="20"/>
          <w:szCs w:val="20"/>
          <w:lang w:val="nl-BE"/>
        </w:rPr>
      </w:pPr>
      <w:r w:rsidRPr="0068448A">
        <w:rPr>
          <w:rFonts w:cs="Arial"/>
          <w:b/>
          <w:sz w:val="20"/>
          <w:szCs w:val="20"/>
          <w:lang w:val="nl-BE"/>
        </w:rPr>
        <w:tab/>
      </w:r>
      <w:r>
        <w:rPr>
          <w:rFonts w:cs="Arial"/>
          <w:b/>
          <w:sz w:val="20"/>
          <w:szCs w:val="20"/>
          <w:lang w:val="nl-BE"/>
        </w:rPr>
        <w:t xml:space="preserve">5.Tb7+  </w:t>
      </w:r>
      <w:r>
        <w:rPr>
          <w:rFonts w:cs="Arial"/>
          <w:b/>
          <w:sz w:val="20"/>
          <w:szCs w:val="20"/>
          <w:lang w:val="nl-BE"/>
        </w:rPr>
        <w:tab/>
        <w:t>Kxb7</w:t>
      </w:r>
      <w:r>
        <w:rPr>
          <w:rFonts w:cs="Arial"/>
          <w:b/>
          <w:sz w:val="20"/>
          <w:szCs w:val="20"/>
          <w:lang w:val="nl-BE"/>
        </w:rPr>
        <w:tab/>
      </w:r>
    </w:p>
    <w:p w14:paraId="21F45214" w14:textId="77777777" w:rsidR="006F3923" w:rsidRDefault="006F3923" w:rsidP="006F3923">
      <w:pPr>
        <w:rPr>
          <w:rFonts w:cs="Arial"/>
          <w:b/>
          <w:sz w:val="20"/>
          <w:szCs w:val="20"/>
          <w:lang w:val="nl-BE"/>
        </w:rPr>
      </w:pPr>
      <w:r>
        <w:rPr>
          <w:rFonts w:cs="Arial"/>
          <w:b/>
          <w:sz w:val="20"/>
          <w:szCs w:val="20"/>
          <w:lang w:val="nl-BE"/>
        </w:rPr>
        <w:tab/>
      </w:r>
      <w:r>
        <w:rPr>
          <w:noProof/>
          <w:sz w:val="20"/>
          <w:szCs w:val="20"/>
          <w:lang w:val="nl-BE"/>
        </w:rPr>
        <w:t>En het is pat..</w:t>
      </w:r>
    </w:p>
    <w:p w14:paraId="34FD8F1A" w14:textId="77777777" w:rsidR="006F3923" w:rsidRDefault="006F3923" w:rsidP="006F3923">
      <w:pPr>
        <w:pStyle w:val="03aText"/>
        <w:widowControl/>
        <w:rPr>
          <w:b/>
          <w:i/>
          <w:noProof/>
          <w:lang w:val="nl-BE"/>
        </w:rPr>
      </w:pPr>
    </w:p>
    <w:p w14:paraId="7E679702" w14:textId="77777777" w:rsidR="006F3923" w:rsidRDefault="00D31464" w:rsidP="006F3923">
      <w:pPr>
        <w:pStyle w:val="03aText"/>
        <w:widowControl/>
        <w:rPr>
          <w:b/>
          <w:bCs/>
          <w:i/>
          <w:iCs/>
          <w:noProof/>
          <w:lang w:val="nl-BE"/>
        </w:rPr>
      </w:pPr>
      <w:r>
        <w:rPr>
          <w:b/>
          <w:i/>
          <w:noProof/>
          <w:lang w:val="nl-BE"/>
        </w:rPr>
        <w:t>Variant B</w:t>
      </w:r>
    </w:p>
    <w:p w14:paraId="67191B44" w14:textId="77777777" w:rsidR="006F3923" w:rsidRDefault="006F3923" w:rsidP="006F3923">
      <w:pPr>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Lh5</w:t>
      </w:r>
    </w:p>
    <w:p w14:paraId="4937DD23" w14:textId="77777777" w:rsidR="006F3923" w:rsidRDefault="006F3923" w:rsidP="006F3923">
      <w:pPr>
        <w:pStyle w:val="03aText"/>
        <w:widowControl/>
        <w:rPr>
          <w:noProof/>
          <w:lang w:val="nl-BE"/>
        </w:rPr>
      </w:pPr>
      <w:r>
        <w:rPr>
          <w:noProof/>
          <w:lang w:val="nl-BE"/>
        </w:rPr>
        <w:t>om een schaak te beletten.</w:t>
      </w:r>
    </w:p>
    <w:p w14:paraId="7F2B74F5" w14:textId="77777777" w:rsidR="006F3923" w:rsidRDefault="006F3923" w:rsidP="006F3923">
      <w:pPr>
        <w:rPr>
          <w:rFonts w:cs="Arial"/>
          <w:b/>
          <w:sz w:val="20"/>
          <w:szCs w:val="20"/>
          <w:lang w:val="nl-BE"/>
        </w:rPr>
      </w:pPr>
      <w:r>
        <w:rPr>
          <w:rFonts w:cs="Arial"/>
          <w:b/>
          <w:sz w:val="20"/>
          <w:szCs w:val="20"/>
          <w:lang w:val="nl-BE"/>
        </w:rPr>
        <w:tab/>
        <w:t>4.Tg1</w:t>
      </w:r>
      <w:r>
        <w:rPr>
          <w:rFonts w:cs="Arial"/>
          <w:b/>
          <w:sz w:val="20"/>
          <w:szCs w:val="20"/>
          <w:lang w:val="nl-BE"/>
        </w:rPr>
        <w:tab/>
      </w:r>
      <w:r>
        <w:rPr>
          <w:rFonts w:cs="Arial"/>
          <w:b/>
          <w:sz w:val="20"/>
          <w:szCs w:val="20"/>
          <w:lang w:val="nl-BE"/>
        </w:rPr>
        <w:tab/>
        <w:t>Ld1</w:t>
      </w:r>
    </w:p>
    <w:p w14:paraId="4132D4C3" w14:textId="77777777" w:rsidR="006F3923" w:rsidRDefault="006F3923" w:rsidP="006F3923">
      <w:pPr>
        <w:rPr>
          <w:rFonts w:cs="Arial"/>
          <w:b/>
          <w:sz w:val="20"/>
          <w:szCs w:val="20"/>
          <w:lang w:val="nl-BE"/>
        </w:rPr>
      </w:pPr>
      <w:r>
        <w:rPr>
          <w:rFonts w:cs="Arial"/>
          <w:b/>
          <w:sz w:val="20"/>
          <w:szCs w:val="20"/>
          <w:lang w:val="nl-BE"/>
        </w:rPr>
        <w:tab/>
        <w:t>5.Tg6+</w:t>
      </w:r>
      <w:r>
        <w:rPr>
          <w:rFonts w:cs="Arial"/>
          <w:b/>
          <w:sz w:val="20"/>
          <w:szCs w:val="20"/>
          <w:lang w:val="nl-BE"/>
        </w:rPr>
        <w:tab/>
      </w:r>
      <w:r>
        <w:rPr>
          <w:rFonts w:cs="Arial"/>
          <w:b/>
          <w:sz w:val="20"/>
          <w:szCs w:val="20"/>
          <w:lang w:val="nl-BE"/>
        </w:rPr>
        <w:tab/>
        <w:t>Kb5</w:t>
      </w:r>
    </w:p>
    <w:p w14:paraId="56191D1F" w14:textId="77777777" w:rsidR="006F3923" w:rsidRDefault="006F3923" w:rsidP="006F3923">
      <w:pPr>
        <w:rPr>
          <w:noProof/>
          <w:sz w:val="20"/>
          <w:szCs w:val="20"/>
          <w:lang w:val="nl-BE"/>
        </w:rPr>
      </w:pPr>
      <w:r>
        <w:rPr>
          <w:noProof/>
          <w:sz w:val="20"/>
          <w:szCs w:val="20"/>
          <w:lang w:val="nl-BE"/>
        </w:rPr>
        <w:t xml:space="preserve">Het is duidelijk dat zwart niet op de c-lijn mag, want dan valt de </w:t>
      </w:r>
    </w:p>
    <w:p w14:paraId="1C7F17C3" w14:textId="77777777" w:rsidR="006F3923" w:rsidRDefault="006F3923" w:rsidP="006F3923">
      <w:pPr>
        <w:rPr>
          <w:noProof/>
          <w:sz w:val="20"/>
          <w:szCs w:val="20"/>
          <w:lang w:val="nl-BE"/>
        </w:rPr>
      </w:pPr>
      <w:r>
        <w:rPr>
          <w:noProof/>
          <w:sz w:val="20"/>
          <w:szCs w:val="20"/>
          <w:lang w:val="nl-BE"/>
        </w:rPr>
        <w:t>toren langs achter aan.</w:t>
      </w:r>
    </w:p>
    <w:p w14:paraId="52BF6416" w14:textId="77777777" w:rsidR="006F3923" w:rsidRDefault="006F3923" w:rsidP="006F3923">
      <w:pPr>
        <w:rPr>
          <w:noProof/>
          <w:sz w:val="20"/>
          <w:szCs w:val="20"/>
          <w:lang w:val="nl-BE"/>
        </w:rPr>
      </w:pPr>
      <w:r>
        <w:rPr>
          <w:noProof/>
          <w:sz w:val="20"/>
          <w:szCs w:val="20"/>
          <w:lang w:val="nl-BE"/>
        </w:rPr>
        <w:tab/>
      </w:r>
      <w:r>
        <w:rPr>
          <w:rFonts w:cs="Arial"/>
          <w:b/>
          <w:sz w:val="20"/>
          <w:szCs w:val="20"/>
          <w:lang w:val="nl-BE"/>
        </w:rPr>
        <w:t>6.Tg5+</w:t>
      </w:r>
      <w:r>
        <w:rPr>
          <w:rFonts w:cs="Arial"/>
          <w:b/>
          <w:sz w:val="20"/>
          <w:szCs w:val="20"/>
          <w:lang w:val="nl-BE"/>
        </w:rPr>
        <w:tab/>
      </w:r>
      <w:r>
        <w:rPr>
          <w:rFonts w:cs="Arial"/>
          <w:b/>
          <w:sz w:val="20"/>
          <w:szCs w:val="20"/>
          <w:lang w:val="nl-BE"/>
        </w:rPr>
        <w:tab/>
        <w:t>Kb4</w:t>
      </w:r>
    </w:p>
    <w:p w14:paraId="136F8E71" w14:textId="77777777" w:rsidR="006F3923" w:rsidRDefault="006F3923" w:rsidP="006F3923">
      <w:pPr>
        <w:rPr>
          <w:rFonts w:cs="Arial"/>
          <w:b/>
          <w:sz w:val="20"/>
          <w:szCs w:val="20"/>
          <w:lang w:val="nl-BE"/>
        </w:rPr>
      </w:pPr>
      <w:r>
        <w:rPr>
          <w:rFonts w:cs="Arial"/>
          <w:b/>
          <w:sz w:val="20"/>
          <w:szCs w:val="20"/>
          <w:lang w:val="nl-BE"/>
        </w:rPr>
        <w:tab/>
        <w:t>7.b3</w:t>
      </w:r>
      <w:r>
        <w:rPr>
          <w:rFonts w:cs="Arial"/>
          <w:b/>
          <w:sz w:val="20"/>
          <w:szCs w:val="20"/>
          <w:lang w:val="nl-BE"/>
        </w:rPr>
        <w:tab/>
      </w:r>
      <w:r>
        <w:rPr>
          <w:rFonts w:cs="Arial"/>
          <w:b/>
          <w:sz w:val="20"/>
          <w:szCs w:val="20"/>
          <w:lang w:val="nl-BE"/>
        </w:rPr>
        <w:tab/>
        <w:t>c1D</w:t>
      </w:r>
    </w:p>
    <w:p w14:paraId="39B82E7D" w14:textId="77777777" w:rsidR="006F3923" w:rsidRDefault="00A52549" w:rsidP="006F3923">
      <w:pPr>
        <w:jc w:val="both"/>
        <w:rPr>
          <w:noProof/>
          <w:sz w:val="20"/>
          <w:szCs w:val="20"/>
          <w:lang w:val="nl-BE"/>
        </w:rPr>
      </w:pPr>
      <w:r>
        <w:rPr>
          <w:noProof/>
          <w:sz w:val="20"/>
          <w:szCs w:val="20"/>
          <w:lang w:val="nl-BE"/>
        </w:rPr>
        <w:t>Na 7...c1T</w:t>
      </w:r>
      <w:r w:rsidR="007E39C7">
        <w:rPr>
          <w:noProof/>
          <w:sz w:val="20"/>
          <w:szCs w:val="20"/>
          <w:lang w:val="nl-BE"/>
        </w:rPr>
        <w:t>?</w:t>
      </w:r>
      <w:r w:rsidR="006F3923">
        <w:rPr>
          <w:noProof/>
          <w:sz w:val="20"/>
          <w:szCs w:val="20"/>
          <w:lang w:val="nl-BE"/>
        </w:rPr>
        <w:t xml:space="preserve"> is er geen winst meer.</w:t>
      </w:r>
    </w:p>
    <w:p w14:paraId="69DC360B" w14:textId="77777777" w:rsidR="006F3923" w:rsidRDefault="006F3923" w:rsidP="006F3923">
      <w:pPr>
        <w:rPr>
          <w:rFonts w:cs="Arial"/>
          <w:b/>
          <w:sz w:val="20"/>
          <w:szCs w:val="20"/>
          <w:lang w:val="nl-BE"/>
        </w:rPr>
      </w:pPr>
      <w:r>
        <w:rPr>
          <w:rFonts w:cs="Arial"/>
          <w:b/>
          <w:sz w:val="20"/>
          <w:szCs w:val="20"/>
          <w:lang w:val="nl-BE"/>
        </w:rPr>
        <w:t xml:space="preserve">             8.Tg4+</w:t>
      </w:r>
      <w:r>
        <w:rPr>
          <w:rFonts w:cs="Arial"/>
          <w:b/>
          <w:sz w:val="20"/>
          <w:szCs w:val="20"/>
          <w:lang w:val="nl-BE"/>
        </w:rPr>
        <w:tab/>
      </w:r>
      <w:r>
        <w:rPr>
          <w:rFonts w:cs="Arial"/>
          <w:b/>
          <w:sz w:val="20"/>
          <w:szCs w:val="20"/>
          <w:lang w:val="nl-BE"/>
        </w:rPr>
        <w:tab/>
        <w:t>Kb5</w:t>
      </w:r>
    </w:p>
    <w:p w14:paraId="40122C85" w14:textId="77777777" w:rsidR="006F3923" w:rsidRDefault="006F3923" w:rsidP="006F3923">
      <w:pPr>
        <w:pStyle w:val="03aText"/>
        <w:widowControl/>
        <w:rPr>
          <w:noProof/>
          <w:lang w:val="nl-BE"/>
        </w:rPr>
      </w:pPr>
      <w:r>
        <w:rPr>
          <w:noProof/>
          <w:lang w:val="nl-BE"/>
        </w:rPr>
        <w:t>En niet</w:t>
      </w:r>
      <w:r>
        <w:rPr>
          <w:b/>
          <w:bCs/>
          <w:noProof/>
          <w:lang w:val="nl-BE"/>
        </w:rPr>
        <w:t xml:space="preserve"> </w:t>
      </w:r>
      <w:r>
        <w:rPr>
          <w:noProof/>
          <w:lang w:val="nl-BE"/>
        </w:rPr>
        <w:t>8…Lxg4</w:t>
      </w:r>
      <w:r w:rsidR="007E39C7">
        <w:rPr>
          <w:noProof/>
          <w:lang w:val="nl-BE"/>
        </w:rPr>
        <w:t xml:space="preserve">? </w:t>
      </w:r>
      <w:r>
        <w:rPr>
          <w:noProof/>
          <w:lang w:val="nl-BE"/>
        </w:rPr>
        <w:t>wegens pat.</w:t>
      </w:r>
    </w:p>
    <w:p w14:paraId="1442D312" w14:textId="77777777" w:rsidR="006F3923" w:rsidRDefault="006F3923" w:rsidP="006F3923">
      <w:pPr>
        <w:rPr>
          <w:rFonts w:cs="Arial"/>
          <w:b/>
          <w:sz w:val="20"/>
          <w:szCs w:val="20"/>
          <w:lang w:val="nl-BE"/>
        </w:rPr>
      </w:pPr>
      <w:r>
        <w:rPr>
          <w:rFonts w:cs="Arial"/>
          <w:b/>
          <w:sz w:val="20"/>
          <w:szCs w:val="20"/>
          <w:lang w:val="nl-BE"/>
        </w:rPr>
        <w:t xml:space="preserve">             9.Tb4+</w:t>
      </w:r>
      <w:r>
        <w:rPr>
          <w:rFonts w:cs="Arial"/>
          <w:b/>
          <w:sz w:val="20"/>
          <w:szCs w:val="20"/>
          <w:lang w:val="nl-BE"/>
        </w:rPr>
        <w:tab/>
      </w:r>
      <w:r>
        <w:rPr>
          <w:rFonts w:cs="Arial"/>
          <w:b/>
          <w:sz w:val="20"/>
          <w:szCs w:val="20"/>
          <w:lang w:val="nl-BE"/>
        </w:rPr>
        <w:tab/>
        <w:t>Ka5</w:t>
      </w:r>
    </w:p>
    <w:p w14:paraId="62A80A77" w14:textId="77777777" w:rsidR="006F3923" w:rsidRDefault="006F3923" w:rsidP="006F3923">
      <w:pPr>
        <w:pStyle w:val="03aText"/>
        <w:widowControl/>
        <w:rPr>
          <w:b/>
          <w:lang w:val="nl-BE"/>
        </w:rPr>
      </w:pPr>
      <w:r>
        <w:rPr>
          <w:noProof/>
          <w:lang w:val="nl-BE"/>
        </w:rPr>
        <w:t>9…Kxb4</w:t>
      </w:r>
      <w:r w:rsidR="007E39C7">
        <w:rPr>
          <w:noProof/>
          <w:lang w:val="nl-BE"/>
        </w:rPr>
        <w:t>?</w:t>
      </w:r>
      <w:r>
        <w:rPr>
          <w:b/>
          <w:bCs/>
          <w:noProof/>
          <w:lang w:val="nl-BE"/>
        </w:rPr>
        <w:t xml:space="preserve"> </w:t>
      </w:r>
      <w:r>
        <w:rPr>
          <w:noProof/>
          <w:lang w:val="nl-BE"/>
        </w:rPr>
        <w:t>is ook pat.</w:t>
      </w:r>
      <w:r>
        <w:rPr>
          <w:b/>
          <w:lang w:val="nl-BE"/>
        </w:rPr>
        <w:tab/>
      </w:r>
    </w:p>
    <w:p w14:paraId="63A66885" w14:textId="77777777" w:rsidR="006F3923" w:rsidRDefault="0085627B" w:rsidP="006F3923">
      <w:pPr>
        <w:pStyle w:val="03aText"/>
        <w:widowControl/>
        <w:rPr>
          <w:b/>
          <w:lang w:val="nl-BE"/>
        </w:rPr>
      </w:pPr>
      <w:r>
        <w:rPr>
          <w:b/>
          <w:lang w:val="nl-BE"/>
        </w:rPr>
        <w:t xml:space="preserve">          </w:t>
      </w:r>
      <w:r w:rsidR="006F3923">
        <w:rPr>
          <w:b/>
          <w:lang w:val="nl-BE"/>
        </w:rPr>
        <w:t xml:space="preserve"> 10.Ta4+</w:t>
      </w:r>
      <w:r w:rsidR="006F3923">
        <w:rPr>
          <w:b/>
          <w:lang w:val="nl-BE"/>
        </w:rPr>
        <w:tab/>
        <w:t xml:space="preserve">             Kb5</w:t>
      </w:r>
    </w:p>
    <w:p w14:paraId="0204A8BC" w14:textId="77777777" w:rsidR="006F3923" w:rsidRDefault="006F3923" w:rsidP="006F3923">
      <w:pPr>
        <w:rPr>
          <w:rFonts w:cs="Arial"/>
          <w:b/>
          <w:sz w:val="20"/>
          <w:szCs w:val="20"/>
          <w:lang w:val="nl-BE"/>
        </w:rPr>
      </w:pPr>
      <w:r>
        <w:rPr>
          <w:rFonts w:cs="Arial"/>
          <w:b/>
          <w:sz w:val="20"/>
          <w:szCs w:val="20"/>
          <w:lang w:val="nl-BE"/>
        </w:rPr>
        <w:t xml:space="preserve">           11.Tb4+</w:t>
      </w:r>
      <w:r>
        <w:rPr>
          <w:rFonts w:cs="Arial"/>
          <w:b/>
          <w:sz w:val="20"/>
          <w:szCs w:val="20"/>
          <w:lang w:val="nl-BE"/>
        </w:rPr>
        <w:tab/>
      </w:r>
      <w:r>
        <w:rPr>
          <w:rFonts w:cs="Arial"/>
          <w:b/>
          <w:sz w:val="20"/>
          <w:szCs w:val="20"/>
          <w:lang w:val="nl-BE"/>
        </w:rPr>
        <w:tab/>
        <w:t>Kc5</w:t>
      </w:r>
    </w:p>
    <w:p w14:paraId="07C9F5CA" w14:textId="77777777" w:rsidR="006F3923" w:rsidRDefault="006F3923" w:rsidP="006F3923">
      <w:pPr>
        <w:pStyle w:val="03aText"/>
        <w:widowControl/>
        <w:rPr>
          <w:noProof/>
          <w:lang w:val="nl-BE"/>
        </w:rPr>
      </w:pPr>
      <w:r>
        <w:rPr>
          <w:noProof/>
          <w:lang w:val="nl-BE"/>
        </w:rPr>
        <w:t>De zwarte toren moet na allerlei schaaks toch op de c-lijn komen.</w:t>
      </w:r>
    </w:p>
    <w:p w14:paraId="69E6F06B" w14:textId="77777777" w:rsidR="006F3923" w:rsidRDefault="006F3923" w:rsidP="006F3923">
      <w:pPr>
        <w:rPr>
          <w:rFonts w:cs="Arial"/>
          <w:b/>
          <w:sz w:val="20"/>
          <w:szCs w:val="20"/>
          <w:lang w:val="nl-BE"/>
        </w:rPr>
      </w:pPr>
      <w:r>
        <w:rPr>
          <w:rFonts w:cs="Arial"/>
          <w:b/>
          <w:sz w:val="20"/>
          <w:szCs w:val="20"/>
          <w:lang w:val="nl-BE"/>
        </w:rPr>
        <w:t xml:space="preserve">           12.Tc4+</w:t>
      </w:r>
      <w:r>
        <w:rPr>
          <w:rFonts w:cs="Arial"/>
          <w:b/>
          <w:sz w:val="20"/>
          <w:szCs w:val="20"/>
          <w:lang w:val="nl-BE"/>
        </w:rPr>
        <w:tab/>
      </w:r>
      <w:r>
        <w:rPr>
          <w:rFonts w:cs="Arial"/>
          <w:b/>
          <w:sz w:val="20"/>
          <w:szCs w:val="20"/>
          <w:lang w:val="nl-BE"/>
        </w:rPr>
        <w:tab/>
        <w:t>Dxc4</w:t>
      </w:r>
    </w:p>
    <w:p w14:paraId="5BA225E2" w14:textId="77777777" w:rsidR="006F3923" w:rsidRDefault="006F3923" w:rsidP="006F3923">
      <w:pPr>
        <w:rPr>
          <w:rFonts w:cs="Arial"/>
          <w:b/>
          <w:sz w:val="20"/>
          <w:szCs w:val="20"/>
          <w:lang w:val="nl-BE"/>
        </w:rPr>
      </w:pPr>
      <w:r>
        <w:rPr>
          <w:rFonts w:cs="Arial"/>
          <w:b/>
          <w:sz w:val="20"/>
          <w:szCs w:val="20"/>
          <w:lang w:val="nl-BE"/>
        </w:rPr>
        <w:t xml:space="preserve">           13.bxc4</w:t>
      </w:r>
    </w:p>
    <w:p w14:paraId="769424AB" w14:textId="77777777" w:rsidR="00844F02" w:rsidRDefault="00931CB7" w:rsidP="00844F02">
      <w:pPr>
        <w:pStyle w:val="03aText"/>
        <w:widowControl/>
        <w:rPr>
          <w:noProof/>
          <w:lang w:val="nl-BE"/>
        </w:rPr>
      </w:pPr>
      <w:r>
        <w:rPr>
          <w:noProof/>
          <w:lang w:val="nl-BE"/>
        </w:rPr>
        <w:t>En remise is een feit.</w:t>
      </w:r>
    </w:p>
    <w:p w14:paraId="2C4F9E99" w14:textId="77777777" w:rsidR="006D62CF" w:rsidRDefault="006D62CF" w:rsidP="00844F02">
      <w:pPr>
        <w:pStyle w:val="03aText"/>
        <w:widowControl/>
        <w:rPr>
          <w:noProof/>
          <w:lang w:val="nl-BE"/>
        </w:rPr>
      </w:pPr>
    </w:p>
    <w:p w14:paraId="05840B68" w14:textId="77777777" w:rsidR="006D62CF" w:rsidRDefault="006D62CF" w:rsidP="00844F02">
      <w:pPr>
        <w:pStyle w:val="03aText"/>
        <w:widowControl/>
        <w:rPr>
          <w:noProof/>
          <w:lang w:val="nl-BE"/>
        </w:rPr>
      </w:pPr>
    </w:p>
    <w:p w14:paraId="35B6549F" w14:textId="77777777" w:rsidR="006D62CF" w:rsidRDefault="006D62CF" w:rsidP="00844F02">
      <w:pPr>
        <w:pStyle w:val="03aText"/>
        <w:widowControl/>
        <w:rPr>
          <w:noProof/>
          <w:lang w:val="nl-BE"/>
        </w:rPr>
      </w:pPr>
    </w:p>
    <w:p w14:paraId="2ED92850" w14:textId="77777777" w:rsidR="00E724A6" w:rsidRDefault="00E724A6" w:rsidP="00844F02">
      <w:pPr>
        <w:pStyle w:val="03aText"/>
        <w:widowControl/>
        <w:rPr>
          <w:noProof/>
          <w:lang w:val="nl-BE"/>
        </w:rPr>
      </w:pPr>
    </w:p>
    <w:p w14:paraId="5BEC42A7" w14:textId="77777777" w:rsidR="00931CB7" w:rsidRDefault="00931CB7" w:rsidP="00844F02">
      <w:pPr>
        <w:pStyle w:val="03aText"/>
        <w:widowControl/>
        <w:rPr>
          <w:i/>
          <w:noProof/>
          <w:lang w:val="nl-BE"/>
        </w:rPr>
      </w:pPr>
      <w:r>
        <w:rPr>
          <w:noProof/>
          <w:lang w:val="nl-BE"/>
        </w:rPr>
        <w:t xml:space="preserve">Door mijn </w:t>
      </w:r>
      <w:r w:rsidR="00FE0CFD">
        <w:rPr>
          <w:noProof/>
          <w:lang w:val="nl-BE"/>
        </w:rPr>
        <w:t>vriend Ward Stoffelen werd de vorige</w:t>
      </w:r>
      <w:r>
        <w:rPr>
          <w:noProof/>
          <w:lang w:val="nl-BE"/>
        </w:rPr>
        <w:t xml:space="preserve"> studie v</w:t>
      </w:r>
      <w:r w:rsidR="00FE0CFD">
        <w:rPr>
          <w:noProof/>
          <w:lang w:val="nl-BE"/>
        </w:rPr>
        <w:t>oor</w:t>
      </w:r>
      <w:r>
        <w:rPr>
          <w:noProof/>
          <w:lang w:val="nl-BE"/>
        </w:rPr>
        <w:t>ge</w:t>
      </w:r>
      <w:r w:rsidR="00FE0CFD">
        <w:rPr>
          <w:noProof/>
          <w:lang w:val="nl-BE"/>
        </w:rPr>
        <w:t>-</w:t>
      </w:r>
      <w:r>
        <w:rPr>
          <w:noProof/>
          <w:lang w:val="nl-BE"/>
        </w:rPr>
        <w:t xml:space="preserve">schoteld aan de deelnemers van het </w:t>
      </w:r>
      <w:r>
        <w:rPr>
          <w:i/>
          <w:noProof/>
          <w:lang w:val="nl-BE"/>
        </w:rPr>
        <w:t>28</w:t>
      </w:r>
      <w:r w:rsidRPr="00931CB7">
        <w:rPr>
          <w:i/>
          <w:noProof/>
          <w:vertAlign w:val="superscript"/>
          <w:lang w:val="nl-BE"/>
        </w:rPr>
        <w:t>ste</w:t>
      </w:r>
      <w:r>
        <w:rPr>
          <w:i/>
          <w:noProof/>
          <w:lang w:val="nl-BE"/>
        </w:rPr>
        <w:t xml:space="preserve"> Wereldkampioenschap</w:t>
      </w:r>
      <w:r w:rsidR="00FE0CFD">
        <w:rPr>
          <w:i/>
          <w:noProof/>
          <w:lang w:val="nl-BE"/>
        </w:rPr>
        <w:t xml:space="preserve"> Oplossen van Schaakproblemen.</w:t>
      </w:r>
    </w:p>
    <w:p w14:paraId="11C5E659" w14:textId="77777777" w:rsidR="00FE0CFD" w:rsidRDefault="00FE0CFD" w:rsidP="00844F02">
      <w:pPr>
        <w:pStyle w:val="03aText"/>
        <w:widowControl/>
        <w:rPr>
          <w:i/>
          <w:noProof/>
          <w:lang w:val="nl-BE"/>
        </w:rPr>
      </w:pPr>
    </w:p>
    <w:p w14:paraId="7022AA76" w14:textId="77777777" w:rsidR="00FE0CFD" w:rsidRPr="00FE0CFD" w:rsidRDefault="00AE3E4F" w:rsidP="00844F02">
      <w:pPr>
        <w:pStyle w:val="03aText"/>
        <w:widowControl/>
        <w:rPr>
          <w:noProof/>
          <w:lang w:val="nl-BE"/>
        </w:rPr>
      </w:pPr>
      <w:r>
        <w:rPr>
          <w:noProof/>
          <w:lang w:val="nl-BE"/>
        </w:rPr>
        <w:t>Een eerdere,</w:t>
      </w:r>
      <w:r w:rsidR="00FE0CFD">
        <w:rPr>
          <w:noProof/>
          <w:lang w:val="nl-BE"/>
        </w:rPr>
        <w:t xml:space="preserve"> iets </w:t>
      </w:r>
      <w:r w:rsidR="00CB3D41">
        <w:rPr>
          <w:noProof/>
          <w:lang w:val="nl-BE"/>
        </w:rPr>
        <w:t>minder bevalli</w:t>
      </w:r>
      <w:r>
        <w:rPr>
          <w:noProof/>
          <w:lang w:val="nl-BE"/>
        </w:rPr>
        <w:t>-</w:t>
      </w:r>
      <w:r w:rsidR="00CB3D41">
        <w:rPr>
          <w:noProof/>
          <w:lang w:val="nl-BE"/>
        </w:rPr>
        <w:t>ge</w:t>
      </w:r>
      <w:r>
        <w:rPr>
          <w:noProof/>
          <w:lang w:val="nl-BE"/>
        </w:rPr>
        <w:t xml:space="preserve">, </w:t>
      </w:r>
      <w:r w:rsidR="00D74A22">
        <w:rPr>
          <w:noProof/>
          <w:lang w:val="nl-BE"/>
        </w:rPr>
        <w:t>versie was:</w:t>
      </w:r>
    </w:p>
    <w:p w14:paraId="7CF271AA" w14:textId="77777777" w:rsidR="00D17E50" w:rsidRPr="00D17E50" w:rsidRDefault="00D17E50" w:rsidP="006F3923">
      <w:pPr>
        <w:spacing w:line="190" w:lineRule="exact"/>
        <w:jc w:val="center"/>
        <w:rPr>
          <w:b/>
          <w:sz w:val="20"/>
          <w:szCs w:val="20"/>
          <w:lang w:val="nl-BE"/>
        </w:rPr>
      </w:pPr>
    </w:p>
    <w:p w14:paraId="7BFF903F" w14:textId="77777777" w:rsidR="006F3923" w:rsidRPr="00EB7A30" w:rsidRDefault="00FE0CFD" w:rsidP="00FE0CFD">
      <w:pPr>
        <w:spacing w:line="190" w:lineRule="exact"/>
        <w:jc w:val="center"/>
        <w:rPr>
          <w:b/>
          <w:sz w:val="20"/>
          <w:szCs w:val="20"/>
          <w:lang w:val="en-GB"/>
        </w:rPr>
      </w:pPr>
      <w:r w:rsidRPr="00EB7A30">
        <w:rPr>
          <w:b/>
          <w:sz w:val="20"/>
          <w:szCs w:val="20"/>
          <w:lang w:val="en-GB"/>
        </w:rPr>
        <w:t xml:space="preserve">- </w:t>
      </w:r>
      <w:r w:rsidR="00004A2F">
        <w:rPr>
          <w:b/>
          <w:sz w:val="20"/>
          <w:szCs w:val="20"/>
          <w:lang w:val="en-GB"/>
        </w:rPr>
        <w:t>23</w:t>
      </w:r>
      <w:r w:rsidR="006D16AB">
        <w:rPr>
          <w:b/>
          <w:sz w:val="20"/>
          <w:szCs w:val="20"/>
          <w:lang w:val="en-GB"/>
        </w:rPr>
        <w:t>7</w:t>
      </w:r>
      <w:r w:rsidR="006F3923" w:rsidRPr="00EB7A30">
        <w:rPr>
          <w:b/>
          <w:sz w:val="20"/>
          <w:szCs w:val="20"/>
          <w:lang w:val="en-GB"/>
        </w:rPr>
        <w:t xml:space="preserve"> -</w:t>
      </w:r>
    </w:p>
    <w:p w14:paraId="164DCD15" w14:textId="77777777" w:rsidR="006F3923" w:rsidRPr="00EB7A30" w:rsidRDefault="006F3923" w:rsidP="006F3923">
      <w:pPr>
        <w:spacing w:line="190" w:lineRule="exact"/>
        <w:rPr>
          <w:sz w:val="20"/>
          <w:szCs w:val="20"/>
          <w:lang w:val="en-GB"/>
        </w:rPr>
      </w:pPr>
    </w:p>
    <w:p w14:paraId="41C14C69" w14:textId="77777777" w:rsidR="006F3923" w:rsidRDefault="006F3923" w:rsidP="006F3923">
      <w:pPr>
        <w:spacing w:line="190" w:lineRule="exact"/>
        <w:jc w:val="center"/>
        <w:rPr>
          <w:sz w:val="20"/>
          <w:szCs w:val="20"/>
          <w:lang w:val="en-GB"/>
        </w:rPr>
      </w:pPr>
      <w:r>
        <w:rPr>
          <w:i/>
          <w:sz w:val="20"/>
          <w:szCs w:val="20"/>
          <w:lang w:val="en-GB"/>
        </w:rPr>
        <w:t>C.I. 75° Anniversario Foguelman-Caputto- Carlsson,</w:t>
      </w:r>
      <w:r>
        <w:rPr>
          <w:sz w:val="20"/>
          <w:szCs w:val="20"/>
          <w:lang w:val="en-GB"/>
        </w:rPr>
        <w:t xml:space="preserve"> 2000 </w:t>
      </w:r>
    </w:p>
    <w:p w14:paraId="2F9D314F" w14:textId="77777777" w:rsidR="006F3923" w:rsidRDefault="006F3923" w:rsidP="006F3923">
      <w:pPr>
        <w:spacing w:line="190" w:lineRule="exact"/>
        <w:jc w:val="center"/>
        <w:rPr>
          <w:sz w:val="20"/>
          <w:szCs w:val="20"/>
          <w:lang w:val="nl-BE"/>
        </w:rPr>
      </w:pPr>
      <w:r>
        <w:rPr>
          <w:sz w:val="20"/>
          <w:szCs w:val="20"/>
          <w:lang w:val="nl-BE"/>
        </w:rPr>
        <w:t>3de Prijs</w:t>
      </w:r>
    </w:p>
    <w:p w14:paraId="3C798362" w14:textId="77777777" w:rsidR="006F3923" w:rsidRDefault="006F3923" w:rsidP="006F3923">
      <w:pPr>
        <w:spacing w:line="190" w:lineRule="exact"/>
        <w:jc w:val="center"/>
        <w:rPr>
          <w:sz w:val="20"/>
          <w:szCs w:val="20"/>
          <w:lang w:val="nl-BE"/>
        </w:rPr>
      </w:pPr>
    </w:p>
    <w:p w14:paraId="1CB21EB8" w14:textId="77777777" w:rsidR="006F3923" w:rsidRDefault="006F3923" w:rsidP="006F3923">
      <w:pPr>
        <w:jc w:val="center"/>
        <w:rPr>
          <w:sz w:val="20"/>
          <w:szCs w:val="20"/>
          <w:lang w:val="nl-BE"/>
        </w:rPr>
      </w:pPr>
      <w:r>
        <w:rPr>
          <w:lang w:val="nl-BE"/>
        </w:rPr>
        <w:object w:dxaOrig="4579" w:dyaOrig="4577" w14:anchorId="1E555D02">
          <v:shape id="_x0000_i1250" type="#_x0000_t75" style="width:153.4pt;height:154.5pt" o:ole="">
            <v:imagedata r:id="rId473" o:title=""/>
          </v:shape>
          <o:OLEObject Type="Embed" ProgID="CorelDRAW.Graphic.12" ShapeID="_x0000_i1250" DrawAspect="Content" ObjectID="_1587467629" r:id="rId474"/>
        </w:object>
      </w:r>
    </w:p>
    <w:p w14:paraId="785143B2" w14:textId="77777777" w:rsidR="006F3923" w:rsidRDefault="006F3923" w:rsidP="006F3923">
      <w:pPr>
        <w:jc w:val="center"/>
        <w:rPr>
          <w:lang w:val="nl-BE"/>
        </w:rPr>
      </w:pPr>
    </w:p>
    <w:p w14:paraId="609EEF1C" w14:textId="77777777" w:rsidR="006F3923" w:rsidRDefault="006F3923" w:rsidP="006F3923">
      <w:pPr>
        <w:pStyle w:val="Plattetekst"/>
        <w:rPr>
          <w:b w:val="0"/>
          <w:sz w:val="20"/>
          <w:szCs w:val="20"/>
        </w:rPr>
      </w:pPr>
      <w:r>
        <w:t>=</w:t>
      </w:r>
      <w:r>
        <w:rPr>
          <w:sz w:val="20"/>
          <w:szCs w:val="20"/>
        </w:rPr>
        <w:t xml:space="preserve">                              </w:t>
      </w:r>
      <w:r>
        <w:rPr>
          <w:b w:val="0"/>
          <w:sz w:val="20"/>
          <w:szCs w:val="20"/>
        </w:rPr>
        <w:t>0430.11 a2b6</w:t>
      </w:r>
    </w:p>
    <w:p w14:paraId="4C47F14B" w14:textId="77777777" w:rsidR="006F3923" w:rsidRDefault="006F3923" w:rsidP="006F3923">
      <w:pPr>
        <w:pStyle w:val="Plattetekst"/>
        <w:rPr>
          <w:b w:val="0"/>
          <w:sz w:val="20"/>
          <w:szCs w:val="20"/>
        </w:rPr>
      </w:pPr>
    </w:p>
    <w:p w14:paraId="7F00A834" w14:textId="77777777" w:rsidR="006F3923" w:rsidRDefault="006F3923" w:rsidP="006F3923">
      <w:pPr>
        <w:pStyle w:val="Plattetekst"/>
        <w:rPr>
          <w:b w:val="0"/>
          <w:sz w:val="20"/>
          <w:szCs w:val="20"/>
        </w:rPr>
      </w:pPr>
      <w:r>
        <w:rPr>
          <w:b w:val="0"/>
          <w:noProof/>
          <w:sz w:val="20"/>
          <w:szCs w:val="20"/>
        </w:rPr>
        <w:t xml:space="preserve">Na een minder mooie zet </w:t>
      </w:r>
      <w:r>
        <w:rPr>
          <w:noProof/>
          <w:sz w:val="20"/>
          <w:szCs w:val="20"/>
        </w:rPr>
        <w:t>1.Txa7</w:t>
      </w:r>
      <w:r>
        <w:rPr>
          <w:b w:val="0"/>
          <w:noProof/>
          <w:sz w:val="20"/>
          <w:szCs w:val="20"/>
        </w:rPr>
        <w:t xml:space="preserve"> </w:t>
      </w:r>
      <w:r w:rsidR="004B01BC">
        <w:rPr>
          <w:noProof/>
          <w:sz w:val="20"/>
          <w:szCs w:val="20"/>
        </w:rPr>
        <w:t>c2</w:t>
      </w:r>
      <w:r w:rsidR="00C92CCC">
        <w:rPr>
          <w:noProof/>
          <w:sz w:val="20"/>
          <w:szCs w:val="20"/>
        </w:rPr>
        <w:t xml:space="preserve"> </w:t>
      </w:r>
      <w:r>
        <w:rPr>
          <w:noProof/>
          <w:sz w:val="20"/>
          <w:szCs w:val="20"/>
        </w:rPr>
        <w:t>2.Tg7</w:t>
      </w:r>
      <w:r w:rsidR="00EF2BC5">
        <w:rPr>
          <w:b w:val="0"/>
          <w:noProof/>
          <w:sz w:val="20"/>
          <w:szCs w:val="20"/>
        </w:rPr>
        <w:t>,</w:t>
      </w:r>
      <w:r>
        <w:rPr>
          <w:b w:val="0"/>
          <w:noProof/>
          <w:sz w:val="20"/>
          <w:szCs w:val="20"/>
        </w:rPr>
        <w:t xml:space="preserve"> </w:t>
      </w:r>
      <w:r w:rsidR="004D4C10">
        <w:rPr>
          <w:b w:val="0"/>
          <w:i/>
          <w:noProof/>
          <w:sz w:val="20"/>
          <w:szCs w:val="20"/>
        </w:rPr>
        <w:t>(Z</w:t>
      </w:r>
      <w:r>
        <w:rPr>
          <w:b w:val="0"/>
          <w:i/>
          <w:noProof/>
          <w:sz w:val="20"/>
          <w:szCs w:val="20"/>
        </w:rPr>
        <w:t xml:space="preserve">ie nu zet 3.Txg7) </w:t>
      </w:r>
      <w:r>
        <w:rPr>
          <w:b w:val="0"/>
          <w:noProof/>
          <w:sz w:val="20"/>
          <w:szCs w:val="20"/>
        </w:rPr>
        <w:t>verloopt de studie verder zoals boven.</w:t>
      </w:r>
    </w:p>
    <w:p w14:paraId="5741CA8D" w14:textId="77777777" w:rsidR="006F3923" w:rsidRDefault="006F3923" w:rsidP="006F3923">
      <w:pPr>
        <w:jc w:val="both"/>
        <w:rPr>
          <w:rFonts w:cs="Arial"/>
          <w:noProof/>
          <w:sz w:val="20"/>
          <w:szCs w:val="20"/>
          <w:lang w:val="nl-BE"/>
        </w:rPr>
      </w:pPr>
    </w:p>
    <w:p w14:paraId="12046036" w14:textId="77777777" w:rsidR="006D62CF" w:rsidRDefault="006D62CF" w:rsidP="006F3923">
      <w:pPr>
        <w:jc w:val="both"/>
        <w:rPr>
          <w:rFonts w:cs="Arial"/>
          <w:noProof/>
          <w:sz w:val="20"/>
          <w:szCs w:val="20"/>
          <w:lang w:val="nl-BE"/>
        </w:rPr>
      </w:pPr>
    </w:p>
    <w:p w14:paraId="4CEBBB0D" w14:textId="77777777" w:rsidR="006D62CF" w:rsidRDefault="006D62CF" w:rsidP="006F3923">
      <w:pPr>
        <w:jc w:val="both"/>
        <w:rPr>
          <w:rFonts w:cs="Arial"/>
          <w:noProof/>
          <w:sz w:val="20"/>
          <w:szCs w:val="20"/>
          <w:lang w:val="nl-BE"/>
        </w:rPr>
      </w:pPr>
    </w:p>
    <w:p w14:paraId="0A73CDD9" w14:textId="77777777" w:rsidR="006D62CF" w:rsidRDefault="006D62CF" w:rsidP="006F3923">
      <w:pPr>
        <w:jc w:val="both"/>
        <w:rPr>
          <w:rFonts w:cs="Arial"/>
          <w:noProof/>
          <w:sz w:val="20"/>
          <w:szCs w:val="20"/>
          <w:lang w:val="nl-BE"/>
        </w:rPr>
      </w:pPr>
    </w:p>
    <w:p w14:paraId="17ACB56E" w14:textId="77777777" w:rsidR="00A72871" w:rsidRDefault="00A72871" w:rsidP="006F3923">
      <w:pPr>
        <w:jc w:val="both"/>
        <w:rPr>
          <w:rFonts w:cs="Arial"/>
          <w:noProof/>
          <w:sz w:val="20"/>
          <w:szCs w:val="20"/>
          <w:lang w:val="nl-BE"/>
        </w:rPr>
      </w:pPr>
    </w:p>
    <w:p w14:paraId="57B90E42" w14:textId="77777777" w:rsidR="006D62CF" w:rsidRDefault="006D62CF" w:rsidP="006F3923">
      <w:pPr>
        <w:jc w:val="both"/>
        <w:rPr>
          <w:rFonts w:cs="Arial"/>
          <w:noProof/>
          <w:sz w:val="20"/>
          <w:szCs w:val="20"/>
          <w:lang w:val="nl-BE"/>
        </w:rPr>
      </w:pPr>
    </w:p>
    <w:p w14:paraId="7164D6E3" w14:textId="77777777" w:rsidR="006F3923" w:rsidRDefault="006F3923" w:rsidP="006F3923">
      <w:pPr>
        <w:jc w:val="both"/>
        <w:rPr>
          <w:rFonts w:cs="Arial"/>
          <w:b/>
          <w:sz w:val="20"/>
          <w:szCs w:val="20"/>
          <w:lang w:val="nl-BE"/>
        </w:rPr>
      </w:pPr>
      <w:r>
        <w:rPr>
          <w:rFonts w:cs="Arial"/>
          <w:noProof/>
          <w:sz w:val="20"/>
          <w:szCs w:val="20"/>
          <w:lang w:val="nl-BE"/>
        </w:rPr>
        <w:t xml:space="preserve">Deze eerste versie kreeg de 3de prijs in het </w:t>
      </w:r>
      <w:r>
        <w:rPr>
          <w:rFonts w:cs="Arial"/>
          <w:i/>
          <w:noProof/>
          <w:sz w:val="20"/>
          <w:szCs w:val="20"/>
          <w:lang w:val="nl-BE"/>
        </w:rPr>
        <w:t>Concurso Interna</w:t>
      </w:r>
      <w:r>
        <w:rPr>
          <w:rFonts w:cs="Arial"/>
          <w:i/>
          <w:noProof/>
          <w:sz w:val="20"/>
          <w:szCs w:val="20"/>
          <w:lang w:val="nl-BE"/>
        </w:rPr>
        <w:softHyphen/>
        <w:t xml:space="preserve">cional de Estudios </w:t>
      </w:r>
      <w:r>
        <w:rPr>
          <w:rFonts w:cs="Arial"/>
          <w:i/>
          <w:iCs/>
          <w:noProof/>
          <w:sz w:val="20"/>
          <w:szCs w:val="20"/>
          <w:lang w:val="nl-BE"/>
        </w:rPr>
        <w:t>(Finales Artisti</w:t>
      </w:r>
      <w:r>
        <w:rPr>
          <w:rFonts w:cs="Arial"/>
          <w:i/>
          <w:iCs/>
          <w:noProof/>
          <w:sz w:val="20"/>
          <w:szCs w:val="20"/>
          <w:lang w:val="nl-BE"/>
        </w:rPr>
        <w:softHyphen/>
        <w:t>cos)</w:t>
      </w:r>
      <w:r>
        <w:rPr>
          <w:rFonts w:cs="Arial"/>
          <w:noProof/>
          <w:sz w:val="20"/>
          <w:szCs w:val="20"/>
          <w:lang w:val="nl-BE"/>
        </w:rPr>
        <w:t xml:space="preserve"> ter gelegenheid van de 75ste verjaar-dag van drie Argentijnse compo-nisten A. Foguelman, Z. Caputto en O. Carlsson (1998-2000). </w:t>
      </w:r>
    </w:p>
    <w:p w14:paraId="4494A54C" w14:textId="77777777" w:rsidR="006F3923" w:rsidRDefault="006F3923" w:rsidP="006F3923">
      <w:pPr>
        <w:pStyle w:val="03cOpmerking"/>
        <w:widowControl/>
        <w:spacing w:before="240"/>
        <w:rPr>
          <w:i/>
          <w:iCs/>
          <w:noProof/>
          <w:lang w:val="en-GB"/>
        </w:rPr>
      </w:pPr>
      <w:r>
        <w:rPr>
          <w:noProof/>
          <w:lang w:val="en-GB"/>
        </w:rPr>
        <w:t xml:space="preserve">Het verdict luidde: </w:t>
      </w:r>
      <w:r>
        <w:rPr>
          <w:i/>
          <w:iCs/>
          <w:noProof/>
          <w:lang w:val="en-GB"/>
        </w:rPr>
        <w:t>“Espléndida mi</w:t>
      </w:r>
      <w:r w:rsidR="00B33446">
        <w:rPr>
          <w:i/>
          <w:iCs/>
          <w:noProof/>
          <w:lang w:val="en-GB"/>
        </w:rPr>
        <w:t>-</w:t>
      </w:r>
      <w:r>
        <w:rPr>
          <w:i/>
          <w:iCs/>
          <w:noProof/>
          <w:lang w:val="en-GB"/>
        </w:rPr>
        <w:t>niatura con un juego preciso por ambas partes, que pre</w:t>
      </w:r>
      <w:r>
        <w:rPr>
          <w:i/>
          <w:iCs/>
          <w:noProof/>
          <w:lang w:val="en-GB"/>
        </w:rPr>
        <w:softHyphen/>
        <w:t>senta va</w:t>
      </w:r>
      <w:r w:rsidR="00B33446">
        <w:rPr>
          <w:i/>
          <w:iCs/>
          <w:noProof/>
          <w:lang w:val="en-GB"/>
        </w:rPr>
        <w:t>-</w:t>
      </w:r>
      <w:r>
        <w:rPr>
          <w:i/>
          <w:iCs/>
          <w:noProof/>
          <w:lang w:val="en-GB"/>
        </w:rPr>
        <w:t xml:space="preserve">rias </w:t>
      </w:r>
      <w:r w:rsidR="00B33446">
        <w:rPr>
          <w:i/>
          <w:iCs/>
          <w:noProof/>
          <w:lang w:val="en-GB"/>
        </w:rPr>
        <w:t xml:space="preserve">posiciones de ahogado. N. De R. </w:t>
      </w:r>
      <w:r>
        <w:rPr>
          <w:i/>
          <w:iCs/>
          <w:noProof/>
          <w:lang w:val="en-GB"/>
        </w:rPr>
        <w:t>Se constrye una sencilla posi</w:t>
      </w:r>
      <w:r w:rsidR="00B33446">
        <w:rPr>
          <w:i/>
          <w:iCs/>
          <w:noProof/>
          <w:lang w:val="en-GB"/>
        </w:rPr>
        <w:t>-cion de resistencia, con la tor</w:t>
      </w:r>
      <w:r>
        <w:rPr>
          <w:i/>
          <w:iCs/>
          <w:noProof/>
          <w:lang w:val="en-GB"/>
        </w:rPr>
        <w:t>re osci</w:t>
      </w:r>
      <w:r w:rsidR="00B33446">
        <w:rPr>
          <w:i/>
          <w:iCs/>
          <w:noProof/>
          <w:lang w:val="en-GB"/>
        </w:rPr>
        <w:t>lando  los esquaues ‘a3’ y ‘c3’ que las negras no pueden e</w:t>
      </w:r>
      <w:r>
        <w:rPr>
          <w:i/>
          <w:iCs/>
          <w:noProof/>
          <w:lang w:val="en-GB"/>
        </w:rPr>
        <w:t>vitar.</w:t>
      </w:r>
    </w:p>
    <w:p w14:paraId="15961E91" w14:textId="77777777" w:rsidR="006F3923" w:rsidRPr="001513C2" w:rsidRDefault="006F3923" w:rsidP="006F3923">
      <w:pPr>
        <w:pStyle w:val="03cOpmerking"/>
        <w:widowControl/>
        <w:spacing w:before="240"/>
        <w:rPr>
          <w:i/>
          <w:noProof/>
          <w:lang w:val="nl-BE"/>
        </w:rPr>
      </w:pPr>
      <w:r>
        <w:rPr>
          <w:noProof/>
          <w:lang w:val="nl-BE"/>
        </w:rPr>
        <w:t>Ik verkies</w:t>
      </w:r>
      <w:r>
        <w:rPr>
          <w:i/>
          <w:iCs/>
          <w:noProof/>
          <w:lang w:val="nl-BE"/>
        </w:rPr>
        <w:t xml:space="preserve"> </w:t>
      </w:r>
      <w:r>
        <w:rPr>
          <w:noProof/>
          <w:lang w:val="nl-BE"/>
        </w:rPr>
        <w:t>de nieuwe</w:t>
      </w:r>
      <w:r w:rsidR="00AB4F2F">
        <w:rPr>
          <w:noProof/>
          <w:lang w:val="nl-BE"/>
        </w:rPr>
        <w:t>,</w:t>
      </w:r>
      <w:r w:rsidR="00EF2BC5">
        <w:rPr>
          <w:noProof/>
          <w:lang w:val="nl-BE"/>
        </w:rPr>
        <w:t xml:space="preserve"> niet be</w:t>
      </w:r>
      <w:r w:rsidR="00AB4F2F">
        <w:rPr>
          <w:noProof/>
          <w:lang w:val="nl-BE"/>
        </w:rPr>
        <w:t>-</w:t>
      </w:r>
      <w:r w:rsidR="00EF2BC5">
        <w:rPr>
          <w:noProof/>
          <w:lang w:val="nl-BE"/>
        </w:rPr>
        <w:t>kroonde,</w:t>
      </w:r>
      <w:r>
        <w:rPr>
          <w:noProof/>
          <w:lang w:val="nl-BE"/>
        </w:rPr>
        <w:t xml:space="preserve"> versie (</w:t>
      </w:r>
      <w:r>
        <w:rPr>
          <w:i/>
          <w:noProof/>
          <w:lang w:val="nl-BE"/>
        </w:rPr>
        <w:t>Ka2 / Kd5)</w:t>
      </w:r>
      <w:r>
        <w:rPr>
          <w:noProof/>
          <w:lang w:val="nl-BE"/>
        </w:rPr>
        <w:t xml:space="preserve"> die José Copié in het tijdschrift </w:t>
      </w:r>
      <w:r>
        <w:rPr>
          <w:i/>
          <w:noProof/>
          <w:lang w:val="nl-BE"/>
        </w:rPr>
        <w:t>Fina</w:t>
      </w:r>
      <w:r w:rsidR="00AB4F2F">
        <w:rPr>
          <w:i/>
          <w:noProof/>
          <w:lang w:val="nl-BE"/>
        </w:rPr>
        <w:t>-</w:t>
      </w:r>
      <w:r>
        <w:rPr>
          <w:i/>
          <w:noProof/>
          <w:lang w:val="nl-BE"/>
        </w:rPr>
        <w:t xml:space="preserve">les...y temas </w:t>
      </w:r>
      <w:r>
        <w:rPr>
          <w:noProof/>
          <w:lang w:val="nl-BE"/>
        </w:rPr>
        <w:t>(2005) bewierookte met: “</w:t>
      </w:r>
      <w:r>
        <w:rPr>
          <w:i/>
          <w:noProof/>
          <w:lang w:val="nl-BE"/>
        </w:rPr>
        <w:t>Bella obra de a</w:t>
      </w:r>
      <w:r w:rsidR="00AB4F2F">
        <w:rPr>
          <w:i/>
          <w:noProof/>
          <w:lang w:val="nl-BE"/>
        </w:rPr>
        <w:t xml:space="preserve">rte!! </w:t>
      </w:r>
      <w:r w:rsidR="00AB4F2F" w:rsidRPr="001513C2">
        <w:rPr>
          <w:i/>
          <w:noProof/>
          <w:lang w:val="nl-BE"/>
        </w:rPr>
        <w:t>Mi ami</w:t>
      </w:r>
      <w:r w:rsidR="00A32A92" w:rsidRPr="001513C2">
        <w:rPr>
          <w:i/>
          <w:noProof/>
          <w:lang w:val="nl-BE"/>
        </w:rPr>
        <w:t xml:space="preserve">-go, </w:t>
      </w:r>
      <w:r w:rsidR="00AB4F2F" w:rsidRPr="001513C2">
        <w:rPr>
          <w:i/>
          <w:noProof/>
          <w:lang w:val="nl-BE"/>
        </w:rPr>
        <w:t>el brillante com</w:t>
      </w:r>
      <w:r w:rsidRPr="001513C2">
        <w:rPr>
          <w:i/>
          <w:noProof/>
          <w:lang w:val="nl-BE"/>
        </w:rPr>
        <w:t>positor belga Ignace Vandecasteele, mejora un estudió de su pertenencia que merició el 3er Premio en el con</w:t>
      </w:r>
      <w:r w:rsidR="00AB4F2F" w:rsidRPr="001513C2">
        <w:rPr>
          <w:i/>
          <w:noProof/>
          <w:lang w:val="nl-BE"/>
        </w:rPr>
        <w:t>-</w:t>
      </w:r>
      <w:r w:rsidRPr="001513C2">
        <w:rPr>
          <w:i/>
          <w:noProof/>
          <w:lang w:val="nl-BE"/>
        </w:rPr>
        <w:t>curso 75 JT Foguelman - Caputto -  Carlsson 2000, que también es muy bello.”</w:t>
      </w:r>
    </w:p>
    <w:p w14:paraId="3B1F5EDE" w14:textId="77777777" w:rsidR="006F3923" w:rsidRDefault="006F3923" w:rsidP="006F3923">
      <w:pPr>
        <w:pStyle w:val="03aText"/>
        <w:widowControl/>
        <w:spacing w:line="190" w:lineRule="exact"/>
        <w:jc w:val="center"/>
        <w:rPr>
          <w:b/>
          <w:noProof/>
          <w:lang w:val="nl-BE"/>
        </w:rPr>
      </w:pPr>
      <w:r w:rsidRPr="00D630DD">
        <w:rPr>
          <w:noProof/>
          <w:lang w:val="nl-BE"/>
        </w:rPr>
        <w:br w:type="page"/>
      </w:r>
      <w:r w:rsidR="00BF5123">
        <w:rPr>
          <w:b/>
          <w:noProof/>
          <w:lang w:val="nl-BE"/>
        </w:rPr>
        <w:lastRenderedPageBreak/>
        <w:t xml:space="preserve">- </w:t>
      </w:r>
      <w:r w:rsidR="00004A2F">
        <w:rPr>
          <w:b/>
          <w:noProof/>
          <w:lang w:val="nl-BE"/>
        </w:rPr>
        <w:t>23</w:t>
      </w:r>
      <w:r w:rsidR="006D16AB">
        <w:rPr>
          <w:b/>
          <w:noProof/>
          <w:lang w:val="nl-BE"/>
        </w:rPr>
        <w:t>8</w:t>
      </w:r>
      <w:r>
        <w:rPr>
          <w:b/>
          <w:noProof/>
          <w:lang w:val="nl-BE"/>
        </w:rPr>
        <w:t xml:space="preserve"> -</w:t>
      </w:r>
    </w:p>
    <w:p w14:paraId="3D873B59" w14:textId="77777777" w:rsidR="006F3923" w:rsidRDefault="006F3923" w:rsidP="006F3923">
      <w:pPr>
        <w:pStyle w:val="03aText"/>
        <w:widowControl/>
        <w:spacing w:line="190" w:lineRule="exact"/>
        <w:jc w:val="center"/>
        <w:rPr>
          <w:noProof/>
          <w:lang w:val="nl-BE"/>
        </w:rPr>
      </w:pPr>
    </w:p>
    <w:p w14:paraId="07FC90DD" w14:textId="77777777" w:rsidR="006F3923" w:rsidRDefault="006F3923" w:rsidP="006F3923">
      <w:pPr>
        <w:pStyle w:val="02bSource"/>
        <w:widowControl/>
        <w:tabs>
          <w:tab w:val="left" w:pos="114"/>
        </w:tabs>
        <w:rPr>
          <w:noProof/>
          <w:lang w:val="nl-BE"/>
        </w:rPr>
      </w:pPr>
      <w:r>
        <w:rPr>
          <w:i/>
          <w:noProof/>
          <w:lang w:val="nl-BE"/>
        </w:rPr>
        <w:t xml:space="preserve">Probleemblad, </w:t>
      </w:r>
      <w:r>
        <w:rPr>
          <w:noProof/>
          <w:lang w:val="nl-BE"/>
        </w:rPr>
        <w:t>2000</w:t>
      </w:r>
    </w:p>
    <w:p w14:paraId="7F4E255B" w14:textId="77777777" w:rsidR="00244B98" w:rsidRDefault="00244B98" w:rsidP="006F3923">
      <w:pPr>
        <w:pStyle w:val="02bSource"/>
        <w:widowControl/>
        <w:tabs>
          <w:tab w:val="left" w:pos="114"/>
        </w:tabs>
        <w:rPr>
          <w:noProof/>
          <w:lang w:val="nl-BE"/>
        </w:rPr>
      </w:pPr>
    </w:p>
    <w:p w14:paraId="73FC014D" w14:textId="77777777" w:rsidR="006F3923" w:rsidRDefault="00244B98" w:rsidP="006F3923">
      <w:pPr>
        <w:jc w:val="center"/>
        <w:rPr>
          <w:sz w:val="20"/>
          <w:szCs w:val="20"/>
          <w:lang w:val="nl-BE"/>
        </w:rPr>
      </w:pPr>
      <w:r>
        <w:object w:dxaOrig="4136" w:dyaOrig="4151" w14:anchorId="4BDDC83A">
          <v:shape id="_x0000_i1251" type="#_x0000_t75" style="width:155.1pt;height:150.1pt" o:ole="">
            <v:imagedata r:id="rId475" o:title=""/>
          </v:shape>
          <o:OLEObject Type="Embed" ProgID="CorelDRAW.Graphic.12" ShapeID="_x0000_i1251" DrawAspect="Content" ObjectID="_1587467630" r:id="rId476"/>
        </w:object>
      </w:r>
    </w:p>
    <w:p w14:paraId="25CAE0E2" w14:textId="77777777" w:rsidR="006F3923" w:rsidRDefault="006F3923" w:rsidP="006F3923">
      <w:pPr>
        <w:pStyle w:val="02bSource"/>
        <w:widowControl/>
        <w:tabs>
          <w:tab w:val="left" w:pos="114"/>
        </w:tabs>
        <w:rPr>
          <w:noProof/>
          <w:lang w:val="nl-BE"/>
        </w:rPr>
      </w:pPr>
    </w:p>
    <w:p w14:paraId="732205F4" w14:textId="77777777" w:rsidR="006F3923" w:rsidRDefault="006F3923" w:rsidP="006F3923">
      <w:pPr>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0310.22 a1a7</w:t>
      </w:r>
    </w:p>
    <w:p w14:paraId="7B4B6942" w14:textId="77777777" w:rsidR="006F3923" w:rsidRDefault="006F3923" w:rsidP="006F3923">
      <w:pPr>
        <w:rPr>
          <w:rFonts w:cs="Arial"/>
          <w:sz w:val="20"/>
          <w:szCs w:val="20"/>
          <w:lang w:val="nl-BE"/>
        </w:rPr>
      </w:pPr>
    </w:p>
    <w:p w14:paraId="1712007D" w14:textId="77777777" w:rsidR="006F3923" w:rsidRDefault="006F3923" w:rsidP="006F3923">
      <w:pPr>
        <w:pStyle w:val="03aText"/>
        <w:widowControl/>
        <w:rPr>
          <w:noProof/>
          <w:lang w:val="nl-BE"/>
        </w:rPr>
      </w:pPr>
      <w:r>
        <w:rPr>
          <w:noProof/>
          <w:lang w:val="nl-BE"/>
        </w:rPr>
        <w:t>In samenwerking met mijn goede schaakvriend Roger Missiaen ont</w:t>
      </w:r>
      <w:r>
        <w:rPr>
          <w:noProof/>
          <w:lang w:val="nl-BE"/>
        </w:rPr>
        <w:softHyphen/>
        <w:t>stond deze vrij inhoudrijke studie, met vele verleidingen:</w:t>
      </w:r>
    </w:p>
    <w:p w14:paraId="28A98A76" w14:textId="77777777" w:rsidR="006F3923" w:rsidRDefault="006F3923" w:rsidP="006F3923">
      <w:pPr>
        <w:rPr>
          <w:rFonts w:cs="Arial"/>
          <w:b/>
          <w:sz w:val="20"/>
          <w:szCs w:val="20"/>
          <w:lang w:val="nl-BE"/>
        </w:rPr>
      </w:pPr>
      <w:r>
        <w:rPr>
          <w:rFonts w:cs="Arial"/>
          <w:b/>
          <w:sz w:val="20"/>
          <w:szCs w:val="20"/>
          <w:lang w:val="nl-BE"/>
        </w:rPr>
        <w:tab/>
        <w:t>1.c7</w:t>
      </w:r>
      <w:r>
        <w:rPr>
          <w:rFonts w:cs="Arial"/>
          <w:b/>
          <w:sz w:val="20"/>
          <w:szCs w:val="20"/>
          <w:lang w:val="nl-BE"/>
        </w:rPr>
        <w:tab/>
      </w:r>
      <w:r>
        <w:rPr>
          <w:rFonts w:cs="Arial"/>
          <w:b/>
          <w:sz w:val="20"/>
          <w:szCs w:val="20"/>
          <w:lang w:val="nl-BE"/>
        </w:rPr>
        <w:tab/>
        <w:t>Tf1+(Tf8)</w:t>
      </w:r>
    </w:p>
    <w:p w14:paraId="0B319C8C" w14:textId="77777777" w:rsidR="006F3923" w:rsidRDefault="006F3923" w:rsidP="006F3923">
      <w:pPr>
        <w:pStyle w:val="03aText"/>
        <w:widowControl/>
        <w:rPr>
          <w:noProof/>
          <w:lang w:val="nl-BE"/>
        </w:rPr>
      </w:pPr>
      <w:r>
        <w:rPr>
          <w:noProof/>
          <w:lang w:val="nl-BE"/>
        </w:rPr>
        <w:t>En niet 1...Txa5+</w:t>
      </w:r>
      <w:r w:rsidR="00EE3731">
        <w:rPr>
          <w:noProof/>
          <w:lang w:val="nl-BE"/>
        </w:rPr>
        <w:t>?</w:t>
      </w:r>
      <w:r>
        <w:rPr>
          <w:noProof/>
          <w:lang w:val="nl-BE"/>
        </w:rPr>
        <w:t xml:space="preserve"> 2.Kb2 Tc5 3.Lf2 b6 4.Lxc5 Kb7 en 5.Lxb6</w:t>
      </w:r>
    </w:p>
    <w:p w14:paraId="094F6BDF" w14:textId="77777777" w:rsidR="006F3923" w:rsidRDefault="006F3923" w:rsidP="006F3923">
      <w:pPr>
        <w:rPr>
          <w:rFonts w:cs="Arial"/>
          <w:b/>
          <w:sz w:val="20"/>
          <w:szCs w:val="20"/>
          <w:lang w:val="nl-BE"/>
        </w:rPr>
      </w:pPr>
      <w:r>
        <w:rPr>
          <w:rFonts w:cs="Arial"/>
          <w:b/>
          <w:sz w:val="20"/>
          <w:szCs w:val="20"/>
          <w:lang w:val="nl-BE"/>
        </w:rPr>
        <w:tab/>
        <w:t>2.Kb2(Ld8)</w:t>
      </w:r>
    </w:p>
    <w:p w14:paraId="46EA08A7" w14:textId="77777777" w:rsidR="006F3923" w:rsidRDefault="006F3923" w:rsidP="006F3923">
      <w:pPr>
        <w:pStyle w:val="03aText"/>
        <w:widowControl/>
        <w:rPr>
          <w:noProof/>
          <w:lang w:val="nl-BE"/>
        </w:rPr>
      </w:pPr>
      <w:r>
        <w:rPr>
          <w:noProof/>
          <w:lang w:val="nl-BE"/>
        </w:rPr>
        <w:t>Uiteraard niet 2.Ka2? wegens 2...Tc1, en wit komt niet verder.</w:t>
      </w:r>
    </w:p>
    <w:p w14:paraId="1B5AC2D1"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t xml:space="preserve">       </w:t>
      </w:r>
      <w:r>
        <w:rPr>
          <w:rFonts w:cs="Arial"/>
          <w:b/>
          <w:sz w:val="20"/>
          <w:szCs w:val="20"/>
          <w:lang w:val="nl-BE"/>
        </w:rPr>
        <w:tab/>
        <w:t>Tf8(Tf1+)</w:t>
      </w:r>
    </w:p>
    <w:p w14:paraId="03F07EBB" w14:textId="77777777" w:rsidR="006F3923" w:rsidRDefault="006F3923" w:rsidP="006F3923">
      <w:pPr>
        <w:rPr>
          <w:rFonts w:cs="Arial"/>
          <w:b/>
          <w:sz w:val="20"/>
          <w:szCs w:val="20"/>
          <w:lang w:val="nl-BE"/>
        </w:rPr>
      </w:pPr>
      <w:r>
        <w:rPr>
          <w:rFonts w:cs="Arial"/>
          <w:b/>
          <w:sz w:val="20"/>
          <w:szCs w:val="20"/>
          <w:lang w:val="nl-BE"/>
        </w:rPr>
        <w:tab/>
        <w:t>3.Ld8(Kb2)</w:t>
      </w:r>
      <w:r>
        <w:rPr>
          <w:rFonts w:cs="Arial"/>
          <w:b/>
          <w:sz w:val="20"/>
          <w:szCs w:val="20"/>
          <w:lang w:val="nl-BE"/>
        </w:rPr>
        <w:tab/>
        <w:t>Tf2+</w:t>
      </w:r>
    </w:p>
    <w:p w14:paraId="3C3A8541" w14:textId="77777777" w:rsidR="006F3923" w:rsidRDefault="006F3923" w:rsidP="006F3923">
      <w:pPr>
        <w:rPr>
          <w:rFonts w:cs="Arial"/>
          <w:b/>
          <w:sz w:val="20"/>
          <w:szCs w:val="20"/>
          <w:lang w:val="nl-BE"/>
        </w:rPr>
      </w:pPr>
      <w:r>
        <w:rPr>
          <w:rFonts w:cs="Arial"/>
          <w:b/>
          <w:sz w:val="20"/>
          <w:szCs w:val="20"/>
          <w:lang w:val="nl-BE"/>
        </w:rPr>
        <w:tab/>
        <w:t>4.Kb3</w:t>
      </w:r>
    </w:p>
    <w:p w14:paraId="2C16E6BB" w14:textId="77777777" w:rsidR="006F3923" w:rsidRDefault="006F3923" w:rsidP="006F3923">
      <w:pPr>
        <w:pStyle w:val="03aText"/>
        <w:widowControl/>
        <w:rPr>
          <w:noProof/>
          <w:lang w:val="nl-BE"/>
        </w:rPr>
      </w:pPr>
      <w:r>
        <w:rPr>
          <w:noProof/>
          <w:lang w:val="nl-BE"/>
        </w:rPr>
        <w:t>Maar niet 4.Kc1? b3 5.c8D Tc2+ 6.Dxc2 bxc2, remise.</w:t>
      </w:r>
    </w:p>
    <w:p w14:paraId="059E5ECA" w14:textId="77777777" w:rsidR="006F3923" w:rsidRDefault="006F3923" w:rsidP="006F3923">
      <w:pPr>
        <w:pStyle w:val="03aText"/>
        <w:widowControl/>
        <w:rPr>
          <w:noProof/>
          <w:lang w:val="en-GB"/>
        </w:rPr>
      </w:pPr>
      <w:r>
        <w:rPr>
          <w:noProof/>
          <w:lang w:val="nl-BE"/>
        </w:rPr>
        <w:tab/>
      </w:r>
      <w:r>
        <w:rPr>
          <w:b/>
          <w:lang w:val="en-GB"/>
        </w:rPr>
        <w:t>4....</w:t>
      </w:r>
      <w:r>
        <w:rPr>
          <w:b/>
          <w:lang w:val="en-GB"/>
        </w:rPr>
        <w:tab/>
      </w:r>
      <w:r>
        <w:rPr>
          <w:b/>
          <w:lang w:val="en-GB"/>
        </w:rPr>
        <w:tab/>
        <w:t>Tf3+</w:t>
      </w:r>
    </w:p>
    <w:p w14:paraId="27A73078" w14:textId="77777777" w:rsidR="006F3923" w:rsidRDefault="006F3923" w:rsidP="006F3923">
      <w:pPr>
        <w:rPr>
          <w:rFonts w:cs="Arial"/>
          <w:b/>
          <w:sz w:val="20"/>
          <w:szCs w:val="20"/>
          <w:lang w:val="en-GB"/>
        </w:rPr>
      </w:pPr>
      <w:r>
        <w:rPr>
          <w:rFonts w:cs="Arial"/>
          <w:b/>
          <w:sz w:val="20"/>
          <w:szCs w:val="20"/>
          <w:lang w:val="en-GB"/>
        </w:rPr>
        <w:tab/>
        <w:t>5.Kxb4</w:t>
      </w:r>
    </w:p>
    <w:p w14:paraId="53FB3134" w14:textId="77777777" w:rsidR="006F3923" w:rsidRDefault="006F3923" w:rsidP="006F3923">
      <w:pPr>
        <w:rPr>
          <w:rFonts w:cs="Arial"/>
          <w:b/>
          <w:sz w:val="20"/>
          <w:szCs w:val="20"/>
          <w:lang w:val="en-GB"/>
        </w:rPr>
      </w:pPr>
      <w:r>
        <w:rPr>
          <w:rFonts w:cs="Arial"/>
          <w:b/>
          <w:sz w:val="20"/>
          <w:szCs w:val="20"/>
          <w:lang w:val="en-GB"/>
        </w:rPr>
        <w:br w:type="column"/>
      </w:r>
    </w:p>
    <w:p w14:paraId="669B67E9" w14:textId="77777777" w:rsidR="00087BB4" w:rsidRDefault="00087BB4" w:rsidP="006F3923">
      <w:pPr>
        <w:rPr>
          <w:rFonts w:cs="Arial"/>
          <w:b/>
          <w:i/>
          <w:noProof/>
          <w:sz w:val="20"/>
          <w:szCs w:val="20"/>
          <w:lang w:val="en-GB"/>
        </w:rPr>
      </w:pPr>
    </w:p>
    <w:p w14:paraId="72EE558B" w14:textId="77777777" w:rsidR="008E0E38" w:rsidRDefault="008E0E38" w:rsidP="006F3923">
      <w:pPr>
        <w:rPr>
          <w:rFonts w:cs="Arial"/>
          <w:b/>
          <w:i/>
          <w:noProof/>
          <w:sz w:val="20"/>
          <w:szCs w:val="20"/>
          <w:lang w:val="en-GB"/>
        </w:rPr>
      </w:pPr>
    </w:p>
    <w:p w14:paraId="3C54B806" w14:textId="77777777" w:rsidR="006F3923" w:rsidRDefault="006F3923" w:rsidP="006F3923">
      <w:pPr>
        <w:rPr>
          <w:rFonts w:cs="Arial"/>
          <w:b/>
          <w:i/>
          <w:noProof/>
          <w:sz w:val="20"/>
          <w:szCs w:val="20"/>
          <w:lang w:val="en-GB"/>
        </w:rPr>
      </w:pPr>
    </w:p>
    <w:p w14:paraId="192481D8" w14:textId="77777777" w:rsidR="006F3923" w:rsidRDefault="006F3923" w:rsidP="006F3923">
      <w:pPr>
        <w:rPr>
          <w:rFonts w:cs="Arial"/>
          <w:b/>
          <w:bCs/>
          <w:i/>
          <w:iCs/>
          <w:noProof/>
          <w:sz w:val="20"/>
          <w:szCs w:val="20"/>
          <w:lang w:val="en-GB"/>
        </w:rPr>
      </w:pPr>
      <w:r>
        <w:rPr>
          <w:rFonts w:cs="Arial"/>
          <w:b/>
          <w:i/>
          <w:noProof/>
          <w:sz w:val="20"/>
          <w:szCs w:val="20"/>
          <w:lang w:val="en-GB"/>
        </w:rPr>
        <w:t>Variant A</w:t>
      </w:r>
    </w:p>
    <w:p w14:paraId="2895EFC5" w14:textId="77777777" w:rsidR="006F3923" w:rsidRDefault="006F3923" w:rsidP="006F3923">
      <w:pPr>
        <w:rPr>
          <w:rFonts w:cs="Arial"/>
          <w:b/>
          <w:sz w:val="20"/>
          <w:szCs w:val="20"/>
          <w:lang w:val="en-GB"/>
        </w:rPr>
      </w:pPr>
      <w:r>
        <w:rPr>
          <w:rFonts w:cs="Arial"/>
          <w:b/>
          <w:sz w:val="20"/>
          <w:szCs w:val="20"/>
          <w:lang w:val="en-GB"/>
        </w:rPr>
        <w:tab/>
        <w:t>5...</w:t>
      </w:r>
      <w:r>
        <w:rPr>
          <w:rFonts w:cs="Arial"/>
          <w:b/>
          <w:sz w:val="20"/>
          <w:szCs w:val="20"/>
          <w:lang w:val="en-GB"/>
        </w:rPr>
        <w:tab/>
      </w:r>
      <w:r>
        <w:rPr>
          <w:rFonts w:cs="Arial"/>
          <w:b/>
          <w:sz w:val="20"/>
          <w:szCs w:val="20"/>
          <w:lang w:val="en-GB"/>
        </w:rPr>
        <w:tab/>
        <w:t>Tf4+</w:t>
      </w:r>
    </w:p>
    <w:p w14:paraId="1B1C2A2A" w14:textId="77777777" w:rsidR="006F3923" w:rsidRDefault="006F3923" w:rsidP="006F3923">
      <w:pPr>
        <w:rPr>
          <w:rFonts w:cs="Arial"/>
          <w:b/>
          <w:sz w:val="20"/>
          <w:szCs w:val="20"/>
          <w:lang w:val="nl-BE"/>
        </w:rPr>
      </w:pPr>
      <w:r>
        <w:rPr>
          <w:rFonts w:cs="Arial"/>
          <w:b/>
          <w:sz w:val="20"/>
          <w:szCs w:val="20"/>
          <w:lang w:val="en-GB"/>
        </w:rPr>
        <w:tab/>
      </w:r>
      <w:r>
        <w:rPr>
          <w:rFonts w:cs="Arial"/>
          <w:b/>
          <w:sz w:val="20"/>
          <w:szCs w:val="20"/>
          <w:lang w:val="nl-BE"/>
        </w:rPr>
        <w:t>6.Kb3</w:t>
      </w:r>
    </w:p>
    <w:p w14:paraId="228A5FAE" w14:textId="77777777" w:rsidR="006F3923" w:rsidRDefault="006F3923" w:rsidP="006F3923">
      <w:pPr>
        <w:jc w:val="both"/>
        <w:rPr>
          <w:rFonts w:cs="Arial"/>
          <w:sz w:val="20"/>
          <w:szCs w:val="20"/>
          <w:lang w:val="nl-BE"/>
        </w:rPr>
      </w:pPr>
      <w:r>
        <w:rPr>
          <w:rFonts w:cs="Arial"/>
          <w:sz w:val="20"/>
          <w:szCs w:val="20"/>
          <w:lang w:val="nl-BE"/>
        </w:rPr>
        <w:t xml:space="preserve">6.Kb5? Tf5+ 7.Kb4 is een onnodi-ge omweg. En </w:t>
      </w:r>
      <w:r w:rsidR="00EE3B39">
        <w:rPr>
          <w:rFonts w:cs="Arial"/>
          <w:sz w:val="20"/>
          <w:szCs w:val="20"/>
          <w:lang w:val="nl-BE"/>
        </w:rPr>
        <w:t>nu</w:t>
      </w:r>
      <w:r>
        <w:rPr>
          <w:rFonts w:cs="Arial"/>
          <w:sz w:val="20"/>
          <w:szCs w:val="20"/>
          <w:lang w:val="nl-BE"/>
        </w:rPr>
        <w:t xml:space="preserve"> 7.Kc4</w:t>
      </w:r>
      <w:r w:rsidR="00EE3B39">
        <w:rPr>
          <w:rFonts w:cs="Arial"/>
          <w:sz w:val="20"/>
          <w:szCs w:val="20"/>
          <w:lang w:val="nl-BE"/>
        </w:rPr>
        <w:t>,</w:t>
      </w:r>
      <w:r>
        <w:rPr>
          <w:rFonts w:cs="Arial"/>
          <w:sz w:val="20"/>
          <w:szCs w:val="20"/>
          <w:lang w:val="nl-BE"/>
        </w:rPr>
        <w:t xml:space="preserve"> fa</w:t>
      </w:r>
      <w:r w:rsidR="00EE3B39">
        <w:rPr>
          <w:rFonts w:cs="Arial"/>
          <w:sz w:val="20"/>
          <w:szCs w:val="20"/>
          <w:lang w:val="nl-BE"/>
        </w:rPr>
        <w:t>alt op 7…Tf1 8.Lg5 Tf8</w:t>
      </w:r>
      <w:r>
        <w:rPr>
          <w:rFonts w:cs="Arial"/>
          <w:sz w:val="20"/>
          <w:szCs w:val="20"/>
          <w:lang w:val="nl-BE"/>
        </w:rPr>
        <w:t xml:space="preserve"> 9.Le3+ Ka8 10.Kd5 Tc8 11.Kd</w:t>
      </w:r>
      <w:r w:rsidR="00EE3B39">
        <w:rPr>
          <w:rFonts w:cs="Arial"/>
          <w:sz w:val="20"/>
          <w:szCs w:val="20"/>
          <w:lang w:val="nl-BE"/>
        </w:rPr>
        <w:t>6(Lf4) Txc7 12.Kxc7(Lxc7) met</w:t>
      </w:r>
      <w:r>
        <w:rPr>
          <w:rFonts w:cs="Arial"/>
          <w:sz w:val="20"/>
          <w:szCs w:val="20"/>
          <w:lang w:val="nl-BE"/>
        </w:rPr>
        <w:t xml:space="preserve"> remise. </w:t>
      </w:r>
    </w:p>
    <w:p w14:paraId="3185688F" w14:textId="77777777" w:rsidR="006F3923" w:rsidRDefault="006F3923" w:rsidP="006F3923">
      <w:pPr>
        <w:rPr>
          <w:rFonts w:cs="Arial"/>
          <w:b/>
          <w:sz w:val="20"/>
          <w:szCs w:val="20"/>
          <w:lang w:val="nl-BE"/>
        </w:rPr>
      </w:pPr>
      <w:r>
        <w:rPr>
          <w:rFonts w:cs="Arial"/>
          <w:b/>
          <w:sz w:val="20"/>
          <w:szCs w:val="20"/>
          <w:lang w:val="nl-BE"/>
        </w:rPr>
        <w:tab/>
        <w:t>6…</w:t>
      </w:r>
      <w:r>
        <w:rPr>
          <w:rFonts w:cs="Arial"/>
          <w:b/>
          <w:sz w:val="20"/>
          <w:szCs w:val="20"/>
          <w:lang w:val="nl-BE"/>
        </w:rPr>
        <w:tab/>
      </w:r>
      <w:r>
        <w:rPr>
          <w:rFonts w:cs="Arial"/>
          <w:b/>
          <w:sz w:val="20"/>
          <w:szCs w:val="20"/>
          <w:lang w:val="nl-BE"/>
        </w:rPr>
        <w:tab/>
        <w:t>b5</w:t>
      </w:r>
    </w:p>
    <w:p w14:paraId="66090153" w14:textId="77777777" w:rsidR="006F3923" w:rsidRDefault="006F3923" w:rsidP="006F3923">
      <w:pPr>
        <w:pStyle w:val="03aText"/>
        <w:widowControl/>
        <w:rPr>
          <w:noProof/>
          <w:lang w:val="nl-BE"/>
        </w:rPr>
      </w:pPr>
      <w:r>
        <w:rPr>
          <w:noProof/>
          <w:lang w:val="nl-BE"/>
        </w:rPr>
        <w:t>Want na 6...Tf3+</w:t>
      </w:r>
      <w:r w:rsidR="00EE3731">
        <w:rPr>
          <w:noProof/>
          <w:lang w:val="nl-BE"/>
        </w:rPr>
        <w:t>?</w:t>
      </w:r>
      <w:r>
        <w:rPr>
          <w:noProof/>
          <w:lang w:val="nl-BE"/>
        </w:rPr>
        <w:t xml:space="preserve"> 7.Tc2 Tf2+ 8.Kd3 Tf3+ 9.Kd4 Tf4+ 10.Kd5 Tf5+ 11.Kd6 Txa5, wint 12.c8D. </w:t>
      </w:r>
    </w:p>
    <w:p w14:paraId="0284C305" w14:textId="77777777" w:rsidR="006F3923" w:rsidRDefault="006F3923" w:rsidP="006F3923">
      <w:pPr>
        <w:pStyle w:val="03aText"/>
        <w:widowControl/>
        <w:rPr>
          <w:noProof/>
          <w:lang w:val="nl-BE"/>
        </w:rPr>
      </w:pPr>
      <w:r>
        <w:rPr>
          <w:noProof/>
          <w:lang w:val="nl-BE"/>
        </w:rPr>
        <w:t>En nu na de tekstzet 6...b5, wint enkel</w:t>
      </w:r>
    </w:p>
    <w:p w14:paraId="3A3A3F94" w14:textId="77777777" w:rsidR="006F3923" w:rsidRDefault="006F3923" w:rsidP="006F3923">
      <w:pPr>
        <w:rPr>
          <w:rFonts w:cs="Arial"/>
          <w:b/>
          <w:sz w:val="20"/>
          <w:szCs w:val="20"/>
          <w:lang w:val="nl-BE"/>
        </w:rPr>
      </w:pPr>
      <w:r>
        <w:rPr>
          <w:rFonts w:cs="Arial"/>
          <w:b/>
          <w:sz w:val="20"/>
          <w:szCs w:val="20"/>
          <w:lang w:val="nl-BE"/>
        </w:rPr>
        <w:tab/>
        <w:t>7.c8T</w:t>
      </w:r>
    </w:p>
    <w:p w14:paraId="67A5E369" w14:textId="77777777" w:rsidR="006F3923" w:rsidRDefault="006F3923" w:rsidP="006F3923">
      <w:pPr>
        <w:pStyle w:val="03aText"/>
        <w:widowControl/>
        <w:rPr>
          <w:noProof/>
          <w:lang w:val="nl-BE"/>
        </w:rPr>
      </w:pPr>
      <w:r>
        <w:rPr>
          <w:noProof/>
          <w:lang w:val="nl-BE"/>
        </w:rPr>
        <w:t>En niet:</w:t>
      </w:r>
    </w:p>
    <w:p w14:paraId="62123166" w14:textId="77777777" w:rsidR="006F3923" w:rsidRDefault="006F3923" w:rsidP="00586E21">
      <w:pPr>
        <w:pStyle w:val="03aText"/>
        <w:widowControl/>
        <w:numPr>
          <w:ilvl w:val="0"/>
          <w:numId w:val="121"/>
        </w:numPr>
        <w:rPr>
          <w:noProof/>
          <w:lang w:val="nl-BE"/>
        </w:rPr>
      </w:pPr>
      <w:r>
        <w:rPr>
          <w:noProof/>
          <w:lang w:val="nl-BE"/>
        </w:rPr>
        <w:t>7.c8D? want na 7...Tb4+ 8.Ka3 Ta4+ 9.Kb3 Tb4+ 10.K</w:t>
      </w:r>
      <w:r w:rsidR="004125E0">
        <w:rPr>
          <w:noProof/>
          <w:lang w:val="nl-BE"/>
        </w:rPr>
        <w:t>xb4 is het pat. Ofwel hier 10.Kc</w:t>
      </w:r>
      <w:r>
        <w:rPr>
          <w:noProof/>
          <w:lang w:val="nl-BE"/>
        </w:rPr>
        <w:t>3 Tc4+ 11.Dxc4 bxc4 12.Kxc4, en er is geen winst meer voor wit, die de slechte loper heeft. Ook:</w:t>
      </w:r>
    </w:p>
    <w:p w14:paraId="6EFDF25D" w14:textId="77777777" w:rsidR="006F3923" w:rsidRDefault="006F3923" w:rsidP="00586E21">
      <w:pPr>
        <w:pStyle w:val="03aText"/>
        <w:widowControl/>
        <w:numPr>
          <w:ilvl w:val="0"/>
          <w:numId w:val="121"/>
        </w:numPr>
        <w:rPr>
          <w:noProof/>
          <w:lang w:val="nl-BE"/>
        </w:rPr>
      </w:pPr>
      <w:r>
        <w:rPr>
          <w:noProof/>
          <w:lang w:val="nl-BE"/>
        </w:rPr>
        <w:t>7.axb6+? e.p. is fout: 7...Kb7 en bijvoorbeeld 8</w:t>
      </w:r>
      <w:r w:rsidR="004125E0">
        <w:rPr>
          <w:noProof/>
          <w:lang w:val="nl-BE"/>
        </w:rPr>
        <w:t>.Le7 Tf7 9.Ld6 Tf6 10.Lc5 Tc6 11.Ld4 Txc7, enzo</w:t>
      </w:r>
      <w:r>
        <w:rPr>
          <w:noProof/>
          <w:lang w:val="nl-BE"/>
        </w:rPr>
        <w:t>voort.</w:t>
      </w:r>
    </w:p>
    <w:p w14:paraId="1F47D199" w14:textId="77777777" w:rsidR="006F3923" w:rsidRDefault="006F3923" w:rsidP="006F3923">
      <w:pPr>
        <w:rPr>
          <w:rFonts w:cs="Arial"/>
          <w:b/>
          <w:sz w:val="20"/>
          <w:szCs w:val="20"/>
          <w:lang w:val="nl-BE"/>
        </w:rPr>
      </w:pPr>
      <w:r>
        <w:rPr>
          <w:rFonts w:cs="Arial"/>
          <w:b/>
          <w:sz w:val="20"/>
          <w:szCs w:val="20"/>
          <w:lang w:val="nl-BE"/>
        </w:rPr>
        <w:tab/>
        <w:t>7...</w:t>
      </w:r>
      <w:r>
        <w:rPr>
          <w:rFonts w:cs="Arial"/>
          <w:b/>
          <w:sz w:val="20"/>
          <w:szCs w:val="20"/>
          <w:lang w:val="nl-BE"/>
        </w:rPr>
        <w:tab/>
      </w:r>
      <w:r>
        <w:rPr>
          <w:rFonts w:cs="Arial"/>
          <w:b/>
          <w:sz w:val="20"/>
          <w:szCs w:val="20"/>
          <w:lang w:val="nl-BE"/>
        </w:rPr>
        <w:tab/>
        <w:t>Tc4</w:t>
      </w:r>
    </w:p>
    <w:p w14:paraId="21409F25" w14:textId="77777777" w:rsidR="006F3923" w:rsidRDefault="006F3923" w:rsidP="006F3923">
      <w:pPr>
        <w:pStyle w:val="03aText"/>
        <w:widowControl/>
        <w:rPr>
          <w:noProof/>
          <w:lang w:val="nl-BE"/>
        </w:rPr>
      </w:pPr>
      <w:r>
        <w:rPr>
          <w:noProof/>
          <w:lang w:val="nl-BE"/>
        </w:rPr>
        <w:t>Daar er nu geen pat meer ontstaat na 7…Tb4+ valt zwart de witte to-ren aan. Deze kan geen kant uit zonder verlies. Maar na: .</w:t>
      </w:r>
    </w:p>
    <w:p w14:paraId="472609A2" w14:textId="77777777" w:rsidR="006F3923" w:rsidRDefault="006F3923" w:rsidP="006F3923">
      <w:pPr>
        <w:rPr>
          <w:rFonts w:cs="Arial"/>
          <w:b/>
          <w:sz w:val="20"/>
          <w:szCs w:val="20"/>
          <w:lang w:val="nl-BE"/>
        </w:rPr>
      </w:pPr>
      <w:r>
        <w:rPr>
          <w:rFonts w:cs="Arial"/>
          <w:b/>
          <w:sz w:val="20"/>
          <w:szCs w:val="20"/>
          <w:lang w:val="nl-BE"/>
        </w:rPr>
        <w:tab/>
        <w:t>8.Lb6+</w:t>
      </w:r>
    </w:p>
    <w:p w14:paraId="194C78BA" w14:textId="77777777" w:rsidR="006F3923" w:rsidRDefault="006F3923" w:rsidP="006F3923">
      <w:pPr>
        <w:pStyle w:val="03aText"/>
        <w:widowControl/>
        <w:rPr>
          <w:noProof/>
          <w:lang w:val="nl-BE"/>
        </w:rPr>
      </w:pPr>
      <w:r>
        <w:rPr>
          <w:noProof/>
          <w:lang w:val="nl-BE"/>
        </w:rPr>
        <w:t xml:space="preserve">wint wit door overmacht. </w:t>
      </w:r>
    </w:p>
    <w:p w14:paraId="25C02820" w14:textId="77777777" w:rsidR="006F3923" w:rsidRDefault="006F3923" w:rsidP="006F3923">
      <w:pPr>
        <w:pStyle w:val="03aText"/>
        <w:widowControl/>
        <w:rPr>
          <w:noProof/>
          <w:lang w:val="nl-BE"/>
        </w:rPr>
      </w:pPr>
      <w:r>
        <w:rPr>
          <w:noProof/>
          <w:lang w:val="nl-BE"/>
        </w:rPr>
        <w:br w:type="column"/>
      </w:r>
    </w:p>
    <w:p w14:paraId="57D02213" w14:textId="77777777" w:rsidR="006F3923" w:rsidRDefault="006F3923" w:rsidP="006F3923">
      <w:pPr>
        <w:pStyle w:val="03aText"/>
        <w:widowControl/>
        <w:rPr>
          <w:lang w:val="nl-BE"/>
        </w:rPr>
      </w:pPr>
    </w:p>
    <w:p w14:paraId="66B8138F" w14:textId="77777777" w:rsidR="00087BB4" w:rsidRDefault="00087BB4" w:rsidP="006F3923">
      <w:pPr>
        <w:pStyle w:val="03aText"/>
        <w:widowControl/>
        <w:rPr>
          <w:lang w:val="nl-BE"/>
        </w:rPr>
      </w:pPr>
    </w:p>
    <w:p w14:paraId="3ED33AED" w14:textId="77777777" w:rsidR="006F3923" w:rsidRDefault="006F3923" w:rsidP="006F3923">
      <w:pPr>
        <w:rPr>
          <w:rFonts w:cs="Arial"/>
          <w:b/>
          <w:i/>
          <w:sz w:val="20"/>
          <w:szCs w:val="20"/>
          <w:lang w:val="nl-BE"/>
        </w:rPr>
      </w:pPr>
    </w:p>
    <w:p w14:paraId="4888781B" w14:textId="77777777" w:rsidR="006F3923" w:rsidRDefault="006F3923" w:rsidP="00FC7E5F">
      <w:pPr>
        <w:jc w:val="both"/>
        <w:rPr>
          <w:rFonts w:cs="Arial"/>
          <w:b/>
          <w:i/>
          <w:sz w:val="20"/>
          <w:szCs w:val="20"/>
          <w:lang w:val="nl-BE"/>
        </w:rPr>
      </w:pPr>
      <w:r>
        <w:rPr>
          <w:rFonts w:cs="Arial"/>
          <w:b/>
          <w:i/>
          <w:sz w:val="20"/>
          <w:szCs w:val="20"/>
          <w:lang w:val="nl-BE"/>
        </w:rPr>
        <w:t>Variant B</w:t>
      </w:r>
    </w:p>
    <w:p w14:paraId="36746DC4" w14:textId="77777777" w:rsidR="006F3923" w:rsidRDefault="006F3923" w:rsidP="006F3923">
      <w:pPr>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b5</w:t>
      </w:r>
    </w:p>
    <w:p w14:paraId="2BA3B665" w14:textId="77777777" w:rsidR="006F3923" w:rsidRDefault="006F3923" w:rsidP="006F3923">
      <w:pPr>
        <w:pStyle w:val="03aText"/>
        <w:widowControl/>
        <w:jc w:val="left"/>
        <w:rPr>
          <w:b/>
          <w:bCs/>
          <w:noProof/>
          <w:lang w:val="nl-BE"/>
        </w:rPr>
      </w:pPr>
      <w:r>
        <w:rPr>
          <w:noProof/>
          <w:lang w:val="nl-BE"/>
        </w:rPr>
        <w:t xml:space="preserve">En ook hier is alleen de promotie  tot toren winnend.        </w:t>
      </w:r>
      <w:r>
        <w:rPr>
          <w:b/>
          <w:noProof/>
          <w:lang w:val="nl-BE"/>
        </w:rPr>
        <w:t xml:space="preserve"> </w:t>
      </w:r>
    </w:p>
    <w:p w14:paraId="42991164" w14:textId="77777777" w:rsidR="006F3923" w:rsidRDefault="006F3923" w:rsidP="006F3923">
      <w:pPr>
        <w:rPr>
          <w:rFonts w:cs="Arial"/>
          <w:b/>
          <w:sz w:val="20"/>
          <w:szCs w:val="20"/>
          <w:lang w:val="nl-BE"/>
        </w:rPr>
      </w:pPr>
      <w:r>
        <w:rPr>
          <w:rFonts w:cs="Arial"/>
          <w:b/>
          <w:sz w:val="20"/>
          <w:szCs w:val="20"/>
          <w:lang w:val="nl-BE"/>
        </w:rPr>
        <w:tab/>
        <w:t>6.c8T</w:t>
      </w:r>
    </w:p>
    <w:p w14:paraId="053CF4DC" w14:textId="77777777" w:rsidR="006F3923" w:rsidRDefault="006F3923" w:rsidP="00586E21">
      <w:pPr>
        <w:pStyle w:val="03aText"/>
        <w:widowControl/>
        <w:numPr>
          <w:ilvl w:val="0"/>
          <w:numId w:val="122"/>
        </w:numPr>
        <w:spacing w:before="40"/>
        <w:rPr>
          <w:noProof/>
          <w:lang w:val="nl-BE"/>
        </w:rPr>
      </w:pPr>
      <w:r>
        <w:rPr>
          <w:noProof/>
          <w:lang w:val="nl-BE"/>
        </w:rPr>
        <w:t>6.c8D? Tf4+ en bijvoorbeeld 7.Ka3 Ta4+ 8.Kb2 Tb4+ 9.Kc3 Tc4+ 10.Dxc4 bxc4. Wit ver-liest ook hier. En na:</w:t>
      </w:r>
    </w:p>
    <w:p w14:paraId="0E8A52FF" w14:textId="77777777" w:rsidR="006F3923" w:rsidRDefault="004125E0" w:rsidP="00586E21">
      <w:pPr>
        <w:pStyle w:val="03aText"/>
        <w:widowControl/>
        <w:numPr>
          <w:ilvl w:val="0"/>
          <w:numId w:val="122"/>
        </w:numPr>
        <w:spacing w:before="40"/>
        <w:rPr>
          <w:noProof/>
          <w:lang w:val="nl-BE"/>
        </w:rPr>
      </w:pPr>
      <w:r>
        <w:rPr>
          <w:noProof/>
          <w:lang w:val="nl-BE"/>
        </w:rPr>
        <w:t>6.a6</w:t>
      </w:r>
      <w:r w:rsidR="00EE3731">
        <w:rPr>
          <w:noProof/>
          <w:lang w:val="nl-BE"/>
        </w:rPr>
        <w:t>?</w:t>
      </w:r>
      <w:r>
        <w:rPr>
          <w:noProof/>
          <w:lang w:val="nl-BE"/>
        </w:rPr>
        <w:t>, En i</w:t>
      </w:r>
      <w:r w:rsidR="006F3923" w:rsidRPr="004125E0">
        <w:rPr>
          <w:noProof/>
          <w:lang w:val="nl-BE"/>
        </w:rPr>
        <w:t>n de wetenschap dat 6.c8D? remise is,</w:t>
      </w:r>
      <w:r w:rsidR="006F3923">
        <w:rPr>
          <w:noProof/>
          <w:lang w:val="nl-BE"/>
        </w:rPr>
        <w:t xml:space="preserve"> is de énige goede tegenzet van zwart: 6...Tf1 met 7.c8T Tb1+ 8.Ka5 Ta1+ 9.Kxb5 Ta5+ en 10.K(L)xa5, pat. Zo niet slaat zwart de pion met remise. Na:</w:t>
      </w:r>
    </w:p>
    <w:p w14:paraId="6B9EC784" w14:textId="77777777" w:rsidR="006F3923" w:rsidRDefault="006F3923" w:rsidP="00586E21">
      <w:pPr>
        <w:pStyle w:val="03aText"/>
        <w:widowControl/>
        <w:numPr>
          <w:ilvl w:val="0"/>
          <w:numId w:val="122"/>
        </w:numPr>
        <w:spacing w:before="40"/>
        <w:rPr>
          <w:noProof/>
          <w:lang w:val="nl-BE"/>
        </w:rPr>
      </w:pPr>
      <w:r>
        <w:rPr>
          <w:noProof/>
          <w:lang w:val="nl-BE"/>
        </w:rPr>
        <w:t>6.axb6+? volgt zoa</w:t>
      </w:r>
      <w:r w:rsidR="00986961">
        <w:rPr>
          <w:noProof/>
          <w:lang w:val="nl-BE"/>
        </w:rPr>
        <w:t xml:space="preserve">ls in </w:t>
      </w:r>
      <w:r w:rsidR="00986961" w:rsidRPr="00986961">
        <w:rPr>
          <w:i/>
          <w:noProof/>
          <w:lang w:val="nl-BE"/>
        </w:rPr>
        <w:t>V</w:t>
      </w:r>
      <w:r w:rsidRPr="00986961">
        <w:rPr>
          <w:i/>
          <w:noProof/>
          <w:lang w:val="nl-BE"/>
        </w:rPr>
        <w:t>a</w:t>
      </w:r>
      <w:r w:rsidR="00871412">
        <w:rPr>
          <w:i/>
          <w:noProof/>
          <w:lang w:val="nl-BE"/>
        </w:rPr>
        <w:t>ri-</w:t>
      </w:r>
      <w:r w:rsidRPr="00986961">
        <w:rPr>
          <w:i/>
          <w:noProof/>
          <w:lang w:val="nl-BE"/>
        </w:rPr>
        <w:t>riant A</w:t>
      </w:r>
      <w:r>
        <w:rPr>
          <w:noProof/>
          <w:lang w:val="nl-BE"/>
        </w:rPr>
        <w:t xml:space="preserve"> </w:t>
      </w:r>
      <w:r>
        <w:rPr>
          <w:i/>
          <w:noProof/>
          <w:lang w:val="nl-BE"/>
        </w:rPr>
        <w:t>b)</w:t>
      </w:r>
      <w:r w:rsidR="00986961">
        <w:rPr>
          <w:noProof/>
          <w:lang w:val="nl-BE"/>
        </w:rPr>
        <w:t>: 6...Kb7,</w:t>
      </w:r>
      <w:r>
        <w:rPr>
          <w:noProof/>
          <w:lang w:val="nl-BE"/>
        </w:rPr>
        <w:t xml:space="preserve"> met remi</w:t>
      </w:r>
      <w:r w:rsidR="00871412">
        <w:rPr>
          <w:noProof/>
          <w:lang w:val="nl-BE"/>
        </w:rPr>
        <w:t>-</w:t>
      </w:r>
      <w:r>
        <w:rPr>
          <w:noProof/>
          <w:lang w:val="nl-BE"/>
        </w:rPr>
        <w:t>se.</w:t>
      </w:r>
    </w:p>
    <w:p w14:paraId="45590CB6" w14:textId="77777777" w:rsidR="006F3923" w:rsidRDefault="006F3923" w:rsidP="006F3923">
      <w:pPr>
        <w:pStyle w:val="03aText"/>
        <w:widowControl/>
        <w:spacing w:before="40"/>
        <w:rPr>
          <w:noProof/>
          <w:lang w:val="nl-BE"/>
        </w:rPr>
      </w:pPr>
    </w:p>
    <w:p w14:paraId="04498267" w14:textId="77777777" w:rsidR="006F3923" w:rsidRDefault="006F3923" w:rsidP="006F3923">
      <w:pPr>
        <w:pStyle w:val="03aText"/>
        <w:widowControl/>
        <w:spacing w:before="40"/>
        <w:rPr>
          <w:b/>
          <w:bCs/>
          <w:noProof/>
          <w:lang w:val="nl-BE"/>
        </w:rPr>
      </w:pPr>
      <w:r>
        <w:rPr>
          <w:i/>
          <w:iCs/>
          <w:noProof/>
          <w:lang w:val="nl-BE"/>
        </w:rPr>
        <w:t>“Drie ineengeweven schaakmotie</w:t>
      </w:r>
      <w:r>
        <w:rPr>
          <w:i/>
          <w:iCs/>
          <w:noProof/>
          <w:lang w:val="nl-BE"/>
        </w:rPr>
        <w:softHyphen/>
        <w:t>ven waarvoor wit moet opletten: pat, dolle toren of slechte loper,</w:t>
      </w:r>
      <w:r>
        <w:rPr>
          <w:noProof/>
          <w:lang w:val="nl-BE"/>
        </w:rPr>
        <w:t xml:space="preserve"> </w:t>
      </w:r>
      <w:r>
        <w:rPr>
          <w:i/>
          <w:iCs/>
          <w:noProof/>
          <w:lang w:val="nl-BE"/>
        </w:rPr>
        <w:t xml:space="preserve">knap verwerkt.” </w:t>
      </w:r>
      <w:r>
        <w:rPr>
          <w:noProof/>
          <w:lang w:val="nl-BE"/>
        </w:rPr>
        <w:t>aldus besloot Fer</w:t>
      </w:r>
      <w:r>
        <w:rPr>
          <w:noProof/>
          <w:lang w:val="nl-BE"/>
        </w:rPr>
        <w:softHyphen/>
        <w:t xml:space="preserve">nand Joseph. </w:t>
      </w:r>
    </w:p>
    <w:p w14:paraId="131C6C8F" w14:textId="77777777" w:rsidR="006F3923" w:rsidRDefault="006F3923" w:rsidP="006F3923">
      <w:pPr>
        <w:pStyle w:val="03aText"/>
        <w:widowControl/>
        <w:spacing w:before="40"/>
        <w:rPr>
          <w:noProof/>
          <w:lang w:val="nl-BE"/>
        </w:rPr>
      </w:pPr>
    </w:p>
    <w:p w14:paraId="447D53D6" w14:textId="77777777" w:rsidR="006F3923" w:rsidRDefault="006F3923" w:rsidP="006F3923">
      <w:pPr>
        <w:pStyle w:val="03aText"/>
        <w:widowControl/>
        <w:spacing w:before="40"/>
        <w:rPr>
          <w:noProof/>
          <w:lang w:val="nl-BE"/>
        </w:rPr>
      </w:pPr>
      <w:r>
        <w:rPr>
          <w:noProof/>
          <w:lang w:val="nl-BE"/>
        </w:rPr>
        <w:t xml:space="preserve">Julien Vandiest vond het zelfs: </w:t>
      </w:r>
      <w:r w:rsidR="000B0493">
        <w:rPr>
          <w:i/>
          <w:noProof/>
          <w:lang w:val="nl-BE"/>
        </w:rPr>
        <w:t>“Als miniatuurtje een composito</w:t>
      </w:r>
      <w:r>
        <w:rPr>
          <w:i/>
          <w:noProof/>
          <w:lang w:val="nl-BE"/>
        </w:rPr>
        <w:t>risch huzarenstukje.”</w:t>
      </w:r>
    </w:p>
    <w:p w14:paraId="170600D3" w14:textId="77777777" w:rsidR="006F3923" w:rsidRDefault="006F3923" w:rsidP="006F3923">
      <w:pPr>
        <w:pStyle w:val="03aText"/>
        <w:widowControl/>
        <w:spacing w:line="190" w:lineRule="exact"/>
        <w:jc w:val="center"/>
        <w:rPr>
          <w:b/>
          <w:noProof/>
          <w:lang w:val="nl-BE"/>
        </w:rPr>
      </w:pPr>
      <w:r>
        <w:rPr>
          <w:noProof/>
          <w:lang w:val="nl-BE"/>
        </w:rPr>
        <w:br w:type="page"/>
      </w:r>
      <w:r w:rsidR="00967194">
        <w:rPr>
          <w:b/>
          <w:noProof/>
          <w:lang w:val="nl-BE"/>
        </w:rPr>
        <w:lastRenderedPageBreak/>
        <w:t xml:space="preserve">- </w:t>
      </w:r>
      <w:r w:rsidR="00452AFE">
        <w:rPr>
          <w:b/>
          <w:noProof/>
          <w:lang w:val="nl-BE"/>
        </w:rPr>
        <w:t>23</w:t>
      </w:r>
      <w:r w:rsidR="006D16AB">
        <w:rPr>
          <w:b/>
          <w:noProof/>
          <w:lang w:val="nl-BE"/>
        </w:rPr>
        <w:t>9</w:t>
      </w:r>
      <w:r>
        <w:rPr>
          <w:b/>
          <w:noProof/>
          <w:lang w:val="nl-BE"/>
        </w:rPr>
        <w:t xml:space="preserve"> -</w:t>
      </w:r>
    </w:p>
    <w:p w14:paraId="5C5A6E73" w14:textId="77777777" w:rsidR="006F3923" w:rsidRDefault="006F3923" w:rsidP="006F3923">
      <w:pPr>
        <w:pStyle w:val="03aText"/>
        <w:widowControl/>
        <w:spacing w:line="190" w:lineRule="exact"/>
        <w:jc w:val="center"/>
        <w:rPr>
          <w:noProof/>
          <w:lang w:val="nl-BE"/>
        </w:rPr>
      </w:pPr>
    </w:p>
    <w:p w14:paraId="144C1CC7" w14:textId="77777777" w:rsidR="006F3923" w:rsidRDefault="00391FE2" w:rsidP="00391FE2">
      <w:pPr>
        <w:pStyle w:val="02bSource"/>
        <w:widowControl/>
        <w:tabs>
          <w:tab w:val="left" w:pos="114"/>
        </w:tabs>
        <w:rPr>
          <w:noProof/>
          <w:lang w:val="nl-BE"/>
        </w:rPr>
      </w:pPr>
      <w:r>
        <w:rPr>
          <w:i/>
          <w:noProof/>
          <w:lang w:val="nl-BE"/>
        </w:rPr>
        <w:t xml:space="preserve">Origineel, </w:t>
      </w:r>
      <w:r>
        <w:rPr>
          <w:noProof/>
          <w:lang w:val="nl-BE"/>
        </w:rPr>
        <w:t>2012</w:t>
      </w:r>
    </w:p>
    <w:p w14:paraId="46F8C074" w14:textId="77777777" w:rsidR="00391FE2" w:rsidRPr="00391FE2" w:rsidRDefault="00391FE2" w:rsidP="00391FE2">
      <w:pPr>
        <w:pStyle w:val="02bSource"/>
        <w:widowControl/>
        <w:tabs>
          <w:tab w:val="left" w:pos="114"/>
        </w:tabs>
        <w:rPr>
          <w:lang w:val="nl-BE"/>
        </w:rPr>
      </w:pPr>
    </w:p>
    <w:p w14:paraId="4FFC0AE4" w14:textId="77777777" w:rsidR="006F3923" w:rsidRDefault="00201006" w:rsidP="006F3923">
      <w:pPr>
        <w:rPr>
          <w:lang w:val="nl-BE"/>
        </w:rPr>
      </w:pPr>
      <w:r>
        <w:rPr>
          <w:noProof/>
          <w:lang w:val="nl-BE" w:eastAsia="nl-BE"/>
        </w:rPr>
        <w:drawing>
          <wp:inline distT="0" distB="0" distL="0" distR="0" wp14:anchorId="1657433F" wp14:editId="2CBB8A20">
            <wp:extent cx="1933575" cy="19335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133AA41F" w14:textId="77777777" w:rsidR="006F3923" w:rsidRDefault="006F3923" w:rsidP="006F3923">
      <w:pPr>
        <w:rPr>
          <w:lang w:val="nl-BE"/>
        </w:rPr>
      </w:pPr>
    </w:p>
    <w:p w14:paraId="4BB70431"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0310.22 c5a5</w:t>
      </w:r>
    </w:p>
    <w:p w14:paraId="472897DA" w14:textId="77777777" w:rsidR="00D71276" w:rsidRDefault="00D71276" w:rsidP="006F3923">
      <w:pPr>
        <w:rPr>
          <w:rFonts w:cs="Arial"/>
          <w:sz w:val="20"/>
          <w:szCs w:val="20"/>
          <w:lang w:val="nl-BE"/>
        </w:rPr>
      </w:pPr>
    </w:p>
    <w:p w14:paraId="7B566E0B" w14:textId="77777777" w:rsidR="006F3923" w:rsidRDefault="00D71276" w:rsidP="006F3923">
      <w:pPr>
        <w:pStyle w:val="03aText"/>
        <w:widowControl/>
        <w:rPr>
          <w:noProof/>
          <w:lang w:val="nl-BE"/>
        </w:rPr>
      </w:pPr>
      <w:r>
        <w:rPr>
          <w:noProof/>
          <w:lang w:val="nl-BE"/>
        </w:rPr>
        <w:t>Dit</w:t>
      </w:r>
      <w:r w:rsidR="005963D3">
        <w:rPr>
          <w:noProof/>
          <w:lang w:val="nl-BE"/>
        </w:rPr>
        <w:t xml:space="preserve"> is mijn</w:t>
      </w:r>
      <w:r w:rsidR="00531299">
        <w:rPr>
          <w:noProof/>
          <w:lang w:val="nl-BE"/>
        </w:rPr>
        <w:t xml:space="preserve"> verbeterde versie van een studie die ik </w:t>
      </w:r>
      <w:r w:rsidR="0092139F">
        <w:rPr>
          <w:noProof/>
          <w:lang w:val="nl-BE"/>
        </w:rPr>
        <w:t xml:space="preserve">samen met </w:t>
      </w:r>
      <w:r w:rsidR="00531299">
        <w:rPr>
          <w:noProof/>
          <w:lang w:val="nl-BE"/>
        </w:rPr>
        <w:t xml:space="preserve"> Missiaen publiceerde in </w:t>
      </w:r>
      <w:r w:rsidR="00531299">
        <w:rPr>
          <w:i/>
          <w:noProof/>
          <w:lang w:val="nl-BE"/>
        </w:rPr>
        <w:t xml:space="preserve">EBUR </w:t>
      </w:r>
      <w:r w:rsidR="00531299">
        <w:rPr>
          <w:noProof/>
          <w:lang w:val="nl-BE"/>
        </w:rPr>
        <w:t>2002 voor het</w:t>
      </w:r>
      <w:r w:rsidR="00531299">
        <w:rPr>
          <w:i/>
          <w:noProof/>
          <w:lang w:val="nl-BE"/>
        </w:rPr>
        <w:t xml:space="preserve"> Quiet Move Ty.</w:t>
      </w:r>
      <w:r w:rsidR="00531299">
        <w:rPr>
          <w:noProof/>
          <w:lang w:val="nl-BE"/>
        </w:rPr>
        <w:t xml:space="preserve"> </w:t>
      </w:r>
    </w:p>
    <w:p w14:paraId="3DC892C2" w14:textId="77777777" w:rsidR="006F3923" w:rsidRDefault="006F3923" w:rsidP="006F3923">
      <w:pPr>
        <w:rPr>
          <w:rFonts w:cs="Arial"/>
          <w:b/>
          <w:sz w:val="20"/>
          <w:szCs w:val="20"/>
          <w:lang w:val="nl-BE"/>
        </w:rPr>
      </w:pPr>
      <w:r>
        <w:rPr>
          <w:rFonts w:cs="Arial"/>
          <w:b/>
          <w:sz w:val="20"/>
          <w:szCs w:val="20"/>
          <w:lang w:val="nl-BE"/>
        </w:rPr>
        <w:tab/>
        <w:t>1.b7</w:t>
      </w:r>
    </w:p>
    <w:p w14:paraId="52B2F291" w14:textId="77777777" w:rsidR="00016AD0" w:rsidRDefault="006F3923" w:rsidP="00016AD0">
      <w:pPr>
        <w:pStyle w:val="03aText"/>
        <w:widowControl/>
        <w:rPr>
          <w:noProof/>
          <w:lang w:val="nl-BE"/>
        </w:rPr>
      </w:pPr>
      <w:r>
        <w:rPr>
          <w:noProof/>
          <w:lang w:val="nl-BE"/>
        </w:rPr>
        <w:t>Maar niet het gulzige 1.bxa7? we</w:t>
      </w:r>
      <w:r>
        <w:rPr>
          <w:noProof/>
          <w:lang w:val="nl-BE"/>
        </w:rPr>
        <w:softHyphen/>
        <w:t>gens 1…Tf8 2.Ld3 Ta8</w:t>
      </w:r>
      <w:r w:rsidR="00016AD0">
        <w:rPr>
          <w:noProof/>
          <w:lang w:val="nl-BE"/>
        </w:rPr>
        <w:t xml:space="preserve"> 3.b4+ Ka4 </w:t>
      </w:r>
      <w:r w:rsidR="00C30838">
        <w:rPr>
          <w:noProof/>
          <w:lang w:val="nl-BE"/>
        </w:rPr>
        <w:t>:</w:t>
      </w:r>
      <w:r w:rsidR="00016AD0">
        <w:rPr>
          <w:noProof/>
          <w:lang w:val="nl-BE"/>
        </w:rPr>
        <w:t>4.Lc2+ Ka3 5.Kb6 Txa7 6.Kxa7 Kxb4.</w:t>
      </w:r>
    </w:p>
    <w:p w14:paraId="36109991" w14:textId="77777777" w:rsidR="006F3923" w:rsidRDefault="006F3923" w:rsidP="00016AD0">
      <w:pPr>
        <w:pStyle w:val="03aText"/>
        <w:widowControl/>
        <w:rPr>
          <w:b/>
          <w:lang w:val="nl-BE"/>
        </w:rPr>
      </w:pPr>
      <w:r>
        <w:rPr>
          <w:b/>
          <w:lang w:val="nl-BE"/>
        </w:rPr>
        <w:tab/>
        <w:t>1…</w:t>
      </w:r>
      <w:r>
        <w:rPr>
          <w:b/>
          <w:lang w:val="nl-BE"/>
        </w:rPr>
        <w:tab/>
      </w:r>
      <w:r>
        <w:rPr>
          <w:b/>
          <w:lang w:val="nl-BE"/>
        </w:rPr>
        <w:tab/>
        <w:t>Tf8</w:t>
      </w:r>
    </w:p>
    <w:p w14:paraId="35E010F0" w14:textId="77777777" w:rsidR="006F3923" w:rsidRDefault="006F3923" w:rsidP="006F3923">
      <w:pPr>
        <w:rPr>
          <w:rFonts w:cs="Arial"/>
          <w:b/>
          <w:sz w:val="20"/>
          <w:szCs w:val="20"/>
          <w:lang w:val="nl-BE"/>
        </w:rPr>
      </w:pPr>
      <w:r>
        <w:rPr>
          <w:rFonts w:cs="Arial"/>
          <w:b/>
          <w:sz w:val="20"/>
          <w:szCs w:val="20"/>
          <w:lang w:val="nl-BE"/>
        </w:rPr>
        <w:tab/>
        <w:t>2.Lh5</w:t>
      </w:r>
    </w:p>
    <w:p w14:paraId="6FF6A90B" w14:textId="77777777" w:rsidR="006F3923" w:rsidRDefault="006F3923" w:rsidP="00EC6480">
      <w:pPr>
        <w:jc w:val="both"/>
        <w:rPr>
          <w:rFonts w:cs="Arial"/>
          <w:sz w:val="20"/>
          <w:szCs w:val="20"/>
          <w:lang w:val="nl-BE"/>
        </w:rPr>
      </w:pPr>
      <w:r>
        <w:rPr>
          <w:rFonts w:cs="Arial"/>
          <w:sz w:val="20"/>
          <w:szCs w:val="20"/>
          <w:lang w:val="nl-BE"/>
        </w:rPr>
        <w:t>Een afwachtende</w:t>
      </w:r>
      <w:r w:rsidR="00EC6480">
        <w:rPr>
          <w:rFonts w:cs="Arial"/>
          <w:sz w:val="20"/>
          <w:szCs w:val="20"/>
          <w:lang w:val="nl-BE"/>
        </w:rPr>
        <w:t xml:space="preserve">, maar correcte   </w:t>
      </w:r>
      <w:r>
        <w:rPr>
          <w:rFonts w:cs="Arial"/>
          <w:sz w:val="20"/>
          <w:szCs w:val="20"/>
          <w:lang w:val="nl-BE"/>
        </w:rPr>
        <w:t xml:space="preserve"> zet, want:</w:t>
      </w:r>
    </w:p>
    <w:p w14:paraId="64BFED60" w14:textId="77777777" w:rsidR="006F3923" w:rsidRPr="00E31171" w:rsidRDefault="006F3923" w:rsidP="00586E21">
      <w:pPr>
        <w:pStyle w:val="03aText"/>
        <w:widowControl/>
        <w:numPr>
          <w:ilvl w:val="0"/>
          <w:numId w:val="123"/>
        </w:numPr>
        <w:rPr>
          <w:noProof/>
          <w:lang w:val="nl-BE"/>
        </w:rPr>
      </w:pPr>
      <w:r>
        <w:rPr>
          <w:noProof/>
          <w:lang w:val="nl-BE"/>
        </w:rPr>
        <w:t>2.Kxc6? Kb4 3.Lc2 Kc3 4.Ld1 Kd2 5.Lg4 Kc3 6.Lc8 Tf6+ 7.Kc7 Tb6</w:t>
      </w:r>
      <w:r w:rsidR="00C6218F">
        <w:rPr>
          <w:noProof/>
          <w:lang w:val="nl-BE"/>
        </w:rPr>
        <w:t xml:space="preserve"> </w:t>
      </w:r>
      <w:r w:rsidR="00C6218F">
        <w:rPr>
          <w:i/>
          <w:noProof/>
          <w:lang w:val="nl-BE"/>
        </w:rPr>
        <w:t xml:space="preserve">(En niet 7…Tf7+? </w:t>
      </w:r>
      <w:r w:rsidR="00C6218F" w:rsidRPr="00C6218F">
        <w:rPr>
          <w:i/>
          <w:noProof/>
          <w:lang w:val="en-GB"/>
        </w:rPr>
        <w:t>8.Ld7 Tf8 9.La4 Tf7 10.Kb8 a5 11.Ka8 Tf8+ 12.b8D Txb8 13.</w:t>
      </w:r>
      <w:r w:rsidR="00C6218F">
        <w:rPr>
          <w:i/>
          <w:noProof/>
          <w:lang w:val="en-GB"/>
        </w:rPr>
        <w:t>Kxb8.)</w:t>
      </w:r>
      <w:r w:rsidRPr="00C6218F">
        <w:rPr>
          <w:noProof/>
          <w:lang w:val="en-GB"/>
        </w:rPr>
        <w:t xml:space="preserve"> </w:t>
      </w:r>
      <w:r w:rsidRPr="00E31171">
        <w:rPr>
          <w:noProof/>
          <w:lang w:val="nl-BE"/>
        </w:rPr>
        <w:t>8.Le6</w:t>
      </w:r>
      <w:r w:rsidR="005345B7" w:rsidRPr="00E31171">
        <w:rPr>
          <w:noProof/>
          <w:lang w:val="nl-BE"/>
        </w:rPr>
        <w:t xml:space="preserve"> Kb4 en  </w:t>
      </w:r>
      <w:r w:rsidR="00E31171" w:rsidRPr="00E31171">
        <w:rPr>
          <w:noProof/>
          <w:lang w:val="nl-BE"/>
        </w:rPr>
        <w:t>9.Lf7 Txb7+ 10.Kxb7 Kxb3</w:t>
      </w:r>
      <w:r w:rsidR="005345B7" w:rsidRPr="00E31171">
        <w:rPr>
          <w:noProof/>
          <w:lang w:val="nl-BE"/>
        </w:rPr>
        <w:t>, met re</w:t>
      </w:r>
      <w:r w:rsidR="00E31171" w:rsidRPr="00E31171">
        <w:rPr>
          <w:noProof/>
          <w:lang w:val="nl-BE"/>
        </w:rPr>
        <w:t>-</w:t>
      </w:r>
      <w:r w:rsidR="005345B7" w:rsidRPr="00E31171">
        <w:rPr>
          <w:noProof/>
          <w:lang w:val="nl-BE"/>
        </w:rPr>
        <w:t>mise.</w:t>
      </w:r>
    </w:p>
    <w:p w14:paraId="320268BF" w14:textId="77777777" w:rsidR="005345B7" w:rsidRPr="00E31171" w:rsidRDefault="005345B7" w:rsidP="000311CD">
      <w:pPr>
        <w:pStyle w:val="03aText"/>
        <w:widowControl/>
        <w:rPr>
          <w:noProof/>
          <w:lang w:val="nl-BE"/>
        </w:rPr>
      </w:pPr>
    </w:p>
    <w:p w14:paraId="21793E4E" w14:textId="77777777" w:rsidR="006F65F4" w:rsidRPr="00E31171" w:rsidRDefault="006F65F4" w:rsidP="005345B7">
      <w:pPr>
        <w:pStyle w:val="03aText"/>
        <w:widowControl/>
        <w:rPr>
          <w:noProof/>
          <w:lang w:val="nl-BE"/>
        </w:rPr>
      </w:pPr>
    </w:p>
    <w:p w14:paraId="435804C9" w14:textId="77777777" w:rsidR="002E51B2" w:rsidRPr="00E31171" w:rsidRDefault="002E51B2" w:rsidP="005345B7">
      <w:pPr>
        <w:pStyle w:val="03aText"/>
        <w:widowControl/>
        <w:rPr>
          <w:noProof/>
          <w:lang w:val="nl-BE"/>
        </w:rPr>
      </w:pPr>
    </w:p>
    <w:p w14:paraId="22BC73AE" w14:textId="77777777" w:rsidR="00BD148D" w:rsidRPr="00E31171" w:rsidRDefault="00BD148D" w:rsidP="005345B7">
      <w:pPr>
        <w:pStyle w:val="03aText"/>
        <w:widowControl/>
        <w:rPr>
          <w:noProof/>
          <w:lang w:val="nl-BE"/>
        </w:rPr>
      </w:pPr>
    </w:p>
    <w:p w14:paraId="32AE99D4" w14:textId="77777777" w:rsidR="006F3923" w:rsidRPr="00A260A9" w:rsidRDefault="006F3923" w:rsidP="00586E21">
      <w:pPr>
        <w:pStyle w:val="03aText"/>
        <w:widowControl/>
        <w:numPr>
          <w:ilvl w:val="0"/>
          <w:numId w:val="123"/>
        </w:numPr>
        <w:rPr>
          <w:noProof/>
        </w:rPr>
      </w:pPr>
      <w:r w:rsidRPr="00311852">
        <w:rPr>
          <w:noProof/>
        </w:rPr>
        <w:t xml:space="preserve">2.Lf7? </w:t>
      </w:r>
      <w:r w:rsidRPr="00A260A9">
        <w:rPr>
          <w:noProof/>
        </w:rPr>
        <w:t>Tb8 3.Kxc6 Kb4 4.Kc7 Txb7</w:t>
      </w:r>
      <w:r w:rsidR="002763DA" w:rsidRPr="00A260A9">
        <w:rPr>
          <w:noProof/>
        </w:rPr>
        <w:t>+</w:t>
      </w:r>
      <w:r w:rsidRPr="00A260A9">
        <w:rPr>
          <w:noProof/>
        </w:rPr>
        <w:t xml:space="preserve"> 5.Kxb7 a5 6.Kb6 a4! 7.bxa4 K</w:t>
      </w:r>
      <w:r w:rsidR="007C5C33" w:rsidRPr="00A260A9">
        <w:rPr>
          <w:noProof/>
        </w:rPr>
        <w:t>xa4,</w:t>
      </w:r>
      <w:r w:rsidRPr="00A260A9">
        <w:rPr>
          <w:noProof/>
        </w:rPr>
        <w:t xml:space="preserve"> ook met remise.</w:t>
      </w:r>
    </w:p>
    <w:p w14:paraId="6F5015A8" w14:textId="77777777" w:rsidR="006F3923" w:rsidRPr="002763DA" w:rsidRDefault="006F3923" w:rsidP="00586E21">
      <w:pPr>
        <w:pStyle w:val="03aText"/>
        <w:widowControl/>
        <w:numPr>
          <w:ilvl w:val="0"/>
          <w:numId w:val="123"/>
        </w:numPr>
        <w:rPr>
          <w:noProof/>
          <w:lang w:val="nl-BE"/>
        </w:rPr>
      </w:pPr>
      <w:r w:rsidRPr="00ED1153">
        <w:rPr>
          <w:noProof/>
          <w:lang w:val="nl-BE"/>
        </w:rPr>
        <w:t xml:space="preserve">2.Lc2? </w:t>
      </w:r>
      <w:r w:rsidRPr="00E31171">
        <w:rPr>
          <w:noProof/>
          <w:lang w:val="nl-BE"/>
        </w:rPr>
        <w:t>Ka6 3.K</w:t>
      </w:r>
      <w:r w:rsidR="00E030D5">
        <w:rPr>
          <w:noProof/>
          <w:lang w:val="nl-BE"/>
        </w:rPr>
        <w:t>xc</w:t>
      </w:r>
      <w:r w:rsidRPr="002763DA">
        <w:rPr>
          <w:noProof/>
          <w:lang w:val="nl-BE"/>
        </w:rPr>
        <w:t>6 Tf6+ 4.Kc7 Tf7+ 5.Kc6 Tf6+,</w:t>
      </w:r>
      <w:r w:rsidR="002763DA" w:rsidRPr="002763DA">
        <w:rPr>
          <w:noProof/>
          <w:lang w:val="nl-BE"/>
        </w:rPr>
        <w:t xml:space="preserve"> </w:t>
      </w:r>
      <w:r w:rsidR="002763DA">
        <w:rPr>
          <w:i/>
          <w:noProof/>
          <w:lang w:val="nl-BE"/>
        </w:rPr>
        <w:t>(</w:t>
      </w:r>
      <w:r w:rsidR="002763DA" w:rsidRPr="002763DA">
        <w:rPr>
          <w:i/>
          <w:noProof/>
          <w:lang w:val="nl-BE"/>
        </w:rPr>
        <w:t>En niet 5…Txb7? 6.Ld3+ Ka5</w:t>
      </w:r>
      <w:r w:rsidR="002763DA">
        <w:rPr>
          <w:noProof/>
          <w:lang w:val="nl-BE"/>
        </w:rPr>
        <w:t xml:space="preserve"> </w:t>
      </w:r>
      <w:r w:rsidR="002763DA" w:rsidRPr="002763DA">
        <w:rPr>
          <w:i/>
          <w:noProof/>
          <w:lang w:val="nl-BE"/>
        </w:rPr>
        <w:t>73.Kxb7 Kb4 8.Lc2 a5 9.Kb6</w:t>
      </w:r>
      <w:r w:rsidR="002763DA">
        <w:rPr>
          <w:noProof/>
          <w:lang w:val="nl-BE"/>
        </w:rPr>
        <w:t xml:space="preserve"> </w:t>
      </w:r>
      <w:r w:rsidR="002763DA" w:rsidRPr="002763DA">
        <w:rPr>
          <w:i/>
          <w:noProof/>
          <w:lang w:val="nl-BE"/>
        </w:rPr>
        <w:t>Kc</w:t>
      </w:r>
      <w:r w:rsidR="00E31171">
        <w:rPr>
          <w:i/>
          <w:noProof/>
          <w:lang w:val="nl-BE"/>
        </w:rPr>
        <w:t xml:space="preserve">3 </w:t>
      </w:r>
      <w:r w:rsidR="002763DA" w:rsidRPr="002763DA">
        <w:rPr>
          <w:i/>
          <w:noProof/>
          <w:lang w:val="nl-BE"/>
        </w:rPr>
        <w:t>10.Kxa5.)</w:t>
      </w:r>
      <w:r w:rsidR="002763DA">
        <w:rPr>
          <w:i/>
          <w:noProof/>
          <w:lang w:val="nl-BE"/>
        </w:rPr>
        <w:t xml:space="preserve"> </w:t>
      </w:r>
      <w:r w:rsidR="002763DA">
        <w:rPr>
          <w:noProof/>
          <w:lang w:val="nl-BE"/>
        </w:rPr>
        <w:t>Noch:</w:t>
      </w:r>
    </w:p>
    <w:p w14:paraId="6E5BBE59" w14:textId="77777777" w:rsidR="006F3923" w:rsidRDefault="006F3923" w:rsidP="00586E21">
      <w:pPr>
        <w:pStyle w:val="03aText"/>
        <w:widowControl/>
        <w:numPr>
          <w:ilvl w:val="0"/>
          <w:numId w:val="123"/>
        </w:numPr>
        <w:rPr>
          <w:noProof/>
          <w:lang w:val="en-GB"/>
        </w:rPr>
      </w:pPr>
      <w:r w:rsidRPr="007C5C33">
        <w:rPr>
          <w:noProof/>
        </w:rPr>
        <w:t>2.Ld</w:t>
      </w:r>
      <w:r>
        <w:rPr>
          <w:noProof/>
          <w:lang w:val="en-GB"/>
        </w:rPr>
        <w:t>3? a6 3.Lc4 Tb8 4.</w:t>
      </w:r>
      <w:r w:rsidR="00E31171">
        <w:rPr>
          <w:noProof/>
          <w:lang w:val="en-GB"/>
        </w:rPr>
        <w:t>Kxc6             Kb4 5.K</w:t>
      </w:r>
      <w:r>
        <w:rPr>
          <w:noProof/>
          <w:lang w:val="en-GB"/>
        </w:rPr>
        <w:t xml:space="preserve">c7 Txb7+ 6.Kxb7 </w:t>
      </w:r>
      <w:r w:rsidR="00C30838">
        <w:rPr>
          <w:noProof/>
          <w:lang w:val="en-GB"/>
        </w:rPr>
        <w:t>a5, enzovoort, of:</w:t>
      </w:r>
      <w:r>
        <w:rPr>
          <w:noProof/>
          <w:lang w:val="en-GB"/>
        </w:rPr>
        <w:t xml:space="preserve"> </w:t>
      </w:r>
    </w:p>
    <w:p w14:paraId="50A240F6" w14:textId="77777777" w:rsidR="004727DB" w:rsidRDefault="006F3923" w:rsidP="00586E21">
      <w:pPr>
        <w:pStyle w:val="03aText"/>
        <w:widowControl/>
        <w:numPr>
          <w:ilvl w:val="0"/>
          <w:numId w:val="123"/>
        </w:numPr>
        <w:rPr>
          <w:noProof/>
          <w:lang w:val="nl-BE"/>
        </w:rPr>
      </w:pPr>
      <w:r>
        <w:rPr>
          <w:noProof/>
          <w:lang w:val="en-GB"/>
        </w:rPr>
        <w:t xml:space="preserve"> </w:t>
      </w:r>
      <w:r>
        <w:rPr>
          <w:noProof/>
          <w:lang w:val="nl-BE"/>
        </w:rPr>
        <w:t>2.Le4? Ka6 3.Lxc6 Tb8 4.Ld5 Txb7 5.Lxb7+ Kxb7</w:t>
      </w:r>
      <w:r w:rsidR="00C30838">
        <w:rPr>
          <w:noProof/>
          <w:lang w:val="nl-BE"/>
        </w:rPr>
        <w:t xml:space="preserve">, met remise. Of hier 3.Kxc6 Tf6+ 4.Kc7 Tf7+ </w:t>
      </w:r>
      <w:r w:rsidR="00E030D5">
        <w:rPr>
          <w:noProof/>
          <w:lang w:val="nl-BE"/>
        </w:rPr>
        <w:t>5.Kc</w:t>
      </w:r>
      <w:r w:rsidR="00FE797D">
        <w:rPr>
          <w:noProof/>
          <w:lang w:val="nl-BE"/>
        </w:rPr>
        <w:t>8 Tf8+ 6.Kc7 Tf7 en wit komt</w:t>
      </w:r>
      <w:r w:rsidR="00C30838">
        <w:rPr>
          <w:noProof/>
          <w:lang w:val="nl-BE"/>
        </w:rPr>
        <w:t xml:space="preserve"> niet verder.</w:t>
      </w:r>
    </w:p>
    <w:p w14:paraId="7BA2F51B" w14:textId="77777777" w:rsidR="006F3923" w:rsidRDefault="00FE797D"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Tg8</w:t>
      </w:r>
    </w:p>
    <w:p w14:paraId="35A2018C" w14:textId="77777777" w:rsidR="006F3923" w:rsidRDefault="006F3923" w:rsidP="006F3923">
      <w:pPr>
        <w:pStyle w:val="03aText"/>
        <w:widowControl/>
        <w:rPr>
          <w:noProof/>
          <w:lang w:val="nl-BE"/>
        </w:rPr>
      </w:pPr>
      <w:r>
        <w:rPr>
          <w:noProof/>
          <w:lang w:val="nl-BE"/>
        </w:rPr>
        <w:t>De beste zet. Men zie:</w:t>
      </w:r>
    </w:p>
    <w:p w14:paraId="232231B3" w14:textId="77777777" w:rsidR="006F3923" w:rsidRDefault="00FE797D" w:rsidP="00586E21">
      <w:pPr>
        <w:pStyle w:val="03aText"/>
        <w:widowControl/>
        <w:numPr>
          <w:ilvl w:val="0"/>
          <w:numId w:val="124"/>
        </w:numPr>
        <w:rPr>
          <w:noProof/>
          <w:lang w:val="nl-BE"/>
        </w:rPr>
      </w:pPr>
      <w:r>
        <w:rPr>
          <w:noProof/>
          <w:lang w:val="nl-BE"/>
        </w:rPr>
        <w:t>2…</w:t>
      </w:r>
      <w:r w:rsidR="006F3923">
        <w:rPr>
          <w:noProof/>
          <w:lang w:val="nl-BE"/>
        </w:rPr>
        <w:t>Tf5+?</w:t>
      </w:r>
      <w:r>
        <w:rPr>
          <w:noProof/>
          <w:lang w:val="nl-BE"/>
        </w:rPr>
        <w:t xml:space="preserve"> 3.Kxc6</w:t>
      </w:r>
      <w:r w:rsidR="006F3923">
        <w:rPr>
          <w:i/>
          <w:noProof/>
          <w:lang w:val="nl-BE"/>
        </w:rPr>
        <w:t xml:space="preserve"> </w:t>
      </w:r>
      <w:r>
        <w:rPr>
          <w:noProof/>
          <w:lang w:val="nl-BE"/>
        </w:rPr>
        <w:t xml:space="preserve">3.Tb5 </w:t>
      </w:r>
      <w:r w:rsidR="006F3923">
        <w:rPr>
          <w:noProof/>
          <w:lang w:val="nl-BE"/>
        </w:rPr>
        <w:t>4.Ld1</w:t>
      </w:r>
      <w:r>
        <w:rPr>
          <w:noProof/>
          <w:lang w:val="nl-BE"/>
        </w:rPr>
        <w:t xml:space="preserve"> Kb4 5.Kc7 Tc5+ 6.Kb8 Td5 7.Ka8 Kc3 8.b8D Txb8 9.Kxb8 a6 10.Ka7 a5 11.Kb6 Kxb4 12.Lc2 Kc3 13.Kxa5 Kxc2 14.b4, enzovoort.</w:t>
      </w:r>
      <w:r w:rsidR="006F3923">
        <w:rPr>
          <w:noProof/>
          <w:lang w:val="nl-BE"/>
        </w:rPr>
        <w:t xml:space="preserve"> </w:t>
      </w:r>
    </w:p>
    <w:p w14:paraId="71D971B2" w14:textId="77777777" w:rsidR="006F3923" w:rsidRDefault="002B6ABD" w:rsidP="00586E21">
      <w:pPr>
        <w:pStyle w:val="03aText"/>
        <w:widowControl/>
        <w:numPr>
          <w:ilvl w:val="0"/>
          <w:numId w:val="124"/>
        </w:numPr>
        <w:rPr>
          <w:noProof/>
          <w:lang w:val="nl-BE"/>
        </w:rPr>
      </w:pPr>
      <w:r>
        <w:rPr>
          <w:noProof/>
          <w:lang w:val="nl-BE"/>
        </w:rPr>
        <w:t>2...a6? 3.Kxc6 Kb4 4.Lg4 Tb</w:t>
      </w:r>
      <w:r w:rsidR="006F3923">
        <w:rPr>
          <w:noProof/>
          <w:lang w:val="nl-BE"/>
        </w:rPr>
        <w:t xml:space="preserve">8 </w:t>
      </w:r>
      <w:r>
        <w:rPr>
          <w:noProof/>
          <w:lang w:val="nl-BE"/>
        </w:rPr>
        <w:t>5.Ld1, enzovoort.</w:t>
      </w:r>
    </w:p>
    <w:p w14:paraId="3DEBB96B" w14:textId="77777777" w:rsidR="002B6ABD" w:rsidRDefault="002B6ABD" w:rsidP="00586E21">
      <w:pPr>
        <w:pStyle w:val="03aText"/>
        <w:widowControl/>
        <w:numPr>
          <w:ilvl w:val="0"/>
          <w:numId w:val="124"/>
        </w:numPr>
        <w:rPr>
          <w:noProof/>
          <w:lang w:val="nl-BE"/>
        </w:rPr>
      </w:pPr>
      <w:r>
        <w:rPr>
          <w:noProof/>
          <w:lang w:val="nl-BE"/>
        </w:rPr>
        <w:t xml:space="preserve">2…Tb8? </w:t>
      </w:r>
      <w:r w:rsidR="00372F32" w:rsidRPr="00372F32">
        <w:rPr>
          <w:noProof/>
          <w:lang w:val="nl-BE"/>
        </w:rPr>
        <w:t>3.Kxc6 T</w:t>
      </w:r>
      <w:r w:rsidR="004D03FB" w:rsidRPr="00372F32">
        <w:rPr>
          <w:noProof/>
          <w:lang w:val="nl-BE"/>
        </w:rPr>
        <w:t>h8</w:t>
      </w:r>
      <w:r w:rsidRPr="00372F32">
        <w:rPr>
          <w:noProof/>
          <w:lang w:val="nl-BE"/>
        </w:rPr>
        <w:t xml:space="preserve"> 4.</w:t>
      </w:r>
      <w:r w:rsidR="00AC0B08">
        <w:rPr>
          <w:noProof/>
          <w:lang w:val="nl-BE"/>
        </w:rPr>
        <w:t>L</w:t>
      </w:r>
      <w:r w:rsidR="00242B8E">
        <w:rPr>
          <w:noProof/>
          <w:lang w:val="nl-BE"/>
        </w:rPr>
        <w:t xml:space="preserve">g4 Kb4 5.Ld1 Ka5 6.Lc2 Lb4 7.Kc7 </w:t>
      </w:r>
      <w:r w:rsidR="00AC0B08">
        <w:rPr>
          <w:noProof/>
          <w:lang w:val="nl-BE"/>
        </w:rPr>
        <w:t>Kc3 8.Ld1 a5 9.kb2</w:t>
      </w:r>
      <w:r w:rsidR="00242B8E">
        <w:rPr>
          <w:noProof/>
          <w:lang w:val="nl-BE"/>
        </w:rPr>
        <w:t xml:space="preserve"> Kd2 10.Lg4 Kc3 11.Lc8 Th4 12.Ld7 Th8 13.La4 Kd4 14.Kc7 Kc5 15.b8D Txb8 16.Kxb8, </w:t>
      </w:r>
      <w:r w:rsidR="00AC0B08">
        <w:rPr>
          <w:noProof/>
          <w:lang w:val="nl-BE"/>
        </w:rPr>
        <w:t>enzo</w:t>
      </w:r>
      <w:r w:rsidR="007C5C33">
        <w:rPr>
          <w:noProof/>
          <w:lang w:val="nl-BE"/>
        </w:rPr>
        <w:t>-</w:t>
      </w:r>
      <w:r w:rsidR="00AC0B08">
        <w:rPr>
          <w:noProof/>
          <w:lang w:val="nl-BE"/>
        </w:rPr>
        <w:t xml:space="preserve">voort. Alle drie  met </w:t>
      </w:r>
      <w:r w:rsidR="00242B8E">
        <w:rPr>
          <w:noProof/>
          <w:lang w:val="nl-BE"/>
        </w:rPr>
        <w:t>winst.</w:t>
      </w:r>
      <w:r w:rsidR="006F229F">
        <w:rPr>
          <w:noProof/>
          <w:lang w:val="nl-BE"/>
        </w:rPr>
        <w:t xml:space="preserve"> </w:t>
      </w:r>
    </w:p>
    <w:p w14:paraId="17350C2D" w14:textId="77777777" w:rsidR="006F229F" w:rsidRDefault="006F229F" w:rsidP="006F229F">
      <w:pPr>
        <w:pStyle w:val="03aText"/>
        <w:widowControl/>
        <w:rPr>
          <w:noProof/>
          <w:lang w:val="nl-BE"/>
        </w:rPr>
      </w:pPr>
    </w:p>
    <w:p w14:paraId="6920C6B4" w14:textId="77777777" w:rsidR="006F229F" w:rsidRDefault="006F229F" w:rsidP="006F229F">
      <w:pPr>
        <w:pStyle w:val="03aText"/>
        <w:widowControl/>
        <w:rPr>
          <w:noProof/>
          <w:lang w:val="nl-BE"/>
        </w:rPr>
      </w:pPr>
    </w:p>
    <w:p w14:paraId="2973D59D" w14:textId="77777777" w:rsidR="006F229F" w:rsidRDefault="006F229F" w:rsidP="006F229F">
      <w:pPr>
        <w:pStyle w:val="03aText"/>
        <w:widowControl/>
        <w:rPr>
          <w:noProof/>
          <w:lang w:val="nl-BE"/>
        </w:rPr>
      </w:pPr>
    </w:p>
    <w:p w14:paraId="5BD6A2ED" w14:textId="77777777" w:rsidR="006F229F" w:rsidRDefault="006F229F" w:rsidP="006F229F">
      <w:pPr>
        <w:pStyle w:val="03aText"/>
        <w:widowControl/>
        <w:rPr>
          <w:noProof/>
          <w:lang w:val="nl-BE"/>
        </w:rPr>
      </w:pPr>
    </w:p>
    <w:p w14:paraId="54355575" w14:textId="77777777" w:rsidR="004727DB" w:rsidRDefault="004727DB" w:rsidP="004727DB">
      <w:pPr>
        <w:pStyle w:val="03aText"/>
        <w:widowControl/>
        <w:rPr>
          <w:noProof/>
          <w:lang w:val="nl-BE"/>
        </w:rPr>
      </w:pPr>
    </w:p>
    <w:p w14:paraId="1D1C50E8" w14:textId="77777777" w:rsidR="00D15156" w:rsidRDefault="00D15156" w:rsidP="004727DB">
      <w:pPr>
        <w:pStyle w:val="03aText"/>
        <w:widowControl/>
        <w:rPr>
          <w:noProof/>
          <w:lang w:val="nl-BE"/>
        </w:rPr>
      </w:pPr>
    </w:p>
    <w:p w14:paraId="6258A13B" w14:textId="77777777" w:rsidR="004727DB" w:rsidRDefault="004727DB" w:rsidP="004727DB">
      <w:pPr>
        <w:pStyle w:val="03aText"/>
        <w:widowControl/>
        <w:rPr>
          <w:noProof/>
          <w:lang w:val="nl-BE"/>
        </w:rPr>
      </w:pPr>
    </w:p>
    <w:p w14:paraId="7D2E432D" w14:textId="77777777" w:rsidR="004727DB" w:rsidRDefault="004727DB" w:rsidP="004727DB">
      <w:pPr>
        <w:pStyle w:val="03aText"/>
        <w:widowControl/>
        <w:rPr>
          <w:noProof/>
          <w:lang w:val="nl-BE"/>
        </w:rPr>
      </w:pPr>
    </w:p>
    <w:p w14:paraId="72D40104" w14:textId="77777777" w:rsidR="004727DB" w:rsidRPr="004727DB" w:rsidRDefault="004727DB" w:rsidP="00586E21">
      <w:pPr>
        <w:pStyle w:val="03aText"/>
        <w:widowControl/>
        <w:numPr>
          <w:ilvl w:val="0"/>
          <w:numId w:val="124"/>
        </w:numPr>
        <w:rPr>
          <w:noProof/>
          <w:lang w:val="en-GB"/>
        </w:rPr>
      </w:pPr>
      <w:r>
        <w:rPr>
          <w:noProof/>
          <w:lang w:val="nl-BE"/>
        </w:rPr>
        <w:t xml:space="preserve">2…Ka6 3.Kxc6 Tb8 4.txb7 5.Le2+ Tb5 6.Lxb5 en mat. </w:t>
      </w:r>
      <w:r w:rsidRPr="004727DB">
        <w:rPr>
          <w:noProof/>
          <w:lang w:val="en-GB"/>
        </w:rPr>
        <w:t>Of hier 3…Th8 4.Le2 Ka5 5.Lg4 Ka6 6.Lc8 Th5+ 7.Kxc6 Th6 8.Kd5 Tb6 9.B8D+</w:t>
      </w:r>
      <w:r>
        <w:rPr>
          <w:noProof/>
          <w:lang w:val="en-GB"/>
        </w:rPr>
        <w:t xml:space="preserve"> Ka5 10.Dxa7+, enzovoort.</w:t>
      </w:r>
    </w:p>
    <w:p w14:paraId="4A37F768" w14:textId="77777777" w:rsidR="002E4766" w:rsidRDefault="002E4766" w:rsidP="00B37CDB">
      <w:pPr>
        <w:ind w:firstLine="708"/>
        <w:jc w:val="both"/>
        <w:rPr>
          <w:rFonts w:cs="Arial"/>
          <w:b/>
          <w:sz w:val="20"/>
          <w:szCs w:val="20"/>
          <w:lang w:val="nl-BE"/>
        </w:rPr>
      </w:pPr>
      <w:r>
        <w:rPr>
          <w:rFonts w:cs="Arial"/>
          <w:b/>
          <w:sz w:val="20"/>
          <w:szCs w:val="20"/>
          <w:lang w:val="nl-BE"/>
        </w:rPr>
        <w:t>3.Lg4</w:t>
      </w:r>
    </w:p>
    <w:p w14:paraId="601B1B7C" w14:textId="77777777" w:rsidR="00E73CD6" w:rsidRPr="00E73CD6" w:rsidRDefault="00E73CD6" w:rsidP="00E73CD6">
      <w:pPr>
        <w:rPr>
          <w:rFonts w:cs="Arial"/>
          <w:sz w:val="20"/>
          <w:szCs w:val="20"/>
          <w:lang w:val="nl-BE"/>
        </w:rPr>
      </w:pPr>
      <w:r>
        <w:rPr>
          <w:rFonts w:cs="Arial"/>
          <w:sz w:val="20"/>
          <w:szCs w:val="20"/>
          <w:lang w:val="nl-BE"/>
        </w:rPr>
        <w:t>Ook de juiste zet: dreigt 4.Lc8.</w:t>
      </w:r>
    </w:p>
    <w:p w14:paraId="0AFA4190" w14:textId="77777777" w:rsidR="00A838DD" w:rsidRPr="0071469A" w:rsidRDefault="00E73CD6" w:rsidP="002E4766">
      <w:pPr>
        <w:jc w:val="both"/>
        <w:rPr>
          <w:rFonts w:cs="Arial"/>
          <w:sz w:val="20"/>
          <w:szCs w:val="20"/>
          <w:lang w:val="nl-BE"/>
        </w:rPr>
      </w:pPr>
      <w:r>
        <w:rPr>
          <w:rFonts w:cs="Arial"/>
          <w:sz w:val="20"/>
          <w:szCs w:val="20"/>
          <w:lang w:val="nl-BE"/>
        </w:rPr>
        <w:t xml:space="preserve">Want </w:t>
      </w:r>
      <w:r w:rsidR="003C4144">
        <w:rPr>
          <w:rFonts w:cs="Arial"/>
          <w:sz w:val="20"/>
          <w:szCs w:val="20"/>
          <w:lang w:val="nl-BE"/>
        </w:rPr>
        <w:t xml:space="preserve">nu </w:t>
      </w:r>
      <w:r w:rsidR="0071469A" w:rsidRPr="0071469A">
        <w:rPr>
          <w:rFonts w:cs="Arial"/>
          <w:sz w:val="20"/>
          <w:szCs w:val="20"/>
          <w:lang w:val="nl-BE"/>
        </w:rPr>
        <w:t>een afwachtende zet zo</w:t>
      </w:r>
      <w:r w:rsidR="000C5EFA">
        <w:rPr>
          <w:rFonts w:cs="Arial"/>
          <w:sz w:val="20"/>
          <w:szCs w:val="20"/>
          <w:lang w:val="nl-BE"/>
        </w:rPr>
        <w:t>-</w:t>
      </w:r>
      <w:r w:rsidR="0071469A" w:rsidRPr="0071469A">
        <w:rPr>
          <w:rFonts w:cs="Arial"/>
          <w:sz w:val="20"/>
          <w:szCs w:val="20"/>
          <w:lang w:val="nl-BE"/>
        </w:rPr>
        <w:t>als 3...Th8</w:t>
      </w:r>
      <w:r w:rsidR="00215394">
        <w:rPr>
          <w:rFonts w:cs="Arial"/>
          <w:sz w:val="20"/>
          <w:szCs w:val="20"/>
          <w:lang w:val="nl-BE"/>
        </w:rPr>
        <w:t>?</w:t>
      </w:r>
      <w:r w:rsidR="0071469A" w:rsidRPr="0071469A">
        <w:rPr>
          <w:rFonts w:cs="Arial"/>
          <w:sz w:val="20"/>
          <w:szCs w:val="20"/>
          <w:lang w:val="nl-BE"/>
        </w:rPr>
        <w:t xml:space="preserve"> wordt afgestraft met 4.b4+ </w:t>
      </w:r>
      <w:r w:rsidR="001F7A47">
        <w:rPr>
          <w:rFonts w:cs="Arial"/>
          <w:sz w:val="20"/>
          <w:szCs w:val="20"/>
          <w:lang w:val="nl-BE"/>
        </w:rPr>
        <w:t xml:space="preserve">en bijvoorbeeld </w:t>
      </w:r>
      <w:r w:rsidR="0071469A" w:rsidRPr="0071469A">
        <w:rPr>
          <w:rFonts w:cs="Arial"/>
          <w:sz w:val="20"/>
          <w:szCs w:val="20"/>
          <w:lang w:val="nl-BE"/>
        </w:rPr>
        <w:t>Ka4 5.b5 cxb5</w:t>
      </w:r>
      <w:r w:rsidR="001F7A47">
        <w:rPr>
          <w:rFonts w:cs="Arial"/>
          <w:sz w:val="20"/>
          <w:szCs w:val="20"/>
          <w:lang w:val="nl-BE"/>
        </w:rPr>
        <w:t xml:space="preserve"> 6.Lc8 Th5+ 7.Kd4 Th4+ 8.Kd</w:t>
      </w:r>
      <w:r w:rsidR="0050588D">
        <w:rPr>
          <w:rFonts w:cs="Arial"/>
          <w:sz w:val="20"/>
          <w:szCs w:val="20"/>
          <w:lang w:val="nl-BE"/>
        </w:rPr>
        <w:t>3 en wit haalt dame.</w:t>
      </w:r>
    </w:p>
    <w:p w14:paraId="3DB1D8CD" w14:textId="77777777" w:rsidR="00136F61" w:rsidRPr="00242B8E" w:rsidRDefault="0071469A" w:rsidP="002E4766">
      <w:pPr>
        <w:jc w:val="both"/>
        <w:rPr>
          <w:rFonts w:cs="Arial"/>
          <w:b/>
          <w:i/>
          <w:sz w:val="20"/>
          <w:szCs w:val="20"/>
          <w:lang w:val="nl-BE"/>
        </w:rPr>
      </w:pPr>
      <w:r w:rsidRPr="00242B8E">
        <w:rPr>
          <w:rFonts w:cs="Arial"/>
          <w:b/>
          <w:sz w:val="20"/>
          <w:szCs w:val="20"/>
          <w:lang w:val="nl-BE"/>
        </w:rPr>
        <w:tab/>
      </w:r>
      <w:r w:rsidRPr="00242B8E">
        <w:rPr>
          <w:rFonts w:cs="Arial"/>
          <w:b/>
          <w:sz w:val="20"/>
          <w:szCs w:val="20"/>
          <w:lang w:val="nl-BE"/>
        </w:rPr>
        <w:tab/>
      </w:r>
      <w:r w:rsidRPr="00242B8E">
        <w:rPr>
          <w:rFonts w:cs="Arial"/>
          <w:b/>
          <w:sz w:val="20"/>
          <w:szCs w:val="20"/>
          <w:lang w:val="nl-BE"/>
        </w:rPr>
        <w:tab/>
      </w:r>
    </w:p>
    <w:p w14:paraId="6AD6FFBF" w14:textId="77777777" w:rsidR="00136F61" w:rsidRDefault="001F7A47" w:rsidP="009D4181">
      <w:pPr>
        <w:jc w:val="both"/>
        <w:rPr>
          <w:rFonts w:cs="Arial"/>
          <w:b/>
          <w:i/>
          <w:sz w:val="20"/>
          <w:szCs w:val="20"/>
          <w:lang w:val="en-GB"/>
        </w:rPr>
      </w:pPr>
      <w:r>
        <w:rPr>
          <w:rFonts w:cs="Arial"/>
          <w:b/>
          <w:i/>
          <w:sz w:val="20"/>
          <w:szCs w:val="20"/>
          <w:lang w:val="en-GB"/>
        </w:rPr>
        <w:t>Variant A</w:t>
      </w:r>
    </w:p>
    <w:p w14:paraId="551E22F8" w14:textId="77777777" w:rsidR="00A838DD" w:rsidRDefault="00A838DD" w:rsidP="009D4181">
      <w:pPr>
        <w:jc w:val="both"/>
        <w:rPr>
          <w:rFonts w:cs="Arial"/>
          <w:b/>
          <w:sz w:val="20"/>
          <w:szCs w:val="20"/>
          <w:lang w:val="en-GB"/>
        </w:rPr>
      </w:pPr>
      <w:r>
        <w:rPr>
          <w:rFonts w:cs="Arial"/>
          <w:b/>
          <w:sz w:val="20"/>
          <w:szCs w:val="20"/>
          <w:lang w:val="en-GB"/>
        </w:rPr>
        <w:tab/>
      </w:r>
      <w:r w:rsidR="004D0238">
        <w:rPr>
          <w:rFonts w:cs="Arial"/>
          <w:b/>
          <w:sz w:val="20"/>
          <w:szCs w:val="20"/>
          <w:lang w:val="en-GB"/>
        </w:rPr>
        <w:t>3...</w:t>
      </w:r>
      <w:r w:rsidR="004D0238">
        <w:rPr>
          <w:rFonts w:cs="Arial"/>
          <w:b/>
          <w:sz w:val="20"/>
          <w:szCs w:val="20"/>
          <w:lang w:val="en-GB"/>
        </w:rPr>
        <w:tab/>
      </w:r>
      <w:r w:rsidR="004D0238">
        <w:rPr>
          <w:rFonts w:cs="Arial"/>
          <w:b/>
          <w:sz w:val="20"/>
          <w:szCs w:val="20"/>
          <w:lang w:val="en-GB"/>
        </w:rPr>
        <w:tab/>
        <w:t>a6</w:t>
      </w:r>
    </w:p>
    <w:p w14:paraId="0030632F" w14:textId="77777777" w:rsidR="00A838DD" w:rsidRDefault="00EB6C0F" w:rsidP="009D4181">
      <w:pPr>
        <w:jc w:val="both"/>
        <w:rPr>
          <w:rFonts w:cs="Arial"/>
          <w:b/>
          <w:sz w:val="20"/>
          <w:szCs w:val="20"/>
          <w:lang w:val="en-GB"/>
        </w:rPr>
      </w:pPr>
      <w:r>
        <w:rPr>
          <w:rFonts w:cs="Arial"/>
          <w:b/>
          <w:sz w:val="20"/>
          <w:szCs w:val="20"/>
          <w:lang w:val="en-GB"/>
        </w:rPr>
        <w:tab/>
        <w:t>4.Kxc6</w:t>
      </w:r>
      <w:r>
        <w:rPr>
          <w:rFonts w:cs="Arial"/>
          <w:b/>
          <w:sz w:val="20"/>
          <w:szCs w:val="20"/>
          <w:lang w:val="en-GB"/>
        </w:rPr>
        <w:tab/>
      </w:r>
      <w:r>
        <w:rPr>
          <w:rFonts w:cs="Arial"/>
          <w:b/>
          <w:sz w:val="20"/>
          <w:szCs w:val="20"/>
          <w:lang w:val="en-GB"/>
        </w:rPr>
        <w:tab/>
        <w:t>K</w:t>
      </w:r>
      <w:r w:rsidR="00A838DD">
        <w:rPr>
          <w:rFonts w:cs="Arial"/>
          <w:b/>
          <w:sz w:val="20"/>
          <w:szCs w:val="20"/>
          <w:lang w:val="en-GB"/>
        </w:rPr>
        <w:t>b4</w:t>
      </w:r>
    </w:p>
    <w:p w14:paraId="5B59A271" w14:textId="77777777" w:rsidR="00A838DD" w:rsidRDefault="00A838DD" w:rsidP="009D4181">
      <w:pPr>
        <w:jc w:val="both"/>
        <w:rPr>
          <w:rFonts w:cs="Arial"/>
          <w:b/>
          <w:sz w:val="20"/>
          <w:szCs w:val="20"/>
          <w:lang w:val="en-GB"/>
        </w:rPr>
      </w:pPr>
      <w:r>
        <w:rPr>
          <w:rFonts w:cs="Arial"/>
          <w:b/>
          <w:sz w:val="20"/>
          <w:szCs w:val="20"/>
          <w:lang w:val="en-GB"/>
        </w:rPr>
        <w:tab/>
        <w:t>5.</w:t>
      </w:r>
      <w:r w:rsidR="004D0238">
        <w:rPr>
          <w:rFonts w:cs="Arial"/>
          <w:b/>
          <w:sz w:val="20"/>
          <w:szCs w:val="20"/>
          <w:lang w:val="en-GB"/>
        </w:rPr>
        <w:t>Lc8</w:t>
      </w:r>
      <w:r w:rsidR="004D0238">
        <w:rPr>
          <w:rFonts w:cs="Arial"/>
          <w:b/>
          <w:sz w:val="20"/>
          <w:szCs w:val="20"/>
          <w:lang w:val="en-GB"/>
        </w:rPr>
        <w:tab/>
      </w:r>
      <w:r w:rsidR="004D0238">
        <w:rPr>
          <w:rFonts w:cs="Arial"/>
          <w:b/>
          <w:sz w:val="20"/>
          <w:szCs w:val="20"/>
          <w:lang w:val="en-GB"/>
        </w:rPr>
        <w:tab/>
        <w:t>Tg6</w:t>
      </w:r>
    </w:p>
    <w:p w14:paraId="18B9B4E0" w14:textId="77777777" w:rsidR="004D0238" w:rsidRPr="00ED1153" w:rsidRDefault="004D0238" w:rsidP="009D4181">
      <w:pPr>
        <w:jc w:val="both"/>
        <w:rPr>
          <w:rFonts w:cs="Arial"/>
          <w:b/>
          <w:sz w:val="20"/>
          <w:szCs w:val="20"/>
          <w:lang w:val="nl-BE"/>
        </w:rPr>
      </w:pPr>
      <w:r>
        <w:rPr>
          <w:rFonts w:cs="Arial"/>
          <w:b/>
          <w:sz w:val="20"/>
          <w:szCs w:val="20"/>
          <w:lang w:val="en-GB"/>
        </w:rPr>
        <w:tab/>
      </w:r>
      <w:r w:rsidRPr="00ED1153">
        <w:rPr>
          <w:rFonts w:cs="Arial"/>
          <w:b/>
          <w:sz w:val="20"/>
          <w:szCs w:val="20"/>
          <w:lang w:val="nl-BE"/>
        </w:rPr>
        <w:t>6.Kc7</w:t>
      </w:r>
      <w:r w:rsidRPr="00ED1153">
        <w:rPr>
          <w:rFonts w:cs="Arial"/>
          <w:b/>
          <w:sz w:val="20"/>
          <w:szCs w:val="20"/>
          <w:lang w:val="nl-BE"/>
        </w:rPr>
        <w:tab/>
      </w:r>
      <w:r w:rsidRPr="00ED1153">
        <w:rPr>
          <w:rFonts w:cs="Arial"/>
          <w:b/>
          <w:sz w:val="20"/>
          <w:szCs w:val="20"/>
          <w:lang w:val="nl-BE"/>
        </w:rPr>
        <w:tab/>
        <w:t>Tg7</w:t>
      </w:r>
    </w:p>
    <w:p w14:paraId="275CC5DA" w14:textId="77777777" w:rsidR="004D0238" w:rsidRPr="00ED1153" w:rsidRDefault="004D0238" w:rsidP="009D4181">
      <w:pPr>
        <w:jc w:val="both"/>
        <w:rPr>
          <w:rFonts w:cs="Arial"/>
          <w:b/>
          <w:sz w:val="20"/>
          <w:szCs w:val="20"/>
          <w:lang w:val="nl-BE"/>
        </w:rPr>
      </w:pPr>
      <w:r w:rsidRPr="00ED1153">
        <w:rPr>
          <w:rFonts w:cs="Arial"/>
          <w:b/>
          <w:sz w:val="20"/>
          <w:szCs w:val="20"/>
          <w:lang w:val="nl-BE"/>
        </w:rPr>
        <w:tab/>
        <w:t>7.Ld7</w:t>
      </w:r>
      <w:r w:rsidRPr="00ED1153">
        <w:rPr>
          <w:rFonts w:cs="Arial"/>
          <w:b/>
          <w:sz w:val="20"/>
          <w:szCs w:val="20"/>
          <w:lang w:val="nl-BE"/>
        </w:rPr>
        <w:tab/>
      </w:r>
      <w:r w:rsidRPr="00ED1153">
        <w:rPr>
          <w:rFonts w:cs="Arial"/>
          <w:b/>
          <w:sz w:val="20"/>
          <w:szCs w:val="20"/>
          <w:lang w:val="nl-BE"/>
        </w:rPr>
        <w:tab/>
        <w:t>Tg8</w:t>
      </w:r>
    </w:p>
    <w:p w14:paraId="2D1EF2D2" w14:textId="77777777" w:rsidR="004D0238" w:rsidRPr="00ED1153" w:rsidRDefault="004D0238" w:rsidP="009D4181">
      <w:pPr>
        <w:jc w:val="both"/>
        <w:rPr>
          <w:rFonts w:cs="Arial"/>
          <w:b/>
          <w:sz w:val="20"/>
          <w:szCs w:val="20"/>
          <w:lang w:val="nl-BE"/>
        </w:rPr>
      </w:pPr>
      <w:r w:rsidRPr="00ED1153">
        <w:rPr>
          <w:rFonts w:cs="Arial"/>
          <w:b/>
          <w:sz w:val="20"/>
          <w:szCs w:val="20"/>
          <w:lang w:val="nl-BE"/>
        </w:rPr>
        <w:tab/>
        <w:t>8.La4</w:t>
      </w:r>
      <w:r w:rsidR="00EC6480" w:rsidRPr="00ED1153">
        <w:rPr>
          <w:rFonts w:cs="Arial"/>
          <w:b/>
          <w:sz w:val="20"/>
          <w:szCs w:val="20"/>
          <w:lang w:val="nl-BE"/>
        </w:rPr>
        <w:tab/>
      </w:r>
      <w:r w:rsidR="0067271D" w:rsidRPr="00EC6480">
        <w:rPr>
          <w:rFonts w:cs="Arial"/>
          <w:b/>
          <w:sz w:val="20"/>
          <w:szCs w:val="20"/>
          <w:lang w:val="nl-BE"/>
        </w:rPr>
        <w:tab/>
      </w:r>
      <w:r w:rsidR="0067271D" w:rsidRPr="00EC6480">
        <w:rPr>
          <w:rFonts w:cs="Arial"/>
          <w:b/>
          <w:sz w:val="20"/>
          <w:szCs w:val="20"/>
          <w:lang w:val="nl-BE"/>
        </w:rPr>
        <w:tab/>
      </w:r>
    </w:p>
    <w:p w14:paraId="175625BA" w14:textId="77777777" w:rsidR="004D0238" w:rsidRPr="0067271D" w:rsidRDefault="0067271D" w:rsidP="009D4181">
      <w:pPr>
        <w:jc w:val="both"/>
        <w:rPr>
          <w:rFonts w:cs="Arial"/>
          <w:sz w:val="20"/>
          <w:szCs w:val="20"/>
          <w:lang w:val="nl-BE"/>
        </w:rPr>
      </w:pPr>
      <w:r w:rsidRPr="0067271D">
        <w:rPr>
          <w:rFonts w:cs="Arial"/>
          <w:sz w:val="20"/>
          <w:szCs w:val="20"/>
          <w:lang w:val="nl-BE"/>
        </w:rPr>
        <w:t>En nu de pion b3 gedekt is wint wit na ruil van</w:t>
      </w:r>
      <w:r>
        <w:rPr>
          <w:rFonts w:cs="Arial"/>
          <w:sz w:val="20"/>
          <w:szCs w:val="20"/>
          <w:lang w:val="nl-BE"/>
        </w:rPr>
        <w:t xml:space="preserve"> de</w:t>
      </w:r>
      <w:r w:rsidR="002B3718">
        <w:rPr>
          <w:rFonts w:cs="Arial"/>
          <w:sz w:val="20"/>
          <w:szCs w:val="20"/>
          <w:lang w:val="nl-BE"/>
        </w:rPr>
        <w:t xml:space="preserve"> pion b7 met de toren</w:t>
      </w:r>
    </w:p>
    <w:p w14:paraId="5EF21654" w14:textId="77777777" w:rsidR="00136F61" w:rsidRPr="0067271D" w:rsidRDefault="00136F61" w:rsidP="002E4766">
      <w:pPr>
        <w:jc w:val="both"/>
        <w:rPr>
          <w:rFonts w:cs="Arial"/>
          <w:b/>
          <w:sz w:val="20"/>
          <w:szCs w:val="20"/>
          <w:lang w:val="nl-BE"/>
        </w:rPr>
      </w:pPr>
    </w:p>
    <w:p w14:paraId="084F727B" w14:textId="77777777" w:rsidR="004D0238" w:rsidRPr="00ED1153" w:rsidRDefault="001F7A47" w:rsidP="002E4766">
      <w:pPr>
        <w:jc w:val="both"/>
        <w:rPr>
          <w:rFonts w:cs="Arial"/>
          <w:b/>
          <w:i/>
          <w:sz w:val="20"/>
          <w:szCs w:val="20"/>
          <w:lang w:val="en-GB"/>
        </w:rPr>
      </w:pPr>
      <w:r w:rsidRPr="00ED1153">
        <w:rPr>
          <w:rFonts w:cs="Arial"/>
          <w:b/>
          <w:i/>
          <w:sz w:val="20"/>
          <w:szCs w:val="20"/>
          <w:lang w:val="en-GB"/>
        </w:rPr>
        <w:t>Variant B</w:t>
      </w:r>
    </w:p>
    <w:p w14:paraId="6AE7839D" w14:textId="77777777" w:rsidR="00F91280" w:rsidRPr="00ED1153" w:rsidRDefault="00136F61" w:rsidP="002E4766">
      <w:pPr>
        <w:jc w:val="both"/>
        <w:rPr>
          <w:rFonts w:cs="Arial"/>
          <w:b/>
          <w:sz w:val="20"/>
          <w:szCs w:val="20"/>
          <w:lang w:val="en-GB"/>
        </w:rPr>
      </w:pPr>
      <w:r w:rsidRPr="00ED1153">
        <w:rPr>
          <w:rFonts w:cs="Arial"/>
          <w:sz w:val="20"/>
          <w:szCs w:val="20"/>
          <w:lang w:val="en-GB"/>
        </w:rPr>
        <w:tab/>
      </w:r>
      <w:r w:rsidRPr="00ED1153">
        <w:rPr>
          <w:rFonts w:cs="Arial"/>
          <w:b/>
          <w:sz w:val="20"/>
          <w:szCs w:val="20"/>
          <w:lang w:val="en-GB"/>
        </w:rPr>
        <w:t>3</w:t>
      </w:r>
      <w:r w:rsidR="004D0238" w:rsidRPr="00ED1153">
        <w:rPr>
          <w:rFonts w:cs="Arial"/>
          <w:b/>
          <w:sz w:val="20"/>
          <w:szCs w:val="20"/>
          <w:lang w:val="en-GB"/>
        </w:rPr>
        <w:t>…</w:t>
      </w:r>
      <w:r w:rsidR="004D0238" w:rsidRPr="00ED1153">
        <w:rPr>
          <w:rFonts w:cs="Arial"/>
          <w:b/>
          <w:sz w:val="20"/>
          <w:szCs w:val="20"/>
          <w:lang w:val="en-GB"/>
        </w:rPr>
        <w:tab/>
      </w:r>
      <w:r w:rsidR="004D0238" w:rsidRPr="00ED1153">
        <w:rPr>
          <w:rFonts w:cs="Arial"/>
          <w:b/>
          <w:sz w:val="20"/>
          <w:szCs w:val="20"/>
          <w:lang w:val="en-GB"/>
        </w:rPr>
        <w:tab/>
        <w:t>Tb8</w:t>
      </w:r>
    </w:p>
    <w:p w14:paraId="4EB1214F" w14:textId="77777777" w:rsidR="00F91280" w:rsidRPr="00ED1153" w:rsidRDefault="00F91280" w:rsidP="002E4766">
      <w:pPr>
        <w:jc w:val="both"/>
        <w:rPr>
          <w:rFonts w:cs="Arial"/>
          <w:b/>
          <w:sz w:val="20"/>
          <w:szCs w:val="20"/>
          <w:lang w:val="en-GB"/>
        </w:rPr>
      </w:pPr>
      <w:r w:rsidRPr="00ED1153">
        <w:rPr>
          <w:rFonts w:cs="Arial"/>
          <w:b/>
          <w:sz w:val="20"/>
          <w:szCs w:val="20"/>
          <w:lang w:val="en-GB"/>
        </w:rPr>
        <w:tab/>
        <w:t>4.Kxc6</w:t>
      </w:r>
      <w:r w:rsidRPr="00ED1153">
        <w:rPr>
          <w:rFonts w:cs="Arial"/>
          <w:b/>
          <w:sz w:val="20"/>
          <w:szCs w:val="20"/>
          <w:lang w:val="en-GB"/>
        </w:rPr>
        <w:tab/>
      </w:r>
      <w:r w:rsidRPr="00ED1153">
        <w:rPr>
          <w:rFonts w:cs="Arial"/>
          <w:b/>
          <w:sz w:val="20"/>
          <w:szCs w:val="20"/>
          <w:lang w:val="en-GB"/>
        </w:rPr>
        <w:tab/>
        <w:t>Kb4</w:t>
      </w:r>
    </w:p>
    <w:p w14:paraId="7C57B687" w14:textId="77777777" w:rsidR="00F91280" w:rsidRPr="00ED1153" w:rsidRDefault="00F91280" w:rsidP="002E4766">
      <w:pPr>
        <w:jc w:val="both"/>
        <w:rPr>
          <w:rFonts w:cs="Arial"/>
          <w:b/>
          <w:sz w:val="20"/>
          <w:szCs w:val="20"/>
          <w:lang w:val="en-GB"/>
        </w:rPr>
      </w:pPr>
      <w:r w:rsidRPr="00ED1153">
        <w:rPr>
          <w:rFonts w:cs="Arial"/>
          <w:b/>
          <w:sz w:val="20"/>
          <w:szCs w:val="20"/>
          <w:lang w:val="en-GB"/>
        </w:rPr>
        <w:tab/>
        <w:t>5.Ld1</w:t>
      </w:r>
      <w:r w:rsidRPr="00ED1153">
        <w:rPr>
          <w:rFonts w:cs="Arial"/>
          <w:b/>
          <w:sz w:val="20"/>
          <w:szCs w:val="20"/>
          <w:lang w:val="en-GB"/>
        </w:rPr>
        <w:tab/>
      </w:r>
      <w:r w:rsidRPr="00ED1153">
        <w:rPr>
          <w:rFonts w:cs="Arial"/>
          <w:b/>
          <w:sz w:val="20"/>
          <w:szCs w:val="20"/>
          <w:lang w:val="en-GB"/>
        </w:rPr>
        <w:tab/>
        <w:t>a5</w:t>
      </w:r>
    </w:p>
    <w:p w14:paraId="4C024949" w14:textId="77777777" w:rsidR="00F91280" w:rsidRDefault="00F91280" w:rsidP="002E4766">
      <w:pPr>
        <w:jc w:val="both"/>
        <w:rPr>
          <w:rFonts w:cs="Arial"/>
          <w:b/>
          <w:sz w:val="20"/>
          <w:szCs w:val="20"/>
          <w:lang w:val="nl-BE"/>
        </w:rPr>
      </w:pPr>
      <w:r w:rsidRPr="00ED1153">
        <w:rPr>
          <w:rFonts w:cs="Arial"/>
          <w:b/>
          <w:sz w:val="20"/>
          <w:szCs w:val="20"/>
          <w:lang w:val="en-GB"/>
        </w:rPr>
        <w:tab/>
      </w:r>
      <w:r>
        <w:rPr>
          <w:rFonts w:cs="Arial"/>
          <w:b/>
          <w:sz w:val="20"/>
          <w:szCs w:val="20"/>
          <w:lang w:val="nl-BE"/>
        </w:rPr>
        <w:t>6.Kc7</w:t>
      </w:r>
      <w:r>
        <w:rPr>
          <w:rFonts w:cs="Arial"/>
          <w:b/>
          <w:sz w:val="20"/>
          <w:szCs w:val="20"/>
          <w:lang w:val="nl-BE"/>
        </w:rPr>
        <w:tab/>
      </w:r>
      <w:r>
        <w:rPr>
          <w:rFonts w:cs="Arial"/>
          <w:b/>
          <w:sz w:val="20"/>
          <w:szCs w:val="20"/>
          <w:lang w:val="nl-BE"/>
        </w:rPr>
        <w:tab/>
        <w:t>T</w:t>
      </w:r>
      <w:r w:rsidR="00CF3F69">
        <w:rPr>
          <w:rFonts w:cs="Arial"/>
          <w:b/>
          <w:sz w:val="20"/>
          <w:szCs w:val="20"/>
          <w:lang w:val="nl-BE"/>
        </w:rPr>
        <w:t>x</w:t>
      </w:r>
      <w:r>
        <w:rPr>
          <w:rFonts w:cs="Arial"/>
          <w:b/>
          <w:sz w:val="20"/>
          <w:szCs w:val="20"/>
          <w:lang w:val="nl-BE"/>
        </w:rPr>
        <w:t>b7</w:t>
      </w:r>
      <w:r w:rsidR="00EC6480">
        <w:rPr>
          <w:rFonts w:cs="Arial"/>
          <w:b/>
          <w:sz w:val="20"/>
          <w:szCs w:val="20"/>
          <w:lang w:val="nl-BE"/>
        </w:rPr>
        <w:t>+</w:t>
      </w:r>
    </w:p>
    <w:p w14:paraId="0EC25342" w14:textId="77777777" w:rsidR="00EC6480" w:rsidRDefault="00EC6480" w:rsidP="002E4766">
      <w:pPr>
        <w:jc w:val="both"/>
        <w:rPr>
          <w:rFonts w:cs="Arial"/>
          <w:b/>
          <w:sz w:val="20"/>
          <w:szCs w:val="20"/>
          <w:lang w:val="nl-BE"/>
        </w:rPr>
      </w:pPr>
      <w:r>
        <w:rPr>
          <w:rFonts w:cs="Arial"/>
          <w:b/>
          <w:sz w:val="20"/>
          <w:szCs w:val="20"/>
          <w:lang w:val="nl-BE"/>
        </w:rPr>
        <w:tab/>
        <w:t>7.Kxb7</w:t>
      </w:r>
      <w:r>
        <w:rPr>
          <w:rFonts w:cs="Arial"/>
          <w:b/>
          <w:sz w:val="20"/>
          <w:szCs w:val="20"/>
          <w:lang w:val="nl-BE"/>
        </w:rPr>
        <w:tab/>
      </w:r>
      <w:r>
        <w:rPr>
          <w:rFonts w:cs="Arial"/>
          <w:b/>
          <w:sz w:val="20"/>
          <w:szCs w:val="20"/>
          <w:lang w:val="nl-BE"/>
        </w:rPr>
        <w:tab/>
      </w:r>
      <w:r w:rsidR="00E50C99">
        <w:rPr>
          <w:rFonts w:cs="Arial"/>
          <w:b/>
          <w:sz w:val="20"/>
          <w:szCs w:val="20"/>
          <w:lang w:val="nl-BE"/>
        </w:rPr>
        <w:t>a4</w:t>
      </w:r>
    </w:p>
    <w:p w14:paraId="5000C75E" w14:textId="77777777" w:rsidR="00F91280" w:rsidRDefault="0065257C" w:rsidP="002E4766">
      <w:pPr>
        <w:jc w:val="both"/>
        <w:rPr>
          <w:rFonts w:cs="Arial"/>
          <w:b/>
          <w:sz w:val="20"/>
          <w:szCs w:val="20"/>
          <w:lang w:val="nl-BE"/>
        </w:rPr>
      </w:pPr>
      <w:r>
        <w:rPr>
          <w:rFonts w:cs="Arial"/>
          <w:b/>
          <w:sz w:val="20"/>
          <w:szCs w:val="20"/>
          <w:lang w:val="nl-BE"/>
        </w:rPr>
        <w:tab/>
        <w:t>8</w:t>
      </w:r>
      <w:r w:rsidR="00E50C99">
        <w:rPr>
          <w:rFonts w:cs="Arial"/>
          <w:b/>
          <w:sz w:val="20"/>
          <w:szCs w:val="20"/>
          <w:lang w:val="nl-BE"/>
        </w:rPr>
        <w:t>.</w:t>
      </w:r>
      <w:r w:rsidR="00F91280">
        <w:rPr>
          <w:rFonts w:cs="Arial"/>
          <w:b/>
          <w:sz w:val="20"/>
          <w:szCs w:val="20"/>
          <w:lang w:val="nl-BE"/>
        </w:rPr>
        <w:t>bxa4</w:t>
      </w:r>
    </w:p>
    <w:p w14:paraId="48ED4A6C" w14:textId="77777777" w:rsidR="006F3923" w:rsidRPr="00136F61" w:rsidRDefault="002B3718" w:rsidP="002E4766">
      <w:pPr>
        <w:jc w:val="both"/>
        <w:rPr>
          <w:rFonts w:cs="Arial"/>
          <w:b/>
          <w:sz w:val="20"/>
          <w:szCs w:val="20"/>
          <w:lang w:val="nl-BE"/>
        </w:rPr>
      </w:pPr>
      <w:r>
        <w:rPr>
          <w:rFonts w:cs="Arial"/>
          <w:sz w:val="20"/>
          <w:szCs w:val="20"/>
          <w:lang w:val="nl-BE"/>
        </w:rPr>
        <w:t xml:space="preserve">En ook hier wint wit </w:t>
      </w:r>
      <w:r w:rsidR="00F91280">
        <w:rPr>
          <w:rFonts w:cs="Arial"/>
          <w:sz w:val="20"/>
          <w:szCs w:val="20"/>
          <w:lang w:val="nl-BE"/>
        </w:rPr>
        <w:t>met pion c3.</w:t>
      </w:r>
      <w:r w:rsidR="00925B27" w:rsidRPr="00136F61">
        <w:rPr>
          <w:rFonts w:cs="Arial"/>
          <w:b/>
          <w:sz w:val="20"/>
          <w:szCs w:val="20"/>
          <w:lang w:val="nl-BE"/>
        </w:rPr>
        <w:t xml:space="preserve">            </w:t>
      </w:r>
      <w:r w:rsidR="006F3923" w:rsidRPr="00136F61">
        <w:rPr>
          <w:lang w:val="nl-BE"/>
        </w:rPr>
        <w:tab/>
      </w:r>
      <w:r w:rsidR="006F3923" w:rsidRPr="00136F61">
        <w:rPr>
          <w:lang w:val="nl-BE"/>
        </w:rPr>
        <w:tab/>
      </w:r>
      <w:r w:rsidR="006F3923" w:rsidRPr="00136F61">
        <w:rPr>
          <w:lang w:val="nl-BE"/>
        </w:rPr>
        <w:tab/>
      </w:r>
      <w:r w:rsidR="006F3923" w:rsidRPr="00136F61">
        <w:rPr>
          <w:lang w:val="nl-BE"/>
        </w:rPr>
        <w:tab/>
      </w:r>
    </w:p>
    <w:p w14:paraId="524CF2F1" w14:textId="77777777" w:rsidR="003F0AC8" w:rsidRDefault="003F0AC8" w:rsidP="006F3923">
      <w:pPr>
        <w:jc w:val="both"/>
        <w:rPr>
          <w:noProof/>
          <w:sz w:val="20"/>
          <w:szCs w:val="20"/>
          <w:lang w:val="nl-BE"/>
        </w:rPr>
      </w:pPr>
    </w:p>
    <w:p w14:paraId="6D10DBFE" w14:textId="77777777" w:rsidR="003F0AC8" w:rsidRDefault="003F0AC8" w:rsidP="006F3923">
      <w:pPr>
        <w:jc w:val="both"/>
        <w:rPr>
          <w:noProof/>
          <w:sz w:val="20"/>
          <w:szCs w:val="20"/>
          <w:lang w:val="nl-BE"/>
        </w:rPr>
      </w:pPr>
    </w:p>
    <w:p w14:paraId="3AD49450" w14:textId="77777777" w:rsidR="003F0AC8" w:rsidRDefault="003F0AC8" w:rsidP="006F3923">
      <w:pPr>
        <w:jc w:val="both"/>
        <w:rPr>
          <w:noProof/>
          <w:sz w:val="20"/>
          <w:szCs w:val="20"/>
          <w:lang w:val="nl-BE"/>
        </w:rPr>
      </w:pPr>
    </w:p>
    <w:p w14:paraId="084A906A" w14:textId="77777777" w:rsidR="003F0AC8" w:rsidRDefault="003F0AC8" w:rsidP="006F3923">
      <w:pPr>
        <w:jc w:val="both"/>
        <w:rPr>
          <w:noProof/>
          <w:sz w:val="20"/>
          <w:szCs w:val="20"/>
          <w:lang w:val="nl-BE"/>
        </w:rPr>
      </w:pPr>
    </w:p>
    <w:p w14:paraId="2F92F3B2" w14:textId="77777777" w:rsidR="003F0AC8" w:rsidRDefault="003F0AC8" w:rsidP="006F3923">
      <w:pPr>
        <w:jc w:val="both"/>
        <w:rPr>
          <w:noProof/>
          <w:sz w:val="20"/>
          <w:szCs w:val="20"/>
          <w:lang w:val="nl-BE"/>
        </w:rPr>
      </w:pPr>
    </w:p>
    <w:p w14:paraId="339BCE8E" w14:textId="77777777" w:rsidR="003F0AC8" w:rsidRDefault="003F0AC8" w:rsidP="006F3923">
      <w:pPr>
        <w:jc w:val="both"/>
        <w:rPr>
          <w:noProof/>
          <w:sz w:val="20"/>
          <w:szCs w:val="20"/>
          <w:lang w:val="nl-BE"/>
        </w:rPr>
      </w:pPr>
    </w:p>
    <w:p w14:paraId="7B4FDDB9" w14:textId="77777777" w:rsidR="00F50138" w:rsidRDefault="00F50138" w:rsidP="006F3923">
      <w:pPr>
        <w:jc w:val="both"/>
        <w:rPr>
          <w:noProof/>
          <w:sz w:val="20"/>
          <w:szCs w:val="20"/>
          <w:lang w:val="nl-BE"/>
        </w:rPr>
      </w:pPr>
    </w:p>
    <w:p w14:paraId="41F9EEA1" w14:textId="77777777" w:rsidR="003F0AC8" w:rsidRDefault="003F0AC8" w:rsidP="006F3923">
      <w:pPr>
        <w:jc w:val="both"/>
        <w:rPr>
          <w:noProof/>
          <w:sz w:val="20"/>
          <w:szCs w:val="20"/>
          <w:lang w:val="nl-BE"/>
        </w:rPr>
      </w:pPr>
    </w:p>
    <w:p w14:paraId="2C446A09" w14:textId="77777777" w:rsidR="006F3923" w:rsidRDefault="00531299" w:rsidP="006F3923">
      <w:pPr>
        <w:jc w:val="both"/>
        <w:rPr>
          <w:rFonts w:cs="Arial"/>
          <w:b/>
          <w:sz w:val="20"/>
          <w:szCs w:val="20"/>
          <w:lang w:val="nl-BE"/>
        </w:rPr>
      </w:pPr>
      <w:r>
        <w:rPr>
          <w:noProof/>
          <w:sz w:val="20"/>
          <w:szCs w:val="20"/>
          <w:lang w:val="nl-BE"/>
        </w:rPr>
        <w:t xml:space="preserve">Deze nu hopelijk correcte </w:t>
      </w:r>
      <w:r w:rsidR="006F3923">
        <w:rPr>
          <w:noProof/>
          <w:sz w:val="20"/>
          <w:szCs w:val="20"/>
          <w:lang w:val="nl-BE"/>
        </w:rPr>
        <w:t>studie is ontstaan op zoek naar ee</w:t>
      </w:r>
      <w:r w:rsidR="0092139F">
        <w:rPr>
          <w:noProof/>
          <w:sz w:val="20"/>
          <w:szCs w:val="20"/>
          <w:lang w:val="nl-BE"/>
        </w:rPr>
        <w:t>n verbe-tering</w:t>
      </w:r>
      <w:r w:rsidR="006F3923">
        <w:rPr>
          <w:noProof/>
          <w:sz w:val="20"/>
          <w:szCs w:val="20"/>
          <w:lang w:val="nl-BE"/>
        </w:rPr>
        <w:t xml:space="preserve"> van een 1ste prijs van Pal Benko in </w:t>
      </w:r>
      <w:r w:rsidR="006F3923">
        <w:rPr>
          <w:i/>
          <w:noProof/>
          <w:sz w:val="20"/>
          <w:szCs w:val="20"/>
          <w:lang w:val="nl-BE"/>
        </w:rPr>
        <w:t xml:space="preserve">Sakkélet </w:t>
      </w:r>
      <w:r w:rsidR="006F3923">
        <w:rPr>
          <w:noProof/>
          <w:sz w:val="20"/>
          <w:szCs w:val="20"/>
          <w:lang w:val="nl-BE"/>
        </w:rPr>
        <w:t xml:space="preserve">(1975): </w:t>
      </w:r>
    </w:p>
    <w:p w14:paraId="57A4A30D" w14:textId="77777777" w:rsidR="006F3923" w:rsidRDefault="006F3923" w:rsidP="006F3923">
      <w:pPr>
        <w:rPr>
          <w:noProof/>
          <w:sz w:val="20"/>
          <w:szCs w:val="20"/>
          <w:lang w:val="nl-BE"/>
        </w:rPr>
      </w:pPr>
    </w:p>
    <w:p w14:paraId="62100402" w14:textId="77777777" w:rsidR="006F3923" w:rsidRPr="00215394" w:rsidRDefault="006F3923" w:rsidP="006F3923">
      <w:pPr>
        <w:rPr>
          <w:noProof/>
          <w:sz w:val="20"/>
          <w:szCs w:val="20"/>
          <w:lang w:val="en-GB"/>
        </w:rPr>
      </w:pPr>
      <w:r w:rsidRPr="00215394">
        <w:rPr>
          <w:noProof/>
          <w:sz w:val="20"/>
          <w:szCs w:val="20"/>
          <w:lang w:val="en-GB"/>
        </w:rPr>
        <w:t>Kc5 Le6 b3 b6 / Ka6 Ta8 a7 +</w:t>
      </w:r>
    </w:p>
    <w:p w14:paraId="1B76BC36" w14:textId="77777777" w:rsidR="006F3923" w:rsidRPr="002E4766" w:rsidRDefault="006F3923" w:rsidP="006F3923">
      <w:pPr>
        <w:pStyle w:val="03aText"/>
        <w:widowControl/>
        <w:rPr>
          <w:noProof/>
          <w:lang w:val="en-GB"/>
        </w:rPr>
      </w:pPr>
    </w:p>
    <w:p w14:paraId="351F2448" w14:textId="77777777" w:rsidR="006F3923" w:rsidRDefault="006F3923" w:rsidP="006F3923">
      <w:pPr>
        <w:pStyle w:val="03aText"/>
        <w:widowControl/>
        <w:rPr>
          <w:noProof/>
          <w:lang w:val="nl-BE"/>
        </w:rPr>
      </w:pPr>
      <w:r>
        <w:rPr>
          <w:noProof/>
          <w:lang w:val="nl-BE"/>
        </w:rPr>
        <w:t xml:space="preserve">Zijn auteursoplossing luidt: 1.Lc4+ Ka5 2.b7 Tf8 </w:t>
      </w:r>
      <w:r w:rsidRPr="009835E9">
        <w:rPr>
          <w:b/>
          <w:noProof/>
          <w:lang w:val="nl-BE"/>
        </w:rPr>
        <w:t>3.Ld3</w:t>
      </w:r>
      <w:r>
        <w:rPr>
          <w:noProof/>
          <w:lang w:val="nl-BE"/>
        </w:rPr>
        <w:t xml:space="preserve"> Tg8 4.b4</w:t>
      </w:r>
      <w:r w:rsidR="00C17E63">
        <w:rPr>
          <w:noProof/>
          <w:lang w:val="nl-BE"/>
        </w:rPr>
        <w:t>+</w:t>
      </w:r>
      <w:r>
        <w:rPr>
          <w:noProof/>
          <w:lang w:val="nl-BE"/>
        </w:rPr>
        <w:t xml:space="preserve"> Ka4 5.Lc2+ Ka3 6.b5 Tf8 7.Ld1 Tg8 8.Lg4 Tb8 9.Kc6 Kb4 10.Le2 Te8 11.Kd7 Tf8 en 12.Kc7</w:t>
      </w:r>
    </w:p>
    <w:p w14:paraId="06BFAEA2" w14:textId="77777777" w:rsidR="009835E9" w:rsidRDefault="009835E9" w:rsidP="006F3923">
      <w:pPr>
        <w:pStyle w:val="03aText"/>
        <w:widowControl/>
        <w:rPr>
          <w:noProof/>
          <w:lang w:val="nl-BE"/>
        </w:rPr>
      </w:pPr>
    </w:p>
    <w:p w14:paraId="029B337A" w14:textId="77777777" w:rsidR="006F3923" w:rsidRDefault="006F3923" w:rsidP="006F3923">
      <w:pPr>
        <w:pStyle w:val="03aText"/>
        <w:widowControl/>
        <w:rPr>
          <w:noProof/>
          <w:lang w:val="nl-BE"/>
        </w:rPr>
      </w:pPr>
      <w:r>
        <w:rPr>
          <w:noProof/>
          <w:lang w:val="nl-BE"/>
        </w:rPr>
        <w:t xml:space="preserve">Maar ik ontdekte een nevenoplos-sing, na: 2...Tf8, is </w:t>
      </w:r>
      <w:r w:rsidRPr="009835E9">
        <w:rPr>
          <w:b/>
          <w:noProof/>
          <w:lang w:val="nl-BE"/>
        </w:rPr>
        <w:t>3.Kc6</w:t>
      </w:r>
      <w:r>
        <w:rPr>
          <w:noProof/>
          <w:lang w:val="nl-BE"/>
        </w:rPr>
        <w:t xml:space="preserve"> ook win-nend met 3...Kb4 4.Kc7 a5(Th8) 5.Le6 Th8(a5) 6.Lc8 Th7 7.Ld7 Th8 8.La4, en wit ruilt zijn tot pro-motie dreigende pion tegen de to-ren en wint. </w:t>
      </w:r>
    </w:p>
    <w:p w14:paraId="171292C2" w14:textId="77777777" w:rsidR="006F3923" w:rsidRDefault="006F3923" w:rsidP="006F3923">
      <w:pPr>
        <w:pStyle w:val="03aText"/>
        <w:widowControl/>
        <w:rPr>
          <w:noProof/>
          <w:lang w:val="nl-BE"/>
        </w:rPr>
      </w:pPr>
    </w:p>
    <w:p w14:paraId="3E94E23D" w14:textId="77777777" w:rsidR="006F3923" w:rsidRDefault="00DE3798" w:rsidP="006F3923">
      <w:pPr>
        <w:pStyle w:val="03aText"/>
        <w:widowControl/>
        <w:rPr>
          <w:noProof/>
          <w:lang w:val="nl-BE"/>
        </w:rPr>
      </w:pPr>
      <w:r>
        <w:rPr>
          <w:noProof/>
          <w:lang w:val="nl-BE"/>
        </w:rPr>
        <w:t>In mijn studie zijn</w:t>
      </w:r>
      <w:r w:rsidR="00700DFF">
        <w:rPr>
          <w:noProof/>
          <w:lang w:val="nl-BE"/>
        </w:rPr>
        <w:t xml:space="preserve"> </w:t>
      </w:r>
      <w:r w:rsidR="005963D3">
        <w:rPr>
          <w:noProof/>
          <w:lang w:val="nl-BE"/>
        </w:rPr>
        <w:t>hier</w:t>
      </w:r>
      <w:r>
        <w:rPr>
          <w:noProof/>
          <w:lang w:val="nl-BE"/>
        </w:rPr>
        <w:t xml:space="preserve"> de </w:t>
      </w:r>
      <w:r w:rsidR="003F0AC8">
        <w:rPr>
          <w:noProof/>
          <w:lang w:val="nl-BE"/>
        </w:rPr>
        <w:t xml:space="preserve">beide </w:t>
      </w:r>
      <w:r>
        <w:rPr>
          <w:noProof/>
          <w:lang w:val="nl-BE"/>
        </w:rPr>
        <w:t>stille zetten</w:t>
      </w:r>
      <w:r w:rsidR="005963D3">
        <w:rPr>
          <w:noProof/>
          <w:lang w:val="nl-BE"/>
        </w:rPr>
        <w:t xml:space="preserve"> 2.Lh5</w:t>
      </w:r>
      <w:r>
        <w:rPr>
          <w:noProof/>
          <w:lang w:val="nl-BE"/>
        </w:rPr>
        <w:t xml:space="preserve"> en 3.Lg4 win</w:t>
      </w:r>
      <w:r w:rsidR="003F0AC8">
        <w:rPr>
          <w:noProof/>
          <w:lang w:val="nl-BE"/>
        </w:rPr>
        <w:t>-</w:t>
      </w:r>
      <w:r>
        <w:rPr>
          <w:noProof/>
          <w:lang w:val="nl-BE"/>
        </w:rPr>
        <w:t xml:space="preserve">nend. </w:t>
      </w:r>
    </w:p>
    <w:p w14:paraId="70B80CC2" w14:textId="77777777" w:rsidR="006F3923" w:rsidRDefault="006F3923" w:rsidP="006F3923">
      <w:pPr>
        <w:pStyle w:val="03aText"/>
        <w:widowControl/>
        <w:jc w:val="center"/>
        <w:rPr>
          <w:b/>
          <w:noProof/>
          <w:lang w:val="nl-BE"/>
        </w:rPr>
      </w:pPr>
      <w:r>
        <w:rPr>
          <w:b/>
          <w:noProof/>
          <w:lang w:val="nl-BE"/>
        </w:rPr>
        <w:br w:type="page"/>
      </w:r>
      <w:r w:rsidR="00967194">
        <w:rPr>
          <w:b/>
          <w:noProof/>
          <w:lang w:val="nl-BE"/>
        </w:rPr>
        <w:lastRenderedPageBreak/>
        <w:t xml:space="preserve">- </w:t>
      </w:r>
      <w:r w:rsidR="00004A2F">
        <w:rPr>
          <w:b/>
          <w:noProof/>
          <w:lang w:val="nl-BE"/>
        </w:rPr>
        <w:t>2</w:t>
      </w:r>
      <w:r w:rsidR="006D16AB">
        <w:rPr>
          <w:b/>
          <w:noProof/>
          <w:lang w:val="nl-BE"/>
        </w:rPr>
        <w:t>40</w:t>
      </w:r>
      <w:r>
        <w:rPr>
          <w:b/>
          <w:noProof/>
          <w:lang w:val="nl-BE"/>
        </w:rPr>
        <w:t xml:space="preserve"> -</w:t>
      </w:r>
    </w:p>
    <w:p w14:paraId="5FCE5D12" w14:textId="77777777" w:rsidR="006F3923" w:rsidRDefault="006F3923" w:rsidP="006F3923">
      <w:pPr>
        <w:pStyle w:val="03aText"/>
        <w:widowControl/>
        <w:spacing w:line="190" w:lineRule="exact"/>
        <w:jc w:val="center"/>
        <w:rPr>
          <w:noProof/>
          <w:lang w:val="nl-BE"/>
        </w:rPr>
      </w:pPr>
    </w:p>
    <w:p w14:paraId="0AD55947" w14:textId="77777777" w:rsidR="006F3923" w:rsidRDefault="006F3923" w:rsidP="006F3923">
      <w:pPr>
        <w:pStyle w:val="02bSource"/>
        <w:widowControl/>
        <w:tabs>
          <w:tab w:val="left" w:pos="114"/>
        </w:tabs>
        <w:rPr>
          <w:i/>
          <w:noProof/>
          <w:lang w:val="nl-BE"/>
        </w:rPr>
      </w:pPr>
      <w:r>
        <w:rPr>
          <w:i/>
          <w:noProof/>
          <w:lang w:val="nl-BE"/>
        </w:rPr>
        <w:t xml:space="preserve">Jubiläulturnier </w:t>
      </w:r>
    </w:p>
    <w:p w14:paraId="35CEB530" w14:textId="77777777" w:rsidR="006F3923" w:rsidRDefault="006F3923" w:rsidP="006F3923">
      <w:pPr>
        <w:pStyle w:val="02bSource"/>
        <w:widowControl/>
        <w:tabs>
          <w:tab w:val="left" w:pos="114"/>
        </w:tabs>
        <w:rPr>
          <w:noProof/>
          <w:lang w:val="nl-BE"/>
        </w:rPr>
      </w:pPr>
      <w:r>
        <w:rPr>
          <w:i/>
          <w:noProof/>
          <w:lang w:val="nl-BE"/>
        </w:rPr>
        <w:t>“Yochanan Afek-50”</w:t>
      </w:r>
      <w:r>
        <w:rPr>
          <w:noProof/>
          <w:lang w:val="nl-BE"/>
        </w:rPr>
        <w:t xml:space="preserve">  2002</w:t>
      </w:r>
    </w:p>
    <w:p w14:paraId="5609B559" w14:textId="77777777" w:rsidR="006F3923" w:rsidRDefault="006F3923" w:rsidP="006F3923">
      <w:pPr>
        <w:pStyle w:val="02bSource"/>
        <w:widowControl/>
        <w:tabs>
          <w:tab w:val="left" w:pos="114"/>
        </w:tabs>
        <w:rPr>
          <w:noProof/>
          <w:lang w:val="nl-BE"/>
        </w:rPr>
      </w:pPr>
      <w:r>
        <w:rPr>
          <w:noProof/>
          <w:lang w:val="nl-BE"/>
        </w:rPr>
        <w:t>2de Eervolle Vermelding</w:t>
      </w:r>
    </w:p>
    <w:p w14:paraId="4D7EF90A" w14:textId="77777777" w:rsidR="006F3923" w:rsidRDefault="006F3923" w:rsidP="00186957">
      <w:pPr>
        <w:pStyle w:val="02bSource"/>
        <w:widowControl/>
        <w:tabs>
          <w:tab w:val="left" w:pos="114"/>
        </w:tabs>
        <w:jc w:val="both"/>
        <w:rPr>
          <w:noProof/>
          <w:lang w:val="nl-BE"/>
        </w:rPr>
      </w:pPr>
    </w:p>
    <w:p w14:paraId="1B24C914" w14:textId="77777777" w:rsidR="006F3923" w:rsidRDefault="00990285" w:rsidP="006F3923">
      <w:pPr>
        <w:pStyle w:val="02bSource"/>
        <w:widowControl/>
        <w:tabs>
          <w:tab w:val="left" w:pos="114"/>
        </w:tabs>
        <w:rPr>
          <w:noProof/>
          <w:lang w:val="nl-BE"/>
        </w:rPr>
      </w:pPr>
      <w:r>
        <w:object w:dxaOrig="1440" w:dyaOrig="1440" w14:anchorId="31AEB6FB">
          <v:shape id="_x0000_s1336" type="#_x0000_t75" style="position:absolute;left:0;text-align:left;margin-left:0;margin-top:.3pt;width:152.35pt;height:152.35pt;z-index:251661312;mso-position-horizontal:center">
            <v:imagedata r:id="rId478" o:title=""/>
            <w10:wrap type="square"/>
          </v:shape>
          <o:OLEObject Type="Embed" ProgID="CorelDRAW.Graphic.12" ShapeID="_x0000_s1336" DrawAspect="Content" ObjectID="_1587467723" r:id="rId479"/>
        </w:object>
      </w:r>
    </w:p>
    <w:p w14:paraId="6D42D2F0"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0613.20 d8h7</w:t>
      </w:r>
    </w:p>
    <w:p w14:paraId="37A336C0" w14:textId="77777777" w:rsidR="006F3923" w:rsidRDefault="006F3923" w:rsidP="006F3923">
      <w:pPr>
        <w:rPr>
          <w:rFonts w:cs="Arial"/>
          <w:sz w:val="20"/>
          <w:szCs w:val="20"/>
          <w:lang w:val="nl-BE"/>
        </w:rPr>
      </w:pPr>
    </w:p>
    <w:p w14:paraId="0B783D71" w14:textId="77777777" w:rsidR="003A1A3F" w:rsidRDefault="0013008A" w:rsidP="006F3923">
      <w:pPr>
        <w:pStyle w:val="03aText"/>
        <w:widowControl/>
        <w:rPr>
          <w:noProof/>
          <w:lang w:val="nl-BE"/>
        </w:rPr>
      </w:pPr>
      <w:r>
        <w:rPr>
          <w:noProof/>
          <w:lang w:val="nl-BE"/>
        </w:rPr>
        <w:t>Twe</w:t>
      </w:r>
      <w:r w:rsidR="00611451">
        <w:rPr>
          <w:noProof/>
          <w:lang w:val="nl-BE"/>
        </w:rPr>
        <w:t xml:space="preserve">e witte pionnen staant te po- </w:t>
      </w:r>
      <w:r>
        <w:rPr>
          <w:noProof/>
          <w:lang w:val="nl-BE"/>
        </w:rPr>
        <w:t>pelen om te promoveren.</w:t>
      </w:r>
    </w:p>
    <w:p w14:paraId="1ED9DBCA" w14:textId="77777777" w:rsidR="006F3923" w:rsidRDefault="006F3923" w:rsidP="00586E21">
      <w:pPr>
        <w:pStyle w:val="03aText"/>
        <w:widowControl/>
        <w:numPr>
          <w:ilvl w:val="0"/>
          <w:numId w:val="125"/>
        </w:numPr>
        <w:rPr>
          <w:noProof/>
          <w:lang w:val="nl-BE"/>
        </w:rPr>
      </w:pPr>
      <w:r>
        <w:rPr>
          <w:noProof/>
          <w:lang w:val="nl-BE"/>
        </w:rPr>
        <w:t xml:space="preserve">1.Kc7(8)? faalt op 1…Pd7+ en </w:t>
      </w:r>
    </w:p>
    <w:p w14:paraId="26D18FA7" w14:textId="77777777" w:rsidR="00DD7FFC" w:rsidRDefault="00DD7FFC" w:rsidP="00586E21">
      <w:pPr>
        <w:pStyle w:val="03aText"/>
        <w:widowControl/>
        <w:numPr>
          <w:ilvl w:val="0"/>
          <w:numId w:val="125"/>
        </w:numPr>
        <w:rPr>
          <w:noProof/>
          <w:lang w:val="nl-BE"/>
        </w:rPr>
      </w:pPr>
      <w:r>
        <w:rPr>
          <w:noProof/>
          <w:lang w:val="nl-BE"/>
        </w:rPr>
        <w:t>1.Lf7(h5)? op 1…Txd7+.</w:t>
      </w:r>
    </w:p>
    <w:p w14:paraId="5080C725" w14:textId="77777777" w:rsidR="006F3923" w:rsidRDefault="00DD7FFC" w:rsidP="00DD7FFC">
      <w:pPr>
        <w:pStyle w:val="03aText"/>
        <w:widowControl/>
        <w:rPr>
          <w:noProof/>
          <w:lang w:val="nl-BE"/>
        </w:rPr>
      </w:pPr>
      <w:r>
        <w:rPr>
          <w:noProof/>
          <w:lang w:val="nl-BE"/>
        </w:rPr>
        <w:t xml:space="preserve">Maar wit biedt eerst </w:t>
      </w:r>
      <w:r w:rsidR="006F3923">
        <w:rPr>
          <w:noProof/>
          <w:lang w:val="nl-BE"/>
        </w:rPr>
        <w:t>zijn loper aan:</w:t>
      </w:r>
    </w:p>
    <w:p w14:paraId="7764A93C" w14:textId="77777777" w:rsidR="006F3923" w:rsidRDefault="006F3923" w:rsidP="006F3923">
      <w:pPr>
        <w:rPr>
          <w:rFonts w:cs="Arial"/>
          <w:b/>
          <w:sz w:val="20"/>
          <w:szCs w:val="20"/>
          <w:lang w:val="nl-BE"/>
        </w:rPr>
      </w:pPr>
      <w:r>
        <w:rPr>
          <w:rFonts w:cs="Arial"/>
          <w:b/>
          <w:sz w:val="20"/>
          <w:szCs w:val="20"/>
          <w:lang w:val="nl-BE"/>
        </w:rPr>
        <w:tab/>
        <w:t>1.Lg6+</w:t>
      </w:r>
      <w:r>
        <w:rPr>
          <w:rFonts w:cs="Arial"/>
          <w:b/>
          <w:sz w:val="20"/>
          <w:szCs w:val="20"/>
          <w:lang w:val="nl-BE"/>
        </w:rPr>
        <w:tab/>
      </w:r>
      <w:r>
        <w:rPr>
          <w:rFonts w:cs="Arial"/>
          <w:b/>
          <w:sz w:val="20"/>
          <w:szCs w:val="20"/>
          <w:lang w:val="nl-BE"/>
        </w:rPr>
        <w:tab/>
        <w:t>Kg7</w:t>
      </w:r>
    </w:p>
    <w:p w14:paraId="6BBD57FB" w14:textId="77777777" w:rsidR="006F3923" w:rsidRDefault="006F3923" w:rsidP="00586E21">
      <w:pPr>
        <w:pStyle w:val="03aText"/>
        <w:widowControl/>
        <w:numPr>
          <w:ilvl w:val="0"/>
          <w:numId w:val="126"/>
        </w:numPr>
        <w:rPr>
          <w:noProof/>
          <w:lang w:val="nl-BE"/>
        </w:rPr>
      </w:pPr>
      <w:r>
        <w:rPr>
          <w:noProof/>
          <w:lang w:val="nl-BE"/>
        </w:rPr>
        <w:t>1…Kxg6</w:t>
      </w:r>
      <w:r w:rsidR="00D61E3C">
        <w:rPr>
          <w:noProof/>
          <w:lang w:val="nl-BE"/>
        </w:rPr>
        <w:t>?</w:t>
      </w:r>
      <w:r>
        <w:rPr>
          <w:noProof/>
          <w:lang w:val="nl-BE"/>
        </w:rPr>
        <w:t xml:space="preserve"> 2.e8D+, en deze dame houdt</w:t>
      </w:r>
      <w:r w:rsidR="00486AB7">
        <w:rPr>
          <w:noProof/>
          <w:lang w:val="nl-BE"/>
        </w:rPr>
        <w:t xml:space="preserve"> remise </w:t>
      </w:r>
      <w:r>
        <w:rPr>
          <w:noProof/>
          <w:lang w:val="nl-BE"/>
        </w:rPr>
        <w:t>door eeuw</w:t>
      </w:r>
      <w:r w:rsidR="00486AB7">
        <w:rPr>
          <w:noProof/>
          <w:lang w:val="nl-BE"/>
        </w:rPr>
        <w:t>i</w:t>
      </w:r>
      <w:r>
        <w:rPr>
          <w:noProof/>
          <w:lang w:val="nl-BE"/>
        </w:rPr>
        <w:t>g schaak</w:t>
      </w:r>
      <w:r w:rsidR="00AC12A9">
        <w:rPr>
          <w:noProof/>
          <w:lang w:val="nl-BE"/>
        </w:rPr>
        <w:t xml:space="preserve"> te geven </w:t>
      </w:r>
      <w:r>
        <w:rPr>
          <w:noProof/>
          <w:lang w:val="nl-BE"/>
        </w:rPr>
        <w:t>o</w:t>
      </w:r>
      <w:r w:rsidR="00AC12A9">
        <w:rPr>
          <w:noProof/>
          <w:lang w:val="nl-BE"/>
        </w:rPr>
        <w:t>f door een toren te ver</w:t>
      </w:r>
      <w:r w:rsidR="00AC12A9">
        <w:rPr>
          <w:noProof/>
          <w:lang w:val="nl-BE"/>
        </w:rPr>
        <w:softHyphen/>
        <w:t>overen. Bijvoor</w:t>
      </w:r>
      <w:r>
        <w:rPr>
          <w:noProof/>
          <w:lang w:val="nl-BE"/>
        </w:rPr>
        <w:t>beeld</w:t>
      </w:r>
      <w:r w:rsidR="00940450">
        <w:rPr>
          <w:noProof/>
          <w:lang w:val="nl-BE"/>
        </w:rPr>
        <w:t xml:space="preserve">: 2…Kg7 3.De5+ Kg6 4.De8+ Kg5 5.Ke5+ Kg4 6.De2+ Kf4 7.Dh2+ Kf3 8.Dh5+ Kf2 9.Dh2+ Ke1 10.Dg1+ Kd2 11.Df2+ Kc3 12.Dxc5+ Kd2 </w:t>
      </w:r>
      <w:r w:rsidR="00DD7FFC">
        <w:rPr>
          <w:noProof/>
          <w:lang w:val="nl-BE"/>
        </w:rPr>
        <w:t>13.Dxc1 Kxc1 14.Ke7, en het is zover.</w:t>
      </w:r>
    </w:p>
    <w:p w14:paraId="59E53BAE" w14:textId="77777777" w:rsidR="00940450" w:rsidRDefault="00940450" w:rsidP="00940450">
      <w:pPr>
        <w:pStyle w:val="03aText"/>
        <w:widowControl/>
        <w:rPr>
          <w:noProof/>
          <w:lang w:val="nl-BE"/>
        </w:rPr>
      </w:pPr>
    </w:p>
    <w:p w14:paraId="4A2F7A05" w14:textId="77777777" w:rsidR="006F3923" w:rsidRDefault="006F3923" w:rsidP="006F3923">
      <w:pPr>
        <w:pStyle w:val="03aText"/>
        <w:widowControl/>
        <w:rPr>
          <w:noProof/>
          <w:lang w:val="nl-BE"/>
        </w:rPr>
      </w:pPr>
    </w:p>
    <w:p w14:paraId="1A68FCAB" w14:textId="77777777" w:rsidR="006F3923" w:rsidRDefault="006F3923" w:rsidP="006F3923">
      <w:pPr>
        <w:pStyle w:val="03aText"/>
        <w:widowControl/>
        <w:rPr>
          <w:noProof/>
          <w:lang w:val="nl-BE"/>
        </w:rPr>
      </w:pPr>
    </w:p>
    <w:p w14:paraId="48B1E059" w14:textId="77777777" w:rsidR="006F3923" w:rsidRDefault="006F3923" w:rsidP="006F3923">
      <w:pPr>
        <w:pStyle w:val="03aText"/>
        <w:widowControl/>
        <w:rPr>
          <w:noProof/>
          <w:lang w:val="nl-BE"/>
        </w:rPr>
      </w:pPr>
    </w:p>
    <w:p w14:paraId="6AF880F5" w14:textId="77777777" w:rsidR="00422856" w:rsidRDefault="00422856" w:rsidP="006F3923">
      <w:pPr>
        <w:pStyle w:val="03aText"/>
        <w:widowControl/>
        <w:rPr>
          <w:noProof/>
          <w:lang w:val="nl-BE"/>
        </w:rPr>
      </w:pPr>
    </w:p>
    <w:p w14:paraId="5A7833E8" w14:textId="77777777" w:rsidR="00BD148D" w:rsidRDefault="00BD148D" w:rsidP="006F3923">
      <w:pPr>
        <w:pStyle w:val="03aText"/>
        <w:widowControl/>
        <w:rPr>
          <w:noProof/>
          <w:lang w:val="nl-BE"/>
        </w:rPr>
      </w:pPr>
    </w:p>
    <w:p w14:paraId="506C43B1" w14:textId="77777777" w:rsidR="00767688" w:rsidRDefault="00767688" w:rsidP="006F3923">
      <w:pPr>
        <w:pStyle w:val="03aText"/>
        <w:widowControl/>
        <w:rPr>
          <w:noProof/>
          <w:lang w:val="nl-BE"/>
        </w:rPr>
      </w:pPr>
    </w:p>
    <w:p w14:paraId="646DB32B" w14:textId="77777777" w:rsidR="006F65F4" w:rsidRDefault="006F65F4" w:rsidP="006F3923">
      <w:pPr>
        <w:pStyle w:val="03aText"/>
        <w:widowControl/>
        <w:rPr>
          <w:noProof/>
          <w:lang w:val="nl-BE"/>
        </w:rPr>
      </w:pPr>
    </w:p>
    <w:p w14:paraId="5F7F589A" w14:textId="77777777" w:rsidR="00BD148D" w:rsidRDefault="00BD148D" w:rsidP="006F3923">
      <w:pPr>
        <w:pStyle w:val="03aText"/>
        <w:widowControl/>
        <w:rPr>
          <w:noProof/>
          <w:lang w:val="nl-BE"/>
        </w:rPr>
      </w:pPr>
    </w:p>
    <w:p w14:paraId="3376FFEF" w14:textId="77777777" w:rsidR="006F3923" w:rsidRDefault="008049E2" w:rsidP="00586E21">
      <w:pPr>
        <w:pStyle w:val="03aText"/>
        <w:widowControl/>
        <w:numPr>
          <w:ilvl w:val="0"/>
          <w:numId w:val="126"/>
        </w:numPr>
        <w:rPr>
          <w:noProof/>
          <w:lang w:val="nl-BE"/>
        </w:rPr>
      </w:pPr>
      <w:r>
        <w:rPr>
          <w:noProof/>
          <w:lang w:val="nl-BE"/>
        </w:rPr>
        <w:t>1…Kh6</w:t>
      </w:r>
      <w:r w:rsidR="00D61E3C">
        <w:rPr>
          <w:noProof/>
          <w:lang w:val="nl-BE"/>
        </w:rPr>
        <w:t>?</w:t>
      </w:r>
      <w:r>
        <w:rPr>
          <w:noProof/>
          <w:lang w:val="nl-BE"/>
        </w:rPr>
        <w:t xml:space="preserve"> 2.Lxd3 </w:t>
      </w:r>
      <w:r w:rsidR="006E2CDF">
        <w:rPr>
          <w:noProof/>
          <w:lang w:val="nl-BE"/>
        </w:rPr>
        <w:t>en schijnbaar achteloos: 2…</w:t>
      </w:r>
      <w:r>
        <w:rPr>
          <w:noProof/>
          <w:lang w:val="nl-BE"/>
        </w:rPr>
        <w:t>Kg7</w:t>
      </w:r>
      <w:r w:rsidR="006E2CDF">
        <w:rPr>
          <w:noProof/>
          <w:lang w:val="nl-BE"/>
        </w:rPr>
        <w:t xml:space="preserve"> met:</w:t>
      </w:r>
      <w:r>
        <w:rPr>
          <w:noProof/>
          <w:lang w:val="nl-BE"/>
        </w:rPr>
        <w:t xml:space="preserve"> 3.Kc7</w:t>
      </w:r>
      <w:r w:rsidR="006E2CDF">
        <w:rPr>
          <w:noProof/>
          <w:lang w:val="nl-BE"/>
        </w:rPr>
        <w:t>!</w:t>
      </w:r>
      <w:r w:rsidR="006E2CDF">
        <w:rPr>
          <w:i/>
          <w:noProof/>
          <w:lang w:val="nl-BE"/>
        </w:rPr>
        <w:t xml:space="preserve"> (maar niet 3.e8D? Pb7+ 4.Ke7 Te1+ 5.Le4 Txe4+ en mat.)</w:t>
      </w:r>
      <w:r>
        <w:rPr>
          <w:noProof/>
          <w:lang w:val="nl-BE"/>
        </w:rPr>
        <w:t xml:space="preserve"> </w:t>
      </w:r>
      <w:r w:rsidR="006E2CDF">
        <w:rPr>
          <w:noProof/>
          <w:lang w:val="nl-BE"/>
        </w:rPr>
        <w:t>3…</w:t>
      </w:r>
      <w:r>
        <w:rPr>
          <w:noProof/>
          <w:lang w:val="nl-BE"/>
        </w:rPr>
        <w:t>Pxd7+ 4.Kxd7 Te1 5.e8D Txe8  6.Kxe8, remise.</w:t>
      </w:r>
    </w:p>
    <w:p w14:paraId="7745548E" w14:textId="77777777" w:rsidR="006F3923" w:rsidRPr="008049E2" w:rsidRDefault="008049E2" w:rsidP="008049E2">
      <w:pPr>
        <w:jc w:val="both"/>
        <w:rPr>
          <w:rFonts w:cs="Arial"/>
          <w:b/>
          <w:sz w:val="20"/>
          <w:szCs w:val="20"/>
          <w:lang w:val="nl-BE"/>
        </w:rPr>
      </w:pPr>
      <w:r>
        <w:rPr>
          <w:lang w:val="nl-BE"/>
        </w:rPr>
        <w:tab/>
      </w:r>
      <w:r>
        <w:rPr>
          <w:b/>
          <w:sz w:val="20"/>
          <w:szCs w:val="20"/>
          <w:lang w:val="nl-BE"/>
        </w:rPr>
        <w:t>2.Lxd3</w:t>
      </w:r>
      <w:r>
        <w:rPr>
          <w:lang w:val="nl-BE"/>
        </w:rPr>
        <w:tab/>
      </w:r>
    </w:p>
    <w:p w14:paraId="39C9B888" w14:textId="77777777" w:rsidR="006F3923" w:rsidRDefault="008049E2" w:rsidP="00586E21">
      <w:pPr>
        <w:pStyle w:val="03aText"/>
        <w:widowControl/>
        <w:numPr>
          <w:ilvl w:val="0"/>
          <w:numId w:val="127"/>
        </w:numPr>
        <w:rPr>
          <w:noProof/>
          <w:lang w:val="nl-BE"/>
        </w:rPr>
      </w:pPr>
      <w:r>
        <w:rPr>
          <w:noProof/>
          <w:lang w:val="nl-BE"/>
        </w:rPr>
        <w:t>2.e8D?</w:t>
      </w:r>
      <w:r w:rsidR="006F3923">
        <w:rPr>
          <w:noProof/>
          <w:lang w:val="nl-BE"/>
        </w:rPr>
        <w:t xml:space="preserve"> 2...Pb7+ 3.Ke7 Te3+ 4.Le4 Txe4+ en ma</w:t>
      </w:r>
      <w:r>
        <w:rPr>
          <w:noProof/>
          <w:lang w:val="nl-BE"/>
        </w:rPr>
        <w:t xml:space="preserve">t, </w:t>
      </w:r>
      <w:r w:rsidR="003A1A3F">
        <w:rPr>
          <w:noProof/>
          <w:lang w:val="nl-BE"/>
        </w:rPr>
        <w:t>zoals we reeds zagen.</w:t>
      </w:r>
    </w:p>
    <w:p w14:paraId="0AB91772" w14:textId="77777777" w:rsidR="006F3923" w:rsidRDefault="006F3923" w:rsidP="00586E21">
      <w:pPr>
        <w:pStyle w:val="03aText"/>
        <w:widowControl/>
        <w:numPr>
          <w:ilvl w:val="0"/>
          <w:numId w:val="127"/>
        </w:numPr>
        <w:rPr>
          <w:noProof/>
          <w:lang w:val="nl-BE"/>
        </w:rPr>
      </w:pPr>
      <w:r>
        <w:rPr>
          <w:noProof/>
          <w:lang w:val="nl-BE"/>
        </w:rPr>
        <w:t>2</w:t>
      </w:r>
      <w:r w:rsidR="008049E2">
        <w:rPr>
          <w:noProof/>
          <w:lang w:val="nl-BE"/>
        </w:rPr>
        <w:t>.Ke8? Th3 met matdreiging: 3.Lh5(7) Txh5(7) 4.Kd8 Pe6</w:t>
      </w:r>
      <w:r>
        <w:rPr>
          <w:noProof/>
          <w:lang w:val="nl-BE"/>
        </w:rPr>
        <w:t xml:space="preserve"> </w:t>
      </w:r>
      <w:r w:rsidR="008049E2">
        <w:rPr>
          <w:noProof/>
          <w:lang w:val="nl-BE"/>
        </w:rPr>
        <w:t xml:space="preserve">(Pb7+) </w:t>
      </w:r>
      <w:r>
        <w:rPr>
          <w:noProof/>
          <w:lang w:val="nl-BE"/>
        </w:rPr>
        <w:t xml:space="preserve">5.Ke8 Th8+ en mat. Of hier 4.d8D Th8+ en </w:t>
      </w:r>
      <w:r w:rsidR="008049E2">
        <w:rPr>
          <w:noProof/>
          <w:lang w:val="nl-BE"/>
        </w:rPr>
        <w:t xml:space="preserve">ook </w:t>
      </w:r>
      <w:r>
        <w:rPr>
          <w:noProof/>
          <w:lang w:val="nl-BE"/>
        </w:rPr>
        <w:t>mat.</w:t>
      </w:r>
    </w:p>
    <w:p w14:paraId="79C52250"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Pb7+</w:t>
      </w:r>
    </w:p>
    <w:p w14:paraId="1AC25638" w14:textId="77777777" w:rsidR="006F3923" w:rsidRPr="00D61E3C" w:rsidRDefault="006E4AA1" w:rsidP="00586E21">
      <w:pPr>
        <w:pStyle w:val="03aText"/>
        <w:widowControl/>
        <w:numPr>
          <w:ilvl w:val="0"/>
          <w:numId w:val="198"/>
        </w:numPr>
        <w:rPr>
          <w:noProof/>
          <w:lang w:val="en-GB"/>
        </w:rPr>
      </w:pPr>
      <w:r w:rsidRPr="00D61E3C">
        <w:rPr>
          <w:noProof/>
          <w:lang w:val="en-GB"/>
        </w:rPr>
        <w:t>2…Pe6+</w:t>
      </w:r>
      <w:r w:rsidR="00D61E3C" w:rsidRPr="00D61E3C">
        <w:rPr>
          <w:noProof/>
          <w:lang w:val="en-GB"/>
        </w:rPr>
        <w:t>?</w:t>
      </w:r>
      <w:r w:rsidRPr="00D61E3C">
        <w:rPr>
          <w:noProof/>
          <w:lang w:val="en-GB"/>
        </w:rPr>
        <w:t xml:space="preserve">  </w:t>
      </w:r>
      <w:r w:rsidR="006F3923" w:rsidRPr="00D61E3C">
        <w:rPr>
          <w:noProof/>
          <w:lang w:val="en-GB"/>
        </w:rPr>
        <w:t>3.Ke8</w:t>
      </w:r>
      <w:r w:rsidRPr="00D61E3C">
        <w:rPr>
          <w:noProof/>
          <w:lang w:val="en-GB"/>
        </w:rPr>
        <w:t xml:space="preserve">  </w:t>
      </w:r>
      <w:r w:rsidR="006F3923" w:rsidRPr="00D61E3C">
        <w:rPr>
          <w:noProof/>
          <w:lang w:val="en-GB"/>
        </w:rPr>
        <w:t xml:space="preserve"> Th1</w:t>
      </w:r>
      <w:r w:rsidRPr="00D61E3C">
        <w:rPr>
          <w:noProof/>
          <w:lang w:val="en-GB"/>
        </w:rPr>
        <w:t xml:space="preserve"> </w:t>
      </w:r>
      <w:r w:rsidR="006F3923" w:rsidRPr="00D61E3C">
        <w:rPr>
          <w:noProof/>
          <w:lang w:val="en-GB"/>
        </w:rPr>
        <w:t xml:space="preserve"> 4.d8D</w:t>
      </w:r>
      <w:r w:rsidR="0068448A" w:rsidRPr="00D61E3C">
        <w:rPr>
          <w:noProof/>
          <w:lang w:val="en-GB"/>
        </w:rPr>
        <w:t xml:space="preserve"> </w:t>
      </w:r>
      <w:r w:rsidR="006F3923" w:rsidRPr="00D61E3C">
        <w:rPr>
          <w:noProof/>
          <w:lang w:val="en-GB"/>
        </w:rPr>
        <w:t>Th8+</w:t>
      </w:r>
      <w:r w:rsidRPr="00D61E3C">
        <w:rPr>
          <w:noProof/>
          <w:lang w:val="en-GB"/>
        </w:rPr>
        <w:t xml:space="preserve">  </w:t>
      </w:r>
      <w:r w:rsidR="006F3923" w:rsidRPr="00D61E3C">
        <w:rPr>
          <w:noProof/>
          <w:lang w:val="en-GB"/>
        </w:rPr>
        <w:t>5.Kd7</w:t>
      </w:r>
      <w:r w:rsidRPr="00D61E3C">
        <w:rPr>
          <w:noProof/>
          <w:lang w:val="en-GB"/>
        </w:rPr>
        <w:t xml:space="preserve"> </w:t>
      </w:r>
      <w:r w:rsidR="006F3923" w:rsidRPr="00D61E3C">
        <w:rPr>
          <w:noProof/>
          <w:lang w:val="en-GB"/>
        </w:rPr>
        <w:t xml:space="preserve"> Txd8+</w:t>
      </w:r>
      <w:r w:rsidRPr="00D61E3C">
        <w:rPr>
          <w:noProof/>
          <w:lang w:val="en-GB"/>
        </w:rPr>
        <w:t xml:space="preserve"> </w:t>
      </w:r>
      <w:r w:rsidR="006F3923" w:rsidRPr="00D61E3C">
        <w:rPr>
          <w:noProof/>
          <w:lang w:val="en-GB"/>
        </w:rPr>
        <w:t xml:space="preserve"> 6.exd8D</w:t>
      </w:r>
      <w:r w:rsidR="0068448A" w:rsidRPr="00D61E3C">
        <w:rPr>
          <w:noProof/>
          <w:lang w:val="en-GB"/>
        </w:rPr>
        <w:t xml:space="preserve"> </w:t>
      </w:r>
      <w:r w:rsidR="006F3923" w:rsidRPr="00D61E3C">
        <w:rPr>
          <w:noProof/>
          <w:lang w:val="en-GB"/>
        </w:rPr>
        <w:t xml:space="preserve">Pxd8, </w:t>
      </w:r>
      <w:r w:rsidRPr="00D61E3C">
        <w:rPr>
          <w:noProof/>
          <w:lang w:val="en-GB"/>
        </w:rPr>
        <w:t xml:space="preserve">met </w:t>
      </w:r>
      <w:r w:rsidR="006F3923" w:rsidRPr="00D61E3C">
        <w:rPr>
          <w:noProof/>
          <w:lang w:val="en-GB"/>
        </w:rPr>
        <w:t>remise.</w:t>
      </w:r>
    </w:p>
    <w:p w14:paraId="2C725F43" w14:textId="77777777" w:rsidR="006E4AA1" w:rsidRPr="00D61E3C" w:rsidRDefault="006E4AA1" w:rsidP="00586E21">
      <w:pPr>
        <w:pStyle w:val="03aText"/>
        <w:widowControl/>
        <w:numPr>
          <w:ilvl w:val="0"/>
          <w:numId w:val="198"/>
        </w:numPr>
        <w:rPr>
          <w:noProof/>
          <w:lang w:val="nl-BE"/>
        </w:rPr>
      </w:pPr>
      <w:r w:rsidRPr="00D61E3C">
        <w:rPr>
          <w:noProof/>
          <w:lang w:val="nl-BE"/>
        </w:rPr>
        <w:t>2...Pxd3</w:t>
      </w:r>
      <w:r w:rsidR="00D61E3C">
        <w:rPr>
          <w:noProof/>
          <w:lang w:val="nl-BE"/>
        </w:rPr>
        <w:t>?</w:t>
      </w:r>
      <w:r w:rsidRPr="00D61E3C">
        <w:rPr>
          <w:noProof/>
          <w:lang w:val="nl-BE"/>
        </w:rPr>
        <w:t xml:space="preserve"> 3.e8D, enzovoort.</w:t>
      </w:r>
    </w:p>
    <w:p w14:paraId="3ABD5AAB" w14:textId="77777777" w:rsidR="006F3923" w:rsidRPr="00D61E3C" w:rsidRDefault="006F3923" w:rsidP="006F3923">
      <w:pPr>
        <w:rPr>
          <w:rFonts w:cs="Arial"/>
          <w:b/>
          <w:sz w:val="20"/>
          <w:szCs w:val="20"/>
          <w:lang w:val="nl-BE"/>
        </w:rPr>
      </w:pPr>
      <w:r w:rsidRPr="00D61E3C">
        <w:rPr>
          <w:rFonts w:cs="Arial"/>
          <w:b/>
          <w:sz w:val="20"/>
          <w:szCs w:val="20"/>
          <w:lang w:val="nl-BE"/>
        </w:rPr>
        <w:tab/>
        <w:t>3.Ke8</w:t>
      </w:r>
      <w:r w:rsidRPr="00D61E3C">
        <w:rPr>
          <w:rFonts w:cs="Arial"/>
          <w:b/>
          <w:sz w:val="20"/>
          <w:szCs w:val="20"/>
          <w:lang w:val="nl-BE"/>
        </w:rPr>
        <w:tab/>
      </w:r>
      <w:r w:rsidRPr="00D61E3C">
        <w:rPr>
          <w:rFonts w:cs="Arial"/>
          <w:b/>
          <w:sz w:val="20"/>
          <w:szCs w:val="20"/>
          <w:lang w:val="nl-BE"/>
        </w:rPr>
        <w:tab/>
        <w:t>Pd6+</w:t>
      </w:r>
    </w:p>
    <w:p w14:paraId="0D4C16FC" w14:textId="77777777" w:rsidR="006F3923" w:rsidRPr="00D61E3C" w:rsidRDefault="006F3923" w:rsidP="006F3923">
      <w:pPr>
        <w:rPr>
          <w:rFonts w:cs="Arial"/>
          <w:b/>
          <w:sz w:val="20"/>
          <w:szCs w:val="20"/>
          <w:lang w:val="nl-BE"/>
        </w:rPr>
      </w:pPr>
      <w:r w:rsidRPr="00D61E3C">
        <w:rPr>
          <w:rFonts w:cs="Arial"/>
          <w:b/>
          <w:sz w:val="20"/>
          <w:szCs w:val="20"/>
          <w:lang w:val="nl-BE"/>
        </w:rPr>
        <w:tab/>
        <w:t>4.Kd8</w:t>
      </w:r>
      <w:r w:rsidRPr="00D61E3C">
        <w:rPr>
          <w:rFonts w:cs="Arial"/>
          <w:b/>
          <w:sz w:val="20"/>
          <w:szCs w:val="20"/>
          <w:lang w:val="nl-BE"/>
        </w:rPr>
        <w:tab/>
      </w:r>
      <w:r w:rsidRPr="00D61E3C">
        <w:rPr>
          <w:rFonts w:cs="Arial"/>
          <w:b/>
          <w:sz w:val="20"/>
          <w:szCs w:val="20"/>
          <w:lang w:val="nl-BE"/>
        </w:rPr>
        <w:tab/>
        <w:t>Pf7+</w:t>
      </w:r>
    </w:p>
    <w:p w14:paraId="3B1A7240" w14:textId="77777777" w:rsidR="006F3923" w:rsidRPr="00D61E3C" w:rsidRDefault="006F3923" w:rsidP="006F3923">
      <w:pPr>
        <w:rPr>
          <w:rFonts w:cs="Arial"/>
          <w:b/>
          <w:sz w:val="20"/>
          <w:szCs w:val="20"/>
          <w:lang w:val="nl-BE"/>
        </w:rPr>
      </w:pPr>
      <w:r w:rsidRPr="00D61E3C">
        <w:rPr>
          <w:rFonts w:cs="Arial"/>
          <w:b/>
          <w:sz w:val="20"/>
          <w:szCs w:val="20"/>
          <w:lang w:val="nl-BE"/>
        </w:rPr>
        <w:tab/>
        <w:t>5.Ke8</w:t>
      </w:r>
      <w:r w:rsidRPr="00D61E3C">
        <w:rPr>
          <w:rFonts w:cs="Arial"/>
          <w:b/>
          <w:sz w:val="20"/>
          <w:szCs w:val="20"/>
          <w:lang w:val="nl-BE"/>
        </w:rPr>
        <w:tab/>
      </w:r>
      <w:r w:rsidRPr="00D61E3C">
        <w:rPr>
          <w:rFonts w:cs="Arial"/>
          <w:b/>
          <w:sz w:val="20"/>
          <w:szCs w:val="20"/>
          <w:lang w:val="nl-BE"/>
        </w:rPr>
        <w:tab/>
        <w:t>Th1</w:t>
      </w:r>
    </w:p>
    <w:p w14:paraId="009DDDA4" w14:textId="77777777" w:rsidR="006F3923" w:rsidRDefault="00186957" w:rsidP="006F3923">
      <w:pPr>
        <w:pStyle w:val="03aText"/>
        <w:widowControl/>
        <w:rPr>
          <w:noProof/>
          <w:lang w:val="nl-BE"/>
        </w:rPr>
      </w:pPr>
      <w:r>
        <w:rPr>
          <w:noProof/>
          <w:lang w:val="nl-BE"/>
        </w:rPr>
        <w:t xml:space="preserve">met matdreiging. Want </w:t>
      </w:r>
      <w:r w:rsidR="006F3923">
        <w:rPr>
          <w:noProof/>
          <w:lang w:val="nl-BE"/>
        </w:rPr>
        <w:t>6.d8D? faalt inderdaad op 6…Pe5 7.Lh7 Txh7 8.Dd5 Th8+ 9.Dg8+ Txg8+ en mat. Daarom:</w:t>
      </w:r>
    </w:p>
    <w:p w14:paraId="434C8EA1" w14:textId="77777777" w:rsidR="006F3923" w:rsidRDefault="00186957" w:rsidP="00186957">
      <w:pPr>
        <w:pStyle w:val="03aText"/>
        <w:widowControl/>
        <w:ind w:firstLine="708"/>
        <w:rPr>
          <w:b/>
          <w:lang w:val="nl-BE"/>
        </w:rPr>
      </w:pPr>
      <w:r>
        <w:rPr>
          <w:b/>
          <w:lang w:val="nl-BE"/>
        </w:rPr>
        <w:t>6.d8P</w:t>
      </w:r>
    </w:p>
    <w:p w14:paraId="6B089D37" w14:textId="77777777" w:rsidR="00186957" w:rsidRPr="00186957" w:rsidRDefault="00186957" w:rsidP="00186957">
      <w:pPr>
        <w:pStyle w:val="03aText"/>
        <w:widowControl/>
        <w:rPr>
          <w:lang w:val="nl-BE"/>
        </w:rPr>
      </w:pPr>
      <w:r>
        <w:rPr>
          <w:lang w:val="nl-BE"/>
        </w:rPr>
        <w:t>Een eerste minorpromotie.</w:t>
      </w:r>
    </w:p>
    <w:p w14:paraId="44842D68" w14:textId="77777777" w:rsidR="006F3923" w:rsidRDefault="006F3923" w:rsidP="006F3923">
      <w:pPr>
        <w:pStyle w:val="03aText"/>
        <w:widowControl/>
        <w:rPr>
          <w:b/>
          <w:lang w:val="nl-BE"/>
        </w:rPr>
      </w:pPr>
      <w:r>
        <w:rPr>
          <w:lang w:val="nl-BE"/>
        </w:rPr>
        <w:tab/>
      </w:r>
      <w:r>
        <w:rPr>
          <w:b/>
          <w:lang w:val="nl-BE"/>
        </w:rPr>
        <w:t xml:space="preserve">6…   </w:t>
      </w:r>
      <w:r>
        <w:rPr>
          <w:b/>
          <w:lang w:val="nl-BE"/>
        </w:rPr>
        <w:tab/>
      </w:r>
      <w:r>
        <w:rPr>
          <w:b/>
          <w:lang w:val="nl-BE"/>
        </w:rPr>
        <w:tab/>
        <w:t>Th8</w:t>
      </w:r>
      <w:r w:rsidR="007E4383">
        <w:rPr>
          <w:b/>
          <w:lang w:val="nl-BE"/>
        </w:rPr>
        <w:t>+</w:t>
      </w:r>
    </w:p>
    <w:p w14:paraId="1DCED450" w14:textId="77777777" w:rsidR="006F3923" w:rsidRDefault="00F76A8B" w:rsidP="006F3923">
      <w:pPr>
        <w:pStyle w:val="03aText"/>
        <w:widowControl/>
        <w:rPr>
          <w:b/>
          <w:lang w:val="nl-BE"/>
        </w:rPr>
      </w:pPr>
      <w:r>
        <w:rPr>
          <w:noProof/>
          <w:lang w:val="nl-BE"/>
        </w:rPr>
        <w:t>Beter dan bijvoorbeeld: 6…Pd6+</w:t>
      </w:r>
      <w:r w:rsidR="00D61E3C">
        <w:rPr>
          <w:noProof/>
          <w:lang w:val="nl-BE"/>
        </w:rPr>
        <w:t>?</w:t>
      </w:r>
      <w:r>
        <w:rPr>
          <w:noProof/>
          <w:lang w:val="nl-BE"/>
        </w:rPr>
        <w:t xml:space="preserve"> 7.Kd7 Td1 8.Kxd6, enzovoort met </w:t>
      </w:r>
      <w:r w:rsidR="00186957">
        <w:rPr>
          <w:noProof/>
          <w:lang w:val="nl-BE"/>
        </w:rPr>
        <w:t>win</w:t>
      </w:r>
      <w:r>
        <w:rPr>
          <w:noProof/>
          <w:lang w:val="nl-BE"/>
        </w:rPr>
        <w:t>s</w:t>
      </w:r>
      <w:r w:rsidR="00186957">
        <w:rPr>
          <w:noProof/>
          <w:lang w:val="nl-BE"/>
        </w:rPr>
        <w:t xml:space="preserve">t </w:t>
      </w:r>
      <w:r>
        <w:rPr>
          <w:noProof/>
          <w:lang w:val="nl-BE"/>
        </w:rPr>
        <w:t xml:space="preserve">voor </w:t>
      </w:r>
      <w:r w:rsidR="00186957">
        <w:rPr>
          <w:noProof/>
          <w:lang w:val="nl-BE"/>
        </w:rPr>
        <w:t>wit.</w:t>
      </w:r>
    </w:p>
    <w:p w14:paraId="22B3B943" w14:textId="77777777" w:rsidR="0013008A" w:rsidRDefault="006F3923" w:rsidP="006F3923">
      <w:pPr>
        <w:pStyle w:val="03aText"/>
        <w:widowControl/>
        <w:rPr>
          <w:b/>
          <w:lang w:val="nl-BE"/>
        </w:rPr>
      </w:pPr>
      <w:r>
        <w:rPr>
          <w:b/>
          <w:lang w:val="nl-BE"/>
        </w:rPr>
        <w:t xml:space="preserve">       </w:t>
      </w:r>
      <w:r w:rsidR="00422856">
        <w:rPr>
          <w:b/>
          <w:lang w:val="nl-BE"/>
        </w:rPr>
        <w:tab/>
      </w:r>
    </w:p>
    <w:p w14:paraId="63D6FBA8" w14:textId="77777777" w:rsidR="0013008A" w:rsidRDefault="0013008A" w:rsidP="006F3923">
      <w:pPr>
        <w:pStyle w:val="03aText"/>
        <w:widowControl/>
        <w:rPr>
          <w:b/>
          <w:lang w:val="nl-BE"/>
        </w:rPr>
      </w:pPr>
    </w:p>
    <w:p w14:paraId="49813E56" w14:textId="77777777" w:rsidR="0013008A" w:rsidRDefault="0013008A" w:rsidP="006F3923">
      <w:pPr>
        <w:pStyle w:val="03aText"/>
        <w:widowControl/>
        <w:rPr>
          <w:b/>
          <w:lang w:val="nl-BE"/>
        </w:rPr>
      </w:pPr>
    </w:p>
    <w:p w14:paraId="7E414F11" w14:textId="77777777" w:rsidR="0013008A" w:rsidRDefault="0013008A" w:rsidP="006F3923">
      <w:pPr>
        <w:pStyle w:val="03aText"/>
        <w:widowControl/>
        <w:rPr>
          <w:b/>
          <w:lang w:val="nl-BE"/>
        </w:rPr>
      </w:pPr>
    </w:p>
    <w:p w14:paraId="2A83399C" w14:textId="77777777" w:rsidR="0013008A" w:rsidRDefault="0013008A" w:rsidP="006F3923">
      <w:pPr>
        <w:pStyle w:val="03aText"/>
        <w:widowControl/>
        <w:rPr>
          <w:b/>
          <w:lang w:val="nl-BE"/>
        </w:rPr>
      </w:pPr>
    </w:p>
    <w:p w14:paraId="0745E806" w14:textId="77777777" w:rsidR="0013008A" w:rsidRDefault="0013008A" w:rsidP="006F3923">
      <w:pPr>
        <w:pStyle w:val="03aText"/>
        <w:widowControl/>
        <w:rPr>
          <w:b/>
          <w:lang w:val="nl-BE"/>
        </w:rPr>
      </w:pPr>
    </w:p>
    <w:p w14:paraId="1FE2D332" w14:textId="77777777" w:rsidR="00D91845" w:rsidRDefault="00D91845" w:rsidP="006F3923">
      <w:pPr>
        <w:pStyle w:val="03aText"/>
        <w:widowControl/>
        <w:rPr>
          <w:b/>
          <w:lang w:val="nl-BE"/>
        </w:rPr>
      </w:pPr>
    </w:p>
    <w:p w14:paraId="5BCCF4A9" w14:textId="77777777" w:rsidR="0013008A" w:rsidRDefault="0013008A" w:rsidP="006F3923">
      <w:pPr>
        <w:pStyle w:val="03aText"/>
        <w:widowControl/>
        <w:rPr>
          <w:b/>
          <w:lang w:val="nl-BE"/>
        </w:rPr>
      </w:pPr>
    </w:p>
    <w:p w14:paraId="60D2ECE1" w14:textId="77777777" w:rsidR="00F161E5" w:rsidRDefault="00F161E5" w:rsidP="0013008A">
      <w:pPr>
        <w:pStyle w:val="03aText"/>
        <w:widowControl/>
        <w:ind w:left="708"/>
        <w:rPr>
          <w:b/>
          <w:lang w:val="nl-BE"/>
        </w:rPr>
      </w:pPr>
    </w:p>
    <w:p w14:paraId="16D66CC0" w14:textId="77777777" w:rsidR="006F3923" w:rsidRPr="004B01BC" w:rsidRDefault="006F3923" w:rsidP="0013008A">
      <w:pPr>
        <w:pStyle w:val="03aText"/>
        <w:widowControl/>
        <w:ind w:left="708"/>
        <w:rPr>
          <w:b/>
          <w:lang w:val="nl-BE"/>
        </w:rPr>
      </w:pPr>
      <w:r w:rsidRPr="004B01BC">
        <w:rPr>
          <w:b/>
          <w:lang w:val="nl-BE"/>
        </w:rPr>
        <w:t>7.Kd7</w:t>
      </w:r>
      <w:r w:rsidRPr="004B01BC">
        <w:rPr>
          <w:b/>
          <w:lang w:val="nl-BE"/>
        </w:rPr>
        <w:tab/>
      </w:r>
      <w:r w:rsidRPr="004B01BC">
        <w:rPr>
          <w:b/>
          <w:lang w:val="nl-BE"/>
        </w:rPr>
        <w:tab/>
        <w:t>Pe5+</w:t>
      </w:r>
      <w:r w:rsidR="0013008A" w:rsidRPr="004B01BC">
        <w:rPr>
          <w:b/>
          <w:lang w:val="nl-BE"/>
        </w:rPr>
        <w:tab/>
      </w:r>
      <w:r w:rsidRPr="004B01BC">
        <w:rPr>
          <w:b/>
          <w:lang w:val="nl-BE"/>
        </w:rPr>
        <w:t xml:space="preserve"> 8.Ke6</w:t>
      </w:r>
    </w:p>
    <w:p w14:paraId="3B16C2A3" w14:textId="77777777" w:rsidR="006F3923" w:rsidRDefault="006F3923" w:rsidP="006F3923">
      <w:pPr>
        <w:pStyle w:val="03aText"/>
        <w:widowControl/>
        <w:rPr>
          <w:noProof/>
          <w:lang w:val="nl-BE"/>
        </w:rPr>
      </w:pPr>
      <w:r>
        <w:rPr>
          <w:noProof/>
          <w:lang w:val="nl-BE"/>
        </w:rPr>
        <w:t xml:space="preserve">Hier niet: 8.Kd6? Pxd3, en zwart wint volgens </w:t>
      </w:r>
      <w:r>
        <w:rPr>
          <w:i/>
          <w:noProof/>
          <w:lang w:val="nl-BE"/>
        </w:rPr>
        <w:t>Nalimov EGTB.</w:t>
      </w:r>
    </w:p>
    <w:p w14:paraId="7335CC97" w14:textId="77777777" w:rsidR="006F3923" w:rsidRDefault="006F3923" w:rsidP="006F3923">
      <w:pPr>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t>Pxd3</w:t>
      </w:r>
    </w:p>
    <w:p w14:paraId="71F6B3D7" w14:textId="77777777" w:rsidR="006F3923" w:rsidRDefault="006F3923" w:rsidP="006F3923">
      <w:pPr>
        <w:rPr>
          <w:rFonts w:cs="Arial"/>
          <w:b/>
          <w:sz w:val="20"/>
          <w:szCs w:val="20"/>
          <w:lang w:val="nl-BE"/>
        </w:rPr>
      </w:pPr>
      <w:r>
        <w:rPr>
          <w:rFonts w:cs="Arial"/>
          <w:b/>
          <w:sz w:val="20"/>
          <w:szCs w:val="20"/>
          <w:lang w:val="nl-BE"/>
        </w:rPr>
        <w:t xml:space="preserve">            9.Pb7</w:t>
      </w:r>
    </w:p>
    <w:p w14:paraId="205E2A08" w14:textId="77777777" w:rsidR="00AC12A9" w:rsidRDefault="00FA6B89" w:rsidP="00FA6B89">
      <w:pPr>
        <w:jc w:val="both"/>
        <w:rPr>
          <w:rFonts w:cs="Arial"/>
          <w:sz w:val="20"/>
          <w:szCs w:val="20"/>
          <w:lang w:val="nl-BE"/>
        </w:rPr>
      </w:pPr>
      <w:r>
        <w:rPr>
          <w:rFonts w:cs="Arial"/>
          <w:sz w:val="20"/>
          <w:szCs w:val="20"/>
          <w:lang w:val="nl-BE"/>
        </w:rPr>
        <w:t>De énige remisezet</w:t>
      </w:r>
      <w:r w:rsidRPr="00FA6B89">
        <w:rPr>
          <w:rFonts w:cs="Arial"/>
          <w:sz w:val="20"/>
          <w:szCs w:val="20"/>
          <w:lang w:val="nl-BE"/>
        </w:rPr>
        <w:t xml:space="preserve">. </w:t>
      </w:r>
    </w:p>
    <w:p w14:paraId="577F302C" w14:textId="77777777" w:rsidR="006F3923" w:rsidRPr="00FA6B89" w:rsidRDefault="00FA6B89" w:rsidP="00FA6B89">
      <w:pPr>
        <w:jc w:val="both"/>
        <w:rPr>
          <w:rFonts w:cs="Arial"/>
          <w:sz w:val="20"/>
          <w:szCs w:val="20"/>
          <w:lang w:val="nl-BE"/>
        </w:rPr>
      </w:pPr>
      <w:r>
        <w:rPr>
          <w:noProof/>
          <w:sz w:val="20"/>
          <w:szCs w:val="20"/>
          <w:lang w:val="nl-BE"/>
        </w:rPr>
        <w:t>En</w:t>
      </w:r>
      <w:r w:rsidR="006F3923" w:rsidRPr="00FA6B89">
        <w:rPr>
          <w:noProof/>
          <w:sz w:val="20"/>
          <w:szCs w:val="20"/>
          <w:lang w:val="nl-BE"/>
        </w:rPr>
        <w:t xml:space="preserve"> niet goed is 9.Kd7?</w:t>
      </w:r>
      <w:r>
        <w:rPr>
          <w:noProof/>
          <w:sz w:val="20"/>
          <w:szCs w:val="20"/>
          <w:lang w:val="nl-BE"/>
        </w:rPr>
        <w:t xml:space="preserve"> Pc5+ met</w:t>
      </w:r>
      <w:r w:rsidR="006F3923" w:rsidRPr="00FA6B89">
        <w:rPr>
          <w:noProof/>
          <w:sz w:val="20"/>
          <w:szCs w:val="20"/>
          <w:lang w:val="nl-BE"/>
        </w:rPr>
        <w:t xml:space="preserve"> bijvoorbeeld: 10.Kd6 Pe4+ 11.Ke6 Pf6 12.Pf7 Ta8 13.Pd6 Kg6 14.Pc4 Ta6+ 15.Ke5 Ta2 16</w:t>
      </w:r>
      <w:r w:rsidR="00422856">
        <w:rPr>
          <w:noProof/>
          <w:sz w:val="20"/>
          <w:szCs w:val="20"/>
          <w:lang w:val="nl-BE"/>
        </w:rPr>
        <w:t>.Pe3 Ta4 17.e8D Pxe8, en zwart wint.</w:t>
      </w:r>
      <w:r w:rsidR="006F3923" w:rsidRPr="00FA6B89">
        <w:rPr>
          <w:noProof/>
          <w:sz w:val="20"/>
          <w:szCs w:val="20"/>
          <w:lang w:val="nl-BE"/>
        </w:rPr>
        <w:t xml:space="preserve"> Dan maar:</w:t>
      </w:r>
    </w:p>
    <w:p w14:paraId="4567FBD3" w14:textId="77777777" w:rsidR="006F3923" w:rsidRDefault="006F3923" w:rsidP="006F3923">
      <w:pPr>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Pf4+</w:t>
      </w:r>
    </w:p>
    <w:p w14:paraId="4134A073" w14:textId="77777777" w:rsidR="006F3923" w:rsidRDefault="00C01FF0" w:rsidP="006F3923">
      <w:pPr>
        <w:pStyle w:val="03aText"/>
        <w:widowControl/>
        <w:rPr>
          <w:noProof/>
          <w:lang w:val="nl-BE"/>
        </w:rPr>
      </w:pPr>
      <w:r>
        <w:rPr>
          <w:noProof/>
          <w:lang w:val="nl-BE"/>
        </w:rPr>
        <w:t xml:space="preserve">Want op zijn beurt faalt hier </w:t>
      </w:r>
      <w:r w:rsidR="00D66B3C">
        <w:rPr>
          <w:noProof/>
          <w:lang w:val="nl-BE"/>
        </w:rPr>
        <w:t xml:space="preserve">de afwachtende </w:t>
      </w:r>
      <w:r>
        <w:rPr>
          <w:noProof/>
          <w:lang w:val="nl-BE"/>
        </w:rPr>
        <w:t>zet 9…Tg8</w:t>
      </w:r>
      <w:r w:rsidR="007E4383">
        <w:rPr>
          <w:noProof/>
          <w:lang w:val="nl-BE"/>
        </w:rPr>
        <w:t xml:space="preserve">, </w:t>
      </w:r>
      <w:r w:rsidR="00D66B3C">
        <w:rPr>
          <w:noProof/>
          <w:lang w:val="nl-BE"/>
        </w:rPr>
        <w:t>op</w:t>
      </w:r>
      <w:r w:rsidR="007E4383">
        <w:rPr>
          <w:noProof/>
          <w:lang w:val="nl-BE"/>
        </w:rPr>
        <w:t xml:space="preserve"> bij-voorbeeld:</w:t>
      </w:r>
      <w:r w:rsidR="006F3923">
        <w:rPr>
          <w:noProof/>
          <w:lang w:val="nl-BE"/>
        </w:rPr>
        <w:t xml:space="preserve"> 10.Pd6 Pc5+ 1</w:t>
      </w:r>
      <w:r w:rsidR="00422856">
        <w:rPr>
          <w:noProof/>
          <w:lang w:val="nl-BE"/>
        </w:rPr>
        <w:t>1</w:t>
      </w:r>
      <w:r w:rsidR="007E4383">
        <w:rPr>
          <w:noProof/>
          <w:lang w:val="nl-BE"/>
        </w:rPr>
        <w:t>.Kd5 Pd7 en nu</w:t>
      </w:r>
      <w:r>
        <w:rPr>
          <w:noProof/>
          <w:lang w:val="nl-BE"/>
        </w:rPr>
        <w:t xml:space="preserve"> 12.</w:t>
      </w:r>
      <w:r w:rsidR="00393521">
        <w:rPr>
          <w:noProof/>
          <w:lang w:val="nl-BE"/>
        </w:rPr>
        <w:t>e8P, met remise.</w:t>
      </w:r>
      <w:r w:rsidR="007E4383">
        <w:rPr>
          <w:noProof/>
          <w:lang w:val="nl-BE"/>
        </w:rPr>
        <w:t xml:space="preserve"> </w:t>
      </w:r>
      <w:r>
        <w:rPr>
          <w:noProof/>
          <w:lang w:val="nl-BE"/>
        </w:rPr>
        <w:t>Nog een minorpromotie.</w:t>
      </w:r>
      <w:r w:rsidR="006F3923">
        <w:rPr>
          <w:noProof/>
          <w:lang w:val="nl-BE"/>
        </w:rPr>
        <w:t xml:space="preserve"> </w:t>
      </w:r>
    </w:p>
    <w:p w14:paraId="1AFC2A9B" w14:textId="77777777" w:rsidR="006F3923" w:rsidRDefault="006F3923" w:rsidP="006F3923">
      <w:pPr>
        <w:pStyle w:val="03aText"/>
        <w:widowControl/>
        <w:rPr>
          <w:noProof/>
          <w:lang w:val="nl-BE"/>
        </w:rPr>
      </w:pPr>
      <w:r>
        <w:rPr>
          <w:noProof/>
          <w:lang w:val="nl-BE"/>
        </w:rPr>
        <w:t xml:space="preserve">     </w:t>
      </w:r>
      <w:r>
        <w:rPr>
          <w:b/>
          <w:lang w:val="nl-BE"/>
        </w:rPr>
        <w:t xml:space="preserve">     10.Kd7</w:t>
      </w:r>
      <w:r>
        <w:rPr>
          <w:b/>
          <w:lang w:val="nl-BE"/>
        </w:rPr>
        <w:tab/>
      </w:r>
      <w:r>
        <w:rPr>
          <w:b/>
          <w:lang w:val="nl-BE"/>
        </w:rPr>
        <w:tab/>
        <w:t>Pd5</w:t>
      </w:r>
    </w:p>
    <w:p w14:paraId="56FB3315" w14:textId="77777777" w:rsidR="00D05A00" w:rsidRDefault="006F3923" w:rsidP="006F3923">
      <w:pPr>
        <w:pStyle w:val="03aText"/>
        <w:widowControl/>
        <w:rPr>
          <w:noProof/>
          <w:lang w:val="nl-BE"/>
        </w:rPr>
      </w:pPr>
      <w:r>
        <w:rPr>
          <w:noProof/>
          <w:lang w:val="nl-BE"/>
        </w:rPr>
        <w:t>De pion kan nu niet ongestraft promo</w:t>
      </w:r>
      <w:r>
        <w:rPr>
          <w:noProof/>
          <w:lang w:val="nl-BE"/>
        </w:rPr>
        <w:softHyphen/>
        <w:t>v</w:t>
      </w:r>
      <w:r w:rsidR="00165AF0">
        <w:rPr>
          <w:noProof/>
          <w:lang w:val="nl-BE"/>
        </w:rPr>
        <w:t xml:space="preserve">eren tot  dame, toren of lo-per. Men zie: </w:t>
      </w:r>
      <w:r w:rsidR="00422856">
        <w:rPr>
          <w:noProof/>
          <w:lang w:val="nl-BE"/>
        </w:rPr>
        <w:t>11.e8D? Pf6+ en 12.T</w:t>
      </w:r>
      <w:r w:rsidR="00165AF0">
        <w:rPr>
          <w:noProof/>
          <w:lang w:val="nl-BE"/>
        </w:rPr>
        <w:t>xe8.</w:t>
      </w:r>
      <w:r w:rsidR="00422856">
        <w:rPr>
          <w:noProof/>
          <w:lang w:val="nl-BE"/>
        </w:rPr>
        <w:t xml:space="preserve"> </w:t>
      </w:r>
      <w:r w:rsidR="00165AF0">
        <w:rPr>
          <w:noProof/>
          <w:lang w:val="nl-BE"/>
        </w:rPr>
        <w:t xml:space="preserve">En na alle andere zetten wint zwart. </w:t>
      </w:r>
    </w:p>
    <w:p w14:paraId="7DE37DFF" w14:textId="77777777" w:rsidR="006F3923" w:rsidRDefault="00165AF0" w:rsidP="006F3923">
      <w:pPr>
        <w:pStyle w:val="03aText"/>
        <w:widowControl/>
        <w:rPr>
          <w:noProof/>
          <w:lang w:val="nl-BE"/>
        </w:rPr>
      </w:pPr>
      <w:r>
        <w:rPr>
          <w:noProof/>
          <w:lang w:val="nl-BE"/>
        </w:rPr>
        <w:t>Gelukkig is er nog</w:t>
      </w:r>
      <w:r w:rsidR="006F3923">
        <w:rPr>
          <w:noProof/>
          <w:lang w:val="nl-BE"/>
        </w:rPr>
        <w:t xml:space="preserve"> een remisezet, na</w:t>
      </w:r>
      <w:r>
        <w:rPr>
          <w:noProof/>
          <w:lang w:val="nl-BE"/>
        </w:rPr>
        <w:t>melijk een tweede paardpromo</w:t>
      </w:r>
      <w:r>
        <w:rPr>
          <w:noProof/>
          <w:lang w:val="nl-BE"/>
        </w:rPr>
        <w:softHyphen/>
        <w:t>tie</w:t>
      </w:r>
      <w:r w:rsidR="007A1E4E">
        <w:rPr>
          <w:noProof/>
          <w:lang w:val="nl-BE"/>
        </w:rPr>
        <w:t>:</w:t>
      </w:r>
      <w:r>
        <w:rPr>
          <w:noProof/>
          <w:lang w:val="nl-BE"/>
        </w:rPr>
        <w:t xml:space="preserve"> </w:t>
      </w:r>
    </w:p>
    <w:p w14:paraId="1B65A9E2" w14:textId="77777777" w:rsidR="006F3923" w:rsidRPr="00177777" w:rsidRDefault="006F3923" w:rsidP="006F3923">
      <w:pPr>
        <w:rPr>
          <w:rFonts w:cs="Arial"/>
          <w:b/>
          <w:sz w:val="20"/>
          <w:szCs w:val="20"/>
          <w:lang w:val="nl-BE"/>
        </w:rPr>
      </w:pPr>
      <w:r>
        <w:rPr>
          <w:rFonts w:cs="Arial"/>
          <w:b/>
          <w:sz w:val="20"/>
          <w:szCs w:val="20"/>
          <w:lang w:val="nl-BE"/>
        </w:rPr>
        <w:t xml:space="preserve">           </w:t>
      </w:r>
      <w:r w:rsidRPr="00177777">
        <w:rPr>
          <w:rFonts w:cs="Arial"/>
          <w:b/>
          <w:sz w:val="20"/>
          <w:szCs w:val="20"/>
          <w:lang w:val="nl-BE"/>
        </w:rPr>
        <w:t xml:space="preserve">11.e8P+  </w:t>
      </w:r>
    </w:p>
    <w:p w14:paraId="2632FB86" w14:textId="77777777" w:rsidR="00CD5ED0" w:rsidRDefault="00D002E2" w:rsidP="00753F41">
      <w:pPr>
        <w:rPr>
          <w:rFonts w:cs="Arial"/>
          <w:b/>
          <w:sz w:val="20"/>
          <w:szCs w:val="20"/>
          <w:lang w:val="nl-BE"/>
        </w:rPr>
      </w:pPr>
      <w:r>
        <w:rPr>
          <w:rFonts w:cs="Arial"/>
          <w:sz w:val="20"/>
          <w:szCs w:val="20"/>
          <w:lang w:val="nl-BE"/>
        </w:rPr>
        <w:t>En remise is een feit.</w:t>
      </w:r>
      <w:r w:rsidR="00CD5ED0">
        <w:rPr>
          <w:rFonts w:cs="Arial"/>
          <w:b/>
          <w:sz w:val="20"/>
          <w:szCs w:val="20"/>
          <w:lang w:val="nl-BE"/>
        </w:rPr>
        <w:tab/>
      </w:r>
    </w:p>
    <w:p w14:paraId="0CE814E8" w14:textId="77777777" w:rsidR="00CD5ED0" w:rsidRDefault="00CD5ED0" w:rsidP="00CD5ED0">
      <w:pPr>
        <w:jc w:val="both"/>
        <w:rPr>
          <w:rFonts w:cs="Arial"/>
          <w:b/>
          <w:sz w:val="20"/>
          <w:szCs w:val="20"/>
          <w:lang w:val="nl-BE"/>
        </w:rPr>
      </w:pPr>
    </w:p>
    <w:p w14:paraId="3E76B7DC" w14:textId="77777777" w:rsidR="00CD5ED0" w:rsidRDefault="00CD5ED0" w:rsidP="00CD5ED0">
      <w:pPr>
        <w:jc w:val="both"/>
        <w:rPr>
          <w:rFonts w:cs="Arial"/>
          <w:b/>
          <w:sz w:val="20"/>
          <w:szCs w:val="20"/>
          <w:lang w:val="nl-BE"/>
        </w:rPr>
      </w:pPr>
    </w:p>
    <w:p w14:paraId="6B7859DF" w14:textId="77777777" w:rsidR="00CD5ED0" w:rsidRDefault="00CD5ED0" w:rsidP="00CD5ED0">
      <w:pPr>
        <w:jc w:val="both"/>
        <w:rPr>
          <w:rFonts w:cs="Arial"/>
          <w:b/>
          <w:sz w:val="20"/>
          <w:szCs w:val="20"/>
          <w:lang w:val="nl-BE"/>
        </w:rPr>
      </w:pPr>
    </w:p>
    <w:p w14:paraId="031CAFE2" w14:textId="77777777" w:rsidR="00CD5ED0" w:rsidRDefault="00CD5ED0" w:rsidP="00CD5ED0">
      <w:pPr>
        <w:jc w:val="both"/>
        <w:rPr>
          <w:rFonts w:cs="Arial"/>
          <w:b/>
          <w:sz w:val="20"/>
          <w:szCs w:val="20"/>
          <w:lang w:val="nl-BE"/>
        </w:rPr>
      </w:pPr>
    </w:p>
    <w:p w14:paraId="7E942BEB" w14:textId="77777777" w:rsidR="00CD5ED0" w:rsidRDefault="00CD5ED0" w:rsidP="00CD5ED0">
      <w:pPr>
        <w:jc w:val="both"/>
        <w:rPr>
          <w:rFonts w:cs="Arial"/>
          <w:b/>
          <w:sz w:val="20"/>
          <w:szCs w:val="20"/>
          <w:lang w:val="nl-BE"/>
        </w:rPr>
      </w:pPr>
    </w:p>
    <w:p w14:paraId="1565C6C5" w14:textId="77777777" w:rsidR="00CD5ED0" w:rsidRDefault="00CD5ED0" w:rsidP="00CD5ED0">
      <w:pPr>
        <w:jc w:val="both"/>
        <w:rPr>
          <w:rFonts w:cs="Arial"/>
          <w:b/>
          <w:sz w:val="20"/>
          <w:szCs w:val="20"/>
          <w:lang w:val="nl-BE"/>
        </w:rPr>
      </w:pPr>
    </w:p>
    <w:p w14:paraId="7C872970" w14:textId="77777777" w:rsidR="00CD5ED0" w:rsidRDefault="00CD5ED0" w:rsidP="00CD5ED0">
      <w:pPr>
        <w:jc w:val="both"/>
        <w:rPr>
          <w:rFonts w:cs="Arial"/>
          <w:b/>
          <w:sz w:val="20"/>
          <w:szCs w:val="20"/>
          <w:lang w:val="nl-BE"/>
        </w:rPr>
      </w:pPr>
    </w:p>
    <w:p w14:paraId="684D9E87" w14:textId="77777777" w:rsidR="00165AF0" w:rsidRPr="00EB7A30" w:rsidRDefault="00165AF0" w:rsidP="00CD5ED0">
      <w:pPr>
        <w:jc w:val="both"/>
        <w:rPr>
          <w:noProof/>
          <w:sz w:val="20"/>
          <w:szCs w:val="20"/>
          <w:lang w:val="nl-BE"/>
        </w:rPr>
      </w:pPr>
    </w:p>
    <w:p w14:paraId="04C7902A" w14:textId="77777777" w:rsidR="00165AF0" w:rsidRPr="00EB7A30" w:rsidRDefault="00165AF0" w:rsidP="00CD5ED0">
      <w:pPr>
        <w:jc w:val="both"/>
        <w:rPr>
          <w:noProof/>
          <w:sz w:val="20"/>
          <w:szCs w:val="20"/>
          <w:lang w:val="nl-BE"/>
        </w:rPr>
      </w:pPr>
    </w:p>
    <w:p w14:paraId="76F25D0B" w14:textId="77777777" w:rsidR="00165AF0" w:rsidRDefault="00165AF0" w:rsidP="00CD5ED0">
      <w:pPr>
        <w:jc w:val="both"/>
        <w:rPr>
          <w:noProof/>
          <w:sz w:val="20"/>
          <w:szCs w:val="20"/>
          <w:lang w:val="nl-BE"/>
        </w:rPr>
      </w:pPr>
    </w:p>
    <w:p w14:paraId="4AE85B44" w14:textId="77777777" w:rsidR="00BD148D" w:rsidRDefault="00BD148D" w:rsidP="00CD5ED0">
      <w:pPr>
        <w:jc w:val="both"/>
        <w:rPr>
          <w:noProof/>
          <w:sz w:val="20"/>
          <w:szCs w:val="20"/>
          <w:lang w:val="nl-BE"/>
        </w:rPr>
      </w:pPr>
    </w:p>
    <w:p w14:paraId="4F022BAD" w14:textId="77777777" w:rsidR="006F3923" w:rsidRPr="00CD5ED0" w:rsidRDefault="006F3923" w:rsidP="00CD5ED0">
      <w:pPr>
        <w:jc w:val="both"/>
        <w:rPr>
          <w:rFonts w:cs="Arial"/>
          <w:b/>
          <w:sz w:val="20"/>
          <w:szCs w:val="20"/>
          <w:lang w:val="en-GB"/>
        </w:rPr>
      </w:pPr>
      <w:r w:rsidRPr="00CD5ED0">
        <w:rPr>
          <w:noProof/>
          <w:sz w:val="20"/>
          <w:szCs w:val="20"/>
          <w:lang w:val="en-GB"/>
        </w:rPr>
        <w:t>Het</w:t>
      </w:r>
      <w:r>
        <w:rPr>
          <w:noProof/>
          <w:lang w:val="en-GB"/>
        </w:rPr>
        <w:t xml:space="preserve"> </w:t>
      </w:r>
      <w:r w:rsidRPr="00CD5ED0">
        <w:rPr>
          <w:noProof/>
          <w:sz w:val="20"/>
          <w:szCs w:val="20"/>
          <w:lang w:val="en-GB"/>
        </w:rPr>
        <w:t xml:space="preserve">commentaar van prijsrechter Yochanan Afek luidde: </w:t>
      </w:r>
      <w:r w:rsidRPr="00CD5ED0">
        <w:rPr>
          <w:i/>
          <w:iCs/>
          <w:noProof/>
          <w:sz w:val="20"/>
          <w:szCs w:val="20"/>
          <w:lang w:val="en-GB"/>
        </w:rPr>
        <w:t xml:space="preserve">“The two advanced pawns </w:t>
      </w:r>
      <w:r w:rsidRPr="00CD5ED0">
        <w:rPr>
          <w:noProof/>
          <w:sz w:val="20"/>
          <w:szCs w:val="20"/>
          <w:lang w:val="en-GB"/>
        </w:rPr>
        <w:t xml:space="preserve">are </w:t>
      </w:r>
      <w:r w:rsidRPr="00CD5ED0">
        <w:rPr>
          <w:i/>
          <w:iCs/>
          <w:noProof/>
          <w:sz w:val="20"/>
          <w:szCs w:val="20"/>
          <w:lang w:val="en-GB"/>
        </w:rPr>
        <w:t>underpromo</w:t>
      </w:r>
      <w:r w:rsidRPr="00CD5ED0">
        <w:rPr>
          <w:i/>
          <w:iCs/>
          <w:noProof/>
          <w:sz w:val="20"/>
          <w:szCs w:val="20"/>
          <w:lang w:val="en-GB"/>
        </w:rPr>
        <w:softHyphen/>
        <w:t xml:space="preserve">ted to knights; yet the real hero of the battle is the acrobatic black knight.” </w:t>
      </w:r>
    </w:p>
    <w:p w14:paraId="21525BE0" w14:textId="77777777" w:rsidR="006F3923" w:rsidRDefault="006F3923" w:rsidP="006F3923">
      <w:pPr>
        <w:pStyle w:val="03cOpmerking"/>
        <w:widowControl/>
        <w:spacing w:before="200"/>
        <w:rPr>
          <w:noProof/>
          <w:lang w:val="nl-BE"/>
        </w:rPr>
      </w:pPr>
      <w:r>
        <w:rPr>
          <w:noProof/>
          <w:lang w:val="nl-BE"/>
        </w:rPr>
        <w:t xml:space="preserve">Persoonlijk vind ik dat een </w:t>
      </w:r>
      <w:r>
        <w:rPr>
          <w:i/>
          <w:noProof/>
          <w:lang w:val="nl-BE"/>
        </w:rPr>
        <w:t>2de</w:t>
      </w:r>
      <w:r>
        <w:rPr>
          <w:noProof/>
          <w:lang w:val="nl-BE"/>
        </w:rPr>
        <w:t xml:space="preserve"> </w:t>
      </w:r>
      <w:r>
        <w:rPr>
          <w:i/>
          <w:noProof/>
          <w:lang w:val="nl-BE"/>
        </w:rPr>
        <w:t>Eer</w:t>
      </w:r>
      <w:r w:rsidR="000D74E0">
        <w:rPr>
          <w:i/>
          <w:noProof/>
          <w:lang w:val="nl-BE"/>
        </w:rPr>
        <w:t>-</w:t>
      </w:r>
      <w:r>
        <w:rPr>
          <w:i/>
          <w:noProof/>
          <w:lang w:val="nl-BE"/>
        </w:rPr>
        <w:t>volle Vermelding</w:t>
      </w:r>
      <w:r>
        <w:rPr>
          <w:noProof/>
          <w:lang w:val="nl-BE"/>
        </w:rPr>
        <w:t xml:space="preserve"> eer</w:t>
      </w:r>
      <w:r>
        <w:rPr>
          <w:noProof/>
          <w:lang w:val="nl-BE"/>
        </w:rPr>
        <w:softHyphen/>
        <w:t>der een wat magere beloning is voor deze dub</w:t>
      </w:r>
      <w:r w:rsidR="000D74E0">
        <w:rPr>
          <w:noProof/>
          <w:lang w:val="nl-BE"/>
        </w:rPr>
        <w:t>-</w:t>
      </w:r>
      <w:r>
        <w:rPr>
          <w:noProof/>
          <w:lang w:val="nl-BE"/>
        </w:rPr>
        <w:t xml:space="preserve">bele paardpromotie. </w:t>
      </w:r>
    </w:p>
    <w:p w14:paraId="6F9B538C" w14:textId="77777777" w:rsidR="006F3923" w:rsidRDefault="006F3923" w:rsidP="006F3923">
      <w:pPr>
        <w:pStyle w:val="03cOpmerking"/>
        <w:widowControl/>
        <w:spacing w:before="200"/>
        <w:rPr>
          <w:noProof/>
          <w:lang w:val="nl-BE"/>
        </w:rPr>
      </w:pPr>
      <w:r>
        <w:rPr>
          <w:noProof/>
          <w:lang w:val="nl-BE"/>
        </w:rPr>
        <w:t xml:space="preserve">Maar...... </w:t>
      </w:r>
      <w:r>
        <w:rPr>
          <w:i/>
          <w:iCs/>
          <w:noProof/>
          <w:lang w:val="nl-BE"/>
        </w:rPr>
        <w:t xml:space="preserve">“Goesting is goesting.” </w:t>
      </w:r>
      <w:r>
        <w:rPr>
          <w:noProof/>
          <w:lang w:val="nl-BE"/>
        </w:rPr>
        <w:t>zei mijn wijze moeder zaliger…</w:t>
      </w:r>
    </w:p>
    <w:p w14:paraId="34E12463" w14:textId="77777777" w:rsidR="004510DC" w:rsidRDefault="004510DC" w:rsidP="006F3923">
      <w:pPr>
        <w:pStyle w:val="03cOpmerking"/>
        <w:widowControl/>
        <w:spacing w:before="200"/>
        <w:rPr>
          <w:noProof/>
          <w:lang w:val="nl-BE"/>
        </w:rPr>
      </w:pPr>
    </w:p>
    <w:p w14:paraId="3C3DADA0" w14:textId="77777777" w:rsidR="006B002F" w:rsidRPr="00046C07" w:rsidRDefault="006F3923" w:rsidP="006B002F">
      <w:pPr>
        <w:jc w:val="center"/>
        <w:rPr>
          <w:noProof/>
          <w:sz w:val="20"/>
          <w:szCs w:val="20"/>
          <w:lang w:val="nl-BE"/>
        </w:rPr>
      </w:pPr>
      <w:r>
        <w:rPr>
          <w:noProof/>
          <w:lang w:val="nl-BE"/>
        </w:rPr>
        <w:br w:type="page"/>
      </w:r>
      <w:r w:rsidR="00004A2F">
        <w:rPr>
          <w:b/>
          <w:noProof/>
          <w:sz w:val="20"/>
          <w:szCs w:val="20"/>
          <w:lang w:val="nl-BE"/>
        </w:rPr>
        <w:lastRenderedPageBreak/>
        <w:t>- 24</w:t>
      </w:r>
      <w:r w:rsidR="006D16AB">
        <w:rPr>
          <w:b/>
          <w:noProof/>
          <w:sz w:val="20"/>
          <w:szCs w:val="20"/>
          <w:lang w:val="nl-BE"/>
        </w:rPr>
        <w:t>1</w:t>
      </w:r>
      <w:r w:rsidR="006B002F" w:rsidRPr="00046C07">
        <w:rPr>
          <w:b/>
          <w:noProof/>
          <w:sz w:val="20"/>
          <w:szCs w:val="20"/>
          <w:lang w:val="nl-BE"/>
        </w:rPr>
        <w:t xml:space="preserve"> -</w:t>
      </w:r>
    </w:p>
    <w:p w14:paraId="253AADCA" w14:textId="77777777" w:rsidR="006B002F" w:rsidRDefault="006B002F" w:rsidP="006B002F">
      <w:pPr>
        <w:pStyle w:val="03aText"/>
        <w:widowControl/>
        <w:spacing w:line="190" w:lineRule="exact"/>
        <w:jc w:val="center"/>
        <w:rPr>
          <w:noProof/>
          <w:lang w:val="nl-BE"/>
        </w:rPr>
      </w:pPr>
    </w:p>
    <w:p w14:paraId="5729EFFB" w14:textId="77777777" w:rsidR="006B002F" w:rsidRDefault="006B002F" w:rsidP="006B002F">
      <w:pPr>
        <w:pStyle w:val="02bSource"/>
        <w:widowControl/>
        <w:tabs>
          <w:tab w:val="left" w:pos="114"/>
        </w:tabs>
        <w:spacing w:line="190" w:lineRule="exact"/>
        <w:rPr>
          <w:iCs/>
          <w:noProof/>
          <w:lang w:val="nl-BE"/>
        </w:rPr>
      </w:pPr>
      <w:r>
        <w:rPr>
          <w:i/>
          <w:iCs/>
          <w:noProof/>
          <w:lang w:val="nl-BE"/>
        </w:rPr>
        <w:t xml:space="preserve">Schakend Nederland, </w:t>
      </w:r>
      <w:r>
        <w:rPr>
          <w:iCs/>
          <w:noProof/>
          <w:lang w:val="nl-BE"/>
        </w:rPr>
        <w:t>1993</w:t>
      </w:r>
    </w:p>
    <w:p w14:paraId="7EE8429A" w14:textId="77777777" w:rsidR="006B002F" w:rsidRDefault="006B002F" w:rsidP="006B002F">
      <w:pPr>
        <w:pStyle w:val="02bSource"/>
        <w:widowControl/>
        <w:tabs>
          <w:tab w:val="left" w:pos="114"/>
        </w:tabs>
        <w:rPr>
          <w:noProof/>
          <w:lang w:val="nl-BE"/>
        </w:rPr>
      </w:pPr>
      <w:r>
        <w:rPr>
          <w:noProof/>
          <w:lang w:val="nl-BE"/>
        </w:rPr>
        <w:t xml:space="preserve">3de prijs </w:t>
      </w:r>
      <w:r w:rsidR="003F5542">
        <w:rPr>
          <w:noProof/>
          <w:lang w:val="nl-BE"/>
        </w:rPr>
        <w:t>?</w:t>
      </w:r>
      <w:r>
        <w:rPr>
          <w:noProof/>
          <w:lang w:val="nl-BE"/>
        </w:rPr>
        <w:t xml:space="preserve"> </w:t>
      </w:r>
    </w:p>
    <w:p w14:paraId="2F5006A8" w14:textId="77777777" w:rsidR="006B002F" w:rsidRDefault="006B002F" w:rsidP="006B002F">
      <w:pPr>
        <w:pStyle w:val="02bSource"/>
        <w:widowControl/>
        <w:tabs>
          <w:tab w:val="left" w:pos="114"/>
        </w:tabs>
        <w:spacing w:line="100" w:lineRule="exact"/>
        <w:rPr>
          <w:noProof/>
          <w:lang w:val="nl-BE"/>
        </w:rPr>
      </w:pPr>
    </w:p>
    <w:p w14:paraId="2C1C267C" w14:textId="77777777" w:rsidR="006B002F" w:rsidRDefault="006B002F" w:rsidP="006B002F">
      <w:pPr>
        <w:pStyle w:val="02bSource"/>
        <w:widowControl/>
        <w:tabs>
          <w:tab w:val="left" w:pos="114"/>
        </w:tabs>
        <w:spacing w:line="100" w:lineRule="exact"/>
        <w:rPr>
          <w:noProof/>
          <w:lang w:val="nl-BE"/>
        </w:rPr>
      </w:pPr>
    </w:p>
    <w:p w14:paraId="4EFD3983" w14:textId="77777777" w:rsidR="006B002F" w:rsidRDefault="00990285" w:rsidP="006B002F">
      <w:pPr>
        <w:pStyle w:val="02bSource"/>
        <w:widowControl/>
        <w:tabs>
          <w:tab w:val="left" w:pos="114"/>
        </w:tabs>
        <w:rPr>
          <w:noProof/>
          <w:lang w:val="nl-BE"/>
        </w:rPr>
      </w:pPr>
      <w:r>
        <w:object w:dxaOrig="1440" w:dyaOrig="1440" w14:anchorId="16AE8E5B">
          <v:shape id="_x0000_s1383" type="#_x0000_t75" style="position:absolute;left:0;text-align:left;margin-left:0;margin-top:.55pt;width:152.35pt;height:152.35pt;z-index:251703296;mso-position-horizontal:center">
            <v:imagedata r:id="rId480" o:title=""/>
            <w10:wrap type="square"/>
          </v:shape>
          <o:OLEObject Type="Embed" ProgID="CorelDRAW.Graphic.12" ShapeID="_x0000_s1383" DrawAspect="Content" ObjectID="_1587467724" r:id="rId481"/>
        </w:object>
      </w:r>
    </w:p>
    <w:p w14:paraId="639447F4" w14:textId="77777777" w:rsidR="006B002F" w:rsidRDefault="006B002F" w:rsidP="006B002F">
      <w:pPr>
        <w:rPr>
          <w:rFonts w:cs="Arial"/>
          <w:sz w:val="20"/>
          <w:szCs w:val="20"/>
          <w:lang w:val="nl-BE"/>
        </w:rPr>
      </w:pPr>
      <w:r>
        <w:rPr>
          <w:rFonts w:cs="Arial"/>
          <w:b/>
          <w:lang w:val="nl-BE"/>
        </w:rPr>
        <w:t>+</w:t>
      </w:r>
      <w:r>
        <w:rPr>
          <w:rFonts w:cs="Arial"/>
          <w:sz w:val="20"/>
          <w:szCs w:val="20"/>
          <w:lang w:val="nl-BE"/>
        </w:rPr>
        <w:t xml:space="preserve">                              0054.01 b7d7</w:t>
      </w:r>
    </w:p>
    <w:p w14:paraId="4A995506" w14:textId="77777777" w:rsidR="006B002F" w:rsidRDefault="006B002F" w:rsidP="006B002F">
      <w:pPr>
        <w:rPr>
          <w:rFonts w:cs="Arial"/>
          <w:sz w:val="20"/>
          <w:szCs w:val="20"/>
          <w:lang w:val="nl-BE"/>
        </w:rPr>
      </w:pPr>
    </w:p>
    <w:p w14:paraId="775FAAE8" w14:textId="77777777" w:rsidR="006B002F" w:rsidRDefault="006B002F" w:rsidP="006B002F">
      <w:pPr>
        <w:ind w:firstLine="708"/>
        <w:rPr>
          <w:rFonts w:cs="Arial"/>
          <w:b/>
          <w:sz w:val="20"/>
          <w:szCs w:val="20"/>
          <w:lang w:val="nl-BE"/>
        </w:rPr>
      </w:pPr>
      <w:r>
        <w:rPr>
          <w:rFonts w:cs="Arial"/>
          <w:b/>
          <w:sz w:val="20"/>
          <w:szCs w:val="20"/>
          <w:lang w:val="nl-BE"/>
        </w:rPr>
        <w:t>1.La4+</w:t>
      </w:r>
    </w:p>
    <w:p w14:paraId="2C2C7D6B" w14:textId="77777777" w:rsidR="006B002F" w:rsidRDefault="006B002F" w:rsidP="006B002F">
      <w:pPr>
        <w:pStyle w:val="03aText"/>
        <w:widowControl/>
        <w:rPr>
          <w:noProof/>
          <w:lang w:val="nl-BE"/>
        </w:rPr>
      </w:pPr>
      <w:r>
        <w:rPr>
          <w:noProof/>
          <w:lang w:val="nl-BE"/>
        </w:rPr>
        <w:t>Want het gulzige 1.Lxg7? wordt on</w:t>
      </w:r>
      <w:r>
        <w:rPr>
          <w:noProof/>
          <w:lang w:val="nl-BE"/>
        </w:rPr>
        <w:softHyphen/>
        <w:t>middellijk afgestraft door de zet-ten 1...Ld5+ en 2...Lxh1.</w:t>
      </w:r>
    </w:p>
    <w:p w14:paraId="41D44484" w14:textId="77777777" w:rsidR="006B002F" w:rsidRDefault="006B002F" w:rsidP="006B002F">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Kd6</w:t>
      </w:r>
    </w:p>
    <w:p w14:paraId="07556335" w14:textId="77777777" w:rsidR="006B002F" w:rsidRDefault="006B002F" w:rsidP="006B002F">
      <w:pPr>
        <w:pStyle w:val="03aText"/>
        <w:widowControl/>
        <w:rPr>
          <w:noProof/>
          <w:lang w:val="nl-BE"/>
        </w:rPr>
      </w:pPr>
      <w:r>
        <w:rPr>
          <w:noProof/>
          <w:lang w:val="nl-BE"/>
        </w:rPr>
        <w:t>Zwart behoudt de dreiging, maar niet goed is 1...Ke6</w:t>
      </w:r>
      <w:r w:rsidR="00D340CC">
        <w:rPr>
          <w:noProof/>
          <w:lang w:val="nl-BE"/>
        </w:rPr>
        <w:t xml:space="preserve">? </w:t>
      </w:r>
      <w:r>
        <w:rPr>
          <w:noProof/>
          <w:lang w:val="nl-BE"/>
        </w:rPr>
        <w:t>2.Lxg7 Ld5+ 3.Lc6 en na 3...f5 4.Lxd5+ Kxd5 wint wit vrij makke</w:t>
      </w:r>
      <w:r>
        <w:rPr>
          <w:noProof/>
          <w:lang w:val="nl-BE"/>
        </w:rPr>
        <w:softHyphen/>
        <w:t>lijk.</w:t>
      </w:r>
    </w:p>
    <w:p w14:paraId="71CBA744" w14:textId="77777777" w:rsidR="006B002F" w:rsidRDefault="006B002F" w:rsidP="006B002F">
      <w:pPr>
        <w:rPr>
          <w:rFonts w:cs="Arial"/>
          <w:b/>
          <w:sz w:val="20"/>
          <w:szCs w:val="20"/>
          <w:lang w:val="nl-BE"/>
        </w:rPr>
      </w:pPr>
      <w:r>
        <w:rPr>
          <w:rFonts w:cs="Arial"/>
          <w:b/>
          <w:sz w:val="20"/>
          <w:szCs w:val="20"/>
          <w:lang w:val="nl-BE"/>
        </w:rPr>
        <w:tab/>
        <w:t>2.Pg3</w:t>
      </w:r>
    </w:p>
    <w:p w14:paraId="2CDCD2B1" w14:textId="77777777" w:rsidR="006B002F" w:rsidRDefault="006B002F" w:rsidP="006B002F">
      <w:pPr>
        <w:pStyle w:val="03aText"/>
        <w:widowControl/>
        <w:rPr>
          <w:noProof/>
          <w:lang w:val="nl-BE"/>
        </w:rPr>
      </w:pPr>
      <w:r>
        <w:rPr>
          <w:noProof/>
          <w:lang w:val="nl-BE"/>
        </w:rPr>
        <w:t>Na deze en de voorgaande zet   kan het aangevallen zwarte paard nog enkel naar één veilig veld:</w:t>
      </w:r>
    </w:p>
    <w:p w14:paraId="2E8B94DD" w14:textId="77777777" w:rsidR="006B002F" w:rsidRDefault="006B002F" w:rsidP="00586E21">
      <w:pPr>
        <w:pStyle w:val="03aText"/>
        <w:widowControl/>
        <w:numPr>
          <w:ilvl w:val="0"/>
          <w:numId w:val="111"/>
        </w:numPr>
        <w:rPr>
          <w:noProof/>
          <w:lang w:val="nl-BE"/>
        </w:rPr>
      </w:pPr>
      <w:r>
        <w:rPr>
          <w:noProof/>
          <w:lang w:val="nl-BE"/>
        </w:rPr>
        <w:t>2...Pe6 met 3.Pf5+ Kd5 4.Lc6+ en mat. En ook na:</w:t>
      </w:r>
    </w:p>
    <w:p w14:paraId="3BDA9D7B" w14:textId="77777777" w:rsidR="006B002F" w:rsidRDefault="006B002F" w:rsidP="00586E21">
      <w:pPr>
        <w:pStyle w:val="03aText"/>
        <w:widowControl/>
        <w:numPr>
          <w:ilvl w:val="0"/>
          <w:numId w:val="111"/>
        </w:numPr>
        <w:rPr>
          <w:noProof/>
          <w:lang w:val="nl-BE"/>
        </w:rPr>
      </w:pPr>
      <w:r>
        <w:rPr>
          <w:noProof/>
          <w:lang w:val="nl-BE"/>
        </w:rPr>
        <w:t>2... Ld5+ 3.Kb6</w:t>
      </w:r>
      <w:r w:rsidR="00E01B65">
        <w:rPr>
          <w:noProof/>
          <w:lang w:val="nl-BE"/>
        </w:rPr>
        <w:t xml:space="preserve"> en nu 3…</w:t>
      </w:r>
      <w:r>
        <w:rPr>
          <w:noProof/>
          <w:lang w:val="nl-BE"/>
        </w:rPr>
        <w:t xml:space="preserve"> Pe6 geeft 4.Pf5+ en mat. </w:t>
      </w:r>
      <w:r w:rsidR="00E01B65">
        <w:rPr>
          <w:noProof/>
          <w:lang w:val="nl-BE"/>
        </w:rPr>
        <w:t>Daarom:</w:t>
      </w:r>
    </w:p>
    <w:p w14:paraId="4CD83E31" w14:textId="77777777" w:rsidR="006B002F" w:rsidRDefault="006B002F" w:rsidP="006B002F">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f6</w:t>
      </w:r>
    </w:p>
    <w:p w14:paraId="1ED6B4B8" w14:textId="77777777" w:rsidR="006B002F" w:rsidRDefault="006B002F" w:rsidP="006B002F">
      <w:pPr>
        <w:ind w:firstLine="708"/>
        <w:rPr>
          <w:rFonts w:cs="Arial"/>
          <w:b/>
          <w:sz w:val="20"/>
          <w:szCs w:val="20"/>
          <w:lang w:val="nl-BE"/>
        </w:rPr>
      </w:pPr>
      <w:r>
        <w:rPr>
          <w:rFonts w:cs="Arial"/>
          <w:b/>
          <w:sz w:val="20"/>
          <w:szCs w:val="20"/>
          <w:lang w:val="nl-BE"/>
        </w:rPr>
        <w:t>3.Lxf6</w:t>
      </w:r>
      <w:r>
        <w:rPr>
          <w:rFonts w:cs="Arial"/>
          <w:b/>
          <w:sz w:val="20"/>
          <w:szCs w:val="20"/>
          <w:lang w:val="nl-BE"/>
        </w:rPr>
        <w:tab/>
      </w:r>
      <w:r>
        <w:rPr>
          <w:rFonts w:cs="Arial"/>
          <w:b/>
          <w:sz w:val="20"/>
          <w:szCs w:val="20"/>
          <w:lang w:val="nl-BE"/>
        </w:rPr>
        <w:tab/>
        <w:t>Ld5+</w:t>
      </w:r>
    </w:p>
    <w:p w14:paraId="2DDFC54C" w14:textId="77777777" w:rsidR="006B002F" w:rsidRDefault="006B002F" w:rsidP="006B002F">
      <w:pPr>
        <w:pStyle w:val="03aText"/>
        <w:widowControl/>
        <w:rPr>
          <w:noProof/>
          <w:lang w:val="nl-BE"/>
        </w:rPr>
      </w:pPr>
    </w:p>
    <w:p w14:paraId="7CA0AEE6" w14:textId="77777777" w:rsidR="006B002F" w:rsidRDefault="006B002F" w:rsidP="006B002F">
      <w:pPr>
        <w:pStyle w:val="03aText"/>
        <w:widowControl/>
        <w:rPr>
          <w:noProof/>
          <w:lang w:val="nl-BE"/>
        </w:rPr>
      </w:pPr>
    </w:p>
    <w:p w14:paraId="3B62B9E5" w14:textId="77777777" w:rsidR="006B002F" w:rsidRDefault="006B002F" w:rsidP="006B002F">
      <w:pPr>
        <w:pStyle w:val="03aText"/>
        <w:widowControl/>
        <w:rPr>
          <w:noProof/>
          <w:lang w:val="nl-BE"/>
        </w:rPr>
      </w:pPr>
    </w:p>
    <w:p w14:paraId="55826846" w14:textId="77777777" w:rsidR="002E51B2" w:rsidRDefault="002E51B2" w:rsidP="006B002F">
      <w:pPr>
        <w:pStyle w:val="03aText"/>
        <w:widowControl/>
        <w:rPr>
          <w:noProof/>
          <w:lang w:val="nl-BE"/>
        </w:rPr>
      </w:pPr>
    </w:p>
    <w:p w14:paraId="06E7165B" w14:textId="77777777" w:rsidR="00BD148D" w:rsidRDefault="00BD148D" w:rsidP="006B002F">
      <w:pPr>
        <w:pStyle w:val="03aText"/>
        <w:widowControl/>
        <w:rPr>
          <w:noProof/>
          <w:lang w:val="nl-BE"/>
        </w:rPr>
      </w:pPr>
    </w:p>
    <w:p w14:paraId="6A515B20" w14:textId="77777777" w:rsidR="006B002F" w:rsidRDefault="006B002F" w:rsidP="006B002F">
      <w:pPr>
        <w:pStyle w:val="03aText"/>
        <w:widowControl/>
        <w:rPr>
          <w:noProof/>
          <w:lang w:val="nl-BE"/>
        </w:rPr>
      </w:pPr>
    </w:p>
    <w:p w14:paraId="4E21D20F" w14:textId="77777777" w:rsidR="006B002F" w:rsidRDefault="006B002F" w:rsidP="006B002F">
      <w:pPr>
        <w:pStyle w:val="03aText"/>
        <w:widowControl/>
        <w:rPr>
          <w:noProof/>
          <w:lang w:val="nl-BE"/>
        </w:rPr>
      </w:pPr>
      <w:r>
        <w:rPr>
          <w:noProof/>
          <w:lang w:val="nl-BE"/>
        </w:rPr>
        <w:t>N</w:t>
      </w:r>
      <w:r w:rsidR="00E01B65">
        <w:rPr>
          <w:noProof/>
          <w:lang w:val="nl-BE"/>
        </w:rPr>
        <w:t>u, n</w:t>
      </w:r>
      <w:r>
        <w:rPr>
          <w:noProof/>
          <w:lang w:val="nl-BE"/>
        </w:rPr>
        <w:t>a 3...Pe6</w:t>
      </w:r>
      <w:r w:rsidR="00D340CC">
        <w:rPr>
          <w:noProof/>
          <w:lang w:val="nl-BE"/>
        </w:rPr>
        <w:t>?</w:t>
      </w:r>
      <w:r>
        <w:rPr>
          <w:noProof/>
          <w:lang w:val="nl-BE"/>
        </w:rPr>
        <w:t xml:space="preserve"> volgt niet alleen </w:t>
      </w:r>
    </w:p>
    <w:p w14:paraId="028477D3" w14:textId="77777777" w:rsidR="006B002F" w:rsidRDefault="006B002F" w:rsidP="00586E21">
      <w:pPr>
        <w:pStyle w:val="03aText"/>
        <w:widowControl/>
        <w:numPr>
          <w:ilvl w:val="0"/>
          <w:numId w:val="112"/>
        </w:numPr>
        <w:rPr>
          <w:noProof/>
          <w:lang w:val="nl-BE"/>
        </w:rPr>
      </w:pPr>
      <w:r>
        <w:rPr>
          <w:noProof/>
          <w:lang w:val="nl-BE"/>
        </w:rPr>
        <w:t xml:space="preserve">4.Pe4+ Kd5 en 5.Lc6+ en mat. Maar ook  </w:t>
      </w:r>
    </w:p>
    <w:p w14:paraId="2EF57C1F" w14:textId="77777777" w:rsidR="006B002F" w:rsidRDefault="006B002F" w:rsidP="00586E21">
      <w:pPr>
        <w:pStyle w:val="03aText"/>
        <w:widowControl/>
        <w:numPr>
          <w:ilvl w:val="0"/>
          <w:numId w:val="112"/>
        </w:numPr>
        <w:rPr>
          <w:i/>
          <w:iCs/>
          <w:noProof/>
          <w:lang w:val="nl-BE"/>
        </w:rPr>
      </w:pPr>
      <w:r>
        <w:rPr>
          <w:noProof/>
          <w:lang w:val="nl-BE"/>
        </w:rPr>
        <w:t xml:space="preserve">4.Pf5+ Kc5 </w:t>
      </w:r>
      <w:r>
        <w:rPr>
          <w:i/>
          <w:iCs/>
          <w:noProof/>
          <w:lang w:val="nl-BE"/>
        </w:rPr>
        <w:t xml:space="preserve">(4...Kd5 5.Lc6+ Kc5 6.Le7+ en mat.) </w:t>
      </w:r>
      <w:r w:rsidR="0021341B">
        <w:rPr>
          <w:noProof/>
          <w:lang w:val="nl-BE"/>
        </w:rPr>
        <w:t>5.Ld</w:t>
      </w:r>
      <w:r>
        <w:rPr>
          <w:noProof/>
          <w:lang w:val="nl-BE"/>
        </w:rPr>
        <w:t xml:space="preserve">7+ Kd5 6.Pe3+ Kd4 7.Pxc4 Kxc4, en twee lopers winnen tegen een paard. </w:t>
      </w:r>
    </w:p>
    <w:p w14:paraId="1AA77A06" w14:textId="77777777" w:rsidR="006B002F" w:rsidRDefault="006B002F" w:rsidP="006B002F">
      <w:pPr>
        <w:rPr>
          <w:rFonts w:cs="Arial"/>
          <w:b/>
          <w:sz w:val="20"/>
          <w:szCs w:val="20"/>
          <w:lang w:val="nl-BE"/>
        </w:rPr>
      </w:pPr>
      <w:r>
        <w:rPr>
          <w:rFonts w:cs="Arial"/>
          <w:b/>
          <w:sz w:val="20"/>
          <w:szCs w:val="20"/>
          <w:lang w:val="nl-BE"/>
        </w:rPr>
        <w:tab/>
        <w:t>4.Kb6</w:t>
      </w:r>
    </w:p>
    <w:p w14:paraId="2600EA9C" w14:textId="77777777" w:rsidR="006B002F" w:rsidRDefault="006B002F" w:rsidP="006B002F">
      <w:pPr>
        <w:rPr>
          <w:rFonts w:cs="Arial"/>
          <w:b/>
          <w:sz w:val="20"/>
          <w:szCs w:val="20"/>
          <w:lang w:val="nl-BE"/>
        </w:rPr>
      </w:pPr>
      <w:r>
        <w:rPr>
          <w:rFonts w:cs="Arial"/>
          <w:sz w:val="20"/>
          <w:szCs w:val="20"/>
          <w:lang w:val="nl-BE"/>
        </w:rPr>
        <w:t>Nu zijn er na 4...Pf5</w:t>
      </w:r>
      <w:r w:rsidR="00D340CC">
        <w:rPr>
          <w:rFonts w:cs="Arial"/>
          <w:sz w:val="20"/>
          <w:szCs w:val="20"/>
          <w:lang w:val="nl-BE"/>
        </w:rPr>
        <w:t>?</w:t>
      </w:r>
      <w:r>
        <w:rPr>
          <w:rFonts w:cs="Arial"/>
          <w:sz w:val="20"/>
          <w:szCs w:val="20"/>
          <w:lang w:val="nl-BE"/>
        </w:rPr>
        <w:t xml:space="preserve"> 5.Pxf5+ Ke6 de duals:</w:t>
      </w:r>
    </w:p>
    <w:p w14:paraId="0C351F84" w14:textId="77777777" w:rsidR="006B002F" w:rsidRDefault="006B002F" w:rsidP="00586E21">
      <w:pPr>
        <w:numPr>
          <w:ilvl w:val="0"/>
          <w:numId w:val="113"/>
        </w:numPr>
        <w:rPr>
          <w:rFonts w:cs="Arial"/>
          <w:sz w:val="20"/>
          <w:szCs w:val="20"/>
          <w:lang w:val="nl-BE"/>
        </w:rPr>
      </w:pPr>
      <w:r>
        <w:rPr>
          <w:rFonts w:cs="Arial"/>
          <w:sz w:val="20"/>
          <w:szCs w:val="20"/>
          <w:lang w:val="nl-BE"/>
        </w:rPr>
        <w:t>6.Pe3 Kxf6 7.Pxd5+ of</w:t>
      </w:r>
    </w:p>
    <w:p w14:paraId="6D06D14F" w14:textId="77777777" w:rsidR="006B002F" w:rsidRDefault="006B002F" w:rsidP="00586E21">
      <w:pPr>
        <w:numPr>
          <w:ilvl w:val="0"/>
          <w:numId w:val="113"/>
        </w:numPr>
        <w:rPr>
          <w:rFonts w:cs="Arial"/>
          <w:sz w:val="20"/>
          <w:szCs w:val="20"/>
          <w:lang w:val="nl-BE"/>
        </w:rPr>
      </w:pPr>
      <w:r>
        <w:rPr>
          <w:rFonts w:cs="Arial"/>
          <w:sz w:val="20"/>
          <w:szCs w:val="20"/>
          <w:lang w:val="nl-BE"/>
        </w:rPr>
        <w:t xml:space="preserve">6.Pe7 Kxf6 7.Pxd5+. </w:t>
      </w:r>
    </w:p>
    <w:p w14:paraId="3998B30B" w14:textId="77777777" w:rsidR="006B002F" w:rsidRDefault="0021341B" w:rsidP="006B002F">
      <w:pPr>
        <w:rPr>
          <w:rFonts w:cs="Arial"/>
          <w:sz w:val="20"/>
          <w:szCs w:val="20"/>
          <w:lang w:val="nl-BE"/>
        </w:rPr>
      </w:pPr>
      <w:r>
        <w:rPr>
          <w:rFonts w:cs="Arial"/>
          <w:sz w:val="20"/>
          <w:szCs w:val="20"/>
          <w:lang w:val="nl-BE"/>
        </w:rPr>
        <w:t>Daarom:</w:t>
      </w:r>
    </w:p>
    <w:p w14:paraId="321983D7" w14:textId="77777777" w:rsidR="006B002F" w:rsidRDefault="006B002F" w:rsidP="006B002F">
      <w:pPr>
        <w:rPr>
          <w:rFonts w:cs="Arial"/>
          <w:b/>
          <w:sz w:val="20"/>
          <w:szCs w:val="20"/>
          <w:lang w:val="nl-BE"/>
        </w:rPr>
      </w:pPr>
      <w:r>
        <w:rPr>
          <w:rFonts w:cs="Arial"/>
          <w:sz w:val="20"/>
          <w:szCs w:val="20"/>
          <w:lang w:val="nl-BE"/>
        </w:rPr>
        <w:tab/>
      </w:r>
      <w:r>
        <w:rPr>
          <w:rFonts w:cs="Arial"/>
          <w:b/>
          <w:sz w:val="20"/>
          <w:szCs w:val="20"/>
          <w:lang w:val="nl-BE"/>
        </w:rPr>
        <w:t>4...</w:t>
      </w:r>
      <w:r>
        <w:rPr>
          <w:rFonts w:cs="Arial"/>
          <w:b/>
          <w:sz w:val="20"/>
          <w:szCs w:val="20"/>
          <w:lang w:val="nl-BE"/>
        </w:rPr>
        <w:tab/>
      </w:r>
      <w:r>
        <w:rPr>
          <w:rFonts w:cs="Arial"/>
          <w:b/>
          <w:sz w:val="20"/>
          <w:szCs w:val="20"/>
          <w:lang w:val="nl-BE"/>
        </w:rPr>
        <w:tab/>
        <w:t>Pe6</w:t>
      </w:r>
    </w:p>
    <w:p w14:paraId="17E39697" w14:textId="77777777" w:rsidR="006B002F" w:rsidRDefault="006B002F" w:rsidP="006B002F">
      <w:pPr>
        <w:rPr>
          <w:rFonts w:cs="Arial"/>
          <w:b/>
          <w:sz w:val="20"/>
          <w:szCs w:val="20"/>
          <w:lang w:val="nl-BE"/>
        </w:rPr>
      </w:pPr>
      <w:r>
        <w:rPr>
          <w:rFonts w:cs="Arial"/>
          <w:sz w:val="20"/>
          <w:szCs w:val="20"/>
          <w:lang w:val="nl-BE"/>
        </w:rPr>
        <w:t>Maar nu volgt kort en krachtig:</w:t>
      </w:r>
      <w:r>
        <w:rPr>
          <w:rFonts w:cs="Arial"/>
          <w:b/>
          <w:sz w:val="20"/>
          <w:szCs w:val="20"/>
          <w:lang w:val="nl-BE"/>
        </w:rPr>
        <w:tab/>
      </w:r>
      <w:r>
        <w:rPr>
          <w:rFonts w:cs="Arial"/>
          <w:b/>
          <w:sz w:val="20"/>
          <w:szCs w:val="20"/>
          <w:lang w:val="nl-BE"/>
        </w:rPr>
        <w:tab/>
        <w:t>5.Pf5+</w:t>
      </w:r>
    </w:p>
    <w:p w14:paraId="1114DD46" w14:textId="77777777" w:rsidR="006B002F" w:rsidRDefault="006B002F" w:rsidP="006B002F">
      <w:pPr>
        <w:rPr>
          <w:rFonts w:cs="Arial"/>
          <w:sz w:val="20"/>
          <w:szCs w:val="20"/>
          <w:lang w:val="nl-BE"/>
        </w:rPr>
      </w:pPr>
      <w:r>
        <w:rPr>
          <w:rFonts w:cs="Arial"/>
          <w:sz w:val="20"/>
          <w:szCs w:val="20"/>
          <w:lang w:val="nl-BE"/>
        </w:rPr>
        <w:t>en mat.</w:t>
      </w:r>
    </w:p>
    <w:p w14:paraId="687985AB" w14:textId="77777777" w:rsidR="006B002F" w:rsidRDefault="006B002F" w:rsidP="006B002F">
      <w:pPr>
        <w:rPr>
          <w:rFonts w:cs="Arial"/>
          <w:sz w:val="20"/>
          <w:szCs w:val="20"/>
          <w:lang w:val="nl-BE"/>
        </w:rPr>
      </w:pPr>
    </w:p>
    <w:p w14:paraId="1909D6A7" w14:textId="77777777" w:rsidR="006B002F" w:rsidRDefault="006B002F" w:rsidP="006B002F">
      <w:pPr>
        <w:jc w:val="both"/>
        <w:rPr>
          <w:rFonts w:cs="Arial"/>
          <w:sz w:val="20"/>
          <w:szCs w:val="20"/>
          <w:lang w:val="nl-BE"/>
        </w:rPr>
      </w:pPr>
      <w:r>
        <w:rPr>
          <w:rFonts w:cs="Arial"/>
          <w:sz w:val="20"/>
          <w:szCs w:val="20"/>
          <w:lang w:val="nl-BE"/>
        </w:rPr>
        <w:t>Bemerk hoe de zwarte koning, zijn raadsheer en ruiter, als magneten naar het centrum toe worden ge-trokken, waar ze in mekaars ar-men sterven.</w:t>
      </w:r>
    </w:p>
    <w:p w14:paraId="297C7CDE" w14:textId="77777777" w:rsidR="006B002F" w:rsidRDefault="006B002F" w:rsidP="006B002F">
      <w:pPr>
        <w:jc w:val="both"/>
        <w:rPr>
          <w:rFonts w:cs="Arial"/>
          <w:sz w:val="20"/>
          <w:szCs w:val="20"/>
          <w:lang w:val="nl-BE"/>
        </w:rPr>
      </w:pPr>
    </w:p>
    <w:p w14:paraId="27CF0CF8" w14:textId="77777777" w:rsidR="006B002F" w:rsidRDefault="006B002F" w:rsidP="006B002F">
      <w:pPr>
        <w:pStyle w:val="03aText"/>
        <w:widowControl/>
        <w:rPr>
          <w:b/>
          <w:noProof/>
          <w:lang w:val="nl-BE"/>
        </w:rPr>
      </w:pPr>
      <w:r w:rsidRPr="0058328F">
        <w:rPr>
          <w:b/>
          <w:lang w:val="nl-BE"/>
        </w:rPr>
        <w:t xml:space="preserve">Deze studie kreeg, naar mijn be-scheiden mening, onterecht een </w:t>
      </w:r>
      <w:r w:rsidRPr="0058328F">
        <w:rPr>
          <w:b/>
          <w:i/>
          <w:lang w:val="nl-BE"/>
        </w:rPr>
        <w:t>Derde Prijs</w:t>
      </w:r>
      <w:r w:rsidRPr="0058328F">
        <w:rPr>
          <w:b/>
          <w:lang w:val="nl-BE"/>
        </w:rPr>
        <w:t xml:space="preserve"> van de jury voor de verkeerde oplossing. </w:t>
      </w:r>
      <w:r w:rsidRPr="0058328F">
        <w:rPr>
          <w:lang w:val="nl-BE"/>
        </w:rPr>
        <w:t>Niet de zet</w:t>
      </w:r>
      <w:r>
        <w:rPr>
          <w:lang w:val="nl-BE"/>
        </w:rPr>
        <w:t xml:space="preserve"> </w:t>
      </w:r>
      <w:r w:rsidRPr="00EC3183">
        <w:rPr>
          <w:b/>
          <w:lang w:val="nl-BE"/>
        </w:rPr>
        <w:t>3...Pe6?</w:t>
      </w:r>
      <w:r>
        <w:rPr>
          <w:lang w:val="nl-BE"/>
        </w:rPr>
        <w:t xml:space="preserve"> die ik in 1993 aangaf, met zijn dual, is de correcte voort-zetting die moest gespeeld wor-den, maar wel de sterkere zet </w:t>
      </w:r>
      <w:r w:rsidRPr="00EC3183">
        <w:rPr>
          <w:b/>
          <w:lang w:val="nl-BE"/>
        </w:rPr>
        <w:t>3...Ld5+</w:t>
      </w:r>
      <w:r w:rsidR="00EC3183">
        <w:rPr>
          <w:b/>
          <w:lang w:val="nl-BE"/>
        </w:rPr>
        <w:t>!</w:t>
      </w:r>
      <w:r>
        <w:rPr>
          <w:lang w:val="nl-BE"/>
        </w:rPr>
        <w:t xml:space="preserve"> enzovoort, zoals in de bovenstaande nieuwe variant.</w:t>
      </w:r>
      <w:r>
        <w:rPr>
          <w:b/>
          <w:noProof/>
          <w:lang w:val="nl-BE"/>
        </w:rPr>
        <w:t xml:space="preserve"> </w:t>
      </w:r>
    </w:p>
    <w:p w14:paraId="4D314209" w14:textId="77777777" w:rsidR="006F3923" w:rsidRDefault="006B002F" w:rsidP="006B002F">
      <w:pPr>
        <w:pStyle w:val="03aText"/>
        <w:widowControl/>
        <w:spacing w:line="190" w:lineRule="exact"/>
        <w:jc w:val="center"/>
        <w:rPr>
          <w:noProof/>
          <w:lang w:val="nl-BE"/>
        </w:rPr>
      </w:pPr>
      <w:r>
        <w:rPr>
          <w:b/>
          <w:noProof/>
          <w:lang w:val="nl-BE"/>
        </w:rPr>
        <w:br w:type="page"/>
      </w:r>
      <w:r w:rsidR="006F3923">
        <w:rPr>
          <w:b/>
          <w:noProof/>
          <w:lang w:val="nl-BE"/>
        </w:rPr>
        <w:lastRenderedPageBreak/>
        <w:t>-</w:t>
      </w:r>
      <w:r w:rsidR="006F3923">
        <w:rPr>
          <w:noProof/>
          <w:lang w:val="nl-BE"/>
        </w:rPr>
        <w:t xml:space="preserve"> </w:t>
      </w:r>
      <w:r w:rsidR="00004A2F">
        <w:rPr>
          <w:b/>
          <w:noProof/>
          <w:lang w:val="nl-BE"/>
        </w:rPr>
        <w:t>24</w:t>
      </w:r>
      <w:r w:rsidR="006D16AB">
        <w:rPr>
          <w:b/>
          <w:noProof/>
          <w:lang w:val="nl-BE"/>
        </w:rPr>
        <w:t>2</w:t>
      </w:r>
      <w:r w:rsidR="006F3923">
        <w:rPr>
          <w:b/>
          <w:noProof/>
          <w:lang w:val="nl-BE"/>
        </w:rPr>
        <w:t xml:space="preserve"> -</w:t>
      </w:r>
    </w:p>
    <w:p w14:paraId="75BF3918" w14:textId="77777777" w:rsidR="006F3923" w:rsidRDefault="006F3923" w:rsidP="006F3923">
      <w:pPr>
        <w:pStyle w:val="03aText"/>
        <w:widowControl/>
        <w:spacing w:line="190" w:lineRule="exact"/>
        <w:jc w:val="center"/>
        <w:rPr>
          <w:noProof/>
          <w:lang w:val="nl-BE"/>
        </w:rPr>
      </w:pPr>
    </w:p>
    <w:p w14:paraId="43FE4827" w14:textId="77777777" w:rsidR="006F3923" w:rsidRDefault="006F3923" w:rsidP="006F3923">
      <w:pPr>
        <w:pStyle w:val="02bSource"/>
        <w:widowControl/>
        <w:tabs>
          <w:tab w:val="left" w:pos="114"/>
        </w:tabs>
        <w:rPr>
          <w:noProof/>
          <w:lang w:val="nl-BE"/>
        </w:rPr>
      </w:pPr>
      <w:r>
        <w:rPr>
          <w:i/>
          <w:iCs/>
          <w:noProof/>
          <w:lang w:val="nl-BE"/>
        </w:rPr>
        <w:t>64 studies op 64 velden,</w:t>
      </w:r>
      <w:r>
        <w:rPr>
          <w:noProof/>
          <w:lang w:val="nl-BE"/>
        </w:rPr>
        <w:t xml:space="preserve"> 1994</w:t>
      </w:r>
    </w:p>
    <w:p w14:paraId="0D22D285" w14:textId="77777777" w:rsidR="006F3923" w:rsidRDefault="006F3923" w:rsidP="007F38C6">
      <w:pPr>
        <w:pStyle w:val="02bSource"/>
        <w:widowControl/>
        <w:tabs>
          <w:tab w:val="left" w:pos="114"/>
        </w:tabs>
        <w:jc w:val="both"/>
        <w:rPr>
          <w:lang w:val="nl-BE"/>
        </w:rPr>
      </w:pPr>
    </w:p>
    <w:p w14:paraId="0BF2DD56" w14:textId="77777777" w:rsidR="006F3923" w:rsidRDefault="00990285" w:rsidP="006F3923">
      <w:pPr>
        <w:pStyle w:val="02bSource"/>
        <w:widowControl/>
        <w:tabs>
          <w:tab w:val="left" w:pos="114"/>
        </w:tabs>
        <w:rPr>
          <w:noProof/>
          <w:lang w:val="nl-BE"/>
        </w:rPr>
      </w:pPr>
      <w:r>
        <w:object w:dxaOrig="1440" w:dyaOrig="1440" w14:anchorId="4198045D">
          <v:shape id="_x0000_s1347" type="#_x0000_t75" style="position:absolute;left:0;text-align:left;margin-left:0;margin-top:0;width:152.35pt;height:152.35pt;z-index:251669504;mso-position-horizontal:center">
            <v:imagedata r:id="rId482" o:title=""/>
            <w10:wrap type="square"/>
          </v:shape>
          <o:OLEObject Type="Embed" ProgID="CorelDRAW.Graphic.12" ShapeID="_x0000_s1347" DrawAspect="Content" ObjectID="_1587467725" r:id="rId483"/>
        </w:object>
      </w:r>
    </w:p>
    <w:p w14:paraId="7F21D560"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3110.21 d3c5</w:t>
      </w:r>
    </w:p>
    <w:p w14:paraId="5003B95D" w14:textId="77777777" w:rsidR="006F3923" w:rsidRDefault="006F3923" w:rsidP="006F3923">
      <w:pPr>
        <w:rPr>
          <w:rFonts w:cs="Arial"/>
          <w:sz w:val="20"/>
          <w:szCs w:val="20"/>
          <w:lang w:val="nl-BE"/>
        </w:rPr>
      </w:pPr>
    </w:p>
    <w:p w14:paraId="39EAF76F" w14:textId="77777777" w:rsidR="006F3923" w:rsidRDefault="006F3923" w:rsidP="006F3923">
      <w:pPr>
        <w:pStyle w:val="03aText"/>
        <w:widowControl/>
        <w:rPr>
          <w:noProof/>
          <w:lang w:val="nl-BE"/>
        </w:rPr>
      </w:pPr>
      <w:r>
        <w:rPr>
          <w:noProof/>
          <w:lang w:val="nl-BE"/>
        </w:rPr>
        <w:t xml:space="preserve">Mijn oorspronkelijke versie werd verlengd door Julien Vandiest en toont vijf </w:t>
      </w:r>
      <w:r w:rsidR="007F38C6">
        <w:rPr>
          <w:noProof/>
          <w:lang w:val="nl-BE"/>
        </w:rPr>
        <w:t xml:space="preserve">eventuele </w:t>
      </w:r>
      <w:r>
        <w:rPr>
          <w:noProof/>
          <w:lang w:val="nl-BE"/>
        </w:rPr>
        <w:t>damevang</w:t>
      </w:r>
      <w:r w:rsidR="007F38C6">
        <w:rPr>
          <w:noProof/>
          <w:lang w:val="nl-BE"/>
        </w:rPr>
        <w:t>-</w:t>
      </w:r>
      <w:r>
        <w:rPr>
          <w:noProof/>
          <w:lang w:val="nl-BE"/>
        </w:rPr>
        <w:t xml:space="preserve">sten: vier door mij </w:t>
      </w:r>
      <w:r w:rsidR="005A243A">
        <w:rPr>
          <w:noProof/>
          <w:lang w:val="nl-BE"/>
        </w:rPr>
        <w:t>be</w:t>
      </w:r>
      <w:r w:rsidR="00C71DFB">
        <w:rPr>
          <w:noProof/>
          <w:lang w:val="nl-BE"/>
        </w:rPr>
        <w:t>dachte</w:t>
      </w:r>
      <w:r w:rsidR="00ED7892">
        <w:rPr>
          <w:noProof/>
          <w:lang w:val="nl-BE"/>
        </w:rPr>
        <w:t>,</w:t>
      </w:r>
      <w:r w:rsidR="004109C1">
        <w:rPr>
          <w:noProof/>
          <w:lang w:val="nl-BE"/>
        </w:rPr>
        <w:t xml:space="preserve"> </w:t>
      </w:r>
      <w:r>
        <w:rPr>
          <w:noProof/>
          <w:lang w:val="nl-BE"/>
        </w:rPr>
        <w:t xml:space="preserve">en één door Julien. </w:t>
      </w:r>
    </w:p>
    <w:p w14:paraId="06231E37" w14:textId="77777777" w:rsidR="006F3923" w:rsidRDefault="006F3923" w:rsidP="006F3923">
      <w:pPr>
        <w:pStyle w:val="03aText"/>
        <w:widowControl/>
        <w:rPr>
          <w:noProof/>
          <w:lang w:val="nl-BE"/>
        </w:rPr>
      </w:pPr>
    </w:p>
    <w:p w14:paraId="0C4AE300" w14:textId="77777777" w:rsidR="006F3923" w:rsidRDefault="006F3923" w:rsidP="006F3923">
      <w:pPr>
        <w:pStyle w:val="03aText"/>
        <w:widowControl/>
        <w:rPr>
          <w:noProof/>
          <w:lang w:val="nl-BE"/>
        </w:rPr>
      </w:pPr>
      <w:r>
        <w:rPr>
          <w:noProof/>
          <w:lang w:val="nl-BE"/>
        </w:rPr>
        <w:t>Zwart dreigt de toren te slaan met Dd5+ en Dxe6</w:t>
      </w:r>
    </w:p>
    <w:p w14:paraId="2FF32143" w14:textId="77777777" w:rsidR="006F3923" w:rsidRDefault="006F3923" w:rsidP="006F3923">
      <w:pPr>
        <w:rPr>
          <w:rFonts w:cs="Arial"/>
          <w:b/>
          <w:sz w:val="20"/>
          <w:szCs w:val="20"/>
          <w:lang w:val="nl-BE"/>
        </w:rPr>
      </w:pPr>
      <w:r>
        <w:rPr>
          <w:rFonts w:cs="Arial"/>
          <w:b/>
          <w:sz w:val="20"/>
          <w:szCs w:val="20"/>
          <w:lang w:val="nl-BE"/>
        </w:rPr>
        <w:tab/>
        <w:t>1.Tc6+</w:t>
      </w:r>
    </w:p>
    <w:p w14:paraId="1D4FCBE7" w14:textId="77777777" w:rsidR="006F3923" w:rsidRDefault="006F3923" w:rsidP="006F3923">
      <w:pPr>
        <w:pStyle w:val="03aText"/>
        <w:widowControl/>
        <w:rPr>
          <w:i/>
          <w:iCs/>
          <w:noProof/>
          <w:lang w:val="nl-BE"/>
        </w:rPr>
      </w:pPr>
      <w:r>
        <w:rPr>
          <w:noProof/>
          <w:lang w:val="nl-BE"/>
        </w:rPr>
        <w:t>En niet 1.Txe5+? Kd6 2.Te4 Dxa2</w:t>
      </w:r>
      <w:r>
        <w:rPr>
          <w:i/>
          <w:noProof/>
          <w:lang w:val="nl-BE"/>
        </w:rPr>
        <w:t xml:space="preserve"> </w:t>
      </w:r>
      <w:r>
        <w:rPr>
          <w:noProof/>
          <w:lang w:val="nl-BE"/>
        </w:rPr>
        <w:t xml:space="preserve">met remise volgens </w:t>
      </w:r>
      <w:r>
        <w:rPr>
          <w:i/>
          <w:noProof/>
          <w:lang w:val="nl-BE"/>
        </w:rPr>
        <w:t>Nalimovs</w:t>
      </w:r>
      <w:r>
        <w:rPr>
          <w:noProof/>
          <w:lang w:val="nl-BE"/>
        </w:rPr>
        <w:t xml:space="preserve"> </w:t>
      </w:r>
      <w:r>
        <w:rPr>
          <w:i/>
          <w:iCs/>
          <w:noProof/>
          <w:lang w:val="nl-BE"/>
        </w:rPr>
        <w:t>Endgame Database</w:t>
      </w:r>
      <w:r>
        <w:rPr>
          <w:noProof/>
          <w:lang w:val="nl-BE"/>
        </w:rPr>
        <w:t>.</w:t>
      </w:r>
    </w:p>
    <w:p w14:paraId="194E181D"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Kd5</w:t>
      </w:r>
    </w:p>
    <w:p w14:paraId="63FFD70A" w14:textId="77777777" w:rsidR="005A0440" w:rsidRDefault="006F3923" w:rsidP="00586E21">
      <w:pPr>
        <w:pStyle w:val="03aText"/>
        <w:widowControl/>
        <w:numPr>
          <w:ilvl w:val="0"/>
          <w:numId w:val="212"/>
        </w:numPr>
        <w:rPr>
          <w:noProof/>
          <w:lang w:val="nl-BE"/>
        </w:rPr>
      </w:pPr>
      <w:r>
        <w:rPr>
          <w:noProof/>
          <w:lang w:val="nl-BE"/>
        </w:rPr>
        <w:t>1...Kb5</w:t>
      </w:r>
      <w:r w:rsidR="00F713F7">
        <w:rPr>
          <w:noProof/>
          <w:lang w:val="nl-BE"/>
        </w:rPr>
        <w:t>?</w:t>
      </w:r>
      <w:r>
        <w:rPr>
          <w:noProof/>
          <w:lang w:val="nl-BE"/>
        </w:rPr>
        <w:t xml:space="preserve"> 2.Tc8+ en 3.Txa8. Of</w:t>
      </w:r>
      <w:r w:rsidR="005A0440">
        <w:rPr>
          <w:noProof/>
          <w:lang w:val="nl-BE"/>
        </w:rPr>
        <w:t>:</w:t>
      </w:r>
    </w:p>
    <w:p w14:paraId="68E997E9" w14:textId="77777777" w:rsidR="006F3923" w:rsidRDefault="006F3923" w:rsidP="00586E21">
      <w:pPr>
        <w:pStyle w:val="03aText"/>
        <w:widowControl/>
        <w:numPr>
          <w:ilvl w:val="0"/>
          <w:numId w:val="212"/>
        </w:numPr>
        <w:rPr>
          <w:noProof/>
          <w:lang w:val="nl-BE"/>
        </w:rPr>
      </w:pPr>
      <w:r>
        <w:rPr>
          <w:noProof/>
          <w:lang w:val="nl-BE"/>
        </w:rPr>
        <w:t>1...Kb4? 2.Tc4+</w:t>
      </w:r>
      <w:r>
        <w:rPr>
          <w:i/>
          <w:iCs/>
          <w:noProof/>
          <w:lang w:val="nl-BE"/>
        </w:rPr>
        <w:t xml:space="preserve"> </w:t>
      </w:r>
      <w:r>
        <w:rPr>
          <w:noProof/>
          <w:lang w:val="nl-BE"/>
        </w:rPr>
        <w:t>Ka5 3.Ta4+ en 4.Txa8.  Ook niet goed is</w:t>
      </w:r>
      <w:r w:rsidR="00CA2C61">
        <w:rPr>
          <w:noProof/>
          <w:lang w:val="nl-BE"/>
        </w:rPr>
        <w:t>:</w:t>
      </w:r>
    </w:p>
    <w:p w14:paraId="6475BA75" w14:textId="77777777" w:rsidR="006F3923" w:rsidRDefault="006F3923" w:rsidP="00586E21">
      <w:pPr>
        <w:pStyle w:val="03aText"/>
        <w:widowControl/>
        <w:numPr>
          <w:ilvl w:val="0"/>
          <w:numId w:val="212"/>
        </w:numPr>
        <w:rPr>
          <w:noProof/>
          <w:lang w:val="nl-BE"/>
        </w:rPr>
      </w:pPr>
      <w:r>
        <w:rPr>
          <w:noProof/>
          <w:lang w:val="nl-BE"/>
        </w:rPr>
        <w:t>1...Dxc6</w:t>
      </w:r>
      <w:r w:rsidR="00F713F7">
        <w:rPr>
          <w:noProof/>
          <w:lang w:val="nl-BE"/>
        </w:rPr>
        <w:t>?</w:t>
      </w:r>
      <w:r>
        <w:rPr>
          <w:noProof/>
          <w:lang w:val="nl-BE"/>
        </w:rPr>
        <w:t xml:space="preserve"> 2.Lxc6 Kxc6 3.Ke4 en na bijvoor</w:t>
      </w:r>
      <w:r>
        <w:rPr>
          <w:noProof/>
          <w:lang w:val="nl-BE"/>
        </w:rPr>
        <w:softHyphen/>
        <w:t>beeld 3...K</w:t>
      </w:r>
      <w:r w:rsidR="001E78CE">
        <w:rPr>
          <w:noProof/>
          <w:lang w:val="nl-BE"/>
        </w:rPr>
        <w:t>d6 rukken de witte pion</w:t>
      </w:r>
      <w:r w:rsidR="001E78CE">
        <w:rPr>
          <w:noProof/>
          <w:lang w:val="nl-BE"/>
        </w:rPr>
        <w:softHyphen/>
        <w:t>nen op.</w:t>
      </w:r>
    </w:p>
    <w:p w14:paraId="137EFB2A" w14:textId="77777777" w:rsidR="006F3923" w:rsidRDefault="006F3923" w:rsidP="005A0440">
      <w:pPr>
        <w:jc w:val="both"/>
        <w:rPr>
          <w:rFonts w:cs="Arial"/>
          <w:b/>
          <w:sz w:val="20"/>
          <w:szCs w:val="20"/>
          <w:lang w:val="nl-BE"/>
        </w:rPr>
      </w:pPr>
    </w:p>
    <w:p w14:paraId="097639E0" w14:textId="77777777" w:rsidR="006F3923" w:rsidRDefault="006F3923" w:rsidP="006F3923">
      <w:pPr>
        <w:rPr>
          <w:rFonts w:cs="Arial"/>
          <w:b/>
          <w:sz w:val="20"/>
          <w:szCs w:val="20"/>
          <w:lang w:val="nl-BE"/>
        </w:rPr>
      </w:pPr>
    </w:p>
    <w:p w14:paraId="17970205" w14:textId="77777777" w:rsidR="00DA7542" w:rsidRDefault="00DA7542" w:rsidP="006F3923">
      <w:pPr>
        <w:rPr>
          <w:rFonts w:cs="Arial"/>
          <w:b/>
          <w:sz w:val="20"/>
          <w:szCs w:val="20"/>
          <w:lang w:val="nl-BE"/>
        </w:rPr>
      </w:pPr>
    </w:p>
    <w:p w14:paraId="173543C6" w14:textId="77777777" w:rsidR="00BD148D" w:rsidRDefault="00BD148D" w:rsidP="00126886">
      <w:pPr>
        <w:rPr>
          <w:rFonts w:cs="Arial"/>
          <w:b/>
          <w:sz w:val="20"/>
          <w:szCs w:val="20"/>
          <w:lang w:val="nl-BE"/>
        </w:rPr>
      </w:pPr>
    </w:p>
    <w:p w14:paraId="7175C11E" w14:textId="77777777" w:rsidR="00D15156" w:rsidRDefault="00D15156" w:rsidP="00126886">
      <w:pPr>
        <w:rPr>
          <w:rFonts w:cs="Arial"/>
          <w:b/>
          <w:sz w:val="20"/>
          <w:szCs w:val="20"/>
          <w:lang w:val="nl-BE"/>
        </w:rPr>
      </w:pPr>
    </w:p>
    <w:p w14:paraId="4D7E92F6" w14:textId="77777777" w:rsidR="00583844" w:rsidRDefault="00583844" w:rsidP="006F3923">
      <w:pPr>
        <w:ind w:firstLine="708"/>
        <w:rPr>
          <w:rFonts w:cs="Arial"/>
          <w:b/>
          <w:sz w:val="20"/>
          <w:szCs w:val="20"/>
          <w:lang w:val="nl-BE"/>
        </w:rPr>
      </w:pPr>
    </w:p>
    <w:p w14:paraId="0BD8B2F9" w14:textId="77777777" w:rsidR="006F3923" w:rsidRDefault="006F3923" w:rsidP="006F3923">
      <w:pPr>
        <w:ind w:firstLine="708"/>
        <w:rPr>
          <w:rFonts w:cs="Arial"/>
          <w:b/>
          <w:sz w:val="20"/>
          <w:szCs w:val="20"/>
          <w:lang w:val="nl-BE"/>
        </w:rPr>
      </w:pPr>
      <w:r>
        <w:rPr>
          <w:rFonts w:cs="Arial"/>
          <w:b/>
          <w:sz w:val="20"/>
          <w:szCs w:val="20"/>
          <w:lang w:val="nl-BE"/>
        </w:rPr>
        <w:t>2.Lg6</w:t>
      </w:r>
    </w:p>
    <w:p w14:paraId="1356B880" w14:textId="77777777" w:rsidR="006F3923" w:rsidRDefault="0013008A" w:rsidP="006F3923">
      <w:pPr>
        <w:pStyle w:val="03aText"/>
        <w:widowControl/>
        <w:rPr>
          <w:noProof/>
          <w:lang w:val="nl-BE"/>
        </w:rPr>
      </w:pPr>
      <w:r>
        <w:rPr>
          <w:noProof/>
          <w:lang w:val="nl-BE"/>
        </w:rPr>
        <w:t xml:space="preserve">Nu dreigt 3.Le4+ en mat. </w:t>
      </w:r>
      <w:r w:rsidR="006F3923">
        <w:rPr>
          <w:noProof/>
          <w:lang w:val="nl-BE"/>
        </w:rPr>
        <w:t>Omdat:</w:t>
      </w:r>
    </w:p>
    <w:p w14:paraId="00F0C944" w14:textId="77777777" w:rsidR="006F3923" w:rsidRDefault="001E78CE" w:rsidP="00586E21">
      <w:pPr>
        <w:pStyle w:val="03aText"/>
        <w:widowControl/>
        <w:numPr>
          <w:ilvl w:val="0"/>
          <w:numId w:val="128"/>
        </w:numPr>
        <w:rPr>
          <w:noProof/>
          <w:lang w:val="nl-BE"/>
        </w:rPr>
      </w:pPr>
      <w:r>
        <w:rPr>
          <w:noProof/>
          <w:lang w:val="nl-BE"/>
        </w:rPr>
        <w:t>2...K(D)xc6</w:t>
      </w:r>
      <w:r w:rsidR="00F713F7">
        <w:rPr>
          <w:noProof/>
          <w:lang w:val="nl-BE"/>
        </w:rPr>
        <w:t>?</w:t>
      </w:r>
      <w:r>
        <w:rPr>
          <w:noProof/>
          <w:lang w:val="nl-BE"/>
        </w:rPr>
        <w:t xml:space="preserve"> 3.Le4+ en 4.LxD,</w:t>
      </w:r>
      <w:r w:rsidR="006F3923">
        <w:rPr>
          <w:noProof/>
          <w:lang w:val="nl-BE"/>
        </w:rPr>
        <w:t xml:space="preserve"> noch</w:t>
      </w:r>
      <w:r>
        <w:rPr>
          <w:noProof/>
          <w:lang w:val="nl-BE"/>
        </w:rPr>
        <w:t>:</w:t>
      </w:r>
    </w:p>
    <w:p w14:paraId="3065E31C" w14:textId="77777777" w:rsidR="001E78CE" w:rsidRDefault="001E78CE" w:rsidP="00586E21">
      <w:pPr>
        <w:pStyle w:val="03aText"/>
        <w:widowControl/>
        <w:numPr>
          <w:ilvl w:val="0"/>
          <w:numId w:val="128"/>
        </w:numPr>
        <w:rPr>
          <w:noProof/>
          <w:lang w:val="nl-BE"/>
        </w:rPr>
      </w:pPr>
      <w:r>
        <w:rPr>
          <w:noProof/>
          <w:lang w:val="nl-BE"/>
        </w:rPr>
        <w:t>2…e4+</w:t>
      </w:r>
      <w:r w:rsidR="00F713F7">
        <w:rPr>
          <w:noProof/>
          <w:lang w:val="nl-BE"/>
        </w:rPr>
        <w:t>?</w:t>
      </w:r>
      <w:r>
        <w:rPr>
          <w:noProof/>
          <w:lang w:val="nl-BE"/>
        </w:rPr>
        <w:t xml:space="preserve"> 3.Lxe</w:t>
      </w:r>
      <w:r w:rsidR="006F3923">
        <w:rPr>
          <w:noProof/>
          <w:lang w:val="nl-BE"/>
        </w:rPr>
        <w:t xml:space="preserve">4+ Ke5 4.Te6+ Kxe6 5.Lxa8 </w:t>
      </w:r>
    </w:p>
    <w:p w14:paraId="4FC685DC" w14:textId="77777777" w:rsidR="006F3923" w:rsidRDefault="006F3923" w:rsidP="001E78CE">
      <w:pPr>
        <w:pStyle w:val="03aText"/>
        <w:widowControl/>
        <w:rPr>
          <w:noProof/>
          <w:lang w:val="nl-BE"/>
        </w:rPr>
      </w:pPr>
      <w:r>
        <w:rPr>
          <w:noProof/>
          <w:lang w:val="nl-BE"/>
        </w:rPr>
        <w:t>niet meer helpt, rest er zwart niets anders dan het veld e4 te dekken.</w:t>
      </w:r>
    </w:p>
    <w:p w14:paraId="0E0A225A"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Da4</w:t>
      </w:r>
    </w:p>
    <w:p w14:paraId="35D49530" w14:textId="77777777" w:rsidR="006F3923" w:rsidRDefault="006F3923" w:rsidP="006F3923">
      <w:pPr>
        <w:pStyle w:val="03aText"/>
        <w:widowControl/>
        <w:rPr>
          <w:noProof/>
          <w:lang w:val="nl-BE"/>
        </w:rPr>
      </w:pPr>
      <w:r>
        <w:rPr>
          <w:noProof/>
          <w:lang w:val="nl-BE"/>
        </w:rPr>
        <w:t>Maar nu volgt:</w:t>
      </w:r>
    </w:p>
    <w:p w14:paraId="376C18A5" w14:textId="77777777" w:rsidR="006F3923" w:rsidRDefault="006F3923" w:rsidP="006F3923">
      <w:pPr>
        <w:rPr>
          <w:rFonts w:cs="Arial"/>
          <w:b/>
          <w:sz w:val="20"/>
          <w:szCs w:val="20"/>
          <w:lang w:val="nl-BE"/>
        </w:rPr>
      </w:pPr>
      <w:r>
        <w:rPr>
          <w:rFonts w:cs="Arial"/>
          <w:b/>
          <w:sz w:val="20"/>
          <w:szCs w:val="20"/>
          <w:lang w:val="nl-BE"/>
        </w:rPr>
        <w:tab/>
        <w:t>3.Lf7+</w:t>
      </w:r>
      <w:r>
        <w:rPr>
          <w:rFonts w:cs="Arial"/>
          <w:b/>
          <w:sz w:val="20"/>
          <w:szCs w:val="20"/>
          <w:lang w:val="nl-BE"/>
        </w:rPr>
        <w:tab/>
      </w:r>
      <w:r>
        <w:rPr>
          <w:rFonts w:cs="Arial"/>
          <w:b/>
          <w:sz w:val="20"/>
          <w:szCs w:val="20"/>
          <w:lang w:val="nl-BE"/>
        </w:rPr>
        <w:tab/>
        <w:t>Kxc6</w:t>
      </w:r>
    </w:p>
    <w:p w14:paraId="48FA5359" w14:textId="77777777" w:rsidR="006F3923" w:rsidRDefault="006F3923" w:rsidP="006F3923">
      <w:pPr>
        <w:rPr>
          <w:rFonts w:cs="Arial"/>
          <w:b/>
          <w:sz w:val="20"/>
          <w:szCs w:val="20"/>
          <w:lang w:val="nl-BE"/>
        </w:rPr>
      </w:pPr>
      <w:r>
        <w:rPr>
          <w:rFonts w:cs="Arial"/>
          <w:b/>
          <w:sz w:val="20"/>
          <w:szCs w:val="20"/>
          <w:lang w:val="nl-BE"/>
        </w:rPr>
        <w:tab/>
        <w:t>4.Le8+</w:t>
      </w:r>
      <w:r>
        <w:rPr>
          <w:rFonts w:cs="Arial"/>
          <w:b/>
          <w:sz w:val="20"/>
          <w:szCs w:val="20"/>
          <w:lang w:val="nl-BE"/>
        </w:rPr>
        <w:tab/>
      </w:r>
      <w:r>
        <w:rPr>
          <w:rFonts w:cs="Arial"/>
          <w:b/>
          <w:sz w:val="20"/>
          <w:szCs w:val="20"/>
          <w:lang w:val="nl-BE"/>
        </w:rPr>
        <w:tab/>
        <w:t>K~</w:t>
      </w:r>
    </w:p>
    <w:p w14:paraId="465C5C44" w14:textId="77777777" w:rsidR="006F3923" w:rsidRDefault="006F3923" w:rsidP="006F3923">
      <w:pPr>
        <w:rPr>
          <w:rFonts w:cs="Arial"/>
          <w:b/>
          <w:sz w:val="20"/>
          <w:szCs w:val="20"/>
          <w:lang w:val="nl-BE"/>
        </w:rPr>
      </w:pPr>
      <w:r>
        <w:rPr>
          <w:rFonts w:cs="Arial"/>
          <w:b/>
          <w:sz w:val="20"/>
          <w:szCs w:val="20"/>
          <w:lang w:val="nl-BE"/>
        </w:rPr>
        <w:tab/>
        <w:t>5.Lxa4</w:t>
      </w:r>
    </w:p>
    <w:p w14:paraId="604C7BDC" w14:textId="77777777" w:rsidR="006F3923" w:rsidRDefault="006F3923" w:rsidP="006F3923">
      <w:pPr>
        <w:pStyle w:val="03aText"/>
        <w:widowControl/>
        <w:rPr>
          <w:noProof/>
          <w:lang w:val="nl-BE"/>
        </w:rPr>
      </w:pPr>
      <w:r>
        <w:rPr>
          <w:noProof/>
          <w:lang w:val="nl-BE"/>
        </w:rPr>
        <w:t>En wit wint.</w:t>
      </w:r>
    </w:p>
    <w:p w14:paraId="71389AFC" w14:textId="77777777" w:rsidR="007F38C6" w:rsidRDefault="007F38C6" w:rsidP="006F3923">
      <w:pPr>
        <w:pStyle w:val="03cOpmerking"/>
        <w:widowControl/>
        <w:rPr>
          <w:noProof/>
          <w:lang w:val="nl-BE"/>
        </w:rPr>
      </w:pPr>
    </w:p>
    <w:p w14:paraId="239E9D40" w14:textId="77777777" w:rsidR="006F3923" w:rsidRDefault="006F3923" w:rsidP="006F3923">
      <w:pPr>
        <w:pStyle w:val="03cOpmerking"/>
        <w:widowControl/>
        <w:rPr>
          <w:noProof/>
          <w:lang w:val="nl-BE"/>
        </w:rPr>
      </w:pPr>
      <w:r>
        <w:rPr>
          <w:noProof/>
          <w:lang w:val="nl-BE"/>
        </w:rPr>
        <w:t xml:space="preserve">In de studie van Rinck in </w:t>
      </w:r>
      <w:r>
        <w:rPr>
          <w:i/>
          <w:noProof/>
          <w:lang w:val="nl-BE"/>
        </w:rPr>
        <w:t xml:space="preserve">Skak-bladet </w:t>
      </w:r>
      <w:r>
        <w:rPr>
          <w:noProof/>
          <w:lang w:val="nl-BE"/>
        </w:rPr>
        <w:t>(1906)</w:t>
      </w:r>
      <w:r w:rsidR="007F38C6">
        <w:rPr>
          <w:noProof/>
          <w:lang w:val="nl-BE"/>
        </w:rPr>
        <w:t>,</w:t>
      </w:r>
      <w:r>
        <w:rPr>
          <w:noProof/>
          <w:lang w:val="nl-BE"/>
        </w:rPr>
        <w:t xml:space="preserve"> met hetzelf</w:t>
      </w:r>
      <w:r>
        <w:rPr>
          <w:noProof/>
          <w:lang w:val="nl-BE"/>
        </w:rPr>
        <w:softHyphen/>
        <w:t>de ma-teriaal nota bene, zi</w:t>
      </w:r>
      <w:r w:rsidR="007F38C6">
        <w:rPr>
          <w:noProof/>
          <w:lang w:val="nl-BE"/>
        </w:rPr>
        <w:t>jn er slechts twee damevangsten</w:t>
      </w:r>
      <w:r w:rsidR="004109C1">
        <w:rPr>
          <w:noProof/>
          <w:lang w:val="nl-BE"/>
        </w:rPr>
        <w:t xml:space="preserve"> mogelijk:</w:t>
      </w:r>
      <w:r>
        <w:rPr>
          <w:noProof/>
          <w:lang w:val="nl-BE"/>
        </w:rPr>
        <w:t xml:space="preserve"> </w:t>
      </w:r>
    </w:p>
    <w:p w14:paraId="170362B7" w14:textId="77777777" w:rsidR="006F3923" w:rsidRDefault="006F3923" w:rsidP="006F3923">
      <w:pPr>
        <w:pStyle w:val="03cOpmerking"/>
        <w:widowControl/>
        <w:rPr>
          <w:noProof/>
          <w:lang w:val="nl-BE"/>
        </w:rPr>
      </w:pPr>
    </w:p>
    <w:p w14:paraId="77EEBE60" w14:textId="77777777" w:rsidR="006F3923" w:rsidRPr="00F713F7" w:rsidRDefault="006F3923" w:rsidP="006F3923">
      <w:pPr>
        <w:pStyle w:val="03cOpmerking"/>
        <w:widowControl/>
        <w:rPr>
          <w:noProof/>
          <w:lang w:val="nl-BE"/>
        </w:rPr>
      </w:pPr>
      <w:r w:rsidRPr="00F713F7">
        <w:rPr>
          <w:noProof/>
          <w:lang w:val="nl-BE"/>
        </w:rPr>
        <w:t xml:space="preserve">Kc3 Te6 Lc8 b2 h2 / </w:t>
      </w:r>
    </w:p>
    <w:p w14:paraId="1D0A560C" w14:textId="77777777" w:rsidR="006F3923" w:rsidRPr="00F713F7" w:rsidRDefault="006F3923" w:rsidP="006F3923">
      <w:pPr>
        <w:pStyle w:val="03cOpmerking"/>
        <w:widowControl/>
        <w:rPr>
          <w:noProof/>
          <w:lang w:val="nl-BE"/>
        </w:rPr>
      </w:pPr>
      <w:r w:rsidRPr="00F713F7">
        <w:rPr>
          <w:noProof/>
          <w:lang w:val="nl-BE"/>
        </w:rPr>
        <w:t xml:space="preserve">                                 Kc5 Dg8 f6 +</w:t>
      </w:r>
    </w:p>
    <w:p w14:paraId="3093D6DD" w14:textId="77777777" w:rsidR="006F3923" w:rsidRDefault="00853847" w:rsidP="006F3923">
      <w:pPr>
        <w:pStyle w:val="03cOpmerking"/>
        <w:widowControl/>
        <w:spacing w:before="240"/>
        <w:rPr>
          <w:noProof/>
          <w:lang w:val="nl-BE"/>
        </w:rPr>
      </w:pPr>
      <w:r>
        <w:rPr>
          <w:noProof/>
          <w:lang w:val="nl-BE"/>
        </w:rPr>
        <w:t>1.b4+ Kd5 2.La6</w:t>
      </w:r>
      <w:r w:rsidR="006F3923">
        <w:rPr>
          <w:noProof/>
          <w:lang w:val="nl-BE"/>
        </w:rPr>
        <w:t xml:space="preserve"> Dg4 </w:t>
      </w:r>
      <w:r w:rsidR="006F3923">
        <w:rPr>
          <w:i/>
          <w:noProof/>
          <w:lang w:val="nl-BE"/>
        </w:rPr>
        <w:t xml:space="preserve">(2...Kxe6 3.Lc4+ en 4.Lxg8 ) </w:t>
      </w:r>
      <w:r w:rsidR="006F3923">
        <w:rPr>
          <w:noProof/>
          <w:lang w:val="nl-BE"/>
        </w:rPr>
        <w:t>3.Lb7+ Kxe6 4.Lc8+ K~ 5.Lxg4.</w:t>
      </w:r>
    </w:p>
    <w:p w14:paraId="32A6A138" w14:textId="77777777" w:rsidR="004109C1" w:rsidRDefault="004109C1" w:rsidP="006F3923">
      <w:pPr>
        <w:pStyle w:val="03cOpmerking"/>
        <w:widowControl/>
        <w:spacing w:before="240"/>
        <w:rPr>
          <w:noProof/>
          <w:lang w:val="nl-BE"/>
        </w:rPr>
      </w:pPr>
    </w:p>
    <w:p w14:paraId="3D83BF61" w14:textId="77777777" w:rsidR="004109C1" w:rsidRDefault="004109C1" w:rsidP="006F3923">
      <w:pPr>
        <w:pStyle w:val="03aText"/>
        <w:widowControl/>
        <w:spacing w:line="190" w:lineRule="exact"/>
        <w:jc w:val="center"/>
        <w:rPr>
          <w:noProof/>
          <w:lang w:val="nl-BE"/>
        </w:rPr>
      </w:pPr>
    </w:p>
    <w:p w14:paraId="0251C482" w14:textId="77777777" w:rsidR="006F3923" w:rsidRDefault="006F3923" w:rsidP="006F3923">
      <w:pPr>
        <w:pStyle w:val="03aText"/>
        <w:widowControl/>
        <w:spacing w:line="190" w:lineRule="exact"/>
        <w:jc w:val="center"/>
        <w:rPr>
          <w:b/>
          <w:noProof/>
          <w:lang w:val="nl-BE"/>
        </w:rPr>
      </w:pPr>
      <w:r>
        <w:rPr>
          <w:noProof/>
          <w:lang w:val="nl-BE"/>
        </w:rPr>
        <w:br w:type="page"/>
      </w:r>
      <w:r w:rsidR="00BF5123">
        <w:rPr>
          <w:b/>
          <w:noProof/>
          <w:lang w:val="nl-BE"/>
        </w:rPr>
        <w:lastRenderedPageBreak/>
        <w:t xml:space="preserve">- </w:t>
      </w:r>
      <w:r w:rsidR="00004A2F">
        <w:rPr>
          <w:b/>
          <w:noProof/>
          <w:lang w:val="nl-BE"/>
        </w:rPr>
        <w:t>24</w:t>
      </w:r>
      <w:r w:rsidR="006D16AB">
        <w:rPr>
          <w:b/>
          <w:noProof/>
          <w:lang w:val="nl-BE"/>
        </w:rPr>
        <w:t>3</w:t>
      </w:r>
      <w:r>
        <w:rPr>
          <w:b/>
          <w:noProof/>
          <w:lang w:val="nl-BE"/>
        </w:rPr>
        <w:t xml:space="preserve"> -</w:t>
      </w:r>
    </w:p>
    <w:p w14:paraId="15EC61A8" w14:textId="77777777" w:rsidR="006F3923" w:rsidRDefault="006F3923" w:rsidP="006F3923">
      <w:pPr>
        <w:pStyle w:val="03aText"/>
        <w:widowControl/>
        <w:spacing w:line="190" w:lineRule="exact"/>
        <w:jc w:val="center"/>
        <w:rPr>
          <w:noProof/>
          <w:lang w:val="nl-BE"/>
        </w:rPr>
      </w:pPr>
    </w:p>
    <w:p w14:paraId="286B26E1" w14:textId="77777777" w:rsidR="006F3923" w:rsidRDefault="006F3923" w:rsidP="006F3923">
      <w:pPr>
        <w:pStyle w:val="02bSource"/>
        <w:widowControl/>
        <w:tabs>
          <w:tab w:val="left" w:pos="114"/>
        </w:tabs>
        <w:rPr>
          <w:noProof/>
          <w:lang w:val="nl-BE"/>
        </w:rPr>
      </w:pPr>
      <w:r>
        <w:rPr>
          <w:i/>
          <w:iCs/>
          <w:noProof/>
          <w:lang w:val="nl-BE"/>
        </w:rPr>
        <w:t xml:space="preserve">Evreinov Mem.Ty, </w:t>
      </w:r>
      <w:r>
        <w:rPr>
          <w:noProof/>
          <w:lang w:val="nl-BE"/>
        </w:rPr>
        <w:t>1995</w:t>
      </w:r>
    </w:p>
    <w:p w14:paraId="31BF3CBD" w14:textId="77777777" w:rsidR="006F3923" w:rsidRDefault="006F3923" w:rsidP="00BD203C">
      <w:pPr>
        <w:pStyle w:val="02bSource"/>
        <w:widowControl/>
        <w:tabs>
          <w:tab w:val="left" w:pos="114"/>
        </w:tabs>
        <w:jc w:val="left"/>
        <w:rPr>
          <w:lang w:val="nl-BE"/>
        </w:rPr>
      </w:pPr>
    </w:p>
    <w:p w14:paraId="1089DE94" w14:textId="77777777" w:rsidR="006F3923" w:rsidRDefault="00990285" w:rsidP="006F3923">
      <w:pPr>
        <w:pStyle w:val="02bSource"/>
        <w:widowControl/>
        <w:tabs>
          <w:tab w:val="left" w:pos="114"/>
        </w:tabs>
        <w:rPr>
          <w:noProof/>
          <w:lang w:val="nl-BE"/>
        </w:rPr>
      </w:pPr>
      <w:r>
        <w:object w:dxaOrig="1440" w:dyaOrig="1440" w14:anchorId="7FEC2C50">
          <v:shape id="_x0000_s1345" type="#_x0000_t75" style="position:absolute;left:0;text-align:left;margin-left:0;margin-top:0;width:152.35pt;height:152.35pt;z-index:251667456;mso-position-horizontal:center">
            <v:imagedata r:id="rId484" o:title=""/>
            <w10:wrap type="square"/>
          </v:shape>
          <o:OLEObject Type="Embed" ProgID="CorelDRAW.Graphic.12" ShapeID="_x0000_s1345" DrawAspect="Content" ObjectID="_1587467726" r:id="rId485"/>
        </w:object>
      </w:r>
    </w:p>
    <w:p w14:paraId="142C84EC"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0045.01 c7c5</w:t>
      </w:r>
    </w:p>
    <w:p w14:paraId="0AF40B35" w14:textId="77777777" w:rsidR="006F3923" w:rsidRDefault="006F3923" w:rsidP="006F3923">
      <w:pPr>
        <w:rPr>
          <w:rFonts w:cs="Arial"/>
          <w:sz w:val="20"/>
          <w:szCs w:val="20"/>
          <w:lang w:val="nl-BE"/>
        </w:rPr>
      </w:pPr>
    </w:p>
    <w:p w14:paraId="4F5EAFF1" w14:textId="77777777" w:rsidR="006F3923" w:rsidRDefault="006F3923" w:rsidP="006F3923">
      <w:pPr>
        <w:pStyle w:val="03aText"/>
        <w:widowControl/>
        <w:rPr>
          <w:noProof/>
          <w:lang w:val="nl-BE"/>
        </w:rPr>
      </w:pPr>
      <w:r>
        <w:rPr>
          <w:noProof/>
          <w:lang w:val="nl-BE"/>
        </w:rPr>
        <w:t>Beide raadsheren bedreigen el</w:t>
      </w:r>
      <w:r>
        <w:rPr>
          <w:noProof/>
          <w:lang w:val="nl-BE"/>
        </w:rPr>
        <w:softHyphen/>
        <w:t>kaar, en wie haalt het?</w:t>
      </w:r>
    </w:p>
    <w:p w14:paraId="7E909986" w14:textId="77777777" w:rsidR="006F3923" w:rsidRDefault="006F3923" w:rsidP="006F3923">
      <w:pPr>
        <w:rPr>
          <w:rFonts w:cs="Arial"/>
          <w:b/>
          <w:sz w:val="20"/>
          <w:szCs w:val="20"/>
          <w:lang w:val="nl-BE"/>
        </w:rPr>
      </w:pPr>
      <w:r>
        <w:rPr>
          <w:rFonts w:cs="Arial"/>
          <w:b/>
          <w:sz w:val="20"/>
          <w:szCs w:val="20"/>
          <w:lang w:val="nl-BE"/>
        </w:rPr>
        <w:tab/>
        <w:t>1.Pd7+</w:t>
      </w:r>
    </w:p>
    <w:p w14:paraId="0C5E95E1" w14:textId="77777777" w:rsidR="006F3923" w:rsidRDefault="006F3923" w:rsidP="006F3923">
      <w:pPr>
        <w:pStyle w:val="03aText"/>
        <w:widowControl/>
        <w:rPr>
          <w:noProof/>
          <w:lang w:val="nl-BE"/>
        </w:rPr>
      </w:pPr>
      <w:r>
        <w:rPr>
          <w:noProof/>
          <w:lang w:val="nl-BE"/>
        </w:rPr>
        <w:t xml:space="preserve">Wit geraakt hier niet verder met </w:t>
      </w:r>
      <w:r w:rsidR="00D36C6D">
        <w:rPr>
          <w:noProof/>
          <w:lang w:val="nl-BE"/>
        </w:rPr>
        <w:t xml:space="preserve">het weglokken van de koning door </w:t>
      </w:r>
      <w:r>
        <w:rPr>
          <w:noProof/>
          <w:lang w:val="nl-BE"/>
        </w:rPr>
        <w:t>1.Pa6+? Kd4 2.Pe2+ Ke5 of 2.Pf5 Ke5, enzovoort.</w:t>
      </w:r>
    </w:p>
    <w:p w14:paraId="23A8974E"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Kd4</w:t>
      </w:r>
    </w:p>
    <w:p w14:paraId="15C15884" w14:textId="77777777" w:rsidR="006F3923" w:rsidRDefault="006F3923" w:rsidP="006F3923">
      <w:pPr>
        <w:pStyle w:val="03aText"/>
        <w:widowControl/>
        <w:rPr>
          <w:noProof/>
          <w:lang w:val="nl-BE"/>
        </w:rPr>
      </w:pPr>
      <w:r>
        <w:rPr>
          <w:noProof/>
          <w:lang w:val="nl-BE"/>
        </w:rPr>
        <w:t>1...Kc4</w:t>
      </w:r>
      <w:r w:rsidR="00F713F7">
        <w:rPr>
          <w:noProof/>
          <w:lang w:val="nl-BE"/>
        </w:rPr>
        <w:t>?</w:t>
      </w:r>
      <w:r>
        <w:rPr>
          <w:b/>
          <w:bCs/>
          <w:noProof/>
          <w:lang w:val="nl-BE"/>
        </w:rPr>
        <w:t xml:space="preserve"> </w:t>
      </w:r>
      <w:r>
        <w:rPr>
          <w:noProof/>
          <w:lang w:val="nl-BE"/>
        </w:rPr>
        <w:t>om de loper te blijven dek</w:t>
      </w:r>
      <w:r>
        <w:rPr>
          <w:noProof/>
          <w:lang w:val="nl-BE"/>
        </w:rPr>
        <w:softHyphen/>
        <w:t>ken faalt op 2.Pb6+ en 3.Pxd5.</w:t>
      </w:r>
    </w:p>
    <w:p w14:paraId="356D76E0" w14:textId="77777777" w:rsidR="006F3923" w:rsidRDefault="006F3923" w:rsidP="006F3923">
      <w:pPr>
        <w:rPr>
          <w:rFonts w:cs="Arial"/>
          <w:b/>
          <w:sz w:val="20"/>
          <w:szCs w:val="20"/>
          <w:lang w:val="nl-BE"/>
        </w:rPr>
      </w:pPr>
      <w:r>
        <w:rPr>
          <w:rFonts w:cs="Arial"/>
          <w:b/>
          <w:sz w:val="20"/>
          <w:szCs w:val="20"/>
          <w:lang w:val="nl-BE"/>
        </w:rPr>
        <w:tab/>
        <w:t>2.Pf5+</w:t>
      </w:r>
    </w:p>
    <w:p w14:paraId="43764EAF" w14:textId="77777777" w:rsidR="006F3923" w:rsidRDefault="006F3923" w:rsidP="006F3923">
      <w:pPr>
        <w:pStyle w:val="03aText"/>
        <w:widowControl/>
        <w:rPr>
          <w:noProof/>
          <w:lang w:val="nl-BE"/>
        </w:rPr>
      </w:pPr>
      <w:r>
        <w:rPr>
          <w:noProof/>
          <w:lang w:val="nl-BE"/>
        </w:rPr>
        <w:t>En niet 2.Pe2+? Ke3 3.Lxd5 Kxe2 met remise.</w:t>
      </w:r>
    </w:p>
    <w:p w14:paraId="2CB56B37"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Ke4</w:t>
      </w:r>
    </w:p>
    <w:p w14:paraId="46DED613" w14:textId="77777777" w:rsidR="006F3923" w:rsidRDefault="006F3923" w:rsidP="006F3923">
      <w:pPr>
        <w:pStyle w:val="03aText"/>
        <w:widowControl/>
        <w:rPr>
          <w:noProof/>
          <w:lang w:val="nl-BE"/>
        </w:rPr>
      </w:pPr>
      <w:r>
        <w:rPr>
          <w:noProof/>
          <w:lang w:val="nl-BE"/>
        </w:rPr>
        <w:t>Na 2...Kc4</w:t>
      </w:r>
      <w:r w:rsidR="00F713F7">
        <w:rPr>
          <w:noProof/>
          <w:lang w:val="nl-BE"/>
        </w:rPr>
        <w:t>?</w:t>
      </w:r>
      <w:r>
        <w:rPr>
          <w:noProof/>
          <w:lang w:val="nl-BE"/>
        </w:rPr>
        <w:t xml:space="preserve"> volgt weerom een paardvork op</w:t>
      </w:r>
      <w:r w:rsidR="00D36C6D">
        <w:rPr>
          <w:noProof/>
          <w:lang w:val="nl-BE"/>
        </w:rPr>
        <w:t xml:space="preserve"> veld b6 of</w:t>
      </w:r>
      <w:r>
        <w:rPr>
          <w:noProof/>
          <w:lang w:val="nl-BE"/>
        </w:rPr>
        <w:t xml:space="preserve"> e3</w:t>
      </w:r>
      <w:r w:rsidR="00D36C6D">
        <w:rPr>
          <w:noProof/>
          <w:lang w:val="nl-BE"/>
        </w:rPr>
        <w:t>,</w:t>
      </w:r>
      <w:r>
        <w:rPr>
          <w:noProof/>
          <w:lang w:val="nl-BE"/>
        </w:rPr>
        <w:t xml:space="preserve"> met verovering van de loper..</w:t>
      </w:r>
    </w:p>
    <w:p w14:paraId="6DC78079" w14:textId="77777777" w:rsidR="0013008A" w:rsidRDefault="0013008A" w:rsidP="006F3923">
      <w:pPr>
        <w:pStyle w:val="03aText"/>
        <w:widowControl/>
        <w:rPr>
          <w:b/>
          <w:lang w:val="nl-BE"/>
        </w:rPr>
      </w:pPr>
      <w:r>
        <w:rPr>
          <w:b/>
          <w:lang w:val="nl-BE"/>
        </w:rPr>
        <w:t xml:space="preserve">          </w:t>
      </w:r>
    </w:p>
    <w:p w14:paraId="19989F8A" w14:textId="77777777" w:rsidR="0013008A" w:rsidRDefault="0013008A" w:rsidP="006F3923">
      <w:pPr>
        <w:pStyle w:val="03aText"/>
        <w:widowControl/>
        <w:rPr>
          <w:b/>
          <w:lang w:val="nl-BE"/>
        </w:rPr>
      </w:pPr>
    </w:p>
    <w:p w14:paraId="0F2D3519" w14:textId="77777777" w:rsidR="0013008A" w:rsidRDefault="0013008A" w:rsidP="006F3923">
      <w:pPr>
        <w:pStyle w:val="03aText"/>
        <w:widowControl/>
        <w:rPr>
          <w:b/>
          <w:lang w:val="nl-BE"/>
        </w:rPr>
      </w:pPr>
    </w:p>
    <w:p w14:paraId="545AA9E4" w14:textId="77777777" w:rsidR="0013008A" w:rsidRDefault="0013008A" w:rsidP="006F3923">
      <w:pPr>
        <w:pStyle w:val="03aText"/>
        <w:widowControl/>
        <w:rPr>
          <w:b/>
          <w:lang w:val="nl-BE"/>
        </w:rPr>
      </w:pPr>
    </w:p>
    <w:p w14:paraId="3534774E" w14:textId="77777777" w:rsidR="0013008A" w:rsidRDefault="0013008A" w:rsidP="006F3923">
      <w:pPr>
        <w:pStyle w:val="03aText"/>
        <w:widowControl/>
        <w:rPr>
          <w:b/>
          <w:lang w:val="nl-BE"/>
        </w:rPr>
      </w:pPr>
    </w:p>
    <w:p w14:paraId="38D1BF42" w14:textId="77777777" w:rsidR="00BD148D" w:rsidRDefault="00BD148D" w:rsidP="006F3923">
      <w:pPr>
        <w:pStyle w:val="03aText"/>
        <w:widowControl/>
        <w:rPr>
          <w:b/>
          <w:lang w:val="nl-BE"/>
        </w:rPr>
      </w:pPr>
    </w:p>
    <w:p w14:paraId="61A30B3C" w14:textId="77777777" w:rsidR="00BD148D" w:rsidRDefault="00BD148D" w:rsidP="006F3923">
      <w:pPr>
        <w:pStyle w:val="03aText"/>
        <w:widowControl/>
        <w:rPr>
          <w:b/>
          <w:lang w:val="nl-BE"/>
        </w:rPr>
      </w:pPr>
    </w:p>
    <w:p w14:paraId="46F2E8D8" w14:textId="77777777" w:rsidR="002E51B2" w:rsidRDefault="002E51B2" w:rsidP="006F3923">
      <w:pPr>
        <w:pStyle w:val="03aText"/>
        <w:widowControl/>
        <w:rPr>
          <w:b/>
          <w:lang w:val="nl-BE"/>
        </w:rPr>
      </w:pPr>
    </w:p>
    <w:p w14:paraId="6FDB7D75" w14:textId="77777777" w:rsidR="006F3923" w:rsidRPr="006264A2" w:rsidRDefault="006264A2" w:rsidP="006264A2">
      <w:pPr>
        <w:pStyle w:val="03aText"/>
        <w:widowControl/>
        <w:rPr>
          <w:b/>
          <w:noProof/>
          <w:lang w:val="nl-BE"/>
        </w:rPr>
      </w:pPr>
      <w:r>
        <w:rPr>
          <w:noProof/>
          <w:lang w:val="nl-BE"/>
        </w:rPr>
        <w:t xml:space="preserve">            </w:t>
      </w:r>
      <w:r w:rsidR="00056C38">
        <w:rPr>
          <w:b/>
          <w:noProof/>
          <w:lang w:val="nl-BE"/>
        </w:rPr>
        <w:t>3.Pd6+</w:t>
      </w:r>
      <w:r>
        <w:rPr>
          <w:b/>
          <w:noProof/>
          <w:lang w:val="nl-BE"/>
        </w:rPr>
        <w:tab/>
      </w:r>
      <w:r>
        <w:rPr>
          <w:b/>
          <w:noProof/>
          <w:lang w:val="nl-BE"/>
        </w:rPr>
        <w:tab/>
        <w:t>Kd4</w:t>
      </w:r>
    </w:p>
    <w:p w14:paraId="5268ED49" w14:textId="77777777" w:rsidR="006F3923" w:rsidRDefault="0013008A" w:rsidP="0013008A">
      <w:pPr>
        <w:rPr>
          <w:rFonts w:cs="Arial"/>
          <w:b/>
          <w:sz w:val="20"/>
          <w:szCs w:val="20"/>
          <w:lang w:val="nl-BE"/>
        </w:rPr>
      </w:pPr>
      <w:r>
        <w:rPr>
          <w:rFonts w:cs="Arial"/>
          <w:b/>
          <w:sz w:val="20"/>
          <w:szCs w:val="20"/>
          <w:lang w:val="nl-BE"/>
        </w:rPr>
        <w:t xml:space="preserve">            </w:t>
      </w:r>
      <w:r w:rsidR="006F3923">
        <w:rPr>
          <w:rFonts w:cs="Arial"/>
          <w:b/>
          <w:sz w:val="20"/>
          <w:szCs w:val="20"/>
          <w:lang w:val="nl-BE"/>
        </w:rPr>
        <w:t>4.Pb5+</w:t>
      </w:r>
    </w:p>
    <w:p w14:paraId="1E63E60F" w14:textId="77777777" w:rsidR="006F3923" w:rsidRDefault="006F3923" w:rsidP="006F3923">
      <w:pPr>
        <w:pStyle w:val="03aText"/>
        <w:widowControl/>
        <w:rPr>
          <w:noProof/>
          <w:lang w:val="nl-BE"/>
        </w:rPr>
      </w:pPr>
      <w:r>
        <w:rPr>
          <w:noProof/>
          <w:lang w:val="nl-BE"/>
        </w:rPr>
        <w:t>Een poging om te winnen met 4.Pf5+ Ke4 en dan een batterij te vor</w:t>
      </w:r>
      <w:r>
        <w:rPr>
          <w:noProof/>
          <w:lang w:val="nl-BE"/>
        </w:rPr>
        <w:softHyphen/>
        <w:t>men met 5.Lh7? lukt niet we-gens b</w:t>
      </w:r>
      <w:r w:rsidR="00D36C6D">
        <w:rPr>
          <w:noProof/>
          <w:lang w:val="nl-BE"/>
        </w:rPr>
        <w:t>ijvoorbeeld 5...Pg5 6.Lg6 Kf4,</w:t>
      </w:r>
      <w:r>
        <w:rPr>
          <w:noProof/>
          <w:lang w:val="nl-BE"/>
        </w:rPr>
        <w:t xml:space="preserve"> met remise.</w:t>
      </w:r>
    </w:p>
    <w:p w14:paraId="797D8D6F" w14:textId="77777777" w:rsidR="006F3923" w:rsidRDefault="006F3923" w:rsidP="006F3923">
      <w:pPr>
        <w:rPr>
          <w:rFonts w:cs="Arial"/>
          <w:b/>
          <w:sz w:val="20"/>
          <w:szCs w:val="20"/>
          <w:lang w:val="nl-BE"/>
        </w:rPr>
      </w:pPr>
      <w:r>
        <w:rPr>
          <w:rFonts w:cs="Arial"/>
          <w:b/>
          <w:sz w:val="20"/>
          <w:szCs w:val="20"/>
          <w:lang w:val="nl-BE"/>
        </w:rPr>
        <w:t xml:space="preserve">             4...</w:t>
      </w:r>
      <w:r>
        <w:rPr>
          <w:rFonts w:cs="Arial"/>
          <w:b/>
          <w:sz w:val="20"/>
          <w:szCs w:val="20"/>
          <w:lang w:val="nl-BE"/>
        </w:rPr>
        <w:tab/>
      </w:r>
      <w:r>
        <w:rPr>
          <w:rFonts w:cs="Arial"/>
          <w:b/>
          <w:sz w:val="20"/>
          <w:szCs w:val="20"/>
          <w:lang w:val="nl-BE"/>
        </w:rPr>
        <w:tab/>
        <w:t>Kc4</w:t>
      </w:r>
    </w:p>
    <w:p w14:paraId="60A7E02C" w14:textId="77777777" w:rsidR="006F3923" w:rsidRDefault="006F3923" w:rsidP="006F3923">
      <w:pPr>
        <w:pStyle w:val="03aText"/>
        <w:widowControl/>
        <w:rPr>
          <w:noProof/>
          <w:lang w:val="nl-BE"/>
        </w:rPr>
      </w:pPr>
      <w:r>
        <w:rPr>
          <w:noProof/>
          <w:lang w:val="nl-BE"/>
        </w:rPr>
        <w:t>4.Ke4? En nog maar eens een paardvork op c3.</w:t>
      </w:r>
    </w:p>
    <w:p w14:paraId="234FD3C6" w14:textId="77777777" w:rsidR="006F3923" w:rsidRDefault="006F3923" w:rsidP="006F3923">
      <w:pPr>
        <w:rPr>
          <w:rFonts w:cs="Arial"/>
          <w:b/>
          <w:sz w:val="20"/>
          <w:szCs w:val="20"/>
          <w:lang w:val="nl-BE"/>
        </w:rPr>
      </w:pPr>
      <w:r>
        <w:rPr>
          <w:rFonts w:cs="Arial"/>
          <w:b/>
          <w:sz w:val="20"/>
          <w:szCs w:val="20"/>
          <w:lang w:val="nl-BE"/>
        </w:rPr>
        <w:t xml:space="preserve">             5.Pa3+</w:t>
      </w:r>
      <w:r>
        <w:rPr>
          <w:rFonts w:cs="Arial"/>
          <w:b/>
          <w:sz w:val="20"/>
          <w:szCs w:val="20"/>
          <w:lang w:val="nl-BE"/>
        </w:rPr>
        <w:tab/>
      </w:r>
      <w:r>
        <w:rPr>
          <w:rFonts w:cs="Arial"/>
          <w:b/>
          <w:sz w:val="20"/>
          <w:szCs w:val="20"/>
          <w:lang w:val="nl-BE"/>
        </w:rPr>
        <w:tab/>
        <w:t>Kd4</w:t>
      </w:r>
    </w:p>
    <w:p w14:paraId="487C19F6" w14:textId="77777777" w:rsidR="006F3923" w:rsidRDefault="006F3923" w:rsidP="006F3923">
      <w:pPr>
        <w:pStyle w:val="03aText"/>
        <w:widowControl/>
        <w:rPr>
          <w:noProof/>
          <w:lang w:val="nl-BE"/>
        </w:rPr>
      </w:pPr>
      <w:r>
        <w:rPr>
          <w:noProof/>
          <w:lang w:val="nl-BE"/>
        </w:rPr>
        <w:t>Na 5...Kb3(b4)</w:t>
      </w:r>
      <w:r w:rsidR="00F713F7">
        <w:rPr>
          <w:noProof/>
          <w:lang w:val="nl-BE"/>
        </w:rPr>
        <w:t>?</w:t>
      </w:r>
      <w:r>
        <w:rPr>
          <w:noProof/>
          <w:lang w:val="nl-BE"/>
        </w:rPr>
        <w:t xml:space="preserve"> valt na 6.Lxd4(+) Kxa3 ook 7.Lxf3.</w:t>
      </w:r>
    </w:p>
    <w:p w14:paraId="5BFCD3B3" w14:textId="77777777" w:rsidR="006F3923" w:rsidRDefault="006F3923" w:rsidP="006F3923">
      <w:pPr>
        <w:rPr>
          <w:rFonts w:cs="Arial"/>
          <w:b/>
          <w:sz w:val="20"/>
          <w:szCs w:val="20"/>
          <w:lang w:val="nl-BE"/>
        </w:rPr>
      </w:pPr>
      <w:r>
        <w:rPr>
          <w:rFonts w:cs="Arial"/>
          <w:b/>
          <w:sz w:val="20"/>
          <w:szCs w:val="20"/>
          <w:lang w:val="nl-BE"/>
        </w:rPr>
        <w:t xml:space="preserve">             6.Pc2+</w:t>
      </w:r>
      <w:r>
        <w:rPr>
          <w:rFonts w:cs="Arial"/>
          <w:b/>
          <w:sz w:val="20"/>
          <w:szCs w:val="20"/>
          <w:lang w:val="nl-BE"/>
        </w:rPr>
        <w:tab/>
      </w:r>
      <w:r>
        <w:rPr>
          <w:rFonts w:cs="Arial"/>
          <w:b/>
          <w:sz w:val="20"/>
          <w:szCs w:val="20"/>
          <w:lang w:val="nl-BE"/>
        </w:rPr>
        <w:tab/>
        <w:t>Ke4</w:t>
      </w:r>
    </w:p>
    <w:p w14:paraId="0D5251FF" w14:textId="77777777" w:rsidR="00AD617F" w:rsidRDefault="006F3923" w:rsidP="006F3923">
      <w:pPr>
        <w:pStyle w:val="03aText"/>
        <w:widowControl/>
        <w:rPr>
          <w:noProof/>
          <w:lang w:val="nl-BE"/>
        </w:rPr>
      </w:pPr>
      <w:r>
        <w:rPr>
          <w:noProof/>
          <w:lang w:val="nl-BE"/>
        </w:rPr>
        <w:t>Ook hier dus niet</w:t>
      </w:r>
      <w:r>
        <w:rPr>
          <w:b/>
          <w:bCs/>
          <w:noProof/>
          <w:lang w:val="nl-BE"/>
        </w:rPr>
        <w:t xml:space="preserve"> </w:t>
      </w:r>
      <w:r>
        <w:rPr>
          <w:noProof/>
          <w:lang w:val="nl-BE"/>
        </w:rPr>
        <w:t>6....Kc4</w:t>
      </w:r>
      <w:r w:rsidR="00F713F7">
        <w:rPr>
          <w:noProof/>
          <w:lang w:val="nl-BE"/>
        </w:rPr>
        <w:t>?</w:t>
      </w:r>
      <w:r>
        <w:rPr>
          <w:noProof/>
          <w:lang w:val="nl-BE"/>
        </w:rPr>
        <w:t xml:space="preserve"> of 6...Kd3</w:t>
      </w:r>
      <w:r w:rsidR="00F713F7">
        <w:rPr>
          <w:noProof/>
          <w:lang w:val="nl-BE"/>
        </w:rPr>
        <w:t>? om de reeds vertoonde re</w:t>
      </w:r>
      <w:r>
        <w:rPr>
          <w:noProof/>
          <w:lang w:val="nl-BE"/>
        </w:rPr>
        <w:t>denen.</w:t>
      </w:r>
      <w:r w:rsidR="00D36C6D">
        <w:rPr>
          <w:noProof/>
          <w:lang w:val="nl-BE"/>
        </w:rPr>
        <w:t xml:space="preserve"> </w:t>
      </w:r>
    </w:p>
    <w:p w14:paraId="2A20608E" w14:textId="77777777" w:rsidR="006F3923" w:rsidRDefault="00D36C6D" w:rsidP="006F3923">
      <w:pPr>
        <w:pStyle w:val="03aText"/>
        <w:widowControl/>
        <w:rPr>
          <w:noProof/>
          <w:lang w:val="nl-BE"/>
        </w:rPr>
      </w:pPr>
      <w:r>
        <w:rPr>
          <w:noProof/>
          <w:lang w:val="nl-BE"/>
        </w:rPr>
        <w:t>Nu is 7.Pf6+</w:t>
      </w:r>
      <w:r w:rsidR="00F713F7">
        <w:rPr>
          <w:noProof/>
          <w:lang w:val="nl-BE"/>
        </w:rPr>
        <w:t xml:space="preserve">? </w:t>
      </w:r>
      <w:r>
        <w:rPr>
          <w:noProof/>
          <w:lang w:val="nl-BE"/>
        </w:rPr>
        <w:t>niet mogelijk, maar wel;</w:t>
      </w:r>
    </w:p>
    <w:p w14:paraId="3724F4EA" w14:textId="77777777" w:rsidR="006F3923" w:rsidRDefault="006F3923" w:rsidP="00D33879">
      <w:pPr>
        <w:jc w:val="both"/>
        <w:rPr>
          <w:rFonts w:cs="Arial"/>
          <w:b/>
          <w:sz w:val="20"/>
          <w:szCs w:val="20"/>
          <w:lang w:val="nl-BE"/>
        </w:rPr>
      </w:pPr>
      <w:r>
        <w:rPr>
          <w:rFonts w:cs="Arial"/>
          <w:b/>
          <w:sz w:val="20"/>
          <w:szCs w:val="20"/>
          <w:lang w:val="nl-BE"/>
        </w:rPr>
        <w:t xml:space="preserve">             7.Pc5+</w:t>
      </w:r>
      <w:r>
        <w:rPr>
          <w:rFonts w:cs="Arial"/>
          <w:b/>
          <w:sz w:val="20"/>
          <w:szCs w:val="20"/>
          <w:lang w:val="nl-BE"/>
        </w:rPr>
        <w:tab/>
      </w:r>
      <w:r w:rsidR="00D36C6D">
        <w:rPr>
          <w:rFonts w:cs="Arial"/>
          <w:b/>
          <w:sz w:val="20"/>
          <w:szCs w:val="20"/>
          <w:lang w:val="nl-BE"/>
        </w:rPr>
        <w:tab/>
      </w:r>
      <w:r>
        <w:rPr>
          <w:rFonts w:cs="Arial"/>
          <w:b/>
          <w:sz w:val="20"/>
          <w:szCs w:val="20"/>
          <w:lang w:val="nl-BE"/>
        </w:rPr>
        <w:t>Ke5</w:t>
      </w:r>
    </w:p>
    <w:p w14:paraId="1FD479DF" w14:textId="77777777" w:rsidR="006F3923" w:rsidRDefault="006F3923" w:rsidP="006F3923">
      <w:pPr>
        <w:rPr>
          <w:rFonts w:cs="Arial"/>
          <w:b/>
          <w:sz w:val="20"/>
          <w:szCs w:val="20"/>
          <w:lang w:val="nl-BE"/>
        </w:rPr>
      </w:pPr>
      <w:r>
        <w:rPr>
          <w:rFonts w:cs="Arial"/>
          <w:b/>
          <w:sz w:val="20"/>
          <w:szCs w:val="20"/>
          <w:lang w:val="nl-BE"/>
        </w:rPr>
        <w:t xml:space="preserve">             8.Pd3+</w:t>
      </w:r>
      <w:r>
        <w:rPr>
          <w:rFonts w:cs="Arial"/>
          <w:b/>
          <w:sz w:val="20"/>
          <w:szCs w:val="20"/>
          <w:lang w:val="nl-BE"/>
        </w:rPr>
        <w:tab/>
      </w:r>
      <w:r>
        <w:rPr>
          <w:rFonts w:cs="Arial"/>
          <w:b/>
          <w:sz w:val="20"/>
          <w:szCs w:val="20"/>
          <w:lang w:val="nl-BE"/>
        </w:rPr>
        <w:tab/>
        <w:t>Ke4</w:t>
      </w:r>
    </w:p>
    <w:p w14:paraId="355410B7" w14:textId="77777777" w:rsidR="006F3923" w:rsidRDefault="006F3923" w:rsidP="006F3923">
      <w:pPr>
        <w:rPr>
          <w:rFonts w:cs="Arial"/>
          <w:sz w:val="20"/>
          <w:szCs w:val="20"/>
          <w:lang w:val="nl-BE"/>
        </w:rPr>
      </w:pPr>
      <w:r>
        <w:rPr>
          <w:rFonts w:cs="Arial"/>
          <w:sz w:val="20"/>
          <w:szCs w:val="20"/>
          <w:lang w:val="nl-BE"/>
        </w:rPr>
        <w:t>Na 8...Kf6</w:t>
      </w:r>
      <w:r w:rsidR="00F713F7">
        <w:rPr>
          <w:rFonts w:cs="Arial"/>
          <w:sz w:val="20"/>
          <w:szCs w:val="20"/>
          <w:lang w:val="nl-BE"/>
        </w:rPr>
        <w:t>?</w:t>
      </w:r>
      <w:r>
        <w:rPr>
          <w:rFonts w:cs="Arial"/>
          <w:sz w:val="20"/>
          <w:szCs w:val="20"/>
          <w:lang w:val="nl-BE"/>
        </w:rPr>
        <w:t xml:space="preserve"> valt de loper: 9.Lxd5.</w:t>
      </w:r>
    </w:p>
    <w:p w14:paraId="751218DD" w14:textId="77777777" w:rsidR="006F3923" w:rsidRDefault="006F3923" w:rsidP="006F3923">
      <w:pPr>
        <w:pStyle w:val="03aText"/>
        <w:widowControl/>
        <w:rPr>
          <w:noProof/>
          <w:lang w:val="nl-BE"/>
        </w:rPr>
      </w:pPr>
      <w:r>
        <w:rPr>
          <w:noProof/>
          <w:lang w:val="nl-BE"/>
        </w:rPr>
        <w:t>En nu, na deze carrousel, staat al-les klaar voor de finale:</w:t>
      </w:r>
    </w:p>
    <w:p w14:paraId="5250D510" w14:textId="77777777" w:rsidR="006F3923" w:rsidRDefault="006F3923" w:rsidP="006F3923">
      <w:pPr>
        <w:rPr>
          <w:rFonts w:cs="Arial"/>
          <w:b/>
          <w:sz w:val="20"/>
          <w:szCs w:val="20"/>
          <w:lang w:val="nl-BE"/>
        </w:rPr>
      </w:pPr>
      <w:r>
        <w:rPr>
          <w:rFonts w:cs="Arial"/>
          <w:b/>
          <w:sz w:val="20"/>
          <w:szCs w:val="20"/>
          <w:lang w:val="nl-BE"/>
        </w:rPr>
        <w:t xml:space="preserve">             9.Lh7+</w:t>
      </w:r>
      <w:r>
        <w:rPr>
          <w:rFonts w:cs="Arial"/>
          <w:b/>
          <w:sz w:val="20"/>
          <w:szCs w:val="20"/>
          <w:lang w:val="nl-BE"/>
        </w:rPr>
        <w:tab/>
      </w:r>
      <w:r>
        <w:rPr>
          <w:rFonts w:cs="Arial"/>
          <w:b/>
          <w:sz w:val="20"/>
          <w:szCs w:val="20"/>
          <w:lang w:val="nl-BE"/>
        </w:rPr>
        <w:tab/>
        <w:t>g6</w:t>
      </w:r>
    </w:p>
    <w:p w14:paraId="020AAD8B" w14:textId="77777777" w:rsidR="006F3923" w:rsidRDefault="006F3923" w:rsidP="006F3923">
      <w:pPr>
        <w:rPr>
          <w:rFonts w:cs="Arial"/>
          <w:b/>
          <w:sz w:val="20"/>
          <w:szCs w:val="20"/>
          <w:lang w:val="nl-BE"/>
        </w:rPr>
      </w:pPr>
      <w:r>
        <w:rPr>
          <w:rFonts w:cs="Arial"/>
          <w:b/>
          <w:sz w:val="20"/>
          <w:szCs w:val="20"/>
          <w:lang w:val="nl-BE"/>
        </w:rPr>
        <w:t xml:space="preserve">           10.Lxg6+</w:t>
      </w:r>
    </w:p>
    <w:p w14:paraId="6EB06218" w14:textId="77777777" w:rsidR="006F3923" w:rsidRDefault="006F3923" w:rsidP="006F3923">
      <w:pPr>
        <w:pStyle w:val="03aText"/>
        <w:widowControl/>
        <w:rPr>
          <w:noProof/>
          <w:lang w:val="nl-BE"/>
        </w:rPr>
      </w:pPr>
      <w:r>
        <w:rPr>
          <w:noProof/>
          <w:lang w:val="nl-BE"/>
        </w:rPr>
        <w:t xml:space="preserve">en mat. </w:t>
      </w:r>
    </w:p>
    <w:p w14:paraId="7FB02030" w14:textId="77777777" w:rsidR="006F3923" w:rsidRDefault="006F3923" w:rsidP="006F3923">
      <w:pPr>
        <w:pStyle w:val="03cOpmerking"/>
        <w:widowControl/>
        <w:spacing w:before="240"/>
        <w:rPr>
          <w:noProof/>
          <w:lang w:val="nl-BE"/>
        </w:rPr>
      </w:pPr>
      <w:r>
        <w:rPr>
          <w:noProof/>
          <w:lang w:val="nl-BE"/>
        </w:rPr>
        <w:t>De vijandelijke koning wordt, door de witte cavalerie en door zijn ei</w:t>
      </w:r>
      <w:r>
        <w:rPr>
          <w:noProof/>
          <w:lang w:val="nl-BE"/>
        </w:rPr>
        <w:softHyphen/>
        <w:t>gen krijgsmacht gehinderd, in een matnet gelokt.</w:t>
      </w:r>
    </w:p>
    <w:p w14:paraId="22CFD0BE" w14:textId="77777777" w:rsidR="006F3923" w:rsidRDefault="006F3923" w:rsidP="002501BA">
      <w:pPr>
        <w:pStyle w:val="03aText"/>
        <w:widowControl/>
        <w:spacing w:line="190" w:lineRule="exact"/>
        <w:jc w:val="center"/>
        <w:rPr>
          <w:b/>
          <w:noProof/>
          <w:lang w:val="nl-BE"/>
        </w:rPr>
      </w:pPr>
      <w:r>
        <w:rPr>
          <w:noProof/>
          <w:lang w:val="nl-BE"/>
        </w:rPr>
        <w:br w:type="page"/>
      </w:r>
      <w:r w:rsidR="0022175A">
        <w:rPr>
          <w:b/>
          <w:noProof/>
          <w:lang w:val="nl-BE"/>
        </w:rPr>
        <w:lastRenderedPageBreak/>
        <w:t xml:space="preserve">- </w:t>
      </w:r>
      <w:r w:rsidR="00CD7436">
        <w:rPr>
          <w:b/>
          <w:noProof/>
          <w:lang w:val="nl-BE"/>
        </w:rPr>
        <w:t>24</w:t>
      </w:r>
      <w:r w:rsidR="006D16AB">
        <w:rPr>
          <w:b/>
          <w:noProof/>
          <w:lang w:val="nl-BE"/>
        </w:rPr>
        <w:t>4</w:t>
      </w:r>
      <w:r>
        <w:rPr>
          <w:b/>
          <w:noProof/>
          <w:lang w:val="nl-BE"/>
        </w:rPr>
        <w:t xml:space="preserve"> -</w:t>
      </w:r>
    </w:p>
    <w:p w14:paraId="1987D3E1" w14:textId="77777777" w:rsidR="006F3923" w:rsidRDefault="006F3923" w:rsidP="006F3923">
      <w:pPr>
        <w:pStyle w:val="03aText"/>
        <w:widowControl/>
        <w:spacing w:line="190" w:lineRule="exact"/>
        <w:jc w:val="center"/>
        <w:rPr>
          <w:noProof/>
          <w:lang w:val="nl-BE"/>
        </w:rPr>
      </w:pPr>
    </w:p>
    <w:p w14:paraId="0AD823D3" w14:textId="77777777" w:rsidR="006F3923" w:rsidRDefault="006F3923" w:rsidP="006F3923">
      <w:pPr>
        <w:pStyle w:val="02bSource"/>
        <w:widowControl/>
        <w:tabs>
          <w:tab w:val="left" w:pos="114"/>
        </w:tabs>
        <w:rPr>
          <w:noProof/>
          <w:lang w:val="nl-BE"/>
        </w:rPr>
      </w:pPr>
      <w:r>
        <w:rPr>
          <w:i/>
          <w:iCs/>
          <w:noProof/>
          <w:lang w:val="nl-BE"/>
        </w:rPr>
        <w:t>Yehuda Hoch 50 JT,</w:t>
      </w:r>
      <w:r>
        <w:rPr>
          <w:noProof/>
          <w:lang w:val="nl-BE"/>
        </w:rPr>
        <w:t xml:space="preserve"> 1999</w:t>
      </w:r>
    </w:p>
    <w:p w14:paraId="20E31B43" w14:textId="77777777" w:rsidR="006F3923" w:rsidRDefault="006F3923" w:rsidP="006F3923">
      <w:pPr>
        <w:pStyle w:val="02bSource"/>
        <w:widowControl/>
        <w:tabs>
          <w:tab w:val="left" w:pos="114"/>
        </w:tabs>
        <w:rPr>
          <w:noProof/>
          <w:lang w:val="nl-BE"/>
        </w:rPr>
      </w:pPr>
      <w:r>
        <w:rPr>
          <w:noProof/>
          <w:lang w:val="nl-BE"/>
        </w:rPr>
        <w:t>3de Aanbeveling</w:t>
      </w:r>
    </w:p>
    <w:p w14:paraId="4399A95D" w14:textId="77777777" w:rsidR="006F3923" w:rsidRDefault="006F3923" w:rsidP="00F24966">
      <w:pPr>
        <w:pStyle w:val="02bSource"/>
        <w:widowControl/>
        <w:tabs>
          <w:tab w:val="left" w:pos="114"/>
        </w:tabs>
        <w:jc w:val="both"/>
        <w:rPr>
          <w:noProof/>
          <w:lang w:val="nl-BE"/>
        </w:rPr>
      </w:pPr>
    </w:p>
    <w:p w14:paraId="79032E52" w14:textId="77777777" w:rsidR="006F3923" w:rsidRDefault="00990285" w:rsidP="006F3923">
      <w:pPr>
        <w:pStyle w:val="02bSource"/>
        <w:widowControl/>
        <w:tabs>
          <w:tab w:val="left" w:pos="114"/>
        </w:tabs>
        <w:rPr>
          <w:noProof/>
          <w:lang w:val="nl-BE"/>
        </w:rPr>
      </w:pPr>
      <w:r>
        <w:object w:dxaOrig="1440" w:dyaOrig="1440" w14:anchorId="226CF2AC">
          <v:shape id="_x0000_s1344" type="#_x0000_t75" style="position:absolute;left:0;text-align:left;margin-left:0;margin-top:.3pt;width:152.35pt;height:152.35pt;z-index:251666432;mso-position-horizontal:center">
            <v:imagedata r:id="rId486" o:title=""/>
            <w10:wrap type="square"/>
          </v:shape>
          <o:OLEObject Type="Embed" ProgID="CorelDRAW.Graphic.12" ShapeID="_x0000_s1344" DrawAspect="Content" ObjectID="_1587467727" r:id="rId487"/>
        </w:object>
      </w:r>
    </w:p>
    <w:p w14:paraId="0A150251"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0045.01 d1h6</w:t>
      </w:r>
    </w:p>
    <w:p w14:paraId="6306A116" w14:textId="77777777" w:rsidR="006F3923" w:rsidRDefault="006F3923" w:rsidP="006F3923">
      <w:pPr>
        <w:rPr>
          <w:rFonts w:cs="Arial"/>
          <w:sz w:val="20"/>
          <w:szCs w:val="20"/>
          <w:lang w:val="nl-BE"/>
        </w:rPr>
      </w:pPr>
    </w:p>
    <w:p w14:paraId="105EA3A9" w14:textId="77777777" w:rsidR="006F3923" w:rsidRDefault="006F3923" w:rsidP="006F3923">
      <w:pPr>
        <w:rPr>
          <w:rFonts w:cs="Arial"/>
          <w:b/>
          <w:sz w:val="20"/>
          <w:szCs w:val="20"/>
          <w:lang w:val="nl-BE"/>
        </w:rPr>
      </w:pPr>
      <w:r>
        <w:rPr>
          <w:rFonts w:cs="Arial"/>
          <w:b/>
          <w:sz w:val="20"/>
          <w:szCs w:val="20"/>
          <w:lang w:val="nl-BE"/>
        </w:rPr>
        <w:tab/>
        <w:t>1.Ld2</w:t>
      </w:r>
      <w:r>
        <w:rPr>
          <w:rFonts w:cs="Arial"/>
          <w:b/>
          <w:sz w:val="20"/>
          <w:szCs w:val="20"/>
          <w:lang w:val="nl-BE"/>
        </w:rPr>
        <w:tab/>
      </w:r>
      <w:r>
        <w:rPr>
          <w:rFonts w:cs="Arial"/>
          <w:b/>
          <w:sz w:val="20"/>
          <w:szCs w:val="20"/>
          <w:lang w:val="nl-BE"/>
        </w:rPr>
        <w:tab/>
        <w:t>Kg5</w:t>
      </w:r>
    </w:p>
    <w:p w14:paraId="19B935A1" w14:textId="77777777" w:rsidR="006F3923" w:rsidRDefault="006F3923" w:rsidP="006F3923">
      <w:pPr>
        <w:pStyle w:val="03aText"/>
        <w:widowControl/>
        <w:rPr>
          <w:noProof/>
          <w:lang w:val="nl-BE"/>
        </w:rPr>
      </w:pPr>
      <w:r>
        <w:rPr>
          <w:noProof/>
          <w:lang w:val="nl-BE"/>
        </w:rPr>
        <w:t>1...Le2+</w:t>
      </w:r>
      <w:r w:rsidR="00504C6B">
        <w:rPr>
          <w:noProof/>
          <w:lang w:val="nl-BE"/>
        </w:rPr>
        <w:t>?</w:t>
      </w:r>
      <w:r>
        <w:rPr>
          <w:noProof/>
          <w:lang w:val="nl-BE"/>
        </w:rPr>
        <w:t xml:space="preserve"> 2.Ke1  Kg5 volgt nu 3.Pf2 </w:t>
      </w:r>
      <w:r>
        <w:rPr>
          <w:i/>
          <w:noProof/>
          <w:lang w:val="nl-BE"/>
        </w:rPr>
        <w:t>(dreigt 4.Ph3+ en 5.Pxf4</w:t>
      </w:r>
      <w:r>
        <w:rPr>
          <w:noProof/>
          <w:lang w:val="nl-BE"/>
        </w:rPr>
        <w:t>) met:</w:t>
      </w:r>
    </w:p>
    <w:p w14:paraId="714B33E8" w14:textId="77777777" w:rsidR="006F3923" w:rsidRDefault="002501BA" w:rsidP="00586E21">
      <w:pPr>
        <w:pStyle w:val="03aText"/>
        <w:widowControl/>
        <w:numPr>
          <w:ilvl w:val="0"/>
          <w:numId w:val="129"/>
        </w:numPr>
        <w:rPr>
          <w:i/>
          <w:noProof/>
          <w:lang w:val="nl-BE"/>
        </w:rPr>
      </w:pPr>
      <w:r>
        <w:rPr>
          <w:noProof/>
          <w:lang w:val="nl-BE"/>
        </w:rPr>
        <w:t>3...Lg4 4.Pd3 en 5. Pxf4. Of:</w:t>
      </w:r>
    </w:p>
    <w:p w14:paraId="6D1343FD" w14:textId="77777777" w:rsidR="006F3923" w:rsidRDefault="006F3923" w:rsidP="00586E21">
      <w:pPr>
        <w:pStyle w:val="03aText"/>
        <w:widowControl/>
        <w:numPr>
          <w:ilvl w:val="0"/>
          <w:numId w:val="129"/>
        </w:numPr>
        <w:rPr>
          <w:noProof/>
          <w:lang w:val="nl-BE"/>
        </w:rPr>
      </w:pPr>
      <w:r>
        <w:rPr>
          <w:noProof/>
          <w:lang w:val="nl-BE"/>
        </w:rPr>
        <w:t>3...Kf5 4.Pd4+ Ke5 5.Pxc6+ Kd5</w:t>
      </w:r>
      <w:r w:rsidR="003F3631">
        <w:rPr>
          <w:noProof/>
          <w:lang w:val="nl-BE"/>
        </w:rPr>
        <w:t>(6)</w:t>
      </w:r>
      <w:r>
        <w:rPr>
          <w:noProof/>
          <w:lang w:val="nl-BE"/>
        </w:rPr>
        <w:t xml:space="preserve"> 6.Lxf4 Kxc6 7.Kxe2</w:t>
      </w:r>
      <w:r w:rsidR="002501BA">
        <w:rPr>
          <w:noProof/>
          <w:lang w:val="nl-BE"/>
        </w:rPr>
        <w:t xml:space="preserve">, of  </w:t>
      </w:r>
      <w:r>
        <w:rPr>
          <w:noProof/>
          <w:lang w:val="nl-BE"/>
        </w:rPr>
        <w:t>5...Kf5</w:t>
      </w:r>
      <w:r w:rsidR="002501BA">
        <w:rPr>
          <w:noProof/>
          <w:lang w:val="nl-BE"/>
        </w:rPr>
        <w:t xml:space="preserve"> </w:t>
      </w:r>
      <w:r>
        <w:rPr>
          <w:noProof/>
          <w:lang w:val="nl-BE"/>
        </w:rPr>
        <w:t xml:space="preserve"> 6.Pd4</w:t>
      </w:r>
      <w:r w:rsidR="002501BA">
        <w:rPr>
          <w:noProof/>
          <w:lang w:val="nl-BE"/>
        </w:rPr>
        <w:t xml:space="preserve">+  Ke5 </w:t>
      </w:r>
      <w:r>
        <w:rPr>
          <w:noProof/>
          <w:lang w:val="nl-BE"/>
        </w:rPr>
        <w:t xml:space="preserve"> </w:t>
      </w:r>
      <w:r w:rsidR="002501BA">
        <w:rPr>
          <w:noProof/>
          <w:lang w:val="nl-BE"/>
        </w:rPr>
        <w:t>7.</w:t>
      </w:r>
      <w:r>
        <w:rPr>
          <w:noProof/>
          <w:lang w:val="nl-BE"/>
        </w:rPr>
        <w:t xml:space="preserve">Pxe2 Pxe2 8.Kxe2, met winst. </w:t>
      </w:r>
    </w:p>
    <w:p w14:paraId="172432BB" w14:textId="77777777" w:rsidR="006F3923" w:rsidRPr="00EB7A30" w:rsidRDefault="006F3923" w:rsidP="006F3923">
      <w:pPr>
        <w:rPr>
          <w:rFonts w:cs="Arial"/>
          <w:b/>
          <w:sz w:val="20"/>
          <w:szCs w:val="20"/>
          <w:lang w:val="en-GB"/>
        </w:rPr>
      </w:pPr>
      <w:r>
        <w:rPr>
          <w:rFonts w:cs="Arial"/>
          <w:b/>
          <w:sz w:val="20"/>
          <w:szCs w:val="20"/>
          <w:lang w:val="nl-BE"/>
        </w:rPr>
        <w:tab/>
      </w:r>
      <w:r w:rsidRPr="00EB7A30">
        <w:rPr>
          <w:rFonts w:cs="Arial"/>
          <w:b/>
          <w:sz w:val="20"/>
          <w:szCs w:val="20"/>
          <w:lang w:val="en-GB"/>
        </w:rPr>
        <w:t>2.Pf2</w:t>
      </w:r>
    </w:p>
    <w:p w14:paraId="62BAE01C" w14:textId="77777777" w:rsidR="006F3923" w:rsidRDefault="006F3923" w:rsidP="006F3923">
      <w:pPr>
        <w:jc w:val="both"/>
        <w:rPr>
          <w:rFonts w:cs="Arial"/>
          <w:sz w:val="20"/>
          <w:szCs w:val="20"/>
          <w:lang w:val="en-GB"/>
        </w:rPr>
      </w:pPr>
      <w:r w:rsidRPr="00EB7A30">
        <w:rPr>
          <w:rFonts w:cs="Arial"/>
          <w:sz w:val="20"/>
          <w:szCs w:val="20"/>
          <w:lang w:val="en-GB"/>
        </w:rPr>
        <w:t xml:space="preserve">2.Pd4? Kg4 </w:t>
      </w:r>
      <w:r>
        <w:rPr>
          <w:rFonts w:cs="Arial"/>
          <w:sz w:val="20"/>
          <w:szCs w:val="20"/>
          <w:lang w:val="en-GB"/>
        </w:rPr>
        <w:t xml:space="preserve">3.Pf2+ Kg3 4.Pe4+ Kg4 5.Pf6+ Kg5, remise; </w:t>
      </w:r>
    </w:p>
    <w:p w14:paraId="36348A82" w14:textId="77777777" w:rsidR="006F3923" w:rsidRDefault="006F3923" w:rsidP="006F3923">
      <w:pPr>
        <w:jc w:val="both"/>
        <w:rPr>
          <w:rFonts w:cs="Arial"/>
          <w:sz w:val="20"/>
          <w:szCs w:val="20"/>
          <w:lang w:val="nl-BE"/>
        </w:rPr>
      </w:pPr>
      <w:r>
        <w:rPr>
          <w:rFonts w:cs="Arial"/>
          <w:b/>
          <w:sz w:val="20"/>
          <w:szCs w:val="20"/>
          <w:lang w:val="en-GB"/>
        </w:rPr>
        <w:tab/>
      </w:r>
      <w:r>
        <w:rPr>
          <w:rFonts w:cs="Arial"/>
          <w:b/>
          <w:sz w:val="20"/>
          <w:szCs w:val="20"/>
          <w:lang w:val="nl-BE"/>
        </w:rPr>
        <w:t>2...</w:t>
      </w:r>
      <w:r>
        <w:rPr>
          <w:rFonts w:cs="Arial"/>
          <w:b/>
          <w:sz w:val="20"/>
          <w:szCs w:val="20"/>
          <w:lang w:val="nl-BE"/>
        </w:rPr>
        <w:tab/>
      </w:r>
      <w:r>
        <w:rPr>
          <w:rFonts w:cs="Arial"/>
          <w:b/>
          <w:sz w:val="20"/>
          <w:szCs w:val="20"/>
          <w:lang w:val="nl-BE"/>
        </w:rPr>
        <w:tab/>
        <w:t>Kf5</w:t>
      </w:r>
    </w:p>
    <w:p w14:paraId="18B26C21" w14:textId="77777777" w:rsidR="00C72BEA" w:rsidRDefault="002501BA" w:rsidP="006F3923">
      <w:pPr>
        <w:jc w:val="both"/>
        <w:rPr>
          <w:rFonts w:cs="Arial"/>
          <w:sz w:val="20"/>
          <w:szCs w:val="20"/>
          <w:lang w:val="nl-BE"/>
        </w:rPr>
      </w:pPr>
      <w:r>
        <w:rPr>
          <w:rFonts w:cs="Arial"/>
          <w:b/>
          <w:sz w:val="20"/>
          <w:szCs w:val="20"/>
          <w:lang w:val="nl-BE"/>
        </w:rPr>
        <w:tab/>
        <w:t>3.Pd4+</w:t>
      </w:r>
      <w:r>
        <w:rPr>
          <w:rFonts w:cs="Arial"/>
          <w:b/>
          <w:sz w:val="20"/>
          <w:szCs w:val="20"/>
          <w:lang w:val="nl-BE"/>
        </w:rPr>
        <w:tab/>
      </w:r>
      <w:r>
        <w:rPr>
          <w:rFonts w:cs="Arial"/>
          <w:b/>
          <w:sz w:val="20"/>
          <w:szCs w:val="20"/>
          <w:lang w:val="nl-BE"/>
        </w:rPr>
        <w:tab/>
      </w:r>
      <w:r w:rsidR="009A3A89">
        <w:rPr>
          <w:rFonts w:cs="Arial"/>
          <w:b/>
          <w:sz w:val="20"/>
          <w:szCs w:val="20"/>
          <w:lang w:val="nl-BE"/>
        </w:rPr>
        <w:t>Ke5</w:t>
      </w:r>
      <w:r w:rsidR="006F3923">
        <w:rPr>
          <w:rFonts w:cs="Arial"/>
          <w:sz w:val="20"/>
          <w:szCs w:val="20"/>
          <w:lang w:val="nl-BE"/>
        </w:rPr>
        <w:t xml:space="preserve"> </w:t>
      </w:r>
    </w:p>
    <w:p w14:paraId="0FEAEBBC" w14:textId="77777777" w:rsidR="006F3923" w:rsidRPr="009A3A89" w:rsidRDefault="006F3923" w:rsidP="006F3923">
      <w:pPr>
        <w:jc w:val="both"/>
        <w:rPr>
          <w:rFonts w:cs="Arial"/>
          <w:b/>
          <w:sz w:val="20"/>
          <w:szCs w:val="20"/>
          <w:lang w:val="nl-BE"/>
        </w:rPr>
      </w:pPr>
      <w:r>
        <w:rPr>
          <w:noProof/>
          <w:sz w:val="20"/>
          <w:szCs w:val="20"/>
          <w:lang w:val="nl-BE"/>
        </w:rPr>
        <w:t>4.Pxc6+? is</w:t>
      </w:r>
      <w:r w:rsidR="0075261A">
        <w:rPr>
          <w:noProof/>
          <w:sz w:val="20"/>
          <w:szCs w:val="20"/>
          <w:lang w:val="nl-BE"/>
        </w:rPr>
        <w:t xml:space="preserve"> hier</w:t>
      </w:r>
      <w:r>
        <w:rPr>
          <w:noProof/>
          <w:sz w:val="20"/>
          <w:szCs w:val="20"/>
          <w:lang w:val="nl-BE"/>
        </w:rPr>
        <w:t xml:space="preserve"> </w:t>
      </w:r>
      <w:r w:rsidR="00C72BEA">
        <w:rPr>
          <w:noProof/>
          <w:sz w:val="20"/>
          <w:szCs w:val="20"/>
          <w:lang w:val="nl-BE"/>
        </w:rPr>
        <w:t xml:space="preserve">nu </w:t>
      </w:r>
      <w:r w:rsidR="00AD7A22">
        <w:rPr>
          <w:noProof/>
          <w:sz w:val="20"/>
          <w:szCs w:val="20"/>
          <w:lang w:val="nl-BE"/>
        </w:rPr>
        <w:t xml:space="preserve">fout: 4...Kf5 </w:t>
      </w:r>
      <w:r>
        <w:rPr>
          <w:noProof/>
          <w:sz w:val="20"/>
          <w:szCs w:val="20"/>
          <w:lang w:val="nl-BE"/>
        </w:rPr>
        <w:t>5.Pd4+ Ke5 6.Pf3+ Kf5 7.Ph4+ Ke5 8.Pg4+ Ke4 9.Pf6+ Ke5 10.</w:t>
      </w:r>
      <w:r w:rsidR="002501BA">
        <w:rPr>
          <w:noProof/>
          <w:sz w:val="20"/>
          <w:szCs w:val="20"/>
          <w:lang w:val="nl-BE"/>
        </w:rPr>
        <w:t xml:space="preserve">Pd7+ Kd6 11.Pb8 Le2+ 12.Ke1 Ke5 </w:t>
      </w:r>
      <w:r>
        <w:rPr>
          <w:noProof/>
          <w:sz w:val="20"/>
          <w:szCs w:val="20"/>
          <w:lang w:val="nl-BE"/>
        </w:rPr>
        <w:t>13.Pd7+ Ke4 14.Pf6+</w:t>
      </w:r>
      <w:r w:rsidR="00C72BEA">
        <w:rPr>
          <w:noProof/>
          <w:sz w:val="20"/>
          <w:szCs w:val="20"/>
          <w:lang w:val="nl-BE"/>
        </w:rPr>
        <w:t xml:space="preserve"> Ke5, en wit komt niet ver</w:t>
      </w:r>
      <w:r w:rsidR="00C72BEA">
        <w:rPr>
          <w:noProof/>
          <w:sz w:val="20"/>
          <w:szCs w:val="20"/>
          <w:lang w:val="nl-BE"/>
        </w:rPr>
        <w:softHyphen/>
        <w:t>der. R</w:t>
      </w:r>
      <w:r w:rsidRPr="00EB7A30">
        <w:rPr>
          <w:noProof/>
          <w:sz w:val="20"/>
          <w:szCs w:val="20"/>
          <w:lang w:val="nl-BE"/>
        </w:rPr>
        <w:t>emise.</w:t>
      </w:r>
    </w:p>
    <w:p w14:paraId="4262322F" w14:textId="77777777" w:rsidR="002501BA" w:rsidRPr="00EB7A30" w:rsidRDefault="006F3923" w:rsidP="006F3923">
      <w:pPr>
        <w:pStyle w:val="03aText"/>
        <w:widowControl/>
        <w:rPr>
          <w:noProof/>
          <w:lang w:val="nl-BE"/>
        </w:rPr>
      </w:pPr>
      <w:r w:rsidRPr="00EB7A30">
        <w:rPr>
          <w:noProof/>
          <w:lang w:val="nl-BE"/>
        </w:rPr>
        <w:t xml:space="preserve">            </w:t>
      </w:r>
    </w:p>
    <w:p w14:paraId="4C2C1954" w14:textId="77777777" w:rsidR="002501BA" w:rsidRPr="00EB7A30" w:rsidRDefault="002501BA" w:rsidP="006F3923">
      <w:pPr>
        <w:pStyle w:val="03aText"/>
        <w:widowControl/>
        <w:rPr>
          <w:noProof/>
          <w:lang w:val="nl-BE"/>
        </w:rPr>
      </w:pPr>
    </w:p>
    <w:p w14:paraId="52D486B4" w14:textId="77777777" w:rsidR="002501BA" w:rsidRPr="00EB7A30" w:rsidRDefault="002501BA" w:rsidP="006F3923">
      <w:pPr>
        <w:pStyle w:val="03aText"/>
        <w:widowControl/>
        <w:rPr>
          <w:noProof/>
          <w:lang w:val="nl-BE"/>
        </w:rPr>
      </w:pPr>
    </w:p>
    <w:p w14:paraId="3E408367" w14:textId="77777777" w:rsidR="00BD148D" w:rsidRDefault="00BD148D" w:rsidP="006F3923">
      <w:pPr>
        <w:pStyle w:val="03aText"/>
        <w:widowControl/>
        <w:rPr>
          <w:noProof/>
          <w:lang w:val="nl-BE"/>
        </w:rPr>
      </w:pPr>
    </w:p>
    <w:p w14:paraId="4BFDE25B" w14:textId="77777777" w:rsidR="009A3A89" w:rsidRDefault="009A3A89" w:rsidP="006F3923">
      <w:pPr>
        <w:pStyle w:val="03aText"/>
        <w:widowControl/>
        <w:rPr>
          <w:noProof/>
          <w:lang w:val="nl-BE"/>
        </w:rPr>
      </w:pPr>
    </w:p>
    <w:p w14:paraId="65E19206" w14:textId="77777777" w:rsidR="002501BA" w:rsidRPr="00187B5B" w:rsidRDefault="009A3A89" w:rsidP="006F3923">
      <w:pPr>
        <w:pStyle w:val="03aText"/>
        <w:widowControl/>
        <w:rPr>
          <w:noProof/>
          <w:lang w:val="nl-BE"/>
        </w:rPr>
      </w:pPr>
      <w:r>
        <w:rPr>
          <w:noProof/>
          <w:lang w:val="nl-BE"/>
        </w:rPr>
        <w:t>Wit mag de pion dus niet slaan.</w:t>
      </w:r>
      <w:r w:rsidR="002501BA" w:rsidRPr="00B47528">
        <w:rPr>
          <w:noProof/>
          <w:lang w:val="nl-BE"/>
        </w:rPr>
        <w:tab/>
        <w:t xml:space="preserve"> </w:t>
      </w:r>
    </w:p>
    <w:p w14:paraId="19ABEFA3" w14:textId="77777777" w:rsidR="006F3923" w:rsidRPr="00B47528" w:rsidRDefault="006F3923" w:rsidP="002501BA">
      <w:pPr>
        <w:pStyle w:val="03aText"/>
        <w:widowControl/>
        <w:ind w:firstLine="708"/>
        <w:rPr>
          <w:b/>
          <w:noProof/>
          <w:lang w:val="nl-BE"/>
        </w:rPr>
      </w:pPr>
      <w:r w:rsidRPr="00B47528">
        <w:rPr>
          <w:b/>
          <w:lang w:val="nl-BE"/>
        </w:rPr>
        <w:t>4.Pf3+</w:t>
      </w:r>
      <w:r w:rsidRPr="00B47528">
        <w:rPr>
          <w:b/>
          <w:lang w:val="nl-BE"/>
        </w:rPr>
        <w:tab/>
      </w:r>
      <w:r w:rsidRPr="00B47528">
        <w:rPr>
          <w:b/>
          <w:lang w:val="nl-BE"/>
        </w:rPr>
        <w:tab/>
        <w:t>Kf5</w:t>
      </w:r>
    </w:p>
    <w:p w14:paraId="7414F290" w14:textId="77777777" w:rsidR="006F3923" w:rsidRPr="00EB7A30" w:rsidRDefault="006F3923" w:rsidP="006F3923">
      <w:pPr>
        <w:jc w:val="both"/>
        <w:rPr>
          <w:rFonts w:cs="Arial"/>
          <w:b/>
          <w:sz w:val="20"/>
          <w:szCs w:val="20"/>
          <w:lang w:val="nl-BE"/>
        </w:rPr>
      </w:pPr>
      <w:r w:rsidRPr="00B47528">
        <w:rPr>
          <w:rFonts w:cs="Arial"/>
          <w:b/>
          <w:sz w:val="20"/>
          <w:szCs w:val="20"/>
          <w:lang w:val="nl-BE"/>
        </w:rPr>
        <w:t xml:space="preserve">             </w:t>
      </w:r>
      <w:r w:rsidRPr="00EB7A30">
        <w:rPr>
          <w:rFonts w:cs="Arial"/>
          <w:b/>
          <w:sz w:val="20"/>
          <w:szCs w:val="20"/>
          <w:lang w:val="nl-BE"/>
        </w:rPr>
        <w:t>5.Ph4+</w:t>
      </w:r>
      <w:r w:rsidRPr="00EB7A30">
        <w:rPr>
          <w:rFonts w:cs="Arial"/>
          <w:b/>
          <w:sz w:val="20"/>
          <w:szCs w:val="20"/>
          <w:lang w:val="nl-BE"/>
        </w:rPr>
        <w:tab/>
      </w:r>
      <w:r w:rsidRPr="00EB7A30">
        <w:rPr>
          <w:rFonts w:cs="Arial"/>
          <w:b/>
          <w:sz w:val="20"/>
          <w:szCs w:val="20"/>
          <w:lang w:val="nl-BE"/>
        </w:rPr>
        <w:tab/>
        <w:t>Ke5</w:t>
      </w:r>
    </w:p>
    <w:p w14:paraId="62AA80E9" w14:textId="77777777" w:rsidR="006F3923" w:rsidRDefault="006F3923" w:rsidP="006F3923">
      <w:pPr>
        <w:jc w:val="both"/>
        <w:rPr>
          <w:rFonts w:cs="Arial"/>
          <w:b/>
          <w:sz w:val="20"/>
          <w:szCs w:val="20"/>
          <w:lang w:val="nl-BE"/>
        </w:rPr>
      </w:pPr>
      <w:r w:rsidRPr="00EB7A30">
        <w:rPr>
          <w:rFonts w:cs="Arial"/>
          <w:b/>
          <w:sz w:val="20"/>
          <w:szCs w:val="20"/>
          <w:lang w:val="nl-BE"/>
        </w:rPr>
        <w:t xml:space="preserve">             </w:t>
      </w:r>
      <w:r>
        <w:rPr>
          <w:rFonts w:cs="Arial"/>
          <w:b/>
          <w:sz w:val="20"/>
          <w:szCs w:val="20"/>
          <w:lang w:val="nl-BE"/>
        </w:rPr>
        <w:t>6.Pg4+</w:t>
      </w:r>
      <w:r>
        <w:rPr>
          <w:rFonts w:cs="Arial"/>
          <w:b/>
          <w:sz w:val="20"/>
          <w:szCs w:val="20"/>
          <w:lang w:val="nl-BE"/>
        </w:rPr>
        <w:tab/>
      </w:r>
      <w:r>
        <w:rPr>
          <w:rFonts w:cs="Arial"/>
          <w:b/>
          <w:sz w:val="20"/>
          <w:szCs w:val="20"/>
          <w:lang w:val="nl-BE"/>
        </w:rPr>
        <w:tab/>
        <w:t>Ke4</w:t>
      </w:r>
    </w:p>
    <w:p w14:paraId="42205B90" w14:textId="77777777" w:rsidR="006F3923" w:rsidRDefault="006F3923" w:rsidP="006F3923">
      <w:pPr>
        <w:jc w:val="both"/>
        <w:rPr>
          <w:rFonts w:cs="Arial"/>
          <w:b/>
          <w:sz w:val="20"/>
          <w:szCs w:val="20"/>
          <w:lang w:val="nl-BE"/>
        </w:rPr>
      </w:pPr>
      <w:r>
        <w:rPr>
          <w:rFonts w:cs="Arial"/>
          <w:b/>
          <w:sz w:val="20"/>
          <w:szCs w:val="20"/>
          <w:lang w:val="nl-BE"/>
        </w:rPr>
        <w:t xml:space="preserve">             7.Pf6+</w:t>
      </w:r>
      <w:r>
        <w:rPr>
          <w:rFonts w:cs="Arial"/>
          <w:b/>
          <w:sz w:val="20"/>
          <w:szCs w:val="20"/>
          <w:lang w:val="nl-BE"/>
        </w:rPr>
        <w:tab/>
      </w:r>
      <w:r>
        <w:rPr>
          <w:rFonts w:cs="Arial"/>
          <w:b/>
          <w:sz w:val="20"/>
          <w:szCs w:val="20"/>
          <w:lang w:val="nl-BE"/>
        </w:rPr>
        <w:tab/>
        <w:t>Ke5</w:t>
      </w:r>
    </w:p>
    <w:p w14:paraId="6E6572E2" w14:textId="77777777" w:rsidR="006F3923" w:rsidRDefault="006F3923" w:rsidP="006F3923">
      <w:pPr>
        <w:jc w:val="both"/>
        <w:rPr>
          <w:rFonts w:cs="Arial"/>
          <w:b/>
          <w:sz w:val="20"/>
          <w:szCs w:val="20"/>
          <w:lang w:val="nl-BE"/>
        </w:rPr>
      </w:pPr>
      <w:r>
        <w:rPr>
          <w:rFonts w:cs="Arial"/>
          <w:b/>
          <w:sz w:val="20"/>
          <w:szCs w:val="20"/>
          <w:lang w:val="nl-BE"/>
        </w:rPr>
        <w:t xml:space="preserve">             8.Pd7+</w:t>
      </w:r>
      <w:r>
        <w:rPr>
          <w:rFonts w:cs="Arial"/>
          <w:b/>
          <w:sz w:val="20"/>
          <w:szCs w:val="20"/>
          <w:lang w:val="nl-BE"/>
        </w:rPr>
        <w:tab/>
      </w:r>
      <w:r>
        <w:rPr>
          <w:rFonts w:cs="Arial"/>
          <w:b/>
          <w:sz w:val="20"/>
          <w:szCs w:val="20"/>
          <w:lang w:val="nl-BE"/>
        </w:rPr>
        <w:tab/>
        <w:t>Kd6</w:t>
      </w:r>
    </w:p>
    <w:p w14:paraId="44F5448F" w14:textId="77777777" w:rsidR="006F3923" w:rsidRDefault="006F3923" w:rsidP="006F3923">
      <w:pPr>
        <w:pStyle w:val="03aText"/>
        <w:widowControl/>
        <w:rPr>
          <w:noProof/>
          <w:lang w:val="nl-BE"/>
        </w:rPr>
      </w:pPr>
      <w:r>
        <w:rPr>
          <w:noProof/>
          <w:lang w:val="nl-BE"/>
        </w:rPr>
        <w:t>8...Ke4</w:t>
      </w:r>
      <w:r w:rsidR="00504C6B">
        <w:rPr>
          <w:noProof/>
          <w:lang w:val="nl-BE"/>
        </w:rPr>
        <w:t>?</w:t>
      </w:r>
      <w:r>
        <w:rPr>
          <w:noProof/>
          <w:lang w:val="nl-BE"/>
        </w:rPr>
        <w:t xml:space="preserve"> 9.Pc5+ K~ en 10.Pxa6 </w:t>
      </w:r>
    </w:p>
    <w:p w14:paraId="1053F08D" w14:textId="77777777" w:rsidR="006F3923" w:rsidRDefault="006F3923" w:rsidP="006F3923">
      <w:pPr>
        <w:jc w:val="both"/>
        <w:rPr>
          <w:rFonts w:cs="Arial"/>
          <w:b/>
          <w:sz w:val="20"/>
          <w:szCs w:val="20"/>
          <w:lang w:val="nl-BE"/>
        </w:rPr>
      </w:pPr>
      <w:r>
        <w:rPr>
          <w:rFonts w:cs="Arial"/>
          <w:b/>
          <w:sz w:val="20"/>
          <w:szCs w:val="20"/>
          <w:lang w:val="nl-BE"/>
        </w:rPr>
        <w:t xml:space="preserve">             9.Pb8</w:t>
      </w:r>
      <w:r>
        <w:rPr>
          <w:rFonts w:cs="Arial"/>
          <w:b/>
          <w:sz w:val="20"/>
          <w:szCs w:val="20"/>
          <w:lang w:val="nl-BE"/>
        </w:rPr>
        <w:tab/>
      </w:r>
      <w:r>
        <w:rPr>
          <w:rFonts w:cs="Arial"/>
          <w:b/>
          <w:sz w:val="20"/>
          <w:szCs w:val="20"/>
          <w:lang w:val="nl-BE"/>
        </w:rPr>
        <w:tab/>
        <w:t>Le2+</w:t>
      </w:r>
    </w:p>
    <w:p w14:paraId="7F401973" w14:textId="77777777" w:rsidR="006F3923" w:rsidRDefault="00F24966" w:rsidP="006F3923">
      <w:pPr>
        <w:jc w:val="both"/>
        <w:rPr>
          <w:rFonts w:cs="Arial"/>
          <w:b/>
          <w:sz w:val="20"/>
          <w:szCs w:val="20"/>
          <w:lang w:val="nl-BE"/>
        </w:rPr>
      </w:pPr>
      <w:r>
        <w:rPr>
          <w:rFonts w:cs="Arial"/>
          <w:b/>
          <w:sz w:val="20"/>
          <w:szCs w:val="20"/>
          <w:lang w:val="nl-BE"/>
        </w:rPr>
        <w:t xml:space="preserve">           10.Ke1</w:t>
      </w:r>
      <w:r>
        <w:rPr>
          <w:rFonts w:cs="Arial"/>
          <w:b/>
          <w:sz w:val="20"/>
          <w:szCs w:val="20"/>
          <w:lang w:val="nl-BE"/>
        </w:rPr>
        <w:tab/>
      </w:r>
      <w:r>
        <w:rPr>
          <w:rFonts w:cs="Arial"/>
          <w:b/>
          <w:sz w:val="20"/>
          <w:szCs w:val="20"/>
          <w:lang w:val="nl-BE"/>
        </w:rPr>
        <w:tab/>
        <w:t>Ke5</w:t>
      </w:r>
    </w:p>
    <w:p w14:paraId="591D54E0" w14:textId="77777777" w:rsidR="006F3923" w:rsidRDefault="00CC4E5F" w:rsidP="00CC4E5F">
      <w:pPr>
        <w:jc w:val="both"/>
        <w:rPr>
          <w:rFonts w:cs="Arial"/>
          <w:b/>
          <w:sz w:val="20"/>
          <w:szCs w:val="20"/>
          <w:lang w:val="nl-BE"/>
        </w:rPr>
      </w:pPr>
      <w:r>
        <w:rPr>
          <w:rFonts w:cs="Arial"/>
          <w:noProof/>
          <w:color w:val="000000"/>
          <w:sz w:val="20"/>
          <w:szCs w:val="20"/>
          <w:lang w:val="nl-BE"/>
        </w:rPr>
        <w:t xml:space="preserve">           </w:t>
      </w:r>
      <w:r w:rsidR="006F3923">
        <w:rPr>
          <w:rFonts w:cs="Arial"/>
          <w:b/>
          <w:sz w:val="20"/>
          <w:szCs w:val="20"/>
          <w:lang w:val="nl-BE"/>
        </w:rPr>
        <w:t>11.Pd7+</w:t>
      </w:r>
    </w:p>
    <w:p w14:paraId="554DF834" w14:textId="77777777" w:rsidR="006F3923" w:rsidRDefault="0083051C" w:rsidP="006F3923">
      <w:pPr>
        <w:pStyle w:val="03aText"/>
        <w:widowControl/>
        <w:rPr>
          <w:noProof/>
          <w:lang w:val="nl-BE"/>
        </w:rPr>
      </w:pPr>
      <w:r>
        <w:rPr>
          <w:noProof/>
          <w:lang w:val="nl-BE"/>
        </w:rPr>
        <w:t>Weerom is 11.Pxc6+? niet goed, zoals verder blijkt.</w:t>
      </w:r>
    </w:p>
    <w:p w14:paraId="2B37D323" w14:textId="77777777" w:rsidR="006F3923" w:rsidRDefault="006F3923" w:rsidP="006F3923">
      <w:pPr>
        <w:jc w:val="both"/>
        <w:rPr>
          <w:rFonts w:cs="Arial"/>
          <w:b/>
          <w:sz w:val="20"/>
          <w:szCs w:val="20"/>
          <w:lang w:val="nl-BE"/>
        </w:rPr>
      </w:pPr>
      <w:r>
        <w:rPr>
          <w:rFonts w:cs="Arial"/>
          <w:b/>
          <w:sz w:val="20"/>
          <w:szCs w:val="20"/>
          <w:lang w:val="nl-BE"/>
        </w:rPr>
        <w:t xml:space="preserve">           11...</w:t>
      </w:r>
      <w:r>
        <w:rPr>
          <w:rFonts w:cs="Arial"/>
          <w:b/>
          <w:sz w:val="20"/>
          <w:szCs w:val="20"/>
          <w:lang w:val="nl-BE"/>
        </w:rPr>
        <w:tab/>
      </w:r>
      <w:r>
        <w:rPr>
          <w:rFonts w:cs="Arial"/>
          <w:b/>
          <w:sz w:val="20"/>
          <w:szCs w:val="20"/>
          <w:lang w:val="nl-BE"/>
        </w:rPr>
        <w:tab/>
        <w:t>Ke4</w:t>
      </w:r>
    </w:p>
    <w:p w14:paraId="17AB9CF1" w14:textId="77777777" w:rsidR="006F3923" w:rsidRDefault="006F3923" w:rsidP="006F3923">
      <w:pPr>
        <w:jc w:val="both"/>
        <w:rPr>
          <w:rFonts w:cs="Arial"/>
          <w:b/>
          <w:sz w:val="20"/>
          <w:szCs w:val="20"/>
          <w:lang w:val="nl-BE"/>
        </w:rPr>
      </w:pPr>
      <w:r>
        <w:rPr>
          <w:rFonts w:cs="Arial"/>
          <w:b/>
          <w:sz w:val="20"/>
          <w:szCs w:val="20"/>
          <w:lang w:val="nl-BE"/>
        </w:rPr>
        <w:t xml:space="preserve">           12.Pc5+</w:t>
      </w:r>
      <w:r>
        <w:rPr>
          <w:rFonts w:cs="Arial"/>
          <w:b/>
          <w:sz w:val="20"/>
          <w:szCs w:val="20"/>
          <w:lang w:val="nl-BE"/>
        </w:rPr>
        <w:tab/>
      </w:r>
      <w:r>
        <w:rPr>
          <w:rFonts w:cs="Arial"/>
          <w:b/>
          <w:sz w:val="20"/>
          <w:szCs w:val="20"/>
          <w:lang w:val="nl-BE"/>
        </w:rPr>
        <w:tab/>
        <w:t>Ke5</w:t>
      </w:r>
    </w:p>
    <w:p w14:paraId="2DB07802" w14:textId="77777777" w:rsidR="00F24966" w:rsidRPr="00504C6B" w:rsidRDefault="00F24966" w:rsidP="00586E21">
      <w:pPr>
        <w:numPr>
          <w:ilvl w:val="0"/>
          <w:numId w:val="199"/>
        </w:numPr>
        <w:jc w:val="both"/>
        <w:rPr>
          <w:sz w:val="20"/>
          <w:szCs w:val="20"/>
          <w:lang w:val="en-GB"/>
        </w:rPr>
      </w:pPr>
      <w:r w:rsidRPr="00504C6B">
        <w:rPr>
          <w:sz w:val="20"/>
          <w:szCs w:val="20"/>
          <w:lang w:val="en-GB"/>
        </w:rPr>
        <w:t>12…Kd4</w:t>
      </w:r>
      <w:r w:rsidR="00504C6B" w:rsidRPr="00504C6B">
        <w:rPr>
          <w:sz w:val="20"/>
          <w:szCs w:val="20"/>
          <w:lang w:val="en-GB"/>
        </w:rPr>
        <w:t>?</w:t>
      </w:r>
      <w:r w:rsidR="006F3923" w:rsidRPr="00504C6B">
        <w:rPr>
          <w:sz w:val="20"/>
          <w:szCs w:val="20"/>
          <w:lang w:val="en-GB"/>
        </w:rPr>
        <w:t xml:space="preserve"> 13.Lxf4 Kxc5 14.Kxe2</w:t>
      </w:r>
      <w:r w:rsidR="0068448A" w:rsidRPr="00504C6B">
        <w:rPr>
          <w:sz w:val="20"/>
          <w:szCs w:val="20"/>
          <w:lang w:val="en-GB"/>
        </w:rPr>
        <w:t xml:space="preserve"> </w:t>
      </w:r>
      <w:r w:rsidRPr="00504C6B">
        <w:rPr>
          <w:sz w:val="20"/>
          <w:szCs w:val="20"/>
          <w:lang w:val="en-GB"/>
        </w:rPr>
        <w:t>of 13…Lg4 14.Ld6 Kd5 15.Le7</w:t>
      </w:r>
    </w:p>
    <w:p w14:paraId="65F8AFE1" w14:textId="77777777" w:rsidR="00F24966" w:rsidRPr="00F24966" w:rsidRDefault="00F24966" w:rsidP="00586E21">
      <w:pPr>
        <w:numPr>
          <w:ilvl w:val="0"/>
          <w:numId w:val="199"/>
        </w:numPr>
        <w:jc w:val="both"/>
        <w:rPr>
          <w:sz w:val="20"/>
          <w:szCs w:val="20"/>
          <w:lang w:val="nl-BE"/>
        </w:rPr>
      </w:pPr>
      <w:r w:rsidRPr="00F24966">
        <w:rPr>
          <w:sz w:val="20"/>
          <w:szCs w:val="20"/>
          <w:lang w:val="nl-BE"/>
        </w:rPr>
        <w:t>12...Kd5</w:t>
      </w:r>
      <w:r w:rsidR="00504C6B">
        <w:rPr>
          <w:sz w:val="20"/>
          <w:szCs w:val="20"/>
          <w:lang w:val="nl-BE"/>
        </w:rPr>
        <w:t>?</w:t>
      </w:r>
      <w:r w:rsidRPr="00F24966">
        <w:rPr>
          <w:sz w:val="20"/>
          <w:szCs w:val="20"/>
          <w:lang w:val="nl-BE"/>
        </w:rPr>
        <w:t xml:space="preserve"> 13.Lxf</w:t>
      </w:r>
      <w:r w:rsidR="0068448A">
        <w:rPr>
          <w:sz w:val="20"/>
          <w:szCs w:val="20"/>
          <w:lang w:val="nl-BE"/>
        </w:rPr>
        <w:t xml:space="preserve">4 Kxc5 14.Kxe2 </w:t>
      </w:r>
      <w:r w:rsidRPr="00F24966">
        <w:rPr>
          <w:sz w:val="20"/>
          <w:szCs w:val="20"/>
          <w:lang w:val="nl-BE"/>
        </w:rPr>
        <w:t>of 13...Lg4 14.Le3, en wint.</w:t>
      </w:r>
    </w:p>
    <w:p w14:paraId="10802BB3" w14:textId="77777777" w:rsidR="006F3923" w:rsidRDefault="00F24966" w:rsidP="00F24966">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13.Lxf4+</w:t>
      </w:r>
      <w:r w:rsidR="006F3923">
        <w:rPr>
          <w:rFonts w:cs="Arial"/>
          <w:b/>
          <w:sz w:val="20"/>
          <w:szCs w:val="20"/>
          <w:lang w:val="nl-BE"/>
        </w:rPr>
        <w:tab/>
        <w:t>Kxf4</w:t>
      </w:r>
    </w:p>
    <w:p w14:paraId="20192727" w14:textId="77777777" w:rsidR="006F3923" w:rsidRDefault="006F3923" w:rsidP="006F3923">
      <w:pPr>
        <w:jc w:val="both"/>
        <w:rPr>
          <w:rFonts w:cs="Arial"/>
          <w:b/>
          <w:sz w:val="20"/>
          <w:szCs w:val="20"/>
          <w:lang w:val="nl-BE"/>
        </w:rPr>
      </w:pPr>
      <w:r>
        <w:rPr>
          <w:rFonts w:cs="Arial"/>
          <w:b/>
          <w:sz w:val="20"/>
          <w:szCs w:val="20"/>
          <w:lang w:val="nl-BE"/>
        </w:rPr>
        <w:t xml:space="preserve">           14.Kxe2</w:t>
      </w:r>
    </w:p>
    <w:p w14:paraId="7FFFD4B0" w14:textId="77777777" w:rsidR="006F3923" w:rsidRDefault="006F3923" w:rsidP="006F3923">
      <w:pPr>
        <w:pStyle w:val="03aText"/>
        <w:widowControl/>
        <w:rPr>
          <w:b/>
          <w:bCs/>
          <w:noProof/>
          <w:lang w:val="nl-BE"/>
        </w:rPr>
      </w:pPr>
      <w:r>
        <w:rPr>
          <w:noProof/>
          <w:lang w:val="nl-BE"/>
        </w:rPr>
        <w:t xml:space="preserve">En wit wint dan </w:t>
      </w:r>
      <w:r>
        <w:rPr>
          <w:i/>
          <w:noProof/>
          <w:lang w:val="nl-BE"/>
        </w:rPr>
        <w:t>‘a la Troitzky’</w:t>
      </w:r>
      <w:r>
        <w:rPr>
          <w:noProof/>
          <w:lang w:val="nl-BE"/>
        </w:rPr>
        <w:t>, met twee paarden tegen een pion, ge-stopt op veld c5. Bijvoor</w:t>
      </w:r>
      <w:r w:rsidR="00393AC6">
        <w:rPr>
          <w:noProof/>
          <w:lang w:val="nl-BE"/>
        </w:rPr>
        <w:t>beeld: 14...Ke5 15.Kd3 Kd5 16.Pe4 c5 17.P</w:t>
      </w:r>
      <w:r w:rsidR="00361C96">
        <w:rPr>
          <w:noProof/>
          <w:lang w:val="nl-BE"/>
        </w:rPr>
        <w:t>c3</w:t>
      </w:r>
      <w:r w:rsidR="00393AC6">
        <w:rPr>
          <w:noProof/>
          <w:lang w:val="nl-BE"/>
        </w:rPr>
        <w:t>+ K</w:t>
      </w:r>
      <w:r w:rsidR="00393AC6">
        <w:rPr>
          <w:b/>
          <w:bCs/>
          <w:noProof/>
          <w:lang w:val="nl-BE"/>
        </w:rPr>
        <w:t>~</w:t>
      </w:r>
      <w:r w:rsidR="00B41CE6">
        <w:rPr>
          <w:b/>
          <w:bCs/>
          <w:noProof/>
          <w:lang w:val="nl-BE"/>
        </w:rPr>
        <w:t xml:space="preserve"> </w:t>
      </w:r>
      <w:r w:rsidR="00BA4B7E">
        <w:rPr>
          <w:noProof/>
          <w:lang w:val="nl-BE"/>
        </w:rPr>
        <w:t xml:space="preserve"> </w:t>
      </w:r>
      <w:r w:rsidR="00393AC6">
        <w:rPr>
          <w:noProof/>
          <w:lang w:val="nl-BE"/>
        </w:rPr>
        <w:t>8.K</w:t>
      </w:r>
      <w:r w:rsidR="000F1E73">
        <w:rPr>
          <w:noProof/>
          <w:lang w:val="nl-BE"/>
        </w:rPr>
        <w:t>c4, enzovoort.</w:t>
      </w:r>
      <w:r>
        <w:rPr>
          <w:b/>
          <w:bCs/>
          <w:noProof/>
          <w:lang w:val="nl-BE"/>
        </w:rPr>
        <w:t xml:space="preserve"> </w:t>
      </w:r>
    </w:p>
    <w:p w14:paraId="148F55C2" w14:textId="77777777" w:rsidR="00187B5B" w:rsidRDefault="00187B5B" w:rsidP="006F3923">
      <w:pPr>
        <w:pStyle w:val="03aText"/>
        <w:widowControl/>
        <w:rPr>
          <w:b/>
          <w:bCs/>
          <w:noProof/>
          <w:lang w:val="nl-BE"/>
        </w:rPr>
      </w:pPr>
    </w:p>
    <w:p w14:paraId="59D9A3A7" w14:textId="77777777" w:rsidR="0083051C" w:rsidRDefault="00187B5B" w:rsidP="00AA7342">
      <w:pPr>
        <w:pStyle w:val="03aText"/>
        <w:widowControl/>
        <w:rPr>
          <w:bCs/>
          <w:noProof/>
          <w:lang w:val="nl-BE"/>
        </w:rPr>
      </w:pPr>
      <w:r>
        <w:rPr>
          <w:bCs/>
          <w:noProof/>
          <w:lang w:val="nl-BE"/>
        </w:rPr>
        <w:t>Wit heeft zic</w:t>
      </w:r>
      <w:r w:rsidR="008C7607">
        <w:rPr>
          <w:bCs/>
          <w:noProof/>
          <w:lang w:val="nl-BE"/>
        </w:rPr>
        <w:t xml:space="preserve">h </w:t>
      </w:r>
      <w:r w:rsidR="00027A4D">
        <w:rPr>
          <w:bCs/>
          <w:noProof/>
          <w:lang w:val="nl-BE"/>
        </w:rPr>
        <w:t xml:space="preserve">hier </w:t>
      </w:r>
      <w:r w:rsidR="008C7607">
        <w:rPr>
          <w:bCs/>
          <w:noProof/>
          <w:lang w:val="nl-BE"/>
        </w:rPr>
        <w:t>niet verslikt in gul</w:t>
      </w:r>
      <w:r w:rsidR="0075261A">
        <w:rPr>
          <w:bCs/>
          <w:noProof/>
          <w:lang w:val="nl-BE"/>
        </w:rPr>
        <w:t xml:space="preserve">zigheid door de </w:t>
      </w:r>
      <w:r w:rsidR="0083051C">
        <w:rPr>
          <w:bCs/>
          <w:noProof/>
          <w:lang w:val="nl-BE"/>
        </w:rPr>
        <w:t xml:space="preserve"> pion te slaan</w:t>
      </w:r>
      <w:r w:rsidR="00AA7342">
        <w:rPr>
          <w:bCs/>
          <w:noProof/>
          <w:lang w:val="nl-BE"/>
        </w:rPr>
        <w:t>.</w:t>
      </w:r>
    </w:p>
    <w:p w14:paraId="0D683602" w14:textId="77777777" w:rsidR="0083051C" w:rsidRDefault="0083051C" w:rsidP="0083051C">
      <w:pPr>
        <w:pStyle w:val="03aText"/>
        <w:widowControl/>
        <w:rPr>
          <w:bCs/>
          <w:noProof/>
          <w:lang w:val="nl-BE"/>
        </w:rPr>
      </w:pPr>
    </w:p>
    <w:p w14:paraId="71EC9343" w14:textId="77777777" w:rsidR="006B2FF6" w:rsidRDefault="0083051C" w:rsidP="006B2FF6">
      <w:pPr>
        <w:pStyle w:val="03aText"/>
        <w:widowControl/>
        <w:rPr>
          <w:noProof/>
          <w:lang w:val="en-GB"/>
        </w:rPr>
      </w:pPr>
      <w:r w:rsidRPr="0083051C">
        <w:rPr>
          <w:i/>
          <w:noProof/>
          <w:lang w:val="nl-BE"/>
        </w:rPr>
        <w:t xml:space="preserve"> </w:t>
      </w:r>
      <w:r w:rsidR="006F3923">
        <w:rPr>
          <w:i/>
          <w:noProof/>
          <w:lang w:val="en-GB"/>
        </w:rPr>
        <w:t xml:space="preserve">“The long expedtion of the Knights is impressive, and is all done to arrive at the Troitzky position.” </w:t>
      </w:r>
      <w:r w:rsidR="006F3923">
        <w:rPr>
          <w:noProof/>
          <w:lang w:val="en-GB"/>
        </w:rPr>
        <w:t>vond de jarige Yehuda Hoch.</w:t>
      </w:r>
    </w:p>
    <w:p w14:paraId="1BDA5572" w14:textId="77777777" w:rsidR="00F50138" w:rsidRDefault="00F50138" w:rsidP="006B2FF6">
      <w:pPr>
        <w:pStyle w:val="03aText"/>
        <w:widowControl/>
        <w:jc w:val="center"/>
        <w:rPr>
          <w:b/>
          <w:noProof/>
          <w:lang w:val="en-GB"/>
        </w:rPr>
      </w:pPr>
    </w:p>
    <w:p w14:paraId="220CC3AB" w14:textId="77777777" w:rsidR="006F3923" w:rsidRPr="006B2FF6" w:rsidRDefault="00BC729D" w:rsidP="006B2FF6">
      <w:pPr>
        <w:pStyle w:val="03aText"/>
        <w:widowControl/>
        <w:jc w:val="center"/>
        <w:rPr>
          <w:noProof/>
          <w:lang w:val="en-GB"/>
        </w:rPr>
      </w:pPr>
      <w:r w:rsidRPr="006B2FF6">
        <w:rPr>
          <w:b/>
          <w:noProof/>
          <w:lang w:val="en-GB"/>
        </w:rPr>
        <w:lastRenderedPageBreak/>
        <w:t>-</w:t>
      </w:r>
      <w:r w:rsidR="00004A2F" w:rsidRPr="006B2FF6">
        <w:rPr>
          <w:b/>
          <w:noProof/>
          <w:lang w:val="en-GB"/>
        </w:rPr>
        <w:t xml:space="preserve"> 24</w:t>
      </w:r>
      <w:r w:rsidR="006D16AB">
        <w:rPr>
          <w:b/>
          <w:noProof/>
          <w:lang w:val="en-GB"/>
        </w:rPr>
        <w:t>5</w:t>
      </w:r>
      <w:r w:rsidR="006F3923" w:rsidRPr="006B2FF6">
        <w:rPr>
          <w:b/>
          <w:noProof/>
          <w:lang w:val="en-GB"/>
        </w:rPr>
        <w:t xml:space="preserve"> -</w:t>
      </w:r>
    </w:p>
    <w:p w14:paraId="5EBB3503" w14:textId="77777777" w:rsidR="006F3923" w:rsidRPr="006B2FF6" w:rsidRDefault="006F3923" w:rsidP="006F3923">
      <w:pPr>
        <w:pStyle w:val="03aText"/>
        <w:widowControl/>
        <w:spacing w:line="190" w:lineRule="exact"/>
        <w:jc w:val="center"/>
        <w:rPr>
          <w:noProof/>
          <w:lang w:val="en-GB"/>
        </w:rPr>
      </w:pPr>
    </w:p>
    <w:p w14:paraId="4EED8F47" w14:textId="77777777" w:rsidR="006F3923" w:rsidRPr="006B2FF6" w:rsidRDefault="006F3923" w:rsidP="006F3923">
      <w:pPr>
        <w:pStyle w:val="02bSource"/>
        <w:widowControl/>
        <w:tabs>
          <w:tab w:val="left" w:pos="114"/>
        </w:tabs>
        <w:rPr>
          <w:noProof/>
          <w:lang w:val="en-GB"/>
        </w:rPr>
      </w:pPr>
      <w:r w:rsidRPr="006B2FF6">
        <w:rPr>
          <w:i/>
          <w:noProof/>
          <w:lang w:val="en-GB"/>
        </w:rPr>
        <w:t>EBUR,</w:t>
      </w:r>
      <w:r w:rsidRPr="006B2FF6">
        <w:rPr>
          <w:noProof/>
          <w:lang w:val="en-GB"/>
        </w:rPr>
        <w:t xml:space="preserve"> 2004</w:t>
      </w:r>
    </w:p>
    <w:p w14:paraId="0A9E72CF" w14:textId="77777777" w:rsidR="004B7844" w:rsidRPr="006B2FF6" w:rsidRDefault="004B7844" w:rsidP="006F3923">
      <w:pPr>
        <w:pStyle w:val="02bSource"/>
        <w:widowControl/>
        <w:tabs>
          <w:tab w:val="left" w:pos="114"/>
        </w:tabs>
        <w:rPr>
          <w:noProof/>
          <w:lang w:val="en-GB"/>
        </w:rPr>
      </w:pPr>
    </w:p>
    <w:p w14:paraId="7BA724C5" w14:textId="77777777" w:rsidR="00701AD3" w:rsidRPr="006B2FF6" w:rsidRDefault="006E14AE" w:rsidP="006F3923">
      <w:pPr>
        <w:pStyle w:val="02bSource"/>
        <w:widowControl/>
        <w:tabs>
          <w:tab w:val="left" w:pos="114"/>
        </w:tabs>
        <w:rPr>
          <w:noProof/>
          <w:lang w:val="en-GB"/>
        </w:rPr>
      </w:pPr>
      <w:r>
        <w:object w:dxaOrig="4136" w:dyaOrig="4135" w14:anchorId="48A682D5">
          <v:shape id="_x0000_i1257" type="#_x0000_t75" style="width:155.1pt;height:154.5pt" o:ole="">
            <v:imagedata r:id="rId488" o:title=""/>
          </v:shape>
          <o:OLEObject Type="Embed" ProgID="CorelDRAW.Graphic.12" ShapeID="_x0000_i1257" DrawAspect="Content" ObjectID="_1587467631" r:id="rId489"/>
        </w:object>
      </w:r>
    </w:p>
    <w:p w14:paraId="563A94E6" w14:textId="77777777" w:rsidR="00A33D91" w:rsidRDefault="00A33D91" w:rsidP="006F3923">
      <w:pPr>
        <w:pStyle w:val="02bSource"/>
        <w:widowControl/>
        <w:tabs>
          <w:tab w:val="left" w:pos="114"/>
        </w:tabs>
      </w:pPr>
    </w:p>
    <w:p w14:paraId="206F14CC" w14:textId="77777777" w:rsidR="006F3923" w:rsidRPr="001513C2" w:rsidRDefault="006F3923" w:rsidP="006F3923">
      <w:pPr>
        <w:rPr>
          <w:rFonts w:cs="Arial"/>
          <w:sz w:val="20"/>
          <w:szCs w:val="20"/>
          <w:lang w:val="nl-BE"/>
        </w:rPr>
      </w:pPr>
      <w:r w:rsidRPr="001513C2">
        <w:rPr>
          <w:rFonts w:cs="Arial"/>
          <w:b/>
          <w:lang w:val="nl-BE"/>
        </w:rPr>
        <w:t>=</w:t>
      </w:r>
      <w:r w:rsidRPr="001513C2">
        <w:rPr>
          <w:rFonts w:cs="Arial"/>
          <w:sz w:val="20"/>
          <w:szCs w:val="20"/>
          <w:lang w:val="nl-BE"/>
        </w:rPr>
        <w:t xml:space="preserve">    </w:t>
      </w:r>
      <w:r w:rsidR="004B7844" w:rsidRPr="001513C2">
        <w:rPr>
          <w:rFonts w:cs="Arial"/>
          <w:sz w:val="20"/>
          <w:szCs w:val="20"/>
          <w:lang w:val="nl-BE"/>
        </w:rPr>
        <w:t xml:space="preserve">                     </w:t>
      </w:r>
      <w:r w:rsidR="00701AD3" w:rsidRPr="001513C2">
        <w:rPr>
          <w:rFonts w:cs="Arial"/>
          <w:sz w:val="20"/>
          <w:szCs w:val="20"/>
          <w:lang w:val="nl-BE"/>
        </w:rPr>
        <w:t xml:space="preserve">  </w:t>
      </w:r>
      <w:r w:rsidR="00B5384A" w:rsidRPr="001513C2">
        <w:rPr>
          <w:rFonts w:cs="Arial"/>
          <w:sz w:val="20"/>
          <w:szCs w:val="20"/>
          <w:lang w:val="nl-BE"/>
        </w:rPr>
        <w:t xml:space="preserve"> </w:t>
      </w:r>
      <w:r w:rsidR="004B7844" w:rsidRPr="001513C2">
        <w:rPr>
          <w:rFonts w:cs="Arial"/>
          <w:sz w:val="20"/>
          <w:szCs w:val="20"/>
          <w:lang w:val="nl-BE"/>
        </w:rPr>
        <w:t xml:space="preserve">  0350.11 c8d</w:t>
      </w:r>
      <w:r w:rsidRPr="001513C2">
        <w:rPr>
          <w:rFonts w:cs="Arial"/>
          <w:sz w:val="20"/>
          <w:szCs w:val="20"/>
          <w:lang w:val="nl-BE"/>
        </w:rPr>
        <w:t>6</w:t>
      </w:r>
    </w:p>
    <w:p w14:paraId="607D9665" w14:textId="77777777" w:rsidR="00CB2DC2" w:rsidRPr="001513C2" w:rsidRDefault="00CB2DC2" w:rsidP="000D233C">
      <w:pPr>
        <w:jc w:val="both"/>
        <w:rPr>
          <w:rFonts w:cs="Arial"/>
          <w:sz w:val="20"/>
          <w:szCs w:val="20"/>
          <w:lang w:val="nl-BE"/>
        </w:rPr>
      </w:pPr>
    </w:p>
    <w:p w14:paraId="4CFF9B0D" w14:textId="77777777" w:rsidR="00CB2DC2" w:rsidRDefault="004B7844" w:rsidP="000D233C">
      <w:pPr>
        <w:jc w:val="both"/>
        <w:rPr>
          <w:rFonts w:cs="Arial"/>
          <w:sz w:val="20"/>
          <w:szCs w:val="20"/>
          <w:lang w:val="nl-BE"/>
        </w:rPr>
      </w:pPr>
      <w:r w:rsidRPr="001513C2">
        <w:rPr>
          <w:rFonts w:cs="Arial"/>
          <w:sz w:val="20"/>
          <w:szCs w:val="20"/>
          <w:lang w:val="nl-BE"/>
        </w:rPr>
        <w:t xml:space="preserve">Twee witte lopers en een pion staan </w:t>
      </w:r>
      <w:r>
        <w:rPr>
          <w:rFonts w:cs="Arial"/>
          <w:sz w:val="20"/>
          <w:szCs w:val="20"/>
          <w:lang w:val="nl-BE"/>
        </w:rPr>
        <w:t>aangevallen. En niet goed is 1.f7? Le7 2.La3+ Ke6</w:t>
      </w:r>
      <w:r w:rsidR="00C131DC">
        <w:rPr>
          <w:rFonts w:cs="Arial"/>
          <w:sz w:val="20"/>
          <w:szCs w:val="20"/>
          <w:lang w:val="nl-BE"/>
        </w:rPr>
        <w:t xml:space="preserve"> 3.Lb3+</w:t>
      </w:r>
      <w:r>
        <w:rPr>
          <w:rFonts w:cs="Arial"/>
          <w:sz w:val="20"/>
          <w:szCs w:val="20"/>
          <w:lang w:val="nl-BE"/>
        </w:rPr>
        <w:t xml:space="preserve"> </w:t>
      </w:r>
      <w:r w:rsidR="00C131DC">
        <w:rPr>
          <w:rFonts w:cs="Arial"/>
          <w:sz w:val="20"/>
          <w:szCs w:val="20"/>
          <w:lang w:val="nl-BE"/>
        </w:rPr>
        <w:t xml:space="preserve">Kf6 4.Lc1 Tb5 </w:t>
      </w:r>
      <w:r>
        <w:rPr>
          <w:rFonts w:cs="Arial"/>
          <w:sz w:val="20"/>
          <w:szCs w:val="20"/>
          <w:lang w:val="nl-BE"/>
        </w:rPr>
        <w:t>5.La4 Tb1 6.</w:t>
      </w:r>
      <w:r w:rsidR="00206529">
        <w:rPr>
          <w:rFonts w:cs="Arial"/>
          <w:sz w:val="20"/>
          <w:szCs w:val="20"/>
          <w:lang w:val="nl-BE"/>
        </w:rPr>
        <w:t>Le3 Kxf7,</w:t>
      </w:r>
      <w:r w:rsidR="00CE638B">
        <w:rPr>
          <w:rFonts w:cs="Arial"/>
          <w:sz w:val="20"/>
          <w:szCs w:val="20"/>
          <w:lang w:val="nl-BE"/>
        </w:rPr>
        <w:t xml:space="preserve"> en zwart wint door overmacht.</w:t>
      </w:r>
    </w:p>
    <w:p w14:paraId="04EC0CF4" w14:textId="77777777" w:rsidR="00C131DC" w:rsidRPr="001513C2" w:rsidRDefault="00C131DC" w:rsidP="000D233C">
      <w:pPr>
        <w:jc w:val="both"/>
        <w:rPr>
          <w:rFonts w:cs="Arial"/>
          <w:b/>
          <w:sz w:val="20"/>
          <w:szCs w:val="20"/>
        </w:rPr>
      </w:pPr>
      <w:r>
        <w:rPr>
          <w:rFonts w:cs="Arial"/>
          <w:sz w:val="20"/>
          <w:szCs w:val="20"/>
          <w:lang w:val="nl-BE"/>
        </w:rPr>
        <w:tab/>
      </w:r>
      <w:r w:rsidRPr="001513C2">
        <w:rPr>
          <w:rFonts w:cs="Arial"/>
          <w:b/>
          <w:sz w:val="20"/>
          <w:szCs w:val="20"/>
        </w:rPr>
        <w:t>1.La3+</w:t>
      </w:r>
      <w:r w:rsidRPr="001513C2">
        <w:rPr>
          <w:rFonts w:cs="Arial"/>
          <w:b/>
          <w:sz w:val="20"/>
          <w:szCs w:val="20"/>
        </w:rPr>
        <w:tab/>
      </w:r>
      <w:r w:rsidRPr="001513C2">
        <w:rPr>
          <w:rFonts w:cs="Arial"/>
          <w:b/>
          <w:sz w:val="20"/>
          <w:szCs w:val="20"/>
        </w:rPr>
        <w:tab/>
        <w:t>Ke6</w:t>
      </w:r>
    </w:p>
    <w:p w14:paraId="6EB9AE33" w14:textId="77777777" w:rsidR="00440E30" w:rsidRPr="001513C2" w:rsidRDefault="00440E30" w:rsidP="000D233C">
      <w:pPr>
        <w:jc w:val="both"/>
        <w:rPr>
          <w:rFonts w:cs="Arial"/>
          <w:b/>
          <w:sz w:val="20"/>
          <w:szCs w:val="20"/>
        </w:rPr>
      </w:pPr>
      <w:r w:rsidRPr="001513C2">
        <w:rPr>
          <w:rFonts w:cs="Arial"/>
          <w:b/>
          <w:sz w:val="20"/>
          <w:szCs w:val="20"/>
        </w:rPr>
        <w:tab/>
        <w:t>2.Lb3+</w:t>
      </w:r>
      <w:r w:rsidRPr="001513C2">
        <w:rPr>
          <w:rFonts w:cs="Arial"/>
          <w:b/>
          <w:sz w:val="20"/>
          <w:szCs w:val="20"/>
        </w:rPr>
        <w:tab/>
      </w:r>
      <w:r w:rsidRPr="001513C2">
        <w:rPr>
          <w:rFonts w:cs="Arial"/>
          <w:b/>
          <w:sz w:val="20"/>
          <w:szCs w:val="20"/>
        </w:rPr>
        <w:tab/>
        <w:t>Kxf6</w:t>
      </w:r>
    </w:p>
    <w:p w14:paraId="645CD841" w14:textId="77777777" w:rsidR="00440E30" w:rsidRPr="001513C2" w:rsidRDefault="00440E30" w:rsidP="000D233C">
      <w:pPr>
        <w:jc w:val="both"/>
        <w:rPr>
          <w:rFonts w:cs="Arial"/>
          <w:b/>
          <w:sz w:val="20"/>
          <w:szCs w:val="20"/>
        </w:rPr>
      </w:pPr>
      <w:r w:rsidRPr="001513C2">
        <w:rPr>
          <w:rFonts w:cs="Arial"/>
          <w:b/>
          <w:sz w:val="20"/>
          <w:szCs w:val="20"/>
        </w:rPr>
        <w:tab/>
        <w:t xml:space="preserve">3.Lb4  </w:t>
      </w:r>
      <w:r w:rsidRPr="001513C2">
        <w:rPr>
          <w:rFonts w:cs="Arial"/>
          <w:b/>
          <w:sz w:val="20"/>
          <w:szCs w:val="20"/>
        </w:rPr>
        <w:tab/>
      </w:r>
      <w:r w:rsidRPr="001513C2">
        <w:rPr>
          <w:rFonts w:cs="Arial"/>
          <w:b/>
          <w:sz w:val="20"/>
          <w:szCs w:val="20"/>
        </w:rPr>
        <w:tab/>
        <w:t>Tb5</w:t>
      </w:r>
    </w:p>
    <w:p w14:paraId="58E12E06" w14:textId="77777777" w:rsidR="00440E30" w:rsidRPr="00703A3A" w:rsidRDefault="00703A3A" w:rsidP="000D233C">
      <w:pPr>
        <w:jc w:val="both"/>
        <w:rPr>
          <w:rFonts w:cs="Arial"/>
          <w:sz w:val="20"/>
          <w:szCs w:val="20"/>
          <w:lang w:val="en-GB"/>
        </w:rPr>
      </w:pPr>
      <w:r w:rsidRPr="00703A3A">
        <w:rPr>
          <w:rFonts w:cs="Arial"/>
          <w:sz w:val="20"/>
          <w:szCs w:val="20"/>
          <w:lang w:val="en-GB"/>
        </w:rPr>
        <w:t>3…Ta8</w:t>
      </w:r>
      <w:r w:rsidR="00440E30" w:rsidRPr="00703A3A">
        <w:rPr>
          <w:rFonts w:cs="Arial"/>
          <w:sz w:val="20"/>
          <w:szCs w:val="20"/>
          <w:lang w:val="en-GB"/>
        </w:rPr>
        <w:t>? 4.Kb7 c2 5.Lxc2, remise</w:t>
      </w:r>
      <w:r>
        <w:rPr>
          <w:rFonts w:cs="Arial"/>
          <w:sz w:val="20"/>
          <w:szCs w:val="20"/>
          <w:lang w:val="en-GB"/>
        </w:rPr>
        <w:t>.</w:t>
      </w:r>
    </w:p>
    <w:p w14:paraId="51AF720C" w14:textId="77777777" w:rsidR="00440E30" w:rsidRDefault="00440E30" w:rsidP="000D233C">
      <w:pPr>
        <w:jc w:val="both"/>
        <w:rPr>
          <w:rFonts w:cs="Arial"/>
          <w:b/>
          <w:sz w:val="20"/>
          <w:szCs w:val="20"/>
          <w:lang w:val="nl-BE"/>
        </w:rPr>
      </w:pPr>
      <w:r w:rsidRPr="00703A3A">
        <w:rPr>
          <w:rFonts w:cs="Arial"/>
          <w:sz w:val="20"/>
          <w:szCs w:val="20"/>
          <w:lang w:val="en-GB"/>
        </w:rPr>
        <w:tab/>
      </w:r>
      <w:r>
        <w:rPr>
          <w:rFonts w:cs="Arial"/>
          <w:b/>
          <w:sz w:val="20"/>
          <w:szCs w:val="20"/>
          <w:lang w:val="nl-BE"/>
        </w:rPr>
        <w:t>4.Lxc3+</w:t>
      </w:r>
      <w:r>
        <w:rPr>
          <w:rFonts w:cs="Arial"/>
          <w:b/>
          <w:sz w:val="20"/>
          <w:szCs w:val="20"/>
          <w:lang w:val="nl-BE"/>
        </w:rPr>
        <w:tab/>
        <w:t>Ke7</w:t>
      </w:r>
    </w:p>
    <w:p w14:paraId="52B71657" w14:textId="77777777" w:rsidR="00440E30" w:rsidRDefault="00206529" w:rsidP="000D233C">
      <w:pPr>
        <w:jc w:val="both"/>
        <w:rPr>
          <w:rFonts w:cs="Arial"/>
          <w:sz w:val="20"/>
          <w:szCs w:val="20"/>
          <w:lang w:val="nl-BE"/>
        </w:rPr>
      </w:pPr>
      <w:r>
        <w:rPr>
          <w:rFonts w:cs="Arial"/>
          <w:sz w:val="20"/>
          <w:szCs w:val="20"/>
          <w:lang w:val="nl-BE"/>
        </w:rPr>
        <w:t>Nu</w:t>
      </w:r>
      <w:r w:rsidR="00440E30" w:rsidRPr="00440E30">
        <w:rPr>
          <w:rFonts w:cs="Arial"/>
          <w:sz w:val="20"/>
          <w:szCs w:val="20"/>
          <w:lang w:val="nl-BE"/>
        </w:rPr>
        <w:t xml:space="preserve"> </w:t>
      </w:r>
      <w:r w:rsidR="00703A3A">
        <w:rPr>
          <w:rFonts w:cs="Arial"/>
          <w:sz w:val="20"/>
          <w:szCs w:val="20"/>
          <w:lang w:val="nl-BE"/>
        </w:rPr>
        <w:t>ho</w:t>
      </w:r>
      <w:r>
        <w:rPr>
          <w:rFonts w:cs="Arial"/>
          <w:sz w:val="20"/>
          <w:szCs w:val="20"/>
          <w:lang w:val="nl-BE"/>
        </w:rPr>
        <w:t xml:space="preserve">udt wit </w:t>
      </w:r>
      <w:r w:rsidR="00440E30" w:rsidRPr="00440E30">
        <w:rPr>
          <w:rFonts w:cs="Arial"/>
          <w:sz w:val="20"/>
          <w:szCs w:val="20"/>
          <w:lang w:val="nl-BE"/>
        </w:rPr>
        <w:t>remi</w:t>
      </w:r>
      <w:r>
        <w:rPr>
          <w:rFonts w:cs="Arial"/>
          <w:sz w:val="20"/>
          <w:szCs w:val="20"/>
          <w:lang w:val="nl-BE"/>
        </w:rPr>
        <w:t>se met de enige juiste</w:t>
      </w:r>
      <w:r w:rsidR="00440E30" w:rsidRPr="00440E30">
        <w:rPr>
          <w:rFonts w:cs="Arial"/>
          <w:sz w:val="20"/>
          <w:szCs w:val="20"/>
          <w:lang w:val="nl-BE"/>
        </w:rPr>
        <w:t xml:space="preserve"> zet:</w:t>
      </w:r>
    </w:p>
    <w:p w14:paraId="54E0FB98" w14:textId="77777777" w:rsidR="00440E30" w:rsidRDefault="00440E30" w:rsidP="000D233C">
      <w:pPr>
        <w:jc w:val="both"/>
        <w:rPr>
          <w:rFonts w:cs="Arial"/>
          <w:b/>
          <w:sz w:val="20"/>
          <w:szCs w:val="20"/>
          <w:lang w:val="nl-BE"/>
        </w:rPr>
      </w:pPr>
      <w:r>
        <w:rPr>
          <w:rFonts w:cs="Arial"/>
          <w:sz w:val="20"/>
          <w:szCs w:val="20"/>
          <w:lang w:val="nl-BE"/>
        </w:rPr>
        <w:tab/>
      </w:r>
      <w:r>
        <w:rPr>
          <w:rFonts w:cs="Arial"/>
          <w:b/>
          <w:sz w:val="20"/>
          <w:szCs w:val="20"/>
          <w:lang w:val="nl-BE"/>
        </w:rPr>
        <w:t>5.Ld2</w:t>
      </w:r>
    </w:p>
    <w:p w14:paraId="5620D6F3" w14:textId="77777777" w:rsidR="00206529" w:rsidRDefault="00440E30" w:rsidP="00173843">
      <w:pPr>
        <w:jc w:val="both"/>
        <w:rPr>
          <w:rFonts w:cs="Arial"/>
          <w:sz w:val="20"/>
          <w:szCs w:val="20"/>
          <w:lang w:val="nl-BE"/>
        </w:rPr>
      </w:pPr>
      <w:r>
        <w:rPr>
          <w:rFonts w:cs="Arial"/>
          <w:sz w:val="20"/>
          <w:szCs w:val="20"/>
          <w:lang w:val="nl-BE"/>
        </w:rPr>
        <w:t>5.Le1?</w:t>
      </w:r>
      <w:r w:rsidR="00BD785B">
        <w:rPr>
          <w:rFonts w:cs="Arial"/>
          <w:sz w:val="20"/>
          <w:szCs w:val="20"/>
          <w:lang w:val="nl-BE"/>
        </w:rPr>
        <w:t>,</w:t>
      </w:r>
      <w:r>
        <w:rPr>
          <w:rFonts w:cs="Arial"/>
          <w:sz w:val="20"/>
          <w:szCs w:val="20"/>
          <w:lang w:val="nl-BE"/>
        </w:rPr>
        <w:t xml:space="preserve"> met dezelfde bedoeling</w:t>
      </w:r>
      <w:r w:rsidR="00D51635">
        <w:rPr>
          <w:rFonts w:cs="Arial"/>
          <w:sz w:val="20"/>
          <w:szCs w:val="20"/>
          <w:lang w:val="nl-BE"/>
        </w:rPr>
        <w:t>,</w:t>
      </w:r>
      <w:r>
        <w:rPr>
          <w:rFonts w:cs="Arial"/>
          <w:sz w:val="20"/>
          <w:szCs w:val="20"/>
          <w:lang w:val="nl-BE"/>
        </w:rPr>
        <w:t xml:space="preserve"> faalt</w:t>
      </w:r>
      <w:r w:rsidR="00D51635">
        <w:rPr>
          <w:rFonts w:cs="Arial"/>
          <w:sz w:val="20"/>
          <w:szCs w:val="20"/>
          <w:lang w:val="nl-BE"/>
        </w:rPr>
        <w:t>:</w:t>
      </w:r>
      <w:r>
        <w:rPr>
          <w:rFonts w:cs="Arial"/>
          <w:sz w:val="20"/>
          <w:szCs w:val="20"/>
          <w:lang w:val="nl-BE"/>
        </w:rPr>
        <w:t xml:space="preserve"> 5…Txb3 6.Lh4+ Kd6 7.Lxd8</w:t>
      </w:r>
    </w:p>
    <w:p w14:paraId="44E31539" w14:textId="77777777" w:rsidR="00D51635" w:rsidRDefault="00206529" w:rsidP="00173843">
      <w:pPr>
        <w:jc w:val="both"/>
        <w:rPr>
          <w:rFonts w:cs="Arial"/>
          <w:sz w:val="20"/>
          <w:szCs w:val="20"/>
          <w:lang w:val="nl-BE"/>
        </w:rPr>
      </w:pPr>
      <w:r>
        <w:rPr>
          <w:rFonts w:cs="Arial"/>
          <w:i/>
          <w:sz w:val="20"/>
          <w:szCs w:val="20"/>
          <w:lang w:val="nl-BE"/>
        </w:rPr>
        <w:t>(</w:t>
      </w:r>
      <w:r w:rsidR="00703A3A">
        <w:rPr>
          <w:rFonts w:cs="Arial"/>
          <w:i/>
          <w:sz w:val="20"/>
          <w:szCs w:val="20"/>
          <w:lang w:val="nl-BE"/>
        </w:rPr>
        <w:t>7.</w:t>
      </w:r>
      <w:r>
        <w:rPr>
          <w:rFonts w:cs="Arial"/>
          <w:i/>
          <w:sz w:val="20"/>
          <w:szCs w:val="20"/>
          <w:lang w:val="nl-BE"/>
        </w:rPr>
        <w:t xml:space="preserve">Kxd8? </w:t>
      </w:r>
      <w:r w:rsidR="00703A3A">
        <w:rPr>
          <w:rFonts w:cs="Arial"/>
          <w:i/>
          <w:sz w:val="20"/>
          <w:szCs w:val="20"/>
          <w:lang w:val="nl-BE"/>
        </w:rPr>
        <w:t>8.</w:t>
      </w:r>
      <w:r>
        <w:rPr>
          <w:rFonts w:cs="Arial"/>
          <w:i/>
          <w:sz w:val="20"/>
          <w:szCs w:val="20"/>
          <w:lang w:val="nl-BE"/>
        </w:rPr>
        <w:t>Tb8</w:t>
      </w:r>
      <w:r w:rsidR="00703A3A">
        <w:rPr>
          <w:rFonts w:cs="Arial"/>
          <w:i/>
          <w:sz w:val="20"/>
          <w:szCs w:val="20"/>
          <w:lang w:val="nl-BE"/>
        </w:rPr>
        <w:t>+</w:t>
      </w:r>
      <w:r>
        <w:rPr>
          <w:rFonts w:cs="Arial"/>
          <w:sz w:val="20"/>
          <w:szCs w:val="20"/>
          <w:lang w:val="nl-BE"/>
        </w:rPr>
        <w:t xml:space="preserve"> en mat) </w:t>
      </w:r>
      <w:r w:rsidR="00D51635">
        <w:rPr>
          <w:rFonts w:cs="Arial"/>
          <w:sz w:val="20"/>
          <w:szCs w:val="20"/>
          <w:lang w:val="nl-BE"/>
        </w:rPr>
        <w:t>7…Kc6 8.Lh4 Th3 9.Lf6 Tf3 10.Le7 Tg3 11.Kb8 Tg8+ 12.Ka7 Tg7 13.Ka6 T</w:t>
      </w:r>
      <w:r w:rsidR="006B2FF6">
        <w:rPr>
          <w:rFonts w:cs="Arial"/>
          <w:sz w:val="20"/>
          <w:szCs w:val="20"/>
          <w:lang w:val="nl-BE"/>
        </w:rPr>
        <w:t>x</w:t>
      </w:r>
      <w:r w:rsidR="00D51635">
        <w:rPr>
          <w:rFonts w:cs="Arial"/>
          <w:sz w:val="20"/>
          <w:szCs w:val="20"/>
          <w:lang w:val="nl-BE"/>
        </w:rPr>
        <w:t>e7, en zwart wint.</w:t>
      </w:r>
    </w:p>
    <w:p w14:paraId="56B20997" w14:textId="77777777" w:rsidR="00703A3A" w:rsidRDefault="00D51635" w:rsidP="00173843">
      <w:pPr>
        <w:jc w:val="both"/>
        <w:rPr>
          <w:rFonts w:cs="Arial"/>
          <w:sz w:val="20"/>
          <w:szCs w:val="20"/>
          <w:lang w:val="nl-BE"/>
        </w:rPr>
      </w:pPr>
      <w:r>
        <w:rPr>
          <w:rFonts w:cs="Arial"/>
          <w:sz w:val="20"/>
          <w:szCs w:val="20"/>
          <w:lang w:val="nl-BE"/>
        </w:rPr>
        <w:tab/>
      </w:r>
    </w:p>
    <w:p w14:paraId="0726D68D" w14:textId="77777777" w:rsidR="00703A3A" w:rsidRDefault="00703A3A" w:rsidP="00173843">
      <w:pPr>
        <w:jc w:val="both"/>
        <w:rPr>
          <w:rFonts w:cs="Arial"/>
          <w:sz w:val="20"/>
          <w:szCs w:val="20"/>
          <w:lang w:val="nl-BE"/>
        </w:rPr>
      </w:pPr>
    </w:p>
    <w:p w14:paraId="780199E3" w14:textId="77777777" w:rsidR="00703A3A" w:rsidRDefault="00703A3A" w:rsidP="00173843">
      <w:pPr>
        <w:jc w:val="both"/>
        <w:rPr>
          <w:rFonts w:cs="Arial"/>
          <w:sz w:val="20"/>
          <w:szCs w:val="20"/>
          <w:lang w:val="nl-BE"/>
        </w:rPr>
      </w:pPr>
    </w:p>
    <w:p w14:paraId="7079A248" w14:textId="77777777" w:rsidR="00703A3A" w:rsidRDefault="00703A3A" w:rsidP="00173843">
      <w:pPr>
        <w:jc w:val="both"/>
        <w:rPr>
          <w:rFonts w:cs="Arial"/>
          <w:sz w:val="20"/>
          <w:szCs w:val="20"/>
          <w:lang w:val="nl-BE"/>
        </w:rPr>
      </w:pPr>
    </w:p>
    <w:p w14:paraId="05539813" w14:textId="77777777" w:rsidR="00703A3A" w:rsidRDefault="00703A3A" w:rsidP="00173843">
      <w:pPr>
        <w:jc w:val="both"/>
        <w:rPr>
          <w:rFonts w:cs="Arial"/>
          <w:sz w:val="20"/>
          <w:szCs w:val="20"/>
          <w:lang w:val="nl-BE"/>
        </w:rPr>
      </w:pPr>
    </w:p>
    <w:p w14:paraId="72FDC460" w14:textId="77777777" w:rsidR="00703A3A" w:rsidRDefault="00703A3A" w:rsidP="00173843">
      <w:pPr>
        <w:jc w:val="both"/>
        <w:rPr>
          <w:rFonts w:cs="Arial"/>
          <w:sz w:val="20"/>
          <w:szCs w:val="20"/>
          <w:lang w:val="nl-BE"/>
        </w:rPr>
      </w:pPr>
    </w:p>
    <w:p w14:paraId="0C638EEA" w14:textId="77777777" w:rsidR="00206529" w:rsidRDefault="00D51635" w:rsidP="00703A3A">
      <w:pPr>
        <w:ind w:firstLine="708"/>
        <w:jc w:val="both"/>
        <w:rPr>
          <w:rFonts w:cs="Arial"/>
          <w:sz w:val="20"/>
          <w:szCs w:val="20"/>
          <w:lang w:val="nl-BE"/>
        </w:rPr>
      </w:pPr>
      <w:r>
        <w:rPr>
          <w:rFonts w:cs="Arial"/>
          <w:b/>
          <w:sz w:val="20"/>
          <w:szCs w:val="20"/>
          <w:lang w:val="nl-BE"/>
        </w:rPr>
        <w:t>5…</w:t>
      </w:r>
      <w:r>
        <w:rPr>
          <w:rFonts w:cs="Arial"/>
          <w:b/>
          <w:sz w:val="20"/>
          <w:szCs w:val="20"/>
          <w:lang w:val="nl-BE"/>
        </w:rPr>
        <w:tab/>
      </w:r>
      <w:r>
        <w:rPr>
          <w:rFonts w:cs="Arial"/>
          <w:b/>
          <w:sz w:val="20"/>
          <w:szCs w:val="20"/>
          <w:lang w:val="nl-BE"/>
        </w:rPr>
        <w:tab/>
        <w:t>Txb3</w:t>
      </w:r>
    </w:p>
    <w:p w14:paraId="626E5A2F" w14:textId="77777777" w:rsidR="00206529" w:rsidRDefault="00206529" w:rsidP="00173843">
      <w:pPr>
        <w:jc w:val="both"/>
        <w:rPr>
          <w:rFonts w:cs="Arial"/>
          <w:sz w:val="20"/>
          <w:szCs w:val="20"/>
          <w:lang w:val="nl-BE"/>
        </w:rPr>
      </w:pPr>
      <w:r>
        <w:rPr>
          <w:rFonts w:cs="Arial"/>
          <w:sz w:val="20"/>
          <w:szCs w:val="20"/>
          <w:lang w:val="nl-BE"/>
        </w:rPr>
        <w:t xml:space="preserve">5…Tc5+? 6.Kb7 7b5+ Kc8 haalt </w:t>
      </w:r>
    </w:p>
    <w:p w14:paraId="3E86993D" w14:textId="77777777" w:rsidR="00D51635" w:rsidRDefault="00206529" w:rsidP="00173843">
      <w:pPr>
        <w:jc w:val="both"/>
        <w:rPr>
          <w:rFonts w:cs="Arial"/>
          <w:sz w:val="20"/>
          <w:szCs w:val="20"/>
          <w:lang w:val="nl-BE"/>
        </w:rPr>
      </w:pPr>
      <w:r>
        <w:rPr>
          <w:rFonts w:cs="Arial"/>
          <w:sz w:val="20"/>
          <w:szCs w:val="20"/>
          <w:lang w:val="nl-BE"/>
        </w:rPr>
        <w:t xml:space="preserve">niets uit. </w:t>
      </w:r>
    </w:p>
    <w:p w14:paraId="4CB17CAC" w14:textId="77777777" w:rsidR="006F3923" w:rsidRPr="00CE638B" w:rsidRDefault="006F3923" w:rsidP="00DD6F6F">
      <w:pPr>
        <w:jc w:val="both"/>
        <w:rPr>
          <w:sz w:val="20"/>
          <w:szCs w:val="20"/>
          <w:lang w:val="nl-BE"/>
        </w:rPr>
      </w:pPr>
      <w:r>
        <w:rPr>
          <w:rFonts w:cs="Arial"/>
          <w:b/>
          <w:sz w:val="20"/>
          <w:szCs w:val="20"/>
          <w:lang w:val="nl-BE"/>
        </w:rPr>
        <w:tab/>
      </w:r>
      <w:r w:rsidR="00D51635">
        <w:rPr>
          <w:b/>
          <w:sz w:val="20"/>
          <w:szCs w:val="20"/>
          <w:lang w:val="nl-BE"/>
        </w:rPr>
        <w:t xml:space="preserve">6.Lg5+ </w:t>
      </w:r>
      <w:r w:rsidR="00D51635">
        <w:rPr>
          <w:b/>
          <w:sz w:val="20"/>
          <w:szCs w:val="20"/>
          <w:lang w:val="nl-BE"/>
        </w:rPr>
        <w:tab/>
      </w:r>
      <w:r w:rsidR="00D51635">
        <w:rPr>
          <w:b/>
          <w:sz w:val="20"/>
          <w:szCs w:val="20"/>
          <w:lang w:val="nl-BE"/>
        </w:rPr>
        <w:tab/>
        <w:t>Kd6</w:t>
      </w:r>
    </w:p>
    <w:p w14:paraId="50089F36" w14:textId="77777777" w:rsidR="00D51635" w:rsidRDefault="00D51635" w:rsidP="00DD6F6F">
      <w:pPr>
        <w:jc w:val="both"/>
        <w:rPr>
          <w:sz w:val="20"/>
          <w:szCs w:val="20"/>
          <w:lang w:val="nl-BE"/>
        </w:rPr>
      </w:pPr>
      <w:r>
        <w:rPr>
          <w:sz w:val="20"/>
          <w:szCs w:val="20"/>
          <w:lang w:val="nl-BE"/>
        </w:rPr>
        <w:t xml:space="preserve">Een </w:t>
      </w:r>
      <w:r w:rsidR="00712B5F">
        <w:rPr>
          <w:sz w:val="20"/>
          <w:szCs w:val="20"/>
          <w:lang w:val="nl-BE"/>
        </w:rPr>
        <w:t>verl</w:t>
      </w:r>
      <w:r>
        <w:rPr>
          <w:sz w:val="20"/>
          <w:szCs w:val="20"/>
          <w:lang w:val="nl-BE"/>
        </w:rPr>
        <w:t>okkelijke zet.</w:t>
      </w:r>
    </w:p>
    <w:p w14:paraId="75D0B474" w14:textId="77777777" w:rsidR="00D51635" w:rsidRDefault="00D51635" w:rsidP="00DD6F6F">
      <w:pPr>
        <w:jc w:val="both"/>
        <w:rPr>
          <w:b/>
          <w:sz w:val="20"/>
          <w:szCs w:val="20"/>
          <w:lang w:val="nl-BE"/>
        </w:rPr>
      </w:pPr>
      <w:r>
        <w:rPr>
          <w:sz w:val="20"/>
          <w:szCs w:val="20"/>
          <w:lang w:val="nl-BE"/>
        </w:rPr>
        <w:tab/>
      </w:r>
      <w:r>
        <w:rPr>
          <w:b/>
          <w:sz w:val="20"/>
          <w:szCs w:val="20"/>
          <w:lang w:val="nl-BE"/>
        </w:rPr>
        <w:t>7.Lf4</w:t>
      </w:r>
    </w:p>
    <w:p w14:paraId="62A7BE2D" w14:textId="77777777" w:rsidR="002A3C9F" w:rsidRPr="00703A3A" w:rsidRDefault="00703A3A" w:rsidP="002A3C9F">
      <w:pPr>
        <w:jc w:val="both"/>
        <w:rPr>
          <w:sz w:val="20"/>
          <w:szCs w:val="20"/>
          <w:lang w:val="nl-BE"/>
        </w:rPr>
      </w:pPr>
      <w:r>
        <w:rPr>
          <w:sz w:val="20"/>
          <w:szCs w:val="20"/>
          <w:lang w:val="nl-BE"/>
        </w:rPr>
        <w:t>En n</w:t>
      </w:r>
      <w:r w:rsidR="00D51635">
        <w:rPr>
          <w:sz w:val="20"/>
          <w:szCs w:val="20"/>
          <w:lang w:val="nl-BE"/>
        </w:rPr>
        <w:t>iet:</w:t>
      </w:r>
      <w:r w:rsidR="002A3C9F">
        <w:rPr>
          <w:sz w:val="20"/>
          <w:szCs w:val="20"/>
          <w:lang w:val="nl-BE"/>
        </w:rPr>
        <w:t xml:space="preserve"> 7.Lxd8?</w:t>
      </w:r>
      <w:r>
        <w:rPr>
          <w:sz w:val="20"/>
          <w:szCs w:val="20"/>
          <w:lang w:val="nl-BE"/>
        </w:rPr>
        <w:t xml:space="preserve"> zoals vermeldt.</w:t>
      </w:r>
    </w:p>
    <w:p w14:paraId="58379DE3" w14:textId="77777777" w:rsidR="00522EA3" w:rsidRDefault="00522EA3" w:rsidP="002A3C9F">
      <w:pPr>
        <w:jc w:val="both"/>
        <w:rPr>
          <w:b/>
          <w:sz w:val="20"/>
          <w:szCs w:val="20"/>
          <w:lang w:val="nl-BE"/>
        </w:rPr>
      </w:pPr>
      <w:r w:rsidRPr="00703A3A">
        <w:rPr>
          <w:sz w:val="20"/>
          <w:szCs w:val="20"/>
          <w:lang w:val="nl-BE"/>
        </w:rPr>
        <w:tab/>
      </w:r>
      <w:r>
        <w:rPr>
          <w:b/>
          <w:sz w:val="20"/>
          <w:szCs w:val="20"/>
          <w:lang w:val="nl-BE"/>
        </w:rPr>
        <w:t>7…</w:t>
      </w:r>
      <w:r>
        <w:rPr>
          <w:b/>
          <w:sz w:val="20"/>
          <w:szCs w:val="20"/>
          <w:lang w:val="nl-BE"/>
        </w:rPr>
        <w:tab/>
      </w:r>
      <w:r>
        <w:rPr>
          <w:b/>
          <w:sz w:val="20"/>
          <w:szCs w:val="20"/>
          <w:lang w:val="nl-BE"/>
        </w:rPr>
        <w:tab/>
        <w:t>Ke7</w:t>
      </w:r>
    </w:p>
    <w:p w14:paraId="68B0E9A0" w14:textId="77777777" w:rsidR="00522EA3" w:rsidRDefault="00522EA3" w:rsidP="002A3C9F">
      <w:pPr>
        <w:jc w:val="both"/>
        <w:rPr>
          <w:b/>
          <w:sz w:val="20"/>
          <w:szCs w:val="20"/>
          <w:lang w:val="nl-BE"/>
        </w:rPr>
      </w:pPr>
      <w:r>
        <w:rPr>
          <w:b/>
          <w:sz w:val="20"/>
          <w:szCs w:val="20"/>
          <w:lang w:val="nl-BE"/>
        </w:rPr>
        <w:tab/>
        <w:t xml:space="preserve">8.Lg5+ </w:t>
      </w:r>
    </w:p>
    <w:p w14:paraId="65FF88FF" w14:textId="77777777" w:rsidR="00522EA3" w:rsidRDefault="00522EA3" w:rsidP="002A3C9F">
      <w:pPr>
        <w:jc w:val="both"/>
        <w:rPr>
          <w:sz w:val="20"/>
          <w:szCs w:val="20"/>
          <w:lang w:val="nl-BE"/>
        </w:rPr>
      </w:pPr>
      <w:r>
        <w:rPr>
          <w:sz w:val="20"/>
          <w:szCs w:val="20"/>
          <w:lang w:val="nl-BE"/>
        </w:rPr>
        <w:t>En remise door zetherhaling.</w:t>
      </w:r>
    </w:p>
    <w:p w14:paraId="173791BB" w14:textId="77777777" w:rsidR="00522EA3" w:rsidRDefault="00522EA3" w:rsidP="002A3C9F">
      <w:pPr>
        <w:jc w:val="both"/>
        <w:rPr>
          <w:sz w:val="20"/>
          <w:szCs w:val="20"/>
          <w:lang w:val="nl-BE"/>
        </w:rPr>
      </w:pPr>
    </w:p>
    <w:p w14:paraId="49DE6669" w14:textId="77777777" w:rsidR="00522EA3" w:rsidRDefault="00602C47" w:rsidP="002A3C9F">
      <w:pPr>
        <w:jc w:val="both"/>
        <w:rPr>
          <w:sz w:val="20"/>
          <w:szCs w:val="20"/>
          <w:lang w:val="nl-BE"/>
        </w:rPr>
      </w:pPr>
      <w:r>
        <w:rPr>
          <w:sz w:val="20"/>
          <w:szCs w:val="20"/>
          <w:lang w:val="nl-BE"/>
        </w:rPr>
        <w:t>Het is mijn</w:t>
      </w:r>
      <w:r w:rsidR="00522EA3">
        <w:rPr>
          <w:sz w:val="20"/>
          <w:szCs w:val="20"/>
          <w:lang w:val="nl-BE"/>
        </w:rPr>
        <w:t xml:space="preserve"> correctie van een 1</w:t>
      </w:r>
      <w:r w:rsidR="00522EA3" w:rsidRPr="00522EA3">
        <w:rPr>
          <w:sz w:val="20"/>
          <w:szCs w:val="20"/>
          <w:vertAlign w:val="superscript"/>
          <w:lang w:val="nl-BE"/>
        </w:rPr>
        <w:t>ste</w:t>
      </w:r>
      <w:r w:rsidR="00522EA3">
        <w:rPr>
          <w:sz w:val="20"/>
          <w:szCs w:val="20"/>
          <w:lang w:val="nl-BE"/>
        </w:rPr>
        <w:t xml:space="preserve"> Prijs in </w:t>
      </w:r>
      <w:r w:rsidR="00522EA3">
        <w:rPr>
          <w:i/>
          <w:sz w:val="20"/>
          <w:szCs w:val="20"/>
          <w:lang w:val="nl-BE"/>
        </w:rPr>
        <w:t xml:space="preserve">Szachie </w:t>
      </w:r>
      <w:r w:rsidR="00CE638B">
        <w:rPr>
          <w:sz w:val="20"/>
          <w:szCs w:val="20"/>
          <w:lang w:val="nl-BE"/>
        </w:rPr>
        <w:t>(1988) voor</w:t>
      </w:r>
      <w:r w:rsidR="00585206">
        <w:rPr>
          <w:sz w:val="20"/>
          <w:szCs w:val="20"/>
          <w:lang w:val="nl-BE"/>
        </w:rPr>
        <w:t xml:space="preserve"> een gezamenlijk werk van twee</w:t>
      </w:r>
      <w:r w:rsidR="00522EA3">
        <w:rPr>
          <w:sz w:val="20"/>
          <w:szCs w:val="20"/>
          <w:lang w:val="nl-BE"/>
        </w:rPr>
        <w:t xml:space="preserve"> rus</w:t>
      </w:r>
      <w:r w:rsidR="00712B5F">
        <w:rPr>
          <w:sz w:val="20"/>
          <w:szCs w:val="20"/>
          <w:lang w:val="nl-BE"/>
        </w:rPr>
        <w:t>sen</w:t>
      </w:r>
      <w:r w:rsidR="00083798">
        <w:rPr>
          <w:sz w:val="20"/>
          <w:szCs w:val="20"/>
          <w:lang w:val="nl-BE"/>
        </w:rPr>
        <w:t>:</w:t>
      </w:r>
      <w:r w:rsidR="00281334">
        <w:rPr>
          <w:sz w:val="20"/>
          <w:szCs w:val="20"/>
          <w:lang w:val="nl-BE"/>
        </w:rPr>
        <w:t xml:space="preserve"> de</w:t>
      </w:r>
      <w:r w:rsidR="00712B5F">
        <w:rPr>
          <w:sz w:val="20"/>
          <w:szCs w:val="20"/>
          <w:lang w:val="nl-BE"/>
        </w:rPr>
        <w:t xml:space="preserve"> </w:t>
      </w:r>
      <w:r w:rsidR="00522EA3">
        <w:rPr>
          <w:sz w:val="20"/>
          <w:szCs w:val="20"/>
          <w:lang w:val="nl-BE"/>
        </w:rPr>
        <w:t>grootmeesters</w:t>
      </w:r>
      <w:r w:rsidR="00083798">
        <w:rPr>
          <w:sz w:val="20"/>
          <w:szCs w:val="20"/>
          <w:lang w:val="nl-BE"/>
        </w:rPr>
        <w:t xml:space="preserve"> David Gurge</w:t>
      </w:r>
      <w:r w:rsidR="00CE638B">
        <w:rPr>
          <w:sz w:val="20"/>
          <w:szCs w:val="20"/>
          <w:lang w:val="nl-BE"/>
        </w:rPr>
        <w:t>nid</w:t>
      </w:r>
      <w:r w:rsidR="00083798">
        <w:rPr>
          <w:sz w:val="20"/>
          <w:szCs w:val="20"/>
          <w:lang w:val="nl-BE"/>
        </w:rPr>
        <w:t>-</w:t>
      </w:r>
      <w:r w:rsidR="00CE638B">
        <w:rPr>
          <w:sz w:val="20"/>
          <w:szCs w:val="20"/>
          <w:lang w:val="nl-BE"/>
        </w:rPr>
        <w:t>ze en Nikolai Kralin:</w:t>
      </w:r>
      <w:r w:rsidR="00281334">
        <w:rPr>
          <w:sz w:val="20"/>
          <w:szCs w:val="20"/>
          <w:lang w:val="nl-BE"/>
        </w:rPr>
        <w:t xml:space="preserve">  </w:t>
      </w:r>
    </w:p>
    <w:p w14:paraId="740B9BD0" w14:textId="77777777" w:rsidR="006F3923" w:rsidRPr="00CE638B" w:rsidRDefault="006F3923" w:rsidP="006F3923">
      <w:pPr>
        <w:pStyle w:val="03cOpmerking"/>
        <w:widowControl/>
        <w:spacing w:before="240"/>
        <w:rPr>
          <w:noProof/>
          <w:sz w:val="18"/>
          <w:szCs w:val="18"/>
          <w:lang w:val="en-GB"/>
        </w:rPr>
      </w:pPr>
      <w:r w:rsidRPr="00CE638B">
        <w:rPr>
          <w:noProof/>
          <w:sz w:val="18"/>
          <w:szCs w:val="18"/>
          <w:lang w:val="en-GB"/>
        </w:rPr>
        <w:t xml:space="preserve">Kb7 La3 Lb3 f6 / Kd7 Tf5 Ld8 c3 =  </w:t>
      </w:r>
    </w:p>
    <w:p w14:paraId="7C657A50" w14:textId="77777777" w:rsidR="006F3923" w:rsidRDefault="006F3923" w:rsidP="006F3923">
      <w:pPr>
        <w:pStyle w:val="03cOpmerking"/>
        <w:widowControl/>
        <w:spacing w:before="240"/>
        <w:rPr>
          <w:b/>
          <w:noProof/>
          <w:lang w:val="nl-BE"/>
        </w:rPr>
      </w:pPr>
      <w:r>
        <w:rPr>
          <w:noProof/>
          <w:lang w:val="nl-BE"/>
        </w:rPr>
        <w:t xml:space="preserve">met de oplossing: 1.La4+ Ke6 2.Kc8 </w:t>
      </w:r>
      <w:r w:rsidR="00AA30D5">
        <w:rPr>
          <w:b/>
          <w:noProof/>
          <w:lang w:val="nl-BE"/>
        </w:rPr>
        <w:t>2…</w:t>
      </w:r>
      <w:r w:rsidRPr="00AA30D5">
        <w:rPr>
          <w:b/>
          <w:noProof/>
          <w:lang w:val="nl-BE"/>
        </w:rPr>
        <w:t>Ta5</w:t>
      </w:r>
      <w:r w:rsidR="00AA30D5">
        <w:rPr>
          <w:b/>
          <w:noProof/>
          <w:lang w:val="nl-BE"/>
        </w:rPr>
        <w:t>?</w:t>
      </w:r>
      <w:r>
        <w:rPr>
          <w:noProof/>
          <w:lang w:val="nl-BE"/>
        </w:rPr>
        <w:t xml:space="preserve"> 3.Lb3+ Kxf6 4.Lb4 Tb5 5.Lxc3+ Ke7 6.Ld2 Txb3 7.Lg5+ Kd6 8.Lf4+ Ke7 9.Lg5+, re</w:t>
      </w:r>
      <w:r>
        <w:rPr>
          <w:noProof/>
          <w:lang w:val="nl-BE"/>
        </w:rPr>
        <w:softHyphen/>
        <w:t xml:space="preserve">mise. </w:t>
      </w:r>
      <w:r w:rsidR="008C7442">
        <w:rPr>
          <w:noProof/>
          <w:lang w:val="nl-BE"/>
        </w:rPr>
        <w:t>Fraai.</w:t>
      </w:r>
    </w:p>
    <w:p w14:paraId="5C1243B9" w14:textId="77777777" w:rsidR="006F3923" w:rsidRPr="00EA2FCF" w:rsidRDefault="006F3923" w:rsidP="00712B5F">
      <w:pPr>
        <w:pStyle w:val="03cOpmerking"/>
        <w:widowControl/>
        <w:spacing w:before="240"/>
        <w:rPr>
          <w:i/>
          <w:noProof/>
          <w:lang w:val="nl-BE"/>
        </w:rPr>
      </w:pPr>
      <w:r>
        <w:rPr>
          <w:noProof/>
          <w:lang w:val="nl-BE"/>
        </w:rPr>
        <w:t>M</w:t>
      </w:r>
      <w:r w:rsidR="00DD6F6F">
        <w:rPr>
          <w:noProof/>
          <w:lang w:val="nl-BE"/>
        </w:rPr>
        <w:t xml:space="preserve">aar na </w:t>
      </w:r>
      <w:r w:rsidR="00DD6F6F" w:rsidRPr="00AA30D5">
        <w:rPr>
          <w:b/>
          <w:noProof/>
          <w:lang w:val="nl-BE"/>
        </w:rPr>
        <w:t>2...Lxf6</w:t>
      </w:r>
      <w:r w:rsidR="00AA30D5">
        <w:rPr>
          <w:b/>
          <w:noProof/>
          <w:lang w:val="nl-BE"/>
        </w:rPr>
        <w:t>!</w:t>
      </w:r>
      <w:r w:rsidR="00DD6F6F">
        <w:rPr>
          <w:noProof/>
          <w:lang w:val="nl-BE"/>
        </w:rPr>
        <w:t xml:space="preserve"> wint zwart met </w:t>
      </w:r>
      <w:r w:rsidR="005C4349">
        <w:rPr>
          <w:noProof/>
          <w:lang w:val="nl-BE"/>
        </w:rPr>
        <w:t>3.Ld7+ Ke5 4.Ld6+ Ke4 5.Lxf5+ Dxf5 6.Kd7 c2 7.La5 Ke5 8.Kc6 Kd4 9.Lb5 Kc3 10.Lc1 Kb3 11.Ld2 Lb2 12.Le3 Ka2 13.Ld2 Kb1 14..Kc4 Lc1 15.Lb4 Le3 16.La3 Lf4 17.Kd4 Lc1 18.Lb4 Lb2+</w:t>
      </w:r>
      <w:r w:rsidR="00765E85">
        <w:rPr>
          <w:noProof/>
          <w:lang w:val="nl-BE"/>
        </w:rPr>
        <w:t xml:space="preserve"> 19.Kc4 c1D+ 20.Kd5 Dd1+ , enzo</w:t>
      </w:r>
      <w:r w:rsidR="005C4349">
        <w:rPr>
          <w:noProof/>
          <w:lang w:val="nl-BE"/>
        </w:rPr>
        <w:t>voort.</w:t>
      </w:r>
      <w:r w:rsidR="00815F78">
        <w:rPr>
          <w:noProof/>
          <w:lang w:val="nl-BE"/>
        </w:rPr>
        <w:t xml:space="preserve"> Oef.</w:t>
      </w:r>
      <w:r w:rsidR="00EA2FCF">
        <w:rPr>
          <w:noProof/>
          <w:lang w:val="nl-BE"/>
        </w:rPr>
        <w:t xml:space="preserve"> </w:t>
      </w:r>
      <w:r w:rsidR="00EA2FCF">
        <w:rPr>
          <w:i/>
          <w:noProof/>
          <w:lang w:val="nl-BE"/>
        </w:rPr>
        <w:t>(Nalimov.)</w:t>
      </w:r>
    </w:p>
    <w:p w14:paraId="43BD095E" w14:textId="77777777" w:rsidR="00A05388" w:rsidRPr="00E545DF" w:rsidRDefault="00E545DF" w:rsidP="00A05388">
      <w:pPr>
        <w:pStyle w:val="03cOpmerking"/>
        <w:widowControl/>
        <w:spacing w:before="240"/>
        <w:rPr>
          <w:noProof/>
          <w:lang w:val="nl-BE"/>
        </w:rPr>
      </w:pPr>
      <w:r>
        <w:rPr>
          <w:i/>
          <w:noProof/>
          <w:lang w:val="nl-BE"/>
        </w:rPr>
        <w:t>“</w:t>
      </w:r>
      <w:r w:rsidRPr="00E545DF">
        <w:rPr>
          <w:i/>
          <w:noProof/>
          <w:lang w:val="nl-BE"/>
        </w:rPr>
        <w:t>Verbeelding is belangrijker dan kennis.</w:t>
      </w:r>
      <w:r>
        <w:rPr>
          <w:i/>
          <w:noProof/>
          <w:lang w:val="nl-BE"/>
        </w:rPr>
        <w:t xml:space="preserve">” </w:t>
      </w:r>
      <w:r>
        <w:rPr>
          <w:noProof/>
          <w:lang w:val="nl-BE"/>
        </w:rPr>
        <w:t xml:space="preserve"> wist Albert Einstein.</w:t>
      </w:r>
    </w:p>
    <w:p w14:paraId="461D29F9" w14:textId="77777777" w:rsidR="006F3923" w:rsidRPr="00A05388" w:rsidRDefault="006D16AB" w:rsidP="00C008C8">
      <w:pPr>
        <w:pStyle w:val="03cOpmerking"/>
        <w:widowControl/>
        <w:spacing w:before="240"/>
        <w:ind w:left="1044"/>
        <w:rPr>
          <w:noProof/>
          <w:lang w:val="nl-BE"/>
        </w:rPr>
      </w:pPr>
      <w:r>
        <w:rPr>
          <w:b/>
          <w:lang w:val="nl-BE"/>
        </w:rPr>
        <w:lastRenderedPageBreak/>
        <w:t>- 246</w:t>
      </w:r>
      <w:r w:rsidR="00C008C8">
        <w:rPr>
          <w:b/>
          <w:lang w:val="nl-BE"/>
        </w:rPr>
        <w:t xml:space="preserve"> -</w:t>
      </w:r>
    </w:p>
    <w:p w14:paraId="67E01297" w14:textId="77777777" w:rsidR="006F3923" w:rsidRDefault="006F3923" w:rsidP="006F3923">
      <w:pPr>
        <w:pStyle w:val="03aText"/>
        <w:widowControl/>
        <w:spacing w:line="190" w:lineRule="exact"/>
        <w:jc w:val="center"/>
        <w:rPr>
          <w:noProof/>
          <w:lang w:val="nl-BE"/>
        </w:rPr>
      </w:pPr>
    </w:p>
    <w:p w14:paraId="1A362298" w14:textId="77777777" w:rsidR="006F3923" w:rsidRDefault="006F3923" w:rsidP="006F3923">
      <w:pPr>
        <w:pStyle w:val="02bSource"/>
        <w:widowControl/>
        <w:tabs>
          <w:tab w:val="left" w:pos="114"/>
        </w:tabs>
        <w:rPr>
          <w:noProof/>
          <w:lang w:val="nl-BE"/>
        </w:rPr>
      </w:pPr>
      <w:r>
        <w:rPr>
          <w:i/>
          <w:noProof/>
          <w:lang w:val="nl-BE"/>
        </w:rPr>
        <w:t>Finales... y Temas, 2005</w:t>
      </w:r>
    </w:p>
    <w:p w14:paraId="29D9DEBD" w14:textId="77777777" w:rsidR="006F3923" w:rsidRDefault="006F3923" w:rsidP="006F3923">
      <w:pPr>
        <w:pStyle w:val="02bSource"/>
        <w:widowControl/>
        <w:tabs>
          <w:tab w:val="left" w:pos="114"/>
        </w:tabs>
        <w:rPr>
          <w:lang w:val="nl-BE"/>
        </w:rPr>
      </w:pPr>
    </w:p>
    <w:p w14:paraId="2642B102" w14:textId="77777777" w:rsidR="006F3923" w:rsidRDefault="00990285" w:rsidP="006F3923">
      <w:pPr>
        <w:pStyle w:val="02bSource"/>
        <w:widowControl/>
        <w:tabs>
          <w:tab w:val="left" w:pos="114"/>
        </w:tabs>
        <w:rPr>
          <w:lang w:val="nl-BE"/>
        </w:rPr>
      </w:pPr>
      <w:r>
        <w:object w:dxaOrig="1440" w:dyaOrig="1440" w14:anchorId="36F5F0C2">
          <v:shape id="_x0000_s1338" type="#_x0000_t75" style="position:absolute;left:0;text-align:left;margin-left:0;margin-top:0;width:152.25pt;height:152.25pt;z-index:251662336;mso-position-horizontal:center">
            <v:imagedata r:id="rId490" o:title=""/>
            <w10:wrap type="square"/>
          </v:shape>
          <o:OLEObject Type="Embed" ProgID="CorelDRAW.Graphic.12" ShapeID="_x0000_s1338" DrawAspect="Content" ObjectID="_1587467728" r:id="rId491"/>
        </w:object>
      </w:r>
    </w:p>
    <w:p w14:paraId="678D63FA"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0045.01 h8f4</w:t>
      </w:r>
    </w:p>
    <w:p w14:paraId="36416E40" w14:textId="77777777" w:rsidR="006F3923" w:rsidRDefault="006F3923" w:rsidP="006F3923">
      <w:pPr>
        <w:rPr>
          <w:rFonts w:cs="Arial"/>
          <w:sz w:val="20"/>
          <w:szCs w:val="20"/>
          <w:lang w:val="nl-BE"/>
        </w:rPr>
      </w:pPr>
    </w:p>
    <w:p w14:paraId="072F4D78" w14:textId="77777777" w:rsidR="006F3923" w:rsidRDefault="006F3923" w:rsidP="006F3923">
      <w:pPr>
        <w:widowControl/>
        <w:tabs>
          <w:tab w:val="left" w:pos="6601"/>
          <w:tab w:val="left" w:pos="6997"/>
          <w:tab w:val="left" w:pos="7701"/>
          <w:tab w:val="left" w:pos="8399"/>
        </w:tabs>
        <w:jc w:val="both"/>
        <w:rPr>
          <w:rFonts w:cs="Arial"/>
          <w:color w:val="000000"/>
          <w:sz w:val="20"/>
          <w:szCs w:val="20"/>
          <w:lang w:val="nl-BE"/>
        </w:rPr>
      </w:pPr>
      <w:r>
        <w:rPr>
          <w:rFonts w:cs="Arial"/>
          <w:color w:val="000000"/>
          <w:sz w:val="20"/>
          <w:szCs w:val="20"/>
          <w:lang w:val="nl-BE"/>
        </w:rPr>
        <w:t>Wit heeft wel een stuk meer, maar er staan er twee aangevallen.</w:t>
      </w:r>
    </w:p>
    <w:p w14:paraId="3CBB9B42" w14:textId="77777777" w:rsidR="006F3923" w:rsidRDefault="006F3923" w:rsidP="006F3923">
      <w:pPr>
        <w:rPr>
          <w:rFonts w:cs="Arial"/>
          <w:b/>
          <w:sz w:val="20"/>
          <w:szCs w:val="20"/>
          <w:lang w:val="nl-BE"/>
        </w:rPr>
      </w:pPr>
      <w:r>
        <w:rPr>
          <w:rFonts w:cs="Arial"/>
          <w:b/>
          <w:sz w:val="20"/>
          <w:szCs w:val="20"/>
          <w:lang w:val="nl-BE"/>
        </w:rPr>
        <w:tab/>
        <w:t>1.Ph3+</w:t>
      </w:r>
    </w:p>
    <w:p w14:paraId="04400254" w14:textId="77777777" w:rsidR="006F3923" w:rsidRDefault="006F3923" w:rsidP="006F3923">
      <w:pPr>
        <w:widowControl/>
        <w:tabs>
          <w:tab w:val="left" w:pos="6601"/>
          <w:tab w:val="left" w:pos="6997"/>
          <w:tab w:val="left" w:pos="7701"/>
          <w:tab w:val="left" w:pos="8399"/>
        </w:tabs>
        <w:jc w:val="both"/>
        <w:rPr>
          <w:rFonts w:cs="Arial"/>
          <w:color w:val="000000"/>
          <w:sz w:val="20"/>
          <w:szCs w:val="20"/>
          <w:lang w:val="nl-BE"/>
        </w:rPr>
      </w:pPr>
      <w:r>
        <w:rPr>
          <w:rFonts w:cs="Arial"/>
          <w:color w:val="000000"/>
          <w:sz w:val="20"/>
          <w:szCs w:val="20"/>
          <w:lang w:val="nl-BE"/>
        </w:rPr>
        <w:t xml:space="preserve">1.Pe6+? faalt op 1…Kf5 en </w:t>
      </w:r>
    </w:p>
    <w:p w14:paraId="26A611B5" w14:textId="77777777" w:rsidR="006F3923" w:rsidRDefault="00A91185" w:rsidP="00586E21">
      <w:pPr>
        <w:widowControl/>
        <w:numPr>
          <w:ilvl w:val="0"/>
          <w:numId w:val="130"/>
        </w:numPr>
        <w:tabs>
          <w:tab w:val="left" w:pos="6601"/>
          <w:tab w:val="left" w:pos="6997"/>
          <w:tab w:val="left" w:pos="7701"/>
          <w:tab w:val="left" w:pos="8399"/>
        </w:tabs>
        <w:jc w:val="both"/>
        <w:rPr>
          <w:rFonts w:cs="Arial"/>
          <w:color w:val="000000"/>
          <w:sz w:val="20"/>
          <w:szCs w:val="20"/>
          <w:lang w:val="nl-BE"/>
        </w:rPr>
      </w:pPr>
      <w:r>
        <w:rPr>
          <w:rFonts w:cs="Arial"/>
          <w:color w:val="000000"/>
          <w:sz w:val="20"/>
          <w:szCs w:val="20"/>
          <w:lang w:val="nl-BE"/>
        </w:rPr>
        <w:t>2.Pd4+ Ke5 3.Pc6+</w:t>
      </w:r>
      <w:r w:rsidR="0053497B">
        <w:rPr>
          <w:rFonts w:cs="Arial"/>
          <w:color w:val="000000"/>
          <w:sz w:val="20"/>
          <w:szCs w:val="20"/>
          <w:lang w:val="nl-BE"/>
        </w:rPr>
        <w:t xml:space="preserve"> Kf6</w:t>
      </w:r>
      <w:r w:rsidR="00191118">
        <w:rPr>
          <w:rFonts w:cs="Arial"/>
          <w:color w:val="000000"/>
          <w:sz w:val="20"/>
          <w:szCs w:val="20"/>
          <w:lang w:val="nl-BE"/>
        </w:rPr>
        <w:t xml:space="preserve">, </w:t>
      </w:r>
      <w:r>
        <w:rPr>
          <w:rFonts w:cs="Arial"/>
          <w:color w:val="000000"/>
          <w:sz w:val="20"/>
          <w:szCs w:val="20"/>
          <w:lang w:val="nl-BE"/>
        </w:rPr>
        <w:t>of hier</w:t>
      </w:r>
      <w:r w:rsidR="0053497B">
        <w:rPr>
          <w:rFonts w:cs="Arial"/>
          <w:color w:val="000000"/>
          <w:sz w:val="20"/>
          <w:szCs w:val="20"/>
          <w:lang w:val="nl-BE"/>
        </w:rPr>
        <w:t>:</w:t>
      </w:r>
      <w:r>
        <w:rPr>
          <w:rFonts w:cs="Arial"/>
          <w:color w:val="000000"/>
          <w:sz w:val="20"/>
          <w:szCs w:val="20"/>
          <w:lang w:val="nl-BE"/>
        </w:rPr>
        <w:t xml:space="preserve"> </w:t>
      </w:r>
    </w:p>
    <w:p w14:paraId="4C020147" w14:textId="77777777" w:rsidR="00A91185" w:rsidRDefault="00A91185" w:rsidP="00A91185">
      <w:pPr>
        <w:widowControl/>
        <w:tabs>
          <w:tab w:val="left" w:pos="6601"/>
          <w:tab w:val="left" w:pos="6997"/>
          <w:tab w:val="left" w:pos="7701"/>
          <w:tab w:val="left" w:pos="8399"/>
        </w:tabs>
        <w:jc w:val="both"/>
        <w:rPr>
          <w:rFonts w:cs="Arial"/>
          <w:color w:val="000000"/>
          <w:sz w:val="20"/>
          <w:szCs w:val="20"/>
          <w:lang w:val="nl-BE"/>
        </w:rPr>
      </w:pPr>
      <w:r>
        <w:rPr>
          <w:rFonts w:cs="Arial"/>
          <w:color w:val="000000"/>
          <w:sz w:val="20"/>
          <w:szCs w:val="20"/>
          <w:lang w:val="nl-BE"/>
        </w:rPr>
        <w:t xml:space="preserve">      3.Pf3+ Kf4. Of:</w:t>
      </w:r>
    </w:p>
    <w:p w14:paraId="03F7E74D" w14:textId="77777777" w:rsidR="00A91185" w:rsidRDefault="00BB6A91" w:rsidP="00586E21">
      <w:pPr>
        <w:widowControl/>
        <w:numPr>
          <w:ilvl w:val="0"/>
          <w:numId w:val="130"/>
        </w:numPr>
        <w:tabs>
          <w:tab w:val="left" w:pos="6601"/>
          <w:tab w:val="left" w:pos="6997"/>
          <w:tab w:val="left" w:pos="7701"/>
          <w:tab w:val="left" w:pos="8399"/>
        </w:tabs>
        <w:jc w:val="both"/>
        <w:rPr>
          <w:rFonts w:cs="Arial"/>
          <w:color w:val="000000"/>
          <w:sz w:val="20"/>
          <w:szCs w:val="20"/>
          <w:lang w:val="nl-BE"/>
        </w:rPr>
      </w:pPr>
      <w:r>
        <w:rPr>
          <w:rFonts w:cs="Arial"/>
          <w:color w:val="000000"/>
          <w:sz w:val="20"/>
          <w:szCs w:val="20"/>
          <w:lang w:val="nl-BE"/>
        </w:rPr>
        <w:t>2.</w:t>
      </w:r>
      <w:r w:rsidR="00A91185">
        <w:rPr>
          <w:rFonts w:cs="Arial"/>
          <w:color w:val="000000"/>
          <w:sz w:val="20"/>
          <w:szCs w:val="20"/>
          <w:lang w:val="nl-BE"/>
        </w:rPr>
        <w:t>Pg7+ Kf6. En wit komt niet verder zonder stukverlies.</w:t>
      </w:r>
    </w:p>
    <w:p w14:paraId="587114AB" w14:textId="77777777" w:rsidR="006F3923" w:rsidRDefault="006F3923" w:rsidP="00A91185">
      <w:pPr>
        <w:ind w:firstLine="708"/>
        <w:rPr>
          <w:rFonts w:cs="Arial"/>
          <w:b/>
          <w:sz w:val="20"/>
          <w:szCs w:val="20"/>
          <w:lang w:val="nl-BE"/>
        </w:rPr>
      </w:pPr>
      <w:r>
        <w:rPr>
          <w:rFonts w:cs="Arial"/>
          <w:b/>
          <w:sz w:val="20"/>
          <w:szCs w:val="20"/>
          <w:lang w:val="nl-BE"/>
        </w:rPr>
        <w:t>1…</w:t>
      </w:r>
      <w:r>
        <w:rPr>
          <w:rFonts w:cs="Arial"/>
          <w:b/>
          <w:sz w:val="20"/>
          <w:szCs w:val="20"/>
          <w:lang w:val="nl-BE"/>
        </w:rPr>
        <w:tab/>
      </w:r>
      <w:r>
        <w:rPr>
          <w:rFonts w:cs="Arial"/>
          <w:b/>
          <w:sz w:val="20"/>
          <w:szCs w:val="20"/>
          <w:lang w:val="nl-BE"/>
        </w:rPr>
        <w:tab/>
        <w:t>Kf5</w:t>
      </w:r>
    </w:p>
    <w:p w14:paraId="0532B798" w14:textId="77777777" w:rsidR="006F3923" w:rsidRDefault="006F3923" w:rsidP="006F3923">
      <w:pPr>
        <w:widowControl/>
        <w:tabs>
          <w:tab w:val="left" w:pos="6601"/>
          <w:tab w:val="left" w:pos="6997"/>
          <w:tab w:val="left" w:pos="7701"/>
          <w:tab w:val="left" w:pos="8399"/>
        </w:tabs>
        <w:jc w:val="both"/>
        <w:rPr>
          <w:rFonts w:cs="Arial"/>
          <w:b/>
          <w:bCs/>
          <w:color w:val="000000"/>
          <w:sz w:val="20"/>
          <w:szCs w:val="20"/>
          <w:lang w:val="nl-BE"/>
        </w:rPr>
      </w:pPr>
      <w:r>
        <w:rPr>
          <w:rFonts w:cs="Arial"/>
          <w:color w:val="000000"/>
          <w:sz w:val="20"/>
          <w:szCs w:val="20"/>
          <w:lang w:val="nl-BE"/>
        </w:rPr>
        <w:t>Na 1…Kg4</w:t>
      </w:r>
      <w:r w:rsidR="00AA4650">
        <w:rPr>
          <w:rFonts w:cs="Arial"/>
          <w:color w:val="000000"/>
          <w:sz w:val="20"/>
          <w:szCs w:val="20"/>
          <w:lang w:val="nl-BE"/>
        </w:rPr>
        <w:t xml:space="preserve">? </w:t>
      </w:r>
      <w:r>
        <w:rPr>
          <w:rFonts w:cs="Arial"/>
          <w:color w:val="000000"/>
          <w:sz w:val="20"/>
          <w:szCs w:val="20"/>
          <w:lang w:val="nl-BE"/>
        </w:rPr>
        <w:t xml:space="preserve">2.Lxg6 </w:t>
      </w:r>
      <w:r w:rsidR="00AA4650">
        <w:rPr>
          <w:rFonts w:cs="Arial"/>
          <w:color w:val="000000"/>
          <w:sz w:val="20"/>
          <w:szCs w:val="20"/>
          <w:lang w:val="nl-BE"/>
        </w:rPr>
        <w:t>Kxh3 valt eve</w:t>
      </w:r>
      <w:r>
        <w:rPr>
          <w:rFonts w:cs="Arial"/>
          <w:color w:val="000000"/>
          <w:sz w:val="20"/>
          <w:szCs w:val="20"/>
          <w:lang w:val="nl-BE"/>
        </w:rPr>
        <w:t>neens 3.Lxe4 met winst.</w:t>
      </w:r>
    </w:p>
    <w:p w14:paraId="05BA0309" w14:textId="77777777" w:rsidR="006F3923" w:rsidRDefault="006F3923" w:rsidP="006F3923">
      <w:pPr>
        <w:rPr>
          <w:rFonts w:cs="Arial"/>
          <w:b/>
          <w:sz w:val="20"/>
          <w:szCs w:val="20"/>
          <w:lang w:val="nl-BE"/>
        </w:rPr>
      </w:pPr>
      <w:r>
        <w:rPr>
          <w:rFonts w:cs="Arial"/>
          <w:b/>
          <w:sz w:val="20"/>
          <w:szCs w:val="20"/>
          <w:lang w:val="nl-BE"/>
        </w:rPr>
        <w:tab/>
        <w:t>2.Pe3+</w:t>
      </w:r>
      <w:r>
        <w:rPr>
          <w:rFonts w:cs="Arial"/>
          <w:b/>
          <w:sz w:val="20"/>
          <w:szCs w:val="20"/>
          <w:lang w:val="nl-BE"/>
        </w:rPr>
        <w:tab/>
      </w:r>
      <w:r>
        <w:rPr>
          <w:rFonts w:cs="Arial"/>
          <w:b/>
          <w:sz w:val="20"/>
          <w:szCs w:val="20"/>
          <w:lang w:val="nl-BE"/>
        </w:rPr>
        <w:tab/>
        <w:t>Kf6</w:t>
      </w:r>
    </w:p>
    <w:p w14:paraId="4C132851" w14:textId="77777777" w:rsidR="006F3923" w:rsidRDefault="006F3923" w:rsidP="006F3923">
      <w:pPr>
        <w:rPr>
          <w:rFonts w:cs="Arial"/>
          <w:b/>
          <w:sz w:val="20"/>
          <w:szCs w:val="20"/>
          <w:lang w:val="nl-BE"/>
        </w:rPr>
      </w:pPr>
      <w:r>
        <w:rPr>
          <w:rFonts w:cs="Arial"/>
          <w:b/>
          <w:sz w:val="20"/>
          <w:szCs w:val="20"/>
          <w:lang w:val="nl-BE"/>
        </w:rPr>
        <w:tab/>
        <w:t>3.Pg4+</w:t>
      </w:r>
    </w:p>
    <w:p w14:paraId="15FE802C" w14:textId="77777777" w:rsidR="006F3923" w:rsidRDefault="00A91185" w:rsidP="006F3923">
      <w:pPr>
        <w:rPr>
          <w:rFonts w:cs="Arial"/>
          <w:b/>
          <w:sz w:val="20"/>
          <w:szCs w:val="20"/>
          <w:lang w:val="nl-BE"/>
        </w:rPr>
      </w:pPr>
      <w:r>
        <w:rPr>
          <w:rFonts w:cs="Arial"/>
          <w:sz w:val="20"/>
          <w:szCs w:val="20"/>
          <w:lang w:val="nl-BE"/>
        </w:rPr>
        <w:t>3.Pd</w:t>
      </w:r>
      <w:r w:rsidR="006F3923">
        <w:rPr>
          <w:rFonts w:cs="Arial"/>
          <w:sz w:val="20"/>
          <w:szCs w:val="20"/>
          <w:lang w:val="nl-BE"/>
        </w:rPr>
        <w:t>5+? Ke5 4.Lxg6 Kxd5</w:t>
      </w:r>
      <w:r w:rsidR="006F3923">
        <w:rPr>
          <w:rFonts w:cs="Arial"/>
          <w:b/>
          <w:sz w:val="20"/>
          <w:szCs w:val="20"/>
          <w:lang w:val="nl-BE"/>
        </w:rPr>
        <w:tab/>
      </w:r>
      <w:r w:rsidR="006F3923">
        <w:rPr>
          <w:rFonts w:cs="Arial"/>
          <w:b/>
          <w:sz w:val="20"/>
          <w:szCs w:val="20"/>
          <w:lang w:val="nl-BE"/>
        </w:rPr>
        <w:tab/>
        <w:t>3...</w:t>
      </w:r>
      <w:r w:rsidR="006F3923">
        <w:rPr>
          <w:rFonts w:cs="Arial"/>
          <w:b/>
          <w:sz w:val="20"/>
          <w:szCs w:val="20"/>
          <w:lang w:val="nl-BE"/>
        </w:rPr>
        <w:tab/>
      </w:r>
      <w:r w:rsidR="006F3923">
        <w:rPr>
          <w:rFonts w:cs="Arial"/>
          <w:b/>
          <w:sz w:val="20"/>
          <w:szCs w:val="20"/>
          <w:lang w:val="nl-BE"/>
        </w:rPr>
        <w:tab/>
        <w:t>Kf5</w:t>
      </w:r>
    </w:p>
    <w:p w14:paraId="5F87DC2B" w14:textId="77777777" w:rsidR="006F3923" w:rsidRDefault="006F3923" w:rsidP="006F3923">
      <w:pPr>
        <w:rPr>
          <w:rFonts w:cs="Arial"/>
          <w:b/>
          <w:sz w:val="20"/>
          <w:szCs w:val="20"/>
          <w:lang w:val="nl-BE"/>
        </w:rPr>
      </w:pPr>
      <w:r>
        <w:rPr>
          <w:rFonts w:cs="Arial"/>
          <w:b/>
          <w:sz w:val="20"/>
          <w:szCs w:val="20"/>
          <w:lang w:val="nl-BE"/>
        </w:rPr>
        <w:tab/>
        <w:t>4.Ph6+</w:t>
      </w:r>
    </w:p>
    <w:p w14:paraId="7A1642B2" w14:textId="77777777" w:rsidR="006F3923" w:rsidRDefault="006F3923" w:rsidP="00A91185">
      <w:pPr>
        <w:jc w:val="both"/>
        <w:rPr>
          <w:rFonts w:cs="Arial"/>
          <w:sz w:val="20"/>
          <w:szCs w:val="20"/>
          <w:lang w:val="nl-BE"/>
        </w:rPr>
      </w:pPr>
      <w:r>
        <w:rPr>
          <w:rFonts w:cs="Arial"/>
          <w:sz w:val="20"/>
          <w:szCs w:val="20"/>
          <w:lang w:val="nl-BE"/>
        </w:rPr>
        <w:t>4.Ld7+? e6</w:t>
      </w:r>
      <w:r w:rsidR="00A91185">
        <w:rPr>
          <w:rFonts w:cs="Arial"/>
          <w:sz w:val="20"/>
          <w:szCs w:val="20"/>
          <w:lang w:val="nl-BE"/>
        </w:rPr>
        <w:t>. Deze vervelende pion dient dus eerst verwijderd te wor-den.</w:t>
      </w:r>
    </w:p>
    <w:p w14:paraId="4309A824" w14:textId="77777777" w:rsidR="008C4D1D" w:rsidRDefault="008C4D1D" w:rsidP="008C4D1D">
      <w:pPr>
        <w:rPr>
          <w:rFonts w:cs="Arial"/>
          <w:b/>
          <w:sz w:val="20"/>
          <w:szCs w:val="20"/>
          <w:lang w:val="nl-BE"/>
        </w:rPr>
      </w:pPr>
      <w:r>
        <w:rPr>
          <w:rFonts w:cs="Arial"/>
          <w:b/>
          <w:sz w:val="20"/>
          <w:szCs w:val="20"/>
          <w:lang w:val="nl-BE"/>
        </w:rPr>
        <w:t xml:space="preserve">             </w:t>
      </w:r>
    </w:p>
    <w:p w14:paraId="6484421F" w14:textId="77777777" w:rsidR="008C4D1D" w:rsidRDefault="008C4D1D" w:rsidP="008C4D1D">
      <w:pPr>
        <w:rPr>
          <w:rFonts w:cs="Arial"/>
          <w:b/>
          <w:sz w:val="20"/>
          <w:szCs w:val="20"/>
          <w:lang w:val="nl-BE"/>
        </w:rPr>
      </w:pPr>
    </w:p>
    <w:p w14:paraId="40E97F52" w14:textId="77777777" w:rsidR="008C4D1D" w:rsidRDefault="008C4D1D" w:rsidP="008C4D1D">
      <w:pPr>
        <w:rPr>
          <w:rFonts w:cs="Arial"/>
          <w:b/>
          <w:sz w:val="20"/>
          <w:szCs w:val="20"/>
          <w:lang w:val="nl-BE"/>
        </w:rPr>
      </w:pPr>
    </w:p>
    <w:p w14:paraId="58C64162" w14:textId="77777777" w:rsidR="008C4D1D" w:rsidRDefault="008C4D1D" w:rsidP="008C4D1D">
      <w:pPr>
        <w:rPr>
          <w:rFonts w:cs="Arial"/>
          <w:b/>
          <w:sz w:val="20"/>
          <w:szCs w:val="20"/>
          <w:lang w:val="nl-BE"/>
        </w:rPr>
      </w:pPr>
    </w:p>
    <w:p w14:paraId="48C72936" w14:textId="77777777" w:rsidR="008C4D1D" w:rsidRDefault="008C4D1D" w:rsidP="008C4D1D">
      <w:pPr>
        <w:rPr>
          <w:rFonts w:cs="Arial"/>
          <w:b/>
          <w:sz w:val="20"/>
          <w:szCs w:val="20"/>
          <w:lang w:val="nl-BE"/>
        </w:rPr>
      </w:pPr>
    </w:p>
    <w:p w14:paraId="1B84E9F1" w14:textId="77777777" w:rsidR="006F3923" w:rsidRDefault="008C4D1D" w:rsidP="008C4D1D">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4...</w:t>
      </w:r>
      <w:r w:rsidR="006F3923">
        <w:rPr>
          <w:rFonts w:cs="Arial"/>
          <w:b/>
          <w:sz w:val="20"/>
          <w:szCs w:val="20"/>
          <w:lang w:val="nl-BE"/>
        </w:rPr>
        <w:tab/>
      </w:r>
      <w:r w:rsidR="006F3923">
        <w:rPr>
          <w:rFonts w:cs="Arial"/>
          <w:b/>
          <w:sz w:val="20"/>
          <w:szCs w:val="20"/>
          <w:lang w:val="nl-BE"/>
        </w:rPr>
        <w:tab/>
        <w:t>Kf6</w:t>
      </w:r>
    </w:p>
    <w:p w14:paraId="550F768D" w14:textId="77777777" w:rsidR="006F3923" w:rsidRDefault="008C4D1D" w:rsidP="001855A6">
      <w:pPr>
        <w:rPr>
          <w:rFonts w:cs="Arial"/>
          <w:b/>
          <w:sz w:val="20"/>
          <w:szCs w:val="20"/>
          <w:lang w:val="nl-BE"/>
        </w:rPr>
      </w:pPr>
      <w:r>
        <w:rPr>
          <w:rFonts w:cs="Arial"/>
          <w:b/>
          <w:sz w:val="20"/>
          <w:szCs w:val="20"/>
          <w:lang w:val="nl-BE"/>
        </w:rPr>
        <w:t xml:space="preserve">             </w:t>
      </w:r>
      <w:r w:rsidR="006F3923">
        <w:rPr>
          <w:rFonts w:cs="Arial"/>
          <w:b/>
          <w:sz w:val="20"/>
          <w:szCs w:val="20"/>
          <w:lang w:val="nl-BE"/>
        </w:rPr>
        <w:t>5.Pg8+</w:t>
      </w:r>
      <w:r w:rsidR="006F3923">
        <w:rPr>
          <w:rFonts w:cs="Arial"/>
          <w:b/>
          <w:sz w:val="20"/>
          <w:szCs w:val="20"/>
          <w:lang w:val="nl-BE"/>
        </w:rPr>
        <w:tab/>
      </w:r>
      <w:r w:rsidR="006F3923">
        <w:rPr>
          <w:rFonts w:cs="Arial"/>
          <w:b/>
          <w:sz w:val="20"/>
          <w:szCs w:val="20"/>
          <w:lang w:val="nl-BE"/>
        </w:rPr>
        <w:tab/>
        <w:t>Kf5</w:t>
      </w:r>
    </w:p>
    <w:p w14:paraId="4D43DB4F" w14:textId="77777777" w:rsidR="006F3923" w:rsidRDefault="006F3923" w:rsidP="006F3923">
      <w:pPr>
        <w:rPr>
          <w:rFonts w:cs="Arial"/>
          <w:b/>
          <w:sz w:val="20"/>
          <w:szCs w:val="20"/>
          <w:lang w:val="nl-BE"/>
        </w:rPr>
      </w:pPr>
      <w:r>
        <w:rPr>
          <w:rFonts w:cs="Arial"/>
          <w:b/>
          <w:sz w:val="20"/>
          <w:szCs w:val="20"/>
          <w:lang w:val="nl-BE"/>
        </w:rPr>
        <w:t xml:space="preserve">             6.Pxe7+</w:t>
      </w:r>
      <w:r>
        <w:rPr>
          <w:rFonts w:cs="Arial"/>
          <w:b/>
          <w:sz w:val="20"/>
          <w:szCs w:val="20"/>
          <w:lang w:val="nl-BE"/>
        </w:rPr>
        <w:tab/>
        <w:t>Kf6</w:t>
      </w:r>
    </w:p>
    <w:p w14:paraId="3F41489B" w14:textId="77777777" w:rsidR="006F3923" w:rsidRDefault="006F3923" w:rsidP="006F3923">
      <w:pPr>
        <w:widowControl/>
        <w:tabs>
          <w:tab w:val="left" w:pos="6601"/>
          <w:tab w:val="left" w:pos="6997"/>
          <w:tab w:val="left" w:pos="7701"/>
          <w:tab w:val="left" w:pos="8399"/>
        </w:tabs>
        <w:jc w:val="both"/>
        <w:rPr>
          <w:rFonts w:cs="Arial"/>
          <w:b/>
          <w:bCs/>
          <w:color w:val="000000"/>
          <w:sz w:val="20"/>
          <w:szCs w:val="20"/>
          <w:lang w:val="nl-BE"/>
        </w:rPr>
      </w:pPr>
      <w:r>
        <w:rPr>
          <w:rFonts w:cs="Arial"/>
          <w:color w:val="000000"/>
          <w:sz w:val="20"/>
          <w:szCs w:val="20"/>
          <w:lang w:val="nl-BE"/>
        </w:rPr>
        <w:t>Na dat dit pionnetje veroverd is, keert het paard op zijn stappen te-rug:</w:t>
      </w:r>
    </w:p>
    <w:p w14:paraId="468B3328" w14:textId="77777777" w:rsidR="006F3923" w:rsidRDefault="006F3923" w:rsidP="006F3923">
      <w:pPr>
        <w:rPr>
          <w:rFonts w:cs="Arial"/>
          <w:b/>
          <w:sz w:val="20"/>
          <w:szCs w:val="20"/>
          <w:lang w:val="nl-BE"/>
        </w:rPr>
      </w:pPr>
      <w:r>
        <w:rPr>
          <w:rFonts w:cs="Arial"/>
          <w:b/>
          <w:sz w:val="20"/>
          <w:szCs w:val="20"/>
          <w:lang w:val="nl-BE"/>
        </w:rPr>
        <w:t xml:space="preserve">             7.Pg8+</w:t>
      </w:r>
    </w:p>
    <w:p w14:paraId="65365EFE" w14:textId="77777777" w:rsidR="006F3923" w:rsidRDefault="000A4ACB" w:rsidP="006F3923">
      <w:pPr>
        <w:rPr>
          <w:rFonts w:cs="Arial"/>
          <w:sz w:val="20"/>
          <w:szCs w:val="20"/>
          <w:lang w:val="nl-BE"/>
        </w:rPr>
      </w:pPr>
      <w:r>
        <w:rPr>
          <w:rFonts w:cs="Arial"/>
          <w:sz w:val="20"/>
          <w:szCs w:val="20"/>
          <w:lang w:val="nl-BE"/>
        </w:rPr>
        <w:t>En niet 7.Pd5+? Ke5</w:t>
      </w:r>
    </w:p>
    <w:p w14:paraId="71E731D4" w14:textId="77777777" w:rsidR="006F3923" w:rsidRDefault="006F3923" w:rsidP="006F3923">
      <w:pPr>
        <w:rPr>
          <w:rFonts w:cs="Arial"/>
          <w:b/>
          <w:sz w:val="20"/>
          <w:szCs w:val="20"/>
          <w:lang w:val="nl-BE"/>
        </w:rPr>
      </w:pPr>
      <w:r>
        <w:rPr>
          <w:rFonts w:cs="Arial"/>
          <w:sz w:val="20"/>
          <w:szCs w:val="20"/>
          <w:lang w:val="nl-BE"/>
        </w:rPr>
        <w:t xml:space="preserve">             </w:t>
      </w:r>
      <w:r>
        <w:rPr>
          <w:rFonts w:cs="Arial"/>
          <w:b/>
          <w:sz w:val="20"/>
          <w:szCs w:val="20"/>
          <w:lang w:val="nl-BE"/>
        </w:rPr>
        <w:t>7...</w:t>
      </w:r>
      <w:r>
        <w:rPr>
          <w:rFonts w:cs="Arial"/>
          <w:b/>
          <w:sz w:val="20"/>
          <w:szCs w:val="20"/>
          <w:lang w:val="nl-BE"/>
        </w:rPr>
        <w:tab/>
      </w:r>
      <w:r>
        <w:rPr>
          <w:rFonts w:cs="Arial"/>
          <w:b/>
          <w:sz w:val="20"/>
          <w:szCs w:val="20"/>
          <w:lang w:val="nl-BE"/>
        </w:rPr>
        <w:tab/>
        <w:t>Kf5</w:t>
      </w:r>
    </w:p>
    <w:p w14:paraId="4D6F8003" w14:textId="77777777" w:rsidR="006F3923" w:rsidRDefault="006F3923" w:rsidP="006F3923">
      <w:pPr>
        <w:rPr>
          <w:rFonts w:cs="Arial"/>
          <w:b/>
          <w:sz w:val="20"/>
          <w:szCs w:val="20"/>
          <w:lang w:val="nl-BE"/>
        </w:rPr>
      </w:pPr>
      <w:r>
        <w:rPr>
          <w:rFonts w:cs="Arial"/>
          <w:b/>
          <w:sz w:val="20"/>
          <w:szCs w:val="20"/>
          <w:lang w:val="nl-BE"/>
        </w:rPr>
        <w:t xml:space="preserve">             8.Ph6+</w:t>
      </w:r>
      <w:r>
        <w:rPr>
          <w:rFonts w:cs="Arial"/>
          <w:b/>
          <w:sz w:val="20"/>
          <w:szCs w:val="20"/>
          <w:lang w:val="nl-BE"/>
        </w:rPr>
        <w:tab/>
      </w:r>
      <w:r>
        <w:rPr>
          <w:rFonts w:cs="Arial"/>
          <w:b/>
          <w:sz w:val="20"/>
          <w:szCs w:val="20"/>
          <w:lang w:val="nl-BE"/>
        </w:rPr>
        <w:tab/>
        <w:t>Kf6</w:t>
      </w:r>
    </w:p>
    <w:p w14:paraId="498EBF71" w14:textId="77777777" w:rsidR="006F3923" w:rsidRDefault="006F3923" w:rsidP="006F3923">
      <w:pPr>
        <w:rPr>
          <w:rFonts w:cs="Arial"/>
          <w:b/>
          <w:sz w:val="20"/>
          <w:szCs w:val="20"/>
          <w:lang w:val="nl-BE"/>
        </w:rPr>
      </w:pPr>
      <w:r>
        <w:rPr>
          <w:rFonts w:cs="Arial"/>
          <w:b/>
          <w:sz w:val="20"/>
          <w:szCs w:val="20"/>
          <w:lang w:val="nl-BE"/>
        </w:rPr>
        <w:t xml:space="preserve">             9.Pg4+</w:t>
      </w:r>
      <w:r>
        <w:rPr>
          <w:rFonts w:cs="Arial"/>
          <w:b/>
          <w:sz w:val="20"/>
          <w:szCs w:val="20"/>
          <w:lang w:val="nl-BE"/>
        </w:rPr>
        <w:tab/>
      </w:r>
      <w:r>
        <w:rPr>
          <w:rFonts w:cs="Arial"/>
          <w:b/>
          <w:sz w:val="20"/>
          <w:szCs w:val="20"/>
          <w:lang w:val="nl-BE"/>
        </w:rPr>
        <w:tab/>
        <w:t>Kf5</w:t>
      </w:r>
    </w:p>
    <w:p w14:paraId="04532F6A" w14:textId="77777777" w:rsidR="006F3923" w:rsidRDefault="000A4ACB" w:rsidP="006F3923">
      <w:pPr>
        <w:widowControl/>
        <w:tabs>
          <w:tab w:val="left" w:pos="6601"/>
          <w:tab w:val="left" w:pos="6997"/>
          <w:tab w:val="left" w:pos="7701"/>
          <w:tab w:val="left" w:pos="8399"/>
        </w:tabs>
        <w:jc w:val="both"/>
        <w:rPr>
          <w:rFonts w:cs="Arial"/>
          <w:b/>
          <w:bCs/>
          <w:color w:val="000000"/>
          <w:sz w:val="20"/>
          <w:szCs w:val="20"/>
          <w:lang w:val="nl-BE"/>
        </w:rPr>
      </w:pPr>
      <w:r>
        <w:rPr>
          <w:rFonts w:cs="Arial"/>
          <w:color w:val="000000"/>
          <w:sz w:val="20"/>
          <w:szCs w:val="20"/>
          <w:lang w:val="nl-BE"/>
        </w:rPr>
        <w:t>De weg is nu vrij:</w:t>
      </w:r>
    </w:p>
    <w:p w14:paraId="064EB56D" w14:textId="77777777" w:rsidR="006F3923" w:rsidRDefault="006F3923" w:rsidP="006F3923">
      <w:pPr>
        <w:rPr>
          <w:rFonts w:cs="Arial"/>
          <w:b/>
          <w:sz w:val="20"/>
          <w:szCs w:val="20"/>
          <w:lang w:val="nl-BE"/>
        </w:rPr>
      </w:pPr>
      <w:r>
        <w:rPr>
          <w:rFonts w:cs="Arial"/>
          <w:b/>
          <w:sz w:val="20"/>
          <w:szCs w:val="20"/>
          <w:lang w:val="nl-BE"/>
        </w:rPr>
        <w:t xml:space="preserve">           10.Ld7+</w:t>
      </w:r>
    </w:p>
    <w:p w14:paraId="1492C7C1" w14:textId="77777777" w:rsidR="006F3923" w:rsidRDefault="006F3923" w:rsidP="006F3923">
      <w:pPr>
        <w:widowControl/>
        <w:tabs>
          <w:tab w:val="left" w:pos="6601"/>
          <w:tab w:val="left" w:pos="6997"/>
          <w:tab w:val="left" w:pos="7701"/>
          <w:tab w:val="left" w:pos="8399"/>
        </w:tabs>
        <w:jc w:val="both"/>
        <w:rPr>
          <w:rFonts w:cs="Arial"/>
          <w:color w:val="000000"/>
          <w:sz w:val="20"/>
          <w:szCs w:val="20"/>
          <w:lang w:val="nl-BE"/>
        </w:rPr>
      </w:pPr>
      <w:r>
        <w:rPr>
          <w:rFonts w:cs="Arial"/>
          <w:color w:val="000000"/>
          <w:sz w:val="20"/>
          <w:szCs w:val="20"/>
          <w:lang w:val="nl-BE"/>
        </w:rPr>
        <w:t xml:space="preserve">en mat. </w:t>
      </w:r>
    </w:p>
    <w:p w14:paraId="5E05F095" w14:textId="77777777" w:rsidR="000A4ACB" w:rsidRDefault="000A4ACB" w:rsidP="006F3923">
      <w:pPr>
        <w:widowControl/>
        <w:tabs>
          <w:tab w:val="left" w:pos="6601"/>
          <w:tab w:val="left" w:pos="6997"/>
          <w:tab w:val="left" w:pos="7701"/>
          <w:tab w:val="left" w:pos="8399"/>
        </w:tabs>
        <w:jc w:val="both"/>
        <w:rPr>
          <w:rFonts w:cs="Arial"/>
          <w:color w:val="000000"/>
          <w:sz w:val="20"/>
          <w:szCs w:val="20"/>
          <w:lang w:val="nl-BE"/>
        </w:rPr>
      </w:pPr>
    </w:p>
    <w:p w14:paraId="24EB6A2F" w14:textId="77777777" w:rsidR="006F3923" w:rsidRDefault="0067009F" w:rsidP="006F3923">
      <w:pPr>
        <w:widowControl/>
        <w:tabs>
          <w:tab w:val="left" w:pos="6601"/>
          <w:tab w:val="left" w:pos="6997"/>
          <w:tab w:val="left" w:pos="7701"/>
          <w:tab w:val="left" w:pos="8399"/>
        </w:tabs>
        <w:jc w:val="both"/>
        <w:rPr>
          <w:rFonts w:cs="Arial"/>
          <w:b/>
          <w:bCs/>
          <w:color w:val="000000"/>
          <w:sz w:val="20"/>
          <w:szCs w:val="20"/>
          <w:lang w:val="nl-BE"/>
        </w:rPr>
      </w:pPr>
      <w:r>
        <w:rPr>
          <w:rFonts w:cs="Arial"/>
          <w:color w:val="000000"/>
          <w:sz w:val="20"/>
          <w:szCs w:val="20"/>
          <w:lang w:val="nl-BE"/>
        </w:rPr>
        <w:t>Want d</w:t>
      </w:r>
      <w:r w:rsidR="006F3923">
        <w:rPr>
          <w:rFonts w:cs="Arial"/>
          <w:color w:val="000000"/>
          <w:sz w:val="20"/>
          <w:szCs w:val="20"/>
          <w:lang w:val="nl-BE"/>
        </w:rPr>
        <w:t>e zwarte koning is zijde</w:t>
      </w:r>
      <w:r>
        <w:rPr>
          <w:rFonts w:cs="Arial"/>
          <w:color w:val="000000"/>
          <w:sz w:val="20"/>
          <w:szCs w:val="20"/>
          <w:lang w:val="nl-BE"/>
        </w:rPr>
        <w:t>-lings ge</w:t>
      </w:r>
      <w:r w:rsidR="006F3923">
        <w:rPr>
          <w:rFonts w:cs="Arial"/>
          <w:color w:val="000000"/>
          <w:sz w:val="20"/>
          <w:szCs w:val="20"/>
          <w:lang w:val="nl-BE"/>
        </w:rPr>
        <w:t>hinderd door zijn eigen stukken.</w:t>
      </w:r>
    </w:p>
    <w:p w14:paraId="76554FAF" w14:textId="77777777" w:rsidR="006F3923" w:rsidRDefault="006F3923" w:rsidP="006F3923">
      <w:pPr>
        <w:pStyle w:val="03cOpmerking"/>
        <w:widowControl/>
        <w:spacing w:before="240"/>
        <w:rPr>
          <w:lang w:val="nl-BE"/>
        </w:rPr>
      </w:pPr>
      <w:r>
        <w:rPr>
          <w:lang w:val="nl-BE"/>
        </w:rPr>
        <w:t>Deze studie componeerde ik al in 1995, maar werd door mij slechts opge</w:t>
      </w:r>
      <w:r>
        <w:rPr>
          <w:lang w:val="nl-BE"/>
        </w:rPr>
        <w:softHyphen/>
        <w:t>stuurd naar Oscar Carlsson in Argentinië in 2005.</w:t>
      </w:r>
    </w:p>
    <w:p w14:paraId="41DED8C5" w14:textId="77777777" w:rsidR="0053497B" w:rsidRDefault="00C2207B" w:rsidP="0053497B">
      <w:pPr>
        <w:pStyle w:val="03cOpmerking"/>
        <w:widowControl/>
        <w:spacing w:before="240"/>
        <w:rPr>
          <w:lang w:val="nl-BE"/>
        </w:rPr>
      </w:pPr>
      <w:r>
        <w:rPr>
          <w:lang w:val="nl-BE"/>
        </w:rPr>
        <w:t xml:space="preserve">José Copié schreef: </w:t>
      </w:r>
      <w:r w:rsidR="006F3923" w:rsidRPr="00A72B13">
        <w:rPr>
          <w:i/>
          <w:lang w:val="nl-BE"/>
        </w:rPr>
        <w:t>“Excelente</w:t>
      </w:r>
      <w:r w:rsidR="006F3923">
        <w:rPr>
          <w:lang w:val="nl-BE"/>
        </w:rPr>
        <w:t xml:space="preserve"> </w:t>
      </w:r>
      <w:r w:rsidR="006F3923" w:rsidRPr="00A72B13">
        <w:rPr>
          <w:i/>
          <w:lang w:val="nl-BE"/>
        </w:rPr>
        <w:t xml:space="preserve">Estudio de mi amigo Vandecas-teele en donde el caballo blanco de ‘f1' debe realizar un periplo muy interesante para eliminar la </w:t>
      </w:r>
      <w:r w:rsidR="00083798">
        <w:rPr>
          <w:i/>
          <w:lang w:val="nl-BE"/>
        </w:rPr>
        <w:t>única defensa que impide la con</w:t>
      </w:r>
      <w:r w:rsidR="006F3923" w:rsidRPr="00A72B13">
        <w:rPr>
          <w:i/>
          <w:lang w:val="nl-BE"/>
        </w:rPr>
        <w:t>clusion de mate cual es el peón en</w:t>
      </w:r>
      <w:r w:rsidR="00083798">
        <w:rPr>
          <w:i/>
          <w:lang w:val="nl-BE"/>
        </w:rPr>
        <w:t xml:space="preserve"> ‘e7’, para luego retornar y ge</w:t>
      </w:r>
      <w:r w:rsidR="006F3923" w:rsidRPr="00A72B13">
        <w:rPr>
          <w:i/>
          <w:lang w:val="nl-BE"/>
        </w:rPr>
        <w:t>nerar la apropriada red de mate.”</w:t>
      </w:r>
    </w:p>
    <w:p w14:paraId="1D2EE27F" w14:textId="77777777" w:rsidR="00752A95" w:rsidRDefault="00A72B13" w:rsidP="00752A95">
      <w:pPr>
        <w:pStyle w:val="03cOpmerking"/>
        <w:widowControl/>
        <w:spacing w:before="240"/>
        <w:rPr>
          <w:lang w:val="nl-BE"/>
        </w:rPr>
      </w:pPr>
      <w:r>
        <w:rPr>
          <w:lang w:val="nl-BE"/>
        </w:rPr>
        <w:t>En:</w:t>
      </w:r>
      <w:r w:rsidR="0053497B">
        <w:rPr>
          <w:i/>
          <w:lang w:val="nl-BE"/>
        </w:rPr>
        <w:t xml:space="preserve">“Ook al is men zelf componist, op jouw matvoeringen raakt men niet uitgekeken.” </w:t>
      </w:r>
      <w:r w:rsidR="00AD71DE">
        <w:rPr>
          <w:lang w:val="nl-BE"/>
        </w:rPr>
        <w:t xml:space="preserve"> vond </w:t>
      </w:r>
      <w:r w:rsidR="0053497B">
        <w:rPr>
          <w:lang w:val="nl-BE"/>
        </w:rPr>
        <w:t xml:space="preserve"> Vandiest.</w:t>
      </w:r>
    </w:p>
    <w:p w14:paraId="2AB3EF51" w14:textId="77777777" w:rsidR="005B4261" w:rsidRPr="00752A95" w:rsidRDefault="00004A2F" w:rsidP="0038181F">
      <w:pPr>
        <w:pStyle w:val="03cOpmerking"/>
        <w:widowControl/>
        <w:spacing w:before="240"/>
        <w:jc w:val="center"/>
        <w:rPr>
          <w:lang w:val="nl-BE"/>
        </w:rPr>
      </w:pPr>
      <w:r>
        <w:rPr>
          <w:b/>
          <w:lang w:val="nl-BE"/>
        </w:rPr>
        <w:lastRenderedPageBreak/>
        <w:t>- 24</w:t>
      </w:r>
      <w:r w:rsidR="006D16AB">
        <w:rPr>
          <w:b/>
          <w:lang w:val="nl-BE"/>
        </w:rPr>
        <w:t>7</w:t>
      </w:r>
      <w:r w:rsidR="005B4261">
        <w:rPr>
          <w:b/>
          <w:lang w:val="nl-BE"/>
        </w:rPr>
        <w:t xml:space="preserve"> -</w:t>
      </w:r>
    </w:p>
    <w:p w14:paraId="53F0AD59" w14:textId="77777777" w:rsidR="006F3923" w:rsidRDefault="006F3923" w:rsidP="006F3923">
      <w:pPr>
        <w:pStyle w:val="03aText"/>
        <w:widowControl/>
        <w:spacing w:line="190" w:lineRule="exact"/>
        <w:jc w:val="center"/>
        <w:rPr>
          <w:noProof/>
          <w:lang w:val="nl-BE"/>
        </w:rPr>
      </w:pPr>
    </w:p>
    <w:p w14:paraId="53370EA4" w14:textId="77777777" w:rsidR="006F3923" w:rsidRDefault="006F3923" w:rsidP="009D1E70">
      <w:pPr>
        <w:pStyle w:val="02bSource"/>
        <w:widowControl/>
        <w:tabs>
          <w:tab w:val="left" w:pos="114"/>
        </w:tabs>
        <w:rPr>
          <w:noProof/>
          <w:lang w:val="nl-BE"/>
        </w:rPr>
      </w:pPr>
      <w:r>
        <w:rPr>
          <w:noProof/>
          <w:lang w:val="nl-BE"/>
        </w:rPr>
        <w:t>Probleemblad, 2006</w:t>
      </w:r>
    </w:p>
    <w:p w14:paraId="02398538" w14:textId="77777777" w:rsidR="009D1E70" w:rsidRDefault="009D1E70" w:rsidP="009D1E70">
      <w:pPr>
        <w:pStyle w:val="02bSource"/>
        <w:widowControl/>
        <w:tabs>
          <w:tab w:val="left" w:pos="114"/>
        </w:tabs>
        <w:rPr>
          <w:noProof/>
          <w:lang w:val="nl-BE"/>
        </w:rPr>
      </w:pPr>
    </w:p>
    <w:p w14:paraId="73B86E70" w14:textId="77777777" w:rsidR="00C37A2E" w:rsidRDefault="00990285" w:rsidP="00C37A2E">
      <w:pPr>
        <w:pStyle w:val="02bSource"/>
        <w:widowControl/>
        <w:tabs>
          <w:tab w:val="left" w:pos="114"/>
        </w:tabs>
        <w:jc w:val="both"/>
        <w:rPr>
          <w:lang w:val="nl-BE"/>
        </w:rPr>
      </w:pPr>
      <w:r>
        <w:object w:dxaOrig="1440" w:dyaOrig="1440" w14:anchorId="142211FA">
          <v:shape id="_x0000_s1339" type="#_x0000_t75" style="position:absolute;left:0;text-align:left;margin-left:0;margin-top:0;width:152.25pt;height:152.25pt;z-index:251663360;mso-position-horizontal:center">
            <v:imagedata r:id="rId492" o:title=""/>
            <w10:wrap type="square"/>
          </v:shape>
          <o:OLEObject Type="Embed" ProgID="CorelDRAW.Graphic.12" ShapeID="_x0000_s1339" DrawAspect="Content" ObjectID="_1587467729" r:id="rId493"/>
        </w:object>
      </w:r>
      <w:r w:rsidR="006F3923">
        <w:rPr>
          <w:lang w:val="nl-BE"/>
        </w:rPr>
        <w:t xml:space="preserve"> </w:t>
      </w:r>
    </w:p>
    <w:p w14:paraId="0571A845" w14:textId="77777777" w:rsidR="00C37A2E" w:rsidRDefault="00C37A2E" w:rsidP="00C37A2E">
      <w:pPr>
        <w:pStyle w:val="02bSource"/>
        <w:widowControl/>
        <w:tabs>
          <w:tab w:val="left" w:pos="114"/>
        </w:tabs>
        <w:jc w:val="both"/>
        <w:rPr>
          <w:lang w:val="nl-BE"/>
        </w:rPr>
      </w:pPr>
      <w:r>
        <w:rPr>
          <w:b/>
          <w:sz w:val="24"/>
          <w:szCs w:val="24"/>
          <w:lang w:val="nl-BE"/>
        </w:rPr>
        <w:t>+</w:t>
      </w:r>
      <w:r w:rsidR="006F3923">
        <w:rPr>
          <w:lang w:val="nl-BE"/>
        </w:rPr>
        <w:t xml:space="preserve">                            0041.12 b1d2</w:t>
      </w:r>
    </w:p>
    <w:p w14:paraId="7451008E" w14:textId="77777777" w:rsidR="006F3923" w:rsidRDefault="006F3923" w:rsidP="006F3923">
      <w:pPr>
        <w:rPr>
          <w:rFonts w:cs="Arial"/>
          <w:sz w:val="20"/>
          <w:szCs w:val="20"/>
          <w:lang w:val="nl-BE"/>
        </w:rPr>
      </w:pPr>
    </w:p>
    <w:p w14:paraId="628F4F34" w14:textId="77777777" w:rsidR="006F3923" w:rsidRDefault="006F3923" w:rsidP="006F3923">
      <w:pPr>
        <w:rPr>
          <w:rFonts w:cs="Arial"/>
          <w:b/>
          <w:sz w:val="20"/>
          <w:szCs w:val="20"/>
          <w:lang w:val="nl-BE"/>
        </w:rPr>
      </w:pPr>
      <w:r>
        <w:rPr>
          <w:rFonts w:cs="Arial"/>
          <w:b/>
          <w:sz w:val="20"/>
          <w:szCs w:val="20"/>
          <w:lang w:val="nl-BE"/>
        </w:rPr>
        <w:tab/>
        <w:t>1.Lxe3+</w:t>
      </w:r>
    </w:p>
    <w:p w14:paraId="2EDE7567" w14:textId="77777777" w:rsidR="006F3923" w:rsidRDefault="006F3923" w:rsidP="006F3923">
      <w:pPr>
        <w:rPr>
          <w:rFonts w:cs="Arial"/>
          <w:sz w:val="20"/>
          <w:szCs w:val="20"/>
          <w:lang w:val="nl-BE"/>
        </w:rPr>
      </w:pPr>
      <w:r>
        <w:rPr>
          <w:rFonts w:cs="Arial"/>
          <w:sz w:val="20"/>
          <w:szCs w:val="20"/>
          <w:lang w:val="nl-BE"/>
        </w:rPr>
        <w:t xml:space="preserve">Een probleemzet.  </w:t>
      </w:r>
    </w:p>
    <w:p w14:paraId="274ABF65" w14:textId="77777777" w:rsidR="006F3923" w:rsidRDefault="006F3923" w:rsidP="006F3923">
      <w:pPr>
        <w:jc w:val="both"/>
        <w:rPr>
          <w:rFonts w:cs="Arial"/>
          <w:sz w:val="20"/>
          <w:szCs w:val="20"/>
          <w:lang w:val="nl-BE"/>
        </w:rPr>
      </w:pPr>
      <w:r>
        <w:rPr>
          <w:rFonts w:cs="Arial"/>
          <w:sz w:val="20"/>
          <w:szCs w:val="20"/>
          <w:lang w:val="nl-BE"/>
        </w:rPr>
        <w:t>De gevaarlijke zwarte pion dient eerst geëlimineerd te worden, en het toch door de loper gedekte 1.Pxe3? is fout: 1...Kd3, en nu:</w:t>
      </w:r>
    </w:p>
    <w:p w14:paraId="799D4A66" w14:textId="77777777" w:rsidR="006F3923" w:rsidRDefault="006F3923" w:rsidP="00586E21">
      <w:pPr>
        <w:numPr>
          <w:ilvl w:val="0"/>
          <w:numId w:val="131"/>
        </w:numPr>
        <w:jc w:val="both"/>
        <w:rPr>
          <w:rFonts w:cs="Arial"/>
          <w:sz w:val="20"/>
          <w:szCs w:val="20"/>
          <w:lang w:val="nl-BE"/>
        </w:rPr>
      </w:pPr>
      <w:r>
        <w:rPr>
          <w:rFonts w:cs="Arial"/>
          <w:sz w:val="20"/>
          <w:szCs w:val="20"/>
          <w:lang w:val="nl-BE"/>
        </w:rPr>
        <w:t>2.e5 Ke4 3.e6 Ke5 4. e7 Kd6 5.Pf5+ Ke6 6.e</w:t>
      </w:r>
      <w:r w:rsidR="00B83051">
        <w:rPr>
          <w:rFonts w:cs="Arial"/>
          <w:sz w:val="20"/>
          <w:szCs w:val="20"/>
          <w:lang w:val="nl-BE"/>
        </w:rPr>
        <w:t>8D Lxe8</w:t>
      </w:r>
      <w:r w:rsidR="00B04122">
        <w:rPr>
          <w:rFonts w:cs="Arial"/>
          <w:sz w:val="20"/>
          <w:szCs w:val="20"/>
          <w:lang w:val="nl-BE"/>
        </w:rPr>
        <w:t xml:space="preserve"> 7.Pg7+ Kd7, met remise. </w:t>
      </w:r>
      <w:r>
        <w:rPr>
          <w:rFonts w:cs="Arial"/>
          <w:sz w:val="20"/>
          <w:szCs w:val="20"/>
          <w:lang w:val="nl-BE"/>
        </w:rPr>
        <w:t>Of</w:t>
      </w:r>
      <w:r w:rsidR="00B04122">
        <w:rPr>
          <w:rFonts w:cs="Arial"/>
          <w:sz w:val="20"/>
          <w:szCs w:val="20"/>
          <w:lang w:val="nl-BE"/>
        </w:rPr>
        <w:t xml:space="preserve">: </w:t>
      </w:r>
      <w:r>
        <w:rPr>
          <w:rFonts w:cs="Arial"/>
          <w:i/>
          <w:sz w:val="20"/>
          <w:szCs w:val="20"/>
          <w:lang w:val="nl-BE"/>
        </w:rPr>
        <w:t xml:space="preserve">  </w:t>
      </w:r>
    </w:p>
    <w:p w14:paraId="223C1A8D" w14:textId="77777777" w:rsidR="006F3923" w:rsidRDefault="006F3923" w:rsidP="00586E21">
      <w:pPr>
        <w:numPr>
          <w:ilvl w:val="0"/>
          <w:numId w:val="131"/>
        </w:numPr>
        <w:jc w:val="both"/>
        <w:rPr>
          <w:rFonts w:cs="Arial"/>
          <w:sz w:val="20"/>
          <w:szCs w:val="20"/>
          <w:lang w:val="nl-BE"/>
        </w:rPr>
      </w:pPr>
      <w:r>
        <w:rPr>
          <w:rFonts w:cs="Arial"/>
          <w:sz w:val="20"/>
          <w:szCs w:val="20"/>
          <w:lang w:val="nl-BE"/>
        </w:rPr>
        <w:t>2.Pd5</w:t>
      </w:r>
      <w:r>
        <w:rPr>
          <w:rFonts w:cs="Arial"/>
          <w:i/>
          <w:sz w:val="20"/>
          <w:szCs w:val="20"/>
          <w:lang w:val="nl-BE"/>
        </w:rPr>
        <w:t xml:space="preserve"> </w:t>
      </w:r>
      <w:r>
        <w:rPr>
          <w:rFonts w:cs="Arial"/>
          <w:sz w:val="20"/>
          <w:szCs w:val="20"/>
          <w:lang w:val="nl-BE"/>
        </w:rPr>
        <w:t>Lc2+</w:t>
      </w:r>
      <w:r w:rsidR="00B83051">
        <w:rPr>
          <w:rFonts w:cs="Arial"/>
          <w:sz w:val="20"/>
          <w:szCs w:val="20"/>
          <w:lang w:val="nl-BE"/>
        </w:rPr>
        <w:t xml:space="preserve"> </w:t>
      </w:r>
      <w:r w:rsidR="00B83051">
        <w:rPr>
          <w:rFonts w:cs="Arial"/>
          <w:i/>
          <w:sz w:val="20"/>
          <w:szCs w:val="20"/>
          <w:lang w:val="nl-BE"/>
        </w:rPr>
        <w:t>(2…Kxe4 3.Pc3+ en 4.Pxa4)</w:t>
      </w:r>
      <w:r>
        <w:rPr>
          <w:rFonts w:cs="Arial"/>
          <w:sz w:val="20"/>
          <w:szCs w:val="20"/>
          <w:lang w:val="nl-BE"/>
        </w:rPr>
        <w:t xml:space="preserve"> 3.Kb2 Kxe4 4</w:t>
      </w:r>
      <w:r w:rsidR="002609B3">
        <w:rPr>
          <w:rFonts w:cs="Arial"/>
          <w:sz w:val="20"/>
          <w:szCs w:val="20"/>
          <w:lang w:val="nl-BE"/>
        </w:rPr>
        <w:t>.Pc3+ Kd3 5.Lb6 Kd2 6.La5, en de zwarte loper ontsnapt.</w:t>
      </w:r>
    </w:p>
    <w:p w14:paraId="76D3517C"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Kd3</w:t>
      </w:r>
    </w:p>
    <w:p w14:paraId="23EA0014" w14:textId="77777777" w:rsidR="006F3923" w:rsidRDefault="006F3923" w:rsidP="006F3923">
      <w:pPr>
        <w:rPr>
          <w:rFonts w:cs="Arial"/>
          <w:b/>
          <w:sz w:val="20"/>
          <w:szCs w:val="20"/>
          <w:lang w:val="nl-BE"/>
        </w:rPr>
      </w:pPr>
      <w:r>
        <w:rPr>
          <w:rFonts w:cs="Arial"/>
          <w:b/>
          <w:sz w:val="20"/>
          <w:szCs w:val="20"/>
          <w:lang w:val="nl-BE"/>
        </w:rPr>
        <w:tab/>
        <w:t>2.Lb6</w:t>
      </w:r>
    </w:p>
    <w:p w14:paraId="6311C6D2" w14:textId="77777777" w:rsidR="006F3923" w:rsidRDefault="006F3923" w:rsidP="006F3923">
      <w:pPr>
        <w:jc w:val="both"/>
        <w:rPr>
          <w:sz w:val="20"/>
          <w:szCs w:val="20"/>
          <w:lang w:val="nl-BE"/>
        </w:rPr>
      </w:pPr>
      <w:r>
        <w:rPr>
          <w:sz w:val="20"/>
          <w:szCs w:val="20"/>
          <w:lang w:val="nl-BE"/>
        </w:rPr>
        <w:t>Ook een probleemzet. Het waar-om wordt eerst op de vijfde zet duidelijk.</w:t>
      </w:r>
    </w:p>
    <w:p w14:paraId="3C055209" w14:textId="77777777" w:rsidR="00B83051" w:rsidRDefault="006F3923" w:rsidP="006F3923">
      <w:pPr>
        <w:rPr>
          <w:lang w:val="nl-BE"/>
        </w:rPr>
      </w:pPr>
      <w:r>
        <w:rPr>
          <w:lang w:val="nl-BE"/>
        </w:rPr>
        <w:tab/>
      </w:r>
    </w:p>
    <w:p w14:paraId="332904C1" w14:textId="77777777" w:rsidR="00B83051" w:rsidRDefault="00B83051" w:rsidP="006F3923">
      <w:pPr>
        <w:rPr>
          <w:lang w:val="nl-BE"/>
        </w:rPr>
      </w:pPr>
    </w:p>
    <w:p w14:paraId="47A81FA7" w14:textId="77777777" w:rsidR="00B04122" w:rsidRDefault="00B04122" w:rsidP="00B83051">
      <w:pPr>
        <w:ind w:firstLine="708"/>
        <w:rPr>
          <w:lang w:val="nl-BE"/>
        </w:rPr>
      </w:pPr>
    </w:p>
    <w:p w14:paraId="17D324B5" w14:textId="77777777" w:rsidR="00493367" w:rsidRDefault="00493367" w:rsidP="002E51B2">
      <w:pPr>
        <w:rPr>
          <w:lang w:val="nl-BE"/>
        </w:rPr>
      </w:pPr>
    </w:p>
    <w:p w14:paraId="1A3401D5" w14:textId="77777777" w:rsidR="00F12111" w:rsidRDefault="00F12111" w:rsidP="002E51B2">
      <w:pPr>
        <w:rPr>
          <w:lang w:val="nl-BE"/>
        </w:rPr>
      </w:pPr>
    </w:p>
    <w:p w14:paraId="58370632" w14:textId="77777777" w:rsidR="00A5146A" w:rsidRDefault="00A5146A" w:rsidP="00B83051">
      <w:pPr>
        <w:ind w:firstLine="708"/>
        <w:rPr>
          <w:lang w:val="nl-BE"/>
        </w:rPr>
      </w:pPr>
    </w:p>
    <w:p w14:paraId="51F58062" w14:textId="77777777" w:rsidR="006F3923" w:rsidRDefault="006F3923" w:rsidP="00B83051">
      <w:pPr>
        <w:ind w:firstLine="708"/>
        <w:rPr>
          <w:b/>
          <w:sz w:val="20"/>
          <w:szCs w:val="20"/>
          <w:lang w:val="nl-BE"/>
        </w:rPr>
      </w:pPr>
      <w:r>
        <w:rPr>
          <w:b/>
          <w:sz w:val="20"/>
          <w:szCs w:val="20"/>
          <w:lang w:val="nl-BE"/>
        </w:rPr>
        <w:t>2...</w:t>
      </w:r>
      <w:r>
        <w:rPr>
          <w:b/>
          <w:sz w:val="20"/>
          <w:szCs w:val="20"/>
          <w:lang w:val="nl-BE"/>
        </w:rPr>
        <w:tab/>
      </w:r>
      <w:r>
        <w:rPr>
          <w:b/>
          <w:sz w:val="20"/>
          <w:szCs w:val="20"/>
          <w:lang w:val="nl-BE"/>
        </w:rPr>
        <w:tab/>
        <w:t>Lc2+</w:t>
      </w:r>
    </w:p>
    <w:p w14:paraId="524B0FBC" w14:textId="77777777" w:rsidR="006F3923" w:rsidRDefault="00B83051" w:rsidP="006F3923">
      <w:pPr>
        <w:jc w:val="both"/>
        <w:rPr>
          <w:rFonts w:cs="Arial"/>
          <w:sz w:val="20"/>
          <w:szCs w:val="20"/>
          <w:lang w:val="nl-BE"/>
        </w:rPr>
      </w:pPr>
      <w:r>
        <w:rPr>
          <w:rFonts w:cs="Arial"/>
          <w:sz w:val="20"/>
          <w:szCs w:val="20"/>
          <w:lang w:val="nl-BE"/>
        </w:rPr>
        <w:t xml:space="preserve">Het beste. </w:t>
      </w:r>
      <w:r w:rsidR="006F3923">
        <w:rPr>
          <w:rFonts w:cs="Arial"/>
          <w:sz w:val="20"/>
          <w:szCs w:val="20"/>
          <w:lang w:val="nl-BE"/>
        </w:rPr>
        <w:t>Omdat anders de witte koning, langzaam maar zeker, de pion op a6 gaat plukken met winst</w:t>
      </w:r>
    </w:p>
    <w:p w14:paraId="24A77ADC" w14:textId="77777777" w:rsidR="006F3923" w:rsidRDefault="006F3923" w:rsidP="006F3923">
      <w:pPr>
        <w:rPr>
          <w:rFonts w:cs="Arial"/>
          <w:b/>
          <w:sz w:val="20"/>
          <w:szCs w:val="20"/>
          <w:lang w:val="nl-BE"/>
        </w:rPr>
      </w:pPr>
      <w:r>
        <w:rPr>
          <w:rFonts w:cs="Arial"/>
          <w:b/>
          <w:sz w:val="20"/>
          <w:szCs w:val="20"/>
          <w:lang w:val="nl-BE"/>
        </w:rPr>
        <w:tab/>
        <w:t>3.Kb2</w:t>
      </w:r>
    </w:p>
    <w:p w14:paraId="48212269" w14:textId="77777777" w:rsidR="006F3923" w:rsidRDefault="006F3923" w:rsidP="006F3923">
      <w:pPr>
        <w:pStyle w:val="03aText"/>
        <w:widowControl/>
        <w:rPr>
          <w:lang w:val="nl-BE"/>
        </w:rPr>
      </w:pPr>
      <w:r>
        <w:rPr>
          <w:lang w:val="nl-BE"/>
        </w:rPr>
        <w:t>En niet 3.Kc1? Kxe4 4.Pc3+ Kd3 5.Kb2 5...Kd2 en</w:t>
      </w:r>
      <w:r w:rsidR="002609B3">
        <w:rPr>
          <w:lang w:val="nl-BE"/>
        </w:rPr>
        <w:t xml:space="preserve"> weerom</w:t>
      </w:r>
      <w:r>
        <w:rPr>
          <w:lang w:val="nl-BE"/>
        </w:rPr>
        <w:t xml:space="preserve"> kom</w:t>
      </w:r>
      <w:r w:rsidR="00B83051">
        <w:rPr>
          <w:lang w:val="nl-BE"/>
        </w:rPr>
        <w:t>t de zwar</w:t>
      </w:r>
      <w:r w:rsidR="00B83051">
        <w:rPr>
          <w:lang w:val="nl-BE"/>
        </w:rPr>
        <w:softHyphen/>
        <w:t>te loper vrij</w:t>
      </w:r>
      <w:r w:rsidR="002609B3">
        <w:rPr>
          <w:lang w:val="nl-BE"/>
        </w:rPr>
        <w:t>,</w:t>
      </w:r>
      <w:r w:rsidR="00B83051">
        <w:rPr>
          <w:lang w:val="nl-BE"/>
        </w:rPr>
        <w:t xml:space="preserve"> met remise.</w:t>
      </w:r>
    </w:p>
    <w:p w14:paraId="3A3203D7" w14:textId="77777777" w:rsidR="006F3923" w:rsidRDefault="006F3923" w:rsidP="006F3923">
      <w:pPr>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Kxe4</w:t>
      </w:r>
    </w:p>
    <w:p w14:paraId="2BCA25F3" w14:textId="77777777" w:rsidR="006F3923" w:rsidRDefault="006F3923" w:rsidP="006F3923">
      <w:pPr>
        <w:pStyle w:val="03aText"/>
        <w:widowControl/>
        <w:rPr>
          <w:lang w:val="nl-BE"/>
        </w:rPr>
      </w:pPr>
      <w:r>
        <w:rPr>
          <w:lang w:val="nl-BE"/>
        </w:rPr>
        <w:t>Daar gaat de pion, want na 3…a5 loopt de witte pion door.</w:t>
      </w:r>
    </w:p>
    <w:p w14:paraId="051EA2C3" w14:textId="77777777" w:rsidR="006F3923" w:rsidRDefault="006F3923" w:rsidP="006F3923">
      <w:pPr>
        <w:rPr>
          <w:rFonts w:cs="Arial"/>
          <w:b/>
          <w:sz w:val="20"/>
          <w:szCs w:val="20"/>
          <w:lang w:val="nl-BE"/>
        </w:rPr>
      </w:pPr>
      <w:r>
        <w:rPr>
          <w:rFonts w:cs="Arial"/>
          <w:b/>
          <w:sz w:val="20"/>
          <w:szCs w:val="20"/>
          <w:lang w:val="nl-BE"/>
        </w:rPr>
        <w:tab/>
        <w:t xml:space="preserve">4.Pc3+  </w:t>
      </w:r>
      <w:r>
        <w:rPr>
          <w:rFonts w:cs="Arial"/>
          <w:b/>
          <w:sz w:val="20"/>
          <w:szCs w:val="20"/>
          <w:lang w:val="nl-BE"/>
        </w:rPr>
        <w:tab/>
        <w:t>Kd3</w:t>
      </w:r>
    </w:p>
    <w:p w14:paraId="0356D142" w14:textId="77777777" w:rsidR="006F3923" w:rsidRDefault="006F3923" w:rsidP="006F3923">
      <w:pPr>
        <w:pStyle w:val="03aText"/>
        <w:widowControl/>
        <w:rPr>
          <w:lang w:val="nl-BE"/>
        </w:rPr>
      </w:pPr>
      <w:r>
        <w:rPr>
          <w:lang w:val="nl-BE"/>
        </w:rPr>
        <w:t>En nu de zwarte loper gevangen zit</w:t>
      </w:r>
      <w:r w:rsidR="0017002A">
        <w:rPr>
          <w:lang w:val="nl-BE"/>
        </w:rPr>
        <w:t xml:space="preserve"> blokkeert wit, dank</w:t>
      </w:r>
      <w:r w:rsidR="0025192A">
        <w:rPr>
          <w:lang w:val="nl-BE"/>
        </w:rPr>
        <w:t>zij de twee</w:t>
      </w:r>
      <w:r>
        <w:rPr>
          <w:lang w:val="nl-BE"/>
        </w:rPr>
        <w:t>de zet, tevens de pion met:</w:t>
      </w:r>
    </w:p>
    <w:p w14:paraId="34A69038" w14:textId="77777777" w:rsidR="006F3923" w:rsidRDefault="006F3923" w:rsidP="006F3923">
      <w:pPr>
        <w:rPr>
          <w:rFonts w:cs="Arial"/>
          <w:b/>
          <w:sz w:val="20"/>
          <w:szCs w:val="20"/>
          <w:lang w:val="nl-BE"/>
        </w:rPr>
      </w:pPr>
      <w:r>
        <w:rPr>
          <w:rFonts w:cs="Arial"/>
          <w:b/>
          <w:sz w:val="20"/>
          <w:szCs w:val="20"/>
          <w:lang w:val="nl-BE"/>
        </w:rPr>
        <w:tab/>
        <w:t>5.La5</w:t>
      </w:r>
      <w:r>
        <w:rPr>
          <w:rFonts w:cs="Arial"/>
          <w:b/>
          <w:sz w:val="20"/>
          <w:szCs w:val="20"/>
          <w:lang w:val="nl-BE"/>
        </w:rPr>
        <w:tab/>
      </w:r>
      <w:r>
        <w:rPr>
          <w:rFonts w:cs="Arial"/>
          <w:b/>
          <w:sz w:val="20"/>
          <w:szCs w:val="20"/>
          <w:lang w:val="nl-BE"/>
        </w:rPr>
        <w:tab/>
        <w:t>Kd2</w:t>
      </w:r>
    </w:p>
    <w:p w14:paraId="74F77381" w14:textId="77777777" w:rsidR="006F3923" w:rsidRDefault="006F3923" w:rsidP="006F3923">
      <w:pPr>
        <w:pStyle w:val="03aText"/>
        <w:widowControl/>
        <w:rPr>
          <w:lang w:val="nl-BE"/>
        </w:rPr>
      </w:pPr>
      <w:r>
        <w:rPr>
          <w:lang w:val="nl-BE"/>
        </w:rPr>
        <w:t>En een aftrekschaak:</w:t>
      </w:r>
    </w:p>
    <w:p w14:paraId="541720C9" w14:textId="77777777" w:rsidR="006F3923" w:rsidRDefault="006F3923" w:rsidP="006F3923">
      <w:pPr>
        <w:rPr>
          <w:rFonts w:cs="Arial"/>
          <w:b/>
          <w:sz w:val="20"/>
          <w:szCs w:val="20"/>
          <w:lang w:val="nl-BE"/>
        </w:rPr>
      </w:pPr>
      <w:r>
        <w:rPr>
          <w:rFonts w:cs="Arial"/>
          <w:b/>
          <w:sz w:val="20"/>
          <w:szCs w:val="20"/>
          <w:lang w:val="nl-BE"/>
        </w:rPr>
        <w:tab/>
        <w:t>6.Pd5+</w:t>
      </w:r>
      <w:r>
        <w:rPr>
          <w:rFonts w:cs="Arial"/>
          <w:b/>
          <w:sz w:val="20"/>
          <w:szCs w:val="20"/>
          <w:lang w:val="nl-BE"/>
        </w:rPr>
        <w:tab/>
      </w:r>
      <w:r>
        <w:rPr>
          <w:rFonts w:cs="Arial"/>
          <w:b/>
          <w:sz w:val="20"/>
          <w:szCs w:val="20"/>
          <w:lang w:val="nl-BE"/>
        </w:rPr>
        <w:tab/>
        <w:t>Kd3(d1)</w:t>
      </w:r>
    </w:p>
    <w:p w14:paraId="1651A1DA" w14:textId="77777777" w:rsidR="006F3923" w:rsidRDefault="006F3923" w:rsidP="006F3923">
      <w:pPr>
        <w:rPr>
          <w:rFonts w:cs="Arial"/>
          <w:b/>
          <w:sz w:val="20"/>
          <w:szCs w:val="20"/>
          <w:lang w:val="nl-BE"/>
        </w:rPr>
      </w:pPr>
      <w:r>
        <w:rPr>
          <w:rFonts w:cs="Arial"/>
          <w:b/>
          <w:sz w:val="20"/>
          <w:szCs w:val="20"/>
          <w:lang w:val="nl-BE"/>
        </w:rPr>
        <w:tab/>
        <w:t>7.Pb4(e3)+</w:t>
      </w:r>
      <w:r>
        <w:rPr>
          <w:rFonts w:cs="Arial"/>
          <w:b/>
          <w:sz w:val="20"/>
          <w:szCs w:val="20"/>
          <w:lang w:val="nl-BE"/>
        </w:rPr>
        <w:tab/>
        <w:t>K~</w:t>
      </w:r>
    </w:p>
    <w:p w14:paraId="54BAF213" w14:textId="77777777" w:rsidR="006F3923" w:rsidRDefault="006F3923" w:rsidP="006F3923">
      <w:pPr>
        <w:rPr>
          <w:rFonts w:cs="Arial"/>
          <w:b/>
          <w:sz w:val="20"/>
          <w:szCs w:val="20"/>
          <w:lang w:val="nl-BE"/>
        </w:rPr>
      </w:pPr>
      <w:r>
        <w:rPr>
          <w:rFonts w:cs="Arial"/>
          <w:b/>
          <w:sz w:val="20"/>
          <w:szCs w:val="20"/>
          <w:lang w:val="nl-BE"/>
        </w:rPr>
        <w:tab/>
        <w:t>8.Pxc2(+)</w:t>
      </w:r>
    </w:p>
    <w:p w14:paraId="22E5A07D" w14:textId="77777777" w:rsidR="006F3923" w:rsidRDefault="006F3923" w:rsidP="006F3923">
      <w:pPr>
        <w:pStyle w:val="03aText"/>
        <w:widowControl/>
        <w:rPr>
          <w:lang w:val="nl-BE"/>
        </w:rPr>
      </w:pPr>
      <w:r>
        <w:rPr>
          <w:lang w:val="nl-BE"/>
        </w:rPr>
        <w:t>brengt wit de overwinning.</w:t>
      </w:r>
    </w:p>
    <w:p w14:paraId="5E4AB03A" w14:textId="77777777" w:rsidR="006F3923" w:rsidRDefault="006F3923" w:rsidP="006F3923">
      <w:pPr>
        <w:pStyle w:val="03cOpmerking"/>
        <w:widowControl/>
        <w:spacing w:before="240"/>
        <w:rPr>
          <w:lang w:val="nl-BE"/>
        </w:rPr>
      </w:pPr>
      <w:r>
        <w:rPr>
          <w:lang w:val="nl-BE"/>
        </w:rPr>
        <w:t>“</w:t>
      </w:r>
      <w:r>
        <w:rPr>
          <w:i/>
          <w:iCs/>
          <w:lang w:val="nl-BE"/>
        </w:rPr>
        <w:t>De prima verleiding 1.Pxe3? faalt omdat de loper op a7 verkeerd staat</w:t>
      </w:r>
      <w:r>
        <w:rPr>
          <w:lang w:val="nl-BE"/>
        </w:rPr>
        <w:t>,” concludeerde Dolf Wiss</w:t>
      </w:r>
      <w:r>
        <w:rPr>
          <w:lang w:val="nl-BE"/>
        </w:rPr>
        <w:softHyphen/>
        <w:t>mann.</w:t>
      </w:r>
    </w:p>
    <w:p w14:paraId="72579295" w14:textId="77777777" w:rsidR="00CF70F0" w:rsidRDefault="00CF70F0" w:rsidP="00CF70F0">
      <w:pPr>
        <w:pStyle w:val="03cOpmerking"/>
        <w:widowControl/>
        <w:spacing w:before="240"/>
        <w:rPr>
          <w:lang w:val="nl-BE"/>
        </w:rPr>
      </w:pPr>
    </w:p>
    <w:p w14:paraId="249F6574" w14:textId="77777777" w:rsidR="00CF70F0" w:rsidRDefault="00CF70F0" w:rsidP="00CF70F0">
      <w:pPr>
        <w:pStyle w:val="03cOpmerking"/>
        <w:widowControl/>
        <w:spacing w:before="240"/>
        <w:rPr>
          <w:lang w:val="nl-BE"/>
        </w:rPr>
      </w:pPr>
    </w:p>
    <w:p w14:paraId="1203C86B" w14:textId="77777777" w:rsidR="00CF70F0" w:rsidRDefault="00CF70F0" w:rsidP="00CF70F0">
      <w:pPr>
        <w:pStyle w:val="03cOpmerking"/>
        <w:widowControl/>
        <w:spacing w:before="240"/>
        <w:rPr>
          <w:noProof/>
          <w:lang w:val="nl-BE"/>
        </w:rPr>
      </w:pPr>
    </w:p>
    <w:p w14:paraId="362C69F8" w14:textId="77777777" w:rsidR="00187B5B" w:rsidRDefault="00187B5B" w:rsidP="00187B5B">
      <w:pPr>
        <w:pStyle w:val="03cOpmerking"/>
        <w:widowControl/>
        <w:spacing w:before="240"/>
        <w:rPr>
          <w:noProof/>
          <w:lang w:val="nl-BE"/>
        </w:rPr>
      </w:pPr>
    </w:p>
    <w:p w14:paraId="60EA124E" w14:textId="77777777" w:rsidR="00187B5B" w:rsidRDefault="00187B5B" w:rsidP="00187B5B">
      <w:pPr>
        <w:pStyle w:val="03cOpmerking"/>
        <w:widowControl/>
        <w:spacing w:before="240"/>
        <w:rPr>
          <w:noProof/>
          <w:lang w:val="nl-BE"/>
        </w:rPr>
      </w:pPr>
    </w:p>
    <w:p w14:paraId="0ECD118E" w14:textId="77777777" w:rsidR="001448E7" w:rsidRDefault="00B71F50" w:rsidP="001448E7">
      <w:pPr>
        <w:pStyle w:val="03aText"/>
        <w:widowControl/>
        <w:spacing w:line="190" w:lineRule="exact"/>
        <w:jc w:val="center"/>
        <w:rPr>
          <w:b/>
          <w:noProof/>
          <w:lang w:val="nl-BE"/>
        </w:rPr>
      </w:pPr>
      <w:r>
        <w:rPr>
          <w:b/>
          <w:noProof/>
          <w:lang w:val="nl-BE"/>
        </w:rPr>
        <w:br w:type="page"/>
      </w:r>
      <w:r w:rsidR="001448E7">
        <w:rPr>
          <w:b/>
          <w:noProof/>
          <w:lang w:val="nl-BE"/>
        </w:rPr>
        <w:lastRenderedPageBreak/>
        <w:t xml:space="preserve">- </w:t>
      </w:r>
      <w:r w:rsidR="00004A2F">
        <w:rPr>
          <w:b/>
          <w:noProof/>
          <w:lang w:val="nl-BE"/>
        </w:rPr>
        <w:t>24</w:t>
      </w:r>
      <w:r w:rsidR="006D16AB">
        <w:rPr>
          <w:b/>
          <w:noProof/>
          <w:lang w:val="nl-BE"/>
        </w:rPr>
        <w:t>8</w:t>
      </w:r>
      <w:r w:rsidR="001448E7">
        <w:rPr>
          <w:b/>
          <w:noProof/>
          <w:lang w:val="nl-BE"/>
        </w:rPr>
        <w:t xml:space="preserve"> -</w:t>
      </w:r>
    </w:p>
    <w:p w14:paraId="6C27388B" w14:textId="77777777" w:rsidR="001448E7" w:rsidRDefault="001448E7" w:rsidP="001448E7">
      <w:pPr>
        <w:pStyle w:val="03aText"/>
        <w:widowControl/>
        <w:spacing w:line="190" w:lineRule="exact"/>
        <w:jc w:val="center"/>
        <w:rPr>
          <w:noProof/>
          <w:lang w:val="nl-BE"/>
        </w:rPr>
      </w:pPr>
    </w:p>
    <w:p w14:paraId="37B12309" w14:textId="77777777" w:rsidR="001448E7" w:rsidRDefault="001448E7" w:rsidP="001448E7">
      <w:pPr>
        <w:pStyle w:val="02bSource"/>
        <w:widowControl/>
        <w:tabs>
          <w:tab w:val="left" w:pos="114"/>
        </w:tabs>
        <w:spacing w:line="190" w:lineRule="exact"/>
        <w:rPr>
          <w:lang w:val="nl-BE"/>
        </w:rPr>
      </w:pPr>
      <w:r>
        <w:rPr>
          <w:i/>
          <w:lang w:val="nl-BE"/>
        </w:rPr>
        <w:t xml:space="preserve">Origineel, </w:t>
      </w:r>
      <w:r>
        <w:rPr>
          <w:lang w:val="nl-BE"/>
        </w:rPr>
        <w:t xml:space="preserve">2008 </w:t>
      </w:r>
    </w:p>
    <w:p w14:paraId="2199D189" w14:textId="77777777" w:rsidR="001448E7" w:rsidRDefault="001448E7" w:rsidP="001448E7">
      <w:pPr>
        <w:spacing w:line="190" w:lineRule="exact"/>
        <w:jc w:val="center"/>
        <w:rPr>
          <w:lang w:val="nl-BE"/>
        </w:rPr>
      </w:pPr>
    </w:p>
    <w:p w14:paraId="25083044" w14:textId="77777777" w:rsidR="001448E7" w:rsidRDefault="001448E7" w:rsidP="001448E7">
      <w:pPr>
        <w:pStyle w:val="02bSource"/>
        <w:widowControl/>
        <w:tabs>
          <w:tab w:val="left" w:pos="114"/>
        </w:tabs>
        <w:rPr>
          <w:lang w:val="nl-BE"/>
        </w:rPr>
      </w:pPr>
      <w:r>
        <w:rPr>
          <w:lang w:val="nl-BE"/>
        </w:rPr>
        <w:object w:dxaOrig="4579" w:dyaOrig="4577" w14:anchorId="7A1872F1">
          <v:shape id="_x0000_i1260" type="#_x0000_t75" style="width:153.4pt;height:154.5pt" o:ole="">
            <v:imagedata r:id="rId494" o:title=""/>
          </v:shape>
          <o:OLEObject Type="Embed" ProgID="CorelDRAW.Graphic.12" ShapeID="_x0000_i1260" DrawAspect="Content" ObjectID="_1587467632" r:id="rId495"/>
        </w:object>
      </w:r>
    </w:p>
    <w:p w14:paraId="46305CB8" w14:textId="77777777" w:rsidR="001448E7" w:rsidRDefault="001448E7" w:rsidP="001448E7">
      <w:pPr>
        <w:rPr>
          <w:rFonts w:cs="Arial"/>
          <w:b/>
          <w:lang w:val="nl-BE"/>
        </w:rPr>
      </w:pPr>
    </w:p>
    <w:p w14:paraId="4861EBA4" w14:textId="77777777" w:rsidR="001448E7" w:rsidRDefault="001448E7" w:rsidP="001448E7">
      <w:pPr>
        <w:rPr>
          <w:rFonts w:cs="Arial"/>
          <w:sz w:val="20"/>
          <w:szCs w:val="20"/>
          <w:lang w:val="nl-BE"/>
        </w:rPr>
      </w:pPr>
      <w:r>
        <w:rPr>
          <w:rFonts w:cs="Arial"/>
          <w:b/>
          <w:lang w:val="nl-BE"/>
        </w:rPr>
        <w:t>+</w:t>
      </w:r>
      <w:r>
        <w:rPr>
          <w:rFonts w:cs="Arial"/>
          <w:sz w:val="20"/>
          <w:szCs w:val="20"/>
          <w:lang w:val="nl-BE"/>
        </w:rPr>
        <w:t xml:space="preserve">                              0331.21 c2a1</w:t>
      </w:r>
    </w:p>
    <w:p w14:paraId="6F99C286" w14:textId="77777777" w:rsidR="001448E7" w:rsidRDefault="001448E7" w:rsidP="001448E7">
      <w:pPr>
        <w:rPr>
          <w:rFonts w:cs="Arial"/>
          <w:sz w:val="20"/>
          <w:szCs w:val="20"/>
          <w:lang w:val="nl-BE"/>
        </w:rPr>
      </w:pPr>
    </w:p>
    <w:p w14:paraId="78C8879C" w14:textId="77777777" w:rsidR="001448E7" w:rsidRDefault="001448E7" w:rsidP="001448E7">
      <w:pPr>
        <w:rPr>
          <w:rFonts w:cs="Arial"/>
          <w:b/>
          <w:sz w:val="20"/>
          <w:szCs w:val="20"/>
          <w:lang w:val="nl-BE"/>
        </w:rPr>
      </w:pPr>
      <w:r>
        <w:rPr>
          <w:rFonts w:cs="Arial"/>
          <w:b/>
          <w:sz w:val="20"/>
          <w:szCs w:val="20"/>
          <w:lang w:val="nl-BE"/>
        </w:rPr>
        <w:tab/>
        <w:t>1.f7</w:t>
      </w:r>
      <w:r>
        <w:rPr>
          <w:rFonts w:cs="Arial"/>
          <w:b/>
          <w:sz w:val="20"/>
          <w:szCs w:val="20"/>
          <w:lang w:val="nl-BE"/>
        </w:rPr>
        <w:tab/>
      </w:r>
      <w:r>
        <w:rPr>
          <w:rFonts w:cs="Arial"/>
          <w:b/>
          <w:sz w:val="20"/>
          <w:szCs w:val="20"/>
          <w:lang w:val="nl-BE"/>
        </w:rPr>
        <w:tab/>
        <w:t>Tg2+</w:t>
      </w:r>
    </w:p>
    <w:p w14:paraId="40077278" w14:textId="77777777" w:rsidR="001448E7" w:rsidRDefault="001448E7" w:rsidP="001448E7">
      <w:pPr>
        <w:rPr>
          <w:rFonts w:cs="Arial"/>
          <w:b/>
          <w:sz w:val="20"/>
          <w:szCs w:val="20"/>
          <w:lang w:val="nl-BE"/>
        </w:rPr>
      </w:pPr>
      <w:r>
        <w:rPr>
          <w:rFonts w:cs="Arial"/>
          <w:b/>
          <w:sz w:val="20"/>
          <w:szCs w:val="20"/>
          <w:lang w:val="nl-BE"/>
        </w:rPr>
        <w:tab/>
        <w:t>2.Kd1</w:t>
      </w:r>
    </w:p>
    <w:p w14:paraId="78BF36BD" w14:textId="77777777" w:rsidR="001448E7" w:rsidRDefault="001448E7" w:rsidP="001448E7">
      <w:pPr>
        <w:pStyle w:val="03aText"/>
        <w:widowControl/>
        <w:rPr>
          <w:lang w:val="nl-BE"/>
        </w:rPr>
      </w:pPr>
      <w:r>
        <w:rPr>
          <w:lang w:val="nl-BE"/>
        </w:rPr>
        <w:t>En niet 2...Kc1</w:t>
      </w:r>
      <w:r w:rsidR="00AA4650">
        <w:rPr>
          <w:lang w:val="nl-BE"/>
        </w:rPr>
        <w:t>?</w:t>
      </w:r>
      <w:r>
        <w:rPr>
          <w:lang w:val="nl-BE"/>
        </w:rPr>
        <w:t xml:space="preserve"> Tg1+ 3.Kd2 Tf1 4.Pe5 Le6 en de pion sneuvelt.</w:t>
      </w:r>
    </w:p>
    <w:p w14:paraId="5AA3E5FF" w14:textId="77777777" w:rsidR="001448E7" w:rsidRDefault="001448E7" w:rsidP="001448E7">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Lg4+</w:t>
      </w:r>
    </w:p>
    <w:p w14:paraId="5CBB52DC" w14:textId="77777777" w:rsidR="001448E7" w:rsidRDefault="001448E7" w:rsidP="001448E7">
      <w:pPr>
        <w:pStyle w:val="03aText"/>
        <w:widowControl/>
        <w:rPr>
          <w:lang w:val="nl-BE"/>
        </w:rPr>
      </w:pPr>
      <w:r>
        <w:rPr>
          <w:lang w:val="nl-BE"/>
        </w:rPr>
        <w:t>2...Tg1+</w:t>
      </w:r>
      <w:r w:rsidR="00AA4650">
        <w:rPr>
          <w:lang w:val="nl-BE"/>
        </w:rPr>
        <w:t>?</w:t>
      </w:r>
      <w:r>
        <w:rPr>
          <w:lang w:val="nl-BE"/>
        </w:rPr>
        <w:t xml:space="preserve"> 3.Ke2 Lf1+ 4.Kf2 Tg6 5.f8D Lxd3 6.Dd8 Lc2 7.Dxh4 en wit wint na 34 zetten </w:t>
      </w:r>
      <w:r>
        <w:rPr>
          <w:i/>
          <w:lang w:val="nl-BE"/>
        </w:rPr>
        <w:t>(Nalimov</w:t>
      </w:r>
      <w:r>
        <w:rPr>
          <w:lang w:val="nl-BE"/>
        </w:rPr>
        <w:t xml:space="preserve"> </w:t>
      </w:r>
      <w:r>
        <w:rPr>
          <w:i/>
          <w:lang w:val="nl-BE"/>
        </w:rPr>
        <w:t>EG</w:t>
      </w:r>
      <w:r>
        <w:rPr>
          <w:i/>
          <w:lang w:val="nl-BE"/>
        </w:rPr>
        <w:softHyphen/>
        <w:t>TB)</w:t>
      </w:r>
      <w:r>
        <w:rPr>
          <w:lang w:val="nl-BE"/>
        </w:rPr>
        <w:t>. Of hier 3...Lg4+ 4.Kf2 Td1 5.f8D Txd3 6.Da3 Kb1 7.Db4+ Kc2 8.Dxg4 Kxc3 9.Dxh4 en winst na 32 zetten.</w:t>
      </w:r>
    </w:p>
    <w:p w14:paraId="196698FE" w14:textId="77777777" w:rsidR="001448E7" w:rsidRDefault="001448E7" w:rsidP="001448E7">
      <w:pPr>
        <w:rPr>
          <w:rFonts w:cs="Arial"/>
          <w:b/>
          <w:sz w:val="20"/>
          <w:szCs w:val="20"/>
          <w:lang w:val="nl-BE"/>
        </w:rPr>
      </w:pPr>
      <w:r>
        <w:rPr>
          <w:rFonts w:cs="Arial"/>
          <w:b/>
          <w:sz w:val="20"/>
          <w:szCs w:val="20"/>
          <w:lang w:val="nl-BE"/>
        </w:rPr>
        <w:tab/>
        <w:t>3.Ke1</w:t>
      </w:r>
      <w:r>
        <w:rPr>
          <w:rFonts w:cs="Arial"/>
          <w:b/>
          <w:sz w:val="20"/>
          <w:szCs w:val="20"/>
          <w:lang w:val="nl-BE"/>
        </w:rPr>
        <w:tab/>
      </w:r>
      <w:r>
        <w:rPr>
          <w:rFonts w:cs="Arial"/>
          <w:b/>
          <w:sz w:val="20"/>
          <w:szCs w:val="20"/>
          <w:lang w:val="nl-BE"/>
        </w:rPr>
        <w:tab/>
        <w:t>Te2+</w:t>
      </w:r>
    </w:p>
    <w:p w14:paraId="1007FE4D" w14:textId="77777777" w:rsidR="001448E7" w:rsidRDefault="001448E7" w:rsidP="001448E7">
      <w:pPr>
        <w:rPr>
          <w:b/>
          <w:sz w:val="20"/>
          <w:szCs w:val="20"/>
          <w:lang w:val="nl-BE"/>
        </w:rPr>
      </w:pPr>
      <w:r>
        <w:rPr>
          <w:lang w:val="nl-BE"/>
        </w:rPr>
        <w:tab/>
      </w:r>
      <w:r w:rsidRPr="00F17E41">
        <w:rPr>
          <w:b/>
          <w:sz w:val="20"/>
          <w:szCs w:val="20"/>
          <w:lang w:val="nl-BE"/>
        </w:rPr>
        <w:t>4.Kf1</w:t>
      </w:r>
      <w:r w:rsidRPr="00F17E41">
        <w:rPr>
          <w:b/>
          <w:sz w:val="20"/>
          <w:szCs w:val="20"/>
          <w:lang w:val="nl-BE"/>
        </w:rPr>
        <w:tab/>
      </w:r>
      <w:r w:rsidRPr="00F17E41">
        <w:rPr>
          <w:b/>
          <w:sz w:val="20"/>
          <w:szCs w:val="20"/>
          <w:lang w:val="nl-BE"/>
        </w:rPr>
        <w:tab/>
        <w:t>Te3</w:t>
      </w:r>
    </w:p>
    <w:p w14:paraId="1DB38207" w14:textId="77777777" w:rsidR="001448E7" w:rsidRDefault="001448E7" w:rsidP="001448E7">
      <w:pPr>
        <w:rPr>
          <w:b/>
          <w:sz w:val="20"/>
          <w:szCs w:val="20"/>
          <w:lang w:val="nl-BE"/>
        </w:rPr>
      </w:pPr>
      <w:r>
        <w:rPr>
          <w:b/>
          <w:sz w:val="20"/>
          <w:szCs w:val="20"/>
          <w:lang w:val="nl-BE"/>
        </w:rPr>
        <w:tab/>
        <w:t>5.Pe1</w:t>
      </w:r>
      <w:r>
        <w:rPr>
          <w:b/>
          <w:sz w:val="20"/>
          <w:szCs w:val="20"/>
          <w:lang w:val="nl-BE"/>
        </w:rPr>
        <w:tab/>
      </w:r>
      <w:r>
        <w:rPr>
          <w:b/>
          <w:sz w:val="20"/>
          <w:szCs w:val="20"/>
          <w:lang w:val="nl-BE"/>
        </w:rPr>
        <w:tab/>
        <w:t>Te5</w:t>
      </w:r>
    </w:p>
    <w:p w14:paraId="0A9006E9" w14:textId="77777777" w:rsidR="001448E7" w:rsidRDefault="001448E7" w:rsidP="001448E7">
      <w:pPr>
        <w:rPr>
          <w:b/>
          <w:sz w:val="20"/>
          <w:szCs w:val="20"/>
          <w:lang w:val="nl-BE"/>
        </w:rPr>
      </w:pPr>
      <w:r>
        <w:rPr>
          <w:b/>
          <w:sz w:val="20"/>
          <w:szCs w:val="20"/>
          <w:lang w:val="nl-BE"/>
        </w:rPr>
        <w:tab/>
        <w:t>6.Pc2</w:t>
      </w:r>
      <w:r>
        <w:rPr>
          <w:b/>
          <w:sz w:val="20"/>
          <w:szCs w:val="20"/>
          <w:lang w:val="nl-BE"/>
        </w:rPr>
        <w:tab/>
      </w:r>
      <w:r>
        <w:rPr>
          <w:b/>
          <w:sz w:val="20"/>
          <w:szCs w:val="20"/>
          <w:lang w:val="nl-BE"/>
        </w:rPr>
        <w:tab/>
        <w:t>Kb2</w:t>
      </w:r>
    </w:p>
    <w:p w14:paraId="5265CD3E" w14:textId="77777777" w:rsidR="001448E7" w:rsidRDefault="001448E7" w:rsidP="001448E7">
      <w:pPr>
        <w:rPr>
          <w:b/>
          <w:sz w:val="20"/>
          <w:szCs w:val="20"/>
          <w:lang w:val="nl-BE"/>
        </w:rPr>
      </w:pPr>
      <w:r>
        <w:rPr>
          <w:b/>
          <w:sz w:val="20"/>
          <w:szCs w:val="20"/>
          <w:lang w:val="nl-BE"/>
        </w:rPr>
        <w:tab/>
        <w:t>7.Pd4</w:t>
      </w:r>
      <w:r>
        <w:rPr>
          <w:b/>
          <w:sz w:val="20"/>
          <w:szCs w:val="20"/>
          <w:lang w:val="nl-BE"/>
        </w:rPr>
        <w:tab/>
      </w:r>
      <w:r>
        <w:rPr>
          <w:b/>
          <w:sz w:val="20"/>
          <w:szCs w:val="20"/>
          <w:lang w:val="nl-BE"/>
        </w:rPr>
        <w:tab/>
        <w:t>Lh3+</w:t>
      </w:r>
    </w:p>
    <w:p w14:paraId="267FB0FF" w14:textId="77777777" w:rsidR="001448E7" w:rsidRPr="00F17E41" w:rsidRDefault="001448E7" w:rsidP="001448E7">
      <w:pPr>
        <w:pStyle w:val="03aText"/>
        <w:widowControl/>
        <w:rPr>
          <w:b/>
          <w:lang w:val="nl-BE"/>
        </w:rPr>
      </w:pPr>
      <w:r>
        <w:rPr>
          <w:lang w:val="nl-BE"/>
        </w:rPr>
        <w:t xml:space="preserve">            </w:t>
      </w:r>
    </w:p>
    <w:p w14:paraId="0BB5E894" w14:textId="77777777" w:rsidR="001448E7" w:rsidRDefault="001448E7" w:rsidP="001448E7">
      <w:pPr>
        <w:rPr>
          <w:rFonts w:cs="Arial"/>
          <w:b/>
          <w:sz w:val="20"/>
          <w:szCs w:val="20"/>
          <w:lang w:val="nl-BE"/>
        </w:rPr>
      </w:pPr>
      <w:r>
        <w:rPr>
          <w:rFonts w:cs="Arial"/>
          <w:b/>
          <w:sz w:val="20"/>
          <w:szCs w:val="20"/>
          <w:lang w:val="nl-BE"/>
        </w:rPr>
        <w:t xml:space="preserve">             </w:t>
      </w:r>
    </w:p>
    <w:p w14:paraId="5CA8233F" w14:textId="77777777" w:rsidR="001448E7" w:rsidRDefault="001448E7" w:rsidP="001448E7">
      <w:pPr>
        <w:pStyle w:val="03aText"/>
        <w:widowControl/>
        <w:rPr>
          <w:lang w:val="nl-BE"/>
        </w:rPr>
      </w:pPr>
    </w:p>
    <w:p w14:paraId="395D0B8B" w14:textId="77777777" w:rsidR="001448E7" w:rsidRDefault="001448E7" w:rsidP="001448E7">
      <w:pPr>
        <w:pStyle w:val="03aText"/>
        <w:widowControl/>
        <w:rPr>
          <w:lang w:val="nl-BE"/>
        </w:rPr>
      </w:pPr>
    </w:p>
    <w:p w14:paraId="41909D4D" w14:textId="77777777" w:rsidR="001448E7" w:rsidRDefault="001448E7" w:rsidP="001448E7">
      <w:pPr>
        <w:pStyle w:val="03aText"/>
        <w:widowControl/>
        <w:rPr>
          <w:lang w:val="nl-BE"/>
        </w:rPr>
      </w:pPr>
    </w:p>
    <w:p w14:paraId="63EF6997" w14:textId="77777777" w:rsidR="00390E21" w:rsidRDefault="00390E21" w:rsidP="001448E7">
      <w:pPr>
        <w:pStyle w:val="03aText"/>
        <w:widowControl/>
        <w:rPr>
          <w:lang w:val="nl-BE"/>
        </w:rPr>
      </w:pPr>
    </w:p>
    <w:p w14:paraId="72B29ECB" w14:textId="77777777" w:rsidR="00F12111" w:rsidRDefault="00F12111" w:rsidP="001448E7">
      <w:pPr>
        <w:pStyle w:val="03aText"/>
        <w:widowControl/>
        <w:rPr>
          <w:lang w:val="nl-BE"/>
        </w:rPr>
      </w:pPr>
    </w:p>
    <w:p w14:paraId="4982C2E3" w14:textId="77777777" w:rsidR="00DB06BA" w:rsidRDefault="00DB06BA" w:rsidP="001448E7">
      <w:pPr>
        <w:pStyle w:val="03aText"/>
        <w:widowControl/>
        <w:rPr>
          <w:lang w:val="nl-BE"/>
        </w:rPr>
      </w:pPr>
    </w:p>
    <w:p w14:paraId="387B6318" w14:textId="77777777" w:rsidR="001448E7" w:rsidRPr="00F17E41" w:rsidRDefault="001448E7" w:rsidP="001448E7">
      <w:pPr>
        <w:pStyle w:val="03aText"/>
        <w:widowControl/>
        <w:rPr>
          <w:b/>
          <w:lang w:val="nl-BE"/>
        </w:rPr>
      </w:pPr>
      <w:r>
        <w:rPr>
          <w:b/>
          <w:lang w:val="nl-BE"/>
        </w:rPr>
        <w:tab/>
        <w:t>8.Kf2</w:t>
      </w:r>
    </w:p>
    <w:p w14:paraId="70956762" w14:textId="77777777" w:rsidR="00254AA2" w:rsidRDefault="001448E7" w:rsidP="001448E7">
      <w:pPr>
        <w:pStyle w:val="03aText"/>
        <w:widowControl/>
        <w:rPr>
          <w:lang w:val="nl-BE"/>
        </w:rPr>
      </w:pPr>
      <w:r>
        <w:rPr>
          <w:lang w:val="nl-BE"/>
        </w:rPr>
        <w:t>Maar niet 8.Kg1? Te1+ 9.Kf2 Tf1</w:t>
      </w:r>
      <w:r w:rsidR="00012B8A">
        <w:rPr>
          <w:lang w:val="nl-BE"/>
        </w:rPr>
        <w:t>+</w:t>
      </w:r>
      <w:r>
        <w:rPr>
          <w:lang w:val="nl-BE"/>
        </w:rPr>
        <w:t xml:space="preserve"> en 10.Txf7. </w:t>
      </w:r>
    </w:p>
    <w:p w14:paraId="2EAC085F" w14:textId="77777777" w:rsidR="001448E7" w:rsidRDefault="00254AA2" w:rsidP="001448E7">
      <w:pPr>
        <w:pStyle w:val="03aText"/>
        <w:widowControl/>
        <w:rPr>
          <w:lang w:val="nl-BE"/>
        </w:rPr>
      </w:pPr>
      <w:r>
        <w:rPr>
          <w:lang w:val="nl-BE"/>
        </w:rPr>
        <w:t>Na de tekstzet is</w:t>
      </w:r>
      <w:r w:rsidR="001448E7">
        <w:rPr>
          <w:lang w:val="nl-BE"/>
        </w:rPr>
        <w:t xml:space="preserve"> de pi</w:t>
      </w:r>
      <w:r w:rsidR="001448E7">
        <w:rPr>
          <w:lang w:val="nl-BE"/>
        </w:rPr>
        <w:softHyphen/>
        <w:t>on</w:t>
      </w:r>
      <w:r>
        <w:rPr>
          <w:lang w:val="nl-BE"/>
        </w:rPr>
        <w:t xml:space="preserve"> f7</w:t>
      </w:r>
      <w:r w:rsidR="001448E7">
        <w:rPr>
          <w:lang w:val="nl-BE"/>
        </w:rPr>
        <w:t xml:space="preserve"> nu eindelijk niet meer te stop</w:t>
      </w:r>
      <w:r w:rsidR="001448E7">
        <w:rPr>
          <w:lang w:val="nl-BE"/>
        </w:rPr>
        <w:softHyphen/>
        <w:t>pen. Zwart gaat dan maar de</w:t>
      </w:r>
      <w:r>
        <w:rPr>
          <w:lang w:val="nl-BE"/>
        </w:rPr>
        <w:t xml:space="preserve"> andere</w:t>
      </w:r>
      <w:r w:rsidR="00791247">
        <w:rPr>
          <w:lang w:val="nl-BE"/>
        </w:rPr>
        <w:t xml:space="preserve"> pion plus</w:t>
      </w:r>
      <w:r>
        <w:rPr>
          <w:lang w:val="nl-BE"/>
        </w:rPr>
        <w:t xml:space="preserve"> het paard plukken:</w:t>
      </w:r>
    </w:p>
    <w:p w14:paraId="18CA0266" w14:textId="77777777" w:rsidR="001448E7" w:rsidRDefault="001448E7" w:rsidP="001448E7">
      <w:pPr>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t>Kxc3</w:t>
      </w:r>
    </w:p>
    <w:p w14:paraId="18CACD63" w14:textId="77777777" w:rsidR="001448E7" w:rsidRDefault="001448E7" w:rsidP="001448E7">
      <w:pPr>
        <w:rPr>
          <w:rFonts w:cs="Arial"/>
          <w:b/>
          <w:sz w:val="20"/>
          <w:szCs w:val="20"/>
          <w:lang w:val="nl-BE"/>
        </w:rPr>
      </w:pPr>
      <w:r>
        <w:rPr>
          <w:rFonts w:cs="Arial"/>
          <w:b/>
          <w:sz w:val="20"/>
          <w:szCs w:val="20"/>
          <w:lang w:val="nl-BE"/>
        </w:rPr>
        <w:t xml:space="preserve">             9.f8D</w:t>
      </w:r>
      <w:r>
        <w:rPr>
          <w:rFonts w:cs="Arial"/>
          <w:b/>
          <w:sz w:val="20"/>
          <w:szCs w:val="20"/>
          <w:lang w:val="nl-BE"/>
        </w:rPr>
        <w:tab/>
      </w:r>
      <w:r>
        <w:rPr>
          <w:rFonts w:cs="Arial"/>
          <w:b/>
          <w:sz w:val="20"/>
          <w:szCs w:val="20"/>
          <w:lang w:val="nl-BE"/>
        </w:rPr>
        <w:tab/>
        <w:t>Kxd4</w:t>
      </w:r>
    </w:p>
    <w:p w14:paraId="373609A2" w14:textId="77777777" w:rsidR="00254AA2" w:rsidRPr="00254AA2" w:rsidRDefault="00254AA2" w:rsidP="001448E7">
      <w:pPr>
        <w:rPr>
          <w:rFonts w:cs="Arial"/>
          <w:sz w:val="20"/>
          <w:szCs w:val="20"/>
          <w:lang w:val="nl-BE"/>
        </w:rPr>
      </w:pPr>
      <w:r>
        <w:rPr>
          <w:rFonts w:cs="Arial"/>
          <w:sz w:val="20"/>
          <w:szCs w:val="20"/>
          <w:lang w:val="nl-BE"/>
        </w:rPr>
        <w:t>Maar:</w:t>
      </w:r>
    </w:p>
    <w:p w14:paraId="2F1C6E4F" w14:textId="77777777" w:rsidR="001448E7" w:rsidRDefault="001448E7" w:rsidP="001448E7">
      <w:pPr>
        <w:rPr>
          <w:rFonts w:cs="Arial"/>
          <w:b/>
          <w:sz w:val="20"/>
          <w:szCs w:val="20"/>
          <w:lang w:val="nl-BE"/>
        </w:rPr>
      </w:pPr>
      <w:r>
        <w:rPr>
          <w:rFonts w:cs="Arial"/>
          <w:b/>
          <w:sz w:val="20"/>
          <w:szCs w:val="20"/>
          <w:lang w:val="nl-BE"/>
        </w:rPr>
        <w:t xml:space="preserve">           10.Db4+</w:t>
      </w:r>
      <w:r>
        <w:rPr>
          <w:rFonts w:cs="Arial"/>
          <w:b/>
          <w:sz w:val="20"/>
          <w:szCs w:val="20"/>
          <w:lang w:val="nl-BE"/>
        </w:rPr>
        <w:tab/>
      </w:r>
      <w:r>
        <w:rPr>
          <w:rFonts w:cs="Arial"/>
          <w:b/>
          <w:sz w:val="20"/>
          <w:szCs w:val="20"/>
          <w:lang w:val="nl-BE"/>
        </w:rPr>
        <w:tab/>
        <w:t>Kd5</w:t>
      </w:r>
    </w:p>
    <w:p w14:paraId="70C09A19" w14:textId="77777777" w:rsidR="001448E7" w:rsidRDefault="001448E7" w:rsidP="001448E7">
      <w:pPr>
        <w:pStyle w:val="03aText"/>
        <w:widowControl/>
        <w:spacing w:before="40"/>
        <w:rPr>
          <w:lang w:val="nl-BE"/>
        </w:rPr>
      </w:pPr>
      <w:r>
        <w:rPr>
          <w:lang w:val="nl-BE"/>
        </w:rPr>
        <w:t>Speelt zwart echter 10...Kd3</w:t>
      </w:r>
      <w:r w:rsidR="00AA4650">
        <w:rPr>
          <w:lang w:val="nl-BE"/>
        </w:rPr>
        <w:t>?</w:t>
      </w:r>
      <w:r>
        <w:rPr>
          <w:lang w:val="nl-BE"/>
        </w:rPr>
        <w:t xml:space="preserve"> dan volgt 11.Da(b)3+ Kd2</w:t>
      </w:r>
      <w:r w:rsidR="00B96119">
        <w:rPr>
          <w:lang w:val="nl-BE"/>
        </w:rPr>
        <w:t>, en nu:</w:t>
      </w:r>
      <w:r>
        <w:rPr>
          <w:lang w:val="nl-BE"/>
        </w:rPr>
        <w:t xml:space="preserve"> 12.Db2+ en 13.Dxe5, maar niet 12.Dxh3? Te2+ 13.Kf1 Te1+ 14.Kf2 Te2+ 15.Kf3 Te3+ 16.Kg4 Txh3</w:t>
      </w:r>
      <w:r w:rsidR="00B96119">
        <w:rPr>
          <w:lang w:val="nl-BE"/>
        </w:rPr>
        <w:t>,</w:t>
      </w:r>
      <w:r>
        <w:rPr>
          <w:lang w:val="nl-BE"/>
        </w:rPr>
        <w:t xml:space="preserve"> met remise.</w:t>
      </w:r>
    </w:p>
    <w:p w14:paraId="27E4A346" w14:textId="77777777" w:rsidR="001448E7" w:rsidRDefault="001448E7" w:rsidP="001448E7">
      <w:pPr>
        <w:rPr>
          <w:rFonts w:cs="Arial"/>
          <w:b/>
          <w:sz w:val="20"/>
          <w:szCs w:val="20"/>
          <w:lang w:val="en-GB"/>
        </w:rPr>
      </w:pPr>
      <w:r>
        <w:rPr>
          <w:rFonts w:cs="Arial"/>
          <w:b/>
          <w:sz w:val="20"/>
          <w:szCs w:val="20"/>
          <w:lang w:val="nl-BE"/>
        </w:rPr>
        <w:t xml:space="preserve">           </w:t>
      </w:r>
      <w:r>
        <w:rPr>
          <w:rFonts w:cs="Arial"/>
          <w:b/>
          <w:sz w:val="20"/>
          <w:szCs w:val="20"/>
          <w:lang w:val="en-GB"/>
        </w:rPr>
        <w:t>11.Db3+</w:t>
      </w:r>
      <w:r>
        <w:rPr>
          <w:rFonts w:cs="Arial"/>
          <w:b/>
          <w:sz w:val="20"/>
          <w:szCs w:val="20"/>
          <w:lang w:val="en-GB"/>
        </w:rPr>
        <w:tab/>
      </w:r>
      <w:r>
        <w:rPr>
          <w:rFonts w:cs="Arial"/>
          <w:b/>
          <w:sz w:val="20"/>
          <w:szCs w:val="20"/>
          <w:lang w:val="en-GB"/>
        </w:rPr>
        <w:tab/>
        <w:t>Kd4</w:t>
      </w:r>
    </w:p>
    <w:p w14:paraId="09588761" w14:textId="77777777" w:rsidR="001448E7" w:rsidRDefault="001448E7" w:rsidP="001448E7">
      <w:pPr>
        <w:rPr>
          <w:rFonts w:cs="Arial"/>
          <w:b/>
          <w:sz w:val="20"/>
          <w:szCs w:val="20"/>
          <w:lang w:val="en-GB"/>
        </w:rPr>
      </w:pPr>
      <w:r>
        <w:rPr>
          <w:rFonts w:cs="Arial"/>
          <w:b/>
          <w:sz w:val="20"/>
          <w:szCs w:val="20"/>
          <w:lang w:val="en-GB"/>
        </w:rPr>
        <w:t xml:space="preserve">           12.Dxh3</w:t>
      </w:r>
      <w:r>
        <w:rPr>
          <w:rFonts w:cs="Arial"/>
          <w:b/>
          <w:sz w:val="20"/>
          <w:szCs w:val="20"/>
          <w:lang w:val="en-GB"/>
        </w:rPr>
        <w:tab/>
      </w:r>
      <w:r>
        <w:rPr>
          <w:rFonts w:cs="Arial"/>
          <w:b/>
          <w:sz w:val="20"/>
          <w:szCs w:val="20"/>
          <w:lang w:val="en-GB"/>
        </w:rPr>
        <w:tab/>
        <w:t>Th5</w:t>
      </w:r>
    </w:p>
    <w:p w14:paraId="244E4AA3" w14:textId="77777777" w:rsidR="001448E7" w:rsidRDefault="001448E7" w:rsidP="001448E7">
      <w:pPr>
        <w:rPr>
          <w:b/>
          <w:sz w:val="20"/>
          <w:szCs w:val="20"/>
          <w:lang w:val="en-GB"/>
        </w:rPr>
      </w:pPr>
      <w:r>
        <w:rPr>
          <w:sz w:val="20"/>
          <w:szCs w:val="20"/>
          <w:lang w:val="en-GB"/>
        </w:rPr>
        <w:t xml:space="preserve">           </w:t>
      </w:r>
      <w:r>
        <w:rPr>
          <w:b/>
          <w:sz w:val="20"/>
          <w:szCs w:val="20"/>
          <w:lang w:val="en-GB"/>
        </w:rPr>
        <w:t xml:space="preserve">13.Dg4+ </w:t>
      </w:r>
      <w:r>
        <w:rPr>
          <w:b/>
          <w:sz w:val="20"/>
          <w:szCs w:val="20"/>
          <w:lang w:val="en-GB"/>
        </w:rPr>
        <w:tab/>
        <w:t>K~</w:t>
      </w:r>
    </w:p>
    <w:p w14:paraId="6A92241B" w14:textId="77777777" w:rsidR="00254AA2" w:rsidRDefault="001448E7" w:rsidP="001448E7">
      <w:pPr>
        <w:rPr>
          <w:b/>
          <w:sz w:val="20"/>
          <w:szCs w:val="20"/>
          <w:lang w:val="nl-BE"/>
        </w:rPr>
      </w:pPr>
      <w:r>
        <w:rPr>
          <w:b/>
          <w:sz w:val="20"/>
          <w:szCs w:val="20"/>
          <w:lang w:val="en-GB"/>
        </w:rPr>
        <w:t xml:space="preserve">           </w:t>
      </w:r>
      <w:r>
        <w:rPr>
          <w:b/>
          <w:sz w:val="20"/>
          <w:szCs w:val="20"/>
          <w:lang w:val="nl-BE"/>
        </w:rPr>
        <w:t>14.Dxh5</w:t>
      </w:r>
    </w:p>
    <w:p w14:paraId="0380184C" w14:textId="77777777" w:rsidR="001448E7" w:rsidRDefault="00254AA2" w:rsidP="001448E7">
      <w:pPr>
        <w:rPr>
          <w:b/>
          <w:sz w:val="20"/>
          <w:szCs w:val="20"/>
          <w:lang w:val="nl-BE"/>
        </w:rPr>
      </w:pPr>
      <w:r>
        <w:rPr>
          <w:sz w:val="20"/>
          <w:szCs w:val="20"/>
          <w:lang w:val="nl-BE"/>
        </w:rPr>
        <w:t>En wint.</w:t>
      </w:r>
      <w:r w:rsidR="001448E7">
        <w:rPr>
          <w:b/>
          <w:sz w:val="20"/>
          <w:szCs w:val="20"/>
          <w:lang w:val="nl-BE"/>
        </w:rPr>
        <w:t xml:space="preserve">           </w:t>
      </w:r>
    </w:p>
    <w:p w14:paraId="6430D215" w14:textId="77777777" w:rsidR="001448E7" w:rsidRDefault="001448E7" w:rsidP="001448E7">
      <w:pPr>
        <w:jc w:val="both"/>
        <w:rPr>
          <w:sz w:val="20"/>
          <w:szCs w:val="20"/>
          <w:lang w:val="nl-BE"/>
        </w:rPr>
      </w:pPr>
    </w:p>
    <w:p w14:paraId="3FF84B7E" w14:textId="77777777" w:rsidR="001448E7" w:rsidRDefault="001448E7" w:rsidP="001448E7">
      <w:pPr>
        <w:jc w:val="both"/>
        <w:rPr>
          <w:sz w:val="20"/>
          <w:szCs w:val="20"/>
          <w:lang w:val="nl-BE"/>
        </w:rPr>
      </w:pPr>
      <w:r>
        <w:rPr>
          <w:sz w:val="20"/>
          <w:szCs w:val="20"/>
          <w:lang w:val="nl-BE"/>
        </w:rPr>
        <w:t>Het is een correctie van een stu-</w:t>
      </w:r>
      <w:r w:rsidR="00765E85">
        <w:rPr>
          <w:sz w:val="20"/>
          <w:szCs w:val="20"/>
          <w:lang w:val="nl-BE"/>
        </w:rPr>
        <w:t>-</w:t>
      </w:r>
      <w:r>
        <w:rPr>
          <w:sz w:val="20"/>
          <w:szCs w:val="20"/>
          <w:lang w:val="nl-BE"/>
        </w:rPr>
        <w:t xml:space="preserve">die zonder de extra pion op h4, die ik publiceerde in </w:t>
      </w:r>
      <w:r>
        <w:rPr>
          <w:i/>
          <w:iCs/>
          <w:sz w:val="20"/>
          <w:szCs w:val="20"/>
          <w:lang w:val="nl-BE"/>
        </w:rPr>
        <w:t>Schakend Neder</w:t>
      </w:r>
      <w:r>
        <w:rPr>
          <w:i/>
          <w:iCs/>
          <w:sz w:val="20"/>
          <w:szCs w:val="20"/>
          <w:lang w:val="nl-BE"/>
        </w:rPr>
        <w:softHyphen/>
        <w:t>land</w:t>
      </w:r>
      <w:r w:rsidR="00DE6B98">
        <w:rPr>
          <w:sz w:val="20"/>
          <w:szCs w:val="20"/>
          <w:lang w:val="nl-BE"/>
        </w:rPr>
        <w:t xml:space="preserve"> in1960</w:t>
      </w:r>
      <w:r>
        <w:rPr>
          <w:sz w:val="20"/>
          <w:szCs w:val="20"/>
          <w:lang w:val="nl-BE"/>
        </w:rPr>
        <w:t xml:space="preserve">. </w:t>
      </w:r>
    </w:p>
    <w:p w14:paraId="3374EEC6" w14:textId="77777777" w:rsidR="001448E7" w:rsidRDefault="001448E7" w:rsidP="001448E7">
      <w:pPr>
        <w:jc w:val="both"/>
        <w:rPr>
          <w:sz w:val="20"/>
          <w:szCs w:val="20"/>
          <w:lang w:val="nl-BE"/>
        </w:rPr>
      </w:pPr>
    </w:p>
    <w:p w14:paraId="27F8FF24" w14:textId="77777777" w:rsidR="009D1E70" w:rsidRPr="0051470C" w:rsidRDefault="009D1E70" w:rsidP="009D1E70">
      <w:pPr>
        <w:jc w:val="both"/>
        <w:rPr>
          <w:sz w:val="20"/>
          <w:szCs w:val="20"/>
          <w:lang w:val="nl-BE"/>
        </w:rPr>
      </w:pPr>
    </w:p>
    <w:p w14:paraId="1660E06C" w14:textId="77777777" w:rsidR="009D1E70" w:rsidRDefault="009D1E70" w:rsidP="009D1E70">
      <w:pPr>
        <w:jc w:val="both"/>
        <w:rPr>
          <w:lang w:val="nl-BE"/>
        </w:rPr>
      </w:pPr>
    </w:p>
    <w:p w14:paraId="1D8E48A2" w14:textId="77777777" w:rsidR="0051470C" w:rsidRDefault="0051470C" w:rsidP="009D1E70">
      <w:pPr>
        <w:jc w:val="center"/>
        <w:rPr>
          <w:b/>
          <w:noProof/>
          <w:sz w:val="20"/>
          <w:szCs w:val="20"/>
          <w:lang w:val="nl-BE"/>
        </w:rPr>
      </w:pPr>
    </w:p>
    <w:p w14:paraId="76852792" w14:textId="77777777" w:rsidR="0051470C" w:rsidRDefault="0051470C" w:rsidP="009D1E70">
      <w:pPr>
        <w:jc w:val="center"/>
        <w:rPr>
          <w:b/>
          <w:noProof/>
          <w:sz w:val="20"/>
          <w:szCs w:val="20"/>
          <w:lang w:val="nl-BE"/>
        </w:rPr>
      </w:pPr>
    </w:p>
    <w:p w14:paraId="6D4BF922" w14:textId="77777777" w:rsidR="0051470C" w:rsidRDefault="0051470C" w:rsidP="009D1E70">
      <w:pPr>
        <w:jc w:val="center"/>
        <w:rPr>
          <w:b/>
          <w:noProof/>
          <w:sz w:val="20"/>
          <w:szCs w:val="20"/>
          <w:lang w:val="nl-BE"/>
        </w:rPr>
      </w:pPr>
    </w:p>
    <w:p w14:paraId="16A1792D" w14:textId="77777777" w:rsidR="0026276A" w:rsidRDefault="0026276A" w:rsidP="00F45989">
      <w:pPr>
        <w:jc w:val="center"/>
        <w:rPr>
          <w:b/>
          <w:noProof/>
          <w:sz w:val="20"/>
          <w:szCs w:val="20"/>
          <w:lang w:val="nl-BE"/>
        </w:rPr>
      </w:pPr>
    </w:p>
    <w:p w14:paraId="4BB27582" w14:textId="77777777" w:rsidR="0026276A" w:rsidRDefault="0026276A" w:rsidP="00F45989">
      <w:pPr>
        <w:jc w:val="center"/>
        <w:rPr>
          <w:b/>
          <w:noProof/>
          <w:sz w:val="20"/>
          <w:szCs w:val="20"/>
          <w:lang w:val="nl-BE"/>
        </w:rPr>
      </w:pPr>
    </w:p>
    <w:p w14:paraId="1852E4FB" w14:textId="77777777" w:rsidR="0026276A" w:rsidRDefault="0026276A" w:rsidP="00F45989">
      <w:pPr>
        <w:jc w:val="center"/>
        <w:rPr>
          <w:b/>
          <w:noProof/>
          <w:sz w:val="20"/>
          <w:szCs w:val="20"/>
          <w:lang w:val="nl-BE"/>
        </w:rPr>
      </w:pPr>
    </w:p>
    <w:p w14:paraId="3F27221D" w14:textId="77777777" w:rsidR="0026276A" w:rsidRDefault="0026276A" w:rsidP="00F45989">
      <w:pPr>
        <w:jc w:val="center"/>
        <w:rPr>
          <w:b/>
          <w:noProof/>
          <w:sz w:val="20"/>
          <w:szCs w:val="20"/>
          <w:lang w:val="nl-BE"/>
        </w:rPr>
      </w:pPr>
    </w:p>
    <w:p w14:paraId="5B547D76" w14:textId="77777777" w:rsidR="00A43D94" w:rsidRDefault="00A43D94" w:rsidP="00F45989">
      <w:pPr>
        <w:jc w:val="center"/>
        <w:rPr>
          <w:b/>
          <w:noProof/>
          <w:sz w:val="20"/>
          <w:szCs w:val="20"/>
          <w:lang w:val="nl-BE"/>
        </w:rPr>
      </w:pPr>
    </w:p>
    <w:p w14:paraId="535E0A48" w14:textId="77777777" w:rsidR="006F3923" w:rsidRPr="009D1E70" w:rsidRDefault="006F3923" w:rsidP="00F45989">
      <w:pPr>
        <w:jc w:val="center"/>
        <w:rPr>
          <w:rFonts w:cs="Arial"/>
          <w:b/>
          <w:sz w:val="20"/>
          <w:szCs w:val="20"/>
          <w:lang w:val="nl-BE"/>
        </w:rPr>
      </w:pPr>
      <w:r w:rsidRPr="009D1E70">
        <w:rPr>
          <w:b/>
          <w:noProof/>
          <w:sz w:val="20"/>
          <w:szCs w:val="20"/>
          <w:lang w:val="nl-BE"/>
        </w:rPr>
        <w:t xml:space="preserve">- </w:t>
      </w:r>
      <w:r w:rsidR="00004A2F">
        <w:rPr>
          <w:b/>
          <w:noProof/>
          <w:sz w:val="20"/>
          <w:szCs w:val="20"/>
          <w:lang w:val="nl-BE"/>
        </w:rPr>
        <w:t>24</w:t>
      </w:r>
      <w:r w:rsidR="006D16AB">
        <w:rPr>
          <w:b/>
          <w:noProof/>
          <w:sz w:val="20"/>
          <w:szCs w:val="20"/>
          <w:lang w:val="nl-BE"/>
        </w:rPr>
        <w:t>9</w:t>
      </w:r>
      <w:r w:rsidRPr="009D1E70">
        <w:rPr>
          <w:b/>
          <w:noProof/>
          <w:sz w:val="20"/>
          <w:szCs w:val="20"/>
          <w:lang w:val="nl-BE"/>
        </w:rPr>
        <w:t xml:space="preserve"> -</w:t>
      </w:r>
    </w:p>
    <w:p w14:paraId="59BD5401" w14:textId="77777777" w:rsidR="006F3923" w:rsidRDefault="006F3923" w:rsidP="006F3923">
      <w:pPr>
        <w:pStyle w:val="03aText"/>
        <w:widowControl/>
        <w:spacing w:line="190" w:lineRule="exact"/>
        <w:jc w:val="center"/>
        <w:rPr>
          <w:noProof/>
          <w:lang w:val="nl-BE"/>
        </w:rPr>
      </w:pPr>
    </w:p>
    <w:p w14:paraId="4F4CA120" w14:textId="77777777" w:rsidR="006F3923" w:rsidRDefault="006F3923" w:rsidP="006F3923">
      <w:pPr>
        <w:pStyle w:val="02bSource"/>
        <w:widowControl/>
        <w:tabs>
          <w:tab w:val="left" w:pos="114"/>
        </w:tabs>
        <w:rPr>
          <w:lang w:val="nl-BE"/>
        </w:rPr>
      </w:pPr>
      <w:r>
        <w:rPr>
          <w:i/>
          <w:lang w:val="nl-BE"/>
        </w:rPr>
        <w:t xml:space="preserve">Origineel, </w:t>
      </w:r>
      <w:r>
        <w:rPr>
          <w:lang w:val="nl-BE"/>
        </w:rPr>
        <w:t>2008</w:t>
      </w:r>
    </w:p>
    <w:p w14:paraId="49CE1EA4" w14:textId="77777777" w:rsidR="006F3923" w:rsidRDefault="006F3923" w:rsidP="006F3923">
      <w:pPr>
        <w:jc w:val="center"/>
        <w:rPr>
          <w:lang w:val="nl-BE"/>
        </w:rPr>
      </w:pPr>
    </w:p>
    <w:p w14:paraId="037A6780" w14:textId="77777777" w:rsidR="006F3923" w:rsidRDefault="006F3923" w:rsidP="006F3923">
      <w:pPr>
        <w:pStyle w:val="02bSource"/>
        <w:widowControl/>
        <w:tabs>
          <w:tab w:val="left" w:pos="114"/>
        </w:tabs>
        <w:rPr>
          <w:lang w:val="nl-BE"/>
        </w:rPr>
      </w:pPr>
      <w:r>
        <w:rPr>
          <w:lang w:val="nl-BE"/>
        </w:rPr>
        <w:object w:dxaOrig="4579" w:dyaOrig="4577" w14:anchorId="16FE8090">
          <v:shape id="_x0000_i1261" type="#_x0000_t75" style="width:153.4pt;height:154.5pt" o:ole="">
            <v:imagedata r:id="rId496" o:title=""/>
          </v:shape>
          <o:OLEObject Type="Embed" ProgID="CorelDRAW.Graphic.12" ShapeID="_x0000_i1261" DrawAspect="Content" ObjectID="_1587467633" r:id="rId497"/>
        </w:object>
      </w:r>
    </w:p>
    <w:p w14:paraId="09E15EE3" w14:textId="77777777" w:rsidR="006F3923" w:rsidRDefault="006F3923" w:rsidP="006F3923">
      <w:pPr>
        <w:pStyle w:val="02bSource"/>
        <w:widowControl/>
        <w:tabs>
          <w:tab w:val="left" w:pos="114"/>
        </w:tabs>
        <w:rPr>
          <w:lang w:val="nl-BE"/>
        </w:rPr>
      </w:pPr>
    </w:p>
    <w:p w14:paraId="2601E596" w14:textId="77777777" w:rsidR="006F3923" w:rsidRDefault="006F3923" w:rsidP="006F3923">
      <w:pPr>
        <w:rPr>
          <w:sz w:val="20"/>
          <w:szCs w:val="20"/>
          <w:lang w:val="nl-BE"/>
        </w:rPr>
      </w:pPr>
      <w:r>
        <w:rPr>
          <w:b/>
          <w:lang w:val="nl-BE"/>
        </w:rPr>
        <w:t>+</w:t>
      </w:r>
      <w:r>
        <w:rPr>
          <w:sz w:val="20"/>
          <w:szCs w:val="20"/>
          <w:lang w:val="nl-BE"/>
        </w:rPr>
        <w:t xml:space="preserve">                              0040.13 a5g2</w:t>
      </w:r>
    </w:p>
    <w:p w14:paraId="31D16B08" w14:textId="77777777" w:rsidR="006F3923" w:rsidRDefault="006F3923" w:rsidP="006F3923">
      <w:pPr>
        <w:rPr>
          <w:sz w:val="20"/>
          <w:szCs w:val="20"/>
          <w:lang w:val="nl-BE"/>
        </w:rPr>
      </w:pPr>
    </w:p>
    <w:p w14:paraId="4A03ECF2" w14:textId="77777777" w:rsidR="006F3923" w:rsidRDefault="006F3923" w:rsidP="006F3923">
      <w:pPr>
        <w:rPr>
          <w:rFonts w:cs="Arial"/>
          <w:b/>
          <w:sz w:val="20"/>
          <w:szCs w:val="20"/>
          <w:lang w:val="nl-BE"/>
        </w:rPr>
      </w:pPr>
      <w:r>
        <w:rPr>
          <w:rFonts w:cs="Arial"/>
          <w:b/>
          <w:sz w:val="20"/>
          <w:szCs w:val="20"/>
          <w:lang w:val="nl-BE"/>
        </w:rPr>
        <w:tab/>
        <w:t>1.h6</w:t>
      </w:r>
    </w:p>
    <w:p w14:paraId="13A5CDFE" w14:textId="77777777" w:rsidR="006F3923" w:rsidRDefault="006F3923" w:rsidP="006F3923">
      <w:pPr>
        <w:pStyle w:val="03aText"/>
        <w:widowControl/>
        <w:rPr>
          <w:lang w:val="nl-BE"/>
        </w:rPr>
      </w:pPr>
      <w:r>
        <w:rPr>
          <w:lang w:val="nl-BE"/>
        </w:rPr>
        <w:t>Op weg naar promotie.</w:t>
      </w:r>
    </w:p>
    <w:p w14:paraId="5ADC4717"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Le1+</w:t>
      </w:r>
    </w:p>
    <w:p w14:paraId="4FA01193" w14:textId="77777777" w:rsidR="006F3923" w:rsidRDefault="006F3923" w:rsidP="006F3923">
      <w:pPr>
        <w:rPr>
          <w:rFonts w:cs="Arial"/>
          <w:b/>
          <w:sz w:val="20"/>
          <w:szCs w:val="20"/>
          <w:lang w:val="nl-BE"/>
        </w:rPr>
      </w:pPr>
      <w:r>
        <w:rPr>
          <w:rFonts w:cs="Arial"/>
          <w:b/>
          <w:sz w:val="20"/>
          <w:szCs w:val="20"/>
          <w:lang w:val="nl-BE"/>
        </w:rPr>
        <w:tab/>
        <w:t>2.Ka4</w:t>
      </w:r>
    </w:p>
    <w:p w14:paraId="4ACF1489" w14:textId="77777777" w:rsidR="006F3923" w:rsidRDefault="005D5EE3" w:rsidP="006F3923">
      <w:pPr>
        <w:pStyle w:val="03aText"/>
        <w:widowControl/>
        <w:rPr>
          <w:lang w:val="nl-BE"/>
        </w:rPr>
      </w:pPr>
      <w:r>
        <w:rPr>
          <w:lang w:val="nl-BE"/>
        </w:rPr>
        <w:t>Niet 2.Kxa6? Lc3, e</w:t>
      </w:r>
      <w:r w:rsidR="006F3923">
        <w:rPr>
          <w:lang w:val="nl-BE"/>
        </w:rPr>
        <w:t xml:space="preserve">n nu mislukt het weglokken </w:t>
      </w:r>
      <w:r>
        <w:rPr>
          <w:lang w:val="nl-BE"/>
        </w:rPr>
        <w:t xml:space="preserve">van </w:t>
      </w:r>
      <w:r w:rsidR="006F3923">
        <w:rPr>
          <w:lang w:val="nl-BE"/>
        </w:rPr>
        <w:t>de loper met  3.La5 op 3...Lb2 4.h7 e4. Of 3.Kb5 e4 4.Kc4 Lh8 enzovoort.</w:t>
      </w:r>
    </w:p>
    <w:p w14:paraId="0553A756"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Lc3</w:t>
      </w:r>
    </w:p>
    <w:p w14:paraId="7547405E" w14:textId="77777777" w:rsidR="006F3923" w:rsidRDefault="006F3923" w:rsidP="006F3923">
      <w:pPr>
        <w:pStyle w:val="03aText"/>
        <w:widowControl/>
        <w:rPr>
          <w:lang w:val="nl-BE"/>
        </w:rPr>
      </w:pPr>
      <w:r>
        <w:rPr>
          <w:lang w:val="nl-BE"/>
        </w:rPr>
        <w:t>Dreigt 3...e4.</w:t>
      </w:r>
    </w:p>
    <w:p w14:paraId="497D43D8" w14:textId="77777777" w:rsidR="006F3923" w:rsidRDefault="006F3923" w:rsidP="006F3923">
      <w:pPr>
        <w:rPr>
          <w:rFonts w:cs="Arial"/>
          <w:b/>
          <w:sz w:val="20"/>
          <w:szCs w:val="20"/>
          <w:lang w:val="nl-BE"/>
        </w:rPr>
      </w:pPr>
      <w:r>
        <w:rPr>
          <w:rFonts w:cs="Arial"/>
          <w:b/>
          <w:sz w:val="20"/>
          <w:szCs w:val="20"/>
          <w:lang w:val="nl-BE"/>
        </w:rPr>
        <w:tab/>
        <w:t>3.Kb3</w:t>
      </w:r>
      <w:r>
        <w:rPr>
          <w:rFonts w:cs="Arial"/>
          <w:b/>
          <w:sz w:val="20"/>
          <w:szCs w:val="20"/>
          <w:lang w:val="nl-BE"/>
        </w:rPr>
        <w:tab/>
      </w:r>
      <w:r>
        <w:rPr>
          <w:rFonts w:cs="Arial"/>
          <w:b/>
          <w:sz w:val="20"/>
          <w:szCs w:val="20"/>
          <w:lang w:val="nl-BE"/>
        </w:rPr>
        <w:tab/>
        <w:t>La1</w:t>
      </w:r>
    </w:p>
    <w:p w14:paraId="65A08C4F" w14:textId="77777777" w:rsidR="006F3923" w:rsidRDefault="006F3923" w:rsidP="006F3923">
      <w:pPr>
        <w:rPr>
          <w:rFonts w:cs="Arial"/>
          <w:b/>
          <w:sz w:val="20"/>
          <w:szCs w:val="20"/>
          <w:lang w:val="nl-BE"/>
        </w:rPr>
      </w:pPr>
      <w:r>
        <w:rPr>
          <w:rFonts w:cs="Arial"/>
          <w:b/>
          <w:sz w:val="20"/>
          <w:szCs w:val="20"/>
          <w:lang w:val="nl-BE"/>
        </w:rPr>
        <w:tab/>
        <w:t>4.Ka2</w:t>
      </w:r>
    </w:p>
    <w:p w14:paraId="5B33A08B" w14:textId="77777777" w:rsidR="006F3923" w:rsidRDefault="006F3923" w:rsidP="006F3923">
      <w:pPr>
        <w:pStyle w:val="03aText"/>
        <w:widowControl/>
        <w:rPr>
          <w:lang w:val="nl-BE"/>
        </w:rPr>
      </w:pPr>
      <w:r>
        <w:rPr>
          <w:lang w:val="nl-BE"/>
        </w:rPr>
        <w:t>Een vroege poging met 4.La5? e4 5.Lc3 Lxc3 6.Kxc3 e3 7.Kd3 Kf3 8.h7 e2 9.h8D e1D geeft slechts re</w:t>
      </w:r>
      <w:r>
        <w:rPr>
          <w:lang w:val="nl-BE"/>
        </w:rPr>
        <w:softHyphen/>
        <w:t>mise.</w:t>
      </w:r>
    </w:p>
    <w:p w14:paraId="66A2D946" w14:textId="77777777" w:rsidR="006F3923" w:rsidRDefault="006F3923" w:rsidP="006F3923">
      <w:pPr>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Lc3</w:t>
      </w:r>
    </w:p>
    <w:p w14:paraId="10763809" w14:textId="77777777" w:rsidR="006F3923" w:rsidRDefault="006F3923" w:rsidP="006F3923">
      <w:pPr>
        <w:rPr>
          <w:rFonts w:cs="Arial"/>
          <w:b/>
          <w:sz w:val="20"/>
          <w:szCs w:val="20"/>
          <w:lang w:val="nl-BE"/>
        </w:rPr>
      </w:pPr>
      <w:r>
        <w:rPr>
          <w:rFonts w:cs="Arial"/>
          <w:b/>
          <w:sz w:val="20"/>
          <w:szCs w:val="20"/>
          <w:lang w:val="nl-BE"/>
        </w:rPr>
        <w:tab/>
        <w:t>5.La5</w:t>
      </w:r>
    </w:p>
    <w:p w14:paraId="22507070" w14:textId="77777777" w:rsidR="006F3923" w:rsidRDefault="006F3923" w:rsidP="006F3923">
      <w:pPr>
        <w:rPr>
          <w:sz w:val="20"/>
          <w:szCs w:val="20"/>
          <w:lang w:val="nl-BE"/>
        </w:rPr>
      </w:pPr>
      <w:r>
        <w:rPr>
          <w:sz w:val="20"/>
          <w:szCs w:val="20"/>
          <w:lang w:val="nl-BE"/>
        </w:rPr>
        <w:t>Lokt de zwarte loper weg.</w:t>
      </w:r>
    </w:p>
    <w:p w14:paraId="02F630E3" w14:textId="77777777" w:rsidR="006F3923" w:rsidRDefault="006F3923" w:rsidP="006F3923">
      <w:pPr>
        <w:rPr>
          <w:rFonts w:cs="Arial"/>
          <w:b/>
          <w:sz w:val="20"/>
          <w:szCs w:val="20"/>
          <w:lang w:val="nl-BE"/>
        </w:rPr>
      </w:pPr>
      <w:r>
        <w:rPr>
          <w:rFonts w:cs="Arial"/>
          <w:b/>
          <w:sz w:val="20"/>
          <w:szCs w:val="20"/>
          <w:lang w:val="nl-BE"/>
        </w:rPr>
        <w:t xml:space="preserve">            </w:t>
      </w:r>
    </w:p>
    <w:p w14:paraId="39BE30C8" w14:textId="77777777" w:rsidR="006F3923" w:rsidRDefault="006F3923" w:rsidP="006F3923">
      <w:pPr>
        <w:rPr>
          <w:rFonts w:cs="Arial"/>
          <w:b/>
          <w:sz w:val="20"/>
          <w:szCs w:val="20"/>
          <w:lang w:val="nl-BE"/>
        </w:rPr>
      </w:pPr>
    </w:p>
    <w:p w14:paraId="50624AF7" w14:textId="77777777" w:rsidR="006F3923" w:rsidRDefault="006F3923" w:rsidP="006F3923">
      <w:pPr>
        <w:rPr>
          <w:rFonts w:cs="Arial"/>
          <w:b/>
          <w:color w:val="FF0000"/>
          <w:sz w:val="20"/>
          <w:szCs w:val="20"/>
          <w:lang w:val="nl-BE"/>
        </w:rPr>
      </w:pPr>
    </w:p>
    <w:p w14:paraId="65E2BC32" w14:textId="77777777" w:rsidR="00042CDF" w:rsidRDefault="00042CDF" w:rsidP="006F3923">
      <w:pPr>
        <w:rPr>
          <w:rFonts w:cs="Arial"/>
          <w:b/>
          <w:sz w:val="20"/>
          <w:szCs w:val="20"/>
          <w:lang w:val="nl-BE"/>
        </w:rPr>
      </w:pPr>
    </w:p>
    <w:p w14:paraId="465ABB88" w14:textId="77777777" w:rsidR="001F0F1B" w:rsidRDefault="001F0F1B" w:rsidP="006F3923">
      <w:pPr>
        <w:rPr>
          <w:rFonts w:cs="Arial"/>
          <w:b/>
          <w:sz w:val="20"/>
          <w:szCs w:val="20"/>
          <w:lang w:val="nl-BE"/>
        </w:rPr>
      </w:pPr>
    </w:p>
    <w:p w14:paraId="21D9236E" w14:textId="77777777" w:rsidR="006F3923" w:rsidRDefault="006F3923" w:rsidP="006F3923">
      <w:pPr>
        <w:rPr>
          <w:rFonts w:cs="Arial"/>
          <w:b/>
          <w:sz w:val="20"/>
          <w:szCs w:val="20"/>
          <w:lang w:val="nl-BE"/>
        </w:rPr>
      </w:pPr>
    </w:p>
    <w:p w14:paraId="2230F054" w14:textId="77777777" w:rsidR="006F3923" w:rsidRDefault="00FB2389" w:rsidP="006F3923">
      <w:pPr>
        <w:pStyle w:val="03aText"/>
        <w:widowControl/>
        <w:rPr>
          <w:lang w:val="en-GB"/>
        </w:rPr>
      </w:pPr>
      <w:r>
        <w:rPr>
          <w:lang w:val="nl-BE"/>
        </w:rPr>
        <w:t xml:space="preserve">             </w:t>
      </w:r>
      <w:r w:rsidR="006F3923">
        <w:rPr>
          <w:b/>
          <w:lang w:val="en-GB"/>
        </w:rPr>
        <w:t>5...</w:t>
      </w:r>
      <w:r w:rsidR="006F3923">
        <w:rPr>
          <w:b/>
          <w:lang w:val="en-GB"/>
        </w:rPr>
        <w:tab/>
      </w:r>
      <w:r w:rsidR="006F3923">
        <w:rPr>
          <w:b/>
          <w:lang w:val="en-GB"/>
        </w:rPr>
        <w:tab/>
        <w:t>Ld4</w:t>
      </w:r>
    </w:p>
    <w:p w14:paraId="4A80974A" w14:textId="77777777" w:rsidR="006F3923" w:rsidRPr="00B354CB" w:rsidRDefault="006F3923" w:rsidP="006F3923">
      <w:pPr>
        <w:pStyle w:val="03aText"/>
        <w:widowControl/>
        <w:rPr>
          <w:lang w:val="en-GB"/>
        </w:rPr>
      </w:pPr>
      <w:r w:rsidRPr="00B354CB">
        <w:rPr>
          <w:lang w:val="en-GB"/>
        </w:rPr>
        <w:t>4...Lxa5</w:t>
      </w:r>
      <w:r w:rsidR="008F5004" w:rsidRPr="00B354CB">
        <w:rPr>
          <w:lang w:val="en-GB"/>
        </w:rPr>
        <w:t>?</w:t>
      </w:r>
      <w:r w:rsidRPr="00B354CB">
        <w:rPr>
          <w:lang w:val="en-GB"/>
        </w:rPr>
        <w:t xml:space="preserve"> 5.h7.</w:t>
      </w:r>
    </w:p>
    <w:p w14:paraId="4238C461" w14:textId="77777777" w:rsidR="006F3923" w:rsidRPr="00B354CB" w:rsidRDefault="006F3923" w:rsidP="006F3923">
      <w:pPr>
        <w:rPr>
          <w:rFonts w:cs="Arial"/>
          <w:b/>
          <w:sz w:val="20"/>
          <w:szCs w:val="20"/>
          <w:lang w:val="en-GB"/>
        </w:rPr>
      </w:pPr>
      <w:r w:rsidRPr="00B354CB">
        <w:rPr>
          <w:rFonts w:cs="Arial"/>
          <w:b/>
          <w:sz w:val="20"/>
          <w:szCs w:val="20"/>
          <w:lang w:val="en-GB"/>
        </w:rPr>
        <w:t xml:space="preserve">             6.Lb6</w:t>
      </w:r>
      <w:r w:rsidRPr="00B354CB">
        <w:rPr>
          <w:rFonts w:cs="Arial"/>
          <w:b/>
          <w:sz w:val="20"/>
          <w:szCs w:val="20"/>
          <w:lang w:val="en-GB"/>
        </w:rPr>
        <w:tab/>
      </w:r>
      <w:r w:rsidRPr="00B354CB">
        <w:rPr>
          <w:rFonts w:cs="Arial"/>
          <w:b/>
          <w:sz w:val="20"/>
          <w:szCs w:val="20"/>
          <w:lang w:val="en-GB"/>
        </w:rPr>
        <w:tab/>
        <w:t>Lc3</w:t>
      </w:r>
    </w:p>
    <w:p w14:paraId="16D2968E" w14:textId="77777777" w:rsidR="006F3923" w:rsidRPr="00B354CB" w:rsidRDefault="006F3923" w:rsidP="006F3923">
      <w:pPr>
        <w:rPr>
          <w:rFonts w:cs="Arial"/>
          <w:b/>
          <w:sz w:val="20"/>
          <w:szCs w:val="20"/>
          <w:lang w:val="en-GB"/>
        </w:rPr>
      </w:pPr>
      <w:r w:rsidRPr="00B354CB">
        <w:rPr>
          <w:rFonts w:cs="Arial"/>
          <w:b/>
          <w:sz w:val="20"/>
          <w:szCs w:val="20"/>
          <w:lang w:val="en-GB"/>
        </w:rPr>
        <w:t xml:space="preserve">             7.Kb3</w:t>
      </w:r>
      <w:r w:rsidRPr="00B354CB">
        <w:rPr>
          <w:rFonts w:cs="Arial"/>
          <w:b/>
          <w:sz w:val="20"/>
          <w:szCs w:val="20"/>
          <w:lang w:val="en-GB"/>
        </w:rPr>
        <w:tab/>
      </w:r>
      <w:r w:rsidRPr="00B354CB">
        <w:rPr>
          <w:rFonts w:cs="Arial"/>
          <w:b/>
          <w:sz w:val="20"/>
          <w:szCs w:val="20"/>
          <w:lang w:val="en-GB"/>
        </w:rPr>
        <w:tab/>
        <w:t>La1</w:t>
      </w:r>
    </w:p>
    <w:p w14:paraId="27E68CD8" w14:textId="77777777" w:rsidR="006F3923" w:rsidRDefault="006F3923" w:rsidP="006F3923">
      <w:pPr>
        <w:pStyle w:val="03aText"/>
        <w:widowControl/>
        <w:rPr>
          <w:lang w:val="nl-BE"/>
        </w:rPr>
      </w:pPr>
      <w:r>
        <w:rPr>
          <w:lang w:val="nl-BE"/>
        </w:rPr>
        <w:t>Alles staat nu klaar voor de win</w:t>
      </w:r>
      <w:r>
        <w:rPr>
          <w:lang w:val="nl-BE"/>
        </w:rPr>
        <w:softHyphen/>
        <w:t>nende zet:</w:t>
      </w:r>
    </w:p>
    <w:p w14:paraId="52B60A57" w14:textId="77777777" w:rsidR="006F3923" w:rsidRDefault="006F3923" w:rsidP="006F3923">
      <w:pPr>
        <w:rPr>
          <w:rFonts w:cs="Arial"/>
          <w:b/>
          <w:sz w:val="20"/>
          <w:szCs w:val="20"/>
          <w:lang w:val="nl-BE"/>
        </w:rPr>
      </w:pPr>
      <w:r>
        <w:rPr>
          <w:rFonts w:cs="Arial"/>
          <w:b/>
          <w:sz w:val="20"/>
          <w:szCs w:val="20"/>
          <w:lang w:val="nl-BE"/>
        </w:rPr>
        <w:t xml:space="preserve">             8.Kc4</w:t>
      </w:r>
    </w:p>
    <w:p w14:paraId="2CB79D93" w14:textId="77777777" w:rsidR="006F3923" w:rsidRDefault="006F3923" w:rsidP="006F3923">
      <w:pPr>
        <w:pStyle w:val="03aText"/>
        <w:widowControl/>
        <w:rPr>
          <w:lang w:val="nl-BE"/>
        </w:rPr>
      </w:pPr>
      <w:r>
        <w:rPr>
          <w:lang w:val="nl-BE"/>
        </w:rPr>
        <w:t>Maar niet onmiddellijk 8.h7? we</w:t>
      </w:r>
      <w:r>
        <w:rPr>
          <w:lang w:val="nl-BE"/>
        </w:rPr>
        <w:softHyphen/>
        <w:t>gens 8...e4 9.Kc4 Lh8 10.Ld4 e5 11.Lxe5 Lxe5.</w:t>
      </w:r>
    </w:p>
    <w:p w14:paraId="1B24CE72" w14:textId="77777777" w:rsidR="006F3923" w:rsidRDefault="006F3923" w:rsidP="006F3923">
      <w:pPr>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t>e4</w:t>
      </w:r>
    </w:p>
    <w:p w14:paraId="6E10AE2C" w14:textId="77777777" w:rsidR="006F3923" w:rsidRDefault="006F3923" w:rsidP="006F3923">
      <w:pPr>
        <w:rPr>
          <w:rFonts w:cs="Arial"/>
          <w:b/>
          <w:sz w:val="20"/>
          <w:szCs w:val="20"/>
          <w:lang w:val="nl-BE"/>
        </w:rPr>
      </w:pPr>
      <w:r>
        <w:rPr>
          <w:rFonts w:cs="Arial"/>
          <w:b/>
          <w:sz w:val="20"/>
          <w:szCs w:val="20"/>
          <w:lang w:val="nl-BE"/>
        </w:rPr>
        <w:t xml:space="preserve">             9.Ld4</w:t>
      </w:r>
      <w:r>
        <w:rPr>
          <w:rFonts w:cs="Arial"/>
          <w:b/>
          <w:sz w:val="20"/>
          <w:szCs w:val="20"/>
          <w:lang w:val="nl-BE"/>
        </w:rPr>
        <w:tab/>
      </w:r>
      <w:r>
        <w:rPr>
          <w:rFonts w:cs="Arial"/>
          <w:b/>
          <w:sz w:val="20"/>
          <w:szCs w:val="20"/>
          <w:lang w:val="nl-BE"/>
        </w:rPr>
        <w:tab/>
        <w:t>Lxd4</w:t>
      </w:r>
    </w:p>
    <w:p w14:paraId="10F6C81F" w14:textId="77777777" w:rsidR="006F3923" w:rsidRDefault="006F3923" w:rsidP="006F3923">
      <w:pPr>
        <w:pStyle w:val="03aText"/>
        <w:widowControl/>
        <w:rPr>
          <w:lang w:val="nl-BE"/>
        </w:rPr>
      </w:pPr>
      <w:r>
        <w:rPr>
          <w:lang w:val="nl-BE"/>
        </w:rPr>
        <w:t>9...e3</w:t>
      </w:r>
      <w:r w:rsidR="008F5004">
        <w:rPr>
          <w:lang w:val="nl-BE"/>
        </w:rPr>
        <w:t>?</w:t>
      </w:r>
      <w:r>
        <w:rPr>
          <w:lang w:val="nl-BE"/>
        </w:rPr>
        <w:t xml:space="preserve"> 10.Lxa1 e2 11.Lc3.</w:t>
      </w:r>
    </w:p>
    <w:p w14:paraId="666803BC" w14:textId="77777777" w:rsidR="006F3923" w:rsidRDefault="006F3923" w:rsidP="006F3923">
      <w:pPr>
        <w:rPr>
          <w:rFonts w:cs="Arial"/>
          <w:b/>
          <w:sz w:val="20"/>
          <w:szCs w:val="20"/>
          <w:lang w:val="nl-BE"/>
        </w:rPr>
      </w:pPr>
      <w:r>
        <w:rPr>
          <w:rFonts w:cs="Arial"/>
          <w:b/>
          <w:sz w:val="20"/>
          <w:szCs w:val="20"/>
          <w:lang w:val="nl-BE"/>
        </w:rPr>
        <w:t xml:space="preserve">           10.Kxd4</w:t>
      </w:r>
      <w:r>
        <w:rPr>
          <w:rFonts w:cs="Arial"/>
          <w:b/>
          <w:sz w:val="20"/>
          <w:szCs w:val="20"/>
          <w:lang w:val="nl-BE"/>
        </w:rPr>
        <w:tab/>
      </w:r>
      <w:r>
        <w:rPr>
          <w:rFonts w:cs="Arial"/>
          <w:b/>
          <w:sz w:val="20"/>
          <w:szCs w:val="20"/>
          <w:lang w:val="nl-BE"/>
        </w:rPr>
        <w:tab/>
        <w:t>Kf3</w:t>
      </w:r>
    </w:p>
    <w:p w14:paraId="3F641F29" w14:textId="77777777" w:rsidR="006F3923" w:rsidRDefault="006F3923" w:rsidP="006F3923">
      <w:pPr>
        <w:rPr>
          <w:rFonts w:cs="Arial"/>
          <w:b/>
          <w:sz w:val="20"/>
          <w:szCs w:val="20"/>
          <w:lang w:val="nl-BE"/>
        </w:rPr>
      </w:pPr>
      <w:r>
        <w:rPr>
          <w:rFonts w:cs="Arial"/>
          <w:b/>
          <w:sz w:val="20"/>
          <w:szCs w:val="20"/>
          <w:lang w:val="nl-BE"/>
        </w:rPr>
        <w:t xml:space="preserve">           11.h7</w:t>
      </w:r>
      <w:r>
        <w:rPr>
          <w:rFonts w:cs="Arial"/>
          <w:b/>
          <w:sz w:val="20"/>
          <w:szCs w:val="20"/>
          <w:lang w:val="nl-BE"/>
        </w:rPr>
        <w:tab/>
      </w:r>
      <w:r>
        <w:rPr>
          <w:rFonts w:cs="Arial"/>
          <w:b/>
          <w:sz w:val="20"/>
          <w:szCs w:val="20"/>
          <w:lang w:val="nl-BE"/>
        </w:rPr>
        <w:tab/>
        <w:t>e3</w:t>
      </w:r>
    </w:p>
    <w:p w14:paraId="7F0C35E4" w14:textId="77777777" w:rsidR="006F3923" w:rsidRDefault="006F3923" w:rsidP="006F3923">
      <w:pPr>
        <w:rPr>
          <w:rFonts w:cs="Arial"/>
          <w:b/>
          <w:sz w:val="20"/>
          <w:szCs w:val="20"/>
          <w:lang w:val="nl-BE"/>
        </w:rPr>
      </w:pPr>
      <w:r>
        <w:rPr>
          <w:rFonts w:cs="Arial"/>
          <w:b/>
          <w:sz w:val="20"/>
          <w:szCs w:val="20"/>
          <w:lang w:val="nl-BE"/>
        </w:rPr>
        <w:t xml:space="preserve">           12.h8D</w:t>
      </w:r>
    </w:p>
    <w:p w14:paraId="127C6F68" w14:textId="77777777" w:rsidR="006F3923" w:rsidRDefault="006F3923" w:rsidP="006F3923">
      <w:pPr>
        <w:pStyle w:val="03aText"/>
        <w:widowControl/>
        <w:rPr>
          <w:lang w:val="nl-BE"/>
        </w:rPr>
      </w:pPr>
      <w:r>
        <w:rPr>
          <w:lang w:val="nl-BE"/>
        </w:rPr>
        <w:t xml:space="preserve">En wint, want zwart komt te laat met zijn pionpromotie. </w:t>
      </w:r>
    </w:p>
    <w:p w14:paraId="4ACA9AC2" w14:textId="77777777" w:rsidR="006F3923" w:rsidRDefault="006F3923" w:rsidP="006F3923">
      <w:pPr>
        <w:pStyle w:val="03cOpmerking"/>
        <w:widowControl/>
        <w:spacing w:before="240"/>
        <w:rPr>
          <w:lang w:val="nl-BE"/>
        </w:rPr>
      </w:pPr>
      <w:r>
        <w:rPr>
          <w:lang w:val="nl-BE"/>
        </w:rPr>
        <w:t>Het</w:t>
      </w:r>
      <w:r w:rsidR="005D5EE3">
        <w:rPr>
          <w:lang w:val="nl-BE"/>
        </w:rPr>
        <w:t xml:space="preserve"> is een uitbreiding van een mi-niatuurtje van P. Heuäcker (1930):</w:t>
      </w:r>
      <w:r>
        <w:rPr>
          <w:lang w:val="nl-BE"/>
        </w:rPr>
        <w:t xml:space="preserve"> </w:t>
      </w:r>
    </w:p>
    <w:p w14:paraId="599FE43C" w14:textId="77777777" w:rsidR="006F3923" w:rsidRPr="008F5004" w:rsidRDefault="006F3923" w:rsidP="006F3923">
      <w:pPr>
        <w:pStyle w:val="03cOpmerking"/>
        <w:widowControl/>
        <w:spacing w:before="240"/>
        <w:rPr>
          <w:lang w:val="nl-BE"/>
        </w:rPr>
      </w:pPr>
      <w:r w:rsidRPr="008F5004">
        <w:rPr>
          <w:lang w:val="nl-BE"/>
        </w:rPr>
        <w:t xml:space="preserve">Kc1 Lb8 h6 / Kh4 Ld4 e5 + </w:t>
      </w:r>
    </w:p>
    <w:p w14:paraId="6603B0E1" w14:textId="77777777" w:rsidR="006F3923" w:rsidRDefault="006F3923" w:rsidP="006F3923">
      <w:pPr>
        <w:pStyle w:val="03cOpmerking"/>
        <w:widowControl/>
        <w:spacing w:before="240"/>
        <w:rPr>
          <w:lang w:val="nl-BE"/>
        </w:rPr>
      </w:pPr>
      <w:r>
        <w:rPr>
          <w:lang w:val="nl-BE"/>
        </w:rPr>
        <w:t xml:space="preserve">1.La7 La1 2.Kb1 Lc3 3.Kc2 La1 4.Ld4 exd4 5.Kd3 en wint. </w:t>
      </w:r>
    </w:p>
    <w:p w14:paraId="36A594D6" w14:textId="77777777" w:rsidR="006F3923" w:rsidRDefault="006F3923" w:rsidP="006F3923">
      <w:pPr>
        <w:pStyle w:val="03cOpmerking"/>
        <w:widowControl/>
        <w:spacing w:before="240"/>
        <w:rPr>
          <w:i/>
          <w:lang w:val="nl-BE"/>
        </w:rPr>
      </w:pPr>
      <w:r w:rsidRPr="003879FE">
        <w:rPr>
          <w:i/>
          <w:lang w:val="nl-BE"/>
        </w:rPr>
        <w:t>“Dat briljante ideeën met een mi-nimum aan materiaal uit te druk</w:t>
      </w:r>
      <w:r w:rsidRPr="003879FE">
        <w:rPr>
          <w:i/>
          <w:lang w:val="nl-BE"/>
        </w:rPr>
        <w:softHyphen/>
        <w:t>ken zijn leert ons Heuäcker”</w:t>
      </w:r>
      <w:r>
        <w:rPr>
          <w:lang w:val="nl-BE"/>
        </w:rPr>
        <w:t xml:space="preserve"> be</w:t>
      </w:r>
      <w:r>
        <w:rPr>
          <w:lang w:val="nl-BE"/>
        </w:rPr>
        <w:softHyphen/>
        <w:t xml:space="preserve">sloot Hans Bouwmeester in zijn boek: </w:t>
      </w:r>
      <w:r w:rsidR="00521B36">
        <w:rPr>
          <w:lang w:val="nl-BE"/>
        </w:rPr>
        <w:t>‘</w:t>
      </w:r>
      <w:r>
        <w:rPr>
          <w:i/>
          <w:lang w:val="nl-BE"/>
        </w:rPr>
        <w:t>Schaakstukken spelen U voor</w:t>
      </w:r>
      <w:r w:rsidR="00521B36">
        <w:rPr>
          <w:i/>
          <w:lang w:val="nl-BE"/>
        </w:rPr>
        <w:t>’</w:t>
      </w:r>
      <w:r>
        <w:rPr>
          <w:i/>
          <w:lang w:val="nl-BE"/>
        </w:rPr>
        <w:t>.</w:t>
      </w:r>
      <w:r w:rsidR="00C0403F">
        <w:rPr>
          <w:i/>
          <w:lang w:val="nl-BE"/>
        </w:rPr>
        <w:t xml:space="preserve">   </w:t>
      </w:r>
    </w:p>
    <w:p w14:paraId="094B9B34" w14:textId="77777777" w:rsidR="00C0403F" w:rsidRDefault="00C0403F" w:rsidP="006F3923">
      <w:pPr>
        <w:pStyle w:val="03cOpmerking"/>
        <w:widowControl/>
        <w:spacing w:before="240"/>
        <w:rPr>
          <w:i/>
          <w:lang w:val="nl-BE"/>
        </w:rPr>
      </w:pPr>
    </w:p>
    <w:p w14:paraId="348DDBFA" w14:textId="77777777" w:rsidR="00C0403F" w:rsidRDefault="00C0403F" w:rsidP="006F3923">
      <w:pPr>
        <w:pStyle w:val="03cOpmerking"/>
        <w:widowControl/>
        <w:spacing w:before="240"/>
        <w:rPr>
          <w:i/>
          <w:lang w:val="nl-BE"/>
        </w:rPr>
      </w:pPr>
    </w:p>
    <w:p w14:paraId="413CE79A" w14:textId="77777777" w:rsidR="00C0403F" w:rsidRDefault="00C0403F" w:rsidP="00C0403F">
      <w:pPr>
        <w:pStyle w:val="03aText"/>
        <w:widowControl/>
        <w:rPr>
          <w:i/>
          <w:lang w:val="nl-BE"/>
        </w:rPr>
      </w:pPr>
    </w:p>
    <w:p w14:paraId="588DDA5B" w14:textId="77777777" w:rsidR="00C0403F" w:rsidRDefault="00C0403F" w:rsidP="00C0403F">
      <w:pPr>
        <w:pStyle w:val="03aText"/>
        <w:widowControl/>
        <w:rPr>
          <w:i/>
          <w:lang w:val="nl-BE"/>
        </w:rPr>
      </w:pPr>
    </w:p>
    <w:p w14:paraId="54FEC5F9" w14:textId="77777777" w:rsidR="00C0403F" w:rsidRDefault="00C0403F" w:rsidP="00C0403F">
      <w:pPr>
        <w:pStyle w:val="03aText"/>
        <w:widowControl/>
        <w:rPr>
          <w:i/>
          <w:lang w:val="nl-BE"/>
        </w:rPr>
      </w:pPr>
    </w:p>
    <w:p w14:paraId="4CFDD765" w14:textId="77777777" w:rsidR="00C0403F" w:rsidRDefault="00C0403F" w:rsidP="00C0403F">
      <w:pPr>
        <w:pStyle w:val="03aText"/>
        <w:widowControl/>
        <w:rPr>
          <w:i/>
          <w:lang w:val="nl-BE"/>
        </w:rPr>
      </w:pPr>
    </w:p>
    <w:p w14:paraId="413D13C9" w14:textId="77777777" w:rsidR="00C0403F" w:rsidRDefault="00C0403F" w:rsidP="00C0403F">
      <w:pPr>
        <w:pStyle w:val="03aText"/>
        <w:widowControl/>
        <w:rPr>
          <w:i/>
          <w:lang w:val="nl-BE"/>
        </w:rPr>
      </w:pPr>
    </w:p>
    <w:p w14:paraId="5F2CD48B" w14:textId="77777777" w:rsidR="006F3923" w:rsidRPr="00C0403F" w:rsidRDefault="006F3923" w:rsidP="00C0403F">
      <w:pPr>
        <w:pStyle w:val="03aText"/>
        <w:widowControl/>
        <w:rPr>
          <w:i/>
          <w:lang w:val="nl-BE"/>
        </w:rPr>
      </w:pPr>
      <w:r>
        <w:rPr>
          <w:lang w:val="nl-BE"/>
        </w:rPr>
        <w:t xml:space="preserve">Vriend Ward Stoffelen schreef in zijn rubriek </w:t>
      </w:r>
      <w:r w:rsidR="005D5EE3">
        <w:rPr>
          <w:i/>
          <w:lang w:val="nl-BE"/>
        </w:rPr>
        <w:t>‘Eindspel en -</w:t>
      </w:r>
      <w:r w:rsidR="00E03F21">
        <w:rPr>
          <w:i/>
          <w:lang w:val="nl-BE"/>
        </w:rPr>
        <w:t>s</w:t>
      </w:r>
      <w:r>
        <w:rPr>
          <w:i/>
          <w:lang w:val="nl-BE"/>
        </w:rPr>
        <w:t>tudie’</w:t>
      </w:r>
      <w:r>
        <w:rPr>
          <w:lang w:val="nl-BE"/>
        </w:rPr>
        <w:t xml:space="preserve"> in </w:t>
      </w:r>
      <w:r>
        <w:rPr>
          <w:i/>
          <w:lang w:val="nl-BE"/>
        </w:rPr>
        <w:t xml:space="preserve">Schaakschild </w:t>
      </w:r>
      <w:r>
        <w:rPr>
          <w:lang w:val="nl-BE"/>
        </w:rPr>
        <w:t>(1984) dat men Anatole Mouterde onrecht zou aan</w:t>
      </w:r>
      <w:r>
        <w:rPr>
          <w:lang w:val="nl-BE"/>
        </w:rPr>
        <w:softHyphen/>
        <w:t xml:space="preserve">doen, </w:t>
      </w:r>
      <w:r w:rsidR="005B4261">
        <w:rPr>
          <w:lang w:val="nl-BE"/>
        </w:rPr>
        <w:t>mocht</w:t>
      </w:r>
      <w:r>
        <w:rPr>
          <w:lang w:val="nl-BE"/>
        </w:rPr>
        <w:t xml:space="preserve"> men hem niet vernoe</w:t>
      </w:r>
      <w:r>
        <w:rPr>
          <w:lang w:val="nl-BE"/>
        </w:rPr>
        <w:softHyphen/>
        <w:t xml:space="preserve">men als de voorganger van de </w:t>
      </w:r>
      <w:r>
        <w:rPr>
          <w:i/>
          <w:lang w:val="nl-BE"/>
        </w:rPr>
        <w:t>‘Letztform’</w:t>
      </w:r>
      <w:r>
        <w:rPr>
          <w:lang w:val="nl-BE"/>
        </w:rPr>
        <w:t xml:space="preserve"> van Heuäcker. </w:t>
      </w:r>
    </w:p>
    <w:p w14:paraId="55E2C01F" w14:textId="77777777" w:rsidR="006F3923" w:rsidRDefault="006F3923" w:rsidP="006F3923">
      <w:pPr>
        <w:pStyle w:val="03aText"/>
        <w:widowControl/>
        <w:rPr>
          <w:lang w:val="nl-BE"/>
        </w:rPr>
      </w:pPr>
    </w:p>
    <w:p w14:paraId="76F1471D" w14:textId="77777777" w:rsidR="006F3923" w:rsidRDefault="006F3923" w:rsidP="006F3923">
      <w:pPr>
        <w:pStyle w:val="03aText"/>
        <w:widowControl/>
        <w:rPr>
          <w:lang w:val="nl-BE"/>
        </w:rPr>
      </w:pPr>
      <w:r>
        <w:rPr>
          <w:lang w:val="nl-BE"/>
        </w:rPr>
        <w:t xml:space="preserve">In </w:t>
      </w:r>
      <w:r>
        <w:rPr>
          <w:i/>
          <w:iCs/>
          <w:lang w:val="nl-BE"/>
        </w:rPr>
        <w:t>Syds</w:t>
      </w:r>
      <w:r>
        <w:rPr>
          <w:i/>
          <w:iCs/>
          <w:lang w:val="nl-BE"/>
        </w:rPr>
        <w:softHyphen/>
        <w:t>venska Dagbladet Snäll-posten</w:t>
      </w:r>
      <w:r w:rsidR="00012B8A">
        <w:rPr>
          <w:lang w:val="nl-BE"/>
        </w:rPr>
        <w:t xml:space="preserve"> (1913) verscheen van  Mouterde onder</w:t>
      </w:r>
      <w:r>
        <w:rPr>
          <w:lang w:val="nl-BE"/>
        </w:rPr>
        <w:t xml:space="preserve">staande studie: </w:t>
      </w:r>
    </w:p>
    <w:p w14:paraId="21422C48" w14:textId="77777777" w:rsidR="006F3923" w:rsidRDefault="006F3923" w:rsidP="006F3923">
      <w:pPr>
        <w:pStyle w:val="03aText"/>
        <w:widowControl/>
        <w:rPr>
          <w:lang w:val="nl-BE"/>
        </w:rPr>
      </w:pPr>
    </w:p>
    <w:p w14:paraId="02A98CAB" w14:textId="77777777" w:rsidR="006F3923" w:rsidRPr="008F5004" w:rsidRDefault="006F3923" w:rsidP="006F3923">
      <w:pPr>
        <w:pStyle w:val="03aText"/>
        <w:widowControl/>
        <w:rPr>
          <w:lang w:val="en-GB"/>
        </w:rPr>
      </w:pPr>
      <w:r w:rsidRPr="008F5004">
        <w:rPr>
          <w:lang w:val="en-GB"/>
        </w:rPr>
        <w:t xml:space="preserve">Kc1 Lb4 a3 f2 h5 / </w:t>
      </w:r>
    </w:p>
    <w:p w14:paraId="3D862CAD" w14:textId="77777777" w:rsidR="006F3923" w:rsidRPr="008F5004" w:rsidRDefault="006F3923" w:rsidP="006F3923">
      <w:pPr>
        <w:pStyle w:val="03aText"/>
        <w:widowControl/>
        <w:rPr>
          <w:lang w:val="en-GB"/>
        </w:rPr>
      </w:pPr>
      <w:r w:rsidRPr="008F5004">
        <w:rPr>
          <w:lang w:val="en-GB"/>
        </w:rPr>
        <w:t xml:space="preserve">                     Kb7 Lb6 a5 e5  h4 +</w:t>
      </w:r>
    </w:p>
    <w:p w14:paraId="5F6CB74C" w14:textId="77777777" w:rsidR="006F3923" w:rsidRPr="008F5004" w:rsidRDefault="006F3923" w:rsidP="006F3923">
      <w:pPr>
        <w:pStyle w:val="03aText"/>
        <w:widowControl/>
        <w:rPr>
          <w:lang w:val="en-GB"/>
        </w:rPr>
      </w:pPr>
      <w:r w:rsidRPr="008F5004">
        <w:rPr>
          <w:lang w:val="en-GB"/>
        </w:rPr>
        <w:t xml:space="preserve"> </w:t>
      </w:r>
    </w:p>
    <w:p w14:paraId="68C0D645" w14:textId="77777777" w:rsidR="006F3923" w:rsidRDefault="006F3923" w:rsidP="006F3923">
      <w:pPr>
        <w:pStyle w:val="03aText"/>
        <w:widowControl/>
        <w:rPr>
          <w:lang w:val="nl-BE"/>
        </w:rPr>
      </w:pPr>
      <w:r>
        <w:rPr>
          <w:lang w:val="nl-BE"/>
        </w:rPr>
        <w:t>met de oplossing: 1.h6 Ld4 2.Lc5 La1 3.Kb1 Lc3 4.Kc2 La1 5.Ld4 Lxd4 5.Kd3 Lb2 6.Ke4 en wint.</w:t>
      </w:r>
    </w:p>
    <w:p w14:paraId="48E8F1FA" w14:textId="77777777" w:rsidR="006F3923" w:rsidRDefault="006F3923" w:rsidP="006F3923">
      <w:pPr>
        <w:pStyle w:val="03cOpmerking"/>
        <w:widowControl/>
        <w:spacing w:before="240"/>
        <w:rPr>
          <w:lang w:val="nl-BE"/>
        </w:rPr>
      </w:pPr>
      <w:r>
        <w:rPr>
          <w:lang w:val="nl-BE"/>
        </w:rPr>
        <w:t xml:space="preserve">In mijn oorspronkelijke versie, </w:t>
      </w:r>
      <w:r w:rsidR="00020EB8">
        <w:rPr>
          <w:lang w:val="nl-BE"/>
        </w:rPr>
        <w:t>zonder een extra pion op veld e6 (</w:t>
      </w:r>
      <w:r>
        <w:rPr>
          <w:i/>
          <w:iCs/>
          <w:lang w:val="nl-BE"/>
        </w:rPr>
        <w:t>Schakend Nederland</w:t>
      </w:r>
      <w:r w:rsidR="00020EB8">
        <w:rPr>
          <w:lang w:val="nl-BE"/>
        </w:rPr>
        <w:t xml:space="preserve"> 1962)</w:t>
      </w:r>
      <w:r>
        <w:rPr>
          <w:lang w:val="nl-BE"/>
        </w:rPr>
        <w:t>, is er een dual aanwezig, want dan wint wit ook met: 7.h7</w:t>
      </w:r>
      <w:r w:rsidR="00B331A8">
        <w:rPr>
          <w:lang w:val="nl-BE"/>
        </w:rPr>
        <w:t xml:space="preserve"> e4 8.Kb3 Lh8 9.Kc4 Kf3 10.Ld4 </w:t>
      </w:r>
      <w:r>
        <w:rPr>
          <w:lang w:val="nl-BE"/>
        </w:rPr>
        <w:t>e3 11.Lxh8 e2 12.Lc3, en</w:t>
      </w:r>
      <w:r>
        <w:rPr>
          <w:lang w:val="nl-BE"/>
        </w:rPr>
        <w:softHyphen/>
        <w:t>zovoort.</w:t>
      </w:r>
    </w:p>
    <w:p w14:paraId="2B97E6A7" w14:textId="77777777" w:rsidR="006F3923" w:rsidRDefault="006F3923" w:rsidP="006F3923">
      <w:pPr>
        <w:pStyle w:val="03aText"/>
        <w:widowControl/>
        <w:spacing w:line="190" w:lineRule="exact"/>
        <w:jc w:val="center"/>
        <w:rPr>
          <w:b/>
          <w:noProof/>
          <w:lang w:val="nl-BE"/>
        </w:rPr>
      </w:pPr>
      <w:r>
        <w:rPr>
          <w:lang w:val="nl-BE"/>
        </w:rPr>
        <w:t xml:space="preserve"> </w:t>
      </w:r>
      <w:r>
        <w:rPr>
          <w:lang w:val="nl-BE"/>
        </w:rPr>
        <w:br w:type="page"/>
      </w:r>
      <w:r>
        <w:rPr>
          <w:b/>
          <w:noProof/>
          <w:lang w:val="nl-BE"/>
        </w:rPr>
        <w:lastRenderedPageBreak/>
        <w:t xml:space="preserve">- </w:t>
      </w:r>
      <w:r w:rsidR="00004A2F">
        <w:rPr>
          <w:b/>
          <w:noProof/>
          <w:lang w:val="nl-BE"/>
        </w:rPr>
        <w:t>2</w:t>
      </w:r>
      <w:r w:rsidR="006D16AB">
        <w:rPr>
          <w:b/>
          <w:noProof/>
          <w:lang w:val="nl-BE"/>
        </w:rPr>
        <w:t>50</w:t>
      </w:r>
      <w:r>
        <w:rPr>
          <w:b/>
          <w:noProof/>
          <w:lang w:val="nl-BE"/>
        </w:rPr>
        <w:t xml:space="preserve"> -</w:t>
      </w:r>
    </w:p>
    <w:p w14:paraId="7D785E8B" w14:textId="77777777" w:rsidR="006F3923" w:rsidRDefault="006F3923" w:rsidP="006F3923">
      <w:pPr>
        <w:pStyle w:val="03aText"/>
        <w:widowControl/>
        <w:spacing w:line="190" w:lineRule="exact"/>
        <w:jc w:val="center"/>
        <w:rPr>
          <w:noProof/>
          <w:lang w:val="nl-BE"/>
        </w:rPr>
      </w:pPr>
    </w:p>
    <w:p w14:paraId="0DCFFE73" w14:textId="77777777" w:rsidR="006F3923" w:rsidRDefault="006F3923" w:rsidP="006F3923">
      <w:pPr>
        <w:pStyle w:val="02bSource"/>
        <w:widowControl/>
        <w:tabs>
          <w:tab w:val="left" w:pos="114"/>
        </w:tabs>
        <w:spacing w:line="190" w:lineRule="exact"/>
        <w:rPr>
          <w:lang w:val="nl-BE"/>
        </w:rPr>
      </w:pPr>
      <w:r>
        <w:rPr>
          <w:i/>
          <w:lang w:val="nl-BE"/>
        </w:rPr>
        <w:t>Origineel, 2008</w:t>
      </w:r>
      <w:r>
        <w:rPr>
          <w:lang w:val="nl-BE"/>
        </w:rPr>
        <w:t xml:space="preserve"> </w:t>
      </w:r>
    </w:p>
    <w:p w14:paraId="7F61304E" w14:textId="77777777" w:rsidR="006F3923" w:rsidRDefault="006F3923" w:rsidP="006F3923">
      <w:pPr>
        <w:spacing w:line="190" w:lineRule="exact"/>
        <w:jc w:val="center"/>
        <w:rPr>
          <w:lang w:val="nl-BE"/>
        </w:rPr>
      </w:pPr>
    </w:p>
    <w:p w14:paraId="4E8718D2" w14:textId="77777777" w:rsidR="006F3923" w:rsidRDefault="00990285" w:rsidP="006F3923">
      <w:pPr>
        <w:pStyle w:val="02bSource"/>
        <w:widowControl/>
        <w:tabs>
          <w:tab w:val="left" w:pos="114"/>
        </w:tabs>
        <w:rPr>
          <w:lang w:val="nl-BE"/>
        </w:rPr>
      </w:pPr>
      <w:r>
        <w:object w:dxaOrig="1440" w:dyaOrig="1440" w14:anchorId="3C96D547">
          <v:shape id="_x0000_s1346" type="#_x0000_t75" style="position:absolute;left:0;text-align:left;margin-left:0;margin-top:0;width:152.25pt;height:153pt;z-index:251668480;mso-position-horizontal:center">
            <v:imagedata r:id="rId498" o:title=""/>
            <w10:wrap type="square"/>
          </v:shape>
          <o:OLEObject Type="Embed" ProgID="CorelDRAW.Graphic.12" ShapeID="_x0000_s1346" DrawAspect="Content" ObjectID="_1587467730" r:id="rId499"/>
        </w:object>
      </w:r>
    </w:p>
    <w:p w14:paraId="2FD00D20"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0330.31 a8h6</w:t>
      </w:r>
    </w:p>
    <w:p w14:paraId="5B94607C" w14:textId="77777777" w:rsidR="006F3923" w:rsidRDefault="006F3923" w:rsidP="006F3923">
      <w:pPr>
        <w:rPr>
          <w:rFonts w:cs="Arial"/>
          <w:sz w:val="20"/>
          <w:szCs w:val="20"/>
          <w:lang w:val="nl-BE"/>
        </w:rPr>
      </w:pPr>
    </w:p>
    <w:p w14:paraId="66466969" w14:textId="77777777" w:rsidR="006F3923" w:rsidRDefault="006F3923" w:rsidP="006F3923">
      <w:pPr>
        <w:rPr>
          <w:rFonts w:cs="Arial"/>
          <w:b/>
          <w:sz w:val="20"/>
          <w:szCs w:val="20"/>
          <w:lang w:val="nl-BE"/>
        </w:rPr>
      </w:pPr>
      <w:r>
        <w:rPr>
          <w:rFonts w:cs="Arial"/>
          <w:b/>
          <w:sz w:val="20"/>
          <w:szCs w:val="20"/>
          <w:lang w:val="nl-BE"/>
        </w:rPr>
        <w:tab/>
        <w:t>1.b7</w:t>
      </w:r>
      <w:r>
        <w:rPr>
          <w:rFonts w:cs="Arial"/>
          <w:b/>
          <w:sz w:val="20"/>
          <w:szCs w:val="20"/>
          <w:lang w:val="nl-BE"/>
        </w:rPr>
        <w:tab/>
      </w:r>
      <w:r>
        <w:rPr>
          <w:rFonts w:cs="Arial"/>
          <w:b/>
          <w:sz w:val="20"/>
          <w:szCs w:val="20"/>
          <w:lang w:val="nl-BE"/>
        </w:rPr>
        <w:tab/>
        <w:t>Td8+</w:t>
      </w:r>
    </w:p>
    <w:p w14:paraId="3646BE5B" w14:textId="77777777" w:rsidR="006F3923" w:rsidRDefault="006F3923" w:rsidP="006F3923">
      <w:pPr>
        <w:pStyle w:val="03aText"/>
        <w:widowControl/>
        <w:rPr>
          <w:lang w:val="nl-BE"/>
        </w:rPr>
      </w:pPr>
      <w:r>
        <w:rPr>
          <w:lang w:val="nl-BE"/>
        </w:rPr>
        <w:t>Na 1…c5</w:t>
      </w:r>
      <w:r w:rsidR="008F5004">
        <w:rPr>
          <w:lang w:val="nl-BE"/>
        </w:rPr>
        <w:t>,</w:t>
      </w:r>
      <w:r>
        <w:rPr>
          <w:lang w:val="nl-BE"/>
        </w:rPr>
        <w:t xml:space="preserve"> volgt 2.b8D en bijvoor</w:t>
      </w:r>
      <w:r>
        <w:rPr>
          <w:lang w:val="nl-BE"/>
        </w:rPr>
        <w:softHyphen/>
        <w:t>beeld 2…Lxf2 3.Df8+</w:t>
      </w:r>
      <w:r>
        <w:rPr>
          <w:i/>
          <w:iCs/>
          <w:lang w:val="nl-BE"/>
        </w:rPr>
        <w:t xml:space="preserve"> </w:t>
      </w:r>
      <w:r>
        <w:rPr>
          <w:lang w:val="nl-BE"/>
        </w:rPr>
        <w:t>Tg7 4.Dxf2 met winst.</w:t>
      </w:r>
    </w:p>
    <w:p w14:paraId="53018166" w14:textId="77777777" w:rsidR="006F3923" w:rsidRDefault="006F3923" w:rsidP="006F3923">
      <w:pPr>
        <w:rPr>
          <w:rFonts w:cs="Arial"/>
          <w:b/>
          <w:sz w:val="20"/>
          <w:szCs w:val="20"/>
          <w:lang w:val="nl-BE"/>
        </w:rPr>
      </w:pPr>
      <w:r>
        <w:rPr>
          <w:rFonts w:cs="Arial"/>
          <w:b/>
          <w:sz w:val="20"/>
          <w:szCs w:val="20"/>
          <w:lang w:val="nl-BE"/>
        </w:rPr>
        <w:tab/>
        <w:t>2.b8D</w:t>
      </w:r>
      <w:r>
        <w:rPr>
          <w:rFonts w:cs="Arial"/>
          <w:b/>
          <w:sz w:val="20"/>
          <w:szCs w:val="20"/>
          <w:lang w:val="nl-BE"/>
        </w:rPr>
        <w:tab/>
      </w:r>
      <w:r>
        <w:rPr>
          <w:rFonts w:cs="Arial"/>
          <w:b/>
          <w:sz w:val="20"/>
          <w:szCs w:val="20"/>
          <w:lang w:val="nl-BE"/>
        </w:rPr>
        <w:tab/>
        <w:t>Txb8+</w:t>
      </w:r>
    </w:p>
    <w:p w14:paraId="7BCE05CF" w14:textId="77777777" w:rsidR="006F3923" w:rsidRDefault="006F3923" w:rsidP="006F3923">
      <w:pPr>
        <w:rPr>
          <w:rFonts w:cs="Arial"/>
          <w:b/>
          <w:sz w:val="20"/>
          <w:szCs w:val="20"/>
          <w:lang w:val="nl-BE"/>
        </w:rPr>
      </w:pPr>
      <w:r>
        <w:rPr>
          <w:rFonts w:cs="Arial"/>
          <w:b/>
          <w:sz w:val="20"/>
          <w:szCs w:val="20"/>
          <w:lang w:val="nl-BE"/>
        </w:rPr>
        <w:tab/>
        <w:t>3.Kxb8</w:t>
      </w:r>
      <w:r>
        <w:rPr>
          <w:rFonts w:cs="Arial"/>
          <w:b/>
          <w:sz w:val="20"/>
          <w:szCs w:val="20"/>
          <w:lang w:val="nl-BE"/>
        </w:rPr>
        <w:tab/>
      </w:r>
      <w:r>
        <w:rPr>
          <w:rFonts w:cs="Arial"/>
          <w:b/>
          <w:sz w:val="20"/>
          <w:szCs w:val="20"/>
          <w:lang w:val="nl-BE"/>
        </w:rPr>
        <w:tab/>
        <w:t>c5</w:t>
      </w:r>
    </w:p>
    <w:p w14:paraId="29C1DBA6" w14:textId="77777777" w:rsidR="006F3923" w:rsidRDefault="009847EA" w:rsidP="006F3923">
      <w:pPr>
        <w:pStyle w:val="03aText"/>
        <w:widowControl/>
        <w:rPr>
          <w:lang w:val="nl-BE"/>
        </w:rPr>
      </w:pPr>
      <w:r>
        <w:rPr>
          <w:lang w:val="nl-BE"/>
        </w:rPr>
        <w:t>Niet 3...c6</w:t>
      </w:r>
      <w:r w:rsidR="008F5004">
        <w:rPr>
          <w:lang w:val="nl-BE"/>
        </w:rPr>
        <w:t>? 4.e6 Lh2 5.Kb7 en of-wel</w:t>
      </w:r>
      <w:r>
        <w:rPr>
          <w:lang w:val="nl-BE"/>
        </w:rPr>
        <w:t xml:space="preserve"> valt de zwarte pion, ofwel </w:t>
      </w:r>
      <w:r w:rsidR="006F3923">
        <w:rPr>
          <w:lang w:val="nl-BE"/>
        </w:rPr>
        <w:t xml:space="preserve">loopt de witte </w:t>
      </w:r>
      <w:r>
        <w:rPr>
          <w:lang w:val="nl-BE"/>
        </w:rPr>
        <w:t xml:space="preserve">pion </w:t>
      </w:r>
      <w:r w:rsidR="006F3923">
        <w:rPr>
          <w:lang w:val="nl-BE"/>
        </w:rPr>
        <w:t>door.</w:t>
      </w:r>
    </w:p>
    <w:p w14:paraId="0D14361E" w14:textId="77777777" w:rsidR="006F3923" w:rsidRDefault="006F3923" w:rsidP="006F3923">
      <w:pPr>
        <w:rPr>
          <w:rFonts w:cs="Arial"/>
          <w:b/>
          <w:sz w:val="20"/>
          <w:szCs w:val="20"/>
          <w:lang w:val="nl-BE"/>
        </w:rPr>
      </w:pPr>
      <w:r>
        <w:rPr>
          <w:rFonts w:cs="Arial"/>
          <w:b/>
          <w:sz w:val="20"/>
          <w:szCs w:val="20"/>
          <w:lang w:val="nl-BE"/>
        </w:rPr>
        <w:tab/>
        <w:t>4.e6</w:t>
      </w:r>
      <w:r>
        <w:rPr>
          <w:rFonts w:cs="Arial"/>
          <w:b/>
          <w:sz w:val="20"/>
          <w:szCs w:val="20"/>
          <w:lang w:val="nl-BE"/>
        </w:rPr>
        <w:tab/>
      </w:r>
      <w:r>
        <w:rPr>
          <w:rFonts w:cs="Arial"/>
          <w:b/>
          <w:sz w:val="20"/>
          <w:szCs w:val="20"/>
          <w:lang w:val="nl-BE"/>
        </w:rPr>
        <w:tab/>
        <w:t>Lh2+</w:t>
      </w:r>
    </w:p>
    <w:p w14:paraId="5B6CC2F6" w14:textId="77777777" w:rsidR="006F3923" w:rsidRDefault="006F3923" w:rsidP="00586E21">
      <w:pPr>
        <w:pStyle w:val="03aText"/>
        <w:widowControl/>
        <w:numPr>
          <w:ilvl w:val="0"/>
          <w:numId w:val="132"/>
        </w:numPr>
        <w:rPr>
          <w:lang w:val="nl-BE"/>
        </w:rPr>
      </w:pPr>
      <w:r>
        <w:rPr>
          <w:lang w:val="nl-BE"/>
        </w:rPr>
        <w:t>4...Lxf2</w:t>
      </w:r>
      <w:r w:rsidR="008F5004">
        <w:rPr>
          <w:lang w:val="nl-BE"/>
        </w:rPr>
        <w:t>?</w:t>
      </w:r>
      <w:r>
        <w:rPr>
          <w:lang w:val="nl-BE"/>
        </w:rPr>
        <w:t xml:space="preserve"> en </w:t>
      </w:r>
      <w:r w:rsidR="009847EA">
        <w:rPr>
          <w:lang w:val="nl-BE"/>
        </w:rPr>
        <w:t>de witte pion pro-mo</w:t>
      </w:r>
      <w:r w:rsidR="009847EA">
        <w:rPr>
          <w:lang w:val="nl-BE"/>
        </w:rPr>
        <w:softHyphen/>
        <w:t>veert. Ook niet goed is:</w:t>
      </w:r>
    </w:p>
    <w:p w14:paraId="76803BB1" w14:textId="77777777" w:rsidR="006F3923" w:rsidRDefault="009847EA" w:rsidP="00586E21">
      <w:pPr>
        <w:pStyle w:val="03aText"/>
        <w:widowControl/>
        <w:numPr>
          <w:ilvl w:val="0"/>
          <w:numId w:val="132"/>
        </w:numPr>
        <w:rPr>
          <w:lang w:val="nl-BE"/>
        </w:rPr>
      </w:pPr>
      <w:r>
        <w:rPr>
          <w:lang w:val="nl-BE"/>
        </w:rPr>
        <w:t>4...Kg7</w:t>
      </w:r>
      <w:r w:rsidR="008F5004">
        <w:rPr>
          <w:lang w:val="nl-BE"/>
        </w:rPr>
        <w:t>?</w:t>
      </w:r>
      <w:r>
        <w:rPr>
          <w:lang w:val="nl-BE"/>
        </w:rPr>
        <w:t xml:space="preserve"> </w:t>
      </w:r>
      <w:r w:rsidR="006F3923">
        <w:rPr>
          <w:lang w:val="nl-BE"/>
        </w:rPr>
        <w:t>wegens 5.Kc7 Kf6 6.Kd7 Lxf2 7.e7 en 8.e8D.</w:t>
      </w:r>
    </w:p>
    <w:p w14:paraId="307EFDD2" w14:textId="77777777" w:rsidR="006F3923" w:rsidRDefault="006F3923" w:rsidP="006F3923">
      <w:pPr>
        <w:rPr>
          <w:rFonts w:cs="Arial"/>
          <w:b/>
          <w:sz w:val="20"/>
          <w:szCs w:val="20"/>
          <w:lang w:val="nl-BE"/>
        </w:rPr>
      </w:pPr>
      <w:r>
        <w:rPr>
          <w:rFonts w:cs="Arial"/>
          <w:b/>
          <w:sz w:val="20"/>
          <w:szCs w:val="20"/>
          <w:lang w:val="nl-BE"/>
        </w:rPr>
        <w:tab/>
        <w:t>5.Kc8</w:t>
      </w:r>
    </w:p>
    <w:p w14:paraId="12DC3955" w14:textId="77777777" w:rsidR="006F3923" w:rsidRDefault="006F3923" w:rsidP="006F3923">
      <w:pPr>
        <w:pStyle w:val="03aText"/>
        <w:widowControl/>
        <w:rPr>
          <w:lang w:val="nl-BE"/>
        </w:rPr>
      </w:pPr>
      <w:r>
        <w:rPr>
          <w:lang w:val="nl-BE"/>
        </w:rPr>
        <w:t>Fout is 5.Kb7? Ld6 6.Kc6 en na b</w:t>
      </w:r>
      <w:r w:rsidR="009847EA">
        <w:rPr>
          <w:lang w:val="nl-BE"/>
        </w:rPr>
        <w:t xml:space="preserve">ijvoorbeeld 6...Le7 7.Kd5 Kg6  </w:t>
      </w:r>
      <w:r>
        <w:rPr>
          <w:lang w:val="nl-BE"/>
        </w:rPr>
        <w:t>houdt</w:t>
      </w:r>
      <w:r w:rsidR="009847EA">
        <w:rPr>
          <w:lang w:val="nl-BE"/>
        </w:rPr>
        <w:t xml:space="preserve"> zwart</w:t>
      </w:r>
      <w:r>
        <w:rPr>
          <w:lang w:val="nl-BE"/>
        </w:rPr>
        <w:t xml:space="preserve"> de witte pionnen in be</w:t>
      </w:r>
      <w:r>
        <w:rPr>
          <w:lang w:val="nl-BE"/>
        </w:rPr>
        <w:softHyphen/>
        <w:t>dwang terwijl zijn eigen pion doorloopt.</w:t>
      </w:r>
    </w:p>
    <w:p w14:paraId="259035C4" w14:textId="77777777" w:rsidR="006F3923" w:rsidRDefault="006F3923" w:rsidP="006F3923">
      <w:pPr>
        <w:rPr>
          <w:rFonts w:cs="Arial"/>
          <w:b/>
          <w:sz w:val="20"/>
          <w:szCs w:val="20"/>
          <w:lang w:val="nl-BE"/>
        </w:rPr>
      </w:pPr>
      <w:r>
        <w:rPr>
          <w:rFonts w:cs="Arial"/>
          <w:b/>
          <w:sz w:val="20"/>
          <w:szCs w:val="20"/>
          <w:lang w:val="nl-BE"/>
        </w:rPr>
        <w:t xml:space="preserve">            </w:t>
      </w:r>
    </w:p>
    <w:p w14:paraId="286B6969" w14:textId="77777777" w:rsidR="006F3923" w:rsidRDefault="006F3923" w:rsidP="006F3923">
      <w:pPr>
        <w:rPr>
          <w:rFonts w:cs="Arial"/>
          <w:b/>
          <w:sz w:val="20"/>
          <w:szCs w:val="20"/>
          <w:lang w:val="nl-BE"/>
        </w:rPr>
      </w:pPr>
    </w:p>
    <w:p w14:paraId="3BB7A661" w14:textId="77777777" w:rsidR="00304F11" w:rsidRDefault="00304F11" w:rsidP="007B6367">
      <w:pPr>
        <w:rPr>
          <w:rFonts w:cs="Arial"/>
          <w:b/>
          <w:sz w:val="20"/>
          <w:szCs w:val="20"/>
          <w:lang w:val="nl-BE"/>
        </w:rPr>
      </w:pPr>
    </w:p>
    <w:p w14:paraId="0F76AAC9" w14:textId="77777777" w:rsidR="002A647A" w:rsidRDefault="002A647A" w:rsidP="007B6367">
      <w:pPr>
        <w:rPr>
          <w:rFonts w:cs="Arial"/>
          <w:b/>
          <w:sz w:val="20"/>
          <w:szCs w:val="20"/>
          <w:lang w:val="nl-BE"/>
        </w:rPr>
      </w:pPr>
    </w:p>
    <w:p w14:paraId="5682A8CD" w14:textId="77777777" w:rsidR="00EC0E78" w:rsidRDefault="00EC0E78" w:rsidP="007B6367">
      <w:pPr>
        <w:rPr>
          <w:rFonts w:cs="Arial"/>
          <w:b/>
          <w:sz w:val="20"/>
          <w:szCs w:val="20"/>
          <w:lang w:val="nl-BE"/>
        </w:rPr>
      </w:pPr>
    </w:p>
    <w:p w14:paraId="6D929AC2" w14:textId="77777777" w:rsidR="006F3923" w:rsidRDefault="007B6367" w:rsidP="007B6367">
      <w:pPr>
        <w:rPr>
          <w:rFonts w:cs="Arial"/>
          <w:b/>
          <w:sz w:val="20"/>
          <w:szCs w:val="20"/>
          <w:lang w:val="nl-BE"/>
        </w:rPr>
      </w:pPr>
      <w:r>
        <w:rPr>
          <w:rFonts w:cs="Arial"/>
          <w:b/>
          <w:sz w:val="20"/>
          <w:szCs w:val="20"/>
          <w:lang w:val="nl-BE"/>
        </w:rPr>
        <w:t xml:space="preserve">             </w:t>
      </w:r>
      <w:r w:rsidR="006F3923">
        <w:rPr>
          <w:rFonts w:cs="Arial"/>
          <w:b/>
          <w:sz w:val="20"/>
          <w:szCs w:val="20"/>
          <w:lang w:val="nl-BE"/>
        </w:rPr>
        <w:t>5...</w:t>
      </w:r>
      <w:r w:rsidR="006F3923">
        <w:rPr>
          <w:rFonts w:cs="Arial"/>
          <w:b/>
          <w:sz w:val="20"/>
          <w:szCs w:val="20"/>
          <w:lang w:val="nl-BE"/>
        </w:rPr>
        <w:tab/>
      </w:r>
      <w:r w:rsidR="006F3923">
        <w:rPr>
          <w:rFonts w:cs="Arial"/>
          <w:b/>
          <w:sz w:val="20"/>
          <w:szCs w:val="20"/>
          <w:lang w:val="nl-BE"/>
        </w:rPr>
        <w:tab/>
        <w:t>Ld6</w:t>
      </w:r>
    </w:p>
    <w:p w14:paraId="2C47FFF6" w14:textId="77777777" w:rsidR="006F3923" w:rsidRDefault="006F3923" w:rsidP="006F3923">
      <w:pPr>
        <w:rPr>
          <w:rFonts w:cs="Arial"/>
          <w:b/>
          <w:sz w:val="20"/>
          <w:szCs w:val="20"/>
          <w:lang w:val="nl-BE"/>
        </w:rPr>
      </w:pPr>
      <w:r>
        <w:rPr>
          <w:rFonts w:cs="Arial"/>
          <w:b/>
          <w:sz w:val="20"/>
          <w:szCs w:val="20"/>
          <w:lang w:val="nl-BE"/>
        </w:rPr>
        <w:t xml:space="preserve">             6.Kd7</w:t>
      </w:r>
      <w:r>
        <w:rPr>
          <w:rFonts w:cs="Arial"/>
          <w:b/>
          <w:sz w:val="20"/>
          <w:szCs w:val="20"/>
          <w:lang w:val="nl-BE"/>
        </w:rPr>
        <w:tab/>
      </w:r>
      <w:r>
        <w:rPr>
          <w:rFonts w:cs="Arial"/>
          <w:b/>
          <w:sz w:val="20"/>
          <w:szCs w:val="20"/>
          <w:lang w:val="nl-BE"/>
        </w:rPr>
        <w:tab/>
        <w:t>Lf8</w:t>
      </w:r>
    </w:p>
    <w:p w14:paraId="61334107" w14:textId="77777777" w:rsidR="006F3923" w:rsidRDefault="006F3923" w:rsidP="006F3923">
      <w:pPr>
        <w:pStyle w:val="03aText"/>
        <w:widowControl/>
        <w:rPr>
          <w:lang w:val="nl-BE"/>
        </w:rPr>
      </w:pPr>
      <w:r>
        <w:rPr>
          <w:lang w:val="nl-BE"/>
        </w:rPr>
        <w:t>De loper is gehinderd door zijn ei</w:t>
      </w:r>
      <w:r>
        <w:rPr>
          <w:lang w:val="nl-BE"/>
        </w:rPr>
        <w:softHyphen/>
        <w:t>gen pion.</w:t>
      </w:r>
    </w:p>
    <w:p w14:paraId="0652A062" w14:textId="77777777" w:rsidR="006F3923" w:rsidRDefault="006F3923" w:rsidP="006F3923">
      <w:pPr>
        <w:rPr>
          <w:rFonts w:cs="Arial"/>
          <w:b/>
          <w:sz w:val="20"/>
          <w:szCs w:val="20"/>
          <w:lang w:val="nl-BE"/>
        </w:rPr>
      </w:pPr>
      <w:r>
        <w:rPr>
          <w:rFonts w:cs="Arial"/>
          <w:b/>
          <w:sz w:val="20"/>
          <w:szCs w:val="20"/>
          <w:lang w:val="nl-BE"/>
        </w:rPr>
        <w:t xml:space="preserve">             7.Ke8</w:t>
      </w:r>
    </w:p>
    <w:p w14:paraId="2ADF863A" w14:textId="77777777" w:rsidR="006F3923" w:rsidRDefault="006F3923" w:rsidP="006F3923">
      <w:pPr>
        <w:pStyle w:val="03aText"/>
        <w:widowControl/>
        <w:rPr>
          <w:lang w:val="nl-BE"/>
        </w:rPr>
      </w:pPr>
      <w:r>
        <w:rPr>
          <w:lang w:val="nl-BE"/>
        </w:rPr>
        <w:t>Maar niet 7.f4? Kg6 8.Ke8 Kf6 9.Kxf8 Kxe6.</w:t>
      </w:r>
    </w:p>
    <w:p w14:paraId="5C2D2281" w14:textId="77777777" w:rsidR="006F3923" w:rsidRDefault="006F3923" w:rsidP="006F3923">
      <w:pPr>
        <w:rPr>
          <w:rFonts w:cs="Arial"/>
          <w:b/>
          <w:sz w:val="20"/>
          <w:szCs w:val="20"/>
          <w:lang w:val="nl-BE"/>
        </w:rPr>
      </w:pPr>
      <w:r>
        <w:rPr>
          <w:rFonts w:cs="Arial"/>
          <w:b/>
          <w:sz w:val="20"/>
          <w:szCs w:val="20"/>
          <w:lang w:val="nl-BE"/>
        </w:rPr>
        <w:t xml:space="preserve">             7...</w:t>
      </w:r>
      <w:r>
        <w:rPr>
          <w:rFonts w:cs="Arial"/>
          <w:b/>
          <w:sz w:val="20"/>
          <w:szCs w:val="20"/>
          <w:lang w:val="nl-BE"/>
        </w:rPr>
        <w:tab/>
      </w:r>
      <w:r>
        <w:rPr>
          <w:rFonts w:cs="Arial"/>
          <w:b/>
          <w:sz w:val="20"/>
          <w:szCs w:val="20"/>
          <w:lang w:val="nl-BE"/>
        </w:rPr>
        <w:tab/>
        <w:t>Kg7</w:t>
      </w:r>
    </w:p>
    <w:p w14:paraId="4A919AFC" w14:textId="77777777" w:rsidR="006F3923" w:rsidRDefault="006F3923" w:rsidP="006F3923">
      <w:pPr>
        <w:pStyle w:val="03aText"/>
        <w:widowControl/>
        <w:rPr>
          <w:lang w:val="nl-BE"/>
        </w:rPr>
      </w:pPr>
      <w:r>
        <w:rPr>
          <w:lang w:val="nl-BE"/>
        </w:rPr>
        <w:t>Opnieuw staat een eigen stuk de zwarte loper in de weg: 7...Lg7 8.Kf7.</w:t>
      </w:r>
    </w:p>
    <w:p w14:paraId="4EF39382" w14:textId="77777777" w:rsidR="006F3923" w:rsidRDefault="006F3923" w:rsidP="006F3923">
      <w:pPr>
        <w:rPr>
          <w:rFonts w:cs="Arial"/>
          <w:b/>
          <w:sz w:val="20"/>
          <w:szCs w:val="20"/>
          <w:lang w:val="nl-BE"/>
        </w:rPr>
      </w:pPr>
      <w:r>
        <w:rPr>
          <w:rFonts w:cs="Arial"/>
          <w:b/>
          <w:sz w:val="20"/>
          <w:szCs w:val="20"/>
          <w:lang w:val="nl-BE"/>
        </w:rPr>
        <w:t xml:space="preserve">             8.e7</w:t>
      </w:r>
      <w:r>
        <w:rPr>
          <w:rFonts w:cs="Arial"/>
          <w:b/>
          <w:sz w:val="20"/>
          <w:szCs w:val="20"/>
          <w:lang w:val="nl-BE"/>
        </w:rPr>
        <w:tab/>
      </w:r>
      <w:r>
        <w:rPr>
          <w:rFonts w:cs="Arial"/>
          <w:b/>
          <w:sz w:val="20"/>
          <w:szCs w:val="20"/>
          <w:lang w:val="nl-BE"/>
        </w:rPr>
        <w:tab/>
        <w:t>Lxe7</w:t>
      </w:r>
    </w:p>
    <w:p w14:paraId="716EB385" w14:textId="77777777" w:rsidR="006F3923" w:rsidRDefault="00840419" w:rsidP="006F3923">
      <w:pPr>
        <w:rPr>
          <w:rFonts w:cs="Arial"/>
          <w:b/>
          <w:sz w:val="20"/>
          <w:szCs w:val="20"/>
          <w:lang w:val="nl-BE"/>
        </w:rPr>
      </w:pPr>
      <w:r>
        <w:rPr>
          <w:rFonts w:cs="Arial"/>
          <w:b/>
          <w:sz w:val="20"/>
          <w:szCs w:val="20"/>
          <w:lang w:val="nl-BE"/>
        </w:rPr>
        <w:t xml:space="preserve">             9.Kxe7</w:t>
      </w:r>
      <w:r>
        <w:rPr>
          <w:rFonts w:cs="Arial"/>
          <w:b/>
          <w:sz w:val="20"/>
          <w:szCs w:val="20"/>
          <w:lang w:val="nl-BE"/>
        </w:rPr>
        <w:tab/>
      </w:r>
      <w:r>
        <w:rPr>
          <w:rFonts w:cs="Arial"/>
          <w:b/>
          <w:sz w:val="20"/>
          <w:szCs w:val="20"/>
          <w:lang w:val="nl-BE"/>
        </w:rPr>
        <w:tab/>
        <w:t>c4</w:t>
      </w:r>
    </w:p>
    <w:p w14:paraId="3EE9F897" w14:textId="77777777" w:rsidR="006F3923" w:rsidRDefault="00840419" w:rsidP="006F3923">
      <w:pPr>
        <w:rPr>
          <w:rFonts w:cs="Arial"/>
          <w:b/>
          <w:sz w:val="20"/>
          <w:szCs w:val="20"/>
          <w:lang w:val="nl-BE"/>
        </w:rPr>
      </w:pPr>
      <w:r>
        <w:rPr>
          <w:rFonts w:cs="Arial"/>
          <w:b/>
          <w:sz w:val="20"/>
          <w:szCs w:val="20"/>
          <w:lang w:val="nl-BE"/>
        </w:rPr>
        <w:t xml:space="preserve">           10.f4</w:t>
      </w:r>
      <w:r>
        <w:rPr>
          <w:rFonts w:cs="Arial"/>
          <w:b/>
          <w:sz w:val="20"/>
          <w:szCs w:val="20"/>
          <w:lang w:val="nl-BE"/>
        </w:rPr>
        <w:tab/>
      </w:r>
      <w:r>
        <w:rPr>
          <w:rFonts w:cs="Arial"/>
          <w:b/>
          <w:sz w:val="20"/>
          <w:szCs w:val="20"/>
          <w:lang w:val="nl-BE"/>
        </w:rPr>
        <w:tab/>
        <w:t>c3</w:t>
      </w:r>
    </w:p>
    <w:p w14:paraId="30F29BB0" w14:textId="77777777" w:rsidR="006F3923" w:rsidRDefault="00840419" w:rsidP="006F3923">
      <w:pPr>
        <w:rPr>
          <w:rFonts w:cs="Arial"/>
          <w:b/>
          <w:sz w:val="20"/>
          <w:szCs w:val="20"/>
          <w:lang w:val="nl-BE"/>
        </w:rPr>
      </w:pPr>
      <w:r>
        <w:rPr>
          <w:rFonts w:cs="Arial"/>
          <w:b/>
          <w:sz w:val="20"/>
          <w:szCs w:val="20"/>
          <w:lang w:val="nl-BE"/>
        </w:rPr>
        <w:t xml:space="preserve">           11.f5</w:t>
      </w:r>
      <w:r>
        <w:rPr>
          <w:rFonts w:cs="Arial"/>
          <w:b/>
          <w:sz w:val="20"/>
          <w:szCs w:val="20"/>
          <w:lang w:val="nl-BE"/>
        </w:rPr>
        <w:tab/>
      </w:r>
      <w:r>
        <w:rPr>
          <w:rFonts w:cs="Arial"/>
          <w:b/>
          <w:sz w:val="20"/>
          <w:szCs w:val="20"/>
          <w:lang w:val="nl-BE"/>
        </w:rPr>
        <w:tab/>
        <w:t>c2</w:t>
      </w:r>
    </w:p>
    <w:p w14:paraId="664B78D1" w14:textId="77777777" w:rsidR="006F3923" w:rsidRDefault="00840419" w:rsidP="006F3923">
      <w:pPr>
        <w:rPr>
          <w:rFonts w:cs="Arial"/>
          <w:b/>
          <w:sz w:val="20"/>
          <w:szCs w:val="20"/>
          <w:lang w:val="nl-BE"/>
        </w:rPr>
      </w:pPr>
      <w:r>
        <w:rPr>
          <w:rFonts w:cs="Arial"/>
          <w:b/>
          <w:sz w:val="20"/>
          <w:szCs w:val="20"/>
          <w:lang w:val="nl-BE"/>
        </w:rPr>
        <w:t xml:space="preserve">           12.f6+</w:t>
      </w:r>
      <w:r>
        <w:rPr>
          <w:rFonts w:cs="Arial"/>
          <w:b/>
          <w:sz w:val="20"/>
          <w:szCs w:val="20"/>
          <w:lang w:val="nl-BE"/>
        </w:rPr>
        <w:tab/>
      </w:r>
      <w:r>
        <w:rPr>
          <w:rFonts w:cs="Arial"/>
          <w:b/>
          <w:sz w:val="20"/>
          <w:szCs w:val="20"/>
          <w:lang w:val="nl-BE"/>
        </w:rPr>
        <w:tab/>
        <w:t>Kg6</w:t>
      </w:r>
    </w:p>
    <w:p w14:paraId="7866C782" w14:textId="77777777" w:rsidR="006F3923" w:rsidRDefault="00840419" w:rsidP="006F3923">
      <w:pPr>
        <w:rPr>
          <w:rFonts w:cs="Arial"/>
          <w:b/>
          <w:sz w:val="20"/>
          <w:szCs w:val="20"/>
          <w:lang w:val="nl-BE"/>
        </w:rPr>
      </w:pPr>
      <w:r>
        <w:rPr>
          <w:rFonts w:cs="Arial"/>
          <w:b/>
          <w:sz w:val="20"/>
          <w:szCs w:val="20"/>
          <w:lang w:val="nl-BE"/>
        </w:rPr>
        <w:t xml:space="preserve">           13.f7</w:t>
      </w:r>
      <w:r>
        <w:rPr>
          <w:rFonts w:cs="Arial"/>
          <w:b/>
          <w:sz w:val="20"/>
          <w:szCs w:val="20"/>
          <w:lang w:val="nl-BE"/>
        </w:rPr>
        <w:tab/>
      </w:r>
      <w:r>
        <w:rPr>
          <w:rFonts w:cs="Arial"/>
          <w:b/>
          <w:sz w:val="20"/>
          <w:szCs w:val="20"/>
          <w:lang w:val="nl-BE"/>
        </w:rPr>
        <w:tab/>
        <w:t>c1D</w:t>
      </w:r>
    </w:p>
    <w:p w14:paraId="1A00C169" w14:textId="77777777" w:rsidR="006F3923" w:rsidRDefault="00840419" w:rsidP="006F3923">
      <w:pPr>
        <w:rPr>
          <w:rFonts w:cs="Arial"/>
          <w:b/>
          <w:sz w:val="20"/>
          <w:szCs w:val="20"/>
          <w:lang w:val="nl-BE"/>
        </w:rPr>
      </w:pPr>
      <w:r>
        <w:rPr>
          <w:rFonts w:cs="Arial"/>
          <w:b/>
          <w:sz w:val="20"/>
          <w:szCs w:val="20"/>
          <w:lang w:val="nl-BE"/>
        </w:rPr>
        <w:t xml:space="preserve">           14.f8D</w:t>
      </w:r>
      <w:r>
        <w:rPr>
          <w:rFonts w:cs="Arial"/>
          <w:b/>
          <w:sz w:val="20"/>
          <w:szCs w:val="20"/>
          <w:lang w:val="nl-BE"/>
        </w:rPr>
        <w:tab/>
      </w:r>
      <w:r>
        <w:rPr>
          <w:rFonts w:cs="Arial"/>
          <w:b/>
          <w:sz w:val="20"/>
          <w:szCs w:val="20"/>
          <w:lang w:val="nl-BE"/>
        </w:rPr>
        <w:tab/>
        <w:t>Dc5+</w:t>
      </w:r>
    </w:p>
    <w:p w14:paraId="2A08A44D" w14:textId="77777777" w:rsidR="006F3923" w:rsidRDefault="00840419" w:rsidP="006F3923">
      <w:pPr>
        <w:rPr>
          <w:rFonts w:cs="Arial"/>
          <w:b/>
          <w:sz w:val="20"/>
          <w:szCs w:val="20"/>
          <w:lang w:val="nl-BE"/>
        </w:rPr>
      </w:pPr>
      <w:r>
        <w:rPr>
          <w:rFonts w:cs="Arial"/>
          <w:b/>
          <w:sz w:val="20"/>
          <w:szCs w:val="20"/>
          <w:lang w:val="nl-BE"/>
        </w:rPr>
        <w:t xml:space="preserve">           15.Ke8</w:t>
      </w:r>
      <w:r>
        <w:rPr>
          <w:rFonts w:cs="Arial"/>
          <w:b/>
          <w:sz w:val="20"/>
          <w:szCs w:val="20"/>
          <w:lang w:val="nl-BE"/>
        </w:rPr>
        <w:tab/>
      </w:r>
      <w:r>
        <w:rPr>
          <w:rFonts w:cs="Arial"/>
          <w:b/>
          <w:sz w:val="20"/>
          <w:szCs w:val="20"/>
          <w:lang w:val="nl-BE"/>
        </w:rPr>
        <w:tab/>
      </w:r>
    </w:p>
    <w:p w14:paraId="2893D891" w14:textId="77777777" w:rsidR="006F3923" w:rsidRDefault="006F3923" w:rsidP="006F3923">
      <w:pPr>
        <w:pStyle w:val="03aText"/>
        <w:widowControl/>
        <w:jc w:val="left"/>
        <w:rPr>
          <w:lang w:val="nl-BE"/>
        </w:rPr>
      </w:pPr>
      <w:r>
        <w:rPr>
          <w:lang w:val="nl-BE"/>
        </w:rPr>
        <w:t>En zwart komt niet verder. Remise.</w:t>
      </w:r>
    </w:p>
    <w:p w14:paraId="4AE80E2A" w14:textId="77777777" w:rsidR="006F3923" w:rsidRDefault="006F3923" w:rsidP="006F3923">
      <w:pPr>
        <w:pStyle w:val="03cOpmerking"/>
        <w:widowControl/>
        <w:spacing w:before="240"/>
        <w:rPr>
          <w:lang w:val="nl-BE"/>
        </w:rPr>
      </w:pPr>
      <w:r>
        <w:rPr>
          <w:lang w:val="nl-BE"/>
        </w:rPr>
        <w:t>Het leuk</w:t>
      </w:r>
      <w:r w:rsidR="003D20E9">
        <w:rPr>
          <w:lang w:val="nl-BE"/>
        </w:rPr>
        <w:t>e is dat zowel een witte als de</w:t>
      </w:r>
      <w:r>
        <w:rPr>
          <w:lang w:val="nl-BE"/>
        </w:rPr>
        <w:t xml:space="preserve"> zwarte pion van uit hun start</w:t>
      </w:r>
      <w:r w:rsidR="0060712A">
        <w:rPr>
          <w:lang w:val="nl-BE"/>
        </w:rPr>
        <w:t>-</w:t>
      </w:r>
      <w:r>
        <w:rPr>
          <w:lang w:val="nl-BE"/>
        </w:rPr>
        <w:t xml:space="preserve">positie de eindmeet bereiken.  </w:t>
      </w:r>
    </w:p>
    <w:p w14:paraId="437432C8" w14:textId="77777777" w:rsidR="006F3923" w:rsidRDefault="006F3923" w:rsidP="006F3923">
      <w:pPr>
        <w:pStyle w:val="03cOpmerking"/>
        <w:widowControl/>
        <w:spacing w:before="240"/>
        <w:rPr>
          <w:lang w:val="nl-BE"/>
        </w:rPr>
      </w:pPr>
      <w:r>
        <w:rPr>
          <w:lang w:val="nl-BE"/>
        </w:rPr>
        <w:t xml:space="preserve">Twee </w:t>
      </w:r>
      <w:r w:rsidR="00057544">
        <w:rPr>
          <w:lang w:val="nl-BE"/>
        </w:rPr>
        <w:t>‘</w:t>
      </w:r>
      <w:r>
        <w:rPr>
          <w:i/>
          <w:lang w:val="nl-BE"/>
        </w:rPr>
        <w:t>Excel</w:t>
      </w:r>
      <w:r>
        <w:rPr>
          <w:i/>
          <w:lang w:val="nl-BE"/>
        </w:rPr>
        <w:softHyphen/>
        <w:t>siors</w:t>
      </w:r>
      <w:r w:rsidR="00057544">
        <w:rPr>
          <w:i/>
          <w:lang w:val="nl-BE"/>
        </w:rPr>
        <w:t>’</w:t>
      </w:r>
      <w:r>
        <w:rPr>
          <w:lang w:val="nl-BE"/>
        </w:rPr>
        <w:t xml:space="preserve"> dus.</w:t>
      </w:r>
    </w:p>
    <w:p w14:paraId="5BCCEE1C" w14:textId="77777777" w:rsidR="006F3923" w:rsidRDefault="006F3923" w:rsidP="002B2385">
      <w:pPr>
        <w:jc w:val="center"/>
        <w:rPr>
          <w:b/>
          <w:sz w:val="20"/>
          <w:szCs w:val="20"/>
          <w:lang w:val="nl-BE"/>
        </w:rPr>
      </w:pPr>
      <w:r>
        <w:rPr>
          <w:lang w:val="nl-BE"/>
        </w:rPr>
        <w:br w:type="page"/>
      </w:r>
      <w:r>
        <w:rPr>
          <w:b/>
          <w:sz w:val="20"/>
          <w:szCs w:val="20"/>
          <w:lang w:val="nl-BE"/>
        </w:rPr>
        <w:lastRenderedPageBreak/>
        <w:t xml:space="preserve">- </w:t>
      </w:r>
      <w:r w:rsidR="00004A2F">
        <w:rPr>
          <w:b/>
          <w:sz w:val="20"/>
          <w:szCs w:val="20"/>
          <w:lang w:val="nl-BE"/>
        </w:rPr>
        <w:t>25</w:t>
      </w:r>
      <w:r w:rsidR="006D16AB">
        <w:rPr>
          <w:b/>
          <w:sz w:val="20"/>
          <w:szCs w:val="20"/>
          <w:lang w:val="nl-BE"/>
        </w:rPr>
        <w:t>1</w:t>
      </w:r>
      <w:r>
        <w:rPr>
          <w:b/>
          <w:sz w:val="20"/>
          <w:szCs w:val="20"/>
          <w:lang w:val="nl-BE"/>
        </w:rPr>
        <w:t xml:space="preserve"> -</w:t>
      </w:r>
    </w:p>
    <w:p w14:paraId="5FD77EA3" w14:textId="77777777" w:rsidR="006F3923" w:rsidRDefault="006F3923" w:rsidP="006F3923">
      <w:pPr>
        <w:pStyle w:val="03aText"/>
        <w:widowControl/>
        <w:spacing w:line="190" w:lineRule="exact"/>
        <w:jc w:val="center"/>
        <w:rPr>
          <w:i/>
          <w:noProof/>
          <w:lang w:val="nl-BE"/>
        </w:rPr>
      </w:pPr>
    </w:p>
    <w:p w14:paraId="69222494" w14:textId="77777777" w:rsidR="006F3923" w:rsidRDefault="006F3923" w:rsidP="006F3923">
      <w:pPr>
        <w:pStyle w:val="03aText"/>
        <w:widowControl/>
        <w:spacing w:line="190" w:lineRule="exact"/>
        <w:jc w:val="center"/>
        <w:rPr>
          <w:noProof/>
          <w:lang w:val="nl-BE"/>
        </w:rPr>
      </w:pPr>
      <w:r>
        <w:rPr>
          <w:i/>
          <w:noProof/>
          <w:lang w:val="nl-BE"/>
        </w:rPr>
        <w:t xml:space="preserve">Origineel, </w:t>
      </w:r>
      <w:r>
        <w:rPr>
          <w:noProof/>
          <w:lang w:val="nl-BE"/>
        </w:rPr>
        <w:t>2008</w:t>
      </w:r>
    </w:p>
    <w:p w14:paraId="5DE23B26" w14:textId="77777777" w:rsidR="006F3923" w:rsidRPr="00E66C71" w:rsidRDefault="006F3923" w:rsidP="00E66C71">
      <w:pPr>
        <w:pStyle w:val="02bSource"/>
        <w:widowControl/>
        <w:tabs>
          <w:tab w:val="left" w:pos="114"/>
        </w:tabs>
        <w:spacing w:line="190" w:lineRule="exact"/>
        <w:jc w:val="both"/>
        <w:rPr>
          <w:i/>
          <w:lang w:val="nl-BE"/>
        </w:rPr>
      </w:pPr>
    </w:p>
    <w:p w14:paraId="4B040489" w14:textId="77777777" w:rsidR="006F3923" w:rsidRDefault="00990285" w:rsidP="006F3923">
      <w:pPr>
        <w:pStyle w:val="02bSource"/>
        <w:widowControl/>
        <w:tabs>
          <w:tab w:val="left" w:pos="114"/>
        </w:tabs>
        <w:rPr>
          <w:lang w:val="nl-BE"/>
        </w:rPr>
      </w:pPr>
      <w:r>
        <w:object w:dxaOrig="1440" w:dyaOrig="1440" w14:anchorId="0180CAC8">
          <v:shape id="_x0000_s1341" type="#_x0000_t75" style="position:absolute;left:0;text-align:left;margin-left:0;margin-top:.3pt;width:152.25pt;height:152.25pt;z-index:251664384;mso-position-horizontal:center">
            <v:imagedata r:id="rId500" o:title=""/>
            <w10:wrap type="square"/>
          </v:shape>
          <o:OLEObject Type="Embed" ProgID="CorelDRAW.Graphic.12" ShapeID="_x0000_s1341" DrawAspect="Content" ObjectID="_1587467731" r:id="rId501"/>
        </w:object>
      </w:r>
    </w:p>
    <w:p w14:paraId="742ECC8A"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4013.02 d3a1</w:t>
      </w:r>
    </w:p>
    <w:p w14:paraId="4269C2FE" w14:textId="77777777" w:rsidR="006F3923" w:rsidRDefault="006F3923" w:rsidP="006F3923">
      <w:pPr>
        <w:rPr>
          <w:rFonts w:cs="Arial"/>
          <w:sz w:val="20"/>
          <w:szCs w:val="20"/>
          <w:lang w:val="nl-BE"/>
        </w:rPr>
      </w:pPr>
    </w:p>
    <w:p w14:paraId="6E6A63A9" w14:textId="77777777" w:rsidR="006F3923" w:rsidRDefault="006F3923" w:rsidP="006F3923">
      <w:pPr>
        <w:pStyle w:val="03aText"/>
        <w:widowControl/>
        <w:rPr>
          <w:lang w:val="nl-BE"/>
        </w:rPr>
      </w:pPr>
      <w:r>
        <w:rPr>
          <w:lang w:val="nl-BE"/>
        </w:rPr>
        <w:t xml:space="preserve">Pogingen als 1.Dxa5+?, 1.Dc1+? of 1.Dg1+? halen niets uit. </w:t>
      </w:r>
    </w:p>
    <w:p w14:paraId="027E3EFD" w14:textId="77777777" w:rsidR="006F3923" w:rsidRDefault="006F3923" w:rsidP="006F3923">
      <w:pPr>
        <w:rPr>
          <w:rFonts w:cs="Arial"/>
          <w:b/>
          <w:sz w:val="20"/>
          <w:szCs w:val="20"/>
          <w:lang w:val="nl-BE"/>
        </w:rPr>
      </w:pPr>
      <w:r>
        <w:rPr>
          <w:rFonts w:cs="Arial"/>
          <w:b/>
          <w:sz w:val="20"/>
          <w:szCs w:val="20"/>
          <w:lang w:val="nl-BE"/>
        </w:rPr>
        <w:tab/>
        <w:t>1.Da3+</w:t>
      </w:r>
      <w:r>
        <w:rPr>
          <w:rFonts w:cs="Arial"/>
          <w:b/>
          <w:sz w:val="20"/>
          <w:szCs w:val="20"/>
          <w:lang w:val="nl-BE"/>
        </w:rPr>
        <w:tab/>
      </w:r>
      <w:r>
        <w:rPr>
          <w:rFonts w:cs="Arial"/>
          <w:b/>
          <w:sz w:val="20"/>
          <w:szCs w:val="20"/>
          <w:lang w:val="nl-BE"/>
        </w:rPr>
        <w:tab/>
        <w:t>Kb1</w:t>
      </w:r>
    </w:p>
    <w:p w14:paraId="4043154D" w14:textId="77777777" w:rsidR="00F324A7" w:rsidRDefault="00E66C71" w:rsidP="003B69B9">
      <w:pPr>
        <w:jc w:val="both"/>
        <w:rPr>
          <w:rFonts w:cs="Arial"/>
          <w:b/>
          <w:sz w:val="20"/>
          <w:szCs w:val="20"/>
          <w:lang w:val="nl-BE"/>
        </w:rPr>
      </w:pPr>
      <w:r>
        <w:rPr>
          <w:rFonts w:cs="Arial"/>
          <w:b/>
          <w:sz w:val="20"/>
          <w:szCs w:val="20"/>
          <w:lang w:val="nl-BE"/>
        </w:rPr>
        <w:tab/>
        <w:t>2.Le4</w:t>
      </w:r>
    </w:p>
    <w:p w14:paraId="6894F6F3" w14:textId="77777777" w:rsidR="00F324A7" w:rsidRDefault="00F324A7" w:rsidP="003B69B9">
      <w:pPr>
        <w:jc w:val="both"/>
        <w:rPr>
          <w:rFonts w:cs="Arial"/>
          <w:sz w:val="20"/>
          <w:szCs w:val="20"/>
          <w:lang w:val="nl-BE"/>
        </w:rPr>
      </w:pPr>
      <w:r>
        <w:rPr>
          <w:rFonts w:cs="Arial"/>
          <w:sz w:val="20"/>
          <w:szCs w:val="20"/>
          <w:lang w:val="nl-BE"/>
        </w:rPr>
        <w:t>Dreigt 3.Ke2+ en mat</w:t>
      </w:r>
    </w:p>
    <w:p w14:paraId="35D2C02A" w14:textId="77777777" w:rsidR="007D363D" w:rsidRDefault="00F324A7" w:rsidP="007D363D">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r>
      <w:r w:rsidR="00E66C71">
        <w:rPr>
          <w:rFonts w:cs="Arial"/>
          <w:b/>
          <w:sz w:val="20"/>
          <w:szCs w:val="20"/>
          <w:lang w:val="nl-BE"/>
        </w:rPr>
        <w:t>Db2</w:t>
      </w:r>
      <w:r w:rsidR="00E66C71">
        <w:rPr>
          <w:rFonts w:cs="Arial"/>
          <w:sz w:val="20"/>
          <w:szCs w:val="20"/>
          <w:lang w:val="nl-BE"/>
        </w:rPr>
        <w:t xml:space="preserve"> </w:t>
      </w:r>
    </w:p>
    <w:p w14:paraId="7122D6B5" w14:textId="77777777" w:rsidR="007D363D" w:rsidRPr="007D363D" w:rsidRDefault="007D363D" w:rsidP="007D363D">
      <w:pPr>
        <w:jc w:val="both"/>
        <w:rPr>
          <w:rFonts w:cs="Arial"/>
          <w:sz w:val="20"/>
          <w:szCs w:val="20"/>
          <w:lang w:val="nl-BE"/>
        </w:rPr>
      </w:pPr>
      <w:r>
        <w:rPr>
          <w:rFonts w:cs="Arial"/>
          <w:sz w:val="20"/>
          <w:szCs w:val="20"/>
          <w:lang w:val="nl-BE"/>
        </w:rPr>
        <w:t>2…Df2? 3.Kc3+ Dc2+ 4.Lxc2+ bxc2+ 5.Db2+ en mat.</w:t>
      </w:r>
    </w:p>
    <w:p w14:paraId="6093DA95" w14:textId="77777777" w:rsidR="006F3923" w:rsidRDefault="006F3923" w:rsidP="007D363D">
      <w:pPr>
        <w:jc w:val="both"/>
        <w:rPr>
          <w:rFonts w:cs="Arial"/>
          <w:b/>
          <w:sz w:val="20"/>
          <w:szCs w:val="20"/>
          <w:lang w:val="nl-BE"/>
        </w:rPr>
      </w:pPr>
      <w:r>
        <w:rPr>
          <w:rFonts w:cs="Arial"/>
          <w:b/>
          <w:sz w:val="20"/>
          <w:szCs w:val="20"/>
          <w:lang w:val="nl-BE"/>
        </w:rPr>
        <w:tab/>
        <w:t>3.Ke3+</w:t>
      </w:r>
      <w:r>
        <w:rPr>
          <w:rFonts w:cs="Arial"/>
          <w:b/>
          <w:sz w:val="20"/>
          <w:szCs w:val="20"/>
          <w:lang w:val="nl-BE"/>
        </w:rPr>
        <w:tab/>
      </w:r>
      <w:r>
        <w:rPr>
          <w:rFonts w:cs="Arial"/>
          <w:b/>
          <w:sz w:val="20"/>
          <w:szCs w:val="20"/>
          <w:lang w:val="nl-BE"/>
        </w:rPr>
        <w:tab/>
        <w:t>Kc1</w:t>
      </w:r>
    </w:p>
    <w:p w14:paraId="233577A6" w14:textId="77777777" w:rsidR="00F324A7" w:rsidRDefault="006F3923" w:rsidP="006F3923">
      <w:pPr>
        <w:rPr>
          <w:rFonts w:cs="Arial"/>
          <w:b/>
          <w:sz w:val="20"/>
          <w:szCs w:val="20"/>
          <w:lang w:val="nl-BE"/>
        </w:rPr>
      </w:pPr>
      <w:r>
        <w:rPr>
          <w:rFonts w:cs="Arial"/>
          <w:b/>
          <w:sz w:val="20"/>
          <w:szCs w:val="20"/>
          <w:lang w:val="nl-BE"/>
        </w:rPr>
        <w:tab/>
        <w:t>4.Dc5+</w:t>
      </w:r>
      <w:r>
        <w:rPr>
          <w:rFonts w:cs="Arial"/>
          <w:b/>
          <w:sz w:val="20"/>
          <w:szCs w:val="20"/>
          <w:lang w:val="nl-BE"/>
        </w:rPr>
        <w:tab/>
      </w:r>
    </w:p>
    <w:p w14:paraId="553BD5E6" w14:textId="77777777" w:rsidR="007919E7" w:rsidRDefault="00F324A7" w:rsidP="007919E7">
      <w:pPr>
        <w:jc w:val="both"/>
        <w:rPr>
          <w:rFonts w:cs="Arial"/>
          <w:sz w:val="20"/>
          <w:szCs w:val="20"/>
          <w:lang w:val="nl-BE"/>
        </w:rPr>
      </w:pPr>
      <w:r>
        <w:rPr>
          <w:rFonts w:cs="Arial"/>
          <w:sz w:val="20"/>
          <w:szCs w:val="20"/>
          <w:lang w:val="nl-BE"/>
        </w:rPr>
        <w:t>Het zwart paard mag niet gesla-gen worden</w:t>
      </w:r>
      <w:r w:rsidR="00616E27">
        <w:rPr>
          <w:rFonts w:cs="Arial"/>
          <w:sz w:val="20"/>
          <w:szCs w:val="20"/>
          <w:lang w:val="nl-BE"/>
        </w:rPr>
        <w:t xml:space="preserve">, alhoewel het verder </w:t>
      </w:r>
      <w:r w:rsidR="00F3132A">
        <w:rPr>
          <w:rFonts w:cs="Arial"/>
          <w:sz w:val="20"/>
          <w:szCs w:val="20"/>
          <w:lang w:val="nl-BE"/>
        </w:rPr>
        <w:t>de klim naar boven</w:t>
      </w:r>
      <w:r w:rsidR="00616E27">
        <w:rPr>
          <w:rFonts w:cs="Arial"/>
          <w:sz w:val="20"/>
          <w:szCs w:val="20"/>
          <w:lang w:val="nl-BE"/>
        </w:rPr>
        <w:t xml:space="preserve"> van de witte dame bemoeilijkt.</w:t>
      </w:r>
      <w:r w:rsidR="007919E7">
        <w:rPr>
          <w:rFonts w:cs="Arial"/>
          <w:sz w:val="20"/>
          <w:szCs w:val="20"/>
          <w:lang w:val="nl-BE"/>
        </w:rPr>
        <w:t>Men zie:4.Dxa5?</w:t>
      </w:r>
    </w:p>
    <w:p w14:paraId="7389B40A" w14:textId="77777777" w:rsidR="00501839" w:rsidRDefault="00501839" w:rsidP="007919E7">
      <w:pPr>
        <w:jc w:val="both"/>
        <w:rPr>
          <w:rFonts w:cs="Arial"/>
          <w:sz w:val="20"/>
          <w:szCs w:val="20"/>
          <w:lang w:val="nl-BE"/>
        </w:rPr>
      </w:pPr>
      <w:r>
        <w:rPr>
          <w:rFonts w:cs="Arial"/>
          <w:sz w:val="20"/>
          <w:szCs w:val="20"/>
          <w:lang w:val="nl-BE"/>
        </w:rPr>
        <w:t xml:space="preserve">Da2 5.De1+ Kb2 6.Dd2+ Ka3 7.Dd6+ Kb2 8.Dd4+ Kc1 9.Dc5+ Kb2 10.De5+ </w:t>
      </w:r>
      <w:r w:rsidR="002B2385">
        <w:rPr>
          <w:rFonts w:cs="Arial"/>
          <w:sz w:val="20"/>
          <w:szCs w:val="20"/>
          <w:lang w:val="nl-BE"/>
        </w:rPr>
        <w:t>K</w:t>
      </w:r>
      <w:r>
        <w:rPr>
          <w:rFonts w:cs="Arial"/>
          <w:sz w:val="20"/>
          <w:szCs w:val="20"/>
          <w:lang w:val="nl-BE"/>
        </w:rPr>
        <w:t>c1 11.Dc7+ Kb2 12.Dh2+ Ka1 13.Dg1+ Kb2 14.Dxg4 Da7+, en het blijft remise.</w:t>
      </w:r>
    </w:p>
    <w:p w14:paraId="04CCDB86" w14:textId="77777777" w:rsidR="006F3923" w:rsidRPr="00501839" w:rsidRDefault="00F324A7" w:rsidP="00501839">
      <w:pPr>
        <w:ind w:firstLine="708"/>
        <w:jc w:val="both"/>
        <w:rPr>
          <w:rFonts w:cs="Arial"/>
          <w:sz w:val="20"/>
          <w:szCs w:val="20"/>
          <w:lang w:val="nl-BE"/>
        </w:rPr>
      </w:pPr>
      <w:r>
        <w:rPr>
          <w:rFonts w:cs="Arial"/>
          <w:b/>
          <w:sz w:val="20"/>
          <w:szCs w:val="20"/>
          <w:lang w:val="nl-BE"/>
        </w:rPr>
        <w:t>4…</w:t>
      </w:r>
      <w:r>
        <w:rPr>
          <w:rFonts w:cs="Arial"/>
          <w:b/>
          <w:sz w:val="20"/>
          <w:szCs w:val="20"/>
          <w:lang w:val="nl-BE"/>
        </w:rPr>
        <w:tab/>
      </w:r>
      <w:r>
        <w:rPr>
          <w:rFonts w:cs="Arial"/>
          <w:b/>
          <w:sz w:val="20"/>
          <w:szCs w:val="20"/>
          <w:lang w:val="nl-BE"/>
        </w:rPr>
        <w:tab/>
      </w:r>
      <w:r w:rsidR="006F3923">
        <w:rPr>
          <w:rFonts w:cs="Arial"/>
          <w:b/>
          <w:sz w:val="20"/>
          <w:szCs w:val="20"/>
          <w:lang w:val="nl-BE"/>
        </w:rPr>
        <w:t>Kd1</w:t>
      </w:r>
    </w:p>
    <w:p w14:paraId="420E48C5" w14:textId="77777777" w:rsidR="00B91984" w:rsidRDefault="00F324A7" w:rsidP="00F3132A">
      <w:pPr>
        <w:rPr>
          <w:rFonts w:cs="Arial"/>
          <w:b/>
          <w:sz w:val="20"/>
          <w:szCs w:val="20"/>
          <w:lang w:val="nl-BE"/>
        </w:rPr>
      </w:pPr>
      <w:r>
        <w:rPr>
          <w:rFonts w:cs="Arial"/>
          <w:b/>
          <w:sz w:val="20"/>
          <w:szCs w:val="20"/>
          <w:lang w:val="nl-BE"/>
        </w:rPr>
        <w:tab/>
      </w:r>
    </w:p>
    <w:p w14:paraId="390A8409" w14:textId="77777777" w:rsidR="00B91984" w:rsidRDefault="00B91984" w:rsidP="00F3132A">
      <w:pPr>
        <w:rPr>
          <w:rFonts w:cs="Arial"/>
          <w:b/>
          <w:sz w:val="20"/>
          <w:szCs w:val="20"/>
          <w:lang w:val="nl-BE"/>
        </w:rPr>
      </w:pPr>
    </w:p>
    <w:p w14:paraId="63781845" w14:textId="77777777" w:rsidR="00B91984" w:rsidRDefault="00B91984" w:rsidP="00F3132A">
      <w:pPr>
        <w:rPr>
          <w:rFonts w:cs="Arial"/>
          <w:b/>
          <w:sz w:val="20"/>
          <w:szCs w:val="20"/>
          <w:lang w:val="nl-BE"/>
        </w:rPr>
      </w:pPr>
    </w:p>
    <w:p w14:paraId="11480874" w14:textId="77777777" w:rsidR="00B91984" w:rsidRDefault="00B91984" w:rsidP="00F3132A">
      <w:pPr>
        <w:rPr>
          <w:rFonts w:cs="Arial"/>
          <w:b/>
          <w:sz w:val="20"/>
          <w:szCs w:val="20"/>
          <w:lang w:val="nl-BE"/>
        </w:rPr>
      </w:pPr>
    </w:p>
    <w:p w14:paraId="13790783" w14:textId="77777777" w:rsidR="007F7410" w:rsidRDefault="007F7410" w:rsidP="00F3132A">
      <w:pPr>
        <w:rPr>
          <w:rFonts w:cs="Arial"/>
          <w:b/>
          <w:sz w:val="20"/>
          <w:szCs w:val="20"/>
          <w:lang w:val="nl-BE"/>
        </w:rPr>
      </w:pPr>
    </w:p>
    <w:p w14:paraId="2521D700" w14:textId="77777777" w:rsidR="00B56256" w:rsidRDefault="00F324A7" w:rsidP="00B91984">
      <w:pPr>
        <w:ind w:firstLine="708"/>
        <w:rPr>
          <w:b/>
          <w:sz w:val="20"/>
          <w:szCs w:val="20"/>
          <w:lang w:val="nl-BE"/>
        </w:rPr>
      </w:pPr>
      <w:r>
        <w:rPr>
          <w:rFonts w:cs="Arial"/>
          <w:b/>
          <w:sz w:val="20"/>
          <w:szCs w:val="20"/>
          <w:lang w:val="nl-BE"/>
        </w:rPr>
        <w:t>5.Dd6+</w:t>
      </w:r>
      <w:r w:rsidR="00B26718" w:rsidRPr="00B26718">
        <w:rPr>
          <w:b/>
          <w:sz w:val="20"/>
          <w:szCs w:val="20"/>
          <w:lang w:val="nl-BE"/>
        </w:rPr>
        <w:tab/>
      </w:r>
      <w:r w:rsidR="00B26718" w:rsidRPr="00B26718">
        <w:rPr>
          <w:b/>
          <w:sz w:val="20"/>
          <w:szCs w:val="20"/>
          <w:lang w:val="nl-BE"/>
        </w:rPr>
        <w:tab/>
      </w:r>
    </w:p>
    <w:p w14:paraId="1E41ED80" w14:textId="77777777" w:rsidR="00B56256" w:rsidRPr="00B56256" w:rsidRDefault="00B56256" w:rsidP="00B56256">
      <w:pPr>
        <w:jc w:val="both"/>
        <w:rPr>
          <w:sz w:val="20"/>
          <w:szCs w:val="20"/>
          <w:lang w:val="nl-BE"/>
        </w:rPr>
      </w:pPr>
      <w:r>
        <w:rPr>
          <w:sz w:val="20"/>
          <w:szCs w:val="20"/>
          <w:lang w:val="nl-BE"/>
        </w:rPr>
        <w:t xml:space="preserve">5.Dd5+? Kc1 6.Dxd5 Da2 7.De1+ Kb2 8.Dd2+ Ka3 9.Dd6 Kb2 10.Dd4+ </w:t>
      </w:r>
      <w:r w:rsidR="00F652ED">
        <w:rPr>
          <w:sz w:val="20"/>
          <w:szCs w:val="20"/>
          <w:lang w:val="nl-BE"/>
        </w:rPr>
        <w:t xml:space="preserve">Ka3 11.De5 g3 12.Dxg3 met eveneens </w:t>
      </w:r>
      <w:r>
        <w:rPr>
          <w:sz w:val="20"/>
          <w:szCs w:val="20"/>
          <w:lang w:val="nl-BE"/>
        </w:rPr>
        <w:t>remise.</w:t>
      </w:r>
    </w:p>
    <w:p w14:paraId="6240FA73" w14:textId="77777777" w:rsidR="00E66C71" w:rsidRPr="001513C2" w:rsidRDefault="00B56256" w:rsidP="00B56256">
      <w:pPr>
        <w:ind w:firstLine="708"/>
        <w:rPr>
          <w:rFonts w:cs="Arial"/>
          <w:b/>
          <w:sz w:val="20"/>
          <w:szCs w:val="20"/>
        </w:rPr>
      </w:pPr>
      <w:r w:rsidRPr="001513C2">
        <w:rPr>
          <w:b/>
          <w:sz w:val="20"/>
          <w:szCs w:val="20"/>
        </w:rPr>
        <w:t>5…</w:t>
      </w:r>
      <w:r w:rsidRPr="001513C2">
        <w:rPr>
          <w:b/>
          <w:sz w:val="20"/>
          <w:szCs w:val="20"/>
        </w:rPr>
        <w:tab/>
      </w:r>
      <w:r w:rsidRPr="001513C2">
        <w:rPr>
          <w:b/>
          <w:sz w:val="20"/>
          <w:szCs w:val="20"/>
        </w:rPr>
        <w:tab/>
      </w:r>
      <w:r w:rsidR="00E66C71" w:rsidRPr="001513C2">
        <w:rPr>
          <w:b/>
          <w:sz w:val="20"/>
          <w:szCs w:val="20"/>
        </w:rPr>
        <w:t>Kc1</w:t>
      </w:r>
    </w:p>
    <w:p w14:paraId="71D4FB65" w14:textId="77777777" w:rsidR="006F3923" w:rsidRPr="001513C2" w:rsidRDefault="006F3923" w:rsidP="00E66C71">
      <w:pPr>
        <w:ind w:firstLine="708"/>
        <w:jc w:val="both"/>
        <w:rPr>
          <w:rFonts w:cs="Arial"/>
          <w:b/>
          <w:sz w:val="20"/>
          <w:szCs w:val="20"/>
        </w:rPr>
      </w:pPr>
      <w:r w:rsidRPr="001513C2">
        <w:rPr>
          <w:b/>
          <w:sz w:val="20"/>
          <w:szCs w:val="20"/>
        </w:rPr>
        <w:t>6.Dc7+</w:t>
      </w:r>
      <w:r w:rsidRPr="001513C2">
        <w:rPr>
          <w:rFonts w:cs="Arial"/>
          <w:b/>
          <w:sz w:val="20"/>
          <w:szCs w:val="20"/>
        </w:rPr>
        <w:tab/>
      </w:r>
      <w:r w:rsidRPr="001513C2">
        <w:rPr>
          <w:rFonts w:cs="Arial"/>
          <w:b/>
          <w:sz w:val="20"/>
          <w:szCs w:val="20"/>
        </w:rPr>
        <w:tab/>
        <w:t>Kd1</w:t>
      </w:r>
    </w:p>
    <w:p w14:paraId="12BD47EE" w14:textId="77777777" w:rsidR="004E33A2" w:rsidRPr="001513C2" w:rsidRDefault="00F3132A" w:rsidP="00F3132A">
      <w:pPr>
        <w:pStyle w:val="03aText"/>
        <w:widowControl/>
        <w:tabs>
          <w:tab w:val="left" w:pos="171"/>
        </w:tabs>
        <w:rPr>
          <w:b/>
        </w:rPr>
      </w:pPr>
      <w:r w:rsidRPr="001513C2">
        <w:tab/>
      </w:r>
      <w:r w:rsidRPr="001513C2">
        <w:tab/>
      </w:r>
      <w:r w:rsidR="006F3923" w:rsidRPr="001513C2">
        <w:rPr>
          <w:b/>
        </w:rPr>
        <w:t>7.Dd8+</w:t>
      </w:r>
      <w:r w:rsidR="006F3923" w:rsidRPr="001513C2">
        <w:rPr>
          <w:b/>
        </w:rPr>
        <w:tab/>
      </w:r>
    </w:p>
    <w:p w14:paraId="027D4138" w14:textId="77777777" w:rsidR="00D07EBE" w:rsidRDefault="004E33A2" w:rsidP="00D07EBE">
      <w:pPr>
        <w:pStyle w:val="03aText"/>
        <w:widowControl/>
        <w:tabs>
          <w:tab w:val="left" w:pos="171"/>
        </w:tabs>
        <w:rPr>
          <w:lang w:val="nl-BE"/>
        </w:rPr>
      </w:pPr>
      <w:r w:rsidRPr="001513C2">
        <w:t xml:space="preserve">7.Dd7+? </w:t>
      </w:r>
      <w:r>
        <w:rPr>
          <w:lang w:val="nl-BE"/>
        </w:rPr>
        <w:t>Ke1 en er is geen schaak meer</w:t>
      </w:r>
      <w:r w:rsidR="009112B0">
        <w:rPr>
          <w:lang w:val="nl-BE"/>
        </w:rPr>
        <w:t>. N</w:t>
      </w:r>
      <w:r w:rsidR="00D07EBE">
        <w:rPr>
          <w:lang w:val="nl-BE"/>
        </w:rPr>
        <w:t>a 8.Dxg4? Dd2+ 9.Kf3</w:t>
      </w:r>
      <w:r w:rsidR="009112B0">
        <w:rPr>
          <w:lang w:val="nl-BE"/>
        </w:rPr>
        <w:t xml:space="preserve"> Df2+ is het mat voor zwart.</w:t>
      </w:r>
    </w:p>
    <w:p w14:paraId="1A3BA6F6" w14:textId="77777777" w:rsidR="006F3923" w:rsidRPr="00B56256" w:rsidRDefault="00D07EBE" w:rsidP="00D07EBE">
      <w:pPr>
        <w:pStyle w:val="03aText"/>
        <w:widowControl/>
        <w:tabs>
          <w:tab w:val="left" w:pos="171"/>
        </w:tabs>
        <w:rPr>
          <w:lang w:val="nl-BE"/>
        </w:rPr>
      </w:pPr>
      <w:r>
        <w:rPr>
          <w:lang w:val="nl-BE"/>
        </w:rPr>
        <w:tab/>
      </w:r>
      <w:r>
        <w:rPr>
          <w:lang w:val="nl-BE"/>
        </w:rPr>
        <w:tab/>
      </w:r>
      <w:r>
        <w:rPr>
          <w:b/>
          <w:lang w:val="nl-BE"/>
        </w:rPr>
        <w:t>7…</w:t>
      </w:r>
      <w:r>
        <w:rPr>
          <w:b/>
          <w:lang w:val="nl-BE"/>
        </w:rPr>
        <w:tab/>
      </w:r>
      <w:r>
        <w:rPr>
          <w:b/>
          <w:lang w:val="nl-BE"/>
        </w:rPr>
        <w:tab/>
      </w:r>
      <w:r w:rsidR="006F3923" w:rsidRPr="00F3132A">
        <w:rPr>
          <w:b/>
          <w:lang w:val="nl-BE"/>
        </w:rPr>
        <w:t>Kc1</w:t>
      </w:r>
    </w:p>
    <w:p w14:paraId="7D80E5E3" w14:textId="77777777" w:rsidR="006F3923" w:rsidRPr="00E66C71" w:rsidRDefault="00E66C71" w:rsidP="00E66C71">
      <w:pPr>
        <w:pStyle w:val="03aText"/>
        <w:widowControl/>
        <w:rPr>
          <w:b/>
          <w:lang w:val="nl-BE"/>
        </w:rPr>
      </w:pPr>
      <w:r>
        <w:rPr>
          <w:lang w:val="nl-BE"/>
        </w:rPr>
        <w:t xml:space="preserve">           </w:t>
      </w:r>
      <w:r w:rsidR="006F3923">
        <w:rPr>
          <w:lang w:val="nl-BE"/>
        </w:rPr>
        <w:t xml:space="preserve"> </w:t>
      </w:r>
      <w:r w:rsidR="00D15D65">
        <w:rPr>
          <w:lang w:val="nl-BE"/>
        </w:rPr>
        <w:t xml:space="preserve"> </w:t>
      </w:r>
      <w:r w:rsidR="006F3923" w:rsidRPr="00E66C71">
        <w:rPr>
          <w:b/>
          <w:lang w:val="nl-BE"/>
        </w:rPr>
        <w:t>8.Dc8+</w:t>
      </w:r>
      <w:r w:rsidR="006F3923" w:rsidRPr="00E66C71">
        <w:rPr>
          <w:b/>
          <w:lang w:val="nl-BE"/>
        </w:rPr>
        <w:tab/>
      </w:r>
      <w:r w:rsidR="00BE4DD1">
        <w:rPr>
          <w:b/>
          <w:lang w:val="nl-BE"/>
        </w:rPr>
        <w:tab/>
      </w:r>
      <w:r w:rsidR="006F3923" w:rsidRPr="00E66C71">
        <w:rPr>
          <w:b/>
          <w:lang w:val="nl-BE"/>
        </w:rPr>
        <w:t>Kd1</w:t>
      </w:r>
    </w:p>
    <w:p w14:paraId="550020FC" w14:textId="77777777" w:rsidR="006F3923" w:rsidRDefault="00616E27" w:rsidP="006F3923">
      <w:pPr>
        <w:rPr>
          <w:rFonts w:cs="Arial"/>
          <w:b/>
          <w:sz w:val="20"/>
          <w:szCs w:val="20"/>
          <w:lang w:val="nl-BE"/>
        </w:rPr>
      </w:pPr>
      <w:r>
        <w:rPr>
          <w:rFonts w:cs="Arial"/>
          <w:b/>
          <w:sz w:val="20"/>
          <w:szCs w:val="20"/>
          <w:lang w:val="nl-BE"/>
        </w:rPr>
        <w:t xml:space="preserve"> </w:t>
      </w:r>
      <w:r>
        <w:rPr>
          <w:rFonts w:cs="Arial"/>
          <w:b/>
          <w:sz w:val="20"/>
          <w:szCs w:val="20"/>
          <w:lang w:val="nl-BE"/>
        </w:rPr>
        <w:tab/>
        <w:t>9.Dxg4</w:t>
      </w:r>
      <w:r>
        <w:rPr>
          <w:rFonts w:cs="Arial"/>
          <w:b/>
          <w:sz w:val="20"/>
          <w:szCs w:val="20"/>
          <w:lang w:val="nl-BE"/>
        </w:rPr>
        <w:tab/>
      </w:r>
      <w:r w:rsidR="006F3923">
        <w:rPr>
          <w:rFonts w:cs="Arial"/>
          <w:b/>
          <w:sz w:val="20"/>
          <w:szCs w:val="20"/>
          <w:lang w:val="nl-BE"/>
        </w:rPr>
        <w:tab/>
        <w:t>De2+</w:t>
      </w:r>
    </w:p>
    <w:p w14:paraId="00FE5691" w14:textId="77777777" w:rsidR="006F3923" w:rsidRDefault="006F3923" w:rsidP="006F3923">
      <w:pPr>
        <w:rPr>
          <w:rFonts w:cs="Arial"/>
          <w:b/>
          <w:sz w:val="20"/>
          <w:szCs w:val="20"/>
          <w:lang w:val="nl-BE"/>
        </w:rPr>
      </w:pPr>
      <w:r>
        <w:rPr>
          <w:rFonts w:cs="Arial"/>
          <w:b/>
          <w:sz w:val="20"/>
          <w:szCs w:val="20"/>
          <w:lang w:val="nl-BE"/>
        </w:rPr>
        <w:t xml:space="preserve">           10.Dxe2+</w:t>
      </w:r>
      <w:r>
        <w:rPr>
          <w:rFonts w:cs="Arial"/>
          <w:b/>
          <w:sz w:val="20"/>
          <w:szCs w:val="20"/>
          <w:lang w:val="nl-BE"/>
        </w:rPr>
        <w:tab/>
        <w:t>Kc1</w:t>
      </w:r>
    </w:p>
    <w:p w14:paraId="384BA52F" w14:textId="77777777" w:rsidR="006F3923" w:rsidRDefault="006F3923" w:rsidP="006F3923">
      <w:pPr>
        <w:rPr>
          <w:rFonts w:cs="Arial"/>
          <w:b/>
          <w:sz w:val="20"/>
          <w:szCs w:val="20"/>
          <w:lang w:val="nl-BE"/>
        </w:rPr>
      </w:pPr>
      <w:r>
        <w:rPr>
          <w:rFonts w:cs="Arial"/>
          <w:b/>
          <w:sz w:val="20"/>
          <w:szCs w:val="20"/>
          <w:lang w:val="nl-BE"/>
        </w:rPr>
        <w:t xml:space="preserve">           11.Dd2+</w:t>
      </w:r>
    </w:p>
    <w:p w14:paraId="490CD1DE" w14:textId="77777777" w:rsidR="006F3923" w:rsidRDefault="00B829E5" w:rsidP="006F3923">
      <w:pPr>
        <w:pStyle w:val="03aText"/>
        <w:widowControl/>
        <w:rPr>
          <w:lang w:val="nl-BE"/>
        </w:rPr>
      </w:pPr>
      <w:r>
        <w:rPr>
          <w:lang w:val="nl-BE"/>
        </w:rPr>
        <w:t>en mat.</w:t>
      </w:r>
    </w:p>
    <w:p w14:paraId="0BDC1621" w14:textId="77777777" w:rsidR="006F3923" w:rsidRDefault="006F3923" w:rsidP="006F3923">
      <w:pPr>
        <w:pStyle w:val="03aText"/>
        <w:widowControl/>
        <w:rPr>
          <w:lang w:val="nl-BE"/>
        </w:rPr>
      </w:pPr>
    </w:p>
    <w:p w14:paraId="1549B9B8" w14:textId="77777777" w:rsidR="006F3923" w:rsidRDefault="00616E27" w:rsidP="006F3923">
      <w:pPr>
        <w:pStyle w:val="03aText"/>
        <w:widowControl/>
        <w:rPr>
          <w:lang w:val="nl-BE"/>
        </w:rPr>
      </w:pPr>
      <w:r>
        <w:rPr>
          <w:lang w:val="nl-BE"/>
        </w:rPr>
        <w:t>Het</w:t>
      </w:r>
      <w:r w:rsidR="006F3923">
        <w:rPr>
          <w:lang w:val="nl-BE"/>
        </w:rPr>
        <w:t xml:space="preserve"> is een correctie van mijn studie in de krant </w:t>
      </w:r>
      <w:r w:rsidR="006F3923">
        <w:rPr>
          <w:i/>
          <w:iCs/>
          <w:lang w:val="nl-BE"/>
        </w:rPr>
        <w:t>De Morgen</w:t>
      </w:r>
      <w:r w:rsidR="006F3923">
        <w:rPr>
          <w:lang w:val="nl-BE"/>
        </w:rPr>
        <w:t xml:space="preserve"> uit 1999: </w:t>
      </w:r>
    </w:p>
    <w:p w14:paraId="4866977E" w14:textId="77777777" w:rsidR="006F3923" w:rsidRDefault="006F3923" w:rsidP="006F3923">
      <w:pPr>
        <w:pStyle w:val="03aText"/>
        <w:widowControl/>
        <w:rPr>
          <w:lang w:val="nl-BE"/>
        </w:rPr>
      </w:pPr>
    </w:p>
    <w:p w14:paraId="22CE99D6" w14:textId="77777777" w:rsidR="006F3923" w:rsidRDefault="006F3923" w:rsidP="006F3923">
      <w:pPr>
        <w:pStyle w:val="03aText"/>
        <w:widowControl/>
        <w:rPr>
          <w:b/>
          <w:lang w:val="nl-BE"/>
        </w:rPr>
      </w:pPr>
      <w:r>
        <w:rPr>
          <w:b/>
          <w:lang w:val="nl-BE"/>
        </w:rPr>
        <w:t xml:space="preserve">Kd3 Dd6 Lc6 / Ka1 Dg7 b3 g4 + </w:t>
      </w:r>
    </w:p>
    <w:p w14:paraId="6AF07125" w14:textId="77777777" w:rsidR="006F3923" w:rsidRDefault="006F3923" w:rsidP="006F3923">
      <w:pPr>
        <w:pStyle w:val="03aText"/>
        <w:widowControl/>
        <w:rPr>
          <w:lang w:val="nl-BE"/>
        </w:rPr>
      </w:pPr>
    </w:p>
    <w:p w14:paraId="25318072" w14:textId="77777777" w:rsidR="00E66C71" w:rsidRDefault="006F3923" w:rsidP="006F3923">
      <w:pPr>
        <w:pStyle w:val="03aText"/>
        <w:widowControl/>
        <w:rPr>
          <w:lang w:val="nl-BE"/>
        </w:rPr>
      </w:pPr>
      <w:r>
        <w:rPr>
          <w:lang w:val="nl-BE"/>
        </w:rPr>
        <w:t>1.Da3+ Kb1 2.Le4 Db2 3.Ke3+</w:t>
      </w:r>
      <w:r w:rsidR="00636B9D">
        <w:rPr>
          <w:lang w:val="nl-BE"/>
        </w:rPr>
        <w:t xml:space="preserve"> Kc1 4.Dc5+ Kd1 5.Dd6+ Kc1 En toen</w:t>
      </w:r>
      <w:r>
        <w:rPr>
          <w:lang w:val="nl-BE"/>
        </w:rPr>
        <w:t xml:space="preserve"> speelde ik: </w:t>
      </w:r>
      <w:r w:rsidRPr="008B01C1">
        <w:rPr>
          <w:b/>
          <w:lang w:val="nl-BE"/>
        </w:rPr>
        <w:t>6.Dc7+</w:t>
      </w:r>
      <w:r>
        <w:rPr>
          <w:lang w:val="nl-BE"/>
        </w:rPr>
        <w:t xml:space="preserve"> Kd1 7.Dd8+ Kc1 8.Dc8+ Kd1 9.Dxg4+ Kc1 10.Dg1+ en mat.  </w:t>
      </w:r>
    </w:p>
    <w:p w14:paraId="77194D62" w14:textId="77777777" w:rsidR="00E66C71" w:rsidRDefault="00E66C71" w:rsidP="006F3923">
      <w:pPr>
        <w:pStyle w:val="03aText"/>
        <w:widowControl/>
        <w:rPr>
          <w:lang w:val="nl-BE"/>
        </w:rPr>
      </w:pPr>
    </w:p>
    <w:p w14:paraId="20BA9CBE" w14:textId="77777777" w:rsidR="006F3923" w:rsidRDefault="006F3923" w:rsidP="006F3923">
      <w:pPr>
        <w:pStyle w:val="03aText"/>
        <w:widowControl/>
        <w:rPr>
          <w:lang w:val="nl-BE"/>
        </w:rPr>
      </w:pPr>
      <w:r>
        <w:rPr>
          <w:lang w:val="nl-BE"/>
        </w:rPr>
        <w:t xml:space="preserve">Maar ook </w:t>
      </w:r>
      <w:r w:rsidRPr="008B01C1">
        <w:rPr>
          <w:b/>
          <w:lang w:val="nl-BE"/>
        </w:rPr>
        <w:t>6.Dc6+</w:t>
      </w:r>
      <w:r>
        <w:rPr>
          <w:lang w:val="nl-BE"/>
        </w:rPr>
        <w:t xml:space="preserve"> is winnend met 6...Kd1 7.Lc2+ Kc1 8.Lf5+ Dc2 9.Lxc2 bxc2 10.Kd3 Kb1 11.Dxc</w:t>
      </w:r>
      <w:r w:rsidR="00C946DF">
        <w:rPr>
          <w:lang w:val="nl-BE"/>
        </w:rPr>
        <w:t>2+, enzovoort.</w:t>
      </w:r>
    </w:p>
    <w:p w14:paraId="321BED7B" w14:textId="77777777" w:rsidR="00C946DF" w:rsidRDefault="00C946DF" w:rsidP="006F3923">
      <w:pPr>
        <w:pStyle w:val="03aText"/>
        <w:widowControl/>
        <w:rPr>
          <w:lang w:val="nl-BE"/>
        </w:rPr>
      </w:pPr>
    </w:p>
    <w:p w14:paraId="747253F5" w14:textId="77777777" w:rsidR="006F3923" w:rsidRDefault="006F3923" w:rsidP="006F3923">
      <w:pPr>
        <w:pStyle w:val="03aText"/>
        <w:widowControl/>
        <w:rPr>
          <w:lang w:val="nl-BE"/>
        </w:rPr>
      </w:pPr>
      <w:r>
        <w:rPr>
          <w:lang w:val="nl-BE"/>
        </w:rPr>
        <w:t xml:space="preserve">Dus </w:t>
      </w:r>
      <w:r w:rsidR="00636B9D">
        <w:rPr>
          <w:lang w:val="nl-BE"/>
        </w:rPr>
        <w:t xml:space="preserve">was ze </w:t>
      </w:r>
      <w:r>
        <w:rPr>
          <w:lang w:val="nl-BE"/>
        </w:rPr>
        <w:t>nevenoplosbaar..</w:t>
      </w:r>
    </w:p>
    <w:p w14:paraId="610BDAC2" w14:textId="77777777" w:rsidR="005D4C68" w:rsidRDefault="005D4C68" w:rsidP="005D4C68">
      <w:pPr>
        <w:pStyle w:val="03aText"/>
        <w:widowControl/>
        <w:rPr>
          <w:lang w:val="nl-BE"/>
        </w:rPr>
      </w:pPr>
    </w:p>
    <w:p w14:paraId="1ED42EF4" w14:textId="77777777" w:rsidR="00214CFB" w:rsidRDefault="00214CFB" w:rsidP="005D4C68">
      <w:pPr>
        <w:pStyle w:val="03aText"/>
        <w:widowControl/>
        <w:jc w:val="center"/>
        <w:rPr>
          <w:b/>
          <w:lang w:val="nl-BE"/>
        </w:rPr>
      </w:pPr>
    </w:p>
    <w:p w14:paraId="4D19FE63" w14:textId="77777777" w:rsidR="006F3923" w:rsidRDefault="0022175A" w:rsidP="008240B5">
      <w:pPr>
        <w:pStyle w:val="03aText"/>
        <w:widowControl/>
        <w:jc w:val="center"/>
        <w:rPr>
          <w:b/>
          <w:lang w:val="nl-BE"/>
        </w:rPr>
      </w:pPr>
      <w:r>
        <w:rPr>
          <w:b/>
          <w:lang w:val="nl-BE"/>
        </w:rPr>
        <w:lastRenderedPageBreak/>
        <w:t>- 25</w:t>
      </w:r>
      <w:r w:rsidR="006D16AB">
        <w:rPr>
          <w:b/>
          <w:lang w:val="nl-BE"/>
        </w:rPr>
        <w:t>2</w:t>
      </w:r>
      <w:r w:rsidR="00CD7436">
        <w:rPr>
          <w:b/>
          <w:lang w:val="nl-BE"/>
        </w:rPr>
        <w:t xml:space="preserve"> </w:t>
      </w:r>
      <w:r w:rsidR="006F3923">
        <w:rPr>
          <w:b/>
          <w:lang w:val="nl-BE"/>
        </w:rPr>
        <w:t>-</w:t>
      </w:r>
    </w:p>
    <w:p w14:paraId="7940FB32" w14:textId="77777777" w:rsidR="006F3923" w:rsidRPr="00D95841" w:rsidRDefault="006F3923" w:rsidP="006F3923">
      <w:pPr>
        <w:spacing w:line="190" w:lineRule="exact"/>
        <w:jc w:val="center"/>
        <w:rPr>
          <w:rFonts w:cs="Arial"/>
          <w:b/>
          <w:sz w:val="20"/>
          <w:szCs w:val="20"/>
          <w:lang w:val="nl-BE"/>
        </w:rPr>
      </w:pPr>
    </w:p>
    <w:p w14:paraId="4CF1A832" w14:textId="77777777" w:rsidR="004D3644" w:rsidRPr="00BF010D" w:rsidRDefault="003B6650" w:rsidP="004D3644">
      <w:pPr>
        <w:spacing w:line="190" w:lineRule="exact"/>
        <w:jc w:val="center"/>
        <w:rPr>
          <w:rFonts w:cs="Arial"/>
          <w:sz w:val="20"/>
          <w:szCs w:val="20"/>
          <w:lang w:val="nl-BE"/>
        </w:rPr>
      </w:pPr>
      <w:r>
        <w:rPr>
          <w:rFonts w:cs="Arial"/>
          <w:i/>
          <w:sz w:val="20"/>
          <w:szCs w:val="20"/>
          <w:lang w:val="nl-BE"/>
        </w:rPr>
        <w:t>Finales…y Temas</w:t>
      </w:r>
      <w:r w:rsidR="00BF010D">
        <w:rPr>
          <w:rFonts w:cs="Arial"/>
          <w:i/>
          <w:sz w:val="20"/>
          <w:szCs w:val="20"/>
          <w:lang w:val="nl-BE"/>
        </w:rPr>
        <w:t xml:space="preserve"> N° 89, </w:t>
      </w:r>
      <w:r w:rsidR="00BF010D">
        <w:rPr>
          <w:rFonts w:cs="Arial"/>
          <w:sz w:val="20"/>
          <w:szCs w:val="20"/>
          <w:lang w:val="nl-BE"/>
        </w:rPr>
        <w:t>2016</w:t>
      </w:r>
    </w:p>
    <w:p w14:paraId="6DCE69E4" w14:textId="77777777" w:rsidR="00B614E6" w:rsidRDefault="00B614E6" w:rsidP="005E5B09">
      <w:pPr>
        <w:rPr>
          <w:lang w:val="nl-BE"/>
        </w:rPr>
      </w:pPr>
    </w:p>
    <w:p w14:paraId="22C146F7" w14:textId="77777777" w:rsidR="008049E1" w:rsidRDefault="00DF080F" w:rsidP="005E5B09">
      <w:r>
        <w:object w:dxaOrig="4700" w:dyaOrig="4704" w14:anchorId="44F000CB">
          <v:shape id="_x0000_i1264" type="#_x0000_t75" style="width:154.5pt;height:150.65pt" o:ole="">
            <v:imagedata r:id="rId502" o:title=""/>
          </v:shape>
          <o:OLEObject Type="Embed" ProgID="CorelDRAW.Graphic.12" ShapeID="_x0000_i1264" DrawAspect="Content" ObjectID="_1587467634" r:id="rId503"/>
        </w:object>
      </w:r>
    </w:p>
    <w:p w14:paraId="6BCC4460" w14:textId="77777777" w:rsidR="00DF080F" w:rsidRPr="00653CF3" w:rsidRDefault="00DF080F" w:rsidP="006F3923">
      <w:pPr>
        <w:jc w:val="both"/>
        <w:rPr>
          <w:rFonts w:cs="Arial"/>
          <w:lang w:val="nl-BE"/>
        </w:rPr>
      </w:pPr>
    </w:p>
    <w:p w14:paraId="1667FE21" w14:textId="77777777" w:rsidR="006F3923" w:rsidRDefault="006F3923" w:rsidP="006F3923">
      <w:pPr>
        <w:jc w:val="both"/>
        <w:rPr>
          <w:rFonts w:cs="Arial"/>
          <w:sz w:val="20"/>
          <w:szCs w:val="20"/>
          <w:lang w:val="nl-BE"/>
        </w:rPr>
      </w:pPr>
      <w:r w:rsidRPr="00653CF3">
        <w:rPr>
          <w:rFonts w:cs="Arial"/>
          <w:b/>
          <w:lang w:val="nl-BE"/>
        </w:rPr>
        <w:t>+</w:t>
      </w:r>
      <w:r w:rsidRPr="00653CF3">
        <w:rPr>
          <w:rFonts w:cs="Arial"/>
          <w:sz w:val="20"/>
          <w:szCs w:val="20"/>
          <w:lang w:val="nl-BE"/>
        </w:rPr>
        <w:t xml:space="preserve">          </w:t>
      </w:r>
      <w:r w:rsidR="0005428E">
        <w:rPr>
          <w:rFonts w:cs="Arial"/>
          <w:sz w:val="20"/>
          <w:szCs w:val="20"/>
          <w:lang w:val="nl-BE"/>
        </w:rPr>
        <w:t xml:space="preserve">                     377</w:t>
      </w:r>
      <w:r w:rsidR="00653CF3" w:rsidRPr="00653CF3">
        <w:rPr>
          <w:rFonts w:cs="Arial"/>
          <w:sz w:val="20"/>
          <w:szCs w:val="20"/>
          <w:lang w:val="nl-BE"/>
        </w:rPr>
        <w:t>6.10 f6h7</w:t>
      </w:r>
    </w:p>
    <w:p w14:paraId="2E8CF727" w14:textId="77777777" w:rsidR="00E65878" w:rsidRDefault="00E65878" w:rsidP="006F3923">
      <w:pPr>
        <w:jc w:val="both"/>
        <w:rPr>
          <w:rFonts w:cs="Arial"/>
          <w:sz w:val="20"/>
          <w:szCs w:val="20"/>
          <w:lang w:val="nl-BE"/>
        </w:rPr>
      </w:pPr>
    </w:p>
    <w:p w14:paraId="70F271BA" w14:textId="77777777" w:rsidR="00E65878" w:rsidRDefault="00E65878" w:rsidP="0000473F">
      <w:pPr>
        <w:jc w:val="center"/>
        <w:rPr>
          <w:rFonts w:cs="Arial"/>
          <w:sz w:val="20"/>
          <w:szCs w:val="20"/>
          <w:lang w:val="nl-BE"/>
        </w:rPr>
      </w:pPr>
      <w:r>
        <w:rPr>
          <w:rFonts w:cs="Arial"/>
          <w:sz w:val="20"/>
          <w:szCs w:val="20"/>
          <w:lang w:val="nl-BE"/>
        </w:rPr>
        <w:t xml:space="preserve">Na </w:t>
      </w:r>
      <w:r w:rsidR="00AE4203">
        <w:rPr>
          <w:rFonts w:cs="Arial"/>
          <w:sz w:val="20"/>
          <w:szCs w:val="20"/>
          <w:lang w:val="nl-BE"/>
        </w:rPr>
        <w:t>250 studies</w:t>
      </w:r>
      <w:r w:rsidR="00805D2F">
        <w:rPr>
          <w:rFonts w:cs="Arial"/>
          <w:sz w:val="20"/>
          <w:szCs w:val="20"/>
          <w:lang w:val="nl-BE"/>
        </w:rPr>
        <w:t>,</w:t>
      </w:r>
      <w:r w:rsidR="00AE4203">
        <w:rPr>
          <w:rFonts w:cs="Arial"/>
          <w:sz w:val="20"/>
          <w:szCs w:val="20"/>
          <w:lang w:val="nl-BE"/>
        </w:rPr>
        <w:t xml:space="preserve"> even ontspannen!</w:t>
      </w:r>
    </w:p>
    <w:p w14:paraId="2001CF41" w14:textId="77777777" w:rsidR="0000473F" w:rsidRDefault="0000473F" w:rsidP="0000473F">
      <w:pPr>
        <w:jc w:val="center"/>
        <w:rPr>
          <w:rFonts w:cs="Arial"/>
          <w:sz w:val="20"/>
          <w:szCs w:val="20"/>
          <w:lang w:val="nl-BE"/>
        </w:rPr>
      </w:pPr>
    </w:p>
    <w:p w14:paraId="0078ACA3" w14:textId="77777777" w:rsidR="00AD400D" w:rsidRDefault="00B41E22" w:rsidP="00B41E22">
      <w:pPr>
        <w:jc w:val="both"/>
        <w:rPr>
          <w:rFonts w:cs="Arial"/>
          <w:sz w:val="20"/>
          <w:szCs w:val="20"/>
          <w:lang w:val="nl-BE"/>
        </w:rPr>
      </w:pPr>
      <w:r>
        <w:rPr>
          <w:rFonts w:cs="Arial"/>
          <w:sz w:val="20"/>
          <w:szCs w:val="20"/>
          <w:lang w:val="nl-BE"/>
        </w:rPr>
        <w:t>E</w:t>
      </w:r>
      <w:r w:rsidR="00E65878">
        <w:rPr>
          <w:rFonts w:cs="Arial"/>
          <w:sz w:val="20"/>
          <w:szCs w:val="20"/>
          <w:lang w:val="nl-BE"/>
        </w:rPr>
        <w:t>en g</w:t>
      </w:r>
      <w:r w:rsidR="003C1765">
        <w:rPr>
          <w:rFonts w:cs="Arial"/>
          <w:sz w:val="20"/>
          <w:szCs w:val="20"/>
          <w:lang w:val="nl-BE"/>
        </w:rPr>
        <w:t>rappige stelling, waarbij een schuchter</w:t>
      </w:r>
      <w:r w:rsidR="00E65878">
        <w:rPr>
          <w:rFonts w:cs="Arial"/>
          <w:sz w:val="20"/>
          <w:szCs w:val="20"/>
          <w:lang w:val="nl-BE"/>
        </w:rPr>
        <w:t xml:space="preserve"> wit </w:t>
      </w:r>
      <w:r w:rsidR="00013132">
        <w:rPr>
          <w:rFonts w:cs="Arial"/>
          <w:sz w:val="20"/>
          <w:szCs w:val="20"/>
          <w:lang w:val="nl-BE"/>
        </w:rPr>
        <w:t>pionnetj</w:t>
      </w:r>
      <w:r w:rsidR="003C1765">
        <w:rPr>
          <w:rFonts w:cs="Arial"/>
          <w:sz w:val="20"/>
          <w:szCs w:val="20"/>
          <w:lang w:val="nl-BE"/>
        </w:rPr>
        <w:t>e, onder</w:t>
      </w:r>
      <w:r>
        <w:rPr>
          <w:rFonts w:cs="Arial"/>
          <w:sz w:val="20"/>
          <w:szCs w:val="20"/>
          <w:lang w:val="nl-BE"/>
        </w:rPr>
        <w:t>-</w:t>
      </w:r>
      <w:r w:rsidR="003C1765">
        <w:rPr>
          <w:rFonts w:cs="Arial"/>
          <w:sz w:val="20"/>
          <w:szCs w:val="20"/>
          <w:lang w:val="nl-BE"/>
        </w:rPr>
        <w:t xml:space="preserve">steunt door </w:t>
      </w:r>
      <w:r w:rsidR="0000473F">
        <w:rPr>
          <w:rFonts w:cs="Arial"/>
          <w:sz w:val="20"/>
          <w:szCs w:val="20"/>
          <w:lang w:val="nl-BE"/>
        </w:rPr>
        <w:t>twee bodyguards</w:t>
      </w:r>
      <w:r w:rsidR="003C1765">
        <w:rPr>
          <w:rFonts w:cs="Arial"/>
          <w:sz w:val="20"/>
          <w:szCs w:val="20"/>
          <w:lang w:val="nl-BE"/>
        </w:rPr>
        <w:t>,</w:t>
      </w:r>
      <w:r w:rsidR="00E65878">
        <w:rPr>
          <w:rFonts w:cs="Arial"/>
          <w:sz w:val="20"/>
          <w:szCs w:val="20"/>
          <w:lang w:val="nl-BE"/>
        </w:rPr>
        <w:t xml:space="preserve"> het</w:t>
      </w:r>
      <w:r w:rsidR="0005428E">
        <w:rPr>
          <w:rFonts w:cs="Arial"/>
          <w:sz w:val="20"/>
          <w:szCs w:val="20"/>
          <w:lang w:val="nl-BE"/>
        </w:rPr>
        <w:t xml:space="preserve"> opneemt tegen </w:t>
      </w:r>
      <w:r>
        <w:rPr>
          <w:rFonts w:cs="Arial"/>
          <w:sz w:val="20"/>
          <w:szCs w:val="20"/>
          <w:lang w:val="nl-BE"/>
        </w:rPr>
        <w:t>de gezamelijke</w:t>
      </w:r>
      <w:r w:rsidR="00AD400D">
        <w:rPr>
          <w:rFonts w:cs="Arial"/>
          <w:sz w:val="20"/>
          <w:szCs w:val="20"/>
          <w:lang w:val="nl-BE"/>
        </w:rPr>
        <w:t xml:space="preserve"> zw</w:t>
      </w:r>
      <w:r>
        <w:rPr>
          <w:rFonts w:cs="Arial"/>
          <w:sz w:val="20"/>
          <w:szCs w:val="20"/>
          <w:lang w:val="nl-BE"/>
        </w:rPr>
        <w:t>arr</w:t>
      </w:r>
      <w:r w:rsidR="00AD400D">
        <w:rPr>
          <w:rFonts w:cs="Arial"/>
          <w:sz w:val="20"/>
          <w:szCs w:val="20"/>
          <w:lang w:val="nl-BE"/>
        </w:rPr>
        <w:t>te oppositiestukken.</w:t>
      </w:r>
      <w:r w:rsidR="005D4C68">
        <w:rPr>
          <w:rFonts w:cs="Arial"/>
          <w:sz w:val="20"/>
          <w:szCs w:val="20"/>
          <w:lang w:val="nl-BE"/>
        </w:rPr>
        <w:t xml:space="preserve"> </w:t>
      </w:r>
      <w:r>
        <w:rPr>
          <w:rFonts w:cs="Arial"/>
          <w:sz w:val="20"/>
          <w:szCs w:val="20"/>
          <w:lang w:val="nl-BE"/>
        </w:rPr>
        <w:t>Zwart dreigt met</w:t>
      </w:r>
      <w:r w:rsidR="005D4C68">
        <w:rPr>
          <w:rFonts w:cs="Arial"/>
          <w:sz w:val="20"/>
          <w:szCs w:val="20"/>
          <w:lang w:val="nl-BE"/>
        </w:rPr>
        <w:t xml:space="preserve"> </w:t>
      </w:r>
      <w:r>
        <w:rPr>
          <w:rFonts w:cs="Arial"/>
          <w:sz w:val="20"/>
          <w:szCs w:val="20"/>
          <w:lang w:val="nl-BE"/>
        </w:rPr>
        <w:t>1...Pg4+</w:t>
      </w:r>
      <w:r w:rsidR="005D4C68">
        <w:rPr>
          <w:rFonts w:cs="Arial"/>
          <w:sz w:val="20"/>
          <w:szCs w:val="20"/>
          <w:lang w:val="nl-BE"/>
        </w:rPr>
        <w:t xml:space="preserve"> en mat. Maar er is de blanke h</w:t>
      </w:r>
      <w:r w:rsidR="00937263">
        <w:rPr>
          <w:rFonts w:cs="Arial"/>
          <w:sz w:val="20"/>
          <w:szCs w:val="20"/>
          <w:lang w:val="nl-BE"/>
        </w:rPr>
        <w:t>eld op veld f</w:t>
      </w:r>
      <w:r w:rsidR="005D4C68">
        <w:rPr>
          <w:rFonts w:cs="Arial"/>
          <w:sz w:val="20"/>
          <w:szCs w:val="20"/>
          <w:lang w:val="nl-BE"/>
        </w:rPr>
        <w:t>7!</w:t>
      </w:r>
    </w:p>
    <w:p w14:paraId="30838949" w14:textId="77777777" w:rsidR="00E65878" w:rsidRDefault="00E65878" w:rsidP="006F3923">
      <w:pPr>
        <w:jc w:val="both"/>
        <w:rPr>
          <w:rFonts w:cs="Arial"/>
          <w:sz w:val="20"/>
          <w:szCs w:val="20"/>
          <w:lang w:val="nl-BE"/>
        </w:rPr>
      </w:pPr>
    </w:p>
    <w:p w14:paraId="41368578" w14:textId="77777777" w:rsidR="00E65878" w:rsidRDefault="00E65878" w:rsidP="00E65878">
      <w:pPr>
        <w:ind w:firstLine="708"/>
        <w:jc w:val="both"/>
        <w:rPr>
          <w:rFonts w:cs="Arial"/>
          <w:sz w:val="20"/>
          <w:szCs w:val="20"/>
          <w:lang w:val="nl-BE"/>
        </w:rPr>
      </w:pPr>
      <w:r>
        <w:rPr>
          <w:rFonts w:cs="Arial"/>
          <w:b/>
          <w:sz w:val="20"/>
          <w:szCs w:val="20"/>
          <w:lang w:val="nl-BE"/>
        </w:rPr>
        <w:t xml:space="preserve">1.f8P+ </w:t>
      </w:r>
    </w:p>
    <w:p w14:paraId="63AB2AAA" w14:textId="77777777" w:rsidR="00E65878" w:rsidRDefault="00E65878" w:rsidP="006F3923">
      <w:pPr>
        <w:jc w:val="both"/>
        <w:rPr>
          <w:rFonts w:cs="Arial"/>
          <w:sz w:val="20"/>
          <w:szCs w:val="20"/>
          <w:lang w:val="nl-BE"/>
        </w:rPr>
      </w:pPr>
      <w:r>
        <w:rPr>
          <w:rFonts w:cs="Arial"/>
          <w:sz w:val="20"/>
          <w:szCs w:val="20"/>
          <w:lang w:val="nl-BE"/>
        </w:rPr>
        <w:t>Een minorpromotie.</w:t>
      </w:r>
    </w:p>
    <w:p w14:paraId="3890AAA7" w14:textId="77777777" w:rsidR="00E65878" w:rsidRDefault="00E65878" w:rsidP="00E65878">
      <w:pPr>
        <w:jc w:val="both"/>
        <w:rPr>
          <w:rFonts w:cs="Arial"/>
          <w:b/>
          <w:sz w:val="20"/>
          <w:szCs w:val="20"/>
          <w:lang w:val="nl-BE"/>
        </w:rPr>
      </w:pPr>
      <w:r>
        <w:rPr>
          <w:rFonts w:cs="Arial"/>
          <w:b/>
          <w:sz w:val="20"/>
          <w:szCs w:val="20"/>
          <w:lang w:val="nl-BE"/>
        </w:rPr>
        <w:t xml:space="preserve"> </w:t>
      </w:r>
      <w:r>
        <w:rPr>
          <w:rFonts w:cs="Arial"/>
          <w:b/>
          <w:sz w:val="20"/>
          <w:szCs w:val="20"/>
          <w:lang w:val="nl-BE"/>
        </w:rPr>
        <w:tab/>
        <w:t>1..</w:t>
      </w:r>
      <w:r>
        <w:rPr>
          <w:rFonts w:cs="Arial"/>
          <w:b/>
          <w:sz w:val="20"/>
          <w:szCs w:val="20"/>
          <w:lang w:val="nl-BE"/>
        </w:rPr>
        <w:tab/>
      </w:r>
      <w:r>
        <w:rPr>
          <w:rFonts w:cs="Arial"/>
          <w:b/>
          <w:sz w:val="20"/>
          <w:szCs w:val="20"/>
          <w:lang w:val="nl-BE"/>
        </w:rPr>
        <w:tab/>
        <w:t>Kg8</w:t>
      </w:r>
    </w:p>
    <w:p w14:paraId="20EF9BEA" w14:textId="77777777" w:rsidR="00013132" w:rsidRPr="00B354CB" w:rsidRDefault="00013132" w:rsidP="00E65878">
      <w:pPr>
        <w:jc w:val="both"/>
        <w:rPr>
          <w:rFonts w:cs="Arial"/>
          <w:sz w:val="20"/>
          <w:szCs w:val="20"/>
          <w:lang w:val="nl-BE"/>
        </w:rPr>
      </w:pPr>
      <w:r w:rsidRPr="00B354CB">
        <w:rPr>
          <w:rFonts w:cs="Arial"/>
          <w:sz w:val="20"/>
          <w:szCs w:val="20"/>
          <w:lang w:val="nl-BE"/>
        </w:rPr>
        <w:t>1…Kxh8 2.Pg6+ Kh7 3.Th8+ mat.</w:t>
      </w:r>
    </w:p>
    <w:p w14:paraId="233D3248" w14:textId="77777777" w:rsidR="0067042D" w:rsidRDefault="00E65878" w:rsidP="00E65878">
      <w:pPr>
        <w:jc w:val="both"/>
        <w:rPr>
          <w:rFonts w:cs="Arial"/>
          <w:b/>
          <w:sz w:val="20"/>
          <w:szCs w:val="20"/>
          <w:lang w:val="nl-BE"/>
        </w:rPr>
      </w:pPr>
      <w:r w:rsidRPr="00B354CB">
        <w:rPr>
          <w:rFonts w:cs="Arial"/>
          <w:b/>
          <w:sz w:val="20"/>
          <w:szCs w:val="20"/>
          <w:lang w:val="nl-BE"/>
        </w:rPr>
        <w:tab/>
      </w:r>
      <w:r>
        <w:rPr>
          <w:rFonts w:cs="Arial"/>
          <w:b/>
          <w:sz w:val="20"/>
          <w:szCs w:val="20"/>
          <w:lang w:val="nl-BE"/>
        </w:rPr>
        <w:t>2.Pxd7+</w:t>
      </w:r>
    </w:p>
    <w:p w14:paraId="7DBEB890" w14:textId="77777777" w:rsidR="0067042D" w:rsidRPr="00817973" w:rsidRDefault="0067042D" w:rsidP="00E65878">
      <w:pPr>
        <w:jc w:val="both"/>
        <w:rPr>
          <w:rFonts w:cs="Arial"/>
          <w:i/>
          <w:sz w:val="20"/>
          <w:szCs w:val="20"/>
          <w:lang w:val="nl-BE"/>
        </w:rPr>
      </w:pPr>
      <w:r>
        <w:rPr>
          <w:rFonts w:cs="Arial"/>
          <w:sz w:val="20"/>
          <w:szCs w:val="20"/>
          <w:lang w:val="nl-BE"/>
        </w:rPr>
        <w:t>Het haastige 2.Pxe6+ leidt slechts tot remise: 2…Td8 3.</w:t>
      </w:r>
      <w:r w:rsidR="00817973">
        <w:rPr>
          <w:rFonts w:cs="Arial"/>
          <w:sz w:val="20"/>
          <w:szCs w:val="20"/>
          <w:lang w:val="nl-BE"/>
        </w:rPr>
        <w:t xml:space="preserve">Txd8+ Kh7 4.Pf8+ Kg8 5.Pe6+ Kh7 6.Pf8+  Kg8 7.Pe6+ </w:t>
      </w:r>
      <w:r w:rsidR="00817973">
        <w:rPr>
          <w:rFonts w:cs="Arial"/>
          <w:i/>
          <w:sz w:val="20"/>
          <w:szCs w:val="20"/>
          <w:lang w:val="nl-BE"/>
        </w:rPr>
        <w:t>(Zie zet 5.)</w:t>
      </w:r>
    </w:p>
    <w:p w14:paraId="18BB664C" w14:textId="77777777" w:rsidR="00817973" w:rsidRDefault="00817973" w:rsidP="00E65878">
      <w:pPr>
        <w:jc w:val="both"/>
        <w:rPr>
          <w:rFonts w:cs="Arial"/>
          <w:b/>
          <w:sz w:val="20"/>
          <w:szCs w:val="20"/>
          <w:lang w:val="nl-BE"/>
        </w:rPr>
      </w:pPr>
    </w:p>
    <w:p w14:paraId="6850405B" w14:textId="77777777" w:rsidR="00817973" w:rsidRDefault="00817973" w:rsidP="00E65878">
      <w:pPr>
        <w:jc w:val="both"/>
        <w:rPr>
          <w:rFonts w:cs="Arial"/>
          <w:b/>
          <w:sz w:val="20"/>
          <w:szCs w:val="20"/>
          <w:lang w:val="nl-BE"/>
        </w:rPr>
      </w:pPr>
    </w:p>
    <w:p w14:paraId="69C1DF96" w14:textId="77777777" w:rsidR="00817973" w:rsidRDefault="00817973" w:rsidP="00E65878">
      <w:pPr>
        <w:jc w:val="both"/>
        <w:rPr>
          <w:rFonts w:cs="Arial"/>
          <w:b/>
          <w:sz w:val="20"/>
          <w:szCs w:val="20"/>
          <w:lang w:val="nl-BE"/>
        </w:rPr>
      </w:pPr>
    </w:p>
    <w:p w14:paraId="4DAB7959" w14:textId="77777777" w:rsidR="00817973" w:rsidRDefault="00817973" w:rsidP="00E65878">
      <w:pPr>
        <w:jc w:val="both"/>
        <w:rPr>
          <w:rFonts w:cs="Arial"/>
          <w:b/>
          <w:sz w:val="20"/>
          <w:szCs w:val="20"/>
          <w:lang w:val="nl-BE"/>
        </w:rPr>
      </w:pPr>
    </w:p>
    <w:p w14:paraId="465B2ED6" w14:textId="77777777" w:rsidR="00D15156" w:rsidRDefault="00D15156" w:rsidP="00E65878">
      <w:pPr>
        <w:jc w:val="both"/>
        <w:rPr>
          <w:rFonts w:cs="Arial"/>
          <w:b/>
          <w:sz w:val="20"/>
          <w:szCs w:val="20"/>
          <w:lang w:val="nl-BE"/>
        </w:rPr>
      </w:pPr>
    </w:p>
    <w:p w14:paraId="3320A9F9" w14:textId="77777777" w:rsidR="00817973" w:rsidRDefault="00817973" w:rsidP="00E65878">
      <w:pPr>
        <w:jc w:val="both"/>
        <w:rPr>
          <w:rFonts w:cs="Arial"/>
          <w:b/>
          <w:sz w:val="20"/>
          <w:szCs w:val="20"/>
          <w:lang w:val="nl-BE"/>
        </w:rPr>
      </w:pPr>
    </w:p>
    <w:p w14:paraId="07259452" w14:textId="77777777" w:rsidR="00EF103F" w:rsidRDefault="009C0999" w:rsidP="009C0999">
      <w:pPr>
        <w:jc w:val="both"/>
        <w:rPr>
          <w:rFonts w:cs="Arial"/>
          <w:b/>
          <w:sz w:val="20"/>
          <w:szCs w:val="20"/>
          <w:lang w:val="nl-BE"/>
        </w:rPr>
      </w:pPr>
      <w:r>
        <w:rPr>
          <w:rFonts w:cs="Arial"/>
          <w:b/>
          <w:sz w:val="20"/>
          <w:szCs w:val="20"/>
          <w:lang w:val="nl-BE"/>
        </w:rPr>
        <w:t xml:space="preserve">             </w:t>
      </w:r>
      <w:r w:rsidR="007037B0">
        <w:rPr>
          <w:rFonts w:cs="Arial"/>
          <w:b/>
          <w:sz w:val="20"/>
          <w:szCs w:val="20"/>
          <w:lang w:val="nl-BE"/>
        </w:rPr>
        <w:t>2…</w:t>
      </w:r>
      <w:r w:rsidR="007037B0">
        <w:rPr>
          <w:rFonts w:cs="Arial"/>
          <w:b/>
          <w:sz w:val="20"/>
          <w:szCs w:val="20"/>
          <w:lang w:val="nl-BE"/>
        </w:rPr>
        <w:tab/>
      </w:r>
      <w:r w:rsidR="007037B0">
        <w:rPr>
          <w:rFonts w:cs="Arial"/>
          <w:b/>
          <w:sz w:val="20"/>
          <w:szCs w:val="20"/>
          <w:lang w:val="nl-BE"/>
        </w:rPr>
        <w:tab/>
      </w:r>
      <w:r w:rsidR="00EF103F">
        <w:rPr>
          <w:rFonts w:cs="Arial"/>
          <w:b/>
          <w:sz w:val="20"/>
          <w:szCs w:val="20"/>
          <w:lang w:val="nl-BE"/>
        </w:rPr>
        <w:t>Kh7</w:t>
      </w:r>
    </w:p>
    <w:p w14:paraId="47B7BF9E" w14:textId="77777777" w:rsidR="00EF103F" w:rsidRDefault="00EF103F" w:rsidP="00E65878">
      <w:pPr>
        <w:jc w:val="both"/>
        <w:rPr>
          <w:rFonts w:cs="Arial"/>
          <w:sz w:val="20"/>
          <w:szCs w:val="20"/>
          <w:lang w:val="nl-BE"/>
        </w:rPr>
      </w:pPr>
      <w:r>
        <w:rPr>
          <w:rFonts w:cs="Arial"/>
          <w:sz w:val="20"/>
          <w:szCs w:val="20"/>
          <w:lang w:val="nl-BE"/>
        </w:rPr>
        <w:t>2…De8? 3.Txe8+ Kh7 4.</w:t>
      </w:r>
      <w:r w:rsidR="000707E0">
        <w:rPr>
          <w:rFonts w:cs="Arial"/>
          <w:sz w:val="20"/>
          <w:szCs w:val="20"/>
          <w:lang w:val="nl-BE"/>
        </w:rPr>
        <w:t>Pf8+ Kxh8 5.Pg6++ Kh7 6.Txh8+ mat.</w:t>
      </w:r>
      <w:r>
        <w:rPr>
          <w:rFonts w:cs="Arial"/>
          <w:sz w:val="20"/>
          <w:szCs w:val="20"/>
          <w:lang w:val="nl-BE"/>
        </w:rPr>
        <w:t xml:space="preserve"> </w:t>
      </w:r>
    </w:p>
    <w:p w14:paraId="6F3EE238" w14:textId="77777777" w:rsidR="000707E0" w:rsidRDefault="000707E0" w:rsidP="00E65878">
      <w:pPr>
        <w:jc w:val="both"/>
        <w:rPr>
          <w:rFonts w:cs="Arial"/>
          <w:sz w:val="20"/>
          <w:szCs w:val="20"/>
          <w:lang w:val="nl-BE"/>
        </w:rPr>
      </w:pPr>
      <w:r>
        <w:rPr>
          <w:rFonts w:cs="Arial"/>
          <w:sz w:val="20"/>
          <w:szCs w:val="20"/>
          <w:lang w:val="nl-BE"/>
        </w:rPr>
        <w:t>Of hier 4…Kg8 5.Pxe6+ Kh7 6.Pg5+ en ook mat.</w:t>
      </w:r>
    </w:p>
    <w:p w14:paraId="5A7965AB" w14:textId="77777777" w:rsidR="00A8149D" w:rsidRDefault="009C0999" w:rsidP="00E65878">
      <w:pPr>
        <w:jc w:val="both"/>
        <w:rPr>
          <w:rFonts w:cs="Arial"/>
          <w:b/>
          <w:sz w:val="20"/>
          <w:szCs w:val="20"/>
          <w:lang w:val="nl-BE"/>
        </w:rPr>
      </w:pPr>
      <w:r>
        <w:rPr>
          <w:rFonts w:cs="Arial"/>
          <w:sz w:val="20"/>
          <w:szCs w:val="20"/>
          <w:lang w:val="nl-BE"/>
        </w:rPr>
        <w:t xml:space="preserve">             </w:t>
      </w:r>
      <w:r w:rsidR="0067042D">
        <w:rPr>
          <w:rFonts w:cs="Arial"/>
          <w:b/>
          <w:sz w:val="20"/>
          <w:szCs w:val="20"/>
          <w:lang w:val="nl-BE"/>
        </w:rPr>
        <w:t>3.Pf8+</w:t>
      </w:r>
      <w:r w:rsidR="0067042D">
        <w:rPr>
          <w:rFonts w:cs="Arial"/>
          <w:b/>
          <w:sz w:val="20"/>
          <w:szCs w:val="20"/>
          <w:lang w:val="nl-BE"/>
        </w:rPr>
        <w:tab/>
      </w:r>
      <w:r w:rsidR="0067042D">
        <w:rPr>
          <w:rFonts w:cs="Arial"/>
          <w:b/>
          <w:sz w:val="20"/>
          <w:szCs w:val="20"/>
          <w:lang w:val="nl-BE"/>
        </w:rPr>
        <w:tab/>
        <w:t>Kg8</w:t>
      </w:r>
    </w:p>
    <w:p w14:paraId="7E3E3D8A" w14:textId="77777777" w:rsidR="00EF103F" w:rsidRDefault="0029491D" w:rsidP="0029491D">
      <w:pPr>
        <w:jc w:val="both"/>
        <w:rPr>
          <w:rFonts w:cs="Arial"/>
          <w:b/>
          <w:sz w:val="20"/>
          <w:szCs w:val="20"/>
          <w:lang w:val="nl-BE"/>
        </w:rPr>
      </w:pPr>
      <w:r>
        <w:rPr>
          <w:rFonts w:cs="Arial"/>
          <w:b/>
          <w:sz w:val="20"/>
          <w:szCs w:val="20"/>
          <w:lang w:val="nl-BE"/>
        </w:rPr>
        <w:t xml:space="preserve">            </w:t>
      </w:r>
      <w:r w:rsidR="009C0999">
        <w:rPr>
          <w:rFonts w:cs="Arial"/>
          <w:b/>
          <w:sz w:val="20"/>
          <w:szCs w:val="20"/>
          <w:lang w:val="nl-BE"/>
        </w:rPr>
        <w:t xml:space="preserve"> </w:t>
      </w:r>
      <w:r w:rsidR="00EF103F">
        <w:rPr>
          <w:rFonts w:cs="Arial"/>
          <w:b/>
          <w:sz w:val="20"/>
          <w:szCs w:val="20"/>
          <w:lang w:val="nl-BE"/>
        </w:rPr>
        <w:t>4.Pxe6+</w:t>
      </w:r>
      <w:r w:rsidR="00EF103F">
        <w:rPr>
          <w:rFonts w:cs="Arial"/>
          <w:b/>
          <w:sz w:val="20"/>
          <w:szCs w:val="20"/>
          <w:lang w:val="nl-BE"/>
        </w:rPr>
        <w:tab/>
        <w:t>Kh7</w:t>
      </w:r>
    </w:p>
    <w:p w14:paraId="34CBD0F8" w14:textId="77777777" w:rsidR="00EF103F" w:rsidRDefault="00EF103F" w:rsidP="00E65878">
      <w:pPr>
        <w:jc w:val="both"/>
        <w:rPr>
          <w:rFonts w:cs="Arial"/>
          <w:sz w:val="20"/>
          <w:szCs w:val="20"/>
          <w:lang w:val="nl-BE"/>
        </w:rPr>
      </w:pPr>
      <w:r>
        <w:rPr>
          <w:rFonts w:cs="Arial"/>
          <w:sz w:val="20"/>
          <w:szCs w:val="20"/>
          <w:lang w:val="nl-BE"/>
        </w:rPr>
        <w:t xml:space="preserve">4…De8? 5.Txe8+ Kh7 6.Pg5+ en </w:t>
      </w:r>
      <w:r w:rsidR="00013132">
        <w:rPr>
          <w:rFonts w:cs="Arial"/>
          <w:sz w:val="20"/>
          <w:szCs w:val="20"/>
          <w:lang w:val="nl-BE"/>
        </w:rPr>
        <w:t xml:space="preserve">weerom </w:t>
      </w:r>
      <w:r>
        <w:rPr>
          <w:rFonts w:cs="Arial"/>
          <w:sz w:val="20"/>
          <w:szCs w:val="20"/>
          <w:lang w:val="nl-BE"/>
        </w:rPr>
        <w:t>mat.</w:t>
      </w:r>
    </w:p>
    <w:p w14:paraId="0A1C7B0F" w14:textId="77777777" w:rsidR="00EF103F" w:rsidRPr="00CB3033" w:rsidRDefault="0029491D" w:rsidP="00CB3033">
      <w:pPr>
        <w:jc w:val="both"/>
        <w:rPr>
          <w:rFonts w:cs="Arial"/>
          <w:sz w:val="20"/>
          <w:szCs w:val="20"/>
          <w:lang w:val="nl-BE"/>
        </w:rPr>
      </w:pPr>
      <w:r>
        <w:rPr>
          <w:rFonts w:cs="Arial"/>
          <w:sz w:val="20"/>
          <w:szCs w:val="20"/>
          <w:lang w:val="nl-BE"/>
        </w:rPr>
        <w:t xml:space="preserve">             </w:t>
      </w:r>
      <w:r w:rsidR="00EF103F">
        <w:rPr>
          <w:rFonts w:cs="Arial"/>
          <w:b/>
          <w:sz w:val="20"/>
          <w:szCs w:val="20"/>
          <w:lang w:val="nl-BE"/>
        </w:rPr>
        <w:t>5.Pf8+</w:t>
      </w:r>
      <w:r w:rsidR="00EF103F">
        <w:rPr>
          <w:rFonts w:cs="Arial"/>
          <w:b/>
          <w:sz w:val="20"/>
          <w:szCs w:val="20"/>
          <w:lang w:val="nl-BE"/>
        </w:rPr>
        <w:tab/>
      </w:r>
      <w:r w:rsidR="00EF103F">
        <w:rPr>
          <w:rFonts w:cs="Arial"/>
          <w:b/>
          <w:sz w:val="20"/>
          <w:szCs w:val="20"/>
          <w:lang w:val="nl-BE"/>
        </w:rPr>
        <w:tab/>
        <w:t>Kg8</w:t>
      </w:r>
    </w:p>
    <w:p w14:paraId="01A9B470" w14:textId="77777777" w:rsidR="00EF103F" w:rsidRPr="00C650DA" w:rsidRDefault="0029491D" w:rsidP="00C650DA">
      <w:pPr>
        <w:jc w:val="both"/>
        <w:rPr>
          <w:rFonts w:cs="Arial"/>
          <w:b/>
          <w:sz w:val="20"/>
          <w:szCs w:val="20"/>
          <w:lang w:val="nl-BE"/>
        </w:rPr>
      </w:pPr>
      <w:r>
        <w:rPr>
          <w:rFonts w:cs="Arial"/>
          <w:b/>
          <w:sz w:val="20"/>
          <w:szCs w:val="20"/>
          <w:lang w:val="nl-BE"/>
        </w:rPr>
        <w:t xml:space="preserve">             </w:t>
      </w:r>
      <w:r w:rsidR="00EF103F" w:rsidRPr="000707E0">
        <w:rPr>
          <w:rFonts w:cs="Arial"/>
          <w:b/>
          <w:sz w:val="20"/>
          <w:szCs w:val="20"/>
          <w:lang w:val="nl-BE"/>
        </w:rPr>
        <w:t>6.Pg6+</w:t>
      </w:r>
      <w:r w:rsidR="00EF103F" w:rsidRPr="000707E0">
        <w:rPr>
          <w:rFonts w:cs="Arial"/>
          <w:b/>
          <w:sz w:val="20"/>
          <w:szCs w:val="20"/>
          <w:lang w:val="nl-BE"/>
        </w:rPr>
        <w:tab/>
      </w:r>
      <w:r w:rsidR="00EF103F" w:rsidRPr="000707E0">
        <w:rPr>
          <w:rFonts w:cs="Arial"/>
          <w:b/>
          <w:sz w:val="20"/>
          <w:szCs w:val="20"/>
          <w:lang w:val="nl-BE"/>
        </w:rPr>
        <w:tab/>
        <w:t>Kh7</w:t>
      </w:r>
    </w:p>
    <w:p w14:paraId="667BD2D3" w14:textId="77777777" w:rsidR="00EF103F" w:rsidRPr="000707E0" w:rsidRDefault="0029491D" w:rsidP="0000473F">
      <w:pPr>
        <w:jc w:val="both"/>
        <w:rPr>
          <w:rFonts w:cs="Arial"/>
          <w:b/>
          <w:sz w:val="20"/>
          <w:szCs w:val="20"/>
          <w:lang w:val="nl-BE"/>
        </w:rPr>
      </w:pPr>
      <w:r>
        <w:rPr>
          <w:rFonts w:cs="Arial"/>
          <w:b/>
          <w:sz w:val="20"/>
          <w:szCs w:val="20"/>
          <w:lang w:val="nl-BE"/>
        </w:rPr>
        <w:t xml:space="preserve">             </w:t>
      </w:r>
      <w:r w:rsidR="00EF103F" w:rsidRPr="000707E0">
        <w:rPr>
          <w:rFonts w:cs="Arial"/>
          <w:b/>
          <w:sz w:val="20"/>
          <w:szCs w:val="20"/>
          <w:lang w:val="nl-BE"/>
        </w:rPr>
        <w:t>7.Ta7+</w:t>
      </w:r>
      <w:r w:rsidR="00EF103F" w:rsidRPr="000707E0">
        <w:rPr>
          <w:rFonts w:cs="Arial"/>
          <w:b/>
          <w:sz w:val="20"/>
          <w:szCs w:val="20"/>
          <w:lang w:val="nl-BE"/>
        </w:rPr>
        <w:tab/>
      </w:r>
      <w:r w:rsidR="00EF103F" w:rsidRPr="000707E0">
        <w:rPr>
          <w:rFonts w:cs="Arial"/>
          <w:b/>
          <w:sz w:val="20"/>
          <w:szCs w:val="20"/>
          <w:lang w:val="nl-BE"/>
        </w:rPr>
        <w:tab/>
        <w:t>Pb7</w:t>
      </w:r>
    </w:p>
    <w:p w14:paraId="3753D3F4" w14:textId="77777777" w:rsidR="00E6364F" w:rsidRPr="00B354CB" w:rsidRDefault="0029491D" w:rsidP="006F3923">
      <w:pPr>
        <w:jc w:val="both"/>
        <w:rPr>
          <w:rFonts w:cs="Arial"/>
          <w:b/>
          <w:sz w:val="20"/>
          <w:szCs w:val="20"/>
          <w:lang w:val="en-GB"/>
        </w:rPr>
      </w:pPr>
      <w:r>
        <w:rPr>
          <w:rFonts w:cs="Arial"/>
          <w:b/>
          <w:sz w:val="20"/>
          <w:szCs w:val="20"/>
          <w:lang w:val="nl-BE"/>
        </w:rPr>
        <w:t xml:space="preserve">             </w:t>
      </w:r>
      <w:r w:rsidR="00336030" w:rsidRPr="00B354CB">
        <w:rPr>
          <w:rFonts w:cs="Arial"/>
          <w:b/>
          <w:sz w:val="20"/>
          <w:szCs w:val="20"/>
          <w:lang w:val="en-GB"/>
        </w:rPr>
        <w:t>8.Txb7</w:t>
      </w:r>
      <w:r w:rsidR="0000473F" w:rsidRPr="00B354CB">
        <w:rPr>
          <w:rFonts w:cs="Arial"/>
          <w:b/>
          <w:sz w:val="20"/>
          <w:szCs w:val="20"/>
          <w:lang w:val="en-GB"/>
        </w:rPr>
        <w:t>+</w:t>
      </w:r>
      <w:r w:rsidR="0000473F" w:rsidRPr="00B354CB">
        <w:rPr>
          <w:rFonts w:cs="Arial"/>
          <w:b/>
          <w:sz w:val="20"/>
          <w:szCs w:val="20"/>
          <w:lang w:val="en-GB"/>
        </w:rPr>
        <w:tab/>
      </w:r>
      <w:r w:rsidR="00336030" w:rsidRPr="00B354CB">
        <w:rPr>
          <w:rFonts w:cs="Arial"/>
          <w:b/>
          <w:sz w:val="20"/>
          <w:szCs w:val="20"/>
          <w:lang w:val="en-GB"/>
        </w:rPr>
        <w:t>Tc7</w:t>
      </w:r>
    </w:p>
    <w:p w14:paraId="25F6FAC7" w14:textId="77777777" w:rsidR="0029491D" w:rsidRPr="00B354CB" w:rsidRDefault="0029491D" w:rsidP="006F3923">
      <w:pPr>
        <w:jc w:val="both"/>
        <w:rPr>
          <w:rFonts w:cs="Arial"/>
          <w:b/>
          <w:sz w:val="20"/>
          <w:szCs w:val="20"/>
          <w:lang w:val="en-GB"/>
        </w:rPr>
      </w:pPr>
      <w:r w:rsidRPr="00B354CB">
        <w:rPr>
          <w:rFonts w:cs="Arial"/>
          <w:b/>
          <w:sz w:val="20"/>
          <w:szCs w:val="20"/>
          <w:lang w:val="en-GB"/>
        </w:rPr>
        <w:t xml:space="preserve">             9.Txc7+</w:t>
      </w:r>
      <w:r w:rsidRPr="00B354CB">
        <w:rPr>
          <w:rFonts w:cs="Arial"/>
          <w:b/>
          <w:sz w:val="20"/>
          <w:szCs w:val="20"/>
          <w:lang w:val="en-GB"/>
        </w:rPr>
        <w:tab/>
        <w:t>Le7+</w:t>
      </w:r>
    </w:p>
    <w:p w14:paraId="0EFF748B" w14:textId="77777777" w:rsidR="00336030" w:rsidRPr="00B354CB" w:rsidRDefault="0029491D" w:rsidP="0029491D">
      <w:pPr>
        <w:jc w:val="both"/>
        <w:rPr>
          <w:rFonts w:cs="Arial"/>
          <w:b/>
          <w:sz w:val="20"/>
          <w:szCs w:val="20"/>
          <w:lang w:val="en-GB"/>
        </w:rPr>
      </w:pPr>
      <w:r w:rsidRPr="00B354CB">
        <w:rPr>
          <w:rFonts w:cs="Arial"/>
          <w:b/>
          <w:sz w:val="20"/>
          <w:szCs w:val="20"/>
          <w:lang w:val="en-GB"/>
        </w:rPr>
        <w:t xml:space="preserve">           </w:t>
      </w:r>
      <w:r w:rsidR="00336030" w:rsidRPr="00B354CB">
        <w:rPr>
          <w:rFonts w:cs="Arial"/>
          <w:b/>
          <w:sz w:val="20"/>
          <w:szCs w:val="20"/>
          <w:lang w:val="en-GB"/>
        </w:rPr>
        <w:t>10.Txe7+</w:t>
      </w:r>
      <w:r w:rsidR="00336030" w:rsidRPr="00B354CB">
        <w:rPr>
          <w:rFonts w:cs="Arial"/>
          <w:b/>
          <w:sz w:val="20"/>
          <w:szCs w:val="20"/>
          <w:lang w:val="en-GB"/>
        </w:rPr>
        <w:tab/>
        <w:t>Pf7</w:t>
      </w:r>
    </w:p>
    <w:p w14:paraId="7926C093" w14:textId="77777777" w:rsidR="00336030" w:rsidRDefault="00336030" w:rsidP="006F3923">
      <w:pPr>
        <w:jc w:val="both"/>
        <w:rPr>
          <w:rFonts w:cs="Arial"/>
          <w:b/>
          <w:sz w:val="20"/>
          <w:szCs w:val="20"/>
          <w:lang w:val="nl-BE"/>
        </w:rPr>
      </w:pPr>
      <w:r w:rsidRPr="00B354CB">
        <w:rPr>
          <w:rFonts w:cs="Arial"/>
          <w:b/>
          <w:sz w:val="20"/>
          <w:szCs w:val="20"/>
          <w:lang w:val="en-GB"/>
        </w:rPr>
        <w:t xml:space="preserve">           </w:t>
      </w:r>
      <w:r>
        <w:rPr>
          <w:rFonts w:cs="Arial"/>
          <w:b/>
          <w:sz w:val="20"/>
          <w:szCs w:val="20"/>
          <w:lang w:val="nl-BE"/>
        </w:rPr>
        <w:t>11.Txf7+</w:t>
      </w:r>
      <w:r>
        <w:rPr>
          <w:rFonts w:cs="Arial"/>
          <w:b/>
          <w:sz w:val="20"/>
          <w:szCs w:val="20"/>
          <w:lang w:val="nl-BE"/>
        </w:rPr>
        <w:tab/>
        <w:t>Kh6</w:t>
      </w:r>
    </w:p>
    <w:p w14:paraId="5EB6BD90" w14:textId="77777777" w:rsidR="00336030" w:rsidRDefault="00336030" w:rsidP="006F3923">
      <w:pPr>
        <w:jc w:val="both"/>
        <w:rPr>
          <w:rFonts w:cs="Arial"/>
          <w:b/>
          <w:sz w:val="20"/>
          <w:szCs w:val="20"/>
          <w:lang w:val="nl-BE"/>
        </w:rPr>
      </w:pPr>
      <w:r>
        <w:rPr>
          <w:rFonts w:cs="Arial"/>
          <w:b/>
          <w:sz w:val="20"/>
          <w:szCs w:val="20"/>
          <w:lang w:val="nl-BE"/>
        </w:rPr>
        <w:t xml:space="preserve">           12.Lg7+</w:t>
      </w:r>
      <w:r>
        <w:rPr>
          <w:rFonts w:cs="Arial"/>
          <w:b/>
          <w:sz w:val="20"/>
          <w:szCs w:val="20"/>
          <w:lang w:val="nl-BE"/>
        </w:rPr>
        <w:tab/>
      </w:r>
      <w:r>
        <w:rPr>
          <w:rFonts w:cs="Arial"/>
          <w:b/>
          <w:sz w:val="20"/>
          <w:szCs w:val="20"/>
          <w:lang w:val="nl-BE"/>
        </w:rPr>
        <w:tab/>
        <w:t>Kh7</w:t>
      </w:r>
    </w:p>
    <w:p w14:paraId="23932863" w14:textId="77777777" w:rsidR="00336030" w:rsidRDefault="00336030" w:rsidP="006F3923">
      <w:pPr>
        <w:jc w:val="both"/>
        <w:rPr>
          <w:rFonts w:cs="Arial"/>
          <w:b/>
          <w:sz w:val="20"/>
          <w:szCs w:val="20"/>
          <w:lang w:val="nl-BE"/>
        </w:rPr>
      </w:pPr>
      <w:r>
        <w:rPr>
          <w:rFonts w:cs="Arial"/>
          <w:b/>
          <w:sz w:val="20"/>
          <w:szCs w:val="20"/>
          <w:lang w:val="nl-BE"/>
        </w:rPr>
        <w:t xml:space="preserve">           13.Lf8+</w:t>
      </w:r>
      <w:r>
        <w:rPr>
          <w:rFonts w:cs="Arial"/>
          <w:b/>
          <w:sz w:val="20"/>
          <w:szCs w:val="20"/>
          <w:lang w:val="nl-BE"/>
        </w:rPr>
        <w:tab/>
      </w:r>
      <w:r>
        <w:rPr>
          <w:rFonts w:cs="Arial"/>
          <w:b/>
          <w:sz w:val="20"/>
          <w:szCs w:val="20"/>
          <w:lang w:val="nl-BE"/>
        </w:rPr>
        <w:tab/>
        <w:t>Kg8</w:t>
      </w:r>
    </w:p>
    <w:p w14:paraId="5F812718" w14:textId="77777777" w:rsidR="00336030" w:rsidRDefault="00336030" w:rsidP="006F3923">
      <w:pPr>
        <w:jc w:val="both"/>
        <w:rPr>
          <w:rFonts w:cs="Arial"/>
          <w:b/>
          <w:sz w:val="20"/>
          <w:szCs w:val="20"/>
          <w:lang w:val="nl-BE"/>
        </w:rPr>
      </w:pPr>
      <w:r>
        <w:rPr>
          <w:rFonts w:cs="Arial"/>
          <w:b/>
          <w:sz w:val="20"/>
          <w:szCs w:val="20"/>
          <w:lang w:val="nl-BE"/>
        </w:rPr>
        <w:t xml:space="preserve">           14.Tg7+</w:t>
      </w:r>
    </w:p>
    <w:p w14:paraId="78C5A858" w14:textId="77777777" w:rsidR="00336030" w:rsidRPr="00336030" w:rsidRDefault="00336030" w:rsidP="006F3923">
      <w:pPr>
        <w:jc w:val="both"/>
        <w:rPr>
          <w:rFonts w:cs="Arial"/>
          <w:sz w:val="20"/>
          <w:szCs w:val="20"/>
          <w:lang w:val="nl-BE"/>
        </w:rPr>
      </w:pPr>
      <w:r>
        <w:rPr>
          <w:rFonts w:cs="Arial"/>
          <w:sz w:val="20"/>
          <w:szCs w:val="20"/>
          <w:lang w:val="nl-BE"/>
        </w:rPr>
        <w:t>En mat.</w:t>
      </w:r>
    </w:p>
    <w:p w14:paraId="51D835FF" w14:textId="77777777" w:rsidR="00E6364F" w:rsidRPr="00E65878" w:rsidRDefault="00E6364F" w:rsidP="006F3923">
      <w:pPr>
        <w:jc w:val="both"/>
        <w:rPr>
          <w:rFonts w:cs="Arial"/>
          <w:b/>
          <w:i/>
          <w:sz w:val="20"/>
          <w:szCs w:val="20"/>
          <w:lang w:val="nl-BE"/>
        </w:rPr>
      </w:pPr>
    </w:p>
    <w:p w14:paraId="6E9C658E" w14:textId="77777777" w:rsidR="00E6364F" w:rsidRDefault="00AE4203" w:rsidP="006F3923">
      <w:pPr>
        <w:jc w:val="both"/>
        <w:rPr>
          <w:rFonts w:cs="Arial"/>
          <w:sz w:val="20"/>
          <w:szCs w:val="20"/>
          <w:lang w:val="nl-BE"/>
        </w:rPr>
      </w:pPr>
      <w:r>
        <w:rPr>
          <w:rFonts w:cs="Arial"/>
          <w:sz w:val="20"/>
          <w:szCs w:val="20"/>
          <w:lang w:val="nl-BE"/>
        </w:rPr>
        <w:t>Er wordt achtereenvolgens veer-tien (14) maal ‘schaak’ gegeven.</w:t>
      </w:r>
    </w:p>
    <w:p w14:paraId="00F0E456" w14:textId="77777777" w:rsidR="00805D2F" w:rsidRDefault="00AE4203" w:rsidP="006F3923">
      <w:pPr>
        <w:jc w:val="both"/>
        <w:rPr>
          <w:rFonts w:cs="Arial"/>
          <w:sz w:val="20"/>
          <w:szCs w:val="20"/>
          <w:lang w:val="nl-BE"/>
        </w:rPr>
      </w:pPr>
      <w:r>
        <w:rPr>
          <w:rFonts w:cs="Arial"/>
          <w:sz w:val="20"/>
          <w:szCs w:val="20"/>
          <w:lang w:val="nl-BE"/>
        </w:rPr>
        <w:t xml:space="preserve">Het is een uitbreiding van de stu-die </w:t>
      </w:r>
      <w:r w:rsidR="00805D2F">
        <w:rPr>
          <w:rFonts w:cs="Arial"/>
          <w:sz w:val="20"/>
          <w:szCs w:val="20"/>
          <w:lang w:val="nl-BE"/>
        </w:rPr>
        <w:t xml:space="preserve">met acht stukken </w:t>
      </w:r>
      <w:r>
        <w:rPr>
          <w:rFonts w:cs="Arial"/>
          <w:sz w:val="20"/>
          <w:szCs w:val="20"/>
          <w:lang w:val="nl-BE"/>
        </w:rPr>
        <w:t>die ik com</w:t>
      </w:r>
      <w:r w:rsidR="00805D2F">
        <w:rPr>
          <w:rFonts w:cs="Arial"/>
          <w:sz w:val="20"/>
          <w:szCs w:val="20"/>
          <w:lang w:val="nl-BE"/>
        </w:rPr>
        <w:t>-</w:t>
      </w:r>
      <w:r>
        <w:rPr>
          <w:rFonts w:cs="Arial"/>
          <w:sz w:val="20"/>
          <w:szCs w:val="20"/>
          <w:lang w:val="nl-BE"/>
        </w:rPr>
        <w:t>poneerde in 2014</w:t>
      </w:r>
      <w:r w:rsidR="00805D2F">
        <w:rPr>
          <w:rFonts w:cs="Arial"/>
          <w:sz w:val="20"/>
          <w:szCs w:val="20"/>
          <w:lang w:val="nl-BE"/>
        </w:rPr>
        <w:t>:</w:t>
      </w:r>
    </w:p>
    <w:p w14:paraId="34747283" w14:textId="77777777" w:rsidR="00805D2F" w:rsidRDefault="00805D2F" w:rsidP="006F3923">
      <w:pPr>
        <w:jc w:val="both"/>
        <w:rPr>
          <w:rFonts w:cs="Arial"/>
          <w:sz w:val="20"/>
          <w:szCs w:val="20"/>
          <w:lang w:val="nl-BE"/>
        </w:rPr>
      </w:pPr>
    </w:p>
    <w:p w14:paraId="7259D910" w14:textId="77777777" w:rsidR="00805D2F" w:rsidRPr="00805D2F" w:rsidRDefault="00805D2F" w:rsidP="006F3923">
      <w:pPr>
        <w:jc w:val="both"/>
        <w:rPr>
          <w:rFonts w:cs="Arial"/>
          <w:b/>
          <w:sz w:val="20"/>
          <w:szCs w:val="20"/>
          <w:lang w:val="en-GB"/>
        </w:rPr>
      </w:pPr>
      <w:r w:rsidRPr="00805D2F">
        <w:rPr>
          <w:rFonts w:cs="Arial"/>
          <w:b/>
          <w:sz w:val="20"/>
          <w:szCs w:val="20"/>
          <w:lang w:val="en-GB"/>
        </w:rPr>
        <w:t xml:space="preserve">Kf6 Ta8 Lh8 Pb7 / </w:t>
      </w:r>
    </w:p>
    <w:p w14:paraId="7BE93F78" w14:textId="77777777" w:rsidR="00805D2F" w:rsidRDefault="00805D2F" w:rsidP="006F3923">
      <w:pPr>
        <w:jc w:val="both"/>
        <w:rPr>
          <w:rFonts w:cs="Arial"/>
          <w:b/>
          <w:sz w:val="20"/>
          <w:szCs w:val="20"/>
          <w:lang w:val="en-GB"/>
        </w:rPr>
      </w:pPr>
      <w:r w:rsidRPr="00805D2F">
        <w:rPr>
          <w:rFonts w:cs="Arial"/>
          <w:b/>
          <w:sz w:val="20"/>
          <w:szCs w:val="20"/>
          <w:lang w:val="en-GB"/>
        </w:rPr>
        <w:t xml:space="preserve">                          Kg8 Th5 Le6 Pg5</w:t>
      </w:r>
    </w:p>
    <w:p w14:paraId="3E34E28B" w14:textId="77777777" w:rsidR="00805D2F" w:rsidRDefault="00805D2F" w:rsidP="006F3923">
      <w:pPr>
        <w:jc w:val="both"/>
        <w:rPr>
          <w:rFonts w:cs="Arial"/>
          <w:b/>
          <w:sz w:val="20"/>
          <w:szCs w:val="20"/>
          <w:lang w:val="en-GB"/>
        </w:rPr>
      </w:pPr>
    </w:p>
    <w:p w14:paraId="0DE3C365" w14:textId="77777777" w:rsidR="00805D2F" w:rsidRDefault="00805D2F" w:rsidP="006F3923">
      <w:pPr>
        <w:jc w:val="both"/>
        <w:rPr>
          <w:rFonts w:cs="Arial"/>
          <w:b/>
          <w:sz w:val="20"/>
          <w:szCs w:val="20"/>
          <w:lang w:val="nl-BE"/>
        </w:rPr>
      </w:pPr>
      <w:r w:rsidRPr="00805D2F">
        <w:rPr>
          <w:rFonts w:cs="Arial"/>
          <w:sz w:val="20"/>
          <w:szCs w:val="20"/>
          <w:lang w:val="nl-BE"/>
        </w:rPr>
        <w:t>Ik kon niet nalaten er vier zwarte stukken aan toe te voegen</w:t>
      </w:r>
      <w:r w:rsidR="00E032F5">
        <w:rPr>
          <w:rFonts w:cs="Arial"/>
          <w:sz w:val="20"/>
          <w:szCs w:val="20"/>
          <w:lang w:val="nl-BE"/>
        </w:rPr>
        <w:t xml:space="preserve"> om het </w:t>
      </w:r>
      <w:r w:rsidR="006F509B">
        <w:rPr>
          <w:rFonts w:cs="Arial"/>
          <w:sz w:val="20"/>
          <w:szCs w:val="20"/>
          <w:lang w:val="nl-BE"/>
        </w:rPr>
        <w:t>geheel de in</w:t>
      </w:r>
      <w:r w:rsidR="00BD5EE0">
        <w:rPr>
          <w:rFonts w:cs="Arial"/>
          <w:sz w:val="20"/>
          <w:szCs w:val="20"/>
          <w:lang w:val="nl-BE"/>
        </w:rPr>
        <w:t>druk te geven als</w:t>
      </w:r>
      <w:r w:rsidR="00BA4EFA">
        <w:rPr>
          <w:rFonts w:cs="Arial"/>
          <w:sz w:val="20"/>
          <w:szCs w:val="20"/>
          <w:lang w:val="nl-BE"/>
        </w:rPr>
        <w:t>:</w:t>
      </w:r>
      <w:r w:rsidR="00BD5EE0">
        <w:rPr>
          <w:rFonts w:cs="Arial"/>
          <w:sz w:val="20"/>
          <w:szCs w:val="20"/>
          <w:lang w:val="nl-BE"/>
        </w:rPr>
        <w:t xml:space="preserve"> </w:t>
      </w:r>
      <w:r w:rsidR="00BD5EE0" w:rsidRPr="00037E02">
        <w:rPr>
          <w:rFonts w:cs="Arial"/>
          <w:b/>
          <w:sz w:val="20"/>
          <w:szCs w:val="20"/>
          <w:lang w:val="nl-BE"/>
        </w:rPr>
        <w:t>on</w:t>
      </w:r>
      <w:r w:rsidR="00E032F5">
        <w:rPr>
          <w:rFonts w:cs="Arial"/>
          <w:b/>
          <w:sz w:val="20"/>
          <w:szCs w:val="20"/>
          <w:lang w:val="nl-BE"/>
        </w:rPr>
        <w:t>oplosbaar op het eerste zicht</w:t>
      </w:r>
    </w:p>
    <w:p w14:paraId="75CBA572" w14:textId="77777777" w:rsidR="000E1DE8" w:rsidRDefault="000E1DE8" w:rsidP="006F3923">
      <w:pPr>
        <w:jc w:val="both"/>
        <w:rPr>
          <w:rFonts w:cs="Arial"/>
          <w:b/>
          <w:sz w:val="20"/>
          <w:szCs w:val="20"/>
          <w:lang w:val="nl-BE"/>
        </w:rPr>
      </w:pPr>
    </w:p>
    <w:p w14:paraId="2097099E" w14:textId="77777777" w:rsidR="00645FC3" w:rsidRDefault="000E1DE8" w:rsidP="00645FC3">
      <w:pPr>
        <w:jc w:val="both"/>
        <w:rPr>
          <w:rFonts w:cs="Arial"/>
          <w:sz w:val="20"/>
          <w:szCs w:val="20"/>
          <w:lang w:val="nl-BE"/>
        </w:rPr>
      </w:pPr>
      <w:r w:rsidRPr="00AA244A">
        <w:rPr>
          <w:rFonts w:cs="Arial"/>
          <w:i/>
          <w:sz w:val="20"/>
          <w:szCs w:val="20"/>
          <w:lang w:val="nl-BE"/>
        </w:rPr>
        <w:t>“La relavidad en ajedrez”</w:t>
      </w:r>
      <w:r w:rsidRPr="00AA244A">
        <w:rPr>
          <w:rFonts w:cs="Arial"/>
          <w:sz w:val="20"/>
          <w:szCs w:val="20"/>
          <w:lang w:val="nl-BE"/>
        </w:rPr>
        <w:t>,</w:t>
      </w:r>
      <w:r>
        <w:rPr>
          <w:rFonts w:cs="Arial"/>
          <w:sz w:val="20"/>
          <w:szCs w:val="20"/>
          <w:lang w:val="nl-BE"/>
        </w:rPr>
        <w:t xml:space="preserve"> aldus José A. Copié.</w:t>
      </w:r>
    </w:p>
    <w:p w14:paraId="5D58A7F9" w14:textId="77777777" w:rsidR="006F3923" w:rsidRDefault="00886C76" w:rsidP="00645FC3">
      <w:pPr>
        <w:jc w:val="center"/>
        <w:rPr>
          <w:rFonts w:cs="Arial"/>
          <w:sz w:val="20"/>
          <w:szCs w:val="20"/>
          <w:lang w:val="nl-BE"/>
        </w:rPr>
      </w:pPr>
      <w:r>
        <w:rPr>
          <w:rFonts w:cs="Arial"/>
          <w:b/>
          <w:sz w:val="20"/>
          <w:szCs w:val="20"/>
          <w:lang w:val="nl-BE"/>
        </w:rPr>
        <w:lastRenderedPageBreak/>
        <w:t xml:space="preserve">- </w:t>
      </w:r>
      <w:r w:rsidR="0022175A">
        <w:rPr>
          <w:rFonts w:cs="Arial"/>
          <w:b/>
          <w:sz w:val="20"/>
          <w:szCs w:val="20"/>
          <w:lang w:val="nl-BE"/>
        </w:rPr>
        <w:t>25</w:t>
      </w:r>
      <w:r w:rsidR="006D16AB">
        <w:rPr>
          <w:rFonts w:cs="Arial"/>
          <w:b/>
          <w:sz w:val="20"/>
          <w:szCs w:val="20"/>
          <w:lang w:val="nl-BE"/>
        </w:rPr>
        <w:t>3</w:t>
      </w:r>
      <w:r w:rsidR="006F3923">
        <w:rPr>
          <w:rFonts w:cs="Arial"/>
          <w:b/>
          <w:sz w:val="20"/>
          <w:szCs w:val="20"/>
          <w:lang w:val="nl-BE"/>
        </w:rPr>
        <w:t xml:space="preserve"> -</w:t>
      </w:r>
    </w:p>
    <w:p w14:paraId="2D30D06D" w14:textId="77777777" w:rsidR="006F3923" w:rsidRDefault="006F3923" w:rsidP="006F3923">
      <w:pPr>
        <w:spacing w:line="190" w:lineRule="exact"/>
        <w:jc w:val="center"/>
        <w:rPr>
          <w:rFonts w:cs="Arial"/>
          <w:b/>
          <w:sz w:val="20"/>
          <w:szCs w:val="20"/>
          <w:lang w:val="nl-BE"/>
        </w:rPr>
      </w:pPr>
    </w:p>
    <w:p w14:paraId="44B8BEB0" w14:textId="77777777" w:rsidR="000C1654" w:rsidRDefault="006F3923" w:rsidP="000C1654">
      <w:pPr>
        <w:spacing w:line="190" w:lineRule="exact"/>
        <w:jc w:val="center"/>
        <w:rPr>
          <w:rFonts w:cs="Arial"/>
          <w:sz w:val="20"/>
          <w:szCs w:val="20"/>
          <w:lang w:val="nl-BE"/>
        </w:rPr>
      </w:pPr>
      <w:r>
        <w:rPr>
          <w:rFonts w:cs="Arial"/>
          <w:i/>
          <w:sz w:val="20"/>
          <w:szCs w:val="20"/>
          <w:lang w:val="nl-BE"/>
        </w:rPr>
        <w:t xml:space="preserve">Probleemblad, </w:t>
      </w:r>
      <w:r w:rsidR="006732B4">
        <w:rPr>
          <w:rFonts w:cs="Arial"/>
          <w:sz w:val="20"/>
          <w:szCs w:val="20"/>
          <w:lang w:val="nl-BE"/>
        </w:rPr>
        <w:t>200</w:t>
      </w:r>
      <w:r w:rsidR="00044CEC">
        <w:rPr>
          <w:rFonts w:cs="Arial"/>
          <w:sz w:val="20"/>
          <w:szCs w:val="20"/>
          <w:lang w:val="nl-BE"/>
        </w:rPr>
        <w:t>9-10</w:t>
      </w:r>
    </w:p>
    <w:p w14:paraId="7E783EA6" w14:textId="77777777" w:rsidR="00044CEC" w:rsidRDefault="007E2425" w:rsidP="000C1654">
      <w:pPr>
        <w:spacing w:line="190" w:lineRule="exact"/>
        <w:jc w:val="center"/>
        <w:rPr>
          <w:rFonts w:cs="Arial"/>
          <w:sz w:val="20"/>
          <w:szCs w:val="20"/>
          <w:lang w:val="nl-BE"/>
        </w:rPr>
      </w:pPr>
      <w:r>
        <w:rPr>
          <w:rFonts w:cs="Arial"/>
          <w:sz w:val="20"/>
          <w:szCs w:val="20"/>
          <w:lang w:val="nl-BE"/>
        </w:rPr>
        <w:t>1</w:t>
      </w:r>
      <w:r w:rsidRPr="007E2425">
        <w:rPr>
          <w:rFonts w:cs="Arial"/>
          <w:sz w:val="20"/>
          <w:szCs w:val="20"/>
          <w:vertAlign w:val="superscript"/>
          <w:lang w:val="nl-BE"/>
        </w:rPr>
        <w:t>ste</w:t>
      </w:r>
      <w:r>
        <w:rPr>
          <w:rFonts w:cs="Arial"/>
          <w:sz w:val="20"/>
          <w:szCs w:val="20"/>
          <w:lang w:val="nl-BE"/>
        </w:rPr>
        <w:t xml:space="preserve"> </w:t>
      </w:r>
      <w:r w:rsidR="00044CEC">
        <w:rPr>
          <w:rFonts w:cs="Arial"/>
          <w:sz w:val="20"/>
          <w:szCs w:val="20"/>
          <w:lang w:val="nl-BE"/>
        </w:rPr>
        <w:t xml:space="preserve">Eervolle Vermelding </w:t>
      </w:r>
    </w:p>
    <w:p w14:paraId="660868E7" w14:textId="77777777" w:rsidR="006F3923" w:rsidRDefault="000C1654" w:rsidP="000C1654">
      <w:pPr>
        <w:spacing w:line="190" w:lineRule="exact"/>
        <w:jc w:val="center"/>
        <w:rPr>
          <w:rFonts w:cs="Arial"/>
          <w:sz w:val="20"/>
          <w:szCs w:val="20"/>
          <w:lang w:val="nl-BE"/>
        </w:rPr>
      </w:pPr>
      <w:r w:rsidRPr="000C1654">
        <w:rPr>
          <w:rFonts w:cs="Arial"/>
          <w:i/>
          <w:sz w:val="20"/>
          <w:szCs w:val="20"/>
          <w:lang w:val="nl-BE"/>
        </w:rPr>
        <w:t xml:space="preserve">EG </w:t>
      </w:r>
      <w:r w:rsidRPr="000C1654">
        <w:rPr>
          <w:rFonts w:cs="Arial"/>
          <w:sz w:val="20"/>
          <w:szCs w:val="20"/>
          <w:lang w:val="nl-BE"/>
        </w:rPr>
        <w:t xml:space="preserve"> N° 196</w:t>
      </w:r>
    </w:p>
    <w:p w14:paraId="6BAD56D5" w14:textId="77777777" w:rsidR="000C1654" w:rsidRPr="000C1654" w:rsidRDefault="000C1654" w:rsidP="000C1654">
      <w:pPr>
        <w:spacing w:line="190" w:lineRule="exact"/>
        <w:jc w:val="center"/>
        <w:rPr>
          <w:rFonts w:cs="Arial"/>
          <w:sz w:val="20"/>
          <w:szCs w:val="20"/>
          <w:lang w:val="nl-BE"/>
        </w:rPr>
      </w:pPr>
    </w:p>
    <w:p w14:paraId="73E91F50" w14:textId="77777777" w:rsidR="006F3923" w:rsidRDefault="006F3923" w:rsidP="006F3923">
      <w:pPr>
        <w:jc w:val="center"/>
        <w:rPr>
          <w:lang w:val="nl-BE"/>
        </w:rPr>
      </w:pPr>
      <w:r>
        <w:rPr>
          <w:lang w:val="nl-BE"/>
        </w:rPr>
        <w:object w:dxaOrig="4579" w:dyaOrig="4577" w14:anchorId="465B570B">
          <v:shape id="_x0000_i1265" type="#_x0000_t75" style="width:153.4pt;height:154.5pt" o:ole="">
            <v:imagedata r:id="rId504" o:title=""/>
          </v:shape>
          <o:OLEObject Type="Embed" ProgID="CorelDRAW.Graphic.12" ShapeID="_x0000_i1265" DrawAspect="Content" ObjectID="_1587467635" r:id="rId505"/>
        </w:object>
      </w:r>
    </w:p>
    <w:p w14:paraId="51633CAB" w14:textId="77777777" w:rsidR="006F3923" w:rsidRDefault="006F3923" w:rsidP="006F3923">
      <w:pPr>
        <w:jc w:val="both"/>
        <w:rPr>
          <w:rFonts w:cs="Arial"/>
          <w:b/>
          <w:lang w:val="nl-BE"/>
        </w:rPr>
      </w:pPr>
    </w:p>
    <w:p w14:paraId="671B48A8" w14:textId="77777777" w:rsidR="006F3923" w:rsidRPr="00EB7A30" w:rsidRDefault="006F3923" w:rsidP="006F3923">
      <w:pPr>
        <w:jc w:val="both"/>
        <w:rPr>
          <w:rFonts w:cs="Arial"/>
          <w:sz w:val="20"/>
          <w:szCs w:val="20"/>
          <w:lang w:val="nl-BE"/>
        </w:rPr>
      </w:pPr>
      <w:r w:rsidRPr="00296D59">
        <w:rPr>
          <w:rFonts w:cs="Arial"/>
          <w:b/>
          <w:lang w:val="nl-BE"/>
        </w:rPr>
        <w:t>+</w:t>
      </w:r>
      <w:r w:rsidRPr="00296D59">
        <w:rPr>
          <w:rFonts w:cs="Arial"/>
          <w:sz w:val="20"/>
          <w:szCs w:val="20"/>
          <w:lang w:val="nl-BE"/>
        </w:rPr>
        <w:t xml:space="preserve">                              </w:t>
      </w:r>
      <w:r w:rsidRPr="00EB7A30">
        <w:rPr>
          <w:rFonts w:cs="Arial"/>
          <w:sz w:val="20"/>
          <w:szCs w:val="20"/>
          <w:lang w:val="nl-BE"/>
        </w:rPr>
        <w:t>0041.03 d8h8</w:t>
      </w:r>
    </w:p>
    <w:p w14:paraId="1CBF3B63" w14:textId="77777777" w:rsidR="006F3923" w:rsidRPr="00EB7A30" w:rsidRDefault="006F3923" w:rsidP="006F3923">
      <w:pPr>
        <w:jc w:val="both"/>
        <w:rPr>
          <w:rFonts w:cs="Arial"/>
          <w:i/>
          <w:sz w:val="20"/>
          <w:szCs w:val="20"/>
          <w:lang w:val="nl-BE"/>
        </w:rPr>
      </w:pPr>
    </w:p>
    <w:p w14:paraId="6F55FD15" w14:textId="77777777" w:rsidR="006F3923" w:rsidRPr="00EB7A30" w:rsidRDefault="00A65FDA" w:rsidP="00A65FDA">
      <w:pPr>
        <w:rPr>
          <w:rFonts w:cs="Arial"/>
          <w:b/>
          <w:sz w:val="20"/>
          <w:szCs w:val="20"/>
          <w:lang w:val="nl-BE"/>
        </w:rPr>
      </w:pPr>
      <w:r w:rsidRPr="00EB7A30">
        <w:rPr>
          <w:rFonts w:cs="Arial"/>
          <w:b/>
          <w:sz w:val="20"/>
          <w:szCs w:val="20"/>
          <w:lang w:val="nl-BE"/>
        </w:rPr>
        <w:tab/>
        <w:t>1.Lf6+</w:t>
      </w:r>
      <w:r w:rsidRPr="00EB7A30">
        <w:rPr>
          <w:rFonts w:cs="Arial"/>
          <w:b/>
          <w:sz w:val="20"/>
          <w:szCs w:val="20"/>
          <w:lang w:val="nl-BE"/>
        </w:rPr>
        <w:tab/>
      </w:r>
    </w:p>
    <w:p w14:paraId="50DB10B4" w14:textId="77777777" w:rsidR="006F3923" w:rsidRPr="00A65FDA" w:rsidRDefault="006F3923" w:rsidP="006F3923">
      <w:pPr>
        <w:jc w:val="both"/>
        <w:rPr>
          <w:rFonts w:cs="Arial"/>
          <w:sz w:val="20"/>
          <w:szCs w:val="20"/>
          <w:lang w:val="nl-BE"/>
        </w:rPr>
      </w:pPr>
      <w:r w:rsidRPr="00EB7A30">
        <w:rPr>
          <w:rFonts w:cs="Arial"/>
          <w:sz w:val="20"/>
          <w:szCs w:val="20"/>
          <w:lang w:val="nl-BE"/>
        </w:rPr>
        <w:t xml:space="preserve">1.Sh6? </w:t>
      </w:r>
      <w:r w:rsidRPr="00A65FDA">
        <w:rPr>
          <w:rFonts w:cs="Arial"/>
          <w:sz w:val="20"/>
          <w:szCs w:val="20"/>
          <w:lang w:val="nl-BE"/>
        </w:rPr>
        <w:t>Kg</w:t>
      </w:r>
      <w:r w:rsidR="00A65FDA" w:rsidRPr="00A65FDA">
        <w:rPr>
          <w:rFonts w:cs="Arial"/>
          <w:sz w:val="20"/>
          <w:szCs w:val="20"/>
          <w:lang w:val="nl-BE"/>
        </w:rPr>
        <w:t>7 2.Sxf5+ Kg6 3.Se7+ Kh5 4.Lf6 Lf7</w:t>
      </w:r>
      <w:r w:rsidR="00A65FDA">
        <w:rPr>
          <w:rFonts w:cs="Arial"/>
          <w:sz w:val="20"/>
          <w:szCs w:val="20"/>
          <w:lang w:val="nl-BE"/>
        </w:rPr>
        <w:t xml:space="preserve"> en de zwarte loper ont</w:t>
      </w:r>
      <w:r w:rsidR="00A65FDA" w:rsidRPr="00A65FDA">
        <w:rPr>
          <w:rFonts w:cs="Arial"/>
          <w:sz w:val="20"/>
          <w:szCs w:val="20"/>
          <w:lang w:val="nl-BE"/>
        </w:rPr>
        <w:t>snapt.</w:t>
      </w:r>
      <w:r w:rsidRPr="00A65FDA">
        <w:rPr>
          <w:rFonts w:cs="Arial"/>
          <w:sz w:val="20"/>
          <w:szCs w:val="20"/>
          <w:lang w:val="nl-BE"/>
        </w:rPr>
        <w:t xml:space="preserve"> </w:t>
      </w:r>
    </w:p>
    <w:p w14:paraId="7F1CAFD0" w14:textId="77777777" w:rsidR="006F3923" w:rsidRPr="00EB7A30" w:rsidRDefault="006F3923" w:rsidP="006F3923">
      <w:pPr>
        <w:jc w:val="both"/>
        <w:rPr>
          <w:rFonts w:cs="Arial"/>
          <w:b/>
          <w:sz w:val="20"/>
          <w:szCs w:val="20"/>
          <w:lang w:val="nl-BE"/>
        </w:rPr>
      </w:pPr>
      <w:r w:rsidRPr="00A65FDA">
        <w:rPr>
          <w:rFonts w:cs="Arial"/>
          <w:b/>
          <w:sz w:val="20"/>
          <w:szCs w:val="20"/>
          <w:lang w:val="nl-BE"/>
        </w:rPr>
        <w:tab/>
      </w:r>
      <w:r w:rsidRPr="00EB7A30">
        <w:rPr>
          <w:rFonts w:cs="Arial"/>
          <w:b/>
          <w:sz w:val="20"/>
          <w:szCs w:val="20"/>
          <w:lang w:val="nl-BE"/>
        </w:rPr>
        <w:t>1…</w:t>
      </w:r>
      <w:r w:rsidRPr="00EB7A30">
        <w:rPr>
          <w:rFonts w:cs="Arial"/>
          <w:b/>
          <w:sz w:val="20"/>
          <w:szCs w:val="20"/>
          <w:lang w:val="nl-BE"/>
        </w:rPr>
        <w:tab/>
      </w:r>
      <w:r w:rsidRPr="00EB7A30">
        <w:rPr>
          <w:rFonts w:cs="Arial"/>
          <w:b/>
          <w:sz w:val="20"/>
          <w:szCs w:val="20"/>
          <w:lang w:val="nl-BE"/>
        </w:rPr>
        <w:tab/>
        <w:t>Kg8</w:t>
      </w:r>
    </w:p>
    <w:p w14:paraId="0A91CA62" w14:textId="77777777" w:rsidR="006F3923" w:rsidRPr="00EB7A30" w:rsidRDefault="006F3923" w:rsidP="006F3923">
      <w:pPr>
        <w:jc w:val="both"/>
        <w:rPr>
          <w:rFonts w:cs="Arial"/>
          <w:b/>
          <w:sz w:val="20"/>
          <w:szCs w:val="20"/>
          <w:lang w:val="nl-BE"/>
        </w:rPr>
      </w:pPr>
      <w:r w:rsidRPr="00EB7A30">
        <w:rPr>
          <w:rFonts w:cs="Arial"/>
          <w:b/>
          <w:sz w:val="20"/>
          <w:szCs w:val="20"/>
          <w:lang w:val="nl-BE"/>
        </w:rPr>
        <w:tab/>
        <w:t>2.Ph6+</w:t>
      </w:r>
      <w:r w:rsidRPr="00EB7A30">
        <w:rPr>
          <w:rFonts w:cs="Arial"/>
          <w:b/>
          <w:sz w:val="20"/>
          <w:szCs w:val="20"/>
          <w:lang w:val="nl-BE"/>
        </w:rPr>
        <w:tab/>
      </w:r>
      <w:r w:rsidRPr="00EB7A30">
        <w:rPr>
          <w:rFonts w:cs="Arial"/>
          <w:b/>
          <w:sz w:val="20"/>
          <w:szCs w:val="20"/>
          <w:lang w:val="nl-BE"/>
        </w:rPr>
        <w:tab/>
        <w:t>Kf8</w:t>
      </w:r>
    </w:p>
    <w:p w14:paraId="160DC2FB" w14:textId="77777777" w:rsidR="006F3923" w:rsidRPr="00EB7A30" w:rsidRDefault="006F3923" w:rsidP="006F3923">
      <w:pPr>
        <w:jc w:val="both"/>
        <w:rPr>
          <w:rFonts w:cs="Arial"/>
          <w:b/>
          <w:sz w:val="20"/>
          <w:szCs w:val="20"/>
          <w:lang w:val="nl-BE"/>
        </w:rPr>
      </w:pPr>
      <w:r w:rsidRPr="00EB7A30">
        <w:rPr>
          <w:rFonts w:cs="Arial"/>
          <w:b/>
          <w:sz w:val="20"/>
          <w:szCs w:val="20"/>
          <w:lang w:val="nl-BE"/>
        </w:rPr>
        <w:tab/>
        <w:t>3.Le7+</w:t>
      </w:r>
      <w:r w:rsidRPr="00EB7A30">
        <w:rPr>
          <w:rFonts w:cs="Arial"/>
          <w:b/>
          <w:sz w:val="20"/>
          <w:szCs w:val="20"/>
          <w:lang w:val="nl-BE"/>
        </w:rPr>
        <w:tab/>
      </w:r>
      <w:r w:rsidRPr="00EB7A30">
        <w:rPr>
          <w:rFonts w:cs="Arial"/>
          <w:b/>
          <w:sz w:val="20"/>
          <w:szCs w:val="20"/>
          <w:lang w:val="nl-BE"/>
        </w:rPr>
        <w:tab/>
        <w:t>Kg7</w:t>
      </w:r>
    </w:p>
    <w:p w14:paraId="28FDE58F" w14:textId="77777777" w:rsidR="006F3923" w:rsidRPr="00EB7A30" w:rsidRDefault="006F3923" w:rsidP="006F3923">
      <w:pPr>
        <w:jc w:val="both"/>
        <w:rPr>
          <w:rFonts w:cs="Arial"/>
          <w:b/>
          <w:sz w:val="20"/>
          <w:szCs w:val="20"/>
          <w:lang w:val="nl-BE"/>
        </w:rPr>
      </w:pPr>
      <w:r w:rsidRPr="00EB7A30">
        <w:rPr>
          <w:rFonts w:cs="Arial"/>
          <w:b/>
          <w:sz w:val="20"/>
          <w:szCs w:val="20"/>
          <w:lang w:val="nl-BE"/>
        </w:rPr>
        <w:tab/>
        <w:t>4.Pxf5+</w:t>
      </w:r>
      <w:r w:rsidRPr="00EB7A30">
        <w:rPr>
          <w:rFonts w:cs="Arial"/>
          <w:b/>
          <w:sz w:val="20"/>
          <w:szCs w:val="20"/>
          <w:lang w:val="nl-BE"/>
        </w:rPr>
        <w:tab/>
      </w:r>
      <w:r w:rsidRPr="00EB7A30">
        <w:rPr>
          <w:rFonts w:cs="Arial"/>
          <w:b/>
          <w:sz w:val="20"/>
          <w:szCs w:val="20"/>
          <w:lang w:val="nl-BE"/>
        </w:rPr>
        <w:tab/>
        <w:t>Kg6</w:t>
      </w:r>
    </w:p>
    <w:p w14:paraId="2F5C78A4" w14:textId="77777777" w:rsidR="006F3923" w:rsidRPr="00EB7A30" w:rsidRDefault="006F3923" w:rsidP="006F3923">
      <w:pPr>
        <w:jc w:val="both"/>
        <w:rPr>
          <w:rFonts w:cs="Arial"/>
          <w:sz w:val="20"/>
          <w:szCs w:val="20"/>
          <w:lang w:val="nl-BE"/>
        </w:rPr>
      </w:pPr>
      <w:r w:rsidRPr="00EB7A30">
        <w:rPr>
          <w:rFonts w:cs="Arial"/>
          <w:sz w:val="20"/>
          <w:szCs w:val="20"/>
          <w:lang w:val="nl-BE"/>
        </w:rPr>
        <w:t>4…Kf7</w:t>
      </w:r>
      <w:r w:rsidR="00853C74">
        <w:rPr>
          <w:rFonts w:cs="Arial"/>
          <w:sz w:val="20"/>
          <w:szCs w:val="20"/>
          <w:lang w:val="nl-BE"/>
        </w:rPr>
        <w:t>?</w:t>
      </w:r>
      <w:r w:rsidRPr="00EB7A30">
        <w:rPr>
          <w:rFonts w:cs="Arial"/>
          <w:sz w:val="20"/>
          <w:szCs w:val="20"/>
          <w:lang w:val="nl-BE"/>
        </w:rPr>
        <w:t xml:space="preserve"> 5.Pd6+ en K(P)xe8.</w:t>
      </w:r>
    </w:p>
    <w:p w14:paraId="098CEF51" w14:textId="77777777" w:rsidR="006F3923" w:rsidRPr="00EB7A30" w:rsidRDefault="006F3923" w:rsidP="006F3923">
      <w:pPr>
        <w:jc w:val="both"/>
        <w:rPr>
          <w:rFonts w:cs="Arial"/>
          <w:b/>
          <w:sz w:val="20"/>
          <w:szCs w:val="20"/>
          <w:lang w:val="nl-BE"/>
        </w:rPr>
      </w:pPr>
      <w:r w:rsidRPr="00EB7A30">
        <w:rPr>
          <w:rFonts w:cs="Arial"/>
          <w:b/>
          <w:sz w:val="20"/>
          <w:szCs w:val="20"/>
          <w:lang w:val="nl-BE"/>
        </w:rPr>
        <w:tab/>
        <w:t>5.Ph4</w:t>
      </w:r>
      <w:r w:rsidRPr="00EB7A30">
        <w:rPr>
          <w:rFonts w:cs="Arial"/>
          <w:b/>
          <w:sz w:val="20"/>
          <w:szCs w:val="20"/>
          <w:lang w:val="nl-BE"/>
        </w:rPr>
        <w:tab/>
      </w:r>
      <w:r w:rsidRPr="00EB7A30">
        <w:rPr>
          <w:rFonts w:cs="Arial"/>
          <w:b/>
          <w:sz w:val="20"/>
          <w:szCs w:val="20"/>
          <w:lang w:val="nl-BE"/>
        </w:rPr>
        <w:tab/>
        <w:t>Kf7</w:t>
      </w:r>
    </w:p>
    <w:p w14:paraId="7EC5B1B1" w14:textId="77777777" w:rsidR="006F3923" w:rsidRPr="00EB7A30" w:rsidRDefault="006F3923" w:rsidP="006F3923">
      <w:pPr>
        <w:jc w:val="both"/>
        <w:rPr>
          <w:rFonts w:cs="Arial"/>
          <w:b/>
          <w:sz w:val="20"/>
          <w:szCs w:val="20"/>
          <w:lang w:val="nl-BE"/>
        </w:rPr>
      </w:pPr>
      <w:r w:rsidRPr="00EB7A30">
        <w:rPr>
          <w:rFonts w:cs="Arial"/>
          <w:b/>
          <w:sz w:val="20"/>
          <w:szCs w:val="20"/>
          <w:lang w:val="nl-BE"/>
        </w:rPr>
        <w:tab/>
        <w:t>6.Sf3</w:t>
      </w:r>
      <w:r w:rsidRPr="00EB7A30">
        <w:rPr>
          <w:rFonts w:cs="Arial"/>
          <w:b/>
          <w:sz w:val="20"/>
          <w:szCs w:val="20"/>
          <w:lang w:val="nl-BE"/>
        </w:rPr>
        <w:tab/>
      </w:r>
      <w:r w:rsidRPr="00EB7A30">
        <w:rPr>
          <w:rFonts w:cs="Arial"/>
          <w:b/>
          <w:sz w:val="20"/>
          <w:szCs w:val="20"/>
          <w:lang w:val="nl-BE"/>
        </w:rPr>
        <w:tab/>
        <w:t>h6</w:t>
      </w:r>
    </w:p>
    <w:p w14:paraId="013EC725" w14:textId="77777777" w:rsidR="006F3923" w:rsidRDefault="006F3923" w:rsidP="006F3923">
      <w:pPr>
        <w:jc w:val="both"/>
        <w:rPr>
          <w:rFonts w:cs="Arial"/>
          <w:sz w:val="20"/>
          <w:szCs w:val="20"/>
          <w:lang w:val="nl-BE"/>
        </w:rPr>
      </w:pPr>
      <w:r w:rsidRPr="00EB7A30">
        <w:rPr>
          <w:rFonts w:cs="Arial"/>
          <w:sz w:val="20"/>
          <w:szCs w:val="20"/>
          <w:lang w:val="nl-BE"/>
        </w:rPr>
        <w:t>Er dr</w:t>
      </w:r>
      <w:r>
        <w:rPr>
          <w:rFonts w:cs="Arial"/>
          <w:sz w:val="20"/>
          <w:szCs w:val="20"/>
          <w:lang w:val="nl-BE"/>
        </w:rPr>
        <w:t>eigt 7.Pg5+ en 8.Kxe8. Na 6...Lc6? wint 7.Pe5+ en 8.Pxc6.</w:t>
      </w:r>
    </w:p>
    <w:p w14:paraId="606A8306"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 xml:space="preserve">   7.Lb4</w:t>
      </w:r>
      <w:r>
        <w:rPr>
          <w:rFonts w:cs="Arial"/>
          <w:b/>
          <w:sz w:val="20"/>
          <w:szCs w:val="20"/>
          <w:lang w:val="nl-BE"/>
        </w:rPr>
        <w:tab/>
      </w:r>
      <w:r>
        <w:rPr>
          <w:rFonts w:cs="Arial"/>
          <w:b/>
          <w:sz w:val="20"/>
          <w:szCs w:val="20"/>
          <w:lang w:val="nl-BE"/>
        </w:rPr>
        <w:tab/>
        <w:t>h5</w:t>
      </w:r>
    </w:p>
    <w:p w14:paraId="713159F0" w14:textId="77777777" w:rsidR="006F3923" w:rsidRDefault="00FF7999" w:rsidP="006F3923">
      <w:pPr>
        <w:jc w:val="both"/>
        <w:rPr>
          <w:rFonts w:cs="Arial"/>
          <w:b/>
          <w:sz w:val="20"/>
          <w:szCs w:val="20"/>
          <w:lang w:val="nl-BE"/>
        </w:rPr>
      </w:pPr>
      <w:r>
        <w:rPr>
          <w:rFonts w:cs="Arial"/>
          <w:b/>
          <w:sz w:val="20"/>
          <w:szCs w:val="20"/>
          <w:lang w:val="nl-BE"/>
        </w:rPr>
        <w:t xml:space="preserve">             8.L</w:t>
      </w:r>
      <w:r w:rsidR="006F3923">
        <w:rPr>
          <w:rFonts w:cs="Arial"/>
          <w:b/>
          <w:sz w:val="20"/>
          <w:szCs w:val="20"/>
          <w:lang w:val="nl-BE"/>
        </w:rPr>
        <w:t>e7</w:t>
      </w:r>
      <w:r w:rsidR="006F3923">
        <w:rPr>
          <w:rFonts w:cs="Arial"/>
          <w:b/>
          <w:sz w:val="20"/>
          <w:szCs w:val="20"/>
          <w:lang w:val="nl-BE"/>
        </w:rPr>
        <w:tab/>
      </w:r>
    </w:p>
    <w:p w14:paraId="0D5452E9" w14:textId="77777777" w:rsidR="006F3923" w:rsidRDefault="006F3923" w:rsidP="006F3923">
      <w:pPr>
        <w:jc w:val="both"/>
        <w:rPr>
          <w:rFonts w:cs="Arial"/>
          <w:sz w:val="20"/>
          <w:szCs w:val="20"/>
          <w:lang w:val="nl-BE"/>
        </w:rPr>
      </w:pPr>
      <w:r>
        <w:rPr>
          <w:rFonts w:cs="Arial"/>
          <w:sz w:val="20"/>
          <w:szCs w:val="20"/>
          <w:lang w:val="nl-BE"/>
        </w:rPr>
        <w:t>Nu 8.Pg5+? Kg6 9.Le7 Lf7 geeft slechts gelijkspel.</w:t>
      </w:r>
    </w:p>
    <w:p w14:paraId="76FD7EE5" w14:textId="77777777" w:rsidR="00557020" w:rsidRDefault="00557020" w:rsidP="00557020">
      <w:pPr>
        <w:ind w:firstLine="708"/>
        <w:jc w:val="both"/>
        <w:rPr>
          <w:rFonts w:cs="Arial"/>
          <w:sz w:val="20"/>
          <w:szCs w:val="20"/>
          <w:lang w:val="nl-BE"/>
        </w:rPr>
      </w:pPr>
      <w:r>
        <w:rPr>
          <w:rFonts w:cs="Arial"/>
          <w:b/>
          <w:sz w:val="20"/>
          <w:szCs w:val="20"/>
          <w:lang w:val="nl-BE"/>
        </w:rPr>
        <w:t xml:space="preserve"> 8…</w:t>
      </w:r>
      <w:r>
        <w:rPr>
          <w:rFonts w:cs="Arial"/>
          <w:b/>
          <w:sz w:val="20"/>
          <w:szCs w:val="20"/>
          <w:lang w:val="nl-BE"/>
        </w:rPr>
        <w:tab/>
      </w:r>
    </w:p>
    <w:p w14:paraId="75FA179E" w14:textId="77777777" w:rsidR="005B649F" w:rsidRDefault="005B649F" w:rsidP="006F3923">
      <w:pPr>
        <w:jc w:val="both"/>
        <w:rPr>
          <w:rFonts w:cs="Arial"/>
          <w:sz w:val="20"/>
          <w:szCs w:val="20"/>
          <w:lang w:val="nl-BE"/>
        </w:rPr>
      </w:pPr>
    </w:p>
    <w:p w14:paraId="1668EF21" w14:textId="77777777" w:rsidR="005B649F" w:rsidRDefault="005B649F" w:rsidP="006F3923">
      <w:pPr>
        <w:jc w:val="both"/>
        <w:rPr>
          <w:rFonts w:cs="Arial"/>
          <w:sz w:val="20"/>
          <w:szCs w:val="20"/>
          <w:lang w:val="nl-BE"/>
        </w:rPr>
      </w:pPr>
    </w:p>
    <w:p w14:paraId="52AA79A9" w14:textId="77777777" w:rsidR="00557020" w:rsidRDefault="00557020" w:rsidP="006F3923">
      <w:pPr>
        <w:jc w:val="both"/>
        <w:rPr>
          <w:rFonts w:cs="Arial"/>
          <w:sz w:val="20"/>
          <w:szCs w:val="20"/>
          <w:lang w:val="nl-BE"/>
        </w:rPr>
      </w:pPr>
    </w:p>
    <w:p w14:paraId="710A3CD5" w14:textId="77777777" w:rsidR="00557020" w:rsidRDefault="00557020" w:rsidP="006F3923">
      <w:pPr>
        <w:jc w:val="both"/>
        <w:rPr>
          <w:rFonts w:cs="Arial"/>
          <w:sz w:val="20"/>
          <w:szCs w:val="20"/>
          <w:lang w:val="nl-BE"/>
        </w:rPr>
      </w:pPr>
    </w:p>
    <w:p w14:paraId="30CC9B8F" w14:textId="77777777" w:rsidR="00557020" w:rsidRDefault="00557020" w:rsidP="006F3923">
      <w:pPr>
        <w:jc w:val="both"/>
        <w:rPr>
          <w:rFonts w:cs="Arial"/>
          <w:sz w:val="20"/>
          <w:szCs w:val="20"/>
          <w:lang w:val="nl-BE"/>
        </w:rPr>
      </w:pPr>
    </w:p>
    <w:p w14:paraId="3478913F" w14:textId="77777777" w:rsidR="00557020" w:rsidRDefault="00557020" w:rsidP="006F3923">
      <w:pPr>
        <w:jc w:val="both"/>
        <w:rPr>
          <w:rFonts w:cs="Arial"/>
          <w:sz w:val="20"/>
          <w:szCs w:val="20"/>
          <w:lang w:val="nl-BE"/>
        </w:rPr>
      </w:pPr>
    </w:p>
    <w:p w14:paraId="1068DEA1" w14:textId="77777777" w:rsidR="006F3923" w:rsidRDefault="006F3923" w:rsidP="006F3923">
      <w:pPr>
        <w:jc w:val="both"/>
        <w:rPr>
          <w:rFonts w:cs="Arial"/>
          <w:sz w:val="20"/>
          <w:szCs w:val="20"/>
          <w:lang w:val="nl-BE"/>
        </w:rPr>
      </w:pPr>
      <w:r>
        <w:rPr>
          <w:rFonts w:cs="Arial"/>
          <w:sz w:val="20"/>
          <w:szCs w:val="20"/>
          <w:lang w:val="nl-BE"/>
        </w:rPr>
        <w:t>Na 8...b4</w:t>
      </w:r>
      <w:r w:rsidR="00853C74">
        <w:rPr>
          <w:rFonts w:cs="Arial"/>
          <w:sz w:val="20"/>
          <w:szCs w:val="20"/>
          <w:lang w:val="nl-BE"/>
        </w:rPr>
        <w:t>?</w:t>
      </w:r>
      <w:r>
        <w:rPr>
          <w:rFonts w:cs="Arial"/>
          <w:sz w:val="20"/>
          <w:szCs w:val="20"/>
          <w:lang w:val="nl-BE"/>
        </w:rPr>
        <w:t xml:space="preserve"> 9.Pg5+ Kg6 10.Kxe8 b3 wit wint na 38 zetten, bijvoor-beeld 11.Pf3 b2 12.Pd2 Kf5 13.Kd7 Kf4 14.Lf6 b1D 15.Pxb1 Kg3 16.Pc3 h4 17.Pd5 h3 18.Le5+ Kg2 19.Pe3+ Kf3 20.Pf1 Kg2 21.Ph2, enzovoort.</w:t>
      </w:r>
    </w:p>
    <w:p w14:paraId="22317792" w14:textId="77777777" w:rsidR="006F3923" w:rsidRDefault="006F3923" w:rsidP="006F3923">
      <w:pPr>
        <w:jc w:val="both"/>
        <w:rPr>
          <w:rFonts w:cs="Arial"/>
          <w:sz w:val="20"/>
          <w:szCs w:val="20"/>
          <w:lang w:val="en-GB"/>
        </w:rPr>
      </w:pPr>
      <w:r>
        <w:rPr>
          <w:rFonts w:cs="Arial"/>
          <w:b/>
          <w:sz w:val="20"/>
          <w:szCs w:val="20"/>
          <w:lang w:val="nl-BE"/>
        </w:rPr>
        <w:t xml:space="preserve">             </w:t>
      </w:r>
      <w:r>
        <w:rPr>
          <w:rFonts w:cs="Arial"/>
          <w:b/>
          <w:sz w:val="20"/>
          <w:szCs w:val="20"/>
          <w:lang w:val="en-GB"/>
        </w:rPr>
        <w:t>9.Pg5+</w:t>
      </w:r>
      <w:r>
        <w:rPr>
          <w:rFonts w:cs="Arial"/>
          <w:b/>
          <w:sz w:val="20"/>
          <w:szCs w:val="20"/>
          <w:lang w:val="en-GB"/>
        </w:rPr>
        <w:tab/>
      </w:r>
      <w:r>
        <w:rPr>
          <w:rFonts w:cs="Arial"/>
          <w:b/>
          <w:sz w:val="20"/>
          <w:szCs w:val="20"/>
          <w:lang w:val="en-GB"/>
        </w:rPr>
        <w:tab/>
      </w:r>
      <w:r>
        <w:rPr>
          <w:rFonts w:cs="Arial"/>
          <w:sz w:val="20"/>
          <w:szCs w:val="20"/>
          <w:lang w:val="en-GB"/>
        </w:rPr>
        <w:t xml:space="preserve"> </w:t>
      </w:r>
    </w:p>
    <w:p w14:paraId="5EC4CE8A" w14:textId="77777777" w:rsidR="006F3923" w:rsidRDefault="006F3923" w:rsidP="006F3923">
      <w:pPr>
        <w:jc w:val="both"/>
        <w:rPr>
          <w:rFonts w:cs="Arial"/>
          <w:b/>
          <w:sz w:val="20"/>
          <w:szCs w:val="20"/>
          <w:lang w:val="en-GB"/>
        </w:rPr>
      </w:pPr>
      <w:r>
        <w:rPr>
          <w:rFonts w:cs="Arial"/>
          <w:sz w:val="20"/>
          <w:szCs w:val="20"/>
          <w:lang w:val="en-GB"/>
        </w:rPr>
        <w:t>9.Lxh4? b4 10.Pe5+ Ke6, remise.</w:t>
      </w:r>
    </w:p>
    <w:p w14:paraId="3F346E4E" w14:textId="77777777" w:rsidR="006F3923" w:rsidRDefault="006F3923" w:rsidP="006F3923">
      <w:pPr>
        <w:jc w:val="both"/>
        <w:rPr>
          <w:rFonts w:cs="Arial"/>
          <w:b/>
          <w:sz w:val="20"/>
          <w:szCs w:val="20"/>
          <w:lang w:val="en-GB"/>
        </w:rPr>
      </w:pPr>
      <w:r>
        <w:rPr>
          <w:rFonts w:cs="Arial"/>
          <w:b/>
          <w:sz w:val="20"/>
          <w:szCs w:val="20"/>
          <w:lang w:val="en-GB"/>
        </w:rPr>
        <w:t xml:space="preserve">             9…</w:t>
      </w:r>
      <w:r>
        <w:rPr>
          <w:rFonts w:cs="Arial"/>
          <w:b/>
          <w:sz w:val="20"/>
          <w:szCs w:val="20"/>
          <w:lang w:val="en-GB"/>
        </w:rPr>
        <w:tab/>
      </w:r>
      <w:r>
        <w:rPr>
          <w:rFonts w:cs="Arial"/>
          <w:b/>
          <w:sz w:val="20"/>
          <w:szCs w:val="20"/>
          <w:lang w:val="en-GB"/>
        </w:rPr>
        <w:tab/>
        <w:t>Kg6</w:t>
      </w:r>
    </w:p>
    <w:p w14:paraId="59788EEF" w14:textId="77777777" w:rsidR="006F3923" w:rsidRDefault="006F3923" w:rsidP="006F3923">
      <w:pPr>
        <w:jc w:val="both"/>
        <w:rPr>
          <w:rFonts w:cs="Arial"/>
          <w:b/>
          <w:sz w:val="20"/>
          <w:szCs w:val="20"/>
          <w:lang w:val="en-GB"/>
        </w:rPr>
      </w:pPr>
      <w:r>
        <w:rPr>
          <w:rFonts w:cs="Arial"/>
          <w:b/>
          <w:sz w:val="20"/>
          <w:szCs w:val="20"/>
          <w:lang w:val="en-GB"/>
        </w:rPr>
        <w:t xml:space="preserve">           10.Kxe8</w:t>
      </w:r>
      <w:r>
        <w:rPr>
          <w:rFonts w:cs="Arial"/>
          <w:b/>
          <w:sz w:val="20"/>
          <w:szCs w:val="20"/>
          <w:lang w:val="en-GB"/>
        </w:rPr>
        <w:tab/>
      </w:r>
      <w:r>
        <w:rPr>
          <w:rFonts w:cs="Arial"/>
          <w:b/>
          <w:sz w:val="20"/>
          <w:szCs w:val="20"/>
          <w:lang w:val="en-GB"/>
        </w:rPr>
        <w:tab/>
        <w:t>Kf5</w:t>
      </w:r>
    </w:p>
    <w:p w14:paraId="0110568C" w14:textId="77777777" w:rsidR="006F3923" w:rsidRDefault="006F3923" w:rsidP="006F3923">
      <w:pPr>
        <w:jc w:val="both"/>
        <w:rPr>
          <w:rFonts w:cs="Arial"/>
          <w:b/>
          <w:sz w:val="20"/>
          <w:szCs w:val="20"/>
          <w:lang w:val="en-GB"/>
        </w:rPr>
      </w:pPr>
      <w:r>
        <w:rPr>
          <w:rFonts w:cs="Arial"/>
          <w:b/>
          <w:sz w:val="20"/>
          <w:szCs w:val="20"/>
          <w:lang w:val="en-GB"/>
        </w:rPr>
        <w:t xml:space="preserve">           11.Pf3</w:t>
      </w:r>
      <w:r>
        <w:rPr>
          <w:rFonts w:cs="Arial"/>
          <w:b/>
          <w:sz w:val="20"/>
          <w:szCs w:val="20"/>
          <w:lang w:val="en-GB"/>
        </w:rPr>
        <w:tab/>
      </w:r>
      <w:r>
        <w:rPr>
          <w:rFonts w:cs="Arial"/>
          <w:b/>
          <w:sz w:val="20"/>
          <w:szCs w:val="20"/>
          <w:lang w:val="en-GB"/>
        </w:rPr>
        <w:tab/>
        <w:t>h3</w:t>
      </w:r>
    </w:p>
    <w:p w14:paraId="6AD4E5AA" w14:textId="77777777" w:rsidR="006F3923" w:rsidRDefault="006F3923" w:rsidP="006F3923">
      <w:pPr>
        <w:jc w:val="both"/>
        <w:rPr>
          <w:rFonts w:cs="Arial"/>
          <w:i/>
          <w:sz w:val="20"/>
          <w:szCs w:val="20"/>
          <w:lang w:val="en-GB"/>
        </w:rPr>
      </w:pPr>
      <w:r>
        <w:rPr>
          <w:rFonts w:cs="Arial"/>
          <w:b/>
          <w:sz w:val="20"/>
          <w:szCs w:val="20"/>
          <w:lang w:val="en-GB"/>
        </w:rPr>
        <w:t xml:space="preserve">           12.Ph2</w:t>
      </w:r>
      <w:r>
        <w:rPr>
          <w:rFonts w:cs="Arial"/>
          <w:b/>
          <w:sz w:val="20"/>
          <w:szCs w:val="20"/>
          <w:lang w:val="en-GB"/>
        </w:rPr>
        <w:tab/>
      </w:r>
      <w:r>
        <w:rPr>
          <w:rFonts w:cs="Arial"/>
          <w:b/>
          <w:sz w:val="20"/>
          <w:szCs w:val="20"/>
          <w:lang w:val="en-GB"/>
        </w:rPr>
        <w:tab/>
        <w:t>Kf4</w:t>
      </w:r>
    </w:p>
    <w:p w14:paraId="047B9C6E" w14:textId="77777777" w:rsidR="006F3923" w:rsidRPr="00B354CB" w:rsidRDefault="006F3923" w:rsidP="006F3923">
      <w:pPr>
        <w:jc w:val="both"/>
        <w:rPr>
          <w:rFonts w:cs="Arial"/>
          <w:b/>
          <w:sz w:val="20"/>
          <w:szCs w:val="20"/>
          <w:lang w:val="nl-BE"/>
        </w:rPr>
      </w:pPr>
      <w:r>
        <w:rPr>
          <w:rFonts w:cs="Arial"/>
          <w:b/>
          <w:sz w:val="20"/>
          <w:szCs w:val="20"/>
          <w:lang w:val="en-GB"/>
        </w:rPr>
        <w:t xml:space="preserve">           </w:t>
      </w:r>
      <w:r w:rsidRPr="00B354CB">
        <w:rPr>
          <w:rFonts w:cs="Arial"/>
          <w:b/>
          <w:sz w:val="20"/>
          <w:szCs w:val="20"/>
          <w:lang w:val="nl-BE"/>
        </w:rPr>
        <w:t>13.Ld6+</w:t>
      </w:r>
      <w:r w:rsidRPr="00B354CB">
        <w:rPr>
          <w:rFonts w:cs="Arial"/>
          <w:b/>
          <w:sz w:val="20"/>
          <w:szCs w:val="20"/>
          <w:lang w:val="nl-BE"/>
        </w:rPr>
        <w:tab/>
      </w:r>
      <w:r w:rsidRPr="00B354CB">
        <w:rPr>
          <w:rFonts w:cs="Arial"/>
          <w:b/>
          <w:sz w:val="20"/>
          <w:szCs w:val="20"/>
          <w:lang w:val="nl-BE"/>
        </w:rPr>
        <w:tab/>
        <w:t>Ke3</w:t>
      </w:r>
    </w:p>
    <w:p w14:paraId="152CD5BF" w14:textId="77777777" w:rsidR="006F3923" w:rsidRPr="00B354CB" w:rsidRDefault="006F3923" w:rsidP="006F3923">
      <w:pPr>
        <w:jc w:val="both"/>
        <w:rPr>
          <w:rFonts w:cs="Arial"/>
          <w:b/>
          <w:sz w:val="20"/>
          <w:szCs w:val="20"/>
          <w:lang w:val="nl-BE"/>
        </w:rPr>
      </w:pPr>
      <w:r w:rsidRPr="00B354CB">
        <w:rPr>
          <w:rFonts w:cs="Arial"/>
          <w:b/>
          <w:sz w:val="20"/>
          <w:szCs w:val="20"/>
          <w:lang w:val="nl-BE"/>
        </w:rPr>
        <w:t xml:space="preserve">           14.Kd7</w:t>
      </w:r>
      <w:r w:rsidRPr="00B354CB">
        <w:rPr>
          <w:rFonts w:cs="Arial"/>
          <w:b/>
          <w:sz w:val="20"/>
          <w:szCs w:val="20"/>
          <w:lang w:val="nl-BE"/>
        </w:rPr>
        <w:tab/>
      </w:r>
      <w:r w:rsidRPr="00B354CB">
        <w:rPr>
          <w:rFonts w:cs="Arial"/>
          <w:b/>
          <w:sz w:val="20"/>
          <w:szCs w:val="20"/>
          <w:lang w:val="nl-BE"/>
        </w:rPr>
        <w:tab/>
        <w:t>Kd3</w:t>
      </w:r>
    </w:p>
    <w:p w14:paraId="7410B32F" w14:textId="77777777" w:rsidR="006F3923" w:rsidRPr="00B354CB" w:rsidRDefault="006F3923" w:rsidP="006F3923">
      <w:pPr>
        <w:jc w:val="both"/>
        <w:rPr>
          <w:rFonts w:cs="Arial"/>
          <w:sz w:val="20"/>
          <w:szCs w:val="20"/>
          <w:lang w:val="nl-BE"/>
        </w:rPr>
      </w:pPr>
      <w:r w:rsidRPr="00B354CB">
        <w:rPr>
          <w:rFonts w:cs="Arial"/>
          <w:sz w:val="20"/>
          <w:szCs w:val="20"/>
          <w:lang w:val="nl-BE"/>
        </w:rPr>
        <w:t>Of 14...Kf2</w:t>
      </w:r>
      <w:r w:rsidR="00853C74" w:rsidRPr="00B354CB">
        <w:rPr>
          <w:rFonts w:cs="Arial"/>
          <w:sz w:val="20"/>
          <w:szCs w:val="20"/>
          <w:lang w:val="nl-BE"/>
        </w:rPr>
        <w:t>?</w:t>
      </w:r>
      <w:r w:rsidRPr="00B354CB">
        <w:rPr>
          <w:rFonts w:cs="Arial"/>
          <w:sz w:val="20"/>
          <w:szCs w:val="20"/>
          <w:lang w:val="nl-BE"/>
        </w:rPr>
        <w:t xml:space="preserve"> 15.Kc6 b4 16.Lxb4 Kg2 17.Ld6</w:t>
      </w:r>
    </w:p>
    <w:p w14:paraId="3FB7181F" w14:textId="77777777" w:rsidR="006F3923" w:rsidRDefault="006F3923" w:rsidP="006F3923">
      <w:pPr>
        <w:jc w:val="both"/>
        <w:rPr>
          <w:rFonts w:cs="Arial"/>
          <w:b/>
          <w:sz w:val="20"/>
          <w:szCs w:val="20"/>
          <w:lang w:val="nl-BE"/>
        </w:rPr>
      </w:pPr>
      <w:r w:rsidRPr="00B354CB">
        <w:rPr>
          <w:rFonts w:cs="Arial"/>
          <w:b/>
          <w:sz w:val="20"/>
          <w:szCs w:val="20"/>
          <w:lang w:val="nl-BE"/>
        </w:rPr>
        <w:t xml:space="preserve">           </w:t>
      </w:r>
      <w:r>
        <w:rPr>
          <w:rFonts w:cs="Arial"/>
          <w:b/>
          <w:sz w:val="20"/>
          <w:szCs w:val="20"/>
          <w:lang w:val="nl-BE"/>
        </w:rPr>
        <w:t>15.Kc6</w:t>
      </w:r>
      <w:r>
        <w:rPr>
          <w:rFonts w:cs="Arial"/>
          <w:b/>
          <w:sz w:val="20"/>
          <w:szCs w:val="20"/>
          <w:lang w:val="nl-BE"/>
        </w:rPr>
        <w:tab/>
      </w:r>
      <w:r>
        <w:rPr>
          <w:rFonts w:cs="Arial"/>
          <w:b/>
          <w:sz w:val="20"/>
          <w:szCs w:val="20"/>
          <w:lang w:val="nl-BE"/>
        </w:rPr>
        <w:tab/>
        <w:t>b4</w:t>
      </w:r>
    </w:p>
    <w:p w14:paraId="6E253573"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16.Lxb4</w:t>
      </w:r>
    </w:p>
    <w:p w14:paraId="248074F7" w14:textId="77777777" w:rsidR="006F3923" w:rsidRDefault="006F3923" w:rsidP="006F3923">
      <w:pPr>
        <w:jc w:val="both"/>
        <w:rPr>
          <w:rFonts w:cs="Arial"/>
          <w:sz w:val="20"/>
          <w:szCs w:val="20"/>
          <w:lang w:val="nl-BE"/>
        </w:rPr>
      </w:pPr>
      <w:r>
        <w:rPr>
          <w:rFonts w:cs="Arial"/>
          <w:sz w:val="20"/>
          <w:szCs w:val="20"/>
          <w:lang w:val="nl-BE"/>
        </w:rPr>
        <w:t>En wit wint op het nippertje met loper en paard.</w:t>
      </w:r>
    </w:p>
    <w:p w14:paraId="6F13E8B1" w14:textId="77777777" w:rsidR="006F3923" w:rsidRDefault="006F3923" w:rsidP="006F3923">
      <w:pPr>
        <w:jc w:val="both"/>
        <w:rPr>
          <w:rFonts w:cs="Arial"/>
          <w:sz w:val="20"/>
          <w:szCs w:val="20"/>
          <w:lang w:val="nl-BE"/>
        </w:rPr>
      </w:pPr>
    </w:p>
    <w:p w14:paraId="69D2BAA5" w14:textId="77777777" w:rsidR="006F3923" w:rsidRDefault="006F3923" w:rsidP="006F3923">
      <w:pPr>
        <w:jc w:val="both"/>
        <w:rPr>
          <w:rFonts w:cs="Arial"/>
          <w:sz w:val="20"/>
          <w:szCs w:val="20"/>
          <w:lang w:val="nl-BE"/>
        </w:rPr>
      </w:pPr>
      <w:r>
        <w:rPr>
          <w:rFonts w:cs="Arial"/>
          <w:i/>
          <w:sz w:val="20"/>
          <w:szCs w:val="20"/>
          <w:lang w:val="nl-BE"/>
        </w:rPr>
        <w:t>“De zwarte K wordt geleidelijk</w:t>
      </w:r>
      <w:r w:rsidR="00FA04FB">
        <w:rPr>
          <w:rFonts w:cs="Arial"/>
          <w:i/>
          <w:sz w:val="20"/>
          <w:szCs w:val="20"/>
          <w:lang w:val="nl-BE"/>
        </w:rPr>
        <w:t xml:space="preserve"> </w:t>
      </w:r>
      <w:r>
        <w:rPr>
          <w:rFonts w:cs="Arial"/>
          <w:i/>
          <w:sz w:val="20"/>
          <w:szCs w:val="20"/>
          <w:lang w:val="nl-BE"/>
        </w:rPr>
        <w:t xml:space="preserve">aan ontbloot met zeer fijn spel” </w:t>
      </w:r>
      <w:r>
        <w:rPr>
          <w:rFonts w:cs="Arial"/>
          <w:sz w:val="20"/>
          <w:szCs w:val="20"/>
          <w:lang w:val="nl-BE"/>
        </w:rPr>
        <w:t>aldus John Dubois.</w:t>
      </w:r>
    </w:p>
    <w:p w14:paraId="544F3EF5" w14:textId="77777777" w:rsidR="006F3923" w:rsidRDefault="006F3923" w:rsidP="006F3923">
      <w:pPr>
        <w:jc w:val="both"/>
        <w:rPr>
          <w:rFonts w:cs="Arial"/>
          <w:sz w:val="20"/>
          <w:szCs w:val="20"/>
          <w:lang w:val="nl-BE"/>
        </w:rPr>
      </w:pPr>
    </w:p>
    <w:p w14:paraId="7F2F0FDF" w14:textId="77777777" w:rsidR="006F3923" w:rsidRDefault="006F3923" w:rsidP="006F3923">
      <w:pPr>
        <w:jc w:val="both"/>
        <w:rPr>
          <w:rFonts w:cs="Arial"/>
          <w:sz w:val="20"/>
          <w:szCs w:val="20"/>
          <w:lang w:val="nl-BE"/>
        </w:rPr>
      </w:pPr>
      <w:r>
        <w:rPr>
          <w:rFonts w:cs="Arial"/>
          <w:i/>
          <w:sz w:val="20"/>
          <w:szCs w:val="20"/>
          <w:lang w:val="nl-BE"/>
        </w:rPr>
        <w:t xml:space="preserve">“Een aardig tweebedrijvenstuk. Eerst wil Wit de loper hebben, daarna moet hij nog afrekenen met enkele zwarte pionnen.” </w:t>
      </w:r>
      <w:r>
        <w:rPr>
          <w:rFonts w:cs="Arial"/>
          <w:sz w:val="20"/>
          <w:szCs w:val="20"/>
          <w:lang w:val="nl-BE"/>
        </w:rPr>
        <w:t>vond ru</w:t>
      </w:r>
      <w:r w:rsidR="00FA04FB">
        <w:rPr>
          <w:rFonts w:cs="Arial"/>
          <w:sz w:val="20"/>
          <w:szCs w:val="20"/>
          <w:lang w:val="nl-BE"/>
        </w:rPr>
        <w:t>-</w:t>
      </w:r>
      <w:r>
        <w:rPr>
          <w:rFonts w:cs="Arial"/>
          <w:sz w:val="20"/>
          <w:szCs w:val="20"/>
          <w:lang w:val="nl-BE"/>
        </w:rPr>
        <w:t>briekleider Martin van Essen.</w:t>
      </w:r>
    </w:p>
    <w:p w14:paraId="4B80DA2B" w14:textId="77777777" w:rsidR="006F3923" w:rsidRDefault="006F3923" w:rsidP="006F3923">
      <w:pPr>
        <w:pStyle w:val="03aText"/>
        <w:widowControl/>
        <w:rPr>
          <w:lang w:val="nl-BE"/>
        </w:rPr>
      </w:pPr>
    </w:p>
    <w:p w14:paraId="293E7CB6" w14:textId="77777777" w:rsidR="00D373B2" w:rsidRDefault="00044CEC" w:rsidP="00D373B2">
      <w:pPr>
        <w:pStyle w:val="03aText"/>
        <w:widowControl/>
        <w:rPr>
          <w:i/>
          <w:lang w:val="en-GB"/>
        </w:rPr>
      </w:pPr>
      <w:r w:rsidRPr="00044CEC">
        <w:rPr>
          <w:lang w:val="en-GB"/>
        </w:rPr>
        <w:t xml:space="preserve">Prijsrechter Yochanan Afek vond het: </w:t>
      </w:r>
      <w:r w:rsidRPr="00044CEC">
        <w:rPr>
          <w:i/>
          <w:lang w:val="en-GB"/>
        </w:rPr>
        <w:t>“A dynamic and pleasing pie</w:t>
      </w:r>
      <w:r w:rsidR="009E275A">
        <w:rPr>
          <w:i/>
          <w:lang w:val="en-GB"/>
        </w:rPr>
        <w:t>-</w:t>
      </w:r>
      <w:r w:rsidRPr="00044CEC">
        <w:rPr>
          <w:i/>
          <w:lang w:val="en-GB"/>
        </w:rPr>
        <w:t>ce of domination</w:t>
      </w:r>
      <w:r w:rsidR="009E275A">
        <w:rPr>
          <w:i/>
          <w:lang w:val="en-GB"/>
        </w:rPr>
        <w:t xml:space="preserve"> featuring fa</w:t>
      </w:r>
      <w:r>
        <w:rPr>
          <w:i/>
          <w:lang w:val="en-GB"/>
        </w:rPr>
        <w:t>miliar</w:t>
      </w:r>
      <w:r w:rsidR="00D373B2">
        <w:rPr>
          <w:i/>
          <w:lang w:val="en-GB"/>
        </w:rPr>
        <w:t xml:space="preserve"> motifs.”</w:t>
      </w:r>
    </w:p>
    <w:p w14:paraId="5D432AD5" w14:textId="77777777" w:rsidR="006F3923" w:rsidRPr="00D373B2" w:rsidRDefault="0022175A" w:rsidP="00D373B2">
      <w:pPr>
        <w:pStyle w:val="03aText"/>
        <w:widowControl/>
        <w:jc w:val="center"/>
        <w:rPr>
          <w:i/>
          <w:lang w:val="en-GB"/>
        </w:rPr>
      </w:pPr>
      <w:r w:rsidRPr="00D373B2">
        <w:rPr>
          <w:b/>
          <w:lang w:val="en-GB"/>
        </w:rPr>
        <w:lastRenderedPageBreak/>
        <w:t xml:space="preserve">- </w:t>
      </w:r>
      <w:r w:rsidR="001C377F">
        <w:rPr>
          <w:b/>
          <w:lang w:val="nl-BE"/>
        </w:rPr>
        <w:t>25</w:t>
      </w:r>
      <w:r w:rsidR="0058514D">
        <w:rPr>
          <w:b/>
          <w:lang w:val="nl-BE"/>
        </w:rPr>
        <w:t>4</w:t>
      </w:r>
      <w:r w:rsidR="006F3923">
        <w:rPr>
          <w:b/>
          <w:lang w:val="nl-BE"/>
        </w:rPr>
        <w:t xml:space="preserve"> -</w:t>
      </w:r>
    </w:p>
    <w:p w14:paraId="74CF099D" w14:textId="77777777" w:rsidR="006F3923" w:rsidRDefault="006F3923" w:rsidP="006F3923">
      <w:pPr>
        <w:spacing w:line="190" w:lineRule="exact"/>
        <w:jc w:val="center"/>
        <w:rPr>
          <w:rFonts w:cs="Arial"/>
          <w:b/>
          <w:sz w:val="20"/>
          <w:szCs w:val="20"/>
          <w:lang w:val="nl-BE"/>
        </w:rPr>
      </w:pPr>
    </w:p>
    <w:p w14:paraId="45B0BCE1" w14:textId="77777777" w:rsidR="006F3923" w:rsidRDefault="006F3923" w:rsidP="006F3923">
      <w:pPr>
        <w:spacing w:line="190" w:lineRule="exact"/>
        <w:jc w:val="center"/>
        <w:rPr>
          <w:rFonts w:cs="Arial"/>
          <w:sz w:val="20"/>
          <w:szCs w:val="20"/>
          <w:lang w:val="nl-BE"/>
        </w:rPr>
      </w:pPr>
      <w:r>
        <w:rPr>
          <w:rFonts w:cs="Arial"/>
          <w:i/>
          <w:sz w:val="20"/>
          <w:szCs w:val="20"/>
          <w:lang w:val="nl-BE"/>
        </w:rPr>
        <w:t>EG</w:t>
      </w:r>
      <w:r>
        <w:rPr>
          <w:rFonts w:cs="Arial"/>
          <w:sz w:val="20"/>
          <w:szCs w:val="20"/>
          <w:lang w:val="nl-BE"/>
        </w:rPr>
        <w:t>, 2009</w:t>
      </w:r>
    </w:p>
    <w:p w14:paraId="284ACC7F" w14:textId="77777777" w:rsidR="006F3923" w:rsidRDefault="006F3923" w:rsidP="006F3923">
      <w:pPr>
        <w:spacing w:line="190" w:lineRule="exact"/>
        <w:jc w:val="center"/>
        <w:rPr>
          <w:rFonts w:cs="Arial"/>
          <w:i/>
          <w:sz w:val="20"/>
          <w:szCs w:val="20"/>
          <w:lang w:val="nl-BE"/>
        </w:rPr>
      </w:pPr>
    </w:p>
    <w:p w14:paraId="5893E5EC" w14:textId="77777777" w:rsidR="006F3923" w:rsidRDefault="006F3923" w:rsidP="006F3923">
      <w:pPr>
        <w:jc w:val="center"/>
        <w:rPr>
          <w:rFonts w:cs="Arial"/>
          <w:i/>
          <w:sz w:val="20"/>
          <w:szCs w:val="20"/>
          <w:lang w:val="nl-BE"/>
        </w:rPr>
      </w:pPr>
      <w:r>
        <w:rPr>
          <w:lang w:val="nl-BE"/>
        </w:rPr>
        <w:object w:dxaOrig="4579" w:dyaOrig="4577" w14:anchorId="39272A7F">
          <v:shape id="_x0000_i1266" type="#_x0000_t75" style="width:153.4pt;height:154.5pt" o:ole="">
            <v:imagedata r:id="rId506" o:title=""/>
          </v:shape>
          <o:OLEObject Type="Embed" ProgID="CorelDRAW.Graphic.12" ShapeID="_x0000_i1266" DrawAspect="Content" ObjectID="_1587467636" r:id="rId507"/>
        </w:object>
      </w:r>
    </w:p>
    <w:p w14:paraId="3CE87B02" w14:textId="77777777" w:rsidR="006F3923" w:rsidRDefault="006F3923" w:rsidP="006F3923">
      <w:pPr>
        <w:jc w:val="both"/>
        <w:rPr>
          <w:rFonts w:cs="Arial"/>
          <w:b/>
          <w:lang w:val="nl-BE"/>
        </w:rPr>
      </w:pPr>
    </w:p>
    <w:p w14:paraId="3DC3C143" w14:textId="77777777" w:rsidR="006F3923" w:rsidRDefault="006F3923" w:rsidP="006F3923">
      <w:pPr>
        <w:jc w:val="both"/>
        <w:rPr>
          <w:rFonts w:cs="Arial"/>
          <w:sz w:val="20"/>
          <w:szCs w:val="20"/>
          <w:lang w:val="nl-BE"/>
        </w:rPr>
      </w:pPr>
      <w:r>
        <w:rPr>
          <w:rFonts w:cs="Arial"/>
          <w:b/>
          <w:lang w:val="nl-BE"/>
        </w:rPr>
        <w:t>+</w:t>
      </w:r>
      <w:r>
        <w:rPr>
          <w:rFonts w:cs="Arial"/>
          <w:sz w:val="20"/>
          <w:szCs w:val="20"/>
          <w:lang w:val="nl-BE"/>
        </w:rPr>
        <w:t xml:space="preserve">                              0045.01 b6d8</w:t>
      </w:r>
    </w:p>
    <w:p w14:paraId="19D9F066" w14:textId="77777777" w:rsidR="006F3923" w:rsidRDefault="006F3923" w:rsidP="006F3923">
      <w:pPr>
        <w:jc w:val="both"/>
        <w:rPr>
          <w:rFonts w:cs="Arial"/>
          <w:i/>
          <w:sz w:val="20"/>
          <w:szCs w:val="20"/>
          <w:lang w:val="nl-BE"/>
        </w:rPr>
      </w:pPr>
    </w:p>
    <w:p w14:paraId="58E8305A" w14:textId="77777777" w:rsidR="00776181" w:rsidRDefault="00776181" w:rsidP="006F3923">
      <w:pPr>
        <w:jc w:val="both"/>
        <w:rPr>
          <w:rFonts w:cs="Arial"/>
          <w:sz w:val="20"/>
          <w:szCs w:val="20"/>
          <w:lang w:val="nl-BE"/>
        </w:rPr>
      </w:pPr>
    </w:p>
    <w:p w14:paraId="5E93C87B" w14:textId="77777777" w:rsidR="006F3923" w:rsidRDefault="00776181" w:rsidP="006F3923">
      <w:pPr>
        <w:jc w:val="both"/>
        <w:rPr>
          <w:rFonts w:cs="Arial"/>
          <w:sz w:val="20"/>
          <w:szCs w:val="20"/>
          <w:lang w:val="nl-BE"/>
        </w:rPr>
      </w:pPr>
      <w:r>
        <w:rPr>
          <w:rFonts w:cs="Arial"/>
          <w:sz w:val="20"/>
          <w:szCs w:val="20"/>
          <w:lang w:val="nl-BE"/>
        </w:rPr>
        <w:t>Het wit p</w:t>
      </w:r>
      <w:r w:rsidR="006F3923">
        <w:rPr>
          <w:rFonts w:cs="Arial"/>
          <w:sz w:val="20"/>
          <w:szCs w:val="20"/>
          <w:lang w:val="nl-BE"/>
        </w:rPr>
        <w:t>aard c8 staat aangeval</w:t>
      </w:r>
      <w:r>
        <w:rPr>
          <w:rFonts w:cs="Arial"/>
          <w:sz w:val="20"/>
          <w:szCs w:val="20"/>
          <w:lang w:val="nl-BE"/>
        </w:rPr>
        <w:t>-</w:t>
      </w:r>
      <w:r w:rsidR="006F3923">
        <w:rPr>
          <w:rFonts w:cs="Arial"/>
          <w:sz w:val="20"/>
          <w:szCs w:val="20"/>
          <w:lang w:val="nl-BE"/>
        </w:rPr>
        <w:t>len</w:t>
      </w:r>
      <w:r>
        <w:rPr>
          <w:rFonts w:cs="Arial"/>
          <w:sz w:val="20"/>
          <w:szCs w:val="20"/>
          <w:lang w:val="nl-BE"/>
        </w:rPr>
        <w:t xml:space="preserve"> </w:t>
      </w:r>
      <w:r w:rsidR="00E22480">
        <w:rPr>
          <w:rFonts w:cs="Arial"/>
          <w:sz w:val="20"/>
          <w:szCs w:val="20"/>
          <w:lang w:val="nl-BE"/>
        </w:rPr>
        <w:t>zodat het genomen wordt na 1.Lxb8</w:t>
      </w:r>
      <w:r w:rsidR="0021467A">
        <w:rPr>
          <w:rFonts w:cs="Arial"/>
          <w:sz w:val="20"/>
          <w:szCs w:val="20"/>
          <w:lang w:val="nl-BE"/>
        </w:rPr>
        <w:t>? T</w:t>
      </w:r>
      <w:r w:rsidR="00007C6A">
        <w:rPr>
          <w:rFonts w:cs="Arial"/>
          <w:sz w:val="20"/>
          <w:szCs w:val="20"/>
          <w:lang w:val="nl-BE"/>
        </w:rPr>
        <w:t>even</w:t>
      </w:r>
      <w:r>
        <w:rPr>
          <w:rFonts w:cs="Arial"/>
          <w:sz w:val="20"/>
          <w:szCs w:val="20"/>
          <w:lang w:val="nl-BE"/>
        </w:rPr>
        <w:t>s</w:t>
      </w:r>
      <w:r w:rsidR="00E22480">
        <w:rPr>
          <w:rFonts w:cs="Arial"/>
          <w:sz w:val="20"/>
          <w:szCs w:val="20"/>
          <w:lang w:val="nl-BE"/>
        </w:rPr>
        <w:t xml:space="preserve"> dreigt</w:t>
      </w:r>
      <w:r>
        <w:rPr>
          <w:rFonts w:cs="Arial"/>
          <w:sz w:val="20"/>
          <w:szCs w:val="20"/>
          <w:lang w:val="nl-BE"/>
        </w:rPr>
        <w:t xml:space="preserve"> een zwarte paard</w:t>
      </w:r>
      <w:r w:rsidR="00007C6A">
        <w:rPr>
          <w:rFonts w:cs="Arial"/>
          <w:sz w:val="20"/>
          <w:szCs w:val="20"/>
          <w:lang w:val="nl-BE"/>
        </w:rPr>
        <w:t>vork op veld d7. Daarom de gelijk</w:t>
      </w:r>
      <w:r>
        <w:rPr>
          <w:rFonts w:cs="Arial"/>
          <w:sz w:val="20"/>
          <w:szCs w:val="20"/>
          <w:lang w:val="nl-BE"/>
        </w:rPr>
        <w:t>tijdige dekking en aanval met</w:t>
      </w:r>
    </w:p>
    <w:p w14:paraId="667F0414" w14:textId="77777777" w:rsidR="006F3923" w:rsidRDefault="006F3923" w:rsidP="00776181">
      <w:pPr>
        <w:ind w:firstLine="708"/>
        <w:jc w:val="both"/>
        <w:rPr>
          <w:rFonts w:cs="Arial"/>
          <w:b/>
          <w:sz w:val="20"/>
          <w:szCs w:val="20"/>
          <w:lang w:val="nl-BE"/>
        </w:rPr>
      </w:pPr>
      <w:r>
        <w:rPr>
          <w:rFonts w:cs="Arial"/>
          <w:b/>
          <w:sz w:val="20"/>
          <w:szCs w:val="20"/>
          <w:lang w:val="nl-BE"/>
        </w:rPr>
        <w:t>1.Kb7</w:t>
      </w:r>
      <w:r>
        <w:rPr>
          <w:rFonts w:cs="Arial"/>
          <w:b/>
          <w:sz w:val="20"/>
          <w:szCs w:val="20"/>
          <w:lang w:val="nl-BE"/>
        </w:rPr>
        <w:tab/>
      </w:r>
      <w:r>
        <w:rPr>
          <w:rFonts w:cs="Arial"/>
          <w:b/>
          <w:sz w:val="20"/>
          <w:szCs w:val="20"/>
          <w:lang w:val="nl-BE"/>
        </w:rPr>
        <w:tab/>
        <w:t>La6+</w:t>
      </w:r>
    </w:p>
    <w:p w14:paraId="31CC5499" w14:textId="77777777" w:rsidR="00182682" w:rsidRPr="00182682" w:rsidRDefault="00776181" w:rsidP="006F3923">
      <w:pPr>
        <w:jc w:val="both"/>
        <w:rPr>
          <w:rFonts w:cs="Arial"/>
          <w:sz w:val="20"/>
          <w:szCs w:val="20"/>
          <w:lang w:val="nl-BE"/>
        </w:rPr>
      </w:pPr>
      <w:r>
        <w:rPr>
          <w:rFonts w:cs="Arial"/>
          <w:sz w:val="20"/>
          <w:szCs w:val="20"/>
          <w:lang w:val="nl-BE"/>
        </w:rPr>
        <w:t>Dit is de</w:t>
      </w:r>
      <w:r w:rsidR="0021467A">
        <w:rPr>
          <w:rFonts w:cs="Arial"/>
          <w:sz w:val="20"/>
          <w:szCs w:val="20"/>
          <w:lang w:val="nl-BE"/>
        </w:rPr>
        <w:t xml:space="preserve"> sterkste voortzetting</w:t>
      </w:r>
      <w:r w:rsidR="00182682">
        <w:rPr>
          <w:rFonts w:cs="Arial"/>
          <w:sz w:val="20"/>
          <w:szCs w:val="20"/>
          <w:lang w:val="nl-BE"/>
        </w:rPr>
        <w:t xml:space="preserve"> van zwart</w:t>
      </w:r>
      <w:r w:rsidR="0021467A">
        <w:rPr>
          <w:rFonts w:cs="Arial"/>
          <w:sz w:val="20"/>
          <w:szCs w:val="20"/>
          <w:lang w:val="nl-BE"/>
        </w:rPr>
        <w:t>, En niet een paardzet:</w:t>
      </w:r>
    </w:p>
    <w:p w14:paraId="06D6498D" w14:textId="77777777" w:rsidR="00F651EE" w:rsidRDefault="0021467A" w:rsidP="00586E21">
      <w:pPr>
        <w:numPr>
          <w:ilvl w:val="0"/>
          <w:numId w:val="211"/>
        </w:numPr>
        <w:jc w:val="both"/>
        <w:rPr>
          <w:rFonts w:cs="Arial"/>
          <w:sz w:val="20"/>
          <w:szCs w:val="20"/>
          <w:lang w:val="nl-BE"/>
        </w:rPr>
      </w:pPr>
      <w:r>
        <w:rPr>
          <w:rFonts w:cs="Arial"/>
          <w:sz w:val="20"/>
          <w:szCs w:val="20"/>
          <w:lang w:val="nl-BE"/>
        </w:rPr>
        <w:t>1…Pa6? 2.Lf6+ Kd7 3.Pb6+</w:t>
      </w:r>
      <w:r w:rsidR="00F651EE">
        <w:rPr>
          <w:rFonts w:cs="Arial"/>
          <w:sz w:val="20"/>
          <w:szCs w:val="20"/>
          <w:lang w:val="nl-BE"/>
        </w:rPr>
        <w:t xml:space="preserve"> </w:t>
      </w:r>
      <w:r>
        <w:rPr>
          <w:rFonts w:cs="Arial"/>
          <w:sz w:val="20"/>
          <w:szCs w:val="20"/>
          <w:lang w:val="nl-BE"/>
        </w:rPr>
        <w:t>en</w:t>
      </w:r>
      <w:r w:rsidR="00365D52">
        <w:rPr>
          <w:rFonts w:cs="Arial"/>
          <w:sz w:val="20"/>
          <w:szCs w:val="20"/>
          <w:lang w:val="nl-BE"/>
        </w:rPr>
        <w:t xml:space="preserve"> </w:t>
      </w:r>
      <w:r>
        <w:rPr>
          <w:rFonts w:cs="Arial"/>
          <w:sz w:val="20"/>
          <w:szCs w:val="20"/>
          <w:lang w:val="nl-BE"/>
        </w:rPr>
        <w:t>4.Pxc4. Of hier</w:t>
      </w:r>
      <w:r w:rsidR="00F651EE">
        <w:rPr>
          <w:rFonts w:cs="Arial"/>
          <w:sz w:val="20"/>
          <w:szCs w:val="20"/>
          <w:lang w:val="nl-BE"/>
        </w:rPr>
        <w:t xml:space="preserve"> 2</w:t>
      </w:r>
      <w:r>
        <w:rPr>
          <w:rFonts w:cs="Arial"/>
          <w:sz w:val="20"/>
          <w:szCs w:val="20"/>
          <w:lang w:val="nl-BE"/>
        </w:rPr>
        <w:t>…Ke8 3.Pd6+ en 4.Pxc4</w:t>
      </w:r>
      <w:r w:rsidR="00F651EE">
        <w:rPr>
          <w:rFonts w:cs="Arial"/>
          <w:sz w:val="20"/>
          <w:szCs w:val="20"/>
          <w:lang w:val="nl-BE"/>
        </w:rPr>
        <w:t>.</w:t>
      </w:r>
    </w:p>
    <w:p w14:paraId="65D06323" w14:textId="77777777" w:rsidR="00F651EE" w:rsidRDefault="00365D52" w:rsidP="00586E21">
      <w:pPr>
        <w:numPr>
          <w:ilvl w:val="0"/>
          <w:numId w:val="211"/>
        </w:numPr>
        <w:jc w:val="both"/>
        <w:rPr>
          <w:rFonts w:cs="Arial"/>
          <w:sz w:val="20"/>
          <w:szCs w:val="20"/>
          <w:lang w:val="nl-BE"/>
        </w:rPr>
      </w:pPr>
      <w:r>
        <w:rPr>
          <w:rFonts w:cs="Arial"/>
          <w:sz w:val="20"/>
          <w:szCs w:val="20"/>
          <w:lang w:val="nl-BE"/>
        </w:rPr>
        <w:t xml:space="preserve">1…Pc6? 2.Lc7+ Kd7 3.Pb6+ en 4.Pxc4. Of hier 2… Ke8 3.Pd6+ </w:t>
      </w:r>
      <w:r w:rsidR="00F651EE">
        <w:rPr>
          <w:rFonts w:cs="Arial"/>
          <w:sz w:val="20"/>
          <w:szCs w:val="20"/>
          <w:lang w:val="nl-BE"/>
        </w:rPr>
        <w:t>en 4.Pxc4.</w:t>
      </w:r>
    </w:p>
    <w:p w14:paraId="06782968" w14:textId="77777777" w:rsidR="00CC198B" w:rsidRDefault="00F651EE" w:rsidP="00586E21">
      <w:pPr>
        <w:numPr>
          <w:ilvl w:val="0"/>
          <w:numId w:val="211"/>
        </w:numPr>
        <w:jc w:val="both"/>
        <w:rPr>
          <w:rFonts w:cs="Arial"/>
          <w:sz w:val="20"/>
          <w:szCs w:val="20"/>
          <w:lang w:val="nl-BE"/>
        </w:rPr>
      </w:pPr>
      <w:r>
        <w:rPr>
          <w:rFonts w:cs="Arial"/>
          <w:sz w:val="20"/>
          <w:szCs w:val="20"/>
          <w:lang w:val="nl-BE"/>
        </w:rPr>
        <w:t>1…Pd7? 2.</w:t>
      </w:r>
      <w:r w:rsidR="00365D52">
        <w:rPr>
          <w:rFonts w:cs="Arial"/>
          <w:sz w:val="20"/>
          <w:szCs w:val="20"/>
          <w:lang w:val="nl-BE"/>
        </w:rPr>
        <w:t xml:space="preserve">Lc7+ Ke8 3.Pd6+ en </w:t>
      </w:r>
      <w:r w:rsidR="00CC198B">
        <w:rPr>
          <w:rFonts w:cs="Arial"/>
          <w:sz w:val="20"/>
          <w:szCs w:val="20"/>
          <w:lang w:val="nl-BE"/>
        </w:rPr>
        <w:t>4.Pxc4.</w:t>
      </w:r>
    </w:p>
    <w:p w14:paraId="4AD93FA4" w14:textId="77777777" w:rsidR="006F3923" w:rsidRPr="00ED1153" w:rsidRDefault="003A11FE" w:rsidP="006F3923">
      <w:pPr>
        <w:jc w:val="both"/>
        <w:rPr>
          <w:rFonts w:cs="Arial"/>
          <w:b/>
          <w:sz w:val="20"/>
          <w:szCs w:val="20"/>
          <w:lang w:val="en-GB"/>
        </w:rPr>
      </w:pPr>
      <w:r>
        <w:rPr>
          <w:rFonts w:cs="Arial"/>
          <w:sz w:val="20"/>
          <w:szCs w:val="20"/>
          <w:lang w:val="nl-BE"/>
        </w:rPr>
        <w:tab/>
      </w:r>
      <w:r w:rsidRPr="00ED1153">
        <w:rPr>
          <w:rFonts w:cs="Arial"/>
          <w:b/>
          <w:sz w:val="20"/>
          <w:szCs w:val="20"/>
          <w:lang w:val="en-GB"/>
        </w:rPr>
        <w:t>2.Kxb8</w:t>
      </w:r>
      <w:r w:rsidRPr="00ED1153">
        <w:rPr>
          <w:rFonts w:cs="Arial"/>
          <w:b/>
          <w:sz w:val="20"/>
          <w:szCs w:val="20"/>
          <w:lang w:val="en-GB"/>
        </w:rPr>
        <w:tab/>
      </w:r>
      <w:r w:rsidRPr="00ED1153">
        <w:rPr>
          <w:rFonts w:cs="Arial"/>
          <w:b/>
          <w:sz w:val="20"/>
          <w:szCs w:val="20"/>
          <w:lang w:val="en-GB"/>
        </w:rPr>
        <w:tab/>
        <w:t>Lxc8</w:t>
      </w:r>
      <w:r w:rsidRPr="00ED1153">
        <w:rPr>
          <w:rFonts w:cs="Arial"/>
          <w:b/>
          <w:sz w:val="20"/>
          <w:szCs w:val="20"/>
          <w:lang w:val="en-GB"/>
        </w:rPr>
        <w:tab/>
      </w:r>
      <w:r w:rsidR="006F3923" w:rsidRPr="00ED1153">
        <w:rPr>
          <w:rFonts w:cs="Arial"/>
          <w:b/>
          <w:sz w:val="20"/>
          <w:szCs w:val="20"/>
          <w:lang w:val="en-GB"/>
        </w:rPr>
        <w:t>3.Lc7+</w:t>
      </w:r>
      <w:r w:rsidR="006F3923" w:rsidRPr="00ED1153">
        <w:rPr>
          <w:rFonts w:cs="Arial"/>
          <w:b/>
          <w:sz w:val="20"/>
          <w:szCs w:val="20"/>
          <w:lang w:val="en-GB"/>
        </w:rPr>
        <w:tab/>
      </w:r>
    </w:p>
    <w:p w14:paraId="0B6B4DA6" w14:textId="77777777" w:rsidR="003A11FE" w:rsidRPr="00ED1153" w:rsidRDefault="00776181" w:rsidP="006F3923">
      <w:pPr>
        <w:jc w:val="both"/>
        <w:rPr>
          <w:rFonts w:cs="Arial"/>
          <w:sz w:val="20"/>
          <w:szCs w:val="20"/>
          <w:lang w:val="en-GB"/>
        </w:rPr>
      </w:pPr>
      <w:r w:rsidRPr="00ED1153">
        <w:rPr>
          <w:rFonts w:cs="Arial"/>
          <w:sz w:val="20"/>
          <w:szCs w:val="20"/>
          <w:lang w:val="en-GB"/>
        </w:rPr>
        <w:t>3.Lxf4</w:t>
      </w:r>
      <w:r w:rsidR="00050FCE" w:rsidRPr="00ED1153">
        <w:rPr>
          <w:rFonts w:cs="Arial"/>
          <w:sz w:val="20"/>
          <w:szCs w:val="20"/>
          <w:lang w:val="en-GB"/>
        </w:rPr>
        <w:t>?</w:t>
      </w:r>
      <w:r w:rsidRPr="00ED1153">
        <w:rPr>
          <w:rFonts w:cs="Arial"/>
          <w:sz w:val="20"/>
          <w:szCs w:val="20"/>
          <w:lang w:val="en-GB"/>
        </w:rPr>
        <w:t xml:space="preserve"> is remise. </w:t>
      </w:r>
    </w:p>
    <w:p w14:paraId="2E8E8F54" w14:textId="77777777" w:rsidR="003A11FE" w:rsidRPr="00ED1153" w:rsidRDefault="003A11FE" w:rsidP="006F3923">
      <w:pPr>
        <w:jc w:val="both"/>
        <w:rPr>
          <w:rFonts w:cs="Arial"/>
          <w:sz w:val="20"/>
          <w:szCs w:val="20"/>
          <w:lang w:val="en-GB"/>
        </w:rPr>
      </w:pPr>
    </w:p>
    <w:p w14:paraId="2E1D61EF" w14:textId="77777777" w:rsidR="003A11FE" w:rsidRPr="00ED1153" w:rsidRDefault="003A11FE" w:rsidP="006F3923">
      <w:pPr>
        <w:jc w:val="both"/>
        <w:rPr>
          <w:rFonts w:cs="Arial"/>
          <w:sz w:val="20"/>
          <w:szCs w:val="20"/>
          <w:lang w:val="en-GB"/>
        </w:rPr>
      </w:pPr>
    </w:p>
    <w:p w14:paraId="3842CE30" w14:textId="77777777" w:rsidR="003A11FE" w:rsidRPr="00ED1153" w:rsidRDefault="003A11FE" w:rsidP="006F3923">
      <w:pPr>
        <w:jc w:val="both"/>
        <w:rPr>
          <w:rFonts w:cs="Arial"/>
          <w:sz w:val="20"/>
          <w:szCs w:val="20"/>
          <w:lang w:val="en-GB"/>
        </w:rPr>
      </w:pPr>
    </w:p>
    <w:p w14:paraId="75ECE266" w14:textId="77777777" w:rsidR="003A11FE" w:rsidRPr="00ED1153" w:rsidRDefault="003A11FE" w:rsidP="006F3923">
      <w:pPr>
        <w:jc w:val="both"/>
        <w:rPr>
          <w:rFonts w:cs="Arial"/>
          <w:sz w:val="20"/>
          <w:szCs w:val="20"/>
          <w:lang w:val="en-GB"/>
        </w:rPr>
      </w:pPr>
    </w:p>
    <w:p w14:paraId="1BB65087" w14:textId="77777777" w:rsidR="003A11FE" w:rsidRPr="00ED1153" w:rsidRDefault="003A11FE" w:rsidP="006F3923">
      <w:pPr>
        <w:jc w:val="both"/>
        <w:rPr>
          <w:rFonts w:cs="Arial"/>
          <w:sz w:val="20"/>
          <w:szCs w:val="20"/>
          <w:lang w:val="en-GB"/>
        </w:rPr>
      </w:pPr>
    </w:p>
    <w:p w14:paraId="3C3C0D0E" w14:textId="77777777" w:rsidR="006F3923" w:rsidRDefault="006F3923" w:rsidP="006F3923">
      <w:pPr>
        <w:jc w:val="both"/>
        <w:rPr>
          <w:rFonts w:cs="Arial"/>
          <w:b/>
          <w:sz w:val="20"/>
          <w:szCs w:val="20"/>
          <w:lang w:val="nl-BE"/>
        </w:rPr>
      </w:pPr>
      <w:r w:rsidRPr="00ED1153">
        <w:rPr>
          <w:rFonts w:cs="Arial"/>
          <w:sz w:val="20"/>
          <w:szCs w:val="20"/>
          <w:lang w:val="en-GB"/>
        </w:rPr>
        <w:tab/>
      </w:r>
      <w:r>
        <w:rPr>
          <w:rFonts w:cs="Arial"/>
          <w:b/>
          <w:sz w:val="20"/>
          <w:szCs w:val="20"/>
          <w:lang w:val="nl-BE"/>
        </w:rPr>
        <w:t>3…</w:t>
      </w:r>
      <w:r>
        <w:rPr>
          <w:rFonts w:cs="Arial"/>
          <w:b/>
          <w:sz w:val="20"/>
          <w:szCs w:val="20"/>
          <w:lang w:val="nl-BE"/>
        </w:rPr>
        <w:tab/>
      </w:r>
      <w:r>
        <w:rPr>
          <w:rFonts w:cs="Arial"/>
          <w:b/>
          <w:sz w:val="20"/>
          <w:szCs w:val="20"/>
          <w:lang w:val="nl-BE"/>
        </w:rPr>
        <w:tab/>
        <w:t>Kd7</w:t>
      </w:r>
    </w:p>
    <w:p w14:paraId="66CDACE6" w14:textId="77777777" w:rsidR="006F3923" w:rsidRDefault="006F3923" w:rsidP="00514B8F">
      <w:pPr>
        <w:ind w:firstLine="708"/>
        <w:rPr>
          <w:rFonts w:cs="Arial"/>
          <w:b/>
          <w:sz w:val="20"/>
          <w:szCs w:val="20"/>
          <w:lang w:val="nl-BE"/>
        </w:rPr>
      </w:pPr>
      <w:r>
        <w:rPr>
          <w:rFonts w:cs="Arial"/>
          <w:b/>
          <w:sz w:val="20"/>
          <w:szCs w:val="20"/>
          <w:lang w:val="nl-BE"/>
        </w:rPr>
        <w:t>4.Pe4!</w:t>
      </w:r>
    </w:p>
    <w:p w14:paraId="7B6ED316" w14:textId="77777777" w:rsidR="00182682" w:rsidRDefault="006F3923" w:rsidP="006F3923">
      <w:pPr>
        <w:jc w:val="both"/>
        <w:rPr>
          <w:rFonts w:cs="Arial"/>
          <w:b/>
          <w:sz w:val="20"/>
          <w:szCs w:val="20"/>
          <w:lang w:val="nl-BE"/>
        </w:rPr>
      </w:pPr>
      <w:r>
        <w:rPr>
          <w:rFonts w:cs="Arial"/>
          <w:sz w:val="20"/>
          <w:szCs w:val="20"/>
          <w:lang w:val="nl-BE"/>
        </w:rPr>
        <w:t xml:space="preserve">Nu </w:t>
      </w:r>
      <w:r w:rsidR="00514B8F">
        <w:rPr>
          <w:rFonts w:cs="Arial"/>
          <w:sz w:val="20"/>
          <w:szCs w:val="20"/>
          <w:lang w:val="nl-BE"/>
        </w:rPr>
        <w:t>is de zwarte loper ingesloten zo</w:t>
      </w:r>
      <w:r>
        <w:rPr>
          <w:rFonts w:cs="Arial"/>
          <w:sz w:val="20"/>
          <w:szCs w:val="20"/>
          <w:lang w:val="nl-BE"/>
        </w:rPr>
        <w:t>dat na 4…La6? de vork 5.Pc5+ en 6.Pxa6 volgt.</w:t>
      </w:r>
    </w:p>
    <w:p w14:paraId="65A4E388" w14:textId="77777777" w:rsidR="006F3923" w:rsidRDefault="006F3923" w:rsidP="00182682">
      <w:pPr>
        <w:ind w:firstLine="708"/>
        <w:jc w:val="both"/>
        <w:rPr>
          <w:rFonts w:cs="Arial"/>
          <w:b/>
          <w:sz w:val="20"/>
          <w:szCs w:val="20"/>
          <w:lang w:val="nl-BE"/>
        </w:rPr>
      </w:pPr>
      <w:r>
        <w:rPr>
          <w:rFonts w:cs="Arial"/>
          <w:b/>
          <w:sz w:val="20"/>
          <w:szCs w:val="20"/>
          <w:lang w:val="nl-BE"/>
        </w:rPr>
        <w:t>4…</w:t>
      </w:r>
      <w:r>
        <w:rPr>
          <w:rFonts w:cs="Arial"/>
          <w:b/>
          <w:sz w:val="20"/>
          <w:szCs w:val="20"/>
          <w:lang w:val="nl-BE"/>
        </w:rPr>
        <w:tab/>
      </w:r>
      <w:r>
        <w:rPr>
          <w:rFonts w:cs="Arial"/>
          <w:b/>
          <w:sz w:val="20"/>
          <w:szCs w:val="20"/>
          <w:lang w:val="nl-BE"/>
        </w:rPr>
        <w:tab/>
        <w:t>f3</w:t>
      </w:r>
    </w:p>
    <w:p w14:paraId="01B9D205" w14:textId="77777777" w:rsidR="006F3923" w:rsidRDefault="006F3923" w:rsidP="00D665FF">
      <w:pPr>
        <w:ind w:firstLine="708"/>
        <w:jc w:val="both"/>
        <w:rPr>
          <w:rFonts w:cs="Arial"/>
          <w:b/>
          <w:sz w:val="20"/>
          <w:szCs w:val="20"/>
          <w:lang w:val="nl-BE"/>
        </w:rPr>
      </w:pPr>
      <w:r>
        <w:rPr>
          <w:rFonts w:cs="Arial"/>
          <w:b/>
          <w:sz w:val="20"/>
          <w:szCs w:val="20"/>
          <w:lang w:val="nl-BE"/>
        </w:rPr>
        <w:t>5.Lg3</w:t>
      </w:r>
      <w:r>
        <w:rPr>
          <w:rFonts w:cs="Arial"/>
          <w:b/>
          <w:sz w:val="20"/>
          <w:szCs w:val="20"/>
          <w:lang w:val="nl-BE"/>
        </w:rPr>
        <w:tab/>
      </w:r>
      <w:r>
        <w:rPr>
          <w:rFonts w:cs="Arial"/>
          <w:b/>
          <w:sz w:val="20"/>
          <w:szCs w:val="20"/>
          <w:lang w:val="nl-BE"/>
        </w:rPr>
        <w:tab/>
        <w:t>Kd8</w:t>
      </w:r>
    </w:p>
    <w:p w14:paraId="50BAB5B9" w14:textId="77777777" w:rsidR="00007C6A" w:rsidRDefault="006F3923" w:rsidP="006F3923">
      <w:pPr>
        <w:jc w:val="both"/>
        <w:rPr>
          <w:rFonts w:cs="Arial"/>
          <w:sz w:val="20"/>
          <w:szCs w:val="20"/>
          <w:lang w:val="nl-BE"/>
        </w:rPr>
      </w:pPr>
      <w:r>
        <w:rPr>
          <w:rFonts w:cs="Arial"/>
          <w:sz w:val="20"/>
          <w:szCs w:val="20"/>
          <w:lang w:val="nl-BE"/>
        </w:rPr>
        <w:t>Beter dan 5…f2</w:t>
      </w:r>
      <w:r w:rsidR="00BE5730">
        <w:rPr>
          <w:rFonts w:cs="Arial"/>
          <w:sz w:val="20"/>
          <w:szCs w:val="20"/>
          <w:lang w:val="nl-BE"/>
        </w:rPr>
        <w:t>?</w:t>
      </w:r>
      <w:r>
        <w:rPr>
          <w:rFonts w:cs="Arial"/>
          <w:sz w:val="20"/>
          <w:szCs w:val="20"/>
          <w:lang w:val="nl-BE"/>
        </w:rPr>
        <w:t xml:space="preserve"> 6.Lxf2 Kd8 7.Lb6+ Kd7 8.Lc7 en na 8…L</w:t>
      </w:r>
      <w:r w:rsidR="00B309D5">
        <w:rPr>
          <w:rFonts w:cs="Arial"/>
          <w:sz w:val="20"/>
          <w:szCs w:val="20"/>
          <w:lang w:val="nl-BE"/>
        </w:rPr>
        <w:t xml:space="preserve">a6 volgt de </w:t>
      </w:r>
      <w:r w:rsidR="00182682">
        <w:rPr>
          <w:rFonts w:cs="Arial"/>
          <w:sz w:val="20"/>
          <w:szCs w:val="20"/>
          <w:lang w:val="nl-BE"/>
        </w:rPr>
        <w:t xml:space="preserve">vork </w:t>
      </w:r>
      <w:r w:rsidR="00007C6A">
        <w:rPr>
          <w:rFonts w:cs="Arial"/>
          <w:sz w:val="20"/>
          <w:szCs w:val="20"/>
          <w:lang w:val="nl-BE"/>
        </w:rPr>
        <w:t>9.Pc5+</w:t>
      </w:r>
      <w:r w:rsidR="00AB60EB">
        <w:rPr>
          <w:rFonts w:cs="Arial"/>
          <w:sz w:val="20"/>
          <w:szCs w:val="20"/>
          <w:lang w:val="nl-BE"/>
        </w:rPr>
        <w:t xml:space="preserve"> en 10.Pxa6</w:t>
      </w:r>
    </w:p>
    <w:p w14:paraId="25DA64FC" w14:textId="77777777" w:rsidR="006F3923" w:rsidRPr="00007C6A" w:rsidRDefault="006F3923" w:rsidP="00AB60EB">
      <w:pPr>
        <w:ind w:firstLine="708"/>
        <w:jc w:val="both"/>
        <w:rPr>
          <w:rFonts w:cs="Arial"/>
          <w:sz w:val="20"/>
          <w:szCs w:val="20"/>
          <w:lang w:val="nl-BE"/>
        </w:rPr>
      </w:pPr>
      <w:r>
        <w:rPr>
          <w:rFonts w:cs="Arial"/>
          <w:b/>
          <w:sz w:val="20"/>
          <w:szCs w:val="20"/>
          <w:lang w:val="nl-BE"/>
        </w:rPr>
        <w:t>6.Lh4+</w:t>
      </w:r>
      <w:r>
        <w:rPr>
          <w:rFonts w:cs="Arial"/>
          <w:b/>
          <w:sz w:val="20"/>
          <w:szCs w:val="20"/>
          <w:lang w:val="nl-BE"/>
        </w:rPr>
        <w:tab/>
      </w:r>
      <w:r>
        <w:rPr>
          <w:rFonts w:cs="Arial"/>
          <w:b/>
          <w:sz w:val="20"/>
          <w:szCs w:val="20"/>
          <w:lang w:val="nl-BE"/>
        </w:rPr>
        <w:tab/>
        <w:t>Kd7</w:t>
      </w:r>
    </w:p>
    <w:p w14:paraId="4660DBCE" w14:textId="77777777" w:rsidR="00CB1814" w:rsidRDefault="00AB60EB" w:rsidP="00AB60EB">
      <w:pPr>
        <w:ind w:firstLine="708"/>
        <w:jc w:val="both"/>
        <w:rPr>
          <w:rFonts w:cs="Arial"/>
          <w:b/>
          <w:sz w:val="20"/>
          <w:szCs w:val="20"/>
          <w:lang w:val="nl-BE"/>
        </w:rPr>
      </w:pPr>
      <w:r>
        <w:rPr>
          <w:rFonts w:cs="Arial"/>
          <w:b/>
          <w:sz w:val="20"/>
          <w:szCs w:val="20"/>
          <w:lang w:val="nl-BE"/>
        </w:rPr>
        <w:t>7.Lf2</w:t>
      </w:r>
    </w:p>
    <w:p w14:paraId="0CDD59E3" w14:textId="77777777" w:rsidR="00CB1814" w:rsidRPr="00D969E8" w:rsidRDefault="00CB1814" w:rsidP="00CB1814">
      <w:pPr>
        <w:jc w:val="both"/>
        <w:rPr>
          <w:rFonts w:cs="Arial"/>
          <w:b/>
          <w:sz w:val="20"/>
          <w:szCs w:val="20"/>
          <w:lang w:val="nl-BE"/>
        </w:rPr>
      </w:pPr>
      <w:r>
        <w:rPr>
          <w:rFonts w:cs="Arial"/>
          <w:sz w:val="20"/>
          <w:szCs w:val="20"/>
          <w:lang w:val="nl-BE"/>
        </w:rPr>
        <w:t>7.Le1</w:t>
      </w:r>
      <w:r w:rsidR="00BE5730">
        <w:rPr>
          <w:rFonts w:cs="Arial"/>
          <w:sz w:val="20"/>
          <w:szCs w:val="20"/>
          <w:lang w:val="nl-BE"/>
        </w:rPr>
        <w:t>?</w:t>
      </w:r>
      <w:r>
        <w:rPr>
          <w:rFonts w:cs="Arial"/>
          <w:sz w:val="20"/>
          <w:szCs w:val="20"/>
          <w:lang w:val="nl-BE"/>
        </w:rPr>
        <w:t xml:space="preserve"> of 7.Lg2</w:t>
      </w:r>
      <w:r w:rsidR="00BE5730">
        <w:rPr>
          <w:rFonts w:cs="Arial"/>
          <w:sz w:val="20"/>
          <w:szCs w:val="20"/>
          <w:lang w:val="nl-BE"/>
        </w:rPr>
        <w:t>?</w:t>
      </w:r>
      <w:r w:rsidR="00D969E8">
        <w:rPr>
          <w:rFonts w:cs="Arial"/>
          <w:sz w:val="20"/>
          <w:szCs w:val="20"/>
          <w:lang w:val="nl-BE"/>
        </w:rPr>
        <w:t xml:space="preserve"> is een omweg.</w:t>
      </w:r>
    </w:p>
    <w:p w14:paraId="22CE0A18" w14:textId="77777777" w:rsidR="006F3923" w:rsidRDefault="00D969E8" w:rsidP="00AB60EB">
      <w:pPr>
        <w:ind w:firstLine="708"/>
        <w:jc w:val="both"/>
        <w:rPr>
          <w:rFonts w:cs="Arial"/>
          <w:b/>
          <w:sz w:val="20"/>
          <w:szCs w:val="20"/>
          <w:lang w:val="nl-BE"/>
        </w:rPr>
      </w:pPr>
      <w:r>
        <w:rPr>
          <w:rFonts w:cs="Arial"/>
          <w:b/>
          <w:sz w:val="20"/>
          <w:szCs w:val="20"/>
          <w:lang w:val="nl-BE"/>
        </w:rPr>
        <w:t>7…</w:t>
      </w:r>
      <w:r w:rsidR="006F3923">
        <w:rPr>
          <w:rFonts w:cs="Arial"/>
          <w:b/>
          <w:sz w:val="20"/>
          <w:szCs w:val="20"/>
          <w:lang w:val="nl-BE"/>
        </w:rPr>
        <w:tab/>
      </w:r>
      <w:r w:rsidR="006F3923">
        <w:rPr>
          <w:rFonts w:cs="Arial"/>
          <w:b/>
          <w:sz w:val="20"/>
          <w:szCs w:val="20"/>
          <w:lang w:val="nl-BE"/>
        </w:rPr>
        <w:tab/>
        <w:t>Kd8</w:t>
      </w:r>
    </w:p>
    <w:p w14:paraId="55661023" w14:textId="77777777" w:rsidR="006F3923" w:rsidRDefault="006F3923" w:rsidP="006F3923">
      <w:pPr>
        <w:jc w:val="both"/>
        <w:rPr>
          <w:rFonts w:cs="Arial"/>
          <w:b/>
          <w:sz w:val="20"/>
          <w:szCs w:val="20"/>
          <w:lang w:val="nl-BE"/>
        </w:rPr>
      </w:pPr>
      <w:r>
        <w:rPr>
          <w:rFonts w:cs="Arial"/>
          <w:b/>
          <w:sz w:val="20"/>
          <w:szCs w:val="20"/>
          <w:lang w:val="nl-BE"/>
        </w:rPr>
        <w:t xml:space="preserve">             8.Lb6+</w:t>
      </w:r>
      <w:r>
        <w:rPr>
          <w:rFonts w:cs="Arial"/>
          <w:b/>
          <w:sz w:val="20"/>
          <w:szCs w:val="20"/>
          <w:lang w:val="nl-BE"/>
        </w:rPr>
        <w:tab/>
      </w:r>
      <w:r>
        <w:rPr>
          <w:rFonts w:cs="Arial"/>
          <w:b/>
          <w:sz w:val="20"/>
          <w:szCs w:val="20"/>
          <w:lang w:val="nl-BE"/>
        </w:rPr>
        <w:tab/>
        <w:t>Kd7</w:t>
      </w:r>
    </w:p>
    <w:p w14:paraId="4785EB40" w14:textId="77777777" w:rsidR="00D969E8" w:rsidRDefault="00AB60EB" w:rsidP="006F3923">
      <w:pPr>
        <w:jc w:val="both"/>
        <w:rPr>
          <w:rFonts w:cs="Arial"/>
          <w:b/>
          <w:sz w:val="20"/>
          <w:szCs w:val="20"/>
          <w:lang w:val="nl-BE"/>
        </w:rPr>
      </w:pPr>
      <w:r>
        <w:rPr>
          <w:rFonts w:cs="Arial"/>
          <w:b/>
          <w:sz w:val="20"/>
          <w:szCs w:val="20"/>
          <w:lang w:val="nl-BE"/>
        </w:rPr>
        <w:t xml:space="preserve">             9.Le3</w:t>
      </w:r>
    </w:p>
    <w:p w14:paraId="779EDC99" w14:textId="77777777" w:rsidR="00D969E8" w:rsidRDefault="00D969E8" w:rsidP="00D969E8">
      <w:pPr>
        <w:jc w:val="both"/>
        <w:rPr>
          <w:rFonts w:cs="Arial"/>
          <w:sz w:val="20"/>
          <w:szCs w:val="20"/>
          <w:lang w:val="nl-BE"/>
        </w:rPr>
      </w:pPr>
      <w:r>
        <w:rPr>
          <w:rFonts w:cs="Arial"/>
          <w:sz w:val="20"/>
          <w:szCs w:val="20"/>
          <w:lang w:val="nl-BE"/>
        </w:rPr>
        <w:t>9.Lf2</w:t>
      </w:r>
      <w:r w:rsidR="00BE5730">
        <w:rPr>
          <w:rFonts w:cs="Arial"/>
          <w:sz w:val="20"/>
          <w:szCs w:val="20"/>
          <w:lang w:val="nl-BE"/>
        </w:rPr>
        <w:t>?,</w:t>
      </w:r>
      <w:r>
        <w:rPr>
          <w:rFonts w:cs="Arial"/>
          <w:sz w:val="20"/>
          <w:szCs w:val="20"/>
          <w:lang w:val="nl-BE"/>
        </w:rPr>
        <w:t xml:space="preserve"> 9.Lg1</w:t>
      </w:r>
      <w:r w:rsidR="00BE5730">
        <w:rPr>
          <w:rFonts w:cs="Arial"/>
          <w:sz w:val="20"/>
          <w:szCs w:val="20"/>
          <w:lang w:val="nl-BE"/>
        </w:rPr>
        <w:t>? en</w:t>
      </w:r>
      <w:r>
        <w:rPr>
          <w:rFonts w:cs="Arial"/>
          <w:sz w:val="20"/>
          <w:szCs w:val="20"/>
          <w:lang w:val="nl-BE"/>
        </w:rPr>
        <w:t xml:space="preserve"> 9.La7</w:t>
      </w:r>
      <w:r w:rsidR="00BE5730">
        <w:rPr>
          <w:rFonts w:cs="Arial"/>
          <w:sz w:val="20"/>
          <w:szCs w:val="20"/>
          <w:lang w:val="nl-BE"/>
        </w:rPr>
        <w:t>?, ook.</w:t>
      </w:r>
      <w:r>
        <w:rPr>
          <w:rFonts w:cs="Arial"/>
          <w:sz w:val="20"/>
          <w:szCs w:val="20"/>
          <w:lang w:val="nl-BE"/>
        </w:rPr>
        <w:t xml:space="preserve">      </w:t>
      </w:r>
    </w:p>
    <w:p w14:paraId="2481DE6F" w14:textId="77777777" w:rsidR="006F3923" w:rsidRPr="00AB60EB" w:rsidRDefault="00D969E8" w:rsidP="00D969E8">
      <w:pPr>
        <w:ind w:left="708"/>
        <w:jc w:val="both"/>
        <w:rPr>
          <w:rFonts w:cs="Arial"/>
          <w:b/>
          <w:sz w:val="20"/>
          <w:szCs w:val="20"/>
          <w:lang w:val="nl-BE"/>
        </w:rPr>
      </w:pPr>
      <w:r>
        <w:rPr>
          <w:rFonts w:cs="Arial"/>
          <w:b/>
          <w:sz w:val="20"/>
          <w:szCs w:val="20"/>
          <w:lang w:val="nl-BE"/>
        </w:rPr>
        <w:t>9…</w:t>
      </w:r>
      <w:r>
        <w:rPr>
          <w:rFonts w:cs="Arial"/>
          <w:b/>
          <w:sz w:val="20"/>
          <w:szCs w:val="20"/>
          <w:lang w:val="nl-BE"/>
        </w:rPr>
        <w:tab/>
      </w:r>
      <w:r>
        <w:rPr>
          <w:rFonts w:cs="Arial"/>
          <w:b/>
          <w:sz w:val="20"/>
          <w:szCs w:val="20"/>
          <w:lang w:val="nl-BE"/>
        </w:rPr>
        <w:tab/>
      </w:r>
      <w:r w:rsidR="006F3923">
        <w:rPr>
          <w:rFonts w:cs="Arial"/>
          <w:b/>
          <w:sz w:val="20"/>
          <w:szCs w:val="20"/>
          <w:lang w:val="nl-BE"/>
        </w:rPr>
        <w:t>Kd8</w:t>
      </w:r>
    </w:p>
    <w:p w14:paraId="253EFDC0" w14:textId="77777777" w:rsidR="005C1DA0" w:rsidRDefault="006F3923" w:rsidP="006F3923">
      <w:pPr>
        <w:jc w:val="both"/>
        <w:rPr>
          <w:rFonts w:cs="Arial"/>
          <w:b/>
          <w:sz w:val="20"/>
          <w:szCs w:val="20"/>
          <w:lang w:val="nl-BE"/>
        </w:rPr>
      </w:pPr>
      <w:r>
        <w:rPr>
          <w:rFonts w:cs="Arial"/>
          <w:sz w:val="20"/>
          <w:szCs w:val="20"/>
          <w:lang w:val="nl-BE"/>
        </w:rPr>
        <w:t xml:space="preserve">           </w:t>
      </w:r>
      <w:r w:rsidR="00AB60EB">
        <w:rPr>
          <w:rFonts w:cs="Arial"/>
          <w:b/>
          <w:sz w:val="20"/>
          <w:szCs w:val="20"/>
          <w:lang w:val="nl-BE"/>
        </w:rPr>
        <w:t>10.Lg5</w:t>
      </w:r>
    </w:p>
    <w:p w14:paraId="7C9975C7" w14:textId="77777777" w:rsidR="005C1DA0" w:rsidRDefault="005C1DA0" w:rsidP="005C1DA0">
      <w:pPr>
        <w:rPr>
          <w:rFonts w:cs="Arial"/>
          <w:sz w:val="20"/>
          <w:szCs w:val="20"/>
          <w:lang w:val="nl-BE"/>
        </w:rPr>
      </w:pPr>
      <w:r>
        <w:rPr>
          <w:rFonts w:cs="Arial"/>
          <w:sz w:val="20"/>
          <w:szCs w:val="20"/>
          <w:lang w:val="nl-BE"/>
        </w:rPr>
        <w:t>10.Lb6</w:t>
      </w:r>
      <w:r w:rsidR="00BE5730">
        <w:rPr>
          <w:rFonts w:cs="Arial"/>
          <w:sz w:val="20"/>
          <w:szCs w:val="20"/>
          <w:lang w:val="nl-BE"/>
        </w:rPr>
        <w:t>?</w:t>
      </w:r>
      <w:r>
        <w:rPr>
          <w:rFonts w:cs="Arial"/>
          <w:sz w:val="20"/>
          <w:szCs w:val="20"/>
          <w:lang w:val="nl-BE"/>
        </w:rPr>
        <w:t>, nog een omweg</w:t>
      </w:r>
    </w:p>
    <w:p w14:paraId="26485AFD" w14:textId="77777777" w:rsidR="006F3923" w:rsidRDefault="005C1DA0" w:rsidP="005C1DA0">
      <w:pPr>
        <w:jc w:val="center"/>
        <w:rPr>
          <w:rFonts w:cs="Arial"/>
          <w:b/>
          <w:sz w:val="20"/>
          <w:szCs w:val="20"/>
          <w:lang w:val="nl-BE"/>
        </w:rPr>
      </w:pPr>
      <w:r>
        <w:rPr>
          <w:rFonts w:cs="Arial"/>
          <w:b/>
          <w:sz w:val="20"/>
          <w:szCs w:val="20"/>
          <w:lang w:val="nl-BE"/>
        </w:rPr>
        <w:t>10…</w:t>
      </w:r>
      <w:r w:rsidR="00AB60EB">
        <w:rPr>
          <w:rFonts w:cs="Arial"/>
          <w:b/>
          <w:sz w:val="20"/>
          <w:szCs w:val="20"/>
          <w:lang w:val="nl-BE"/>
        </w:rPr>
        <w:tab/>
      </w:r>
      <w:r w:rsidR="00AB60EB">
        <w:rPr>
          <w:rFonts w:cs="Arial"/>
          <w:b/>
          <w:sz w:val="20"/>
          <w:szCs w:val="20"/>
          <w:lang w:val="nl-BE"/>
        </w:rPr>
        <w:tab/>
      </w:r>
      <w:r w:rsidR="006F3923">
        <w:rPr>
          <w:rFonts w:cs="Arial"/>
          <w:b/>
          <w:sz w:val="20"/>
          <w:szCs w:val="20"/>
          <w:lang w:val="nl-BE"/>
        </w:rPr>
        <w:t>Kd7</w:t>
      </w:r>
    </w:p>
    <w:p w14:paraId="40D773F4" w14:textId="77777777" w:rsidR="00D969E8" w:rsidRDefault="006F3923" w:rsidP="006F3923">
      <w:pPr>
        <w:jc w:val="both"/>
        <w:rPr>
          <w:rFonts w:cs="Arial"/>
          <w:b/>
          <w:sz w:val="20"/>
          <w:szCs w:val="20"/>
          <w:lang w:val="nl-BE"/>
        </w:rPr>
      </w:pPr>
      <w:r>
        <w:rPr>
          <w:rFonts w:cs="Arial"/>
          <w:b/>
          <w:sz w:val="20"/>
          <w:szCs w:val="20"/>
          <w:lang w:val="nl-BE"/>
        </w:rPr>
        <w:t xml:space="preserve">           11.Lh4</w:t>
      </w:r>
    </w:p>
    <w:p w14:paraId="24881B87" w14:textId="77777777" w:rsidR="00D969E8" w:rsidRPr="00D969E8" w:rsidRDefault="00D969E8" w:rsidP="006F3923">
      <w:pPr>
        <w:jc w:val="both"/>
        <w:rPr>
          <w:rFonts w:cs="Arial"/>
          <w:sz w:val="20"/>
          <w:szCs w:val="20"/>
          <w:lang w:val="nl-BE"/>
        </w:rPr>
      </w:pPr>
      <w:r>
        <w:rPr>
          <w:rFonts w:cs="Arial"/>
          <w:sz w:val="20"/>
          <w:szCs w:val="20"/>
          <w:lang w:val="nl-BE"/>
        </w:rPr>
        <w:t>11.Le3</w:t>
      </w:r>
      <w:r w:rsidR="00BE5730">
        <w:rPr>
          <w:rFonts w:cs="Arial"/>
          <w:sz w:val="20"/>
          <w:szCs w:val="20"/>
          <w:lang w:val="nl-BE"/>
        </w:rPr>
        <w:t>?, en nog een</w:t>
      </w:r>
      <w:r>
        <w:rPr>
          <w:rFonts w:cs="Arial"/>
          <w:sz w:val="20"/>
          <w:szCs w:val="20"/>
          <w:lang w:val="nl-BE"/>
        </w:rPr>
        <w:t xml:space="preserve"> omweg</w:t>
      </w:r>
    </w:p>
    <w:p w14:paraId="1494D340" w14:textId="77777777" w:rsidR="006F3923" w:rsidRPr="00B5591D" w:rsidRDefault="00D969E8" w:rsidP="006F3923">
      <w:pPr>
        <w:jc w:val="both"/>
        <w:rPr>
          <w:rFonts w:cs="Arial"/>
          <w:sz w:val="20"/>
          <w:szCs w:val="20"/>
          <w:lang w:val="nl-BE"/>
        </w:rPr>
      </w:pPr>
      <w:r>
        <w:rPr>
          <w:rFonts w:cs="Arial"/>
          <w:b/>
          <w:sz w:val="20"/>
          <w:szCs w:val="20"/>
          <w:lang w:val="nl-BE"/>
        </w:rPr>
        <w:t xml:space="preserve">           11…</w:t>
      </w:r>
      <w:r>
        <w:rPr>
          <w:rFonts w:cs="Arial"/>
          <w:b/>
          <w:sz w:val="20"/>
          <w:szCs w:val="20"/>
          <w:lang w:val="nl-BE"/>
        </w:rPr>
        <w:tab/>
      </w:r>
      <w:r w:rsidR="00B5591D">
        <w:rPr>
          <w:rFonts w:cs="Arial"/>
          <w:sz w:val="20"/>
          <w:szCs w:val="20"/>
          <w:lang w:val="nl-BE"/>
        </w:rPr>
        <w:tab/>
      </w:r>
      <w:r w:rsidR="006F3923">
        <w:rPr>
          <w:rFonts w:cs="Arial"/>
          <w:b/>
          <w:sz w:val="20"/>
          <w:szCs w:val="20"/>
          <w:lang w:val="nl-BE"/>
        </w:rPr>
        <w:t>f2</w:t>
      </w:r>
    </w:p>
    <w:p w14:paraId="2C79037C" w14:textId="77777777" w:rsidR="006F3923" w:rsidRDefault="006F3923" w:rsidP="006F3923">
      <w:pPr>
        <w:jc w:val="both"/>
        <w:rPr>
          <w:rFonts w:cs="Arial"/>
          <w:b/>
          <w:sz w:val="20"/>
          <w:szCs w:val="20"/>
          <w:lang w:val="nl-BE"/>
        </w:rPr>
      </w:pPr>
      <w:r>
        <w:rPr>
          <w:rFonts w:cs="Arial"/>
          <w:b/>
          <w:sz w:val="20"/>
          <w:szCs w:val="20"/>
          <w:lang w:val="nl-BE"/>
        </w:rPr>
        <w:t xml:space="preserve">           12.Lxf2</w:t>
      </w:r>
      <w:r>
        <w:rPr>
          <w:rFonts w:cs="Arial"/>
          <w:b/>
          <w:sz w:val="20"/>
          <w:szCs w:val="20"/>
          <w:lang w:val="nl-BE"/>
        </w:rPr>
        <w:tab/>
      </w:r>
      <w:r>
        <w:rPr>
          <w:rFonts w:cs="Arial"/>
          <w:b/>
          <w:sz w:val="20"/>
          <w:szCs w:val="20"/>
          <w:lang w:val="nl-BE"/>
        </w:rPr>
        <w:tab/>
        <w:t>Kd8</w:t>
      </w:r>
    </w:p>
    <w:p w14:paraId="39877F98" w14:textId="77777777" w:rsidR="00D969E8" w:rsidRDefault="00B5591D" w:rsidP="006F3923">
      <w:pPr>
        <w:jc w:val="both"/>
        <w:rPr>
          <w:rFonts w:cs="Arial"/>
          <w:b/>
          <w:sz w:val="20"/>
          <w:szCs w:val="20"/>
          <w:lang w:val="nl-BE"/>
        </w:rPr>
      </w:pPr>
      <w:r>
        <w:rPr>
          <w:rFonts w:cs="Arial"/>
          <w:b/>
          <w:sz w:val="20"/>
          <w:szCs w:val="20"/>
          <w:lang w:val="nl-BE"/>
        </w:rPr>
        <w:t xml:space="preserve">           13.Lb6+</w:t>
      </w:r>
    </w:p>
    <w:p w14:paraId="1E36B201" w14:textId="77777777" w:rsidR="005C1DA0" w:rsidRDefault="005C1DA0" w:rsidP="006F3923">
      <w:pPr>
        <w:jc w:val="both"/>
        <w:rPr>
          <w:rFonts w:cs="Arial"/>
          <w:b/>
          <w:sz w:val="20"/>
          <w:szCs w:val="20"/>
          <w:lang w:val="nl-BE"/>
        </w:rPr>
      </w:pPr>
      <w:r>
        <w:rPr>
          <w:rFonts w:cs="Arial"/>
          <w:sz w:val="20"/>
          <w:szCs w:val="20"/>
          <w:lang w:val="nl-BE"/>
        </w:rPr>
        <w:t>13.Lh4</w:t>
      </w:r>
      <w:r w:rsidR="00D969E8">
        <w:rPr>
          <w:rFonts w:cs="Arial"/>
          <w:sz w:val="20"/>
          <w:szCs w:val="20"/>
          <w:lang w:val="nl-BE"/>
        </w:rPr>
        <w:t>, en nog</w:t>
      </w:r>
      <w:r>
        <w:rPr>
          <w:rFonts w:cs="Arial"/>
          <w:sz w:val="20"/>
          <w:szCs w:val="20"/>
          <w:lang w:val="nl-BE"/>
        </w:rPr>
        <w:t>maals</w:t>
      </w:r>
      <w:r w:rsidR="00D969E8">
        <w:rPr>
          <w:rFonts w:cs="Arial"/>
          <w:sz w:val="20"/>
          <w:szCs w:val="20"/>
          <w:lang w:val="nl-BE"/>
        </w:rPr>
        <w:t xml:space="preserve"> een omweg</w:t>
      </w:r>
    </w:p>
    <w:p w14:paraId="3357844A" w14:textId="77777777" w:rsidR="006F3923" w:rsidRPr="00B354CB" w:rsidRDefault="005C1DA0" w:rsidP="006F3923">
      <w:pPr>
        <w:jc w:val="both"/>
        <w:rPr>
          <w:rFonts w:cs="Arial"/>
          <w:b/>
          <w:sz w:val="20"/>
          <w:szCs w:val="20"/>
          <w:lang w:val="en-GB"/>
        </w:rPr>
      </w:pPr>
      <w:r>
        <w:rPr>
          <w:rFonts w:cs="Arial"/>
          <w:b/>
          <w:sz w:val="20"/>
          <w:szCs w:val="20"/>
          <w:lang w:val="nl-BE"/>
        </w:rPr>
        <w:t xml:space="preserve">           </w:t>
      </w:r>
      <w:r w:rsidR="00D969E8" w:rsidRPr="00B354CB">
        <w:rPr>
          <w:rFonts w:cs="Arial"/>
          <w:b/>
          <w:sz w:val="20"/>
          <w:szCs w:val="20"/>
          <w:lang w:val="en-GB"/>
        </w:rPr>
        <w:t>13…</w:t>
      </w:r>
      <w:r w:rsidR="00D969E8" w:rsidRPr="00B354CB">
        <w:rPr>
          <w:rFonts w:cs="Arial"/>
          <w:b/>
          <w:sz w:val="20"/>
          <w:szCs w:val="20"/>
          <w:lang w:val="en-GB"/>
        </w:rPr>
        <w:tab/>
      </w:r>
      <w:r w:rsidR="00D969E8" w:rsidRPr="00B354CB">
        <w:rPr>
          <w:rFonts w:cs="Arial"/>
          <w:b/>
          <w:sz w:val="20"/>
          <w:szCs w:val="20"/>
          <w:lang w:val="en-GB"/>
        </w:rPr>
        <w:tab/>
      </w:r>
      <w:r w:rsidR="006F3923" w:rsidRPr="00B354CB">
        <w:rPr>
          <w:rFonts w:cs="Arial"/>
          <w:b/>
          <w:sz w:val="20"/>
          <w:szCs w:val="20"/>
          <w:lang w:val="en-GB"/>
        </w:rPr>
        <w:t>Kd7</w:t>
      </w:r>
    </w:p>
    <w:p w14:paraId="3F7AE000" w14:textId="77777777" w:rsidR="006F3923" w:rsidRPr="00B354CB" w:rsidRDefault="00B309D5" w:rsidP="006F3923">
      <w:pPr>
        <w:jc w:val="both"/>
        <w:rPr>
          <w:rFonts w:cs="Arial"/>
          <w:sz w:val="20"/>
          <w:szCs w:val="20"/>
          <w:lang w:val="en-GB"/>
        </w:rPr>
      </w:pPr>
      <w:r w:rsidRPr="00B354CB">
        <w:rPr>
          <w:rFonts w:cs="Arial"/>
          <w:b/>
          <w:sz w:val="20"/>
          <w:szCs w:val="20"/>
          <w:lang w:val="en-GB"/>
        </w:rPr>
        <w:t xml:space="preserve">           14.Lc7</w:t>
      </w:r>
      <w:r w:rsidRPr="00B354CB">
        <w:rPr>
          <w:rFonts w:cs="Arial"/>
          <w:b/>
          <w:sz w:val="20"/>
          <w:szCs w:val="20"/>
          <w:lang w:val="en-GB"/>
        </w:rPr>
        <w:tab/>
      </w:r>
      <w:r w:rsidRPr="00B354CB">
        <w:rPr>
          <w:rFonts w:cs="Arial"/>
          <w:b/>
          <w:sz w:val="20"/>
          <w:szCs w:val="20"/>
          <w:lang w:val="en-GB"/>
        </w:rPr>
        <w:tab/>
        <w:t>La6</w:t>
      </w:r>
    </w:p>
    <w:p w14:paraId="67F04706" w14:textId="77777777" w:rsidR="006F3923" w:rsidRPr="00ED1153" w:rsidRDefault="006F3923" w:rsidP="006F3923">
      <w:pPr>
        <w:jc w:val="both"/>
        <w:rPr>
          <w:rFonts w:cs="Arial"/>
          <w:b/>
          <w:sz w:val="20"/>
          <w:szCs w:val="20"/>
          <w:lang w:val="en-GB"/>
        </w:rPr>
      </w:pPr>
      <w:r w:rsidRPr="00B354CB">
        <w:rPr>
          <w:rFonts w:cs="Arial"/>
          <w:sz w:val="20"/>
          <w:szCs w:val="20"/>
          <w:lang w:val="en-GB"/>
        </w:rPr>
        <w:t xml:space="preserve">           </w:t>
      </w:r>
      <w:r w:rsidRPr="00ED1153">
        <w:rPr>
          <w:rFonts w:cs="Arial"/>
          <w:b/>
          <w:sz w:val="20"/>
          <w:szCs w:val="20"/>
          <w:lang w:val="en-GB"/>
        </w:rPr>
        <w:t>15.Pc5+</w:t>
      </w:r>
      <w:r w:rsidRPr="00ED1153">
        <w:rPr>
          <w:rFonts w:cs="Arial"/>
          <w:b/>
          <w:sz w:val="20"/>
          <w:szCs w:val="20"/>
          <w:lang w:val="en-GB"/>
        </w:rPr>
        <w:tab/>
      </w:r>
      <w:r w:rsidRPr="00ED1153">
        <w:rPr>
          <w:rFonts w:cs="Arial"/>
          <w:b/>
          <w:sz w:val="20"/>
          <w:szCs w:val="20"/>
          <w:lang w:val="en-GB"/>
        </w:rPr>
        <w:tab/>
        <w:t>Kc6</w:t>
      </w:r>
    </w:p>
    <w:p w14:paraId="07E1A805"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16.Pxa6</w:t>
      </w:r>
      <w:r w:rsidRPr="00ED1153">
        <w:rPr>
          <w:rFonts w:cs="Arial"/>
          <w:b/>
          <w:sz w:val="20"/>
          <w:szCs w:val="20"/>
          <w:lang w:val="en-GB"/>
        </w:rPr>
        <w:tab/>
      </w:r>
      <w:r w:rsidRPr="00ED1153">
        <w:rPr>
          <w:rFonts w:cs="Arial"/>
          <w:b/>
          <w:sz w:val="20"/>
          <w:szCs w:val="20"/>
          <w:lang w:val="en-GB"/>
        </w:rPr>
        <w:tab/>
        <w:t>Kb5</w:t>
      </w:r>
    </w:p>
    <w:p w14:paraId="76F77E70" w14:textId="77777777" w:rsidR="00565CCA" w:rsidRPr="00ED1153" w:rsidRDefault="006F3923" w:rsidP="006F3923">
      <w:pPr>
        <w:jc w:val="both"/>
        <w:rPr>
          <w:rFonts w:cs="Arial"/>
          <w:b/>
          <w:sz w:val="20"/>
          <w:szCs w:val="20"/>
          <w:lang w:val="en-GB"/>
        </w:rPr>
      </w:pPr>
      <w:r w:rsidRPr="00ED1153">
        <w:rPr>
          <w:rFonts w:cs="Arial"/>
          <w:b/>
          <w:sz w:val="20"/>
          <w:szCs w:val="20"/>
          <w:lang w:val="en-GB"/>
        </w:rPr>
        <w:t xml:space="preserve">           17.Kb7</w:t>
      </w:r>
    </w:p>
    <w:p w14:paraId="0FBA787D" w14:textId="77777777" w:rsidR="004730C3" w:rsidRPr="00ED1153" w:rsidRDefault="004730C3" w:rsidP="006F3923">
      <w:pPr>
        <w:jc w:val="both"/>
        <w:rPr>
          <w:rFonts w:cs="Arial"/>
          <w:b/>
          <w:sz w:val="20"/>
          <w:szCs w:val="20"/>
          <w:lang w:val="en-GB"/>
        </w:rPr>
      </w:pPr>
      <w:r w:rsidRPr="00ED1153">
        <w:rPr>
          <w:rFonts w:cs="Arial"/>
          <w:sz w:val="20"/>
          <w:szCs w:val="20"/>
          <w:lang w:val="en-GB"/>
        </w:rPr>
        <w:t>Met winst</w:t>
      </w:r>
    </w:p>
    <w:p w14:paraId="7FAD192A" w14:textId="77777777" w:rsidR="006F3923" w:rsidRPr="00ED1153" w:rsidRDefault="006F3923" w:rsidP="006F3923">
      <w:pPr>
        <w:jc w:val="both"/>
        <w:rPr>
          <w:rFonts w:cs="Arial"/>
          <w:sz w:val="20"/>
          <w:szCs w:val="20"/>
          <w:lang w:val="en-GB"/>
        </w:rPr>
      </w:pPr>
    </w:p>
    <w:p w14:paraId="2EAB6495" w14:textId="77777777" w:rsidR="006F3923" w:rsidRDefault="006F3923" w:rsidP="006F3923">
      <w:pPr>
        <w:jc w:val="both"/>
        <w:rPr>
          <w:rFonts w:cs="Arial"/>
          <w:sz w:val="20"/>
          <w:szCs w:val="20"/>
          <w:lang w:val="en-GB"/>
        </w:rPr>
      </w:pPr>
      <w:r w:rsidRPr="00ED1153">
        <w:rPr>
          <w:rFonts w:cs="Arial"/>
          <w:sz w:val="20"/>
          <w:szCs w:val="20"/>
          <w:lang w:val="en-GB"/>
        </w:rPr>
        <w:t xml:space="preserve">Ed van de Gevel </w:t>
      </w:r>
      <w:r>
        <w:rPr>
          <w:rFonts w:cs="Arial"/>
          <w:sz w:val="20"/>
          <w:szCs w:val="20"/>
          <w:lang w:val="en-GB"/>
        </w:rPr>
        <w:t xml:space="preserve">schreef: </w:t>
      </w:r>
      <w:r>
        <w:rPr>
          <w:rFonts w:cs="Arial"/>
          <w:i/>
          <w:sz w:val="20"/>
          <w:szCs w:val="20"/>
          <w:lang w:val="en-GB"/>
        </w:rPr>
        <w:t>“Ignace Vandecasteele shows how to in-carcerate a black bishop.”</w:t>
      </w:r>
      <w:r>
        <w:rPr>
          <w:rFonts w:cs="Arial"/>
          <w:sz w:val="20"/>
          <w:szCs w:val="20"/>
          <w:lang w:val="en-GB"/>
        </w:rPr>
        <w:t xml:space="preserve"> </w:t>
      </w:r>
      <w:r>
        <w:rPr>
          <w:rFonts w:cs="Arial"/>
          <w:i/>
          <w:sz w:val="20"/>
          <w:szCs w:val="20"/>
          <w:lang w:val="en-GB"/>
        </w:rPr>
        <w:t xml:space="preserve"> </w:t>
      </w:r>
    </w:p>
    <w:p w14:paraId="003E7995" w14:textId="77777777" w:rsidR="006F3923" w:rsidRDefault="0022175A" w:rsidP="00D969E8">
      <w:pPr>
        <w:pStyle w:val="03aText"/>
        <w:widowControl/>
        <w:jc w:val="center"/>
        <w:rPr>
          <w:b/>
          <w:lang w:val="nl-BE"/>
        </w:rPr>
      </w:pPr>
      <w:r>
        <w:rPr>
          <w:b/>
          <w:lang w:val="nl-BE"/>
        </w:rPr>
        <w:lastRenderedPageBreak/>
        <w:t xml:space="preserve">- </w:t>
      </w:r>
      <w:r w:rsidR="00004A2F">
        <w:rPr>
          <w:b/>
          <w:lang w:val="nl-BE"/>
        </w:rPr>
        <w:t>25</w:t>
      </w:r>
      <w:r w:rsidR="0058514D">
        <w:rPr>
          <w:b/>
          <w:lang w:val="nl-BE"/>
        </w:rPr>
        <w:t>5</w:t>
      </w:r>
      <w:r w:rsidR="006F3923">
        <w:rPr>
          <w:b/>
          <w:lang w:val="nl-BE"/>
        </w:rPr>
        <w:t xml:space="preserve"> -</w:t>
      </w:r>
    </w:p>
    <w:p w14:paraId="77CAE73F" w14:textId="77777777" w:rsidR="006F3923" w:rsidRDefault="006F3923" w:rsidP="006F3923">
      <w:pPr>
        <w:spacing w:line="190" w:lineRule="exact"/>
        <w:jc w:val="center"/>
        <w:rPr>
          <w:rFonts w:cs="Arial"/>
          <w:b/>
          <w:sz w:val="20"/>
          <w:szCs w:val="20"/>
          <w:lang w:val="nl-BE"/>
        </w:rPr>
      </w:pPr>
    </w:p>
    <w:p w14:paraId="3E165CD7" w14:textId="77777777" w:rsidR="006F3923" w:rsidRDefault="006F3923" w:rsidP="003A004C">
      <w:pPr>
        <w:spacing w:line="190" w:lineRule="exact"/>
        <w:jc w:val="center"/>
        <w:rPr>
          <w:rFonts w:cs="Arial"/>
          <w:sz w:val="20"/>
          <w:szCs w:val="20"/>
          <w:lang w:val="nl-BE"/>
        </w:rPr>
      </w:pPr>
      <w:r>
        <w:rPr>
          <w:rFonts w:cs="Arial"/>
          <w:i/>
          <w:sz w:val="20"/>
          <w:szCs w:val="20"/>
          <w:lang w:val="nl-BE"/>
        </w:rPr>
        <w:t xml:space="preserve">Origineel, </w:t>
      </w:r>
      <w:r w:rsidR="003A004C">
        <w:rPr>
          <w:rFonts w:cs="Arial"/>
          <w:sz w:val="20"/>
          <w:szCs w:val="20"/>
          <w:lang w:val="nl-BE"/>
        </w:rPr>
        <w:t>2009</w:t>
      </w:r>
    </w:p>
    <w:p w14:paraId="7AF47D31" w14:textId="77777777" w:rsidR="003A004C" w:rsidRDefault="003A004C" w:rsidP="003A004C">
      <w:pPr>
        <w:spacing w:line="190" w:lineRule="exact"/>
        <w:jc w:val="center"/>
        <w:rPr>
          <w:rFonts w:cs="Arial"/>
          <w:sz w:val="20"/>
          <w:szCs w:val="20"/>
          <w:lang w:val="nl-BE"/>
        </w:rPr>
      </w:pPr>
    </w:p>
    <w:p w14:paraId="1073BFE2" w14:textId="77777777" w:rsidR="006F3923" w:rsidRDefault="003A004C" w:rsidP="006F3923">
      <w:pPr>
        <w:rPr>
          <w:lang w:val="nl-BE"/>
        </w:rPr>
      </w:pPr>
      <w:r>
        <w:rPr>
          <w:lang w:val="nl-BE"/>
        </w:rPr>
        <w:object w:dxaOrig="4579" w:dyaOrig="4578" w14:anchorId="2E961A63">
          <v:shape id="_x0000_i1267" type="#_x0000_t75" style="width:153.4pt;height:153.4pt" o:ole="">
            <v:imagedata r:id="rId508" o:title=""/>
          </v:shape>
          <o:OLEObject Type="Embed" ProgID="CorelDRAW.Graphic.12" ShapeID="_x0000_i1267" DrawAspect="Content" ObjectID="_1587467637" r:id="rId509"/>
        </w:object>
      </w:r>
    </w:p>
    <w:p w14:paraId="4394F6FA" w14:textId="77777777" w:rsidR="003A004C" w:rsidRDefault="003A004C" w:rsidP="006F3923">
      <w:pPr>
        <w:rPr>
          <w:lang w:val="nl-BE"/>
        </w:rPr>
      </w:pPr>
    </w:p>
    <w:p w14:paraId="44D39F4D" w14:textId="77777777" w:rsidR="003A004C" w:rsidRDefault="003A004C" w:rsidP="006F3923">
      <w:pPr>
        <w:rPr>
          <w:sz w:val="20"/>
          <w:szCs w:val="20"/>
          <w:lang w:val="nl-BE"/>
        </w:rPr>
      </w:pPr>
      <w:r>
        <w:rPr>
          <w:b/>
          <w:lang w:val="nl-BE"/>
        </w:rPr>
        <w:t xml:space="preserve">+                          </w:t>
      </w:r>
      <w:r>
        <w:rPr>
          <w:sz w:val="20"/>
          <w:szCs w:val="20"/>
          <w:lang w:val="nl-BE"/>
        </w:rPr>
        <w:t>0045.01 c6f8</w:t>
      </w:r>
    </w:p>
    <w:p w14:paraId="05931595" w14:textId="77777777" w:rsidR="003A004C" w:rsidRPr="003A004C" w:rsidRDefault="003A004C" w:rsidP="006F3923">
      <w:pPr>
        <w:rPr>
          <w:rFonts w:cs="Arial"/>
          <w:i/>
          <w:sz w:val="20"/>
          <w:szCs w:val="20"/>
          <w:lang w:val="nl-BE"/>
        </w:rPr>
      </w:pPr>
    </w:p>
    <w:p w14:paraId="76AFA8FA" w14:textId="77777777" w:rsidR="006F3923" w:rsidRDefault="006F3923" w:rsidP="006A3F89">
      <w:pPr>
        <w:jc w:val="both"/>
        <w:rPr>
          <w:rFonts w:cs="Arial"/>
          <w:sz w:val="20"/>
          <w:szCs w:val="20"/>
          <w:lang w:val="nl-BE"/>
        </w:rPr>
      </w:pPr>
      <w:r>
        <w:rPr>
          <w:rFonts w:cs="Arial"/>
          <w:sz w:val="20"/>
          <w:szCs w:val="20"/>
          <w:lang w:val="nl-BE"/>
        </w:rPr>
        <w:t>Opgedragen aan</w:t>
      </w:r>
      <w:r w:rsidR="006A3F89">
        <w:rPr>
          <w:rFonts w:cs="Arial"/>
          <w:sz w:val="20"/>
          <w:szCs w:val="20"/>
          <w:lang w:val="nl-BE"/>
        </w:rPr>
        <w:t xml:space="preserve"> mijn</w:t>
      </w:r>
      <w:r>
        <w:rPr>
          <w:rFonts w:cs="Arial"/>
          <w:sz w:val="20"/>
          <w:szCs w:val="20"/>
          <w:lang w:val="nl-BE"/>
        </w:rPr>
        <w:t xml:space="preserve"> </w:t>
      </w:r>
      <w:r w:rsidR="006A3F89">
        <w:rPr>
          <w:rFonts w:cs="Arial"/>
          <w:sz w:val="20"/>
          <w:szCs w:val="20"/>
          <w:lang w:val="nl-BE"/>
        </w:rPr>
        <w:t>vriend Luc Palmans.</w:t>
      </w:r>
      <w:r>
        <w:rPr>
          <w:rFonts w:cs="Arial"/>
          <w:sz w:val="20"/>
          <w:szCs w:val="20"/>
          <w:lang w:val="nl-BE"/>
        </w:rPr>
        <w:t xml:space="preserve">    </w:t>
      </w:r>
    </w:p>
    <w:p w14:paraId="4BF27355" w14:textId="77777777" w:rsidR="0029225D" w:rsidRPr="0029225D" w:rsidRDefault="006F3923" w:rsidP="004B5EEC">
      <w:pPr>
        <w:ind w:firstLine="708"/>
        <w:jc w:val="both"/>
        <w:rPr>
          <w:rFonts w:cs="Arial"/>
          <w:b/>
          <w:sz w:val="20"/>
          <w:szCs w:val="20"/>
          <w:lang w:val="nl-BE"/>
        </w:rPr>
      </w:pPr>
      <w:r>
        <w:rPr>
          <w:rFonts w:cs="Arial"/>
          <w:b/>
          <w:sz w:val="20"/>
          <w:szCs w:val="20"/>
          <w:lang w:val="nl-BE"/>
        </w:rPr>
        <w:t>1.Pg6+</w:t>
      </w:r>
      <w:r>
        <w:rPr>
          <w:rFonts w:cs="Arial"/>
          <w:b/>
          <w:sz w:val="20"/>
          <w:szCs w:val="20"/>
          <w:lang w:val="nl-BE"/>
        </w:rPr>
        <w:tab/>
      </w:r>
    </w:p>
    <w:p w14:paraId="2F3F6F1A" w14:textId="77777777" w:rsidR="006F3923" w:rsidRDefault="006F3923" w:rsidP="00586E21">
      <w:pPr>
        <w:numPr>
          <w:ilvl w:val="0"/>
          <w:numId w:val="133"/>
        </w:numPr>
        <w:jc w:val="both"/>
        <w:rPr>
          <w:rFonts w:cs="Arial"/>
          <w:sz w:val="20"/>
          <w:szCs w:val="20"/>
          <w:lang w:val="nl-BE"/>
        </w:rPr>
      </w:pPr>
      <w:r>
        <w:rPr>
          <w:rFonts w:cs="Arial"/>
          <w:sz w:val="20"/>
          <w:szCs w:val="20"/>
          <w:lang w:val="nl-BE"/>
        </w:rPr>
        <w:t xml:space="preserve">1.Lxc8? Lxh8, remise. </w:t>
      </w:r>
    </w:p>
    <w:p w14:paraId="2F960F83" w14:textId="77777777" w:rsidR="006F3923" w:rsidRDefault="006F3923" w:rsidP="00586E21">
      <w:pPr>
        <w:numPr>
          <w:ilvl w:val="0"/>
          <w:numId w:val="133"/>
        </w:numPr>
        <w:jc w:val="both"/>
        <w:rPr>
          <w:rFonts w:cs="Arial"/>
          <w:sz w:val="20"/>
          <w:szCs w:val="20"/>
          <w:lang w:val="nl-BE"/>
        </w:rPr>
      </w:pPr>
      <w:r>
        <w:rPr>
          <w:rFonts w:cs="Arial"/>
          <w:sz w:val="20"/>
          <w:szCs w:val="20"/>
          <w:lang w:val="nl-BE"/>
        </w:rPr>
        <w:t>1.Pe6+? Kg8 2.Pg6 Lf6 3.Kd7 Pb6+ 4.Ke8 a4, remise Of hier 2.Pxd4 Pe7+ 3.Kb5 P</w:t>
      </w:r>
      <w:r w:rsidR="00D14D4A">
        <w:rPr>
          <w:rFonts w:cs="Arial"/>
          <w:sz w:val="20"/>
          <w:szCs w:val="20"/>
          <w:lang w:val="nl-BE"/>
        </w:rPr>
        <w:t>xf5 4.Pxf5 Kxh8, en ook remise.</w:t>
      </w:r>
    </w:p>
    <w:p w14:paraId="2ADDF0FA"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Ke8</w:t>
      </w:r>
    </w:p>
    <w:p w14:paraId="1F727F3D" w14:textId="77777777" w:rsidR="0026179E" w:rsidRDefault="006F3923" w:rsidP="004B5EEC">
      <w:pPr>
        <w:jc w:val="both"/>
        <w:rPr>
          <w:rFonts w:cs="Arial"/>
          <w:b/>
          <w:sz w:val="20"/>
          <w:szCs w:val="20"/>
          <w:lang w:val="nl-BE"/>
        </w:rPr>
      </w:pPr>
      <w:r>
        <w:rPr>
          <w:rFonts w:cs="Arial"/>
          <w:sz w:val="20"/>
          <w:szCs w:val="20"/>
          <w:lang w:val="nl-BE"/>
        </w:rPr>
        <w:t>1…Kg7</w:t>
      </w:r>
      <w:r w:rsidR="00E34722">
        <w:rPr>
          <w:rFonts w:cs="Arial"/>
          <w:sz w:val="20"/>
          <w:szCs w:val="20"/>
          <w:lang w:val="nl-BE"/>
        </w:rPr>
        <w:t>?</w:t>
      </w:r>
      <w:r>
        <w:rPr>
          <w:rFonts w:cs="Arial"/>
          <w:sz w:val="20"/>
          <w:szCs w:val="20"/>
          <w:lang w:val="nl-BE"/>
        </w:rPr>
        <w:t xml:space="preserve"> 2.Pe6+ Kf6 3.Pxd4 P</w:t>
      </w:r>
      <w:r w:rsidR="0026179E">
        <w:rPr>
          <w:rFonts w:cs="Arial"/>
          <w:sz w:val="20"/>
          <w:szCs w:val="20"/>
          <w:lang w:val="nl-BE"/>
        </w:rPr>
        <w:t>a7+ 4.Kb6 Pc8+ 5.Kxa5 met winst.</w:t>
      </w:r>
      <w:r>
        <w:rPr>
          <w:rFonts w:cs="Arial"/>
          <w:b/>
          <w:sz w:val="20"/>
          <w:szCs w:val="20"/>
          <w:lang w:val="nl-BE"/>
        </w:rPr>
        <w:t xml:space="preserve">             </w:t>
      </w:r>
    </w:p>
    <w:p w14:paraId="06880787" w14:textId="77777777" w:rsidR="00643A56" w:rsidRPr="00B354CB" w:rsidRDefault="006F3923" w:rsidP="0026179E">
      <w:pPr>
        <w:ind w:left="708"/>
        <w:jc w:val="both"/>
        <w:rPr>
          <w:rFonts w:cs="Arial"/>
          <w:b/>
          <w:sz w:val="20"/>
          <w:szCs w:val="20"/>
          <w:lang w:val="en-GB"/>
        </w:rPr>
      </w:pPr>
      <w:r w:rsidRPr="00B354CB">
        <w:rPr>
          <w:rFonts w:cs="Arial"/>
          <w:b/>
          <w:sz w:val="20"/>
          <w:szCs w:val="20"/>
          <w:lang w:val="en-GB"/>
        </w:rPr>
        <w:t>2.Kc7</w:t>
      </w:r>
    </w:p>
    <w:p w14:paraId="2B957AA5" w14:textId="77777777" w:rsidR="00643A56" w:rsidRDefault="00643A56" w:rsidP="00643A56">
      <w:pPr>
        <w:jc w:val="both"/>
        <w:rPr>
          <w:rFonts w:cs="Arial"/>
          <w:sz w:val="20"/>
          <w:szCs w:val="20"/>
          <w:lang w:val="en-GB"/>
        </w:rPr>
      </w:pPr>
      <w:r w:rsidRPr="00B354CB">
        <w:rPr>
          <w:rFonts w:cs="Arial"/>
          <w:sz w:val="20"/>
          <w:szCs w:val="20"/>
          <w:lang w:val="en-GB"/>
        </w:rPr>
        <w:t>2.Pe6? Le5 3.Pxe5 Pe7+ 4.Kb5 Pxf5 is remise.</w:t>
      </w:r>
    </w:p>
    <w:p w14:paraId="208ED30D" w14:textId="77777777" w:rsidR="00DD0F61" w:rsidRDefault="00DD0F61" w:rsidP="00643A56">
      <w:pPr>
        <w:jc w:val="both"/>
        <w:rPr>
          <w:rFonts w:cs="Arial"/>
          <w:sz w:val="20"/>
          <w:szCs w:val="20"/>
          <w:lang w:val="en-GB"/>
        </w:rPr>
      </w:pPr>
    </w:p>
    <w:p w14:paraId="22435BA9" w14:textId="77777777" w:rsidR="00BB6D2C" w:rsidRPr="001513C2" w:rsidRDefault="00BB6D2C" w:rsidP="00643A56">
      <w:pPr>
        <w:jc w:val="both"/>
        <w:rPr>
          <w:rFonts w:cs="Arial"/>
          <w:b/>
          <w:i/>
          <w:sz w:val="20"/>
          <w:szCs w:val="20"/>
          <w:lang w:val="nl-BE"/>
        </w:rPr>
      </w:pPr>
      <w:r w:rsidRPr="001513C2">
        <w:rPr>
          <w:rFonts w:cs="Arial"/>
          <w:b/>
          <w:i/>
          <w:sz w:val="20"/>
          <w:szCs w:val="20"/>
          <w:lang w:val="nl-BE"/>
        </w:rPr>
        <w:t>Variant A</w:t>
      </w:r>
    </w:p>
    <w:p w14:paraId="0D20363E" w14:textId="77777777" w:rsidR="0029225D" w:rsidRPr="00643A56" w:rsidRDefault="00643A56" w:rsidP="00643A56">
      <w:pPr>
        <w:jc w:val="both"/>
        <w:rPr>
          <w:rFonts w:cs="Arial"/>
          <w:b/>
          <w:sz w:val="20"/>
          <w:szCs w:val="20"/>
          <w:lang w:val="nl-BE"/>
        </w:rPr>
      </w:pPr>
      <w:r w:rsidRPr="001513C2">
        <w:rPr>
          <w:rFonts w:cs="Arial"/>
          <w:sz w:val="20"/>
          <w:szCs w:val="20"/>
          <w:lang w:val="nl-BE"/>
        </w:rPr>
        <w:tab/>
      </w:r>
      <w:r w:rsidRPr="00643A56">
        <w:rPr>
          <w:rFonts w:cs="Arial"/>
          <w:b/>
          <w:sz w:val="20"/>
          <w:szCs w:val="20"/>
          <w:lang w:val="nl-BE"/>
        </w:rPr>
        <w:t>2...</w:t>
      </w:r>
      <w:r>
        <w:rPr>
          <w:rFonts w:cs="Arial"/>
          <w:b/>
          <w:sz w:val="20"/>
          <w:szCs w:val="20"/>
          <w:lang w:val="nl-BE"/>
        </w:rPr>
        <w:tab/>
      </w:r>
      <w:r>
        <w:rPr>
          <w:rFonts w:cs="Arial"/>
          <w:b/>
          <w:sz w:val="20"/>
          <w:szCs w:val="20"/>
          <w:lang w:val="nl-BE"/>
        </w:rPr>
        <w:tab/>
      </w:r>
      <w:r w:rsidR="00AA66D0">
        <w:rPr>
          <w:rFonts w:cs="Arial"/>
          <w:b/>
          <w:sz w:val="20"/>
          <w:szCs w:val="20"/>
          <w:lang w:val="nl-BE"/>
        </w:rPr>
        <w:t>Pb6</w:t>
      </w:r>
    </w:p>
    <w:p w14:paraId="27CDA5D1" w14:textId="77777777" w:rsidR="006F3923" w:rsidRDefault="0029225D" w:rsidP="006F3923">
      <w:pPr>
        <w:jc w:val="both"/>
        <w:rPr>
          <w:rFonts w:cs="Arial"/>
          <w:b/>
          <w:sz w:val="20"/>
          <w:szCs w:val="20"/>
          <w:lang w:val="nl-BE"/>
        </w:rPr>
      </w:pPr>
      <w:r>
        <w:rPr>
          <w:rFonts w:cs="Arial"/>
          <w:sz w:val="20"/>
          <w:szCs w:val="20"/>
          <w:lang w:val="nl-BE"/>
        </w:rPr>
        <w:t>Met 3.Ld7+ als matdreiging.</w:t>
      </w:r>
      <w:r w:rsidR="00AA66D0">
        <w:rPr>
          <w:rFonts w:cs="Arial"/>
          <w:b/>
          <w:sz w:val="20"/>
          <w:szCs w:val="20"/>
          <w:lang w:val="nl-BE"/>
        </w:rPr>
        <w:tab/>
      </w:r>
      <w:r w:rsidR="006F3923">
        <w:rPr>
          <w:rFonts w:cs="Arial"/>
          <w:b/>
          <w:sz w:val="20"/>
          <w:szCs w:val="20"/>
          <w:lang w:val="nl-BE"/>
        </w:rPr>
        <w:t xml:space="preserve"> </w:t>
      </w:r>
    </w:p>
    <w:p w14:paraId="175F0CBC" w14:textId="77777777" w:rsidR="00E76582" w:rsidRDefault="00643A56" w:rsidP="00E76582">
      <w:pPr>
        <w:jc w:val="both"/>
        <w:rPr>
          <w:rFonts w:cs="Arial"/>
          <w:b/>
          <w:sz w:val="20"/>
          <w:szCs w:val="20"/>
          <w:lang w:val="nl-BE"/>
        </w:rPr>
      </w:pPr>
      <w:r>
        <w:rPr>
          <w:rFonts w:cs="Arial"/>
          <w:sz w:val="20"/>
          <w:szCs w:val="20"/>
          <w:lang w:val="nl-BE"/>
        </w:rPr>
        <w:t>Sterker</w:t>
      </w:r>
      <w:r w:rsidR="006F3923">
        <w:rPr>
          <w:rFonts w:cs="Arial"/>
          <w:sz w:val="20"/>
          <w:szCs w:val="20"/>
          <w:lang w:val="nl-BE"/>
        </w:rPr>
        <w:t xml:space="preserve"> dan 2…Lb6+ 3.Kxc8 Lxd8 4.Ld7+</w:t>
      </w:r>
      <w:r w:rsidR="0029225D">
        <w:rPr>
          <w:rFonts w:cs="Arial"/>
          <w:sz w:val="20"/>
          <w:szCs w:val="20"/>
          <w:lang w:val="nl-BE"/>
        </w:rPr>
        <w:t xml:space="preserve"> Kf7 5.Pe5+</w:t>
      </w:r>
      <w:r w:rsidR="00E76582">
        <w:rPr>
          <w:rFonts w:cs="Arial"/>
          <w:sz w:val="20"/>
          <w:szCs w:val="20"/>
          <w:lang w:val="nl-BE"/>
        </w:rPr>
        <w:t>, zie zet 7. in  de</w:t>
      </w:r>
      <w:r w:rsidR="0029225D">
        <w:rPr>
          <w:rFonts w:cs="Arial"/>
          <w:sz w:val="20"/>
          <w:szCs w:val="20"/>
          <w:lang w:val="nl-BE"/>
        </w:rPr>
        <w:t xml:space="preserve"> </w:t>
      </w:r>
      <w:r w:rsidR="00E76582">
        <w:rPr>
          <w:rFonts w:cs="Arial"/>
          <w:sz w:val="20"/>
          <w:szCs w:val="20"/>
          <w:lang w:val="nl-BE"/>
        </w:rPr>
        <w:t>hoofdvariant.</w:t>
      </w:r>
      <w:r w:rsidR="0029225D">
        <w:rPr>
          <w:rFonts w:cs="Arial"/>
          <w:sz w:val="20"/>
          <w:szCs w:val="20"/>
          <w:lang w:val="nl-BE"/>
        </w:rPr>
        <w:t xml:space="preserve">              </w:t>
      </w:r>
      <w:r w:rsidR="006F3923">
        <w:rPr>
          <w:rFonts w:cs="Arial"/>
          <w:b/>
          <w:sz w:val="20"/>
          <w:szCs w:val="20"/>
          <w:lang w:val="nl-BE"/>
        </w:rPr>
        <w:t xml:space="preserve">            </w:t>
      </w:r>
    </w:p>
    <w:p w14:paraId="3478388D" w14:textId="77777777" w:rsidR="00E84120" w:rsidRDefault="006F3923" w:rsidP="00E84120">
      <w:pPr>
        <w:jc w:val="both"/>
        <w:rPr>
          <w:rFonts w:cs="Arial"/>
          <w:b/>
          <w:sz w:val="20"/>
          <w:szCs w:val="20"/>
          <w:lang w:val="nl-BE"/>
        </w:rPr>
      </w:pPr>
      <w:r>
        <w:rPr>
          <w:rFonts w:cs="Arial"/>
          <w:b/>
          <w:sz w:val="20"/>
          <w:szCs w:val="20"/>
          <w:lang w:val="nl-BE"/>
        </w:rPr>
        <w:t xml:space="preserve"> </w:t>
      </w:r>
    </w:p>
    <w:p w14:paraId="031E522B" w14:textId="77777777" w:rsidR="00E84120" w:rsidRDefault="00E84120" w:rsidP="00E84120">
      <w:pPr>
        <w:jc w:val="both"/>
        <w:rPr>
          <w:rFonts w:cs="Arial"/>
          <w:b/>
          <w:sz w:val="20"/>
          <w:szCs w:val="20"/>
          <w:lang w:val="nl-BE"/>
        </w:rPr>
      </w:pPr>
    </w:p>
    <w:p w14:paraId="3D42E009" w14:textId="77777777" w:rsidR="00E84120" w:rsidRDefault="00E84120" w:rsidP="00E84120">
      <w:pPr>
        <w:jc w:val="both"/>
        <w:rPr>
          <w:rFonts w:cs="Arial"/>
          <w:b/>
          <w:sz w:val="20"/>
          <w:szCs w:val="20"/>
          <w:lang w:val="nl-BE"/>
        </w:rPr>
      </w:pPr>
    </w:p>
    <w:p w14:paraId="49999DC0" w14:textId="77777777" w:rsidR="00E84120" w:rsidRDefault="00E84120" w:rsidP="00E84120">
      <w:pPr>
        <w:jc w:val="both"/>
        <w:rPr>
          <w:rFonts w:cs="Arial"/>
          <w:b/>
          <w:sz w:val="20"/>
          <w:szCs w:val="20"/>
          <w:lang w:val="nl-BE"/>
        </w:rPr>
      </w:pPr>
    </w:p>
    <w:p w14:paraId="2545AF7C" w14:textId="77777777" w:rsidR="006F3923" w:rsidRDefault="006F3923" w:rsidP="00E84120">
      <w:pPr>
        <w:ind w:firstLine="708"/>
        <w:jc w:val="both"/>
        <w:rPr>
          <w:rFonts w:cs="Arial"/>
          <w:b/>
          <w:sz w:val="20"/>
          <w:szCs w:val="20"/>
          <w:lang w:val="nl-BE"/>
        </w:rPr>
      </w:pPr>
      <w:r>
        <w:rPr>
          <w:rFonts w:cs="Arial"/>
          <w:b/>
          <w:sz w:val="20"/>
          <w:szCs w:val="20"/>
          <w:lang w:val="nl-BE"/>
        </w:rPr>
        <w:t>3.Le4</w:t>
      </w:r>
    </w:p>
    <w:p w14:paraId="7D69EEA0" w14:textId="77777777" w:rsidR="006F3923" w:rsidRDefault="006F3923" w:rsidP="006F3923">
      <w:pPr>
        <w:jc w:val="both"/>
        <w:rPr>
          <w:rFonts w:cs="Arial"/>
          <w:b/>
          <w:sz w:val="20"/>
          <w:szCs w:val="20"/>
          <w:lang w:val="nl-BE"/>
        </w:rPr>
      </w:pPr>
      <w:r>
        <w:rPr>
          <w:rFonts w:cs="Arial"/>
          <w:sz w:val="20"/>
          <w:szCs w:val="20"/>
          <w:lang w:val="nl-BE"/>
        </w:rPr>
        <w:t>Dreigt</w:t>
      </w:r>
      <w:r w:rsidR="0026179E">
        <w:rPr>
          <w:rFonts w:cs="Arial"/>
          <w:sz w:val="20"/>
          <w:szCs w:val="20"/>
          <w:lang w:val="nl-BE"/>
        </w:rPr>
        <w:t xml:space="preserve"> opnieuw</w:t>
      </w:r>
      <w:r>
        <w:rPr>
          <w:rFonts w:cs="Arial"/>
          <w:sz w:val="20"/>
          <w:szCs w:val="20"/>
          <w:lang w:val="nl-BE"/>
        </w:rPr>
        <w:t xml:space="preserve"> mat. Maar niet </w:t>
      </w:r>
      <w:r w:rsidR="0026179E">
        <w:rPr>
          <w:rFonts w:cs="Arial"/>
          <w:sz w:val="20"/>
          <w:szCs w:val="20"/>
          <w:lang w:val="nl-BE"/>
        </w:rPr>
        <w:t xml:space="preserve">via </w:t>
      </w:r>
      <w:r>
        <w:rPr>
          <w:rFonts w:cs="Arial"/>
          <w:sz w:val="20"/>
          <w:szCs w:val="20"/>
          <w:lang w:val="nl-BE"/>
        </w:rPr>
        <w:t>3.Le6?, want na 3.Pa8+ 4.Kb8 Kxd8 5.Kxa8 is het slechts remise.</w:t>
      </w:r>
    </w:p>
    <w:p w14:paraId="63F4745F" w14:textId="77777777" w:rsidR="006F3923" w:rsidRDefault="006F3923" w:rsidP="006F3923">
      <w:pPr>
        <w:jc w:val="both"/>
        <w:rPr>
          <w:rFonts w:cs="Arial"/>
          <w:sz w:val="20"/>
          <w:szCs w:val="20"/>
          <w:lang w:val="nl-BE"/>
        </w:rPr>
      </w:pPr>
      <w:r>
        <w:rPr>
          <w:rFonts w:cs="Arial"/>
          <w:sz w:val="20"/>
          <w:szCs w:val="20"/>
          <w:lang w:val="nl-BE"/>
        </w:rPr>
        <w:t xml:space="preserve">             </w:t>
      </w:r>
      <w:r>
        <w:rPr>
          <w:rFonts w:cs="Arial"/>
          <w:b/>
          <w:sz w:val="20"/>
          <w:szCs w:val="20"/>
          <w:lang w:val="nl-BE"/>
        </w:rPr>
        <w:t>3…</w:t>
      </w:r>
      <w:r>
        <w:rPr>
          <w:rFonts w:cs="Arial"/>
          <w:b/>
          <w:sz w:val="20"/>
          <w:szCs w:val="20"/>
          <w:lang w:val="nl-BE"/>
        </w:rPr>
        <w:tab/>
      </w:r>
      <w:r>
        <w:rPr>
          <w:rFonts w:cs="Arial"/>
          <w:b/>
          <w:sz w:val="20"/>
          <w:szCs w:val="20"/>
          <w:lang w:val="nl-BE"/>
        </w:rPr>
        <w:tab/>
        <w:t>Pd7</w:t>
      </w:r>
      <w:r>
        <w:rPr>
          <w:rFonts w:cs="Arial"/>
          <w:b/>
          <w:sz w:val="20"/>
          <w:szCs w:val="20"/>
          <w:lang w:val="nl-BE"/>
        </w:rPr>
        <w:tab/>
      </w:r>
      <w:r>
        <w:rPr>
          <w:rFonts w:cs="Arial"/>
          <w:sz w:val="20"/>
          <w:szCs w:val="20"/>
          <w:lang w:val="nl-BE"/>
        </w:rPr>
        <w:t>.</w:t>
      </w:r>
    </w:p>
    <w:p w14:paraId="34215148" w14:textId="77777777" w:rsidR="006F3923" w:rsidRPr="00E76582" w:rsidRDefault="00E76582" w:rsidP="00E76582">
      <w:pPr>
        <w:jc w:val="both"/>
        <w:rPr>
          <w:rFonts w:cs="Arial"/>
          <w:sz w:val="20"/>
          <w:szCs w:val="20"/>
          <w:lang w:val="nl-BE"/>
        </w:rPr>
      </w:pPr>
      <w:r>
        <w:rPr>
          <w:rFonts w:cs="Arial"/>
          <w:sz w:val="20"/>
          <w:szCs w:val="20"/>
          <w:lang w:val="nl-BE"/>
        </w:rPr>
        <w:t xml:space="preserve">             </w:t>
      </w:r>
      <w:r w:rsidR="006F3923">
        <w:rPr>
          <w:rFonts w:cs="Arial"/>
          <w:b/>
          <w:sz w:val="20"/>
          <w:szCs w:val="20"/>
          <w:lang w:val="nl-BE"/>
        </w:rPr>
        <w:t>4.Lc6</w:t>
      </w:r>
      <w:r w:rsidR="006F3923">
        <w:rPr>
          <w:rFonts w:cs="Arial"/>
          <w:b/>
          <w:sz w:val="20"/>
          <w:szCs w:val="20"/>
          <w:lang w:val="nl-BE"/>
        </w:rPr>
        <w:tab/>
      </w:r>
      <w:r w:rsidR="006F3923">
        <w:rPr>
          <w:rFonts w:cs="Arial"/>
          <w:b/>
          <w:sz w:val="20"/>
          <w:szCs w:val="20"/>
          <w:lang w:val="nl-BE"/>
        </w:rPr>
        <w:tab/>
        <w:t>Lb6+</w:t>
      </w:r>
    </w:p>
    <w:p w14:paraId="7D37F8CA" w14:textId="77777777" w:rsidR="006F3923" w:rsidRDefault="006F3923" w:rsidP="006F3923">
      <w:pPr>
        <w:jc w:val="both"/>
        <w:rPr>
          <w:rFonts w:cs="Arial"/>
          <w:b/>
          <w:sz w:val="20"/>
          <w:szCs w:val="20"/>
          <w:lang w:val="nl-BE"/>
        </w:rPr>
      </w:pPr>
      <w:r>
        <w:rPr>
          <w:rFonts w:cs="Arial"/>
          <w:b/>
          <w:sz w:val="20"/>
          <w:szCs w:val="20"/>
          <w:lang w:val="nl-BE"/>
        </w:rPr>
        <w:t xml:space="preserve">             5.Kc8</w:t>
      </w:r>
      <w:r>
        <w:rPr>
          <w:rFonts w:cs="Arial"/>
          <w:b/>
          <w:sz w:val="20"/>
          <w:szCs w:val="20"/>
          <w:lang w:val="nl-BE"/>
        </w:rPr>
        <w:tab/>
      </w:r>
      <w:r>
        <w:rPr>
          <w:rFonts w:cs="Arial"/>
          <w:b/>
          <w:sz w:val="20"/>
          <w:szCs w:val="20"/>
          <w:lang w:val="nl-BE"/>
        </w:rPr>
        <w:tab/>
        <w:t>Lxd8</w:t>
      </w:r>
    </w:p>
    <w:p w14:paraId="67506214" w14:textId="77777777" w:rsidR="006F3923" w:rsidRDefault="006F3923" w:rsidP="006F3923">
      <w:pPr>
        <w:jc w:val="both"/>
        <w:rPr>
          <w:rFonts w:cs="Arial"/>
          <w:sz w:val="20"/>
          <w:szCs w:val="20"/>
          <w:lang w:val="nl-BE"/>
        </w:rPr>
      </w:pPr>
      <w:r>
        <w:rPr>
          <w:rFonts w:cs="Arial"/>
          <w:sz w:val="20"/>
          <w:szCs w:val="20"/>
          <w:lang w:val="nl-BE"/>
        </w:rPr>
        <w:t>Zwart heeft een vijandelijk paard veroverd, maar</w:t>
      </w:r>
      <w:r w:rsidR="004B5EEC">
        <w:rPr>
          <w:rFonts w:cs="Arial"/>
          <w:sz w:val="20"/>
          <w:szCs w:val="20"/>
          <w:lang w:val="nl-BE"/>
        </w:rPr>
        <w:t xml:space="preserve"> ook wit doet </w:t>
      </w:r>
      <w:r>
        <w:rPr>
          <w:rFonts w:cs="Arial"/>
          <w:sz w:val="20"/>
          <w:szCs w:val="20"/>
          <w:lang w:val="nl-BE"/>
        </w:rPr>
        <w:t xml:space="preserve"> zo:</w:t>
      </w:r>
    </w:p>
    <w:p w14:paraId="11CF8D7C" w14:textId="77777777" w:rsidR="006F3923" w:rsidRDefault="006F3923" w:rsidP="006F3923">
      <w:pPr>
        <w:jc w:val="both"/>
        <w:rPr>
          <w:rFonts w:cs="Arial"/>
          <w:b/>
          <w:sz w:val="20"/>
          <w:szCs w:val="20"/>
          <w:lang w:val="nl-BE"/>
        </w:rPr>
      </w:pPr>
      <w:r>
        <w:rPr>
          <w:rFonts w:cs="Arial"/>
          <w:b/>
          <w:sz w:val="20"/>
          <w:szCs w:val="20"/>
          <w:lang w:val="nl-BE"/>
        </w:rPr>
        <w:t xml:space="preserve">             6.Lxd7+</w:t>
      </w:r>
      <w:r>
        <w:rPr>
          <w:rFonts w:cs="Arial"/>
          <w:b/>
          <w:sz w:val="20"/>
          <w:szCs w:val="20"/>
          <w:lang w:val="nl-BE"/>
        </w:rPr>
        <w:tab/>
        <w:t>Kf7</w:t>
      </w:r>
    </w:p>
    <w:p w14:paraId="627376F5" w14:textId="77777777" w:rsidR="006F3923" w:rsidRDefault="006F3923" w:rsidP="006F3923">
      <w:pPr>
        <w:jc w:val="both"/>
        <w:rPr>
          <w:rFonts w:cs="Arial"/>
          <w:b/>
          <w:sz w:val="20"/>
          <w:szCs w:val="20"/>
          <w:lang w:val="nl-BE"/>
        </w:rPr>
      </w:pPr>
      <w:r>
        <w:rPr>
          <w:rFonts w:cs="Arial"/>
          <w:b/>
          <w:sz w:val="20"/>
          <w:szCs w:val="20"/>
          <w:lang w:val="nl-BE"/>
        </w:rPr>
        <w:t xml:space="preserve">             7.Pe5+</w:t>
      </w:r>
      <w:r>
        <w:rPr>
          <w:rFonts w:cs="Arial"/>
          <w:b/>
          <w:sz w:val="20"/>
          <w:szCs w:val="20"/>
          <w:lang w:val="nl-BE"/>
        </w:rPr>
        <w:tab/>
      </w:r>
      <w:r>
        <w:rPr>
          <w:rFonts w:cs="Arial"/>
          <w:b/>
          <w:sz w:val="20"/>
          <w:szCs w:val="20"/>
          <w:lang w:val="nl-BE"/>
        </w:rPr>
        <w:tab/>
        <w:t>Kf6</w:t>
      </w:r>
    </w:p>
    <w:p w14:paraId="02A77597" w14:textId="77777777" w:rsidR="006F3923" w:rsidRDefault="006F3923" w:rsidP="006F3923">
      <w:pPr>
        <w:jc w:val="both"/>
        <w:rPr>
          <w:rFonts w:cs="Arial"/>
          <w:sz w:val="20"/>
          <w:szCs w:val="20"/>
          <w:lang w:val="nl-BE"/>
        </w:rPr>
      </w:pPr>
      <w:r>
        <w:rPr>
          <w:rFonts w:cs="Arial"/>
          <w:sz w:val="20"/>
          <w:szCs w:val="20"/>
          <w:lang w:val="nl-BE"/>
        </w:rPr>
        <w:t>7…Kd7 8.Pc6+ en 9.Pxd8 wint.</w:t>
      </w:r>
    </w:p>
    <w:p w14:paraId="6D56DA80"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8.Pg4+</w:t>
      </w:r>
      <w:r>
        <w:rPr>
          <w:rFonts w:cs="Arial"/>
          <w:b/>
          <w:sz w:val="20"/>
          <w:szCs w:val="20"/>
          <w:lang w:val="nl-BE"/>
        </w:rPr>
        <w:tab/>
      </w:r>
      <w:r>
        <w:rPr>
          <w:rFonts w:cs="Arial"/>
          <w:b/>
          <w:sz w:val="20"/>
          <w:szCs w:val="20"/>
          <w:lang w:val="nl-BE"/>
        </w:rPr>
        <w:tab/>
        <w:t>Ke7</w:t>
      </w:r>
      <w:r>
        <w:rPr>
          <w:rFonts w:cs="Arial"/>
          <w:b/>
          <w:sz w:val="20"/>
          <w:szCs w:val="20"/>
          <w:lang w:val="nl-BE"/>
        </w:rPr>
        <w:tab/>
      </w:r>
    </w:p>
    <w:p w14:paraId="380946A1" w14:textId="77777777" w:rsidR="006F3923" w:rsidRDefault="006F3923" w:rsidP="006F3923">
      <w:pPr>
        <w:jc w:val="both"/>
        <w:rPr>
          <w:rFonts w:cs="Arial"/>
          <w:b/>
          <w:sz w:val="20"/>
          <w:szCs w:val="20"/>
          <w:lang w:val="nl-BE"/>
        </w:rPr>
      </w:pPr>
      <w:r>
        <w:rPr>
          <w:rFonts w:cs="Arial"/>
          <w:b/>
          <w:sz w:val="20"/>
          <w:szCs w:val="20"/>
          <w:lang w:val="nl-BE"/>
        </w:rPr>
        <w:t xml:space="preserve">             9.Pe3</w:t>
      </w:r>
      <w:r>
        <w:rPr>
          <w:rFonts w:cs="Arial"/>
          <w:b/>
          <w:sz w:val="20"/>
          <w:szCs w:val="20"/>
          <w:lang w:val="nl-BE"/>
        </w:rPr>
        <w:tab/>
      </w:r>
      <w:r>
        <w:rPr>
          <w:rFonts w:cs="Arial"/>
          <w:b/>
          <w:sz w:val="20"/>
          <w:szCs w:val="20"/>
          <w:lang w:val="nl-BE"/>
        </w:rPr>
        <w:tab/>
        <w:t>a4</w:t>
      </w:r>
    </w:p>
    <w:p w14:paraId="56E76F12" w14:textId="77777777" w:rsidR="006F3923" w:rsidRDefault="006F3923" w:rsidP="006F3923">
      <w:pPr>
        <w:jc w:val="both"/>
        <w:rPr>
          <w:rFonts w:cs="Arial"/>
          <w:sz w:val="20"/>
          <w:szCs w:val="20"/>
          <w:lang w:val="nl-BE"/>
        </w:rPr>
      </w:pPr>
      <w:r>
        <w:rPr>
          <w:rFonts w:cs="Arial"/>
          <w:sz w:val="20"/>
          <w:szCs w:val="20"/>
          <w:lang w:val="nl-BE"/>
        </w:rPr>
        <w:t>Zwart geeft ruimte aan de lo</w:t>
      </w:r>
      <w:r w:rsidR="0026179E">
        <w:rPr>
          <w:rFonts w:cs="Arial"/>
          <w:sz w:val="20"/>
          <w:szCs w:val="20"/>
          <w:lang w:val="nl-BE"/>
        </w:rPr>
        <w:t xml:space="preserve">per om de paardvork </w:t>
      </w:r>
      <w:r>
        <w:rPr>
          <w:rFonts w:cs="Arial"/>
          <w:sz w:val="20"/>
          <w:szCs w:val="20"/>
          <w:lang w:val="nl-BE"/>
        </w:rPr>
        <w:t xml:space="preserve">9…Lb6, 10.Pd5+ en 11.Pxb6 </w:t>
      </w:r>
      <w:r w:rsidR="0026179E">
        <w:rPr>
          <w:rFonts w:cs="Arial"/>
          <w:sz w:val="20"/>
          <w:szCs w:val="20"/>
          <w:lang w:val="nl-BE"/>
        </w:rPr>
        <w:t>te vermijden.</w:t>
      </w:r>
      <w:r>
        <w:rPr>
          <w:rFonts w:cs="Arial"/>
          <w:sz w:val="20"/>
          <w:szCs w:val="20"/>
          <w:lang w:val="nl-BE"/>
        </w:rPr>
        <w:t xml:space="preserve"> Maar…</w:t>
      </w:r>
    </w:p>
    <w:p w14:paraId="079CE48D" w14:textId="77777777" w:rsidR="006F3923" w:rsidRDefault="006F3923" w:rsidP="006F3923">
      <w:pPr>
        <w:jc w:val="both"/>
        <w:rPr>
          <w:rFonts w:cs="Arial"/>
          <w:b/>
          <w:sz w:val="20"/>
          <w:szCs w:val="20"/>
          <w:lang w:val="nl-BE"/>
        </w:rPr>
      </w:pPr>
      <w:r>
        <w:rPr>
          <w:rFonts w:cs="Arial"/>
          <w:b/>
          <w:sz w:val="20"/>
          <w:szCs w:val="20"/>
          <w:lang w:val="nl-BE"/>
        </w:rPr>
        <w:t xml:space="preserve">           10.Pf5+</w:t>
      </w:r>
      <w:r>
        <w:rPr>
          <w:rFonts w:cs="Arial"/>
          <w:b/>
          <w:sz w:val="20"/>
          <w:szCs w:val="20"/>
          <w:lang w:val="nl-BE"/>
        </w:rPr>
        <w:tab/>
      </w:r>
      <w:r>
        <w:rPr>
          <w:rFonts w:cs="Arial"/>
          <w:b/>
          <w:sz w:val="20"/>
          <w:szCs w:val="20"/>
          <w:lang w:val="nl-BE"/>
        </w:rPr>
        <w:tab/>
        <w:t>K~</w:t>
      </w:r>
    </w:p>
    <w:p w14:paraId="28F8B4FD" w14:textId="77777777" w:rsidR="006F3923" w:rsidRDefault="006F3923" w:rsidP="006F3923">
      <w:pPr>
        <w:jc w:val="both"/>
        <w:rPr>
          <w:rFonts w:cs="Arial"/>
          <w:b/>
          <w:sz w:val="20"/>
          <w:szCs w:val="20"/>
          <w:lang w:val="nl-BE"/>
        </w:rPr>
      </w:pPr>
      <w:r>
        <w:rPr>
          <w:rFonts w:cs="Arial"/>
          <w:b/>
          <w:sz w:val="20"/>
          <w:szCs w:val="20"/>
          <w:lang w:val="nl-BE"/>
        </w:rPr>
        <w:t xml:space="preserve">           11.Kxd8</w:t>
      </w:r>
      <w:r>
        <w:rPr>
          <w:rFonts w:cs="Arial"/>
          <w:b/>
          <w:sz w:val="20"/>
          <w:szCs w:val="20"/>
          <w:lang w:val="nl-BE"/>
        </w:rPr>
        <w:tab/>
      </w:r>
      <w:r>
        <w:rPr>
          <w:rFonts w:cs="Arial"/>
          <w:b/>
          <w:sz w:val="20"/>
          <w:szCs w:val="20"/>
          <w:lang w:val="nl-BE"/>
        </w:rPr>
        <w:tab/>
      </w:r>
    </w:p>
    <w:p w14:paraId="6844177D" w14:textId="77777777" w:rsidR="006F3923" w:rsidRDefault="00AA50DD" w:rsidP="006F3923">
      <w:pPr>
        <w:jc w:val="both"/>
        <w:rPr>
          <w:rFonts w:cs="Arial"/>
          <w:sz w:val="20"/>
          <w:szCs w:val="20"/>
          <w:lang w:val="nl-BE"/>
        </w:rPr>
      </w:pPr>
      <w:r>
        <w:rPr>
          <w:rFonts w:cs="Arial"/>
          <w:sz w:val="20"/>
          <w:szCs w:val="20"/>
          <w:lang w:val="nl-BE"/>
        </w:rPr>
        <w:t>en zo</w:t>
      </w:r>
      <w:r w:rsidR="006F3923">
        <w:rPr>
          <w:rFonts w:cs="Arial"/>
          <w:sz w:val="20"/>
          <w:szCs w:val="20"/>
          <w:lang w:val="nl-BE"/>
        </w:rPr>
        <w:t xml:space="preserve"> wi</w:t>
      </w:r>
      <w:r w:rsidR="00921F2F">
        <w:rPr>
          <w:rFonts w:cs="Arial"/>
          <w:sz w:val="20"/>
          <w:szCs w:val="20"/>
          <w:lang w:val="nl-BE"/>
        </w:rPr>
        <w:t>nt wi</w:t>
      </w:r>
      <w:r w:rsidR="006F3923">
        <w:rPr>
          <w:rFonts w:cs="Arial"/>
          <w:sz w:val="20"/>
          <w:szCs w:val="20"/>
          <w:lang w:val="nl-BE"/>
        </w:rPr>
        <w:t>t, met loper en paard.</w:t>
      </w:r>
    </w:p>
    <w:p w14:paraId="1745FE7D" w14:textId="77777777" w:rsidR="00BB6D2C" w:rsidRDefault="00BB6D2C" w:rsidP="006F3923">
      <w:pPr>
        <w:jc w:val="both"/>
        <w:rPr>
          <w:rFonts w:cs="Arial"/>
          <w:sz w:val="20"/>
          <w:szCs w:val="20"/>
          <w:lang w:val="nl-BE"/>
        </w:rPr>
      </w:pPr>
    </w:p>
    <w:p w14:paraId="7340C059" w14:textId="77777777" w:rsidR="00BB6D2C" w:rsidRDefault="00BB6D2C" w:rsidP="006F3923">
      <w:pPr>
        <w:jc w:val="both"/>
        <w:rPr>
          <w:rFonts w:cs="Arial"/>
          <w:b/>
          <w:i/>
          <w:sz w:val="20"/>
          <w:szCs w:val="20"/>
          <w:lang w:val="nl-BE"/>
        </w:rPr>
      </w:pPr>
      <w:r>
        <w:rPr>
          <w:rFonts w:cs="Arial"/>
          <w:b/>
          <w:i/>
          <w:sz w:val="20"/>
          <w:szCs w:val="20"/>
          <w:lang w:val="nl-BE"/>
        </w:rPr>
        <w:t>Variant B</w:t>
      </w:r>
    </w:p>
    <w:p w14:paraId="1620065A" w14:textId="77777777" w:rsidR="00BB6D2C" w:rsidRDefault="00BB6D2C" w:rsidP="006F3923">
      <w:pPr>
        <w:jc w:val="both"/>
        <w:rPr>
          <w:rFonts w:cs="Arial"/>
          <w:b/>
          <w:sz w:val="20"/>
          <w:szCs w:val="20"/>
          <w:lang w:val="nl-BE"/>
        </w:rPr>
      </w:pPr>
      <w:r>
        <w:rPr>
          <w:rFonts w:cs="Arial"/>
          <w:b/>
          <w:i/>
          <w:sz w:val="20"/>
          <w:szCs w:val="20"/>
          <w:lang w:val="nl-BE"/>
        </w:rPr>
        <w:tab/>
      </w:r>
      <w:r>
        <w:rPr>
          <w:rFonts w:cs="Arial"/>
          <w:b/>
          <w:sz w:val="20"/>
          <w:szCs w:val="20"/>
          <w:lang w:val="nl-BE"/>
        </w:rPr>
        <w:t>2…</w:t>
      </w:r>
      <w:r>
        <w:rPr>
          <w:rFonts w:cs="Arial"/>
          <w:b/>
          <w:sz w:val="20"/>
          <w:szCs w:val="20"/>
          <w:lang w:val="nl-BE"/>
        </w:rPr>
        <w:tab/>
      </w:r>
      <w:r>
        <w:rPr>
          <w:rFonts w:cs="Arial"/>
          <w:b/>
          <w:sz w:val="20"/>
          <w:szCs w:val="20"/>
          <w:lang w:val="nl-BE"/>
        </w:rPr>
        <w:tab/>
        <w:t>Lb6+</w:t>
      </w:r>
    </w:p>
    <w:p w14:paraId="65A07373" w14:textId="77777777" w:rsidR="00BB6D2C" w:rsidRDefault="00BB6D2C" w:rsidP="006F3923">
      <w:pPr>
        <w:jc w:val="both"/>
        <w:rPr>
          <w:rFonts w:cs="Arial"/>
          <w:b/>
          <w:sz w:val="20"/>
          <w:szCs w:val="20"/>
          <w:lang w:val="nl-BE"/>
        </w:rPr>
      </w:pPr>
      <w:r>
        <w:rPr>
          <w:rFonts w:cs="Arial"/>
          <w:b/>
          <w:sz w:val="20"/>
          <w:szCs w:val="20"/>
          <w:lang w:val="nl-BE"/>
        </w:rPr>
        <w:tab/>
        <w:t>3.Kxc8</w:t>
      </w:r>
      <w:r>
        <w:rPr>
          <w:rFonts w:cs="Arial"/>
          <w:b/>
          <w:sz w:val="20"/>
          <w:szCs w:val="20"/>
          <w:lang w:val="nl-BE"/>
        </w:rPr>
        <w:tab/>
      </w:r>
      <w:r>
        <w:rPr>
          <w:rFonts w:cs="Arial"/>
          <w:b/>
          <w:sz w:val="20"/>
          <w:szCs w:val="20"/>
          <w:lang w:val="nl-BE"/>
        </w:rPr>
        <w:tab/>
        <w:t>Lxd8</w:t>
      </w:r>
    </w:p>
    <w:p w14:paraId="5779EAED" w14:textId="77777777" w:rsidR="00BB6D2C" w:rsidRDefault="00BB6D2C" w:rsidP="006F3923">
      <w:pPr>
        <w:jc w:val="both"/>
        <w:rPr>
          <w:rFonts w:cs="Arial"/>
          <w:b/>
          <w:sz w:val="20"/>
          <w:szCs w:val="20"/>
          <w:lang w:val="nl-BE"/>
        </w:rPr>
      </w:pPr>
      <w:r>
        <w:rPr>
          <w:rFonts w:cs="Arial"/>
          <w:b/>
          <w:sz w:val="20"/>
          <w:szCs w:val="20"/>
          <w:lang w:val="nl-BE"/>
        </w:rPr>
        <w:tab/>
        <w:t>4.Ld7+</w:t>
      </w:r>
      <w:r>
        <w:rPr>
          <w:rFonts w:cs="Arial"/>
          <w:b/>
          <w:sz w:val="20"/>
          <w:szCs w:val="20"/>
          <w:lang w:val="nl-BE"/>
        </w:rPr>
        <w:tab/>
      </w:r>
      <w:r>
        <w:rPr>
          <w:rFonts w:cs="Arial"/>
          <w:b/>
          <w:sz w:val="20"/>
          <w:szCs w:val="20"/>
          <w:lang w:val="nl-BE"/>
        </w:rPr>
        <w:tab/>
        <w:t>Kf7</w:t>
      </w:r>
    </w:p>
    <w:p w14:paraId="7B36725E" w14:textId="77777777" w:rsidR="00BB6D2C" w:rsidRDefault="00BB6D2C" w:rsidP="006F3923">
      <w:pPr>
        <w:jc w:val="both"/>
        <w:rPr>
          <w:rFonts w:cs="Arial"/>
          <w:b/>
          <w:sz w:val="20"/>
          <w:szCs w:val="20"/>
          <w:lang w:val="nl-BE"/>
        </w:rPr>
      </w:pPr>
      <w:r>
        <w:rPr>
          <w:rFonts w:cs="Arial"/>
          <w:b/>
          <w:sz w:val="20"/>
          <w:szCs w:val="20"/>
          <w:lang w:val="nl-BE"/>
        </w:rPr>
        <w:tab/>
        <w:t>5.Pe5+</w:t>
      </w:r>
      <w:r>
        <w:rPr>
          <w:rFonts w:cs="Arial"/>
          <w:b/>
          <w:sz w:val="20"/>
          <w:szCs w:val="20"/>
          <w:lang w:val="nl-BE"/>
        </w:rPr>
        <w:tab/>
      </w:r>
      <w:r>
        <w:rPr>
          <w:rFonts w:cs="Arial"/>
          <w:b/>
          <w:sz w:val="20"/>
          <w:szCs w:val="20"/>
          <w:lang w:val="nl-BE"/>
        </w:rPr>
        <w:tab/>
        <w:t>Kf6</w:t>
      </w:r>
    </w:p>
    <w:p w14:paraId="72CE6C0B" w14:textId="77777777" w:rsidR="00BB6D2C" w:rsidRDefault="00BB6D2C" w:rsidP="006F3923">
      <w:pPr>
        <w:jc w:val="both"/>
        <w:rPr>
          <w:rFonts w:cs="Arial"/>
          <w:sz w:val="20"/>
          <w:szCs w:val="20"/>
          <w:lang w:val="nl-BE"/>
        </w:rPr>
      </w:pPr>
      <w:r>
        <w:rPr>
          <w:rFonts w:cs="Arial"/>
          <w:sz w:val="20"/>
          <w:szCs w:val="20"/>
          <w:lang w:val="nl-BE"/>
        </w:rPr>
        <w:t>5…Ke7? 6.Pc4+ Kd6 7.K(L)xd8.</w:t>
      </w:r>
    </w:p>
    <w:p w14:paraId="7413D169" w14:textId="77777777" w:rsidR="00BB6D2C" w:rsidRDefault="00BB6D2C" w:rsidP="006F3923">
      <w:pPr>
        <w:jc w:val="both"/>
        <w:rPr>
          <w:rFonts w:cs="Arial"/>
          <w:b/>
          <w:sz w:val="20"/>
          <w:szCs w:val="20"/>
          <w:lang w:val="nl-BE"/>
        </w:rPr>
      </w:pPr>
      <w:r>
        <w:rPr>
          <w:rFonts w:cs="Arial"/>
          <w:sz w:val="20"/>
          <w:szCs w:val="20"/>
          <w:lang w:val="nl-BE"/>
        </w:rPr>
        <w:tab/>
      </w:r>
      <w:r>
        <w:rPr>
          <w:rFonts w:cs="Arial"/>
          <w:b/>
          <w:sz w:val="20"/>
          <w:szCs w:val="20"/>
          <w:lang w:val="nl-BE"/>
        </w:rPr>
        <w:t>6.Pg4+</w:t>
      </w:r>
      <w:r>
        <w:rPr>
          <w:rFonts w:cs="Arial"/>
          <w:b/>
          <w:sz w:val="20"/>
          <w:szCs w:val="20"/>
          <w:lang w:val="nl-BE"/>
        </w:rPr>
        <w:tab/>
      </w:r>
      <w:r>
        <w:rPr>
          <w:rFonts w:cs="Arial"/>
          <w:b/>
          <w:sz w:val="20"/>
          <w:szCs w:val="20"/>
          <w:lang w:val="nl-BE"/>
        </w:rPr>
        <w:tab/>
        <w:t>Ke7</w:t>
      </w:r>
    </w:p>
    <w:p w14:paraId="3755AD3E" w14:textId="77777777" w:rsidR="00DD0F61" w:rsidRPr="001513C2" w:rsidRDefault="00BB6D2C" w:rsidP="00DD0F61">
      <w:pPr>
        <w:jc w:val="both"/>
        <w:rPr>
          <w:rFonts w:cs="Arial"/>
          <w:b/>
          <w:sz w:val="20"/>
          <w:szCs w:val="20"/>
          <w:lang w:val="nl-BE"/>
        </w:rPr>
      </w:pPr>
      <w:r>
        <w:rPr>
          <w:rFonts w:cs="Arial"/>
          <w:b/>
          <w:sz w:val="20"/>
          <w:szCs w:val="20"/>
          <w:lang w:val="nl-BE"/>
        </w:rPr>
        <w:tab/>
      </w:r>
      <w:r w:rsidR="00DD0F61" w:rsidRPr="001513C2">
        <w:rPr>
          <w:rFonts w:cs="Arial"/>
          <w:b/>
          <w:sz w:val="20"/>
          <w:szCs w:val="20"/>
          <w:lang w:val="nl-BE"/>
        </w:rPr>
        <w:t>7.Pe3</w:t>
      </w:r>
      <w:r w:rsidR="00DD0F61" w:rsidRPr="001513C2">
        <w:rPr>
          <w:rFonts w:cs="Arial"/>
          <w:b/>
          <w:sz w:val="20"/>
          <w:szCs w:val="20"/>
          <w:lang w:val="nl-BE"/>
        </w:rPr>
        <w:tab/>
      </w:r>
      <w:r w:rsidR="00DD0F61" w:rsidRPr="001513C2">
        <w:rPr>
          <w:rFonts w:cs="Arial"/>
          <w:b/>
          <w:sz w:val="20"/>
          <w:szCs w:val="20"/>
          <w:lang w:val="nl-BE"/>
        </w:rPr>
        <w:tab/>
        <w:t>Lb6</w:t>
      </w:r>
    </w:p>
    <w:p w14:paraId="6CE4065A" w14:textId="77777777" w:rsidR="00DD0F61" w:rsidRDefault="00DD0F61" w:rsidP="00DD0F61">
      <w:pPr>
        <w:jc w:val="both"/>
        <w:rPr>
          <w:rFonts w:cs="Arial"/>
          <w:b/>
          <w:sz w:val="20"/>
          <w:szCs w:val="20"/>
          <w:lang w:val="nl-BE"/>
        </w:rPr>
      </w:pPr>
      <w:r w:rsidRPr="001513C2">
        <w:rPr>
          <w:rFonts w:cs="Arial"/>
          <w:b/>
          <w:sz w:val="20"/>
          <w:szCs w:val="20"/>
          <w:lang w:val="nl-BE"/>
        </w:rPr>
        <w:tab/>
      </w:r>
      <w:r w:rsidRPr="00DD0F61">
        <w:rPr>
          <w:rFonts w:cs="Arial"/>
          <w:b/>
          <w:sz w:val="20"/>
          <w:szCs w:val="20"/>
          <w:lang w:val="nl-BE"/>
        </w:rPr>
        <w:t>8.</w:t>
      </w:r>
      <w:r>
        <w:rPr>
          <w:rFonts w:cs="Arial"/>
          <w:b/>
          <w:sz w:val="20"/>
          <w:szCs w:val="20"/>
          <w:lang w:val="nl-BE"/>
        </w:rPr>
        <w:t>Pd5+</w:t>
      </w:r>
      <w:r>
        <w:rPr>
          <w:rFonts w:cs="Arial"/>
          <w:b/>
          <w:sz w:val="20"/>
          <w:szCs w:val="20"/>
          <w:lang w:val="nl-BE"/>
        </w:rPr>
        <w:tab/>
      </w:r>
      <w:r>
        <w:rPr>
          <w:rFonts w:cs="Arial"/>
          <w:b/>
          <w:sz w:val="20"/>
          <w:szCs w:val="20"/>
          <w:lang w:val="nl-BE"/>
        </w:rPr>
        <w:tab/>
        <w:t>Kd6</w:t>
      </w:r>
    </w:p>
    <w:p w14:paraId="02D49AF1" w14:textId="77777777" w:rsidR="00DD0F61" w:rsidRDefault="00DD0F61" w:rsidP="00DD0F61">
      <w:pPr>
        <w:jc w:val="both"/>
        <w:rPr>
          <w:rFonts w:cs="Arial"/>
          <w:b/>
          <w:sz w:val="20"/>
          <w:szCs w:val="20"/>
          <w:lang w:val="nl-BE"/>
        </w:rPr>
      </w:pPr>
      <w:r>
        <w:rPr>
          <w:rFonts w:cs="Arial"/>
          <w:b/>
          <w:sz w:val="20"/>
          <w:szCs w:val="20"/>
          <w:lang w:val="nl-BE"/>
        </w:rPr>
        <w:tab/>
        <w:t>9.Pxb6</w:t>
      </w:r>
    </w:p>
    <w:p w14:paraId="3148C6ED" w14:textId="77777777" w:rsidR="006F3923" w:rsidRPr="00DD0F61" w:rsidRDefault="00DD0F61" w:rsidP="00DD0F61">
      <w:pPr>
        <w:jc w:val="both"/>
        <w:rPr>
          <w:rFonts w:cs="Arial"/>
          <w:b/>
          <w:sz w:val="20"/>
          <w:szCs w:val="20"/>
          <w:lang w:val="nl-BE"/>
        </w:rPr>
      </w:pPr>
      <w:r>
        <w:rPr>
          <w:rFonts w:cs="Arial"/>
          <w:sz w:val="20"/>
          <w:szCs w:val="20"/>
          <w:lang w:val="nl-BE"/>
        </w:rPr>
        <w:t>En dit is een andere wijze om te winnen met loper en paard.</w:t>
      </w:r>
      <w:r w:rsidRPr="00DD0F61">
        <w:rPr>
          <w:b/>
          <w:lang w:val="nl-BE"/>
        </w:rPr>
        <w:t xml:space="preserve"> </w:t>
      </w:r>
    </w:p>
    <w:p w14:paraId="50042E7E" w14:textId="77777777" w:rsidR="006F3923" w:rsidRPr="00DD0F61" w:rsidRDefault="006F3923" w:rsidP="006F3923">
      <w:pPr>
        <w:pStyle w:val="03aText"/>
        <w:widowControl/>
        <w:jc w:val="center"/>
        <w:rPr>
          <w:b/>
          <w:lang w:val="nl-BE"/>
        </w:rPr>
      </w:pPr>
    </w:p>
    <w:p w14:paraId="4B7871B0" w14:textId="77777777" w:rsidR="006F3923" w:rsidRPr="00DD0F61" w:rsidRDefault="006F3923" w:rsidP="006F3923">
      <w:pPr>
        <w:pStyle w:val="03aText"/>
        <w:widowControl/>
        <w:jc w:val="center"/>
        <w:rPr>
          <w:b/>
          <w:lang w:val="nl-BE"/>
        </w:rPr>
      </w:pPr>
    </w:p>
    <w:p w14:paraId="66AE4593" w14:textId="77777777" w:rsidR="00605E62" w:rsidRDefault="00605E62" w:rsidP="00605E62">
      <w:pPr>
        <w:rPr>
          <w:rFonts w:cs="Arial"/>
          <w:b/>
          <w:color w:val="000000"/>
          <w:sz w:val="20"/>
          <w:szCs w:val="20"/>
          <w:lang w:val="nl-BE"/>
        </w:rPr>
      </w:pPr>
    </w:p>
    <w:p w14:paraId="46B01409" w14:textId="77777777" w:rsidR="000E3AB8" w:rsidRDefault="000E3AB8">
      <w:pPr>
        <w:widowControl/>
        <w:autoSpaceDE/>
        <w:autoSpaceDN/>
        <w:adjustRightInd/>
        <w:rPr>
          <w:rFonts w:cs="Arial"/>
          <w:b/>
          <w:sz w:val="20"/>
          <w:szCs w:val="20"/>
          <w:lang w:val="nl-BE"/>
        </w:rPr>
      </w:pPr>
      <w:r>
        <w:rPr>
          <w:rFonts w:cs="Arial"/>
          <w:b/>
          <w:sz w:val="20"/>
          <w:szCs w:val="20"/>
          <w:lang w:val="nl-BE"/>
        </w:rPr>
        <w:br w:type="page"/>
      </w:r>
    </w:p>
    <w:p w14:paraId="6BFD6BDE" w14:textId="77777777" w:rsidR="002023A8" w:rsidRDefault="00BF5123" w:rsidP="00605E62">
      <w:pPr>
        <w:jc w:val="center"/>
        <w:rPr>
          <w:rFonts w:cs="Arial"/>
          <w:b/>
          <w:sz w:val="20"/>
          <w:szCs w:val="20"/>
          <w:lang w:val="nl-BE"/>
        </w:rPr>
      </w:pPr>
      <w:r>
        <w:rPr>
          <w:rFonts w:cs="Arial"/>
          <w:b/>
          <w:sz w:val="20"/>
          <w:szCs w:val="20"/>
          <w:lang w:val="nl-BE"/>
        </w:rPr>
        <w:lastRenderedPageBreak/>
        <w:t xml:space="preserve">- </w:t>
      </w:r>
      <w:r w:rsidR="001C377F">
        <w:rPr>
          <w:rFonts w:cs="Arial"/>
          <w:b/>
          <w:sz w:val="20"/>
          <w:szCs w:val="20"/>
          <w:lang w:val="nl-BE"/>
        </w:rPr>
        <w:t>25</w:t>
      </w:r>
      <w:r w:rsidR="0058514D">
        <w:rPr>
          <w:rFonts w:cs="Arial"/>
          <w:b/>
          <w:sz w:val="20"/>
          <w:szCs w:val="20"/>
          <w:lang w:val="nl-BE"/>
        </w:rPr>
        <w:t>6</w:t>
      </w:r>
      <w:r w:rsidR="002023A8">
        <w:rPr>
          <w:rFonts w:cs="Arial"/>
          <w:b/>
          <w:sz w:val="20"/>
          <w:szCs w:val="20"/>
          <w:lang w:val="nl-BE"/>
        </w:rPr>
        <w:t xml:space="preserve"> -</w:t>
      </w:r>
    </w:p>
    <w:p w14:paraId="7420123D" w14:textId="77777777" w:rsidR="002023A8" w:rsidRDefault="002023A8" w:rsidP="002023A8">
      <w:pPr>
        <w:jc w:val="center"/>
        <w:rPr>
          <w:rFonts w:cs="Arial"/>
          <w:b/>
          <w:sz w:val="20"/>
          <w:szCs w:val="20"/>
          <w:lang w:val="nl-BE"/>
        </w:rPr>
      </w:pPr>
    </w:p>
    <w:p w14:paraId="0D68B243" w14:textId="77777777" w:rsidR="002023A8" w:rsidRDefault="002023A8" w:rsidP="002023A8">
      <w:pPr>
        <w:jc w:val="center"/>
        <w:rPr>
          <w:rFonts w:cs="Arial"/>
          <w:i/>
          <w:sz w:val="20"/>
          <w:szCs w:val="20"/>
          <w:lang w:val="nl-BE"/>
        </w:rPr>
      </w:pPr>
      <w:r>
        <w:rPr>
          <w:rFonts w:cs="Arial"/>
          <w:i/>
          <w:sz w:val="20"/>
          <w:szCs w:val="20"/>
          <w:lang w:val="nl-BE"/>
        </w:rPr>
        <w:t xml:space="preserve">Origineel, </w:t>
      </w:r>
      <w:r>
        <w:rPr>
          <w:rFonts w:cs="Arial"/>
          <w:sz w:val="20"/>
          <w:szCs w:val="20"/>
          <w:lang w:val="nl-BE"/>
        </w:rPr>
        <w:t>2009</w:t>
      </w:r>
    </w:p>
    <w:p w14:paraId="048B70D0" w14:textId="77777777" w:rsidR="002023A8" w:rsidRDefault="002023A8" w:rsidP="002023A8">
      <w:pPr>
        <w:jc w:val="center"/>
        <w:rPr>
          <w:rFonts w:cs="Arial"/>
          <w:sz w:val="20"/>
          <w:szCs w:val="20"/>
          <w:lang w:val="nl-BE"/>
        </w:rPr>
      </w:pPr>
    </w:p>
    <w:p w14:paraId="74737F13" w14:textId="77777777" w:rsidR="002023A8" w:rsidRPr="00BB6D2C" w:rsidRDefault="002023A8" w:rsidP="002023A8">
      <w:pPr>
        <w:rPr>
          <w:lang w:val="nl-BE"/>
        </w:rPr>
      </w:pPr>
      <w:r>
        <w:object w:dxaOrig="4431" w:dyaOrig="4430" w14:anchorId="4F7F100C">
          <v:shape id="_x0000_i1268" type="#_x0000_t75" style="width:154.5pt;height:155.1pt" o:ole="">
            <v:imagedata r:id="rId510" o:title=""/>
          </v:shape>
          <o:OLEObject Type="Embed" ProgID="CorelDRAW.Graphic.12" ShapeID="_x0000_i1268" DrawAspect="Content" ObjectID="_1587467638" r:id="rId511"/>
        </w:object>
      </w:r>
    </w:p>
    <w:p w14:paraId="0DDEFFDB" w14:textId="77777777" w:rsidR="002023A8" w:rsidRDefault="002023A8" w:rsidP="002023A8">
      <w:pPr>
        <w:jc w:val="center"/>
        <w:rPr>
          <w:rFonts w:cs="Arial"/>
          <w:sz w:val="20"/>
          <w:szCs w:val="20"/>
          <w:lang w:val="nl-BE"/>
        </w:rPr>
      </w:pPr>
    </w:p>
    <w:p w14:paraId="3F0A2317" w14:textId="77777777" w:rsidR="002023A8" w:rsidRDefault="002023A8" w:rsidP="002023A8">
      <w:pPr>
        <w:jc w:val="both"/>
        <w:rPr>
          <w:rFonts w:cs="Arial"/>
          <w:sz w:val="20"/>
          <w:szCs w:val="20"/>
          <w:lang w:val="nl-BE"/>
        </w:rPr>
      </w:pPr>
      <w:r>
        <w:rPr>
          <w:rFonts w:cs="Arial"/>
          <w:b/>
          <w:lang w:val="nl-BE"/>
        </w:rPr>
        <w:t xml:space="preserve">+                        </w:t>
      </w:r>
      <w:r w:rsidR="00904DD4">
        <w:rPr>
          <w:rFonts w:cs="Arial"/>
          <w:b/>
          <w:lang w:val="nl-BE"/>
        </w:rPr>
        <w:t xml:space="preserve"> </w:t>
      </w:r>
      <w:r w:rsidR="00904DD4">
        <w:rPr>
          <w:rFonts w:cs="Arial"/>
          <w:sz w:val="20"/>
          <w:szCs w:val="20"/>
          <w:lang w:val="nl-BE"/>
        </w:rPr>
        <w:t>0044.11 e3</w:t>
      </w:r>
      <w:r>
        <w:rPr>
          <w:rFonts w:cs="Arial"/>
          <w:sz w:val="20"/>
          <w:szCs w:val="20"/>
          <w:lang w:val="nl-BE"/>
        </w:rPr>
        <w:t>h8</w:t>
      </w:r>
    </w:p>
    <w:p w14:paraId="02F0FB7B" w14:textId="77777777" w:rsidR="006F3923" w:rsidRPr="00EB7A30" w:rsidRDefault="006F3923" w:rsidP="006F3923">
      <w:pPr>
        <w:jc w:val="center"/>
        <w:rPr>
          <w:rFonts w:cs="Arial"/>
          <w:sz w:val="20"/>
          <w:szCs w:val="20"/>
          <w:lang w:val="nl-BE"/>
        </w:rPr>
      </w:pPr>
    </w:p>
    <w:p w14:paraId="71EC5427" w14:textId="77777777" w:rsidR="006F3923" w:rsidRDefault="006F3923" w:rsidP="006F3923">
      <w:pPr>
        <w:jc w:val="both"/>
        <w:rPr>
          <w:rFonts w:cs="Arial"/>
          <w:sz w:val="20"/>
          <w:szCs w:val="20"/>
          <w:lang w:val="nl-BE"/>
        </w:rPr>
      </w:pPr>
      <w:r>
        <w:rPr>
          <w:rFonts w:cs="Arial"/>
          <w:sz w:val="20"/>
          <w:szCs w:val="20"/>
          <w:lang w:val="nl-BE"/>
        </w:rPr>
        <w:t xml:space="preserve">Beide </w:t>
      </w:r>
      <w:r w:rsidR="00904DD4">
        <w:rPr>
          <w:rFonts w:cs="Arial"/>
          <w:sz w:val="20"/>
          <w:szCs w:val="20"/>
          <w:lang w:val="nl-BE"/>
        </w:rPr>
        <w:t xml:space="preserve">tegenstanders </w:t>
      </w:r>
      <w:r>
        <w:rPr>
          <w:rFonts w:cs="Arial"/>
          <w:sz w:val="20"/>
          <w:szCs w:val="20"/>
          <w:lang w:val="nl-BE"/>
        </w:rPr>
        <w:t>hebben het</w:t>
      </w:r>
      <w:r w:rsidR="00904DD4">
        <w:rPr>
          <w:rFonts w:cs="Arial"/>
          <w:sz w:val="20"/>
          <w:szCs w:val="20"/>
          <w:lang w:val="nl-BE"/>
        </w:rPr>
        <w:t>-</w:t>
      </w:r>
      <w:r>
        <w:rPr>
          <w:rFonts w:cs="Arial"/>
          <w:sz w:val="20"/>
          <w:szCs w:val="20"/>
          <w:lang w:val="nl-BE"/>
        </w:rPr>
        <w:t>zelf</w:t>
      </w:r>
      <w:r w:rsidR="00904DD4">
        <w:rPr>
          <w:rFonts w:cs="Arial"/>
          <w:sz w:val="20"/>
          <w:szCs w:val="20"/>
          <w:lang w:val="nl-BE"/>
        </w:rPr>
        <w:t xml:space="preserve">de materiaal. </w:t>
      </w:r>
      <w:r>
        <w:rPr>
          <w:rFonts w:cs="Arial"/>
          <w:sz w:val="20"/>
          <w:szCs w:val="20"/>
          <w:lang w:val="nl-BE"/>
        </w:rPr>
        <w:t>Maar het wit paard en de pion staan beide aangevallen, zodat 1.Kf3?</w:t>
      </w:r>
      <w:r w:rsidR="00DA0754">
        <w:rPr>
          <w:rFonts w:cs="Arial"/>
          <w:sz w:val="20"/>
          <w:szCs w:val="20"/>
          <w:lang w:val="nl-BE"/>
        </w:rPr>
        <w:t>,</w:t>
      </w:r>
      <w:r>
        <w:rPr>
          <w:rFonts w:cs="Arial"/>
          <w:sz w:val="20"/>
          <w:szCs w:val="20"/>
          <w:lang w:val="nl-BE"/>
        </w:rPr>
        <w:t xml:space="preserve"> om de vlucht van het paard te beletten</w:t>
      </w:r>
      <w:r w:rsidR="00DA0754">
        <w:rPr>
          <w:rFonts w:cs="Arial"/>
          <w:sz w:val="20"/>
          <w:szCs w:val="20"/>
          <w:lang w:val="nl-BE"/>
        </w:rPr>
        <w:t>,</w:t>
      </w:r>
      <w:r>
        <w:rPr>
          <w:rFonts w:cs="Arial"/>
          <w:sz w:val="20"/>
          <w:szCs w:val="20"/>
          <w:lang w:val="nl-BE"/>
        </w:rPr>
        <w:t xml:space="preserve"> zinloos is.</w:t>
      </w:r>
    </w:p>
    <w:p w14:paraId="12655E66" w14:textId="77777777" w:rsidR="006F3923" w:rsidRDefault="006F3923" w:rsidP="006F3923">
      <w:pPr>
        <w:jc w:val="both"/>
        <w:rPr>
          <w:rFonts w:cs="Arial"/>
          <w:sz w:val="20"/>
          <w:szCs w:val="20"/>
          <w:lang w:val="nl-BE"/>
        </w:rPr>
      </w:pPr>
    </w:p>
    <w:p w14:paraId="55E32DC5" w14:textId="77777777" w:rsidR="006F3923" w:rsidRDefault="006F3923" w:rsidP="006F3923">
      <w:pPr>
        <w:ind w:firstLine="708"/>
        <w:jc w:val="both"/>
        <w:rPr>
          <w:rFonts w:cs="Arial"/>
          <w:sz w:val="20"/>
          <w:szCs w:val="20"/>
          <w:lang w:val="nl-BE"/>
        </w:rPr>
      </w:pPr>
      <w:r>
        <w:rPr>
          <w:rFonts w:cs="Arial"/>
          <w:b/>
          <w:sz w:val="20"/>
          <w:szCs w:val="20"/>
          <w:lang w:val="nl-BE"/>
        </w:rPr>
        <w:t>1.Pg6+</w:t>
      </w:r>
      <w:r>
        <w:rPr>
          <w:rFonts w:cs="Arial"/>
          <w:b/>
          <w:sz w:val="20"/>
          <w:szCs w:val="20"/>
          <w:lang w:val="nl-BE"/>
        </w:rPr>
        <w:tab/>
      </w:r>
      <w:r>
        <w:rPr>
          <w:rFonts w:cs="Arial"/>
          <w:b/>
          <w:sz w:val="20"/>
          <w:szCs w:val="20"/>
          <w:lang w:val="nl-BE"/>
        </w:rPr>
        <w:tab/>
        <w:t>Kxh7</w:t>
      </w:r>
    </w:p>
    <w:p w14:paraId="075FB9AF" w14:textId="77777777" w:rsidR="006F3923" w:rsidRDefault="006F3923" w:rsidP="006F3923">
      <w:pPr>
        <w:jc w:val="both"/>
        <w:rPr>
          <w:rFonts w:cs="Arial"/>
          <w:b/>
          <w:sz w:val="20"/>
          <w:szCs w:val="20"/>
          <w:lang w:val="nl-BE"/>
        </w:rPr>
      </w:pPr>
      <w:r>
        <w:rPr>
          <w:rFonts w:cs="Arial"/>
          <w:b/>
          <w:sz w:val="20"/>
          <w:szCs w:val="20"/>
          <w:lang w:val="nl-BE"/>
        </w:rPr>
        <w:tab/>
        <w:t>2.Pxf8+</w:t>
      </w:r>
    </w:p>
    <w:p w14:paraId="7E631D40" w14:textId="77777777" w:rsidR="0030578E" w:rsidRDefault="006F3923" w:rsidP="006F3923">
      <w:pPr>
        <w:jc w:val="both"/>
        <w:rPr>
          <w:rFonts w:cs="Arial"/>
          <w:sz w:val="20"/>
          <w:szCs w:val="20"/>
          <w:lang w:val="nl-BE"/>
        </w:rPr>
      </w:pPr>
      <w:r>
        <w:rPr>
          <w:rFonts w:cs="Arial"/>
          <w:sz w:val="20"/>
          <w:szCs w:val="20"/>
          <w:lang w:val="nl-BE"/>
        </w:rPr>
        <w:t>Wi</w:t>
      </w:r>
      <w:r w:rsidR="0030578E">
        <w:rPr>
          <w:rFonts w:cs="Arial"/>
          <w:sz w:val="20"/>
          <w:szCs w:val="20"/>
          <w:lang w:val="nl-BE"/>
        </w:rPr>
        <w:t>t heef</w:t>
      </w:r>
      <w:r w:rsidR="00E53DE2">
        <w:rPr>
          <w:rFonts w:cs="Arial"/>
          <w:sz w:val="20"/>
          <w:szCs w:val="20"/>
          <w:lang w:val="nl-BE"/>
        </w:rPr>
        <w:t>t de pion geofferd voor de loper. Nu nog het paard vangen</w:t>
      </w:r>
      <w:r w:rsidR="009075BC">
        <w:rPr>
          <w:rFonts w:cs="Arial"/>
          <w:sz w:val="20"/>
          <w:szCs w:val="20"/>
          <w:lang w:val="nl-BE"/>
        </w:rPr>
        <w:t>.</w:t>
      </w:r>
      <w:r w:rsidR="004D22E5">
        <w:rPr>
          <w:rFonts w:cs="Arial"/>
          <w:sz w:val="20"/>
          <w:szCs w:val="20"/>
          <w:lang w:val="nl-BE"/>
        </w:rPr>
        <w:t xml:space="preserve"> </w:t>
      </w:r>
    </w:p>
    <w:p w14:paraId="3B6626AC" w14:textId="77777777" w:rsidR="00E53DE2" w:rsidRDefault="00E53DE2" w:rsidP="006F3923">
      <w:pPr>
        <w:jc w:val="both"/>
        <w:rPr>
          <w:rFonts w:cs="Arial"/>
          <w:sz w:val="20"/>
          <w:szCs w:val="20"/>
          <w:lang w:val="nl-BE"/>
        </w:rPr>
      </w:pPr>
    </w:p>
    <w:p w14:paraId="58E6693A" w14:textId="77777777" w:rsidR="00E53DE2" w:rsidRDefault="00E53DE2" w:rsidP="006F3923">
      <w:pPr>
        <w:jc w:val="both"/>
        <w:rPr>
          <w:rFonts w:cs="Arial"/>
          <w:b/>
          <w:i/>
          <w:sz w:val="20"/>
          <w:szCs w:val="20"/>
          <w:lang w:val="nl-BE"/>
        </w:rPr>
      </w:pPr>
      <w:r>
        <w:rPr>
          <w:rFonts w:cs="Arial"/>
          <w:b/>
          <w:i/>
          <w:sz w:val="20"/>
          <w:szCs w:val="20"/>
          <w:lang w:val="nl-BE"/>
        </w:rPr>
        <w:t>Variant A</w:t>
      </w:r>
    </w:p>
    <w:p w14:paraId="1A5FC09F" w14:textId="77777777" w:rsidR="00E53DE2" w:rsidRDefault="00E53DE2" w:rsidP="006F3923">
      <w:pPr>
        <w:jc w:val="both"/>
        <w:rPr>
          <w:rFonts w:cs="Arial"/>
          <w:b/>
          <w:sz w:val="20"/>
          <w:szCs w:val="20"/>
          <w:lang w:val="nl-BE"/>
        </w:rPr>
      </w:pPr>
      <w:r>
        <w:rPr>
          <w:rFonts w:cs="Arial"/>
          <w:b/>
          <w:sz w:val="20"/>
          <w:szCs w:val="20"/>
          <w:lang w:val="nl-BE"/>
        </w:rPr>
        <w:tab/>
        <w:t>2...</w:t>
      </w:r>
      <w:r>
        <w:rPr>
          <w:rFonts w:cs="Arial"/>
          <w:b/>
          <w:sz w:val="20"/>
          <w:szCs w:val="20"/>
          <w:lang w:val="nl-BE"/>
        </w:rPr>
        <w:tab/>
      </w:r>
      <w:r w:rsidR="005D2F5A">
        <w:rPr>
          <w:rFonts w:cs="Arial"/>
          <w:b/>
          <w:sz w:val="20"/>
          <w:szCs w:val="20"/>
          <w:lang w:val="nl-BE"/>
        </w:rPr>
        <w:tab/>
        <w:t>Kg8</w:t>
      </w:r>
    </w:p>
    <w:p w14:paraId="666D527A" w14:textId="77777777" w:rsidR="00E53DE2" w:rsidRDefault="00E53DE2" w:rsidP="006F3923">
      <w:pPr>
        <w:jc w:val="both"/>
        <w:rPr>
          <w:rFonts w:cs="Arial"/>
          <w:b/>
          <w:sz w:val="20"/>
          <w:szCs w:val="20"/>
          <w:lang w:val="nl-BE"/>
        </w:rPr>
      </w:pPr>
      <w:r>
        <w:rPr>
          <w:rFonts w:cs="Arial"/>
          <w:b/>
          <w:sz w:val="20"/>
          <w:szCs w:val="20"/>
          <w:lang w:val="nl-BE"/>
        </w:rPr>
        <w:tab/>
        <w:t>3.Pd7</w:t>
      </w:r>
    </w:p>
    <w:p w14:paraId="0B01ED70" w14:textId="77777777" w:rsidR="00E53DE2" w:rsidRDefault="00E53DE2" w:rsidP="006F3923">
      <w:pPr>
        <w:jc w:val="both"/>
        <w:rPr>
          <w:rFonts w:cs="Arial"/>
          <w:sz w:val="20"/>
          <w:szCs w:val="20"/>
          <w:lang w:val="nl-BE"/>
        </w:rPr>
      </w:pPr>
      <w:r>
        <w:rPr>
          <w:rFonts w:cs="Arial"/>
          <w:sz w:val="20"/>
          <w:szCs w:val="20"/>
          <w:lang w:val="nl-BE"/>
        </w:rPr>
        <w:t xml:space="preserve">Er dreigt nu reeds 4.Kf3 met verovering van het </w:t>
      </w:r>
      <w:r w:rsidR="00CF2A60">
        <w:rPr>
          <w:rFonts w:cs="Arial"/>
          <w:sz w:val="20"/>
          <w:szCs w:val="20"/>
          <w:lang w:val="nl-BE"/>
        </w:rPr>
        <w:t xml:space="preserve">zwarte </w:t>
      </w:r>
      <w:r>
        <w:rPr>
          <w:rFonts w:cs="Arial"/>
          <w:sz w:val="20"/>
          <w:szCs w:val="20"/>
          <w:lang w:val="nl-BE"/>
        </w:rPr>
        <w:t>paard. Daarom</w:t>
      </w:r>
      <w:r w:rsidR="00CF2A60">
        <w:rPr>
          <w:rFonts w:cs="Arial"/>
          <w:sz w:val="20"/>
          <w:szCs w:val="20"/>
          <w:lang w:val="nl-BE"/>
        </w:rPr>
        <w:t>:</w:t>
      </w:r>
    </w:p>
    <w:p w14:paraId="63FE905E" w14:textId="77777777" w:rsidR="00AA425E" w:rsidRDefault="00904DD4" w:rsidP="00AA425E">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Pg</w:t>
      </w:r>
      <w:r w:rsidR="00C72BEA">
        <w:rPr>
          <w:rFonts w:cs="Arial"/>
          <w:b/>
          <w:sz w:val="20"/>
          <w:szCs w:val="20"/>
          <w:lang w:val="nl-BE"/>
        </w:rPr>
        <w:t>3</w:t>
      </w:r>
    </w:p>
    <w:p w14:paraId="37F54635" w14:textId="77777777" w:rsidR="00AA425E" w:rsidRDefault="00AA425E" w:rsidP="00AA425E">
      <w:pPr>
        <w:jc w:val="both"/>
        <w:rPr>
          <w:rFonts w:cs="Arial"/>
          <w:b/>
          <w:sz w:val="20"/>
          <w:szCs w:val="20"/>
          <w:lang w:val="nl-BE"/>
        </w:rPr>
      </w:pPr>
    </w:p>
    <w:p w14:paraId="579333D9" w14:textId="77777777" w:rsidR="00AA425E" w:rsidRDefault="00AA425E" w:rsidP="00AA425E">
      <w:pPr>
        <w:jc w:val="both"/>
        <w:rPr>
          <w:rFonts w:cs="Arial"/>
          <w:b/>
          <w:sz w:val="20"/>
          <w:szCs w:val="20"/>
          <w:lang w:val="nl-BE"/>
        </w:rPr>
      </w:pPr>
    </w:p>
    <w:p w14:paraId="4538E872" w14:textId="77777777" w:rsidR="00AA425E" w:rsidRDefault="00AA425E" w:rsidP="00AE39A6">
      <w:pPr>
        <w:rPr>
          <w:rFonts w:cs="Arial"/>
          <w:b/>
          <w:sz w:val="20"/>
          <w:szCs w:val="20"/>
          <w:lang w:val="nl-BE"/>
        </w:rPr>
      </w:pPr>
    </w:p>
    <w:p w14:paraId="333A245F" w14:textId="77777777" w:rsidR="00AA425E" w:rsidRDefault="00AA425E" w:rsidP="00AA425E">
      <w:pPr>
        <w:jc w:val="both"/>
        <w:rPr>
          <w:rFonts w:cs="Arial"/>
          <w:b/>
          <w:sz w:val="20"/>
          <w:szCs w:val="20"/>
          <w:lang w:val="nl-BE"/>
        </w:rPr>
      </w:pPr>
    </w:p>
    <w:p w14:paraId="58922AE0" w14:textId="77777777" w:rsidR="001A7E63" w:rsidRDefault="001A7E63" w:rsidP="00AA425E">
      <w:pPr>
        <w:jc w:val="both"/>
        <w:rPr>
          <w:rFonts w:cs="Arial"/>
          <w:b/>
          <w:sz w:val="20"/>
          <w:szCs w:val="20"/>
          <w:lang w:val="nl-BE"/>
        </w:rPr>
      </w:pPr>
    </w:p>
    <w:p w14:paraId="7A83AF75" w14:textId="77777777" w:rsidR="00DA0754" w:rsidRDefault="00DA0754" w:rsidP="00AA425E">
      <w:pPr>
        <w:jc w:val="both"/>
        <w:rPr>
          <w:rFonts w:cs="Arial"/>
          <w:b/>
          <w:sz w:val="20"/>
          <w:szCs w:val="20"/>
          <w:lang w:val="nl-BE"/>
        </w:rPr>
      </w:pPr>
    </w:p>
    <w:p w14:paraId="28EF24C6" w14:textId="77777777" w:rsidR="00E53DE2" w:rsidRDefault="006A3A65" w:rsidP="006A3A65">
      <w:pPr>
        <w:ind w:firstLine="708"/>
        <w:rPr>
          <w:rFonts w:cs="Arial"/>
          <w:b/>
          <w:sz w:val="20"/>
          <w:szCs w:val="20"/>
          <w:lang w:val="nl-BE"/>
        </w:rPr>
      </w:pPr>
      <w:r>
        <w:rPr>
          <w:rFonts w:cs="Arial"/>
          <w:b/>
          <w:sz w:val="20"/>
          <w:szCs w:val="20"/>
          <w:lang w:val="nl-BE"/>
        </w:rPr>
        <w:t>4.Kf4</w:t>
      </w:r>
      <w:r>
        <w:rPr>
          <w:rFonts w:cs="Arial"/>
          <w:b/>
          <w:sz w:val="20"/>
          <w:szCs w:val="20"/>
          <w:lang w:val="nl-BE"/>
        </w:rPr>
        <w:tab/>
      </w:r>
      <w:r>
        <w:rPr>
          <w:rFonts w:cs="Arial"/>
          <w:b/>
          <w:sz w:val="20"/>
          <w:szCs w:val="20"/>
          <w:lang w:val="nl-BE"/>
        </w:rPr>
        <w:tab/>
      </w:r>
      <w:r w:rsidR="00E53DE2">
        <w:rPr>
          <w:rFonts w:cs="Arial"/>
          <w:b/>
          <w:sz w:val="20"/>
          <w:szCs w:val="20"/>
          <w:lang w:val="nl-BE"/>
        </w:rPr>
        <w:t>Ph5</w:t>
      </w:r>
    </w:p>
    <w:p w14:paraId="796290C6" w14:textId="77777777" w:rsidR="00E53DE2" w:rsidRDefault="00E53DE2" w:rsidP="00904DD4">
      <w:pPr>
        <w:ind w:firstLine="708"/>
        <w:jc w:val="both"/>
        <w:rPr>
          <w:rFonts w:cs="Arial"/>
          <w:b/>
          <w:sz w:val="20"/>
          <w:szCs w:val="20"/>
          <w:lang w:val="nl-BE"/>
        </w:rPr>
      </w:pPr>
      <w:r>
        <w:rPr>
          <w:rFonts w:cs="Arial"/>
          <w:b/>
          <w:sz w:val="20"/>
          <w:szCs w:val="20"/>
          <w:lang w:val="nl-BE"/>
        </w:rPr>
        <w:t>5.Kg4</w:t>
      </w:r>
      <w:r>
        <w:rPr>
          <w:rFonts w:cs="Arial"/>
          <w:b/>
          <w:sz w:val="20"/>
          <w:szCs w:val="20"/>
          <w:lang w:val="nl-BE"/>
        </w:rPr>
        <w:tab/>
      </w:r>
      <w:r>
        <w:rPr>
          <w:rFonts w:cs="Arial"/>
          <w:b/>
          <w:sz w:val="20"/>
          <w:szCs w:val="20"/>
          <w:lang w:val="nl-BE"/>
        </w:rPr>
        <w:tab/>
        <w:t>Pg7</w:t>
      </w:r>
    </w:p>
    <w:p w14:paraId="5558FBC2" w14:textId="77777777" w:rsidR="00E53DE2" w:rsidRDefault="00E53DE2" w:rsidP="006F3923">
      <w:pPr>
        <w:jc w:val="both"/>
        <w:rPr>
          <w:rFonts w:cs="Arial"/>
          <w:b/>
          <w:sz w:val="20"/>
          <w:szCs w:val="20"/>
          <w:lang w:val="nl-BE"/>
        </w:rPr>
      </w:pPr>
      <w:r>
        <w:rPr>
          <w:rFonts w:cs="Arial"/>
          <w:b/>
          <w:sz w:val="20"/>
          <w:szCs w:val="20"/>
          <w:lang w:val="nl-BE"/>
        </w:rPr>
        <w:tab/>
        <w:t>6.Lc4+</w:t>
      </w:r>
      <w:r>
        <w:rPr>
          <w:rFonts w:cs="Arial"/>
          <w:b/>
          <w:sz w:val="20"/>
          <w:szCs w:val="20"/>
          <w:lang w:val="nl-BE"/>
        </w:rPr>
        <w:tab/>
      </w:r>
      <w:r>
        <w:rPr>
          <w:rFonts w:cs="Arial"/>
          <w:b/>
          <w:sz w:val="20"/>
          <w:szCs w:val="20"/>
          <w:lang w:val="nl-BE"/>
        </w:rPr>
        <w:tab/>
        <w:t>Kh7</w:t>
      </w:r>
    </w:p>
    <w:p w14:paraId="51BF16D2" w14:textId="77777777" w:rsidR="00E53DE2" w:rsidRDefault="00883B3C" w:rsidP="006F3923">
      <w:pPr>
        <w:jc w:val="both"/>
        <w:rPr>
          <w:rFonts w:cs="Arial"/>
          <w:b/>
          <w:sz w:val="20"/>
          <w:szCs w:val="20"/>
          <w:lang w:val="nl-BE"/>
        </w:rPr>
      </w:pPr>
      <w:r>
        <w:rPr>
          <w:rFonts w:cs="Arial"/>
          <w:b/>
          <w:sz w:val="20"/>
          <w:szCs w:val="20"/>
          <w:lang w:val="nl-BE"/>
        </w:rPr>
        <w:tab/>
        <w:t>7.Lf7</w:t>
      </w:r>
      <w:r>
        <w:rPr>
          <w:rFonts w:cs="Arial"/>
          <w:b/>
          <w:sz w:val="20"/>
          <w:szCs w:val="20"/>
          <w:lang w:val="nl-BE"/>
        </w:rPr>
        <w:tab/>
      </w:r>
      <w:r>
        <w:rPr>
          <w:rFonts w:cs="Arial"/>
          <w:b/>
          <w:sz w:val="20"/>
          <w:szCs w:val="20"/>
          <w:lang w:val="nl-BE"/>
        </w:rPr>
        <w:tab/>
        <w:t>f5</w:t>
      </w:r>
    </w:p>
    <w:p w14:paraId="2ADB4BDC" w14:textId="77777777" w:rsidR="00971A73" w:rsidRDefault="00883B3C" w:rsidP="006F3923">
      <w:pPr>
        <w:jc w:val="both"/>
        <w:rPr>
          <w:rFonts w:cs="Arial"/>
          <w:b/>
          <w:sz w:val="20"/>
          <w:szCs w:val="20"/>
          <w:lang w:val="nl-BE"/>
        </w:rPr>
      </w:pPr>
      <w:r>
        <w:rPr>
          <w:rFonts w:cs="Arial"/>
          <w:b/>
          <w:sz w:val="20"/>
          <w:szCs w:val="20"/>
          <w:lang w:val="nl-BE"/>
        </w:rPr>
        <w:tab/>
        <w:t>8.Kf4</w:t>
      </w:r>
    </w:p>
    <w:p w14:paraId="39F9FB08" w14:textId="77777777" w:rsidR="00971A73" w:rsidRDefault="00971A73" w:rsidP="006F3923">
      <w:pPr>
        <w:jc w:val="both"/>
        <w:rPr>
          <w:rFonts w:cs="Arial"/>
          <w:sz w:val="20"/>
          <w:szCs w:val="20"/>
          <w:lang w:val="nl-BE"/>
        </w:rPr>
      </w:pPr>
      <w:r>
        <w:rPr>
          <w:rFonts w:cs="Arial"/>
          <w:sz w:val="20"/>
          <w:szCs w:val="20"/>
          <w:lang w:val="nl-BE"/>
        </w:rPr>
        <w:t>8.Kg5? f4 9.Kxf4 Kh8 10.Pf6 Pe6</w:t>
      </w:r>
    </w:p>
    <w:p w14:paraId="46204004" w14:textId="77777777" w:rsidR="00971A73" w:rsidRDefault="00971A73" w:rsidP="006F3923">
      <w:pPr>
        <w:jc w:val="both"/>
        <w:rPr>
          <w:rFonts w:cs="Arial"/>
          <w:sz w:val="20"/>
          <w:szCs w:val="20"/>
          <w:lang w:val="nl-BE"/>
        </w:rPr>
      </w:pPr>
      <w:r>
        <w:rPr>
          <w:rFonts w:cs="Arial"/>
          <w:sz w:val="20"/>
          <w:szCs w:val="20"/>
          <w:lang w:val="nl-BE"/>
        </w:rPr>
        <w:t>11.Lxe6 is een onnodige omweg.</w:t>
      </w:r>
    </w:p>
    <w:p w14:paraId="5E44B8AF" w14:textId="77777777" w:rsidR="00E53DE2" w:rsidRDefault="00971A73" w:rsidP="006F3923">
      <w:pPr>
        <w:jc w:val="both"/>
        <w:rPr>
          <w:rFonts w:cs="Arial"/>
          <w:b/>
          <w:sz w:val="20"/>
          <w:szCs w:val="20"/>
          <w:lang w:val="nl-BE"/>
        </w:rPr>
      </w:pPr>
      <w:r>
        <w:rPr>
          <w:rFonts w:cs="Arial"/>
          <w:b/>
          <w:sz w:val="20"/>
          <w:szCs w:val="20"/>
          <w:lang w:val="nl-BE"/>
        </w:rPr>
        <w:t xml:space="preserve"> </w:t>
      </w:r>
      <w:r>
        <w:rPr>
          <w:rFonts w:cs="Arial"/>
          <w:b/>
          <w:sz w:val="20"/>
          <w:szCs w:val="20"/>
          <w:lang w:val="nl-BE"/>
        </w:rPr>
        <w:tab/>
        <w:t xml:space="preserve">8…           </w:t>
      </w:r>
      <w:r>
        <w:rPr>
          <w:rFonts w:cs="Arial"/>
          <w:b/>
          <w:sz w:val="20"/>
          <w:szCs w:val="20"/>
          <w:lang w:val="nl-BE"/>
        </w:rPr>
        <w:tab/>
      </w:r>
      <w:r w:rsidR="00600169">
        <w:rPr>
          <w:rFonts w:cs="Arial"/>
          <w:b/>
          <w:sz w:val="20"/>
          <w:szCs w:val="20"/>
          <w:lang w:val="nl-BE"/>
        </w:rPr>
        <w:t>Kh6</w:t>
      </w:r>
    </w:p>
    <w:p w14:paraId="0D6E0C9C" w14:textId="77777777" w:rsidR="00883B3C" w:rsidRDefault="00883B3C" w:rsidP="006F3923">
      <w:pPr>
        <w:jc w:val="both"/>
        <w:rPr>
          <w:rFonts w:cs="Arial"/>
          <w:b/>
          <w:sz w:val="20"/>
          <w:szCs w:val="20"/>
          <w:lang w:val="nl-BE"/>
        </w:rPr>
      </w:pPr>
      <w:r>
        <w:rPr>
          <w:rFonts w:cs="Arial"/>
          <w:b/>
          <w:sz w:val="20"/>
          <w:szCs w:val="20"/>
          <w:lang w:val="nl-BE"/>
        </w:rPr>
        <w:tab/>
        <w:t>9.Pf6</w:t>
      </w:r>
      <w:r>
        <w:rPr>
          <w:rFonts w:cs="Arial"/>
          <w:b/>
          <w:sz w:val="20"/>
          <w:szCs w:val="20"/>
          <w:lang w:val="nl-BE"/>
        </w:rPr>
        <w:tab/>
      </w:r>
      <w:r>
        <w:rPr>
          <w:rFonts w:cs="Arial"/>
          <w:b/>
          <w:sz w:val="20"/>
          <w:szCs w:val="20"/>
          <w:lang w:val="nl-BE"/>
        </w:rPr>
        <w:tab/>
        <w:t>Pe6</w:t>
      </w:r>
    </w:p>
    <w:p w14:paraId="51E679E3" w14:textId="77777777" w:rsidR="00883B3C" w:rsidRDefault="00883B3C" w:rsidP="006F3923">
      <w:pPr>
        <w:jc w:val="both"/>
        <w:rPr>
          <w:rFonts w:cs="Arial"/>
          <w:b/>
          <w:sz w:val="20"/>
          <w:szCs w:val="20"/>
          <w:lang w:val="nl-BE"/>
        </w:rPr>
      </w:pPr>
      <w:r>
        <w:rPr>
          <w:rFonts w:cs="Arial"/>
          <w:b/>
          <w:sz w:val="20"/>
          <w:szCs w:val="20"/>
          <w:lang w:val="nl-BE"/>
        </w:rPr>
        <w:t xml:space="preserve">           10.Lxe6</w:t>
      </w:r>
    </w:p>
    <w:p w14:paraId="11DEE2AB" w14:textId="77777777" w:rsidR="00E53DE2" w:rsidRDefault="00E53DE2" w:rsidP="006F3923">
      <w:pPr>
        <w:jc w:val="both"/>
        <w:rPr>
          <w:rFonts w:cs="Arial"/>
          <w:sz w:val="20"/>
          <w:szCs w:val="20"/>
          <w:lang w:val="nl-BE"/>
        </w:rPr>
      </w:pPr>
      <w:r>
        <w:rPr>
          <w:rFonts w:cs="Arial"/>
          <w:sz w:val="20"/>
          <w:szCs w:val="20"/>
          <w:lang w:val="nl-BE"/>
        </w:rPr>
        <w:t>En wit wint. Ook na:</w:t>
      </w:r>
    </w:p>
    <w:p w14:paraId="2EAA6E7F" w14:textId="77777777" w:rsidR="00E53DE2" w:rsidRDefault="00E53DE2" w:rsidP="006F3923">
      <w:pPr>
        <w:jc w:val="both"/>
        <w:rPr>
          <w:rFonts w:cs="Arial"/>
          <w:sz w:val="20"/>
          <w:szCs w:val="20"/>
          <w:lang w:val="nl-BE"/>
        </w:rPr>
      </w:pPr>
    </w:p>
    <w:p w14:paraId="5B5DD6B3" w14:textId="77777777" w:rsidR="00E53DE2" w:rsidRDefault="004B615A" w:rsidP="006F3923">
      <w:pPr>
        <w:jc w:val="both"/>
        <w:rPr>
          <w:rFonts w:cs="Arial"/>
          <w:b/>
          <w:i/>
          <w:sz w:val="20"/>
          <w:szCs w:val="20"/>
          <w:lang w:val="nl-BE"/>
        </w:rPr>
      </w:pPr>
      <w:r>
        <w:rPr>
          <w:rFonts w:cs="Arial"/>
          <w:b/>
          <w:i/>
          <w:sz w:val="20"/>
          <w:szCs w:val="20"/>
          <w:lang w:val="nl-BE"/>
        </w:rPr>
        <w:t>Variant B</w:t>
      </w:r>
    </w:p>
    <w:p w14:paraId="3A0285B1" w14:textId="77777777" w:rsidR="00E53DE2" w:rsidRDefault="00E53DE2" w:rsidP="006F3923">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Kg7</w:t>
      </w:r>
    </w:p>
    <w:p w14:paraId="0DCFAA06" w14:textId="77777777" w:rsidR="00E53DE2" w:rsidRDefault="00E53DE2" w:rsidP="006F3923">
      <w:pPr>
        <w:jc w:val="both"/>
        <w:rPr>
          <w:rFonts w:cs="Arial"/>
          <w:b/>
          <w:sz w:val="20"/>
          <w:szCs w:val="20"/>
          <w:lang w:val="nl-BE"/>
        </w:rPr>
      </w:pPr>
      <w:r>
        <w:rPr>
          <w:rFonts w:cs="Arial"/>
          <w:b/>
          <w:sz w:val="20"/>
          <w:szCs w:val="20"/>
          <w:lang w:val="nl-BE"/>
        </w:rPr>
        <w:tab/>
        <w:t>3.Pe6+</w:t>
      </w:r>
      <w:r>
        <w:rPr>
          <w:rFonts w:cs="Arial"/>
          <w:b/>
          <w:sz w:val="20"/>
          <w:szCs w:val="20"/>
          <w:lang w:val="nl-BE"/>
        </w:rPr>
        <w:tab/>
      </w:r>
      <w:r>
        <w:rPr>
          <w:rFonts w:cs="Arial"/>
          <w:b/>
          <w:sz w:val="20"/>
          <w:szCs w:val="20"/>
          <w:lang w:val="nl-BE"/>
        </w:rPr>
        <w:tab/>
        <w:t>Kf7</w:t>
      </w:r>
    </w:p>
    <w:p w14:paraId="72BA7008" w14:textId="77777777" w:rsidR="00E53DE2" w:rsidRDefault="00AB0B6F" w:rsidP="006F3923">
      <w:pPr>
        <w:jc w:val="both"/>
        <w:rPr>
          <w:rFonts w:cs="Arial"/>
          <w:b/>
          <w:sz w:val="20"/>
          <w:szCs w:val="20"/>
          <w:lang w:val="nl-BE"/>
        </w:rPr>
      </w:pPr>
      <w:r>
        <w:rPr>
          <w:rFonts w:cs="Arial"/>
          <w:b/>
          <w:sz w:val="20"/>
          <w:szCs w:val="20"/>
          <w:lang w:val="nl-BE"/>
        </w:rPr>
        <w:tab/>
        <w:t>4.Lc4</w:t>
      </w:r>
      <w:r>
        <w:rPr>
          <w:rFonts w:cs="Arial"/>
          <w:b/>
          <w:sz w:val="20"/>
          <w:szCs w:val="20"/>
          <w:lang w:val="nl-BE"/>
        </w:rPr>
        <w:tab/>
      </w:r>
      <w:r w:rsidR="00E53DE2">
        <w:rPr>
          <w:rFonts w:cs="Arial"/>
          <w:b/>
          <w:sz w:val="20"/>
          <w:szCs w:val="20"/>
          <w:lang w:val="nl-BE"/>
        </w:rPr>
        <w:tab/>
        <w:t>Pg3</w:t>
      </w:r>
    </w:p>
    <w:p w14:paraId="7568EA86" w14:textId="77777777" w:rsidR="00E53DE2" w:rsidRDefault="00E53DE2" w:rsidP="006F3923">
      <w:pPr>
        <w:jc w:val="both"/>
        <w:rPr>
          <w:rFonts w:cs="Arial"/>
          <w:b/>
          <w:sz w:val="20"/>
          <w:szCs w:val="20"/>
          <w:lang w:val="nl-BE"/>
        </w:rPr>
      </w:pPr>
      <w:r>
        <w:rPr>
          <w:rFonts w:cs="Arial"/>
          <w:b/>
          <w:sz w:val="20"/>
          <w:szCs w:val="20"/>
          <w:lang w:val="nl-BE"/>
        </w:rPr>
        <w:tab/>
        <w:t>5.Kf3</w:t>
      </w:r>
      <w:r>
        <w:rPr>
          <w:rFonts w:cs="Arial"/>
          <w:b/>
          <w:sz w:val="20"/>
          <w:szCs w:val="20"/>
          <w:lang w:val="nl-BE"/>
        </w:rPr>
        <w:tab/>
      </w:r>
      <w:r>
        <w:rPr>
          <w:rFonts w:cs="Arial"/>
          <w:b/>
          <w:sz w:val="20"/>
          <w:szCs w:val="20"/>
          <w:lang w:val="nl-BE"/>
        </w:rPr>
        <w:tab/>
        <w:t>Pf5</w:t>
      </w:r>
    </w:p>
    <w:p w14:paraId="54FA0E30" w14:textId="77777777" w:rsidR="00E53DE2" w:rsidRDefault="00E53DE2" w:rsidP="006F3923">
      <w:pPr>
        <w:jc w:val="both"/>
        <w:rPr>
          <w:rFonts w:cs="Arial"/>
          <w:b/>
          <w:sz w:val="20"/>
          <w:szCs w:val="20"/>
          <w:lang w:val="nl-BE"/>
        </w:rPr>
      </w:pPr>
      <w:r>
        <w:rPr>
          <w:rFonts w:cs="Arial"/>
          <w:b/>
          <w:sz w:val="20"/>
          <w:szCs w:val="20"/>
          <w:lang w:val="nl-BE"/>
        </w:rPr>
        <w:tab/>
        <w:t>6.Pd4+</w:t>
      </w:r>
      <w:r>
        <w:rPr>
          <w:rFonts w:cs="Arial"/>
          <w:b/>
          <w:sz w:val="20"/>
          <w:szCs w:val="20"/>
          <w:lang w:val="nl-BE"/>
        </w:rPr>
        <w:tab/>
      </w:r>
      <w:r>
        <w:rPr>
          <w:rFonts w:cs="Arial"/>
          <w:b/>
          <w:sz w:val="20"/>
          <w:szCs w:val="20"/>
          <w:lang w:val="nl-BE"/>
        </w:rPr>
        <w:tab/>
      </w:r>
      <w:r w:rsidR="005D2F5A">
        <w:rPr>
          <w:rFonts w:cs="Arial"/>
          <w:b/>
          <w:sz w:val="20"/>
          <w:szCs w:val="20"/>
          <w:lang w:val="nl-BE"/>
        </w:rPr>
        <w:t>Kg6</w:t>
      </w:r>
    </w:p>
    <w:p w14:paraId="17FF3CDA" w14:textId="77777777" w:rsidR="005D2F5A" w:rsidRDefault="005D2F5A" w:rsidP="006F3923">
      <w:pPr>
        <w:jc w:val="both"/>
        <w:rPr>
          <w:rFonts w:cs="Arial"/>
          <w:b/>
          <w:sz w:val="20"/>
          <w:szCs w:val="20"/>
          <w:lang w:val="nl-BE"/>
        </w:rPr>
      </w:pPr>
      <w:r>
        <w:rPr>
          <w:rFonts w:cs="Arial"/>
          <w:b/>
          <w:sz w:val="20"/>
          <w:szCs w:val="20"/>
          <w:lang w:val="nl-BE"/>
        </w:rPr>
        <w:tab/>
        <w:t xml:space="preserve">7.Ld3 </w:t>
      </w:r>
      <w:r>
        <w:rPr>
          <w:rFonts w:cs="Arial"/>
          <w:b/>
          <w:sz w:val="20"/>
          <w:szCs w:val="20"/>
          <w:lang w:val="nl-BE"/>
        </w:rPr>
        <w:tab/>
      </w:r>
      <w:r>
        <w:rPr>
          <w:rFonts w:cs="Arial"/>
          <w:b/>
          <w:sz w:val="20"/>
          <w:szCs w:val="20"/>
          <w:lang w:val="nl-BE"/>
        </w:rPr>
        <w:tab/>
        <w:t>Kg5</w:t>
      </w:r>
    </w:p>
    <w:p w14:paraId="35CE42E0" w14:textId="77777777" w:rsidR="005D2F5A" w:rsidRDefault="00752DD7" w:rsidP="006F3923">
      <w:pPr>
        <w:jc w:val="both"/>
        <w:rPr>
          <w:rFonts w:cs="Arial"/>
          <w:b/>
          <w:sz w:val="20"/>
          <w:szCs w:val="20"/>
          <w:lang w:val="nl-BE"/>
        </w:rPr>
      </w:pPr>
      <w:r>
        <w:rPr>
          <w:rFonts w:cs="Arial"/>
          <w:b/>
          <w:sz w:val="20"/>
          <w:szCs w:val="20"/>
          <w:lang w:val="nl-BE"/>
        </w:rPr>
        <w:tab/>
        <w:t>8.Pxf</w:t>
      </w:r>
      <w:r w:rsidR="005D2F5A">
        <w:rPr>
          <w:rFonts w:cs="Arial"/>
          <w:b/>
          <w:sz w:val="20"/>
          <w:szCs w:val="20"/>
          <w:lang w:val="nl-BE"/>
        </w:rPr>
        <w:t>5</w:t>
      </w:r>
    </w:p>
    <w:p w14:paraId="44E85062" w14:textId="77777777" w:rsidR="005F1EE8" w:rsidRDefault="005F1EE8" w:rsidP="006F3923">
      <w:pPr>
        <w:jc w:val="both"/>
        <w:rPr>
          <w:rFonts w:cs="Arial"/>
          <w:b/>
          <w:sz w:val="20"/>
          <w:szCs w:val="20"/>
          <w:lang w:val="nl-BE"/>
        </w:rPr>
      </w:pPr>
    </w:p>
    <w:p w14:paraId="1F60A49B" w14:textId="77777777" w:rsidR="005D2F5A" w:rsidRDefault="005D2F5A" w:rsidP="006F3923">
      <w:pPr>
        <w:jc w:val="both"/>
        <w:rPr>
          <w:rFonts w:cs="Arial"/>
          <w:b/>
          <w:sz w:val="20"/>
          <w:szCs w:val="20"/>
          <w:lang w:val="nl-BE"/>
        </w:rPr>
      </w:pPr>
    </w:p>
    <w:p w14:paraId="5997A274" w14:textId="77777777" w:rsidR="0030578E" w:rsidRPr="00101157" w:rsidRDefault="0030578E" w:rsidP="006F3923">
      <w:pPr>
        <w:jc w:val="both"/>
        <w:rPr>
          <w:rFonts w:cs="Arial"/>
          <w:sz w:val="20"/>
          <w:szCs w:val="20"/>
          <w:lang w:val="nl-BE"/>
        </w:rPr>
      </w:pPr>
    </w:p>
    <w:p w14:paraId="2940154F" w14:textId="77777777" w:rsidR="0030578E" w:rsidRPr="00101157" w:rsidRDefault="0030578E" w:rsidP="006F3923">
      <w:pPr>
        <w:jc w:val="both"/>
        <w:rPr>
          <w:rFonts w:cs="Arial"/>
          <w:sz w:val="20"/>
          <w:szCs w:val="20"/>
          <w:lang w:val="nl-BE"/>
        </w:rPr>
      </w:pPr>
    </w:p>
    <w:p w14:paraId="1A7E3106" w14:textId="77777777" w:rsidR="0030578E" w:rsidRPr="00101157" w:rsidRDefault="0030578E" w:rsidP="006F3923">
      <w:pPr>
        <w:jc w:val="both"/>
        <w:rPr>
          <w:rFonts w:cs="Arial"/>
          <w:sz w:val="20"/>
          <w:szCs w:val="20"/>
          <w:lang w:val="nl-BE"/>
        </w:rPr>
      </w:pPr>
    </w:p>
    <w:p w14:paraId="762B64EE" w14:textId="77777777" w:rsidR="0030578E" w:rsidRPr="00101157" w:rsidRDefault="0030578E" w:rsidP="006F3923">
      <w:pPr>
        <w:jc w:val="both"/>
        <w:rPr>
          <w:rFonts w:cs="Arial"/>
          <w:sz w:val="20"/>
          <w:szCs w:val="20"/>
          <w:lang w:val="nl-BE"/>
        </w:rPr>
      </w:pPr>
    </w:p>
    <w:p w14:paraId="79CBEFAD" w14:textId="77777777" w:rsidR="0030578E" w:rsidRPr="00101157" w:rsidRDefault="0030578E" w:rsidP="006F3923">
      <w:pPr>
        <w:jc w:val="both"/>
        <w:rPr>
          <w:rFonts w:cs="Arial"/>
          <w:sz w:val="20"/>
          <w:szCs w:val="20"/>
          <w:lang w:val="nl-BE"/>
        </w:rPr>
      </w:pPr>
    </w:p>
    <w:p w14:paraId="1FB6AB5F" w14:textId="77777777" w:rsidR="0030578E" w:rsidRPr="00101157" w:rsidRDefault="0030578E" w:rsidP="006F3923">
      <w:pPr>
        <w:jc w:val="both"/>
        <w:rPr>
          <w:rFonts w:cs="Arial"/>
          <w:sz w:val="20"/>
          <w:szCs w:val="20"/>
          <w:lang w:val="nl-BE"/>
        </w:rPr>
      </w:pPr>
    </w:p>
    <w:p w14:paraId="3DD9282A" w14:textId="77777777" w:rsidR="0030578E" w:rsidRPr="00101157" w:rsidRDefault="0030578E" w:rsidP="006F3923">
      <w:pPr>
        <w:jc w:val="both"/>
        <w:rPr>
          <w:rFonts w:cs="Arial"/>
          <w:sz w:val="20"/>
          <w:szCs w:val="20"/>
          <w:lang w:val="nl-BE"/>
        </w:rPr>
      </w:pPr>
    </w:p>
    <w:p w14:paraId="4EE6A621" w14:textId="77777777" w:rsidR="0030578E" w:rsidRPr="00101157" w:rsidRDefault="0030578E" w:rsidP="006F3923">
      <w:pPr>
        <w:jc w:val="both"/>
        <w:rPr>
          <w:rFonts w:cs="Arial"/>
          <w:sz w:val="20"/>
          <w:szCs w:val="20"/>
          <w:lang w:val="nl-BE"/>
        </w:rPr>
      </w:pPr>
    </w:p>
    <w:p w14:paraId="018015C9" w14:textId="77777777" w:rsidR="0030578E" w:rsidRPr="00101157" w:rsidRDefault="0030578E" w:rsidP="006F3923">
      <w:pPr>
        <w:jc w:val="both"/>
        <w:rPr>
          <w:rFonts w:cs="Arial"/>
          <w:sz w:val="20"/>
          <w:szCs w:val="20"/>
          <w:lang w:val="nl-BE"/>
        </w:rPr>
      </w:pPr>
    </w:p>
    <w:p w14:paraId="29D072AC" w14:textId="77777777" w:rsidR="00BD0938" w:rsidRDefault="00BD0938" w:rsidP="00BD0938">
      <w:pPr>
        <w:rPr>
          <w:rFonts w:cs="Arial"/>
          <w:sz w:val="20"/>
          <w:szCs w:val="20"/>
          <w:lang w:val="nl-BE"/>
        </w:rPr>
      </w:pPr>
    </w:p>
    <w:p w14:paraId="3CCC023C" w14:textId="77777777" w:rsidR="005F1EE8" w:rsidRDefault="005F1EE8" w:rsidP="00883B3C">
      <w:pPr>
        <w:jc w:val="center"/>
        <w:rPr>
          <w:rFonts w:cs="Arial"/>
          <w:b/>
          <w:sz w:val="20"/>
          <w:szCs w:val="20"/>
          <w:lang w:val="nl-BE"/>
        </w:rPr>
      </w:pPr>
    </w:p>
    <w:p w14:paraId="797E7D4A" w14:textId="77777777" w:rsidR="005F1EE8" w:rsidRDefault="005F1EE8" w:rsidP="00883B3C">
      <w:pPr>
        <w:jc w:val="center"/>
        <w:rPr>
          <w:rFonts w:cs="Arial"/>
          <w:b/>
          <w:sz w:val="20"/>
          <w:szCs w:val="20"/>
          <w:lang w:val="nl-BE"/>
        </w:rPr>
      </w:pPr>
    </w:p>
    <w:p w14:paraId="04997EF7" w14:textId="77777777" w:rsidR="001A7E63" w:rsidRDefault="001A7E63" w:rsidP="001A7E63">
      <w:pPr>
        <w:jc w:val="center"/>
        <w:rPr>
          <w:rFonts w:cs="Arial"/>
          <w:b/>
          <w:sz w:val="20"/>
          <w:szCs w:val="20"/>
          <w:lang w:val="nl-BE"/>
        </w:rPr>
      </w:pPr>
    </w:p>
    <w:p w14:paraId="0FA87F9B" w14:textId="77777777" w:rsidR="001A7E63" w:rsidRDefault="001A7E63" w:rsidP="001A7E63">
      <w:pPr>
        <w:jc w:val="center"/>
        <w:rPr>
          <w:rFonts w:cs="Arial"/>
          <w:b/>
          <w:sz w:val="20"/>
          <w:szCs w:val="20"/>
          <w:lang w:val="nl-BE"/>
        </w:rPr>
      </w:pPr>
    </w:p>
    <w:p w14:paraId="4E3427C9" w14:textId="77777777" w:rsidR="001448E7" w:rsidRDefault="00B71F50" w:rsidP="001A7E63">
      <w:pPr>
        <w:jc w:val="center"/>
        <w:rPr>
          <w:rFonts w:cs="Arial"/>
          <w:b/>
          <w:sz w:val="20"/>
          <w:szCs w:val="20"/>
          <w:lang w:val="nl-BE"/>
        </w:rPr>
      </w:pPr>
      <w:r>
        <w:rPr>
          <w:rFonts w:cs="Arial"/>
          <w:b/>
          <w:sz w:val="20"/>
          <w:szCs w:val="20"/>
          <w:lang w:val="nl-BE"/>
        </w:rPr>
        <w:lastRenderedPageBreak/>
        <w:t>- 25</w:t>
      </w:r>
      <w:r w:rsidR="0058514D">
        <w:rPr>
          <w:rFonts w:cs="Arial"/>
          <w:b/>
          <w:sz w:val="20"/>
          <w:szCs w:val="20"/>
          <w:lang w:val="nl-BE"/>
        </w:rPr>
        <w:t>7</w:t>
      </w:r>
      <w:r w:rsidR="001448E7">
        <w:rPr>
          <w:rFonts w:cs="Arial"/>
          <w:b/>
          <w:sz w:val="20"/>
          <w:szCs w:val="20"/>
          <w:lang w:val="nl-BE"/>
        </w:rPr>
        <w:t xml:space="preserve"> -</w:t>
      </w:r>
    </w:p>
    <w:p w14:paraId="41E738FD" w14:textId="77777777" w:rsidR="001448E7" w:rsidRDefault="001448E7" w:rsidP="001448E7">
      <w:pPr>
        <w:jc w:val="center"/>
        <w:rPr>
          <w:rFonts w:cs="Arial"/>
          <w:b/>
          <w:sz w:val="20"/>
          <w:szCs w:val="20"/>
          <w:lang w:val="nl-BE"/>
        </w:rPr>
      </w:pPr>
    </w:p>
    <w:p w14:paraId="5E821C1F" w14:textId="77777777" w:rsidR="001448E7" w:rsidRDefault="001448E7" w:rsidP="001448E7">
      <w:pPr>
        <w:jc w:val="center"/>
        <w:rPr>
          <w:rFonts w:cs="Arial"/>
          <w:i/>
          <w:sz w:val="20"/>
          <w:szCs w:val="20"/>
          <w:lang w:val="nl-BE"/>
        </w:rPr>
      </w:pPr>
      <w:r>
        <w:rPr>
          <w:rFonts w:cs="Arial"/>
          <w:i/>
          <w:sz w:val="20"/>
          <w:szCs w:val="20"/>
          <w:lang w:val="nl-BE"/>
        </w:rPr>
        <w:t xml:space="preserve">Origineel, </w:t>
      </w:r>
      <w:r>
        <w:rPr>
          <w:rFonts w:cs="Arial"/>
          <w:sz w:val="20"/>
          <w:szCs w:val="20"/>
          <w:lang w:val="nl-BE"/>
        </w:rPr>
        <w:t>2010</w:t>
      </w:r>
    </w:p>
    <w:p w14:paraId="407DC5C7" w14:textId="77777777" w:rsidR="001448E7" w:rsidRDefault="001448E7" w:rsidP="001448E7">
      <w:pPr>
        <w:jc w:val="center"/>
        <w:rPr>
          <w:rFonts w:cs="Arial"/>
          <w:sz w:val="20"/>
          <w:szCs w:val="20"/>
          <w:lang w:val="nl-BE"/>
        </w:rPr>
      </w:pPr>
    </w:p>
    <w:p w14:paraId="34192814" w14:textId="77777777" w:rsidR="001448E7" w:rsidRDefault="001448E7" w:rsidP="001448E7">
      <w:pPr>
        <w:jc w:val="center"/>
        <w:rPr>
          <w:rFonts w:cs="Arial"/>
          <w:sz w:val="20"/>
          <w:szCs w:val="20"/>
          <w:lang w:val="nl-BE"/>
        </w:rPr>
      </w:pPr>
      <w:r>
        <w:object w:dxaOrig="4579" w:dyaOrig="4596" w14:anchorId="58976C28">
          <v:shape id="_x0000_i1269" type="#_x0000_t75" style="width:153.4pt;height:149pt" o:ole="">
            <v:imagedata r:id="rId512" o:title=""/>
          </v:shape>
          <o:OLEObject Type="Embed" ProgID="CorelDRAW.Graphic.12" ShapeID="_x0000_i1269" DrawAspect="Content" ObjectID="_1587467639" r:id="rId513"/>
        </w:object>
      </w:r>
    </w:p>
    <w:p w14:paraId="4423575D" w14:textId="77777777" w:rsidR="001448E7" w:rsidRDefault="001448E7" w:rsidP="001448E7">
      <w:pPr>
        <w:jc w:val="both"/>
        <w:rPr>
          <w:rFonts w:cs="Arial"/>
          <w:b/>
          <w:lang w:val="nl-BE"/>
        </w:rPr>
      </w:pPr>
    </w:p>
    <w:p w14:paraId="1ADB6B4C" w14:textId="77777777" w:rsidR="001448E7" w:rsidRDefault="001448E7" w:rsidP="001448E7">
      <w:pPr>
        <w:jc w:val="both"/>
        <w:rPr>
          <w:rFonts w:cs="Arial"/>
          <w:sz w:val="20"/>
          <w:szCs w:val="20"/>
          <w:lang w:val="nl-BE"/>
        </w:rPr>
      </w:pPr>
      <w:r>
        <w:rPr>
          <w:rFonts w:cs="Arial"/>
          <w:b/>
          <w:lang w:val="nl-BE"/>
        </w:rPr>
        <w:t xml:space="preserve">+                         </w:t>
      </w:r>
      <w:r>
        <w:rPr>
          <w:rFonts w:cs="Arial"/>
          <w:sz w:val="20"/>
          <w:szCs w:val="20"/>
          <w:lang w:val="nl-BE"/>
        </w:rPr>
        <w:t>0400.22 a8h1</w:t>
      </w:r>
    </w:p>
    <w:p w14:paraId="6EAFF449" w14:textId="77777777" w:rsidR="001448E7" w:rsidRDefault="001448E7" w:rsidP="001448E7">
      <w:pPr>
        <w:jc w:val="both"/>
        <w:rPr>
          <w:rFonts w:cs="Arial"/>
          <w:sz w:val="20"/>
          <w:szCs w:val="20"/>
          <w:lang w:val="nl-BE"/>
        </w:rPr>
      </w:pPr>
    </w:p>
    <w:p w14:paraId="6F3B7EC4" w14:textId="77777777" w:rsidR="001448E7" w:rsidRDefault="001448E7" w:rsidP="001448E7">
      <w:pPr>
        <w:jc w:val="both"/>
        <w:rPr>
          <w:rFonts w:cs="Arial"/>
          <w:sz w:val="20"/>
          <w:szCs w:val="20"/>
          <w:lang w:val="nl-BE"/>
        </w:rPr>
      </w:pPr>
      <w:r>
        <w:rPr>
          <w:rFonts w:cs="Arial"/>
          <w:sz w:val="20"/>
          <w:szCs w:val="20"/>
          <w:lang w:val="nl-BE"/>
        </w:rPr>
        <w:t>Met gelijk materiaal staan beide kampen tegenover</w:t>
      </w:r>
      <w:r w:rsidR="00F62EF3">
        <w:rPr>
          <w:rFonts w:cs="Arial"/>
          <w:sz w:val="20"/>
          <w:szCs w:val="20"/>
          <w:lang w:val="nl-BE"/>
        </w:rPr>
        <w:t xml:space="preserve"> elkaar.  En wat kan wit spelen om te winnen?</w:t>
      </w:r>
    </w:p>
    <w:p w14:paraId="587B14EC" w14:textId="77777777" w:rsidR="001448E7" w:rsidRDefault="001448E7" w:rsidP="001448E7">
      <w:pPr>
        <w:ind w:firstLine="708"/>
        <w:jc w:val="both"/>
        <w:rPr>
          <w:rFonts w:cs="Arial"/>
          <w:b/>
          <w:sz w:val="20"/>
          <w:szCs w:val="20"/>
          <w:lang w:val="en-GB"/>
        </w:rPr>
      </w:pPr>
      <w:r>
        <w:rPr>
          <w:rFonts w:cs="Arial"/>
          <w:b/>
          <w:sz w:val="20"/>
          <w:szCs w:val="20"/>
          <w:lang w:val="en-GB"/>
        </w:rPr>
        <w:t>1.Th8</w:t>
      </w:r>
      <w:r>
        <w:rPr>
          <w:rFonts w:cs="Arial"/>
          <w:b/>
          <w:sz w:val="20"/>
          <w:szCs w:val="20"/>
          <w:lang w:val="en-GB"/>
        </w:rPr>
        <w:tab/>
      </w:r>
    </w:p>
    <w:p w14:paraId="04DE74FC" w14:textId="77777777" w:rsidR="001448E7" w:rsidRDefault="001448E7" w:rsidP="001448E7">
      <w:pPr>
        <w:jc w:val="both"/>
        <w:rPr>
          <w:rFonts w:cs="Arial"/>
          <w:sz w:val="20"/>
          <w:szCs w:val="20"/>
          <w:lang w:val="en-GB"/>
        </w:rPr>
      </w:pPr>
      <w:r>
        <w:rPr>
          <w:rFonts w:cs="Arial"/>
          <w:sz w:val="20"/>
          <w:szCs w:val="20"/>
          <w:lang w:val="en-GB"/>
        </w:rPr>
        <w:t xml:space="preserve">Fout is  1.Tg8? Tb1 met: </w:t>
      </w:r>
    </w:p>
    <w:p w14:paraId="653A9374" w14:textId="77777777" w:rsidR="001448E7" w:rsidRDefault="001448E7" w:rsidP="00586E21">
      <w:pPr>
        <w:numPr>
          <w:ilvl w:val="0"/>
          <w:numId w:val="134"/>
        </w:numPr>
        <w:jc w:val="both"/>
        <w:rPr>
          <w:rFonts w:cs="Arial"/>
          <w:i/>
          <w:sz w:val="20"/>
          <w:szCs w:val="20"/>
          <w:lang w:val="nl-BE"/>
        </w:rPr>
      </w:pPr>
      <w:r>
        <w:rPr>
          <w:rFonts w:cs="Arial"/>
          <w:sz w:val="20"/>
          <w:szCs w:val="20"/>
          <w:lang w:val="nl-BE"/>
        </w:rPr>
        <w:t xml:space="preserve">2.b8D g1D 3.De8 </w:t>
      </w:r>
      <w:r>
        <w:rPr>
          <w:rFonts w:cs="Arial"/>
          <w:i/>
          <w:sz w:val="20"/>
          <w:szCs w:val="20"/>
          <w:lang w:val="nl-BE"/>
        </w:rPr>
        <w:t xml:space="preserve">(dreigt 4.Dc6+ of 4.De4+) </w:t>
      </w:r>
      <w:r>
        <w:rPr>
          <w:rFonts w:cs="Arial"/>
          <w:sz w:val="20"/>
          <w:szCs w:val="20"/>
          <w:lang w:val="nl-BE"/>
        </w:rPr>
        <w:t>3…Tb8+ 4.axb8D Da7+ 5.Kxa7 of D</w:t>
      </w:r>
      <w:r w:rsidR="00752DD7">
        <w:rPr>
          <w:rFonts w:cs="Arial"/>
          <w:sz w:val="20"/>
          <w:szCs w:val="20"/>
          <w:lang w:val="nl-BE"/>
        </w:rPr>
        <w:t>(K)</w:t>
      </w:r>
      <w:r>
        <w:rPr>
          <w:rFonts w:cs="Arial"/>
          <w:sz w:val="20"/>
          <w:szCs w:val="20"/>
          <w:lang w:val="nl-BE"/>
        </w:rPr>
        <w:t>xa7, pat.</w:t>
      </w:r>
      <w:r>
        <w:rPr>
          <w:rFonts w:cs="Arial"/>
          <w:i/>
          <w:sz w:val="20"/>
          <w:szCs w:val="20"/>
          <w:lang w:val="nl-BE"/>
        </w:rPr>
        <w:t xml:space="preserve"> </w:t>
      </w:r>
    </w:p>
    <w:p w14:paraId="1337B3EB" w14:textId="77777777" w:rsidR="001448E7" w:rsidRDefault="001448E7" w:rsidP="00586E21">
      <w:pPr>
        <w:numPr>
          <w:ilvl w:val="0"/>
          <w:numId w:val="134"/>
        </w:numPr>
        <w:jc w:val="both"/>
        <w:rPr>
          <w:rFonts w:cs="Arial"/>
          <w:sz w:val="20"/>
          <w:szCs w:val="20"/>
          <w:lang w:val="en-GB"/>
        </w:rPr>
      </w:pPr>
      <w:r>
        <w:rPr>
          <w:rFonts w:cs="Arial"/>
          <w:sz w:val="20"/>
          <w:szCs w:val="20"/>
          <w:lang w:val="en-GB"/>
        </w:rPr>
        <w:t>2.Txg2 Kxg2 3.b8D Tx</w:t>
      </w:r>
      <w:r w:rsidR="002F513C">
        <w:rPr>
          <w:rFonts w:cs="Arial"/>
          <w:sz w:val="20"/>
          <w:szCs w:val="20"/>
          <w:lang w:val="en-GB"/>
        </w:rPr>
        <w:t>b8+ 4.Kxb8 of 4.axb8</w:t>
      </w:r>
      <w:r w:rsidR="00021E21">
        <w:rPr>
          <w:rFonts w:cs="Arial"/>
          <w:sz w:val="20"/>
          <w:szCs w:val="20"/>
          <w:lang w:val="en-GB"/>
        </w:rPr>
        <w:t>D h1D, maar</w:t>
      </w:r>
      <w:r>
        <w:rPr>
          <w:rFonts w:cs="Arial"/>
          <w:sz w:val="20"/>
          <w:szCs w:val="20"/>
          <w:lang w:val="en-GB"/>
        </w:rPr>
        <w:t xml:space="preserve"> remise.</w:t>
      </w:r>
    </w:p>
    <w:p w14:paraId="5AFDEBA0" w14:textId="77777777" w:rsidR="001448E7" w:rsidRDefault="001448E7" w:rsidP="001448E7">
      <w:pPr>
        <w:ind w:firstLine="708"/>
        <w:jc w:val="both"/>
        <w:rPr>
          <w:rFonts w:cs="Arial"/>
          <w:sz w:val="20"/>
          <w:szCs w:val="20"/>
          <w:lang w:val="en-GB"/>
        </w:rPr>
      </w:pPr>
      <w:r>
        <w:rPr>
          <w:rFonts w:cs="Arial"/>
          <w:b/>
          <w:sz w:val="20"/>
          <w:szCs w:val="20"/>
          <w:lang w:val="en-GB"/>
        </w:rPr>
        <w:t>1…</w:t>
      </w:r>
      <w:r>
        <w:rPr>
          <w:rFonts w:cs="Arial"/>
          <w:b/>
          <w:sz w:val="20"/>
          <w:szCs w:val="20"/>
          <w:lang w:val="en-GB"/>
        </w:rPr>
        <w:tab/>
      </w:r>
      <w:r>
        <w:rPr>
          <w:rFonts w:cs="Arial"/>
          <w:b/>
          <w:sz w:val="20"/>
          <w:szCs w:val="20"/>
          <w:lang w:val="en-GB"/>
        </w:rPr>
        <w:tab/>
        <w:t>Tb1</w:t>
      </w:r>
    </w:p>
    <w:p w14:paraId="5A454E3D" w14:textId="77777777" w:rsidR="001448E7" w:rsidRDefault="001448E7" w:rsidP="001448E7">
      <w:pPr>
        <w:ind w:left="708"/>
        <w:jc w:val="both"/>
        <w:rPr>
          <w:rFonts w:cs="Arial"/>
          <w:b/>
          <w:sz w:val="20"/>
          <w:szCs w:val="20"/>
          <w:lang w:val="en-GB"/>
        </w:rPr>
      </w:pPr>
      <w:r>
        <w:rPr>
          <w:rFonts w:cs="Arial"/>
          <w:b/>
          <w:sz w:val="20"/>
          <w:szCs w:val="20"/>
          <w:lang w:val="en-GB"/>
        </w:rPr>
        <w:t>2.Txh2+</w:t>
      </w:r>
      <w:r>
        <w:rPr>
          <w:rFonts w:cs="Arial"/>
          <w:b/>
          <w:sz w:val="20"/>
          <w:szCs w:val="20"/>
          <w:lang w:val="en-GB"/>
        </w:rPr>
        <w:tab/>
      </w:r>
    </w:p>
    <w:p w14:paraId="2FD75054" w14:textId="77777777" w:rsidR="001448E7" w:rsidRDefault="001448E7" w:rsidP="001448E7">
      <w:pPr>
        <w:jc w:val="both"/>
        <w:rPr>
          <w:rFonts w:cs="Arial"/>
          <w:sz w:val="20"/>
          <w:szCs w:val="20"/>
          <w:lang w:val="en-GB"/>
        </w:rPr>
      </w:pPr>
      <w:r>
        <w:rPr>
          <w:rFonts w:cs="Arial"/>
          <w:sz w:val="20"/>
          <w:szCs w:val="20"/>
          <w:lang w:val="en-GB"/>
        </w:rPr>
        <w:t>2.b8D? Txb8+ 3.axb8 g1D 4.Db7+ Dg2, remise.</w:t>
      </w:r>
    </w:p>
    <w:p w14:paraId="72317C02" w14:textId="77777777" w:rsidR="001448E7" w:rsidRDefault="001448E7" w:rsidP="001448E7">
      <w:pPr>
        <w:ind w:left="708"/>
        <w:jc w:val="both"/>
        <w:rPr>
          <w:rFonts w:cs="Arial"/>
          <w:b/>
          <w:sz w:val="20"/>
          <w:szCs w:val="20"/>
          <w:lang w:val="en-GB"/>
        </w:rPr>
      </w:pPr>
      <w:r>
        <w:rPr>
          <w:rFonts w:cs="Arial"/>
          <w:b/>
          <w:sz w:val="20"/>
          <w:szCs w:val="20"/>
          <w:lang w:val="en-GB"/>
        </w:rPr>
        <w:t>2..</w:t>
      </w:r>
      <w:r>
        <w:rPr>
          <w:rFonts w:cs="Arial"/>
          <w:b/>
          <w:sz w:val="20"/>
          <w:szCs w:val="20"/>
          <w:lang w:val="en-GB"/>
        </w:rPr>
        <w:tab/>
      </w:r>
      <w:r>
        <w:rPr>
          <w:rFonts w:cs="Arial"/>
          <w:b/>
          <w:sz w:val="20"/>
          <w:szCs w:val="20"/>
          <w:lang w:val="en-GB"/>
        </w:rPr>
        <w:tab/>
        <w:t>Kxh2</w:t>
      </w:r>
    </w:p>
    <w:p w14:paraId="6F6F3C3B" w14:textId="77777777" w:rsidR="001448E7" w:rsidRDefault="001448E7" w:rsidP="001448E7">
      <w:pPr>
        <w:ind w:left="708"/>
        <w:jc w:val="both"/>
        <w:rPr>
          <w:rFonts w:cs="Arial"/>
          <w:b/>
          <w:sz w:val="20"/>
          <w:szCs w:val="20"/>
          <w:lang w:val="en-GB"/>
        </w:rPr>
      </w:pPr>
      <w:r>
        <w:rPr>
          <w:rFonts w:cs="Arial"/>
          <w:b/>
          <w:sz w:val="20"/>
          <w:szCs w:val="20"/>
          <w:lang w:val="en-GB"/>
        </w:rPr>
        <w:t>3.b8D+</w:t>
      </w:r>
      <w:r>
        <w:rPr>
          <w:rFonts w:cs="Arial"/>
          <w:b/>
          <w:sz w:val="20"/>
          <w:szCs w:val="20"/>
          <w:lang w:val="en-GB"/>
        </w:rPr>
        <w:tab/>
      </w:r>
      <w:r>
        <w:rPr>
          <w:rFonts w:cs="Arial"/>
          <w:b/>
          <w:sz w:val="20"/>
          <w:szCs w:val="20"/>
          <w:lang w:val="en-GB"/>
        </w:rPr>
        <w:tab/>
        <w:t>Txb8+</w:t>
      </w:r>
    </w:p>
    <w:p w14:paraId="196685AB" w14:textId="77777777" w:rsidR="001448E7" w:rsidRDefault="001448E7" w:rsidP="001448E7">
      <w:pPr>
        <w:ind w:left="708"/>
        <w:jc w:val="both"/>
        <w:rPr>
          <w:rFonts w:cs="Arial"/>
          <w:b/>
          <w:sz w:val="20"/>
          <w:szCs w:val="20"/>
          <w:lang w:val="en-GB"/>
        </w:rPr>
      </w:pPr>
      <w:r>
        <w:rPr>
          <w:rFonts w:cs="Arial"/>
          <w:b/>
          <w:sz w:val="20"/>
          <w:szCs w:val="20"/>
          <w:lang w:val="en-GB"/>
        </w:rPr>
        <w:t>4.axb8D+</w:t>
      </w:r>
      <w:r>
        <w:rPr>
          <w:rFonts w:cs="Arial"/>
          <w:b/>
          <w:sz w:val="20"/>
          <w:szCs w:val="20"/>
          <w:lang w:val="en-GB"/>
        </w:rPr>
        <w:tab/>
        <w:t>Kh1</w:t>
      </w:r>
    </w:p>
    <w:p w14:paraId="0D22A9B2" w14:textId="77777777" w:rsidR="001448E7" w:rsidRDefault="001448E7" w:rsidP="001448E7">
      <w:pPr>
        <w:ind w:left="708"/>
        <w:jc w:val="both"/>
        <w:rPr>
          <w:rFonts w:cs="Arial"/>
          <w:b/>
          <w:sz w:val="20"/>
          <w:szCs w:val="20"/>
          <w:lang w:val="en-GB"/>
        </w:rPr>
      </w:pPr>
      <w:r>
        <w:rPr>
          <w:rFonts w:cs="Arial"/>
          <w:b/>
          <w:sz w:val="20"/>
          <w:szCs w:val="20"/>
          <w:lang w:val="en-GB"/>
        </w:rPr>
        <w:t>5.Dh8+</w:t>
      </w:r>
      <w:r>
        <w:rPr>
          <w:rFonts w:cs="Arial"/>
          <w:b/>
          <w:sz w:val="20"/>
          <w:szCs w:val="20"/>
          <w:lang w:val="en-GB"/>
        </w:rPr>
        <w:tab/>
      </w:r>
      <w:r>
        <w:rPr>
          <w:rFonts w:cs="Arial"/>
          <w:b/>
          <w:sz w:val="20"/>
          <w:szCs w:val="20"/>
          <w:lang w:val="en-GB"/>
        </w:rPr>
        <w:tab/>
        <w:t>Kg1</w:t>
      </w:r>
    </w:p>
    <w:p w14:paraId="05D4CA77" w14:textId="77777777" w:rsidR="001448E7" w:rsidRPr="00EB7A30" w:rsidRDefault="001448E7" w:rsidP="001448E7">
      <w:pPr>
        <w:jc w:val="both"/>
        <w:rPr>
          <w:rFonts w:cs="Arial"/>
          <w:sz w:val="20"/>
          <w:szCs w:val="20"/>
          <w:lang w:val="en-GB"/>
        </w:rPr>
      </w:pPr>
    </w:p>
    <w:p w14:paraId="4F67DE91" w14:textId="77777777" w:rsidR="001448E7" w:rsidRDefault="001448E7" w:rsidP="001448E7">
      <w:pPr>
        <w:jc w:val="both"/>
        <w:rPr>
          <w:rFonts w:cs="Arial"/>
          <w:sz w:val="20"/>
          <w:szCs w:val="20"/>
          <w:lang w:val="en-GB"/>
        </w:rPr>
      </w:pPr>
    </w:p>
    <w:p w14:paraId="5ED24860" w14:textId="77777777" w:rsidR="00187622" w:rsidRDefault="00187622" w:rsidP="001448E7">
      <w:pPr>
        <w:jc w:val="both"/>
        <w:rPr>
          <w:rFonts w:cs="Arial"/>
          <w:sz w:val="20"/>
          <w:szCs w:val="20"/>
          <w:lang w:val="en-GB"/>
        </w:rPr>
      </w:pPr>
    </w:p>
    <w:p w14:paraId="442F73B3" w14:textId="77777777" w:rsidR="006E7970" w:rsidRPr="00EB7A30" w:rsidRDefault="006E7970" w:rsidP="001448E7">
      <w:pPr>
        <w:jc w:val="both"/>
        <w:rPr>
          <w:rFonts w:cs="Arial"/>
          <w:sz w:val="20"/>
          <w:szCs w:val="20"/>
          <w:lang w:val="en-GB"/>
        </w:rPr>
      </w:pPr>
    </w:p>
    <w:p w14:paraId="6B767849" w14:textId="77777777" w:rsidR="001448E7" w:rsidRDefault="001448E7" w:rsidP="001448E7">
      <w:pPr>
        <w:jc w:val="both"/>
        <w:rPr>
          <w:rFonts w:cs="Arial"/>
          <w:sz w:val="20"/>
          <w:szCs w:val="20"/>
          <w:lang w:val="en-GB"/>
        </w:rPr>
      </w:pPr>
    </w:p>
    <w:p w14:paraId="3AF175B1" w14:textId="77777777" w:rsidR="00D225EB" w:rsidRPr="00EB7A30" w:rsidRDefault="00D225EB" w:rsidP="001448E7">
      <w:pPr>
        <w:jc w:val="both"/>
        <w:rPr>
          <w:rFonts w:cs="Arial"/>
          <w:sz w:val="20"/>
          <w:szCs w:val="20"/>
          <w:lang w:val="en-GB"/>
        </w:rPr>
      </w:pPr>
    </w:p>
    <w:p w14:paraId="5C3CD3CD" w14:textId="77777777" w:rsidR="001448E7" w:rsidRDefault="001448E7" w:rsidP="001448E7">
      <w:pPr>
        <w:jc w:val="both"/>
        <w:rPr>
          <w:rFonts w:cs="Arial"/>
          <w:sz w:val="20"/>
          <w:szCs w:val="20"/>
          <w:lang w:val="nl-BE"/>
        </w:rPr>
      </w:pPr>
      <w:r>
        <w:rPr>
          <w:rFonts w:cs="Arial"/>
          <w:sz w:val="20"/>
          <w:szCs w:val="20"/>
          <w:lang w:val="nl-BE"/>
        </w:rPr>
        <w:t xml:space="preserve">En de witte koning komt naderbij </w:t>
      </w:r>
    </w:p>
    <w:p w14:paraId="24964AC6" w14:textId="77777777" w:rsidR="001448E7" w:rsidRDefault="001448E7" w:rsidP="001448E7">
      <w:pPr>
        <w:jc w:val="both"/>
        <w:rPr>
          <w:rFonts w:cs="Arial"/>
          <w:sz w:val="20"/>
          <w:szCs w:val="20"/>
          <w:lang w:val="nl-BE"/>
        </w:rPr>
      </w:pPr>
      <w:r>
        <w:rPr>
          <w:rFonts w:cs="Arial"/>
          <w:sz w:val="20"/>
          <w:szCs w:val="20"/>
          <w:lang w:val="nl-BE"/>
        </w:rPr>
        <w:t>met winst.</w:t>
      </w:r>
    </w:p>
    <w:p w14:paraId="34BF459A" w14:textId="77777777" w:rsidR="001448E7" w:rsidRDefault="001448E7" w:rsidP="001448E7">
      <w:pPr>
        <w:jc w:val="both"/>
        <w:rPr>
          <w:rFonts w:cs="Arial"/>
          <w:sz w:val="20"/>
          <w:szCs w:val="20"/>
          <w:lang w:val="nl-BE"/>
        </w:rPr>
      </w:pPr>
    </w:p>
    <w:p w14:paraId="28DDFD36" w14:textId="77777777" w:rsidR="001448E7" w:rsidRDefault="001448E7" w:rsidP="001448E7">
      <w:pPr>
        <w:jc w:val="both"/>
        <w:rPr>
          <w:rFonts w:cs="Arial"/>
          <w:sz w:val="20"/>
          <w:szCs w:val="20"/>
          <w:lang w:val="nl-BE"/>
        </w:rPr>
      </w:pPr>
      <w:r>
        <w:rPr>
          <w:rFonts w:cs="Arial"/>
          <w:i/>
          <w:sz w:val="20"/>
          <w:szCs w:val="20"/>
          <w:lang w:val="nl-BE"/>
        </w:rPr>
        <w:t xml:space="preserve">“Een juweel voor het oog” </w:t>
      </w:r>
      <w:r>
        <w:rPr>
          <w:rFonts w:cs="Arial"/>
          <w:sz w:val="20"/>
          <w:szCs w:val="20"/>
          <w:lang w:val="nl-BE"/>
        </w:rPr>
        <w:t>en “</w:t>
      </w:r>
      <w:r>
        <w:rPr>
          <w:rFonts w:cs="Arial"/>
          <w:i/>
          <w:sz w:val="20"/>
          <w:szCs w:val="20"/>
          <w:lang w:val="nl-BE"/>
        </w:rPr>
        <w:t xml:space="preserve">Erg amusant.” </w:t>
      </w:r>
      <w:r>
        <w:rPr>
          <w:rFonts w:cs="Arial"/>
          <w:sz w:val="20"/>
          <w:szCs w:val="20"/>
          <w:lang w:val="nl-BE"/>
        </w:rPr>
        <w:t>vond Martin van Essen.</w:t>
      </w:r>
    </w:p>
    <w:p w14:paraId="6747D968" w14:textId="77777777" w:rsidR="001448E7" w:rsidRDefault="001448E7" w:rsidP="001448E7">
      <w:pPr>
        <w:jc w:val="both"/>
        <w:rPr>
          <w:rFonts w:cs="Arial"/>
          <w:sz w:val="20"/>
          <w:szCs w:val="20"/>
          <w:lang w:val="nl-BE"/>
        </w:rPr>
      </w:pPr>
    </w:p>
    <w:p w14:paraId="4A6C4DFC" w14:textId="77777777" w:rsidR="001448E7" w:rsidRDefault="001448E7" w:rsidP="001448E7">
      <w:pPr>
        <w:jc w:val="both"/>
        <w:rPr>
          <w:rFonts w:cs="Arial"/>
          <w:sz w:val="20"/>
          <w:szCs w:val="20"/>
          <w:lang w:val="nl-BE"/>
        </w:rPr>
      </w:pPr>
      <w:r>
        <w:rPr>
          <w:rFonts w:cs="Arial"/>
          <w:sz w:val="20"/>
          <w:szCs w:val="20"/>
          <w:lang w:val="nl-BE"/>
        </w:rPr>
        <w:t xml:space="preserve">Ik kwam op het idee van deze stu-die door een gelijkaardig werkje van Enzo Minerva in </w:t>
      </w:r>
      <w:r>
        <w:rPr>
          <w:rFonts w:cs="Arial"/>
          <w:i/>
          <w:sz w:val="20"/>
          <w:szCs w:val="20"/>
          <w:lang w:val="nl-BE"/>
        </w:rPr>
        <w:t>Best Pro-blems</w:t>
      </w:r>
      <w:r>
        <w:rPr>
          <w:rFonts w:cs="Arial"/>
          <w:sz w:val="20"/>
          <w:szCs w:val="20"/>
          <w:lang w:val="nl-BE"/>
        </w:rPr>
        <w:t xml:space="preserve"> (2006):</w:t>
      </w:r>
    </w:p>
    <w:p w14:paraId="37F8A945" w14:textId="77777777" w:rsidR="001448E7" w:rsidRDefault="001448E7" w:rsidP="001448E7">
      <w:pPr>
        <w:jc w:val="both"/>
        <w:rPr>
          <w:rFonts w:cs="Arial"/>
          <w:sz w:val="20"/>
          <w:szCs w:val="20"/>
          <w:lang w:val="nl-BE"/>
        </w:rPr>
      </w:pPr>
    </w:p>
    <w:p w14:paraId="5982850C" w14:textId="77777777" w:rsidR="001448E7" w:rsidRPr="00A03797" w:rsidRDefault="001448E7" w:rsidP="001448E7">
      <w:pPr>
        <w:jc w:val="both"/>
        <w:rPr>
          <w:rFonts w:cs="Arial"/>
          <w:sz w:val="20"/>
          <w:szCs w:val="20"/>
          <w:lang w:val="en-GB"/>
        </w:rPr>
      </w:pPr>
      <w:r w:rsidRPr="00A03797">
        <w:rPr>
          <w:rFonts w:cs="Arial"/>
          <w:sz w:val="20"/>
          <w:szCs w:val="20"/>
          <w:lang w:val="en-GB"/>
        </w:rPr>
        <w:t>Ka8 Tb8 a7 b7 / Kh1 Lg1 g2 h2 =</w:t>
      </w:r>
    </w:p>
    <w:p w14:paraId="7F36F40C" w14:textId="77777777" w:rsidR="001448E7" w:rsidRDefault="001448E7" w:rsidP="001448E7">
      <w:pPr>
        <w:jc w:val="both"/>
        <w:rPr>
          <w:rFonts w:cs="Arial"/>
          <w:b/>
          <w:sz w:val="20"/>
          <w:szCs w:val="20"/>
          <w:lang w:val="en-GB"/>
        </w:rPr>
      </w:pPr>
    </w:p>
    <w:p w14:paraId="7A3D76A1" w14:textId="77777777" w:rsidR="001448E7" w:rsidRDefault="00D547E4" w:rsidP="009559CC">
      <w:pPr>
        <w:jc w:val="both"/>
        <w:rPr>
          <w:rFonts w:cs="Arial"/>
          <w:sz w:val="20"/>
          <w:szCs w:val="20"/>
          <w:lang w:val="nl-BE"/>
        </w:rPr>
      </w:pPr>
      <w:r>
        <w:rPr>
          <w:rFonts w:cs="Arial"/>
          <w:sz w:val="20"/>
          <w:szCs w:val="20"/>
          <w:lang w:val="nl-BE"/>
        </w:rPr>
        <w:t xml:space="preserve">Met de erg </w:t>
      </w:r>
      <w:r w:rsidR="009559CC">
        <w:rPr>
          <w:rFonts w:cs="Arial"/>
          <w:sz w:val="20"/>
          <w:szCs w:val="20"/>
          <w:lang w:val="nl-BE"/>
        </w:rPr>
        <w:t xml:space="preserve"> korte oplossing</w:t>
      </w:r>
      <w:r>
        <w:rPr>
          <w:rFonts w:cs="Arial"/>
          <w:sz w:val="20"/>
          <w:szCs w:val="20"/>
          <w:lang w:val="nl-BE"/>
        </w:rPr>
        <w:t>:</w:t>
      </w:r>
      <w:r w:rsidR="001448E7">
        <w:rPr>
          <w:rFonts w:cs="Arial"/>
          <w:sz w:val="20"/>
          <w:szCs w:val="20"/>
          <w:lang w:val="nl-BE"/>
        </w:rPr>
        <w:t>1.Tg8 Lxa7 2.Txg2 Kxg2 3.Kxa7 h1D 4.b8D, remise.</w:t>
      </w:r>
    </w:p>
    <w:p w14:paraId="22FCEB83" w14:textId="77777777" w:rsidR="001448E7" w:rsidRDefault="001448E7" w:rsidP="001448E7">
      <w:pPr>
        <w:rPr>
          <w:rFonts w:cs="Arial"/>
          <w:sz w:val="20"/>
          <w:szCs w:val="20"/>
          <w:lang w:val="nl-BE"/>
        </w:rPr>
      </w:pPr>
    </w:p>
    <w:p w14:paraId="5BE3BF27" w14:textId="77777777" w:rsidR="006F3923" w:rsidRPr="005A0E44" w:rsidRDefault="001448E7" w:rsidP="005C4CF3">
      <w:pPr>
        <w:jc w:val="center"/>
        <w:rPr>
          <w:rFonts w:cs="Arial"/>
          <w:b/>
          <w:sz w:val="20"/>
          <w:szCs w:val="20"/>
          <w:lang w:val="nl-BE"/>
        </w:rPr>
      </w:pPr>
      <w:r>
        <w:rPr>
          <w:b/>
          <w:sz w:val="20"/>
          <w:szCs w:val="20"/>
          <w:lang w:val="nl-BE"/>
        </w:rPr>
        <w:br w:type="page"/>
      </w:r>
      <w:r w:rsidR="00004A2F">
        <w:rPr>
          <w:b/>
          <w:sz w:val="20"/>
          <w:szCs w:val="20"/>
          <w:lang w:val="nl-BE"/>
        </w:rPr>
        <w:lastRenderedPageBreak/>
        <w:t>- 25</w:t>
      </w:r>
      <w:r w:rsidR="0058514D">
        <w:rPr>
          <w:b/>
          <w:sz w:val="20"/>
          <w:szCs w:val="20"/>
          <w:lang w:val="nl-BE"/>
        </w:rPr>
        <w:t>8</w:t>
      </w:r>
      <w:r w:rsidR="006F3923">
        <w:rPr>
          <w:b/>
          <w:sz w:val="20"/>
          <w:szCs w:val="20"/>
          <w:lang w:val="nl-BE"/>
        </w:rPr>
        <w:t xml:space="preserve"> -</w:t>
      </w:r>
    </w:p>
    <w:p w14:paraId="4B292EB5" w14:textId="77777777" w:rsidR="006F3923" w:rsidRDefault="006F3923" w:rsidP="006F3923">
      <w:pPr>
        <w:spacing w:line="190" w:lineRule="exact"/>
        <w:jc w:val="center"/>
        <w:rPr>
          <w:rFonts w:cs="Arial"/>
          <w:b/>
          <w:sz w:val="20"/>
          <w:szCs w:val="20"/>
          <w:lang w:val="nl-BE"/>
        </w:rPr>
      </w:pPr>
    </w:p>
    <w:p w14:paraId="05F1B30B"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2010</w:t>
      </w:r>
    </w:p>
    <w:p w14:paraId="246E65F2" w14:textId="77777777" w:rsidR="006F3923" w:rsidRDefault="006F3923" w:rsidP="006F3923">
      <w:pPr>
        <w:spacing w:line="190" w:lineRule="exact"/>
        <w:jc w:val="center"/>
        <w:rPr>
          <w:rFonts w:cs="Arial"/>
          <w:i/>
          <w:sz w:val="20"/>
          <w:szCs w:val="20"/>
          <w:lang w:val="nl-BE"/>
        </w:rPr>
      </w:pPr>
    </w:p>
    <w:p w14:paraId="3A49AA30" w14:textId="77777777" w:rsidR="006F3923" w:rsidRPr="00EB565E" w:rsidRDefault="006F3923" w:rsidP="006F3923">
      <w:pPr>
        <w:jc w:val="center"/>
        <w:rPr>
          <w:lang w:val="nl-BE"/>
        </w:rPr>
      </w:pPr>
      <w:r>
        <w:object w:dxaOrig="4580" w:dyaOrig="4586" w14:anchorId="441D2587">
          <v:shape id="_x0000_i1270" type="#_x0000_t75" style="width:153.4pt;height:153.4pt" o:ole="">
            <v:imagedata r:id="rId514" o:title=""/>
          </v:shape>
          <o:OLEObject Type="Embed" ProgID="CorelDRAW.Graphic.12" ShapeID="_x0000_i1270" DrawAspect="Content" ObjectID="_1587467640" r:id="rId515"/>
        </w:object>
      </w:r>
    </w:p>
    <w:p w14:paraId="3712D2E6" w14:textId="77777777" w:rsidR="006F3923" w:rsidRPr="00EB565E" w:rsidRDefault="006F3923" w:rsidP="006F3923">
      <w:pPr>
        <w:jc w:val="center"/>
        <w:rPr>
          <w:lang w:val="nl-BE"/>
        </w:rPr>
      </w:pPr>
    </w:p>
    <w:p w14:paraId="683184C3" w14:textId="77777777" w:rsidR="006F3923" w:rsidRPr="00EB7A30" w:rsidRDefault="006F3923" w:rsidP="006F3923">
      <w:pPr>
        <w:jc w:val="both"/>
        <w:rPr>
          <w:sz w:val="20"/>
          <w:szCs w:val="20"/>
          <w:lang w:val="en-GB"/>
        </w:rPr>
      </w:pPr>
      <w:r w:rsidRPr="00EB7A30">
        <w:rPr>
          <w:b/>
          <w:lang w:val="en-GB"/>
        </w:rPr>
        <w:t xml:space="preserve">+                         </w:t>
      </w:r>
      <w:r w:rsidRPr="00EB7A30">
        <w:rPr>
          <w:sz w:val="20"/>
          <w:szCs w:val="20"/>
          <w:lang w:val="en-GB"/>
        </w:rPr>
        <w:t>4010.03 c6a5</w:t>
      </w:r>
    </w:p>
    <w:p w14:paraId="4EBF2A6B" w14:textId="77777777" w:rsidR="006F3923" w:rsidRPr="00EB7A30" w:rsidRDefault="006F3923" w:rsidP="006F3923">
      <w:pPr>
        <w:jc w:val="both"/>
        <w:rPr>
          <w:sz w:val="20"/>
          <w:szCs w:val="20"/>
          <w:lang w:val="en-GB"/>
        </w:rPr>
      </w:pPr>
      <w:r w:rsidRPr="00EB7A30">
        <w:rPr>
          <w:sz w:val="20"/>
          <w:szCs w:val="20"/>
          <w:lang w:val="en-GB"/>
        </w:rPr>
        <w:t xml:space="preserve">            </w:t>
      </w:r>
    </w:p>
    <w:p w14:paraId="16CB3532" w14:textId="77777777" w:rsidR="006F3923" w:rsidRPr="00EB7A30" w:rsidRDefault="006F3923" w:rsidP="006F3923">
      <w:pPr>
        <w:ind w:firstLine="708"/>
        <w:jc w:val="both"/>
        <w:rPr>
          <w:b/>
          <w:sz w:val="20"/>
          <w:szCs w:val="20"/>
          <w:lang w:val="en-GB"/>
        </w:rPr>
      </w:pPr>
      <w:r w:rsidRPr="00EB7A30">
        <w:rPr>
          <w:b/>
          <w:sz w:val="20"/>
          <w:szCs w:val="20"/>
          <w:lang w:val="en-GB"/>
        </w:rPr>
        <w:t>1.Da6+</w:t>
      </w:r>
      <w:r w:rsidRPr="00EB7A30">
        <w:rPr>
          <w:b/>
          <w:sz w:val="20"/>
          <w:szCs w:val="20"/>
          <w:lang w:val="en-GB"/>
        </w:rPr>
        <w:tab/>
      </w:r>
      <w:r w:rsidRPr="00EB7A30">
        <w:rPr>
          <w:b/>
          <w:sz w:val="20"/>
          <w:szCs w:val="20"/>
          <w:lang w:val="en-GB"/>
        </w:rPr>
        <w:tab/>
        <w:t>Kb4</w:t>
      </w:r>
    </w:p>
    <w:p w14:paraId="0CC48F57" w14:textId="77777777" w:rsidR="006F3923" w:rsidRPr="00EB7A30" w:rsidRDefault="006F3923" w:rsidP="006F3923">
      <w:pPr>
        <w:jc w:val="both"/>
        <w:rPr>
          <w:b/>
          <w:sz w:val="20"/>
          <w:szCs w:val="20"/>
          <w:lang w:val="en-GB"/>
        </w:rPr>
      </w:pPr>
      <w:r w:rsidRPr="00EB7A30">
        <w:rPr>
          <w:b/>
          <w:sz w:val="20"/>
          <w:szCs w:val="20"/>
          <w:lang w:val="en-GB"/>
        </w:rPr>
        <w:t xml:space="preserve">             2.Dc4+</w:t>
      </w:r>
      <w:r w:rsidRPr="00EB7A30">
        <w:rPr>
          <w:b/>
          <w:sz w:val="20"/>
          <w:szCs w:val="20"/>
          <w:lang w:val="en-GB"/>
        </w:rPr>
        <w:tab/>
      </w:r>
      <w:r w:rsidRPr="00EB7A30">
        <w:rPr>
          <w:b/>
          <w:sz w:val="20"/>
          <w:szCs w:val="20"/>
          <w:lang w:val="en-GB"/>
        </w:rPr>
        <w:tab/>
        <w:t>Ka3</w:t>
      </w:r>
    </w:p>
    <w:p w14:paraId="6BBBBDB7" w14:textId="77777777" w:rsidR="006F3923" w:rsidRPr="00EB7A30" w:rsidRDefault="006F3923" w:rsidP="006F3923">
      <w:pPr>
        <w:jc w:val="both"/>
        <w:rPr>
          <w:b/>
          <w:sz w:val="20"/>
          <w:szCs w:val="20"/>
          <w:lang w:val="en-GB"/>
        </w:rPr>
      </w:pPr>
      <w:r w:rsidRPr="00EB7A30">
        <w:rPr>
          <w:b/>
          <w:sz w:val="20"/>
          <w:szCs w:val="20"/>
          <w:lang w:val="en-GB"/>
        </w:rPr>
        <w:t xml:space="preserve">             3.Dc3+</w:t>
      </w:r>
      <w:r w:rsidRPr="00EB7A30">
        <w:rPr>
          <w:b/>
          <w:sz w:val="20"/>
          <w:szCs w:val="20"/>
          <w:lang w:val="en-GB"/>
        </w:rPr>
        <w:tab/>
      </w:r>
      <w:r w:rsidRPr="00EB7A30">
        <w:rPr>
          <w:b/>
          <w:sz w:val="20"/>
          <w:szCs w:val="20"/>
          <w:lang w:val="en-GB"/>
        </w:rPr>
        <w:tab/>
        <w:t>Ka2</w:t>
      </w:r>
    </w:p>
    <w:p w14:paraId="1C6A0FC4" w14:textId="77777777" w:rsidR="006F3923" w:rsidRDefault="006F3923" w:rsidP="006F3923">
      <w:pPr>
        <w:jc w:val="both"/>
        <w:rPr>
          <w:b/>
          <w:sz w:val="20"/>
          <w:szCs w:val="20"/>
          <w:lang w:val="nl-BE"/>
        </w:rPr>
      </w:pPr>
      <w:r w:rsidRPr="00EB7A30">
        <w:rPr>
          <w:b/>
          <w:sz w:val="20"/>
          <w:szCs w:val="20"/>
          <w:lang w:val="en-GB"/>
        </w:rPr>
        <w:t xml:space="preserve">             </w:t>
      </w:r>
      <w:r>
        <w:rPr>
          <w:b/>
          <w:sz w:val="20"/>
          <w:szCs w:val="20"/>
          <w:lang w:val="nl-BE"/>
        </w:rPr>
        <w:t>4.Lc4+</w:t>
      </w:r>
      <w:r>
        <w:rPr>
          <w:b/>
          <w:sz w:val="20"/>
          <w:szCs w:val="20"/>
          <w:lang w:val="nl-BE"/>
        </w:rPr>
        <w:tab/>
      </w:r>
      <w:r>
        <w:rPr>
          <w:b/>
          <w:sz w:val="20"/>
          <w:szCs w:val="20"/>
          <w:lang w:val="nl-BE"/>
        </w:rPr>
        <w:tab/>
        <w:t>Kb1</w:t>
      </w:r>
    </w:p>
    <w:p w14:paraId="2BEB9677" w14:textId="77777777" w:rsidR="006F3923" w:rsidRDefault="006F3923" w:rsidP="006F3923">
      <w:pPr>
        <w:jc w:val="both"/>
        <w:rPr>
          <w:b/>
          <w:sz w:val="20"/>
          <w:szCs w:val="20"/>
          <w:lang w:val="nl-BE"/>
        </w:rPr>
      </w:pPr>
      <w:r>
        <w:rPr>
          <w:b/>
          <w:sz w:val="20"/>
          <w:szCs w:val="20"/>
          <w:lang w:val="nl-BE"/>
        </w:rPr>
        <w:t xml:space="preserve">             5.Ld3+</w:t>
      </w:r>
      <w:r>
        <w:rPr>
          <w:b/>
          <w:sz w:val="20"/>
          <w:szCs w:val="20"/>
          <w:lang w:val="nl-BE"/>
        </w:rPr>
        <w:tab/>
      </w:r>
      <w:r>
        <w:rPr>
          <w:b/>
          <w:sz w:val="20"/>
          <w:szCs w:val="20"/>
          <w:lang w:val="nl-BE"/>
        </w:rPr>
        <w:tab/>
        <w:t>Ka2</w:t>
      </w:r>
    </w:p>
    <w:p w14:paraId="07F818EB" w14:textId="77777777" w:rsidR="006F3923" w:rsidRDefault="006F3923" w:rsidP="006F3923">
      <w:pPr>
        <w:jc w:val="both"/>
        <w:rPr>
          <w:b/>
          <w:sz w:val="20"/>
          <w:szCs w:val="20"/>
          <w:lang w:val="nl-BE"/>
        </w:rPr>
      </w:pPr>
      <w:r>
        <w:rPr>
          <w:b/>
          <w:sz w:val="20"/>
          <w:szCs w:val="20"/>
          <w:lang w:val="nl-BE"/>
        </w:rPr>
        <w:t xml:space="preserve">             6.Dxd2+  </w:t>
      </w:r>
      <w:r>
        <w:rPr>
          <w:b/>
          <w:sz w:val="20"/>
          <w:szCs w:val="20"/>
          <w:lang w:val="nl-BE"/>
        </w:rPr>
        <w:tab/>
        <w:t>Ka3</w:t>
      </w:r>
    </w:p>
    <w:p w14:paraId="53E0A000" w14:textId="77777777" w:rsidR="006F3923" w:rsidRDefault="006F3923" w:rsidP="006F3923">
      <w:pPr>
        <w:jc w:val="both"/>
        <w:rPr>
          <w:b/>
          <w:sz w:val="20"/>
          <w:szCs w:val="20"/>
          <w:lang w:val="nl-BE"/>
        </w:rPr>
      </w:pPr>
      <w:r>
        <w:rPr>
          <w:b/>
          <w:sz w:val="20"/>
          <w:szCs w:val="20"/>
          <w:lang w:val="nl-BE"/>
        </w:rPr>
        <w:t xml:space="preserve">             7.Dc1+</w:t>
      </w:r>
      <w:r>
        <w:rPr>
          <w:b/>
          <w:sz w:val="20"/>
          <w:szCs w:val="20"/>
          <w:lang w:val="nl-BE"/>
        </w:rPr>
        <w:tab/>
      </w:r>
      <w:r>
        <w:rPr>
          <w:b/>
          <w:sz w:val="20"/>
          <w:szCs w:val="20"/>
          <w:lang w:val="nl-BE"/>
        </w:rPr>
        <w:tab/>
        <w:t>Kb3</w:t>
      </w:r>
    </w:p>
    <w:p w14:paraId="6B66F56A" w14:textId="77777777" w:rsidR="006F3923" w:rsidRDefault="006F3923" w:rsidP="006F3923">
      <w:pPr>
        <w:jc w:val="both"/>
        <w:rPr>
          <w:b/>
          <w:sz w:val="20"/>
          <w:szCs w:val="20"/>
          <w:lang w:val="nl-BE"/>
        </w:rPr>
      </w:pPr>
      <w:r>
        <w:rPr>
          <w:b/>
          <w:sz w:val="20"/>
          <w:szCs w:val="20"/>
          <w:lang w:val="nl-BE"/>
        </w:rPr>
        <w:t xml:space="preserve">             8.Lc2+</w:t>
      </w:r>
      <w:r>
        <w:rPr>
          <w:b/>
          <w:sz w:val="20"/>
          <w:szCs w:val="20"/>
          <w:lang w:val="nl-BE"/>
        </w:rPr>
        <w:tab/>
      </w:r>
      <w:r>
        <w:rPr>
          <w:b/>
          <w:sz w:val="20"/>
          <w:szCs w:val="20"/>
          <w:lang w:val="nl-BE"/>
        </w:rPr>
        <w:tab/>
        <w:t>Kc4</w:t>
      </w:r>
    </w:p>
    <w:p w14:paraId="67E1E668" w14:textId="77777777" w:rsidR="006F3923" w:rsidRDefault="006F3923" w:rsidP="006F3923">
      <w:pPr>
        <w:jc w:val="both"/>
        <w:rPr>
          <w:b/>
          <w:sz w:val="20"/>
          <w:szCs w:val="20"/>
          <w:lang w:val="nl-BE"/>
        </w:rPr>
      </w:pPr>
      <w:r>
        <w:rPr>
          <w:b/>
          <w:sz w:val="20"/>
          <w:szCs w:val="20"/>
          <w:lang w:val="nl-BE"/>
        </w:rPr>
        <w:t xml:space="preserve">             9.Lb1+</w:t>
      </w:r>
      <w:r>
        <w:rPr>
          <w:b/>
          <w:sz w:val="20"/>
          <w:szCs w:val="20"/>
          <w:lang w:val="nl-BE"/>
        </w:rPr>
        <w:tab/>
      </w:r>
      <w:r>
        <w:rPr>
          <w:b/>
          <w:sz w:val="20"/>
          <w:szCs w:val="20"/>
          <w:lang w:val="nl-BE"/>
        </w:rPr>
        <w:tab/>
        <w:t>Kd4</w:t>
      </w:r>
    </w:p>
    <w:p w14:paraId="60510A35" w14:textId="77777777" w:rsidR="006F3923" w:rsidRDefault="006F3923" w:rsidP="006F3923">
      <w:pPr>
        <w:jc w:val="both"/>
        <w:rPr>
          <w:b/>
          <w:sz w:val="20"/>
          <w:szCs w:val="20"/>
          <w:lang w:val="nl-BE"/>
        </w:rPr>
      </w:pPr>
      <w:r>
        <w:rPr>
          <w:b/>
          <w:sz w:val="20"/>
          <w:szCs w:val="20"/>
          <w:lang w:val="nl-BE"/>
        </w:rPr>
        <w:t xml:space="preserve">           10.Dd2+</w:t>
      </w:r>
      <w:r>
        <w:rPr>
          <w:b/>
          <w:sz w:val="20"/>
          <w:szCs w:val="20"/>
          <w:lang w:val="nl-BE"/>
        </w:rPr>
        <w:tab/>
      </w:r>
      <w:r>
        <w:rPr>
          <w:b/>
          <w:sz w:val="20"/>
          <w:szCs w:val="20"/>
          <w:lang w:val="nl-BE"/>
        </w:rPr>
        <w:tab/>
        <w:t>Ke5</w:t>
      </w:r>
    </w:p>
    <w:p w14:paraId="200178B6" w14:textId="77777777" w:rsidR="006F3923" w:rsidRDefault="006F3923" w:rsidP="006F3923">
      <w:pPr>
        <w:jc w:val="both"/>
        <w:rPr>
          <w:b/>
          <w:sz w:val="20"/>
          <w:szCs w:val="20"/>
          <w:lang w:val="nl-BE"/>
        </w:rPr>
      </w:pPr>
      <w:r>
        <w:rPr>
          <w:b/>
          <w:sz w:val="20"/>
          <w:szCs w:val="20"/>
          <w:lang w:val="nl-BE"/>
        </w:rPr>
        <w:t xml:space="preserve">           11.De3+</w:t>
      </w:r>
      <w:r>
        <w:rPr>
          <w:b/>
          <w:sz w:val="20"/>
          <w:szCs w:val="20"/>
          <w:lang w:val="nl-BE"/>
        </w:rPr>
        <w:tab/>
      </w:r>
      <w:r>
        <w:rPr>
          <w:b/>
          <w:sz w:val="20"/>
          <w:szCs w:val="20"/>
          <w:lang w:val="nl-BE"/>
        </w:rPr>
        <w:tab/>
        <w:t>Kf6</w:t>
      </w:r>
    </w:p>
    <w:p w14:paraId="73808F58" w14:textId="77777777" w:rsidR="006F3923" w:rsidRDefault="006F3923" w:rsidP="006F3923">
      <w:pPr>
        <w:jc w:val="both"/>
        <w:rPr>
          <w:b/>
          <w:sz w:val="20"/>
          <w:szCs w:val="20"/>
          <w:lang w:val="nl-BE"/>
        </w:rPr>
      </w:pPr>
      <w:r>
        <w:rPr>
          <w:b/>
          <w:sz w:val="20"/>
          <w:szCs w:val="20"/>
          <w:lang w:val="nl-BE"/>
        </w:rPr>
        <w:t xml:space="preserve">           12.Dxh6+</w:t>
      </w:r>
      <w:r>
        <w:rPr>
          <w:b/>
          <w:sz w:val="20"/>
          <w:szCs w:val="20"/>
          <w:lang w:val="nl-BE"/>
        </w:rPr>
        <w:tab/>
        <w:t>Ke5</w:t>
      </w:r>
    </w:p>
    <w:p w14:paraId="260809C6" w14:textId="77777777" w:rsidR="006F3923" w:rsidRDefault="006F3923" w:rsidP="006F3923">
      <w:pPr>
        <w:jc w:val="both"/>
        <w:rPr>
          <w:b/>
          <w:sz w:val="20"/>
          <w:szCs w:val="20"/>
          <w:lang w:val="nl-BE"/>
        </w:rPr>
      </w:pPr>
      <w:r>
        <w:rPr>
          <w:b/>
          <w:sz w:val="20"/>
          <w:szCs w:val="20"/>
          <w:lang w:val="nl-BE"/>
        </w:rPr>
        <w:t xml:space="preserve">           13.Dh2+</w:t>
      </w:r>
      <w:r>
        <w:rPr>
          <w:b/>
          <w:sz w:val="20"/>
          <w:szCs w:val="20"/>
          <w:lang w:val="nl-BE"/>
        </w:rPr>
        <w:tab/>
      </w:r>
      <w:r>
        <w:rPr>
          <w:b/>
          <w:sz w:val="20"/>
          <w:szCs w:val="20"/>
          <w:lang w:val="nl-BE"/>
        </w:rPr>
        <w:tab/>
        <w:t>Kd4</w:t>
      </w:r>
    </w:p>
    <w:p w14:paraId="1D6BAC80" w14:textId="77777777" w:rsidR="006F3923" w:rsidRDefault="004D14CE" w:rsidP="006F3923">
      <w:pPr>
        <w:jc w:val="both"/>
        <w:rPr>
          <w:sz w:val="20"/>
          <w:szCs w:val="20"/>
          <w:lang w:val="nl-BE"/>
        </w:rPr>
      </w:pPr>
      <w:r>
        <w:rPr>
          <w:sz w:val="20"/>
          <w:szCs w:val="20"/>
          <w:lang w:val="nl-BE"/>
        </w:rPr>
        <w:t xml:space="preserve">Het gaat iets sneller na: </w:t>
      </w:r>
      <w:r w:rsidR="006F3923">
        <w:rPr>
          <w:sz w:val="20"/>
          <w:szCs w:val="20"/>
          <w:lang w:val="nl-BE"/>
        </w:rPr>
        <w:t>13…f4</w:t>
      </w:r>
      <w:r w:rsidR="00E11B4B">
        <w:rPr>
          <w:sz w:val="20"/>
          <w:szCs w:val="20"/>
          <w:lang w:val="nl-BE"/>
        </w:rPr>
        <w:t>?</w:t>
      </w:r>
      <w:r w:rsidR="006F3923">
        <w:rPr>
          <w:sz w:val="20"/>
          <w:szCs w:val="20"/>
          <w:lang w:val="nl-BE"/>
        </w:rPr>
        <w:t xml:space="preserve"> 14.Dh5+ Kd4 15.</w:t>
      </w:r>
      <w:r w:rsidR="00A15171">
        <w:rPr>
          <w:sz w:val="20"/>
          <w:szCs w:val="20"/>
          <w:lang w:val="nl-BE"/>
        </w:rPr>
        <w:t>Dd1+ Ke5 16.De1+ Kf6 17.Dh4+ Ke6 18.La2+ Kf5 19.Dxe7.</w:t>
      </w:r>
    </w:p>
    <w:p w14:paraId="46C56D7C" w14:textId="77777777" w:rsidR="006F3923" w:rsidRDefault="006F3923" w:rsidP="006F3923">
      <w:pPr>
        <w:ind w:left="630"/>
        <w:jc w:val="both"/>
        <w:rPr>
          <w:b/>
          <w:sz w:val="20"/>
          <w:szCs w:val="20"/>
          <w:lang w:val="nl-BE"/>
        </w:rPr>
      </w:pPr>
      <w:r>
        <w:rPr>
          <w:b/>
          <w:sz w:val="20"/>
          <w:szCs w:val="20"/>
          <w:lang w:val="nl-BE"/>
        </w:rPr>
        <w:t>14.Dd2+</w:t>
      </w:r>
      <w:r>
        <w:rPr>
          <w:b/>
          <w:sz w:val="20"/>
          <w:szCs w:val="20"/>
          <w:lang w:val="nl-BE"/>
        </w:rPr>
        <w:tab/>
        <w:t xml:space="preserve">          </w:t>
      </w:r>
      <w:r>
        <w:rPr>
          <w:b/>
          <w:sz w:val="20"/>
          <w:szCs w:val="20"/>
          <w:lang w:val="nl-BE"/>
        </w:rPr>
        <w:tab/>
        <w:t>Ke5          15.De1+</w:t>
      </w:r>
      <w:r>
        <w:rPr>
          <w:b/>
          <w:sz w:val="20"/>
          <w:szCs w:val="20"/>
          <w:lang w:val="nl-BE"/>
        </w:rPr>
        <w:tab/>
      </w:r>
      <w:r>
        <w:rPr>
          <w:b/>
          <w:sz w:val="20"/>
          <w:szCs w:val="20"/>
          <w:lang w:val="nl-BE"/>
        </w:rPr>
        <w:tab/>
        <w:t>Kf6</w:t>
      </w:r>
    </w:p>
    <w:p w14:paraId="1F0616B9" w14:textId="77777777" w:rsidR="006F3923" w:rsidRDefault="006F3923" w:rsidP="006F3923">
      <w:pPr>
        <w:jc w:val="both"/>
        <w:rPr>
          <w:b/>
          <w:sz w:val="20"/>
          <w:szCs w:val="20"/>
          <w:lang w:val="nl-BE"/>
        </w:rPr>
      </w:pPr>
      <w:r>
        <w:rPr>
          <w:b/>
          <w:sz w:val="20"/>
          <w:szCs w:val="20"/>
          <w:lang w:val="nl-BE"/>
        </w:rPr>
        <w:t xml:space="preserve">           16.Dh4+</w:t>
      </w:r>
      <w:r>
        <w:rPr>
          <w:b/>
          <w:sz w:val="20"/>
          <w:szCs w:val="20"/>
          <w:lang w:val="nl-BE"/>
        </w:rPr>
        <w:tab/>
      </w:r>
      <w:r>
        <w:rPr>
          <w:b/>
          <w:sz w:val="20"/>
          <w:szCs w:val="20"/>
          <w:lang w:val="nl-BE"/>
        </w:rPr>
        <w:tab/>
        <w:t>Kf7</w:t>
      </w:r>
    </w:p>
    <w:p w14:paraId="47A28788" w14:textId="77777777" w:rsidR="006F3923" w:rsidRDefault="006F3923" w:rsidP="005C4CF3">
      <w:pPr>
        <w:jc w:val="both"/>
        <w:rPr>
          <w:b/>
          <w:sz w:val="20"/>
          <w:szCs w:val="20"/>
          <w:lang w:val="nl-BE"/>
        </w:rPr>
      </w:pPr>
      <w:r>
        <w:rPr>
          <w:b/>
          <w:sz w:val="20"/>
          <w:szCs w:val="20"/>
          <w:lang w:val="nl-BE"/>
        </w:rPr>
        <w:t xml:space="preserve">           </w:t>
      </w:r>
      <w:r w:rsidR="005C4CF3">
        <w:rPr>
          <w:b/>
          <w:sz w:val="20"/>
          <w:szCs w:val="20"/>
          <w:lang w:val="nl-BE"/>
        </w:rPr>
        <w:t>17.La2+</w:t>
      </w:r>
      <w:r w:rsidR="005C4CF3">
        <w:rPr>
          <w:b/>
          <w:sz w:val="20"/>
          <w:szCs w:val="20"/>
          <w:lang w:val="nl-BE"/>
        </w:rPr>
        <w:tab/>
      </w:r>
      <w:r w:rsidR="005C4CF3">
        <w:rPr>
          <w:b/>
          <w:sz w:val="20"/>
          <w:szCs w:val="20"/>
          <w:lang w:val="nl-BE"/>
        </w:rPr>
        <w:tab/>
      </w:r>
      <w:r>
        <w:rPr>
          <w:b/>
          <w:sz w:val="20"/>
          <w:szCs w:val="20"/>
          <w:lang w:val="nl-BE"/>
        </w:rPr>
        <w:t>Ke8</w:t>
      </w:r>
    </w:p>
    <w:p w14:paraId="41363B75" w14:textId="77777777" w:rsidR="005C4CF3" w:rsidRDefault="006F3923" w:rsidP="006F3923">
      <w:pPr>
        <w:jc w:val="both"/>
        <w:rPr>
          <w:b/>
          <w:sz w:val="20"/>
          <w:szCs w:val="20"/>
          <w:lang w:val="nl-BE"/>
        </w:rPr>
      </w:pPr>
      <w:r>
        <w:rPr>
          <w:b/>
          <w:sz w:val="20"/>
          <w:szCs w:val="20"/>
          <w:lang w:val="nl-BE"/>
        </w:rPr>
        <w:t xml:space="preserve">           </w:t>
      </w:r>
      <w:r w:rsidR="005C4CF3">
        <w:rPr>
          <w:b/>
          <w:sz w:val="20"/>
          <w:szCs w:val="20"/>
          <w:lang w:val="nl-BE"/>
        </w:rPr>
        <w:t xml:space="preserve"> </w:t>
      </w:r>
    </w:p>
    <w:p w14:paraId="5893C32E" w14:textId="77777777" w:rsidR="00EC0E78" w:rsidRDefault="00EC0E78" w:rsidP="006F3923">
      <w:pPr>
        <w:jc w:val="both"/>
        <w:rPr>
          <w:b/>
          <w:sz w:val="20"/>
          <w:szCs w:val="20"/>
          <w:lang w:val="nl-BE"/>
        </w:rPr>
      </w:pPr>
    </w:p>
    <w:p w14:paraId="37B3A716" w14:textId="77777777" w:rsidR="000776F2" w:rsidRDefault="000776F2" w:rsidP="006F3923">
      <w:pPr>
        <w:jc w:val="both"/>
        <w:rPr>
          <w:b/>
          <w:sz w:val="20"/>
          <w:szCs w:val="20"/>
          <w:lang w:val="nl-BE"/>
        </w:rPr>
      </w:pPr>
    </w:p>
    <w:p w14:paraId="021DB5A3" w14:textId="77777777" w:rsidR="00187622" w:rsidRDefault="00187622" w:rsidP="006F3923">
      <w:pPr>
        <w:jc w:val="both"/>
        <w:rPr>
          <w:b/>
          <w:sz w:val="20"/>
          <w:szCs w:val="20"/>
          <w:lang w:val="nl-BE"/>
        </w:rPr>
      </w:pPr>
    </w:p>
    <w:p w14:paraId="48CDDBFF" w14:textId="77777777" w:rsidR="006F3923" w:rsidRDefault="002D483A" w:rsidP="002D483A">
      <w:pPr>
        <w:rPr>
          <w:b/>
          <w:sz w:val="20"/>
          <w:szCs w:val="20"/>
          <w:lang w:val="nl-BE"/>
        </w:rPr>
      </w:pPr>
      <w:r>
        <w:rPr>
          <w:b/>
          <w:sz w:val="20"/>
          <w:szCs w:val="20"/>
          <w:lang w:val="nl-BE"/>
        </w:rPr>
        <w:t xml:space="preserve">            18.Dh8+            </w:t>
      </w:r>
      <w:r w:rsidR="006F3923">
        <w:rPr>
          <w:b/>
          <w:sz w:val="20"/>
          <w:szCs w:val="20"/>
          <w:lang w:val="nl-BE"/>
        </w:rPr>
        <w:t>Df8</w:t>
      </w:r>
    </w:p>
    <w:p w14:paraId="1C7D9ECE" w14:textId="77777777" w:rsidR="006F3923" w:rsidRDefault="00E14C05" w:rsidP="00E14C05">
      <w:pPr>
        <w:jc w:val="both"/>
        <w:rPr>
          <w:b/>
          <w:sz w:val="20"/>
          <w:szCs w:val="20"/>
          <w:lang w:val="nl-BE"/>
        </w:rPr>
      </w:pPr>
      <w:r>
        <w:rPr>
          <w:b/>
          <w:sz w:val="20"/>
          <w:szCs w:val="20"/>
          <w:lang w:val="nl-BE"/>
        </w:rPr>
        <w:t xml:space="preserve">            </w:t>
      </w:r>
      <w:r w:rsidR="002D483A">
        <w:rPr>
          <w:b/>
          <w:sz w:val="20"/>
          <w:szCs w:val="20"/>
          <w:lang w:val="nl-BE"/>
        </w:rPr>
        <w:t xml:space="preserve">19.De5+            </w:t>
      </w:r>
      <w:r w:rsidR="006F3923">
        <w:rPr>
          <w:b/>
          <w:sz w:val="20"/>
          <w:szCs w:val="20"/>
          <w:lang w:val="nl-BE"/>
        </w:rPr>
        <w:t>De7</w:t>
      </w:r>
    </w:p>
    <w:p w14:paraId="1A421529" w14:textId="77777777" w:rsidR="006F3923" w:rsidRPr="00B354CB" w:rsidRDefault="006F3923" w:rsidP="006F3923">
      <w:pPr>
        <w:jc w:val="both"/>
        <w:rPr>
          <w:b/>
          <w:sz w:val="20"/>
          <w:szCs w:val="20"/>
          <w:lang w:val="nl-BE"/>
        </w:rPr>
      </w:pPr>
      <w:r>
        <w:rPr>
          <w:b/>
          <w:sz w:val="20"/>
          <w:szCs w:val="20"/>
          <w:lang w:val="nl-BE"/>
        </w:rPr>
        <w:tab/>
      </w:r>
      <w:r w:rsidRPr="00B354CB">
        <w:rPr>
          <w:b/>
          <w:sz w:val="20"/>
          <w:szCs w:val="20"/>
          <w:lang w:val="nl-BE"/>
        </w:rPr>
        <w:t>20.Le6</w:t>
      </w:r>
    </w:p>
    <w:p w14:paraId="743294F1" w14:textId="77777777" w:rsidR="004D14CE" w:rsidRPr="004D14CE" w:rsidRDefault="004D14CE" w:rsidP="006F3923">
      <w:pPr>
        <w:jc w:val="both"/>
        <w:rPr>
          <w:sz w:val="20"/>
          <w:szCs w:val="20"/>
          <w:lang w:val="nl-BE"/>
        </w:rPr>
      </w:pPr>
      <w:r w:rsidRPr="004D14CE">
        <w:rPr>
          <w:sz w:val="20"/>
          <w:szCs w:val="20"/>
          <w:lang w:val="nl-BE"/>
        </w:rPr>
        <w:t>De winnende zet. Men zie:</w:t>
      </w:r>
    </w:p>
    <w:p w14:paraId="5388D397" w14:textId="77777777" w:rsidR="006F3923" w:rsidRPr="004D14CE" w:rsidRDefault="006F3923" w:rsidP="006F3923">
      <w:pPr>
        <w:jc w:val="both"/>
        <w:rPr>
          <w:sz w:val="20"/>
          <w:szCs w:val="20"/>
          <w:lang w:val="nl-BE"/>
        </w:rPr>
      </w:pPr>
    </w:p>
    <w:p w14:paraId="432A3361" w14:textId="77777777" w:rsidR="006F3923" w:rsidRPr="0082746D" w:rsidRDefault="006F3923" w:rsidP="006F3923">
      <w:pPr>
        <w:jc w:val="both"/>
        <w:rPr>
          <w:sz w:val="20"/>
          <w:szCs w:val="20"/>
          <w:lang w:val="en-GB"/>
        </w:rPr>
      </w:pPr>
      <w:r w:rsidRPr="0082746D">
        <w:rPr>
          <w:b/>
          <w:i/>
          <w:sz w:val="20"/>
          <w:szCs w:val="20"/>
          <w:lang w:val="en-GB"/>
        </w:rPr>
        <w:t>Variant A</w:t>
      </w:r>
      <w:r w:rsidRPr="0082746D">
        <w:rPr>
          <w:sz w:val="20"/>
          <w:szCs w:val="20"/>
          <w:lang w:val="en-GB"/>
        </w:rPr>
        <w:t>:</w:t>
      </w:r>
    </w:p>
    <w:p w14:paraId="4501DCD1" w14:textId="77777777" w:rsidR="006F3923" w:rsidRPr="0082746D" w:rsidRDefault="006F3923" w:rsidP="006F3923">
      <w:pPr>
        <w:jc w:val="both"/>
        <w:rPr>
          <w:b/>
          <w:sz w:val="20"/>
          <w:szCs w:val="20"/>
          <w:lang w:val="en-GB"/>
        </w:rPr>
      </w:pPr>
      <w:r w:rsidRPr="0082746D">
        <w:rPr>
          <w:sz w:val="20"/>
          <w:szCs w:val="20"/>
          <w:lang w:val="en-GB"/>
        </w:rPr>
        <w:tab/>
      </w:r>
      <w:r w:rsidRPr="0082746D">
        <w:rPr>
          <w:b/>
          <w:sz w:val="20"/>
          <w:szCs w:val="20"/>
          <w:lang w:val="en-GB"/>
        </w:rPr>
        <w:t>20...</w:t>
      </w:r>
      <w:r w:rsidRPr="0082746D">
        <w:rPr>
          <w:b/>
          <w:sz w:val="20"/>
          <w:szCs w:val="20"/>
          <w:lang w:val="en-GB"/>
        </w:rPr>
        <w:tab/>
      </w:r>
      <w:r w:rsidRPr="0082746D">
        <w:rPr>
          <w:b/>
          <w:sz w:val="20"/>
          <w:szCs w:val="20"/>
          <w:lang w:val="en-GB"/>
        </w:rPr>
        <w:tab/>
        <w:t>Dh4</w:t>
      </w:r>
    </w:p>
    <w:p w14:paraId="738109D3" w14:textId="77777777" w:rsidR="006F3923" w:rsidRPr="0082746D" w:rsidRDefault="006F3923" w:rsidP="006F3923">
      <w:pPr>
        <w:jc w:val="both"/>
        <w:rPr>
          <w:b/>
          <w:sz w:val="20"/>
          <w:szCs w:val="20"/>
          <w:lang w:val="en-GB"/>
        </w:rPr>
      </w:pPr>
      <w:r w:rsidRPr="0082746D">
        <w:rPr>
          <w:b/>
          <w:sz w:val="20"/>
          <w:szCs w:val="20"/>
          <w:lang w:val="en-GB"/>
        </w:rPr>
        <w:tab/>
        <w:t>21.Db8+</w:t>
      </w:r>
      <w:r w:rsidRPr="0082746D">
        <w:rPr>
          <w:b/>
          <w:sz w:val="20"/>
          <w:szCs w:val="20"/>
          <w:lang w:val="en-GB"/>
        </w:rPr>
        <w:tab/>
        <w:t>Dd8</w:t>
      </w:r>
    </w:p>
    <w:p w14:paraId="3862E3EE" w14:textId="77777777" w:rsidR="006F3923" w:rsidRPr="00B354CB" w:rsidRDefault="006F3923" w:rsidP="006F3923">
      <w:pPr>
        <w:jc w:val="both"/>
        <w:rPr>
          <w:b/>
          <w:sz w:val="20"/>
          <w:szCs w:val="20"/>
          <w:lang w:val="en-GB"/>
        </w:rPr>
      </w:pPr>
      <w:r w:rsidRPr="0082746D">
        <w:rPr>
          <w:b/>
          <w:sz w:val="20"/>
          <w:szCs w:val="20"/>
          <w:lang w:val="en-GB"/>
        </w:rPr>
        <w:tab/>
      </w:r>
      <w:r w:rsidRPr="00B354CB">
        <w:rPr>
          <w:b/>
          <w:sz w:val="20"/>
          <w:szCs w:val="20"/>
          <w:lang w:val="en-GB"/>
        </w:rPr>
        <w:t>22.Ld7+</w:t>
      </w:r>
      <w:r w:rsidRPr="00B354CB">
        <w:rPr>
          <w:b/>
          <w:sz w:val="20"/>
          <w:szCs w:val="20"/>
          <w:lang w:val="en-GB"/>
        </w:rPr>
        <w:tab/>
        <w:t>Ke7</w:t>
      </w:r>
    </w:p>
    <w:p w14:paraId="44CEFA1A" w14:textId="77777777" w:rsidR="006F3923" w:rsidRDefault="006F3923" w:rsidP="006F3923">
      <w:pPr>
        <w:jc w:val="both"/>
        <w:rPr>
          <w:b/>
          <w:sz w:val="20"/>
          <w:szCs w:val="20"/>
          <w:lang w:val="nl-BE"/>
        </w:rPr>
      </w:pPr>
      <w:r w:rsidRPr="00B354CB">
        <w:rPr>
          <w:b/>
          <w:sz w:val="20"/>
          <w:szCs w:val="20"/>
          <w:lang w:val="en-GB"/>
        </w:rPr>
        <w:tab/>
      </w:r>
      <w:r>
        <w:rPr>
          <w:b/>
          <w:sz w:val="20"/>
          <w:szCs w:val="20"/>
          <w:lang w:val="nl-BE"/>
        </w:rPr>
        <w:t>23.Dd6+</w:t>
      </w:r>
      <w:r>
        <w:rPr>
          <w:b/>
          <w:sz w:val="20"/>
          <w:szCs w:val="20"/>
          <w:lang w:val="nl-BE"/>
        </w:rPr>
        <w:tab/>
        <w:t>Kf7</w:t>
      </w:r>
    </w:p>
    <w:p w14:paraId="535D8CB6" w14:textId="77777777" w:rsidR="006F3923" w:rsidRDefault="006F3923" w:rsidP="006F3923">
      <w:pPr>
        <w:jc w:val="both"/>
        <w:rPr>
          <w:b/>
          <w:sz w:val="20"/>
          <w:szCs w:val="20"/>
          <w:lang w:val="nl-BE"/>
        </w:rPr>
      </w:pPr>
      <w:r>
        <w:rPr>
          <w:b/>
          <w:sz w:val="20"/>
          <w:szCs w:val="20"/>
          <w:lang w:val="nl-BE"/>
        </w:rPr>
        <w:tab/>
        <w:t>24.Le6+</w:t>
      </w:r>
      <w:r>
        <w:rPr>
          <w:b/>
          <w:sz w:val="20"/>
          <w:szCs w:val="20"/>
          <w:lang w:val="nl-BE"/>
        </w:rPr>
        <w:tab/>
        <w:t>Ke8</w:t>
      </w:r>
    </w:p>
    <w:p w14:paraId="46EC1715" w14:textId="77777777" w:rsidR="006F3923" w:rsidRDefault="006F3923" w:rsidP="006F3923">
      <w:pPr>
        <w:jc w:val="both"/>
        <w:rPr>
          <w:b/>
          <w:sz w:val="20"/>
          <w:szCs w:val="20"/>
          <w:lang w:val="nl-BE"/>
        </w:rPr>
      </w:pPr>
      <w:r>
        <w:rPr>
          <w:b/>
          <w:sz w:val="20"/>
          <w:szCs w:val="20"/>
          <w:lang w:val="nl-BE"/>
        </w:rPr>
        <w:tab/>
        <w:t>25.Lf7+</w:t>
      </w:r>
      <w:r>
        <w:rPr>
          <w:b/>
          <w:sz w:val="20"/>
          <w:szCs w:val="20"/>
          <w:lang w:val="nl-BE"/>
        </w:rPr>
        <w:tab/>
      </w:r>
      <w:r>
        <w:rPr>
          <w:b/>
          <w:sz w:val="20"/>
          <w:szCs w:val="20"/>
          <w:lang w:val="nl-BE"/>
        </w:rPr>
        <w:tab/>
        <w:t>Kxf7</w:t>
      </w:r>
    </w:p>
    <w:p w14:paraId="6A3E48DC" w14:textId="77777777" w:rsidR="006F3923" w:rsidRDefault="006F3923" w:rsidP="006F3923">
      <w:pPr>
        <w:jc w:val="both"/>
        <w:rPr>
          <w:b/>
          <w:sz w:val="20"/>
          <w:szCs w:val="20"/>
          <w:lang w:val="nl-BE"/>
        </w:rPr>
      </w:pPr>
      <w:r>
        <w:rPr>
          <w:b/>
          <w:sz w:val="20"/>
          <w:szCs w:val="20"/>
          <w:lang w:val="nl-BE"/>
        </w:rPr>
        <w:tab/>
        <w:t>26.Dxd8</w:t>
      </w:r>
    </w:p>
    <w:p w14:paraId="727DFDA8" w14:textId="77777777" w:rsidR="006F3923" w:rsidRDefault="006F3923" w:rsidP="006F3923">
      <w:pPr>
        <w:jc w:val="both"/>
        <w:rPr>
          <w:sz w:val="20"/>
          <w:szCs w:val="20"/>
          <w:lang w:val="nl-BE"/>
        </w:rPr>
      </w:pPr>
      <w:r>
        <w:rPr>
          <w:sz w:val="20"/>
          <w:szCs w:val="20"/>
          <w:lang w:val="nl-BE"/>
        </w:rPr>
        <w:t>En wit wint. Ook in :</w:t>
      </w:r>
    </w:p>
    <w:p w14:paraId="6678F8C9" w14:textId="77777777" w:rsidR="006F3923" w:rsidRDefault="006F3923" w:rsidP="006F3923">
      <w:pPr>
        <w:jc w:val="both"/>
        <w:rPr>
          <w:sz w:val="20"/>
          <w:szCs w:val="20"/>
          <w:lang w:val="nl-BE"/>
        </w:rPr>
      </w:pPr>
    </w:p>
    <w:p w14:paraId="49ED2071" w14:textId="77777777" w:rsidR="006F3923" w:rsidRDefault="006F3923" w:rsidP="006F3923">
      <w:pPr>
        <w:jc w:val="both"/>
        <w:rPr>
          <w:b/>
          <w:i/>
          <w:sz w:val="20"/>
          <w:szCs w:val="20"/>
          <w:lang w:val="nl-BE"/>
        </w:rPr>
      </w:pPr>
      <w:r>
        <w:rPr>
          <w:b/>
          <w:i/>
          <w:sz w:val="20"/>
          <w:szCs w:val="20"/>
          <w:lang w:val="nl-BE"/>
        </w:rPr>
        <w:t>Variant B</w:t>
      </w:r>
    </w:p>
    <w:p w14:paraId="29027EB2" w14:textId="77777777" w:rsidR="006F3923" w:rsidRDefault="006F3923" w:rsidP="006F3923">
      <w:pPr>
        <w:jc w:val="both"/>
        <w:rPr>
          <w:b/>
          <w:sz w:val="20"/>
          <w:szCs w:val="20"/>
          <w:lang w:val="nl-BE"/>
        </w:rPr>
      </w:pPr>
      <w:r>
        <w:rPr>
          <w:b/>
          <w:i/>
          <w:sz w:val="20"/>
          <w:szCs w:val="20"/>
          <w:lang w:val="nl-BE"/>
        </w:rPr>
        <w:tab/>
      </w:r>
      <w:r>
        <w:rPr>
          <w:b/>
          <w:sz w:val="20"/>
          <w:szCs w:val="20"/>
          <w:lang w:val="nl-BE"/>
        </w:rPr>
        <w:t>20…</w:t>
      </w:r>
      <w:r>
        <w:rPr>
          <w:b/>
          <w:sz w:val="20"/>
          <w:szCs w:val="20"/>
          <w:lang w:val="nl-BE"/>
        </w:rPr>
        <w:tab/>
      </w:r>
      <w:r>
        <w:rPr>
          <w:b/>
          <w:sz w:val="20"/>
          <w:szCs w:val="20"/>
          <w:lang w:val="nl-BE"/>
        </w:rPr>
        <w:tab/>
        <w:t>Db4</w:t>
      </w:r>
    </w:p>
    <w:p w14:paraId="5FC33EDD" w14:textId="77777777" w:rsidR="006F3923" w:rsidRDefault="006F3923" w:rsidP="006F3923">
      <w:pPr>
        <w:jc w:val="both"/>
        <w:rPr>
          <w:b/>
          <w:sz w:val="20"/>
          <w:szCs w:val="20"/>
          <w:lang w:val="nl-BE"/>
        </w:rPr>
      </w:pPr>
      <w:r>
        <w:rPr>
          <w:b/>
          <w:sz w:val="20"/>
          <w:szCs w:val="20"/>
          <w:lang w:val="nl-BE"/>
        </w:rPr>
        <w:tab/>
        <w:t>21Lxf5+</w:t>
      </w:r>
      <w:r>
        <w:rPr>
          <w:b/>
          <w:sz w:val="20"/>
          <w:szCs w:val="20"/>
          <w:lang w:val="nl-BE"/>
        </w:rPr>
        <w:tab/>
        <w:t>Kf7</w:t>
      </w:r>
    </w:p>
    <w:p w14:paraId="604F9A12" w14:textId="77777777" w:rsidR="006F3923" w:rsidRDefault="006F3923" w:rsidP="006F3923">
      <w:pPr>
        <w:jc w:val="both"/>
        <w:rPr>
          <w:b/>
          <w:sz w:val="20"/>
          <w:szCs w:val="20"/>
          <w:lang w:val="nl-BE"/>
        </w:rPr>
      </w:pPr>
      <w:r>
        <w:rPr>
          <w:b/>
          <w:sz w:val="20"/>
          <w:szCs w:val="20"/>
          <w:lang w:val="nl-BE"/>
        </w:rPr>
        <w:tab/>
        <w:t>22.De6+</w:t>
      </w:r>
      <w:r>
        <w:rPr>
          <w:b/>
          <w:sz w:val="20"/>
          <w:szCs w:val="20"/>
          <w:lang w:val="nl-BE"/>
        </w:rPr>
        <w:tab/>
        <w:t>Kg7</w:t>
      </w:r>
    </w:p>
    <w:p w14:paraId="68D6930E" w14:textId="77777777" w:rsidR="006F3923" w:rsidRDefault="002D483A" w:rsidP="006F3923">
      <w:pPr>
        <w:jc w:val="both"/>
        <w:rPr>
          <w:b/>
          <w:sz w:val="20"/>
          <w:szCs w:val="20"/>
          <w:lang w:val="nl-BE"/>
        </w:rPr>
      </w:pPr>
      <w:r>
        <w:rPr>
          <w:b/>
          <w:sz w:val="20"/>
          <w:szCs w:val="20"/>
          <w:lang w:val="nl-BE"/>
        </w:rPr>
        <w:tab/>
        <w:t>23.Dg6+</w:t>
      </w:r>
      <w:r w:rsidR="006F3923">
        <w:rPr>
          <w:b/>
          <w:sz w:val="20"/>
          <w:szCs w:val="20"/>
          <w:lang w:val="nl-BE"/>
        </w:rPr>
        <w:tab/>
        <w:t>Kf8</w:t>
      </w:r>
    </w:p>
    <w:p w14:paraId="0AD47D38" w14:textId="77777777" w:rsidR="006F3923" w:rsidRDefault="002D483A" w:rsidP="006F3923">
      <w:pPr>
        <w:jc w:val="both"/>
        <w:rPr>
          <w:b/>
          <w:sz w:val="20"/>
          <w:szCs w:val="20"/>
          <w:lang w:val="nl-BE"/>
        </w:rPr>
      </w:pPr>
      <w:r>
        <w:rPr>
          <w:b/>
          <w:sz w:val="20"/>
          <w:szCs w:val="20"/>
          <w:lang w:val="nl-BE"/>
        </w:rPr>
        <w:tab/>
        <w:t>24.Dh6+</w:t>
      </w:r>
      <w:r w:rsidR="006F3923">
        <w:rPr>
          <w:b/>
          <w:sz w:val="20"/>
          <w:szCs w:val="20"/>
          <w:lang w:val="nl-BE"/>
        </w:rPr>
        <w:tab/>
        <w:t>Kg8</w:t>
      </w:r>
    </w:p>
    <w:p w14:paraId="14D48DDC" w14:textId="77777777" w:rsidR="006F3923" w:rsidRDefault="006F3923" w:rsidP="006F3923">
      <w:pPr>
        <w:jc w:val="both"/>
        <w:rPr>
          <w:b/>
          <w:sz w:val="20"/>
          <w:szCs w:val="20"/>
          <w:lang w:val="nl-BE"/>
        </w:rPr>
      </w:pPr>
      <w:r>
        <w:rPr>
          <w:b/>
          <w:sz w:val="20"/>
          <w:szCs w:val="20"/>
          <w:lang w:val="nl-BE"/>
        </w:rPr>
        <w:tab/>
        <w:t>25.Le6+</w:t>
      </w:r>
    </w:p>
    <w:p w14:paraId="3952F375" w14:textId="77777777" w:rsidR="006F3923" w:rsidRDefault="006F3923" w:rsidP="006F3923">
      <w:pPr>
        <w:jc w:val="both"/>
        <w:rPr>
          <w:sz w:val="20"/>
          <w:szCs w:val="20"/>
          <w:lang w:val="nl-BE"/>
        </w:rPr>
      </w:pPr>
      <w:r>
        <w:rPr>
          <w:sz w:val="20"/>
          <w:szCs w:val="20"/>
          <w:lang w:val="nl-BE"/>
        </w:rPr>
        <w:t>En mat.</w:t>
      </w:r>
    </w:p>
    <w:p w14:paraId="3E52B4BC" w14:textId="77777777" w:rsidR="006F3923" w:rsidRDefault="006F3923" w:rsidP="006F3923">
      <w:pPr>
        <w:jc w:val="both"/>
        <w:rPr>
          <w:sz w:val="20"/>
          <w:szCs w:val="20"/>
          <w:lang w:val="nl-BE"/>
        </w:rPr>
      </w:pPr>
    </w:p>
    <w:p w14:paraId="05EC52FD" w14:textId="77777777" w:rsidR="009A1DDF" w:rsidRDefault="006F3923" w:rsidP="006F3923">
      <w:pPr>
        <w:jc w:val="both"/>
        <w:rPr>
          <w:sz w:val="20"/>
          <w:szCs w:val="20"/>
          <w:lang w:val="nl-BE"/>
        </w:rPr>
      </w:pPr>
      <w:r>
        <w:rPr>
          <w:sz w:val="20"/>
          <w:szCs w:val="20"/>
          <w:lang w:val="nl-BE"/>
        </w:rPr>
        <w:t>Het is een correctie van een</w:t>
      </w:r>
      <w:r>
        <w:rPr>
          <w:b/>
          <w:sz w:val="20"/>
          <w:szCs w:val="20"/>
          <w:lang w:val="nl-BE"/>
        </w:rPr>
        <w:t xml:space="preserve"> </w:t>
      </w:r>
      <w:r w:rsidR="00BC635D">
        <w:rPr>
          <w:sz w:val="20"/>
          <w:szCs w:val="20"/>
          <w:lang w:val="nl-BE"/>
        </w:rPr>
        <w:t>ver-jaardagsgesche</w:t>
      </w:r>
      <w:r w:rsidR="004D14CE">
        <w:rPr>
          <w:sz w:val="20"/>
          <w:szCs w:val="20"/>
          <w:lang w:val="nl-BE"/>
        </w:rPr>
        <w:t>nk van</w:t>
      </w:r>
      <w:r>
        <w:rPr>
          <w:sz w:val="20"/>
          <w:szCs w:val="20"/>
          <w:lang w:val="nl-BE"/>
        </w:rPr>
        <w:t xml:space="preserve"> Julien Van-diest aan Internationaal Meester Hans Bouwmeester</w:t>
      </w:r>
      <w:r w:rsidR="00BC635D">
        <w:rPr>
          <w:sz w:val="20"/>
          <w:szCs w:val="20"/>
          <w:lang w:val="nl-BE"/>
        </w:rPr>
        <w:t>,</w:t>
      </w:r>
      <w:r>
        <w:rPr>
          <w:sz w:val="20"/>
          <w:szCs w:val="20"/>
          <w:lang w:val="nl-BE"/>
        </w:rPr>
        <w:t xml:space="preserve"> ter</w:t>
      </w:r>
      <w:r w:rsidR="00BC635D">
        <w:rPr>
          <w:sz w:val="20"/>
          <w:szCs w:val="20"/>
          <w:lang w:val="nl-BE"/>
        </w:rPr>
        <w:t xml:space="preserve"> gelege</w:t>
      </w:r>
      <w:r w:rsidR="004D14CE">
        <w:rPr>
          <w:sz w:val="20"/>
          <w:szCs w:val="20"/>
          <w:lang w:val="nl-BE"/>
        </w:rPr>
        <w:t>n-</w:t>
      </w:r>
      <w:r w:rsidR="00BC635D">
        <w:rPr>
          <w:sz w:val="20"/>
          <w:szCs w:val="20"/>
          <w:lang w:val="nl-BE"/>
        </w:rPr>
        <w:t xml:space="preserve">heid van zijn </w:t>
      </w:r>
      <w:r>
        <w:rPr>
          <w:sz w:val="20"/>
          <w:szCs w:val="20"/>
          <w:lang w:val="nl-BE"/>
        </w:rPr>
        <w:t xml:space="preserve"> 75e verjaardag. </w:t>
      </w:r>
    </w:p>
    <w:p w14:paraId="56385A59" w14:textId="77777777" w:rsidR="00C13680" w:rsidRDefault="00C13680" w:rsidP="006F3923">
      <w:pPr>
        <w:jc w:val="both"/>
        <w:rPr>
          <w:sz w:val="20"/>
          <w:szCs w:val="20"/>
          <w:lang w:val="nl-BE"/>
        </w:rPr>
      </w:pPr>
    </w:p>
    <w:p w14:paraId="4AEEE924" w14:textId="77777777" w:rsidR="006F3923" w:rsidRDefault="006F3923" w:rsidP="006F3923">
      <w:pPr>
        <w:jc w:val="both"/>
        <w:rPr>
          <w:sz w:val="20"/>
          <w:szCs w:val="20"/>
          <w:lang w:val="nl-BE"/>
        </w:rPr>
      </w:pPr>
      <w:r>
        <w:rPr>
          <w:sz w:val="20"/>
          <w:szCs w:val="20"/>
          <w:lang w:val="nl-BE"/>
        </w:rPr>
        <w:t>Ik had in 2004</w:t>
      </w:r>
      <w:r w:rsidR="00C13680">
        <w:rPr>
          <w:sz w:val="20"/>
          <w:szCs w:val="20"/>
          <w:lang w:val="nl-BE"/>
        </w:rPr>
        <w:t xml:space="preserve"> vriend Julien er al</w:t>
      </w:r>
      <w:r>
        <w:rPr>
          <w:sz w:val="20"/>
          <w:szCs w:val="20"/>
          <w:lang w:val="nl-BE"/>
        </w:rPr>
        <w:t xml:space="preserve"> verschei</w:t>
      </w:r>
      <w:r w:rsidR="00BC635D">
        <w:rPr>
          <w:sz w:val="20"/>
          <w:szCs w:val="20"/>
          <w:lang w:val="nl-BE"/>
        </w:rPr>
        <w:t>dene malen op ge</w:t>
      </w:r>
      <w:r>
        <w:rPr>
          <w:sz w:val="20"/>
          <w:szCs w:val="20"/>
          <w:lang w:val="nl-BE"/>
        </w:rPr>
        <w:t xml:space="preserve">wezen dat er duals en andere foutjes in zijn studie waren, die </w:t>
      </w:r>
      <w:r w:rsidR="0011216D">
        <w:rPr>
          <w:sz w:val="20"/>
          <w:szCs w:val="20"/>
          <w:lang w:val="nl-BE"/>
        </w:rPr>
        <w:t xml:space="preserve">ik dan </w:t>
      </w:r>
      <w:r>
        <w:rPr>
          <w:sz w:val="20"/>
          <w:szCs w:val="20"/>
          <w:lang w:val="nl-BE"/>
        </w:rPr>
        <w:t xml:space="preserve"> ver</w:t>
      </w:r>
      <w:r w:rsidR="0011216D">
        <w:rPr>
          <w:sz w:val="20"/>
          <w:szCs w:val="20"/>
          <w:lang w:val="nl-BE"/>
        </w:rPr>
        <w:t>-</w:t>
      </w:r>
      <w:r>
        <w:rPr>
          <w:sz w:val="20"/>
          <w:szCs w:val="20"/>
          <w:lang w:val="nl-BE"/>
        </w:rPr>
        <w:t>be</w:t>
      </w:r>
      <w:r w:rsidR="00BC635D">
        <w:rPr>
          <w:sz w:val="20"/>
          <w:szCs w:val="20"/>
          <w:lang w:val="nl-BE"/>
        </w:rPr>
        <w:t>terde en hem mede</w:t>
      </w:r>
      <w:r>
        <w:rPr>
          <w:sz w:val="20"/>
          <w:szCs w:val="20"/>
          <w:lang w:val="nl-BE"/>
        </w:rPr>
        <w:t>deelde, om</w:t>
      </w:r>
      <w:r w:rsidR="0011216D">
        <w:rPr>
          <w:sz w:val="20"/>
          <w:szCs w:val="20"/>
          <w:lang w:val="nl-BE"/>
        </w:rPr>
        <w:t>-</w:t>
      </w:r>
      <w:r>
        <w:rPr>
          <w:sz w:val="20"/>
          <w:szCs w:val="20"/>
          <w:lang w:val="nl-BE"/>
        </w:rPr>
        <w:t>dat Julien niet over een compu</w:t>
      </w:r>
      <w:r w:rsidR="00F762BA">
        <w:rPr>
          <w:sz w:val="20"/>
          <w:szCs w:val="20"/>
          <w:lang w:val="nl-BE"/>
        </w:rPr>
        <w:t>ter</w:t>
      </w:r>
      <w:r>
        <w:rPr>
          <w:sz w:val="20"/>
          <w:szCs w:val="20"/>
          <w:lang w:val="nl-BE"/>
        </w:rPr>
        <w:t xml:space="preserve"> bes</w:t>
      </w:r>
      <w:r w:rsidR="00AA50F9">
        <w:rPr>
          <w:sz w:val="20"/>
          <w:szCs w:val="20"/>
          <w:lang w:val="nl-BE"/>
        </w:rPr>
        <w:t>chikte, veronderstel ik.</w:t>
      </w:r>
    </w:p>
    <w:p w14:paraId="4A72D7A1" w14:textId="77777777" w:rsidR="006F3923" w:rsidRDefault="006F3923" w:rsidP="006F3923">
      <w:pPr>
        <w:jc w:val="both"/>
        <w:rPr>
          <w:sz w:val="20"/>
          <w:szCs w:val="20"/>
          <w:lang w:val="nl-BE"/>
        </w:rPr>
      </w:pPr>
    </w:p>
    <w:p w14:paraId="32C71541" w14:textId="77777777" w:rsidR="00B75D78" w:rsidRDefault="00B75D78" w:rsidP="006F3923">
      <w:pPr>
        <w:jc w:val="both"/>
        <w:rPr>
          <w:sz w:val="20"/>
          <w:szCs w:val="20"/>
          <w:lang w:val="nl-BE"/>
        </w:rPr>
      </w:pPr>
    </w:p>
    <w:p w14:paraId="1A872952" w14:textId="77777777" w:rsidR="00187622" w:rsidRDefault="00187622" w:rsidP="006F3923">
      <w:pPr>
        <w:jc w:val="both"/>
        <w:rPr>
          <w:sz w:val="20"/>
          <w:szCs w:val="20"/>
          <w:lang w:val="nl-BE"/>
        </w:rPr>
      </w:pPr>
    </w:p>
    <w:p w14:paraId="4E48E5F0" w14:textId="77777777" w:rsidR="00B75D78" w:rsidRDefault="00B75D78" w:rsidP="006F3923">
      <w:pPr>
        <w:jc w:val="both"/>
        <w:rPr>
          <w:sz w:val="20"/>
          <w:szCs w:val="20"/>
          <w:lang w:val="nl-BE"/>
        </w:rPr>
      </w:pPr>
    </w:p>
    <w:p w14:paraId="5DA9F609" w14:textId="77777777" w:rsidR="006F3923" w:rsidRPr="001B15B0" w:rsidRDefault="006F3923" w:rsidP="006F3923">
      <w:pPr>
        <w:jc w:val="both"/>
        <w:rPr>
          <w:sz w:val="20"/>
          <w:szCs w:val="20"/>
          <w:lang w:val="nl-BE"/>
        </w:rPr>
      </w:pPr>
      <w:r>
        <w:rPr>
          <w:sz w:val="20"/>
          <w:szCs w:val="20"/>
          <w:lang w:val="nl-BE"/>
        </w:rPr>
        <w:t xml:space="preserve">Plots verscheen dan in </w:t>
      </w:r>
      <w:r>
        <w:rPr>
          <w:i/>
          <w:sz w:val="20"/>
          <w:szCs w:val="20"/>
          <w:lang w:val="nl-BE"/>
        </w:rPr>
        <w:t>EG</w:t>
      </w:r>
      <w:r>
        <w:rPr>
          <w:sz w:val="20"/>
          <w:szCs w:val="20"/>
          <w:lang w:val="nl-BE"/>
        </w:rPr>
        <w:t xml:space="preserve"> 2004, onder de titel: </w:t>
      </w:r>
      <w:r>
        <w:rPr>
          <w:i/>
          <w:sz w:val="20"/>
          <w:szCs w:val="20"/>
          <w:lang w:val="nl-BE"/>
        </w:rPr>
        <w:t xml:space="preserve">Vandiest 90 years!, </w:t>
      </w:r>
      <w:r>
        <w:rPr>
          <w:sz w:val="20"/>
          <w:szCs w:val="20"/>
          <w:lang w:val="nl-BE"/>
        </w:rPr>
        <w:t>de onderstaande studie met een oplossing door</w:t>
      </w:r>
      <w:r>
        <w:rPr>
          <w:rFonts w:cs="Arial"/>
          <w:sz w:val="20"/>
          <w:szCs w:val="20"/>
          <w:lang w:val="nl-BE"/>
        </w:rPr>
        <w:t xml:space="preserve"> vriend Hans be-schreven als: </w:t>
      </w:r>
      <w:r>
        <w:rPr>
          <w:rFonts w:cs="Arial"/>
          <w:i/>
          <w:sz w:val="20"/>
          <w:szCs w:val="20"/>
          <w:lang w:val="nl-BE"/>
        </w:rPr>
        <w:t>“As far as I can tell the sometimes astounding victory strategies are flawless.”</w:t>
      </w:r>
      <w:r w:rsidR="001B15B0">
        <w:rPr>
          <w:rFonts w:cs="Arial"/>
          <w:sz w:val="20"/>
          <w:szCs w:val="20"/>
          <w:lang w:val="nl-BE"/>
        </w:rPr>
        <w:t xml:space="preserve"> :</w:t>
      </w:r>
    </w:p>
    <w:p w14:paraId="5C50ACE8" w14:textId="77777777" w:rsidR="006F3923" w:rsidRDefault="006F3923" w:rsidP="006F3923">
      <w:pPr>
        <w:jc w:val="both"/>
        <w:rPr>
          <w:rFonts w:cs="Arial"/>
          <w:i/>
          <w:sz w:val="20"/>
          <w:szCs w:val="20"/>
          <w:lang w:val="nl-BE"/>
        </w:rPr>
      </w:pPr>
    </w:p>
    <w:p w14:paraId="1E0620DE" w14:textId="77777777" w:rsidR="006F3923" w:rsidRPr="00E11B4B" w:rsidRDefault="006F3923" w:rsidP="006F3923">
      <w:pPr>
        <w:jc w:val="both"/>
        <w:rPr>
          <w:rFonts w:cs="Arial"/>
          <w:sz w:val="20"/>
          <w:szCs w:val="20"/>
          <w:lang w:val="nl-BE"/>
        </w:rPr>
      </w:pPr>
      <w:r w:rsidRPr="00E11B4B">
        <w:rPr>
          <w:rFonts w:cs="Arial"/>
          <w:sz w:val="20"/>
          <w:szCs w:val="20"/>
          <w:lang w:val="nl-BE"/>
        </w:rPr>
        <w:t>Kc6 Dc8 Lf1 / Ka5 De7 f5 h6 +</w:t>
      </w:r>
    </w:p>
    <w:p w14:paraId="6C279D4B" w14:textId="77777777" w:rsidR="009A1DDF" w:rsidRDefault="009A1DDF" w:rsidP="006F3923">
      <w:pPr>
        <w:jc w:val="both"/>
        <w:rPr>
          <w:rFonts w:cs="Arial"/>
          <w:b/>
          <w:sz w:val="20"/>
          <w:szCs w:val="20"/>
          <w:lang w:val="nl-BE"/>
        </w:rPr>
      </w:pPr>
    </w:p>
    <w:p w14:paraId="46CA2C60" w14:textId="77777777" w:rsidR="009A1DDF" w:rsidRPr="009A1DDF" w:rsidRDefault="009A1DDF" w:rsidP="006F3923">
      <w:pPr>
        <w:jc w:val="both"/>
        <w:rPr>
          <w:rFonts w:cs="Arial"/>
          <w:sz w:val="20"/>
          <w:szCs w:val="20"/>
          <w:lang w:val="nl-BE"/>
        </w:rPr>
      </w:pPr>
      <w:r>
        <w:rPr>
          <w:rFonts w:cs="Arial"/>
          <w:sz w:val="20"/>
          <w:szCs w:val="20"/>
          <w:lang w:val="nl-BE"/>
        </w:rPr>
        <w:t>Met deze niet correcte oplossing:</w:t>
      </w:r>
    </w:p>
    <w:p w14:paraId="55152887" w14:textId="77777777" w:rsidR="009A1DDF" w:rsidRDefault="009A1DDF" w:rsidP="006F3923">
      <w:pPr>
        <w:jc w:val="both"/>
        <w:rPr>
          <w:rFonts w:cs="Arial"/>
          <w:b/>
          <w:sz w:val="20"/>
          <w:szCs w:val="20"/>
          <w:lang w:val="nl-BE"/>
        </w:rPr>
      </w:pPr>
    </w:p>
    <w:p w14:paraId="27C0B217" w14:textId="77777777" w:rsidR="006F3923" w:rsidRPr="00F46F55" w:rsidRDefault="00BA195D" w:rsidP="006F3923">
      <w:pPr>
        <w:jc w:val="both"/>
        <w:rPr>
          <w:rFonts w:cs="Arial"/>
          <w:sz w:val="20"/>
          <w:szCs w:val="20"/>
          <w:lang w:val="nl-BE"/>
        </w:rPr>
      </w:pPr>
      <w:r>
        <w:rPr>
          <w:rFonts w:cs="Arial"/>
          <w:sz w:val="20"/>
          <w:szCs w:val="20"/>
          <w:lang w:val="nl-BE"/>
        </w:rPr>
        <w:t>1.Ka6 Kb4 2.D</w:t>
      </w:r>
      <w:r w:rsidR="006F3923">
        <w:rPr>
          <w:rFonts w:cs="Arial"/>
          <w:sz w:val="20"/>
          <w:szCs w:val="20"/>
          <w:lang w:val="nl-BE"/>
        </w:rPr>
        <w:t>c4+ Ka3 3.Dc3+ K</w:t>
      </w:r>
      <w:r w:rsidR="00F46F55">
        <w:rPr>
          <w:rFonts w:cs="Arial"/>
          <w:sz w:val="20"/>
          <w:szCs w:val="20"/>
          <w:lang w:val="nl-BE"/>
        </w:rPr>
        <w:t xml:space="preserve">a2 4.Lc4+ Kb1 5.Ld3+ Ka2 </w:t>
      </w:r>
      <w:r w:rsidR="00F46F55" w:rsidRPr="00F46F55">
        <w:rPr>
          <w:rFonts w:cs="Arial"/>
          <w:b/>
          <w:sz w:val="20"/>
          <w:szCs w:val="20"/>
          <w:lang w:val="nl-BE"/>
        </w:rPr>
        <w:t>6.Dc2+</w:t>
      </w:r>
      <w:r w:rsidR="00F46F55">
        <w:rPr>
          <w:rFonts w:cs="Arial"/>
          <w:sz w:val="20"/>
          <w:szCs w:val="20"/>
          <w:lang w:val="nl-BE"/>
        </w:rPr>
        <w:t xml:space="preserve"> (</w:t>
      </w:r>
      <w:r w:rsidR="006F3923">
        <w:rPr>
          <w:rFonts w:cs="Arial"/>
          <w:i/>
          <w:sz w:val="20"/>
          <w:szCs w:val="20"/>
          <w:lang w:val="nl-BE"/>
        </w:rPr>
        <w:t xml:space="preserve">Maar ook </w:t>
      </w:r>
      <w:r w:rsidR="006F3923" w:rsidRPr="00C454F1">
        <w:rPr>
          <w:rFonts w:cs="Arial"/>
          <w:b/>
          <w:i/>
          <w:sz w:val="20"/>
          <w:szCs w:val="20"/>
          <w:lang w:val="nl-BE"/>
        </w:rPr>
        <w:t>6.Dd2+</w:t>
      </w:r>
      <w:r w:rsidR="00F46F55">
        <w:rPr>
          <w:rFonts w:cs="Arial"/>
          <w:i/>
          <w:sz w:val="20"/>
          <w:szCs w:val="20"/>
          <w:lang w:val="nl-BE"/>
        </w:rPr>
        <w:t xml:space="preserve"> is </w:t>
      </w:r>
      <w:r w:rsidR="006F3923">
        <w:rPr>
          <w:rFonts w:cs="Arial"/>
          <w:i/>
          <w:sz w:val="20"/>
          <w:szCs w:val="20"/>
          <w:lang w:val="nl-BE"/>
        </w:rPr>
        <w:t>cor</w:t>
      </w:r>
      <w:r w:rsidR="00F46F55">
        <w:rPr>
          <w:rFonts w:cs="Arial"/>
          <w:i/>
          <w:sz w:val="20"/>
          <w:szCs w:val="20"/>
          <w:lang w:val="nl-BE"/>
        </w:rPr>
        <w:t>-</w:t>
      </w:r>
      <w:r w:rsidR="006F3923">
        <w:rPr>
          <w:rFonts w:cs="Arial"/>
          <w:i/>
          <w:sz w:val="20"/>
          <w:szCs w:val="20"/>
          <w:lang w:val="nl-BE"/>
        </w:rPr>
        <w:t>rect.</w:t>
      </w:r>
      <w:r w:rsidR="00F46F55">
        <w:rPr>
          <w:rFonts w:cs="Arial"/>
          <w:i/>
          <w:sz w:val="20"/>
          <w:szCs w:val="20"/>
          <w:lang w:val="nl-BE"/>
        </w:rPr>
        <w:t>)</w:t>
      </w:r>
      <w:r w:rsidR="00F46F55">
        <w:rPr>
          <w:rFonts w:cs="Arial"/>
          <w:sz w:val="20"/>
          <w:szCs w:val="20"/>
          <w:lang w:val="nl-BE"/>
        </w:rPr>
        <w:t xml:space="preserve"> </w:t>
      </w:r>
      <w:r w:rsidR="006F3923">
        <w:rPr>
          <w:rFonts w:cs="Arial"/>
          <w:sz w:val="20"/>
          <w:szCs w:val="20"/>
          <w:lang w:val="nl-BE"/>
        </w:rPr>
        <w:t xml:space="preserve">6…Ka3 7.Dc1+ Kb3 8.Lc2+ Kc4 8.Lc2+ Kc4 9.Lb1+ Kd4 10.Dd2+ Ke5 11.De3+ Kf6 12.Dxh6 Ke5 13.Dh2+ Kd4 14.Dd2+ Ke5 15.De1+ Kf6 16.Dh4+ Kf7 17.La2+ Ke8 18.Dh8+ Df8 19.De5+ De7 20.Le6 Db4 21.Lxf5+ Kf7 22.De6+ Kg7 23.Dg6+ Kf8 24.Dh6+ Kf7 25.Lg6+ Kf(e)6 26.Lh7+ Ke5 </w:t>
      </w:r>
      <w:r w:rsidR="006F3923" w:rsidRPr="00F46F55">
        <w:rPr>
          <w:rFonts w:cs="Arial"/>
          <w:b/>
          <w:sz w:val="20"/>
          <w:szCs w:val="20"/>
          <w:lang w:val="nl-BE"/>
        </w:rPr>
        <w:t>27.Dg5</w:t>
      </w:r>
      <w:r w:rsidR="00F46F55">
        <w:rPr>
          <w:rFonts w:cs="Arial"/>
          <w:sz w:val="20"/>
          <w:szCs w:val="20"/>
          <w:lang w:val="nl-BE"/>
        </w:rPr>
        <w:t xml:space="preserve"> (</w:t>
      </w:r>
      <w:r w:rsidR="00F46F55">
        <w:rPr>
          <w:rFonts w:cs="Arial"/>
          <w:i/>
          <w:sz w:val="20"/>
          <w:szCs w:val="20"/>
          <w:lang w:val="nl-BE"/>
        </w:rPr>
        <w:t>O</w:t>
      </w:r>
      <w:r w:rsidR="006F3923">
        <w:rPr>
          <w:rFonts w:cs="Arial"/>
          <w:i/>
          <w:sz w:val="20"/>
          <w:szCs w:val="20"/>
          <w:lang w:val="nl-BE"/>
        </w:rPr>
        <w:t xml:space="preserve">ok </w:t>
      </w:r>
      <w:r w:rsidR="006F3923" w:rsidRPr="00C454F1">
        <w:rPr>
          <w:rFonts w:cs="Arial"/>
          <w:b/>
          <w:i/>
          <w:sz w:val="20"/>
          <w:szCs w:val="20"/>
          <w:lang w:val="nl-BE"/>
        </w:rPr>
        <w:t>27.Dh5</w:t>
      </w:r>
      <w:r w:rsidR="0093488D">
        <w:rPr>
          <w:rFonts w:cs="Arial"/>
          <w:b/>
          <w:i/>
          <w:sz w:val="20"/>
          <w:szCs w:val="20"/>
          <w:lang w:val="nl-BE"/>
        </w:rPr>
        <w:t xml:space="preserve"> </w:t>
      </w:r>
      <w:r w:rsidR="0093488D">
        <w:rPr>
          <w:rFonts w:cs="Arial"/>
          <w:i/>
          <w:sz w:val="20"/>
          <w:szCs w:val="20"/>
          <w:lang w:val="nl-BE"/>
        </w:rPr>
        <w:t xml:space="preserve">of </w:t>
      </w:r>
      <w:r w:rsidR="0093488D">
        <w:rPr>
          <w:rFonts w:cs="Arial"/>
          <w:b/>
          <w:i/>
          <w:sz w:val="20"/>
          <w:szCs w:val="20"/>
          <w:lang w:val="nl-BE"/>
        </w:rPr>
        <w:t>27.De3+</w:t>
      </w:r>
      <w:r w:rsidR="006F3923">
        <w:rPr>
          <w:rFonts w:cs="Arial"/>
          <w:i/>
          <w:sz w:val="20"/>
          <w:szCs w:val="20"/>
          <w:lang w:val="nl-BE"/>
        </w:rPr>
        <w:t xml:space="preserve"> is correct.</w:t>
      </w:r>
      <w:r w:rsidR="00F46F55">
        <w:rPr>
          <w:rFonts w:cs="Arial"/>
          <w:i/>
          <w:sz w:val="20"/>
          <w:szCs w:val="20"/>
          <w:lang w:val="nl-BE"/>
        </w:rPr>
        <w:t>)</w:t>
      </w:r>
      <w:r w:rsidR="00F46F55">
        <w:rPr>
          <w:rFonts w:cs="Arial"/>
          <w:sz w:val="20"/>
          <w:szCs w:val="20"/>
          <w:lang w:val="nl-BE"/>
        </w:rPr>
        <w:t xml:space="preserve"> </w:t>
      </w:r>
      <w:r w:rsidR="006F3923" w:rsidRPr="00F46F55">
        <w:rPr>
          <w:rFonts w:cs="Arial"/>
          <w:sz w:val="20"/>
          <w:szCs w:val="20"/>
          <w:lang w:val="nl-BE"/>
        </w:rPr>
        <w:t>27…Kd4</w:t>
      </w:r>
      <w:r w:rsidR="006F3923">
        <w:rPr>
          <w:rFonts w:cs="Arial"/>
          <w:sz w:val="20"/>
          <w:szCs w:val="20"/>
          <w:lang w:val="nl-BE"/>
        </w:rPr>
        <w:t xml:space="preserve"> 28.Dh4+ Kc3 29.De1+ Kb3 30.Lg8 Ka4 31.Da1+ Da3 32.Dd1+ Ka5 </w:t>
      </w:r>
      <w:r w:rsidR="006F3923" w:rsidRPr="00F46F55">
        <w:rPr>
          <w:rFonts w:cs="Arial"/>
          <w:b/>
          <w:sz w:val="20"/>
          <w:szCs w:val="20"/>
          <w:lang w:val="nl-BE"/>
        </w:rPr>
        <w:t>33.Dd5+</w:t>
      </w:r>
      <w:r w:rsidR="00F46F55">
        <w:rPr>
          <w:rFonts w:cs="Arial"/>
          <w:b/>
          <w:sz w:val="20"/>
          <w:szCs w:val="20"/>
          <w:lang w:val="nl-BE"/>
        </w:rPr>
        <w:t xml:space="preserve"> </w:t>
      </w:r>
      <w:r w:rsidR="00F46F55">
        <w:rPr>
          <w:rFonts w:cs="Arial"/>
          <w:i/>
          <w:sz w:val="20"/>
          <w:szCs w:val="20"/>
          <w:lang w:val="nl-BE"/>
        </w:rPr>
        <w:t>(</w:t>
      </w:r>
      <w:r w:rsidR="006F3923">
        <w:rPr>
          <w:rFonts w:cs="Arial"/>
          <w:i/>
          <w:sz w:val="20"/>
          <w:szCs w:val="20"/>
          <w:lang w:val="nl-BE"/>
        </w:rPr>
        <w:t>Ook hier is</w:t>
      </w:r>
      <w:r w:rsidR="00F46F55">
        <w:rPr>
          <w:rFonts w:cs="Arial"/>
          <w:i/>
          <w:sz w:val="20"/>
          <w:szCs w:val="20"/>
          <w:lang w:val="nl-BE"/>
        </w:rPr>
        <w:t xml:space="preserve"> nu</w:t>
      </w:r>
      <w:r w:rsidR="006F3923">
        <w:rPr>
          <w:rFonts w:cs="Arial"/>
          <w:i/>
          <w:sz w:val="20"/>
          <w:szCs w:val="20"/>
          <w:lang w:val="nl-BE"/>
        </w:rPr>
        <w:t xml:space="preserve"> </w:t>
      </w:r>
      <w:r w:rsidR="006F3923" w:rsidRPr="00C454F1">
        <w:rPr>
          <w:rFonts w:cs="Arial"/>
          <w:b/>
          <w:i/>
          <w:sz w:val="20"/>
          <w:szCs w:val="20"/>
          <w:lang w:val="nl-BE"/>
        </w:rPr>
        <w:t>33.Dh5+</w:t>
      </w:r>
      <w:r w:rsidR="0093488D">
        <w:rPr>
          <w:rFonts w:cs="Arial"/>
          <w:b/>
          <w:i/>
          <w:sz w:val="20"/>
          <w:szCs w:val="20"/>
          <w:lang w:val="nl-BE"/>
        </w:rPr>
        <w:t xml:space="preserve">, 33.Dd8+, 33.De1+ </w:t>
      </w:r>
      <w:r w:rsidR="0093488D" w:rsidRPr="0093488D">
        <w:rPr>
          <w:rFonts w:cs="Arial"/>
          <w:i/>
          <w:sz w:val="20"/>
          <w:szCs w:val="20"/>
          <w:lang w:val="nl-BE"/>
        </w:rPr>
        <w:t>of</w:t>
      </w:r>
      <w:r w:rsidR="0093488D">
        <w:rPr>
          <w:rFonts w:cs="Arial"/>
          <w:i/>
          <w:sz w:val="20"/>
          <w:szCs w:val="20"/>
          <w:lang w:val="nl-BE"/>
        </w:rPr>
        <w:t xml:space="preserve"> ook</w:t>
      </w:r>
      <w:r w:rsidR="0093488D">
        <w:rPr>
          <w:rFonts w:cs="Arial"/>
          <w:b/>
          <w:i/>
          <w:sz w:val="20"/>
          <w:szCs w:val="20"/>
          <w:lang w:val="nl-BE"/>
        </w:rPr>
        <w:t xml:space="preserve"> 33.Dd2</w:t>
      </w:r>
      <w:r w:rsidR="00F46F55">
        <w:rPr>
          <w:rFonts w:cs="Arial"/>
          <w:b/>
          <w:i/>
          <w:sz w:val="20"/>
          <w:szCs w:val="20"/>
          <w:lang w:val="nl-BE"/>
        </w:rPr>
        <w:t xml:space="preserve"> </w:t>
      </w:r>
      <w:r w:rsidR="00F46F55">
        <w:rPr>
          <w:rFonts w:cs="Arial"/>
          <w:i/>
          <w:sz w:val="20"/>
          <w:szCs w:val="20"/>
          <w:lang w:val="nl-BE"/>
        </w:rPr>
        <w:t xml:space="preserve">correct.) </w:t>
      </w:r>
      <w:r w:rsidR="00F46F55">
        <w:rPr>
          <w:rFonts w:cs="Arial"/>
          <w:sz w:val="20"/>
          <w:szCs w:val="20"/>
          <w:lang w:val="nl-BE"/>
        </w:rPr>
        <w:t xml:space="preserve">33…Kb4 </w:t>
      </w:r>
      <w:r w:rsidR="006F3923" w:rsidRPr="00F46F55">
        <w:rPr>
          <w:rFonts w:cs="Arial"/>
          <w:b/>
          <w:sz w:val="20"/>
          <w:szCs w:val="20"/>
          <w:lang w:val="nl-BE"/>
        </w:rPr>
        <w:t>34.Dc4+</w:t>
      </w:r>
      <w:r w:rsidR="006F3923">
        <w:rPr>
          <w:rFonts w:cs="Arial"/>
          <w:sz w:val="20"/>
          <w:szCs w:val="20"/>
          <w:lang w:val="nl-BE"/>
        </w:rPr>
        <w:t xml:space="preserve"> </w:t>
      </w:r>
      <w:r w:rsidR="00F46F55">
        <w:rPr>
          <w:rFonts w:cs="Arial"/>
          <w:i/>
          <w:sz w:val="20"/>
          <w:szCs w:val="20"/>
          <w:lang w:val="nl-BE"/>
        </w:rPr>
        <w:t>(</w:t>
      </w:r>
      <w:r w:rsidR="006F3923">
        <w:rPr>
          <w:rFonts w:cs="Arial"/>
          <w:i/>
          <w:sz w:val="20"/>
          <w:szCs w:val="20"/>
          <w:lang w:val="nl-BE"/>
        </w:rPr>
        <w:t xml:space="preserve">En tenslotte is ook </w:t>
      </w:r>
      <w:r w:rsidR="006F3923" w:rsidRPr="00C454F1">
        <w:rPr>
          <w:rFonts w:cs="Arial"/>
          <w:b/>
          <w:i/>
          <w:sz w:val="20"/>
          <w:szCs w:val="20"/>
          <w:lang w:val="nl-BE"/>
        </w:rPr>
        <w:t>34.Dc5</w:t>
      </w:r>
      <w:r w:rsidR="0093488D">
        <w:rPr>
          <w:rFonts w:cs="Arial"/>
          <w:b/>
          <w:i/>
          <w:sz w:val="20"/>
          <w:szCs w:val="20"/>
          <w:lang w:val="nl-BE"/>
        </w:rPr>
        <w:t xml:space="preserve">, 34.Dd4+ </w:t>
      </w:r>
      <w:r w:rsidR="0093488D" w:rsidRPr="0093488D">
        <w:rPr>
          <w:rFonts w:cs="Arial"/>
          <w:i/>
          <w:sz w:val="20"/>
          <w:szCs w:val="20"/>
          <w:lang w:val="nl-BE"/>
        </w:rPr>
        <w:t>en</w:t>
      </w:r>
      <w:r w:rsidR="0093488D">
        <w:rPr>
          <w:rFonts w:cs="Arial"/>
          <w:b/>
          <w:i/>
          <w:sz w:val="20"/>
          <w:szCs w:val="20"/>
          <w:lang w:val="nl-BE"/>
        </w:rPr>
        <w:t xml:space="preserve"> 34.Dd6</w:t>
      </w:r>
      <w:r w:rsidR="0093488D">
        <w:rPr>
          <w:rFonts w:cs="Arial"/>
          <w:i/>
          <w:sz w:val="20"/>
          <w:szCs w:val="20"/>
          <w:lang w:val="nl-BE"/>
        </w:rPr>
        <w:t xml:space="preserve"> winnend</w:t>
      </w:r>
      <w:r w:rsidR="00F46F55">
        <w:rPr>
          <w:rFonts w:cs="Arial"/>
          <w:i/>
          <w:sz w:val="20"/>
          <w:szCs w:val="20"/>
          <w:lang w:val="nl-BE"/>
        </w:rPr>
        <w:t>)</w:t>
      </w:r>
      <w:r w:rsidR="00F46F55">
        <w:rPr>
          <w:rFonts w:cs="Arial"/>
          <w:sz w:val="20"/>
          <w:szCs w:val="20"/>
          <w:lang w:val="nl-BE"/>
        </w:rPr>
        <w:t xml:space="preserve"> </w:t>
      </w:r>
      <w:r w:rsidR="006F3923">
        <w:rPr>
          <w:rFonts w:cs="Arial"/>
          <w:sz w:val="20"/>
          <w:szCs w:val="20"/>
          <w:lang w:val="nl-BE"/>
        </w:rPr>
        <w:t>34…Ka5 35.Db5+ en mat.</w:t>
      </w:r>
      <w:r w:rsidR="006F3923">
        <w:rPr>
          <w:rFonts w:cs="Arial"/>
          <w:i/>
          <w:sz w:val="20"/>
          <w:szCs w:val="20"/>
          <w:lang w:val="nl-BE"/>
        </w:rPr>
        <w:t xml:space="preserve"> </w:t>
      </w:r>
    </w:p>
    <w:p w14:paraId="267CD72D" w14:textId="77777777" w:rsidR="004334F1" w:rsidRDefault="00407CA5" w:rsidP="006F3923">
      <w:pPr>
        <w:jc w:val="both"/>
        <w:rPr>
          <w:rFonts w:cs="Arial"/>
          <w:i/>
          <w:sz w:val="20"/>
          <w:szCs w:val="20"/>
          <w:lang w:val="nl-BE"/>
        </w:rPr>
      </w:pPr>
      <w:r>
        <w:rPr>
          <w:rFonts w:cs="Arial"/>
          <w:i/>
          <w:sz w:val="20"/>
          <w:szCs w:val="20"/>
          <w:lang w:val="nl-BE"/>
        </w:rPr>
        <w:br w:type="column"/>
      </w:r>
    </w:p>
    <w:p w14:paraId="1E57A361" w14:textId="77777777" w:rsidR="00187622" w:rsidRDefault="00187622" w:rsidP="006F3923">
      <w:pPr>
        <w:jc w:val="both"/>
        <w:rPr>
          <w:rFonts w:cs="Arial"/>
          <w:i/>
          <w:sz w:val="20"/>
          <w:szCs w:val="20"/>
          <w:lang w:val="nl-BE"/>
        </w:rPr>
      </w:pPr>
    </w:p>
    <w:p w14:paraId="23238566" w14:textId="77777777" w:rsidR="00187622" w:rsidRDefault="00187622" w:rsidP="006F3923">
      <w:pPr>
        <w:jc w:val="both"/>
        <w:rPr>
          <w:rFonts w:cs="Arial"/>
          <w:sz w:val="20"/>
          <w:szCs w:val="20"/>
          <w:lang w:val="nl-BE"/>
        </w:rPr>
      </w:pPr>
    </w:p>
    <w:p w14:paraId="24C166A2" w14:textId="77777777" w:rsidR="00B75D78" w:rsidRDefault="00B75D78" w:rsidP="006F3923">
      <w:pPr>
        <w:jc w:val="both"/>
        <w:rPr>
          <w:rFonts w:cs="Arial"/>
          <w:sz w:val="20"/>
          <w:szCs w:val="20"/>
          <w:lang w:val="nl-BE"/>
        </w:rPr>
      </w:pPr>
    </w:p>
    <w:p w14:paraId="2A8B20C1" w14:textId="77777777" w:rsidR="006F3923" w:rsidRDefault="00E14C05" w:rsidP="006F3923">
      <w:pPr>
        <w:jc w:val="both"/>
        <w:rPr>
          <w:rFonts w:cs="Arial"/>
          <w:i/>
          <w:sz w:val="20"/>
          <w:szCs w:val="20"/>
          <w:lang w:val="nl-BE"/>
        </w:rPr>
      </w:pPr>
      <w:r>
        <w:rPr>
          <w:rFonts w:cs="Arial"/>
          <w:sz w:val="20"/>
          <w:szCs w:val="20"/>
          <w:lang w:val="nl-BE"/>
        </w:rPr>
        <w:t>Sorry, maar de</w:t>
      </w:r>
      <w:r w:rsidR="006F3923">
        <w:rPr>
          <w:rFonts w:cs="Arial"/>
          <w:sz w:val="20"/>
          <w:szCs w:val="20"/>
          <w:lang w:val="nl-BE"/>
        </w:rPr>
        <w:t xml:space="preserve"> studie is dus niet correct, </w:t>
      </w:r>
      <w:r w:rsidR="00197A25">
        <w:rPr>
          <w:rFonts w:cs="Arial"/>
          <w:sz w:val="20"/>
          <w:szCs w:val="20"/>
          <w:lang w:val="nl-BE"/>
        </w:rPr>
        <w:t>maar</w:t>
      </w:r>
      <w:r w:rsidR="006F3923">
        <w:rPr>
          <w:rFonts w:cs="Arial"/>
          <w:sz w:val="20"/>
          <w:szCs w:val="20"/>
          <w:lang w:val="nl-BE"/>
        </w:rPr>
        <w:t xml:space="preserve"> </w:t>
      </w:r>
      <w:r w:rsidR="009E3A23">
        <w:rPr>
          <w:rFonts w:cs="Arial"/>
          <w:sz w:val="20"/>
          <w:szCs w:val="20"/>
          <w:lang w:val="nl-BE"/>
        </w:rPr>
        <w:t xml:space="preserve"> vele malen </w:t>
      </w:r>
      <w:r w:rsidR="006F3923">
        <w:rPr>
          <w:rFonts w:cs="Arial"/>
          <w:sz w:val="20"/>
          <w:szCs w:val="20"/>
          <w:lang w:val="nl-BE"/>
        </w:rPr>
        <w:t>neven</w:t>
      </w:r>
      <w:r w:rsidR="009E3A23">
        <w:rPr>
          <w:rFonts w:cs="Arial"/>
          <w:sz w:val="20"/>
          <w:szCs w:val="20"/>
          <w:lang w:val="nl-BE"/>
        </w:rPr>
        <w:t>-</w:t>
      </w:r>
      <w:r w:rsidR="006F3923">
        <w:rPr>
          <w:rFonts w:cs="Arial"/>
          <w:sz w:val="20"/>
          <w:szCs w:val="20"/>
          <w:lang w:val="nl-BE"/>
        </w:rPr>
        <w:t xml:space="preserve">oplosbaar. </w:t>
      </w:r>
    </w:p>
    <w:p w14:paraId="36746607" w14:textId="77777777" w:rsidR="006F3923" w:rsidRDefault="006F3923" w:rsidP="006F3923">
      <w:pPr>
        <w:jc w:val="both"/>
        <w:rPr>
          <w:rFonts w:cs="Arial"/>
          <w:sz w:val="20"/>
          <w:szCs w:val="20"/>
          <w:lang w:val="nl-BE"/>
        </w:rPr>
      </w:pPr>
    </w:p>
    <w:p w14:paraId="2A7AF32F" w14:textId="77777777" w:rsidR="006F3923" w:rsidRDefault="006F3923" w:rsidP="006F3923">
      <w:pPr>
        <w:jc w:val="both"/>
        <w:rPr>
          <w:rFonts w:cs="Arial"/>
          <w:sz w:val="20"/>
          <w:szCs w:val="20"/>
          <w:lang w:val="nl-BE"/>
        </w:rPr>
      </w:pPr>
      <w:r>
        <w:rPr>
          <w:rFonts w:cs="Arial"/>
          <w:i/>
          <w:sz w:val="20"/>
          <w:szCs w:val="20"/>
          <w:lang w:val="nl-BE"/>
        </w:rPr>
        <w:t xml:space="preserve">“Deze studie blijkt toch al eerder te zijn gepubliceerd, namelijk in Sachova Skladba 1991…” </w:t>
      </w:r>
      <w:r>
        <w:rPr>
          <w:rFonts w:cs="Arial"/>
          <w:sz w:val="20"/>
          <w:szCs w:val="20"/>
          <w:lang w:val="nl-BE"/>
        </w:rPr>
        <w:t>schreef</w:t>
      </w:r>
    </w:p>
    <w:p w14:paraId="49D02758" w14:textId="77777777" w:rsidR="0097480F" w:rsidRDefault="006F3923" w:rsidP="006F3923">
      <w:pPr>
        <w:jc w:val="both"/>
        <w:rPr>
          <w:rFonts w:cs="Arial"/>
          <w:sz w:val="20"/>
          <w:szCs w:val="20"/>
          <w:lang w:val="nl-BE"/>
        </w:rPr>
      </w:pPr>
      <w:r>
        <w:rPr>
          <w:rFonts w:cs="Arial"/>
          <w:sz w:val="20"/>
          <w:szCs w:val="20"/>
          <w:lang w:val="nl-BE"/>
        </w:rPr>
        <w:t>Ha</w:t>
      </w:r>
      <w:r w:rsidR="00197A25">
        <w:rPr>
          <w:rFonts w:cs="Arial"/>
          <w:sz w:val="20"/>
          <w:szCs w:val="20"/>
          <w:lang w:val="nl-BE"/>
        </w:rPr>
        <w:t>rold van der Heijden, die blijk</w:t>
      </w:r>
      <w:r w:rsidR="00E215EC">
        <w:rPr>
          <w:rFonts w:cs="Arial"/>
          <w:sz w:val="20"/>
          <w:szCs w:val="20"/>
          <w:lang w:val="nl-BE"/>
        </w:rPr>
        <w:t>-</w:t>
      </w:r>
      <w:r w:rsidR="00197A25">
        <w:rPr>
          <w:rFonts w:cs="Arial"/>
          <w:sz w:val="20"/>
          <w:szCs w:val="20"/>
          <w:lang w:val="nl-BE"/>
        </w:rPr>
        <w:t>baar</w:t>
      </w:r>
      <w:r w:rsidRPr="00197A25">
        <w:rPr>
          <w:rFonts w:cs="Arial"/>
          <w:sz w:val="20"/>
          <w:szCs w:val="20"/>
          <w:lang w:val="nl-BE"/>
        </w:rPr>
        <w:t xml:space="preserve"> overdonderd door deze</w:t>
      </w:r>
      <w:r w:rsidR="00E215EC">
        <w:rPr>
          <w:rFonts w:cs="Arial"/>
          <w:sz w:val="20"/>
          <w:szCs w:val="20"/>
          <w:lang w:val="nl-BE"/>
        </w:rPr>
        <w:t xml:space="preserve"> </w:t>
      </w:r>
      <w:r>
        <w:rPr>
          <w:rFonts w:cs="Arial"/>
          <w:sz w:val="20"/>
          <w:szCs w:val="20"/>
          <w:lang w:val="nl-BE"/>
        </w:rPr>
        <w:t>lan</w:t>
      </w:r>
      <w:r w:rsidR="00E215EC">
        <w:rPr>
          <w:rFonts w:cs="Arial"/>
          <w:sz w:val="20"/>
          <w:szCs w:val="20"/>
          <w:lang w:val="nl-BE"/>
        </w:rPr>
        <w:t>-</w:t>
      </w:r>
      <w:r>
        <w:rPr>
          <w:rFonts w:cs="Arial"/>
          <w:sz w:val="20"/>
          <w:szCs w:val="20"/>
          <w:lang w:val="nl-BE"/>
        </w:rPr>
        <w:t>ge studie, niet verder naar eventu</w:t>
      </w:r>
      <w:r w:rsidR="00E215EC">
        <w:rPr>
          <w:rFonts w:cs="Arial"/>
          <w:sz w:val="20"/>
          <w:szCs w:val="20"/>
          <w:lang w:val="nl-BE"/>
        </w:rPr>
        <w:t>-ele fouten heeft gezocht</w:t>
      </w:r>
      <w:r w:rsidR="00120738">
        <w:rPr>
          <w:rFonts w:cs="Arial"/>
          <w:sz w:val="20"/>
          <w:szCs w:val="20"/>
          <w:lang w:val="nl-BE"/>
        </w:rPr>
        <w:t>,</w:t>
      </w:r>
      <w:r>
        <w:rPr>
          <w:rFonts w:cs="Arial"/>
          <w:sz w:val="20"/>
          <w:szCs w:val="20"/>
          <w:lang w:val="nl-BE"/>
        </w:rPr>
        <w:t xml:space="preserve"> veron</w:t>
      </w:r>
      <w:r w:rsidR="00120738">
        <w:rPr>
          <w:rFonts w:cs="Arial"/>
          <w:sz w:val="20"/>
          <w:szCs w:val="20"/>
          <w:lang w:val="nl-BE"/>
        </w:rPr>
        <w:t>-</w:t>
      </w:r>
      <w:r w:rsidR="00AC50C7">
        <w:rPr>
          <w:rFonts w:cs="Arial"/>
          <w:sz w:val="20"/>
          <w:szCs w:val="20"/>
          <w:lang w:val="nl-BE"/>
        </w:rPr>
        <w:t xml:space="preserve">derstel ik. </w:t>
      </w:r>
      <w:r w:rsidR="0097480F">
        <w:rPr>
          <w:rFonts w:cs="Arial"/>
          <w:sz w:val="20"/>
          <w:szCs w:val="20"/>
          <w:lang w:val="nl-BE"/>
        </w:rPr>
        <w:t>Hij schreef  immers:</w:t>
      </w:r>
    </w:p>
    <w:p w14:paraId="51822991" w14:textId="77777777" w:rsidR="006F3923" w:rsidRDefault="006F3923" w:rsidP="006F3923">
      <w:pPr>
        <w:jc w:val="both"/>
        <w:rPr>
          <w:rFonts w:cs="Arial"/>
          <w:sz w:val="20"/>
          <w:szCs w:val="20"/>
          <w:lang w:val="nl-BE"/>
        </w:rPr>
      </w:pPr>
      <w:r>
        <w:rPr>
          <w:rFonts w:cs="Arial"/>
          <w:sz w:val="20"/>
          <w:szCs w:val="20"/>
          <w:lang w:val="nl-BE"/>
        </w:rPr>
        <w:t>“</w:t>
      </w:r>
      <w:r w:rsidR="00AC50C7">
        <w:rPr>
          <w:rFonts w:cs="Arial"/>
          <w:i/>
          <w:sz w:val="20"/>
          <w:szCs w:val="20"/>
          <w:lang w:val="nl-BE"/>
        </w:rPr>
        <w:t>Zeer ingeni</w:t>
      </w:r>
      <w:r>
        <w:rPr>
          <w:rFonts w:cs="Arial"/>
          <w:i/>
          <w:sz w:val="20"/>
          <w:szCs w:val="20"/>
          <w:lang w:val="nl-BE"/>
        </w:rPr>
        <w:t>eus!”</w:t>
      </w:r>
    </w:p>
    <w:p w14:paraId="09818E46" w14:textId="77777777" w:rsidR="006F3923" w:rsidRDefault="006F3923" w:rsidP="006F3923">
      <w:pPr>
        <w:jc w:val="both"/>
        <w:rPr>
          <w:rFonts w:cs="Arial"/>
          <w:i/>
          <w:sz w:val="20"/>
          <w:szCs w:val="20"/>
          <w:lang w:val="nl-BE"/>
        </w:rPr>
      </w:pPr>
    </w:p>
    <w:p w14:paraId="4A3BCACD" w14:textId="77777777" w:rsidR="00BF31BB" w:rsidRDefault="006F3923" w:rsidP="006F3923">
      <w:pPr>
        <w:jc w:val="both"/>
        <w:rPr>
          <w:rFonts w:cs="Arial"/>
          <w:sz w:val="20"/>
          <w:szCs w:val="20"/>
          <w:lang w:val="nl-BE"/>
        </w:rPr>
      </w:pPr>
      <w:r>
        <w:rPr>
          <w:rFonts w:cs="Arial"/>
          <w:sz w:val="20"/>
          <w:szCs w:val="20"/>
          <w:lang w:val="nl-BE"/>
        </w:rPr>
        <w:t>Nogmaals sorry, maar aangezien ik reeds vele malen verbeteringen heb aangebracht aan deze lange studie  van de negentigjarige (90</w:t>
      </w:r>
      <w:r w:rsidR="004656F2">
        <w:rPr>
          <w:rFonts w:cs="Arial"/>
          <w:sz w:val="20"/>
          <w:szCs w:val="20"/>
          <w:lang w:val="nl-BE"/>
        </w:rPr>
        <w:t>!</w:t>
      </w:r>
      <w:r>
        <w:rPr>
          <w:rFonts w:cs="Arial"/>
          <w:sz w:val="20"/>
          <w:szCs w:val="20"/>
          <w:lang w:val="nl-BE"/>
        </w:rPr>
        <w:t>) Julien, beschouw ik ze dan ook, op zijn minst, als een gezamenlijk oeuvre van ons beide.</w:t>
      </w:r>
    </w:p>
    <w:p w14:paraId="72DFFD3A" w14:textId="77777777" w:rsidR="00BF31BB" w:rsidRDefault="00BF31BB" w:rsidP="006F3923">
      <w:pPr>
        <w:jc w:val="both"/>
        <w:rPr>
          <w:rFonts w:cs="Arial"/>
          <w:sz w:val="20"/>
          <w:szCs w:val="20"/>
          <w:lang w:val="nl-BE"/>
        </w:rPr>
      </w:pPr>
    </w:p>
    <w:p w14:paraId="16028359" w14:textId="77777777" w:rsidR="00BF31BB" w:rsidRDefault="00BF31BB" w:rsidP="006F3923">
      <w:pPr>
        <w:jc w:val="both"/>
        <w:rPr>
          <w:rFonts w:cs="Arial"/>
          <w:sz w:val="20"/>
          <w:szCs w:val="20"/>
          <w:lang w:val="nl-BE"/>
        </w:rPr>
      </w:pPr>
    </w:p>
    <w:p w14:paraId="7975A8BF" w14:textId="77777777" w:rsidR="00BF31BB" w:rsidRDefault="00BF31BB" w:rsidP="006F3923">
      <w:pPr>
        <w:jc w:val="both"/>
        <w:rPr>
          <w:rFonts w:cs="Arial"/>
          <w:sz w:val="20"/>
          <w:szCs w:val="20"/>
          <w:lang w:val="nl-BE"/>
        </w:rPr>
      </w:pPr>
    </w:p>
    <w:p w14:paraId="31D7A92A" w14:textId="77777777" w:rsidR="00BF31BB" w:rsidRDefault="00BF31BB" w:rsidP="006F3923">
      <w:pPr>
        <w:jc w:val="both"/>
        <w:rPr>
          <w:rFonts w:cs="Arial"/>
          <w:sz w:val="20"/>
          <w:szCs w:val="20"/>
          <w:lang w:val="nl-BE"/>
        </w:rPr>
      </w:pPr>
    </w:p>
    <w:p w14:paraId="39817AD0" w14:textId="77777777" w:rsidR="00BF31BB" w:rsidRDefault="00BF31BB" w:rsidP="006F3923">
      <w:pPr>
        <w:jc w:val="both"/>
        <w:rPr>
          <w:rFonts w:cs="Arial"/>
          <w:sz w:val="20"/>
          <w:szCs w:val="20"/>
          <w:lang w:val="nl-BE"/>
        </w:rPr>
      </w:pPr>
    </w:p>
    <w:p w14:paraId="37514D23" w14:textId="77777777" w:rsidR="00BF31BB" w:rsidRDefault="00BF31BB" w:rsidP="006F3923">
      <w:pPr>
        <w:jc w:val="both"/>
        <w:rPr>
          <w:rFonts w:cs="Arial"/>
          <w:sz w:val="20"/>
          <w:szCs w:val="20"/>
          <w:lang w:val="nl-BE"/>
        </w:rPr>
      </w:pPr>
    </w:p>
    <w:p w14:paraId="45090DCF" w14:textId="77777777" w:rsidR="00BF31BB" w:rsidRDefault="00BF31BB" w:rsidP="006F3923">
      <w:pPr>
        <w:jc w:val="both"/>
        <w:rPr>
          <w:rFonts w:cs="Arial"/>
          <w:sz w:val="20"/>
          <w:szCs w:val="20"/>
          <w:lang w:val="nl-BE"/>
        </w:rPr>
      </w:pPr>
    </w:p>
    <w:p w14:paraId="07638CBA" w14:textId="77777777" w:rsidR="00BF31BB" w:rsidRDefault="00BF31BB" w:rsidP="006F3923">
      <w:pPr>
        <w:jc w:val="both"/>
        <w:rPr>
          <w:rFonts w:cs="Arial"/>
          <w:sz w:val="20"/>
          <w:szCs w:val="20"/>
          <w:lang w:val="nl-BE"/>
        </w:rPr>
      </w:pPr>
    </w:p>
    <w:p w14:paraId="111A7CD6" w14:textId="77777777" w:rsidR="00BF31BB" w:rsidRDefault="00BF31BB" w:rsidP="006F3923">
      <w:pPr>
        <w:jc w:val="both"/>
        <w:rPr>
          <w:rFonts w:cs="Arial"/>
          <w:sz w:val="20"/>
          <w:szCs w:val="20"/>
          <w:lang w:val="nl-BE"/>
        </w:rPr>
      </w:pPr>
    </w:p>
    <w:p w14:paraId="4033D93C" w14:textId="77777777" w:rsidR="00BF31BB" w:rsidRDefault="00BF31BB" w:rsidP="006F3923">
      <w:pPr>
        <w:jc w:val="both"/>
        <w:rPr>
          <w:rFonts w:cs="Arial"/>
          <w:sz w:val="20"/>
          <w:szCs w:val="20"/>
          <w:lang w:val="nl-BE"/>
        </w:rPr>
      </w:pPr>
    </w:p>
    <w:p w14:paraId="2021B52E" w14:textId="77777777" w:rsidR="00BF31BB" w:rsidRDefault="00BF31BB" w:rsidP="006F3923">
      <w:pPr>
        <w:jc w:val="both"/>
        <w:rPr>
          <w:rFonts w:cs="Arial"/>
          <w:sz w:val="20"/>
          <w:szCs w:val="20"/>
          <w:lang w:val="nl-BE"/>
        </w:rPr>
      </w:pPr>
    </w:p>
    <w:p w14:paraId="48306C25" w14:textId="77777777" w:rsidR="00BF31BB" w:rsidRDefault="00BF31BB" w:rsidP="006F3923">
      <w:pPr>
        <w:jc w:val="both"/>
        <w:rPr>
          <w:rFonts w:cs="Arial"/>
          <w:sz w:val="20"/>
          <w:szCs w:val="20"/>
          <w:lang w:val="nl-BE"/>
        </w:rPr>
      </w:pPr>
    </w:p>
    <w:p w14:paraId="04B19765" w14:textId="77777777" w:rsidR="00BF31BB" w:rsidRDefault="00BF31BB" w:rsidP="006F3923">
      <w:pPr>
        <w:jc w:val="both"/>
        <w:rPr>
          <w:rFonts w:cs="Arial"/>
          <w:sz w:val="20"/>
          <w:szCs w:val="20"/>
          <w:lang w:val="nl-BE"/>
        </w:rPr>
      </w:pPr>
    </w:p>
    <w:p w14:paraId="2C09A9E7" w14:textId="77777777" w:rsidR="00BF31BB" w:rsidRDefault="00BF31BB" w:rsidP="006F3923">
      <w:pPr>
        <w:jc w:val="both"/>
        <w:rPr>
          <w:rFonts w:cs="Arial"/>
          <w:sz w:val="20"/>
          <w:szCs w:val="20"/>
          <w:lang w:val="nl-BE"/>
        </w:rPr>
      </w:pPr>
    </w:p>
    <w:p w14:paraId="09C7BCD7" w14:textId="77777777" w:rsidR="00BF31BB" w:rsidRDefault="00BF31BB" w:rsidP="006F3923">
      <w:pPr>
        <w:jc w:val="both"/>
        <w:rPr>
          <w:rFonts w:cs="Arial"/>
          <w:sz w:val="20"/>
          <w:szCs w:val="20"/>
          <w:lang w:val="nl-BE"/>
        </w:rPr>
      </w:pPr>
    </w:p>
    <w:p w14:paraId="4EA4473E" w14:textId="77777777" w:rsidR="00AC50C7" w:rsidRDefault="00AC50C7" w:rsidP="00BF31BB">
      <w:pPr>
        <w:jc w:val="center"/>
        <w:rPr>
          <w:rFonts w:cs="Arial"/>
          <w:sz w:val="20"/>
          <w:szCs w:val="20"/>
          <w:lang w:val="nl-BE"/>
        </w:rPr>
      </w:pPr>
    </w:p>
    <w:p w14:paraId="0F4DE5C6" w14:textId="77777777" w:rsidR="006F3923" w:rsidRPr="00BF31BB" w:rsidRDefault="00BF31BB" w:rsidP="006D292C">
      <w:pPr>
        <w:jc w:val="center"/>
        <w:rPr>
          <w:rFonts w:cs="Arial"/>
          <w:b/>
          <w:sz w:val="20"/>
          <w:szCs w:val="20"/>
          <w:lang w:val="nl-BE"/>
        </w:rPr>
      </w:pPr>
      <w:r>
        <w:rPr>
          <w:rFonts w:cs="Arial"/>
          <w:sz w:val="20"/>
          <w:szCs w:val="20"/>
          <w:lang w:val="nl-BE"/>
        </w:rPr>
        <w:lastRenderedPageBreak/>
        <w:t xml:space="preserve">- </w:t>
      </w:r>
      <w:r w:rsidR="00004A2F">
        <w:rPr>
          <w:rFonts w:cs="Arial"/>
          <w:b/>
          <w:sz w:val="20"/>
          <w:szCs w:val="20"/>
          <w:lang w:val="nl-BE"/>
        </w:rPr>
        <w:t>25</w:t>
      </w:r>
      <w:r w:rsidR="0058514D">
        <w:rPr>
          <w:rFonts w:cs="Arial"/>
          <w:b/>
          <w:sz w:val="20"/>
          <w:szCs w:val="20"/>
          <w:lang w:val="nl-BE"/>
        </w:rPr>
        <w:t>9</w:t>
      </w:r>
      <w:r w:rsidR="00624BE0">
        <w:rPr>
          <w:rFonts w:cs="Arial"/>
          <w:b/>
          <w:sz w:val="20"/>
          <w:szCs w:val="20"/>
          <w:lang w:val="nl-BE"/>
        </w:rPr>
        <w:t xml:space="preserve"> </w:t>
      </w:r>
      <w:r>
        <w:rPr>
          <w:rFonts w:cs="Arial"/>
          <w:b/>
          <w:sz w:val="20"/>
          <w:szCs w:val="20"/>
          <w:lang w:val="nl-BE"/>
        </w:rPr>
        <w:t>-</w:t>
      </w:r>
    </w:p>
    <w:p w14:paraId="3A74A503" w14:textId="77777777" w:rsidR="0050478C" w:rsidRDefault="0050478C" w:rsidP="006F3923">
      <w:pPr>
        <w:jc w:val="both"/>
        <w:rPr>
          <w:rFonts w:cs="Arial"/>
          <w:sz w:val="20"/>
          <w:szCs w:val="20"/>
          <w:lang w:val="nl-BE"/>
        </w:rPr>
      </w:pPr>
    </w:p>
    <w:p w14:paraId="27EB33E4" w14:textId="77777777" w:rsidR="0050478C" w:rsidRPr="0004076E" w:rsidRDefault="0004076E" w:rsidP="0004076E">
      <w:pPr>
        <w:jc w:val="center"/>
        <w:rPr>
          <w:rFonts w:cs="Arial"/>
          <w:sz w:val="20"/>
          <w:szCs w:val="20"/>
          <w:lang w:val="nl-BE"/>
        </w:rPr>
      </w:pPr>
      <w:r>
        <w:rPr>
          <w:rFonts w:cs="Arial"/>
          <w:i/>
          <w:sz w:val="20"/>
          <w:szCs w:val="20"/>
          <w:lang w:val="nl-BE"/>
        </w:rPr>
        <w:t xml:space="preserve">Origineel, </w:t>
      </w:r>
      <w:r>
        <w:rPr>
          <w:rFonts w:cs="Arial"/>
          <w:sz w:val="20"/>
          <w:szCs w:val="20"/>
          <w:lang w:val="nl-BE"/>
        </w:rPr>
        <w:t>2011</w:t>
      </w:r>
    </w:p>
    <w:p w14:paraId="05327677" w14:textId="77777777" w:rsidR="0050478C" w:rsidRDefault="0050478C" w:rsidP="006F3923">
      <w:pPr>
        <w:jc w:val="both"/>
        <w:rPr>
          <w:rFonts w:cs="Arial"/>
          <w:sz w:val="20"/>
          <w:szCs w:val="20"/>
          <w:lang w:val="nl-BE"/>
        </w:rPr>
      </w:pPr>
    </w:p>
    <w:p w14:paraId="7BF77564" w14:textId="77777777" w:rsidR="0050478C" w:rsidRDefault="00077236" w:rsidP="006F3923">
      <w:pPr>
        <w:jc w:val="both"/>
        <w:rPr>
          <w:rFonts w:cs="Arial"/>
          <w:sz w:val="20"/>
          <w:szCs w:val="20"/>
          <w:lang w:val="nl-BE"/>
        </w:rPr>
      </w:pPr>
      <w:r>
        <w:object w:dxaOrig="4700" w:dyaOrig="4723" w14:anchorId="2D359492">
          <v:shape id="_x0000_i1271" type="#_x0000_t75" style="width:154.5pt;height:155.1pt" o:ole="">
            <v:imagedata r:id="rId516" o:title=""/>
          </v:shape>
          <o:OLEObject Type="Embed" ProgID="CorelDRAW.Graphic.12" ShapeID="_x0000_i1271" DrawAspect="Content" ObjectID="_1587467641" r:id="rId517"/>
        </w:object>
      </w:r>
    </w:p>
    <w:p w14:paraId="5F5F6614" w14:textId="77777777" w:rsidR="0050478C" w:rsidRDefault="0050478C" w:rsidP="006F3923">
      <w:pPr>
        <w:jc w:val="both"/>
        <w:rPr>
          <w:rFonts w:cs="Arial"/>
          <w:sz w:val="20"/>
          <w:szCs w:val="20"/>
          <w:lang w:val="nl-BE"/>
        </w:rPr>
      </w:pPr>
    </w:p>
    <w:p w14:paraId="69DBE4B4" w14:textId="77777777" w:rsidR="0050478C" w:rsidRPr="00FF75A6" w:rsidRDefault="00FF75A6" w:rsidP="006F3923">
      <w:pPr>
        <w:jc w:val="both"/>
        <w:rPr>
          <w:rFonts w:cs="Arial"/>
          <w:sz w:val="20"/>
          <w:szCs w:val="20"/>
          <w:lang w:val="nl-BE"/>
        </w:rPr>
      </w:pPr>
      <w:r>
        <w:rPr>
          <w:rFonts w:cs="Arial"/>
          <w:b/>
          <w:lang w:val="nl-BE"/>
        </w:rPr>
        <w:t xml:space="preserve">+                        </w:t>
      </w:r>
      <w:r w:rsidR="00BC31E2">
        <w:rPr>
          <w:rFonts w:cs="Arial"/>
          <w:b/>
          <w:lang w:val="nl-BE"/>
        </w:rPr>
        <w:t xml:space="preserve"> </w:t>
      </w:r>
      <w:r w:rsidR="00BC31E2">
        <w:rPr>
          <w:rFonts w:cs="Arial"/>
          <w:sz w:val="20"/>
          <w:szCs w:val="20"/>
          <w:lang w:val="nl-BE"/>
        </w:rPr>
        <w:t>4010.12 h2</w:t>
      </w:r>
      <w:r>
        <w:rPr>
          <w:rFonts w:cs="Arial"/>
          <w:sz w:val="20"/>
          <w:szCs w:val="20"/>
          <w:lang w:val="nl-BE"/>
        </w:rPr>
        <w:t>a1</w:t>
      </w:r>
    </w:p>
    <w:p w14:paraId="33E1CC9F" w14:textId="77777777" w:rsidR="0050478C" w:rsidRDefault="0050478C" w:rsidP="006F3923">
      <w:pPr>
        <w:jc w:val="both"/>
        <w:rPr>
          <w:rFonts w:cs="Arial"/>
          <w:sz w:val="20"/>
          <w:szCs w:val="20"/>
          <w:lang w:val="nl-BE"/>
        </w:rPr>
      </w:pPr>
    </w:p>
    <w:p w14:paraId="7873B392" w14:textId="77777777" w:rsidR="0050478C" w:rsidRDefault="00FF75A6" w:rsidP="006F3923">
      <w:pPr>
        <w:jc w:val="both"/>
        <w:rPr>
          <w:rFonts w:cs="Arial"/>
          <w:b/>
          <w:sz w:val="20"/>
          <w:szCs w:val="20"/>
          <w:lang w:val="nl-BE"/>
        </w:rPr>
      </w:pPr>
      <w:r>
        <w:rPr>
          <w:rFonts w:cs="Arial"/>
          <w:b/>
          <w:sz w:val="20"/>
          <w:szCs w:val="20"/>
          <w:lang w:val="nl-BE"/>
        </w:rPr>
        <w:tab/>
        <w:t>1.Dh8+</w:t>
      </w:r>
      <w:r>
        <w:rPr>
          <w:rFonts w:cs="Arial"/>
          <w:b/>
          <w:sz w:val="20"/>
          <w:szCs w:val="20"/>
          <w:lang w:val="nl-BE"/>
        </w:rPr>
        <w:tab/>
      </w:r>
    </w:p>
    <w:p w14:paraId="09BCD0A5" w14:textId="77777777" w:rsidR="00FF75A6" w:rsidRDefault="00FF75A6" w:rsidP="006F3923">
      <w:pPr>
        <w:jc w:val="both"/>
        <w:rPr>
          <w:rFonts w:cs="Arial"/>
          <w:sz w:val="20"/>
          <w:szCs w:val="20"/>
          <w:lang w:val="nl-BE"/>
        </w:rPr>
      </w:pPr>
      <w:r>
        <w:rPr>
          <w:rFonts w:cs="Arial"/>
          <w:sz w:val="20"/>
          <w:szCs w:val="20"/>
          <w:lang w:val="nl-BE"/>
        </w:rPr>
        <w:t>1.Dxd3? Dxc2+ 2.Dxc2 en pat.</w:t>
      </w:r>
    </w:p>
    <w:p w14:paraId="2B9CECEF" w14:textId="77777777" w:rsidR="00FF75A6" w:rsidRDefault="00FF75A6" w:rsidP="006F3923">
      <w:pPr>
        <w:jc w:val="both"/>
        <w:rPr>
          <w:rFonts w:cs="Arial"/>
          <w:b/>
          <w:sz w:val="20"/>
          <w:szCs w:val="20"/>
          <w:lang w:val="nl-BE"/>
        </w:rPr>
      </w:pPr>
      <w:r>
        <w:rPr>
          <w:rFonts w:cs="Arial"/>
          <w:sz w:val="20"/>
          <w:szCs w:val="20"/>
          <w:lang w:val="nl-BE"/>
        </w:rPr>
        <w:tab/>
      </w:r>
      <w:r>
        <w:rPr>
          <w:rFonts w:cs="Arial"/>
          <w:b/>
          <w:sz w:val="20"/>
          <w:szCs w:val="20"/>
          <w:lang w:val="nl-BE"/>
        </w:rPr>
        <w:t>1…</w:t>
      </w:r>
      <w:r>
        <w:rPr>
          <w:rFonts w:cs="Arial"/>
          <w:b/>
          <w:sz w:val="20"/>
          <w:szCs w:val="20"/>
          <w:lang w:val="nl-BE"/>
        </w:rPr>
        <w:tab/>
      </w:r>
      <w:r>
        <w:rPr>
          <w:rFonts w:cs="Arial"/>
          <w:b/>
          <w:sz w:val="20"/>
          <w:szCs w:val="20"/>
          <w:lang w:val="nl-BE"/>
        </w:rPr>
        <w:tab/>
        <w:t>Ka2</w:t>
      </w:r>
    </w:p>
    <w:p w14:paraId="3E3A5FFF" w14:textId="77777777" w:rsidR="00FF75A6" w:rsidRDefault="00FF75A6" w:rsidP="006F3923">
      <w:pPr>
        <w:jc w:val="both"/>
        <w:rPr>
          <w:rFonts w:cs="Arial"/>
          <w:sz w:val="20"/>
          <w:szCs w:val="20"/>
          <w:lang w:val="nl-BE"/>
        </w:rPr>
      </w:pPr>
      <w:r>
        <w:rPr>
          <w:rFonts w:cs="Arial"/>
          <w:sz w:val="20"/>
          <w:szCs w:val="20"/>
          <w:lang w:val="nl-BE"/>
        </w:rPr>
        <w:t>1…Db2</w:t>
      </w:r>
      <w:r w:rsidR="00FB776B">
        <w:rPr>
          <w:rFonts w:cs="Arial"/>
          <w:sz w:val="20"/>
          <w:szCs w:val="20"/>
          <w:lang w:val="nl-BE"/>
        </w:rPr>
        <w:t>?</w:t>
      </w:r>
      <w:r>
        <w:rPr>
          <w:rFonts w:cs="Arial"/>
          <w:sz w:val="20"/>
          <w:szCs w:val="20"/>
          <w:lang w:val="nl-BE"/>
        </w:rPr>
        <w:t xml:space="preserve"> 2.Dxb2+ Kxb2 3.Lxd3 Kb3 5.Lb5, en wit wint.</w:t>
      </w:r>
    </w:p>
    <w:p w14:paraId="608184F0" w14:textId="77777777" w:rsidR="00FF75A6" w:rsidRDefault="00FF75A6" w:rsidP="006F3923">
      <w:pPr>
        <w:jc w:val="both"/>
        <w:rPr>
          <w:rFonts w:cs="Arial"/>
          <w:b/>
          <w:sz w:val="20"/>
          <w:szCs w:val="20"/>
          <w:lang w:val="nl-BE"/>
        </w:rPr>
      </w:pPr>
      <w:r>
        <w:rPr>
          <w:rFonts w:cs="Arial"/>
          <w:sz w:val="20"/>
          <w:szCs w:val="20"/>
          <w:lang w:val="nl-BE"/>
        </w:rPr>
        <w:tab/>
      </w:r>
      <w:r>
        <w:rPr>
          <w:rFonts w:cs="Arial"/>
          <w:b/>
          <w:sz w:val="20"/>
          <w:szCs w:val="20"/>
          <w:lang w:val="nl-BE"/>
        </w:rPr>
        <w:t>2.Dg8+</w:t>
      </w:r>
      <w:r>
        <w:rPr>
          <w:rFonts w:cs="Arial"/>
          <w:b/>
          <w:sz w:val="20"/>
          <w:szCs w:val="20"/>
          <w:lang w:val="nl-BE"/>
        </w:rPr>
        <w:tab/>
      </w:r>
      <w:r>
        <w:rPr>
          <w:rFonts w:cs="Arial"/>
          <w:b/>
          <w:sz w:val="20"/>
          <w:szCs w:val="20"/>
          <w:lang w:val="nl-BE"/>
        </w:rPr>
        <w:tab/>
        <w:t>Ka1</w:t>
      </w:r>
    </w:p>
    <w:p w14:paraId="63D5DA14" w14:textId="77777777" w:rsidR="0078063D" w:rsidRDefault="00F06C56" w:rsidP="00586E21">
      <w:pPr>
        <w:numPr>
          <w:ilvl w:val="0"/>
          <w:numId w:val="217"/>
        </w:numPr>
        <w:jc w:val="both"/>
        <w:rPr>
          <w:rFonts w:cs="Arial"/>
          <w:sz w:val="20"/>
          <w:szCs w:val="20"/>
          <w:lang w:val="nl-BE"/>
        </w:rPr>
      </w:pPr>
      <w:r w:rsidRPr="00F06C56">
        <w:rPr>
          <w:rFonts w:cs="Arial"/>
          <w:sz w:val="20"/>
          <w:szCs w:val="20"/>
          <w:lang w:val="nl-BE"/>
        </w:rPr>
        <w:t>2…</w:t>
      </w:r>
      <w:r w:rsidR="007946A7">
        <w:rPr>
          <w:rFonts w:cs="Arial"/>
          <w:sz w:val="20"/>
          <w:szCs w:val="20"/>
          <w:lang w:val="nl-BE"/>
        </w:rPr>
        <w:t>Ka3</w:t>
      </w:r>
      <w:r w:rsidR="00FB776B">
        <w:rPr>
          <w:rFonts w:cs="Arial"/>
          <w:sz w:val="20"/>
          <w:szCs w:val="20"/>
          <w:lang w:val="nl-BE"/>
        </w:rPr>
        <w:t>?</w:t>
      </w:r>
      <w:r w:rsidR="007946A7">
        <w:rPr>
          <w:rFonts w:cs="Arial"/>
          <w:sz w:val="20"/>
          <w:szCs w:val="20"/>
          <w:lang w:val="nl-BE"/>
        </w:rPr>
        <w:t xml:space="preserve"> 3.Db3+, en mat. Of:</w:t>
      </w:r>
    </w:p>
    <w:p w14:paraId="1E1C2AE0" w14:textId="77777777" w:rsidR="007946A7" w:rsidRPr="0078063D" w:rsidRDefault="007946A7" w:rsidP="00586E21">
      <w:pPr>
        <w:numPr>
          <w:ilvl w:val="0"/>
          <w:numId w:val="217"/>
        </w:numPr>
        <w:jc w:val="both"/>
        <w:rPr>
          <w:rFonts w:cs="Arial"/>
          <w:sz w:val="20"/>
          <w:szCs w:val="20"/>
          <w:lang w:val="nl-BE"/>
        </w:rPr>
      </w:pPr>
      <w:r>
        <w:rPr>
          <w:rFonts w:cs="Arial"/>
          <w:sz w:val="20"/>
          <w:szCs w:val="20"/>
          <w:lang w:val="nl-BE"/>
        </w:rPr>
        <w:t>2…Kb2</w:t>
      </w:r>
      <w:r w:rsidR="00FB776B">
        <w:rPr>
          <w:rFonts w:cs="Arial"/>
          <w:sz w:val="20"/>
          <w:szCs w:val="20"/>
          <w:lang w:val="nl-BE"/>
        </w:rPr>
        <w:t>?</w:t>
      </w:r>
      <w:r>
        <w:rPr>
          <w:rFonts w:cs="Arial"/>
          <w:sz w:val="20"/>
          <w:szCs w:val="20"/>
          <w:lang w:val="nl-BE"/>
        </w:rPr>
        <w:t xml:space="preserve"> 3.Db3+ Ka1 4.Dc3+ Db2 5.Dxb2+ Kxb2 6.Lxd3 Kb3 7.Lb5. Of hier 4…Ka2 5.L</w:t>
      </w:r>
      <w:r w:rsidR="00565DB3">
        <w:rPr>
          <w:rFonts w:cs="Arial"/>
          <w:sz w:val="20"/>
          <w:szCs w:val="20"/>
          <w:lang w:val="nl-BE"/>
        </w:rPr>
        <w:t>b3 Kb1 6.La2+ Kxa2 7.Dxc1 wint.</w:t>
      </w:r>
      <w:r w:rsidRPr="007946A7">
        <w:rPr>
          <w:rFonts w:cs="Arial"/>
          <w:b/>
          <w:sz w:val="20"/>
          <w:szCs w:val="20"/>
          <w:lang w:val="nl-BE"/>
        </w:rPr>
        <w:t xml:space="preserve"> </w:t>
      </w:r>
    </w:p>
    <w:p w14:paraId="39A5A5A6" w14:textId="77777777" w:rsidR="00FF75A6" w:rsidRDefault="00FF75A6" w:rsidP="007946A7">
      <w:pPr>
        <w:ind w:firstLine="708"/>
        <w:jc w:val="both"/>
        <w:rPr>
          <w:rFonts w:cs="Arial"/>
          <w:b/>
          <w:sz w:val="20"/>
          <w:szCs w:val="20"/>
          <w:lang w:val="nl-BE"/>
        </w:rPr>
      </w:pPr>
      <w:r>
        <w:rPr>
          <w:rFonts w:cs="Arial"/>
          <w:b/>
          <w:sz w:val="20"/>
          <w:szCs w:val="20"/>
          <w:lang w:val="nl-BE"/>
        </w:rPr>
        <w:t>3.Dg7+</w:t>
      </w:r>
      <w:r>
        <w:rPr>
          <w:rFonts w:cs="Arial"/>
          <w:b/>
          <w:sz w:val="20"/>
          <w:szCs w:val="20"/>
          <w:lang w:val="nl-BE"/>
        </w:rPr>
        <w:tab/>
      </w:r>
      <w:r>
        <w:rPr>
          <w:rFonts w:cs="Arial"/>
          <w:b/>
          <w:sz w:val="20"/>
          <w:szCs w:val="20"/>
          <w:lang w:val="nl-BE"/>
        </w:rPr>
        <w:tab/>
        <w:t>Ka2</w:t>
      </w:r>
    </w:p>
    <w:p w14:paraId="22D095B7" w14:textId="77777777" w:rsidR="00FF75A6" w:rsidRDefault="00FF75A6" w:rsidP="006F3923">
      <w:pPr>
        <w:jc w:val="both"/>
        <w:rPr>
          <w:rFonts w:cs="Arial"/>
          <w:b/>
          <w:sz w:val="20"/>
          <w:szCs w:val="20"/>
          <w:lang w:val="nl-BE"/>
        </w:rPr>
      </w:pPr>
      <w:r>
        <w:rPr>
          <w:rFonts w:cs="Arial"/>
          <w:b/>
          <w:sz w:val="20"/>
          <w:szCs w:val="20"/>
          <w:lang w:val="nl-BE"/>
        </w:rPr>
        <w:tab/>
        <w:t>4.Df7+</w:t>
      </w:r>
      <w:r>
        <w:rPr>
          <w:rFonts w:cs="Arial"/>
          <w:b/>
          <w:sz w:val="20"/>
          <w:szCs w:val="20"/>
          <w:lang w:val="nl-BE"/>
        </w:rPr>
        <w:tab/>
      </w:r>
      <w:r>
        <w:rPr>
          <w:rFonts w:cs="Arial"/>
          <w:b/>
          <w:sz w:val="20"/>
          <w:szCs w:val="20"/>
          <w:lang w:val="nl-BE"/>
        </w:rPr>
        <w:tab/>
        <w:t>Ka1</w:t>
      </w:r>
    </w:p>
    <w:p w14:paraId="370C611A" w14:textId="77777777" w:rsidR="00FF75A6" w:rsidRDefault="00FF75A6" w:rsidP="006F3923">
      <w:pPr>
        <w:jc w:val="both"/>
        <w:rPr>
          <w:rFonts w:cs="Arial"/>
          <w:b/>
          <w:sz w:val="20"/>
          <w:szCs w:val="20"/>
          <w:lang w:val="nl-BE"/>
        </w:rPr>
      </w:pPr>
      <w:r>
        <w:rPr>
          <w:rFonts w:cs="Arial"/>
          <w:b/>
          <w:sz w:val="20"/>
          <w:szCs w:val="20"/>
          <w:lang w:val="nl-BE"/>
        </w:rPr>
        <w:tab/>
        <w:t>5.Df6+</w:t>
      </w:r>
      <w:r>
        <w:rPr>
          <w:rFonts w:cs="Arial"/>
          <w:b/>
          <w:sz w:val="20"/>
          <w:szCs w:val="20"/>
          <w:lang w:val="nl-BE"/>
        </w:rPr>
        <w:tab/>
      </w:r>
      <w:r>
        <w:rPr>
          <w:rFonts w:cs="Arial"/>
          <w:b/>
          <w:sz w:val="20"/>
          <w:szCs w:val="20"/>
          <w:lang w:val="nl-BE"/>
        </w:rPr>
        <w:tab/>
        <w:t>Ka2</w:t>
      </w:r>
    </w:p>
    <w:p w14:paraId="70F5F131" w14:textId="77777777" w:rsidR="00FF75A6" w:rsidRDefault="00FF75A6" w:rsidP="006F3923">
      <w:pPr>
        <w:jc w:val="both"/>
        <w:rPr>
          <w:rFonts w:cs="Arial"/>
          <w:b/>
          <w:sz w:val="20"/>
          <w:szCs w:val="20"/>
          <w:lang w:val="nl-BE"/>
        </w:rPr>
      </w:pPr>
      <w:r>
        <w:rPr>
          <w:rFonts w:cs="Arial"/>
          <w:b/>
          <w:sz w:val="20"/>
          <w:szCs w:val="20"/>
          <w:lang w:val="nl-BE"/>
        </w:rPr>
        <w:tab/>
        <w:t>6.De6+</w:t>
      </w:r>
      <w:r>
        <w:rPr>
          <w:rFonts w:cs="Arial"/>
          <w:b/>
          <w:sz w:val="20"/>
          <w:szCs w:val="20"/>
          <w:lang w:val="nl-BE"/>
        </w:rPr>
        <w:tab/>
      </w:r>
      <w:r>
        <w:rPr>
          <w:rFonts w:cs="Arial"/>
          <w:b/>
          <w:sz w:val="20"/>
          <w:szCs w:val="20"/>
          <w:lang w:val="nl-BE"/>
        </w:rPr>
        <w:tab/>
        <w:t>Ka1</w:t>
      </w:r>
    </w:p>
    <w:p w14:paraId="2632E155" w14:textId="77777777" w:rsidR="00FF75A6" w:rsidRDefault="00FF75A6" w:rsidP="006F3923">
      <w:pPr>
        <w:jc w:val="both"/>
        <w:rPr>
          <w:rFonts w:cs="Arial"/>
          <w:b/>
          <w:sz w:val="20"/>
          <w:szCs w:val="20"/>
          <w:lang w:val="nl-BE"/>
        </w:rPr>
      </w:pPr>
      <w:r>
        <w:rPr>
          <w:rFonts w:cs="Arial"/>
          <w:b/>
          <w:sz w:val="20"/>
          <w:szCs w:val="20"/>
          <w:lang w:val="nl-BE"/>
        </w:rPr>
        <w:tab/>
        <w:t>7.De5+</w:t>
      </w:r>
      <w:r>
        <w:rPr>
          <w:rFonts w:cs="Arial"/>
          <w:b/>
          <w:sz w:val="20"/>
          <w:szCs w:val="20"/>
          <w:lang w:val="nl-BE"/>
        </w:rPr>
        <w:tab/>
      </w:r>
      <w:r>
        <w:rPr>
          <w:rFonts w:cs="Arial"/>
          <w:b/>
          <w:sz w:val="20"/>
          <w:szCs w:val="20"/>
          <w:lang w:val="nl-BE"/>
        </w:rPr>
        <w:tab/>
        <w:t>Ka2</w:t>
      </w:r>
    </w:p>
    <w:p w14:paraId="08FB4F87" w14:textId="77777777" w:rsidR="00FF75A6" w:rsidRDefault="00FF75A6" w:rsidP="006F3923">
      <w:pPr>
        <w:jc w:val="both"/>
        <w:rPr>
          <w:rFonts w:cs="Arial"/>
          <w:b/>
          <w:sz w:val="20"/>
          <w:szCs w:val="20"/>
          <w:lang w:val="nl-BE"/>
        </w:rPr>
      </w:pPr>
      <w:r>
        <w:rPr>
          <w:rFonts w:cs="Arial"/>
          <w:b/>
          <w:sz w:val="20"/>
          <w:szCs w:val="20"/>
          <w:lang w:val="nl-BE"/>
        </w:rPr>
        <w:tab/>
        <w:t>8.Dd5+</w:t>
      </w:r>
      <w:r>
        <w:rPr>
          <w:rFonts w:cs="Arial"/>
          <w:b/>
          <w:sz w:val="20"/>
          <w:szCs w:val="20"/>
          <w:lang w:val="nl-BE"/>
        </w:rPr>
        <w:tab/>
      </w:r>
      <w:r>
        <w:rPr>
          <w:rFonts w:cs="Arial"/>
          <w:b/>
          <w:sz w:val="20"/>
          <w:szCs w:val="20"/>
          <w:lang w:val="nl-BE"/>
        </w:rPr>
        <w:tab/>
        <w:t>Ka1</w:t>
      </w:r>
    </w:p>
    <w:p w14:paraId="2C2692C2" w14:textId="77777777" w:rsidR="00F06C56" w:rsidRPr="001513C2" w:rsidRDefault="00F06C56" w:rsidP="006F3923">
      <w:pPr>
        <w:jc w:val="both"/>
        <w:rPr>
          <w:rFonts w:cs="Arial"/>
          <w:b/>
          <w:sz w:val="20"/>
          <w:szCs w:val="20"/>
          <w:lang w:val="nl-BE"/>
        </w:rPr>
      </w:pPr>
      <w:r>
        <w:rPr>
          <w:rFonts w:cs="Arial"/>
          <w:b/>
          <w:sz w:val="20"/>
          <w:szCs w:val="20"/>
          <w:lang w:val="nl-BE"/>
        </w:rPr>
        <w:tab/>
      </w:r>
      <w:r w:rsidRPr="001513C2">
        <w:rPr>
          <w:rFonts w:cs="Arial"/>
          <w:b/>
          <w:sz w:val="20"/>
          <w:szCs w:val="20"/>
          <w:lang w:val="nl-BE"/>
        </w:rPr>
        <w:t>9.Dd4+</w:t>
      </w:r>
      <w:r w:rsidRPr="001513C2">
        <w:rPr>
          <w:rFonts w:cs="Arial"/>
          <w:b/>
          <w:sz w:val="20"/>
          <w:szCs w:val="20"/>
          <w:lang w:val="nl-BE"/>
        </w:rPr>
        <w:tab/>
      </w:r>
      <w:r w:rsidRPr="001513C2">
        <w:rPr>
          <w:rFonts w:cs="Arial"/>
          <w:b/>
          <w:sz w:val="20"/>
          <w:szCs w:val="20"/>
          <w:lang w:val="nl-BE"/>
        </w:rPr>
        <w:tab/>
        <w:t>Ka2</w:t>
      </w:r>
    </w:p>
    <w:p w14:paraId="5ED8F677" w14:textId="77777777" w:rsidR="005E013C" w:rsidRPr="001513C2" w:rsidRDefault="005E013C" w:rsidP="006F3923">
      <w:pPr>
        <w:jc w:val="both"/>
        <w:rPr>
          <w:rFonts w:cs="Arial"/>
          <w:b/>
          <w:sz w:val="20"/>
          <w:szCs w:val="20"/>
          <w:lang w:val="nl-BE"/>
        </w:rPr>
      </w:pPr>
      <w:r w:rsidRPr="001513C2">
        <w:rPr>
          <w:rFonts w:cs="Arial"/>
          <w:b/>
          <w:sz w:val="20"/>
          <w:szCs w:val="20"/>
          <w:lang w:val="nl-BE"/>
        </w:rPr>
        <w:t xml:space="preserve">           10.Dc4+</w:t>
      </w:r>
      <w:r w:rsidRPr="001513C2">
        <w:rPr>
          <w:rFonts w:cs="Arial"/>
          <w:b/>
          <w:sz w:val="20"/>
          <w:szCs w:val="20"/>
          <w:lang w:val="nl-BE"/>
        </w:rPr>
        <w:tab/>
      </w:r>
      <w:r w:rsidRPr="001513C2">
        <w:rPr>
          <w:rFonts w:cs="Arial"/>
          <w:b/>
          <w:sz w:val="20"/>
          <w:szCs w:val="20"/>
          <w:lang w:val="nl-BE"/>
        </w:rPr>
        <w:tab/>
        <w:t>K</w:t>
      </w:r>
      <w:r w:rsidR="001B680A" w:rsidRPr="001513C2">
        <w:rPr>
          <w:rFonts w:cs="Arial"/>
          <w:b/>
          <w:sz w:val="20"/>
          <w:szCs w:val="20"/>
          <w:lang w:val="nl-BE"/>
        </w:rPr>
        <w:t>a1</w:t>
      </w:r>
    </w:p>
    <w:p w14:paraId="447412D7" w14:textId="77777777" w:rsidR="00F06C56" w:rsidRPr="001513C2" w:rsidRDefault="00565DB3" w:rsidP="00565DB3">
      <w:pPr>
        <w:jc w:val="both"/>
        <w:rPr>
          <w:rFonts w:cs="Arial"/>
          <w:b/>
          <w:sz w:val="20"/>
          <w:szCs w:val="20"/>
          <w:lang w:val="nl-BE"/>
        </w:rPr>
      </w:pPr>
      <w:r>
        <w:rPr>
          <w:rFonts w:cs="Arial"/>
          <w:b/>
          <w:sz w:val="20"/>
          <w:szCs w:val="20"/>
          <w:lang w:val="nl-BE"/>
        </w:rPr>
        <w:t xml:space="preserve">           </w:t>
      </w:r>
      <w:r w:rsidR="00F06C56" w:rsidRPr="001513C2">
        <w:rPr>
          <w:rFonts w:cs="Arial"/>
          <w:b/>
          <w:sz w:val="20"/>
          <w:szCs w:val="20"/>
          <w:lang w:val="nl-BE"/>
        </w:rPr>
        <w:t>11.Dc3+</w:t>
      </w:r>
      <w:r w:rsidR="00F06C56" w:rsidRPr="001513C2">
        <w:rPr>
          <w:rFonts w:cs="Arial"/>
          <w:b/>
          <w:sz w:val="20"/>
          <w:szCs w:val="20"/>
          <w:lang w:val="nl-BE"/>
        </w:rPr>
        <w:tab/>
      </w:r>
      <w:r w:rsidR="00F06C56" w:rsidRPr="001513C2">
        <w:rPr>
          <w:rFonts w:cs="Arial"/>
          <w:b/>
          <w:sz w:val="20"/>
          <w:szCs w:val="20"/>
          <w:lang w:val="nl-BE"/>
        </w:rPr>
        <w:tab/>
      </w:r>
    </w:p>
    <w:p w14:paraId="34039341" w14:textId="77777777" w:rsidR="00565DB3" w:rsidRDefault="00565DB3" w:rsidP="00BC6E17">
      <w:pPr>
        <w:ind w:firstLine="708"/>
        <w:jc w:val="both"/>
        <w:rPr>
          <w:rFonts w:cs="Arial"/>
          <w:b/>
          <w:sz w:val="20"/>
          <w:szCs w:val="20"/>
          <w:lang w:val="nl-BE"/>
        </w:rPr>
      </w:pPr>
    </w:p>
    <w:p w14:paraId="0834F397" w14:textId="77777777" w:rsidR="00565DB3" w:rsidRDefault="00565DB3" w:rsidP="00BC6E17">
      <w:pPr>
        <w:ind w:firstLine="708"/>
        <w:jc w:val="both"/>
        <w:rPr>
          <w:rFonts w:cs="Arial"/>
          <w:b/>
          <w:sz w:val="20"/>
          <w:szCs w:val="20"/>
          <w:lang w:val="nl-BE"/>
        </w:rPr>
      </w:pPr>
    </w:p>
    <w:p w14:paraId="7271AC90" w14:textId="77777777" w:rsidR="00565DB3" w:rsidRDefault="00565DB3" w:rsidP="00BC6E17">
      <w:pPr>
        <w:ind w:firstLine="708"/>
        <w:jc w:val="both"/>
        <w:rPr>
          <w:rFonts w:cs="Arial"/>
          <w:b/>
          <w:sz w:val="20"/>
          <w:szCs w:val="20"/>
          <w:lang w:val="nl-BE"/>
        </w:rPr>
      </w:pPr>
    </w:p>
    <w:p w14:paraId="0DF5FFCF" w14:textId="77777777" w:rsidR="00565DB3" w:rsidRDefault="00565DB3" w:rsidP="00BC6E17">
      <w:pPr>
        <w:ind w:firstLine="708"/>
        <w:jc w:val="both"/>
        <w:rPr>
          <w:rFonts w:cs="Arial"/>
          <w:b/>
          <w:sz w:val="20"/>
          <w:szCs w:val="20"/>
          <w:lang w:val="nl-BE"/>
        </w:rPr>
      </w:pPr>
    </w:p>
    <w:p w14:paraId="31636677" w14:textId="77777777" w:rsidR="0010576E" w:rsidRPr="001513C2" w:rsidRDefault="00BC6E17" w:rsidP="00BC6E17">
      <w:pPr>
        <w:ind w:firstLine="708"/>
        <w:jc w:val="both"/>
        <w:rPr>
          <w:rFonts w:cs="Arial"/>
          <w:b/>
          <w:sz w:val="20"/>
          <w:szCs w:val="20"/>
          <w:lang w:val="nl-BE"/>
        </w:rPr>
      </w:pPr>
      <w:r w:rsidRPr="001513C2">
        <w:rPr>
          <w:rFonts w:cs="Arial"/>
          <w:b/>
          <w:sz w:val="20"/>
          <w:szCs w:val="20"/>
          <w:lang w:val="nl-BE"/>
        </w:rPr>
        <w:tab/>
      </w:r>
    </w:p>
    <w:p w14:paraId="4D5EBAE5" w14:textId="77777777" w:rsidR="0050478C" w:rsidRPr="001C2FBB" w:rsidRDefault="0092193D" w:rsidP="006F3923">
      <w:pPr>
        <w:jc w:val="both"/>
        <w:rPr>
          <w:rFonts w:cs="Arial"/>
          <w:b/>
          <w:i/>
          <w:sz w:val="20"/>
          <w:szCs w:val="20"/>
          <w:lang w:val="en-GB"/>
        </w:rPr>
      </w:pPr>
      <w:r w:rsidRPr="001C2FBB">
        <w:rPr>
          <w:rFonts w:cs="Arial"/>
          <w:b/>
          <w:i/>
          <w:sz w:val="20"/>
          <w:szCs w:val="20"/>
          <w:lang w:val="en-GB"/>
        </w:rPr>
        <w:t>Variant A</w:t>
      </w:r>
    </w:p>
    <w:p w14:paraId="4634D0F6" w14:textId="77777777" w:rsidR="0092193D" w:rsidRPr="001C2FBB" w:rsidRDefault="0092193D" w:rsidP="006F3923">
      <w:pPr>
        <w:jc w:val="both"/>
        <w:rPr>
          <w:rFonts w:cs="Arial"/>
          <w:b/>
          <w:sz w:val="20"/>
          <w:szCs w:val="20"/>
          <w:lang w:val="en-GB"/>
        </w:rPr>
      </w:pPr>
      <w:r w:rsidRPr="001C2FBB">
        <w:rPr>
          <w:rFonts w:cs="Arial"/>
          <w:b/>
          <w:i/>
          <w:sz w:val="20"/>
          <w:szCs w:val="20"/>
          <w:lang w:val="en-GB"/>
        </w:rPr>
        <w:tab/>
      </w:r>
      <w:r w:rsidRPr="001C2FBB">
        <w:rPr>
          <w:rFonts w:cs="Arial"/>
          <w:b/>
          <w:sz w:val="20"/>
          <w:szCs w:val="20"/>
          <w:lang w:val="en-GB"/>
        </w:rPr>
        <w:t>11…</w:t>
      </w:r>
      <w:r w:rsidRPr="001C2FBB">
        <w:rPr>
          <w:rFonts w:cs="Arial"/>
          <w:b/>
          <w:sz w:val="20"/>
          <w:szCs w:val="20"/>
          <w:lang w:val="en-GB"/>
        </w:rPr>
        <w:tab/>
      </w:r>
      <w:r w:rsidRPr="001C2FBB">
        <w:rPr>
          <w:rFonts w:cs="Arial"/>
          <w:b/>
          <w:sz w:val="20"/>
          <w:szCs w:val="20"/>
          <w:lang w:val="en-GB"/>
        </w:rPr>
        <w:tab/>
        <w:t>Db2</w:t>
      </w:r>
    </w:p>
    <w:p w14:paraId="73414B2D" w14:textId="77777777" w:rsidR="0092193D" w:rsidRPr="00ED1153" w:rsidRDefault="0092193D" w:rsidP="006F3923">
      <w:pPr>
        <w:jc w:val="both"/>
        <w:rPr>
          <w:rFonts w:cs="Arial"/>
          <w:b/>
          <w:sz w:val="20"/>
          <w:szCs w:val="20"/>
          <w:lang w:val="en-GB"/>
        </w:rPr>
      </w:pPr>
      <w:r w:rsidRPr="001C2FBB">
        <w:rPr>
          <w:rFonts w:cs="Arial"/>
          <w:b/>
          <w:sz w:val="20"/>
          <w:szCs w:val="20"/>
          <w:lang w:val="en-GB"/>
        </w:rPr>
        <w:tab/>
      </w:r>
      <w:r w:rsidRPr="00ED1153">
        <w:rPr>
          <w:rFonts w:cs="Arial"/>
          <w:b/>
          <w:sz w:val="20"/>
          <w:szCs w:val="20"/>
          <w:lang w:val="en-GB"/>
        </w:rPr>
        <w:t>12.Dxb2+</w:t>
      </w:r>
      <w:r w:rsidRPr="00ED1153">
        <w:rPr>
          <w:rFonts w:cs="Arial"/>
          <w:b/>
          <w:sz w:val="20"/>
          <w:szCs w:val="20"/>
          <w:lang w:val="en-GB"/>
        </w:rPr>
        <w:tab/>
        <w:t>Kxb2</w:t>
      </w:r>
    </w:p>
    <w:p w14:paraId="2AEDE713" w14:textId="77777777" w:rsidR="0092193D" w:rsidRPr="00ED1153" w:rsidRDefault="0092193D" w:rsidP="006F3923">
      <w:pPr>
        <w:jc w:val="both"/>
        <w:rPr>
          <w:rFonts w:cs="Arial"/>
          <w:b/>
          <w:sz w:val="20"/>
          <w:szCs w:val="20"/>
          <w:lang w:val="en-GB"/>
        </w:rPr>
      </w:pPr>
      <w:r w:rsidRPr="00ED1153">
        <w:rPr>
          <w:rFonts w:cs="Arial"/>
          <w:b/>
          <w:sz w:val="20"/>
          <w:szCs w:val="20"/>
          <w:lang w:val="en-GB"/>
        </w:rPr>
        <w:tab/>
        <w:t>13.Lxd3</w:t>
      </w:r>
      <w:r w:rsidRPr="00ED1153">
        <w:rPr>
          <w:rFonts w:cs="Arial"/>
          <w:b/>
          <w:sz w:val="20"/>
          <w:szCs w:val="20"/>
          <w:lang w:val="en-GB"/>
        </w:rPr>
        <w:tab/>
        <w:t>Kb3</w:t>
      </w:r>
    </w:p>
    <w:p w14:paraId="03C682C5" w14:textId="77777777" w:rsidR="0092193D" w:rsidRPr="001513C2" w:rsidRDefault="0092193D" w:rsidP="006F3923">
      <w:pPr>
        <w:jc w:val="both"/>
        <w:rPr>
          <w:rFonts w:cs="Arial"/>
          <w:b/>
          <w:sz w:val="20"/>
          <w:szCs w:val="20"/>
          <w:lang w:val="nl-BE"/>
        </w:rPr>
      </w:pPr>
      <w:r w:rsidRPr="00ED1153">
        <w:rPr>
          <w:rFonts w:cs="Arial"/>
          <w:b/>
          <w:sz w:val="20"/>
          <w:szCs w:val="20"/>
          <w:lang w:val="en-GB"/>
        </w:rPr>
        <w:tab/>
      </w:r>
      <w:r w:rsidRPr="001513C2">
        <w:rPr>
          <w:rFonts w:cs="Arial"/>
          <w:b/>
          <w:sz w:val="20"/>
          <w:szCs w:val="20"/>
          <w:lang w:val="nl-BE"/>
        </w:rPr>
        <w:t>14.Lb5</w:t>
      </w:r>
    </w:p>
    <w:p w14:paraId="71938240" w14:textId="77777777" w:rsidR="0092193D" w:rsidRPr="0092193D" w:rsidRDefault="0092193D" w:rsidP="006F3923">
      <w:pPr>
        <w:jc w:val="both"/>
        <w:rPr>
          <w:rFonts w:cs="Arial"/>
          <w:sz w:val="20"/>
          <w:szCs w:val="20"/>
          <w:lang w:val="nl-BE"/>
        </w:rPr>
      </w:pPr>
      <w:r w:rsidRPr="0092193D">
        <w:rPr>
          <w:rFonts w:cs="Arial"/>
          <w:sz w:val="20"/>
          <w:szCs w:val="20"/>
          <w:lang w:val="nl-BE"/>
        </w:rPr>
        <w:t>En wint.</w:t>
      </w:r>
    </w:p>
    <w:p w14:paraId="42F8C46A" w14:textId="77777777" w:rsidR="0092193D" w:rsidRDefault="0092193D" w:rsidP="006F3923">
      <w:pPr>
        <w:jc w:val="both"/>
        <w:rPr>
          <w:rFonts w:cs="Arial"/>
          <w:sz w:val="20"/>
          <w:szCs w:val="20"/>
          <w:lang w:val="nl-BE"/>
        </w:rPr>
      </w:pPr>
    </w:p>
    <w:p w14:paraId="5C93F764" w14:textId="77777777" w:rsidR="0092193D" w:rsidRDefault="0092193D" w:rsidP="006F3923">
      <w:pPr>
        <w:jc w:val="both"/>
        <w:rPr>
          <w:rFonts w:cs="Arial"/>
          <w:b/>
          <w:i/>
          <w:sz w:val="20"/>
          <w:szCs w:val="20"/>
          <w:lang w:val="nl-BE"/>
        </w:rPr>
      </w:pPr>
      <w:r>
        <w:rPr>
          <w:rFonts w:cs="Arial"/>
          <w:b/>
          <w:i/>
          <w:sz w:val="20"/>
          <w:szCs w:val="20"/>
          <w:lang w:val="nl-BE"/>
        </w:rPr>
        <w:t>Variant B</w:t>
      </w:r>
    </w:p>
    <w:p w14:paraId="33868BD9" w14:textId="77777777" w:rsidR="0092193D" w:rsidRDefault="0092193D" w:rsidP="006F3923">
      <w:pPr>
        <w:jc w:val="both"/>
        <w:rPr>
          <w:rFonts w:cs="Arial"/>
          <w:b/>
          <w:sz w:val="20"/>
          <w:szCs w:val="20"/>
          <w:lang w:val="nl-BE"/>
        </w:rPr>
      </w:pPr>
      <w:r>
        <w:rPr>
          <w:rFonts w:cs="Arial"/>
          <w:b/>
          <w:sz w:val="20"/>
          <w:szCs w:val="20"/>
          <w:lang w:val="nl-BE"/>
        </w:rPr>
        <w:tab/>
        <w:t>11…</w:t>
      </w:r>
      <w:r>
        <w:rPr>
          <w:rFonts w:cs="Arial"/>
          <w:b/>
          <w:sz w:val="20"/>
          <w:szCs w:val="20"/>
          <w:lang w:val="nl-BE"/>
        </w:rPr>
        <w:tab/>
      </w:r>
      <w:r>
        <w:rPr>
          <w:rFonts w:cs="Arial"/>
          <w:b/>
          <w:sz w:val="20"/>
          <w:szCs w:val="20"/>
          <w:lang w:val="nl-BE"/>
        </w:rPr>
        <w:tab/>
        <w:t>Ka2</w:t>
      </w:r>
    </w:p>
    <w:p w14:paraId="4BAFD97A" w14:textId="77777777" w:rsidR="0092193D" w:rsidRDefault="0092193D" w:rsidP="006F3923">
      <w:pPr>
        <w:jc w:val="both"/>
        <w:rPr>
          <w:rFonts w:cs="Arial"/>
          <w:b/>
          <w:sz w:val="20"/>
          <w:szCs w:val="20"/>
          <w:lang w:val="nl-BE"/>
        </w:rPr>
      </w:pPr>
      <w:r>
        <w:rPr>
          <w:rFonts w:cs="Arial"/>
          <w:b/>
          <w:sz w:val="20"/>
          <w:szCs w:val="20"/>
          <w:lang w:val="nl-BE"/>
        </w:rPr>
        <w:tab/>
        <w:t>12.Lb3+</w:t>
      </w:r>
      <w:r>
        <w:rPr>
          <w:rFonts w:cs="Arial"/>
          <w:b/>
          <w:sz w:val="20"/>
          <w:szCs w:val="20"/>
          <w:lang w:val="nl-BE"/>
        </w:rPr>
        <w:tab/>
        <w:t>Kb1</w:t>
      </w:r>
    </w:p>
    <w:p w14:paraId="3436E866" w14:textId="77777777" w:rsidR="00542827" w:rsidRDefault="00542827" w:rsidP="006F3923">
      <w:pPr>
        <w:jc w:val="both"/>
        <w:rPr>
          <w:rFonts w:cs="Arial"/>
          <w:b/>
          <w:sz w:val="20"/>
          <w:szCs w:val="20"/>
          <w:lang w:val="nl-BE"/>
        </w:rPr>
      </w:pPr>
      <w:r>
        <w:rPr>
          <w:rFonts w:cs="Arial"/>
          <w:b/>
          <w:sz w:val="20"/>
          <w:szCs w:val="20"/>
          <w:lang w:val="nl-BE"/>
        </w:rPr>
        <w:tab/>
        <w:t>13.La2+</w:t>
      </w:r>
      <w:r>
        <w:rPr>
          <w:rFonts w:cs="Arial"/>
          <w:b/>
          <w:sz w:val="20"/>
          <w:szCs w:val="20"/>
          <w:lang w:val="nl-BE"/>
        </w:rPr>
        <w:tab/>
        <w:t>Kxa2</w:t>
      </w:r>
    </w:p>
    <w:p w14:paraId="397E6B0B" w14:textId="77777777" w:rsidR="0092193D" w:rsidRDefault="0092193D" w:rsidP="006F3923">
      <w:pPr>
        <w:jc w:val="both"/>
        <w:rPr>
          <w:rFonts w:cs="Arial"/>
          <w:b/>
          <w:sz w:val="20"/>
          <w:szCs w:val="20"/>
          <w:lang w:val="nl-BE"/>
        </w:rPr>
      </w:pPr>
      <w:r>
        <w:rPr>
          <w:rFonts w:cs="Arial"/>
          <w:b/>
          <w:sz w:val="20"/>
          <w:szCs w:val="20"/>
          <w:lang w:val="nl-BE"/>
        </w:rPr>
        <w:tab/>
        <w:t>14.Dxc1</w:t>
      </w:r>
    </w:p>
    <w:p w14:paraId="41DD649B" w14:textId="77777777" w:rsidR="0092193D" w:rsidRPr="0092193D" w:rsidRDefault="000B1CC9" w:rsidP="006F3923">
      <w:pPr>
        <w:jc w:val="both"/>
        <w:rPr>
          <w:rFonts w:cs="Arial"/>
          <w:sz w:val="20"/>
          <w:szCs w:val="20"/>
          <w:lang w:val="nl-BE"/>
        </w:rPr>
      </w:pPr>
      <w:r>
        <w:rPr>
          <w:rFonts w:cs="Arial"/>
          <w:sz w:val="20"/>
          <w:szCs w:val="20"/>
          <w:lang w:val="nl-BE"/>
        </w:rPr>
        <w:t>Eveneen</w:t>
      </w:r>
      <w:r w:rsidR="0092193D">
        <w:rPr>
          <w:rFonts w:cs="Arial"/>
          <w:sz w:val="20"/>
          <w:szCs w:val="20"/>
          <w:lang w:val="nl-BE"/>
        </w:rPr>
        <w:t>s met winst.</w:t>
      </w:r>
    </w:p>
    <w:p w14:paraId="65695F74" w14:textId="77777777" w:rsidR="0050478C" w:rsidRPr="0092193D" w:rsidRDefault="0050478C" w:rsidP="006F3923">
      <w:pPr>
        <w:jc w:val="both"/>
        <w:rPr>
          <w:rFonts w:cs="Arial"/>
          <w:sz w:val="20"/>
          <w:szCs w:val="20"/>
          <w:lang w:val="nl-BE"/>
        </w:rPr>
      </w:pPr>
    </w:p>
    <w:p w14:paraId="167FDA7B" w14:textId="77777777" w:rsidR="0050478C" w:rsidRPr="0092193D" w:rsidRDefault="0050478C" w:rsidP="006F3923">
      <w:pPr>
        <w:jc w:val="both"/>
        <w:rPr>
          <w:rFonts w:cs="Arial"/>
          <w:sz w:val="20"/>
          <w:szCs w:val="20"/>
          <w:lang w:val="nl-BE"/>
        </w:rPr>
      </w:pPr>
    </w:p>
    <w:p w14:paraId="41ED6565" w14:textId="77777777" w:rsidR="0050478C" w:rsidRPr="0092193D" w:rsidRDefault="0050478C" w:rsidP="006F3923">
      <w:pPr>
        <w:jc w:val="both"/>
        <w:rPr>
          <w:rFonts w:cs="Arial"/>
          <w:sz w:val="20"/>
          <w:szCs w:val="20"/>
          <w:lang w:val="nl-BE"/>
        </w:rPr>
      </w:pPr>
    </w:p>
    <w:p w14:paraId="4B579CD2" w14:textId="77777777" w:rsidR="0050478C" w:rsidRPr="0092193D" w:rsidRDefault="0050478C" w:rsidP="006F3923">
      <w:pPr>
        <w:jc w:val="both"/>
        <w:rPr>
          <w:rFonts w:cs="Arial"/>
          <w:sz w:val="20"/>
          <w:szCs w:val="20"/>
          <w:lang w:val="nl-BE"/>
        </w:rPr>
      </w:pPr>
    </w:p>
    <w:p w14:paraId="7B2808EA" w14:textId="77777777" w:rsidR="0050478C" w:rsidRPr="0092193D" w:rsidRDefault="0050478C" w:rsidP="006F3923">
      <w:pPr>
        <w:jc w:val="both"/>
        <w:rPr>
          <w:rFonts w:cs="Arial"/>
          <w:sz w:val="20"/>
          <w:szCs w:val="20"/>
          <w:lang w:val="nl-BE"/>
        </w:rPr>
      </w:pPr>
    </w:p>
    <w:p w14:paraId="49EAF709" w14:textId="77777777" w:rsidR="006F3923" w:rsidRPr="0092193D" w:rsidRDefault="006F3923" w:rsidP="006F3923">
      <w:pPr>
        <w:jc w:val="both"/>
        <w:rPr>
          <w:rFonts w:cs="Arial"/>
          <w:sz w:val="20"/>
          <w:szCs w:val="20"/>
          <w:lang w:val="nl-BE"/>
        </w:rPr>
      </w:pPr>
    </w:p>
    <w:p w14:paraId="56140230" w14:textId="77777777" w:rsidR="006F3923" w:rsidRPr="0092193D" w:rsidRDefault="006F3923" w:rsidP="006F3923">
      <w:pPr>
        <w:jc w:val="both"/>
        <w:rPr>
          <w:rFonts w:cs="Arial"/>
          <w:sz w:val="20"/>
          <w:szCs w:val="20"/>
          <w:lang w:val="nl-BE"/>
        </w:rPr>
      </w:pPr>
    </w:p>
    <w:p w14:paraId="58A4D72F" w14:textId="77777777" w:rsidR="006F3923" w:rsidRPr="0092193D" w:rsidRDefault="006F3923" w:rsidP="006F3923">
      <w:pPr>
        <w:jc w:val="both"/>
        <w:rPr>
          <w:rFonts w:cs="Arial"/>
          <w:sz w:val="20"/>
          <w:szCs w:val="20"/>
          <w:lang w:val="nl-BE"/>
        </w:rPr>
      </w:pPr>
    </w:p>
    <w:p w14:paraId="46E0078E" w14:textId="77777777" w:rsidR="006F3923" w:rsidRPr="0092193D" w:rsidRDefault="006F3923" w:rsidP="006F3923">
      <w:pPr>
        <w:jc w:val="both"/>
        <w:rPr>
          <w:rFonts w:cs="Arial"/>
          <w:sz w:val="20"/>
          <w:szCs w:val="20"/>
          <w:lang w:val="nl-BE"/>
        </w:rPr>
      </w:pPr>
    </w:p>
    <w:p w14:paraId="1B8EB87E" w14:textId="77777777" w:rsidR="006F3923" w:rsidRPr="0092193D" w:rsidRDefault="006F3923" w:rsidP="006F3923">
      <w:pPr>
        <w:jc w:val="both"/>
        <w:rPr>
          <w:rFonts w:cs="Arial"/>
          <w:sz w:val="20"/>
          <w:szCs w:val="20"/>
          <w:lang w:val="nl-BE"/>
        </w:rPr>
      </w:pPr>
    </w:p>
    <w:p w14:paraId="4D486E73" w14:textId="77777777" w:rsidR="006F3923" w:rsidRPr="0092193D" w:rsidRDefault="006F3923" w:rsidP="006F3923">
      <w:pPr>
        <w:jc w:val="both"/>
        <w:rPr>
          <w:rFonts w:cs="Arial"/>
          <w:i/>
          <w:sz w:val="20"/>
          <w:szCs w:val="20"/>
          <w:lang w:val="nl-BE"/>
        </w:rPr>
      </w:pPr>
    </w:p>
    <w:p w14:paraId="6EC1FFDA" w14:textId="77777777" w:rsidR="006F3923" w:rsidRPr="0092193D" w:rsidRDefault="006F3923" w:rsidP="006F3923">
      <w:pPr>
        <w:jc w:val="both"/>
        <w:rPr>
          <w:rFonts w:cs="Arial"/>
          <w:sz w:val="20"/>
          <w:szCs w:val="20"/>
          <w:lang w:val="nl-BE"/>
        </w:rPr>
      </w:pPr>
    </w:p>
    <w:p w14:paraId="23813260" w14:textId="77777777" w:rsidR="006F3923" w:rsidRPr="0092193D" w:rsidRDefault="006F3923" w:rsidP="006F3923">
      <w:pPr>
        <w:jc w:val="both"/>
        <w:rPr>
          <w:rFonts w:cs="Arial"/>
          <w:sz w:val="20"/>
          <w:szCs w:val="20"/>
          <w:lang w:val="nl-BE"/>
        </w:rPr>
      </w:pPr>
    </w:p>
    <w:p w14:paraId="2E76612C" w14:textId="77777777" w:rsidR="006F3923" w:rsidRPr="0092193D" w:rsidRDefault="006F3923" w:rsidP="006F3923">
      <w:pPr>
        <w:jc w:val="both"/>
        <w:rPr>
          <w:rFonts w:cs="Arial"/>
          <w:sz w:val="20"/>
          <w:szCs w:val="20"/>
          <w:lang w:val="nl-BE"/>
        </w:rPr>
      </w:pPr>
    </w:p>
    <w:p w14:paraId="0E7A95BA" w14:textId="77777777" w:rsidR="006F3923" w:rsidRPr="0092193D" w:rsidRDefault="006F3923" w:rsidP="006F3923">
      <w:pPr>
        <w:jc w:val="both"/>
        <w:rPr>
          <w:rFonts w:cs="Arial"/>
          <w:sz w:val="20"/>
          <w:szCs w:val="20"/>
          <w:lang w:val="nl-BE"/>
        </w:rPr>
      </w:pPr>
    </w:p>
    <w:p w14:paraId="0FCEB1A7" w14:textId="77777777" w:rsidR="006F3923" w:rsidRPr="0092193D" w:rsidRDefault="006F3923" w:rsidP="006F3923">
      <w:pPr>
        <w:jc w:val="both"/>
        <w:rPr>
          <w:rFonts w:cs="Arial"/>
          <w:sz w:val="20"/>
          <w:szCs w:val="20"/>
          <w:lang w:val="nl-BE"/>
        </w:rPr>
      </w:pPr>
    </w:p>
    <w:p w14:paraId="0782062C" w14:textId="77777777" w:rsidR="006F3923" w:rsidRPr="0092193D" w:rsidRDefault="006F3923" w:rsidP="006F3923">
      <w:pPr>
        <w:jc w:val="both"/>
        <w:rPr>
          <w:rFonts w:cs="Arial"/>
          <w:sz w:val="20"/>
          <w:szCs w:val="20"/>
          <w:lang w:val="nl-BE"/>
        </w:rPr>
      </w:pPr>
    </w:p>
    <w:p w14:paraId="223389CC" w14:textId="77777777" w:rsidR="006F3923" w:rsidRPr="0092193D" w:rsidRDefault="006F3923" w:rsidP="006F3923">
      <w:pPr>
        <w:jc w:val="both"/>
        <w:rPr>
          <w:rFonts w:cs="Arial"/>
          <w:sz w:val="20"/>
          <w:szCs w:val="20"/>
          <w:lang w:val="nl-BE"/>
        </w:rPr>
      </w:pPr>
    </w:p>
    <w:p w14:paraId="2E3A1959" w14:textId="77777777" w:rsidR="006F3923" w:rsidRPr="0092193D" w:rsidRDefault="006F3923" w:rsidP="006F3923">
      <w:pPr>
        <w:jc w:val="both"/>
        <w:rPr>
          <w:rFonts w:cs="Arial"/>
          <w:sz w:val="20"/>
          <w:szCs w:val="20"/>
          <w:lang w:val="nl-BE"/>
        </w:rPr>
      </w:pPr>
    </w:p>
    <w:p w14:paraId="05EB34B1" w14:textId="77777777" w:rsidR="0018248F" w:rsidRPr="0092193D" w:rsidRDefault="0018248F" w:rsidP="00474097">
      <w:pPr>
        <w:jc w:val="center"/>
        <w:rPr>
          <w:rFonts w:cs="Arial"/>
          <w:b/>
          <w:sz w:val="20"/>
          <w:szCs w:val="20"/>
          <w:lang w:val="nl-BE"/>
        </w:rPr>
      </w:pPr>
    </w:p>
    <w:p w14:paraId="2B51171C" w14:textId="77777777" w:rsidR="00565DB3" w:rsidRDefault="00565DB3" w:rsidP="00BF1598">
      <w:pPr>
        <w:jc w:val="center"/>
        <w:rPr>
          <w:b/>
          <w:sz w:val="20"/>
          <w:szCs w:val="20"/>
          <w:lang w:val="nl-BE"/>
        </w:rPr>
      </w:pPr>
    </w:p>
    <w:p w14:paraId="60F05879" w14:textId="77777777" w:rsidR="00565DB3" w:rsidRDefault="00565DB3" w:rsidP="00BF1598">
      <w:pPr>
        <w:jc w:val="center"/>
        <w:rPr>
          <w:b/>
          <w:sz w:val="20"/>
          <w:szCs w:val="20"/>
          <w:lang w:val="nl-BE"/>
        </w:rPr>
      </w:pPr>
    </w:p>
    <w:p w14:paraId="7F7F08D9" w14:textId="77777777" w:rsidR="00565DB3" w:rsidRDefault="00565DB3" w:rsidP="00BF1598">
      <w:pPr>
        <w:jc w:val="center"/>
        <w:rPr>
          <w:b/>
          <w:sz w:val="20"/>
          <w:szCs w:val="20"/>
          <w:lang w:val="nl-BE"/>
        </w:rPr>
      </w:pPr>
    </w:p>
    <w:p w14:paraId="47836671" w14:textId="77777777" w:rsidR="0058514D" w:rsidRDefault="0058514D" w:rsidP="0058514D">
      <w:pPr>
        <w:rPr>
          <w:b/>
          <w:sz w:val="20"/>
          <w:szCs w:val="20"/>
          <w:lang w:val="nl-BE"/>
        </w:rPr>
      </w:pPr>
    </w:p>
    <w:p w14:paraId="16FDCF66" w14:textId="77777777" w:rsidR="0050478C" w:rsidRPr="00BF1598" w:rsidRDefault="0058514D" w:rsidP="0058514D">
      <w:pPr>
        <w:rPr>
          <w:b/>
          <w:sz w:val="20"/>
          <w:szCs w:val="20"/>
          <w:lang w:val="nl-BE"/>
        </w:rPr>
      </w:pPr>
      <w:r>
        <w:rPr>
          <w:b/>
          <w:sz w:val="20"/>
          <w:szCs w:val="20"/>
          <w:lang w:val="nl-BE"/>
        </w:rPr>
        <w:t xml:space="preserve">                   </w:t>
      </w:r>
      <w:r w:rsidR="00004A2F">
        <w:rPr>
          <w:b/>
          <w:sz w:val="20"/>
          <w:szCs w:val="20"/>
          <w:lang w:val="nl-BE"/>
        </w:rPr>
        <w:t>- 2</w:t>
      </w:r>
      <w:r>
        <w:rPr>
          <w:b/>
          <w:sz w:val="20"/>
          <w:szCs w:val="20"/>
          <w:lang w:val="nl-BE"/>
        </w:rPr>
        <w:t>60</w:t>
      </w:r>
      <w:r w:rsidR="0010576E">
        <w:rPr>
          <w:b/>
          <w:sz w:val="20"/>
          <w:szCs w:val="20"/>
          <w:lang w:val="nl-BE"/>
        </w:rPr>
        <w:t xml:space="preserve"> </w:t>
      </w:r>
      <w:r w:rsidR="0010576E">
        <w:rPr>
          <w:sz w:val="20"/>
          <w:szCs w:val="20"/>
          <w:lang w:val="nl-BE"/>
        </w:rPr>
        <w:t>-</w:t>
      </w:r>
    </w:p>
    <w:p w14:paraId="220A476F" w14:textId="77777777" w:rsidR="0010576E" w:rsidRPr="0010576E" w:rsidRDefault="0010576E" w:rsidP="007225E3">
      <w:pPr>
        <w:jc w:val="both"/>
        <w:rPr>
          <w:lang w:val="nl-BE"/>
        </w:rPr>
      </w:pPr>
    </w:p>
    <w:p w14:paraId="7F633CD2" w14:textId="77777777" w:rsidR="0010576E" w:rsidRPr="000C16B6" w:rsidRDefault="0058514D" w:rsidP="0058514D">
      <w:pPr>
        <w:rPr>
          <w:sz w:val="20"/>
          <w:szCs w:val="20"/>
          <w:lang w:val="nl-BE"/>
        </w:rPr>
      </w:pPr>
      <w:r>
        <w:rPr>
          <w:i/>
          <w:sz w:val="20"/>
          <w:szCs w:val="20"/>
          <w:lang w:val="nl-BE"/>
        </w:rPr>
        <w:t xml:space="preserve">                 </w:t>
      </w:r>
      <w:r w:rsidR="006A77F9">
        <w:rPr>
          <w:i/>
          <w:sz w:val="20"/>
          <w:szCs w:val="20"/>
          <w:lang w:val="nl-BE"/>
        </w:rPr>
        <w:t>EG</w:t>
      </w:r>
      <w:r w:rsidR="0010576E" w:rsidRPr="000C16B6">
        <w:rPr>
          <w:i/>
          <w:sz w:val="20"/>
          <w:szCs w:val="20"/>
          <w:lang w:val="nl-BE"/>
        </w:rPr>
        <w:t xml:space="preserve">, </w:t>
      </w:r>
      <w:r w:rsidR="0010576E" w:rsidRPr="000C16B6">
        <w:rPr>
          <w:sz w:val="20"/>
          <w:szCs w:val="20"/>
          <w:lang w:val="nl-BE"/>
        </w:rPr>
        <w:t>2014</w:t>
      </w:r>
    </w:p>
    <w:p w14:paraId="1D2139C7" w14:textId="77777777" w:rsidR="0010576E" w:rsidRPr="0010576E" w:rsidRDefault="0010576E" w:rsidP="0010576E">
      <w:pPr>
        <w:jc w:val="center"/>
        <w:rPr>
          <w:lang w:val="nl-BE"/>
        </w:rPr>
      </w:pPr>
    </w:p>
    <w:p w14:paraId="1EB259F1" w14:textId="77777777" w:rsidR="0050478C" w:rsidRDefault="0010576E" w:rsidP="007225E3">
      <w:pPr>
        <w:jc w:val="both"/>
      </w:pPr>
      <w:r>
        <w:object w:dxaOrig="4700" w:dyaOrig="4715" w14:anchorId="7B91676C">
          <v:shape id="_x0000_i1272" type="#_x0000_t75" style="width:154.5pt;height:155.1pt" o:ole="">
            <v:imagedata r:id="rId518" o:title=""/>
          </v:shape>
          <o:OLEObject Type="Embed" ProgID="CorelDRAW.Graphic.12" ShapeID="_x0000_i1272" DrawAspect="Content" ObjectID="_1587467642" r:id="rId519"/>
        </w:object>
      </w:r>
    </w:p>
    <w:p w14:paraId="3B313370" w14:textId="77777777" w:rsidR="0010576E" w:rsidRDefault="0010576E" w:rsidP="007225E3">
      <w:pPr>
        <w:jc w:val="both"/>
      </w:pPr>
    </w:p>
    <w:p w14:paraId="698F3510" w14:textId="77777777" w:rsidR="0010576E" w:rsidRDefault="0010576E" w:rsidP="007225E3">
      <w:pPr>
        <w:jc w:val="both"/>
        <w:rPr>
          <w:sz w:val="20"/>
          <w:szCs w:val="20"/>
          <w:lang w:val="nl-BE"/>
        </w:rPr>
      </w:pPr>
      <w:r>
        <w:rPr>
          <w:b/>
          <w:lang w:val="nl-BE"/>
        </w:rPr>
        <w:t xml:space="preserve">+ </w:t>
      </w:r>
      <w:r>
        <w:rPr>
          <w:sz w:val="20"/>
          <w:szCs w:val="20"/>
          <w:lang w:val="nl-BE"/>
        </w:rPr>
        <w:t xml:space="preserve">                             6010.03 b4a2</w:t>
      </w:r>
    </w:p>
    <w:p w14:paraId="35F39DCD" w14:textId="77777777" w:rsidR="0010576E" w:rsidRDefault="0010576E" w:rsidP="007225E3">
      <w:pPr>
        <w:jc w:val="both"/>
        <w:rPr>
          <w:sz w:val="20"/>
          <w:szCs w:val="20"/>
          <w:lang w:val="nl-BE"/>
        </w:rPr>
      </w:pPr>
    </w:p>
    <w:p w14:paraId="5DF98608" w14:textId="77777777" w:rsidR="0010576E" w:rsidRDefault="00EE15FB" w:rsidP="007225E3">
      <w:pPr>
        <w:jc w:val="both"/>
        <w:rPr>
          <w:b/>
          <w:sz w:val="20"/>
          <w:szCs w:val="20"/>
          <w:lang w:val="nl-BE"/>
        </w:rPr>
      </w:pPr>
      <w:r>
        <w:rPr>
          <w:sz w:val="20"/>
          <w:szCs w:val="20"/>
          <w:lang w:val="nl-BE"/>
        </w:rPr>
        <w:tab/>
      </w:r>
      <w:r>
        <w:rPr>
          <w:b/>
          <w:sz w:val="20"/>
          <w:szCs w:val="20"/>
          <w:lang w:val="nl-BE"/>
        </w:rPr>
        <w:t>Lb3+</w:t>
      </w:r>
    </w:p>
    <w:p w14:paraId="4897C276" w14:textId="77777777" w:rsidR="00EE15FB" w:rsidRDefault="00EE15FB" w:rsidP="007225E3">
      <w:pPr>
        <w:jc w:val="both"/>
        <w:rPr>
          <w:sz w:val="20"/>
          <w:szCs w:val="20"/>
          <w:lang w:val="nl-BE"/>
        </w:rPr>
      </w:pPr>
      <w:r>
        <w:rPr>
          <w:sz w:val="20"/>
          <w:szCs w:val="20"/>
          <w:lang w:val="nl-BE"/>
        </w:rPr>
        <w:t>Het slaan van de e-pion leidt slechts tot remise volgens mij, bij-voorbeeld: 1.D</w:t>
      </w:r>
      <w:r w:rsidR="00F203E6">
        <w:rPr>
          <w:sz w:val="20"/>
          <w:szCs w:val="20"/>
          <w:lang w:val="nl-BE"/>
        </w:rPr>
        <w:t>x</w:t>
      </w:r>
      <w:r>
        <w:rPr>
          <w:sz w:val="20"/>
          <w:szCs w:val="20"/>
          <w:lang w:val="nl-BE"/>
        </w:rPr>
        <w:t>e2+</w:t>
      </w:r>
      <w:r w:rsidR="00FB776B">
        <w:rPr>
          <w:sz w:val="20"/>
          <w:szCs w:val="20"/>
          <w:lang w:val="nl-BE"/>
        </w:rPr>
        <w:t>?</w:t>
      </w:r>
      <w:r>
        <w:rPr>
          <w:sz w:val="20"/>
          <w:szCs w:val="20"/>
          <w:lang w:val="nl-BE"/>
        </w:rPr>
        <w:t xml:space="preserve"> Ka1 2.Da5 Dc3+ 3.Ka6</w:t>
      </w:r>
      <w:r w:rsidR="00A43FF3">
        <w:rPr>
          <w:sz w:val="20"/>
          <w:szCs w:val="20"/>
          <w:lang w:val="nl-BE"/>
        </w:rPr>
        <w:t xml:space="preserve"> f5 4.Df1+ Kb2 5.Ld1 f4 6.Lf3 c5 7.Ld5 Dd4 8.Lg8 Dd6+ 9.Kb5 Db8+ 10.K</w:t>
      </w:r>
      <w:r w:rsidR="00F203E6">
        <w:rPr>
          <w:sz w:val="20"/>
          <w:szCs w:val="20"/>
          <w:lang w:val="nl-BE"/>
        </w:rPr>
        <w:t>xc5 Dxg8, maar geen winst. Dus:</w:t>
      </w:r>
    </w:p>
    <w:p w14:paraId="010C15BE" w14:textId="77777777" w:rsidR="00A43FF3" w:rsidRDefault="00A43FF3" w:rsidP="007225E3">
      <w:pPr>
        <w:jc w:val="both"/>
        <w:rPr>
          <w:b/>
          <w:sz w:val="20"/>
          <w:szCs w:val="20"/>
          <w:lang w:val="nl-BE"/>
        </w:rPr>
      </w:pPr>
      <w:r>
        <w:rPr>
          <w:sz w:val="20"/>
          <w:szCs w:val="20"/>
          <w:lang w:val="nl-BE"/>
        </w:rPr>
        <w:tab/>
      </w:r>
      <w:r w:rsidR="00F203E6">
        <w:rPr>
          <w:b/>
          <w:sz w:val="20"/>
          <w:szCs w:val="20"/>
          <w:lang w:val="nl-BE"/>
        </w:rPr>
        <w:t>1…</w:t>
      </w:r>
      <w:r w:rsidR="00F203E6">
        <w:rPr>
          <w:b/>
          <w:sz w:val="20"/>
          <w:szCs w:val="20"/>
          <w:lang w:val="nl-BE"/>
        </w:rPr>
        <w:tab/>
      </w:r>
      <w:r>
        <w:rPr>
          <w:b/>
          <w:sz w:val="20"/>
          <w:szCs w:val="20"/>
          <w:lang w:val="nl-BE"/>
        </w:rPr>
        <w:tab/>
        <w:t>Kb1</w:t>
      </w:r>
    </w:p>
    <w:p w14:paraId="47AACA94" w14:textId="77777777" w:rsidR="00A43FF3" w:rsidRDefault="00A43FF3" w:rsidP="007225E3">
      <w:pPr>
        <w:jc w:val="both"/>
        <w:rPr>
          <w:b/>
          <w:sz w:val="20"/>
          <w:szCs w:val="20"/>
          <w:lang w:val="nl-BE"/>
        </w:rPr>
      </w:pPr>
      <w:r>
        <w:rPr>
          <w:b/>
          <w:sz w:val="20"/>
          <w:szCs w:val="20"/>
          <w:lang w:val="nl-BE"/>
        </w:rPr>
        <w:tab/>
        <w:t>2.Df5+</w:t>
      </w:r>
      <w:r>
        <w:rPr>
          <w:b/>
          <w:sz w:val="20"/>
          <w:szCs w:val="20"/>
          <w:lang w:val="nl-BE"/>
        </w:rPr>
        <w:tab/>
      </w:r>
      <w:r>
        <w:rPr>
          <w:b/>
          <w:sz w:val="20"/>
          <w:szCs w:val="20"/>
          <w:lang w:val="nl-BE"/>
        </w:rPr>
        <w:tab/>
        <w:t>Kb2</w:t>
      </w:r>
    </w:p>
    <w:p w14:paraId="7E2A5E37" w14:textId="77777777" w:rsidR="00A43FF3" w:rsidRDefault="00A43FF3" w:rsidP="007225E3">
      <w:pPr>
        <w:jc w:val="both"/>
        <w:rPr>
          <w:b/>
          <w:sz w:val="20"/>
          <w:szCs w:val="20"/>
          <w:lang w:val="nl-BE"/>
        </w:rPr>
      </w:pPr>
      <w:r>
        <w:rPr>
          <w:b/>
          <w:sz w:val="20"/>
          <w:szCs w:val="20"/>
          <w:lang w:val="nl-BE"/>
        </w:rPr>
        <w:tab/>
        <w:t>3.Dxf6+</w:t>
      </w:r>
      <w:r>
        <w:rPr>
          <w:b/>
          <w:sz w:val="20"/>
          <w:szCs w:val="20"/>
          <w:lang w:val="nl-BE"/>
        </w:rPr>
        <w:tab/>
        <w:t>Kb1</w:t>
      </w:r>
    </w:p>
    <w:p w14:paraId="3A6D501A" w14:textId="77777777" w:rsidR="00A43FF3" w:rsidRDefault="00A43FF3" w:rsidP="007225E3">
      <w:pPr>
        <w:jc w:val="both"/>
        <w:rPr>
          <w:b/>
          <w:sz w:val="20"/>
          <w:szCs w:val="20"/>
          <w:lang w:val="nl-BE"/>
        </w:rPr>
      </w:pPr>
      <w:r>
        <w:rPr>
          <w:b/>
          <w:sz w:val="20"/>
          <w:szCs w:val="20"/>
          <w:lang w:val="nl-BE"/>
        </w:rPr>
        <w:tab/>
        <w:t>4.Df5+</w:t>
      </w:r>
      <w:r>
        <w:rPr>
          <w:b/>
          <w:sz w:val="20"/>
          <w:szCs w:val="20"/>
          <w:lang w:val="nl-BE"/>
        </w:rPr>
        <w:tab/>
      </w:r>
      <w:r>
        <w:rPr>
          <w:b/>
          <w:sz w:val="20"/>
          <w:szCs w:val="20"/>
          <w:lang w:val="nl-BE"/>
        </w:rPr>
        <w:tab/>
        <w:t>Kb2</w:t>
      </w:r>
    </w:p>
    <w:p w14:paraId="0EA6D37C" w14:textId="77777777" w:rsidR="00A43FF3" w:rsidRDefault="00A43FF3" w:rsidP="007225E3">
      <w:pPr>
        <w:jc w:val="both"/>
        <w:rPr>
          <w:b/>
          <w:sz w:val="20"/>
          <w:szCs w:val="20"/>
          <w:lang w:val="nl-BE"/>
        </w:rPr>
      </w:pPr>
      <w:r>
        <w:rPr>
          <w:b/>
          <w:sz w:val="20"/>
          <w:szCs w:val="20"/>
          <w:lang w:val="nl-BE"/>
        </w:rPr>
        <w:tab/>
        <w:t>5.De5+</w:t>
      </w:r>
      <w:r>
        <w:rPr>
          <w:b/>
          <w:sz w:val="20"/>
          <w:szCs w:val="20"/>
          <w:lang w:val="nl-BE"/>
        </w:rPr>
        <w:tab/>
      </w:r>
      <w:r>
        <w:rPr>
          <w:b/>
          <w:sz w:val="20"/>
          <w:szCs w:val="20"/>
          <w:lang w:val="nl-BE"/>
        </w:rPr>
        <w:tab/>
        <w:t>Kb1</w:t>
      </w:r>
    </w:p>
    <w:p w14:paraId="310BEDF3" w14:textId="77777777" w:rsidR="00A43FF3" w:rsidRDefault="00A43FF3" w:rsidP="007225E3">
      <w:pPr>
        <w:jc w:val="both"/>
        <w:rPr>
          <w:b/>
          <w:sz w:val="20"/>
          <w:szCs w:val="20"/>
          <w:lang w:val="nl-BE"/>
        </w:rPr>
      </w:pPr>
      <w:r>
        <w:rPr>
          <w:b/>
          <w:sz w:val="20"/>
          <w:szCs w:val="20"/>
          <w:lang w:val="nl-BE"/>
        </w:rPr>
        <w:tab/>
        <w:t>6.De4+</w:t>
      </w:r>
      <w:r>
        <w:rPr>
          <w:b/>
          <w:sz w:val="20"/>
          <w:szCs w:val="20"/>
          <w:lang w:val="nl-BE"/>
        </w:rPr>
        <w:tab/>
      </w:r>
      <w:r>
        <w:rPr>
          <w:b/>
          <w:sz w:val="20"/>
          <w:szCs w:val="20"/>
          <w:lang w:val="nl-BE"/>
        </w:rPr>
        <w:tab/>
        <w:t>Ka1</w:t>
      </w:r>
    </w:p>
    <w:p w14:paraId="31B45C12" w14:textId="77777777" w:rsidR="00A43FF3" w:rsidRDefault="009E7714" w:rsidP="007225E3">
      <w:pPr>
        <w:jc w:val="both"/>
        <w:rPr>
          <w:sz w:val="20"/>
          <w:szCs w:val="20"/>
          <w:lang w:val="nl-BE"/>
        </w:rPr>
      </w:pPr>
      <w:r>
        <w:rPr>
          <w:sz w:val="20"/>
          <w:szCs w:val="20"/>
          <w:lang w:val="nl-BE"/>
        </w:rPr>
        <w:t>6…Kb2</w:t>
      </w:r>
      <w:r w:rsidR="00FB776B">
        <w:rPr>
          <w:sz w:val="20"/>
          <w:szCs w:val="20"/>
          <w:lang w:val="nl-BE"/>
        </w:rPr>
        <w:t>?</w:t>
      </w:r>
      <w:r>
        <w:rPr>
          <w:sz w:val="20"/>
          <w:szCs w:val="20"/>
          <w:lang w:val="nl-BE"/>
        </w:rPr>
        <w:t xml:space="preserve"> 7.Dxé2+ Kb1 8.Da2+ en mat.</w:t>
      </w:r>
    </w:p>
    <w:p w14:paraId="6F3CDB61" w14:textId="77777777" w:rsidR="00A43FF3" w:rsidRDefault="00A43FF3" w:rsidP="007225E3">
      <w:pPr>
        <w:jc w:val="both"/>
        <w:rPr>
          <w:b/>
          <w:sz w:val="20"/>
          <w:szCs w:val="20"/>
          <w:lang w:val="nl-BE"/>
        </w:rPr>
      </w:pPr>
      <w:r>
        <w:rPr>
          <w:sz w:val="20"/>
          <w:szCs w:val="20"/>
          <w:lang w:val="nl-BE"/>
        </w:rPr>
        <w:tab/>
      </w:r>
      <w:r>
        <w:rPr>
          <w:b/>
          <w:sz w:val="20"/>
          <w:szCs w:val="20"/>
          <w:lang w:val="nl-BE"/>
        </w:rPr>
        <w:t>7.Dd4+</w:t>
      </w:r>
      <w:r>
        <w:rPr>
          <w:b/>
          <w:sz w:val="20"/>
          <w:szCs w:val="20"/>
          <w:lang w:val="nl-BE"/>
        </w:rPr>
        <w:tab/>
      </w:r>
      <w:r>
        <w:rPr>
          <w:b/>
          <w:sz w:val="20"/>
          <w:szCs w:val="20"/>
          <w:lang w:val="nl-BE"/>
        </w:rPr>
        <w:tab/>
        <w:t>Db2</w:t>
      </w:r>
    </w:p>
    <w:p w14:paraId="0CB904F6" w14:textId="77777777" w:rsidR="00650BDF" w:rsidRDefault="00A43FF3" w:rsidP="007225E3">
      <w:pPr>
        <w:jc w:val="both"/>
        <w:rPr>
          <w:sz w:val="20"/>
          <w:szCs w:val="20"/>
          <w:lang w:val="nl-BE"/>
        </w:rPr>
      </w:pPr>
      <w:r>
        <w:rPr>
          <w:sz w:val="20"/>
          <w:szCs w:val="20"/>
          <w:lang w:val="nl-BE"/>
        </w:rPr>
        <w:t>7…</w:t>
      </w:r>
      <w:r w:rsidR="00650BDF">
        <w:rPr>
          <w:sz w:val="20"/>
          <w:szCs w:val="20"/>
          <w:lang w:val="nl-BE"/>
        </w:rPr>
        <w:t>Kb1</w:t>
      </w:r>
      <w:r w:rsidR="00FB776B">
        <w:rPr>
          <w:sz w:val="20"/>
          <w:szCs w:val="20"/>
          <w:lang w:val="nl-BE"/>
        </w:rPr>
        <w:t>? 8.Dd3+ Ka1 9.Da6, enzo</w:t>
      </w:r>
      <w:r w:rsidR="00650BDF">
        <w:rPr>
          <w:sz w:val="20"/>
          <w:szCs w:val="20"/>
          <w:lang w:val="nl-BE"/>
        </w:rPr>
        <w:t>voort.</w:t>
      </w:r>
    </w:p>
    <w:p w14:paraId="31001A6C" w14:textId="77777777" w:rsidR="009E7714" w:rsidRDefault="00650BDF" w:rsidP="007225E3">
      <w:pPr>
        <w:jc w:val="both"/>
        <w:rPr>
          <w:sz w:val="20"/>
          <w:szCs w:val="20"/>
          <w:lang w:val="nl-BE"/>
        </w:rPr>
      </w:pPr>
      <w:r>
        <w:rPr>
          <w:sz w:val="20"/>
          <w:szCs w:val="20"/>
          <w:lang w:val="nl-BE"/>
        </w:rPr>
        <w:t xml:space="preserve"> </w:t>
      </w:r>
      <w:r>
        <w:rPr>
          <w:sz w:val="20"/>
          <w:szCs w:val="20"/>
          <w:lang w:val="nl-BE"/>
        </w:rPr>
        <w:tab/>
      </w:r>
    </w:p>
    <w:p w14:paraId="6C027EE4" w14:textId="77777777" w:rsidR="009E7714" w:rsidRDefault="009E7714" w:rsidP="007225E3">
      <w:pPr>
        <w:jc w:val="both"/>
        <w:rPr>
          <w:sz w:val="20"/>
          <w:szCs w:val="20"/>
          <w:lang w:val="nl-BE"/>
        </w:rPr>
      </w:pPr>
    </w:p>
    <w:p w14:paraId="36CAF2FB" w14:textId="77777777" w:rsidR="009E7714" w:rsidRDefault="009E7714" w:rsidP="007225E3">
      <w:pPr>
        <w:jc w:val="both"/>
        <w:rPr>
          <w:sz w:val="20"/>
          <w:szCs w:val="20"/>
          <w:lang w:val="nl-BE"/>
        </w:rPr>
      </w:pPr>
    </w:p>
    <w:p w14:paraId="22D84E4B" w14:textId="77777777" w:rsidR="005E013C" w:rsidRDefault="005E013C" w:rsidP="007225E3">
      <w:pPr>
        <w:jc w:val="both"/>
        <w:rPr>
          <w:sz w:val="20"/>
          <w:szCs w:val="20"/>
          <w:lang w:val="nl-BE"/>
        </w:rPr>
      </w:pPr>
    </w:p>
    <w:p w14:paraId="5F40552E" w14:textId="77777777" w:rsidR="00565DB3" w:rsidRDefault="00565DB3" w:rsidP="007225E3">
      <w:pPr>
        <w:jc w:val="both"/>
        <w:rPr>
          <w:sz w:val="20"/>
          <w:szCs w:val="20"/>
          <w:lang w:val="nl-BE"/>
        </w:rPr>
      </w:pPr>
    </w:p>
    <w:p w14:paraId="4210BFEB" w14:textId="77777777" w:rsidR="00275904" w:rsidRDefault="00275904" w:rsidP="007225E3">
      <w:pPr>
        <w:jc w:val="both"/>
        <w:rPr>
          <w:sz w:val="20"/>
          <w:szCs w:val="20"/>
          <w:lang w:val="nl-BE"/>
        </w:rPr>
      </w:pPr>
    </w:p>
    <w:p w14:paraId="179F7E07" w14:textId="77777777" w:rsidR="00350D49" w:rsidRDefault="00650BDF" w:rsidP="009E7714">
      <w:pPr>
        <w:ind w:firstLine="708"/>
        <w:jc w:val="both"/>
        <w:rPr>
          <w:b/>
          <w:sz w:val="20"/>
          <w:szCs w:val="20"/>
          <w:lang w:val="nl-BE"/>
        </w:rPr>
      </w:pPr>
      <w:r>
        <w:rPr>
          <w:b/>
          <w:sz w:val="20"/>
          <w:szCs w:val="20"/>
          <w:lang w:val="nl-BE"/>
        </w:rPr>
        <w:t>8.</w:t>
      </w:r>
      <w:r w:rsidR="00263563">
        <w:rPr>
          <w:b/>
          <w:sz w:val="20"/>
          <w:szCs w:val="20"/>
          <w:lang w:val="nl-BE"/>
        </w:rPr>
        <w:t>Dg1</w:t>
      </w:r>
      <w:r w:rsidR="0069306B">
        <w:rPr>
          <w:b/>
          <w:sz w:val="20"/>
          <w:szCs w:val="20"/>
          <w:lang w:val="nl-BE"/>
        </w:rPr>
        <w:t>+</w:t>
      </w:r>
      <w:r w:rsidR="00263563">
        <w:rPr>
          <w:b/>
          <w:sz w:val="20"/>
          <w:szCs w:val="20"/>
          <w:lang w:val="nl-BE"/>
        </w:rPr>
        <w:tab/>
      </w:r>
      <w:r w:rsidR="00263563">
        <w:rPr>
          <w:b/>
          <w:sz w:val="20"/>
          <w:szCs w:val="20"/>
          <w:lang w:val="nl-BE"/>
        </w:rPr>
        <w:tab/>
        <w:t>e1D+</w:t>
      </w:r>
    </w:p>
    <w:p w14:paraId="5CB29C59" w14:textId="77777777" w:rsidR="00263563" w:rsidRDefault="009E7714" w:rsidP="007225E3">
      <w:pPr>
        <w:jc w:val="both"/>
        <w:rPr>
          <w:b/>
          <w:sz w:val="20"/>
          <w:szCs w:val="20"/>
          <w:lang w:val="nl-BE"/>
        </w:rPr>
      </w:pPr>
      <w:r>
        <w:rPr>
          <w:b/>
          <w:sz w:val="20"/>
          <w:szCs w:val="20"/>
          <w:lang w:val="nl-BE"/>
        </w:rPr>
        <w:tab/>
      </w:r>
      <w:r w:rsidR="00263563">
        <w:rPr>
          <w:b/>
          <w:sz w:val="20"/>
          <w:szCs w:val="20"/>
          <w:lang w:val="nl-BE"/>
        </w:rPr>
        <w:t>9.Dxe1</w:t>
      </w:r>
      <w:r w:rsidR="0069306B">
        <w:rPr>
          <w:b/>
          <w:sz w:val="20"/>
          <w:szCs w:val="20"/>
          <w:lang w:val="nl-BE"/>
        </w:rPr>
        <w:t>+</w:t>
      </w:r>
      <w:r w:rsidR="00263563">
        <w:rPr>
          <w:b/>
          <w:sz w:val="20"/>
          <w:szCs w:val="20"/>
          <w:lang w:val="nl-BE"/>
        </w:rPr>
        <w:tab/>
        <w:t>Db1</w:t>
      </w:r>
    </w:p>
    <w:p w14:paraId="4B24D8F3" w14:textId="77777777" w:rsidR="00263563" w:rsidRDefault="00263563" w:rsidP="007225E3">
      <w:pPr>
        <w:jc w:val="both"/>
        <w:rPr>
          <w:b/>
          <w:sz w:val="20"/>
          <w:szCs w:val="20"/>
          <w:lang w:val="nl-BE"/>
        </w:rPr>
      </w:pPr>
      <w:r>
        <w:rPr>
          <w:b/>
          <w:sz w:val="20"/>
          <w:szCs w:val="20"/>
          <w:lang w:val="nl-BE"/>
        </w:rPr>
        <w:t xml:space="preserve">           10.De5+</w:t>
      </w:r>
      <w:r>
        <w:rPr>
          <w:b/>
          <w:sz w:val="20"/>
          <w:szCs w:val="20"/>
          <w:lang w:val="nl-BE"/>
        </w:rPr>
        <w:tab/>
      </w:r>
      <w:r>
        <w:rPr>
          <w:b/>
          <w:sz w:val="20"/>
          <w:szCs w:val="20"/>
          <w:lang w:val="nl-BE"/>
        </w:rPr>
        <w:tab/>
        <w:t>Db2</w:t>
      </w:r>
    </w:p>
    <w:p w14:paraId="5FA3BB37" w14:textId="77777777" w:rsidR="00263563" w:rsidRDefault="00263563" w:rsidP="007225E3">
      <w:pPr>
        <w:jc w:val="both"/>
        <w:rPr>
          <w:b/>
          <w:sz w:val="20"/>
          <w:szCs w:val="20"/>
          <w:lang w:val="nl-BE"/>
        </w:rPr>
      </w:pPr>
      <w:r>
        <w:rPr>
          <w:b/>
          <w:sz w:val="20"/>
          <w:szCs w:val="20"/>
          <w:lang w:val="nl-BE"/>
        </w:rPr>
        <w:t xml:space="preserve">           11.Da5+</w:t>
      </w:r>
      <w:r>
        <w:rPr>
          <w:b/>
          <w:sz w:val="20"/>
          <w:szCs w:val="20"/>
          <w:lang w:val="nl-BE"/>
        </w:rPr>
        <w:tab/>
      </w:r>
      <w:r>
        <w:rPr>
          <w:b/>
          <w:sz w:val="20"/>
          <w:szCs w:val="20"/>
          <w:lang w:val="nl-BE"/>
        </w:rPr>
        <w:tab/>
        <w:t>Kb1</w:t>
      </w:r>
    </w:p>
    <w:p w14:paraId="27521E20" w14:textId="77777777" w:rsidR="00350D49" w:rsidRDefault="00263563" w:rsidP="007225E3">
      <w:pPr>
        <w:jc w:val="both"/>
        <w:rPr>
          <w:b/>
          <w:sz w:val="20"/>
          <w:szCs w:val="20"/>
          <w:lang w:val="nl-BE"/>
        </w:rPr>
      </w:pPr>
      <w:r>
        <w:rPr>
          <w:b/>
          <w:sz w:val="20"/>
          <w:szCs w:val="20"/>
          <w:lang w:val="nl-BE"/>
        </w:rPr>
        <w:t xml:space="preserve">           12.</w:t>
      </w:r>
      <w:r w:rsidR="00350D49">
        <w:rPr>
          <w:b/>
          <w:sz w:val="20"/>
          <w:szCs w:val="20"/>
          <w:lang w:val="nl-BE"/>
        </w:rPr>
        <w:t>Df5</w:t>
      </w:r>
      <w:r w:rsidR="0069306B">
        <w:rPr>
          <w:b/>
          <w:sz w:val="20"/>
          <w:szCs w:val="20"/>
          <w:lang w:val="nl-BE"/>
        </w:rPr>
        <w:t>+</w:t>
      </w:r>
      <w:r w:rsidR="00350D49">
        <w:rPr>
          <w:b/>
          <w:sz w:val="20"/>
          <w:szCs w:val="20"/>
          <w:lang w:val="nl-BE"/>
        </w:rPr>
        <w:tab/>
      </w:r>
      <w:r w:rsidR="00350D49">
        <w:rPr>
          <w:b/>
          <w:sz w:val="20"/>
          <w:szCs w:val="20"/>
          <w:lang w:val="nl-BE"/>
        </w:rPr>
        <w:tab/>
        <w:t>Ka1</w:t>
      </w:r>
    </w:p>
    <w:p w14:paraId="145A6FBE" w14:textId="77777777" w:rsidR="00350D49" w:rsidRDefault="00350D49" w:rsidP="007225E3">
      <w:pPr>
        <w:jc w:val="both"/>
        <w:rPr>
          <w:b/>
          <w:sz w:val="20"/>
          <w:szCs w:val="20"/>
          <w:lang w:val="nl-BE"/>
        </w:rPr>
      </w:pPr>
      <w:r>
        <w:rPr>
          <w:b/>
          <w:sz w:val="20"/>
          <w:szCs w:val="20"/>
          <w:lang w:val="nl-BE"/>
        </w:rPr>
        <w:t xml:space="preserve">           13.Df1+</w:t>
      </w:r>
      <w:r>
        <w:rPr>
          <w:b/>
          <w:sz w:val="20"/>
          <w:szCs w:val="20"/>
          <w:lang w:val="nl-BE"/>
        </w:rPr>
        <w:tab/>
      </w:r>
      <w:r>
        <w:rPr>
          <w:b/>
          <w:sz w:val="20"/>
          <w:szCs w:val="20"/>
          <w:lang w:val="nl-BE"/>
        </w:rPr>
        <w:tab/>
        <w:t>Db1</w:t>
      </w:r>
    </w:p>
    <w:p w14:paraId="6C7D95C0" w14:textId="77777777" w:rsidR="00350D49" w:rsidRDefault="009E7714" w:rsidP="007225E3">
      <w:pPr>
        <w:jc w:val="both"/>
        <w:rPr>
          <w:b/>
          <w:sz w:val="20"/>
          <w:szCs w:val="20"/>
          <w:lang w:val="nl-BE"/>
        </w:rPr>
      </w:pPr>
      <w:r>
        <w:rPr>
          <w:b/>
          <w:sz w:val="20"/>
          <w:szCs w:val="20"/>
          <w:lang w:val="nl-BE"/>
        </w:rPr>
        <w:t xml:space="preserve">           14.Da6+</w:t>
      </w:r>
      <w:r>
        <w:rPr>
          <w:b/>
          <w:sz w:val="20"/>
          <w:szCs w:val="20"/>
          <w:lang w:val="nl-BE"/>
        </w:rPr>
        <w:tab/>
      </w:r>
      <w:r>
        <w:rPr>
          <w:b/>
          <w:sz w:val="20"/>
          <w:szCs w:val="20"/>
          <w:lang w:val="nl-BE"/>
        </w:rPr>
        <w:tab/>
        <w:t>Kb2</w:t>
      </w:r>
    </w:p>
    <w:p w14:paraId="28E6DCC4" w14:textId="77777777" w:rsidR="00350D49" w:rsidRDefault="00350D49" w:rsidP="007225E3">
      <w:pPr>
        <w:jc w:val="both"/>
        <w:rPr>
          <w:b/>
          <w:sz w:val="20"/>
          <w:szCs w:val="20"/>
          <w:lang w:val="nl-BE"/>
        </w:rPr>
      </w:pPr>
      <w:r>
        <w:rPr>
          <w:b/>
          <w:sz w:val="20"/>
          <w:szCs w:val="20"/>
          <w:lang w:val="nl-BE"/>
        </w:rPr>
        <w:t xml:space="preserve">           15.Da3+</w:t>
      </w:r>
    </w:p>
    <w:p w14:paraId="3BB001FA" w14:textId="77777777" w:rsidR="00350D49" w:rsidRDefault="00350D49" w:rsidP="007225E3">
      <w:pPr>
        <w:jc w:val="both"/>
        <w:rPr>
          <w:sz w:val="20"/>
          <w:szCs w:val="20"/>
          <w:lang w:val="nl-BE"/>
        </w:rPr>
      </w:pPr>
      <w:r>
        <w:rPr>
          <w:sz w:val="20"/>
          <w:szCs w:val="20"/>
          <w:lang w:val="nl-BE"/>
        </w:rPr>
        <w:t>En mat.</w:t>
      </w:r>
    </w:p>
    <w:p w14:paraId="6A48A531" w14:textId="77777777" w:rsidR="00350D49" w:rsidRDefault="00350D49" w:rsidP="007225E3">
      <w:pPr>
        <w:jc w:val="both"/>
        <w:rPr>
          <w:sz w:val="20"/>
          <w:szCs w:val="20"/>
          <w:lang w:val="nl-BE"/>
        </w:rPr>
      </w:pPr>
    </w:p>
    <w:p w14:paraId="7FF62CAD" w14:textId="77777777" w:rsidR="00A43FF3" w:rsidRPr="00350D49" w:rsidRDefault="00350D49" w:rsidP="007225E3">
      <w:pPr>
        <w:jc w:val="both"/>
        <w:rPr>
          <w:b/>
          <w:i/>
          <w:sz w:val="20"/>
          <w:szCs w:val="20"/>
          <w:lang w:val="en-GB"/>
        </w:rPr>
      </w:pPr>
      <w:r w:rsidRPr="00350D49">
        <w:rPr>
          <w:i/>
          <w:sz w:val="20"/>
          <w:szCs w:val="20"/>
          <w:lang w:val="en-GB"/>
        </w:rPr>
        <w:t xml:space="preserve">“Ignace Vandecasteele show a lit-tle </w:t>
      </w:r>
      <w:r>
        <w:rPr>
          <w:i/>
          <w:sz w:val="20"/>
          <w:szCs w:val="20"/>
          <w:lang w:val="en-GB"/>
        </w:rPr>
        <w:t>mechanisme where w</w:t>
      </w:r>
      <w:r w:rsidR="00A260A9">
        <w:rPr>
          <w:i/>
          <w:sz w:val="20"/>
          <w:szCs w:val="20"/>
          <w:lang w:val="en-GB"/>
        </w:rPr>
        <w:t xml:space="preserve">hite </w:t>
      </w:r>
      <w:r w:rsidRPr="00350D49">
        <w:rPr>
          <w:i/>
          <w:sz w:val="20"/>
          <w:szCs w:val="20"/>
          <w:lang w:val="en-GB"/>
        </w:rPr>
        <w:t xml:space="preserve">needs </w:t>
      </w:r>
      <w:r w:rsidRPr="00272667">
        <w:rPr>
          <w:b/>
          <w:i/>
          <w:sz w:val="20"/>
          <w:szCs w:val="20"/>
          <w:lang w:val="en-GB"/>
        </w:rPr>
        <w:t>15 consecutive checks</w:t>
      </w:r>
      <w:r w:rsidRPr="00350D49">
        <w:rPr>
          <w:i/>
          <w:sz w:val="20"/>
          <w:szCs w:val="20"/>
          <w:lang w:val="en-GB"/>
        </w:rPr>
        <w:t xml:space="preserve">, the last one being mate” </w:t>
      </w:r>
      <w:r>
        <w:rPr>
          <w:sz w:val="20"/>
          <w:szCs w:val="20"/>
          <w:lang w:val="en-GB"/>
        </w:rPr>
        <w:t>consta</w:t>
      </w:r>
      <w:r w:rsidR="00272667">
        <w:rPr>
          <w:sz w:val="20"/>
          <w:szCs w:val="20"/>
          <w:lang w:val="en-GB"/>
        </w:rPr>
        <w:t>-</w:t>
      </w:r>
      <w:r>
        <w:rPr>
          <w:sz w:val="20"/>
          <w:szCs w:val="20"/>
          <w:lang w:val="en-GB"/>
        </w:rPr>
        <w:t>teerde</w:t>
      </w:r>
      <w:r w:rsidR="00361D2A">
        <w:rPr>
          <w:sz w:val="20"/>
          <w:szCs w:val="20"/>
          <w:lang w:val="en-GB"/>
        </w:rPr>
        <w:t xml:space="preserve"> Ed van de Gevel.</w:t>
      </w:r>
      <w:r w:rsidR="00A43FF3" w:rsidRPr="00350D49">
        <w:rPr>
          <w:b/>
          <w:i/>
          <w:sz w:val="20"/>
          <w:szCs w:val="20"/>
          <w:lang w:val="en-GB"/>
        </w:rPr>
        <w:tab/>
      </w:r>
    </w:p>
    <w:p w14:paraId="221CEDEC" w14:textId="77777777" w:rsidR="0050478C" w:rsidRPr="00350D49" w:rsidRDefault="0050478C" w:rsidP="007225E3">
      <w:pPr>
        <w:jc w:val="both"/>
        <w:rPr>
          <w:b/>
          <w:sz w:val="20"/>
          <w:szCs w:val="20"/>
          <w:lang w:val="en-GB"/>
        </w:rPr>
      </w:pPr>
    </w:p>
    <w:p w14:paraId="4AE040FD" w14:textId="77777777" w:rsidR="0050478C" w:rsidRPr="00FB776B" w:rsidRDefault="00745228" w:rsidP="007225E3">
      <w:pPr>
        <w:jc w:val="both"/>
        <w:rPr>
          <w:sz w:val="20"/>
          <w:szCs w:val="20"/>
          <w:lang w:val="nl-BE"/>
        </w:rPr>
      </w:pPr>
      <w:r w:rsidRPr="00FB776B">
        <w:rPr>
          <w:sz w:val="20"/>
          <w:szCs w:val="20"/>
          <w:lang w:val="nl-BE"/>
        </w:rPr>
        <w:t>Zie ook N° -</w:t>
      </w:r>
      <w:r w:rsidR="00FB776B">
        <w:rPr>
          <w:sz w:val="20"/>
          <w:szCs w:val="20"/>
          <w:lang w:val="nl-BE"/>
        </w:rPr>
        <w:t xml:space="preserve">141- </w:t>
      </w:r>
      <w:r w:rsidRPr="00FB776B">
        <w:rPr>
          <w:sz w:val="20"/>
          <w:szCs w:val="20"/>
          <w:lang w:val="nl-BE"/>
        </w:rPr>
        <w:t>en N° -142 -</w:t>
      </w:r>
    </w:p>
    <w:p w14:paraId="182A03FA" w14:textId="77777777" w:rsidR="0050478C" w:rsidRPr="00745228" w:rsidRDefault="0050478C" w:rsidP="007225E3">
      <w:pPr>
        <w:jc w:val="both"/>
        <w:rPr>
          <w:b/>
          <w:sz w:val="20"/>
          <w:szCs w:val="20"/>
          <w:lang w:val="nl-BE"/>
        </w:rPr>
      </w:pPr>
    </w:p>
    <w:p w14:paraId="1EE74E09" w14:textId="77777777" w:rsidR="0050478C" w:rsidRPr="00745228" w:rsidRDefault="0050478C" w:rsidP="007225E3">
      <w:pPr>
        <w:jc w:val="both"/>
        <w:rPr>
          <w:b/>
          <w:sz w:val="20"/>
          <w:szCs w:val="20"/>
          <w:lang w:val="nl-BE"/>
        </w:rPr>
      </w:pPr>
    </w:p>
    <w:p w14:paraId="2AA97C4C" w14:textId="77777777" w:rsidR="0050478C" w:rsidRPr="00745228" w:rsidRDefault="0050478C" w:rsidP="007225E3">
      <w:pPr>
        <w:jc w:val="both"/>
        <w:rPr>
          <w:b/>
          <w:sz w:val="20"/>
          <w:szCs w:val="20"/>
          <w:lang w:val="nl-BE"/>
        </w:rPr>
      </w:pPr>
    </w:p>
    <w:p w14:paraId="43123EF5" w14:textId="77777777" w:rsidR="0050478C" w:rsidRPr="00745228" w:rsidRDefault="0050478C" w:rsidP="007225E3">
      <w:pPr>
        <w:jc w:val="both"/>
        <w:rPr>
          <w:b/>
          <w:sz w:val="20"/>
          <w:szCs w:val="20"/>
          <w:lang w:val="nl-BE"/>
        </w:rPr>
      </w:pPr>
    </w:p>
    <w:p w14:paraId="2E06248E" w14:textId="77777777" w:rsidR="0050478C" w:rsidRPr="00745228" w:rsidRDefault="0050478C" w:rsidP="007225E3">
      <w:pPr>
        <w:jc w:val="both"/>
        <w:rPr>
          <w:b/>
          <w:sz w:val="20"/>
          <w:szCs w:val="20"/>
          <w:lang w:val="nl-BE"/>
        </w:rPr>
      </w:pPr>
    </w:p>
    <w:p w14:paraId="3CB53679" w14:textId="77777777" w:rsidR="0050478C" w:rsidRPr="00745228" w:rsidRDefault="0050478C" w:rsidP="007225E3">
      <w:pPr>
        <w:jc w:val="both"/>
        <w:rPr>
          <w:b/>
          <w:sz w:val="20"/>
          <w:szCs w:val="20"/>
          <w:lang w:val="nl-BE"/>
        </w:rPr>
      </w:pPr>
    </w:p>
    <w:p w14:paraId="0EF7A676" w14:textId="77777777" w:rsidR="0050478C" w:rsidRPr="00745228" w:rsidRDefault="0050478C" w:rsidP="007225E3">
      <w:pPr>
        <w:jc w:val="both"/>
        <w:rPr>
          <w:b/>
          <w:sz w:val="20"/>
          <w:szCs w:val="20"/>
          <w:lang w:val="nl-BE"/>
        </w:rPr>
      </w:pPr>
    </w:p>
    <w:p w14:paraId="4DB9C2ED" w14:textId="77777777" w:rsidR="0050478C" w:rsidRPr="00745228" w:rsidRDefault="0050478C" w:rsidP="007225E3">
      <w:pPr>
        <w:jc w:val="both"/>
        <w:rPr>
          <w:b/>
          <w:sz w:val="20"/>
          <w:szCs w:val="20"/>
          <w:lang w:val="nl-BE"/>
        </w:rPr>
      </w:pPr>
    </w:p>
    <w:p w14:paraId="6A77D191" w14:textId="77777777" w:rsidR="0050478C" w:rsidRPr="00745228" w:rsidRDefault="0050478C" w:rsidP="007225E3">
      <w:pPr>
        <w:jc w:val="both"/>
        <w:rPr>
          <w:b/>
          <w:sz w:val="20"/>
          <w:szCs w:val="20"/>
          <w:lang w:val="nl-BE"/>
        </w:rPr>
      </w:pPr>
    </w:p>
    <w:p w14:paraId="11AF8EDB" w14:textId="77777777" w:rsidR="0050478C" w:rsidRPr="00745228" w:rsidRDefault="0050478C" w:rsidP="007225E3">
      <w:pPr>
        <w:jc w:val="both"/>
        <w:rPr>
          <w:b/>
          <w:sz w:val="20"/>
          <w:szCs w:val="20"/>
          <w:lang w:val="nl-BE"/>
        </w:rPr>
      </w:pPr>
    </w:p>
    <w:p w14:paraId="17081F9C" w14:textId="77777777" w:rsidR="0050478C" w:rsidRPr="00745228" w:rsidRDefault="0050478C" w:rsidP="007225E3">
      <w:pPr>
        <w:jc w:val="both"/>
        <w:rPr>
          <w:b/>
          <w:sz w:val="20"/>
          <w:szCs w:val="20"/>
          <w:lang w:val="nl-BE"/>
        </w:rPr>
      </w:pPr>
    </w:p>
    <w:p w14:paraId="2DB1520E" w14:textId="77777777" w:rsidR="0050478C" w:rsidRPr="00745228" w:rsidRDefault="0050478C" w:rsidP="007225E3">
      <w:pPr>
        <w:jc w:val="both"/>
        <w:rPr>
          <w:b/>
          <w:sz w:val="20"/>
          <w:szCs w:val="20"/>
          <w:lang w:val="nl-BE"/>
        </w:rPr>
      </w:pPr>
    </w:p>
    <w:p w14:paraId="06A5A746" w14:textId="77777777" w:rsidR="0050478C" w:rsidRPr="00745228" w:rsidRDefault="0050478C" w:rsidP="007225E3">
      <w:pPr>
        <w:jc w:val="both"/>
        <w:rPr>
          <w:b/>
          <w:sz w:val="20"/>
          <w:szCs w:val="20"/>
          <w:lang w:val="nl-BE"/>
        </w:rPr>
      </w:pPr>
    </w:p>
    <w:p w14:paraId="1C0EE726" w14:textId="77777777" w:rsidR="0050478C" w:rsidRPr="00745228" w:rsidRDefault="0050478C" w:rsidP="007225E3">
      <w:pPr>
        <w:jc w:val="both"/>
        <w:rPr>
          <w:b/>
          <w:sz w:val="20"/>
          <w:szCs w:val="20"/>
          <w:lang w:val="nl-BE"/>
        </w:rPr>
      </w:pPr>
    </w:p>
    <w:p w14:paraId="02C6518F" w14:textId="77777777" w:rsidR="0050478C" w:rsidRPr="00745228" w:rsidRDefault="0050478C" w:rsidP="007225E3">
      <w:pPr>
        <w:jc w:val="both"/>
        <w:rPr>
          <w:b/>
          <w:sz w:val="20"/>
          <w:szCs w:val="20"/>
          <w:lang w:val="nl-BE"/>
        </w:rPr>
      </w:pPr>
    </w:p>
    <w:p w14:paraId="0D3389A2" w14:textId="77777777" w:rsidR="0050478C" w:rsidRPr="00745228" w:rsidRDefault="0050478C" w:rsidP="007225E3">
      <w:pPr>
        <w:jc w:val="both"/>
        <w:rPr>
          <w:b/>
          <w:sz w:val="20"/>
          <w:szCs w:val="20"/>
          <w:lang w:val="nl-BE"/>
        </w:rPr>
      </w:pPr>
    </w:p>
    <w:p w14:paraId="0D33C58D" w14:textId="77777777" w:rsidR="0050478C" w:rsidRPr="00745228" w:rsidRDefault="0050478C" w:rsidP="007225E3">
      <w:pPr>
        <w:jc w:val="both"/>
        <w:rPr>
          <w:b/>
          <w:sz w:val="20"/>
          <w:szCs w:val="20"/>
          <w:lang w:val="nl-BE"/>
        </w:rPr>
      </w:pPr>
    </w:p>
    <w:p w14:paraId="162E7773" w14:textId="77777777" w:rsidR="0050478C" w:rsidRPr="00745228" w:rsidRDefault="0050478C" w:rsidP="007225E3">
      <w:pPr>
        <w:jc w:val="both"/>
        <w:rPr>
          <w:b/>
          <w:sz w:val="20"/>
          <w:szCs w:val="20"/>
          <w:lang w:val="nl-BE"/>
        </w:rPr>
      </w:pPr>
    </w:p>
    <w:p w14:paraId="0FA93B12" w14:textId="77777777" w:rsidR="009D0175" w:rsidRDefault="009D0175" w:rsidP="009D0175">
      <w:pPr>
        <w:rPr>
          <w:b/>
          <w:sz w:val="20"/>
          <w:szCs w:val="20"/>
          <w:lang w:val="nl-BE"/>
        </w:rPr>
      </w:pPr>
    </w:p>
    <w:p w14:paraId="6A4BC846" w14:textId="77777777" w:rsidR="006F3923" w:rsidRPr="00263563" w:rsidRDefault="00BF5123" w:rsidP="009D0175">
      <w:pPr>
        <w:jc w:val="center"/>
        <w:rPr>
          <w:sz w:val="20"/>
          <w:szCs w:val="20"/>
          <w:lang w:val="nl-BE"/>
        </w:rPr>
      </w:pPr>
      <w:r w:rsidRPr="00263563">
        <w:rPr>
          <w:b/>
          <w:sz w:val="20"/>
          <w:szCs w:val="20"/>
          <w:lang w:val="nl-BE"/>
        </w:rPr>
        <w:t xml:space="preserve">- </w:t>
      </w:r>
      <w:r w:rsidR="00004A2F">
        <w:rPr>
          <w:b/>
          <w:sz w:val="20"/>
          <w:szCs w:val="20"/>
          <w:lang w:val="nl-BE"/>
        </w:rPr>
        <w:t>26</w:t>
      </w:r>
      <w:r w:rsidR="00CE1E84">
        <w:rPr>
          <w:b/>
          <w:sz w:val="20"/>
          <w:szCs w:val="20"/>
          <w:lang w:val="nl-BE"/>
        </w:rPr>
        <w:t>1</w:t>
      </w:r>
      <w:r w:rsidR="00452AFE">
        <w:rPr>
          <w:b/>
          <w:sz w:val="20"/>
          <w:szCs w:val="20"/>
          <w:lang w:val="nl-BE"/>
        </w:rPr>
        <w:t xml:space="preserve"> </w:t>
      </w:r>
      <w:r w:rsidR="006F3923" w:rsidRPr="00263563">
        <w:rPr>
          <w:b/>
          <w:sz w:val="20"/>
          <w:szCs w:val="20"/>
          <w:lang w:val="nl-BE"/>
        </w:rPr>
        <w:t>-</w:t>
      </w:r>
    </w:p>
    <w:p w14:paraId="784F221B" w14:textId="77777777" w:rsidR="006F3923" w:rsidRPr="00263563" w:rsidRDefault="006F3923" w:rsidP="006F3923">
      <w:pPr>
        <w:jc w:val="both"/>
        <w:rPr>
          <w:sz w:val="20"/>
          <w:szCs w:val="20"/>
          <w:lang w:val="nl-BE"/>
        </w:rPr>
      </w:pPr>
    </w:p>
    <w:p w14:paraId="0EDC6F9B" w14:textId="77777777" w:rsidR="006F3923" w:rsidRPr="00263563" w:rsidRDefault="006F3923" w:rsidP="006F3923">
      <w:pPr>
        <w:jc w:val="center"/>
        <w:rPr>
          <w:sz w:val="20"/>
          <w:szCs w:val="20"/>
          <w:lang w:val="nl-BE"/>
        </w:rPr>
      </w:pPr>
      <w:r w:rsidRPr="00263563">
        <w:rPr>
          <w:i/>
          <w:sz w:val="20"/>
          <w:szCs w:val="20"/>
          <w:lang w:val="nl-BE"/>
        </w:rPr>
        <w:t xml:space="preserve">Original, </w:t>
      </w:r>
      <w:r w:rsidRPr="00263563">
        <w:rPr>
          <w:sz w:val="20"/>
          <w:szCs w:val="20"/>
          <w:lang w:val="nl-BE"/>
        </w:rPr>
        <w:t>2011</w:t>
      </w:r>
    </w:p>
    <w:p w14:paraId="39B24249" w14:textId="77777777" w:rsidR="006F3923" w:rsidRPr="00263563" w:rsidRDefault="006F3923" w:rsidP="006F3923">
      <w:pPr>
        <w:jc w:val="both"/>
        <w:rPr>
          <w:sz w:val="20"/>
          <w:szCs w:val="20"/>
          <w:lang w:val="nl-BE"/>
        </w:rPr>
      </w:pPr>
    </w:p>
    <w:p w14:paraId="06A5AE1C" w14:textId="77777777" w:rsidR="006F3923" w:rsidRPr="00263563" w:rsidRDefault="006F3923" w:rsidP="006F3923">
      <w:pPr>
        <w:jc w:val="both"/>
        <w:rPr>
          <w:sz w:val="20"/>
          <w:szCs w:val="20"/>
          <w:lang w:val="nl-BE"/>
        </w:rPr>
      </w:pPr>
      <w:r>
        <w:object w:dxaOrig="4585" w:dyaOrig="4577" w14:anchorId="143997E4">
          <v:shape id="_x0000_i1273" type="#_x0000_t75" style="width:153.4pt;height:154.5pt" o:ole="">
            <v:imagedata r:id="rId520" o:title=""/>
          </v:shape>
          <o:OLEObject Type="Embed" ProgID="CorelDRAW.Graphic.12" ShapeID="_x0000_i1273" DrawAspect="Content" ObjectID="_1587467643" r:id="rId521"/>
        </w:object>
      </w:r>
    </w:p>
    <w:p w14:paraId="1D151582" w14:textId="77777777" w:rsidR="006F3923" w:rsidRPr="00263563" w:rsidRDefault="006F3923" w:rsidP="006F3923">
      <w:pPr>
        <w:jc w:val="both"/>
        <w:rPr>
          <w:sz w:val="20"/>
          <w:szCs w:val="20"/>
          <w:lang w:val="nl-BE"/>
        </w:rPr>
      </w:pPr>
    </w:p>
    <w:p w14:paraId="4CE6CB95" w14:textId="77777777" w:rsidR="006F3923" w:rsidRPr="00334986" w:rsidRDefault="006F3923" w:rsidP="006F3923">
      <w:pPr>
        <w:jc w:val="both"/>
        <w:rPr>
          <w:b/>
          <w:sz w:val="20"/>
          <w:szCs w:val="20"/>
          <w:lang w:val="en-GB"/>
        </w:rPr>
      </w:pPr>
      <w:r w:rsidRPr="00ED1153">
        <w:rPr>
          <w:b/>
          <w:lang w:val="en-GB"/>
        </w:rPr>
        <w:t xml:space="preserve">+                         </w:t>
      </w:r>
      <w:r w:rsidRPr="00334986">
        <w:rPr>
          <w:sz w:val="20"/>
          <w:szCs w:val="20"/>
          <w:lang w:val="en-GB"/>
        </w:rPr>
        <w:t>0304.30 g5a8</w:t>
      </w:r>
    </w:p>
    <w:p w14:paraId="4D1CE52D" w14:textId="77777777" w:rsidR="006F3923" w:rsidRPr="00334986" w:rsidRDefault="006F3923" w:rsidP="006F3923">
      <w:pPr>
        <w:jc w:val="both"/>
        <w:rPr>
          <w:b/>
          <w:sz w:val="20"/>
          <w:szCs w:val="20"/>
          <w:lang w:val="en-GB"/>
        </w:rPr>
      </w:pPr>
    </w:p>
    <w:p w14:paraId="6890C537" w14:textId="77777777" w:rsidR="006F3923" w:rsidRPr="00334986" w:rsidRDefault="006F3923" w:rsidP="006F3923">
      <w:pPr>
        <w:jc w:val="both"/>
        <w:rPr>
          <w:b/>
          <w:sz w:val="20"/>
          <w:szCs w:val="20"/>
          <w:lang w:val="en-GB"/>
        </w:rPr>
      </w:pPr>
      <w:r w:rsidRPr="00334986">
        <w:rPr>
          <w:b/>
          <w:sz w:val="20"/>
          <w:szCs w:val="20"/>
          <w:lang w:val="en-GB"/>
        </w:rPr>
        <w:tab/>
        <w:t>1.h7</w:t>
      </w:r>
      <w:r w:rsidRPr="00334986">
        <w:rPr>
          <w:b/>
          <w:sz w:val="20"/>
          <w:szCs w:val="20"/>
          <w:lang w:val="en-GB"/>
        </w:rPr>
        <w:tab/>
      </w:r>
      <w:r w:rsidRPr="00334986">
        <w:rPr>
          <w:b/>
          <w:sz w:val="20"/>
          <w:szCs w:val="20"/>
          <w:lang w:val="en-GB"/>
        </w:rPr>
        <w:tab/>
        <w:t>Td8</w:t>
      </w:r>
    </w:p>
    <w:p w14:paraId="14EAAEF7" w14:textId="77777777" w:rsidR="006F3923" w:rsidRPr="00334986" w:rsidRDefault="006F3923" w:rsidP="006F3923">
      <w:pPr>
        <w:jc w:val="both"/>
        <w:rPr>
          <w:b/>
          <w:sz w:val="20"/>
          <w:szCs w:val="20"/>
          <w:lang w:val="en-GB"/>
        </w:rPr>
      </w:pPr>
      <w:r w:rsidRPr="00334986">
        <w:rPr>
          <w:b/>
          <w:sz w:val="20"/>
          <w:szCs w:val="20"/>
          <w:lang w:val="en-GB"/>
        </w:rPr>
        <w:tab/>
        <w:t>2.Pg8</w:t>
      </w:r>
    </w:p>
    <w:p w14:paraId="0A47075C" w14:textId="77777777" w:rsidR="006F3923" w:rsidRPr="00334986" w:rsidRDefault="006F3923" w:rsidP="006F3923">
      <w:pPr>
        <w:jc w:val="both"/>
        <w:rPr>
          <w:b/>
          <w:sz w:val="20"/>
          <w:szCs w:val="20"/>
          <w:lang w:val="en-GB"/>
        </w:rPr>
      </w:pPr>
    </w:p>
    <w:p w14:paraId="61F20ECA" w14:textId="77777777" w:rsidR="006F3923" w:rsidRPr="00334986" w:rsidRDefault="006F3923" w:rsidP="006F3923">
      <w:pPr>
        <w:jc w:val="both"/>
        <w:rPr>
          <w:b/>
          <w:i/>
          <w:sz w:val="20"/>
          <w:szCs w:val="20"/>
          <w:lang w:val="en-GB"/>
        </w:rPr>
      </w:pPr>
      <w:r w:rsidRPr="00334986">
        <w:rPr>
          <w:b/>
          <w:i/>
          <w:sz w:val="20"/>
          <w:szCs w:val="20"/>
          <w:lang w:val="en-GB"/>
        </w:rPr>
        <w:t>Variant A</w:t>
      </w:r>
    </w:p>
    <w:p w14:paraId="1E2E4855" w14:textId="77777777" w:rsidR="006F3923" w:rsidRPr="00177777" w:rsidRDefault="006F3923" w:rsidP="006F3923">
      <w:pPr>
        <w:jc w:val="both"/>
        <w:rPr>
          <w:b/>
          <w:sz w:val="20"/>
          <w:szCs w:val="20"/>
          <w:lang w:val="nl-BE"/>
        </w:rPr>
      </w:pPr>
      <w:r w:rsidRPr="00334986">
        <w:rPr>
          <w:b/>
          <w:sz w:val="20"/>
          <w:szCs w:val="20"/>
          <w:lang w:val="en-GB"/>
        </w:rPr>
        <w:tab/>
      </w:r>
      <w:r w:rsidRPr="00ED1153">
        <w:rPr>
          <w:b/>
          <w:sz w:val="20"/>
          <w:szCs w:val="20"/>
          <w:lang w:val="nl-BE"/>
        </w:rPr>
        <w:t>2...</w:t>
      </w:r>
      <w:r w:rsidRPr="00ED1153">
        <w:rPr>
          <w:b/>
          <w:sz w:val="20"/>
          <w:szCs w:val="20"/>
          <w:lang w:val="nl-BE"/>
        </w:rPr>
        <w:tab/>
      </w:r>
      <w:r w:rsidRPr="00ED1153">
        <w:rPr>
          <w:b/>
          <w:sz w:val="20"/>
          <w:szCs w:val="20"/>
          <w:lang w:val="nl-BE"/>
        </w:rPr>
        <w:tab/>
        <w:t>Td</w:t>
      </w:r>
      <w:r w:rsidRPr="00177777">
        <w:rPr>
          <w:b/>
          <w:sz w:val="20"/>
          <w:szCs w:val="20"/>
          <w:lang w:val="nl-BE"/>
        </w:rPr>
        <w:t>5+</w:t>
      </w:r>
    </w:p>
    <w:p w14:paraId="70999C66" w14:textId="77777777" w:rsidR="00DA7A5D" w:rsidRDefault="006F3923" w:rsidP="006F3923">
      <w:pPr>
        <w:jc w:val="both"/>
        <w:rPr>
          <w:b/>
          <w:sz w:val="20"/>
          <w:szCs w:val="20"/>
          <w:lang w:val="nl-BE"/>
        </w:rPr>
      </w:pPr>
      <w:r w:rsidRPr="00177777">
        <w:rPr>
          <w:b/>
          <w:sz w:val="20"/>
          <w:szCs w:val="20"/>
          <w:lang w:val="nl-BE"/>
        </w:rPr>
        <w:tab/>
        <w:t>3.Kg4</w:t>
      </w:r>
    </w:p>
    <w:p w14:paraId="5011E5BF" w14:textId="77777777" w:rsidR="00DA7A5D" w:rsidRPr="00DA7A5D" w:rsidRDefault="00117396" w:rsidP="006F3923">
      <w:pPr>
        <w:jc w:val="both"/>
        <w:rPr>
          <w:sz w:val="20"/>
          <w:szCs w:val="20"/>
          <w:lang w:val="nl-BE"/>
        </w:rPr>
      </w:pPr>
      <w:r>
        <w:rPr>
          <w:sz w:val="20"/>
          <w:szCs w:val="20"/>
          <w:lang w:val="nl-BE"/>
        </w:rPr>
        <w:t>De juiste zet. Men zie:</w:t>
      </w:r>
    </w:p>
    <w:p w14:paraId="59A7B16B" w14:textId="77777777" w:rsidR="006F3923" w:rsidRPr="00FB17D6" w:rsidRDefault="00FB17D6" w:rsidP="00586E21">
      <w:pPr>
        <w:numPr>
          <w:ilvl w:val="0"/>
          <w:numId w:val="219"/>
        </w:numPr>
        <w:jc w:val="both"/>
        <w:rPr>
          <w:sz w:val="20"/>
          <w:szCs w:val="20"/>
          <w:lang w:val="en-GB"/>
        </w:rPr>
      </w:pPr>
      <w:r>
        <w:rPr>
          <w:sz w:val="20"/>
          <w:szCs w:val="20"/>
          <w:lang w:val="en-GB"/>
        </w:rPr>
        <w:t>3.Kg6? Pf4+ 4.Kf7 Th5 5.P</w:t>
      </w:r>
      <w:r w:rsidR="00DA7A5D" w:rsidRPr="00476039">
        <w:rPr>
          <w:sz w:val="20"/>
          <w:szCs w:val="20"/>
          <w:lang w:val="en-GB"/>
        </w:rPr>
        <w:t>h6</w:t>
      </w:r>
      <w:r w:rsidR="00476039" w:rsidRPr="00476039">
        <w:rPr>
          <w:sz w:val="20"/>
          <w:szCs w:val="20"/>
          <w:lang w:val="en-GB"/>
        </w:rPr>
        <w:t xml:space="preserve"> </w:t>
      </w:r>
      <w:r>
        <w:rPr>
          <w:sz w:val="20"/>
          <w:szCs w:val="20"/>
          <w:lang w:val="en-GB"/>
        </w:rPr>
        <w:t>Tx</w:t>
      </w:r>
      <w:r w:rsidR="00CD623D">
        <w:rPr>
          <w:sz w:val="20"/>
          <w:szCs w:val="20"/>
          <w:lang w:val="en-GB"/>
        </w:rPr>
        <w:t>h6?</w:t>
      </w:r>
      <w:r>
        <w:rPr>
          <w:sz w:val="20"/>
          <w:szCs w:val="20"/>
          <w:lang w:val="en-GB"/>
        </w:rPr>
        <w:t xml:space="preserve"> </w:t>
      </w:r>
      <w:r w:rsidR="007D554A">
        <w:rPr>
          <w:sz w:val="20"/>
          <w:szCs w:val="20"/>
          <w:lang w:val="en-GB"/>
        </w:rPr>
        <w:t xml:space="preserve">6.Kg7 Txh7. </w:t>
      </w:r>
      <w:r>
        <w:rPr>
          <w:sz w:val="20"/>
          <w:szCs w:val="20"/>
          <w:lang w:val="en-GB"/>
        </w:rPr>
        <w:t>Of:</w:t>
      </w:r>
      <w:r w:rsidR="006F3923" w:rsidRPr="00DA7A5D">
        <w:rPr>
          <w:b/>
          <w:sz w:val="20"/>
          <w:szCs w:val="20"/>
          <w:lang w:val="en-GB"/>
        </w:rPr>
        <w:tab/>
      </w:r>
    </w:p>
    <w:p w14:paraId="114E3854" w14:textId="77777777" w:rsidR="0051003E" w:rsidRDefault="00FB17D6" w:rsidP="00586E21">
      <w:pPr>
        <w:numPr>
          <w:ilvl w:val="0"/>
          <w:numId w:val="219"/>
        </w:numPr>
        <w:jc w:val="both"/>
        <w:rPr>
          <w:sz w:val="20"/>
          <w:szCs w:val="20"/>
          <w:lang w:val="en-GB"/>
        </w:rPr>
      </w:pPr>
      <w:r>
        <w:rPr>
          <w:sz w:val="20"/>
          <w:szCs w:val="20"/>
          <w:lang w:val="en-GB"/>
        </w:rPr>
        <w:t xml:space="preserve">3.Kh6? </w:t>
      </w:r>
      <w:r w:rsidR="005646FA">
        <w:rPr>
          <w:sz w:val="20"/>
          <w:szCs w:val="20"/>
          <w:lang w:val="en-GB"/>
        </w:rPr>
        <w:t>Pf4 4.Pf6 Td8</w:t>
      </w:r>
      <w:r w:rsidR="00DA7A5D" w:rsidRPr="005646FA">
        <w:rPr>
          <w:i/>
          <w:sz w:val="20"/>
          <w:szCs w:val="20"/>
          <w:lang w:val="en-GB"/>
        </w:rPr>
        <w:t xml:space="preserve"> </w:t>
      </w:r>
      <w:r w:rsidR="005646FA">
        <w:rPr>
          <w:sz w:val="20"/>
          <w:szCs w:val="20"/>
          <w:lang w:val="en-GB"/>
        </w:rPr>
        <w:t>5.Kg7 Pe6+ 6.K</w:t>
      </w:r>
      <w:r w:rsidR="0051003E">
        <w:rPr>
          <w:sz w:val="20"/>
          <w:szCs w:val="20"/>
          <w:lang w:val="en-GB"/>
        </w:rPr>
        <w:t xml:space="preserve">~ </w:t>
      </w:r>
      <w:r w:rsidR="007D554A">
        <w:rPr>
          <w:sz w:val="20"/>
          <w:szCs w:val="20"/>
          <w:lang w:val="en-GB"/>
        </w:rPr>
        <w:t>Th8 7.Kf6 Txh7</w:t>
      </w:r>
      <w:r w:rsidR="005646FA">
        <w:rPr>
          <w:sz w:val="20"/>
          <w:szCs w:val="20"/>
          <w:lang w:val="en-GB"/>
        </w:rPr>
        <w:t xml:space="preserve"> Of</w:t>
      </w:r>
      <w:r w:rsidR="0051003E">
        <w:rPr>
          <w:sz w:val="20"/>
          <w:szCs w:val="20"/>
          <w:lang w:val="en-GB"/>
        </w:rPr>
        <w:t>:</w:t>
      </w:r>
    </w:p>
    <w:p w14:paraId="00D3BBEC" w14:textId="77777777" w:rsidR="005646FA" w:rsidRPr="00DA7A5D" w:rsidRDefault="005646FA" w:rsidP="00586E21">
      <w:pPr>
        <w:numPr>
          <w:ilvl w:val="0"/>
          <w:numId w:val="219"/>
        </w:numPr>
        <w:jc w:val="both"/>
        <w:rPr>
          <w:sz w:val="20"/>
          <w:szCs w:val="20"/>
          <w:lang w:val="en-GB"/>
        </w:rPr>
      </w:pPr>
      <w:r>
        <w:rPr>
          <w:sz w:val="20"/>
          <w:szCs w:val="20"/>
          <w:lang w:val="en-GB"/>
        </w:rPr>
        <w:t>3.Kh4? Pf4 4.Kg4 Th5</w:t>
      </w:r>
      <w:r w:rsidR="007D554A">
        <w:rPr>
          <w:sz w:val="20"/>
          <w:szCs w:val="20"/>
          <w:lang w:val="en-GB"/>
        </w:rPr>
        <w:t xml:space="preserve"> 5.Pf6 </w:t>
      </w:r>
      <w:r>
        <w:rPr>
          <w:sz w:val="20"/>
          <w:szCs w:val="20"/>
          <w:lang w:val="en-GB"/>
        </w:rPr>
        <w:t xml:space="preserve"> </w:t>
      </w:r>
      <w:r w:rsidR="0051003E">
        <w:rPr>
          <w:sz w:val="20"/>
          <w:szCs w:val="20"/>
          <w:lang w:val="en-GB"/>
        </w:rPr>
        <w:t xml:space="preserve"> </w:t>
      </w:r>
      <w:r>
        <w:rPr>
          <w:sz w:val="20"/>
          <w:szCs w:val="20"/>
          <w:lang w:val="en-GB"/>
        </w:rPr>
        <w:t>5.</w:t>
      </w:r>
      <w:r w:rsidR="0051003E">
        <w:rPr>
          <w:sz w:val="20"/>
          <w:szCs w:val="20"/>
          <w:lang w:val="en-GB"/>
        </w:rPr>
        <w:t>Txh7</w:t>
      </w:r>
      <w:r w:rsidR="00B87711">
        <w:rPr>
          <w:sz w:val="20"/>
          <w:szCs w:val="20"/>
          <w:lang w:val="en-GB"/>
        </w:rPr>
        <w:t xml:space="preserve">, </w:t>
      </w:r>
      <w:r w:rsidR="00571E59">
        <w:rPr>
          <w:sz w:val="20"/>
          <w:szCs w:val="20"/>
          <w:lang w:val="en-GB"/>
        </w:rPr>
        <w:t>remise.</w:t>
      </w:r>
    </w:p>
    <w:p w14:paraId="55DCF233" w14:textId="77777777" w:rsidR="006F3923" w:rsidRPr="00B354CB" w:rsidRDefault="006F3923" w:rsidP="006F3923">
      <w:pPr>
        <w:jc w:val="both"/>
        <w:rPr>
          <w:b/>
          <w:sz w:val="20"/>
          <w:szCs w:val="20"/>
          <w:lang w:val="nl-BE"/>
        </w:rPr>
      </w:pPr>
      <w:r w:rsidRPr="00DA7A5D">
        <w:rPr>
          <w:sz w:val="20"/>
          <w:szCs w:val="20"/>
          <w:lang w:val="en-GB"/>
        </w:rPr>
        <w:tab/>
      </w:r>
      <w:r w:rsidRPr="00B354CB">
        <w:rPr>
          <w:b/>
          <w:sz w:val="20"/>
          <w:szCs w:val="20"/>
          <w:lang w:val="nl-BE"/>
        </w:rPr>
        <w:t>3...</w:t>
      </w:r>
      <w:r w:rsidRPr="00B354CB">
        <w:rPr>
          <w:b/>
          <w:sz w:val="20"/>
          <w:szCs w:val="20"/>
          <w:lang w:val="nl-BE"/>
        </w:rPr>
        <w:tab/>
      </w:r>
      <w:r w:rsidRPr="00B354CB">
        <w:rPr>
          <w:b/>
          <w:sz w:val="20"/>
          <w:szCs w:val="20"/>
          <w:lang w:val="nl-BE"/>
        </w:rPr>
        <w:tab/>
        <w:t>Pf6+</w:t>
      </w:r>
    </w:p>
    <w:p w14:paraId="1844617A" w14:textId="77777777" w:rsidR="00022340" w:rsidRPr="009722A2" w:rsidRDefault="00022340" w:rsidP="006F3923">
      <w:pPr>
        <w:jc w:val="both"/>
        <w:rPr>
          <w:sz w:val="20"/>
          <w:szCs w:val="20"/>
          <w:lang w:val="nl-BE"/>
        </w:rPr>
      </w:pPr>
      <w:r w:rsidRPr="009722A2">
        <w:rPr>
          <w:sz w:val="20"/>
          <w:szCs w:val="20"/>
          <w:lang w:val="nl-BE"/>
        </w:rPr>
        <w:t>3...Td4+</w:t>
      </w:r>
      <w:r w:rsidR="009722A2" w:rsidRPr="009722A2">
        <w:rPr>
          <w:sz w:val="20"/>
          <w:szCs w:val="20"/>
          <w:lang w:val="nl-BE"/>
        </w:rPr>
        <w:t>?</w:t>
      </w:r>
      <w:r w:rsidRPr="009722A2">
        <w:rPr>
          <w:sz w:val="20"/>
          <w:szCs w:val="20"/>
          <w:lang w:val="nl-BE"/>
        </w:rPr>
        <w:t xml:space="preserve"> 4.Kf3 Td3+ 5.Kf2 Td2+ 6.Ke1 Td5 7.h8D, met winst.</w:t>
      </w:r>
    </w:p>
    <w:p w14:paraId="125C472F" w14:textId="77777777" w:rsidR="006F3923" w:rsidRPr="00DA7A5D" w:rsidRDefault="006F3923" w:rsidP="006F3923">
      <w:pPr>
        <w:jc w:val="both"/>
        <w:rPr>
          <w:b/>
          <w:sz w:val="20"/>
          <w:szCs w:val="20"/>
          <w:lang w:val="en-GB"/>
        </w:rPr>
      </w:pPr>
      <w:r w:rsidRPr="009722A2">
        <w:rPr>
          <w:b/>
          <w:sz w:val="20"/>
          <w:szCs w:val="20"/>
          <w:lang w:val="nl-BE"/>
        </w:rPr>
        <w:tab/>
      </w:r>
      <w:r w:rsidRPr="00DA7A5D">
        <w:rPr>
          <w:b/>
          <w:sz w:val="20"/>
          <w:szCs w:val="20"/>
          <w:lang w:val="en-GB"/>
        </w:rPr>
        <w:t>4.Pxf6</w:t>
      </w:r>
      <w:r w:rsidRPr="00DA7A5D">
        <w:rPr>
          <w:b/>
          <w:sz w:val="20"/>
          <w:szCs w:val="20"/>
          <w:lang w:val="en-GB"/>
        </w:rPr>
        <w:tab/>
      </w:r>
      <w:r w:rsidRPr="00DA7A5D">
        <w:rPr>
          <w:b/>
          <w:sz w:val="20"/>
          <w:szCs w:val="20"/>
          <w:lang w:val="en-GB"/>
        </w:rPr>
        <w:tab/>
        <w:t>Td8</w:t>
      </w:r>
    </w:p>
    <w:p w14:paraId="7923A2F3" w14:textId="77777777" w:rsidR="006F3923" w:rsidRDefault="006F3923" w:rsidP="006F3923">
      <w:pPr>
        <w:jc w:val="both"/>
        <w:rPr>
          <w:b/>
          <w:sz w:val="20"/>
          <w:szCs w:val="20"/>
          <w:lang w:val="en-GB"/>
        </w:rPr>
      </w:pPr>
      <w:r w:rsidRPr="00DA7A5D">
        <w:rPr>
          <w:b/>
          <w:sz w:val="20"/>
          <w:szCs w:val="20"/>
          <w:lang w:val="en-GB"/>
        </w:rPr>
        <w:tab/>
        <w:t>5.</w:t>
      </w:r>
      <w:r>
        <w:rPr>
          <w:b/>
          <w:sz w:val="20"/>
          <w:szCs w:val="20"/>
          <w:lang w:val="en-GB"/>
        </w:rPr>
        <w:t>Pg8</w:t>
      </w:r>
      <w:r>
        <w:rPr>
          <w:b/>
          <w:sz w:val="20"/>
          <w:szCs w:val="20"/>
          <w:lang w:val="en-GB"/>
        </w:rPr>
        <w:tab/>
      </w:r>
      <w:r>
        <w:rPr>
          <w:b/>
          <w:sz w:val="20"/>
          <w:szCs w:val="20"/>
          <w:lang w:val="en-GB"/>
        </w:rPr>
        <w:tab/>
        <w:t>Td4+</w:t>
      </w:r>
    </w:p>
    <w:p w14:paraId="672F2C0D" w14:textId="77777777" w:rsidR="006F3923" w:rsidRDefault="006F3923" w:rsidP="006F3923">
      <w:pPr>
        <w:jc w:val="both"/>
        <w:rPr>
          <w:b/>
          <w:sz w:val="20"/>
          <w:szCs w:val="20"/>
          <w:lang w:val="en-GB"/>
        </w:rPr>
      </w:pPr>
      <w:r>
        <w:rPr>
          <w:b/>
          <w:sz w:val="20"/>
          <w:szCs w:val="20"/>
          <w:lang w:val="en-GB"/>
        </w:rPr>
        <w:tab/>
        <w:t>6.Kg5</w:t>
      </w:r>
      <w:r>
        <w:rPr>
          <w:b/>
          <w:sz w:val="20"/>
          <w:szCs w:val="20"/>
          <w:lang w:val="en-GB"/>
        </w:rPr>
        <w:tab/>
      </w:r>
      <w:r>
        <w:rPr>
          <w:b/>
          <w:sz w:val="20"/>
          <w:szCs w:val="20"/>
          <w:lang w:val="en-GB"/>
        </w:rPr>
        <w:tab/>
        <w:t>Td5+</w:t>
      </w:r>
    </w:p>
    <w:p w14:paraId="17B9DE98" w14:textId="77777777" w:rsidR="009D0175" w:rsidRDefault="006F3923" w:rsidP="006F3923">
      <w:pPr>
        <w:jc w:val="both"/>
        <w:rPr>
          <w:b/>
          <w:sz w:val="20"/>
          <w:szCs w:val="20"/>
          <w:lang w:val="en-GB"/>
        </w:rPr>
      </w:pPr>
      <w:r>
        <w:rPr>
          <w:b/>
          <w:sz w:val="20"/>
          <w:szCs w:val="20"/>
          <w:lang w:val="en-GB"/>
        </w:rPr>
        <w:tab/>
        <w:t>7.Kg6</w:t>
      </w:r>
      <w:r>
        <w:rPr>
          <w:b/>
          <w:sz w:val="20"/>
          <w:szCs w:val="20"/>
          <w:lang w:val="en-GB"/>
        </w:rPr>
        <w:tab/>
      </w:r>
      <w:r>
        <w:rPr>
          <w:b/>
          <w:sz w:val="20"/>
          <w:szCs w:val="20"/>
          <w:lang w:val="en-GB"/>
        </w:rPr>
        <w:tab/>
        <w:t>Td6+</w:t>
      </w:r>
    </w:p>
    <w:p w14:paraId="509D27F6" w14:textId="77777777" w:rsidR="009D0175" w:rsidRDefault="009D0175" w:rsidP="006F3923">
      <w:pPr>
        <w:jc w:val="both"/>
        <w:rPr>
          <w:b/>
          <w:sz w:val="20"/>
          <w:szCs w:val="20"/>
          <w:lang w:val="en-GB"/>
        </w:rPr>
      </w:pPr>
    </w:p>
    <w:p w14:paraId="3812F1CB" w14:textId="77777777" w:rsidR="009D0175" w:rsidRDefault="009D0175" w:rsidP="006F3923">
      <w:pPr>
        <w:jc w:val="both"/>
        <w:rPr>
          <w:b/>
          <w:sz w:val="20"/>
          <w:szCs w:val="20"/>
          <w:lang w:val="en-GB"/>
        </w:rPr>
      </w:pPr>
    </w:p>
    <w:p w14:paraId="49D2C207" w14:textId="77777777" w:rsidR="009D0175" w:rsidRDefault="009D0175" w:rsidP="006F3923">
      <w:pPr>
        <w:jc w:val="both"/>
        <w:rPr>
          <w:b/>
          <w:sz w:val="20"/>
          <w:szCs w:val="20"/>
          <w:lang w:val="en-GB"/>
        </w:rPr>
      </w:pPr>
    </w:p>
    <w:p w14:paraId="356A52BF" w14:textId="77777777" w:rsidR="009D0175" w:rsidRDefault="009D0175" w:rsidP="006F3923">
      <w:pPr>
        <w:jc w:val="both"/>
        <w:rPr>
          <w:b/>
          <w:sz w:val="20"/>
          <w:szCs w:val="20"/>
          <w:lang w:val="en-GB"/>
        </w:rPr>
      </w:pPr>
    </w:p>
    <w:p w14:paraId="4AF538CF" w14:textId="77777777" w:rsidR="006F3923" w:rsidRDefault="009D0175" w:rsidP="009D0175">
      <w:pPr>
        <w:rPr>
          <w:b/>
          <w:sz w:val="20"/>
          <w:szCs w:val="20"/>
          <w:lang w:val="en-GB"/>
        </w:rPr>
      </w:pPr>
      <w:r>
        <w:rPr>
          <w:b/>
          <w:sz w:val="20"/>
          <w:szCs w:val="20"/>
          <w:lang w:val="en-GB"/>
        </w:rPr>
        <w:t xml:space="preserve">             </w:t>
      </w:r>
      <w:r w:rsidR="006F3923">
        <w:rPr>
          <w:b/>
          <w:sz w:val="20"/>
          <w:szCs w:val="20"/>
          <w:lang w:val="en-GB"/>
        </w:rPr>
        <w:t>8.Kf7</w:t>
      </w:r>
      <w:r w:rsidR="006F3923">
        <w:rPr>
          <w:b/>
          <w:sz w:val="20"/>
          <w:szCs w:val="20"/>
          <w:lang w:val="en-GB"/>
        </w:rPr>
        <w:tab/>
      </w:r>
      <w:r w:rsidR="006F3923">
        <w:rPr>
          <w:b/>
          <w:sz w:val="20"/>
          <w:szCs w:val="20"/>
          <w:lang w:val="en-GB"/>
        </w:rPr>
        <w:tab/>
        <w:t>Td7+</w:t>
      </w:r>
    </w:p>
    <w:p w14:paraId="3C914BB8" w14:textId="77777777" w:rsidR="006F3923" w:rsidRPr="009722A2" w:rsidRDefault="007D554A" w:rsidP="009D0175">
      <w:pPr>
        <w:rPr>
          <w:b/>
          <w:sz w:val="20"/>
          <w:szCs w:val="20"/>
          <w:lang w:val="en-GB"/>
        </w:rPr>
      </w:pPr>
      <w:r>
        <w:rPr>
          <w:b/>
          <w:sz w:val="20"/>
          <w:szCs w:val="20"/>
          <w:lang w:val="en-GB"/>
        </w:rPr>
        <w:t xml:space="preserve"> </w:t>
      </w:r>
      <w:r w:rsidR="007618B5">
        <w:rPr>
          <w:b/>
          <w:sz w:val="20"/>
          <w:szCs w:val="20"/>
          <w:lang w:val="en-GB"/>
        </w:rPr>
        <w:tab/>
      </w:r>
      <w:r w:rsidR="006F3923" w:rsidRPr="009722A2">
        <w:rPr>
          <w:b/>
          <w:sz w:val="20"/>
          <w:szCs w:val="20"/>
          <w:lang w:val="en-GB"/>
        </w:rPr>
        <w:t>9.Pe7</w:t>
      </w:r>
      <w:r w:rsidR="006F3923" w:rsidRPr="009722A2">
        <w:rPr>
          <w:b/>
          <w:sz w:val="20"/>
          <w:szCs w:val="20"/>
          <w:lang w:val="en-GB"/>
        </w:rPr>
        <w:tab/>
      </w:r>
      <w:r w:rsidR="006F3923" w:rsidRPr="009722A2">
        <w:rPr>
          <w:b/>
          <w:sz w:val="20"/>
          <w:szCs w:val="20"/>
          <w:lang w:val="en-GB"/>
        </w:rPr>
        <w:tab/>
        <w:t>Td8</w:t>
      </w:r>
    </w:p>
    <w:p w14:paraId="2D12A89D" w14:textId="77777777" w:rsidR="006F3923" w:rsidRPr="00661C98" w:rsidRDefault="006F3923" w:rsidP="00022340">
      <w:pPr>
        <w:jc w:val="center"/>
        <w:rPr>
          <w:b/>
          <w:sz w:val="20"/>
          <w:szCs w:val="20"/>
          <w:lang w:val="nl-BE"/>
        </w:rPr>
      </w:pPr>
      <w:r w:rsidRPr="00661C98">
        <w:rPr>
          <w:b/>
          <w:sz w:val="20"/>
          <w:szCs w:val="20"/>
          <w:lang w:val="nl-BE"/>
        </w:rPr>
        <w:t>10.Kg7</w:t>
      </w:r>
      <w:r w:rsidRPr="00661C98">
        <w:rPr>
          <w:b/>
          <w:sz w:val="20"/>
          <w:szCs w:val="20"/>
          <w:lang w:val="nl-BE"/>
        </w:rPr>
        <w:tab/>
      </w:r>
      <w:r w:rsidRPr="00661C98">
        <w:rPr>
          <w:b/>
          <w:sz w:val="20"/>
          <w:szCs w:val="20"/>
          <w:lang w:val="nl-BE"/>
        </w:rPr>
        <w:tab/>
      </w:r>
      <w:r w:rsidR="009D0175" w:rsidRPr="00661C98">
        <w:rPr>
          <w:b/>
          <w:sz w:val="20"/>
          <w:szCs w:val="20"/>
          <w:lang w:val="nl-BE"/>
        </w:rPr>
        <w:t xml:space="preserve"> </w:t>
      </w:r>
      <w:r w:rsidRPr="00661C98">
        <w:rPr>
          <w:b/>
          <w:sz w:val="20"/>
          <w:szCs w:val="20"/>
          <w:lang w:val="nl-BE"/>
        </w:rPr>
        <w:t>Tc8</w:t>
      </w:r>
    </w:p>
    <w:p w14:paraId="3FDB4F8C" w14:textId="77777777" w:rsidR="006F3923" w:rsidRDefault="006F3923" w:rsidP="006F3923">
      <w:pPr>
        <w:jc w:val="both"/>
        <w:rPr>
          <w:sz w:val="20"/>
          <w:szCs w:val="20"/>
          <w:lang w:val="nl-BE"/>
        </w:rPr>
      </w:pPr>
      <w:r w:rsidRPr="009722A2">
        <w:rPr>
          <w:sz w:val="20"/>
          <w:szCs w:val="20"/>
          <w:lang w:val="nl-BE"/>
        </w:rPr>
        <w:t>Verrassend, want 11.Pxc8</w:t>
      </w:r>
      <w:r w:rsidR="009722A2" w:rsidRPr="009722A2">
        <w:rPr>
          <w:sz w:val="20"/>
          <w:szCs w:val="20"/>
          <w:lang w:val="nl-BE"/>
        </w:rPr>
        <w:t>?</w:t>
      </w:r>
      <w:r w:rsidRPr="009722A2">
        <w:rPr>
          <w:sz w:val="20"/>
          <w:szCs w:val="20"/>
          <w:lang w:val="nl-BE"/>
        </w:rPr>
        <w:t xml:space="preserve"> is pa</w:t>
      </w:r>
      <w:r>
        <w:rPr>
          <w:sz w:val="20"/>
          <w:szCs w:val="20"/>
          <w:lang w:val="nl-BE"/>
        </w:rPr>
        <w:t>t.</w:t>
      </w:r>
    </w:p>
    <w:p w14:paraId="5B8796C2" w14:textId="77777777" w:rsidR="001F29A3" w:rsidRDefault="00CA0900" w:rsidP="006F3923">
      <w:pPr>
        <w:jc w:val="both"/>
        <w:rPr>
          <w:sz w:val="20"/>
          <w:szCs w:val="20"/>
          <w:lang w:val="nl-BE"/>
        </w:rPr>
      </w:pPr>
      <w:r>
        <w:rPr>
          <w:sz w:val="20"/>
          <w:szCs w:val="20"/>
          <w:lang w:val="nl-BE"/>
        </w:rPr>
        <w:t>N</w:t>
      </w:r>
      <w:r w:rsidR="00476039">
        <w:rPr>
          <w:sz w:val="20"/>
          <w:szCs w:val="20"/>
          <w:lang w:val="nl-BE"/>
        </w:rPr>
        <w:t>u na</w:t>
      </w:r>
      <w:r w:rsidR="009722A2">
        <w:rPr>
          <w:sz w:val="20"/>
          <w:szCs w:val="20"/>
          <w:lang w:val="nl-BE"/>
        </w:rPr>
        <w:t xml:space="preserve"> </w:t>
      </w:r>
      <w:r w:rsidR="00476039">
        <w:rPr>
          <w:sz w:val="20"/>
          <w:szCs w:val="20"/>
          <w:lang w:val="nl-BE"/>
        </w:rPr>
        <w:t>10…Kxa7</w:t>
      </w:r>
      <w:r w:rsidR="009722A2">
        <w:rPr>
          <w:sz w:val="20"/>
          <w:szCs w:val="20"/>
          <w:lang w:val="nl-BE"/>
        </w:rPr>
        <w:t>?</w:t>
      </w:r>
      <w:r w:rsidR="00476039">
        <w:rPr>
          <w:sz w:val="20"/>
          <w:szCs w:val="20"/>
          <w:lang w:val="nl-BE"/>
        </w:rPr>
        <w:t xml:space="preserve">, volgt </w:t>
      </w:r>
      <w:r w:rsidR="001F29A3">
        <w:rPr>
          <w:sz w:val="20"/>
          <w:szCs w:val="20"/>
          <w:lang w:val="nl-BE"/>
        </w:rPr>
        <w:t xml:space="preserve">11.Pc6+ </w:t>
      </w:r>
    </w:p>
    <w:p w14:paraId="7BAF75B4" w14:textId="77777777" w:rsidR="007618B5" w:rsidRDefault="006F3923" w:rsidP="006F3923">
      <w:pPr>
        <w:jc w:val="both"/>
        <w:rPr>
          <w:sz w:val="20"/>
          <w:szCs w:val="20"/>
          <w:lang w:val="nl-BE"/>
        </w:rPr>
      </w:pPr>
      <w:r>
        <w:rPr>
          <w:sz w:val="20"/>
          <w:szCs w:val="20"/>
          <w:lang w:val="nl-BE"/>
        </w:rPr>
        <w:t xml:space="preserve">Daarom een beslissende zet: </w:t>
      </w:r>
    </w:p>
    <w:p w14:paraId="15436371" w14:textId="77777777" w:rsidR="006F3923" w:rsidRPr="00661C98" w:rsidRDefault="00476039" w:rsidP="00476039">
      <w:pPr>
        <w:ind w:firstLine="708"/>
        <w:jc w:val="both"/>
        <w:rPr>
          <w:b/>
          <w:sz w:val="20"/>
          <w:szCs w:val="20"/>
          <w:lang w:val="nl-BE"/>
        </w:rPr>
      </w:pPr>
      <w:r w:rsidRPr="00661C98">
        <w:rPr>
          <w:b/>
          <w:sz w:val="20"/>
          <w:szCs w:val="20"/>
          <w:lang w:val="nl-BE"/>
        </w:rPr>
        <w:t>11.Pd5</w:t>
      </w:r>
    </w:p>
    <w:p w14:paraId="554AB300" w14:textId="77777777" w:rsidR="006F3923" w:rsidRPr="00ED1153" w:rsidRDefault="006F3923" w:rsidP="006F3923">
      <w:pPr>
        <w:jc w:val="both"/>
        <w:rPr>
          <w:sz w:val="20"/>
          <w:szCs w:val="20"/>
          <w:lang w:val="en-GB"/>
        </w:rPr>
      </w:pPr>
      <w:r w:rsidRPr="00661C98">
        <w:rPr>
          <w:i/>
          <w:sz w:val="20"/>
          <w:szCs w:val="20"/>
          <w:lang w:val="nl-BE"/>
        </w:rPr>
        <w:t>a)</w:t>
      </w:r>
      <w:r w:rsidRPr="00661C98">
        <w:rPr>
          <w:b/>
          <w:i/>
          <w:sz w:val="20"/>
          <w:szCs w:val="20"/>
          <w:lang w:val="nl-BE"/>
        </w:rPr>
        <w:tab/>
      </w:r>
      <w:r w:rsidRPr="00661C98">
        <w:rPr>
          <w:b/>
          <w:sz w:val="20"/>
          <w:szCs w:val="20"/>
          <w:lang w:val="nl-BE"/>
        </w:rPr>
        <w:t>11...</w:t>
      </w:r>
      <w:r w:rsidRPr="00661C98">
        <w:rPr>
          <w:b/>
          <w:sz w:val="20"/>
          <w:szCs w:val="20"/>
          <w:lang w:val="nl-BE"/>
        </w:rPr>
        <w:tab/>
      </w:r>
      <w:r w:rsidRPr="00661C98">
        <w:rPr>
          <w:b/>
          <w:sz w:val="20"/>
          <w:szCs w:val="20"/>
          <w:lang w:val="nl-BE"/>
        </w:rPr>
        <w:tab/>
      </w:r>
      <w:r w:rsidRPr="00ED1153">
        <w:rPr>
          <w:b/>
          <w:sz w:val="20"/>
          <w:szCs w:val="20"/>
          <w:lang w:val="en-GB"/>
        </w:rPr>
        <w:t>Td8</w:t>
      </w:r>
    </w:p>
    <w:p w14:paraId="2DC1F5BF" w14:textId="77777777" w:rsidR="006F3923" w:rsidRPr="00177777" w:rsidRDefault="006F3923" w:rsidP="006F3923">
      <w:pPr>
        <w:jc w:val="both"/>
        <w:rPr>
          <w:b/>
          <w:sz w:val="20"/>
          <w:szCs w:val="20"/>
          <w:lang w:val="en-GB"/>
        </w:rPr>
      </w:pPr>
      <w:r w:rsidRPr="00ED1153">
        <w:rPr>
          <w:b/>
          <w:sz w:val="20"/>
          <w:szCs w:val="20"/>
          <w:lang w:val="en-GB"/>
        </w:rPr>
        <w:t xml:space="preserve">    </w:t>
      </w:r>
      <w:r w:rsidRPr="00ED1153">
        <w:rPr>
          <w:b/>
          <w:sz w:val="20"/>
          <w:szCs w:val="20"/>
          <w:lang w:val="en-GB"/>
        </w:rPr>
        <w:tab/>
        <w:t>12.h8D</w:t>
      </w:r>
      <w:r w:rsidRPr="00ED1153">
        <w:rPr>
          <w:b/>
          <w:sz w:val="20"/>
          <w:szCs w:val="20"/>
          <w:lang w:val="en-GB"/>
        </w:rPr>
        <w:tab/>
      </w:r>
      <w:r w:rsidRPr="00ED1153">
        <w:rPr>
          <w:b/>
          <w:sz w:val="20"/>
          <w:szCs w:val="20"/>
          <w:lang w:val="en-GB"/>
        </w:rPr>
        <w:tab/>
      </w:r>
      <w:r w:rsidRPr="00177777">
        <w:rPr>
          <w:b/>
          <w:sz w:val="20"/>
          <w:szCs w:val="20"/>
          <w:lang w:val="en-GB"/>
        </w:rPr>
        <w:t>Txh8</w:t>
      </w:r>
    </w:p>
    <w:p w14:paraId="04FD65B3" w14:textId="77777777" w:rsidR="006F3923" w:rsidRPr="00177777" w:rsidRDefault="006F3923" w:rsidP="006F3923">
      <w:pPr>
        <w:ind w:firstLine="708"/>
        <w:jc w:val="both"/>
        <w:rPr>
          <w:b/>
          <w:sz w:val="20"/>
          <w:szCs w:val="20"/>
          <w:lang w:val="en-GB"/>
        </w:rPr>
      </w:pPr>
      <w:r w:rsidRPr="00177777">
        <w:rPr>
          <w:b/>
          <w:sz w:val="20"/>
          <w:szCs w:val="20"/>
          <w:lang w:val="en-GB"/>
        </w:rPr>
        <w:t>13.Kxh8</w:t>
      </w:r>
      <w:r w:rsidRPr="00177777">
        <w:rPr>
          <w:b/>
          <w:sz w:val="20"/>
          <w:szCs w:val="20"/>
          <w:lang w:val="en-GB"/>
        </w:rPr>
        <w:tab/>
        <w:t>Kxa7</w:t>
      </w:r>
    </w:p>
    <w:p w14:paraId="0833382E" w14:textId="77777777" w:rsidR="006F3923" w:rsidRPr="00661C98" w:rsidRDefault="006F3923" w:rsidP="006F3923">
      <w:pPr>
        <w:jc w:val="both"/>
        <w:rPr>
          <w:b/>
          <w:sz w:val="20"/>
          <w:szCs w:val="20"/>
        </w:rPr>
      </w:pPr>
      <w:r w:rsidRPr="00177777">
        <w:rPr>
          <w:b/>
          <w:sz w:val="20"/>
          <w:szCs w:val="20"/>
          <w:lang w:val="en-GB"/>
        </w:rPr>
        <w:tab/>
      </w:r>
      <w:r w:rsidRPr="00661C98">
        <w:rPr>
          <w:b/>
          <w:sz w:val="20"/>
          <w:szCs w:val="20"/>
        </w:rPr>
        <w:t>14.Pb4</w:t>
      </w:r>
    </w:p>
    <w:p w14:paraId="2FFF005F" w14:textId="77777777" w:rsidR="006F3923" w:rsidRDefault="006F3923" w:rsidP="006F3923">
      <w:pPr>
        <w:jc w:val="both"/>
        <w:rPr>
          <w:sz w:val="20"/>
          <w:szCs w:val="20"/>
          <w:lang w:val="nl-BE"/>
        </w:rPr>
      </w:pPr>
      <w:r>
        <w:rPr>
          <w:sz w:val="20"/>
          <w:szCs w:val="20"/>
          <w:lang w:val="nl-BE"/>
        </w:rPr>
        <w:t>Net op tijd. Of:</w:t>
      </w:r>
    </w:p>
    <w:p w14:paraId="64BE172C" w14:textId="77777777" w:rsidR="006F3923" w:rsidRDefault="006F3923" w:rsidP="006F3923">
      <w:pPr>
        <w:jc w:val="both"/>
        <w:rPr>
          <w:b/>
          <w:sz w:val="20"/>
          <w:szCs w:val="20"/>
          <w:lang w:val="nl-BE"/>
        </w:rPr>
      </w:pPr>
      <w:r w:rsidRPr="00476039">
        <w:rPr>
          <w:i/>
          <w:sz w:val="20"/>
          <w:szCs w:val="20"/>
          <w:lang w:val="nl-BE"/>
        </w:rPr>
        <w:t>b)</w:t>
      </w:r>
      <w:r>
        <w:rPr>
          <w:i/>
          <w:sz w:val="20"/>
          <w:szCs w:val="20"/>
          <w:lang w:val="nl-BE"/>
        </w:rPr>
        <w:tab/>
      </w:r>
      <w:r>
        <w:rPr>
          <w:b/>
          <w:sz w:val="20"/>
          <w:szCs w:val="20"/>
          <w:lang w:val="nl-BE"/>
        </w:rPr>
        <w:t>11…</w:t>
      </w:r>
      <w:r>
        <w:rPr>
          <w:b/>
          <w:sz w:val="20"/>
          <w:szCs w:val="20"/>
          <w:lang w:val="nl-BE"/>
        </w:rPr>
        <w:tab/>
      </w:r>
      <w:r>
        <w:rPr>
          <w:b/>
          <w:sz w:val="20"/>
          <w:szCs w:val="20"/>
          <w:lang w:val="nl-BE"/>
        </w:rPr>
        <w:tab/>
        <w:t>Kxa7</w:t>
      </w:r>
      <w:r>
        <w:rPr>
          <w:b/>
          <w:sz w:val="20"/>
          <w:szCs w:val="20"/>
          <w:lang w:val="nl-BE"/>
        </w:rPr>
        <w:tab/>
      </w:r>
    </w:p>
    <w:p w14:paraId="6B8BEAF1" w14:textId="77777777" w:rsidR="006F3923" w:rsidRDefault="006F3923" w:rsidP="006F3923">
      <w:pPr>
        <w:jc w:val="both"/>
        <w:rPr>
          <w:b/>
          <w:sz w:val="20"/>
          <w:szCs w:val="20"/>
          <w:lang w:val="nl-BE"/>
        </w:rPr>
      </w:pPr>
      <w:r>
        <w:rPr>
          <w:b/>
          <w:sz w:val="20"/>
          <w:szCs w:val="20"/>
          <w:lang w:val="nl-BE"/>
        </w:rPr>
        <w:tab/>
        <w:t>12.Pe7</w:t>
      </w:r>
    </w:p>
    <w:p w14:paraId="71C11855" w14:textId="77777777" w:rsidR="006F3923" w:rsidRDefault="006F3923" w:rsidP="006F3923">
      <w:pPr>
        <w:jc w:val="both"/>
        <w:rPr>
          <w:sz w:val="20"/>
          <w:szCs w:val="20"/>
          <w:lang w:val="nl-BE"/>
        </w:rPr>
      </w:pPr>
      <w:r>
        <w:rPr>
          <w:sz w:val="20"/>
          <w:szCs w:val="20"/>
          <w:lang w:val="nl-BE"/>
        </w:rPr>
        <w:t>Dreigt 13.Pg8</w:t>
      </w:r>
    </w:p>
    <w:p w14:paraId="17CF6D97" w14:textId="77777777" w:rsidR="006F3923" w:rsidRDefault="006F3923" w:rsidP="006F3923">
      <w:pPr>
        <w:ind w:firstLine="708"/>
        <w:jc w:val="both"/>
        <w:rPr>
          <w:b/>
          <w:sz w:val="20"/>
          <w:szCs w:val="20"/>
          <w:lang w:val="nl-BE"/>
        </w:rPr>
      </w:pPr>
      <w:r>
        <w:rPr>
          <w:b/>
          <w:sz w:val="20"/>
          <w:szCs w:val="20"/>
          <w:lang w:val="nl-BE"/>
        </w:rPr>
        <w:t>12…</w:t>
      </w:r>
      <w:r>
        <w:rPr>
          <w:b/>
          <w:sz w:val="20"/>
          <w:szCs w:val="20"/>
          <w:lang w:val="nl-BE"/>
        </w:rPr>
        <w:tab/>
      </w:r>
      <w:r>
        <w:rPr>
          <w:sz w:val="20"/>
          <w:szCs w:val="20"/>
          <w:lang w:val="nl-BE"/>
        </w:rPr>
        <w:tab/>
      </w:r>
      <w:r>
        <w:rPr>
          <w:b/>
          <w:sz w:val="20"/>
          <w:szCs w:val="20"/>
          <w:lang w:val="nl-BE"/>
        </w:rPr>
        <w:t>Te8</w:t>
      </w:r>
    </w:p>
    <w:p w14:paraId="0BAC0550" w14:textId="77777777" w:rsidR="006F3923" w:rsidRDefault="006F3923" w:rsidP="006F3923">
      <w:pPr>
        <w:jc w:val="both"/>
        <w:rPr>
          <w:b/>
          <w:sz w:val="20"/>
          <w:szCs w:val="20"/>
          <w:lang w:val="nl-BE"/>
        </w:rPr>
      </w:pPr>
      <w:r>
        <w:rPr>
          <w:b/>
          <w:sz w:val="20"/>
          <w:szCs w:val="20"/>
          <w:lang w:val="nl-BE"/>
        </w:rPr>
        <w:tab/>
        <w:t>13.Pg8</w:t>
      </w:r>
      <w:r>
        <w:rPr>
          <w:b/>
          <w:sz w:val="20"/>
          <w:szCs w:val="20"/>
          <w:lang w:val="nl-BE"/>
        </w:rPr>
        <w:tab/>
      </w:r>
      <w:r>
        <w:rPr>
          <w:b/>
          <w:sz w:val="20"/>
          <w:szCs w:val="20"/>
          <w:lang w:val="nl-BE"/>
        </w:rPr>
        <w:tab/>
        <w:t>Kxa6</w:t>
      </w:r>
    </w:p>
    <w:p w14:paraId="61547E2A" w14:textId="77777777" w:rsidR="006F3923" w:rsidRDefault="006F3923" w:rsidP="006F3923">
      <w:pPr>
        <w:jc w:val="both"/>
        <w:rPr>
          <w:b/>
          <w:sz w:val="20"/>
          <w:szCs w:val="20"/>
          <w:lang w:val="nl-BE"/>
        </w:rPr>
      </w:pPr>
      <w:r>
        <w:rPr>
          <w:b/>
          <w:sz w:val="20"/>
          <w:szCs w:val="20"/>
          <w:lang w:val="nl-BE"/>
        </w:rPr>
        <w:tab/>
        <w:t>14.h8D</w:t>
      </w:r>
    </w:p>
    <w:p w14:paraId="017902A1" w14:textId="77777777" w:rsidR="006F3923" w:rsidRDefault="006F3923" w:rsidP="006F3923">
      <w:pPr>
        <w:jc w:val="both"/>
        <w:rPr>
          <w:sz w:val="20"/>
          <w:szCs w:val="20"/>
          <w:lang w:val="nl-BE"/>
        </w:rPr>
      </w:pPr>
      <w:r>
        <w:rPr>
          <w:sz w:val="20"/>
          <w:szCs w:val="20"/>
          <w:lang w:val="nl-BE"/>
        </w:rPr>
        <w:t>met winst. Ook na:</w:t>
      </w:r>
      <w:r w:rsidR="00DA7A5D">
        <w:rPr>
          <w:sz w:val="20"/>
          <w:szCs w:val="20"/>
          <w:lang w:val="nl-BE"/>
        </w:rPr>
        <w:t xml:space="preserve"> </w:t>
      </w:r>
    </w:p>
    <w:p w14:paraId="1A668726" w14:textId="77777777" w:rsidR="006F3923" w:rsidRDefault="006F3923" w:rsidP="006F3923">
      <w:pPr>
        <w:jc w:val="both"/>
        <w:rPr>
          <w:sz w:val="20"/>
          <w:szCs w:val="20"/>
          <w:lang w:val="nl-BE"/>
        </w:rPr>
      </w:pPr>
    </w:p>
    <w:p w14:paraId="6A5B7A2B" w14:textId="77777777" w:rsidR="006F3923" w:rsidRDefault="006F3923" w:rsidP="006F3923">
      <w:pPr>
        <w:jc w:val="both"/>
        <w:rPr>
          <w:b/>
          <w:i/>
          <w:sz w:val="20"/>
          <w:szCs w:val="20"/>
          <w:lang w:val="nl-BE"/>
        </w:rPr>
      </w:pPr>
      <w:r>
        <w:rPr>
          <w:b/>
          <w:i/>
          <w:sz w:val="20"/>
          <w:szCs w:val="20"/>
          <w:lang w:val="nl-BE"/>
        </w:rPr>
        <w:t>Variant B</w:t>
      </w:r>
    </w:p>
    <w:p w14:paraId="526AC642" w14:textId="77777777" w:rsidR="006F3923" w:rsidRDefault="006F3923" w:rsidP="006F3923">
      <w:pPr>
        <w:jc w:val="both"/>
        <w:rPr>
          <w:b/>
          <w:sz w:val="20"/>
          <w:szCs w:val="20"/>
          <w:lang w:val="nl-BE"/>
        </w:rPr>
      </w:pPr>
      <w:r>
        <w:rPr>
          <w:b/>
          <w:sz w:val="20"/>
          <w:szCs w:val="20"/>
          <w:lang w:val="nl-BE"/>
        </w:rPr>
        <w:tab/>
        <w:t>2…</w:t>
      </w:r>
      <w:r>
        <w:rPr>
          <w:b/>
          <w:sz w:val="20"/>
          <w:szCs w:val="20"/>
          <w:lang w:val="nl-BE"/>
        </w:rPr>
        <w:tab/>
      </w:r>
      <w:r>
        <w:rPr>
          <w:b/>
          <w:sz w:val="20"/>
          <w:szCs w:val="20"/>
          <w:lang w:val="nl-BE"/>
        </w:rPr>
        <w:tab/>
        <w:t>Pf6</w:t>
      </w:r>
    </w:p>
    <w:p w14:paraId="6544B315" w14:textId="77777777" w:rsidR="006F3923" w:rsidRDefault="006F3923" w:rsidP="006F3923">
      <w:pPr>
        <w:jc w:val="both"/>
        <w:rPr>
          <w:b/>
          <w:sz w:val="20"/>
          <w:szCs w:val="20"/>
          <w:lang w:val="nl-BE"/>
        </w:rPr>
      </w:pPr>
      <w:r>
        <w:rPr>
          <w:b/>
          <w:sz w:val="20"/>
          <w:szCs w:val="20"/>
          <w:lang w:val="nl-BE"/>
        </w:rPr>
        <w:tab/>
        <w:t>3.Kxf6</w:t>
      </w:r>
      <w:r>
        <w:rPr>
          <w:b/>
          <w:sz w:val="20"/>
          <w:szCs w:val="20"/>
          <w:lang w:val="nl-BE"/>
        </w:rPr>
        <w:tab/>
      </w:r>
      <w:r>
        <w:rPr>
          <w:b/>
          <w:sz w:val="20"/>
          <w:szCs w:val="20"/>
          <w:lang w:val="nl-BE"/>
        </w:rPr>
        <w:tab/>
      </w:r>
    </w:p>
    <w:p w14:paraId="1797160E" w14:textId="77777777" w:rsidR="006F3923" w:rsidRDefault="006F3923" w:rsidP="006F3923">
      <w:pPr>
        <w:jc w:val="both"/>
        <w:rPr>
          <w:sz w:val="20"/>
          <w:szCs w:val="20"/>
          <w:lang w:val="nl-BE"/>
        </w:rPr>
      </w:pPr>
      <w:r>
        <w:rPr>
          <w:sz w:val="20"/>
          <w:szCs w:val="20"/>
          <w:lang w:val="nl-BE"/>
        </w:rPr>
        <w:t>Niet 3.h8</w:t>
      </w:r>
      <w:r w:rsidR="00B003AA">
        <w:rPr>
          <w:sz w:val="20"/>
          <w:szCs w:val="20"/>
          <w:lang w:val="nl-BE"/>
        </w:rPr>
        <w:t xml:space="preserve">D? Txg8+ 4.Dxg8+ Pxg8  en </w:t>
      </w:r>
      <w:r>
        <w:rPr>
          <w:sz w:val="20"/>
          <w:szCs w:val="20"/>
          <w:lang w:val="nl-BE"/>
        </w:rPr>
        <w:t>remise.</w:t>
      </w:r>
    </w:p>
    <w:p w14:paraId="1A35E05E" w14:textId="77777777" w:rsidR="006F3923" w:rsidRDefault="006F3923" w:rsidP="006F3923">
      <w:pPr>
        <w:jc w:val="both"/>
        <w:rPr>
          <w:b/>
          <w:sz w:val="20"/>
          <w:szCs w:val="20"/>
          <w:lang w:val="nl-BE"/>
        </w:rPr>
      </w:pPr>
      <w:r>
        <w:rPr>
          <w:sz w:val="20"/>
          <w:szCs w:val="20"/>
          <w:lang w:val="nl-BE"/>
        </w:rPr>
        <w:tab/>
      </w:r>
      <w:r>
        <w:rPr>
          <w:b/>
          <w:sz w:val="20"/>
          <w:szCs w:val="20"/>
          <w:lang w:val="nl-BE"/>
        </w:rPr>
        <w:t>3...</w:t>
      </w:r>
      <w:r>
        <w:rPr>
          <w:b/>
          <w:sz w:val="20"/>
          <w:szCs w:val="20"/>
          <w:lang w:val="nl-BE"/>
        </w:rPr>
        <w:tab/>
      </w:r>
      <w:r>
        <w:rPr>
          <w:b/>
          <w:sz w:val="20"/>
          <w:szCs w:val="20"/>
          <w:lang w:val="nl-BE"/>
        </w:rPr>
        <w:tab/>
        <w:t>Td7</w:t>
      </w:r>
    </w:p>
    <w:p w14:paraId="1FED425A" w14:textId="77777777" w:rsidR="006F3923" w:rsidRDefault="006F3923" w:rsidP="006F3923">
      <w:pPr>
        <w:jc w:val="both"/>
        <w:rPr>
          <w:b/>
          <w:sz w:val="20"/>
          <w:szCs w:val="20"/>
          <w:lang w:val="nl-BE"/>
        </w:rPr>
      </w:pPr>
      <w:r>
        <w:rPr>
          <w:b/>
          <w:sz w:val="20"/>
          <w:szCs w:val="20"/>
          <w:lang w:val="nl-BE"/>
        </w:rPr>
        <w:tab/>
        <w:t>4.Pe7</w:t>
      </w:r>
    </w:p>
    <w:p w14:paraId="6C17461E" w14:textId="77777777" w:rsidR="006F3923" w:rsidRPr="00177777" w:rsidRDefault="006F3923" w:rsidP="006F3923">
      <w:pPr>
        <w:jc w:val="both"/>
        <w:rPr>
          <w:sz w:val="20"/>
          <w:szCs w:val="20"/>
          <w:lang w:val="en-GB"/>
        </w:rPr>
      </w:pPr>
      <w:r>
        <w:rPr>
          <w:sz w:val="20"/>
          <w:szCs w:val="20"/>
          <w:lang w:val="nl-BE"/>
        </w:rPr>
        <w:t xml:space="preserve">Maar opnieuw niet 4.h8D? </w:t>
      </w:r>
      <w:r w:rsidRPr="00177777">
        <w:rPr>
          <w:sz w:val="20"/>
          <w:szCs w:val="20"/>
          <w:lang w:val="en-GB"/>
        </w:rPr>
        <w:t>Th7 5.Dxh7 met pat.</w:t>
      </w:r>
    </w:p>
    <w:p w14:paraId="53E9DB6B" w14:textId="77777777" w:rsidR="006F3923" w:rsidRPr="00177777" w:rsidRDefault="006F3923" w:rsidP="006F3923">
      <w:pPr>
        <w:jc w:val="both"/>
        <w:rPr>
          <w:b/>
          <w:sz w:val="20"/>
          <w:szCs w:val="20"/>
          <w:lang w:val="en-GB"/>
        </w:rPr>
      </w:pPr>
      <w:r w:rsidRPr="00177777">
        <w:rPr>
          <w:sz w:val="20"/>
          <w:szCs w:val="20"/>
          <w:lang w:val="en-GB"/>
        </w:rPr>
        <w:tab/>
      </w:r>
      <w:r w:rsidRPr="00177777">
        <w:rPr>
          <w:b/>
          <w:sz w:val="20"/>
          <w:szCs w:val="20"/>
          <w:lang w:val="en-GB"/>
        </w:rPr>
        <w:t>4…</w:t>
      </w:r>
      <w:r w:rsidRPr="00177777">
        <w:rPr>
          <w:b/>
          <w:sz w:val="20"/>
          <w:szCs w:val="20"/>
          <w:lang w:val="en-GB"/>
        </w:rPr>
        <w:tab/>
      </w:r>
      <w:r w:rsidRPr="00177777">
        <w:rPr>
          <w:b/>
          <w:sz w:val="20"/>
          <w:szCs w:val="20"/>
          <w:lang w:val="en-GB"/>
        </w:rPr>
        <w:tab/>
        <w:t>Td8</w:t>
      </w:r>
    </w:p>
    <w:p w14:paraId="4D936EB6" w14:textId="77777777" w:rsidR="006F3923" w:rsidRPr="00177777" w:rsidRDefault="006F3923" w:rsidP="006F3923">
      <w:pPr>
        <w:jc w:val="both"/>
        <w:rPr>
          <w:b/>
          <w:sz w:val="20"/>
          <w:szCs w:val="20"/>
          <w:lang w:val="en-GB"/>
        </w:rPr>
      </w:pPr>
      <w:r w:rsidRPr="00177777">
        <w:rPr>
          <w:b/>
          <w:sz w:val="20"/>
          <w:szCs w:val="20"/>
          <w:lang w:val="en-GB"/>
        </w:rPr>
        <w:tab/>
        <w:t>5.Kg7</w:t>
      </w:r>
      <w:r w:rsidRPr="00177777">
        <w:rPr>
          <w:b/>
          <w:sz w:val="20"/>
          <w:szCs w:val="20"/>
          <w:lang w:val="en-GB"/>
        </w:rPr>
        <w:tab/>
      </w:r>
      <w:r w:rsidRPr="00177777">
        <w:rPr>
          <w:b/>
          <w:sz w:val="20"/>
          <w:szCs w:val="20"/>
          <w:lang w:val="en-GB"/>
        </w:rPr>
        <w:tab/>
        <w:t>Tc8</w:t>
      </w:r>
    </w:p>
    <w:p w14:paraId="2C0B29F7" w14:textId="77777777" w:rsidR="006F3923" w:rsidRDefault="006F3923" w:rsidP="006F3923">
      <w:pPr>
        <w:jc w:val="both"/>
        <w:rPr>
          <w:b/>
          <w:sz w:val="20"/>
          <w:szCs w:val="20"/>
          <w:lang w:val="nl-BE"/>
        </w:rPr>
      </w:pPr>
      <w:r w:rsidRPr="00177777">
        <w:rPr>
          <w:b/>
          <w:sz w:val="20"/>
          <w:szCs w:val="20"/>
          <w:lang w:val="en-GB"/>
        </w:rPr>
        <w:tab/>
      </w:r>
      <w:r>
        <w:rPr>
          <w:b/>
          <w:sz w:val="20"/>
          <w:szCs w:val="20"/>
          <w:lang w:val="nl-BE"/>
        </w:rPr>
        <w:t>6.Pd5</w:t>
      </w:r>
      <w:r>
        <w:rPr>
          <w:b/>
          <w:sz w:val="20"/>
          <w:szCs w:val="20"/>
          <w:lang w:val="nl-BE"/>
        </w:rPr>
        <w:tab/>
      </w:r>
      <w:r>
        <w:rPr>
          <w:b/>
          <w:sz w:val="20"/>
          <w:szCs w:val="20"/>
          <w:lang w:val="nl-BE"/>
        </w:rPr>
        <w:tab/>
      </w:r>
    </w:p>
    <w:p w14:paraId="4355A725" w14:textId="77777777" w:rsidR="006F3923" w:rsidRDefault="00022340" w:rsidP="006F3923">
      <w:pPr>
        <w:jc w:val="both"/>
        <w:rPr>
          <w:sz w:val="20"/>
          <w:szCs w:val="20"/>
          <w:lang w:val="nl-BE"/>
        </w:rPr>
      </w:pPr>
      <w:r>
        <w:rPr>
          <w:sz w:val="20"/>
          <w:szCs w:val="20"/>
          <w:lang w:val="nl-BE"/>
        </w:rPr>
        <w:t>N</w:t>
      </w:r>
      <w:r w:rsidR="00B003AA">
        <w:rPr>
          <w:sz w:val="20"/>
          <w:szCs w:val="20"/>
          <w:lang w:val="nl-BE"/>
        </w:rPr>
        <w:t>a 6.P</w:t>
      </w:r>
      <w:r w:rsidR="006F3923">
        <w:rPr>
          <w:sz w:val="20"/>
          <w:szCs w:val="20"/>
          <w:lang w:val="nl-BE"/>
        </w:rPr>
        <w:t>x</w:t>
      </w:r>
      <w:r w:rsidR="00B003AA">
        <w:rPr>
          <w:sz w:val="20"/>
          <w:szCs w:val="20"/>
          <w:lang w:val="nl-BE"/>
        </w:rPr>
        <w:t>c</w:t>
      </w:r>
      <w:r w:rsidR="006F3923">
        <w:rPr>
          <w:sz w:val="20"/>
          <w:szCs w:val="20"/>
          <w:lang w:val="nl-BE"/>
        </w:rPr>
        <w:t>8</w:t>
      </w:r>
      <w:r w:rsidR="00CA0900">
        <w:rPr>
          <w:sz w:val="20"/>
          <w:szCs w:val="20"/>
          <w:lang w:val="nl-BE"/>
        </w:rPr>
        <w:t>?</w:t>
      </w:r>
      <w:r w:rsidR="006F3923">
        <w:rPr>
          <w:sz w:val="20"/>
          <w:szCs w:val="20"/>
          <w:lang w:val="nl-BE"/>
        </w:rPr>
        <w:t xml:space="preserve"> is he</w:t>
      </w:r>
      <w:r w:rsidR="00B003AA">
        <w:rPr>
          <w:sz w:val="20"/>
          <w:szCs w:val="20"/>
          <w:lang w:val="nl-BE"/>
        </w:rPr>
        <w:t xml:space="preserve">t </w:t>
      </w:r>
      <w:r>
        <w:rPr>
          <w:sz w:val="20"/>
          <w:szCs w:val="20"/>
          <w:lang w:val="nl-BE"/>
        </w:rPr>
        <w:t xml:space="preserve">eveneens </w:t>
      </w:r>
      <w:r w:rsidR="006F3923">
        <w:rPr>
          <w:sz w:val="20"/>
          <w:szCs w:val="20"/>
          <w:lang w:val="nl-BE"/>
        </w:rPr>
        <w:t>pat.</w:t>
      </w:r>
    </w:p>
    <w:p w14:paraId="47FA1C0B" w14:textId="77777777" w:rsidR="006F3923" w:rsidRPr="00177777" w:rsidRDefault="006F3923" w:rsidP="006F3923">
      <w:pPr>
        <w:jc w:val="both"/>
        <w:rPr>
          <w:b/>
          <w:sz w:val="20"/>
          <w:szCs w:val="20"/>
          <w:lang w:val="en-GB"/>
        </w:rPr>
      </w:pPr>
      <w:r>
        <w:rPr>
          <w:b/>
          <w:sz w:val="20"/>
          <w:szCs w:val="20"/>
          <w:lang w:val="nl-BE"/>
        </w:rPr>
        <w:tab/>
      </w:r>
      <w:r w:rsidRPr="00177777">
        <w:rPr>
          <w:b/>
          <w:sz w:val="20"/>
          <w:szCs w:val="20"/>
          <w:lang w:val="en-GB"/>
        </w:rPr>
        <w:t>6…</w:t>
      </w:r>
      <w:r w:rsidRPr="00177777">
        <w:rPr>
          <w:b/>
          <w:sz w:val="20"/>
          <w:szCs w:val="20"/>
          <w:lang w:val="en-GB"/>
        </w:rPr>
        <w:tab/>
      </w:r>
      <w:r w:rsidRPr="00177777">
        <w:rPr>
          <w:b/>
          <w:sz w:val="20"/>
          <w:szCs w:val="20"/>
          <w:lang w:val="en-GB"/>
        </w:rPr>
        <w:tab/>
        <w:t>Td8</w:t>
      </w:r>
    </w:p>
    <w:p w14:paraId="6112B786" w14:textId="77777777" w:rsidR="006F3923" w:rsidRPr="00177777" w:rsidRDefault="006F3923" w:rsidP="006F3923">
      <w:pPr>
        <w:jc w:val="both"/>
        <w:rPr>
          <w:b/>
          <w:sz w:val="20"/>
          <w:szCs w:val="20"/>
          <w:lang w:val="en-GB"/>
        </w:rPr>
      </w:pPr>
      <w:r w:rsidRPr="00177777">
        <w:rPr>
          <w:b/>
          <w:sz w:val="20"/>
          <w:szCs w:val="20"/>
          <w:lang w:val="en-GB"/>
        </w:rPr>
        <w:tab/>
        <w:t>7.h8D</w:t>
      </w:r>
      <w:r w:rsidRPr="00177777">
        <w:rPr>
          <w:b/>
          <w:sz w:val="20"/>
          <w:szCs w:val="20"/>
          <w:lang w:val="en-GB"/>
        </w:rPr>
        <w:tab/>
      </w:r>
      <w:r w:rsidRPr="00177777">
        <w:rPr>
          <w:b/>
          <w:sz w:val="20"/>
          <w:szCs w:val="20"/>
          <w:lang w:val="en-GB"/>
        </w:rPr>
        <w:tab/>
        <w:t>Txh8</w:t>
      </w:r>
    </w:p>
    <w:p w14:paraId="26176E3E" w14:textId="77777777" w:rsidR="006F3923" w:rsidRPr="00177777" w:rsidRDefault="006F3923" w:rsidP="006F3923">
      <w:pPr>
        <w:jc w:val="both"/>
        <w:rPr>
          <w:b/>
          <w:sz w:val="20"/>
          <w:szCs w:val="20"/>
          <w:lang w:val="en-GB"/>
        </w:rPr>
      </w:pPr>
      <w:r w:rsidRPr="00177777">
        <w:rPr>
          <w:b/>
          <w:sz w:val="20"/>
          <w:szCs w:val="20"/>
          <w:lang w:val="en-GB"/>
        </w:rPr>
        <w:tab/>
        <w:t>8.Kxh8</w:t>
      </w:r>
      <w:r w:rsidRPr="00177777">
        <w:rPr>
          <w:b/>
          <w:sz w:val="20"/>
          <w:szCs w:val="20"/>
          <w:lang w:val="en-GB"/>
        </w:rPr>
        <w:tab/>
      </w:r>
      <w:r w:rsidRPr="00177777">
        <w:rPr>
          <w:b/>
          <w:sz w:val="20"/>
          <w:szCs w:val="20"/>
          <w:lang w:val="en-GB"/>
        </w:rPr>
        <w:tab/>
        <w:t>Kxa7</w:t>
      </w:r>
    </w:p>
    <w:p w14:paraId="6BECFCD7" w14:textId="77777777" w:rsidR="006F3923" w:rsidRDefault="006F3923" w:rsidP="006F3923">
      <w:pPr>
        <w:jc w:val="both"/>
        <w:rPr>
          <w:b/>
          <w:sz w:val="20"/>
          <w:szCs w:val="20"/>
          <w:lang w:val="en-GB"/>
        </w:rPr>
      </w:pPr>
      <w:r w:rsidRPr="00177777">
        <w:rPr>
          <w:b/>
          <w:sz w:val="20"/>
          <w:szCs w:val="20"/>
          <w:lang w:val="en-GB"/>
        </w:rPr>
        <w:lastRenderedPageBreak/>
        <w:tab/>
        <w:t>9.Pb4</w:t>
      </w:r>
    </w:p>
    <w:p w14:paraId="7DACA668" w14:textId="77777777" w:rsidR="00872A58" w:rsidRDefault="00872A58" w:rsidP="006F3923">
      <w:pPr>
        <w:jc w:val="both"/>
        <w:rPr>
          <w:b/>
          <w:sz w:val="20"/>
          <w:szCs w:val="20"/>
          <w:lang w:val="en-GB"/>
        </w:rPr>
      </w:pPr>
    </w:p>
    <w:p w14:paraId="6378EFF8" w14:textId="77777777" w:rsidR="00022340" w:rsidRPr="00B354CB" w:rsidRDefault="00022340" w:rsidP="006F3923">
      <w:pPr>
        <w:jc w:val="both"/>
        <w:rPr>
          <w:sz w:val="20"/>
          <w:szCs w:val="20"/>
          <w:lang w:val="en-GB"/>
        </w:rPr>
      </w:pPr>
    </w:p>
    <w:p w14:paraId="319AF79A" w14:textId="77777777" w:rsidR="00022340" w:rsidRPr="00B354CB" w:rsidRDefault="00022340" w:rsidP="006F3923">
      <w:pPr>
        <w:jc w:val="both"/>
        <w:rPr>
          <w:sz w:val="20"/>
          <w:szCs w:val="20"/>
          <w:lang w:val="en-GB"/>
        </w:rPr>
      </w:pPr>
    </w:p>
    <w:p w14:paraId="2119A81D" w14:textId="77777777" w:rsidR="002C7975" w:rsidRPr="00B354CB" w:rsidRDefault="002C7975" w:rsidP="006F3923">
      <w:pPr>
        <w:jc w:val="both"/>
        <w:rPr>
          <w:sz w:val="20"/>
          <w:szCs w:val="20"/>
          <w:lang w:val="en-GB"/>
        </w:rPr>
      </w:pPr>
    </w:p>
    <w:p w14:paraId="705319DA" w14:textId="77777777" w:rsidR="006F3923" w:rsidRDefault="006F3923" w:rsidP="006F3923">
      <w:pPr>
        <w:jc w:val="both"/>
        <w:rPr>
          <w:sz w:val="20"/>
          <w:szCs w:val="20"/>
          <w:lang w:val="nl-BE"/>
        </w:rPr>
      </w:pPr>
      <w:r>
        <w:rPr>
          <w:sz w:val="20"/>
          <w:szCs w:val="20"/>
          <w:lang w:val="nl-BE"/>
        </w:rPr>
        <w:t>Deze studie is een correctie van een 1</w:t>
      </w:r>
      <w:r>
        <w:rPr>
          <w:sz w:val="20"/>
          <w:szCs w:val="20"/>
          <w:vertAlign w:val="superscript"/>
          <w:lang w:val="nl-BE"/>
        </w:rPr>
        <w:t>ste</w:t>
      </w:r>
      <w:r>
        <w:rPr>
          <w:sz w:val="20"/>
          <w:szCs w:val="20"/>
          <w:lang w:val="nl-BE"/>
        </w:rPr>
        <w:t xml:space="preserve"> Eervolle Vermelding in </w:t>
      </w:r>
      <w:r>
        <w:rPr>
          <w:i/>
          <w:sz w:val="20"/>
          <w:szCs w:val="20"/>
          <w:lang w:val="nl-BE"/>
        </w:rPr>
        <w:t xml:space="preserve">Chervony girnic XXVII, </w:t>
      </w:r>
      <w:r>
        <w:rPr>
          <w:sz w:val="20"/>
          <w:szCs w:val="20"/>
          <w:lang w:val="nl-BE"/>
        </w:rPr>
        <w:t>uit 1997 van  V. Kondratev (Gravilov Po-sad, Ukraine.):</w:t>
      </w:r>
    </w:p>
    <w:p w14:paraId="3F13BEAD" w14:textId="77777777" w:rsidR="006F3923" w:rsidRDefault="006F3923" w:rsidP="006F3923">
      <w:pPr>
        <w:jc w:val="both"/>
        <w:rPr>
          <w:sz w:val="20"/>
          <w:szCs w:val="20"/>
          <w:lang w:val="nl-BE"/>
        </w:rPr>
      </w:pPr>
    </w:p>
    <w:p w14:paraId="7386BDB3" w14:textId="77777777" w:rsidR="006F3923" w:rsidRPr="00CA1755" w:rsidRDefault="00CA1755" w:rsidP="006F3923">
      <w:pPr>
        <w:jc w:val="both"/>
        <w:rPr>
          <w:sz w:val="20"/>
          <w:szCs w:val="20"/>
          <w:lang w:val="en-GB"/>
        </w:rPr>
      </w:pPr>
      <w:r>
        <w:rPr>
          <w:sz w:val="20"/>
          <w:szCs w:val="20"/>
          <w:lang w:val="en-GB"/>
        </w:rPr>
        <w:t xml:space="preserve">Kg5 Pf6 a5 a7 h6 / </w:t>
      </w:r>
      <w:r w:rsidR="006F3923" w:rsidRPr="00CA1755">
        <w:rPr>
          <w:sz w:val="20"/>
          <w:szCs w:val="20"/>
          <w:lang w:val="en-GB"/>
        </w:rPr>
        <w:t>Ka8 Td3 Ph5 +</w:t>
      </w:r>
    </w:p>
    <w:p w14:paraId="1328677A" w14:textId="77777777" w:rsidR="006F3923" w:rsidRDefault="006F3923" w:rsidP="006F3923">
      <w:pPr>
        <w:jc w:val="both"/>
        <w:rPr>
          <w:b/>
          <w:sz w:val="18"/>
          <w:szCs w:val="18"/>
          <w:lang w:val="en-GB"/>
        </w:rPr>
      </w:pPr>
    </w:p>
    <w:p w14:paraId="10167915" w14:textId="77777777" w:rsidR="006F3923" w:rsidRDefault="006F3923" w:rsidP="006F3923">
      <w:pPr>
        <w:jc w:val="both"/>
        <w:rPr>
          <w:sz w:val="20"/>
          <w:szCs w:val="20"/>
          <w:lang w:val="nl-BE"/>
        </w:rPr>
      </w:pPr>
      <w:r w:rsidRPr="00177777">
        <w:rPr>
          <w:sz w:val="20"/>
          <w:szCs w:val="20"/>
          <w:lang w:val="nl-BE"/>
        </w:rPr>
        <w:t xml:space="preserve">Met de oplossing: 1.h7 Td8 2.Pg8 Pf6 3.Kxf6 Td7 4.Pe7 (4.h8D Th7) 4...Td8 5.Kg7 Kb7 (5...Kxa7 6.Sc6+) </w:t>
      </w:r>
      <w:r w:rsidRPr="00754E96">
        <w:rPr>
          <w:b/>
          <w:sz w:val="20"/>
          <w:szCs w:val="20"/>
          <w:lang w:val="nl-BE"/>
        </w:rPr>
        <w:t>6.a8D+</w:t>
      </w:r>
      <w:r w:rsidRPr="00177777">
        <w:rPr>
          <w:sz w:val="20"/>
          <w:szCs w:val="20"/>
          <w:lang w:val="nl-BE"/>
        </w:rPr>
        <w:t xml:space="preserve"> (6.a6+? </w:t>
      </w:r>
      <w:r>
        <w:rPr>
          <w:sz w:val="20"/>
          <w:szCs w:val="20"/>
          <w:lang w:val="nl-BE"/>
        </w:rPr>
        <w:t xml:space="preserve">Ka8) 6...Kxa8 7.a6 en nu: 7...Ka7(Kb8) 8.Pc6, of 7...Tb8(Te8) 8.Pg8. </w:t>
      </w:r>
    </w:p>
    <w:p w14:paraId="492FD23A" w14:textId="77777777" w:rsidR="006F3923" w:rsidRDefault="006F3923" w:rsidP="006F3923">
      <w:pPr>
        <w:jc w:val="both"/>
        <w:rPr>
          <w:sz w:val="20"/>
          <w:szCs w:val="20"/>
          <w:lang w:val="nl-BE"/>
        </w:rPr>
      </w:pPr>
    </w:p>
    <w:p w14:paraId="4AA0CC5E" w14:textId="77777777" w:rsidR="006F3923" w:rsidRDefault="006F3923" w:rsidP="006F3923">
      <w:pPr>
        <w:jc w:val="both"/>
        <w:rPr>
          <w:i/>
          <w:sz w:val="20"/>
          <w:szCs w:val="20"/>
          <w:lang w:val="en-GB"/>
        </w:rPr>
      </w:pPr>
      <w:r w:rsidRPr="008A15E8">
        <w:rPr>
          <w:sz w:val="20"/>
          <w:szCs w:val="20"/>
          <w:lang w:val="nl-BE"/>
        </w:rPr>
        <w:t xml:space="preserve">En met dit commentaar: </w:t>
      </w:r>
      <w:r w:rsidRPr="008A15E8">
        <w:rPr>
          <w:i/>
          <w:sz w:val="20"/>
          <w:szCs w:val="20"/>
          <w:lang w:val="nl-BE"/>
        </w:rPr>
        <w:t>“Interes-t</w:t>
      </w:r>
      <w:r w:rsidR="009E24EB" w:rsidRPr="008A15E8">
        <w:rPr>
          <w:i/>
          <w:sz w:val="20"/>
          <w:szCs w:val="20"/>
          <w:lang w:val="nl-BE"/>
        </w:rPr>
        <w:t>ing black counterplay for stale</w:t>
      </w:r>
      <w:r w:rsidRPr="008A15E8">
        <w:rPr>
          <w:i/>
          <w:sz w:val="20"/>
          <w:szCs w:val="20"/>
          <w:lang w:val="nl-BE"/>
        </w:rPr>
        <w:t>ma</w:t>
      </w:r>
      <w:r w:rsidR="009E24EB" w:rsidRPr="008A15E8">
        <w:rPr>
          <w:i/>
          <w:sz w:val="20"/>
          <w:szCs w:val="20"/>
          <w:lang w:val="nl-BE"/>
        </w:rPr>
        <w:t>-</w:t>
      </w:r>
      <w:r w:rsidRPr="008A15E8">
        <w:rPr>
          <w:i/>
          <w:sz w:val="20"/>
          <w:szCs w:val="20"/>
          <w:lang w:val="nl-BE"/>
        </w:rPr>
        <w:t xml:space="preserve">te. </w:t>
      </w:r>
      <w:r>
        <w:rPr>
          <w:i/>
          <w:sz w:val="20"/>
          <w:szCs w:val="20"/>
          <w:lang w:val="en-GB"/>
        </w:rPr>
        <w:t>At the finish it is Black, who has been setting up a zugzwang for White, who falls victim to it him</w:t>
      </w:r>
      <w:r w:rsidR="009E24EB">
        <w:rPr>
          <w:i/>
          <w:sz w:val="20"/>
          <w:szCs w:val="20"/>
          <w:lang w:val="en-GB"/>
        </w:rPr>
        <w:t>-</w:t>
      </w:r>
      <w:r>
        <w:rPr>
          <w:i/>
          <w:sz w:val="20"/>
          <w:szCs w:val="20"/>
          <w:lang w:val="en-GB"/>
        </w:rPr>
        <w:t>self.”</w:t>
      </w:r>
    </w:p>
    <w:p w14:paraId="15CD0F10" w14:textId="77777777" w:rsidR="006F3923" w:rsidRDefault="006F3923" w:rsidP="006F3923">
      <w:pPr>
        <w:jc w:val="both"/>
        <w:rPr>
          <w:i/>
          <w:sz w:val="20"/>
          <w:szCs w:val="20"/>
          <w:lang w:val="en-GB"/>
        </w:rPr>
      </w:pPr>
    </w:p>
    <w:p w14:paraId="76C79547" w14:textId="77777777" w:rsidR="00C06BB4" w:rsidRDefault="00707839" w:rsidP="006F3923">
      <w:pPr>
        <w:jc w:val="both"/>
        <w:rPr>
          <w:sz w:val="20"/>
          <w:szCs w:val="20"/>
          <w:lang w:val="nl-BE"/>
        </w:rPr>
      </w:pPr>
      <w:r>
        <w:rPr>
          <w:sz w:val="20"/>
          <w:szCs w:val="20"/>
          <w:lang w:val="nl-BE"/>
        </w:rPr>
        <w:t xml:space="preserve">Maar helaas </w:t>
      </w:r>
      <w:r w:rsidR="0066278B">
        <w:rPr>
          <w:sz w:val="20"/>
          <w:szCs w:val="20"/>
          <w:lang w:val="nl-BE"/>
        </w:rPr>
        <w:t>is</w:t>
      </w:r>
      <w:r>
        <w:rPr>
          <w:sz w:val="20"/>
          <w:szCs w:val="20"/>
          <w:lang w:val="nl-BE"/>
        </w:rPr>
        <w:t xml:space="preserve"> er</w:t>
      </w:r>
      <w:r w:rsidR="0066278B">
        <w:rPr>
          <w:sz w:val="20"/>
          <w:szCs w:val="20"/>
          <w:lang w:val="nl-BE"/>
        </w:rPr>
        <w:t xml:space="preserve"> een</w:t>
      </w:r>
      <w:r w:rsidR="00795E0B">
        <w:rPr>
          <w:sz w:val="20"/>
          <w:szCs w:val="20"/>
          <w:lang w:val="nl-BE"/>
        </w:rPr>
        <w:t xml:space="preserve"> </w:t>
      </w:r>
      <w:r w:rsidR="0066278B">
        <w:rPr>
          <w:sz w:val="20"/>
          <w:szCs w:val="20"/>
          <w:lang w:val="nl-BE"/>
        </w:rPr>
        <w:t>dual</w:t>
      </w:r>
      <w:r w:rsidR="0024245A">
        <w:rPr>
          <w:sz w:val="20"/>
          <w:szCs w:val="20"/>
          <w:lang w:val="nl-BE"/>
        </w:rPr>
        <w:t>:</w:t>
      </w:r>
      <w:r w:rsidR="00795E0B">
        <w:rPr>
          <w:sz w:val="20"/>
          <w:szCs w:val="20"/>
          <w:lang w:val="nl-BE"/>
        </w:rPr>
        <w:t xml:space="preserve"> </w:t>
      </w:r>
      <w:r w:rsidR="00FA7120" w:rsidRPr="0024245A">
        <w:rPr>
          <w:b/>
          <w:sz w:val="20"/>
          <w:szCs w:val="20"/>
          <w:lang w:val="nl-BE"/>
        </w:rPr>
        <w:t>6.Sg6</w:t>
      </w:r>
      <w:r w:rsidR="0024245A">
        <w:rPr>
          <w:b/>
          <w:sz w:val="20"/>
          <w:szCs w:val="20"/>
          <w:lang w:val="nl-BE"/>
        </w:rPr>
        <w:t xml:space="preserve"> </w:t>
      </w:r>
      <w:r w:rsidR="00C06BB4" w:rsidRPr="00CE2680">
        <w:rPr>
          <w:sz w:val="20"/>
          <w:szCs w:val="20"/>
          <w:lang w:val="nl-BE"/>
        </w:rPr>
        <w:t>(</w:t>
      </w:r>
      <w:r w:rsidR="0024245A" w:rsidRPr="00C06BB4">
        <w:rPr>
          <w:i/>
          <w:sz w:val="20"/>
          <w:szCs w:val="20"/>
          <w:lang w:val="nl-BE"/>
        </w:rPr>
        <w:t xml:space="preserve">in plaats van </w:t>
      </w:r>
      <w:r w:rsidR="0024245A" w:rsidRPr="00CE2680">
        <w:rPr>
          <w:b/>
          <w:i/>
          <w:sz w:val="20"/>
          <w:szCs w:val="20"/>
          <w:lang w:val="nl-BE"/>
        </w:rPr>
        <w:t>6.a8D+</w:t>
      </w:r>
      <w:r w:rsidR="00C06BB4" w:rsidRPr="00CE2680">
        <w:rPr>
          <w:i/>
          <w:sz w:val="20"/>
          <w:szCs w:val="20"/>
          <w:lang w:val="nl-BE"/>
        </w:rPr>
        <w:t>)</w:t>
      </w:r>
      <w:r w:rsidR="00754E96" w:rsidRPr="00CE2680">
        <w:rPr>
          <w:b/>
          <w:i/>
          <w:sz w:val="20"/>
          <w:szCs w:val="20"/>
          <w:lang w:val="nl-BE"/>
        </w:rPr>
        <w:t>,</w:t>
      </w:r>
      <w:r w:rsidR="00754E96">
        <w:rPr>
          <w:sz w:val="20"/>
          <w:szCs w:val="20"/>
          <w:lang w:val="nl-BE"/>
        </w:rPr>
        <w:t xml:space="preserve"> met: </w:t>
      </w:r>
    </w:p>
    <w:p w14:paraId="61B6B509" w14:textId="77777777" w:rsidR="004C32BC" w:rsidRPr="004C32BC" w:rsidRDefault="0024245A" w:rsidP="006A0EB8">
      <w:pPr>
        <w:numPr>
          <w:ilvl w:val="0"/>
          <w:numId w:val="225"/>
        </w:numPr>
        <w:jc w:val="both"/>
        <w:rPr>
          <w:sz w:val="20"/>
          <w:szCs w:val="20"/>
          <w:lang w:val="en-GB"/>
        </w:rPr>
      </w:pPr>
      <w:r w:rsidRPr="00CA1755">
        <w:rPr>
          <w:sz w:val="20"/>
          <w:szCs w:val="20"/>
          <w:lang w:val="nl-BE"/>
        </w:rPr>
        <w:t>6…</w:t>
      </w:r>
      <w:r w:rsidR="00FA7120" w:rsidRPr="00CA1755">
        <w:rPr>
          <w:sz w:val="20"/>
          <w:szCs w:val="20"/>
          <w:lang w:val="nl-BE"/>
        </w:rPr>
        <w:t>Td7+</w:t>
      </w:r>
      <w:r w:rsidR="00FA7120" w:rsidRPr="004C32BC">
        <w:rPr>
          <w:sz w:val="20"/>
          <w:szCs w:val="20"/>
          <w:lang w:val="nl-BE"/>
        </w:rPr>
        <w:t xml:space="preserve"> 7.Kg8 Txh7 8.a8D+</w:t>
      </w:r>
      <w:r w:rsidR="004C32BC" w:rsidRPr="004C32BC">
        <w:rPr>
          <w:sz w:val="20"/>
          <w:szCs w:val="20"/>
          <w:lang w:val="nl-BE"/>
        </w:rPr>
        <w:t xml:space="preserve"> </w:t>
      </w:r>
      <w:r w:rsidR="00FA7120" w:rsidRPr="004C32BC">
        <w:rPr>
          <w:sz w:val="20"/>
          <w:szCs w:val="20"/>
          <w:lang w:val="nl-BE"/>
        </w:rPr>
        <w:t>Kxa8 9.K</w:t>
      </w:r>
      <w:r w:rsidRPr="004C32BC">
        <w:rPr>
          <w:sz w:val="20"/>
          <w:szCs w:val="20"/>
          <w:lang w:val="nl-BE"/>
        </w:rPr>
        <w:t>xh7 Kb</w:t>
      </w:r>
      <w:r w:rsidR="00707839" w:rsidRPr="004C32BC">
        <w:rPr>
          <w:sz w:val="20"/>
          <w:szCs w:val="20"/>
          <w:lang w:val="nl-BE"/>
        </w:rPr>
        <w:t>7 10.Pe5 Ka6</w:t>
      </w:r>
      <w:r w:rsidR="004C32BC" w:rsidRPr="004C32BC">
        <w:rPr>
          <w:sz w:val="20"/>
          <w:szCs w:val="20"/>
          <w:lang w:val="nl-BE"/>
        </w:rPr>
        <w:t xml:space="preserve"> </w:t>
      </w:r>
      <w:r w:rsidR="00707839" w:rsidRPr="004C32BC">
        <w:rPr>
          <w:sz w:val="20"/>
          <w:szCs w:val="20"/>
          <w:lang w:val="nl-BE"/>
        </w:rPr>
        <w:t>11.Pc4, enzo</w:t>
      </w:r>
      <w:r w:rsidR="00795E0B" w:rsidRPr="004C32BC">
        <w:rPr>
          <w:sz w:val="20"/>
          <w:szCs w:val="20"/>
          <w:lang w:val="nl-BE"/>
        </w:rPr>
        <w:t>voort.</w:t>
      </w:r>
      <w:r w:rsidRPr="004C32BC">
        <w:rPr>
          <w:sz w:val="20"/>
          <w:szCs w:val="20"/>
          <w:lang w:val="nl-BE"/>
        </w:rPr>
        <w:t xml:space="preserve"> Of hier</w:t>
      </w:r>
      <w:r w:rsidR="00754E96" w:rsidRPr="004C32BC">
        <w:rPr>
          <w:sz w:val="20"/>
          <w:szCs w:val="20"/>
          <w:lang w:val="nl-BE"/>
        </w:rPr>
        <w:t xml:space="preserve">: </w:t>
      </w:r>
      <w:r w:rsidR="00C06BB4" w:rsidRPr="004C32BC">
        <w:rPr>
          <w:i/>
          <w:sz w:val="20"/>
          <w:szCs w:val="20"/>
          <w:lang w:val="nl-BE"/>
        </w:rPr>
        <w:t xml:space="preserve">    </w:t>
      </w:r>
    </w:p>
    <w:p w14:paraId="394BF801" w14:textId="77777777" w:rsidR="006F3923" w:rsidRPr="004C32BC" w:rsidRDefault="0024245A" w:rsidP="006A0EB8">
      <w:pPr>
        <w:numPr>
          <w:ilvl w:val="0"/>
          <w:numId w:val="225"/>
        </w:numPr>
        <w:jc w:val="both"/>
        <w:rPr>
          <w:sz w:val="20"/>
          <w:szCs w:val="20"/>
          <w:lang w:val="en-GB"/>
        </w:rPr>
      </w:pPr>
      <w:r w:rsidRPr="00CA1755">
        <w:rPr>
          <w:sz w:val="20"/>
          <w:szCs w:val="20"/>
          <w:lang w:val="nl-BE"/>
        </w:rPr>
        <w:t>6…Te8</w:t>
      </w:r>
      <w:r w:rsidRPr="004C32BC">
        <w:rPr>
          <w:sz w:val="20"/>
          <w:szCs w:val="20"/>
          <w:lang w:val="nl-BE"/>
        </w:rPr>
        <w:t xml:space="preserve"> 7.a8D+ Kxa8 8.h8D  Txh8 9.Kxh8 7.Kb7 10.Pe5 Ka6 11.Pc4.</w:t>
      </w:r>
    </w:p>
    <w:p w14:paraId="3276211F" w14:textId="77777777" w:rsidR="00D51BD0" w:rsidRPr="004C32BC" w:rsidRDefault="00D51BD0" w:rsidP="006F3923">
      <w:pPr>
        <w:jc w:val="both"/>
        <w:rPr>
          <w:sz w:val="20"/>
          <w:szCs w:val="20"/>
          <w:lang w:val="nl-BE"/>
        </w:rPr>
      </w:pPr>
    </w:p>
    <w:p w14:paraId="78E1652B" w14:textId="77777777" w:rsidR="00D51BD0" w:rsidRDefault="00560CF5" w:rsidP="006F3923">
      <w:pPr>
        <w:jc w:val="both"/>
        <w:rPr>
          <w:sz w:val="20"/>
          <w:szCs w:val="20"/>
          <w:lang w:val="nl-BE"/>
        </w:rPr>
      </w:pPr>
      <w:r>
        <w:rPr>
          <w:sz w:val="20"/>
          <w:szCs w:val="20"/>
          <w:lang w:val="nl-BE"/>
        </w:rPr>
        <w:t>Dus nevenoplosbaar.</w:t>
      </w:r>
    </w:p>
    <w:p w14:paraId="79F32AB0" w14:textId="77777777" w:rsidR="00D51BD0" w:rsidRDefault="00D51BD0" w:rsidP="006F3923">
      <w:pPr>
        <w:jc w:val="both"/>
        <w:rPr>
          <w:sz w:val="20"/>
          <w:szCs w:val="20"/>
          <w:lang w:val="nl-BE"/>
        </w:rPr>
      </w:pPr>
    </w:p>
    <w:p w14:paraId="00B99CC0" w14:textId="77777777" w:rsidR="00D51BD0" w:rsidRDefault="00D51BD0" w:rsidP="006F3923">
      <w:pPr>
        <w:jc w:val="both"/>
        <w:rPr>
          <w:sz w:val="20"/>
          <w:szCs w:val="20"/>
          <w:lang w:val="nl-BE"/>
        </w:rPr>
      </w:pPr>
    </w:p>
    <w:p w14:paraId="6BBF1A22" w14:textId="77777777" w:rsidR="00D51BD0" w:rsidRDefault="00D51BD0" w:rsidP="006F3923">
      <w:pPr>
        <w:jc w:val="both"/>
        <w:rPr>
          <w:sz w:val="20"/>
          <w:szCs w:val="20"/>
          <w:lang w:val="nl-BE"/>
        </w:rPr>
      </w:pPr>
    </w:p>
    <w:p w14:paraId="1D5A86E3" w14:textId="77777777" w:rsidR="00D51BD0" w:rsidRDefault="00D51BD0" w:rsidP="006F3923">
      <w:pPr>
        <w:jc w:val="both"/>
        <w:rPr>
          <w:sz w:val="20"/>
          <w:szCs w:val="20"/>
          <w:lang w:val="nl-BE"/>
        </w:rPr>
      </w:pPr>
    </w:p>
    <w:p w14:paraId="34F56D22" w14:textId="77777777" w:rsidR="00D51BD0" w:rsidRDefault="00D51BD0" w:rsidP="006F3923">
      <w:pPr>
        <w:jc w:val="both"/>
        <w:rPr>
          <w:sz w:val="20"/>
          <w:szCs w:val="20"/>
          <w:lang w:val="nl-BE"/>
        </w:rPr>
      </w:pPr>
    </w:p>
    <w:p w14:paraId="466893CF" w14:textId="77777777" w:rsidR="00D51BD0" w:rsidRDefault="00D51BD0" w:rsidP="006F3923">
      <w:pPr>
        <w:jc w:val="both"/>
        <w:rPr>
          <w:sz w:val="20"/>
          <w:szCs w:val="20"/>
          <w:lang w:val="nl-BE"/>
        </w:rPr>
      </w:pPr>
    </w:p>
    <w:p w14:paraId="34FB399A" w14:textId="77777777" w:rsidR="00D51BD0" w:rsidRDefault="00D51BD0" w:rsidP="006F3923">
      <w:pPr>
        <w:jc w:val="both"/>
        <w:rPr>
          <w:sz w:val="20"/>
          <w:szCs w:val="20"/>
          <w:lang w:val="nl-BE"/>
        </w:rPr>
      </w:pPr>
    </w:p>
    <w:p w14:paraId="24DD94C6" w14:textId="77777777" w:rsidR="00D51BD0" w:rsidRDefault="00D51BD0" w:rsidP="006F3923">
      <w:pPr>
        <w:jc w:val="both"/>
        <w:rPr>
          <w:sz w:val="20"/>
          <w:szCs w:val="20"/>
          <w:lang w:val="nl-BE"/>
        </w:rPr>
      </w:pPr>
    </w:p>
    <w:p w14:paraId="63A142E0" w14:textId="77777777" w:rsidR="00D51BD0" w:rsidRDefault="00D51BD0" w:rsidP="006F3923">
      <w:pPr>
        <w:jc w:val="both"/>
        <w:rPr>
          <w:sz w:val="20"/>
          <w:szCs w:val="20"/>
          <w:lang w:val="nl-BE"/>
        </w:rPr>
      </w:pPr>
    </w:p>
    <w:p w14:paraId="3C8F6823" w14:textId="77777777" w:rsidR="00D51BD0" w:rsidRDefault="00D51BD0" w:rsidP="006F3923">
      <w:pPr>
        <w:jc w:val="both"/>
        <w:rPr>
          <w:sz w:val="20"/>
          <w:szCs w:val="20"/>
          <w:lang w:val="nl-BE"/>
        </w:rPr>
      </w:pPr>
    </w:p>
    <w:p w14:paraId="649ADB9B" w14:textId="77777777" w:rsidR="00D51BD0" w:rsidRDefault="00D51BD0" w:rsidP="006F3923">
      <w:pPr>
        <w:jc w:val="both"/>
        <w:rPr>
          <w:sz w:val="20"/>
          <w:szCs w:val="20"/>
          <w:lang w:val="nl-BE"/>
        </w:rPr>
      </w:pPr>
    </w:p>
    <w:p w14:paraId="23E7C1CC" w14:textId="77777777" w:rsidR="00D51BD0" w:rsidRDefault="00D51BD0" w:rsidP="006F3923">
      <w:pPr>
        <w:jc w:val="both"/>
        <w:rPr>
          <w:sz w:val="20"/>
          <w:szCs w:val="20"/>
          <w:lang w:val="nl-BE"/>
        </w:rPr>
      </w:pPr>
    </w:p>
    <w:p w14:paraId="0D026596" w14:textId="77777777" w:rsidR="00D51BD0" w:rsidRDefault="00D51BD0" w:rsidP="006F3923">
      <w:pPr>
        <w:jc w:val="both"/>
        <w:rPr>
          <w:sz w:val="20"/>
          <w:szCs w:val="20"/>
          <w:lang w:val="nl-BE"/>
        </w:rPr>
      </w:pPr>
    </w:p>
    <w:p w14:paraId="2FFFE0FE" w14:textId="77777777" w:rsidR="00D51BD0" w:rsidRDefault="00D51BD0" w:rsidP="006F3923">
      <w:pPr>
        <w:jc w:val="both"/>
        <w:rPr>
          <w:sz w:val="20"/>
          <w:szCs w:val="20"/>
          <w:lang w:val="nl-BE"/>
        </w:rPr>
      </w:pPr>
    </w:p>
    <w:p w14:paraId="06673E47" w14:textId="77777777" w:rsidR="00D51BD0" w:rsidRDefault="00D51BD0" w:rsidP="006F3923">
      <w:pPr>
        <w:jc w:val="both"/>
        <w:rPr>
          <w:sz w:val="20"/>
          <w:szCs w:val="20"/>
          <w:lang w:val="nl-BE"/>
        </w:rPr>
      </w:pPr>
    </w:p>
    <w:p w14:paraId="41CCE0A4" w14:textId="77777777" w:rsidR="00D51BD0" w:rsidRDefault="00D51BD0" w:rsidP="006F3923">
      <w:pPr>
        <w:jc w:val="both"/>
        <w:rPr>
          <w:sz w:val="20"/>
          <w:szCs w:val="20"/>
          <w:lang w:val="nl-BE"/>
        </w:rPr>
      </w:pPr>
    </w:p>
    <w:p w14:paraId="6BD2CBEB" w14:textId="77777777" w:rsidR="00D51BD0" w:rsidRDefault="00D51BD0" w:rsidP="006F3923">
      <w:pPr>
        <w:jc w:val="both"/>
        <w:rPr>
          <w:sz w:val="20"/>
          <w:szCs w:val="20"/>
          <w:lang w:val="nl-BE"/>
        </w:rPr>
      </w:pPr>
    </w:p>
    <w:p w14:paraId="10E5D622" w14:textId="77777777" w:rsidR="00D51BD0" w:rsidRDefault="00D51BD0" w:rsidP="006F3923">
      <w:pPr>
        <w:jc w:val="both"/>
        <w:rPr>
          <w:sz w:val="20"/>
          <w:szCs w:val="20"/>
          <w:lang w:val="nl-BE"/>
        </w:rPr>
      </w:pPr>
    </w:p>
    <w:p w14:paraId="5C548F39" w14:textId="77777777" w:rsidR="00D51BD0" w:rsidRDefault="00D51BD0" w:rsidP="006F3923">
      <w:pPr>
        <w:jc w:val="both"/>
        <w:rPr>
          <w:sz w:val="20"/>
          <w:szCs w:val="20"/>
          <w:lang w:val="nl-BE"/>
        </w:rPr>
      </w:pPr>
    </w:p>
    <w:p w14:paraId="33075261" w14:textId="77777777" w:rsidR="00D51BD0" w:rsidRDefault="00D51BD0" w:rsidP="006F3923">
      <w:pPr>
        <w:jc w:val="both"/>
        <w:rPr>
          <w:sz w:val="20"/>
          <w:szCs w:val="20"/>
          <w:lang w:val="nl-BE"/>
        </w:rPr>
      </w:pPr>
    </w:p>
    <w:p w14:paraId="3AF01075" w14:textId="77777777" w:rsidR="00D51BD0" w:rsidRDefault="00D51BD0" w:rsidP="006F3923">
      <w:pPr>
        <w:jc w:val="both"/>
        <w:rPr>
          <w:sz w:val="20"/>
          <w:szCs w:val="20"/>
          <w:lang w:val="nl-BE"/>
        </w:rPr>
      </w:pPr>
    </w:p>
    <w:p w14:paraId="26B41B58" w14:textId="77777777" w:rsidR="00D51BD0" w:rsidRDefault="00D51BD0" w:rsidP="006F3923">
      <w:pPr>
        <w:jc w:val="both"/>
        <w:rPr>
          <w:sz w:val="20"/>
          <w:szCs w:val="20"/>
          <w:lang w:val="nl-BE"/>
        </w:rPr>
      </w:pPr>
    </w:p>
    <w:p w14:paraId="6689B357" w14:textId="77777777" w:rsidR="00D51BD0" w:rsidRDefault="00D51BD0" w:rsidP="006F3923">
      <w:pPr>
        <w:jc w:val="both"/>
        <w:rPr>
          <w:sz w:val="20"/>
          <w:szCs w:val="20"/>
          <w:lang w:val="nl-BE"/>
        </w:rPr>
      </w:pPr>
    </w:p>
    <w:p w14:paraId="4BB20F89" w14:textId="77777777" w:rsidR="00D51BD0" w:rsidRDefault="00D51BD0" w:rsidP="006F3923">
      <w:pPr>
        <w:jc w:val="both"/>
        <w:rPr>
          <w:sz w:val="20"/>
          <w:szCs w:val="20"/>
          <w:lang w:val="nl-BE"/>
        </w:rPr>
      </w:pPr>
    </w:p>
    <w:p w14:paraId="090AC913" w14:textId="77777777" w:rsidR="00D51BD0" w:rsidRDefault="00D51BD0" w:rsidP="006F3923">
      <w:pPr>
        <w:jc w:val="both"/>
        <w:rPr>
          <w:sz w:val="20"/>
          <w:szCs w:val="20"/>
          <w:lang w:val="nl-BE"/>
        </w:rPr>
      </w:pPr>
    </w:p>
    <w:p w14:paraId="7DD08A42" w14:textId="77777777" w:rsidR="00D51BD0" w:rsidRDefault="00D51BD0" w:rsidP="006F3923">
      <w:pPr>
        <w:jc w:val="both"/>
        <w:rPr>
          <w:sz w:val="20"/>
          <w:szCs w:val="20"/>
          <w:lang w:val="nl-BE"/>
        </w:rPr>
      </w:pPr>
    </w:p>
    <w:p w14:paraId="4454F432" w14:textId="77777777" w:rsidR="00D51BD0" w:rsidRDefault="00D51BD0" w:rsidP="006F3923">
      <w:pPr>
        <w:jc w:val="both"/>
        <w:rPr>
          <w:sz w:val="20"/>
          <w:szCs w:val="20"/>
          <w:lang w:val="nl-BE"/>
        </w:rPr>
      </w:pPr>
    </w:p>
    <w:p w14:paraId="0A290380" w14:textId="77777777" w:rsidR="00D51BD0" w:rsidRDefault="00D51BD0" w:rsidP="006F3923">
      <w:pPr>
        <w:jc w:val="both"/>
        <w:rPr>
          <w:sz w:val="20"/>
          <w:szCs w:val="20"/>
          <w:lang w:val="nl-BE"/>
        </w:rPr>
      </w:pPr>
    </w:p>
    <w:p w14:paraId="6277F71A" w14:textId="77777777" w:rsidR="00D51BD0" w:rsidRDefault="00D51BD0" w:rsidP="006F3923">
      <w:pPr>
        <w:jc w:val="both"/>
        <w:rPr>
          <w:sz w:val="20"/>
          <w:szCs w:val="20"/>
          <w:lang w:val="nl-BE"/>
        </w:rPr>
      </w:pPr>
    </w:p>
    <w:p w14:paraId="2F4F83BA" w14:textId="77777777" w:rsidR="00D51BD0" w:rsidRDefault="00D51BD0" w:rsidP="006F3923">
      <w:pPr>
        <w:jc w:val="both"/>
        <w:rPr>
          <w:sz w:val="20"/>
          <w:szCs w:val="20"/>
          <w:lang w:val="nl-BE"/>
        </w:rPr>
      </w:pPr>
    </w:p>
    <w:p w14:paraId="187D43E6" w14:textId="77777777" w:rsidR="00D51BD0" w:rsidRDefault="00D51BD0" w:rsidP="006F3923">
      <w:pPr>
        <w:jc w:val="both"/>
        <w:rPr>
          <w:sz w:val="20"/>
          <w:szCs w:val="20"/>
          <w:lang w:val="nl-BE"/>
        </w:rPr>
      </w:pPr>
    </w:p>
    <w:p w14:paraId="18A2936B" w14:textId="77777777" w:rsidR="00D51BD0" w:rsidRDefault="00D51BD0" w:rsidP="006F3923">
      <w:pPr>
        <w:jc w:val="both"/>
        <w:rPr>
          <w:sz w:val="20"/>
          <w:szCs w:val="20"/>
          <w:lang w:val="nl-BE"/>
        </w:rPr>
      </w:pPr>
    </w:p>
    <w:p w14:paraId="2FFE2093" w14:textId="77777777" w:rsidR="00D51BD0" w:rsidRDefault="00D51BD0" w:rsidP="006F3923">
      <w:pPr>
        <w:jc w:val="both"/>
        <w:rPr>
          <w:sz w:val="20"/>
          <w:szCs w:val="20"/>
          <w:lang w:val="nl-BE"/>
        </w:rPr>
      </w:pPr>
    </w:p>
    <w:p w14:paraId="433483CA" w14:textId="77777777" w:rsidR="00D51BD0" w:rsidRDefault="00D51BD0" w:rsidP="006F3923">
      <w:pPr>
        <w:jc w:val="both"/>
        <w:rPr>
          <w:sz w:val="20"/>
          <w:szCs w:val="20"/>
          <w:lang w:val="nl-BE"/>
        </w:rPr>
      </w:pPr>
    </w:p>
    <w:p w14:paraId="50B0B4CC" w14:textId="77777777" w:rsidR="00D51BD0" w:rsidRDefault="00D51BD0" w:rsidP="006F3923">
      <w:pPr>
        <w:jc w:val="both"/>
        <w:rPr>
          <w:sz w:val="20"/>
          <w:szCs w:val="20"/>
          <w:lang w:val="nl-BE"/>
        </w:rPr>
      </w:pPr>
    </w:p>
    <w:p w14:paraId="2614DCD7" w14:textId="77777777" w:rsidR="00D51BD0" w:rsidRDefault="00D51BD0" w:rsidP="006F3923">
      <w:pPr>
        <w:jc w:val="both"/>
        <w:rPr>
          <w:sz w:val="20"/>
          <w:szCs w:val="20"/>
          <w:lang w:val="nl-BE"/>
        </w:rPr>
      </w:pPr>
    </w:p>
    <w:p w14:paraId="0968D8B5" w14:textId="77777777" w:rsidR="00D51BD0" w:rsidRDefault="00D51BD0" w:rsidP="006F3923">
      <w:pPr>
        <w:jc w:val="both"/>
        <w:rPr>
          <w:sz w:val="20"/>
          <w:szCs w:val="20"/>
          <w:lang w:val="nl-BE"/>
        </w:rPr>
      </w:pPr>
    </w:p>
    <w:p w14:paraId="164E5EDD" w14:textId="77777777" w:rsidR="00D51BD0" w:rsidRDefault="00D51BD0" w:rsidP="006F3923">
      <w:pPr>
        <w:jc w:val="both"/>
        <w:rPr>
          <w:sz w:val="20"/>
          <w:szCs w:val="20"/>
          <w:lang w:val="nl-BE"/>
        </w:rPr>
      </w:pPr>
    </w:p>
    <w:p w14:paraId="579A0639" w14:textId="77777777" w:rsidR="00D51BD0" w:rsidRDefault="00D51BD0" w:rsidP="006F3923">
      <w:pPr>
        <w:jc w:val="both"/>
        <w:rPr>
          <w:sz w:val="20"/>
          <w:szCs w:val="20"/>
          <w:lang w:val="nl-BE"/>
        </w:rPr>
      </w:pPr>
    </w:p>
    <w:p w14:paraId="4AED8C8D" w14:textId="77777777" w:rsidR="00D51BD0" w:rsidRDefault="00D51BD0" w:rsidP="006F3923">
      <w:pPr>
        <w:jc w:val="both"/>
        <w:rPr>
          <w:sz w:val="20"/>
          <w:szCs w:val="20"/>
          <w:lang w:val="nl-BE"/>
        </w:rPr>
      </w:pPr>
    </w:p>
    <w:p w14:paraId="1635E0E1" w14:textId="77777777" w:rsidR="00D51BD0" w:rsidRDefault="00D51BD0" w:rsidP="006F3923">
      <w:pPr>
        <w:jc w:val="both"/>
        <w:rPr>
          <w:sz w:val="20"/>
          <w:szCs w:val="20"/>
          <w:lang w:val="nl-BE"/>
        </w:rPr>
      </w:pPr>
    </w:p>
    <w:p w14:paraId="2C00E18B" w14:textId="77777777" w:rsidR="00D51BD0" w:rsidRDefault="00D51BD0" w:rsidP="006F3923">
      <w:pPr>
        <w:jc w:val="both"/>
        <w:rPr>
          <w:sz w:val="20"/>
          <w:szCs w:val="20"/>
          <w:lang w:val="nl-BE"/>
        </w:rPr>
      </w:pPr>
    </w:p>
    <w:p w14:paraId="38D9681D" w14:textId="77777777" w:rsidR="00D51BD0" w:rsidRDefault="00D51BD0" w:rsidP="00BB772B">
      <w:pPr>
        <w:jc w:val="both"/>
        <w:rPr>
          <w:sz w:val="20"/>
          <w:szCs w:val="20"/>
          <w:lang w:val="nl-BE"/>
        </w:rPr>
      </w:pPr>
    </w:p>
    <w:p w14:paraId="077BF97B" w14:textId="77777777" w:rsidR="00D51BD0" w:rsidRDefault="00D51BD0" w:rsidP="006F3923">
      <w:pPr>
        <w:jc w:val="both"/>
        <w:rPr>
          <w:sz w:val="20"/>
          <w:szCs w:val="20"/>
          <w:lang w:val="nl-BE"/>
        </w:rPr>
      </w:pPr>
    </w:p>
    <w:p w14:paraId="3A1E8819" w14:textId="77777777" w:rsidR="00516196" w:rsidRDefault="00516196" w:rsidP="00516196">
      <w:pPr>
        <w:rPr>
          <w:b/>
          <w:color w:val="FF0000"/>
          <w:sz w:val="20"/>
          <w:szCs w:val="20"/>
          <w:lang w:val="nl-BE"/>
        </w:rPr>
      </w:pPr>
    </w:p>
    <w:p w14:paraId="40580B90" w14:textId="77777777" w:rsidR="00516196" w:rsidRDefault="00516196" w:rsidP="00516196">
      <w:pPr>
        <w:rPr>
          <w:b/>
          <w:color w:val="FF0000"/>
          <w:sz w:val="20"/>
          <w:szCs w:val="20"/>
          <w:lang w:val="nl-BE"/>
        </w:rPr>
      </w:pPr>
    </w:p>
    <w:p w14:paraId="0CC05D0C" w14:textId="77777777" w:rsidR="00F35DB7" w:rsidRDefault="00F35DB7" w:rsidP="00516196">
      <w:pPr>
        <w:jc w:val="center"/>
        <w:rPr>
          <w:b/>
          <w:sz w:val="20"/>
          <w:szCs w:val="20"/>
          <w:lang w:val="nl-BE"/>
        </w:rPr>
      </w:pPr>
    </w:p>
    <w:p w14:paraId="4ABE3EA5" w14:textId="77777777" w:rsidR="00D51BD0" w:rsidRPr="00D51BD0" w:rsidRDefault="00AB6502" w:rsidP="00516196">
      <w:pPr>
        <w:jc w:val="center"/>
        <w:rPr>
          <w:b/>
          <w:sz w:val="20"/>
          <w:szCs w:val="20"/>
          <w:lang w:val="nl-BE"/>
        </w:rPr>
      </w:pPr>
      <w:r>
        <w:rPr>
          <w:b/>
          <w:sz w:val="20"/>
          <w:szCs w:val="20"/>
          <w:lang w:val="nl-BE"/>
        </w:rPr>
        <w:t xml:space="preserve">- </w:t>
      </w:r>
      <w:r w:rsidR="006969DD">
        <w:rPr>
          <w:b/>
          <w:sz w:val="20"/>
          <w:szCs w:val="20"/>
          <w:lang w:val="nl-BE"/>
        </w:rPr>
        <w:t>26</w:t>
      </w:r>
      <w:r w:rsidR="00CE1E84">
        <w:rPr>
          <w:b/>
          <w:sz w:val="20"/>
          <w:szCs w:val="20"/>
          <w:lang w:val="nl-BE"/>
        </w:rPr>
        <w:t>2</w:t>
      </w:r>
      <w:r w:rsidR="00D51BD0">
        <w:rPr>
          <w:b/>
          <w:sz w:val="20"/>
          <w:szCs w:val="20"/>
          <w:lang w:val="nl-BE"/>
        </w:rPr>
        <w:t xml:space="preserve"> -</w:t>
      </w:r>
    </w:p>
    <w:p w14:paraId="7F761D00" w14:textId="77777777" w:rsidR="006F3923" w:rsidRDefault="006F3923" w:rsidP="006F3923">
      <w:pPr>
        <w:jc w:val="both"/>
        <w:rPr>
          <w:sz w:val="20"/>
          <w:szCs w:val="20"/>
          <w:lang w:val="nl-BE"/>
        </w:rPr>
      </w:pPr>
    </w:p>
    <w:p w14:paraId="714379C4" w14:textId="77777777" w:rsidR="00D51BD0" w:rsidRPr="00D51BD0" w:rsidRDefault="00D51BD0" w:rsidP="00D51BD0">
      <w:pPr>
        <w:jc w:val="center"/>
        <w:rPr>
          <w:i/>
          <w:sz w:val="20"/>
          <w:szCs w:val="20"/>
          <w:lang w:val="nl-BE"/>
        </w:rPr>
      </w:pPr>
      <w:r w:rsidRPr="00D51BD0">
        <w:rPr>
          <w:i/>
          <w:sz w:val="20"/>
          <w:szCs w:val="20"/>
          <w:lang w:val="nl-BE"/>
        </w:rPr>
        <w:t>Origineel,</w:t>
      </w:r>
      <w:r>
        <w:rPr>
          <w:sz w:val="20"/>
          <w:szCs w:val="20"/>
          <w:lang w:val="nl-BE"/>
        </w:rPr>
        <w:t xml:space="preserve"> 2012</w:t>
      </w:r>
      <w:r w:rsidRPr="00D51BD0">
        <w:rPr>
          <w:i/>
          <w:sz w:val="20"/>
          <w:szCs w:val="20"/>
          <w:lang w:val="nl-BE"/>
        </w:rPr>
        <w:t xml:space="preserve"> </w:t>
      </w:r>
    </w:p>
    <w:p w14:paraId="44A33C47" w14:textId="77777777" w:rsidR="00D51BD0" w:rsidRDefault="00D51BD0" w:rsidP="006F3923">
      <w:pPr>
        <w:jc w:val="both"/>
        <w:rPr>
          <w:i/>
          <w:sz w:val="20"/>
          <w:szCs w:val="20"/>
          <w:lang w:val="nl-BE"/>
        </w:rPr>
      </w:pPr>
    </w:p>
    <w:p w14:paraId="454C552C" w14:textId="77777777" w:rsidR="00BB772B" w:rsidRPr="0024245A" w:rsidRDefault="004607F6" w:rsidP="006F3923">
      <w:pPr>
        <w:jc w:val="both"/>
        <w:rPr>
          <w:lang w:val="nl-BE"/>
        </w:rPr>
      </w:pPr>
      <w:r>
        <w:object w:dxaOrig="3060" w:dyaOrig="3060" w14:anchorId="0084D0D6">
          <v:shape id="_x0000_i1274" type="#_x0000_t75" style="width:150.1pt;height:150.1pt" o:ole="">
            <v:imagedata r:id="rId522" o:title=""/>
          </v:shape>
          <o:OLEObject Type="Embed" ProgID="CorelDRAW.Graphic.12" ShapeID="_x0000_i1274" DrawAspect="Content" ObjectID="_1587467644" r:id="rId523"/>
        </w:object>
      </w:r>
    </w:p>
    <w:p w14:paraId="1C6C499C" w14:textId="77777777" w:rsidR="00BB772B" w:rsidRPr="0024245A" w:rsidRDefault="00BB772B" w:rsidP="006F3923">
      <w:pPr>
        <w:jc w:val="both"/>
        <w:rPr>
          <w:lang w:val="nl-BE"/>
        </w:rPr>
      </w:pPr>
    </w:p>
    <w:p w14:paraId="0150AA3C" w14:textId="77777777" w:rsidR="00BB772B" w:rsidRPr="0082746D" w:rsidRDefault="00BB772B" w:rsidP="00BB772B">
      <w:pPr>
        <w:jc w:val="both"/>
        <w:rPr>
          <w:sz w:val="20"/>
          <w:szCs w:val="20"/>
          <w:lang w:val="nl-BE"/>
        </w:rPr>
      </w:pPr>
      <w:r w:rsidRPr="0082746D">
        <w:rPr>
          <w:b/>
          <w:lang w:val="nl-BE"/>
        </w:rPr>
        <w:t xml:space="preserve">+                         </w:t>
      </w:r>
      <w:r w:rsidRPr="0082746D">
        <w:rPr>
          <w:sz w:val="20"/>
          <w:szCs w:val="20"/>
          <w:lang w:val="nl-BE"/>
        </w:rPr>
        <w:t>0043.12 c8a8</w:t>
      </w:r>
    </w:p>
    <w:p w14:paraId="0E9F7AFE" w14:textId="77777777" w:rsidR="00BB772B" w:rsidRPr="0082746D" w:rsidRDefault="00BB772B" w:rsidP="00BB772B">
      <w:pPr>
        <w:jc w:val="both"/>
        <w:rPr>
          <w:sz w:val="20"/>
          <w:szCs w:val="20"/>
          <w:lang w:val="nl-BE"/>
        </w:rPr>
      </w:pPr>
    </w:p>
    <w:p w14:paraId="173E28C9" w14:textId="77777777" w:rsidR="00BB772B" w:rsidRPr="00BB772B" w:rsidRDefault="00BB772B" w:rsidP="00BB772B">
      <w:pPr>
        <w:rPr>
          <w:sz w:val="20"/>
          <w:szCs w:val="20"/>
          <w:lang w:val="nl-BE"/>
        </w:rPr>
      </w:pPr>
      <w:r w:rsidRPr="00BB772B">
        <w:rPr>
          <w:sz w:val="20"/>
          <w:szCs w:val="20"/>
          <w:lang w:val="nl-BE"/>
        </w:rPr>
        <w:t>Zwart d</w:t>
      </w:r>
      <w:r w:rsidR="00900E0E">
        <w:rPr>
          <w:sz w:val="20"/>
          <w:szCs w:val="20"/>
          <w:lang w:val="nl-BE"/>
        </w:rPr>
        <w:t>reigt te promoveren en er volgt</w:t>
      </w:r>
      <w:r w:rsidRPr="00BB772B">
        <w:rPr>
          <w:sz w:val="20"/>
          <w:szCs w:val="20"/>
          <w:lang w:val="nl-BE"/>
        </w:rPr>
        <w:t xml:space="preserve"> tevens na</w:t>
      </w:r>
    </w:p>
    <w:p w14:paraId="46AF6313" w14:textId="77777777" w:rsidR="00BB772B" w:rsidRDefault="00BB772B" w:rsidP="00586E21">
      <w:pPr>
        <w:numPr>
          <w:ilvl w:val="0"/>
          <w:numId w:val="204"/>
        </w:numPr>
        <w:rPr>
          <w:sz w:val="20"/>
          <w:szCs w:val="20"/>
          <w:lang w:val="nl-BE"/>
        </w:rPr>
      </w:pPr>
      <w:r>
        <w:rPr>
          <w:sz w:val="20"/>
          <w:szCs w:val="20"/>
          <w:lang w:val="nl-BE"/>
        </w:rPr>
        <w:t>1.hxg8D? een paardvork: 1…Pe7+ en 2…Pxg8</w:t>
      </w:r>
      <w:r w:rsidR="0007267C">
        <w:rPr>
          <w:sz w:val="20"/>
          <w:szCs w:val="20"/>
          <w:lang w:val="nl-BE"/>
        </w:rPr>
        <w:t>. Of:</w:t>
      </w:r>
    </w:p>
    <w:p w14:paraId="5178AD00" w14:textId="77777777" w:rsidR="00BB772B" w:rsidRPr="00610066" w:rsidRDefault="00BB772B" w:rsidP="00586E21">
      <w:pPr>
        <w:numPr>
          <w:ilvl w:val="0"/>
          <w:numId w:val="204"/>
        </w:numPr>
        <w:rPr>
          <w:sz w:val="20"/>
          <w:szCs w:val="20"/>
          <w:lang w:val="de-DE"/>
        </w:rPr>
      </w:pPr>
      <w:r w:rsidRPr="00610066">
        <w:rPr>
          <w:sz w:val="20"/>
          <w:szCs w:val="20"/>
          <w:lang w:val="de-DE"/>
        </w:rPr>
        <w:t>1.h8D? d1D 2.Lxd5+ Dxd5 3.Da1</w:t>
      </w:r>
      <w:r w:rsidR="00900E0E" w:rsidRPr="00610066">
        <w:rPr>
          <w:sz w:val="20"/>
          <w:szCs w:val="20"/>
          <w:lang w:val="de-DE"/>
        </w:rPr>
        <w:t>+</w:t>
      </w:r>
      <w:r w:rsidRPr="00610066">
        <w:rPr>
          <w:sz w:val="20"/>
          <w:szCs w:val="20"/>
          <w:lang w:val="de-DE"/>
        </w:rPr>
        <w:t xml:space="preserve"> Da2</w:t>
      </w:r>
      <w:r w:rsidR="00900E0E" w:rsidRPr="00610066">
        <w:rPr>
          <w:sz w:val="20"/>
          <w:szCs w:val="20"/>
          <w:lang w:val="de-DE"/>
        </w:rPr>
        <w:t xml:space="preserve"> 4.Dxa2+ Lxa2</w:t>
      </w:r>
      <w:r w:rsidRPr="00610066">
        <w:rPr>
          <w:sz w:val="20"/>
          <w:szCs w:val="20"/>
          <w:lang w:val="de-DE"/>
        </w:rPr>
        <w:t xml:space="preserve"> met remise.</w:t>
      </w:r>
    </w:p>
    <w:p w14:paraId="1D91BA1C" w14:textId="77777777" w:rsidR="00BB772B" w:rsidRDefault="00BB772B" w:rsidP="00BB772B">
      <w:pPr>
        <w:rPr>
          <w:sz w:val="20"/>
          <w:szCs w:val="20"/>
          <w:lang w:val="nl-BE"/>
        </w:rPr>
      </w:pPr>
      <w:r>
        <w:rPr>
          <w:sz w:val="20"/>
          <w:szCs w:val="20"/>
          <w:lang w:val="nl-BE"/>
        </w:rPr>
        <w:t>Daarom eerst:</w:t>
      </w:r>
    </w:p>
    <w:p w14:paraId="7A9D873B" w14:textId="77777777" w:rsidR="00BB772B" w:rsidRDefault="00BB772B" w:rsidP="00BB772B">
      <w:pPr>
        <w:rPr>
          <w:b/>
          <w:sz w:val="20"/>
          <w:szCs w:val="20"/>
          <w:lang w:val="nl-BE"/>
        </w:rPr>
      </w:pPr>
      <w:r>
        <w:rPr>
          <w:sz w:val="20"/>
          <w:szCs w:val="20"/>
          <w:lang w:val="nl-BE"/>
        </w:rPr>
        <w:tab/>
      </w:r>
      <w:r>
        <w:rPr>
          <w:b/>
          <w:sz w:val="20"/>
          <w:szCs w:val="20"/>
          <w:lang w:val="nl-BE"/>
        </w:rPr>
        <w:t>1.Lxd5+</w:t>
      </w:r>
      <w:r>
        <w:rPr>
          <w:b/>
          <w:sz w:val="20"/>
          <w:szCs w:val="20"/>
          <w:lang w:val="nl-BE"/>
        </w:rPr>
        <w:tab/>
        <w:t>Ka7</w:t>
      </w:r>
    </w:p>
    <w:p w14:paraId="0859D215" w14:textId="77777777" w:rsidR="00DA70F9" w:rsidRDefault="00BB772B" w:rsidP="00BB772B">
      <w:pPr>
        <w:rPr>
          <w:sz w:val="20"/>
          <w:szCs w:val="20"/>
          <w:lang w:val="nl-BE"/>
        </w:rPr>
      </w:pPr>
      <w:r>
        <w:rPr>
          <w:sz w:val="20"/>
          <w:szCs w:val="20"/>
          <w:lang w:val="nl-BE"/>
        </w:rPr>
        <w:t>Niet 1…</w:t>
      </w:r>
      <w:r w:rsidR="0007267C">
        <w:rPr>
          <w:sz w:val="20"/>
          <w:szCs w:val="20"/>
          <w:lang w:val="nl-BE"/>
        </w:rPr>
        <w:t>Lxd5</w:t>
      </w:r>
      <w:r w:rsidR="00124519">
        <w:rPr>
          <w:sz w:val="20"/>
          <w:szCs w:val="20"/>
          <w:lang w:val="nl-BE"/>
        </w:rPr>
        <w:t>?</w:t>
      </w:r>
      <w:r w:rsidR="00DA70F9">
        <w:rPr>
          <w:sz w:val="20"/>
          <w:szCs w:val="20"/>
          <w:lang w:val="nl-BE"/>
        </w:rPr>
        <w:t xml:space="preserve"> 2.h8D d1D 3.Kxc7+</w:t>
      </w:r>
    </w:p>
    <w:p w14:paraId="78DD159D" w14:textId="77777777" w:rsidR="00DA70F9" w:rsidRDefault="00DA70F9" w:rsidP="00BB772B">
      <w:pPr>
        <w:rPr>
          <w:sz w:val="20"/>
          <w:szCs w:val="20"/>
          <w:lang w:val="nl-BE"/>
        </w:rPr>
      </w:pPr>
      <w:r>
        <w:rPr>
          <w:sz w:val="20"/>
          <w:szCs w:val="20"/>
          <w:lang w:val="nl-BE"/>
        </w:rPr>
        <w:t>Lg8 4.Dxg8+ met winst.</w:t>
      </w:r>
    </w:p>
    <w:p w14:paraId="54932BC2" w14:textId="77777777" w:rsidR="00DA70F9" w:rsidRDefault="00DA70F9" w:rsidP="00BB772B">
      <w:pPr>
        <w:rPr>
          <w:b/>
          <w:sz w:val="20"/>
          <w:szCs w:val="20"/>
          <w:lang w:val="nl-BE"/>
        </w:rPr>
      </w:pPr>
      <w:r>
        <w:rPr>
          <w:sz w:val="20"/>
          <w:szCs w:val="20"/>
          <w:lang w:val="nl-BE"/>
        </w:rPr>
        <w:tab/>
      </w:r>
      <w:r>
        <w:rPr>
          <w:b/>
          <w:sz w:val="20"/>
          <w:szCs w:val="20"/>
          <w:lang w:val="nl-BE"/>
        </w:rPr>
        <w:t>2.hxg8D</w:t>
      </w:r>
    </w:p>
    <w:p w14:paraId="2D0297E8" w14:textId="77777777" w:rsidR="00DA70F9" w:rsidRDefault="00DA70F9" w:rsidP="00BB772B">
      <w:pPr>
        <w:rPr>
          <w:sz w:val="20"/>
          <w:szCs w:val="20"/>
          <w:lang w:val="nl-BE"/>
        </w:rPr>
      </w:pPr>
      <w:r>
        <w:rPr>
          <w:sz w:val="20"/>
          <w:szCs w:val="20"/>
          <w:lang w:val="nl-BE"/>
        </w:rPr>
        <w:t>En niet 2.h8D? d1D 3.Dxg8, maar remise.</w:t>
      </w:r>
    </w:p>
    <w:p w14:paraId="578A5E5F" w14:textId="77777777" w:rsidR="00DA70F9" w:rsidRDefault="00DA70F9" w:rsidP="00BB772B">
      <w:pPr>
        <w:rPr>
          <w:b/>
          <w:sz w:val="20"/>
          <w:szCs w:val="20"/>
          <w:lang w:val="nl-BE"/>
        </w:rPr>
      </w:pPr>
      <w:r>
        <w:rPr>
          <w:sz w:val="20"/>
          <w:szCs w:val="20"/>
          <w:lang w:val="nl-BE"/>
        </w:rPr>
        <w:tab/>
      </w:r>
      <w:r>
        <w:rPr>
          <w:b/>
          <w:sz w:val="20"/>
          <w:szCs w:val="20"/>
          <w:lang w:val="nl-BE"/>
        </w:rPr>
        <w:t>2…</w:t>
      </w:r>
      <w:r>
        <w:rPr>
          <w:b/>
          <w:sz w:val="20"/>
          <w:szCs w:val="20"/>
          <w:lang w:val="nl-BE"/>
        </w:rPr>
        <w:tab/>
      </w:r>
      <w:r>
        <w:rPr>
          <w:b/>
          <w:sz w:val="20"/>
          <w:szCs w:val="20"/>
          <w:lang w:val="nl-BE"/>
        </w:rPr>
        <w:tab/>
        <w:t>d1D</w:t>
      </w:r>
    </w:p>
    <w:p w14:paraId="72533A1A" w14:textId="77777777" w:rsidR="00DA70F9" w:rsidRDefault="00DA70F9" w:rsidP="00BB772B">
      <w:pPr>
        <w:rPr>
          <w:b/>
          <w:sz w:val="20"/>
          <w:szCs w:val="20"/>
          <w:lang w:val="nl-BE"/>
        </w:rPr>
      </w:pPr>
      <w:r>
        <w:rPr>
          <w:b/>
          <w:sz w:val="20"/>
          <w:szCs w:val="20"/>
          <w:lang w:val="nl-BE"/>
        </w:rPr>
        <w:tab/>
        <w:t>3.Df7</w:t>
      </w:r>
    </w:p>
    <w:p w14:paraId="7DE8DE3E" w14:textId="77777777" w:rsidR="00DA70F9" w:rsidRDefault="00DA70F9" w:rsidP="00BB772B">
      <w:pPr>
        <w:rPr>
          <w:sz w:val="20"/>
          <w:szCs w:val="20"/>
          <w:lang w:val="nl-BE"/>
        </w:rPr>
      </w:pPr>
      <w:r>
        <w:rPr>
          <w:sz w:val="20"/>
          <w:szCs w:val="20"/>
          <w:lang w:val="nl-BE"/>
        </w:rPr>
        <w:t>Een stille zet.</w:t>
      </w:r>
    </w:p>
    <w:p w14:paraId="69A2F8D1" w14:textId="77777777" w:rsidR="00DA70F9" w:rsidRDefault="00DA70F9" w:rsidP="00BB772B">
      <w:pPr>
        <w:rPr>
          <w:b/>
          <w:sz w:val="20"/>
          <w:szCs w:val="20"/>
          <w:lang w:val="nl-BE"/>
        </w:rPr>
      </w:pPr>
      <w:r>
        <w:rPr>
          <w:sz w:val="20"/>
          <w:szCs w:val="20"/>
          <w:lang w:val="nl-BE"/>
        </w:rPr>
        <w:tab/>
      </w:r>
      <w:r>
        <w:rPr>
          <w:b/>
          <w:sz w:val="20"/>
          <w:szCs w:val="20"/>
          <w:lang w:val="nl-BE"/>
        </w:rPr>
        <w:t>3…</w:t>
      </w:r>
      <w:r>
        <w:rPr>
          <w:b/>
          <w:sz w:val="20"/>
          <w:szCs w:val="20"/>
          <w:lang w:val="nl-BE"/>
        </w:rPr>
        <w:tab/>
      </w:r>
      <w:r>
        <w:rPr>
          <w:b/>
          <w:sz w:val="20"/>
          <w:szCs w:val="20"/>
          <w:lang w:val="nl-BE"/>
        </w:rPr>
        <w:tab/>
        <w:t>Dg4+</w:t>
      </w:r>
    </w:p>
    <w:p w14:paraId="2C30535A" w14:textId="77777777" w:rsidR="00DA70F9" w:rsidRDefault="00DA70F9" w:rsidP="00BB772B">
      <w:pPr>
        <w:rPr>
          <w:b/>
          <w:sz w:val="20"/>
          <w:szCs w:val="20"/>
          <w:lang w:val="nl-BE"/>
        </w:rPr>
      </w:pPr>
      <w:r>
        <w:rPr>
          <w:b/>
          <w:sz w:val="20"/>
          <w:szCs w:val="20"/>
          <w:lang w:val="nl-BE"/>
        </w:rPr>
        <w:tab/>
        <w:t>4.Kxc7</w:t>
      </w:r>
      <w:r>
        <w:rPr>
          <w:b/>
          <w:sz w:val="20"/>
          <w:szCs w:val="20"/>
          <w:lang w:val="nl-BE"/>
        </w:rPr>
        <w:tab/>
      </w:r>
      <w:r>
        <w:rPr>
          <w:b/>
          <w:sz w:val="20"/>
          <w:szCs w:val="20"/>
          <w:lang w:val="nl-BE"/>
        </w:rPr>
        <w:tab/>
        <w:t>Ka6</w:t>
      </w:r>
    </w:p>
    <w:p w14:paraId="54FA6CF9" w14:textId="77777777" w:rsidR="00DA70F9" w:rsidRDefault="00DA70F9" w:rsidP="00BB772B">
      <w:pPr>
        <w:rPr>
          <w:b/>
          <w:sz w:val="20"/>
          <w:szCs w:val="20"/>
          <w:lang w:val="nl-BE"/>
        </w:rPr>
      </w:pPr>
    </w:p>
    <w:p w14:paraId="26337F06" w14:textId="77777777" w:rsidR="00DA70F9" w:rsidRDefault="00DA70F9" w:rsidP="00BB772B">
      <w:pPr>
        <w:rPr>
          <w:b/>
          <w:sz w:val="20"/>
          <w:szCs w:val="20"/>
          <w:lang w:val="nl-BE"/>
        </w:rPr>
      </w:pPr>
    </w:p>
    <w:p w14:paraId="209CD89B" w14:textId="77777777" w:rsidR="00DA70F9" w:rsidRDefault="00DA70F9" w:rsidP="00BB772B">
      <w:pPr>
        <w:rPr>
          <w:b/>
          <w:sz w:val="20"/>
          <w:szCs w:val="20"/>
          <w:lang w:val="nl-BE"/>
        </w:rPr>
      </w:pPr>
    </w:p>
    <w:p w14:paraId="3C2E7A77" w14:textId="77777777" w:rsidR="00BD31D7" w:rsidRDefault="00BD31D7" w:rsidP="00BB772B">
      <w:pPr>
        <w:rPr>
          <w:b/>
          <w:sz w:val="20"/>
          <w:szCs w:val="20"/>
          <w:lang w:val="nl-BE"/>
        </w:rPr>
      </w:pPr>
    </w:p>
    <w:p w14:paraId="5E1CFDFF" w14:textId="77777777" w:rsidR="00DA70F9" w:rsidRDefault="00DA70F9" w:rsidP="00BB772B">
      <w:pPr>
        <w:rPr>
          <w:b/>
          <w:sz w:val="20"/>
          <w:szCs w:val="20"/>
          <w:lang w:val="nl-BE"/>
        </w:rPr>
      </w:pPr>
    </w:p>
    <w:p w14:paraId="19490684" w14:textId="77777777" w:rsidR="00DA70F9" w:rsidRDefault="00DA70F9" w:rsidP="0038682A">
      <w:pPr>
        <w:jc w:val="both"/>
        <w:rPr>
          <w:b/>
          <w:sz w:val="20"/>
          <w:szCs w:val="20"/>
          <w:lang w:val="nl-BE"/>
        </w:rPr>
      </w:pPr>
    </w:p>
    <w:p w14:paraId="218BB87E" w14:textId="77777777" w:rsidR="00DA70F9" w:rsidRDefault="00DA70F9" w:rsidP="0038682A">
      <w:pPr>
        <w:jc w:val="both"/>
        <w:rPr>
          <w:sz w:val="20"/>
          <w:szCs w:val="20"/>
          <w:lang w:val="nl-BE"/>
        </w:rPr>
      </w:pPr>
      <w:r>
        <w:rPr>
          <w:sz w:val="20"/>
          <w:szCs w:val="20"/>
          <w:lang w:val="nl-BE"/>
        </w:rPr>
        <w:t>Het beste, want:</w:t>
      </w:r>
    </w:p>
    <w:p w14:paraId="083178A4" w14:textId="77777777" w:rsidR="00DA70F9" w:rsidRPr="00900E0E" w:rsidRDefault="00900E0E" w:rsidP="00586E21">
      <w:pPr>
        <w:numPr>
          <w:ilvl w:val="0"/>
          <w:numId w:val="205"/>
        </w:numPr>
        <w:jc w:val="both"/>
        <w:rPr>
          <w:sz w:val="20"/>
          <w:szCs w:val="20"/>
          <w:lang w:val="de-DE"/>
        </w:rPr>
      </w:pPr>
      <w:r w:rsidRPr="00900E0E">
        <w:rPr>
          <w:sz w:val="20"/>
          <w:szCs w:val="20"/>
          <w:lang w:val="de-DE"/>
        </w:rPr>
        <w:t>4…Db4</w:t>
      </w:r>
      <w:r w:rsidR="00124519">
        <w:rPr>
          <w:sz w:val="20"/>
          <w:szCs w:val="20"/>
          <w:lang w:val="de-DE"/>
        </w:rPr>
        <w:t>,</w:t>
      </w:r>
      <w:r w:rsidRPr="00900E0E">
        <w:rPr>
          <w:sz w:val="20"/>
          <w:szCs w:val="20"/>
          <w:lang w:val="de-DE"/>
        </w:rPr>
        <w:t xml:space="preserve"> 5.Kc6+ K</w:t>
      </w:r>
      <w:r w:rsidR="00DA70F9" w:rsidRPr="00900E0E">
        <w:rPr>
          <w:sz w:val="20"/>
          <w:szCs w:val="20"/>
          <w:lang w:val="de-DE"/>
        </w:rPr>
        <w:t>a6 6.Lc4+ Ka5 7.Da7+ en mat. Of:</w:t>
      </w:r>
    </w:p>
    <w:p w14:paraId="6CEDEE43" w14:textId="77777777" w:rsidR="00DA70F9" w:rsidRPr="00EE4FEF" w:rsidRDefault="00EE4FEF" w:rsidP="00586E21">
      <w:pPr>
        <w:numPr>
          <w:ilvl w:val="0"/>
          <w:numId w:val="205"/>
        </w:numPr>
        <w:jc w:val="both"/>
        <w:rPr>
          <w:sz w:val="20"/>
          <w:szCs w:val="20"/>
          <w:lang w:val="nl-BE"/>
        </w:rPr>
      </w:pPr>
      <w:r w:rsidRPr="00EE4FEF">
        <w:rPr>
          <w:sz w:val="20"/>
          <w:szCs w:val="20"/>
          <w:lang w:val="nl-BE"/>
        </w:rPr>
        <w:t>4…Dg3+</w:t>
      </w:r>
      <w:r w:rsidR="00124519">
        <w:rPr>
          <w:sz w:val="20"/>
          <w:szCs w:val="20"/>
          <w:lang w:val="nl-BE"/>
        </w:rPr>
        <w:t>?</w:t>
      </w:r>
      <w:r w:rsidRPr="00EE4FEF">
        <w:rPr>
          <w:sz w:val="20"/>
          <w:szCs w:val="20"/>
          <w:lang w:val="nl-BE"/>
        </w:rPr>
        <w:t xml:space="preserve"> 5.Kc6+ Ka6 6.Db7+ </w:t>
      </w:r>
      <w:r w:rsidR="00DA70F9" w:rsidRPr="00DA70F9">
        <w:rPr>
          <w:sz w:val="20"/>
          <w:szCs w:val="20"/>
          <w:lang w:val="nl-BE"/>
        </w:rPr>
        <w:t>Ka5 7.Db5+ en ook mat.</w:t>
      </w:r>
    </w:p>
    <w:p w14:paraId="7EDA7380" w14:textId="77777777" w:rsidR="00DA70F9" w:rsidRDefault="00DA70F9" w:rsidP="00BB772B">
      <w:pPr>
        <w:rPr>
          <w:b/>
          <w:sz w:val="20"/>
          <w:szCs w:val="20"/>
          <w:lang w:val="nl-BE"/>
        </w:rPr>
      </w:pPr>
      <w:r>
        <w:rPr>
          <w:sz w:val="20"/>
          <w:szCs w:val="20"/>
          <w:lang w:val="nl-BE"/>
        </w:rPr>
        <w:tab/>
      </w:r>
      <w:r>
        <w:rPr>
          <w:b/>
          <w:sz w:val="20"/>
          <w:szCs w:val="20"/>
          <w:lang w:val="nl-BE"/>
        </w:rPr>
        <w:t>5.Df6+</w:t>
      </w:r>
      <w:r>
        <w:rPr>
          <w:b/>
          <w:sz w:val="20"/>
          <w:szCs w:val="20"/>
          <w:lang w:val="nl-BE"/>
        </w:rPr>
        <w:tab/>
      </w:r>
      <w:r>
        <w:rPr>
          <w:b/>
          <w:sz w:val="20"/>
          <w:szCs w:val="20"/>
          <w:lang w:val="nl-BE"/>
        </w:rPr>
        <w:tab/>
        <w:t>Ka5</w:t>
      </w:r>
    </w:p>
    <w:p w14:paraId="1D8DFCBF" w14:textId="77777777" w:rsidR="00DA70F9" w:rsidRDefault="00DA70F9" w:rsidP="00BB772B">
      <w:pPr>
        <w:rPr>
          <w:b/>
          <w:sz w:val="20"/>
          <w:szCs w:val="20"/>
          <w:lang w:val="nl-BE"/>
        </w:rPr>
      </w:pPr>
      <w:r>
        <w:rPr>
          <w:b/>
          <w:sz w:val="20"/>
          <w:szCs w:val="20"/>
          <w:lang w:val="nl-BE"/>
        </w:rPr>
        <w:tab/>
        <w:t>6.Db6+</w:t>
      </w:r>
      <w:r>
        <w:rPr>
          <w:b/>
          <w:sz w:val="20"/>
          <w:szCs w:val="20"/>
          <w:lang w:val="nl-BE"/>
        </w:rPr>
        <w:tab/>
      </w:r>
      <w:r>
        <w:rPr>
          <w:b/>
          <w:sz w:val="20"/>
          <w:szCs w:val="20"/>
          <w:lang w:val="nl-BE"/>
        </w:rPr>
        <w:tab/>
        <w:t>Ka4</w:t>
      </w:r>
    </w:p>
    <w:p w14:paraId="6B25FFFA" w14:textId="77777777" w:rsidR="00DA70F9" w:rsidRDefault="00DB1772" w:rsidP="00BB772B">
      <w:pPr>
        <w:rPr>
          <w:b/>
          <w:sz w:val="20"/>
          <w:szCs w:val="20"/>
          <w:lang w:val="nl-BE"/>
        </w:rPr>
      </w:pPr>
      <w:r>
        <w:rPr>
          <w:b/>
          <w:sz w:val="20"/>
          <w:szCs w:val="20"/>
          <w:lang w:val="nl-BE"/>
        </w:rPr>
        <w:tab/>
        <w:t>7.Db3+</w:t>
      </w:r>
      <w:r>
        <w:rPr>
          <w:b/>
          <w:sz w:val="20"/>
          <w:szCs w:val="20"/>
          <w:lang w:val="nl-BE"/>
        </w:rPr>
        <w:tab/>
      </w:r>
      <w:r>
        <w:rPr>
          <w:b/>
          <w:sz w:val="20"/>
          <w:szCs w:val="20"/>
          <w:lang w:val="nl-BE"/>
        </w:rPr>
        <w:tab/>
        <w:t>Ka</w:t>
      </w:r>
      <w:r w:rsidR="00DA70F9">
        <w:rPr>
          <w:b/>
          <w:sz w:val="20"/>
          <w:szCs w:val="20"/>
          <w:lang w:val="nl-BE"/>
        </w:rPr>
        <w:t>5</w:t>
      </w:r>
    </w:p>
    <w:p w14:paraId="2BDA1CCC" w14:textId="77777777" w:rsidR="00DA70F9" w:rsidRDefault="00DA70F9" w:rsidP="00BB772B">
      <w:pPr>
        <w:rPr>
          <w:b/>
          <w:sz w:val="20"/>
          <w:szCs w:val="20"/>
          <w:lang w:val="nl-BE"/>
        </w:rPr>
      </w:pPr>
      <w:r>
        <w:rPr>
          <w:b/>
          <w:sz w:val="20"/>
          <w:szCs w:val="20"/>
          <w:lang w:val="nl-BE"/>
        </w:rPr>
        <w:tab/>
        <w:t>8.Da3+</w:t>
      </w:r>
      <w:r>
        <w:rPr>
          <w:b/>
          <w:sz w:val="20"/>
          <w:szCs w:val="20"/>
          <w:lang w:val="nl-BE"/>
        </w:rPr>
        <w:tab/>
      </w:r>
      <w:r>
        <w:rPr>
          <w:b/>
          <w:sz w:val="20"/>
          <w:szCs w:val="20"/>
          <w:lang w:val="nl-BE"/>
        </w:rPr>
        <w:tab/>
        <w:t>Da4</w:t>
      </w:r>
    </w:p>
    <w:p w14:paraId="698F8510" w14:textId="77777777" w:rsidR="00DA70F9" w:rsidRDefault="00DA70F9" w:rsidP="00BB772B">
      <w:pPr>
        <w:rPr>
          <w:b/>
          <w:sz w:val="20"/>
          <w:szCs w:val="20"/>
          <w:lang w:val="nl-BE"/>
        </w:rPr>
      </w:pPr>
      <w:r>
        <w:rPr>
          <w:b/>
          <w:sz w:val="20"/>
          <w:szCs w:val="20"/>
          <w:lang w:val="nl-BE"/>
        </w:rPr>
        <w:tab/>
        <w:t>9.Dc5+</w:t>
      </w:r>
      <w:r>
        <w:rPr>
          <w:b/>
          <w:sz w:val="20"/>
          <w:szCs w:val="20"/>
          <w:lang w:val="nl-BE"/>
        </w:rPr>
        <w:tab/>
      </w:r>
      <w:r>
        <w:rPr>
          <w:b/>
          <w:sz w:val="20"/>
          <w:szCs w:val="20"/>
          <w:lang w:val="nl-BE"/>
        </w:rPr>
        <w:tab/>
        <w:t>Db5</w:t>
      </w:r>
    </w:p>
    <w:p w14:paraId="41F0B78A" w14:textId="77777777" w:rsidR="00DA70F9" w:rsidRDefault="00DA70F9" w:rsidP="00BB772B">
      <w:pPr>
        <w:rPr>
          <w:b/>
          <w:sz w:val="20"/>
          <w:szCs w:val="20"/>
          <w:lang w:val="nl-BE"/>
        </w:rPr>
      </w:pPr>
      <w:r>
        <w:rPr>
          <w:b/>
          <w:sz w:val="20"/>
          <w:szCs w:val="20"/>
          <w:lang w:val="nl-BE"/>
        </w:rPr>
        <w:t xml:space="preserve">           10.Da7+</w:t>
      </w:r>
      <w:r>
        <w:rPr>
          <w:b/>
          <w:sz w:val="20"/>
          <w:szCs w:val="20"/>
          <w:lang w:val="nl-BE"/>
        </w:rPr>
        <w:tab/>
      </w:r>
      <w:r>
        <w:rPr>
          <w:b/>
          <w:sz w:val="20"/>
          <w:szCs w:val="20"/>
          <w:lang w:val="nl-BE"/>
        </w:rPr>
        <w:tab/>
        <w:t>Kb4</w:t>
      </w:r>
    </w:p>
    <w:p w14:paraId="4ABE0538" w14:textId="77777777" w:rsidR="00DA70F9" w:rsidRDefault="00DA70F9" w:rsidP="00BB772B">
      <w:pPr>
        <w:rPr>
          <w:b/>
          <w:sz w:val="20"/>
          <w:szCs w:val="20"/>
          <w:lang w:val="nl-BE"/>
        </w:rPr>
      </w:pPr>
      <w:r>
        <w:rPr>
          <w:b/>
          <w:sz w:val="20"/>
          <w:szCs w:val="20"/>
          <w:lang w:val="nl-BE"/>
        </w:rPr>
        <w:t xml:space="preserve">           11.Dd4+</w:t>
      </w:r>
      <w:r>
        <w:rPr>
          <w:b/>
          <w:sz w:val="20"/>
          <w:szCs w:val="20"/>
          <w:lang w:val="nl-BE"/>
        </w:rPr>
        <w:tab/>
      </w:r>
      <w:r>
        <w:rPr>
          <w:b/>
          <w:sz w:val="20"/>
          <w:szCs w:val="20"/>
          <w:lang w:val="nl-BE"/>
        </w:rPr>
        <w:tab/>
        <w:t>Ka3</w:t>
      </w:r>
    </w:p>
    <w:p w14:paraId="76DB183F" w14:textId="77777777" w:rsidR="00DA70F9" w:rsidRDefault="00DA70F9" w:rsidP="00BB772B">
      <w:pPr>
        <w:rPr>
          <w:b/>
          <w:sz w:val="20"/>
          <w:szCs w:val="20"/>
          <w:lang w:val="nl-BE"/>
        </w:rPr>
      </w:pPr>
      <w:r>
        <w:rPr>
          <w:b/>
          <w:sz w:val="20"/>
          <w:szCs w:val="20"/>
          <w:lang w:val="nl-BE"/>
        </w:rPr>
        <w:t xml:space="preserve">           </w:t>
      </w:r>
      <w:r w:rsidR="00A618ED">
        <w:rPr>
          <w:b/>
          <w:sz w:val="20"/>
          <w:szCs w:val="20"/>
          <w:lang w:val="nl-BE"/>
        </w:rPr>
        <w:t>12.Dc3+</w:t>
      </w:r>
      <w:r w:rsidR="00A618ED">
        <w:rPr>
          <w:b/>
          <w:sz w:val="20"/>
          <w:szCs w:val="20"/>
          <w:lang w:val="nl-BE"/>
        </w:rPr>
        <w:tab/>
      </w:r>
      <w:r w:rsidR="00A618ED">
        <w:rPr>
          <w:b/>
          <w:sz w:val="20"/>
          <w:szCs w:val="20"/>
          <w:lang w:val="nl-BE"/>
        </w:rPr>
        <w:tab/>
        <w:t>Ka4</w:t>
      </w:r>
    </w:p>
    <w:p w14:paraId="4E3E2019" w14:textId="77777777" w:rsidR="00A618ED" w:rsidRDefault="00A618ED" w:rsidP="00BB772B">
      <w:pPr>
        <w:rPr>
          <w:b/>
          <w:sz w:val="20"/>
          <w:szCs w:val="20"/>
          <w:lang w:val="nl-BE"/>
        </w:rPr>
      </w:pPr>
      <w:r>
        <w:rPr>
          <w:b/>
          <w:sz w:val="20"/>
          <w:szCs w:val="20"/>
          <w:lang w:val="nl-BE"/>
        </w:rPr>
        <w:t xml:space="preserve">           13.Lc6</w:t>
      </w:r>
      <w:r>
        <w:rPr>
          <w:b/>
          <w:sz w:val="20"/>
          <w:szCs w:val="20"/>
          <w:lang w:val="nl-BE"/>
        </w:rPr>
        <w:tab/>
      </w:r>
      <w:r>
        <w:rPr>
          <w:b/>
          <w:sz w:val="20"/>
          <w:szCs w:val="20"/>
          <w:lang w:val="nl-BE"/>
        </w:rPr>
        <w:tab/>
        <w:t>Dxc6</w:t>
      </w:r>
      <w:r w:rsidR="00FB4730">
        <w:rPr>
          <w:b/>
          <w:sz w:val="20"/>
          <w:szCs w:val="20"/>
          <w:lang w:val="nl-BE"/>
        </w:rPr>
        <w:t>+</w:t>
      </w:r>
    </w:p>
    <w:p w14:paraId="4062389F" w14:textId="77777777" w:rsidR="00A618ED" w:rsidRDefault="00A618ED" w:rsidP="00BB772B">
      <w:pPr>
        <w:rPr>
          <w:b/>
          <w:sz w:val="20"/>
          <w:szCs w:val="20"/>
          <w:lang w:val="nl-BE"/>
        </w:rPr>
      </w:pPr>
      <w:r>
        <w:rPr>
          <w:b/>
          <w:sz w:val="20"/>
          <w:szCs w:val="20"/>
          <w:lang w:val="nl-BE"/>
        </w:rPr>
        <w:t xml:space="preserve">           14.Dxc6</w:t>
      </w:r>
      <w:r w:rsidR="00FB4730">
        <w:rPr>
          <w:b/>
          <w:sz w:val="20"/>
          <w:szCs w:val="20"/>
          <w:lang w:val="nl-BE"/>
        </w:rPr>
        <w:t>+</w:t>
      </w:r>
    </w:p>
    <w:p w14:paraId="132307ED" w14:textId="77777777" w:rsidR="00A618ED" w:rsidRDefault="00A618ED" w:rsidP="00BB772B">
      <w:pPr>
        <w:rPr>
          <w:sz w:val="20"/>
          <w:szCs w:val="20"/>
          <w:lang w:val="nl-BE"/>
        </w:rPr>
      </w:pPr>
      <w:r>
        <w:rPr>
          <w:sz w:val="20"/>
          <w:szCs w:val="20"/>
          <w:lang w:val="nl-BE"/>
        </w:rPr>
        <w:t>En wint.</w:t>
      </w:r>
    </w:p>
    <w:p w14:paraId="41F3D29C" w14:textId="77777777" w:rsidR="00A618ED" w:rsidRDefault="00A618ED" w:rsidP="00BB772B">
      <w:pPr>
        <w:rPr>
          <w:sz w:val="20"/>
          <w:szCs w:val="20"/>
          <w:lang w:val="nl-BE"/>
        </w:rPr>
      </w:pPr>
    </w:p>
    <w:p w14:paraId="41E37766" w14:textId="77777777" w:rsidR="008A30CF" w:rsidRPr="005D66A7" w:rsidRDefault="005D66A7" w:rsidP="003804F3">
      <w:pPr>
        <w:rPr>
          <w:sz w:val="20"/>
          <w:szCs w:val="20"/>
          <w:lang w:val="nl-BE"/>
        </w:rPr>
      </w:pPr>
      <w:r>
        <w:rPr>
          <w:sz w:val="20"/>
          <w:szCs w:val="20"/>
          <w:lang w:val="nl-BE"/>
        </w:rPr>
        <w:t>Maar niet het haastige14.Kxc6</w:t>
      </w:r>
      <w:r w:rsidR="00124519">
        <w:rPr>
          <w:sz w:val="20"/>
          <w:szCs w:val="20"/>
          <w:lang w:val="nl-BE"/>
        </w:rPr>
        <w:t>?</w:t>
      </w:r>
      <w:r>
        <w:rPr>
          <w:sz w:val="20"/>
          <w:szCs w:val="20"/>
          <w:lang w:val="nl-BE"/>
        </w:rPr>
        <w:t xml:space="preserve"> wegens pat.</w:t>
      </w:r>
    </w:p>
    <w:p w14:paraId="4E685DE5" w14:textId="77777777" w:rsidR="00E87A68" w:rsidRDefault="00E87A68" w:rsidP="00E87A68">
      <w:pPr>
        <w:pStyle w:val="01Title"/>
        <w:ind w:left="0"/>
        <w:rPr>
          <w:b/>
          <w:sz w:val="20"/>
          <w:szCs w:val="20"/>
          <w:lang w:val="nl-BE"/>
        </w:rPr>
      </w:pPr>
    </w:p>
    <w:p w14:paraId="14E6EBDE" w14:textId="77777777" w:rsidR="00E87A68" w:rsidRDefault="00E87A68" w:rsidP="00E87A68">
      <w:pPr>
        <w:pStyle w:val="01Title"/>
        <w:ind w:left="0"/>
        <w:rPr>
          <w:b/>
          <w:sz w:val="20"/>
          <w:szCs w:val="20"/>
          <w:lang w:val="nl-BE"/>
        </w:rPr>
      </w:pPr>
    </w:p>
    <w:p w14:paraId="79F356AC" w14:textId="77777777" w:rsidR="00E87A68" w:rsidRDefault="00E87A68" w:rsidP="00E87A68">
      <w:pPr>
        <w:pStyle w:val="01Title"/>
        <w:ind w:left="0"/>
        <w:rPr>
          <w:b/>
          <w:sz w:val="20"/>
          <w:szCs w:val="20"/>
          <w:lang w:val="nl-BE"/>
        </w:rPr>
      </w:pPr>
    </w:p>
    <w:p w14:paraId="0750F914" w14:textId="77777777" w:rsidR="00E87A68" w:rsidRDefault="00E87A68" w:rsidP="00E87A68">
      <w:pPr>
        <w:pStyle w:val="01Title"/>
        <w:ind w:left="0"/>
        <w:rPr>
          <w:b/>
          <w:sz w:val="20"/>
          <w:szCs w:val="20"/>
          <w:lang w:val="nl-BE"/>
        </w:rPr>
      </w:pPr>
    </w:p>
    <w:p w14:paraId="487019A8" w14:textId="77777777" w:rsidR="00E87A68" w:rsidRDefault="00E87A68" w:rsidP="00E87A68">
      <w:pPr>
        <w:pStyle w:val="01Title"/>
        <w:ind w:left="0"/>
        <w:rPr>
          <w:b/>
          <w:sz w:val="20"/>
          <w:szCs w:val="20"/>
          <w:lang w:val="nl-BE"/>
        </w:rPr>
      </w:pPr>
    </w:p>
    <w:p w14:paraId="0F950E03" w14:textId="77777777" w:rsidR="00E87A68" w:rsidRDefault="00E87A68" w:rsidP="00E87A68">
      <w:pPr>
        <w:pStyle w:val="01Title"/>
        <w:ind w:left="0"/>
        <w:rPr>
          <w:b/>
          <w:sz w:val="20"/>
          <w:szCs w:val="20"/>
          <w:lang w:val="nl-BE"/>
        </w:rPr>
      </w:pPr>
    </w:p>
    <w:p w14:paraId="6447439B" w14:textId="77777777" w:rsidR="00E87A68" w:rsidRDefault="00E87A68" w:rsidP="00E87A68">
      <w:pPr>
        <w:pStyle w:val="01Title"/>
        <w:ind w:left="0"/>
        <w:rPr>
          <w:b/>
          <w:sz w:val="20"/>
          <w:szCs w:val="20"/>
          <w:lang w:val="nl-BE"/>
        </w:rPr>
      </w:pPr>
    </w:p>
    <w:p w14:paraId="1CF98C32" w14:textId="77777777" w:rsidR="00E87A68" w:rsidRDefault="00E87A68" w:rsidP="00E87A68">
      <w:pPr>
        <w:pStyle w:val="01Title"/>
        <w:ind w:left="0"/>
        <w:rPr>
          <w:b/>
          <w:sz w:val="20"/>
          <w:szCs w:val="20"/>
          <w:lang w:val="nl-BE"/>
        </w:rPr>
      </w:pPr>
    </w:p>
    <w:p w14:paraId="2C840972" w14:textId="77777777" w:rsidR="00E87A68" w:rsidRDefault="00E87A68" w:rsidP="00E87A68">
      <w:pPr>
        <w:pStyle w:val="01Title"/>
        <w:ind w:left="0"/>
        <w:rPr>
          <w:b/>
          <w:sz w:val="20"/>
          <w:szCs w:val="20"/>
          <w:lang w:val="nl-BE"/>
        </w:rPr>
      </w:pPr>
    </w:p>
    <w:p w14:paraId="606B257E" w14:textId="77777777" w:rsidR="00E87A68" w:rsidRDefault="00E87A68" w:rsidP="00E87A68">
      <w:pPr>
        <w:pStyle w:val="01Title"/>
        <w:ind w:left="0"/>
        <w:rPr>
          <w:b/>
          <w:sz w:val="20"/>
          <w:szCs w:val="20"/>
          <w:lang w:val="nl-BE"/>
        </w:rPr>
      </w:pPr>
    </w:p>
    <w:p w14:paraId="098A2CC4" w14:textId="77777777" w:rsidR="00E87A68" w:rsidRDefault="00E87A68" w:rsidP="00E87A68">
      <w:pPr>
        <w:pStyle w:val="01Title"/>
        <w:ind w:left="0"/>
        <w:rPr>
          <w:b/>
          <w:sz w:val="20"/>
          <w:szCs w:val="20"/>
          <w:lang w:val="nl-BE"/>
        </w:rPr>
      </w:pPr>
    </w:p>
    <w:p w14:paraId="14E41474" w14:textId="77777777" w:rsidR="00E87A68" w:rsidRDefault="00E87A68" w:rsidP="00E87A68">
      <w:pPr>
        <w:pStyle w:val="01Title"/>
        <w:ind w:left="0"/>
        <w:rPr>
          <w:b/>
          <w:sz w:val="20"/>
          <w:szCs w:val="20"/>
          <w:lang w:val="nl-BE"/>
        </w:rPr>
      </w:pPr>
    </w:p>
    <w:p w14:paraId="0CF150EE" w14:textId="77777777" w:rsidR="00E87A68" w:rsidRDefault="00E87A68" w:rsidP="00E87A68">
      <w:pPr>
        <w:pStyle w:val="01Title"/>
        <w:ind w:left="0"/>
        <w:rPr>
          <w:b/>
          <w:sz w:val="20"/>
          <w:szCs w:val="20"/>
          <w:lang w:val="nl-BE"/>
        </w:rPr>
      </w:pPr>
    </w:p>
    <w:p w14:paraId="20BA6313" w14:textId="77777777" w:rsidR="00E87A68" w:rsidRDefault="00E87A68" w:rsidP="00E87A68">
      <w:pPr>
        <w:pStyle w:val="01Title"/>
        <w:ind w:left="0"/>
        <w:rPr>
          <w:b/>
          <w:sz w:val="20"/>
          <w:szCs w:val="20"/>
          <w:lang w:val="nl-BE"/>
        </w:rPr>
      </w:pPr>
    </w:p>
    <w:p w14:paraId="2977949D" w14:textId="77777777" w:rsidR="00E87A68" w:rsidRDefault="00E87A68" w:rsidP="00E87A68">
      <w:pPr>
        <w:pStyle w:val="01Title"/>
        <w:ind w:left="0"/>
        <w:rPr>
          <w:b/>
          <w:sz w:val="20"/>
          <w:szCs w:val="20"/>
          <w:lang w:val="nl-BE"/>
        </w:rPr>
      </w:pPr>
    </w:p>
    <w:p w14:paraId="6B8D142A" w14:textId="77777777" w:rsidR="00E87A68" w:rsidRDefault="00E87A68" w:rsidP="00E87A68">
      <w:pPr>
        <w:pStyle w:val="01Title"/>
        <w:ind w:left="0"/>
        <w:rPr>
          <w:b/>
          <w:sz w:val="20"/>
          <w:szCs w:val="20"/>
          <w:lang w:val="nl-BE"/>
        </w:rPr>
      </w:pPr>
    </w:p>
    <w:p w14:paraId="1E4B73E4" w14:textId="77777777" w:rsidR="00214CFB" w:rsidRDefault="00214CFB" w:rsidP="0051219E">
      <w:pPr>
        <w:jc w:val="center"/>
        <w:rPr>
          <w:sz w:val="20"/>
          <w:szCs w:val="20"/>
          <w:lang w:val="nl-BE"/>
        </w:rPr>
      </w:pPr>
    </w:p>
    <w:p w14:paraId="4FA9A335" w14:textId="77777777" w:rsidR="00A260A9" w:rsidRDefault="00A260A9" w:rsidP="0051219E">
      <w:pPr>
        <w:jc w:val="center"/>
        <w:rPr>
          <w:sz w:val="20"/>
          <w:szCs w:val="20"/>
          <w:lang w:val="nl-BE"/>
        </w:rPr>
      </w:pPr>
    </w:p>
    <w:p w14:paraId="39E6F6A1" w14:textId="77777777" w:rsidR="00EA520D" w:rsidRPr="00EA520D" w:rsidRDefault="00EA520D" w:rsidP="0051219E">
      <w:pPr>
        <w:jc w:val="center"/>
        <w:rPr>
          <w:b/>
          <w:sz w:val="20"/>
          <w:szCs w:val="20"/>
          <w:lang w:val="nl-BE"/>
        </w:rPr>
      </w:pPr>
      <w:r>
        <w:rPr>
          <w:sz w:val="20"/>
          <w:szCs w:val="20"/>
          <w:lang w:val="nl-BE"/>
        </w:rPr>
        <w:t xml:space="preserve">- </w:t>
      </w:r>
      <w:r>
        <w:rPr>
          <w:b/>
          <w:sz w:val="20"/>
          <w:szCs w:val="20"/>
          <w:lang w:val="nl-BE"/>
        </w:rPr>
        <w:t>26</w:t>
      </w:r>
      <w:r w:rsidR="00CE1E84">
        <w:rPr>
          <w:b/>
          <w:sz w:val="20"/>
          <w:szCs w:val="20"/>
          <w:lang w:val="nl-BE"/>
        </w:rPr>
        <w:t>3</w:t>
      </w:r>
      <w:r>
        <w:rPr>
          <w:b/>
          <w:sz w:val="20"/>
          <w:szCs w:val="20"/>
          <w:lang w:val="nl-BE"/>
        </w:rPr>
        <w:t xml:space="preserve"> </w:t>
      </w:r>
      <w:r>
        <w:rPr>
          <w:sz w:val="20"/>
          <w:szCs w:val="20"/>
          <w:lang w:val="nl-BE"/>
        </w:rPr>
        <w:t>-</w:t>
      </w:r>
    </w:p>
    <w:p w14:paraId="6C90582D" w14:textId="77777777" w:rsidR="00EA520D" w:rsidRPr="00EA520D" w:rsidRDefault="00EA520D" w:rsidP="00EA520D">
      <w:pPr>
        <w:rPr>
          <w:b/>
          <w:sz w:val="20"/>
          <w:szCs w:val="20"/>
          <w:lang w:val="nl-BE"/>
        </w:rPr>
      </w:pPr>
    </w:p>
    <w:p w14:paraId="7893A071" w14:textId="77777777" w:rsidR="006969DD" w:rsidRDefault="006969DD" w:rsidP="00EA520D">
      <w:pPr>
        <w:ind w:left="720"/>
        <w:rPr>
          <w:sz w:val="20"/>
          <w:szCs w:val="20"/>
          <w:lang w:val="nl-BE"/>
        </w:rPr>
      </w:pPr>
      <w:r>
        <w:rPr>
          <w:i/>
          <w:sz w:val="20"/>
          <w:szCs w:val="20"/>
          <w:lang w:val="nl-BE"/>
        </w:rPr>
        <w:t xml:space="preserve">Origineel, </w:t>
      </w:r>
      <w:r w:rsidR="00EA520D">
        <w:rPr>
          <w:sz w:val="20"/>
          <w:szCs w:val="20"/>
          <w:lang w:val="nl-BE"/>
        </w:rPr>
        <w:t>2004</w:t>
      </w:r>
    </w:p>
    <w:p w14:paraId="527F170B" w14:textId="77777777" w:rsidR="00161D1D" w:rsidRPr="00161D1D" w:rsidRDefault="00161D1D" w:rsidP="00161D1D">
      <w:pPr>
        <w:rPr>
          <w:sz w:val="20"/>
          <w:szCs w:val="20"/>
          <w:lang w:val="nl-BE"/>
        </w:rPr>
      </w:pPr>
      <w:r>
        <w:rPr>
          <w:sz w:val="20"/>
          <w:szCs w:val="20"/>
          <w:lang w:val="nl-BE"/>
        </w:rPr>
        <w:t xml:space="preserve">         </w:t>
      </w:r>
      <w:r w:rsidRPr="00365E60">
        <w:rPr>
          <w:i/>
          <w:sz w:val="20"/>
          <w:szCs w:val="20"/>
          <w:lang w:val="nl-BE"/>
        </w:rPr>
        <w:t>Probleemblad,</w:t>
      </w:r>
      <w:r>
        <w:rPr>
          <w:sz w:val="20"/>
          <w:szCs w:val="20"/>
          <w:lang w:val="nl-BE"/>
        </w:rPr>
        <w:t xml:space="preserve"> 2016</w:t>
      </w:r>
    </w:p>
    <w:p w14:paraId="70A3F4E8" w14:textId="77777777" w:rsidR="006969DD" w:rsidRDefault="006969DD" w:rsidP="00161D1D">
      <w:pPr>
        <w:jc w:val="both"/>
        <w:rPr>
          <w:sz w:val="20"/>
          <w:szCs w:val="20"/>
          <w:lang w:val="nl-BE"/>
        </w:rPr>
      </w:pPr>
    </w:p>
    <w:p w14:paraId="5CF76868" w14:textId="77777777" w:rsidR="00EA520D" w:rsidRPr="00854117" w:rsidRDefault="00A700FF" w:rsidP="006F3923">
      <w:pPr>
        <w:jc w:val="both"/>
        <w:rPr>
          <w:lang w:val="nl-BE"/>
        </w:rPr>
      </w:pPr>
      <w:r w:rsidRPr="00EC74FA">
        <w:rPr>
          <w:sz w:val="20"/>
          <w:szCs w:val="20"/>
        </w:rPr>
        <w:object w:dxaOrig="4700" w:dyaOrig="4704" w14:anchorId="024C4E67">
          <v:shape id="_x0000_i1275" type="#_x0000_t75" style="width:154.5pt;height:150.65pt" o:ole="">
            <v:imagedata r:id="rId524" o:title=""/>
          </v:shape>
          <o:OLEObject Type="Embed" ProgID="CorelDRAW.Graphic.12" ShapeID="_x0000_i1275" DrawAspect="Content" ObjectID="_1587467645" r:id="rId525"/>
        </w:object>
      </w:r>
    </w:p>
    <w:p w14:paraId="1A6D4F00" w14:textId="77777777" w:rsidR="00EA520D" w:rsidRPr="00854117" w:rsidRDefault="00EA520D" w:rsidP="006F3923">
      <w:pPr>
        <w:jc w:val="both"/>
        <w:rPr>
          <w:lang w:val="nl-BE"/>
        </w:rPr>
      </w:pPr>
    </w:p>
    <w:p w14:paraId="6E7C7815" w14:textId="77777777" w:rsidR="00EA520D" w:rsidRPr="00854117" w:rsidRDefault="00EA520D" w:rsidP="00EA520D">
      <w:pPr>
        <w:rPr>
          <w:sz w:val="20"/>
          <w:szCs w:val="20"/>
          <w:lang w:val="nl-BE"/>
        </w:rPr>
      </w:pPr>
      <w:r w:rsidRPr="00854117">
        <w:rPr>
          <w:b/>
          <w:lang w:val="nl-BE"/>
        </w:rPr>
        <w:t xml:space="preserve">+                         </w:t>
      </w:r>
      <w:r w:rsidRPr="00854117">
        <w:rPr>
          <w:sz w:val="20"/>
          <w:szCs w:val="20"/>
          <w:lang w:val="nl-BE"/>
        </w:rPr>
        <w:t>0018.01 e1b3</w:t>
      </w:r>
    </w:p>
    <w:p w14:paraId="3817A99A" w14:textId="77777777" w:rsidR="00EA520D" w:rsidRPr="00854117" w:rsidRDefault="00EA520D" w:rsidP="00EA520D">
      <w:pPr>
        <w:rPr>
          <w:sz w:val="20"/>
          <w:szCs w:val="20"/>
          <w:lang w:val="nl-BE"/>
        </w:rPr>
      </w:pPr>
    </w:p>
    <w:p w14:paraId="7ED2490A" w14:textId="77777777" w:rsidR="00EA520D" w:rsidRDefault="00EA520D" w:rsidP="007569B0">
      <w:pPr>
        <w:jc w:val="both"/>
        <w:rPr>
          <w:sz w:val="20"/>
          <w:szCs w:val="20"/>
          <w:lang w:val="nl-BE"/>
        </w:rPr>
      </w:pPr>
      <w:r w:rsidRPr="00EA520D">
        <w:rPr>
          <w:sz w:val="20"/>
          <w:szCs w:val="20"/>
          <w:lang w:val="nl-BE"/>
        </w:rPr>
        <w:t xml:space="preserve">Van </w:t>
      </w:r>
      <w:r w:rsidR="00630685">
        <w:rPr>
          <w:sz w:val="20"/>
          <w:szCs w:val="20"/>
          <w:lang w:val="nl-BE"/>
        </w:rPr>
        <w:t>de vier mogeli</w:t>
      </w:r>
      <w:r w:rsidR="004F3DB7">
        <w:rPr>
          <w:sz w:val="20"/>
          <w:szCs w:val="20"/>
          <w:lang w:val="nl-BE"/>
        </w:rPr>
        <w:t>j</w:t>
      </w:r>
      <w:r w:rsidR="00630685">
        <w:rPr>
          <w:sz w:val="20"/>
          <w:szCs w:val="20"/>
          <w:lang w:val="nl-BE"/>
        </w:rPr>
        <w:t>kheden, die de pa</w:t>
      </w:r>
      <w:r w:rsidR="007569B0">
        <w:rPr>
          <w:sz w:val="20"/>
          <w:szCs w:val="20"/>
          <w:lang w:val="nl-BE"/>
        </w:rPr>
        <w:t>a</w:t>
      </w:r>
      <w:r w:rsidRPr="00EA520D">
        <w:rPr>
          <w:sz w:val="20"/>
          <w:szCs w:val="20"/>
          <w:lang w:val="nl-BE"/>
        </w:rPr>
        <w:t>rden hebben, om</w:t>
      </w:r>
      <w:r w:rsidR="00630685">
        <w:rPr>
          <w:sz w:val="20"/>
          <w:szCs w:val="20"/>
          <w:lang w:val="nl-BE"/>
        </w:rPr>
        <w:t xml:space="preserve"> </w:t>
      </w:r>
      <w:r w:rsidR="007569B0">
        <w:rPr>
          <w:sz w:val="20"/>
          <w:szCs w:val="20"/>
          <w:lang w:val="nl-BE"/>
        </w:rPr>
        <w:t xml:space="preserve">schaak te </w:t>
      </w:r>
      <w:r w:rsidRPr="00EA520D">
        <w:rPr>
          <w:sz w:val="20"/>
          <w:szCs w:val="20"/>
          <w:lang w:val="nl-BE"/>
        </w:rPr>
        <w:t>ge</w:t>
      </w:r>
      <w:r>
        <w:rPr>
          <w:sz w:val="20"/>
          <w:szCs w:val="20"/>
          <w:lang w:val="nl-BE"/>
        </w:rPr>
        <w:t>ven, is er slechts éen correct:</w:t>
      </w:r>
    </w:p>
    <w:p w14:paraId="64490B80" w14:textId="77777777" w:rsidR="00630685" w:rsidRDefault="00EA520D" w:rsidP="00EA520D">
      <w:pPr>
        <w:rPr>
          <w:b/>
          <w:sz w:val="20"/>
          <w:szCs w:val="20"/>
          <w:lang w:val="nl-BE"/>
        </w:rPr>
      </w:pPr>
      <w:r>
        <w:rPr>
          <w:sz w:val="20"/>
          <w:szCs w:val="20"/>
          <w:lang w:val="nl-BE"/>
        </w:rPr>
        <w:tab/>
      </w:r>
      <w:r w:rsidR="00630685">
        <w:rPr>
          <w:b/>
          <w:sz w:val="20"/>
          <w:szCs w:val="20"/>
          <w:lang w:val="nl-BE"/>
        </w:rPr>
        <w:t>1.Pba5+</w:t>
      </w:r>
      <w:r w:rsidR="00630685">
        <w:rPr>
          <w:b/>
          <w:sz w:val="20"/>
          <w:szCs w:val="20"/>
          <w:lang w:val="nl-BE"/>
        </w:rPr>
        <w:tab/>
        <w:t>Ka3</w:t>
      </w:r>
    </w:p>
    <w:p w14:paraId="614B2BE7" w14:textId="77777777" w:rsidR="00630685" w:rsidRDefault="00630685" w:rsidP="00EA520D">
      <w:pPr>
        <w:rPr>
          <w:sz w:val="20"/>
          <w:szCs w:val="20"/>
          <w:lang w:val="nl-BE"/>
        </w:rPr>
      </w:pPr>
      <w:r>
        <w:rPr>
          <w:sz w:val="20"/>
          <w:szCs w:val="20"/>
          <w:lang w:val="nl-BE"/>
        </w:rPr>
        <w:t>1…Kc3</w:t>
      </w:r>
      <w:r w:rsidR="0063362F">
        <w:rPr>
          <w:sz w:val="20"/>
          <w:szCs w:val="20"/>
          <w:lang w:val="nl-BE"/>
        </w:rPr>
        <w:t>?</w:t>
      </w:r>
      <w:r>
        <w:rPr>
          <w:sz w:val="20"/>
          <w:szCs w:val="20"/>
          <w:lang w:val="nl-BE"/>
        </w:rPr>
        <w:t xml:space="preserve"> 2.Ld4+ Kc2 3.Pxb4+.</w:t>
      </w:r>
    </w:p>
    <w:p w14:paraId="1BE0272B" w14:textId="77777777" w:rsidR="00630685" w:rsidRDefault="00630685" w:rsidP="00EA520D">
      <w:pPr>
        <w:rPr>
          <w:b/>
          <w:sz w:val="20"/>
          <w:szCs w:val="20"/>
          <w:lang w:val="nl-BE"/>
        </w:rPr>
      </w:pPr>
      <w:r>
        <w:rPr>
          <w:b/>
          <w:sz w:val="20"/>
          <w:szCs w:val="20"/>
          <w:lang w:val="nl-BE"/>
        </w:rPr>
        <w:tab/>
        <w:t>2.Lc1+</w:t>
      </w:r>
      <w:r>
        <w:rPr>
          <w:b/>
          <w:sz w:val="20"/>
          <w:szCs w:val="20"/>
          <w:lang w:val="nl-BE"/>
        </w:rPr>
        <w:tab/>
      </w:r>
      <w:r>
        <w:rPr>
          <w:b/>
          <w:sz w:val="20"/>
          <w:szCs w:val="20"/>
          <w:lang w:val="nl-BE"/>
        </w:rPr>
        <w:tab/>
        <w:t>Pb2</w:t>
      </w:r>
    </w:p>
    <w:p w14:paraId="014B65D5" w14:textId="77777777" w:rsidR="00630685" w:rsidRDefault="00630685" w:rsidP="00EA520D">
      <w:pPr>
        <w:rPr>
          <w:b/>
          <w:sz w:val="20"/>
          <w:szCs w:val="20"/>
          <w:lang w:val="nl-BE"/>
        </w:rPr>
      </w:pPr>
      <w:r>
        <w:rPr>
          <w:b/>
          <w:sz w:val="20"/>
          <w:szCs w:val="20"/>
          <w:lang w:val="nl-BE"/>
        </w:rPr>
        <w:tab/>
        <w:t>3.Pc4+</w:t>
      </w:r>
      <w:r>
        <w:rPr>
          <w:b/>
          <w:sz w:val="20"/>
          <w:szCs w:val="20"/>
          <w:lang w:val="nl-BE"/>
        </w:rPr>
        <w:tab/>
      </w:r>
      <w:r>
        <w:rPr>
          <w:b/>
          <w:sz w:val="20"/>
          <w:szCs w:val="20"/>
          <w:lang w:val="nl-BE"/>
        </w:rPr>
        <w:tab/>
        <w:t>Kb3</w:t>
      </w:r>
    </w:p>
    <w:p w14:paraId="448E3B40" w14:textId="77777777" w:rsidR="00630685" w:rsidRDefault="00630685" w:rsidP="007569B0">
      <w:pPr>
        <w:jc w:val="both"/>
        <w:rPr>
          <w:sz w:val="20"/>
          <w:szCs w:val="20"/>
          <w:lang w:val="nl-BE"/>
        </w:rPr>
      </w:pPr>
      <w:r>
        <w:rPr>
          <w:sz w:val="20"/>
          <w:szCs w:val="20"/>
          <w:lang w:val="nl-BE"/>
        </w:rPr>
        <w:t>Weerom moet wit kiezen tussen</w:t>
      </w:r>
      <w:r w:rsidR="007569B0">
        <w:rPr>
          <w:sz w:val="20"/>
          <w:szCs w:val="20"/>
          <w:lang w:val="nl-BE"/>
        </w:rPr>
        <w:t xml:space="preserve"> de vier mogelijke schaakzetten   </w:t>
      </w:r>
      <w:r>
        <w:rPr>
          <w:sz w:val="20"/>
          <w:szCs w:val="20"/>
          <w:lang w:val="nl-BE"/>
        </w:rPr>
        <w:t xml:space="preserve"> van de witte hengsten:</w:t>
      </w:r>
    </w:p>
    <w:p w14:paraId="1F83D9CC" w14:textId="77777777" w:rsidR="007569B0" w:rsidRDefault="007569B0" w:rsidP="007569B0">
      <w:pPr>
        <w:jc w:val="both"/>
        <w:rPr>
          <w:b/>
          <w:sz w:val="20"/>
          <w:szCs w:val="20"/>
          <w:lang w:val="nl-BE"/>
        </w:rPr>
      </w:pPr>
      <w:r>
        <w:rPr>
          <w:b/>
          <w:sz w:val="20"/>
          <w:szCs w:val="20"/>
          <w:lang w:val="nl-BE"/>
        </w:rPr>
        <w:tab/>
        <w:t>4.P6a5+</w:t>
      </w:r>
      <w:r>
        <w:rPr>
          <w:b/>
          <w:sz w:val="20"/>
          <w:szCs w:val="20"/>
          <w:lang w:val="nl-BE"/>
        </w:rPr>
        <w:tab/>
        <w:t>Kc2</w:t>
      </w:r>
    </w:p>
    <w:p w14:paraId="20473A5B" w14:textId="77777777" w:rsidR="007569B0" w:rsidRDefault="007569B0" w:rsidP="007569B0">
      <w:pPr>
        <w:jc w:val="both"/>
        <w:rPr>
          <w:sz w:val="20"/>
          <w:szCs w:val="20"/>
          <w:lang w:val="nl-BE"/>
        </w:rPr>
      </w:pPr>
      <w:r>
        <w:rPr>
          <w:sz w:val="20"/>
          <w:szCs w:val="20"/>
          <w:lang w:val="nl-BE"/>
        </w:rPr>
        <w:t xml:space="preserve">De zwarte koning valt de loper </w:t>
      </w:r>
      <w:r w:rsidR="001D4049">
        <w:rPr>
          <w:sz w:val="20"/>
          <w:szCs w:val="20"/>
          <w:lang w:val="nl-BE"/>
        </w:rPr>
        <w:t>aan, die niet weg kan wegens re</w:t>
      </w:r>
      <w:r>
        <w:rPr>
          <w:sz w:val="20"/>
          <w:szCs w:val="20"/>
          <w:lang w:val="nl-BE"/>
        </w:rPr>
        <w:t>mise, bijvoorbeeld:</w:t>
      </w:r>
    </w:p>
    <w:p w14:paraId="67968754" w14:textId="77777777" w:rsidR="007569B0" w:rsidRPr="00CB177F" w:rsidRDefault="0077723F" w:rsidP="007569B0">
      <w:pPr>
        <w:jc w:val="both"/>
        <w:rPr>
          <w:sz w:val="20"/>
          <w:szCs w:val="20"/>
          <w:lang w:val="en-GB"/>
        </w:rPr>
      </w:pPr>
      <w:r>
        <w:rPr>
          <w:i/>
          <w:sz w:val="20"/>
          <w:szCs w:val="20"/>
          <w:lang w:val="en-GB"/>
        </w:rPr>
        <w:t>a)</w:t>
      </w:r>
      <w:r w:rsidR="007569B0" w:rsidRPr="0077723F">
        <w:rPr>
          <w:i/>
          <w:sz w:val="20"/>
          <w:szCs w:val="20"/>
          <w:lang w:val="en-GB"/>
        </w:rPr>
        <w:t xml:space="preserve"> </w:t>
      </w:r>
      <w:r w:rsidR="00FA6872">
        <w:rPr>
          <w:i/>
          <w:sz w:val="20"/>
          <w:szCs w:val="20"/>
          <w:lang w:val="en-GB"/>
        </w:rPr>
        <w:t xml:space="preserve"> </w:t>
      </w:r>
      <w:r>
        <w:rPr>
          <w:i/>
          <w:sz w:val="20"/>
          <w:szCs w:val="20"/>
          <w:lang w:val="en-GB"/>
        </w:rPr>
        <w:t xml:space="preserve"> </w:t>
      </w:r>
      <w:r w:rsidR="007569B0" w:rsidRPr="0077723F">
        <w:rPr>
          <w:sz w:val="20"/>
          <w:szCs w:val="20"/>
          <w:lang w:val="en-GB"/>
        </w:rPr>
        <w:t>5.Ld2</w:t>
      </w:r>
      <w:r w:rsidRPr="0077723F">
        <w:rPr>
          <w:sz w:val="20"/>
          <w:szCs w:val="20"/>
          <w:lang w:val="en-GB"/>
        </w:rPr>
        <w:t>?</w:t>
      </w:r>
      <w:r w:rsidR="007569B0" w:rsidRPr="0077723F">
        <w:rPr>
          <w:sz w:val="20"/>
          <w:szCs w:val="20"/>
          <w:lang w:val="en-GB"/>
        </w:rPr>
        <w:t xml:space="preserve"> Pxc4 6.Pxc4 Pd5. </w:t>
      </w:r>
      <w:r w:rsidR="0018649A" w:rsidRPr="00CB177F">
        <w:rPr>
          <w:sz w:val="20"/>
          <w:szCs w:val="20"/>
          <w:lang w:val="en-GB"/>
        </w:rPr>
        <w:t>Of</w:t>
      </w:r>
      <w:r w:rsidRPr="00CB177F">
        <w:rPr>
          <w:sz w:val="20"/>
          <w:szCs w:val="20"/>
          <w:lang w:val="en-GB"/>
        </w:rPr>
        <w:t>:</w:t>
      </w:r>
      <w:r w:rsidR="007569B0" w:rsidRPr="00CB177F">
        <w:rPr>
          <w:sz w:val="20"/>
          <w:szCs w:val="20"/>
          <w:lang w:val="en-GB"/>
        </w:rPr>
        <w:t xml:space="preserve"> </w:t>
      </w:r>
      <w:r w:rsidRPr="00CB177F">
        <w:rPr>
          <w:sz w:val="20"/>
          <w:szCs w:val="20"/>
          <w:lang w:val="en-GB"/>
        </w:rPr>
        <w:t xml:space="preserve">  </w:t>
      </w:r>
    </w:p>
    <w:p w14:paraId="14D28C4B" w14:textId="77777777" w:rsidR="007569B0" w:rsidRPr="00CB177F" w:rsidRDefault="007569B0" w:rsidP="007569B0">
      <w:pPr>
        <w:jc w:val="both"/>
        <w:rPr>
          <w:sz w:val="20"/>
          <w:szCs w:val="20"/>
          <w:lang w:val="en-GB"/>
        </w:rPr>
      </w:pPr>
      <w:r w:rsidRPr="00CB177F">
        <w:rPr>
          <w:i/>
          <w:sz w:val="20"/>
          <w:szCs w:val="20"/>
          <w:lang w:val="en-GB"/>
        </w:rPr>
        <w:t xml:space="preserve">b) </w:t>
      </w:r>
      <w:r w:rsidR="00FA6872">
        <w:rPr>
          <w:i/>
          <w:sz w:val="20"/>
          <w:szCs w:val="20"/>
          <w:lang w:val="en-GB"/>
        </w:rPr>
        <w:t xml:space="preserve"> </w:t>
      </w:r>
      <w:r w:rsidRPr="00CB177F">
        <w:rPr>
          <w:i/>
          <w:sz w:val="20"/>
          <w:szCs w:val="20"/>
          <w:lang w:val="en-GB"/>
        </w:rPr>
        <w:t xml:space="preserve"> </w:t>
      </w:r>
      <w:r w:rsidRPr="00CB177F">
        <w:rPr>
          <w:sz w:val="20"/>
          <w:szCs w:val="20"/>
          <w:lang w:val="en-GB"/>
        </w:rPr>
        <w:t>5.Lxb2</w:t>
      </w:r>
      <w:r w:rsidR="0077723F" w:rsidRPr="00CB177F">
        <w:rPr>
          <w:sz w:val="20"/>
          <w:szCs w:val="20"/>
          <w:lang w:val="en-GB"/>
        </w:rPr>
        <w:t>?</w:t>
      </w:r>
      <w:r w:rsidRPr="00CB177F">
        <w:rPr>
          <w:sz w:val="20"/>
          <w:szCs w:val="20"/>
          <w:lang w:val="en-GB"/>
        </w:rPr>
        <w:t xml:space="preserve"> d2+ 6.Pxd2 Kxb2</w:t>
      </w:r>
    </w:p>
    <w:p w14:paraId="6C5CC680" w14:textId="77777777" w:rsidR="007569B0" w:rsidRPr="00CB177F" w:rsidRDefault="007569B0" w:rsidP="007569B0">
      <w:pPr>
        <w:jc w:val="both"/>
        <w:rPr>
          <w:sz w:val="20"/>
          <w:szCs w:val="20"/>
          <w:lang w:val="en-GB"/>
        </w:rPr>
      </w:pPr>
    </w:p>
    <w:p w14:paraId="3E38119D" w14:textId="77777777" w:rsidR="007569B0" w:rsidRPr="00CB177F" w:rsidRDefault="007569B0" w:rsidP="007569B0">
      <w:pPr>
        <w:jc w:val="both"/>
        <w:rPr>
          <w:sz w:val="20"/>
          <w:szCs w:val="20"/>
          <w:lang w:val="en-GB"/>
        </w:rPr>
      </w:pPr>
    </w:p>
    <w:p w14:paraId="08088A48" w14:textId="77777777" w:rsidR="007569B0" w:rsidRPr="00CB177F" w:rsidRDefault="007569B0" w:rsidP="007569B0">
      <w:pPr>
        <w:jc w:val="both"/>
        <w:rPr>
          <w:sz w:val="20"/>
          <w:szCs w:val="20"/>
          <w:lang w:val="en-GB"/>
        </w:rPr>
      </w:pPr>
    </w:p>
    <w:p w14:paraId="4AADA241" w14:textId="77777777" w:rsidR="007569B0" w:rsidRPr="00CB177F" w:rsidRDefault="007569B0" w:rsidP="007569B0">
      <w:pPr>
        <w:jc w:val="both"/>
        <w:rPr>
          <w:sz w:val="20"/>
          <w:szCs w:val="20"/>
          <w:lang w:val="en-GB"/>
        </w:rPr>
      </w:pPr>
    </w:p>
    <w:p w14:paraId="02367700" w14:textId="77777777" w:rsidR="007569B0" w:rsidRPr="00CB177F" w:rsidRDefault="007569B0" w:rsidP="007569B0">
      <w:pPr>
        <w:jc w:val="both"/>
        <w:rPr>
          <w:sz w:val="20"/>
          <w:szCs w:val="20"/>
          <w:lang w:val="en-GB"/>
        </w:rPr>
      </w:pPr>
      <w:r w:rsidRPr="00CB177F">
        <w:rPr>
          <w:sz w:val="20"/>
          <w:szCs w:val="20"/>
          <w:lang w:val="en-GB"/>
        </w:rPr>
        <w:t xml:space="preserve"> </w:t>
      </w:r>
    </w:p>
    <w:p w14:paraId="7E7FF73D" w14:textId="77777777" w:rsidR="007569B0" w:rsidRPr="00CB177F" w:rsidRDefault="007569B0" w:rsidP="00EC74FA">
      <w:pPr>
        <w:jc w:val="both"/>
        <w:rPr>
          <w:sz w:val="20"/>
          <w:szCs w:val="20"/>
          <w:lang w:val="en-GB"/>
        </w:rPr>
      </w:pPr>
    </w:p>
    <w:p w14:paraId="0E3CE0DE" w14:textId="77777777" w:rsidR="007569B0" w:rsidRDefault="007569B0" w:rsidP="00EA520D">
      <w:pPr>
        <w:rPr>
          <w:sz w:val="20"/>
          <w:szCs w:val="20"/>
          <w:lang w:val="en-GB"/>
        </w:rPr>
      </w:pPr>
    </w:p>
    <w:p w14:paraId="508B58DF" w14:textId="77777777" w:rsidR="00BD31D7" w:rsidRPr="00CB177F" w:rsidRDefault="00BD31D7" w:rsidP="00EA520D">
      <w:pPr>
        <w:rPr>
          <w:sz w:val="20"/>
          <w:szCs w:val="20"/>
          <w:lang w:val="en-GB"/>
        </w:rPr>
      </w:pPr>
    </w:p>
    <w:p w14:paraId="0CDD5402" w14:textId="77777777" w:rsidR="007569B0" w:rsidRPr="00CB177F" w:rsidRDefault="007569B0" w:rsidP="00EA520D">
      <w:pPr>
        <w:rPr>
          <w:sz w:val="20"/>
          <w:szCs w:val="20"/>
          <w:lang w:val="en-GB"/>
        </w:rPr>
      </w:pPr>
    </w:p>
    <w:p w14:paraId="21EC80E8" w14:textId="77777777" w:rsidR="007569B0" w:rsidRDefault="007569B0" w:rsidP="007569B0">
      <w:pPr>
        <w:jc w:val="both"/>
        <w:rPr>
          <w:sz w:val="20"/>
          <w:szCs w:val="20"/>
          <w:lang w:val="nl-BE"/>
        </w:rPr>
      </w:pPr>
      <w:r>
        <w:rPr>
          <w:sz w:val="20"/>
          <w:szCs w:val="20"/>
          <w:lang w:val="nl-BE"/>
        </w:rPr>
        <w:t>Maar het wit paard kie</w:t>
      </w:r>
      <w:r w:rsidR="005219A7">
        <w:rPr>
          <w:sz w:val="20"/>
          <w:szCs w:val="20"/>
          <w:lang w:val="nl-BE"/>
        </w:rPr>
        <w:t>st nu voor de vierde maal het</w:t>
      </w:r>
      <w:r>
        <w:rPr>
          <w:sz w:val="20"/>
          <w:szCs w:val="20"/>
          <w:lang w:val="nl-BE"/>
        </w:rPr>
        <w:t xml:space="preserve"> winnende schaak: </w:t>
      </w:r>
    </w:p>
    <w:p w14:paraId="091A1642" w14:textId="77777777" w:rsidR="00CF3B45" w:rsidRDefault="00CF3B45" w:rsidP="007569B0">
      <w:pPr>
        <w:jc w:val="both"/>
        <w:rPr>
          <w:b/>
          <w:sz w:val="20"/>
          <w:szCs w:val="20"/>
          <w:lang w:val="nl-BE"/>
        </w:rPr>
      </w:pPr>
      <w:r>
        <w:rPr>
          <w:sz w:val="20"/>
          <w:szCs w:val="20"/>
          <w:lang w:val="nl-BE"/>
        </w:rPr>
        <w:tab/>
      </w:r>
      <w:r>
        <w:rPr>
          <w:b/>
          <w:sz w:val="20"/>
          <w:szCs w:val="20"/>
          <w:lang w:val="nl-BE"/>
        </w:rPr>
        <w:t>5.Pa3+</w:t>
      </w:r>
      <w:r>
        <w:rPr>
          <w:b/>
          <w:sz w:val="20"/>
          <w:szCs w:val="20"/>
          <w:lang w:val="nl-BE"/>
        </w:rPr>
        <w:tab/>
      </w:r>
      <w:r>
        <w:rPr>
          <w:b/>
          <w:sz w:val="20"/>
          <w:szCs w:val="20"/>
          <w:lang w:val="nl-BE"/>
        </w:rPr>
        <w:tab/>
        <w:t>Kxc1</w:t>
      </w:r>
    </w:p>
    <w:p w14:paraId="48D48A83" w14:textId="77777777" w:rsidR="00CF3B45" w:rsidRDefault="00CF3B45" w:rsidP="007569B0">
      <w:pPr>
        <w:jc w:val="both"/>
        <w:rPr>
          <w:sz w:val="20"/>
          <w:szCs w:val="20"/>
          <w:lang w:val="nl-BE"/>
        </w:rPr>
      </w:pPr>
      <w:r>
        <w:rPr>
          <w:sz w:val="20"/>
          <w:szCs w:val="20"/>
          <w:lang w:val="nl-BE"/>
        </w:rPr>
        <w:t>Zwart slaat gretig de loper, want na 5…Kc3</w:t>
      </w:r>
      <w:r w:rsidR="0063362F">
        <w:rPr>
          <w:sz w:val="20"/>
          <w:szCs w:val="20"/>
          <w:lang w:val="nl-BE"/>
        </w:rPr>
        <w:t>?</w:t>
      </w:r>
      <w:r>
        <w:rPr>
          <w:sz w:val="20"/>
          <w:szCs w:val="20"/>
          <w:lang w:val="nl-BE"/>
        </w:rPr>
        <w:t xml:space="preserve"> 6.Ld2+ Kd4, volgt nu 7.Lxb4 met winst.</w:t>
      </w:r>
      <w:r w:rsidR="005219A7">
        <w:rPr>
          <w:sz w:val="20"/>
          <w:szCs w:val="20"/>
          <w:lang w:val="nl-BE"/>
        </w:rPr>
        <w:t xml:space="preserve"> Maar wit geeft ijskoud mat met de vijfde paard-zet:</w:t>
      </w:r>
    </w:p>
    <w:p w14:paraId="1CD2A7B2" w14:textId="77777777" w:rsidR="00CF3B45" w:rsidRDefault="00CF3B45" w:rsidP="007569B0">
      <w:pPr>
        <w:jc w:val="both"/>
        <w:rPr>
          <w:b/>
          <w:sz w:val="20"/>
          <w:szCs w:val="20"/>
          <w:lang w:val="nl-BE"/>
        </w:rPr>
      </w:pPr>
      <w:r>
        <w:rPr>
          <w:sz w:val="20"/>
          <w:szCs w:val="20"/>
          <w:lang w:val="nl-BE"/>
        </w:rPr>
        <w:tab/>
      </w:r>
      <w:r>
        <w:rPr>
          <w:b/>
          <w:sz w:val="20"/>
          <w:szCs w:val="20"/>
          <w:lang w:val="nl-BE"/>
        </w:rPr>
        <w:t>6.Pb3+</w:t>
      </w:r>
    </w:p>
    <w:p w14:paraId="587824EA" w14:textId="77777777" w:rsidR="00CF3B45" w:rsidRDefault="00CF3B45" w:rsidP="007569B0">
      <w:pPr>
        <w:jc w:val="both"/>
        <w:rPr>
          <w:b/>
          <w:sz w:val="20"/>
          <w:szCs w:val="20"/>
          <w:lang w:val="nl-BE"/>
        </w:rPr>
      </w:pPr>
    </w:p>
    <w:p w14:paraId="142D0944" w14:textId="77777777" w:rsidR="009B668A" w:rsidRDefault="00CF3B45" w:rsidP="00CF3B45">
      <w:pPr>
        <w:jc w:val="both"/>
        <w:rPr>
          <w:sz w:val="20"/>
          <w:szCs w:val="20"/>
          <w:lang w:val="nl-BE"/>
        </w:rPr>
      </w:pPr>
      <w:r>
        <w:rPr>
          <w:sz w:val="20"/>
          <w:szCs w:val="20"/>
          <w:lang w:val="nl-BE"/>
        </w:rPr>
        <w:t xml:space="preserve">Deze studie, die ik opstuurde naar het </w:t>
      </w:r>
      <w:r>
        <w:rPr>
          <w:i/>
          <w:sz w:val="20"/>
          <w:szCs w:val="20"/>
          <w:lang w:val="nl-BE"/>
        </w:rPr>
        <w:t xml:space="preserve">Jubileumturnier Jan Rusinek-50 </w:t>
      </w:r>
      <w:r>
        <w:rPr>
          <w:sz w:val="20"/>
          <w:szCs w:val="20"/>
          <w:lang w:val="nl-BE"/>
        </w:rPr>
        <w:t>van Eugeniusz Iwanow in Po-len, bleef tot op heden, zonder ge</w:t>
      </w:r>
      <w:r w:rsidR="0018649A">
        <w:rPr>
          <w:sz w:val="20"/>
          <w:szCs w:val="20"/>
          <w:lang w:val="nl-BE"/>
        </w:rPr>
        <w:t>-</w:t>
      </w:r>
      <w:r w:rsidR="009B668A">
        <w:rPr>
          <w:sz w:val="20"/>
          <w:szCs w:val="20"/>
          <w:lang w:val="nl-BE"/>
        </w:rPr>
        <w:t>volg.</w:t>
      </w:r>
    </w:p>
    <w:p w14:paraId="1EC92A88" w14:textId="77777777" w:rsidR="009B668A" w:rsidRDefault="009B668A" w:rsidP="00CF3B45">
      <w:pPr>
        <w:jc w:val="both"/>
        <w:rPr>
          <w:sz w:val="20"/>
          <w:szCs w:val="20"/>
          <w:lang w:val="nl-BE"/>
        </w:rPr>
      </w:pPr>
    </w:p>
    <w:p w14:paraId="2671590F" w14:textId="77777777" w:rsidR="009B668A" w:rsidRDefault="009B668A" w:rsidP="00CF3B45">
      <w:pPr>
        <w:jc w:val="both"/>
        <w:rPr>
          <w:sz w:val="20"/>
          <w:szCs w:val="20"/>
          <w:lang w:val="nl-BE"/>
        </w:rPr>
      </w:pPr>
    </w:p>
    <w:p w14:paraId="65724A05" w14:textId="77777777" w:rsidR="009B668A" w:rsidRDefault="009B668A" w:rsidP="00CF3B45">
      <w:pPr>
        <w:jc w:val="both"/>
        <w:rPr>
          <w:sz w:val="20"/>
          <w:szCs w:val="20"/>
          <w:lang w:val="nl-BE"/>
        </w:rPr>
      </w:pPr>
    </w:p>
    <w:p w14:paraId="6C8E9D25" w14:textId="77777777" w:rsidR="009B668A" w:rsidRDefault="009B668A" w:rsidP="00CF3B45">
      <w:pPr>
        <w:jc w:val="both"/>
        <w:rPr>
          <w:sz w:val="20"/>
          <w:szCs w:val="20"/>
          <w:lang w:val="nl-BE"/>
        </w:rPr>
      </w:pPr>
    </w:p>
    <w:p w14:paraId="362F93E5" w14:textId="77777777" w:rsidR="009B668A" w:rsidRDefault="009B668A" w:rsidP="00CF3B45">
      <w:pPr>
        <w:jc w:val="both"/>
        <w:rPr>
          <w:sz w:val="20"/>
          <w:szCs w:val="20"/>
          <w:lang w:val="nl-BE"/>
        </w:rPr>
      </w:pPr>
    </w:p>
    <w:p w14:paraId="5A4990FB" w14:textId="77777777" w:rsidR="009B668A" w:rsidRDefault="009B668A" w:rsidP="00CF3B45">
      <w:pPr>
        <w:jc w:val="both"/>
        <w:rPr>
          <w:sz w:val="20"/>
          <w:szCs w:val="20"/>
          <w:lang w:val="nl-BE"/>
        </w:rPr>
      </w:pPr>
    </w:p>
    <w:p w14:paraId="534BD063" w14:textId="77777777" w:rsidR="009B668A" w:rsidRDefault="009B668A" w:rsidP="00CF3B45">
      <w:pPr>
        <w:jc w:val="both"/>
        <w:rPr>
          <w:sz w:val="20"/>
          <w:szCs w:val="20"/>
          <w:lang w:val="nl-BE"/>
        </w:rPr>
      </w:pPr>
    </w:p>
    <w:p w14:paraId="1E8652B0" w14:textId="77777777" w:rsidR="009B668A" w:rsidRDefault="009B668A" w:rsidP="00CF3B45">
      <w:pPr>
        <w:jc w:val="both"/>
        <w:rPr>
          <w:sz w:val="20"/>
          <w:szCs w:val="20"/>
          <w:lang w:val="nl-BE"/>
        </w:rPr>
      </w:pPr>
    </w:p>
    <w:p w14:paraId="221EF2EB" w14:textId="77777777" w:rsidR="009B668A" w:rsidRDefault="009B668A" w:rsidP="00CF3B45">
      <w:pPr>
        <w:jc w:val="both"/>
        <w:rPr>
          <w:sz w:val="20"/>
          <w:szCs w:val="20"/>
          <w:lang w:val="nl-BE"/>
        </w:rPr>
      </w:pPr>
    </w:p>
    <w:p w14:paraId="1859F811" w14:textId="77777777" w:rsidR="009B668A" w:rsidRDefault="009B668A" w:rsidP="00CF3B45">
      <w:pPr>
        <w:jc w:val="both"/>
        <w:rPr>
          <w:sz w:val="20"/>
          <w:szCs w:val="20"/>
          <w:lang w:val="nl-BE"/>
        </w:rPr>
      </w:pPr>
    </w:p>
    <w:p w14:paraId="4E8E5DB8" w14:textId="77777777" w:rsidR="009B668A" w:rsidRDefault="009B668A" w:rsidP="00CF3B45">
      <w:pPr>
        <w:jc w:val="both"/>
        <w:rPr>
          <w:sz w:val="20"/>
          <w:szCs w:val="20"/>
          <w:lang w:val="nl-BE"/>
        </w:rPr>
      </w:pPr>
    </w:p>
    <w:p w14:paraId="46AE48DD" w14:textId="77777777" w:rsidR="009B668A" w:rsidRDefault="009B668A" w:rsidP="00CF3B45">
      <w:pPr>
        <w:jc w:val="both"/>
        <w:rPr>
          <w:sz w:val="20"/>
          <w:szCs w:val="20"/>
          <w:lang w:val="nl-BE"/>
        </w:rPr>
      </w:pPr>
    </w:p>
    <w:p w14:paraId="272E2B24" w14:textId="77777777" w:rsidR="009B668A" w:rsidRDefault="009B668A" w:rsidP="00CF3B45">
      <w:pPr>
        <w:jc w:val="both"/>
        <w:rPr>
          <w:sz w:val="20"/>
          <w:szCs w:val="20"/>
          <w:lang w:val="nl-BE"/>
        </w:rPr>
      </w:pPr>
    </w:p>
    <w:p w14:paraId="3139CA4A" w14:textId="77777777" w:rsidR="009B668A" w:rsidRDefault="009B668A" w:rsidP="00CF3B45">
      <w:pPr>
        <w:jc w:val="both"/>
        <w:rPr>
          <w:sz w:val="20"/>
          <w:szCs w:val="20"/>
          <w:lang w:val="nl-BE"/>
        </w:rPr>
      </w:pPr>
    </w:p>
    <w:p w14:paraId="111233EE" w14:textId="77777777" w:rsidR="009B668A" w:rsidRDefault="009B668A" w:rsidP="00CF3B45">
      <w:pPr>
        <w:jc w:val="both"/>
        <w:rPr>
          <w:sz w:val="20"/>
          <w:szCs w:val="20"/>
          <w:lang w:val="nl-BE"/>
        </w:rPr>
      </w:pPr>
    </w:p>
    <w:p w14:paraId="025EEA09" w14:textId="77777777" w:rsidR="009B668A" w:rsidRDefault="009B668A" w:rsidP="00CF3B45">
      <w:pPr>
        <w:jc w:val="both"/>
        <w:rPr>
          <w:sz w:val="20"/>
          <w:szCs w:val="20"/>
          <w:lang w:val="nl-BE"/>
        </w:rPr>
      </w:pPr>
    </w:p>
    <w:p w14:paraId="0E451412" w14:textId="77777777" w:rsidR="009B668A" w:rsidRDefault="009B668A" w:rsidP="00CF3B45">
      <w:pPr>
        <w:jc w:val="both"/>
        <w:rPr>
          <w:sz w:val="20"/>
          <w:szCs w:val="20"/>
          <w:lang w:val="nl-BE"/>
        </w:rPr>
      </w:pPr>
    </w:p>
    <w:p w14:paraId="0B1F9DE2" w14:textId="77777777" w:rsidR="009B668A" w:rsidRDefault="009B668A" w:rsidP="00CF3B45">
      <w:pPr>
        <w:jc w:val="both"/>
        <w:rPr>
          <w:sz w:val="20"/>
          <w:szCs w:val="20"/>
          <w:lang w:val="nl-BE"/>
        </w:rPr>
      </w:pPr>
    </w:p>
    <w:p w14:paraId="56F89914" w14:textId="77777777" w:rsidR="009B668A" w:rsidRDefault="009B668A" w:rsidP="00CF3B45">
      <w:pPr>
        <w:jc w:val="both"/>
        <w:rPr>
          <w:sz w:val="20"/>
          <w:szCs w:val="20"/>
          <w:lang w:val="nl-BE"/>
        </w:rPr>
      </w:pPr>
    </w:p>
    <w:p w14:paraId="1A157407" w14:textId="77777777" w:rsidR="009B668A" w:rsidRDefault="009B668A" w:rsidP="00CF3B45">
      <w:pPr>
        <w:jc w:val="both"/>
        <w:rPr>
          <w:sz w:val="20"/>
          <w:szCs w:val="20"/>
          <w:lang w:val="nl-BE"/>
        </w:rPr>
      </w:pPr>
    </w:p>
    <w:p w14:paraId="4410E944" w14:textId="77777777" w:rsidR="009B668A" w:rsidRDefault="009B668A" w:rsidP="00CF3B45">
      <w:pPr>
        <w:jc w:val="both"/>
        <w:rPr>
          <w:sz w:val="20"/>
          <w:szCs w:val="20"/>
          <w:lang w:val="nl-BE"/>
        </w:rPr>
      </w:pPr>
    </w:p>
    <w:p w14:paraId="57D19C6F" w14:textId="77777777" w:rsidR="00655FE3" w:rsidRPr="001D2E35" w:rsidRDefault="00655FE3" w:rsidP="00CF3B45">
      <w:pPr>
        <w:jc w:val="both"/>
        <w:rPr>
          <w:sz w:val="20"/>
          <w:szCs w:val="20"/>
          <w:lang w:val="nl-BE"/>
        </w:rPr>
      </w:pPr>
    </w:p>
    <w:p w14:paraId="1F6B3A26" w14:textId="77777777" w:rsidR="00655FE3" w:rsidRPr="001D2E35" w:rsidRDefault="00655FE3" w:rsidP="00CF3B45">
      <w:pPr>
        <w:jc w:val="both"/>
        <w:rPr>
          <w:sz w:val="20"/>
          <w:szCs w:val="20"/>
          <w:lang w:val="nl-BE"/>
        </w:rPr>
      </w:pPr>
    </w:p>
    <w:p w14:paraId="6FA285E4" w14:textId="77777777" w:rsidR="00655FE3" w:rsidRPr="001D2E35" w:rsidRDefault="00655FE3" w:rsidP="00CF3B45">
      <w:pPr>
        <w:jc w:val="both"/>
        <w:rPr>
          <w:sz w:val="20"/>
          <w:szCs w:val="20"/>
          <w:lang w:val="nl-BE"/>
        </w:rPr>
      </w:pPr>
    </w:p>
    <w:p w14:paraId="48F75D9C" w14:textId="77777777" w:rsidR="00655FE3" w:rsidRPr="001D2E35" w:rsidRDefault="00655FE3" w:rsidP="00CF3B45">
      <w:pPr>
        <w:jc w:val="both"/>
        <w:rPr>
          <w:sz w:val="20"/>
          <w:szCs w:val="20"/>
          <w:lang w:val="nl-BE"/>
        </w:rPr>
      </w:pPr>
    </w:p>
    <w:p w14:paraId="54CF0529" w14:textId="77777777" w:rsidR="00655FE3" w:rsidRPr="001D2E35" w:rsidRDefault="00655FE3" w:rsidP="00CF3B45">
      <w:pPr>
        <w:jc w:val="both"/>
        <w:rPr>
          <w:sz w:val="20"/>
          <w:szCs w:val="20"/>
          <w:lang w:val="nl-BE"/>
        </w:rPr>
      </w:pPr>
    </w:p>
    <w:p w14:paraId="2505C76B" w14:textId="77777777" w:rsidR="00655FE3" w:rsidRPr="001D2E35" w:rsidRDefault="00655FE3" w:rsidP="00CF3B45">
      <w:pPr>
        <w:jc w:val="both"/>
        <w:rPr>
          <w:sz w:val="20"/>
          <w:szCs w:val="20"/>
          <w:lang w:val="nl-BE"/>
        </w:rPr>
      </w:pPr>
    </w:p>
    <w:p w14:paraId="69C01F52" w14:textId="77777777" w:rsidR="00655FE3" w:rsidRPr="001D2E35" w:rsidRDefault="00655FE3" w:rsidP="00CF3B45">
      <w:pPr>
        <w:jc w:val="both"/>
        <w:rPr>
          <w:sz w:val="20"/>
          <w:szCs w:val="20"/>
          <w:lang w:val="nl-BE"/>
        </w:rPr>
      </w:pPr>
    </w:p>
    <w:p w14:paraId="0A7E89A0" w14:textId="77777777" w:rsidR="00655FE3" w:rsidRPr="001D2E35" w:rsidRDefault="00655FE3" w:rsidP="00CF3B45">
      <w:pPr>
        <w:jc w:val="both"/>
        <w:rPr>
          <w:sz w:val="20"/>
          <w:szCs w:val="20"/>
          <w:lang w:val="nl-BE"/>
        </w:rPr>
      </w:pPr>
    </w:p>
    <w:p w14:paraId="337263C4" w14:textId="77777777" w:rsidR="00655FE3" w:rsidRPr="001D2E35" w:rsidRDefault="00655FE3" w:rsidP="00CF3B45">
      <w:pPr>
        <w:jc w:val="both"/>
        <w:rPr>
          <w:sz w:val="20"/>
          <w:szCs w:val="20"/>
          <w:lang w:val="nl-BE"/>
        </w:rPr>
      </w:pPr>
    </w:p>
    <w:p w14:paraId="466A2939" w14:textId="77777777" w:rsidR="00655FE3" w:rsidRPr="001D2E35" w:rsidRDefault="00655FE3" w:rsidP="00CF3B45">
      <w:pPr>
        <w:jc w:val="both"/>
        <w:rPr>
          <w:sz w:val="20"/>
          <w:szCs w:val="20"/>
          <w:lang w:val="nl-BE"/>
        </w:rPr>
      </w:pPr>
    </w:p>
    <w:p w14:paraId="71BC536F" w14:textId="77777777" w:rsidR="00655FE3" w:rsidRPr="001D2E35" w:rsidRDefault="00655FE3" w:rsidP="00CF3B45">
      <w:pPr>
        <w:jc w:val="both"/>
        <w:rPr>
          <w:sz w:val="20"/>
          <w:szCs w:val="20"/>
          <w:lang w:val="nl-BE"/>
        </w:rPr>
      </w:pPr>
    </w:p>
    <w:p w14:paraId="60D9C075" w14:textId="77777777" w:rsidR="00655FE3" w:rsidRPr="001D2E35" w:rsidRDefault="00655FE3" w:rsidP="00CF3B45">
      <w:pPr>
        <w:jc w:val="both"/>
        <w:rPr>
          <w:sz w:val="20"/>
          <w:szCs w:val="20"/>
          <w:lang w:val="nl-BE"/>
        </w:rPr>
      </w:pPr>
    </w:p>
    <w:p w14:paraId="1CB94184" w14:textId="77777777" w:rsidR="00655FE3" w:rsidRPr="001D2E35" w:rsidRDefault="00655FE3" w:rsidP="00CF3B45">
      <w:pPr>
        <w:jc w:val="both"/>
        <w:rPr>
          <w:sz w:val="20"/>
          <w:szCs w:val="20"/>
          <w:lang w:val="nl-BE"/>
        </w:rPr>
      </w:pPr>
    </w:p>
    <w:p w14:paraId="0A1325D8" w14:textId="77777777" w:rsidR="00655FE3" w:rsidRPr="001D2E35" w:rsidRDefault="00655FE3" w:rsidP="00CF3B45">
      <w:pPr>
        <w:jc w:val="both"/>
        <w:rPr>
          <w:sz w:val="20"/>
          <w:szCs w:val="20"/>
          <w:lang w:val="nl-BE"/>
        </w:rPr>
      </w:pPr>
    </w:p>
    <w:p w14:paraId="1B9F8E7C" w14:textId="77777777" w:rsidR="00655FE3" w:rsidRPr="001D2E35" w:rsidRDefault="00655FE3" w:rsidP="005E1860">
      <w:pPr>
        <w:rPr>
          <w:sz w:val="20"/>
          <w:szCs w:val="20"/>
          <w:lang w:val="nl-BE"/>
        </w:rPr>
      </w:pPr>
    </w:p>
    <w:p w14:paraId="5329FBAB" w14:textId="77777777" w:rsidR="00655FE3" w:rsidRPr="001D2E35" w:rsidRDefault="00655FE3" w:rsidP="00CF3B45">
      <w:pPr>
        <w:jc w:val="both"/>
        <w:rPr>
          <w:sz w:val="20"/>
          <w:szCs w:val="20"/>
          <w:lang w:val="nl-BE"/>
        </w:rPr>
      </w:pPr>
    </w:p>
    <w:p w14:paraId="0CA8BA0C" w14:textId="77777777" w:rsidR="00655FE3" w:rsidRPr="001D2E35" w:rsidRDefault="00655FE3" w:rsidP="009B668A">
      <w:pPr>
        <w:rPr>
          <w:sz w:val="20"/>
          <w:szCs w:val="20"/>
          <w:lang w:val="nl-BE"/>
        </w:rPr>
      </w:pPr>
    </w:p>
    <w:p w14:paraId="3FF6198E" w14:textId="77777777" w:rsidR="009B668A" w:rsidRPr="001D2E35" w:rsidRDefault="009B668A" w:rsidP="009B668A">
      <w:pPr>
        <w:rPr>
          <w:sz w:val="20"/>
          <w:szCs w:val="20"/>
          <w:lang w:val="nl-BE"/>
        </w:rPr>
      </w:pPr>
    </w:p>
    <w:p w14:paraId="5F3F2318" w14:textId="77777777" w:rsidR="009B668A" w:rsidRPr="001D2E35" w:rsidRDefault="009B668A" w:rsidP="009B668A">
      <w:pPr>
        <w:rPr>
          <w:b/>
          <w:sz w:val="20"/>
          <w:szCs w:val="20"/>
          <w:lang w:val="nl-BE"/>
        </w:rPr>
      </w:pPr>
    </w:p>
    <w:p w14:paraId="143226A3" w14:textId="77777777" w:rsidR="00624BE0" w:rsidRPr="001D2E35" w:rsidRDefault="00624BE0" w:rsidP="00CF3B45">
      <w:pPr>
        <w:jc w:val="both"/>
        <w:rPr>
          <w:sz w:val="20"/>
          <w:szCs w:val="20"/>
          <w:lang w:val="nl-BE"/>
        </w:rPr>
      </w:pPr>
    </w:p>
    <w:p w14:paraId="630109AA" w14:textId="77777777" w:rsidR="00624BE0" w:rsidRPr="001D2E35" w:rsidRDefault="00624BE0" w:rsidP="00CF3B45">
      <w:pPr>
        <w:jc w:val="both"/>
        <w:rPr>
          <w:sz w:val="20"/>
          <w:szCs w:val="20"/>
          <w:lang w:val="nl-BE"/>
        </w:rPr>
      </w:pPr>
    </w:p>
    <w:p w14:paraId="39DC9F6A" w14:textId="77777777" w:rsidR="00624BE0" w:rsidRPr="001D2E35" w:rsidRDefault="00624BE0" w:rsidP="00CF3B45">
      <w:pPr>
        <w:jc w:val="both"/>
        <w:rPr>
          <w:sz w:val="20"/>
          <w:szCs w:val="20"/>
          <w:lang w:val="nl-BE"/>
        </w:rPr>
      </w:pPr>
    </w:p>
    <w:p w14:paraId="5FDC8B7C" w14:textId="77777777" w:rsidR="00624BE0" w:rsidRPr="001D2E35" w:rsidRDefault="00624BE0" w:rsidP="00CF3B45">
      <w:pPr>
        <w:jc w:val="both"/>
        <w:rPr>
          <w:sz w:val="20"/>
          <w:szCs w:val="20"/>
          <w:lang w:val="nl-BE"/>
        </w:rPr>
      </w:pPr>
    </w:p>
    <w:p w14:paraId="2ADFF60E" w14:textId="77777777" w:rsidR="00624BE0" w:rsidRPr="001D2E35" w:rsidRDefault="00624BE0" w:rsidP="00CF3B45">
      <w:pPr>
        <w:jc w:val="both"/>
        <w:rPr>
          <w:sz w:val="20"/>
          <w:szCs w:val="20"/>
          <w:lang w:val="nl-BE"/>
        </w:rPr>
      </w:pPr>
    </w:p>
    <w:p w14:paraId="6CEF410A" w14:textId="77777777" w:rsidR="00624BE0" w:rsidRPr="001D2E35" w:rsidRDefault="00624BE0" w:rsidP="00CF3B45">
      <w:pPr>
        <w:jc w:val="both"/>
        <w:rPr>
          <w:sz w:val="20"/>
          <w:szCs w:val="20"/>
          <w:lang w:val="nl-BE"/>
        </w:rPr>
      </w:pPr>
    </w:p>
    <w:p w14:paraId="319F0130" w14:textId="77777777" w:rsidR="00624BE0" w:rsidRPr="001D2E35" w:rsidRDefault="00624BE0" w:rsidP="00CF3B45">
      <w:pPr>
        <w:jc w:val="both"/>
        <w:rPr>
          <w:sz w:val="20"/>
          <w:szCs w:val="20"/>
          <w:lang w:val="nl-BE"/>
        </w:rPr>
      </w:pPr>
    </w:p>
    <w:p w14:paraId="3BFD5F49" w14:textId="77777777" w:rsidR="00624BE0" w:rsidRPr="001D2E35" w:rsidRDefault="00624BE0" w:rsidP="00CF3B45">
      <w:pPr>
        <w:jc w:val="both"/>
        <w:rPr>
          <w:sz w:val="20"/>
          <w:szCs w:val="20"/>
          <w:lang w:val="nl-BE"/>
        </w:rPr>
      </w:pPr>
    </w:p>
    <w:p w14:paraId="023D4CFD" w14:textId="77777777" w:rsidR="00624BE0" w:rsidRPr="001D2E35" w:rsidRDefault="00624BE0" w:rsidP="00CF3B45">
      <w:pPr>
        <w:jc w:val="both"/>
        <w:rPr>
          <w:sz w:val="20"/>
          <w:szCs w:val="20"/>
          <w:lang w:val="nl-BE"/>
        </w:rPr>
      </w:pPr>
    </w:p>
    <w:p w14:paraId="04BF34BF" w14:textId="77777777" w:rsidR="00624BE0" w:rsidRPr="001D2E35" w:rsidRDefault="00624BE0" w:rsidP="00CF3B45">
      <w:pPr>
        <w:jc w:val="both"/>
        <w:rPr>
          <w:sz w:val="20"/>
          <w:szCs w:val="20"/>
          <w:lang w:val="nl-BE"/>
        </w:rPr>
      </w:pPr>
    </w:p>
    <w:p w14:paraId="365724A8" w14:textId="77777777" w:rsidR="00624BE0" w:rsidRPr="001D2E35" w:rsidRDefault="00624BE0" w:rsidP="00CF3B45">
      <w:pPr>
        <w:jc w:val="both"/>
        <w:rPr>
          <w:sz w:val="20"/>
          <w:szCs w:val="20"/>
          <w:lang w:val="nl-BE"/>
        </w:rPr>
      </w:pPr>
    </w:p>
    <w:p w14:paraId="48262460" w14:textId="77777777" w:rsidR="00624BE0" w:rsidRPr="001D2E35" w:rsidRDefault="00624BE0" w:rsidP="00CF3B45">
      <w:pPr>
        <w:jc w:val="both"/>
        <w:rPr>
          <w:sz w:val="20"/>
          <w:szCs w:val="20"/>
          <w:lang w:val="nl-BE"/>
        </w:rPr>
      </w:pPr>
    </w:p>
    <w:p w14:paraId="7A4E623E" w14:textId="77777777" w:rsidR="00624BE0" w:rsidRPr="001D2E35" w:rsidRDefault="00624BE0" w:rsidP="00CF3B45">
      <w:pPr>
        <w:jc w:val="both"/>
        <w:rPr>
          <w:sz w:val="20"/>
          <w:szCs w:val="20"/>
          <w:lang w:val="nl-BE"/>
        </w:rPr>
      </w:pPr>
    </w:p>
    <w:p w14:paraId="2C1BEFE4" w14:textId="77777777" w:rsidR="00624BE0" w:rsidRPr="001D2E35" w:rsidRDefault="00624BE0" w:rsidP="00CF3B45">
      <w:pPr>
        <w:jc w:val="both"/>
        <w:rPr>
          <w:sz w:val="20"/>
          <w:szCs w:val="20"/>
          <w:lang w:val="nl-BE"/>
        </w:rPr>
      </w:pPr>
    </w:p>
    <w:p w14:paraId="46CED1F9" w14:textId="77777777" w:rsidR="00624BE0" w:rsidRPr="001D2E35" w:rsidRDefault="00624BE0" w:rsidP="00CF3B45">
      <w:pPr>
        <w:jc w:val="both"/>
        <w:rPr>
          <w:sz w:val="20"/>
          <w:szCs w:val="20"/>
          <w:lang w:val="nl-BE"/>
        </w:rPr>
      </w:pPr>
    </w:p>
    <w:p w14:paraId="075A16A0" w14:textId="77777777" w:rsidR="00624BE0" w:rsidRPr="001D2E35" w:rsidRDefault="00624BE0" w:rsidP="00CF3B45">
      <w:pPr>
        <w:jc w:val="both"/>
        <w:rPr>
          <w:sz w:val="20"/>
          <w:szCs w:val="20"/>
          <w:lang w:val="nl-BE"/>
        </w:rPr>
      </w:pPr>
    </w:p>
    <w:p w14:paraId="2622B172" w14:textId="77777777" w:rsidR="00624BE0" w:rsidRPr="001D2E35" w:rsidRDefault="00624BE0" w:rsidP="00CF3B45">
      <w:pPr>
        <w:jc w:val="both"/>
        <w:rPr>
          <w:sz w:val="20"/>
          <w:szCs w:val="20"/>
          <w:lang w:val="nl-BE"/>
        </w:rPr>
      </w:pPr>
    </w:p>
    <w:p w14:paraId="1BFE3A88" w14:textId="77777777" w:rsidR="00624BE0" w:rsidRPr="001D2E35" w:rsidRDefault="00624BE0" w:rsidP="00CF3B45">
      <w:pPr>
        <w:jc w:val="both"/>
        <w:rPr>
          <w:sz w:val="20"/>
          <w:szCs w:val="20"/>
          <w:lang w:val="nl-BE"/>
        </w:rPr>
      </w:pPr>
    </w:p>
    <w:p w14:paraId="03183E43" w14:textId="77777777" w:rsidR="00624BE0" w:rsidRPr="001D2E35" w:rsidRDefault="00624BE0" w:rsidP="00CF3B45">
      <w:pPr>
        <w:jc w:val="both"/>
        <w:rPr>
          <w:sz w:val="20"/>
          <w:szCs w:val="20"/>
          <w:lang w:val="nl-BE"/>
        </w:rPr>
      </w:pPr>
    </w:p>
    <w:p w14:paraId="5419556C" w14:textId="77777777" w:rsidR="00624BE0" w:rsidRPr="001D2E35" w:rsidRDefault="00624BE0" w:rsidP="00CF3B45">
      <w:pPr>
        <w:jc w:val="both"/>
        <w:rPr>
          <w:sz w:val="20"/>
          <w:szCs w:val="20"/>
          <w:lang w:val="nl-BE"/>
        </w:rPr>
      </w:pPr>
    </w:p>
    <w:p w14:paraId="6AEEFC35" w14:textId="77777777" w:rsidR="00624BE0" w:rsidRPr="001D2E35" w:rsidRDefault="00624BE0" w:rsidP="00CF3B45">
      <w:pPr>
        <w:jc w:val="both"/>
        <w:rPr>
          <w:sz w:val="20"/>
          <w:szCs w:val="20"/>
          <w:lang w:val="nl-BE"/>
        </w:rPr>
      </w:pPr>
    </w:p>
    <w:p w14:paraId="6D4E6447" w14:textId="77777777" w:rsidR="00624BE0" w:rsidRPr="001D2E35" w:rsidRDefault="00624BE0" w:rsidP="00CF3B45">
      <w:pPr>
        <w:jc w:val="both"/>
        <w:rPr>
          <w:sz w:val="20"/>
          <w:szCs w:val="20"/>
          <w:lang w:val="nl-BE"/>
        </w:rPr>
      </w:pPr>
    </w:p>
    <w:p w14:paraId="7369EEB4" w14:textId="77777777" w:rsidR="006F3923" w:rsidRPr="002B5A3A" w:rsidRDefault="00DF11A5" w:rsidP="002B5A3A">
      <w:pPr>
        <w:jc w:val="both"/>
        <w:rPr>
          <w:b/>
          <w:sz w:val="20"/>
          <w:szCs w:val="20"/>
          <w:lang w:val="nl-BE"/>
        </w:rPr>
        <w:sectPr w:rsidR="006F3923" w:rsidRPr="002B5A3A">
          <w:type w:val="continuous"/>
          <w:pgSz w:w="8392" w:h="11907"/>
          <w:pgMar w:top="1134" w:right="567" w:bottom="1134" w:left="567" w:header="709" w:footer="709" w:gutter="567"/>
          <w:cols w:num="2" w:space="561"/>
        </w:sectPr>
      </w:pPr>
      <w:r w:rsidRPr="001D2E35">
        <w:rPr>
          <w:sz w:val="20"/>
          <w:szCs w:val="20"/>
          <w:lang w:val="nl-BE"/>
        </w:rPr>
        <w:br w:type="page"/>
      </w:r>
    </w:p>
    <w:p w14:paraId="41F7536C" w14:textId="77777777" w:rsidR="006F3923" w:rsidRDefault="006F3923" w:rsidP="002B5A3A">
      <w:pPr>
        <w:pStyle w:val="01Title"/>
        <w:widowControl/>
        <w:tabs>
          <w:tab w:val="clear" w:pos="567"/>
          <w:tab w:val="left" w:pos="285"/>
          <w:tab w:val="left" w:pos="2430"/>
          <w:tab w:val="left" w:pos="2520"/>
          <w:tab w:val="left" w:pos="2580"/>
          <w:tab w:val="center" w:pos="3345"/>
          <w:tab w:val="center" w:pos="3402"/>
        </w:tabs>
        <w:spacing w:after="200"/>
        <w:ind w:left="0"/>
        <w:jc w:val="center"/>
        <w:rPr>
          <w:rFonts w:ascii="Copperplate Gothic Bold" w:hAnsi="Copperplate Gothic Bold"/>
          <w:noProof/>
          <w:sz w:val="32"/>
          <w:szCs w:val="32"/>
          <w:lang w:val="nl-BE"/>
        </w:rPr>
      </w:pPr>
      <w:r>
        <w:rPr>
          <w:rFonts w:ascii="Copperplate Gothic Bold" w:hAnsi="Copperplate Gothic Bold"/>
          <w:noProof/>
          <w:sz w:val="32"/>
          <w:szCs w:val="32"/>
          <w:lang w:val="nl-BE"/>
        </w:rPr>
        <w:lastRenderedPageBreak/>
        <w:t>Studies</w:t>
      </w:r>
    </w:p>
    <w:p w14:paraId="48481C98" w14:textId="77777777" w:rsidR="006F3923" w:rsidRDefault="006F3923" w:rsidP="006F3923">
      <w:pPr>
        <w:pStyle w:val="01Title"/>
        <w:widowControl/>
        <w:tabs>
          <w:tab w:val="left" w:pos="285"/>
        </w:tabs>
        <w:spacing w:after="200"/>
        <w:ind w:left="0"/>
        <w:jc w:val="center"/>
        <w:rPr>
          <w:b/>
          <w:noProof/>
          <w:sz w:val="28"/>
          <w:szCs w:val="28"/>
          <w:lang w:val="nl-BE"/>
        </w:rPr>
      </w:pPr>
    </w:p>
    <w:p w14:paraId="117DBC34" w14:textId="77777777" w:rsidR="006F3923" w:rsidRDefault="006F3923" w:rsidP="006F3923">
      <w:pPr>
        <w:pStyle w:val="01Title"/>
        <w:widowControl/>
        <w:tabs>
          <w:tab w:val="left" w:pos="285"/>
        </w:tabs>
        <w:spacing w:after="200"/>
        <w:ind w:left="0"/>
        <w:jc w:val="center"/>
        <w:rPr>
          <w:b/>
          <w:noProof/>
          <w:sz w:val="28"/>
          <w:szCs w:val="28"/>
          <w:lang w:val="nl-BE"/>
        </w:rPr>
      </w:pPr>
    </w:p>
    <w:p w14:paraId="1FA9C739" w14:textId="77777777" w:rsidR="006F3923" w:rsidRDefault="006F3923" w:rsidP="006F3923">
      <w:pPr>
        <w:pStyle w:val="01Title"/>
        <w:widowControl/>
        <w:tabs>
          <w:tab w:val="left" w:pos="285"/>
        </w:tabs>
        <w:spacing w:after="200"/>
        <w:ind w:left="0"/>
        <w:jc w:val="center"/>
        <w:rPr>
          <w:b/>
          <w:noProof/>
          <w:sz w:val="28"/>
          <w:szCs w:val="28"/>
          <w:lang w:val="nl-BE"/>
        </w:rPr>
      </w:pPr>
    </w:p>
    <w:p w14:paraId="4F4C8F40" w14:textId="77777777" w:rsidR="006F3923" w:rsidRDefault="006F3923" w:rsidP="006F3923">
      <w:pPr>
        <w:pStyle w:val="01Title"/>
        <w:widowControl/>
        <w:tabs>
          <w:tab w:val="left" w:pos="285"/>
        </w:tabs>
        <w:spacing w:after="200"/>
        <w:ind w:left="0"/>
        <w:jc w:val="center"/>
        <w:rPr>
          <w:b/>
          <w:noProof/>
          <w:sz w:val="28"/>
          <w:szCs w:val="28"/>
          <w:lang w:val="nl-BE"/>
        </w:rPr>
      </w:pPr>
    </w:p>
    <w:p w14:paraId="47207745" w14:textId="77777777" w:rsidR="006F3923" w:rsidRDefault="006F3923" w:rsidP="006F3923">
      <w:pPr>
        <w:pStyle w:val="01Title"/>
        <w:widowControl/>
        <w:tabs>
          <w:tab w:val="left" w:pos="285"/>
        </w:tabs>
        <w:spacing w:after="200"/>
        <w:ind w:left="0"/>
        <w:jc w:val="center"/>
        <w:rPr>
          <w:b/>
          <w:noProof/>
          <w:sz w:val="28"/>
          <w:szCs w:val="28"/>
          <w:lang w:val="nl-BE"/>
        </w:rPr>
      </w:pPr>
      <w:r>
        <w:rPr>
          <w:b/>
          <w:noProof/>
          <w:sz w:val="28"/>
          <w:szCs w:val="28"/>
          <w:lang w:val="nl-BE"/>
        </w:rPr>
        <w:t xml:space="preserve"> </w:t>
      </w:r>
    </w:p>
    <w:p w14:paraId="438C76EC" w14:textId="77777777" w:rsidR="006F3923" w:rsidRDefault="006F3923" w:rsidP="006F3923">
      <w:pPr>
        <w:pStyle w:val="01Title"/>
        <w:widowControl/>
        <w:tabs>
          <w:tab w:val="left" w:pos="285"/>
        </w:tabs>
        <w:spacing w:after="200"/>
        <w:ind w:left="0"/>
        <w:jc w:val="center"/>
        <w:rPr>
          <w:b/>
          <w:noProof/>
          <w:sz w:val="28"/>
          <w:szCs w:val="28"/>
          <w:lang w:val="nl-BE"/>
        </w:rPr>
      </w:pPr>
    </w:p>
    <w:p w14:paraId="7EBB01F0" w14:textId="77777777" w:rsidR="006F3923" w:rsidRDefault="006F3923" w:rsidP="006F3923">
      <w:pPr>
        <w:pStyle w:val="01Title"/>
        <w:widowControl/>
        <w:tabs>
          <w:tab w:val="left" w:pos="285"/>
        </w:tabs>
        <w:spacing w:after="200"/>
        <w:ind w:left="0"/>
        <w:jc w:val="center"/>
        <w:rPr>
          <w:b/>
          <w:noProof/>
          <w:sz w:val="28"/>
          <w:szCs w:val="28"/>
          <w:lang w:val="nl-BE"/>
        </w:rPr>
      </w:pPr>
    </w:p>
    <w:p w14:paraId="67465BF5" w14:textId="77777777" w:rsidR="006F3923" w:rsidRDefault="006F3923" w:rsidP="006F3923">
      <w:pPr>
        <w:pStyle w:val="01Title"/>
        <w:widowControl/>
        <w:tabs>
          <w:tab w:val="left" w:pos="285"/>
        </w:tabs>
        <w:spacing w:after="200"/>
        <w:ind w:left="0"/>
        <w:jc w:val="center"/>
        <w:rPr>
          <w:b/>
          <w:noProof/>
          <w:sz w:val="28"/>
          <w:szCs w:val="28"/>
          <w:lang w:val="nl-BE"/>
        </w:rPr>
      </w:pPr>
    </w:p>
    <w:p w14:paraId="1142A4F1" w14:textId="77777777" w:rsidR="006F3923" w:rsidRDefault="006F3923" w:rsidP="006F3923">
      <w:pPr>
        <w:pStyle w:val="01Title"/>
        <w:widowControl/>
        <w:tabs>
          <w:tab w:val="left" w:pos="285"/>
        </w:tabs>
        <w:spacing w:after="200"/>
        <w:ind w:left="0"/>
        <w:jc w:val="center"/>
        <w:rPr>
          <w:b/>
          <w:noProof/>
          <w:sz w:val="28"/>
          <w:szCs w:val="28"/>
          <w:lang w:val="nl-BE"/>
        </w:rPr>
      </w:pPr>
    </w:p>
    <w:p w14:paraId="44BE6A59" w14:textId="77777777" w:rsidR="006F3923" w:rsidRDefault="006F3923" w:rsidP="006F3923">
      <w:pPr>
        <w:jc w:val="center"/>
        <w:rPr>
          <w:rFonts w:cs="Arial"/>
          <w:b/>
          <w:noProof/>
          <w:color w:val="000000"/>
          <w:sz w:val="28"/>
          <w:szCs w:val="28"/>
          <w:lang w:val="nl-BE"/>
        </w:rPr>
      </w:pPr>
    </w:p>
    <w:p w14:paraId="5802A608" w14:textId="77777777" w:rsidR="006F3923" w:rsidRDefault="006F3923" w:rsidP="006F3923">
      <w:pPr>
        <w:jc w:val="center"/>
        <w:rPr>
          <w:rFonts w:cs="Arial"/>
          <w:b/>
          <w:noProof/>
          <w:color w:val="000000"/>
          <w:sz w:val="28"/>
          <w:szCs w:val="28"/>
          <w:lang w:val="nl-BE"/>
        </w:rPr>
      </w:pPr>
    </w:p>
    <w:p w14:paraId="78A8689B" w14:textId="77777777" w:rsidR="006F3923" w:rsidRDefault="006F3923" w:rsidP="006F3923">
      <w:pPr>
        <w:jc w:val="center"/>
        <w:rPr>
          <w:rFonts w:cs="Arial"/>
          <w:b/>
          <w:noProof/>
          <w:color w:val="000000"/>
          <w:sz w:val="28"/>
          <w:szCs w:val="28"/>
          <w:lang w:val="nl-BE"/>
        </w:rPr>
      </w:pPr>
    </w:p>
    <w:p w14:paraId="6FC1EB21" w14:textId="77777777" w:rsidR="006F3923" w:rsidRDefault="006F3923" w:rsidP="006F3923">
      <w:pPr>
        <w:jc w:val="center"/>
        <w:rPr>
          <w:rFonts w:cs="Arial"/>
          <w:b/>
          <w:noProof/>
          <w:color w:val="000000"/>
          <w:sz w:val="28"/>
          <w:szCs w:val="28"/>
          <w:lang w:val="nl-BE"/>
        </w:rPr>
      </w:pPr>
    </w:p>
    <w:p w14:paraId="7D6655AF" w14:textId="77777777" w:rsidR="006F3923" w:rsidRDefault="006F3923" w:rsidP="006F3923">
      <w:pPr>
        <w:jc w:val="center"/>
        <w:rPr>
          <w:rFonts w:cs="Arial"/>
          <w:b/>
          <w:noProof/>
          <w:color w:val="000000"/>
          <w:sz w:val="28"/>
          <w:szCs w:val="28"/>
          <w:lang w:val="nl-BE"/>
        </w:rPr>
      </w:pPr>
    </w:p>
    <w:p w14:paraId="59F20EC9" w14:textId="77777777" w:rsidR="006F3923" w:rsidRDefault="006F3923" w:rsidP="006F3923">
      <w:pPr>
        <w:jc w:val="center"/>
        <w:rPr>
          <w:rFonts w:cs="Arial"/>
          <w:b/>
          <w:noProof/>
          <w:color w:val="000000"/>
          <w:sz w:val="28"/>
          <w:szCs w:val="28"/>
          <w:lang w:val="nl-BE"/>
        </w:rPr>
      </w:pPr>
    </w:p>
    <w:p w14:paraId="362E2ABC" w14:textId="77777777" w:rsidR="006F3923" w:rsidRDefault="006F3923" w:rsidP="006F3923">
      <w:pPr>
        <w:jc w:val="center"/>
        <w:rPr>
          <w:rFonts w:cs="Arial"/>
          <w:b/>
          <w:noProof/>
          <w:color w:val="000000"/>
          <w:sz w:val="28"/>
          <w:szCs w:val="28"/>
          <w:lang w:val="nl-BE"/>
        </w:rPr>
      </w:pPr>
    </w:p>
    <w:p w14:paraId="242A2F7D" w14:textId="77777777" w:rsidR="006F3923" w:rsidRDefault="006F3923" w:rsidP="006F3923">
      <w:pPr>
        <w:jc w:val="center"/>
        <w:rPr>
          <w:rFonts w:cs="Arial"/>
          <w:b/>
          <w:noProof/>
          <w:color w:val="000000"/>
          <w:sz w:val="28"/>
          <w:szCs w:val="28"/>
          <w:lang w:val="nl-BE"/>
        </w:rPr>
      </w:pPr>
    </w:p>
    <w:p w14:paraId="016C82F0" w14:textId="77777777" w:rsidR="006F3923" w:rsidRDefault="006F3923" w:rsidP="006F3923">
      <w:pPr>
        <w:jc w:val="center"/>
        <w:rPr>
          <w:rFonts w:cs="Arial"/>
          <w:b/>
          <w:noProof/>
          <w:color w:val="000000"/>
          <w:sz w:val="28"/>
          <w:szCs w:val="28"/>
          <w:lang w:val="nl-BE"/>
        </w:rPr>
      </w:pPr>
    </w:p>
    <w:p w14:paraId="3AE7F154" w14:textId="77777777" w:rsidR="006F3923" w:rsidRDefault="006F3923" w:rsidP="006F3923">
      <w:pPr>
        <w:jc w:val="center"/>
        <w:rPr>
          <w:rFonts w:cs="Arial"/>
          <w:b/>
          <w:noProof/>
          <w:color w:val="000000"/>
          <w:sz w:val="28"/>
          <w:szCs w:val="28"/>
          <w:lang w:val="nl-BE"/>
        </w:rPr>
      </w:pPr>
    </w:p>
    <w:p w14:paraId="6F21E992" w14:textId="77777777" w:rsidR="006F3923" w:rsidRPr="000633FB" w:rsidRDefault="006F3923" w:rsidP="006F3923">
      <w:pPr>
        <w:rPr>
          <w:i/>
          <w:sz w:val="20"/>
          <w:szCs w:val="20"/>
          <w:lang w:val="nl-BE"/>
        </w:rPr>
      </w:pPr>
      <w:r>
        <w:rPr>
          <w:i/>
          <w:sz w:val="20"/>
          <w:szCs w:val="20"/>
          <w:lang w:val="nl-BE"/>
        </w:rPr>
        <w:t xml:space="preserve">                                                                             </w:t>
      </w:r>
    </w:p>
    <w:p w14:paraId="030A8B57" w14:textId="77777777" w:rsidR="006F3923" w:rsidRPr="00F73238" w:rsidRDefault="00F73238" w:rsidP="000633FB">
      <w:pPr>
        <w:jc w:val="both"/>
        <w:rPr>
          <w:b/>
          <w:i/>
          <w:sz w:val="20"/>
          <w:szCs w:val="20"/>
          <w:lang w:val="nl-BE"/>
        </w:rPr>
      </w:pPr>
      <w:r>
        <w:rPr>
          <w:b/>
          <w:i/>
          <w:sz w:val="20"/>
          <w:szCs w:val="20"/>
          <w:lang w:val="nl-BE"/>
        </w:rPr>
        <w:t xml:space="preserve">                                                                                       </w:t>
      </w:r>
      <w:r w:rsidR="005609F4" w:rsidRPr="00F73238">
        <w:rPr>
          <w:b/>
          <w:i/>
          <w:sz w:val="20"/>
          <w:szCs w:val="20"/>
          <w:lang w:val="nl-BE"/>
        </w:rPr>
        <w:t>Finis coronat opus</w:t>
      </w:r>
    </w:p>
    <w:p w14:paraId="4690417A" w14:textId="77777777" w:rsidR="006F3923" w:rsidRDefault="006F3923" w:rsidP="006F3923">
      <w:pPr>
        <w:rPr>
          <w:sz w:val="20"/>
          <w:szCs w:val="20"/>
          <w:lang w:val="nl-BE"/>
        </w:rPr>
      </w:pPr>
      <w:r>
        <w:rPr>
          <w:i/>
          <w:sz w:val="20"/>
          <w:szCs w:val="20"/>
          <w:lang w:val="nl-BE"/>
        </w:rPr>
        <w:t xml:space="preserve">                                                                               </w:t>
      </w:r>
      <w:r w:rsidRPr="000633FB">
        <w:rPr>
          <w:sz w:val="20"/>
          <w:szCs w:val="20"/>
          <w:lang w:val="nl-BE"/>
        </w:rPr>
        <w:t xml:space="preserve">Het einde kroont het werk </w:t>
      </w:r>
    </w:p>
    <w:p w14:paraId="272CB9FE" w14:textId="77777777" w:rsidR="00214CFB" w:rsidRDefault="00943870" w:rsidP="00943870">
      <w:pPr>
        <w:jc w:val="both"/>
        <w:rPr>
          <w:sz w:val="20"/>
          <w:szCs w:val="20"/>
          <w:lang w:val="nl-BE"/>
        </w:rPr>
      </w:pPr>
      <w:r>
        <w:rPr>
          <w:sz w:val="20"/>
          <w:szCs w:val="20"/>
          <w:lang w:val="nl-BE"/>
        </w:rPr>
        <w:t xml:space="preserve">                     </w:t>
      </w:r>
    </w:p>
    <w:p w14:paraId="79E8197D" w14:textId="77777777" w:rsidR="00943870" w:rsidRPr="00943870" w:rsidRDefault="00BB5A4B" w:rsidP="00BB5A4B">
      <w:pPr>
        <w:rPr>
          <w:sz w:val="20"/>
          <w:szCs w:val="20"/>
          <w:lang w:val="nl-BE"/>
        </w:rPr>
      </w:pPr>
      <w:r>
        <w:rPr>
          <w:sz w:val="20"/>
          <w:szCs w:val="20"/>
          <w:lang w:val="nl-BE"/>
        </w:rPr>
        <w:lastRenderedPageBreak/>
        <w:t xml:space="preserve">                       </w:t>
      </w:r>
      <w:r w:rsidR="00943870">
        <w:rPr>
          <w:sz w:val="20"/>
          <w:szCs w:val="20"/>
          <w:lang w:val="nl-BE"/>
        </w:rPr>
        <w:t xml:space="preserve">- </w:t>
      </w:r>
      <w:r w:rsidR="00CE1E84">
        <w:rPr>
          <w:b/>
          <w:sz w:val="20"/>
          <w:szCs w:val="20"/>
          <w:lang w:val="nl-BE"/>
        </w:rPr>
        <w:t>264</w:t>
      </w:r>
      <w:r w:rsidR="00943870">
        <w:rPr>
          <w:b/>
          <w:sz w:val="20"/>
          <w:szCs w:val="20"/>
          <w:lang w:val="nl-BE"/>
        </w:rPr>
        <w:t xml:space="preserve"> </w:t>
      </w:r>
      <w:r w:rsidR="00943870">
        <w:rPr>
          <w:sz w:val="20"/>
          <w:szCs w:val="20"/>
          <w:lang w:val="nl-BE"/>
        </w:rPr>
        <w:t>-</w:t>
      </w:r>
    </w:p>
    <w:p w14:paraId="5826D6E8" w14:textId="77777777" w:rsidR="00943870" w:rsidRDefault="00943870" w:rsidP="00943870">
      <w:pPr>
        <w:rPr>
          <w:sz w:val="16"/>
          <w:szCs w:val="16"/>
          <w:lang w:val="nl-BE"/>
        </w:rPr>
        <w:sectPr w:rsidR="00943870">
          <w:type w:val="continuous"/>
          <w:pgSz w:w="8392" w:h="11907"/>
          <w:pgMar w:top="1134" w:right="567" w:bottom="1134" w:left="567" w:header="720" w:footer="720" w:gutter="567"/>
          <w:cols w:space="720"/>
        </w:sectPr>
      </w:pPr>
    </w:p>
    <w:p w14:paraId="650F5DEB" w14:textId="77777777" w:rsidR="006F3923" w:rsidRDefault="006F3923" w:rsidP="006F3923">
      <w:pPr>
        <w:widowControl/>
        <w:autoSpaceDE/>
        <w:autoSpaceDN/>
        <w:adjustRightInd/>
        <w:rPr>
          <w:rFonts w:cs="Arial"/>
          <w:b/>
          <w:sz w:val="20"/>
          <w:szCs w:val="20"/>
          <w:lang w:val="nl-BE"/>
        </w:rPr>
        <w:sectPr w:rsidR="006F3923">
          <w:type w:val="continuous"/>
          <w:pgSz w:w="8392" w:h="11907"/>
          <w:pgMar w:top="1134" w:right="567" w:bottom="1134" w:left="567" w:header="720" w:footer="720" w:gutter="567"/>
          <w:cols w:num="2" w:space="709"/>
        </w:sectPr>
      </w:pPr>
    </w:p>
    <w:p w14:paraId="1992DFD5" w14:textId="77777777" w:rsidR="006F3923" w:rsidRDefault="006F3923" w:rsidP="00943870">
      <w:pPr>
        <w:spacing w:line="190" w:lineRule="exact"/>
        <w:jc w:val="center"/>
        <w:rPr>
          <w:rFonts w:cs="Arial"/>
          <w:sz w:val="20"/>
          <w:szCs w:val="20"/>
          <w:lang w:val="nl-BE"/>
        </w:rPr>
      </w:pPr>
      <w:r>
        <w:rPr>
          <w:rFonts w:cs="Arial"/>
          <w:i/>
          <w:sz w:val="20"/>
          <w:szCs w:val="20"/>
          <w:lang w:val="nl-BE"/>
        </w:rPr>
        <w:t>Tijdschrift KNSB,</w:t>
      </w:r>
      <w:r>
        <w:rPr>
          <w:rFonts w:cs="Arial"/>
          <w:sz w:val="20"/>
          <w:szCs w:val="20"/>
          <w:lang w:val="nl-BE"/>
        </w:rPr>
        <w:t xml:space="preserve"> 1959</w:t>
      </w:r>
    </w:p>
    <w:p w14:paraId="32A1B197" w14:textId="77777777" w:rsidR="00943870" w:rsidRDefault="00943870" w:rsidP="00943870">
      <w:pPr>
        <w:spacing w:line="190" w:lineRule="exact"/>
        <w:rPr>
          <w:rFonts w:cs="Arial"/>
          <w:sz w:val="20"/>
          <w:szCs w:val="20"/>
          <w:lang w:val="nl-BE"/>
        </w:rPr>
      </w:pPr>
    </w:p>
    <w:p w14:paraId="0026C514" w14:textId="77777777" w:rsidR="006F3923" w:rsidRDefault="00990285" w:rsidP="006F3923">
      <w:pPr>
        <w:pStyle w:val="02bSource"/>
        <w:widowControl/>
        <w:tabs>
          <w:tab w:val="left" w:pos="114"/>
        </w:tabs>
        <w:rPr>
          <w:noProof/>
          <w:lang w:val="nl-BE"/>
        </w:rPr>
      </w:pPr>
      <w:r>
        <w:object w:dxaOrig="1440" w:dyaOrig="1440" w14:anchorId="446882C9">
          <v:shape id="_x0000_s1348" type="#_x0000_t75" style="position:absolute;left:0;text-align:left;margin-left:0;margin-top:0;width:151.5pt;height:152.25pt;z-index:251670528;mso-position-horizontal:center">
            <v:imagedata r:id="rId526" o:title=""/>
            <w10:wrap type="square"/>
          </v:shape>
          <o:OLEObject Type="Embed" ProgID="CorelDRAW.Graphic.12" ShapeID="_x0000_s1348" DrawAspect="Content" ObjectID="_1587467732" r:id="rId527"/>
        </w:object>
      </w:r>
    </w:p>
    <w:p w14:paraId="6A632DDC"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0602.21 e8e5</w:t>
      </w:r>
    </w:p>
    <w:p w14:paraId="79E34775" w14:textId="77777777" w:rsidR="006F3923" w:rsidRDefault="006F3923" w:rsidP="006F3923">
      <w:pPr>
        <w:rPr>
          <w:rFonts w:cs="Arial"/>
          <w:sz w:val="20"/>
          <w:szCs w:val="20"/>
          <w:lang w:val="nl-BE"/>
        </w:rPr>
      </w:pPr>
    </w:p>
    <w:p w14:paraId="1F39495E" w14:textId="77777777" w:rsidR="006F3923" w:rsidRDefault="006F3923" w:rsidP="006F3923">
      <w:pPr>
        <w:pStyle w:val="03aText"/>
        <w:widowControl/>
        <w:rPr>
          <w:noProof/>
          <w:lang w:val="nl-BE"/>
        </w:rPr>
      </w:pPr>
      <w:r>
        <w:rPr>
          <w:noProof/>
          <w:lang w:val="nl-BE"/>
        </w:rPr>
        <w:t>1.axb7? faalt op 1...Txb6. Daarom dit offeraanbod:</w:t>
      </w:r>
    </w:p>
    <w:p w14:paraId="73C06A58" w14:textId="77777777" w:rsidR="006F3923" w:rsidRDefault="006F3923" w:rsidP="006F3923">
      <w:pPr>
        <w:rPr>
          <w:rFonts w:cs="Arial"/>
          <w:b/>
          <w:sz w:val="20"/>
          <w:szCs w:val="20"/>
          <w:lang w:val="nl-BE"/>
        </w:rPr>
      </w:pPr>
      <w:r>
        <w:rPr>
          <w:rFonts w:cs="Arial"/>
          <w:b/>
          <w:sz w:val="20"/>
          <w:szCs w:val="20"/>
          <w:lang w:val="nl-BE"/>
        </w:rPr>
        <w:tab/>
        <w:t>1.Pc4+</w:t>
      </w:r>
      <w:r>
        <w:rPr>
          <w:rFonts w:cs="Arial"/>
          <w:b/>
          <w:sz w:val="20"/>
          <w:szCs w:val="20"/>
          <w:lang w:val="nl-BE"/>
        </w:rPr>
        <w:tab/>
      </w:r>
      <w:r>
        <w:rPr>
          <w:rFonts w:cs="Arial"/>
          <w:b/>
          <w:sz w:val="20"/>
          <w:szCs w:val="20"/>
          <w:lang w:val="nl-BE"/>
        </w:rPr>
        <w:tab/>
        <w:t>Kxf5</w:t>
      </w:r>
    </w:p>
    <w:p w14:paraId="37BCB1F2" w14:textId="77777777" w:rsidR="006F3923" w:rsidRDefault="006F3923" w:rsidP="006F3923">
      <w:pPr>
        <w:pStyle w:val="03aText"/>
        <w:widowControl/>
        <w:rPr>
          <w:noProof/>
          <w:lang w:val="nl-BE"/>
        </w:rPr>
      </w:pPr>
      <w:r>
        <w:rPr>
          <w:noProof/>
          <w:lang w:val="nl-BE"/>
        </w:rPr>
        <w:t>Want zwart mag het niet aanne</w:t>
      </w:r>
      <w:r>
        <w:rPr>
          <w:noProof/>
          <w:lang w:val="nl-BE"/>
        </w:rPr>
        <w:softHyphen/>
        <w:t>men:</w:t>
      </w:r>
    </w:p>
    <w:p w14:paraId="5D03740B" w14:textId="77777777" w:rsidR="006F3923" w:rsidRDefault="006F3923" w:rsidP="00586E21">
      <w:pPr>
        <w:pStyle w:val="03aText"/>
        <w:widowControl/>
        <w:numPr>
          <w:ilvl w:val="0"/>
          <w:numId w:val="135"/>
        </w:numPr>
        <w:rPr>
          <w:noProof/>
          <w:lang w:val="nl-BE"/>
        </w:rPr>
      </w:pPr>
      <w:r>
        <w:rPr>
          <w:noProof/>
          <w:lang w:val="nl-BE"/>
        </w:rPr>
        <w:t>1...Txc4</w:t>
      </w:r>
      <w:r w:rsidR="006D2144">
        <w:rPr>
          <w:noProof/>
          <w:lang w:val="nl-BE"/>
        </w:rPr>
        <w:t>?</w:t>
      </w:r>
      <w:r>
        <w:rPr>
          <w:noProof/>
          <w:lang w:val="nl-BE"/>
        </w:rPr>
        <w:t xml:space="preserve"> 2.axb7 Tb4 3.Pd3+ en 4.Pxb4. Of:</w:t>
      </w:r>
    </w:p>
    <w:p w14:paraId="6887AFBF" w14:textId="77777777" w:rsidR="006F3923" w:rsidRPr="006D2144" w:rsidRDefault="006F3923" w:rsidP="00586E21">
      <w:pPr>
        <w:pStyle w:val="03aText"/>
        <w:widowControl/>
        <w:numPr>
          <w:ilvl w:val="0"/>
          <w:numId w:val="135"/>
        </w:numPr>
        <w:rPr>
          <w:noProof/>
          <w:lang w:val="en-GB"/>
        </w:rPr>
      </w:pPr>
      <w:r w:rsidRPr="006D2144">
        <w:rPr>
          <w:noProof/>
          <w:lang w:val="en-GB"/>
        </w:rPr>
        <w:t>1…Kxf4</w:t>
      </w:r>
      <w:r w:rsidR="006D2144" w:rsidRPr="006D2144">
        <w:rPr>
          <w:noProof/>
          <w:lang w:val="en-GB"/>
        </w:rPr>
        <w:t>?</w:t>
      </w:r>
      <w:r w:rsidRPr="006D2144">
        <w:rPr>
          <w:noProof/>
          <w:lang w:val="en-GB"/>
        </w:rPr>
        <w:t xml:space="preserve"> 2.axb7 Th6 3.b8D+ met winst.</w:t>
      </w:r>
    </w:p>
    <w:p w14:paraId="386E25DA" w14:textId="77777777" w:rsidR="006F3923" w:rsidRPr="006D2144" w:rsidRDefault="006F3923" w:rsidP="006F3923">
      <w:pPr>
        <w:rPr>
          <w:b/>
          <w:sz w:val="20"/>
          <w:szCs w:val="20"/>
          <w:lang w:val="en-GB"/>
        </w:rPr>
      </w:pPr>
      <w:r w:rsidRPr="006D2144">
        <w:rPr>
          <w:lang w:val="en-GB"/>
        </w:rPr>
        <w:tab/>
      </w:r>
      <w:r w:rsidRPr="006D2144">
        <w:rPr>
          <w:b/>
          <w:sz w:val="20"/>
          <w:szCs w:val="20"/>
          <w:lang w:val="en-GB"/>
        </w:rPr>
        <w:t>2.axb7</w:t>
      </w:r>
      <w:r w:rsidRPr="006D2144">
        <w:rPr>
          <w:b/>
          <w:sz w:val="20"/>
          <w:szCs w:val="20"/>
          <w:lang w:val="en-GB"/>
        </w:rPr>
        <w:tab/>
      </w:r>
      <w:r w:rsidRPr="006D2144">
        <w:rPr>
          <w:b/>
          <w:sz w:val="20"/>
          <w:szCs w:val="20"/>
          <w:lang w:val="en-GB"/>
        </w:rPr>
        <w:tab/>
        <w:t>Th6</w:t>
      </w:r>
    </w:p>
    <w:p w14:paraId="74AEF283" w14:textId="77777777" w:rsidR="006F3923" w:rsidRPr="00B354CB" w:rsidRDefault="006F3923" w:rsidP="006F3923">
      <w:pPr>
        <w:pStyle w:val="03aText"/>
        <w:widowControl/>
        <w:rPr>
          <w:noProof/>
          <w:lang w:val="en-GB"/>
        </w:rPr>
      </w:pPr>
      <w:r w:rsidRPr="00B354CB">
        <w:rPr>
          <w:noProof/>
          <w:lang w:val="en-GB"/>
        </w:rPr>
        <w:t>Na 2...Txc4</w:t>
      </w:r>
      <w:r w:rsidR="006D2144" w:rsidRPr="00B354CB">
        <w:rPr>
          <w:noProof/>
          <w:lang w:val="en-GB"/>
        </w:rPr>
        <w:t>?</w:t>
      </w:r>
      <w:r w:rsidRPr="00B354CB">
        <w:rPr>
          <w:noProof/>
          <w:lang w:val="en-GB"/>
        </w:rPr>
        <w:t xml:space="preserve"> 3.b8D Txf4 wint 4.Dxa7.</w:t>
      </w:r>
    </w:p>
    <w:p w14:paraId="769A6F04" w14:textId="77777777" w:rsidR="006F3923" w:rsidRPr="006D2144" w:rsidRDefault="006F3923" w:rsidP="006F3923">
      <w:pPr>
        <w:rPr>
          <w:rFonts w:cs="Arial"/>
          <w:b/>
          <w:sz w:val="20"/>
          <w:szCs w:val="20"/>
          <w:lang w:val="en-GB"/>
        </w:rPr>
      </w:pPr>
      <w:r w:rsidRPr="00B354CB">
        <w:rPr>
          <w:rFonts w:cs="Arial"/>
          <w:b/>
          <w:sz w:val="20"/>
          <w:szCs w:val="20"/>
          <w:lang w:val="en-GB"/>
        </w:rPr>
        <w:tab/>
      </w:r>
      <w:r w:rsidRPr="006D2144">
        <w:rPr>
          <w:rFonts w:cs="Arial"/>
          <w:b/>
          <w:sz w:val="20"/>
          <w:szCs w:val="20"/>
          <w:lang w:val="en-GB"/>
        </w:rPr>
        <w:t>3.Pd6+</w:t>
      </w:r>
    </w:p>
    <w:p w14:paraId="1DA1EE28" w14:textId="77777777" w:rsidR="006F3923" w:rsidRPr="00B003AA" w:rsidRDefault="006F3923" w:rsidP="006F3923">
      <w:pPr>
        <w:pStyle w:val="03aText"/>
        <w:widowControl/>
        <w:rPr>
          <w:noProof/>
          <w:lang w:val="en-GB"/>
        </w:rPr>
      </w:pPr>
      <w:r w:rsidRPr="006D2144">
        <w:rPr>
          <w:noProof/>
          <w:lang w:val="en-GB"/>
        </w:rPr>
        <w:t>Fout is 3.Pg6? Kxg6 4.Pe5+ Kg7 5.P</w:t>
      </w:r>
      <w:r>
        <w:rPr>
          <w:noProof/>
          <w:lang w:val="en-GB"/>
        </w:rPr>
        <w:t xml:space="preserve">d7 </w:t>
      </w:r>
      <w:r>
        <w:rPr>
          <w:i/>
          <w:noProof/>
          <w:lang w:val="en-GB"/>
        </w:rPr>
        <w:t xml:space="preserve">(5.Pf7? </w:t>
      </w:r>
      <w:r w:rsidRPr="00B003AA">
        <w:rPr>
          <w:i/>
          <w:noProof/>
          <w:lang w:val="en-GB"/>
        </w:rPr>
        <w:t xml:space="preserve">Tb6) </w:t>
      </w:r>
      <w:r w:rsidR="002A0A70" w:rsidRPr="00B003AA">
        <w:rPr>
          <w:noProof/>
          <w:lang w:val="en-GB"/>
        </w:rPr>
        <w:t>5…</w:t>
      </w:r>
      <w:r w:rsidR="00F30399" w:rsidRPr="00B003AA">
        <w:rPr>
          <w:noProof/>
          <w:lang w:val="en-GB"/>
        </w:rPr>
        <w:t>Th5 6.Pb6 Th8+ 7.Kd7 Tb8,</w:t>
      </w:r>
      <w:r w:rsidR="002A0A70" w:rsidRPr="00B003AA">
        <w:rPr>
          <w:noProof/>
          <w:lang w:val="en-GB"/>
        </w:rPr>
        <w:t xml:space="preserve"> met </w:t>
      </w:r>
      <w:r w:rsidRPr="00B003AA">
        <w:rPr>
          <w:noProof/>
          <w:lang w:val="en-GB"/>
        </w:rPr>
        <w:t>remise.</w:t>
      </w:r>
    </w:p>
    <w:p w14:paraId="683A3830" w14:textId="77777777" w:rsidR="00A53F93" w:rsidRPr="00B003AA" w:rsidRDefault="006F3923" w:rsidP="006F3923">
      <w:pPr>
        <w:rPr>
          <w:rFonts w:cs="Arial"/>
          <w:b/>
          <w:sz w:val="20"/>
          <w:szCs w:val="20"/>
          <w:lang w:val="en-GB"/>
        </w:rPr>
      </w:pPr>
      <w:r w:rsidRPr="00B003AA">
        <w:rPr>
          <w:rFonts w:cs="Arial"/>
          <w:b/>
          <w:sz w:val="20"/>
          <w:szCs w:val="20"/>
          <w:lang w:val="en-GB"/>
        </w:rPr>
        <w:tab/>
      </w:r>
    </w:p>
    <w:p w14:paraId="1C8A8A77" w14:textId="77777777" w:rsidR="00A53F93" w:rsidRPr="00B003AA" w:rsidRDefault="00A53F93" w:rsidP="006F3923">
      <w:pPr>
        <w:rPr>
          <w:rFonts w:cs="Arial"/>
          <w:b/>
          <w:sz w:val="20"/>
          <w:szCs w:val="20"/>
          <w:lang w:val="en-GB"/>
        </w:rPr>
      </w:pPr>
    </w:p>
    <w:p w14:paraId="09EEC8D5" w14:textId="77777777" w:rsidR="00A53F93" w:rsidRPr="00B003AA" w:rsidRDefault="00A53F93" w:rsidP="006F3923">
      <w:pPr>
        <w:rPr>
          <w:rFonts w:cs="Arial"/>
          <w:b/>
          <w:sz w:val="20"/>
          <w:szCs w:val="20"/>
          <w:lang w:val="en-GB"/>
        </w:rPr>
      </w:pPr>
    </w:p>
    <w:p w14:paraId="289B3F70" w14:textId="77777777" w:rsidR="00A53F93" w:rsidRDefault="00A53F93" w:rsidP="006F3923">
      <w:pPr>
        <w:rPr>
          <w:rFonts w:cs="Arial"/>
          <w:b/>
          <w:sz w:val="20"/>
          <w:szCs w:val="20"/>
          <w:lang w:val="en-GB"/>
        </w:rPr>
      </w:pPr>
    </w:p>
    <w:p w14:paraId="66DD7E08" w14:textId="77777777" w:rsidR="00943870" w:rsidRDefault="00943870" w:rsidP="006F3923">
      <w:pPr>
        <w:rPr>
          <w:rFonts w:cs="Arial"/>
          <w:b/>
          <w:sz w:val="20"/>
          <w:szCs w:val="20"/>
          <w:lang w:val="en-GB"/>
        </w:rPr>
      </w:pPr>
    </w:p>
    <w:p w14:paraId="5A38EAA5" w14:textId="77777777" w:rsidR="00E9638D" w:rsidRDefault="00E9638D" w:rsidP="006F3923">
      <w:pPr>
        <w:rPr>
          <w:rFonts w:cs="Arial"/>
          <w:b/>
          <w:sz w:val="20"/>
          <w:szCs w:val="20"/>
          <w:lang w:val="en-GB"/>
        </w:rPr>
      </w:pPr>
    </w:p>
    <w:p w14:paraId="548EB1CD" w14:textId="77777777" w:rsidR="00780BE6" w:rsidRPr="00B003AA" w:rsidRDefault="00780BE6" w:rsidP="006F3923">
      <w:pPr>
        <w:rPr>
          <w:rFonts w:cs="Arial"/>
          <w:b/>
          <w:sz w:val="20"/>
          <w:szCs w:val="20"/>
          <w:lang w:val="en-GB"/>
        </w:rPr>
      </w:pPr>
    </w:p>
    <w:p w14:paraId="0147FAF7" w14:textId="77777777" w:rsidR="006F3923" w:rsidRPr="00B354CB" w:rsidRDefault="006F3923" w:rsidP="00A53F93">
      <w:pPr>
        <w:ind w:firstLine="708"/>
        <w:rPr>
          <w:rFonts w:cs="Arial"/>
          <w:b/>
          <w:sz w:val="20"/>
          <w:szCs w:val="20"/>
          <w:lang w:val="nl-BE"/>
        </w:rPr>
      </w:pPr>
      <w:r w:rsidRPr="00B354CB">
        <w:rPr>
          <w:rFonts w:cs="Arial"/>
          <w:b/>
          <w:sz w:val="20"/>
          <w:szCs w:val="20"/>
          <w:lang w:val="nl-BE"/>
        </w:rPr>
        <w:t>3...</w:t>
      </w:r>
      <w:r w:rsidRPr="00B354CB">
        <w:rPr>
          <w:rFonts w:cs="Arial"/>
          <w:b/>
          <w:sz w:val="20"/>
          <w:szCs w:val="20"/>
          <w:lang w:val="nl-BE"/>
        </w:rPr>
        <w:tab/>
      </w:r>
      <w:r w:rsidRPr="00B354CB">
        <w:rPr>
          <w:rFonts w:cs="Arial"/>
          <w:b/>
          <w:sz w:val="20"/>
          <w:szCs w:val="20"/>
          <w:lang w:val="nl-BE"/>
        </w:rPr>
        <w:tab/>
        <w:t>Kxf4</w:t>
      </w:r>
    </w:p>
    <w:p w14:paraId="41738203" w14:textId="77777777" w:rsidR="006F3923" w:rsidRDefault="006F3923" w:rsidP="006F3923">
      <w:pPr>
        <w:pStyle w:val="03aText"/>
        <w:widowControl/>
        <w:rPr>
          <w:noProof/>
          <w:lang w:val="nl-BE"/>
        </w:rPr>
      </w:pPr>
      <w:r w:rsidRPr="006D2144">
        <w:rPr>
          <w:noProof/>
          <w:lang w:val="nl-BE"/>
        </w:rPr>
        <w:t>Zwart m</w:t>
      </w:r>
      <w:r>
        <w:rPr>
          <w:noProof/>
          <w:lang w:val="nl-BE"/>
        </w:rPr>
        <w:t>oet dit paard wel slaan, want na bijvoorbeeld 3...Kf6</w:t>
      </w:r>
      <w:r w:rsidR="006D2144">
        <w:rPr>
          <w:noProof/>
          <w:lang w:val="nl-BE"/>
        </w:rPr>
        <w:t>?</w:t>
      </w:r>
      <w:r>
        <w:rPr>
          <w:noProof/>
          <w:lang w:val="nl-BE"/>
        </w:rPr>
        <w:t xml:space="preserve"> 4.Pf7 of 3...Kg4 4.Pe6 </w:t>
      </w:r>
      <w:r>
        <w:rPr>
          <w:i/>
          <w:noProof/>
          <w:lang w:val="nl-BE"/>
        </w:rPr>
        <w:t>(dreigt 5.Pf8)</w:t>
      </w:r>
      <w:r w:rsidR="00A53F93">
        <w:rPr>
          <w:noProof/>
          <w:lang w:val="nl-BE"/>
        </w:rPr>
        <w:t xml:space="preserve"> </w:t>
      </w:r>
      <w:r>
        <w:rPr>
          <w:noProof/>
          <w:lang w:val="nl-BE"/>
        </w:rPr>
        <w:t>Txe6+ 5.Kd7 is de promotie niet meer te verhinderen.</w:t>
      </w:r>
    </w:p>
    <w:p w14:paraId="074F9459" w14:textId="77777777" w:rsidR="006F3923" w:rsidRDefault="006F3923" w:rsidP="006F3923">
      <w:pPr>
        <w:ind w:firstLine="708"/>
        <w:rPr>
          <w:rFonts w:cs="Arial"/>
          <w:b/>
          <w:sz w:val="20"/>
          <w:szCs w:val="20"/>
          <w:lang w:val="nl-BE"/>
        </w:rPr>
      </w:pPr>
      <w:r>
        <w:rPr>
          <w:rFonts w:cs="Arial"/>
          <w:b/>
          <w:sz w:val="20"/>
          <w:szCs w:val="20"/>
          <w:lang w:val="nl-BE"/>
        </w:rPr>
        <w:t>4.Pc8</w:t>
      </w:r>
    </w:p>
    <w:p w14:paraId="12FABE73" w14:textId="77777777" w:rsidR="006F3923" w:rsidRDefault="006F3923" w:rsidP="006F3923">
      <w:pPr>
        <w:pStyle w:val="03aText"/>
        <w:widowControl/>
        <w:rPr>
          <w:noProof/>
          <w:lang w:val="nl-BE"/>
        </w:rPr>
      </w:pPr>
      <w:r>
        <w:rPr>
          <w:noProof/>
          <w:lang w:val="nl-BE"/>
        </w:rPr>
        <w:t>Dekt veld b6, wat 4.Pf7? niet doet.</w:t>
      </w:r>
    </w:p>
    <w:p w14:paraId="38690A62" w14:textId="77777777" w:rsidR="006F3923" w:rsidRPr="00ED1153" w:rsidRDefault="006F3923" w:rsidP="006F3923">
      <w:pPr>
        <w:rPr>
          <w:rFonts w:cs="Arial"/>
          <w:b/>
          <w:sz w:val="20"/>
          <w:szCs w:val="20"/>
          <w:lang w:val="en-GB"/>
        </w:rPr>
      </w:pPr>
      <w:r>
        <w:rPr>
          <w:rFonts w:cs="Arial"/>
          <w:b/>
          <w:sz w:val="20"/>
          <w:szCs w:val="20"/>
          <w:lang w:val="nl-BE"/>
        </w:rPr>
        <w:tab/>
      </w:r>
      <w:r w:rsidRPr="00ED1153">
        <w:rPr>
          <w:rFonts w:cs="Arial"/>
          <w:b/>
          <w:sz w:val="20"/>
          <w:szCs w:val="20"/>
          <w:lang w:val="en-GB"/>
        </w:rPr>
        <w:t xml:space="preserve">4... </w:t>
      </w:r>
      <w:r w:rsidRPr="00ED1153">
        <w:rPr>
          <w:rFonts w:cs="Arial"/>
          <w:b/>
          <w:sz w:val="20"/>
          <w:szCs w:val="20"/>
          <w:lang w:val="en-GB"/>
        </w:rPr>
        <w:tab/>
      </w:r>
      <w:r w:rsidRPr="00ED1153">
        <w:rPr>
          <w:rFonts w:cs="Arial"/>
          <w:b/>
          <w:sz w:val="20"/>
          <w:szCs w:val="20"/>
          <w:lang w:val="en-GB"/>
        </w:rPr>
        <w:tab/>
        <w:t>Th8+</w:t>
      </w:r>
    </w:p>
    <w:p w14:paraId="30C02BD1" w14:textId="77777777" w:rsidR="006F3923" w:rsidRPr="00ED1153" w:rsidRDefault="006F3923" w:rsidP="006F3923">
      <w:pPr>
        <w:rPr>
          <w:rFonts w:cs="Arial"/>
          <w:b/>
          <w:sz w:val="20"/>
          <w:szCs w:val="20"/>
          <w:lang w:val="en-GB"/>
        </w:rPr>
      </w:pPr>
      <w:r w:rsidRPr="00ED1153">
        <w:rPr>
          <w:rFonts w:cs="Arial"/>
          <w:b/>
          <w:sz w:val="20"/>
          <w:szCs w:val="20"/>
          <w:lang w:val="en-GB"/>
        </w:rPr>
        <w:tab/>
        <w:t>5.Kd7</w:t>
      </w:r>
      <w:r w:rsidRPr="00ED1153">
        <w:rPr>
          <w:rFonts w:cs="Arial"/>
          <w:b/>
          <w:sz w:val="20"/>
          <w:szCs w:val="20"/>
          <w:lang w:val="en-GB"/>
        </w:rPr>
        <w:tab/>
      </w:r>
      <w:r w:rsidRPr="00ED1153">
        <w:rPr>
          <w:rFonts w:cs="Arial"/>
          <w:b/>
          <w:sz w:val="20"/>
          <w:szCs w:val="20"/>
          <w:lang w:val="en-GB"/>
        </w:rPr>
        <w:tab/>
        <w:t>Th7+</w:t>
      </w:r>
    </w:p>
    <w:p w14:paraId="575DBF13" w14:textId="77777777" w:rsidR="006F3923" w:rsidRPr="00ED1153" w:rsidRDefault="006F3923" w:rsidP="006F3923">
      <w:pPr>
        <w:rPr>
          <w:rFonts w:cs="Arial"/>
          <w:b/>
          <w:sz w:val="20"/>
          <w:szCs w:val="20"/>
          <w:lang w:val="en-GB"/>
        </w:rPr>
      </w:pPr>
      <w:r w:rsidRPr="00ED1153">
        <w:rPr>
          <w:rFonts w:cs="Arial"/>
          <w:b/>
          <w:sz w:val="20"/>
          <w:szCs w:val="20"/>
          <w:lang w:val="en-GB"/>
        </w:rPr>
        <w:tab/>
        <w:t>6.Pe7</w:t>
      </w:r>
      <w:r w:rsidRPr="00ED1153">
        <w:rPr>
          <w:rFonts w:cs="Arial"/>
          <w:b/>
          <w:sz w:val="20"/>
          <w:szCs w:val="20"/>
          <w:lang w:val="en-GB"/>
        </w:rPr>
        <w:tab/>
      </w:r>
      <w:r w:rsidRPr="00ED1153">
        <w:rPr>
          <w:rFonts w:cs="Arial"/>
          <w:b/>
          <w:sz w:val="20"/>
          <w:szCs w:val="20"/>
          <w:lang w:val="en-GB"/>
        </w:rPr>
        <w:tab/>
        <w:t>Th8</w:t>
      </w:r>
    </w:p>
    <w:p w14:paraId="4278270D" w14:textId="77777777" w:rsidR="006F3923" w:rsidRPr="00ED1153" w:rsidRDefault="006F3923" w:rsidP="006F3923">
      <w:pPr>
        <w:rPr>
          <w:rFonts w:cs="Arial"/>
          <w:b/>
          <w:sz w:val="20"/>
          <w:szCs w:val="20"/>
          <w:lang w:val="en-GB"/>
        </w:rPr>
      </w:pPr>
      <w:r w:rsidRPr="00ED1153">
        <w:rPr>
          <w:rFonts w:cs="Arial"/>
          <w:b/>
          <w:sz w:val="20"/>
          <w:szCs w:val="20"/>
          <w:lang w:val="en-GB"/>
        </w:rPr>
        <w:tab/>
        <w:t>7.Pg6+</w:t>
      </w:r>
      <w:r w:rsidRPr="00ED1153">
        <w:rPr>
          <w:rFonts w:cs="Arial"/>
          <w:b/>
          <w:sz w:val="20"/>
          <w:szCs w:val="20"/>
          <w:lang w:val="en-GB"/>
        </w:rPr>
        <w:tab/>
      </w:r>
      <w:r w:rsidRPr="00ED1153">
        <w:rPr>
          <w:rFonts w:cs="Arial"/>
          <w:b/>
          <w:sz w:val="20"/>
          <w:szCs w:val="20"/>
          <w:lang w:val="en-GB"/>
        </w:rPr>
        <w:tab/>
        <w:t xml:space="preserve"> K~</w:t>
      </w:r>
    </w:p>
    <w:p w14:paraId="167EEDD3" w14:textId="77777777" w:rsidR="006F3923" w:rsidRDefault="006F3923" w:rsidP="006F3923">
      <w:pPr>
        <w:rPr>
          <w:rFonts w:cs="Arial"/>
          <w:b/>
          <w:sz w:val="20"/>
          <w:szCs w:val="20"/>
          <w:lang w:val="nl-BE"/>
        </w:rPr>
      </w:pPr>
      <w:r w:rsidRPr="00ED1153">
        <w:rPr>
          <w:rFonts w:cs="Arial"/>
          <w:b/>
          <w:sz w:val="20"/>
          <w:szCs w:val="20"/>
          <w:lang w:val="en-GB"/>
        </w:rPr>
        <w:tab/>
      </w:r>
      <w:r>
        <w:rPr>
          <w:rFonts w:cs="Arial"/>
          <w:b/>
          <w:sz w:val="20"/>
          <w:szCs w:val="20"/>
          <w:lang w:val="nl-BE"/>
        </w:rPr>
        <w:t>8.Pxh8</w:t>
      </w:r>
    </w:p>
    <w:p w14:paraId="1E7671CD" w14:textId="77777777" w:rsidR="006F3923" w:rsidRDefault="006F3923" w:rsidP="006F3923">
      <w:pPr>
        <w:pStyle w:val="03aText"/>
        <w:widowControl/>
        <w:rPr>
          <w:noProof/>
          <w:lang w:val="nl-BE"/>
        </w:rPr>
      </w:pPr>
      <w:r>
        <w:rPr>
          <w:noProof/>
          <w:lang w:val="nl-BE"/>
        </w:rPr>
        <w:t xml:space="preserve">En eerst </w:t>
      </w:r>
      <w:r>
        <w:rPr>
          <w:i/>
          <w:iCs/>
          <w:noProof/>
          <w:lang w:val="nl-BE"/>
        </w:rPr>
        <w:t>nu</w:t>
      </w:r>
      <w:r>
        <w:rPr>
          <w:noProof/>
          <w:lang w:val="nl-BE"/>
        </w:rPr>
        <w:t xml:space="preserve"> kan de promotie ge</w:t>
      </w:r>
      <w:r>
        <w:rPr>
          <w:noProof/>
          <w:lang w:val="nl-BE"/>
        </w:rPr>
        <w:softHyphen/>
        <w:t>schieden.</w:t>
      </w:r>
    </w:p>
    <w:p w14:paraId="40F87726" w14:textId="77777777" w:rsidR="006F3923" w:rsidRDefault="006F3923" w:rsidP="006F3923">
      <w:pPr>
        <w:pStyle w:val="03aText"/>
        <w:widowControl/>
        <w:rPr>
          <w:noProof/>
          <w:lang w:val="nl-BE"/>
        </w:rPr>
      </w:pPr>
    </w:p>
    <w:p w14:paraId="16FFD70E" w14:textId="77777777" w:rsidR="006F3923" w:rsidRDefault="006F3923" w:rsidP="006F3923">
      <w:pPr>
        <w:pStyle w:val="03aText"/>
        <w:widowControl/>
        <w:rPr>
          <w:noProof/>
          <w:lang w:val="nl-BE"/>
        </w:rPr>
      </w:pPr>
      <w:r>
        <w:rPr>
          <w:noProof/>
          <w:lang w:val="nl-BE"/>
        </w:rPr>
        <w:t>Pas later zag ik, dat in de boven-staande stelling  pion a7 e</w:t>
      </w:r>
      <w:r w:rsidR="00F42021">
        <w:rPr>
          <w:noProof/>
          <w:lang w:val="nl-BE"/>
        </w:rPr>
        <w:t xml:space="preserve">r voor </w:t>
      </w:r>
      <w:r w:rsidR="000B10D0">
        <w:rPr>
          <w:noProof/>
          <w:lang w:val="nl-BE"/>
        </w:rPr>
        <w:t>‘</w:t>
      </w:r>
      <w:r w:rsidR="00F42021">
        <w:rPr>
          <w:noProof/>
          <w:lang w:val="nl-BE"/>
        </w:rPr>
        <w:t>spek-en-bonen</w:t>
      </w:r>
      <w:r w:rsidR="000B10D0">
        <w:rPr>
          <w:noProof/>
          <w:lang w:val="nl-BE"/>
        </w:rPr>
        <w:t>’</w:t>
      </w:r>
      <w:r w:rsidR="00F42021">
        <w:rPr>
          <w:noProof/>
          <w:lang w:val="nl-BE"/>
        </w:rPr>
        <w:t xml:space="preserve"> bijstaat. Of was het slaan van het paard op b6 </w:t>
      </w:r>
      <w:r w:rsidR="00FB1EAA">
        <w:rPr>
          <w:noProof/>
          <w:lang w:val="nl-BE"/>
        </w:rPr>
        <w:t xml:space="preserve">door deze pion </w:t>
      </w:r>
      <w:r w:rsidR="00F42021">
        <w:rPr>
          <w:noProof/>
          <w:lang w:val="nl-BE"/>
        </w:rPr>
        <w:t>als een extra drei</w:t>
      </w:r>
      <w:r w:rsidR="00FB1EAA">
        <w:rPr>
          <w:noProof/>
          <w:lang w:val="nl-BE"/>
        </w:rPr>
        <w:t>ging van zwart be</w:t>
      </w:r>
      <w:r w:rsidR="00F42021">
        <w:rPr>
          <w:noProof/>
          <w:lang w:val="nl-BE"/>
        </w:rPr>
        <w:t>doeld?</w:t>
      </w:r>
      <w:r>
        <w:rPr>
          <w:noProof/>
          <w:lang w:val="nl-BE"/>
        </w:rPr>
        <w:t xml:space="preserve"> Het was im</w:t>
      </w:r>
      <w:r w:rsidR="004219B0">
        <w:rPr>
          <w:noProof/>
          <w:lang w:val="nl-BE"/>
        </w:rPr>
        <w:t>-</w:t>
      </w:r>
      <w:r>
        <w:rPr>
          <w:noProof/>
          <w:lang w:val="nl-BE"/>
        </w:rPr>
        <w:t>mers een vroeg werkje.</w:t>
      </w:r>
    </w:p>
    <w:p w14:paraId="6FE9FD4A" w14:textId="77777777" w:rsidR="00E9761D" w:rsidRDefault="00E9761D" w:rsidP="006F3923">
      <w:pPr>
        <w:pStyle w:val="03aText"/>
        <w:widowControl/>
        <w:rPr>
          <w:noProof/>
          <w:lang w:val="nl-BE"/>
        </w:rPr>
      </w:pPr>
    </w:p>
    <w:p w14:paraId="7EA6EB7A" w14:textId="77777777" w:rsidR="00E9761D" w:rsidRPr="00E9761D" w:rsidRDefault="00E9761D" w:rsidP="006F3923">
      <w:pPr>
        <w:pStyle w:val="03aText"/>
        <w:widowControl/>
        <w:rPr>
          <w:i/>
          <w:noProof/>
          <w:lang w:val="nl-BE"/>
        </w:rPr>
      </w:pPr>
      <w:r>
        <w:rPr>
          <w:noProof/>
          <w:lang w:val="nl-BE"/>
        </w:rPr>
        <w:t xml:space="preserve">Het </w:t>
      </w:r>
      <w:r w:rsidR="0027372A">
        <w:rPr>
          <w:noProof/>
          <w:lang w:val="nl-BE"/>
        </w:rPr>
        <w:t xml:space="preserve">profetisch </w:t>
      </w:r>
      <w:r>
        <w:rPr>
          <w:noProof/>
          <w:lang w:val="nl-BE"/>
        </w:rPr>
        <w:t>commentaar luidde toen:</w:t>
      </w:r>
      <w:r w:rsidR="002428E3">
        <w:rPr>
          <w:noProof/>
          <w:lang w:val="nl-BE"/>
        </w:rPr>
        <w:t xml:space="preserve"> </w:t>
      </w:r>
      <w:r>
        <w:rPr>
          <w:noProof/>
          <w:lang w:val="nl-BE"/>
        </w:rPr>
        <w:t>”</w:t>
      </w:r>
      <w:r w:rsidR="0027372A">
        <w:rPr>
          <w:i/>
          <w:noProof/>
          <w:lang w:val="nl-BE"/>
        </w:rPr>
        <w:t xml:space="preserve">Een prachtwerk, </w:t>
      </w:r>
      <w:r>
        <w:rPr>
          <w:i/>
          <w:noProof/>
          <w:lang w:val="nl-BE"/>
        </w:rPr>
        <w:t>dat een componist van zeer groot talent aankondgt.”</w:t>
      </w:r>
    </w:p>
    <w:p w14:paraId="64A4A13A" w14:textId="77777777" w:rsidR="00E9761D" w:rsidRDefault="00E9761D" w:rsidP="006F3923">
      <w:pPr>
        <w:spacing w:line="190" w:lineRule="exact"/>
        <w:jc w:val="center"/>
        <w:rPr>
          <w:lang w:val="nl-BE"/>
        </w:rPr>
      </w:pPr>
    </w:p>
    <w:p w14:paraId="1ACA1C4B" w14:textId="77777777" w:rsidR="006F3923" w:rsidRDefault="006F3923" w:rsidP="008D3E01">
      <w:pPr>
        <w:spacing w:line="190" w:lineRule="exact"/>
        <w:jc w:val="center"/>
        <w:rPr>
          <w:rFonts w:cs="Arial"/>
          <w:b/>
          <w:sz w:val="20"/>
          <w:szCs w:val="20"/>
          <w:lang w:val="nl-BE"/>
        </w:rPr>
      </w:pPr>
      <w:r>
        <w:rPr>
          <w:lang w:val="nl-BE"/>
        </w:rPr>
        <w:br w:type="page"/>
      </w:r>
      <w:r w:rsidR="004F5731">
        <w:rPr>
          <w:rFonts w:cs="Arial"/>
          <w:b/>
          <w:sz w:val="20"/>
          <w:szCs w:val="20"/>
          <w:lang w:val="nl-BE"/>
        </w:rPr>
        <w:lastRenderedPageBreak/>
        <w:t>- 26</w:t>
      </w:r>
      <w:r w:rsidR="00CE1E84">
        <w:rPr>
          <w:rFonts w:cs="Arial"/>
          <w:b/>
          <w:sz w:val="20"/>
          <w:szCs w:val="20"/>
          <w:lang w:val="nl-BE"/>
        </w:rPr>
        <w:t>5</w:t>
      </w:r>
      <w:r>
        <w:rPr>
          <w:rFonts w:cs="Arial"/>
          <w:b/>
          <w:sz w:val="20"/>
          <w:szCs w:val="20"/>
          <w:lang w:val="nl-BE"/>
        </w:rPr>
        <w:t xml:space="preserve"> -</w:t>
      </w:r>
    </w:p>
    <w:p w14:paraId="56AC2424" w14:textId="77777777" w:rsidR="006F3923" w:rsidRDefault="006F3923" w:rsidP="006F3923">
      <w:pPr>
        <w:spacing w:line="190" w:lineRule="exact"/>
        <w:jc w:val="center"/>
        <w:rPr>
          <w:rFonts w:cs="Arial"/>
          <w:sz w:val="20"/>
          <w:szCs w:val="20"/>
          <w:lang w:val="nl-BE"/>
        </w:rPr>
      </w:pPr>
    </w:p>
    <w:p w14:paraId="24F34A14" w14:textId="77777777" w:rsidR="006F3923" w:rsidRDefault="006F3923" w:rsidP="006F3923">
      <w:pPr>
        <w:spacing w:line="190" w:lineRule="exact"/>
        <w:jc w:val="center"/>
        <w:rPr>
          <w:rFonts w:cs="Arial"/>
          <w:sz w:val="20"/>
          <w:szCs w:val="20"/>
          <w:lang w:val="nl-BE"/>
        </w:rPr>
      </w:pPr>
      <w:r>
        <w:rPr>
          <w:rFonts w:cs="Arial"/>
          <w:i/>
          <w:sz w:val="20"/>
          <w:szCs w:val="20"/>
          <w:lang w:val="nl-BE"/>
        </w:rPr>
        <w:t>Tijdschrift KNSB,</w:t>
      </w:r>
      <w:r>
        <w:rPr>
          <w:rFonts w:cs="Arial"/>
          <w:sz w:val="20"/>
          <w:szCs w:val="20"/>
          <w:lang w:val="nl-BE"/>
        </w:rPr>
        <w:t xml:space="preserve"> 1959</w:t>
      </w:r>
    </w:p>
    <w:p w14:paraId="246DA24E" w14:textId="77777777" w:rsidR="006F3923" w:rsidRDefault="006F3923" w:rsidP="006F3923">
      <w:pPr>
        <w:spacing w:line="190" w:lineRule="exact"/>
        <w:jc w:val="center"/>
        <w:rPr>
          <w:rFonts w:cs="Arial"/>
          <w:sz w:val="20"/>
          <w:szCs w:val="20"/>
          <w:lang w:val="nl-BE"/>
        </w:rPr>
      </w:pPr>
    </w:p>
    <w:p w14:paraId="1CF8574A" w14:textId="77777777" w:rsidR="006F3923" w:rsidRDefault="00990285" w:rsidP="006F3923">
      <w:pPr>
        <w:pStyle w:val="02bSource"/>
        <w:widowControl/>
        <w:tabs>
          <w:tab w:val="left" w:pos="114"/>
        </w:tabs>
        <w:rPr>
          <w:noProof/>
          <w:lang w:val="nl-BE"/>
        </w:rPr>
      </w:pPr>
      <w:r>
        <w:object w:dxaOrig="1440" w:dyaOrig="1440" w14:anchorId="786E354A">
          <v:shape id="_x0000_s1349" type="#_x0000_t75" style="position:absolute;left:0;text-align:left;margin-left:0;margin-top:.3pt;width:151.5pt;height:152.25pt;z-index:251671552;mso-position-horizontal:center">
            <v:imagedata r:id="rId528" o:title=""/>
            <w10:wrap type="square"/>
          </v:shape>
          <o:OLEObject Type="Embed" ProgID="CorelDRAW.Graphic.12" ShapeID="_x0000_s1349" DrawAspect="Content" ObjectID="_1587467733" r:id="rId529"/>
        </w:object>
      </w:r>
    </w:p>
    <w:p w14:paraId="7E397A43" w14:textId="77777777" w:rsidR="006F3923" w:rsidRDefault="006F3923" w:rsidP="006F3923">
      <w:pPr>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0301.32 c1a5</w:t>
      </w:r>
    </w:p>
    <w:p w14:paraId="7E144802" w14:textId="77777777" w:rsidR="006F3923" w:rsidRDefault="006F3923" w:rsidP="006F3923">
      <w:pPr>
        <w:rPr>
          <w:rFonts w:cs="Arial"/>
          <w:sz w:val="20"/>
          <w:szCs w:val="20"/>
          <w:lang w:val="nl-BE"/>
        </w:rPr>
      </w:pPr>
    </w:p>
    <w:p w14:paraId="6B1B75AD" w14:textId="77777777" w:rsidR="006F3923" w:rsidRDefault="006F3923" w:rsidP="006F3923">
      <w:pPr>
        <w:pStyle w:val="03aText"/>
        <w:widowControl/>
        <w:rPr>
          <w:noProof/>
          <w:lang w:val="nl-BE"/>
        </w:rPr>
      </w:pPr>
      <w:r>
        <w:rPr>
          <w:noProof/>
          <w:lang w:val="nl-BE"/>
        </w:rPr>
        <w:t>De witte pionnen</w:t>
      </w:r>
      <w:r>
        <w:rPr>
          <w:i/>
          <w:iCs/>
          <w:noProof/>
          <w:lang w:val="nl-BE"/>
        </w:rPr>
        <w:t xml:space="preserve"> </w:t>
      </w:r>
      <w:r>
        <w:rPr>
          <w:noProof/>
          <w:lang w:val="nl-BE"/>
        </w:rPr>
        <w:t xml:space="preserve">en het paard staan alle aangevallen, en: </w:t>
      </w:r>
    </w:p>
    <w:p w14:paraId="177E5EEB" w14:textId="77777777" w:rsidR="006F3923" w:rsidRDefault="006F3923" w:rsidP="00586E21">
      <w:pPr>
        <w:pStyle w:val="03aText"/>
        <w:widowControl/>
        <w:numPr>
          <w:ilvl w:val="0"/>
          <w:numId w:val="136"/>
        </w:numPr>
        <w:rPr>
          <w:noProof/>
          <w:lang w:val="nl-BE"/>
        </w:rPr>
      </w:pPr>
      <w:r>
        <w:rPr>
          <w:noProof/>
          <w:lang w:val="nl-BE"/>
        </w:rPr>
        <w:t>1.b7? faalt op 1...cxd2+ 2.Kxd2 en Tb6. Zo ook:</w:t>
      </w:r>
    </w:p>
    <w:p w14:paraId="660C1497" w14:textId="77777777" w:rsidR="006F3923" w:rsidRDefault="006F3923" w:rsidP="00586E21">
      <w:pPr>
        <w:pStyle w:val="03aText"/>
        <w:widowControl/>
        <w:numPr>
          <w:ilvl w:val="0"/>
          <w:numId w:val="136"/>
        </w:numPr>
        <w:rPr>
          <w:noProof/>
          <w:lang w:val="nl-BE"/>
        </w:rPr>
      </w:pPr>
      <w:r>
        <w:rPr>
          <w:noProof/>
          <w:lang w:val="nl-BE"/>
        </w:rPr>
        <w:t>1.bxa6? op 2.cxd2+ 3.Kxd2 Kxb6. Daarom</w:t>
      </w:r>
    </w:p>
    <w:p w14:paraId="787EE009" w14:textId="77777777" w:rsidR="006F3923" w:rsidRDefault="006F3923" w:rsidP="006F3923">
      <w:pPr>
        <w:rPr>
          <w:rFonts w:cs="Arial"/>
          <w:b/>
          <w:sz w:val="20"/>
          <w:szCs w:val="20"/>
          <w:lang w:val="nl-BE"/>
        </w:rPr>
      </w:pPr>
      <w:r>
        <w:rPr>
          <w:rFonts w:cs="Arial"/>
          <w:b/>
          <w:sz w:val="20"/>
          <w:szCs w:val="20"/>
          <w:lang w:val="nl-BE"/>
        </w:rPr>
        <w:tab/>
        <w:t>1.Pc4+</w:t>
      </w:r>
      <w:r>
        <w:rPr>
          <w:rFonts w:cs="Arial"/>
          <w:b/>
          <w:sz w:val="20"/>
          <w:szCs w:val="20"/>
          <w:lang w:val="nl-BE"/>
        </w:rPr>
        <w:tab/>
      </w:r>
      <w:r>
        <w:rPr>
          <w:rFonts w:cs="Arial"/>
          <w:b/>
          <w:sz w:val="20"/>
          <w:szCs w:val="20"/>
          <w:lang w:val="nl-BE"/>
        </w:rPr>
        <w:tab/>
        <w:t>Kxb5</w:t>
      </w:r>
    </w:p>
    <w:p w14:paraId="3665AAC9" w14:textId="77777777" w:rsidR="006F3923" w:rsidRDefault="006F3923" w:rsidP="006F3923">
      <w:pPr>
        <w:rPr>
          <w:rFonts w:cs="Arial"/>
          <w:b/>
          <w:sz w:val="20"/>
          <w:szCs w:val="20"/>
          <w:lang w:val="nl-BE"/>
        </w:rPr>
      </w:pPr>
      <w:r>
        <w:rPr>
          <w:rFonts w:cs="Arial"/>
          <w:b/>
          <w:sz w:val="20"/>
          <w:szCs w:val="20"/>
          <w:lang w:val="nl-BE"/>
        </w:rPr>
        <w:tab/>
        <w:t>2.b7</w:t>
      </w:r>
      <w:r>
        <w:rPr>
          <w:rFonts w:cs="Arial"/>
          <w:b/>
          <w:sz w:val="20"/>
          <w:szCs w:val="20"/>
          <w:lang w:val="nl-BE"/>
        </w:rPr>
        <w:tab/>
      </w:r>
      <w:r>
        <w:rPr>
          <w:rFonts w:cs="Arial"/>
          <w:b/>
          <w:sz w:val="20"/>
          <w:szCs w:val="20"/>
          <w:lang w:val="nl-BE"/>
        </w:rPr>
        <w:tab/>
        <w:t>cxb2+</w:t>
      </w:r>
    </w:p>
    <w:p w14:paraId="7555C20C" w14:textId="77777777" w:rsidR="006F3923" w:rsidRDefault="006F3923" w:rsidP="006F3923">
      <w:pPr>
        <w:rPr>
          <w:rFonts w:cs="Arial"/>
          <w:b/>
          <w:sz w:val="20"/>
          <w:szCs w:val="20"/>
          <w:lang w:val="nl-BE"/>
        </w:rPr>
      </w:pPr>
      <w:r>
        <w:rPr>
          <w:rFonts w:cs="Arial"/>
          <w:b/>
          <w:sz w:val="20"/>
          <w:szCs w:val="20"/>
          <w:lang w:val="nl-BE"/>
        </w:rPr>
        <w:tab/>
        <w:t>3.Kb1</w:t>
      </w:r>
    </w:p>
    <w:p w14:paraId="76024F2D" w14:textId="77777777" w:rsidR="006F3923" w:rsidRDefault="006F3923" w:rsidP="006F3923">
      <w:pPr>
        <w:pStyle w:val="03aText"/>
        <w:widowControl/>
        <w:rPr>
          <w:noProof/>
          <w:lang w:val="nl-BE"/>
        </w:rPr>
      </w:pPr>
      <w:r>
        <w:rPr>
          <w:noProof/>
          <w:lang w:val="nl-BE"/>
        </w:rPr>
        <w:t>Na 3.Kxb2? Kxc4 4.b8D, volgt 4...Tb6+ 5.Dxb6 axb6, en weg is de winst.</w:t>
      </w:r>
    </w:p>
    <w:p w14:paraId="51A46543" w14:textId="77777777" w:rsidR="006F3923" w:rsidRDefault="006F3923" w:rsidP="006F3923">
      <w:pPr>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Ta1+</w:t>
      </w:r>
    </w:p>
    <w:p w14:paraId="2ACD952E" w14:textId="77777777" w:rsidR="006F3923" w:rsidRDefault="006F3923" w:rsidP="006F3923">
      <w:pPr>
        <w:pStyle w:val="03aText"/>
        <w:widowControl/>
        <w:rPr>
          <w:noProof/>
          <w:lang w:val="nl-BE"/>
        </w:rPr>
      </w:pPr>
      <w:r>
        <w:rPr>
          <w:noProof/>
          <w:lang w:val="nl-BE"/>
        </w:rPr>
        <w:t>Nu niet 3...Kxc4</w:t>
      </w:r>
      <w:r w:rsidR="00C41475">
        <w:rPr>
          <w:noProof/>
          <w:lang w:val="nl-BE"/>
        </w:rPr>
        <w:t>?</w:t>
      </w:r>
      <w:r>
        <w:rPr>
          <w:noProof/>
          <w:lang w:val="nl-BE"/>
        </w:rPr>
        <w:t xml:space="preserve"> 4.b8D Tb6 5.Dxa7 Tb5 met de enige winnen</w:t>
      </w:r>
      <w:r>
        <w:rPr>
          <w:noProof/>
          <w:lang w:val="nl-BE"/>
        </w:rPr>
        <w:softHyphen/>
        <w:t xml:space="preserve">de zetten van wit: 6.De7 Kd5 7.Dc7 enzovoort volgens de </w:t>
      </w:r>
      <w:r w:rsidR="004219B0">
        <w:rPr>
          <w:i/>
          <w:iCs/>
          <w:noProof/>
          <w:lang w:val="nl-BE"/>
        </w:rPr>
        <w:t>End</w:t>
      </w:r>
      <w:r>
        <w:rPr>
          <w:i/>
          <w:iCs/>
          <w:noProof/>
          <w:lang w:val="nl-BE"/>
        </w:rPr>
        <w:t>game Database</w:t>
      </w:r>
      <w:r w:rsidR="004219B0">
        <w:rPr>
          <w:noProof/>
          <w:lang w:val="nl-BE"/>
        </w:rPr>
        <w:t xml:space="preserve"> van Ken Thomp</w:t>
      </w:r>
      <w:r>
        <w:rPr>
          <w:noProof/>
          <w:lang w:val="nl-BE"/>
        </w:rPr>
        <w:t>son.</w:t>
      </w:r>
    </w:p>
    <w:p w14:paraId="2BE0D762" w14:textId="77777777" w:rsidR="00216C46" w:rsidRDefault="00216C46" w:rsidP="006F3923">
      <w:pPr>
        <w:rPr>
          <w:rFonts w:cs="Arial"/>
          <w:b/>
          <w:sz w:val="20"/>
          <w:szCs w:val="20"/>
          <w:lang w:val="nl-BE"/>
        </w:rPr>
      </w:pPr>
    </w:p>
    <w:p w14:paraId="6BB3A3FD" w14:textId="77777777" w:rsidR="00216C46" w:rsidRDefault="00216C46" w:rsidP="006F3923">
      <w:pPr>
        <w:rPr>
          <w:rFonts w:cs="Arial"/>
          <w:b/>
          <w:sz w:val="20"/>
          <w:szCs w:val="20"/>
          <w:lang w:val="nl-BE"/>
        </w:rPr>
      </w:pPr>
    </w:p>
    <w:p w14:paraId="65A7157F" w14:textId="77777777" w:rsidR="00216C46" w:rsidRDefault="00216C46" w:rsidP="006F3923">
      <w:pPr>
        <w:rPr>
          <w:rFonts w:cs="Arial"/>
          <w:b/>
          <w:sz w:val="20"/>
          <w:szCs w:val="20"/>
          <w:lang w:val="nl-BE"/>
        </w:rPr>
      </w:pPr>
    </w:p>
    <w:p w14:paraId="55F09B40" w14:textId="77777777" w:rsidR="00784CBA" w:rsidRDefault="00784CBA" w:rsidP="00E9638D">
      <w:pPr>
        <w:rPr>
          <w:rFonts w:cs="Arial"/>
          <w:b/>
          <w:sz w:val="20"/>
          <w:szCs w:val="20"/>
          <w:lang w:val="nl-BE"/>
        </w:rPr>
      </w:pPr>
    </w:p>
    <w:p w14:paraId="0A80D898" w14:textId="77777777" w:rsidR="00780BE6" w:rsidRDefault="00780BE6" w:rsidP="00E9638D">
      <w:pPr>
        <w:rPr>
          <w:rFonts w:cs="Arial"/>
          <w:b/>
          <w:sz w:val="20"/>
          <w:szCs w:val="20"/>
          <w:lang w:val="nl-BE"/>
        </w:rPr>
      </w:pPr>
    </w:p>
    <w:p w14:paraId="0C01F9BE" w14:textId="77777777" w:rsidR="00E9638D" w:rsidRDefault="00E9638D" w:rsidP="00E9638D">
      <w:pPr>
        <w:rPr>
          <w:rFonts w:cs="Arial"/>
          <w:b/>
          <w:sz w:val="20"/>
          <w:szCs w:val="20"/>
          <w:lang w:val="nl-BE"/>
        </w:rPr>
      </w:pPr>
    </w:p>
    <w:p w14:paraId="42D69C2E" w14:textId="77777777" w:rsidR="00D33C86" w:rsidRDefault="00D33C86" w:rsidP="00E9638D">
      <w:pPr>
        <w:rPr>
          <w:rFonts w:cs="Arial"/>
          <w:b/>
          <w:sz w:val="20"/>
          <w:szCs w:val="20"/>
          <w:lang w:val="nl-BE"/>
        </w:rPr>
      </w:pPr>
    </w:p>
    <w:p w14:paraId="3E32665B" w14:textId="77777777" w:rsidR="006F3923" w:rsidRDefault="006F3923" w:rsidP="00216C46">
      <w:pPr>
        <w:ind w:firstLine="708"/>
        <w:rPr>
          <w:rFonts w:cs="Arial"/>
          <w:b/>
          <w:sz w:val="20"/>
          <w:szCs w:val="20"/>
          <w:lang w:val="nl-BE"/>
        </w:rPr>
      </w:pPr>
      <w:r>
        <w:rPr>
          <w:rFonts w:cs="Arial"/>
          <w:b/>
          <w:sz w:val="20"/>
          <w:szCs w:val="20"/>
          <w:lang w:val="nl-BE"/>
        </w:rPr>
        <w:t>4.Kxb2</w:t>
      </w:r>
      <w:r>
        <w:rPr>
          <w:rFonts w:cs="Arial"/>
          <w:b/>
          <w:sz w:val="20"/>
          <w:szCs w:val="20"/>
          <w:lang w:val="nl-BE"/>
        </w:rPr>
        <w:tab/>
      </w:r>
      <w:r>
        <w:rPr>
          <w:rFonts w:cs="Arial"/>
          <w:b/>
          <w:sz w:val="20"/>
          <w:szCs w:val="20"/>
          <w:lang w:val="nl-BE"/>
        </w:rPr>
        <w:tab/>
        <w:t>Ka6</w:t>
      </w:r>
    </w:p>
    <w:p w14:paraId="2E8D7C23" w14:textId="77777777" w:rsidR="006F3923" w:rsidRPr="00C41475" w:rsidRDefault="006F3923" w:rsidP="006F3923">
      <w:pPr>
        <w:pStyle w:val="03aText"/>
        <w:widowControl/>
        <w:rPr>
          <w:noProof/>
          <w:lang w:val="nl-BE"/>
        </w:rPr>
      </w:pPr>
      <w:r>
        <w:rPr>
          <w:noProof/>
          <w:lang w:val="nl-BE"/>
        </w:rPr>
        <w:t xml:space="preserve">Zwart hoopt nu op een pat: 5.b8D? </w:t>
      </w:r>
      <w:r w:rsidRPr="00C41475">
        <w:rPr>
          <w:noProof/>
          <w:lang w:val="nl-BE"/>
        </w:rPr>
        <w:t>Tb1+ 6.Kxb1.</w:t>
      </w:r>
    </w:p>
    <w:p w14:paraId="04E024B5" w14:textId="77777777" w:rsidR="006F3923" w:rsidRPr="00F17CCA" w:rsidRDefault="00F17CCA" w:rsidP="00216C46">
      <w:pPr>
        <w:rPr>
          <w:rFonts w:cs="Arial"/>
          <w:b/>
          <w:sz w:val="20"/>
          <w:szCs w:val="20"/>
          <w:lang w:val="nl-BE"/>
        </w:rPr>
      </w:pPr>
      <w:r w:rsidRPr="00F17CCA">
        <w:rPr>
          <w:rFonts w:cs="Arial"/>
          <w:b/>
          <w:sz w:val="20"/>
          <w:szCs w:val="20"/>
          <w:lang w:val="nl-BE"/>
        </w:rPr>
        <w:t xml:space="preserve">   </w:t>
      </w:r>
      <w:r w:rsidR="006F3923" w:rsidRPr="00F17CCA">
        <w:rPr>
          <w:rFonts w:cs="Arial"/>
          <w:b/>
          <w:sz w:val="20"/>
          <w:szCs w:val="20"/>
          <w:lang w:val="nl-BE"/>
        </w:rPr>
        <w:tab/>
      </w:r>
      <w:r w:rsidRPr="00F17CCA">
        <w:rPr>
          <w:rFonts w:cs="Arial"/>
          <w:b/>
          <w:sz w:val="20"/>
          <w:szCs w:val="20"/>
          <w:lang w:val="nl-BE"/>
        </w:rPr>
        <w:t>5.Pd6</w:t>
      </w:r>
      <w:r w:rsidRPr="00F17CCA">
        <w:rPr>
          <w:rFonts w:cs="Arial"/>
          <w:b/>
          <w:sz w:val="20"/>
          <w:szCs w:val="20"/>
          <w:lang w:val="nl-BE"/>
        </w:rPr>
        <w:tab/>
      </w:r>
      <w:r>
        <w:rPr>
          <w:rFonts w:cs="Arial"/>
          <w:b/>
          <w:sz w:val="20"/>
          <w:szCs w:val="20"/>
          <w:lang w:val="nl-BE"/>
        </w:rPr>
        <w:tab/>
        <w:t>Ta4</w:t>
      </w:r>
    </w:p>
    <w:p w14:paraId="25ECED00" w14:textId="77777777" w:rsidR="006F3923" w:rsidRPr="00F17CCA" w:rsidRDefault="006F3923" w:rsidP="006F3923">
      <w:pPr>
        <w:ind w:firstLine="708"/>
        <w:rPr>
          <w:rFonts w:cs="Arial"/>
          <w:b/>
          <w:sz w:val="20"/>
          <w:szCs w:val="20"/>
          <w:lang w:val="nl-BE"/>
        </w:rPr>
      </w:pPr>
      <w:r w:rsidRPr="00F17CCA">
        <w:rPr>
          <w:rFonts w:cs="Arial"/>
          <w:b/>
          <w:sz w:val="20"/>
          <w:szCs w:val="20"/>
          <w:lang w:val="nl-BE"/>
        </w:rPr>
        <w:t>6.Kc3</w:t>
      </w:r>
    </w:p>
    <w:p w14:paraId="0D4CEA27" w14:textId="77777777" w:rsidR="006F3923" w:rsidRDefault="006F3923" w:rsidP="00586E21">
      <w:pPr>
        <w:pStyle w:val="03aText"/>
        <w:widowControl/>
        <w:numPr>
          <w:ilvl w:val="0"/>
          <w:numId w:val="137"/>
        </w:numPr>
        <w:rPr>
          <w:noProof/>
          <w:lang w:val="nl-BE"/>
        </w:rPr>
      </w:pPr>
      <w:r>
        <w:rPr>
          <w:noProof/>
          <w:lang w:val="nl-BE"/>
        </w:rPr>
        <w:t>6.b8D? Tb4 7.Dxb4 en er ont</w:t>
      </w:r>
      <w:r>
        <w:rPr>
          <w:noProof/>
          <w:lang w:val="nl-BE"/>
        </w:rPr>
        <w:softHyphen/>
        <w:t>staat een tweede pat. En na:</w:t>
      </w:r>
    </w:p>
    <w:p w14:paraId="5ABF82C7" w14:textId="77777777" w:rsidR="006F3923" w:rsidRDefault="006F3923" w:rsidP="00586E21">
      <w:pPr>
        <w:pStyle w:val="03aText"/>
        <w:widowControl/>
        <w:numPr>
          <w:ilvl w:val="0"/>
          <w:numId w:val="137"/>
        </w:numPr>
        <w:rPr>
          <w:noProof/>
          <w:lang w:val="nl-BE"/>
        </w:rPr>
      </w:pPr>
      <w:r>
        <w:rPr>
          <w:noProof/>
          <w:lang w:val="nl-BE"/>
        </w:rPr>
        <w:t>6.Kb3? Tg4 7.b8T is het re-mise, want 7.b8D Tb4+ en 8.K(D)xb4 is een derde pat.</w:t>
      </w:r>
    </w:p>
    <w:p w14:paraId="0008F75F" w14:textId="77777777" w:rsidR="006F3923" w:rsidRDefault="006F3923" w:rsidP="00586E21">
      <w:pPr>
        <w:pStyle w:val="03aText"/>
        <w:widowControl/>
        <w:numPr>
          <w:ilvl w:val="0"/>
          <w:numId w:val="137"/>
        </w:numPr>
        <w:rPr>
          <w:noProof/>
          <w:lang w:val="nl-BE"/>
        </w:rPr>
      </w:pPr>
      <w:r>
        <w:rPr>
          <w:noProof/>
          <w:lang w:val="nl-BE"/>
        </w:rPr>
        <w:t>6.b8T? Tg4 is ook remise.</w:t>
      </w:r>
    </w:p>
    <w:p w14:paraId="73069A47" w14:textId="77777777" w:rsidR="006F3923" w:rsidRDefault="006F3923" w:rsidP="006F3923">
      <w:pPr>
        <w:rPr>
          <w:rFonts w:cs="Arial"/>
          <w:b/>
          <w:sz w:val="20"/>
          <w:szCs w:val="20"/>
          <w:lang w:val="en-GB"/>
        </w:rPr>
      </w:pPr>
      <w:r>
        <w:rPr>
          <w:rFonts w:cs="Arial"/>
          <w:b/>
          <w:sz w:val="20"/>
          <w:szCs w:val="20"/>
          <w:lang w:val="nl-BE"/>
        </w:rPr>
        <w:t xml:space="preserve">             </w:t>
      </w:r>
      <w:r>
        <w:rPr>
          <w:rFonts w:cs="Arial"/>
          <w:b/>
          <w:sz w:val="20"/>
          <w:szCs w:val="20"/>
          <w:lang w:val="en-GB"/>
        </w:rPr>
        <w:t>6...</w:t>
      </w:r>
      <w:r>
        <w:rPr>
          <w:rFonts w:cs="Arial"/>
          <w:b/>
          <w:sz w:val="20"/>
          <w:szCs w:val="20"/>
          <w:lang w:val="en-GB"/>
        </w:rPr>
        <w:tab/>
      </w:r>
      <w:r>
        <w:rPr>
          <w:rFonts w:cs="Arial"/>
          <w:b/>
          <w:sz w:val="20"/>
          <w:szCs w:val="20"/>
          <w:lang w:val="en-GB"/>
        </w:rPr>
        <w:tab/>
        <w:t>Ta3+</w:t>
      </w:r>
    </w:p>
    <w:p w14:paraId="5F597A6C" w14:textId="77777777" w:rsidR="006F3923" w:rsidRDefault="006F3923" w:rsidP="006F3923">
      <w:pPr>
        <w:rPr>
          <w:rFonts w:cs="Arial"/>
          <w:b/>
          <w:sz w:val="20"/>
          <w:szCs w:val="20"/>
          <w:lang w:val="en-GB"/>
        </w:rPr>
      </w:pPr>
      <w:r>
        <w:rPr>
          <w:rFonts w:cs="Arial"/>
          <w:b/>
          <w:sz w:val="20"/>
          <w:szCs w:val="20"/>
          <w:lang w:val="en-GB"/>
        </w:rPr>
        <w:t xml:space="preserve">             7.Kc4</w:t>
      </w:r>
      <w:r>
        <w:rPr>
          <w:rFonts w:cs="Arial"/>
          <w:b/>
          <w:sz w:val="20"/>
          <w:szCs w:val="20"/>
          <w:lang w:val="en-GB"/>
        </w:rPr>
        <w:tab/>
      </w:r>
      <w:r>
        <w:rPr>
          <w:rFonts w:cs="Arial"/>
          <w:b/>
          <w:sz w:val="20"/>
          <w:szCs w:val="20"/>
          <w:lang w:val="en-GB"/>
        </w:rPr>
        <w:tab/>
        <w:t>Ta4+</w:t>
      </w:r>
    </w:p>
    <w:p w14:paraId="06BA669E" w14:textId="77777777" w:rsidR="006F3923" w:rsidRDefault="006F3923" w:rsidP="006F3923">
      <w:pPr>
        <w:rPr>
          <w:rFonts w:cs="Arial"/>
          <w:b/>
          <w:sz w:val="20"/>
          <w:szCs w:val="20"/>
          <w:lang w:val="en-GB"/>
        </w:rPr>
      </w:pPr>
      <w:r>
        <w:rPr>
          <w:rFonts w:cs="Arial"/>
          <w:b/>
          <w:sz w:val="20"/>
          <w:szCs w:val="20"/>
          <w:lang w:val="en-GB"/>
        </w:rPr>
        <w:t xml:space="preserve">             8.Kc5</w:t>
      </w:r>
      <w:r>
        <w:rPr>
          <w:rFonts w:cs="Arial"/>
          <w:b/>
          <w:sz w:val="20"/>
          <w:szCs w:val="20"/>
          <w:lang w:val="en-GB"/>
        </w:rPr>
        <w:tab/>
      </w:r>
      <w:r>
        <w:rPr>
          <w:rFonts w:cs="Arial"/>
          <w:b/>
          <w:sz w:val="20"/>
          <w:szCs w:val="20"/>
          <w:lang w:val="en-GB"/>
        </w:rPr>
        <w:tab/>
        <w:t>Ta5+</w:t>
      </w:r>
    </w:p>
    <w:p w14:paraId="37FF65A9" w14:textId="77777777" w:rsidR="006F3923" w:rsidRDefault="006F3923" w:rsidP="006F3923">
      <w:pPr>
        <w:rPr>
          <w:rFonts w:cs="Arial"/>
          <w:b/>
          <w:sz w:val="20"/>
          <w:szCs w:val="20"/>
          <w:lang w:val="nl-BE"/>
        </w:rPr>
      </w:pPr>
      <w:r>
        <w:rPr>
          <w:rFonts w:cs="Arial"/>
          <w:b/>
          <w:sz w:val="20"/>
          <w:szCs w:val="20"/>
          <w:lang w:val="en-GB"/>
        </w:rPr>
        <w:t xml:space="preserve">             </w:t>
      </w:r>
      <w:r>
        <w:rPr>
          <w:rFonts w:cs="Arial"/>
          <w:b/>
          <w:sz w:val="20"/>
          <w:szCs w:val="20"/>
          <w:lang w:val="nl-BE"/>
        </w:rPr>
        <w:t>9.Kc6</w:t>
      </w:r>
      <w:r>
        <w:rPr>
          <w:rFonts w:cs="Arial"/>
          <w:b/>
          <w:sz w:val="20"/>
          <w:szCs w:val="20"/>
          <w:lang w:val="nl-BE"/>
        </w:rPr>
        <w:tab/>
      </w:r>
      <w:r>
        <w:rPr>
          <w:rFonts w:cs="Arial"/>
          <w:b/>
          <w:sz w:val="20"/>
          <w:szCs w:val="20"/>
          <w:lang w:val="nl-BE"/>
        </w:rPr>
        <w:tab/>
        <w:t>Ta4</w:t>
      </w:r>
    </w:p>
    <w:p w14:paraId="5BEBC8F4" w14:textId="77777777" w:rsidR="006F3923" w:rsidRDefault="006F3923" w:rsidP="006F3923">
      <w:pPr>
        <w:rPr>
          <w:rFonts w:cs="Arial"/>
          <w:b/>
          <w:sz w:val="20"/>
          <w:szCs w:val="20"/>
          <w:lang w:val="nl-BE"/>
        </w:rPr>
      </w:pPr>
      <w:r>
        <w:rPr>
          <w:rFonts w:cs="Arial"/>
          <w:b/>
          <w:sz w:val="20"/>
          <w:szCs w:val="20"/>
          <w:lang w:val="nl-BE"/>
        </w:rPr>
        <w:t xml:space="preserve">           10.b8D </w:t>
      </w:r>
    </w:p>
    <w:p w14:paraId="7F891A32" w14:textId="77777777" w:rsidR="006F3923" w:rsidRDefault="006F3923" w:rsidP="006F3923">
      <w:pPr>
        <w:rPr>
          <w:rFonts w:cs="Arial"/>
          <w:sz w:val="20"/>
          <w:szCs w:val="20"/>
          <w:lang w:val="nl-BE"/>
        </w:rPr>
      </w:pPr>
      <w:r>
        <w:rPr>
          <w:rFonts w:cs="Arial"/>
          <w:sz w:val="20"/>
          <w:szCs w:val="20"/>
          <w:lang w:val="nl-BE"/>
        </w:rPr>
        <w:t>En wit wint.</w:t>
      </w:r>
    </w:p>
    <w:p w14:paraId="49BEDD09" w14:textId="77777777" w:rsidR="006F3923" w:rsidRDefault="006F3923" w:rsidP="006F3923">
      <w:pPr>
        <w:jc w:val="both"/>
        <w:rPr>
          <w:rFonts w:cs="Arial"/>
          <w:sz w:val="20"/>
          <w:szCs w:val="20"/>
          <w:lang w:val="nl-BE"/>
        </w:rPr>
      </w:pPr>
    </w:p>
    <w:p w14:paraId="3A327943" w14:textId="77777777" w:rsidR="00B13804" w:rsidRDefault="006F3923" w:rsidP="00B976F4">
      <w:pPr>
        <w:jc w:val="both"/>
        <w:rPr>
          <w:rFonts w:cs="Arial"/>
          <w:sz w:val="20"/>
          <w:szCs w:val="20"/>
          <w:lang w:val="nl-BE"/>
        </w:rPr>
      </w:pPr>
      <w:r>
        <w:rPr>
          <w:rFonts w:cs="Arial"/>
          <w:sz w:val="20"/>
          <w:szCs w:val="20"/>
          <w:lang w:val="nl-BE"/>
        </w:rPr>
        <w:t>Na de listige zet 10...Tc4+</w:t>
      </w:r>
      <w:r w:rsidR="00C41475">
        <w:rPr>
          <w:rFonts w:cs="Arial"/>
          <w:sz w:val="20"/>
          <w:szCs w:val="20"/>
          <w:lang w:val="nl-BE"/>
        </w:rPr>
        <w:t>?</w:t>
      </w:r>
      <w:r>
        <w:rPr>
          <w:rFonts w:cs="Arial"/>
          <w:sz w:val="20"/>
          <w:szCs w:val="20"/>
          <w:lang w:val="nl-BE"/>
        </w:rPr>
        <w:t xml:space="preserve"> ant-woordt wit niet met 11.Pxc4?, en  is er een vierde pat.</w:t>
      </w:r>
      <w:r>
        <w:rPr>
          <w:rFonts w:cs="Arial"/>
          <w:b/>
          <w:sz w:val="20"/>
          <w:szCs w:val="20"/>
          <w:lang w:val="nl-BE"/>
        </w:rPr>
        <w:t xml:space="preserve"> </w:t>
      </w:r>
      <w:r>
        <w:rPr>
          <w:rFonts w:cs="Arial"/>
          <w:sz w:val="20"/>
          <w:szCs w:val="20"/>
          <w:lang w:val="nl-BE"/>
        </w:rPr>
        <w:t>Maar hij speelt bijvoorbeeld</w:t>
      </w:r>
      <w:r>
        <w:rPr>
          <w:rFonts w:cs="Arial"/>
          <w:b/>
          <w:sz w:val="20"/>
          <w:szCs w:val="20"/>
          <w:lang w:val="nl-BE"/>
        </w:rPr>
        <w:t xml:space="preserve"> </w:t>
      </w:r>
      <w:r w:rsidR="00B13804">
        <w:rPr>
          <w:rFonts w:cs="Arial"/>
          <w:sz w:val="20"/>
          <w:szCs w:val="20"/>
          <w:lang w:val="nl-BE"/>
        </w:rPr>
        <w:t>11.Kd5, enzovoort.</w:t>
      </w:r>
    </w:p>
    <w:p w14:paraId="3D62D4C2" w14:textId="77777777" w:rsidR="00B976F4" w:rsidRDefault="00B13804" w:rsidP="00B976F4">
      <w:pPr>
        <w:jc w:val="both"/>
        <w:rPr>
          <w:rFonts w:cs="Arial"/>
          <w:sz w:val="20"/>
          <w:szCs w:val="20"/>
          <w:lang w:val="nl-BE"/>
        </w:rPr>
      </w:pPr>
      <w:r>
        <w:rPr>
          <w:rFonts w:cs="Arial"/>
          <w:sz w:val="20"/>
          <w:szCs w:val="20"/>
          <w:lang w:val="nl-BE"/>
        </w:rPr>
        <w:t>M</w:t>
      </w:r>
      <w:r w:rsidR="006F3923">
        <w:rPr>
          <w:rFonts w:cs="Arial"/>
          <w:sz w:val="20"/>
          <w:szCs w:val="20"/>
          <w:lang w:val="nl-BE"/>
        </w:rPr>
        <w:t>et winst.</w:t>
      </w:r>
    </w:p>
    <w:p w14:paraId="1388F304" w14:textId="77777777" w:rsidR="00B976F4" w:rsidRDefault="00B976F4" w:rsidP="00B976F4">
      <w:pPr>
        <w:jc w:val="both"/>
        <w:rPr>
          <w:rFonts w:cs="Arial"/>
          <w:sz w:val="20"/>
          <w:szCs w:val="20"/>
          <w:lang w:val="nl-BE"/>
        </w:rPr>
      </w:pPr>
    </w:p>
    <w:p w14:paraId="07DFA072" w14:textId="77777777" w:rsidR="00B976F4" w:rsidRPr="00092804" w:rsidRDefault="00B976F4" w:rsidP="00B976F4">
      <w:pPr>
        <w:jc w:val="both"/>
        <w:rPr>
          <w:rFonts w:cs="Arial"/>
          <w:i/>
          <w:sz w:val="20"/>
          <w:szCs w:val="20"/>
          <w:lang w:val="nl-BE"/>
        </w:rPr>
      </w:pPr>
      <w:r>
        <w:rPr>
          <w:rFonts w:cs="Arial"/>
          <w:sz w:val="20"/>
          <w:szCs w:val="20"/>
          <w:lang w:val="nl-BE"/>
        </w:rPr>
        <w:t>Even o</w:t>
      </w:r>
      <w:r w:rsidR="00FF586B">
        <w:rPr>
          <w:rFonts w:cs="Arial"/>
          <w:sz w:val="20"/>
          <w:szCs w:val="20"/>
          <w:lang w:val="nl-BE"/>
        </w:rPr>
        <w:t>pmerken d</w:t>
      </w:r>
      <w:r w:rsidR="00F232D8">
        <w:rPr>
          <w:rFonts w:cs="Arial"/>
          <w:sz w:val="20"/>
          <w:szCs w:val="20"/>
          <w:lang w:val="nl-BE"/>
        </w:rPr>
        <w:t>a</w:t>
      </w:r>
      <w:r w:rsidR="00FF586B">
        <w:rPr>
          <w:rFonts w:cs="Arial"/>
          <w:sz w:val="20"/>
          <w:szCs w:val="20"/>
          <w:lang w:val="nl-BE"/>
        </w:rPr>
        <w:t>t wit hier</w:t>
      </w:r>
      <w:r w:rsidR="00F232D8">
        <w:rPr>
          <w:rFonts w:cs="Arial"/>
          <w:sz w:val="20"/>
          <w:szCs w:val="20"/>
          <w:lang w:val="nl-BE"/>
        </w:rPr>
        <w:t xml:space="preserve"> ook</w:t>
      </w:r>
      <w:r w:rsidR="00FF586B">
        <w:rPr>
          <w:rFonts w:cs="Arial"/>
          <w:sz w:val="20"/>
          <w:szCs w:val="20"/>
          <w:lang w:val="nl-BE"/>
        </w:rPr>
        <w:t xml:space="preserve"> zou winnen </w:t>
      </w:r>
      <w:r w:rsidR="00F232D8">
        <w:rPr>
          <w:rFonts w:cs="Arial"/>
          <w:sz w:val="20"/>
          <w:szCs w:val="20"/>
          <w:lang w:val="nl-BE"/>
        </w:rPr>
        <w:t>met</w:t>
      </w:r>
      <w:r w:rsidR="00602AB3">
        <w:rPr>
          <w:rFonts w:cs="Arial"/>
          <w:sz w:val="20"/>
          <w:szCs w:val="20"/>
          <w:lang w:val="nl-BE"/>
        </w:rPr>
        <w:t xml:space="preserve"> de</w:t>
      </w:r>
      <w:r>
        <w:rPr>
          <w:rFonts w:cs="Arial"/>
          <w:sz w:val="20"/>
          <w:szCs w:val="20"/>
          <w:lang w:val="nl-BE"/>
        </w:rPr>
        <w:t xml:space="preserve"> </w:t>
      </w:r>
      <w:r w:rsidR="00602AB3">
        <w:rPr>
          <w:rFonts w:cs="Arial"/>
          <w:sz w:val="20"/>
          <w:szCs w:val="20"/>
          <w:lang w:val="nl-BE"/>
        </w:rPr>
        <w:t xml:space="preserve"> zet </w:t>
      </w:r>
      <w:r>
        <w:rPr>
          <w:rFonts w:cs="Arial"/>
          <w:sz w:val="20"/>
          <w:szCs w:val="20"/>
          <w:lang w:val="nl-BE"/>
        </w:rPr>
        <w:t>6.Kb3</w:t>
      </w:r>
      <w:r w:rsidR="00F232D8">
        <w:rPr>
          <w:rFonts w:cs="Arial"/>
          <w:sz w:val="20"/>
          <w:szCs w:val="20"/>
          <w:lang w:val="nl-BE"/>
        </w:rPr>
        <w:t xml:space="preserve">, als zwart </w:t>
      </w:r>
      <w:r w:rsidR="00196808">
        <w:rPr>
          <w:rFonts w:cs="Arial"/>
          <w:sz w:val="20"/>
          <w:szCs w:val="20"/>
          <w:lang w:val="nl-BE"/>
        </w:rPr>
        <w:t xml:space="preserve">dan </w:t>
      </w:r>
      <w:r w:rsidR="00F232D8">
        <w:rPr>
          <w:rFonts w:cs="Arial"/>
          <w:sz w:val="20"/>
          <w:szCs w:val="20"/>
          <w:lang w:val="nl-BE"/>
        </w:rPr>
        <w:t xml:space="preserve">zou antwoorden met </w:t>
      </w:r>
      <w:r w:rsidR="00FF586B">
        <w:rPr>
          <w:rFonts w:cs="Arial"/>
          <w:sz w:val="20"/>
          <w:szCs w:val="20"/>
          <w:lang w:val="nl-BE"/>
        </w:rPr>
        <w:t>6…</w:t>
      </w:r>
      <w:r>
        <w:rPr>
          <w:rFonts w:cs="Arial"/>
          <w:sz w:val="20"/>
          <w:szCs w:val="20"/>
          <w:lang w:val="nl-BE"/>
        </w:rPr>
        <w:t>Te4?</w:t>
      </w:r>
      <w:r w:rsidR="00602AB3">
        <w:rPr>
          <w:rFonts w:cs="Arial"/>
          <w:sz w:val="20"/>
          <w:szCs w:val="20"/>
          <w:lang w:val="nl-BE"/>
        </w:rPr>
        <w:t xml:space="preserve">, door de zet </w:t>
      </w:r>
      <w:r>
        <w:rPr>
          <w:rFonts w:cs="Arial"/>
          <w:sz w:val="20"/>
          <w:szCs w:val="20"/>
          <w:lang w:val="nl-BE"/>
        </w:rPr>
        <w:t>7.b8P</w:t>
      </w:r>
      <w:r w:rsidR="000D73BF">
        <w:rPr>
          <w:rFonts w:cs="Arial"/>
          <w:sz w:val="20"/>
          <w:szCs w:val="20"/>
          <w:lang w:val="nl-BE"/>
        </w:rPr>
        <w:t>+</w:t>
      </w:r>
      <w:r w:rsidR="00F910E5">
        <w:rPr>
          <w:rFonts w:cs="Arial"/>
          <w:sz w:val="20"/>
          <w:szCs w:val="20"/>
          <w:lang w:val="nl-BE"/>
        </w:rPr>
        <w:t>!</w:t>
      </w:r>
      <w:r w:rsidR="00F232D8">
        <w:rPr>
          <w:rFonts w:cs="Arial"/>
          <w:sz w:val="20"/>
          <w:szCs w:val="20"/>
          <w:lang w:val="nl-BE"/>
        </w:rPr>
        <w:t>.</w:t>
      </w:r>
      <w:r w:rsidR="00602AB3">
        <w:rPr>
          <w:rFonts w:cs="Arial"/>
          <w:sz w:val="20"/>
          <w:szCs w:val="20"/>
          <w:lang w:val="nl-BE"/>
        </w:rPr>
        <w:t xml:space="preserve"> </w:t>
      </w:r>
      <w:r w:rsidR="00F232D8">
        <w:rPr>
          <w:rFonts w:cs="Arial"/>
          <w:sz w:val="20"/>
          <w:szCs w:val="20"/>
          <w:lang w:val="nl-BE"/>
        </w:rPr>
        <w:t>En wel na</w:t>
      </w:r>
      <w:r>
        <w:rPr>
          <w:rFonts w:cs="Arial"/>
          <w:sz w:val="20"/>
          <w:szCs w:val="20"/>
          <w:lang w:val="nl-BE"/>
        </w:rPr>
        <w:t xml:space="preserve"> </w:t>
      </w:r>
      <w:r w:rsidR="00F232D8">
        <w:rPr>
          <w:rFonts w:cs="Arial"/>
          <w:sz w:val="20"/>
          <w:szCs w:val="20"/>
          <w:lang w:val="nl-BE"/>
        </w:rPr>
        <w:t>108 zetten!</w:t>
      </w:r>
      <w:r w:rsidR="00092804">
        <w:rPr>
          <w:rFonts w:cs="Arial"/>
          <w:sz w:val="20"/>
          <w:szCs w:val="20"/>
          <w:lang w:val="nl-BE"/>
        </w:rPr>
        <w:t xml:space="preserve"> </w:t>
      </w:r>
      <w:r w:rsidR="00092804">
        <w:rPr>
          <w:rFonts w:cs="Arial"/>
          <w:i/>
          <w:sz w:val="20"/>
          <w:szCs w:val="20"/>
          <w:lang w:val="nl-BE"/>
        </w:rPr>
        <w:t>(</w:t>
      </w:r>
      <w:r w:rsidR="000D73BF">
        <w:rPr>
          <w:rFonts w:cs="Arial"/>
          <w:i/>
          <w:sz w:val="20"/>
          <w:szCs w:val="20"/>
          <w:lang w:val="nl-BE"/>
        </w:rPr>
        <w:t>Nalimov</w:t>
      </w:r>
      <w:r w:rsidR="00092804">
        <w:rPr>
          <w:rFonts w:cs="Arial"/>
          <w:i/>
          <w:sz w:val="20"/>
          <w:szCs w:val="20"/>
          <w:lang w:val="nl-BE"/>
        </w:rPr>
        <w:t>.)</w:t>
      </w:r>
    </w:p>
    <w:p w14:paraId="291AED89" w14:textId="77777777" w:rsidR="00B976F4" w:rsidRDefault="00B976F4" w:rsidP="00B976F4">
      <w:pPr>
        <w:jc w:val="both"/>
        <w:rPr>
          <w:rFonts w:cs="Arial"/>
          <w:sz w:val="20"/>
          <w:szCs w:val="20"/>
          <w:lang w:val="nl-BE"/>
        </w:rPr>
      </w:pPr>
    </w:p>
    <w:p w14:paraId="09177C7C" w14:textId="77777777" w:rsidR="00B976F4" w:rsidRDefault="00B976F4" w:rsidP="00B976F4">
      <w:pPr>
        <w:jc w:val="both"/>
        <w:rPr>
          <w:rFonts w:cs="Arial"/>
          <w:sz w:val="20"/>
          <w:szCs w:val="20"/>
          <w:lang w:val="nl-BE"/>
        </w:rPr>
      </w:pPr>
    </w:p>
    <w:p w14:paraId="650F611C" w14:textId="77777777" w:rsidR="00B976F4" w:rsidRDefault="00B976F4" w:rsidP="00B976F4">
      <w:pPr>
        <w:jc w:val="both"/>
        <w:rPr>
          <w:rFonts w:cs="Arial"/>
          <w:sz w:val="20"/>
          <w:szCs w:val="20"/>
          <w:lang w:val="nl-BE"/>
        </w:rPr>
      </w:pPr>
    </w:p>
    <w:p w14:paraId="1A0D54A1" w14:textId="77777777" w:rsidR="00B976F4" w:rsidRDefault="00B976F4" w:rsidP="00B976F4">
      <w:pPr>
        <w:jc w:val="both"/>
        <w:rPr>
          <w:rFonts w:cs="Arial"/>
          <w:sz w:val="20"/>
          <w:szCs w:val="20"/>
          <w:lang w:val="nl-BE"/>
        </w:rPr>
      </w:pPr>
    </w:p>
    <w:p w14:paraId="0C7455B8" w14:textId="77777777" w:rsidR="00B976F4" w:rsidRDefault="00B976F4" w:rsidP="00B976F4">
      <w:pPr>
        <w:jc w:val="both"/>
        <w:rPr>
          <w:rFonts w:cs="Arial"/>
          <w:sz w:val="20"/>
          <w:szCs w:val="20"/>
          <w:lang w:val="nl-BE"/>
        </w:rPr>
      </w:pPr>
    </w:p>
    <w:p w14:paraId="66093448" w14:textId="77777777" w:rsidR="00B976F4" w:rsidRDefault="00B976F4" w:rsidP="00B976F4">
      <w:pPr>
        <w:jc w:val="both"/>
        <w:rPr>
          <w:rFonts w:cs="Arial"/>
          <w:sz w:val="20"/>
          <w:szCs w:val="20"/>
          <w:lang w:val="nl-BE"/>
        </w:rPr>
      </w:pPr>
    </w:p>
    <w:p w14:paraId="0A279017" w14:textId="77777777" w:rsidR="00B976F4" w:rsidRDefault="00B976F4" w:rsidP="00B976F4">
      <w:pPr>
        <w:jc w:val="both"/>
        <w:rPr>
          <w:rFonts w:cs="Arial"/>
          <w:sz w:val="20"/>
          <w:szCs w:val="20"/>
          <w:lang w:val="nl-BE"/>
        </w:rPr>
      </w:pPr>
    </w:p>
    <w:p w14:paraId="2ACF8558" w14:textId="77777777" w:rsidR="00B976F4" w:rsidRDefault="00B976F4" w:rsidP="00B976F4">
      <w:pPr>
        <w:jc w:val="both"/>
        <w:rPr>
          <w:rFonts w:cs="Arial"/>
          <w:sz w:val="20"/>
          <w:szCs w:val="20"/>
          <w:lang w:val="nl-BE"/>
        </w:rPr>
      </w:pPr>
    </w:p>
    <w:p w14:paraId="763B4347" w14:textId="77777777" w:rsidR="006F3923" w:rsidRPr="00B976F4" w:rsidRDefault="00C55034" w:rsidP="0052702A">
      <w:pPr>
        <w:jc w:val="center"/>
        <w:rPr>
          <w:rFonts w:cs="Arial"/>
          <w:sz w:val="20"/>
          <w:szCs w:val="20"/>
          <w:lang w:val="nl-BE"/>
        </w:rPr>
      </w:pPr>
      <w:r>
        <w:rPr>
          <w:rFonts w:cs="Arial"/>
          <w:b/>
          <w:sz w:val="20"/>
          <w:szCs w:val="20"/>
          <w:lang w:val="nl-BE"/>
        </w:rPr>
        <w:lastRenderedPageBreak/>
        <w:t xml:space="preserve">- </w:t>
      </w:r>
      <w:r w:rsidR="000B1081">
        <w:rPr>
          <w:rFonts w:cs="Arial"/>
          <w:b/>
          <w:sz w:val="20"/>
          <w:szCs w:val="20"/>
          <w:lang w:val="nl-BE"/>
        </w:rPr>
        <w:t>26</w:t>
      </w:r>
      <w:r w:rsidR="00CE1E84">
        <w:rPr>
          <w:rFonts w:cs="Arial"/>
          <w:b/>
          <w:sz w:val="20"/>
          <w:szCs w:val="20"/>
          <w:lang w:val="nl-BE"/>
        </w:rPr>
        <w:t>6</w:t>
      </w:r>
      <w:r w:rsidR="004F5731">
        <w:rPr>
          <w:rFonts w:cs="Arial"/>
          <w:b/>
          <w:sz w:val="20"/>
          <w:szCs w:val="20"/>
          <w:lang w:val="nl-BE"/>
        </w:rPr>
        <w:t xml:space="preserve"> </w:t>
      </w:r>
      <w:r w:rsidR="006F3923">
        <w:rPr>
          <w:rFonts w:cs="Arial"/>
          <w:b/>
          <w:sz w:val="20"/>
          <w:szCs w:val="20"/>
          <w:lang w:val="nl-BE"/>
        </w:rPr>
        <w:t>-</w:t>
      </w:r>
    </w:p>
    <w:p w14:paraId="5A90F17A" w14:textId="77777777" w:rsidR="006F3923" w:rsidRDefault="006F3923" w:rsidP="006F3923">
      <w:pPr>
        <w:spacing w:line="190" w:lineRule="exact"/>
        <w:jc w:val="center"/>
        <w:rPr>
          <w:rFonts w:cs="Arial"/>
          <w:sz w:val="20"/>
          <w:szCs w:val="20"/>
          <w:lang w:val="nl-BE"/>
        </w:rPr>
      </w:pPr>
    </w:p>
    <w:p w14:paraId="058CCABD" w14:textId="77777777" w:rsidR="006F3923" w:rsidRDefault="006F3923" w:rsidP="006F3923">
      <w:pPr>
        <w:spacing w:line="190" w:lineRule="exact"/>
        <w:jc w:val="center"/>
        <w:rPr>
          <w:rFonts w:cs="Arial"/>
          <w:sz w:val="20"/>
          <w:szCs w:val="20"/>
          <w:lang w:val="nl-BE"/>
        </w:rPr>
      </w:pPr>
      <w:r>
        <w:rPr>
          <w:rFonts w:cs="Arial"/>
          <w:i/>
          <w:sz w:val="20"/>
          <w:szCs w:val="20"/>
          <w:lang w:val="nl-BE"/>
        </w:rPr>
        <w:t>Schakend Nederland,</w:t>
      </w:r>
      <w:r>
        <w:rPr>
          <w:rFonts w:cs="Arial"/>
          <w:sz w:val="20"/>
          <w:szCs w:val="20"/>
          <w:lang w:val="nl-BE"/>
        </w:rPr>
        <w:t xml:space="preserve"> 1960</w:t>
      </w:r>
    </w:p>
    <w:p w14:paraId="054A59FA" w14:textId="77777777" w:rsidR="006F3923" w:rsidRDefault="006F3923" w:rsidP="006F3923">
      <w:pPr>
        <w:spacing w:line="190" w:lineRule="exact"/>
        <w:jc w:val="center"/>
        <w:rPr>
          <w:rFonts w:cs="Arial"/>
          <w:sz w:val="20"/>
          <w:szCs w:val="20"/>
          <w:lang w:val="nl-BE"/>
        </w:rPr>
      </w:pPr>
      <w:r>
        <w:rPr>
          <w:rFonts w:cs="Arial"/>
          <w:sz w:val="20"/>
          <w:szCs w:val="20"/>
          <w:lang w:val="nl-BE"/>
        </w:rPr>
        <w:t>3de Bijzondere Vermelding</w:t>
      </w:r>
    </w:p>
    <w:p w14:paraId="106A90D5" w14:textId="77777777" w:rsidR="006F3923" w:rsidRDefault="006F3923" w:rsidP="00E22AFD">
      <w:pPr>
        <w:spacing w:line="190" w:lineRule="exact"/>
        <w:jc w:val="both"/>
        <w:rPr>
          <w:rFonts w:cs="Arial"/>
          <w:sz w:val="20"/>
          <w:szCs w:val="20"/>
          <w:lang w:val="nl-BE"/>
        </w:rPr>
      </w:pPr>
    </w:p>
    <w:p w14:paraId="6342FA04" w14:textId="77777777" w:rsidR="006F3923" w:rsidRDefault="00990285" w:rsidP="006F3923">
      <w:pPr>
        <w:pStyle w:val="02bSource"/>
        <w:widowControl/>
        <w:tabs>
          <w:tab w:val="left" w:pos="114"/>
        </w:tabs>
        <w:rPr>
          <w:noProof/>
          <w:lang w:val="nl-BE"/>
        </w:rPr>
      </w:pPr>
      <w:r>
        <w:object w:dxaOrig="1440" w:dyaOrig="1440" w14:anchorId="36FF486D">
          <v:shape id="_x0000_s1350" type="#_x0000_t75" style="position:absolute;left:0;text-align:left;margin-left:0;margin-top:.3pt;width:151.5pt;height:152.25pt;z-index:251672576;mso-position-horizontal:center">
            <v:imagedata r:id="rId530" o:title=""/>
            <w10:wrap type="square"/>
          </v:shape>
          <o:OLEObject Type="Embed" ProgID="CorelDRAW.Graphic.12" ShapeID="_x0000_s1350" DrawAspect="Content" ObjectID="_1587467734" r:id="rId531"/>
        </w:object>
      </w:r>
    </w:p>
    <w:p w14:paraId="1B7E65F7" w14:textId="77777777" w:rsidR="006F3923" w:rsidRDefault="006F3923" w:rsidP="006F3923">
      <w:pPr>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0340.42 d5h6</w:t>
      </w:r>
    </w:p>
    <w:p w14:paraId="5B1A6788" w14:textId="77777777" w:rsidR="006F3923" w:rsidRDefault="006F3923" w:rsidP="006F3923">
      <w:pPr>
        <w:rPr>
          <w:rFonts w:cs="Arial"/>
          <w:sz w:val="20"/>
          <w:szCs w:val="20"/>
          <w:lang w:val="nl-BE"/>
        </w:rPr>
      </w:pPr>
    </w:p>
    <w:p w14:paraId="1F02AC18" w14:textId="77777777" w:rsidR="006F3923" w:rsidRDefault="00D43BB2" w:rsidP="006F3923">
      <w:pPr>
        <w:pStyle w:val="03aText"/>
        <w:widowControl/>
        <w:rPr>
          <w:noProof/>
          <w:lang w:val="nl-BE"/>
        </w:rPr>
      </w:pPr>
      <w:r>
        <w:rPr>
          <w:noProof/>
          <w:lang w:val="nl-BE"/>
        </w:rPr>
        <w:t xml:space="preserve">Na een </w:t>
      </w:r>
      <w:r w:rsidR="006F3923">
        <w:rPr>
          <w:noProof/>
          <w:lang w:val="nl-BE"/>
        </w:rPr>
        <w:t>ietwat grove inleiding:</w:t>
      </w:r>
    </w:p>
    <w:p w14:paraId="4490C679" w14:textId="77777777" w:rsidR="006F3923" w:rsidRDefault="006F3923" w:rsidP="006F3923">
      <w:pPr>
        <w:rPr>
          <w:rFonts w:cs="Arial"/>
          <w:b/>
          <w:sz w:val="20"/>
          <w:szCs w:val="20"/>
          <w:lang w:val="nl-BE"/>
        </w:rPr>
      </w:pPr>
      <w:r>
        <w:rPr>
          <w:rFonts w:cs="Arial"/>
          <w:b/>
          <w:sz w:val="20"/>
          <w:szCs w:val="20"/>
          <w:lang w:val="nl-BE"/>
        </w:rPr>
        <w:tab/>
        <w:t>1.f7</w:t>
      </w:r>
      <w:r>
        <w:rPr>
          <w:rFonts w:cs="Arial"/>
          <w:b/>
          <w:sz w:val="20"/>
          <w:szCs w:val="20"/>
          <w:lang w:val="nl-BE"/>
        </w:rPr>
        <w:tab/>
      </w:r>
      <w:r>
        <w:rPr>
          <w:rFonts w:cs="Arial"/>
          <w:b/>
          <w:sz w:val="20"/>
          <w:szCs w:val="20"/>
          <w:lang w:val="nl-BE"/>
        </w:rPr>
        <w:tab/>
        <w:t>Tb8</w:t>
      </w:r>
    </w:p>
    <w:p w14:paraId="011ADAD1" w14:textId="77777777" w:rsidR="006F3923" w:rsidRDefault="006F3923" w:rsidP="006F3923">
      <w:pPr>
        <w:rPr>
          <w:rFonts w:cs="Arial"/>
          <w:b/>
          <w:sz w:val="20"/>
          <w:szCs w:val="20"/>
          <w:lang w:val="nl-BE"/>
        </w:rPr>
      </w:pPr>
      <w:r>
        <w:rPr>
          <w:rFonts w:cs="Arial"/>
          <w:b/>
          <w:sz w:val="20"/>
          <w:szCs w:val="20"/>
          <w:lang w:val="nl-BE"/>
        </w:rPr>
        <w:tab/>
        <w:t>2.f8D</w:t>
      </w:r>
      <w:r>
        <w:rPr>
          <w:rFonts w:cs="Arial"/>
          <w:b/>
          <w:sz w:val="20"/>
          <w:szCs w:val="20"/>
          <w:lang w:val="nl-BE"/>
        </w:rPr>
        <w:tab/>
      </w:r>
      <w:r>
        <w:rPr>
          <w:rFonts w:cs="Arial"/>
          <w:b/>
          <w:sz w:val="20"/>
          <w:szCs w:val="20"/>
          <w:lang w:val="nl-BE"/>
        </w:rPr>
        <w:tab/>
        <w:t>Txf8</w:t>
      </w:r>
    </w:p>
    <w:p w14:paraId="7E4922A5" w14:textId="77777777" w:rsidR="006F3923" w:rsidRDefault="006F3923" w:rsidP="006F3923">
      <w:pPr>
        <w:rPr>
          <w:rFonts w:cs="Arial"/>
          <w:b/>
          <w:sz w:val="20"/>
          <w:szCs w:val="20"/>
          <w:lang w:val="nl-BE"/>
        </w:rPr>
      </w:pPr>
      <w:r>
        <w:rPr>
          <w:rFonts w:cs="Arial"/>
          <w:b/>
          <w:sz w:val="20"/>
          <w:szCs w:val="20"/>
          <w:lang w:val="nl-BE"/>
        </w:rPr>
        <w:tab/>
        <w:t>3.Lxf8+</w:t>
      </w:r>
      <w:r>
        <w:rPr>
          <w:rFonts w:cs="Arial"/>
          <w:b/>
          <w:sz w:val="20"/>
          <w:szCs w:val="20"/>
          <w:lang w:val="nl-BE"/>
        </w:rPr>
        <w:tab/>
      </w:r>
      <w:r>
        <w:rPr>
          <w:rFonts w:cs="Arial"/>
          <w:b/>
          <w:sz w:val="20"/>
          <w:szCs w:val="20"/>
          <w:lang w:val="nl-BE"/>
        </w:rPr>
        <w:tab/>
        <w:t>Kh5</w:t>
      </w:r>
    </w:p>
    <w:p w14:paraId="56C2FFEA" w14:textId="77777777" w:rsidR="006F3923" w:rsidRDefault="006F3923" w:rsidP="006F3923">
      <w:pPr>
        <w:pStyle w:val="03aText"/>
        <w:widowControl/>
        <w:rPr>
          <w:noProof/>
          <w:lang w:val="nl-BE"/>
        </w:rPr>
      </w:pPr>
      <w:r>
        <w:rPr>
          <w:noProof/>
          <w:lang w:val="nl-BE"/>
        </w:rPr>
        <w:t>dreigt zwart pion h4 te verove</w:t>
      </w:r>
      <w:r>
        <w:rPr>
          <w:noProof/>
          <w:lang w:val="nl-BE"/>
        </w:rPr>
        <w:softHyphen/>
        <w:t xml:space="preserve">ren, Maar wit </w:t>
      </w:r>
      <w:r w:rsidR="00D43BB2">
        <w:rPr>
          <w:noProof/>
          <w:lang w:val="nl-BE"/>
        </w:rPr>
        <w:t>zal de a-pion tot pro</w:t>
      </w:r>
      <w:r>
        <w:rPr>
          <w:noProof/>
          <w:lang w:val="nl-BE"/>
        </w:rPr>
        <w:t>mo</w:t>
      </w:r>
      <w:r w:rsidR="00D43BB2">
        <w:rPr>
          <w:noProof/>
          <w:lang w:val="nl-BE"/>
        </w:rPr>
        <w:t>-</w:t>
      </w:r>
      <w:r>
        <w:rPr>
          <w:noProof/>
          <w:lang w:val="nl-BE"/>
        </w:rPr>
        <w:t>tie brengen:</w:t>
      </w:r>
    </w:p>
    <w:p w14:paraId="11E08FA6" w14:textId="77777777" w:rsidR="006F3923" w:rsidRDefault="006F3923" w:rsidP="006F3923">
      <w:pPr>
        <w:rPr>
          <w:rFonts w:cs="Arial"/>
          <w:b/>
          <w:sz w:val="20"/>
          <w:szCs w:val="20"/>
          <w:lang w:val="nl-BE"/>
        </w:rPr>
      </w:pPr>
      <w:r>
        <w:rPr>
          <w:rFonts w:cs="Arial"/>
          <w:b/>
          <w:sz w:val="20"/>
          <w:szCs w:val="20"/>
          <w:lang w:val="nl-BE"/>
        </w:rPr>
        <w:tab/>
        <w:t>4.a6</w:t>
      </w:r>
      <w:r>
        <w:rPr>
          <w:rFonts w:cs="Arial"/>
          <w:b/>
          <w:sz w:val="20"/>
          <w:szCs w:val="20"/>
          <w:lang w:val="nl-BE"/>
        </w:rPr>
        <w:tab/>
      </w:r>
      <w:r>
        <w:rPr>
          <w:rFonts w:cs="Arial"/>
          <w:b/>
          <w:sz w:val="20"/>
          <w:szCs w:val="20"/>
          <w:lang w:val="nl-BE"/>
        </w:rPr>
        <w:tab/>
        <w:t>Lb5</w:t>
      </w:r>
    </w:p>
    <w:p w14:paraId="6EF38C66" w14:textId="77777777" w:rsidR="006F3923" w:rsidRDefault="006F3923" w:rsidP="006F3923">
      <w:pPr>
        <w:pStyle w:val="03aText"/>
        <w:widowControl/>
        <w:rPr>
          <w:noProof/>
          <w:lang w:val="nl-BE"/>
        </w:rPr>
      </w:pPr>
      <w:r>
        <w:rPr>
          <w:noProof/>
          <w:lang w:val="nl-BE"/>
        </w:rPr>
        <w:t>Deze zet is beter dan: 4...Lb3+</w:t>
      </w:r>
      <w:r w:rsidR="009056AA">
        <w:rPr>
          <w:noProof/>
          <w:lang w:val="nl-BE"/>
        </w:rPr>
        <w:t>?</w:t>
      </w:r>
      <w:r>
        <w:rPr>
          <w:noProof/>
          <w:lang w:val="nl-BE"/>
        </w:rPr>
        <w:t xml:space="preserve"> 5.Kd4 La4 6.a7 Lc6 7.Le7 en bij</w:t>
      </w:r>
      <w:r>
        <w:rPr>
          <w:noProof/>
          <w:lang w:val="nl-BE"/>
        </w:rPr>
        <w:softHyphen/>
        <w:t>voorbeeld 7...Kg4 8.Kxe3 en één van de witte pionnen promoveert.</w:t>
      </w:r>
    </w:p>
    <w:p w14:paraId="105E0EA2" w14:textId="77777777" w:rsidR="006F3923" w:rsidRDefault="006F3923" w:rsidP="006F3923">
      <w:pPr>
        <w:rPr>
          <w:rFonts w:cs="Arial"/>
          <w:b/>
          <w:sz w:val="20"/>
          <w:szCs w:val="20"/>
          <w:lang w:val="nl-BE"/>
        </w:rPr>
      </w:pPr>
      <w:r>
        <w:rPr>
          <w:rFonts w:cs="Arial"/>
          <w:b/>
          <w:sz w:val="20"/>
          <w:szCs w:val="20"/>
          <w:lang w:val="nl-BE"/>
        </w:rPr>
        <w:tab/>
        <w:t>5.a7</w:t>
      </w:r>
      <w:r>
        <w:rPr>
          <w:rFonts w:cs="Arial"/>
          <w:b/>
          <w:sz w:val="20"/>
          <w:szCs w:val="20"/>
          <w:lang w:val="nl-BE"/>
        </w:rPr>
        <w:tab/>
      </w:r>
      <w:r>
        <w:rPr>
          <w:rFonts w:cs="Arial"/>
          <w:b/>
          <w:sz w:val="20"/>
          <w:szCs w:val="20"/>
          <w:lang w:val="nl-BE"/>
        </w:rPr>
        <w:tab/>
        <w:t>Lxe2.</w:t>
      </w:r>
    </w:p>
    <w:p w14:paraId="03640DC9" w14:textId="77777777" w:rsidR="006F3923" w:rsidRDefault="006F3923" w:rsidP="006F3923">
      <w:pPr>
        <w:rPr>
          <w:rFonts w:cs="Arial"/>
          <w:b/>
          <w:sz w:val="20"/>
          <w:szCs w:val="20"/>
          <w:lang w:val="nl-BE"/>
        </w:rPr>
      </w:pPr>
      <w:r>
        <w:rPr>
          <w:rFonts w:cs="Arial"/>
          <w:b/>
          <w:sz w:val="20"/>
          <w:szCs w:val="20"/>
          <w:lang w:val="nl-BE"/>
        </w:rPr>
        <w:tab/>
        <w:t>6.Ke4</w:t>
      </w:r>
      <w:r>
        <w:rPr>
          <w:rFonts w:cs="Arial"/>
          <w:b/>
          <w:sz w:val="20"/>
          <w:szCs w:val="20"/>
          <w:lang w:val="nl-BE"/>
        </w:rPr>
        <w:tab/>
      </w:r>
      <w:r>
        <w:rPr>
          <w:rFonts w:cs="Arial"/>
          <w:b/>
          <w:sz w:val="20"/>
          <w:szCs w:val="20"/>
          <w:lang w:val="nl-BE"/>
        </w:rPr>
        <w:tab/>
        <w:t>Lf1</w:t>
      </w:r>
    </w:p>
    <w:p w14:paraId="30717C96" w14:textId="77777777" w:rsidR="006F3923" w:rsidRDefault="006F3923" w:rsidP="006F3923">
      <w:pPr>
        <w:pStyle w:val="03aText"/>
        <w:widowControl/>
        <w:rPr>
          <w:noProof/>
          <w:lang w:val="nl-BE"/>
        </w:rPr>
      </w:pPr>
      <w:r>
        <w:rPr>
          <w:noProof/>
          <w:lang w:val="nl-BE"/>
        </w:rPr>
        <w:t>Niet 6…Kg4</w:t>
      </w:r>
      <w:r w:rsidR="0003638A">
        <w:rPr>
          <w:noProof/>
          <w:lang w:val="nl-BE"/>
        </w:rPr>
        <w:t>?</w:t>
      </w:r>
      <w:r>
        <w:rPr>
          <w:noProof/>
          <w:lang w:val="nl-BE"/>
        </w:rPr>
        <w:t xml:space="preserve"> want dan loopt na 7.Kxe3 Lf3, de h5-pion door.</w:t>
      </w:r>
    </w:p>
    <w:p w14:paraId="0CC5528C" w14:textId="77777777" w:rsidR="006F3923" w:rsidRDefault="006F3923" w:rsidP="006F3923">
      <w:pPr>
        <w:rPr>
          <w:rFonts w:cs="Arial"/>
          <w:b/>
          <w:sz w:val="20"/>
          <w:szCs w:val="20"/>
          <w:lang w:val="nl-BE"/>
        </w:rPr>
      </w:pPr>
      <w:r>
        <w:rPr>
          <w:rFonts w:cs="Arial"/>
          <w:b/>
          <w:sz w:val="20"/>
          <w:szCs w:val="20"/>
          <w:lang w:val="nl-BE"/>
        </w:rPr>
        <w:t xml:space="preserve">             7.Kf3</w:t>
      </w:r>
    </w:p>
    <w:p w14:paraId="08FC865A" w14:textId="77777777" w:rsidR="006F3923" w:rsidRDefault="006F3923" w:rsidP="006F3923">
      <w:pPr>
        <w:pStyle w:val="03aText"/>
        <w:widowControl/>
        <w:rPr>
          <w:noProof/>
          <w:lang w:val="nl-BE"/>
        </w:rPr>
      </w:pPr>
      <w:r>
        <w:rPr>
          <w:noProof/>
          <w:lang w:val="nl-BE"/>
        </w:rPr>
        <w:t>Natuurlijk niet 10.Kxe3? Lg2 en weg is de winst.</w:t>
      </w:r>
    </w:p>
    <w:p w14:paraId="5ABAD4BB" w14:textId="77777777" w:rsidR="0080394B" w:rsidRDefault="006F3923" w:rsidP="006F3923">
      <w:pPr>
        <w:rPr>
          <w:rFonts w:cs="Arial"/>
          <w:b/>
          <w:sz w:val="20"/>
          <w:szCs w:val="20"/>
          <w:lang w:val="nl-BE"/>
        </w:rPr>
      </w:pPr>
      <w:r>
        <w:rPr>
          <w:rFonts w:cs="Arial"/>
          <w:b/>
          <w:sz w:val="20"/>
          <w:szCs w:val="20"/>
          <w:lang w:val="nl-BE"/>
        </w:rPr>
        <w:t xml:space="preserve">            </w:t>
      </w:r>
    </w:p>
    <w:p w14:paraId="4C7FDFF3" w14:textId="77777777" w:rsidR="0080394B" w:rsidRDefault="0080394B" w:rsidP="006F3923">
      <w:pPr>
        <w:rPr>
          <w:rFonts w:cs="Arial"/>
          <w:b/>
          <w:sz w:val="20"/>
          <w:szCs w:val="20"/>
          <w:lang w:val="nl-BE"/>
        </w:rPr>
      </w:pPr>
    </w:p>
    <w:p w14:paraId="60BF5B32" w14:textId="77777777" w:rsidR="0080394B" w:rsidRDefault="0080394B" w:rsidP="006F3923">
      <w:pPr>
        <w:rPr>
          <w:rFonts w:cs="Arial"/>
          <w:b/>
          <w:sz w:val="20"/>
          <w:szCs w:val="20"/>
          <w:lang w:val="nl-BE"/>
        </w:rPr>
      </w:pPr>
    </w:p>
    <w:p w14:paraId="281A78EA" w14:textId="77777777" w:rsidR="008C1422" w:rsidRDefault="008C1422" w:rsidP="006F3923">
      <w:pPr>
        <w:rPr>
          <w:rFonts w:cs="Arial"/>
          <w:b/>
          <w:sz w:val="20"/>
          <w:szCs w:val="20"/>
          <w:lang w:val="nl-BE"/>
        </w:rPr>
      </w:pPr>
    </w:p>
    <w:p w14:paraId="1A9D6421" w14:textId="77777777" w:rsidR="003B3191" w:rsidRDefault="003B3191" w:rsidP="006F3923">
      <w:pPr>
        <w:rPr>
          <w:rFonts w:cs="Arial"/>
          <w:b/>
          <w:sz w:val="20"/>
          <w:szCs w:val="20"/>
          <w:lang w:val="nl-BE"/>
        </w:rPr>
      </w:pPr>
    </w:p>
    <w:p w14:paraId="23170588" w14:textId="77777777" w:rsidR="004412E1" w:rsidRDefault="004412E1" w:rsidP="006F3923">
      <w:pPr>
        <w:rPr>
          <w:rFonts w:cs="Arial"/>
          <w:b/>
          <w:sz w:val="20"/>
          <w:szCs w:val="20"/>
          <w:lang w:val="nl-BE"/>
        </w:rPr>
      </w:pPr>
    </w:p>
    <w:p w14:paraId="453BE715" w14:textId="77777777" w:rsidR="006F3923" w:rsidRDefault="006F3923" w:rsidP="0080394B">
      <w:pPr>
        <w:ind w:firstLine="708"/>
        <w:rPr>
          <w:rFonts w:cs="Arial"/>
          <w:b/>
          <w:sz w:val="20"/>
          <w:szCs w:val="20"/>
          <w:lang w:val="nl-BE"/>
        </w:rPr>
      </w:pPr>
      <w:r>
        <w:rPr>
          <w:rFonts w:cs="Arial"/>
          <w:b/>
          <w:sz w:val="20"/>
          <w:szCs w:val="20"/>
          <w:lang w:val="nl-BE"/>
        </w:rPr>
        <w:t>7...</w:t>
      </w:r>
      <w:r>
        <w:rPr>
          <w:rFonts w:cs="Arial"/>
          <w:b/>
          <w:sz w:val="20"/>
          <w:szCs w:val="20"/>
          <w:lang w:val="nl-BE"/>
        </w:rPr>
        <w:tab/>
      </w:r>
      <w:r>
        <w:rPr>
          <w:rFonts w:cs="Arial"/>
          <w:b/>
          <w:sz w:val="20"/>
          <w:szCs w:val="20"/>
          <w:lang w:val="nl-BE"/>
        </w:rPr>
        <w:tab/>
        <w:t>e2</w:t>
      </w:r>
    </w:p>
    <w:p w14:paraId="261CDEB5" w14:textId="77777777" w:rsidR="006F3923" w:rsidRDefault="006F3923" w:rsidP="006F3923">
      <w:pPr>
        <w:rPr>
          <w:rFonts w:cs="Arial"/>
          <w:sz w:val="20"/>
          <w:szCs w:val="20"/>
          <w:lang w:val="nl-BE"/>
        </w:rPr>
      </w:pPr>
      <w:r>
        <w:rPr>
          <w:rFonts w:cs="Arial"/>
          <w:sz w:val="20"/>
          <w:szCs w:val="20"/>
          <w:lang w:val="nl-BE"/>
        </w:rPr>
        <w:t>Zwart hoopt op een promotie.</w:t>
      </w:r>
    </w:p>
    <w:p w14:paraId="3C988392" w14:textId="77777777" w:rsidR="006F3923" w:rsidRDefault="006F3923" w:rsidP="0080394B">
      <w:pPr>
        <w:ind w:firstLine="708"/>
        <w:rPr>
          <w:rFonts w:cs="Arial"/>
          <w:b/>
          <w:sz w:val="20"/>
          <w:szCs w:val="20"/>
          <w:lang w:val="nl-BE"/>
        </w:rPr>
      </w:pPr>
      <w:r>
        <w:rPr>
          <w:rFonts w:cs="Arial"/>
          <w:b/>
          <w:sz w:val="20"/>
          <w:szCs w:val="20"/>
          <w:lang w:val="nl-BE"/>
        </w:rPr>
        <w:t>8.Lb4</w:t>
      </w:r>
    </w:p>
    <w:p w14:paraId="41FC4C42" w14:textId="77777777" w:rsidR="006F3923" w:rsidRDefault="006F3923" w:rsidP="006F3923">
      <w:pPr>
        <w:pStyle w:val="03aText"/>
        <w:widowControl/>
        <w:rPr>
          <w:noProof/>
          <w:lang w:val="nl-BE"/>
        </w:rPr>
      </w:pPr>
      <w:r>
        <w:rPr>
          <w:noProof/>
          <w:lang w:val="nl-BE"/>
        </w:rPr>
        <w:t xml:space="preserve">En niet </w:t>
      </w:r>
    </w:p>
    <w:p w14:paraId="0706601D" w14:textId="77777777" w:rsidR="006F3923" w:rsidRDefault="006F3923" w:rsidP="00586E21">
      <w:pPr>
        <w:pStyle w:val="03aText"/>
        <w:widowControl/>
        <w:numPr>
          <w:ilvl w:val="0"/>
          <w:numId w:val="138"/>
        </w:numPr>
        <w:rPr>
          <w:noProof/>
          <w:lang w:val="nl-BE"/>
        </w:rPr>
      </w:pPr>
      <w:r>
        <w:rPr>
          <w:noProof/>
          <w:lang w:val="nl-BE"/>
        </w:rPr>
        <w:t>8.Kf2? Lg2 9.Kxe2 Kxh4, met remise. Noch</w:t>
      </w:r>
    </w:p>
    <w:p w14:paraId="1AA1EDBD" w14:textId="77777777" w:rsidR="006F3923" w:rsidRDefault="006F3923" w:rsidP="00586E21">
      <w:pPr>
        <w:pStyle w:val="03aText"/>
        <w:widowControl/>
        <w:numPr>
          <w:ilvl w:val="0"/>
          <w:numId w:val="138"/>
        </w:numPr>
        <w:rPr>
          <w:noProof/>
          <w:lang w:val="en-GB"/>
        </w:rPr>
      </w:pPr>
      <w:r>
        <w:rPr>
          <w:noProof/>
          <w:lang w:val="en-GB"/>
        </w:rPr>
        <w:t>8.a8D? e1D 9.Dd5+ Kxh4, remise.</w:t>
      </w:r>
    </w:p>
    <w:p w14:paraId="512A1DC9" w14:textId="77777777" w:rsidR="006F3923" w:rsidRDefault="006F3923" w:rsidP="006F3923">
      <w:pPr>
        <w:rPr>
          <w:rFonts w:cs="Arial"/>
          <w:b/>
          <w:sz w:val="20"/>
          <w:szCs w:val="20"/>
          <w:lang w:val="nl-BE"/>
        </w:rPr>
      </w:pPr>
      <w:r>
        <w:rPr>
          <w:rFonts w:cs="Arial"/>
          <w:b/>
          <w:sz w:val="20"/>
          <w:szCs w:val="20"/>
          <w:lang w:val="en-GB"/>
        </w:rPr>
        <w:t xml:space="preserve">             </w:t>
      </w:r>
      <w:r>
        <w:rPr>
          <w:rFonts w:cs="Arial"/>
          <w:b/>
          <w:sz w:val="20"/>
          <w:szCs w:val="20"/>
          <w:lang w:val="nl-BE"/>
        </w:rPr>
        <w:t>8...</w:t>
      </w:r>
      <w:r>
        <w:rPr>
          <w:rFonts w:cs="Arial"/>
          <w:b/>
          <w:sz w:val="20"/>
          <w:szCs w:val="20"/>
          <w:lang w:val="nl-BE"/>
        </w:rPr>
        <w:tab/>
      </w:r>
      <w:r>
        <w:rPr>
          <w:rFonts w:cs="Arial"/>
          <w:b/>
          <w:sz w:val="20"/>
          <w:szCs w:val="20"/>
          <w:lang w:val="nl-BE"/>
        </w:rPr>
        <w:tab/>
        <w:t>e1D</w:t>
      </w:r>
    </w:p>
    <w:p w14:paraId="57C595B7" w14:textId="77777777" w:rsidR="006F3923" w:rsidRDefault="006F3923" w:rsidP="006F3923">
      <w:pPr>
        <w:rPr>
          <w:rFonts w:cs="Arial"/>
          <w:b/>
          <w:sz w:val="20"/>
          <w:szCs w:val="20"/>
          <w:lang w:val="nl-BE"/>
        </w:rPr>
      </w:pPr>
      <w:r>
        <w:rPr>
          <w:rFonts w:cs="Arial"/>
          <w:b/>
          <w:sz w:val="20"/>
          <w:szCs w:val="20"/>
          <w:lang w:val="nl-BE"/>
        </w:rPr>
        <w:t xml:space="preserve">             9.Lxe1</w:t>
      </w:r>
      <w:r>
        <w:rPr>
          <w:rFonts w:cs="Arial"/>
          <w:b/>
          <w:sz w:val="20"/>
          <w:szCs w:val="20"/>
          <w:lang w:val="nl-BE"/>
        </w:rPr>
        <w:tab/>
      </w:r>
      <w:r>
        <w:rPr>
          <w:rFonts w:cs="Arial"/>
          <w:b/>
          <w:sz w:val="20"/>
          <w:szCs w:val="20"/>
          <w:lang w:val="nl-BE"/>
        </w:rPr>
        <w:tab/>
        <w:t>Lb5</w:t>
      </w:r>
    </w:p>
    <w:p w14:paraId="520D6452" w14:textId="77777777" w:rsidR="006F3923" w:rsidRDefault="00371219" w:rsidP="006F3923">
      <w:pPr>
        <w:pStyle w:val="03aText"/>
        <w:widowControl/>
        <w:rPr>
          <w:noProof/>
          <w:lang w:val="nl-BE"/>
        </w:rPr>
      </w:pPr>
      <w:r>
        <w:rPr>
          <w:noProof/>
          <w:lang w:val="nl-BE"/>
        </w:rPr>
        <w:t>Dreigt nu 10...Lc6+.</w:t>
      </w:r>
    </w:p>
    <w:p w14:paraId="66CE8BA2" w14:textId="77777777" w:rsidR="006F3923" w:rsidRDefault="006F3923" w:rsidP="006F3923">
      <w:pPr>
        <w:rPr>
          <w:rFonts w:cs="Arial"/>
          <w:b/>
          <w:sz w:val="20"/>
          <w:szCs w:val="20"/>
          <w:lang w:val="nl-BE"/>
        </w:rPr>
      </w:pPr>
      <w:r>
        <w:rPr>
          <w:rFonts w:cs="Arial"/>
          <w:b/>
          <w:sz w:val="20"/>
          <w:szCs w:val="20"/>
          <w:lang w:val="nl-BE"/>
        </w:rPr>
        <w:t xml:space="preserve">           10.a8L</w:t>
      </w:r>
    </w:p>
    <w:p w14:paraId="1CCFAAA2" w14:textId="77777777" w:rsidR="006F3923" w:rsidRDefault="006F3923" w:rsidP="006F3923">
      <w:pPr>
        <w:pStyle w:val="03aText"/>
        <w:widowControl/>
        <w:rPr>
          <w:noProof/>
          <w:lang w:val="nl-BE"/>
        </w:rPr>
      </w:pPr>
      <w:r>
        <w:rPr>
          <w:noProof/>
          <w:lang w:val="nl-BE"/>
        </w:rPr>
        <w:t xml:space="preserve">En dankzij de onderpromotie wint wit na loperruil, door promotie van de h-pion, daar hij de goede loper overhoudt. </w:t>
      </w:r>
    </w:p>
    <w:p w14:paraId="65D1C817" w14:textId="77777777" w:rsidR="00CB7F31" w:rsidRDefault="00CB7F31" w:rsidP="006F3923">
      <w:pPr>
        <w:pStyle w:val="03aText"/>
        <w:widowControl/>
        <w:rPr>
          <w:noProof/>
          <w:lang w:val="nl-BE"/>
        </w:rPr>
      </w:pPr>
    </w:p>
    <w:p w14:paraId="3BF5FFE2" w14:textId="77777777" w:rsidR="00626A5E" w:rsidRDefault="006F3923" w:rsidP="006F3923">
      <w:pPr>
        <w:pStyle w:val="03aText"/>
        <w:widowControl/>
        <w:rPr>
          <w:noProof/>
          <w:lang w:val="nl-BE"/>
        </w:rPr>
      </w:pPr>
      <w:r>
        <w:rPr>
          <w:noProof/>
          <w:lang w:val="nl-BE"/>
        </w:rPr>
        <w:t xml:space="preserve">Niet goed is hier </w:t>
      </w:r>
    </w:p>
    <w:p w14:paraId="67665FA9" w14:textId="77777777" w:rsidR="00626A5E" w:rsidRDefault="006F3923" w:rsidP="006A0EB8">
      <w:pPr>
        <w:pStyle w:val="03aText"/>
        <w:widowControl/>
        <w:numPr>
          <w:ilvl w:val="0"/>
          <w:numId w:val="230"/>
        </w:numPr>
        <w:rPr>
          <w:noProof/>
          <w:lang w:val="nl-BE"/>
        </w:rPr>
      </w:pPr>
      <w:r>
        <w:rPr>
          <w:noProof/>
          <w:lang w:val="nl-BE"/>
        </w:rPr>
        <w:t>10.a8D? Lc6</w:t>
      </w:r>
      <w:r w:rsidR="00626A5E">
        <w:rPr>
          <w:noProof/>
          <w:lang w:val="nl-BE"/>
        </w:rPr>
        <w:t xml:space="preserve">+ 11.Dxc6, en zwart staat pat. </w:t>
      </w:r>
      <w:r>
        <w:rPr>
          <w:noProof/>
          <w:lang w:val="nl-BE"/>
        </w:rPr>
        <w:t xml:space="preserve">Ook </w:t>
      </w:r>
    </w:p>
    <w:p w14:paraId="5D70B913" w14:textId="77777777" w:rsidR="006F3923" w:rsidRDefault="006F3923" w:rsidP="006A0EB8">
      <w:pPr>
        <w:pStyle w:val="03aText"/>
        <w:widowControl/>
        <w:numPr>
          <w:ilvl w:val="0"/>
          <w:numId w:val="230"/>
        </w:numPr>
        <w:rPr>
          <w:noProof/>
          <w:lang w:val="nl-BE"/>
        </w:rPr>
      </w:pPr>
      <w:r>
        <w:rPr>
          <w:noProof/>
          <w:lang w:val="nl-BE"/>
        </w:rPr>
        <w:t>10.a8T</w:t>
      </w:r>
      <w:r w:rsidR="0003638A">
        <w:rPr>
          <w:noProof/>
          <w:lang w:val="nl-BE"/>
        </w:rPr>
        <w:t>?</w:t>
      </w:r>
      <w:r>
        <w:rPr>
          <w:noProof/>
          <w:lang w:val="nl-BE"/>
        </w:rPr>
        <w:t xml:space="preserve"> faalt uiteraard op 10...Lc6+ en 11.Lxa8.</w:t>
      </w:r>
    </w:p>
    <w:p w14:paraId="4878F035" w14:textId="77777777" w:rsidR="006F3923" w:rsidRDefault="006F3923" w:rsidP="006F3923">
      <w:pPr>
        <w:pStyle w:val="03cOpmerking"/>
        <w:widowControl/>
        <w:spacing w:before="240"/>
        <w:rPr>
          <w:noProof/>
          <w:lang w:val="nl-BE"/>
        </w:rPr>
      </w:pPr>
      <w:r>
        <w:rPr>
          <w:noProof/>
          <w:lang w:val="nl-BE"/>
        </w:rPr>
        <w:t>Cor de Feijter commentarieerde:</w:t>
      </w:r>
      <w:r>
        <w:rPr>
          <w:i/>
          <w:iCs/>
          <w:noProof/>
          <w:lang w:val="nl-BE"/>
        </w:rPr>
        <w:t xml:space="preserve"> “Aardige steen, maar enkele fa-cetten kunnen nog bijgeslepen wor</w:t>
      </w:r>
      <w:r>
        <w:rPr>
          <w:i/>
          <w:iCs/>
          <w:noProof/>
          <w:lang w:val="nl-BE"/>
        </w:rPr>
        <w:softHyphen/>
        <w:t>den.”</w:t>
      </w:r>
    </w:p>
    <w:p w14:paraId="62A40714" w14:textId="77777777" w:rsidR="006F3923" w:rsidRDefault="006F3923" w:rsidP="006F3923">
      <w:pPr>
        <w:spacing w:line="190" w:lineRule="exact"/>
        <w:jc w:val="center"/>
        <w:rPr>
          <w:rFonts w:cs="Arial"/>
          <w:b/>
          <w:sz w:val="20"/>
          <w:szCs w:val="20"/>
          <w:lang w:val="nl-BE"/>
        </w:rPr>
      </w:pPr>
      <w:r>
        <w:rPr>
          <w:rFonts w:cs="Arial"/>
          <w:sz w:val="20"/>
          <w:szCs w:val="20"/>
          <w:lang w:val="nl-BE"/>
        </w:rPr>
        <w:br w:type="page"/>
      </w:r>
      <w:r w:rsidR="00C55034">
        <w:rPr>
          <w:rFonts w:cs="Arial"/>
          <w:b/>
          <w:sz w:val="20"/>
          <w:szCs w:val="20"/>
          <w:lang w:val="nl-BE"/>
        </w:rPr>
        <w:lastRenderedPageBreak/>
        <w:t xml:space="preserve">- </w:t>
      </w:r>
      <w:r w:rsidR="00DF11A5">
        <w:rPr>
          <w:rFonts w:cs="Arial"/>
          <w:b/>
          <w:sz w:val="20"/>
          <w:szCs w:val="20"/>
          <w:lang w:val="nl-BE"/>
        </w:rPr>
        <w:t>26</w:t>
      </w:r>
      <w:r w:rsidR="00CE1E84">
        <w:rPr>
          <w:rFonts w:cs="Arial"/>
          <w:b/>
          <w:sz w:val="20"/>
          <w:szCs w:val="20"/>
          <w:lang w:val="nl-BE"/>
        </w:rPr>
        <w:t>7</w:t>
      </w:r>
      <w:r>
        <w:rPr>
          <w:rFonts w:cs="Arial"/>
          <w:b/>
          <w:sz w:val="20"/>
          <w:szCs w:val="20"/>
          <w:lang w:val="nl-BE"/>
        </w:rPr>
        <w:t xml:space="preserve"> -</w:t>
      </w:r>
    </w:p>
    <w:p w14:paraId="49B084B3" w14:textId="77777777" w:rsidR="006F3923" w:rsidRDefault="006F3923" w:rsidP="006F3923">
      <w:pPr>
        <w:spacing w:line="190" w:lineRule="exact"/>
        <w:jc w:val="center"/>
        <w:rPr>
          <w:rFonts w:cs="Arial"/>
          <w:sz w:val="20"/>
          <w:szCs w:val="20"/>
          <w:lang w:val="nl-BE"/>
        </w:rPr>
      </w:pPr>
    </w:p>
    <w:p w14:paraId="13DF993A" w14:textId="77777777" w:rsidR="006F3923" w:rsidRDefault="006F3923" w:rsidP="006F3923">
      <w:pPr>
        <w:spacing w:line="190" w:lineRule="exact"/>
        <w:jc w:val="center"/>
        <w:rPr>
          <w:rFonts w:cs="Arial"/>
          <w:sz w:val="20"/>
          <w:szCs w:val="20"/>
          <w:lang w:val="nl-BE"/>
        </w:rPr>
      </w:pPr>
      <w:r>
        <w:rPr>
          <w:rFonts w:cs="Arial"/>
          <w:i/>
          <w:sz w:val="20"/>
          <w:szCs w:val="20"/>
          <w:lang w:val="nl-BE"/>
        </w:rPr>
        <w:t>Tijdschrift KNSB,</w:t>
      </w:r>
      <w:r>
        <w:rPr>
          <w:rFonts w:cs="Arial"/>
          <w:sz w:val="20"/>
          <w:szCs w:val="20"/>
          <w:lang w:val="nl-BE"/>
        </w:rPr>
        <w:t xml:space="preserve"> 1962</w:t>
      </w:r>
    </w:p>
    <w:p w14:paraId="04060384" w14:textId="77777777" w:rsidR="006F3923" w:rsidRDefault="006F3923" w:rsidP="006F3923">
      <w:pPr>
        <w:spacing w:line="190" w:lineRule="exact"/>
        <w:jc w:val="center"/>
        <w:rPr>
          <w:rFonts w:cs="Arial"/>
          <w:sz w:val="20"/>
          <w:szCs w:val="20"/>
          <w:lang w:val="nl-BE"/>
        </w:rPr>
      </w:pPr>
      <w:r>
        <w:rPr>
          <w:rFonts w:cs="Arial"/>
          <w:sz w:val="20"/>
          <w:szCs w:val="20"/>
          <w:lang w:val="nl-BE"/>
        </w:rPr>
        <w:t>3de Prijs</w:t>
      </w:r>
    </w:p>
    <w:p w14:paraId="75C19054" w14:textId="77777777" w:rsidR="006F3923" w:rsidRDefault="006F3923" w:rsidP="006F3923">
      <w:pPr>
        <w:spacing w:line="190" w:lineRule="exact"/>
        <w:jc w:val="center"/>
        <w:rPr>
          <w:rFonts w:cs="Arial"/>
          <w:sz w:val="20"/>
          <w:szCs w:val="20"/>
          <w:lang w:val="nl-BE"/>
        </w:rPr>
      </w:pPr>
    </w:p>
    <w:p w14:paraId="1DCADB42" w14:textId="77777777" w:rsidR="006F3923" w:rsidRDefault="00990285" w:rsidP="006F3923">
      <w:pPr>
        <w:rPr>
          <w:rFonts w:cs="Arial"/>
          <w:sz w:val="20"/>
          <w:szCs w:val="20"/>
          <w:lang w:val="nl-BE"/>
        </w:rPr>
      </w:pPr>
      <w:r>
        <w:object w:dxaOrig="1440" w:dyaOrig="1440" w14:anchorId="7A8A50D7">
          <v:shape id="_x0000_s1369" type="#_x0000_t75" style="position:absolute;margin-left:0;margin-top:.3pt;width:152.25pt;height:152.25pt;z-index:251691008;mso-position-horizontal:center">
            <v:imagedata r:id="rId532" o:title=""/>
            <w10:wrap type="square"/>
          </v:shape>
          <o:OLEObject Type="Embed" ProgID="CorelDRAW.Graphic.12" ShapeID="_x0000_s1369" DrawAspect="Content" ObjectID="_1587467735" r:id="rId533"/>
        </w:object>
      </w:r>
    </w:p>
    <w:p w14:paraId="0A4A2675" w14:textId="77777777" w:rsidR="006F3923" w:rsidRDefault="006F3923" w:rsidP="006F3923">
      <w:pPr>
        <w:rPr>
          <w:rFonts w:cs="Arial"/>
          <w:sz w:val="20"/>
          <w:szCs w:val="20"/>
          <w:lang w:val="nl-BE"/>
        </w:rPr>
      </w:pPr>
      <w:r>
        <w:rPr>
          <w:rFonts w:cs="Arial"/>
          <w:b/>
          <w:lang w:val="nl-BE"/>
        </w:rPr>
        <w:t xml:space="preserve">= </w:t>
      </w:r>
      <w:r>
        <w:rPr>
          <w:rFonts w:cs="Arial"/>
          <w:sz w:val="20"/>
          <w:szCs w:val="20"/>
          <w:lang w:val="nl-BE"/>
        </w:rPr>
        <w:t xml:space="preserve">                              0160.22 h5f8</w:t>
      </w:r>
    </w:p>
    <w:p w14:paraId="59B201D0" w14:textId="77777777" w:rsidR="006F3923" w:rsidRDefault="006F3923" w:rsidP="006F3923">
      <w:pPr>
        <w:rPr>
          <w:rFonts w:cs="Arial"/>
          <w:sz w:val="20"/>
          <w:szCs w:val="20"/>
          <w:lang w:val="nl-BE"/>
        </w:rPr>
      </w:pPr>
    </w:p>
    <w:p w14:paraId="1CFC61F4" w14:textId="77777777" w:rsidR="006F3923" w:rsidRDefault="006F3923" w:rsidP="006F3923">
      <w:pPr>
        <w:jc w:val="both"/>
        <w:rPr>
          <w:rFonts w:cs="Arial"/>
          <w:sz w:val="20"/>
          <w:szCs w:val="20"/>
          <w:lang w:val="nl-BE"/>
        </w:rPr>
      </w:pPr>
      <w:r>
        <w:rPr>
          <w:rFonts w:cs="Arial"/>
          <w:sz w:val="20"/>
          <w:szCs w:val="20"/>
          <w:lang w:val="nl-BE"/>
        </w:rPr>
        <w:t>Wit tracht de diagonaal a1-h8 te sluiten. En zwart wil geen loper of-feren.</w:t>
      </w:r>
    </w:p>
    <w:p w14:paraId="19469BDE" w14:textId="77777777" w:rsidR="006F3923" w:rsidRDefault="006F3923" w:rsidP="006F3923">
      <w:pPr>
        <w:rPr>
          <w:rFonts w:cs="Arial"/>
          <w:b/>
          <w:sz w:val="20"/>
          <w:szCs w:val="20"/>
          <w:lang w:val="en-GB"/>
        </w:rPr>
      </w:pPr>
      <w:r>
        <w:rPr>
          <w:rFonts w:cs="Arial"/>
          <w:b/>
          <w:sz w:val="20"/>
          <w:szCs w:val="20"/>
          <w:lang w:val="nl-BE"/>
        </w:rPr>
        <w:tab/>
      </w:r>
      <w:r>
        <w:rPr>
          <w:rFonts w:cs="Arial"/>
          <w:b/>
          <w:sz w:val="20"/>
          <w:szCs w:val="20"/>
          <w:lang w:val="en-GB"/>
        </w:rPr>
        <w:t>1.Tc8+</w:t>
      </w:r>
      <w:r>
        <w:rPr>
          <w:rFonts w:cs="Arial"/>
          <w:b/>
          <w:sz w:val="20"/>
          <w:szCs w:val="20"/>
          <w:lang w:val="en-GB"/>
        </w:rPr>
        <w:tab/>
      </w:r>
      <w:r>
        <w:rPr>
          <w:rFonts w:cs="Arial"/>
          <w:b/>
          <w:sz w:val="20"/>
          <w:szCs w:val="20"/>
          <w:lang w:val="en-GB"/>
        </w:rPr>
        <w:tab/>
        <w:t>Kf7</w:t>
      </w:r>
    </w:p>
    <w:p w14:paraId="44D65F67" w14:textId="77777777" w:rsidR="006F3923" w:rsidRDefault="006F3923" w:rsidP="006F3923">
      <w:pPr>
        <w:rPr>
          <w:rFonts w:cs="Arial"/>
          <w:b/>
          <w:sz w:val="20"/>
          <w:szCs w:val="20"/>
          <w:lang w:val="en-GB"/>
        </w:rPr>
      </w:pPr>
      <w:r>
        <w:rPr>
          <w:rFonts w:cs="Arial"/>
          <w:b/>
          <w:sz w:val="20"/>
          <w:szCs w:val="20"/>
          <w:lang w:val="en-GB"/>
        </w:rPr>
        <w:tab/>
        <w:t>2.Tc7+</w:t>
      </w:r>
      <w:r>
        <w:rPr>
          <w:rFonts w:cs="Arial"/>
          <w:b/>
          <w:sz w:val="20"/>
          <w:szCs w:val="20"/>
          <w:lang w:val="en-GB"/>
        </w:rPr>
        <w:tab/>
      </w:r>
      <w:r>
        <w:rPr>
          <w:rFonts w:cs="Arial"/>
          <w:b/>
          <w:sz w:val="20"/>
          <w:szCs w:val="20"/>
          <w:lang w:val="en-GB"/>
        </w:rPr>
        <w:tab/>
        <w:t>Ke8</w:t>
      </w:r>
    </w:p>
    <w:p w14:paraId="6F16BE65" w14:textId="77777777" w:rsidR="006F3923" w:rsidRDefault="006F3923" w:rsidP="006F3923">
      <w:pPr>
        <w:rPr>
          <w:rFonts w:cs="Arial"/>
          <w:b/>
          <w:sz w:val="20"/>
          <w:szCs w:val="20"/>
          <w:lang w:val="en-GB"/>
        </w:rPr>
      </w:pPr>
      <w:r>
        <w:rPr>
          <w:rFonts w:cs="Arial"/>
          <w:b/>
          <w:sz w:val="20"/>
          <w:szCs w:val="20"/>
          <w:lang w:val="en-GB"/>
        </w:rPr>
        <w:tab/>
        <w:t>3.Tc8+</w:t>
      </w:r>
      <w:r>
        <w:rPr>
          <w:rFonts w:cs="Arial"/>
          <w:b/>
          <w:sz w:val="20"/>
          <w:szCs w:val="20"/>
          <w:lang w:val="en-GB"/>
        </w:rPr>
        <w:tab/>
      </w:r>
      <w:r>
        <w:rPr>
          <w:rFonts w:cs="Arial"/>
          <w:b/>
          <w:sz w:val="20"/>
          <w:szCs w:val="20"/>
          <w:lang w:val="en-GB"/>
        </w:rPr>
        <w:tab/>
        <w:t>Kf7</w:t>
      </w:r>
    </w:p>
    <w:p w14:paraId="56930993" w14:textId="77777777" w:rsidR="006F3923" w:rsidRDefault="006F3923" w:rsidP="006F3923">
      <w:pPr>
        <w:rPr>
          <w:rFonts w:cs="Arial"/>
          <w:b/>
          <w:sz w:val="20"/>
          <w:szCs w:val="20"/>
          <w:lang w:val="nl-BE"/>
        </w:rPr>
      </w:pPr>
      <w:r>
        <w:rPr>
          <w:rFonts w:cs="Arial"/>
          <w:b/>
          <w:sz w:val="20"/>
          <w:szCs w:val="20"/>
          <w:lang w:val="en-GB"/>
        </w:rPr>
        <w:tab/>
      </w:r>
      <w:r>
        <w:rPr>
          <w:rFonts w:cs="Arial"/>
          <w:b/>
          <w:sz w:val="20"/>
          <w:szCs w:val="20"/>
          <w:lang w:val="nl-BE"/>
        </w:rPr>
        <w:t>4.Tc7+</w:t>
      </w:r>
      <w:r>
        <w:rPr>
          <w:rFonts w:cs="Arial"/>
          <w:b/>
          <w:sz w:val="20"/>
          <w:szCs w:val="20"/>
          <w:lang w:val="nl-BE"/>
        </w:rPr>
        <w:tab/>
      </w:r>
      <w:r>
        <w:rPr>
          <w:rFonts w:cs="Arial"/>
          <w:b/>
          <w:sz w:val="20"/>
          <w:szCs w:val="20"/>
          <w:lang w:val="nl-BE"/>
        </w:rPr>
        <w:tab/>
        <w:t>Kf6</w:t>
      </w:r>
    </w:p>
    <w:p w14:paraId="61E320FF" w14:textId="77777777" w:rsidR="006F3923" w:rsidRDefault="006F3923" w:rsidP="006F3923">
      <w:pPr>
        <w:jc w:val="both"/>
        <w:rPr>
          <w:rFonts w:cs="Arial"/>
          <w:sz w:val="20"/>
          <w:szCs w:val="20"/>
          <w:lang w:val="nl-BE"/>
        </w:rPr>
      </w:pPr>
      <w:r>
        <w:rPr>
          <w:rFonts w:cs="Arial"/>
          <w:sz w:val="20"/>
          <w:szCs w:val="20"/>
          <w:lang w:val="nl-BE"/>
        </w:rPr>
        <w:t xml:space="preserve">Deze zet interfereert nu Lh8, </w:t>
      </w:r>
      <w:r w:rsidR="00B13804">
        <w:rPr>
          <w:rFonts w:cs="Arial"/>
          <w:sz w:val="20"/>
          <w:szCs w:val="20"/>
          <w:lang w:val="nl-BE"/>
        </w:rPr>
        <w:t>zodat de aanval op de e-pion mo</w:t>
      </w:r>
      <w:r>
        <w:rPr>
          <w:rFonts w:cs="Arial"/>
          <w:sz w:val="20"/>
          <w:szCs w:val="20"/>
          <w:lang w:val="nl-BE"/>
        </w:rPr>
        <w:t>gelijk wordt.</w:t>
      </w:r>
    </w:p>
    <w:p w14:paraId="6175B33F" w14:textId="77777777" w:rsidR="006F3923" w:rsidRDefault="006F3923" w:rsidP="006F3923">
      <w:pPr>
        <w:rPr>
          <w:rFonts w:cs="Arial"/>
          <w:b/>
          <w:sz w:val="20"/>
          <w:szCs w:val="20"/>
          <w:lang w:val="nl-BE"/>
        </w:rPr>
      </w:pPr>
      <w:r>
        <w:rPr>
          <w:rFonts w:cs="Arial"/>
          <w:b/>
          <w:sz w:val="20"/>
          <w:szCs w:val="20"/>
          <w:lang w:val="nl-BE"/>
        </w:rPr>
        <w:tab/>
        <w:t>5.Tc3</w:t>
      </w:r>
    </w:p>
    <w:p w14:paraId="7B6A6534" w14:textId="77777777" w:rsidR="006F3923" w:rsidRDefault="006F3923" w:rsidP="006F3923">
      <w:pPr>
        <w:jc w:val="both"/>
        <w:rPr>
          <w:rFonts w:cs="Arial"/>
          <w:sz w:val="20"/>
          <w:szCs w:val="20"/>
          <w:lang w:val="nl-BE"/>
        </w:rPr>
      </w:pPr>
      <w:r>
        <w:rPr>
          <w:rFonts w:cs="Arial"/>
          <w:sz w:val="20"/>
          <w:szCs w:val="20"/>
          <w:lang w:val="nl-BE"/>
        </w:rPr>
        <w:t>Na 5.Tc1(2)</w:t>
      </w:r>
      <w:r w:rsidR="009056AA">
        <w:rPr>
          <w:rFonts w:cs="Arial"/>
          <w:sz w:val="20"/>
          <w:szCs w:val="20"/>
          <w:lang w:val="nl-BE"/>
        </w:rPr>
        <w:t>?</w:t>
      </w:r>
      <w:r>
        <w:rPr>
          <w:rFonts w:cs="Arial"/>
          <w:sz w:val="20"/>
          <w:szCs w:val="20"/>
          <w:lang w:val="nl-BE"/>
        </w:rPr>
        <w:t xml:space="preserve"> Kxf5 komt ook de ande</w:t>
      </w:r>
      <w:r w:rsidR="002E2183">
        <w:rPr>
          <w:rFonts w:cs="Arial"/>
          <w:sz w:val="20"/>
          <w:szCs w:val="20"/>
          <w:lang w:val="nl-BE"/>
        </w:rPr>
        <w:t>re loper in het spel.</w:t>
      </w:r>
    </w:p>
    <w:p w14:paraId="3BB97C9E" w14:textId="77777777" w:rsidR="006F3923" w:rsidRDefault="006F3923" w:rsidP="006F3923">
      <w:pPr>
        <w:rPr>
          <w:rFonts w:cs="Arial"/>
          <w:b/>
          <w:sz w:val="20"/>
          <w:szCs w:val="20"/>
          <w:lang w:val="nl-BE"/>
        </w:rPr>
      </w:pPr>
      <w:r>
        <w:rPr>
          <w:rFonts w:cs="Arial"/>
          <w:b/>
          <w:sz w:val="20"/>
          <w:szCs w:val="20"/>
          <w:lang w:val="nl-BE"/>
        </w:rPr>
        <w:tab/>
        <w:t>5…</w:t>
      </w:r>
      <w:r>
        <w:rPr>
          <w:rFonts w:cs="Arial"/>
          <w:b/>
          <w:sz w:val="20"/>
          <w:szCs w:val="20"/>
          <w:lang w:val="nl-BE"/>
        </w:rPr>
        <w:tab/>
      </w:r>
      <w:r>
        <w:rPr>
          <w:rFonts w:cs="Arial"/>
          <w:b/>
          <w:sz w:val="20"/>
          <w:szCs w:val="20"/>
          <w:lang w:val="nl-BE"/>
        </w:rPr>
        <w:tab/>
        <w:t>e2</w:t>
      </w:r>
    </w:p>
    <w:p w14:paraId="55EE95A2" w14:textId="77777777" w:rsidR="006F3923" w:rsidRDefault="006F3923" w:rsidP="006F3923">
      <w:pPr>
        <w:rPr>
          <w:rFonts w:cs="Arial"/>
          <w:b/>
          <w:sz w:val="20"/>
          <w:szCs w:val="20"/>
          <w:lang w:val="nl-BE"/>
        </w:rPr>
      </w:pPr>
      <w:r>
        <w:rPr>
          <w:rFonts w:cs="Arial"/>
          <w:b/>
          <w:sz w:val="20"/>
          <w:szCs w:val="20"/>
          <w:lang w:val="nl-BE"/>
        </w:rPr>
        <w:tab/>
        <w:t>6.Te3</w:t>
      </w:r>
      <w:r>
        <w:rPr>
          <w:rFonts w:cs="Arial"/>
          <w:b/>
          <w:sz w:val="20"/>
          <w:szCs w:val="20"/>
          <w:lang w:val="nl-BE"/>
        </w:rPr>
        <w:tab/>
      </w:r>
      <w:r>
        <w:rPr>
          <w:rFonts w:cs="Arial"/>
          <w:b/>
          <w:sz w:val="20"/>
          <w:szCs w:val="20"/>
          <w:lang w:val="nl-BE"/>
        </w:rPr>
        <w:tab/>
        <w:t>Lxb3</w:t>
      </w:r>
    </w:p>
    <w:p w14:paraId="3CEF58B2" w14:textId="77777777" w:rsidR="006F3923" w:rsidRDefault="006F3923" w:rsidP="006F3923">
      <w:pPr>
        <w:rPr>
          <w:rFonts w:cs="Arial"/>
          <w:b/>
          <w:sz w:val="20"/>
          <w:szCs w:val="20"/>
          <w:lang w:val="nl-BE"/>
        </w:rPr>
      </w:pPr>
      <w:r>
        <w:rPr>
          <w:rFonts w:cs="Arial"/>
          <w:b/>
          <w:sz w:val="20"/>
          <w:szCs w:val="20"/>
          <w:lang w:val="nl-BE"/>
        </w:rPr>
        <w:tab/>
        <w:t xml:space="preserve">7.Kxh4 </w:t>
      </w:r>
    </w:p>
    <w:p w14:paraId="452A6D45" w14:textId="77777777" w:rsidR="006F3923" w:rsidRDefault="006F3923" w:rsidP="006F3923">
      <w:pPr>
        <w:jc w:val="both"/>
        <w:rPr>
          <w:rFonts w:cs="Arial"/>
          <w:sz w:val="20"/>
          <w:szCs w:val="20"/>
          <w:lang w:val="nl-BE"/>
        </w:rPr>
      </w:pPr>
      <w:r>
        <w:rPr>
          <w:rFonts w:cs="Arial"/>
          <w:sz w:val="20"/>
          <w:szCs w:val="20"/>
          <w:lang w:val="nl-BE"/>
        </w:rPr>
        <w:t>Niet 7.Txe2? Ld1 en 8...Lxe2.</w:t>
      </w:r>
    </w:p>
    <w:p w14:paraId="07AECA49" w14:textId="77777777" w:rsidR="006F3923" w:rsidRDefault="006F3923" w:rsidP="00DA3841">
      <w:pPr>
        <w:ind w:firstLine="708"/>
        <w:rPr>
          <w:rFonts w:cs="Arial"/>
          <w:b/>
          <w:sz w:val="20"/>
          <w:szCs w:val="20"/>
          <w:lang w:val="nl-BE"/>
        </w:rPr>
      </w:pPr>
      <w:r>
        <w:rPr>
          <w:rFonts w:cs="Arial"/>
          <w:b/>
          <w:sz w:val="20"/>
          <w:szCs w:val="20"/>
          <w:lang w:val="nl-BE"/>
        </w:rPr>
        <w:t>7…</w:t>
      </w:r>
      <w:r>
        <w:rPr>
          <w:rFonts w:cs="Arial"/>
          <w:b/>
          <w:sz w:val="20"/>
          <w:szCs w:val="20"/>
          <w:lang w:val="nl-BE"/>
        </w:rPr>
        <w:tab/>
      </w:r>
      <w:r>
        <w:rPr>
          <w:rFonts w:cs="Arial"/>
          <w:b/>
          <w:sz w:val="20"/>
          <w:szCs w:val="20"/>
          <w:lang w:val="nl-BE"/>
        </w:rPr>
        <w:tab/>
        <w:t>Ld1</w:t>
      </w:r>
    </w:p>
    <w:p w14:paraId="5792FA4E" w14:textId="77777777" w:rsidR="006F3923" w:rsidRDefault="006F3923" w:rsidP="006F3923">
      <w:pPr>
        <w:jc w:val="both"/>
        <w:rPr>
          <w:rFonts w:cs="Arial"/>
          <w:sz w:val="20"/>
          <w:szCs w:val="20"/>
          <w:lang w:val="nl-BE"/>
        </w:rPr>
      </w:pPr>
      <w:r>
        <w:rPr>
          <w:rFonts w:cs="Arial"/>
          <w:sz w:val="20"/>
          <w:szCs w:val="20"/>
          <w:lang w:val="nl-BE"/>
        </w:rPr>
        <w:t>7…Lc4</w:t>
      </w:r>
      <w:r w:rsidR="000F1869">
        <w:rPr>
          <w:rFonts w:cs="Arial"/>
          <w:sz w:val="20"/>
          <w:szCs w:val="20"/>
          <w:lang w:val="nl-BE"/>
        </w:rPr>
        <w:t>?</w:t>
      </w:r>
      <w:r>
        <w:rPr>
          <w:rFonts w:cs="Arial"/>
          <w:sz w:val="20"/>
          <w:szCs w:val="20"/>
          <w:lang w:val="nl-BE"/>
        </w:rPr>
        <w:t xml:space="preserve"> 8.Kg4 Lg7 9.Kf3 Lh6  10.Txe2 met remise.</w:t>
      </w:r>
    </w:p>
    <w:p w14:paraId="3C996D7C" w14:textId="77777777" w:rsidR="002E2183" w:rsidRDefault="002E2183" w:rsidP="0080394B">
      <w:pPr>
        <w:ind w:firstLine="708"/>
        <w:rPr>
          <w:rFonts w:cs="Arial"/>
          <w:b/>
          <w:sz w:val="20"/>
          <w:szCs w:val="20"/>
          <w:lang w:val="nl-BE"/>
        </w:rPr>
      </w:pPr>
    </w:p>
    <w:p w14:paraId="6509FE25" w14:textId="77777777" w:rsidR="00DD005D" w:rsidRDefault="00DD005D" w:rsidP="0080394B">
      <w:pPr>
        <w:ind w:firstLine="708"/>
        <w:rPr>
          <w:rFonts w:cs="Arial"/>
          <w:b/>
          <w:sz w:val="20"/>
          <w:szCs w:val="20"/>
          <w:lang w:val="nl-BE"/>
        </w:rPr>
      </w:pPr>
    </w:p>
    <w:p w14:paraId="4B67B1F3" w14:textId="77777777" w:rsidR="000B5FB3" w:rsidRDefault="000B5FB3" w:rsidP="0064792D">
      <w:pPr>
        <w:rPr>
          <w:rFonts w:cs="Arial"/>
          <w:b/>
          <w:sz w:val="20"/>
          <w:szCs w:val="20"/>
          <w:lang w:val="nl-BE"/>
        </w:rPr>
      </w:pPr>
    </w:p>
    <w:p w14:paraId="64228F51" w14:textId="77777777" w:rsidR="008C1422" w:rsidRDefault="008C1422" w:rsidP="0064792D">
      <w:pPr>
        <w:rPr>
          <w:rFonts w:cs="Arial"/>
          <w:b/>
          <w:sz w:val="20"/>
          <w:szCs w:val="20"/>
          <w:lang w:val="nl-BE"/>
        </w:rPr>
      </w:pPr>
    </w:p>
    <w:p w14:paraId="1CE100AD" w14:textId="77777777" w:rsidR="00FE7FF4" w:rsidRDefault="00FE7FF4" w:rsidP="0080394B">
      <w:pPr>
        <w:ind w:firstLine="708"/>
        <w:rPr>
          <w:rFonts w:cs="Arial"/>
          <w:b/>
          <w:sz w:val="20"/>
          <w:szCs w:val="20"/>
          <w:lang w:val="nl-BE"/>
        </w:rPr>
      </w:pPr>
    </w:p>
    <w:p w14:paraId="7EE3B60D" w14:textId="77777777" w:rsidR="006F3923" w:rsidRDefault="006F3923" w:rsidP="0080394B">
      <w:pPr>
        <w:ind w:firstLine="708"/>
        <w:rPr>
          <w:rFonts w:cs="Arial"/>
          <w:b/>
          <w:sz w:val="20"/>
          <w:szCs w:val="20"/>
          <w:lang w:val="nl-BE"/>
        </w:rPr>
      </w:pPr>
      <w:r>
        <w:rPr>
          <w:rFonts w:cs="Arial"/>
          <w:b/>
          <w:sz w:val="20"/>
          <w:szCs w:val="20"/>
          <w:lang w:val="nl-BE"/>
        </w:rPr>
        <w:t>8.Kg3</w:t>
      </w:r>
    </w:p>
    <w:p w14:paraId="00CBFC53" w14:textId="77777777" w:rsidR="006F3923" w:rsidRDefault="006F3923" w:rsidP="006F3923">
      <w:pPr>
        <w:jc w:val="both"/>
        <w:rPr>
          <w:rFonts w:cs="Arial"/>
          <w:sz w:val="20"/>
          <w:szCs w:val="20"/>
          <w:lang w:val="nl-BE"/>
        </w:rPr>
      </w:pPr>
      <w:r>
        <w:rPr>
          <w:rFonts w:cs="Arial"/>
          <w:sz w:val="20"/>
          <w:szCs w:val="20"/>
          <w:lang w:val="nl-BE"/>
        </w:rPr>
        <w:t xml:space="preserve">Met de dreiging 9.Kg2. </w:t>
      </w:r>
    </w:p>
    <w:p w14:paraId="2C9BA956" w14:textId="77777777" w:rsidR="006F3923" w:rsidRDefault="006F3923" w:rsidP="006F3923">
      <w:pPr>
        <w:jc w:val="both"/>
        <w:rPr>
          <w:rFonts w:cs="Arial"/>
          <w:sz w:val="20"/>
          <w:szCs w:val="20"/>
          <w:lang w:val="nl-BE"/>
        </w:rPr>
      </w:pPr>
      <w:r>
        <w:rPr>
          <w:rFonts w:cs="Arial"/>
          <w:sz w:val="20"/>
          <w:szCs w:val="20"/>
          <w:lang w:val="nl-BE"/>
        </w:rPr>
        <w:t>Een cruciaal moment voor zwart:</w:t>
      </w:r>
    </w:p>
    <w:p w14:paraId="6ABC1006" w14:textId="77777777" w:rsidR="006F3923" w:rsidRDefault="006F3923" w:rsidP="006F3923">
      <w:pPr>
        <w:jc w:val="both"/>
        <w:rPr>
          <w:rFonts w:cs="Arial"/>
          <w:sz w:val="20"/>
          <w:szCs w:val="20"/>
          <w:lang w:val="nl-BE"/>
        </w:rPr>
      </w:pPr>
      <w:r>
        <w:rPr>
          <w:rFonts w:cs="Arial"/>
          <w:sz w:val="20"/>
          <w:szCs w:val="20"/>
          <w:lang w:val="nl-BE"/>
        </w:rPr>
        <w:t xml:space="preserve">hij mag de pion niet slaan. </w:t>
      </w:r>
    </w:p>
    <w:p w14:paraId="4BBF9BF8" w14:textId="77777777" w:rsidR="006F3923" w:rsidRDefault="006F3923" w:rsidP="006F3923">
      <w:pPr>
        <w:jc w:val="both"/>
        <w:rPr>
          <w:rFonts w:cs="Arial"/>
          <w:sz w:val="20"/>
          <w:szCs w:val="20"/>
          <w:lang w:val="nl-BE"/>
        </w:rPr>
      </w:pPr>
      <w:r>
        <w:rPr>
          <w:rFonts w:cs="Arial"/>
          <w:sz w:val="20"/>
          <w:szCs w:val="20"/>
          <w:lang w:val="nl-BE"/>
        </w:rPr>
        <w:t xml:space="preserve">Want na: </w:t>
      </w:r>
    </w:p>
    <w:p w14:paraId="10CF5CE7" w14:textId="77777777" w:rsidR="006F3923" w:rsidRDefault="006F3923" w:rsidP="00586E21">
      <w:pPr>
        <w:numPr>
          <w:ilvl w:val="0"/>
          <w:numId w:val="139"/>
        </w:numPr>
        <w:jc w:val="both"/>
        <w:rPr>
          <w:rFonts w:cs="Arial"/>
          <w:sz w:val="20"/>
          <w:szCs w:val="20"/>
          <w:lang w:val="nl-BE"/>
        </w:rPr>
      </w:pPr>
      <w:r>
        <w:rPr>
          <w:rFonts w:cs="Arial"/>
          <w:sz w:val="20"/>
          <w:szCs w:val="20"/>
          <w:lang w:val="nl-BE"/>
        </w:rPr>
        <w:t>8…Kxf5</w:t>
      </w:r>
      <w:r w:rsidR="008D3E01">
        <w:rPr>
          <w:rFonts w:cs="Arial"/>
          <w:sz w:val="20"/>
          <w:szCs w:val="20"/>
          <w:lang w:val="nl-BE"/>
        </w:rPr>
        <w:t>?</w:t>
      </w:r>
      <w:r>
        <w:rPr>
          <w:rFonts w:cs="Arial"/>
          <w:sz w:val="20"/>
          <w:szCs w:val="20"/>
          <w:lang w:val="nl-BE"/>
        </w:rPr>
        <w:t xml:space="preserve"> 9.Kf2 Ld4 10.Ke1 Lxe3, staat wit pat. En na</w:t>
      </w:r>
      <w:r w:rsidR="0080394B">
        <w:rPr>
          <w:rFonts w:cs="Arial"/>
          <w:sz w:val="20"/>
          <w:szCs w:val="20"/>
          <w:lang w:val="nl-BE"/>
        </w:rPr>
        <w:t>:</w:t>
      </w:r>
      <w:r>
        <w:rPr>
          <w:rFonts w:cs="Arial"/>
          <w:sz w:val="20"/>
          <w:szCs w:val="20"/>
          <w:lang w:val="nl-BE"/>
        </w:rPr>
        <w:t xml:space="preserve"> </w:t>
      </w:r>
    </w:p>
    <w:p w14:paraId="7E2BBB4B" w14:textId="77777777" w:rsidR="006F3923" w:rsidRDefault="006F3923" w:rsidP="00586E21">
      <w:pPr>
        <w:numPr>
          <w:ilvl w:val="0"/>
          <w:numId w:val="139"/>
        </w:numPr>
        <w:jc w:val="both"/>
        <w:rPr>
          <w:rFonts w:cs="Arial"/>
          <w:sz w:val="20"/>
          <w:szCs w:val="20"/>
          <w:lang w:val="nl-BE"/>
        </w:rPr>
      </w:pPr>
      <w:r>
        <w:rPr>
          <w:rFonts w:cs="Arial"/>
          <w:sz w:val="20"/>
          <w:szCs w:val="20"/>
          <w:lang w:val="nl-BE"/>
        </w:rPr>
        <w:t>8...Kf7</w:t>
      </w:r>
      <w:r w:rsidR="008D3E01">
        <w:rPr>
          <w:rFonts w:cs="Arial"/>
          <w:sz w:val="20"/>
          <w:szCs w:val="20"/>
          <w:lang w:val="nl-BE"/>
        </w:rPr>
        <w:t>?</w:t>
      </w:r>
      <w:r>
        <w:rPr>
          <w:rFonts w:cs="Arial"/>
          <w:sz w:val="20"/>
          <w:szCs w:val="20"/>
          <w:lang w:val="nl-BE"/>
        </w:rPr>
        <w:t xml:space="preserve"> volgt bijvoorbeeld 9.Te4 Ld4 10.Te6 Kg7 11.Tg6+ Kf8 12.Te6 Kf7 13.Kg2 Lf6 14.Kg3 Le7 15.Te4 Lc5 16.</w:t>
      </w:r>
      <w:r w:rsidR="00B13804">
        <w:rPr>
          <w:rFonts w:cs="Arial"/>
          <w:sz w:val="20"/>
          <w:szCs w:val="20"/>
          <w:lang w:val="nl-BE"/>
        </w:rPr>
        <w:t>Te6 Lg1 17.Kg2 Lb6 18.Kg3, enzo</w:t>
      </w:r>
      <w:r>
        <w:rPr>
          <w:rFonts w:cs="Arial"/>
          <w:sz w:val="20"/>
          <w:szCs w:val="20"/>
          <w:lang w:val="nl-BE"/>
        </w:rPr>
        <w:t xml:space="preserve">voort. Zwart komt niet verder daar zijn koning geen hulp kan bieden. </w:t>
      </w:r>
    </w:p>
    <w:p w14:paraId="6EBD20FB" w14:textId="77777777" w:rsidR="006F3923" w:rsidRDefault="006F3923" w:rsidP="006F3923">
      <w:pPr>
        <w:jc w:val="both"/>
        <w:rPr>
          <w:rFonts w:cs="Arial"/>
          <w:sz w:val="20"/>
          <w:szCs w:val="20"/>
          <w:lang w:val="nl-BE"/>
        </w:rPr>
      </w:pPr>
      <w:r>
        <w:rPr>
          <w:rFonts w:cs="Arial"/>
          <w:sz w:val="20"/>
          <w:szCs w:val="20"/>
          <w:lang w:val="nl-BE"/>
        </w:rPr>
        <w:t>Dan maar:</w:t>
      </w:r>
    </w:p>
    <w:p w14:paraId="68A73D62" w14:textId="77777777" w:rsidR="006F3923" w:rsidRDefault="006F3923" w:rsidP="006F3923">
      <w:pPr>
        <w:rPr>
          <w:rFonts w:cs="Arial"/>
          <w:b/>
          <w:sz w:val="20"/>
          <w:szCs w:val="20"/>
          <w:lang w:val="nl-BE"/>
        </w:rPr>
      </w:pPr>
      <w:r>
        <w:rPr>
          <w:rFonts w:cs="Arial"/>
          <w:sz w:val="20"/>
          <w:szCs w:val="20"/>
          <w:lang w:val="nl-BE"/>
        </w:rPr>
        <w:t xml:space="preserve">             </w:t>
      </w:r>
      <w:r>
        <w:rPr>
          <w:rFonts w:cs="Arial"/>
          <w:b/>
          <w:sz w:val="20"/>
          <w:szCs w:val="20"/>
          <w:lang w:val="nl-BE"/>
        </w:rPr>
        <w:t>8…</w:t>
      </w:r>
      <w:r>
        <w:rPr>
          <w:rFonts w:cs="Arial"/>
          <w:b/>
          <w:sz w:val="20"/>
          <w:szCs w:val="20"/>
          <w:lang w:val="nl-BE"/>
        </w:rPr>
        <w:tab/>
      </w:r>
      <w:r>
        <w:rPr>
          <w:rFonts w:cs="Arial"/>
          <w:b/>
          <w:sz w:val="20"/>
          <w:szCs w:val="20"/>
          <w:lang w:val="nl-BE"/>
        </w:rPr>
        <w:tab/>
        <w:t>Kg5</w:t>
      </w:r>
    </w:p>
    <w:p w14:paraId="72EAD0B5" w14:textId="77777777" w:rsidR="006F3923" w:rsidRDefault="006F3923" w:rsidP="006F3923">
      <w:pPr>
        <w:rPr>
          <w:rFonts w:cs="Arial"/>
          <w:sz w:val="20"/>
          <w:szCs w:val="20"/>
          <w:lang w:val="nl-BE"/>
        </w:rPr>
      </w:pPr>
      <w:r>
        <w:rPr>
          <w:rFonts w:cs="Arial"/>
          <w:sz w:val="20"/>
          <w:szCs w:val="20"/>
          <w:lang w:val="nl-BE"/>
        </w:rPr>
        <w:t>Maar dan blokkeert wit de diago-naal a1-h8 voor de loper met:</w:t>
      </w:r>
    </w:p>
    <w:p w14:paraId="3555B67A" w14:textId="77777777" w:rsidR="006F3923" w:rsidRDefault="006F3923" w:rsidP="0080394B">
      <w:pPr>
        <w:tabs>
          <w:tab w:val="left" w:pos="1368"/>
        </w:tabs>
        <w:rPr>
          <w:rFonts w:cs="Arial"/>
          <w:b/>
          <w:sz w:val="20"/>
          <w:szCs w:val="20"/>
          <w:lang w:val="nl-BE"/>
        </w:rPr>
      </w:pPr>
      <w:r>
        <w:rPr>
          <w:rFonts w:cs="Arial"/>
          <w:b/>
          <w:sz w:val="20"/>
          <w:szCs w:val="20"/>
          <w:lang w:val="nl-BE"/>
        </w:rPr>
        <w:t xml:space="preserve">             9.f6</w:t>
      </w:r>
    </w:p>
    <w:p w14:paraId="34463093" w14:textId="77777777" w:rsidR="006F3923" w:rsidRDefault="006F3923" w:rsidP="006F3923">
      <w:pPr>
        <w:rPr>
          <w:rFonts w:cs="Arial"/>
          <w:sz w:val="20"/>
          <w:szCs w:val="20"/>
          <w:lang w:val="nl-BE"/>
        </w:rPr>
      </w:pPr>
      <w:r>
        <w:rPr>
          <w:rFonts w:cs="Arial"/>
          <w:sz w:val="20"/>
          <w:szCs w:val="20"/>
          <w:lang w:val="nl-BE"/>
        </w:rPr>
        <w:t>Een noodzakelijk offer.</w:t>
      </w:r>
    </w:p>
    <w:p w14:paraId="03C25178" w14:textId="77777777" w:rsidR="006F3923" w:rsidRDefault="006F3923" w:rsidP="006F3923">
      <w:pPr>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Lxf6</w:t>
      </w:r>
    </w:p>
    <w:p w14:paraId="50BC28CE" w14:textId="77777777" w:rsidR="006F3923" w:rsidRDefault="006F3923" w:rsidP="006F3923">
      <w:pPr>
        <w:rPr>
          <w:rFonts w:cs="Arial"/>
          <w:sz w:val="20"/>
          <w:szCs w:val="20"/>
          <w:lang w:val="nl-BE"/>
        </w:rPr>
      </w:pPr>
      <w:r>
        <w:rPr>
          <w:rFonts w:cs="Arial"/>
          <w:sz w:val="20"/>
          <w:szCs w:val="20"/>
          <w:lang w:val="nl-BE"/>
        </w:rPr>
        <w:t>Nu wel gedwongen.</w:t>
      </w:r>
    </w:p>
    <w:p w14:paraId="5D765A39" w14:textId="77777777" w:rsidR="006F3923" w:rsidRDefault="006F3923" w:rsidP="006F3923">
      <w:pPr>
        <w:rPr>
          <w:rFonts w:cs="Arial"/>
          <w:b/>
          <w:sz w:val="20"/>
          <w:szCs w:val="20"/>
          <w:lang w:val="nl-BE"/>
        </w:rPr>
      </w:pPr>
      <w:r>
        <w:rPr>
          <w:rFonts w:cs="Arial"/>
          <w:b/>
          <w:sz w:val="20"/>
          <w:szCs w:val="20"/>
          <w:lang w:val="nl-BE"/>
        </w:rPr>
        <w:t xml:space="preserve">           10.Kf2</w:t>
      </w:r>
    </w:p>
    <w:p w14:paraId="2070326C" w14:textId="77777777" w:rsidR="006F3923" w:rsidRDefault="006F3923" w:rsidP="006F3923">
      <w:pPr>
        <w:jc w:val="both"/>
        <w:rPr>
          <w:rFonts w:cs="Arial"/>
          <w:sz w:val="20"/>
          <w:szCs w:val="20"/>
          <w:lang w:val="nl-BE"/>
        </w:rPr>
      </w:pPr>
      <w:r>
        <w:rPr>
          <w:rFonts w:cs="Arial"/>
          <w:sz w:val="20"/>
          <w:szCs w:val="20"/>
          <w:lang w:val="nl-BE"/>
        </w:rPr>
        <w:t>Veld h4 is nu ontoegankelijk voor de zwarte loper door zelfinterfe-rentie.</w:t>
      </w:r>
    </w:p>
    <w:p w14:paraId="0B4B1A6D" w14:textId="77777777" w:rsidR="006F3923" w:rsidRDefault="006F3923" w:rsidP="006F3923">
      <w:pPr>
        <w:rPr>
          <w:rFonts w:cs="Arial"/>
          <w:b/>
          <w:sz w:val="20"/>
          <w:szCs w:val="20"/>
          <w:lang w:val="nl-BE"/>
        </w:rPr>
      </w:pPr>
      <w:r>
        <w:rPr>
          <w:rFonts w:cs="Arial"/>
          <w:b/>
          <w:sz w:val="20"/>
          <w:szCs w:val="20"/>
          <w:lang w:val="nl-BE"/>
        </w:rPr>
        <w:t xml:space="preserve">           10…</w:t>
      </w:r>
      <w:r>
        <w:rPr>
          <w:rFonts w:cs="Arial"/>
          <w:b/>
          <w:sz w:val="20"/>
          <w:szCs w:val="20"/>
          <w:lang w:val="nl-BE"/>
        </w:rPr>
        <w:tab/>
      </w:r>
      <w:r>
        <w:rPr>
          <w:rFonts w:cs="Arial"/>
          <w:b/>
          <w:sz w:val="20"/>
          <w:szCs w:val="20"/>
          <w:lang w:val="nl-BE"/>
        </w:rPr>
        <w:tab/>
        <w:t>Ld4</w:t>
      </w:r>
    </w:p>
    <w:p w14:paraId="5B417C1F" w14:textId="77777777" w:rsidR="006F3923" w:rsidRDefault="006F3923" w:rsidP="006F3923">
      <w:pPr>
        <w:rPr>
          <w:rFonts w:cs="Arial"/>
          <w:b/>
          <w:sz w:val="20"/>
          <w:szCs w:val="20"/>
          <w:lang w:val="nl-BE"/>
        </w:rPr>
      </w:pPr>
      <w:r>
        <w:rPr>
          <w:rFonts w:cs="Arial"/>
          <w:b/>
          <w:sz w:val="20"/>
          <w:szCs w:val="20"/>
          <w:lang w:val="nl-BE"/>
        </w:rPr>
        <w:t xml:space="preserve">           11.Ke1</w:t>
      </w:r>
      <w:r>
        <w:rPr>
          <w:rFonts w:cs="Arial"/>
          <w:b/>
          <w:sz w:val="20"/>
          <w:szCs w:val="20"/>
          <w:lang w:val="nl-BE"/>
        </w:rPr>
        <w:tab/>
      </w:r>
      <w:r>
        <w:rPr>
          <w:rFonts w:cs="Arial"/>
          <w:b/>
          <w:sz w:val="20"/>
          <w:szCs w:val="20"/>
          <w:lang w:val="nl-BE"/>
        </w:rPr>
        <w:tab/>
        <w:t>Lxe3</w:t>
      </w:r>
    </w:p>
    <w:p w14:paraId="7A4397C3" w14:textId="77777777" w:rsidR="006F3923" w:rsidRDefault="006F3923" w:rsidP="006F3923">
      <w:pPr>
        <w:jc w:val="both"/>
        <w:rPr>
          <w:rFonts w:cs="Arial"/>
          <w:sz w:val="20"/>
          <w:szCs w:val="20"/>
          <w:lang w:val="nl-BE"/>
        </w:rPr>
      </w:pPr>
      <w:r>
        <w:rPr>
          <w:rFonts w:cs="Arial"/>
          <w:sz w:val="20"/>
          <w:szCs w:val="20"/>
          <w:lang w:val="nl-BE"/>
        </w:rPr>
        <w:t>En het is pat.</w:t>
      </w:r>
    </w:p>
    <w:p w14:paraId="0E220044" w14:textId="77777777" w:rsidR="006F3923" w:rsidRDefault="006F3923" w:rsidP="006F3923">
      <w:pPr>
        <w:jc w:val="both"/>
        <w:rPr>
          <w:rFonts w:cs="Arial"/>
          <w:sz w:val="20"/>
          <w:szCs w:val="20"/>
          <w:lang w:val="nl-BE"/>
        </w:rPr>
      </w:pPr>
    </w:p>
    <w:p w14:paraId="4970DDE2" w14:textId="77777777" w:rsidR="006F3923" w:rsidRDefault="006F3923" w:rsidP="006F3923">
      <w:pPr>
        <w:jc w:val="both"/>
        <w:rPr>
          <w:rFonts w:cs="Arial"/>
          <w:i/>
          <w:sz w:val="20"/>
          <w:szCs w:val="20"/>
          <w:lang w:val="nl-BE"/>
        </w:rPr>
      </w:pPr>
      <w:r>
        <w:rPr>
          <w:rFonts w:cs="Arial"/>
          <w:sz w:val="20"/>
          <w:szCs w:val="20"/>
          <w:lang w:val="nl-BE"/>
        </w:rPr>
        <w:t xml:space="preserve"> Slaat de loper niet</w:t>
      </w:r>
      <w:r w:rsidR="00EE2E9B">
        <w:rPr>
          <w:rFonts w:cs="Arial"/>
          <w:sz w:val="20"/>
          <w:szCs w:val="20"/>
          <w:lang w:val="nl-BE"/>
        </w:rPr>
        <w:t>, dan is het re- mise met 12.Txe</w:t>
      </w:r>
      <w:r>
        <w:rPr>
          <w:rFonts w:cs="Arial"/>
          <w:sz w:val="20"/>
          <w:szCs w:val="20"/>
          <w:lang w:val="nl-BE"/>
        </w:rPr>
        <w:t>2.</w:t>
      </w:r>
    </w:p>
    <w:p w14:paraId="09FD1540" w14:textId="77777777" w:rsidR="00670CA9" w:rsidRDefault="00670CA9" w:rsidP="00670CA9">
      <w:pPr>
        <w:spacing w:line="190" w:lineRule="exact"/>
        <w:rPr>
          <w:rFonts w:cs="Arial"/>
          <w:sz w:val="20"/>
          <w:szCs w:val="20"/>
          <w:lang w:val="nl-BE"/>
        </w:rPr>
      </w:pPr>
    </w:p>
    <w:p w14:paraId="4D24EC2D" w14:textId="77777777" w:rsidR="00670CA9" w:rsidRDefault="00670CA9" w:rsidP="00670CA9">
      <w:pPr>
        <w:spacing w:line="190" w:lineRule="exact"/>
        <w:rPr>
          <w:rFonts w:cs="Arial"/>
          <w:sz w:val="20"/>
          <w:szCs w:val="20"/>
          <w:lang w:val="nl-BE"/>
        </w:rPr>
      </w:pPr>
    </w:p>
    <w:p w14:paraId="1C854F78" w14:textId="77777777" w:rsidR="00670CA9" w:rsidRDefault="00670CA9" w:rsidP="00670CA9">
      <w:pPr>
        <w:spacing w:line="190" w:lineRule="exact"/>
        <w:rPr>
          <w:rFonts w:cs="Arial"/>
          <w:sz w:val="20"/>
          <w:szCs w:val="20"/>
          <w:lang w:val="nl-BE"/>
        </w:rPr>
      </w:pPr>
    </w:p>
    <w:p w14:paraId="41466F42" w14:textId="77777777" w:rsidR="00D33C86" w:rsidRDefault="00D33C86" w:rsidP="00670CA9">
      <w:pPr>
        <w:spacing w:line="190" w:lineRule="exact"/>
        <w:jc w:val="center"/>
        <w:rPr>
          <w:rFonts w:cs="Arial"/>
          <w:b/>
          <w:sz w:val="20"/>
          <w:szCs w:val="20"/>
          <w:lang w:val="nl-BE"/>
        </w:rPr>
      </w:pPr>
    </w:p>
    <w:p w14:paraId="46270773" w14:textId="77777777" w:rsidR="006F3923" w:rsidRDefault="004F5731" w:rsidP="00670CA9">
      <w:pPr>
        <w:spacing w:line="190" w:lineRule="exact"/>
        <w:jc w:val="center"/>
        <w:rPr>
          <w:rFonts w:cs="Arial"/>
          <w:b/>
          <w:sz w:val="20"/>
          <w:szCs w:val="20"/>
          <w:lang w:val="nl-BE"/>
        </w:rPr>
      </w:pPr>
      <w:r>
        <w:rPr>
          <w:rFonts w:cs="Arial"/>
          <w:b/>
          <w:sz w:val="20"/>
          <w:szCs w:val="20"/>
          <w:lang w:val="nl-BE"/>
        </w:rPr>
        <w:lastRenderedPageBreak/>
        <w:t>- 26</w:t>
      </w:r>
      <w:r w:rsidR="00CE1E84">
        <w:rPr>
          <w:rFonts w:cs="Arial"/>
          <w:b/>
          <w:sz w:val="20"/>
          <w:szCs w:val="20"/>
          <w:lang w:val="nl-BE"/>
        </w:rPr>
        <w:t>8</w:t>
      </w:r>
      <w:r w:rsidR="006F3923">
        <w:rPr>
          <w:rFonts w:cs="Arial"/>
          <w:b/>
          <w:sz w:val="20"/>
          <w:szCs w:val="20"/>
          <w:lang w:val="nl-BE"/>
        </w:rPr>
        <w:t xml:space="preserve"> -</w:t>
      </w:r>
    </w:p>
    <w:p w14:paraId="6255A3C3" w14:textId="77777777" w:rsidR="006F3923" w:rsidRDefault="006F3923" w:rsidP="006F3923">
      <w:pPr>
        <w:spacing w:line="190" w:lineRule="exact"/>
        <w:jc w:val="center"/>
        <w:rPr>
          <w:rFonts w:cs="Arial"/>
          <w:sz w:val="20"/>
          <w:szCs w:val="20"/>
          <w:lang w:val="nl-BE"/>
        </w:rPr>
      </w:pPr>
    </w:p>
    <w:p w14:paraId="0A7859A4" w14:textId="77777777" w:rsidR="006F3923" w:rsidRDefault="006F3923" w:rsidP="006F3923">
      <w:pPr>
        <w:spacing w:line="190" w:lineRule="exact"/>
        <w:jc w:val="center"/>
        <w:rPr>
          <w:rFonts w:cs="Arial"/>
          <w:sz w:val="20"/>
          <w:szCs w:val="20"/>
          <w:lang w:val="nl-BE"/>
        </w:rPr>
      </w:pPr>
      <w:r>
        <w:rPr>
          <w:rFonts w:cs="Arial"/>
          <w:i/>
          <w:sz w:val="20"/>
          <w:szCs w:val="20"/>
          <w:lang w:val="nl-BE"/>
        </w:rPr>
        <w:t>Schakend Nederland,</w:t>
      </w:r>
      <w:r>
        <w:rPr>
          <w:rFonts w:cs="Arial"/>
          <w:sz w:val="20"/>
          <w:szCs w:val="20"/>
          <w:lang w:val="nl-BE"/>
        </w:rPr>
        <w:t xml:space="preserve"> 1963</w:t>
      </w:r>
    </w:p>
    <w:p w14:paraId="4613AE56" w14:textId="77777777" w:rsidR="006F3923" w:rsidRDefault="006F3923" w:rsidP="006F3923">
      <w:pPr>
        <w:spacing w:line="190" w:lineRule="exact"/>
        <w:jc w:val="center"/>
        <w:rPr>
          <w:rFonts w:cs="Arial"/>
          <w:sz w:val="20"/>
          <w:szCs w:val="20"/>
          <w:lang w:val="nl-BE"/>
        </w:rPr>
      </w:pPr>
      <w:r>
        <w:rPr>
          <w:rFonts w:cs="Arial"/>
          <w:sz w:val="20"/>
          <w:szCs w:val="20"/>
          <w:lang w:val="nl-BE"/>
        </w:rPr>
        <w:t>1ste en 2de Eervolle Vermelding</w:t>
      </w:r>
    </w:p>
    <w:p w14:paraId="7C13F733" w14:textId="77777777" w:rsidR="006F3923" w:rsidRDefault="006F3923" w:rsidP="006F3923">
      <w:pPr>
        <w:spacing w:line="190" w:lineRule="exact"/>
        <w:jc w:val="center"/>
        <w:rPr>
          <w:rFonts w:cs="Arial"/>
          <w:sz w:val="20"/>
          <w:szCs w:val="20"/>
          <w:lang w:val="nl-BE"/>
        </w:rPr>
      </w:pPr>
    </w:p>
    <w:p w14:paraId="24FF5731" w14:textId="77777777" w:rsidR="006F3923" w:rsidRDefault="00990285" w:rsidP="006F3923">
      <w:pPr>
        <w:pStyle w:val="02bSource"/>
        <w:widowControl/>
        <w:tabs>
          <w:tab w:val="left" w:pos="114"/>
        </w:tabs>
        <w:rPr>
          <w:noProof/>
          <w:lang w:val="nl-BE"/>
        </w:rPr>
      </w:pPr>
      <w:r>
        <w:object w:dxaOrig="1440" w:dyaOrig="1440" w14:anchorId="274C40BE">
          <v:shape id="_x0000_s1351" type="#_x0000_t75" style="position:absolute;left:0;text-align:left;margin-left:0;margin-top:0;width:151.5pt;height:152.25pt;z-index:251673600;mso-position-horizontal:center">
            <v:imagedata r:id="rId534" o:title=""/>
            <w10:wrap type="square"/>
          </v:shape>
          <o:OLEObject Type="Embed" ProgID="CorelDRAW.Graphic.12" ShapeID="_x0000_s1351" DrawAspect="Content" ObjectID="_1587467736" r:id="rId535"/>
        </w:object>
      </w:r>
    </w:p>
    <w:p w14:paraId="72C0A96C"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0113.33 h7f6</w:t>
      </w:r>
    </w:p>
    <w:p w14:paraId="64307E08" w14:textId="77777777" w:rsidR="006F3923" w:rsidRDefault="006F3923" w:rsidP="006F3923">
      <w:pPr>
        <w:rPr>
          <w:rFonts w:cs="Arial"/>
          <w:sz w:val="20"/>
          <w:szCs w:val="20"/>
          <w:lang w:val="nl-BE"/>
        </w:rPr>
      </w:pPr>
    </w:p>
    <w:p w14:paraId="335FE507" w14:textId="77777777" w:rsidR="006F3923" w:rsidRDefault="006F3923" w:rsidP="006F3923">
      <w:pPr>
        <w:pStyle w:val="03aText"/>
        <w:widowControl/>
        <w:rPr>
          <w:b/>
          <w:noProof/>
          <w:lang w:val="nl-BE"/>
        </w:rPr>
      </w:pPr>
      <w:r>
        <w:rPr>
          <w:noProof/>
          <w:lang w:val="nl-BE"/>
        </w:rPr>
        <w:t>Er dreigt 1...a1D.</w:t>
      </w:r>
    </w:p>
    <w:p w14:paraId="00E21B82" w14:textId="77777777" w:rsidR="006F3923" w:rsidRDefault="006F3923" w:rsidP="006F3923">
      <w:pPr>
        <w:pStyle w:val="03aText"/>
        <w:widowControl/>
        <w:rPr>
          <w:b/>
          <w:noProof/>
          <w:lang w:val="nl-BE"/>
        </w:rPr>
      </w:pPr>
      <w:r>
        <w:rPr>
          <w:b/>
          <w:noProof/>
          <w:lang w:val="nl-BE"/>
        </w:rPr>
        <w:tab/>
        <w:t>1.Lg7+</w:t>
      </w:r>
      <w:r>
        <w:rPr>
          <w:b/>
          <w:noProof/>
          <w:lang w:val="nl-BE"/>
        </w:rPr>
        <w:tab/>
      </w:r>
      <w:r>
        <w:rPr>
          <w:b/>
          <w:noProof/>
          <w:lang w:val="nl-BE"/>
        </w:rPr>
        <w:tab/>
        <w:t>Kf7</w:t>
      </w:r>
    </w:p>
    <w:p w14:paraId="7D45F528" w14:textId="77777777" w:rsidR="006F3923" w:rsidRDefault="006F3923" w:rsidP="006F3923">
      <w:pPr>
        <w:pStyle w:val="03aText"/>
        <w:widowControl/>
        <w:rPr>
          <w:noProof/>
          <w:lang w:val="nl-BE"/>
        </w:rPr>
      </w:pPr>
      <w:r>
        <w:rPr>
          <w:noProof/>
          <w:lang w:val="nl-BE"/>
        </w:rPr>
        <w:t>1...Kf5</w:t>
      </w:r>
      <w:r w:rsidR="008D3E01">
        <w:rPr>
          <w:noProof/>
          <w:lang w:val="nl-BE"/>
        </w:rPr>
        <w:t>?</w:t>
      </w:r>
      <w:r>
        <w:rPr>
          <w:noProof/>
          <w:lang w:val="nl-BE"/>
        </w:rPr>
        <w:t xml:space="preserve"> of 1...Kg5</w:t>
      </w:r>
      <w:r w:rsidR="008D3E01">
        <w:rPr>
          <w:noProof/>
          <w:lang w:val="nl-BE"/>
        </w:rPr>
        <w:t>?</w:t>
      </w:r>
      <w:r>
        <w:rPr>
          <w:noProof/>
          <w:lang w:val="nl-BE"/>
        </w:rPr>
        <w:t xml:space="preserve"> 2.Txe5+ Kg4 3.Te4+ Kf3 4.Tf4+ Kxe3 5.Tf1 en nu 5...bxc3 6.Lxc3 of 5...Pb1 6.cxb4, beide met winst voor wit.</w:t>
      </w:r>
      <w:r>
        <w:rPr>
          <w:noProof/>
          <w:lang w:val="nl-BE"/>
        </w:rPr>
        <w:tab/>
      </w:r>
      <w:r>
        <w:rPr>
          <w:b/>
          <w:noProof/>
          <w:lang w:val="nl-BE"/>
        </w:rPr>
        <w:t>2.Tf8+</w:t>
      </w:r>
    </w:p>
    <w:p w14:paraId="7FDB02CE" w14:textId="77777777" w:rsidR="006F3923" w:rsidRDefault="006F3923" w:rsidP="006F3923">
      <w:pPr>
        <w:pStyle w:val="03aText"/>
        <w:widowControl/>
        <w:rPr>
          <w:noProof/>
          <w:lang w:val="nl-BE"/>
        </w:rPr>
      </w:pPr>
      <w:r>
        <w:rPr>
          <w:noProof/>
          <w:lang w:val="nl-BE"/>
        </w:rPr>
        <w:t>2.Txe5? is te vroeg: 2...a1D en deze dame komt in het spel.</w:t>
      </w:r>
    </w:p>
    <w:p w14:paraId="10078735"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Ke7</w:t>
      </w:r>
    </w:p>
    <w:p w14:paraId="0BDAC52A" w14:textId="77777777" w:rsidR="006F3923" w:rsidRDefault="006F3923" w:rsidP="006F3923">
      <w:pPr>
        <w:rPr>
          <w:rFonts w:cs="Arial"/>
          <w:b/>
          <w:sz w:val="20"/>
          <w:szCs w:val="20"/>
          <w:lang w:val="nl-BE"/>
        </w:rPr>
      </w:pPr>
      <w:r>
        <w:rPr>
          <w:rFonts w:cs="Arial"/>
          <w:b/>
          <w:sz w:val="20"/>
          <w:szCs w:val="20"/>
          <w:lang w:val="nl-BE"/>
        </w:rPr>
        <w:tab/>
        <w:t>3.Tf1</w:t>
      </w:r>
      <w:r>
        <w:rPr>
          <w:rFonts w:cs="Arial"/>
          <w:b/>
          <w:sz w:val="20"/>
          <w:szCs w:val="20"/>
          <w:lang w:val="nl-BE"/>
        </w:rPr>
        <w:tab/>
      </w:r>
      <w:r>
        <w:rPr>
          <w:rFonts w:cs="Arial"/>
          <w:b/>
          <w:sz w:val="20"/>
          <w:szCs w:val="20"/>
          <w:lang w:val="nl-BE"/>
        </w:rPr>
        <w:tab/>
        <w:t>Pb1</w:t>
      </w:r>
    </w:p>
    <w:p w14:paraId="62CA859E" w14:textId="77777777" w:rsidR="00884A87" w:rsidRDefault="006F3923" w:rsidP="006F3923">
      <w:pPr>
        <w:pStyle w:val="03aText"/>
        <w:widowControl/>
        <w:rPr>
          <w:noProof/>
          <w:lang w:val="nl-BE"/>
        </w:rPr>
      </w:pPr>
      <w:r>
        <w:rPr>
          <w:noProof/>
          <w:lang w:val="nl-BE"/>
        </w:rPr>
        <w:t>Na 3...bxc3</w:t>
      </w:r>
      <w:r w:rsidR="008D3E01">
        <w:rPr>
          <w:noProof/>
          <w:lang w:val="nl-BE"/>
        </w:rPr>
        <w:t>?</w:t>
      </w:r>
      <w:r>
        <w:rPr>
          <w:noProof/>
          <w:lang w:val="nl-BE"/>
        </w:rPr>
        <w:t xml:space="preserve"> volgt 4.Lf8+ K~ 5.Lxa3. </w:t>
      </w:r>
    </w:p>
    <w:p w14:paraId="0E74E26E" w14:textId="77777777" w:rsidR="006F3923" w:rsidRDefault="006F3923" w:rsidP="006F3923">
      <w:pPr>
        <w:pStyle w:val="03aText"/>
        <w:widowControl/>
        <w:rPr>
          <w:noProof/>
          <w:lang w:val="nl-BE"/>
        </w:rPr>
      </w:pPr>
      <w:r>
        <w:rPr>
          <w:noProof/>
          <w:lang w:val="nl-BE"/>
        </w:rPr>
        <w:t>Na de tekstzet sluit het paard hier nu de eerste rij af voor zijn toe</w:t>
      </w:r>
      <w:r w:rsidR="00F41253">
        <w:rPr>
          <w:noProof/>
          <w:lang w:val="nl-BE"/>
        </w:rPr>
        <w:t>-</w:t>
      </w:r>
      <w:r>
        <w:rPr>
          <w:noProof/>
          <w:lang w:val="nl-BE"/>
        </w:rPr>
        <w:t xml:space="preserve">komstige dame. </w:t>
      </w:r>
      <w:r>
        <w:rPr>
          <w:lang w:val="nl-BE"/>
        </w:rPr>
        <w:tab/>
      </w:r>
    </w:p>
    <w:p w14:paraId="351F5C3F" w14:textId="77777777" w:rsidR="006F3923" w:rsidRDefault="006F3923" w:rsidP="006F3923">
      <w:pPr>
        <w:pStyle w:val="03aText"/>
        <w:widowControl/>
        <w:rPr>
          <w:b/>
          <w:lang w:val="nl-BE"/>
        </w:rPr>
      </w:pPr>
      <w:r>
        <w:rPr>
          <w:lang w:val="nl-BE"/>
        </w:rPr>
        <w:tab/>
      </w:r>
      <w:r>
        <w:rPr>
          <w:b/>
          <w:lang w:val="nl-BE"/>
        </w:rPr>
        <w:t>4.Tf5</w:t>
      </w:r>
      <w:r>
        <w:rPr>
          <w:b/>
          <w:lang w:val="nl-BE"/>
        </w:rPr>
        <w:tab/>
      </w:r>
      <w:r>
        <w:rPr>
          <w:b/>
          <w:lang w:val="nl-BE"/>
        </w:rPr>
        <w:tab/>
        <w:t>a1D</w:t>
      </w:r>
    </w:p>
    <w:p w14:paraId="0F229EE7" w14:textId="77777777" w:rsidR="006F3923" w:rsidRDefault="006F3923" w:rsidP="006F3923">
      <w:pPr>
        <w:pStyle w:val="03aText"/>
        <w:widowControl/>
        <w:rPr>
          <w:b/>
          <w:lang w:val="nl-BE"/>
        </w:rPr>
      </w:pPr>
      <w:r>
        <w:rPr>
          <w:lang w:val="nl-BE"/>
        </w:rPr>
        <w:t>Nu of nooit, hoopt zwart.</w:t>
      </w:r>
      <w:r>
        <w:rPr>
          <w:b/>
          <w:lang w:val="nl-BE"/>
        </w:rPr>
        <w:t xml:space="preserve"> </w:t>
      </w:r>
    </w:p>
    <w:p w14:paraId="3E36B85E" w14:textId="77777777" w:rsidR="006F3923" w:rsidRDefault="006F3923" w:rsidP="006F3923">
      <w:pPr>
        <w:pStyle w:val="03aText"/>
        <w:widowControl/>
        <w:rPr>
          <w:b/>
          <w:lang w:val="nl-BE"/>
        </w:rPr>
      </w:pPr>
      <w:r>
        <w:rPr>
          <w:lang w:val="nl-BE"/>
        </w:rPr>
        <w:t xml:space="preserve"> </w:t>
      </w:r>
      <w:r>
        <w:rPr>
          <w:lang w:val="nl-BE"/>
        </w:rPr>
        <w:tab/>
      </w:r>
      <w:r>
        <w:rPr>
          <w:b/>
          <w:lang w:val="nl-BE"/>
        </w:rPr>
        <w:t>5.Txe5+</w:t>
      </w:r>
      <w:r>
        <w:rPr>
          <w:b/>
          <w:lang w:val="nl-BE"/>
        </w:rPr>
        <w:tab/>
        <w:t>Kf7</w:t>
      </w:r>
    </w:p>
    <w:p w14:paraId="544BCDAE" w14:textId="77777777" w:rsidR="006F3923" w:rsidRDefault="006F3923" w:rsidP="006F3923">
      <w:pPr>
        <w:ind w:firstLine="708"/>
        <w:rPr>
          <w:rFonts w:cs="Arial"/>
          <w:b/>
          <w:sz w:val="20"/>
          <w:szCs w:val="20"/>
          <w:lang w:val="nl-BE"/>
        </w:rPr>
      </w:pPr>
      <w:r>
        <w:rPr>
          <w:rFonts w:cs="Arial"/>
          <w:b/>
          <w:sz w:val="20"/>
          <w:szCs w:val="20"/>
          <w:lang w:val="nl-BE"/>
        </w:rPr>
        <w:t>6.Tf5+</w:t>
      </w:r>
      <w:r>
        <w:rPr>
          <w:rFonts w:cs="Arial"/>
          <w:b/>
          <w:sz w:val="20"/>
          <w:szCs w:val="20"/>
          <w:lang w:val="nl-BE"/>
        </w:rPr>
        <w:tab/>
      </w:r>
      <w:r>
        <w:rPr>
          <w:rFonts w:cs="Arial"/>
          <w:b/>
          <w:sz w:val="20"/>
          <w:szCs w:val="20"/>
          <w:lang w:val="nl-BE"/>
        </w:rPr>
        <w:tab/>
        <w:t>Ke6</w:t>
      </w:r>
    </w:p>
    <w:p w14:paraId="7B1E7CC0" w14:textId="77777777" w:rsidR="009D3219" w:rsidRDefault="009D3219" w:rsidP="00257DC4">
      <w:pPr>
        <w:rPr>
          <w:rFonts w:cs="Arial"/>
          <w:b/>
          <w:sz w:val="20"/>
          <w:szCs w:val="20"/>
          <w:lang w:val="nl-BE"/>
        </w:rPr>
      </w:pPr>
    </w:p>
    <w:p w14:paraId="5BA4CB35" w14:textId="77777777" w:rsidR="00670CA9" w:rsidRDefault="00670CA9" w:rsidP="00257DC4">
      <w:pPr>
        <w:rPr>
          <w:rFonts w:cs="Arial"/>
          <w:b/>
          <w:sz w:val="20"/>
          <w:szCs w:val="20"/>
          <w:lang w:val="nl-BE"/>
        </w:rPr>
      </w:pPr>
    </w:p>
    <w:p w14:paraId="5C149B06" w14:textId="77777777" w:rsidR="00CF528E" w:rsidRDefault="00CF528E" w:rsidP="006F3923">
      <w:pPr>
        <w:ind w:firstLine="708"/>
        <w:rPr>
          <w:rFonts w:cs="Arial"/>
          <w:b/>
          <w:sz w:val="20"/>
          <w:szCs w:val="20"/>
          <w:lang w:val="nl-BE"/>
        </w:rPr>
      </w:pPr>
    </w:p>
    <w:p w14:paraId="1D8C2F2A" w14:textId="77777777" w:rsidR="00670CA9" w:rsidRDefault="00670CA9" w:rsidP="006F3923">
      <w:pPr>
        <w:ind w:firstLine="708"/>
        <w:rPr>
          <w:rFonts w:cs="Arial"/>
          <w:b/>
          <w:sz w:val="20"/>
          <w:szCs w:val="20"/>
          <w:lang w:val="nl-BE"/>
        </w:rPr>
      </w:pPr>
    </w:p>
    <w:p w14:paraId="25FA2D02" w14:textId="77777777" w:rsidR="00F41E56" w:rsidRDefault="00F41E56" w:rsidP="006F3923">
      <w:pPr>
        <w:ind w:firstLine="708"/>
        <w:rPr>
          <w:rFonts w:cs="Arial"/>
          <w:b/>
          <w:sz w:val="20"/>
          <w:szCs w:val="20"/>
          <w:lang w:val="nl-BE"/>
        </w:rPr>
      </w:pPr>
    </w:p>
    <w:p w14:paraId="099D7BE6" w14:textId="77777777" w:rsidR="006F3923" w:rsidRDefault="00257DC4" w:rsidP="00257DC4">
      <w:pPr>
        <w:rPr>
          <w:rFonts w:cs="Arial"/>
          <w:b/>
          <w:sz w:val="20"/>
          <w:szCs w:val="20"/>
          <w:lang w:val="nl-BE"/>
        </w:rPr>
      </w:pPr>
      <w:r>
        <w:rPr>
          <w:rFonts w:cs="Arial"/>
          <w:b/>
          <w:sz w:val="20"/>
          <w:szCs w:val="20"/>
          <w:lang w:val="nl-BE"/>
        </w:rPr>
        <w:t xml:space="preserve">            </w:t>
      </w:r>
      <w:r w:rsidR="002C41C3">
        <w:rPr>
          <w:rFonts w:cs="Arial"/>
          <w:b/>
          <w:sz w:val="20"/>
          <w:szCs w:val="20"/>
          <w:lang w:val="nl-BE"/>
        </w:rPr>
        <w:t xml:space="preserve"> </w:t>
      </w:r>
      <w:r w:rsidR="006F3923">
        <w:rPr>
          <w:rFonts w:cs="Arial"/>
          <w:b/>
          <w:sz w:val="20"/>
          <w:szCs w:val="20"/>
          <w:lang w:val="nl-BE"/>
        </w:rPr>
        <w:t>7.Te5+</w:t>
      </w:r>
      <w:r w:rsidR="006F3923">
        <w:rPr>
          <w:rFonts w:cs="Arial"/>
          <w:b/>
          <w:sz w:val="20"/>
          <w:szCs w:val="20"/>
          <w:lang w:val="nl-BE"/>
        </w:rPr>
        <w:tab/>
      </w:r>
      <w:r w:rsidR="006F3923">
        <w:rPr>
          <w:rFonts w:cs="Arial"/>
          <w:b/>
          <w:sz w:val="20"/>
          <w:szCs w:val="20"/>
          <w:lang w:val="nl-BE"/>
        </w:rPr>
        <w:tab/>
        <w:t>Kd6</w:t>
      </w:r>
    </w:p>
    <w:p w14:paraId="79A6D5AE" w14:textId="77777777" w:rsidR="006F3923" w:rsidRDefault="00CF528E" w:rsidP="00AA6AE3">
      <w:pPr>
        <w:rPr>
          <w:rFonts w:cs="Arial"/>
          <w:b/>
          <w:sz w:val="20"/>
          <w:szCs w:val="20"/>
          <w:lang w:val="nl-BE"/>
        </w:rPr>
      </w:pPr>
      <w:r>
        <w:rPr>
          <w:rFonts w:cs="Arial"/>
          <w:b/>
          <w:sz w:val="20"/>
          <w:szCs w:val="20"/>
          <w:lang w:val="nl-BE"/>
        </w:rPr>
        <w:t xml:space="preserve">           </w:t>
      </w:r>
      <w:r w:rsidR="002C41C3">
        <w:rPr>
          <w:rFonts w:cs="Arial"/>
          <w:b/>
          <w:sz w:val="20"/>
          <w:szCs w:val="20"/>
          <w:lang w:val="nl-BE"/>
        </w:rPr>
        <w:t xml:space="preserve"> </w:t>
      </w:r>
      <w:r>
        <w:rPr>
          <w:rFonts w:cs="Arial"/>
          <w:b/>
          <w:sz w:val="20"/>
          <w:szCs w:val="20"/>
          <w:lang w:val="nl-BE"/>
        </w:rPr>
        <w:t xml:space="preserve"> </w:t>
      </w:r>
      <w:r w:rsidR="006F3923">
        <w:rPr>
          <w:rFonts w:cs="Arial"/>
          <w:b/>
          <w:sz w:val="20"/>
          <w:szCs w:val="20"/>
          <w:lang w:val="nl-BE"/>
        </w:rPr>
        <w:t>8.Td5</w:t>
      </w:r>
      <w:r w:rsidR="006F3923">
        <w:rPr>
          <w:rFonts w:cs="Arial"/>
          <w:b/>
          <w:sz w:val="20"/>
          <w:szCs w:val="20"/>
          <w:lang w:val="nl-BE"/>
        </w:rPr>
        <w:tab/>
      </w:r>
      <w:r w:rsidR="006F3923">
        <w:rPr>
          <w:rFonts w:cs="Arial"/>
          <w:b/>
          <w:sz w:val="20"/>
          <w:szCs w:val="20"/>
          <w:lang w:val="nl-BE"/>
        </w:rPr>
        <w:tab/>
        <w:t>Kc6</w:t>
      </w:r>
    </w:p>
    <w:p w14:paraId="10607E15" w14:textId="77777777" w:rsidR="006F3923" w:rsidRDefault="006F3923" w:rsidP="006F3923">
      <w:pPr>
        <w:pStyle w:val="03aText"/>
        <w:widowControl/>
        <w:rPr>
          <w:noProof/>
          <w:lang w:val="nl-BE"/>
        </w:rPr>
      </w:pPr>
      <w:r>
        <w:rPr>
          <w:noProof/>
          <w:lang w:val="nl-BE"/>
        </w:rPr>
        <w:t>8...Kxd5</w:t>
      </w:r>
      <w:r w:rsidR="008D3E01">
        <w:rPr>
          <w:noProof/>
          <w:lang w:val="nl-BE"/>
        </w:rPr>
        <w:t>?</w:t>
      </w:r>
      <w:r>
        <w:rPr>
          <w:noProof/>
          <w:lang w:val="nl-BE"/>
        </w:rPr>
        <w:t xml:space="preserve"> 9.c4+ en 10.Lxa1.</w:t>
      </w:r>
    </w:p>
    <w:p w14:paraId="60D1A77F" w14:textId="77777777" w:rsidR="006F3923" w:rsidRDefault="006F3923" w:rsidP="006F3923">
      <w:pPr>
        <w:rPr>
          <w:rFonts w:cs="Arial"/>
          <w:b/>
          <w:sz w:val="20"/>
          <w:szCs w:val="20"/>
          <w:lang w:val="nl-BE"/>
        </w:rPr>
      </w:pPr>
      <w:r>
        <w:rPr>
          <w:rFonts w:cs="Arial"/>
          <w:b/>
          <w:sz w:val="20"/>
          <w:szCs w:val="20"/>
          <w:lang w:val="nl-BE"/>
        </w:rPr>
        <w:t xml:space="preserve">             9.Tc5+</w:t>
      </w:r>
      <w:r>
        <w:rPr>
          <w:rFonts w:cs="Arial"/>
          <w:b/>
          <w:sz w:val="20"/>
          <w:szCs w:val="20"/>
          <w:lang w:val="nl-BE"/>
        </w:rPr>
        <w:tab/>
      </w:r>
      <w:r>
        <w:rPr>
          <w:rFonts w:cs="Arial"/>
          <w:b/>
          <w:sz w:val="20"/>
          <w:szCs w:val="20"/>
          <w:lang w:val="nl-BE"/>
        </w:rPr>
        <w:tab/>
        <w:t>Kb6</w:t>
      </w:r>
    </w:p>
    <w:p w14:paraId="661391FE" w14:textId="77777777" w:rsidR="006F3923" w:rsidRDefault="006F3923" w:rsidP="006F3923">
      <w:pPr>
        <w:pStyle w:val="03aText"/>
        <w:widowControl/>
        <w:rPr>
          <w:noProof/>
          <w:lang w:val="nl-BE"/>
        </w:rPr>
      </w:pPr>
      <w:r>
        <w:rPr>
          <w:noProof/>
          <w:lang w:val="nl-BE"/>
        </w:rPr>
        <w:t>9...Kxc5</w:t>
      </w:r>
      <w:r w:rsidR="008D3E01">
        <w:rPr>
          <w:noProof/>
          <w:lang w:val="nl-BE"/>
        </w:rPr>
        <w:t>?</w:t>
      </w:r>
      <w:r>
        <w:rPr>
          <w:noProof/>
          <w:lang w:val="nl-BE"/>
        </w:rPr>
        <w:t xml:space="preserve"> 10.cxb4+ en 11.Lxa1.</w:t>
      </w:r>
    </w:p>
    <w:p w14:paraId="17D4BBD5" w14:textId="77777777" w:rsidR="006F3923" w:rsidRDefault="006F3923" w:rsidP="006F3923">
      <w:pPr>
        <w:rPr>
          <w:rFonts w:cs="Arial"/>
          <w:b/>
          <w:sz w:val="20"/>
          <w:szCs w:val="20"/>
          <w:lang w:val="nl-BE"/>
        </w:rPr>
      </w:pPr>
      <w:r>
        <w:rPr>
          <w:rFonts w:cs="Arial"/>
          <w:b/>
          <w:sz w:val="20"/>
          <w:szCs w:val="20"/>
          <w:lang w:val="nl-BE"/>
        </w:rPr>
        <w:t xml:space="preserve">           10.Tb5+</w:t>
      </w:r>
      <w:r>
        <w:rPr>
          <w:rFonts w:cs="Arial"/>
          <w:b/>
          <w:sz w:val="20"/>
          <w:szCs w:val="20"/>
          <w:lang w:val="nl-BE"/>
        </w:rPr>
        <w:tab/>
      </w:r>
      <w:r>
        <w:rPr>
          <w:rFonts w:cs="Arial"/>
          <w:b/>
          <w:sz w:val="20"/>
          <w:szCs w:val="20"/>
          <w:lang w:val="nl-BE"/>
        </w:rPr>
        <w:tab/>
        <w:t>Ka6</w:t>
      </w:r>
    </w:p>
    <w:p w14:paraId="573685D6" w14:textId="77777777" w:rsidR="006F3923" w:rsidRDefault="006F3923" w:rsidP="006F3923">
      <w:pPr>
        <w:pStyle w:val="03aText"/>
        <w:widowControl/>
        <w:rPr>
          <w:noProof/>
          <w:lang w:val="nl-BE"/>
        </w:rPr>
      </w:pPr>
      <w:r>
        <w:rPr>
          <w:noProof/>
          <w:lang w:val="nl-BE"/>
        </w:rPr>
        <w:t>10...Kxb5</w:t>
      </w:r>
      <w:r w:rsidR="008D3E01">
        <w:rPr>
          <w:noProof/>
          <w:lang w:val="nl-BE"/>
        </w:rPr>
        <w:t>?</w:t>
      </w:r>
      <w:r>
        <w:rPr>
          <w:noProof/>
          <w:lang w:val="nl-BE"/>
        </w:rPr>
        <w:t xml:space="preserve"> 10.c4+ en 11.Lxa1. Na andere koningzetten is het eeuw</w:t>
      </w:r>
      <w:r>
        <w:rPr>
          <w:noProof/>
          <w:lang w:val="nl-BE"/>
        </w:rPr>
        <w:softHyphen/>
        <w:t>ig schaak. Eindelijk veilig hoop</w:t>
      </w:r>
      <w:r w:rsidR="0030035D">
        <w:rPr>
          <w:noProof/>
          <w:lang w:val="nl-BE"/>
        </w:rPr>
        <w:t xml:space="preserve">t zwart want na 11.Ta5+? volgt </w:t>
      </w:r>
      <w:r>
        <w:rPr>
          <w:noProof/>
          <w:lang w:val="nl-BE"/>
        </w:rPr>
        <w:t>11...Dxa5., met winst.</w:t>
      </w:r>
    </w:p>
    <w:p w14:paraId="61B94A11" w14:textId="77777777" w:rsidR="006F3923" w:rsidRDefault="006F3923" w:rsidP="006F3923">
      <w:pPr>
        <w:pStyle w:val="03aText"/>
        <w:widowControl/>
        <w:rPr>
          <w:noProof/>
          <w:lang w:val="nl-BE"/>
        </w:rPr>
      </w:pPr>
      <w:r>
        <w:rPr>
          <w:noProof/>
          <w:lang w:val="nl-BE"/>
        </w:rPr>
        <w:t>En dan komt de pointe:</w:t>
      </w:r>
    </w:p>
    <w:p w14:paraId="1C5B5A86" w14:textId="77777777" w:rsidR="006F3923" w:rsidRDefault="006F3923" w:rsidP="006F3923">
      <w:pPr>
        <w:rPr>
          <w:rFonts w:cs="Arial"/>
          <w:b/>
          <w:sz w:val="20"/>
          <w:szCs w:val="20"/>
          <w:lang w:val="nl-BE"/>
        </w:rPr>
      </w:pPr>
      <w:r>
        <w:rPr>
          <w:rFonts w:cs="Arial"/>
          <w:b/>
          <w:sz w:val="20"/>
          <w:szCs w:val="20"/>
          <w:lang w:val="nl-BE"/>
        </w:rPr>
        <w:t xml:space="preserve">           11.cxb4</w:t>
      </w:r>
    </w:p>
    <w:p w14:paraId="77AC932E" w14:textId="77777777" w:rsidR="006F3923" w:rsidRDefault="006F3923" w:rsidP="006F3923">
      <w:pPr>
        <w:pStyle w:val="03aText"/>
        <w:widowControl/>
        <w:rPr>
          <w:noProof/>
          <w:lang w:val="nl-BE"/>
        </w:rPr>
      </w:pPr>
      <w:r>
        <w:rPr>
          <w:noProof/>
          <w:lang w:val="nl-BE"/>
        </w:rPr>
        <w:t>en de zwarte</w:t>
      </w:r>
      <w:r w:rsidR="008D3E01">
        <w:rPr>
          <w:noProof/>
          <w:lang w:val="nl-BE"/>
        </w:rPr>
        <w:t xml:space="preserve"> dame is gevangen. Bijvoorbeeld</w:t>
      </w:r>
      <w:r>
        <w:rPr>
          <w:noProof/>
          <w:lang w:val="nl-BE"/>
        </w:rPr>
        <w:t>11...Da2</w:t>
      </w:r>
      <w:r w:rsidR="008D3E01">
        <w:rPr>
          <w:noProof/>
          <w:lang w:val="nl-BE"/>
        </w:rPr>
        <w:t>?, of11</w:t>
      </w:r>
      <w:r>
        <w:rPr>
          <w:noProof/>
          <w:lang w:val="nl-BE"/>
        </w:rPr>
        <w:t>..Da3</w:t>
      </w:r>
      <w:r w:rsidR="008D3E01">
        <w:rPr>
          <w:noProof/>
          <w:lang w:val="nl-BE"/>
        </w:rPr>
        <w:t>?</w:t>
      </w:r>
      <w:r>
        <w:rPr>
          <w:noProof/>
          <w:lang w:val="nl-BE"/>
        </w:rPr>
        <w:t xml:space="preserve"> 12.Ta5+ Dxa5 13.bxa5.</w:t>
      </w:r>
    </w:p>
    <w:p w14:paraId="32973702" w14:textId="77777777" w:rsidR="006F3923" w:rsidRDefault="006F3923" w:rsidP="006F3923">
      <w:pPr>
        <w:rPr>
          <w:rFonts w:cs="Arial"/>
          <w:b/>
          <w:sz w:val="20"/>
          <w:szCs w:val="20"/>
          <w:lang w:val="nl-BE"/>
        </w:rPr>
      </w:pPr>
      <w:r>
        <w:rPr>
          <w:rFonts w:cs="Arial"/>
          <w:b/>
          <w:sz w:val="20"/>
          <w:szCs w:val="20"/>
          <w:lang w:val="nl-BE"/>
        </w:rPr>
        <w:t xml:space="preserve">           11...</w:t>
      </w:r>
      <w:r>
        <w:rPr>
          <w:rFonts w:cs="Arial"/>
          <w:b/>
          <w:sz w:val="20"/>
          <w:szCs w:val="20"/>
          <w:lang w:val="nl-BE"/>
        </w:rPr>
        <w:tab/>
      </w:r>
      <w:r>
        <w:rPr>
          <w:rFonts w:cs="Arial"/>
          <w:b/>
          <w:sz w:val="20"/>
          <w:szCs w:val="20"/>
          <w:lang w:val="nl-BE"/>
        </w:rPr>
        <w:tab/>
        <w:t>Dxg7+</w:t>
      </w:r>
    </w:p>
    <w:p w14:paraId="6E2625C2" w14:textId="77777777" w:rsidR="006F3923" w:rsidRDefault="006F3923" w:rsidP="006F3923">
      <w:pPr>
        <w:rPr>
          <w:rFonts w:cs="Arial"/>
          <w:b/>
          <w:sz w:val="20"/>
          <w:szCs w:val="20"/>
          <w:lang w:val="nl-BE"/>
        </w:rPr>
      </w:pPr>
      <w:r>
        <w:rPr>
          <w:rFonts w:cs="Arial"/>
          <w:b/>
          <w:sz w:val="20"/>
          <w:szCs w:val="20"/>
          <w:lang w:val="nl-BE"/>
        </w:rPr>
        <w:t xml:space="preserve">           12.Kxg7</w:t>
      </w:r>
      <w:r>
        <w:rPr>
          <w:rFonts w:cs="Arial"/>
          <w:b/>
          <w:sz w:val="20"/>
          <w:szCs w:val="20"/>
          <w:lang w:val="nl-BE"/>
        </w:rPr>
        <w:tab/>
      </w:r>
      <w:r>
        <w:rPr>
          <w:rFonts w:cs="Arial"/>
          <w:b/>
          <w:sz w:val="20"/>
          <w:szCs w:val="20"/>
          <w:lang w:val="nl-BE"/>
        </w:rPr>
        <w:tab/>
        <w:t>Kxb5</w:t>
      </w:r>
    </w:p>
    <w:p w14:paraId="4883821B" w14:textId="77777777" w:rsidR="006F3923" w:rsidRDefault="006F3923" w:rsidP="006F3923">
      <w:pPr>
        <w:pStyle w:val="03aText"/>
        <w:widowControl/>
        <w:rPr>
          <w:noProof/>
          <w:lang w:val="nl-BE"/>
        </w:rPr>
      </w:pPr>
      <w:r>
        <w:rPr>
          <w:noProof/>
          <w:lang w:val="nl-BE"/>
        </w:rPr>
        <w:t xml:space="preserve">Maar het is dus remise. </w:t>
      </w:r>
    </w:p>
    <w:p w14:paraId="78231EBF" w14:textId="77777777" w:rsidR="006F3923" w:rsidRDefault="006F3923" w:rsidP="006F3923">
      <w:pPr>
        <w:pStyle w:val="03cOpmerking"/>
        <w:widowControl/>
        <w:spacing w:before="240"/>
        <w:rPr>
          <w:noProof/>
          <w:lang w:val="nl-BE"/>
        </w:rPr>
      </w:pPr>
      <w:r>
        <w:rPr>
          <w:noProof/>
          <w:lang w:val="nl-BE"/>
        </w:rPr>
        <w:t xml:space="preserve">Ik inspireerde mij voor deze stu-die op een werk van A.O. Herbst-man in </w:t>
      </w:r>
      <w:r>
        <w:rPr>
          <w:i/>
          <w:noProof/>
          <w:lang w:val="nl-BE"/>
        </w:rPr>
        <w:t xml:space="preserve">Shackhmaty v SSSR </w:t>
      </w:r>
      <w:r>
        <w:rPr>
          <w:noProof/>
          <w:lang w:val="nl-BE"/>
        </w:rPr>
        <w:t>(1953)</w:t>
      </w:r>
      <w:r w:rsidR="00A7488F">
        <w:rPr>
          <w:noProof/>
          <w:lang w:val="nl-BE"/>
        </w:rPr>
        <w:t>,</w:t>
      </w:r>
      <w:r>
        <w:rPr>
          <w:noProof/>
          <w:lang w:val="nl-BE"/>
        </w:rPr>
        <w:t xml:space="preserve"> dat een 2de prijs won: </w:t>
      </w:r>
    </w:p>
    <w:p w14:paraId="765F7687" w14:textId="77777777" w:rsidR="006F3923" w:rsidRPr="009056AA" w:rsidRDefault="006F3923" w:rsidP="009056AA">
      <w:pPr>
        <w:pStyle w:val="03cOpmerking"/>
        <w:widowControl/>
        <w:spacing w:before="240"/>
        <w:rPr>
          <w:noProof/>
          <w:lang w:val="en-GB"/>
        </w:rPr>
      </w:pPr>
      <w:r w:rsidRPr="009056AA">
        <w:rPr>
          <w:noProof/>
          <w:lang w:val="en-GB"/>
        </w:rPr>
        <w:t>Kh7 Tb6 Lh6 c2 c3 /</w:t>
      </w:r>
      <w:r w:rsidRPr="009056AA">
        <w:rPr>
          <w:noProof/>
          <w:lang w:val="en-GB"/>
        </w:rPr>
        <w:tab/>
      </w:r>
      <w:r w:rsidRPr="009056AA">
        <w:rPr>
          <w:noProof/>
          <w:lang w:val="en-GB"/>
        </w:rPr>
        <w:tab/>
      </w:r>
      <w:r w:rsidRPr="009056AA">
        <w:rPr>
          <w:noProof/>
          <w:lang w:val="en-GB"/>
        </w:rPr>
        <w:tab/>
      </w:r>
      <w:r w:rsidRPr="009056AA">
        <w:rPr>
          <w:noProof/>
          <w:lang w:val="en-GB"/>
        </w:rPr>
        <w:tab/>
        <w:t xml:space="preserve">   Kf5 Lb2 a2 b4 =</w:t>
      </w:r>
    </w:p>
    <w:p w14:paraId="4752FDAC" w14:textId="77777777" w:rsidR="006F3923" w:rsidRPr="002B2E84" w:rsidRDefault="002B2E84" w:rsidP="006F3923">
      <w:pPr>
        <w:pStyle w:val="03cOpmerking"/>
        <w:widowControl/>
        <w:spacing w:before="240"/>
        <w:rPr>
          <w:noProof/>
          <w:lang w:val="nl-BE"/>
        </w:rPr>
      </w:pPr>
      <w:r w:rsidRPr="00D62E90">
        <w:rPr>
          <w:noProof/>
          <w:lang w:val="nl-BE"/>
        </w:rPr>
        <w:t>M</w:t>
      </w:r>
      <w:r w:rsidRPr="002B2E84">
        <w:rPr>
          <w:noProof/>
          <w:lang w:val="nl-BE"/>
        </w:rPr>
        <w:t xml:space="preserve">et de oplossing; </w:t>
      </w:r>
      <w:r w:rsidR="006F3923" w:rsidRPr="002B2E84">
        <w:rPr>
          <w:noProof/>
          <w:lang w:val="nl-BE"/>
        </w:rPr>
        <w:t>1.Tb5+ Ke6 2.Ta5 La3 3.Lg7 a1D 4.Te5+ Kf7 5.Tf5+ Ke6 6.Te5+ Kd6 7.Td5+ Kc6 8.Tc5+ Kb6 9.Tb5+ Ka6 10.Ta5+</w:t>
      </w:r>
      <w:r w:rsidRPr="002B2E84">
        <w:rPr>
          <w:noProof/>
          <w:lang w:val="nl-BE"/>
        </w:rPr>
        <w:t xml:space="preserve"> Kxa5 11.cxb4 Kxb4 12.Lxa1</w:t>
      </w:r>
      <w:r w:rsidR="006F3923" w:rsidRPr="002B2E84">
        <w:rPr>
          <w:noProof/>
          <w:lang w:val="nl-BE"/>
        </w:rPr>
        <w:t xml:space="preserve">, remise. </w:t>
      </w:r>
      <w:r w:rsidR="006F3923">
        <w:rPr>
          <w:noProof/>
          <w:lang w:val="nl-BE"/>
        </w:rPr>
        <w:t>De loper verving ik door een paard.</w:t>
      </w:r>
    </w:p>
    <w:p w14:paraId="55DA8739" w14:textId="77777777" w:rsidR="00CF528E" w:rsidRDefault="00CF528E" w:rsidP="00CF528E">
      <w:pPr>
        <w:rPr>
          <w:rFonts w:cs="Arial"/>
          <w:noProof/>
          <w:color w:val="000000"/>
          <w:sz w:val="20"/>
          <w:szCs w:val="20"/>
          <w:lang w:val="nl-BE"/>
        </w:rPr>
      </w:pPr>
    </w:p>
    <w:p w14:paraId="3B828A72" w14:textId="77777777" w:rsidR="006F3923" w:rsidRDefault="004F5731" w:rsidP="00CF528E">
      <w:pPr>
        <w:jc w:val="center"/>
        <w:rPr>
          <w:rFonts w:cs="Arial"/>
          <w:b/>
          <w:sz w:val="20"/>
          <w:szCs w:val="20"/>
          <w:lang w:val="nl-BE"/>
        </w:rPr>
      </w:pPr>
      <w:r>
        <w:rPr>
          <w:rFonts w:cs="Arial"/>
          <w:b/>
          <w:sz w:val="20"/>
          <w:szCs w:val="20"/>
          <w:lang w:val="nl-BE"/>
        </w:rPr>
        <w:lastRenderedPageBreak/>
        <w:t>- 26</w:t>
      </w:r>
      <w:r w:rsidR="00CE1E84">
        <w:rPr>
          <w:rFonts w:cs="Arial"/>
          <w:b/>
          <w:sz w:val="20"/>
          <w:szCs w:val="20"/>
          <w:lang w:val="nl-BE"/>
        </w:rPr>
        <w:t>9</w:t>
      </w:r>
      <w:r w:rsidR="00DF11A5">
        <w:rPr>
          <w:rFonts w:cs="Arial"/>
          <w:b/>
          <w:sz w:val="20"/>
          <w:szCs w:val="20"/>
          <w:lang w:val="nl-BE"/>
        </w:rPr>
        <w:t xml:space="preserve"> -</w:t>
      </w:r>
    </w:p>
    <w:p w14:paraId="1A06111B" w14:textId="77777777" w:rsidR="00D62C08" w:rsidRDefault="00D62C08" w:rsidP="00D52A62">
      <w:pPr>
        <w:jc w:val="center"/>
        <w:rPr>
          <w:rFonts w:cs="Arial"/>
          <w:b/>
          <w:sz w:val="20"/>
          <w:szCs w:val="20"/>
          <w:lang w:val="nl-BE"/>
        </w:rPr>
      </w:pPr>
    </w:p>
    <w:p w14:paraId="75CAFC8A" w14:textId="77777777" w:rsidR="00D62C08" w:rsidRDefault="00D62C08" w:rsidP="00D52A62">
      <w:pPr>
        <w:jc w:val="center"/>
        <w:rPr>
          <w:rFonts w:cs="Arial"/>
          <w:sz w:val="20"/>
          <w:szCs w:val="20"/>
          <w:lang w:val="nl-BE"/>
        </w:rPr>
      </w:pPr>
      <w:r>
        <w:rPr>
          <w:rFonts w:cs="Arial"/>
          <w:i/>
          <w:sz w:val="20"/>
          <w:szCs w:val="20"/>
          <w:lang w:val="nl-BE"/>
        </w:rPr>
        <w:t>0rigineel</w:t>
      </w:r>
      <w:r w:rsidR="00281E9C">
        <w:rPr>
          <w:rFonts w:cs="Arial"/>
          <w:i/>
          <w:sz w:val="20"/>
          <w:szCs w:val="20"/>
          <w:lang w:val="nl-BE"/>
        </w:rPr>
        <w:t>,</w:t>
      </w:r>
      <w:r>
        <w:rPr>
          <w:rFonts w:cs="Arial"/>
          <w:i/>
          <w:sz w:val="20"/>
          <w:szCs w:val="20"/>
          <w:lang w:val="nl-BE"/>
        </w:rPr>
        <w:t xml:space="preserve"> </w:t>
      </w:r>
      <w:r>
        <w:rPr>
          <w:rFonts w:cs="Arial"/>
          <w:sz w:val="20"/>
          <w:szCs w:val="20"/>
          <w:lang w:val="nl-BE"/>
        </w:rPr>
        <w:t>2014</w:t>
      </w:r>
    </w:p>
    <w:p w14:paraId="07474222" w14:textId="77777777" w:rsidR="00CF3568" w:rsidRPr="00D62C08" w:rsidRDefault="00CF3568" w:rsidP="00D52A62">
      <w:pPr>
        <w:jc w:val="center"/>
        <w:rPr>
          <w:rFonts w:cs="Arial"/>
          <w:sz w:val="20"/>
          <w:szCs w:val="20"/>
          <w:lang w:val="nl-BE"/>
        </w:rPr>
      </w:pPr>
      <w:r>
        <w:rPr>
          <w:rFonts w:cs="Arial"/>
          <w:sz w:val="20"/>
          <w:szCs w:val="20"/>
          <w:lang w:val="nl-BE"/>
        </w:rPr>
        <w:t>correctie van 1966</w:t>
      </w:r>
    </w:p>
    <w:p w14:paraId="53C0B98A" w14:textId="77777777" w:rsidR="006F3923" w:rsidRDefault="006F3923" w:rsidP="006F3923">
      <w:pPr>
        <w:spacing w:line="190" w:lineRule="exact"/>
        <w:jc w:val="center"/>
        <w:rPr>
          <w:rFonts w:cs="Arial"/>
          <w:sz w:val="20"/>
          <w:szCs w:val="20"/>
          <w:lang w:val="nl-BE"/>
        </w:rPr>
      </w:pPr>
    </w:p>
    <w:p w14:paraId="239ABCE6" w14:textId="77777777" w:rsidR="006F3923" w:rsidRDefault="00201006" w:rsidP="006F3923">
      <w:pPr>
        <w:pStyle w:val="03aText"/>
        <w:widowControl/>
        <w:rPr>
          <w:noProof/>
          <w:lang w:val="nl-BE"/>
        </w:rPr>
      </w:pPr>
      <w:r w:rsidRPr="00D62C08">
        <w:rPr>
          <w:noProof/>
          <w:lang w:val="nl-BE" w:eastAsia="nl-BE"/>
        </w:rPr>
        <w:drawing>
          <wp:inline distT="0" distB="0" distL="0" distR="0" wp14:anchorId="335C7D95" wp14:editId="7E4A9EAF">
            <wp:extent cx="1943100" cy="195262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1943100" cy="1952625"/>
                    </a:xfrm>
                    <a:prstGeom prst="rect">
                      <a:avLst/>
                    </a:prstGeom>
                    <a:noFill/>
                    <a:ln>
                      <a:noFill/>
                    </a:ln>
                  </pic:spPr>
                </pic:pic>
              </a:graphicData>
            </a:graphic>
          </wp:inline>
        </w:drawing>
      </w:r>
    </w:p>
    <w:p w14:paraId="024D8E43" w14:textId="77777777" w:rsidR="00D62C08" w:rsidRDefault="006F3923" w:rsidP="006F3923">
      <w:pPr>
        <w:rPr>
          <w:rFonts w:cs="Arial"/>
          <w:b/>
          <w:sz w:val="20"/>
          <w:szCs w:val="20"/>
          <w:lang w:val="nl-BE"/>
        </w:rPr>
      </w:pPr>
      <w:r>
        <w:rPr>
          <w:rFonts w:cs="Arial"/>
          <w:b/>
          <w:sz w:val="20"/>
          <w:szCs w:val="20"/>
          <w:lang w:val="nl-BE"/>
        </w:rPr>
        <w:tab/>
      </w:r>
    </w:p>
    <w:p w14:paraId="7457577C" w14:textId="77777777" w:rsidR="00D62C08" w:rsidRPr="00D62C08" w:rsidRDefault="00D62C08" w:rsidP="00D62C08">
      <w:pPr>
        <w:jc w:val="both"/>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0320.03 a1c3</w:t>
      </w:r>
    </w:p>
    <w:p w14:paraId="55C42443" w14:textId="77777777" w:rsidR="00D62C08" w:rsidRDefault="00AB6F13" w:rsidP="00AB6F13">
      <w:pPr>
        <w:rPr>
          <w:rFonts w:cs="Arial"/>
          <w:b/>
          <w:sz w:val="20"/>
          <w:szCs w:val="20"/>
          <w:lang w:val="nl-BE"/>
        </w:rPr>
      </w:pPr>
      <w:r>
        <w:rPr>
          <w:rFonts w:cs="Arial"/>
          <w:b/>
          <w:sz w:val="20"/>
          <w:szCs w:val="20"/>
          <w:lang w:val="nl-BE"/>
        </w:rPr>
        <w:t xml:space="preserve">  </w:t>
      </w:r>
    </w:p>
    <w:p w14:paraId="60B0049E" w14:textId="77777777" w:rsidR="00AB6F13" w:rsidRPr="00AB6F13" w:rsidRDefault="00AB6F13" w:rsidP="00AB6F13">
      <w:pPr>
        <w:jc w:val="both"/>
        <w:rPr>
          <w:rFonts w:cs="Arial"/>
          <w:sz w:val="20"/>
          <w:szCs w:val="20"/>
          <w:lang w:val="nl-BE"/>
        </w:rPr>
      </w:pPr>
      <w:r w:rsidRPr="00AB6F13">
        <w:rPr>
          <w:rFonts w:cs="Arial"/>
          <w:sz w:val="20"/>
          <w:szCs w:val="20"/>
          <w:lang w:val="nl-BE"/>
        </w:rPr>
        <w:t>Een directe matstudie van twee</w:t>
      </w:r>
      <w:r>
        <w:rPr>
          <w:rFonts w:cs="Arial"/>
          <w:sz w:val="20"/>
          <w:szCs w:val="20"/>
          <w:lang w:val="nl-BE"/>
        </w:rPr>
        <w:t xml:space="preserve"> lopers tegen een toren. Wit start met een aftrekschaak:</w:t>
      </w:r>
    </w:p>
    <w:p w14:paraId="5BADF8EA" w14:textId="77777777" w:rsidR="006F3923" w:rsidRDefault="006F3923" w:rsidP="00D62C08">
      <w:pPr>
        <w:ind w:firstLine="708"/>
        <w:rPr>
          <w:rFonts w:cs="Arial"/>
          <w:b/>
          <w:sz w:val="20"/>
          <w:szCs w:val="20"/>
          <w:lang w:val="nl-BE"/>
        </w:rPr>
      </w:pPr>
      <w:r>
        <w:rPr>
          <w:rFonts w:cs="Arial"/>
          <w:b/>
          <w:sz w:val="20"/>
          <w:szCs w:val="20"/>
          <w:lang w:val="nl-BE"/>
        </w:rPr>
        <w:t>1.Kc2+</w:t>
      </w:r>
      <w:r>
        <w:rPr>
          <w:rFonts w:cs="Arial"/>
          <w:b/>
          <w:sz w:val="20"/>
          <w:szCs w:val="20"/>
          <w:lang w:val="nl-BE"/>
        </w:rPr>
        <w:tab/>
      </w:r>
      <w:r>
        <w:rPr>
          <w:rFonts w:cs="Arial"/>
          <w:b/>
          <w:sz w:val="20"/>
          <w:szCs w:val="20"/>
          <w:lang w:val="nl-BE"/>
        </w:rPr>
        <w:tab/>
        <w:t>Ka2</w:t>
      </w:r>
    </w:p>
    <w:p w14:paraId="3C3308D7" w14:textId="77777777" w:rsidR="006F3923" w:rsidRDefault="006F3923" w:rsidP="006F3923">
      <w:pPr>
        <w:rPr>
          <w:rFonts w:cs="Arial"/>
          <w:b/>
          <w:sz w:val="20"/>
          <w:szCs w:val="20"/>
          <w:lang w:val="nl-BE"/>
        </w:rPr>
      </w:pPr>
      <w:r>
        <w:rPr>
          <w:rFonts w:cs="Arial"/>
          <w:b/>
          <w:sz w:val="20"/>
          <w:szCs w:val="20"/>
          <w:lang w:val="nl-BE"/>
        </w:rPr>
        <w:tab/>
        <w:t>2.Lf7+</w:t>
      </w:r>
      <w:r>
        <w:rPr>
          <w:rFonts w:cs="Arial"/>
          <w:b/>
          <w:sz w:val="20"/>
          <w:szCs w:val="20"/>
          <w:lang w:val="nl-BE"/>
        </w:rPr>
        <w:tab/>
      </w:r>
      <w:r>
        <w:rPr>
          <w:rFonts w:cs="Arial"/>
          <w:b/>
          <w:sz w:val="20"/>
          <w:szCs w:val="20"/>
          <w:lang w:val="nl-BE"/>
        </w:rPr>
        <w:tab/>
        <w:t>Ka3</w:t>
      </w:r>
    </w:p>
    <w:p w14:paraId="0CE70629" w14:textId="77777777" w:rsidR="006F3923" w:rsidRDefault="00991771" w:rsidP="006F3923">
      <w:pPr>
        <w:rPr>
          <w:rFonts w:cs="Arial"/>
          <w:b/>
          <w:sz w:val="20"/>
          <w:szCs w:val="20"/>
          <w:lang w:val="nl-BE"/>
        </w:rPr>
      </w:pPr>
      <w:r>
        <w:rPr>
          <w:rFonts w:cs="Arial"/>
          <w:b/>
          <w:sz w:val="20"/>
          <w:szCs w:val="20"/>
          <w:lang w:val="nl-BE"/>
        </w:rPr>
        <w:tab/>
        <w:t>3.Le7</w:t>
      </w:r>
      <w:r w:rsidR="006F3923">
        <w:rPr>
          <w:rFonts w:cs="Arial"/>
          <w:b/>
          <w:sz w:val="20"/>
          <w:szCs w:val="20"/>
          <w:lang w:val="nl-BE"/>
        </w:rPr>
        <w:t>+</w:t>
      </w:r>
      <w:r w:rsidR="006F3923">
        <w:rPr>
          <w:rFonts w:cs="Arial"/>
          <w:b/>
          <w:sz w:val="20"/>
          <w:szCs w:val="20"/>
          <w:lang w:val="nl-BE"/>
        </w:rPr>
        <w:tab/>
      </w:r>
      <w:r w:rsidR="006F3923">
        <w:rPr>
          <w:rFonts w:cs="Arial"/>
          <w:b/>
          <w:sz w:val="20"/>
          <w:szCs w:val="20"/>
          <w:lang w:val="nl-BE"/>
        </w:rPr>
        <w:tab/>
        <w:t>Td6</w:t>
      </w:r>
    </w:p>
    <w:p w14:paraId="15E41582" w14:textId="77777777" w:rsidR="006F3923" w:rsidRDefault="006F3923" w:rsidP="006F3923">
      <w:pPr>
        <w:rPr>
          <w:rFonts w:cs="Arial"/>
          <w:b/>
          <w:sz w:val="20"/>
          <w:szCs w:val="20"/>
          <w:lang w:val="nl-BE"/>
        </w:rPr>
      </w:pPr>
      <w:r>
        <w:rPr>
          <w:rFonts w:cs="Arial"/>
          <w:b/>
          <w:sz w:val="20"/>
          <w:szCs w:val="20"/>
          <w:lang w:val="nl-BE"/>
        </w:rPr>
        <w:tab/>
        <w:t>4.Kc3</w:t>
      </w:r>
    </w:p>
    <w:p w14:paraId="6A19E20F" w14:textId="77777777" w:rsidR="006F3923" w:rsidRDefault="00034CBE" w:rsidP="006F3923">
      <w:pPr>
        <w:pStyle w:val="03aText"/>
        <w:widowControl/>
        <w:rPr>
          <w:noProof/>
          <w:lang w:val="nl-BE"/>
        </w:rPr>
      </w:pPr>
      <w:r>
        <w:rPr>
          <w:noProof/>
          <w:lang w:val="nl-BE"/>
        </w:rPr>
        <w:t>De zwarte toren</w:t>
      </w:r>
      <w:r w:rsidR="004B3786">
        <w:rPr>
          <w:noProof/>
          <w:lang w:val="nl-BE"/>
        </w:rPr>
        <w:t xml:space="preserve"> zit </w:t>
      </w:r>
      <w:r w:rsidR="00232E88">
        <w:rPr>
          <w:noProof/>
          <w:lang w:val="nl-BE"/>
        </w:rPr>
        <w:t xml:space="preserve">nu </w:t>
      </w:r>
      <w:r w:rsidR="004B3786">
        <w:rPr>
          <w:noProof/>
          <w:lang w:val="nl-BE"/>
        </w:rPr>
        <w:t>opgesloten.</w:t>
      </w:r>
    </w:p>
    <w:p w14:paraId="7E023E60" w14:textId="77777777" w:rsidR="006F3923" w:rsidRDefault="006F3923" w:rsidP="006F3923">
      <w:pPr>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r>
      <w:r w:rsidR="004B3786">
        <w:rPr>
          <w:rFonts w:cs="Arial"/>
          <w:b/>
          <w:sz w:val="20"/>
          <w:szCs w:val="20"/>
          <w:lang w:val="nl-BE"/>
        </w:rPr>
        <w:t>h5</w:t>
      </w:r>
    </w:p>
    <w:p w14:paraId="371FDC6A" w14:textId="77777777" w:rsidR="004B3786" w:rsidRDefault="004B3786" w:rsidP="004B3786">
      <w:pPr>
        <w:jc w:val="both"/>
        <w:rPr>
          <w:b/>
          <w:sz w:val="20"/>
          <w:szCs w:val="20"/>
          <w:lang w:val="nl-BE"/>
        </w:rPr>
      </w:pPr>
      <w:r>
        <w:rPr>
          <w:lang w:val="nl-BE"/>
        </w:rPr>
        <w:tab/>
      </w:r>
      <w:r>
        <w:rPr>
          <w:b/>
          <w:sz w:val="20"/>
          <w:szCs w:val="20"/>
          <w:lang w:val="nl-BE"/>
        </w:rPr>
        <w:t>5.Lc4</w:t>
      </w:r>
    </w:p>
    <w:p w14:paraId="5C57ABF1" w14:textId="77777777" w:rsidR="004B3786" w:rsidRDefault="004B3786" w:rsidP="004B3786">
      <w:pPr>
        <w:jc w:val="both"/>
        <w:rPr>
          <w:sz w:val="20"/>
          <w:szCs w:val="20"/>
          <w:lang w:val="nl-BE"/>
        </w:rPr>
      </w:pPr>
      <w:r>
        <w:rPr>
          <w:sz w:val="20"/>
          <w:szCs w:val="20"/>
          <w:lang w:val="nl-BE"/>
        </w:rPr>
        <w:t xml:space="preserve">Verhindert </w:t>
      </w:r>
      <w:r w:rsidR="00F15DAD">
        <w:rPr>
          <w:sz w:val="20"/>
          <w:szCs w:val="20"/>
          <w:lang w:val="nl-BE"/>
        </w:rPr>
        <w:t xml:space="preserve">zwart </w:t>
      </w:r>
      <w:r w:rsidR="00CD26A1">
        <w:rPr>
          <w:sz w:val="20"/>
          <w:szCs w:val="20"/>
          <w:lang w:val="nl-BE"/>
        </w:rPr>
        <w:t xml:space="preserve">om verder </w:t>
      </w:r>
      <w:r>
        <w:rPr>
          <w:sz w:val="20"/>
          <w:szCs w:val="20"/>
          <w:lang w:val="nl-BE"/>
        </w:rPr>
        <w:t>met Tc6</w:t>
      </w:r>
      <w:r w:rsidR="00917D38">
        <w:rPr>
          <w:sz w:val="20"/>
          <w:szCs w:val="20"/>
          <w:lang w:val="nl-BE"/>
        </w:rPr>
        <w:t>+</w:t>
      </w:r>
      <w:r>
        <w:rPr>
          <w:sz w:val="20"/>
          <w:szCs w:val="20"/>
          <w:lang w:val="nl-BE"/>
        </w:rPr>
        <w:t xml:space="preserve"> schaak te geven.</w:t>
      </w:r>
    </w:p>
    <w:p w14:paraId="2A6C29CC" w14:textId="77777777" w:rsidR="00CD26A1" w:rsidRDefault="00CD26A1" w:rsidP="004B3786">
      <w:pPr>
        <w:jc w:val="both"/>
        <w:rPr>
          <w:sz w:val="20"/>
          <w:szCs w:val="20"/>
          <w:lang w:val="nl-BE"/>
        </w:rPr>
      </w:pPr>
    </w:p>
    <w:p w14:paraId="128C4A82" w14:textId="77777777" w:rsidR="00AD0BE1" w:rsidRDefault="009D27FA" w:rsidP="004B3786">
      <w:pPr>
        <w:jc w:val="both"/>
        <w:rPr>
          <w:sz w:val="20"/>
          <w:szCs w:val="20"/>
          <w:lang w:val="nl-BE"/>
        </w:rPr>
      </w:pPr>
      <w:r>
        <w:rPr>
          <w:sz w:val="20"/>
          <w:szCs w:val="20"/>
          <w:lang w:val="nl-BE"/>
        </w:rPr>
        <w:t>De ‘tester’</w:t>
      </w:r>
      <w:r w:rsidR="00AD0BE1">
        <w:rPr>
          <w:sz w:val="20"/>
          <w:szCs w:val="20"/>
          <w:lang w:val="nl-BE"/>
        </w:rPr>
        <w:t xml:space="preserve"> van</w:t>
      </w:r>
      <w:r>
        <w:rPr>
          <w:sz w:val="20"/>
          <w:szCs w:val="20"/>
          <w:lang w:val="nl-BE"/>
        </w:rPr>
        <w:t xml:space="preserve"> Ed van de Gevel meende echter dat</w:t>
      </w:r>
      <w:r w:rsidR="00AD0BE1">
        <w:rPr>
          <w:sz w:val="20"/>
          <w:szCs w:val="20"/>
          <w:lang w:val="nl-BE"/>
        </w:rPr>
        <w:t xml:space="preserve"> </w:t>
      </w:r>
      <w:r>
        <w:rPr>
          <w:sz w:val="20"/>
          <w:szCs w:val="20"/>
          <w:lang w:val="nl-BE"/>
        </w:rPr>
        <w:t>men:</w:t>
      </w:r>
      <w:r w:rsidR="00AD0BE1">
        <w:rPr>
          <w:sz w:val="20"/>
          <w:szCs w:val="20"/>
          <w:lang w:val="nl-BE"/>
        </w:rPr>
        <w:t xml:space="preserve"> </w:t>
      </w:r>
      <w:r w:rsidR="00AD0BE1">
        <w:rPr>
          <w:i/>
          <w:sz w:val="20"/>
          <w:szCs w:val="20"/>
          <w:lang w:val="nl-BE"/>
        </w:rPr>
        <w:t xml:space="preserve">‘ </w:t>
      </w:r>
      <w:r>
        <w:rPr>
          <w:i/>
          <w:sz w:val="20"/>
          <w:szCs w:val="20"/>
          <w:lang w:val="nl-BE"/>
        </w:rPr>
        <w:t>op zet 5</w:t>
      </w:r>
      <w:r w:rsidR="00AD0BE1">
        <w:rPr>
          <w:i/>
          <w:sz w:val="20"/>
          <w:szCs w:val="20"/>
          <w:lang w:val="nl-BE"/>
        </w:rPr>
        <w:t>. n</w:t>
      </w:r>
      <w:r>
        <w:rPr>
          <w:i/>
          <w:sz w:val="20"/>
          <w:szCs w:val="20"/>
          <w:lang w:val="nl-BE"/>
        </w:rPr>
        <w:t xml:space="preserve">iet direct met de Loper naar c4 hoeft, aangezien </w:t>
      </w:r>
      <w:r w:rsidR="00AD0BE1">
        <w:rPr>
          <w:i/>
          <w:sz w:val="20"/>
          <w:szCs w:val="20"/>
          <w:lang w:val="nl-BE"/>
        </w:rPr>
        <w:t>de zwarte h-pion nog een eind te gaan heeft, bij</w:t>
      </w:r>
      <w:r w:rsidR="00CD26A1">
        <w:rPr>
          <w:i/>
          <w:sz w:val="20"/>
          <w:szCs w:val="20"/>
          <w:lang w:val="nl-BE"/>
        </w:rPr>
        <w:t>-</w:t>
      </w:r>
      <w:r w:rsidR="00AD0BE1">
        <w:rPr>
          <w:i/>
          <w:sz w:val="20"/>
          <w:szCs w:val="20"/>
          <w:lang w:val="nl-BE"/>
        </w:rPr>
        <w:t>voorbeeld 5.Lg8 h4 6.L</w:t>
      </w:r>
      <w:r w:rsidR="00991771">
        <w:rPr>
          <w:i/>
          <w:sz w:val="20"/>
          <w:szCs w:val="20"/>
          <w:lang w:val="nl-BE"/>
        </w:rPr>
        <w:t>c</w:t>
      </w:r>
      <w:r w:rsidR="00AD0BE1">
        <w:rPr>
          <w:i/>
          <w:sz w:val="20"/>
          <w:szCs w:val="20"/>
          <w:lang w:val="nl-BE"/>
        </w:rPr>
        <w:t xml:space="preserve">4 en dan verder als gepland.’ </w:t>
      </w:r>
    </w:p>
    <w:p w14:paraId="2B131713" w14:textId="77777777" w:rsidR="009D27FA" w:rsidRPr="009D27FA" w:rsidRDefault="00AD0BE1" w:rsidP="004B3786">
      <w:pPr>
        <w:jc w:val="both"/>
        <w:rPr>
          <w:i/>
          <w:sz w:val="20"/>
          <w:szCs w:val="20"/>
          <w:lang w:val="nl-BE"/>
        </w:rPr>
      </w:pPr>
      <w:r>
        <w:rPr>
          <w:i/>
          <w:sz w:val="20"/>
          <w:szCs w:val="20"/>
          <w:lang w:val="nl-BE"/>
        </w:rPr>
        <w:t>.</w:t>
      </w:r>
    </w:p>
    <w:p w14:paraId="1668F013" w14:textId="77777777" w:rsidR="00AD0BE1" w:rsidRDefault="004B3786" w:rsidP="004B3786">
      <w:pPr>
        <w:jc w:val="both"/>
        <w:rPr>
          <w:sz w:val="20"/>
          <w:szCs w:val="20"/>
          <w:lang w:val="nl-BE"/>
        </w:rPr>
      </w:pPr>
      <w:r>
        <w:rPr>
          <w:sz w:val="20"/>
          <w:szCs w:val="20"/>
          <w:lang w:val="nl-BE"/>
        </w:rPr>
        <w:tab/>
      </w:r>
    </w:p>
    <w:p w14:paraId="52CEB6E8" w14:textId="77777777" w:rsidR="00AD0BE1" w:rsidRDefault="00AD0BE1" w:rsidP="004B3786">
      <w:pPr>
        <w:jc w:val="both"/>
        <w:rPr>
          <w:sz w:val="20"/>
          <w:szCs w:val="20"/>
          <w:lang w:val="nl-BE"/>
        </w:rPr>
      </w:pPr>
    </w:p>
    <w:p w14:paraId="5F4BD059" w14:textId="77777777" w:rsidR="00AD0BE1" w:rsidRDefault="00AD0BE1" w:rsidP="004B3786">
      <w:pPr>
        <w:jc w:val="both"/>
        <w:rPr>
          <w:sz w:val="20"/>
          <w:szCs w:val="20"/>
          <w:lang w:val="nl-BE"/>
        </w:rPr>
      </w:pPr>
    </w:p>
    <w:p w14:paraId="7A84E003" w14:textId="77777777" w:rsidR="00CB177F" w:rsidRDefault="00CB177F" w:rsidP="004B3786">
      <w:pPr>
        <w:jc w:val="both"/>
        <w:rPr>
          <w:sz w:val="20"/>
          <w:szCs w:val="20"/>
          <w:lang w:val="nl-BE"/>
        </w:rPr>
      </w:pPr>
    </w:p>
    <w:p w14:paraId="5692D2B1" w14:textId="77777777" w:rsidR="006A31B4" w:rsidRPr="006A31B4" w:rsidRDefault="006A31B4" w:rsidP="004B3786">
      <w:pPr>
        <w:jc w:val="both"/>
        <w:rPr>
          <w:i/>
          <w:sz w:val="20"/>
          <w:szCs w:val="20"/>
          <w:lang w:val="nl-BE"/>
        </w:rPr>
      </w:pPr>
      <w:r>
        <w:rPr>
          <w:sz w:val="20"/>
          <w:szCs w:val="20"/>
          <w:lang w:val="nl-BE"/>
        </w:rPr>
        <w:t>Inderdaad</w:t>
      </w:r>
      <w:r w:rsidR="0076154A">
        <w:rPr>
          <w:sz w:val="20"/>
          <w:szCs w:val="20"/>
          <w:lang w:val="nl-BE"/>
        </w:rPr>
        <w:t xml:space="preserve">, maar dan is, na </w:t>
      </w:r>
      <w:r>
        <w:rPr>
          <w:sz w:val="20"/>
          <w:szCs w:val="20"/>
          <w:lang w:val="nl-BE"/>
        </w:rPr>
        <w:t>6…h3</w:t>
      </w:r>
      <w:r w:rsidR="0076154A">
        <w:rPr>
          <w:sz w:val="20"/>
          <w:szCs w:val="20"/>
          <w:lang w:val="nl-BE"/>
        </w:rPr>
        <w:t>, 7.Lg5 tijdverlies.</w:t>
      </w:r>
      <w:r>
        <w:rPr>
          <w:sz w:val="20"/>
          <w:szCs w:val="20"/>
          <w:lang w:val="nl-BE"/>
        </w:rPr>
        <w:t xml:space="preserve"> </w:t>
      </w:r>
      <w:r>
        <w:rPr>
          <w:i/>
          <w:sz w:val="20"/>
          <w:szCs w:val="20"/>
          <w:lang w:val="nl-BE"/>
        </w:rPr>
        <w:t>(Zie zet 6.)</w:t>
      </w:r>
    </w:p>
    <w:p w14:paraId="59A9B707" w14:textId="77777777" w:rsidR="006A31B4" w:rsidRDefault="006A31B4" w:rsidP="004B3786">
      <w:pPr>
        <w:jc w:val="both"/>
        <w:rPr>
          <w:sz w:val="20"/>
          <w:szCs w:val="20"/>
          <w:lang w:val="nl-BE"/>
        </w:rPr>
      </w:pPr>
    </w:p>
    <w:p w14:paraId="5EDF6281" w14:textId="77777777" w:rsidR="005275A5" w:rsidRPr="005275A5" w:rsidRDefault="006A31B4" w:rsidP="004B3786">
      <w:pPr>
        <w:jc w:val="both"/>
        <w:rPr>
          <w:sz w:val="20"/>
          <w:szCs w:val="20"/>
          <w:lang w:val="nl-BE"/>
        </w:rPr>
      </w:pPr>
      <w:r>
        <w:rPr>
          <w:sz w:val="20"/>
          <w:szCs w:val="20"/>
          <w:lang w:val="nl-BE"/>
        </w:rPr>
        <w:t>En na 5.Lf</w:t>
      </w:r>
      <w:r w:rsidR="00AD0BE1">
        <w:rPr>
          <w:sz w:val="20"/>
          <w:szCs w:val="20"/>
          <w:lang w:val="nl-BE"/>
        </w:rPr>
        <w:t xml:space="preserve">8? volgt 5…h4 </w:t>
      </w:r>
      <w:r w:rsidR="00CD26A1">
        <w:rPr>
          <w:sz w:val="20"/>
          <w:szCs w:val="20"/>
          <w:lang w:val="nl-BE"/>
        </w:rPr>
        <w:t>6.Lc4 h3 7.</w:t>
      </w:r>
      <w:r w:rsidR="0096444C">
        <w:rPr>
          <w:sz w:val="20"/>
          <w:szCs w:val="20"/>
          <w:lang w:val="nl-BE"/>
        </w:rPr>
        <w:t xml:space="preserve">Le7 </w:t>
      </w:r>
      <w:r w:rsidR="0076154A">
        <w:rPr>
          <w:sz w:val="20"/>
          <w:szCs w:val="20"/>
          <w:lang w:val="nl-BE"/>
        </w:rPr>
        <w:t>h2 8.Ld5 h1D en</w:t>
      </w:r>
      <w:r w:rsidR="00213E52">
        <w:rPr>
          <w:sz w:val="20"/>
          <w:szCs w:val="20"/>
          <w:lang w:val="nl-BE"/>
        </w:rPr>
        <w:t xml:space="preserve"> er is</w:t>
      </w:r>
      <w:r w:rsidR="0076154A">
        <w:rPr>
          <w:sz w:val="20"/>
          <w:szCs w:val="20"/>
          <w:lang w:val="nl-BE"/>
        </w:rPr>
        <w:t xml:space="preserve"> geen winst meer.</w:t>
      </w:r>
    </w:p>
    <w:p w14:paraId="3AD2DC56" w14:textId="77777777" w:rsidR="003911E9" w:rsidRDefault="003911E9" w:rsidP="00CD26A1">
      <w:pPr>
        <w:ind w:firstLine="708"/>
        <w:jc w:val="both"/>
        <w:rPr>
          <w:b/>
          <w:sz w:val="20"/>
          <w:szCs w:val="20"/>
          <w:lang w:val="nl-BE"/>
        </w:rPr>
      </w:pPr>
      <w:r>
        <w:rPr>
          <w:b/>
          <w:sz w:val="20"/>
          <w:szCs w:val="20"/>
          <w:lang w:val="nl-BE"/>
        </w:rPr>
        <w:t>5…</w:t>
      </w:r>
      <w:r>
        <w:rPr>
          <w:b/>
          <w:sz w:val="20"/>
          <w:szCs w:val="20"/>
          <w:lang w:val="nl-BE"/>
        </w:rPr>
        <w:tab/>
      </w:r>
      <w:r>
        <w:rPr>
          <w:b/>
          <w:sz w:val="20"/>
          <w:szCs w:val="20"/>
          <w:lang w:val="nl-BE"/>
        </w:rPr>
        <w:tab/>
        <w:t>h4</w:t>
      </w:r>
    </w:p>
    <w:p w14:paraId="465B912E" w14:textId="77777777" w:rsidR="003911E9" w:rsidRDefault="003911E9" w:rsidP="004B3786">
      <w:pPr>
        <w:jc w:val="both"/>
        <w:rPr>
          <w:b/>
          <w:sz w:val="20"/>
          <w:szCs w:val="20"/>
          <w:lang w:val="nl-BE"/>
        </w:rPr>
      </w:pPr>
      <w:r>
        <w:rPr>
          <w:b/>
          <w:sz w:val="20"/>
          <w:szCs w:val="20"/>
          <w:lang w:val="nl-BE"/>
        </w:rPr>
        <w:tab/>
        <w:t>6.Lg5</w:t>
      </w:r>
    </w:p>
    <w:p w14:paraId="41DD658E" w14:textId="77777777" w:rsidR="00FB5E20" w:rsidRDefault="0076154A" w:rsidP="004B3786">
      <w:pPr>
        <w:jc w:val="both"/>
        <w:rPr>
          <w:i/>
          <w:sz w:val="20"/>
          <w:szCs w:val="20"/>
          <w:lang w:val="nl-BE"/>
        </w:rPr>
      </w:pPr>
      <w:r>
        <w:rPr>
          <w:i/>
          <w:sz w:val="20"/>
          <w:szCs w:val="20"/>
          <w:lang w:val="nl-BE"/>
        </w:rPr>
        <w:t>‘De tweede opmerking is helaas minder onschuldig,</w:t>
      </w:r>
      <w:r>
        <w:rPr>
          <w:sz w:val="20"/>
          <w:szCs w:val="20"/>
          <w:lang w:val="nl-BE"/>
        </w:rPr>
        <w:t xml:space="preserve"> meende de tester van Ed:</w:t>
      </w:r>
      <w:r w:rsidR="00FB5E20">
        <w:rPr>
          <w:i/>
          <w:sz w:val="20"/>
          <w:szCs w:val="20"/>
          <w:lang w:val="nl-BE"/>
        </w:rPr>
        <w:t xml:space="preserve"> Na 6.Lxh4 zien we niets  beter voor zwart dan</w:t>
      </w:r>
      <w:r w:rsidR="00574039">
        <w:rPr>
          <w:i/>
          <w:sz w:val="20"/>
          <w:szCs w:val="20"/>
          <w:lang w:val="nl-BE"/>
        </w:rPr>
        <w:t xml:space="preserve"> 6…</w:t>
      </w:r>
      <w:r w:rsidR="00FB5E20">
        <w:rPr>
          <w:i/>
          <w:sz w:val="20"/>
          <w:szCs w:val="20"/>
          <w:lang w:val="nl-BE"/>
        </w:rPr>
        <w:t xml:space="preserve"> c5. maar dan wint 7.Lg5 Td1 8.Le3 nog steeds en dat vormt een lelij</w:t>
      </w:r>
      <w:r w:rsidR="00165060">
        <w:rPr>
          <w:i/>
          <w:sz w:val="20"/>
          <w:szCs w:val="20"/>
          <w:lang w:val="nl-BE"/>
        </w:rPr>
        <w:t>-</w:t>
      </w:r>
      <w:r w:rsidR="00FB5E20">
        <w:rPr>
          <w:i/>
          <w:sz w:val="20"/>
          <w:szCs w:val="20"/>
          <w:lang w:val="nl-BE"/>
        </w:rPr>
        <w:t>ke dual.’</w:t>
      </w:r>
    </w:p>
    <w:p w14:paraId="658DDC3D" w14:textId="77777777" w:rsidR="00055858" w:rsidRDefault="00055858" w:rsidP="004B3786">
      <w:pPr>
        <w:jc w:val="both"/>
        <w:rPr>
          <w:i/>
          <w:sz w:val="20"/>
          <w:szCs w:val="20"/>
          <w:lang w:val="nl-BE"/>
        </w:rPr>
      </w:pPr>
    </w:p>
    <w:p w14:paraId="0E470055" w14:textId="77777777" w:rsidR="00055858" w:rsidRPr="00382CA5" w:rsidRDefault="0076154A" w:rsidP="004B3786">
      <w:pPr>
        <w:jc w:val="both"/>
        <w:rPr>
          <w:i/>
          <w:sz w:val="20"/>
          <w:szCs w:val="20"/>
          <w:lang w:val="nl-BE"/>
        </w:rPr>
      </w:pPr>
      <w:r>
        <w:rPr>
          <w:sz w:val="20"/>
          <w:szCs w:val="20"/>
          <w:lang w:val="nl-BE"/>
        </w:rPr>
        <w:t>Neen</w:t>
      </w:r>
      <w:r w:rsidR="005D2CF8">
        <w:rPr>
          <w:sz w:val="20"/>
          <w:szCs w:val="20"/>
          <w:lang w:val="nl-BE"/>
        </w:rPr>
        <w:t xml:space="preserve"> Ed</w:t>
      </w:r>
      <w:r>
        <w:rPr>
          <w:sz w:val="20"/>
          <w:szCs w:val="20"/>
          <w:lang w:val="nl-BE"/>
        </w:rPr>
        <w:t>, want</w:t>
      </w:r>
      <w:r w:rsidR="00055858">
        <w:rPr>
          <w:sz w:val="20"/>
          <w:szCs w:val="20"/>
          <w:lang w:val="nl-BE"/>
        </w:rPr>
        <w:t xml:space="preserve"> zwart </w:t>
      </w:r>
      <w:r>
        <w:rPr>
          <w:sz w:val="20"/>
          <w:szCs w:val="20"/>
          <w:lang w:val="nl-BE"/>
        </w:rPr>
        <w:t xml:space="preserve">speelt </w:t>
      </w:r>
      <w:r w:rsidR="005D2CF8">
        <w:rPr>
          <w:sz w:val="20"/>
          <w:szCs w:val="20"/>
          <w:lang w:val="nl-BE"/>
        </w:rPr>
        <w:t>hier na</w:t>
      </w:r>
      <w:r w:rsidR="00165060">
        <w:rPr>
          <w:sz w:val="20"/>
          <w:szCs w:val="20"/>
          <w:lang w:val="nl-BE"/>
        </w:rPr>
        <w:t xml:space="preserve">tuurlijk </w:t>
      </w:r>
      <w:r w:rsidR="00055858">
        <w:rPr>
          <w:sz w:val="20"/>
          <w:szCs w:val="20"/>
          <w:lang w:val="nl-BE"/>
        </w:rPr>
        <w:t>6…Tc</w:t>
      </w:r>
      <w:r>
        <w:rPr>
          <w:sz w:val="20"/>
          <w:szCs w:val="20"/>
          <w:lang w:val="nl-BE"/>
        </w:rPr>
        <w:t>6.</w:t>
      </w:r>
      <w:r w:rsidR="00055858">
        <w:rPr>
          <w:sz w:val="20"/>
          <w:szCs w:val="20"/>
          <w:lang w:val="nl-BE"/>
        </w:rPr>
        <w:t xml:space="preserve"> En nu na</w:t>
      </w:r>
      <w:r w:rsidR="005D2CF8">
        <w:rPr>
          <w:sz w:val="20"/>
          <w:szCs w:val="20"/>
          <w:lang w:val="nl-BE"/>
        </w:rPr>
        <w:t>:</w:t>
      </w:r>
      <w:r w:rsidR="00055858">
        <w:rPr>
          <w:sz w:val="20"/>
          <w:szCs w:val="20"/>
          <w:lang w:val="nl-BE"/>
        </w:rPr>
        <w:t xml:space="preserve"> 7.Le7+ Td6 8.Lg5 is dit </w:t>
      </w:r>
      <w:r w:rsidR="00165060">
        <w:rPr>
          <w:sz w:val="20"/>
          <w:szCs w:val="20"/>
          <w:lang w:val="nl-BE"/>
        </w:rPr>
        <w:t xml:space="preserve">weer </w:t>
      </w:r>
      <w:r w:rsidR="00055858">
        <w:rPr>
          <w:sz w:val="20"/>
          <w:szCs w:val="20"/>
          <w:lang w:val="nl-BE"/>
        </w:rPr>
        <w:t>een onno</w:t>
      </w:r>
      <w:r w:rsidR="00034CBE">
        <w:rPr>
          <w:sz w:val="20"/>
          <w:szCs w:val="20"/>
          <w:lang w:val="nl-BE"/>
        </w:rPr>
        <w:t>dige om</w:t>
      </w:r>
      <w:r w:rsidR="00055858">
        <w:rPr>
          <w:sz w:val="20"/>
          <w:szCs w:val="20"/>
          <w:lang w:val="nl-BE"/>
        </w:rPr>
        <w:t>weg.</w:t>
      </w:r>
      <w:r w:rsidR="00382CA5">
        <w:rPr>
          <w:sz w:val="20"/>
          <w:szCs w:val="20"/>
          <w:lang w:val="nl-BE"/>
        </w:rPr>
        <w:t xml:space="preserve"> </w:t>
      </w:r>
      <w:r w:rsidR="00382CA5">
        <w:rPr>
          <w:i/>
          <w:sz w:val="20"/>
          <w:szCs w:val="20"/>
          <w:lang w:val="nl-BE"/>
        </w:rPr>
        <w:t>(Zie zet 6.)</w:t>
      </w:r>
    </w:p>
    <w:p w14:paraId="54E46D22" w14:textId="77777777" w:rsidR="003911E9" w:rsidRPr="003911E9" w:rsidRDefault="003911E9" w:rsidP="00382CA5">
      <w:pPr>
        <w:ind w:firstLine="708"/>
        <w:jc w:val="both"/>
        <w:rPr>
          <w:sz w:val="20"/>
          <w:szCs w:val="20"/>
          <w:lang w:val="nl-BE"/>
        </w:rPr>
      </w:pPr>
      <w:r>
        <w:rPr>
          <w:b/>
          <w:sz w:val="20"/>
          <w:szCs w:val="20"/>
          <w:lang w:val="nl-BE"/>
        </w:rPr>
        <w:t>6…</w:t>
      </w:r>
      <w:r>
        <w:rPr>
          <w:b/>
          <w:sz w:val="20"/>
          <w:szCs w:val="20"/>
          <w:lang w:val="nl-BE"/>
        </w:rPr>
        <w:tab/>
      </w:r>
      <w:r>
        <w:rPr>
          <w:b/>
          <w:sz w:val="20"/>
          <w:szCs w:val="20"/>
          <w:lang w:val="nl-BE"/>
        </w:rPr>
        <w:tab/>
        <w:t>Td1</w:t>
      </w:r>
    </w:p>
    <w:p w14:paraId="5A3B8A4A" w14:textId="77777777" w:rsidR="003911E9" w:rsidRDefault="003911E9" w:rsidP="004B3786">
      <w:pPr>
        <w:jc w:val="both"/>
        <w:rPr>
          <w:sz w:val="20"/>
          <w:szCs w:val="20"/>
          <w:lang w:val="nl-BE"/>
        </w:rPr>
      </w:pPr>
      <w:r>
        <w:rPr>
          <w:sz w:val="20"/>
          <w:szCs w:val="20"/>
          <w:lang w:val="nl-BE"/>
        </w:rPr>
        <w:t>Want er dreigde mat.</w:t>
      </w:r>
      <w:r w:rsidR="00991771">
        <w:rPr>
          <w:sz w:val="20"/>
          <w:szCs w:val="20"/>
          <w:lang w:val="nl-BE"/>
        </w:rPr>
        <w:t xml:space="preserve"> </w:t>
      </w:r>
    </w:p>
    <w:p w14:paraId="39352A06" w14:textId="77777777" w:rsidR="003911E9" w:rsidRDefault="003911E9" w:rsidP="002415B7">
      <w:pPr>
        <w:ind w:firstLine="708"/>
        <w:jc w:val="both"/>
        <w:rPr>
          <w:b/>
          <w:sz w:val="20"/>
          <w:szCs w:val="20"/>
          <w:lang w:val="nl-BE"/>
        </w:rPr>
      </w:pPr>
      <w:r>
        <w:rPr>
          <w:b/>
          <w:sz w:val="20"/>
          <w:szCs w:val="20"/>
          <w:lang w:val="nl-BE"/>
        </w:rPr>
        <w:t>7.Le3</w:t>
      </w:r>
      <w:r>
        <w:rPr>
          <w:b/>
          <w:sz w:val="20"/>
          <w:szCs w:val="20"/>
          <w:lang w:val="nl-BE"/>
        </w:rPr>
        <w:tab/>
      </w:r>
      <w:r>
        <w:rPr>
          <w:b/>
          <w:sz w:val="20"/>
          <w:szCs w:val="20"/>
          <w:lang w:val="nl-BE"/>
        </w:rPr>
        <w:tab/>
        <w:t>Tb1</w:t>
      </w:r>
    </w:p>
    <w:p w14:paraId="479A0CA9" w14:textId="77777777" w:rsidR="003911E9" w:rsidRDefault="003911E9" w:rsidP="003911E9">
      <w:pPr>
        <w:ind w:firstLine="708"/>
        <w:jc w:val="both"/>
        <w:rPr>
          <w:b/>
          <w:sz w:val="20"/>
          <w:szCs w:val="20"/>
          <w:lang w:val="nl-BE"/>
        </w:rPr>
      </w:pPr>
      <w:r>
        <w:rPr>
          <w:b/>
          <w:sz w:val="20"/>
          <w:szCs w:val="20"/>
          <w:lang w:val="nl-BE"/>
        </w:rPr>
        <w:t>8.Lc5+</w:t>
      </w:r>
      <w:r>
        <w:rPr>
          <w:b/>
          <w:sz w:val="20"/>
          <w:szCs w:val="20"/>
          <w:lang w:val="nl-BE"/>
        </w:rPr>
        <w:tab/>
      </w:r>
      <w:r>
        <w:rPr>
          <w:b/>
          <w:sz w:val="20"/>
          <w:szCs w:val="20"/>
          <w:lang w:val="nl-BE"/>
        </w:rPr>
        <w:tab/>
        <w:t>Tb4</w:t>
      </w:r>
    </w:p>
    <w:p w14:paraId="7BE4791F" w14:textId="77777777" w:rsidR="003911E9" w:rsidRDefault="003911E9" w:rsidP="003911E9">
      <w:pPr>
        <w:ind w:firstLine="708"/>
        <w:jc w:val="both"/>
        <w:rPr>
          <w:b/>
          <w:sz w:val="20"/>
          <w:szCs w:val="20"/>
          <w:lang w:val="nl-BE"/>
        </w:rPr>
      </w:pPr>
      <w:r>
        <w:rPr>
          <w:b/>
          <w:sz w:val="20"/>
          <w:szCs w:val="20"/>
          <w:lang w:val="nl-BE"/>
        </w:rPr>
        <w:t>9.Lxb4+</w:t>
      </w:r>
    </w:p>
    <w:p w14:paraId="07079047" w14:textId="77777777" w:rsidR="003911E9" w:rsidRDefault="0048382D" w:rsidP="003911E9">
      <w:pPr>
        <w:jc w:val="both"/>
        <w:rPr>
          <w:sz w:val="20"/>
          <w:szCs w:val="20"/>
          <w:lang w:val="nl-BE"/>
        </w:rPr>
      </w:pPr>
      <w:r>
        <w:rPr>
          <w:sz w:val="20"/>
          <w:szCs w:val="20"/>
          <w:lang w:val="nl-BE"/>
        </w:rPr>
        <w:t>En wit wint toch.</w:t>
      </w:r>
    </w:p>
    <w:p w14:paraId="4836AA91" w14:textId="77777777" w:rsidR="00627C8C" w:rsidRDefault="00627C8C" w:rsidP="003911E9">
      <w:pPr>
        <w:jc w:val="both"/>
        <w:rPr>
          <w:sz w:val="20"/>
          <w:szCs w:val="20"/>
          <w:lang w:val="nl-BE"/>
        </w:rPr>
      </w:pPr>
    </w:p>
    <w:p w14:paraId="743A4E0C" w14:textId="77777777" w:rsidR="00DC130C" w:rsidRDefault="00DC130C" w:rsidP="003911E9">
      <w:pPr>
        <w:jc w:val="both"/>
        <w:rPr>
          <w:sz w:val="20"/>
          <w:szCs w:val="20"/>
          <w:lang w:val="nl-BE"/>
        </w:rPr>
      </w:pPr>
      <w:r>
        <w:rPr>
          <w:sz w:val="20"/>
          <w:szCs w:val="20"/>
          <w:lang w:val="nl-BE"/>
        </w:rPr>
        <w:t>Een tweelingzusje is:</w:t>
      </w:r>
    </w:p>
    <w:p w14:paraId="7BD1063C" w14:textId="77777777" w:rsidR="00627C8C" w:rsidRDefault="00627C8C" w:rsidP="003911E9">
      <w:pPr>
        <w:jc w:val="both"/>
        <w:rPr>
          <w:sz w:val="20"/>
          <w:szCs w:val="20"/>
          <w:lang w:val="nl-BE"/>
        </w:rPr>
      </w:pPr>
    </w:p>
    <w:p w14:paraId="1CE930F2" w14:textId="77777777" w:rsidR="00EC7702" w:rsidRPr="00ED1153" w:rsidRDefault="00EC7702" w:rsidP="003911E9">
      <w:pPr>
        <w:jc w:val="both"/>
        <w:rPr>
          <w:b/>
          <w:sz w:val="20"/>
          <w:szCs w:val="20"/>
          <w:lang w:val="nl-BE"/>
        </w:rPr>
      </w:pPr>
      <w:r w:rsidRPr="00ED1153">
        <w:rPr>
          <w:b/>
          <w:sz w:val="20"/>
          <w:szCs w:val="20"/>
          <w:lang w:val="nl-BE"/>
        </w:rPr>
        <w:t xml:space="preserve">Kc3 Lc6 Lf6 </w:t>
      </w:r>
      <w:r w:rsidR="00627C8C" w:rsidRPr="00ED1153">
        <w:rPr>
          <w:b/>
          <w:sz w:val="20"/>
          <w:szCs w:val="20"/>
          <w:lang w:val="nl-BE"/>
        </w:rPr>
        <w:t xml:space="preserve">/ </w:t>
      </w:r>
    </w:p>
    <w:p w14:paraId="39078536" w14:textId="77777777" w:rsidR="00627C8C" w:rsidRPr="00ED1153" w:rsidRDefault="00EC7702" w:rsidP="003911E9">
      <w:pPr>
        <w:jc w:val="both"/>
        <w:rPr>
          <w:b/>
          <w:sz w:val="20"/>
          <w:szCs w:val="20"/>
          <w:lang w:val="nl-BE"/>
        </w:rPr>
      </w:pPr>
      <w:r w:rsidRPr="00ED1153">
        <w:rPr>
          <w:b/>
          <w:sz w:val="20"/>
          <w:szCs w:val="20"/>
          <w:lang w:val="nl-BE"/>
        </w:rPr>
        <w:t xml:space="preserve">                      </w:t>
      </w:r>
      <w:r w:rsidR="00627C8C" w:rsidRPr="00ED1153">
        <w:rPr>
          <w:b/>
          <w:sz w:val="20"/>
          <w:szCs w:val="20"/>
          <w:lang w:val="nl-BE"/>
        </w:rPr>
        <w:t xml:space="preserve">Ka1 Ta6 a4 </w:t>
      </w:r>
      <w:r w:rsidRPr="00ED1153">
        <w:rPr>
          <w:b/>
          <w:sz w:val="20"/>
          <w:szCs w:val="20"/>
          <w:lang w:val="nl-BE"/>
        </w:rPr>
        <w:t>c7 g5 +</w:t>
      </w:r>
    </w:p>
    <w:p w14:paraId="708E4587" w14:textId="77777777" w:rsidR="00627C8C" w:rsidRPr="00ED1153" w:rsidRDefault="00627C8C" w:rsidP="003911E9">
      <w:pPr>
        <w:jc w:val="both"/>
        <w:rPr>
          <w:b/>
          <w:sz w:val="20"/>
          <w:szCs w:val="20"/>
          <w:lang w:val="nl-BE"/>
        </w:rPr>
      </w:pPr>
    </w:p>
    <w:p w14:paraId="1D0E2EE0" w14:textId="77777777" w:rsidR="00EC7702" w:rsidRDefault="00627C8C" w:rsidP="00EC7702">
      <w:pPr>
        <w:jc w:val="both"/>
        <w:rPr>
          <w:sz w:val="20"/>
          <w:szCs w:val="20"/>
          <w:lang w:val="nl-BE"/>
        </w:rPr>
      </w:pPr>
      <w:r w:rsidRPr="00EC7702">
        <w:rPr>
          <w:b/>
          <w:sz w:val="20"/>
          <w:szCs w:val="20"/>
          <w:lang w:val="nl-BE"/>
        </w:rPr>
        <w:t>1.Kc2+ Ka2 2.Ld5+ Ka3 3.Le7+ Td6 4.Kc3 g4 5.Lc4 g3 6.Lg5 Td1 7.Le3 Tb1 8.Lc5+ Tb4 9.Lxb4</w:t>
      </w:r>
      <w:r w:rsidR="00C83D44" w:rsidRPr="00EC7702">
        <w:rPr>
          <w:b/>
          <w:sz w:val="20"/>
          <w:szCs w:val="20"/>
          <w:lang w:val="nl-BE"/>
        </w:rPr>
        <w:t xml:space="preserve">+ </w:t>
      </w:r>
      <w:r w:rsidR="00C83D44" w:rsidRPr="00EC7702">
        <w:rPr>
          <w:sz w:val="20"/>
          <w:szCs w:val="20"/>
          <w:lang w:val="nl-BE"/>
        </w:rPr>
        <w:t>en mat.</w:t>
      </w:r>
    </w:p>
    <w:p w14:paraId="44291154" w14:textId="77777777" w:rsidR="006F3923" w:rsidRPr="00EC7702" w:rsidRDefault="004F5731" w:rsidP="00EC7702">
      <w:pPr>
        <w:jc w:val="center"/>
        <w:rPr>
          <w:sz w:val="20"/>
          <w:szCs w:val="20"/>
          <w:lang w:val="nl-BE"/>
        </w:rPr>
      </w:pPr>
      <w:r>
        <w:rPr>
          <w:rFonts w:cs="Arial"/>
          <w:b/>
          <w:sz w:val="20"/>
          <w:szCs w:val="20"/>
          <w:lang w:val="nl-BE"/>
        </w:rPr>
        <w:lastRenderedPageBreak/>
        <w:t>- 2</w:t>
      </w:r>
      <w:r w:rsidR="00CE1E84">
        <w:rPr>
          <w:rFonts w:cs="Arial"/>
          <w:b/>
          <w:sz w:val="20"/>
          <w:szCs w:val="20"/>
          <w:lang w:val="nl-BE"/>
        </w:rPr>
        <w:t>70</w:t>
      </w:r>
      <w:r w:rsidR="006F3923">
        <w:rPr>
          <w:rFonts w:cs="Arial"/>
          <w:b/>
          <w:sz w:val="20"/>
          <w:szCs w:val="20"/>
          <w:lang w:val="nl-BE"/>
        </w:rPr>
        <w:t xml:space="preserve"> -</w:t>
      </w:r>
    </w:p>
    <w:p w14:paraId="768AA811" w14:textId="77777777" w:rsidR="006F3923" w:rsidRDefault="006F3923" w:rsidP="006F3923">
      <w:pPr>
        <w:spacing w:line="190" w:lineRule="exact"/>
        <w:jc w:val="center"/>
        <w:rPr>
          <w:rFonts w:cs="Arial"/>
          <w:sz w:val="20"/>
          <w:szCs w:val="20"/>
          <w:lang w:val="nl-BE"/>
        </w:rPr>
      </w:pPr>
    </w:p>
    <w:p w14:paraId="405E8B3D" w14:textId="77777777" w:rsidR="006F3923" w:rsidRDefault="006F3923" w:rsidP="006F3923">
      <w:pPr>
        <w:spacing w:line="190" w:lineRule="exact"/>
        <w:jc w:val="center"/>
        <w:rPr>
          <w:rFonts w:cs="Arial"/>
          <w:sz w:val="20"/>
          <w:szCs w:val="20"/>
          <w:lang w:val="nl-BE"/>
        </w:rPr>
      </w:pPr>
      <w:r>
        <w:rPr>
          <w:rFonts w:cs="Arial"/>
          <w:i/>
          <w:sz w:val="20"/>
          <w:szCs w:val="20"/>
          <w:lang w:val="nl-BE"/>
        </w:rPr>
        <w:t>Schakend Nederland,</w:t>
      </w:r>
      <w:r>
        <w:rPr>
          <w:rFonts w:cs="Arial"/>
          <w:sz w:val="20"/>
          <w:szCs w:val="20"/>
          <w:lang w:val="nl-BE"/>
        </w:rPr>
        <w:t xml:space="preserve"> 1968</w:t>
      </w:r>
    </w:p>
    <w:p w14:paraId="06106EC4" w14:textId="77777777" w:rsidR="006F3923" w:rsidRDefault="006F3923" w:rsidP="006F3923">
      <w:pPr>
        <w:spacing w:line="190" w:lineRule="exact"/>
        <w:jc w:val="center"/>
        <w:rPr>
          <w:rFonts w:cs="Arial"/>
          <w:sz w:val="20"/>
          <w:szCs w:val="20"/>
          <w:lang w:val="nl-BE"/>
        </w:rPr>
      </w:pPr>
      <w:r>
        <w:rPr>
          <w:rFonts w:cs="Arial"/>
          <w:sz w:val="20"/>
          <w:szCs w:val="20"/>
          <w:lang w:val="nl-BE"/>
        </w:rPr>
        <w:t>1ste Bijzondere Vermelding</w:t>
      </w:r>
    </w:p>
    <w:p w14:paraId="3F76133E" w14:textId="77777777" w:rsidR="00EA5F54" w:rsidRDefault="00EA5F54" w:rsidP="006F3923">
      <w:pPr>
        <w:spacing w:line="190" w:lineRule="exact"/>
        <w:jc w:val="center"/>
        <w:rPr>
          <w:rFonts w:cs="Arial"/>
          <w:sz w:val="20"/>
          <w:szCs w:val="20"/>
          <w:lang w:val="nl-BE"/>
        </w:rPr>
      </w:pPr>
      <w:r>
        <w:rPr>
          <w:rFonts w:cs="Arial"/>
          <w:sz w:val="20"/>
          <w:szCs w:val="20"/>
          <w:lang w:val="nl-BE"/>
        </w:rPr>
        <w:t>Correctie 2016</w:t>
      </w:r>
    </w:p>
    <w:p w14:paraId="2FCD1AA6" w14:textId="77777777" w:rsidR="006F3923" w:rsidRDefault="006F3923" w:rsidP="006F3923">
      <w:pPr>
        <w:spacing w:line="190" w:lineRule="exact"/>
        <w:jc w:val="center"/>
        <w:rPr>
          <w:rFonts w:cs="Arial"/>
          <w:sz w:val="20"/>
          <w:szCs w:val="20"/>
          <w:lang w:val="nl-BE"/>
        </w:rPr>
      </w:pPr>
    </w:p>
    <w:p w14:paraId="6A842612" w14:textId="77777777" w:rsidR="006F3923" w:rsidRDefault="00990285" w:rsidP="006F3923">
      <w:pPr>
        <w:jc w:val="center"/>
        <w:rPr>
          <w:noProof/>
          <w:lang w:val="nl-BE"/>
        </w:rPr>
      </w:pPr>
      <w:r>
        <w:object w:dxaOrig="1440" w:dyaOrig="1440" w14:anchorId="0FB68C73">
          <v:shape id="_x0000_s1353" type="#_x0000_t75" style="position:absolute;left:0;text-align:left;margin-left:0;margin-top:0;width:151.5pt;height:152.25pt;z-index:251674624;mso-position-horizontal:center">
            <v:imagedata r:id="rId537" o:title=""/>
            <w10:wrap type="square"/>
          </v:shape>
          <o:OLEObject Type="Embed" ProgID="CorelDRAW.Graphic.12" ShapeID="_x0000_s1353" DrawAspect="Content" ObjectID="_1587467737" r:id="rId538"/>
        </w:object>
      </w:r>
    </w:p>
    <w:p w14:paraId="6AB58396"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0320.24 c3a3</w:t>
      </w:r>
    </w:p>
    <w:p w14:paraId="508605C8" w14:textId="77777777" w:rsidR="006F3923" w:rsidRDefault="006F3923" w:rsidP="006F3923">
      <w:pPr>
        <w:jc w:val="both"/>
        <w:rPr>
          <w:rFonts w:cs="Arial"/>
          <w:b/>
          <w:sz w:val="20"/>
          <w:szCs w:val="20"/>
          <w:lang w:val="nl-BE"/>
        </w:rPr>
      </w:pPr>
    </w:p>
    <w:p w14:paraId="40989FE6" w14:textId="77777777" w:rsidR="00F076AA" w:rsidRPr="006F034F" w:rsidRDefault="006F034F" w:rsidP="006F3923">
      <w:pPr>
        <w:jc w:val="both"/>
        <w:rPr>
          <w:b/>
          <w:noProof/>
          <w:sz w:val="20"/>
          <w:szCs w:val="20"/>
          <w:lang w:val="nl-BE"/>
        </w:rPr>
      </w:pPr>
      <w:r>
        <w:rPr>
          <w:noProof/>
          <w:sz w:val="20"/>
          <w:szCs w:val="20"/>
          <w:lang w:val="nl-BE"/>
        </w:rPr>
        <w:tab/>
      </w:r>
      <w:r>
        <w:rPr>
          <w:b/>
          <w:noProof/>
          <w:sz w:val="20"/>
          <w:szCs w:val="20"/>
          <w:lang w:val="nl-BE"/>
        </w:rPr>
        <w:t>1.d7</w:t>
      </w:r>
    </w:p>
    <w:p w14:paraId="3A3B1704" w14:textId="77777777" w:rsidR="006F3923" w:rsidRDefault="006F3923" w:rsidP="006F3923">
      <w:pPr>
        <w:jc w:val="both"/>
        <w:rPr>
          <w:noProof/>
          <w:sz w:val="20"/>
          <w:szCs w:val="20"/>
          <w:lang w:val="nl-BE"/>
        </w:rPr>
      </w:pPr>
      <w:r>
        <w:rPr>
          <w:noProof/>
          <w:sz w:val="20"/>
          <w:szCs w:val="20"/>
          <w:lang w:val="nl-BE"/>
        </w:rPr>
        <w:t xml:space="preserve">Zwart kan wel beide lopers slaan: </w:t>
      </w:r>
    </w:p>
    <w:p w14:paraId="07EED3D7" w14:textId="77777777" w:rsidR="006F3923" w:rsidRDefault="006F3923" w:rsidP="006F3923">
      <w:pPr>
        <w:jc w:val="both"/>
        <w:rPr>
          <w:noProof/>
          <w:sz w:val="20"/>
          <w:szCs w:val="20"/>
          <w:lang w:val="nl-BE"/>
        </w:rPr>
      </w:pPr>
      <w:r>
        <w:rPr>
          <w:noProof/>
          <w:sz w:val="20"/>
          <w:szCs w:val="20"/>
          <w:lang w:val="nl-BE"/>
        </w:rPr>
        <w:t xml:space="preserve">1...Kxa2 2.d8D Kxa1, maar dan wint wit door overmacht. Daarom: </w:t>
      </w:r>
    </w:p>
    <w:p w14:paraId="70419B58" w14:textId="77777777" w:rsidR="00622D6F" w:rsidRDefault="00622D6F" w:rsidP="006F3923">
      <w:pPr>
        <w:jc w:val="both"/>
        <w:rPr>
          <w:b/>
          <w:noProof/>
          <w:sz w:val="20"/>
          <w:szCs w:val="20"/>
          <w:lang w:val="nl-BE"/>
        </w:rPr>
      </w:pPr>
      <w:r>
        <w:rPr>
          <w:noProof/>
          <w:sz w:val="20"/>
          <w:szCs w:val="20"/>
          <w:lang w:val="nl-BE"/>
        </w:rPr>
        <w:tab/>
      </w:r>
      <w:r w:rsidR="006F034F">
        <w:rPr>
          <w:b/>
          <w:noProof/>
          <w:sz w:val="20"/>
          <w:szCs w:val="20"/>
          <w:lang w:val="nl-BE"/>
        </w:rPr>
        <w:t>1…</w:t>
      </w:r>
      <w:r>
        <w:rPr>
          <w:b/>
          <w:noProof/>
          <w:sz w:val="20"/>
          <w:szCs w:val="20"/>
          <w:lang w:val="nl-BE"/>
        </w:rPr>
        <w:tab/>
      </w:r>
      <w:r>
        <w:rPr>
          <w:b/>
          <w:noProof/>
          <w:sz w:val="20"/>
          <w:szCs w:val="20"/>
          <w:lang w:val="nl-BE"/>
        </w:rPr>
        <w:tab/>
        <w:t>Td6</w:t>
      </w:r>
    </w:p>
    <w:p w14:paraId="1FF180AC" w14:textId="77777777" w:rsidR="00506C43" w:rsidRDefault="006F034F" w:rsidP="00801735">
      <w:pPr>
        <w:jc w:val="both"/>
        <w:rPr>
          <w:noProof/>
          <w:sz w:val="20"/>
          <w:szCs w:val="20"/>
          <w:lang w:val="nl-BE"/>
        </w:rPr>
      </w:pPr>
      <w:r>
        <w:rPr>
          <w:noProof/>
          <w:sz w:val="20"/>
          <w:szCs w:val="20"/>
          <w:lang w:val="nl-BE"/>
        </w:rPr>
        <w:t>Dé</w:t>
      </w:r>
      <w:r w:rsidR="002415B7">
        <w:rPr>
          <w:noProof/>
          <w:sz w:val="20"/>
          <w:szCs w:val="20"/>
          <w:lang w:val="nl-BE"/>
        </w:rPr>
        <w:t xml:space="preserve"> juiste zet in deze</w:t>
      </w:r>
      <w:r w:rsidR="00622D6F">
        <w:rPr>
          <w:noProof/>
          <w:sz w:val="20"/>
          <w:szCs w:val="20"/>
          <w:lang w:val="nl-BE"/>
        </w:rPr>
        <w:t xml:space="preserve"> studie. Want na 1…Tb8</w:t>
      </w:r>
      <w:r w:rsidR="002415B7">
        <w:rPr>
          <w:noProof/>
          <w:sz w:val="20"/>
          <w:szCs w:val="20"/>
          <w:lang w:val="nl-BE"/>
        </w:rPr>
        <w:t>?, de verlokkelijke zet,</w:t>
      </w:r>
      <w:r w:rsidR="00622D6F">
        <w:rPr>
          <w:noProof/>
          <w:sz w:val="20"/>
          <w:szCs w:val="20"/>
          <w:lang w:val="nl-BE"/>
        </w:rPr>
        <w:t xml:space="preserve"> wint niet enkel 2.Lc4 Kxa4, en</w:t>
      </w:r>
      <w:r w:rsidR="007A7C7B">
        <w:rPr>
          <w:noProof/>
          <w:sz w:val="20"/>
          <w:szCs w:val="20"/>
          <w:lang w:val="nl-BE"/>
        </w:rPr>
        <w:t xml:space="preserve"> nu:</w:t>
      </w:r>
      <w:r w:rsidR="00506C43">
        <w:rPr>
          <w:noProof/>
          <w:sz w:val="20"/>
          <w:szCs w:val="20"/>
          <w:lang w:val="nl-BE"/>
        </w:rPr>
        <w:t xml:space="preserve"> </w:t>
      </w:r>
    </w:p>
    <w:p w14:paraId="0EE20A26" w14:textId="77777777" w:rsidR="00801735" w:rsidRPr="00F61082" w:rsidRDefault="00F61082" w:rsidP="006A0EB8">
      <w:pPr>
        <w:numPr>
          <w:ilvl w:val="0"/>
          <w:numId w:val="226"/>
        </w:numPr>
        <w:jc w:val="both"/>
        <w:rPr>
          <w:noProof/>
          <w:sz w:val="20"/>
          <w:szCs w:val="20"/>
          <w:lang w:val="nl-BE"/>
        </w:rPr>
      </w:pPr>
      <w:r w:rsidRPr="00B354CB">
        <w:rPr>
          <w:noProof/>
          <w:sz w:val="20"/>
          <w:szCs w:val="20"/>
          <w:lang w:val="en-GB"/>
        </w:rPr>
        <w:t>3.La6</w:t>
      </w:r>
      <w:r w:rsidR="004F006D" w:rsidRPr="00B354CB">
        <w:rPr>
          <w:noProof/>
          <w:sz w:val="20"/>
          <w:szCs w:val="20"/>
          <w:lang w:val="en-GB"/>
        </w:rPr>
        <w:t>,</w:t>
      </w:r>
      <w:r w:rsidRPr="00B354CB">
        <w:rPr>
          <w:noProof/>
          <w:sz w:val="20"/>
          <w:szCs w:val="20"/>
          <w:lang w:val="en-GB"/>
        </w:rPr>
        <w:t xml:space="preserve"> Td8 4.Kc4 Ka3 5.Lb</w:t>
      </w:r>
      <w:r w:rsidR="00801735" w:rsidRPr="00B354CB">
        <w:rPr>
          <w:noProof/>
          <w:sz w:val="20"/>
          <w:szCs w:val="20"/>
          <w:lang w:val="en-GB"/>
        </w:rPr>
        <w:t>5 a6 6.Lc6 Tg8 7.Lf6 a4 8.d8D Txd8</w:t>
      </w:r>
      <w:r w:rsidR="007A7C7B" w:rsidRPr="00B354CB">
        <w:rPr>
          <w:noProof/>
          <w:sz w:val="20"/>
          <w:szCs w:val="20"/>
          <w:lang w:val="en-GB"/>
        </w:rPr>
        <w:t xml:space="preserve"> 9.Lxd8, en</w:t>
      </w:r>
      <w:r w:rsidR="009D2259" w:rsidRPr="00B354CB">
        <w:rPr>
          <w:noProof/>
          <w:sz w:val="20"/>
          <w:szCs w:val="20"/>
          <w:lang w:val="en-GB"/>
        </w:rPr>
        <w:t xml:space="preserve"> wit</w:t>
      </w:r>
      <w:r w:rsidR="007A7C7B" w:rsidRPr="00B354CB">
        <w:rPr>
          <w:noProof/>
          <w:sz w:val="20"/>
          <w:szCs w:val="20"/>
          <w:lang w:val="en-GB"/>
        </w:rPr>
        <w:t xml:space="preserve"> wint. </w:t>
      </w:r>
      <w:r w:rsidR="009D2259">
        <w:rPr>
          <w:noProof/>
          <w:sz w:val="20"/>
          <w:szCs w:val="20"/>
          <w:lang w:val="nl-BE"/>
        </w:rPr>
        <w:t>Maar</w:t>
      </w:r>
      <w:r w:rsidR="007A7C7B" w:rsidRPr="00F61082">
        <w:rPr>
          <w:noProof/>
          <w:sz w:val="20"/>
          <w:szCs w:val="20"/>
          <w:lang w:val="nl-BE"/>
        </w:rPr>
        <w:t xml:space="preserve"> ook:</w:t>
      </w:r>
    </w:p>
    <w:p w14:paraId="10AC081C" w14:textId="77777777" w:rsidR="007A7C7B" w:rsidRPr="00F61082" w:rsidRDefault="00937FE2" w:rsidP="006A0EB8">
      <w:pPr>
        <w:numPr>
          <w:ilvl w:val="0"/>
          <w:numId w:val="226"/>
        </w:numPr>
        <w:jc w:val="both"/>
        <w:rPr>
          <w:noProof/>
          <w:sz w:val="20"/>
          <w:szCs w:val="20"/>
          <w:lang w:val="nl-BE"/>
        </w:rPr>
      </w:pPr>
      <w:r w:rsidRPr="00F61082">
        <w:rPr>
          <w:noProof/>
          <w:sz w:val="20"/>
          <w:szCs w:val="20"/>
          <w:lang w:val="nl-BE"/>
        </w:rPr>
        <w:t>3.Kd4</w:t>
      </w:r>
      <w:r w:rsidR="004F006D">
        <w:rPr>
          <w:noProof/>
          <w:sz w:val="20"/>
          <w:szCs w:val="20"/>
          <w:lang w:val="nl-BE"/>
        </w:rPr>
        <w:t>?</w:t>
      </w:r>
      <w:r w:rsidRPr="00F61082">
        <w:rPr>
          <w:noProof/>
          <w:sz w:val="20"/>
          <w:szCs w:val="20"/>
          <w:lang w:val="nl-BE"/>
        </w:rPr>
        <w:t xml:space="preserve"> Td8 4.Kc5</w:t>
      </w:r>
      <w:r w:rsidR="00203ED1" w:rsidRPr="00F61082">
        <w:rPr>
          <w:noProof/>
          <w:sz w:val="20"/>
          <w:szCs w:val="20"/>
          <w:lang w:val="nl-BE"/>
        </w:rPr>
        <w:t xml:space="preserve"> a6</w:t>
      </w:r>
      <w:r w:rsidR="00BA2BEB" w:rsidRPr="00F61082">
        <w:rPr>
          <w:noProof/>
          <w:sz w:val="20"/>
          <w:szCs w:val="20"/>
          <w:lang w:val="nl-BE"/>
        </w:rPr>
        <w:t xml:space="preserve"> </w:t>
      </w:r>
      <w:r w:rsidR="00BA2BEB" w:rsidRPr="00F61082">
        <w:rPr>
          <w:i/>
          <w:noProof/>
          <w:sz w:val="20"/>
          <w:szCs w:val="20"/>
          <w:lang w:val="nl-BE"/>
        </w:rPr>
        <w:t>(4...Txd7 5.Lb5+ K~</w:t>
      </w:r>
      <w:r w:rsidR="00203ED1" w:rsidRPr="00F61082">
        <w:rPr>
          <w:noProof/>
          <w:sz w:val="20"/>
          <w:szCs w:val="20"/>
          <w:lang w:val="nl-BE"/>
        </w:rPr>
        <w:t xml:space="preserve"> </w:t>
      </w:r>
      <w:r w:rsidR="00BA2BEB" w:rsidRPr="00F61082">
        <w:rPr>
          <w:noProof/>
          <w:sz w:val="20"/>
          <w:szCs w:val="20"/>
          <w:lang w:val="nl-BE"/>
        </w:rPr>
        <w:t xml:space="preserve">6.Lxd7) </w:t>
      </w:r>
      <w:r w:rsidR="00203ED1" w:rsidRPr="00F61082">
        <w:rPr>
          <w:noProof/>
          <w:sz w:val="20"/>
          <w:szCs w:val="20"/>
          <w:lang w:val="nl-BE"/>
        </w:rPr>
        <w:t>5.</w:t>
      </w:r>
      <w:r w:rsidR="00BA2BEB" w:rsidRPr="00F61082">
        <w:rPr>
          <w:noProof/>
          <w:sz w:val="20"/>
          <w:szCs w:val="20"/>
          <w:lang w:val="nl-BE"/>
        </w:rPr>
        <w:t>Lxa6 Ka3 6.Lb5 a4 7.Lf6 Kb3</w:t>
      </w:r>
      <w:r w:rsidR="00F61082">
        <w:rPr>
          <w:noProof/>
          <w:sz w:val="20"/>
          <w:szCs w:val="20"/>
          <w:lang w:val="nl-BE"/>
        </w:rPr>
        <w:t xml:space="preserve"> en</w:t>
      </w:r>
      <w:r w:rsidR="00BA2BEB" w:rsidRPr="00F61082">
        <w:rPr>
          <w:noProof/>
          <w:sz w:val="20"/>
          <w:szCs w:val="20"/>
          <w:lang w:val="nl-BE"/>
        </w:rPr>
        <w:t xml:space="preserve"> 8</w:t>
      </w:r>
      <w:r w:rsidR="00F61082" w:rsidRPr="00F61082">
        <w:rPr>
          <w:noProof/>
          <w:sz w:val="20"/>
          <w:szCs w:val="20"/>
          <w:lang w:val="nl-BE"/>
        </w:rPr>
        <w:t>.L</w:t>
      </w:r>
      <w:r w:rsidR="00BA2BEB" w:rsidRPr="00F61082">
        <w:rPr>
          <w:noProof/>
          <w:sz w:val="20"/>
          <w:szCs w:val="20"/>
          <w:lang w:val="nl-BE"/>
        </w:rPr>
        <w:t>xd8.</w:t>
      </w:r>
    </w:p>
    <w:p w14:paraId="32BFC568" w14:textId="77777777" w:rsidR="00801735" w:rsidRPr="007A7C7B" w:rsidRDefault="007A7C7B" w:rsidP="007A7C7B">
      <w:pPr>
        <w:jc w:val="both"/>
        <w:rPr>
          <w:noProof/>
          <w:sz w:val="20"/>
          <w:szCs w:val="20"/>
          <w:lang w:val="nl-BE"/>
        </w:rPr>
      </w:pPr>
      <w:r w:rsidRPr="007A7C7B">
        <w:rPr>
          <w:noProof/>
          <w:sz w:val="20"/>
          <w:szCs w:val="20"/>
          <w:lang w:val="nl-BE"/>
        </w:rPr>
        <w:t>Dus nevenoplosbaar.</w:t>
      </w:r>
      <w:r w:rsidR="00203ED1" w:rsidRPr="007A7C7B">
        <w:rPr>
          <w:noProof/>
          <w:sz w:val="20"/>
          <w:szCs w:val="20"/>
          <w:lang w:val="nl-BE"/>
        </w:rPr>
        <w:t xml:space="preserve"> </w:t>
      </w:r>
    </w:p>
    <w:p w14:paraId="0204F935" w14:textId="77777777" w:rsidR="006F034F" w:rsidRPr="00BA2BEB" w:rsidRDefault="006F034F" w:rsidP="007A7C7B">
      <w:pPr>
        <w:ind w:firstLine="708"/>
        <w:rPr>
          <w:b/>
          <w:noProof/>
          <w:sz w:val="20"/>
          <w:szCs w:val="20"/>
          <w:lang w:val="nl-BE"/>
        </w:rPr>
      </w:pPr>
      <w:r w:rsidRPr="00BA2BEB">
        <w:rPr>
          <w:b/>
          <w:noProof/>
          <w:sz w:val="20"/>
          <w:szCs w:val="20"/>
          <w:lang w:val="nl-BE"/>
        </w:rPr>
        <w:t>2.Lb3</w:t>
      </w:r>
    </w:p>
    <w:p w14:paraId="13D9123D" w14:textId="77777777" w:rsidR="005F34E3" w:rsidRDefault="006F034F" w:rsidP="009771CE">
      <w:pPr>
        <w:jc w:val="both"/>
        <w:rPr>
          <w:noProof/>
          <w:sz w:val="20"/>
          <w:szCs w:val="20"/>
          <w:lang w:val="nl-BE"/>
        </w:rPr>
      </w:pPr>
      <w:r w:rsidRPr="006F034F">
        <w:rPr>
          <w:noProof/>
          <w:sz w:val="20"/>
          <w:szCs w:val="20"/>
          <w:lang w:val="nl-BE"/>
        </w:rPr>
        <w:t>Er dre</w:t>
      </w:r>
      <w:r w:rsidR="007A7C7B">
        <w:rPr>
          <w:noProof/>
          <w:sz w:val="20"/>
          <w:szCs w:val="20"/>
          <w:lang w:val="nl-BE"/>
        </w:rPr>
        <w:t xml:space="preserve">!gt nu mat. </w:t>
      </w:r>
    </w:p>
    <w:p w14:paraId="099D798B" w14:textId="77777777" w:rsidR="005F34E3" w:rsidRDefault="005F34E3" w:rsidP="009771CE">
      <w:pPr>
        <w:jc w:val="both"/>
        <w:rPr>
          <w:noProof/>
          <w:sz w:val="20"/>
          <w:szCs w:val="20"/>
          <w:lang w:val="nl-BE"/>
        </w:rPr>
      </w:pPr>
    </w:p>
    <w:p w14:paraId="794C89A2" w14:textId="77777777" w:rsidR="005F34E3" w:rsidRDefault="005F34E3" w:rsidP="009771CE">
      <w:pPr>
        <w:jc w:val="both"/>
        <w:rPr>
          <w:noProof/>
          <w:sz w:val="20"/>
          <w:szCs w:val="20"/>
          <w:lang w:val="nl-BE"/>
        </w:rPr>
      </w:pPr>
    </w:p>
    <w:p w14:paraId="0848F847" w14:textId="77777777" w:rsidR="005F34E3" w:rsidRDefault="005F34E3" w:rsidP="009771CE">
      <w:pPr>
        <w:jc w:val="both"/>
        <w:rPr>
          <w:noProof/>
          <w:sz w:val="20"/>
          <w:szCs w:val="20"/>
          <w:lang w:val="nl-BE"/>
        </w:rPr>
      </w:pPr>
    </w:p>
    <w:p w14:paraId="726968F9" w14:textId="77777777" w:rsidR="005C1E07" w:rsidRDefault="005C1E07" w:rsidP="009771CE">
      <w:pPr>
        <w:jc w:val="both"/>
        <w:rPr>
          <w:noProof/>
          <w:sz w:val="20"/>
          <w:szCs w:val="20"/>
          <w:lang w:val="nl-BE"/>
        </w:rPr>
      </w:pPr>
    </w:p>
    <w:p w14:paraId="50ED069A" w14:textId="77777777" w:rsidR="00CB62F5" w:rsidRDefault="00CB62F5" w:rsidP="009771CE">
      <w:pPr>
        <w:jc w:val="both"/>
        <w:rPr>
          <w:noProof/>
          <w:sz w:val="20"/>
          <w:szCs w:val="20"/>
          <w:lang w:val="nl-BE"/>
        </w:rPr>
      </w:pPr>
    </w:p>
    <w:p w14:paraId="30231C63" w14:textId="77777777" w:rsidR="00CB62F5" w:rsidRDefault="00CB62F5" w:rsidP="009771CE">
      <w:pPr>
        <w:jc w:val="both"/>
        <w:rPr>
          <w:noProof/>
          <w:sz w:val="20"/>
          <w:szCs w:val="20"/>
          <w:lang w:val="nl-BE"/>
        </w:rPr>
      </w:pPr>
    </w:p>
    <w:p w14:paraId="4E04BEA8" w14:textId="77777777" w:rsidR="005F34E3" w:rsidRDefault="005F34E3" w:rsidP="009771CE">
      <w:pPr>
        <w:jc w:val="both"/>
        <w:rPr>
          <w:noProof/>
          <w:sz w:val="20"/>
          <w:szCs w:val="20"/>
          <w:lang w:val="nl-BE"/>
        </w:rPr>
      </w:pPr>
    </w:p>
    <w:p w14:paraId="271311D1" w14:textId="77777777" w:rsidR="005F34E3" w:rsidRDefault="005F34E3" w:rsidP="009771CE">
      <w:pPr>
        <w:jc w:val="both"/>
        <w:rPr>
          <w:noProof/>
          <w:sz w:val="20"/>
          <w:szCs w:val="20"/>
          <w:lang w:val="nl-BE"/>
        </w:rPr>
      </w:pPr>
    </w:p>
    <w:p w14:paraId="219F5026" w14:textId="77777777" w:rsidR="006F034F" w:rsidRPr="006F034F" w:rsidRDefault="007A7C7B" w:rsidP="009771CE">
      <w:pPr>
        <w:jc w:val="both"/>
        <w:rPr>
          <w:noProof/>
          <w:sz w:val="20"/>
          <w:szCs w:val="20"/>
          <w:lang w:val="nl-BE"/>
        </w:rPr>
      </w:pPr>
      <w:r>
        <w:rPr>
          <w:noProof/>
          <w:sz w:val="20"/>
          <w:szCs w:val="20"/>
          <w:lang w:val="nl-BE"/>
        </w:rPr>
        <w:t>D</w:t>
      </w:r>
      <w:r w:rsidR="005F34E3">
        <w:rPr>
          <w:noProof/>
          <w:sz w:val="20"/>
          <w:szCs w:val="20"/>
          <w:lang w:val="nl-BE"/>
        </w:rPr>
        <w:t>aarom:</w:t>
      </w:r>
    </w:p>
    <w:p w14:paraId="77D297BF" w14:textId="77777777" w:rsidR="006F034F" w:rsidRPr="00BA2BEB" w:rsidRDefault="006F034F" w:rsidP="009771CE">
      <w:pPr>
        <w:jc w:val="both"/>
        <w:rPr>
          <w:b/>
          <w:noProof/>
          <w:sz w:val="20"/>
          <w:szCs w:val="20"/>
          <w:lang w:val="nl-BE"/>
        </w:rPr>
      </w:pPr>
      <w:r w:rsidRPr="006F034F">
        <w:rPr>
          <w:noProof/>
          <w:sz w:val="20"/>
          <w:szCs w:val="20"/>
          <w:lang w:val="nl-BE"/>
        </w:rPr>
        <w:t xml:space="preserve"> </w:t>
      </w:r>
      <w:r w:rsidRPr="006F034F">
        <w:rPr>
          <w:b/>
          <w:noProof/>
          <w:sz w:val="20"/>
          <w:szCs w:val="20"/>
          <w:lang w:val="nl-BE"/>
        </w:rPr>
        <w:tab/>
      </w:r>
      <w:r w:rsidRPr="00BA2BEB">
        <w:rPr>
          <w:b/>
          <w:noProof/>
          <w:sz w:val="20"/>
          <w:szCs w:val="20"/>
          <w:lang w:val="nl-BE"/>
        </w:rPr>
        <w:t>2...</w:t>
      </w:r>
      <w:r w:rsidRPr="00BA2BEB">
        <w:rPr>
          <w:b/>
          <w:noProof/>
          <w:sz w:val="20"/>
          <w:szCs w:val="20"/>
          <w:lang w:val="nl-BE"/>
        </w:rPr>
        <w:tab/>
      </w:r>
      <w:r w:rsidRPr="00BA2BEB">
        <w:rPr>
          <w:b/>
          <w:noProof/>
          <w:sz w:val="20"/>
          <w:szCs w:val="20"/>
          <w:lang w:val="nl-BE"/>
        </w:rPr>
        <w:tab/>
        <w:t>Tc6+</w:t>
      </w:r>
    </w:p>
    <w:p w14:paraId="65146156" w14:textId="77777777" w:rsidR="006F034F" w:rsidRPr="006A6ABC" w:rsidRDefault="005F34E3" w:rsidP="005F34E3">
      <w:pPr>
        <w:ind w:firstLine="708"/>
        <w:rPr>
          <w:b/>
          <w:noProof/>
          <w:sz w:val="20"/>
          <w:szCs w:val="20"/>
          <w:lang w:val="nl-BE"/>
        </w:rPr>
      </w:pPr>
      <w:r>
        <w:rPr>
          <w:b/>
          <w:noProof/>
          <w:sz w:val="20"/>
          <w:szCs w:val="20"/>
          <w:lang w:val="nl-BE"/>
        </w:rPr>
        <w:t>3.Lc4</w:t>
      </w:r>
      <w:r>
        <w:rPr>
          <w:b/>
          <w:noProof/>
          <w:sz w:val="20"/>
          <w:szCs w:val="20"/>
          <w:lang w:val="nl-BE"/>
        </w:rPr>
        <w:tab/>
      </w:r>
      <w:r>
        <w:rPr>
          <w:b/>
          <w:noProof/>
          <w:sz w:val="20"/>
          <w:szCs w:val="20"/>
          <w:lang w:val="nl-BE"/>
        </w:rPr>
        <w:tab/>
      </w:r>
      <w:r w:rsidR="00691AC9">
        <w:rPr>
          <w:b/>
          <w:noProof/>
          <w:sz w:val="20"/>
          <w:szCs w:val="20"/>
          <w:lang w:val="nl-BE"/>
        </w:rPr>
        <w:t>Td6</w:t>
      </w:r>
    </w:p>
    <w:p w14:paraId="59E71042" w14:textId="77777777" w:rsidR="006F034F" w:rsidRPr="006A6ABC" w:rsidRDefault="006F034F" w:rsidP="009771CE">
      <w:pPr>
        <w:jc w:val="both"/>
        <w:rPr>
          <w:b/>
          <w:noProof/>
          <w:sz w:val="20"/>
          <w:szCs w:val="20"/>
          <w:lang w:val="nl-BE"/>
        </w:rPr>
      </w:pPr>
      <w:r w:rsidRPr="006A6ABC">
        <w:rPr>
          <w:b/>
          <w:noProof/>
          <w:sz w:val="20"/>
          <w:szCs w:val="20"/>
          <w:lang w:val="nl-BE"/>
        </w:rPr>
        <w:tab/>
        <w:t>4.Lb5</w:t>
      </w:r>
    </w:p>
    <w:p w14:paraId="1067A306" w14:textId="77777777" w:rsidR="006F034F" w:rsidRPr="006F034F" w:rsidRDefault="0033232F" w:rsidP="009771CE">
      <w:pPr>
        <w:jc w:val="both"/>
        <w:rPr>
          <w:noProof/>
          <w:sz w:val="20"/>
          <w:szCs w:val="20"/>
          <w:lang w:val="nl-BE"/>
        </w:rPr>
      </w:pPr>
      <w:r w:rsidRPr="0033232F">
        <w:rPr>
          <w:noProof/>
          <w:sz w:val="20"/>
          <w:szCs w:val="20"/>
          <w:lang w:val="nl-BE"/>
        </w:rPr>
        <w:t>D</w:t>
      </w:r>
      <w:r w:rsidR="006F034F" w:rsidRPr="006F034F">
        <w:rPr>
          <w:noProof/>
          <w:sz w:val="20"/>
          <w:szCs w:val="20"/>
          <w:lang w:val="nl-BE"/>
        </w:rPr>
        <w:t>e d-pion</w:t>
      </w:r>
      <w:r>
        <w:rPr>
          <w:noProof/>
          <w:sz w:val="20"/>
          <w:szCs w:val="20"/>
          <w:lang w:val="nl-BE"/>
        </w:rPr>
        <w:t xml:space="preserve"> is voorlopig</w:t>
      </w:r>
      <w:r w:rsidR="006F034F" w:rsidRPr="006F034F">
        <w:rPr>
          <w:noProof/>
          <w:sz w:val="20"/>
          <w:szCs w:val="20"/>
          <w:lang w:val="nl-BE"/>
        </w:rPr>
        <w:t xml:space="preserve"> gedekt.</w:t>
      </w:r>
    </w:p>
    <w:p w14:paraId="72E5D7FF" w14:textId="77777777" w:rsidR="006F034F" w:rsidRDefault="006F034F" w:rsidP="009771CE">
      <w:pPr>
        <w:jc w:val="both"/>
        <w:rPr>
          <w:b/>
          <w:noProof/>
          <w:sz w:val="20"/>
          <w:szCs w:val="20"/>
          <w:lang w:val="nl-BE"/>
        </w:rPr>
      </w:pPr>
      <w:r>
        <w:rPr>
          <w:noProof/>
          <w:sz w:val="20"/>
          <w:szCs w:val="20"/>
          <w:lang w:val="nl-BE"/>
        </w:rPr>
        <w:tab/>
      </w:r>
      <w:r>
        <w:rPr>
          <w:b/>
          <w:noProof/>
          <w:sz w:val="20"/>
          <w:szCs w:val="20"/>
          <w:lang w:val="nl-BE"/>
        </w:rPr>
        <w:t>4…</w:t>
      </w:r>
      <w:r>
        <w:rPr>
          <w:b/>
          <w:noProof/>
          <w:sz w:val="20"/>
          <w:szCs w:val="20"/>
          <w:lang w:val="nl-BE"/>
        </w:rPr>
        <w:tab/>
      </w:r>
      <w:r>
        <w:rPr>
          <w:b/>
          <w:noProof/>
          <w:sz w:val="20"/>
          <w:szCs w:val="20"/>
          <w:lang w:val="nl-BE"/>
        </w:rPr>
        <w:tab/>
        <w:t>a6</w:t>
      </w:r>
      <w:r w:rsidR="008C3A7E">
        <w:rPr>
          <w:b/>
          <w:noProof/>
          <w:sz w:val="20"/>
          <w:szCs w:val="20"/>
          <w:lang w:val="nl-BE"/>
        </w:rPr>
        <w:t>(Ka2)</w:t>
      </w:r>
    </w:p>
    <w:p w14:paraId="769C4207" w14:textId="77777777" w:rsidR="0033232F" w:rsidRPr="0033232F" w:rsidRDefault="0033232F" w:rsidP="009771CE">
      <w:pPr>
        <w:jc w:val="both"/>
        <w:rPr>
          <w:noProof/>
          <w:sz w:val="20"/>
          <w:szCs w:val="20"/>
          <w:lang w:val="nl-BE"/>
        </w:rPr>
      </w:pPr>
      <w:r>
        <w:rPr>
          <w:noProof/>
          <w:sz w:val="20"/>
          <w:szCs w:val="20"/>
          <w:lang w:val="nl-BE"/>
        </w:rPr>
        <w:t>Dreigt de Loper te slaan.</w:t>
      </w:r>
    </w:p>
    <w:p w14:paraId="639DF210" w14:textId="77777777" w:rsidR="006F034F" w:rsidRDefault="006F034F" w:rsidP="009771CE">
      <w:pPr>
        <w:jc w:val="both"/>
        <w:rPr>
          <w:b/>
          <w:noProof/>
          <w:sz w:val="20"/>
          <w:szCs w:val="20"/>
          <w:lang w:val="nl-BE"/>
        </w:rPr>
      </w:pPr>
      <w:r>
        <w:rPr>
          <w:b/>
          <w:noProof/>
          <w:sz w:val="20"/>
          <w:szCs w:val="20"/>
          <w:lang w:val="nl-BE"/>
        </w:rPr>
        <w:tab/>
        <w:t>5.Lb2</w:t>
      </w:r>
      <w:r>
        <w:rPr>
          <w:b/>
          <w:noProof/>
          <w:sz w:val="20"/>
          <w:szCs w:val="20"/>
          <w:lang w:val="nl-BE"/>
        </w:rPr>
        <w:tab/>
      </w:r>
      <w:r>
        <w:rPr>
          <w:b/>
          <w:noProof/>
          <w:sz w:val="20"/>
          <w:szCs w:val="20"/>
          <w:lang w:val="nl-BE"/>
        </w:rPr>
        <w:tab/>
      </w:r>
      <w:r w:rsidR="0033232F">
        <w:rPr>
          <w:b/>
          <w:noProof/>
          <w:sz w:val="20"/>
          <w:szCs w:val="20"/>
          <w:lang w:val="nl-BE"/>
        </w:rPr>
        <w:t>Ka2</w:t>
      </w:r>
      <w:r w:rsidR="009D691F">
        <w:rPr>
          <w:b/>
          <w:noProof/>
          <w:sz w:val="20"/>
          <w:szCs w:val="20"/>
          <w:lang w:val="nl-BE"/>
        </w:rPr>
        <w:t>(</w:t>
      </w:r>
      <w:r w:rsidR="008C3A7E">
        <w:rPr>
          <w:b/>
          <w:noProof/>
          <w:sz w:val="20"/>
          <w:szCs w:val="20"/>
          <w:lang w:val="nl-BE"/>
        </w:rPr>
        <w:t>a6)</w:t>
      </w:r>
    </w:p>
    <w:p w14:paraId="3D5C42D4" w14:textId="77777777" w:rsidR="0033232F" w:rsidRDefault="009D691F" w:rsidP="009771CE">
      <w:pPr>
        <w:jc w:val="both"/>
        <w:rPr>
          <w:b/>
          <w:noProof/>
          <w:sz w:val="20"/>
          <w:szCs w:val="20"/>
          <w:lang w:val="nl-BE"/>
        </w:rPr>
      </w:pPr>
      <w:r>
        <w:rPr>
          <w:b/>
          <w:noProof/>
          <w:sz w:val="20"/>
          <w:szCs w:val="20"/>
          <w:lang w:val="nl-BE"/>
        </w:rPr>
        <w:tab/>
        <w:t>6.Lc4+</w:t>
      </w:r>
      <w:r w:rsidR="0033232F">
        <w:rPr>
          <w:b/>
          <w:noProof/>
          <w:sz w:val="20"/>
          <w:szCs w:val="20"/>
          <w:lang w:val="nl-BE"/>
        </w:rPr>
        <w:tab/>
      </w:r>
      <w:r w:rsidR="0033232F">
        <w:rPr>
          <w:b/>
          <w:noProof/>
          <w:sz w:val="20"/>
          <w:szCs w:val="20"/>
          <w:lang w:val="nl-BE"/>
        </w:rPr>
        <w:tab/>
        <w:t>Kb1</w:t>
      </w:r>
    </w:p>
    <w:p w14:paraId="177C91E4" w14:textId="77777777" w:rsidR="0033232F" w:rsidRDefault="0033232F" w:rsidP="009771CE">
      <w:pPr>
        <w:jc w:val="both"/>
        <w:rPr>
          <w:b/>
          <w:noProof/>
          <w:sz w:val="20"/>
          <w:szCs w:val="20"/>
          <w:lang w:val="nl-BE"/>
        </w:rPr>
      </w:pPr>
      <w:r>
        <w:rPr>
          <w:b/>
          <w:noProof/>
          <w:sz w:val="20"/>
          <w:szCs w:val="20"/>
          <w:lang w:val="nl-BE"/>
        </w:rPr>
        <w:tab/>
        <w:t>7.Ld3+</w:t>
      </w:r>
      <w:r>
        <w:rPr>
          <w:b/>
          <w:noProof/>
          <w:sz w:val="20"/>
          <w:szCs w:val="20"/>
          <w:lang w:val="nl-BE"/>
        </w:rPr>
        <w:tab/>
      </w:r>
      <w:r>
        <w:rPr>
          <w:b/>
          <w:noProof/>
          <w:sz w:val="20"/>
          <w:szCs w:val="20"/>
          <w:lang w:val="nl-BE"/>
        </w:rPr>
        <w:tab/>
        <w:t>Ka2</w:t>
      </w:r>
    </w:p>
    <w:p w14:paraId="20F58743" w14:textId="77777777" w:rsidR="0033232F" w:rsidRDefault="0033232F" w:rsidP="009771CE">
      <w:pPr>
        <w:jc w:val="both"/>
        <w:rPr>
          <w:b/>
          <w:noProof/>
          <w:sz w:val="20"/>
          <w:szCs w:val="20"/>
          <w:lang w:val="nl-BE"/>
        </w:rPr>
      </w:pPr>
      <w:r>
        <w:rPr>
          <w:b/>
          <w:noProof/>
          <w:sz w:val="20"/>
          <w:szCs w:val="20"/>
          <w:lang w:val="nl-BE"/>
        </w:rPr>
        <w:tab/>
        <w:t>8.Kc2</w:t>
      </w:r>
    </w:p>
    <w:p w14:paraId="0652C7FF" w14:textId="77777777" w:rsidR="0033232F" w:rsidRDefault="0033232F" w:rsidP="009771CE">
      <w:pPr>
        <w:jc w:val="both"/>
        <w:rPr>
          <w:noProof/>
          <w:sz w:val="20"/>
          <w:szCs w:val="20"/>
          <w:lang w:val="nl-BE"/>
        </w:rPr>
      </w:pPr>
      <w:r>
        <w:rPr>
          <w:noProof/>
          <w:sz w:val="20"/>
          <w:szCs w:val="20"/>
          <w:lang w:val="nl-BE"/>
        </w:rPr>
        <w:t>Opnieuw met matdreiging op c4.</w:t>
      </w:r>
    </w:p>
    <w:p w14:paraId="30CF2D05" w14:textId="77777777" w:rsidR="0033232F" w:rsidRDefault="0033232F" w:rsidP="009771CE">
      <w:pPr>
        <w:jc w:val="both"/>
        <w:rPr>
          <w:b/>
          <w:noProof/>
          <w:sz w:val="20"/>
          <w:szCs w:val="20"/>
          <w:lang w:val="nl-BE"/>
        </w:rPr>
      </w:pPr>
      <w:r>
        <w:rPr>
          <w:noProof/>
          <w:sz w:val="20"/>
          <w:szCs w:val="20"/>
          <w:lang w:val="nl-BE"/>
        </w:rPr>
        <w:tab/>
      </w:r>
      <w:r>
        <w:rPr>
          <w:b/>
          <w:noProof/>
          <w:sz w:val="20"/>
          <w:szCs w:val="20"/>
          <w:lang w:val="nl-BE"/>
        </w:rPr>
        <w:t>8…</w:t>
      </w:r>
      <w:r>
        <w:rPr>
          <w:b/>
          <w:noProof/>
          <w:sz w:val="20"/>
          <w:szCs w:val="20"/>
          <w:lang w:val="nl-BE"/>
        </w:rPr>
        <w:tab/>
      </w:r>
      <w:r>
        <w:rPr>
          <w:b/>
          <w:noProof/>
          <w:sz w:val="20"/>
          <w:szCs w:val="20"/>
          <w:lang w:val="nl-BE"/>
        </w:rPr>
        <w:tab/>
        <w:t>Tc6+</w:t>
      </w:r>
    </w:p>
    <w:p w14:paraId="16FEF92D" w14:textId="77777777" w:rsidR="0033232F" w:rsidRDefault="0033232F" w:rsidP="009771CE">
      <w:pPr>
        <w:jc w:val="both"/>
        <w:rPr>
          <w:noProof/>
          <w:sz w:val="20"/>
          <w:szCs w:val="20"/>
          <w:lang w:val="nl-BE"/>
        </w:rPr>
      </w:pPr>
      <w:r>
        <w:rPr>
          <w:noProof/>
          <w:sz w:val="20"/>
          <w:szCs w:val="20"/>
          <w:lang w:val="nl-BE"/>
        </w:rPr>
        <w:t>De korste weg naar winst is nu dit offeraanbod:</w:t>
      </w:r>
    </w:p>
    <w:p w14:paraId="4EA9FD73" w14:textId="77777777" w:rsidR="00AA11F4" w:rsidRDefault="0033232F" w:rsidP="009771CE">
      <w:pPr>
        <w:jc w:val="both"/>
        <w:rPr>
          <w:b/>
          <w:noProof/>
          <w:sz w:val="20"/>
          <w:szCs w:val="20"/>
          <w:lang w:val="nl-BE"/>
        </w:rPr>
      </w:pPr>
      <w:r>
        <w:rPr>
          <w:noProof/>
          <w:sz w:val="20"/>
          <w:szCs w:val="20"/>
          <w:lang w:val="nl-BE"/>
        </w:rPr>
        <w:tab/>
      </w:r>
      <w:r>
        <w:rPr>
          <w:b/>
          <w:noProof/>
          <w:sz w:val="20"/>
          <w:szCs w:val="20"/>
          <w:lang w:val="nl-BE"/>
        </w:rPr>
        <w:t>9.Lc4+</w:t>
      </w:r>
    </w:p>
    <w:p w14:paraId="6A6D1744" w14:textId="77777777" w:rsidR="009D691F" w:rsidRDefault="009D691F" w:rsidP="009D691F">
      <w:pPr>
        <w:jc w:val="both"/>
        <w:rPr>
          <w:noProof/>
          <w:sz w:val="20"/>
          <w:szCs w:val="20"/>
          <w:lang w:val="nl-BE"/>
        </w:rPr>
      </w:pPr>
      <w:r>
        <w:rPr>
          <w:noProof/>
          <w:sz w:val="20"/>
          <w:szCs w:val="20"/>
          <w:lang w:val="nl-BE"/>
        </w:rPr>
        <w:t xml:space="preserve">En niet: 9.Lc3? </w:t>
      </w:r>
      <w:r w:rsidRPr="009D691F">
        <w:rPr>
          <w:noProof/>
          <w:sz w:val="20"/>
          <w:szCs w:val="20"/>
          <w:lang w:val="nl-BE"/>
        </w:rPr>
        <w:t>Td6 10.Lxa5</w:t>
      </w:r>
      <w:r w:rsidR="00AA11F4" w:rsidRPr="009D691F">
        <w:rPr>
          <w:noProof/>
          <w:sz w:val="20"/>
          <w:szCs w:val="20"/>
          <w:lang w:val="nl-BE"/>
        </w:rPr>
        <w:t xml:space="preserve"> Txd7</w:t>
      </w:r>
      <w:r w:rsidR="00C308B8">
        <w:rPr>
          <w:noProof/>
          <w:sz w:val="20"/>
          <w:szCs w:val="20"/>
          <w:lang w:val="nl-BE"/>
        </w:rPr>
        <w:t>, en er is geen winst.</w:t>
      </w:r>
    </w:p>
    <w:p w14:paraId="76227A85" w14:textId="77777777" w:rsidR="0025710D" w:rsidRPr="00B354CB" w:rsidRDefault="00AA11F4" w:rsidP="009D691F">
      <w:pPr>
        <w:ind w:firstLine="708"/>
        <w:jc w:val="both"/>
        <w:rPr>
          <w:b/>
          <w:noProof/>
          <w:sz w:val="20"/>
          <w:szCs w:val="20"/>
          <w:lang w:val="nl-BE"/>
        </w:rPr>
      </w:pPr>
      <w:r w:rsidRPr="009D691F">
        <w:rPr>
          <w:b/>
          <w:noProof/>
          <w:sz w:val="20"/>
          <w:szCs w:val="20"/>
          <w:lang w:val="nl-BE"/>
        </w:rPr>
        <w:t>9…</w:t>
      </w:r>
      <w:r w:rsidR="0033232F" w:rsidRPr="009D691F">
        <w:rPr>
          <w:b/>
          <w:noProof/>
          <w:sz w:val="20"/>
          <w:szCs w:val="20"/>
          <w:lang w:val="nl-BE"/>
        </w:rPr>
        <w:tab/>
      </w:r>
      <w:r w:rsidRPr="009D691F">
        <w:rPr>
          <w:b/>
          <w:noProof/>
          <w:sz w:val="20"/>
          <w:szCs w:val="20"/>
          <w:lang w:val="nl-BE"/>
        </w:rPr>
        <w:tab/>
      </w:r>
      <w:r w:rsidR="0033232F" w:rsidRPr="00B354CB">
        <w:rPr>
          <w:b/>
          <w:noProof/>
          <w:sz w:val="20"/>
          <w:szCs w:val="20"/>
          <w:lang w:val="nl-BE"/>
        </w:rPr>
        <w:t xml:space="preserve">Txc4+ </w:t>
      </w:r>
    </w:p>
    <w:p w14:paraId="23C332F5" w14:textId="77777777" w:rsidR="001038DC" w:rsidRPr="009D691F" w:rsidRDefault="009D691F" w:rsidP="009771CE">
      <w:pPr>
        <w:jc w:val="both"/>
        <w:rPr>
          <w:b/>
          <w:noProof/>
          <w:sz w:val="20"/>
          <w:szCs w:val="20"/>
          <w:lang w:val="nl-BE"/>
        </w:rPr>
      </w:pPr>
      <w:r w:rsidRPr="009D691F">
        <w:rPr>
          <w:b/>
          <w:noProof/>
          <w:sz w:val="20"/>
          <w:szCs w:val="20"/>
          <w:lang w:val="nl-BE"/>
        </w:rPr>
        <w:t xml:space="preserve">          </w:t>
      </w:r>
      <w:r w:rsidR="0025710D" w:rsidRPr="009D691F">
        <w:rPr>
          <w:b/>
          <w:noProof/>
          <w:sz w:val="20"/>
          <w:szCs w:val="20"/>
          <w:lang w:val="nl-BE"/>
        </w:rPr>
        <w:t>10.Lc3</w:t>
      </w:r>
      <w:r w:rsidR="0033232F" w:rsidRPr="009D691F">
        <w:rPr>
          <w:b/>
          <w:noProof/>
          <w:sz w:val="20"/>
          <w:szCs w:val="20"/>
          <w:lang w:val="nl-BE"/>
        </w:rPr>
        <w:tab/>
        <w:t xml:space="preserve">  </w:t>
      </w:r>
    </w:p>
    <w:p w14:paraId="1286B78D" w14:textId="77777777" w:rsidR="001038DC" w:rsidRDefault="00463441" w:rsidP="009771CE">
      <w:pPr>
        <w:jc w:val="both"/>
        <w:rPr>
          <w:noProof/>
          <w:sz w:val="20"/>
          <w:szCs w:val="20"/>
          <w:lang w:val="nl-BE"/>
        </w:rPr>
      </w:pPr>
      <w:r>
        <w:rPr>
          <w:noProof/>
          <w:sz w:val="20"/>
          <w:szCs w:val="20"/>
          <w:lang w:val="nl-BE"/>
        </w:rPr>
        <w:t>En wit wint</w:t>
      </w:r>
      <w:r w:rsidR="009D691F">
        <w:rPr>
          <w:noProof/>
          <w:sz w:val="20"/>
          <w:szCs w:val="20"/>
          <w:lang w:val="nl-BE"/>
        </w:rPr>
        <w:t>,</w:t>
      </w:r>
      <w:r>
        <w:rPr>
          <w:noProof/>
          <w:sz w:val="20"/>
          <w:szCs w:val="20"/>
          <w:lang w:val="nl-BE"/>
        </w:rPr>
        <w:t xml:space="preserve"> daar nu de pion </w:t>
      </w:r>
      <w:r w:rsidR="001038DC">
        <w:rPr>
          <w:noProof/>
          <w:sz w:val="20"/>
          <w:szCs w:val="20"/>
          <w:lang w:val="nl-BE"/>
        </w:rPr>
        <w:t>kan promoveren.</w:t>
      </w:r>
    </w:p>
    <w:p w14:paraId="553C47D4" w14:textId="77777777" w:rsidR="00C308B8" w:rsidRDefault="00C308B8" w:rsidP="009771CE">
      <w:pPr>
        <w:jc w:val="both"/>
        <w:rPr>
          <w:noProof/>
          <w:sz w:val="20"/>
          <w:szCs w:val="20"/>
          <w:lang w:val="nl-BE"/>
        </w:rPr>
      </w:pPr>
    </w:p>
    <w:p w14:paraId="049C8548" w14:textId="77777777" w:rsidR="0033232F" w:rsidRPr="00463441" w:rsidRDefault="00463441" w:rsidP="00463441">
      <w:pPr>
        <w:rPr>
          <w:b/>
          <w:noProof/>
          <w:sz w:val="20"/>
          <w:szCs w:val="20"/>
          <w:lang w:val="nl-BE"/>
        </w:rPr>
      </w:pPr>
      <w:r>
        <w:rPr>
          <w:noProof/>
          <w:sz w:val="20"/>
          <w:szCs w:val="20"/>
          <w:lang w:val="nl-BE"/>
        </w:rPr>
        <w:t>Een ijv</w:t>
      </w:r>
      <w:r w:rsidR="008C3A7E">
        <w:rPr>
          <w:noProof/>
          <w:sz w:val="20"/>
          <w:szCs w:val="20"/>
          <w:lang w:val="nl-BE"/>
        </w:rPr>
        <w:t>erig stel witte L</w:t>
      </w:r>
      <w:r>
        <w:rPr>
          <w:noProof/>
          <w:sz w:val="20"/>
          <w:szCs w:val="20"/>
          <w:lang w:val="nl-BE"/>
        </w:rPr>
        <w:t>opers!</w:t>
      </w:r>
      <w:r w:rsidR="0033232F" w:rsidRPr="00463441">
        <w:rPr>
          <w:b/>
          <w:noProof/>
          <w:sz w:val="20"/>
          <w:szCs w:val="20"/>
          <w:lang w:val="nl-BE"/>
        </w:rPr>
        <w:t xml:space="preserve">                        </w:t>
      </w:r>
      <w:r w:rsidR="0033232F" w:rsidRPr="00463441">
        <w:rPr>
          <w:b/>
          <w:noProof/>
          <w:sz w:val="20"/>
          <w:szCs w:val="20"/>
          <w:lang w:val="nl-BE"/>
        </w:rPr>
        <w:tab/>
      </w:r>
    </w:p>
    <w:p w14:paraId="03B1D8E7" w14:textId="77777777" w:rsidR="006F034F" w:rsidRPr="00463441" w:rsidRDefault="006F034F" w:rsidP="009771CE">
      <w:pPr>
        <w:jc w:val="both"/>
        <w:rPr>
          <w:noProof/>
          <w:sz w:val="20"/>
          <w:szCs w:val="20"/>
          <w:lang w:val="nl-BE"/>
        </w:rPr>
      </w:pPr>
      <w:r w:rsidRPr="00463441">
        <w:rPr>
          <w:noProof/>
          <w:sz w:val="20"/>
          <w:szCs w:val="20"/>
          <w:lang w:val="nl-BE"/>
        </w:rPr>
        <w:tab/>
      </w:r>
    </w:p>
    <w:p w14:paraId="58DABCCE" w14:textId="77777777" w:rsidR="006F034F" w:rsidRPr="00463441" w:rsidRDefault="006F034F" w:rsidP="009771CE">
      <w:pPr>
        <w:jc w:val="both"/>
        <w:rPr>
          <w:b/>
          <w:noProof/>
          <w:sz w:val="20"/>
          <w:szCs w:val="20"/>
          <w:lang w:val="nl-BE"/>
        </w:rPr>
      </w:pPr>
      <w:r w:rsidRPr="00463441">
        <w:rPr>
          <w:b/>
          <w:noProof/>
          <w:sz w:val="20"/>
          <w:szCs w:val="20"/>
          <w:lang w:val="nl-BE"/>
        </w:rPr>
        <w:tab/>
      </w:r>
    </w:p>
    <w:p w14:paraId="5A8A0F17" w14:textId="77777777" w:rsidR="006F3923" w:rsidRPr="00463441" w:rsidRDefault="006F3923" w:rsidP="006F3923">
      <w:pPr>
        <w:jc w:val="both"/>
        <w:rPr>
          <w:noProof/>
          <w:sz w:val="20"/>
          <w:szCs w:val="20"/>
          <w:lang w:val="nl-BE"/>
        </w:rPr>
      </w:pPr>
    </w:p>
    <w:p w14:paraId="7D71C08A" w14:textId="77777777" w:rsidR="00622D6F" w:rsidRPr="00463441" w:rsidRDefault="00622D6F" w:rsidP="006F3923">
      <w:pPr>
        <w:jc w:val="both"/>
        <w:rPr>
          <w:b/>
          <w:i/>
          <w:noProof/>
          <w:sz w:val="20"/>
          <w:szCs w:val="20"/>
          <w:lang w:val="nl-BE"/>
        </w:rPr>
      </w:pPr>
    </w:p>
    <w:p w14:paraId="0FF47083" w14:textId="77777777" w:rsidR="00622D6F" w:rsidRPr="00463441" w:rsidRDefault="00622D6F" w:rsidP="006F3923">
      <w:pPr>
        <w:jc w:val="both"/>
        <w:rPr>
          <w:b/>
          <w:i/>
          <w:noProof/>
          <w:sz w:val="20"/>
          <w:szCs w:val="20"/>
          <w:lang w:val="nl-BE"/>
        </w:rPr>
      </w:pPr>
    </w:p>
    <w:p w14:paraId="2F8D072A" w14:textId="77777777" w:rsidR="00622D6F" w:rsidRPr="00463441" w:rsidRDefault="00622D6F" w:rsidP="006F3923">
      <w:pPr>
        <w:jc w:val="both"/>
        <w:rPr>
          <w:b/>
          <w:i/>
          <w:noProof/>
          <w:sz w:val="20"/>
          <w:szCs w:val="20"/>
          <w:lang w:val="nl-BE"/>
        </w:rPr>
      </w:pPr>
    </w:p>
    <w:p w14:paraId="5058AB3A" w14:textId="77777777" w:rsidR="00622D6F" w:rsidRPr="00463441" w:rsidRDefault="00622D6F" w:rsidP="006F3923">
      <w:pPr>
        <w:jc w:val="both"/>
        <w:rPr>
          <w:b/>
          <w:i/>
          <w:noProof/>
          <w:sz w:val="20"/>
          <w:szCs w:val="20"/>
          <w:lang w:val="nl-BE"/>
        </w:rPr>
      </w:pPr>
    </w:p>
    <w:p w14:paraId="74ADA928" w14:textId="77777777" w:rsidR="005F34E3" w:rsidRDefault="005F34E3" w:rsidP="006F3923">
      <w:pPr>
        <w:pStyle w:val="03aText"/>
        <w:widowControl/>
        <w:rPr>
          <w:rFonts w:cs="Times New Roman"/>
          <w:b/>
          <w:i/>
          <w:noProof/>
          <w:color w:val="auto"/>
          <w:lang w:val="nl-BE"/>
        </w:rPr>
      </w:pPr>
    </w:p>
    <w:p w14:paraId="453F629C" w14:textId="77777777" w:rsidR="005F34E3" w:rsidRDefault="005F34E3" w:rsidP="006F3923">
      <w:pPr>
        <w:pStyle w:val="03aText"/>
        <w:widowControl/>
        <w:rPr>
          <w:rFonts w:cs="Times New Roman"/>
          <w:b/>
          <w:i/>
          <w:noProof/>
          <w:color w:val="auto"/>
          <w:lang w:val="nl-BE"/>
        </w:rPr>
      </w:pPr>
    </w:p>
    <w:p w14:paraId="2BB6D6E9" w14:textId="77777777" w:rsidR="00BA2BEB" w:rsidRDefault="00BA2BEB" w:rsidP="006F3923">
      <w:pPr>
        <w:pStyle w:val="03aText"/>
        <w:widowControl/>
        <w:rPr>
          <w:rFonts w:cs="Times New Roman"/>
          <w:b/>
          <w:i/>
          <w:noProof/>
          <w:color w:val="auto"/>
          <w:lang w:val="nl-BE"/>
        </w:rPr>
      </w:pPr>
    </w:p>
    <w:p w14:paraId="205F7320" w14:textId="77777777" w:rsidR="009D691F" w:rsidRDefault="009D691F" w:rsidP="006F3923">
      <w:pPr>
        <w:pStyle w:val="03aText"/>
        <w:widowControl/>
        <w:rPr>
          <w:noProof/>
          <w:lang w:val="nl-BE"/>
        </w:rPr>
      </w:pPr>
    </w:p>
    <w:p w14:paraId="08D05B3C" w14:textId="77777777" w:rsidR="009D691F" w:rsidRDefault="009D691F" w:rsidP="006F3923">
      <w:pPr>
        <w:pStyle w:val="03aText"/>
        <w:widowControl/>
        <w:rPr>
          <w:noProof/>
          <w:lang w:val="nl-BE"/>
        </w:rPr>
      </w:pPr>
    </w:p>
    <w:p w14:paraId="3C48C0A6" w14:textId="77777777" w:rsidR="009D691F" w:rsidRDefault="009D691F" w:rsidP="006F3923">
      <w:pPr>
        <w:pStyle w:val="03aText"/>
        <w:widowControl/>
        <w:rPr>
          <w:noProof/>
          <w:lang w:val="nl-BE"/>
        </w:rPr>
      </w:pPr>
    </w:p>
    <w:p w14:paraId="4E136E74" w14:textId="77777777" w:rsidR="009D691F" w:rsidRDefault="009D691F" w:rsidP="006F3923">
      <w:pPr>
        <w:pStyle w:val="03aText"/>
        <w:widowControl/>
        <w:rPr>
          <w:noProof/>
          <w:lang w:val="nl-BE"/>
        </w:rPr>
      </w:pPr>
    </w:p>
    <w:p w14:paraId="5A814349" w14:textId="77777777" w:rsidR="00624FFF" w:rsidRDefault="00624FFF" w:rsidP="006F3923">
      <w:pPr>
        <w:pStyle w:val="03aText"/>
        <w:widowControl/>
        <w:rPr>
          <w:noProof/>
          <w:lang w:val="nl-BE"/>
        </w:rPr>
      </w:pPr>
    </w:p>
    <w:p w14:paraId="2BFF3DFC" w14:textId="77777777" w:rsidR="00624FFF" w:rsidRDefault="00624FFF" w:rsidP="006F3923">
      <w:pPr>
        <w:pStyle w:val="03aText"/>
        <w:widowControl/>
        <w:rPr>
          <w:noProof/>
          <w:lang w:val="nl-BE"/>
        </w:rPr>
      </w:pPr>
    </w:p>
    <w:p w14:paraId="79F9A6B0" w14:textId="77777777" w:rsidR="009D691F" w:rsidRDefault="009D691F" w:rsidP="006F3923">
      <w:pPr>
        <w:pStyle w:val="03aText"/>
        <w:widowControl/>
        <w:rPr>
          <w:noProof/>
          <w:lang w:val="nl-BE"/>
        </w:rPr>
      </w:pPr>
    </w:p>
    <w:p w14:paraId="797CAC57" w14:textId="77777777" w:rsidR="006F3923" w:rsidRPr="00B43E4C" w:rsidRDefault="00B43E4C" w:rsidP="006F3923">
      <w:pPr>
        <w:pStyle w:val="03aText"/>
        <w:widowControl/>
        <w:rPr>
          <w:noProof/>
          <w:lang w:val="nl-BE"/>
        </w:rPr>
      </w:pPr>
      <w:r>
        <w:rPr>
          <w:noProof/>
          <w:lang w:val="nl-BE"/>
        </w:rPr>
        <w:t xml:space="preserve">In </w:t>
      </w:r>
      <w:r w:rsidR="00504C46">
        <w:rPr>
          <w:i/>
          <w:noProof/>
          <w:lang w:val="nl-BE"/>
        </w:rPr>
        <w:t xml:space="preserve">Schakend Nederland </w:t>
      </w:r>
      <w:r w:rsidR="00504C46">
        <w:rPr>
          <w:noProof/>
          <w:lang w:val="nl-BE"/>
        </w:rPr>
        <w:t>beaamde</w:t>
      </w:r>
      <w:r>
        <w:rPr>
          <w:noProof/>
          <w:lang w:val="nl-BE"/>
        </w:rPr>
        <w:t xml:space="preserve"> Cor de Feijter</w:t>
      </w:r>
      <w:r>
        <w:rPr>
          <w:i/>
          <w:noProof/>
          <w:lang w:val="nl-BE"/>
        </w:rPr>
        <w:t>:</w:t>
      </w:r>
      <w:r w:rsidR="006F3923">
        <w:rPr>
          <w:i/>
          <w:noProof/>
          <w:lang w:val="nl-BE"/>
        </w:rPr>
        <w:t xml:space="preserve"> “In nr 1108 hand</w:t>
      </w:r>
      <w:r w:rsidR="00504C46">
        <w:rPr>
          <w:i/>
          <w:noProof/>
          <w:lang w:val="nl-BE"/>
        </w:rPr>
        <w:t>-</w:t>
      </w:r>
      <w:r w:rsidR="006F3923">
        <w:rPr>
          <w:i/>
          <w:noProof/>
          <w:lang w:val="nl-BE"/>
        </w:rPr>
        <w:t>haaft wit voorlopig zijn d-pion door de matdreiging. Op het mo</w:t>
      </w:r>
      <w:r w:rsidR="006F3923">
        <w:rPr>
          <w:i/>
          <w:noProof/>
          <w:lang w:val="nl-BE"/>
        </w:rPr>
        <w:softHyphen/>
        <w:t>ment dat de pion verloren schijnt te zijn brengt een magneetoffer, waar</w:t>
      </w:r>
      <w:r w:rsidR="00504C46">
        <w:rPr>
          <w:i/>
          <w:noProof/>
          <w:lang w:val="nl-BE"/>
        </w:rPr>
        <w:t>-</w:t>
      </w:r>
      <w:r w:rsidR="006F3923">
        <w:rPr>
          <w:i/>
          <w:noProof/>
          <w:lang w:val="nl-BE"/>
        </w:rPr>
        <w:t xml:space="preserve">door de toren zijn greep op de </w:t>
      </w:r>
      <w:r w:rsidR="001268B3">
        <w:rPr>
          <w:i/>
          <w:noProof/>
          <w:lang w:val="nl-BE"/>
        </w:rPr>
        <w:t>d-pion verliest, wit de overwin</w:t>
      </w:r>
      <w:r w:rsidR="006F3923">
        <w:rPr>
          <w:i/>
          <w:noProof/>
          <w:lang w:val="nl-BE"/>
        </w:rPr>
        <w:t>ning.”</w:t>
      </w:r>
    </w:p>
    <w:p w14:paraId="3EEC6FEE" w14:textId="77777777" w:rsidR="006F3923" w:rsidRDefault="006F3923" w:rsidP="006F3923">
      <w:pPr>
        <w:jc w:val="both"/>
        <w:rPr>
          <w:rFonts w:cs="Arial"/>
          <w:sz w:val="20"/>
          <w:szCs w:val="20"/>
          <w:lang w:val="nl-BE"/>
        </w:rPr>
      </w:pPr>
    </w:p>
    <w:p w14:paraId="0F8ECDB6" w14:textId="77777777" w:rsidR="009463AC" w:rsidRDefault="00EA67C7" w:rsidP="006F3923">
      <w:pPr>
        <w:jc w:val="both"/>
        <w:rPr>
          <w:rFonts w:cs="Arial"/>
          <w:sz w:val="20"/>
          <w:szCs w:val="20"/>
          <w:lang w:val="nl-BE"/>
        </w:rPr>
      </w:pPr>
      <w:r>
        <w:rPr>
          <w:rFonts w:cs="Arial"/>
          <w:sz w:val="20"/>
          <w:szCs w:val="20"/>
          <w:lang w:val="nl-BE"/>
        </w:rPr>
        <w:t xml:space="preserve">In </w:t>
      </w:r>
      <w:r w:rsidR="00B43E4C">
        <w:rPr>
          <w:rFonts w:cs="Arial"/>
          <w:sz w:val="20"/>
          <w:szCs w:val="20"/>
          <w:lang w:val="nl-BE"/>
        </w:rPr>
        <w:t xml:space="preserve">mijn boek </w:t>
      </w:r>
      <w:r w:rsidR="00504C46">
        <w:rPr>
          <w:rFonts w:cs="Arial"/>
          <w:sz w:val="20"/>
          <w:szCs w:val="20"/>
          <w:lang w:val="nl-BE"/>
        </w:rPr>
        <w:t>‘</w:t>
      </w:r>
      <w:r w:rsidR="006F3923">
        <w:rPr>
          <w:rFonts w:cs="Arial"/>
          <w:i/>
          <w:sz w:val="20"/>
          <w:szCs w:val="20"/>
          <w:lang w:val="nl-BE"/>
        </w:rPr>
        <w:t>64 studies op 64 velden’</w:t>
      </w:r>
      <w:r w:rsidR="006F3923">
        <w:rPr>
          <w:rFonts w:cs="Arial"/>
          <w:sz w:val="20"/>
          <w:szCs w:val="20"/>
          <w:lang w:val="nl-BE"/>
        </w:rPr>
        <w:t xml:space="preserve"> dacht ik </w:t>
      </w:r>
      <w:r w:rsidR="00504C46">
        <w:rPr>
          <w:rFonts w:cs="Arial"/>
          <w:sz w:val="20"/>
          <w:szCs w:val="20"/>
          <w:lang w:val="nl-BE"/>
        </w:rPr>
        <w:t xml:space="preserve">oorspronkelijk </w:t>
      </w:r>
      <w:r w:rsidR="006F3923">
        <w:rPr>
          <w:rFonts w:cs="Arial"/>
          <w:sz w:val="20"/>
          <w:szCs w:val="20"/>
          <w:lang w:val="nl-BE"/>
        </w:rPr>
        <w:t>dat de toren op</w:t>
      </w:r>
      <w:r w:rsidR="00504C46">
        <w:rPr>
          <w:rFonts w:cs="Arial"/>
          <w:sz w:val="20"/>
          <w:szCs w:val="20"/>
          <w:lang w:val="nl-BE"/>
        </w:rPr>
        <w:t xml:space="preserve"> a6 diende te staan, maar het bleek achteraf</w:t>
      </w:r>
      <w:r w:rsidR="006F3923">
        <w:rPr>
          <w:rFonts w:cs="Arial"/>
          <w:sz w:val="20"/>
          <w:szCs w:val="20"/>
          <w:lang w:val="nl-BE"/>
        </w:rPr>
        <w:t xml:space="preserve"> n</w:t>
      </w:r>
      <w:r w:rsidR="004558E3">
        <w:rPr>
          <w:rFonts w:cs="Arial"/>
          <w:sz w:val="20"/>
          <w:szCs w:val="20"/>
          <w:lang w:val="nl-BE"/>
        </w:rPr>
        <w:t xml:space="preserve">iet zo. Ook 1.Tb8 leek te winnen. </w:t>
      </w:r>
    </w:p>
    <w:p w14:paraId="74768732" w14:textId="77777777" w:rsidR="009463AC" w:rsidRDefault="009463AC" w:rsidP="006F3923">
      <w:pPr>
        <w:jc w:val="both"/>
        <w:rPr>
          <w:rFonts w:cs="Arial"/>
          <w:sz w:val="20"/>
          <w:szCs w:val="20"/>
          <w:lang w:val="nl-BE"/>
        </w:rPr>
      </w:pPr>
    </w:p>
    <w:p w14:paraId="022D7F55" w14:textId="77777777" w:rsidR="004558E3" w:rsidRDefault="004558E3" w:rsidP="006F3923">
      <w:pPr>
        <w:jc w:val="both"/>
        <w:rPr>
          <w:rFonts w:cs="Arial"/>
          <w:sz w:val="20"/>
          <w:szCs w:val="20"/>
          <w:lang w:val="nl-BE"/>
        </w:rPr>
      </w:pPr>
      <w:r>
        <w:rPr>
          <w:rFonts w:cs="Arial"/>
          <w:sz w:val="20"/>
          <w:szCs w:val="20"/>
          <w:lang w:val="nl-BE"/>
        </w:rPr>
        <w:t xml:space="preserve">Maar </w:t>
      </w:r>
      <w:r w:rsidR="001268B3">
        <w:rPr>
          <w:rFonts w:cs="Arial"/>
          <w:sz w:val="20"/>
          <w:szCs w:val="20"/>
          <w:lang w:val="nl-BE"/>
        </w:rPr>
        <w:t>nu blijkt dat er dan twee cor</w:t>
      </w:r>
      <w:r w:rsidR="009463AC">
        <w:rPr>
          <w:rFonts w:cs="Arial"/>
          <w:sz w:val="20"/>
          <w:szCs w:val="20"/>
          <w:lang w:val="nl-BE"/>
        </w:rPr>
        <w:t>-</w:t>
      </w:r>
      <w:r w:rsidR="001268B3">
        <w:rPr>
          <w:rFonts w:cs="Arial"/>
          <w:sz w:val="20"/>
          <w:szCs w:val="20"/>
          <w:lang w:val="nl-BE"/>
        </w:rPr>
        <w:t>recte oplossingen zijn, zoals</w:t>
      </w:r>
      <w:r w:rsidR="009463AC">
        <w:rPr>
          <w:rFonts w:cs="Arial"/>
          <w:sz w:val="20"/>
          <w:szCs w:val="20"/>
          <w:lang w:val="nl-BE"/>
        </w:rPr>
        <w:t xml:space="preserve">  aan-ge</w:t>
      </w:r>
      <w:r w:rsidR="000F089D">
        <w:rPr>
          <w:rFonts w:cs="Arial"/>
          <w:sz w:val="20"/>
          <w:szCs w:val="20"/>
          <w:lang w:val="nl-BE"/>
        </w:rPr>
        <w:t xml:space="preserve">toond </w:t>
      </w:r>
      <w:r w:rsidR="001F2346">
        <w:rPr>
          <w:rFonts w:cs="Arial"/>
          <w:sz w:val="20"/>
          <w:szCs w:val="20"/>
          <w:lang w:val="nl-BE"/>
        </w:rPr>
        <w:t>op</w:t>
      </w:r>
      <w:r w:rsidR="001268B3">
        <w:rPr>
          <w:rFonts w:cs="Arial"/>
          <w:sz w:val="20"/>
          <w:szCs w:val="20"/>
          <w:lang w:val="nl-BE"/>
        </w:rPr>
        <w:t xml:space="preserve"> de</w:t>
      </w:r>
      <w:r w:rsidR="009463AC">
        <w:rPr>
          <w:rFonts w:cs="Arial"/>
          <w:sz w:val="20"/>
          <w:szCs w:val="20"/>
          <w:lang w:val="nl-BE"/>
        </w:rPr>
        <w:t xml:space="preserve"> hier</w:t>
      </w:r>
      <w:r w:rsidR="001268B3">
        <w:rPr>
          <w:rFonts w:cs="Arial"/>
          <w:sz w:val="20"/>
          <w:szCs w:val="20"/>
          <w:lang w:val="nl-BE"/>
        </w:rPr>
        <w:t xml:space="preserve"> </w:t>
      </w:r>
      <w:r w:rsidR="000F089D">
        <w:rPr>
          <w:rFonts w:cs="Arial"/>
          <w:sz w:val="20"/>
          <w:szCs w:val="20"/>
          <w:lang w:val="nl-BE"/>
        </w:rPr>
        <w:t>ne</w:t>
      </w:r>
      <w:r w:rsidR="001268B3">
        <w:rPr>
          <w:rFonts w:cs="Arial"/>
          <w:sz w:val="20"/>
          <w:szCs w:val="20"/>
          <w:lang w:val="nl-BE"/>
        </w:rPr>
        <w:t>venstaande blad</w:t>
      </w:r>
      <w:r w:rsidR="008F72BA">
        <w:rPr>
          <w:rFonts w:cs="Arial"/>
          <w:sz w:val="20"/>
          <w:szCs w:val="20"/>
          <w:lang w:val="nl-BE"/>
        </w:rPr>
        <w:t>zijde: 1…Tb8 is nu de verlei-ding.</w:t>
      </w:r>
    </w:p>
    <w:p w14:paraId="267A7E3A" w14:textId="77777777" w:rsidR="001268B3" w:rsidRDefault="001268B3" w:rsidP="006F3923">
      <w:pPr>
        <w:jc w:val="both"/>
        <w:rPr>
          <w:rFonts w:cs="Arial"/>
          <w:sz w:val="20"/>
          <w:szCs w:val="20"/>
          <w:lang w:val="nl-BE"/>
        </w:rPr>
      </w:pPr>
    </w:p>
    <w:p w14:paraId="44494034" w14:textId="77777777" w:rsidR="00506C43" w:rsidRDefault="00506C43" w:rsidP="00506C43">
      <w:pPr>
        <w:jc w:val="both"/>
        <w:rPr>
          <w:rFonts w:cs="Arial"/>
          <w:sz w:val="20"/>
          <w:szCs w:val="20"/>
          <w:lang w:val="nl-BE"/>
        </w:rPr>
      </w:pPr>
    </w:p>
    <w:p w14:paraId="4930E029" w14:textId="77777777" w:rsidR="00506C43" w:rsidRDefault="00506C43" w:rsidP="00506C43">
      <w:pPr>
        <w:jc w:val="both"/>
        <w:rPr>
          <w:rFonts w:cs="Arial"/>
          <w:sz w:val="20"/>
          <w:szCs w:val="20"/>
          <w:lang w:val="nl-BE"/>
        </w:rPr>
      </w:pPr>
    </w:p>
    <w:p w14:paraId="7314537E" w14:textId="77777777" w:rsidR="00506C43" w:rsidRDefault="00506C43" w:rsidP="00506C43">
      <w:pPr>
        <w:jc w:val="both"/>
        <w:rPr>
          <w:rFonts w:cs="Arial"/>
          <w:sz w:val="20"/>
          <w:szCs w:val="20"/>
          <w:lang w:val="nl-BE"/>
        </w:rPr>
      </w:pPr>
    </w:p>
    <w:p w14:paraId="6DD3F75D" w14:textId="77777777" w:rsidR="00506C43" w:rsidRDefault="00506C43" w:rsidP="00506C43">
      <w:pPr>
        <w:jc w:val="both"/>
        <w:rPr>
          <w:rFonts w:cs="Arial"/>
          <w:sz w:val="20"/>
          <w:szCs w:val="20"/>
          <w:lang w:val="nl-BE"/>
        </w:rPr>
      </w:pPr>
    </w:p>
    <w:p w14:paraId="77C5AEE1" w14:textId="77777777" w:rsidR="00506C43" w:rsidRPr="00506C43" w:rsidRDefault="00506C43" w:rsidP="00506C43">
      <w:pPr>
        <w:jc w:val="both"/>
        <w:rPr>
          <w:rFonts w:cs="Arial"/>
          <w:sz w:val="20"/>
          <w:szCs w:val="20"/>
          <w:lang w:val="nl-BE"/>
        </w:rPr>
      </w:pPr>
    </w:p>
    <w:p w14:paraId="75D2F6EE" w14:textId="77777777" w:rsidR="00506C43" w:rsidRDefault="00506C43" w:rsidP="00506C43">
      <w:pPr>
        <w:rPr>
          <w:lang w:val="nl-BE"/>
        </w:rPr>
      </w:pPr>
    </w:p>
    <w:p w14:paraId="3957F8C7" w14:textId="77777777" w:rsidR="00BA2BEB" w:rsidRDefault="00BA2BEB" w:rsidP="00203ED1">
      <w:pPr>
        <w:spacing w:line="190" w:lineRule="exact"/>
        <w:jc w:val="center"/>
        <w:rPr>
          <w:rFonts w:cs="Arial"/>
          <w:b/>
          <w:sz w:val="20"/>
          <w:szCs w:val="20"/>
          <w:lang w:val="nl-BE"/>
        </w:rPr>
      </w:pPr>
    </w:p>
    <w:p w14:paraId="7EEFCEEB" w14:textId="77777777" w:rsidR="00BA2BEB" w:rsidRDefault="00BA2BEB" w:rsidP="00203ED1">
      <w:pPr>
        <w:spacing w:line="190" w:lineRule="exact"/>
        <w:jc w:val="center"/>
        <w:rPr>
          <w:rFonts w:cs="Arial"/>
          <w:b/>
          <w:sz w:val="20"/>
          <w:szCs w:val="20"/>
          <w:lang w:val="nl-BE"/>
        </w:rPr>
      </w:pPr>
    </w:p>
    <w:p w14:paraId="50E20B66" w14:textId="77777777" w:rsidR="00BA2BEB" w:rsidRDefault="00BA2BEB" w:rsidP="00203ED1">
      <w:pPr>
        <w:spacing w:line="190" w:lineRule="exact"/>
        <w:jc w:val="center"/>
        <w:rPr>
          <w:rFonts w:cs="Arial"/>
          <w:b/>
          <w:sz w:val="20"/>
          <w:szCs w:val="20"/>
          <w:lang w:val="nl-BE"/>
        </w:rPr>
      </w:pPr>
    </w:p>
    <w:p w14:paraId="0ADC35FA" w14:textId="77777777" w:rsidR="00BA2BEB" w:rsidRDefault="00BA2BEB" w:rsidP="00203ED1">
      <w:pPr>
        <w:spacing w:line="190" w:lineRule="exact"/>
        <w:jc w:val="center"/>
        <w:rPr>
          <w:rFonts w:cs="Arial"/>
          <w:b/>
          <w:sz w:val="20"/>
          <w:szCs w:val="20"/>
          <w:lang w:val="nl-BE"/>
        </w:rPr>
      </w:pPr>
    </w:p>
    <w:p w14:paraId="3D0F7D34" w14:textId="77777777" w:rsidR="00BA2BEB" w:rsidRDefault="00BA2BEB" w:rsidP="00203ED1">
      <w:pPr>
        <w:spacing w:line="190" w:lineRule="exact"/>
        <w:jc w:val="center"/>
        <w:rPr>
          <w:rFonts w:cs="Arial"/>
          <w:b/>
          <w:sz w:val="20"/>
          <w:szCs w:val="20"/>
          <w:lang w:val="nl-BE"/>
        </w:rPr>
      </w:pPr>
    </w:p>
    <w:p w14:paraId="16431560" w14:textId="77777777" w:rsidR="00BA2BEB" w:rsidRDefault="00BA2BEB" w:rsidP="00203ED1">
      <w:pPr>
        <w:spacing w:line="190" w:lineRule="exact"/>
        <w:jc w:val="center"/>
        <w:rPr>
          <w:rFonts w:cs="Arial"/>
          <w:b/>
          <w:sz w:val="20"/>
          <w:szCs w:val="20"/>
          <w:lang w:val="nl-BE"/>
        </w:rPr>
      </w:pPr>
    </w:p>
    <w:p w14:paraId="2697C36B" w14:textId="77777777" w:rsidR="00BA2BEB" w:rsidRDefault="00BA2BEB" w:rsidP="00203ED1">
      <w:pPr>
        <w:spacing w:line="190" w:lineRule="exact"/>
        <w:jc w:val="center"/>
        <w:rPr>
          <w:rFonts w:cs="Arial"/>
          <w:b/>
          <w:sz w:val="20"/>
          <w:szCs w:val="20"/>
          <w:lang w:val="nl-BE"/>
        </w:rPr>
      </w:pPr>
    </w:p>
    <w:p w14:paraId="2730948C" w14:textId="77777777" w:rsidR="00BA2BEB" w:rsidRDefault="00BA2BEB" w:rsidP="00203ED1">
      <w:pPr>
        <w:spacing w:line="190" w:lineRule="exact"/>
        <w:jc w:val="center"/>
        <w:rPr>
          <w:rFonts w:cs="Arial"/>
          <w:b/>
          <w:sz w:val="20"/>
          <w:szCs w:val="20"/>
          <w:lang w:val="nl-BE"/>
        </w:rPr>
      </w:pPr>
    </w:p>
    <w:p w14:paraId="0DBF8CF0" w14:textId="77777777" w:rsidR="00BA2BEB" w:rsidRDefault="00BA2BEB" w:rsidP="00203ED1">
      <w:pPr>
        <w:spacing w:line="190" w:lineRule="exact"/>
        <w:jc w:val="center"/>
        <w:rPr>
          <w:rFonts w:cs="Arial"/>
          <w:b/>
          <w:sz w:val="20"/>
          <w:szCs w:val="20"/>
          <w:lang w:val="nl-BE"/>
        </w:rPr>
      </w:pPr>
    </w:p>
    <w:p w14:paraId="088E9102" w14:textId="77777777" w:rsidR="00BA2BEB" w:rsidRDefault="00BA2BEB" w:rsidP="00203ED1">
      <w:pPr>
        <w:spacing w:line="190" w:lineRule="exact"/>
        <w:jc w:val="center"/>
        <w:rPr>
          <w:rFonts w:cs="Arial"/>
          <w:b/>
          <w:sz w:val="20"/>
          <w:szCs w:val="20"/>
          <w:lang w:val="nl-BE"/>
        </w:rPr>
      </w:pPr>
    </w:p>
    <w:p w14:paraId="605DA795" w14:textId="77777777" w:rsidR="005662AF" w:rsidRDefault="005662AF" w:rsidP="00203ED1">
      <w:pPr>
        <w:spacing w:line="190" w:lineRule="exact"/>
        <w:jc w:val="center"/>
        <w:rPr>
          <w:rFonts w:cs="Arial"/>
          <w:b/>
          <w:sz w:val="20"/>
          <w:szCs w:val="20"/>
          <w:lang w:val="nl-BE"/>
        </w:rPr>
      </w:pPr>
    </w:p>
    <w:p w14:paraId="03F2DF44" w14:textId="77777777" w:rsidR="005662AF" w:rsidRDefault="005662AF" w:rsidP="00203ED1">
      <w:pPr>
        <w:spacing w:line="190" w:lineRule="exact"/>
        <w:jc w:val="center"/>
        <w:rPr>
          <w:rFonts w:cs="Arial"/>
          <w:b/>
          <w:sz w:val="20"/>
          <w:szCs w:val="20"/>
          <w:lang w:val="nl-BE"/>
        </w:rPr>
      </w:pPr>
    </w:p>
    <w:p w14:paraId="176BE8E8" w14:textId="77777777" w:rsidR="005662AF" w:rsidRDefault="005662AF" w:rsidP="00203ED1">
      <w:pPr>
        <w:spacing w:line="190" w:lineRule="exact"/>
        <w:jc w:val="center"/>
        <w:rPr>
          <w:rFonts w:cs="Arial"/>
          <w:b/>
          <w:sz w:val="20"/>
          <w:szCs w:val="20"/>
          <w:lang w:val="nl-BE"/>
        </w:rPr>
      </w:pPr>
    </w:p>
    <w:p w14:paraId="21D2BE69" w14:textId="77777777" w:rsidR="005662AF" w:rsidRDefault="005662AF" w:rsidP="00203ED1">
      <w:pPr>
        <w:spacing w:line="190" w:lineRule="exact"/>
        <w:jc w:val="center"/>
        <w:rPr>
          <w:rFonts w:cs="Arial"/>
          <w:b/>
          <w:sz w:val="20"/>
          <w:szCs w:val="20"/>
          <w:lang w:val="nl-BE"/>
        </w:rPr>
      </w:pPr>
    </w:p>
    <w:p w14:paraId="2CDF897A" w14:textId="77777777" w:rsidR="005662AF" w:rsidRDefault="005662AF" w:rsidP="00203ED1">
      <w:pPr>
        <w:spacing w:line="190" w:lineRule="exact"/>
        <w:jc w:val="center"/>
        <w:rPr>
          <w:rFonts w:cs="Arial"/>
          <w:b/>
          <w:sz w:val="20"/>
          <w:szCs w:val="20"/>
          <w:lang w:val="nl-BE"/>
        </w:rPr>
      </w:pPr>
    </w:p>
    <w:p w14:paraId="16A9E42A" w14:textId="77777777" w:rsidR="005662AF" w:rsidRDefault="005662AF" w:rsidP="00203ED1">
      <w:pPr>
        <w:spacing w:line="190" w:lineRule="exact"/>
        <w:jc w:val="center"/>
        <w:rPr>
          <w:rFonts w:cs="Arial"/>
          <w:b/>
          <w:sz w:val="20"/>
          <w:szCs w:val="20"/>
          <w:lang w:val="nl-BE"/>
        </w:rPr>
      </w:pPr>
    </w:p>
    <w:p w14:paraId="0EA2E6BE" w14:textId="77777777" w:rsidR="005662AF" w:rsidRDefault="005662AF" w:rsidP="00203ED1">
      <w:pPr>
        <w:spacing w:line="190" w:lineRule="exact"/>
        <w:jc w:val="center"/>
        <w:rPr>
          <w:rFonts w:cs="Arial"/>
          <w:b/>
          <w:sz w:val="20"/>
          <w:szCs w:val="20"/>
          <w:lang w:val="nl-BE"/>
        </w:rPr>
      </w:pPr>
    </w:p>
    <w:p w14:paraId="1A7AC571" w14:textId="77777777" w:rsidR="005662AF" w:rsidRDefault="005662AF" w:rsidP="00203ED1">
      <w:pPr>
        <w:spacing w:line="190" w:lineRule="exact"/>
        <w:jc w:val="center"/>
        <w:rPr>
          <w:rFonts w:cs="Arial"/>
          <w:b/>
          <w:sz w:val="20"/>
          <w:szCs w:val="20"/>
          <w:lang w:val="nl-BE"/>
        </w:rPr>
      </w:pPr>
    </w:p>
    <w:p w14:paraId="72F53F4A" w14:textId="77777777" w:rsidR="005662AF" w:rsidRDefault="005662AF" w:rsidP="00203ED1">
      <w:pPr>
        <w:spacing w:line="190" w:lineRule="exact"/>
        <w:jc w:val="center"/>
        <w:rPr>
          <w:rFonts w:cs="Arial"/>
          <w:b/>
          <w:sz w:val="20"/>
          <w:szCs w:val="20"/>
          <w:lang w:val="nl-BE"/>
        </w:rPr>
      </w:pPr>
    </w:p>
    <w:p w14:paraId="4589DF69" w14:textId="77777777" w:rsidR="005662AF" w:rsidRDefault="005662AF" w:rsidP="00203ED1">
      <w:pPr>
        <w:spacing w:line="190" w:lineRule="exact"/>
        <w:jc w:val="center"/>
        <w:rPr>
          <w:rFonts w:cs="Arial"/>
          <w:b/>
          <w:sz w:val="20"/>
          <w:szCs w:val="20"/>
          <w:lang w:val="nl-BE"/>
        </w:rPr>
      </w:pPr>
    </w:p>
    <w:p w14:paraId="554C9DC7" w14:textId="77777777" w:rsidR="005662AF" w:rsidRDefault="005662AF" w:rsidP="00203ED1">
      <w:pPr>
        <w:spacing w:line="190" w:lineRule="exact"/>
        <w:jc w:val="center"/>
        <w:rPr>
          <w:rFonts w:cs="Arial"/>
          <w:b/>
          <w:sz w:val="20"/>
          <w:szCs w:val="20"/>
          <w:lang w:val="nl-BE"/>
        </w:rPr>
      </w:pPr>
    </w:p>
    <w:p w14:paraId="774DC4F0" w14:textId="77777777" w:rsidR="005662AF" w:rsidRDefault="005662AF" w:rsidP="00203ED1">
      <w:pPr>
        <w:spacing w:line="190" w:lineRule="exact"/>
        <w:jc w:val="center"/>
        <w:rPr>
          <w:rFonts w:cs="Arial"/>
          <w:b/>
          <w:sz w:val="20"/>
          <w:szCs w:val="20"/>
          <w:lang w:val="nl-BE"/>
        </w:rPr>
      </w:pPr>
    </w:p>
    <w:p w14:paraId="7D892FBB" w14:textId="77777777" w:rsidR="005662AF" w:rsidRDefault="005662AF" w:rsidP="00203ED1">
      <w:pPr>
        <w:spacing w:line="190" w:lineRule="exact"/>
        <w:jc w:val="center"/>
        <w:rPr>
          <w:rFonts w:cs="Arial"/>
          <w:b/>
          <w:sz w:val="20"/>
          <w:szCs w:val="20"/>
          <w:lang w:val="nl-BE"/>
        </w:rPr>
      </w:pPr>
    </w:p>
    <w:p w14:paraId="12F92594" w14:textId="77777777" w:rsidR="005662AF" w:rsidRDefault="005662AF" w:rsidP="00203ED1">
      <w:pPr>
        <w:spacing w:line="190" w:lineRule="exact"/>
        <w:jc w:val="center"/>
        <w:rPr>
          <w:rFonts w:cs="Arial"/>
          <w:b/>
          <w:sz w:val="20"/>
          <w:szCs w:val="20"/>
          <w:lang w:val="nl-BE"/>
        </w:rPr>
      </w:pPr>
    </w:p>
    <w:p w14:paraId="7B234FFD" w14:textId="77777777" w:rsidR="005662AF" w:rsidRDefault="005662AF" w:rsidP="00203ED1">
      <w:pPr>
        <w:spacing w:line="190" w:lineRule="exact"/>
        <w:jc w:val="center"/>
        <w:rPr>
          <w:rFonts w:cs="Arial"/>
          <w:b/>
          <w:sz w:val="20"/>
          <w:szCs w:val="20"/>
          <w:lang w:val="nl-BE"/>
        </w:rPr>
      </w:pPr>
    </w:p>
    <w:p w14:paraId="14C0AA14" w14:textId="77777777" w:rsidR="005662AF" w:rsidRDefault="005662AF" w:rsidP="00203ED1">
      <w:pPr>
        <w:spacing w:line="190" w:lineRule="exact"/>
        <w:jc w:val="center"/>
        <w:rPr>
          <w:rFonts w:cs="Arial"/>
          <w:b/>
          <w:sz w:val="20"/>
          <w:szCs w:val="20"/>
          <w:lang w:val="nl-BE"/>
        </w:rPr>
      </w:pPr>
    </w:p>
    <w:p w14:paraId="3E497CD6" w14:textId="77777777" w:rsidR="005662AF" w:rsidRDefault="005662AF" w:rsidP="00203ED1">
      <w:pPr>
        <w:spacing w:line="190" w:lineRule="exact"/>
        <w:jc w:val="center"/>
        <w:rPr>
          <w:rFonts w:cs="Arial"/>
          <w:b/>
          <w:sz w:val="20"/>
          <w:szCs w:val="20"/>
          <w:lang w:val="nl-BE"/>
        </w:rPr>
      </w:pPr>
    </w:p>
    <w:p w14:paraId="2446E0BB" w14:textId="77777777" w:rsidR="005662AF" w:rsidRDefault="005662AF" w:rsidP="00203ED1">
      <w:pPr>
        <w:spacing w:line="190" w:lineRule="exact"/>
        <w:jc w:val="center"/>
        <w:rPr>
          <w:rFonts w:cs="Arial"/>
          <w:b/>
          <w:sz w:val="20"/>
          <w:szCs w:val="20"/>
          <w:lang w:val="nl-BE"/>
        </w:rPr>
      </w:pPr>
    </w:p>
    <w:p w14:paraId="4E28283F" w14:textId="77777777" w:rsidR="005662AF" w:rsidRDefault="005662AF" w:rsidP="00203ED1">
      <w:pPr>
        <w:spacing w:line="190" w:lineRule="exact"/>
        <w:jc w:val="center"/>
        <w:rPr>
          <w:rFonts w:cs="Arial"/>
          <w:b/>
          <w:sz w:val="20"/>
          <w:szCs w:val="20"/>
          <w:lang w:val="nl-BE"/>
        </w:rPr>
      </w:pPr>
    </w:p>
    <w:p w14:paraId="759CC935" w14:textId="77777777" w:rsidR="005662AF" w:rsidRDefault="005662AF" w:rsidP="00203ED1">
      <w:pPr>
        <w:spacing w:line="190" w:lineRule="exact"/>
        <w:jc w:val="center"/>
        <w:rPr>
          <w:rFonts w:cs="Arial"/>
          <w:b/>
          <w:sz w:val="20"/>
          <w:szCs w:val="20"/>
          <w:lang w:val="nl-BE"/>
        </w:rPr>
      </w:pPr>
    </w:p>
    <w:p w14:paraId="1ADFEBAB" w14:textId="77777777" w:rsidR="005662AF" w:rsidRDefault="005662AF" w:rsidP="00203ED1">
      <w:pPr>
        <w:spacing w:line="190" w:lineRule="exact"/>
        <w:jc w:val="center"/>
        <w:rPr>
          <w:rFonts w:cs="Arial"/>
          <w:b/>
          <w:sz w:val="20"/>
          <w:szCs w:val="20"/>
          <w:lang w:val="nl-BE"/>
        </w:rPr>
      </w:pPr>
    </w:p>
    <w:p w14:paraId="1B60CAE0" w14:textId="77777777" w:rsidR="005662AF" w:rsidRDefault="005662AF" w:rsidP="00203ED1">
      <w:pPr>
        <w:spacing w:line="190" w:lineRule="exact"/>
        <w:jc w:val="center"/>
        <w:rPr>
          <w:rFonts w:cs="Arial"/>
          <w:b/>
          <w:sz w:val="20"/>
          <w:szCs w:val="20"/>
          <w:lang w:val="nl-BE"/>
        </w:rPr>
      </w:pPr>
    </w:p>
    <w:p w14:paraId="6B53BF5A" w14:textId="77777777" w:rsidR="005662AF" w:rsidRDefault="005662AF" w:rsidP="00203ED1">
      <w:pPr>
        <w:spacing w:line="190" w:lineRule="exact"/>
        <w:jc w:val="center"/>
        <w:rPr>
          <w:rFonts w:cs="Arial"/>
          <w:b/>
          <w:sz w:val="20"/>
          <w:szCs w:val="20"/>
          <w:lang w:val="nl-BE"/>
        </w:rPr>
      </w:pPr>
    </w:p>
    <w:p w14:paraId="06E0C095" w14:textId="77777777" w:rsidR="005662AF" w:rsidRDefault="005662AF" w:rsidP="00203ED1">
      <w:pPr>
        <w:spacing w:line="190" w:lineRule="exact"/>
        <w:jc w:val="center"/>
        <w:rPr>
          <w:rFonts w:cs="Arial"/>
          <w:b/>
          <w:sz w:val="20"/>
          <w:szCs w:val="20"/>
          <w:lang w:val="nl-BE"/>
        </w:rPr>
      </w:pPr>
    </w:p>
    <w:p w14:paraId="7748C25B" w14:textId="77777777" w:rsidR="005662AF" w:rsidRDefault="005662AF" w:rsidP="00203ED1">
      <w:pPr>
        <w:spacing w:line="190" w:lineRule="exact"/>
        <w:jc w:val="center"/>
        <w:rPr>
          <w:rFonts w:cs="Arial"/>
          <w:b/>
          <w:sz w:val="20"/>
          <w:szCs w:val="20"/>
          <w:lang w:val="nl-BE"/>
        </w:rPr>
      </w:pPr>
    </w:p>
    <w:p w14:paraId="3D552009" w14:textId="77777777" w:rsidR="005662AF" w:rsidRDefault="005662AF" w:rsidP="00203ED1">
      <w:pPr>
        <w:spacing w:line="190" w:lineRule="exact"/>
        <w:jc w:val="center"/>
        <w:rPr>
          <w:rFonts w:cs="Arial"/>
          <w:b/>
          <w:sz w:val="20"/>
          <w:szCs w:val="20"/>
          <w:lang w:val="nl-BE"/>
        </w:rPr>
      </w:pPr>
    </w:p>
    <w:p w14:paraId="05BAC03B" w14:textId="77777777" w:rsidR="005662AF" w:rsidRDefault="005662AF" w:rsidP="00203ED1">
      <w:pPr>
        <w:spacing w:line="190" w:lineRule="exact"/>
        <w:jc w:val="center"/>
        <w:rPr>
          <w:rFonts w:cs="Arial"/>
          <w:b/>
          <w:sz w:val="20"/>
          <w:szCs w:val="20"/>
          <w:lang w:val="nl-BE"/>
        </w:rPr>
      </w:pPr>
    </w:p>
    <w:p w14:paraId="686D4B6F" w14:textId="77777777" w:rsidR="005662AF" w:rsidRDefault="005662AF" w:rsidP="00203ED1">
      <w:pPr>
        <w:spacing w:line="190" w:lineRule="exact"/>
        <w:jc w:val="center"/>
        <w:rPr>
          <w:rFonts w:cs="Arial"/>
          <w:b/>
          <w:sz w:val="20"/>
          <w:szCs w:val="20"/>
          <w:lang w:val="nl-BE"/>
        </w:rPr>
      </w:pPr>
    </w:p>
    <w:p w14:paraId="43F3BD69" w14:textId="77777777" w:rsidR="005662AF" w:rsidRDefault="005662AF" w:rsidP="00203ED1">
      <w:pPr>
        <w:spacing w:line="190" w:lineRule="exact"/>
        <w:jc w:val="center"/>
        <w:rPr>
          <w:rFonts w:cs="Arial"/>
          <w:b/>
          <w:sz w:val="20"/>
          <w:szCs w:val="20"/>
          <w:lang w:val="nl-BE"/>
        </w:rPr>
      </w:pPr>
    </w:p>
    <w:p w14:paraId="78B6480C" w14:textId="77777777" w:rsidR="005662AF" w:rsidRDefault="005662AF" w:rsidP="00203ED1">
      <w:pPr>
        <w:spacing w:line="190" w:lineRule="exact"/>
        <w:jc w:val="center"/>
        <w:rPr>
          <w:rFonts w:cs="Arial"/>
          <w:b/>
          <w:sz w:val="20"/>
          <w:szCs w:val="20"/>
          <w:lang w:val="nl-BE"/>
        </w:rPr>
      </w:pPr>
    </w:p>
    <w:p w14:paraId="03F6EB93" w14:textId="77777777" w:rsidR="005662AF" w:rsidRDefault="005662AF" w:rsidP="00203ED1">
      <w:pPr>
        <w:spacing w:line="190" w:lineRule="exact"/>
        <w:jc w:val="center"/>
        <w:rPr>
          <w:rFonts w:cs="Arial"/>
          <w:b/>
          <w:sz w:val="20"/>
          <w:szCs w:val="20"/>
          <w:lang w:val="nl-BE"/>
        </w:rPr>
      </w:pPr>
    </w:p>
    <w:p w14:paraId="32B81994" w14:textId="77777777" w:rsidR="005662AF" w:rsidRDefault="005662AF" w:rsidP="00203ED1">
      <w:pPr>
        <w:spacing w:line="190" w:lineRule="exact"/>
        <w:jc w:val="center"/>
        <w:rPr>
          <w:rFonts w:cs="Arial"/>
          <w:b/>
          <w:sz w:val="20"/>
          <w:szCs w:val="20"/>
          <w:lang w:val="nl-BE"/>
        </w:rPr>
      </w:pPr>
    </w:p>
    <w:p w14:paraId="5BBA1EED" w14:textId="77777777" w:rsidR="005662AF" w:rsidRDefault="005662AF" w:rsidP="00203ED1">
      <w:pPr>
        <w:spacing w:line="190" w:lineRule="exact"/>
        <w:jc w:val="center"/>
        <w:rPr>
          <w:rFonts w:cs="Arial"/>
          <w:b/>
          <w:sz w:val="20"/>
          <w:szCs w:val="20"/>
          <w:lang w:val="nl-BE"/>
        </w:rPr>
      </w:pPr>
    </w:p>
    <w:p w14:paraId="0E4153FA" w14:textId="77777777" w:rsidR="005662AF" w:rsidRDefault="005662AF" w:rsidP="00203ED1">
      <w:pPr>
        <w:spacing w:line="190" w:lineRule="exact"/>
        <w:jc w:val="center"/>
        <w:rPr>
          <w:rFonts w:cs="Arial"/>
          <w:b/>
          <w:sz w:val="20"/>
          <w:szCs w:val="20"/>
          <w:lang w:val="nl-BE"/>
        </w:rPr>
      </w:pPr>
    </w:p>
    <w:p w14:paraId="7B3F442E" w14:textId="77777777" w:rsidR="005662AF" w:rsidRDefault="005662AF" w:rsidP="00203ED1">
      <w:pPr>
        <w:spacing w:line="190" w:lineRule="exact"/>
        <w:jc w:val="center"/>
        <w:rPr>
          <w:rFonts w:cs="Arial"/>
          <w:b/>
          <w:sz w:val="20"/>
          <w:szCs w:val="20"/>
          <w:lang w:val="nl-BE"/>
        </w:rPr>
      </w:pPr>
    </w:p>
    <w:p w14:paraId="452798EA" w14:textId="77777777" w:rsidR="005662AF" w:rsidRDefault="005662AF" w:rsidP="00203ED1">
      <w:pPr>
        <w:spacing w:line="190" w:lineRule="exact"/>
        <w:jc w:val="center"/>
        <w:rPr>
          <w:rFonts w:cs="Arial"/>
          <w:b/>
          <w:sz w:val="20"/>
          <w:szCs w:val="20"/>
          <w:lang w:val="nl-BE"/>
        </w:rPr>
      </w:pPr>
    </w:p>
    <w:p w14:paraId="1B221AC2" w14:textId="77777777" w:rsidR="005662AF" w:rsidRDefault="005662AF" w:rsidP="00203ED1">
      <w:pPr>
        <w:spacing w:line="190" w:lineRule="exact"/>
        <w:jc w:val="center"/>
        <w:rPr>
          <w:rFonts w:cs="Arial"/>
          <w:b/>
          <w:sz w:val="20"/>
          <w:szCs w:val="20"/>
          <w:lang w:val="nl-BE"/>
        </w:rPr>
      </w:pPr>
    </w:p>
    <w:p w14:paraId="06693E7A" w14:textId="77777777" w:rsidR="005662AF" w:rsidRDefault="005662AF" w:rsidP="00203ED1">
      <w:pPr>
        <w:spacing w:line="190" w:lineRule="exact"/>
        <w:jc w:val="center"/>
        <w:rPr>
          <w:rFonts w:cs="Arial"/>
          <w:b/>
          <w:sz w:val="20"/>
          <w:szCs w:val="20"/>
          <w:lang w:val="nl-BE"/>
        </w:rPr>
      </w:pPr>
    </w:p>
    <w:p w14:paraId="0E8E7211" w14:textId="77777777" w:rsidR="005662AF" w:rsidRDefault="005662AF" w:rsidP="00203ED1">
      <w:pPr>
        <w:spacing w:line="190" w:lineRule="exact"/>
        <w:jc w:val="center"/>
        <w:rPr>
          <w:rFonts w:cs="Arial"/>
          <w:b/>
          <w:sz w:val="20"/>
          <w:szCs w:val="20"/>
          <w:lang w:val="nl-BE"/>
        </w:rPr>
      </w:pPr>
    </w:p>
    <w:p w14:paraId="09BA9BF1" w14:textId="77777777" w:rsidR="005662AF" w:rsidRDefault="005662AF" w:rsidP="00203ED1">
      <w:pPr>
        <w:spacing w:line="190" w:lineRule="exact"/>
        <w:jc w:val="center"/>
        <w:rPr>
          <w:rFonts w:cs="Arial"/>
          <w:b/>
          <w:sz w:val="20"/>
          <w:szCs w:val="20"/>
          <w:lang w:val="nl-BE"/>
        </w:rPr>
      </w:pPr>
    </w:p>
    <w:p w14:paraId="56FD3501" w14:textId="77777777" w:rsidR="005662AF" w:rsidRDefault="005662AF" w:rsidP="00203ED1">
      <w:pPr>
        <w:spacing w:line="190" w:lineRule="exact"/>
        <w:jc w:val="center"/>
        <w:rPr>
          <w:rFonts w:cs="Arial"/>
          <w:b/>
          <w:sz w:val="20"/>
          <w:szCs w:val="20"/>
          <w:lang w:val="nl-BE"/>
        </w:rPr>
      </w:pPr>
    </w:p>
    <w:p w14:paraId="4AE75A01" w14:textId="77777777" w:rsidR="005662AF" w:rsidRDefault="005662AF" w:rsidP="00203ED1">
      <w:pPr>
        <w:spacing w:line="190" w:lineRule="exact"/>
        <w:jc w:val="center"/>
        <w:rPr>
          <w:rFonts w:cs="Arial"/>
          <w:b/>
          <w:sz w:val="20"/>
          <w:szCs w:val="20"/>
          <w:lang w:val="nl-BE"/>
        </w:rPr>
      </w:pPr>
    </w:p>
    <w:p w14:paraId="2874AEC2" w14:textId="77777777" w:rsidR="005662AF" w:rsidRDefault="005662AF" w:rsidP="00203ED1">
      <w:pPr>
        <w:spacing w:line="190" w:lineRule="exact"/>
        <w:jc w:val="center"/>
        <w:rPr>
          <w:rFonts w:cs="Arial"/>
          <w:b/>
          <w:sz w:val="20"/>
          <w:szCs w:val="20"/>
          <w:lang w:val="nl-BE"/>
        </w:rPr>
      </w:pPr>
    </w:p>
    <w:p w14:paraId="1F610C84" w14:textId="77777777" w:rsidR="005662AF" w:rsidRDefault="005662AF" w:rsidP="00203ED1">
      <w:pPr>
        <w:spacing w:line="190" w:lineRule="exact"/>
        <w:jc w:val="center"/>
        <w:rPr>
          <w:rFonts w:cs="Arial"/>
          <w:b/>
          <w:sz w:val="20"/>
          <w:szCs w:val="20"/>
          <w:lang w:val="nl-BE"/>
        </w:rPr>
      </w:pPr>
    </w:p>
    <w:p w14:paraId="6929D4BB" w14:textId="77777777" w:rsidR="005662AF" w:rsidRDefault="005662AF" w:rsidP="00203ED1">
      <w:pPr>
        <w:spacing w:line="190" w:lineRule="exact"/>
        <w:jc w:val="center"/>
        <w:rPr>
          <w:rFonts w:cs="Arial"/>
          <w:b/>
          <w:sz w:val="20"/>
          <w:szCs w:val="20"/>
          <w:lang w:val="nl-BE"/>
        </w:rPr>
      </w:pPr>
    </w:p>
    <w:p w14:paraId="04D2ED4B" w14:textId="77777777" w:rsidR="005662AF" w:rsidRDefault="005662AF" w:rsidP="00203ED1">
      <w:pPr>
        <w:spacing w:line="190" w:lineRule="exact"/>
        <w:jc w:val="center"/>
        <w:rPr>
          <w:rFonts w:cs="Arial"/>
          <w:b/>
          <w:sz w:val="20"/>
          <w:szCs w:val="20"/>
          <w:lang w:val="nl-BE"/>
        </w:rPr>
      </w:pPr>
    </w:p>
    <w:p w14:paraId="2AE6042E" w14:textId="77777777" w:rsidR="005662AF" w:rsidRDefault="005662AF" w:rsidP="00203ED1">
      <w:pPr>
        <w:spacing w:line="190" w:lineRule="exact"/>
        <w:jc w:val="center"/>
        <w:rPr>
          <w:rFonts w:cs="Arial"/>
          <w:b/>
          <w:sz w:val="20"/>
          <w:szCs w:val="20"/>
          <w:lang w:val="nl-BE"/>
        </w:rPr>
      </w:pPr>
    </w:p>
    <w:p w14:paraId="553B1973" w14:textId="77777777" w:rsidR="00B1385B" w:rsidRDefault="00B1385B" w:rsidP="00B1385B">
      <w:pPr>
        <w:spacing w:line="190" w:lineRule="exact"/>
        <w:rPr>
          <w:rFonts w:cs="Arial"/>
          <w:b/>
          <w:sz w:val="20"/>
          <w:szCs w:val="20"/>
          <w:lang w:val="nl-BE"/>
        </w:rPr>
      </w:pPr>
    </w:p>
    <w:p w14:paraId="574C2838" w14:textId="77777777" w:rsidR="006F3923" w:rsidRDefault="00AA5A1D" w:rsidP="008B0D95">
      <w:pPr>
        <w:spacing w:line="190" w:lineRule="exact"/>
        <w:jc w:val="center"/>
        <w:rPr>
          <w:rFonts w:cs="Arial"/>
          <w:b/>
          <w:sz w:val="20"/>
          <w:szCs w:val="20"/>
          <w:lang w:val="nl-BE"/>
        </w:rPr>
      </w:pPr>
      <w:r>
        <w:rPr>
          <w:rFonts w:cs="Arial"/>
          <w:b/>
          <w:sz w:val="20"/>
          <w:szCs w:val="20"/>
          <w:lang w:val="nl-BE"/>
        </w:rPr>
        <w:lastRenderedPageBreak/>
        <w:t xml:space="preserve">- </w:t>
      </w:r>
      <w:r w:rsidR="004D612F">
        <w:rPr>
          <w:rFonts w:cs="Arial"/>
          <w:b/>
          <w:sz w:val="20"/>
          <w:szCs w:val="20"/>
          <w:lang w:val="nl-BE"/>
        </w:rPr>
        <w:t>27</w:t>
      </w:r>
      <w:r w:rsidR="00CE1E84">
        <w:rPr>
          <w:rFonts w:cs="Arial"/>
          <w:b/>
          <w:sz w:val="20"/>
          <w:szCs w:val="20"/>
          <w:lang w:val="nl-BE"/>
        </w:rPr>
        <w:t>1</w:t>
      </w:r>
      <w:r w:rsidR="006F3923">
        <w:rPr>
          <w:rFonts w:cs="Arial"/>
          <w:b/>
          <w:sz w:val="20"/>
          <w:szCs w:val="20"/>
          <w:lang w:val="nl-BE"/>
        </w:rPr>
        <w:t xml:space="preserve"> -</w:t>
      </w:r>
    </w:p>
    <w:p w14:paraId="1FAFC536" w14:textId="77777777" w:rsidR="006F3923" w:rsidRDefault="006F3923" w:rsidP="006F3923">
      <w:pPr>
        <w:spacing w:line="190" w:lineRule="exact"/>
        <w:jc w:val="center"/>
        <w:rPr>
          <w:rFonts w:cs="Arial"/>
          <w:sz w:val="20"/>
          <w:szCs w:val="20"/>
          <w:lang w:val="nl-BE"/>
        </w:rPr>
      </w:pPr>
    </w:p>
    <w:p w14:paraId="352D6C6E" w14:textId="77777777" w:rsidR="006F3923" w:rsidRDefault="006F3923" w:rsidP="006F3923">
      <w:pPr>
        <w:spacing w:line="190" w:lineRule="exact"/>
        <w:jc w:val="center"/>
        <w:rPr>
          <w:rFonts w:cs="Arial"/>
          <w:sz w:val="20"/>
          <w:szCs w:val="20"/>
          <w:lang w:val="nl-BE"/>
        </w:rPr>
      </w:pPr>
      <w:r>
        <w:rPr>
          <w:rFonts w:cs="Arial"/>
          <w:i/>
          <w:sz w:val="20"/>
          <w:szCs w:val="20"/>
          <w:lang w:val="nl-BE"/>
        </w:rPr>
        <w:t>Schakend Nederland,</w:t>
      </w:r>
      <w:r>
        <w:rPr>
          <w:rFonts w:cs="Arial"/>
          <w:sz w:val="20"/>
          <w:szCs w:val="20"/>
          <w:lang w:val="nl-BE"/>
        </w:rPr>
        <w:t xml:space="preserve"> 1969</w:t>
      </w:r>
    </w:p>
    <w:p w14:paraId="2AA57A33" w14:textId="77777777" w:rsidR="006F3923" w:rsidRDefault="006F3923" w:rsidP="006F3923">
      <w:pPr>
        <w:spacing w:line="190" w:lineRule="exact"/>
        <w:jc w:val="center"/>
        <w:rPr>
          <w:rFonts w:cs="Arial"/>
          <w:sz w:val="20"/>
          <w:szCs w:val="20"/>
          <w:lang w:val="nl-BE"/>
        </w:rPr>
      </w:pPr>
      <w:r>
        <w:rPr>
          <w:rFonts w:cs="Arial"/>
          <w:sz w:val="20"/>
          <w:szCs w:val="20"/>
          <w:lang w:val="nl-BE"/>
        </w:rPr>
        <w:t>2de Eervolle Vermelding</w:t>
      </w:r>
    </w:p>
    <w:p w14:paraId="294DBFE2" w14:textId="77777777" w:rsidR="006F3923" w:rsidRPr="00347192" w:rsidRDefault="006F3923" w:rsidP="006F3923">
      <w:pPr>
        <w:spacing w:line="190" w:lineRule="exact"/>
        <w:jc w:val="center"/>
        <w:rPr>
          <w:rFonts w:cs="Arial"/>
          <w:b/>
          <w:sz w:val="20"/>
          <w:szCs w:val="20"/>
          <w:lang w:val="nl-BE"/>
        </w:rPr>
      </w:pPr>
    </w:p>
    <w:p w14:paraId="26C71446" w14:textId="77777777" w:rsidR="006F3923" w:rsidRDefault="00990285" w:rsidP="006F3923">
      <w:pPr>
        <w:pStyle w:val="02bSource"/>
        <w:widowControl/>
        <w:tabs>
          <w:tab w:val="left" w:pos="114"/>
        </w:tabs>
        <w:rPr>
          <w:noProof/>
          <w:lang w:val="nl-BE"/>
        </w:rPr>
      </w:pPr>
      <w:r>
        <w:object w:dxaOrig="1440" w:dyaOrig="1440" w14:anchorId="6936C867">
          <v:shape id="_x0000_s1354" type="#_x0000_t75" style="position:absolute;left:0;text-align:left;margin-left:0;margin-top:.3pt;width:151.5pt;height:152.25pt;z-index:251675648;mso-position-horizontal:center">
            <v:imagedata r:id="rId539" o:title=""/>
            <w10:wrap type="square"/>
          </v:shape>
          <o:OLEObject Type="Embed" ProgID="CorelDRAW.Graphic.12" ShapeID="_x0000_s1354" DrawAspect="Content" ObjectID="_1587467738" r:id="rId540"/>
        </w:object>
      </w:r>
    </w:p>
    <w:p w14:paraId="3E618CBC"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0045.02 c6h8</w:t>
      </w:r>
    </w:p>
    <w:p w14:paraId="3F60D0D4" w14:textId="77777777" w:rsidR="006F3923" w:rsidRDefault="006F3923" w:rsidP="006F3923">
      <w:pPr>
        <w:rPr>
          <w:rFonts w:cs="Arial"/>
          <w:noProof/>
          <w:color w:val="000000"/>
          <w:sz w:val="20"/>
          <w:szCs w:val="20"/>
          <w:lang w:val="nl-BE"/>
        </w:rPr>
      </w:pPr>
    </w:p>
    <w:p w14:paraId="00382844" w14:textId="77777777" w:rsidR="006F3923" w:rsidRDefault="006F3923" w:rsidP="006F3923">
      <w:pPr>
        <w:rPr>
          <w:rFonts w:cs="Arial"/>
          <w:b/>
          <w:sz w:val="20"/>
          <w:szCs w:val="20"/>
          <w:lang w:val="nl-BE"/>
        </w:rPr>
      </w:pPr>
      <w:r>
        <w:rPr>
          <w:rFonts w:cs="Arial"/>
          <w:b/>
          <w:sz w:val="20"/>
          <w:szCs w:val="20"/>
          <w:lang w:val="nl-BE"/>
        </w:rPr>
        <w:tab/>
        <w:t>1.Ph6</w:t>
      </w:r>
    </w:p>
    <w:p w14:paraId="056D649D" w14:textId="77777777" w:rsidR="00347192" w:rsidRDefault="006F3923" w:rsidP="006F3923">
      <w:pPr>
        <w:pStyle w:val="03aText"/>
        <w:widowControl/>
        <w:rPr>
          <w:noProof/>
          <w:lang w:val="nl-BE"/>
        </w:rPr>
      </w:pPr>
      <w:r>
        <w:rPr>
          <w:noProof/>
          <w:lang w:val="nl-BE"/>
        </w:rPr>
        <w:t>Want na</w:t>
      </w:r>
      <w:r w:rsidR="00347192">
        <w:rPr>
          <w:noProof/>
          <w:lang w:val="nl-BE"/>
        </w:rPr>
        <w:t>:</w:t>
      </w:r>
    </w:p>
    <w:p w14:paraId="50B99F72" w14:textId="77777777" w:rsidR="00347192" w:rsidRDefault="00347192" w:rsidP="006F3923">
      <w:pPr>
        <w:pStyle w:val="03aText"/>
        <w:widowControl/>
        <w:rPr>
          <w:noProof/>
          <w:lang w:val="nl-BE"/>
        </w:rPr>
      </w:pPr>
      <w:r>
        <w:rPr>
          <w:i/>
          <w:noProof/>
          <w:lang w:val="nl-BE"/>
        </w:rPr>
        <w:t>a)</w:t>
      </w:r>
      <w:r w:rsidR="006F3923">
        <w:rPr>
          <w:noProof/>
          <w:lang w:val="nl-BE"/>
        </w:rPr>
        <w:t xml:space="preserve"> 1.Pf6? Lf3+ 2.Kxc7 Kg7, ontsnapt de zwarte koning. En</w:t>
      </w:r>
      <w:r>
        <w:rPr>
          <w:noProof/>
          <w:lang w:val="nl-BE"/>
        </w:rPr>
        <w:t>:</w:t>
      </w:r>
    </w:p>
    <w:p w14:paraId="7C26BA67" w14:textId="77777777" w:rsidR="006F3923" w:rsidRDefault="00347192" w:rsidP="006F3923">
      <w:pPr>
        <w:pStyle w:val="03aText"/>
        <w:widowControl/>
        <w:rPr>
          <w:noProof/>
          <w:lang w:val="nl-BE"/>
        </w:rPr>
      </w:pPr>
      <w:r>
        <w:rPr>
          <w:i/>
          <w:noProof/>
          <w:lang w:val="nl-BE"/>
        </w:rPr>
        <w:t xml:space="preserve">b)  </w:t>
      </w:r>
      <w:r w:rsidR="006F3923">
        <w:rPr>
          <w:noProof/>
          <w:lang w:val="nl-BE"/>
        </w:rPr>
        <w:t xml:space="preserve"> 1.Lxa3? Kxg8 is remise. . </w:t>
      </w:r>
    </w:p>
    <w:p w14:paraId="74CA013E"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Le8+</w:t>
      </w:r>
    </w:p>
    <w:p w14:paraId="049EA33C" w14:textId="77777777" w:rsidR="006F3923" w:rsidRDefault="00347F82" w:rsidP="00586E21">
      <w:pPr>
        <w:numPr>
          <w:ilvl w:val="0"/>
          <w:numId w:val="140"/>
        </w:numPr>
        <w:jc w:val="both"/>
        <w:rPr>
          <w:rFonts w:cs="Arial"/>
          <w:b/>
          <w:sz w:val="20"/>
          <w:szCs w:val="20"/>
          <w:lang w:val="nl-BE"/>
        </w:rPr>
      </w:pPr>
      <w:r>
        <w:rPr>
          <w:rFonts w:cs="Arial"/>
          <w:sz w:val="20"/>
          <w:szCs w:val="20"/>
          <w:lang w:val="nl-BE"/>
        </w:rPr>
        <w:t>1…Kg7</w:t>
      </w:r>
      <w:r w:rsidR="00E8286D">
        <w:rPr>
          <w:rFonts w:cs="Arial"/>
          <w:sz w:val="20"/>
          <w:szCs w:val="20"/>
          <w:lang w:val="nl-BE"/>
        </w:rPr>
        <w:t>?</w:t>
      </w:r>
      <w:r>
        <w:rPr>
          <w:rFonts w:cs="Arial"/>
          <w:sz w:val="20"/>
          <w:szCs w:val="20"/>
          <w:lang w:val="nl-BE"/>
        </w:rPr>
        <w:t xml:space="preserve"> 2.Pf5+ Kg6</w:t>
      </w:r>
      <w:r w:rsidR="006F3923">
        <w:rPr>
          <w:rFonts w:cs="Arial"/>
          <w:i/>
          <w:sz w:val="20"/>
          <w:szCs w:val="20"/>
          <w:lang w:val="nl-BE"/>
        </w:rPr>
        <w:t xml:space="preserve"> </w:t>
      </w:r>
      <w:r>
        <w:rPr>
          <w:rFonts w:cs="Arial"/>
          <w:sz w:val="20"/>
          <w:szCs w:val="20"/>
          <w:lang w:val="nl-BE"/>
        </w:rPr>
        <w:t>3.Ph4+ en 4</w:t>
      </w:r>
      <w:r w:rsidR="006F3923">
        <w:rPr>
          <w:rFonts w:cs="Arial"/>
          <w:sz w:val="20"/>
          <w:szCs w:val="20"/>
          <w:lang w:val="nl-BE"/>
        </w:rPr>
        <w:t>.Lxa3</w:t>
      </w:r>
      <w:r>
        <w:rPr>
          <w:rFonts w:cs="Arial"/>
          <w:sz w:val="20"/>
          <w:szCs w:val="20"/>
          <w:lang w:val="nl-BE"/>
        </w:rPr>
        <w:t xml:space="preserve"> of hier 2…Kf7 3.Lxa3 Lg4 4.Ph6 en 5.Pxg4;</w:t>
      </w:r>
    </w:p>
    <w:p w14:paraId="54E8E413" w14:textId="77777777" w:rsidR="006F3923" w:rsidRDefault="006F3923" w:rsidP="00586E21">
      <w:pPr>
        <w:numPr>
          <w:ilvl w:val="0"/>
          <w:numId w:val="140"/>
        </w:numPr>
        <w:jc w:val="both"/>
        <w:rPr>
          <w:rFonts w:cs="Arial"/>
          <w:b/>
          <w:sz w:val="20"/>
          <w:szCs w:val="20"/>
          <w:lang w:val="nl-BE"/>
        </w:rPr>
      </w:pPr>
      <w:r>
        <w:rPr>
          <w:rFonts w:cs="Arial"/>
          <w:sz w:val="20"/>
          <w:szCs w:val="20"/>
          <w:lang w:val="nl-BE"/>
        </w:rPr>
        <w:t>1…Lf3+</w:t>
      </w:r>
      <w:r w:rsidR="00E8286D">
        <w:rPr>
          <w:rFonts w:cs="Arial"/>
          <w:sz w:val="20"/>
          <w:szCs w:val="20"/>
          <w:lang w:val="nl-BE"/>
        </w:rPr>
        <w:t>?</w:t>
      </w:r>
      <w:r>
        <w:rPr>
          <w:rFonts w:cs="Arial"/>
          <w:sz w:val="20"/>
          <w:szCs w:val="20"/>
          <w:lang w:val="nl-BE"/>
        </w:rPr>
        <w:t xml:space="preserve"> Kxc7 met: </w:t>
      </w:r>
    </w:p>
    <w:p w14:paraId="05829E59" w14:textId="77777777" w:rsidR="006F3923" w:rsidRPr="00E8286D" w:rsidRDefault="006F3923" w:rsidP="00586E21">
      <w:pPr>
        <w:numPr>
          <w:ilvl w:val="0"/>
          <w:numId w:val="141"/>
        </w:numPr>
        <w:jc w:val="both"/>
        <w:rPr>
          <w:rFonts w:cs="Arial"/>
          <w:sz w:val="20"/>
          <w:szCs w:val="20"/>
          <w:lang w:val="nl-BE"/>
        </w:rPr>
      </w:pPr>
      <w:r w:rsidRPr="00E8286D">
        <w:rPr>
          <w:rFonts w:cs="Arial"/>
          <w:sz w:val="20"/>
          <w:szCs w:val="20"/>
          <w:lang w:val="nl-BE"/>
        </w:rPr>
        <w:t xml:space="preserve">2…Kg7 3.Pf5+ Kf7 </w:t>
      </w:r>
      <w:r w:rsidR="00347192" w:rsidRPr="00E8286D">
        <w:rPr>
          <w:rFonts w:cs="Arial"/>
          <w:sz w:val="20"/>
          <w:szCs w:val="20"/>
          <w:lang w:val="nl-BE"/>
        </w:rPr>
        <w:t>(</w:t>
      </w:r>
      <w:r>
        <w:rPr>
          <w:rFonts w:cs="Arial"/>
          <w:i/>
          <w:sz w:val="20"/>
          <w:szCs w:val="20"/>
          <w:lang w:val="nl-BE"/>
        </w:rPr>
        <w:t xml:space="preserve">3…Kg6 4.Ph4+ en 5.Pxf3) </w:t>
      </w:r>
      <w:r w:rsidRPr="00E8286D">
        <w:rPr>
          <w:rFonts w:cs="Arial"/>
          <w:sz w:val="20"/>
          <w:szCs w:val="20"/>
          <w:lang w:val="nl-BE"/>
        </w:rPr>
        <w:t xml:space="preserve">4.Lxa3, of </w:t>
      </w:r>
    </w:p>
    <w:p w14:paraId="7F016FF4" w14:textId="77777777" w:rsidR="006F3923" w:rsidRDefault="006F3923" w:rsidP="00586E21">
      <w:pPr>
        <w:numPr>
          <w:ilvl w:val="0"/>
          <w:numId w:val="142"/>
        </w:numPr>
        <w:jc w:val="both"/>
        <w:rPr>
          <w:rFonts w:cs="Arial"/>
          <w:i/>
          <w:sz w:val="20"/>
          <w:szCs w:val="20"/>
          <w:lang w:val="nl-BE"/>
        </w:rPr>
      </w:pPr>
      <w:r>
        <w:rPr>
          <w:rFonts w:cs="Arial"/>
          <w:sz w:val="20"/>
          <w:szCs w:val="20"/>
          <w:lang w:val="nl-BE"/>
        </w:rPr>
        <w:t>2…Pb5+ Kb6 Kg7 4.Pf5+ en nu ofwel 4…Kf7 5.Kxb5, ofwel 4.Kg6 5.Ph4+</w:t>
      </w:r>
      <w:r w:rsidR="00801593">
        <w:rPr>
          <w:rFonts w:cs="Arial"/>
          <w:sz w:val="20"/>
          <w:szCs w:val="20"/>
          <w:lang w:val="nl-BE"/>
        </w:rPr>
        <w:t xml:space="preserve"> en </w:t>
      </w:r>
      <w:r>
        <w:rPr>
          <w:rFonts w:cs="Arial"/>
          <w:sz w:val="20"/>
          <w:szCs w:val="20"/>
          <w:lang w:val="nl-BE"/>
        </w:rPr>
        <w:t>6.Pxf3.</w:t>
      </w:r>
    </w:p>
    <w:p w14:paraId="7530E99C" w14:textId="77777777" w:rsidR="006F3923" w:rsidRDefault="006F3923" w:rsidP="006F3923">
      <w:pPr>
        <w:ind w:left="360"/>
        <w:jc w:val="both"/>
        <w:rPr>
          <w:rFonts w:cs="Arial"/>
          <w:b/>
          <w:sz w:val="20"/>
          <w:szCs w:val="20"/>
          <w:lang w:val="nl-BE"/>
        </w:rPr>
      </w:pPr>
      <w:r>
        <w:rPr>
          <w:rFonts w:cs="Arial"/>
          <w:b/>
          <w:sz w:val="20"/>
          <w:szCs w:val="20"/>
          <w:lang w:val="nl-BE"/>
        </w:rPr>
        <w:tab/>
        <w:t>2.Kxc7</w:t>
      </w:r>
      <w:r>
        <w:rPr>
          <w:rFonts w:cs="Arial"/>
          <w:b/>
          <w:sz w:val="20"/>
          <w:szCs w:val="20"/>
          <w:lang w:val="nl-BE"/>
        </w:rPr>
        <w:tab/>
      </w:r>
      <w:r>
        <w:rPr>
          <w:rFonts w:cs="Arial"/>
          <w:b/>
          <w:sz w:val="20"/>
          <w:szCs w:val="20"/>
          <w:lang w:val="nl-BE"/>
        </w:rPr>
        <w:tab/>
        <w:t xml:space="preserve">Pb5+ </w:t>
      </w:r>
    </w:p>
    <w:p w14:paraId="707EFD2E" w14:textId="77777777" w:rsidR="006F3923" w:rsidRDefault="006F3923" w:rsidP="006F3923">
      <w:pPr>
        <w:jc w:val="both"/>
        <w:rPr>
          <w:rFonts w:cs="Arial"/>
          <w:b/>
          <w:sz w:val="20"/>
          <w:szCs w:val="20"/>
          <w:lang w:val="nl-BE"/>
        </w:rPr>
      </w:pPr>
      <w:r>
        <w:rPr>
          <w:sz w:val="20"/>
          <w:szCs w:val="20"/>
          <w:lang w:val="nl-BE"/>
        </w:rPr>
        <w:t>2...Kg7</w:t>
      </w:r>
      <w:r w:rsidR="00E8286D">
        <w:rPr>
          <w:sz w:val="20"/>
          <w:szCs w:val="20"/>
          <w:lang w:val="nl-BE"/>
        </w:rPr>
        <w:t>?</w:t>
      </w:r>
      <w:r>
        <w:rPr>
          <w:sz w:val="20"/>
          <w:szCs w:val="20"/>
          <w:lang w:val="nl-BE"/>
        </w:rPr>
        <w:t xml:space="preserve"> is te vroeg, want dan ver-liest zwart de lo</w:t>
      </w:r>
      <w:r>
        <w:rPr>
          <w:sz w:val="20"/>
          <w:szCs w:val="20"/>
          <w:lang w:val="nl-BE"/>
        </w:rPr>
        <w:softHyphen/>
        <w:t>per: 3.Pf5+ Kg6 4.Lxa3 Kxf5 5.Pd6+ en</w:t>
      </w:r>
      <w:r>
        <w:rPr>
          <w:noProof/>
          <w:sz w:val="20"/>
          <w:szCs w:val="20"/>
          <w:lang w:val="nl-BE"/>
        </w:rPr>
        <w:t xml:space="preserve"> 6.Pxe8.</w:t>
      </w:r>
      <w:r>
        <w:rPr>
          <w:rFonts w:cs="Arial"/>
          <w:b/>
          <w:sz w:val="20"/>
          <w:szCs w:val="20"/>
          <w:lang w:val="nl-BE"/>
        </w:rPr>
        <w:t xml:space="preserve"> </w:t>
      </w:r>
    </w:p>
    <w:p w14:paraId="52C3C31F" w14:textId="77777777" w:rsidR="00EC0E78" w:rsidRDefault="006F3923" w:rsidP="00BD0938">
      <w:pPr>
        <w:ind w:firstLine="708"/>
        <w:jc w:val="both"/>
        <w:rPr>
          <w:sz w:val="20"/>
          <w:szCs w:val="20"/>
          <w:lang w:val="nl-BE"/>
        </w:rPr>
      </w:pPr>
      <w:r>
        <w:rPr>
          <w:rFonts w:cs="Arial"/>
          <w:b/>
          <w:sz w:val="20"/>
          <w:szCs w:val="20"/>
          <w:lang w:val="nl-BE"/>
        </w:rPr>
        <w:t>3.Kd8</w:t>
      </w:r>
      <w:r>
        <w:rPr>
          <w:rFonts w:cs="Arial"/>
          <w:b/>
          <w:sz w:val="20"/>
          <w:szCs w:val="20"/>
          <w:lang w:val="nl-BE"/>
        </w:rPr>
        <w:tab/>
      </w:r>
      <w:r>
        <w:rPr>
          <w:rFonts w:cs="Arial"/>
          <w:b/>
          <w:sz w:val="20"/>
          <w:szCs w:val="20"/>
          <w:lang w:val="nl-BE"/>
        </w:rPr>
        <w:tab/>
        <w:t>Kg7</w:t>
      </w:r>
    </w:p>
    <w:p w14:paraId="3B216E61" w14:textId="77777777" w:rsidR="00BD0938" w:rsidRDefault="00BD0938" w:rsidP="00BD0938">
      <w:pPr>
        <w:ind w:firstLine="708"/>
        <w:jc w:val="both"/>
        <w:rPr>
          <w:sz w:val="20"/>
          <w:szCs w:val="20"/>
          <w:lang w:val="nl-BE"/>
        </w:rPr>
      </w:pPr>
    </w:p>
    <w:p w14:paraId="0C944B38" w14:textId="77777777" w:rsidR="006D0427" w:rsidRDefault="006D0427" w:rsidP="006F3923">
      <w:pPr>
        <w:rPr>
          <w:noProof/>
          <w:sz w:val="20"/>
          <w:szCs w:val="20"/>
          <w:lang w:val="nl-BE"/>
        </w:rPr>
      </w:pPr>
    </w:p>
    <w:p w14:paraId="30165DDD" w14:textId="77777777" w:rsidR="00B743D6" w:rsidRDefault="00B743D6" w:rsidP="006F3923">
      <w:pPr>
        <w:rPr>
          <w:noProof/>
          <w:sz w:val="20"/>
          <w:szCs w:val="20"/>
          <w:lang w:val="nl-BE"/>
        </w:rPr>
      </w:pPr>
    </w:p>
    <w:p w14:paraId="651BBBCD" w14:textId="77777777" w:rsidR="002A52A8" w:rsidRDefault="002A52A8" w:rsidP="006F3923">
      <w:pPr>
        <w:rPr>
          <w:noProof/>
          <w:sz w:val="20"/>
          <w:szCs w:val="20"/>
          <w:lang w:val="nl-BE"/>
        </w:rPr>
      </w:pPr>
    </w:p>
    <w:p w14:paraId="7400A37A" w14:textId="77777777" w:rsidR="00EC0E78" w:rsidRDefault="00EC0E78" w:rsidP="006F3923">
      <w:pPr>
        <w:rPr>
          <w:noProof/>
          <w:sz w:val="20"/>
          <w:szCs w:val="20"/>
          <w:lang w:val="nl-BE"/>
        </w:rPr>
      </w:pPr>
    </w:p>
    <w:p w14:paraId="578C70C3" w14:textId="77777777" w:rsidR="006F3923" w:rsidRDefault="009D01A1" w:rsidP="006F3923">
      <w:pPr>
        <w:rPr>
          <w:rFonts w:cs="Arial"/>
          <w:b/>
          <w:sz w:val="20"/>
          <w:szCs w:val="20"/>
          <w:lang w:val="nl-BE"/>
        </w:rPr>
      </w:pPr>
      <w:r>
        <w:rPr>
          <w:noProof/>
          <w:sz w:val="20"/>
          <w:szCs w:val="20"/>
          <w:lang w:val="nl-BE"/>
        </w:rPr>
        <w:t>Er dreigt</w:t>
      </w:r>
      <w:r w:rsidR="006F3923">
        <w:rPr>
          <w:noProof/>
          <w:sz w:val="20"/>
          <w:szCs w:val="20"/>
          <w:lang w:val="nl-BE"/>
        </w:rPr>
        <w:t xml:space="preserve"> immers nog altijd mat.</w:t>
      </w:r>
    </w:p>
    <w:p w14:paraId="41CEC2FB" w14:textId="77777777" w:rsidR="006F3923" w:rsidRDefault="00EC0E78" w:rsidP="00EC0E78">
      <w:pPr>
        <w:rPr>
          <w:rFonts w:cs="Arial"/>
          <w:b/>
          <w:sz w:val="20"/>
          <w:szCs w:val="20"/>
          <w:lang w:val="nl-BE"/>
        </w:rPr>
      </w:pPr>
      <w:r>
        <w:rPr>
          <w:rFonts w:cs="Arial"/>
          <w:b/>
          <w:sz w:val="20"/>
          <w:szCs w:val="20"/>
          <w:lang w:val="nl-BE"/>
        </w:rPr>
        <w:t xml:space="preserve">          </w:t>
      </w:r>
      <w:r w:rsidR="00933B52">
        <w:rPr>
          <w:rFonts w:cs="Arial"/>
          <w:b/>
          <w:sz w:val="20"/>
          <w:szCs w:val="20"/>
          <w:lang w:val="nl-BE"/>
        </w:rPr>
        <w:t xml:space="preserve">  </w:t>
      </w:r>
      <w:r>
        <w:rPr>
          <w:rFonts w:cs="Arial"/>
          <w:b/>
          <w:sz w:val="20"/>
          <w:szCs w:val="20"/>
          <w:lang w:val="nl-BE"/>
        </w:rPr>
        <w:t xml:space="preserve"> </w:t>
      </w:r>
      <w:r w:rsidR="006F3923">
        <w:rPr>
          <w:rFonts w:cs="Arial"/>
          <w:b/>
          <w:sz w:val="20"/>
          <w:szCs w:val="20"/>
          <w:lang w:val="nl-BE"/>
        </w:rPr>
        <w:t>4.Pf5+</w:t>
      </w:r>
      <w:r w:rsidR="006F3923">
        <w:rPr>
          <w:rFonts w:cs="Arial"/>
          <w:b/>
          <w:sz w:val="20"/>
          <w:szCs w:val="20"/>
          <w:lang w:val="nl-BE"/>
        </w:rPr>
        <w:tab/>
      </w:r>
      <w:r w:rsidR="006F3923">
        <w:rPr>
          <w:rFonts w:cs="Arial"/>
          <w:b/>
          <w:sz w:val="20"/>
          <w:szCs w:val="20"/>
          <w:lang w:val="nl-BE"/>
        </w:rPr>
        <w:tab/>
        <w:t>Kg6</w:t>
      </w:r>
    </w:p>
    <w:p w14:paraId="341ADE5E" w14:textId="77777777" w:rsidR="006F3923" w:rsidRDefault="006F3923" w:rsidP="006F3923">
      <w:pPr>
        <w:jc w:val="both"/>
        <w:rPr>
          <w:sz w:val="20"/>
          <w:szCs w:val="20"/>
          <w:lang w:val="nl-BE"/>
        </w:rPr>
      </w:pPr>
      <w:r>
        <w:rPr>
          <w:noProof/>
          <w:sz w:val="20"/>
          <w:szCs w:val="20"/>
          <w:lang w:val="nl-BE"/>
        </w:rPr>
        <w:t>En niet: 4...Kf7</w:t>
      </w:r>
      <w:r w:rsidR="00E8286D">
        <w:rPr>
          <w:noProof/>
          <w:sz w:val="20"/>
          <w:szCs w:val="20"/>
          <w:lang w:val="nl-BE"/>
        </w:rPr>
        <w:t>?</w:t>
      </w:r>
      <w:r>
        <w:rPr>
          <w:noProof/>
          <w:sz w:val="20"/>
          <w:szCs w:val="20"/>
          <w:lang w:val="nl-BE"/>
        </w:rPr>
        <w:t xml:space="preserve"> 5.Pcd6+ Pxd6 6.Pxd6+ en 7.Kxe8. Of hier 5...Kg6 6.Kxe8 Pxd6+ 7.Pxd6.</w:t>
      </w:r>
    </w:p>
    <w:p w14:paraId="05D1850F" w14:textId="77777777" w:rsidR="006F3923" w:rsidRDefault="006F3923" w:rsidP="006F3923">
      <w:pPr>
        <w:jc w:val="both"/>
        <w:rPr>
          <w:rFonts w:cs="Arial"/>
          <w:b/>
          <w:sz w:val="20"/>
          <w:szCs w:val="20"/>
          <w:lang w:val="nl-BE"/>
        </w:rPr>
      </w:pPr>
      <w:r>
        <w:rPr>
          <w:rFonts w:cs="Arial"/>
          <w:b/>
          <w:sz w:val="20"/>
          <w:szCs w:val="20"/>
          <w:lang w:val="nl-BE"/>
        </w:rPr>
        <w:t xml:space="preserve">             5.Ph4+</w:t>
      </w:r>
      <w:r>
        <w:rPr>
          <w:rFonts w:cs="Arial"/>
          <w:b/>
          <w:sz w:val="20"/>
          <w:szCs w:val="20"/>
          <w:lang w:val="nl-BE"/>
        </w:rPr>
        <w:tab/>
      </w:r>
      <w:r>
        <w:rPr>
          <w:rFonts w:cs="Arial"/>
          <w:b/>
          <w:sz w:val="20"/>
          <w:szCs w:val="20"/>
          <w:lang w:val="nl-BE"/>
        </w:rPr>
        <w:tab/>
        <w:t>Kf7</w:t>
      </w:r>
    </w:p>
    <w:p w14:paraId="51EA39CF" w14:textId="77777777" w:rsidR="006F3923" w:rsidRDefault="006F3923" w:rsidP="006F3923">
      <w:pPr>
        <w:pStyle w:val="03aText"/>
        <w:widowControl/>
        <w:rPr>
          <w:noProof/>
          <w:lang w:val="nl-BE"/>
        </w:rPr>
      </w:pPr>
      <w:r>
        <w:rPr>
          <w:noProof/>
          <w:lang w:val="nl-BE"/>
        </w:rPr>
        <w:t xml:space="preserve">Zwart dekt zijn loper. </w:t>
      </w:r>
    </w:p>
    <w:p w14:paraId="21B89E3B" w14:textId="77777777" w:rsidR="006F3923" w:rsidRDefault="006F3923" w:rsidP="006F3923">
      <w:pPr>
        <w:pStyle w:val="03aText"/>
        <w:widowControl/>
        <w:rPr>
          <w:noProof/>
          <w:lang w:val="nl-BE"/>
        </w:rPr>
      </w:pPr>
      <w:r>
        <w:rPr>
          <w:noProof/>
          <w:lang w:val="nl-BE"/>
        </w:rPr>
        <w:t>Maar dan komt de pointe:</w:t>
      </w:r>
    </w:p>
    <w:p w14:paraId="429B03B7" w14:textId="77777777" w:rsidR="006F3923" w:rsidRDefault="006F3923" w:rsidP="006F3923">
      <w:pPr>
        <w:rPr>
          <w:rFonts w:cs="Arial"/>
          <w:b/>
          <w:sz w:val="20"/>
          <w:szCs w:val="20"/>
          <w:lang w:val="nl-BE"/>
        </w:rPr>
      </w:pPr>
      <w:r>
        <w:rPr>
          <w:rFonts w:cs="Arial"/>
          <w:b/>
          <w:sz w:val="20"/>
          <w:szCs w:val="20"/>
          <w:lang w:val="nl-BE"/>
        </w:rPr>
        <w:t xml:space="preserve">             6.Pf3</w:t>
      </w:r>
    </w:p>
    <w:p w14:paraId="4FEA6BDB" w14:textId="77777777" w:rsidR="006F3923" w:rsidRDefault="006F3923" w:rsidP="006F3923">
      <w:pPr>
        <w:pStyle w:val="03aText"/>
        <w:widowControl/>
        <w:rPr>
          <w:noProof/>
          <w:lang w:val="nl-BE"/>
        </w:rPr>
      </w:pPr>
      <w:r>
        <w:rPr>
          <w:noProof/>
          <w:lang w:val="nl-BE"/>
        </w:rPr>
        <w:t>En plots kan noch de zwarte ko-ning of een stuk zonder verlies ge-speeld wor</w:t>
      </w:r>
      <w:r>
        <w:rPr>
          <w:noProof/>
          <w:lang w:val="nl-BE"/>
        </w:rPr>
        <w:softHyphen/>
        <w:t>den: 6...Pa3</w:t>
      </w:r>
      <w:r w:rsidR="00E8286D">
        <w:rPr>
          <w:noProof/>
          <w:lang w:val="nl-BE"/>
        </w:rPr>
        <w:t>?</w:t>
      </w:r>
      <w:r w:rsidR="00AA2BCD">
        <w:rPr>
          <w:noProof/>
          <w:lang w:val="nl-BE"/>
        </w:rPr>
        <w:t xml:space="preserve"> of  ook </w:t>
      </w:r>
      <w:r>
        <w:rPr>
          <w:noProof/>
          <w:lang w:val="nl-BE"/>
        </w:rPr>
        <w:t>6...Pc3</w:t>
      </w:r>
      <w:r w:rsidR="00E8286D">
        <w:rPr>
          <w:noProof/>
          <w:lang w:val="nl-BE"/>
        </w:rPr>
        <w:t>?</w:t>
      </w:r>
      <w:r>
        <w:rPr>
          <w:noProof/>
          <w:lang w:val="nl-BE"/>
        </w:rPr>
        <w:t xml:space="preserve"> 7</w:t>
      </w:r>
      <w:r w:rsidR="00E8286D">
        <w:rPr>
          <w:noProof/>
          <w:lang w:val="nl-BE"/>
        </w:rPr>
        <w:t xml:space="preserve">.Pd6+ en 8.Pxe8, of nog 6...Lc6? </w:t>
      </w:r>
      <w:r>
        <w:rPr>
          <w:noProof/>
          <w:lang w:val="nl-BE"/>
        </w:rPr>
        <w:t>7.Pe5+ en 8.Pxc6. Dus:</w:t>
      </w:r>
    </w:p>
    <w:p w14:paraId="6F388B5E" w14:textId="77777777" w:rsidR="006F3923" w:rsidRDefault="006F3923" w:rsidP="006F3923">
      <w:pPr>
        <w:rPr>
          <w:rFonts w:cs="Arial"/>
          <w:b/>
          <w:sz w:val="20"/>
          <w:szCs w:val="20"/>
          <w:lang w:val="nl-BE"/>
        </w:rPr>
      </w:pPr>
      <w:r>
        <w:rPr>
          <w:rFonts w:cs="Arial"/>
          <w:b/>
          <w:sz w:val="20"/>
          <w:szCs w:val="20"/>
          <w:lang w:val="nl-BE"/>
        </w:rPr>
        <w:t xml:space="preserve">             6...</w:t>
      </w:r>
      <w:r>
        <w:rPr>
          <w:rFonts w:cs="Arial"/>
          <w:b/>
          <w:sz w:val="20"/>
          <w:szCs w:val="20"/>
          <w:lang w:val="nl-BE"/>
        </w:rPr>
        <w:tab/>
      </w:r>
      <w:r>
        <w:rPr>
          <w:rFonts w:cs="Arial"/>
          <w:b/>
          <w:sz w:val="20"/>
          <w:szCs w:val="20"/>
          <w:lang w:val="nl-BE"/>
        </w:rPr>
        <w:tab/>
        <w:t>h6</w:t>
      </w:r>
    </w:p>
    <w:p w14:paraId="67479B0B" w14:textId="77777777" w:rsidR="006F3923" w:rsidRDefault="006F3923" w:rsidP="006F3923">
      <w:pPr>
        <w:pStyle w:val="03aText"/>
        <w:widowControl/>
        <w:rPr>
          <w:noProof/>
          <w:lang w:val="nl-BE"/>
        </w:rPr>
      </w:pPr>
      <w:r>
        <w:rPr>
          <w:noProof/>
          <w:lang w:val="nl-BE"/>
        </w:rPr>
        <w:t xml:space="preserve">Dit is beter dan 6...h5 7.Pg5+ Kg6 8.Kxe8 </w:t>
      </w:r>
    </w:p>
    <w:p w14:paraId="4113E59D" w14:textId="77777777" w:rsidR="006F3923" w:rsidRDefault="006F3923" w:rsidP="006F3923">
      <w:pPr>
        <w:pStyle w:val="03aText"/>
        <w:widowControl/>
        <w:rPr>
          <w:b/>
          <w:lang w:val="nl-BE"/>
        </w:rPr>
      </w:pPr>
      <w:r>
        <w:rPr>
          <w:b/>
          <w:lang w:val="nl-BE"/>
        </w:rPr>
        <w:t xml:space="preserve">             7.Lb4</w:t>
      </w:r>
    </w:p>
    <w:p w14:paraId="335C921A" w14:textId="77777777" w:rsidR="006F3923" w:rsidRDefault="006F3923" w:rsidP="006F3923">
      <w:pPr>
        <w:pStyle w:val="03aText"/>
        <w:widowControl/>
        <w:rPr>
          <w:noProof/>
          <w:lang w:val="nl-BE"/>
        </w:rPr>
      </w:pPr>
      <w:r>
        <w:rPr>
          <w:noProof/>
          <w:lang w:val="nl-BE"/>
        </w:rPr>
        <w:t>De enige</w:t>
      </w:r>
      <w:r>
        <w:rPr>
          <w:b/>
          <w:bCs/>
          <w:noProof/>
          <w:lang w:val="nl-BE"/>
        </w:rPr>
        <w:t xml:space="preserve"> </w:t>
      </w:r>
      <w:r>
        <w:rPr>
          <w:noProof/>
          <w:lang w:val="nl-BE"/>
        </w:rPr>
        <w:t>afwachtende zet.</w:t>
      </w:r>
      <w:r>
        <w:rPr>
          <w:b/>
          <w:bCs/>
          <w:noProof/>
          <w:lang w:val="nl-BE"/>
        </w:rPr>
        <w:t xml:space="preserve"> </w:t>
      </w:r>
      <w:r>
        <w:rPr>
          <w:noProof/>
          <w:lang w:val="nl-BE"/>
        </w:rPr>
        <w:t>Want 7.Lc5? Lc6 8.Pe5+ Ke6 9.Pxc6 Kd5 10.Le3 Kxc6 11.Lxh6, is onvol</w:t>
      </w:r>
      <w:r>
        <w:rPr>
          <w:noProof/>
          <w:lang w:val="nl-BE"/>
        </w:rPr>
        <w:softHyphen/>
        <w:t xml:space="preserve">doende voor de winst. </w:t>
      </w:r>
      <w:r>
        <w:rPr>
          <w:i/>
          <w:noProof/>
          <w:lang w:val="nl-BE"/>
        </w:rPr>
        <w:t>(K.T.)</w:t>
      </w:r>
      <w:r>
        <w:rPr>
          <w:noProof/>
          <w:lang w:val="nl-BE"/>
        </w:rPr>
        <w:t xml:space="preserve"> </w:t>
      </w:r>
    </w:p>
    <w:p w14:paraId="015DAFAA" w14:textId="77777777" w:rsidR="006F3923" w:rsidRDefault="006F3923" w:rsidP="006F3923">
      <w:pPr>
        <w:rPr>
          <w:rFonts w:cs="Arial"/>
          <w:b/>
          <w:sz w:val="20"/>
          <w:szCs w:val="20"/>
          <w:lang w:val="nl-BE"/>
        </w:rPr>
      </w:pPr>
      <w:r>
        <w:rPr>
          <w:rFonts w:cs="Arial"/>
          <w:b/>
          <w:sz w:val="20"/>
          <w:szCs w:val="20"/>
          <w:lang w:val="nl-BE"/>
        </w:rPr>
        <w:t xml:space="preserve">             7...</w:t>
      </w:r>
      <w:r>
        <w:rPr>
          <w:rFonts w:cs="Arial"/>
          <w:b/>
          <w:sz w:val="20"/>
          <w:szCs w:val="20"/>
          <w:lang w:val="nl-BE"/>
        </w:rPr>
        <w:tab/>
      </w:r>
      <w:r>
        <w:rPr>
          <w:rFonts w:cs="Arial"/>
          <w:b/>
          <w:sz w:val="20"/>
          <w:szCs w:val="20"/>
          <w:lang w:val="nl-BE"/>
        </w:rPr>
        <w:tab/>
        <w:t>h5</w:t>
      </w:r>
    </w:p>
    <w:p w14:paraId="0228B36D" w14:textId="77777777" w:rsidR="006F3923" w:rsidRDefault="006F3923" w:rsidP="006F3923">
      <w:pPr>
        <w:rPr>
          <w:rFonts w:cs="Arial"/>
          <w:b/>
          <w:sz w:val="20"/>
          <w:szCs w:val="20"/>
          <w:lang w:val="nl-BE"/>
        </w:rPr>
      </w:pPr>
      <w:r>
        <w:rPr>
          <w:rFonts w:cs="Arial"/>
          <w:b/>
          <w:sz w:val="20"/>
          <w:szCs w:val="20"/>
          <w:lang w:val="nl-BE"/>
        </w:rPr>
        <w:t xml:space="preserve">             8.Le7</w:t>
      </w:r>
    </w:p>
    <w:p w14:paraId="6E780595" w14:textId="77777777" w:rsidR="006F3923" w:rsidRDefault="006F3923" w:rsidP="006F3923">
      <w:pPr>
        <w:pStyle w:val="03aText"/>
        <w:widowControl/>
        <w:rPr>
          <w:noProof/>
          <w:lang w:val="nl-BE"/>
        </w:rPr>
      </w:pPr>
      <w:r>
        <w:rPr>
          <w:noProof/>
          <w:lang w:val="nl-BE"/>
        </w:rPr>
        <w:t>Alles zit nu muurvast bij zwart.</w:t>
      </w:r>
    </w:p>
    <w:p w14:paraId="0D7B182F" w14:textId="77777777" w:rsidR="006F3923" w:rsidRDefault="006F3923" w:rsidP="006F3923">
      <w:pPr>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t>Lc6</w:t>
      </w:r>
    </w:p>
    <w:p w14:paraId="465B6F5B" w14:textId="77777777" w:rsidR="006F3923" w:rsidRDefault="006F3923" w:rsidP="006F3923">
      <w:pPr>
        <w:jc w:val="both"/>
        <w:rPr>
          <w:rFonts w:cs="Arial"/>
          <w:sz w:val="20"/>
          <w:szCs w:val="20"/>
          <w:lang w:val="nl-BE"/>
        </w:rPr>
      </w:pPr>
      <w:r>
        <w:rPr>
          <w:rFonts w:cs="Arial"/>
          <w:sz w:val="20"/>
          <w:szCs w:val="20"/>
          <w:lang w:val="nl-BE"/>
        </w:rPr>
        <w:t>Want na 8…h4</w:t>
      </w:r>
      <w:r w:rsidR="00E8286D">
        <w:rPr>
          <w:rFonts w:cs="Arial"/>
          <w:sz w:val="20"/>
          <w:szCs w:val="20"/>
          <w:lang w:val="nl-BE"/>
        </w:rPr>
        <w:t>?</w:t>
      </w:r>
      <w:r>
        <w:rPr>
          <w:rFonts w:cs="Arial"/>
          <w:sz w:val="20"/>
          <w:szCs w:val="20"/>
          <w:lang w:val="nl-BE"/>
        </w:rPr>
        <w:t xml:space="preserve"> 9.Lxh4 Pc3, om de eigen loper doorgang te verlenen, volgt 10.Pd6+ en 11.Pxe8. Of hier 9…Kf8 10.Le7+ Kf7 11.Pg5+ en 12.Kxe8.</w:t>
      </w:r>
    </w:p>
    <w:p w14:paraId="3CCBDD4F" w14:textId="77777777" w:rsidR="006F3923" w:rsidRDefault="006F3923" w:rsidP="006F3923">
      <w:pPr>
        <w:rPr>
          <w:rFonts w:cs="Arial"/>
          <w:b/>
          <w:sz w:val="20"/>
          <w:szCs w:val="20"/>
          <w:lang w:val="nl-BE"/>
        </w:rPr>
      </w:pPr>
      <w:r>
        <w:rPr>
          <w:rFonts w:cs="Arial"/>
          <w:b/>
          <w:sz w:val="20"/>
          <w:szCs w:val="20"/>
          <w:lang w:val="nl-BE"/>
        </w:rPr>
        <w:t xml:space="preserve">             9.Pe5+ </w:t>
      </w:r>
      <w:r>
        <w:rPr>
          <w:rFonts w:cs="Arial"/>
          <w:b/>
          <w:sz w:val="20"/>
          <w:szCs w:val="20"/>
          <w:lang w:val="nl-BE"/>
        </w:rPr>
        <w:tab/>
        <w:t>Ke6</w:t>
      </w:r>
    </w:p>
    <w:p w14:paraId="73F60513" w14:textId="77777777" w:rsidR="006F3923" w:rsidRDefault="006F3923" w:rsidP="006F3923">
      <w:pPr>
        <w:rPr>
          <w:rFonts w:cs="Arial"/>
          <w:b/>
          <w:sz w:val="20"/>
          <w:szCs w:val="20"/>
          <w:lang w:val="nl-BE"/>
        </w:rPr>
      </w:pPr>
      <w:r>
        <w:rPr>
          <w:rFonts w:cs="Arial"/>
          <w:b/>
          <w:sz w:val="20"/>
          <w:szCs w:val="20"/>
          <w:lang w:val="nl-BE"/>
        </w:rPr>
        <w:t xml:space="preserve">           10.Pxc6</w:t>
      </w:r>
    </w:p>
    <w:p w14:paraId="402DA0E4" w14:textId="77777777" w:rsidR="006F3923" w:rsidRDefault="006F3923" w:rsidP="006F3923">
      <w:pPr>
        <w:pStyle w:val="03aText"/>
        <w:widowControl/>
        <w:rPr>
          <w:noProof/>
          <w:lang w:val="nl-BE"/>
        </w:rPr>
      </w:pPr>
      <w:r>
        <w:rPr>
          <w:noProof/>
          <w:lang w:val="nl-BE"/>
        </w:rPr>
        <w:t>En wit wint door overmacht.</w:t>
      </w:r>
    </w:p>
    <w:p w14:paraId="31820F64" w14:textId="77777777" w:rsidR="006F3923" w:rsidRDefault="006F3923" w:rsidP="006F3923">
      <w:pPr>
        <w:spacing w:line="190" w:lineRule="exact"/>
        <w:jc w:val="center"/>
        <w:rPr>
          <w:rFonts w:cs="Arial"/>
          <w:b/>
          <w:sz w:val="20"/>
          <w:szCs w:val="20"/>
          <w:lang w:val="nl-BE"/>
        </w:rPr>
      </w:pPr>
      <w:r>
        <w:rPr>
          <w:noProof/>
          <w:lang w:val="nl-BE"/>
        </w:rPr>
        <w:br w:type="page"/>
      </w:r>
      <w:r w:rsidR="002D7D25">
        <w:rPr>
          <w:rFonts w:cs="Arial"/>
          <w:b/>
          <w:sz w:val="20"/>
          <w:szCs w:val="20"/>
          <w:lang w:val="nl-BE"/>
        </w:rPr>
        <w:lastRenderedPageBreak/>
        <w:t xml:space="preserve">- </w:t>
      </w:r>
      <w:r w:rsidR="00DF11A5">
        <w:rPr>
          <w:rFonts w:cs="Arial"/>
          <w:b/>
          <w:sz w:val="20"/>
          <w:szCs w:val="20"/>
          <w:lang w:val="nl-BE"/>
        </w:rPr>
        <w:t>27</w:t>
      </w:r>
      <w:r w:rsidR="00CE1E84">
        <w:rPr>
          <w:rFonts w:cs="Arial"/>
          <w:b/>
          <w:sz w:val="20"/>
          <w:szCs w:val="20"/>
          <w:lang w:val="nl-BE"/>
        </w:rPr>
        <w:t>2</w:t>
      </w:r>
      <w:r>
        <w:rPr>
          <w:rFonts w:cs="Arial"/>
          <w:b/>
          <w:sz w:val="20"/>
          <w:szCs w:val="20"/>
          <w:lang w:val="nl-BE"/>
        </w:rPr>
        <w:t xml:space="preserve"> -</w:t>
      </w:r>
    </w:p>
    <w:p w14:paraId="65952A85" w14:textId="77777777" w:rsidR="006F3923" w:rsidRDefault="006F3923" w:rsidP="006F3923">
      <w:pPr>
        <w:spacing w:line="190" w:lineRule="exact"/>
        <w:jc w:val="center"/>
        <w:rPr>
          <w:rFonts w:cs="Arial"/>
          <w:sz w:val="20"/>
          <w:szCs w:val="20"/>
          <w:lang w:val="nl-BE"/>
        </w:rPr>
      </w:pPr>
    </w:p>
    <w:p w14:paraId="268D1D30" w14:textId="77777777" w:rsidR="006F3923" w:rsidRDefault="006F3923" w:rsidP="006F3923">
      <w:pPr>
        <w:spacing w:line="190" w:lineRule="exact"/>
        <w:jc w:val="center"/>
        <w:rPr>
          <w:rFonts w:cs="Arial"/>
          <w:sz w:val="20"/>
          <w:szCs w:val="20"/>
          <w:lang w:val="nl-BE"/>
        </w:rPr>
      </w:pPr>
      <w:r>
        <w:rPr>
          <w:rFonts w:cs="Arial"/>
          <w:i/>
          <w:sz w:val="20"/>
          <w:szCs w:val="20"/>
          <w:lang w:val="nl-BE"/>
        </w:rPr>
        <w:t>Schakend Nederland,</w:t>
      </w:r>
      <w:r>
        <w:rPr>
          <w:rFonts w:cs="Arial"/>
          <w:sz w:val="20"/>
          <w:szCs w:val="20"/>
          <w:lang w:val="nl-BE"/>
        </w:rPr>
        <w:t xml:space="preserve"> 1972</w:t>
      </w:r>
    </w:p>
    <w:p w14:paraId="0EA5915C" w14:textId="77777777" w:rsidR="006F3923" w:rsidRDefault="006F3923" w:rsidP="006F3923">
      <w:pPr>
        <w:spacing w:line="190" w:lineRule="exact"/>
        <w:jc w:val="center"/>
        <w:rPr>
          <w:rFonts w:cs="Arial"/>
          <w:sz w:val="20"/>
          <w:szCs w:val="20"/>
          <w:lang w:val="nl-BE"/>
        </w:rPr>
      </w:pPr>
      <w:r>
        <w:rPr>
          <w:rFonts w:cs="Arial"/>
          <w:sz w:val="20"/>
          <w:szCs w:val="20"/>
          <w:lang w:val="nl-BE"/>
        </w:rPr>
        <w:t>3de Bijzondere Vermelding</w:t>
      </w:r>
    </w:p>
    <w:p w14:paraId="00C61E83" w14:textId="77777777" w:rsidR="006F3923" w:rsidRDefault="006F3923" w:rsidP="006F3923">
      <w:pPr>
        <w:spacing w:line="190" w:lineRule="exact"/>
        <w:jc w:val="center"/>
        <w:rPr>
          <w:rFonts w:cs="Arial"/>
          <w:sz w:val="20"/>
          <w:szCs w:val="20"/>
          <w:lang w:val="nl-BE"/>
        </w:rPr>
      </w:pPr>
    </w:p>
    <w:p w14:paraId="4B8D41E2" w14:textId="77777777" w:rsidR="006F3923" w:rsidRDefault="00990285" w:rsidP="006F3923">
      <w:pPr>
        <w:pStyle w:val="02bSource"/>
        <w:widowControl/>
        <w:tabs>
          <w:tab w:val="left" w:pos="114"/>
        </w:tabs>
        <w:rPr>
          <w:noProof/>
          <w:lang w:val="nl-BE"/>
        </w:rPr>
      </w:pPr>
      <w:r>
        <w:object w:dxaOrig="1440" w:dyaOrig="1440" w14:anchorId="75B31332">
          <v:shape id="_x0000_s1373" type="#_x0000_t75" style="position:absolute;left:0;text-align:left;margin-left:0;margin-top:.3pt;width:151.5pt;height:152.25pt;z-index:251695104;mso-position-horizontal:center">
            <v:imagedata r:id="rId541" o:title=""/>
            <w10:wrap type="square"/>
          </v:shape>
          <o:OLEObject Type="Embed" ProgID="CorelDRAW.Graphic.12" ShapeID="_x0000_s1373" DrawAspect="Content" ObjectID="_1587467739" r:id="rId542"/>
        </w:object>
      </w:r>
    </w:p>
    <w:p w14:paraId="05256116"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0014.34 g5e6</w:t>
      </w:r>
    </w:p>
    <w:p w14:paraId="060A29BD" w14:textId="77777777" w:rsidR="006F3923" w:rsidRDefault="006F3923" w:rsidP="006F3923">
      <w:pPr>
        <w:rPr>
          <w:rFonts w:cs="Arial"/>
          <w:sz w:val="20"/>
          <w:szCs w:val="20"/>
          <w:lang w:val="nl-BE"/>
        </w:rPr>
      </w:pPr>
    </w:p>
    <w:p w14:paraId="4EEFF999" w14:textId="77777777" w:rsidR="006F3923" w:rsidRDefault="006F3923" w:rsidP="006F3923">
      <w:pPr>
        <w:pStyle w:val="03aText"/>
        <w:widowControl/>
        <w:rPr>
          <w:noProof/>
          <w:lang w:val="nl-BE"/>
        </w:rPr>
      </w:pPr>
      <w:r>
        <w:rPr>
          <w:noProof/>
          <w:lang w:val="nl-BE"/>
        </w:rPr>
        <w:t>De dreigende zwarte promotie van de a-pion is niet tegen te houden. Maar wit tracht de zwarte koning in een matnet te drijven:</w:t>
      </w:r>
    </w:p>
    <w:p w14:paraId="6747366D" w14:textId="77777777" w:rsidR="006F3923" w:rsidRDefault="006F3923" w:rsidP="006F3923">
      <w:pPr>
        <w:rPr>
          <w:rFonts w:cs="Arial"/>
          <w:b/>
          <w:sz w:val="20"/>
          <w:szCs w:val="20"/>
          <w:lang w:val="en-GB"/>
        </w:rPr>
      </w:pPr>
      <w:r>
        <w:rPr>
          <w:rFonts w:cs="Arial"/>
          <w:b/>
          <w:sz w:val="20"/>
          <w:szCs w:val="20"/>
          <w:lang w:val="nl-BE"/>
        </w:rPr>
        <w:tab/>
      </w:r>
      <w:r>
        <w:rPr>
          <w:rFonts w:cs="Arial"/>
          <w:b/>
          <w:sz w:val="20"/>
          <w:szCs w:val="20"/>
          <w:lang w:val="en-GB"/>
        </w:rPr>
        <w:t>1.d5+</w:t>
      </w:r>
    </w:p>
    <w:p w14:paraId="31FFD741" w14:textId="77777777" w:rsidR="006F3923" w:rsidRDefault="006F3923" w:rsidP="006F3923">
      <w:pPr>
        <w:rPr>
          <w:rFonts w:cs="Arial"/>
          <w:b/>
          <w:sz w:val="20"/>
          <w:szCs w:val="20"/>
          <w:lang w:val="en-GB"/>
        </w:rPr>
      </w:pPr>
    </w:p>
    <w:p w14:paraId="3EF1A26B" w14:textId="77777777" w:rsidR="006F3923" w:rsidRDefault="006F3923" w:rsidP="006F3923">
      <w:pPr>
        <w:rPr>
          <w:rFonts w:cs="Arial"/>
          <w:b/>
          <w:i/>
          <w:sz w:val="20"/>
          <w:szCs w:val="20"/>
          <w:lang w:val="en-GB"/>
        </w:rPr>
      </w:pPr>
      <w:r>
        <w:rPr>
          <w:rFonts w:cs="Arial"/>
          <w:b/>
          <w:i/>
          <w:sz w:val="20"/>
          <w:szCs w:val="20"/>
          <w:lang w:val="en-GB"/>
        </w:rPr>
        <w:t>Variant A</w:t>
      </w:r>
    </w:p>
    <w:p w14:paraId="56F0B97D" w14:textId="77777777" w:rsidR="006F3923" w:rsidRDefault="006F3923" w:rsidP="006F3923">
      <w:pPr>
        <w:rPr>
          <w:rFonts w:cs="Arial"/>
          <w:b/>
          <w:sz w:val="20"/>
          <w:szCs w:val="20"/>
          <w:lang w:val="en-GB"/>
        </w:rPr>
      </w:pPr>
      <w:r>
        <w:rPr>
          <w:rFonts w:cs="Arial"/>
          <w:b/>
          <w:sz w:val="20"/>
          <w:szCs w:val="20"/>
          <w:lang w:val="en-GB"/>
        </w:rPr>
        <w:tab/>
        <w:t>1...</w:t>
      </w:r>
      <w:r>
        <w:rPr>
          <w:rFonts w:cs="Arial"/>
          <w:b/>
          <w:sz w:val="20"/>
          <w:szCs w:val="20"/>
          <w:lang w:val="en-GB"/>
        </w:rPr>
        <w:tab/>
      </w:r>
      <w:r>
        <w:rPr>
          <w:rFonts w:cs="Arial"/>
          <w:b/>
          <w:sz w:val="20"/>
          <w:szCs w:val="20"/>
          <w:lang w:val="en-GB"/>
        </w:rPr>
        <w:tab/>
        <w:t>Ke5</w:t>
      </w:r>
    </w:p>
    <w:p w14:paraId="6C08C959" w14:textId="77777777" w:rsidR="006F3923" w:rsidRDefault="006F3923" w:rsidP="006F3923">
      <w:pPr>
        <w:rPr>
          <w:rFonts w:cs="Arial"/>
          <w:b/>
          <w:sz w:val="20"/>
          <w:szCs w:val="20"/>
          <w:lang w:val="en-GB"/>
        </w:rPr>
      </w:pPr>
      <w:r>
        <w:rPr>
          <w:rFonts w:cs="Arial"/>
          <w:b/>
          <w:sz w:val="20"/>
          <w:szCs w:val="20"/>
          <w:lang w:val="en-GB"/>
        </w:rPr>
        <w:tab/>
        <w:t>2.Lc7+</w:t>
      </w:r>
      <w:r>
        <w:rPr>
          <w:rFonts w:cs="Arial"/>
          <w:b/>
          <w:sz w:val="20"/>
          <w:szCs w:val="20"/>
          <w:lang w:val="en-GB"/>
        </w:rPr>
        <w:tab/>
      </w:r>
      <w:r>
        <w:rPr>
          <w:rFonts w:cs="Arial"/>
          <w:b/>
          <w:sz w:val="20"/>
          <w:szCs w:val="20"/>
          <w:lang w:val="en-GB"/>
        </w:rPr>
        <w:tab/>
        <w:t>d6</w:t>
      </w:r>
    </w:p>
    <w:p w14:paraId="28214C7A" w14:textId="77777777" w:rsidR="006F3923" w:rsidRDefault="006F3923" w:rsidP="006F3923">
      <w:pPr>
        <w:rPr>
          <w:rFonts w:cs="Arial"/>
          <w:b/>
          <w:sz w:val="20"/>
          <w:szCs w:val="20"/>
          <w:lang w:val="nl-BE"/>
        </w:rPr>
      </w:pPr>
      <w:r>
        <w:rPr>
          <w:rFonts w:cs="Arial"/>
          <w:b/>
          <w:sz w:val="20"/>
          <w:szCs w:val="20"/>
          <w:lang w:val="en-GB"/>
        </w:rPr>
        <w:tab/>
      </w:r>
      <w:r>
        <w:rPr>
          <w:rFonts w:cs="Arial"/>
          <w:b/>
          <w:sz w:val="20"/>
          <w:szCs w:val="20"/>
          <w:lang w:val="nl-BE"/>
        </w:rPr>
        <w:t>3.La5</w:t>
      </w:r>
    </w:p>
    <w:p w14:paraId="207FA297" w14:textId="77777777" w:rsidR="006F3923" w:rsidRDefault="006F3923" w:rsidP="006F3923">
      <w:pPr>
        <w:pStyle w:val="03aText"/>
        <w:widowControl/>
        <w:rPr>
          <w:noProof/>
          <w:lang w:val="nl-BE"/>
        </w:rPr>
      </w:pPr>
      <w:r>
        <w:rPr>
          <w:noProof/>
          <w:lang w:val="nl-BE"/>
        </w:rPr>
        <w:t>Dreigt mat op c3.</w:t>
      </w:r>
    </w:p>
    <w:p w14:paraId="5B8D2C28" w14:textId="77777777" w:rsidR="006F3923" w:rsidRDefault="006F3923" w:rsidP="006F3923">
      <w:pPr>
        <w:pStyle w:val="03aText"/>
        <w:widowControl/>
        <w:ind w:firstLine="708"/>
        <w:rPr>
          <w:noProof/>
          <w:lang w:val="nl-BE"/>
        </w:rPr>
      </w:pPr>
      <w:r>
        <w:rPr>
          <w:b/>
          <w:lang w:val="nl-BE"/>
        </w:rPr>
        <w:t>3...</w:t>
      </w:r>
      <w:r>
        <w:rPr>
          <w:b/>
          <w:lang w:val="nl-BE"/>
        </w:rPr>
        <w:tab/>
      </w:r>
      <w:r>
        <w:rPr>
          <w:b/>
          <w:lang w:val="nl-BE"/>
        </w:rPr>
        <w:tab/>
        <w:t>Pe2</w:t>
      </w:r>
    </w:p>
    <w:p w14:paraId="51E3E84D" w14:textId="77777777" w:rsidR="006F3923" w:rsidRDefault="006F3923" w:rsidP="006F3923">
      <w:pPr>
        <w:rPr>
          <w:rFonts w:cs="Arial"/>
          <w:b/>
          <w:sz w:val="20"/>
          <w:szCs w:val="20"/>
          <w:lang w:val="nl-BE"/>
        </w:rPr>
      </w:pPr>
      <w:r>
        <w:rPr>
          <w:rFonts w:cs="Arial"/>
          <w:b/>
          <w:sz w:val="20"/>
          <w:szCs w:val="20"/>
          <w:lang w:val="nl-BE"/>
        </w:rPr>
        <w:tab/>
        <w:t>4.Lc3+</w:t>
      </w:r>
    </w:p>
    <w:p w14:paraId="2F53AFC9" w14:textId="77777777" w:rsidR="006F3923" w:rsidRDefault="006F3923" w:rsidP="006F3923">
      <w:pPr>
        <w:pStyle w:val="03aText"/>
        <w:widowControl/>
        <w:rPr>
          <w:noProof/>
          <w:lang w:val="nl-BE"/>
        </w:rPr>
      </w:pPr>
      <w:r>
        <w:rPr>
          <w:noProof/>
          <w:lang w:val="nl-BE"/>
        </w:rPr>
        <w:t>Toch! Een verrassend offer.</w:t>
      </w:r>
    </w:p>
    <w:p w14:paraId="388B7561" w14:textId="77777777" w:rsidR="006F3923" w:rsidRDefault="006F3923" w:rsidP="006F3923">
      <w:pPr>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Pxc3</w:t>
      </w:r>
    </w:p>
    <w:p w14:paraId="5922EF64" w14:textId="77777777" w:rsidR="006F3923" w:rsidRDefault="006F3923" w:rsidP="006F3923">
      <w:pPr>
        <w:rPr>
          <w:rFonts w:cs="Arial"/>
          <w:b/>
          <w:sz w:val="20"/>
          <w:szCs w:val="20"/>
          <w:lang w:val="nl-BE"/>
        </w:rPr>
      </w:pPr>
      <w:r>
        <w:rPr>
          <w:rFonts w:cs="Arial"/>
          <w:b/>
          <w:sz w:val="20"/>
          <w:szCs w:val="20"/>
          <w:lang w:val="nl-BE"/>
        </w:rPr>
        <w:tab/>
        <w:t>5.bxc3</w:t>
      </w:r>
    </w:p>
    <w:p w14:paraId="2C46B169" w14:textId="77777777" w:rsidR="006F3923" w:rsidRDefault="006F3923" w:rsidP="006F3923">
      <w:pPr>
        <w:pStyle w:val="03aText"/>
        <w:widowControl/>
        <w:rPr>
          <w:noProof/>
          <w:lang w:val="nl-BE"/>
        </w:rPr>
      </w:pPr>
      <w:r>
        <w:rPr>
          <w:noProof/>
          <w:lang w:val="nl-BE"/>
        </w:rPr>
        <w:t>De koning is nu wel geïmmobili</w:t>
      </w:r>
      <w:r>
        <w:rPr>
          <w:noProof/>
          <w:lang w:val="nl-BE"/>
        </w:rPr>
        <w:softHyphen/>
        <w:t>seerd. maar zwart kan toch dame halen:</w:t>
      </w:r>
    </w:p>
    <w:p w14:paraId="2F10DA12" w14:textId="77777777" w:rsidR="006F3923" w:rsidRDefault="006F3923" w:rsidP="006F3923">
      <w:pPr>
        <w:rPr>
          <w:rFonts w:cs="Arial"/>
          <w:b/>
          <w:sz w:val="20"/>
          <w:szCs w:val="20"/>
          <w:lang w:val="nl-BE"/>
        </w:rPr>
      </w:pPr>
      <w:r>
        <w:rPr>
          <w:rFonts w:cs="Arial"/>
          <w:b/>
          <w:sz w:val="20"/>
          <w:szCs w:val="20"/>
          <w:lang w:val="nl-BE"/>
        </w:rPr>
        <w:tab/>
      </w:r>
    </w:p>
    <w:p w14:paraId="348A9E9C" w14:textId="77777777" w:rsidR="006F3923" w:rsidRDefault="006F3923" w:rsidP="006F3923">
      <w:pPr>
        <w:rPr>
          <w:rFonts w:cs="Arial"/>
          <w:b/>
          <w:sz w:val="20"/>
          <w:szCs w:val="20"/>
          <w:lang w:val="nl-BE"/>
        </w:rPr>
      </w:pPr>
    </w:p>
    <w:p w14:paraId="44F397BF" w14:textId="77777777" w:rsidR="006F3923" w:rsidRDefault="006F3923" w:rsidP="006F3923">
      <w:pPr>
        <w:rPr>
          <w:rFonts w:cs="Arial"/>
          <w:b/>
          <w:sz w:val="20"/>
          <w:szCs w:val="20"/>
          <w:lang w:val="nl-BE"/>
        </w:rPr>
      </w:pPr>
    </w:p>
    <w:p w14:paraId="50114264" w14:textId="77777777" w:rsidR="00B1385B" w:rsidRDefault="00B1385B" w:rsidP="00723675">
      <w:pPr>
        <w:ind w:firstLine="708"/>
        <w:rPr>
          <w:rFonts w:cs="Arial"/>
          <w:b/>
          <w:sz w:val="20"/>
          <w:szCs w:val="20"/>
          <w:lang w:val="nl-BE"/>
        </w:rPr>
      </w:pPr>
    </w:p>
    <w:p w14:paraId="412CE586" w14:textId="77777777" w:rsidR="00B1385B" w:rsidRDefault="00B1385B" w:rsidP="00723675">
      <w:pPr>
        <w:ind w:firstLine="708"/>
        <w:rPr>
          <w:rFonts w:cs="Arial"/>
          <w:b/>
          <w:sz w:val="20"/>
          <w:szCs w:val="20"/>
          <w:lang w:val="nl-BE"/>
        </w:rPr>
      </w:pPr>
    </w:p>
    <w:p w14:paraId="726E0E6F" w14:textId="77777777" w:rsidR="00B1385B" w:rsidRDefault="00B1385B" w:rsidP="00723675">
      <w:pPr>
        <w:ind w:firstLine="708"/>
        <w:rPr>
          <w:rFonts w:cs="Arial"/>
          <w:b/>
          <w:sz w:val="20"/>
          <w:szCs w:val="20"/>
          <w:lang w:val="nl-BE"/>
        </w:rPr>
      </w:pPr>
    </w:p>
    <w:p w14:paraId="032CA07B" w14:textId="77777777" w:rsidR="006F3923" w:rsidRDefault="006F3923" w:rsidP="00723675">
      <w:pPr>
        <w:ind w:firstLine="708"/>
        <w:rPr>
          <w:rFonts w:cs="Arial"/>
          <w:b/>
          <w:sz w:val="20"/>
          <w:szCs w:val="20"/>
          <w:lang w:val="nl-BE"/>
        </w:rPr>
      </w:pPr>
      <w:r>
        <w:rPr>
          <w:rFonts w:cs="Arial"/>
          <w:b/>
          <w:sz w:val="20"/>
          <w:szCs w:val="20"/>
          <w:lang w:val="nl-BE"/>
        </w:rPr>
        <w:t>5...</w:t>
      </w:r>
      <w:r>
        <w:rPr>
          <w:rFonts w:cs="Arial"/>
          <w:b/>
          <w:sz w:val="20"/>
          <w:szCs w:val="20"/>
          <w:lang w:val="nl-BE"/>
        </w:rPr>
        <w:tab/>
      </w:r>
      <w:r>
        <w:rPr>
          <w:rFonts w:cs="Arial"/>
          <w:b/>
          <w:sz w:val="20"/>
          <w:szCs w:val="20"/>
          <w:lang w:val="nl-BE"/>
        </w:rPr>
        <w:tab/>
        <w:t>a1D</w:t>
      </w:r>
    </w:p>
    <w:p w14:paraId="62152E60" w14:textId="77777777" w:rsidR="006F3923" w:rsidRDefault="006F3923" w:rsidP="006F3923">
      <w:pPr>
        <w:rPr>
          <w:rFonts w:cs="Arial"/>
          <w:b/>
          <w:sz w:val="20"/>
          <w:szCs w:val="20"/>
          <w:lang w:val="nl-BE"/>
        </w:rPr>
      </w:pPr>
      <w:r>
        <w:rPr>
          <w:rFonts w:cs="Arial"/>
          <w:b/>
          <w:sz w:val="20"/>
          <w:szCs w:val="20"/>
          <w:lang w:val="nl-BE"/>
        </w:rPr>
        <w:tab/>
        <w:t>6.c4</w:t>
      </w:r>
    </w:p>
    <w:p w14:paraId="61A112B6" w14:textId="77777777" w:rsidR="006F3923" w:rsidRDefault="006F3923" w:rsidP="006F3923">
      <w:pPr>
        <w:pStyle w:val="03aText"/>
        <w:widowControl/>
        <w:rPr>
          <w:noProof/>
          <w:lang w:val="nl-BE"/>
        </w:rPr>
      </w:pPr>
      <w:r>
        <w:rPr>
          <w:noProof/>
          <w:lang w:val="nl-BE"/>
        </w:rPr>
        <w:t>Dekt de pion d5 met een dubbele mat</w:t>
      </w:r>
      <w:r>
        <w:rPr>
          <w:noProof/>
          <w:lang w:val="nl-BE"/>
        </w:rPr>
        <w:softHyphen/>
        <w:t>dreiging 7.Pd7+ of 7.Pg4+.</w:t>
      </w:r>
    </w:p>
    <w:p w14:paraId="7B57A7EE" w14:textId="77777777" w:rsidR="006F3923" w:rsidRDefault="006F3923" w:rsidP="006F3923">
      <w:pPr>
        <w:rPr>
          <w:rFonts w:cs="Arial"/>
          <w:b/>
          <w:sz w:val="20"/>
          <w:szCs w:val="20"/>
          <w:lang w:val="nl-BE"/>
        </w:rPr>
      </w:pPr>
      <w:r>
        <w:rPr>
          <w:rFonts w:cs="Arial"/>
          <w:b/>
          <w:sz w:val="20"/>
          <w:szCs w:val="20"/>
          <w:lang w:val="nl-BE"/>
        </w:rPr>
        <w:tab/>
        <w:t>6...</w:t>
      </w:r>
      <w:r>
        <w:rPr>
          <w:rFonts w:cs="Arial"/>
          <w:b/>
          <w:sz w:val="20"/>
          <w:szCs w:val="20"/>
          <w:lang w:val="nl-BE"/>
        </w:rPr>
        <w:tab/>
      </w:r>
      <w:r>
        <w:rPr>
          <w:rFonts w:cs="Arial"/>
          <w:b/>
          <w:sz w:val="20"/>
          <w:szCs w:val="20"/>
          <w:lang w:val="nl-BE"/>
        </w:rPr>
        <w:tab/>
        <w:t>Dg1+</w:t>
      </w:r>
    </w:p>
    <w:p w14:paraId="6CD2512A" w14:textId="77777777" w:rsidR="006F3923" w:rsidRDefault="006F3923" w:rsidP="006F3923">
      <w:pPr>
        <w:rPr>
          <w:rFonts w:cs="Arial"/>
          <w:b/>
          <w:sz w:val="20"/>
          <w:szCs w:val="20"/>
          <w:lang w:val="nl-BE"/>
        </w:rPr>
      </w:pPr>
      <w:r>
        <w:rPr>
          <w:rFonts w:cs="Arial"/>
          <w:b/>
          <w:sz w:val="20"/>
          <w:szCs w:val="20"/>
          <w:lang w:val="nl-BE"/>
        </w:rPr>
        <w:tab/>
        <w:t>7.Pg4+</w:t>
      </w:r>
      <w:r>
        <w:rPr>
          <w:rFonts w:cs="Arial"/>
          <w:b/>
          <w:sz w:val="20"/>
          <w:szCs w:val="20"/>
          <w:lang w:val="nl-BE"/>
        </w:rPr>
        <w:tab/>
      </w:r>
      <w:r>
        <w:rPr>
          <w:rFonts w:cs="Arial"/>
          <w:b/>
          <w:sz w:val="20"/>
          <w:szCs w:val="20"/>
          <w:lang w:val="nl-BE"/>
        </w:rPr>
        <w:tab/>
        <w:t>Dxg4+</w:t>
      </w:r>
    </w:p>
    <w:p w14:paraId="5B80B443" w14:textId="77777777" w:rsidR="006F3923" w:rsidRDefault="006F3923" w:rsidP="006F3923">
      <w:pPr>
        <w:rPr>
          <w:rFonts w:cs="Arial"/>
          <w:b/>
          <w:sz w:val="20"/>
          <w:szCs w:val="20"/>
          <w:lang w:val="nl-BE"/>
        </w:rPr>
      </w:pPr>
      <w:r>
        <w:rPr>
          <w:rFonts w:cs="Arial"/>
          <w:b/>
          <w:sz w:val="20"/>
          <w:szCs w:val="20"/>
          <w:lang w:val="nl-BE"/>
        </w:rPr>
        <w:tab/>
        <w:t>8.Kxg4</w:t>
      </w:r>
    </w:p>
    <w:p w14:paraId="73905FDA" w14:textId="77777777" w:rsidR="006F3923" w:rsidRDefault="006F3923" w:rsidP="006F3923">
      <w:pPr>
        <w:pStyle w:val="03aText"/>
        <w:widowControl/>
        <w:rPr>
          <w:noProof/>
          <w:lang w:val="nl-BE"/>
        </w:rPr>
      </w:pPr>
      <w:r>
        <w:rPr>
          <w:noProof/>
          <w:lang w:val="nl-BE"/>
        </w:rPr>
        <w:t>met remise.</w:t>
      </w:r>
    </w:p>
    <w:p w14:paraId="04BA3585" w14:textId="77777777" w:rsidR="006F3923" w:rsidRDefault="006F3923" w:rsidP="006F3923">
      <w:pPr>
        <w:pStyle w:val="03aText"/>
        <w:widowControl/>
        <w:rPr>
          <w:noProof/>
          <w:lang w:val="nl-BE"/>
        </w:rPr>
      </w:pPr>
    </w:p>
    <w:p w14:paraId="76A3E496" w14:textId="77777777" w:rsidR="006F3923" w:rsidRDefault="006F3923" w:rsidP="006F3923">
      <w:pPr>
        <w:rPr>
          <w:rFonts w:cs="Arial"/>
          <w:b/>
          <w:i/>
          <w:sz w:val="20"/>
          <w:szCs w:val="20"/>
          <w:lang w:val="nl-BE"/>
        </w:rPr>
      </w:pPr>
      <w:r>
        <w:rPr>
          <w:rFonts w:cs="Arial"/>
          <w:b/>
          <w:i/>
          <w:sz w:val="20"/>
          <w:szCs w:val="20"/>
          <w:lang w:val="nl-BE"/>
        </w:rPr>
        <w:t>Variant B</w:t>
      </w:r>
    </w:p>
    <w:p w14:paraId="08855451"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Kd6</w:t>
      </w:r>
    </w:p>
    <w:p w14:paraId="7E006AC8" w14:textId="77777777" w:rsidR="00236053" w:rsidRDefault="006F3923" w:rsidP="006F3923">
      <w:pPr>
        <w:jc w:val="both"/>
        <w:rPr>
          <w:rFonts w:cs="Arial"/>
          <w:b/>
          <w:sz w:val="20"/>
          <w:szCs w:val="20"/>
          <w:lang w:val="nl-BE"/>
        </w:rPr>
      </w:pPr>
      <w:r>
        <w:rPr>
          <w:rFonts w:cs="Arial"/>
          <w:b/>
          <w:sz w:val="20"/>
          <w:szCs w:val="20"/>
          <w:lang w:val="nl-BE"/>
        </w:rPr>
        <w:tab/>
        <w:t>2.Pxe4+</w:t>
      </w:r>
      <w:r w:rsidR="00236053">
        <w:rPr>
          <w:rFonts w:cs="Arial"/>
          <w:b/>
          <w:sz w:val="20"/>
          <w:szCs w:val="20"/>
          <w:lang w:val="nl-BE"/>
        </w:rPr>
        <w:tab/>
        <w:t>Ke5</w:t>
      </w:r>
    </w:p>
    <w:p w14:paraId="710D862C" w14:textId="77777777" w:rsidR="00236053" w:rsidRPr="00236053" w:rsidRDefault="00236053" w:rsidP="006F3923">
      <w:pPr>
        <w:jc w:val="both"/>
        <w:rPr>
          <w:rFonts w:cs="Arial"/>
          <w:sz w:val="20"/>
          <w:szCs w:val="20"/>
          <w:lang w:val="nl-BE"/>
        </w:rPr>
      </w:pPr>
      <w:r>
        <w:rPr>
          <w:rFonts w:cs="Arial"/>
          <w:sz w:val="20"/>
          <w:szCs w:val="20"/>
          <w:lang w:val="nl-BE"/>
        </w:rPr>
        <w:t>Na 5…Kxd5 volgt 3.Pc3+ K~ 4.Pxa2 Pxa2.</w:t>
      </w:r>
    </w:p>
    <w:p w14:paraId="2EE12837" w14:textId="77777777" w:rsidR="00236053" w:rsidRPr="001513C2" w:rsidRDefault="00236053" w:rsidP="006F3923">
      <w:pPr>
        <w:jc w:val="both"/>
        <w:rPr>
          <w:rFonts w:cs="Arial"/>
          <w:b/>
          <w:sz w:val="20"/>
          <w:szCs w:val="20"/>
        </w:rPr>
      </w:pPr>
      <w:r>
        <w:rPr>
          <w:rFonts w:cs="Arial"/>
          <w:b/>
          <w:sz w:val="20"/>
          <w:szCs w:val="20"/>
          <w:lang w:val="nl-BE"/>
        </w:rPr>
        <w:tab/>
      </w:r>
      <w:r w:rsidRPr="001513C2">
        <w:rPr>
          <w:rFonts w:cs="Arial"/>
          <w:b/>
          <w:sz w:val="20"/>
          <w:szCs w:val="20"/>
        </w:rPr>
        <w:t>3.Pc3</w:t>
      </w:r>
      <w:r w:rsidRPr="001513C2">
        <w:rPr>
          <w:rFonts w:cs="Arial"/>
          <w:b/>
          <w:sz w:val="20"/>
          <w:szCs w:val="20"/>
        </w:rPr>
        <w:tab/>
      </w:r>
      <w:r w:rsidRPr="001513C2">
        <w:rPr>
          <w:rFonts w:cs="Arial"/>
          <w:b/>
          <w:sz w:val="20"/>
          <w:szCs w:val="20"/>
        </w:rPr>
        <w:tab/>
        <w:t>a1D</w:t>
      </w:r>
    </w:p>
    <w:p w14:paraId="0ED0A4EB" w14:textId="77777777" w:rsidR="00236053" w:rsidRPr="001513C2" w:rsidRDefault="00236053" w:rsidP="006F3923">
      <w:pPr>
        <w:jc w:val="both"/>
        <w:rPr>
          <w:rFonts w:cs="Arial"/>
          <w:b/>
          <w:sz w:val="20"/>
          <w:szCs w:val="20"/>
        </w:rPr>
      </w:pPr>
      <w:r w:rsidRPr="001513C2">
        <w:rPr>
          <w:rFonts w:cs="Arial"/>
          <w:b/>
          <w:sz w:val="20"/>
          <w:szCs w:val="20"/>
        </w:rPr>
        <w:tab/>
        <w:t>4.Lc7+</w:t>
      </w:r>
      <w:r w:rsidRPr="001513C2">
        <w:rPr>
          <w:rFonts w:cs="Arial"/>
          <w:b/>
          <w:sz w:val="20"/>
          <w:szCs w:val="20"/>
        </w:rPr>
        <w:tab/>
      </w:r>
      <w:r w:rsidRPr="001513C2">
        <w:rPr>
          <w:rFonts w:cs="Arial"/>
          <w:b/>
          <w:sz w:val="20"/>
          <w:szCs w:val="20"/>
        </w:rPr>
        <w:tab/>
        <w:t>d6</w:t>
      </w:r>
    </w:p>
    <w:p w14:paraId="7553842A" w14:textId="77777777" w:rsidR="00236053" w:rsidRPr="001513C2" w:rsidRDefault="00236053" w:rsidP="006F3923">
      <w:pPr>
        <w:jc w:val="both"/>
        <w:rPr>
          <w:rFonts w:cs="Arial"/>
          <w:b/>
          <w:sz w:val="20"/>
          <w:szCs w:val="20"/>
        </w:rPr>
      </w:pPr>
      <w:r w:rsidRPr="001513C2">
        <w:rPr>
          <w:rFonts w:cs="Arial"/>
          <w:b/>
          <w:sz w:val="20"/>
          <w:szCs w:val="20"/>
        </w:rPr>
        <w:tab/>
        <w:t>5.Ld8</w:t>
      </w:r>
      <w:r w:rsidRPr="001513C2">
        <w:rPr>
          <w:rFonts w:cs="Arial"/>
          <w:b/>
          <w:sz w:val="20"/>
          <w:szCs w:val="20"/>
        </w:rPr>
        <w:tab/>
      </w:r>
      <w:r w:rsidRPr="001513C2">
        <w:rPr>
          <w:rFonts w:cs="Arial"/>
          <w:b/>
          <w:sz w:val="20"/>
          <w:szCs w:val="20"/>
        </w:rPr>
        <w:tab/>
        <w:t>f6+</w:t>
      </w:r>
    </w:p>
    <w:p w14:paraId="20023353" w14:textId="77777777" w:rsidR="00236053" w:rsidRPr="001513C2" w:rsidRDefault="00236053" w:rsidP="006F3923">
      <w:pPr>
        <w:jc w:val="both"/>
        <w:rPr>
          <w:rFonts w:cs="Arial"/>
          <w:b/>
          <w:sz w:val="20"/>
          <w:szCs w:val="20"/>
        </w:rPr>
      </w:pPr>
      <w:r w:rsidRPr="001513C2">
        <w:rPr>
          <w:rFonts w:cs="Arial"/>
          <w:b/>
          <w:sz w:val="20"/>
          <w:szCs w:val="20"/>
        </w:rPr>
        <w:tab/>
        <w:t>6.Lxf6+</w:t>
      </w:r>
    </w:p>
    <w:p w14:paraId="0F77B891" w14:textId="77777777" w:rsidR="00236053" w:rsidRPr="001513C2" w:rsidRDefault="00236053" w:rsidP="006F3923">
      <w:pPr>
        <w:jc w:val="both"/>
        <w:rPr>
          <w:rFonts w:cs="Arial"/>
          <w:b/>
          <w:sz w:val="20"/>
          <w:szCs w:val="20"/>
        </w:rPr>
      </w:pPr>
      <w:r w:rsidRPr="001513C2">
        <w:rPr>
          <w:rFonts w:cs="Arial"/>
          <w:sz w:val="20"/>
          <w:szCs w:val="20"/>
        </w:rPr>
        <w:t>Eveneens remise.</w:t>
      </w:r>
    </w:p>
    <w:p w14:paraId="7EF05C1A" w14:textId="77777777" w:rsidR="00236053" w:rsidRPr="001513C2" w:rsidRDefault="00236053" w:rsidP="006F3923">
      <w:pPr>
        <w:jc w:val="both"/>
        <w:rPr>
          <w:rFonts w:cs="Arial"/>
          <w:b/>
          <w:sz w:val="20"/>
          <w:szCs w:val="20"/>
        </w:rPr>
      </w:pPr>
    </w:p>
    <w:p w14:paraId="660A51F2" w14:textId="77777777" w:rsidR="00236053" w:rsidRPr="001513C2" w:rsidRDefault="00236053" w:rsidP="006F3923">
      <w:pPr>
        <w:jc w:val="both"/>
        <w:rPr>
          <w:rFonts w:cs="Arial"/>
          <w:b/>
          <w:sz w:val="20"/>
          <w:szCs w:val="20"/>
        </w:rPr>
      </w:pPr>
    </w:p>
    <w:p w14:paraId="34F69E89" w14:textId="77777777" w:rsidR="00236053" w:rsidRPr="001513C2" w:rsidRDefault="00236053" w:rsidP="006F3923">
      <w:pPr>
        <w:jc w:val="both"/>
        <w:rPr>
          <w:rFonts w:cs="Arial"/>
          <w:b/>
          <w:sz w:val="20"/>
          <w:szCs w:val="20"/>
        </w:rPr>
      </w:pPr>
    </w:p>
    <w:p w14:paraId="742CBDA4" w14:textId="77777777" w:rsidR="00236053" w:rsidRPr="001513C2" w:rsidRDefault="00236053" w:rsidP="006F3923">
      <w:pPr>
        <w:jc w:val="both"/>
        <w:rPr>
          <w:rFonts w:cs="Arial"/>
          <w:b/>
          <w:sz w:val="20"/>
          <w:szCs w:val="20"/>
        </w:rPr>
      </w:pPr>
    </w:p>
    <w:p w14:paraId="73742E8B" w14:textId="77777777" w:rsidR="00236053" w:rsidRPr="001513C2" w:rsidRDefault="00236053" w:rsidP="006F3923">
      <w:pPr>
        <w:jc w:val="both"/>
        <w:rPr>
          <w:rFonts w:cs="Arial"/>
          <w:b/>
          <w:sz w:val="20"/>
          <w:szCs w:val="20"/>
        </w:rPr>
      </w:pPr>
    </w:p>
    <w:p w14:paraId="4B2A6EF9" w14:textId="77777777" w:rsidR="00236053" w:rsidRPr="001513C2" w:rsidRDefault="00236053" w:rsidP="006F3923">
      <w:pPr>
        <w:jc w:val="both"/>
        <w:rPr>
          <w:rFonts w:cs="Arial"/>
          <w:b/>
          <w:sz w:val="20"/>
          <w:szCs w:val="20"/>
        </w:rPr>
      </w:pPr>
    </w:p>
    <w:p w14:paraId="35F036A0" w14:textId="77777777" w:rsidR="00CB6A43" w:rsidRDefault="00CB6A43" w:rsidP="00AC0EF4">
      <w:pPr>
        <w:rPr>
          <w:rFonts w:cs="Arial"/>
          <w:sz w:val="20"/>
          <w:szCs w:val="20"/>
          <w:lang w:val="en-GB"/>
        </w:rPr>
      </w:pPr>
    </w:p>
    <w:p w14:paraId="5B6C6EBE" w14:textId="77777777" w:rsidR="00CB6A43" w:rsidRDefault="00CB6A43" w:rsidP="00AC0EF4">
      <w:pPr>
        <w:rPr>
          <w:rFonts w:cs="Arial"/>
          <w:sz w:val="20"/>
          <w:szCs w:val="20"/>
          <w:lang w:val="en-GB"/>
        </w:rPr>
      </w:pPr>
    </w:p>
    <w:p w14:paraId="69E147F6" w14:textId="77777777" w:rsidR="006F3923" w:rsidRDefault="006F3923" w:rsidP="006F3923">
      <w:pPr>
        <w:jc w:val="center"/>
        <w:rPr>
          <w:noProof/>
          <w:lang w:val="en-GB"/>
        </w:rPr>
      </w:pPr>
      <w:r>
        <w:rPr>
          <w:rFonts w:cs="Arial"/>
          <w:sz w:val="20"/>
          <w:szCs w:val="20"/>
          <w:lang w:val="en-GB"/>
        </w:rPr>
        <w:br w:type="page"/>
      </w:r>
      <w:r w:rsidR="00C55034">
        <w:rPr>
          <w:rFonts w:cs="Arial"/>
          <w:b/>
          <w:sz w:val="20"/>
          <w:szCs w:val="20"/>
          <w:lang w:val="en-GB"/>
        </w:rPr>
        <w:lastRenderedPageBreak/>
        <w:t xml:space="preserve">- </w:t>
      </w:r>
      <w:r w:rsidR="000734DE">
        <w:rPr>
          <w:rFonts w:cs="Arial"/>
          <w:b/>
          <w:sz w:val="20"/>
          <w:szCs w:val="20"/>
          <w:lang w:val="en-GB"/>
        </w:rPr>
        <w:t>27</w:t>
      </w:r>
      <w:r w:rsidR="00CE1E84">
        <w:rPr>
          <w:rFonts w:cs="Arial"/>
          <w:b/>
          <w:sz w:val="20"/>
          <w:szCs w:val="20"/>
          <w:lang w:val="en-GB"/>
        </w:rPr>
        <w:t>3</w:t>
      </w:r>
      <w:r>
        <w:rPr>
          <w:rFonts w:cs="Arial"/>
          <w:b/>
          <w:sz w:val="20"/>
          <w:szCs w:val="20"/>
          <w:lang w:val="en-GB"/>
        </w:rPr>
        <w:t>-</w:t>
      </w:r>
    </w:p>
    <w:p w14:paraId="02929983" w14:textId="77777777" w:rsidR="006F3923" w:rsidRDefault="006F3923" w:rsidP="006F3923">
      <w:pPr>
        <w:spacing w:line="190" w:lineRule="exact"/>
        <w:jc w:val="center"/>
        <w:rPr>
          <w:rFonts w:cs="Arial"/>
          <w:b/>
          <w:i/>
          <w:sz w:val="20"/>
          <w:szCs w:val="20"/>
          <w:lang w:val="en-GB"/>
        </w:rPr>
      </w:pPr>
    </w:p>
    <w:p w14:paraId="4D17F4B4" w14:textId="77777777" w:rsidR="006F3923" w:rsidRDefault="006F3923" w:rsidP="006F3923">
      <w:pPr>
        <w:spacing w:line="190" w:lineRule="exact"/>
        <w:jc w:val="center"/>
        <w:rPr>
          <w:rFonts w:cs="Arial"/>
          <w:i/>
          <w:sz w:val="20"/>
          <w:szCs w:val="20"/>
          <w:lang w:val="en-GB"/>
        </w:rPr>
      </w:pPr>
      <w:r>
        <w:rPr>
          <w:rFonts w:cs="Arial"/>
          <w:i/>
          <w:sz w:val="20"/>
          <w:szCs w:val="20"/>
          <w:lang w:val="en-GB"/>
        </w:rPr>
        <w:t>“Liberation”</w:t>
      </w:r>
    </w:p>
    <w:p w14:paraId="2B138D7D" w14:textId="77777777" w:rsidR="006F3923" w:rsidRPr="001513C2" w:rsidRDefault="006F3923" w:rsidP="006F3923">
      <w:pPr>
        <w:spacing w:line="190" w:lineRule="exact"/>
        <w:jc w:val="center"/>
        <w:rPr>
          <w:rFonts w:cs="Arial"/>
          <w:sz w:val="20"/>
          <w:szCs w:val="20"/>
        </w:rPr>
      </w:pPr>
      <w:r w:rsidRPr="001513C2">
        <w:rPr>
          <w:rFonts w:cs="Arial"/>
          <w:i/>
          <w:sz w:val="20"/>
          <w:szCs w:val="20"/>
        </w:rPr>
        <w:t>Revista Romana de Sah,</w:t>
      </w:r>
      <w:r w:rsidRPr="001513C2">
        <w:rPr>
          <w:rFonts w:cs="Arial"/>
          <w:sz w:val="20"/>
          <w:szCs w:val="20"/>
        </w:rPr>
        <w:t xml:space="preserve">  1974</w:t>
      </w:r>
    </w:p>
    <w:p w14:paraId="2827B4B3" w14:textId="77777777" w:rsidR="006F3923" w:rsidRDefault="006F3923" w:rsidP="006F3923">
      <w:pPr>
        <w:spacing w:line="190" w:lineRule="exact"/>
        <w:jc w:val="center"/>
        <w:rPr>
          <w:rFonts w:cs="Arial"/>
          <w:sz w:val="20"/>
          <w:szCs w:val="20"/>
          <w:lang w:val="nl-BE"/>
        </w:rPr>
      </w:pPr>
      <w:r>
        <w:rPr>
          <w:rFonts w:cs="Arial"/>
          <w:sz w:val="20"/>
          <w:szCs w:val="20"/>
          <w:lang w:val="nl-BE"/>
        </w:rPr>
        <w:t>4de prijs</w:t>
      </w:r>
    </w:p>
    <w:p w14:paraId="164C0B06" w14:textId="77777777" w:rsidR="006F3923" w:rsidRDefault="006F3923" w:rsidP="006F3923">
      <w:pPr>
        <w:spacing w:line="190" w:lineRule="exact"/>
        <w:jc w:val="center"/>
        <w:rPr>
          <w:rFonts w:cs="Arial"/>
          <w:sz w:val="20"/>
          <w:szCs w:val="20"/>
          <w:lang w:val="nl-BE"/>
        </w:rPr>
      </w:pPr>
    </w:p>
    <w:p w14:paraId="7E4FB067" w14:textId="77777777" w:rsidR="006F3923" w:rsidRDefault="00990285" w:rsidP="006F3923">
      <w:pPr>
        <w:pStyle w:val="02bSource"/>
        <w:widowControl/>
        <w:tabs>
          <w:tab w:val="left" w:pos="114"/>
        </w:tabs>
        <w:rPr>
          <w:noProof/>
          <w:lang w:val="nl-BE"/>
        </w:rPr>
      </w:pPr>
      <w:r>
        <w:object w:dxaOrig="1440" w:dyaOrig="1440" w14:anchorId="71F46810">
          <v:shape id="_x0000_s1355" type="#_x0000_t75" style="position:absolute;left:0;text-align:left;margin-left:0;margin-top:.3pt;width:151.5pt;height:152.25pt;z-index:251676672;mso-position-horizontal:center">
            <v:imagedata r:id="rId543" o:title=""/>
            <w10:wrap type="square"/>
          </v:shape>
          <o:OLEObject Type="Embed" ProgID="CorelDRAW.Graphic.12" ShapeID="_x0000_s1355" DrawAspect="Content" ObjectID="_1587467740" r:id="rId544"/>
        </w:object>
      </w:r>
    </w:p>
    <w:p w14:paraId="522F6DB5" w14:textId="77777777" w:rsidR="006F3923" w:rsidRDefault="006F3923" w:rsidP="006F3923">
      <w:pPr>
        <w:rPr>
          <w:rFonts w:cs="Arial"/>
          <w:sz w:val="20"/>
          <w:szCs w:val="20"/>
          <w:lang w:val="nl-BE"/>
        </w:rPr>
      </w:pPr>
      <w:r>
        <w:rPr>
          <w:rFonts w:cs="Arial"/>
          <w:b/>
          <w:lang w:val="nl-BE"/>
        </w:rPr>
        <w:t>+</w:t>
      </w:r>
      <w:r>
        <w:rPr>
          <w:rFonts w:cs="Arial"/>
          <w:lang w:val="nl-BE"/>
        </w:rPr>
        <w:t xml:space="preserve"> </w:t>
      </w:r>
      <w:r>
        <w:rPr>
          <w:rFonts w:cs="Arial"/>
          <w:sz w:val="20"/>
          <w:szCs w:val="20"/>
          <w:lang w:val="nl-BE"/>
        </w:rPr>
        <w:t xml:space="preserve">                             0014.04 g4c5</w:t>
      </w:r>
    </w:p>
    <w:p w14:paraId="00909033" w14:textId="77777777" w:rsidR="006F3923" w:rsidRDefault="006F3923" w:rsidP="006F3923">
      <w:pPr>
        <w:rPr>
          <w:rFonts w:cs="Arial"/>
          <w:sz w:val="20"/>
          <w:szCs w:val="20"/>
          <w:lang w:val="nl-BE"/>
        </w:rPr>
      </w:pPr>
    </w:p>
    <w:p w14:paraId="44F8A707" w14:textId="77777777" w:rsidR="006F3923" w:rsidRDefault="006F3923" w:rsidP="006F3923">
      <w:pPr>
        <w:pStyle w:val="03aText"/>
        <w:widowControl/>
        <w:rPr>
          <w:noProof/>
          <w:lang w:val="nl-BE"/>
        </w:rPr>
      </w:pPr>
      <w:r>
        <w:rPr>
          <w:noProof/>
          <w:lang w:val="nl-BE"/>
        </w:rPr>
        <w:t>Eerst tracht wit het zwart paard te isoleren met:</w:t>
      </w:r>
    </w:p>
    <w:p w14:paraId="122CA1B8" w14:textId="77777777" w:rsidR="006F3923" w:rsidRDefault="006F3923" w:rsidP="006F3923">
      <w:pPr>
        <w:rPr>
          <w:rFonts w:cs="Arial"/>
          <w:b/>
          <w:sz w:val="20"/>
          <w:szCs w:val="20"/>
          <w:lang w:val="nl-BE"/>
        </w:rPr>
      </w:pPr>
      <w:r>
        <w:rPr>
          <w:rFonts w:cs="Arial"/>
          <w:b/>
          <w:sz w:val="20"/>
          <w:szCs w:val="20"/>
          <w:lang w:val="nl-BE"/>
        </w:rPr>
        <w:tab/>
        <w:t>1.Kf5</w:t>
      </w:r>
    </w:p>
    <w:p w14:paraId="5544DD8B" w14:textId="77777777" w:rsidR="006F3923" w:rsidRDefault="006F3923" w:rsidP="006F3923">
      <w:pPr>
        <w:pStyle w:val="03aText"/>
        <w:widowControl/>
        <w:rPr>
          <w:noProof/>
          <w:lang w:val="nl-BE"/>
        </w:rPr>
      </w:pPr>
      <w:r>
        <w:rPr>
          <w:noProof/>
          <w:lang w:val="nl-BE"/>
        </w:rPr>
        <w:t>En niet:</w:t>
      </w:r>
    </w:p>
    <w:p w14:paraId="4DF40532" w14:textId="77777777" w:rsidR="006F3923" w:rsidRDefault="006F3923" w:rsidP="00586E21">
      <w:pPr>
        <w:pStyle w:val="03aText"/>
        <w:widowControl/>
        <w:numPr>
          <w:ilvl w:val="0"/>
          <w:numId w:val="143"/>
        </w:numPr>
        <w:rPr>
          <w:noProof/>
          <w:lang w:val="nl-BE"/>
        </w:rPr>
      </w:pPr>
      <w:r>
        <w:rPr>
          <w:noProof/>
          <w:lang w:val="nl-BE"/>
        </w:rPr>
        <w:t>1.Kh5? Kd5 2.Lg7 Ke6 3.Kg6 Ke7 4.Lb2 Pf8+ 5.K</w:t>
      </w:r>
      <w:r w:rsidR="005F2763">
        <w:rPr>
          <w:noProof/>
          <w:lang w:val="nl-BE"/>
        </w:rPr>
        <w:t>g7 Pe6+ en het zwarte paard ont</w:t>
      </w:r>
      <w:r>
        <w:rPr>
          <w:noProof/>
          <w:lang w:val="nl-BE"/>
        </w:rPr>
        <w:t>snapt. Ook na:</w:t>
      </w:r>
    </w:p>
    <w:p w14:paraId="257837FE" w14:textId="77777777" w:rsidR="006F3923" w:rsidRDefault="006F3923" w:rsidP="00586E21">
      <w:pPr>
        <w:pStyle w:val="03aText"/>
        <w:widowControl/>
        <w:numPr>
          <w:ilvl w:val="0"/>
          <w:numId w:val="143"/>
        </w:numPr>
        <w:rPr>
          <w:noProof/>
          <w:lang w:val="nl-BE"/>
        </w:rPr>
      </w:pPr>
      <w:r>
        <w:rPr>
          <w:noProof/>
          <w:lang w:val="en-GB"/>
        </w:rPr>
        <w:t xml:space="preserve">1.Lg7? a3 2.Kf(h)5 a2 3.Kg6 a1D 4.Lxa1 Pf8+ 5.Kg7 Pe6+. </w:t>
      </w:r>
      <w:r>
        <w:rPr>
          <w:noProof/>
          <w:lang w:val="nl-BE"/>
        </w:rPr>
        <w:t>En ook na:</w:t>
      </w:r>
    </w:p>
    <w:p w14:paraId="1008C32C" w14:textId="77777777" w:rsidR="006F3923" w:rsidRDefault="006F3923" w:rsidP="00586E21">
      <w:pPr>
        <w:pStyle w:val="03aText"/>
        <w:widowControl/>
        <w:numPr>
          <w:ilvl w:val="0"/>
          <w:numId w:val="143"/>
        </w:numPr>
        <w:rPr>
          <w:noProof/>
          <w:lang w:val="nl-BE"/>
        </w:rPr>
      </w:pPr>
      <w:r>
        <w:rPr>
          <w:noProof/>
          <w:lang w:val="nl-BE"/>
        </w:rPr>
        <w:t>1.La3+? Kc4 2.Kf5 Kb3 3.Ld6 a3 4.Kg6 a2 5.Le5 Pf8+ en</w:t>
      </w:r>
      <w:r>
        <w:rPr>
          <w:noProof/>
          <w:lang w:val="nl-BE"/>
        </w:rPr>
        <w:softHyphen/>
        <w:t>zovoort.</w:t>
      </w:r>
    </w:p>
    <w:p w14:paraId="3B3435CB"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Kc6</w:t>
      </w:r>
    </w:p>
    <w:p w14:paraId="5D00792C" w14:textId="77777777" w:rsidR="006F3923" w:rsidRDefault="006F3923" w:rsidP="006F3923">
      <w:pPr>
        <w:rPr>
          <w:rFonts w:cs="Arial"/>
          <w:sz w:val="20"/>
          <w:szCs w:val="20"/>
          <w:lang w:val="nl-BE"/>
        </w:rPr>
      </w:pPr>
      <w:r>
        <w:rPr>
          <w:rFonts w:cs="Arial"/>
          <w:sz w:val="20"/>
          <w:szCs w:val="20"/>
          <w:lang w:val="nl-BE"/>
        </w:rPr>
        <w:t>Natuurlijk niet:</w:t>
      </w:r>
      <w:r w:rsidR="00852A03">
        <w:rPr>
          <w:rFonts w:cs="Arial"/>
          <w:sz w:val="20"/>
          <w:szCs w:val="20"/>
          <w:lang w:val="nl-BE"/>
        </w:rPr>
        <w:t>:</w:t>
      </w:r>
    </w:p>
    <w:p w14:paraId="7635714F" w14:textId="77777777" w:rsidR="00204CDF" w:rsidRDefault="006F3923" w:rsidP="00586E21">
      <w:pPr>
        <w:pStyle w:val="03aText"/>
        <w:widowControl/>
        <w:numPr>
          <w:ilvl w:val="0"/>
          <w:numId w:val="144"/>
        </w:numPr>
        <w:rPr>
          <w:noProof/>
          <w:lang w:val="nl-BE"/>
        </w:rPr>
      </w:pPr>
      <w:r>
        <w:rPr>
          <w:noProof/>
          <w:lang w:val="nl-BE"/>
        </w:rPr>
        <w:t>1...Pf8</w:t>
      </w:r>
      <w:r w:rsidR="00AE4EF3">
        <w:rPr>
          <w:noProof/>
          <w:lang w:val="nl-BE"/>
        </w:rPr>
        <w:t>?</w:t>
      </w:r>
      <w:r w:rsidR="009101BC">
        <w:rPr>
          <w:noProof/>
          <w:lang w:val="nl-BE"/>
        </w:rPr>
        <w:t xml:space="preserve"> 2.La3+ en 3.Lxf8. </w:t>
      </w:r>
    </w:p>
    <w:p w14:paraId="7B48EC37" w14:textId="77777777" w:rsidR="00204CDF" w:rsidRDefault="00204CDF" w:rsidP="00204CDF">
      <w:pPr>
        <w:pStyle w:val="03aText"/>
        <w:widowControl/>
        <w:ind w:left="360"/>
        <w:rPr>
          <w:noProof/>
          <w:lang w:val="nl-BE"/>
        </w:rPr>
      </w:pPr>
    </w:p>
    <w:p w14:paraId="379AF863" w14:textId="77777777" w:rsidR="00204CDF" w:rsidRDefault="00204CDF" w:rsidP="00204CDF">
      <w:pPr>
        <w:pStyle w:val="03aText"/>
        <w:widowControl/>
        <w:ind w:left="360"/>
        <w:rPr>
          <w:noProof/>
          <w:lang w:val="nl-BE"/>
        </w:rPr>
      </w:pPr>
    </w:p>
    <w:p w14:paraId="4F37B1ED" w14:textId="77777777" w:rsidR="006F3923" w:rsidRDefault="006F3923" w:rsidP="00204CDF">
      <w:pPr>
        <w:pStyle w:val="03aText"/>
        <w:widowControl/>
        <w:ind w:left="360"/>
        <w:rPr>
          <w:noProof/>
          <w:lang w:val="nl-BE"/>
        </w:rPr>
      </w:pPr>
    </w:p>
    <w:p w14:paraId="26B1A146" w14:textId="77777777" w:rsidR="00204CDF" w:rsidRDefault="00204CDF" w:rsidP="00204CDF">
      <w:pPr>
        <w:pStyle w:val="03aText"/>
        <w:widowControl/>
        <w:ind w:left="360"/>
        <w:rPr>
          <w:noProof/>
          <w:lang w:val="nl-BE"/>
        </w:rPr>
      </w:pPr>
    </w:p>
    <w:p w14:paraId="0784BB8C" w14:textId="77777777" w:rsidR="00204CDF" w:rsidRDefault="00204CDF" w:rsidP="00204CDF">
      <w:pPr>
        <w:pStyle w:val="03aText"/>
        <w:widowControl/>
        <w:ind w:left="360"/>
        <w:rPr>
          <w:noProof/>
          <w:lang w:val="nl-BE"/>
        </w:rPr>
      </w:pPr>
    </w:p>
    <w:p w14:paraId="0A1B976B" w14:textId="77777777" w:rsidR="00204CDF" w:rsidRDefault="00204CDF" w:rsidP="00204CDF">
      <w:pPr>
        <w:pStyle w:val="03aText"/>
        <w:widowControl/>
        <w:ind w:left="360"/>
        <w:rPr>
          <w:noProof/>
          <w:lang w:val="nl-BE"/>
        </w:rPr>
      </w:pPr>
    </w:p>
    <w:p w14:paraId="5F8CA821" w14:textId="77777777" w:rsidR="00204CDF" w:rsidRDefault="00204CDF" w:rsidP="00204CDF">
      <w:pPr>
        <w:pStyle w:val="03aText"/>
        <w:widowControl/>
        <w:ind w:left="360"/>
        <w:rPr>
          <w:noProof/>
          <w:lang w:val="nl-BE"/>
        </w:rPr>
      </w:pPr>
    </w:p>
    <w:p w14:paraId="321AE609" w14:textId="77777777" w:rsidR="00204CDF" w:rsidRDefault="00204CDF" w:rsidP="00204CDF">
      <w:pPr>
        <w:pStyle w:val="03aText"/>
        <w:widowControl/>
        <w:ind w:left="360"/>
        <w:rPr>
          <w:noProof/>
          <w:lang w:val="nl-BE"/>
        </w:rPr>
      </w:pPr>
    </w:p>
    <w:p w14:paraId="4CF7BE43" w14:textId="77777777" w:rsidR="006F3923" w:rsidRDefault="006F3923" w:rsidP="00586E21">
      <w:pPr>
        <w:pStyle w:val="03aText"/>
        <w:widowControl/>
        <w:numPr>
          <w:ilvl w:val="0"/>
          <w:numId w:val="144"/>
        </w:numPr>
        <w:rPr>
          <w:noProof/>
          <w:lang w:val="nl-BE"/>
        </w:rPr>
      </w:pPr>
      <w:r>
        <w:rPr>
          <w:noProof/>
          <w:lang w:val="nl-BE"/>
        </w:rPr>
        <w:t>1...Kc4</w:t>
      </w:r>
      <w:r w:rsidR="00AE4EF3">
        <w:rPr>
          <w:noProof/>
          <w:lang w:val="nl-BE"/>
        </w:rPr>
        <w:t>?</w:t>
      </w:r>
      <w:r>
        <w:rPr>
          <w:noProof/>
          <w:lang w:val="nl-BE"/>
        </w:rPr>
        <w:t xml:space="preserve"> 2.Lg7 en bijvoorbeeld 2...a3 3.Kg6 Pf8+ 4.Lxf8 a2 5.Lg7 Kb3 6.Pd6 a4 7.Kf5 Kc2 8.Pc4 Kb3 9.Pe3, en de witte koning komt naderbij. Ook hier na bijvoorbeeld 3...a2  4.Kxh7 Kb3 5.Pd6 Kc2 6.Pc4 Kc1 7.Pa3 enzo</w:t>
      </w:r>
      <w:r>
        <w:rPr>
          <w:noProof/>
          <w:lang w:val="nl-BE"/>
        </w:rPr>
        <w:softHyphen/>
        <w:t>voort.</w:t>
      </w:r>
    </w:p>
    <w:p w14:paraId="574AE5C2" w14:textId="77777777" w:rsidR="006F3923" w:rsidRDefault="006F3923" w:rsidP="006F3923">
      <w:pPr>
        <w:rPr>
          <w:rFonts w:cs="Arial"/>
          <w:b/>
          <w:sz w:val="20"/>
          <w:szCs w:val="20"/>
          <w:lang w:val="nl-BE"/>
        </w:rPr>
      </w:pPr>
      <w:r>
        <w:rPr>
          <w:rFonts w:cs="Arial"/>
          <w:b/>
          <w:sz w:val="20"/>
          <w:szCs w:val="20"/>
          <w:lang w:val="nl-BE"/>
        </w:rPr>
        <w:tab/>
        <w:t>2.La3</w:t>
      </w:r>
    </w:p>
    <w:p w14:paraId="6F5D2003" w14:textId="77777777" w:rsidR="006F3923" w:rsidRDefault="006F3923" w:rsidP="006F3923">
      <w:pPr>
        <w:pStyle w:val="03aText"/>
        <w:widowControl/>
        <w:rPr>
          <w:noProof/>
          <w:lang w:val="nl-BE"/>
        </w:rPr>
      </w:pPr>
      <w:r>
        <w:rPr>
          <w:noProof/>
          <w:lang w:val="nl-BE"/>
        </w:rPr>
        <w:t>En</w:t>
      </w:r>
      <w:r w:rsidR="001F3F66">
        <w:rPr>
          <w:noProof/>
          <w:lang w:val="nl-BE"/>
        </w:rPr>
        <w:t xml:space="preserve"> het zwarte paard kan niet weg.</w:t>
      </w:r>
    </w:p>
    <w:p w14:paraId="62A1F971" w14:textId="77777777" w:rsidR="001F3F66" w:rsidRDefault="001F3F66" w:rsidP="006F3923">
      <w:pPr>
        <w:pStyle w:val="03aText"/>
        <w:widowControl/>
        <w:rPr>
          <w:noProof/>
          <w:lang w:val="nl-BE"/>
        </w:rPr>
      </w:pPr>
      <w:r>
        <w:rPr>
          <w:noProof/>
          <w:lang w:val="nl-BE"/>
        </w:rPr>
        <w:t>Dit is beter dan 2.Lg7 Kd7 3.Kg6 Ke7 4.Pe5 Pf8+, enzovoort.</w:t>
      </w:r>
    </w:p>
    <w:p w14:paraId="7AEB42AF"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Kd7</w:t>
      </w:r>
    </w:p>
    <w:p w14:paraId="2E6A1D39" w14:textId="77777777" w:rsidR="006F3923" w:rsidRDefault="006F3923" w:rsidP="006F3923">
      <w:pPr>
        <w:jc w:val="both"/>
        <w:rPr>
          <w:rFonts w:cs="Arial"/>
          <w:sz w:val="20"/>
          <w:szCs w:val="20"/>
          <w:lang w:val="nl-BE"/>
        </w:rPr>
      </w:pPr>
      <w:r>
        <w:rPr>
          <w:rFonts w:cs="Arial"/>
          <w:sz w:val="20"/>
          <w:szCs w:val="20"/>
          <w:lang w:val="nl-BE"/>
        </w:rPr>
        <w:t>en niet 2…Kd5</w:t>
      </w:r>
      <w:r w:rsidR="00AE4EF3">
        <w:rPr>
          <w:rFonts w:cs="Arial"/>
          <w:sz w:val="20"/>
          <w:szCs w:val="20"/>
          <w:lang w:val="nl-BE"/>
        </w:rPr>
        <w:t>?</w:t>
      </w:r>
      <w:r>
        <w:rPr>
          <w:rFonts w:cs="Arial"/>
          <w:sz w:val="20"/>
          <w:szCs w:val="20"/>
          <w:lang w:val="nl-BE"/>
        </w:rPr>
        <w:t xml:space="preserve"> 3.Ld6 K~ 4.Kg6, enzovoort,</w:t>
      </w:r>
    </w:p>
    <w:p w14:paraId="37EFF20B" w14:textId="77777777" w:rsidR="006F3923" w:rsidRDefault="006F3923" w:rsidP="006F3923">
      <w:pPr>
        <w:rPr>
          <w:rFonts w:cs="Arial"/>
          <w:b/>
          <w:sz w:val="20"/>
          <w:szCs w:val="20"/>
          <w:lang w:val="nl-BE"/>
        </w:rPr>
      </w:pPr>
      <w:r>
        <w:rPr>
          <w:rFonts w:cs="Arial"/>
          <w:b/>
          <w:sz w:val="20"/>
          <w:szCs w:val="20"/>
          <w:lang w:val="nl-BE"/>
        </w:rPr>
        <w:tab/>
        <w:t>3.Kg6</w:t>
      </w:r>
      <w:r>
        <w:rPr>
          <w:rFonts w:cs="Arial"/>
          <w:b/>
          <w:sz w:val="20"/>
          <w:szCs w:val="20"/>
          <w:lang w:val="nl-BE"/>
        </w:rPr>
        <w:tab/>
      </w:r>
      <w:r>
        <w:rPr>
          <w:rFonts w:cs="Arial"/>
          <w:b/>
          <w:sz w:val="20"/>
          <w:szCs w:val="20"/>
          <w:lang w:val="nl-BE"/>
        </w:rPr>
        <w:tab/>
        <w:t>Ke6</w:t>
      </w:r>
    </w:p>
    <w:p w14:paraId="0B255DC6" w14:textId="77777777" w:rsidR="006F3923" w:rsidRDefault="006F3923" w:rsidP="006F3923">
      <w:pPr>
        <w:pStyle w:val="03aText"/>
        <w:widowControl/>
        <w:rPr>
          <w:noProof/>
          <w:lang w:val="nl-BE"/>
        </w:rPr>
      </w:pPr>
      <w:r>
        <w:rPr>
          <w:noProof/>
          <w:lang w:val="nl-BE"/>
        </w:rPr>
        <w:t>Nu kan wit het paard niet onge-straft slaan, maar gaat</w:t>
      </w:r>
      <w:r w:rsidR="0054336C">
        <w:rPr>
          <w:noProof/>
          <w:lang w:val="nl-BE"/>
        </w:rPr>
        <w:t xml:space="preserve"> hij op jacht naar pionnenroof:</w:t>
      </w:r>
    </w:p>
    <w:p w14:paraId="338B3D3D" w14:textId="77777777" w:rsidR="006F3923" w:rsidRPr="00B354CB" w:rsidRDefault="006F3923" w:rsidP="006F3923">
      <w:pPr>
        <w:rPr>
          <w:rFonts w:cs="Arial"/>
          <w:b/>
          <w:sz w:val="20"/>
          <w:szCs w:val="20"/>
          <w:lang w:val="en-GB"/>
        </w:rPr>
      </w:pPr>
      <w:r>
        <w:rPr>
          <w:rFonts w:cs="Arial"/>
          <w:b/>
          <w:sz w:val="20"/>
          <w:szCs w:val="20"/>
          <w:lang w:val="nl-BE"/>
        </w:rPr>
        <w:tab/>
      </w:r>
      <w:r w:rsidRPr="00B354CB">
        <w:rPr>
          <w:rFonts w:cs="Arial"/>
          <w:b/>
          <w:sz w:val="20"/>
          <w:szCs w:val="20"/>
          <w:lang w:val="en-GB"/>
        </w:rPr>
        <w:t>4.Pd8+</w:t>
      </w:r>
      <w:r w:rsidRPr="00B354CB">
        <w:rPr>
          <w:rFonts w:cs="Arial"/>
          <w:b/>
          <w:sz w:val="20"/>
          <w:szCs w:val="20"/>
          <w:lang w:val="en-GB"/>
        </w:rPr>
        <w:tab/>
      </w:r>
      <w:r w:rsidRPr="00B354CB">
        <w:rPr>
          <w:rFonts w:cs="Arial"/>
          <w:b/>
          <w:sz w:val="20"/>
          <w:szCs w:val="20"/>
          <w:lang w:val="en-GB"/>
        </w:rPr>
        <w:tab/>
        <w:t>Kd7</w:t>
      </w:r>
    </w:p>
    <w:p w14:paraId="7FB90B7F" w14:textId="77777777" w:rsidR="006F3923" w:rsidRPr="00B354CB" w:rsidRDefault="006F3923" w:rsidP="006F3923">
      <w:pPr>
        <w:rPr>
          <w:rFonts w:cs="Arial"/>
          <w:b/>
          <w:sz w:val="20"/>
          <w:szCs w:val="20"/>
          <w:lang w:val="en-GB"/>
        </w:rPr>
      </w:pPr>
      <w:r w:rsidRPr="00B354CB">
        <w:rPr>
          <w:rFonts w:cs="Arial"/>
          <w:b/>
          <w:sz w:val="20"/>
          <w:szCs w:val="20"/>
          <w:lang w:val="en-GB"/>
        </w:rPr>
        <w:tab/>
        <w:t>5.Pb7</w:t>
      </w:r>
      <w:r w:rsidRPr="00B354CB">
        <w:rPr>
          <w:rFonts w:cs="Arial"/>
          <w:b/>
          <w:sz w:val="20"/>
          <w:szCs w:val="20"/>
          <w:lang w:val="en-GB"/>
        </w:rPr>
        <w:tab/>
      </w:r>
      <w:r w:rsidRPr="00B354CB">
        <w:rPr>
          <w:rFonts w:cs="Arial"/>
          <w:b/>
          <w:sz w:val="20"/>
          <w:szCs w:val="20"/>
          <w:lang w:val="en-GB"/>
        </w:rPr>
        <w:tab/>
        <w:t>Kc6</w:t>
      </w:r>
    </w:p>
    <w:p w14:paraId="78FB0C22" w14:textId="77777777" w:rsidR="006F3923" w:rsidRDefault="006F3923" w:rsidP="006F3923">
      <w:pPr>
        <w:rPr>
          <w:rFonts w:cs="Arial"/>
          <w:b/>
          <w:sz w:val="20"/>
          <w:szCs w:val="20"/>
          <w:lang w:val="en-GB"/>
        </w:rPr>
      </w:pPr>
      <w:r w:rsidRPr="00B354CB">
        <w:rPr>
          <w:rFonts w:cs="Arial"/>
          <w:b/>
          <w:sz w:val="20"/>
          <w:szCs w:val="20"/>
          <w:lang w:val="en-GB"/>
        </w:rPr>
        <w:tab/>
        <w:t>6.</w:t>
      </w:r>
      <w:r>
        <w:rPr>
          <w:rFonts w:cs="Arial"/>
          <w:b/>
          <w:sz w:val="20"/>
          <w:szCs w:val="20"/>
          <w:lang w:val="en-GB"/>
        </w:rPr>
        <w:t>Pxa5+</w:t>
      </w:r>
    </w:p>
    <w:p w14:paraId="520D5E13" w14:textId="77777777" w:rsidR="006F3923" w:rsidRDefault="006F3923" w:rsidP="006F3923">
      <w:pPr>
        <w:pStyle w:val="03aText"/>
        <w:widowControl/>
        <w:rPr>
          <w:noProof/>
          <w:lang w:val="nl-BE"/>
        </w:rPr>
      </w:pPr>
      <w:r>
        <w:rPr>
          <w:noProof/>
          <w:lang w:val="nl-BE"/>
        </w:rPr>
        <w:t>De eerste zwarte pion wordt ge</w:t>
      </w:r>
      <w:r>
        <w:rPr>
          <w:noProof/>
          <w:lang w:val="nl-BE"/>
        </w:rPr>
        <w:softHyphen/>
        <w:t>plukt.</w:t>
      </w:r>
    </w:p>
    <w:p w14:paraId="65DEE421" w14:textId="77777777" w:rsidR="006F3923" w:rsidRDefault="006F3923" w:rsidP="006F3923">
      <w:pPr>
        <w:rPr>
          <w:rFonts w:cs="Arial"/>
          <w:b/>
          <w:sz w:val="20"/>
          <w:szCs w:val="20"/>
          <w:lang w:val="nl-BE"/>
        </w:rPr>
      </w:pPr>
      <w:r>
        <w:rPr>
          <w:rFonts w:cs="Arial"/>
          <w:b/>
          <w:sz w:val="20"/>
          <w:szCs w:val="20"/>
          <w:lang w:val="nl-BE"/>
        </w:rPr>
        <w:tab/>
        <w:t>6...</w:t>
      </w:r>
      <w:r>
        <w:rPr>
          <w:rFonts w:cs="Arial"/>
          <w:b/>
          <w:sz w:val="20"/>
          <w:szCs w:val="20"/>
          <w:lang w:val="nl-BE"/>
        </w:rPr>
        <w:tab/>
      </w:r>
      <w:r>
        <w:rPr>
          <w:rFonts w:cs="Arial"/>
          <w:b/>
          <w:sz w:val="20"/>
          <w:szCs w:val="20"/>
          <w:lang w:val="nl-BE"/>
        </w:rPr>
        <w:tab/>
        <w:t>Kb5</w:t>
      </w:r>
    </w:p>
    <w:p w14:paraId="32E2AF0A" w14:textId="77777777" w:rsidR="006F3923" w:rsidRDefault="006F3923" w:rsidP="006F3923">
      <w:pPr>
        <w:pStyle w:val="03aText"/>
        <w:widowControl/>
        <w:rPr>
          <w:noProof/>
          <w:lang w:val="nl-BE"/>
        </w:rPr>
      </w:pPr>
      <w:r>
        <w:rPr>
          <w:noProof/>
          <w:lang w:val="nl-BE"/>
        </w:rPr>
        <w:t>Niet</w:t>
      </w:r>
      <w:r>
        <w:rPr>
          <w:b/>
          <w:bCs/>
          <w:noProof/>
          <w:lang w:val="nl-BE"/>
        </w:rPr>
        <w:t xml:space="preserve"> </w:t>
      </w:r>
      <w:r>
        <w:rPr>
          <w:noProof/>
          <w:lang w:val="nl-BE"/>
        </w:rPr>
        <w:t>6...Kb6</w:t>
      </w:r>
      <w:r w:rsidR="00AE4EF3">
        <w:rPr>
          <w:noProof/>
          <w:lang w:val="nl-BE"/>
        </w:rPr>
        <w:t>?</w:t>
      </w:r>
      <w:r>
        <w:rPr>
          <w:noProof/>
          <w:lang w:val="nl-BE"/>
        </w:rPr>
        <w:t xml:space="preserve"> 7.Pc4+ Kb5 8.Pb2 en het zwarte paard wordt veroverd, met vrij makkelijke winst voor wit.</w:t>
      </w:r>
    </w:p>
    <w:p w14:paraId="3D61DF6F" w14:textId="77777777" w:rsidR="006F3923" w:rsidRDefault="006F3923" w:rsidP="006F3923">
      <w:pPr>
        <w:rPr>
          <w:rFonts w:cs="Arial"/>
          <w:b/>
          <w:sz w:val="20"/>
          <w:szCs w:val="20"/>
          <w:lang w:val="nl-BE"/>
        </w:rPr>
      </w:pPr>
      <w:r>
        <w:rPr>
          <w:rFonts w:cs="Arial"/>
          <w:b/>
          <w:sz w:val="20"/>
          <w:szCs w:val="20"/>
          <w:lang w:val="nl-BE"/>
        </w:rPr>
        <w:tab/>
        <w:t>7.Pb7</w:t>
      </w:r>
      <w:r>
        <w:rPr>
          <w:rFonts w:cs="Arial"/>
          <w:b/>
          <w:sz w:val="20"/>
          <w:szCs w:val="20"/>
          <w:lang w:val="nl-BE"/>
        </w:rPr>
        <w:tab/>
      </w:r>
      <w:r>
        <w:rPr>
          <w:rFonts w:cs="Arial"/>
          <w:b/>
          <w:sz w:val="20"/>
          <w:szCs w:val="20"/>
          <w:lang w:val="nl-BE"/>
        </w:rPr>
        <w:tab/>
        <w:t>Kc6</w:t>
      </w:r>
    </w:p>
    <w:p w14:paraId="6EC58621" w14:textId="77777777" w:rsidR="006F3923" w:rsidRDefault="00786F9E" w:rsidP="00204CDF">
      <w:pPr>
        <w:rPr>
          <w:rFonts w:cs="Arial"/>
          <w:b/>
          <w:sz w:val="20"/>
          <w:szCs w:val="20"/>
          <w:lang w:val="nl-BE"/>
        </w:rPr>
      </w:pPr>
      <w:r>
        <w:rPr>
          <w:rFonts w:cs="Arial"/>
          <w:b/>
          <w:sz w:val="20"/>
          <w:szCs w:val="20"/>
          <w:lang w:val="nl-BE"/>
        </w:rPr>
        <w:t xml:space="preserve">         </w:t>
      </w:r>
      <w:r>
        <w:rPr>
          <w:rFonts w:cs="Arial"/>
          <w:b/>
          <w:sz w:val="20"/>
          <w:szCs w:val="20"/>
          <w:lang w:val="nl-BE"/>
        </w:rPr>
        <w:tab/>
      </w:r>
      <w:r w:rsidR="006F3923">
        <w:rPr>
          <w:rFonts w:cs="Arial"/>
          <w:b/>
          <w:sz w:val="20"/>
          <w:szCs w:val="20"/>
          <w:lang w:val="nl-BE"/>
        </w:rPr>
        <w:t>8.Pd8+</w:t>
      </w:r>
      <w:r w:rsidR="006F3923">
        <w:rPr>
          <w:rFonts w:cs="Arial"/>
          <w:b/>
          <w:sz w:val="20"/>
          <w:szCs w:val="20"/>
          <w:lang w:val="nl-BE"/>
        </w:rPr>
        <w:tab/>
      </w:r>
      <w:r w:rsidR="006F3923">
        <w:rPr>
          <w:rFonts w:cs="Arial"/>
          <w:b/>
          <w:sz w:val="20"/>
          <w:szCs w:val="20"/>
          <w:lang w:val="nl-BE"/>
        </w:rPr>
        <w:tab/>
        <w:t>Kd7</w:t>
      </w:r>
    </w:p>
    <w:p w14:paraId="2AB793E7" w14:textId="77777777" w:rsidR="006F3923" w:rsidRDefault="006F3923" w:rsidP="001F3F66">
      <w:pPr>
        <w:ind w:firstLine="708"/>
        <w:rPr>
          <w:rFonts w:cs="Arial"/>
          <w:b/>
          <w:sz w:val="20"/>
          <w:szCs w:val="20"/>
          <w:lang w:val="nl-BE"/>
        </w:rPr>
      </w:pPr>
      <w:r>
        <w:rPr>
          <w:rFonts w:cs="Arial"/>
          <w:b/>
          <w:sz w:val="20"/>
          <w:szCs w:val="20"/>
          <w:lang w:val="nl-BE"/>
        </w:rPr>
        <w:t>9.Pf7</w:t>
      </w:r>
      <w:r>
        <w:rPr>
          <w:rFonts w:cs="Arial"/>
          <w:b/>
          <w:sz w:val="20"/>
          <w:szCs w:val="20"/>
          <w:lang w:val="nl-BE"/>
        </w:rPr>
        <w:tab/>
      </w:r>
      <w:r>
        <w:rPr>
          <w:rFonts w:cs="Arial"/>
          <w:b/>
          <w:sz w:val="20"/>
          <w:szCs w:val="20"/>
          <w:lang w:val="nl-BE"/>
        </w:rPr>
        <w:tab/>
        <w:t>Ke6</w:t>
      </w:r>
    </w:p>
    <w:p w14:paraId="5FB1DEC1" w14:textId="77777777" w:rsidR="006F3923" w:rsidRDefault="006F3923" w:rsidP="006F3923">
      <w:pPr>
        <w:rPr>
          <w:rFonts w:cs="Arial"/>
          <w:b/>
          <w:sz w:val="20"/>
          <w:szCs w:val="20"/>
          <w:lang w:val="nl-BE"/>
        </w:rPr>
      </w:pPr>
      <w:r>
        <w:rPr>
          <w:rFonts w:cs="Arial"/>
          <w:b/>
          <w:sz w:val="20"/>
          <w:szCs w:val="20"/>
          <w:lang w:val="nl-BE"/>
        </w:rPr>
        <w:t xml:space="preserve">           10.Lb4</w:t>
      </w:r>
    </w:p>
    <w:p w14:paraId="45BB8A26" w14:textId="77777777" w:rsidR="00204CDF" w:rsidRDefault="00204CDF" w:rsidP="006F3923">
      <w:pPr>
        <w:pStyle w:val="03aText"/>
        <w:widowControl/>
        <w:rPr>
          <w:noProof/>
          <w:lang w:val="nl-BE"/>
        </w:rPr>
      </w:pPr>
    </w:p>
    <w:p w14:paraId="46AFAD32" w14:textId="77777777" w:rsidR="00204CDF" w:rsidRDefault="00204CDF" w:rsidP="006F3923">
      <w:pPr>
        <w:pStyle w:val="03aText"/>
        <w:widowControl/>
        <w:rPr>
          <w:noProof/>
          <w:lang w:val="nl-BE"/>
        </w:rPr>
      </w:pPr>
    </w:p>
    <w:p w14:paraId="5C942563" w14:textId="77777777" w:rsidR="00204CDF" w:rsidRDefault="00204CDF" w:rsidP="006F3923">
      <w:pPr>
        <w:pStyle w:val="03aText"/>
        <w:widowControl/>
        <w:rPr>
          <w:noProof/>
          <w:lang w:val="nl-BE"/>
        </w:rPr>
      </w:pPr>
    </w:p>
    <w:p w14:paraId="3A6B3915" w14:textId="77777777" w:rsidR="00204CDF" w:rsidRDefault="00204CDF" w:rsidP="006F3923">
      <w:pPr>
        <w:pStyle w:val="03aText"/>
        <w:widowControl/>
        <w:rPr>
          <w:noProof/>
          <w:lang w:val="nl-BE"/>
        </w:rPr>
      </w:pPr>
    </w:p>
    <w:p w14:paraId="3E79A69B" w14:textId="77777777" w:rsidR="00204CDF" w:rsidRDefault="00204CDF" w:rsidP="006F3923">
      <w:pPr>
        <w:pStyle w:val="03aText"/>
        <w:widowControl/>
        <w:rPr>
          <w:noProof/>
          <w:lang w:val="nl-BE"/>
        </w:rPr>
      </w:pPr>
    </w:p>
    <w:p w14:paraId="5BF96931" w14:textId="77777777" w:rsidR="00204CDF" w:rsidRDefault="00204CDF" w:rsidP="006F3923">
      <w:pPr>
        <w:pStyle w:val="03aText"/>
        <w:widowControl/>
        <w:rPr>
          <w:noProof/>
          <w:lang w:val="nl-BE"/>
        </w:rPr>
      </w:pPr>
    </w:p>
    <w:p w14:paraId="0A455153" w14:textId="77777777" w:rsidR="00204CDF" w:rsidRDefault="00204CDF" w:rsidP="006F3923">
      <w:pPr>
        <w:pStyle w:val="03aText"/>
        <w:widowControl/>
        <w:rPr>
          <w:noProof/>
          <w:lang w:val="nl-BE"/>
        </w:rPr>
      </w:pPr>
    </w:p>
    <w:p w14:paraId="204D8C6F" w14:textId="77777777" w:rsidR="008B0D95" w:rsidRDefault="008B0D95" w:rsidP="006F3923">
      <w:pPr>
        <w:pStyle w:val="03aText"/>
        <w:widowControl/>
        <w:rPr>
          <w:noProof/>
          <w:lang w:val="nl-BE"/>
        </w:rPr>
      </w:pPr>
    </w:p>
    <w:p w14:paraId="5A114967" w14:textId="77777777" w:rsidR="00204CDF" w:rsidRDefault="00204CDF" w:rsidP="006F3923">
      <w:pPr>
        <w:pStyle w:val="03aText"/>
        <w:widowControl/>
        <w:rPr>
          <w:noProof/>
          <w:lang w:val="nl-BE"/>
        </w:rPr>
      </w:pPr>
    </w:p>
    <w:p w14:paraId="6439CE68" w14:textId="77777777" w:rsidR="006F3923" w:rsidRDefault="006F3923" w:rsidP="006F3923">
      <w:pPr>
        <w:pStyle w:val="03aText"/>
        <w:widowControl/>
        <w:rPr>
          <w:noProof/>
          <w:lang w:val="nl-BE"/>
        </w:rPr>
      </w:pPr>
      <w:r>
        <w:rPr>
          <w:noProof/>
          <w:lang w:val="nl-BE"/>
        </w:rPr>
        <w:t>De enige afwachtende zet want 10.Lc5? is fout, zoals later blijkt.</w:t>
      </w:r>
    </w:p>
    <w:p w14:paraId="18B04B64" w14:textId="77777777" w:rsidR="006F3923" w:rsidRPr="0082746D" w:rsidRDefault="006F3923" w:rsidP="006F3923">
      <w:pPr>
        <w:pStyle w:val="03aText"/>
        <w:widowControl/>
        <w:rPr>
          <w:noProof/>
          <w:lang w:val="en-GB"/>
        </w:rPr>
      </w:pPr>
      <w:r>
        <w:rPr>
          <w:noProof/>
          <w:lang w:val="nl-BE"/>
        </w:rPr>
        <w:t xml:space="preserve">           </w:t>
      </w:r>
      <w:r w:rsidRPr="0082746D">
        <w:rPr>
          <w:b/>
          <w:lang w:val="en-GB"/>
        </w:rPr>
        <w:t>10...</w:t>
      </w:r>
      <w:r w:rsidRPr="0082746D">
        <w:rPr>
          <w:b/>
          <w:lang w:val="en-GB"/>
        </w:rPr>
        <w:tab/>
      </w:r>
      <w:r w:rsidRPr="0082746D">
        <w:rPr>
          <w:b/>
          <w:lang w:val="en-GB"/>
        </w:rPr>
        <w:tab/>
        <w:t>a5</w:t>
      </w:r>
    </w:p>
    <w:p w14:paraId="3E490C7A" w14:textId="77777777" w:rsidR="006F3923" w:rsidRPr="0082746D" w:rsidRDefault="006F3923" w:rsidP="006F3923">
      <w:pPr>
        <w:rPr>
          <w:rFonts w:cs="Arial"/>
          <w:b/>
          <w:sz w:val="20"/>
          <w:szCs w:val="20"/>
          <w:lang w:val="en-GB"/>
        </w:rPr>
      </w:pPr>
      <w:r w:rsidRPr="0082746D">
        <w:rPr>
          <w:rFonts w:cs="Arial"/>
          <w:b/>
          <w:sz w:val="20"/>
          <w:szCs w:val="20"/>
          <w:lang w:val="en-GB"/>
        </w:rPr>
        <w:t xml:space="preserve">           11.La3</w:t>
      </w:r>
      <w:r w:rsidRPr="0082746D">
        <w:rPr>
          <w:rFonts w:cs="Arial"/>
          <w:b/>
          <w:sz w:val="20"/>
          <w:szCs w:val="20"/>
          <w:lang w:val="en-GB"/>
        </w:rPr>
        <w:tab/>
      </w:r>
      <w:r w:rsidRPr="0082746D">
        <w:rPr>
          <w:rFonts w:cs="Arial"/>
          <w:b/>
          <w:sz w:val="20"/>
          <w:szCs w:val="20"/>
          <w:lang w:val="en-GB"/>
        </w:rPr>
        <w:tab/>
        <w:t>a6</w:t>
      </w:r>
    </w:p>
    <w:p w14:paraId="1370734C" w14:textId="77777777" w:rsidR="006F3923" w:rsidRDefault="006F3923" w:rsidP="006F3923">
      <w:pPr>
        <w:rPr>
          <w:rFonts w:cs="Arial"/>
          <w:b/>
          <w:sz w:val="20"/>
          <w:szCs w:val="20"/>
          <w:lang w:val="en-GB"/>
        </w:rPr>
      </w:pPr>
      <w:r w:rsidRPr="0082746D">
        <w:rPr>
          <w:rFonts w:cs="Arial"/>
          <w:b/>
          <w:sz w:val="20"/>
          <w:szCs w:val="20"/>
          <w:lang w:val="en-GB"/>
        </w:rPr>
        <w:t xml:space="preserve">           </w:t>
      </w:r>
      <w:r>
        <w:rPr>
          <w:rFonts w:cs="Arial"/>
          <w:b/>
          <w:sz w:val="20"/>
          <w:szCs w:val="20"/>
          <w:lang w:val="en-GB"/>
        </w:rPr>
        <w:t>12.Pd8+</w:t>
      </w:r>
      <w:r>
        <w:rPr>
          <w:rFonts w:cs="Arial"/>
          <w:b/>
          <w:sz w:val="20"/>
          <w:szCs w:val="20"/>
          <w:lang w:val="en-GB"/>
        </w:rPr>
        <w:tab/>
      </w:r>
      <w:r>
        <w:rPr>
          <w:rFonts w:cs="Arial"/>
          <w:b/>
          <w:sz w:val="20"/>
          <w:szCs w:val="20"/>
          <w:lang w:val="en-GB"/>
        </w:rPr>
        <w:tab/>
        <w:t>Kd7</w:t>
      </w:r>
    </w:p>
    <w:p w14:paraId="5C03EF51" w14:textId="77777777" w:rsidR="006F3923" w:rsidRDefault="006F3923" w:rsidP="006F3923">
      <w:pPr>
        <w:rPr>
          <w:rFonts w:cs="Arial"/>
          <w:b/>
          <w:sz w:val="20"/>
          <w:szCs w:val="20"/>
          <w:lang w:val="en-GB"/>
        </w:rPr>
      </w:pPr>
      <w:r>
        <w:rPr>
          <w:rFonts w:cs="Arial"/>
          <w:b/>
          <w:sz w:val="20"/>
          <w:szCs w:val="20"/>
          <w:lang w:val="en-GB"/>
        </w:rPr>
        <w:t xml:space="preserve">           13.Pb7</w:t>
      </w:r>
      <w:r>
        <w:rPr>
          <w:rFonts w:cs="Arial"/>
          <w:b/>
          <w:sz w:val="20"/>
          <w:szCs w:val="20"/>
          <w:lang w:val="en-GB"/>
        </w:rPr>
        <w:tab/>
      </w:r>
      <w:r>
        <w:rPr>
          <w:rFonts w:cs="Arial"/>
          <w:b/>
          <w:sz w:val="20"/>
          <w:szCs w:val="20"/>
          <w:lang w:val="en-GB"/>
        </w:rPr>
        <w:tab/>
        <w:t>Kc6</w:t>
      </w:r>
    </w:p>
    <w:p w14:paraId="1E00E5EC" w14:textId="77777777" w:rsidR="006F3923" w:rsidRDefault="006F3923" w:rsidP="006F3923">
      <w:pPr>
        <w:rPr>
          <w:rFonts w:cs="Arial"/>
          <w:b/>
          <w:sz w:val="20"/>
          <w:szCs w:val="20"/>
          <w:lang w:val="nl-BE"/>
        </w:rPr>
      </w:pPr>
      <w:r>
        <w:rPr>
          <w:rFonts w:cs="Arial"/>
          <w:b/>
          <w:sz w:val="20"/>
          <w:szCs w:val="20"/>
          <w:lang w:val="en-GB"/>
        </w:rPr>
        <w:t xml:space="preserve">           </w:t>
      </w:r>
      <w:r>
        <w:rPr>
          <w:rFonts w:cs="Arial"/>
          <w:b/>
          <w:sz w:val="20"/>
          <w:szCs w:val="20"/>
          <w:lang w:val="nl-BE"/>
        </w:rPr>
        <w:t>14.Pxa5+</w:t>
      </w:r>
    </w:p>
    <w:p w14:paraId="23814D00" w14:textId="77777777" w:rsidR="006F3923" w:rsidRDefault="006F3923" w:rsidP="006F3923">
      <w:pPr>
        <w:pStyle w:val="03aText"/>
        <w:widowControl/>
        <w:rPr>
          <w:noProof/>
          <w:lang w:val="nl-BE"/>
        </w:rPr>
      </w:pPr>
      <w:r>
        <w:rPr>
          <w:noProof/>
          <w:lang w:val="nl-BE"/>
        </w:rPr>
        <w:t>Daar verdwijnt de tweede pion.</w:t>
      </w:r>
    </w:p>
    <w:p w14:paraId="3273D0AB" w14:textId="77777777" w:rsidR="006F3923" w:rsidRDefault="006F3923" w:rsidP="006F3923">
      <w:pPr>
        <w:rPr>
          <w:rFonts w:cs="Arial"/>
          <w:b/>
          <w:sz w:val="20"/>
          <w:szCs w:val="20"/>
          <w:lang w:val="nl-BE"/>
        </w:rPr>
      </w:pPr>
      <w:r>
        <w:rPr>
          <w:rFonts w:cs="Arial"/>
          <w:b/>
          <w:sz w:val="20"/>
          <w:szCs w:val="20"/>
          <w:lang w:val="nl-BE"/>
        </w:rPr>
        <w:t xml:space="preserve">           14...</w:t>
      </w:r>
      <w:r>
        <w:rPr>
          <w:rFonts w:cs="Arial"/>
          <w:b/>
          <w:sz w:val="20"/>
          <w:szCs w:val="20"/>
          <w:lang w:val="nl-BE"/>
        </w:rPr>
        <w:tab/>
      </w:r>
      <w:r>
        <w:rPr>
          <w:rFonts w:cs="Arial"/>
          <w:b/>
          <w:sz w:val="20"/>
          <w:szCs w:val="20"/>
          <w:lang w:val="nl-BE"/>
        </w:rPr>
        <w:tab/>
        <w:t>Kb5</w:t>
      </w:r>
    </w:p>
    <w:p w14:paraId="2018F788" w14:textId="77777777" w:rsidR="006F3923" w:rsidRDefault="006F3923" w:rsidP="006F3923">
      <w:pPr>
        <w:rPr>
          <w:rFonts w:cs="Arial"/>
          <w:b/>
          <w:sz w:val="20"/>
          <w:szCs w:val="20"/>
          <w:lang w:val="nl-BE"/>
        </w:rPr>
      </w:pPr>
      <w:r>
        <w:rPr>
          <w:rFonts w:cs="Arial"/>
          <w:b/>
          <w:sz w:val="20"/>
          <w:szCs w:val="20"/>
          <w:lang w:val="nl-BE"/>
        </w:rPr>
        <w:t xml:space="preserve">           15.Pb7</w:t>
      </w:r>
      <w:r>
        <w:rPr>
          <w:rFonts w:cs="Arial"/>
          <w:b/>
          <w:sz w:val="20"/>
          <w:szCs w:val="20"/>
          <w:lang w:val="nl-BE"/>
        </w:rPr>
        <w:tab/>
      </w:r>
      <w:r>
        <w:rPr>
          <w:rFonts w:cs="Arial"/>
          <w:b/>
          <w:sz w:val="20"/>
          <w:szCs w:val="20"/>
          <w:lang w:val="nl-BE"/>
        </w:rPr>
        <w:tab/>
        <w:t>Kc6</w:t>
      </w:r>
    </w:p>
    <w:p w14:paraId="78DCD3DA" w14:textId="77777777" w:rsidR="006F3923" w:rsidRDefault="006F3923" w:rsidP="006F3923">
      <w:pPr>
        <w:rPr>
          <w:rFonts w:cs="Arial"/>
          <w:b/>
          <w:sz w:val="20"/>
          <w:szCs w:val="20"/>
          <w:lang w:val="nl-BE"/>
        </w:rPr>
      </w:pPr>
      <w:r>
        <w:rPr>
          <w:rFonts w:cs="Arial"/>
          <w:b/>
          <w:sz w:val="20"/>
          <w:szCs w:val="20"/>
          <w:lang w:val="nl-BE"/>
        </w:rPr>
        <w:t xml:space="preserve">           16.Pd8+</w:t>
      </w:r>
      <w:r>
        <w:rPr>
          <w:rFonts w:cs="Arial"/>
          <w:b/>
          <w:sz w:val="20"/>
          <w:szCs w:val="20"/>
          <w:lang w:val="nl-BE"/>
        </w:rPr>
        <w:tab/>
      </w:r>
      <w:r>
        <w:rPr>
          <w:rFonts w:cs="Arial"/>
          <w:b/>
          <w:sz w:val="20"/>
          <w:szCs w:val="20"/>
          <w:lang w:val="nl-BE"/>
        </w:rPr>
        <w:tab/>
        <w:t>Kd7</w:t>
      </w:r>
    </w:p>
    <w:p w14:paraId="4AB83BEB" w14:textId="77777777" w:rsidR="006F3923" w:rsidRDefault="006F3923" w:rsidP="006F3923">
      <w:pPr>
        <w:rPr>
          <w:rFonts w:cs="Arial"/>
          <w:b/>
          <w:sz w:val="20"/>
          <w:szCs w:val="20"/>
          <w:lang w:val="nl-BE"/>
        </w:rPr>
      </w:pPr>
      <w:r>
        <w:rPr>
          <w:rFonts w:cs="Arial"/>
          <w:b/>
          <w:sz w:val="20"/>
          <w:szCs w:val="20"/>
          <w:lang w:val="nl-BE"/>
        </w:rPr>
        <w:t xml:space="preserve">           17.Pf7</w:t>
      </w:r>
      <w:r>
        <w:rPr>
          <w:rFonts w:cs="Arial"/>
          <w:b/>
          <w:sz w:val="20"/>
          <w:szCs w:val="20"/>
          <w:lang w:val="nl-BE"/>
        </w:rPr>
        <w:tab/>
      </w:r>
      <w:r>
        <w:rPr>
          <w:rFonts w:cs="Arial"/>
          <w:b/>
          <w:sz w:val="20"/>
          <w:szCs w:val="20"/>
          <w:lang w:val="nl-BE"/>
        </w:rPr>
        <w:tab/>
        <w:t>Ke6</w:t>
      </w:r>
    </w:p>
    <w:p w14:paraId="18DF8B9A" w14:textId="77777777" w:rsidR="006F3923" w:rsidRDefault="006F3923" w:rsidP="006F3923">
      <w:pPr>
        <w:pStyle w:val="03aText"/>
        <w:widowControl/>
        <w:rPr>
          <w:noProof/>
          <w:lang w:val="nl-BE"/>
        </w:rPr>
      </w:pPr>
      <w:r>
        <w:rPr>
          <w:noProof/>
          <w:lang w:val="nl-BE"/>
        </w:rPr>
        <w:t>En opnieuw:</w:t>
      </w:r>
    </w:p>
    <w:p w14:paraId="52FB55A1" w14:textId="77777777" w:rsidR="006F3923" w:rsidRDefault="006F3923" w:rsidP="006F3923">
      <w:pPr>
        <w:rPr>
          <w:rFonts w:cs="Arial"/>
          <w:b/>
          <w:sz w:val="20"/>
          <w:szCs w:val="20"/>
          <w:lang w:val="nl-BE"/>
        </w:rPr>
      </w:pPr>
      <w:r>
        <w:rPr>
          <w:rFonts w:cs="Arial"/>
          <w:b/>
          <w:sz w:val="20"/>
          <w:szCs w:val="20"/>
          <w:lang w:val="nl-BE"/>
        </w:rPr>
        <w:t xml:space="preserve">           18.Lb4</w:t>
      </w:r>
      <w:r>
        <w:rPr>
          <w:rFonts w:cs="Arial"/>
          <w:b/>
          <w:sz w:val="20"/>
          <w:szCs w:val="20"/>
          <w:lang w:val="nl-BE"/>
        </w:rPr>
        <w:tab/>
      </w:r>
      <w:r>
        <w:rPr>
          <w:rFonts w:cs="Arial"/>
          <w:b/>
          <w:sz w:val="20"/>
          <w:szCs w:val="20"/>
          <w:lang w:val="nl-BE"/>
        </w:rPr>
        <w:tab/>
        <w:t>a3</w:t>
      </w:r>
    </w:p>
    <w:p w14:paraId="0F10F4A8" w14:textId="77777777" w:rsidR="006F3923" w:rsidRDefault="006F3923" w:rsidP="006F3923">
      <w:pPr>
        <w:pStyle w:val="03aText"/>
        <w:widowControl/>
        <w:rPr>
          <w:noProof/>
          <w:lang w:val="nl-BE"/>
        </w:rPr>
      </w:pPr>
      <w:r>
        <w:rPr>
          <w:noProof/>
          <w:lang w:val="nl-BE"/>
        </w:rPr>
        <w:t>Of 18...a5</w:t>
      </w:r>
      <w:r w:rsidR="00AE4EF3">
        <w:rPr>
          <w:noProof/>
          <w:lang w:val="nl-BE"/>
        </w:rPr>
        <w:t>?</w:t>
      </w:r>
      <w:r>
        <w:rPr>
          <w:noProof/>
          <w:lang w:val="nl-BE"/>
        </w:rPr>
        <w:t xml:space="preserve"> 19.La3</w:t>
      </w:r>
      <w:r>
        <w:rPr>
          <w:b/>
          <w:bCs/>
          <w:noProof/>
          <w:lang w:val="nl-BE"/>
        </w:rPr>
        <w:t xml:space="preserve"> </w:t>
      </w:r>
      <w:r>
        <w:rPr>
          <w:noProof/>
          <w:lang w:val="nl-BE"/>
        </w:rPr>
        <w:t>Pf6 20.Pg5+ Ke5 21.Lb2+ en 22.Kxf6.</w:t>
      </w:r>
    </w:p>
    <w:p w14:paraId="18868B7A" w14:textId="77777777" w:rsidR="006F3923" w:rsidRDefault="006F3923" w:rsidP="006F3923">
      <w:pPr>
        <w:rPr>
          <w:rFonts w:cs="Arial"/>
          <w:b/>
          <w:sz w:val="20"/>
          <w:szCs w:val="20"/>
          <w:lang w:val="nl-BE"/>
        </w:rPr>
      </w:pPr>
      <w:r>
        <w:rPr>
          <w:rFonts w:cs="Arial"/>
          <w:b/>
          <w:sz w:val="20"/>
          <w:szCs w:val="20"/>
          <w:lang w:val="nl-BE"/>
        </w:rPr>
        <w:t xml:space="preserve">           19.Lxa3</w:t>
      </w:r>
    </w:p>
    <w:p w14:paraId="7CA194DE" w14:textId="77777777" w:rsidR="006F3923" w:rsidRDefault="006F3923" w:rsidP="006F3923">
      <w:pPr>
        <w:pStyle w:val="03aText"/>
        <w:widowControl/>
        <w:rPr>
          <w:noProof/>
          <w:lang w:val="nl-BE"/>
        </w:rPr>
      </w:pPr>
      <w:r>
        <w:rPr>
          <w:noProof/>
          <w:lang w:val="nl-BE"/>
        </w:rPr>
        <w:t>Ook de derde pion sneuvelt.</w:t>
      </w:r>
    </w:p>
    <w:p w14:paraId="5DD908C6" w14:textId="77777777" w:rsidR="006F3923" w:rsidRPr="00B354CB" w:rsidRDefault="006F3923" w:rsidP="006F3923">
      <w:pPr>
        <w:rPr>
          <w:rFonts w:cs="Arial"/>
          <w:b/>
          <w:sz w:val="20"/>
          <w:szCs w:val="20"/>
          <w:lang w:val="en-GB"/>
        </w:rPr>
      </w:pPr>
      <w:r>
        <w:rPr>
          <w:rFonts w:cs="Arial"/>
          <w:b/>
          <w:sz w:val="20"/>
          <w:szCs w:val="20"/>
          <w:lang w:val="nl-BE"/>
        </w:rPr>
        <w:t xml:space="preserve">           </w:t>
      </w:r>
      <w:r w:rsidRPr="00B354CB">
        <w:rPr>
          <w:rFonts w:cs="Arial"/>
          <w:b/>
          <w:sz w:val="20"/>
          <w:szCs w:val="20"/>
          <w:lang w:val="en-GB"/>
        </w:rPr>
        <w:t>19...</w:t>
      </w:r>
      <w:r w:rsidRPr="00B354CB">
        <w:rPr>
          <w:rFonts w:cs="Arial"/>
          <w:b/>
          <w:sz w:val="20"/>
          <w:szCs w:val="20"/>
          <w:lang w:val="en-GB"/>
        </w:rPr>
        <w:tab/>
      </w:r>
      <w:r w:rsidRPr="00B354CB">
        <w:rPr>
          <w:rFonts w:cs="Arial"/>
          <w:b/>
          <w:sz w:val="20"/>
          <w:szCs w:val="20"/>
          <w:lang w:val="en-GB"/>
        </w:rPr>
        <w:tab/>
        <w:t>a5</w:t>
      </w:r>
    </w:p>
    <w:p w14:paraId="6A328525" w14:textId="77777777" w:rsidR="006F3923" w:rsidRPr="00B354CB" w:rsidRDefault="006F3923" w:rsidP="006F3923">
      <w:pPr>
        <w:rPr>
          <w:rFonts w:cs="Arial"/>
          <w:b/>
          <w:sz w:val="20"/>
          <w:szCs w:val="20"/>
          <w:lang w:val="en-GB"/>
        </w:rPr>
      </w:pPr>
      <w:r w:rsidRPr="00B354CB">
        <w:rPr>
          <w:rFonts w:cs="Arial"/>
          <w:b/>
          <w:sz w:val="20"/>
          <w:szCs w:val="20"/>
          <w:lang w:val="en-GB"/>
        </w:rPr>
        <w:t xml:space="preserve">           20.Pd8+</w:t>
      </w:r>
      <w:r w:rsidRPr="00B354CB">
        <w:rPr>
          <w:rFonts w:cs="Arial"/>
          <w:b/>
          <w:sz w:val="20"/>
          <w:szCs w:val="20"/>
          <w:lang w:val="en-GB"/>
        </w:rPr>
        <w:tab/>
      </w:r>
      <w:r w:rsidRPr="00B354CB">
        <w:rPr>
          <w:rFonts w:cs="Arial"/>
          <w:b/>
          <w:sz w:val="20"/>
          <w:szCs w:val="20"/>
          <w:lang w:val="en-GB"/>
        </w:rPr>
        <w:tab/>
        <w:t>Kd7</w:t>
      </w:r>
    </w:p>
    <w:p w14:paraId="2F2AC7E4" w14:textId="77777777" w:rsidR="006F3923" w:rsidRPr="00B354CB" w:rsidRDefault="006F3923" w:rsidP="006F3923">
      <w:pPr>
        <w:rPr>
          <w:rFonts w:cs="Arial"/>
          <w:b/>
          <w:sz w:val="20"/>
          <w:szCs w:val="20"/>
          <w:lang w:val="en-GB"/>
        </w:rPr>
      </w:pPr>
      <w:r w:rsidRPr="00B354CB">
        <w:rPr>
          <w:rFonts w:cs="Arial"/>
          <w:b/>
          <w:sz w:val="20"/>
          <w:szCs w:val="20"/>
          <w:lang w:val="en-GB"/>
        </w:rPr>
        <w:t xml:space="preserve">           21.Pb7</w:t>
      </w:r>
      <w:r w:rsidRPr="00B354CB">
        <w:rPr>
          <w:rFonts w:cs="Arial"/>
          <w:b/>
          <w:sz w:val="20"/>
          <w:szCs w:val="20"/>
          <w:lang w:val="en-GB"/>
        </w:rPr>
        <w:tab/>
      </w:r>
      <w:r w:rsidRPr="00B354CB">
        <w:rPr>
          <w:rFonts w:cs="Arial"/>
          <w:b/>
          <w:sz w:val="20"/>
          <w:szCs w:val="20"/>
          <w:lang w:val="en-GB"/>
        </w:rPr>
        <w:tab/>
        <w:t>Kc6</w:t>
      </w:r>
    </w:p>
    <w:p w14:paraId="17433B70" w14:textId="77777777" w:rsidR="006F3923" w:rsidRDefault="006F3923" w:rsidP="006F3923">
      <w:pPr>
        <w:rPr>
          <w:rFonts w:cs="Arial"/>
          <w:b/>
          <w:sz w:val="20"/>
          <w:szCs w:val="20"/>
          <w:lang w:val="en-GB"/>
        </w:rPr>
      </w:pPr>
      <w:r w:rsidRPr="00B354CB">
        <w:rPr>
          <w:rFonts w:cs="Arial"/>
          <w:b/>
          <w:sz w:val="20"/>
          <w:szCs w:val="20"/>
          <w:lang w:val="en-GB"/>
        </w:rPr>
        <w:t xml:space="preserve">           </w:t>
      </w:r>
      <w:r>
        <w:rPr>
          <w:rFonts w:cs="Arial"/>
          <w:b/>
          <w:sz w:val="20"/>
          <w:szCs w:val="20"/>
          <w:lang w:val="en-GB"/>
        </w:rPr>
        <w:t>22.Pxa5+</w:t>
      </w:r>
    </w:p>
    <w:p w14:paraId="094C07B7" w14:textId="77777777" w:rsidR="006F3923" w:rsidRDefault="006F3923" w:rsidP="006F3923">
      <w:pPr>
        <w:pStyle w:val="03aText"/>
        <w:widowControl/>
        <w:rPr>
          <w:noProof/>
          <w:lang w:val="nl-BE"/>
        </w:rPr>
      </w:pPr>
      <w:r>
        <w:rPr>
          <w:noProof/>
          <w:lang w:val="nl-BE"/>
        </w:rPr>
        <w:t>En ook de laatste pion wordt op-ge</w:t>
      </w:r>
      <w:r>
        <w:rPr>
          <w:noProof/>
          <w:lang w:val="nl-BE"/>
        </w:rPr>
        <w:softHyphen/>
        <w:t>slokt.</w:t>
      </w:r>
    </w:p>
    <w:p w14:paraId="44D0AAA8" w14:textId="77777777" w:rsidR="006F3923" w:rsidRDefault="006F3923" w:rsidP="006F3923">
      <w:pPr>
        <w:rPr>
          <w:rFonts w:cs="Arial"/>
          <w:b/>
          <w:sz w:val="20"/>
          <w:szCs w:val="20"/>
          <w:lang w:val="nl-BE"/>
        </w:rPr>
      </w:pPr>
      <w:r>
        <w:rPr>
          <w:rFonts w:cs="Arial"/>
          <w:b/>
          <w:sz w:val="20"/>
          <w:szCs w:val="20"/>
          <w:lang w:val="nl-BE"/>
        </w:rPr>
        <w:t xml:space="preserve">           22...</w:t>
      </w:r>
      <w:r>
        <w:rPr>
          <w:rFonts w:cs="Arial"/>
          <w:b/>
          <w:sz w:val="20"/>
          <w:szCs w:val="20"/>
          <w:lang w:val="nl-BE"/>
        </w:rPr>
        <w:tab/>
      </w:r>
      <w:r>
        <w:rPr>
          <w:rFonts w:cs="Arial"/>
          <w:b/>
          <w:sz w:val="20"/>
          <w:szCs w:val="20"/>
          <w:lang w:val="nl-BE"/>
        </w:rPr>
        <w:tab/>
        <w:t>Kb5</w:t>
      </w:r>
    </w:p>
    <w:p w14:paraId="142FCB32" w14:textId="77777777" w:rsidR="006F3923" w:rsidRDefault="006F3923" w:rsidP="006F3923">
      <w:pPr>
        <w:rPr>
          <w:rFonts w:cs="Arial"/>
          <w:b/>
          <w:sz w:val="20"/>
          <w:szCs w:val="20"/>
          <w:lang w:val="nl-BE"/>
        </w:rPr>
      </w:pPr>
      <w:r>
        <w:rPr>
          <w:rFonts w:cs="Arial"/>
          <w:b/>
          <w:sz w:val="20"/>
          <w:szCs w:val="20"/>
          <w:lang w:val="nl-BE"/>
        </w:rPr>
        <w:t xml:space="preserve">           23.Pb7</w:t>
      </w:r>
      <w:r>
        <w:rPr>
          <w:rFonts w:cs="Arial"/>
          <w:b/>
          <w:sz w:val="20"/>
          <w:szCs w:val="20"/>
          <w:lang w:val="nl-BE"/>
        </w:rPr>
        <w:tab/>
      </w:r>
      <w:r>
        <w:rPr>
          <w:rFonts w:cs="Arial"/>
          <w:b/>
          <w:sz w:val="20"/>
          <w:szCs w:val="20"/>
          <w:lang w:val="nl-BE"/>
        </w:rPr>
        <w:tab/>
        <w:t>Kc6</w:t>
      </w:r>
    </w:p>
    <w:p w14:paraId="089300AE" w14:textId="77777777" w:rsidR="006F3923" w:rsidRDefault="006F3923" w:rsidP="006F3923">
      <w:pPr>
        <w:rPr>
          <w:rFonts w:cs="Arial"/>
          <w:b/>
          <w:sz w:val="20"/>
          <w:szCs w:val="20"/>
          <w:lang w:val="nl-BE"/>
        </w:rPr>
      </w:pPr>
      <w:r>
        <w:rPr>
          <w:rFonts w:cs="Arial"/>
          <w:b/>
          <w:sz w:val="20"/>
          <w:szCs w:val="20"/>
          <w:lang w:val="nl-BE"/>
        </w:rPr>
        <w:t xml:space="preserve">           24.Pd8+</w:t>
      </w:r>
      <w:r>
        <w:rPr>
          <w:rFonts w:cs="Arial"/>
          <w:b/>
          <w:sz w:val="20"/>
          <w:szCs w:val="20"/>
          <w:lang w:val="nl-BE"/>
        </w:rPr>
        <w:tab/>
      </w:r>
      <w:r>
        <w:rPr>
          <w:rFonts w:cs="Arial"/>
          <w:b/>
          <w:sz w:val="20"/>
          <w:szCs w:val="20"/>
          <w:lang w:val="nl-BE"/>
        </w:rPr>
        <w:tab/>
        <w:t>Kd7</w:t>
      </w:r>
    </w:p>
    <w:p w14:paraId="0A8DB994" w14:textId="77777777" w:rsidR="006F3923" w:rsidRDefault="006F3923" w:rsidP="001F3F66">
      <w:pPr>
        <w:rPr>
          <w:rFonts w:cs="Arial"/>
          <w:b/>
          <w:sz w:val="20"/>
          <w:szCs w:val="20"/>
          <w:lang w:val="nl-BE"/>
        </w:rPr>
      </w:pPr>
      <w:r>
        <w:rPr>
          <w:rFonts w:cs="Arial"/>
          <w:b/>
          <w:sz w:val="20"/>
          <w:szCs w:val="20"/>
          <w:lang w:val="nl-BE"/>
        </w:rPr>
        <w:t xml:space="preserve">          </w:t>
      </w:r>
      <w:r w:rsidR="001F3F66">
        <w:rPr>
          <w:rFonts w:cs="Arial"/>
          <w:b/>
          <w:sz w:val="20"/>
          <w:szCs w:val="20"/>
          <w:lang w:val="nl-BE"/>
        </w:rPr>
        <w:t xml:space="preserve"> </w:t>
      </w:r>
      <w:r>
        <w:rPr>
          <w:rFonts w:cs="Arial"/>
          <w:b/>
          <w:sz w:val="20"/>
          <w:szCs w:val="20"/>
          <w:lang w:val="nl-BE"/>
        </w:rPr>
        <w:t>25.Pf7</w:t>
      </w:r>
      <w:r>
        <w:rPr>
          <w:rFonts w:cs="Arial"/>
          <w:b/>
          <w:sz w:val="20"/>
          <w:szCs w:val="20"/>
          <w:lang w:val="nl-BE"/>
        </w:rPr>
        <w:tab/>
      </w:r>
      <w:r>
        <w:rPr>
          <w:rFonts w:cs="Arial"/>
          <w:b/>
          <w:sz w:val="20"/>
          <w:szCs w:val="20"/>
          <w:lang w:val="nl-BE"/>
        </w:rPr>
        <w:tab/>
        <w:t>Ke6</w:t>
      </w:r>
    </w:p>
    <w:p w14:paraId="7A15163D" w14:textId="77777777" w:rsidR="006F3923" w:rsidRDefault="00204CDF" w:rsidP="001F3F66">
      <w:pPr>
        <w:rPr>
          <w:rFonts w:cs="Arial"/>
          <w:b/>
          <w:sz w:val="20"/>
          <w:szCs w:val="20"/>
          <w:lang w:val="nl-BE"/>
        </w:rPr>
      </w:pPr>
      <w:r>
        <w:rPr>
          <w:rFonts w:cs="Arial"/>
          <w:b/>
          <w:sz w:val="20"/>
          <w:szCs w:val="20"/>
          <w:lang w:val="nl-BE"/>
        </w:rPr>
        <w:t xml:space="preserve">           </w:t>
      </w:r>
      <w:r w:rsidR="006F3923">
        <w:rPr>
          <w:rFonts w:cs="Arial"/>
          <w:b/>
          <w:sz w:val="20"/>
          <w:szCs w:val="20"/>
          <w:lang w:val="nl-BE"/>
        </w:rPr>
        <w:t>26.Lb4</w:t>
      </w:r>
    </w:p>
    <w:p w14:paraId="16031A33" w14:textId="77777777" w:rsidR="00204CDF" w:rsidRDefault="00204CDF" w:rsidP="00A12134">
      <w:pPr>
        <w:jc w:val="both"/>
        <w:rPr>
          <w:noProof/>
          <w:sz w:val="20"/>
          <w:szCs w:val="20"/>
          <w:lang w:val="nl-BE"/>
        </w:rPr>
      </w:pPr>
    </w:p>
    <w:p w14:paraId="1010C9B5" w14:textId="77777777" w:rsidR="00204CDF" w:rsidRDefault="00204CDF" w:rsidP="00A12134">
      <w:pPr>
        <w:jc w:val="both"/>
        <w:rPr>
          <w:noProof/>
          <w:sz w:val="20"/>
          <w:szCs w:val="20"/>
          <w:lang w:val="nl-BE"/>
        </w:rPr>
      </w:pPr>
    </w:p>
    <w:p w14:paraId="6F16DA8D" w14:textId="77777777" w:rsidR="00204CDF" w:rsidRDefault="00204CDF" w:rsidP="00A12134">
      <w:pPr>
        <w:jc w:val="both"/>
        <w:rPr>
          <w:noProof/>
          <w:sz w:val="20"/>
          <w:szCs w:val="20"/>
          <w:lang w:val="nl-BE"/>
        </w:rPr>
      </w:pPr>
    </w:p>
    <w:p w14:paraId="5ACB3D18" w14:textId="77777777" w:rsidR="00204CDF" w:rsidRDefault="00204CDF" w:rsidP="00A12134">
      <w:pPr>
        <w:jc w:val="both"/>
        <w:rPr>
          <w:noProof/>
          <w:sz w:val="20"/>
          <w:szCs w:val="20"/>
          <w:lang w:val="nl-BE"/>
        </w:rPr>
      </w:pPr>
    </w:p>
    <w:p w14:paraId="41F3B4E2" w14:textId="77777777" w:rsidR="00204CDF" w:rsidRDefault="00204CDF" w:rsidP="00A12134">
      <w:pPr>
        <w:jc w:val="both"/>
        <w:rPr>
          <w:noProof/>
          <w:sz w:val="20"/>
          <w:szCs w:val="20"/>
          <w:lang w:val="nl-BE"/>
        </w:rPr>
      </w:pPr>
    </w:p>
    <w:p w14:paraId="3D6F22E9" w14:textId="77777777" w:rsidR="00204CDF" w:rsidRDefault="00204CDF" w:rsidP="00A12134">
      <w:pPr>
        <w:jc w:val="both"/>
        <w:rPr>
          <w:noProof/>
          <w:sz w:val="20"/>
          <w:szCs w:val="20"/>
          <w:lang w:val="nl-BE"/>
        </w:rPr>
      </w:pPr>
    </w:p>
    <w:p w14:paraId="6B9B1231" w14:textId="77777777" w:rsidR="00204CDF" w:rsidRDefault="00204CDF" w:rsidP="00A12134">
      <w:pPr>
        <w:jc w:val="both"/>
        <w:rPr>
          <w:noProof/>
          <w:sz w:val="20"/>
          <w:szCs w:val="20"/>
          <w:lang w:val="nl-BE"/>
        </w:rPr>
      </w:pPr>
    </w:p>
    <w:p w14:paraId="3715E1EE" w14:textId="77777777" w:rsidR="00204CDF" w:rsidRDefault="00204CDF" w:rsidP="00A12134">
      <w:pPr>
        <w:jc w:val="both"/>
        <w:rPr>
          <w:noProof/>
          <w:sz w:val="20"/>
          <w:szCs w:val="20"/>
          <w:lang w:val="nl-BE"/>
        </w:rPr>
      </w:pPr>
    </w:p>
    <w:p w14:paraId="5D893250" w14:textId="77777777" w:rsidR="00204CDF" w:rsidRDefault="00204CDF" w:rsidP="00A12134">
      <w:pPr>
        <w:jc w:val="both"/>
        <w:rPr>
          <w:noProof/>
          <w:sz w:val="20"/>
          <w:szCs w:val="20"/>
          <w:lang w:val="nl-BE"/>
        </w:rPr>
      </w:pPr>
    </w:p>
    <w:p w14:paraId="735C1282" w14:textId="77777777" w:rsidR="00204CDF" w:rsidRDefault="00204CDF" w:rsidP="00A12134">
      <w:pPr>
        <w:jc w:val="both"/>
        <w:rPr>
          <w:noProof/>
          <w:sz w:val="20"/>
          <w:szCs w:val="20"/>
          <w:lang w:val="nl-BE"/>
        </w:rPr>
      </w:pPr>
    </w:p>
    <w:p w14:paraId="2E3EF133" w14:textId="77777777" w:rsidR="00204CDF" w:rsidRDefault="00204CDF" w:rsidP="00A12134">
      <w:pPr>
        <w:jc w:val="both"/>
        <w:rPr>
          <w:noProof/>
          <w:sz w:val="20"/>
          <w:szCs w:val="20"/>
          <w:lang w:val="nl-BE"/>
        </w:rPr>
      </w:pPr>
    </w:p>
    <w:p w14:paraId="3FB801A0" w14:textId="77777777" w:rsidR="00204CDF" w:rsidRDefault="00204CDF" w:rsidP="00A12134">
      <w:pPr>
        <w:jc w:val="both"/>
        <w:rPr>
          <w:noProof/>
          <w:sz w:val="20"/>
          <w:szCs w:val="20"/>
          <w:lang w:val="nl-BE"/>
        </w:rPr>
      </w:pPr>
    </w:p>
    <w:p w14:paraId="112337A3" w14:textId="77777777" w:rsidR="006F3923" w:rsidRPr="001F3F66" w:rsidRDefault="00A12134" w:rsidP="00A12134">
      <w:pPr>
        <w:jc w:val="both"/>
        <w:rPr>
          <w:noProof/>
          <w:sz w:val="20"/>
          <w:szCs w:val="20"/>
          <w:lang w:val="nl-BE"/>
        </w:rPr>
      </w:pPr>
      <w:r>
        <w:rPr>
          <w:noProof/>
          <w:sz w:val="20"/>
          <w:szCs w:val="20"/>
          <w:lang w:val="nl-BE"/>
        </w:rPr>
        <w:t xml:space="preserve">Hier ziet men waarom 26.Lc5?  </w:t>
      </w:r>
      <w:r w:rsidR="006F3923" w:rsidRPr="001F3F66">
        <w:rPr>
          <w:noProof/>
          <w:sz w:val="20"/>
          <w:szCs w:val="20"/>
          <w:lang w:val="nl-BE"/>
        </w:rPr>
        <w:t xml:space="preserve">fout </w:t>
      </w:r>
      <w:r>
        <w:rPr>
          <w:noProof/>
          <w:sz w:val="20"/>
          <w:szCs w:val="20"/>
          <w:lang w:val="nl-BE"/>
        </w:rPr>
        <w:t xml:space="preserve">is. Er volgt dan 26…Pf6 27.Pg6  </w:t>
      </w:r>
      <w:r w:rsidR="006F3923" w:rsidRPr="001F3F66">
        <w:rPr>
          <w:noProof/>
          <w:sz w:val="20"/>
          <w:szCs w:val="20"/>
          <w:lang w:val="nl-BE"/>
        </w:rPr>
        <w:t>Kd5</w:t>
      </w:r>
      <w:r>
        <w:rPr>
          <w:noProof/>
          <w:sz w:val="20"/>
          <w:szCs w:val="20"/>
          <w:lang w:val="nl-BE"/>
        </w:rPr>
        <w:t>,</w:t>
      </w:r>
      <w:r w:rsidR="006F3923" w:rsidRPr="001F3F66">
        <w:rPr>
          <w:noProof/>
          <w:sz w:val="20"/>
          <w:szCs w:val="20"/>
          <w:lang w:val="nl-BE"/>
        </w:rPr>
        <w:t xml:space="preserve"> en het zwarte paard ontsnapt of </w:t>
      </w:r>
      <w:r>
        <w:rPr>
          <w:noProof/>
          <w:sz w:val="20"/>
          <w:szCs w:val="20"/>
          <w:lang w:val="nl-BE"/>
        </w:rPr>
        <w:t xml:space="preserve">er is </w:t>
      </w:r>
      <w:r w:rsidR="006F3923" w:rsidRPr="001F3F66">
        <w:rPr>
          <w:noProof/>
          <w:sz w:val="20"/>
          <w:szCs w:val="20"/>
          <w:lang w:val="nl-BE"/>
        </w:rPr>
        <w:t>loperverlies.</w:t>
      </w:r>
    </w:p>
    <w:p w14:paraId="0F1A19E5" w14:textId="77777777" w:rsidR="006F3923" w:rsidRDefault="006F3923" w:rsidP="006F3923">
      <w:pPr>
        <w:rPr>
          <w:rFonts w:cs="Arial"/>
          <w:b/>
          <w:sz w:val="20"/>
          <w:szCs w:val="20"/>
          <w:lang w:val="nl-BE"/>
        </w:rPr>
      </w:pPr>
      <w:r>
        <w:rPr>
          <w:rFonts w:cs="Arial"/>
          <w:b/>
          <w:sz w:val="20"/>
          <w:szCs w:val="20"/>
          <w:lang w:val="nl-BE"/>
        </w:rPr>
        <w:t xml:space="preserve">           26...</w:t>
      </w:r>
      <w:r>
        <w:rPr>
          <w:rFonts w:cs="Arial"/>
          <w:b/>
          <w:sz w:val="20"/>
          <w:szCs w:val="20"/>
          <w:lang w:val="nl-BE"/>
        </w:rPr>
        <w:tab/>
      </w:r>
      <w:r>
        <w:rPr>
          <w:rFonts w:cs="Arial"/>
          <w:b/>
          <w:sz w:val="20"/>
          <w:szCs w:val="20"/>
          <w:lang w:val="nl-BE"/>
        </w:rPr>
        <w:tab/>
        <w:t>Pf6</w:t>
      </w:r>
    </w:p>
    <w:p w14:paraId="77602A13" w14:textId="77777777" w:rsidR="006F3923" w:rsidRDefault="006F3923" w:rsidP="006F3923">
      <w:pPr>
        <w:rPr>
          <w:rFonts w:cs="Arial"/>
          <w:b/>
          <w:sz w:val="20"/>
          <w:szCs w:val="20"/>
          <w:lang w:val="nl-BE"/>
        </w:rPr>
      </w:pPr>
      <w:r>
        <w:rPr>
          <w:rFonts w:cs="Arial"/>
          <w:b/>
          <w:sz w:val="20"/>
          <w:szCs w:val="20"/>
          <w:lang w:val="nl-BE"/>
        </w:rPr>
        <w:t xml:space="preserve">           27.Pg5+</w:t>
      </w:r>
      <w:r>
        <w:rPr>
          <w:rFonts w:cs="Arial"/>
          <w:b/>
          <w:sz w:val="20"/>
          <w:szCs w:val="20"/>
          <w:lang w:val="nl-BE"/>
        </w:rPr>
        <w:tab/>
      </w:r>
      <w:r>
        <w:rPr>
          <w:rFonts w:cs="Arial"/>
          <w:b/>
          <w:sz w:val="20"/>
          <w:szCs w:val="20"/>
          <w:lang w:val="nl-BE"/>
        </w:rPr>
        <w:tab/>
        <w:t>Ke5</w:t>
      </w:r>
    </w:p>
    <w:p w14:paraId="3F3B0A79" w14:textId="77777777" w:rsidR="006F3923" w:rsidRDefault="006F3923" w:rsidP="006F3923">
      <w:pPr>
        <w:rPr>
          <w:rFonts w:cs="Arial"/>
          <w:b/>
          <w:sz w:val="20"/>
          <w:szCs w:val="20"/>
          <w:lang w:val="nl-BE"/>
        </w:rPr>
      </w:pPr>
      <w:r>
        <w:rPr>
          <w:rFonts w:cs="Arial"/>
          <w:b/>
          <w:sz w:val="20"/>
          <w:szCs w:val="20"/>
          <w:lang w:val="nl-BE"/>
        </w:rPr>
        <w:t xml:space="preserve">           28.Lc3+</w:t>
      </w:r>
      <w:r>
        <w:rPr>
          <w:rFonts w:cs="Arial"/>
          <w:b/>
          <w:sz w:val="20"/>
          <w:szCs w:val="20"/>
          <w:lang w:val="nl-BE"/>
        </w:rPr>
        <w:tab/>
      </w:r>
      <w:r>
        <w:rPr>
          <w:rFonts w:cs="Arial"/>
          <w:b/>
          <w:sz w:val="20"/>
          <w:szCs w:val="20"/>
          <w:lang w:val="nl-BE"/>
        </w:rPr>
        <w:tab/>
        <w:t>K~</w:t>
      </w:r>
    </w:p>
    <w:p w14:paraId="570D8944" w14:textId="77777777" w:rsidR="006F3923" w:rsidRDefault="006F3923" w:rsidP="006F3923">
      <w:pPr>
        <w:rPr>
          <w:rFonts w:cs="Arial"/>
          <w:b/>
          <w:sz w:val="20"/>
          <w:szCs w:val="20"/>
          <w:lang w:val="nl-BE"/>
        </w:rPr>
      </w:pPr>
      <w:r>
        <w:rPr>
          <w:rFonts w:cs="Arial"/>
          <w:b/>
          <w:sz w:val="20"/>
          <w:szCs w:val="20"/>
          <w:lang w:val="nl-BE"/>
        </w:rPr>
        <w:t xml:space="preserve">           29.K(L)xf6</w:t>
      </w:r>
    </w:p>
    <w:p w14:paraId="3D57D038" w14:textId="77777777" w:rsidR="006F3923" w:rsidRDefault="006F3923" w:rsidP="006F3923">
      <w:pPr>
        <w:pStyle w:val="03aText"/>
        <w:widowControl/>
        <w:rPr>
          <w:noProof/>
          <w:lang w:val="nl-BE"/>
        </w:rPr>
      </w:pPr>
      <w:r>
        <w:rPr>
          <w:noProof/>
          <w:lang w:val="nl-BE"/>
        </w:rPr>
        <w:t>En wit wint.</w:t>
      </w:r>
    </w:p>
    <w:p w14:paraId="6CDBB800" w14:textId="77777777" w:rsidR="006F3923" w:rsidRDefault="006F3923" w:rsidP="006F3923">
      <w:pPr>
        <w:pStyle w:val="03cOpmerking"/>
        <w:widowControl/>
        <w:spacing w:before="240"/>
        <w:rPr>
          <w:noProof/>
          <w:lang w:val="nl-BE"/>
        </w:rPr>
      </w:pPr>
      <w:r>
        <w:rPr>
          <w:noProof/>
          <w:lang w:val="nl-BE"/>
        </w:rPr>
        <w:t xml:space="preserve">Voor deze drievoudige heen en weer gaande manoeuvre gaf het jurylid P.Joita mij, op een totaal van 10 punten, een 7 voor de ori-ginaliteit, een 8 voor de artistieke impressie en een 6 voor de moei-lijkheidsgraad. </w:t>
      </w:r>
    </w:p>
    <w:p w14:paraId="442ED907" w14:textId="77777777" w:rsidR="006F3923" w:rsidRDefault="006F3923" w:rsidP="006F3923">
      <w:pPr>
        <w:pStyle w:val="03cOpmerking"/>
        <w:widowControl/>
        <w:spacing w:before="240"/>
        <w:rPr>
          <w:i/>
          <w:iCs/>
          <w:noProof/>
          <w:lang w:val="en-GB"/>
        </w:rPr>
      </w:pPr>
      <w:r>
        <w:rPr>
          <w:noProof/>
          <w:lang w:val="en-GB"/>
        </w:rPr>
        <w:t>Maar Julien Van</w:t>
      </w:r>
      <w:r>
        <w:rPr>
          <w:noProof/>
          <w:lang w:val="en-GB"/>
        </w:rPr>
        <w:softHyphen/>
        <w:t xml:space="preserve">diest schreef in </w:t>
      </w:r>
      <w:r>
        <w:rPr>
          <w:i/>
          <w:iCs/>
          <w:noProof/>
          <w:lang w:val="en-GB"/>
        </w:rPr>
        <w:t>Flemish Miniatures</w:t>
      </w:r>
      <w:r>
        <w:rPr>
          <w:noProof/>
          <w:lang w:val="en-GB"/>
        </w:rPr>
        <w:t xml:space="preserve">: </w:t>
      </w:r>
      <w:r>
        <w:rPr>
          <w:i/>
          <w:iCs/>
          <w:noProof/>
          <w:lang w:val="en-GB"/>
        </w:rPr>
        <w:t>“Seems to me that a reward of only 21 out of 30 does not</w:t>
      </w:r>
      <w:r>
        <w:rPr>
          <w:noProof/>
          <w:lang w:val="en-GB"/>
        </w:rPr>
        <w:t xml:space="preserve"> </w:t>
      </w:r>
      <w:r>
        <w:rPr>
          <w:i/>
          <w:iCs/>
          <w:noProof/>
          <w:lang w:val="en-GB"/>
        </w:rPr>
        <w:t>sufficiently do justice to this highly original composition.”</w:t>
      </w:r>
    </w:p>
    <w:p w14:paraId="5448B34A" w14:textId="77777777" w:rsidR="006F3923" w:rsidRDefault="006F3923" w:rsidP="006F3923">
      <w:pPr>
        <w:pStyle w:val="03cOpmerking"/>
        <w:widowControl/>
        <w:spacing w:before="240"/>
        <w:rPr>
          <w:noProof/>
          <w:lang w:val="en-GB"/>
        </w:rPr>
      </w:pPr>
      <w:r>
        <w:rPr>
          <w:noProof/>
          <w:lang w:val="nl-BE"/>
        </w:rPr>
        <w:t>En Roger Missiaen con</w:t>
      </w:r>
      <w:r>
        <w:rPr>
          <w:noProof/>
          <w:lang w:val="nl-BE"/>
        </w:rPr>
        <w:softHyphen/>
        <w:t xml:space="preserve">cludeerde leuk met: </w:t>
      </w:r>
      <w:r>
        <w:rPr>
          <w:i/>
          <w:iCs/>
          <w:noProof/>
          <w:lang w:val="nl-BE"/>
        </w:rPr>
        <w:t xml:space="preserve">“A fine finding! </w:t>
      </w:r>
      <w:r>
        <w:rPr>
          <w:i/>
          <w:iCs/>
          <w:noProof/>
          <w:lang w:val="en-GB"/>
        </w:rPr>
        <w:t>An amu-sing feature is the way an hungry Knight galops back and front all over the board to enjoy</w:t>
      </w:r>
      <w:r>
        <w:rPr>
          <w:i/>
          <w:iCs/>
          <w:noProof/>
          <w:lang w:val="en-GB"/>
        </w:rPr>
        <w:softHyphen/>
        <w:t>ment of the spectaters”.</w:t>
      </w:r>
    </w:p>
    <w:p w14:paraId="0412FE3F" w14:textId="77777777" w:rsidR="006F3923" w:rsidRDefault="006F3923" w:rsidP="006F3923">
      <w:pPr>
        <w:spacing w:line="190" w:lineRule="exact"/>
        <w:jc w:val="center"/>
        <w:rPr>
          <w:lang w:val="en-GB"/>
        </w:rPr>
      </w:pPr>
    </w:p>
    <w:p w14:paraId="67B05AA0" w14:textId="77777777" w:rsidR="006F3923" w:rsidRDefault="006F3923" w:rsidP="006F3923">
      <w:pPr>
        <w:spacing w:line="190" w:lineRule="exact"/>
        <w:jc w:val="center"/>
        <w:rPr>
          <w:lang w:val="en-GB"/>
        </w:rPr>
      </w:pPr>
    </w:p>
    <w:p w14:paraId="73919E9D" w14:textId="77777777" w:rsidR="006F3923" w:rsidRDefault="006F3923" w:rsidP="006F3923">
      <w:pPr>
        <w:spacing w:line="190" w:lineRule="exact"/>
        <w:jc w:val="center"/>
        <w:rPr>
          <w:lang w:val="en-GB"/>
        </w:rPr>
      </w:pPr>
    </w:p>
    <w:p w14:paraId="347EDBDB" w14:textId="77777777" w:rsidR="000734DE" w:rsidRDefault="000734DE" w:rsidP="006F3923">
      <w:pPr>
        <w:spacing w:line="190" w:lineRule="exact"/>
        <w:jc w:val="center"/>
        <w:rPr>
          <w:lang w:val="en-GB"/>
        </w:rPr>
      </w:pPr>
    </w:p>
    <w:p w14:paraId="01C52CEA" w14:textId="77777777" w:rsidR="00204CDF" w:rsidRPr="001513C2" w:rsidRDefault="00204CDF" w:rsidP="00AE4EF3">
      <w:pPr>
        <w:spacing w:line="190" w:lineRule="exact"/>
        <w:jc w:val="center"/>
        <w:rPr>
          <w:rFonts w:cs="Arial"/>
          <w:b/>
          <w:sz w:val="20"/>
          <w:szCs w:val="20"/>
        </w:rPr>
      </w:pPr>
    </w:p>
    <w:p w14:paraId="0458C402" w14:textId="77777777" w:rsidR="00204CDF" w:rsidRPr="001513C2" w:rsidRDefault="00204CDF" w:rsidP="00AE4EF3">
      <w:pPr>
        <w:spacing w:line="190" w:lineRule="exact"/>
        <w:jc w:val="center"/>
        <w:rPr>
          <w:rFonts w:cs="Arial"/>
          <w:b/>
          <w:sz w:val="20"/>
          <w:szCs w:val="20"/>
        </w:rPr>
      </w:pPr>
    </w:p>
    <w:p w14:paraId="5C6440A4" w14:textId="77777777" w:rsidR="00D33C86" w:rsidRPr="006C01A0" w:rsidRDefault="00D33C86" w:rsidP="00AE4EF3">
      <w:pPr>
        <w:spacing w:line="190" w:lineRule="exact"/>
        <w:jc w:val="center"/>
        <w:rPr>
          <w:rFonts w:cs="Arial"/>
          <w:b/>
          <w:sz w:val="20"/>
          <w:szCs w:val="20"/>
        </w:rPr>
      </w:pPr>
    </w:p>
    <w:p w14:paraId="0D10C217" w14:textId="77777777" w:rsidR="006F3923" w:rsidRDefault="00DF11A5" w:rsidP="00AE4EF3">
      <w:pPr>
        <w:spacing w:line="190" w:lineRule="exact"/>
        <w:jc w:val="center"/>
        <w:rPr>
          <w:rFonts w:cs="Arial"/>
          <w:b/>
          <w:sz w:val="20"/>
          <w:szCs w:val="20"/>
          <w:lang w:val="nl-BE"/>
        </w:rPr>
      </w:pPr>
      <w:r>
        <w:rPr>
          <w:rFonts w:cs="Arial"/>
          <w:b/>
          <w:sz w:val="20"/>
          <w:szCs w:val="20"/>
          <w:lang w:val="nl-BE"/>
        </w:rPr>
        <w:t>- 27</w:t>
      </w:r>
      <w:r w:rsidR="00CE1E84">
        <w:rPr>
          <w:rFonts w:cs="Arial"/>
          <w:b/>
          <w:sz w:val="20"/>
          <w:szCs w:val="20"/>
          <w:lang w:val="nl-BE"/>
        </w:rPr>
        <w:t>4</w:t>
      </w:r>
      <w:r w:rsidR="006F3923">
        <w:rPr>
          <w:rFonts w:cs="Arial"/>
          <w:b/>
          <w:sz w:val="20"/>
          <w:szCs w:val="20"/>
          <w:lang w:val="nl-BE"/>
        </w:rPr>
        <w:t xml:space="preserve"> -</w:t>
      </w:r>
    </w:p>
    <w:p w14:paraId="56F2B3D6" w14:textId="77777777" w:rsidR="006F3923" w:rsidRDefault="006F3923" w:rsidP="006F3923">
      <w:pPr>
        <w:spacing w:line="190" w:lineRule="exact"/>
        <w:jc w:val="center"/>
        <w:rPr>
          <w:rFonts w:cs="Arial"/>
          <w:sz w:val="20"/>
          <w:szCs w:val="20"/>
          <w:lang w:val="nl-BE"/>
        </w:rPr>
      </w:pPr>
    </w:p>
    <w:p w14:paraId="37E9FD86" w14:textId="77777777" w:rsidR="006F3923" w:rsidRDefault="006F3923" w:rsidP="006F3923">
      <w:pPr>
        <w:spacing w:line="190" w:lineRule="exact"/>
        <w:jc w:val="center"/>
        <w:rPr>
          <w:rFonts w:cs="Arial"/>
          <w:sz w:val="20"/>
          <w:szCs w:val="20"/>
          <w:lang w:val="nl-BE"/>
        </w:rPr>
      </w:pPr>
      <w:r>
        <w:rPr>
          <w:rFonts w:cs="Arial"/>
          <w:i/>
          <w:sz w:val="20"/>
          <w:szCs w:val="20"/>
          <w:lang w:val="nl-BE"/>
        </w:rPr>
        <w:t>New States</w:t>
      </w:r>
      <w:r>
        <w:rPr>
          <w:rFonts w:cs="Arial"/>
          <w:sz w:val="20"/>
          <w:szCs w:val="20"/>
          <w:lang w:val="nl-BE"/>
        </w:rPr>
        <w:t>man, 1975</w:t>
      </w:r>
    </w:p>
    <w:p w14:paraId="26AFBCEC" w14:textId="77777777" w:rsidR="006F3923" w:rsidRDefault="006F3923" w:rsidP="006F3923">
      <w:pPr>
        <w:spacing w:line="190" w:lineRule="exact"/>
        <w:jc w:val="center"/>
        <w:rPr>
          <w:rFonts w:cs="Arial"/>
          <w:sz w:val="20"/>
          <w:szCs w:val="20"/>
          <w:lang w:val="nl-BE"/>
        </w:rPr>
      </w:pPr>
      <w:r>
        <w:rPr>
          <w:rFonts w:cs="Arial"/>
          <w:sz w:val="20"/>
          <w:szCs w:val="20"/>
          <w:lang w:val="nl-BE"/>
        </w:rPr>
        <w:t>4de Eervolle Vermelding</w:t>
      </w:r>
    </w:p>
    <w:p w14:paraId="3EEF68E6" w14:textId="77777777" w:rsidR="006F3923" w:rsidRDefault="006F3923" w:rsidP="006F3923">
      <w:pPr>
        <w:spacing w:line="190" w:lineRule="exact"/>
        <w:jc w:val="center"/>
        <w:rPr>
          <w:rFonts w:cs="Arial"/>
          <w:sz w:val="20"/>
          <w:szCs w:val="20"/>
          <w:lang w:val="nl-BE"/>
        </w:rPr>
      </w:pPr>
    </w:p>
    <w:p w14:paraId="01981E1E" w14:textId="77777777" w:rsidR="006F3923" w:rsidRDefault="00990285" w:rsidP="006F3923">
      <w:pPr>
        <w:jc w:val="center"/>
        <w:rPr>
          <w:noProof/>
          <w:lang w:val="nl-BE"/>
        </w:rPr>
      </w:pPr>
      <w:r>
        <w:object w:dxaOrig="1440" w:dyaOrig="1440" w14:anchorId="4849143D">
          <v:shape id="_x0000_s1356" type="#_x0000_t75" style="position:absolute;left:0;text-align:left;margin-left:0;margin-top:0;width:151.5pt;height:152.25pt;z-index:251677696;mso-position-horizontal:center">
            <v:imagedata r:id="rId545" o:title=""/>
            <w10:wrap type="square"/>
          </v:shape>
          <o:OLEObject Type="Embed" ProgID="CorelDRAW.Graphic.12" ShapeID="_x0000_s1356" DrawAspect="Content" ObjectID="_1587467741" r:id="rId546"/>
        </w:object>
      </w:r>
    </w:p>
    <w:p w14:paraId="43C82137" w14:textId="77777777" w:rsidR="006F3923" w:rsidRDefault="006F3923" w:rsidP="006F3923">
      <w:pPr>
        <w:rPr>
          <w:rFonts w:cs="Arial"/>
          <w:sz w:val="20"/>
          <w:szCs w:val="20"/>
          <w:lang w:val="nl-BE"/>
        </w:rPr>
      </w:pPr>
      <w:r>
        <w:rPr>
          <w:rFonts w:cs="Arial"/>
          <w:b/>
          <w:lang w:val="nl-BE"/>
        </w:rPr>
        <w:t>=</w:t>
      </w:r>
      <w:r>
        <w:rPr>
          <w:rFonts w:cs="Arial"/>
          <w:lang w:val="nl-BE"/>
        </w:rPr>
        <w:t xml:space="preserve"> </w:t>
      </w:r>
      <w:r>
        <w:rPr>
          <w:rFonts w:cs="Arial"/>
          <w:sz w:val="20"/>
          <w:szCs w:val="20"/>
          <w:lang w:val="nl-BE"/>
        </w:rPr>
        <w:t xml:space="preserve">                             0330.52 b8a6</w:t>
      </w:r>
    </w:p>
    <w:p w14:paraId="6FAF1D49" w14:textId="77777777" w:rsidR="006F3923" w:rsidRDefault="006F3923" w:rsidP="006F3923">
      <w:pPr>
        <w:rPr>
          <w:rFonts w:cs="Arial"/>
          <w:sz w:val="20"/>
          <w:szCs w:val="20"/>
          <w:lang w:val="nl-BE"/>
        </w:rPr>
      </w:pPr>
    </w:p>
    <w:p w14:paraId="2C036AD0" w14:textId="77777777" w:rsidR="006F3923" w:rsidRDefault="006F3923" w:rsidP="006F3923">
      <w:pPr>
        <w:pStyle w:val="03aText"/>
        <w:widowControl/>
        <w:rPr>
          <w:noProof/>
          <w:lang w:val="nl-BE"/>
        </w:rPr>
      </w:pPr>
      <w:r>
        <w:rPr>
          <w:noProof/>
          <w:lang w:val="nl-BE"/>
        </w:rPr>
        <w:t>Nadat wit een nog te behalen da</w:t>
      </w:r>
      <w:r>
        <w:rPr>
          <w:noProof/>
          <w:lang w:val="nl-BE"/>
        </w:rPr>
        <w:softHyphen/>
        <w:t>me ruilt tegen de toren, ontstaat er een stelling met wit aan zet. Men zie:</w:t>
      </w:r>
    </w:p>
    <w:p w14:paraId="1A25799E" w14:textId="77777777" w:rsidR="006F3923" w:rsidRDefault="006F3923" w:rsidP="006F3923">
      <w:pPr>
        <w:rPr>
          <w:rFonts w:cs="Arial"/>
          <w:b/>
          <w:sz w:val="20"/>
          <w:szCs w:val="20"/>
          <w:lang w:val="nl-BE"/>
        </w:rPr>
      </w:pPr>
      <w:r>
        <w:rPr>
          <w:rFonts w:cs="Arial"/>
          <w:b/>
          <w:sz w:val="20"/>
          <w:szCs w:val="20"/>
          <w:lang w:val="nl-BE"/>
        </w:rPr>
        <w:tab/>
        <w:t>1.g7</w:t>
      </w:r>
      <w:r>
        <w:rPr>
          <w:rFonts w:cs="Arial"/>
          <w:b/>
          <w:sz w:val="20"/>
          <w:szCs w:val="20"/>
          <w:lang w:val="nl-BE"/>
        </w:rPr>
        <w:tab/>
      </w:r>
      <w:r>
        <w:rPr>
          <w:rFonts w:cs="Arial"/>
          <w:b/>
          <w:sz w:val="20"/>
          <w:szCs w:val="20"/>
          <w:lang w:val="nl-BE"/>
        </w:rPr>
        <w:tab/>
        <w:t>Tb2+</w:t>
      </w:r>
    </w:p>
    <w:p w14:paraId="2AB763E3" w14:textId="77777777" w:rsidR="006F3923" w:rsidRDefault="006F3923" w:rsidP="006F3923">
      <w:pPr>
        <w:rPr>
          <w:rFonts w:cs="Arial"/>
          <w:b/>
          <w:sz w:val="20"/>
          <w:szCs w:val="20"/>
          <w:lang w:val="nl-BE"/>
        </w:rPr>
      </w:pPr>
      <w:r>
        <w:rPr>
          <w:rFonts w:cs="Arial"/>
          <w:b/>
          <w:sz w:val="20"/>
          <w:szCs w:val="20"/>
          <w:lang w:val="nl-BE"/>
        </w:rPr>
        <w:tab/>
        <w:t>2.Ka8</w:t>
      </w:r>
    </w:p>
    <w:p w14:paraId="587FCBDD" w14:textId="77777777" w:rsidR="006F3923" w:rsidRDefault="006F3923" w:rsidP="00586E21">
      <w:pPr>
        <w:pStyle w:val="03aText"/>
        <w:widowControl/>
        <w:numPr>
          <w:ilvl w:val="0"/>
          <w:numId w:val="145"/>
        </w:numPr>
        <w:rPr>
          <w:noProof/>
          <w:lang w:val="nl-BE"/>
        </w:rPr>
      </w:pPr>
      <w:r>
        <w:rPr>
          <w:noProof/>
          <w:lang w:val="nl-BE"/>
        </w:rPr>
        <w:t>2.Kc8? La7 3.g8D Tb8+ en 4...Txg8. Ofwel:</w:t>
      </w:r>
    </w:p>
    <w:p w14:paraId="39BCB34E" w14:textId="77777777" w:rsidR="006F3923" w:rsidRDefault="006F3923" w:rsidP="00586E21">
      <w:pPr>
        <w:pStyle w:val="03aText"/>
        <w:widowControl/>
        <w:numPr>
          <w:ilvl w:val="0"/>
          <w:numId w:val="145"/>
        </w:numPr>
        <w:rPr>
          <w:noProof/>
          <w:lang w:val="nl-BE"/>
        </w:rPr>
      </w:pPr>
      <w:r>
        <w:rPr>
          <w:noProof/>
          <w:lang w:val="nl-BE"/>
        </w:rPr>
        <w:t>2.Kxc7? Tb7+ en 3...Txg7.</w:t>
      </w:r>
    </w:p>
    <w:p w14:paraId="17377EE5"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La7</w:t>
      </w:r>
    </w:p>
    <w:p w14:paraId="470BDC93" w14:textId="77777777" w:rsidR="006F3923" w:rsidRDefault="006F3923" w:rsidP="006F3923">
      <w:pPr>
        <w:rPr>
          <w:rFonts w:cs="Arial"/>
          <w:b/>
          <w:sz w:val="20"/>
          <w:szCs w:val="20"/>
          <w:lang w:val="nl-BE"/>
        </w:rPr>
      </w:pPr>
      <w:r>
        <w:rPr>
          <w:rFonts w:cs="Arial"/>
          <w:b/>
          <w:sz w:val="20"/>
          <w:szCs w:val="20"/>
          <w:lang w:val="nl-BE"/>
        </w:rPr>
        <w:tab/>
        <w:t>3.g8D</w:t>
      </w:r>
      <w:r>
        <w:rPr>
          <w:rFonts w:cs="Arial"/>
          <w:b/>
          <w:sz w:val="20"/>
          <w:szCs w:val="20"/>
          <w:lang w:val="nl-BE"/>
        </w:rPr>
        <w:tab/>
      </w:r>
      <w:r>
        <w:rPr>
          <w:rFonts w:cs="Arial"/>
          <w:b/>
          <w:sz w:val="20"/>
          <w:szCs w:val="20"/>
          <w:lang w:val="nl-BE"/>
        </w:rPr>
        <w:tab/>
        <w:t>Tb8+</w:t>
      </w:r>
    </w:p>
    <w:p w14:paraId="2D19D4E3" w14:textId="77777777" w:rsidR="006F3923" w:rsidRDefault="006F3923" w:rsidP="006F3923">
      <w:pPr>
        <w:rPr>
          <w:rFonts w:cs="Arial"/>
          <w:b/>
          <w:sz w:val="20"/>
          <w:szCs w:val="20"/>
          <w:lang w:val="nl-BE"/>
        </w:rPr>
      </w:pPr>
      <w:r>
        <w:rPr>
          <w:rFonts w:cs="Arial"/>
          <w:b/>
          <w:sz w:val="20"/>
          <w:szCs w:val="20"/>
          <w:lang w:val="nl-BE"/>
        </w:rPr>
        <w:tab/>
        <w:t>4.Dxb8</w:t>
      </w:r>
      <w:r>
        <w:rPr>
          <w:rFonts w:cs="Arial"/>
          <w:b/>
          <w:sz w:val="20"/>
          <w:szCs w:val="20"/>
          <w:lang w:val="nl-BE"/>
        </w:rPr>
        <w:tab/>
      </w:r>
      <w:r>
        <w:rPr>
          <w:rFonts w:cs="Arial"/>
          <w:b/>
          <w:sz w:val="20"/>
          <w:szCs w:val="20"/>
          <w:lang w:val="nl-BE"/>
        </w:rPr>
        <w:tab/>
        <w:t>Lxb8</w:t>
      </w:r>
    </w:p>
    <w:p w14:paraId="5308C801" w14:textId="77777777" w:rsidR="006F3923" w:rsidRDefault="006F3923" w:rsidP="006F3923">
      <w:pPr>
        <w:pStyle w:val="03aText"/>
        <w:widowControl/>
        <w:rPr>
          <w:b/>
          <w:lang w:val="nl-BE"/>
        </w:rPr>
      </w:pPr>
      <w:r>
        <w:rPr>
          <w:noProof/>
          <w:lang w:val="nl-BE"/>
        </w:rPr>
        <w:t xml:space="preserve">Tot zover dus de inleiding. En nu: </w:t>
      </w:r>
      <w:r>
        <w:rPr>
          <w:b/>
          <w:lang w:val="nl-BE"/>
        </w:rPr>
        <w:tab/>
        <w:t>5.e5</w:t>
      </w:r>
    </w:p>
    <w:p w14:paraId="12EDA967" w14:textId="77777777" w:rsidR="006F3923" w:rsidRDefault="006F3923" w:rsidP="00586E21">
      <w:pPr>
        <w:pStyle w:val="03aText"/>
        <w:widowControl/>
        <w:numPr>
          <w:ilvl w:val="0"/>
          <w:numId w:val="146"/>
        </w:numPr>
        <w:rPr>
          <w:noProof/>
          <w:lang w:val="nl-BE"/>
        </w:rPr>
      </w:pPr>
      <w:r>
        <w:rPr>
          <w:noProof/>
          <w:lang w:val="nl-BE"/>
        </w:rPr>
        <w:t>5.Kxb8? fxe4, of</w:t>
      </w:r>
    </w:p>
    <w:p w14:paraId="4288A27E" w14:textId="77777777" w:rsidR="006F3923" w:rsidRDefault="006F3923" w:rsidP="00586E21">
      <w:pPr>
        <w:pStyle w:val="03aText"/>
        <w:widowControl/>
        <w:numPr>
          <w:ilvl w:val="0"/>
          <w:numId w:val="146"/>
        </w:numPr>
        <w:rPr>
          <w:noProof/>
          <w:lang w:val="nl-BE"/>
        </w:rPr>
      </w:pPr>
      <w:r>
        <w:rPr>
          <w:noProof/>
          <w:lang w:val="nl-BE"/>
        </w:rPr>
        <w:t>5.exf5? La7 6.f6 Ld4 7.f7  Lg7 8.Kb8 c5 en de zwarte pion loopt door.</w:t>
      </w:r>
    </w:p>
    <w:p w14:paraId="0ECE9FF5" w14:textId="77777777" w:rsidR="006F3923" w:rsidRDefault="006F3923" w:rsidP="0070389E">
      <w:pPr>
        <w:pStyle w:val="03aText"/>
        <w:widowControl/>
        <w:ind w:firstLine="708"/>
        <w:rPr>
          <w:noProof/>
          <w:lang w:val="nl-BE"/>
        </w:rPr>
      </w:pPr>
      <w:r>
        <w:rPr>
          <w:noProof/>
          <w:lang w:val="nl-BE"/>
        </w:rPr>
        <w:t xml:space="preserve"> </w:t>
      </w:r>
      <w:r>
        <w:rPr>
          <w:b/>
          <w:lang w:val="nl-BE"/>
        </w:rPr>
        <w:t>5...</w:t>
      </w:r>
      <w:r>
        <w:rPr>
          <w:b/>
          <w:lang w:val="nl-BE"/>
        </w:rPr>
        <w:tab/>
      </w:r>
      <w:r>
        <w:rPr>
          <w:b/>
          <w:lang w:val="nl-BE"/>
        </w:rPr>
        <w:tab/>
        <w:t>La7</w:t>
      </w:r>
    </w:p>
    <w:p w14:paraId="27DB27DD" w14:textId="77777777" w:rsidR="0070389E" w:rsidRDefault="0070389E" w:rsidP="006F3923">
      <w:pPr>
        <w:pStyle w:val="03aText"/>
        <w:widowControl/>
        <w:rPr>
          <w:noProof/>
          <w:lang w:val="nl-BE"/>
        </w:rPr>
      </w:pPr>
    </w:p>
    <w:p w14:paraId="1D95030F" w14:textId="77777777" w:rsidR="0070389E" w:rsidRDefault="0070389E" w:rsidP="006F3923">
      <w:pPr>
        <w:pStyle w:val="03aText"/>
        <w:widowControl/>
        <w:rPr>
          <w:noProof/>
          <w:lang w:val="nl-BE"/>
        </w:rPr>
      </w:pPr>
    </w:p>
    <w:p w14:paraId="78A30BA5" w14:textId="77777777" w:rsidR="0070389E" w:rsidRDefault="0070389E" w:rsidP="006F3923">
      <w:pPr>
        <w:pStyle w:val="03aText"/>
        <w:widowControl/>
        <w:rPr>
          <w:noProof/>
          <w:lang w:val="nl-BE"/>
        </w:rPr>
      </w:pPr>
    </w:p>
    <w:p w14:paraId="2202B7CC" w14:textId="77777777" w:rsidR="0070389E" w:rsidRDefault="0070389E" w:rsidP="006F3923">
      <w:pPr>
        <w:pStyle w:val="03aText"/>
        <w:widowControl/>
        <w:rPr>
          <w:noProof/>
          <w:lang w:val="nl-BE"/>
        </w:rPr>
      </w:pPr>
    </w:p>
    <w:p w14:paraId="5D51D484" w14:textId="77777777" w:rsidR="00F67ED8" w:rsidRDefault="00F67ED8" w:rsidP="006F3923">
      <w:pPr>
        <w:pStyle w:val="03aText"/>
        <w:widowControl/>
        <w:rPr>
          <w:noProof/>
          <w:lang w:val="nl-BE"/>
        </w:rPr>
      </w:pPr>
    </w:p>
    <w:p w14:paraId="2752A9C4" w14:textId="77777777" w:rsidR="0070389E" w:rsidRDefault="0070389E" w:rsidP="006F3923">
      <w:pPr>
        <w:pStyle w:val="03aText"/>
        <w:widowControl/>
        <w:rPr>
          <w:noProof/>
          <w:lang w:val="nl-BE"/>
        </w:rPr>
      </w:pPr>
    </w:p>
    <w:p w14:paraId="29478791" w14:textId="77777777" w:rsidR="006F3923" w:rsidRDefault="006F3923" w:rsidP="006F3923">
      <w:pPr>
        <w:pStyle w:val="03aText"/>
        <w:widowControl/>
        <w:rPr>
          <w:noProof/>
          <w:lang w:val="nl-BE"/>
        </w:rPr>
      </w:pPr>
      <w:r>
        <w:rPr>
          <w:noProof/>
          <w:lang w:val="nl-BE"/>
        </w:rPr>
        <w:t xml:space="preserve">Nu niet 5...c5 6.Kxb8 c4 7.e6 c3 8.e7 c2 9.e8D c1D 10.Db5+ mat. Een </w:t>
      </w:r>
      <w:r w:rsidR="005A3728" w:rsidRPr="005A3728">
        <w:rPr>
          <w:noProof/>
          <w:u w:val="single"/>
          <w:lang w:val="nl-BE"/>
        </w:rPr>
        <w:t>eerste</w:t>
      </w:r>
      <w:r w:rsidR="005A3728">
        <w:rPr>
          <w:noProof/>
          <w:lang w:val="nl-BE"/>
        </w:rPr>
        <w:t xml:space="preserve"> </w:t>
      </w:r>
      <w:r w:rsidRPr="005A3728">
        <w:rPr>
          <w:noProof/>
          <w:lang w:val="nl-BE"/>
        </w:rPr>
        <w:t>functie</w:t>
      </w:r>
      <w:r>
        <w:rPr>
          <w:noProof/>
          <w:lang w:val="nl-BE"/>
        </w:rPr>
        <w:t xml:space="preserve"> van pion a4.</w:t>
      </w:r>
    </w:p>
    <w:p w14:paraId="38288477" w14:textId="77777777" w:rsidR="006F3923" w:rsidRDefault="006F3923" w:rsidP="006F3923">
      <w:pPr>
        <w:rPr>
          <w:rFonts w:cs="Arial"/>
          <w:b/>
          <w:sz w:val="20"/>
          <w:szCs w:val="20"/>
          <w:lang w:val="nl-BE"/>
        </w:rPr>
      </w:pPr>
      <w:r>
        <w:rPr>
          <w:rFonts w:cs="Arial"/>
          <w:b/>
          <w:sz w:val="20"/>
          <w:szCs w:val="20"/>
          <w:lang w:val="nl-BE"/>
        </w:rPr>
        <w:t xml:space="preserve">             6.e6</w:t>
      </w:r>
      <w:r>
        <w:rPr>
          <w:rFonts w:cs="Arial"/>
          <w:b/>
          <w:sz w:val="20"/>
          <w:szCs w:val="20"/>
          <w:lang w:val="nl-BE"/>
        </w:rPr>
        <w:tab/>
      </w:r>
      <w:r>
        <w:rPr>
          <w:rFonts w:cs="Arial"/>
          <w:b/>
          <w:sz w:val="20"/>
          <w:szCs w:val="20"/>
          <w:lang w:val="nl-BE"/>
        </w:rPr>
        <w:tab/>
        <w:t>Lc5</w:t>
      </w:r>
    </w:p>
    <w:p w14:paraId="056EAB51" w14:textId="77777777" w:rsidR="006F3923" w:rsidRDefault="006F3923" w:rsidP="006F3923">
      <w:pPr>
        <w:pStyle w:val="03aText"/>
        <w:widowControl/>
        <w:rPr>
          <w:noProof/>
          <w:lang w:val="nl-BE"/>
        </w:rPr>
      </w:pPr>
      <w:r>
        <w:rPr>
          <w:noProof/>
          <w:lang w:val="nl-BE"/>
        </w:rPr>
        <w:t>Zwart blokkeert hier de doorgang voor zijn c-pion, dus:</w:t>
      </w:r>
    </w:p>
    <w:p w14:paraId="01AEECFD" w14:textId="77777777" w:rsidR="006F3923" w:rsidRDefault="006F3923" w:rsidP="006F3923">
      <w:pPr>
        <w:rPr>
          <w:rFonts w:cs="Arial"/>
          <w:b/>
          <w:sz w:val="20"/>
          <w:szCs w:val="20"/>
          <w:lang w:val="nl-BE"/>
        </w:rPr>
      </w:pPr>
      <w:r>
        <w:rPr>
          <w:rFonts w:cs="Arial"/>
          <w:b/>
          <w:sz w:val="20"/>
          <w:szCs w:val="20"/>
          <w:lang w:val="nl-BE"/>
        </w:rPr>
        <w:t xml:space="preserve">             7.Kb8</w:t>
      </w:r>
      <w:r>
        <w:rPr>
          <w:rFonts w:cs="Arial"/>
          <w:b/>
          <w:sz w:val="20"/>
          <w:szCs w:val="20"/>
          <w:lang w:val="nl-BE"/>
        </w:rPr>
        <w:tab/>
      </w:r>
      <w:r>
        <w:rPr>
          <w:rFonts w:cs="Arial"/>
          <w:b/>
          <w:sz w:val="20"/>
          <w:szCs w:val="20"/>
          <w:lang w:val="nl-BE"/>
        </w:rPr>
        <w:tab/>
        <w:t>Ld6</w:t>
      </w:r>
    </w:p>
    <w:p w14:paraId="2EC65FFB" w14:textId="77777777" w:rsidR="006F3923" w:rsidRDefault="006F3923" w:rsidP="006F3923">
      <w:pPr>
        <w:pStyle w:val="03aText"/>
        <w:widowControl/>
        <w:rPr>
          <w:noProof/>
          <w:lang w:val="nl-BE"/>
        </w:rPr>
      </w:pPr>
      <w:r>
        <w:rPr>
          <w:noProof/>
          <w:lang w:val="nl-BE"/>
        </w:rPr>
        <w:t>Maakt de weg vrij voor de pion, want bijvoorbeeld:</w:t>
      </w:r>
    </w:p>
    <w:p w14:paraId="0B5CF143" w14:textId="77777777" w:rsidR="006F3923" w:rsidRDefault="006F3923" w:rsidP="00586E21">
      <w:pPr>
        <w:pStyle w:val="03aText"/>
        <w:widowControl/>
        <w:numPr>
          <w:ilvl w:val="0"/>
          <w:numId w:val="147"/>
        </w:numPr>
        <w:rPr>
          <w:noProof/>
          <w:lang w:val="nl-BE"/>
        </w:rPr>
      </w:pPr>
      <w:r>
        <w:rPr>
          <w:noProof/>
          <w:lang w:val="nl-BE"/>
        </w:rPr>
        <w:t>7...c6 faalt op 8.Kc7. Of:</w:t>
      </w:r>
    </w:p>
    <w:p w14:paraId="07A04FFD" w14:textId="77777777" w:rsidR="006F3923" w:rsidRDefault="006F3923" w:rsidP="00586E21">
      <w:pPr>
        <w:pStyle w:val="03aText"/>
        <w:widowControl/>
        <w:numPr>
          <w:ilvl w:val="0"/>
          <w:numId w:val="147"/>
        </w:numPr>
        <w:rPr>
          <w:noProof/>
          <w:lang w:val="nl-BE"/>
        </w:rPr>
      </w:pPr>
      <w:r>
        <w:rPr>
          <w:noProof/>
          <w:lang w:val="nl-BE"/>
        </w:rPr>
        <w:t xml:space="preserve">7...Kb6 8.Kc8 Ld6 9.Kd7 Kb7 10.a5 </w:t>
      </w:r>
      <w:r>
        <w:rPr>
          <w:i/>
          <w:noProof/>
          <w:lang w:val="nl-BE"/>
        </w:rPr>
        <w:t xml:space="preserve">(Een </w:t>
      </w:r>
      <w:r w:rsidRPr="00310106">
        <w:rPr>
          <w:i/>
          <w:noProof/>
          <w:u w:val="single"/>
          <w:lang w:val="nl-BE"/>
        </w:rPr>
        <w:t>tweede</w:t>
      </w:r>
      <w:r>
        <w:rPr>
          <w:i/>
          <w:noProof/>
          <w:lang w:val="nl-BE"/>
        </w:rPr>
        <w:t xml:space="preserve"> functie van pion a4, waardoor de zwarte koning vroeg of laat de eigen pion moet loslaten) </w:t>
      </w:r>
      <w:r>
        <w:rPr>
          <w:noProof/>
          <w:lang w:val="nl-BE"/>
        </w:rPr>
        <w:t>10…Kb8 11.a6 Ka7 en nu 12.e7 Lxe7 13.Kxc7 K</w:t>
      </w:r>
      <w:r w:rsidR="00166CED">
        <w:rPr>
          <w:noProof/>
          <w:lang w:val="nl-BE"/>
        </w:rPr>
        <w:t>xa6 14.Kd7 Lg5 15.Ke6 f4 en 16.g</w:t>
      </w:r>
      <w:r>
        <w:rPr>
          <w:noProof/>
          <w:lang w:val="nl-BE"/>
        </w:rPr>
        <w:t>xf4, remise.</w:t>
      </w:r>
    </w:p>
    <w:p w14:paraId="2C295CAD" w14:textId="77777777" w:rsidR="006F3923" w:rsidRDefault="006F3923" w:rsidP="006F3923">
      <w:pPr>
        <w:rPr>
          <w:rFonts w:cs="Arial"/>
          <w:b/>
          <w:sz w:val="20"/>
          <w:szCs w:val="20"/>
          <w:lang w:val="nl-BE"/>
        </w:rPr>
      </w:pPr>
      <w:r>
        <w:rPr>
          <w:rFonts w:cs="Arial"/>
          <w:b/>
          <w:sz w:val="20"/>
          <w:szCs w:val="20"/>
          <w:lang w:val="nl-BE"/>
        </w:rPr>
        <w:t xml:space="preserve">             8.Kc8</w:t>
      </w:r>
    </w:p>
    <w:p w14:paraId="49D5226D" w14:textId="77777777" w:rsidR="006F3923" w:rsidRDefault="006F3923" w:rsidP="006F3923">
      <w:pPr>
        <w:pStyle w:val="03aText"/>
        <w:widowControl/>
        <w:rPr>
          <w:noProof/>
          <w:lang w:val="nl-BE"/>
        </w:rPr>
      </w:pPr>
      <w:r>
        <w:rPr>
          <w:noProof/>
          <w:lang w:val="nl-BE"/>
        </w:rPr>
        <w:t>Nu dreigt er 9.e7 Lxe7 10.Kxc7, daarom nu of nooit:</w:t>
      </w:r>
    </w:p>
    <w:p w14:paraId="109697AD" w14:textId="77777777" w:rsidR="006F3923" w:rsidRDefault="006F3923" w:rsidP="006F3923">
      <w:pPr>
        <w:pStyle w:val="03aText"/>
        <w:widowControl/>
        <w:rPr>
          <w:b/>
          <w:noProof/>
          <w:lang w:val="nl-BE"/>
        </w:rPr>
      </w:pPr>
      <w:r>
        <w:rPr>
          <w:noProof/>
          <w:lang w:val="nl-BE"/>
        </w:rPr>
        <w:t xml:space="preserve">             </w:t>
      </w:r>
      <w:r>
        <w:rPr>
          <w:b/>
          <w:noProof/>
          <w:lang w:val="nl-BE"/>
        </w:rPr>
        <w:t>8…</w:t>
      </w:r>
      <w:r>
        <w:rPr>
          <w:b/>
          <w:noProof/>
          <w:lang w:val="nl-BE"/>
        </w:rPr>
        <w:tab/>
      </w:r>
      <w:r>
        <w:rPr>
          <w:b/>
          <w:noProof/>
          <w:lang w:val="nl-BE"/>
        </w:rPr>
        <w:tab/>
        <w:t>c5</w:t>
      </w:r>
    </w:p>
    <w:p w14:paraId="7C4586C9" w14:textId="77777777" w:rsidR="006F3923" w:rsidRDefault="006F3923" w:rsidP="006F3923">
      <w:pPr>
        <w:pStyle w:val="03aText"/>
        <w:widowControl/>
        <w:rPr>
          <w:b/>
          <w:noProof/>
          <w:lang w:val="nl-BE"/>
        </w:rPr>
      </w:pPr>
      <w:r>
        <w:rPr>
          <w:b/>
          <w:noProof/>
          <w:lang w:val="nl-BE"/>
        </w:rPr>
        <w:t xml:space="preserve">             9.Kd7</w:t>
      </w:r>
    </w:p>
    <w:p w14:paraId="1250BD0A" w14:textId="77777777" w:rsidR="006F3923" w:rsidRDefault="006F3923" w:rsidP="006F3923">
      <w:pPr>
        <w:pStyle w:val="03aText"/>
        <w:widowControl/>
        <w:rPr>
          <w:noProof/>
          <w:lang w:val="nl-BE"/>
        </w:rPr>
      </w:pPr>
      <w:r>
        <w:rPr>
          <w:noProof/>
          <w:lang w:val="nl-BE"/>
        </w:rPr>
        <w:t>Maar nu is de loper geblokkerd door de eigen pion, dus:</w:t>
      </w:r>
    </w:p>
    <w:p w14:paraId="3E70F163" w14:textId="77777777" w:rsidR="006F3923" w:rsidRDefault="006F3923" w:rsidP="006F3923">
      <w:pPr>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Lf8</w:t>
      </w:r>
    </w:p>
    <w:p w14:paraId="0DE94B1E" w14:textId="77777777" w:rsidR="0070389E" w:rsidRPr="0070389E" w:rsidRDefault="0070389E" w:rsidP="0070389E">
      <w:pPr>
        <w:jc w:val="both"/>
        <w:rPr>
          <w:rFonts w:cs="Arial"/>
          <w:sz w:val="20"/>
          <w:szCs w:val="20"/>
          <w:lang w:val="nl-BE"/>
        </w:rPr>
      </w:pPr>
      <w:r>
        <w:rPr>
          <w:rFonts w:cs="Arial"/>
          <w:sz w:val="20"/>
          <w:szCs w:val="20"/>
          <w:lang w:val="nl-BE"/>
        </w:rPr>
        <w:t>N</w:t>
      </w:r>
      <w:r w:rsidR="00B54B7D">
        <w:rPr>
          <w:rFonts w:cs="Arial"/>
          <w:sz w:val="20"/>
          <w:szCs w:val="20"/>
          <w:lang w:val="nl-BE"/>
        </w:rPr>
        <w:t>a 9…c4 10.Kxd6 c3 11.e7 c2 12.c</w:t>
      </w:r>
      <w:r w:rsidR="004B1E09">
        <w:rPr>
          <w:rFonts w:cs="Arial"/>
          <w:sz w:val="20"/>
          <w:szCs w:val="20"/>
          <w:lang w:val="nl-BE"/>
        </w:rPr>
        <w:t>8</w:t>
      </w:r>
      <w:r w:rsidR="00680E27">
        <w:rPr>
          <w:rFonts w:cs="Arial"/>
          <w:sz w:val="20"/>
          <w:szCs w:val="20"/>
          <w:lang w:val="nl-BE"/>
        </w:rPr>
        <w:t>D c1D 13.Da8+ Kb6</w:t>
      </w:r>
      <w:r w:rsidR="00CA564E">
        <w:rPr>
          <w:rFonts w:cs="Arial"/>
          <w:sz w:val="20"/>
          <w:szCs w:val="20"/>
          <w:lang w:val="nl-BE"/>
        </w:rPr>
        <w:t>14.Db8+ Ka6 15.Db5+ Ka7 16.Dc5+ Dxc5+ 17.Kxc5, en wit wint.</w:t>
      </w:r>
    </w:p>
    <w:p w14:paraId="49F383CE" w14:textId="77777777" w:rsidR="006F3923" w:rsidRDefault="006F3923" w:rsidP="006F3923">
      <w:pPr>
        <w:rPr>
          <w:rFonts w:cs="Arial"/>
          <w:b/>
          <w:sz w:val="20"/>
          <w:szCs w:val="20"/>
          <w:lang w:val="nl-BE"/>
        </w:rPr>
      </w:pPr>
      <w:r>
        <w:rPr>
          <w:rFonts w:cs="Arial"/>
          <w:b/>
          <w:sz w:val="20"/>
          <w:szCs w:val="20"/>
          <w:lang w:val="nl-BE"/>
        </w:rPr>
        <w:t xml:space="preserve">           10.Ke8</w:t>
      </w:r>
      <w:r>
        <w:rPr>
          <w:rFonts w:cs="Arial"/>
          <w:b/>
          <w:sz w:val="20"/>
          <w:szCs w:val="20"/>
          <w:lang w:val="nl-BE"/>
        </w:rPr>
        <w:tab/>
      </w:r>
      <w:r>
        <w:rPr>
          <w:rFonts w:cs="Arial"/>
          <w:b/>
          <w:sz w:val="20"/>
          <w:szCs w:val="20"/>
          <w:lang w:val="nl-BE"/>
        </w:rPr>
        <w:tab/>
        <w:t>Lh6</w:t>
      </w:r>
    </w:p>
    <w:p w14:paraId="1E1461BC" w14:textId="77777777" w:rsidR="006F3923" w:rsidRDefault="006F3923" w:rsidP="006F3923">
      <w:pPr>
        <w:rPr>
          <w:rFonts w:cs="Arial"/>
          <w:b/>
          <w:sz w:val="20"/>
          <w:szCs w:val="20"/>
          <w:lang w:val="nl-BE"/>
        </w:rPr>
      </w:pPr>
      <w:r>
        <w:rPr>
          <w:rFonts w:cs="Arial"/>
          <w:b/>
          <w:sz w:val="20"/>
          <w:szCs w:val="20"/>
          <w:lang w:val="nl-BE"/>
        </w:rPr>
        <w:t xml:space="preserve">           11.Kf7</w:t>
      </w:r>
      <w:r>
        <w:rPr>
          <w:rFonts w:cs="Arial"/>
          <w:b/>
          <w:sz w:val="20"/>
          <w:szCs w:val="20"/>
          <w:lang w:val="nl-BE"/>
        </w:rPr>
        <w:tab/>
      </w:r>
      <w:r>
        <w:rPr>
          <w:rFonts w:cs="Arial"/>
          <w:b/>
          <w:sz w:val="20"/>
          <w:szCs w:val="20"/>
          <w:lang w:val="nl-BE"/>
        </w:rPr>
        <w:tab/>
        <w:t>Lg5</w:t>
      </w:r>
    </w:p>
    <w:p w14:paraId="0EF6325B" w14:textId="77777777" w:rsidR="006F3923" w:rsidRDefault="006F3923" w:rsidP="006F3923">
      <w:pPr>
        <w:rPr>
          <w:rFonts w:cs="Arial"/>
          <w:b/>
          <w:sz w:val="20"/>
          <w:szCs w:val="20"/>
          <w:lang w:val="nl-BE"/>
        </w:rPr>
      </w:pPr>
      <w:r>
        <w:rPr>
          <w:rFonts w:cs="Arial"/>
          <w:b/>
          <w:sz w:val="20"/>
          <w:szCs w:val="20"/>
          <w:lang w:val="nl-BE"/>
        </w:rPr>
        <w:t xml:space="preserve">           12.Kg6</w:t>
      </w:r>
      <w:r>
        <w:rPr>
          <w:rFonts w:cs="Arial"/>
          <w:b/>
          <w:sz w:val="20"/>
          <w:szCs w:val="20"/>
          <w:lang w:val="nl-BE"/>
        </w:rPr>
        <w:tab/>
      </w:r>
      <w:r>
        <w:rPr>
          <w:rFonts w:cs="Arial"/>
          <w:b/>
          <w:sz w:val="20"/>
          <w:szCs w:val="20"/>
          <w:lang w:val="nl-BE"/>
        </w:rPr>
        <w:tab/>
        <w:t>Le7</w:t>
      </w:r>
    </w:p>
    <w:p w14:paraId="15F6845C" w14:textId="77777777" w:rsidR="006F3923" w:rsidRDefault="006F3923" w:rsidP="006F3923">
      <w:pPr>
        <w:rPr>
          <w:noProof/>
          <w:sz w:val="20"/>
          <w:szCs w:val="20"/>
          <w:lang w:val="nl-BE"/>
        </w:rPr>
      </w:pPr>
      <w:r>
        <w:rPr>
          <w:noProof/>
          <w:sz w:val="20"/>
          <w:szCs w:val="20"/>
          <w:lang w:val="nl-BE"/>
        </w:rPr>
        <w:t>En na deze</w:t>
      </w:r>
      <w:r>
        <w:rPr>
          <w:noProof/>
          <w:lang w:val="nl-BE"/>
        </w:rPr>
        <w:t xml:space="preserve"> </w:t>
      </w:r>
      <w:r>
        <w:rPr>
          <w:noProof/>
          <w:sz w:val="20"/>
          <w:szCs w:val="20"/>
          <w:lang w:val="nl-BE"/>
        </w:rPr>
        <w:t>achtervolging slaat wit een vervelende pion:</w:t>
      </w:r>
    </w:p>
    <w:p w14:paraId="2D4072D9" w14:textId="77777777" w:rsidR="00154354" w:rsidRDefault="006F3923" w:rsidP="006F3923">
      <w:pPr>
        <w:rPr>
          <w:rFonts w:cs="Arial"/>
          <w:b/>
          <w:sz w:val="20"/>
          <w:szCs w:val="20"/>
          <w:lang w:val="nl-BE"/>
        </w:rPr>
      </w:pPr>
      <w:r>
        <w:rPr>
          <w:noProof/>
          <w:sz w:val="20"/>
          <w:szCs w:val="20"/>
          <w:lang w:val="nl-BE"/>
        </w:rPr>
        <w:br w:type="column"/>
      </w:r>
    </w:p>
    <w:p w14:paraId="1C82B5DE" w14:textId="77777777" w:rsidR="007B3F22" w:rsidRDefault="007B3F22" w:rsidP="006F3923">
      <w:pPr>
        <w:rPr>
          <w:rFonts w:cs="Arial"/>
          <w:b/>
          <w:sz w:val="20"/>
          <w:szCs w:val="20"/>
          <w:lang w:val="nl-BE"/>
        </w:rPr>
      </w:pPr>
    </w:p>
    <w:p w14:paraId="5D87C09E" w14:textId="77777777" w:rsidR="006F3923" w:rsidRDefault="006F3923" w:rsidP="006F3923">
      <w:pPr>
        <w:rPr>
          <w:rFonts w:cs="Arial"/>
          <w:b/>
          <w:sz w:val="20"/>
          <w:szCs w:val="20"/>
          <w:lang w:val="nl-BE"/>
        </w:rPr>
      </w:pPr>
    </w:p>
    <w:p w14:paraId="3BF5455D" w14:textId="77777777" w:rsidR="00F67ED8" w:rsidRDefault="00F67ED8" w:rsidP="006F3923">
      <w:pPr>
        <w:rPr>
          <w:rFonts w:cs="Arial"/>
          <w:b/>
          <w:sz w:val="20"/>
          <w:szCs w:val="20"/>
          <w:lang w:val="nl-BE"/>
        </w:rPr>
      </w:pPr>
    </w:p>
    <w:p w14:paraId="4B72E411" w14:textId="77777777" w:rsidR="0070389E" w:rsidRDefault="0070389E" w:rsidP="006F3923">
      <w:pPr>
        <w:rPr>
          <w:rFonts w:cs="Arial"/>
          <w:b/>
          <w:sz w:val="20"/>
          <w:szCs w:val="20"/>
          <w:lang w:val="nl-BE"/>
        </w:rPr>
      </w:pPr>
    </w:p>
    <w:p w14:paraId="11A42D81" w14:textId="77777777" w:rsidR="000073B5" w:rsidRDefault="000073B5" w:rsidP="006F3923">
      <w:pPr>
        <w:rPr>
          <w:rFonts w:cs="Arial"/>
          <w:b/>
          <w:sz w:val="20"/>
          <w:szCs w:val="20"/>
          <w:lang w:val="nl-BE"/>
        </w:rPr>
      </w:pPr>
    </w:p>
    <w:p w14:paraId="627272B8" w14:textId="77777777" w:rsidR="006F3923" w:rsidRDefault="006F3923" w:rsidP="006F3923">
      <w:pPr>
        <w:rPr>
          <w:rFonts w:cs="Arial"/>
          <w:b/>
          <w:sz w:val="20"/>
          <w:szCs w:val="20"/>
          <w:lang w:val="nl-BE"/>
        </w:rPr>
      </w:pPr>
      <w:r>
        <w:rPr>
          <w:rFonts w:cs="Arial"/>
          <w:b/>
          <w:sz w:val="20"/>
          <w:szCs w:val="20"/>
          <w:lang w:val="nl-BE"/>
        </w:rPr>
        <w:t xml:space="preserve">           13.Kxf5</w:t>
      </w:r>
      <w:r>
        <w:rPr>
          <w:rFonts w:cs="Arial"/>
          <w:b/>
          <w:sz w:val="20"/>
          <w:szCs w:val="20"/>
          <w:lang w:val="nl-BE"/>
        </w:rPr>
        <w:tab/>
      </w:r>
      <w:r>
        <w:rPr>
          <w:rFonts w:cs="Arial"/>
          <w:b/>
          <w:sz w:val="20"/>
          <w:szCs w:val="20"/>
          <w:lang w:val="nl-BE"/>
        </w:rPr>
        <w:tab/>
        <w:t>c4</w:t>
      </w:r>
    </w:p>
    <w:p w14:paraId="5BA7FA46" w14:textId="77777777" w:rsidR="006F3923" w:rsidRDefault="006F3923" w:rsidP="006F3923">
      <w:pPr>
        <w:pStyle w:val="03aText"/>
        <w:widowControl/>
        <w:rPr>
          <w:noProof/>
          <w:lang w:val="nl-BE"/>
        </w:rPr>
      </w:pPr>
      <w:r>
        <w:rPr>
          <w:noProof/>
          <w:lang w:val="nl-BE"/>
        </w:rPr>
        <w:t>Na 13...Ka5</w:t>
      </w:r>
      <w:r w:rsidR="009E2F98">
        <w:rPr>
          <w:noProof/>
          <w:lang w:val="nl-BE"/>
        </w:rPr>
        <w:t>?</w:t>
      </w:r>
      <w:r>
        <w:rPr>
          <w:noProof/>
          <w:lang w:val="nl-BE"/>
        </w:rPr>
        <w:t xml:space="preserve"> 14.g4 c4 15.g5 Lxg5 16.Kxg5 c3 17.e7 c2 18.e8D. Of hier: 15...c3 16.g6 c2 17.g7 c1D 18.g8D is het remise.</w:t>
      </w:r>
    </w:p>
    <w:p w14:paraId="56392BD1" w14:textId="77777777" w:rsidR="006F3923" w:rsidRDefault="006F3923" w:rsidP="006F3923">
      <w:pPr>
        <w:rPr>
          <w:rFonts w:cs="Arial"/>
          <w:b/>
          <w:sz w:val="20"/>
          <w:szCs w:val="20"/>
          <w:lang w:val="nl-BE"/>
        </w:rPr>
      </w:pPr>
      <w:r>
        <w:rPr>
          <w:rFonts w:cs="Arial"/>
          <w:b/>
          <w:sz w:val="20"/>
          <w:szCs w:val="20"/>
          <w:lang w:val="nl-BE"/>
        </w:rPr>
        <w:t xml:space="preserve">           14.Ke4</w:t>
      </w:r>
      <w:r>
        <w:rPr>
          <w:rFonts w:cs="Arial"/>
          <w:b/>
          <w:sz w:val="20"/>
          <w:szCs w:val="20"/>
          <w:lang w:val="nl-BE"/>
        </w:rPr>
        <w:tab/>
      </w:r>
      <w:r>
        <w:rPr>
          <w:rFonts w:cs="Arial"/>
          <w:b/>
          <w:sz w:val="20"/>
          <w:szCs w:val="20"/>
          <w:lang w:val="nl-BE"/>
        </w:rPr>
        <w:tab/>
        <w:t>Ka5</w:t>
      </w:r>
    </w:p>
    <w:p w14:paraId="6A52C957" w14:textId="77777777" w:rsidR="006F3923" w:rsidRDefault="006F3923" w:rsidP="006F3923">
      <w:pPr>
        <w:pStyle w:val="03aText"/>
        <w:widowControl/>
        <w:rPr>
          <w:noProof/>
          <w:lang w:val="nl-BE"/>
        </w:rPr>
      </w:pPr>
      <w:r>
        <w:rPr>
          <w:noProof/>
          <w:lang w:val="nl-BE"/>
        </w:rPr>
        <w:t xml:space="preserve">Een </w:t>
      </w:r>
      <w:r w:rsidRPr="00310106">
        <w:rPr>
          <w:noProof/>
          <w:u w:val="single"/>
          <w:lang w:val="nl-BE"/>
        </w:rPr>
        <w:t>derde</w:t>
      </w:r>
      <w:r w:rsidR="001B23F8">
        <w:rPr>
          <w:noProof/>
          <w:lang w:val="nl-BE"/>
        </w:rPr>
        <w:t xml:space="preserve"> functie van de a-pion is dat z</w:t>
      </w:r>
      <w:r>
        <w:rPr>
          <w:noProof/>
          <w:lang w:val="nl-BE"/>
        </w:rPr>
        <w:t>ij 14...Kb5 niet toelaat. En natuurlijk</w:t>
      </w:r>
      <w:r>
        <w:rPr>
          <w:i/>
          <w:iCs/>
          <w:noProof/>
          <w:lang w:val="nl-BE"/>
        </w:rPr>
        <w:t xml:space="preserve"> </w:t>
      </w:r>
      <w:r>
        <w:rPr>
          <w:noProof/>
          <w:lang w:val="nl-BE"/>
        </w:rPr>
        <w:t>niet 14...e3? 15.Kd3 Lf6(Lb4) 16.e7 Lxe7 en 17.Kxc3.</w:t>
      </w:r>
    </w:p>
    <w:p w14:paraId="0502F556" w14:textId="77777777" w:rsidR="006F3923" w:rsidRDefault="006F3923" w:rsidP="006F3923">
      <w:pPr>
        <w:rPr>
          <w:rFonts w:cs="Arial"/>
          <w:b/>
          <w:sz w:val="20"/>
          <w:szCs w:val="20"/>
          <w:lang w:val="nl-BE"/>
        </w:rPr>
      </w:pPr>
      <w:r>
        <w:rPr>
          <w:rFonts w:cs="Arial"/>
          <w:b/>
          <w:sz w:val="20"/>
          <w:szCs w:val="20"/>
          <w:lang w:val="nl-BE"/>
        </w:rPr>
        <w:t xml:space="preserve">           15.Kd4</w:t>
      </w:r>
      <w:r>
        <w:rPr>
          <w:rFonts w:cs="Arial"/>
          <w:b/>
          <w:sz w:val="20"/>
          <w:szCs w:val="20"/>
          <w:lang w:val="nl-BE"/>
        </w:rPr>
        <w:tab/>
      </w:r>
      <w:r>
        <w:rPr>
          <w:rFonts w:cs="Arial"/>
          <w:b/>
          <w:sz w:val="20"/>
          <w:szCs w:val="20"/>
          <w:lang w:val="nl-BE"/>
        </w:rPr>
        <w:tab/>
        <w:t>Kb4</w:t>
      </w:r>
    </w:p>
    <w:p w14:paraId="5D8A98D7" w14:textId="77777777" w:rsidR="006F3923" w:rsidRDefault="006F3923" w:rsidP="006F3923">
      <w:pPr>
        <w:rPr>
          <w:rFonts w:cs="Arial"/>
          <w:b/>
          <w:sz w:val="20"/>
          <w:szCs w:val="20"/>
          <w:lang w:val="nl-BE"/>
        </w:rPr>
      </w:pPr>
      <w:r>
        <w:rPr>
          <w:rFonts w:cs="Arial"/>
          <w:b/>
          <w:sz w:val="20"/>
          <w:szCs w:val="20"/>
          <w:lang w:val="nl-BE"/>
        </w:rPr>
        <w:t xml:space="preserve">           16.a5</w:t>
      </w:r>
    </w:p>
    <w:p w14:paraId="29165D94" w14:textId="77777777" w:rsidR="006F3923" w:rsidRDefault="006F3923" w:rsidP="006F3923">
      <w:pPr>
        <w:pStyle w:val="03aText"/>
        <w:widowControl/>
        <w:rPr>
          <w:noProof/>
          <w:lang w:val="nl-BE"/>
        </w:rPr>
      </w:pPr>
      <w:r>
        <w:rPr>
          <w:noProof/>
          <w:lang w:val="nl-BE"/>
        </w:rPr>
        <w:t xml:space="preserve">Een </w:t>
      </w:r>
      <w:r w:rsidRPr="00310106">
        <w:rPr>
          <w:noProof/>
          <w:u w:val="single"/>
          <w:lang w:val="nl-BE"/>
        </w:rPr>
        <w:t>vierde</w:t>
      </w:r>
      <w:r>
        <w:rPr>
          <w:noProof/>
          <w:lang w:val="nl-BE"/>
        </w:rPr>
        <w:t xml:space="preserve"> functie van de a-pion. Hij dreigt door te lopen. En nu zijn er twee voortzettingen voor zwart:</w:t>
      </w:r>
    </w:p>
    <w:p w14:paraId="5A10B8B4" w14:textId="77777777" w:rsidR="006F3923" w:rsidRDefault="006F3923" w:rsidP="006F3923">
      <w:pPr>
        <w:rPr>
          <w:rFonts w:cs="Arial"/>
          <w:b/>
          <w:i/>
          <w:sz w:val="20"/>
          <w:szCs w:val="20"/>
          <w:lang w:val="nl-BE"/>
        </w:rPr>
      </w:pPr>
    </w:p>
    <w:p w14:paraId="4E8AA53C" w14:textId="77777777" w:rsidR="006F3923" w:rsidRDefault="006F3923" w:rsidP="006F3923">
      <w:pPr>
        <w:rPr>
          <w:rFonts w:cs="Arial"/>
          <w:b/>
          <w:i/>
          <w:sz w:val="20"/>
          <w:szCs w:val="20"/>
          <w:lang w:val="en-GB"/>
        </w:rPr>
      </w:pPr>
      <w:r>
        <w:rPr>
          <w:rFonts w:cs="Arial"/>
          <w:b/>
          <w:i/>
          <w:sz w:val="20"/>
          <w:szCs w:val="20"/>
          <w:lang w:val="en-GB"/>
        </w:rPr>
        <w:t>Variant A</w:t>
      </w:r>
    </w:p>
    <w:p w14:paraId="37F1D274" w14:textId="77777777" w:rsidR="006F3923" w:rsidRDefault="006F3923" w:rsidP="006F3923">
      <w:pPr>
        <w:rPr>
          <w:rFonts w:cs="Arial"/>
          <w:b/>
          <w:sz w:val="20"/>
          <w:szCs w:val="20"/>
          <w:lang w:val="en-GB"/>
        </w:rPr>
      </w:pPr>
      <w:r>
        <w:rPr>
          <w:rFonts w:cs="Arial"/>
          <w:b/>
          <w:sz w:val="20"/>
          <w:szCs w:val="20"/>
          <w:lang w:val="en-GB"/>
        </w:rPr>
        <w:t xml:space="preserve">           16...</w:t>
      </w:r>
      <w:r>
        <w:rPr>
          <w:rFonts w:cs="Arial"/>
          <w:b/>
          <w:sz w:val="20"/>
          <w:szCs w:val="20"/>
          <w:lang w:val="en-GB"/>
        </w:rPr>
        <w:tab/>
      </w:r>
      <w:r>
        <w:rPr>
          <w:rFonts w:cs="Arial"/>
          <w:b/>
          <w:sz w:val="20"/>
          <w:szCs w:val="20"/>
          <w:lang w:val="en-GB"/>
        </w:rPr>
        <w:tab/>
        <w:t>Lc5+</w:t>
      </w:r>
    </w:p>
    <w:p w14:paraId="532375F2" w14:textId="77777777" w:rsidR="006F3923" w:rsidRDefault="006F3923" w:rsidP="006F3923">
      <w:pPr>
        <w:rPr>
          <w:rFonts w:cs="Arial"/>
          <w:b/>
          <w:sz w:val="20"/>
          <w:szCs w:val="20"/>
          <w:lang w:val="en-GB"/>
        </w:rPr>
      </w:pPr>
      <w:r>
        <w:rPr>
          <w:rFonts w:cs="Arial"/>
          <w:b/>
          <w:sz w:val="20"/>
          <w:szCs w:val="20"/>
          <w:lang w:val="en-GB"/>
        </w:rPr>
        <w:t xml:space="preserve">           17.Kd5</w:t>
      </w:r>
      <w:r>
        <w:rPr>
          <w:rFonts w:cs="Arial"/>
          <w:b/>
          <w:sz w:val="20"/>
          <w:szCs w:val="20"/>
          <w:lang w:val="en-GB"/>
        </w:rPr>
        <w:tab/>
      </w:r>
      <w:r>
        <w:rPr>
          <w:rFonts w:cs="Arial"/>
          <w:b/>
          <w:sz w:val="20"/>
          <w:szCs w:val="20"/>
          <w:lang w:val="en-GB"/>
        </w:rPr>
        <w:tab/>
        <w:t>c3</w:t>
      </w:r>
    </w:p>
    <w:p w14:paraId="12709B89" w14:textId="77777777" w:rsidR="006F3923" w:rsidRDefault="006F3923" w:rsidP="006F3923">
      <w:pPr>
        <w:rPr>
          <w:rFonts w:cs="Arial"/>
          <w:b/>
          <w:sz w:val="20"/>
          <w:szCs w:val="20"/>
          <w:lang w:val="en-GB"/>
        </w:rPr>
      </w:pPr>
      <w:r>
        <w:rPr>
          <w:rFonts w:cs="Arial"/>
          <w:b/>
          <w:sz w:val="20"/>
          <w:szCs w:val="20"/>
          <w:lang w:val="en-GB"/>
        </w:rPr>
        <w:t xml:space="preserve">           18.a6</w:t>
      </w:r>
      <w:r>
        <w:rPr>
          <w:rFonts w:cs="Arial"/>
          <w:b/>
          <w:sz w:val="20"/>
          <w:szCs w:val="20"/>
          <w:lang w:val="en-GB"/>
        </w:rPr>
        <w:tab/>
      </w:r>
      <w:r>
        <w:rPr>
          <w:rFonts w:cs="Arial"/>
          <w:b/>
          <w:sz w:val="20"/>
          <w:szCs w:val="20"/>
          <w:lang w:val="en-GB"/>
        </w:rPr>
        <w:tab/>
        <w:t>c2</w:t>
      </w:r>
    </w:p>
    <w:p w14:paraId="050B895A" w14:textId="77777777" w:rsidR="006F3923" w:rsidRDefault="006F3923" w:rsidP="006F3923">
      <w:pPr>
        <w:rPr>
          <w:rFonts w:cs="Arial"/>
          <w:b/>
          <w:sz w:val="20"/>
          <w:szCs w:val="20"/>
          <w:lang w:val="nl-BE"/>
        </w:rPr>
      </w:pPr>
      <w:r>
        <w:rPr>
          <w:rFonts w:cs="Arial"/>
          <w:b/>
          <w:sz w:val="20"/>
          <w:szCs w:val="20"/>
          <w:lang w:val="en-GB"/>
        </w:rPr>
        <w:t xml:space="preserve">           </w:t>
      </w:r>
      <w:r>
        <w:rPr>
          <w:rFonts w:cs="Arial"/>
          <w:b/>
          <w:sz w:val="20"/>
          <w:szCs w:val="20"/>
          <w:lang w:val="nl-BE"/>
        </w:rPr>
        <w:t>19.a7</w:t>
      </w:r>
    </w:p>
    <w:p w14:paraId="26A0E61D" w14:textId="77777777" w:rsidR="006F3923" w:rsidRDefault="006F3923" w:rsidP="006F3923">
      <w:pPr>
        <w:pStyle w:val="03aText"/>
        <w:widowControl/>
        <w:rPr>
          <w:noProof/>
          <w:lang w:val="nl-BE"/>
        </w:rPr>
      </w:pPr>
      <w:r>
        <w:rPr>
          <w:noProof/>
          <w:lang w:val="nl-BE"/>
        </w:rPr>
        <w:t xml:space="preserve">Maar niet 19.e7? c1D 20.e8D Dc4+ 21.Ke5 De2+ en 22...Dxe8. Of hier nog 21.Kc6 Db5+ en 22...Dxe8. </w:t>
      </w:r>
    </w:p>
    <w:p w14:paraId="05A8A4A8" w14:textId="77777777" w:rsidR="006F3923" w:rsidRDefault="003F65F7" w:rsidP="00586E21">
      <w:pPr>
        <w:pStyle w:val="03aText"/>
        <w:widowControl/>
        <w:numPr>
          <w:ilvl w:val="0"/>
          <w:numId w:val="148"/>
        </w:numPr>
        <w:rPr>
          <w:noProof/>
          <w:lang w:val="nl-BE"/>
        </w:rPr>
      </w:pPr>
      <w:r>
        <w:rPr>
          <w:b/>
          <w:noProof/>
          <w:lang w:val="nl-BE"/>
        </w:rPr>
        <w:t xml:space="preserve">    </w:t>
      </w:r>
      <w:r w:rsidR="006F3923">
        <w:rPr>
          <w:b/>
          <w:noProof/>
          <w:lang w:val="nl-BE"/>
        </w:rPr>
        <w:t>19…</w:t>
      </w:r>
      <w:r w:rsidR="006F3923">
        <w:rPr>
          <w:b/>
          <w:i/>
          <w:noProof/>
          <w:lang w:val="nl-BE"/>
        </w:rPr>
        <w:tab/>
      </w:r>
      <w:r w:rsidR="006F3923">
        <w:rPr>
          <w:b/>
          <w:i/>
          <w:noProof/>
          <w:lang w:val="nl-BE"/>
        </w:rPr>
        <w:tab/>
      </w:r>
      <w:r w:rsidR="006F3923">
        <w:rPr>
          <w:b/>
          <w:noProof/>
          <w:lang w:val="nl-BE"/>
        </w:rPr>
        <w:t>c1D</w:t>
      </w:r>
    </w:p>
    <w:p w14:paraId="31C16466" w14:textId="77777777" w:rsidR="006F3923" w:rsidRDefault="003F65F7" w:rsidP="006F3923">
      <w:pPr>
        <w:pStyle w:val="03aText"/>
        <w:widowControl/>
        <w:rPr>
          <w:b/>
          <w:noProof/>
          <w:lang w:val="nl-BE"/>
        </w:rPr>
      </w:pPr>
      <w:r>
        <w:rPr>
          <w:b/>
          <w:noProof/>
          <w:lang w:val="nl-BE"/>
        </w:rPr>
        <w:t xml:space="preserve">           </w:t>
      </w:r>
      <w:r w:rsidR="006F3923">
        <w:rPr>
          <w:b/>
          <w:noProof/>
          <w:lang w:val="nl-BE"/>
        </w:rPr>
        <w:t>20.a8D</w:t>
      </w:r>
      <w:r w:rsidR="006F3923">
        <w:rPr>
          <w:b/>
          <w:noProof/>
          <w:lang w:val="nl-BE"/>
        </w:rPr>
        <w:tab/>
      </w:r>
      <w:r w:rsidR="006F3923">
        <w:rPr>
          <w:b/>
          <w:noProof/>
          <w:lang w:val="nl-BE"/>
        </w:rPr>
        <w:tab/>
        <w:t>Dg5+</w:t>
      </w:r>
    </w:p>
    <w:p w14:paraId="63356CB4" w14:textId="77777777" w:rsidR="006F3923" w:rsidRDefault="003F65F7" w:rsidP="006F3923">
      <w:pPr>
        <w:pStyle w:val="03aText"/>
        <w:widowControl/>
        <w:rPr>
          <w:b/>
          <w:noProof/>
          <w:lang w:val="nl-BE"/>
        </w:rPr>
      </w:pPr>
      <w:r>
        <w:rPr>
          <w:b/>
          <w:noProof/>
          <w:lang w:val="nl-BE"/>
        </w:rPr>
        <w:t xml:space="preserve">           </w:t>
      </w:r>
      <w:r w:rsidR="006F3923">
        <w:rPr>
          <w:b/>
          <w:noProof/>
          <w:lang w:val="nl-BE"/>
        </w:rPr>
        <w:t>21.Kc6</w:t>
      </w:r>
    </w:p>
    <w:p w14:paraId="13981274" w14:textId="77777777" w:rsidR="006F3923" w:rsidRDefault="009E2F98" w:rsidP="006F3923">
      <w:pPr>
        <w:pStyle w:val="03aText"/>
        <w:widowControl/>
        <w:jc w:val="left"/>
        <w:rPr>
          <w:noProof/>
          <w:lang w:val="nl-BE"/>
        </w:rPr>
      </w:pPr>
      <w:r w:rsidRPr="00B354CB">
        <w:rPr>
          <w:noProof/>
          <w:lang w:val="en-GB"/>
        </w:rPr>
        <w:t>Remise of hier 20..</w:t>
      </w:r>
      <w:r w:rsidR="006F3923" w:rsidRPr="00B354CB">
        <w:rPr>
          <w:noProof/>
          <w:lang w:val="en-GB"/>
        </w:rPr>
        <w:t>Dd2+</w:t>
      </w:r>
      <w:r w:rsidRPr="00B354CB">
        <w:rPr>
          <w:noProof/>
          <w:lang w:val="en-GB"/>
        </w:rPr>
        <w:t>?</w:t>
      </w:r>
      <w:r w:rsidR="006F3923" w:rsidRPr="00B354CB">
        <w:rPr>
          <w:noProof/>
          <w:lang w:val="en-GB"/>
        </w:rPr>
        <w:t xml:space="preserve"> 21.Ke5, remise. </w:t>
      </w:r>
      <w:r w:rsidR="00623B0A">
        <w:rPr>
          <w:noProof/>
          <w:lang w:val="nl-BE"/>
        </w:rPr>
        <w:t>(Ken Thompson</w:t>
      </w:r>
      <w:r w:rsidR="006F0510">
        <w:rPr>
          <w:noProof/>
          <w:lang w:val="nl-BE"/>
        </w:rPr>
        <w:t>) Of</w:t>
      </w:r>
      <w:r w:rsidR="006F3923">
        <w:rPr>
          <w:noProof/>
          <w:lang w:val="nl-BE"/>
        </w:rPr>
        <w:t xml:space="preserve"> ook:</w:t>
      </w:r>
    </w:p>
    <w:p w14:paraId="4C08B68B" w14:textId="77777777" w:rsidR="006F3923" w:rsidRPr="003F65F7" w:rsidRDefault="006F3923" w:rsidP="006F3923">
      <w:pPr>
        <w:pStyle w:val="03aText"/>
        <w:widowControl/>
        <w:jc w:val="left"/>
        <w:rPr>
          <w:b/>
          <w:noProof/>
          <w:lang w:val="nl-BE"/>
        </w:rPr>
      </w:pPr>
      <w:r w:rsidRPr="0082746D">
        <w:rPr>
          <w:i/>
          <w:noProof/>
          <w:lang w:val="nl-BE"/>
        </w:rPr>
        <w:t>b)</w:t>
      </w:r>
      <w:r w:rsidR="003F65F7" w:rsidRPr="0082746D">
        <w:rPr>
          <w:noProof/>
          <w:lang w:val="nl-BE"/>
        </w:rPr>
        <w:t xml:space="preserve">        </w:t>
      </w:r>
      <w:r w:rsidR="003F65F7">
        <w:rPr>
          <w:b/>
          <w:noProof/>
          <w:lang w:val="nl-BE"/>
        </w:rPr>
        <w:t>19…</w:t>
      </w:r>
      <w:r w:rsidR="003F65F7">
        <w:rPr>
          <w:b/>
          <w:noProof/>
          <w:lang w:val="nl-BE"/>
        </w:rPr>
        <w:tab/>
      </w:r>
      <w:r w:rsidR="003F65F7">
        <w:rPr>
          <w:b/>
          <w:noProof/>
          <w:lang w:val="nl-BE"/>
        </w:rPr>
        <w:tab/>
        <w:t>Lxa7</w:t>
      </w:r>
    </w:p>
    <w:p w14:paraId="054FDA80" w14:textId="77777777" w:rsidR="006F3923" w:rsidRDefault="003F65F7" w:rsidP="006F3923">
      <w:pPr>
        <w:pStyle w:val="03aText"/>
        <w:widowControl/>
        <w:jc w:val="left"/>
        <w:rPr>
          <w:b/>
          <w:noProof/>
          <w:lang w:val="nl-BE"/>
        </w:rPr>
      </w:pPr>
      <w:r w:rsidRPr="003F65F7">
        <w:rPr>
          <w:b/>
          <w:noProof/>
          <w:lang w:val="nl-BE"/>
        </w:rPr>
        <w:t xml:space="preserve">           20.e7</w:t>
      </w:r>
      <w:r w:rsidRPr="003F65F7">
        <w:rPr>
          <w:b/>
          <w:noProof/>
          <w:lang w:val="nl-BE"/>
        </w:rPr>
        <w:tab/>
      </w:r>
      <w:r>
        <w:rPr>
          <w:b/>
          <w:noProof/>
          <w:lang w:val="nl-BE"/>
        </w:rPr>
        <w:tab/>
        <w:t>c1D</w:t>
      </w:r>
    </w:p>
    <w:p w14:paraId="637E1878" w14:textId="77777777" w:rsidR="003F65F7" w:rsidRDefault="003F65F7" w:rsidP="006F3923">
      <w:pPr>
        <w:pStyle w:val="03aText"/>
        <w:widowControl/>
        <w:jc w:val="left"/>
        <w:rPr>
          <w:b/>
          <w:noProof/>
          <w:lang w:val="nl-BE"/>
        </w:rPr>
      </w:pPr>
      <w:r>
        <w:rPr>
          <w:b/>
          <w:noProof/>
          <w:lang w:val="nl-BE"/>
        </w:rPr>
        <w:t xml:space="preserve">           21.e8D</w:t>
      </w:r>
      <w:r>
        <w:rPr>
          <w:b/>
          <w:noProof/>
          <w:lang w:val="nl-BE"/>
        </w:rPr>
        <w:tab/>
      </w:r>
      <w:r>
        <w:rPr>
          <w:b/>
          <w:noProof/>
          <w:lang w:val="nl-BE"/>
        </w:rPr>
        <w:tab/>
        <w:t>Dc4+</w:t>
      </w:r>
    </w:p>
    <w:p w14:paraId="777DA7BB" w14:textId="77777777" w:rsidR="003F65F7" w:rsidRPr="003F65F7" w:rsidRDefault="003F65F7" w:rsidP="006F3923">
      <w:pPr>
        <w:pStyle w:val="03aText"/>
        <w:widowControl/>
        <w:jc w:val="left"/>
        <w:rPr>
          <w:b/>
          <w:noProof/>
          <w:lang w:val="nl-BE"/>
        </w:rPr>
      </w:pPr>
      <w:r>
        <w:rPr>
          <w:b/>
          <w:noProof/>
          <w:lang w:val="nl-BE"/>
        </w:rPr>
        <w:t xml:space="preserve">           22.Kd6</w:t>
      </w:r>
    </w:p>
    <w:p w14:paraId="2A989F9B" w14:textId="77777777" w:rsidR="006F3923" w:rsidRPr="003F65F7" w:rsidRDefault="006F3923" w:rsidP="006F3923">
      <w:pPr>
        <w:pStyle w:val="03aText"/>
        <w:widowControl/>
        <w:jc w:val="left"/>
        <w:rPr>
          <w:noProof/>
          <w:lang w:val="nl-BE"/>
        </w:rPr>
      </w:pPr>
    </w:p>
    <w:p w14:paraId="3C2FBBB9" w14:textId="77777777" w:rsidR="006F3923" w:rsidRPr="003F65F7" w:rsidRDefault="006F3923" w:rsidP="006F3923">
      <w:pPr>
        <w:pStyle w:val="03aText"/>
        <w:widowControl/>
        <w:jc w:val="left"/>
        <w:rPr>
          <w:noProof/>
          <w:lang w:val="nl-BE"/>
        </w:rPr>
      </w:pPr>
    </w:p>
    <w:p w14:paraId="0E418DD0" w14:textId="77777777" w:rsidR="006F3923" w:rsidRPr="003F65F7" w:rsidRDefault="006F3923" w:rsidP="006F3923">
      <w:pPr>
        <w:pStyle w:val="03aText"/>
        <w:widowControl/>
        <w:jc w:val="left"/>
        <w:rPr>
          <w:noProof/>
          <w:lang w:val="nl-BE"/>
        </w:rPr>
      </w:pPr>
    </w:p>
    <w:p w14:paraId="03EA23BB" w14:textId="77777777" w:rsidR="006F3923" w:rsidRPr="003F65F7" w:rsidRDefault="006F3923" w:rsidP="006F3923">
      <w:pPr>
        <w:pStyle w:val="03aText"/>
        <w:widowControl/>
        <w:jc w:val="left"/>
        <w:rPr>
          <w:noProof/>
          <w:lang w:val="nl-BE"/>
        </w:rPr>
      </w:pPr>
    </w:p>
    <w:p w14:paraId="48697521" w14:textId="77777777" w:rsidR="00F8474A" w:rsidRDefault="00F8474A" w:rsidP="006F3923">
      <w:pPr>
        <w:pStyle w:val="03aText"/>
        <w:widowControl/>
        <w:jc w:val="left"/>
        <w:rPr>
          <w:noProof/>
          <w:lang w:val="nl-BE"/>
        </w:rPr>
      </w:pPr>
    </w:p>
    <w:p w14:paraId="10BF55AC" w14:textId="77777777" w:rsidR="00825B5C" w:rsidRPr="003F65F7" w:rsidRDefault="00825B5C" w:rsidP="006F3923">
      <w:pPr>
        <w:pStyle w:val="03aText"/>
        <w:widowControl/>
        <w:jc w:val="left"/>
        <w:rPr>
          <w:noProof/>
          <w:lang w:val="nl-BE"/>
        </w:rPr>
      </w:pPr>
    </w:p>
    <w:p w14:paraId="1746636E" w14:textId="77777777" w:rsidR="006F3923" w:rsidRPr="003F65F7" w:rsidRDefault="006F3923" w:rsidP="006F3923">
      <w:pPr>
        <w:pStyle w:val="03aText"/>
        <w:widowControl/>
        <w:jc w:val="left"/>
        <w:rPr>
          <w:noProof/>
          <w:lang w:val="nl-BE"/>
        </w:rPr>
      </w:pPr>
    </w:p>
    <w:p w14:paraId="0261326E" w14:textId="77777777" w:rsidR="006F3923" w:rsidRPr="00B354CB" w:rsidRDefault="006F3923" w:rsidP="006F3923">
      <w:pPr>
        <w:pStyle w:val="03aText"/>
        <w:widowControl/>
        <w:jc w:val="left"/>
        <w:rPr>
          <w:b/>
          <w:noProof/>
          <w:lang w:val="en-GB"/>
        </w:rPr>
      </w:pPr>
      <w:r w:rsidRPr="00B354CB">
        <w:rPr>
          <w:b/>
          <w:lang w:val="en-GB"/>
        </w:rPr>
        <w:t>Variant B</w:t>
      </w:r>
    </w:p>
    <w:p w14:paraId="65D853AA" w14:textId="77777777" w:rsidR="006F3923" w:rsidRPr="00B354CB" w:rsidRDefault="006F3923" w:rsidP="006F3923">
      <w:pPr>
        <w:rPr>
          <w:rFonts w:cs="Arial"/>
          <w:b/>
          <w:sz w:val="20"/>
          <w:szCs w:val="20"/>
          <w:lang w:val="en-GB"/>
        </w:rPr>
      </w:pPr>
      <w:r w:rsidRPr="00B354CB">
        <w:rPr>
          <w:rFonts w:cs="Arial"/>
          <w:b/>
          <w:sz w:val="20"/>
          <w:szCs w:val="20"/>
          <w:lang w:val="en-GB"/>
        </w:rPr>
        <w:t xml:space="preserve">           16...</w:t>
      </w:r>
      <w:r w:rsidRPr="00B354CB">
        <w:rPr>
          <w:rFonts w:cs="Arial"/>
          <w:b/>
          <w:sz w:val="20"/>
          <w:szCs w:val="20"/>
          <w:lang w:val="en-GB"/>
        </w:rPr>
        <w:tab/>
      </w:r>
      <w:r w:rsidRPr="00B354CB">
        <w:rPr>
          <w:rFonts w:cs="Arial"/>
          <w:b/>
          <w:sz w:val="20"/>
          <w:szCs w:val="20"/>
          <w:lang w:val="en-GB"/>
        </w:rPr>
        <w:tab/>
        <w:t>Lf6+</w:t>
      </w:r>
    </w:p>
    <w:p w14:paraId="370E9952" w14:textId="77777777" w:rsidR="006F3923" w:rsidRPr="00B354CB" w:rsidRDefault="006F3923" w:rsidP="006F3923">
      <w:pPr>
        <w:rPr>
          <w:rFonts w:cs="Arial"/>
          <w:b/>
          <w:sz w:val="20"/>
          <w:szCs w:val="20"/>
          <w:lang w:val="en-GB"/>
        </w:rPr>
      </w:pPr>
      <w:r w:rsidRPr="00B354CB">
        <w:rPr>
          <w:rFonts w:cs="Arial"/>
          <w:b/>
          <w:sz w:val="20"/>
          <w:szCs w:val="20"/>
          <w:lang w:val="en-GB"/>
        </w:rPr>
        <w:t xml:space="preserve">           17.Kd5</w:t>
      </w:r>
      <w:r w:rsidRPr="00B354CB">
        <w:rPr>
          <w:rFonts w:cs="Arial"/>
          <w:b/>
          <w:sz w:val="20"/>
          <w:szCs w:val="20"/>
          <w:lang w:val="en-GB"/>
        </w:rPr>
        <w:tab/>
      </w:r>
      <w:r w:rsidRPr="00B354CB">
        <w:rPr>
          <w:rFonts w:cs="Arial"/>
          <w:b/>
          <w:sz w:val="20"/>
          <w:szCs w:val="20"/>
          <w:lang w:val="en-GB"/>
        </w:rPr>
        <w:tab/>
        <w:t>c3</w:t>
      </w:r>
    </w:p>
    <w:p w14:paraId="461CB33C" w14:textId="77777777" w:rsidR="006F3923" w:rsidRPr="00B354CB" w:rsidRDefault="006F3923" w:rsidP="006F3923">
      <w:pPr>
        <w:rPr>
          <w:rFonts w:cs="Arial"/>
          <w:b/>
          <w:sz w:val="20"/>
          <w:szCs w:val="20"/>
          <w:lang w:val="en-GB"/>
        </w:rPr>
      </w:pPr>
      <w:r w:rsidRPr="00B354CB">
        <w:rPr>
          <w:rFonts w:cs="Arial"/>
          <w:b/>
          <w:sz w:val="20"/>
          <w:szCs w:val="20"/>
          <w:lang w:val="en-GB"/>
        </w:rPr>
        <w:t xml:space="preserve">           18.a6</w:t>
      </w:r>
      <w:r w:rsidRPr="00B354CB">
        <w:rPr>
          <w:rFonts w:cs="Arial"/>
          <w:b/>
          <w:sz w:val="20"/>
          <w:szCs w:val="20"/>
          <w:lang w:val="en-GB"/>
        </w:rPr>
        <w:tab/>
      </w:r>
      <w:r w:rsidRPr="00B354CB">
        <w:rPr>
          <w:rFonts w:cs="Arial"/>
          <w:b/>
          <w:sz w:val="20"/>
          <w:szCs w:val="20"/>
          <w:lang w:val="en-GB"/>
        </w:rPr>
        <w:tab/>
        <w:t>c2</w:t>
      </w:r>
    </w:p>
    <w:p w14:paraId="5614D378" w14:textId="77777777" w:rsidR="006F3923" w:rsidRDefault="006F3923" w:rsidP="006F3923">
      <w:pPr>
        <w:rPr>
          <w:rFonts w:cs="Arial"/>
          <w:b/>
          <w:sz w:val="20"/>
          <w:szCs w:val="20"/>
          <w:lang w:val="nl-BE"/>
        </w:rPr>
      </w:pPr>
      <w:r w:rsidRPr="00B354CB">
        <w:rPr>
          <w:rFonts w:cs="Arial"/>
          <w:b/>
          <w:sz w:val="20"/>
          <w:szCs w:val="20"/>
          <w:lang w:val="en-GB"/>
        </w:rPr>
        <w:t xml:space="preserve">           </w:t>
      </w:r>
      <w:r>
        <w:rPr>
          <w:rFonts w:cs="Arial"/>
          <w:b/>
          <w:sz w:val="20"/>
          <w:szCs w:val="20"/>
          <w:lang w:val="nl-BE"/>
        </w:rPr>
        <w:t>19.e7</w:t>
      </w:r>
    </w:p>
    <w:p w14:paraId="78019827" w14:textId="77777777" w:rsidR="006F3923" w:rsidRDefault="006F3923" w:rsidP="006F3923">
      <w:pPr>
        <w:pStyle w:val="03aText"/>
        <w:widowControl/>
        <w:rPr>
          <w:noProof/>
          <w:lang w:val="nl-BE"/>
        </w:rPr>
      </w:pPr>
      <w:r>
        <w:rPr>
          <w:noProof/>
          <w:lang w:val="nl-BE"/>
        </w:rPr>
        <w:t>En niet 19.a7? c1D 20.e8D Dd2</w:t>
      </w:r>
      <w:r w:rsidRPr="00E2235D">
        <w:rPr>
          <w:noProof/>
          <w:color w:val="FF0000"/>
          <w:lang w:val="nl-BE"/>
        </w:rPr>
        <w:t xml:space="preserve">+ </w:t>
      </w:r>
      <w:r>
        <w:rPr>
          <w:noProof/>
          <w:lang w:val="nl-BE"/>
        </w:rPr>
        <w:t>21.K~ D</w:t>
      </w:r>
      <w:r w:rsidR="002237D7">
        <w:rPr>
          <w:noProof/>
          <w:lang w:val="nl-BE"/>
        </w:rPr>
        <w:t>x</w:t>
      </w:r>
      <w:r>
        <w:rPr>
          <w:noProof/>
          <w:lang w:val="nl-BE"/>
        </w:rPr>
        <w:t>g2+ en 22.Dxa8.</w:t>
      </w:r>
    </w:p>
    <w:p w14:paraId="70371025" w14:textId="77777777" w:rsidR="006F3923" w:rsidRPr="00B354CB" w:rsidRDefault="006F3923" w:rsidP="006F3923">
      <w:pPr>
        <w:rPr>
          <w:rFonts w:cs="Arial"/>
          <w:b/>
          <w:sz w:val="20"/>
          <w:szCs w:val="20"/>
          <w:lang w:val="en-GB"/>
        </w:rPr>
      </w:pPr>
      <w:r>
        <w:rPr>
          <w:rFonts w:cs="Arial"/>
          <w:b/>
          <w:sz w:val="20"/>
          <w:szCs w:val="20"/>
          <w:lang w:val="nl-BE"/>
        </w:rPr>
        <w:t xml:space="preserve">           </w:t>
      </w:r>
      <w:r w:rsidRPr="00B354CB">
        <w:rPr>
          <w:rFonts w:cs="Arial"/>
          <w:b/>
          <w:sz w:val="20"/>
          <w:szCs w:val="20"/>
          <w:lang w:val="en-GB"/>
        </w:rPr>
        <w:t>19...</w:t>
      </w:r>
      <w:r w:rsidRPr="00B354CB">
        <w:rPr>
          <w:rFonts w:cs="Arial"/>
          <w:b/>
          <w:sz w:val="20"/>
          <w:szCs w:val="20"/>
          <w:lang w:val="en-GB"/>
        </w:rPr>
        <w:tab/>
      </w:r>
      <w:r w:rsidRPr="00B354CB">
        <w:rPr>
          <w:rFonts w:cs="Arial"/>
          <w:b/>
          <w:sz w:val="20"/>
          <w:szCs w:val="20"/>
          <w:lang w:val="en-GB"/>
        </w:rPr>
        <w:tab/>
        <w:t>Lxe7</w:t>
      </w:r>
    </w:p>
    <w:p w14:paraId="0B733E93" w14:textId="77777777" w:rsidR="002237D7" w:rsidRPr="00B354CB" w:rsidRDefault="002237D7" w:rsidP="006F3923">
      <w:pPr>
        <w:rPr>
          <w:rFonts w:cs="Arial"/>
          <w:sz w:val="20"/>
          <w:szCs w:val="20"/>
          <w:lang w:val="en-GB"/>
        </w:rPr>
      </w:pPr>
      <w:r w:rsidRPr="00B354CB">
        <w:rPr>
          <w:rFonts w:cs="Arial"/>
          <w:sz w:val="20"/>
          <w:szCs w:val="20"/>
          <w:lang w:val="en-GB"/>
        </w:rPr>
        <w:t xml:space="preserve">19….c1D? 20.e8D Dc4+ 21.Kd6 </w:t>
      </w:r>
    </w:p>
    <w:p w14:paraId="5F344CDD" w14:textId="77777777" w:rsidR="006F3923" w:rsidRPr="00B354CB" w:rsidRDefault="006F3923" w:rsidP="006F3923">
      <w:pPr>
        <w:rPr>
          <w:rFonts w:cs="Arial"/>
          <w:b/>
          <w:sz w:val="20"/>
          <w:szCs w:val="20"/>
          <w:lang w:val="en-GB"/>
        </w:rPr>
      </w:pPr>
      <w:r w:rsidRPr="00B354CB">
        <w:rPr>
          <w:rFonts w:cs="Arial"/>
          <w:b/>
          <w:sz w:val="20"/>
          <w:szCs w:val="20"/>
          <w:lang w:val="en-GB"/>
        </w:rPr>
        <w:t xml:space="preserve">           20.a7</w:t>
      </w:r>
      <w:r w:rsidRPr="00B354CB">
        <w:rPr>
          <w:rFonts w:cs="Arial"/>
          <w:b/>
          <w:sz w:val="20"/>
          <w:szCs w:val="20"/>
          <w:lang w:val="en-GB"/>
        </w:rPr>
        <w:tab/>
      </w:r>
      <w:r w:rsidRPr="00B354CB">
        <w:rPr>
          <w:rFonts w:cs="Arial"/>
          <w:b/>
          <w:sz w:val="20"/>
          <w:szCs w:val="20"/>
          <w:lang w:val="en-GB"/>
        </w:rPr>
        <w:tab/>
        <w:t>c1D</w:t>
      </w:r>
    </w:p>
    <w:p w14:paraId="7475B4B7" w14:textId="77777777" w:rsidR="006F3923" w:rsidRDefault="006F3923" w:rsidP="006F3923">
      <w:pPr>
        <w:rPr>
          <w:rFonts w:cs="Arial"/>
          <w:b/>
          <w:sz w:val="20"/>
          <w:szCs w:val="20"/>
          <w:lang w:val="nl-BE"/>
        </w:rPr>
      </w:pPr>
      <w:r w:rsidRPr="00B354CB">
        <w:rPr>
          <w:rFonts w:cs="Arial"/>
          <w:b/>
          <w:sz w:val="20"/>
          <w:szCs w:val="20"/>
          <w:lang w:val="en-GB"/>
        </w:rPr>
        <w:t xml:space="preserve">           </w:t>
      </w:r>
      <w:r>
        <w:rPr>
          <w:rFonts w:cs="Arial"/>
          <w:b/>
          <w:sz w:val="20"/>
          <w:szCs w:val="20"/>
          <w:lang w:val="nl-BE"/>
        </w:rPr>
        <w:t>21.a8D</w:t>
      </w:r>
    </w:p>
    <w:p w14:paraId="62A2C90A" w14:textId="77777777" w:rsidR="006F3923" w:rsidRDefault="006F3923" w:rsidP="006F3923">
      <w:pPr>
        <w:pStyle w:val="03aText"/>
        <w:widowControl/>
        <w:rPr>
          <w:noProof/>
          <w:lang w:val="nl-BE"/>
        </w:rPr>
      </w:pPr>
      <w:r>
        <w:rPr>
          <w:noProof/>
          <w:lang w:val="nl-BE"/>
        </w:rPr>
        <w:t xml:space="preserve">En zwart kan niet winnen. </w:t>
      </w:r>
    </w:p>
    <w:p w14:paraId="1A076884" w14:textId="77777777" w:rsidR="006F3923" w:rsidRDefault="006F3923" w:rsidP="006F3923">
      <w:pPr>
        <w:pStyle w:val="03cOpmerking"/>
        <w:widowControl/>
        <w:spacing w:before="240"/>
        <w:rPr>
          <w:noProof/>
          <w:lang w:val="nl-BE"/>
        </w:rPr>
      </w:pPr>
      <w:r>
        <w:rPr>
          <w:noProof/>
          <w:lang w:val="nl-BE"/>
        </w:rPr>
        <w:t xml:space="preserve">De witte koning wandelt via Ka8, Kb8, Kc8, Kd7, Ke8, Kf7, Kg6, Kf5, Ke4, en Kd4 naar Kd5 om tot de zwarte pion te komen.De prijs-rechters schreven dan ook: </w:t>
      </w:r>
      <w:r>
        <w:rPr>
          <w:i/>
          <w:iCs/>
          <w:noProof/>
          <w:lang w:val="nl-BE"/>
        </w:rPr>
        <w:t>“White King outside the c-pawn quadrant, tours the board to get sufficient</w:t>
      </w:r>
      <w:r>
        <w:rPr>
          <w:b/>
          <w:bCs/>
          <w:i/>
          <w:iCs/>
          <w:noProof/>
          <w:lang w:val="nl-BE"/>
        </w:rPr>
        <w:t xml:space="preserve"> </w:t>
      </w:r>
      <w:r>
        <w:rPr>
          <w:i/>
          <w:iCs/>
          <w:noProof/>
          <w:lang w:val="nl-BE"/>
        </w:rPr>
        <w:t xml:space="preserve">counterplay.” </w:t>
      </w:r>
    </w:p>
    <w:p w14:paraId="2941484D" w14:textId="77777777" w:rsidR="006F3923" w:rsidRDefault="006F3923" w:rsidP="006F3923">
      <w:pPr>
        <w:pStyle w:val="03cOpmerking"/>
        <w:widowControl/>
        <w:spacing w:before="240"/>
        <w:rPr>
          <w:noProof/>
          <w:lang w:val="nl-BE"/>
        </w:rPr>
      </w:pPr>
      <w:r>
        <w:rPr>
          <w:noProof/>
          <w:lang w:val="nl-BE"/>
        </w:rPr>
        <w:t xml:space="preserve">Het leuke is dat op het einde wit in variant </w:t>
      </w:r>
      <w:r>
        <w:rPr>
          <w:i/>
          <w:noProof/>
          <w:lang w:val="nl-BE"/>
        </w:rPr>
        <w:t>A.</w:t>
      </w:r>
      <w:r>
        <w:rPr>
          <w:noProof/>
          <w:lang w:val="nl-BE"/>
        </w:rPr>
        <w:t xml:space="preserve"> 19.a7 moet spelen en in variant </w:t>
      </w:r>
      <w:r>
        <w:rPr>
          <w:i/>
          <w:noProof/>
          <w:lang w:val="nl-BE"/>
        </w:rPr>
        <w:t xml:space="preserve">B. </w:t>
      </w:r>
      <w:r>
        <w:rPr>
          <w:noProof/>
          <w:lang w:val="nl-BE"/>
        </w:rPr>
        <w:t>19.e7</w:t>
      </w:r>
      <w:r>
        <w:rPr>
          <w:b/>
          <w:noProof/>
          <w:lang w:val="nl-BE"/>
        </w:rPr>
        <w:t xml:space="preserve"> </w:t>
      </w:r>
      <w:r>
        <w:rPr>
          <w:noProof/>
          <w:lang w:val="nl-BE"/>
        </w:rPr>
        <w:t xml:space="preserve">om remise te ha-len. </w:t>
      </w:r>
    </w:p>
    <w:p w14:paraId="487F7C3A" w14:textId="77777777" w:rsidR="006F3923" w:rsidRDefault="006F3923" w:rsidP="006F3923">
      <w:pPr>
        <w:pStyle w:val="03cOpmerking"/>
        <w:widowControl/>
        <w:spacing w:before="240"/>
        <w:rPr>
          <w:noProof/>
          <w:lang w:val="nl-BE"/>
        </w:rPr>
      </w:pPr>
      <w:r>
        <w:rPr>
          <w:noProof/>
          <w:lang w:val="nl-BE"/>
        </w:rPr>
        <w:t>Deze laatste variant (19.e7) vond ik jammer genoeg eerst na de prijs</w:t>
      </w:r>
      <w:r w:rsidR="002404ED">
        <w:rPr>
          <w:noProof/>
          <w:lang w:val="nl-BE"/>
        </w:rPr>
        <w:t>-</w:t>
      </w:r>
      <w:r>
        <w:rPr>
          <w:noProof/>
          <w:lang w:val="nl-BE"/>
        </w:rPr>
        <w:t>uitreiking. Bij het eerde</w:t>
      </w:r>
      <w:r w:rsidR="002404ED">
        <w:rPr>
          <w:noProof/>
          <w:lang w:val="nl-BE"/>
        </w:rPr>
        <w:t>r ver</w:t>
      </w:r>
      <w:r>
        <w:rPr>
          <w:noProof/>
          <w:lang w:val="nl-BE"/>
        </w:rPr>
        <w:t>melden ervan had ik misschien hoger ge</w:t>
      </w:r>
      <w:r w:rsidR="002404ED">
        <w:rPr>
          <w:noProof/>
          <w:lang w:val="nl-BE"/>
        </w:rPr>
        <w:t>-</w:t>
      </w:r>
      <w:r>
        <w:rPr>
          <w:noProof/>
          <w:lang w:val="nl-BE"/>
        </w:rPr>
        <w:t>scoord?</w:t>
      </w:r>
    </w:p>
    <w:p w14:paraId="5DCD9722" w14:textId="77777777" w:rsidR="006F3923" w:rsidRDefault="006F3923" w:rsidP="006F3923">
      <w:pPr>
        <w:jc w:val="center"/>
        <w:rPr>
          <w:rFonts w:cs="Arial"/>
          <w:b/>
          <w:sz w:val="20"/>
          <w:szCs w:val="20"/>
          <w:lang w:val="nl-BE"/>
        </w:rPr>
      </w:pPr>
      <w:r>
        <w:rPr>
          <w:noProof/>
          <w:lang w:val="nl-BE"/>
        </w:rPr>
        <w:br w:type="page"/>
      </w:r>
      <w:r w:rsidR="00C55034">
        <w:rPr>
          <w:rFonts w:cs="Arial"/>
          <w:b/>
          <w:sz w:val="20"/>
          <w:szCs w:val="20"/>
          <w:lang w:val="nl-BE"/>
        </w:rPr>
        <w:lastRenderedPageBreak/>
        <w:t xml:space="preserve">- </w:t>
      </w:r>
      <w:r w:rsidR="000734DE">
        <w:rPr>
          <w:rFonts w:cs="Arial"/>
          <w:b/>
          <w:sz w:val="20"/>
          <w:szCs w:val="20"/>
          <w:lang w:val="nl-BE"/>
        </w:rPr>
        <w:t>27</w:t>
      </w:r>
      <w:r w:rsidR="00CE1E84">
        <w:rPr>
          <w:rFonts w:cs="Arial"/>
          <w:b/>
          <w:sz w:val="20"/>
          <w:szCs w:val="20"/>
          <w:lang w:val="nl-BE"/>
        </w:rPr>
        <w:t>5</w:t>
      </w:r>
      <w:r>
        <w:rPr>
          <w:rFonts w:cs="Arial"/>
          <w:b/>
          <w:sz w:val="20"/>
          <w:szCs w:val="20"/>
          <w:lang w:val="nl-BE"/>
        </w:rPr>
        <w:t xml:space="preserve"> -</w:t>
      </w:r>
    </w:p>
    <w:p w14:paraId="332BD9EE" w14:textId="77777777" w:rsidR="006F3923" w:rsidRDefault="006F3923" w:rsidP="006F3923">
      <w:pPr>
        <w:spacing w:line="190" w:lineRule="exact"/>
        <w:jc w:val="center"/>
        <w:rPr>
          <w:rFonts w:cs="Arial"/>
          <w:sz w:val="20"/>
          <w:szCs w:val="20"/>
          <w:lang w:val="nl-BE"/>
        </w:rPr>
      </w:pPr>
    </w:p>
    <w:p w14:paraId="34544C7D" w14:textId="77777777" w:rsidR="006F3923" w:rsidRDefault="006F3923" w:rsidP="006F3923">
      <w:pPr>
        <w:spacing w:line="190" w:lineRule="exact"/>
        <w:jc w:val="center"/>
        <w:rPr>
          <w:rFonts w:cs="Arial"/>
          <w:sz w:val="20"/>
          <w:szCs w:val="20"/>
          <w:lang w:val="nl-BE"/>
        </w:rPr>
      </w:pPr>
      <w:r>
        <w:rPr>
          <w:rFonts w:cs="Arial"/>
          <w:i/>
          <w:sz w:val="20"/>
          <w:szCs w:val="20"/>
          <w:lang w:val="nl-BE"/>
        </w:rPr>
        <w:t>Schakend Nederland,</w:t>
      </w:r>
      <w:r>
        <w:rPr>
          <w:rFonts w:cs="Arial"/>
          <w:sz w:val="20"/>
          <w:szCs w:val="20"/>
          <w:lang w:val="nl-BE"/>
        </w:rPr>
        <w:t xml:space="preserve"> 1983</w:t>
      </w:r>
    </w:p>
    <w:p w14:paraId="210726C3" w14:textId="77777777" w:rsidR="006F3923" w:rsidRDefault="006F3923" w:rsidP="006F3923">
      <w:pPr>
        <w:spacing w:line="190" w:lineRule="exact"/>
        <w:jc w:val="center"/>
        <w:rPr>
          <w:rFonts w:cs="Arial"/>
          <w:sz w:val="20"/>
          <w:szCs w:val="20"/>
          <w:lang w:val="nl-BE"/>
        </w:rPr>
      </w:pPr>
    </w:p>
    <w:p w14:paraId="2A66C807" w14:textId="77777777" w:rsidR="006F3923" w:rsidRDefault="00990285" w:rsidP="006F3923">
      <w:pPr>
        <w:pStyle w:val="02bSource"/>
        <w:widowControl/>
        <w:tabs>
          <w:tab w:val="left" w:pos="114"/>
        </w:tabs>
        <w:rPr>
          <w:noProof/>
          <w:lang w:val="nl-BE"/>
        </w:rPr>
      </w:pPr>
      <w:r>
        <w:object w:dxaOrig="1440" w:dyaOrig="1440" w14:anchorId="369A4DB0">
          <v:shape id="_x0000_s1357" type="#_x0000_t75" style="position:absolute;left:0;text-align:left;margin-left:0;margin-top:0;width:151.5pt;height:152.25pt;z-index:251678720;mso-position-horizontal:center">
            <v:imagedata r:id="rId547" o:title=""/>
            <w10:wrap type="square"/>
          </v:shape>
          <o:OLEObject Type="Embed" ProgID="CorelDRAW.Graphic.12" ShapeID="_x0000_s1357" DrawAspect="Content" ObjectID="_1587467742" r:id="rId548"/>
        </w:object>
      </w:r>
    </w:p>
    <w:p w14:paraId="44148F6E" w14:textId="77777777" w:rsidR="006F3923" w:rsidRDefault="006F3923" w:rsidP="006F3923">
      <w:pPr>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0014.22 g5d6</w:t>
      </w:r>
    </w:p>
    <w:p w14:paraId="63CF5576" w14:textId="77777777" w:rsidR="006F3923" w:rsidRDefault="006F3923" w:rsidP="006F3923">
      <w:pPr>
        <w:pStyle w:val="03aText"/>
        <w:widowControl/>
        <w:rPr>
          <w:noProof/>
          <w:lang w:val="nl-BE"/>
        </w:rPr>
      </w:pPr>
    </w:p>
    <w:p w14:paraId="240E7C4A" w14:textId="77777777" w:rsidR="006F3923" w:rsidRDefault="006F3923" w:rsidP="006F3923">
      <w:pPr>
        <w:pStyle w:val="03aText"/>
        <w:widowControl/>
        <w:rPr>
          <w:noProof/>
          <w:lang w:val="nl-BE"/>
        </w:rPr>
      </w:pPr>
      <w:r>
        <w:rPr>
          <w:noProof/>
          <w:lang w:val="nl-BE"/>
        </w:rPr>
        <w:t>Wit kan de promotie van de zwar-te pion tot dame niet beletten, maar toch is de dan prille koningin geen lang leven beschoren.</w:t>
      </w:r>
    </w:p>
    <w:p w14:paraId="5AC2F65A" w14:textId="77777777" w:rsidR="006F3923" w:rsidRDefault="006F3923" w:rsidP="006F3923">
      <w:pPr>
        <w:rPr>
          <w:rFonts w:cs="Arial"/>
          <w:b/>
          <w:sz w:val="20"/>
          <w:szCs w:val="20"/>
          <w:lang w:val="nl-BE"/>
        </w:rPr>
      </w:pPr>
      <w:r>
        <w:rPr>
          <w:rFonts w:cs="Arial"/>
          <w:b/>
          <w:sz w:val="20"/>
          <w:szCs w:val="20"/>
          <w:lang w:val="nl-BE"/>
        </w:rPr>
        <w:tab/>
        <w:t>1.Pe4+</w:t>
      </w:r>
      <w:r>
        <w:rPr>
          <w:rFonts w:cs="Arial"/>
          <w:b/>
          <w:sz w:val="20"/>
          <w:szCs w:val="20"/>
          <w:lang w:val="nl-BE"/>
        </w:rPr>
        <w:tab/>
      </w:r>
      <w:r>
        <w:rPr>
          <w:rFonts w:cs="Arial"/>
          <w:b/>
          <w:sz w:val="20"/>
          <w:szCs w:val="20"/>
          <w:lang w:val="nl-BE"/>
        </w:rPr>
        <w:tab/>
        <w:t>Ke5</w:t>
      </w:r>
    </w:p>
    <w:p w14:paraId="0471C1E0" w14:textId="77777777" w:rsidR="006F3923" w:rsidRDefault="006F3923" w:rsidP="006F3923">
      <w:pPr>
        <w:pStyle w:val="03aText"/>
        <w:widowControl/>
        <w:rPr>
          <w:noProof/>
          <w:lang w:val="nl-BE"/>
        </w:rPr>
      </w:pPr>
      <w:r>
        <w:rPr>
          <w:noProof/>
          <w:lang w:val="nl-BE"/>
        </w:rPr>
        <w:t>Niet: 1...Kxd5</w:t>
      </w:r>
      <w:r w:rsidR="002A38DF">
        <w:rPr>
          <w:noProof/>
          <w:lang w:val="nl-BE"/>
        </w:rPr>
        <w:t>?</w:t>
      </w:r>
      <w:r>
        <w:rPr>
          <w:noProof/>
          <w:lang w:val="nl-BE"/>
        </w:rPr>
        <w:t xml:space="preserve"> 2.Pc3+ en 3.Pxa2.</w:t>
      </w:r>
    </w:p>
    <w:p w14:paraId="1B27666D" w14:textId="77777777" w:rsidR="006F3923" w:rsidRDefault="006F3923" w:rsidP="006F3923">
      <w:pPr>
        <w:rPr>
          <w:rFonts w:cs="Arial"/>
          <w:b/>
          <w:sz w:val="20"/>
          <w:szCs w:val="20"/>
          <w:lang w:val="nl-BE"/>
        </w:rPr>
      </w:pPr>
      <w:r>
        <w:rPr>
          <w:rFonts w:cs="Arial"/>
          <w:b/>
          <w:sz w:val="20"/>
          <w:szCs w:val="20"/>
          <w:lang w:val="nl-BE"/>
        </w:rPr>
        <w:tab/>
        <w:t>2.Pc3</w:t>
      </w:r>
    </w:p>
    <w:p w14:paraId="519111FA" w14:textId="77777777" w:rsidR="006F3923" w:rsidRDefault="006F3923" w:rsidP="006F3923">
      <w:pPr>
        <w:pStyle w:val="03aText"/>
        <w:widowControl/>
        <w:rPr>
          <w:noProof/>
          <w:lang w:val="nl-BE"/>
        </w:rPr>
      </w:pPr>
      <w:r>
        <w:rPr>
          <w:noProof/>
          <w:lang w:val="nl-BE"/>
        </w:rPr>
        <w:t>Toch.</w:t>
      </w:r>
      <w:r>
        <w:rPr>
          <w:b/>
          <w:bCs/>
          <w:noProof/>
          <w:lang w:val="nl-BE"/>
        </w:rPr>
        <w:t xml:space="preserve"> </w:t>
      </w:r>
      <w:r>
        <w:rPr>
          <w:noProof/>
          <w:lang w:val="nl-BE"/>
        </w:rPr>
        <w:t>Want na 2.Lf6+? Kxe4 3.b4 Kxd5, wint zwart vrij makkelijk.</w:t>
      </w:r>
    </w:p>
    <w:p w14:paraId="456B8E5E"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a1D</w:t>
      </w:r>
    </w:p>
    <w:p w14:paraId="4A41913A" w14:textId="77777777" w:rsidR="006F3923" w:rsidRDefault="006F3923" w:rsidP="006F3923">
      <w:pPr>
        <w:rPr>
          <w:rFonts w:cs="Arial"/>
          <w:b/>
          <w:sz w:val="20"/>
          <w:szCs w:val="20"/>
          <w:lang w:val="nl-BE"/>
        </w:rPr>
      </w:pPr>
      <w:r>
        <w:rPr>
          <w:rFonts w:cs="Arial"/>
          <w:b/>
          <w:sz w:val="20"/>
          <w:szCs w:val="20"/>
          <w:lang w:val="nl-BE"/>
        </w:rPr>
        <w:tab/>
        <w:t>3.Lf6+</w:t>
      </w:r>
      <w:r>
        <w:rPr>
          <w:rFonts w:cs="Arial"/>
          <w:b/>
          <w:sz w:val="20"/>
          <w:szCs w:val="20"/>
          <w:lang w:val="nl-BE"/>
        </w:rPr>
        <w:tab/>
      </w:r>
      <w:r>
        <w:rPr>
          <w:rFonts w:cs="Arial"/>
          <w:b/>
          <w:sz w:val="20"/>
          <w:szCs w:val="20"/>
          <w:lang w:val="nl-BE"/>
        </w:rPr>
        <w:tab/>
        <w:t>Kd6</w:t>
      </w:r>
    </w:p>
    <w:p w14:paraId="506D392F" w14:textId="77777777" w:rsidR="006F3923" w:rsidRDefault="006F3923" w:rsidP="006F3923">
      <w:pPr>
        <w:rPr>
          <w:rFonts w:cs="Arial"/>
          <w:b/>
          <w:sz w:val="20"/>
          <w:szCs w:val="20"/>
          <w:lang w:val="nl-BE"/>
        </w:rPr>
      </w:pPr>
      <w:r>
        <w:rPr>
          <w:rFonts w:cs="Arial"/>
          <w:b/>
          <w:sz w:val="20"/>
          <w:szCs w:val="20"/>
          <w:lang w:val="nl-BE"/>
        </w:rPr>
        <w:tab/>
        <w:t>4.Pb5+</w:t>
      </w:r>
      <w:r>
        <w:rPr>
          <w:rFonts w:cs="Arial"/>
          <w:b/>
          <w:sz w:val="20"/>
          <w:szCs w:val="20"/>
          <w:lang w:val="nl-BE"/>
        </w:rPr>
        <w:tab/>
      </w:r>
      <w:r>
        <w:rPr>
          <w:rFonts w:cs="Arial"/>
          <w:b/>
          <w:sz w:val="20"/>
          <w:szCs w:val="20"/>
          <w:lang w:val="nl-BE"/>
        </w:rPr>
        <w:tab/>
        <w:t>Kxd5</w:t>
      </w:r>
    </w:p>
    <w:p w14:paraId="0937951F" w14:textId="77777777" w:rsidR="006F3923" w:rsidRDefault="006F3923" w:rsidP="006F3923">
      <w:pPr>
        <w:pStyle w:val="03aText"/>
        <w:widowControl/>
        <w:rPr>
          <w:noProof/>
          <w:lang w:val="nl-BE"/>
        </w:rPr>
      </w:pPr>
      <w:r>
        <w:rPr>
          <w:noProof/>
          <w:lang w:val="nl-BE"/>
        </w:rPr>
        <w:t>Na 4...Kc5</w:t>
      </w:r>
      <w:r w:rsidR="002A38DF">
        <w:rPr>
          <w:noProof/>
          <w:lang w:val="nl-BE"/>
        </w:rPr>
        <w:t>?</w:t>
      </w:r>
      <w:r>
        <w:rPr>
          <w:noProof/>
          <w:lang w:val="nl-BE"/>
        </w:rPr>
        <w:t xml:space="preserve"> volgt uiteraard 5.b4+, gevolgd door 6.Lxa1. </w:t>
      </w:r>
    </w:p>
    <w:p w14:paraId="34607FF5" w14:textId="77777777" w:rsidR="006F3923" w:rsidRDefault="006F3923" w:rsidP="006F3923">
      <w:pPr>
        <w:pStyle w:val="03aText"/>
        <w:widowControl/>
        <w:rPr>
          <w:noProof/>
          <w:lang w:val="nl-BE"/>
        </w:rPr>
      </w:pPr>
      <w:r>
        <w:rPr>
          <w:noProof/>
          <w:lang w:val="nl-BE"/>
        </w:rPr>
        <w:t>Maar ook nu speelt wit</w:t>
      </w:r>
    </w:p>
    <w:p w14:paraId="7519AE98" w14:textId="77777777" w:rsidR="006F3923" w:rsidRDefault="006F3923" w:rsidP="006F3923">
      <w:pPr>
        <w:rPr>
          <w:rFonts w:cs="Arial"/>
          <w:b/>
          <w:sz w:val="20"/>
          <w:szCs w:val="20"/>
          <w:lang w:val="nl-BE"/>
        </w:rPr>
      </w:pPr>
      <w:r>
        <w:rPr>
          <w:rFonts w:cs="Arial"/>
          <w:b/>
          <w:sz w:val="20"/>
          <w:szCs w:val="20"/>
          <w:lang w:val="nl-BE"/>
        </w:rPr>
        <w:tab/>
        <w:t>5.b4</w:t>
      </w:r>
    </w:p>
    <w:p w14:paraId="754C0031" w14:textId="77777777" w:rsidR="006F3923" w:rsidRDefault="006F3923" w:rsidP="006F3923">
      <w:pPr>
        <w:pStyle w:val="03aText"/>
        <w:widowControl/>
        <w:rPr>
          <w:noProof/>
          <w:lang w:val="nl-BE"/>
        </w:rPr>
      </w:pPr>
      <w:r>
        <w:rPr>
          <w:noProof/>
          <w:lang w:val="nl-BE"/>
        </w:rPr>
        <w:t xml:space="preserve">En plots heeft de pas verworven, en aangevallen dame, geen goed </w:t>
      </w:r>
      <w:r w:rsidR="00ED46D5">
        <w:rPr>
          <w:noProof/>
          <w:lang w:val="nl-BE"/>
        </w:rPr>
        <w:t>vluchtveld meer. Het paard ver-schalkt</w:t>
      </w:r>
      <w:r>
        <w:rPr>
          <w:noProof/>
          <w:lang w:val="nl-BE"/>
        </w:rPr>
        <w:t xml:space="preserve"> hare majesteit namelijk na:</w:t>
      </w:r>
    </w:p>
    <w:p w14:paraId="7FB0451E" w14:textId="77777777" w:rsidR="006F3923" w:rsidRDefault="006F3923" w:rsidP="006F3923">
      <w:pPr>
        <w:pStyle w:val="03aText"/>
        <w:widowControl/>
        <w:rPr>
          <w:noProof/>
          <w:lang w:val="nl-BE"/>
        </w:rPr>
      </w:pPr>
    </w:p>
    <w:p w14:paraId="285890B4" w14:textId="77777777" w:rsidR="006F3923" w:rsidRDefault="006F3923" w:rsidP="006F3923">
      <w:pPr>
        <w:pStyle w:val="03aText"/>
        <w:widowControl/>
        <w:rPr>
          <w:noProof/>
          <w:lang w:val="nl-BE"/>
        </w:rPr>
      </w:pPr>
    </w:p>
    <w:p w14:paraId="68B40628" w14:textId="77777777" w:rsidR="003C6336" w:rsidRDefault="003C6336" w:rsidP="006F3923">
      <w:pPr>
        <w:pStyle w:val="03aText"/>
        <w:widowControl/>
        <w:rPr>
          <w:noProof/>
          <w:lang w:val="nl-BE"/>
        </w:rPr>
      </w:pPr>
    </w:p>
    <w:p w14:paraId="5D5D1248" w14:textId="77777777" w:rsidR="006807C1" w:rsidRDefault="006807C1" w:rsidP="006F3923">
      <w:pPr>
        <w:pStyle w:val="03aText"/>
        <w:widowControl/>
        <w:rPr>
          <w:noProof/>
          <w:lang w:val="nl-BE"/>
        </w:rPr>
      </w:pPr>
    </w:p>
    <w:p w14:paraId="5693479F" w14:textId="77777777" w:rsidR="006F3923" w:rsidRDefault="006F3923" w:rsidP="006F3923">
      <w:pPr>
        <w:pStyle w:val="03aText"/>
        <w:widowControl/>
        <w:rPr>
          <w:noProof/>
          <w:lang w:val="nl-BE"/>
        </w:rPr>
      </w:pPr>
    </w:p>
    <w:p w14:paraId="6B2F7514" w14:textId="77777777" w:rsidR="006F3923" w:rsidRDefault="002A38DF" w:rsidP="00586E21">
      <w:pPr>
        <w:pStyle w:val="03aText"/>
        <w:widowControl/>
        <w:numPr>
          <w:ilvl w:val="0"/>
          <w:numId w:val="149"/>
        </w:numPr>
        <w:rPr>
          <w:rFonts w:cs="Times New Roman"/>
          <w:noProof/>
          <w:color w:val="auto"/>
          <w:lang w:val="nl-BE"/>
        </w:rPr>
      </w:pPr>
      <w:r>
        <w:rPr>
          <w:rFonts w:cs="Times New Roman"/>
          <w:noProof/>
          <w:color w:val="auto"/>
          <w:lang w:val="nl-BE"/>
        </w:rPr>
        <w:t>5…Da2?,</w:t>
      </w:r>
      <w:r w:rsidR="00A3075C">
        <w:rPr>
          <w:rFonts w:cs="Times New Roman"/>
          <w:noProof/>
          <w:color w:val="auto"/>
          <w:lang w:val="nl-BE"/>
        </w:rPr>
        <w:t xml:space="preserve"> 5…Da4 of</w:t>
      </w:r>
      <w:r w:rsidR="006F3923">
        <w:rPr>
          <w:rFonts w:cs="Times New Roman"/>
          <w:noProof/>
          <w:color w:val="auto"/>
          <w:lang w:val="nl-BE"/>
        </w:rPr>
        <w:t xml:space="preserve"> 5…Db1 met </w:t>
      </w:r>
      <w:r w:rsidR="00A3075C">
        <w:rPr>
          <w:rFonts w:cs="Times New Roman"/>
          <w:noProof/>
          <w:color w:val="auto"/>
          <w:lang w:val="nl-BE"/>
        </w:rPr>
        <w:t xml:space="preserve">de zet </w:t>
      </w:r>
      <w:r w:rsidR="006F3923">
        <w:rPr>
          <w:rFonts w:cs="Times New Roman"/>
          <w:noProof/>
          <w:color w:val="auto"/>
          <w:lang w:val="nl-BE"/>
        </w:rPr>
        <w:t>6.Pc3+. En ook na</w:t>
      </w:r>
    </w:p>
    <w:p w14:paraId="16AB63B3" w14:textId="77777777" w:rsidR="006F3923" w:rsidRDefault="00A3075C" w:rsidP="00586E21">
      <w:pPr>
        <w:pStyle w:val="03aText"/>
        <w:widowControl/>
        <w:numPr>
          <w:ilvl w:val="0"/>
          <w:numId w:val="149"/>
        </w:numPr>
        <w:rPr>
          <w:rFonts w:cs="Times New Roman"/>
          <w:noProof/>
          <w:color w:val="auto"/>
          <w:lang w:val="nl-BE"/>
        </w:rPr>
      </w:pPr>
      <w:r>
        <w:rPr>
          <w:rFonts w:cs="Times New Roman"/>
          <w:noProof/>
          <w:color w:val="auto"/>
          <w:lang w:val="nl-BE"/>
        </w:rPr>
        <w:t>5…Da6</w:t>
      </w:r>
      <w:r w:rsidR="002A38DF">
        <w:rPr>
          <w:rFonts w:cs="Times New Roman"/>
          <w:noProof/>
          <w:color w:val="auto"/>
          <w:lang w:val="nl-BE"/>
        </w:rPr>
        <w:t>?</w:t>
      </w:r>
      <w:r>
        <w:rPr>
          <w:rFonts w:cs="Times New Roman"/>
          <w:noProof/>
          <w:color w:val="auto"/>
          <w:lang w:val="nl-BE"/>
        </w:rPr>
        <w:t xml:space="preserve"> of </w:t>
      </w:r>
      <w:r w:rsidR="006F3923">
        <w:rPr>
          <w:rFonts w:cs="Times New Roman"/>
          <w:noProof/>
          <w:color w:val="auto"/>
          <w:lang w:val="nl-BE"/>
        </w:rPr>
        <w:t xml:space="preserve"> 5…Da8</w:t>
      </w:r>
      <w:r w:rsidR="002A38DF">
        <w:rPr>
          <w:rFonts w:cs="Times New Roman"/>
          <w:noProof/>
          <w:color w:val="auto"/>
          <w:lang w:val="nl-BE"/>
        </w:rPr>
        <w:t>?</w:t>
      </w:r>
      <w:r w:rsidR="006F3923">
        <w:rPr>
          <w:rFonts w:cs="Times New Roman"/>
          <w:noProof/>
          <w:color w:val="auto"/>
          <w:lang w:val="nl-BE"/>
        </w:rPr>
        <w:t xml:space="preserve"> met</w:t>
      </w:r>
      <w:r>
        <w:rPr>
          <w:rFonts w:cs="Times New Roman"/>
          <w:noProof/>
          <w:color w:val="auto"/>
          <w:lang w:val="nl-BE"/>
        </w:rPr>
        <w:t xml:space="preserve"> de zet </w:t>
      </w:r>
      <w:r w:rsidR="006F3923">
        <w:rPr>
          <w:rFonts w:cs="Times New Roman"/>
          <w:noProof/>
          <w:color w:val="auto"/>
          <w:lang w:val="nl-BE"/>
        </w:rPr>
        <w:t>6.Pc7+</w:t>
      </w:r>
    </w:p>
    <w:p w14:paraId="481C7F00" w14:textId="77777777" w:rsidR="006F3923" w:rsidRDefault="006F3923" w:rsidP="00A3075C">
      <w:pPr>
        <w:pStyle w:val="03aText"/>
        <w:widowControl/>
        <w:rPr>
          <w:rFonts w:cs="Times New Roman"/>
          <w:noProof/>
          <w:color w:val="auto"/>
          <w:lang w:val="nl-BE"/>
        </w:rPr>
      </w:pPr>
      <w:r>
        <w:rPr>
          <w:rFonts w:cs="Times New Roman"/>
          <w:noProof/>
          <w:color w:val="auto"/>
          <w:lang w:val="nl-BE"/>
        </w:rPr>
        <w:t>Dan maar:</w:t>
      </w:r>
    </w:p>
    <w:p w14:paraId="08410CF4" w14:textId="77777777" w:rsidR="006F3923" w:rsidRDefault="006F3923" w:rsidP="006F3923">
      <w:pPr>
        <w:pStyle w:val="03aText"/>
        <w:widowControl/>
        <w:ind w:left="360"/>
        <w:rPr>
          <w:rFonts w:cs="Times New Roman"/>
          <w:b/>
          <w:noProof/>
          <w:color w:val="auto"/>
          <w:lang w:val="nl-BE"/>
        </w:rPr>
      </w:pPr>
      <w:r>
        <w:rPr>
          <w:rFonts w:cs="Times New Roman"/>
          <w:b/>
          <w:noProof/>
          <w:color w:val="auto"/>
          <w:lang w:val="nl-BE"/>
        </w:rPr>
        <w:tab/>
        <w:t>5…</w:t>
      </w:r>
      <w:r>
        <w:rPr>
          <w:rFonts w:cs="Times New Roman"/>
          <w:b/>
          <w:noProof/>
          <w:color w:val="auto"/>
          <w:lang w:val="nl-BE"/>
        </w:rPr>
        <w:tab/>
      </w:r>
      <w:r>
        <w:rPr>
          <w:rFonts w:cs="Times New Roman"/>
          <w:b/>
          <w:noProof/>
          <w:color w:val="auto"/>
          <w:lang w:val="nl-BE"/>
        </w:rPr>
        <w:tab/>
        <w:t>Dxf6</w:t>
      </w:r>
      <w:r w:rsidR="00823432">
        <w:rPr>
          <w:rFonts w:cs="Times New Roman"/>
          <w:b/>
          <w:noProof/>
          <w:color w:val="auto"/>
          <w:lang w:val="nl-BE"/>
        </w:rPr>
        <w:t>+</w:t>
      </w:r>
    </w:p>
    <w:p w14:paraId="429A99F9" w14:textId="77777777" w:rsidR="006F3923" w:rsidRDefault="006F3923" w:rsidP="006F3923">
      <w:pPr>
        <w:pStyle w:val="03aText"/>
        <w:widowControl/>
        <w:ind w:left="360"/>
        <w:rPr>
          <w:rFonts w:cs="Times New Roman"/>
          <w:noProof/>
          <w:color w:val="auto"/>
          <w:lang w:val="nl-BE"/>
        </w:rPr>
      </w:pPr>
      <w:r>
        <w:rPr>
          <w:rFonts w:cs="Times New Roman"/>
          <w:b/>
          <w:noProof/>
          <w:color w:val="auto"/>
          <w:lang w:val="nl-BE"/>
        </w:rPr>
        <w:tab/>
        <w:t>6.Kxf6</w:t>
      </w:r>
      <w:r>
        <w:rPr>
          <w:rFonts w:cs="Times New Roman"/>
          <w:noProof/>
          <w:color w:val="auto"/>
          <w:lang w:val="nl-BE"/>
        </w:rPr>
        <w:t xml:space="preserve"> </w:t>
      </w:r>
    </w:p>
    <w:p w14:paraId="4011BB2D" w14:textId="77777777" w:rsidR="006F3923" w:rsidRDefault="006F3923" w:rsidP="006F3923">
      <w:pPr>
        <w:pStyle w:val="03aText"/>
        <w:widowControl/>
        <w:rPr>
          <w:rFonts w:cs="Times New Roman"/>
          <w:noProof/>
          <w:color w:val="auto"/>
          <w:lang w:val="nl-BE"/>
        </w:rPr>
      </w:pPr>
      <w:r>
        <w:rPr>
          <w:rFonts w:cs="Times New Roman"/>
          <w:noProof/>
          <w:color w:val="auto"/>
          <w:lang w:val="nl-BE"/>
        </w:rPr>
        <w:t xml:space="preserve">En het is remise. </w:t>
      </w:r>
    </w:p>
    <w:p w14:paraId="03467F66" w14:textId="77777777" w:rsidR="006F3923" w:rsidRDefault="006F3923" w:rsidP="006F3923">
      <w:pPr>
        <w:pStyle w:val="03aText"/>
        <w:widowControl/>
        <w:rPr>
          <w:noProof/>
          <w:lang w:val="nl-BE"/>
        </w:rPr>
      </w:pPr>
    </w:p>
    <w:p w14:paraId="42921B8F" w14:textId="77777777" w:rsidR="007525B9" w:rsidRDefault="007525B9" w:rsidP="006F3923">
      <w:pPr>
        <w:pStyle w:val="03aText"/>
        <w:widowControl/>
        <w:rPr>
          <w:noProof/>
          <w:lang w:val="nl-BE"/>
        </w:rPr>
      </w:pPr>
    </w:p>
    <w:p w14:paraId="7A381CEE" w14:textId="77777777" w:rsidR="006F3923" w:rsidRDefault="006F3923" w:rsidP="006F3923">
      <w:pPr>
        <w:spacing w:line="190" w:lineRule="exact"/>
        <w:jc w:val="center"/>
        <w:rPr>
          <w:rFonts w:cs="Arial"/>
          <w:b/>
          <w:sz w:val="20"/>
          <w:szCs w:val="20"/>
          <w:lang w:val="nl-BE"/>
        </w:rPr>
      </w:pPr>
      <w:r>
        <w:rPr>
          <w:noProof/>
          <w:lang w:val="nl-BE"/>
        </w:rPr>
        <w:br w:type="page"/>
      </w:r>
      <w:r w:rsidR="000734DE">
        <w:rPr>
          <w:rFonts w:cs="Arial"/>
          <w:b/>
          <w:sz w:val="20"/>
          <w:szCs w:val="20"/>
          <w:lang w:val="nl-BE"/>
        </w:rPr>
        <w:lastRenderedPageBreak/>
        <w:t>- 27</w:t>
      </w:r>
      <w:r w:rsidR="00CE1E84">
        <w:rPr>
          <w:rFonts w:cs="Arial"/>
          <w:b/>
          <w:sz w:val="20"/>
          <w:szCs w:val="20"/>
          <w:lang w:val="nl-BE"/>
        </w:rPr>
        <w:t>6</w:t>
      </w:r>
      <w:r w:rsidR="004B0B42">
        <w:rPr>
          <w:rFonts w:cs="Arial"/>
          <w:b/>
          <w:sz w:val="20"/>
          <w:szCs w:val="20"/>
          <w:lang w:val="nl-BE"/>
        </w:rPr>
        <w:t xml:space="preserve"> </w:t>
      </w:r>
      <w:r>
        <w:rPr>
          <w:rFonts w:cs="Arial"/>
          <w:b/>
          <w:sz w:val="20"/>
          <w:szCs w:val="20"/>
          <w:lang w:val="nl-BE"/>
        </w:rPr>
        <w:t>-</w:t>
      </w:r>
    </w:p>
    <w:p w14:paraId="55BAE174" w14:textId="77777777" w:rsidR="006F3923" w:rsidRDefault="006F3923" w:rsidP="006F3923">
      <w:pPr>
        <w:spacing w:line="190" w:lineRule="exact"/>
        <w:jc w:val="center"/>
        <w:rPr>
          <w:rFonts w:cs="Arial"/>
          <w:b/>
          <w:sz w:val="20"/>
          <w:szCs w:val="20"/>
          <w:lang w:val="nl-BE"/>
        </w:rPr>
      </w:pPr>
    </w:p>
    <w:p w14:paraId="7D67F6E1"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Schakend Nederland, </w:t>
      </w:r>
      <w:r>
        <w:rPr>
          <w:rFonts w:cs="Arial"/>
          <w:sz w:val="20"/>
          <w:szCs w:val="20"/>
          <w:lang w:val="nl-BE"/>
        </w:rPr>
        <w:t>1994</w:t>
      </w:r>
    </w:p>
    <w:p w14:paraId="18770A7B" w14:textId="77777777" w:rsidR="006F3923" w:rsidRDefault="006F3923" w:rsidP="006F3923">
      <w:pPr>
        <w:pStyle w:val="02bSource"/>
        <w:widowControl/>
        <w:tabs>
          <w:tab w:val="left" w:pos="114"/>
        </w:tabs>
        <w:spacing w:line="190" w:lineRule="exact"/>
        <w:rPr>
          <w:lang w:val="nl-BE"/>
        </w:rPr>
      </w:pPr>
    </w:p>
    <w:p w14:paraId="29D9C429" w14:textId="77777777" w:rsidR="00D333A8" w:rsidRDefault="00990285" w:rsidP="00D333A8">
      <w:pPr>
        <w:pStyle w:val="02bSource"/>
        <w:widowControl/>
        <w:tabs>
          <w:tab w:val="left" w:pos="114"/>
        </w:tabs>
        <w:rPr>
          <w:lang w:val="nl-BE"/>
        </w:rPr>
      </w:pPr>
      <w:r>
        <w:object w:dxaOrig="1440" w:dyaOrig="1440" w14:anchorId="58A3377F">
          <v:shape id="_x0000_s1358" type="#_x0000_t75" style="position:absolute;left:0;text-align:left;margin-left:0;margin-top:.3pt;width:151.5pt;height:152.25pt;z-index:251679744;mso-position-horizontal:center">
            <v:imagedata r:id="rId549" o:title=""/>
            <w10:wrap type="square"/>
          </v:shape>
          <o:OLEObject Type="Embed" ProgID="CorelDRAW.Graphic.12" ShapeID="_x0000_s1358" DrawAspect="Content" ObjectID="_1587467743" r:id="rId550"/>
        </w:object>
      </w:r>
    </w:p>
    <w:p w14:paraId="22472A92" w14:textId="77777777" w:rsidR="006F3923" w:rsidRDefault="00D333A8" w:rsidP="00D333A8">
      <w:pPr>
        <w:pStyle w:val="02bSource"/>
        <w:widowControl/>
        <w:tabs>
          <w:tab w:val="left" w:pos="114"/>
        </w:tabs>
        <w:rPr>
          <w:noProof/>
          <w:lang w:val="nl-BE"/>
        </w:rPr>
      </w:pPr>
      <w:r>
        <w:rPr>
          <w:b/>
          <w:sz w:val="24"/>
          <w:szCs w:val="24"/>
          <w:lang w:val="nl-BE"/>
        </w:rPr>
        <w:t>=</w:t>
      </w:r>
      <w:r w:rsidR="006F3923">
        <w:rPr>
          <w:lang w:val="nl-BE"/>
        </w:rPr>
        <w:t xml:space="preserve">                              0131.22 a8d4</w:t>
      </w:r>
    </w:p>
    <w:p w14:paraId="1F38D611" w14:textId="77777777" w:rsidR="006F3923" w:rsidRDefault="006F3923" w:rsidP="006F3923">
      <w:pPr>
        <w:rPr>
          <w:rFonts w:cs="Arial"/>
          <w:sz w:val="20"/>
          <w:szCs w:val="20"/>
          <w:lang w:val="nl-BE"/>
        </w:rPr>
      </w:pPr>
    </w:p>
    <w:p w14:paraId="62791866" w14:textId="77777777" w:rsidR="006F3923" w:rsidRDefault="006F3923" w:rsidP="006F3923">
      <w:pPr>
        <w:pStyle w:val="03aText"/>
        <w:widowControl/>
        <w:rPr>
          <w:noProof/>
          <w:lang w:val="nl-BE"/>
        </w:rPr>
      </w:pPr>
      <w:r>
        <w:rPr>
          <w:noProof/>
          <w:lang w:val="nl-BE"/>
        </w:rPr>
        <w:t>Hoe kan wit de dreigende promo-tie van de zwarte c-pion verhin-deren?</w:t>
      </w:r>
    </w:p>
    <w:p w14:paraId="5AA9F32B" w14:textId="77777777" w:rsidR="006F3923" w:rsidRDefault="006F3923" w:rsidP="006F3923">
      <w:pPr>
        <w:rPr>
          <w:rFonts w:cs="Arial"/>
          <w:b/>
          <w:sz w:val="20"/>
          <w:szCs w:val="20"/>
          <w:lang w:val="nl-BE"/>
        </w:rPr>
      </w:pPr>
      <w:r>
        <w:rPr>
          <w:rFonts w:cs="Arial"/>
          <w:b/>
          <w:sz w:val="20"/>
          <w:szCs w:val="20"/>
          <w:lang w:val="nl-BE"/>
        </w:rPr>
        <w:tab/>
        <w:t>1.Td3+</w:t>
      </w:r>
    </w:p>
    <w:p w14:paraId="44E2AAF6" w14:textId="77777777" w:rsidR="006F3923" w:rsidRDefault="006F3923" w:rsidP="006F3923">
      <w:pPr>
        <w:pStyle w:val="03aText"/>
        <w:widowControl/>
        <w:rPr>
          <w:noProof/>
          <w:lang w:val="nl-BE"/>
        </w:rPr>
      </w:pPr>
      <w:r>
        <w:rPr>
          <w:noProof/>
          <w:lang w:val="nl-BE"/>
        </w:rPr>
        <w:t>1.Ta4? Kc5 2.Pf4 Kb5 3.Pd3 Kxa4, en zwart haalt na enkele zetten dame en wint..</w:t>
      </w:r>
    </w:p>
    <w:p w14:paraId="46C58040"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Kc4</w:t>
      </w:r>
    </w:p>
    <w:p w14:paraId="21D5EBC5" w14:textId="77777777" w:rsidR="006F3923" w:rsidRDefault="006F3923" w:rsidP="006F3923">
      <w:pPr>
        <w:rPr>
          <w:rFonts w:cs="Arial"/>
          <w:b/>
          <w:sz w:val="20"/>
          <w:szCs w:val="20"/>
          <w:lang w:val="nl-BE"/>
        </w:rPr>
      </w:pPr>
      <w:r>
        <w:rPr>
          <w:rFonts w:cs="Arial"/>
          <w:b/>
          <w:sz w:val="20"/>
          <w:szCs w:val="20"/>
          <w:lang w:val="nl-BE"/>
        </w:rPr>
        <w:tab/>
        <w:t>2.Td6</w:t>
      </w:r>
    </w:p>
    <w:p w14:paraId="26C2BA36" w14:textId="77777777" w:rsidR="006F3923" w:rsidRDefault="006F3923" w:rsidP="006F3923">
      <w:pPr>
        <w:pStyle w:val="03aText"/>
        <w:widowControl/>
        <w:rPr>
          <w:noProof/>
          <w:lang w:val="nl-BE"/>
        </w:rPr>
      </w:pPr>
      <w:r>
        <w:rPr>
          <w:noProof/>
          <w:lang w:val="nl-BE"/>
        </w:rPr>
        <w:t xml:space="preserve">Dreigt 3.Tc6+ en 4.Txc2. </w:t>
      </w:r>
    </w:p>
    <w:p w14:paraId="176E74B3" w14:textId="77777777" w:rsidR="006F3923" w:rsidRDefault="006F3923" w:rsidP="006F3923">
      <w:pPr>
        <w:pStyle w:val="03aText"/>
        <w:widowControl/>
        <w:rPr>
          <w:noProof/>
          <w:lang w:val="nl-BE"/>
        </w:rPr>
      </w:pPr>
      <w:r>
        <w:rPr>
          <w:noProof/>
          <w:lang w:val="nl-BE"/>
        </w:rPr>
        <w:t xml:space="preserve">Niet goed is aanstonds 2.Td8? Lh3 4.Pf4 c1D 5.Pxh3 Dh1+ en 6.Dxh3 met winst voor zwart. </w:t>
      </w:r>
    </w:p>
    <w:p w14:paraId="037FAAA8" w14:textId="77777777" w:rsidR="006F3923" w:rsidRDefault="006F3923" w:rsidP="006F3923">
      <w:pPr>
        <w:rPr>
          <w:rFonts w:cs="Arial"/>
          <w:b/>
          <w:sz w:val="20"/>
          <w:szCs w:val="20"/>
          <w:lang w:val="nl-BE"/>
        </w:rPr>
      </w:pPr>
      <w:r>
        <w:rPr>
          <w:rFonts w:cs="Arial"/>
          <w:b/>
          <w:sz w:val="20"/>
          <w:szCs w:val="20"/>
          <w:lang w:val="nl-BE"/>
        </w:rPr>
        <w:t xml:space="preserve">             2...</w:t>
      </w:r>
      <w:r>
        <w:rPr>
          <w:rFonts w:cs="Arial"/>
          <w:b/>
          <w:sz w:val="20"/>
          <w:szCs w:val="20"/>
          <w:lang w:val="nl-BE"/>
        </w:rPr>
        <w:tab/>
      </w:r>
      <w:r>
        <w:rPr>
          <w:rFonts w:cs="Arial"/>
          <w:b/>
          <w:sz w:val="20"/>
          <w:szCs w:val="20"/>
          <w:lang w:val="nl-BE"/>
        </w:rPr>
        <w:tab/>
        <w:t>Kb5</w:t>
      </w:r>
    </w:p>
    <w:p w14:paraId="53C2A847" w14:textId="77777777" w:rsidR="006F3923" w:rsidRDefault="006F3923" w:rsidP="00AB23B8">
      <w:pPr>
        <w:rPr>
          <w:rFonts w:cs="Arial"/>
          <w:b/>
          <w:sz w:val="20"/>
          <w:szCs w:val="20"/>
          <w:lang w:val="nl-BE"/>
        </w:rPr>
      </w:pPr>
      <w:r>
        <w:rPr>
          <w:rFonts w:cs="Arial"/>
          <w:b/>
          <w:sz w:val="20"/>
          <w:szCs w:val="20"/>
          <w:lang w:val="nl-BE"/>
        </w:rPr>
        <w:t xml:space="preserve">            </w:t>
      </w:r>
      <w:r w:rsidR="00AB23B8">
        <w:rPr>
          <w:rFonts w:cs="Arial"/>
          <w:b/>
          <w:sz w:val="20"/>
          <w:szCs w:val="20"/>
          <w:lang w:val="nl-BE"/>
        </w:rPr>
        <w:t xml:space="preserve"> </w:t>
      </w:r>
      <w:r>
        <w:rPr>
          <w:rFonts w:cs="Arial"/>
          <w:b/>
          <w:sz w:val="20"/>
          <w:szCs w:val="20"/>
          <w:lang w:val="nl-BE"/>
        </w:rPr>
        <w:t>3.a4+</w:t>
      </w:r>
      <w:r>
        <w:rPr>
          <w:rFonts w:cs="Arial"/>
          <w:b/>
          <w:sz w:val="20"/>
          <w:szCs w:val="20"/>
          <w:lang w:val="nl-BE"/>
        </w:rPr>
        <w:tab/>
      </w:r>
      <w:r>
        <w:rPr>
          <w:rFonts w:cs="Arial"/>
          <w:b/>
          <w:sz w:val="20"/>
          <w:szCs w:val="20"/>
          <w:lang w:val="nl-BE"/>
        </w:rPr>
        <w:tab/>
        <w:t>Kc5</w:t>
      </w:r>
    </w:p>
    <w:p w14:paraId="6DBE7CF0" w14:textId="77777777" w:rsidR="006F3923" w:rsidRDefault="006F3923" w:rsidP="006F3923">
      <w:pPr>
        <w:rPr>
          <w:rFonts w:cs="Arial"/>
          <w:b/>
          <w:sz w:val="20"/>
          <w:szCs w:val="20"/>
          <w:lang w:val="nl-BE"/>
        </w:rPr>
      </w:pPr>
      <w:r>
        <w:rPr>
          <w:rFonts w:cs="Arial"/>
          <w:b/>
          <w:sz w:val="20"/>
          <w:szCs w:val="20"/>
          <w:lang w:val="nl-BE"/>
        </w:rPr>
        <w:t xml:space="preserve">             4.Td8</w:t>
      </w:r>
    </w:p>
    <w:p w14:paraId="3FCBF887" w14:textId="77777777" w:rsidR="006F3923" w:rsidRDefault="006F3923" w:rsidP="006F3923">
      <w:pPr>
        <w:pStyle w:val="03aText"/>
        <w:widowControl/>
        <w:rPr>
          <w:noProof/>
          <w:lang w:val="nl-BE"/>
        </w:rPr>
      </w:pPr>
      <w:r>
        <w:rPr>
          <w:noProof/>
          <w:lang w:val="nl-BE"/>
        </w:rPr>
        <w:t xml:space="preserve">Dreigt hier 5.Txc8+ </w:t>
      </w:r>
    </w:p>
    <w:p w14:paraId="0F0A17E8" w14:textId="77777777" w:rsidR="006F3923" w:rsidRDefault="006F3923" w:rsidP="006F3923">
      <w:pPr>
        <w:rPr>
          <w:rFonts w:cs="Arial"/>
          <w:b/>
          <w:sz w:val="20"/>
          <w:szCs w:val="20"/>
          <w:lang w:val="nl-BE"/>
        </w:rPr>
      </w:pPr>
      <w:r>
        <w:rPr>
          <w:rFonts w:cs="Arial"/>
          <w:b/>
          <w:sz w:val="20"/>
          <w:szCs w:val="20"/>
          <w:lang w:val="nl-BE"/>
        </w:rPr>
        <w:t xml:space="preserve">             4...</w:t>
      </w:r>
      <w:r>
        <w:rPr>
          <w:rFonts w:cs="Arial"/>
          <w:b/>
          <w:sz w:val="20"/>
          <w:szCs w:val="20"/>
          <w:lang w:val="nl-BE"/>
        </w:rPr>
        <w:tab/>
      </w:r>
      <w:r>
        <w:rPr>
          <w:rFonts w:cs="Arial"/>
          <w:b/>
          <w:sz w:val="20"/>
          <w:szCs w:val="20"/>
          <w:lang w:val="nl-BE"/>
        </w:rPr>
        <w:tab/>
        <w:t>Lf5</w:t>
      </w:r>
    </w:p>
    <w:p w14:paraId="1143CFFD" w14:textId="77777777" w:rsidR="006F3923" w:rsidRDefault="006F3923" w:rsidP="006F3923">
      <w:pPr>
        <w:rPr>
          <w:rFonts w:cs="Arial"/>
          <w:b/>
          <w:sz w:val="20"/>
          <w:szCs w:val="20"/>
          <w:lang w:val="nl-BE"/>
        </w:rPr>
      </w:pPr>
      <w:r>
        <w:rPr>
          <w:rFonts w:cs="Arial"/>
          <w:b/>
          <w:sz w:val="20"/>
          <w:szCs w:val="20"/>
          <w:lang w:val="nl-BE"/>
        </w:rPr>
        <w:t xml:space="preserve">             5.Pf4</w:t>
      </w:r>
      <w:r>
        <w:rPr>
          <w:rFonts w:cs="Arial"/>
          <w:b/>
          <w:sz w:val="20"/>
          <w:szCs w:val="20"/>
          <w:lang w:val="nl-BE"/>
        </w:rPr>
        <w:tab/>
      </w:r>
      <w:r>
        <w:rPr>
          <w:rFonts w:cs="Arial"/>
          <w:b/>
          <w:sz w:val="20"/>
          <w:szCs w:val="20"/>
          <w:lang w:val="nl-BE"/>
        </w:rPr>
        <w:tab/>
        <w:t>Kb4</w:t>
      </w:r>
    </w:p>
    <w:p w14:paraId="718ED2EE" w14:textId="77777777" w:rsidR="00D333A8" w:rsidRPr="00D333A8" w:rsidRDefault="00D333A8" w:rsidP="006F3923">
      <w:pPr>
        <w:rPr>
          <w:rFonts w:cs="Arial"/>
          <w:sz w:val="20"/>
          <w:szCs w:val="20"/>
          <w:lang w:val="nl-BE"/>
        </w:rPr>
      </w:pPr>
      <w:r>
        <w:rPr>
          <w:rFonts w:cs="Arial"/>
          <w:sz w:val="20"/>
          <w:szCs w:val="20"/>
          <w:lang w:val="nl-BE"/>
        </w:rPr>
        <w:t>5…c1D? 6.Pd3+ Lxd3 7.Tc8+ Kb4 8.Txc1.</w:t>
      </w:r>
    </w:p>
    <w:p w14:paraId="0F3EF33E" w14:textId="77777777" w:rsidR="00C47A90" w:rsidRDefault="006F3923" w:rsidP="00D333A8">
      <w:pPr>
        <w:rPr>
          <w:rFonts w:cs="Arial"/>
          <w:b/>
          <w:sz w:val="20"/>
          <w:szCs w:val="20"/>
          <w:lang w:val="nl-BE"/>
        </w:rPr>
      </w:pPr>
      <w:r>
        <w:rPr>
          <w:rFonts w:cs="Arial"/>
          <w:b/>
          <w:sz w:val="20"/>
          <w:szCs w:val="20"/>
          <w:lang w:val="nl-BE"/>
        </w:rPr>
        <w:t xml:space="preserve">            </w:t>
      </w:r>
    </w:p>
    <w:p w14:paraId="7D0651E2" w14:textId="77777777" w:rsidR="00C47A90" w:rsidRDefault="00C47A90" w:rsidP="00D333A8">
      <w:pPr>
        <w:rPr>
          <w:rFonts w:cs="Arial"/>
          <w:b/>
          <w:sz w:val="20"/>
          <w:szCs w:val="20"/>
          <w:lang w:val="nl-BE"/>
        </w:rPr>
      </w:pPr>
    </w:p>
    <w:p w14:paraId="76804C6D" w14:textId="77777777" w:rsidR="00C47A90" w:rsidRDefault="00C47A90" w:rsidP="00D333A8">
      <w:pPr>
        <w:rPr>
          <w:rFonts w:cs="Arial"/>
          <w:b/>
          <w:sz w:val="20"/>
          <w:szCs w:val="20"/>
          <w:lang w:val="nl-BE"/>
        </w:rPr>
      </w:pPr>
    </w:p>
    <w:p w14:paraId="3300DF38" w14:textId="77777777" w:rsidR="00C47A90" w:rsidRDefault="00C47A90" w:rsidP="00D333A8">
      <w:pPr>
        <w:rPr>
          <w:rFonts w:cs="Arial"/>
          <w:b/>
          <w:sz w:val="20"/>
          <w:szCs w:val="20"/>
          <w:lang w:val="nl-BE"/>
        </w:rPr>
      </w:pPr>
    </w:p>
    <w:p w14:paraId="4380374B" w14:textId="77777777" w:rsidR="006F3923" w:rsidRDefault="006F3923" w:rsidP="00BC590D">
      <w:pPr>
        <w:rPr>
          <w:rFonts w:cs="Arial"/>
          <w:b/>
          <w:sz w:val="20"/>
          <w:szCs w:val="20"/>
          <w:lang w:val="nl-BE"/>
        </w:rPr>
      </w:pPr>
      <w:r>
        <w:rPr>
          <w:rFonts w:cs="Arial"/>
          <w:b/>
          <w:sz w:val="20"/>
          <w:szCs w:val="20"/>
          <w:lang w:val="nl-BE"/>
        </w:rPr>
        <w:t xml:space="preserve"> </w:t>
      </w:r>
      <w:r w:rsidR="00A230D0">
        <w:rPr>
          <w:rFonts w:cs="Arial"/>
          <w:b/>
          <w:sz w:val="20"/>
          <w:szCs w:val="20"/>
          <w:lang w:val="nl-BE"/>
        </w:rPr>
        <w:tab/>
      </w:r>
      <w:r>
        <w:rPr>
          <w:rFonts w:cs="Arial"/>
          <w:b/>
          <w:sz w:val="20"/>
          <w:szCs w:val="20"/>
          <w:lang w:val="nl-BE"/>
        </w:rPr>
        <w:t>6.Td4+</w:t>
      </w:r>
    </w:p>
    <w:p w14:paraId="28D60AD2" w14:textId="77777777" w:rsidR="006F3923" w:rsidRDefault="00B06029" w:rsidP="006F3923">
      <w:pPr>
        <w:pStyle w:val="03aText"/>
        <w:widowControl/>
        <w:rPr>
          <w:noProof/>
          <w:lang w:val="nl-BE"/>
        </w:rPr>
      </w:pPr>
      <w:r>
        <w:rPr>
          <w:noProof/>
          <w:lang w:val="nl-BE"/>
        </w:rPr>
        <w:t>En niet : 6.Tb8+? Kxa4 7.Pd3</w:t>
      </w:r>
      <w:r w:rsidR="006F3923">
        <w:rPr>
          <w:noProof/>
          <w:lang w:val="nl-BE"/>
        </w:rPr>
        <w:t xml:space="preserve"> Lxd3 8.Tc8 Le4+ 9.Ka7 Kb6 en de a-pion zorgt voor winst.</w:t>
      </w:r>
    </w:p>
    <w:p w14:paraId="3669D436" w14:textId="77777777" w:rsidR="006F3923" w:rsidRDefault="006F3923" w:rsidP="00C47A90">
      <w:pPr>
        <w:pStyle w:val="03aText"/>
        <w:widowControl/>
        <w:rPr>
          <w:b/>
          <w:lang w:val="nl-BE"/>
        </w:rPr>
      </w:pPr>
      <w:r>
        <w:rPr>
          <w:noProof/>
          <w:lang w:val="nl-BE"/>
        </w:rPr>
        <w:t xml:space="preserve">             </w:t>
      </w:r>
      <w:r>
        <w:rPr>
          <w:b/>
          <w:lang w:val="nl-BE"/>
        </w:rPr>
        <w:t>6...</w:t>
      </w:r>
      <w:r>
        <w:rPr>
          <w:b/>
          <w:lang w:val="nl-BE"/>
        </w:rPr>
        <w:tab/>
      </w:r>
      <w:r>
        <w:rPr>
          <w:b/>
          <w:lang w:val="nl-BE"/>
        </w:rPr>
        <w:tab/>
        <w:t>Kb3</w:t>
      </w:r>
    </w:p>
    <w:p w14:paraId="14FEDEC2" w14:textId="77777777" w:rsidR="00C47A90" w:rsidRDefault="00C47A90" w:rsidP="00C47A90">
      <w:pPr>
        <w:pStyle w:val="03aText"/>
        <w:widowControl/>
        <w:rPr>
          <w:b/>
          <w:lang w:val="nl-BE"/>
        </w:rPr>
      </w:pPr>
      <w:r>
        <w:rPr>
          <w:b/>
          <w:lang w:val="nl-BE"/>
        </w:rPr>
        <w:tab/>
        <w:t>7.Pd3</w:t>
      </w:r>
      <w:r>
        <w:rPr>
          <w:b/>
          <w:lang w:val="nl-BE"/>
        </w:rPr>
        <w:tab/>
      </w:r>
      <w:r>
        <w:rPr>
          <w:b/>
          <w:lang w:val="nl-BE"/>
        </w:rPr>
        <w:tab/>
      </w:r>
    </w:p>
    <w:p w14:paraId="10B4625D" w14:textId="77777777" w:rsidR="00C47A90" w:rsidRDefault="00C47A90" w:rsidP="00C47A90">
      <w:pPr>
        <w:pStyle w:val="03aText"/>
        <w:widowControl/>
        <w:rPr>
          <w:lang w:val="nl-BE"/>
        </w:rPr>
      </w:pPr>
      <w:r>
        <w:rPr>
          <w:lang w:val="nl-BE"/>
        </w:rPr>
        <w:t>Hier faalt 7.Td3+? op 7…Kc4 8.Td7 Lxd7 9.Pd3 Lxa4 10.Kb7 Lb5 11.P</w:t>
      </w:r>
      <w:r w:rsidR="00582ECD">
        <w:rPr>
          <w:lang w:val="nl-BE"/>
        </w:rPr>
        <w:t>c1 Kc3 12.Kb6 Kb2 13.Pd3 Lxd3 13.</w:t>
      </w:r>
      <w:r>
        <w:rPr>
          <w:lang w:val="nl-BE"/>
        </w:rPr>
        <w:t>exd3 c1D en zwart zegeviert.</w:t>
      </w:r>
    </w:p>
    <w:p w14:paraId="732E51DD" w14:textId="77777777" w:rsidR="00C47A90" w:rsidRDefault="00C47A90" w:rsidP="00C47A90">
      <w:pPr>
        <w:pStyle w:val="03aText"/>
        <w:widowControl/>
        <w:rPr>
          <w:b/>
          <w:lang w:val="nl-BE"/>
        </w:rPr>
      </w:pPr>
      <w:r>
        <w:rPr>
          <w:lang w:val="nl-BE"/>
        </w:rPr>
        <w:tab/>
      </w:r>
      <w:r>
        <w:rPr>
          <w:b/>
          <w:lang w:val="nl-BE"/>
        </w:rPr>
        <w:t>7…</w:t>
      </w:r>
      <w:r>
        <w:rPr>
          <w:b/>
          <w:lang w:val="nl-BE"/>
        </w:rPr>
        <w:tab/>
      </w:r>
      <w:r>
        <w:rPr>
          <w:b/>
          <w:lang w:val="nl-BE"/>
        </w:rPr>
        <w:tab/>
        <w:t>Lxd3</w:t>
      </w:r>
    </w:p>
    <w:p w14:paraId="53078172" w14:textId="77777777" w:rsidR="00C47A90" w:rsidRDefault="00C47A90" w:rsidP="00C47A90">
      <w:pPr>
        <w:pStyle w:val="03aText"/>
        <w:widowControl/>
        <w:rPr>
          <w:b/>
          <w:lang w:val="nl-BE"/>
        </w:rPr>
      </w:pPr>
      <w:r>
        <w:rPr>
          <w:b/>
          <w:lang w:val="nl-BE"/>
        </w:rPr>
        <w:tab/>
        <w:t>8.Txd3+</w:t>
      </w:r>
      <w:r w:rsidR="00582ECD">
        <w:rPr>
          <w:b/>
          <w:lang w:val="nl-BE"/>
        </w:rPr>
        <w:tab/>
        <w:t>Kb4</w:t>
      </w:r>
    </w:p>
    <w:p w14:paraId="61FDDD7C" w14:textId="77777777" w:rsidR="00C47A90" w:rsidRDefault="00C47A90" w:rsidP="00C47A90">
      <w:pPr>
        <w:pStyle w:val="03aText"/>
        <w:widowControl/>
        <w:rPr>
          <w:lang w:val="nl-BE"/>
        </w:rPr>
      </w:pPr>
      <w:r>
        <w:rPr>
          <w:lang w:val="nl-BE"/>
        </w:rPr>
        <w:t>8…Kc4</w:t>
      </w:r>
      <w:r w:rsidR="005E19FE">
        <w:rPr>
          <w:lang w:val="nl-BE"/>
        </w:rPr>
        <w:t>?</w:t>
      </w:r>
      <w:r>
        <w:rPr>
          <w:lang w:val="nl-BE"/>
        </w:rPr>
        <w:t xml:space="preserve"> 9.Td8, enzovoort.</w:t>
      </w:r>
    </w:p>
    <w:p w14:paraId="6326CD8A" w14:textId="77777777" w:rsidR="00C47A90" w:rsidRDefault="00C47A90" w:rsidP="00C47A90">
      <w:pPr>
        <w:pStyle w:val="03aText"/>
        <w:widowControl/>
        <w:rPr>
          <w:b/>
          <w:lang w:val="nl-BE"/>
        </w:rPr>
      </w:pPr>
      <w:r>
        <w:rPr>
          <w:b/>
          <w:lang w:val="nl-BE"/>
        </w:rPr>
        <w:tab/>
        <w:t>9.Td4+</w:t>
      </w:r>
      <w:r>
        <w:rPr>
          <w:b/>
          <w:lang w:val="nl-BE"/>
        </w:rPr>
        <w:tab/>
      </w:r>
      <w:r>
        <w:rPr>
          <w:b/>
          <w:lang w:val="nl-BE"/>
        </w:rPr>
        <w:tab/>
        <w:t>Kb3</w:t>
      </w:r>
    </w:p>
    <w:p w14:paraId="62A80BC2" w14:textId="77777777" w:rsidR="00C47A90" w:rsidRDefault="00C47A90" w:rsidP="00C47A90">
      <w:pPr>
        <w:pStyle w:val="03aText"/>
        <w:widowControl/>
        <w:rPr>
          <w:b/>
          <w:lang w:val="nl-BE"/>
        </w:rPr>
      </w:pPr>
      <w:r>
        <w:rPr>
          <w:b/>
          <w:lang w:val="nl-BE"/>
        </w:rPr>
        <w:t xml:space="preserve">          10.Td3+</w:t>
      </w:r>
      <w:r>
        <w:rPr>
          <w:b/>
          <w:lang w:val="nl-BE"/>
        </w:rPr>
        <w:tab/>
      </w:r>
      <w:r>
        <w:rPr>
          <w:b/>
          <w:lang w:val="nl-BE"/>
        </w:rPr>
        <w:tab/>
        <w:t>Kb4</w:t>
      </w:r>
    </w:p>
    <w:p w14:paraId="63D80F81" w14:textId="77777777" w:rsidR="00C47A90" w:rsidRDefault="00C47A90" w:rsidP="00C47A90">
      <w:pPr>
        <w:pStyle w:val="03aText"/>
        <w:widowControl/>
        <w:rPr>
          <w:b/>
          <w:lang w:val="nl-BE"/>
        </w:rPr>
      </w:pPr>
      <w:r>
        <w:rPr>
          <w:b/>
          <w:lang w:val="nl-BE"/>
        </w:rPr>
        <w:t xml:space="preserve">          11.Td4+</w:t>
      </w:r>
      <w:r>
        <w:rPr>
          <w:b/>
          <w:lang w:val="nl-BE"/>
        </w:rPr>
        <w:tab/>
      </w:r>
      <w:r>
        <w:rPr>
          <w:b/>
          <w:lang w:val="nl-BE"/>
        </w:rPr>
        <w:tab/>
        <w:t>Kb3</w:t>
      </w:r>
    </w:p>
    <w:p w14:paraId="72D7B5A1" w14:textId="77777777" w:rsidR="00C47A90" w:rsidRDefault="00C47A90" w:rsidP="00C47A90">
      <w:pPr>
        <w:pStyle w:val="03aText"/>
        <w:widowControl/>
        <w:rPr>
          <w:b/>
          <w:lang w:val="nl-BE"/>
        </w:rPr>
      </w:pPr>
      <w:r>
        <w:rPr>
          <w:b/>
          <w:lang w:val="nl-BE"/>
        </w:rPr>
        <w:t xml:space="preserve">          12.Td3+</w:t>
      </w:r>
    </w:p>
    <w:p w14:paraId="585FE5A9" w14:textId="77777777" w:rsidR="00C47A90" w:rsidRDefault="00582ECD" w:rsidP="00C47A90">
      <w:pPr>
        <w:pStyle w:val="03aText"/>
        <w:widowControl/>
        <w:rPr>
          <w:lang w:val="nl-BE"/>
        </w:rPr>
      </w:pPr>
      <w:r>
        <w:rPr>
          <w:lang w:val="nl-BE"/>
        </w:rPr>
        <w:t>Met herhaling van zetten.</w:t>
      </w:r>
    </w:p>
    <w:p w14:paraId="71FA6E1E" w14:textId="77777777" w:rsidR="00582ECD" w:rsidRDefault="00582ECD" w:rsidP="00C47A90">
      <w:pPr>
        <w:pStyle w:val="03aText"/>
        <w:widowControl/>
        <w:rPr>
          <w:lang w:val="nl-BE"/>
        </w:rPr>
      </w:pPr>
    </w:p>
    <w:p w14:paraId="2F5F5A0E" w14:textId="77777777" w:rsidR="00582ECD" w:rsidRPr="00582ECD" w:rsidRDefault="00582ECD" w:rsidP="00C47A90">
      <w:pPr>
        <w:pStyle w:val="03aText"/>
        <w:widowControl/>
        <w:rPr>
          <w:noProof/>
          <w:lang w:val="nl-BE"/>
        </w:rPr>
      </w:pPr>
      <w:r>
        <w:rPr>
          <w:lang w:val="nl-BE"/>
        </w:rPr>
        <w:t>Dat wit hier eindigt met dezelfde zet als waar hij mee begon, name-lijk  Tc3+, is een merkwaardig toe-val.</w:t>
      </w:r>
    </w:p>
    <w:p w14:paraId="780E86F3" w14:textId="77777777" w:rsidR="006F3923" w:rsidRDefault="006F3923" w:rsidP="006F3923">
      <w:pPr>
        <w:jc w:val="both"/>
        <w:rPr>
          <w:rFonts w:cs="Arial"/>
          <w:sz w:val="20"/>
          <w:szCs w:val="20"/>
          <w:lang w:val="nl-BE"/>
        </w:rPr>
      </w:pPr>
    </w:p>
    <w:p w14:paraId="605C1D80" w14:textId="77777777" w:rsidR="0084676C" w:rsidRDefault="0084676C" w:rsidP="0084676C">
      <w:pPr>
        <w:rPr>
          <w:noProof/>
          <w:lang w:val="nl-BE"/>
        </w:rPr>
      </w:pPr>
    </w:p>
    <w:p w14:paraId="48E48FD7" w14:textId="77777777" w:rsidR="0084676C" w:rsidRDefault="0084676C" w:rsidP="0084676C">
      <w:pPr>
        <w:rPr>
          <w:noProof/>
          <w:lang w:val="nl-BE"/>
        </w:rPr>
      </w:pPr>
    </w:p>
    <w:p w14:paraId="036F0ADE" w14:textId="77777777" w:rsidR="0084676C" w:rsidRDefault="0084676C" w:rsidP="0084676C">
      <w:pPr>
        <w:rPr>
          <w:noProof/>
          <w:lang w:val="nl-BE"/>
        </w:rPr>
      </w:pPr>
    </w:p>
    <w:p w14:paraId="56009F5E" w14:textId="77777777" w:rsidR="0084676C" w:rsidRDefault="0084676C" w:rsidP="0084676C">
      <w:pPr>
        <w:rPr>
          <w:noProof/>
          <w:lang w:val="nl-BE"/>
        </w:rPr>
      </w:pPr>
    </w:p>
    <w:p w14:paraId="70EEC63E" w14:textId="77777777" w:rsidR="0084676C" w:rsidRDefault="0084676C" w:rsidP="0084676C">
      <w:pPr>
        <w:rPr>
          <w:noProof/>
          <w:lang w:val="nl-BE"/>
        </w:rPr>
      </w:pPr>
    </w:p>
    <w:p w14:paraId="13382459" w14:textId="77777777" w:rsidR="0084676C" w:rsidRDefault="0084676C" w:rsidP="0084676C">
      <w:pPr>
        <w:rPr>
          <w:noProof/>
          <w:lang w:val="nl-BE"/>
        </w:rPr>
      </w:pPr>
    </w:p>
    <w:p w14:paraId="6BD72C7E" w14:textId="77777777" w:rsidR="0084676C" w:rsidRDefault="0084676C" w:rsidP="0084676C">
      <w:pPr>
        <w:rPr>
          <w:noProof/>
          <w:lang w:val="nl-BE"/>
        </w:rPr>
      </w:pPr>
    </w:p>
    <w:p w14:paraId="38D2C686" w14:textId="77777777" w:rsidR="0084676C" w:rsidRDefault="0084676C" w:rsidP="0084676C">
      <w:pPr>
        <w:rPr>
          <w:noProof/>
          <w:lang w:val="nl-BE"/>
        </w:rPr>
      </w:pPr>
    </w:p>
    <w:p w14:paraId="0916DA20" w14:textId="77777777" w:rsidR="00751ADE" w:rsidRDefault="00751ADE" w:rsidP="0084676C">
      <w:pPr>
        <w:rPr>
          <w:rFonts w:cs="Arial"/>
          <w:b/>
          <w:sz w:val="20"/>
          <w:szCs w:val="20"/>
          <w:lang w:val="nl-BE"/>
        </w:rPr>
      </w:pPr>
    </w:p>
    <w:p w14:paraId="4CBAB020" w14:textId="77777777" w:rsidR="00F67050" w:rsidRDefault="00F67050" w:rsidP="00F67050">
      <w:pPr>
        <w:rPr>
          <w:rFonts w:cs="Arial"/>
          <w:b/>
          <w:sz w:val="20"/>
          <w:szCs w:val="20"/>
          <w:lang w:val="nl-BE"/>
        </w:rPr>
      </w:pPr>
    </w:p>
    <w:p w14:paraId="3103A5CD" w14:textId="77777777" w:rsidR="006F3923" w:rsidRDefault="006F3923" w:rsidP="00F67050">
      <w:pPr>
        <w:jc w:val="center"/>
        <w:rPr>
          <w:rFonts w:cs="Arial"/>
          <w:b/>
          <w:sz w:val="20"/>
          <w:szCs w:val="20"/>
          <w:lang w:val="nl-BE"/>
        </w:rPr>
      </w:pPr>
      <w:r>
        <w:rPr>
          <w:rFonts w:cs="Arial"/>
          <w:b/>
          <w:sz w:val="20"/>
          <w:szCs w:val="20"/>
          <w:lang w:val="nl-BE"/>
        </w:rPr>
        <w:lastRenderedPageBreak/>
        <w:t xml:space="preserve">- </w:t>
      </w:r>
      <w:r w:rsidR="00DF11A5">
        <w:rPr>
          <w:rFonts w:cs="Arial"/>
          <w:b/>
          <w:sz w:val="20"/>
          <w:szCs w:val="20"/>
          <w:lang w:val="nl-BE"/>
        </w:rPr>
        <w:t>27</w:t>
      </w:r>
      <w:r w:rsidR="00D3688E">
        <w:rPr>
          <w:rFonts w:cs="Arial"/>
          <w:b/>
          <w:sz w:val="20"/>
          <w:szCs w:val="20"/>
          <w:lang w:val="nl-BE"/>
        </w:rPr>
        <w:t>7</w:t>
      </w:r>
      <w:r>
        <w:rPr>
          <w:rFonts w:cs="Arial"/>
          <w:b/>
          <w:sz w:val="20"/>
          <w:szCs w:val="20"/>
          <w:lang w:val="nl-BE"/>
        </w:rPr>
        <w:t xml:space="preserve"> -</w:t>
      </w:r>
    </w:p>
    <w:p w14:paraId="73FC6BB5" w14:textId="77777777" w:rsidR="006F3923" w:rsidRDefault="006F3923" w:rsidP="006F3923">
      <w:pPr>
        <w:spacing w:line="190" w:lineRule="exact"/>
        <w:jc w:val="center"/>
        <w:rPr>
          <w:rFonts w:cs="Arial"/>
          <w:sz w:val="20"/>
          <w:szCs w:val="20"/>
          <w:lang w:val="nl-BE"/>
        </w:rPr>
      </w:pPr>
    </w:p>
    <w:p w14:paraId="35BCEE79" w14:textId="77777777" w:rsidR="006F3923" w:rsidRDefault="006F3923" w:rsidP="006F3923">
      <w:pPr>
        <w:spacing w:line="190" w:lineRule="exact"/>
        <w:jc w:val="center"/>
        <w:rPr>
          <w:rFonts w:cs="Arial"/>
          <w:sz w:val="20"/>
          <w:szCs w:val="20"/>
          <w:lang w:val="nl-BE"/>
        </w:rPr>
      </w:pPr>
      <w:r>
        <w:rPr>
          <w:rFonts w:cs="Arial"/>
          <w:i/>
          <w:sz w:val="20"/>
          <w:szCs w:val="20"/>
          <w:lang w:val="nl-BE"/>
        </w:rPr>
        <w:t>64 studies op 64 velden</w:t>
      </w:r>
      <w:r>
        <w:rPr>
          <w:rFonts w:cs="Arial"/>
          <w:sz w:val="20"/>
          <w:szCs w:val="20"/>
          <w:lang w:val="nl-BE"/>
        </w:rPr>
        <w:t>, 1994</w:t>
      </w:r>
    </w:p>
    <w:p w14:paraId="2C156B34" w14:textId="77777777" w:rsidR="006F3923" w:rsidRDefault="006F3923" w:rsidP="006F3923">
      <w:pPr>
        <w:spacing w:line="190" w:lineRule="exact"/>
        <w:jc w:val="center"/>
        <w:rPr>
          <w:rFonts w:cs="Arial"/>
          <w:sz w:val="20"/>
          <w:szCs w:val="20"/>
          <w:lang w:val="nl-BE"/>
        </w:rPr>
      </w:pPr>
    </w:p>
    <w:p w14:paraId="4CBE7C29" w14:textId="77777777" w:rsidR="006F3923" w:rsidRDefault="00990285" w:rsidP="006F3923">
      <w:pPr>
        <w:pStyle w:val="02bSource"/>
        <w:widowControl/>
        <w:tabs>
          <w:tab w:val="left" w:pos="114"/>
        </w:tabs>
        <w:rPr>
          <w:noProof/>
          <w:lang w:val="nl-BE"/>
        </w:rPr>
      </w:pPr>
      <w:r>
        <w:object w:dxaOrig="1440" w:dyaOrig="1440" w14:anchorId="0894E5D2">
          <v:shape id="_x0000_s1362" type="#_x0000_t75" style="position:absolute;left:0;text-align:left;margin-left:0;margin-top:0;width:151.5pt;height:152.25pt;z-index:251683840;mso-position-horizontal:center">
            <v:imagedata r:id="rId551" o:title=""/>
            <w10:wrap type="square"/>
          </v:shape>
          <o:OLEObject Type="Embed" ProgID="CorelDRAW.Graphic.12" ShapeID="_x0000_s1362" DrawAspect="Content" ObjectID="_1587467744" r:id="rId552"/>
        </w:object>
      </w:r>
    </w:p>
    <w:p w14:paraId="42AE1BAB"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0041.23 f2f4</w:t>
      </w:r>
    </w:p>
    <w:p w14:paraId="2C6842BE" w14:textId="77777777" w:rsidR="006F3923" w:rsidRDefault="006F3923" w:rsidP="006F3923">
      <w:pPr>
        <w:pStyle w:val="03aText"/>
        <w:widowControl/>
        <w:rPr>
          <w:noProof/>
          <w:lang w:val="nl-BE"/>
        </w:rPr>
      </w:pPr>
    </w:p>
    <w:p w14:paraId="36D541C6" w14:textId="77777777" w:rsidR="006F3923" w:rsidRDefault="006F3923" w:rsidP="006F3923">
      <w:pPr>
        <w:pStyle w:val="03aText"/>
        <w:widowControl/>
        <w:rPr>
          <w:noProof/>
          <w:lang w:val="nl-BE"/>
        </w:rPr>
      </w:pPr>
      <w:r>
        <w:rPr>
          <w:noProof/>
          <w:lang w:val="nl-BE"/>
        </w:rPr>
        <w:t>Zwart dreigt met promotie op b1, maar wit verhindert dit voorlopig met:</w:t>
      </w:r>
    </w:p>
    <w:p w14:paraId="2E491F19" w14:textId="77777777" w:rsidR="006F3923" w:rsidRDefault="006F3923" w:rsidP="006F3923">
      <w:pPr>
        <w:rPr>
          <w:rFonts w:cs="Arial"/>
          <w:b/>
          <w:sz w:val="20"/>
          <w:szCs w:val="20"/>
          <w:lang w:val="nl-BE"/>
        </w:rPr>
      </w:pPr>
      <w:r>
        <w:rPr>
          <w:rFonts w:cs="Arial"/>
          <w:b/>
          <w:sz w:val="20"/>
          <w:szCs w:val="20"/>
          <w:lang w:val="nl-BE"/>
        </w:rPr>
        <w:tab/>
        <w:t>1.g3+</w:t>
      </w:r>
      <w:r>
        <w:rPr>
          <w:rFonts w:cs="Arial"/>
          <w:b/>
          <w:sz w:val="20"/>
          <w:szCs w:val="20"/>
          <w:lang w:val="nl-BE"/>
        </w:rPr>
        <w:tab/>
      </w:r>
      <w:r>
        <w:rPr>
          <w:rFonts w:cs="Arial"/>
          <w:b/>
          <w:sz w:val="20"/>
          <w:szCs w:val="20"/>
          <w:lang w:val="nl-BE"/>
        </w:rPr>
        <w:tab/>
        <w:t>Kf5</w:t>
      </w:r>
    </w:p>
    <w:p w14:paraId="463AD793" w14:textId="77777777" w:rsidR="006F3923" w:rsidRDefault="006F3923" w:rsidP="006F3923">
      <w:pPr>
        <w:rPr>
          <w:rFonts w:cs="Arial"/>
          <w:b/>
          <w:sz w:val="20"/>
          <w:szCs w:val="20"/>
          <w:lang w:val="nl-BE"/>
        </w:rPr>
      </w:pPr>
      <w:r>
        <w:rPr>
          <w:rFonts w:cs="Arial"/>
          <w:b/>
          <w:sz w:val="20"/>
          <w:szCs w:val="20"/>
          <w:lang w:val="nl-BE"/>
        </w:rPr>
        <w:tab/>
        <w:t>2.dxe4+</w:t>
      </w:r>
      <w:r>
        <w:rPr>
          <w:rFonts w:cs="Arial"/>
          <w:b/>
          <w:sz w:val="20"/>
          <w:szCs w:val="20"/>
          <w:lang w:val="nl-BE"/>
        </w:rPr>
        <w:tab/>
        <w:t>Kxe4</w:t>
      </w:r>
    </w:p>
    <w:p w14:paraId="5A6D05E8" w14:textId="77777777" w:rsidR="006F3923" w:rsidRDefault="006F3923" w:rsidP="006F3923">
      <w:pPr>
        <w:rPr>
          <w:rFonts w:cs="Arial"/>
          <w:b/>
          <w:sz w:val="20"/>
          <w:szCs w:val="20"/>
          <w:lang w:val="nl-BE"/>
        </w:rPr>
      </w:pPr>
      <w:r>
        <w:rPr>
          <w:rFonts w:cs="Arial"/>
          <w:b/>
          <w:sz w:val="20"/>
          <w:szCs w:val="20"/>
          <w:lang w:val="nl-BE"/>
        </w:rPr>
        <w:tab/>
        <w:t>3.Pf1</w:t>
      </w:r>
    </w:p>
    <w:p w14:paraId="23887784" w14:textId="77777777" w:rsidR="006F3923" w:rsidRDefault="006F3923" w:rsidP="00586E21">
      <w:pPr>
        <w:pStyle w:val="03aText"/>
        <w:widowControl/>
        <w:numPr>
          <w:ilvl w:val="0"/>
          <w:numId w:val="150"/>
        </w:numPr>
        <w:rPr>
          <w:noProof/>
          <w:lang w:val="nl-BE"/>
        </w:rPr>
      </w:pPr>
      <w:r>
        <w:rPr>
          <w:noProof/>
          <w:lang w:val="nl-BE"/>
        </w:rPr>
        <w:t>3.Pf3? faalt op 3...Ld4+ 4.Kg2 Ke3, 5.Pxd4 Kxd4, evenals:</w:t>
      </w:r>
    </w:p>
    <w:p w14:paraId="455DBB73" w14:textId="77777777" w:rsidR="006F3923" w:rsidRDefault="006F3923" w:rsidP="00586E21">
      <w:pPr>
        <w:pStyle w:val="03aText"/>
        <w:widowControl/>
        <w:numPr>
          <w:ilvl w:val="0"/>
          <w:numId w:val="150"/>
        </w:numPr>
        <w:rPr>
          <w:noProof/>
          <w:lang w:val="nl-BE"/>
        </w:rPr>
      </w:pPr>
      <w:r>
        <w:rPr>
          <w:noProof/>
          <w:lang w:val="nl-BE"/>
        </w:rPr>
        <w:t>3.Lh5? Kf5 4.g4+ Kf6.</w:t>
      </w:r>
    </w:p>
    <w:p w14:paraId="37ED02F8" w14:textId="77777777" w:rsidR="006F3923" w:rsidRDefault="006F3923" w:rsidP="006F3923">
      <w:pPr>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Lc3</w:t>
      </w:r>
    </w:p>
    <w:p w14:paraId="1A97B5EB" w14:textId="77777777" w:rsidR="006F3923" w:rsidRDefault="006F3923" w:rsidP="006F3923">
      <w:pPr>
        <w:rPr>
          <w:rFonts w:cs="Arial"/>
          <w:b/>
          <w:sz w:val="20"/>
          <w:szCs w:val="20"/>
          <w:lang w:val="nl-BE"/>
        </w:rPr>
      </w:pPr>
      <w:r>
        <w:rPr>
          <w:rFonts w:cs="Arial"/>
          <w:b/>
          <w:sz w:val="20"/>
          <w:szCs w:val="20"/>
          <w:lang w:val="nl-BE"/>
        </w:rPr>
        <w:tab/>
        <w:t>4.Lh5</w:t>
      </w:r>
    </w:p>
    <w:p w14:paraId="492AB955" w14:textId="77777777" w:rsidR="006F3923" w:rsidRDefault="006F3923" w:rsidP="006F3923">
      <w:pPr>
        <w:pStyle w:val="03aText"/>
        <w:widowControl/>
        <w:rPr>
          <w:noProof/>
          <w:lang w:val="nl-BE"/>
        </w:rPr>
      </w:pPr>
      <w:r>
        <w:rPr>
          <w:noProof/>
          <w:lang w:val="nl-BE"/>
        </w:rPr>
        <w:t>Dreigt 5.Lg6+.</w:t>
      </w:r>
    </w:p>
    <w:p w14:paraId="0714DE3B" w14:textId="77777777" w:rsidR="006F3923" w:rsidRDefault="006F3923" w:rsidP="006F3923">
      <w:pPr>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Le1+</w:t>
      </w:r>
    </w:p>
    <w:p w14:paraId="469E2392" w14:textId="77777777" w:rsidR="006F3923" w:rsidRPr="00990087" w:rsidRDefault="00990087" w:rsidP="00990087">
      <w:pPr>
        <w:rPr>
          <w:rFonts w:cs="Arial"/>
          <w:b/>
          <w:sz w:val="20"/>
          <w:szCs w:val="20"/>
          <w:lang w:val="nl-BE"/>
        </w:rPr>
      </w:pPr>
      <w:r w:rsidRPr="00990087">
        <w:rPr>
          <w:rFonts w:cs="Arial"/>
          <w:b/>
          <w:sz w:val="20"/>
          <w:szCs w:val="20"/>
          <w:lang w:val="nl-BE"/>
        </w:rPr>
        <w:t xml:space="preserve"> </w:t>
      </w:r>
      <w:r w:rsidRPr="00990087">
        <w:rPr>
          <w:rFonts w:cs="Arial"/>
          <w:b/>
          <w:sz w:val="20"/>
          <w:szCs w:val="20"/>
          <w:lang w:val="nl-BE"/>
        </w:rPr>
        <w:tab/>
      </w:r>
      <w:r w:rsidR="006F3923">
        <w:rPr>
          <w:rFonts w:cs="Arial"/>
          <w:b/>
          <w:sz w:val="20"/>
          <w:szCs w:val="20"/>
          <w:lang w:val="nl-BE"/>
        </w:rPr>
        <w:t>5.Kg1</w:t>
      </w:r>
    </w:p>
    <w:p w14:paraId="3BC78356" w14:textId="77777777" w:rsidR="006F3923" w:rsidRDefault="006F3923" w:rsidP="006F3923">
      <w:pPr>
        <w:pStyle w:val="03aText"/>
        <w:widowControl/>
        <w:rPr>
          <w:noProof/>
          <w:lang w:val="nl-BE"/>
        </w:rPr>
      </w:pPr>
      <w:r>
        <w:rPr>
          <w:noProof/>
          <w:lang w:val="nl-BE"/>
        </w:rPr>
        <w:t>Wit kiest het juiste veld, waar zijn koning later geen schaak kan krijgen, want na 5.Ke2? of 5.Kg2?, Kf5 6.Pe3+ Kf6 7.Pd5+ Kg7 is 8.Pc3 nu niet mogelijk, en zwart wint.</w:t>
      </w:r>
    </w:p>
    <w:p w14:paraId="70065846" w14:textId="77777777" w:rsidR="00990087" w:rsidRDefault="006F3923" w:rsidP="006F3923">
      <w:pPr>
        <w:rPr>
          <w:rFonts w:cs="Arial"/>
          <w:b/>
          <w:sz w:val="20"/>
          <w:szCs w:val="20"/>
          <w:lang w:val="nl-BE"/>
        </w:rPr>
      </w:pPr>
      <w:r>
        <w:rPr>
          <w:rFonts w:cs="Arial"/>
          <w:b/>
          <w:sz w:val="20"/>
          <w:szCs w:val="20"/>
          <w:lang w:val="nl-BE"/>
        </w:rPr>
        <w:t xml:space="preserve">             </w:t>
      </w:r>
    </w:p>
    <w:p w14:paraId="3E75740F" w14:textId="77777777" w:rsidR="00990087" w:rsidRDefault="00990087" w:rsidP="006F3923">
      <w:pPr>
        <w:rPr>
          <w:rFonts w:cs="Arial"/>
          <w:b/>
          <w:sz w:val="20"/>
          <w:szCs w:val="20"/>
          <w:lang w:val="nl-BE"/>
        </w:rPr>
      </w:pPr>
    </w:p>
    <w:p w14:paraId="3AF23C64" w14:textId="77777777" w:rsidR="00990087" w:rsidRDefault="00990087" w:rsidP="006F3923">
      <w:pPr>
        <w:rPr>
          <w:rFonts w:cs="Arial"/>
          <w:b/>
          <w:sz w:val="20"/>
          <w:szCs w:val="20"/>
          <w:lang w:val="nl-BE"/>
        </w:rPr>
      </w:pPr>
    </w:p>
    <w:p w14:paraId="7A03931A" w14:textId="77777777" w:rsidR="00990087" w:rsidRDefault="00990087" w:rsidP="006F3923">
      <w:pPr>
        <w:rPr>
          <w:rFonts w:cs="Arial"/>
          <w:b/>
          <w:sz w:val="20"/>
          <w:szCs w:val="20"/>
          <w:lang w:val="nl-BE"/>
        </w:rPr>
      </w:pPr>
    </w:p>
    <w:p w14:paraId="762F5749" w14:textId="77777777" w:rsidR="00990087" w:rsidRDefault="00990087" w:rsidP="006F3923">
      <w:pPr>
        <w:rPr>
          <w:rFonts w:cs="Arial"/>
          <w:b/>
          <w:sz w:val="20"/>
          <w:szCs w:val="20"/>
          <w:lang w:val="nl-BE"/>
        </w:rPr>
      </w:pPr>
    </w:p>
    <w:p w14:paraId="11347BB1" w14:textId="77777777" w:rsidR="006F3923" w:rsidRDefault="00095D6D" w:rsidP="00095D6D">
      <w:pPr>
        <w:rPr>
          <w:rFonts w:cs="Arial"/>
          <w:b/>
          <w:sz w:val="20"/>
          <w:szCs w:val="20"/>
          <w:lang w:val="nl-BE"/>
        </w:rPr>
      </w:pPr>
      <w:r>
        <w:rPr>
          <w:rFonts w:cs="Arial"/>
          <w:b/>
          <w:sz w:val="20"/>
          <w:szCs w:val="20"/>
          <w:lang w:val="nl-BE"/>
        </w:rPr>
        <w:t xml:space="preserve">             </w:t>
      </w:r>
      <w:r w:rsidR="006F3923">
        <w:rPr>
          <w:rFonts w:cs="Arial"/>
          <w:b/>
          <w:sz w:val="20"/>
          <w:szCs w:val="20"/>
          <w:lang w:val="nl-BE"/>
        </w:rPr>
        <w:t>5...</w:t>
      </w:r>
      <w:r w:rsidR="006F3923">
        <w:rPr>
          <w:rFonts w:cs="Arial"/>
          <w:b/>
          <w:sz w:val="20"/>
          <w:szCs w:val="20"/>
          <w:lang w:val="nl-BE"/>
        </w:rPr>
        <w:tab/>
      </w:r>
      <w:r w:rsidR="006F3923">
        <w:rPr>
          <w:rFonts w:cs="Arial"/>
          <w:b/>
          <w:sz w:val="20"/>
          <w:szCs w:val="20"/>
          <w:lang w:val="nl-BE"/>
        </w:rPr>
        <w:tab/>
        <w:t>Kf5</w:t>
      </w:r>
    </w:p>
    <w:p w14:paraId="2579E5A2" w14:textId="77777777" w:rsidR="006F3923" w:rsidRDefault="006F3923" w:rsidP="006F3923">
      <w:pPr>
        <w:rPr>
          <w:rFonts w:cs="Arial"/>
          <w:b/>
          <w:sz w:val="20"/>
          <w:szCs w:val="20"/>
          <w:lang w:val="nl-BE"/>
        </w:rPr>
      </w:pPr>
      <w:r>
        <w:rPr>
          <w:rFonts w:cs="Arial"/>
          <w:b/>
          <w:sz w:val="20"/>
          <w:szCs w:val="20"/>
          <w:lang w:val="nl-BE"/>
        </w:rPr>
        <w:t xml:space="preserve">             6.Ld1</w:t>
      </w:r>
      <w:r>
        <w:rPr>
          <w:rFonts w:cs="Arial"/>
          <w:b/>
          <w:sz w:val="20"/>
          <w:szCs w:val="20"/>
          <w:lang w:val="nl-BE"/>
        </w:rPr>
        <w:tab/>
      </w:r>
      <w:r>
        <w:rPr>
          <w:rFonts w:cs="Arial"/>
          <w:b/>
          <w:sz w:val="20"/>
          <w:szCs w:val="20"/>
          <w:lang w:val="nl-BE"/>
        </w:rPr>
        <w:tab/>
        <w:t>Lf2+</w:t>
      </w:r>
    </w:p>
    <w:p w14:paraId="506B3165" w14:textId="77777777" w:rsidR="005129A7" w:rsidRDefault="006F3923" w:rsidP="006F3923">
      <w:pPr>
        <w:pStyle w:val="03aText"/>
        <w:widowControl/>
        <w:rPr>
          <w:noProof/>
          <w:lang w:val="nl-BE"/>
        </w:rPr>
      </w:pPr>
      <w:r>
        <w:rPr>
          <w:noProof/>
          <w:lang w:val="nl-BE"/>
        </w:rPr>
        <w:t>Want na 6...b1D</w:t>
      </w:r>
      <w:r w:rsidR="00457633">
        <w:rPr>
          <w:noProof/>
          <w:lang w:val="nl-BE"/>
        </w:rPr>
        <w:t>?</w:t>
      </w:r>
      <w:r>
        <w:rPr>
          <w:noProof/>
          <w:lang w:val="nl-BE"/>
        </w:rPr>
        <w:t xml:space="preserve"> 7.Lc2+ Dxc2 </w:t>
      </w:r>
    </w:p>
    <w:p w14:paraId="3B52DCB6" w14:textId="77777777" w:rsidR="006F3923" w:rsidRDefault="006F3923" w:rsidP="006F3923">
      <w:pPr>
        <w:pStyle w:val="03aText"/>
        <w:widowControl/>
        <w:rPr>
          <w:noProof/>
          <w:lang w:val="nl-BE"/>
        </w:rPr>
      </w:pPr>
      <w:r>
        <w:rPr>
          <w:noProof/>
          <w:lang w:val="nl-BE"/>
        </w:rPr>
        <w:t>8.Pe3+ en 9.Pxc2 is het remise.</w:t>
      </w:r>
    </w:p>
    <w:p w14:paraId="74EA16F8" w14:textId="77777777" w:rsidR="006F3923" w:rsidRDefault="006F3923" w:rsidP="006F3923">
      <w:pPr>
        <w:rPr>
          <w:rFonts w:cs="Arial"/>
          <w:b/>
          <w:sz w:val="20"/>
          <w:szCs w:val="20"/>
          <w:lang w:val="nl-BE"/>
        </w:rPr>
      </w:pPr>
      <w:r>
        <w:rPr>
          <w:rFonts w:cs="Arial"/>
          <w:b/>
          <w:sz w:val="20"/>
          <w:szCs w:val="20"/>
          <w:lang w:val="nl-BE"/>
        </w:rPr>
        <w:t xml:space="preserve">             7.Kh1</w:t>
      </w:r>
    </w:p>
    <w:p w14:paraId="538014AA" w14:textId="77777777" w:rsidR="006F3923" w:rsidRDefault="006F3923" w:rsidP="006F3923">
      <w:pPr>
        <w:jc w:val="both"/>
        <w:rPr>
          <w:rFonts w:cs="Arial"/>
          <w:sz w:val="20"/>
          <w:szCs w:val="20"/>
          <w:lang w:val="nl-BE"/>
        </w:rPr>
      </w:pPr>
      <w:r>
        <w:rPr>
          <w:rFonts w:cs="Arial"/>
          <w:sz w:val="20"/>
          <w:szCs w:val="20"/>
          <w:lang w:val="nl-BE"/>
        </w:rPr>
        <w:t>Zijne Koninklijke Hoogheid trekt zich bescheiden terug in het hoek-je. En eindelijk:</w:t>
      </w:r>
    </w:p>
    <w:p w14:paraId="73A59F3D" w14:textId="77777777" w:rsidR="006F3923" w:rsidRDefault="006F3923" w:rsidP="006F3923">
      <w:pPr>
        <w:rPr>
          <w:rFonts w:cs="Arial"/>
          <w:b/>
          <w:sz w:val="20"/>
          <w:szCs w:val="20"/>
          <w:lang w:val="nl-BE"/>
        </w:rPr>
      </w:pPr>
      <w:r>
        <w:rPr>
          <w:rFonts w:cs="Arial"/>
          <w:b/>
          <w:sz w:val="20"/>
          <w:szCs w:val="20"/>
          <w:lang w:val="nl-BE"/>
        </w:rPr>
        <w:t xml:space="preserve">             7…</w:t>
      </w:r>
      <w:r>
        <w:rPr>
          <w:rFonts w:cs="Arial"/>
          <w:b/>
          <w:sz w:val="20"/>
          <w:szCs w:val="20"/>
          <w:lang w:val="nl-BE"/>
        </w:rPr>
        <w:tab/>
      </w:r>
      <w:r>
        <w:rPr>
          <w:rFonts w:cs="Arial"/>
          <w:b/>
          <w:sz w:val="20"/>
          <w:szCs w:val="20"/>
          <w:lang w:val="nl-BE"/>
        </w:rPr>
        <w:tab/>
        <w:t>b1D</w:t>
      </w:r>
    </w:p>
    <w:p w14:paraId="33DACD10" w14:textId="77777777" w:rsidR="006F3923" w:rsidRDefault="006F3923" w:rsidP="006F3923">
      <w:pPr>
        <w:rPr>
          <w:rFonts w:cs="Arial"/>
          <w:b/>
          <w:sz w:val="20"/>
          <w:szCs w:val="20"/>
          <w:lang w:val="nl-BE"/>
        </w:rPr>
      </w:pPr>
      <w:r>
        <w:rPr>
          <w:rFonts w:cs="Arial"/>
          <w:b/>
          <w:sz w:val="20"/>
          <w:szCs w:val="20"/>
          <w:lang w:val="nl-BE"/>
        </w:rPr>
        <w:t xml:space="preserve">             8.Lc2+</w:t>
      </w:r>
      <w:r>
        <w:rPr>
          <w:rFonts w:cs="Arial"/>
          <w:b/>
          <w:sz w:val="20"/>
          <w:szCs w:val="20"/>
          <w:lang w:val="nl-BE"/>
        </w:rPr>
        <w:tab/>
      </w:r>
      <w:r>
        <w:rPr>
          <w:rFonts w:cs="Arial"/>
          <w:b/>
          <w:sz w:val="20"/>
          <w:szCs w:val="20"/>
          <w:lang w:val="nl-BE"/>
        </w:rPr>
        <w:tab/>
        <w:t>Dxc2</w:t>
      </w:r>
    </w:p>
    <w:p w14:paraId="6BF9B9D9" w14:textId="77777777" w:rsidR="006F3923" w:rsidRDefault="006F3923" w:rsidP="006F3923">
      <w:pPr>
        <w:rPr>
          <w:rFonts w:cs="Arial"/>
          <w:b/>
          <w:sz w:val="20"/>
          <w:szCs w:val="20"/>
          <w:lang w:val="nl-BE"/>
        </w:rPr>
      </w:pPr>
      <w:r>
        <w:rPr>
          <w:rFonts w:cs="Arial"/>
          <w:b/>
          <w:sz w:val="20"/>
          <w:szCs w:val="20"/>
          <w:lang w:val="nl-BE"/>
        </w:rPr>
        <w:t xml:space="preserve">             9.Pe3+</w:t>
      </w:r>
      <w:r>
        <w:rPr>
          <w:rFonts w:cs="Arial"/>
          <w:b/>
          <w:sz w:val="20"/>
          <w:szCs w:val="20"/>
          <w:lang w:val="nl-BE"/>
        </w:rPr>
        <w:tab/>
      </w:r>
      <w:r>
        <w:rPr>
          <w:rFonts w:cs="Arial"/>
          <w:b/>
          <w:sz w:val="20"/>
          <w:szCs w:val="20"/>
          <w:lang w:val="nl-BE"/>
        </w:rPr>
        <w:tab/>
        <w:t>Lxe3</w:t>
      </w:r>
    </w:p>
    <w:p w14:paraId="665BAE45" w14:textId="77777777" w:rsidR="006F3923" w:rsidRDefault="006F3923" w:rsidP="006F3923">
      <w:pPr>
        <w:pStyle w:val="03aText"/>
        <w:widowControl/>
        <w:rPr>
          <w:noProof/>
          <w:lang w:val="nl-BE"/>
        </w:rPr>
      </w:pPr>
      <w:r>
        <w:rPr>
          <w:noProof/>
          <w:lang w:val="nl-BE"/>
        </w:rPr>
        <w:t>En nu komt het hoogtepunt:</w:t>
      </w:r>
    </w:p>
    <w:p w14:paraId="66397165" w14:textId="77777777" w:rsidR="006F3923" w:rsidRDefault="006F3923" w:rsidP="006F3923">
      <w:pPr>
        <w:rPr>
          <w:rFonts w:cs="Arial"/>
          <w:b/>
          <w:sz w:val="20"/>
          <w:szCs w:val="20"/>
          <w:lang w:val="nl-BE"/>
        </w:rPr>
      </w:pPr>
      <w:r>
        <w:rPr>
          <w:rFonts w:cs="Arial"/>
          <w:b/>
          <w:sz w:val="20"/>
          <w:szCs w:val="20"/>
          <w:lang w:val="nl-BE"/>
        </w:rPr>
        <w:t xml:space="preserve">           10.g4+</w:t>
      </w:r>
    </w:p>
    <w:p w14:paraId="44C011D9" w14:textId="77777777" w:rsidR="006F3923" w:rsidRDefault="006F3923" w:rsidP="006F3923">
      <w:pPr>
        <w:pStyle w:val="03aText"/>
        <w:widowControl/>
        <w:rPr>
          <w:noProof/>
          <w:lang w:val="nl-BE"/>
        </w:rPr>
      </w:pPr>
      <w:r>
        <w:rPr>
          <w:noProof/>
          <w:lang w:val="nl-BE"/>
        </w:rPr>
        <w:t>Of</w:t>
      </w:r>
      <w:r>
        <w:rPr>
          <w:b/>
          <w:bCs/>
          <w:noProof/>
          <w:lang w:val="nl-BE"/>
        </w:rPr>
        <w:t xml:space="preserve"> </w:t>
      </w:r>
      <w:r>
        <w:rPr>
          <w:noProof/>
          <w:lang w:val="nl-BE"/>
        </w:rPr>
        <w:t>zwart deze pion nu slaat of niet, wit staat pat! Een rein pat nog wel.</w:t>
      </w:r>
    </w:p>
    <w:p w14:paraId="177989BA" w14:textId="77777777" w:rsidR="006F3923" w:rsidRDefault="006F3923" w:rsidP="006F3923">
      <w:pPr>
        <w:pStyle w:val="03cOpmerking"/>
        <w:widowControl/>
        <w:spacing w:before="240"/>
        <w:rPr>
          <w:noProof/>
          <w:lang w:val="nl-BE"/>
        </w:rPr>
      </w:pPr>
      <w:r>
        <w:rPr>
          <w:noProof/>
          <w:lang w:val="nl-BE"/>
        </w:rPr>
        <w:t xml:space="preserve">Schaakredacteur Cor de Feijter schreef indertijd: </w:t>
      </w:r>
      <w:r>
        <w:rPr>
          <w:i/>
          <w:iCs/>
          <w:noProof/>
          <w:lang w:val="nl-BE"/>
        </w:rPr>
        <w:t>“Correctie van een bewerking van een Kubbelj</w:t>
      </w:r>
      <w:r>
        <w:rPr>
          <w:noProof/>
          <w:lang w:val="nl-BE"/>
        </w:rPr>
        <w:t xml:space="preserve">”. </w:t>
      </w:r>
    </w:p>
    <w:p w14:paraId="2CA55A85" w14:textId="77777777" w:rsidR="006F3923" w:rsidRDefault="006F3923" w:rsidP="006F3923">
      <w:pPr>
        <w:pStyle w:val="03cOpmerking"/>
        <w:widowControl/>
        <w:spacing w:before="240"/>
        <w:rPr>
          <w:noProof/>
          <w:lang w:val="nl-BE"/>
        </w:rPr>
      </w:pPr>
      <w:r>
        <w:rPr>
          <w:noProof/>
          <w:lang w:val="nl-BE"/>
        </w:rPr>
        <w:t>De waarheid echter is dat ik, in de beginperiode toen ik met compo-neren begon, deze studie niet eens kende.</w:t>
      </w:r>
    </w:p>
    <w:p w14:paraId="5E8E71C3" w14:textId="77777777" w:rsidR="006F3923" w:rsidRDefault="006F3923" w:rsidP="006F3923">
      <w:pPr>
        <w:jc w:val="both"/>
        <w:rPr>
          <w:noProof/>
          <w:lang w:val="nl-BE"/>
        </w:rPr>
      </w:pPr>
      <w:r>
        <w:rPr>
          <w:noProof/>
          <w:lang w:val="nl-BE"/>
        </w:rPr>
        <w:br w:type="column"/>
      </w:r>
    </w:p>
    <w:p w14:paraId="19AF30B1" w14:textId="77777777" w:rsidR="00B51501" w:rsidRDefault="00B51501" w:rsidP="006F3923">
      <w:pPr>
        <w:pStyle w:val="03cOpmerking"/>
        <w:widowControl/>
        <w:spacing w:before="240" w:line="180" w:lineRule="exact"/>
        <w:rPr>
          <w:noProof/>
          <w:lang w:val="nl-BE"/>
        </w:rPr>
      </w:pPr>
    </w:p>
    <w:p w14:paraId="70EBAA86" w14:textId="77777777" w:rsidR="006F3923" w:rsidRDefault="006F3923" w:rsidP="006F3923">
      <w:pPr>
        <w:pStyle w:val="03cOpmerking"/>
        <w:widowControl/>
        <w:spacing w:before="240" w:line="180" w:lineRule="exact"/>
        <w:rPr>
          <w:noProof/>
          <w:lang w:val="nl-BE"/>
        </w:rPr>
      </w:pPr>
      <w:r>
        <w:rPr>
          <w:noProof/>
          <w:lang w:val="nl-BE"/>
        </w:rPr>
        <w:t xml:space="preserve">L. Kubbelj in Shakhmaty (1922): </w:t>
      </w:r>
    </w:p>
    <w:p w14:paraId="1BF9C7AD" w14:textId="77777777" w:rsidR="006F3923" w:rsidRPr="00426661" w:rsidRDefault="006F3923" w:rsidP="006F3923">
      <w:pPr>
        <w:pStyle w:val="03cOpmerking"/>
        <w:widowControl/>
        <w:spacing w:before="240"/>
        <w:rPr>
          <w:noProof/>
          <w:lang w:val="nl-BE"/>
        </w:rPr>
      </w:pPr>
      <w:r w:rsidRPr="00426661">
        <w:rPr>
          <w:noProof/>
          <w:lang w:val="nl-BE"/>
        </w:rPr>
        <w:t>Kh2 Le2 Pf1 g4 / Ke4 Lh6 b2 =</w:t>
      </w:r>
    </w:p>
    <w:p w14:paraId="586DE806" w14:textId="77777777" w:rsidR="006F3923" w:rsidRDefault="006F3923" w:rsidP="006F3923">
      <w:pPr>
        <w:pStyle w:val="03cOpmerking"/>
        <w:widowControl/>
        <w:spacing w:before="240"/>
        <w:rPr>
          <w:noProof/>
          <w:lang w:val="nl-BE"/>
        </w:rPr>
      </w:pPr>
      <w:r>
        <w:rPr>
          <w:noProof/>
          <w:lang w:val="nl-BE"/>
        </w:rPr>
        <w:t>1.g5 Lxg5 2.Lh5 Lf4+ 3.Kh1 Kf5 4.Ld1 b1D 5.Lc2+ Dxc2 6.Pe3+ Lxe3 pat.</w:t>
      </w:r>
    </w:p>
    <w:p w14:paraId="0B6B2685" w14:textId="77777777" w:rsidR="006F3923" w:rsidRDefault="000B6718" w:rsidP="006F3923">
      <w:pPr>
        <w:pStyle w:val="03cOpmerking"/>
        <w:widowControl/>
        <w:spacing w:before="240"/>
        <w:rPr>
          <w:noProof/>
          <w:lang w:val="nl-BE"/>
        </w:rPr>
      </w:pPr>
      <w:r>
        <w:rPr>
          <w:lang w:val="nl-BE"/>
        </w:rPr>
        <w:t>A</w:t>
      </w:r>
      <w:r w:rsidR="006F3923">
        <w:rPr>
          <w:lang w:val="nl-BE"/>
        </w:rPr>
        <w:t xml:space="preserve">chteraf </w:t>
      </w:r>
      <w:r>
        <w:rPr>
          <w:lang w:val="nl-BE"/>
        </w:rPr>
        <w:t xml:space="preserve">blijkt nu dat de studie </w:t>
      </w:r>
      <w:r w:rsidR="006F3923">
        <w:rPr>
          <w:lang w:val="nl-BE"/>
        </w:rPr>
        <w:t>van Kubbelj ook ge</w:t>
      </w:r>
      <w:r w:rsidR="006F3923">
        <w:rPr>
          <w:lang w:val="nl-BE"/>
        </w:rPr>
        <w:softHyphen/>
        <w:t xml:space="preserve">anticipeerd is </w:t>
      </w:r>
      <w:r>
        <w:rPr>
          <w:lang w:val="nl-BE"/>
        </w:rPr>
        <w:t>door de gebroeders Platov in de Deut-sche Schachzei</w:t>
      </w:r>
      <w:r w:rsidR="006F3923">
        <w:rPr>
          <w:lang w:val="nl-BE"/>
        </w:rPr>
        <w:t xml:space="preserve">tung (1905): </w:t>
      </w:r>
    </w:p>
    <w:p w14:paraId="28B164DB" w14:textId="77777777" w:rsidR="006F3923" w:rsidRPr="001377CB" w:rsidRDefault="006F3923" w:rsidP="006F3923">
      <w:pPr>
        <w:jc w:val="both"/>
        <w:rPr>
          <w:rFonts w:cs="Arial"/>
          <w:sz w:val="20"/>
          <w:szCs w:val="20"/>
          <w:lang w:val="nl-BE"/>
        </w:rPr>
      </w:pPr>
    </w:p>
    <w:p w14:paraId="3876E34D" w14:textId="77777777" w:rsidR="006F3923" w:rsidRPr="001377CB" w:rsidRDefault="006F3923" w:rsidP="006F3923">
      <w:pPr>
        <w:jc w:val="both"/>
        <w:rPr>
          <w:rFonts w:cs="Arial"/>
          <w:sz w:val="18"/>
          <w:szCs w:val="18"/>
          <w:lang w:val="nl-BE"/>
        </w:rPr>
      </w:pPr>
      <w:r w:rsidRPr="001377CB">
        <w:rPr>
          <w:rFonts w:cs="Arial"/>
          <w:sz w:val="18"/>
          <w:szCs w:val="18"/>
          <w:lang w:val="nl-BE"/>
        </w:rPr>
        <w:t xml:space="preserve">Ke8 Lg4 Pf5 c5 / Ke4 Lf2 d7 h2 = </w:t>
      </w:r>
    </w:p>
    <w:p w14:paraId="43FACE39" w14:textId="77777777" w:rsidR="006F3923" w:rsidRDefault="006F3923" w:rsidP="006F3923">
      <w:pPr>
        <w:jc w:val="both"/>
        <w:rPr>
          <w:rFonts w:cs="Arial"/>
          <w:sz w:val="20"/>
          <w:szCs w:val="20"/>
          <w:lang w:val="nl-BE"/>
        </w:rPr>
      </w:pPr>
    </w:p>
    <w:p w14:paraId="07C644F7" w14:textId="77777777" w:rsidR="006F3923" w:rsidRDefault="006F3923" w:rsidP="006F3923">
      <w:pPr>
        <w:jc w:val="both"/>
        <w:rPr>
          <w:rFonts w:cs="Arial"/>
          <w:sz w:val="20"/>
          <w:szCs w:val="20"/>
          <w:lang w:val="nl-BE"/>
        </w:rPr>
      </w:pPr>
      <w:r>
        <w:rPr>
          <w:rFonts w:cs="Arial"/>
          <w:sz w:val="20"/>
          <w:szCs w:val="20"/>
          <w:lang w:val="nl-BE"/>
        </w:rPr>
        <w:t>1.Ph4 Lxh4 2.Lxd7 Kd5 3.Lc8 Kc6 4.Lg4 h1D 5.Lf3+ Dxf3 pat.</w:t>
      </w:r>
    </w:p>
    <w:p w14:paraId="5C506C8E" w14:textId="77777777" w:rsidR="006F3923" w:rsidRDefault="006F3923" w:rsidP="006F3923">
      <w:pPr>
        <w:jc w:val="both"/>
        <w:rPr>
          <w:rFonts w:cs="Arial"/>
          <w:sz w:val="20"/>
          <w:szCs w:val="20"/>
          <w:lang w:val="nl-BE"/>
        </w:rPr>
      </w:pPr>
    </w:p>
    <w:p w14:paraId="14615F9A" w14:textId="77777777" w:rsidR="006F3923" w:rsidRDefault="006F3923" w:rsidP="006F3923">
      <w:pPr>
        <w:jc w:val="both"/>
        <w:rPr>
          <w:rFonts w:cs="Arial"/>
          <w:sz w:val="20"/>
          <w:szCs w:val="20"/>
          <w:lang w:val="nl-BE"/>
        </w:rPr>
      </w:pPr>
      <w:r>
        <w:rPr>
          <w:rFonts w:cs="Arial"/>
          <w:sz w:val="20"/>
          <w:szCs w:val="20"/>
          <w:lang w:val="nl-BE"/>
        </w:rPr>
        <w:t xml:space="preserve">Ook een voorloper is Graafland (1916): </w:t>
      </w:r>
    </w:p>
    <w:p w14:paraId="769D4C84" w14:textId="77777777" w:rsidR="006F3923" w:rsidRDefault="006F3923" w:rsidP="006F3923">
      <w:pPr>
        <w:jc w:val="both"/>
        <w:rPr>
          <w:rFonts w:cs="Arial"/>
          <w:sz w:val="20"/>
          <w:szCs w:val="20"/>
          <w:lang w:val="nl-BE"/>
        </w:rPr>
      </w:pPr>
    </w:p>
    <w:p w14:paraId="0B8D5F4A" w14:textId="77777777" w:rsidR="006F3923" w:rsidRPr="00426661" w:rsidRDefault="006F3923" w:rsidP="006F3923">
      <w:pPr>
        <w:jc w:val="both"/>
        <w:rPr>
          <w:rFonts w:cs="Arial"/>
          <w:sz w:val="20"/>
          <w:szCs w:val="20"/>
          <w:lang w:val="en-GB"/>
        </w:rPr>
      </w:pPr>
      <w:r w:rsidRPr="00426661">
        <w:rPr>
          <w:rFonts w:cs="Arial"/>
          <w:sz w:val="20"/>
          <w:szCs w:val="20"/>
          <w:lang w:val="en-GB"/>
        </w:rPr>
        <w:t xml:space="preserve">Kd8 Le3 Pa3 / Ke5 Ld3 a2 = </w:t>
      </w:r>
    </w:p>
    <w:p w14:paraId="498D4CC2" w14:textId="77777777" w:rsidR="006F3923" w:rsidRDefault="006F3923" w:rsidP="006F3923">
      <w:pPr>
        <w:jc w:val="both"/>
        <w:rPr>
          <w:rFonts w:cs="Arial"/>
          <w:sz w:val="20"/>
          <w:szCs w:val="20"/>
          <w:lang w:val="en-GB"/>
        </w:rPr>
      </w:pPr>
    </w:p>
    <w:p w14:paraId="4CC69521" w14:textId="77777777" w:rsidR="006F3923" w:rsidRDefault="006F3923" w:rsidP="006F3923">
      <w:pPr>
        <w:jc w:val="both"/>
        <w:rPr>
          <w:rFonts w:cs="Arial"/>
          <w:sz w:val="20"/>
          <w:szCs w:val="20"/>
          <w:lang w:val="en-GB"/>
        </w:rPr>
      </w:pPr>
      <w:r>
        <w:rPr>
          <w:rFonts w:cs="Arial"/>
          <w:sz w:val="20"/>
          <w:szCs w:val="20"/>
          <w:lang w:val="en-GB"/>
        </w:rPr>
        <w:t>1.Pb5 Lxb5 2.Lh6 Kf6 3.Ld2 a1D 4.Lc3+ Dxc3 pat.</w:t>
      </w:r>
    </w:p>
    <w:p w14:paraId="7953E6FB" w14:textId="77777777" w:rsidR="006F3923" w:rsidRDefault="006F3923" w:rsidP="006F3923">
      <w:pPr>
        <w:jc w:val="both"/>
        <w:rPr>
          <w:rFonts w:cs="Arial"/>
          <w:sz w:val="20"/>
          <w:szCs w:val="20"/>
          <w:lang w:val="en-GB"/>
        </w:rPr>
      </w:pPr>
    </w:p>
    <w:p w14:paraId="22D11CC7" w14:textId="77777777" w:rsidR="006F3923" w:rsidRDefault="006F3923" w:rsidP="006F3923">
      <w:pPr>
        <w:jc w:val="both"/>
        <w:rPr>
          <w:rFonts w:cs="Arial"/>
          <w:sz w:val="20"/>
          <w:szCs w:val="20"/>
          <w:lang w:val="nl-BE"/>
        </w:rPr>
      </w:pPr>
      <w:r>
        <w:rPr>
          <w:rFonts w:cs="Arial"/>
          <w:sz w:val="20"/>
          <w:szCs w:val="20"/>
          <w:lang w:val="nl-BE"/>
        </w:rPr>
        <w:t xml:space="preserve">Tenslotte nog een studie van Eysinga (1969): </w:t>
      </w:r>
    </w:p>
    <w:p w14:paraId="4B49BFDB" w14:textId="77777777" w:rsidR="006F3923" w:rsidRDefault="006F3923" w:rsidP="006F3923">
      <w:pPr>
        <w:jc w:val="both"/>
        <w:rPr>
          <w:rFonts w:cs="Arial"/>
          <w:sz w:val="20"/>
          <w:szCs w:val="20"/>
          <w:lang w:val="nl-BE"/>
        </w:rPr>
      </w:pPr>
    </w:p>
    <w:p w14:paraId="67520BEC" w14:textId="77777777" w:rsidR="006F3923" w:rsidRPr="00426661" w:rsidRDefault="006F3923" w:rsidP="006F3923">
      <w:pPr>
        <w:jc w:val="both"/>
        <w:rPr>
          <w:rFonts w:cs="Arial"/>
          <w:sz w:val="20"/>
          <w:szCs w:val="20"/>
          <w:lang w:val="nl-BE"/>
        </w:rPr>
      </w:pPr>
      <w:r w:rsidRPr="00426661">
        <w:rPr>
          <w:rFonts w:cs="Arial"/>
          <w:sz w:val="20"/>
          <w:szCs w:val="20"/>
          <w:lang w:val="nl-BE"/>
        </w:rPr>
        <w:t xml:space="preserve">Kh3 Le2 Pf3 / Ke4 Lc3 b2 = </w:t>
      </w:r>
    </w:p>
    <w:p w14:paraId="51A054FE" w14:textId="77777777" w:rsidR="006F3923" w:rsidRPr="00426661" w:rsidRDefault="006F3923" w:rsidP="006F3923">
      <w:pPr>
        <w:jc w:val="both"/>
        <w:rPr>
          <w:rFonts w:cs="Arial"/>
          <w:sz w:val="20"/>
          <w:szCs w:val="20"/>
          <w:lang w:val="nl-BE"/>
        </w:rPr>
      </w:pPr>
    </w:p>
    <w:p w14:paraId="0EE98292" w14:textId="77777777" w:rsidR="006F3923" w:rsidRDefault="006F3923" w:rsidP="006F3923">
      <w:pPr>
        <w:jc w:val="both"/>
        <w:rPr>
          <w:rFonts w:cs="Arial"/>
          <w:sz w:val="20"/>
          <w:szCs w:val="20"/>
          <w:lang w:val="nl-BE"/>
        </w:rPr>
      </w:pPr>
      <w:r>
        <w:rPr>
          <w:rFonts w:cs="Arial"/>
          <w:sz w:val="20"/>
          <w:szCs w:val="20"/>
          <w:lang w:val="nl-BE"/>
        </w:rPr>
        <w:t xml:space="preserve">1.Pe1 Lxe1 2.Lh5 Kf5 3.Ld1 b1D 4.Lc2+ Dxc2 pat. </w:t>
      </w:r>
    </w:p>
    <w:p w14:paraId="2F42DCE7" w14:textId="77777777" w:rsidR="006F3923" w:rsidRDefault="006F3923" w:rsidP="006F3923">
      <w:pPr>
        <w:jc w:val="both"/>
        <w:rPr>
          <w:rFonts w:cs="Arial"/>
          <w:sz w:val="20"/>
          <w:szCs w:val="20"/>
          <w:lang w:val="nl-BE"/>
        </w:rPr>
      </w:pPr>
    </w:p>
    <w:p w14:paraId="332156CC" w14:textId="77777777" w:rsidR="006F3923" w:rsidRDefault="006F3923" w:rsidP="006F3923">
      <w:pPr>
        <w:jc w:val="both"/>
        <w:rPr>
          <w:rFonts w:cs="Arial"/>
          <w:i/>
          <w:sz w:val="20"/>
          <w:szCs w:val="20"/>
          <w:lang w:val="nl-BE"/>
        </w:rPr>
      </w:pPr>
      <w:r>
        <w:rPr>
          <w:rFonts w:cs="Arial"/>
          <w:sz w:val="20"/>
          <w:szCs w:val="20"/>
          <w:lang w:val="nl-BE"/>
        </w:rPr>
        <w:t>In EBUR vond Harm Benak mijn ver</w:t>
      </w:r>
      <w:r>
        <w:rPr>
          <w:rFonts w:cs="Arial"/>
          <w:sz w:val="20"/>
          <w:szCs w:val="20"/>
          <w:lang w:val="nl-BE"/>
        </w:rPr>
        <w:softHyphen/>
        <w:t xml:space="preserve">sie </w:t>
      </w:r>
      <w:r>
        <w:rPr>
          <w:rFonts w:cs="Arial"/>
          <w:i/>
          <w:sz w:val="20"/>
          <w:szCs w:val="20"/>
          <w:lang w:val="nl-BE"/>
        </w:rPr>
        <w:t>“veruit de mooiste”.</w:t>
      </w:r>
    </w:p>
    <w:p w14:paraId="210B9186" w14:textId="77777777" w:rsidR="006F3923" w:rsidRDefault="006F3923" w:rsidP="006F3923">
      <w:pPr>
        <w:spacing w:line="190" w:lineRule="exact"/>
        <w:jc w:val="center"/>
        <w:rPr>
          <w:rFonts w:cs="Arial"/>
          <w:b/>
          <w:sz w:val="20"/>
          <w:szCs w:val="20"/>
          <w:lang w:val="nl-BE"/>
        </w:rPr>
      </w:pPr>
      <w:r>
        <w:rPr>
          <w:rFonts w:cs="Arial"/>
          <w:sz w:val="20"/>
          <w:szCs w:val="20"/>
          <w:lang w:val="nl-BE"/>
        </w:rPr>
        <w:br w:type="page"/>
      </w:r>
      <w:r w:rsidR="00FE2203">
        <w:rPr>
          <w:rFonts w:cs="Arial"/>
          <w:b/>
          <w:sz w:val="20"/>
          <w:szCs w:val="20"/>
          <w:lang w:val="nl-BE"/>
        </w:rPr>
        <w:lastRenderedPageBreak/>
        <w:t xml:space="preserve">- </w:t>
      </w:r>
      <w:r w:rsidR="000734DE">
        <w:rPr>
          <w:rFonts w:cs="Arial"/>
          <w:b/>
          <w:sz w:val="20"/>
          <w:szCs w:val="20"/>
          <w:lang w:val="nl-BE"/>
        </w:rPr>
        <w:t>27</w:t>
      </w:r>
      <w:r w:rsidR="00D3688E">
        <w:rPr>
          <w:rFonts w:cs="Arial"/>
          <w:b/>
          <w:sz w:val="20"/>
          <w:szCs w:val="20"/>
          <w:lang w:val="nl-BE"/>
        </w:rPr>
        <w:t>8</w:t>
      </w:r>
      <w:r>
        <w:rPr>
          <w:rFonts w:cs="Arial"/>
          <w:b/>
          <w:sz w:val="20"/>
          <w:szCs w:val="20"/>
          <w:lang w:val="nl-BE"/>
        </w:rPr>
        <w:t xml:space="preserve"> -</w:t>
      </w:r>
    </w:p>
    <w:p w14:paraId="53DA8B1C" w14:textId="77777777" w:rsidR="006F3923" w:rsidRDefault="006F3923" w:rsidP="006F3923">
      <w:pPr>
        <w:spacing w:line="190" w:lineRule="exact"/>
        <w:jc w:val="center"/>
        <w:rPr>
          <w:rFonts w:cs="Arial"/>
          <w:i/>
          <w:sz w:val="20"/>
          <w:szCs w:val="20"/>
          <w:lang w:val="nl-BE"/>
        </w:rPr>
      </w:pPr>
    </w:p>
    <w:p w14:paraId="02178B51"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The Problemist, </w:t>
      </w:r>
      <w:r>
        <w:rPr>
          <w:rFonts w:cs="Arial"/>
          <w:sz w:val="20"/>
          <w:szCs w:val="20"/>
          <w:lang w:val="nl-BE"/>
        </w:rPr>
        <w:t>2002</w:t>
      </w:r>
    </w:p>
    <w:p w14:paraId="5C48433E" w14:textId="77777777" w:rsidR="006F3923" w:rsidRDefault="006F3923" w:rsidP="006F3923">
      <w:pPr>
        <w:spacing w:line="190" w:lineRule="exact"/>
        <w:jc w:val="center"/>
        <w:rPr>
          <w:rFonts w:cs="Arial"/>
          <w:sz w:val="20"/>
          <w:szCs w:val="20"/>
          <w:lang w:val="nl-BE"/>
        </w:rPr>
      </w:pPr>
    </w:p>
    <w:p w14:paraId="5B4890CB" w14:textId="77777777" w:rsidR="006F3923" w:rsidRDefault="00990285" w:rsidP="006F3923">
      <w:pPr>
        <w:rPr>
          <w:rFonts w:cs="Arial"/>
          <w:sz w:val="20"/>
          <w:szCs w:val="20"/>
          <w:lang w:val="nl-BE"/>
        </w:rPr>
      </w:pPr>
      <w:r>
        <w:object w:dxaOrig="1440" w:dyaOrig="1440" w14:anchorId="5341653B">
          <v:shape id="_x0000_s1372" type="#_x0000_t75" style="position:absolute;margin-left:0;margin-top:0;width:151.5pt;height:152.25pt;z-index:251694080;mso-position-horizontal:center">
            <v:imagedata r:id="rId553" o:title=""/>
            <w10:wrap type="square"/>
          </v:shape>
          <o:OLEObject Type="Embed" ProgID="CorelDRAW.Graphic.12" ShapeID="_x0000_s1372" DrawAspect="Content" ObjectID="_1587467745" r:id="rId554"/>
        </w:object>
      </w:r>
    </w:p>
    <w:p w14:paraId="09E7A27A" w14:textId="77777777" w:rsidR="006F3923" w:rsidRDefault="006F3923" w:rsidP="006F3923">
      <w:pPr>
        <w:rPr>
          <w:rFonts w:cs="Arial"/>
          <w:sz w:val="20"/>
          <w:szCs w:val="20"/>
          <w:lang w:val="nl-BE"/>
        </w:rPr>
      </w:pPr>
      <w:r>
        <w:rPr>
          <w:rFonts w:cs="Arial"/>
          <w:b/>
          <w:lang w:val="nl-BE"/>
        </w:rPr>
        <w:t>+</w:t>
      </w:r>
      <w:r>
        <w:rPr>
          <w:rFonts w:cs="Arial"/>
          <w:lang w:val="nl-BE"/>
        </w:rPr>
        <w:t xml:space="preserve">  </w:t>
      </w:r>
      <w:r>
        <w:rPr>
          <w:rFonts w:cs="Arial"/>
          <w:sz w:val="20"/>
          <w:szCs w:val="20"/>
          <w:lang w:val="nl-BE"/>
        </w:rPr>
        <w:t xml:space="preserve">                            3611.13 e5g2</w:t>
      </w:r>
    </w:p>
    <w:p w14:paraId="1650D6EC" w14:textId="77777777" w:rsidR="006F3923" w:rsidRDefault="006F3923" w:rsidP="006F3923">
      <w:pPr>
        <w:rPr>
          <w:rFonts w:cs="Arial"/>
          <w:sz w:val="20"/>
          <w:szCs w:val="20"/>
          <w:lang w:val="nl-BE"/>
        </w:rPr>
      </w:pPr>
    </w:p>
    <w:p w14:paraId="3651E2D8" w14:textId="77777777" w:rsidR="006F3923" w:rsidRDefault="006F3923" w:rsidP="006F3923">
      <w:pPr>
        <w:pStyle w:val="03aText"/>
        <w:widowControl/>
        <w:rPr>
          <w:noProof/>
          <w:lang w:val="nl-BE"/>
        </w:rPr>
      </w:pPr>
      <w:r>
        <w:rPr>
          <w:noProof/>
          <w:lang w:val="nl-BE"/>
        </w:rPr>
        <w:t>Kan wit stand houden tegen zo’n zwaar bewapende tegenstander, die de beide lichte stukken reeds aanvalt? Gelukkig is er hulp van boven:</w:t>
      </w:r>
    </w:p>
    <w:p w14:paraId="7E783A67" w14:textId="77777777" w:rsidR="006F3923" w:rsidRDefault="006F3923" w:rsidP="006F3923">
      <w:pPr>
        <w:rPr>
          <w:rFonts w:cs="Arial"/>
          <w:b/>
          <w:sz w:val="20"/>
          <w:szCs w:val="20"/>
          <w:lang w:val="nl-BE"/>
        </w:rPr>
      </w:pPr>
      <w:r>
        <w:rPr>
          <w:rFonts w:cs="Arial"/>
          <w:b/>
          <w:sz w:val="20"/>
          <w:szCs w:val="20"/>
          <w:lang w:val="nl-BE"/>
        </w:rPr>
        <w:tab/>
        <w:t>1.g8D+</w:t>
      </w:r>
      <w:r>
        <w:rPr>
          <w:rFonts w:cs="Arial"/>
          <w:b/>
          <w:sz w:val="20"/>
          <w:szCs w:val="20"/>
          <w:lang w:val="nl-BE"/>
        </w:rPr>
        <w:tab/>
      </w:r>
      <w:r>
        <w:rPr>
          <w:rFonts w:cs="Arial"/>
          <w:b/>
          <w:sz w:val="20"/>
          <w:szCs w:val="20"/>
          <w:lang w:val="nl-BE"/>
        </w:rPr>
        <w:tab/>
        <w:t>Kxf1</w:t>
      </w:r>
    </w:p>
    <w:p w14:paraId="65657BA0" w14:textId="77777777" w:rsidR="006F3923" w:rsidRDefault="006F3923" w:rsidP="006F3923">
      <w:pPr>
        <w:rPr>
          <w:rFonts w:cs="Arial"/>
          <w:sz w:val="20"/>
          <w:szCs w:val="20"/>
          <w:lang w:val="nl-BE"/>
        </w:rPr>
      </w:pPr>
      <w:r>
        <w:rPr>
          <w:rFonts w:cs="Arial"/>
          <w:sz w:val="20"/>
          <w:szCs w:val="20"/>
          <w:lang w:val="nl-BE"/>
        </w:rPr>
        <w:t>Het beste, want na 1...Kf3</w:t>
      </w:r>
      <w:r w:rsidR="00426661">
        <w:rPr>
          <w:rFonts w:cs="Arial"/>
          <w:sz w:val="20"/>
          <w:szCs w:val="20"/>
          <w:lang w:val="nl-BE"/>
        </w:rPr>
        <w:t>?</w:t>
      </w:r>
      <w:r>
        <w:rPr>
          <w:rFonts w:cs="Arial"/>
          <w:sz w:val="20"/>
          <w:szCs w:val="20"/>
          <w:lang w:val="nl-BE"/>
        </w:rPr>
        <w:t xml:space="preserve"> wint zowel 2.Da8+ als 2.Dd5+.</w:t>
      </w:r>
    </w:p>
    <w:p w14:paraId="01448CDC" w14:textId="77777777" w:rsidR="006F3923" w:rsidRDefault="006F3923" w:rsidP="006F3923">
      <w:pPr>
        <w:rPr>
          <w:rFonts w:cs="Arial"/>
          <w:b/>
          <w:sz w:val="20"/>
          <w:szCs w:val="20"/>
          <w:lang w:val="nl-BE"/>
        </w:rPr>
      </w:pPr>
      <w:r>
        <w:rPr>
          <w:rFonts w:cs="Arial"/>
          <w:b/>
          <w:sz w:val="20"/>
          <w:szCs w:val="20"/>
          <w:lang w:val="nl-BE"/>
        </w:rPr>
        <w:tab/>
        <w:t>2.Dc4+</w:t>
      </w:r>
      <w:r>
        <w:rPr>
          <w:rFonts w:cs="Arial"/>
          <w:b/>
          <w:sz w:val="20"/>
          <w:szCs w:val="20"/>
          <w:lang w:val="nl-BE"/>
        </w:rPr>
        <w:tab/>
      </w:r>
      <w:r>
        <w:rPr>
          <w:rFonts w:cs="Arial"/>
          <w:b/>
          <w:sz w:val="20"/>
          <w:szCs w:val="20"/>
          <w:lang w:val="nl-BE"/>
        </w:rPr>
        <w:tab/>
        <w:t>Ke1</w:t>
      </w:r>
    </w:p>
    <w:p w14:paraId="3DDC7E55" w14:textId="77777777" w:rsidR="006F3923" w:rsidRDefault="006F3923" w:rsidP="006F3923">
      <w:pPr>
        <w:pStyle w:val="03aText"/>
        <w:widowControl/>
        <w:rPr>
          <w:noProof/>
          <w:lang w:val="nl-BE"/>
        </w:rPr>
      </w:pPr>
      <w:r>
        <w:rPr>
          <w:noProof/>
          <w:lang w:val="nl-BE"/>
        </w:rPr>
        <w:t>Na 2...Kg2</w:t>
      </w:r>
      <w:r w:rsidR="00426661">
        <w:rPr>
          <w:noProof/>
          <w:lang w:val="nl-BE"/>
        </w:rPr>
        <w:t>?</w:t>
      </w:r>
      <w:r>
        <w:rPr>
          <w:noProof/>
          <w:lang w:val="nl-BE"/>
        </w:rPr>
        <w:t xml:space="preserve"> gaat het vlugger</w:t>
      </w:r>
      <w:r w:rsidR="00C62139">
        <w:rPr>
          <w:noProof/>
          <w:lang w:val="nl-BE"/>
        </w:rPr>
        <w:t>: 3.De</w:t>
      </w:r>
      <w:r>
        <w:rPr>
          <w:noProof/>
          <w:lang w:val="nl-BE"/>
        </w:rPr>
        <w:t>2+ Kg3 4.Df2+ Kg4, enzo</w:t>
      </w:r>
      <w:r>
        <w:rPr>
          <w:noProof/>
          <w:lang w:val="nl-BE"/>
        </w:rPr>
        <w:softHyphen/>
        <w:t>voort, zie de hoofdvariant. De wit-te da</w:t>
      </w:r>
      <w:r>
        <w:rPr>
          <w:noProof/>
          <w:lang w:val="nl-BE"/>
        </w:rPr>
        <w:softHyphen/>
        <w:t>me jaagt nu de koning op:</w:t>
      </w:r>
    </w:p>
    <w:p w14:paraId="4EE75560" w14:textId="77777777" w:rsidR="006F3923" w:rsidRDefault="006F3923" w:rsidP="006F3923">
      <w:pPr>
        <w:rPr>
          <w:rFonts w:cs="Arial"/>
          <w:b/>
          <w:sz w:val="20"/>
          <w:szCs w:val="20"/>
          <w:lang w:val="nl-BE"/>
        </w:rPr>
      </w:pPr>
      <w:r>
        <w:rPr>
          <w:rFonts w:cs="Arial"/>
          <w:b/>
          <w:sz w:val="20"/>
          <w:szCs w:val="20"/>
          <w:lang w:val="nl-BE"/>
        </w:rPr>
        <w:tab/>
        <w:t>3.Dc1+</w:t>
      </w:r>
      <w:r>
        <w:rPr>
          <w:rFonts w:cs="Arial"/>
          <w:b/>
          <w:sz w:val="20"/>
          <w:szCs w:val="20"/>
          <w:lang w:val="nl-BE"/>
        </w:rPr>
        <w:tab/>
      </w:r>
      <w:r>
        <w:rPr>
          <w:rFonts w:cs="Arial"/>
          <w:b/>
          <w:sz w:val="20"/>
          <w:szCs w:val="20"/>
          <w:lang w:val="nl-BE"/>
        </w:rPr>
        <w:tab/>
        <w:t>Ke2</w:t>
      </w:r>
    </w:p>
    <w:p w14:paraId="1BC328A8" w14:textId="77777777" w:rsidR="006F3923" w:rsidRDefault="006F3923" w:rsidP="006F3923">
      <w:pPr>
        <w:rPr>
          <w:rFonts w:cs="Arial"/>
          <w:b/>
          <w:sz w:val="20"/>
          <w:szCs w:val="20"/>
          <w:lang w:val="nl-BE"/>
        </w:rPr>
      </w:pPr>
      <w:r>
        <w:rPr>
          <w:rFonts w:cs="Arial"/>
          <w:b/>
          <w:sz w:val="20"/>
          <w:szCs w:val="20"/>
          <w:lang w:val="nl-BE"/>
        </w:rPr>
        <w:tab/>
        <w:t>4.Dd2+</w:t>
      </w:r>
      <w:r>
        <w:rPr>
          <w:rFonts w:cs="Arial"/>
          <w:b/>
          <w:sz w:val="20"/>
          <w:szCs w:val="20"/>
          <w:lang w:val="nl-BE"/>
        </w:rPr>
        <w:tab/>
      </w:r>
      <w:r>
        <w:rPr>
          <w:rFonts w:cs="Arial"/>
          <w:b/>
          <w:sz w:val="20"/>
          <w:szCs w:val="20"/>
          <w:lang w:val="nl-BE"/>
        </w:rPr>
        <w:tab/>
        <w:t>Kf3</w:t>
      </w:r>
    </w:p>
    <w:p w14:paraId="28FB7446" w14:textId="77777777" w:rsidR="006F3923" w:rsidRDefault="006F3923" w:rsidP="006F3923">
      <w:pPr>
        <w:rPr>
          <w:rFonts w:cs="Arial"/>
          <w:sz w:val="20"/>
          <w:szCs w:val="20"/>
          <w:lang w:val="nl-BE"/>
        </w:rPr>
      </w:pPr>
      <w:r>
        <w:rPr>
          <w:rFonts w:cs="Arial"/>
          <w:sz w:val="20"/>
          <w:szCs w:val="20"/>
          <w:lang w:val="nl-BE"/>
        </w:rPr>
        <w:t>4...Kf1</w:t>
      </w:r>
      <w:r w:rsidR="001377CB">
        <w:rPr>
          <w:rFonts w:cs="Arial"/>
          <w:sz w:val="20"/>
          <w:szCs w:val="20"/>
          <w:lang w:val="nl-BE"/>
        </w:rPr>
        <w:t>?</w:t>
      </w:r>
      <w:r>
        <w:rPr>
          <w:rFonts w:cs="Arial"/>
          <w:sz w:val="20"/>
          <w:szCs w:val="20"/>
          <w:lang w:val="nl-BE"/>
        </w:rPr>
        <w:t xml:space="preserve"> 5.Df2+ en mat.</w:t>
      </w:r>
    </w:p>
    <w:p w14:paraId="51A86098" w14:textId="77777777" w:rsidR="006F3923" w:rsidRDefault="006F3923" w:rsidP="006F3923">
      <w:pPr>
        <w:rPr>
          <w:rFonts w:cs="Arial"/>
          <w:b/>
          <w:sz w:val="20"/>
          <w:szCs w:val="20"/>
          <w:lang w:val="nl-BE"/>
        </w:rPr>
      </w:pPr>
      <w:r>
        <w:rPr>
          <w:rFonts w:cs="Arial"/>
          <w:b/>
          <w:sz w:val="20"/>
          <w:szCs w:val="20"/>
          <w:lang w:val="nl-BE"/>
        </w:rPr>
        <w:tab/>
        <w:t>5.Df2+</w:t>
      </w:r>
      <w:r>
        <w:rPr>
          <w:rFonts w:cs="Arial"/>
          <w:b/>
          <w:sz w:val="20"/>
          <w:szCs w:val="20"/>
          <w:lang w:val="nl-BE"/>
        </w:rPr>
        <w:tab/>
      </w:r>
      <w:r>
        <w:rPr>
          <w:rFonts w:cs="Arial"/>
          <w:b/>
          <w:sz w:val="20"/>
          <w:szCs w:val="20"/>
          <w:lang w:val="nl-BE"/>
        </w:rPr>
        <w:tab/>
        <w:t>Kg4</w:t>
      </w:r>
    </w:p>
    <w:p w14:paraId="438E85C7" w14:textId="77777777" w:rsidR="006F3923" w:rsidRDefault="006F3923" w:rsidP="006F3923">
      <w:pPr>
        <w:ind w:left="708" w:hanging="708"/>
        <w:rPr>
          <w:rFonts w:cs="Arial"/>
          <w:b/>
          <w:sz w:val="20"/>
          <w:szCs w:val="20"/>
          <w:lang w:val="nl-BE"/>
        </w:rPr>
      </w:pPr>
      <w:r>
        <w:rPr>
          <w:rFonts w:cs="Arial"/>
          <w:b/>
          <w:sz w:val="20"/>
          <w:szCs w:val="20"/>
          <w:lang w:val="nl-BE"/>
        </w:rPr>
        <w:tab/>
        <w:t>6.Df4+</w:t>
      </w:r>
      <w:r>
        <w:rPr>
          <w:rFonts w:cs="Arial"/>
          <w:b/>
          <w:sz w:val="20"/>
          <w:szCs w:val="20"/>
          <w:lang w:val="nl-BE"/>
        </w:rPr>
        <w:tab/>
      </w:r>
      <w:r>
        <w:rPr>
          <w:rFonts w:cs="Arial"/>
          <w:b/>
          <w:sz w:val="20"/>
          <w:szCs w:val="20"/>
          <w:lang w:val="nl-BE"/>
        </w:rPr>
        <w:tab/>
        <w:t>Kh5</w:t>
      </w:r>
      <w:r>
        <w:rPr>
          <w:rFonts w:cs="Arial"/>
          <w:b/>
          <w:sz w:val="20"/>
          <w:szCs w:val="20"/>
          <w:lang w:val="nl-BE"/>
        </w:rPr>
        <w:tab/>
      </w:r>
      <w:r>
        <w:rPr>
          <w:b/>
          <w:sz w:val="20"/>
          <w:szCs w:val="20"/>
          <w:lang w:val="nl-BE"/>
        </w:rPr>
        <w:t xml:space="preserve"> 7.Dxh6+</w:t>
      </w:r>
      <w:r>
        <w:rPr>
          <w:b/>
          <w:sz w:val="20"/>
          <w:szCs w:val="20"/>
          <w:lang w:val="nl-BE"/>
        </w:rPr>
        <w:tab/>
        <w:t>Kg4</w:t>
      </w:r>
    </w:p>
    <w:p w14:paraId="4DAF05F9" w14:textId="77777777" w:rsidR="006F3923" w:rsidRDefault="006F3923" w:rsidP="006F3923">
      <w:pPr>
        <w:ind w:left="708"/>
        <w:rPr>
          <w:rFonts w:cs="Arial"/>
          <w:b/>
          <w:sz w:val="20"/>
          <w:szCs w:val="20"/>
          <w:lang w:val="nl-BE"/>
        </w:rPr>
      </w:pPr>
      <w:r>
        <w:rPr>
          <w:rFonts w:cs="Arial"/>
          <w:b/>
          <w:sz w:val="20"/>
          <w:szCs w:val="20"/>
          <w:lang w:val="nl-BE"/>
        </w:rPr>
        <w:t>8.Dg6+</w:t>
      </w:r>
    </w:p>
    <w:p w14:paraId="4E8503C3" w14:textId="77777777" w:rsidR="006F3923" w:rsidRDefault="006F3923" w:rsidP="006F3923">
      <w:pPr>
        <w:pStyle w:val="03aText"/>
        <w:widowControl/>
        <w:rPr>
          <w:noProof/>
          <w:lang w:val="nl-BE"/>
        </w:rPr>
      </w:pPr>
    </w:p>
    <w:p w14:paraId="5FEE35AA" w14:textId="77777777" w:rsidR="006F3923" w:rsidRDefault="006F3923" w:rsidP="006F3923">
      <w:pPr>
        <w:pStyle w:val="03aText"/>
        <w:widowControl/>
        <w:rPr>
          <w:noProof/>
          <w:lang w:val="nl-BE"/>
        </w:rPr>
      </w:pPr>
    </w:p>
    <w:p w14:paraId="508DB531" w14:textId="77777777" w:rsidR="003C6336" w:rsidRDefault="003C6336" w:rsidP="006F3923">
      <w:pPr>
        <w:pStyle w:val="03aText"/>
        <w:widowControl/>
        <w:rPr>
          <w:noProof/>
          <w:lang w:val="nl-BE"/>
        </w:rPr>
      </w:pPr>
    </w:p>
    <w:p w14:paraId="676CEAFF" w14:textId="77777777" w:rsidR="00E5420C" w:rsidRDefault="00E5420C" w:rsidP="006F3923">
      <w:pPr>
        <w:pStyle w:val="03aText"/>
        <w:widowControl/>
        <w:rPr>
          <w:noProof/>
          <w:lang w:val="nl-BE"/>
        </w:rPr>
      </w:pPr>
    </w:p>
    <w:p w14:paraId="58801C71" w14:textId="77777777" w:rsidR="006F3923" w:rsidRDefault="006F3923" w:rsidP="006F3923">
      <w:pPr>
        <w:pStyle w:val="03aText"/>
        <w:widowControl/>
        <w:rPr>
          <w:noProof/>
          <w:lang w:val="nl-BE"/>
        </w:rPr>
      </w:pPr>
    </w:p>
    <w:p w14:paraId="45CFF2CB" w14:textId="77777777" w:rsidR="006F3923" w:rsidRDefault="006F3923" w:rsidP="006F3923">
      <w:pPr>
        <w:pStyle w:val="03aText"/>
        <w:widowControl/>
        <w:rPr>
          <w:noProof/>
          <w:lang w:val="nl-BE"/>
        </w:rPr>
      </w:pPr>
      <w:r>
        <w:rPr>
          <w:noProof/>
          <w:lang w:val="nl-BE"/>
        </w:rPr>
        <w:t>8.Dg5+? Kf3 9.Lxg1 Ke2 10.Dg4 Df3 en wit komt niet verder. En na 9.Df4+ ontsnapt de zwarte koning via de linker vleugel</w:t>
      </w:r>
    </w:p>
    <w:p w14:paraId="55A2241F" w14:textId="77777777" w:rsidR="006F3923" w:rsidRDefault="006F3923" w:rsidP="006F3923">
      <w:pPr>
        <w:rPr>
          <w:rFonts w:cs="Arial"/>
          <w:b/>
          <w:sz w:val="20"/>
          <w:szCs w:val="20"/>
          <w:lang w:val="nl-BE"/>
        </w:rPr>
      </w:pPr>
      <w:r>
        <w:rPr>
          <w:rFonts w:cs="Arial"/>
          <w:b/>
          <w:sz w:val="20"/>
          <w:szCs w:val="20"/>
          <w:lang w:val="nl-BE"/>
        </w:rPr>
        <w:t xml:space="preserve">             8…</w:t>
      </w:r>
      <w:r>
        <w:rPr>
          <w:rFonts w:cs="Arial"/>
          <w:b/>
          <w:sz w:val="20"/>
          <w:szCs w:val="20"/>
          <w:lang w:val="nl-BE"/>
        </w:rPr>
        <w:tab/>
      </w:r>
      <w:r>
        <w:rPr>
          <w:rFonts w:cs="Arial"/>
          <w:b/>
          <w:sz w:val="20"/>
          <w:szCs w:val="20"/>
          <w:lang w:val="nl-BE"/>
        </w:rPr>
        <w:tab/>
        <w:t>Kf3</w:t>
      </w:r>
    </w:p>
    <w:p w14:paraId="485092F3" w14:textId="77777777" w:rsidR="006F3923" w:rsidRDefault="00CC006E" w:rsidP="006F3923">
      <w:pPr>
        <w:pStyle w:val="03aText"/>
        <w:widowControl/>
        <w:rPr>
          <w:noProof/>
          <w:lang w:val="nl-BE"/>
        </w:rPr>
      </w:pPr>
      <w:r>
        <w:rPr>
          <w:noProof/>
          <w:lang w:val="nl-BE"/>
        </w:rPr>
        <w:t>Nu</w:t>
      </w:r>
      <w:r w:rsidR="006F3923">
        <w:rPr>
          <w:noProof/>
          <w:lang w:val="nl-BE"/>
        </w:rPr>
        <w:t xml:space="preserve"> slaat </w:t>
      </w:r>
      <w:r>
        <w:rPr>
          <w:noProof/>
          <w:lang w:val="nl-BE"/>
        </w:rPr>
        <w:t xml:space="preserve">wit </w:t>
      </w:r>
      <w:r w:rsidR="006F3923">
        <w:rPr>
          <w:noProof/>
          <w:lang w:val="nl-BE"/>
        </w:rPr>
        <w:t>met de loper de twee</w:t>
      </w:r>
      <w:r>
        <w:rPr>
          <w:noProof/>
          <w:lang w:val="nl-BE"/>
        </w:rPr>
        <w:t>-</w:t>
      </w:r>
      <w:r w:rsidR="006F3923">
        <w:rPr>
          <w:noProof/>
          <w:lang w:val="nl-BE"/>
        </w:rPr>
        <w:t>de</w:t>
      </w:r>
      <w:r w:rsidR="006F3923">
        <w:rPr>
          <w:b/>
          <w:bCs/>
          <w:noProof/>
          <w:lang w:val="nl-BE"/>
        </w:rPr>
        <w:t xml:space="preserve"> </w:t>
      </w:r>
      <w:r w:rsidR="006F3923">
        <w:rPr>
          <w:noProof/>
          <w:lang w:val="nl-BE"/>
        </w:rPr>
        <w:t>toren</w:t>
      </w:r>
    </w:p>
    <w:p w14:paraId="56225E60" w14:textId="77777777" w:rsidR="006F3923" w:rsidRDefault="006F3923" w:rsidP="006F3923">
      <w:pPr>
        <w:rPr>
          <w:rFonts w:cs="Arial"/>
          <w:b/>
          <w:sz w:val="20"/>
          <w:szCs w:val="20"/>
          <w:lang w:val="nl-BE"/>
        </w:rPr>
      </w:pPr>
      <w:r>
        <w:rPr>
          <w:rFonts w:cs="Arial"/>
          <w:noProof/>
          <w:color w:val="000000"/>
          <w:sz w:val="20"/>
          <w:szCs w:val="20"/>
          <w:lang w:val="nl-BE"/>
        </w:rPr>
        <w:t xml:space="preserve">             </w:t>
      </w:r>
      <w:r>
        <w:rPr>
          <w:rFonts w:cs="Arial"/>
          <w:b/>
          <w:sz w:val="20"/>
          <w:szCs w:val="20"/>
          <w:lang w:val="nl-BE"/>
        </w:rPr>
        <w:t>9.Lxg1</w:t>
      </w:r>
      <w:r>
        <w:rPr>
          <w:rFonts w:cs="Arial"/>
          <w:b/>
          <w:sz w:val="20"/>
          <w:szCs w:val="20"/>
          <w:lang w:val="nl-BE"/>
        </w:rPr>
        <w:tab/>
      </w:r>
      <w:r>
        <w:rPr>
          <w:rFonts w:cs="Arial"/>
          <w:b/>
          <w:sz w:val="20"/>
          <w:szCs w:val="20"/>
          <w:lang w:val="nl-BE"/>
        </w:rPr>
        <w:tab/>
        <w:t>Ke2!</w:t>
      </w:r>
    </w:p>
    <w:p w14:paraId="7F8B6A81" w14:textId="77777777" w:rsidR="006F3923" w:rsidRDefault="006F3923" w:rsidP="006F3923">
      <w:pPr>
        <w:pStyle w:val="03aText"/>
        <w:widowControl/>
        <w:rPr>
          <w:noProof/>
          <w:lang w:val="nl-BE"/>
        </w:rPr>
      </w:pPr>
      <w:r>
        <w:rPr>
          <w:noProof/>
          <w:lang w:val="nl-BE"/>
        </w:rPr>
        <w:t xml:space="preserve">Het beste om de dame te bevrij-den, want fout is: </w:t>
      </w:r>
    </w:p>
    <w:p w14:paraId="2281CAB4" w14:textId="77777777" w:rsidR="006F3923" w:rsidRDefault="00426661" w:rsidP="00586E21">
      <w:pPr>
        <w:pStyle w:val="03aText"/>
        <w:widowControl/>
        <w:numPr>
          <w:ilvl w:val="0"/>
          <w:numId w:val="151"/>
        </w:numPr>
        <w:rPr>
          <w:noProof/>
          <w:lang w:val="nl-BE"/>
        </w:rPr>
      </w:pPr>
      <w:r>
        <w:rPr>
          <w:noProof/>
          <w:lang w:val="nl-BE"/>
        </w:rPr>
        <w:t>9..</w:t>
      </w:r>
      <w:r w:rsidR="006F3923">
        <w:rPr>
          <w:noProof/>
          <w:lang w:val="nl-BE"/>
        </w:rPr>
        <w:t>Dg2</w:t>
      </w:r>
      <w:r>
        <w:rPr>
          <w:noProof/>
          <w:lang w:val="nl-BE"/>
        </w:rPr>
        <w:t>?</w:t>
      </w:r>
      <w:r w:rsidR="006F3923">
        <w:rPr>
          <w:noProof/>
          <w:lang w:val="nl-BE"/>
        </w:rPr>
        <w:t xml:space="preserve"> 10.De4+ Kg3 11.Df4+ en mat. Of: </w:t>
      </w:r>
    </w:p>
    <w:p w14:paraId="684A2E56" w14:textId="77777777" w:rsidR="006F3923" w:rsidRDefault="006F3923" w:rsidP="00586E21">
      <w:pPr>
        <w:pStyle w:val="03aText"/>
        <w:widowControl/>
        <w:numPr>
          <w:ilvl w:val="0"/>
          <w:numId w:val="151"/>
        </w:numPr>
        <w:rPr>
          <w:noProof/>
          <w:lang w:val="nl-BE"/>
        </w:rPr>
      </w:pPr>
      <w:r>
        <w:rPr>
          <w:noProof/>
          <w:lang w:val="nl-BE"/>
        </w:rPr>
        <w:t>9...d3</w:t>
      </w:r>
      <w:r w:rsidR="00426661">
        <w:rPr>
          <w:noProof/>
          <w:lang w:val="nl-BE"/>
        </w:rPr>
        <w:t>?</w:t>
      </w:r>
      <w:r>
        <w:rPr>
          <w:noProof/>
          <w:lang w:val="nl-BE"/>
        </w:rPr>
        <w:t xml:space="preserve"> 10.De4+ Kg3 11.Df4+ Kg2 12.Df2+ en ook mat.</w:t>
      </w:r>
    </w:p>
    <w:p w14:paraId="00E07602" w14:textId="77777777" w:rsidR="006F3923" w:rsidRDefault="006F3923" w:rsidP="006F3923">
      <w:pPr>
        <w:rPr>
          <w:rFonts w:cs="Arial"/>
          <w:b/>
          <w:sz w:val="20"/>
          <w:szCs w:val="20"/>
          <w:lang w:val="nl-BE"/>
        </w:rPr>
      </w:pPr>
      <w:r>
        <w:rPr>
          <w:rFonts w:cs="Arial"/>
          <w:b/>
          <w:sz w:val="20"/>
          <w:szCs w:val="20"/>
          <w:lang w:val="nl-BE"/>
        </w:rPr>
        <w:t xml:space="preserve">           10.Dc2+</w:t>
      </w:r>
      <w:r>
        <w:rPr>
          <w:rFonts w:cs="Arial"/>
          <w:b/>
          <w:sz w:val="20"/>
          <w:szCs w:val="20"/>
          <w:lang w:val="nl-BE"/>
        </w:rPr>
        <w:tab/>
      </w:r>
      <w:r>
        <w:rPr>
          <w:rFonts w:cs="Arial"/>
          <w:b/>
          <w:sz w:val="20"/>
          <w:szCs w:val="20"/>
          <w:lang w:val="nl-BE"/>
        </w:rPr>
        <w:tab/>
        <w:t>Ke1</w:t>
      </w:r>
    </w:p>
    <w:p w14:paraId="3E1BD942" w14:textId="77777777" w:rsidR="006F3923" w:rsidRDefault="006F3923" w:rsidP="00586E21">
      <w:pPr>
        <w:pStyle w:val="03aText"/>
        <w:widowControl/>
        <w:numPr>
          <w:ilvl w:val="0"/>
          <w:numId w:val="152"/>
        </w:numPr>
        <w:rPr>
          <w:noProof/>
          <w:lang w:val="nl-BE"/>
        </w:rPr>
      </w:pPr>
      <w:r>
        <w:rPr>
          <w:noProof/>
          <w:lang w:val="nl-BE"/>
        </w:rPr>
        <w:t>1</w:t>
      </w:r>
      <w:r w:rsidR="00426661">
        <w:rPr>
          <w:noProof/>
          <w:lang w:val="nl-BE"/>
        </w:rPr>
        <w:t>0..</w:t>
      </w:r>
      <w:r w:rsidR="00CC006E">
        <w:rPr>
          <w:noProof/>
          <w:lang w:val="nl-BE"/>
        </w:rPr>
        <w:t>Kf3</w:t>
      </w:r>
      <w:r w:rsidR="001377CB">
        <w:rPr>
          <w:noProof/>
          <w:lang w:val="nl-BE"/>
        </w:rPr>
        <w:t>?</w:t>
      </w:r>
      <w:r w:rsidR="00426661">
        <w:rPr>
          <w:noProof/>
          <w:lang w:val="nl-BE"/>
        </w:rPr>
        <w:t xml:space="preserve"> 11.De4+ Kg3 </w:t>
      </w:r>
      <w:r w:rsidR="00CC006E">
        <w:rPr>
          <w:noProof/>
          <w:lang w:val="nl-BE"/>
        </w:rPr>
        <w:t>12.Df4+ Kg2 13.Df2+ en mat.</w:t>
      </w:r>
    </w:p>
    <w:p w14:paraId="4D6A8B19" w14:textId="77777777" w:rsidR="006F3923" w:rsidRDefault="006F3923" w:rsidP="00586E21">
      <w:pPr>
        <w:pStyle w:val="03aText"/>
        <w:widowControl/>
        <w:numPr>
          <w:ilvl w:val="0"/>
          <w:numId w:val="152"/>
        </w:numPr>
        <w:rPr>
          <w:noProof/>
          <w:lang w:val="nl-BE"/>
        </w:rPr>
      </w:pPr>
      <w:r>
        <w:rPr>
          <w:noProof/>
          <w:lang w:val="nl-BE"/>
        </w:rPr>
        <w:t>10...Kf1</w:t>
      </w:r>
      <w:r w:rsidR="00426661">
        <w:rPr>
          <w:noProof/>
          <w:lang w:val="nl-BE"/>
        </w:rPr>
        <w:t>?</w:t>
      </w:r>
      <w:r>
        <w:rPr>
          <w:noProof/>
          <w:lang w:val="nl-BE"/>
        </w:rPr>
        <w:t xml:space="preserve"> 11.Df2+ en mat. </w:t>
      </w:r>
    </w:p>
    <w:p w14:paraId="0B672663" w14:textId="77777777" w:rsidR="006F3923" w:rsidRDefault="006F3923" w:rsidP="006F3923">
      <w:pPr>
        <w:pStyle w:val="03aText"/>
        <w:widowControl/>
        <w:rPr>
          <w:noProof/>
          <w:lang w:val="nl-BE"/>
        </w:rPr>
      </w:pPr>
    </w:p>
    <w:p w14:paraId="0F385173" w14:textId="77777777" w:rsidR="006F3923" w:rsidRDefault="006F3923" w:rsidP="006F3923">
      <w:pPr>
        <w:pStyle w:val="03aText"/>
        <w:widowControl/>
        <w:rPr>
          <w:noProof/>
          <w:lang w:val="nl-BE"/>
        </w:rPr>
      </w:pPr>
      <w:r>
        <w:rPr>
          <w:noProof/>
          <w:lang w:val="nl-BE"/>
        </w:rPr>
        <w:t>Thans zou dit de beginstelling kunnen zijn van een kleine studie op zich, met de volgende oplos-sing:</w:t>
      </w:r>
    </w:p>
    <w:p w14:paraId="7E996611" w14:textId="77777777" w:rsidR="006F3923" w:rsidRDefault="006F3923" w:rsidP="006F3923">
      <w:pPr>
        <w:rPr>
          <w:rFonts w:cs="Arial"/>
          <w:b/>
          <w:sz w:val="20"/>
          <w:szCs w:val="20"/>
          <w:lang w:val="nl-BE"/>
        </w:rPr>
      </w:pPr>
      <w:r>
        <w:rPr>
          <w:rFonts w:cs="Arial"/>
          <w:b/>
          <w:sz w:val="20"/>
          <w:szCs w:val="20"/>
          <w:lang w:val="nl-BE"/>
        </w:rPr>
        <w:t xml:space="preserve">           11.Lf2+</w:t>
      </w:r>
      <w:r>
        <w:rPr>
          <w:rFonts w:cs="Arial"/>
          <w:b/>
          <w:sz w:val="20"/>
          <w:szCs w:val="20"/>
          <w:lang w:val="nl-BE"/>
        </w:rPr>
        <w:tab/>
      </w:r>
      <w:r>
        <w:rPr>
          <w:rFonts w:cs="Arial"/>
          <w:b/>
          <w:sz w:val="20"/>
          <w:szCs w:val="20"/>
          <w:lang w:val="nl-BE"/>
        </w:rPr>
        <w:tab/>
        <w:t>Kf1</w:t>
      </w:r>
    </w:p>
    <w:p w14:paraId="5DED8A58" w14:textId="77777777" w:rsidR="006F3923" w:rsidRDefault="006F3923" w:rsidP="006F3923">
      <w:pPr>
        <w:rPr>
          <w:rFonts w:cs="Arial"/>
          <w:b/>
          <w:sz w:val="20"/>
          <w:szCs w:val="20"/>
          <w:lang w:val="nl-BE"/>
        </w:rPr>
      </w:pPr>
      <w:r>
        <w:rPr>
          <w:rFonts w:cs="Arial"/>
          <w:b/>
          <w:sz w:val="20"/>
          <w:szCs w:val="20"/>
          <w:lang w:val="nl-BE"/>
        </w:rPr>
        <w:t xml:space="preserve">           12.Db1+</w:t>
      </w:r>
      <w:r>
        <w:rPr>
          <w:rFonts w:cs="Arial"/>
          <w:b/>
          <w:sz w:val="20"/>
          <w:szCs w:val="20"/>
          <w:lang w:val="nl-BE"/>
        </w:rPr>
        <w:tab/>
      </w:r>
      <w:r>
        <w:rPr>
          <w:rFonts w:cs="Arial"/>
          <w:b/>
          <w:sz w:val="20"/>
          <w:szCs w:val="20"/>
          <w:lang w:val="nl-BE"/>
        </w:rPr>
        <w:tab/>
        <w:t>Kg2</w:t>
      </w:r>
    </w:p>
    <w:p w14:paraId="7CE128A8" w14:textId="77777777" w:rsidR="0072306C" w:rsidRDefault="006F3923" w:rsidP="006F3923">
      <w:pPr>
        <w:rPr>
          <w:rFonts w:cs="Arial"/>
          <w:b/>
          <w:sz w:val="20"/>
          <w:szCs w:val="20"/>
          <w:lang w:val="nl-BE"/>
        </w:rPr>
      </w:pPr>
      <w:r>
        <w:rPr>
          <w:rFonts w:cs="Arial"/>
          <w:b/>
          <w:sz w:val="20"/>
          <w:szCs w:val="20"/>
          <w:lang w:val="nl-BE"/>
        </w:rPr>
        <w:t xml:space="preserve">           13.De4+</w:t>
      </w:r>
      <w:r>
        <w:rPr>
          <w:rFonts w:cs="Arial"/>
          <w:b/>
          <w:sz w:val="20"/>
          <w:szCs w:val="20"/>
          <w:lang w:val="nl-BE"/>
        </w:rPr>
        <w:tab/>
      </w:r>
    </w:p>
    <w:p w14:paraId="64E1BB4D" w14:textId="77777777" w:rsidR="0072306C" w:rsidRPr="0072306C" w:rsidRDefault="0072306C" w:rsidP="001377CB">
      <w:pPr>
        <w:jc w:val="both"/>
        <w:rPr>
          <w:rFonts w:cs="Arial"/>
          <w:sz w:val="20"/>
          <w:szCs w:val="20"/>
          <w:lang w:val="nl-BE"/>
        </w:rPr>
      </w:pPr>
      <w:r>
        <w:rPr>
          <w:rFonts w:cs="Arial"/>
          <w:sz w:val="20"/>
          <w:szCs w:val="20"/>
          <w:lang w:val="nl-BE"/>
        </w:rPr>
        <w:t>13.Db7+</w:t>
      </w:r>
      <w:r w:rsidR="001377CB">
        <w:rPr>
          <w:rFonts w:cs="Arial"/>
          <w:sz w:val="20"/>
          <w:szCs w:val="20"/>
          <w:lang w:val="nl-BE"/>
        </w:rPr>
        <w:t>?</w:t>
      </w:r>
      <w:r>
        <w:rPr>
          <w:rFonts w:cs="Arial"/>
          <w:sz w:val="20"/>
          <w:szCs w:val="20"/>
          <w:lang w:val="nl-BE"/>
        </w:rPr>
        <w:t xml:space="preserve"> is een onnodige om</w:t>
      </w:r>
      <w:r w:rsidR="001377CB">
        <w:rPr>
          <w:rFonts w:cs="Arial"/>
          <w:sz w:val="20"/>
          <w:szCs w:val="20"/>
          <w:lang w:val="nl-BE"/>
        </w:rPr>
        <w:t>-</w:t>
      </w:r>
      <w:r>
        <w:rPr>
          <w:rFonts w:cs="Arial"/>
          <w:sz w:val="20"/>
          <w:szCs w:val="20"/>
          <w:lang w:val="nl-BE"/>
        </w:rPr>
        <w:t>weg.</w:t>
      </w:r>
    </w:p>
    <w:p w14:paraId="42DB65FE" w14:textId="77777777" w:rsidR="006F3923" w:rsidRDefault="0072306C" w:rsidP="0072306C">
      <w:pPr>
        <w:rPr>
          <w:rFonts w:cs="Arial"/>
          <w:b/>
          <w:sz w:val="20"/>
          <w:szCs w:val="20"/>
          <w:lang w:val="nl-BE"/>
        </w:rPr>
      </w:pPr>
      <w:r>
        <w:rPr>
          <w:rFonts w:cs="Arial"/>
          <w:b/>
          <w:sz w:val="20"/>
          <w:szCs w:val="20"/>
          <w:lang w:val="nl-BE"/>
        </w:rPr>
        <w:t xml:space="preserve">           13…</w:t>
      </w:r>
      <w:r>
        <w:rPr>
          <w:rFonts w:cs="Arial"/>
          <w:b/>
          <w:sz w:val="20"/>
          <w:szCs w:val="20"/>
          <w:lang w:val="nl-BE"/>
        </w:rPr>
        <w:tab/>
      </w:r>
      <w:r>
        <w:rPr>
          <w:rFonts w:cs="Arial"/>
          <w:b/>
          <w:sz w:val="20"/>
          <w:szCs w:val="20"/>
          <w:lang w:val="nl-BE"/>
        </w:rPr>
        <w:tab/>
      </w:r>
      <w:r w:rsidR="006F3923">
        <w:rPr>
          <w:rFonts w:cs="Arial"/>
          <w:b/>
          <w:sz w:val="20"/>
          <w:szCs w:val="20"/>
          <w:lang w:val="nl-BE"/>
        </w:rPr>
        <w:t>Kh2</w:t>
      </w:r>
    </w:p>
    <w:p w14:paraId="75E4A620" w14:textId="77777777" w:rsidR="006F3923" w:rsidRDefault="006F3923" w:rsidP="006F3923">
      <w:pPr>
        <w:rPr>
          <w:rFonts w:cs="Arial"/>
          <w:b/>
          <w:sz w:val="20"/>
          <w:szCs w:val="20"/>
          <w:lang w:val="nl-BE"/>
        </w:rPr>
      </w:pPr>
      <w:r>
        <w:rPr>
          <w:rFonts w:cs="Arial"/>
          <w:b/>
          <w:sz w:val="20"/>
          <w:szCs w:val="20"/>
          <w:lang w:val="nl-BE"/>
        </w:rPr>
        <w:t xml:space="preserve">           14.Lg3+</w:t>
      </w:r>
      <w:r>
        <w:rPr>
          <w:rFonts w:cs="Arial"/>
          <w:b/>
          <w:sz w:val="20"/>
          <w:szCs w:val="20"/>
          <w:lang w:val="nl-BE"/>
        </w:rPr>
        <w:tab/>
      </w:r>
      <w:r>
        <w:rPr>
          <w:rFonts w:cs="Arial"/>
          <w:b/>
          <w:sz w:val="20"/>
          <w:szCs w:val="20"/>
          <w:lang w:val="nl-BE"/>
        </w:rPr>
        <w:tab/>
        <w:t>Kg1</w:t>
      </w:r>
    </w:p>
    <w:p w14:paraId="5FC60632" w14:textId="77777777" w:rsidR="006F3923" w:rsidRDefault="006F3923" w:rsidP="006F3923">
      <w:pPr>
        <w:rPr>
          <w:rFonts w:cs="Arial"/>
          <w:b/>
          <w:sz w:val="20"/>
          <w:szCs w:val="20"/>
          <w:lang w:val="nl-BE"/>
        </w:rPr>
      </w:pPr>
      <w:r>
        <w:rPr>
          <w:rFonts w:cs="Arial"/>
          <w:b/>
          <w:sz w:val="20"/>
          <w:szCs w:val="20"/>
          <w:lang w:val="nl-BE"/>
        </w:rPr>
        <w:t xml:space="preserve">           15.De1+</w:t>
      </w:r>
      <w:r>
        <w:rPr>
          <w:rFonts w:cs="Arial"/>
          <w:b/>
          <w:sz w:val="20"/>
          <w:szCs w:val="20"/>
          <w:lang w:val="nl-BE"/>
        </w:rPr>
        <w:tab/>
      </w:r>
      <w:r>
        <w:rPr>
          <w:rFonts w:cs="Arial"/>
          <w:b/>
          <w:sz w:val="20"/>
          <w:szCs w:val="20"/>
          <w:lang w:val="nl-BE"/>
        </w:rPr>
        <w:tab/>
        <w:t>Kg2</w:t>
      </w:r>
    </w:p>
    <w:p w14:paraId="4AE88DA5" w14:textId="77777777" w:rsidR="006F3923" w:rsidRDefault="006F3923" w:rsidP="006F3923">
      <w:pPr>
        <w:rPr>
          <w:rFonts w:cs="Arial"/>
          <w:b/>
          <w:sz w:val="20"/>
          <w:szCs w:val="20"/>
          <w:lang w:val="nl-BE"/>
        </w:rPr>
      </w:pPr>
      <w:r>
        <w:rPr>
          <w:rFonts w:cs="Arial"/>
          <w:b/>
          <w:sz w:val="20"/>
          <w:szCs w:val="20"/>
          <w:lang w:val="nl-BE"/>
        </w:rPr>
        <w:t xml:space="preserve">           16.Df2+</w:t>
      </w:r>
    </w:p>
    <w:p w14:paraId="568ED8D8" w14:textId="77777777" w:rsidR="00636245" w:rsidRDefault="00636245" w:rsidP="00636245">
      <w:pPr>
        <w:pStyle w:val="03aText"/>
        <w:widowControl/>
        <w:rPr>
          <w:noProof/>
          <w:lang w:val="nl-BE"/>
        </w:rPr>
      </w:pPr>
      <w:r>
        <w:rPr>
          <w:noProof/>
          <w:lang w:val="nl-BE"/>
        </w:rPr>
        <w:t>en mat.</w:t>
      </w:r>
    </w:p>
    <w:p w14:paraId="4121B182" w14:textId="77777777" w:rsidR="00636245" w:rsidRDefault="00636245" w:rsidP="00636245">
      <w:pPr>
        <w:pStyle w:val="03aText"/>
        <w:widowControl/>
        <w:rPr>
          <w:noProof/>
          <w:lang w:val="nl-BE"/>
        </w:rPr>
      </w:pPr>
    </w:p>
    <w:p w14:paraId="44A3964D" w14:textId="77777777" w:rsidR="004957CF" w:rsidRDefault="00636245" w:rsidP="00636245">
      <w:pPr>
        <w:pStyle w:val="03aText"/>
        <w:widowControl/>
        <w:jc w:val="left"/>
        <w:rPr>
          <w:noProof/>
          <w:lang w:val="nl-BE"/>
        </w:rPr>
      </w:pPr>
      <w:r>
        <w:rPr>
          <w:noProof/>
          <w:lang w:val="nl-BE"/>
        </w:rPr>
        <w:t>Zie ook de volgende studie.</w:t>
      </w:r>
    </w:p>
    <w:p w14:paraId="52C9EC27" w14:textId="77777777" w:rsidR="004957CF" w:rsidRDefault="004957CF" w:rsidP="00636245">
      <w:pPr>
        <w:pStyle w:val="03aText"/>
        <w:widowControl/>
        <w:jc w:val="left"/>
        <w:rPr>
          <w:noProof/>
          <w:lang w:val="nl-BE"/>
        </w:rPr>
      </w:pPr>
    </w:p>
    <w:p w14:paraId="27756864" w14:textId="77777777" w:rsidR="004957CF" w:rsidRDefault="004957CF" w:rsidP="00636245">
      <w:pPr>
        <w:pStyle w:val="03aText"/>
        <w:widowControl/>
        <w:jc w:val="left"/>
        <w:rPr>
          <w:noProof/>
          <w:lang w:val="nl-BE"/>
        </w:rPr>
      </w:pPr>
    </w:p>
    <w:p w14:paraId="5E327E19" w14:textId="77777777" w:rsidR="006F3923" w:rsidRPr="00636245" w:rsidRDefault="006F3923" w:rsidP="004957CF">
      <w:pPr>
        <w:pStyle w:val="03aText"/>
        <w:widowControl/>
        <w:jc w:val="center"/>
        <w:rPr>
          <w:noProof/>
          <w:lang w:val="nl-BE"/>
        </w:rPr>
      </w:pPr>
      <w:r>
        <w:rPr>
          <w:b/>
          <w:i/>
          <w:lang w:val="nl-BE"/>
        </w:rPr>
        <w:lastRenderedPageBreak/>
        <w:t xml:space="preserve">- </w:t>
      </w:r>
      <w:r w:rsidR="000734DE">
        <w:rPr>
          <w:b/>
          <w:lang w:val="nl-BE"/>
        </w:rPr>
        <w:t>27</w:t>
      </w:r>
      <w:r w:rsidR="00D3688E">
        <w:rPr>
          <w:b/>
          <w:lang w:val="nl-BE"/>
        </w:rPr>
        <w:t>9</w:t>
      </w:r>
      <w:r>
        <w:rPr>
          <w:b/>
          <w:i/>
          <w:lang w:val="nl-BE"/>
        </w:rPr>
        <w:t xml:space="preserve"> -</w:t>
      </w:r>
    </w:p>
    <w:p w14:paraId="521C60A5" w14:textId="77777777" w:rsidR="006F3923" w:rsidRDefault="006F3923" w:rsidP="006F3923">
      <w:pPr>
        <w:spacing w:line="190" w:lineRule="exact"/>
        <w:jc w:val="center"/>
        <w:rPr>
          <w:rFonts w:cs="Arial"/>
          <w:i/>
          <w:sz w:val="20"/>
          <w:szCs w:val="20"/>
          <w:lang w:val="nl-BE"/>
        </w:rPr>
      </w:pPr>
    </w:p>
    <w:p w14:paraId="25B4726F" w14:textId="77777777" w:rsidR="006F3923" w:rsidRDefault="006F3923" w:rsidP="006F3923">
      <w:pPr>
        <w:spacing w:line="190" w:lineRule="exact"/>
        <w:jc w:val="center"/>
        <w:rPr>
          <w:rFonts w:cs="Arial"/>
          <w:i/>
          <w:sz w:val="20"/>
          <w:szCs w:val="20"/>
          <w:lang w:val="nl-BE"/>
        </w:rPr>
      </w:pPr>
      <w:r>
        <w:rPr>
          <w:rFonts w:cs="Arial"/>
          <w:i/>
          <w:sz w:val="20"/>
          <w:szCs w:val="20"/>
          <w:lang w:val="nl-BE"/>
        </w:rPr>
        <w:t xml:space="preserve">Origineel, </w:t>
      </w:r>
      <w:r>
        <w:rPr>
          <w:rFonts w:cs="Arial"/>
          <w:sz w:val="20"/>
          <w:szCs w:val="20"/>
          <w:lang w:val="nl-BE"/>
        </w:rPr>
        <w:t>2008</w:t>
      </w:r>
    </w:p>
    <w:p w14:paraId="1696D3A9" w14:textId="77777777" w:rsidR="006F3923" w:rsidRDefault="006F3923" w:rsidP="006F3923">
      <w:pPr>
        <w:pStyle w:val="03aText"/>
        <w:widowControl/>
        <w:rPr>
          <w:lang w:val="nl-BE"/>
        </w:rPr>
      </w:pPr>
    </w:p>
    <w:p w14:paraId="3342AAE0" w14:textId="77777777" w:rsidR="006F3923" w:rsidRDefault="006F3923" w:rsidP="006F3923">
      <w:pPr>
        <w:pStyle w:val="03aText"/>
        <w:widowControl/>
        <w:rPr>
          <w:lang w:val="nl-BE"/>
        </w:rPr>
      </w:pPr>
      <w:r>
        <w:rPr>
          <w:lang w:val="nl-BE"/>
        </w:rPr>
        <w:object w:dxaOrig="4579" w:dyaOrig="4577" w14:anchorId="0ED56E44">
          <v:shape id="_x0000_i1290" type="#_x0000_t75" style="width:150.1pt;height:154.5pt" o:ole="">
            <v:imagedata r:id="rId555" o:title=""/>
          </v:shape>
          <o:OLEObject Type="Embed" ProgID="CorelDRAW.Graphic.12" ShapeID="_x0000_i1290" DrawAspect="Content" ObjectID="_1587467646" r:id="rId556"/>
        </w:object>
      </w:r>
    </w:p>
    <w:p w14:paraId="1FA21ADC" w14:textId="77777777" w:rsidR="006F3923" w:rsidRDefault="006F3923" w:rsidP="006F3923">
      <w:pPr>
        <w:pStyle w:val="03aText"/>
        <w:widowControl/>
        <w:rPr>
          <w:b/>
          <w:sz w:val="24"/>
          <w:szCs w:val="24"/>
          <w:lang w:val="nl-BE"/>
        </w:rPr>
      </w:pPr>
    </w:p>
    <w:p w14:paraId="28ED2857" w14:textId="77777777" w:rsidR="006F3923" w:rsidRDefault="006F3923" w:rsidP="006F3923">
      <w:pPr>
        <w:pStyle w:val="03aText"/>
        <w:widowControl/>
        <w:rPr>
          <w:lang w:val="nl-BE"/>
        </w:rPr>
      </w:pPr>
      <w:r>
        <w:rPr>
          <w:b/>
          <w:sz w:val="24"/>
          <w:szCs w:val="24"/>
          <w:lang w:val="nl-BE"/>
        </w:rPr>
        <w:t>+</w:t>
      </w:r>
      <w:r>
        <w:rPr>
          <w:sz w:val="24"/>
          <w:szCs w:val="24"/>
          <w:lang w:val="nl-BE"/>
        </w:rPr>
        <w:t xml:space="preserve"> </w:t>
      </w:r>
      <w:r>
        <w:rPr>
          <w:lang w:val="nl-BE"/>
        </w:rPr>
        <w:t xml:space="preserve">                              4610.03 e5f1</w:t>
      </w:r>
    </w:p>
    <w:p w14:paraId="2D3150D9" w14:textId="77777777" w:rsidR="006F3923" w:rsidRDefault="006F3923" w:rsidP="006F3923">
      <w:pPr>
        <w:pStyle w:val="03aText"/>
        <w:widowControl/>
        <w:rPr>
          <w:lang w:val="nl-BE"/>
        </w:rPr>
      </w:pPr>
      <w:r>
        <w:rPr>
          <w:lang w:val="nl-BE"/>
        </w:rPr>
        <w:t xml:space="preserve">  </w:t>
      </w:r>
    </w:p>
    <w:p w14:paraId="57F753FF" w14:textId="77777777" w:rsidR="006F3923" w:rsidRDefault="006F3923" w:rsidP="006F3923">
      <w:pPr>
        <w:pStyle w:val="03aText"/>
        <w:widowControl/>
        <w:rPr>
          <w:lang w:val="nl-BE"/>
        </w:rPr>
      </w:pPr>
      <w:r>
        <w:rPr>
          <w:lang w:val="nl-BE"/>
        </w:rPr>
        <w:t xml:space="preserve">Met de verleiding om hier de toren op h6 te slaan, ofwel schaak te geven op </w:t>
      </w:r>
      <w:r w:rsidR="00D33791">
        <w:rPr>
          <w:lang w:val="nl-BE"/>
        </w:rPr>
        <w:t>veld</w:t>
      </w:r>
      <w:r>
        <w:rPr>
          <w:lang w:val="nl-BE"/>
        </w:rPr>
        <w:t>1.Df5+? of 1.Df7+? vind ik de hier bovenstaande op</w:t>
      </w:r>
      <w:r w:rsidR="00D33791">
        <w:rPr>
          <w:lang w:val="nl-BE"/>
        </w:rPr>
        <w:t>-</w:t>
      </w:r>
      <w:r>
        <w:rPr>
          <w:lang w:val="nl-BE"/>
        </w:rPr>
        <w:t>s</w:t>
      </w:r>
      <w:r w:rsidR="00CF43D3">
        <w:rPr>
          <w:lang w:val="nl-BE"/>
        </w:rPr>
        <w:t>telling  mooier en economischer dan de studie op de vorige blad</w:t>
      </w:r>
      <w:r w:rsidR="00D33791">
        <w:rPr>
          <w:lang w:val="nl-BE"/>
        </w:rPr>
        <w:t>zij-</w:t>
      </w:r>
      <w:r w:rsidR="00CF43D3">
        <w:rPr>
          <w:lang w:val="nl-BE"/>
        </w:rPr>
        <w:t>de.</w:t>
      </w:r>
    </w:p>
    <w:p w14:paraId="465E3C32" w14:textId="77777777" w:rsidR="006F3923" w:rsidRDefault="006F3923" w:rsidP="006F3923">
      <w:pPr>
        <w:pStyle w:val="03aText"/>
        <w:widowControl/>
        <w:rPr>
          <w:lang w:val="nl-BE"/>
        </w:rPr>
      </w:pPr>
    </w:p>
    <w:p w14:paraId="28382CD9" w14:textId="77777777" w:rsidR="006F3923" w:rsidRDefault="006F3923" w:rsidP="006F3923">
      <w:pPr>
        <w:pStyle w:val="03aText"/>
        <w:widowControl/>
        <w:rPr>
          <w:lang w:val="nl-BE"/>
        </w:rPr>
      </w:pPr>
      <w:r>
        <w:rPr>
          <w:lang w:val="nl-BE"/>
        </w:rPr>
        <w:t xml:space="preserve">Na </w:t>
      </w:r>
      <w:r w:rsidRPr="00DB280F">
        <w:rPr>
          <w:b/>
          <w:lang w:val="nl-BE"/>
        </w:rPr>
        <w:t>1.Dc4+ Ke1 2.Dc1+</w:t>
      </w:r>
      <w:r>
        <w:rPr>
          <w:lang w:val="nl-BE"/>
        </w:rPr>
        <w:t xml:space="preserve"> enzo-voort, volgt hier hetzelfde oplos-singsverloop zoals in de studie vermeld op de vorige bladzijde.</w:t>
      </w:r>
    </w:p>
    <w:p w14:paraId="0E1D3CC7" w14:textId="77777777" w:rsidR="006F3923" w:rsidRDefault="006F3923" w:rsidP="006F3923">
      <w:pPr>
        <w:pStyle w:val="03aText"/>
        <w:widowControl/>
        <w:rPr>
          <w:lang w:val="nl-BE"/>
        </w:rPr>
      </w:pPr>
    </w:p>
    <w:p w14:paraId="12B15DC3" w14:textId="77777777" w:rsidR="006F3923" w:rsidRDefault="00913DC4" w:rsidP="006F3923">
      <w:pPr>
        <w:pStyle w:val="03aText"/>
        <w:widowControl/>
        <w:rPr>
          <w:lang w:val="nl-BE"/>
        </w:rPr>
      </w:pPr>
      <w:r>
        <w:rPr>
          <w:lang w:val="nl-BE"/>
        </w:rPr>
        <w:t xml:space="preserve">Niettegenstaande het </w:t>
      </w:r>
      <w:r w:rsidR="006F3923">
        <w:rPr>
          <w:lang w:val="nl-BE"/>
        </w:rPr>
        <w:t>zwart</w:t>
      </w:r>
      <w:r w:rsidR="00266FDA">
        <w:rPr>
          <w:lang w:val="nl-BE"/>
        </w:rPr>
        <w:t xml:space="preserve"> over</w:t>
      </w:r>
      <w:r>
        <w:rPr>
          <w:lang w:val="nl-BE"/>
        </w:rPr>
        <w:t>-</w:t>
      </w:r>
      <w:r w:rsidR="00266FDA">
        <w:rPr>
          <w:lang w:val="nl-BE"/>
        </w:rPr>
        <w:t>wicht weet wit de tegenspe</w:t>
      </w:r>
      <w:r w:rsidR="006F3923">
        <w:rPr>
          <w:lang w:val="nl-BE"/>
        </w:rPr>
        <w:t>ler toch op de knieën te krijgen.</w:t>
      </w:r>
    </w:p>
    <w:p w14:paraId="3966AF8C" w14:textId="77777777" w:rsidR="006F3923" w:rsidRDefault="006F3923" w:rsidP="006F3923">
      <w:pPr>
        <w:pStyle w:val="03aText"/>
        <w:widowControl/>
        <w:rPr>
          <w:b/>
          <w:i/>
          <w:color w:val="auto"/>
          <w:lang w:val="nl-BE"/>
        </w:rPr>
      </w:pPr>
    </w:p>
    <w:p w14:paraId="3369600F" w14:textId="77777777" w:rsidR="00BA5E80" w:rsidRPr="00BA5E80" w:rsidRDefault="006F3923" w:rsidP="00BA5E80">
      <w:pPr>
        <w:spacing w:line="190" w:lineRule="exact"/>
        <w:jc w:val="center"/>
        <w:rPr>
          <w:rFonts w:cs="Arial"/>
          <w:b/>
          <w:sz w:val="20"/>
          <w:szCs w:val="20"/>
          <w:lang w:val="nl-BE"/>
        </w:rPr>
      </w:pPr>
      <w:r>
        <w:rPr>
          <w:rFonts w:cs="Arial"/>
          <w:b/>
          <w:sz w:val="20"/>
          <w:szCs w:val="20"/>
          <w:lang w:val="nl-BE"/>
        </w:rPr>
        <w:br w:type="page"/>
      </w:r>
      <w:r w:rsidR="00FE2203">
        <w:rPr>
          <w:rFonts w:cs="Arial"/>
          <w:b/>
          <w:sz w:val="20"/>
          <w:szCs w:val="20"/>
          <w:lang w:val="nl-BE"/>
        </w:rPr>
        <w:lastRenderedPageBreak/>
        <w:t xml:space="preserve">- </w:t>
      </w:r>
      <w:r w:rsidR="000734DE">
        <w:rPr>
          <w:rFonts w:cs="Arial"/>
          <w:b/>
          <w:sz w:val="20"/>
          <w:szCs w:val="20"/>
          <w:lang w:val="nl-BE"/>
        </w:rPr>
        <w:t>2</w:t>
      </w:r>
      <w:r w:rsidR="00D3688E">
        <w:rPr>
          <w:rFonts w:cs="Arial"/>
          <w:b/>
          <w:sz w:val="20"/>
          <w:szCs w:val="20"/>
          <w:lang w:val="nl-BE"/>
        </w:rPr>
        <w:t>80</w:t>
      </w:r>
      <w:r>
        <w:rPr>
          <w:rFonts w:cs="Arial"/>
          <w:b/>
          <w:sz w:val="20"/>
          <w:szCs w:val="20"/>
          <w:lang w:val="nl-BE"/>
        </w:rPr>
        <w:t xml:space="preserve"> </w:t>
      </w:r>
      <w:r w:rsidR="004A3D8B">
        <w:rPr>
          <w:rFonts w:cs="Arial"/>
          <w:b/>
          <w:sz w:val="20"/>
          <w:szCs w:val="20"/>
          <w:lang w:val="nl-BE"/>
        </w:rPr>
        <w:t>-</w:t>
      </w:r>
    </w:p>
    <w:p w14:paraId="6C96DCE3" w14:textId="77777777" w:rsidR="006F3923" w:rsidRDefault="006F3923" w:rsidP="006F3923">
      <w:pPr>
        <w:spacing w:line="190" w:lineRule="exact"/>
        <w:jc w:val="center"/>
        <w:rPr>
          <w:rFonts w:cs="Arial"/>
          <w:sz w:val="20"/>
          <w:szCs w:val="20"/>
          <w:lang w:val="nl-BE"/>
        </w:rPr>
      </w:pPr>
    </w:p>
    <w:p w14:paraId="72A4EE91" w14:textId="77777777" w:rsidR="001513C2" w:rsidRDefault="00C903D3" w:rsidP="001513C2">
      <w:pPr>
        <w:spacing w:line="190" w:lineRule="exact"/>
        <w:jc w:val="center"/>
        <w:rPr>
          <w:rFonts w:cs="Arial"/>
          <w:sz w:val="20"/>
          <w:szCs w:val="20"/>
          <w:lang w:val="nl-BE"/>
        </w:rPr>
      </w:pPr>
      <w:r>
        <w:rPr>
          <w:rFonts w:cs="Arial"/>
          <w:i/>
          <w:sz w:val="20"/>
          <w:szCs w:val="20"/>
          <w:lang w:val="nl-BE"/>
        </w:rPr>
        <w:t xml:space="preserve">Origineel </w:t>
      </w:r>
      <w:r w:rsidR="00EC229C">
        <w:rPr>
          <w:rFonts w:cs="Arial"/>
          <w:sz w:val="20"/>
          <w:szCs w:val="20"/>
          <w:lang w:val="nl-BE"/>
        </w:rPr>
        <w:t>2014</w:t>
      </w:r>
    </w:p>
    <w:p w14:paraId="3C61257D" w14:textId="77777777" w:rsidR="00BA5E80" w:rsidRPr="00BA5E80" w:rsidRDefault="00BA5E80" w:rsidP="001513C2">
      <w:pPr>
        <w:spacing w:line="190" w:lineRule="exact"/>
        <w:jc w:val="center"/>
        <w:rPr>
          <w:rFonts w:cs="Arial"/>
          <w:i/>
          <w:sz w:val="20"/>
          <w:szCs w:val="20"/>
          <w:lang w:val="nl-BE"/>
        </w:rPr>
      </w:pPr>
      <w:r>
        <w:rPr>
          <w:rFonts w:cs="Arial"/>
          <w:i/>
          <w:sz w:val="20"/>
          <w:szCs w:val="20"/>
          <w:lang w:val="nl-BE"/>
        </w:rPr>
        <w:t>Correctie 2017</w:t>
      </w:r>
    </w:p>
    <w:p w14:paraId="75E80D24" w14:textId="77777777" w:rsidR="00BA5E80" w:rsidRDefault="00BA5E80" w:rsidP="00BA5E80">
      <w:pPr>
        <w:spacing w:line="190" w:lineRule="exact"/>
        <w:rPr>
          <w:rFonts w:cs="Arial"/>
          <w:sz w:val="20"/>
          <w:szCs w:val="20"/>
          <w:lang w:val="nl-BE"/>
        </w:rPr>
      </w:pPr>
    </w:p>
    <w:p w14:paraId="624D0B06" w14:textId="77777777" w:rsidR="001A1212" w:rsidRDefault="003D6AF5" w:rsidP="006F3923">
      <w:pPr>
        <w:pStyle w:val="02bSource"/>
        <w:widowControl/>
        <w:tabs>
          <w:tab w:val="left" w:pos="114"/>
        </w:tabs>
      </w:pPr>
      <w:r w:rsidRPr="003D6AF5">
        <w:rPr>
          <w:noProof/>
        </w:rPr>
        <w:drawing>
          <wp:inline distT="0" distB="0" distL="0" distR="0" wp14:anchorId="2CF3D469" wp14:editId="21289258">
            <wp:extent cx="1944370" cy="1937128"/>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944370" cy="1937128"/>
                    </a:xfrm>
                    <a:prstGeom prst="rect">
                      <a:avLst/>
                    </a:prstGeom>
                    <a:noFill/>
                    <a:ln>
                      <a:noFill/>
                    </a:ln>
                  </pic:spPr>
                </pic:pic>
              </a:graphicData>
            </a:graphic>
          </wp:inline>
        </w:drawing>
      </w:r>
    </w:p>
    <w:p w14:paraId="40ACC337" w14:textId="77777777" w:rsidR="002666E5" w:rsidRDefault="002666E5" w:rsidP="006F3923">
      <w:pPr>
        <w:rPr>
          <w:rFonts w:cs="Arial"/>
          <w:b/>
          <w:lang w:val="nl-BE"/>
        </w:rPr>
      </w:pPr>
    </w:p>
    <w:p w14:paraId="3EC9ED3F" w14:textId="77777777" w:rsidR="006F3923" w:rsidRPr="00660914" w:rsidRDefault="006F3923" w:rsidP="006F3923">
      <w:pPr>
        <w:rPr>
          <w:rFonts w:cs="Arial"/>
          <w:sz w:val="20"/>
          <w:szCs w:val="20"/>
        </w:rPr>
      </w:pPr>
      <w:r w:rsidRPr="00660914">
        <w:rPr>
          <w:rFonts w:cs="Arial"/>
          <w:b/>
        </w:rPr>
        <w:t>+</w:t>
      </w:r>
      <w:r w:rsidRPr="00660914">
        <w:rPr>
          <w:rFonts w:cs="Arial"/>
          <w:sz w:val="20"/>
          <w:szCs w:val="20"/>
        </w:rPr>
        <w:t xml:space="preserve">      </w:t>
      </w:r>
      <w:r w:rsidR="004F002B" w:rsidRPr="00660914">
        <w:rPr>
          <w:rFonts w:cs="Arial"/>
          <w:sz w:val="20"/>
          <w:szCs w:val="20"/>
        </w:rPr>
        <w:t xml:space="preserve">                       </w:t>
      </w:r>
      <w:r w:rsidR="00E80752" w:rsidRPr="00660914">
        <w:rPr>
          <w:rFonts w:cs="Arial"/>
          <w:sz w:val="20"/>
          <w:szCs w:val="20"/>
        </w:rPr>
        <w:t xml:space="preserve"> 0311.22</w:t>
      </w:r>
      <w:r w:rsidR="004F002B" w:rsidRPr="00660914">
        <w:rPr>
          <w:rFonts w:cs="Arial"/>
          <w:sz w:val="20"/>
          <w:szCs w:val="20"/>
        </w:rPr>
        <w:t xml:space="preserve"> b2</w:t>
      </w:r>
      <w:r w:rsidR="00C31C11" w:rsidRPr="00660914">
        <w:rPr>
          <w:rFonts w:cs="Arial"/>
          <w:sz w:val="20"/>
          <w:szCs w:val="20"/>
        </w:rPr>
        <w:t>c8</w:t>
      </w:r>
    </w:p>
    <w:p w14:paraId="639F62AD" w14:textId="77777777" w:rsidR="00C31C11" w:rsidRPr="00660914" w:rsidRDefault="00C31C11" w:rsidP="006F3923">
      <w:pPr>
        <w:rPr>
          <w:rFonts w:cs="Arial"/>
          <w:sz w:val="20"/>
          <w:szCs w:val="20"/>
        </w:rPr>
      </w:pPr>
    </w:p>
    <w:p w14:paraId="74996A0D" w14:textId="77777777" w:rsidR="00EB6D8D" w:rsidRPr="00660914" w:rsidRDefault="00BF616D" w:rsidP="00BF616D">
      <w:pPr>
        <w:ind w:firstLine="708"/>
        <w:jc w:val="both"/>
        <w:rPr>
          <w:rFonts w:cs="Arial"/>
          <w:b/>
          <w:sz w:val="20"/>
          <w:szCs w:val="20"/>
        </w:rPr>
      </w:pPr>
      <w:r w:rsidRPr="00660914">
        <w:rPr>
          <w:rFonts w:cs="Arial"/>
          <w:b/>
          <w:sz w:val="20"/>
          <w:szCs w:val="20"/>
        </w:rPr>
        <w:t>1.Pa7+</w:t>
      </w:r>
      <w:r w:rsidRPr="00660914">
        <w:rPr>
          <w:rFonts w:cs="Arial"/>
          <w:b/>
          <w:sz w:val="20"/>
          <w:szCs w:val="20"/>
        </w:rPr>
        <w:tab/>
      </w:r>
      <w:r w:rsidRPr="00660914">
        <w:rPr>
          <w:rFonts w:cs="Arial"/>
          <w:b/>
          <w:sz w:val="20"/>
          <w:szCs w:val="20"/>
        </w:rPr>
        <w:tab/>
      </w:r>
      <w:r w:rsidR="004F002B" w:rsidRPr="00660914">
        <w:rPr>
          <w:rFonts w:cs="Arial"/>
          <w:b/>
          <w:sz w:val="20"/>
          <w:szCs w:val="20"/>
        </w:rPr>
        <w:t xml:space="preserve"> </w:t>
      </w:r>
    </w:p>
    <w:p w14:paraId="3C866172" w14:textId="77777777" w:rsidR="00EB6D8D" w:rsidRPr="00660914" w:rsidRDefault="004F002B" w:rsidP="00EB6D8D">
      <w:pPr>
        <w:jc w:val="both"/>
        <w:rPr>
          <w:rFonts w:cs="Arial"/>
          <w:i/>
          <w:sz w:val="20"/>
          <w:szCs w:val="20"/>
        </w:rPr>
      </w:pPr>
      <w:r w:rsidRPr="00660914">
        <w:rPr>
          <w:rFonts w:cs="Arial"/>
          <w:sz w:val="20"/>
          <w:szCs w:val="20"/>
        </w:rPr>
        <w:t xml:space="preserve">1.cxb7+? Kxb7, </w:t>
      </w:r>
      <w:r w:rsidR="00785DC2" w:rsidRPr="00660914">
        <w:rPr>
          <w:rFonts w:cs="Arial"/>
          <w:sz w:val="20"/>
          <w:szCs w:val="20"/>
        </w:rPr>
        <w:t xml:space="preserve"> remise.</w:t>
      </w:r>
    </w:p>
    <w:p w14:paraId="0A551B79" w14:textId="77777777" w:rsidR="00B61F37" w:rsidRPr="00BF616D" w:rsidRDefault="00EB6D8D" w:rsidP="00BF616D">
      <w:pPr>
        <w:ind w:firstLine="708"/>
        <w:jc w:val="both"/>
        <w:rPr>
          <w:rFonts w:cs="Arial"/>
          <w:b/>
          <w:sz w:val="20"/>
          <w:szCs w:val="20"/>
          <w:lang w:val="nl-BE"/>
        </w:rPr>
      </w:pPr>
      <w:r>
        <w:rPr>
          <w:rFonts w:cs="Arial"/>
          <w:b/>
          <w:sz w:val="20"/>
          <w:szCs w:val="20"/>
          <w:lang w:val="nl-BE"/>
        </w:rPr>
        <w:t>1…</w:t>
      </w:r>
      <w:r>
        <w:rPr>
          <w:rFonts w:cs="Arial"/>
          <w:b/>
          <w:sz w:val="20"/>
          <w:szCs w:val="20"/>
          <w:lang w:val="nl-BE"/>
        </w:rPr>
        <w:tab/>
      </w:r>
      <w:r>
        <w:rPr>
          <w:rFonts w:cs="Arial"/>
          <w:b/>
          <w:sz w:val="20"/>
          <w:szCs w:val="20"/>
          <w:lang w:val="nl-BE"/>
        </w:rPr>
        <w:tab/>
      </w:r>
      <w:r w:rsidR="00BF616D" w:rsidRPr="00BF616D">
        <w:rPr>
          <w:rFonts w:cs="Arial"/>
          <w:b/>
          <w:sz w:val="20"/>
          <w:szCs w:val="20"/>
          <w:lang w:val="nl-BE"/>
        </w:rPr>
        <w:t>Kb8</w:t>
      </w:r>
    </w:p>
    <w:p w14:paraId="7E0BA840" w14:textId="77777777" w:rsidR="00BF616D" w:rsidRDefault="00BF616D" w:rsidP="00BF616D">
      <w:pPr>
        <w:jc w:val="both"/>
        <w:rPr>
          <w:rFonts w:cs="Arial"/>
          <w:sz w:val="20"/>
          <w:szCs w:val="20"/>
          <w:lang w:val="nl-BE"/>
        </w:rPr>
      </w:pPr>
      <w:r w:rsidRPr="00BF616D">
        <w:rPr>
          <w:rFonts w:cs="Arial"/>
          <w:sz w:val="20"/>
          <w:szCs w:val="20"/>
          <w:lang w:val="nl-BE"/>
        </w:rPr>
        <w:t>Na 1...Kc7</w:t>
      </w:r>
      <w:r w:rsidR="002761FB">
        <w:rPr>
          <w:rFonts w:cs="Arial"/>
          <w:sz w:val="20"/>
          <w:szCs w:val="20"/>
          <w:lang w:val="nl-BE"/>
        </w:rPr>
        <w:t>?</w:t>
      </w:r>
      <w:r w:rsidRPr="00BF616D">
        <w:rPr>
          <w:rFonts w:cs="Arial"/>
          <w:sz w:val="20"/>
          <w:szCs w:val="20"/>
          <w:lang w:val="nl-BE"/>
        </w:rPr>
        <w:t xml:space="preserve"> 2.Lf4+ Kb6</w:t>
      </w:r>
      <w:r w:rsidR="00C532AC">
        <w:rPr>
          <w:rFonts w:cs="Arial"/>
          <w:sz w:val="20"/>
          <w:szCs w:val="20"/>
          <w:lang w:val="nl-BE"/>
        </w:rPr>
        <w:t xml:space="preserve"> 3.Pc8+ Kxc6 4.Lxg3 en wit wint</w:t>
      </w:r>
    </w:p>
    <w:p w14:paraId="2042A167" w14:textId="77777777" w:rsidR="00BF616D" w:rsidRDefault="00BF616D" w:rsidP="00BF616D">
      <w:pPr>
        <w:jc w:val="both"/>
        <w:rPr>
          <w:rFonts w:cs="Arial"/>
          <w:b/>
          <w:sz w:val="20"/>
          <w:szCs w:val="20"/>
          <w:lang w:val="nl-BE"/>
        </w:rPr>
      </w:pPr>
      <w:r>
        <w:rPr>
          <w:rFonts w:cs="Arial"/>
          <w:sz w:val="20"/>
          <w:szCs w:val="20"/>
          <w:lang w:val="nl-BE"/>
        </w:rPr>
        <w:tab/>
      </w:r>
      <w:r>
        <w:rPr>
          <w:rFonts w:cs="Arial"/>
          <w:b/>
          <w:sz w:val="20"/>
          <w:szCs w:val="20"/>
          <w:lang w:val="nl-BE"/>
        </w:rPr>
        <w:t>2.c7+</w:t>
      </w:r>
      <w:r>
        <w:rPr>
          <w:rFonts w:cs="Arial"/>
          <w:b/>
          <w:sz w:val="20"/>
          <w:szCs w:val="20"/>
          <w:lang w:val="nl-BE"/>
        </w:rPr>
        <w:tab/>
      </w:r>
      <w:r>
        <w:rPr>
          <w:rFonts w:cs="Arial"/>
          <w:b/>
          <w:sz w:val="20"/>
          <w:szCs w:val="20"/>
          <w:lang w:val="nl-BE"/>
        </w:rPr>
        <w:tab/>
      </w:r>
    </w:p>
    <w:p w14:paraId="3736B387" w14:textId="77777777" w:rsidR="00BF616D" w:rsidRPr="00B43620" w:rsidRDefault="00952016" w:rsidP="00BF616D">
      <w:pPr>
        <w:jc w:val="both"/>
        <w:rPr>
          <w:rFonts w:cs="Arial"/>
          <w:sz w:val="20"/>
          <w:szCs w:val="20"/>
          <w:lang w:val="fr-BE"/>
        </w:rPr>
      </w:pPr>
      <w:r>
        <w:rPr>
          <w:rFonts w:cs="Arial"/>
          <w:sz w:val="20"/>
          <w:szCs w:val="20"/>
          <w:lang w:val="nl-BE"/>
        </w:rPr>
        <w:t>Nu faalt 2.Lf4+</w:t>
      </w:r>
      <w:r w:rsidR="002761FB">
        <w:rPr>
          <w:rFonts w:cs="Arial"/>
          <w:sz w:val="20"/>
          <w:szCs w:val="20"/>
          <w:lang w:val="nl-BE"/>
        </w:rPr>
        <w:t>?</w:t>
      </w:r>
      <w:r w:rsidR="00C532AC">
        <w:rPr>
          <w:rFonts w:cs="Arial"/>
          <w:sz w:val="20"/>
          <w:szCs w:val="20"/>
          <w:lang w:val="nl-BE"/>
        </w:rPr>
        <w:t xml:space="preserve"> </w:t>
      </w:r>
      <w:r w:rsidR="00F0211E" w:rsidRPr="00B43620">
        <w:rPr>
          <w:rFonts w:cs="Arial"/>
          <w:sz w:val="20"/>
          <w:szCs w:val="20"/>
          <w:lang w:val="fr-BE"/>
        </w:rPr>
        <w:t>Kxa7 3.</w:t>
      </w:r>
      <w:r w:rsidR="00465431">
        <w:rPr>
          <w:rFonts w:cs="Arial"/>
          <w:sz w:val="20"/>
          <w:szCs w:val="20"/>
          <w:lang w:val="fr-BE"/>
        </w:rPr>
        <w:t>c7</w:t>
      </w:r>
      <w:r w:rsidR="0016443C">
        <w:rPr>
          <w:rFonts w:cs="Arial"/>
          <w:sz w:val="20"/>
          <w:szCs w:val="20"/>
          <w:lang w:val="fr-BE"/>
        </w:rPr>
        <w:t xml:space="preserve"> </w:t>
      </w:r>
      <w:r w:rsidR="004F002B">
        <w:rPr>
          <w:rFonts w:cs="Arial"/>
          <w:sz w:val="20"/>
          <w:szCs w:val="20"/>
          <w:lang w:val="fr-BE"/>
        </w:rPr>
        <w:t>Tg8</w:t>
      </w:r>
      <w:r w:rsidR="00060C5B">
        <w:rPr>
          <w:rFonts w:cs="Arial"/>
          <w:sz w:val="20"/>
          <w:szCs w:val="20"/>
          <w:lang w:val="fr-BE"/>
        </w:rPr>
        <w:t>. O</w:t>
      </w:r>
      <w:r w:rsidR="004F002B">
        <w:rPr>
          <w:rFonts w:cs="Arial"/>
          <w:sz w:val="20"/>
          <w:szCs w:val="20"/>
          <w:lang w:val="fr-BE"/>
        </w:rPr>
        <w:t xml:space="preserve">f </w:t>
      </w:r>
      <w:r w:rsidR="0016443C">
        <w:rPr>
          <w:rFonts w:cs="Arial"/>
          <w:sz w:val="20"/>
          <w:szCs w:val="20"/>
          <w:lang w:val="fr-BE"/>
        </w:rPr>
        <w:t>hier 3.Lxg3</w:t>
      </w:r>
      <w:r w:rsidR="0016443C" w:rsidRPr="00131D0C">
        <w:rPr>
          <w:rFonts w:cs="Arial"/>
          <w:sz w:val="20"/>
          <w:szCs w:val="20"/>
          <w:lang w:val="fr-BE"/>
        </w:rPr>
        <w:t xml:space="preserve"> bxc6</w:t>
      </w:r>
      <w:r w:rsidR="004F002B">
        <w:rPr>
          <w:rFonts w:cs="Arial"/>
          <w:sz w:val="20"/>
          <w:szCs w:val="20"/>
          <w:lang w:val="fr-BE"/>
        </w:rPr>
        <w:t>,</w:t>
      </w:r>
      <w:r w:rsidR="0016443C">
        <w:rPr>
          <w:rFonts w:cs="Arial"/>
          <w:b/>
          <w:sz w:val="20"/>
          <w:szCs w:val="20"/>
          <w:lang w:val="fr-BE"/>
        </w:rPr>
        <w:t xml:space="preserve"> </w:t>
      </w:r>
      <w:r w:rsidR="00266FDA">
        <w:rPr>
          <w:rFonts w:cs="Arial"/>
          <w:sz w:val="20"/>
          <w:szCs w:val="20"/>
          <w:lang w:val="fr-BE"/>
        </w:rPr>
        <w:t>me</w:t>
      </w:r>
      <w:r w:rsidR="00B43620" w:rsidRPr="00B43620">
        <w:rPr>
          <w:rFonts w:cs="Arial"/>
          <w:sz w:val="20"/>
          <w:szCs w:val="20"/>
          <w:lang w:val="fr-BE"/>
        </w:rPr>
        <w:t>t remise.</w:t>
      </w:r>
    </w:p>
    <w:p w14:paraId="489203FB" w14:textId="77777777" w:rsidR="00BF616D" w:rsidRDefault="00BF616D" w:rsidP="00BF616D">
      <w:pPr>
        <w:jc w:val="both"/>
        <w:rPr>
          <w:rFonts w:cs="Arial"/>
          <w:b/>
          <w:sz w:val="20"/>
          <w:szCs w:val="20"/>
          <w:lang w:val="nl-BE"/>
        </w:rPr>
      </w:pPr>
      <w:r w:rsidRPr="00B43620">
        <w:rPr>
          <w:rFonts w:cs="Arial"/>
          <w:sz w:val="20"/>
          <w:szCs w:val="20"/>
          <w:lang w:val="fr-BE"/>
        </w:rPr>
        <w:tab/>
      </w:r>
      <w:r>
        <w:rPr>
          <w:rFonts w:cs="Arial"/>
          <w:b/>
          <w:sz w:val="20"/>
          <w:szCs w:val="20"/>
          <w:lang w:val="nl-BE"/>
        </w:rPr>
        <w:t>2…</w:t>
      </w:r>
      <w:r>
        <w:rPr>
          <w:rFonts w:cs="Arial"/>
          <w:b/>
          <w:sz w:val="20"/>
          <w:szCs w:val="20"/>
          <w:lang w:val="nl-BE"/>
        </w:rPr>
        <w:tab/>
      </w:r>
      <w:r>
        <w:rPr>
          <w:rFonts w:cs="Arial"/>
          <w:b/>
          <w:sz w:val="20"/>
          <w:szCs w:val="20"/>
          <w:lang w:val="nl-BE"/>
        </w:rPr>
        <w:tab/>
      </w:r>
      <w:r w:rsidR="003B7C9B">
        <w:rPr>
          <w:rFonts w:cs="Arial"/>
          <w:b/>
          <w:sz w:val="20"/>
          <w:szCs w:val="20"/>
          <w:lang w:val="nl-BE"/>
        </w:rPr>
        <w:t>Kxa7</w:t>
      </w:r>
    </w:p>
    <w:p w14:paraId="24AF8808" w14:textId="77777777" w:rsidR="00C532AC" w:rsidRPr="00A34C85" w:rsidRDefault="00075FAF" w:rsidP="00BF616D">
      <w:pPr>
        <w:jc w:val="both"/>
        <w:rPr>
          <w:rFonts w:cs="Arial"/>
          <w:sz w:val="20"/>
          <w:szCs w:val="20"/>
          <w:lang w:val="nl-BE"/>
        </w:rPr>
      </w:pPr>
      <w:r>
        <w:rPr>
          <w:rFonts w:cs="Arial"/>
          <w:sz w:val="20"/>
          <w:szCs w:val="20"/>
          <w:lang w:val="nl-BE"/>
        </w:rPr>
        <w:t xml:space="preserve">Wit offert het paard. </w:t>
      </w:r>
      <w:r w:rsidR="00F0211E">
        <w:rPr>
          <w:rFonts w:cs="Arial"/>
          <w:sz w:val="20"/>
          <w:szCs w:val="20"/>
          <w:lang w:val="nl-BE"/>
        </w:rPr>
        <w:t>Maar</w:t>
      </w:r>
      <w:r w:rsidR="003B7C9B">
        <w:rPr>
          <w:rFonts w:cs="Arial"/>
          <w:sz w:val="20"/>
          <w:szCs w:val="20"/>
          <w:lang w:val="nl-BE"/>
        </w:rPr>
        <w:t xml:space="preserve"> niet 2…Kxc7</w:t>
      </w:r>
      <w:r w:rsidR="00F0211E">
        <w:rPr>
          <w:rFonts w:cs="Arial"/>
          <w:sz w:val="20"/>
          <w:szCs w:val="20"/>
          <w:lang w:val="nl-BE"/>
        </w:rPr>
        <w:t xml:space="preserve">? </w:t>
      </w:r>
      <w:r>
        <w:rPr>
          <w:rFonts w:cs="Arial"/>
          <w:sz w:val="20"/>
          <w:szCs w:val="20"/>
          <w:lang w:val="nl-BE"/>
        </w:rPr>
        <w:t>3.Lf4+ Kb6 4.Pc8+ K~ 5.Lxg3</w:t>
      </w:r>
      <w:r w:rsidR="00660914">
        <w:rPr>
          <w:rFonts w:cs="Arial"/>
          <w:sz w:val="20"/>
          <w:szCs w:val="20"/>
          <w:lang w:val="nl-BE"/>
        </w:rPr>
        <w:t>,</w:t>
      </w:r>
      <w:r>
        <w:rPr>
          <w:rFonts w:cs="Arial"/>
          <w:sz w:val="20"/>
          <w:szCs w:val="20"/>
          <w:lang w:val="nl-BE"/>
        </w:rPr>
        <w:t xml:space="preserve"> met winst.</w:t>
      </w:r>
      <w:r w:rsidR="00AF2FE4">
        <w:rPr>
          <w:rFonts w:cs="Arial"/>
          <w:sz w:val="20"/>
          <w:szCs w:val="20"/>
          <w:lang w:val="nl-BE"/>
        </w:rPr>
        <w:t xml:space="preserve"> </w:t>
      </w:r>
    </w:p>
    <w:p w14:paraId="7D025832" w14:textId="77777777" w:rsidR="008067F2" w:rsidRPr="00CB1A18" w:rsidRDefault="00A34C85" w:rsidP="00A34C85">
      <w:pPr>
        <w:jc w:val="both"/>
        <w:rPr>
          <w:rFonts w:cs="Arial"/>
          <w:b/>
          <w:sz w:val="20"/>
          <w:szCs w:val="20"/>
          <w:lang w:val="nl-BE"/>
        </w:rPr>
      </w:pPr>
      <w:r>
        <w:rPr>
          <w:rFonts w:cs="Arial"/>
          <w:b/>
          <w:sz w:val="20"/>
          <w:szCs w:val="20"/>
          <w:lang w:val="nl-BE"/>
        </w:rPr>
        <w:t xml:space="preserve">             </w:t>
      </w:r>
      <w:r w:rsidR="008067F2" w:rsidRPr="00CB1A18">
        <w:rPr>
          <w:rFonts w:cs="Arial"/>
          <w:b/>
          <w:sz w:val="20"/>
          <w:szCs w:val="20"/>
          <w:lang w:val="nl-BE"/>
        </w:rPr>
        <w:t>3.L</w:t>
      </w:r>
      <w:r w:rsidR="00660914" w:rsidRPr="00CB1A18">
        <w:rPr>
          <w:rFonts w:cs="Arial"/>
          <w:b/>
          <w:sz w:val="20"/>
          <w:szCs w:val="20"/>
          <w:lang w:val="nl-BE"/>
        </w:rPr>
        <w:t>xe7</w:t>
      </w:r>
    </w:p>
    <w:p w14:paraId="5DFE6655" w14:textId="77777777" w:rsidR="005F5992" w:rsidRPr="00C26506" w:rsidRDefault="00CB1A18" w:rsidP="00060C5B">
      <w:pPr>
        <w:rPr>
          <w:rFonts w:cs="Arial"/>
          <w:sz w:val="20"/>
          <w:szCs w:val="20"/>
          <w:lang w:val="nl-BE"/>
        </w:rPr>
      </w:pPr>
      <w:r w:rsidRPr="00CB1A18">
        <w:rPr>
          <w:rFonts w:cs="Arial"/>
          <w:sz w:val="20"/>
          <w:szCs w:val="20"/>
          <w:lang w:val="nl-BE"/>
        </w:rPr>
        <w:t>Niet goed is</w:t>
      </w:r>
      <w:r w:rsidR="002A0486" w:rsidRPr="00CB1A18">
        <w:rPr>
          <w:rFonts w:cs="Arial"/>
          <w:sz w:val="20"/>
          <w:szCs w:val="20"/>
          <w:lang w:val="nl-BE"/>
        </w:rPr>
        <w:t xml:space="preserve"> 3.</w:t>
      </w:r>
      <w:r w:rsidRPr="00CB1A18">
        <w:rPr>
          <w:rFonts w:cs="Arial"/>
          <w:sz w:val="20"/>
          <w:szCs w:val="20"/>
          <w:lang w:val="nl-BE"/>
        </w:rPr>
        <w:t xml:space="preserve">c8D? </w:t>
      </w:r>
      <w:r w:rsidRPr="00C26506">
        <w:rPr>
          <w:rFonts w:cs="Arial"/>
          <w:sz w:val="20"/>
          <w:szCs w:val="20"/>
          <w:lang w:val="nl-BE"/>
        </w:rPr>
        <w:t>Txg5 met</w:t>
      </w:r>
      <w:r w:rsidR="002A0486" w:rsidRPr="00C26506">
        <w:rPr>
          <w:rFonts w:cs="Arial"/>
          <w:sz w:val="20"/>
          <w:szCs w:val="20"/>
          <w:lang w:val="nl-BE"/>
        </w:rPr>
        <w:t xml:space="preserve"> remise.  </w:t>
      </w:r>
    </w:p>
    <w:p w14:paraId="03A8A193" w14:textId="77777777" w:rsidR="00816DA5" w:rsidRPr="0051758B" w:rsidRDefault="00CB1A18" w:rsidP="00BF616D">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Tg2</w:t>
      </w:r>
      <w:r w:rsidR="00816DA5" w:rsidRPr="0051758B">
        <w:rPr>
          <w:rFonts w:cs="Arial"/>
          <w:b/>
          <w:sz w:val="20"/>
          <w:szCs w:val="20"/>
          <w:lang w:val="nl-BE"/>
        </w:rPr>
        <w:t>+</w:t>
      </w:r>
    </w:p>
    <w:p w14:paraId="774B3DF2" w14:textId="77777777" w:rsidR="00CB1A18" w:rsidRPr="00C26506" w:rsidRDefault="008067F2" w:rsidP="00BF616D">
      <w:pPr>
        <w:jc w:val="both"/>
        <w:rPr>
          <w:rFonts w:cs="Arial"/>
          <w:b/>
          <w:sz w:val="20"/>
          <w:szCs w:val="20"/>
          <w:lang w:val="nl-BE"/>
        </w:rPr>
      </w:pPr>
      <w:r w:rsidRPr="0051758B">
        <w:rPr>
          <w:rFonts w:cs="Arial"/>
          <w:b/>
          <w:sz w:val="20"/>
          <w:szCs w:val="20"/>
          <w:lang w:val="nl-BE"/>
        </w:rPr>
        <w:tab/>
      </w:r>
      <w:r w:rsidR="00CB1A18" w:rsidRPr="00C26506">
        <w:rPr>
          <w:rFonts w:cs="Arial"/>
          <w:b/>
          <w:sz w:val="20"/>
          <w:szCs w:val="20"/>
          <w:lang w:val="nl-BE"/>
        </w:rPr>
        <w:t>4.Kb3</w:t>
      </w:r>
    </w:p>
    <w:p w14:paraId="1C9459F0" w14:textId="77777777" w:rsidR="00060C5B" w:rsidRPr="00C26506" w:rsidRDefault="008067F2" w:rsidP="00060C5B">
      <w:pPr>
        <w:jc w:val="both"/>
        <w:rPr>
          <w:rFonts w:cs="Arial"/>
          <w:b/>
          <w:sz w:val="20"/>
          <w:szCs w:val="20"/>
          <w:lang w:val="nl-BE"/>
        </w:rPr>
      </w:pPr>
      <w:r w:rsidRPr="00C26506">
        <w:rPr>
          <w:rFonts w:cs="Arial"/>
          <w:b/>
          <w:sz w:val="20"/>
          <w:szCs w:val="20"/>
          <w:lang w:val="nl-BE"/>
        </w:rPr>
        <w:tab/>
      </w:r>
      <w:r w:rsidR="00CB1A18" w:rsidRPr="00CB1A18">
        <w:rPr>
          <w:rFonts w:cs="Arial"/>
          <w:b/>
          <w:sz w:val="20"/>
          <w:szCs w:val="20"/>
          <w:lang w:val="nl-BE"/>
        </w:rPr>
        <w:t>4…</w:t>
      </w:r>
      <w:r w:rsidR="00CB1A18" w:rsidRPr="00CB1A18">
        <w:rPr>
          <w:rFonts w:cs="Arial"/>
          <w:b/>
          <w:sz w:val="20"/>
          <w:szCs w:val="20"/>
          <w:lang w:val="nl-BE"/>
        </w:rPr>
        <w:tab/>
      </w:r>
      <w:r w:rsidR="002B2236">
        <w:rPr>
          <w:rFonts w:cs="Arial"/>
          <w:b/>
          <w:sz w:val="20"/>
          <w:szCs w:val="20"/>
          <w:lang w:val="nl-BE"/>
        </w:rPr>
        <w:t xml:space="preserve"> </w:t>
      </w:r>
      <w:r w:rsidR="00CB1A18" w:rsidRPr="00CB1A18">
        <w:rPr>
          <w:rFonts w:cs="Arial"/>
          <w:b/>
          <w:sz w:val="20"/>
          <w:szCs w:val="20"/>
          <w:lang w:val="nl-BE"/>
        </w:rPr>
        <w:tab/>
        <w:t>Tg3</w:t>
      </w:r>
      <w:r w:rsidR="00CB1A18">
        <w:rPr>
          <w:rFonts w:cs="Arial"/>
          <w:b/>
          <w:sz w:val="20"/>
          <w:szCs w:val="20"/>
          <w:lang w:val="nl-BE"/>
        </w:rPr>
        <w:t>+</w:t>
      </w:r>
      <w:r w:rsidR="00FB0ECC" w:rsidRPr="0051758B">
        <w:rPr>
          <w:rFonts w:cs="Arial"/>
          <w:b/>
          <w:sz w:val="20"/>
          <w:szCs w:val="20"/>
          <w:lang w:val="nl-BE"/>
        </w:rPr>
        <w:tab/>
      </w:r>
      <w:r w:rsidR="00FB0ECC" w:rsidRPr="0051758B">
        <w:rPr>
          <w:rFonts w:cs="Arial"/>
          <w:b/>
          <w:sz w:val="20"/>
          <w:szCs w:val="20"/>
          <w:lang w:val="nl-BE"/>
        </w:rPr>
        <w:tab/>
      </w:r>
    </w:p>
    <w:p w14:paraId="024B0AC2" w14:textId="77777777" w:rsidR="00060C5B" w:rsidRDefault="00060C5B" w:rsidP="00060C5B">
      <w:pPr>
        <w:ind w:firstLine="708"/>
        <w:jc w:val="both"/>
        <w:rPr>
          <w:rFonts w:cs="Arial"/>
          <w:b/>
          <w:sz w:val="20"/>
          <w:szCs w:val="20"/>
          <w:lang w:val="nl-BE"/>
        </w:rPr>
      </w:pPr>
    </w:p>
    <w:p w14:paraId="13E85B4B" w14:textId="77777777" w:rsidR="00060C5B" w:rsidRDefault="00060C5B" w:rsidP="00060C5B">
      <w:pPr>
        <w:ind w:firstLine="708"/>
        <w:jc w:val="both"/>
        <w:rPr>
          <w:rFonts w:cs="Arial"/>
          <w:b/>
          <w:sz w:val="20"/>
          <w:szCs w:val="20"/>
          <w:lang w:val="nl-BE"/>
        </w:rPr>
      </w:pPr>
    </w:p>
    <w:p w14:paraId="5403032C" w14:textId="77777777" w:rsidR="00060C5B" w:rsidRDefault="00060C5B" w:rsidP="00060C5B">
      <w:pPr>
        <w:ind w:firstLine="708"/>
        <w:jc w:val="both"/>
        <w:rPr>
          <w:rFonts w:cs="Arial"/>
          <w:b/>
          <w:sz w:val="20"/>
          <w:szCs w:val="20"/>
          <w:lang w:val="nl-BE"/>
        </w:rPr>
      </w:pPr>
    </w:p>
    <w:p w14:paraId="129D7EF0" w14:textId="77777777" w:rsidR="001B6A70" w:rsidRDefault="001B6A70" w:rsidP="00060C5B">
      <w:pPr>
        <w:ind w:firstLine="708"/>
        <w:jc w:val="both"/>
        <w:rPr>
          <w:rFonts w:cs="Arial"/>
          <w:b/>
          <w:sz w:val="20"/>
          <w:szCs w:val="20"/>
          <w:lang w:val="nl-BE"/>
        </w:rPr>
      </w:pPr>
    </w:p>
    <w:p w14:paraId="3F1B6965" w14:textId="77777777" w:rsidR="00060C5B" w:rsidRDefault="00060C5B" w:rsidP="00060C5B">
      <w:pPr>
        <w:ind w:firstLine="708"/>
        <w:jc w:val="both"/>
        <w:rPr>
          <w:rFonts w:cs="Arial"/>
          <w:b/>
          <w:sz w:val="20"/>
          <w:szCs w:val="20"/>
          <w:lang w:val="nl-BE"/>
        </w:rPr>
      </w:pPr>
    </w:p>
    <w:p w14:paraId="19A727FA" w14:textId="77777777" w:rsidR="002B2236" w:rsidRDefault="008067F2" w:rsidP="00060C5B">
      <w:pPr>
        <w:ind w:firstLine="708"/>
        <w:jc w:val="both"/>
        <w:rPr>
          <w:rFonts w:cs="Arial"/>
          <w:b/>
          <w:sz w:val="20"/>
          <w:szCs w:val="20"/>
          <w:lang w:val="nl-BE"/>
        </w:rPr>
      </w:pPr>
      <w:r w:rsidRPr="0051758B">
        <w:rPr>
          <w:rFonts w:cs="Arial"/>
          <w:b/>
          <w:sz w:val="20"/>
          <w:szCs w:val="20"/>
          <w:lang w:val="nl-BE"/>
        </w:rPr>
        <w:t>5</w:t>
      </w:r>
      <w:r w:rsidR="00CB1A18">
        <w:rPr>
          <w:rFonts w:cs="Arial"/>
          <w:b/>
          <w:sz w:val="20"/>
          <w:szCs w:val="20"/>
          <w:lang w:val="nl-BE"/>
        </w:rPr>
        <w:t>.Kb4</w:t>
      </w:r>
      <w:r w:rsidR="00816DA5" w:rsidRPr="0051758B">
        <w:rPr>
          <w:rFonts w:cs="Arial"/>
          <w:b/>
          <w:sz w:val="20"/>
          <w:szCs w:val="20"/>
          <w:lang w:val="nl-BE"/>
        </w:rPr>
        <w:tab/>
      </w:r>
      <w:r w:rsidR="00816DA5" w:rsidRPr="0051758B">
        <w:rPr>
          <w:rFonts w:cs="Arial"/>
          <w:b/>
          <w:sz w:val="20"/>
          <w:szCs w:val="20"/>
          <w:lang w:val="nl-BE"/>
        </w:rPr>
        <w:tab/>
      </w:r>
    </w:p>
    <w:p w14:paraId="3CB564F5" w14:textId="77777777" w:rsidR="002B2236" w:rsidRPr="002B2236" w:rsidRDefault="002B2236" w:rsidP="00BF616D">
      <w:pPr>
        <w:jc w:val="both"/>
        <w:rPr>
          <w:rFonts w:cs="Arial"/>
          <w:sz w:val="20"/>
          <w:szCs w:val="20"/>
        </w:rPr>
      </w:pPr>
      <w:r w:rsidRPr="002B2236">
        <w:rPr>
          <w:rFonts w:cs="Arial"/>
          <w:sz w:val="20"/>
          <w:szCs w:val="20"/>
        </w:rPr>
        <w:t>5.Kc4? b5+ 6.Kxb5 Kb7, remise.</w:t>
      </w:r>
    </w:p>
    <w:p w14:paraId="15EEDB41" w14:textId="77777777" w:rsidR="002B2236" w:rsidRPr="00C26506" w:rsidRDefault="002B2236" w:rsidP="00BF616D">
      <w:pPr>
        <w:jc w:val="both"/>
        <w:rPr>
          <w:rFonts w:cs="Arial"/>
          <w:b/>
          <w:sz w:val="20"/>
          <w:szCs w:val="20"/>
          <w:lang w:val="nl-BE"/>
        </w:rPr>
      </w:pPr>
      <w:r>
        <w:rPr>
          <w:rFonts w:cs="Arial"/>
          <w:sz w:val="20"/>
          <w:szCs w:val="20"/>
        </w:rPr>
        <w:tab/>
      </w:r>
      <w:r w:rsidRPr="00C26506">
        <w:rPr>
          <w:rFonts w:cs="Arial"/>
          <w:b/>
          <w:sz w:val="20"/>
          <w:szCs w:val="20"/>
          <w:lang w:val="nl-BE"/>
        </w:rPr>
        <w:t>5…</w:t>
      </w:r>
      <w:r w:rsidRPr="00C26506">
        <w:rPr>
          <w:rFonts w:cs="Arial"/>
          <w:b/>
          <w:sz w:val="20"/>
          <w:szCs w:val="20"/>
          <w:lang w:val="nl-BE"/>
        </w:rPr>
        <w:tab/>
      </w:r>
      <w:r w:rsidRPr="00C26506">
        <w:rPr>
          <w:rFonts w:cs="Arial"/>
          <w:b/>
          <w:sz w:val="20"/>
          <w:szCs w:val="20"/>
          <w:lang w:val="nl-BE"/>
        </w:rPr>
        <w:tab/>
        <w:t>Tg4+</w:t>
      </w:r>
    </w:p>
    <w:p w14:paraId="075E14B3" w14:textId="77777777" w:rsidR="002B2236" w:rsidRPr="00C26506" w:rsidRDefault="002B2236" w:rsidP="00BF616D">
      <w:pPr>
        <w:jc w:val="both"/>
        <w:rPr>
          <w:rFonts w:cs="Arial"/>
          <w:b/>
          <w:sz w:val="20"/>
          <w:szCs w:val="20"/>
          <w:lang w:val="nl-BE"/>
        </w:rPr>
      </w:pPr>
      <w:r w:rsidRPr="00C26506">
        <w:rPr>
          <w:rFonts w:cs="Arial"/>
          <w:b/>
          <w:sz w:val="20"/>
          <w:szCs w:val="20"/>
          <w:lang w:val="nl-BE"/>
        </w:rPr>
        <w:tab/>
        <w:t>6.Kb5</w:t>
      </w:r>
      <w:r w:rsidRPr="00C26506">
        <w:rPr>
          <w:rFonts w:cs="Arial"/>
          <w:b/>
          <w:sz w:val="20"/>
          <w:szCs w:val="20"/>
          <w:lang w:val="nl-BE"/>
        </w:rPr>
        <w:tab/>
      </w:r>
      <w:r w:rsidRPr="00C26506">
        <w:rPr>
          <w:rFonts w:cs="Arial"/>
          <w:b/>
          <w:sz w:val="20"/>
          <w:szCs w:val="20"/>
          <w:lang w:val="nl-BE"/>
        </w:rPr>
        <w:tab/>
        <w:t>Tg8</w:t>
      </w:r>
    </w:p>
    <w:p w14:paraId="3F4CC077" w14:textId="77777777" w:rsidR="002B2236" w:rsidRPr="00C26506" w:rsidRDefault="002B2236" w:rsidP="00BF616D">
      <w:pPr>
        <w:jc w:val="both"/>
        <w:rPr>
          <w:rFonts w:cs="Arial"/>
          <w:b/>
          <w:sz w:val="20"/>
          <w:szCs w:val="20"/>
          <w:lang w:val="nl-BE"/>
        </w:rPr>
      </w:pPr>
      <w:r w:rsidRPr="00C26506">
        <w:rPr>
          <w:rFonts w:cs="Arial"/>
          <w:b/>
          <w:sz w:val="20"/>
          <w:szCs w:val="20"/>
          <w:lang w:val="nl-BE"/>
        </w:rPr>
        <w:tab/>
        <w:t>7.Ld8</w:t>
      </w:r>
      <w:r w:rsidRPr="00C26506">
        <w:rPr>
          <w:rFonts w:cs="Arial"/>
          <w:b/>
          <w:sz w:val="20"/>
          <w:szCs w:val="20"/>
          <w:lang w:val="nl-BE"/>
        </w:rPr>
        <w:tab/>
      </w:r>
      <w:r w:rsidRPr="00C26506">
        <w:rPr>
          <w:rFonts w:cs="Arial"/>
          <w:b/>
          <w:sz w:val="20"/>
          <w:szCs w:val="20"/>
          <w:lang w:val="nl-BE"/>
        </w:rPr>
        <w:tab/>
        <w:t xml:space="preserve"> b6</w:t>
      </w:r>
    </w:p>
    <w:p w14:paraId="7E8059DC" w14:textId="77777777" w:rsidR="000B6B4C" w:rsidRPr="00C26506" w:rsidRDefault="000B6B4C" w:rsidP="00BF616D">
      <w:pPr>
        <w:jc w:val="both"/>
        <w:rPr>
          <w:rFonts w:cs="Arial"/>
          <w:sz w:val="20"/>
          <w:szCs w:val="20"/>
          <w:lang w:val="nl-BE"/>
        </w:rPr>
      </w:pPr>
      <w:r w:rsidRPr="00C26506">
        <w:rPr>
          <w:rFonts w:cs="Arial"/>
          <w:sz w:val="20"/>
          <w:szCs w:val="20"/>
          <w:lang w:val="nl-BE"/>
        </w:rPr>
        <w:t>Met de dreiging  8…Kb7.</w:t>
      </w:r>
    </w:p>
    <w:p w14:paraId="1D045BD0" w14:textId="77777777" w:rsidR="002B2236" w:rsidRPr="00C26506" w:rsidRDefault="002B2236" w:rsidP="00BF616D">
      <w:pPr>
        <w:jc w:val="both"/>
        <w:rPr>
          <w:rFonts w:cs="Arial"/>
          <w:b/>
          <w:sz w:val="20"/>
          <w:szCs w:val="20"/>
          <w:lang w:val="nl-BE"/>
        </w:rPr>
      </w:pPr>
      <w:r w:rsidRPr="00C26506">
        <w:rPr>
          <w:rFonts w:cs="Arial"/>
          <w:b/>
          <w:sz w:val="20"/>
          <w:szCs w:val="20"/>
          <w:lang w:val="nl-BE"/>
        </w:rPr>
        <w:tab/>
        <w:t>8.c8D</w:t>
      </w:r>
      <w:r w:rsidRPr="00C26506">
        <w:rPr>
          <w:rFonts w:cs="Arial"/>
          <w:b/>
          <w:sz w:val="20"/>
          <w:szCs w:val="20"/>
          <w:lang w:val="nl-BE"/>
        </w:rPr>
        <w:tab/>
      </w:r>
      <w:r w:rsidRPr="00C26506">
        <w:rPr>
          <w:rFonts w:cs="Arial"/>
          <w:b/>
          <w:sz w:val="20"/>
          <w:szCs w:val="20"/>
          <w:lang w:val="nl-BE"/>
        </w:rPr>
        <w:tab/>
        <w:t>Tg5+</w:t>
      </w:r>
    </w:p>
    <w:p w14:paraId="4B42FD06" w14:textId="77777777" w:rsidR="002B2236" w:rsidRPr="00C26506" w:rsidRDefault="002B2236" w:rsidP="00BF616D">
      <w:pPr>
        <w:jc w:val="both"/>
        <w:rPr>
          <w:rFonts w:cs="Arial"/>
          <w:b/>
          <w:sz w:val="20"/>
          <w:szCs w:val="20"/>
          <w:lang w:val="nl-BE"/>
        </w:rPr>
      </w:pPr>
      <w:r w:rsidRPr="00C26506">
        <w:rPr>
          <w:rFonts w:cs="Arial"/>
          <w:b/>
          <w:sz w:val="20"/>
          <w:szCs w:val="20"/>
          <w:lang w:val="nl-BE"/>
        </w:rPr>
        <w:tab/>
        <w:t>9.Ka4</w:t>
      </w:r>
    </w:p>
    <w:p w14:paraId="63F1AD70" w14:textId="77777777" w:rsidR="002B2236" w:rsidRPr="00C26506" w:rsidRDefault="009A670A" w:rsidP="00BF616D">
      <w:pPr>
        <w:jc w:val="both"/>
        <w:rPr>
          <w:rFonts w:cs="Arial"/>
          <w:sz w:val="20"/>
          <w:szCs w:val="20"/>
          <w:lang w:val="nl-BE"/>
        </w:rPr>
      </w:pPr>
      <w:r w:rsidRPr="00C26506">
        <w:rPr>
          <w:rFonts w:cs="Arial"/>
          <w:sz w:val="20"/>
          <w:szCs w:val="20"/>
          <w:lang w:val="nl-BE"/>
        </w:rPr>
        <w:t>9.Lxg5 is pat.</w:t>
      </w:r>
    </w:p>
    <w:p w14:paraId="49978EDC" w14:textId="77777777" w:rsidR="000B6B4C" w:rsidRPr="000B6B4C" w:rsidRDefault="000B6B4C" w:rsidP="00BF616D">
      <w:pPr>
        <w:jc w:val="both"/>
        <w:rPr>
          <w:rFonts w:cs="Arial"/>
          <w:b/>
          <w:sz w:val="20"/>
          <w:szCs w:val="20"/>
          <w:lang w:val="nl-BE"/>
        </w:rPr>
      </w:pPr>
      <w:r w:rsidRPr="00C26506">
        <w:rPr>
          <w:rFonts w:cs="Arial"/>
          <w:sz w:val="20"/>
          <w:szCs w:val="20"/>
          <w:lang w:val="nl-BE"/>
        </w:rPr>
        <w:tab/>
      </w:r>
      <w:r w:rsidRPr="000B6B4C">
        <w:rPr>
          <w:rFonts w:cs="Arial"/>
          <w:b/>
          <w:sz w:val="20"/>
          <w:szCs w:val="20"/>
          <w:lang w:val="nl-BE"/>
        </w:rPr>
        <w:t>9…</w:t>
      </w:r>
      <w:r w:rsidRPr="000B6B4C">
        <w:rPr>
          <w:rFonts w:cs="Arial"/>
          <w:b/>
          <w:sz w:val="20"/>
          <w:szCs w:val="20"/>
          <w:lang w:val="nl-BE"/>
        </w:rPr>
        <w:tab/>
      </w:r>
      <w:r w:rsidRPr="000B6B4C">
        <w:rPr>
          <w:rFonts w:cs="Arial"/>
          <w:b/>
          <w:sz w:val="20"/>
          <w:szCs w:val="20"/>
          <w:lang w:val="nl-BE"/>
        </w:rPr>
        <w:tab/>
        <w:t>Ta5+</w:t>
      </w:r>
    </w:p>
    <w:p w14:paraId="56505A59" w14:textId="77777777" w:rsidR="000B6B4C" w:rsidRDefault="000B6B4C" w:rsidP="00BF616D">
      <w:pPr>
        <w:jc w:val="both"/>
        <w:rPr>
          <w:rFonts w:cs="Arial"/>
          <w:b/>
          <w:sz w:val="20"/>
          <w:szCs w:val="20"/>
          <w:lang w:val="nl-BE"/>
        </w:rPr>
      </w:pPr>
      <w:r w:rsidRPr="000B6B4C">
        <w:rPr>
          <w:rFonts w:cs="Arial"/>
          <w:b/>
          <w:sz w:val="20"/>
          <w:szCs w:val="20"/>
          <w:lang w:val="nl-BE"/>
        </w:rPr>
        <w:t xml:space="preserve">           10.Kb3</w:t>
      </w:r>
      <w:r w:rsidRPr="000B6B4C">
        <w:rPr>
          <w:rFonts w:cs="Arial"/>
          <w:b/>
          <w:sz w:val="20"/>
          <w:szCs w:val="20"/>
          <w:lang w:val="nl-BE"/>
        </w:rPr>
        <w:tab/>
      </w:r>
      <w:r>
        <w:rPr>
          <w:rFonts w:cs="Arial"/>
          <w:b/>
          <w:sz w:val="20"/>
          <w:szCs w:val="20"/>
          <w:lang w:val="nl-BE"/>
        </w:rPr>
        <w:tab/>
        <w:t>Tb5+</w:t>
      </w:r>
    </w:p>
    <w:p w14:paraId="63A6ECA9" w14:textId="77777777" w:rsidR="000B6B4C" w:rsidRDefault="000B6B4C" w:rsidP="00BF616D">
      <w:pPr>
        <w:jc w:val="both"/>
        <w:rPr>
          <w:rFonts w:cs="Arial"/>
          <w:b/>
          <w:sz w:val="20"/>
          <w:szCs w:val="20"/>
          <w:lang w:val="nl-BE"/>
        </w:rPr>
      </w:pPr>
      <w:r>
        <w:rPr>
          <w:rFonts w:cs="Arial"/>
          <w:b/>
          <w:sz w:val="20"/>
          <w:szCs w:val="20"/>
          <w:lang w:val="nl-BE"/>
        </w:rPr>
        <w:t xml:space="preserve">           11.Ka2</w:t>
      </w:r>
    </w:p>
    <w:p w14:paraId="15D1F18E" w14:textId="77777777" w:rsidR="000B6B4C" w:rsidRPr="000B6B4C" w:rsidRDefault="000B6B4C" w:rsidP="00BF616D">
      <w:pPr>
        <w:jc w:val="both"/>
        <w:rPr>
          <w:rFonts w:cs="Arial"/>
          <w:sz w:val="20"/>
          <w:szCs w:val="20"/>
          <w:lang w:val="nl-BE"/>
        </w:rPr>
      </w:pPr>
      <w:r>
        <w:rPr>
          <w:rFonts w:cs="Arial"/>
          <w:sz w:val="20"/>
          <w:szCs w:val="20"/>
          <w:lang w:val="nl-BE"/>
        </w:rPr>
        <w:t xml:space="preserve">En nu de witte koning veilig ge-borgen is, wint wit. </w:t>
      </w:r>
    </w:p>
    <w:p w14:paraId="322C861D" w14:textId="77777777" w:rsidR="009A670A" w:rsidRPr="000B6B4C" w:rsidRDefault="009A670A" w:rsidP="00BF616D">
      <w:pPr>
        <w:jc w:val="both"/>
        <w:rPr>
          <w:rFonts w:cs="Arial"/>
          <w:b/>
          <w:sz w:val="20"/>
          <w:szCs w:val="20"/>
          <w:lang w:val="nl-BE"/>
        </w:rPr>
      </w:pPr>
    </w:p>
    <w:p w14:paraId="7121E2D8" w14:textId="77777777" w:rsidR="002B2236" w:rsidRPr="000B6B4C" w:rsidRDefault="002B2236" w:rsidP="00BF616D">
      <w:pPr>
        <w:jc w:val="both"/>
        <w:rPr>
          <w:rFonts w:cs="Arial"/>
          <w:b/>
          <w:sz w:val="20"/>
          <w:szCs w:val="20"/>
          <w:lang w:val="nl-BE"/>
        </w:rPr>
      </w:pPr>
    </w:p>
    <w:p w14:paraId="3C087048" w14:textId="77777777" w:rsidR="002B2236" w:rsidRPr="003D6AF5" w:rsidRDefault="0098613F" w:rsidP="00BF616D">
      <w:pPr>
        <w:jc w:val="both"/>
        <w:rPr>
          <w:rFonts w:cs="Arial"/>
          <w:b/>
          <w:sz w:val="20"/>
          <w:szCs w:val="20"/>
          <w:lang w:val="nl-BE"/>
        </w:rPr>
      </w:pPr>
      <w:r w:rsidRPr="003D6AF5">
        <w:rPr>
          <w:rFonts w:cs="Arial"/>
          <w:b/>
          <w:sz w:val="20"/>
          <w:szCs w:val="20"/>
          <w:lang w:val="nl-BE"/>
        </w:rPr>
        <w:t xml:space="preserve">                      </w:t>
      </w:r>
    </w:p>
    <w:p w14:paraId="2AC83EB8" w14:textId="77777777" w:rsidR="00BC3AC3" w:rsidRPr="003D6AF5" w:rsidRDefault="00BC3AC3" w:rsidP="00BC3AC3">
      <w:pPr>
        <w:jc w:val="both"/>
        <w:rPr>
          <w:rFonts w:cs="Arial"/>
          <w:b/>
          <w:sz w:val="20"/>
          <w:szCs w:val="20"/>
          <w:lang w:val="nl-BE"/>
        </w:rPr>
      </w:pPr>
      <w:r w:rsidRPr="003D6AF5">
        <w:rPr>
          <w:rFonts w:cs="Arial"/>
          <w:b/>
          <w:sz w:val="20"/>
          <w:szCs w:val="20"/>
          <w:lang w:val="nl-BE"/>
        </w:rPr>
        <w:tab/>
      </w:r>
    </w:p>
    <w:p w14:paraId="5F1AD409" w14:textId="77777777" w:rsidR="00A16B86" w:rsidRPr="003D6AF5" w:rsidRDefault="00A16B86" w:rsidP="00105B77">
      <w:pPr>
        <w:jc w:val="both"/>
        <w:rPr>
          <w:rFonts w:cs="Arial"/>
          <w:sz w:val="20"/>
          <w:szCs w:val="20"/>
          <w:lang w:val="nl-BE"/>
        </w:rPr>
      </w:pPr>
    </w:p>
    <w:p w14:paraId="23454A24" w14:textId="77777777" w:rsidR="001E66F6" w:rsidRPr="003D6AF5" w:rsidRDefault="001E66F6" w:rsidP="001E66F6">
      <w:pPr>
        <w:jc w:val="both"/>
        <w:rPr>
          <w:rFonts w:cs="Arial"/>
          <w:b/>
          <w:sz w:val="20"/>
          <w:szCs w:val="20"/>
          <w:lang w:val="nl-BE"/>
        </w:rPr>
      </w:pPr>
    </w:p>
    <w:p w14:paraId="343A1DFF" w14:textId="77777777" w:rsidR="001E66F6" w:rsidRPr="003D6AF5" w:rsidRDefault="001E66F6" w:rsidP="001E66F6">
      <w:pPr>
        <w:jc w:val="both"/>
        <w:rPr>
          <w:rFonts w:cs="Arial"/>
          <w:b/>
          <w:sz w:val="20"/>
          <w:szCs w:val="20"/>
          <w:lang w:val="nl-BE"/>
        </w:rPr>
      </w:pPr>
    </w:p>
    <w:p w14:paraId="349D8E16" w14:textId="77777777" w:rsidR="000B6B4C" w:rsidRPr="003D6AF5" w:rsidRDefault="000B6B4C" w:rsidP="001E66F6">
      <w:pPr>
        <w:jc w:val="center"/>
        <w:rPr>
          <w:rFonts w:cs="Arial"/>
          <w:b/>
          <w:sz w:val="20"/>
          <w:szCs w:val="20"/>
          <w:lang w:val="nl-BE"/>
        </w:rPr>
      </w:pPr>
    </w:p>
    <w:p w14:paraId="1B60C2A7" w14:textId="77777777" w:rsidR="000B6B4C" w:rsidRPr="003D6AF5" w:rsidRDefault="000B6B4C" w:rsidP="001E66F6">
      <w:pPr>
        <w:jc w:val="center"/>
        <w:rPr>
          <w:rFonts w:cs="Arial"/>
          <w:b/>
          <w:sz w:val="20"/>
          <w:szCs w:val="20"/>
          <w:lang w:val="nl-BE"/>
        </w:rPr>
      </w:pPr>
    </w:p>
    <w:p w14:paraId="6A184048" w14:textId="77777777" w:rsidR="000B6B4C" w:rsidRPr="003D6AF5" w:rsidRDefault="000B6B4C" w:rsidP="001E66F6">
      <w:pPr>
        <w:jc w:val="center"/>
        <w:rPr>
          <w:rFonts w:cs="Arial"/>
          <w:b/>
          <w:sz w:val="20"/>
          <w:szCs w:val="20"/>
          <w:lang w:val="nl-BE"/>
        </w:rPr>
      </w:pPr>
    </w:p>
    <w:p w14:paraId="3F66EC2A" w14:textId="77777777" w:rsidR="000B6B4C" w:rsidRPr="003D6AF5" w:rsidRDefault="000B6B4C" w:rsidP="001E66F6">
      <w:pPr>
        <w:jc w:val="center"/>
        <w:rPr>
          <w:rFonts w:cs="Arial"/>
          <w:b/>
          <w:sz w:val="20"/>
          <w:szCs w:val="20"/>
          <w:lang w:val="nl-BE"/>
        </w:rPr>
      </w:pPr>
    </w:p>
    <w:p w14:paraId="6A7ED136" w14:textId="77777777" w:rsidR="000B6B4C" w:rsidRPr="003D6AF5" w:rsidRDefault="000B6B4C" w:rsidP="001E66F6">
      <w:pPr>
        <w:jc w:val="center"/>
        <w:rPr>
          <w:rFonts w:cs="Arial"/>
          <w:b/>
          <w:sz w:val="20"/>
          <w:szCs w:val="20"/>
          <w:lang w:val="nl-BE"/>
        </w:rPr>
      </w:pPr>
    </w:p>
    <w:p w14:paraId="1E2CE92C" w14:textId="77777777" w:rsidR="000B6B4C" w:rsidRPr="003D6AF5" w:rsidRDefault="000B6B4C" w:rsidP="001E66F6">
      <w:pPr>
        <w:jc w:val="center"/>
        <w:rPr>
          <w:rFonts w:cs="Arial"/>
          <w:b/>
          <w:sz w:val="20"/>
          <w:szCs w:val="20"/>
          <w:lang w:val="nl-BE"/>
        </w:rPr>
      </w:pPr>
    </w:p>
    <w:p w14:paraId="3BFA0DAF" w14:textId="77777777" w:rsidR="000B6B4C" w:rsidRPr="003D6AF5" w:rsidRDefault="000B6B4C" w:rsidP="001E66F6">
      <w:pPr>
        <w:jc w:val="center"/>
        <w:rPr>
          <w:rFonts w:cs="Arial"/>
          <w:b/>
          <w:sz w:val="20"/>
          <w:szCs w:val="20"/>
          <w:lang w:val="nl-BE"/>
        </w:rPr>
      </w:pPr>
    </w:p>
    <w:p w14:paraId="02EBBE1B" w14:textId="77777777" w:rsidR="000B6B4C" w:rsidRPr="003D6AF5" w:rsidRDefault="000B6B4C" w:rsidP="001E66F6">
      <w:pPr>
        <w:jc w:val="center"/>
        <w:rPr>
          <w:rFonts w:cs="Arial"/>
          <w:b/>
          <w:sz w:val="20"/>
          <w:szCs w:val="20"/>
          <w:lang w:val="nl-BE"/>
        </w:rPr>
      </w:pPr>
    </w:p>
    <w:p w14:paraId="28E8C8E2" w14:textId="77777777" w:rsidR="000B6B4C" w:rsidRPr="003D6AF5" w:rsidRDefault="000B6B4C" w:rsidP="001E66F6">
      <w:pPr>
        <w:jc w:val="center"/>
        <w:rPr>
          <w:rFonts w:cs="Arial"/>
          <w:b/>
          <w:sz w:val="20"/>
          <w:szCs w:val="20"/>
          <w:lang w:val="nl-BE"/>
        </w:rPr>
      </w:pPr>
    </w:p>
    <w:p w14:paraId="056F4CFD" w14:textId="77777777" w:rsidR="000B6B4C" w:rsidRPr="003D6AF5" w:rsidRDefault="000B6B4C" w:rsidP="001E66F6">
      <w:pPr>
        <w:jc w:val="center"/>
        <w:rPr>
          <w:rFonts w:cs="Arial"/>
          <w:b/>
          <w:sz w:val="20"/>
          <w:szCs w:val="20"/>
          <w:lang w:val="nl-BE"/>
        </w:rPr>
      </w:pPr>
    </w:p>
    <w:p w14:paraId="19E949F3" w14:textId="77777777" w:rsidR="000B6B4C" w:rsidRPr="003D6AF5" w:rsidRDefault="000B6B4C" w:rsidP="001E66F6">
      <w:pPr>
        <w:jc w:val="center"/>
        <w:rPr>
          <w:rFonts w:cs="Arial"/>
          <w:b/>
          <w:sz w:val="20"/>
          <w:szCs w:val="20"/>
          <w:lang w:val="nl-BE"/>
        </w:rPr>
      </w:pPr>
    </w:p>
    <w:p w14:paraId="25C6A00F" w14:textId="77777777" w:rsidR="000B6B4C" w:rsidRPr="003D6AF5" w:rsidRDefault="000B6B4C" w:rsidP="001E66F6">
      <w:pPr>
        <w:jc w:val="center"/>
        <w:rPr>
          <w:rFonts w:cs="Arial"/>
          <w:b/>
          <w:sz w:val="20"/>
          <w:szCs w:val="20"/>
          <w:lang w:val="nl-BE"/>
        </w:rPr>
      </w:pPr>
    </w:p>
    <w:p w14:paraId="4FF71C71" w14:textId="77777777" w:rsidR="000B6B4C" w:rsidRPr="003D6AF5" w:rsidRDefault="000B6B4C" w:rsidP="001E66F6">
      <w:pPr>
        <w:jc w:val="center"/>
        <w:rPr>
          <w:rFonts w:cs="Arial"/>
          <w:b/>
          <w:sz w:val="20"/>
          <w:szCs w:val="20"/>
          <w:lang w:val="nl-BE"/>
        </w:rPr>
      </w:pPr>
    </w:p>
    <w:p w14:paraId="560AEF58" w14:textId="77777777" w:rsidR="000B6B4C" w:rsidRPr="003D6AF5" w:rsidRDefault="000B6B4C" w:rsidP="001E66F6">
      <w:pPr>
        <w:jc w:val="center"/>
        <w:rPr>
          <w:rFonts w:cs="Arial"/>
          <w:b/>
          <w:sz w:val="20"/>
          <w:szCs w:val="20"/>
          <w:lang w:val="nl-BE"/>
        </w:rPr>
      </w:pPr>
    </w:p>
    <w:p w14:paraId="7C8CEA11" w14:textId="77777777" w:rsidR="0098613F" w:rsidRPr="003D6AF5" w:rsidRDefault="0098613F" w:rsidP="0098613F">
      <w:pPr>
        <w:rPr>
          <w:rFonts w:cs="Arial"/>
          <w:b/>
          <w:sz w:val="20"/>
          <w:szCs w:val="20"/>
          <w:lang w:val="nl-BE"/>
        </w:rPr>
      </w:pPr>
    </w:p>
    <w:p w14:paraId="44FC8BFB" w14:textId="77777777" w:rsidR="0098613F" w:rsidRPr="003D6AF5" w:rsidRDefault="0098613F" w:rsidP="0098613F">
      <w:pPr>
        <w:rPr>
          <w:rFonts w:cs="Arial"/>
          <w:b/>
          <w:sz w:val="20"/>
          <w:szCs w:val="20"/>
          <w:lang w:val="nl-BE"/>
        </w:rPr>
      </w:pPr>
    </w:p>
    <w:p w14:paraId="2792F520" w14:textId="77777777" w:rsidR="006F3923" w:rsidRPr="009C5CC0" w:rsidRDefault="005E3E1C" w:rsidP="0098613F">
      <w:pPr>
        <w:jc w:val="center"/>
        <w:rPr>
          <w:rFonts w:cs="Arial"/>
          <w:sz w:val="20"/>
          <w:szCs w:val="20"/>
          <w:lang w:val="nl-BE"/>
        </w:rPr>
      </w:pPr>
      <w:r w:rsidRPr="000B6B4C">
        <w:rPr>
          <w:rFonts w:cs="Arial"/>
          <w:b/>
          <w:sz w:val="20"/>
          <w:szCs w:val="20"/>
          <w:lang w:val="nl-BE"/>
        </w:rPr>
        <w:lastRenderedPageBreak/>
        <w:t>-</w:t>
      </w:r>
      <w:r w:rsidR="00FF7C76" w:rsidRPr="000B6B4C">
        <w:rPr>
          <w:rFonts w:cs="Arial"/>
          <w:b/>
          <w:sz w:val="20"/>
          <w:szCs w:val="20"/>
          <w:lang w:val="nl-BE"/>
        </w:rPr>
        <w:t xml:space="preserve"> </w:t>
      </w:r>
      <w:r w:rsidR="00426B93" w:rsidRPr="000B6B4C">
        <w:rPr>
          <w:rFonts w:cs="Arial"/>
          <w:b/>
          <w:sz w:val="20"/>
          <w:szCs w:val="20"/>
          <w:lang w:val="nl-BE"/>
        </w:rPr>
        <w:t>28</w:t>
      </w:r>
      <w:r w:rsidR="00D3688E">
        <w:rPr>
          <w:rFonts w:cs="Arial"/>
          <w:b/>
          <w:sz w:val="20"/>
          <w:szCs w:val="20"/>
          <w:lang w:val="nl-BE"/>
        </w:rPr>
        <w:t>1</w:t>
      </w:r>
      <w:r w:rsidR="006F3923" w:rsidRPr="000B6B4C">
        <w:rPr>
          <w:rFonts w:cs="Arial"/>
          <w:b/>
          <w:sz w:val="20"/>
          <w:szCs w:val="20"/>
          <w:lang w:val="nl-BE"/>
        </w:rPr>
        <w:t>-</w:t>
      </w:r>
    </w:p>
    <w:p w14:paraId="4BD29767" w14:textId="77777777" w:rsidR="006F3923" w:rsidRPr="000B6B4C" w:rsidRDefault="006F3923" w:rsidP="006F3923">
      <w:pPr>
        <w:spacing w:line="190" w:lineRule="exact"/>
        <w:jc w:val="center"/>
        <w:rPr>
          <w:rFonts w:cs="Arial"/>
          <w:sz w:val="20"/>
          <w:szCs w:val="20"/>
          <w:lang w:val="nl-BE"/>
        </w:rPr>
      </w:pPr>
    </w:p>
    <w:p w14:paraId="69072EE5" w14:textId="77777777" w:rsidR="006F3923" w:rsidRDefault="006F3923" w:rsidP="006F3923">
      <w:pPr>
        <w:spacing w:line="190" w:lineRule="exact"/>
        <w:jc w:val="center"/>
        <w:rPr>
          <w:rFonts w:cs="Arial"/>
          <w:sz w:val="20"/>
          <w:szCs w:val="20"/>
          <w:lang w:val="nl-BE"/>
        </w:rPr>
      </w:pPr>
      <w:r>
        <w:rPr>
          <w:rFonts w:cs="Arial"/>
          <w:i/>
          <w:sz w:val="20"/>
          <w:szCs w:val="20"/>
          <w:lang w:val="nl-BE"/>
        </w:rPr>
        <w:t>Probleemblad,</w:t>
      </w:r>
      <w:r>
        <w:rPr>
          <w:rFonts w:cs="Arial"/>
          <w:sz w:val="20"/>
          <w:szCs w:val="20"/>
          <w:lang w:val="nl-BE"/>
        </w:rPr>
        <w:t xml:space="preserve"> 2004</w:t>
      </w:r>
    </w:p>
    <w:p w14:paraId="539EF749" w14:textId="77777777" w:rsidR="00A22337" w:rsidRDefault="00A22337" w:rsidP="006F3923">
      <w:pPr>
        <w:spacing w:line="190" w:lineRule="exact"/>
        <w:jc w:val="center"/>
        <w:rPr>
          <w:rFonts w:cs="Arial"/>
          <w:sz w:val="20"/>
          <w:szCs w:val="20"/>
          <w:lang w:val="nl-BE"/>
        </w:rPr>
      </w:pPr>
    </w:p>
    <w:p w14:paraId="14817B2C" w14:textId="77777777" w:rsidR="006F3923" w:rsidRDefault="006F3923" w:rsidP="006F3923">
      <w:pPr>
        <w:rPr>
          <w:rFonts w:cs="Arial"/>
          <w:b/>
          <w:sz w:val="20"/>
          <w:szCs w:val="20"/>
          <w:lang w:val="nl-BE"/>
        </w:rPr>
      </w:pPr>
      <w:r>
        <w:rPr>
          <w:lang w:val="nl-BE"/>
        </w:rPr>
        <w:object w:dxaOrig="4579" w:dyaOrig="4578" w14:anchorId="2C82F769">
          <v:shape id="_x0000_i1291" type="#_x0000_t75" style="width:153.4pt;height:153.4pt" o:ole="">
            <v:imagedata r:id="rId558" o:title=""/>
          </v:shape>
          <o:OLEObject Type="Embed" ProgID="CorelDRAW.Graphic.12" ShapeID="_x0000_i1291" DrawAspect="Content" ObjectID="_1587467647" r:id="rId559"/>
        </w:object>
      </w:r>
    </w:p>
    <w:p w14:paraId="465EFDAF" w14:textId="77777777" w:rsidR="006F3923" w:rsidRDefault="006F3923" w:rsidP="006F3923">
      <w:pPr>
        <w:jc w:val="both"/>
        <w:rPr>
          <w:rFonts w:cs="Arial"/>
          <w:b/>
          <w:lang w:val="nl-BE"/>
        </w:rPr>
      </w:pPr>
    </w:p>
    <w:p w14:paraId="4536ECFA" w14:textId="77777777" w:rsidR="006F3923" w:rsidRDefault="006F3923" w:rsidP="006F3923">
      <w:pPr>
        <w:jc w:val="both"/>
        <w:rPr>
          <w:rFonts w:cs="Arial"/>
          <w:b/>
          <w:sz w:val="20"/>
          <w:szCs w:val="20"/>
          <w:lang w:val="nl-BE"/>
        </w:rPr>
      </w:pPr>
      <w:r>
        <w:rPr>
          <w:rFonts w:cs="Arial"/>
          <w:b/>
          <w:lang w:val="nl-BE"/>
        </w:rPr>
        <w:t>+</w:t>
      </w:r>
      <w:r>
        <w:rPr>
          <w:rFonts w:cs="Arial"/>
          <w:b/>
          <w:sz w:val="20"/>
          <w:szCs w:val="20"/>
          <w:lang w:val="nl-BE"/>
        </w:rPr>
        <w:t xml:space="preserve">                           </w:t>
      </w:r>
      <w:r>
        <w:rPr>
          <w:rFonts w:cs="Arial"/>
          <w:sz w:val="20"/>
          <w:szCs w:val="20"/>
          <w:lang w:val="nl-BE"/>
        </w:rPr>
        <w:t>0315.22 d6e8</w:t>
      </w:r>
      <w:r>
        <w:rPr>
          <w:rFonts w:cs="Arial"/>
          <w:b/>
          <w:sz w:val="20"/>
          <w:szCs w:val="20"/>
          <w:lang w:val="nl-BE"/>
        </w:rPr>
        <w:tab/>
      </w:r>
    </w:p>
    <w:p w14:paraId="672E1AD2" w14:textId="77777777" w:rsidR="006F3923" w:rsidRDefault="006F3923" w:rsidP="006F3923">
      <w:pPr>
        <w:rPr>
          <w:rFonts w:cs="Arial"/>
          <w:b/>
          <w:sz w:val="20"/>
          <w:szCs w:val="20"/>
          <w:lang w:val="nl-BE"/>
        </w:rPr>
      </w:pPr>
      <w:r>
        <w:rPr>
          <w:rFonts w:cs="Arial"/>
          <w:b/>
          <w:sz w:val="20"/>
          <w:szCs w:val="20"/>
          <w:lang w:val="nl-BE"/>
        </w:rPr>
        <w:tab/>
        <w:t>1.f7+</w:t>
      </w:r>
    </w:p>
    <w:p w14:paraId="6EC7C89F" w14:textId="77777777" w:rsidR="006F3923" w:rsidRDefault="006F3923" w:rsidP="00586E21">
      <w:pPr>
        <w:numPr>
          <w:ilvl w:val="0"/>
          <w:numId w:val="153"/>
        </w:numPr>
        <w:jc w:val="both"/>
        <w:rPr>
          <w:rFonts w:cs="Arial"/>
          <w:bCs/>
          <w:sz w:val="20"/>
          <w:szCs w:val="20"/>
          <w:lang w:val="nl-BE"/>
        </w:rPr>
      </w:pPr>
      <w:r>
        <w:rPr>
          <w:rFonts w:cs="Arial"/>
          <w:bCs/>
          <w:sz w:val="20"/>
          <w:szCs w:val="20"/>
          <w:lang w:val="nl-BE"/>
        </w:rPr>
        <w:t>1.Pxg6? Pxf5+ 2.Kxe6 Pd4+ 3.Kd5 a1D en wit wint niet. Ook niet met:</w:t>
      </w:r>
      <w:r w:rsidR="0016443C">
        <w:rPr>
          <w:rFonts w:cs="Arial"/>
          <w:bCs/>
          <w:sz w:val="20"/>
          <w:szCs w:val="20"/>
          <w:lang w:val="nl-BE"/>
        </w:rPr>
        <w:t xml:space="preserve"> </w:t>
      </w:r>
    </w:p>
    <w:p w14:paraId="01686FE8" w14:textId="77777777" w:rsidR="006F3923" w:rsidRPr="006B3827" w:rsidRDefault="006F3923" w:rsidP="00586E21">
      <w:pPr>
        <w:numPr>
          <w:ilvl w:val="0"/>
          <w:numId w:val="153"/>
        </w:numPr>
        <w:jc w:val="both"/>
        <w:rPr>
          <w:rFonts w:cs="Arial"/>
          <w:bCs/>
          <w:sz w:val="20"/>
          <w:szCs w:val="20"/>
          <w:lang w:val="en-GB"/>
        </w:rPr>
      </w:pPr>
      <w:r>
        <w:rPr>
          <w:rFonts w:cs="Arial"/>
          <w:bCs/>
          <w:sz w:val="20"/>
          <w:szCs w:val="20"/>
          <w:lang w:val="en-GB"/>
        </w:rPr>
        <w:t>1.Lxg6+? Kf8 2.Lh7 a1D 3.Pg6+ Ke8 4.P6e7 Da6+</w:t>
      </w:r>
      <w:r w:rsidR="006B3827">
        <w:rPr>
          <w:rFonts w:cs="Arial"/>
          <w:bCs/>
          <w:sz w:val="20"/>
          <w:szCs w:val="20"/>
          <w:lang w:val="en-GB"/>
        </w:rPr>
        <w:t xml:space="preserve">, of: </w:t>
      </w:r>
      <w:r w:rsidRPr="006B3827">
        <w:rPr>
          <w:rFonts w:cs="Arial"/>
          <w:bCs/>
          <w:sz w:val="20"/>
          <w:szCs w:val="20"/>
          <w:lang w:val="en-GB"/>
        </w:rPr>
        <w:t xml:space="preserve"> </w:t>
      </w:r>
    </w:p>
    <w:p w14:paraId="1E99B960" w14:textId="77777777" w:rsidR="006F3923" w:rsidRPr="0082746D" w:rsidRDefault="006F3923" w:rsidP="00586E21">
      <w:pPr>
        <w:numPr>
          <w:ilvl w:val="0"/>
          <w:numId w:val="153"/>
        </w:numPr>
        <w:jc w:val="both"/>
        <w:rPr>
          <w:rFonts w:cs="Arial"/>
          <w:b/>
          <w:bCs/>
          <w:sz w:val="20"/>
          <w:szCs w:val="20"/>
          <w:lang w:val="en-GB"/>
        </w:rPr>
      </w:pPr>
      <w:r w:rsidRPr="0082746D">
        <w:rPr>
          <w:rFonts w:cs="Arial"/>
          <w:sz w:val="20"/>
          <w:szCs w:val="20"/>
          <w:lang w:val="en-GB"/>
        </w:rPr>
        <w:t>1.Lxe6? Pe4+ 2.Kc6 Pxf6 3.Lxa2 Txg8 4.Lxg8 Pxg8.</w:t>
      </w:r>
    </w:p>
    <w:p w14:paraId="0A696428" w14:textId="77777777" w:rsidR="006F3923" w:rsidRPr="0082746D" w:rsidRDefault="006F3923" w:rsidP="006F3923">
      <w:pPr>
        <w:rPr>
          <w:rFonts w:cs="Arial"/>
          <w:b/>
          <w:bCs/>
          <w:sz w:val="20"/>
          <w:szCs w:val="20"/>
          <w:lang w:val="en-GB"/>
        </w:rPr>
      </w:pPr>
      <w:r w:rsidRPr="0082746D">
        <w:rPr>
          <w:rFonts w:cs="Arial"/>
          <w:b/>
          <w:bCs/>
          <w:sz w:val="20"/>
          <w:szCs w:val="20"/>
          <w:lang w:val="en-GB"/>
        </w:rPr>
        <w:tab/>
        <w:t>1….</w:t>
      </w:r>
      <w:r w:rsidRPr="0082746D">
        <w:rPr>
          <w:rFonts w:cs="Arial"/>
          <w:b/>
          <w:bCs/>
          <w:sz w:val="20"/>
          <w:szCs w:val="20"/>
          <w:lang w:val="en-GB"/>
        </w:rPr>
        <w:tab/>
      </w:r>
      <w:r w:rsidRPr="0082746D">
        <w:rPr>
          <w:rFonts w:cs="Arial"/>
          <w:b/>
          <w:bCs/>
          <w:sz w:val="20"/>
          <w:szCs w:val="20"/>
          <w:lang w:val="en-GB"/>
        </w:rPr>
        <w:tab/>
        <w:t>Kf8</w:t>
      </w:r>
    </w:p>
    <w:p w14:paraId="08340E11" w14:textId="77777777" w:rsidR="006F3923" w:rsidRPr="0082746D" w:rsidRDefault="006F3923" w:rsidP="006F3923">
      <w:pPr>
        <w:rPr>
          <w:rFonts w:cs="Arial"/>
          <w:b/>
          <w:bCs/>
          <w:sz w:val="20"/>
          <w:szCs w:val="20"/>
          <w:lang w:val="en-GB"/>
        </w:rPr>
      </w:pPr>
      <w:r w:rsidRPr="0082746D">
        <w:rPr>
          <w:rFonts w:cs="Arial"/>
          <w:b/>
          <w:bCs/>
          <w:sz w:val="20"/>
          <w:szCs w:val="20"/>
          <w:lang w:val="en-GB"/>
        </w:rPr>
        <w:tab/>
        <w:t>2.Pxg6+</w:t>
      </w:r>
      <w:r w:rsidRPr="0082746D">
        <w:rPr>
          <w:rFonts w:cs="Arial"/>
          <w:b/>
          <w:bCs/>
          <w:sz w:val="20"/>
          <w:szCs w:val="20"/>
          <w:lang w:val="en-GB"/>
        </w:rPr>
        <w:tab/>
        <w:t>Kxf7</w:t>
      </w:r>
    </w:p>
    <w:p w14:paraId="500C4E7F" w14:textId="77777777" w:rsidR="006F3923" w:rsidRPr="0082746D" w:rsidRDefault="006F3923" w:rsidP="00BD746A">
      <w:pPr>
        <w:jc w:val="both"/>
        <w:rPr>
          <w:rFonts w:cs="Arial"/>
          <w:b/>
          <w:bCs/>
          <w:sz w:val="20"/>
          <w:szCs w:val="20"/>
          <w:lang w:val="en-GB"/>
        </w:rPr>
      </w:pPr>
      <w:r w:rsidRPr="0082746D">
        <w:rPr>
          <w:rFonts w:cs="Arial"/>
          <w:b/>
          <w:bCs/>
          <w:sz w:val="20"/>
          <w:szCs w:val="20"/>
          <w:lang w:val="en-GB"/>
        </w:rPr>
        <w:tab/>
        <w:t>3.Lxe6+</w:t>
      </w:r>
      <w:r w:rsidRPr="0082746D">
        <w:rPr>
          <w:rFonts w:cs="Arial"/>
          <w:b/>
          <w:bCs/>
          <w:sz w:val="20"/>
          <w:szCs w:val="20"/>
          <w:lang w:val="en-GB"/>
        </w:rPr>
        <w:tab/>
        <w:t>Kxg6</w:t>
      </w:r>
    </w:p>
    <w:p w14:paraId="032C35B2" w14:textId="77777777" w:rsidR="006F3923" w:rsidRPr="0082746D" w:rsidRDefault="006F3923" w:rsidP="006F3923">
      <w:pPr>
        <w:rPr>
          <w:rFonts w:cs="Arial"/>
          <w:b/>
          <w:bCs/>
          <w:sz w:val="20"/>
          <w:szCs w:val="20"/>
          <w:lang w:val="en-GB"/>
        </w:rPr>
      </w:pPr>
      <w:r w:rsidRPr="0082746D">
        <w:rPr>
          <w:rFonts w:cs="Arial"/>
          <w:b/>
          <w:bCs/>
          <w:sz w:val="20"/>
          <w:szCs w:val="20"/>
          <w:lang w:val="en-GB"/>
        </w:rPr>
        <w:tab/>
        <w:t>4.Lxa2</w:t>
      </w:r>
      <w:r w:rsidRPr="0082746D">
        <w:rPr>
          <w:rFonts w:cs="Arial"/>
          <w:b/>
          <w:bCs/>
          <w:sz w:val="20"/>
          <w:szCs w:val="20"/>
          <w:lang w:val="en-GB"/>
        </w:rPr>
        <w:tab/>
      </w:r>
      <w:r w:rsidRPr="0082746D">
        <w:rPr>
          <w:rFonts w:cs="Arial"/>
          <w:b/>
          <w:bCs/>
          <w:sz w:val="20"/>
          <w:szCs w:val="20"/>
          <w:lang w:val="en-GB"/>
        </w:rPr>
        <w:tab/>
        <w:t>Pe4+</w:t>
      </w:r>
    </w:p>
    <w:p w14:paraId="52149779" w14:textId="77777777" w:rsidR="006F3923" w:rsidRDefault="006F3923" w:rsidP="006F3923">
      <w:pPr>
        <w:rPr>
          <w:rFonts w:cs="Arial"/>
          <w:b/>
          <w:bCs/>
          <w:sz w:val="20"/>
          <w:szCs w:val="20"/>
          <w:lang w:val="nl-BE"/>
        </w:rPr>
      </w:pPr>
      <w:r w:rsidRPr="0082746D">
        <w:rPr>
          <w:rFonts w:cs="Arial"/>
          <w:b/>
          <w:bCs/>
          <w:sz w:val="20"/>
          <w:szCs w:val="20"/>
          <w:lang w:val="en-GB"/>
        </w:rPr>
        <w:tab/>
      </w:r>
      <w:r>
        <w:rPr>
          <w:rFonts w:cs="Arial"/>
          <w:b/>
          <w:bCs/>
          <w:sz w:val="20"/>
          <w:szCs w:val="20"/>
          <w:lang w:val="nl-BE"/>
        </w:rPr>
        <w:t>5.Ke5</w:t>
      </w:r>
      <w:r>
        <w:rPr>
          <w:rFonts w:cs="Arial"/>
          <w:b/>
          <w:bCs/>
          <w:sz w:val="20"/>
          <w:szCs w:val="20"/>
          <w:lang w:val="nl-BE"/>
        </w:rPr>
        <w:tab/>
      </w:r>
      <w:r>
        <w:rPr>
          <w:rFonts w:cs="Arial"/>
          <w:b/>
          <w:bCs/>
          <w:sz w:val="20"/>
          <w:szCs w:val="20"/>
          <w:lang w:val="nl-BE"/>
        </w:rPr>
        <w:tab/>
        <w:t>Pxd2</w:t>
      </w:r>
    </w:p>
    <w:p w14:paraId="7B03E46F" w14:textId="77777777" w:rsidR="006F3923" w:rsidRDefault="006F3923" w:rsidP="006F3923">
      <w:pPr>
        <w:jc w:val="both"/>
        <w:rPr>
          <w:rFonts w:cs="Arial"/>
          <w:b/>
          <w:bCs/>
          <w:sz w:val="20"/>
          <w:szCs w:val="20"/>
          <w:lang w:val="nl-BE"/>
        </w:rPr>
      </w:pPr>
      <w:r>
        <w:rPr>
          <w:rFonts w:cs="Arial"/>
          <w:sz w:val="20"/>
          <w:szCs w:val="20"/>
          <w:lang w:val="nl-BE"/>
        </w:rPr>
        <w:tab/>
      </w:r>
      <w:r>
        <w:rPr>
          <w:rFonts w:cs="Arial"/>
          <w:b/>
          <w:bCs/>
          <w:sz w:val="20"/>
          <w:szCs w:val="20"/>
          <w:lang w:val="nl-BE"/>
        </w:rPr>
        <w:t>6.Kf4</w:t>
      </w:r>
      <w:r>
        <w:rPr>
          <w:rFonts w:cs="Arial"/>
          <w:b/>
          <w:bCs/>
          <w:sz w:val="20"/>
          <w:szCs w:val="20"/>
          <w:lang w:val="nl-BE"/>
        </w:rPr>
        <w:tab/>
      </w:r>
      <w:r>
        <w:rPr>
          <w:rFonts w:cs="Arial"/>
          <w:b/>
          <w:bCs/>
          <w:sz w:val="20"/>
          <w:szCs w:val="20"/>
          <w:lang w:val="nl-BE"/>
        </w:rPr>
        <w:tab/>
        <w:t>Kg7</w:t>
      </w:r>
    </w:p>
    <w:p w14:paraId="5F5F613F" w14:textId="77777777" w:rsidR="006F3923" w:rsidRDefault="006F3923" w:rsidP="006F3923">
      <w:pPr>
        <w:jc w:val="both"/>
        <w:rPr>
          <w:rFonts w:cs="Arial"/>
          <w:b/>
          <w:bCs/>
          <w:sz w:val="20"/>
          <w:szCs w:val="20"/>
          <w:lang w:val="nl-BE"/>
        </w:rPr>
      </w:pPr>
      <w:r>
        <w:rPr>
          <w:rFonts w:cs="Arial"/>
          <w:bCs/>
          <w:sz w:val="20"/>
          <w:szCs w:val="20"/>
          <w:lang w:val="nl-BE"/>
        </w:rPr>
        <w:t>Het beste, want na bijvoorbeeld 6...Pf1</w:t>
      </w:r>
      <w:r w:rsidR="000D416C">
        <w:rPr>
          <w:rFonts w:cs="Arial"/>
          <w:bCs/>
          <w:sz w:val="20"/>
          <w:szCs w:val="20"/>
          <w:lang w:val="nl-BE"/>
        </w:rPr>
        <w:t>?</w:t>
      </w:r>
      <w:r>
        <w:rPr>
          <w:rFonts w:cs="Arial"/>
          <w:bCs/>
          <w:sz w:val="20"/>
          <w:szCs w:val="20"/>
          <w:lang w:val="nl-BE"/>
        </w:rPr>
        <w:t xml:space="preserve"> 7.Pe7+ Kf6, 8.Pf5 met </w:t>
      </w:r>
      <w:r w:rsidR="002A0486">
        <w:rPr>
          <w:rFonts w:cs="Arial"/>
          <w:bCs/>
          <w:sz w:val="20"/>
          <w:szCs w:val="20"/>
          <w:lang w:val="nl-BE"/>
        </w:rPr>
        <w:t xml:space="preserve">         </w:t>
      </w:r>
      <w:r>
        <w:rPr>
          <w:rFonts w:cs="Arial"/>
          <w:bCs/>
          <w:sz w:val="20"/>
          <w:szCs w:val="20"/>
          <w:lang w:val="nl-BE"/>
        </w:rPr>
        <w:t xml:space="preserve">8...Pd2 9.Pg3 K~ 10.Ke3, of hier 8...Ph2 9.Pe3 K~ 10.Kg3 enzo-voort, faalt. </w:t>
      </w:r>
      <w:r>
        <w:rPr>
          <w:rFonts w:cs="Arial"/>
          <w:sz w:val="20"/>
          <w:szCs w:val="20"/>
          <w:lang w:val="nl-BE"/>
        </w:rPr>
        <w:t>Ook andere paardzet-ten van zwart doen het niet..</w:t>
      </w:r>
    </w:p>
    <w:p w14:paraId="69228F84" w14:textId="77777777" w:rsidR="006F3923" w:rsidRDefault="006F3923" w:rsidP="006F3923">
      <w:pPr>
        <w:jc w:val="both"/>
        <w:rPr>
          <w:rFonts w:cs="Arial"/>
          <w:sz w:val="20"/>
          <w:szCs w:val="20"/>
          <w:lang w:val="nl-BE"/>
        </w:rPr>
      </w:pPr>
    </w:p>
    <w:p w14:paraId="6DE8AECA" w14:textId="77777777" w:rsidR="00AE5EFB" w:rsidRDefault="00C00282" w:rsidP="006F3923">
      <w:pPr>
        <w:jc w:val="both"/>
        <w:rPr>
          <w:rFonts w:cs="Arial"/>
          <w:sz w:val="20"/>
          <w:szCs w:val="20"/>
          <w:lang w:val="nl-BE"/>
        </w:rPr>
      </w:pPr>
      <w:r>
        <w:rPr>
          <w:rFonts w:cs="Arial"/>
          <w:sz w:val="20"/>
          <w:szCs w:val="20"/>
          <w:lang w:val="nl-BE"/>
        </w:rPr>
        <w:t xml:space="preserve"> </w:t>
      </w:r>
    </w:p>
    <w:p w14:paraId="1286748C" w14:textId="77777777" w:rsidR="00FA10D3" w:rsidRDefault="00FA10D3" w:rsidP="006F3923">
      <w:pPr>
        <w:jc w:val="both"/>
        <w:rPr>
          <w:rFonts w:cs="Arial"/>
          <w:sz w:val="20"/>
          <w:szCs w:val="20"/>
          <w:lang w:val="nl-BE"/>
        </w:rPr>
      </w:pPr>
    </w:p>
    <w:p w14:paraId="4B31C765" w14:textId="77777777" w:rsidR="00E075B5" w:rsidRDefault="00E075B5" w:rsidP="006F3923">
      <w:pPr>
        <w:jc w:val="both"/>
        <w:rPr>
          <w:rFonts w:cs="Arial"/>
          <w:sz w:val="20"/>
          <w:szCs w:val="20"/>
          <w:lang w:val="nl-BE"/>
        </w:rPr>
      </w:pPr>
    </w:p>
    <w:p w14:paraId="4FBB51CC" w14:textId="77777777" w:rsidR="006F3923" w:rsidRDefault="006F3923" w:rsidP="006F3923">
      <w:pPr>
        <w:jc w:val="both"/>
        <w:rPr>
          <w:rFonts w:cs="Arial"/>
          <w:sz w:val="20"/>
          <w:szCs w:val="20"/>
          <w:lang w:val="nl-BE"/>
        </w:rPr>
      </w:pPr>
    </w:p>
    <w:p w14:paraId="603DCC5C" w14:textId="77777777" w:rsidR="006F3923" w:rsidRDefault="006F3923" w:rsidP="006F3923">
      <w:pPr>
        <w:jc w:val="both"/>
        <w:rPr>
          <w:rFonts w:cs="Arial"/>
          <w:sz w:val="20"/>
          <w:szCs w:val="20"/>
          <w:lang w:val="nl-BE"/>
        </w:rPr>
      </w:pPr>
      <w:r>
        <w:rPr>
          <w:rFonts w:cs="Arial"/>
          <w:sz w:val="20"/>
          <w:szCs w:val="20"/>
          <w:lang w:val="nl-BE"/>
        </w:rPr>
        <w:t>Na deze inleiding wint wit nu met:</w:t>
      </w:r>
    </w:p>
    <w:p w14:paraId="3DD5C9AD" w14:textId="77777777" w:rsidR="006F3923" w:rsidRDefault="006F3923" w:rsidP="006F3923">
      <w:pPr>
        <w:rPr>
          <w:rFonts w:cs="Arial"/>
          <w:b/>
          <w:bCs/>
          <w:sz w:val="20"/>
          <w:szCs w:val="20"/>
          <w:lang w:val="nl-BE"/>
        </w:rPr>
      </w:pPr>
      <w:r>
        <w:rPr>
          <w:rFonts w:cs="Arial"/>
          <w:sz w:val="20"/>
          <w:szCs w:val="20"/>
          <w:lang w:val="nl-BE"/>
        </w:rPr>
        <w:t xml:space="preserve">             </w:t>
      </w:r>
      <w:r>
        <w:rPr>
          <w:rFonts w:cs="Arial"/>
          <w:b/>
          <w:bCs/>
          <w:sz w:val="20"/>
          <w:szCs w:val="20"/>
          <w:lang w:val="nl-BE"/>
        </w:rPr>
        <w:t>7.Pe7</w:t>
      </w:r>
    </w:p>
    <w:p w14:paraId="4DA6CD09" w14:textId="77777777" w:rsidR="006F3923" w:rsidRDefault="006F3923" w:rsidP="006F3923">
      <w:pPr>
        <w:jc w:val="both"/>
        <w:rPr>
          <w:rFonts w:cs="Arial"/>
          <w:sz w:val="20"/>
          <w:szCs w:val="20"/>
          <w:lang w:val="nl-BE"/>
        </w:rPr>
      </w:pPr>
      <w:r>
        <w:rPr>
          <w:rFonts w:cs="Arial"/>
          <w:sz w:val="20"/>
          <w:szCs w:val="20"/>
          <w:lang w:val="nl-BE"/>
        </w:rPr>
        <w:t xml:space="preserve">Nu reeds 7.Ke3? faalt merk-waardig op 7…Pb1! </w:t>
      </w:r>
      <w:r w:rsidR="00F42AB7">
        <w:rPr>
          <w:rFonts w:cs="Arial"/>
          <w:i/>
          <w:sz w:val="20"/>
          <w:szCs w:val="20"/>
          <w:lang w:val="nl-BE"/>
        </w:rPr>
        <w:t xml:space="preserve">  ( j</w:t>
      </w:r>
      <w:r w:rsidR="001E57F2">
        <w:rPr>
          <w:rFonts w:cs="Arial"/>
          <w:i/>
          <w:sz w:val="20"/>
          <w:szCs w:val="20"/>
          <w:lang w:val="nl-BE"/>
        </w:rPr>
        <w:t xml:space="preserve">a zeker 7…Pb1 </w:t>
      </w:r>
      <w:r>
        <w:rPr>
          <w:rFonts w:cs="Arial"/>
          <w:i/>
          <w:sz w:val="20"/>
          <w:szCs w:val="20"/>
          <w:lang w:val="nl-BE"/>
        </w:rPr>
        <w:t xml:space="preserve">) </w:t>
      </w:r>
      <w:r>
        <w:rPr>
          <w:rFonts w:cs="Arial"/>
          <w:sz w:val="20"/>
          <w:szCs w:val="20"/>
          <w:lang w:val="nl-BE"/>
        </w:rPr>
        <w:t xml:space="preserve"> 8. Pe7 en bijvoorbeeld 8…Pc3</w:t>
      </w:r>
      <w:r w:rsidR="006B3827">
        <w:rPr>
          <w:rFonts w:cs="Arial"/>
          <w:sz w:val="20"/>
          <w:szCs w:val="20"/>
          <w:lang w:val="nl-BE"/>
        </w:rPr>
        <w:t>,</w:t>
      </w:r>
      <w:r>
        <w:rPr>
          <w:rFonts w:cs="Arial"/>
          <w:sz w:val="20"/>
          <w:szCs w:val="20"/>
          <w:lang w:val="nl-BE"/>
        </w:rPr>
        <w:t xml:space="preserve"> enzovoort met remise.</w:t>
      </w:r>
    </w:p>
    <w:p w14:paraId="1314AE49" w14:textId="77777777" w:rsidR="006F3923" w:rsidRDefault="006F3923" w:rsidP="006F3923">
      <w:pPr>
        <w:rPr>
          <w:rFonts w:cs="Arial"/>
          <w:b/>
          <w:bCs/>
          <w:sz w:val="20"/>
          <w:szCs w:val="20"/>
          <w:lang w:val="nl-BE"/>
        </w:rPr>
      </w:pPr>
      <w:r>
        <w:rPr>
          <w:rFonts w:cs="Arial"/>
          <w:sz w:val="20"/>
          <w:szCs w:val="20"/>
          <w:lang w:val="nl-BE"/>
        </w:rPr>
        <w:t xml:space="preserve">             </w:t>
      </w:r>
      <w:r>
        <w:rPr>
          <w:rFonts w:cs="Arial"/>
          <w:b/>
          <w:bCs/>
          <w:sz w:val="20"/>
          <w:szCs w:val="20"/>
          <w:lang w:val="nl-BE"/>
        </w:rPr>
        <w:t>7….</w:t>
      </w:r>
      <w:r>
        <w:rPr>
          <w:rFonts w:cs="Arial"/>
          <w:b/>
          <w:bCs/>
          <w:sz w:val="20"/>
          <w:szCs w:val="20"/>
          <w:lang w:val="nl-BE"/>
        </w:rPr>
        <w:tab/>
      </w:r>
      <w:r>
        <w:rPr>
          <w:rFonts w:cs="Arial"/>
          <w:b/>
          <w:bCs/>
          <w:sz w:val="20"/>
          <w:szCs w:val="20"/>
          <w:lang w:val="nl-BE"/>
        </w:rPr>
        <w:tab/>
        <w:t>Kf6</w:t>
      </w:r>
    </w:p>
    <w:p w14:paraId="1B6EDC19" w14:textId="77777777" w:rsidR="006F3923" w:rsidRDefault="006F3923" w:rsidP="006F3923">
      <w:pPr>
        <w:jc w:val="both"/>
        <w:rPr>
          <w:rFonts w:cs="Arial"/>
          <w:sz w:val="20"/>
          <w:szCs w:val="20"/>
          <w:lang w:val="nl-BE"/>
        </w:rPr>
      </w:pPr>
      <w:r>
        <w:rPr>
          <w:rFonts w:cs="Arial"/>
          <w:sz w:val="20"/>
          <w:szCs w:val="20"/>
          <w:lang w:val="nl-BE"/>
        </w:rPr>
        <w:t>Er ontstaat nu een hevige strijd tussen beide paarden:</w:t>
      </w:r>
    </w:p>
    <w:p w14:paraId="06FE59B1" w14:textId="77777777" w:rsidR="006F3923" w:rsidRDefault="006F3923" w:rsidP="006F3923">
      <w:pPr>
        <w:rPr>
          <w:rFonts w:cs="Arial"/>
          <w:b/>
          <w:bCs/>
          <w:sz w:val="20"/>
          <w:szCs w:val="20"/>
          <w:lang w:val="en-GB"/>
        </w:rPr>
      </w:pPr>
      <w:r>
        <w:rPr>
          <w:rFonts w:cs="Arial"/>
          <w:b/>
          <w:bCs/>
          <w:sz w:val="20"/>
          <w:szCs w:val="20"/>
          <w:lang w:val="nl-BE"/>
        </w:rPr>
        <w:t xml:space="preserve">             </w:t>
      </w:r>
      <w:r>
        <w:rPr>
          <w:rFonts w:cs="Arial"/>
          <w:b/>
          <w:bCs/>
          <w:sz w:val="20"/>
          <w:szCs w:val="20"/>
          <w:lang w:val="en-GB"/>
        </w:rPr>
        <w:t>8.Pc6</w:t>
      </w:r>
      <w:r>
        <w:rPr>
          <w:rFonts w:cs="Arial"/>
          <w:b/>
          <w:bCs/>
          <w:sz w:val="20"/>
          <w:szCs w:val="20"/>
          <w:lang w:val="en-GB"/>
        </w:rPr>
        <w:tab/>
      </w:r>
      <w:r>
        <w:rPr>
          <w:rFonts w:cs="Arial"/>
          <w:b/>
          <w:bCs/>
          <w:sz w:val="20"/>
          <w:szCs w:val="20"/>
          <w:lang w:val="en-GB"/>
        </w:rPr>
        <w:tab/>
        <w:t>Pf1</w:t>
      </w:r>
    </w:p>
    <w:p w14:paraId="66C38E06" w14:textId="77777777" w:rsidR="006F3923" w:rsidRDefault="006F3923" w:rsidP="006F3923">
      <w:pPr>
        <w:rPr>
          <w:rFonts w:cs="Arial"/>
          <w:b/>
          <w:bCs/>
          <w:sz w:val="20"/>
          <w:szCs w:val="20"/>
          <w:lang w:val="en-GB"/>
        </w:rPr>
      </w:pPr>
      <w:r>
        <w:rPr>
          <w:rFonts w:cs="Arial"/>
          <w:b/>
          <w:bCs/>
          <w:sz w:val="20"/>
          <w:szCs w:val="20"/>
          <w:lang w:val="en-GB"/>
        </w:rPr>
        <w:t xml:space="preserve">             9.Pd4</w:t>
      </w:r>
      <w:r>
        <w:rPr>
          <w:rFonts w:cs="Arial"/>
          <w:b/>
          <w:bCs/>
          <w:sz w:val="20"/>
          <w:szCs w:val="20"/>
          <w:lang w:val="en-GB"/>
        </w:rPr>
        <w:tab/>
      </w:r>
      <w:r>
        <w:rPr>
          <w:rFonts w:cs="Arial"/>
          <w:b/>
          <w:bCs/>
          <w:sz w:val="20"/>
          <w:szCs w:val="20"/>
          <w:lang w:val="en-GB"/>
        </w:rPr>
        <w:tab/>
        <w:t>Pd2</w:t>
      </w:r>
    </w:p>
    <w:p w14:paraId="772C7B41" w14:textId="77777777" w:rsidR="006F3923" w:rsidRDefault="006F3923" w:rsidP="006F3923">
      <w:pPr>
        <w:rPr>
          <w:rFonts w:cs="Arial"/>
          <w:b/>
          <w:bCs/>
          <w:sz w:val="20"/>
          <w:szCs w:val="20"/>
          <w:lang w:val="en-GB"/>
        </w:rPr>
      </w:pPr>
      <w:r>
        <w:rPr>
          <w:rFonts w:cs="Arial"/>
          <w:b/>
          <w:bCs/>
          <w:sz w:val="20"/>
          <w:szCs w:val="20"/>
          <w:lang w:val="en-GB"/>
        </w:rPr>
        <w:t xml:space="preserve">           10.Pe2</w:t>
      </w:r>
      <w:r>
        <w:rPr>
          <w:rFonts w:cs="Arial"/>
          <w:b/>
          <w:bCs/>
          <w:sz w:val="20"/>
          <w:szCs w:val="20"/>
          <w:lang w:val="en-GB"/>
        </w:rPr>
        <w:tab/>
      </w:r>
      <w:r>
        <w:rPr>
          <w:rFonts w:cs="Arial"/>
          <w:b/>
          <w:bCs/>
          <w:sz w:val="20"/>
          <w:szCs w:val="20"/>
          <w:lang w:val="en-GB"/>
        </w:rPr>
        <w:tab/>
        <w:t>Pf1</w:t>
      </w:r>
    </w:p>
    <w:p w14:paraId="00816F38" w14:textId="77777777" w:rsidR="006F3923" w:rsidRDefault="006F3923" w:rsidP="006F3923">
      <w:pPr>
        <w:rPr>
          <w:rFonts w:cs="Arial"/>
          <w:b/>
          <w:bCs/>
          <w:sz w:val="20"/>
          <w:szCs w:val="20"/>
          <w:lang w:val="en-GB"/>
        </w:rPr>
      </w:pPr>
      <w:r>
        <w:rPr>
          <w:rFonts w:cs="Arial"/>
          <w:b/>
          <w:bCs/>
          <w:sz w:val="20"/>
          <w:szCs w:val="20"/>
          <w:lang w:val="en-GB"/>
        </w:rPr>
        <w:t xml:space="preserve">           11.Pc3</w:t>
      </w:r>
      <w:r>
        <w:rPr>
          <w:rFonts w:cs="Arial"/>
          <w:b/>
          <w:bCs/>
          <w:sz w:val="20"/>
          <w:szCs w:val="20"/>
          <w:lang w:val="en-GB"/>
        </w:rPr>
        <w:tab/>
      </w:r>
      <w:r>
        <w:rPr>
          <w:rFonts w:cs="Arial"/>
          <w:b/>
          <w:bCs/>
          <w:sz w:val="20"/>
          <w:szCs w:val="20"/>
          <w:lang w:val="en-GB"/>
        </w:rPr>
        <w:tab/>
        <w:t>Pd2</w:t>
      </w:r>
    </w:p>
    <w:p w14:paraId="00945B8A" w14:textId="77777777" w:rsidR="006F3923" w:rsidRDefault="006F3923" w:rsidP="006F3923">
      <w:pPr>
        <w:rPr>
          <w:rFonts w:cs="Arial"/>
          <w:b/>
          <w:bCs/>
          <w:sz w:val="20"/>
          <w:szCs w:val="20"/>
          <w:lang w:val="en-GB"/>
        </w:rPr>
      </w:pPr>
      <w:r>
        <w:rPr>
          <w:rFonts w:cs="Arial"/>
          <w:b/>
          <w:bCs/>
          <w:sz w:val="20"/>
          <w:szCs w:val="20"/>
          <w:lang w:val="en-GB"/>
        </w:rPr>
        <w:t xml:space="preserve">           12.Pd1</w:t>
      </w:r>
      <w:r>
        <w:rPr>
          <w:rFonts w:cs="Arial"/>
          <w:b/>
          <w:bCs/>
          <w:sz w:val="20"/>
          <w:szCs w:val="20"/>
          <w:lang w:val="en-GB"/>
        </w:rPr>
        <w:tab/>
      </w:r>
      <w:r>
        <w:rPr>
          <w:rFonts w:cs="Arial"/>
          <w:b/>
          <w:bCs/>
          <w:sz w:val="20"/>
          <w:szCs w:val="20"/>
          <w:lang w:val="en-GB"/>
        </w:rPr>
        <w:tab/>
        <w:t>Pf1</w:t>
      </w:r>
    </w:p>
    <w:p w14:paraId="56886658" w14:textId="77777777" w:rsidR="006F3923" w:rsidRDefault="006F3923" w:rsidP="006F3923">
      <w:pPr>
        <w:rPr>
          <w:rFonts w:cs="Arial"/>
          <w:b/>
          <w:bCs/>
          <w:sz w:val="20"/>
          <w:szCs w:val="20"/>
          <w:lang w:val="en-GB"/>
        </w:rPr>
      </w:pPr>
      <w:r>
        <w:rPr>
          <w:rFonts w:cs="Arial"/>
          <w:b/>
          <w:bCs/>
          <w:sz w:val="20"/>
          <w:szCs w:val="20"/>
          <w:lang w:val="en-GB"/>
        </w:rPr>
        <w:t xml:space="preserve">           13.Pf2</w:t>
      </w:r>
      <w:r>
        <w:rPr>
          <w:rFonts w:cs="Arial"/>
          <w:b/>
          <w:bCs/>
          <w:sz w:val="20"/>
          <w:szCs w:val="20"/>
          <w:lang w:val="en-GB"/>
        </w:rPr>
        <w:tab/>
      </w:r>
      <w:r>
        <w:rPr>
          <w:rFonts w:cs="Arial"/>
          <w:b/>
          <w:bCs/>
          <w:sz w:val="20"/>
          <w:szCs w:val="20"/>
          <w:lang w:val="en-GB"/>
        </w:rPr>
        <w:tab/>
        <w:t>Pd2</w:t>
      </w:r>
    </w:p>
    <w:p w14:paraId="49CB1F8F" w14:textId="77777777" w:rsidR="00A636C4" w:rsidRPr="00A636C4" w:rsidRDefault="00A636C4" w:rsidP="00A636C4">
      <w:pPr>
        <w:jc w:val="both"/>
        <w:rPr>
          <w:rFonts w:cs="Arial"/>
          <w:bCs/>
          <w:sz w:val="20"/>
          <w:szCs w:val="20"/>
          <w:lang w:val="nl-BE"/>
        </w:rPr>
      </w:pPr>
      <w:r w:rsidRPr="00A636C4">
        <w:rPr>
          <w:rFonts w:cs="Arial"/>
          <w:bCs/>
          <w:sz w:val="20"/>
          <w:szCs w:val="20"/>
          <w:lang w:val="nl-BE"/>
        </w:rPr>
        <w:t>En nu zwart zicht driemaal heeft verdedigt met de zetten Pf1 en Pd2, i</w:t>
      </w:r>
      <w:r>
        <w:rPr>
          <w:rFonts w:cs="Arial"/>
          <w:bCs/>
          <w:sz w:val="20"/>
          <w:szCs w:val="20"/>
          <w:lang w:val="nl-BE"/>
        </w:rPr>
        <w:t>s het spel uit na:</w:t>
      </w:r>
    </w:p>
    <w:p w14:paraId="10869D86" w14:textId="77777777" w:rsidR="006F3923" w:rsidRDefault="006F3923" w:rsidP="006F3923">
      <w:pPr>
        <w:rPr>
          <w:rFonts w:cs="Arial"/>
          <w:b/>
          <w:bCs/>
          <w:sz w:val="20"/>
          <w:szCs w:val="20"/>
          <w:lang w:val="nl-BE"/>
        </w:rPr>
      </w:pPr>
      <w:r w:rsidRPr="00A636C4">
        <w:rPr>
          <w:rFonts w:cs="Arial"/>
          <w:b/>
          <w:bCs/>
          <w:sz w:val="20"/>
          <w:szCs w:val="20"/>
          <w:lang w:val="nl-BE"/>
        </w:rPr>
        <w:t xml:space="preserve">           </w:t>
      </w:r>
      <w:r>
        <w:rPr>
          <w:rFonts w:cs="Arial"/>
          <w:b/>
          <w:bCs/>
          <w:sz w:val="20"/>
          <w:szCs w:val="20"/>
          <w:lang w:val="nl-BE"/>
        </w:rPr>
        <w:t>14.Pg4+</w:t>
      </w:r>
      <w:r>
        <w:rPr>
          <w:rFonts w:cs="Arial"/>
          <w:b/>
          <w:bCs/>
          <w:sz w:val="20"/>
          <w:szCs w:val="20"/>
          <w:lang w:val="nl-BE"/>
        </w:rPr>
        <w:tab/>
      </w:r>
      <w:r>
        <w:rPr>
          <w:rFonts w:cs="Arial"/>
          <w:b/>
          <w:bCs/>
          <w:sz w:val="20"/>
          <w:szCs w:val="20"/>
          <w:lang w:val="nl-BE"/>
        </w:rPr>
        <w:tab/>
        <w:t>Ke7</w:t>
      </w:r>
    </w:p>
    <w:p w14:paraId="1755D8BA" w14:textId="77777777" w:rsidR="006F3923" w:rsidRDefault="006F3923" w:rsidP="006F3923">
      <w:pPr>
        <w:rPr>
          <w:rFonts w:cs="Arial"/>
          <w:b/>
          <w:bCs/>
          <w:sz w:val="20"/>
          <w:szCs w:val="20"/>
          <w:lang w:val="nl-BE"/>
        </w:rPr>
      </w:pPr>
      <w:r>
        <w:rPr>
          <w:rFonts w:cs="Arial"/>
          <w:b/>
          <w:bCs/>
          <w:sz w:val="20"/>
          <w:szCs w:val="20"/>
          <w:lang w:val="nl-BE"/>
        </w:rPr>
        <w:t xml:space="preserve">           15.Ph2</w:t>
      </w:r>
    </w:p>
    <w:p w14:paraId="53681024" w14:textId="77777777" w:rsidR="006F3923" w:rsidRDefault="00A636C4" w:rsidP="006F3923">
      <w:pPr>
        <w:jc w:val="both"/>
        <w:rPr>
          <w:rFonts w:cs="Arial"/>
          <w:sz w:val="20"/>
          <w:szCs w:val="20"/>
          <w:lang w:val="nl-BE"/>
        </w:rPr>
      </w:pPr>
      <w:r>
        <w:rPr>
          <w:rFonts w:cs="Arial"/>
          <w:sz w:val="20"/>
          <w:szCs w:val="20"/>
          <w:lang w:val="nl-BE"/>
        </w:rPr>
        <w:t>En he</w:t>
      </w:r>
      <w:r w:rsidR="006F3923">
        <w:rPr>
          <w:rFonts w:cs="Arial"/>
          <w:sz w:val="20"/>
          <w:szCs w:val="20"/>
          <w:lang w:val="nl-BE"/>
        </w:rPr>
        <w:t xml:space="preserve">t zwarte paard is gevangen, </w:t>
      </w:r>
      <w:r w:rsidR="0016443C">
        <w:rPr>
          <w:rFonts w:cs="Arial"/>
          <w:sz w:val="20"/>
          <w:szCs w:val="20"/>
          <w:lang w:val="nl-BE"/>
        </w:rPr>
        <w:t xml:space="preserve"> </w:t>
      </w:r>
      <w:r w:rsidR="006F3923">
        <w:rPr>
          <w:rFonts w:cs="Arial"/>
          <w:sz w:val="20"/>
          <w:szCs w:val="20"/>
          <w:lang w:val="nl-BE"/>
        </w:rPr>
        <w:t>want  na</w:t>
      </w:r>
    </w:p>
    <w:p w14:paraId="5A40143C" w14:textId="77777777" w:rsidR="006F3923" w:rsidRDefault="006F3923" w:rsidP="006F3923">
      <w:pPr>
        <w:rPr>
          <w:rFonts w:cs="Arial"/>
          <w:b/>
          <w:bCs/>
          <w:sz w:val="20"/>
          <w:szCs w:val="20"/>
          <w:lang w:val="nl-BE"/>
        </w:rPr>
      </w:pPr>
      <w:r>
        <w:rPr>
          <w:rFonts w:cs="Arial"/>
          <w:b/>
          <w:bCs/>
          <w:sz w:val="20"/>
          <w:szCs w:val="20"/>
          <w:lang w:val="nl-BE"/>
        </w:rPr>
        <w:t xml:space="preserve">           15….</w:t>
      </w:r>
      <w:r>
        <w:rPr>
          <w:rFonts w:cs="Arial"/>
          <w:b/>
          <w:bCs/>
          <w:sz w:val="20"/>
          <w:szCs w:val="20"/>
          <w:lang w:val="nl-BE"/>
        </w:rPr>
        <w:tab/>
      </w:r>
      <w:r>
        <w:rPr>
          <w:rFonts w:cs="Arial"/>
          <w:b/>
          <w:bCs/>
          <w:sz w:val="20"/>
          <w:szCs w:val="20"/>
          <w:lang w:val="nl-BE"/>
        </w:rPr>
        <w:tab/>
        <w:t>K~</w:t>
      </w:r>
    </w:p>
    <w:p w14:paraId="675535DC" w14:textId="77777777" w:rsidR="006F3923" w:rsidRDefault="006F3923" w:rsidP="006F3923">
      <w:pPr>
        <w:jc w:val="both"/>
        <w:rPr>
          <w:rFonts w:cs="Arial"/>
          <w:sz w:val="20"/>
          <w:szCs w:val="20"/>
          <w:lang w:val="nl-BE"/>
        </w:rPr>
      </w:pPr>
      <w:r>
        <w:rPr>
          <w:rFonts w:cs="Arial"/>
          <w:bCs/>
          <w:sz w:val="20"/>
          <w:szCs w:val="20"/>
          <w:lang w:val="nl-BE"/>
        </w:rPr>
        <w:t>w</w:t>
      </w:r>
      <w:r>
        <w:rPr>
          <w:rFonts w:cs="Arial"/>
          <w:sz w:val="20"/>
          <w:szCs w:val="20"/>
          <w:lang w:val="nl-BE"/>
        </w:rPr>
        <w:t>ordt het nu veroverd met</w:t>
      </w:r>
    </w:p>
    <w:p w14:paraId="4B00209F" w14:textId="77777777" w:rsidR="006F3923" w:rsidRDefault="006F3923" w:rsidP="006F3923">
      <w:pPr>
        <w:rPr>
          <w:rFonts w:cs="Arial"/>
          <w:b/>
          <w:sz w:val="20"/>
          <w:szCs w:val="20"/>
          <w:lang w:val="nl-BE"/>
        </w:rPr>
      </w:pPr>
      <w:r>
        <w:rPr>
          <w:rFonts w:cs="Arial"/>
          <w:sz w:val="20"/>
          <w:szCs w:val="20"/>
          <w:lang w:val="nl-BE"/>
        </w:rPr>
        <w:t xml:space="preserve">           </w:t>
      </w:r>
      <w:r>
        <w:rPr>
          <w:rFonts w:cs="Arial"/>
          <w:b/>
          <w:bCs/>
          <w:sz w:val="20"/>
          <w:szCs w:val="20"/>
          <w:lang w:val="nl-BE"/>
        </w:rPr>
        <w:t>16.Ke3</w:t>
      </w:r>
      <w:r>
        <w:rPr>
          <w:rFonts w:cs="Arial"/>
          <w:sz w:val="20"/>
          <w:szCs w:val="20"/>
          <w:lang w:val="nl-BE"/>
        </w:rPr>
        <w:tab/>
      </w:r>
      <w:r>
        <w:rPr>
          <w:rFonts w:cs="Arial"/>
          <w:sz w:val="20"/>
          <w:szCs w:val="20"/>
          <w:lang w:val="nl-BE"/>
        </w:rPr>
        <w:tab/>
      </w:r>
      <w:r>
        <w:rPr>
          <w:rFonts w:cs="Arial"/>
          <w:b/>
          <w:sz w:val="20"/>
          <w:szCs w:val="20"/>
          <w:lang w:val="nl-BE"/>
        </w:rPr>
        <w:t>K~</w:t>
      </w:r>
    </w:p>
    <w:p w14:paraId="5EF05C96" w14:textId="77777777" w:rsidR="006F3923" w:rsidRDefault="006F3923" w:rsidP="006F3923">
      <w:pPr>
        <w:rPr>
          <w:rFonts w:cs="Arial"/>
          <w:b/>
          <w:sz w:val="20"/>
          <w:szCs w:val="20"/>
          <w:lang w:val="nl-BE"/>
        </w:rPr>
      </w:pPr>
      <w:r>
        <w:rPr>
          <w:rFonts w:cs="Arial"/>
          <w:b/>
          <w:sz w:val="20"/>
          <w:szCs w:val="20"/>
          <w:lang w:val="nl-BE"/>
        </w:rPr>
        <w:t xml:space="preserve">           17.Kxd2</w:t>
      </w:r>
    </w:p>
    <w:p w14:paraId="461CC4C0" w14:textId="77777777" w:rsidR="006F3923" w:rsidRDefault="006F3923" w:rsidP="006F3923">
      <w:pPr>
        <w:rPr>
          <w:rFonts w:cs="Arial"/>
          <w:b/>
          <w:sz w:val="20"/>
          <w:szCs w:val="20"/>
          <w:lang w:val="nl-BE"/>
        </w:rPr>
      </w:pPr>
      <w:r>
        <w:rPr>
          <w:rFonts w:cs="Arial"/>
          <w:sz w:val="20"/>
          <w:szCs w:val="20"/>
          <w:lang w:val="nl-BE"/>
        </w:rPr>
        <w:t>En wit wint.</w:t>
      </w:r>
    </w:p>
    <w:p w14:paraId="58B4E6EB" w14:textId="77777777" w:rsidR="00027DDA" w:rsidRDefault="00027DDA" w:rsidP="004B0B42">
      <w:pPr>
        <w:spacing w:line="190" w:lineRule="exact"/>
        <w:jc w:val="center"/>
        <w:rPr>
          <w:rFonts w:cs="Arial"/>
          <w:sz w:val="20"/>
          <w:szCs w:val="20"/>
          <w:lang w:val="nl-BE"/>
        </w:rPr>
      </w:pPr>
    </w:p>
    <w:p w14:paraId="2F0BB82A" w14:textId="77777777" w:rsidR="00951E7A" w:rsidRDefault="00951E7A" w:rsidP="00027DDA">
      <w:pPr>
        <w:spacing w:line="190" w:lineRule="exact"/>
        <w:rPr>
          <w:rFonts w:cs="Arial"/>
          <w:sz w:val="20"/>
          <w:szCs w:val="20"/>
          <w:lang w:val="nl-BE"/>
        </w:rPr>
      </w:pPr>
    </w:p>
    <w:p w14:paraId="6FA4E139" w14:textId="77777777" w:rsidR="00951E7A" w:rsidRDefault="00951E7A" w:rsidP="00027DDA">
      <w:pPr>
        <w:spacing w:line="190" w:lineRule="exact"/>
        <w:rPr>
          <w:rFonts w:cs="Arial"/>
          <w:sz w:val="20"/>
          <w:szCs w:val="20"/>
          <w:lang w:val="nl-BE"/>
        </w:rPr>
      </w:pPr>
    </w:p>
    <w:p w14:paraId="236129DD" w14:textId="77777777" w:rsidR="00951E7A" w:rsidRDefault="00951E7A" w:rsidP="00027DDA">
      <w:pPr>
        <w:spacing w:line="190" w:lineRule="exact"/>
        <w:rPr>
          <w:rFonts w:cs="Arial"/>
          <w:sz w:val="20"/>
          <w:szCs w:val="20"/>
          <w:lang w:val="nl-BE"/>
        </w:rPr>
      </w:pPr>
    </w:p>
    <w:p w14:paraId="618FDB53" w14:textId="77777777" w:rsidR="00951E7A" w:rsidRDefault="00951E7A" w:rsidP="00027DDA">
      <w:pPr>
        <w:spacing w:line="190" w:lineRule="exact"/>
        <w:rPr>
          <w:rFonts w:cs="Arial"/>
          <w:sz w:val="20"/>
          <w:szCs w:val="20"/>
          <w:lang w:val="nl-BE"/>
        </w:rPr>
      </w:pPr>
    </w:p>
    <w:p w14:paraId="66DDE966" w14:textId="77777777" w:rsidR="00951E7A" w:rsidRDefault="00951E7A" w:rsidP="00027DDA">
      <w:pPr>
        <w:spacing w:line="190" w:lineRule="exact"/>
        <w:rPr>
          <w:rFonts w:cs="Arial"/>
          <w:sz w:val="20"/>
          <w:szCs w:val="20"/>
          <w:lang w:val="nl-BE"/>
        </w:rPr>
      </w:pPr>
    </w:p>
    <w:p w14:paraId="6A4FDD9F" w14:textId="77777777" w:rsidR="00951E7A" w:rsidRDefault="00951E7A" w:rsidP="00027DDA">
      <w:pPr>
        <w:spacing w:line="190" w:lineRule="exact"/>
        <w:rPr>
          <w:rFonts w:cs="Arial"/>
          <w:sz w:val="20"/>
          <w:szCs w:val="20"/>
          <w:lang w:val="nl-BE"/>
        </w:rPr>
      </w:pPr>
    </w:p>
    <w:p w14:paraId="14F6085D" w14:textId="77777777" w:rsidR="00951E7A" w:rsidRDefault="00951E7A" w:rsidP="00027DDA">
      <w:pPr>
        <w:spacing w:line="190" w:lineRule="exact"/>
        <w:rPr>
          <w:rFonts w:cs="Arial"/>
          <w:sz w:val="20"/>
          <w:szCs w:val="20"/>
          <w:lang w:val="nl-BE"/>
        </w:rPr>
      </w:pPr>
    </w:p>
    <w:p w14:paraId="3DAB84F8" w14:textId="77777777" w:rsidR="00951E7A" w:rsidRDefault="00951E7A" w:rsidP="00027DDA">
      <w:pPr>
        <w:spacing w:line="190" w:lineRule="exact"/>
        <w:rPr>
          <w:rFonts w:cs="Arial"/>
          <w:sz w:val="20"/>
          <w:szCs w:val="20"/>
          <w:lang w:val="nl-BE"/>
        </w:rPr>
      </w:pPr>
    </w:p>
    <w:p w14:paraId="7818E5DF" w14:textId="77777777" w:rsidR="00951E7A" w:rsidRDefault="00951E7A" w:rsidP="00027DDA">
      <w:pPr>
        <w:spacing w:line="190" w:lineRule="exact"/>
        <w:rPr>
          <w:rFonts w:cs="Arial"/>
          <w:sz w:val="20"/>
          <w:szCs w:val="20"/>
          <w:lang w:val="nl-BE"/>
        </w:rPr>
      </w:pPr>
    </w:p>
    <w:p w14:paraId="6E379CA9" w14:textId="77777777" w:rsidR="003C7D55" w:rsidRPr="004A6110" w:rsidRDefault="003C7D55" w:rsidP="002C2C31">
      <w:pPr>
        <w:spacing w:line="190" w:lineRule="exact"/>
        <w:jc w:val="center"/>
        <w:rPr>
          <w:rFonts w:cs="Arial"/>
          <w:b/>
          <w:sz w:val="20"/>
          <w:szCs w:val="20"/>
          <w:lang w:val="nl-BE"/>
        </w:rPr>
      </w:pPr>
    </w:p>
    <w:p w14:paraId="6681FAF3" w14:textId="77777777" w:rsidR="00A03FAF" w:rsidRPr="00531372" w:rsidRDefault="00A03FAF" w:rsidP="003D02FC">
      <w:pPr>
        <w:spacing w:line="190" w:lineRule="exact"/>
        <w:jc w:val="center"/>
        <w:rPr>
          <w:rFonts w:cs="Arial"/>
          <w:b/>
          <w:sz w:val="20"/>
          <w:szCs w:val="20"/>
          <w:lang w:val="nl-BE"/>
        </w:rPr>
      </w:pPr>
    </w:p>
    <w:p w14:paraId="23852A59" w14:textId="77777777" w:rsidR="006F3923" w:rsidRPr="00951E7A" w:rsidRDefault="006F3923" w:rsidP="00644937">
      <w:pPr>
        <w:spacing w:line="190" w:lineRule="exact"/>
        <w:jc w:val="center"/>
        <w:rPr>
          <w:rFonts w:cs="Arial"/>
          <w:b/>
          <w:sz w:val="20"/>
          <w:szCs w:val="20"/>
        </w:rPr>
      </w:pPr>
      <w:r w:rsidRPr="00951E7A">
        <w:rPr>
          <w:rFonts w:cs="Arial"/>
          <w:b/>
          <w:sz w:val="20"/>
          <w:szCs w:val="20"/>
        </w:rPr>
        <w:lastRenderedPageBreak/>
        <w:t xml:space="preserve">- </w:t>
      </w:r>
      <w:r w:rsidR="000734DE" w:rsidRPr="00951E7A">
        <w:rPr>
          <w:rFonts w:cs="Arial"/>
          <w:b/>
          <w:sz w:val="20"/>
          <w:szCs w:val="20"/>
        </w:rPr>
        <w:t>28</w:t>
      </w:r>
      <w:r w:rsidR="00D3688E">
        <w:rPr>
          <w:rFonts w:cs="Arial"/>
          <w:b/>
          <w:sz w:val="20"/>
          <w:szCs w:val="20"/>
        </w:rPr>
        <w:t>2</w:t>
      </w:r>
      <w:r w:rsidR="004B0B42" w:rsidRPr="00951E7A">
        <w:rPr>
          <w:rFonts w:cs="Arial"/>
          <w:b/>
          <w:sz w:val="20"/>
          <w:szCs w:val="20"/>
        </w:rPr>
        <w:t xml:space="preserve"> </w:t>
      </w:r>
      <w:r w:rsidRPr="00951E7A">
        <w:rPr>
          <w:rFonts w:cs="Arial"/>
          <w:b/>
          <w:sz w:val="20"/>
          <w:szCs w:val="20"/>
        </w:rPr>
        <w:t>-</w:t>
      </w:r>
    </w:p>
    <w:p w14:paraId="46B66BA7" w14:textId="77777777" w:rsidR="006F3923" w:rsidRPr="00951E7A" w:rsidRDefault="006F3923" w:rsidP="006F3923">
      <w:pPr>
        <w:spacing w:line="190" w:lineRule="exact"/>
        <w:jc w:val="center"/>
        <w:rPr>
          <w:rFonts w:cs="Arial"/>
          <w:sz w:val="20"/>
          <w:szCs w:val="20"/>
        </w:rPr>
      </w:pPr>
    </w:p>
    <w:p w14:paraId="5F4CBEE8" w14:textId="77777777" w:rsidR="006F3923" w:rsidRPr="004B0B42" w:rsidRDefault="006F3923" w:rsidP="006F3923">
      <w:pPr>
        <w:spacing w:line="190" w:lineRule="exact"/>
        <w:jc w:val="center"/>
        <w:rPr>
          <w:rFonts w:cs="Arial"/>
          <w:sz w:val="20"/>
          <w:szCs w:val="20"/>
          <w:lang w:val="nl-BE"/>
        </w:rPr>
      </w:pPr>
      <w:r w:rsidRPr="004B0B42">
        <w:rPr>
          <w:rFonts w:cs="Arial"/>
          <w:i/>
          <w:sz w:val="20"/>
          <w:szCs w:val="20"/>
          <w:lang w:val="nl-BE"/>
        </w:rPr>
        <w:t>Humor Tourney,</w:t>
      </w:r>
      <w:r w:rsidRPr="004B0B42">
        <w:rPr>
          <w:rFonts w:cs="Arial"/>
          <w:sz w:val="20"/>
          <w:szCs w:val="20"/>
          <w:lang w:val="nl-BE"/>
        </w:rPr>
        <w:t xml:space="preserve"> 2004</w:t>
      </w:r>
    </w:p>
    <w:p w14:paraId="1E44B0EF" w14:textId="77777777" w:rsidR="006F3923" w:rsidRPr="004B0B42" w:rsidRDefault="006F3923" w:rsidP="006F3923">
      <w:pPr>
        <w:spacing w:line="190" w:lineRule="exact"/>
        <w:jc w:val="center"/>
        <w:rPr>
          <w:rFonts w:cs="Arial"/>
          <w:sz w:val="20"/>
          <w:szCs w:val="20"/>
          <w:lang w:val="nl-BE"/>
        </w:rPr>
      </w:pPr>
    </w:p>
    <w:p w14:paraId="4C4494D2" w14:textId="77777777" w:rsidR="006F3923" w:rsidRDefault="006F3923" w:rsidP="006F3923">
      <w:pPr>
        <w:pStyle w:val="02bSource"/>
        <w:widowControl/>
        <w:tabs>
          <w:tab w:val="left" w:pos="114"/>
        </w:tabs>
        <w:rPr>
          <w:b/>
          <w:lang w:val="nl-BE"/>
        </w:rPr>
      </w:pPr>
      <w:r>
        <w:rPr>
          <w:lang w:val="nl-BE"/>
        </w:rPr>
        <w:object w:dxaOrig="4579" w:dyaOrig="4577" w14:anchorId="375A4EE3">
          <v:shape id="_x0000_i1292" type="#_x0000_t75" style="width:153.4pt;height:154.5pt" o:ole="">
            <v:imagedata r:id="rId560" o:title=""/>
          </v:shape>
          <o:OLEObject Type="Embed" ProgID="CorelDRAW.Graphic.12" ShapeID="_x0000_i1292" DrawAspect="Content" ObjectID="_1587467648" r:id="rId561"/>
        </w:object>
      </w:r>
    </w:p>
    <w:p w14:paraId="7E0E0783" w14:textId="77777777" w:rsidR="006F3923" w:rsidRDefault="006F3923" w:rsidP="006F3923">
      <w:pPr>
        <w:rPr>
          <w:rFonts w:cs="Arial"/>
          <w:b/>
          <w:lang w:val="nl-BE"/>
        </w:rPr>
      </w:pPr>
    </w:p>
    <w:p w14:paraId="7B433AE0"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3015.11 c3h1</w:t>
      </w:r>
    </w:p>
    <w:p w14:paraId="5D36A12E" w14:textId="77777777" w:rsidR="006F3923" w:rsidRDefault="006F3923" w:rsidP="006F3923">
      <w:pPr>
        <w:rPr>
          <w:rFonts w:cs="Arial"/>
          <w:sz w:val="20"/>
          <w:szCs w:val="20"/>
          <w:lang w:val="nl-BE"/>
        </w:rPr>
      </w:pPr>
    </w:p>
    <w:p w14:paraId="13D23AA7" w14:textId="77777777" w:rsidR="006F3923" w:rsidRDefault="006F3923" w:rsidP="006F3923">
      <w:pPr>
        <w:pStyle w:val="03aText"/>
        <w:widowControl/>
        <w:rPr>
          <w:noProof/>
          <w:lang w:val="nl-BE"/>
        </w:rPr>
      </w:pPr>
      <w:r>
        <w:rPr>
          <w:noProof/>
          <w:lang w:val="nl-BE"/>
        </w:rPr>
        <w:t>De machtige zwarte dame valt twee stukken aan. Maar het twee</w:t>
      </w:r>
      <w:r>
        <w:rPr>
          <w:noProof/>
          <w:lang w:val="nl-BE"/>
        </w:rPr>
        <w:softHyphen/>
        <w:t>span witte paarden jaagt haar echt</w:t>
      </w:r>
      <w:r>
        <w:rPr>
          <w:noProof/>
          <w:lang w:val="nl-BE"/>
        </w:rPr>
        <w:softHyphen/>
        <w:t xml:space="preserve">genoot van de </w:t>
      </w:r>
      <w:r w:rsidR="00105F5F">
        <w:rPr>
          <w:noProof/>
          <w:lang w:val="nl-BE"/>
        </w:rPr>
        <w:t>ene hoek naar de andere, met een</w:t>
      </w:r>
      <w:r>
        <w:rPr>
          <w:noProof/>
          <w:lang w:val="nl-BE"/>
        </w:rPr>
        <w:t xml:space="preserve"> noodlottig ge-volg.</w:t>
      </w:r>
    </w:p>
    <w:p w14:paraId="0320E373" w14:textId="77777777" w:rsidR="006F3923" w:rsidRDefault="006F3923" w:rsidP="006F3923">
      <w:pPr>
        <w:rPr>
          <w:rFonts w:cs="Arial"/>
          <w:b/>
          <w:sz w:val="20"/>
          <w:szCs w:val="20"/>
          <w:lang w:val="en-GB"/>
        </w:rPr>
      </w:pPr>
      <w:r>
        <w:rPr>
          <w:rFonts w:cs="Arial"/>
          <w:b/>
          <w:sz w:val="20"/>
          <w:szCs w:val="20"/>
          <w:lang w:val="nl-BE"/>
        </w:rPr>
        <w:tab/>
      </w:r>
      <w:r>
        <w:rPr>
          <w:rFonts w:cs="Arial"/>
          <w:b/>
          <w:sz w:val="20"/>
          <w:szCs w:val="20"/>
          <w:lang w:val="en-GB"/>
        </w:rPr>
        <w:t>1.Pef2+</w:t>
      </w:r>
      <w:r>
        <w:rPr>
          <w:rFonts w:cs="Arial"/>
          <w:b/>
          <w:sz w:val="20"/>
          <w:szCs w:val="20"/>
          <w:lang w:val="en-GB"/>
        </w:rPr>
        <w:tab/>
      </w:r>
      <w:r w:rsidR="00C72BEA">
        <w:rPr>
          <w:rFonts w:cs="Arial"/>
          <w:b/>
          <w:sz w:val="20"/>
          <w:szCs w:val="20"/>
          <w:lang w:val="en-GB"/>
        </w:rPr>
        <w:t>+</w:t>
      </w:r>
      <w:r>
        <w:rPr>
          <w:rFonts w:cs="Arial"/>
          <w:b/>
          <w:sz w:val="20"/>
          <w:szCs w:val="20"/>
          <w:lang w:val="en-GB"/>
        </w:rPr>
        <w:tab/>
        <w:t>Kg1</w:t>
      </w:r>
    </w:p>
    <w:p w14:paraId="1FC270E5" w14:textId="77777777" w:rsidR="006F3923" w:rsidRDefault="006F3923" w:rsidP="006F3923">
      <w:pPr>
        <w:rPr>
          <w:rFonts w:cs="Arial"/>
          <w:b/>
          <w:sz w:val="20"/>
          <w:szCs w:val="20"/>
          <w:lang w:val="en-GB"/>
        </w:rPr>
      </w:pPr>
      <w:r>
        <w:rPr>
          <w:rFonts w:cs="Arial"/>
          <w:b/>
          <w:sz w:val="20"/>
          <w:szCs w:val="20"/>
          <w:lang w:val="en-GB"/>
        </w:rPr>
        <w:tab/>
        <w:t>2.Ph3+</w:t>
      </w:r>
      <w:r>
        <w:rPr>
          <w:rFonts w:cs="Arial"/>
          <w:b/>
          <w:sz w:val="20"/>
          <w:szCs w:val="20"/>
          <w:lang w:val="en-GB"/>
        </w:rPr>
        <w:tab/>
      </w:r>
      <w:r>
        <w:rPr>
          <w:rFonts w:cs="Arial"/>
          <w:b/>
          <w:sz w:val="20"/>
          <w:szCs w:val="20"/>
          <w:lang w:val="en-GB"/>
        </w:rPr>
        <w:tab/>
        <w:t>Kf1</w:t>
      </w:r>
    </w:p>
    <w:p w14:paraId="0171CAED" w14:textId="77777777" w:rsidR="006F3923" w:rsidRDefault="006F3923" w:rsidP="006F3923">
      <w:pPr>
        <w:rPr>
          <w:rFonts w:cs="Arial"/>
          <w:b/>
          <w:sz w:val="20"/>
          <w:szCs w:val="20"/>
          <w:lang w:val="en-GB"/>
        </w:rPr>
      </w:pPr>
      <w:r>
        <w:rPr>
          <w:rFonts w:cs="Arial"/>
          <w:b/>
          <w:sz w:val="20"/>
          <w:szCs w:val="20"/>
          <w:lang w:val="en-GB"/>
        </w:rPr>
        <w:tab/>
        <w:t>3.Ph2+</w:t>
      </w:r>
      <w:r>
        <w:rPr>
          <w:rFonts w:cs="Arial"/>
          <w:b/>
          <w:sz w:val="20"/>
          <w:szCs w:val="20"/>
          <w:lang w:val="en-GB"/>
        </w:rPr>
        <w:tab/>
      </w:r>
      <w:r>
        <w:rPr>
          <w:rFonts w:cs="Arial"/>
          <w:b/>
          <w:sz w:val="20"/>
          <w:szCs w:val="20"/>
          <w:lang w:val="en-GB"/>
        </w:rPr>
        <w:tab/>
        <w:t>Ke1</w:t>
      </w:r>
    </w:p>
    <w:p w14:paraId="0582A664" w14:textId="77777777" w:rsidR="006F3923" w:rsidRDefault="006F3923" w:rsidP="006F3923">
      <w:pPr>
        <w:pStyle w:val="03aText"/>
        <w:widowControl/>
        <w:rPr>
          <w:noProof/>
          <w:lang w:val="nl-BE"/>
        </w:rPr>
      </w:pPr>
      <w:r>
        <w:rPr>
          <w:noProof/>
          <w:lang w:val="nl-BE"/>
        </w:rPr>
        <w:t>3…Ke2</w:t>
      </w:r>
      <w:r w:rsidR="000D416C">
        <w:rPr>
          <w:noProof/>
          <w:lang w:val="nl-BE"/>
        </w:rPr>
        <w:t>?</w:t>
      </w:r>
      <w:r>
        <w:rPr>
          <w:noProof/>
          <w:lang w:val="nl-BE"/>
        </w:rPr>
        <w:t xml:space="preserve"> 4.Pf4+ en Pxe6.</w:t>
      </w:r>
    </w:p>
    <w:p w14:paraId="0035F7F7" w14:textId="77777777" w:rsidR="006F3923" w:rsidRDefault="006F3923" w:rsidP="006F3923">
      <w:pPr>
        <w:rPr>
          <w:rFonts w:cs="Arial"/>
          <w:b/>
          <w:sz w:val="20"/>
          <w:szCs w:val="20"/>
          <w:lang w:val="nl-BE"/>
        </w:rPr>
      </w:pPr>
      <w:r>
        <w:rPr>
          <w:lang w:val="nl-BE"/>
        </w:rPr>
        <w:tab/>
      </w:r>
      <w:r>
        <w:rPr>
          <w:b/>
          <w:sz w:val="20"/>
          <w:szCs w:val="20"/>
          <w:lang w:val="nl-BE"/>
        </w:rPr>
        <w:t>4.Pf3+</w:t>
      </w:r>
      <w:r>
        <w:rPr>
          <w:b/>
          <w:sz w:val="20"/>
          <w:szCs w:val="20"/>
          <w:lang w:val="nl-BE"/>
        </w:rPr>
        <w:tab/>
      </w:r>
      <w:r>
        <w:rPr>
          <w:b/>
          <w:sz w:val="20"/>
          <w:szCs w:val="20"/>
          <w:lang w:val="nl-BE"/>
        </w:rPr>
        <w:tab/>
        <w:t>Kd1</w:t>
      </w:r>
    </w:p>
    <w:p w14:paraId="31766F18" w14:textId="77777777" w:rsidR="006F3923" w:rsidRDefault="006F3923" w:rsidP="006F3923">
      <w:pPr>
        <w:pStyle w:val="03aText"/>
        <w:widowControl/>
        <w:rPr>
          <w:noProof/>
          <w:lang w:val="nl-BE"/>
        </w:rPr>
      </w:pPr>
      <w:r>
        <w:rPr>
          <w:noProof/>
          <w:lang w:val="nl-BE"/>
        </w:rPr>
        <w:t>Niet goed is: 4…Kf1</w:t>
      </w:r>
      <w:r w:rsidR="000D416C">
        <w:rPr>
          <w:noProof/>
          <w:lang w:val="nl-BE"/>
        </w:rPr>
        <w:t>?</w:t>
      </w:r>
      <w:r>
        <w:rPr>
          <w:noProof/>
          <w:lang w:val="nl-BE"/>
        </w:rPr>
        <w:t xml:space="preserve"> 5.Lb5+ De2 </w:t>
      </w:r>
      <w:r>
        <w:rPr>
          <w:i/>
          <w:iCs/>
          <w:noProof/>
          <w:lang w:val="nl-BE"/>
        </w:rPr>
        <w:t xml:space="preserve">(5…Kg2 6.Pf4+ Kxf3 7.Pxe6.) </w:t>
      </w:r>
      <w:r>
        <w:rPr>
          <w:noProof/>
          <w:lang w:val="nl-BE"/>
        </w:rPr>
        <w:t>en bijvoorbeeld 6.a4 Pc2 7.Pd2+ Ke1 8.Lxe2 Kxe2 9.Kxc2, en wit wint gemakkelijk. Of hier 7…Kg2 8.Pf4+ Kf2 9.Pxe2 enzovoort.</w:t>
      </w:r>
    </w:p>
    <w:p w14:paraId="2790B44E" w14:textId="77777777" w:rsidR="006F3923" w:rsidRDefault="006F3923" w:rsidP="006F3923">
      <w:pPr>
        <w:rPr>
          <w:rFonts w:cs="Arial"/>
          <w:b/>
          <w:sz w:val="20"/>
          <w:szCs w:val="20"/>
          <w:lang w:val="nl-BE"/>
        </w:rPr>
      </w:pPr>
      <w:r>
        <w:rPr>
          <w:rFonts w:cs="Arial"/>
          <w:noProof/>
          <w:color w:val="000000"/>
          <w:sz w:val="20"/>
          <w:szCs w:val="20"/>
          <w:lang w:val="nl-BE"/>
        </w:rPr>
        <w:tab/>
      </w:r>
      <w:r>
        <w:rPr>
          <w:rFonts w:cs="Arial"/>
          <w:b/>
          <w:sz w:val="20"/>
          <w:szCs w:val="20"/>
          <w:lang w:val="nl-BE"/>
        </w:rPr>
        <w:t>5.Pf2+</w:t>
      </w:r>
      <w:r>
        <w:rPr>
          <w:rFonts w:cs="Arial"/>
          <w:b/>
          <w:sz w:val="20"/>
          <w:szCs w:val="20"/>
          <w:lang w:val="nl-BE"/>
        </w:rPr>
        <w:tab/>
      </w:r>
      <w:r>
        <w:rPr>
          <w:rFonts w:cs="Arial"/>
          <w:b/>
          <w:sz w:val="20"/>
          <w:szCs w:val="20"/>
          <w:lang w:val="nl-BE"/>
        </w:rPr>
        <w:tab/>
        <w:t>Kc1</w:t>
      </w:r>
    </w:p>
    <w:p w14:paraId="7561D6CB" w14:textId="77777777" w:rsidR="006F3923" w:rsidRDefault="006F3923" w:rsidP="006F3923">
      <w:pPr>
        <w:pStyle w:val="03aText"/>
        <w:widowControl/>
        <w:rPr>
          <w:noProof/>
          <w:lang w:val="nl-BE"/>
        </w:rPr>
      </w:pPr>
      <w:r>
        <w:rPr>
          <w:noProof/>
          <w:lang w:val="nl-BE"/>
        </w:rPr>
        <w:t xml:space="preserve">5…Ke2 6.Pd4+ Kxf2 7.Pxe6. </w:t>
      </w:r>
    </w:p>
    <w:p w14:paraId="457A2E5F" w14:textId="77777777" w:rsidR="006F3923" w:rsidRDefault="006F3923" w:rsidP="006F3923">
      <w:pPr>
        <w:rPr>
          <w:rFonts w:cs="Arial"/>
          <w:b/>
          <w:sz w:val="20"/>
          <w:szCs w:val="20"/>
          <w:lang w:val="nl-BE"/>
        </w:rPr>
      </w:pPr>
      <w:r>
        <w:rPr>
          <w:rFonts w:cs="Arial"/>
          <w:b/>
          <w:sz w:val="20"/>
          <w:szCs w:val="20"/>
          <w:lang w:val="nl-BE"/>
        </w:rPr>
        <w:tab/>
        <w:t>6.Pd3+</w:t>
      </w:r>
      <w:r>
        <w:rPr>
          <w:rFonts w:cs="Arial"/>
          <w:b/>
          <w:sz w:val="20"/>
          <w:szCs w:val="20"/>
          <w:lang w:val="nl-BE"/>
        </w:rPr>
        <w:tab/>
      </w:r>
      <w:r>
        <w:rPr>
          <w:rFonts w:cs="Arial"/>
          <w:b/>
          <w:sz w:val="20"/>
          <w:szCs w:val="20"/>
          <w:lang w:val="nl-BE"/>
        </w:rPr>
        <w:tab/>
        <w:t>Kb1</w:t>
      </w:r>
    </w:p>
    <w:p w14:paraId="7B51B977" w14:textId="77777777" w:rsidR="006F3923" w:rsidRDefault="006F3923" w:rsidP="006F3923">
      <w:pPr>
        <w:pStyle w:val="03aText"/>
        <w:widowControl/>
        <w:rPr>
          <w:noProof/>
          <w:lang w:val="nl-BE"/>
        </w:rPr>
      </w:pPr>
    </w:p>
    <w:p w14:paraId="09450AF6" w14:textId="77777777" w:rsidR="00825B5C" w:rsidRDefault="00825B5C" w:rsidP="006F3923">
      <w:pPr>
        <w:pStyle w:val="03aText"/>
        <w:widowControl/>
        <w:rPr>
          <w:noProof/>
          <w:lang w:val="nl-BE"/>
        </w:rPr>
      </w:pPr>
    </w:p>
    <w:p w14:paraId="38C2353E" w14:textId="77777777" w:rsidR="008D2187" w:rsidRDefault="008D2187" w:rsidP="006F3923">
      <w:pPr>
        <w:pStyle w:val="03aText"/>
        <w:widowControl/>
        <w:rPr>
          <w:noProof/>
          <w:lang w:val="nl-BE"/>
        </w:rPr>
      </w:pPr>
    </w:p>
    <w:p w14:paraId="0D815601" w14:textId="77777777" w:rsidR="00704C6A" w:rsidRDefault="00704C6A" w:rsidP="006F3923">
      <w:pPr>
        <w:pStyle w:val="03aText"/>
        <w:widowControl/>
        <w:rPr>
          <w:noProof/>
          <w:lang w:val="nl-BE"/>
        </w:rPr>
      </w:pPr>
    </w:p>
    <w:p w14:paraId="35CD2CF8" w14:textId="77777777" w:rsidR="00FA10D3" w:rsidRDefault="00FA10D3" w:rsidP="006F3923">
      <w:pPr>
        <w:pStyle w:val="03aText"/>
        <w:widowControl/>
        <w:rPr>
          <w:noProof/>
          <w:lang w:val="nl-BE"/>
        </w:rPr>
      </w:pPr>
    </w:p>
    <w:p w14:paraId="1B43004F" w14:textId="77777777" w:rsidR="006F3923" w:rsidRDefault="006F3923" w:rsidP="006F3923">
      <w:pPr>
        <w:pStyle w:val="03aText"/>
        <w:widowControl/>
        <w:rPr>
          <w:noProof/>
          <w:lang w:val="nl-BE"/>
        </w:rPr>
      </w:pPr>
      <w:r>
        <w:rPr>
          <w:noProof/>
          <w:lang w:val="nl-BE"/>
        </w:rPr>
        <w:t>Ook fout is: 6…Kd1</w:t>
      </w:r>
      <w:r w:rsidR="000D416C">
        <w:rPr>
          <w:noProof/>
          <w:lang w:val="nl-BE"/>
        </w:rPr>
        <w:t>?</w:t>
      </w:r>
      <w:r>
        <w:rPr>
          <w:noProof/>
          <w:lang w:val="nl-BE"/>
        </w:rPr>
        <w:t xml:space="preserve"> 7.La4+ en nu bijvoorbeeld 7…Db3+ 8.Lxb3+ Pxb3+ 9.Kxb3 Ke2 10.Pde5, en-zovoort. </w:t>
      </w:r>
    </w:p>
    <w:p w14:paraId="746FA4D9" w14:textId="77777777" w:rsidR="006F3923" w:rsidRDefault="006F3923" w:rsidP="006F3923">
      <w:pPr>
        <w:rPr>
          <w:rFonts w:cs="Arial"/>
          <w:b/>
          <w:sz w:val="20"/>
          <w:szCs w:val="20"/>
          <w:lang w:val="nl-BE"/>
        </w:rPr>
      </w:pPr>
      <w:r>
        <w:rPr>
          <w:rFonts w:cs="Arial"/>
          <w:b/>
          <w:sz w:val="20"/>
          <w:szCs w:val="20"/>
          <w:lang w:val="nl-BE"/>
        </w:rPr>
        <w:tab/>
        <w:t>7.Pd2+</w:t>
      </w:r>
      <w:r>
        <w:rPr>
          <w:rFonts w:cs="Arial"/>
          <w:b/>
          <w:sz w:val="20"/>
          <w:szCs w:val="20"/>
          <w:lang w:val="nl-BE"/>
        </w:rPr>
        <w:tab/>
      </w:r>
      <w:r>
        <w:rPr>
          <w:rFonts w:cs="Arial"/>
          <w:b/>
          <w:sz w:val="20"/>
          <w:szCs w:val="20"/>
          <w:lang w:val="nl-BE"/>
        </w:rPr>
        <w:tab/>
        <w:t>Ka2</w:t>
      </w:r>
    </w:p>
    <w:p w14:paraId="7A1403FA" w14:textId="77777777" w:rsidR="006F3923" w:rsidRDefault="006F3923" w:rsidP="006F3923">
      <w:pPr>
        <w:rPr>
          <w:rFonts w:cs="Arial"/>
          <w:b/>
          <w:sz w:val="20"/>
          <w:szCs w:val="20"/>
          <w:lang w:val="nl-BE"/>
        </w:rPr>
      </w:pPr>
      <w:r>
        <w:rPr>
          <w:rFonts w:cs="Arial"/>
          <w:b/>
          <w:sz w:val="20"/>
          <w:szCs w:val="20"/>
          <w:lang w:val="nl-BE"/>
        </w:rPr>
        <w:tab/>
        <w:t>8.Pc1+</w:t>
      </w:r>
      <w:r>
        <w:rPr>
          <w:rFonts w:cs="Arial"/>
          <w:b/>
          <w:sz w:val="20"/>
          <w:szCs w:val="20"/>
          <w:lang w:val="nl-BE"/>
        </w:rPr>
        <w:tab/>
      </w:r>
      <w:r>
        <w:rPr>
          <w:rFonts w:cs="Arial"/>
          <w:b/>
          <w:sz w:val="20"/>
          <w:szCs w:val="20"/>
          <w:lang w:val="nl-BE"/>
        </w:rPr>
        <w:tab/>
        <w:t>Kxa3</w:t>
      </w:r>
    </w:p>
    <w:p w14:paraId="6CE9846E" w14:textId="77777777" w:rsidR="006F3923" w:rsidRDefault="006F3923" w:rsidP="006F3923">
      <w:pPr>
        <w:rPr>
          <w:rFonts w:cs="Arial"/>
          <w:b/>
          <w:sz w:val="20"/>
          <w:szCs w:val="20"/>
          <w:lang w:val="nl-BE"/>
        </w:rPr>
      </w:pPr>
      <w:r>
        <w:rPr>
          <w:rFonts w:cs="Arial"/>
          <w:b/>
          <w:sz w:val="20"/>
          <w:szCs w:val="20"/>
          <w:lang w:val="nl-BE"/>
        </w:rPr>
        <w:tab/>
        <w:t>9.Pb1+</w:t>
      </w:r>
    </w:p>
    <w:p w14:paraId="558A5E7B" w14:textId="77777777" w:rsidR="006F3923" w:rsidRDefault="006F3923" w:rsidP="006F3923">
      <w:pPr>
        <w:pStyle w:val="03aText"/>
        <w:widowControl/>
        <w:rPr>
          <w:noProof/>
          <w:lang w:val="nl-BE"/>
        </w:rPr>
      </w:pPr>
      <w:r>
        <w:rPr>
          <w:noProof/>
          <w:lang w:val="nl-BE"/>
        </w:rPr>
        <w:t xml:space="preserve">en mat. </w:t>
      </w:r>
    </w:p>
    <w:p w14:paraId="38576B87" w14:textId="77777777" w:rsidR="006F3923" w:rsidRDefault="006F3923" w:rsidP="006F3923">
      <w:pPr>
        <w:pStyle w:val="03cOpmerking"/>
        <w:widowControl/>
        <w:spacing w:before="240"/>
        <w:rPr>
          <w:noProof/>
          <w:lang w:val="nl-BE"/>
        </w:rPr>
      </w:pPr>
      <w:r>
        <w:rPr>
          <w:noProof/>
          <w:lang w:val="nl-BE"/>
        </w:rPr>
        <w:t>Na negen (9!) achtereenvolgende schaakzetten</w:t>
      </w:r>
      <w:r>
        <w:rPr>
          <w:i/>
          <w:noProof/>
          <w:lang w:val="nl-BE"/>
        </w:rPr>
        <w:t xml:space="preserve"> </w:t>
      </w:r>
      <w:r>
        <w:rPr>
          <w:noProof/>
          <w:lang w:val="nl-BE"/>
        </w:rPr>
        <w:t>van beide paarden, moet de zwarte koning uiteindelijk het lood</w:t>
      </w:r>
      <w:r>
        <w:rPr>
          <w:noProof/>
          <w:lang w:val="nl-BE"/>
        </w:rPr>
        <w:softHyphen/>
        <w:t>je leggen terwijl zijn echt</w:t>
      </w:r>
      <w:r w:rsidR="00AF59BF">
        <w:rPr>
          <w:noProof/>
          <w:lang w:val="nl-BE"/>
        </w:rPr>
        <w:t>-</w:t>
      </w:r>
      <w:r>
        <w:rPr>
          <w:noProof/>
          <w:lang w:val="nl-BE"/>
        </w:rPr>
        <w:t>genote machteloos toekijkt.</w:t>
      </w:r>
    </w:p>
    <w:p w14:paraId="0CC4E187" w14:textId="77777777" w:rsidR="006F3923" w:rsidRDefault="006F3923" w:rsidP="006F3923">
      <w:pPr>
        <w:jc w:val="both"/>
        <w:rPr>
          <w:noProof/>
          <w:sz w:val="20"/>
          <w:szCs w:val="20"/>
          <w:lang w:val="nl-BE"/>
        </w:rPr>
      </w:pPr>
    </w:p>
    <w:p w14:paraId="780CB675" w14:textId="77777777" w:rsidR="006F3923" w:rsidRDefault="006F3923" w:rsidP="006F3923">
      <w:pPr>
        <w:jc w:val="both"/>
        <w:rPr>
          <w:i/>
          <w:noProof/>
          <w:sz w:val="20"/>
          <w:szCs w:val="20"/>
          <w:lang w:val="nl-BE"/>
        </w:rPr>
      </w:pPr>
      <w:r>
        <w:rPr>
          <w:noProof/>
          <w:sz w:val="20"/>
          <w:szCs w:val="20"/>
          <w:lang w:val="nl-BE"/>
        </w:rPr>
        <w:t xml:space="preserve">Julien Vandiest vond het: </w:t>
      </w:r>
      <w:r>
        <w:rPr>
          <w:i/>
          <w:noProof/>
          <w:sz w:val="20"/>
          <w:szCs w:val="20"/>
          <w:lang w:val="nl-BE"/>
        </w:rPr>
        <w:t>“Origi-neel en geestig.”</w:t>
      </w:r>
    </w:p>
    <w:p w14:paraId="1AC08C1C" w14:textId="77777777" w:rsidR="006F3923" w:rsidRDefault="006F3923" w:rsidP="00382D5F">
      <w:pPr>
        <w:jc w:val="center"/>
        <w:rPr>
          <w:rFonts w:cs="Arial"/>
          <w:b/>
          <w:sz w:val="20"/>
          <w:szCs w:val="20"/>
          <w:lang w:val="nl-BE"/>
        </w:rPr>
      </w:pPr>
      <w:r>
        <w:rPr>
          <w:i/>
          <w:noProof/>
          <w:lang w:val="nl-BE"/>
        </w:rPr>
        <w:br w:type="page"/>
      </w:r>
      <w:r w:rsidR="0092709B">
        <w:rPr>
          <w:rFonts w:cs="Arial"/>
          <w:b/>
          <w:sz w:val="20"/>
          <w:szCs w:val="20"/>
          <w:lang w:val="nl-BE"/>
        </w:rPr>
        <w:lastRenderedPageBreak/>
        <w:t xml:space="preserve">- </w:t>
      </w:r>
      <w:r w:rsidR="000734DE">
        <w:rPr>
          <w:rFonts w:cs="Arial"/>
          <w:b/>
          <w:sz w:val="20"/>
          <w:szCs w:val="20"/>
          <w:lang w:val="nl-BE"/>
        </w:rPr>
        <w:t>28</w:t>
      </w:r>
      <w:r w:rsidR="00D3688E">
        <w:rPr>
          <w:rFonts w:cs="Arial"/>
          <w:b/>
          <w:sz w:val="20"/>
          <w:szCs w:val="20"/>
          <w:lang w:val="nl-BE"/>
        </w:rPr>
        <w:t>3</w:t>
      </w:r>
      <w:r>
        <w:rPr>
          <w:rFonts w:cs="Arial"/>
          <w:b/>
          <w:sz w:val="20"/>
          <w:szCs w:val="20"/>
          <w:lang w:val="nl-BE"/>
        </w:rPr>
        <w:t xml:space="preserve"> -</w:t>
      </w:r>
    </w:p>
    <w:p w14:paraId="67CBCD56" w14:textId="77777777" w:rsidR="006F3923" w:rsidRDefault="006F3923" w:rsidP="006F3923">
      <w:pPr>
        <w:spacing w:line="190" w:lineRule="exact"/>
        <w:jc w:val="center"/>
        <w:rPr>
          <w:rFonts w:cs="Arial"/>
          <w:sz w:val="20"/>
          <w:szCs w:val="20"/>
          <w:lang w:val="nl-BE"/>
        </w:rPr>
      </w:pPr>
    </w:p>
    <w:p w14:paraId="10913ACE"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EBUR, </w:t>
      </w:r>
      <w:r>
        <w:rPr>
          <w:rFonts w:cs="Arial"/>
          <w:sz w:val="20"/>
          <w:szCs w:val="20"/>
          <w:lang w:val="nl-BE"/>
        </w:rPr>
        <w:t>2002</w:t>
      </w:r>
    </w:p>
    <w:p w14:paraId="2E89AD28" w14:textId="77777777" w:rsidR="006F3923" w:rsidRDefault="006F3923" w:rsidP="006F3923">
      <w:pPr>
        <w:spacing w:line="190" w:lineRule="exact"/>
        <w:jc w:val="center"/>
        <w:rPr>
          <w:rFonts w:cs="Arial"/>
          <w:sz w:val="20"/>
          <w:szCs w:val="20"/>
          <w:lang w:val="nl-BE"/>
        </w:rPr>
      </w:pPr>
      <w:r>
        <w:rPr>
          <w:rFonts w:cs="Arial"/>
          <w:sz w:val="20"/>
          <w:szCs w:val="20"/>
          <w:lang w:val="nl-BE"/>
        </w:rPr>
        <w:t>3de Eervolle Vermelding</w:t>
      </w:r>
    </w:p>
    <w:p w14:paraId="72C49379" w14:textId="77777777" w:rsidR="006F3923" w:rsidRDefault="006F3923" w:rsidP="006F3923">
      <w:pPr>
        <w:spacing w:line="190" w:lineRule="exact"/>
        <w:rPr>
          <w:rFonts w:cs="Arial"/>
          <w:sz w:val="20"/>
          <w:szCs w:val="20"/>
          <w:lang w:val="nl-BE"/>
        </w:rPr>
      </w:pPr>
    </w:p>
    <w:p w14:paraId="7A5A6EC8" w14:textId="77777777" w:rsidR="006F3923" w:rsidRDefault="00990285" w:rsidP="006F3923">
      <w:pPr>
        <w:rPr>
          <w:rFonts w:cs="Arial"/>
          <w:lang w:val="nl-BE"/>
        </w:rPr>
      </w:pPr>
      <w:r>
        <w:object w:dxaOrig="1440" w:dyaOrig="1440" w14:anchorId="1E9128D8">
          <v:shape id="_x0000_s1359" type="#_x0000_t75" style="position:absolute;margin-left:0;margin-top:0;width:151.5pt;height:152.25pt;z-index:251680768;mso-position-horizontal:center">
            <v:imagedata r:id="rId562" o:title=""/>
            <w10:wrap type="square"/>
          </v:shape>
          <o:OLEObject Type="Embed" ProgID="CorelDRAW.Graphic.12" ShapeID="_x0000_s1359" DrawAspect="Content" ObjectID="_1587467746" r:id="rId563"/>
        </w:object>
      </w:r>
    </w:p>
    <w:p w14:paraId="7A58E929"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0130.25 h2g7</w:t>
      </w:r>
    </w:p>
    <w:p w14:paraId="3FF5C97F" w14:textId="77777777" w:rsidR="006F3923" w:rsidRDefault="006F3923" w:rsidP="006F3923">
      <w:pPr>
        <w:rPr>
          <w:rFonts w:cs="Arial"/>
          <w:sz w:val="20"/>
          <w:szCs w:val="20"/>
          <w:lang w:val="nl-BE"/>
        </w:rPr>
      </w:pPr>
    </w:p>
    <w:p w14:paraId="533FF3DD" w14:textId="77777777" w:rsidR="006F3923" w:rsidRDefault="006F3923" w:rsidP="006F3923">
      <w:pPr>
        <w:pStyle w:val="03aText"/>
        <w:widowControl/>
        <w:rPr>
          <w:noProof/>
          <w:lang w:val="nl-BE"/>
        </w:rPr>
      </w:pPr>
      <w:r>
        <w:rPr>
          <w:noProof/>
          <w:lang w:val="nl-BE"/>
        </w:rPr>
        <w:t>Deze copieuze studie kwam tot stand dankzij de hulp van mijn jo</w:t>
      </w:r>
      <w:r w:rsidR="006E6CF6">
        <w:rPr>
          <w:noProof/>
          <w:lang w:val="nl-BE"/>
        </w:rPr>
        <w:t>n</w:t>
      </w:r>
      <w:r w:rsidR="006E6CF6">
        <w:rPr>
          <w:noProof/>
          <w:lang w:val="nl-BE"/>
        </w:rPr>
        <w:softHyphen/>
        <w:t>ge landgenoot, de getalenteer</w:t>
      </w:r>
      <w:r>
        <w:rPr>
          <w:noProof/>
          <w:lang w:val="nl-BE"/>
        </w:rPr>
        <w:t xml:space="preserve">de Eddy van Espen. </w:t>
      </w:r>
    </w:p>
    <w:p w14:paraId="577B403F" w14:textId="77777777" w:rsidR="006F3923" w:rsidRDefault="006F3923" w:rsidP="006F3923">
      <w:pPr>
        <w:pStyle w:val="03aText"/>
        <w:widowControl/>
        <w:rPr>
          <w:noProof/>
          <w:lang w:val="nl-BE"/>
        </w:rPr>
      </w:pPr>
    </w:p>
    <w:p w14:paraId="2E5C9E5C" w14:textId="77777777" w:rsidR="003F12BF" w:rsidRDefault="006F3923" w:rsidP="006F3923">
      <w:pPr>
        <w:pStyle w:val="03aText"/>
        <w:widowControl/>
        <w:rPr>
          <w:noProof/>
          <w:lang w:val="nl-BE"/>
        </w:rPr>
      </w:pPr>
      <w:r>
        <w:rPr>
          <w:noProof/>
          <w:lang w:val="nl-BE"/>
        </w:rPr>
        <w:t>Na mijn negen</w:t>
      </w:r>
      <w:r>
        <w:rPr>
          <w:noProof/>
          <w:lang w:val="nl-BE"/>
        </w:rPr>
        <w:softHyphen/>
        <w:t xml:space="preserve">de(!) mislukte po-ging, onder de titel </w:t>
      </w:r>
      <w:r>
        <w:rPr>
          <w:i/>
          <w:noProof/>
          <w:lang w:val="nl-BE"/>
        </w:rPr>
        <w:t>‘Het Leste is</w:t>
      </w:r>
      <w:r>
        <w:rPr>
          <w:noProof/>
          <w:lang w:val="nl-BE"/>
        </w:rPr>
        <w:t xml:space="preserve"> </w:t>
      </w:r>
      <w:r>
        <w:rPr>
          <w:i/>
          <w:noProof/>
          <w:lang w:val="nl-BE"/>
        </w:rPr>
        <w:t>het Beste’</w:t>
      </w:r>
      <w:r>
        <w:rPr>
          <w:noProof/>
          <w:lang w:val="nl-BE"/>
        </w:rPr>
        <w:t xml:space="preserve"> in </w:t>
      </w:r>
      <w:r>
        <w:rPr>
          <w:i/>
          <w:iCs/>
          <w:noProof/>
          <w:lang w:val="nl-BE"/>
        </w:rPr>
        <w:t>EBUR</w:t>
      </w:r>
      <w:r>
        <w:rPr>
          <w:noProof/>
          <w:lang w:val="nl-BE"/>
        </w:rPr>
        <w:t>, hebben wi</w:t>
      </w:r>
      <w:r w:rsidR="002C2C31">
        <w:rPr>
          <w:noProof/>
          <w:lang w:val="nl-BE"/>
        </w:rPr>
        <w:t>j samen er iets moois van gebak</w:t>
      </w:r>
      <w:r>
        <w:rPr>
          <w:noProof/>
          <w:lang w:val="nl-BE"/>
        </w:rPr>
        <w:t>ken. Mits kleurverwisse</w:t>
      </w:r>
      <w:r>
        <w:rPr>
          <w:noProof/>
          <w:lang w:val="nl-BE"/>
        </w:rPr>
        <w:softHyphen/>
        <w:t>ling van  mijn studie, doch met behoud van al</w:t>
      </w:r>
      <w:r w:rsidR="009D3277">
        <w:rPr>
          <w:noProof/>
          <w:lang w:val="nl-BE"/>
        </w:rPr>
        <w:t>le ingre</w:t>
      </w:r>
      <w:r w:rsidR="009D3277">
        <w:rPr>
          <w:noProof/>
          <w:lang w:val="nl-BE"/>
        </w:rPr>
        <w:softHyphen/>
        <w:t>diënten: geweigerde of</w:t>
      </w:r>
      <w:r>
        <w:rPr>
          <w:noProof/>
          <w:lang w:val="nl-BE"/>
        </w:rPr>
        <w:t>fers, ver</w:t>
      </w:r>
      <w:r w:rsidR="009D3277">
        <w:rPr>
          <w:noProof/>
          <w:lang w:val="nl-BE"/>
        </w:rPr>
        <w:t>-</w:t>
      </w:r>
      <w:r>
        <w:rPr>
          <w:noProof/>
          <w:lang w:val="nl-BE"/>
        </w:rPr>
        <w:t>scheidene patwendingen, falen</w:t>
      </w:r>
      <w:r>
        <w:rPr>
          <w:noProof/>
          <w:lang w:val="nl-BE"/>
        </w:rPr>
        <w:softHyphen/>
        <w:t>de promoties tot dame, lo</w:t>
      </w:r>
      <w:r>
        <w:rPr>
          <w:noProof/>
          <w:lang w:val="nl-BE"/>
        </w:rPr>
        <w:softHyphen/>
        <w:t>per o</w:t>
      </w:r>
      <w:r w:rsidR="009D3277">
        <w:rPr>
          <w:noProof/>
          <w:lang w:val="nl-BE"/>
        </w:rPr>
        <w:t>f paard, werd zelfs een dreigen</w:t>
      </w:r>
      <w:r>
        <w:rPr>
          <w:noProof/>
          <w:lang w:val="nl-BE"/>
        </w:rPr>
        <w:t>de vesting</w:t>
      </w:r>
      <w:r w:rsidR="009D3277">
        <w:rPr>
          <w:noProof/>
          <w:lang w:val="nl-BE"/>
        </w:rPr>
        <w:t>-</w:t>
      </w:r>
      <w:r>
        <w:rPr>
          <w:noProof/>
          <w:lang w:val="nl-BE"/>
        </w:rPr>
        <w:t xml:space="preserve">bouw verhinderd. </w:t>
      </w:r>
    </w:p>
    <w:p w14:paraId="3233F15C" w14:textId="77777777" w:rsidR="000F02F5" w:rsidRDefault="000F02F5" w:rsidP="006F3923">
      <w:pPr>
        <w:pStyle w:val="03aText"/>
        <w:widowControl/>
        <w:rPr>
          <w:noProof/>
          <w:lang w:val="nl-BE"/>
        </w:rPr>
      </w:pPr>
    </w:p>
    <w:p w14:paraId="0DBF2A45" w14:textId="77777777" w:rsidR="006F3923" w:rsidRDefault="003F12BF" w:rsidP="006F3923">
      <w:pPr>
        <w:pStyle w:val="03aText"/>
        <w:widowControl/>
        <w:rPr>
          <w:noProof/>
          <w:lang w:val="nl-BE"/>
        </w:rPr>
      </w:pPr>
      <w:r>
        <w:rPr>
          <w:noProof/>
          <w:lang w:val="nl-BE"/>
        </w:rPr>
        <w:t>Ik ver</w:t>
      </w:r>
      <w:r w:rsidR="006F3923">
        <w:rPr>
          <w:noProof/>
          <w:lang w:val="nl-BE"/>
        </w:rPr>
        <w:t xml:space="preserve">rijkte </w:t>
      </w:r>
      <w:r w:rsidR="00581726">
        <w:rPr>
          <w:noProof/>
          <w:lang w:val="nl-BE"/>
        </w:rPr>
        <w:t xml:space="preserve">verder het geheel </w:t>
      </w:r>
      <w:r w:rsidR="000F02F5">
        <w:rPr>
          <w:noProof/>
          <w:lang w:val="nl-BE"/>
        </w:rPr>
        <w:t xml:space="preserve">nog </w:t>
      </w:r>
      <w:r w:rsidR="00581726">
        <w:rPr>
          <w:noProof/>
          <w:lang w:val="nl-BE"/>
        </w:rPr>
        <w:t>met een verras</w:t>
      </w:r>
      <w:r w:rsidR="006F3923">
        <w:rPr>
          <w:noProof/>
          <w:lang w:val="nl-BE"/>
        </w:rPr>
        <w:t>sende ee</w:t>
      </w:r>
      <w:r w:rsidR="009D3277">
        <w:rPr>
          <w:noProof/>
          <w:lang w:val="nl-BE"/>
        </w:rPr>
        <w:t>rste zet: ‘de kers op de taart</w:t>
      </w:r>
      <w:r w:rsidR="002C2C31">
        <w:rPr>
          <w:noProof/>
          <w:lang w:val="nl-BE"/>
        </w:rPr>
        <w:t>’</w:t>
      </w:r>
      <w:r w:rsidR="009D3277">
        <w:rPr>
          <w:noProof/>
          <w:lang w:val="nl-BE"/>
        </w:rPr>
        <w:t>.</w:t>
      </w:r>
      <w:r w:rsidR="006F3923">
        <w:rPr>
          <w:noProof/>
          <w:lang w:val="nl-BE"/>
        </w:rPr>
        <w:t xml:space="preserve"> Proef maar:</w:t>
      </w:r>
    </w:p>
    <w:p w14:paraId="79C5565B" w14:textId="77777777" w:rsidR="006F3923" w:rsidRDefault="006F3923" w:rsidP="006F3923">
      <w:pPr>
        <w:pStyle w:val="03aText"/>
        <w:widowControl/>
        <w:rPr>
          <w:noProof/>
          <w:lang w:val="nl-BE"/>
        </w:rPr>
      </w:pPr>
      <w:r>
        <w:rPr>
          <w:noProof/>
          <w:lang w:val="nl-BE"/>
        </w:rPr>
        <w:tab/>
        <w:t xml:space="preserve"> </w:t>
      </w:r>
    </w:p>
    <w:p w14:paraId="228ED13A" w14:textId="77777777" w:rsidR="006F3923" w:rsidRDefault="006F3923" w:rsidP="006F3923">
      <w:pPr>
        <w:pStyle w:val="03aText"/>
        <w:widowControl/>
        <w:rPr>
          <w:noProof/>
          <w:lang w:val="nl-BE"/>
        </w:rPr>
      </w:pPr>
    </w:p>
    <w:p w14:paraId="5BFD74C3" w14:textId="77777777" w:rsidR="006F3923" w:rsidRDefault="006F3923" w:rsidP="006F3923">
      <w:pPr>
        <w:pStyle w:val="03aText"/>
        <w:widowControl/>
        <w:rPr>
          <w:noProof/>
          <w:lang w:val="nl-BE"/>
        </w:rPr>
      </w:pPr>
    </w:p>
    <w:p w14:paraId="25753CC0" w14:textId="77777777" w:rsidR="008C46EE" w:rsidRDefault="008C46EE" w:rsidP="006F3923">
      <w:pPr>
        <w:pStyle w:val="03aText"/>
        <w:widowControl/>
        <w:rPr>
          <w:noProof/>
          <w:lang w:val="nl-BE"/>
        </w:rPr>
      </w:pPr>
    </w:p>
    <w:p w14:paraId="1DA85869" w14:textId="77777777" w:rsidR="003169C4" w:rsidRDefault="003169C4" w:rsidP="006F3923">
      <w:pPr>
        <w:pStyle w:val="03aText"/>
        <w:widowControl/>
        <w:rPr>
          <w:noProof/>
          <w:lang w:val="nl-BE"/>
        </w:rPr>
      </w:pPr>
    </w:p>
    <w:p w14:paraId="5E5472A2" w14:textId="77777777" w:rsidR="006F3923" w:rsidRDefault="006F3923" w:rsidP="006F3923">
      <w:pPr>
        <w:pStyle w:val="03aText"/>
        <w:widowControl/>
        <w:ind w:firstLine="708"/>
        <w:rPr>
          <w:noProof/>
          <w:lang w:val="nl-BE"/>
        </w:rPr>
      </w:pPr>
      <w:r>
        <w:rPr>
          <w:b/>
          <w:lang w:val="nl-BE"/>
        </w:rPr>
        <w:t>1.Tg4+</w:t>
      </w:r>
    </w:p>
    <w:p w14:paraId="68BE9D6C" w14:textId="77777777" w:rsidR="006F3923" w:rsidRDefault="006F3923" w:rsidP="006F3923">
      <w:pPr>
        <w:pStyle w:val="03aText"/>
        <w:widowControl/>
        <w:rPr>
          <w:noProof/>
          <w:lang w:val="nl-BE"/>
        </w:rPr>
      </w:pPr>
      <w:r>
        <w:rPr>
          <w:noProof/>
          <w:lang w:val="nl-BE"/>
        </w:rPr>
        <w:t>Wit moet omzichtig te werk gaan wegens de zwarte dreigende vrij-pi</w:t>
      </w:r>
      <w:r>
        <w:rPr>
          <w:noProof/>
          <w:lang w:val="nl-BE"/>
        </w:rPr>
        <w:softHyphen/>
        <w:t xml:space="preserve">onnen, en fout is het recht- streekse 1.Txf4? exf2 2.g3 </w:t>
      </w:r>
      <w:r>
        <w:rPr>
          <w:i/>
          <w:iCs/>
          <w:noProof/>
          <w:lang w:val="nl-BE"/>
        </w:rPr>
        <w:t>(2.Tf3, b3) 2…</w:t>
      </w:r>
      <w:r>
        <w:rPr>
          <w:noProof/>
          <w:lang w:val="nl-BE"/>
        </w:rPr>
        <w:t>b3 3.Kg2 b2</w:t>
      </w:r>
      <w:r w:rsidR="00B13D62">
        <w:rPr>
          <w:noProof/>
          <w:lang w:val="nl-BE"/>
        </w:rPr>
        <w:t xml:space="preserve"> 4.Tg4+ Kh8 en zwart haal</w:t>
      </w:r>
      <w:r w:rsidR="00281546">
        <w:rPr>
          <w:noProof/>
          <w:lang w:val="nl-BE"/>
        </w:rPr>
        <w:t>t dame, of verlies van de toren.</w:t>
      </w:r>
    </w:p>
    <w:p w14:paraId="73AA19A3"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Kh8</w:t>
      </w:r>
    </w:p>
    <w:p w14:paraId="5FA68783" w14:textId="77777777" w:rsidR="006F3923" w:rsidRDefault="006F3923" w:rsidP="006F3923">
      <w:pPr>
        <w:pStyle w:val="03aText"/>
        <w:widowControl/>
        <w:rPr>
          <w:noProof/>
          <w:lang w:val="nl-BE"/>
        </w:rPr>
      </w:pPr>
      <w:r>
        <w:rPr>
          <w:noProof/>
          <w:lang w:val="nl-BE"/>
        </w:rPr>
        <w:t>Zwart kruipt in het hoekje, want na 1…Kf6</w:t>
      </w:r>
      <w:r w:rsidR="007B614B">
        <w:rPr>
          <w:noProof/>
          <w:lang w:val="nl-BE"/>
        </w:rPr>
        <w:t>?</w:t>
      </w:r>
      <w:r>
        <w:rPr>
          <w:noProof/>
          <w:lang w:val="nl-BE"/>
        </w:rPr>
        <w:t xml:space="preserve"> 2.Txf4+ Ke5 3.fxe3 b3 4.Tf1 Lc3 en bijvoorbeeld 5.Kg3 Ke4 6.Tb1 b2 7.Kg4 Kxe3 8.Kh5 Kd3 9.g4 Lg7 10.Txb2 Lxb2 11.Kxh6 is het remi</w:t>
      </w:r>
      <w:r>
        <w:rPr>
          <w:noProof/>
          <w:lang w:val="nl-BE"/>
        </w:rPr>
        <w:softHyphen/>
        <w:t xml:space="preserve">se. </w:t>
      </w:r>
    </w:p>
    <w:p w14:paraId="12A98BD4" w14:textId="77777777" w:rsidR="006F3923" w:rsidRDefault="006F3923" w:rsidP="006F3923">
      <w:pPr>
        <w:rPr>
          <w:rFonts w:cs="Arial"/>
          <w:b/>
          <w:sz w:val="20"/>
          <w:szCs w:val="20"/>
          <w:lang w:val="nl-BE"/>
        </w:rPr>
      </w:pPr>
      <w:r>
        <w:rPr>
          <w:rFonts w:cs="Arial"/>
          <w:b/>
          <w:sz w:val="20"/>
          <w:szCs w:val="20"/>
          <w:lang w:val="nl-BE"/>
        </w:rPr>
        <w:tab/>
        <w:t>2.Txf4</w:t>
      </w:r>
    </w:p>
    <w:p w14:paraId="0D65F253" w14:textId="77777777" w:rsidR="006F3923" w:rsidRDefault="006F3923" w:rsidP="006F3923">
      <w:pPr>
        <w:pStyle w:val="03aText"/>
        <w:widowControl/>
        <w:rPr>
          <w:noProof/>
          <w:lang w:val="nl-BE"/>
        </w:rPr>
      </w:pPr>
      <w:r>
        <w:rPr>
          <w:noProof/>
          <w:lang w:val="nl-BE"/>
        </w:rPr>
        <w:t>Maar beslist niet:</w:t>
      </w:r>
    </w:p>
    <w:p w14:paraId="1B0E175F" w14:textId="77777777" w:rsidR="006F3923" w:rsidRDefault="006F3923" w:rsidP="00586E21">
      <w:pPr>
        <w:pStyle w:val="03aText"/>
        <w:widowControl/>
        <w:numPr>
          <w:ilvl w:val="0"/>
          <w:numId w:val="154"/>
        </w:numPr>
        <w:rPr>
          <w:noProof/>
          <w:lang w:val="nl-BE"/>
        </w:rPr>
      </w:pPr>
      <w:r>
        <w:rPr>
          <w:noProof/>
          <w:lang w:val="nl-BE"/>
        </w:rPr>
        <w:t xml:space="preserve">2.fxe3? Lg3+ 3.Kg1 b3 4.exf4 Le1 5.f5 </w:t>
      </w:r>
      <w:r>
        <w:rPr>
          <w:i/>
          <w:iCs/>
          <w:noProof/>
          <w:lang w:val="nl-BE"/>
        </w:rPr>
        <w:t xml:space="preserve">(5.Kf1 Lc3) </w:t>
      </w:r>
      <w:r>
        <w:rPr>
          <w:noProof/>
          <w:lang w:val="nl-BE"/>
        </w:rPr>
        <w:t xml:space="preserve">5…b2 6.f6 b1D 7.f7 Lg3+ en mat. Of hier 3.Kh3 b3 4.exf4 Le1 5.f5 b2 6.f6 b1D 7.f7 Db3+ 8.Kh2 Dxf7. Ook niet: </w:t>
      </w:r>
    </w:p>
    <w:p w14:paraId="06A35A5A" w14:textId="77777777" w:rsidR="006F3923" w:rsidRDefault="006F3923" w:rsidP="00586E21">
      <w:pPr>
        <w:pStyle w:val="03aText"/>
        <w:widowControl/>
        <w:numPr>
          <w:ilvl w:val="0"/>
          <w:numId w:val="154"/>
        </w:numPr>
        <w:rPr>
          <w:noProof/>
          <w:lang w:val="nl-BE"/>
        </w:rPr>
      </w:pPr>
      <w:r>
        <w:rPr>
          <w:noProof/>
          <w:lang w:val="nl-BE"/>
        </w:rPr>
        <w:t xml:space="preserve">2.g3? Lxf2 3.Txf4 e2 4.Txf2 e1D, en zwart wint. </w:t>
      </w:r>
    </w:p>
    <w:p w14:paraId="43CDE312" w14:textId="77777777" w:rsidR="006F3923" w:rsidRDefault="006F3923" w:rsidP="006F3923">
      <w:pPr>
        <w:pStyle w:val="03aText"/>
        <w:widowControl/>
        <w:rPr>
          <w:noProof/>
          <w:lang w:val="nl-BE"/>
        </w:rPr>
      </w:pPr>
      <w:r>
        <w:rPr>
          <w:noProof/>
          <w:lang w:val="nl-BE"/>
        </w:rPr>
        <w:t>Na de tekstzet heeft zwart een relatief makkelijke keuze:</w:t>
      </w:r>
    </w:p>
    <w:p w14:paraId="4C8D021B" w14:textId="77777777" w:rsidR="006F3923" w:rsidRDefault="006F392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Lc3</w:t>
      </w:r>
    </w:p>
    <w:p w14:paraId="5896941C" w14:textId="77777777" w:rsidR="006F3923" w:rsidRDefault="006F3923" w:rsidP="006F3923">
      <w:pPr>
        <w:pStyle w:val="03aText"/>
        <w:widowControl/>
        <w:rPr>
          <w:b/>
          <w:bCs/>
          <w:noProof/>
          <w:lang w:val="nl-BE"/>
        </w:rPr>
      </w:pPr>
      <w:r>
        <w:rPr>
          <w:noProof/>
          <w:lang w:val="nl-BE"/>
        </w:rPr>
        <w:t>Pogingen als</w:t>
      </w:r>
      <w:r>
        <w:rPr>
          <w:b/>
          <w:bCs/>
          <w:noProof/>
          <w:lang w:val="nl-BE"/>
        </w:rPr>
        <w:t xml:space="preserve"> </w:t>
      </w:r>
    </w:p>
    <w:p w14:paraId="23BCC8E5" w14:textId="77777777" w:rsidR="006F3923" w:rsidRDefault="006F3923" w:rsidP="00586E21">
      <w:pPr>
        <w:pStyle w:val="03aText"/>
        <w:widowControl/>
        <w:numPr>
          <w:ilvl w:val="0"/>
          <w:numId w:val="155"/>
        </w:numPr>
        <w:rPr>
          <w:noProof/>
          <w:lang w:val="nl-BE"/>
        </w:rPr>
      </w:pPr>
      <w:r>
        <w:rPr>
          <w:noProof/>
          <w:lang w:val="nl-BE"/>
        </w:rPr>
        <w:t>2…Lxf2</w:t>
      </w:r>
      <w:r w:rsidR="007B614B">
        <w:rPr>
          <w:noProof/>
          <w:lang w:val="nl-BE"/>
        </w:rPr>
        <w:t>?</w:t>
      </w:r>
      <w:r>
        <w:rPr>
          <w:noProof/>
          <w:lang w:val="nl-BE"/>
        </w:rPr>
        <w:t xml:space="preserve"> 3.Txb4 e2 4.Te4, of: </w:t>
      </w:r>
    </w:p>
    <w:p w14:paraId="1C73C10D" w14:textId="77777777" w:rsidR="006F3923" w:rsidRDefault="006F3923" w:rsidP="00586E21">
      <w:pPr>
        <w:pStyle w:val="03aText"/>
        <w:widowControl/>
        <w:numPr>
          <w:ilvl w:val="0"/>
          <w:numId w:val="155"/>
        </w:numPr>
        <w:rPr>
          <w:noProof/>
          <w:lang w:val="nl-BE"/>
        </w:rPr>
      </w:pPr>
      <w:r>
        <w:rPr>
          <w:noProof/>
          <w:lang w:val="nl-BE"/>
        </w:rPr>
        <w:t>2…exf2</w:t>
      </w:r>
      <w:r w:rsidR="007B614B">
        <w:rPr>
          <w:noProof/>
          <w:lang w:val="nl-BE"/>
        </w:rPr>
        <w:t>?</w:t>
      </w:r>
      <w:r>
        <w:rPr>
          <w:noProof/>
          <w:lang w:val="nl-BE"/>
        </w:rPr>
        <w:t xml:space="preserve"> 3.g3 b3 4.Kg2 b2</w:t>
      </w:r>
      <w:r>
        <w:rPr>
          <w:i/>
          <w:iCs/>
          <w:noProof/>
          <w:lang w:val="nl-BE"/>
        </w:rPr>
        <w:t xml:space="preserve"> (4…Kg7 5.Tf3 b2 6.Tb3) </w:t>
      </w:r>
      <w:r>
        <w:rPr>
          <w:noProof/>
          <w:lang w:val="nl-BE"/>
        </w:rPr>
        <w:t xml:space="preserve">5.Tf8+ Kg7 6.Tb8 Lc3 7.Kxf2 </w:t>
      </w:r>
    </w:p>
    <w:p w14:paraId="1FC1CA9E" w14:textId="77777777" w:rsidR="006F3923" w:rsidRDefault="006F3923" w:rsidP="00586E21">
      <w:pPr>
        <w:pStyle w:val="03aText"/>
        <w:widowControl/>
        <w:numPr>
          <w:ilvl w:val="0"/>
          <w:numId w:val="155"/>
        </w:numPr>
        <w:rPr>
          <w:noProof/>
          <w:lang w:val="nl-BE"/>
        </w:rPr>
      </w:pPr>
      <w:r>
        <w:rPr>
          <w:noProof/>
          <w:lang w:val="nl-BE"/>
        </w:rPr>
        <w:t>2…b3</w:t>
      </w:r>
      <w:r w:rsidR="007B614B">
        <w:rPr>
          <w:noProof/>
          <w:lang w:val="nl-BE"/>
        </w:rPr>
        <w:t>?</w:t>
      </w:r>
      <w:r>
        <w:rPr>
          <w:noProof/>
          <w:lang w:val="nl-BE"/>
        </w:rPr>
        <w:t xml:space="preserve"> 3.fxe3 b2 4.Tf8+ Kg7 5.Tb8, halen niets uit.</w:t>
      </w:r>
    </w:p>
    <w:p w14:paraId="6886E065" w14:textId="77777777" w:rsidR="00BB5F5A" w:rsidRDefault="00BB5F5A" w:rsidP="006F3923">
      <w:pPr>
        <w:pStyle w:val="03aText"/>
        <w:widowControl/>
        <w:rPr>
          <w:noProof/>
          <w:lang w:val="nl-BE"/>
        </w:rPr>
      </w:pPr>
    </w:p>
    <w:p w14:paraId="195B6A18" w14:textId="77777777" w:rsidR="006F3923" w:rsidRDefault="006F3923" w:rsidP="006F3923">
      <w:pPr>
        <w:pStyle w:val="03aText"/>
        <w:widowControl/>
        <w:rPr>
          <w:noProof/>
          <w:lang w:val="nl-BE"/>
        </w:rPr>
      </w:pPr>
      <w:r>
        <w:rPr>
          <w:noProof/>
          <w:lang w:val="nl-BE"/>
        </w:rPr>
        <w:lastRenderedPageBreak/>
        <w:t>Het ziet er plots goed uit voor zwart, want er dreigt niet alleen de dodelijke penning 3…Le5, maar te</w:t>
      </w:r>
      <w:r>
        <w:rPr>
          <w:noProof/>
          <w:lang w:val="nl-BE"/>
        </w:rPr>
        <w:softHyphen/>
        <w:t>vens dreigt nu de e-pion op te ruk</w:t>
      </w:r>
      <w:r>
        <w:rPr>
          <w:noProof/>
          <w:lang w:val="nl-BE"/>
        </w:rPr>
        <w:softHyphen/>
        <w:t>ken. Daarom een onverwacht of</w:t>
      </w:r>
      <w:r w:rsidR="009D3277">
        <w:rPr>
          <w:noProof/>
          <w:lang w:val="nl-BE"/>
        </w:rPr>
        <w:t>-</w:t>
      </w:r>
      <w:r>
        <w:rPr>
          <w:noProof/>
          <w:lang w:val="nl-BE"/>
        </w:rPr>
        <w:t>feraanbod van wit:</w:t>
      </w:r>
    </w:p>
    <w:p w14:paraId="6301E7AB" w14:textId="77777777" w:rsidR="006F3923" w:rsidRDefault="006F3923" w:rsidP="006F3923">
      <w:pPr>
        <w:rPr>
          <w:rFonts w:cs="Arial"/>
          <w:b/>
          <w:sz w:val="20"/>
          <w:szCs w:val="20"/>
          <w:lang w:val="nl-BE"/>
        </w:rPr>
      </w:pPr>
      <w:r>
        <w:rPr>
          <w:lang w:val="nl-BE"/>
        </w:rPr>
        <w:tab/>
      </w:r>
      <w:r>
        <w:rPr>
          <w:b/>
          <w:sz w:val="20"/>
          <w:szCs w:val="20"/>
          <w:lang w:val="nl-BE"/>
        </w:rPr>
        <w:t>3.Txb4</w:t>
      </w:r>
    </w:p>
    <w:p w14:paraId="5B2179DD" w14:textId="77777777" w:rsidR="006F3923" w:rsidRDefault="006F3923" w:rsidP="00586E21">
      <w:pPr>
        <w:pStyle w:val="03aText"/>
        <w:widowControl/>
        <w:numPr>
          <w:ilvl w:val="0"/>
          <w:numId w:val="156"/>
        </w:numPr>
        <w:rPr>
          <w:noProof/>
          <w:lang w:val="nl-BE"/>
        </w:rPr>
      </w:pPr>
      <w:r>
        <w:rPr>
          <w:noProof/>
          <w:lang w:val="nl-BE"/>
        </w:rPr>
        <w:t>3.Tf8+? Kg7 4.Te8 exf2 5.Te7+ Kf8, noch</w:t>
      </w:r>
    </w:p>
    <w:p w14:paraId="2E4CFEF5" w14:textId="77777777" w:rsidR="006F3923" w:rsidRDefault="006F3923" w:rsidP="00586E21">
      <w:pPr>
        <w:pStyle w:val="03aText"/>
        <w:widowControl/>
        <w:numPr>
          <w:ilvl w:val="0"/>
          <w:numId w:val="156"/>
        </w:numPr>
        <w:rPr>
          <w:noProof/>
          <w:lang w:val="nl-BE"/>
        </w:rPr>
      </w:pPr>
      <w:r>
        <w:rPr>
          <w:noProof/>
          <w:lang w:val="nl-BE"/>
        </w:rPr>
        <w:t>3.Te4? exf2 4.Te8+ Kg7 5.Te7+ Kf8 en zwart promo</w:t>
      </w:r>
      <w:r>
        <w:rPr>
          <w:noProof/>
          <w:lang w:val="nl-BE"/>
        </w:rPr>
        <w:softHyphen/>
        <w:t>veert.</w:t>
      </w:r>
    </w:p>
    <w:p w14:paraId="5ADDD784" w14:textId="77777777" w:rsidR="006F3923" w:rsidRDefault="006F3923" w:rsidP="006F3923">
      <w:pPr>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exf2</w:t>
      </w:r>
    </w:p>
    <w:p w14:paraId="0BA1CCFB" w14:textId="77777777" w:rsidR="00626AC4" w:rsidRDefault="006F3923" w:rsidP="006F3923">
      <w:pPr>
        <w:jc w:val="both"/>
        <w:rPr>
          <w:noProof/>
          <w:sz w:val="20"/>
          <w:szCs w:val="20"/>
          <w:lang w:val="nl-BE"/>
        </w:rPr>
      </w:pPr>
      <w:r>
        <w:rPr>
          <w:rFonts w:cs="Arial"/>
          <w:sz w:val="20"/>
          <w:szCs w:val="20"/>
          <w:lang w:val="nl-BE"/>
        </w:rPr>
        <w:t xml:space="preserve">Ook verrassend. Want </w:t>
      </w:r>
      <w:r>
        <w:rPr>
          <w:noProof/>
          <w:sz w:val="20"/>
          <w:szCs w:val="20"/>
          <w:lang w:val="nl-BE"/>
        </w:rPr>
        <w:t>slaat zwa</w:t>
      </w:r>
      <w:r w:rsidR="009D3277">
        <w:rPr>
          <w:noProof/>
          <w:sz w:val="20"/>
          <w:szCs w:val="20"/>
          <w:lang w:val="nl-BE"/>
        </w:rPr>
        <w:t xml:space="preserve">rt de toren: 3…Lxb4? dan volgt </w:t>
      </w:r>
      <w:r>
        <w:rPr>
          <w:noProof/>
          <w:sz w:val="20"/>
          <w:szCs w:val="20"/>
          <w:lang w:val="nl-BE"/>
        </w:rPr>
        <w:t xml:space="preserve">4.fxe3 en offert wit beide pionnen met remise, al heeft zwart nog zoveel pionnen op de h-lijn. </w:t>
      </w:r>
    </w:p>
    <w:p w14:paraId="59416D7B" w14:textId="77777777" w:rsidR="006F3923" w:rsidRDefault="006F3923" w:rsidP="006F3923">
      <w:pPr>
        <w:jc w:val="both"/>
        <w:rPr>
          <w:noProof/>
          <w:sz w:val="20"/>
          <w:szCs w:val="20"/>
          <w:lang w:val="nl-BE"/>
        </w:rPr>
      </w:pPr>
      <w:r>
        <w:rPr>
          <w:noProof/>
          <w:sz w:val="20"/>
          <w:szCs w:val="20"/>
          <w:lang w:val="nl-BE"/>
        </w:rPr>
        <w:t xml:space="preserve">Ook </w:t>
      </w:r>
      <w:r w:rsidR="00626AC4">
        <w:rPr>
          <w:noProof/>
          <w:sz w:val="20"/>
          <w:szCs w:val="20"/>
          <w:lang w:val="nl-BE"/>
        </w:rPr>
        <w:t xml:space="preserve">remise </w:t>
      </w:r>
      <w:r>
        <w:rPr>
          <w:noProof/>
          <w:sz w:val="20"/>
          <w:szCs w:val="20"/>
          <w:lang w:val="nl-BE"/>
        </w:rPr>
        <w:t>na 3…e2 4.Te4 e1D 5.Txe1 Lxe1. 6.f3, enzovoort..</w:t>
      </w:r>
    </w:p>
    <w:p w14:paraId="3E11FFA5" w14:textId="77777777" w:rsidR="006F3923" w:rsidRDefault="006F3923" w:rsidP="006F3923">
      <w:pPr>
        <w:rPr>
          <w:rFonts w:cs="Arial"/>
          <w:b/>
          <w:sz w:val="20"/>
          <w:szCs w:val="20"/>
          <w:lang w:val="nl-BE"/>
        </w:rPr>
      </w:pPr>
      <w:r>
        <w:rPr>
          <w:rFonts w:cs="Arial"/>
          <w:b/>
          <w:sz w:val="20"/>
          <w:szCs w:val="20"/>
          <w:lang w:val="nl-BE"/>
        </w:rPr>
        <w:tab/>
        <w:t>4.Tb8+</w:t>
      </w:r>
    </w:p>
    <w:p w14:paraId="53892F5D" w14:textId="77777777" w:rsidR="00E61913" w:rsidRDefault="006F3923" w:rsidP="006F3923">
      <w:pPr>
        <w:pStyle w:val="03aText"/>
        <w:widowControl/>
        <w:rPr>
          <w:noProof/>
          <w:lang w:val="nl-BE"/>
        </w:rPr>
      </w:pPr>
      <w:r>
        <w:rPr>
          <w:noProof/>
          <w:lang w:val="nl-BE"/>
        </w:rPr>
        <w:t>Eerst dit schaak, want na 4.Tb1? Le1 5.Tb8+ Kg7 6.Tb7+ Kg6 7.Tb6+ Kg5 8.Tb5+ Kg4 9.g3, heeft wit een tempo minder dan in de hoofdvariant: het verschil tus</w:t>
      </w:r>
      <w:r>
        <w:rPr>
          <w:noProof/>
          <w:lang w:val="nl-BE"/>
        </w:rPr>
        <w:softHyphen/>
        <w:t xml:space="preserve">sen remise en verlies. De toren staat hier namelijk op b5 in plaats van op b1. Zwart besluit dan met: 9…f1T! en </w:t>
      </w:r>
      <w:r w:rsidR="00286496">
        <w:rPr>
          <w:noProof/>
          <w:lang w:val="nl-BE"/>
        </w:rPr>
        <w:t xml:space="preserve">wint door overmacht. </w:t>
      </w:r>
    </w:p>
    <w:p w14:paraId="50EAD521" w14:textId="77777777" w:rsidR="006F3923" w:rsidRPr="00286496" w:rsidRDefault="006F3923" w:rsidP="006F3923">
      <w:pPr>
        <w:pStyle w:val="03aText"/>
        <w:widowControl/>
        <w:rPr>
          <w:noProof/>
          <w:lang w:val="nl-BE"/>
        </w:rPr>
      </w:pPr>
      <w:r>
        <w:rPr>
          <w:i/>
          <w:iCs/>
          <w:noProof/>
          <w:lang w:val="nl-BE"/>
        </w:rPr>
        <w:t xml:space="preserve">(Beter dan 9…b1D 10.Tb4+ Kg5,  </w:t>
      </w:r>
    </w:p>
    <w:p w14:paraId="5BFF44BA" w14:textId="77777777" w:rsidR="006F3923" w:rsidRPr="00B354CB" w:rsidRDefault="006F3923" w:rsidP="006F3923">
      <w:pPr>
        <w:pStyle w:val="03aText"/>
        <w:widowControl/>
        <w:rPr>
          <w:i/>
          <w:iCs/>
          <w:noProof/>
          <w:lang w:val="en-GB"/>
        </w:rPr>
      </w:pPr>
      <w:r>
        <w:rPr>
          <w:i/>
          <w:iCs/>
          <w:noProof/>
          <w:lang w:val="nl-BE"/>
        </w:rPr>
        <w:t>En ni</w:t>
      </w:r>
      <w:r w:rsidR="009D3277">
        <w:rPr>
          <w:i/>
          <w:iCs/>
          <w:noProof/>
          <w:lang w:val="nl-BE"/>
        </w:rPr>
        <w:t xml:space="preserve">et de toren slaan wegens pat. </w:t>
      </w:r>
      <w:r>
        <w:rPr>
          <w:i/>
          <w:iCs/>
          <w:noProof/>
          <w:lang w:val="nl-BE"/>
        </w:rPr>
        <w:t>11.Tg4+ Kh5 12.Th4+ Kg6 13.Tg4+ Kf5 14.Tf4+ Dxf4</w:t>
      </w:r>
      <w:r w:rsidR="00286496">
        <w:rPr>
          <w:i/>
          <w:iCs/>
          <w:noProof/>
          <w:lang w:val="nl-BE"/>
        </w:rPr>
        <w:t xml:space="preserve"> en</w:t>
      </w:r>
      <w:r w:rsidR="00E61913">
        <w:rPr>
          <w:i/>
          <w:iCs/>
          <w:noProof/>
          <w:lang w:val="nl-BE"/>
        </w:rPr>
        <w:t xml:space="preserve"> 15.gxf4, remise. </w:t>
      </w:r>
      <w:r>
        <w:rPr>
          <w:i/>
          <w:iCs/>
          <w:noProof/>
          <w:lang w:val="nl-BE"/>
        </w:rPr>
        <w:t>Of hier 10...Kf3 11.Tf4+ Ke2 12.Txf1 Kxf1, ook met remise.)</w:t>
      </w:r>
      <w:r>
        <w:rPr>
          <w:noProof/>
          <w:lang w:val="nl-BE"/>
        </w:rPr>
        <w:t xml:space="preserve"> </w:t>
      </w:r>
      <w:r>
        <w:rPr>
          <w:noProof/>
          <w:lang w:val="en-GB"/>
        </w:rPr>
        <w:t>.</w:t>
      </w:r>
    </w:p>
    <w:p w14:paraId="6AFC896E" w14:textId="77777777" w:rsidR="006F3923" w:rsidRDefault="006F3923" w:rsidP="006F3923">
      <w:pPr>
        <w:rPr>
          <w:rFonts w:cs="Arial"/>
          <w:b/>
          <w:sz w:val="20"/>
          <w:szCs w:val="20"/>
          <w:lang w:val="en-GB"/>
        </w:rPr>
      </w:pPr>
      <w:r>
        <w:rPr>
          <w:rFonts w:cs="Arial"/>
          <w:b/>
          <w:sz w:val="20"/>
          <w:szCs w:val="20"/>
          <w:lang w:val="en-GB"/>
        </w:rPr>
        <w:tab/>
        <w:t>4…</w:t>
      </w:r>
      <w:r>
        <w:rPr>
          <w:rFonts w:cs="Arial"/>
          <w:b/>
          <w:sz w:val="20"/>
          <w:szCs w:val="20"/>
          <w:lang w:val="en-GB"/>
        </w:rPr>
        <w:tab/>
      </w:r>
      <w:r>
        <w:rPr>
          <w:rFonts w:cs="Arial"/>
          <w:b/>
          <w:sz w:val="20"/>
          <w:szCs w:val="20"/>
          <w:lang w:val="en-GB"/>
        </w:rPr>
        <w:tab/>
        <w:t>Kg7</w:t>
      </w:r>
    </w:p>
    <w:p w14:paraId="75313672" w14:textId="77777777" w:rsidR="006F3923" w:rsidRDefault="006F3923" w:rsidP="006F3923">
      <w:pPr>
        <w:rPr>
          <w:rFonts w:cs="Arial"/>
          <w:b/>
          <w:sz w:val="20"/>
          <w:szCs w:val="20"/>
          <w:lang w:val="en-GB"/>
        </w:rPr>
      </w:pPr>
      <w:r>
        <w:rPr>
          <w:rFonts w:cs="Arial"/>
          <w:b/>
          <w:sz w:val="20"/>
          <w:szCs w:val="20"/>
          <w:lang w:val="en-GB"/>
        </w:rPr>
        <w:tab/>
        <w:t>5.Tb7+</w:t>
      </w:r>
      <w:r>
        <w:rPr>
          <w:rFonts w:cs="Arial"/>
          <w:b/>
          <w:sz w:val="20"/>
          <w:szCs w:val="20"/>
          <w:lang w:val="en-GB"/>
        </w:rPr>
        <w:tab/>
      </w:r>
      <w:r>
        <w:rPr>
          <w:rFonts w:cs="Arial"/>
          <w:b/>
          <w:sz w:val="20"/>
          <w:szCs w:val="20"/>
          <w:lang w:val="en-GB"/>
        </w:rPr>
        <w:tab/>
        <w:t>Kg6</w:t>
      </w:r>
    </w:p>
    <w:p w14:paraId="7C02AC6B" w14:textId="77777777" w:rsidR="006F3923" w:rsidRPr="00515790" w:rsidRDefault="006F3923" w:rsidP="006F3923">
      <w:pPr>
        <w:pStyle w:val="03aText"/>
        <w:widowControl/>
        <w:rPr>
          <w:noProof/>
          <w:lang w:val="en-GB"/>
        </w:rPr>
      </w:pPr>
      <w:r w:rsidRPr="00515790">
        <w:rPr>
          <w:noProof/>
          <w:lang w:val="en-GB"/>
        </w:rPr>
        <w:t>5…Kf6</w:t>
      </w:r>
      <w:r w:rsidR="00515790" w:rsidRPr="00515790">
        <w:rPr>
          <w:noProof/>
          <w:lang w:val="en-GB"/>
        </w:rPr>
        <w:t>?</w:t>
      </w:r>
      <w:r w:rsidRPr="00515790">
        <w:rPr>
          <w:noProof/>
          <w:lang w:val="en-GB"/>
        </w:rPr>
        <w:t xml:space="preserve"> 6.Tb1 Le1 7.Tb3 f1D 8.Tf3+ Dxf3 9.gxf3, remise.</w:t>
      </w:r>
    </w:p>
    <w:p w14:paraId="0D9D9290" w14:textId="77777777" w:rsidR="006F3923" w:rsidRDefault="006F3923" w:rsidP="006F3923">
      <w:pPr>
        <w:rPr>
          <w:rFonts w:cs="Arial"/>
          <w:b/>
          <w:sz w:val="20"/>
          <w:szCs w:val="20"/>
          <w:lang w:val="nl-BE"/>
        </w:rPr>
      </w:pPr>
      <w:r w:rsidRPr="00515790">
        <w:rPr>
          <w:rFonts w:cs="Arial"/>
          <w:b/>
          <w:sz w:val="20"/>
          <w:szCs w:val="20"/>
          <w:lang w:val="en-GB"/>
        </w:rPr>
        <w:tab/>
      </w:r>
      <w:r>
        <w:rPr>
          <w:rFonts w:cs="Arial"/>
          <w:b/>
          <w:sz w:val="20"/>
          <w:szCs w:val="20"/>
          <w:lang w:val="nl-BE"/>
        </w:rPr>
        <w:t>6.Tb6+</w:t>
      </w:r>
      <w:r>
        <w:rPr>
          <w:rFonts w:cs="Arial"/>
          <w:b/>
          <w:sz w:val="20"/>
          <w:szCs w:val="20"/>
          <w:lang w:val="nl-BE"/>
        </w:rPr>
        <w:tab/>
      </w:r>
      <w:r>
        <w:rPr>
          <w:rFonts w:cs="Arial"/>
          <w:b/>
          <w:sz w:val="20"/>
          <w:szCs w:val="20"/>
          <w:lang w:val="nl-BE"/>
        </w:rPr>
        <w:tab/>
        <w:t>Kg5</w:t>
      </w:r>
    </w:p>
    <w:p w14:paraId="710C645E" w14:textId="77777777" w:rsidR="006F3923" w:rsidRDefault="006F3923" w:rsidP="006F3923">
      <w:pPr>
        <w:rPr>
          <w:rFonts w:cs="Arial"/>
          <w:b/>
          <w:sz w:val="20"/>
          <w:szCs w:val="20"/>
          <w:lang w:val="nl-BE"/>
        </w:rPr>
      </w:pPr>
      <w:r>
        <w:rPr>
          <w:rFonts w:cs="Arial"/>
          <w:b/>
          <w:sz w:val="20"/>
          <w:szCs w:val="20"/>
          <w:lang w:val="nl-BE"/>
        </w:rPr>
        <w:tab/>
        <w:t>7.Tb5+</w:t>
      </w:r>
      <w:r>
        <w:rPr>
          <w:rFonts w:cs="Arial"/>
          <w:b/>
          <w:sz w:val="20"/>
          <w:szCs w:val="20"/>
          <w:lang w:val="nl-BE"/>
        </w:rPr>
        <w:tab/>
      </w:r>
      <w:r>
        <w:rPr>
          <w:rFonts w:cs="Arial"/>
          <w:b/>
          <w:sz w:val="20"/>
          <w:szCs w:val="20"/>
          <w:lang w:val="nl-BE"/>
        </w:rPr>
        <w:tab/>
        <w:t>Kg4</w:t>
      </w:r>
    </w:p>
    <w:p w14:paraId="037363FC" w14:textId="77777777" w:rsidR="006F3923" w:rsidRDefault="006F3923" w:rsidP="006F3923">
      <w:pPr>
        <w:pStyle w:val="03aText"/>
        <w:widowControl/>
        <w:rPr>
          <w:noProof/>
          <w:lang w:val="nl-BE"/>
        </w:rPr>
      </w:pPr>
      <w:r>
        <w:rPr>
          <w:noProof/>
          <w:lang w:val="nl-BE"/>
        </w:rPr>
        <w:t>7...Le5+</w:t>
      </w:r>
      <w:r w:rsidR="00515790">
        <w:rPr>
          <w:noProof/>
          <w:lang w:val="nl-BE"/>
        </w:rPr>
        <w:t>?</w:t>
      </w:r>
      <w:r>
        <w:rPr>
          <w:noProof/>
          <w:lang w:val="nl-BE"/>
        </w:rPr>
        <w:t xml:space="preserve"> 8.Txe5+ Kg6 9.Te6+ Kg7 10.Te4 f1D 11.Th4, met de welge</w:t>
      </w:r>
      <w:r>
        <w:rPr>
          <w:noProof/>
          <w:lang w:val="nl-BE"/>
        </w:rPr>
        <w:softHyphen/>
        <w:t>kende vestingbouw en remi</w:t>
      </w:r>
      <w:r w:rsidR="00515790">
        <w:rPr>
          <w:noProof/>
          <w:lang w:val="nl-BE"/>
        </w:rPr>
        <w:t>-</w:t>
      </w:r>
      <w:r>
        <w:rPr>
          <w:noProof/>
          <w:lang w:val="nl-BE"/>
        </w:rPr>
        <w:t>se.</w:t>
      </w:r>
    </w:p>
    <w:p w14:paraId="7CCF7B82" w14:textId="77777777" w:rsidR="006F3923" w:rsidRDefault="006F3923" w:rsidP="006F3923">
      <w:pPr>
        <w:rPr>
          <w:rFonts w:cs="Arial"/>
          <w:b/>
          <w:sz w:val="20"/>
          <w:szCs w:val="20"/>
          <w:lang w:val="nl-BE"/>
        </w:rPr>
      </w:pPr>
      <w:r>
        <w:rPr>
          <w:rFonts w:cs="Arial"/>
          <w:b/>
          <w:sz w:val="20"/>
          <w:szCs w:val="20"/>
          <w:lang w:val="nl-BE"/>
        </w:rPr>
        <w:tab/>
        <w:t>8.Tb1</w:t>
      </w:r>
    </w:p>
    <w:p w14:paraId="3EC21693" w14:textId="77777777" w:rsidR="006F3923" w:rsidRDefault="006F3923" w:rsidP="006F3923">
      <w:pPr>
        <w:pStyle w:val="03aText"/>
        <w:widowControl/>
        <w:rPr>
          <w:noProof/>
          <w:lang w:val="nl-BE"/>
        </w:rPr>
      </w:pPr>
      <w:r>
        <w:rPr>
          <w:noProof/>
          <w:lang w:val="nl-BE"/>
        </w:rPr>
        <w:t>Na 8.Tc5?, en het fijne antwoord 8…Ld2 verliest wit: 9.Tc4+ Kg5 10.Tc5+ Kg6 11.Tc6+ Kf7 12.Tc7+ Ke6 13.Tc6+ Ke5 14.Tc5+ Ke4 15.Tc4+ Kd3,</w:t>
      </w:r>
      <w:r w:rsidR="00156564">
        <w:rPr>
          <w:noProof/>
          <w:lang w:val="nl-BE"/>
        </w:rPr>
        <w:t xml:space="preserve"> daar veld f4 onder vuur ligt, Maar niet na 8…</w:t>
      </w:r>
      <w:r>
        <w:rPr>
          <w:noProof/>
          <w:lang w:val="nl-BE"/>
        </w:rPr>
        <w:t>f1D? 9.Txc3 en ondanks de grote mate</w:t>
      </w:r>
      <w:r w:rsidR="00CE65FD">
        <w:rPr>
          <w:noProof/>
          <w:lang w:val="nl-BE"/>
        </w:rPr>
        <w:t>-</w:t>
      </w:r>
      <w:r>
        <w:rPr>
          <w:noProof/>
          <w:lang w:val="nl-BE"/>
        </w:rPr>
        <w:t>riële achterstand heeft wit ook hier een oninneembare vesting bereikt.</w:t>
      </w:r>
    </w:p>
    <w:p w14:paraId="36E8D20E" w14:textId="77777777" w:rsidR="00FD61A7" w:rsidRPr="00D907A5" w:rsidRDefault="00FD61A7" w:rsidP="006F3923">
      <w:pPr>
        <w:pStyle w:val="03aText"/>
        <w:widowControl/>
        <w:rPr>
          <w:i/>
          <w:noProof/>
          <w:lang w:val="nl-BE"/>
        </w:rPr>
      </w:pPr>
      <w:r>
        <w:rPr>
          <w:noProof/>
          <w:lang w:val="nl-BE"/>
        </w:rPr>
        <w:t>Ook is 8.g3</w:t>
      </w:r>
      <w:r w:rsidR="00D907A5">
        <w:rPr>
          <w:noProof/>
          <w:lang w:val="nl-BE"/>
        </w:rPr>
        <w:t>? nu te vroeg daar</w:t>
      </w:r>
      <w:r>
        <w:rPr>
          <w:noProof/>
          <w:lang w:val="nl-BE"/>
        </w:rPr>
        <w:t xml:space="preserve"> </w:t>
      </w:r>
      <w:r w:rsidR="00D907A5">
        <w:rPr>
          <w:noProof/>
          <w:lang w:val="nl-BE"/>
        </w:rPr>
        <w:t xml:space="preserve">zwart dan wint door overmacht na  8…f1T. </w:t>
      </w:r>
      <w:r w:rsidR="009D67A6" w:rsidRPr="009D67A6">
        <w:rPr>
          <w:noProof/>
          <w:lang w:val="nl-BE"/>
        </w:rPr>
        <w:t>Maar</w:t>
      </w:r>
      <w:r w:rsidR="00D907A5" w:rsidRPr="009D67A6">
        <w:rPr>
          <w:noProof/>
          <w:lang w:val="nl-BE"/>
        </w:rPr>
        <w:t xml:space="preserve"> niet na 8…f1D?, zie</w:t>
      </w:r>
      <w:r w:rsidR="00D907A5">
        <w:rPr>
          <w:i/>
          <w:noProof/>
          <w:lang w:val="nl-BE"/>
        </w:rPr>
        <w:t xml:space="preserve"> </w:t>
      </w:r>
      <w:r w:rsidR="00D907A5" w:rsidRPr="009D67A6">
        <w:rPr>
          <w:noProof/>
          <w:lang w:val="nl-BE"/>
        </w:rPr>
        <w:t>zet 9.a).</w:t>
      </w:r>
    </w:p>
    <w:p w14:paraId="1CCF35F6" w14:textId="77777777" w:rsidR="00AA462E" w:rsidRPr="00AA462E" w:rsidRDefault="006F3923" w:rsidP="00AA462E">
      <w:pPr>
        <w:rPr>
          <w:rFonts w:cs="Arial"/>
          <w:b/>
          <w:sz w:val="20"/>
          <w:szCs w:val="20"/>
          <w:lang w:val="nl-BE"/>
        </w:rPr>
      </w:pPr>
      <w:r>
        <w:rPr>
          <w:rFonts w:cs="Arial"/>
          <w:b/>
          <w:sz w:val="20"/>
          <w:szCs w:val="20"/>
          <w:lang w:val="nl-BE"/>
        </w:rPr>
        <w:tab/>
        <w:t>8…</w:t>
      </w:r>
      <w:r>
        <w:rPr>
          <w:rFonts w:cs="Arial"/>
          <w:b/>
          <w:sz w:val="20"/>
          <w:szCs w:val="20"/>
          <w:lang w:val="nl-BE"/>
        </w:rPr>
        <w:tab/>
      </w:r>
      <w:r>
        <w:rPr>
          <w:rFonts w:cs="Arial"/>
          <w:b/>
          <w:sz w:val="20"/>
          <w:szCs w:val="20"/>
          <w:lang w:val="nl-BE"/>
        </w:rPr>
        <w:tab/>
        <w:t>Le1</w:t>
      </w:r>
      <w:r w:rsidR="00AA462E">
        <w:rPr>
          <w:rFonts w:cs="Arial"/>
          <w:i/>
          <w:sz w:val="20"/>
          <w:szCs w:val="20"/>
          <w:lang w:val="nl-BE"/>
        </w:rPr>
        <w:t xml:space="preserve"> </w:t>
      </w:r>
    </w:p>
    <w:p w14:paraId="5455CDCC" w14:textId="77777777" w:rsidR="006F3923" w:rsidRDefault="006F3923" w:rsidP="006F3923">
      <w:pPr>
        <w:rPr>
          <w:rFonts w:cs="Arial"/>
          <w:b/>
          <w:sz w:val="20"/>
          <w:szCs w:val="20"/>
          <w:lang w:val="nl-BE"/>
        </w:rPr>
      </w:pPr>
      <w:r>
        <w:rPr>
          <w:rFonts w:cs="Arial"/>
          <w:b/>
          <w:sz w:val="20"/>
          <w:szCs w:val="20"/>
          <w:lang w:val="nl-BE"/>
        </w:rPr>
        <w:tab/>
        <w:t>9.g3</w:t>
      </w:r>
    </w:p>
    <w:p w14:paraId="7AC4E41F" w14:textId="77777777" w:rsidR="006F3923" w:rsidRDefault="009D67A6" w:rsidP="006F3923">
      <w:pPr>
        <w:pStyle w:val="03aText"/>
        <w:widowControl/>
        <w:rPr>
          <w:i/>
          <w:iCs/>
          <w:noProof/>
          <w:lang w:val="nl-BE"/>
        </w:rPr>
      </w:pPr>
      <w:r>
        <w:rPr>
          <w:noProof/>
          <w:lang w:val="nl-BE"/>
        </w:rPr>
        <w:t xml:space="preserve">Nu wel! </w:t>
      </w:r>
      <w:r w:rsidR="006F3923">
        <w:rPr>
          <w:noProof/>
          <w:lang w:val="nl-BE"/>
        </w:rPr>
        <w:t xml:space="preserve">Hans Böhm schrijft hier: </w:t>
      </w:r>
      <w:r w:rsidR="006F3923">
        <w:rPr>
          <w:i/>
          <w:iCs/>
          <w:noProof/>
          <w:lang w:val="nl-BE"/>
        </w:rPr>
        <w:t xml:space="preserve"> </w:t>
      </w:r>
      <w:r>
        <w:rPr>
          <w:i/>
          <w:iCs/>
          <w:noProof/>
          <w:lang w:val="nl-BE"/>
        </w:rPr>
        <w:t>“</w:t>
      </w:r>
      <w:r w:rsidR="006F3923">
        <w:rPr>
          <w:i/>
          <w:iCs/>
          <w:noProof/>
          <w:lang w:val="nl-BE"/>
        </w:rPr>
        <w:t xml:space="preserve">Er zijn nog maar acht stukken over, een </w:t>
      </w:r>
      <w:r>
        <w:rPr>
          <w:i/>
          <w:iCs/>
          <w:noProof/>
          <w:lang w:val="nl-BE"/>
        </w:rPr>
        <w:t>uitgangsstelling voor een minia</w:t>
      </w:r>
      <w:r w:rsidR="006F3923">
        <w:rPr>
          <w:i/>
          <w:iCs/>
          <w:noProof/>
          <w:lang w:val="nl-BE"/>
        </w:rPr>
        <w:t>tuur, en derhalve het terrein van Vande</w:t>
      </w:r>
      <w:r w:rsidR="006F3923">
        <w:rPr>
          <w:i/>
          <w:iCs/>
          <w:noProof/>
          <w:lang w:val="nl-BE"/>
        </w:rPr>
        <w:softHyphen/>
        <w:t>casteele. Inderdaad een hoogst opmerklijke situatie! “</w:t>
      </w:r>
    </w:p>
    <w:p w14:paraId="6E70715F" w14:textId="77777777" w:rsidR="006F3923" w:rsidRDefault="006F3923" w:rsidP="006F3923">
      <w:pPr>
        <w:pStyle w:val="03aText"/>
        <w:widowControl/>
        <w:rPr>
          <w:noProof/>
          <w:lang w:val="nl-BE"/>
        </w:rPr>
      </w:pPr>
      <w:r>
        <w:rPr>
          <w:noProof/>
          <w:lang w:val="nl-BE"/>
        </w:rPr>
        <w:t>Zwart kan nu promoveren, maar tot wat?</w:t>
      </w:r>
    </w:p>
    <w:p w14:paraId="6ABA29F1" w14:textId="77777777" w:rsidR="006F3923" w:rsidRDefault="006F3923" w:rsidP="00586E21">
      <w:pPr>
        <w:pStyle w:val="03aText"/>
        <w:widowControl/>
        <w:numPr>
          <w:ilvl w:val="0"/>
          <w:numId w:val="157"/>
        </w:numPr>
        <w:rPr>
          <w:noProof/>
          <w:lang w:val="nl-BE"/>
        </w:rPr>
      </w:pPr>
      <w:r>
        <w:rPr>
          <w:noProof/>
          <w:lang w:val="nl-BE"/>
        </w:rPr>
        <w:t xml:space="preserve">9…f1D? faalt op 10.Tb4+  Kg5 </w:t>
      </w:r>
      <w:r>
        <w:rPr>
          <w:i/>
          <w:noProof/>
          <w:lang w:val="nl-BE"/>
        </w:rPr>
        <w:t>(10…Lxb4</w:t>
      </w:r>
      <w:r>
        <w:rPr>
          <w:noProof/>
          <w:lang w:val="nl-BE"/>
        </w:rPr>
        <w:t xml:space="preserve"> </w:t>
      </w:r>
      <w:r>
        <w:rPr>
          <w:i/>
          <w:iCs/>
          <w:noProof/>
          <w:lang w:val="nl-BE"/>
        </w:rPr>
        <w:t xml:space="preserve"> pat.) </w:t>
      </w:r>
      <w:r>
        <w:rPr>
          <w:noProof/>
          <w:lang w:val="nl-BE"/>
        </w:rPr>
        <w:t xml:space="preserve">11.Tg4 Kh5 12.Th4 Kg6 13.Tg4+ Kf5 14.Tf4+ Dxf4 15.gxf4, met remise. En ook: </w:t>
      </w:r>
    </w:p>
    <w:p w14:paraId="02E7FA11" w14:textId="77777777" w:rsidR="00F345BA" w:rsidRPr="00A5348D" w:rsidRDefault="006F3923" w:rsidP="00586E21">
      <w:pPr>
        <w:pStyle w:val="03aText"/>
        <w:widowControl/>
        <w:numPr>
          <w:ilvl w:val="0"/>
          <w:numId w:val="157"/>
        </w:numPr>
        <w:rPr>
          <w:noProof/>
          <w:lang w:val="nl-BE"/>
        </w:rPr>
      </w:pPr>
      <w:r>
        <w:rPr>
          <w:noProof/>
          <w:lang w:val="nl-BE"/>
        </w:rPr>
        <w:t xml:space="preserve">9…f1P+? </w:t>
      </w:r>
      <w:r w:rsidRPr="00A5348D">
        <w:rPr>
          <w:noProof/>
          <w:lang w:val="nl-BE"/>
        </w:rPr>
        <w:t>10.Kg1 Pd2 11.Txe1 Pf3+ 12.Kf2 P</w:t>
      </w:r>
      <w:r w:rsidR="00F345BA" w:rsidRPr="00A5348D">
        <w:rPr>
          <w:noProof/>
          <w:lang w:val="nl-BE"/>
        </w:rPr>
        <w:t>xe1 13.Kxe1 Kxg3 14.Kf1, is  re</w:t>
      </w:r>
      <w:r w:rsidRPr="00A5348D">
        <w:rPr>
          <w:noProof/>
          <w:lang w:val="nl-BE"/>
        </w:rPr>
        <w:t xml:space="preserve">mise. </w:t>
      </w:r>
    </w:p>
    <w:p w14:paraId="187106CA" w14:textId="77777777" w:rsidR="006F3923" w:rsidRDefault="006F3923" w:rsidP="006F3923">
      <w:pPr>
        <w:pStyle w:val="03aText"/>
        <w:widowControl/>
        <w:rPr>
          <w:noProof/>
          <w:lang w:val="nl-BE"/>
        </w:rPr>
      </w:pPr>
      <w:r>
        <w:rPr>
          <w:noProof/>
          <w:lang w:val="nl-BE"/>
        </w:rPr>
        <w:t>Dus pro</w:t>
      </w:r>
      <w:r>
        <w:rPr>
          <w:noProof/>
          <w:lang w:val="nl-BE"/>
        </w:rPr>
        <w:softHyphen/>
        <w:t>beert zwart:</w:t>
      </w:r>
    </w:p>
    <w:p w14:paraId="431E3818" w14:textId="77777777" w:rsidR="006F3923" w:rsidRDefault="006F3923" w:rsidP="006F3923">
      <w:pPr>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f1T</w:t>
      </w:r>
    </w:p>
    <w:p w14:paraId="795AD0D9" w14:textId="77777777" w:rsidR="006F3923" w:rsidRDefault="00672F54" w:rsidP="006F3923">
      <w:pPr>
        <w:pStyle w:val="03aText"/>
        <w:widowControl/>
        <w:rPr>
          <w:noProof/>
          <w:lang w:val="nl-BE"/>
        </w:rPr>
      </w:pPr>
      <w:r>
        <w:rPr>
          <w:noProof/>
          <w:lang w:val="nl-BE"/>
        </w:rPr>
        <w:t>Z</w:t>
      </w:r>
      <w:r w:rsidR="006F3923">
        <w:rPr>
          <w:noProof/>
          <w:lang w:val="nl-BE"/>
        </w:rPr>
        <w:t>odat de patwendingen eruit zijn.</w:t>
      </w:r>
    </w:p>
    <w:p w14:paraId="2C0B16C2" w14:textId="77777777" w:rsidR="006F3923" w:rsidRDefault="006F3923" w:rsidP="006F3923">
      <w:pPr>
        <w:rPr>
          <w:rFonts w:cs="Arial"/>
          <w:b/>
          <w:sz w:val="20"/>
          <w:szCs w:val="20"/>
          <w:lang w:val="nl-BE"/>
        </w:rPr>
      </w:pPr>
      <w:r>
        <w:rPr>
          <w:rFonts w:cs="Arial"/>
          <w:b/>
          <w:sz w:val="20"/>
          <w:szCs w:val="20"/>
          <w:lang w:val="nl-BE"/>
        </w:rPr>
        <w:lastRenderedPageBreak/>
        <w:t xml:space="preserve">           10.Kg2</w:t>
      </w:r>
      <w:r>
        <w:rPr>
          <w:rFonts w:cs="Arial"/>
          <w:b/>
          <w:sz w:val="20"/>
          <w:szCs w:val="20"/>
          <w:lang w:val="nl-BE"/>
        </w:rPr>
        <w:tab/>
      </w:r>
      <w:r>
        <w:rPr>
          <w:rFonts w:cs="Arial"/>
          <w:b/>
          <w:sz w:val="20"/>
          <w:szCs w:val="20"/>
          <w:lang w:val="nl-BE"/>
        </w:rPr>
        <w:tab/>
        <w:t>Tf2+</w:t>
      </w:r>
    </w:p>
    <w:p w14:paraId="4074E91E" w14:textId="77777777" w:rsidR="006F3923" w:rsidRDefault="006F3923" w:rsidP="006F3923">
      <w:pPr>
        <w:rPr>
          <w:rFonts w:cs="Arial"/>
          <w:b/>
          <w:sz w:val="20"/>
          <w:szCs w:val="20"/>
          <w:lang w:val="nl-BE"/>
        </w:rPr>
      </w:pPr>
      <w:r>
        <w:rPr>
          <w:rFonts w:cs="Arial"/>
          <w:b/>
          <w:sz w:val="20"/>
          <w:szCs w:val="20"/>
          <w:lang w:val="nl-BE"/>
        </w:rPr>
        <w:t xml:space="preserve">           11.Kg1</w:t>
      </w:r>
      <w:r>
        <w:rPr>
          <w:rFonts w:cs="Arial"/>
          <w:b/>
          <w:sz w:val="20"/>
          <w:szCs w:val="20"/>
          <w:lang w:val="nl-BE"/>
        </w:rPr>
        <w:tab/>
      </w:r>
      <w:r>
        <w:rPr>
          <w:rFonts w:cs="Arial"/>
          <w:b/>
          <w:sz w:val="20"/>
          <w:szCs w:val="20"/>
          <w:lang w:val="nl-BE"/>
        </w:rPr>
        <w:tab/>
        <w:t>Te2</w:t>
      </w:r>
    </w:p>
    <w:p w14:paraId="601FF92A" w14:textId="77777777" w:rsidR="006F3923" w:rsidRDefault="006F3923" w:rsidP="006F3923">
      <w:pPr>
        <w:rPr>
          <w:rFonts w:cs="Arial"/>
          <w:b/>
          <w:sz w:val="20"/>
          <w:szCs w:val="20"/>
          <w:lang w:val="nl-BE"/>
        </w:rPr>
      </w:pPr>
      <w:r>
        <w:rPr>
          <w:rFonts w:cs="Arial"/>
          <w:b/>
          <w:sz w:val="20"/>
          <w:szCs w:val="20"/>
          <w:lang w:val="nl-BE"/>
        </w:rPr>
        <w:t xml:space="preserve">           12.Kf1</w:t>
      </w:r>
    </w:p>
    <w:p w14:paraId="45A6B539" w14:textId="77777777" w:rsidR="006F3923" w:rsidRDefault="006F3923" w:rsidP="006F3923">
      <w:pPr>
        <w:pStyle w:val="03aText"/>
        <w:widowControl/>
        <w:rPr>
          <w:i/>
          <w:iCs/>
          <w:noProof/>
          <w:lang w:val="nl-BE"/>
        </w:rPr>
      </w:pPr>
      <w:r>
        <w:rPr>
          <w:noProof/>
          <w:lang w:val="nl-BE"/>
        </w:rPr>
        <w:t xml:space="preserve">En opnieuw Böhm: </w:t>
      </w:r>
      <w:r>
        <w:rPr>
          <w:i/>
          <w:iCs/>
          <w:noProof/>
          <w:lang w:val="nl-BE"/>
        </w:rPr>
        <w:t>“En dat is het grote verschil met de variant bij zet 4. Als wit eerst 4.Tb1? speelt en de toren dus op b5 zou staan, dan zou zwart de tijd hebben om m</w:t>
      </w:r>
      <w:r w:rsidR="00B3618A">
        <w:rPr>
          <w:i/>
          <w:iCs/>
          <w:noProof/>
          <w:lang w:val="nl-BE"/>
        </w:rPr>
        <w:t xml:space="preserve">et 12…Te4 simpel te winnen door </w:t>
      </w:r>
      <w:r>
        <w:rPr>
          <w:i/>
          <w:iCs/>
          <w:noProof/>
          <w:lang w:val="nl-BE"/>
        </w:rPr>
        <w:t>materiële overmacht. En waar alle Vandecasteeles naar op zoek zijn is juist een overwinning van de geest op de materie.</w:t>
      </w:r>
    </w:p>
    <w:p w14:paraId="278313F1" w14:textId="77777777" w:rsidR="006F3923" w:rsidRDefault="006F3923" w:rsidP="006F3923">
      <w:pPr>
        <w:rPr>
          <w:rFonts w:cs="Arial"/>
          <w:b/>
          <w:sz w:val="20"/>
          <w:szCs w:val="20"/>
          <w:lang w:val="en-GB"/>
        </w:rPr>
      </w:pPr>
      <w:r>
        <w:rPr>
          <w:rFonts w:cs="Arial"/>
          <w:b/>
          <w:sz w:val="20"/>
          <w:szCs w:val="20"/>
          <w:lang w:val="nl-BE"/>
        </w:rPr>
        <w:t xml:space="preserve">           </w:t>
      </w:r>
      <w:r>
        <w:rPr>
          <w:rFonts w:cs="Arial"/>
          <w:b/>
          <w:sz w:val="20"/>
          <w:szCs w:val="20"/>
          <w:lang w:val="en-GB"/>
        </w:rPr>
        <w:t>12…</w:t>
      </w:r>
      <w:r>
        <w:rPr>
          <w:rFonts w:cs="Arial"/>
          <w:b/>
          <w:sz w:val="20"/>
          <w:szCs w:val="20"/>
          <w:lang w:val="en-GB"/>
        </w:rPr>
        <w:tab/>
      </w:r>
      <w:r>
        <w:rPr>
          <w:rFonts w:cs="Arial"/>
          <w:b/>
          <w:sz w:val="20"/>
          <w:szCs w:val="20"/>
          <w:lang w:val="en-GB"/>
        </w:rPr>
        <w:tab/>
        <w:t>Th2</w:t>
      </w:r>
    </w:p>
    <w:p w14:paraId="6AA0BBEC" w14:textId="77777777" w:rsidR="006F3923" w:rsidRDefault="006F3923" w:rsidP="006F3923">
      <w:pPr>
        <w:rPr>
          <w:rFonts w:cs="Arial"/>
          <w:b/>
          <w:sz w:val="20"/>
          <w:szCs w:val="20"/>
          <w:lang w:val="en-GB"/>
        </w:rPr>
      </w:pPr>
      <w:r>
        <w:rPr>
          <w:rFonts w:cs="Arial"/>
          <w:b/>
          <w:sz w:val="20"/>
          <w:szCs w:val="20"/>
          <w:lang w:val="en-GB"/>
        </w:rPr>
        <w:t xml:space="preserve">           13.Txe1</w:t>
      </w:r>
      <w:r>
        <w:rPr>
          <w:rFonts w:cs="Arial"/>
          <w:b/>
          <w:sz w:val="20"/>
          <w:szCs w:val="20"/>
          <w:lang w:val="en-GB"/>
        </w:rPr>
        <w:tab/>
      </w:r>
      <w:r>
        <w:rPr>
          <w:rFonts w:cs="Arial"/>
          <w:b/>
          <w:sz w:val="20"/>
          <w:szCs w:val="20"/>
          <w:lang w:val="en-GB"/>
        </w:rPr>
        <w:tab/>
        <w:t>Th1+</w:t>
      </w:r>
    </w:p>
    <w:p w14:paraId="33562F7E" w14:textId="77777777" w:rsidR="006F3923" w:rsidRDefault="006F3923" w:rsidP="006F3923">
      <w:pPr>
        <w:rPr>
          <w:rFonts w:cs="Arial"/>
          <w:b/>
          <w:sz w:val="20"/>
          <w:szCs w:val="20"/>
          <w:lang w:val="en-GB"/>
        </w:rPr>
      </w:pPr>
      <w:r>
        <w:rPr>
          <w:rFonts w:cs="Arial"/>
          <w:b/>
          <w:sz w:val="20"/>
          <w:szCs w:val="20"/>
          <w:lang w:val="en-GB"/>
        </w:rPr>
        <w:t xml:space="preserve">           14.Kf2</w:t>
      </w:r>
      <w:r>
        <w:rPr>
          <w:rFonts w:cs="Arial"/>
          <w:b/>
          <w:sz w:val="20"/>
          <w:szCs w:val="20"/>
          <w:lang w:val="en-GB"/>
        </w:rPr>
        <w:tab/>
      </w:r>
      <w:r>
        <w:rPr>
          <w:rFonts w:cs="Arial"/>
          <w:b/>
          <w:sz w:val="20"/>
          <w:szCs w:val="20"/>
          <w:lang w:val="en-GB"/>
        </w:rPr>
        <w:tab/>
        <w:t>Txe1</w:t>
      </w:r>
    </w:p>
    <w:p w14:paraId="0C68B7B0" w14:textId="77777777" w:rsidR="006F3923" w:rsidRDefault="006F3923" w:rsidP="006F3923">
      <w:pPr>
        <w:rPr>
          <w:rFonts w:cs="Arial"/>
          <w:b/>
          <w:sz w:val="20"/>
          <w:szCs w:val="20"/>
          <w:lang w:val="en-GB"/>
        </w:rPr>
      </w:pPr>
      <w:r>
        <w:rPr>
          <w:rFonts w:cs="Arial"/>
          <w:b/>
          <w:sz w:val="20"/>
          <w:szCs w:val="20"/>
          <w:lang w:val="en-GB"/>
        </w:rPr>
        <w:t xml:space="preserve">           15.Kxe1</w:t>
      </w:r>
      <w:r>
        <w:rPr>
          <w:rFonts w:cs="Arial"/>
          <w:b/>
          <w:sz w:val="20"/>
          <w:szCs w:val="20"/>
          <w:lang w:val="en-GB"/>
        </w:rPr>
        <w:tab/>
      </w:r>
      <w:r>
        <w:rPr>
          <w:rFonts w:cs="Arial"/>
          <w:b/>
          <w:sz w:val="20"/>
          <w:szCs w:val="20"/>
          <w:lang w:val="en-GB"/>
        </w:rPr>
        <w:tab/>
        <w:t>Kxg3</w:t>
      </w:r>
    </w:p>
    <w:p w14:paraId="285B9648" w14:textId="77777777" w:rsidR="006F3923" w:rsidRDefault="006F3923" w:rsidP="006F3923">
      <w:pPr>
        <w:rPr>
          <w:rFonts w:cs="Arial"/>
          <w:b/>
          <w:sz w:val="20"/>
          <w:szCs w:val="20"/>
          <w:lang w:val="nl-BE"/>
        </w:rPr>
      </w:pPr>
      <w:r>
        <w:rPr>
          <w:rFonts w:cs="Arial"/>
          <w:b/>
          <w:sz w:val="20"/>
          <w:szCs w:val="20"/>
          <w:lang w:val="en-GB"/>
        </w:rPr>
        <w:t xml:space="preserve">           </w:t>
      </w:r>
      <w:r>
        <w:rPr>
          <w:rFonts w:cs="Arial"/>
          <w:b/>
          <w:sz w:val="20"/>
          <w:szCs w:val="20"/>
          <w:lang w:val="nl-BE"/>
        </w:rPr>
        <w:t>16.Kf1</w:t>
      </w:r>
    </w:p>
    <w:p w14:paraId="5CA11C99" w14:textId="77777777" w:rsidR="006F3923" w:rsidRDefault="006F3923" w:rsidP="006F3923">
      <w:pPr>
        <w:pStyle w:val="03aText"/>
        <w:widowControl/>
        <w:rPr>
          <w:i/>
          <w:iCs/>
          <w:noProof/>
          <w:lang w:val="nl-BE"/>
        </w:rPr>
      </w:pPr>
      <w:r>
        <w:rPr>
          <w:i/>
          <w:iCs/>
          <w:noProof/>
          <w:lang w:val="nl-BE"/>
        </w:rPr>
        <w:t>En de welverdiende remise is bin</w:t>
      </w:r>
      <w:r>
        <w:rPr>
          <w:i/>
          <w:iCs/>
          <w:noProof/>
          <w:lang w:val="nl-BE"/>
        </w:rPr>
        <w:softHyphen/>
        <w:t xml:space="preserve">nen.” </w:t>
      </w:r>
    </w:p>
    <w:p w14:paraId="2BD30E9F" w14:textId="77777777" w:rsidR="006F3923" w:rsidRDefault="006F3923" w:rsidP="006F3923">
      <w:pPr>
        <w:pStyle w:val="03aText"/>
        <w:widowControl/>
        <w:rPr>
          <w:noProof/>
          <w:lang w:val="nl-BE"/>
        </w:rPr>
      </w:pPr>
    </w:p>
    <w:p w14:paraId="5AE4B8F6" w14:textId="77777777" w:rsidR="006F3923" w:rsidRDefault="006F3923" w:rsidP="006F3923">
      <w:pPr>
        <w:pStyle w:val="03aText"/>
        <w:widowControl/>
        <w:rPr>
          <w:i/>
          <w:iCs/>
          <w:noProof/>
          <w:lang w:val="nl-BE"/>
        </w:rPr>
      </w:pPr>
      <w:r>
        <w:rPr>
          <w:noProof/>
          <w:lang w:val="nl-BE"/>
        </w:rPr>
        <w:t>Een smakelijk baksel om te sa-voureren.</w:t>
      </w:r>
    </w:p>
    <w:p w14:paraId="13988EFC" w14:textId="77777777" w:rsidR="006F3923" w:rsidRPr="00CE65B4" w:rsidRDefault="006F3923" w:rsidP="006F3923">
      <w:pPr>
        <w:pStyle w:val="03cOpmerking"/>
        <w:widowControl/>
        <w:spacing w:before="240"/>
        <w:rPr>
          <w:b/>
          <w:noProof/>
          <w:lang w:val="nl-BE"/>
        </w:rPr>
      </w:pPr>
      <w:r>
        <w:rPr>
          <w:noProof/>
          <w:lang w:val="nl-BE"/>
        </w:rPr>
        <w:t xml:space="preserve">Dit boeiend eindspel werd door Jan Timman en Hans Böhm ver-kozen tot </w:t>
      </w:r>
      <w:r w:rsidRPr="00CE65B4">
        <w:rPr>
          <w:b/>
          <w:noProof/>
          <w:lang w:val="nl-BE"/>
        </w:rPr>
        <w:t>een van de tien mooi</w:t>
      </w:r>
      <w:r w:rsidR="00CE65B4">
        <w:rPr>
          <w:b/>
          <w:noProof/>
          <w:lang w:val="nl-BE"/>
        </w:rPr>
        <w:t>-</w:t>
      </w:r>
      <w:r w:rsidRPr="00CE65B4">
        <w:rPr>
          <w:b/>
          <w:noProof/>
          <w:lang w:val="nl-BE"/>
        </w:rPr>
        <w:t xml:space="preserve">ste studies van het jaar 2003. </w:t>
      </w:r>
    </w:p>
    <w:p w14:paraId="5EB21650" w14:textId="77777777" w:rsidR="009C6467" w:rsidRPr="00CE65B4" w:rsidRDefault="009C6467" w:rsidP="006F3923">
      <w:pPr>
        <w:pStyle w:val="03cOpmerking"/>
        <w:widowControl/>
        <w:spacing w:before="240"/>
        <w:rPr>
          <w:b/>
          <w:noProof/>
          <w:lang w:val="nl-BE"/>
        </w:rPr>
      </w:pPr>
    </w:p>
    <w:p w14:paraId="710EE0D0" w14:textId="77777777" w:rsidR="009C6467" w:rsidRDefault="009C6467" w:rsidP="006F3923">
      <w:pPr>
        <w:pStyle w:val="03cOpmerking"/>
        <w:widowControl/>
        <w:spacing w:before="240"/>
        <w:rPr>
          <w:noProof/>
          <w:lang w:val="nl-BE"/>
        </w:rPr>
      </w:pPr>
    </w:p>
    <w:p w14:paraId="62D37F06" w14:textId="77777777" w:rsidR="009C6467" w:rsidRDefault="009C6467" w:rsidP="006F3923">
      <w:pPr>
        <w:pStyle w:val="03cOpmerking"/>
        <w:widowControl/>
        <w:spacing w:before="240"/>
        <w:rPr>
          <w:noProof/>
          <w:lang w:val="nl-BE"/>
        </w:rPr>
      </w:pPr>
    </w:p>
    <w:p w14:paraId="66BD05EF" w14:textId="77777777" w:rsidR="009C6467" w:rsidRDefault="009C6467" w:rsidP="006F3923">
      <w:pPr>
        <w:pStyle w:val="03cOpmerking"/>
        <w:widowControl/>
        <w:spacing w:before="240"/>
        <w:rPr>
          <w:noProof/>
          <w:lang w:val="nl-BE"/>
        </w:rPr>
      </w:pPr>
    </w:p>
    <w:p w14:paraId="7C998C38" w14:textId="77777777" w:rsidR="00596B11" w:rsidRDefault="00596B11" w:rsidP="006F3923">
      <w:pPr>
        <w:pStyle w:val="03cOpmerking"/>
        <w:widowControl/>
        <w:spacing w:before="240"/>
        <w:rPr>
          <w:noProof/>
          <w:lang w:val="nl-BE"/>
        </w:rPr>
      </w:pPr>
    </w:p>
    <w:p w14:paraId="29A53DDA" w14:textId="77777777" w:rsidR="00596B11" w:rsidRDefault="00596B11" w:rsidP="006F3923">
      <w:pPr>
        <w:pStyle w:val="03cOpmerking"/>
        <w:widowControl/>
        <w:spacing w:before="240"/>
        <w:rPr>
          <w:noProof/>
          <w:lang w:val="nl-BE"/>
        </w:rPr>
      </w:pPr>
    </w:p>
    <w:p w14:paraId="43429143" w14:textId="77777777" w:rsidR="006F3923" w:rsidRDefault="006F3923" w:rsidP="006F3923">
      <w:pPr>
        <w:pStyle w:val="03cOpmerking"/>
        <w:widowControl/>
        <w:spacing w:before="240"/>
        <w:rPr>
          <w:noProof/>
          <w:lang w:val="nl-BE"/>
        </w:rPr>
      </w:pPr>
      <w:r>
        <w:rPr>
          <w:noProof/>
          <w:lang w:val="nl-BE"/>
        </w:rPr>
        <w:t xml:space="preserve">In het boek </w:t>
      </w:r>
      <w:r>
        <w:rPr>
          <w:i/>
          <w:iCs/>
          <w:noProof/>
          <w:lang w:val="nl-BE"/>
        </w:rPr>
        <w:t>Bril</w:t>
      </w:r>
      <w:r>
        <w:rPr>
          <w:i/>
          <w:iCs/>
          <w:noProof/>
          <w:lang w:val="nl-BE"/>
        </w:rPr>
        <w:softHyphen/>
        <w:t>jant Schaken</w:t>
      </w:r>
      <w:r>
        <w:rPr>
          <w:noProof/>
          <w:lang w:val="nl-BE"/>
        </w:rPr>
        <w:t xml:space="preserve"> ver-wonderde, de vermoedelijk ver-</w:t>
      </w:r>
      <w:r w:rsidR="006B0488">
        <w:rPr>
          <w:noProof/>
          <w:lang w:val="nl-BE"/>
        </w:rPr>
        <w:t>keerd ingelichte, Böhm zich er o</w:t>
      </w:r>
      <w:r>
        <w:rPr>
          <w:noProof/>
          <w:lang w:val="nl-BE"/>
        </w:rPr>
        <w:t xml:space="preserve">ver hoe ik, de </w:t>
      </w:r>
      <w:r>
        <w:rPr>
          <w:i/>
          <w:iCs/>
          <w:noProof/>
          <w:lang w:val="nl-BE"/>
        </w:rPr>
        <w:t>‘allerbelabberste partij</w:t>
      </w:r>
      <w:r w:rsidR="009142EE">
        <w:rPr>
          <w:i/>
          <w:iCs/>
          <w:noProof/>
          <w:lang w:val="nl-BE"/>
        </w:rPr>
        <w:t>-</w:t>
      </w:r>
      <w:r>
        <w:rPr>
          <w:i/>
          <w:iCs/>
          <w:noProof/>
          <w:lang w:val="nl-BE"/>
        </w:rPr>
        <w:t xml:space="preserve">speler’ </w:t>
      </w:r>
      <w:r>
        <w:rPr>
          <w:iCs/>
          <w:noProof/>
          <w:lang w:val="nl-BE"/>
        </w:rPr>
        <w:t>(sic)</w:t>
      </w:r>
      <w:r w:rsidR="009142EE">
        <w:rPr>
          <w:noProof/>
          <w:lang w:val="nl-BE"/>
        </w:rPr>
        <w:t>, tot zulk een uit</w:t>
      </w:r>
      <w:r>
        <w:rPr>
          <w:noProof/>
          <w:lang w:val="nl-BE"/>
        </w:rPr>
        <w:t>zonder</w:t>
      </w:r>
      <w:r w:rsidR="00596B11">
        <w:rPr>
          <w:noProof/>
          <w:lang w:val="nl-BE"/>
        </w:rPr>
        <w:t>-</w:t>
      </w:r>
      <w:r>
        <w:rPr>
          <w:noProof/>
          <w:lang w:val="nl-BE"/>
        </w:rPr>
        <w:t xml:space="preserve">lijke prestatie kon komen ? </w:t>
      </w:r>
    </w:p>
    <w:p w14:paraId="6BCB929A" w14:textId="77777777" w:rsidR="006F3923" w:rsidRDefault="006F3923" w:rsidP="006F3923">
      <w:pPr>
        <w:pStyle w:val="03cOpmerking"/>
        <w:widowControl/>
        <w:spacing w:before="240"/>
        <w:rPr>
          <w:noProof/>
          <w:lang w:val="nl-BE"/>
        </w:rPr>
      </w:pPr>
      <w:r>
        <w:rPr>
          <w:noProof/>
          <w:lang w:val="nl-BE"/>
        </w:rPr>
        <w:t>Sorry Hans, maar ik ben nooit of-te n</w:t>
      </w:r>
      <w:r w:rsidR="00B3618A">
        <w:rPr>
          <w:noProof/>
          <w:lang w:val="nl-BE"/>
        </w:rPr>
        <w:t>immer een partijspeler ge</w:t>
      </w:r>
      <w:r>
        <w:rPr>
          <w:noProof/>
          <w:lang w:val="nl-BE"/>
        </w:rPr>
        <w:t xml:space="preserve">weest, doch enkel een studie-componist, </w:t>
      </w:r>
      <w:r>
        <w:rPr>
          <w:i/>
          <w:noProof/>
          <w:lang w:val="nl-BE"/>
        </w:rPr>
        <w:t>pur et simple.</w:t>
      </w:r>
      <w:r>
        <w:rPr>
          <w:noProof/>
          <w:lang w:val="nl-BE"/>
        </w:rPr>
        <w:t xml:space="preserve"> Het is d</w:t>
      </w:r>
      <w:r w:rsidR="00B3618A">
        <w:rPr>
          <w:noProof/>
          <w:lang w:val="nl-BE"/>
        </w:rPr>
        <w:t>us een flinke fla</w:t>
      </w:r>
      <w:r w:rsidR="00B3618A">
        <w:rPr>
          <w:noProof/>
          <w:lang w:val="nl-BE"/>
        </w:rPr>
        <w:softHyphen/>
        <w:t>ter, maar weliswaar goed be-doeld als gewens</w:t>
      </w:r>
      <w:r>
        <w:rPr>
          <w:noProof/>
          <w:lang w:val="nl-BE"/>
        </w:rPr>
        <w:t xml:space="preserve">te tegenstelling, hoop ik. </w:t>
      </w:r>
    </w:p>
    <w:p w14:paraId="7BC400EC" w14:textId="77777777" w:rsidR="006F3923" w:rsidRDefault="006F3923" w:rsidP="006F3923">
      <w:pPr>
        <w:pStyle w:val="03cOpmerking"/>
        <w:widowControl/>
        <w:spacing w:before="240"/>
        <w:rPr>
          <w:i/>
          <w:iCs/>
          <w:noProof/>
          <w:lang w:val="en-GB"/>
        </w:rPr>
      </w:pPr>
      <w:r>
        <w:rPr>
          <w:noProof/>
          <w:lang w:val="en-GB"/>
        </w:rPr>
        <w:t>Scheidsrechter Rainer Staudte schreef over deze studie:</w:t>
      </w:r>
      <w:r>
        <w:rPr>
          <w:i/>
          <w:iCs/>
          <w:noProof/>
          <w:lang w:val="en-GB"/>
        </w:rPr>
        <w:t>“The mo</w:t>
      </w:r>
      <w:r>
        <w:rPr>
          <w:i/>
          <w:iCs/>
          <w:noProof/>
          <w:lang w:val="en-GB"/>
        </w:rPr>
        <w:softHyphen/>
        <w:t>tivation for the underpromotion be</w:t>
      </w:r>
      <w:r>
        <w:rPr>
          <w:i/>
          <w:iCs/>
          <w:noProof/>
          <w:lang w:val="en-GB"/>
        </w:rPr>
        <w:softHyphen/>
        <w:t>cause of different stalemate re-sources is very original.”</w:t>
      </w:r>
    </w:p>
    <w:p w14:paraId="29645BFE" w14:textId="77777777" w:rsidR="006F3923" w:rsidRDefault="006F3923" w:rsidP="006F3923">
      <w:pPr>
        <w:pStyle w:val="03cOpmerking"/>
        <w:widowControl/>
        <w:spacing w:before="240"/>
        <w:rPr>
          <w:i/>
          <w:noProof/>
          <w:lang w:val="nl-BE"/>
        </w:rPr>
      </w:pPr>
      <w:r>
        <w:rPr>
          <w:iCs/>
          <w:noProof/>
          <w:lang w:val="nl-BE"/>
        </w:rPr>
        <w:t xml:space="preserve">En </w:t>
      </w:r>
      <w:r>
        <w:rPr>
          <w:noProof/>
          <w:lang w:val="nl-BE"/>
        </w:rPr>
        <w:t>Julien Vandiest besloot met</w:t>
      </w:r>
      <w:r w:rsidR="00143A13">
        <w:rPr>
          <w:i/>
          <w:noProof/>
          <w:lang w:val="nl-BE"/>
        </w:rPr>
        <w:t xml:space="preserve">: </w:t>
      </w:r>
      <w:r>
        <w:rPr>
          <w:i/>
          <w:noProof/>
          <w:lang w:val="nl-BE"/>
        </w:rPr>
        <w:t>“Deze studie heeft alles! Een            waar monument.”</w:t>
      </w:r>
    </w:p>
    <w:p w14:paraId="0A29D54D" w14:textId="77777777" w:rsidR="00561894" w:rsidRDefault="00CA3755" w:rsidP="006F3923">
      <w:pPr>
        <w:pStyle w:val="03cOpmerking"/>
        <w:widowControl/>
        <w:spacing w:before="240"/>
        <w:rPr>
          <w:noProof/>
          <w:lang w:val="nl-BE"/>
        </w:rPr>
      </w:pPr>
      <w:r>
        <w:rPr>
          <w:noProof/>
          <w:lang w:val="nl-BE"/>
        </w:rPr>
        <w:t xml:space="preserve">En toch </w:t>
      </w:r>
      <w:r w:rsidR="00561894">
        <w:rPr>
          <w:noProof/>
          <w:lang w:val="nl-BE"/>
        </w:rPr>
        <w:t xml:space="preserve">ontving ik slechts </w:t>
      </w:r>
      <w:r>
        <w:rPr>
          <w:noProof/>
          <w:lang w:val="nl-BE"/>
        </w:rPr>
        <w:t>een 3</w:t>
      </w:r>
      <w:r w:rsidRPr="00CA3755">
        <w:rPr>
          <w:noProof/>
          <w:vertAlign w:val="superscript"/>
          <w:lang w:val="nl-BE"/>
        </w:rPr>
        <w:t>de</w:t>
      </w:r>
      <w:r w:rsidR="00561894">
        <w:rPr>
          <w:noProof/>
          <w:lang w:val="nl-BE"/>
        </w:rPr>
        <w:t xml:space="preserve"> eervolle ver</w:t>
      </w:r>
      <w:r>
        <w:rPr>
          <w:noProof/>
          <w:lang w:val="nl-BE"/>
        </w:rPr>
        <w:t>melding?</w:t>
      </w:r>
      <w:r w:rsidR="00D80A96">
        <w:rPr>
          <w:noProof/>
          <w:lang w:val="nl-BE"/>
        </w:rPr>
        <w:t xml:space="preserve"> </w:t>
      </w:r>
    </w:p>
    <w:p w14:paraId="01E89D07" w14:textId="77777777" w:rsidR="00CA3755" w:rsidRPr="00CA3755" w:rsidRDefault="00D80A96" w:rsidP="006F3923">
      <w:pPr>
        <w:pStyle w:val="03cOpmerking"/>
        <w:widowControl/>
        <w:spacing w:before="240"/>
        <w:rPr>
          <w:noProof/>
          <w:lang w:val="nl-BE"/>
        </w:rPr>
      </w:pPr>
      <w:r>
        <w:rPr>
          <w:noProof/>
          <w:lang w:val="nl-BE"/>
        </w:rPr>
        <w:t>Begrijpe wie kan.</w:t>
      </w:r>
    </w:p>
    <w:p w14:paraId="53DCD5E8" w14:textId="77777777" w:rsidR="006F3923" w:rsidRDefault="006F3923" w:rsidP="007E7BCF">
      <w:pPr>
        <w:pStyle w:val="03aText"/>
        <w:widowControl/>
        <w:jc w:val="center"/>
        <w:rPr>
          <w:b/>
          <w:lang w:val="nl-BE"/>
        </w:rPr>
      </w:pPr>
      <w:r>
        <w:rPr>
          <w:b/>
          <w:noProof/>
          <w:lang w:val="nl-BE"/>
        </w:rPr>
        <w:br w:type="page"/>
      </w:r>
      <w:r w:rsidR="00C55034">
        <w:rPr>
          <w:b/>
          <w:lang w:val="nl-BE"/>
        </w:rPr>
        <w:lastRenderedPageBreak/>
        <w:t xml:space="preserve"> </w:t>
      </w:r>
      <w:r w:rsidR="001118D3">
        <w:rPr>
          <w:b/>
          <w:lang w:val="nl-BE"/>
        </w:rPr>
        <w:t xml:space="preserve">- </w:t>
      </w:r>
      <w:r w:rsidR="000734DE">
        <w:rPr>
          <w:b/>
          <w:lang w:val="nl-BE"/>
        </w:rPr>
        <w:t>28</w:t>
      </w:r>
      <w:r w:rsidR="00D3688E">
        <w:rPr>
          <w:b/>
          <w:lang w:val="nl-BE"/>
        </w:rPr>
        <w:t>4</w:t>
      </w:r>
      <w:r>
        <w:rPr>
          <w:b/>
          <w:lang w:val="nl-BE"/>
        </w:rPr>
        <w:t xml:space="preserve"> -</w:t>
      </w:r>
    </w:p>
    <w:p w14:paraId="5A07003F" w14:textId="77777777" w:rsidR="006F3923" w:rsidRDefault="006F3923" w:rsidP="006F3923">
      <w:pPr>
        <w:spacing w:line="190" w:lineRule="exact"/>
        <w:jc w:val="center"/>
        <w:rPr>
          <w:rFonts w:cs="Arial"/>
          <w:b/>
          <w:sz w:val="20"/>
          <w:szCs w:val="20"/>
          <w:lang w:val="nl-BE"/>
        </w:rPr>
      </w:pPr>
    </w:p>
    <w:p w14:paraId="59A14EFF" w14:textId="77777777" w:rsidR="006F3923" w:rsidRDefault="006F3923" w:rsidP="006F3923">
      <w:pPr>
        <w:spacing w:line="190" w:lineRule="exact"/>
        <w:jc w:val="center"/>
        <w:rPr>
          <w:rFonts w:cs="Arial"/>
          <w:sz w:val="20"/>
          <w:szCs w:val="20"/>
          <w:lang w:val="nl-BE"/>
        </w:rPr>
      </w:pPr>
      <w:r>
        <w:rPr>
          <w:rFonts w:cs="Arial"/>
          <w:i/>
          <w:sz w:val="20"/>
          <w:szCs w:val="20"/>
          <w:lang w:val="nl-BE"/>
        </w:rPr>
        <w:t>Die Schwalbe,</w:t>
      </w:r>
      <w:r>
        <w:rPr>
          <w:rFonts w:cs="Arial"/>
          <w:sz w:val="20"/>
          <w:szCs w:val="20"/>
          <w:lang w:val="nl-BE"/>
        </w:rPr>
        <w:t xml:space="preserve"> 2003</w:t>
      </w:r>
    </w:p>
    <w:p w14:paraId="1C606BE0" w14:textId="77777777" w:rsidR="006F3923" w:rsidRDefault="006F3923" w:rsidP="006F3923">
      <w:pPr>
        <w:spacing w:line="190" w:lineRule="exact"/>
        <w:jc w:val="center"/>
        <w:rPr>
          <w:rFonts w:cs="Arial"/>
          <w:sz w:val="20"/>
          <w:szCs w:val="20"/>
          <w:lang w:val="nl-BE"/>
        </w:rPr>
      </w:pPr>
      <w:r>
        <w:rPr>
          <w:rFonts w:cs="Arial"/>
          <w:sz w:val="20"/>
          <w:szCs w:val="20"/>
          <w:lang w:val="nl-BE"/>
        </w:rPr>
        <w:t>1ste Eervolle Vermelding</w:t>
      </w:r>
    </w:p>
    <w:p w14:paraId="3A171EAE" w14:textId="77777777" w:rsidR="006F3923" w:rsidRDefault="006F3923" w:rsidP="00CA1B54">
      <w:pPr>
        <w:spacing w:line="190" w:lineRule="exact"/>
        <w:jc w:val="both"/>
        <w:rPr>
          <w:rFonts w:cs="Arial"/>
          <w:sz w:val="20"/>
          <w:szCs w:val="20"/>
          <w:lang w:val="nl-BE"/>
        </w:rPr>
      </w:pPr>
    </w:p>
    <w:p w14:paraId="2400DCCB" w14:textId="77777777" w:rsidR="006F3923" w:rsidRDefault="00990285" w:rsidP="006F3923">
      <w:pPr>
        <w:rPr>
          <w:rFonts w:cs="Arial"/>
          <w:sz w:val="20"/>
          <w:szCs w:val="20"/>
          <w:lang w:val="nl-BE"/>
        </w:rPr>
      </w:pPr>
      <w:r>
        <w:object w:dxaOrig="1440" w:dyaOrig="1440" w14:anchorId="41D899CB">
          <v:shape id="_x0000_s1365" type="#_x0000_t75" style="position:absolute;margin-left:0;margin-top:0;width:151.5pt;height:152.25pt;z-index:251686912;mso-position-horizontal:center">
            <v:imagedata r:id="rId564" o:title=""/>
            <w10:wrap type="square"/>
          </v:shape>
          <o:OLEObject Type="Embed" ProgID="CorelDRAW.Graphic.12" ShapeID="_x0000_s1365" DrawAspect="Content" ObjectID="_1587467747" r:id="rId565"/>
        </w:object>
      </w:r>
    </w:p>
    <w:p w14:paraId="50231A95"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w:t>
      </w:r>
      <w:r w:rsidR="00B455D7">
        <w:rPr>
          <w:rFonts w:cs="Arial"/>
          <w:sz w:val="20"/>
          <w:szCs w:val="20"/>
          <w:lang w:val="nl-BE"/>
        </w:rPr>
        <w:t xml:space="preserve"> </w:t>
      </w:r>
      <w:r>
        <w:rPr>
          <w:rFonts w:cs="Arial"/>
          <w:sz w:val="20"/>
          <w:szCs w:val="20"/>
          <w:lang w:val="nl-BE"/>
        </w:rPr>
        <w:t xml:space="preserve"> 0414.03 g7a8</w:t>
      </w:r>
    </w:p>
    <w:p w14:paraId="6DBFA0DD" w14:textId="77777777" w:rsidR="006F3923" w:rsidRDefault="006F3923" w:rsidP="006F3923">
      <w:pPr>
        <w:pStyle w:val="03aText"/>
        <w:widowControl/>
        <w:rPr>
          <w:noProof/>
          <w:lang w:val="nl-BE"/>
        </w:rPr>
      </w:pPr>
    </w:p>
    <w:p w14:paraId="6B8B3D36" w14:textId="77777777" w:rsidR="006F3923" w:rsidRDefault="006F3923" w:rsidP="006F3923">
      <w:pPr>
        <w:rPr>
          <w:rFonts w:cs="Arial"/>
          <w:b/>
          <w:sz w:val="20"/>
          <w:szCs w:val="20"/>
          <w:lang w:val="nl-BE"/>
        </w:rPr>
      </w:pPr>
      <w:r>
        <w:rPr>
          <w:rFonts w:cs="Arial"/>
          <w:b/>
          <w:sz w:val="20"/>
          <w:szCs w:val="20"/>
          <w:lang w:val="nl-BE"/>
        </w:rPr>
        <w:tab/>
        <w:t>1.Lb7+</w:t>
      </w:r>
      <w:r>
        <w:rPr>
          <w:rFonts w:cs="Arial"/>
          <w:b/>
          <w:sz w:val="20"/>
          <w:szCs w:val="20"/>
          <w:lang w:val="nl-BE"/>
        </w:rPr>
        <w:tab/>
      </w:r>
      <w:r>
        <w:rPr>
          <w:rFonts w:cs="Arial"/>
          <w:b/>
          <w:sz w:val="20"/>
          <w:szCs w:val="20"/>
          <w:lang w:val="nl-BE"/>
        </w:rPr>
        <w:tab/>
        <w:t>Ka7</w:t>
      </w:r>
    </w:p>
    <w:p w14:paraId="57B8356E" w14:textId="77777777" w:rsidR="006F3923" w:rsidRDefault="006F3923" w:rsidP="006F3923">
      <w:pPr>
        <w:pStyle w:val="03aText"/>
        <w:widowControl/>
        <w:rPr>
          <w:noProof/>
          <w:lang w:val="nl-BE"/>
        </w:rPr>
      </w:pPr>
      <w:r>
        <w:rPr>
          <w:noProof/>
          <w:lang w:val="nl-BE"/>
        </w:rPr>
        <w:t>Na 1…Kb8</w:t>
      </w:r>
      <w:r w:rsidR="001352C8">
        <w:rPr>
          <w:noProof/>
          <w:lang w:val="nl-BE"/>
        </w:rPr>
        <w:t>?</w:t>
      </w:r>
      <w:r>
        <w:rPr>
          <w:noProof/>
          <w:lang w:val="nl-BE"/>
        </w:rPr>
        <w:t xml:space="preserve"> 2.Lxg2+ Kc7 3.Kxf8 wint wit met twee stukken meer.</w:t>
      </w:r>
    </w:p>
    <w:p w14:paraId="50E69DB1" w14:textId="77777777" w:rsidR="006F3923" w:rsidRDefault="006F3923" w:rsidP="006F3923">
      <w:pPr>
        <w:rPr>
          <w:rFonts w:cs="Arial"/>
          <w:b/>
          <w:sz w:val="20"/>
          <w:szCs w:val="20"/>
          <w:lang w:val="nl-BE"/>
        </w:rPr>
      </w:pPr>
      <w:r>
        <w:rPr>
          <w:rFonts w:cs="Arial"/>
          <w:b/>
          <w:sz w:val="20"/>
          <w:szCs w:val="20"/>
          <w:lang w:val="nl-BE"/>
        </w:rPr>
        <w:tab/>
        <w:t>2.Lxg2</w:t>
      </w:r>
      <w:r>
        <w:rPr>
          <w:rFonts w:cs="Arial"/>
          <w:b/>
          <w:sz w:val="20"/>
          <w:szCs w:val="20"/>
          <w:lang w:val="nl-BE"/>
        </w:rPr>
        <w:tab/>
      </w:r>
      <w:r>
        <w:rPr>
          <w:rFonts w:cs="Arial"/>
          <w:b/>
          <w:sz w:val="20"/>
          <w:szCs w:val="20"/>
          <w:lang w:val="nl-BE"/>
        </w:rPr>
        <w:tab/>
        <w:t>Txd4</w:t>
      </w:r>
    </w:p>
    <w:p w14:paraId="3A3C7C3F" w14:textId="77777777" w:rsidR="006F3923" w:rsidRDefault="005A2A68" w:rsidP="009142EE">
      <w:pPr>
        <w:pStyle w:val="03aText"/>
        <w:widowControl/>
        <w:jc w:val="left"/>
        <w:rPr>
          <w:noProof/>
          <w:lang w:val="nl-BE"/>
        </w:rPr>
      </w:pPr>
      <w:r>
        <w:rPr>
          <w:noProof/>
          <w:lang w:val="nl-BE"/>
        </w:rPr>
        <w:t xml:space="preserve">Wit </w:t>
      </w:r>
      <w:r w:rsidR="006F3923">
        <w:rPr>
          <w:noProof/>
          <w:lang w:val="nl-BE"/>
        </w:rPr>
        <w:t xml:space="preserve"> kan </w:t>
      </w:r>
      <w:r>
        <w:rPr>
          <w:noProof/>
          <w:lang w:val="nl-BE"/>
        </w:rPr>
        <w:t xml:space="preserve">dit stuk niet </w:t>
      </w:r>
      <w:r w:rsidR="006F3923">
        <w:rPr>
          <w:noProof/>
          <w:lang w:val="nl-BE"/>
        </w:rPr>
        <w:t xml:space="preserve">nemen: 3.Txd4? Pe6+ en 4…Pxd4. </w:t>
      </w:r>
    </w:p>
    <w:p w14:paraId="3D775AC6" w14:textId="77777777" w:rsidR="006F3923" w:rsidRDefault="006F3923" w:rsidP="006F3923">
      <w:pPr>
        <w:rPr>
          <w:rFonts w:cs="Arial"/>
          <w:b/>
          <w:sz w:val="20"/>
          <w:szCs w:val="20"/>
          <w:lang w:val="nl-BE"/>
        </w:rPr>
      </w:pPr>
      <w:r>
        <w:rPr>
          <w:rFonts w:cs="Arial"/>
          <w:b/>
          <w:sz w:val="20"/>
          <w:szCs w:val="20"/>
          <w:lang w:val="nl-BE"/>
        </w:rPr>
        <w:tab/>
        <w:t>3.Tb7+</w:t>
      </w:r>
      <w:r>
        <w:rPr>
          <w:rFonts w:cs="Arial"/>
          <w:b/>
          <w:sz w:val="20"/>
          <w:szCs w:val="20"/>
          <w:lang w:val="nl-BE"/>
        </w:rPr>
        <w:tab/>
      </w:r>
      <w:r>
        <w:rPr>
          <w:rFonts w:cs="Arial"/>
          <w:b/>
          <w:sz w:val="20"/>
          <w:szCs w:val="20"/>
          <w:lang w:val="nl-BE"/>
        </w:rPr>
        <w:tab/>
        <w:t>Ka8</w:t>
      </w:r>
    </w:p>
    <w:p w14:paraId="26E22843" w14:textId="77777777" w:rsidR="006F3923" w:rsidRDefault="006F3923" w:rsidP="006F3923">
      <w:pPr>
        <w:pStyle w:val="03aText"/>
        <w:widowControl/>
        <w:rPr>
          <w:noProof/>
          <w:lang w:val="nl-BE"/>
        </w:rPr>
      </w:pPr>
      <w:r>
        <w:rPr>
          <w:noProof/>
          <w:lang w:val="nl-BE"/>
        </w:rPr>
        <w:t xml:space="preserve">Op zijn beurt slaat wit </w:t>
      </w:r>
      <w:r w:rsidR="006D647A">
        <w:rPr>
          <w:noProof/>
          <w:lang w:val="nl-BE"/>
        </w:rPr>
        <w:t xml:space="preserve">nu </w:t>
      </w:r>
      <w:r>
        <w:rPr>
          <w:noProof/>
          <w:lang w:val="nl-BE"/>
        </w:rPr>
        <w:t>een stuk:</w:t>
      </w:r>
    </w:p>
    <w:p w14:paraId="4D2F4D02" w14:textId="77777777" w:rsidR="006F3923" w:rsidRDefault="006F3923" w:rsidP="006F3923">
      <w:pPr>
        <w:rPr>
          <w:rFonts w:cs="Arial"/>
          <w:b/>
          <w:sz w:val="20"/>
          <w:szCs w:val="20"/>
          <w:lang w:val="nl-BE"/>
        </w:rPr>
      </w:pPr>
      <w:r>
        <w:rPr>
          <w:rFonts w:cs="Arial"/>
          <w:b/>
          <w:sz w:val="20"/>
          <w:szCs w:val="20"/>
          <w:lang w:val="nl-BE"/>
        </w:rPr>
        <w:tab/>
        <w:t>4.Kxf8</w:t>
      </w:r>
      <w:r>
        <w:rPr>
          <w:rFonts w:cs="Arial"/>
          <w:b/>
          <w:sz w:val="20"/>
          <w:szCs w:val="20"/>
          <w:lang w:val="nl-BE"/>
        </w:rPr>
        <w:tab/>
      </w:r>
      <w:r>
        <w:rPr>
          <w:rFonts w:cs="Arial"/>
          <w:b/>
          <w:sz w:val="20"/>
          <w:szCs w:val="20"/>
          <w:lang w:val="nl-BE"/>
        </w:rPr>
        <w:tab/>
        <w:t>Td8+</w:t>
      </w:r>
    </w:p>
    <w:p w14:paraId="2AAA282F" w14:textId="77777777" w:rsidR="006F3923" w:rsidRDefault="006F3923" w:rsidP="006F3923">
      <w:pPr>
        <w:pStyle w:val="03aText"/>
        <w:widowControl/>
        <w:rPr>
          <w:noProof/>
          <w:lang w:val="nl-BE"/>
        </w:rPr>
      </w:pPr>
      <w:r>
        <w:rPr>
          <w:noProof/>
          <w:lang w:val="nl-BE"/>
        </w:rPr>
        <w:t>Om een aftrekschaak te vermij-den. De witte koning heeft nu de  keuze uit drie mogelijkhe</w:t>
      </w:r>
      <w:r>
        <w:rPr>
          <w:noProof/>
          <w:lang w:val="nl-BE"/>
        </w:rPr>
        <w:softHyphen/>
        <w:t xml:space="preserve">den: </w:t>
      </w:r>
    </w:p>
    <w:p w14:paraId="5CD46079" w14:textId="77777777" w:rsidR="006F3923" w:rsidRDefault="006F3923" w:rsidP="00586E21">
      <w:pPr>
        <w:pStyle w:val="03aText"/>
        <w:widowControl/>
        <w:numPr>
          <w:ilvl w:val="0"/>
          <w:numId w:val="158"/>
        </w:numPr>
        <w:rPr>
          <w:noProof/>
          <w:lang w:val="nl-BE"/>
        </w:rPr>
      </w:pPr>
      <w:r>
        <w:rPr>
          <w:noProof/>
          <w:lang w:val="nl-BE"/>
        </w:rPr>
        <w:t>5.Ke7</w:t>
      </w:r>
      <w:r w:rsidR="001352C8">
        <w:rPr>
          <w:noProof/>
          <w:lang w:val="nl-BE"/>
        </w:rPr>
        <w:t>?</w:t>
      </w:r>
      <w:r>
        <w:rPr>
          <w:noProof/>
          <w:lang w:val="nl-BE"/>
        </w:rPr>
        <w:t xml:space="preserve"> Tg8 </w:t>
      </w:r>
      <w:r>
        <w:rPr>
          <w:i/>
          <w:noProof/>
          <w:lang w:val="nl-BE"/>
        </w:rPr>
        <w:t>(met de dubbele       dreiging: 6…Txg2 of ook 6…Tg7+)</w:t>
      </w:r>
      <w:r>
        <w:rPr>
          <w:noProof/>
          <w:lang w:val="nl-BE"/>
        </w:rPr>
        <w:t xml:space="preserve"> en hier na 6.Tb2+ Ka7 7.Ld5 Tg7+</w:t>
      </w:r>
      <w:r w:rsidR="000D1BB6">
        <w:rPr>
          <w:noProof/>
          <w:lang w:val="nl-BE"/>
        </w:rPr>
        <w:t xml:space="preserve"> 8.Kf6 Tc7 9.Le4 a5</w:t>
      </w:r>
      <w:r>
        <w:rPr>
          <w:noProof/>
          <w:lang w:val="nl-BE"/>
        </w:rPr>
        <w:t xml:space="preserve"> ont</w:t>
      </w:r>
      <w:r>
        <w:rPr>
          <w:noProof/>
          <w:lang w:val="nl-BE"/>
        </w:rPr>
        <w:softHyphen/>
        <w:t>snapt de zw</w:t>
      </w:r>
      <w:r w:rsidR="000D1BB6">
        <w:rPr>
          <w:noProof/>
          <w:lang w:val="nl-BE"/>
        </w:rPr>
        <w:t>arte koning uit de hoek</w:t>
      </w:r>
      <w:r w:rsidR="007A6334">
        <w:rPr>
          <w:noProof/>
          <w:lang w:val="nl-BE"/>
        </w:rPr>
        <w:t>,</w:t>
      </w:r>
      <w:r w:rsidR="000D1BB6">
        <w:rPr>
          <w:noProof/>
          <w:lang w:val="nl-BE"/>
        </w:rPr>
        <w:t xml:space="preserve"> met remi-</w:t>
      </w:r>
      <w:r>
        <w:rPr>
          <w:noProof/>
          <w:lang w:val="nl-BE"/>
        </w:rPr>
        <w:t xml:space="preserve">se. </w:t>
      </w:r>
    </w:p>
    <w:p w14:paraId="5A85F425" w14:textId="77777777" w:rsidR="006F3923" w:rsidRDefault="006F3923" w:rsidP="006F3923">
      <w:pPr>
        <w:pStyle w:val="03aText"/>
        <w:widowControl/>
        <w:rPr>
          <w:noProof/>
          <w:lang w:val="nl-BE"/>
        </w:rPr>
      </w:pPr>
    </w:p>
    <w:p w14:paraId="5FF428C0" w14:textId="77777777" w:rsidR="000D1BB6" w:rsidRDefault="000D1BB6" w:rsidP="006F3923">
      <w:pPr>
        <w:pStyle w:val="03aText"/>
        <w:widowControl/>
        <w:rPr>
          <w:noProof/>
          <w:lang w:val="nl-BE"/>
        </w:rPr>
      </w:pPr>
    </w:p>
    <w:p w14:paraId="34CC2A83" w14:textId="77777777" w:rsidR="006E5B00" w:rsidRDefault="006E5B00" w:rsidP="006F3923">
      <w:pPr>
        <w:pStyle w:val="03aText"/>
        <w:widowControl/>
        <w:rPr>
          <w:noProof/>
          <w:lang w:val="nl-BE"/>
        </w:rPr>
      </w:pPr>
    </w:p>
    <w:p w14:paraId="1787B87D" w14:textId="77777777" w:rsidR="008C46EE" w:rsidRDefault="008C46EE" w:rsidP="006F3923">
      <w:pPr>
        <w:pStyle w:val="03aText"/>
        <w:widowControl/>
        <w:rPr>
          <w:noProof/>
          <w:lang w:val="nl-BE"/>
        </w:rPr>
      </w:pPr>
    </w:p>
    <w:p w14:paraId="4CBD3F2B" w14:textId="77777777" w:rsidR="000F5B74" w:rsidRDefault="000F5B74" w:rsidP="006F3923">
      <w:pPr>
        <w:pStyle w:val="03aText"/>
        <w:widowControl/>
        <w:rPr>
          <w:noProof/>
          <w:lang w:val="nl-BE"/>
        </w:rPr>
      </w:pPr>
    </w:p>
    <w:p w14:paraId="132D3176" w14:textId="77777777" w:rsidR="006F3923" w:rsidRDefault="006F3923" w:rsidP="006F3923">
      <w:pPr>
        <w:pStyle w:val="03aText"/>
        <w:widowControl/>
        <w:rPr>
          <w:noProof/>
          <w:lang w:val="nl-BE"/>
        </w:rPr>
      </w:pPr>
    </w:p>
    <w:p w14:paraId="47CF315E" w14:textId="77777777" w:rsidR="006F3923" w:rsidRDefault="006F3923" w:rsidP="00586E21">
      <w:pPr>
        <w:pStyle w:val="03aText"/>
        <w:widowControl/>
        <w:numPr>
          <w:ilvl w:val="0"/>
          <w:numId w:val="158"/>
        </w:numPr>
        <w:rPr>
          <w:i/>
          <w:noProof/>
          <w:lang w:val="nl-BE"/>
        </w:rPr>
      </w:pPr>
      <w:r>
        <w:rPr>
          <w:noProof/>
          <w:lang w:val="nl-BE"/>
        </w:rPr>
        <w:t>5.Kg7</w:t>
      </w:r>
      <w:r w:rsidR="001352C8">
        <w:rPr>
          <w:noProof/>
          <w:lang w:val="nl-BE"/>
        </w:rPr>
        <w:t>?</w:t>
      </w:r>
      <w:r>
        <w:rPr>
          <w:noProof/>
          <w:lang w:val="nl-BE"/>
        </w:rPr>
        <w:t xml:space="preserve"> Tc8 6.Kxh7 en na 6…a5 kan wit deze pion niet meer tegenhouden zonder de dia</w:t>
      </w:r>
      <w:r>
        <w:rPr>
          <w:noProof/>
          <w:lang w:val="nl-BE"/>
        </w:rPr>
        <w:softHyphen/>
        <w:t>gonale batterij te lossen. Hier dus ook remise. Blijft:</w:t>
      </w:r>
    </w:p>
    <w:p w14:paraId="72A5B125" w14:textId="77777777" w:rsidR="006F3923" w:rsidRDefault="00105DDD" w:rsidP="006F3923">
      <w:pPr>
        <w:rPr>
          <w:rFonts w:cs="Arial"/>
          <w:b/>
          <w:sz w:val="20"/>
          <w:szCs w:val="20"/>
          <w:lang w:val="nl-BE"/>
        </w:rPr>
      </w:pPr>
      <w:r w:rsidRPr="006A6F72">
        <w:rPr>
          <w:rFonts w:cs="Arial"/>
          <w:b/>
          <w:i/>
          <w:sz w:val="20"/>
          <w:szCs w:val="20"/>
          <w:lang w:val="nl-BE"/>
        </w:rPr>
        <w:t>c)</w:t>
      </w:r>
      <w:r w:rsidR="006F3923">
        <w:rPr>
          <w:rFonts w:cs="Arial"/>
          <w:b/>
          <w:sz w:val="20"/>
          <w:szCs w:val="20"/>
          <w:lang w:val="nl-BE"/>
        </w:rPr>
        <w:tab/>
        <w:t>5.Kf7</w:t>
      </w:r>
      <w:r w:rsidR="006F3923">
        <w:rPr>
          <w:rFonts w:cs="Arial"/>
          <w:b/>
          <w:sz w:val="20"/>
          <w:szCs w:val="20"/>
          <w:lang w:val="nl-BE"/>
        </w:rPr>
        <w:tab/>
      </w:r>
      <w:r w:rsidR="006F3923">
        <w:rPr>
          <w:rFonts w:cs="Arial"/>
          <w:b/>
          <w:sz w:val="20"/>
          <w:szCs w:val="20"/>
          <w:lang w:val="nl-BE"/>
        </w:rPr>
        <w:tab/>
        <w:t>Tc8</w:t>
      </w:r>
    </w:p>
    <w:p w14:paraId="5989DC04" w14:textId="77777777" w:rsidR="006F3923" w:rsidRDefault="006F3923" w:rsidP="006F3923">
      <w:pPr>
        <w:pStyle w:val="03aText"/>
        <w:widowControl/>
        <w:rPr>
          <w:noProof/>
          <w:lang w:val="nl-BE"/>
        </w:rPr>
      </w:pPr>
      <w:r>
        <w:rPr>
          <w:noProof/>
          <w:lang w:val="nl-BE"/>
        </w:rPr>
        <w:t>Na 5…Th8 volgt 6.Ke6 Tc8 7.Txh7+ Kb8 8.Tb7+ Ka8 9.Kd6 a5 10.Lc6 a4 11.Kc5 a3 12.Tb3+ Ka7 13.Txa3+ Kb8 14.Kb6 Txc6 15.Kxc6 Kc8 16.Ta8+ en mat.</w:t>
      </w:r>
    </w:p>
    <w:p w14:paraId="18CA5DCC" w14:textId="77777777" w:rsidR="006F3923" w:rsidRDefault="006F3923" w:rsidP="006F3923">
      <w:pPr>
        <w:pStyle w:val="03aText"/>
        <w:widowControl/>
        <w:rPr>
          <w:noProof/>
          <w:lang w:val="nl-BE"/>
        </w:rPr>
      </w:pPr>
    </w:p>
    <w:p w14:paraId="267D1482" w14:textId="77777777" w:rsidR="006F3923" w:rsidRDefault="006F3923" w:rsidP="006F3923">
      <w:pPr>
        <w:pStyle w:val="03aText"/>
        <w:widowControl/>
        <w:rPr>
          <w:noProof/>
          <w:lang w:val="nl-BE"/>
        </w:rPr>
      </w:pPr>
      <w:r>
        <w:rPr>
          <w:noProof/>
          <w:lang w:val="nl-BE"/>
        </w:rPr>
        <w:t>Nu er geen goed aftrekschaak meer voorhanden is, nadert de wit</w:t>
      </w:r>
      <w:r w:rsidR="000C20C8">
        <w:rPr>
          <w:noProof/>
          <w:lang w:val="nl-BE"/>
        </w:rPr>
        <w:softHyphen/>
        <w:t>te vorst schoorvoetend zijn ri</w:t>
      </w:r>
      <w:r>
        <w:rPr>
          <w:noProof/>
          <w:lang w:val="nl-BE"/>
        </w:rPr>
        <w:t>vaal:</w:t>
      </w:r>
    </w:p>
    <w:p w14:paraId="278877F3" w14:textId="77777777" w:rsidR="006F3923" w:rsidRDefault="006F3923" w:rsidP="006F3923">
      <w:pPr>
        <w:rPr>
          <w:rFonts w:cs="Arial"/>
          <w:b/>
          <w:sz w:val="20"/>
          <w:szCs w:val="20"/>
          <w:lang w:val="nl-BE"/>
        </w:rPr>
      </w:pPr>
      <w:r>
        <w:rPr>
          <w:rFonts w:cs="Arial"/>
          <w:b/>
          <w:sz w:val="20"/>
          <w:szCs w:val="20"/>
          <w:lang w:val="nl-BE"/>
        </w:rPr>
        <w:tab/>
      </w:r>
      <w:r w:rsidR="00CA1B54" w:rsidRPr="00CA1B54">
        <w:rPr>
          <w:rFonts w:cs="Arial"/>
          <w:b/>
          <w:sz w:val="20"/>
          <w:szCs w:val="20"/>
          <w:lang w:val="nl-BE"/>
        </w:rPr>
        <w:t>6.Ke6</w:t>
      </w:r>
      <w:r w:rsidR="00CA1B54" w:rsidRPr="00CA1B54">
        <w:rPr>
          <w:rFonts w:cs="Arial"/>
          <w:b/>
          <w:sz w:val="20"/>
          <w:szCs w:val="20"/>
          <w:lang w:val="nl-BE"/>
        </w:rPr>
        <w:tab/>
      </w:r>
      <w:r w:rsidRPr="00CA1B54">
        <w:rPr>
          <w:rFonts w:cs="Arial"/>
          <w:b/>
          <w:sz w:val="20"/>
          <w:szCs w:val="20"/>
          <w:lang w:val="nl-BE"/>
        </w:rPr>
        <w:tab/>
        <w:t>h5</w:t>
      </w:r>
    </w:p>
    <w:p w14:paraId="396E6C03" w14:textId="77777777" w:rsidR="00403A7B" w:rsidRDefault="00CA1B54" w:rsidP="00403A7B">
      <w:pPr>
        <w:jc w:val="both"/>
        <w:rPr>
          <w:rFonts w:cs="Arial"/>
          <w:sz w:val="20"/>
          <w:szCs w:val="20"/>
          <w:lang w:val="nl-BE"/>
        </w:rPr>
      </w:pPr>
      <w:r>
        <w:rPr>
          <w:rFonts w:cs="Arial"/>
          <w:sz w:val="20"/>
          <w:szCs w:val="20"/>
          <w:lang w:val="nl-BE"/>
        </w:rPr>
        <w:t>6…a5</w:t>
      </w:r>
      <w:r w:rsidR="001352C8">
        <w:rPr>
          <w:rFonts w:cs="Arial"/>
          <w:sz w:val="20"/>
          <w:szCs w:val="20"/>
          <w:lang w:val="nl-BE"/>
        </w:rPr>
        <w:t>?</w:t>
      </w:r>
      <w:r>
        <w:rPr>
          <w:rFonts w:cs="Arial"/>
          <w:sz w:val="20"/>
          <w:szCs w:val="20"/>
          <w:lang w:val="nl-BE"/>
        </w:rPr>
        <w:t xml:space="preserve"> 7.Txh7+ Kb8 8.Tb7+ Ka8 9.Kd6 a4 10.Lc6 a3 en bijvoor-beeld 11.Tb3+ Ka7 12.Kc5 a2 13.Ta3+ Kb8 14.Kb6 a1D 15.Txa1</w:t>
      </w:r>
    </w:p>
    <w:p w14:paraId="5C32748C" w14:textId="77777777" w:rsidR="00403A7B" w:rsidRPr="00B354CB" w:rsidRDefault="00403A7B" w:rsidP="00403A7B">
      <w:pPr>
        <w:jc w:val="both"/>
        <w:rPr>
          <w:rFonts w:cs="Arial"/>
          <w:sz w:val="20"/>
          <w:szCs w:val="20"/>
          <w:lang w:val="en-GB"/>
        </w:rPr>
      </w:pPr>
      <w:r w:rsidRPr="00B354CB">
        <w:rPr>
          <w:rFonts w:cs="Arial"/>
          <w:sz w:val="20"/>
          <w:szCs w:val="20"/>
          <w:lang w:val="en-GB"/>
        </w:rPr>
        <w:t>Txc6 16.Kxc6.</w:t>
      </w:r>
    </w:p>
    <w:p w14:paraId="16AE0750" w14:textId="77777777" w:rsidR="006F3923" w:rsidRPr="00B354CB" w:rsidRDefault="006F3923" w:rsidP="00403A7B">
      <w:pPr>
        <w:jc w:val="both"/>
        <w:rPr>
          <w:rFonts w:cs="Arial"/>
          <w:b/>
          <w:sz w:val="20"/>
          <w:szCs w:val="20"/>
          <w:lang w:val="en-GB"/>
        </w:rPr>
      </w:pPr>
      <w:r w:rsidRPr="00B354CB">
        <w:rPr>
          <w:rFonts w:cs="Arial"/>
          <w:b/>
          <w:sz w:val="20"/>
          <w:szCs w:val="20"/>
          <w:lang w:val="en-GB"/>
        </w:rPr>
        <w:tab/>
        <w:t>7.Kd6</w:t>
      </w:r>
      <w:r w:rsidRPr="00B354CB">
        <w:rPr>
          <w:rFonts w:cs="Arial"/>
          <w:b/>
          <w:sz w:val="20"/>
          <w:szCs w:val="20"/>
          <w:lang w:val="en-GB"/>
        </w:rPr>
        <w:tab/>
      </w:r>
      <w:r w:rsidRPr="00B354CB">
        <w:rPr>
          <w:rFonts w:cs="Arial"/>
          <w:b/>
          <w:sz w:val="20"/>
          <w:szCs w:val="20"/>
          <w:lang w:val="en-GB"/>
        </w:rPr>
        <w:tab/>
        <w:t>h4</w:t>
      </w:r>
    </w:p>
    <w:p w14:paraId="2D5B437B" w14:textId="77777777" w:rsidR="006F3923" w:rsidRDefault="006F3923" w:rsidP="006F3923">
      <w:pPr>
        <w:pStyle w:val="03aText"/>
        <w:widowControl/>
        <w:rPr>
          <w:b/>
          <w:noProof/>
          <w:lang w:val="nl-BE"/>
        </w:rPr>
      </w:pPr>
      <w:r w:rsidRPr="00B354CB">
        <w:rPr>
          <w:noProof/>
          <w:lang w:val="en-GB"/>
        </w:rPr>
        <w:t>Na 7…a5</w:t>
      </w:r>
      <w:r w:rsidR="001352C8" w:rsidRPr="00B354CB">
        <w:rPr>
          <w:noProof/>
          <w:lang w:val="en-GB"/>
        </w:rPr>
        <w:t>?</w:t>
      </w:r>
      <w:r w:rsidRPr="00B354CB">
        <w:rPr>
          <w:noProof/>
          <w:lang w:val="en-GB"/>
        </w:rPr>
        <w:t xml:space="preserve"> </w:t>
      </w:r>
      <w:r>
        <w:rPr>
          <w:noProof/>
          <w:lang w:val="nl-BE"/>
        </w:rPr>
        <w:t>8.Lc6 a4 9.Kc5 a3, faalt nu 10.Kb6? op 10…Tb8, maar wit speelt hier 10.Tb3+ Ka7 11.Txa3+ Kb8 12.Kc6 Txc6+ en 13.Kxc6.</w:t>
      </w:r>
    </w:p>
    <w:p w14:paraId="2138A119" w14:textId="77777777" w:rsidR="006F3923" w:rsidRDefault="006F3923" w:rsidP="006F3923">
      <w:pPr>
        <w:rPr>
          <w:rFonts w:cs="Arial"/>
          <w:b/>
          <w:sz w:val="20"/>
          <w:szCs w:val="20"/>
          <w:lang w:val="nl-BE"/>
        </w:rPr>
      </w:pPr>
      <w:r>
        <w:rPr>
          <w:b/>
          <w:lang w:val="nl-BE"/>
        </w:rPr>
        <w:tab/>
      </w:r>
      <w:r>
        <w:rPr>
          <w:b/>
          <w:sz w:val="20"/>
          <w:szCs w:val="20"/>
          <w:lang w:val="nl-BE"/>
        </w:rPr>
        <w:t>8.Lc6</w:t>
      </w:r>
      <w:r>
        <w:rPr>
          <w:b/>
          <w:lang w:val="nl-BE"/>
        </w:rPr>
        <w:tab/>
      </w:r>
      <w:r>
        <w:rPr>
          <w:b/>
          <w:lang w:val="nl-BE"/>
        </w:rPr>
        <w:tab/>
      </w:r>
      <w:r>
        <w:rPr>
          <w:b/>
          <w:sz w:val="20"/>
          <w:szCs w:val="20"/>
          <w:lang w:val="nl-BE"/>
        </w:rPr>
        <w:t>h3</w:t>
      </w:r>
    </w:p>
    <w:p w14:paraId="148906A3" w14:textId="77777777" w:rsidR="006F3923" w:rsidRDefault="006F3923" w:rsidP="006F3923">
      <w:pPr>
        <w:pStyle w:val="03aText"/>
        <w:widowControl/>
        <w:rPr>
          <w:noProof/>
          <w:lang w:val="nl-BE"/>
        </w:rPr>
      </w:pPr>
      <w:r>
        <w:rPr>
          <w:noProof/>
          <w:lang w:val="nl-BE"/>
        </w:rPr>
        <w:t>8…Txc6</w:t>
      </w:r>
      <w:r w:rsidR="001352C8">
        <w:rPr>
          <w:noProof/>
          <w:lang w:val="nl-BE"/>
        </w:rPr>
        <w:t>?</w:t>
      </w:r>
      <w:r>
        <w:rPr>
          <w:noProof/>
          <w:lang w:val="nl-BE"/>
        </w:rPr>
        <w:t xml:space="preserve"> 9.Kxc6 haalt niets uit.</w:t>
      </w:r>
    </w:p>
    <w:p w14:paraId="67D06AC9" w14:textId="77777777" w:rsidR="006F3923" w:rsidRDefault="006F3923" w:rsidP="006F3923">
      <w:pPr>
        <w:pStyle w:val="03aText"/>
        <w:widowControl/>
        <w:rPr>
          <w:b/>
          <w:lang w:val="nl-BE"/>
        </w:rPr>
      </w:pPr>
      <w:r>
        <w:rPr>
          <w:noProof/>
          <w:lang w:val="nl-BE"/>
        </w:rPr>
        <w:t xml:space="preserve">             </w:t>
      </w:r>
      <w:r>
        <w:rPr>
          <w:b/>
          <w:lang w:val="nl-BE"/>
        </w:rPr>
        <w:t>9.Kc5</w:t>
      </w:r>
      <w:r>
        <w:rPr>
          <w:b/>
          <w:lang w:val="nl-BE"/>
        </w:rPr>
        <w:tab/>
      </w:r>
      <w:r>
        <w:rPr>
          <w:b/>
          <w:lang w:val="nl-BE"/>
        </w:rPr>
        <w:tab/>
        <w:t>h2</w:t>
      </w:r>
    </w:p>
    <w:p w14:paraId="419D9D7A" w14:textId="77777777" w:rsidR="007022EB" w:rsidRPr="007022EB" w:rsidRDefault="007022EB" w:rsidP="006F3923">
      <w:pPr>
        <w:pStyle w:val="03aText"/>
        <w:widowControl/>
        <w:rPr>
          <w:lang w:val="nl-BE"/>
        </w:rPr>
      </w:pPr>
      <w:r>
        <w:rPr>
          <w:lang w:val="nl-BE"/>
        </w:rPr>
        <w:t>9…a5</w:t>
      </w:r>
      <w:r w:rsidR="001352C8">
        <w:rPr>
          <w:lang w:val="nl-BE"/>
        </w:rPr>
        <w:t>?</w:t>
      </w:r>
      <w:r>
        <w:rPr>
          <w:lang w:val="nl-BE"/>
        </w:rPr>
        <w:t xml:space="preserve"> 10.Tb5+ Ka7 11.Txa5+ Kb8 12.Kb6, enzovoort.</w:t>
      </w:r>
    </w:p>
    <w:p w14:paraId="56AF1FD8" w14:textId="77777777" w:rsidR="006F3923" w:rsidRDefault="006F3923" w:rsidP="006F3923">
      <w:pPr>
        <w:rPr>
          <w:rFonts w:cs="Arial"/>
          <w:b/>
          <w:sz w:val="20"/>
          <w:szCs w:val="20"/>
          <w:lang w:val="nl-BE"/>
        </w:rPr>
      </w:pPr>
      <w:r>
        <w:rPr>
          <w:rFonts w:cs="Arial"/>
          <w:b/>
          <w:sz w:val="20"/>
          <w:szCs w:val="20"/>
          <w:lang w:val="nl-BE"/>
        </w:rPr>
        <w:t xml:space="preserve">           10.Th7+</w:t>
      </w:r>
      <w:r>
        <w:rPr>
          <w:rFonts w:cs="Arial"/>
          <w:b/>
          <w:sz w:val="20"/>
          <w:szCs w:val="20"/>
          <w:lang w:val="nl-BE"/>
        </w:rPr>
        <w:tab/>
      </w:r>
      <w:r>
        <w:rPr>
          <w:rFonts w:cs="Arial"/>
          <w:b/>
          <w:sz w:val="20"/>
          <w:szCs w:val="20"/>
          <w:lang w:val="nl-BE"/>
        </w:rPr>
        <w:tab/>
        <w:t>Kb8</w:t>
      </w:r>
    </w:p>
    <w:p w14:paraId="17658919" w14:textId="77777777" w:rsidR="007022EB" w:rsidRDefault="007022EB" w:rsidP="006F3923">
      <w:pPr>
        <w:pStyle w:val="03aText"/>
        <w:widowControl/>
        <w:rPr>
          <w:noProof/>
          <w:lang w:val="nl-BE"/>
        </w:rPr>
      </w:pPr>
    </w:p>
    <w:p w14:paraId="2D493F94" w14:textId="77777777" w:rsidR="007022EB" w:rsidRDefault="007022EB" w:rsidP="006F3923">
      <w:pPr>
        <w:pStyle w:val="03aText"/>
        <w:widowControl/>
        <w:rPr>
          <w:noProof/>
          <w:lang w:val="nl-BE"/>
        </w:rPr>
      </w:pPr>
    </w:p>
    <w:p w14:paraId="6E18CCC8" w14:textId="77777777" w:rsidR="007022EB" w:rsidRDefault="007022EB" w:rsidP="006F3923">
      <w:pPr>
        <w:pStyle w:val="03aText"/>
        <w:widowControl/>
        <w:rPr>
          <w:noProof/>
          <w:lang w:val="nl-BE"/>
        </w:rPr>
      </w:pPr>
    </w:p>
    <w:p w14:paraId="48750174" w14:textId="77777777" w:rsidR="007022EB" w:rsidRDefault="007022EB" w:rsidP="006F3923">
      <w:pPr>
        <w:pStyle w:val="03aText"/>
        <w:widowControl/>
        <w:rPr>
          <w:noProof/>
          <w:lang w:val="nl-BE"/>
        </w:rPr>
      </w:pPr>
    </w:p>
    <w:p w14:paraId="4BC58F17" w14:textId="77777777" w:rsidR="007022EB" w:rsidRDefault="007022EB" w:rsidP="006F3923">
      <w:pPr>
        <w:pStyle w:val="03aText"/>
        <w:widowControl/>
        <w:rPr>
          <w:noProof/>
          <w:lang w:val="nl-BE"/>
        </w:rPr>
      </w:pPr>
    </w:p>
    <w:p w14:paraId="750F37EC" w14:textId="77777777" w:rsidR="007022EB" w:rsidRDefault="007022EB" w:rsidP="006F3923">
      <w:pPr>
        <w:pStyle w:val="03aText"/>
        <w:widowControl/>
        <w:rPr>
          <w:noProof/>
          <w:lang w:val="nl-BE"/>
        </w:rPr>
      </w:pPr>
    </w:p>
    <w:p w14:paraId="63E15F61" w14:textId="77777777" w:rsidR="00F336F7" w:rsidRDefault="00F336F7" w:rsidP="006F3923">
      <w:pPr>
        <w:pStyle w:val="03aText"/>
        <w:widowControl/>
        <w:rPr>
          <w:noProof/>
          <w:lang w:val="nl-BE"/>
        </w:rPr>
      </w:pPr>
    </w:p>
    <w:p w14:paraId="5814F5D0" w14:textId="77777777" w:rsidR="00F336F7" w:rsidRDefault="00F336F7" w:rsidP="006F3923">
      <w:pPr>
        <w:pStyle w:val="03aText"/>
        <w:widowControl/>
        <w:rPr>
          <w:noProof/>
          <w:lang w:val="nl-BE"/>
        </w:rPr>
      </w:pPr>
    </w:p>
    <w:p w14:paraId="372703C8" w14:textId="77777777" w:rsidR="007022EB" w:rsidRDefault="007022EB" w:rsidP="006F3923">
      <w:pPr>
        <w:pStyle w:val="03aText"/>
        <w:widowControl/>
        <w:rPr>
          <w:noProof/>
          <w:lang w:val="nl-BE"/>
        </w:rPr>
      </w:pPr>
    </w:p>
    <w:p w14:paraId="6EC8D39D" w14:textId="77777777" w:rsidR="006F3923" w:rsidRDefault="006F3923" w:rsidP="006F3923">
      <w:pPr>
        <w:pStyle w:val="03aText"/>
        <w:widowControl/>
        <w:rPr>
          <w:noProof/>
          <w:lang w:val="nl-BE"/>
        </w:rPr>
      </w:pPr>
      <w:r>
        <w:rPr>
          <w:noProof/>
          <w:lang w:val="nl-BE"/>
        </w:rPr>
        <w:t>En nu het onverwachte:</w:t>
      </w:r>
    </w:p>
    <w:p w14:paraId="296B2493" w14:textId="77777777" w:rsidR="006F3923" w:rsidRDefault="006F3923" w:rsidP="006F3923">
      <w:pPr>
        <w:rPr>
          <w:rFonts w:cs="Arial"/>
          <w:b/>
          <w:sz w:val="20"/>
          <w:szCs w:val="20"/>
          <w:lang w:val="nl-BE"/>
        </w:rPr>
      </w:pPr>
      <w:r>
        <w:rPr>
          <w:rFonts w:cs="Arial"/>
          <w:b/>
          <w:sz w:val="20"/>
          <w:szCs w:val="20"/>
          <w:lang w:val="nl-BE"/>
        </w:rPr>
        <w:t xml:space="preserve">           11.Kb6</w:t>
      </w:r>
    </w:p>
    <w:p w14:paraId="0E66DCAB" w14:textId="77777777" w:rsidR="006F3923" w:rsidRPr="00ED1153" w:rsidRDefault="006F3923" w:rsidP="006F3923">
      <w:pPr>
        <w:pStyle w:val="03aText"/>
        <w:widowControl/>
        <w:rPr>
          <w:i/>
          <w:iCs/>
          <w:noProof/>
          <w:lang w:val="nl-BE"/>
        </w:rPr>
      </w:pPr>
      <w:r>
        <w:rPr>
          <w:noProof/>
          <w:lang w:val="nl-BE"/>
        </w:rPr>
        <w:t>Maar niet 11.Txh2? wegens bij</w:t>
      </w:r>
      <w:r>
        <w:rPr>
          <w:noProof/>
          <w:lang w:val="nl-BE"/>
        </w:rPr>
        <w:softHyphen/>
        <w:t>voorbeeld 11...Tf8 met remise.</w:t>
      </w:r>
      <w:r>
        <w:rPr>
          <w:i/>
          <w:iCs/>
          <w:noProof/>
          <w:lang w:val="nl-BE"/>
        </w:rPr>
        <w:t xml:space="preserve"> </w:t>
      </w:r>
      <w:r w:rsidRPr="00ED1153">
        <w:rPr>
          <w:i/>
          <w:iCs/>
          <w:noProof/>
          <w:lang w:val="nl-BE"/>
        </w:rPr>
        <w:t xml:space="preserve">(Nalimov’s Endgame Databases.) </w:t>
      </w:r>
    </w:p>
    <w:p w14:paraId="1B2C479E" w14:textId="77777777" w:rsidR="006F3923" w:rsidRDefault="006F3923" w:rsidP="006F3923">
      <w:pPr>
        <w:rPr>
          <w:rFonts w:cs="Arial"/>
          <w:b/>
          <w:sz w:val="20"/>
          <w:szCs w:val="20"/>
          <w:lang w:val="nl-BE"/>
        </w:rPr>
      </w:pPr>
      <w:r>
        <w:rPr>
          <w:rFonts w:cs="Arial"/>
          <w:b/>
          <w:sz w:val="20"/>
          <w:szCs w:val="20"/>
          <w:lang w:val="nl-BE"/>
        </w:rPr>
        <w:t xml:space="preserve">           11…</w:t>
      </w:r>
      <w:r>
        <w:rPr>
          <w:rFonts w:cs="Arial"/>
          <w:b/>
          <w:sz w:val="20"/>
          <w:szCs w:val="20"/>
          <w:lang w:val="nl-BE"/>
        </w:rPr>
        <w:tab/>
      </w:r>
      <w:r>
        <w:rPr>
          <w:rFonts w:cs="Arial"/>
          <w:b/>
          <w:sz w:val="20"/>
          <w:szCs w:val="20"/>
          <w:lang w:val="nl-BE"/>
        </w:rPr>
        <w:tab/>
        <w:t>h1D</w:t>
      </w:r>
    </w:p>
    <w:p w14:paraId="0CC4346B" w14:textId="77777777" w:rsidR="006F3923" w:rsidRDefault="006F3923" w:rsidP="006F3923">
      <w:pPr>
        <w:pStyle w:val="03aText"/>
        <w:widowControl/>
        <w:rPr>
          <w:noProof/>
          <w:lang w:val="nl-BE"/>
        </w:rPr>
      </w:pPr>
      <w:r>
        <w:rPr>
          <w:noProof/>
          <w:lang w:val="nl-BE"/>
        </w:rPr>
        <w:t>Een zwarte exelsior.</w:t>
      </w:r>
    </w:p>
    <w:p w14:paraId="5E1BB34D" w14:textId="77777777" w:rsidR="006F3923" w:rsidRDefault="006F3923" w:rsidP="006F3923">
      <w:pPr>
        <w:pStyle w:val="03aText"/>
        <w:widowControl/>
        <w:rPr>
          <w:noProof/>
          <w:lang w:val="nl-BE"/>
        </w:rPr>
      </w:pPr>
      <w:r>
        <w:rPr>
          <w:noProof/>
          <w:lang w:val="nl-BE"/>
        </w:rPr>
        <w:t>Want ook 12.Txh1</w:t>
      </w:r>
      <w:r w:rsidR="00E50E2D">
        <w:rPr>
          <w:noProof/>
          <w:lang w:val="nl-BE"/>
        </w:rPr>
        <w:t>?</w:t>
      </w:r>
      <w:r>
        <w:rPr>
          <w:noProof/>
          <w:lang w:val="nl-BE"/>
        </w:rPr>
        <w:t xml:space="preserve"> faalt om de-zelf</w:t>
      </w:r>
      <w:r>
        <w:rPr>
          <w:noProof/>
          <w:lang w:val="nl-BE"/>
        </w:rPr>
        <w:softHyphen/>
        <w:t>de reden: 12…Tf8. Wit echter wint nu met grof geschut:</w:t>
      </w:r>
    </w:p>
    <w:p w14:paraId="67BA8748" w14:textId="77777777" w:rsidR="006F3923" w:rsidRDefault="006F3923" w:rsidP="006F3923">
      <w:pPr>
        <w:rPr>
          <w:rFonts w:cs="Arial"/>
          <w:b/>
          <w:sz w:val="20"/>
          <w:szCs w:val="20"/>
          <w:lang w:val="nl-BE"/>
        </w:rPr>
      </w:pPr>
      <w:r>
        <w:rPr>
          <w:rFonts w:cs="Arial"/>
          <w:b/>
          <w:sz w:val="20"/>
          <w:szCs w:val="20"/>
          <w:lang w:val="nl-BE"/>
        </w:rPr>
        <w:t xml:space="preserve">           12.Tb7+</w:t>
      </w:r>
      <w:r>
        <w:rPr>
          <w:rFonts w:cs="Arial"/>
          <w:b/>
          <w:sz w:val="20"/>
          <w:szCs w:val="20"/>
          <w:lang w:val="nl-BE"/>
        </w:rPr>
        <w:tab/>
      </w:r>
      <w:r>
        <w:rPr>
          <w:rFonts w:cs="Arial"/>
          <w:b/>
          <w:sz w:val="20"/>
          <w:szCs w:val="20"/>
          <w:lang w:val="nl-BE"/>
        </w:rPr>
        <w:tab/>
        <w:t>Ka8</w:t>
      </w:r>
    </w:p>
    <w:p w14:paraId="79E4CE16" w14:textId="77777777" w:rsidR="006F3923" w:rsidRDefault="006F3923" w:rsidP="006F3923">
      <w:pPr>
        <w:rPr>
          <w:rFonts w:cs="Arial"/>
          <w:b/>
          <w:sz w:val="20"/>
          <w:szCs w:val="20"/>
          <w:lang w:val="nl-BE"/>
        </w:rPr>
      </w:pPr>
      <w:r>
        <w:rPr>
          <w:rFonts w:cs="Arial"/>
          <w:b/>
          <w:sz w:val="20"/>
          <w:szCs w:val="20"/>
          <w:lang w:val="nl-BE"/>
        </w:rPr>
        <w:t xml:space="preserve">           13.Ta7+</w:t>
      </w:r>
      <w:r w:rsidR="00073138">
        <w:rPr>
          <w:rFonts w:cs="Arial"/>
          <w:b/>
          <w:sz w:val="20"/>
          <w:szCs w:val="20"/>
          <w:lang w:val="nl-BE"/>
        </w:rPr>
        <w:t>+</w:t>
      </w:r>
      <w:r>
        <w:rPr>
          <w:rFonts w:cs="Arial"/>
          <w:b/>
          <w:sz w:val="20"/>
          <w:szCs w:val="20"/>
          <w:lang w:val="nl-BE"/>
        </w:rPr>
        <w:tab/>
        <w:t>Kb8</w:t>
      </w:r>
    </w:p>
    <w:p w14:paraId="59C328A3" w14:textId="77777777" w:rsidR="006F3923" w:rsidRDefault="006F3923" w:rsidP="006F3923">
      <w:pPr>
        <w:rPr>
          <w:rFonts w:cs="Arial"/>
          <w:b/>
          <w:sz w:val="20"/>
          <w:szCs w:val="20"/>
          <w:lang w:val="nl-BE"/>
        </w:rPr>
      </w:pPr>
      <w:r>
        <w:rPr>
          <w:rFonts w:cs="Arial"/>
          <w:b/>
          <w:sz w:val="20"/>
          <w:szCs w:val="20"/>
          <w:lang w:val="nl-BE"/>
        </w:rPr>
        <w:t xml:space="preserve">           14.Ta8+</w:t>
      </w:r>
    </w:p>
    <w:p w14:paraId="2EFADECA" w14:textId="77777777" w:rsidR="006F3923" w:rsidRPr="00740067" w:rsidRDefault="00740067" w:rsidP="00740067">
      <w:pPr>
        <w:pStyle w:val="03aText"/>
        <w:widowControl/>
        <w:rPr>
          <w:noProof/>
          <w:lang w:val="nl-BE"/>
        </w:rPr>
      </w:pPr>
      <w:r>
        <w:rPr>
          <w:noProof/>
          <w:lang w:val="nl-BE"/>
        </w:rPr>
        <w:t>En mat.</w:t>
      </w:r>
    </w:p>
    <w:p w14:paraId="6941C299" w14:textId="77777777" w:rsidR="006F3923" w:rsidRDefault="006F3923" w:rsidP="006F3923">
      <w:pPr>
        <w:jc w:val="both"/>
        <w:rPr>
          <w:rFonts w:cs="Arial"/>
          <w:sz w:val="20"/>
          <w:szCs w:val="20"/>
          <w:lang w:val="nl-BE"/>
        </w:rPr>
      </w:pPr>
    </w:p>
    <w:p w14:paraId="1AD351E8" w14:textId="77777777" w:rsidR="006F3923" w:rsidRDefault="006F3923" w:rsidP="006F3923">
      <w:pPr>
        <w:jc w:val="both"/>
        <w:rPr>
          <w:rFonts w:cs="Arial"/>
          <w:sz w:val="20"/>
          <w:szCs w:val="20"/>
          <w:lang w:val="nl-BE"/>
        </w:rPr>
      </w:pPr>
    </w:p>
    <w:p w14:paraId="37FA0175" w14:textId="77777777" w:rsidR="006F3923" w:rsidRDefault="006F3923" w:rsidP="006F3923">
      <w:pPr>
        <w:jc w:val="both"/>
        <w:rPr>
          <w:rFonts w:cs="Arial"/>
          <w:sz w:val="20"/>
          <w:szCs w:val="20"/>
          <w:lang w:val="nl-BE"/>
        </w:rPr>
      </w:pPr>
    </w:p>
    <w:p w14:paraId="0D16A69F" w14:textId="77777777" w:rsidR="006F3923" w:rsidRDefault="006F3923" w:rsidP="006F3923">
      <w:pPr>
        <w:jc w:val="both"/>
        <w:rPr>
          <w:rFonts w:cs="Arial"/>
          <w:sz w:val="20"/>
          <w:szCs w:val="20"/>
          <w:lang w:val="nl-BE"/>
        </w:rPr>
      </w:pPr>
    </w:p>
    <w:p w14:paraId="3902CF52" w14:textId="77777777" w:rsidR="006F3923" w:rsidRDefault="006F3923" w:rsidP="006F3923">
      <w:pPr>
        <w:jc w:val="both"/>
        <w:rPr>
          <w:rFonts w:cs="Arial"/>
          <w:sz w:val="20"/>
          <w:szCs w:val="20"/>
          <w:lang w:val="nl-BE"/>
        </w:rPr>
      </w:pPr>
    </w:p>
    <w:p w14:paraId="3BD8410D" w14:textId="77777777" w:rsidR="00740067" w:rsidRDefault="00740067" w:rsidP="006F3923">
      <w:pPr>
        <w:jc w:val="both"/>
        <w:rPr>
          <w:rFonts w:cs="Arial"/>
          <w:sz w:val="20"/>
          <w:szCs w:val="20"/>
          <w:lang w:val="nl-BE"/>
        </w:rPr>
      </w:pPr>
    </w:p>
    <w:p w14:paraId="72445567" w14:textId="77777777" w:rsidR="00740067" w:rsidRDefault="00740067" w:rsidP="006F3923">
      <w:pPr>
        <w:jc w:val="both"/>
        <w:rPr>
          <w:rFonts w:cs="Arial"/>
          <w:sz w:val="20"/>
          <w:szCs w:val="20"/>
          <w:lang w:val="nl-BE"/>
        </w:rPr>
      </w:pPr>
    </w:p>
    <w:p w14:paraId="428D4DC6" w14:textId="77777777" w:rsidR="00740067" w:rsidRDefault="00740067" w:rsidP="006F3923">
      <w:pPr>
        <w:jc w:val="both"/>
        <w:rPr>
          <w:rFonts w:cs="Arial"/>
          <w:sz w:val="20"/>
          <w:szCs w:val="20"/>
          <w:lang w:val="nl-BE"/>
        </w:rPr>
      </w:pPr>
    </w:p>
    <w:p w14:paraId="41ED7A6C" w14:textId="77777777" w:rsidR="00740067" w:rsidRDefault="00740067" w:rsidP="006F3923">
      <w:pPr>
        <w:jc w:val="both"/>
        <w:rPr>
          <w:rFonts w:cs="Arial"/>
          <w:sz w:val="20"/>
          <w:szCs w:val="20"/>
          <w:lang w:val="nl-BE"/>
        </w:rPr>
      </w:pPr>
    </w:p>
    <w:p w14:paraId="4E7E64BD" w14:textId="77777777" w:rsidR="00740067" w:rsidRDefault="00740067" w:rsidP="006F3923">
      <w:pPr>
        <w:jc w:val="both"/>
        <w:rPr>
          <w:rFonts w:cs="Arial"/>
          <w:sz w:val="20"/>
          <w:szCs w:val="20"/>
          <w:lang w:val="nl-BE"/>
        </w:rPr>
      </w:pPr>
    </w:p>
    <w:p w14:paraId="61EB88E4" w14:textId="77777777" w:rsidR="00740067" w:rsidRDefault="00740067" w:rsidP="006F3923">
      <w:pPr>
        <w:jc w:val="both"/>
        <w:rPr>
          <w:rFonts w:cs="Arial"/>
          <w:sz w:val="20"/>
          <w:szCs w:val="20"/>
          <w:lang w:val="nl-BE"/>
        </w:rPr>
      </w:pPr>
    </w:p>
    <w:p w14:paraId="23EF71B0" w14:textId="77777777" w:rsidR="00740067" w:rsidRDefault="00740067" w:rsidP="006F3923">
      <w:pPr>
        <w:jc w:val="both"/>
        <w:rPr>
          <w:rFonts w:cs="Arial"/>
          <w:sz w:val="20"/>
          <w:szCs w:val="20"/>
          <w:lang w:val="nl-BE"/>
        </w:rPr>
      </w:pPr>
    </w:p>
    <w:p w14:paraId="33E94521" w14:textId="77777777" w:rsidR="00740067" w:rsidRDefault="00740067" w:rsidP="006F3923">
      <w:pPr>
        <w:jc w:val="both"/>
        <w:rPr>
          <w:rFonts w:cs="Arial"/>
          <w:sz w:val="20"/>
          <w:szCs w:val="20"/>
          <w:lang w:val="nl-BE"/>
        </w:rPr>
      </w:pPr>
    </w:p>
    <w:p w14:paraId="170DD4D0" w14:textId="77777777" w:rsidR="00740067" w:rsidRDefault="00740067" w:rsidP="006F3923">
      <w:pPr>
        <w:jc w:val="both"/>
        <w:rPr>
          <w:rFonts w:cs="Arial"/>
          <w:sz w:val="20"/>
          <w:szCs w:val="20"/>
          <w:lang w:val="nl-BE"/>
        </w:rPr>
      </w:pPr>
    </w:p>
    <w:p w14:paraId="08A9F087" w14:textId="77777777" w:rsidR="00740067" w:rsidRDefault="00740067" w:rsidP="006F3923">
      <w:pPr>
        <w:jc w:val="both"/>
        <w:rPr>
          <w:rFonts w:cs="Arial"/>
          <w:sz w:val="20"/>
          <w:szCs w:val="20"/>
          <w:lang w:val="nl-BE"/>
        </w:rPr>
      </w:pPr>
    </w:p>
    <w:p w14:paraId="7A7D3106" w14:textId="77777777" w:rsidR="00740067" w:rsidRDefault="00740067" w:rsidP="006F3923">
      <w:pPr>
        <w:jc w:val="both"/>
        <w:rPr>
          <w:rFonts w:cs="Arial"/>
          <w:sz w:val="20"/>
          <w:szCs w:val="20"/>
          <w:lang w:val="nl-BE"/>
        </w:rPr>
      </w:pPr>
    </w:p>
    <w:p w14:paraId="2FCEA60C" w14:textId="77777777" w:rsidR="00740067" w:rsidRDefault="00740067" w:rsidP="006F3923">
      <w:pPr>
        <w:jc w:val="both"/>
        <w:rPr>
          <w:rFonts w:cs="Arial"/>
          <w:sz w:val="20"/>
          <w:szCs w:val="20"/>
          <w:lang w:val="nl-BE"/>
        </w:rPr>
      </w:pPr>
    </w:p>
    <w:p w14:paraId="25C4DF5F" w14:textId="77777777" w:rsidR="00740067" w:rsidRDefault="00740067" w:rsidP="006F3923">
      <w:pPr>
        <w:jc w:val="both"/>
        <w:rPr>
          <w:rFonts w:cs="Arial"/>
          <w:sz w:val="20"/>
          <w:szCs w:val="20"/>
          <w:lang w:val="nl-BE"/>
        </w:rPr>
      </w:pPr>
    </w:p>
    <w:p w14:paraId="0CB9FE28" w14:textId="77777777" w:rsidR="00740067" w:rsidRDefault="00740067" w:rsidP="006F3923">
      <w:pPr>
        <w:jc w:val="both"/>
        <w:rPr>
          <w:rFonts w:cs="Arial"/>
          <w:sz w:val="20"/>
          <w:szCs w:val="20"/>
          <w:lang w:val="nl-BE"/>
        </w:rPr>
      </w:pPr>
    </w:p>
    <w:p w14:paraId="5657F250" w14:textId="77777777" w:rsidR="00740067" w:rsidRDefault="00740067" w:rsidP="006F3923">
      <w:pPr>
        <w:jc w:val="both"/>
        <w:rPr>
          <w:rFonts w:cs="Arial"/>
          <w:sz w:val="20"/>
          <w:szCs w:val="20"/>
          <w:lang w:val="nl-BE"/>
        </w:rPr>
      </w:pPr>
    </w:p>
    <w:p w14:paraId="06F7C03B" w14:textId="77777777" w:rsidR="006E5B00" w:rsidRDefault="006E5B00" w:rsidP="006F3923">
      <w:pPr>
        <w:jc w:val="both"/>
        <w:rPr>
          <w:rFonts w:cs="Arial"/>
          <w:sz w:val="20"/>
          <w:szCs w:val="20"/>
          <w:lang w:val="nl-BE"/>
        </w:rPr>
      </w:pPr>
    </w:p>
    <w:p w14:paraId="699650C0" w14:textId="77777777" w:rsidR="00740067" w:rsidRDefault="00740067" w:rsidP="006F3923">
      <w:pPr>
        <w:jc w:val="both"/>
        <w:rPr>
          <w:rFonts w:cs="Arial"/>
          <w:sz w:val="20"/>
          <w:szCs w:val="20"/>
          <w:lang w:val="nl-BE"/>
        </w:rPr>
      </w:pPr>
    </w:p>
    <w:p w14:paraId="46A4D43B" w14:textId="77777777" w:rsidR="007022EB" w:rsidRDefault="007022EB" w:rsidP="006F3923">
      <w:pPr>
        <w:jc w:val="both"/>
        <w:rPr>
          <w:rFonts w:cs="Arial"/>
          <w:sz w:val="20"/>
          <w:szCs w:val="20"/>
          <w:lang w:val="nl-BE"/>
        </w:rPr>
      </w:pPr>
    </w:p>
    <w:p w14:paraId="3C6EA64A" w14:textId="77777777" w:rsidR="007022EB" w:rsidRDefault="007022EB" w:rsidP="006F3923">
      <w:pPr>
        <w:jc w:val="both"/>
        <w:rPr>
          <w:rFonts w:cs="Arial"/>
          <w:sz w:val="20"/>
          <w:szCs w:val="20"/>
          <w:lang w:val="nl-BE"/>
        </w:rPr>
      </w:pPr>
    </w:p>
    <w:p w14:paraId="7BEE29F7" w14:textId="77777777" w:rsidR="007022EB" w:rsidRDefault="007022EB" w:rsidP="006F3923">
      <w:pPr>
        <w:jc w:val="both"/>
        <w:rPr>
          <w:rFonts w:cs="Arial"/>
          <w:sz w:val="20"/>
          <w:szCs w:val="20"/>
          <w:lang w:val="nl-BE"/>
        </w:rPr>
      </w:pPr>
    </w:p>
    <w:p w14:paraId="7ACCD4B3" w14:textId="77777777" w:rsidR="007022EB" w:rsidRDefault="007022EB" w:rsidP="006F3923">
      <w:pPr>
        <w:jc w:val="both"/>
        <w:rPr>
          <w:rFonts w:cs="Arial"/>
          <w:sz w:val="20"/>
          <w:szCs w:val="20"/>
          <w:lang w:val="nl-BE"/>
        </w:rPr>
      </w:pPr>
    </w:p>
    <w:p w14:paraId="1F08CD7E" w14:textId="77777777" w:rsidR="007022EB" w:rsidRDefault="007022EB" w:rsidP="006F3923">
      <w:pPr>
        <w:jc w:val="both"/>
        <w:rPr>
          <w:rFonts w:cs="Arial"/>
          <w:sz w:val="20"/>
          <w:szCs w:val="20"/>
          <w:lang w:val="nl-BE"/>
        </w:rPr>
      </w:pPr>
    </w:p>
    <w:p w14:paraId="2FC014FE" w14:textId="77777777" w:rsidR="006F3923" w:rsidRDefault="006F3923" w:rsidP="006F3923">
      <w:pPr>
        <w:jc w:val="both"/>
        <w:rPr>
          <w:rFonts w:cs="Arial"/>
          <w:i/>
          <w:sz w:val="20"/>
          <w:szCs w:val="20"/>
          <w:lang w:val="nl-BE"/>
        </w:rPr>
      </w:pPr>
      <w:r>
        <w:rPr>
          <w:rFonts w:cs="Arial"/>
          <w:sz w:val="20"/>
          <w:szCs w:val="20"/>
          <w:lang w:val="nl-BE"/>
        </w:rPr>
        <w:t xml:space="preserve">Prijsrechter Jarl Ulrichsen besloot aldus: </w:t>
      </w:r>
      <w:r>
        <w:rPr>
          <w:rFonts w:cs="Arial"/>
          <w:i/>
          <w:sz w:val="20"/>
          <w:szCs w:val="20"/>
          <w:lang w:val="nl-BE"/>
        </w:rPr>
        <w:t>“Der Belgische Altmeister Vandecasteele hat uns beinahe halbes Jahrhundert mit seinen Kompositionen erfreut. Das den Gewinn sicherende Manöver for-dert freilich Genauigkeit, und ob-wohl nicht direct neu, ist es auch nicht alltäglich”.</w:t>
      </w:r>
    </w:p>
    <w:p w14:paraId="76F23348" w14:textId="77777777" w:rsidR="006F3923" w:rsidRDefault="006F3923" w:rsidP="00951734">
      <w:pPr>
        <w:jc w:val="center"/>
        <w:rPr>
          <w:rFonts w:cs="Arial"/>
          <w:b/>
          <w:sz w:val="20"/>
          <w:szCs w:val="20"/>
          <w:lang w:val="nl-BE"/>
        </w:rPr>
      </w:pPr>
      <w:r>
        <w:rPr>
          <w:i/>
          <w:lang w:val="nl-BE"/>
        </w:rPr>
        <w:br w:type="page"/>
      </w:r>
      <w:r w:rsidR="00426B93">
        <w:rPr>
          <w:rFonts w:cs="Arial"/>
          <w:b/>
          <w:sz w:val="20"/>
          <w:szCs w:val="20"/>
          <w:lang w:val="nl-BE"/>
        </w:rPr>
        <w:lastRenderedPageBreak/>
        <w:t>- 28</w:t>
      </w:r>
      <w:r w:rsidR="00D3688E">
        <w:rPr>
          <w:rFonts w:cs="Arial"/>
          <w:b/>
          <w:sz w:val="20"/>
          <w:szCs w:val="20"/>
          <w:lang w:val="nl-BE"/>
        </w:rPr>
        <w:t>5</w:t>
      </w:r>
      <w:r>
        <w:rPr>
          <w:rFonts w:cs="Arial"/>
          <w:b/>
          <w:sz w:val="20"/>
          <w:szCs w:val="20"/>
          <w:lang w:val="nl-BE"/>
        </w:rPr>
        <w:t xml:space="preserve"> -</w:t>
      </w:r>
    </w:p>
    <w:p w14:paraId="44A63749" w14:textId="77777777" w:rsidR="006F3923" w:rsidRDefault="006F3923" w:rsidP="006F3923">
      <w:pPr>
        <w:jc w:val="center"/>
        <w:rPr>
          <w:rFonts w:cs="Arial"/>
          <w:sz w:val="16"/>
          <w:szCs w:val="16"/>
          <w:lang w:val="nl-BE"/>
        </w:rPr>
      </w:pPr>
    </w:p>
    <w:p w14:paraId="37A3B52D" w14:textId="77777777" w:rsidR="006F3923" w:rsidRDefault="006F3923" w:rsidP="006F3923">
      <w:pPr>
        <w:jc w:val="center"/>
        <w:rPr>
          <w:rFonts w:cs="Arial"/>
          <w:sz w:val="20"/>
          <w:szCs w:val="20"/>
          <w:lang w:val="nl-BE"/>
        </w:rPr>
      </w:pPr>
      <w:r>
        <w:rPr>
          <w:rFonts w:cs="Arial"/>
          <w:i/>
          <w:sz w:val="20"/>
          <w:szCs w:val="20"/>
          <w:lang w:val="nl-BE"/>
        </w:rPr>
        <w:t>Averbach-80 JT,</w:t>
      </w:r>
      <w:r>
        <w:rPr>
          <w:rFonts w:cs="Arial"/>
          <w:sz w:val="20"/>
          <w:szCs w:val="20"/>
          <w:lang w:val="nl-BE"/>
        </w:rPr>
        <w:t xml:space="preserve"> 2004</w:t>
      </w:r>
    </w:p>
    <w:p w14:paraId="1E6A4808" w14:textId="77777777" w:rsidR="006F3923" w:rsidRDefault="006F3923" w:rsidP="006F3923">
      <w:pPr>
        <w:jc w:val="center"/>
        <w:rPr>
          <w:rFonts w:cs="Arial"/>
          <w:sz w:val="20"/>
          <w:szCs w:val="20"/>
          <w:lang w:val="nl-BE"/>
        </w:rPr>
      </w:pPr>
      <w:r>
        <w:rPr>
          <w:rFonts w:cs="Arial"/>
          <w:sz w:val="20"/>
          <w:szCs w:val="20"/>
          <w:lang w:val="nl-BE"/>
        </w:rPr>
        <w:t>Aanbeveling</w:t>
      </w:r>
    </w:p>
    <w:p w14:paraId="6E5A15B9" w14:textId="77777777" w:rsidR="006F3923" w:rsidRDefault="006F3923" w:rsidP="006F3923">
      <w:pPr>
        <w:jc w:val="center"/>
        <w:rPr>
          <w:rFonts w:cs="Arial"/>
          <w:sz w:val="16"/>
          <w:szCs w:val="16"/>
          <w:lang w:val="nl-BE"/>
        </w:rPr>
      </w:pPr>
    </w:p>
    <w:p w14:paraId="11004A9A" w14:textId="77777777" w:rsidR="006F3923" w:rsidRDefault="00990285" w:rsidP="006F3923">
      <w:pPr>
        <w:rPr>
          <w:rFonts w:cs="Arial"/>
          <w:sz w:val="20"/>
          <w:szCs w:val="20"/>
          <w:lang w:val="nl-BE"/>
        </w:rPr>
      </w:pPr>
      <w:r>
        <w:object w:dxaOrig="1440" w:dyaOrig="1440" w14:anchorId="2D90EAD9">
          <v:shape id="_x0000_s1364" type="#_x0000_t75" style="position:absolute;margin-left:0;margin-top:.3pt;width:151.5pt;height:152.25pt;z-index:251685888;mso-position-horizontal:center">
            <v:imagedata r:id="rId566" o:title=""/>
            <w10:wrap type="square"/>
          </v:shape>
          <o:OLEObject Type="Embed" ProgID="CorelDRAW.Graphic.12" ShapeID="_x0000_s1364" DrawAspect="Content" ObjectID="_1587467748" r:id="rId567"/>
        </w:object>
      </w:r>
    </w:p>
    <w:p w14:paraId="533ABB1A" w14:textId="77777777" w:rsidR="006F3923" w:rsidRDefault="006F3923" w:rsidP="006F3923">
      <w:pPr>
        <w:rPr>
          <w:rFonts w:cs="Arial"/>
          <w:sz w:val="20"/>
          <w:szCs w:val="20"/>
          <w:lang w:val="nl-BE"/>
        </w:rPr>
      </w:pPr>
      <w:r>
        <w:rPr>
          <w:rFonts w:cs="Arial"/>
          <w:b/>
          <w:lang w:val="nl-BE"/>
        </w:rPr>
        <w:t>=</w:t>
      </w:r>
      <w:r>
        <w:rPr>
          <w:rFonts w:cs="Arial"/>
          <w:lang w:val="nl-BE"/>
        </w:rPr>
        <w:t xml:space="preserve"> </w:t>
      </w:r>
      <w:r>
        <w:rPr>
          <w:rFonts w:cs="Arial"/>
          <w:sz w:val="20"/>
          <w:szCs w:val="20"/>
          <w:lang w:val="nl-BE"/>
        </w:rPr>
        <w:t xml:space="preserve">                             0143.12 h8d8</w:t>
      </w:r>
    </w:p>
    <w:p w14:paraId="0F28C763" w14:textId="77777777" w:rsidR="006F3923" w:rsidRDefault="006F3923" w:rsidP="006F3923">
      <w:pPr>
        <w:rPr>
          <w:rFonts w:cs="Arial"/>
          <w:sz w:val="20"/>
          <w:szCs w:val="20"/>
          <w:lang w:val="nl-BE"/>
        </w:rPr>
      </w:pPr>
    </w:p>
    <w:p w14:paraId="2A75ECDE" w14:textId="77777777" w:rsidR="006F3923" w:rsidRDefault="006F3923" w:rsidP="00586E21">
      <w:pPr>
        <w:pStyle w:val="03aText"/>
        <w:widowControl/>
        <w:numPr>
          <w:ilvl w:val="0"/>
          <w:numId w:val="159"/>
        </w:numPr>
        <w:rPr>
          <w:noProof/>
          <w:lang w:val="nl-BE"/>
        </w:rPr>
      </w:pPr>
      <w:r>
        <w:rPr>
          <w:noProof/>
          <w:lang w:val="nl-BE"/>
        </w:rPr>
        <w:t>1.Th4? om 1…Ld4+ te belet-ten faalt door 1…fxe2 2.Te4 e1D 3.e7+ Ke8 4.Txe1 en er volgt toch Ld4+ 5.Kh7 en 5…g1D. Na:</w:t>
      </w:r>
    </w:p>
    <w:p w14:paraId="090CDA91" w14:textId="77777777" w:rsidR="006F3923" w:rsidRDefault="006F3923" w:rsidP="00586E21">
      <w:pPr>
        <w:pStyle w:val="03aText"/>
        <w:widowControl/>
        <w:numPr>
          <w:ilvl w:val="0"/>
          <w:numId w:val="159"/>
        </w:numPr>
        <w:rPr>
          <w:noProof/>
          <w:lang w:val="nl-BE"/>
        </w:rPr>
      </w:pPr>
      <w:r>
        <w:rPr>
          <w:noProof/>
          <w:lang w:val="nl-BE"/>
        </w:rPr>
        <w:t>1.Lxf3? Ld4+ 2. Kh7 g1D 3.Tg2 Dh1+ 4.Kg6 Dh8, of hier 2.Kg8 g1D</w:t>
      </w:r>
      <w:r w:rsidR="00BD2941">
        <w:rPr>
          <w:noProof/>
          <w:lang w:val="nl-BE"/>
        </w:rPr>
        <w:t>+</w:t>
      </w:r>
      <w:r>
        <w:rPr>
          <w:noProof/>
          <w:lang w:val="nl-BE"/>
        </w:rPr>
        <w:t xml:space="preserve"> 3.Tg2 en bijvoorbeeld 3…De3, verliest wit door de over</w:t>
      </w:r>
      <w:r>
        <w:rPr>
          <w:noProof/>
          <w:lang w:val="nl-BE"/>
        </w:rPr>
        <w:softHyphen/>
        <w:t xml:space="preserve">macht van zwart. </w:t>
      </w:r>
    </w:p>
    <w:p w14:paraId="4D299EF4" w14:textId="77777777" w:rsidR="006F3923" w:rsidRDefault="006F3923" w:rsidP="006F3923">
      <w:pPr>
        <w:pStyle w:val="03aText"/>
        <w:widowControl/>
        <w:rPr>
          <w:noProof/>
          <w:lang w:val="nl-BE"/>
        </w:rPr>
      </w:pPr>
      <w:r>
        <w:rPr>
          <w:noProof/>
          <w:lang w:val="nl-BE"/>
        </w:rPr>
        <w:t>En alhoewel de witte toren en lo-per beide aange</w:t>
      </w:r>
      <w:r>
        <w:rPr>
          <w:noProof/>
          <w:lang w:val="nl-BE"/>
        </w:rPr>
        <w:softHyphen/>
        <w:t xml:space="preserve">vallen staan, biedt wit zijn pion aan: </w:t>
      </w:r>
    </w:p>
    <w:p w14:paraId="50C3CBE9" w14:textId="77777777" w:rsidR="00C84910" w:rsidRDefault="00C84910" w:rsidP="006F3923">
      <w:pPr>
        <w:pStyle w:val="03aText"/>
        <w:widowControl/>
        <w:ind w:firstLine="708"/>
        <w:rPr>
          <w:b/>
          <w:lang w:val="nl-BE"/>
        </w:rPr>
      </w:pPr>
    </w:p>
    <w:p w14:paraId="02727840" w14:textId="77777777" w:rsidR="00C84910" w:rsidRDefault="00C84910" w:rsidP="006F3923">
      <w:pPr>
        <w:pStyle w:val="03aText"/>
        <w:widowControl/>
        <w:ind w:firstLine="708"/>
        <w:rPr>
          <w:b/>
          <w:lang w:val="nl-BE"/>
        </w:rPr>
      </w:pPr>
    </w:p>
    <w:p w14:paraId="7C7BD11D" w14:textId="77777777" w:rsidR="00C84910" w:rsidRDefault="00C84910" w:rsidP="006F3923">
      <w:pPr>
        <w:pStyle w:val="03aText"/>
        <w:widowControl/>
        <w:ind w:firstLine="708"/>
        <w:rPr>
          <w:b/>
          <w:lang w:val="nl-BE"/>
        </w:rPr>
      </w:pPr>
    </w:p>
    <w:p w14:paraId="351249A3" w14:textId="77777777" w:rsidR="00C84910" w:rsidRDefault="00C84910" w:rsidP="006F3923">
      <w:pPr>
        <w:pStyle w:val="03aText"/>
        <w:widowControl/>
        <w:ind w:firstLine="708"/>
        <w:rPr>
          <w:b/>
          <w:lang w:val="nl-BE"/>
        </w:rPr>
      </w:pPr>
    </w:p>
    <w:p w14:paraId="199FC59D" w14:textId="77777777" w:rsidR="00C84910" w:rsidRDefault="00C84910" w:rsidP="006F3923">
      <w:pPr>
        <w:pStyle w:val="03aText"/>
        <w:widowControl/>
        <w:ind w:firstLine="708"/>
        <w:rPr>
          <w:b/>
          <w:lang w:val="nl-BE"/>
        </w:rPr>
      </w:pPr>
    </w:p>
    <w:p w14:paraId="216CD1E2" w14:textId="77777777" w:rsidR="00C84910" w:rsidRDefault="00C84910" w:rsidP="006F3923">
      <w:pPr>
        <w:pStyle w:val="03aText"/>
        <w:widowControl/>
        <w:ind w:firstLine="708"/>
        <w:rPr>
          <w:b/>
          <w:lang w:val="nl-BE"/>
        </w:rPr>
      </w:pPr>
    </w:p>
    <w:p w14:paraId="66BC8744" w14:textId="77777777" w:rsidR="00C84910" w:rsidRDefault="00C84910" w:rsidP="006F3923">
      <w:pPr>
        <w:pStyle w:val="03aText"/>
        <w:widowControl/>
        <w:ind w:firstLine="708"/>
        <w:rPr>
          <w:b/>
          <w:lang w:val="nl-BE"/>
        </w:rPr>
      </w:pPr>
    </w:p>
    <w:p w14:paraId="699E366F" w14:textId="77777777" w:rsidR="00C84910" w:rsidRDefault="00C84910" w:rsidP="006F3923">
      <w:pPr>
        <w:pStyle w:val="03aText"/>
        <w:widowControl/>
        <w:ind w:firstLine="708"/>
        <w:rPr>
          <w:b/>
          <w:lang w:val="nl-BE"/>
        </w:rPr>
      </w:pPr>
    </w:p>
    <w:p w14:paraId="759B2E64" w14:textId="77777777" w:rsidR="00C84910" w:rsidRDefault="00C84910" w:rsidP="006F3923">
      <w:pPr>
        <w:pStyle w:val="03aText"/>
        <w:widowControl/>
        <w:ind w:firstLine="708"/>
        <w:rPr>
          <w:b/>
          <w:lang w:val="nl-BE"/>
        </w:rPr>
      </w:pPr>
    </w:p>
    <w:p w14:paraId="5D4FAC03" w14:textId="77777777" w:rsidR="00C84910" w:rsidRDefault="00C84910" w:rsidP="006F3923">
      <w:pPr>
        <w:pStyle w:val="03aText"/>
        <w:widowControl/>
        <w:ind w:firstLine="708"/>
        <w:rPr>
          <w:b/>
          <w:lang w:val="nl-BE"/>
        </w:rPr>
      </w:pPr>
    </w:p>
    <w:p w14:paraId="5486C854" w14:textId="77777777" w:rsidR="00C84910" w:rsidRDefault="00C84910" w:rsidP="006F3923">
      <w:pPr>
        <w:pStyle w:val="03aText"/>
        <w:widowControl/>
        <w:ind w:firstLine="708"/>
        <w:rPr>
          <w:b/>
          <w:lang w:val="nl-BE"/>
        </w:rPr>
      </w:pPr>
    </w:p>
    <w:p w14:paraId="51C0252B" w14:textId="77777777" w:rsidR="006F3923" w:rsidRDefault="006F3923" w:rsidP="006F3923">
      <w:pPr>
        <w:pStyle w:val="03aText"/>
        <w:widowControl/>
        <w:ind w:firstLine="708"/>
        <w:rPr>
          <w:lang w:val="nl-BE"/>
        </w:rPr>
      </w:pPr>
      <w:r>
        <w:rPr>
          <w:b/>
          <w:lang w:val="nl-BE"/>
        </w:rPr>
        <w:t>1.e7+</w:t>
      </w:r>
    </w:p>
    <w:p w14:paraId="535EB69D" w14:textId="77777777" w:rsidR="006F3923" w:rsidRDefault="006F3923" w:rsidP="006F3923">
      <w:pPr>
        <w:rPr>
          <w:rFonts w:cs="Arial"/>
          <w:sz w:val="20"/>
          <w:szCs w:val="20"/>
          <w:lang w:val="nl-BE"/>
        </w:rPr>
      </w:pPr>
      <w:r>
        <w:rPr>
          <w:rFonts w:cs="Arial"/>
          <w:sz w:val="20"/>
          <w:szCs w:val="20"/>
          <w:lang w:val="nl-BE"/>
        </w:rPr>
        <w:t>Zwart verschuilt zich er achter om de promotie te verhinderen:</w:t>
      </w:r>
    </w:p>
    <w:p w14:paraId="739096A0" w14:textId="77777777" w:rsidR="006F3923" w:rsidRPr="00744F26" w:rsidRDefault="006F3923" w:rsidP="00744F26">
      <w:pPr>
        <w:rPr>
          <w:rFonts w:cs="Arial"/>
          <w:noProof/>
          <w:color w:val="000000"/>
          <w:sz w:val="20"/>
          <w:szCs w:val="20"/>
          <w:lang w:val="nl-BE"/>
        </w:rPr>
      </w:pPr>
      <w:r>
        <w:rPr>
          <w:rFonts w:cs="Arial"/>
          <w:noProof/>
          <w:color w:val="000000"/>
          <w:sz w:val="20"/>
          <w:szCs w:val="20"/>
          <w:lang w:val="nl-BE"/>
        </w:rPr>
        <w:tab/>
      </w:r>
      <w:r>
        <w:rPr>
          <w:rFonts w:cs="Arial"/>
          <w:b/>
          <w:sz w:val="20"/>
          <w:szCs w:val="20"/>
          <w:lang w:val="nl-BE"/>
        </w:rPr>
        <w:t>1...</w:t>
      </w:r>
      <w:r>
        <w:rPr>
          <w:rFonts w:cs="Arial"/>
          <w:b/>
          <w:sz w:val="20"/>
          <w:szCs w:val="20"/>
          <w:lang w:val="nl-BE"/>
        </w:rPr>
        <w:tab/>
      </w:r>
      <w:r>
        <w:rPr>
          <w:rFonts w:cs="Arial"/>
          <w:b/>
          <w:sz w:val="20"/>
          <w:szCs w:val="20"/>
          <w:lang w:val="nl-BE"/>
        </w:rPr>
        <w:tab/>
        <w:t>Ke8</w:t>
      </w:r>
    </w:p>
    <w:p w14:paraId="0CEF600E" w14:textId="77777777" w:rsidR="006F3923" w:rsidRDefault="006F3923" w:rsidP="006F3923">
      <w:pPr>
        <w:pStyle w:val="03aText"/>
        <w:widowControl/>
        <w:rPr>
          <w:noProof/>
          <w:lang w:val="nl-BE"/>
        </w:rPr>
      </w:pPr>
      <w:r>
        <w:rPr>
          <w:noProof/>
          <w:lang w:val="nl-BE"/>
        </w:rPr>
        <w:t>Want slaat hij</w:t>
      </w:r>
      <w:r w:rsidR="00BD2941">
        <w:rPr>
          <w:noProof/>
          <w:lang w:val="nl-BE"/>
        </w:rPr>
        <w:t xml:space="preserve"> de pion, dan gaat het zo:</w:t>
      </w:r>
    </w:p>
    <w:p w14:paraId="5644AA2A" w14:textId="77777777" w:rsidR="00965A22" w:rsidRPr="00BD2941" w:rsidRDefault="006F3923" w:rsidP="00BD2941">
      <w:pPr>
        <w:pStyle w:val="03aText"/>
        <w:widowControl/>
        <w:rPr>
          <w:noProof/>
          <w:lang w:val="nl-BE"/>
        </w:rPr>
      </w:pPr>
      <w:r>
        <w:rPr>
          <w:noProof/>
          <w:lang w:val="nl-BE"/>
        </w:rPr>
        <w:t>1...Kxe7</w:t>
      </w:r>
      <w:r w:rsidR="00C0487E">
        <w:rPr>
          <w:noProof/>
          <w:lang w:val="nl-BE"/>
        </w:rPr>
        <w:t>?</w:t>
      </w:r>
      <w:r>
        <w:rPr>
          <w:noProof/>
          <w:lang w:val="nl-BE"/>
        </w:rPr>
        <w:t xml:space="preserve"> 2.Lxf3 Ld4+ 3.</w:t>
      </w:r>
      <w:r w:rsidR="00BD2941">
        <w:rPr>
          <w:noProof/>
          <w:lang w:val="nl-BE"/>
        </w:rPr>
        <w:t>Kg8 g1D+ 4.Tg2 en bijvoor</w:t>
      </w:r>
      <w:r w:rsidR="00BD2941">
        <w:rPr>
          <w:noProof/>
          <w:lang w:val="nl-BE"/>
        </w:rPr>
        <w:softHyphen/>
        <w:t xml:space="preserve">beeld </w:t>
      </w:r>
      <w:r>
        <w:rPr>
          <w:noProof/>
          <w:lang w:val="nl-BE"/>
        </w:rPr>
        <w:t>4...De3 5.Te2 Dxe2 6.Lxe2, of</w:t>
      </w:r>
      <w:r w:rsidR="00BD2941">
        <w:rPr>
          <w:noProof/>
          <w:lang w:val="nl-BE"/>
        </w:rPr>
        <w:t xml:space="preserve"> hier</w:t>
      </w:r>
      <w:r>
        <w:rPr>
          <w:noProof/>
          <w:lang w:val="nl-BE"/>
        </w:rPr>
        <w:t xml:space="preserve"> </w:t>
      </w:r>
      <w:r w:rsidR="00BD2941">
        <w:rPr>
          <w:noProof/>
          <w:lang w:val="nl-BE"/>
        </w:rPr>
        <w:t xml:space="preserve">4...Dh1 5.Te2+ Kd6 6.Lxh1, met remise. </w:t>
      </w:r>
    </w:p>
    <w:p w14:paraId="2340E620" w14:textId="77777777" w:rsidR="006F3923" w:rsidRDefault="00965A22" w:rsidP="00965A22">
      <w:pPr>
        <w:pStyle w:val="03aText"/>
        <w:widowControl/>
        <w:rPr>
          <w:b/>
          <w:lang w:val="nl-BE"/>
        </w:rPr>
      </w:pPr>
      <w:r>
        <w:rPr>
          <w:noProof/>
          <w:lang w:val="nl-BE"/>
        </w:rPr>
        <w:t xml:space="preserve">   </w:t>
      </w:r>
      <w:r>
        <w:rPr>
          <w:b/>
          <w:lang w:val="nl-BE"/>
        </w:rPr>
        <w:t xml:space="preserve">          </w:t>
      </w:r>
      <w:r w:rsidR="006F3923">
        <w:rPr>
          <w:b/>
          <w:lang w:val="nl-BE"/>
        </w:rPr>
        <w:t>2.Lxf3</w:t>
      </w:r>
      <w:r w:rsidR="006F3923">
        <w:rPr>
          <w:b/>
          <w:lang w:val="nl-BE"/>
        </w:rPr>
        <w:tab/>
      </w:r>
      <w:r w:rsidR="006F3923">
        <w:rPr>
          <w:b/>
          <w:lang w:val="nl-BE"/>
        </w:rPr>
        <w:tab/>
        <w:t>Ld4+</w:t>
      </w:r>
    </w:p>
    <w:p w14:paraId="0BC91D70" w14:textId="77777777" w:rsidR="006F3923" w:rsidRDefault="006F3923" w:rsidP="006F3923">
      <w:pPr>
        <w:rPr>
          <w:rFonts w:cs="Arial"/>
          <w:b/>
          <w:sz w:val="20"/>
          <w:szCs w:val="20"/>
          <w:lang w:val="nl-BE"/>
        </w:rPr>
      </w:pPr>
      <w:r>
        <w:rPr>
          <w:rFonts w:cs="Arial"/>
          <w:b/>
          <w:sz w:val="20"/>
          <w:szCs w:val="20"/>
          <w:lang w:val="nl-BE"/>
        </w:rPr>
        <w:tab/>
        <w:t>3.Kg8</w:t>
      </w:r>
    </w:p>
    <w:p w14:paraId="3D7B13ED" w14:textId="77777777" w:rsidR="006F3923" w:rsidRDefault="006F3923" w:rsidP="006F3923">
      <w:pPr>
        <w:pStyle w:val="03aText"/>
        <w:widowControl/>
        <w:rPr>
          <w:noProof/>
          <w:lang w:val="nl-BE"/>
        </w:rPr>
      </w:pPr>
      <w:r>
        <w:rPr>
          <w:noProof/>
          <w:lang w:val="nl-BE"/>
        </w:rPr>
        <w:t>En niet 3.Kh7? g1D 4.Tg2 Dh1+ 5.Kg6 Dh8, en de zwarte dame komt in het spel met winst, Er dreigt immers 6…Kxe7. Daarom  bijvoorbeeld 6.Te2 Df6+ 7.Kh5 Dxf3+ en 8…Dxe2.</w:t>
      </w:r>
    </w:p>
    <w:p w14:paraId="35B83474" w14:textId="77777777" w:rsidR="006F3923" w:rsidRDefault="006F3923" w:rsidP="006F3923">
      <w:pPr>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g1D+</w:t>
      </w:r>
    </w:p>
    <w:p w14:paraId="76C1194F" w14:textId="77777777" w:rsidR="006F3923" w:rsidRDefault="006F3923" w:rsidP="006F3923">
      <w:pPr>
        <w:rPr>
          <w:rFonts w:cs="Arial"/>
          <w:b/>
          <w:sz w:val="20"/>
          <w:szCs w:val="20"/>
          <w:lang w:val="nl-BE"/>
        </w:rPr>
      </w:pPr>
      <w:r>
        <w:rPr>
          <w:rFonts w:cs="Arial"/>
          <w:b/>
          <w:sz w:val="20"/>
          <w:szCs w:val="20"/>
          <w:lang w:val="nl-BE"/>
        </w:rPr>
        <w:tab/>
        <w:t>4.Tg2</w:t>
      </w:r>
    </w:p>
    <w:p w14:paraId="68F4DD5D" w14:textId="77777777" w:rsidR="006F3923" w:rsidRDefault="006F3923" w:rsidP="006F3923">
      <w:pPr>
        <w:pStyle w:val="03aText"/>
        <w:widowControl/>
        <w:rPr>
          <w:noProof/>
          <w:lang w:val="nl-BE"/>
        </w:rPr>
      </w:pPr>
      <w:r>
        <w:rPr>
          <w:noProof/>
          <w:lang w:val="nl-BE"/>
        </w:rPr>
        <w:t>Gehinderd door haar eigen stuk-ken rest de zwarte dame nog twee vluchtwegen:</w:t>
      </w:r>
    </w:p>
    <w:p w14:paraId="14DD27C2" w14:textId="77777777" w:rsidR="00EE42E2" w:rsidRDefault="00EE42E2" w:rsidP="006F3923">
      <w:pPr>
        <w:pStyle w:val="03aText"/>
        <w:widowControl/>
        <w:rPr>
          <w:noProof/>
          <w:lang w:val="nl-BE"/>
        </w:rPr>
      </w:pPr>
    </w:p>
    <w:p w14:paraId="034AF155" w14:textId="77777777" w:rsidR="006F3923" w:rsidRPr="00EE0341" w:rsidRDefault="006F3923" w:rsidP="006F3923">
      <w:pPr>
        <w:pStyle w:val="03aText"/>
        <w:widowControl/>
        <w:rPr>
          <w:noProof/>
          <w:lang w:val="nl-BE"/>
        </w:rPr>
      </w:pPr>
      <w:r>
        <w:rPr>
          <w:b/>
          <w:i/>
          <w:noProof/>
          <w:lang w:val="nl-BE"/>
        </w:rPr>
        <w:t>Variant A</w:t>
      </w:r>
    </w:p>
    <w:p w14:paraId="6D18F1AA" w14:textId="77777777" w:rsidR="006F3923" w:rsidRDefault="006F3923" w:rsidP="006F3923">
      <w:pPr>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De3</w:t>
      </w:r>
    </w:p>
    <w:p w14:paraId="70FBF1E8" w14:textId="77777777" w:rsidR="006F3923" w:rsidRDefault="006F3923" w:rsidP="006F3923">
      <w:pPr>
        <w:rPr>
          <w:rFonts w:cs="Arial"/>
          <w:b/>
          <w:sz w:val="20"/>
          <w:szCs w:val="20"/>
          <w:lang w:val="nl-BE"/>
        </w:rPr>
      </w:pPr>
      <w:r>
        <w:rPr>
          <w:rFonts w:cs="Arial"/>
          <w:b/>
          <w:sz w:val="20"/>
          <w:szCs w:val="20"/>
          <w:lang w:val="nl-BE"/>
        </w:rPr>
        <w:tab/>
        <w:t>5.Lh5+</w:t>
      </w:r>
      <w:r>
        <w:rPr>
          <w:rFonts w:cs="Arial"/>
          <w:b/>
          <w:sz w:val="20"/>
          <w:szCs w:val="20"/>
          <w:lang w:val="nl-BE"/>
        </w:rPr>
        <w:tab/>
      </w:r>
      <w:r>
        <w:rPr>
          <w:rFonts w:cs="Arial"/>
          <w:b/>
          <w:sz w:val="20"/>
          <w:szCs w:val="20"/>
          <w:lang w:val="nl-BE"/>
        </w:rPr>
        <w:tab/>
        <w:t>Kxe7</w:t>
      </w:r>
    </w:p>
    <w:p w14:paraId="0C7C3876" w14:textId="77777777" w:rsidR="006F3923" w:rsidRDefault="006F3923" w:rsidP="006F3923">
      <w:pPr>
        <w:rPr>
          <w:rFonts w:cs="Arial"/>
          <w:b/>
          <w:sz w:val="20"/>
          <w:szCs w:val="20"/>
          <w:lang w:val="nl-BE"/>
        </w:rPr>
      </w:pPr>
      <w:r>
        <w:rPr>
          <w:rFonts w:cs="Arial"/>
          <w:b/>
          <w:sz w:val="20"/>
          <w:szCs w:val="20"/>
          <w:lang w:val="nl-BE"/>
        </w:rPr>
        <w:tab/>
        <w:t>6.Te2</w:t>
      </w:r>
      <w:r>
        <w:rPr>
          <w:rFonts w:cs="Arial"/>
          <w:b/>
          <w:sz w:val="20"/>
          <w:szCs w:val="20"/>
          <w:lang w:val="nl-BE"/>
        </w:rPr>
        <w:tab/>
      </w:r>
      <w:r>
        <w:rPr>
          <w:rFonts w:cs="Arial"/>
          <w:b/>
          <w:sz w:val="20"/>
          <w:szCs w:val="20"/>
          <w:lang w:val="nl-BE"/>
        </w:rPr>
        <w:tab/>
        <w:t>Dxe2</w:t>
      </w:r>
    </w:p>
    <w:p w14:paraId="148EBEFE" w14:textId="77777777" w:rsidR="006F3923" w:rsidRDefault="006F3923" w:rsidP="006F3923">
      <w:pPr>
        <w:rPr>
          <w:rFonts w:cs="Arial"/>
          <w:b/>
          <w:sz w:val="20"/>
          <w:szCs w:val="20"/>
          <w:lang w:val="nl-BE"/>
        </w:rPr>
      </w:pPr>
      <w:r>
        <w:rPr>
          <w:rFonts w:cs="Arial"/>
          <w:b/>
          <w:sz w:val="20"/>
          <w:szCs w:val="20"/>
          <w:lang w:val="nl-BE"/>
        </w:rPr>
        <w:tab/>
        <w:t xml:space="preserve">7.Lxe2, </w:t>
      </w:r>
    </w:p>
    <w:p w14:paraId="4341CB9F" w14:textId="77777777" w:rsidR="006F3923" w:rsidRDefault="009807A3" w:rsidP="006F3923">
      <w:pPr>
        <w:pStyle w:val="03aText"/>
        <w:widowControl/>
        <w:rPr>
          <w:noProof/>
          <w:lang w:val="nl-BE"/>
        </w:rPr>
      </w:pPr>
      <w:r>
        <w:rPr>
          <w:noProof/>
          <w:lang w:val="nl-BE"/>
        </w:rPr>
        <w:t>M</w:t>
      </w:r>
      <w:r w:rsidR="006F3923">
        <w:rPr>
          <w:noProof/>
          <w:lang w:val="nl-BE"/>
        </w:rPr>
        <w:t>et remise.</w:t>
      </w:r>
    </w:p>
    <w:p w14:paraId="4E2D7930" w14:textId="77777777" w:rsidR="006F3923" w:rsidRDefault="006F3923" w:rsidP="006F3923">
      <w:pPr>
        <w:pStyle w:val="03aText"/>
        <w:widowControl/>
        <w:rPr>
          <w:noProof/>
          <w:lang w:val="nl-BE"/>
        </w:rPr>
      </w:pPr>
    </w:p>
    <w:p w14:paraId="418F0BE4" w14:textId="77777777" w:rsidR="00EE0341" w:rsidRDefault="00EE0341" w:rsidP="006F3923">
      <w:pPr>
        <w:pStyle w:val="03aText"/>
        <w:widowControl/>
        <w:rPr>
          <w:b/>
          <w:i/>
          <w:lang w:val="nl-BE"/>
        </w:rPr>
      </w:pPr>
    </w:p>
    <w:p w14:paraId="27C8016C" w14:textId="77777777" w:rsidR="00EE0341" w:rsidRDefault="00EE0341" w:rsidP="006F3923">
      <w:pPr>
        <w:pStyle w:val="03aText"/>
        <w:widowControl/>
        <w:rPr>
          <w:b/>
          <w:i/>
          <w:lang w:val="nl-BE"/>
        </w:rPr>
      </w:pPr>
    </w:p>
    <w:p w14:paraId="3EEB4CAC" w14:textId="77777777" w:rsidR="00EE0341" w:rsidRDefault="00EE0341" w:rsidP="006F3923">
      <w:pPr>
        <w:pStyle w:val="03aText"/>
        <w:widowControl/>
        <w:rPr>
          <w:b/>
          <w:i/>
          <w:lang w:val="nl-BE"/>
        </w:rPr>
      </w:pPr>
    </w:p>
    <w:p w14:paraId="63E9446A" w14:textId="77777777" w:rsidR="00EE0341" w:rsidRDefault="00EE0341" w:rsidP="006F3923">
      <w:pPr>
        <w:pStyle w:val="03aText"/>
        <w:widowControl/>
        <w:rPr>
          <w:b/>
          <w:i/>
          <w:lang w:val="nl-BE"/>
        </w:rPr>
      </w:pPr>
    </w:p>
    <w:p w14:paraId="06F27FDC" w14:textId="77777777" w:rsidR="00EE0341" w:rsidRDefault="00EE0341" w:rsidP="006F3923">
      <w:pPr>
        <w:pStyle w:val="03aText"/>
        <w:widowControl/>
        <w:rPr>
          <w:b/>
          <w:i/>
          <w:lang w:val="nl-BE"/>
        </w:rPr>
      </w:pPr>
    </w:p>
    <w:p w14:paraId="201FDD3C" w14:textId="77777777" w:rsidR="00EE0341" w:rsidRDefault="00EE0341" w:rsidP="006F3923">
      <w:pPr>
        <w:pStyle w:val="03aText"/>
        <w:widowControl/>
        <w:rPr>
          <w:b/>
          <w:i/>
          <w:lang w:val="nl-BE"/>
        </w:rPr>
      </w:pPr>
    </w:p>
    <w:p w14:paraId="01771720" w14:textId="77777777" w:rsidR="00EE0341" w:rsidRDefault="00EE0341" w:rsidP="006F3923">
      <w:pPr>
        <w:pStyle w:val="03aText"/>
        <w:widowControl/>
        <w:rPr>
          <w:b/>
          <w:i/>
          <w:lang w:val="nl-BE"/>
        </w:rPr>
      </w:pPr>
    </w:p>
    <w:p w14:paraId="50BECF4F" w14:textId="77777777" w:rsidR="00EE0341" w:rsidRDefault="00EE0341" w:rsidP="006F3923">
      <w:pPr>
        <w:pStyle w:val="03aText"/>
        <w:widowControl/>
        <w:rPr>
          <w:b/>
          <w:i/>
          <w:lang w:val="nl-BE"/>
        </w:rPr>
      </w:pPr>
    </w:p>
    <w:p w14:paraId="4323FBBE" w14:textId="77777777" w:rsidR="00EE0341" w:rsidRDefault="00EE0341" w:rsidP="006F3923">
      <w:pPr>
        <w:pStyle w:val="03aText"/>
        <w:widowControl/>
        <w:rPr>
          <w:b/>
          <w:i/>
          <w:lang w:val="nl-BE"/>
        </w:rPr>
      </w:pPr>
    </w:p>
    <w:p w14:paraId="567D787F" w14:textId="77777777" w:rsidR="00EE0341" w:rsidRDefault="00EE0341" w:rsidP="006F3923">
      <w:pPr>
        <w:pStyle w:val="03aText"/>
        <w:widowControl/>
        <w:rPr>
          <w:b/>
          <w:i/>
          <w:lang w:val="nl-BE"/>
        </w:rPr>
      </w:pPr>
    </w:p>
    <w:p w14:paraId="26847D20" w14:textId="77777777" w:rsidR="00B82B63" w:rsidRDefault="00B82B63" w:rsidP="006F3923">
      <w:pPr>
        <w:pStyle w:val="03aText"/>
        <w:widowControl/>
        <w:rPr>
          <w:b/>
          <w:i/>
          <w:lang w:val="nl-BE"/>
        </w:rPr>
      </w:pPr>
    </w:p>
    <w:p w14:paraId="43C0F810" w14:textId="77777777" w:rsidR="006F3923" w:rsidRDefault="006F3923" w:rsidP="006F3923">
      <w:pPr>
        <w:pStyle w:val="03aText"/>
        <w:widowControl/>
        <w:rPr>
          <w:noProof/>
          <w:lang w:val="nl-BE"/>
        </w:rPr>
      </w:pPr>
      <w:r>
        <w:rPr>
          <w:b/>
          <w:i/>
          <w:lang w:val="nl-BE"/>
        </w:rPr>
        <w:t>Variant B</w:t>
      </w:r>
    </w:p>
    <w:p w14:paraId="5CF94392" w14:textId="77777777" w:rsidR="006F3923" w:rsidRDefault="006F3923" w:rsidP="006F3923">
      <w:pPr>
        <w:rPr>
          <w:rFonts w:cs="Arial"/>
          <w:b/>
          <w:sz w:val="20"/>
          <w:szCs w:val="20"/>
          <w:lang w:val="nl-BE"/>
        </w:rPr>
      </w:pPr>
      <w:r>
        <w:rPr>
          <w:rFonts w:cs="Arial"/>
          <w:noProof/>
          <w:color w:val="000000"/>
          <w:sz w:val="20"/>
          <w:szCs w:val="20"/>
          <w:lang w:val="nl-BE"/>
        </w:rPr>
        <w:tab/>
      </w:r>
      <w:r>
        <w:rPr>
          <w:rFonts w:cs="Arial"/>
          <w:b/>
          <w:sz w:val="20"/>
          <w:szCs w:val="20"/>
          <w:lang w:val="nl-BE"/>
        </w:rPr>
        <w:t>4...</w:t>
      </w:r>
      <w:r>
        <w:rPr>
          <w:rFonts w:cs="Arial"/>
          <w:b/>
          <w:sz w:val="20"/>
          <w:szCs w:val="20"/>
          <w:lang w:val="nl-BE"/>
        </w:rPr>
        <w:tab/>
      </w:r>
      <w:r>
        <w:rPr>
          <w:rFonts w:cs="Arial"/>
          <w:b/>
          <w:sz w:val="20"/>
          <w:szCs w:val="20"/>
          <w:lang w:val="nl-BE"/>
        </w:rPr>
        <w:tab/>
        <w:t>Dh1</w:t>
      </w:r>
    </w:p>
    <w:p w14:paraId="61A215FF" w14:textId="77777777" w:rsidR="006F3923" w:rsidRDefault="006F3923" w:rsidP="006F3923">
      <w:pPr>
        <w:rPr>
          <w:rFonts w:cs="Arial"/>
          <w:b/>
          <w:sz w:val="20"/>
          <w:szCs w:val="20"/>
          <w:lang w:val="nl-BE"/>
        </w:rPr>
      </w:pPr>
      <w:r>
        <w:rPr>
          <w:rFonts w:cs="Arial"/>
          <w:b/>
          <w:sz w:val="20"/>
          <w:szCs w:val="20"/>
          <w:lang w:val="nl-BE"/>
        </w:rPr>
        <w:tab/>
        <w:t>5.Lc6+</w:t>
      </w:r>
      <w:r>
        <w:rPr>
          <w:rFonts w:cs="Arial"/>
          <w:b/>
          <w:sz w:val="20"/>
          <w:szCs w:val="20"/>
          <w:lang w:val="nl-BE"/>
        </w:rPr>
        <w:tab/>
      </w:r>
      <w:r>
        <w:rPr>
          <w:rFonts w:cs="Arial"/>
          <w:b/>
          <w:sz w:val="20"/>
          <w:szCs w:val="20"/>
          <w:lang w:val="nl-BE"/>
        </w:rPr>
        <w:tab/>
        <w:t>Kxe7</w:t>
      </w:r>
    </w:p>
    <w:p w14:paraId="2232CF4D" w14:textId="77777777" w:rsidR="006F3923" w:rsidRDefault="006F3923" w:rsidP="006F3923">
      <w:pPr>
        <w:rPr>
          <w:rFonts w:cs="Arial"/>
          <w:b/>
          <w:sz w:val="20"/>
          <w:szCs w:val="20"/>
          <w:lang w:val="nl-BE"/>
        </w:rPr>
      </w:pPr>
      <w:r>
        <w:rPr>
          <w:rFonts w:cs="Arial"/>
          <w:b/>
          <w:sz w:val="20"/>
          <w:szCs w:val="20"/>
          <w:lang w:val="nl-BE"/>
        </w:rPr>
        <w:tab/>
        <w:t>6.Te2+</w:t>
      </w:r>
      <w:r>
        <w:rPr>
          <w:rFonts w:cs="Arial"/>
          <w:b/>
          <w:sz w:val="20"/>
          <w:szCs w:val="20"/>
          <w:lang w:val="nl-BE"/>
        </w:rPr>
        <w:tab/>
      </w:r>
      <w:r>
        <w:rPr>
          <w:rFonts w:cs="Arial"/>
          <w:b/>
          <w:sz w:val="20"/>
          <w:szCs w:val="20"/>
          <w:lang w:val="nl-BE"/>
        </w:rPr>
        <w:tab/>
        <w:t>K~</w:t>
      </w:r>
    </w:p>
    <w:p w14:paraId="12477386" w14:textId="77777777" w:rsidR="006F3923" w:rsidRPr="00ED1153" w:rsidRDefault="006F3923" w:rsidP="006F3923">
      <w:pPr>
        <w:rPr>
          <w:rFonts w:cs="Arial"/>
          <w:b/>
          <w:sz w:val="20"/>
          <w:szCs w:val="20"/>
          <w:lang w:val="en-GB"/>
        </w:rPr>
      </w:pPr>
      <w:r>
        <w:rPr>
          <w:rFonts w:cs="Arial"/>
          <w:b/>
          <w:sz w:val="20"/>
          <w:szCs w:val="20"/>
          <w:lang w:val="nl-BE"/>
        </w:rPr>
        <w:tab/>
      </w:r>
      <w:r w:rsidRPr="00ED1153">
        <w:rPr>
          <w:rFonts w:cs="Arial"/>
          <w:b/>
          <w:sz w:val="20"/>
          <w:szCs w:val="20"/>
          <w:lang w:val="en-GB"/>
        </w:rPr>
        <w:t>7.Lxh1</w:t>
      </w:r>
    </w:p>
    <w:p w14:paraId="5A279825" w14:textId="77777777" w:rsidR="006F3923" w:rsidRDefault="006F3923" w:rsidP="006F3923">
      <w:pPr>
        <w:jc w:val="both"/>
        <w:rPr>
          <w:rFonts w:cs="Arial"/>
          <w:sz w:val="20"/>
          <w:szCs w:val="20"/>
          <w:lang w:val="en-GB"/>
        </w:rPr>
      </w:pPr>
      <w:r w:rsidRPr="00ED1153">
        <w:rPr>
          <w:rFonts w:cs="Arial"/>
          <w:sz w:val="20"/>
          <w:szCs w:val="20"/>
          <w:lang w:val="en-GB"/>
        </w:rPr>
        <w:t>Ook met remis</w:t>
      </w:r>
      <w:r>
        <w:rPr>
          <w:rFonts w:cs="Arial"/>
          <w:sz w:val="20"/>
          <w:szCs w:val="20"/>
          <w:lang w:val="en-GB"/>
        </w:rPr>
        <w:t>e.</w:t>
      </w:r>
    </w:p>
    <w:p w14:paraId="3C04B3AF" w14:textId="77777777" w:rsidR="006F3923" w:rsidRDefault="006F3923" w:rsidP="006F3923">
      <w:pPr>
        <w:jc w:val="both"/>
        <w:rPr>
          <w:rFonts w:cs="Arial"/>
          <w:sz w:val="20"/>
          <w:szCs w:val="20"/>
          <w:lang w:val="en-GB"/>
        </w:rPr>
      </w:pPr>
    </w:p>
    <w:p w14:paraId="1B6E1E2A" w14:textId="77777777" w:rsidR="006F3923" w:rsidRDefault="006F3923" w:rsidP="006F3923">
      <w:pPr>
        <w:jc w:val="both"/>
        <w:rPr>
          <w:rFonts w:cs="Arial"/>
          <w:sz w:val="20"/>
          <w:szCs w:val="20"/>
          <w:lang w:val="en-GB"/>
        </w:rPr>
      </w:pPr>
      <w:r w:rsidRPr="00C40DCD">
        <w:rPr>
          <w:rFonts w:cs="Arial"/>
          <w:sz w:val="20"/>
          <w:szCs w:val="20"/>
        </w:rPr>
        <w:t>Het commentaar van de jarige componist luid</w:t>
      </w:r>
      <w:r w:rsidRPr="00C40DCD">
        <w:rPr>
          <w:rFonts w:cs="Arial"/>
          <w:sz w:val="20"/>
          <w:szCs w:val="20"/>
        </w:rPr>
        <w:softHyphen/>
        <w:t xml:space="preserve">de: </w:t>
      </w:r>
      <w:r w:rsidRPr="00C40DCD">
        <w:rPr>
          <w:rFonts w:cs="Arial"/>
          <w:i/>
          <w:sz w:val="20"/>
          <w:szCs w:val="20"/>
        </w:rPr>
        <w:t>“Here White can</w:t>
      </w:r>
      <w:r>
        <w:rPr>
          <w:rFonts w:cs="Arial"/>
          <w:i/>
          <w:sz w:val="20"/>
          <w:szCs w:val="20"/>
          <w:lang w:val="en-GB"/>
        </w:rPr>
        <w:t>not prevent queening, but using a pawn he succesfully traps the new queen.”</w:t>
      </w:r>
    </w:p>
    <w:p w14:paraId="6A87DFB6" w14:textId="77777777" w:rsidR="006F3923" w:rsidRDefault="006F3923" w:rsidP="006F3923">
      <w:pPr>
        <w:jc w:val="both"/>
        <w:rPr>
          <w:lang w:val="en-GB"/>
        </w:rPr>
      </w:pPr>
    </w:p>
    <w:p w14:paraId="799E3AA1" w14:textId="77777777" w:rsidR="006F3923" w:rsidRDefault="006F3923" w:rsidP="000E3AB8">
      <w:pPr>
        <w:jc w:val="center"/>
        <w:rPr>
          <w:rFonts w:cs="Arial"/>
          <w:b/>
          <w:sz w:val="20"/>
          <w:szCs w:val="20"/>
          <w:lang w:val="nl-BE"/>
        </w:rPr>
      </w:pPr>
      <w:r w:rsidRPr="006D1C71">
        <w:rPr>
          <w:noProof/>
          <w:lang w:val="nl-BE"/>
        </w:rPr>
        <w:br w:type="page"/>
      </w:r>
      <w:r w:rsidR="0092709B">
        <w:rPr>
          <w:rFonts w:cs="Arial"/>
          <w:b/>
          <w:sz w:val="20"/>
          <w:szCs w:val="20"/>
          <w:lang w:val="nl-BE"/>
        </w:rPr>
        <w:lastRenderedPageBreak/>
        <w:t xml:space="preserve">- </w:t>
      </w:r>
      <w:r w:rsidR="000734DE">
        <w:rPr>
          <w:rFonts w:cs="Arial"/>
          <w:b/>
          <w:sz w:val="20"/>
          <w:szCs w:val="20"/>
          <w:lang w:val="nl-BE"/>
        </w:rPr>
        <w:t>28</w:t>
      </w:r>
      <w:r w:rsidR="00D3688E">
        <w:rPr>
          <w:rFonts w:cs="Arial"/>
          <w:b/>
          <w:sz w:val="20"/>
          <w:szCs w:val="20"/>
          <w:lang w:val="nl-BE"/>
        </w:rPr>
        <w:t>6</w:t>
      </w:r>
      <w:r>
        <w:rPr>
          <w:rFonts w:cs="Arial"/>
          <w:b/>
          <w:sz w:val="20"/>
          <w:szCs w:val="20"/>
          <w:lang w:val="nl-BE"/>
        </w:rPr>
        <w:t xml:space="preserve"> -</w:t>
      </w:r>
    </w:p>
    <w:p w14:paraId="463C39CF" w14:textId="77777777" w:rsidR="006F3923" w:rsidRDefault="006F3923" w:rsidP="006F3923">
      <w:pPr>
        <w:spacing w:line="190" w:lineRule="exact"/>
        <w:jc w:val="center"/>
        <w:rPr>
          <w:rFonts w:cs="Arial"/>
          <w:sz w:val="20"/>
          <w:szCs w:val="20"/>
          <w:lang w:val="nl-BE"/>
        </w:rPr>
      </w:pPr>
    </w:p>
    <w:p w14:paraId="0F8295D7" w14:textId="77777777" w:rsidR="006F3923" w:rsidRDefault="006F3923" w:rsidP="006F3923">
      <w:pPr>
        <w:spacing w:line="190" w:lineRule="exact"/>
        <w:jc w:val="center"/>
        <w:rPr>
          <w:rFonts w:cs="Arial"/>
          <w:sz w:val="20"/>
          <w:szCs w:val="20"/>
          <w:lang w:val="nl-BE"/>
        </w:rPr>
      </w:pPr>
      <w:r>
        <w:rPr>
          <w:rFonts w:cs="Arial"/>
          <w:i/>
          <w:sz w:val="20"/>
          <w:szCs w:val="20"/>
          <w:lang w:val="nl-BE"/>
        </w:rPr>
        <w:t>Probleemblad,</w:t>
      </w:r>
      <w:r>
        <w:rPr>
          <w:rFonts w:cs="Arial"/>
          <w:sz w:val="20"/>
          <w:szCs w:val="20"/>
          <w:lang w:val="nl-BE"/>
        </w:rPr>
        <w:t xml:space="preserve"> 2005</w:t>
      </w:r>
    </w:p>
    <w:p w14:paraId="1FBB1234" w14:textId="77777777" w:rsidR="006F3923" w:rsidRDefault="006F3923" w:rsidP="006F3923">
      <w:pPr>
        <w:spacing w:line="190" w:lineRule="exact"/>
        <w:jc w:val="center"/>
        <w:rPr>
          <w:rFonts w:cs="Arial"/>
          <w:sz w:val="20"/>
          <w:szCs w:val="20"/>
          <w:lang w:val="nl-BE"/>
        </w:rPr>
      </w:pPr>
    </w:p>
    <w:p w14:paraId="66B61819" w14:textId="77777777" w:rsidR="006F3923" w:rsidRDefault="00990285" w:rsidP="006F3923">
      <w:pPr>
        <w:rPr>
          <w:rFonts w:cs="Arial"/>
          <w:sz w:val="20"/>
          <w:szCs w:val="20"/>
          <w:lang w:val="nl-BE"/>
        </w:rPr>
      </w:pPr>
      <w:r>
        <w:object w:dxaOrig="1440" w:dyaOrig="1440" w14:anchorId="2B8E421A">
          <v:shape id="_x0000_s1366" type="#_x0000_t75" style="position:absolute;margin-left:0;margin-top:0;width:151.5pt;height:152.25pt;z-index:251687936;mso-position-horizontal:center">
            <v:imagedata r:id="rId568" o:title=""/>
            <w10:wrap type="square"/>
          </v:shape>
          <o:OLEObject Type="Embed" ProgID="CorelDRAW.Graphic.12" ShapeID="_x0000_s1366" DrawAspect="Content" ObjectID="_1587467749" r:id="rId569"/>
        </w:object>
      </w:r>
    </w:p>
    <w:p w14:paraId="72C774A9" w14:textId="77777777" w:rsidR="00C63C57" w:rsidRPr="00C63C57" w:rsidRDefault="006F3923" w:rsidP="00C63C57">
      <w:pPr>
        <w:rPr>
          <w:rFonts w:cs="Arial"/>
          <w:sz w:val="20"/>
          <w:szCs w:val="20"/>
          <w:lang w:val="nl-BE"/>
        </w:rPr>
      </w:pPr>
      <w:r>
        <w:rPr>
          <w:rFonts w:cs="Arial"/>
          <w:b/>
          <w:lang w:val="nl-BE"/>
        </w:rPr>
        <w:t>+</w:t>
      </w:r>
      <w:r>
        <w:rPr>
          <w:rFonts w:cs="Arial"/>
          <w:sz w:val="20"/>
          <w:szCs w:val="20"/>
          <w:lang w:val="nl-BE"/>
        </w:rPr>
        <w:t xml:space="preserve">                 </w:t>
      </w:r>
      <w:r w:rsidR="00C63C57">
        <w:rPr>
          <w:rFonts w:cs="Arial"/>
          <w:sz w:val="20"/>
          <w:szCs w:val="20"/>
          <w:lang w:val="nl-BE"/>
        </w:rPr>
        <w:t xml:space="preserve">             0130.15 c5d</w:t>
      </w:r>
      <w:r w:rsidR="00C20813">
        <w:rPr>
          <w:rFonts w:cs="Arial"/>
          <w:sz w:val="20"/>
          <w:szCs w:val="20"/>
          <w:lang w:val="nl-BE"/>
        </w:rPr>
        <w:t>8</w:t>
      </w:r>
    </w:p>
    <w:p w14:paraId="68D361B7" w14:textId="77777777" w:rsidR="00C63C57" w:rsidRPr="00C63C57" w:rsidRDefault="00C63C57" w:rsidP="00C63C57">
      <w:pPr>
        <w:jc w:val="both"/>
        <w:rPr>
          <w:rFonts w:cs="Arial"/>
          <w:i/>
          <w:sz w:val="20"/>
          <w:szCs w:val="20"/>
          <w:lang w:val="nl-BE"/>
        </w:rPr>
      </w:pPr>
    </w:p>
    <w:p w14:paraId="1058A018" w14:textId="77777777" w:rsidR="00C63C57" w:rsidRPr="000E3AB8" w:rsidRDefault="006F3923" w:rsidP="000E3AB8">
      <w:pPr>
        <w:ind w:firstLine="708"/>
        <w:rPr>
          <w:rFonts w:cs="Arial"/>
          <w:b/>
          <w:sz w:val="20"/>
          <w:szCs w:val="20"/>
          <w:lang w:val="nl-BE"/>
        </w:rPr>
      </w:pPr>
      <w:r>
        <w:rPr>
          <w:rFonts w:cs="Arial"/>
          <w:b/>
          <w:sz w:val="20"/>
          <w:szCs w:val="20"/>
          <w:lang w:val="nl-BE"/>
        </w:rPr>
        <w:t>1.b6</w:t>
      </w:r>
    </w:p>
    <w:p w14:paraId="330280CD" w14:textId="77777777" w:rsidR="006F3923" w:rsidRDefault="006F3923" w:rsidP="006F3923">
      <w:pPr>
        <w:tabs>
          <w:tab w:val="left" w:pos="6601"/>
          <w:tab w:val="left" w:pos="6997"/>
          <w:tab w:val="left" w:pos="7701"/>
          <w:tab w:val="left" w:pos="8399"/>
        </w:tabs>
        <w:jc w:val="both"/>
        <w:rPr>
          <w:rFonts w:cs="Arial"/>
          <w:b/>
          <w:bCs/>
          <w:noProof/>
          <w:color w:val="000000"/>
          <w:sz w:val="20"/>
          <w:szCs w:val="20"/>
          <w:lang w:val="nl-BE"/>
        </w:rPr>
      </w:pPr>
      <w:r>
        <w:rPr>
          <w:rFonts w:cs="Arial"/>
          <w:noProof/>
          <w:color w:val="000000"/>
          <w:sz w:val="20"/>
          <w:szCs w:val="20"/>
          <w:lang w:val="nl-BE"/>
        </w:rPr>
        <w:t>Want 1.Kd6? faalt op 1…Lb4 2.Kc6 e2 3.Th8+ Ke7 4.b6 e1D 5.b7 Ld6 en winst is uitgesloten.</w:t>
      </w:r>
    </w:p>
    <w:p w14:paraId="02140847"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Lc3</w:t>
      </w:r>
    </w:p>
    <w:p w14:paraId="558E2A10" w14:textId="77777777" w:rsidR="006F3923" w:rsidRDefault="001634CD" w:rsidP="006F3923">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Fout is</w:t>
      </w:r>
      <w:r w:rsidR="006F3923">
        <w:rPr>
          <w:rFonts w:cs="Arial"/>
          <w:noProof/>
          <w:color w:val="000000"/>
          <w:sz w:val="20"/>
          <w:szCs w:val="20"/>
          <w:lang w:val="nl-BE"/>
        </w:rPr>
        <w:t xml:space="preserve"> </w:t>
      </w:r>
    </w:p>
    <w:p w14:paraId="49F09057" w14:textId="77777777" w:rsidR="006F3923" w:rsidRDefault="006F3923" w:rsidP="00586E21">
      <w:pPr>
        <w:numPr>
          <w:ilvl w:val="0"/>
          <w:numId w:val="160"/>
        </w:num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1…La5</w:t>
      </w:r>
      <w:r w:rsidR="00C0487E">
        <w:rPr>
          <w:rFonts w:cs="Arial"/>
          <w:noProof/>
          <w:color w:val="000000"/>
          <w:sz w:val="20"/>
          <w:szCs w:val="20"/>
          <w:lang w:val="nl-BE"/>
        </w:rPr>
        <w:t>?</w:t>
      </w:r>
      <w:r>
        <w:rPr>
          <w:rFonts w:cs="Arial"/>
          <w:noProof/>
          <w:color w:val="000000"/>
          <w:sz w:val="20"/>
          <w:szCs w:val="20"/>
          <w:lang w:val="nl-BE"/>
        </w:rPr>
        <w:t xml:space="preserve"> 2.b7 Lc7 3.Kc6 Le5 </w:t>
      </w:r>
      <w:r>
        <w:rPr>
          <w:rFonts w:cs="Arial"/>
          <w:i/>
          <w:iCs/>
          <w:noProof/>
          <w:color w:val="000000"/>
          <w:sz w:val="20"/>
          <w:szCs w:val="20"/>
          <w:lang w:val="nl-BE"/>
        </w:rPr>
        <w:t>(3…Lb8</w:t>
      </w:r>
      <w:r>
        <w:rPr>
          <w:rFonts w:cs="Arial"/>
          <w:noProof/>
          <w:color w:val="000000"/>
          <w:sz w:val="20"/>
          <w:szCs w:val="20"/>
          <w:lang w:val="nl-BE"/>
        </w:rPr>
        <w:t xml:space="preserve"> </w:t>
      </w:r>
      <w:r>
        <w:rPr>
          <w:rFonts w:cs="Arial"/>
          <w:i/>
          <w:iCs/>
          <w:noProof/>
          <w:color w:val="000000"/>
          <w:sz w:val="20"/>
          <w:szCs w:val="20"/>
          <w:lang w:val="nl-BE"/>
        </w:rPr>
        <w:t xml:space="preserve">4.Th8+ Ke7 5.Txb8 e2 6.Te8+ Kxe8 7.b8D Kf7 8.Da7+ K~ 9.Df2, en wit wint.) </w:t>
      </w:r>
      <w:r>
        <w:rPr>
          <w:rFonts w:cs="Arial"/>
          <w:noProof/>
          <w:color w:val="000000"/>
          <w:sz w:val="20"/>
          <w:szCs w:val="20"/>
          <w:lang w:val="nl-BE"/>
        </w:rPr>
        <w:t xml:space="preserve">4.Td7+ Ke8 5.Td6 Lxd6 </w:t>
      </w:r>
      <w:r>
        <w:rPr>
          <w:rFonts w:cs="Arial"/>
          <w:i/>
          <w:iCs/>
          <w:noProof/>
          <w:color w:val="000000"/>
          <w:sz w:val="20"/>
          <w:szCs w:val="20"/>
          <w:lang w:val="nl-BE"/>
        </w:rPr>
        <w:t xml:space="preserve">(5…e2 6.b8D+ Kf7 7.Td7+ Kg6 8.Dg8+ Kh5 9.Th7+ en mat.) </w:t>
      </w:r>
      <w:r>
        <w:rPr>
          <w:rFonts w:cs="Arial"/>
          <w:noProof/>
          <w:color w:val="000000"/>
          <w:sz w:val="20"/>
          <w:szCs w:val="20"/>
          <w:lang w:val="nl-BE"/>
        </w:rPr>
        <w:t>6.Kxd6 e2 7.b8D+ Kf7 8.Db7+ Kg6 9</w:t>
      </w:r>
      <w:r w:rsidR="001634CD">
        <w:rPr>
          <w:rFonts w:cs="Arial"/>
          <w:noProof/>
          <w:color w:val="000000"/>
          <w:sz w:val="20"/>
          <w:szCs w:val="20"/>
          <w:lang w:val="nl-BE"/>
        </w:rPr>
        <w:t xml:space="preserve">.Dg2+ Kh6 10.Dxe2, enzovoort.  </w:t>
      </w:r>
      <w:r>
        <w:rPr>
          <w:rFonts w:cs="Arial"/>
          <w:noProof/>
          <w:color w:val="000000"/>
          <w:sz w:val="20"/>
          <w:szCs w:val="20"/>
          <w:lang w:val="nl-BE"/>
        </w:rPr>
        <w:t>:</w:t>
      </w:r>
    </w:p>
    <w:p w14:paraId="2CDE32FF" w14:textId="77777777" w:rsidR="001634CD" w:rsidRDefault="006F3923" w:rsidP="00586E21">
      <w:pPr>
        <w:numPr>
          <w:ilvl w:val="0"/>
          <w:numId w:val="160"/>
        </w:num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1…Lb4+</w:t>
      </w:r>
      <w:r w:rsidR="00C0487E">
        <w:rPr>
          <w:rFonts w:cs="Arial"/>
          <w:noProof/>
          <w:color w:val="000000"/>
          <w:sz w:val="20"/>
          <w:szCs w:val="20"/>
          <w:lang w:val="nl-BE"/>
        </w:rPr>
        <w:t>?</w:t>
      </w:r>
      <w:r>
        <w:rPr>
          <w:rFonts w:cs="Arial"/>
          <w:noProof/>
          <w:color w:val="000000"/>
          <w:sz w:val="20"/>
          <w:szCs w:val="20"/>
          <w:lang w:val="nl-BE"/>
        </w:rPr>
        <w:t xml:space="preserve"> 2.Kc6 en nu 2…Lc3 3.Td7+ Ke8 </w:t>
      </w:r>
      <w:r>
        <w:rPr>
          <w:rFonts w:cs="Arial"/>
          <w:i/>
          <w:noProof/>
          <w:color w:val="000000"/>
          <w:sz w:val="20"/>
          <w:szCs w:val="20"/>
          <w:lang w:val="nl-BE"/>
        </w:rPr>
        <w:t>(3…Kc</w:t>
      </w:r>
      <w:r w:rsidR="005D35C9">
        <w:rPr>
          <w:rFonts w:cs="Arial"/>
          <w:i/>
          <w:noProof/>
          <w:color w:val="000000"/>
          <w:sz w:val="20"/>
          <w:szCs w:val="20"/>
          <w:lang w:val="nl-BE"/>
        </w:rPr>
        <w:t>8 4.b7+ Kb8 5.Td8+ Ka7 6.Ta8+</w:t>
      </w:r>
      <w:r>
        <w:rPr>
          <w:rFonts w:cs="Arial"/>
          <w:i/>
          <w:noProof/>
          <w:color w:val="000000"/>
          <w:sz w:val="20"/>
          <w:szCs w:val="20"/>
          <w:lang w:val="nl-BE"/>
        </w:rPr>
        <w:t xml:space="preserve"> mat) </w:t>
      </w:r>
      <w:r w:rsidR="005D35C9">
        <w:rPr>
          <w:rFonts w:cs="Arial"/>
          <w:noProof/>
          <w:color w:val="000000"/>
          <w:sz w:val="20"/>
          <w:szCs w:val="20"/>
          <w:lang w:val="nl-BE"/>
        </w:rPr>
        <w:t xml:space="preserve"> 4.b7 Le5 5.Td6, enzovoort.</w:t>
      </w:r>
    </w:p>
    <w:p w14:paraId="63572EDC" w14:textId="77777777" w:rsidR="006F3923" w:rsidRDefault="006F3923" w:rsidP="001634CD">
      <w:pPr>
        <w:tabs>
          <w:tab w:val="left" w:pos="6601"/>
          <w:tab w:val="left" w:pos="6997"/>
          <w:tab w:val="left" w:pos="7701"/>
          <w:tab w:val="left" w:pos="8399"/>
        </w:tabs>
        <w:jc w:val="both"/>
        <w:rPr>
          <w:rFonts w:cs="Arial"/>
          <w:noProof/>
          <w:color w:val="000000"/>
          <w:sz w:val="20"/>
          <w:szCs w:val="20"/>
          <w:lang w:val="nl-BE"/>
        </w:rPr>
      </w:pPr>
    </w:p>
    <w:p w14:paraId="22ADA00A" w14:textId="77777777" w:rsidR="00EE098F" w:rsidRDefault="00EE098F" w:rsidP="001634CD">
      <w:pPr>
        <w:tabs>
          <w:tab w:val="left" w:pos="6601"/>
          <w:tab w:val="left" w:pos="6997"/>
          <w:tab w:val="left" w:pos="7701"/>
          <w:tab w:val="left" w:pos="8399"/>
        </w:tabs>
        <w:jc w:val="both"/>
        <w:rPr>
          <w:rFonts w:cs="Arial"/>
          <w:noProof/>
          <w:color w:val="000000"/>
          <w:sz w:val="20"/>
          <w:szCs w:val="20"/>
          <w:lang w:val="nl-BE"/>
        </w:rPr>
      </w:pPr>
    </w:p>
    <w:p w14:paraId="79E16B9B" w14:textId="77777777" w:rsidR="00830936" w:rsidRDefault="00830936" w:rsidP="001634CD">
      <w:pPr>
        <w:tabs>
          <w:tab w:val="left" w:pos="6601"/>
          <w:tab w:val="left" w:pos="6997"/>
          <w:tab w:val="left" w:pos="7701"/>
          <w:tab w:val="left" w:pos="8399"/>
        </w:tabs>
        <w:jc w:val="both"/>
        <w:rPr>
          <w:rFonts w:cs="Arial"/>
          <w:noProof/>
          <w:color w:val="000000"/>
          <w:sz w:val="20"/>
          <w:szCs w:val="20"/>
          <w:lang w:val="nl-BE"/>
        </w:rPr>
      </w:pPr>
    </w:p>
    <w:p w14:paraId="57EA208E" w14:textId="77777777" w:rsidR="001634CD" w:rsidRDefault="001634CD" w:rsidP="001634CD">
      <w:pPr>
        <w:tabs>
          <w:tab w:val="left" w:pos="6601"/>
          <w:tab w:val="left" w:pos="6997"/>
          <w:tab w:val="left" w:pos="7701"/>
          <w:tab w:val="left" w:pos="8399"/>
        </w:tabs>
        <w:jc w:val="both"/>
        <w:rPr>
          <w:rFonts w:cs="Arial"/>
          <w:noProof/>
          <w:color w:val="000000"/>
          <w:sz w:val="20"/>
          <w:szCs w:val="20"/>
          <w:lang w:val="nl-BE"/>
        </w:rPr>
      </w:pPr>
    </w:p>
    <w:p w14:paraId="4BEFBC2E" w14:textId="77777777" w:rsidR="006F3923" w:rsidRDefault="006F3923" w:rsidP="00586E21">
      <w:pPr>
        <w:numPr>
          <w:ilvl w:val="0"/>
          <w:numId w:val="160"/>
        </w:num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1…e2</w:t>
      </w:r>
      <w:r w:rsidR="00C0487E">
        <w:rPr>
          <w:rFonts w:cs="Arial"/>
          <w:noProof/>
          <w:color w:val="000000"/>
          <w:sz w:val="20"/>
          <w:szCs w:val="20"/>
          <w:lang w:val="nl-BE"/>
        </w:rPr>
        <w:t>?</w:t>
      </w:r>
      <w:r>
        <w:rPr>
          <w:rFonts w:cs="Arial"/>
          <w:noProof/>
          <w:color w:val="000000"/>
          <w:sz w:val="20"/>
          <w:szCs w:val="20"/>
          <w:lang w:val="nl-BE"/>
        </w:rPr>
        <w:t xml:space="preserve"> op 2.b7 met 2…Le3+ 3.Kd6</w:t>
      </w:r>
      <w:r>
        <w:rPr>
          <w:rFonts w:cs="Arial"/>
          <w:i/>
          <w:noProof/>
          <w:color w:val="000000"/>
          <w:sz w:val="20"/>
          <w:szCs w:val="20"/>
          <w:lang w:val="nl-BE"/>
        </w:rPr>
        <w:t xml:space="preserve"> (met matdreiging op h8) </w:t>
      </w:r>
      <w:r>
        <w:rPr>
          <w:rFonts w:cs="Arial"/>
          <w:noProof/>
          <w:color w:val="000000"/>
          <w:sz w:val="20"/>
          <w:szCs w:val="20"/>
          <w:lang w:val="nl-BE"/>
        </w:rPr>
        <w:t xml:space="preserve">3…Lc5+ 4.Kxc5 e1D 5.b8D+ en mat, of hier 2…Lb4+ 3.Kc6 Ld6 4.Kxd6 e1D 5.b8D+ en mat. </w:t>
      </w:r>
    </w:p>
    <w:p w14:paraId="47130D52" w14:textId="77777777" w:rsidR="006F3923" w:rsidRPr="00EB7A30" w:rsidRDefault="006F3923" w:rsidP="006F3923">
      <w:pPr>
        <w:jc w:val="both"/>
        <w:rPr>
          <w:rFonts w:cs="Arial"/>
          <w:b/>
          <w:sz w:val="20"/>
          <w:szCs w:val="20"/>
          <w:lang w:val="en-GB"/>
        </w:rPr>
      </w:pPr>
      <w:r>
        <w:rPr>
          <w:rFonts w:cs="Arial"/>
          <w:b/>
          <w:sz w:val="20"/>
          <w:szCs w:val="20"/>
          <w:lang w:val="nl-BE"/>
        </w:rPr>
        <w:tab/>
      </w:r>
      <w:r w:rsidRPr="00EB7A30">
        <w:rPr>
          <w:rFonts w:cs="Arial"/>
          <w:b/>
          <w:sz w:val="20"/>
          <w:szCs w:val="20"/>
          <w:lang w:val="en-GB"/>
        </w:rPr>
        <w:t>2.Kd6</w:t>
      </w:r>
    </w:p>
    <w:p w14:paraId="40F2F01C" w14:textId="77777777" w:rsidR="006F3923" w:rsidRPr="006B07D6" w:rsidRDefault="006F3923" w:rsidP="006F3923">
      <w:pPr>
        <w:jc w:val="both"/>
        <w:rPr>
          <w:rFonts w:cs="Arial"/>
          <w:b/>
          <w:sz w:val="20"/>
          <w:szCs w:val="20"/>
          <w:lang w:val="en-GB"/>
        </w:rPr>
      </w:pPr>
      <w:r w:rsidRPr="00EB7A30">
        <w:rPr>
          <w:rFonts w:cs="Arial"/>
          <w:noProof/>
          <w:color w:val="000000"/>
          <w:sz w:val="20"/>
          <w:szCs w:val="20"/>
          <w:lang w:val="en-GB"/>
        </w:rPr>
        <w:t xml:space="preserve">2.b7? </w:t>
      </w:r>
      <w:r w:rsidRPr="006B07D6">
        <w:rPr>
          <w:rFonts w:cs="Arial"/>
          <w:noProof/>
          <w:color w:val="000000"/>
          <w:sz w:val="20"/>
          <w:szCs w:val="20"/>
          <w:lang w:val="en-GB"/>
        </w:rPr>
        <w:t>Le5.</w:t>
      </w:r>
      <w:r w:rsidR="00A31954" w:rsidRPr="006B07D6">
        <w:rPr>
          <w:rFonts w:cs="Arial"/>
          <w:noProof/>
          <w:color w:val="000000"/>
          <w:sz w:val="20"/>
          <w:szCs w:val="20"/>
          <w:lang w:val="en-GB"/>
        </w:rPr>
        <w:t xml:space="preserve">3.Th8+ Ke7 4.b8D Lxb8 5.Txb8 f3 6.Tb3 e2 7.Txe3+ Kf8 8.Kd4 f2 9.Txe2 f1D of hier 4.Th7+ Ke6 5.Th8 e2, en </w:t>
      </w:r>
      <w:r w:rsidRPr="006B07D6">
        <w:rPr>
          <w:rFonts w:cs="Arial"/>
          <w:noProof/>
          <w:color w:val="000000"/>
          <w:sz w:val="20"/>
          <w:szCs w:val="20"/>
          <w:lang w:val="en-GB"/>
        </w:rPr>
        <w:t xml:space="preserve">geen winst. </w:t>
      </w:r>
    </w:p>
    <w:p w14:paraId="42F23C89" w14:textId="77777777" w:rsidR="006F3923" w:rsidRDefault="006F3923" w:rsidP="006F3923">
      <w:pPr>
        <w:rPr>
          <w:rFonts w:cs="Arial"/>
          <w:b/>
          <w:sz w:val="20"/>
          <w:szCs w:val="20"/>
          <w:lang w:val="nl-BE"/>
        </w:rPr>
      </w:pPr>
      <w:r w:rsidRPr="006B07D6">
        <w:rPr>
          <w:rFonts w:cs="Arial"/>
          <w:b/>
          <w:sz w:val="20"/>
          <w:szCs w:val="20"/>
          <w:lang w:val="en-GB"/>
        </w:rPr>
        <w:tab/>
      </w:r>
      <w:r>
        <w:rPr>
          <w:rFonts w:cs="Arial"/>
          <w:b/>
          <w:sz w:val="20"/>
          <w:szCs w:val="20"/>
          <w:lang w:val="nl-BE"/>
        </w:rPr>
        <w:t>2…</w:t>
      </w:r>
      <w:r>
        <w:rPr>
          <w:rFonts w:cs="Arial"/>
          <w:b/>
          <w:sz w:val="20"/>
          <w:szCs w:val="20"/>
          <w:lang w:val="nl-BE"/>
        </w:rPr>
        <w:tab/>
      </w:r>
      <w:r>
        <w:rPr>
          <w:rFonts w:cs="Arial"/>
          <w:b/>
          <w:sz w:val="20"/>
          <w:szCs w:val="20"/>
          <w:lang w:val="nl-BE"/>
        </w:rPr>
        <w:tab/>
        <w:t>Le5+</w:t>
      </w:r>
    </w:p>
    <w:p w14:paraId="62092FDB" w14:textId="77777777" w:rsidR="006F3923" w:rsidRDefault="006F3923" w:rsidP="006F3923">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Weer niet goed is:</w:t>
      </w:r>
    </w:p>
    <w:p w14:paraId="157DC778" w14:textId="77777777" w:rsidR="00DF7F50" w:rsidRDefault="006F3923" w:rsidP="00586E21">
      <w:pPr>
        <w:numPr>
          <w:ilvl w:val="0"/>
          <w:numId w:val="161"/>
        </w:num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2…Ke8</w:t>
      </w:r>
      <w:r w:rsidR="00C0487E">
        <w:rPr>
          <w:rFonts w:cs="Arial"/>
          <w:noProof/>
          <w:color w:val="000000"/>
          <w:sz w:val="20"/>
          <w:szCs w:val="20"/>
          <w:lang w:val="nl-BE"/>
        </w:rPr>
        <w:t>?</w:t>
      </w:r>
      <w:r>
        <w:rPr>
          <w:rFonts w:cs="Arial"/>
          <w:noProof/>
          <w:color w:val="000000"/>
          <w:sz w:val="20"/>
          <w:szCs w:val="20"/>
          <w:lang w:val="nl-BE"/>
        </w:rPr>
        <w:t xml:space="preserve"> 3.Te7+ Kf8 </w:t>
      </w:r>
      <w:r w:rsidR="00DF7F50">
        <w:rPr>
          <w:rFonts w:cs="Arial"/>
          <w:noProof/>
          <w:color w:val="000000"/>
          <w:sz w:val="20"/>
          <w:szCs w:val="20"/>
          <w:lang w:val="nl-BE"/>
        </w:rPr>
        <w:t xml:space="preserve">4.b7 Lb4+ 5.Ke6 Lxe7 6.b8D+ Kg7 </w:t>
      </w:r>
      <w:r w:rsidR="003D4B0B">
        <w:rPr>
          <w:rFonts w:cs="Arial"/>
          <w:noProof/>
          <w:color w:val="000000"/>
          <w:sz w:val="20"/>
          <w:szCs w:val="20"/>
          <w:lang w:val="nl-BE"/>
        </w:rPr>
        <w:t>7.Kxe7 e2 8.Df8+ Kg6 9.Dg8+ Kh5 10.Kxf6 e1D 11.Dg6+ en mat.</w:t>
      </w:r>
    </w:p>
    <w:p w14:paraId="1559F115" w14:textId="77777777" w:rsidR="006F3923" w:rsidRDefault="006F3923" w:rsidP="00586E21">
      <w:pPr>
        <w:numPr>
          <w:ilvl w:val="0"/>
          <w:numId w:val="161"/>
        </w:num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2…Lb4+</w:t>
      </w:r>
      <w:r w:rsidR="00C0487E">
        <w:rPr>
          <w:rFonts w:cs="Arial"/>
          <w:noProof/>
          <w:color w:val="000000"/>
          <w:sz w:val="20"/>
          <w:szCs w:val="20"/>
          <w:lang w:val="nl-BE"/>
        </w:rPr>
        <w:t>?</w:t>
      </w:r>
      <w:r>
        <w:rPr>
          <w:rFonts w:cs="Arial"/>
          <w:noProof/>
          <w:color w:val="000000"/>
          <w:sz w:val="20"/>
          <w:szCs w:val="20"/>
          <w:lang w:val="nl-BE"/>
        </w:rPr>
        <w:t xml:space="preserve"> 3.Ke6 Kc8 4.Kd5 La5 5.b7+ Kb8 6.Kc6 Ld8 7.Th8 e2 8.Txd8+ Ka7 9.Ta8+ en eveneens mat.</w:t>
      </w:r>
    </w:p>
    <w:p w14:paraId="368265BB" w14:textId="77777777" w:rsidR="006F3923" w:rsidRDefault="006F3923" w:rsidP="006F3923">
      <w:pPr>
        <w:tabs>
          <w:tab w:val="left" w:pos="6601"/>
          <w:tab w:val="left" w:pos="6997"/>
          <w:tab w:val="left" w:pos="7701"/>
          <w:tab w:val="left" w:pos="8399"/>
        </w:tabs>
        <w:jc w:val="both"/>
        <w:rPr>
          <w:rFonts w:cs="Arial"/>
          <w:b/>
          <w:noProof/>
          <w:color w:val="000000"/>
          <w:sz w:val="20"/>
          <w:szCs w:val="20"/>
          <w:lang w:val="nl-BE"/>
        </w:rPr>
      </w:pPr>
      <w:r>
        <w:rPr>
          <w:rFonts w:cs="Arial"/>
          <w:b/>
          <w:noProof/>
          <w:color w:val="000000"/>
          <w:sz w:val="20"/>
          <w:szCs w:val="20"/>
          <w:lang w:val="nl-BE"/>
        </w:rPr>
        <w:t xml:space="preserve">  </w:t>
      </w:r>
      <w:r w:rsidR="00D33C86">
        <w:rPr>
          <w:rFonts w:cs="Arial"/>
          <w:b/>
          <w:noProof/>
          <w:color w:val="000000"/>
          <w:sz w:val="20"/>
          <w:szCs w:val="20"/>
          <w:lang w:val="nl-BE"/>
        </w:rPr>
        <w:t xml:space="preserve">           3.Ke6              </w:t>
      </w:r>
    </w:p>
    <w:p w14:paraId="43858C21" w14:textId="77777777" w:rsidR="00A53F5C" w:rsidRDefault="006F3923" w:rsidP="00EE098F">
      <w:pPr>
        <w:tabs>
          <w:tab w:val="left" w:pos="6601"/>
          <w:tab w:val="left" w:pos="6997"/>
          <w:tab w:val="left" w:pos="7701"/>
          <w:tab w:val="left" w:pos="8399"/>
        </w:tabs>
        <w:jc w:val="both"/>
        <w:rPr>
          <w:rFonts w:cs="Arial"/>
          <w:sz w:val="20"/>
          <w:szCs w:val="20"/>
          <w:lang w:val="nl-BE"/>
        </w:rPr>
      </w:pPr>
      <w:r>
        <w:rPr>
          <w:rFonts w:cs="Arial"/>
          <w:sz w:val="20"/>
          <w:szCs w:val="20"/>
          <w:lang w:val="nl-BE"/>
        </w:rPr>
        <w:t>3.Kc6? is onvoldoende wegens 3…e2 4.Th8+ Ke7 5.b7 e</w:t>
      </w:r>
      <w:r w:rsidR="006B07D6">
        <w:rPr>
          <w:rFonts w:cs="Arial"/>
          <w:sz w:val="20"/>
          <w:szCs w:val="20"/>
          <w:lang w:val="nl-BE"/>
        </w:rPr>
        <w:t>1D</w:t>
      </w:r>
    </w:p>
    <w:p w14:paraId="755D959E" w14:textId="77777777" w:rsidR="00A53F5C" w:rsidRPr="00DB4E05" w:rsidRDefault="00A53F5C" w:rsidP="00EE098F">
      <w:pPr>
        <w:tabs>
          <w:tab w:val="left" w:pos="6601"/>
          <w:tab w:val="left" w:pos="6997"/>
          <w:tab w:val="left" w:pos="7701"/>
          <w:tab w:val="left" w:pos="8399"/>
        </w:tabs>
        <w:jc w:val="both"/>
        <w:rPr>
          <w:rFonts w:cs="Arial"/>
          <w:b/>
          <w:sz w:val="20"/>
          <w:szCs w:val="20"/>
          <w:lang w:val="nl-BE"/>
        </w:rPr>
      </w:pPr>
      <w:r w:rsidRPr="00DB4E05">
        <w:rPr>
          <w:rFonts w:cs="Arial"/>
          <w:b/>
          <w:sz w:val="20"/>
          <w:szCs w:val="20"/>
          <w:lang w:val="nl-BE"/>
        </w:rPr>
        <w:t xml:space="preserve">             3…</w:t>
      </w:r>
      <w:r>
        <w:rPr>
          <w:rFonts w:cs="Arial"/>
          <w:sz w:val="20"/>
          <w:szCs w:val="20"/>
          <w:lang w:val="nl-BE"/>
        </w:rPr>
        <w:t xml:space="preserve">       </w:t>
      </w:r>
      <w:r w:rsidRPr="00DB4E05">
        <w:rPr>
          <w:rFonts w:cs="Arial"/>
          <w:b/>
          <w:sz w:val="20"/>
          <w:szCs w:val="20"/>
          <w:lang w:val="nl-BE"/>
        </w:rPr>
        <w:t xml:space="preserve">            Kc8</w:t>
      </w:r>
    </w:p>
    <w:p w14:paraId="2241C11E" w14:textId="77777777" w:rsidR="007A45BD" w:rsidRPr="00DB4E05" w:rsidRDefault="00A53F5C" w:rsidP="00EE098F">
      <w:pPr>
        <w:tabs>
          <w:tab w:val="left" w:pos="6601"/>
          <w:tab w:val="left" w:pos="6997"/>
          <w:tab w:val="left" w:pos="7701"/>
          <w:tab w:val="left" w:pos="8399"/>
        </w:tabs>
        <w:jc w:val="both"/>
        <w:rPr>
          <w:rFonts w:cs="Arial"/>
          <w:b/>
          <w:sz w:val="20"/>
          <w:szCs w:val="20"/>
          <w:lang w:val="nl-BE"/>
        </w:rPr>
      </w:pPr>
      <w:r w:rsidRPr="00DB4E05">
        <w:rPr>
          <w:rFonts w:cs="Arial"/>
          <w:b/>
          <w:sz w:val="20"/>
          <w:szCs w:val="20"/>
          <w:lang w:val="nl-BE"/>
        </w:rPr>
        <w:t xml:space="preserve">             4.</w:t>
      </w:r>
      <w:r w:rsidR="00EE098F" w:rsidRPr="00DB4E05">
        <w:rPr>
          <w:rFonts w:cs="Arial"/>
          <w:b/>
          <w:sz w:val="20"/>
          <w:szCs w:val="20"/>
          <w:lang w:val="nl-BE"/>
        </w:rPr>
        <w:t xml:space="preserve"> </w:t>
      </w:r>
      <w:r w:rsidRPr="00DB4E05">
        <w:rPr>
          <w:rFonts w:cs="Arial"/>
          <w:b/>
          <w:sz w:val="20"/>
          <w:szCs w:val="20"/>
          <w:lang w:val="nl-BE"/>
        </w:rPr>
        <w:t>b7                 Kb8</w:t>
      </w:r>
    </w:p>
    <w:p w14:paraId="4F9A52F8" w14:textId="77777777" w:rsidR="00A53F5C" w:rsidRPr="00DB4E05" w:rsidRDefault="00A53F5C" w:rsidP="00EE098F">
      <w:pPr>
        <w:tabs>
          <w:tab w:val="left" w:pos="6601"/>
          <w:tab w:val="left" w:pos="6997"/>
          <w:tab w:val="left" w:pos="7701"/>
          <w:tab w:val="left" w:pos="8399"/>
        </w:tabs>
        <w:jc w:val="both"/>
        <w:rPr>
          <w:rFonts w:cs="Arial"/>
          <w:b/>
          <w:sz w:val="20"/>
          <w:szCs w:val="20"/>
          <w:lang w:val="nl-BE"/>
        </w:rPr>
      </w:pPr>
      <w:r w:rsidRPr="00DB4E05">
        <w:rPr>
          <w:rFonts w:cs="Arial"/>
          <w:b/>
          <w:sz w:val="20"/>
          <w:szCs w:val="20"/>
          <w:lang w:val="nl-BE"/>
        </w:rPr>
        <w:t xml:space="preserve">             5.Kd5               e2(Ka7)</w:t>
      </w:r>
    </w:p>
    <w:p w14:paraId="6E6DE156" w14:textId="77777777" w:rsidR="00AA507C" w:rsidRPr="00DB4E05" w:rsidRDefault="00A53F5C" w:rsidP="00AA507C">
      <w:pPr>
        <w:tabs>
          <w:tab w:val="left" w:pos="6601"/>
          <w:tab w:val="left" w:pos="6997"/>
          <w:tab w:val="left" w:pos="7701"/>
          <w:tab w:val="left" w:pos="8399"/>
        </w:tabs>
        <w:jc w:val="both"/>
        <w:rPr>
          <w:rFonts w:cs="Arial"/>
          <w:b/>
          <w:sz w:val="20"/>
          <w:szCs w:val="20"/>
        </w:rPr>
      </w:pPr>
      <w:r w:rsidRPr="00DB4E05">
        <w:rPr>
          <w:rFonts w:cs="Arial"/>
          <w:b/>
          <w:sz w:val="20"/>
          <w:szCs w:val="20"/>
          <w:lang w:val="nl-BE"/>
        </w:rPr>
        <w:t xml:space="preserve">             </w:t>
      </w:r>
      <w:r w:rsidRPr="00DB4E05">
        <w:rPr>
          <w:rFonts w:cs="Arial"/>
          <w:b/>
          <w:sz w:val="20"/>
          <w:szCs w:val="20"/>
        </w:rPr>
        <w:t xml:space="preserve">6.Kc6            </w:t>
      </w:r>
      <w:r w:rsidR="00AA507C" w:rsidRPr="00DB4E05">
        <w:rPr>
          <w:rFonts w:cs="Arial"/>
          <w:b/>
          <w:sz w:val="20"/>
          <w:szCs w:val="20"/>
        </w:rPr>
        <w:t xml:space="preserve">   Ka7(e2)</w:t>
      </w:r>
    </w:p>
    <w:p w14:paraId="086A9A01" w14:textId="77777777" w:rsidR="006F3923" w:rsidRPr="00222AD3" w:rsidRDefault="00DB4E05" w:rsidP="00AA507C">
      <w:pPr>
        <w:tabs>
          <w:tab w:val="left" w:pos="6601"/>
          <w:tab w:val="left" w:pos="6997"/>
          <w:tab w:val="left" w:pos="7701"/>
          <w:tab w:val="left" w:pos="8399"/>
        </w:tabs>
        <w:jc w:val="both"/>
        <w:rPr>
          <w:rFonts w:cs="Arial"/>
          <w:sz w:val="20"/>
          <w:szCs w:val="20"/>
        </w:rPr>
      </w:pPr>
      <w:r>
        <w:rPr>
          <w:rFonts w:cs="Arial"/>
          <w:b/>
          <w:sz w:val="20"/>
          <w:szCs w:val="20"/>
          <w:lang w:val="de-DE"/>
        </w:rPr>
        <w:t xml:space="preserve">             7.Th8               </w:t>
      </w:r>
      <w:r w:rsidR="006F3923" w:rsidRPr="005F4AEE">
        <w:rPr>
          <w:rFonts w:cs="Arial"/>
          <w:b/>
          <w:sz w:val="20"/>
          <w:szCs w:val="20"/>
          <w:lang w:val="de-DE"/>
        </w:rPr>
        <w:t>Lb8</w:t>
      </w:r>
    </w:p>
    <w:p w14:paraId="7CA2D248" w14:textId="77777777" w:rsidR="006F3923" w:rsidRPr="005F4AEE" w:rsidRDefault="006F3923" w:rsidP="006F3923">
      <w:pPr>
        <w:rPr>
          <w:rFonts w:cs="Arial"/>
          <w:b/>
          <w:sz w:val="20"/>
          <w:szCs w:val="20"/>
          <w:lang w:val="de-DE"/>
        </w:rPr>
      </w:pPr>
      <w:r w:rsidRPr="005F4AEE">
        <w:rPr>
          <w:rFonts w:cs="Arial"/>
          <w:b/>
          <w:sz w:val="20"/>
          <w:szCs w:val="20"/>
          <w:lang w:val="de-DE"/>
        </w:rPr>
        <w:t xml:space="preserve">             8.Te8</w:t>
      </w:r>
      <w:r w:rsidRPr="005F4AEE">
        <w:rPr>
          <w:rFonts w:cs="Arial"/>
          <w:b/>
          <w:sz w:val="20"/>
          <w:szCs w:val="20"/>
          <w:lang w:val="de-DE"/>
        </w:rPr>
        <w:tab/>
      </w:r>
      <w:r w:rsidRPr="005F4AEE">
        <w:rPr>
          <w:rFonts w:cs="Arial"/>
          <w:b/>
          <w:sz w:val="20"/>
          <w:szCs w:val="20"/>
          <w:lang w:val="de-DE"/>
        </w:rPr>
        <w:tab/>
        <w:t>f3</w:t>
      </w:r>
    </w:p>
    <w:p w14:paraId="0D69FDA9" w14:textId="77777777" w:rsidR="006F3923" w:rsidRPr="005F4AEE" w:rsidRDefault="006F3923" w:rsidP="006F3923">
      <w:pPr>
        <w:rPr>
          <w:rFonts w:cs="Arial"/>
          <w:b/>
          <w:sz w:val="20"/>
          <w:szCs w:val="20"/>
          <w:lang w:val="de-DE"/>
        </w:rPr>
      </w:pPr>
      <w:r w:rsidRPr="005F4AEE">
        <w:rPr>
          <w:rFonts w:cs="Arial"/>
          <w:b/>
          <w:sz w:val="20"/>
          <w:szCs w:val="20"/>
          <w:lang w:val="de-DE"/>
        </w:rPr>
        <w:t xml:space="preserve">             9.Te3</w:t>
      </w:r>
      <w:r w:rsidRPr="005F4AEE">
        <w:rPr>
          <w:rFonts w:cs="Arial"/>
          <w:b/>
          <w:sz w:val="20"/>
          <w:szCs w:val="20"/>
          <w:lang w:val="de-DE"/>
        </w:rPr>
        <w:tab/>
      </w:r>
      <w:r w:rsidRPr="005F4AEE">
        <w:rPr>
          <w:rFonts w:cs="Arial"/>
          <w:b/>
          <w:sz w:val="20"/>
          <w:szCs w:val="20"/>
          <w:lang w:val="de-DE"/>
        </w:rPr>
        <w:tab/>
        <w:t>Ld6</w:t>
      </w:r>
    </w:p>
    <w:p w14:paraId="3634E648" w14:textId="77777777" w:rsidR="006F3923" w:rsidRDefault="006F3923" w:rsidP="006F3923">
      <w:pPr>
        <w:rPr>
          <w:rFonts w:cs="Arial"/>
          <w:b/>
          <w:sz w:val="20"/>
          <w:szCs w:val="20"/>
          <w:lang w:val="nl-BE"/>
        </w:rPr>
      </w:pPr>
      <w:r w:rsidRPr="005F4AEE">
        <w:rPr>
          <w:rFonts w:cs="Arial"/>
          <w:b/>
          <w:sz w:val="20"/>
          <w:szCs w:val="20"/>
          <w:lang w:val="de-DE"/>
        </w:rPr>
        <w:t xml:space="preserve">           </w:t>
      </w:r>
      <w:r>
        <w:rPr>
          <w:rFonts w:cs="Arial"/>
          <w:b/>
          <w:sz w:val="20"/>
          <w:szCs w:val="20"/>
          <w:lang w:val="nl-BE"/>
        </w:rPr>
        <w:t>10.Tb3</w:t>
      </w:r>
      <w:r w:rsidR="00DB4E05">
        <w:rPr>
          <w:rFonts w:cs="Arial"/>
          <w:b/>
          <w:sz w:val="20"/>
          <w:szCs w:val="20"/>
          <w:lang w:val="nl-BE"/>
        </w:rPr>
        <w:tab/>
      </w:r>
      <w:r w:rsidR="00DB4E05">
        <w:rPr>
          <w:rFonts w:cs="Arial"/>
          <w:b/>
          <w:sz w:val="20"/>
          <w:szCs w:val="20"/>
          <w:lang w:val="nl-BE"/>
        </w:rPr>
        <w:tab/>
        <w:t xml:space="preserve"> </w:t>
      </w:r>
    </w:p>
    <w:p w14:paraId="2673203D" w14:textId="77777777" w:rsidR="00C65B8A" w:rsidRDefault="007522B2"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Ook 10.Kxd6? Kxb7 is onv</w:t>
      </w:r>
      <w:r w:rsidR="00213290">
        <w:rPr>
          <w:rFonts w:cs="Arial"/>
          <w:noProof/>
          <w:color w:val="000000"/>
          <w:sz w:val="20"/>
          <w:szCs w:val="20"/>
          <w:lang w:val="nl-BE"/>
        </w:rPr>
        <w:t>ol-</w:t>
      </w:r>
      <w:r w:rsidR="00C65B8A">
        <w:rPr>
          <w:rFonts w:cs="Arial"/>
          <w:noProof/>
          <w:color w:val="000000"/>
          <w:sz w:val="20"/>
          <w:szCs w:val="20"/>
          <w:lang w:val="nl-BE"/>
        </w:rPr>
        <w:t>doende voor de winst.</w:t>
      </w:r>
    </w:p>
    <w:p w14:paraId="29A893F6" w14:textId="77777777" w:rsidR="00C91EF9" w:rsidRDefault="00C91EF9"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 xml:space="preserve">          </w:t>
      </w:r>
    </w:p>
    <w:p w14:paraId="43410900" w14:textId="77777777" w:rsidR="00C91EF9" w:rsidRDefault="00C91EF9" w:rsidP="00C65B8A">
      <w:pPr>
        <w:tabs>
          <w:tab w:val="left" w:pos="6601"/>
          <w:tab w:val="left" w:pos="6997"/>
          <w:tab w:val="left" w:pos="7701"/>
          <w:tab w:val="left" w:pos="8399"/>
        </w:tabs>
        <w:jc w:val="both"/>
        <w:rPr>
          <w:rFonts w:cs="Arial"/>
          <w:noProof/>
          <w:color w:val="000000"/>
          <w:sz w:val="20"/>
          <w:szCs w:val="20"/>
          <w:lang w:val="nl-BE"/>
        </w:rPr>
      </w:pPr>
    </w:p>
    <w:p w14:paraId="31032D87" w14:textId="77777777" w:rsidR="00C91EF9" w:rsidRDefault="00C91EF9" w:rsidP="00C65B8A">
      <w:pPr>
        <w:tabs>
          <w:tab w:val="left" w:pos="6601"/>
          <w:tab w:val="left" w:pos="6997"/>
          <w:tab w:val="left" w:pos="7701"/>
          <w:tab w:val="left" w:pos="8399"/>
        </w:tabs>
        <w:jc w:val="both"/>
        <w:rPr>
          <w:rFonts w:cs="Arial"/>
          <w:noProof/>
          <w:color w:val="000000"/>
          <w:sz w:val="20"/>
          <w:szCs w:val="20"/>
          <w:lang w:val="nl-BE"/>
        </w:rPr>
      </w:pPr>
    </w:p>
    <w:p w14:paraId="61F6566D" w14:textId="77777777" w:rsidR="00213290" w:rsidRDefault="00380476" w:rsidP="00AA507C">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lastRenderedPageBreak/>
        <w:t xml:space="preserve">          </w:t>
      </w:r>
    </w:p>
    <w:p w14:paraId="425E9141" w14:textId="77777777" w:rsidR="00213290" w:rsidRDefault="00213290" w:rsidP="00AA507C">
      <w:pPr>
        <w:tabs>
          <w:tab w:val="left" w:pos="6601"/>
          <w:tab w:val="left" w:pos="6997"/>
          <w:tab w:val="left" w:pos="7701"/>
          <w:tab w:val="left" w:pos="8399"/>
        </w:tabs>
        <w:jc w:val="both"/>
        <w:rPr>
          <w:rFonts w:cs="Arial"/>
          <w:noProof/>
          <w:color w:val="000000"/>
          <w:sz w:val="20"/>
          <w:szCs w:val="20"/>
          <w:lang w:val="nl-BE"/>
        </w:rPr>
      </w:pPr>
    </w:p>
    <w:p w14:paraId="40F7358B" w14:textId="77777777" w:rsidR="00213290" w:rsidRDefault="00213290" w:rsidP="00AA507C">
      <w:pPr>
        <w:tabs>
          <w:tab w:val="left" w:pos="6601"/>
          <w:tab w:val="left" w:pos="6997"/>
          <w:tab w:val="left" w:pos="7701"/>
          <w:tab w:val="left" w:pos="8399"/>
        </w:tabs>
        <w:jc w:val="both"/>
        <w:rPr>
          <w:rFonts w:cs="Arial"/>
          <w:noProof/>
          <w:color w:val="000000"/>
          <w:sz w:val="20"/>
          <w:szCs w:val="20"/>
          <w:lang w:val="nl-BE"/>
        </w:rPr>
      </w:pPr>
    </w:p>
    <w:p w14:paraId="66CDE18C" w14:textId="77777777" w:rsidR="00C91EF9" w:rsidRPr="00AA507C" w:rsidRDefault="005B580F" w:rsidP="005B580F">
      <w:pPr>
        <w:tabs>
          <w:tab w:val="left" w:pos="6601"/>
          <w:tab w:val="left" w:pos="6997"/>
          <w:tab w:val="left" w:pos="7701"/>
          <w:tab w:val="left" w:pos="8399"/>
        </w:tabs>
        <w:jc w:val="both"/>
        <w:rPr>
          <w:rFonts w:cs="Arial"/>
          <w:noProof/>
          <w:color w:val="000000"/>
          <w:sz w:val="20"/>
          <w:szCs w:val="20"/>
          <w:lang w:val="nl-BE"/>
        </w:rPr>
      </w:pPr>
      <w:r>
        <w:rPr>
          <w:rFonts w:cs="Arial"/>
          <w:b/>
          <w:noProof/>
          <w:color w:val="000000"/>
          <w:sz w:val="20"/>
          <w:szCs w:val="20"/>
          <w:lang w:val="nl-BE"/>
        </w:rPr>
        <w:t xml:space="preserve">          </w:t>
      </w:r>
      <w:r w:rsidR="00C91EF9">
        <w:rPr>
          <w:rFonts w:cs="Arial"/>
          <w:b/>
          <w:noProof/>
          <w:color w:val="000000"/>
          <w:sz w:val="20"/>
          <w:szCs w:val="20"/>
          <w:lang w:val="nl-BE"/>
        </w:rPr>
        <w:t xml:space="preserve">10…                  </w:t>
      </w:r>
      <w:r w:rsidR="002A7AE1">
        <w:rPr>
          <w:rFonts w:cs="Arial"/>
          <w:b/>
          <w:noProof/>
          <w:color w:val="000000"/>
          <w:sz w:val="20"/>
          <w:szCs w:val="20"/>
          <w:lang w:val="nl-BE"/>
        </w:rPr>
        <w:t xml:space="preserve">   </w:t>
      </w:r>
      <w:r w:rsidR="00C91EF9">
        <w:rPr>
          <w:rFonts w:cs="Arial"/>
          <w:b/>
          <w:noProof/>
          <w:color w:val="000000"/>
          <w:sz w:val="20"/>
          <w:szCs w:val="20"/>
          <w:lang w:val="nl-BE"/>
        </w:rPr>
        <w:t xml:space="preserve">Kb8    </w:t>
      </w:r>
    </w:p>
    <w:p w14:paraId="03529FB7" w14:textId="77777777" w:rsidR="0010589A" w:rsidRDefault="00C91EF9"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10…e1D</w:t>
      </w:r>
      <w:r w:rsidR="009F5091">
        <w:rPr>
          <w:rFonts w:cs="Arial"/>
          <w:noProof/>
          <w:color w:val="000000"/>
          <w:sz w:val="20"/>
          <w:szCs w:val="20"/>
          <w:lang w:val="nl-BE"/>
        </w:rPr>
        <w:t>?</w:t>
      </w:r>
      <w:r>
        <w:rPr>
          <w:rFonts w:cs="Arial"/>
          <w:noProof/>
          <w:color w:val="000000"/>
          <w:sz w:val="20"/>
          <w:szCs w:val="20"/>
          <w:lang w:val="nl-BE"/>
        </w:rPr>
        <w:t xml:space="preserve"> 11.b8D Lx</w:t>
      </w:r>
      <w:r w:rsidR="00645490">
        <w:rPr>
          <w:rFonts w:cs="Arial"/>
          <w:noProof/>
          <w:color w:val="000000"/>
          <w:sz w:val="20"/>
          <w:szCs w:val="20"/>
          <w:lang w:val="nl-BE"/>
        </w:rPr>
        <w:t>b8 12.Ta3+ Da5 13.Txa5+ en mat.</w:t>
      </w:r>
    </w:p>
    <w:p w14:paraId="13C5D985" w14:textId="77777777" w:rsidR="002A7AE1" w:rsidRDefault="0010589A" w:rsidP="00C65B8A">
      <w:pPr>
        <w:tabs>
          <w:tab w:val="left" w:pos="6601"/>
          <w:tab w:val="left" w:pos="6997"/>
          <w:tab w:val="left" w:pos="7701"/>
          <w:tab w:val="left" w:pos="8399"/>
        </w:tabs>
        <w:jc w:val="both"/>
        <w:rPr>
          <w:rFonts w:cs="Arial"/>
          <w:b/>
          <w:noProof/>
          <w:color w:val="000000"/>
          <w:sz w:val="20"/>
          <w:szCs w:val="20"/>
          <w:lang w:val="nl-BE"/>
        </w:rPr>
      </w:pPr>
      <w:r>
        <w:rPr>
          <w:rFonts w:cs="Arial"/>
          <w:noProof/>
          <w:color w:val="000000"/>
          <w:sz w:val="20"/>
          <w:szCs w:val="20"/>
          <w:lang w:val="nl-BE"/>
        </w:rPr>
        <w:t xml:space="preserve"> </w:t>
      </w:r>
      <w:r w:rsidR="002A7AE1">
        <w:rPr>
          <w:rFonts w:cs="Arial"/>
          <w:b/>
          <w:noProof/>
          <w:color w:val="000000"/>
          <w:sz w:val="20"/>
          <w:szCs w:val="20"/>
          <w:lang w:val="nl-BE"/>
        </w:rPr>
        <w:t xml:space="preserve">         11.Tb1                 Le5</w:t>
      </w:r>
    </w:p>
    <w:p w14:paraId="283672FA" w14:textId="77777777" w:rsidR="002A7AE1" w:rsidRDefault="002A7AE1"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Om veld a1 te dekken, want na: 11…Lc5</w:t>
      </w:r>
      <w:r w:rsidR="009F5091">
        <w:rPr>
          <w:rFonts w:cs="Arial"/>
          <w:noProof/>
          <w:color w:val="000000"/>
          <w:sz w:val="20"/>
          <w:szCs w:val="20"/>
          <w:lang w:val="nl-BE"/>
        </w:rPr>
        <w:t>?</w:t>
      </w:r>
      <w:r>
        <w:rPr>
          <w:rFonts w:cs="Arial"/>
          <w:noProof/>
          <w:color w:val="000000"/>
          <w:sz w:val="20"/>
          <w:szCs w:val="20"/>
          <w:lang w:val="nl-BE"/>
        </w:rPr>
        <w:t xml:space="preserve"> 12.Ta1 La7 13.Txa7 Kxa7 14.Kc7 Ka6 15.b8D Ka5 16.Kc6 Ka4 17.Df4+ </w:t>
      </w:r>
      <w:r w:rsidR="0001654D">
        <w:rPr>
          <w:rFonts w:cs="Arial"/>
          <w:noProof/>
          <w:color w:val="000000"/>
          <w:sz w:val="20"/>
          <w:szCs w:val="20"/>
          <w:lang w:val="nl-BE"/>
        </w:rPr>
        <w:t>(17…Ka5 18.Dc4 e1D 19.Db5+) 17…</w:t>
      </w:r>
      <w:r>
        <w:rPr>
          <w:rFonts w:cs="Arial"/>
          <w:noProof/>
          <w:color w:val="000000"/>
          <w:sz w:val="20"/>
          <w:szCs w:val="20"/>
          <w:lang w:val="nl-BE"/>
        </w:rPr>
        <w:t>Kb3</w:t>
      </w:r>
      <w:r w:rsidR="0001654D">
        <w:rPr>
          <w:rFonts w:cs="Arial"/>
          <w:noProof/>
          <w:color w:val="000000"/>
          <w:sz w:val="20"/>
          <w:szCs w:val="20"/>
          <w:lang w:val="nl-BE"/>
        </w:rPr>
        <w:t xml:space="preserve"> 18.Dxf3 K~ 19.Dxe2, </w:t>
      </w:r>
      <w:r>
        <w:rPr>
          <w:rFonts w:cs="Arial"/>
          <w:noProof/>
          <w:color w:val="000000"/>
          <w:sz w:val="20"/>
          <w:szCs w:val="20"/>
          <w:lang w:val="nl-BE"/>
        </w:rPr>
        <w:t>wint wit.</w:t>
      </w:r>
    </w:p>
    <w:p w14:paraId="4BE59904" w14:textId="77777777" w:rsidR="002A7AE1" w:rsidRDefault="002A7AE1" w:rsidP="00C65B8A">
      <w:pPr>
        <w:tabs>
          <w:tab w:val="left" w:pos="6601"/>
          <w:tab w:val="left" w:pos="6997"/>
          <w:tab w:val="left" w:pos="7701"/>
          <w:tab w:val="left" w:pos="8399"/>
        </w:tabs>
        <w:jc w:val="both"/>
        <w:rPr>
          <w:rFonts w:cs="Arial"/>
          <w:b/>
          <w:noProof/>
          <w:color w:val="000000"/>
          <w:sz w:val="20"/>
          <w:szCs w:val="20"/>
          <w:lang w:val="nl-BE"/>
        </w:rPr>
      </w:pPr>
      <w:r>
        <w:rPr>
          <w:rFonts w:cs="Arial"/>
          <w:noProof/>
          <w:color w:val="000000"/>
          <w:sz w:val="20"/>
          <w:szCs w:val="20"/>
          <w:lang w:val="nl-BE"/>
        </w:rPr>
        <w:t xml:space="preserve">           </w:t>
      </w:r>
      <w:r>
        <w:rPr>
          <w:rFonts w:cs="Arial"/>
          <w:b/>
          <w:noProof/>
          <w:color w:val="000000"/>
          <w:sz w:val="20"/>
          <w:szCs w:val="20"/>
          <w:lang w:val="nl-BE"/>
        </w:rPr>
        <w:t>12.Tg1</w:t>
      </w:r>
    </w:p>
    <w:p w14:paraId="422C1122" w14:textId="77777777" w:rsidR="002A7AE1" w:rsidRDefault="002A7AE1" w:rsidP="00C65B8A">
      <w:pPr>
        <w:tabs>
          <w:tab w:val="left" w:pos="6601"/>
          <w:tab w:val="left" w:pos="6997"/>
          <w:tab w:val="left" w:pos="7701"/>
          <w:tab w:val="left" w:pos="8399"/>
        </w:tabs>
        <w:jc w:val="both"/>
        <w:rPr>
          <w:rFonts w:cs="Arial"/>
          <w:noProof/>
          <w:color w:val="000000"/>
          <w:sz w:val="20"/>
          <w:szCs w:val="20"/>
          <w:lang w:val="nl-BE"/>
        </w:rPr>
      </w:pPr>
      <w:r w:rsidRPr="002A7AE1">
        <w:rPr>
          <w:rFonts w:cs="Arial"/>
          <w:noProof/>
          <w:color w:val="000000"/>
          <w:sz w:val="20"/>
          <w:szCs w:val="20"/>
          <w:lang w:val="nl-BE"/>
        </w:rPr>
        <w:t>Dit verplicht zwart tot:</w:t>
      </w:r>
    </w:p>
    <w:p w14:paraId="2F9A27A9" w14:textId="77777777" w:rsidR="00B0073D" w:rsidRDefault="00B0073D" w:rsidP="00C65B8A">
      <w:pPr>
        <w:tabs>
          <w:tab w:val="left" w:pos="6601"/>
          <w:tab w:val="left" w:pos="6997"/>
          <w:tab w:val="left" w:pos="7701"/>
          <w:tab w:val="left" w:pos="8399"/>
        </w:tabs>
        <w:jc w:val="both"/>
        <w:rPr>
          <w:rFonts w:cs="Arial"/>
          <w:b/>
          <w:noProof/>
          <w:color w:val="000000"/>
          <w:sz w:val="20"/>
          <w:szCs w:val="20"/>
          <w:lang w:val="nl-BE"/>
        </w:rPr>
      </w:pPr>
      <w:r>
        <w:rPr>
          <w:rFonts w:cs="Arial"/>
          <w:noProof/>
          <w:color w:val="000000"/>
          <w:sz w:val="20"/>
          <w:szCs w:val="20"/>
          <w:lang w:val="nl-BE"/>
        </w:rPr>
        <w:t xml:space="preserve">           </w:t>
      </w:r>
      <w:r>
        <w:rPr>
          <w:rFonts w:cs="Arial"/>
          <w:b/>
          <w:noProof/>
          <w:color w:val="000000"/>
          <w:sz w:val="20"/>
          <w:szCs w:val="20"/>
          <w:lang w:val="nl-BE"/>
        </w:rPr>
        <w:t>12…                    Ka7</w:t>
      </w:r>
    </w:p>
    <w:p w14:paraId="47F03DDC" w14:textId="77777777" w:rsidR="00B0073D" w:rsidRDefault="00B0073D"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Na bijvoorbeeld 12…Lg3</w:t>
      </w:r>
      <w:r w:rsidR="009F5091">
        <w:rPr>
          <w:rFonts w:cs="Arial"/>
          <w:noProof/>
          <w:color w:val="000000"/>
          <w:sz w:val="20"/>
          <w:szCs w:val="20"/>
          <w:lang w:val="nl-BE"/>
        </w:rPr>
        <w:t>?</w:t>
      </w:r>
      <w:r>
        <w:rPr>
          <w:rFonts w:cs="Arial"/>
          <w:noProof/>
          <w:color w:val="000000"/>
          <w:sz w:val="20"/>
          <w:szCs w:val="20"/>
          <w:lang w:val="nl-BE"/>
        </w:rPr>
        <w:t xml:space="preserve"> 13.Ta1 is mat op a8 onvermijdelijk.</w:t>
      </w:r>
    </w:p>
    <w:p w14:paraId="6681F4FD" w14:textId="77777777" w:rsidR="00B0073D" w:rsidRDefault="0085573F" w:rsidP="00C65B8A">
      <w:pPr>
        <w:tabs>
          <w:tab w:val="left" w:pos="6601"/>
          <w:tab w:val="left" w:pos="6997"/>
          <w:tab w:val="left" w:pos="7701"/>
          <w:tab w:val="left" w:pos="8399"/>
        </w:tabs>
        <w:jc w:val="both"/>
        <w:rPr>
          <w:rFonts w:cs="Arial"/>
          <w:b/>
          <w:noProof/>
          <w:color w:val="000000"/>
          <w:sz w:val="20"/>
          <w:szCs w:val="20"/>
          <w:lang w:val="nl-BE"/>
        </w:rPr>
      </w:pPr>
      <w:r>
        <w:rPr>
          <w:rFonts w:cs="Arial"/>
          <w:noProof/>
          <w:color w:val="000000"/>
          <w:sz w:val="20"/>
          <w:szCs w:val="20"/>
          <w:lang w:val="nl-BE"/>
        </w:rPr>
        <w:t xml:space="preserve">           </w:t>
      </w:r>
      <w:r w:rsidR="00B0073D">
        <w:rPr>
          <w:rFonts w:cs="Arial"/>
          <w:b/>
          <w:noProof/>
          <w:color w:val="000000"/>
          <w:sz w:val="20"/>
          <w:szCs w:val="20"/>
          <w:lang w:val="nl-BE"/>
        </w:rPr>
        <w:t>13.Tc1</w:t>
      </w:r>
    </w:p>
    <w:p w14:paraId="22A08679" w14:textId="77777777" w:rsidR="00B0073D" w:rsidRDefault="00B0073D" w:rsidP="00C65B8A">
      <w:pPr>
        <w:tabs>
          <w:tab w:val="left" w:pos="6601"/>
          <w:tab w:val="left" w:pos="6997"/>
          <w:tab w:val="left" w:pos="7701"/>
          <w:tab w:val="left" w:pos="8399"/>
        </w:tabs>
        <w:jc w:val="both"/>
        <w:rPr>
          <w:rFonts w:cs="Arial"/>
          <w:i/>
          <w:noProof/>
          <w:color w:val="000000"/>
          <w:sz w:val="20"/>
          <w:szCs w:val="20"/>
          <w:lang w:val="nl-BE"/>
        </w:rPr>
      </w:pPr>
      <w:r>
        <w:rPr>
          <w:rFonts w:cs="Arial"/>
          <w:noProof/>
          <w:color w:val="000000"/>
          <w:sz w:val="20"/>
          <w:szCs w:val="20"/>
          <w:lang w:val="nl-BE"/>
        </w:rPr>
        <w:t>Julien Vandiest vond:”</w:t>
      </w:r>
      <w:r>
        <w:rPr>
          <w:rFonts w:cs="Arial"/>
          <w:i/>
          <w:noProof/>
          <w:color w:val="000000"/>
          <w:sz w:val="20"/>
          <w:szCs w:val="20"/>
          <w:lang w:val="nl-BE"/>
        </w:rPr>
        <w:t>Dat 13.Tc1 is een j</w:t>
      </w:r>
      <w:r w:rsidR="00DA4221">
        <w:rPr>
          <w:rFonts w:cs="Arial"/>
          <w:i/>
          <w:noProof/>
          <w:color w:val="000000"/>
          <w:sz w:val="20"/>
          <w:szCs w:val="20"/>
          <w:lang w:val="nl-BE"/>
        </w:rPr>
        <w:t>u</w:t>
      </w:r>
      <w:r>
        <w:rPr>
          <w:rFonts w:cs="Arial"/>
          <w:i/>
          <w:noProof/>
          <w:color w:val="000000"/>
          <w:sz w:val="20"/>
          <w:szCs w:val="20"/>
          <w:lang w:val="nl-BE"/>
        </w:rPr>
        <w:t>weeltje.”</w:t>
      </w:r>
    </w:p>
    <w:p w14:paraId="03538D67" w14:textId="77777777" w:rsidR="00B0073D" w:rsidRDefault="00B0073D" w:rsidP="00C65B8A">
      <w:pPr>
        <w:tabs>
          <w:tab w:val="left" w:pos="6601"/>
          <w:tab w:val="left" w:pos="6997"/>
          <w:tab w:val="left" w:pos="7701"/>
          <w:tab w:val="left" w:pos="8399"/>
        </w:tabs>
        <w:jc w:val="both"/>
        <w:rPr>
          <w:rFonts w:cs="Arial"/>
          <w:i/>
          <w:noProof/>
          <w:color w:val="000000"/>
          <w:sz w:val="20"/>
          <w:szCs w:val="20"/>
          <w:lang w:val="nl-BE"/>
        </w:rPr>
      </w:pPr>
    </w:p>
    <w:p w14:paraId="376459CC" w14:textId="77777777" w:rsidR="00B0073D" w:rsidRPr="00B354CB" w:rsidRDefault="00B0073D" w:rsidP="00C65B8A">
      <w:pPr>
        <w:tabs>
          <w:tab w:val="left" w:pos="6601"/>
          <w:tab w:val="left" w:pos="6997"/>
          <w:tab w:val="left" w:pos="7701"/>
          <w:tab w:val="left" w:pos="8399"/>
        </w:tabs>
        <w:jc w:val="both"/>
        <w:rPr>
          <w:rFonts w:cs="Arial"/>
          <w:b/>
          <w:i/>
          <w:noProof/>
          <w:color w:val="000000"/>
          <w:sz w:val="20"/>
          <w:szCs w:val="20"/>
          <w:lang w:val="en-GB"/>
        </w:rPr>
      </w:pPr>
      <w:r w:rsidRPr="00B354CB">
        <w:rPr>
          <w:rFonts w:cs="Arial"/>
          <w:b/>
          <w:i/>
          <w:noProof/>
          <w:color w:val="000000"/>
          <w:sz w:val="20"/>
          <w:szCs w:val="20"/>
          <w:lang w:val="en-GB"/>
        </w:rPr>
        <w:t>Variant A</w:t>
      </w:r>
    </w:p>
    <w:p w14:paraId="1FD5B57D" w14:textId="77777777" w:rsidR="00B0073D" w:rsidRPr="00B354CB" w:rsidRDefault="0085573F" w:rsidP="00C65B8A">
      <w:pPr>
        <w:tabs>
          <w:tab w:val="left" w:pos="6601"/>
          <w:tab w:val="left" w:pos="6997"/>
          <w:tab w:val="left" w:pos="7701"/>
          <w:tab w:val="left" w:pos="8399"/>
        </w:tabs>
        <w:jc w:val="both"/>
        <w:rPr>
          <w:rFonts w:cs="Arial"/>
          <w:b/>
          <w:noProof/>
          <w:color w:val="000000"/>
          <w:sz w:val="20"/>
          <w:szCs w:val="20"/>
          <w:lang w:val="en-GB"/>
        </w:rPr>
      </w:pPr>
      <w:r w:rsidRPr="00B354CB">
        <w:rPr>
          <w:rFonts w:cs="Arial"/>
          <w:b/>
          <w:noProof/>
          <w:color w:val="000000"/>
          <w:sz w:val="20"/>
          <w:szCs w:val="20"/>
          <w:lang w:val="en-GB"/>
        </w:rPr>
        <w:t xml:space="preserve">           </w:t>
      </w:r>
      <w:r w:rsidR="00B0073D" w:rsidRPr="00B354CB">
        <w:rPr>
          <w:rFonts w:cs="Arial"/>
          <w:b/>
          <w:noProof/>
          <w:color w:val="000000"/>
          <w:sz w:val="20"/>
          <w:szCs w:val="20"/>
          <w:lang w:val="en-GB"/>
        </w:rPr>
        <w:t xml:space="preserve">13…                   </w:t>
      </w:r>
      <w:r w:rsidRPr="00B354CB">
        <w:rPr>
          <w:rFonts w:cs="Arial"/>
          <w:b/>
          <w:noProof/>
          <w:color w:val="000000"/>
          <w:sz w:val="20"/>
          <w:szCs w:val="20"/>
          <w:lang w:val="en-GB"/>
        </w:rPr>
        <w:t xml:space="preserve"> </w:t>
      </w:r>
      <w:r w:rsidR="00F253FF" w:rsidRPr="00B354CB">
        <w:rPr>
          <w:rFonts w:cs="Arial"/>
          <w:b/>
          <w:noProof/>
          <w:color w:val="000000"/>
          <w:sz w:val="20"/>
          <w:szCs w:val="20"/>
          <w:lang w:val="en-GB"/>
        </w:rPr>
        <w:t xml:space="preserve"> </w:t>
      </w:r>
      <w:r w:rsidR="00B0073D" w:rsidRPr="00B354CB">
        <w:rPr>
          <w:rFonts w:cs="Arial"/>
          <w:b/>
          <w:noProof/>
          <w:color w:val="000000"/>
          <w:sz w:val="20"/>
          <w:szCs w:val="20"/>
          <w:lang w:val="en-GB"/>
        </w:rPr>
        <w:t>e1D</w:t>
      </w:r>
    </w:p>
    <w:p w14:paraId="64A046BD" w14:textId="77777777" w:rsidR="00B0073D" w:rsidRPr="00B0073D" w:rsidRDefault="0085573F" w:rsidP="00C65B8A">
      <w:pPr>
        <w:tabs>
          <w:tab w:val="left" w:pos="6601"/>
          <w:tab w:val="left" w:pos="6997"/>
          <w:tab w:val="left" w:pos="7701"/>
          <w:tab w:val="left" w:pos="8399"/>
        </w:tabs>
        <w:jc w:val="both"/>
        <w:rPr>
          <w:rFonts w:cs="Arial"/>
          <w:b/>
          <w:noProof/>
          <w:color w:val="000000"/>
          <w:sz w:val="20"/>
          <w:szCs w:val="20"/>
          <w:lang w:val="en-GB"/>
        </w:rPr>
      </w:pPr>
      <w:r w:rsidRPr="00B354CB">
        <w:rPr>
          <w:rFonts w:cs="Arial"/>
          <w:b/>
          <w:noProof/>
          <w:color w:val="000000"/>
          <w:sz w:val="20"/>
          <w:szCs w:val="20"/>
          <w:lang w:val="en-GB"/>
        </w:rPr>
        <w:t xml:space="preserve">           </w:t>
      </w:r>
      <w:r w:rsidR="00B0073D" w:rsidRPr="00B0073D">
        <w:rPr>
          <w:rFonts w:cs="Arial"/>
          <w:b/>
          <w:noProof/>
          <w:color w:val="000000"/>
          <w:sz w:val="20"/>
          <w:szCs w:val="20"/>
          <w:lang w:val="en-GB"/>
        </w:rPr>
        <w:t xml:space="preserve">14.Txe1              </w:t>
      </w:r>
      <w:r w:rsidR="00F253FF">
        <w:rPr>
          <w:rFonts w:cs="Arial"/>
          <w:b/>
          <w:noProof/>
          <w:color w:val="000000"/>
          <w:sz w:val="20"/>
          <w:szCs w:val="20"/>
          <w:lang w:val="en-GB"/>
        </w:rPr>
        <w:t xml:space="preserve"> </w:t>
      </w:r>
      <w:r w:rsidR="00B0073D" w:rsidRPr="00B0073D">
        <w:rPr>
          <w:rFonts w:cs="Arial"/>
          <w:b/>
          <w:noProof/>
          <w:color w:val="000000"/>
          <w:sz w:val="20"/>
          <w:szCs w:val="20"/>
          <w:lang w:val="en-GB"/>
        </w:rPr>
        <w:t>f2</w:t>
      </w:r>
    </w:p>
    <w:p w14:paraId="73C6A1B1" w14:textId="77777777" w:rsidR="00B0073D" w:rsidRDefault="0085573F" w:rsidP="00C65B8A">
      <w:pPr>
        <w:tabs>
          <w:tab w:val="left" w:pos="6601"/>
          <w:tab w:val="left" w:pos="6997"/>
          <w:tab w:val="left" w:pos="7701"/>
          <w:tab w:val="left" w:pos="8399"/>
        </w:tabs>
        <w:jc w:val="both"/>
        <w:rPr>
          <w:rFonts w:cs="Arial"/>
          <w:b/>
          <w:noProof/>
          <w:color w:val="000000"/>
          <w:sz w:val="20"/>
          <w:szCs w:val="20"/>
          <w:lang w:val="en-GB"/>
        </w:rPr>
      </w:pPr>
      <w:r>
        <w:rPr>
          <w:rFonts w:cs="Arial"/>
          <w:b/>
          <w:noProof/>
          <w:color w:val="000000"/>
          <w:sz w:val="20"/>
          <w:szCs w:val="20"/>
          <w:lang w:val="en-GB"/>
        </w:rPr>
        <w:t xml:space="preserve">           </w:t>
      </w:r>
      <w:r w:rsidR="00B0073D" w:rsidRPr="00B0073D">
        <w:rPr>
          <w:rFonts w:cs="Arial"/>
          <w:b/>
          <w:noProof/>
          <w:color w:val="000000"/>
          <w:sz w:val="20"/>
          <w:szCs w:val="20"/>
          <w:lang w:val="en-GB"/>
        </w:rPr>
        <w:t xml:space="preserve">15.Txe5             </w:t>
      </w:r>
      <w:r>
        <w:rPr>
          <w:rFonts w:cs="Arial"/>
          <w:b/>
          <w:noProof/>
          <w:color w:val="000000"/>
          <w:sz w:val="20"/>
          <w:szCs w:val="20"/>
          <w:lang w:val="en-GB"/>
        </w:rPr>
        <w:t xml:space="preserve"> </w:t>
      </w:r>
      <w:r w:rsidR="00F253FF">
        <w:rPr>
          <w:rFonts w:cs="Arial"/>
          <w:b/>
          <w:noProof/>
          <w:color w:val="000000"/>
          <w:sz w:val="20"/>
          <w:szCs w:val="20"/>
          <w:lang w:val="en-GB"/>
        </w:rPr>
        <w:t xml:space="preserve"> </w:t>
      </w:r>
      <w:r w:rsidR="00B0073D" w:rsidRPr="00B0073D">
        <w:rPr>
          <w:rFonts w:cs="Arial"/>
          <w:b/>
          <w:noProof/>
          <w:color w:val="000000"/>
          <w:sz w:val="20"/>
          <w:szCs w:val="20"/>
          <w:lang w:val="en-GB"/>
        </w:rPr>
        <w:t>fxe5</w:t>
      </w:r>
    </w:p>
    <w:p w14:paraId="2635E5C2" w14:textId="77777777" w:rsidR="00B0073D" w:rsidRPr="00B0073D" w:rsidRDefault="00B0073D" w:rsidP="00C65B8A">
      <w:pPr>
        <w:tabs>
          <w:tab w:val="left" w:pos="6601"/>
          <w:tab w:val="left" w:pos="6997"/>
          <w:tab w:val="left" w:pos="7701"/>
          <w:tab w:val="left" w:pos="8399"/>
        </w:tabs>
        <w:jc w:val="both"/>
        <w:rPr>
          <w:rFonts w:cs="Arial"/>
          <w:noProof/>
          <w:color w:val="000000"/>
          <w:sz w:val="20"/>
          <w:szCs w:val="20"/>
          <w:lang w:val="nl-BE"/>
        </w:rPr>
      </w:pPr>
      <w:r w:rsidRPr="00B0073D">
        <w:rPr>
          <w:rFonts w:cs="Arial"/>
          <w:noProof/>
          <w:color w:val="000000"/>
          <w:sz w:val="20"/>
          <w:szCs w:val="20"/>
          <w:lang w:val="nl-BE"/>
        </w:rPr>
        <w:t>15...f1D</w:t>
      </w:r>
      <w:r w:rsidR="009F5091">
        <w:rPr>
          <w:rFonts w:cs="Arial"/>
          <w:noProof/>
          <w:color w:val="000000"/>
          <w:sz w:val="20"/>
          <w:szCs w:val="20"/>
          <w:lang w:val="nl-BE"/>
        </w:rPr>
        <w:t>?</w:t>
      </w:r>
      <w:r w:rsidRPr="00B0073D">
        <w:rPr>
          <w:rFonts w:cs="Arial"/>
          <w:noProof/>
          <w:color w:val="000000"/>
          <w:sz w:val="20"/>
          <w:szCs w:val="20"/>
          <w:lang w:val="nl-BE"/>
        </w:rPr>
        <w:t xml:space="preserve"> 16.Ta5+ Da6+ 17.Txa6+ Kxa6 18.b8D, enzovoort.</w:t>
      </w:r>
    </w:p>
    <w:p w14:paraId="7CBC1106" w14:textId="77777777" w:rsidR="00B0073D" w:rsidRDefault="0085573F" w:rsidP="00C65B8A">
      <w:pPr>
        <w:tabs>
          <w:tab w:val="left" w:pos="6601"/>
          <w:tab w:val="left" w:pos="6997"/>
          <w:tab w:val="left" w:pos="7701"/>
          <w:tab w:val="left" w:pos="8399"/>
        </w:tabs>
        <w:jc w:val="both"/>
        <w:rPr>
          <w:rFonts w:cs="Arial"/>
          <w:b/>
          <w:noProof/>
          <w:color w:val="000000"/>
          <w:sz w:val="20"/>
          <w:szCs w:val="20"/>
          <w:lang w:val="nl-BE"/>
        </w:rPr>
      </w:pPr>
      <w:r>
        <w:rPr>
          <w:rFonts w:cs="Arial"/>
          <w:noProof/>
          <w:color w:val="000000"/>
          <w:sz w:val="20"/>
          <w:szCs w:val="20"/>
          <w:lang w:val="nl-BE"/>
        </w:rPr>
        <w:t xml:space="preserve">            </w:t>
      </w:r>
      <w:r w:rsidR="00B0073D">
        <w:rPr>
          <w:rFonts w:cs="Arial"/>
          <w:b/>
          <w:noProof/>
          <w:color w:val="000000"/>
          <w:sz w:val="20"/>
          <w:szCs w:val="20"/>
          <w:lang w:val="nl-BE"/>
        </w:rPr>
        <w:t>16.</w:t>
      </w:r>
      <w:r>
        <w:rPr>
          <w:rFonts w:cs="Arial"/>
          <w:b/>
          <w:noProof/>
          <w:color w:val="000000"/>
          <w:sz w:val="20"/>
          <w:szCs w:val="20"/>
          <w:lang w:val="nl-BE"/>
        </w:rPr>
        <w:t xml:space="preserve">Kc7               </w:t>
      </w:r>
      <w:r w:rsidR="00F253FF">
        <w:rPr>
          <w:rFonts w:cs="Arial"/>
          <w:b/>
          <w:noProof/>
          <w:color w:val="000000"/>
          <w:sz w:val="20"/>
          <w:szCs w:val="20"/>
          <w:lang w:val="nl-BE"/>
        </w:rPr>
        <w:t xml:space="preserve"> </w:t>
      </w:r>
      <w:r>
        <w:rPr>
          <w:rFonts w:cs="Arial"/>
          <w:b/>
          <w:noProof/>
          <w:color w:val="000000"/>
          <w:sz w:val="20"/>
          <w:szCs w:val="20"/>
          <w:lang w:val="nl-BE"/>
        </w:rPr>
        <w:t>f1D</w:t>
      </w:r>
    </w:p>
    <w:p w14:paraId="55E6134E" w14:textId="77777777" w:rsidR="0085573F" w:rsidRDefault="0085573F" w:rsidP="00C65B8A">
      <w:pPr>
        <w:tabs>
          <w:tab w:val="left" w:pos="6601"/>
          <w:tab w:val="left" w:pos="6997"/>
          <w:tab w:val="left" w:pos="7701"/>
          <w:tab w:val="left" w:pos="8399"/>
        </w:tabs>
        <w:jc w:val="both"/>
        <w:rPr>
          <w:rFonts w:cs="Arial"/>
          <w:b/>
          <w:noProof/>
          <w:color w:val="000000"/>
          <w:sz w:val="20"/>
          <w:szCs w:val="20"/>
          <w:lang w:val="nl-BE"/>
        </w:rPr>
      </w:pPr>
      <w:r>
        <w:rPr>
          <w:rFonts w:cs="Arial"/>
          <w:b/>
          <w:noProof/>
          <w:color w:val="000000"/>
          <w:sz w:val="20"/>
          <w:szCs w:val="20"/>
          <w:lang w:val="nl-BE"/>
        </w:rPr>
        <w:t xml:space="preserve">            17.b8D+             </w:t>
      </w:r>
      <w:r w:rsidR="00F253FF">
        <w:rPr>
          <w:rFonts w:cs="Arial"/>
          <w:b/>
          <w:noProof/>
          <w:color w:val="000000"/>
          <w:sz w:val="20"/>
          <w:szCs w:val="20"/>
          <w:lang w:val="nl-BE"/>
        </w:rPr>
        <w:t xml:space="preserve"> </w:t>
      </w:r>
      <w:r>
        <w:rPr>
          <w:rFonts w:cs="Arial"/>
          <w:b/>
          <w:noProof/>
          <w:color w:val="000000"/>
          <w:sz w:val="20"/>
          <w:szCs w:val="20"/>
          <w:lang w:val="nl-BE"/>
        </w:rPr>
        <w:t>Ka6</w:t>
      </w:r>
    </w:p>
    <w:p w14:paraId="767F888D" w14:textId="77777777" w:rsidR="0085573F" w:rsidRDefault="0085573F" w:rsidP="00C65B8A">
      <w:pPr>
        <w:tabs>
          <w:tab w:val="left" w:pos="6601"/>
          <w:tab w:val="left" w:pos="6997"/>
          <w:tab w:val="left" w:pos="7701"/>
          <w:tab w:val="left" w:pos="8399"/>
        </w:tabs>
        <w:jc w:val="both"/>
        <w:rPr>
          <w:rFonts w:cs="Arial"/>
          <w:b/>
          <w:noProof/>
          <w:color w:val="000000"/>
          <w:sz w:val="20"/>
          <w:szCs w:val="20"/>
          <w:lang w:val="nl-BE"/>
        </w:rPr>
      </w:pPr>
      <w:r>
        <w:rPr>
          <w:rFonts w:cs="Arial"/>
          <w:b/>
          <w:noProof/>
          <w:color w:val="000000"/>
          <w:sz w:val="20"/>
          <w:szCs w:val="20"/>
          <w:lang w:val="nl-BE"/>
        </w:rPr>
        <w:t xml:space="preserve">            18.Db6+</w:t>
      </w:r>
    </w:p>
    <w:p w14:paraId="15A674AC" w14:textId="77777777" w:rsidR="0085573F" w:rsidRDefault="0085573F"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en mat.</w:t>
      </w:r>
    </w:p>
    <w:p w14:paraId="2DD6B03E" w14:textId="77777777" w:rsidR="0085573F" w:rsidRDefault="0085573F" w:rsidP="00C65B8A">
      <w:pPr>
        <w:tabs>
          <w:tab w:val="left" w:pos="6601"/>
          <w:tab w:val="left" w:pos="6997"/>
          <w:tab w:val="left" w:pos="7701"/>
          <w:tab w:val="left" w:pos="8399"/>
        </w:tabs>
        <w:jc w:val="both"/>
        <w:rPr>
          <w:rFonts w:cs="Arial"/>
          <w:noProof/>
          <w:color w:val="000000"/>
          <w:sz w:val="20"/>
          <w:szCs w:val="20"/>
          <w:lang w:val="nl-BE"/>
        </w:rPr>
      </w:pPr>
    </w:p>
    <w:p w14:paraId="2034187C" w14:textId="77777777" w:rsidR="0085573F" w:rsidRDefault="0085573F" w:rsidP="00C65B8A">
      <w:pPr>
        <w:tabs>
          <w:tab w:val="left" w:pos="6601"/>
          <w:tab w:val="left" w:pos="6997"/>
          <w:tab w:val="left" w:pos="7701"/>
          <w:tab w:val="left" w:pos="8399"/>
        </w:tabs>
        <w:jc w:val="both"/>
        <w:rPr>
          <w:rFonts w:cs="Arial"/>
          <w:b/>
          <w:i/>
          <w:noProof/>
          <w:color w:val="000000"/>
          <w:sz w:val="20"/>
          <w:szCs w:val="20"/>
          <w:lang w:val="nl-BE"/>
        </w:rPr>
      </w:pPr>
      <w:r>
        <w:rPr>
          <w:rFonts w:cs="Arial"/>
          <w:b/>
          <w:i/>
          <w:noProof/>
          <w:color w:val="000000"/>
          <w:sz w:val="20"/>
          <w:szCs w:val="20"/>
          <w:lang w:val="nl-BE"/>
        </w:rPr>
        <w:t>Variant B</w:t>
      </w:r>
    </w:p>
    <w:p w14:paraId="099C1E59" w14:textId="77777777" w:rsidR="0085573F" w:rsidRDefault="0085573F" w:rsidP="00C65B8A">
      <w:pPr>
        <w:tabs>
          <w:tab w:val="left" w:pos="6601"/>
          <w:tab w:val="left" w:pos="6997"/>
          <w:tab w:val="left" w:pos="7701"/>
          <w:tab w:val="left" w:pos="8399"/>
        </w:tabs>
        <w:jc w:val="both"/>
        <w:rPr>
          <w:rFonts w:cs="Arial"/>
          <w:b/>
          <w:noProof/>
          <w:color w:val="000000"/>
          <w:sz w:val="20"/>
          <w:szCs w:val="20"/>
          <w:lang w:val="nl-BE"/>
        </w:rPr>
      </w:pPr>
      <w:r>
        <w:rPr>
          <w:rFonts w:cs="Arial"/>
          <w:b/>
          <w:i/>
          <w:noProof/>
          <w:color w:val="000000"/>
          <w:sz w:val="20"/>
          <w:szCs w:val="20"/>
          <w:lang w:val="nl-BE"/>
        </w:rPr>
        <w:t xml:space="preserve">            </w:t>
      </w:r>
      <w:r>
        <w:rPr>
          <w:rFonts w:cs="Arial"/>
          <w:b/>
          <w:noProof/>
          <w:color w:val="000000"/>
          <w:sz w:val="20"/>
          <w:szCs w:val="20"/>
          <w:lang w:val="nl-BE"/>
        </w:rPr>
        <w:t xml:space="preserve"> 13…                  </w:t>
      </w:r>
      <w:r w:rsidR="00F253FF">
        <w:rPr>
          <w:rFonts w:cs="Arial"/>
          <w:b/>
          <w:noProof/>
          <w:color w:val="000000"/>
          <w:sz w:val="20"/>
          <w:szCs w:val="20"/>
          <w:lang w:val="nl-BE"/>
        </w:rPr>
        <w:t xml:space="preserve"> </w:t>
      </w:r>
      <w:r>
        <w:rPr>
          <w:rFonts w:cs="Arial"/>
          <w:b/>
          <w:noProof/>
          <w:color w:val="000000"/>
          <w:sz w:val="20"/>
          <w:szCs w:val="20"/>
          <w:lang w:val="nl-BE"/>
        </w:rPr>
        <w:t>Kb8</w:t>
      </w:r>
    </w:p>
    <w:p w14:paraId="4544F2E1" w14:textId="77777777" w:rsidR="0085573F" w:rsidRDefault="0085573F" w:rsidP="00C65B8A">
      <w:pPr>
        <w:tabs>
          <w:tab w:val="left" w:pos="6601"/>
          <w:tab w:val="left" w:pos="6997"/>
          <w:tab w:val="left" w:pos="7701"/>
          <w:tab w:val="left" w:pos="8399"/>
        </w:tabs>
        <w:jc w:val="both"/>
        <w:rPr>
          <w:rFonts w:cs="Arial"/>
          <w:b/>
          <w:noProof/>
          <w:color w:val="000000"/>
          <w:sz w:val="20"/>
          <w:szCs w:val="20"/>
          <w:lang w:val="nl-BE"/>
        </w:rPr>
      </w:pPr>
      <w:r>
        <w:rPr>
          <w:rFonts w:cs="Arial"/>
          <w:b/>
          <w:noProof/>
          <w:color w:val="000000"/>
          <w:sz w:val="20"/>
          <w:szCs w:val="20"/>
          <w:lang w:val="nl-BE"/>
        </w:rPr>
        <w:t xml:space="preserve">             14.Kb6              </w:t>
      </w:r>
      <w:r w:rsidR="00F253FF">
        <w:rPr>
          <w:rFonts w:cs="Arial"/>
          <w:b/>
          <w:noProof/>
          <w:color w:val="000000"/>
          <w:sz w:val="20"/>
          <w:szCs w:val="20"/>
          <w:lang w:val="nl-BE"/>
        </w:rPr>
        <w:t xml:space="preserve"> </w:t>
      </w:r>
      <w:r>
        <w:rPr>
          <w:rFonts w:cs="Arial"/>
          <w:b/>
          <w:noProof/>
          <w:color w:val="000000"/>
          <w:sz w:val="20"/>
          <w:szCs w:val="20"/>
          <w:lang w:val="nl-BE"/>
        </w:rPr>
        <w:t>Ld4+</w:t>
      </w:r>
    </w:p>
    <w:p w14:paraId="01268493" w14:textId="77777777" w:rsidR="0085573F" w:rsidRPr="00ED1153" w:rsidRDefault="0085573F" w:rsidP="00C65B8A">
      <w:pPr>
        <w:tabs>
          <w:tab w:val="left" w:pos="6601"/>
          <w:tab w:val="left" w:pos="6997"/>
          <w:tab w:val="left" w:pos="7701"/>
          <w:tab w:val="left" w:pos="8399"/>
        </w:tabs>
        <w:jc w:val="both"/>
        <w:rPr>
          <w:rFonts w:cs="Arial"/>
          <w:b/>
          <w:noProof/>
          <w:color w:val="000000"/>
          <w:sz w:val="20"/>
          <w:szCs w:val="20"/>
          <w:lang w:val="en-GB"/>
        </w:rPr>
      </w:pPr>
      <w:r w:rsidRPr="00B354CB">
        <w:rPr>
          <w:rFonts w:cs="Arial"/>
          <w:b/>
          <w:noProof/>
          <w:color w:val="000000"/>
          <w:sz w:val="20"/>
          <w:szCs w:val="20"/>
          <w:lang w:val="nl-BE"/>
        </w:rPr>
        <w:t xml:space="preserve">             </w:t>
      </w:r>
      <w:r w:rsidRPr="00ED1153">
        <w:rPr>
          <w:rFonts w:cs="Arial"/>
          <w:b/>
          <w:noProof/>
          <w:color w:val="000000"/>
          <w:sz w:val="20"/>
          <w:szCs w:val="20"/>
          <w:lang w:val="en-GB"/>
        </w:rPr>
        <w:t xml:space="preserve">15.Ka6             </w:t>
      </w:r>
      <w:r w:rsidR="00F253FF" w:rsidRPr="00ED1153">
        <w:rPr>
          <w:rFonts w:cs="Arial"/>
          <w:b/>
          <w:noProof/>
          <w:color w:val="000000"/>
          <w:sz w:val="20"/>
          <w:szCs w:val="20"/>
          <w:lang w:val="en-GB"/>
        </w:rPr>
        <w:t xml:space="preserve"> </w:t>
      </w:r>
      <w:r w:rsidRPr="00ED1153">
        <w:rPr>
          <w:rFonts w:cs="Arial"/>
          <w:b/>
          <w:noProof/>
          <w:color w:val="000000"/>
          <w:sz w:val="20"/>
          <w:szCs w:val="20"/>
          <w:lang w:val="en-GB"/>
        </w:rPr>
        <w:t xml:space="preserve"> Lc3</w:t>
      </w:r>
      <w:r w:rsidR="000C4335">
        <w:rPr>
          <w:rFonts w:cs="Arial"/>
          <w:b/>
          <w:noProof/>
          <w:color w:val="000000"/>
          <w:sz w:val="20"/>
          <w:szCs w:val="20"/>
          <w:lang w:val="en-GB"/>
        </w:rPr>
        <w:t>(Lc5)</w:t>
      </w:r>
    </w:p>
    <w:p w14:paraId="3DB89EEB" w14:textId="77777777" w:rsidR="0085573F" w:rsidRPr="00ED1153" w:rsidRDefault="0085573F" w:rsidP="00C65B8A">
      <w:pPr>
        <w:tabs>
          <w:tab w:val="left" w:pos="6601"/>
          <w:tab w:val="left" w:pos="6997"/>
          <w:tab w:val="left" w:pos="7701"/>
          <w:tab w:val="left" w:pos="8399"/>
        </w:tabs>
        <w:jc w:val="both"/>
        <w:rPr>
          <w:rFonts w:cs="Arial"/>
          <w:b/>
          <w:noProof/>
          <w:color w:val="000000"/>
          <w:sz w:val="20"/>
          <w:szCs w:val="20"/>
          <w:lang w:val="en-GB"/>
        </w:rPr>
      </w:pPr>
      <w:r w:rsidRPr="00ED1153">
        <w:rPr>
          <w:rFonts w:cs="Arial"/>
          <w:b/>
          <w:noProof/>
          <w:color w:val="000000"/>
          <w:sz w:val="20"/>
          <w:szCs w:val="20"/>
          <w:lang w:val="en-GB"/>
        </w:rPr>
        <w:t xml:space="preserve">             16.Txc3</w:t>
      </w:r>
      <w:r w:rsidR="000C4335">
        <w:rPr>
          <w:rFonts w:cs="Arial"/>
          <w:b/>
          <w:noProof/>
          <w:color w:val="000000"/>
          <w:sz w:val="20"/>
          <w:szCs w:val="20"/>
          <w:lang w:val="en-GB"/>
        </w:rPr>
        <w:t>(</w:t>
      </w:r>
      <w:r w:rsidR="0025686C">
        <w:rPr>
          <w:rFonts w:cs="Arial"/>
          <w:b/>
          <w:noProof/>
          <w:color w:val="000000"/>
          <w:sz w:val="20"/>
          <w:szCs w:val="20"/>
          <w:lang w:val="en-GB"/>
        </w:rPr>
        <w:t>Tx</w:t>
      </w:r>
      <w:r w:rsidR="000C4335">
        <w:rPr>
          <w:rFonts w:cs="Arial"/>
          <w:b/>
          <w:noProof/>
          <w:color w:val="000000"/>
          <w:sz w:val="20"/>
          <w:szCs w:val="20"/>
          <w:lang w:val="en-GB"/>
        </w:rPr>
        <w:t>c5)</w:t>
      </w:r>
      <w:r w:rsidR="00EA796E">
        <w:rPr>
          <w:rFonts w:cs="Arial"/>
          <w:b/>
          <w:noProof/>
          <w:color w:val="000000"/>
          <w:sz w:val="20"/>
          <w:szCs w:val="20"/>
          <w:lang w:val="en-GB"/>
        </w:rPr>
        <w:t xml:space="preserve">    </w:t>
      </w:r>
      <w:r w:rsidRPr="00ED1153">
        <w:rPr>
          <w:rFonts w:cs="Arial"/>
          <w:b/>
          <w:noProof/>
          <w:color w:val="000000"/>
          <w:sz w:val="20"/>
          <w:szCs w:val="20"/>
          <w:lang w:val="en-GB"/>
        </w:rPr>
        <w:t>b1D</w:t>
      </w:r>
    </w:p>
    <w:p w14:paraId="6EB57AF5" w14:textId="77777777" w:rsidR="0085573F" w:rsidRPr="00B354CB" w:rsidRDefault="0085573F" w:rsidP="00C65B8A">
      <w:pPr>
        <w:tabs>
          <w:tab w:val="left" w:pos="6601"/>
          <w:tab w:val="left" w:pos="6997"/>
          <w:tab w:val="left" w:pos="7701"/>
          <w:tab w:val="left" w:pos="8399"/>
        </w:tabs>
        <w:jc w:val="both"/>
        <w:rPr>
          <w:rFonts w:cs="Arial"/>
          <w:b/>
          <w:noProof/>
          <w:color w:val="000000"/>
          <w:sz w:val="20"/>
          <w:szCs w:val="20"/>
          <w:lang w:val="nl-BE"/>
        </w:rPr>
      </w:pPr>
      <w:r w:rsidRPr="00ED1153">
        <w:rPr>
          <w:rFonts w:cs="Arial"/>
          <w:b/>
          <w:noProof/>
          <w:color w:val="000000"/>
          <w:sz w:val="20"/>
          <w:szCs w:val="20"/>
          <w:lang w:val="en-GB"/>
        </w:rPr>
        <w:t xml:space="preserve">             </w:t>
      </w:r>
      <w:r w:rsidRPr="00B354CB">
        <w:rPr>
          <w:rFonts w:cs="Arial"/>
          <w:b/>
          <w:noProof/>
          <w:color w:val="000000"/>
          <w:sz w:val="20"/>
          <w:szCs w:val="20"/>
          <w:lang w:val="nl-BE"/>
        </w:rPr>
        <w:t>17.Tc8+</w:t>
      </w:r>
    </w:p>
    <w:p w14:paraId="433AE949" w14:textId="77777777" w:rsidR="00F253FF" w:rsidRPr="00F253FF" w:rsidRDefault="00F253FF"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En eveneens mat.</w:t>
      </w:r>
    </w:p>
    <w:p w14:paraId="46147F18" w14:textId="77777777" w:rsidR="0010589A" w:rsidRPr="00B0073D" w:rsidRDefault="002A7AE1" w:rsidP="00C65B8A">
      <w:pPr>
        <w:tabs>
          <w:tab w:val="left" w:pos="6601"/>
          <w:tab w:val="left" w:pos="6997"/>
          <w:tab w:val="left" w:pos="7701"/>
          <w:tab w:val="left" w:pos="8399"/>
        </w:tabs>
        <w:jc w:val="both"/>
        <w:rPr>
          <w:rFonts w:cs="Arial"/>
          <w:noProof/>
          <w:color w:val="000000"/>
          <w:sz w:val="20"/>
          <w:szCs w:val="20"/>
          <w:lang w:val="nl-BE"/>
        </w:rPr>
      </w:pPr>
      <w:r w:rsidRPr="00B0073D">
        <w:rPr>
          <w:rFonts w:cs="Arial"/>
          <w:noProof/>
          <w:color w:val="000000"/>
          <w:sz w:val="20"/>
          <w:szCs w:val="20"/>
          <w:lang w:val="nl-BE"/>
        </w:rPr>
        <w:tab/>
      </w:r>
      <w:r w:rsidRPr="00B0073D">
        <w:rPr>
          <w:rFonts w:cs="Arial"/>
          <w:noProof/>
          <w:color w:val="000000"/>
          <w:sz w:val="20"/>
          <w:szCs w:val="20"/>
          <w:lang w:val="nl-BE"/>
        </w:rPr>
        <w:tab/>
      </w:r>
    </w:p>
    <w:p w14:paraId="1B5C92F0" w14:textId="77777777" w:rsidR="0010589A" w:rsidRPr="00B0073D" w:rsidRDefault="0010589A" w:rsidP="00C65B8A">
      <w:pPr>
        <w:tabs>
          <w:tab w:val="left" w:pos="6601"/>
          <w:tab w:val="left" w:pos="6997"/>
          <w:tab w:val="left" w:pos="7701"/>
          <w:tab w:val="left" w:pos="8399"/>
        </w:tabs>
        <w:jc w:val="both"/>
        <w:rPr>
          <w:rFonts w:cs="Arial"/>
          <w:noProof/>
          <w:color w:val="000000"/>
          <w:sz w:val="20"/>
          <w:szCs w:val="20"/>
          <w:lang w:val="nl-BE"/>
        </w:rPr>
      </w:pPr>
    </w:p>
    <w:p w14:paraId="497DC526" w14:textId="77777777" w:rsidR="00B536A5" w:rsidRPr="00B0073D" w:rsidRDefault="00B536A5" w:rsidP="00C65B8A">
      <w:pPr>
        <w:tabs>
          <w:tab w:val="left" w:pos="6601"/>
          <w:tab w:val="left" w:pos="6997"/>
          <w:tab w:val="left" w:pos="7701"/>
          <w:tab w:val="left" w:pos="8399"/>
        </w:tabs>
        <w:jc w:val="both"/>
        <w:rPr>
          <w:rFonts w:cs="Arial"/>
          <w:noProof/>
          <w:color w:val="000000"/>
          <w:sz w:val="20"/>
          <w:szCs w:val="20"/>
          <w:lang w:val="nl-BE"/>
        </w:rPr>
      </w:pPr>
    </w:p>
    <w:p w14:paraId="790112FA" w14:textId="77777777" w:rsidR="00B536A5" w:rsidRDefault="00240171"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In 1978 kregen M.</w:t>
      </w:r>
      <w:r w:rsidR="00F253FF">
        <w:rPr>
          <w:rFonts w:cs="Arial"/>
          <w:noProof/>
          <w:color w:val="000000"/>
          <w:sz w:val="20"/>
          <w:szCs w:val="20"/>
          <w:lang w:val="nl-BE"/>
        </w:rPr>
        <w:t xml:space="preserve"> Klinkhov </w:t>
      </w:r>
      <w:r>
        <w:rPr>
          <w:rFonts w:cs="Arial"/>
          <w:noProof/>
          <w:color w:val="000000"/>
          <w:sz w:val="20"/>
          <w:szCs w:val="20"/>
          <w:lang w:val="nl-BE"/>
        </w:rPr>
        <w:t>&amp; A.</w:t>
      </w:r>
      <w:r w:rsidR="00452CAA">
        <w:rPr>
          <w:rFonts w:cs="Arial"/>
          <w:noProof/>
          <w:color w:val="000000"/>
          <w:sz w:val="20"/>
          <w:szCs w:val="20"/>
          <w:lang w:val="nl-BE"/>
        </w:rPr>
        <w:t xml:space="preserve"> </w:t>
      </w:r>
      <w:r w:rsidR="00F253FF">
        <w:rPr>
          <w:rFonts w:cs="Arial"/>
          <w:noProof/>
          <w:color w:val="000000"/>
          <w:sz w:val="20"/>
          <w:szCs w:val="20"/>
          <w:lang w:val="nl-BE"/>
        </w:rPr>
        <w:t xml:space="preserve">Kuznetsov een </w:t>
      </w:r>
      <w:r w:rsidR="00452CAA">
        <w:rPr>
          <w:rFonts w:cs="Arial"/>
          <w:noProof/>
          <w:color w:val="000000"/>
          <w:sz w:val="20"/>
          <w:szCs w:val="20"/>
          <w:lang w:val="nl-BE"/>
        </w:rPr>
        <w:t>S</w:t>
      </w:r>
      <w:r>
        <w:rPr>
          <w:rFonts w:cs="Arial"/>
          <w:noProof/>
          <w:color w:val="000000"/>
          <w:sz w:val="20"/>
          <w:szCs w:val="20"/>
          <w:lang w:val="nl-BE"/>
        </w:rPr>
        <w:t>pe</w:t>
      </w:r>
      <w:r w:rsidR="00F253FF">
        <w:rPr>
          <w:rFonts w:cs="Arial"/>
          <w:noProof/>
          <w:color w:val="000000"/>
          <w:sz w:val="20"/>
          <w:szCs w:val="20"/>
          <w:lang w:val="nl-BE"/>
        </w:rPr>
        <w:t>ciale</w:t>
      </w:r>
      <w:r w:rsidR="00452CAA">
        <w:rPr>
          <w:rFonts w:cs="Arial"/>
          <w:noProof/>
          <w:color w:val="000000"/>
          <w:sz w:val="20"/>
          <w:szCs w:val="20"/>
          <w:lang w:val="nl-BE"/>
        </w:rPr>
        <w:t xml:space="preserve"> Prijs in Bu</w:t>
      </w:r>
      <w:r>
        <w:rPr>
          <w:rFonts w:cs="Arial"/>
          <w:noProof/>
          <w:color w:val="000000"/>
          <w:sz w:val="20"/>
          <w:szCs w:val="20"/>
          <w:lang w:val="nl-BE"/>
        </w:rPr>
        <w:t>ll.</w:t>
      </w:r>
      <w:r w:rsidR="00F46E8D">
        <w:rPr>
          <w:rFonts w:cs="Arial"/>
          <w:noProof/>
          <w:color w:val="000000"/>
          <w:sz w:val="20"/>
          <w:szCs w:val="20"/>
          <w:lang w:val="nl-BE"/>
        </w:rPr>
        <w:t xml:space="preserve"> </w:t>
      </w:r>
      <w:r>
        <w:rPr>
          <w:rFonts w:cs="Arial"/>
          <w:noProof/>
          <w:color w:val="000000"/>
          <w:sz w:val="20"/>
          <w:szCs w:val="20"/>
          <w:lang w:val="nl-BE"/>
        </w:rPr>
        <w:t>CCCM voor de onderstaande</w:t>
      </w:r>
      <w:r w:rsidR="00700FC5">
        <w:rPr>
          <w:rFonts w:cs="Arial"/>
          <w:noProof/>
          <w:color w:val="000000"/>
          <w:sz w:val="20"/>
          <w:szCs w:val="20"/>
          <w:lang w:val="nl-BE"/>
        </w:rPr>
        <w:t xml:space="preserve"> </w:t>
      </w:r>
      <w:r w:rsidR="00452CAA">
        <w:rPr>
          <w:rFonts w:cs="Arial"/>
          <w:noProof/>
          <w:color w:val="000000"/>
          <w:sz w:val="20"/>
          <w:szCs w:val="20"/>
          <w:lang w:val="nl-BE"/>
        </w:rPr>
        <w:t xml:space="preserve"> versie</w:t>
      </w:r>
      <w:r w:rsidR="00651BF6">
        <w:rPr>
          <w:rFonts w:cs="Arial"/>
          <w:noProof/>
          <w:color w:val="000000"/>
          <w:sz w:val="20"/>
          <w:szCs w:val="20"/>
          <w:lang w:val="nl-BE"/>
        </w:rPr>
        <w:t>,</w:t>
      </w:r>
      <w:r>
        <w:rPr>
          <w:rFonts w:cs="Arial"/>
          <w:noProof/>
          <w:color w:val="000000"/>
          <w:sz w:val="20"/>
          <w:szCs w:val="20"/>
          <w:lang w:val="nl-BE"/>
        </w:rPr>
        <w:t xml:space="preserve"> die ik niet kende</w:t>
      </w:r>
      <w:r w:rsidR="006646DF">
        <w:rPr>
          <w:rFonts w:cs="Arial"/>
          <w:noProof/>
          <w:color w:val="000000"/>
          <w:sz w:val="20"/>
          <w:szCs w:val="20"/>
          <w:lang w:val="nl-BE"/>
        </w:rPr>
        <w:t xml:space="preserve"> </w:t>
      </w:r>
      <w:r>
        <w:rPr>
          <w:rFonts w:cs="Arial"/>
          <w:noProof/>
          <w:color w:val="000000"/>
          <w:sz w:val="20"/>
          <w:szCs w:val="20"/>
          <w:lang w:val="nl-BE"/>
        </w:rPr>
        <w:t>toen ik</w:t>
      </w:r>
      <w:r w:rsidR="0080262A">
        <w:rPr>
          <w:rFonts w:cs="Arial"/>
          <w:noProof/>
          <w:color w:val="000000"/>
          <w:sz w:val="20"/>
          <w:szCs w:val="20"/>
          <w:lang w:val="nl-BE"/>
        </w:rPr>
        <w:t xml:space="preserve"> mijn</w:t>
      </w:r>
      <w:r w:rsidR="00EA0DD1">
        <w:rPr>
          <w:rFonts w:cs="Arial"/>
          <w:noProof/>
          <w:color w:val="000000"/>
          <w:sz w:val="20"/>
          <w:szCs w:val="20"/>
          <w:lang w:val="nl-BE"/>
        </w:rPr>
        <w:t xml:space="preserve"> huidige studie </w:t>
      </w:r>
      <w:r w:rsidR="006646DF">
        <w:rPr>
          <w:rFonts w:cs="Arial"/>
          <w:noProof/>
          <w:color w:val="000000"/>
          <w:sz w:val="20"/>
          <w:szCs w:val="20"/>
          <w:lang w:val="nl-BE"/>
        </w:rPr>
        <w:t>componeerde</w:t>
      </w:r>
    </w:p>
    <w:p w14:paraId="3941E84C" w14:textId="77777777" w:rsidR="00452CAA" w:rsidRDefault="00452CAA" w:rsidP="00C65B8A">
      <w:pPr>
        <w:tabs>
          <w:tab w:val="left" w:pos="6601"/>
          <w:tab w:val="left" w:pos="6997"/>
          <w:tab w:val="left" w:pos="7701"/>
          <w:tab w:val="left" w:pos="8399"/>
        </w:tabs>
        <w:jc w:val="both"/>
        <w:rPr>
          <w:rFonts w:cs="Arial"/>
          <w:noProof/>
          <w:color w:val="000000"/>
          <w:sz w:val="20"/>
          <w:szCs w:val="20"/>
          <w:lang w:val="nl-BE"/>
        </w:rPr>
      </w:pPr>
    </w:p>
    <w:p w14:paraId="30797F9B" w14:textId="77777777" w:rsidR="00452CAA" w:rsidRPr="009F5091" w:rsidRDefault="00452CAA" w:rsidP="00C65B8A">
      <w:pPr>
        <w:tabs>
          <w:tab w:val="left" w:pos="6601"/>
          <w:tab w:val="left" w:pos="6997"/>
          <w:tab w:val="left" w:pos="7701"/>
          <w:tab w:val="left" w:pos="8399"/>
        </w:tabs>
        <w:jc w:val="both"/>
        <w:rPr>
          <w:rFonts w:cs="Arial"/>
          <w:noProof/>
          <w:color w:val="000000"/>
          <w:sz w:val="20"/>
          <w:szCs w:val="20"/>
          <w:lang w:val="nl-BE"/>
        </w:rPr>
      </w:pPr>
      <w:r w:rsidRPr="009F5091">
        <w:rPr>
          <w:rFonts w:cs="Arial"/>
          <w:noProof/>
          <w:color w:val="000000"/>
          <w:sz w:val="20"/>
          <w:szCs w:val="20"/>
          <w:lang w:val="nl-BE"/>
        </w:rPr>
        <w:t xml:space="preserve">Kd4 Tg7 b7 g3 / </w:t>
      </w:r>
    </w:p>
    <w:p w14:paraId="40212889" w14:textId="77777777" w:rsidR="00452CAA" w:rsidRPr="009F5091" w:rsidRDefault="00D7127E" w:rsidP="00C65B8A">
      <w:pPr>
        <w:tabs>
          <w:tab w:val="left" w:pos="6601"/>
          <w:tab w:val="left" w:pos="6997"/>
          <w:tab w:val="left" w:pos="7701"/>
          <w:tab w:val="left" w:pos="8399"/>
        </w:tabs>
        <w:jc w:val="both"/>
        <w:rPr>
          <w:rFonts w:cs="Arial"/>
          <w:noProof/>
          <w:color w:val="000000"/>
          <w:sz w:val="20"/>
          <w:szCs w:val="20"/>
          <w:lang w:val="nl-BE"/>
        </w:rPr>
      </w:pPr>
      <w:r w:rsidRPr="009F5091">
        <w:rPr>
          <w:rFonts w:cs="Arial"/>
          <w:noProof/>
          <w:color w:val="000000"/>
          <w:sz w:val="20"/>
          <w:szCs w:val="20"/>
          <w:lang w:val="nl-BE"/>
        </w:rPr>
        <w:t xml:space="preserve">                    Kb</w:t>
      </w:r>
      <w:r w:rsidR="001112AB" w:rsidRPr="009F5091">
        <w:rPr>
          <w:rFonts w:cs="Arial"/>
          <w:noProof/>
          <w:color w:val="000000"/>
          <w:sz w:val="20"/>
          <w:szCs w:val="20"/>
          <w:lang w:val="nl-BE"/>
        </w:rPr>
        <w:t>8 Ld</w:t>
      </w:r>
      <w:r w:rsidR="00452CAA" w:rsidRPr="009F5091">
        <w:rPr>
          <w:rFonts w:cs="Arial"/>
          <w:noProof/>
          <w:color w:val="000000"/>
          <w:sz w:val="20"/>
          <w:szCs w:val="20"/>
          <w:lang w:val="nl-BE"/>
        </w:rPr>
        <w:t>6 e3 f4 f5 f6 +</w:t>
      </w:r>
    </w:p>
    <w:p w14:paraId="531CF7B2" w14:textId="77777777" w:rsidR="00452CAA" w:rsidRPr="009F5091" w:rsidRDefault="00452CAA" w:rsidP="00C65B8A">
      <w:pPr>
        <w:tabs>
          <w:tab w:val="left" w:pos="6601"/>
          <w:tab w:val="left" w:pos="6997"/>
          <w:tab w:val="left" w:pos="7701"/>
          <w:tab w:val="left" w:pos="8399"/>
        </w:tabs>
        <w:jc w:val="both"/>
        <w:rPr>
          <w:rFonts w:cs="Arial"/>
          <w:noProof/>
          <w:color w:val="000000"/>
          <w:sz w:val="20"/>
          <w:szCs w:val="20"/>
          <w:lang w:val="nl-BE"/>
        </w:rPr>
      </w:pPr>
    </w:p>
    <w:p w14:paraId="19573F08" w14:textId="77777777" w:rsidR="00D10856" w:rsidRDefault="009D49C5"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m</w:t>
      </w:r>
      <w:r w:rsidR="00452CAA">
        <w:rPr>
          <w:rFonts w:cs="Arial"/>
          <w:noProof/>
          <w:color w:val="000000"/>
          <w:sz w:val="20"/>
          <w:szCs w:val="20"/>
          <w:lang w:val="nl-BE"/>
        </w:rPr>
        <w:t>et een inleiding die vier (4) zet</w:t>
      </w:r>
      <w:r w:rsidR="00C344C4">
        <w:rPr>
          <w:rFonts w:cs="Arial"/>
          <w:noProof/>
          <w:color w:val="000000"/>
          <w:sz w:val="20"/>
          <w:szCs w:val="20"/>
          <w:lang w:val="nl-BE"/>
        </w:rPr>
        <w:t>-</w:t>
      </w:r>
      <w:r w:rsidR="00452CAA">
        <w:rPr>
          <w:rFonts w:cs="Arial"/>
          <w:noProof/>
          <w:color w:val="000000"/>
          <w:sz w:val="20"/>
          <w:szCs w:val="20"/>
          <w:lang w:val="nl-BE"/>
        </w:rPr>
        <w:t>ten korter is</w:t>
      </w:r>
      <w:r w:rsidR="002C3390">
        <w:rPr>
          <w:rFonts w:cs="Arial"/>
          <w:noProof/>
          <w:color w:val="000000"/>
          <w:sz w:val="20"/>
          <w:szCs w:val="20"/>
          <w:lang w:val="nl-BE"/>
        </w:rPr>
        <w:t xml:space="preserve"> dan die mijne:</w:t>
      </w:r>
    </w:p>
    <w:p w14:paraId="4319E7CE" w14:textId="77777777" w:rsidR="00C344C4" w:rsidRDefault="00C344C4" w:rsidP="00C65B8A">
      <w:pPr>
        <w:tabs>
          <w:tab w:val="left" w:pos="6601"/>
          <w:tab w:val="left" w:pos="6997"/>
          <w:tab w:val="left" w:pos="7701"/>
          <w:tab w:val="left" w:pos="8399"/>
        </w:tabs>
        <w:jc w:val="both"/>
        <w:rPr>
          <w:rFonts w:cs="Arial"/>
          <w:i/>
          <w:noProof/>
          <w:color w:val="000000"/>
          <w:sz w:val="20"/>
          <w:szCs w:val="20"/>
          <w:lang w:val="nl-BE"/>
        </w:rPr>
      </w:pPr>
      <w:r>
        <w:rPr>
          <w:rFonts w:cs="Arial"/>
          <w:noProof/>
          <w:color w:val="000000"/>
          <w:sz w:val="20"/>
          <w:szCs w:val="20"/>
          <w:lang w:val="nl-BE"/>
        </w:rPr>
        <w:t xml:space="preserve">1.Kd5 </w:t>
      </w:r>
      <w:r>
        <w:rPr>
          <w:rFonts w:cs="Arial"/>
          <w:i/>
          <w:noProof/>
          <w:color w:val="000000"/>
          <w:sz w:val="20"/>
          <w:szCs w:val="20"/>
          <w:lang w:val="nl-BE"/>
        </w:rPr>
        <w:t>(Zie mijn zet 5.)</w:t>
      </w:r>
      <w:r w:rsidR="00D10856">
        <w:rPr>
          <w:rFonts w:cs="Arial"/>
          <w:i/>
          <w:noProof/>
          <w:color w:val="000000"/>
          <w:sz w:val="20"/>
          <w:szCs w:val="20"/>
          <w:lang w:val="nl-BE"/>
        </w:rPr>
        <w:t xml:space="preserve"> </w:t>
      </w:r>
      <w:r>
        <w:rPr>
          <w:rFonts w:cs="Arial"/>
          <w:noProof/>
          <w:color w:val="000000"/>
          <w:sz w:val="20"/>
          <w:szCs w:val="20"/>
          <w:lang w:val="nl-BE"/>
        </w:rPr>
        <w:t xml:space="preserve">1…e2 2.Kc6 </w:t>
      </w:r>
      <w:r w:rsidR="00A53F5C">
        <w:rPr>
          <w:rFonts w:cs="Arial"/>
          <w:noProof/>
          <w:color w:val="000000"/>
          <w:sz w:val="20"/>
          <w:szCs w:val="20"/>
          <w:lang w:val="nl-BE"/>
        </w:rPr>
        <w:t xml:space="preserve">  </w:t>
      </w:r>
      <w:r>
        <w:rPr>
          <w:rFonts w:cs="Arial"/>
          <w:noProof/>
          <w:color w:val="000000"/>
          <w:sz w:val="20"/>
          <w:szCs w:val="20"/>
          <w:lang w:val="nl-BE"/>
        </w:rPr>
        <w:t xml:space="preserve">Ka7 3.Tg8 Lb8 4.Te8 f3 </w:t>
      </w:r>
      <w:r w:rsidRPr="0080262A">
        <w:rPr>
          <w:rFonts w:cs="Arial"/>
          <w:b/>
          <w:noProof/>
          <w:color w:val="000000"/>
          <w:sz w:val="20"/>
          <w:szCs w:val="20"/>
          <w:lang w:val="nl-BE"/>
        </w:rPr>
        <w:t>5.Te3</w:t>
      </w:r>
      <w:r>
        <w:rPr>
          <w:rFonts w:cs="Arial"/>
          <w:noProof/>
          <w:color w:val="000000"/>
          <w:sz w:val="20"/>
          <w:szCs w:val="20"/>
          <w:lang w:val="nl-BE"/>
        </w:rPr>
        <w:t xml:space="preserve"> Ld6 6.Tb3 Kb8 7.Tb1 Le5 8.Th1 Ka7 9.Th8 Lb8 10.Te8 f2 11.Te3 Ld6 12.Txe2 f1D 13.Ta2+ Da6+ 14.Txa6 Kxa6 15.Kxd6</w:t>
      </w:r>
      <w:r w:rsidR="001112AB">
        <w:rPr>
          <w:rFonts w:cs="Arial"/>
          <w:noProof/>
          <w:color w:val="000000"/>
          <w:sz w:val="20"/>
          <w:szCs w:val="20"/>
          <w:lang w:val="nl-BE"/>
        </w:rPr>
        <w:t xml:space="preserve"> Kxb7, </w:t>
      </w:r>
      <w:r>
        <w:rPr>
          <w:rFonts w:cs="Arial"/>
          <w:noProof/>
          <w:color w:val="000000"/>
          <w:sz w:val="20"/>
          <w:szCs w:val="20"/>
          <w:lang w:val="nl-BE"/>
        </w:rPr>
        <w:t>en</w:t>
      </w:r>
      <w:r w:rsidR="001112AB">
        <w:rPr>
          <w:rFonts w:cs="Arial"/>
          <w:noProof/>
          <w:color w:val="000000"/>
          <w:sz w:val="20"/>
          <w:szCs w:val="20"/>
          <w:lang w:val="nl-BE"/>
        </w:rPr>
        <w:t xml:space="preserve"> wit</w:t>
      </w:r>
      <w:r w:rsidR="005A30CB">
        <w:rPr>
          <w:rFonts w:cs="Arial"/>
          <w:noProof/>
          <w:color w:val="000000"/>
          <w:sz w:val="20"/>
          <w:szCs w:val="20"/>
          <w:lang w:val="nl-BE"/>
        </w:rPr>
        <w:t xml:space="preserve"> wint dank zij pion g</w:t>
      </w:r>
      <w:r w:rsidR="00590DE9">
        <w:rPr>
          <w:rFonts w:cs="Arial"/>
          <w:noProof/>
          <w:color w:val="000000"/>
          <w:sz w:val="20"/>
          <w:szCs w:val="20"/>
          <w:lang w:val="nl-BE"/>
        </w:rPr>
        <w:t>3.</w:t>
      </w:r>
    </w:p>
    <w:p w14:paraId="53DE91C4" w14:textId="77777777" w:rsidR="00C344C4" w:rsidRDefault="00C344C4" w:rsidP="00C65B8A">
      <w:pPr>
        <w:tabs>
          <w:tab w:val="left" w:pos="6601"/>
          <w:tab w:val="left" w:pos="6997"/>
          <w:tab w:val="left" w:pos="7701"/>
          <w:tab w:val="left" w:pos="8399"/>
        </w:tabs>
        <w:jc w:val="both"/>
        <w:rPr>
          <w:rFonts w:cs="Arial"/>
          <w:i/>
          <w:noProof/>
          <w:color w:val="000000"/>
          <w:sz w:val="20"/>
          <w:szCs w:val="20"/>
          <w:lang w:val="nl-BE"/>
        </w:rPr>
      </w:pPr>
    </w:p>
    <w:p w14:paraId="1C8AF46E" w14:textId="77777777" w:rsidR="0007613F" w:rsidRDefault="007C1E1F"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Maar hier wint</w:t>
      </w:r>
      <w:r w:rsidR="00D51C67">
        <w:rPr>
          <w:rFonts w:cs="Arial"/>
          <w:noProof/>
          <w:color w:val="000000"/>
          <w:sz w:val="20"/>
          <w:szCs w:val="20"/>
          <w:lang w:val="nl-BE"/>
        </w:rPr>
        <w:t xml:space="preserve"> ook </w:t>
      </w:r>
      <w:r w:rsidR="00D51C67">
        <w:rPr>
          <w:rFonts w:cs="Arial"/>
          <w:b/>
          <w:noProof/>
          <w:color w:val="000000"/>
          <w:sz w:val="20"/>
          <w:szCs w:val="20"/>
          <w:lang w:val="nl-BE"/>
        </w:rPr>
        <w:t xml:space="preserve">5.g4 </w:t>
      </w:r>
      <w:r>
        <w:rPr>
          <w:rFonts w:cs="Arial"/>
          <w:noProof/>
          <w:color w:val="000000"/>
          <w:sz w:val="20"/>
          <w:szCs w:val="20"/>
          <w:lang w:val="nl-BE"/>
        </w:rPr>
        <w:t>en bij-voor</w:t>
      </w:r>
      <w:r w:rsidR="00D51C67">
        <w:rPr>
          <w:rFonts w:cs="Arial"/>
          <w:noProof/>
          <w:color w:val="000000"/>
          <w:sz w:val="20"/>
          <w:szCs w:val="20"/>
          <w:lang w:val="nl-BE"/>
        </w:rPr>
        <w:t>beeld 5…f2 6.Te</w:t>
      </w:r>
      <w:r w:rsidR="00633B5F">
        <w:rPr>
          <w:rFonts w:cs="Arial"/>
          <w:noProof/>
          <w:color w:val="000000"/>
          <w:sz w:val="20"/>
          <w:szCs w:val="20"/>
          <w:lang w:val="nl-BE"/>
        </w:rPr>
        <w:t>3 Ld6 7.Txe2 f1D 8.Ta2+ Da6+ 9.Txa6</w:t>
      </w:r>
      <w:r w:rsidR="00BF0DEB">
        <w:rPr>
          <w:rFonts w:cs="Arial"/>
          <w:noProof/>
          <w:color w:val="000000"/>
          <w:sz w:val="20"/>
          <w:szCs w:val="20"/>
          <w:lang w:val="nl-BE"/>
        </w:rPr>
        <w:t>+</w:t>
      </w:r>
      <w:r w:rsidR="00633B5F">
        <w:rPr>
          <w:rFonts w:cs="Arial"/>
          <w:noProof/>
          <w:color w:val="000000"/>
          <w:sz w:val="20"/>
          <w:szCs w:val="20"/>
          <w:lang w:val="nl-BE"/>
        </w:rPr>
        <w:t xml:space="preserve"> 10.Kxa6 K</w:t>
      </w:r>
      <w:r w:rsidR="00CB4685">
        <w:rPr>
          <w:rFonts w:cs="Arial"/>
          <w:noProof/>
          <w:color w:val="000000"/>
          <w:sz w:val="20"/>
          <w:szCs w:val="20"/>
          <w:lang w:val="nl-BE"/>
        </w:rPr>
        <w:t>x</w:t>
      </w:r>
      <w:r w:rsidR="00633B5F">
        <w:rPr>
          <w:rFonts w:cs="Arial"/>
          <w:noProof/>
          <w:color w:val="000000"/>
          <w:sz w:val="20"/>
          <w:szCs w:val="20"/>
          <w:lang w:val="nl-BE"/>
        </w:rPr>
        <w:t>d6</w:t>
      </w:r>
      <w:r w:rsidR="00D51C67">
        <w:rPr>
          <w:rFonts w:cs="Arial"/>
          <w:noProof/>
          <w:color w:val="000000"/>
          <w:sz w:val="20"/>
          <w:szCs w:val="20"/>
          <w:lang w:val="nl-BE"/>
        </w:rPr>
        <w:t xml:space="preserve"> 11.</w:t>
      </w:r>
      <w:r w:rsidR="00633B5F">
        <w:rPr>
          <w:rFonts w:cs="Arial"/>
          <w:noProof/>
          <w:color w:val="000000"/>
          <w:sz w:val="20"/>
          <w:szCs w:val="20"/>
          <w:lang w:val="nl-BE"/>
        </w:rPr>
        <w:t xml:space="preserve">Kxb7 gxf5. Of hier 5…fxg4 </w:t>
      </w:r>
      <w:r w:rsidR="00D51C67">
        <w:rPr>
          <w:rFonts w:cs="Arial"/>
          <w:noProof/>
          <w:color w:val="000000"/>
          <w:sz w:val="20"/>
          <w:szCs w:val="20"/>
          <w:lang w:val="nl-BE"/>
        </w:rPr>
        <w:t>6.Te4 Lc7 7.</w:t>
      </w:r>
      <w:r w:rsidR="00F901A9">
        <w:rPr>
          <w:rFonts w:cs="Arial"/>
          <w:noProof/>
          <w:color w:val="000000"/>
          <w:sz w:val="20"/>
          <w:szCs w:val="20"/>
          <w:lang w:val="nl-BE"/>
        </w:rPr>
        <w:t>Ta4+ La5 8.Txa5+ Kb8 9.Ta8+</w:t>
      </w:r>
      <w:r w:rsidR="00CB4685">
        <w:rPr>
          <w:rFonts w:cs="Arial"/>
          <w:noProof/>
          <w:color w:val="000000"/>
          <w:sz w:val="20"/>
          <w:szCs w:val="20"/>
          <w:lang w:val="nl-BE"/>
        </w:rPr>
        <w:t xml:space="preserve"> en mat.</w:t>
      </w:r>
      <w:r w:rsidR="00D7127E">
        <w:rPr>
          <w:rFonts w:cs="Arial"/>
          <w:noProof/>
          <w:color w:val="000000"/>
          <w:sz w:val="20"/>
          <w:szCs w:val="20"/>
          <w:lang w:val="nl-BE"/>
        </w:rPr>
        <w:t xml:space="preserve"> </w:t>
      </w:r>
    </w:p>
    <w:p w14:paraId="19CFECD7" w14:textId="77777777" w:rsidR="00C344C4" w:rsidRDefault="00D7127E"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 xml:space="preserve">In de hoofvariant winnen ook de zetten </w:t>
      </w:r>
      <w:r w:rsidR="00633B5F" w:rsidRPr="009328DA">
        <w:rPr>
          <w:rFonts w:cs="Arial"/>
          <w:b/>
          <w:noProof/>
          <w:color w:val="000000"/>
          <w:sz w:val="20"/>
          <w:szCs w:val="20"/>
          <w:lang w:val="nl-BE"/>
        </w:rPr>
        <w:t>6.g4</w:t>
      </w:r>
      <w:r>
        <w:rPr>
          <w:rFonts w:cs="Arial"/>
          <w:noProof/>
          <w:color w:val="000000"/>
          <w:sz w:val="20"/>
          <w:szCs w:val="20"/>
          <w:lang w:val="nl-BE"/>
        </w:rPr>
        <w:t xml:space="preserve"> en zelfs</w:t>
      </w:r>
      <w:r w:rsidR="007C1E1F">
        <w:rPr>
          <w:rFonts w:cs="Arial"/>
          <w:noProof/>
          <w:color w:val="000000"/>
          <w:sz w:val="20"/>
          <w:szCs w:val="20"/>
          <w:lang w:val="nl-BE"/>
        </w:rPr>
        <w:t xml:space="preserve"> </w:t>
      </w:r>
      <w:r w:rsidR="00F901A9">
        <w:rPr>
          <w:rFonts w:cs="Arial"/>
          <w:b/>
          <w:noProof/>
          <w:color w:val="000000"/>
          <w:sz w:val="20"/>
          <w:szCs w:val="20"/>
          <w:lang w:val="nl-BE"/>
        </w:rPr>
        <w:t xml:space="preserve">9.Tc1 </w:t>
      </w:r>
      <w:r w:rsidR="00F901A9">
        <w:rPr>
          <w:rFonts w:cs="Arial"/>
          <w:noProof/>
          <w:color w:val="000000"/>
          <w:sz w:val="20"/>
          <w:szCs w:val="20"/>
          <w:lang w:val="nl-BE"/>
        </w:rPr>
        <w:t>e1D 10.Txe1 f2 11.Txe5 fxe5 1</w:t>
      </w:r>
      <w:r w:rsidR="0007613F">
        <w:rPr>
          <w:rFonts w:cs="Arial"/>
          <w:noProof/>
          <w:color w:val="000000"/>
          <w:sz w:val="20"/>
          <w:szCs w:val="20"/>
          <w:lang w:val="nl-BE"/>
        </w:rPr>
        <w:t>2.Kc7 f1D 13.b8D+ Ka6 14.Db6+</w:t>
      </w:r>
      <w:r w:rsidR="009F615B">
        <w:rPr>
          <w:rFonts w:cs="Arial"/>
          <w:noProof/>
          <w:color w:val="000000"/>
          <w:sz w:val="20"/>
          <w:szCs w:val="20"/>
          <w:lang w:val="nl-BE"/>
        </w:rPr>
        <w:t xml:space="preserve"> en</w:t>
      </w:r>
      <w:r w:rsidR="00F901A9">
        <w:rPr>
          <w:rFonts w:cs="Arial"/>
          <w:noProof/>
          <w:color w:val="000000"/>
          <w:sz w:val="20"/>
          <w:szCs w:val="20"/>
          <w:lang w:val="nl-BE"/>
        </w:rPr>
        <w:t xml:space="preserve"> mat</w:t>
      </w:r>
    </w:p>
    <w:p w14:paraId="58BDB584" w14:textId="77777777" w:rsidR="00F901A9" w:rsidRDefault="00633B5F" w:rsidP="00C65B8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Dus drie</w:t>
      </w:r>
      <w:r w:rsidR="00F901A9">
        <w:rPr>
          <w:rFonts w:cs="Arial"/>
          <w:noProof/>
          <w:color w:val="000000"/>
          <w:sz w:val="20"/>
          <w:szCs w:val="20"/>
          <w:lang w:val="nl-BE"/>
        </w:rPr>
        <w:t>maal nevenoplosbaar.</w:t>
      </w:r>
    </w:p>
    <w:p w14:paraId="00E978C0" w14:textId="77777777" w:rsidR="002E1E84" w:rsidRDefault="002E1E84" w:rsidP="00C65B8A">
      <w:pPr>
        <w:tabs>
          <w:tab w:val="left" w:pos="6601"/>
          <w:tab w:val="left" w:pos="6997"/>
          <w:tab w:val="left" w:pos="7701"/>
          <w:tab w:val="left" w:pos="8399"/>
        </w:tabs>
        <w:jc w:val="both"/>
        <w:rPr>
          <w:rFonts w:cs="Arial"/>
          <w:noProof/>
          <w:color w:val="000000"/>
          <w:sz w:val="20"/>
          <w:szCs w:val="20"/>
          <w:lang w:val="nl-BE"/>
        </w:rPr>
      </w:pPr>
    </w:p>
    <w:p w14:paraId="17CA1187" w14:textId="77777777" w:rsidR="006F22F9" w:rsidRDefault="00C733CB" w:rsidP="00C65B8A">
      <w:pPr>
        <w:tabs>
          <w:tab w:val="left" w:pos="6601"/>
          <w:tab w:val="left" w:pos="6997"/>
          <w:tab w:val="left" w:pos="7701"/>
          <w:tab w:val="left" w:pos="8399"/>
        </w:tabs>
        <w:jc w:val="both"/>
        <w:rPr>
          <w:rFonts w:cs="Arial"/>
          <w:i/>
          <w:noProof/>
          <w:color w:val="000000"/>
          <w:sz w:val="20"/>
          <w:szCs w:val="20"/>
          <w:lang w:val="nl-BE"/>
        </w:rPr>
      </w:pPr>
      <w:r>
        <w:rPr>
          <w:rFonts w:cs="Arial"/>
          <w:noProof/>
          <w:color w:val="000000"/>
          <w:sz w:val="20"/>
          <w:szCs w:val="20"/>
          <w:lang w:val="nl-BE"/>
        </w:rPr>
        <w:t>Dat de pr</w:t>
      </w:r>
      <w:r w:rsidR="00633B5F">
        <w:rPr>
          <w:rFonts w:cs="Arial"/>
          <w:noProof/>
          <w:color w:val="000000"/>
          <w:sz w:val="20"/>
          <w:szCs w:val="20"/>
          <w:lang w:val="nl-BE"/>
        </w:rPr>
        <w:t xml:space="preserve">ijsrechter Pauli Perko-noja de zet </w:t>
      </w:r>
      <w:r w:rsidR="00633B5F" w:rsidRPr="00B30506">
        <w:rPr>
          <w:rFonts w:cs="Arial"/>
          <w:b/>
          <w:noProof/>
          <w:color w:val="000000"/>
          <w:sz w:val="20"/>
          <w:szCs w:val="20"/>
          <w:lang w:val="nl-BE"/>
        </w:rPr>
        <w:t xml:space="preserve">9.Tc1 </w:t>
      </w:r>
      <w:r w:rsidR="00633B5F">
        <w:rPr>
          <w:rFonts w:cs="Arial"/>
          <w:noProof/>
          <w:color w:val="000000"/>
          <w:sz w:val="20"/>
          <w:szCs w:val="20"/>
          <w:lang w:val="nl-BE"/>
        </w:rPr>
        <w:t>niet heeft op</w:t>
      </w:r>
      <w:r>
        <w:rPr>
          <w:rFonts w:cs="Arial"/>
          <w:noProof/>
          <w:color w:val="000000"/>
          <w:sz w:val="20"/>
          <w:szCs w:val="20"/>
          <w:lang w:val="nl-BE"/>
        </w:rPr>
        <w:t>ge</w:t>
      </w:r>
      <w:r w:rsidR="00633B5F">
        <w:rPr>
          <w:rFonts w:cs="Arial"/>
          <w:noProof/>
          <w:color w:val="000000"/>
          <w:sz w:val="20"/>
          <w:szCs w:val="20"/>
          <w:lang w:val="nl-BE"/>
        </w:rPr>
        <w:t>-</w:t>
      </w:r>
      <w:r w:rsidR="008A4370">
        <w:rPr>
          <w:rFonts w:cs="Arial"/>
          <w:noProof/>
          <w:color w:val="000000"/>
          <w:sz w:val="20"/>
          <w:szCs w:val="20"/>
          <w:lang w:val="nl-BE"/>
        </w:rPr>
        <w:t xml:space="preserve">merkt vind </w:t>
      </w:r>
      <w:r>
        <w:rPr>
          <w:rFonts w:cs="Arial"/>
          <w:noProof/>
          <w:color w:val="000000"/>
          <w:sz w:val="20"/>
          <w:szCs w:val="20"/>
          <w:lang w:val="nl-BE"/>
        </w:rPr>
        <w:t>ik zeer raar; vermits hij mijn</w:t>
      </w:r>
      <w:r w:rsidR="008A4370">
        <w:rPr>
          <w:rFonts w:cs="Arial"/>
          <w:noProof/>
          <w:color w:val="000000"/>
          <w:sz w:val="20"/>
          <w:szCs w:val="20"/>
          <w:lang w:val="nl-BE"/>
        </w:rPr>
        <w:t xml:space="preserve"> </w:t>
      </w:r>
      <w:r w:rsidR="00633B5F">
        <w:rPr>
          <w:rFonts w:cs="Arial"/>
          <w:noProof/>
          <w:color w:val="000000"/>
          <w:sz w:val="20"/>
          <w:szCs w:val="20"/>
          <w:lang w:val="nl-BE"/>
        </w:rPr>
        <w:t>correcte oplossing</w:t>
      </w:r>
      <w:r w:rsidR="008A4370">
        <w:rPr>
          <w:rFonts w:cs="Arial"/>
          <w:noProof/>
          <w:color w:val="000000"/>
          <w:sz w:val="20"/>
          <w:szCs w:val="20"/>
          <w:lang w:val="nl-BE"/>
        </w:rPr>
        <w:t xml:space="preserve"> </w:t>
      </w:r>
      <w:r w:rsidR="00206E69">
        <w:rPr>
          <w:rFonts w:cs="Arial"/>
          <w:noProof/>
          <w:color w:val="000000"/>
          <w:sz w:val="20"/>
          <w:szCs w:val="20"/>
          <w:lang w:val="nl-BE"/>
        </w:rPr>
        <w:t>wel</w:t>
      </w:r>
      <w:r w:rsidR="008A4370">
        <w:rPr>
          <w:rFonts w:cs="Arial"/>
          <w:noProof/>
          <w:color w:val="000000"/>
          <w:sz w:val="20"/>
          <w:szCs w:val="20"/>
          <w:lang w:val="nl-BE"/>
        </w:rPr>
        <w:t xml:space="preserve"> </w:t>
      </w:r>
      <w:r>
        <w:rPr>
          <w:rFonts w:cs="Arial"/>
          <w:noProof/>
          <w:color w:val="000000"/>
          <w:sz w:val="20"/>
          <w:szCs w:val="20"/>
          <w:lang w:val="nl-BE"/>
        </w:rPr>
        <w:t>ken</w:t>
      </w:r>
      <w:r w:rsidR="008A4370">
        <w:rPr>
          <w:rFonts w:cs="Arial"/>
          <w:noProof/>
          <w:color w:val="000000"/>
          <w:sz w:val="20"/>
          <w:szCs w:val="20"/>
          <w:lang w:val="nl-BE"/>
        </w:rPr>
        <w:t>-</w:t>
      </w:r>
      <w:r w:rsidR="00131E98">
        <w:rPr>
          <w:rFonts w:cs="Arial"/>
          <w:noProof/>
          <w:color w:val="000000"/>
          <w:sz w:val="20"/>
          <w:szCs w:val="20"/>
          <w:lang w:val="nl-BE"/>
        </w:rPr>
        <w:t xml:space="preserve">de. </w:t>
      </w:r>
      <w:r w:rsidR="008A4370">
        <w:rPr>
          <w:rFonts w:cs="Arial"/>
          <w:i/>
          <w:noProof/>
          <w:color w:val="000000"/>
          <w:sz w:val="20"/>
          <w:szCs w:val="20"/>
          <w:lang w:val="nl-BE"/>
        </w:rPr>
        <w:t>(Zie het Juryrapport</w:t>
      </w:r>
      <w:r>
        <w:rPr>
          <w:rFonts w:cs="Arial"/>
          <w:i/>
          <w:noProof/>
          <w:color w:val="000000"/>
          <w:sz w:val="20"/>
          <w:szCs w:val="20"/>
          <w:lang w:val="nl-BE"/>
        </w:rPr>
        <w:t xml:space="preserve"> in Pro</w:t>
      </w:r>
      <w:r w:rsidR="008A4370">
        <w:rPr>
          <w:rFonts w:cs="Arial"/>
          <w:i/>
          <w:noProof/>
          <w:color w:val="000000"/>
          <w:sz w:val="20"/>
          <w:szCs w:val="20"/>
          <w:lang w:val="nl-BE"/>
        </w:rPr>
        <w:t>-</w:t>
      </w:r>
      <w:r w:rsidR="00DB4E05">
        <w:rPr>
          <w:rFonts w:cs="Arial"/>
          <w:i/>
          <w:noProof/>
          <w:color w:val="000000"/>
          <w:sz w:val="20"/>
          <w:szCs w:val="20"/>
          <w:lang w:val="nl-BE"/>
        </w:rPr>
        <w:t xml:space="preserve">     </w:t>
      </w:r>
      <w:r>
        <w:rPr>
          <w:rFonts w:cs="Arial"/>
          <w:i/>
          <w:noProof/>
          <w:color w:val="000000"/>
          <w:sz w:val="20"/>
          <w:szCs w:val="20"/>
          <w:lang w:val="nl-BE"/>
        </w:rPr>
        <w:t>bleemblad N°</w:t>
      </w:r>
      <w:r w:rsidR="005D35C9">
        <w:rPr>
          <w:rFonts w:cs="Arial"/>
          <w:i/>
          <w:noProof/>
          <w:color w:val="000000"/>
          <w:sz w:val="20"/>
          <w:szCs w:val="20"/>
          <w:lang w:val="nl-BE"/>
        </w:rPr>
        <w:t xml:space="preserve">5 </w:t>
      </w:r>
      <w:r>
        <w:rPr>
          <w:rFonts w:cs="Arial"/>
          <w:i/>
          <w:noProof/>
          <w:color w:val="000000"/>
          <w:sz w:val="20"/>
          <w:szCs w:val="20"/>
          <w:lang w:val="nl-BE"/>
        </w:rPr>
        <w:t>Dec</w:t>
      </w:r>
      <w:r w:rsidR="00D10856">
        <w:rPr>
          <w:rFonts w:cs="Arial"/>
          <w:i/>
          <w:noProof/>
          <w:color w:val="000000"/>
          <w:sz w:val="20"/>
          <w:szCs w:val="20"/>
          <w:lang w:val="nl-BE"/>
        </w:rPr>
        <w:t xml:space="preserve"> 2009</w:t>
      </w:r>
      <w:r w:rsidR="002650FE">
        <w:rPr>
          <w:rFonts w:cs="Arial"/>
          <w:i/>
          <w:noProof/>
          <w:color w:val="000000"/>
          <w:sz w:val="20"/>
          <w:szCs w:val="20"/>
          <w:lang w:val="nl-BE"/>
        </w:rPr>
        <w:t>)</w:t>
      </w:r>
    </w:p>
    <w:p w14:paraId="3E0F2F3A" w14:textId="77777777" w:rsidR="006F3923" w:rsidRPr="002315AF" w:rsidRDefault="006B2241" w:rsidP="006B2241">
      <w:pPr>
        <w:pStyle w:val="03aText"/>
        <w:widowControl/>
        <w:jc w:val="center"/>
        <w:rPr>
          <w:noProof/>
          <w:lang w:val="nl-BE"/>
        </w:rPr>
      </w:pPr>
      <w:r>
        <w:rPr>
          <w:b/>
          <w:lang w:val="nl-BE"/>
        </w:rPr>
        <w:br w:type="page"/>
      </w:r>
      <w:r w:rsidR="00990AFB">
        <w:rPr>
          <w:b/>
          <w:lang w:val="nl-BE"/>
        </w:rPr>
        <w:lastRenderedPageBreak/>
        <w:t>-</w:t>
      </w:r>
      <w:r w:rsidR="00987239">
        <w:rPr>
          <w:b/>
          <w:lang w:val="nl-BE"/>
        </w:rPr>
        <w:t xml:space="preserve"> </w:t>
      </w:r>
      <w:r w:rsidR="000734DE">
        <w:rPr>
          <w:b/>
          <w:lang w:val="nl-BE"/>
        </w:rPr>
        <w:t>28</w:t>
      </w:r>
      <w:r w:rsidR="00D3688E">
        <w:rPr>
          <w:b/>
          <w:lang w:val="nl-BE"/>
        </w:rPr>
        <w:t>7</w:t>
      </w:r>
      <w:r w:rsidR="004D612F">
        <w:rPr>
          <w:b/>
          <w:lang w:val="nl-BE"/>
        </w:rPr>
        <w:t xml:space="preserve"> -</w:t>
      </w:r>
    </w:p>
    <w:p w14:paraId="6793987A" w14:textId="77777777" w:rsidR="006F3923" w:rsidRDefault="006F3923" w:rsidP="006F3923">
      <w:pPr>
        <w:spacing w:line="190" w:lineRule="exact"/>
        <w:jc w:val="center"/>
        <w:rPr>
          <w:rFonts w:cs="Arial"/>
          <w:sz w:val="20"/>
          <w:szCs w:val="20"/>
          <w:lang w:val="nl-BE"/>
        </w:rPr>
      </w:pPr>
    </w:p>
    <w:p w14:paraId="244D5EBB" w14:textId="77777777" w:rsidR="006F3923" w:rsidRDefault="006F3923" w:rsidP="006F3923">
      <w:pPr>
        <w:spacing w:line="190" w:lineRule="exact"/>
        <w:jc w:val="center"/>
        <w:rPr>
          <w:rFonts w:cs="Arial"/>
          <w:sz w:val="20"/>
          <w:szCs w:val="20"/>
          <w:lang w:val="nl-BE"/>
        </w:rPr>
      </w:pPr>
      <w:r>
        <w:rPr>
          <w:rFonts w:cs="Arial"/>
          <w:i/>
          <w:sz w:val="20"/>
          <w:szCs w:val="20"/>
          <w:lang w:val="nl-BE"/>
        </w:rPr>
        <w:t>Springaren,</w:t>
      </w:r>
      <w:r>
        <w:rPr>
          <w:rFonts w:cs="Arial"/>
          <w:sz w:val="20"/>
          <w:szCs w:val="20"/>
          <w:lang w:val="nl-BE"/>
        </w:rPr>
        <w:t xml:space="preserve"> 2006</w:t>
      </w:r>
    </w:p>
    <w:p w14:paraId="473800AD" w14:textId="77777777" w:rsidR="006F3923" w:rsidRDefault="006F3923" w:rsidP="006F3923">
      <w:pPr>
        <w:spacing w:line="190" w:lineRule="exact"/>
        <w:jc w:val="center"/>
        <w:rPr>
          <w:rFonts w:cs="Arial"/>
          <w:sz w:val="20"/>
          <w:szCs w:val="20"/>
          <w:lang w:val="nl-BE"/>
        </w:rPr>
      </w:pPr>
      <w:r>
        <w:rPr>
          <w:rFonts w:cs="Arial"/>
          <w:sz w:val="20"/>
          <w:szCs w:val="20"/>
          <w:lang w:val="nl-BE"/>
        </w:rPr>
        <w:t xml:space="preserve"> </w:t>
      </w:r>
    </w:p>
    <w:p w14:paraId="4A7ED765" w14:textId="77777777" w:rsidR="006F3923" w:rsidRDefault="00990285" w:rsidP="006F3923">
      <w:pPr>
        <w:pStyle w:val="02bSource"/>
        <w:widowControl/>
        <w:tabs>
          <w:tab w:val="left" w:pos="114"/>
        </w:tabs>
        <w:rPr>
          <w:noProof/>
          <w:lang w:val="nl-BE"/>
        </w:rPr>
      </w:pPr>
      <w:r>
        <w:object w:dxaOrig="1440" w:dyaOrig="1440" w14:anchorId="0B8AACED">
          <v:shape id="_x0000_s1367" type="#_x0000_t75" style="position:absolute;left:0;text-align:left;margin-left:0;margin-top:.3pt;width:151.5pt;height:152.25pt;z-index:251688960;mso-position-horizontal:center">
            <v:imagedata r:id="rId570" o:title=""/>
            <w10:wrap type="square"/>
          </v:shape>
          <o:OLEObject Type="Embed" ProgID="CorelDRAW.Graphic.12" ShapeID="_x0000_s1367" DrawAspect="Content" ObjectID="_1587467750" r:id="rId571"/>
        </w:object>
      </w:r>
    </w:p>
    <w:p w14:paraId="7F1A22C4" w14:textId="77777777" w:rsidR="006F3923" w:rsidRDefault="006F3923" w:rsidP="006F3923">
      <w:pPr>
        <w:jc w:val="both"/>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                             0046.32 b5h5</w:t>
      </w:r>
    </w:p>
    <w:p w14:paraId="28B4BAAE" w14:textId="77777777" w:rsidR="006F3923" w:rsidRDefault="006F3923" w:rsidP="006F3923">
      <w:pPr>
        <w:rPr>
          <w:rFonts w:cs="Arial"/>
          <w:sz w:val="20"/>
          <w:szCs w:val="20"/>
          <w:lang w:val="nl-BE"/>
        </w:rPr>
      </w:pPr>
    </w:p>
    <w:p w14:paraId="386A7A41" w14:textId="77777777" w:rsidR="006F3923" w:rsidRDefault="006F3923" w:rsidP="006F3923">
      <w:pPr>
        <w:pStyle w:val="03aText"/>
        <w:widowControl/>
        <w:rPr>
          <w:noProof/>
          <w:lang w:val="nl-BE"/>
        </w:rPr>
      </w:pPr>
      <w:r>
        <w:rPr>
          <w:noProof/>
          <w:lang w:val="nl-BE"/>
        </w:rPr>
        <w:t>Hier zijn nu vier (4) mogelijkheden om een pion tot dame te laten pro</w:t>
      </w:r>
      <w:r>
        <w:rPr>
          <w:noProof/>
          <w:lang w:val="nl-BE"/>
        </w:rPr>
        <w:softHyphen/>
        <w:t>moveren. Maar wit staat schaak. Dus eerst::</w:t>
      </w:r>
    </w:p>
    <w:p w14:paraId="67E0EFAB" w14:textId="77777777" w:rsidR="006F3923" w:rsidRDefault="006F3923" w:rsidP="006F3923">
      <w:pPr>
        <w:pStyle w:val="03aText"/>
        <w:widowControl/>
        <w:rPr>
          <w:b/>
          <w:noProof/>
          <w:lang w:val="nl-BE"/>
        </w:rPr>
      </w:pPr>
      <w:r>
        <w:rPr>
          <w:b/>
          <w:noProof/>
          <w:lang w:val="nl-BE"/>
        </w:rPr>
        <w:tab/>
        <w:t>1.Kxc5</w:t>
      </w:r>
    </w:p>
    <w:p w14:paraId="3B576E14" w14:textId="77777777" w:rsidR="006F3923" w:rsidRDefault="006F3923" w:rsidP="006F3923">
      <w:pPr>
        <w:pStyle w:val="03aText"/>
        <w:widowControl/>
        <w:spacing w:before="40"/>
        <w:rPr>
          <w:b/>
          <w:noProof/>
          <w:lang w:val="nl-BE"/>
        </w:rPr>
      </w:pPr>
      <w:r>
        <w:rPr>
          <w:noProof/>
          <w:lang w:val="nl-BE"/>
        </w:rPr>
        <w:t>Een poging als 1.Kxc6? Pe5+ 2.Kxc5 Pxc7 3.Le2+ Kh4 4.Kd6 Pe8+ 5.Kxe5 Lc7+ mislukt.</w:t>
      </w:r>
    </w:p>
    <w:p w14:paraId="2426D1E1" w14:textId="77777777" w:rsidR="006F3923" w:rsidRDefault="006F3923" w:rsidP="006F3923">
      <w:pPr>
        <w:pStyle w:val="03aText"/>
        <w:widowControl/>
        <w:spacing w:before="40"/>
        <w:rPr>
          <w:b/>
          <w:noProof/>
          <w:lang w:val="nl-BE"/>
        </w:rPr>
      </w:pPr>
      <w:r>
        <w:rPr>
          <w:b/>
          <w:noProof/>
          <w:lang w:val="nl-BE"/>
        </w:rPr>
        <w:tab/>
        <w:t>1...</w:t>
      </w:r>
      <w:r>
        <w:rPr>
          <w:b/>
          <w:noProof/>
          <w:lang w:val="nl-BE"/>
        </w:rPr>
        <w:tab/>
      </w:r>
      <w:r>
        <w:rPr>
          <w:b/>
          <w:noProof/>
          <w:lang w:val="nl-BE"/>
        </w:rPr>
        <w:tab/>
        <w:t>Le7+</w:t>
      </w:r>
    </w:p>
    <w:p w14:paraId="004E6BB3" w14:textId="77777777" w:rsidR="006F3923" w:rsidRDefault="006F3923" w:rsidP="00586E21">
      <w:pPr>
        <w:pStyle w:val="03aText"/>
        <w:widowControl/>
        <w:numPr>
          <w:ilvl w:val="0"/>
          <w:numId w:val="162"/>
        </w:numPr>
        <w:rPr>
          <w:noProof/>
          <w:lang w:val="nl-BE"/>
        </w:rPr>
      </w:pPr>
      <w:r>
        <w:rPr>
          <w:noProof/>
          <w:lang w:val="nl-BE"/>
        </w:rPr>
        <w:t>1...Lxc7</w:t>
      </w:r>
      <w:r w:rsidR="00384239">
        <w:rPr>
          <w:noProof/>
          <w:lang w:val="nl-BE"/>
        </w:rPr>
        <w:t>?</w:t>
      </w:r>
      <w:r>
        <w:rPr>
          <w:noProof/>
          <w:lang w:val="nl-BE"/>
        </w:rPr>
        <w:t xml:space="preserve"> 2.bxa8D, of</w:t>
      </w:r>
      <w:r w:rsidR="005D1F06">
        <w:rPr>
          <w:noProof/>
          <w:lang w:val="nl-BE"/>
        </w:rPr>
        <w:t>:</w:t>
      </w:r>
    </w:p>
    <w:p w14:paraId="5B866607" w14:textId="77777777" w:rsidR="006F3923" w:rsidRDefault="006F3923" w:rsidP="00586E21">
      <w:pPr>
        <w:pStyle w:val="03aText"/>
        <w:widowControl/>
        <w:numPr>
          <w:ilvl w:val="0"/>
          <w:numId w:val="162"/>
        </w:numPr>
        <w:rPr>
          <w:noProof/>
          <w:lang w:val="nl-BE"/>
        </w:rPr>
      </w:pPr>
      <w:r>
        <w:rPr>
          <w:noProof/>
          <w:lang w:val="nl-BE"/>
        </w:rPr>
        <w:t>1...Pxc7</w:t>
      </w:r>
      <w:r w:rsidR="00384239">
        <w:rPr>
          <w:noProof/>
          <w:lang w:val="nl-BE"/>
        </w:rPr>
        <w:t>?</w:t>
      </w:r>
      <w:r>
        <w:rPr>
          <w:noProof/>
          <w:lang w:val="nl-BE"/>
        </w:rPr>
        <w:t xml:space="preserve"> 2.b8D.</w:t>
      </w:r>
    </w:p>
    <w:p w14:paraId="4E04F6A1" w14:textId="77777777" w:rsidR="006F3923" w:rsidRDefault="006F3923" w:rsidP="006F3923">
      <w:pPr>
        <w:pStyle w:val="03bMoves"/>
        <w:widowControl/>
        <w:tabs>
          <w:tab w:val="clear" w:pos="285"/>
          <w:tab w:val="clear" w:pos="849"/>
          <w:tab w:val="left" w:pos="567"/>
          <w:tab w:val="left" w:pos="1701"/>
        </w:tabs>
        <w:spacing w:before="40" w:after="40"/>
        <w:ind w:left="567"/>
        <w:rPr>
          <w:b w:val="0"/>
          <w:bCs w:val="0"/>
          <w:noProof/>
          <w:lang w:val="nl-BE"/>
        </w:rPr>
      </w:pPr>
      <w:r>
        <w:rPr>
          <w:noProof/>
          <w:lang w:val="nl-BE"/>
        </w:rPr>
        <w:t xml:space="preserve">  2.Kxc6</w:t>
      </w:r>
      <w:r>
        <w:rPr>
          <w:noProof/>
          <w:lang w:val="nl-BE"/>
        </w:rPr>
        <w:tab/>
      </w:r>
      <w:r>
        <w:rPr>
          <w:noProof/>
          <w:lang w:val="nl-BE"/>
        </w:rPr>
        <w:tab/>
        <w:t>Pe5+</w:t>
      </w:r>
    </w:p>
    <w:p w14:paraId="2F766FC8" w14:textId="77777777" w:rsidR="006F3923" w:rsidRPr="00A179FB" w:rsidRDefault="006F3923" w:rsidP="00A179FB">
      <w:pPr>
        <w:pStyle w:val="03bMoves"/>
        <w:widowControl/>
        <w:tabs>
          <w:tab w:val="clear" w:pos="285"/>
          <w:tab w:val="clear" w:pos="849"/>
          <w:tab w:val="left" w:pos="567"/>
          <w:tab w:val="left" w:pos="1701"/>
        </w:tabs>
        <w:spacing w:before="40" w:after="40"/>
        <w:ind w:left="567"/>
        <w:rPr>
          <w:noProof/>
          <w:lang w:val="nl-BE"/>
        </w:rPr>
      </w:pPr>
      <w:r>
        <w:rPr>
          <w:noProof/>
          <w:lang w:val="nl-BE"/>
        </w:rPr>
        <w:t xml:space="preserve"> </w:t>
      </w:r>
      <w:r w:rsidR="00A179FB">
        <w:rPr>
          <w:noProof/>
          <w:lang w:val="nl-BE"/>
        </w:rPr>
        <w:t xml:space="preserve"> </w:t>
      </w:r>
      <w:r>
        <w:rPr>
          <w:noProof/>
          <w:lang w:val="nl-BE"/>
        </w:rPr>
        <w:t>3.Kd5</w:t>
      </w:r>
      <w:r>
        <w:rPr>
          <w:noProof/>
          <w:lang w:val="nl-BE"/>
        </w:rPr>
        <w:tab/>
      </w:r>
      <w:r>
        <w:rPr>
          <w:noProof/>
          <w:lang w:val="nl-BE"/>
        </w:rPr>
        <w:tab/>
        <w:t>Pxc7+</w:t>
      </w:r>
    </w:p>
    <w:p w14:paraId="6DAB17B5" w14:textId="77777777" w:rsidR="006F3923" w:rsidRPr="00262528" w:rsidRDefault="006F3923" w:rsidP="006F3923">
      <w:pPr>
        <w:pStyle w:val="03aText"/>
        <w:widowControl/>
        <w:rPr>
          <w:noProof/>
          <w:lang w:val="en-GB"/>
        </w:rPr>
      </w:pPr>
      <w:r w:rsidRPr="00262528">
        <w:rPr>
          <w:noProof/>
          <w:lang w:val="en-GB"/>
        </w:rPr>
        <w:t>3...Pxc4</w:t>
      </w:r>
      <w:r w:rsidR="00384239" w:rsidRPr="00262528">
        <w:rPr>
          <w:noProof/>
          <w:lang w:val="en-GB"/>
        </w:rPr>
        <w:t>?</w:t>
      </w:r>
      <w:r w:rsidRPr="00262528">
        <w:rPr>
          <w:noProof/>
          <w:lang w:val="en-GB"/>
        </w:rPr>
        <w:t xml:space="preserve"> 4.bxa8D Pb6+ 5.Ke6 Pxa8 6.c</w:t>
      </w:r>
      <w:r w:rsidR="000D73EC" w:rsidRPr="00262528">
        <w:rPr>
          <w:noProof/>
          <w:lang w:val="en-GB"/>
        </w:rPr>
        <w:t>8D.</w:t>
      </w:r>
      <w:r w:rsidRPr="00262528">
        <w:rPr>
          <w:noProof/>
          <w:lang w:val="en-GB"/>
        </w:rPr>
        <w:t xml:space="preserve">                            </w:t>
      </w:r>
    </w:p>
    <w:p w14:paraId="57B9629A" w14:textId="77777777" w:rsidR="006F3923" w:rsidRDefault="006F3923" w:rsidP="006F3923">
      <w:pPr>
        <w:pStyle w:val="03aText"/>
        <w:widowControl/>
        <w:rPr>
          <w:noProof/>
          <w:lang w:val="nl-BE"/>
        </w:rPr>
      </w:pPr>
      <w:r w:rsidRPr="00262528">
        <w:rPr>
          <w:b/>
          <w:noProof/>
          <w:lang w:val="en-GB"/>
        </w:rPr>
        <w:tab/>
      </w:r>
      <w:r>
        <w:rPr>
          <w:b/>
          <w:noProof/>
          <w:lang w:val="nl-BE"/>
        </w:rPr>
        <w:t>4.Kxe5</w:t>
      </w:r>
      <w:r>
        <w:rPr>
          <w:b/>
          <w:noProof/>
          <w:lang w:val="nl-BE"/>
        </w:rPr>
        <w:tab/>
      </w:r>
      <w:r>
        <w:rPr>
          <w:b/>
          <w:noProof/>
          <w:lang w:val="nl-BE"/>
        </w:rPr>
        <w:tab/>
        <w:t xml:space="preserve">Pe8 </w:t>
      </w:r>
      <w:r>
        <w:rPr>
          <w:b/>
          <w:noProof/>
          <w:lang w:val="nl-BE"/>
        </w:rPr>
        <w:tab/>
        <w:t>5.Lf7+</w:t>
      </w:r>
    </w:p>
    <w:p w14:paraId="7E08A4DA" w14:textId="77777777" w:rsidR="006F3923" w:rsidRDefault="001F6C99" w:rsidP="006F3923">
      <w:pPr>
        <w:pStyle w:val="03aText"/>
        <w:widowControl/>
        <w:rPr>
          <w:noProof/>
          <w:lang w:val="nl-BE"/>
        </w:rPr>
      </w:pPr>
      <w:r>
        <w:rPr>
          <w:noProof/>
          <w:lang w:val="nl-BE"/>
        </w:rPr>
        <w:t xml:space="preserve">Uiteraard niet 5.b8D? Ld6+ </w:t>
      </w:r>
      <w:r w:rsidR="006F3923">
        <w:rPr>
          <w:noProof/>
          <w:lang w:val="nl-BE"/>
        </w:rPr>
        <w:t>6.Dxd6 Pxd6 , remise.</w:t>
      </w:r>
    </w:p>
    <w:p w14:paraId="2CA94984" w14:textId="77777777" w:rsidR="00A179FB" w:rsidRDefault="00E475CD" w:rsidP="00E475CD">
      <w:pPr>
        <w:pStyle w:val="03aText"/>
        <w:widowControl/>
        <w:rPr>
          <w:b/>
          <w:noProof/>
          <w:lang w:val="nl-BE"/>
        </w:rPr>
      </w:pPr>
      <w:r>
        <w:rPr>
          <w:b/>
          <w:noProof/>
          <w:lang w:val="nl-BE"/>
        </w:rPr>
        <w:tab/>
      </w:r>
    </w:p>
    <w:p w14:paraId="75760C6A" w14:textId="77777777" w:rsidR="00A179FB" w:rsidRDefault="00A179FB" w:rsidP="00E475CD">
      <w:pPr>
        <w:pStyle w:val="03aText"/>
        <w:widowControl/>
        <w:rPr>
          <w:b/>
          <w:noProof/>
          <w:lang w:val="nl-BE"/>
        </w:rPr>
      </w:pPr>
    </w:p>
    <w:p w14:paraId="4CC738F1" w14:textId="77777777" w:rsidR="00A179FB" w:rsidRDefault="00A179FB" w:rsidP="00E475CD">
      <w:pPr>
        <w:pStyle w:val="03aText"/>
        <w:widowControl/>
        <w:rPr>
          <w:b/>
          <w:noProof/>
          <w:lang w:val="nl-BE"/>
        </w:rPr>
      </w:pPr>
    </w:p>
    <w:p w14:paraId="11E047E6" w14:textId="77777777" w:rsidR="00A179FB" w:rsidRDefault="00A179FB" w:rsidP="00E475CD">
      <w:pPr>
        <w:pStyle w:val="03aText"/>
        <w:widowControl/>
        <w:rPr>
          <w:b/>
          <w:noProof/>
          <w:lang w:val="nl-BE"/>
        </w:rPr>
      </w:pPr>
    </w:p>
    <w:p w14:paraId="64330DEE" w14:textId="77777777" w:rsidR="00A179FB" w:rsidRDefault="00A179FB" w:rsidP="00E475CD">
      <w:pPr>
        <w:pStyle w:val="03aText"/>
        <w:widowControl/>
        <w:rPr>
          <w:b/>
          <w:noProof/>
          <w:lang w:val="nl-BE"/>
        </w:rPr>
      </w:pPr>
    </w:p>
    <w:p w14:paraId="15AA5953" w14:textId="77777777" w:rsidR="006F3923" w:rsidRDefault="006F3923" w:rsidP="00A179FB">
      <w:pPr>
        <w:pStyle w:val="03aText"/>
        <w:widowControl/>
        <w:jc w:val="center"/>
        <w:rPr>
          <w:b/>
          <w:noProof/>
          <w:lang w:val="nl-BE"/>
        </w:rPr>
      </w:pPr>
      <w:r>
        <w:rPr>
          <w:b/>
          <w:noProof/>
          <w:lang w:val="nl-BE"/>
        </w:rPr>
        <w:t>5...</w:t>
      </w:r>
      <w:r>
        <w:rPr>
          <w:b/>
          <w:noProof/>
          <w:lang w:val="nl-BE"/>
        </w:rPr>
        <w:tab/>
      </w:r>
      <w:r>
        <w:rPr>
          <w:b/>
          <w:noProof/>
          <w:lang w:val="nl-BE"/>
        </w:rPr>
        <w:tab/>
        <w:t>Kh6</w:t>
      </w:r>
    </w:p>
    <w:p w14:paraId="43319447" w14:textId="77777777" w:rsidR="006F3923" w:rsidRDefault="006F3923" w:rsidP="006F3923">
      <w:pPr>
        <w:pStyle w:val="03aText"/>
        <w:widowControl/>
        <w:rPr>
          <w:b/>
          <w:noProof/>
          <w:lang w:val="nl-BE"/>
        </w:rPr>
      </w:pPr>
      <w:r>
        <w:rPr>
          <w:noProof/>
          <w:lang w:val="nl-BE"/>
        </w:rPr>
        <w:t>Zwart ruimt de doorgang voor de loper.</w:t>
      </w:r>
    </w:p>
    <w:p w14:paraId="60123A70" w14:textId="77777777" w:rsidR="006F3923" w:rsidRDefault="006F3923" w:rsidP="006F3923">
      <w:pPr>
        <w:pStyle w:val="03aText"/>
        <w:widowControl/>
        <w:rPr>
          <w:b/>
          <w:noProof/>
          <w:lang w:val="nl-BE"/>
        </w:rPr>
      </w:pPr>
      <w:r>
        <w:rPr>
          <w:b/>
          <w:noProof/>
          <w:lang w:val="nl-BE"/>
        </w:rPr>
        <w:tab/>
        <w:t>6.Lxe8</w:t>
      </w:r>
      <w:r>
        <w:rPr>
          <w:b/>
          <w:noProof/>
          <w:lang w:val="nl-BE"/>
        </w:rPr>
        <w:tab/>
      </w:r>
      <w:r>
        <w:rPr>
          <w:b/>
          <w:noProof/>
          <w:lang w:val="nl-BE"/>
        </w:rPr>
        <w:tab/>
        <w:t>Lh4</w:t>
      </w:r>
    </w:p>
    <w:p w14:paraId="3658C1F1" w14:textId="77777777" w:rsidR="006F3923" w:rsidRDefault="006F3923" w:rsidP="006F3923">
      <w:pPr>
        <w:pStyle w:val="03aText"/>
        <w:widowControl/>
        <w:rPr>
          <w:b/>
          <w:noProof/>
          <w:lang w:val="nl-BE"/>
        </w:rPr>
      </w:pPr>
      <w:r>
        <w:rPr>
          <w:noProof/>
          <w:lang w:val="nl-BE"/>
        </w:rPr>
        <w:t>Dreigt 7.Lg3+</w:t>
      </w:r>
    </w:p>
    <w:p w14:paraId="0614F992" w14:textId="77777777" w:rsidR="006F3923" w:rsidRDefault="006F3923" w:rsidP="006F3923">
      <w:pPr>
        <w:pStyle w:val="03bMoves"/>
        <w:widowControl/>
        <w:tabs>
          <w:tab w:val="clear" w:pos="285"/>
          <w:tab w:val="clear" w:pos="849"/>
          <w:tab w:val="left" w:pos="567"/>
          <w:tab w:val="left" w:pos="1701"/>
        </w:tabs>
        <w:spacing w:after="40"/>
        <w:ind w:left="567"/>
        <w:rPr>
          <w:b w:val="0"/>
          <w:bCs w:val="0"/>
          <w:noProof/>
          <w:lang w:val="nl-BE"/>
        </w:rPr>
      </w:pPr>
      <w:r>
        <w:rPr>
          <w:noProof/>
          <w:lang w:val="nl-BE"/>
        </w:rPr>
        <w:t xml:space="preserve">  7.Kf4</w:t>
      </w:r>
      <w:r>
        <w:rPr>
          <w:noProof/>
          <w:lang w:val="nl-BE"/>
        </w:rPr>
        <w:tab/>
      </w:r>
      <w:r>
        <w:rPr>
          <w:noProof/>
          <w:lang w:val="nl-BE"/>
        </w:rPr>
        <w:tab/>
        <w:t>Ld8</w:t>
      </w:r>
    </w:p>
    <w:p w14:paraId="6DB7004C" w14:textId="77777777" w:rsidR="006F3923" w:rsidRDefault="006F3923" w:rsidP="006F3923">
      <w:pPr>
        <w:pStyle w:val="03aText"/>
        <w:widowControl/>
        <w:rPr>
          <w:b/>
          <w:noProof/>
          <w:lang w:val="nl-BE"/>
        </w:rPr>
      </w:pPr>
      <w:r>
        <w:rPr>
          <w:b/>
          <w:noProof/>
          <w:lang w:val="nl-BE"/>
        </w:rPr>
        <w:tab/>
        <w:t>8.b8L</w:t>
      </w:r>
    </w:p>
    <w:p w14:paraId="20934E89" w14:textId="77777777" w:rsidR="006F3923" w:rsidRDefault="006F3923" w:rsidP="006F3923">
      <w:pPr>
        <w:pStyle w:val="03aText"/>
        <w:widowControl/>
        <w:rPr>
          <w:noProof/>
          <w:lang w:val="nl-BE"/>
        </w:rPr>
      </w:pPr>
      <w:r>
        <w:rPr>
          <w:noProof/>
          <w:lang w:val="nl-BE"/>
        </w:rPr>
        <w:t xml:space="preserve">Niet 8.b8D? Lc7+ 9.Dxc7 pat!  </w:t>
      </w:r>
    </w:p>
    <w:p w14:paraId="4E38990A" w14:textId="77777777" w:rsidR="006F3923" w:rsidRDefault="006F3923" w:rsidP="006F3923">
      <w:pPr>
        <w:pStyle w:val="03bMoves"/>
        <w:widowControl/>
        <w:tabs>
          <w:tab w:val="clear" w:pos="285"/>
          <w:tab w:val="clear" w:pos="849"/>
          <w:tab w:val="left" w:pos="567"/>
          <w:tab w:val="left" w:pos="1701"/>
        </w:tabs>
        <w:spacing w:before="40" w:after="40"/>
        <w:ind w:left="567"/>
        <w:rPr>
          <w:b w:val="0"/>
          <w:bCs w:val="0"/>
          <w:noProof/>
          <w:lang w:val="nl-BE"/>
        </w:rPr>
      </w:pPr>
      <w:r>
        <w:rPr>
          <w:noProof/>
          <w:lang w:val="nl-BE"/>
        </w:rPr>
        <w:t xml:space="preserve">  </w:t>
      </w:r>
    </w:p>
    <w:p w14:paraId="6C53E21B" w14:textId="77777777" w:rsidR="00366666" w:rsidRDefault="00996BB0" w:rsidP="006F3923">
      <w:pPr>
        <w:pStyle w:val="03aText"/>
        <w:widowControl/>
        <w:rPr>
          <w:noProof/>
          <w:lang w:val="nl-BE"/>
        </w:rPr>
      </w:pPr>
      <w:r>
        <w:rPr>
          <w:noProof/>
          <w:lang w:val="nl-BE"/>
        </w:rPr>
        <w:t>Wit w</w:t>
      </w:r>
      <w:r w:rsidR="006F3923">
        <w:rPr>
          <w:noProof/>
          <w:lang w:val="nl-BE"/>
        </w:rPr>
        <w:t>int</w:t>
      </w:r>
      <w:r>
        <w:rPr>
          <w:noProof/>
          <w:lang w:val="nl-BE"/>
        </w:rPr>
        <w:t xml:space="preserve"> hier</w:t>
      </w:r>
      <w:r w:rsidR="00366666">
        <w:rPr>
          <w:noProof/>
          <w:lang w:val="nl-BE"/>
        </w:rPr>
        <w:t xml:space="preserve"> door overmacht. </w:t>
      </w:r>
    </w:p>
    <w:p w14:paraId="69161EF7" w14:textId="77777777" w:rsidR="00366666" w:rsidRDefault="00366666" w:rsidP="006F3923">
      <w:pPr>
        <w:pStyle w:val="03aText"/>
        <w:widowControl/>
        <w:rPr>
          <w:noProof/>
          <w:lang w:val="nl-BE"/>
        </w:rPr>
      </w:pPr>
    </w:p>
    <w:p w14:paraId="10AEDEFF" w14:textId="77777777" w:rsidR="006F3923" w:rsidRDefault="00996BB0" w:rsidP="006F3923">
      <w:pPr>
        <w:pStyle w:val="03aText"/>
        <w:widowControl/>
        <w:rPr>
          <w:noProof/>
          <w:lang w:val="nl-BE"/>
        </w:rPr>
      </w:pPr>
      <w:r>
        <w:rPr>
          <w:noProof/>
          <w:lang w:val="nl-BE"/>
        </w:rPr>
        <w:t>Maar</w:t>
      </w:r>
      <w:r w:rsidR="00366666">
        <w:rPr>
          <w:noProof/>
          <w:lang w:val="nl-BE"/>
        </w:rPr>
        <w:t xml:space="preserve"> het onverwachte is dat, van de vier mogelijkheden, geen van beide pionnen het tot dame</w:t>
      </w:r>
      <w:r w:rsidR="00647879">
        <w:rPr>
          <w:noProof/>
          <w:lang w:val="nl-BE"/>
        </w:rPr>
        <w:t>pro-motie ko</w:t>
      </w:r>
      <w:r w:rsidR="004F47AC">
        <w:rPr>
          <w:noProof/>
          <w:lang w:val="nl-BE"/>
        </w:rPr>
        <w:t>n</w:t>
      </w:r>
      <w:r w:rsidR="00366666">
        <w:rPr>
          <w:noProof/>
          <w:lang w:val="nl-BE"/>
        </w:rPr>
        <w:t xml:space="preserve"> brengen</w:t>
      </w:r>
      <w:r w:rsidR="005D0418">
        <w:rPr>
          <w:noProof/>
          <w:lang w:val="nl-BE"/>
        </w:rPr>
        <w:t xml:space="preserve"> </w:t>
      </w:r>
      <w:r w:rsidR="00366666">
        <w:rPr>
          <w:noProof/>
          <w:lang w:val="nl-BE"/>
        </w:rPr>
        <w:t xml:space="preserve">dankzij zwart’s tegenspel. </w:t>
      </w:r>
    </w:p>
    <w:p w14:paraId="1FAD9A61" w14:textId="77777777" w:rsidR="006F3923" w:rsidRDefault="006F3923" w:rsidP="006F3923">
      <w:pPr>
        <w:pStyle w:val="03aText"/>
        <w:widowControl/>
        <w:rPr>
          <w:noProof/>
          <w:lang w:val="nl-BE"/>
        </w:rPr>
      </w:pPr>
    </w:p>
    <w:p w14:paraId="6208487D" w14:textId="77777777" w:rsidR="006F3923" w:rsidRDefault="006F3923" w:rsidP="00390ECA">
      <w:pPr>
        <w:pStyle w:val="03aText"/>
        <w:widowControl/>
        <w:jc w:val="center"/>
        <w:rPr>
          <w:b/>
          <w:noProof/>
          <w:lang w:val="nl-BE"/>
        </w:rPr>
      </w:pPr>
      <w:r>
        <w:rPr>
          <w:noProof/>
          <w:lang w:val="nl-BE"/>
        </w:rPr>
        <w:br w:type="column"/>
      </w:r>
      <w:r>
        <w:rPr>
          <w:b/>
          <w:noProof/>
          <w:lang w:val="nl-BE"/>
        </w:rPr>
        <w:lastRenderedPageBreak/>
        <w:t>-</w:t>
      </w:r>
      <w:r>
        <w:rPr>
          <w:noProof/>
          <w:lang w:val="nl-BE"/>
        </w:rPr>
        <w:t xml:space="preserve"> </w:t>
      </w:r>
      <w:r w:rsidR="00426B93">
        <w:rPr>
          <w:b/>
          <w:noProof/>
          <w:lang w:val="nl-BE"/>
        </w:rPr>
        <w:t>28</w:t>
      </w:r>
      <w:r w:rsidR="00D3688E">
        <w:rPr>
          <w:b/>
          <w:noProof/>
          <w:lang w:val="nl-BE"/>
        </w:rPr>
        <w:t>8</w:t>
      </w:r>
      <w:r w:rsidR="004B0B42">
        <w:rPr>
          <w:b/>
          <w:noProof/>
          <w:lang w:val="nl-BE"/>
        </w:rPr>
        <w:t xml:space="preserve"> </w:t>
      </w:r>
      <w:r>
        <w:rPr>
          <w:b/>
          <w:noProof/>
          <w:lang w:val="nl-BE"/>
        </w:rPr>
        <w:t>-</w:t>
      </w:r>
    </w:p>
    <w:p w14:paraId="72D1C7A9" w14:textId="77777777" w:rsidR="006F3923" w:rsidRDefault="006F3923" w:rsidP="006F3923">
      <w:pPr>
        <w:pStyle w:val="03aText"/>
        <w:widowControl/>
        <w:jc w:val="center"/>
        <w:rPr>
          <w:b/>
          <w:noProof/>
          <w:lang w:val="nl-BE"/>
        </w:rPr>
      </w:pPr>
    </w:p>
    <w:p w14:paraId="74E59FF1" w14:textId="77777777" w:rsidR="006F3923" w:rsidRDefault="006F3923" w:rsidP="006F3923">
      <w:pPr>
        <w:pStyle w:val="03aText"/>
        <w:widowControl/>
        <w:jc w:val="center"/>
        <w:rPr>
          <w:b/>
          <w:noProof/>
          <w:lang w:val="nl-BE"/>
        </w:rPr>
      </w:pPr>
      <w:r>
        <w:rPr>
          <w:i/>
          <w:noProof/>
          <w:lang w:val="nl-BE"/>
        </w:rPr>
        <w:t xml:space="preserve">Tijdschrift van de KNSB, </w:t>
      </w:r>
      <w:r>
        <w:rPr>
          <w:noProof/>
          <w:lang w:val="nl-BE"/>
        </w:rPr>
        <w:t>1969</w:t>
      </w:r>
    </w:p>
    <w:p w14:paraId="2835E301" w14:textId="77777777" w:rsidR="006F3923" w:rsidRDefault="006F3923" w:rsidP="006F3923">
      <w:pPr>
        <w:pStyle w:val="03aText"/>
        <w:widowControl/>
        <w:rPr>
          <w:lang w:val="nl-BE"/>
        </w:rPr>
      </w:pPr>
    </w:p>
    <w:p w14:paraId="365259FB" w14:textId="77777777" w:rsidR="006F3923" w:rsidRDefault="006F3923" w:rsidP="006F3923">
      <w:pPr>
        <w:pStyle w:val="03aText"/>
        <w:widowControl/>
        <w:rPr>
          <w:b/>
          <w:noProof/>
          <w:lang w:val="nl-BE"/>
        </w:rPr>
      </w:pPr>
      <w:r>
        <w:rPr>
          <w:lang w:val="nl-BE"/>
        </w:rPr>
        <w:object w:dxaOrig="4580" w:dyaOrig="4577" w14:anchorId="6218AC87">
          <v:shape id="_x0000_i1298" type="#_x0000_t75" style="width:153.4pt;height:154.5pt" o:ole="">
            <v:imagedata r:id="rId572" o:title=""/>
          </v:shape>
          <o:OLEObject Type="Embed" ProgID="CorelDRAW.Graphic.12" ShapeID="_x0000_i1298" DrawAspect="Content" ObjectID="_1587467649" r:id="rId573"/>
        </w:object>
      </w:r>
    </w:p>
    <w:p w14:paraId="1052CA01" w14:textId="77777777" w:rsidR="006F3923" w:rsidRDefault="006F3923" w:rsidP="006F3923">
      <w:pPr>
        <w:pStyle w:val="03aText"/>
        <w:widowControl/>
        <w:rPr>
          <w:b/>
          <w:noProof/>
          <w:sz w:val="24"/>
          <w:szCs w:val="24"/>
          <w:lang w:val="nl-BE"/>
        </w:rPr>
      </w:pPr>
    </w:p>
    <w:p w14:paraId="531C3758" w14:textId="77777777" w:rsidR="006F3923" w:rsidRDefault="006F3923" w:rsidP="006F3923">
      <w:pPr>
        <w:pStyle w:val="03aText"/>
        <w:widowControl/>
        <w:rPr>
          <w:b/>
          <w:noProof/>
          <w:lang w:val="nl-BE"/>
        </w:rPr>
      </w:pPr>
      <w:r>
        <w:rPr>
          <w:b/>
          <w:noProof/>
          <w:sz w:val="24"/>
          <w:szCs w:val="24"/>
          <w:lang w:val="nl-BE"/>
        </w:rPr>
        <w:t>+</w:t>
      </w:r>
      <w:r>
        <w:rPr>
          <w:b/>
          <w:noProof/>
          <w:lang w:val="nl-BE"/>
        </w:rPr>
        <w:t xml:space="preserve">                              </w:t>
      </w:r>
      <w:r>
        <w:rPr>
          <w:noProof/>
          <w:lang w:val="nl-BE"/>
        </w:rPr>
        <w:t>0346.30 c6h5</w:t>
      </w:r>
      <w:r>
        <w:rPr>
          <w:b/>
          <w:noProof/>
          <w:lang w:val="nl-BE"/>
        </w:rPr>
        <w:t xml:space="preserve">           </w:t>
      </w:r>
    </w:p>
    <w:p w14:paraId="7C840089" w14:textId="77777777" w:rsidR="006F3923" w:rsidRDefault="006F3923" w:rsidP="006F3923">
      <w:pPr>
        <w:pStyle w:val="03aText"/>
        <w:widowControl/>
        <w:rPr>
          <w:b/>
          <w:noProof/>
          <w:lang w:val="nl-BE"/>
        </w:rPr>
      </w:pPr>
    </w:p>
    <w:p w14:paraId="6F15723D" w14:textId="77777777" w:rsidR="006F3923" w:rsidRDefault="006F3923" w:rsidP="006F3923">
      <w:pPr>
        <w:pStyle w:val="03aText"/>
        <w:widowControl/>
        <w:rPr>
          <w:noProof/>
          <w:lang w:val="nl-BE"/>
        </w:rPr>
      </w:pPr>
      <w:r>
        <w:rPr>
          <w:noProof/>
          <w:lang w:val="nl-BE"/>
        </w:rPr>
        <w:t xml:space="preserve">Omdat ik ten onrechte dacht dat de bovenstaande studie in de eerste uitgave van </w:t>
      </w:r>
      <w:r w:rsidR="000C20C8">
        <w:rPr>
          <w:i/>
          <w:noProof/>
          <w:lang w:val="nl-BE"/>
        </w:rPr>
        <w:t>SchaakStudie</w:t>
      </w:r>
      <w:r>
        <w:rPr>
          <w:i/>
          <w:noProof/>
          <w:lang w:val="nl-BE"/>
        </w:rPr>
        <w:t>Spin</w:t>
      </w:r>
      <w:r w:rsidR="000C20C8">
        <w:rPr>
          <w:i/>
          <w:noProof/>
          <w:lang w:val="nl-BE"/>
        </w:rPr>
        <w:t>sels</w:t>
      </w:r>
      <w:r>
        <w:rPr>
          <w:i/>
          <w:noProof/>
          <w:lang w:val="nl-BE"/>
        </w:rPr>
        <w:t xml:space="preserve"> </w:t>
      </w:r>
      <w:r>
        <w:rPr>
          <w:noProof/>
          <w:lang w:val="nl-BE"/>
        </w:rPr>
        <w:t xml:space="preserve">fout was, </w:t>
      </w:r>
      <w:r w:rsidR="00F46E8A">
        <w:rPr>
          <w:noProof/>
          <w:lang w:val="nl-BE"/>
        </w:rPr>
        <w:t>(</w:t>
      </w:r>
      <w:r w:rsidR="000C20C8">
        <w:rPr>
          <w:noProof/>
          <w:lang w:val="nl-BE"/>
        </w:rPr>
        <w:t>ik vertrok na</w:t>
      </w:r>
      <w:r>
        <w:rPr>
          <w:noProof/>
          <w:lang w:val="nl-BE"/>
        </w:rPr>
        <w:t>melijk</w:t>
      </w:r>
      <w:r>
        <w:rPr>
          <w:i/>
          <w:noProof/>
          <w:lang w:val="nl-BE"/>
        </w:rPr>
        <w:t xml:space="preserve"> </w:t>
      </w:r>
      <w:r>
        <w:rPr>
          <w:noProof/>
          <w:lang w:val="nl-BE"/>
        </w:rPr>
        <w:t>van een verkeerd diagram</w:t>
      </w:r>
      <w:r w:rsidR="00F46E8A">
        <w:rPr>
          <w:noProof/>
          <w:lang w:val="nl-BE"/>
        </w:rPr>
        <w:t>)</w:t>
      </w:r>
      <w:r w:rsidR="000C20C8">
        <w:rPr>
          <w:noProof/>
          <w:lang w:val="nl-BE"/>
        </w:rPr>
        <w:t xml:space="preserve">,  </w:t>
      </w:r>
      <w:r>
        <w:rPr>
          <w:noProof/>
          <w:lang w:val="nl-BE"/>
        </w:rPr>
        <w:t>compo</w:t>
      </w:r>
      <w:r w:rsidR="000C20C8">
        <w:rPr>
          <w:noProof/>
          <w:lang w:val="nl-BE"/>
        </w:rPr>
        <w:t>-</w:t>
      </w:r>
      <w:r>
        <w:rPr>
          <w:noProof/>
          <w:lang w:val="nl-BE"/>
        </w:rPr>
        <w:t>neerde ik de uitgebreidere studie op de vorige bladzijde. Ma</w:t>
      </w:r>
      <w:r w:rsidR="000C20C8">
        <w:rPr>
          <w:noProof/>
          <w:lang w:val="nl-BE"/>
        </w:rPr>
        <w:t>ar deze voorganger is dus blijk</w:t>
      </w:r>
      <w:r>
        <w:rPr>
          <w:noProof/>
          <w:lang w:val="nl-BE"/>
        </w:rPr>
        <w:t>baar toch correct:</w:t>
      </w:r>
    </w:p>
    <w:p w14:paraId="24CC92B6" w14:textId="77777777" w:rsidR="006F3923" w:rsidRDefault="006F3923" w:rsidP="006F3923">
      <w:pPr>
        <w:pStyle w:val="03aText"/>
        <w:widowControl/>
        <w:ind w:firstLine="708"/>
        <w:rPr>
          <w:noProof/>
          <w:lang w:val="nl-BE"/>
        </w:rPr>
      </w:pPr>
      <w:r>
        <w:rPr>
          <w:b/>
          <w:noProof/>
          <w:lang w:val="nl-BE"/>
        </w:rPr>
        <w:t>1.axb7</w:t>
      </w:r>
      <w:r>
        <w:rPr>
          <w:b/>
          <w:noProof/>
          <w:lang w:val="nl-BE"/>
        </w:rPr>
        <w:tab/>
      </w:r>
    </w:p>
    <w:p w14:paraId="57251008" w14:textId="77777777" w:rsidR="006E6E0E" w:rsidRDefault="006E6E0E" w:rsidP="006F3923">
      <w:pPr>
        <w:pStyle w:val="03aText"/>
        <w:widowControl/>
        <w:rPr>
          <w:noProof/>
          <w:lang w:val="nl-BE"/>
        </w:rPr>
      </w:pPr>
      <w:r>
        <w:rPr>
          <w:noProof/>
          <w:lang w:val="nl-BE"/>
        </w:rPr>
        <w:t>En niet 1</w:t>
      </w:r>
      <w:r w:rsidR="00757F26">
        <w:rPr>
          <w:noProof/>
          <w:lang w:val="nl-BE"/>
        </w:rPr>
        <w:t>.Kxb7 Pxc7 2.Kxc7 Lc5 3.K</w:t>
      </w:r>
      <w:r>
        <w:rPr>
          <w:noProof/>
          <w:lang w:val="nl-BE"/>
        </w:rPr>
        <w:t>c6 Ld4 4.Lf7 Kg5 5.Lxg6 Kxg6, remise.</w:t>
      </w:r>
    </w:p>
    <w:p w14:paraId="43E4DA6C" w14:textId="77777777" w:rsidR="006F3923" w:rsidRDefault="006F3923" w:rsidP="006F3923">
      <w:pPr>
        <w:pStyle w:val="03aText"/>
        <w:widowControl/>
        <w:rPr>
          <w:noProof/>
          <w:lang w:val="nl-BE"/>
        </w:rPr>
      </w:pPr>
      <w:r>
        <w:rPr>
          <w:noProof/>
          <w:lang w:val="nl-BE"/>
        </w:rPr>
        <w:t>Er dreigen nu drie (3) damepro-moties</w:t>
      </w:r>
      <w:r w:rsidR="006E6E0E">
        <w:rPr>
          <w:noProof/>
          <w:lang w:val="nl-BE"/>
        </w:rPr>
        <w:t>, maar:</w:t>
      </w:r>
    </w:p>
    <w:p w14:paraId="3D9C4111" w14:textId="77777777" w:rsidR="006F3923" w:rsidRDefault="006F3923" w:rsidP="006F3923">
      <w:pPr>
        <w:pStyle w:val="03aText"/>
        <w:widowControl/>
        <w:rPr>
          <w:b/>
          <w:noProof/>
          <w:lang w:val="nl-BE"/>
        </w:rPr>
      </w:pPr>
      <w:r>
        <w:rPr>
          <w:noProof/>
          <w:lang w:val="nl-BE"/>
        </w:rPr>
        <w:tab/>
      </w:r>
      <w:r>
        <w:rPr>
          <w:b/>
          <w:noProof/>
          <w:lang w:val="nl-BE"/>
        </w:rPr>
        <w:t>1…</w:t>
      </w:r>
      <w:r>
        <w:rPr>
          <w:b/>
          <w:noProof/>
          <w:lang w:val="nl-BE"/>
        </w:rPr>
        <w:tab/>
      </w:r>
      <w:r>
        <w:rPr>
          <w:b/>
          <w:noProof/>
          <w:lang w:val="nl-BE"/>
        </w:rPr>
        <w:tab/>
        <w:t>Pe5+</w:t>
      </w:r>
    </w:p>
    <w:p w14:paraId="2E790F3B" w14:textId="77777777" w:rsidR="006F3923" w:rsidRDefault="006F3923" w:rsidP="006F3923">
      <w:pPr>
        <w:pStyle w:val="03aText"/>
        <w:widowControl/>
        <w:rPr>
          <w:noProof/>
          <w:lang w:val="nl-BE"/>
        </w:rPr>
      </w:pPr>
      <w:r>
        <w:rPr>
          <w:noProof/>
          <w:lang w:val="nl-BE"/>
        </w:rPr>
        <w:t>want1…Pxc7</w:t>
      </w:r>
      <w:r w:rsidR="00262528">
        <w:rPr>
          <w:noProof/>
          <w:lang w:val="nl-BE"/>
        </w:rPr>
        <w:t>?</w:t>
      </w:r>
      <w:r>
        <w:rPr>
          <w:noProof/>
          <w:lang w:val="nl-BE"/>
        </w:rPr>
        <w:t xml:space="preserve"> faalt op 2.b8D;</w:t>
      </w:r>
    </w:p>
    <w:p w14:paraId="754A0D0B" w14:textId="77777777" w:rsidR="006F3923" w:rsidRPr="00EB7A30" w:rsidRDefault="006F3923" w:rsidP="006F3923">
      <w:pPr>
        <w:pStyle w:val="03aText"/>
        <w:widowControl/>
        <w:rPr>
          <w:b/>
          <w:noProof/>
          <w:lang w:val="en-GB"/>
        </w:rPr>
      </w:pPr>
      <w:r>
        <w:rPr>
          <w:noProof/>
          <w:lang w:val="nl-BE"/>
        </w:rPr>
        <w:tab/>
      </w:r>
      <w:r w:rsidRPr="00EB7A30">
        <w:rPr>
          <w:b/>
          <w:noProof/>
          <w:lang w:val="en-GB"/>
        </w:rPr>
        <w:t>2.Kd5</w:t>
      </w:r>
      <w:r w:rsidRPr="00EB7A30">
        <w:rPr>
          <w:b/>
          <w:noProof/>
          <w:lang w:val="en-GB"/>
        </w:rPr>
        <w:tab/>
      </w:r>
      <w:r w:rsidRPr="00EB7A30">
        <w:rPr>
          <w:b/>
          <w:noProof/>
          <w:lang w:val="en-GB"/>
        </w:rPr>
        <w:tab/>
        <w:t>P</w:t>
      </w:r>
      <w:r w:rsidR="00757F26">
        <w:rPr>
          <w:b/>
          <w:noProof/>
          <w:lang w:val="en-GB"/>
        </w:rPr>
        <w:t>x</w:t>
      </w:r>
      <w:r w:rsidRPr="00EB7A30">
        <w:rPr>
          <w:b/>
          <w:noProof/>
          <w:lang w:val="en-GB"/>
        </w:rPr>
        <w:t>c7+</w:t>
      </w:r>
    </w:p>
    <w:p w14:paraId="34E34B32" w14:textId="77777777" w:rsidR="006F3923" w:rsidRPr="00EB7A30" w:rsidRDefault="006F3923" w:rsidP="00A179FB">
      <w:pPr>
        <w:pStyle w:val="03aText"/>
        <w:widowControl/>
        <w:rPr>
          <w:b/>
          <w:noProof/>
          <w:lang w:val="en-GB"/>
        </w:rPr>
      </w:pPr>
      <w:r w:rsidRPr="00EB7A30">
        <w:rPr>
          <w:b/>
          <w:noProof/>
          <w:lang w:val="en-GB"/>
        </w:rPr>
        <w:tab/>
        <w:t>3.Kxe5</w:t>
      </w:r>
      <w:r w:rsidRPr="00EB7A30">
        <w:rPr>
          <w:b/>
          <w:noProof/>
          <w:lang w:val="en-GB"/>
        </w:rPr>
        <w:tab/>
      </w:r>
      <w:r w:rsidRPr="00EB7A30">
        <w:rPr>
          <w:b/>
          <w:noProof/>
          <w:lang w:val="en-GB"/>
        </w:rPr>
        <w:tab/>
        <w:t>Pe8</w:t>
      </w:r>
    </w:p>
    <w:p w14:paraId="0EC87BBC" w14:textId="77777777" w:rsidR="00A179FB" w:rsidRDefault="00A179FB" w:rsidP="006F3923">
      <w:pPr>
        <w:pStyle w:val="03aText"/>
        <w:widowControl/>
        <w:rPr>
          <w:noProof/>
          <w:lang w:val="en-GB"/>
        </w:rPr>
      </w:pPr>
    </w:p>
    <w:p w14:paraId="3C3F821C" w14:textId="77777777" w:rsidR="00A179FB" w:rsidRDefault="00A179FB" w:rsidP="006F3923">
      <w:pPr>
        <w:pStyle w:val="03aText"/>
        <w:widowControl/>
        <w:rPr>
          <w:noProof/>
          <w:lang w:val="en-GB"/>
        </w:rPr>
      </w:pPr>
    </w:p>
    <w:p w14:paraId="6B6F4975" w14:textId="77777777" w:rsidR="00A179FB" w:rsidRDefault="00A179FB" w:rsidP="006F3923">
      <w:pPr>
        <w:pStyle w:val="03aText"/>
        <w:widowControl/>
        <w:rPr>
          <w:noProof/>
          <w:lang w:val="en-GB"/>
        </w:rPr>
      </w:pPr>
    </w:p>
    <w:p w14:paraId="2761ECD1" w14:textId="77777777" w:rsidR="00E84099" w:rsidRDefault="00E84099" w:rsidP="006F3923">
      <w:pPr>
        <w:pStyle w:val="03aText"/>
        <w:widowControl/>
        <w:rPr>
          <w:noProof/>
          <w:lang w:val="en-GB"/>
        </w:rPr>
      </w:pPr>
    </w:p>
    <w:p w14:paraId="72C6C332" w14:textId="77777777" w:rsidR="00A179FB" w:rsidRDefault="00A179FB" w:rsidP="006F3923">
      <w:pPr>
        <w:pStyle w:val="03aText"/>
        <w:widowControl/>
        <w:rPr>
          <w:noProof/>
          <w:lang w:val="en-GB"/>
        </w:rPr>
      </w:pPr>
    </w:p>
    <w:p w14:paraId="4E3B5AFC" w14:textId="77777777" w:rsidR="00A179FB" w:rsidRDefault="00A179FB" w:rsidP="006F3923">
      <w:pPr>
        <w:pStyle w:val="03aText"/>
        <w:widowControl/>
        <w:rPr>
          <w:noProof/>
          <w:lang w:val="en-GB"/>
        </w:rPr>
      </w:pPr>
    </w:p>
    <w:p w14:paraId="561E5F45" w14:textId="77777777" w:rsidR="006F3923" w:rsidRPr="006E6E0E" w:rsidRDefault="006E6E0E" w:rsidP="006F3923">
      <w:pPr>
        <w:pStyle w:val="03aText"/>
        <w:widowControl/>
        <w:rPr>
          <w:noProof/>
          <w:lang w:val="en-GB"/>
        </w:rPr>
      </w:pPr>
      <w:r w:rsidRPr="00EB7A30">
        <w:rPr>
          <w:noProof/>
          <w:lang w:val="en-GB"/>
        </w:rPr>
        <w:t xml:space="preserve">4.b8D? </w:t>
      </w:r>
      <w:r w:rsidRPr="006E6E0E">
        <w:rPr>
          <w:noProof/>
          <w:lang w:val="en-GB"/>
        </w:rPr>
        <w:t>Ld6+ 5.</w:t>
      </w:r>
      <w:r>
        <w:rPr>
          <w:noProof/>
          <w:lang w:val="en-GB"/>
        </w:rPr>
        <w:t>Dxd6 Pxd6 6.Kxd6 Kg6</w:t>
      </w:r>
      <w:r w:rsidRPr="006E6E0E">
        <w:rPr>
          <w:noProof/>
          <w:lang w:val="en-GB"/>
        </w:rPr>
        <w:t xml:space="preserve">, remise.  </w:t>
      </w:r>
    </w:p>
    <w:p w14:paraId="6639BF38" w14:textId="77777777" w:rsidR="006F3923" w:rsidRPr="00ED1153" w:rsidRDefault="006F3923" w:rsidP="00136853">
      <w:pPr>
        <w:pStyle w:val="03aText"/>
        <w:widowControl/>
        <w:rPr>
          <w:b/>
          <w:noProof/>
          <w:lang w:val="nl-BE"/>
        </w:rPr>
      </w:pPr>
      <w:r w:rsidRPr="006E6E0E">
        <w:rPr>
          <w:noProof/>
          <w:lang w:val="en-GB"/>
        </w:rPr>
        <w:tab/>
      </w:r>
      <w:r w:rsidRPr="00ED1153">
        <w:rPr>
          <w:b/>
          <w:noProof/>
          <w:lang w:val="nl-BE"/>
        </w:rPr>
        <w:t>4.Lf7+</w:t>
      </w:r>
      <w:r w:rsidRPr="00ED1153">
        <w:rPr>
          <w:b/>
          <w:noProof/>
          <w:lang w:val="nl-BE"/>
        </w:rPr>
        <w:tab/>
      </w:r>
      <w:r w:rsidRPr="00ED1153">
        <w:rPr>
          <w:b/>
          <w:noProof/>
          <w:lang w:val="nl-BE"/>
        </w:rPr>
        <w:tab/>
        <w:t>Kh6</w:t>
      </w:r>
    </w:p>
    <w:p w14:paraId="5069A96D" w14:textId="77777777" w:rsidR="00B50DC1" w:rsidRPr="00B50DC1" w:rsidRDefault="00B50DC1" w:rsidP="00136853">
      <w:pPr>
        <w:pStyle w:val="03aText"/>
        <w:widowControl/>
        <w:rPr>
          <w:noProof/>
          <w:lang w:val="nl-BE"/>
        </w:rPr>
      </w:pPr>
      <w:r w:rsidRPr="00B50DC1">
        <w:rPr>
          <w:noProof/>
          <w:lang w:val="nl-BE"/>
        </w:rPr>
        <w:t>Zwart houdt veld h4 vrij voor zijn loper.</w:t>
      </w:r>
    </w:p>
    <w:p w14:paraId="00958B86" w14:textId="77777777" w:rsidR="006F3923" w:rsidRPr="00EB7A30" w:rsidRDefault="006F3923" w:rsidP="006F3923">
      <w:pPr>
        <w:pStyle w:val="03aText"/>
        <w:widowControl/>
        <w:rPr>
          <w:b/>
          <w:noProof/>
          <w:lang w:val="en-GB"/>
        </w:rPr>
      </w:pPr>
      <w:r w:rsidRPr="00B50DC1">
        <w:rPr>
          <w:b/>
          <w:noProof/>
          <w:lang w:val="nl-BE"/>
        </w:rPr>
        <w:tab/>
      </w:r>
      <w:r w:rsidRPr="00EB7A30">
        <w:rPr>
          <w:b/>
          <w:noProof/>
          <w:lang w:val="en-GB"/>
        </w:rPr>
        <w:t xml:space="preserve">5.Lxe8+ </w:t>
      </w:r>
      <w:r w:rsidRPr="00EB7A30">
        <w:rPr>
          <w:b/>
          <w:noProof/>
          <w:lang w:val="en-GB"/>
        </w:rPr>
        <w:tab/>
        <w:t>Lh4</w:t>
      </w:r>
    </w:p>
    <w:p w14:paraId="04164DC1" w14:textId="77777777" w:rsidR="006E6E0E" w:rsidRPr="00EB7A30" w:rsidRDefault="006F3923" w:rsidP="006F3923">
      <w:pPr>
        <w:pStyle w:val="03aText"/>
        <w:widowControl/>
        <w:rPr>
          <w:b/>
          <w:noProof/>
          <w:lang w:val="en-GB"/>
        </w:rPr>
      </w:pPr>
      <w:r w:rsidRPr="00EB7A30">
        <w:rPr>
          <w:b/>
          <w:noProof/>
          <w:lang w:val="en-GB"/>
        </w:rPr>
        <w:tab/>
        <w:t>6.Kf4</w:t>
      </w:r>
    </w:p>
    <w:p w14:paraId="66B18FD2" w14:textId="77777777" w:rsidR="006E6E0E" w:rsidRPr="00644BC1" w:rsidRDefault="00644BC1" w:rsidP="006F3923">
      <w:pPr>
        <w:pStyle w:val="03aText"/>
        <w:widowControl/>
        <w:rPr>
          <w:noProof/>
          <w:lang w:val="en-GB"/>
        </w:rPr>
      </w:pPr>
      <w:r w:rsidRPr="00644BC1">
        <w:rPr>
          <w:noProof/>
          <w:lang w:val="en-GB"/>
        </w:rPr>
        <w:t>6.b8D? Lg3+ 7.Kf5 Lxb8, remise.</w:t>
      </w:r>
    </w:p>
    <w:p w14:paraId="44E76528" w14:textId="77777777" w:rsidR="006F3923" w:rsidRDefault="00644BC1" w:rsidP="006F3923">
      <w:pPr>
        <w:pStyle w:val="03aText"/>
        <w:widowControl/>
        <w:rPr>
          <w:b/>
          <w:noProof/>
          <w:lang w:val="nl-BE"/>
        </w:rPr>
      </w:pPr>
      <w:r>
        <w:rPr>
          <w:b/>
          <w:noProof/>
          <w:lang w:val="en-GB"/>
        </w:rPr>
        <w:tab/>
      </w:r>
      <w:r w:rsidRPr="00644BC1">
        <w:rPr>
          <w:b/>
          <w:noProof/>
          <w:lang w:val="nl-BE"/>
        </w:rPr>
        <w:t xml:space="preserve">6... </w:t>
      </w:r>
      <w:r>
        <w:rPr>
          <w:b/>
          <w:noProof/>
          <w:lang w:val="nl-BE"/>
        </w:rPr>
        <w:t xml:space="preserve">   </w:t>
      </w:r>
      <w:r>
        <w:rPr>
          <w:b/>
          <w:noProof/>
          <w:lang w:val="nl-BE"/>
        </w:rPr>
        <w:tab/>
      </w:r>
      <w:r>
        <w:rPr>
          <w:b/>
          <w:noProof/>
          <w:lang w:val="nl-BE"/>
        </w:rPr>
        <w:tab/>
      </w:r>
      <w:r w:rsidR="006F3923">
        <w:rPr>
          <w:b/>
          <w:noProof/>
          <w:lang w:val="nl-BE"/>
        </w:rPr>
        <w:t>Ld8</w:t>
      </w:r>
    </w:p>
    <w:p w14:paraId="7C207F67" w14:textId="77777777" w:rsidR="006F3923" w:rsidRDefault="006E6E0E" w:rsidP="006E6E0E">
      <w:pPr>
        <w:pStyle w:val="03aText"/>
        <w:widowControl/>
        <w:rPr>
          <w:b/>
          <w:noProof/>
          <w:lang w:val="nl-BE"/>
        </w:rPr>
      </w:pPr>
      <w:r>
        <w:rPr>
          <w:b/>
          <w:noProof/>
          <w:lang w:val="nl-BE"/>
        </w:rPr>
        <w:tab/>
      </w:r>
      <w:r w:rsidR="006F3923">
        <w:rPr>
          <w:b/>
          <w:noProof/>
          <w:lang w:val="nl-BE"/>
        </w:rPr>
        <w:t>7.b8L</w:t>
      </w:r>
    </w:p>
    <w:p w14:paraId="05C48463" w14:textId="77777777" w:rsidR="006F3923" w:rsidRDefault="006F3923" w:rsidP="006F3923">
      <w:pPr>
        <w:pStyle w:val="03aText"/>
        <w:widowControl/>
        <w:rPr>
          <w:noProof/>
          <w:lang w:val="nl-BE"/>
        </w:rPr>
      </w:pPr>
      <w:r>
        <w:rPr>
          <w:noProof/>
          <w:lang w:val="nl-BE"/>
        </w:rPr>
        <w:t>En niet 7.b8D? Lc7+  8.Dxc7 pat.</w:t>
      </w:r>
    </w:p>
    <w:p w14:paraId="5F178814" w14:textId="77777777" w:rsidR="00644BC1" w:rsidRDefault="00644BC1" w:rsidP="006F3923">
      <w:pPr>
        <w:pStyle w:val="03aText"/>
        <w:widowControl/>
        <w:rPr>
          <w:noProof/>
          <w:lang w:val="nl-BE"/>
        </w:rPr>
      </w:pPr>
    </w:p>
    <w:p w14:paraId="24CC575C" w14:textId="77777777" w:rsidR="00644BC1" w:rsidRDefault="000C20C8" w:rsidP="006F3923">
      <w:pPr>
        <w:pStyle w:val="03aText"/>
        <w:widowControl/>
        <w:rPr>
          <w:noProof/>
          <w:lang w:val="nl-BE"/>
        </w:rPr>
      </w:pPr>
      <w:r>
        <w:rPr>
          <w:noProof/>
          <w:lang w:val="nl-BE"/>
        </w:rPr>
        <w:t xml:space="preserve">Dus geen damepromoties, maar </w:t>
      </w:r>
      <w:r w:rsidR="00644BC1">
        <w:rPr>
          <w:noProof/>
          <w:lang w:val="nl-BE"/>
        </w:rPr>
        <w:t>een loperpromotie!</w:t>
      </w:r>
    </w:p>
    <w:p w14:paraId="4E403412" w14:textId="77777777" w:rsidR="006F3923" w:rsidRDefault="006F3923" w:rsidP="006F3923">
      <w:pPr>
        <w:jc w:val="both"/>
        <w:rPr>
          <w:rFonts w:cs="Arial"/>
          <w:b/>
          <w:noProof/>
          <w:color w:val="000000"/>
          <w:sz w:val="20"/>
          <w:szCs w:val="20"/>
          <w:lang w:val="nl-BE"/>
        </w:rPr>
      </w:pPr>
    </w:p>
    <w:p w14:paraId="101A739A" w14:textId="77777777" w:rsidR="006F3923" w:rsidRDefault="006F3923" w:rsidP="006F3923">
      <w:pPr>
        <w:jc w:val="both"/>
        <w:rPr>
          <w:sz w:val="20"/>
          <w:szCs w:val="20"/>
          <w:lang w:val="nl-BE"/>
        </w:rPr>
      </w:pPr>
      <w:r>
        <w:rPr>
          <w:sz w:val="20"/>
          <w:szCs w:val="20"/>
          <w:lang w:val="nl-BE"/>
        </w:rPr>
        <w:t>De eindre</w:t>
      </w:r>
      <w:r>
        <w:rPr>
          <w:sz w:val="20"/>
          <w:szCs w:val="20"/>
          <w:lang w:val="nl-BE"/>
        </w:rPr>
        <w:softHyphen/>
        <w:t xml:space="preserve">dacteur Cor de Feijter poneerde indertijd: </w:t>
      </w:r>
      <w:r>
        <w:rPr>
          <w:i/>
          <w:sz w:val="20"/>
          <w:szCs w:val="20"/>
          <w:lang w:val="nl-BE"/>
        </w:rPr>
        <w:t>“De minorpro-motie is aan</w:t>
      </w:r>
      <w:r>
        <w:rPr>
          <w:i/>
          <w:sz w:val="20"/>
          <w:szCs w:val="20"/>
          <w:lang w:val="nl-BE"/>
        </w:rPr>
        <w:softHyphen/>
        <w:t>trekkelijk voor begin-nende compo</w:t>
      </w:r>
      <w:r>
        <w:rPr>
          <w:i/>
          <w:sz w:val="20"/>
          <w:szCs w:val="20"/>
          <w:lang w:val="nl-BE"/>
        </w:rPr>
        <w:softHyphen/>
        <w:t>nisten, ik weet het uit ervaring.”</w:t>
      </w:r>
      <w:r>
        <w:rPr>
          <w:sz w:val="20"/>
          <w:szCs w:val="20"/>
          <w:lang w:val="nl-BE"/>
        </w:rPr>
        <w:t xml:space="preserve"> En verder: </w:t>
      </w:r>
      <w:r w:rsidR="000C20C8">
        <w:rPr>
          <w:i/>
          <w:sz w:val="20"/>
          <w:szCs w:val="20"/>
          <w:lang w:val="nl-BE"/>
        </w:rPr>
        <w:t>”Compo</w:t>
      </w:r>
      <w:r>
        <w:rPr>
          <w:i/>
          <w:sz w:val="20"/>
          <w:szCs w:val="20"/>
          <w:lang w:val="nl-BE"/>
        </w:rPr>
        <w:t>neren is soms een worsteling met het materiaal!”</w:t>
      </w:r>
      <w:r>
        <w:rPr>
          <w:sz w:val="20"/>
          <w:szCs w:val="20"/>
          <w:lang w:val="nl-BE"/>
        </w:rPr>
        <w:t xml:space="preserve">  </w:t>
      </w:r>
    </w:p>
    <w:p w14:paraId="61D1A559" w14:textId="77777777" w:rsidR="006F3923" w:rsidRDefault="006F3923" w:rsidP="006F3923">
      <w:pPr>
        <w:jc w:val="both"/>
        <w:rPr>
          <w:sz w:val="20"/>
          <w:szCs w:val="20"/>
          <w:lang w:val="nl-BE"/>
        </w:rPr>
      </w:pPr>
    </w:p>
    <w:p w14:paraId="42C12F55" w14:textId="77777777" w:rsidR="006F3923" w:rsidRDefault="006F3923" w:rsidP="006F3923">
      <w:pPr>
        <w:jc w:val="both"/>
        <w:rPr>
          <w:sz w:val="20"/>
          <w:szCs w:val="20"/>
          <w:lang w:val="nl-BE"/>
        </w:rPr>
      </w:pPr>
      <w:r>
        <w:rPr>
          <w:sz w:val="20"/>
          <w:szCs w:val="20"/>
          <w:lang w:val="nl-BE"/>
        </w:rPr>
        <w:t>Nou, en of !</w:t>
      </w:r>
    </w:p>
    <w:p w14:paraId="0841AE38" w14:textId="77777777" w:rsidR="006F3923" w:rsidRDefault="006F3923" w:rsidP="006F3923">
      <w:pPr>
        <w:spacing w:line="190" w:lineRule="exact"/>
        <w:jc w:val="center"/>
        <w:rPr>
          <w:rFonts w:cs="Arial"/>
          <w:b/>
          <w:sz w:val="20"/>
          <w:szCs w:val="20"/>
          <w:lang w:val="nl-BE"/>
        </w:rPr>
      </w:pPr>
      <w:r>
        <w:rPr>
          <w:noProof/>
          <w:lang w:val="nl-BE"/>
        </w:rPr>
        <w:br w:type="page"/>
      </w:r>
      <w:r>
        <w:rPr>
          <w:rFonts w:cs="Arial"/>
          <w:b/>
          <w:sz w:val="20"/>
          <w:szCs w:val="20"/>
          <w:lang w:val="nl-BE"/>
        </w:rPr>
        <w:lastRenderedPageBreak/>
        <w:t xml:space="preserve">- </w:t>
      </w:r>
      <w:r w:rsidR="000734DE">
        <w:rPr>
          <w:rFonts w:cs="Arial"/>
          <w:b/>
          <w:sz w:val="20"/>
          <w:szCs w:val="20"/>
          <w:lang w:val="nl-BE"/>
        </w:rPr>
        <w:t>28</w:t>
      </w:r>
      <w:r w:rsidR="00962A5D">
        <w:rPr>
          <w:rFonts w:cs="Arial"/>
          <w:b/>
          <w:sz w:val="20"/>
          <w:szCs w:val="20"/>
          <w:lang w:val="nl-BE"/>
        </w:rPr>
        <w:t>9</w:t>
      </w:r>
      <w:r>
        <w:rPr>
          <w:rFonts w:cs="Arial"/>
          <w:b/>
          <w:sz w:val="20"/>
          <w:szCs w:val="20"/>
          <w:lang w:val="nl-BE"/>
        </w:rPr>
        <w:t xml:space="preserve"> -</w:t>
      </w:r>
    </w:p>
    <w:p w14:paraId="5AC541C1" w14:textId="77777777" w:rsidR="006F3923" w:rsidRDefault="006F3923" w:rsidP="006F3923">
      <w:pPr>
        <w:spacing w:line="190" w:lineRule="exact"/>
        <w:jc w:val="center"/>
        <w:rPr>
          <w:rFonts w:cs="Arial"/>
          <w:sz w:val="20"/>
          <w:szCs w:val="20"/>
          <w:lang w:val="nl-BE"/>
        </w:rPr>
      </w:pPr>
    </w:p>
    <w:p w14:paraId="5C7877C8"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Probleemblad, </w:t>
      </w:r>
      <w:r>
        <w:rPr>
          <w:rFonts w:cs="Arial"/>
          <w:sz w:val="20"/>
          <w:szCs w:val="20"/>
          <w:lang w:val="nl-BE"/>
        </w:rPr>
        <w:t>2007-08</w:t>
      </w:r>
    </w:p>
    <w:p w14:paraId="1498185D" w14:textId="77777777" w:rsidR="006F3923" w:rsidRDefault="006F3923" w:rsidP="006F3923">
      <w:pPr>
        <w:spacing w:line="190" w:lineRule="exact"/>
        <w:jc w:val="center"/>
        <w:rPr>
          <w:rFonts w:cs="Arial"/>
          <w:i/>
          <w:sz w:val="20"/>
          <w:szCs w:val="20"/>
          <w:lang w:val="nl-BE"/>
        </w:rPr>
      </w:pPr>
      <w:r>
        <w:rPr>
          <w:rFonts w:cs="Arial"/>
          <w:i/>
          <w:sz w:val="20"/>
          <w:szCs w:val="20"/>
          <w:lang w:val="nl-BE"/>
        </w:rPr>
        <w:t>1</w:t>
      </w:r>
      <w:r>
        <w:rPr>
          <w:rFonts w:cs="Arial"/>
          <w:i/>
          <w:sz w:val="20"/>
          <w:szCs w:val="20"/>
          <w:vertAlign w:val="superscript"/>
          <w:lang w:val="nl-BE"/>
        </w:rPr>
        <w:t>e</w:t>
      </w:r>
      <w:r>
        <w:rPr>
          <w:rFonts w:cs="Arial"/>
          <w:i/>
          <w:sz w:val="20"/>
          <w:szCs w:val="20"/>
          <w:lang w:val="nl-BE"/>
        </w:rPr>
        <w:t xml:space="preserve"> Bijzondere Vermelding</w:t>
      </w:r>
    </w:p>
    <w:p w14:paraId="29EB600F" w14:textId="77777777" w:rsidR="006F3923" w:rsidRDefault="006F3923" w:rsidP="006F3923">
      <w:pPr>
        <w:spacing w:line="190" w:lineRule="exact"/>
        <w:jc w:val="center"/>
        <w:rPr>
          <w:rFonts w:cs="Arial"/>
          <w:sz w:val="20"/>
          <w:szCs w:val="20"/>
          <w:lang w:val="nl-BE"/>
        </w:rPr>
      </w:pPr>
      <w:r>
        <w:rPr>
          <w:rFonts w:cs="Arial"/>
          <w:sz w:val="20"/>
          <w:szCs w:val="20"/>
          <w:lang w:val="nl-BE"/>
        </w:rPr>
        <w:t xml:space="preserve"> </w:t>
      </w:r>
    </w:p>
    <w:p w14:paraId="45D0E2BC" w14:textId="77777777" w:rsidR="006F3923" w:rsidRDefault="00990285" w:rsidP="006F3923">
      <w:pPr>
        <w:rPr>
          <w:rFonts w:cs="Arial"/>
          <w:sz w:val="20"/>
          <w:szCs w:val="20"/>
          <w:lang w:val="nl-BE"/>
        </w:rPr>
      </w:pPr>
      <w:r>
        <w:object w:dxaOrig="1440" w:dyaOrig="1440" w14:anchorId="679FAC3B">
          <v:shape id="_x0000_s1368" type="#_x0000_t75" style="position:absolute;margin-left:0;margin-top:.3pt;width:151.5pt;height:152.25pt;z-index:251689984;mso-position-horizontal:center">
            <v:imagedata r:id="rId574" o:title=""/>
            <w10:wrap type="square"/>
          </v:shape>
          <o:OLEObject Type="Embed" ProgID="CorelDRAW.Graphic.12" ShapeID="_x0000_s1368" DrawAspect="Content" ObjectID="_1587467751" r:id="rId575"/>
        </w:object>
      </w:r>
    </w:p>
    <w:p w14:paraId="7997247B"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0045.02 c7a4</w:t>
      </w:r>
    </w:p>
    <w:p w14:paraId="365F68E3" w14:textId="77777777" w:rsidR="006F3923" w:rsidRDefault="006F3923" w:rsidP="006F3923">
      <w:pPr>
        <w:rPr>
          <w:rFonts w:cs="Arial"/>
          <w:sz w:val="20"/>
          <w:szCs w:val="20"/>
          <w:lang w:val="nl-BE"/>
        </w:rPr>
      </w:pPr>
    </w:p>
    <w:p w14:paraId="05479D04" w14:textId="77777777" w:rsidR="006F3923" w:rsidRDefault="006F3923" w:rsidP="006F3923">
      <w:pPr>
        <w:pStyle w:val="03aText"/>
        <w:widowControl/>
        <w:rPr>
          <w:noProof/>
          <w:lang w:val="nl-BE"/>
        </w:rPr>
      </w:pPr>
      <w:r>
        <w:rPr>
          <w:noProof/>
          <w:lang w:val="nl-BE"/>
        </w:rPr>
        <w:t>Alle witte stukken staan aange-vallen. En zowel na:</w:t>
      </w:r>
    </w:p>
    <w:p w14:paraId="275F600C" w14:textId="77777777" w:rsidR="006F3923" w:rsidRDefault="006F3923" w:rsidP="00586E21">
      <w:pPr>
        <w:pStyle w:val="03aText"/>
        <w:widowControl/>
        <w:numPr>
          <w:ilvl w:val="0"/>
          <w:numId w:val="163"/>
        </w:numPr>
        <w:rPr>
          <w:noProof/>
          <w:lang w:val="nl-BE"/>
        </w:rPr>
      </w:pPr>
      <w:r>
        <w:rPr>
          <w:noProof/>
          <w:lang w:val="nl-BE"/>
        </w:rPr>
        <w:t>1.Lxc6+? Kb3 2.Pxf6 Pxd6 3.Kxd6 als na:</w:t>
      </w:r>
    </w:p>
    <w:p w14:paraId="10F46BAD" w14:textId="77777777" w:rsidR="006F3923" w:rsidRDefault="006F3923" w:rsidP="00586E21">
      <w:pPr>
        <w:pStyle w:val="03aText"/>
        <w:widowControl/>
        <w:numPr>
          <w:ilvl w:val="0"/>
          <w:numId w:val="163"/>
        </w:numPr>
        <w:rPr>
          <w:noProof/>
          <w:lang w:val="nl-BE"/>
        </w:rPr>
      </w:pPr>
      <w:r>
        <w:rPr>
          <w:noProof/>
          <w:lang w:val="nl-BE"/>
        </w:rPr>
        <w:t>1.Lxe6? cxd5 2.Lxd5 Pxd6 3.Kxd6</w:t>
      </w:r>
      <w:r w:rsidR="00E642B2">
        <w:rPr>
          <w:noProof/>
          <w:lang w:val="nl-BE"/>
        </w:rPr>
        <w:t>,</w:t>
      </w:r>
      <w:r>
        <w:rPr>
          <w:noProof/>
          <w:lang w:val="nl-BE"/>
        </w:rPr>
        <w:t xml:space="preserve"> is het remise.</w:t>
      </w:r>
    </w:p>
    <w:p w14:paraId="0BD391FC" w14:textId="77777777" w:rsidR="006F3923" w:rsidRDefault="006F3923" w:rsidP="006F3923">
      <w:pPr>
        <w:rPr>
          <w:rFonts w:cs="Arial"/>
          <w:b/>
          <w:sz w:val="20"/>
          <w:szCs w:val="20"/>
          <w:lang w:val="nl-BE"/>
        </w:rPr>
      </w:pPr>
      <w:r>
        <w:rPr>
          <w:rFonts w:cs="Arial"/>
          <w:b/>
          <w:sz w:val="20"/>
          <w:szCs w:val="20"/>
          <w:lang w:val="nl-BE"/>
        </w:rPr>
        <w:tab/>
        <w:t>1.Pc3+</w:t>
      </w:r>
      <w:r>
        <w:rPr>
          <w:rFonts w:cs="Arial"/>
          <w:b/>
          <w:sz w:val="20"/>
          <w:szCs w:val="20"/>
          <w:lang w:val="nl-BE"/>
        </w:rPr>
        <w:tab/>
      </w:r>
      <w:r>
        <w:rPr>
          <w:rFonts w:cs="Arial"/>
          <w:b/>
          <w:sz w:val="20"/>
          <w:szCs w:val="20"/>
          <w:lang w:val="nl-BE"/>
        </w:rPr>
        <w:tab/>
        <w:t>Kb4</w:t>
      </w:r>
    </w:p>
    <w:p w14:paraId="4E94249F" w14:textId="77777777" w:rsidR="006F3923" w:rsidRPr="00262528" w:rsidRDefault="008167AE" w:rsidP="00262528">
      <w:pPr>
        <w:jc w:val="both"/>
        <w:rPr>
          <w:rFonts w:cs="Arial"/>
          <w:sz w:val="20"/>
          <w:szCs w:val="20"/>
          <w:lang w:val="en-GB"/>
        </w:rPr>
      </w:pPr>
      <w:r w:rsidRPr="00262528">
        <w:rPr>
          <w:rFonts w:cs="Arial"/>
          <w:sz w:val="20"/>
          <w:szCs w:val="20"/>
          <w:lang w:val="en-GB"/>
        </w:rPr>
        <w:t>1…Kb3</w:t>
      </w:r>
      <w:r w:rsidR="00262528" w:rsidRPr="00262528">
        <w:rPr>
          <w:rFonts w:cs="Arial"/>
          <w:sz w:val="20"/>
          <w:szCs w:val="20"/>
          <w:lang w:val="en-GB"/>
        </w:rPr>
        <w:t>?</w:t>
      </w:r>
      <w:r w:rsidRPr="00262528">
        <w:rPr>
          <w:rFonts w:cs="Arial"/>
          <w:sz w:val="20"/>
          <w:szCs w:val="20"/>
          <w:lang w:val="en-GB"/>
        </w:rPr>
        <w:t xml:space="preserve"> 2.Lxe6 Kxc3 3.Pxc4, wint.</w:t>
      </w:r>
    </w:p>
    <w:p w14:paraId="244DCAD2" w14:textId="77777777" w:rsidR="006F3923" w:rsidRPr="00B354CB" w:rsidRDefault="006F3923" w:rsidP="006F3923">
      <w:pPr>
        <w:rPr>
          <w:rFonts w:cs="Arial"/>
          <w:b/>
          <w:sz w:val="20"/>
          <w:szCs w:val="20"/>
          <w:lang w:val="en-GB"/>
        </w:rPr>
      </w:pPr>
      <w:r w:rsidRPr="00262528">
        <w:rPr>
          <w:rFonts w:cs="Arial"/>
          <w:noProof/>
          <w:color w:val="000000"/>
          <w:sz w:val="20"/>
          <w:szCs w:val="20"/>
          <w:lang w:val="en-GB"/>
        </w:rPr>
        <w:tab/>
      </w:r>
      <w:r w:rsidRPr="00B354CB">
        <w:rPr>
          <w:rFonts w:cs="Arial"/>
          <w:b/>
          <w:sz w:val="20"/>
          <w:szCs w:val="20"/>
          <w:lang w:val="en-GB"/>
        </w:rPr>
        <w:t>2.Pa2+</w:t>
      </w:r>
    </w:p>
    <w:p w14:paraId="576A92B5" w14:textId="77777777" w:rsidR="006F3923" w:rsidRPr="00B354CB" w:rsidRDefault="006F3923" w:rsidP="006F3923">
      <w:pPr>
        <w:pStyle w:val="03aText"/>
        <w:widowControl/>
        <w:rPr>
          <w:noProof/>
          <w:lang w:val="en-GB"/>
        </w:rPr>
      </w:pPr>
      <w:r w:rsidRPr="00B354CB">
        <w:rPr>
          <w:noProof/>
          <w:lang w:val="en-GB"/>
        </w:rPr>
        <w:t>2.Lxe6? Pxd6 3.Kxd6 Kxc3 remise</w:t>
      </w:r>
    </w:p>
    <w:p w14:paraId="2E8B2157" w14:textId="77777777" w:rsidR="006F3923" w:rsidRPr="00B354CB" w:rsidRDefault="006F3923" w:rsidP="006F3923">
      <w:pPr>
        <w:rPr>
          <w:rFonts w:cs="Arial"/>
          <w:b/>
          <w:sz w:val="20"/>
          <w:szCs w:val="20"/>
          <w:lang w:val="en-GB"/>
        </w:rPr>
      </w:pPr>
      <w:r w:rsidRPr="00B354CB">
        <w:rPr>
          <w:rFonts w:cs="Arial"/>
          <w:b/>
          <w:sz w:val="20"/>
          <w:szCs w:val="20"/>
          <w:lang w:val="en-GB"/>
        </w:rPr>
        <w:tab/>
        <w:t>2…</w:t>
      </w:r>
      <w:r w:rsidRPr="00B354CB">
        <w:rPr>
          <w:rFonts w:cs="Arial"/>
          <w:b/>
          <w:sz w:val="20"/>
          <w:szCs w:val="20"/>
          <w:lang w:val="en-GB"/>
        </w:rPr>
        <w:tab/>
      </w:r>
      <w:r w:rsidRPr="00B354CB">
        <w:rPr>
          <w:rFonts w:cs="Arial"/>
          <w:b/>
          <w:sz w:val="20"/>
          <w:szCs w:val="20"/>
          <w:lang w:val="en-GB"/>
        </w:rPr>
        <w:tab/>
        <w:t>Kc5</w:t>
      </w:r>
    </w:p>
    <w:p w14:paraId="2A8ADC8D" w14:textId="77777777" w:rsidR="006F3923" w:rsidRPr="00B354CB" w:rsidRDefault="006F3923" w:rsidP="006F3923">
      <w:pPr>
        <w:jc w:val="both"/>
        <w:rPr>
          <w:rFonts w:cs="Arial"/>
          <w:sz w:val="20"/>
          <w:szCs w:val="20"/>
          <w:lang w:val="en-GB"/>
        </w:rPr>
      </w:pPr>
      <w:r w:rsidRPr="00B354CB">
        <w:rPr>
          <w:rFonts w:cs="Arial"/>
          <w:sz w:val="20"/>
          <w:szCs w:val="20"/>
          <w:lang w:val="en-GB"/>
        </w:rPr>
        <w:t>2…Ka3</w:t>
      </w:r>
      <w:r w:rsidR="00262528" w:rsidRPr="00B354CB">
        <w:rPr>
          <w:rFonts w:cs="Arial"/>
          <w:sz w:val="20"/>
          <w:szCs w:val="20"/>
          <w:lang w:val="en-GB"/>
        </w:rPr>
        <w:t>?</w:t>
      </w:r>
      <w:r w:rsidRPr="00B354CB">
        <w:rPr>
          <w:rFonts w:cs="Arial"/>
          <w:sz w:val="20"/>
          <w:szCs w:val="20"/>
          <w:lang w:val="en-GB"/>
        </w:rPr>
        <w:t xml:space="preserve"> 3.Lxe6 Kxa2 4.Lxc4+</w:t>
      </w:r>
    </w:p>
    <w:p w14:paraId="2C3BCDD0" w14:textId="77777777" w:rsidR="006F3923" w:rsidRDefault="006F3923" w:rsidP="006F3923">
      <w:pPr>
        <w:pStyle w:val="03aText"/>
        <w:widowControl/>
        <w:rPr>
          <w:b/>
          <w:noProof/>
          <w:lang w:val="nl-BE"/>
        </w:rPr>
      </w:pPr>
      <w:r w:rsidRPr="00B354CB">
        <w:rPr>
          <w:noProof/>
          <w:lang w:val="en-GB"/>
        </w:rPr>
        <w:t xml:space="preserve"> </w:t>
      </w:r>
      <w:r w:rsidRPr="00B354CB">
        <w:rPr>
          <w:lang w:val="en-GB"/>
        </w:rPr>
        <w:tab/>
      </w:r>
      <w:r>
        <w:rPr>
          <w:b/>
          <w:lang w:val="nl-BE"/>
        </w:rPr>
        <w:t>3.Pb7+</w:t>
      </w:r>
    </w:p>
    <w:p w14:paraId="0D536E12" w14:textId="77777777" w:rsidR="006F3923" w:rsidRDefault="006F3923" w:rsidP="006F3923">
      <w:pPr>
        <w:pStyle w:val="03aText"/>
        <w:widowControl/>
        <w:rPr>
          <w:lang w:val="nl-BE"/>
        </w:rPr>
      </w:pPr>
      <w:r>
        <w:rPr>
          <w:lang w:val="nl-BE"/>
        </w:rPr>
        <w:t>Fout is 3.Pe4+? Kd5 4.Lxc6+ Ke5 en wit komt niet verder.</w:t>
      </w:r>
    </w:p>
    <w:p w14:paraId="54B26348" w14:textId="77777777" w:rsidR="006F3923" w:rsidRDefault="006F3923" w:rsidP="006F3923">
      <w:pPr>
        <w:pStyle w:val="03aText"/>
        <w:widowControl/>
        <w:rPr>
          <w:lang w:val="nl-BE"/>
        </w:rPr>
      </w:pPr>
      <w:r>
        <w:rPr>
          <w:lang w:val="nl-BE"/>
        </w:rPr>
        <w:t>Ook niet na 4.Pxf6+ Ke5 5.Pg4+ Lxg4 6.Lxg4.</w:t>
      </w:r>
    </w:p>
    <w:p w14:paraId="5A97AA94" w14:textId="77777777" w:rsidR="006F3923" w:rsidRDefault="006F3923" w:rsidP="006F3923">
      <w:pPr>
        <w:pStyle w:val="03aText"/>
        <w:widowControl/>
        <w:rPr>
          <w:b/>
          <w:lang w:val="nl-BE"/>
        </w:rPr>
      </w:pPr>
      <w:r>
        <w:rPr>
          <w:b/>
          <w:lang w:val="nl-BE"/>
        </w:rPr>
        <w:tab/>
        <w:t>3…</w:t>
      </w:r>
      <w:r>
        <w:rPr>
          <w:b/>
          <w:lang w:val="nl-BE"/>
        </w:rPr>
        <w:tab/>
      </w:r>
      <w:r>
        <w:rPr>
          <w:lang w:val="nl-BE"/>
        </w:rPr>
        <w:tab/>
      </w:r>
      <w:r>
        <w:rPr>
          <w:b/>
          <w:lang w:val="nl-BE"/>
        </w:rPr>
        <w:t>Kd5</w:t>
      </w:r>
    </w:p>
    <w:p w14:paraId="0777DF6A" w14:textId="77777777" w:rsidR="00262528" w:rsidRDefault="00262528" w:rsidP="00262528">
      <w:pPr>
        <w:pStyle w:val="03aText"/>
        <w:widowControl/>
        <w:rPr>
          <w:lang w:val="nl-BE"/>
        </w:rPr>
      </w:pPr>
    </w:p>
    <w:p w14:paraId="1CC28B59" w14:textId="77777777" w:rsidR="00262528" w:rsidRDefault="00262528" w:rsidP="00262528">
      <w:pPr>
        <w:pStyle w:val="03aText"/>
        <w:widowControl/>
        <w:rPr>
          <w:lang w:val="nl-BE"/>
        </w:rPr>
      </w:pPr>
    </w:p>
    <w:p w14:paraId="6E68A4C1" w14:textId="77777777" w:rsidR="00262528" w:rsidRDefault="00262528" w:rsidP="00262528">
      <w:pPr>
        <w:pStyle w:val="03aText"/>
        <w:widowControl/>
        <w:rPr>
          <w:lang w:val="nl-BE"/>
        </w:rPr>
      </w:pPr>
    </w:p>
    <w:p w14:paraId="3F856EA2" w14:textId="77777777" w:rsidR="00C56846" w:rsidRDefault="00C56846" w:rsidP="00262528">
      <w:pPr>
        <w:pStyle w:val="03aText"/>
        <w:widowControl/>
        <w:rPr>
          <w:lang w:val="nl-BE"/>
        </w:rPr>
      </w:pPr>
    </w:p>
    <w:p w14:paraId="7CF213B1" w14:textId="77777777" w:rsidR="00262528" w:rsidRDefault="00262528" w:rsidP="00262528">
      <w:pPr>
        <w:pStyle w:val="03aText"/>
        <w:widowControl/>
        <w:rPr>
          <w:lang w:val="nl-BE"/>
        </w:rPr>
      </w:pPr>
    </w:p>
    <w:p w14:paraId="6DEA5B25" w14:textId="77777777" w:rsidR="00262528" w:rsidRDefault="003233ED" w:rsidP="00262528">
      <w:pPr>
        <w:pStyle w:val="03aText"/>
        <w:widowControl/>
        <w:rPr>
          <w:lang w:val="nl-BE"/>
        </w:rPr>
      </w:pPr>
      <w:r>
        <w:rPr>
          <w:lang w:val="nl-BE"/>
        </w:rPr>
        <w:t>Zwart moet zijn loper blijven dek-ken.</w:t>
      </w:r>
    </w:p>
    <w:p w14:paraId="52B77F5E" w14:textId="77777777" w:rsidR="006F3923" w:rsidRPr="00262528" w:rsidRDefault="00262528" w:rsidP="00262528">
      <w:pPr>
        <w:pStyle w:val="03aText"/>
        <w:widowControl/>
        <w:jc w:val="center"/>
        <w:rPr>
          <w:lang w:val="nl-BE"/>
        </w:rPr>
      </w:pPr>
      <w:r>
        <w:rPr>
          <w:b/>
          <w:lang w:val="nl-BE"/>
        </w:rPr>
        <w:t xml:space="preserve"> </w:t>
      </w:r>
      <w:r w:rsidR="006F3923">
        <w:rPr>
          <w:b/>
          <w:lang w:val="nl-BE"/>
        </w:rPr>
        <w:t>4.Pb4+</w:t>
      </w:r>
      <w:r w:rsidR="006F3923">
        <w:rPr>
          <w:b/>
          <w:lang w:val="nl-BE"/>
        </w:rPr>
        <w:tab/>
      </w:r>
      <w:r w:rsidR="006F3923">
        <w:rPr>
          <w:b/>
          <w:lang w:val="nl-BE"/>
        </w:rPr>
        <w:tab/>
        <w:t>Ke5</w:t>
      </w:r>
    </w:p>
    <w:p w14:paraId="649E2CC3" w14:textId="77777777" w:rsidR="006F3923" w:rsidRDefault="006F3923" w:rsidP="006F3923">
      <w:pPr>
        <w:rPr>
          <w:rFonts w:cs="Arial"/>
          <w:b/>
          <w:sz w:val="20"/>
          <w:szCs w:val="20"/>
          <w:lang w:val="nl-BE"/>
        </w:rPr>
      </w:pPr>
      <w:r>
        <w:rPr>
          <w:rFonts w:cs="Arial"/>
          <w:b/>
          <w:sz w:val="20"/>
          <w:szCs w:val="20"/>
          <w:lang w:val="nl-BE"/>
        </w:rPr>
        <w:tab/>
        <w:t>5.Pxc6+</w:t>
      </w:r>
      <w:r>
        <w:rPr>
          <w:rFonts w:cs="Arial"/>
          <w:b/>
          <w:sz w:val="20"/>
          <w:szCs w:val="20"/>
          <w:lang w:val="nl-BE"/>
        </w:rPr>
        <w:tab/>
        <w:t>Kd5</w:t>
      </w:r>
    </w:p>
    <w:p w14:paraId="23281919" w14:textId="77777777" w:rsidR="006F3923" w:rsidRDefault="006F3923" w:rsidP="006F3923">
      <w:pPr>
        <w:pStyle w:val="03aText"/>
        <w:widowControl/>
        <w:rPr>
          <w:lang w:val="nl-BE"/>
        </w:rPr>
      </w:pPr>
      <w:r>
        <w:rPr>
          <w:lang w:val="nl-BE"/>
        </w:rPr>
        <w:t>5…Kf5</w:t>
      </w:r>
      <w:r w:rsidR="00262528">
        <w:rPr>
          <w:lang w:val="nl-BE"/>
        </w:rPr>
        <w:t>?</w:t>
      </w:r>
      <w:r>
        <w:rPr>
          <w:lang w:val="nl-BE"/>
        </w:rPr>
        <w:t xml:space="preserve"> 6.Pd4+ en 7.Pxe6.</w:t>
      </w:r>
    </w:p>
    <w:p w14:paraId="545788E8" w14:textId="77777777" w:rsidR="006F3923" w:rsidRDefault="00537611" w:rsidP="006F3923">
      <w:pPr>
        <w:rPr>
          <w:rFonts w:cs="Arial"/>
          <w:b/>
          <w:sz w:val="20"/>
          <w:szCs w:val="20"/>
          <w:lang w:val="nl-BE"/>
        </w:rPr>
      </w:pPr>
      <w:r>
        <w:rPr>
          <w:rFonts w:cs="Arial"/>
          <w:b/>
          <w:sz w:val="20"/>
          <w:szCs w:val="20"/>
          <w:lang w:val="nl-BE"/>
        </w:rPr>
        <w:t xml:space="preserve">            </w:t>
      </w:r>
      <w:r w:rsidR="002C30E7">
        <w:rPr>
          <w:rFonts w:cs="Arial"/>
          <w:b/>
          <w:sz w:val="20"/>
          <w:szCs w:val="20"/>
          <w:lang w:val="nl-BE"/>
        </w:rPr>
        <w:t xml:space="preserve"> 6.Pe7</w:t>
      </w:r>
      <w:r w:rsidR="006F3923">
        <w:rPr>
          <w:rFonts w:cs="Arial"/>
          <w:b/>
          <w:sz w:val="20"/>
          <w:szCs w:val="20"/>
          <w:lang w:val="nl-BE"/>
        </w:rPr>
        <w:tab/>
      </w:r>
      <w:r w:rsidR="006F3923">
        <w:rPr>
          <w:rFonts w:cs="Arial"/>
          <w:b/>
          <w:sz w:val="20"/>
          <w:szCs w:val="20"/>
          <w:lang w:val="nl-BE"/>
        </w:rPr>
        <w:tab/>
        <w:t>Ke5</w:t>
      </w:r>
    </w:p>
    <w:p w14:paraId="3D2C084B" w14:textId="77777777" w:rsidR="006F3923" w:rsidRDefault="006F3923" w:rsidP="006F3923">
      <w:pPr>
        <w:rPr>
          <w:rFonts w:cs="Arial"/>
          <w:b/>
          <w:sz w:val="20"/>
          <w:szCs w:val="20"/>
          <w:lang w:val="nl-BE"/>
        </w:rPr>
      </w:pPr>
      <w:r>
        <w:rPr>
          <w:rFonts w:cs="Arial"/>
          <w:b/>
          <w:sz w:val="20"/>
          <w:szCs w:val="20"/>
          <w:lang w:val="nl-BE"/>
        </w:rPr>
        <w:t xml:space="preserve">             7.Pg6+</w:t>
      </w:r>
      <w:r>
        <w:rPr>
          <w:rFonts w:cs="Arial"/>
          <w:b/>
          <w:sz w:val="20"/>
          <w:szCs w:val="20"/>
          <w:lang w:val="nl-BE"/>
        </w:rPr>
        <w:tab/>
      </w:r>
      <w:r>
        <w:rPr>
          <w:rFonts w:cs="Arial"/>
          <w:b/>
          <w:sz w:val="20"/>
          <w:szCs w:val="20"/>
          <w:lang w:val="nl-BE"/>
        </w:rPr>
        <w:tab/>
        <w:t>Kf5</w:t>
      </w:r>
    </w:p>
    <w:p w14:paraId="5D47012F" w14:textId="77777777" w:rsidR="006F3923" w:rsidRDefault="006F3923" w:rsidP="006F3923">
      <w:pPr>
        <w:pStyle w:val="03aText"/>
        <w:widowControl/>
        <w:rPr>
          <w:lang w:val="nl-BE"/>
        </w:rPr>
      </w:pPr>
      <w:r>
        <w:rPr>
          <w:lang w:val="nl-BE"/>
        </w:rPr>
        <w:t>7…Kd5</w:t>
      </w:r>
      <w:r w:rsidR="00262528">
        <w:rPr>
          <w:lang w:val="nl-BE"/>
        </w:rPr>
        <w:t>?</w:t>
      </w:r>
      <w:r>
        <w:rPr>
          <w:lang w:val="nl-BE"/>
        </w:rPr>
        <w:t xml:space="preserve"> 8.Pf4+ en 9.Pxe6.</w:t>
      </w:r>
    </w:p>
    <w:p w14:paraId="08053D0C" w14:textId="77777777" w:rsidR="006F3923" w:rsidRDefault="006F3923" w:rsidP="006F3923">
      <w:pPr>
        <w:rPr>
          <w:rFonts w:cs="Arial"/>
          <w:b/>
          <w:sz w:val="20"/>
          <w:szCs w:val="20"/>
          <w:lang w:val="nl-BE"/>
        </w:rPr>
      </w:pPr>
      <w:r>
        <w:rPr>
          <w:rFonts w:cs="Arial"/>
          <w:b/>
          <w:sz w:val="20"/>
          <w:szCs w:val="20"/>
          <w:lang w:val="nl-BE"/>
        </w:rPr>
        <w:t xml:space="preserve">             8.Ph4+</w:t>
      </w:r>
      <w:r>
        <w:rPr>
          <w:rFonts w:cs="Arial"/>
          <w:b/>
          <w:sz w:val="20"/>
          <w:szCs w:val="20"/>
          <w:lang w:val="nl-BE"/>
        </w:rPr>
        <w:tab/>
      </w:r>
      <w:r>
        <w:rPr>
          <w:rFonts w:cs="Arial"/>
          <w:b/>
          <w:sz w:val="20"/>
          <w:szCs w:val="20"/>
          <w:lang w:val="nl-BE"/>
        </w:rPr>
        <w:tab/>
        <w:t>Ke5</w:t>
      </w:r>
    </w:p>
    <w:p w14:paraId="4C03A816" w14:textId="77777777" w:rsidR="006F3923" w:rsidRDefault="006F3923" w:rsidP="006F3923">
      <w:pPr>
        <w:pStyle w:val="03aText"/>
        <w:widowControl/>
        <w:rPr>
          <w:lang w:val="nl-BE"/>
        </w:rPr>
      </w:pPr>
      <w:r>
        <w:rPr>
          <w:lang w:val="nl-BE"/>
        </w:rPr>
        <w:t>8…Kg4</w:t>
      </w:r>
      <w:r w:rsidR="00262528">
        <w:rPr>
          <w:lang w:val="nl-BE"/>
        </w:rPr>
        <w:t>?</w:t>
      </w:r>
      <w:r>
        <w:rPr>
          <w:lang w:val="nl-BE"/>
        </w:rPr>
        <w:t xml:space="preserve">  9.Lxe6+ Kxh4 10.Lxc4 verliest.</w:t>
      </w:r>
    </w:p>
    <w:p w14:paraId="43542CB5" w14:textId="77777777" w:rsidR="006F3923" w:rsidRDefault="006F3923" w:rsidP="006F3923">
      <w:pPr>
        <w:rPr>
          <w:rFonts w:cs="Arial"/>
          <w:b/>
          <w:sz w:val="20"/>
          <w:szCs w:val="20"/>
          <w:lang w:val="nl-BE"/>
        </w:rPr>
      </w:pPr>
      <w:r>
        <w:rPr>
          <w:rFonts w:cs="Arial"/>
          <w:b/>
          <w:sz w:val="20"/>
          <w:szCs w:val="20"/>
          <w:lang w:val="nl-BE"/>
        </w:rPr>
        <w:t xml:space="preserve">             9.Pf3+</w:t>
      </w:r>
      <w:r>
        <w:rPr>
          <w:rFonts w:cs="Arial"/>
          <w:b/>
          <w:sz w:val="20"/>
          <w:szCs w:val="20"/>
          <w:lang w:val="nl-BE"/>
        </w:rPr>
        <w:tab/>
      </w:r>
      <w:r>
        <w:rPr>
          <w:rFonts w:cs="Arial"/>
          <w:b/>
          <w:sz w:val="20"/>
          <w:szCs w:val="20"/>
          <w:lang w:val="nl-BE"/>
        </w:rPr>
        <w:tab/>
        <w:t>K</w:t>
      </w:r>
      <w:r w:rsidR="00B9271E">
        <w:rPr>
          <w:rFonts w:cs="Arial"/>
          <w:b/>
          <w:sz w:val="20"/>
          <w:szCs w:val="20"/>
          <w:lang w:val="nl-BE"/>
        </w:rPr>
        <w:t>d</w:t>
      </w:r>
      <w:r>
        <w:rPr>
          <w:rFonts w:cs="Arial"/>
          <w:b/>
          <w:sz w:val="20"/>
          <w:szCs w:val="20"/>
          <w:lang w:val="nl-BE"/>
        </w:rPr>
        <w:t>5</w:t>
      </w:r>
      <w:r>
        <w:rPr>
          <w:rFonts w:cs="Arial"/>
          <w:b/>
          <w:sz w:val="20"/>
          <w:szCs w:val="20"/>
          <w:lang w:val="nl-BE"/>
        </w:rPr>
        <w:tab/>
        <w:t xml:space="preserve">                </w:t>
      </w:r>
    </w:p>
    <w:p w14:paraId="0F43F7FE" w14:textId="77777777" w:rsidR="006F3923" w:rsidRPr="006518F2" w:rsidRDefault="006F3923" w:rsidP="00586E21">
      <w:pPr>
        <w:pStyle w:val="03aText"/>
        <w:widowControl/>
        <w:numPr>
          <w:ilvl w:val="0"/>
          <w:numId w:val="182"/>
        </w:numPr>
        <w:rPr>
          <w:lang w:val="nl-BE"/>
        </w:rPr>
      </w:pPr>
      <w:r w:rsidRPr="006518F2">
        <w:rPr>
          <w:lang w:val="nl-BE"/>
        </w:rPr>
        <w:t>9</w:t>
      </w:r>
      <w:r w:rsidR="00B9271E" w:rsidRPr="006518F2">
        <w:rPr>
          <w:lang w:val="nl-BE"/>
        </w:rPr>
        <w:t>.Kf</w:t>
      </w:r>
      <w:r w:rsidRPr="006518F2">
        <w:rPr>
          <w:lang w:val="nl-BE"/>
        </w:rPr>
        <w:t>5</w:t>
      </w:r>
      <w:r w:rsidR="00262528">
        <w:rPr>
          <w:lang w:val="nl-BE"/>
        </w:rPr>
        <w:t>?</w:t>
      </w:r>
      <w:r w:rsidR="00B9271E" w:rsidRPr="006518F2">
        <w:rPr>
          <w:lang w:val="nl-BE"/>
        </w:rPr>
        <w:t xml:space="preserve"> 10.Pd4+ Ke5 11.Pxe6</w:t>
      </w:r>
      <w:r w:rsidRPr="006518F2">
        <w:rPr>
          <w:lang w:val="nl-BE"/>
        </w:rPr>
        <w:t xml:space="preserve"> </w:t>
      </w:r>
    </w:p>
    <w:p w14:paraId="3D8D95C1" w14:textId="77777777" w:rsidR="006F3923" w:rsidRPr="00806F41" w:rsidRDefault="006F3923" w:rsidP="00586E21">
      <w:pPr>
        <w:numPr>
          <w:ilvl w:val="0"/>
          <w:numId w:val="182"/>
        </w:numPr>
        <w:rPr>
          <w:rFonts w:cs="Arial"/>
          <w:sz w:val="20"/>
          <w:szCs w:val="20"/>
          <w:lang w:val="en-GB"/>
        </w:rPr>
      </w:pPr>
      <w:r w:rsidRPr="00806F41">
        <w:rPr>
          <w:rFonts w:cs="Arial"/>
          <w:sz w:val="20"/>
          <w:szCs w:val="20"/>
          <w:lang w:val="en-GB"/>
        </w:rPr>
        <w:t>9</w:t>
      </w:r>
      <w:r w:rsidR="00CE736A" w:rsidRPr="00806F41">
        <w:rPr>
          <w:rFonts w:cs="Arial"/>
          <w:sz w:val="20"/>
          <w:szCs w:val="20"/>
          <w:lang w:val="en-GB"/>
        </w:rPr>
        <w:t>.</w:t>
      </w:r>
      <w:r w:rsidRPr="00806F41">
        <w:rPr>
          <w:rFonts w:cs="Arial"/>
          <w:sz w:val="20"/>
          <w:szCs w:val="20"/>
          <w:lang w:val="en-GB"/>
        </w:rPr>
        <w:t>Ke4</w:t>
      </w:r>
      <w:r w:rsidR="00262528" w:rsidRPr="00806F41">
        <w:rPr>
          <w:rFonts w:cs="Arial"/>
          <w:sz w:val="20"/>
          <w:szCs w:val="20"/>
          <w:lang w:val="en-GB"/>
        </w:rPr>
        <w:t>?</w:t>
      </w:r>
      <w:r w:rsidR="00B044CA" w:rsidRPr="00806F41">
        <w:rPr>
          <w:rFonts w:cs="Arial"/>
          <w:sz w:val="20"/>
          <w:szCs w:val="20"/>
          <w:lang w:val="en-GB"/>
        </w:rPr>
        <w:t xml:space="preserve"> of 9.Kf4</w:t>
      </w:r>
      <w:r w:rsidR="00262528" w:rsidRPr="00806F41">
        <w:rPr>
          <w:rFonts w:cs="Arial"/>
          <w:sz w:val="20"/>
          <w:szCs w:val="20"/>
          <w:lang w:val="en-GB"/>
        </w:rPr>
        <w:t>?</w:t>
      </w:r>
      <w:r w:rsidRPr="00806F41">
        <w:rPr>
          <w:rFonts w:cs="Arial"/>
          <w:sz w:val="20"/>
          <w:szCs w:val="20"/>
          <w:lang w:val="en-GB"/>
        </w:rPr>
        <w:t xml:space="preserve"> 10.Lxe6 Kxf3 11.Lxc4</w:t>
      </w:r>
    </w:p>
    <w:p w14:paraId="7BB6D5B7" w14:textId="77777777" w:rsidR="00B9271E" w:rsidRDefault="006F3923" w:rsidP="00B9271E">
      <w:pPr>
        <w:rPr>
          <w:rFonts w:cs="Arial"/>
          <w:b/>
          <w:sz w:val="20"/>
          <w:szCs w:val="20"/>
          <w:lang w:val="nl-BE"/>
        </w:rPr>
      </w:pPr>
      <w:r w:rsidRPr="00806F41">
        <w:rPr>
          <w:rFonts w:cs="Arial"/>
          <w:i/>
          <w:sz w:val="20"/>
          <w:szCs w:val="20"/>
          <w:lang w:val="en-GB"/>
        </w:rPr>
        <w:t xml:space="preserve">  </w:t>
      </w:r>
      <w:r w:rsidR="00B9271E" w:rsidRPr="00806F41">
        <w:rPr>
          <w:rFonts w:cs="Arial"/>
          <w:b/>
          <w:sz w:val="20"/>
          <w:szCs w:val="20"/>
          <w:lang w:val="en-GB"/>
        </w:rPr>
        <w:t xml:space="preserve">         </w:t>
      </w:r>
      <w:r w:rsidR="00B9271E">
        <w:rPr>
          <w:rFonts w:cs="Arial"/>
          <w:b/>
          <w:sz w:val="20"/>
          <w:szCs w:val="20"/>
          <w:lang w:val="nl-BE"/>
        </w:rPr>
        <w:t xml:space="preserve">10.Lc6+ </w:t>
      </w:r>
    </w:p>
    <w:p w14:paraId="3031CE0F" w14:textId="77777777" w:rsidR="00B9271E" w:rsidRDefault="00B9271E" w:rsidP="00B9271E">
      <w:pPr>
        <w:jc w:val="both"/>
        <w:rPr>
          <w:rFonts w:cs="Arial"/>
          <w:sz w:val="20"/>
          <w:szCs w:val="20"/>
          <w:lang w:val="nl-BE"/>
        </w:rPr>
      </w:pPr>
      <w:r>
        <w:rPr>
          <w:rFonts w:cs="Arial"/>
          <w:sz w:val="20"/>
          <w:szCs w:val="20"/>
          <w:lang w:val="nl-BE"/>
        </w:rPr>
        <w:t>En mat.</w:t>
      </w:r>
    </w:p>
    <w:p w14:paraId="01BAE39B" w14:textId="77777777" w:rsidR="006F3923" w:rsidRPr="00B9271E" w:rsidRDefault="006F3923" w:rsidP="00B9271E">
      <w:pPr>
        <w:jc w:val="both"/>
        <w:rPr>
          <w:rFonts w:cs="Arial"/>
          <w:b/>
          <w:sz w:val="20"/>
          <w:szCs w:val="20"/>
          <w:lang w:val="nl-BE"/>
        </w:rPr>
      </w:pPr>
      <w:r>
        <w:rPr>
          <w:lang w:val="nl-BE"/>
        </w:rPr>
        <w:t xml:space="preserve"> </w:t>
      </w:r>
    </w:p>
    <w:p w14:paraId="79BA4FBA" w14:textId="77777777" w:rsidR="006F3923" w:rsidRDefault="006F3923" w:rsidP="006F3923">
      <w:pPr>
        <w:pStyle w:val="03aText"/>
        <w:widowControl/>
        <w:rPr>
          <w:lang w:val="nl-BE"/>
        </w:rPr>
      </w:pPr>
      <w:r>
        <w:rPr>
          <w:lang w:val="nl-BE"/>
        </w:rPr>
        <w:t xml:space="preserve">Hier worden </w:t>
      </w:r>
      <w:r w:rsidR="00B9271E">
        <w:rPr>
          <w:lang w:val="nl-BE"/>
        </w:rPr>
        <w:t xml:space="preserve">in een variant </w:t>
      </w:r>
      <w:r>
        <w:rPr>
          <w:lang w:val="nl-BE"/>
        </w:rPr>
        <w:t>elf (11) consecutive paardaanvallen uitge</w:t>
      </w:r>
      <w:r w:rsidR="00B9271E">
        <w:rPr>
          <w:lang w:val="nl-BE"/>
        </w:rPr>
        <w:t>-</w:t>
      </w:r>
      <w:r>
        <w:rPr>
          <w:lang w:val="nl-BE"/>
        </w:rPr>
        <w:t xml:space="preserve">voerd. </w:t>
      </w:r>
    </w:p>
    <w:p w14:paraId="7B918908" w14:textId="77777777" w:rsidR="004245BB" w:rsidRDefault="006F3923" w:rsidP="006F3923">
      <w:pPr>
        <w:pStyle w:val="03cOpmerking"/>
        <w:widowControl/>
        <w:spacing w:before="240"/>
        <w:rPr>
          <w:i/>
          <w:lang w:val="en-GB"/>
        </w:rPr>
      </w:pPr>
      <w:r w:rsidRPr="00B354CB">
        <w:rPr>
          <w:lang w:val="en-GB"/>
        </w:rPr>
        <w:t xml:space="preserve">In </w:t>
      </w:r>
      <w:r w:rsidRPr="00B354CB">
        <w:rPr>
          <w:i/>
          <w:lang w:val="en-GB"/>
        </w:rPr>
        <w:t xml:space="preserve">Probleemblad </w:t>
      </w:r>
      <w:r w:rsidRPr="00B354CB">
        <w:rPr>
          <w:lang w:val="en-GB"/>
        </w:rPr>
        <w:t>schr</w:t>
      </w:r>
      <w:r w:rsidRPr="00EB7A30">
        <w:rPr>
          <w:lang w:val="en-GB"/>
        </w:rPr>
        <w:t xml:space="preserve">eef Iuri Ako-bia dit: </w:t>
      </w:r>
      <w:r w:rsidRPr="00EB7A30">
        <w:rPr>
          <w:i/>
          <w:lang w:val="en-GB"/>
        </w:rPr>
        <w:t>“An interesting rou</w:t>
      </w:r>
      <w:r>
        <w:rPr>
          <w:i/>
          <w:lang w:val="en-GB"/>
        </w:rPr>
        <w:t>te of the white Knight leads to mate. How</w:t>
      </w:r>
      <w:r w:rsidR="002F5CEF">
        <w:rPr>
          <w:i/>
          <w:lang w:val="en-GB"/>
        </w:rPr>
        <w:t>-</w:t>
      </w:r>
      <w:r>
        <w:rPr>
          <w:i/>
          <w:lang w:val="en-GB"/>
        </w:rPr>
        <w:t>ever, the mating position is crea</w:t>
      </w:r>
      <w:r w:rsidR="002F5CEF">
        <w:rPr>
          <w:i/>
          <w:lang w:val="en-GB"/>
        </w:rPr>
        <w:t>-</w:t>
      </w:r>
      <w:r>
        <w:rPr>
          <w:i/>
          <w:lang w:val="en-GB"/>
        </w:rPr>
        <w:t>ted artificially from the initial posi</w:t>
      </w:r>
      <w:r w:rsidR="002F5CEF">
        <w:rPr>
          <w:i/>
          <w:lang w:val="en-GB"/>
        </w:rPr>
        <w:t>-</w:t>
      </w:r>
      <w:r>
        <w:rPr>
          <w:i/>
          <w:lang w:val="en-GB"/>
        </w:rPr>
        <w:t xml:space="preserve">tion.” </w:t>
      </w:r>
    </w:p>
    <w:p w14:paraId="1942EF6B" w14:textId="77777777" w:rsidR="00687ADF" w:rsidRPr="008B6289" w:rsidRDefault="008B6289" w:rsidP="006F3923">
      <w:pPr>
        <w:pStyle w:val="03cOpmerking"/>
        <w:widowControl/>
        <w:spacing w:before="240"/>
        <w:rPr>
          <w:i/>
          <w:lang w:val="nl-BE"/>
        </w:rPr>
      </w:pPr>
      <w:r w:rsidRPr="008B6289">
        <w:rPr>
          <w:i/>
          <w:lang w:val="nl-BE"/>
        </w:rPr>
        <w:t>“And then?</w:t>
      </w:r>
      <w:r>
        <w:rPr>
          <w:i/>
          <w:lang w:val="nl-BE"/>
        </w:rPr>
        <w:t xml:space="preserve"> Wat is daar mis mee?</w:t>
      </w:r>
    </w:p>
    <w:p w14:paraId="37E7AAEC" w14:textId="77777777" w:rsidR="00806F41" w:rsidRDefault="00A07FA4" w:rsidP="00806F41">
      <w:pPr>
        <w:pStyle w:val="03cOpmerking"/>
        <w:widowControl/>
        <w:spacing w:before="240"/>
        <w:rPr>
          <w:lang w:val="nl-BE"/>
        </w:rPr>
      </w:pPr>
      <w:r w:rsidRPr="00A07FA4">
        <w:rPr>
          <w:i/>
          <w:lang w:val="nl-BE"/>
        </w:rPr>
        <w:t xml:space="preserve">“Dat die schitterende matvoering kan plaatsgrijpen binnen het kader van slechts negen stukken op het bord klinkt haast ongeloofwaardig” </w:t>
      </w:r>
      <w:r>
        <w:rPr>
          <w:lang w:val="nl-BE"/>
        </w:rPr>
        <w:t>vond Julien Vandiest.</w:t>
      </w:r>
    </w:p>
    <w:p w14:paraId="4D94EB69" w14:textId="77777777" w:rsidR="006F3923" w:rsidRPr="006A16AA" w:rsidRDefault="00962A5D" w:rsidP="00806F41">
      <w:pPr>
        <w:pStyle w:val="03cOpmerking"/>
        <w:widowControl/>
        <w:spacing w:before="240"/>
        <w:jc w:val="center"/>
        <w:rPr>
          <w:lang w:val="nl-BE"/>
        </w:rPr>
      </w:pPr>
      <w:r>
        <w:rPr>
          <w:b/>
          <w:lang w:val="nl-BE"/>
        </w:rPr>
        <w:lastRenderedPageBreak/>
        <w:t>- 290</w:t>
      </w:r>
      <w:r w:rsidR="004B0B42">
        <w:rPr>
          <w:b/>
          <w:lang w:val="nl-BE"/>
        </w:rPr>
        <w:t xml:space="preserve"> </w:t>
      </w:r>
      <w:r w:rsidR="006F3923">
        <w:rPr>
          <w:b/>
          <w:lang w:val="nl-BE"/>
        </w:rPr>
        <w:t>-</w:t>
      </w:r>
    </w:p>
    <w:p w14:paraId="65180684" w14:textId="77777777" w:rsidR="006F3923" w:rsidRDefault="006F3923" w:rsidP="006F3923">
      <w:pPr>
        <w:spacing w:line="190" w:lineRule="exact"/>
        <w:jc w:val="center"/>
        <w:rPr>
          <w:rFonts w:cs="Arial"/>
          <w:sz w:val="20"/>
          <w:szCs w:val="20"/>
          <w:lang w:val="nl-BE"/>
        </w:rPr>
      </w:pPr>
    </w:p>
    <w:p w14:paraId="65BEDAF4"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Probleemblad, </w:t>
      </w:r>
      <w:r>
        <w:rPr>
          <w:rFonts w:cs="Arial"/>
          <w:sz w:val="20"/>
          <w:szCs w:val="20"/>
          <w:lang w:val="nl-BE"/>
        </w:rPr>
        <w:t xml:space="preserve">2010 </w:t>
      </w:r>
    </w:p>
    <w:p w14:paraId="65E2BD25" w14:textId="77777777" w:rsidR="006F3923" w:rsidRDefault="006F3923" w:rsidP="006F3923">
      <w:pPr>
        <w:spacing w:line="190" w:lineRule="exact"/>
        <w:jc w:val="center"/>
        <w:rPr>
          <w:rFonts w:cs="Arial"/>
          <w:sz w:val="20"/>
          <w:szCs w:val="20"/>
          <w:lang w:val="nl-BE"/>
        </w:rPr>
      </w:pPr>
    </w:p>
    <w:p w14:paraId="467F33F8" w14:textId="77777777" w:rsidR="006F3923" w:rsidRDefault="006F3923" w:rsidP="006F3923">
      <w:pPr>
        <w:rPr>
          <w:lang w:val="nl-BE"/>
        </w:rPr>
      </w:pPr>
      <w:r>
        <w:rPr>
          <w:lang w:val="nl-BE"/>
        </w:rPr>
        <w:object w:dxaOrig="4579" w:dyaOrig="4596" w14:anchorId="739F3091">
          <v:shape id="_x0000_i1300" type="#_x0000_t75" style="width:153.4pt;height:150.1pt" o:ole="">
            <v:imagedata r:id="rId576" o:title=""/>
          </v:shape>
          <o:OLEObject Type="Embed" ProgID="CorelDRAW.Graphic.12" ShapeID="_x0000_i1300" DrawAspect="Content" ObjectID="_1587467650" r:id="rId577"/>
        </w:object>
      </w:r>
    </w:p>
    <w:p w14:paraId="18F990C8" w14:textId="77777777" w:rsidR="006F3923" w:rsidRDefault="006F3923" w:rsidP="006F3923">
      <w:pPr>
        <w:rPr>
          <w:rFonts w:cs="Arial"/>
          <w:b/>
          <w:lang w:val="nl-BE"/>
        </w:rPr>
      </w:pPr>
    </w:p>
    <w:p w14:paraId="3933FA69" w14:textId="77777777" w:rsidR="006F3923" w:rsidRPr="0082746D" w:rsidRDefault="006F3923" w:rsidP="006F3923">
      <w:pPr>
        <w:rPr>
          <w:lang w:val="en-GB"/>
        </w:rPr>
      </w:pPr>
      <w:r w:rsidRPr="0082746D">
        <w:rPr>
          <w:rFonts w:cs="Arial"/>
          <w:b/>
          <w:lang w:val="en-GB"/>
        </w:rPr>
        <w:t>+</w:t>
      </w:r>
      <w:r w:rsidRPr="0082746D">
        <w:rPr>
          <w:rFonts w:cs="Arial"/>
          <w:lang w:val="en-GB"/>
        </w:rPr>
        <w:t xml:space="preserve"> </w:t>
      </w:r>
      <w:r w:rsidRPr="0082746D">
        <w:rPr>
          <w:rFonts w:cs="Arial"/>
          <w:sz w:val="20"/>
          <w:szCs w:val="20"/>
          <w:lang w:val="en-GB"/>
        </w:rPr>
        <w:t xml:space="preserve">                             0313.23 b4a1</w:t>
      </w:r>
    </w:p>
    <w:p w14:paraId="1A1A5900" w14:textId="77777777" w:rsidR="006F3923" w:rsidRPr="0082746D" w:rsidRDefault="006F3923" w:rsidP="006F3923">
      <w:pPr>
        <w:jc w:val="both"/>
        <w:rPr>
          <w:rFonts w:cs="Arial"/>
          <w:sz w:val="20"/>
          <w:szCs w:val="20"/>
          <w:lang w:val="en-GB"/>
        </w:rPr>
      </w:pPr>
    </w:p>
    <w:p w14:paraId="7FD51A15" w14:textId="77777777" w:rsidR="006F3923" w:rsidRPr="00EB7A30" w:rsidRDefault="006F3923" w:rsidP="006F3923">
      <w:pPr>
        <w:jc w:val="both"/>
        <w:rPr>
          <w:rFonts w:cs="Arial"/>
          <w:b/>
          <w:sz w:val="20"/>
          <w:szCs w:val="20"/>
          <w:lang w:val="en-GB"/>
        </w:rPr>
      </w:pPr>
      <w:r w:rsidRPr="0082746D">
        <w:rPr>
          <w:rFonts w:cs="Arial"/>
          <w:sz w:val="20"/>
          <w:szCs w:val="20"/>
          <w:lang w:val="en-GB"/>
        </w:rPr>
        <w:tab/>
      </w:r>
      <w:r w:rsidRPr="0082746D">
        <w:rPr>
          <w:rFonts w:cs="Arial"/>
          <w:b/>
          <w:sz w:val="20"/>
          <w:szCs w:val="20"/>
          <w:lang w:val="en-GB"/>
        </w:rPr>
        <w:t>1.c7</w:t>
      </w:r>
      <w:r w:rsidRPr="0082746D">
        <w:rPr>
          <w:rFonts w:cs="Arial"/>
          <w:b/>
          <w:sz w:val="20"/>
          <w:szCs w:val="20"/>
          <w:lang w:val="en-GB"/>
        </w:rPr>
        <w:tab/>
      </w:r>
      <w:r w:rsidRPr="0082746D">
        <w:rPr>
          <w:rFonts w:cs="Arial"/>
          <w:b/>
          <w:sz w:val="20"/>
          <w:szCs w:val="20"/>
          <w:lang w:val="en-GB"/>
        </w:rPr>
        <w:tab/>
      </w:r>
      <w:r w:rsidRPr="00EB7A30">
        <w:rPr>
          <w:rFonts w:cs="Arial"/>
          <w:b/>
          <w:sz w:val="20"/>
          <w:szCs w:val="20"/>
          <w:lang w:val="en-GB"/>
        </w:rPr>
        <w:t>Td4+</w:t>
      </w:r>
    </w:p>
    <w:p w14:paraId="2D56839A" w14:textId="77777777" w:rsidR="006F3923" w:rsidRPr="00EB7A30" w:rsidRDefault="006F3923" w:rsidP="006F3923">
      <w:pPr>
        <w:rPr>
          <w:rFonts w:cs="Arial"/>
          <w:b/>
          <w:sz w:val="20"/>
          <w:szCs w:val="20"/>
          <w:lang w:val="en-GB"/>
        </w:rPr>
      </w:pPr>
      <w:r w:rsidRPr="00EB7A30">
        <w:rPr>
          <w:rFonts w:cs="Arial"/>
          <w:b/>
          <w:sz w:val="20"/>
          <w:szCs w:val="20"/>
          <w:lang w:val="en-GB"/>
        </w:rPr>
        <w:tab/>
        <w:t xml:space="preserve">2.Kb5  </w:t>
      </w:r>
    </w:p>
    <w:p w14:paraId="6B037B0B" w14:textId="77777777" w:rsidR="006F3923" w:rsidRDefault="006F3923" w:rsidP="008A2C4A">
      <w:pPr>
        <w:jc w:val="both"/>
        <w:rPr>
          <w:rFonts w:cs="Arial"/>
          <w:sz w:val="20"/>
          <w:szCs w:val="20"/>
          <w:lang w:val="en-GB"/>
        </w:rPr>
      </w:pPr>
      <w:r w:rsidRPr="00EB7A30">
        <w:rPr>
          <w:rFonts w:cs="Arial"/>
          <w:sz w:val="20"/>
          <w:szCs w:val="20"/>
          <w:lang w:val="en-GB"/>
        </w:rPr>
        <w:t xml:space="preserve">2.Kc3? </w:t>
      </w:r>
      <w:r w:rsidRPr="00405DA5">
        <w:rPr>
          <w:rFonts w:cs="Arial"/>
          <w:sz w:val="20"/>
          <w:szCs w:val="20"/>
          <w:lang w:val="en-GB"/>
        </w:rPr>
        <w:t>Td1 3.K</w:t>
      </w:r>
      <w:r w:rsidR="00405DA5" w:rsidRPr="00405DA5">
        <w:rPr>
          <w:rFonts w:cs="Arial"/>
          <w:sz w:val="20"/>
          <w:szCs w:val="20"/>
          <w:lang w:val="en-GB"/>
        </w:rPr>
        <w:t>c2 Pe3+ 4</w:t>
      </w:r>
      <w:r w:rsidR="00B00CBA">
        <w:rPr>
          <w:rFonts w:cs="Arial"/>
          <w:sz w:val="20"/>
          <w:szCs w:val="20"/>
          <w:lang w:val="en-GB"/>
        </w:rPr>
        <w:t>.fxe3 Tc1+ 5.Kxc1 f2 6.c8D f1D+</w:t>
      </w:r>
      <w:r w:rsidR="008A2C4A">
        <w:rPr>
          <w:rFonts w:cs="Arial"/>
          <w:sz w:val="20"/>
          <w:szCs w:val="20"/>
          <w:lang w:val="en-GB"/>
        </w:rPr>
        <w:t>.</w:t>
      </w:r>
    </w:p>
    <w:p w14:paraId="7F943580" w14:textId="77777777" w:rsidR="006F3923" w:rsidRDefault="008A2C4A" w:rsidP="006F3923">
      <w:pPr>
        <w:tabs>
          <w:tab w:val="left" w:pos="6601"/>
          <w:tab w:val="left" w:pos="6997"/>
          <w:tab w:val="left" w:pos="7701"/>
          <w:tab w:val="left" w:pos="8399"/>
        </w:tabs>
        <w:jc w:val="both"/>
        <w:rPr>
          <w:rFonts w:cs="Arial"/>
          <w:b/>
          <w:sz w:val="20"/>
          <w:szCs w:val="20"/>
          <w:lang w:val="nl-BE"/>
        </w:rPr>
      </w:pPr>
      <w:r>
        <w:rPr>
          <w:rFonts w:cs="Arial"/>
          <w:b/>
          <w:sz w:val="20"/>
          <w:szCs w:val="20"/>
          <w:lang w:val="en-GB"/>
        </w:rPr>
        <w:t xml:space="preserve">           </w:t>
      </w:r>
      <w:r w:rsidR="006F3923" w:rsidRPr="00405DA5">
        <w:rPr>
          <w:rFonts w:cs="Arial"/>
          <w:b/>
          <w:sz w:val="20"/>
          <w:szCs w:val="20"/>
          <w:lang w:val="en-GB"/>
        </w:rPr>
        <w:t xml:space="preserve"> </w:t>
      </w:r>
      <w:r w:rsidR="006F3923">
        <w:rPr>
          <w:rFonts w:cs="Arial"/>
          <w:b/>
          <w:sz w:val="20"/>
          <w:szCs w:val="20"/>
          <w:lang w:val="nl-BE"/>
        </w:rPr>
        <w:t>2...                      Td5+   T</w:t>
      </w:r>
      <w:r w:rsidR="006F3923">
        <w:rPr>
          <w:rFonts w:cs="Arial"/>
          <w:noProof/>
          <w:color w:val="000000"/>
          <w:sz w:val="20"/>
          <w:szCs w:val="20"/>
          <w:lang w:val="nl-BE"/>
        </w:rPr>
        <w:t>Want na 1...Pd6 2.Lxd6 Txd6 3.c8D wint wit reeds.</w:t>
      </w:r>
    </w:p>
    <w:p w14:paraId="73D56DE7" w14:textId="77777777" w:rsidR="006F3923" w:rsidRDefault="006F3923" w:rsidP="006F3923">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Na</w:t>
      </w:r>
      <w:r>
        <w:rPr>
          <w:rFonts w:cs="Arial"/>
          <w:b/>
          <w:bCs/>
          <w:noProof/>
          <w:color w:val="000000"/>
          <w:sz w:val="20"/>
          <w:szCs w:val="20"/>
          <w:lang w:val="nl-BE"/>
        </w:rPr>
        <w:t xml:space="preserve"> </w:t>
      </w:r>
      <w:r w:rsidR="004F3E60">
        <w:rPr>
          <w:rFonts w:cs="Arial"/>
          <w:noProof/>
          <w:color w:val="000000"/>
          <w:sz w:val="20"/>
          <w:szCs w:val="20"/>
          <w:lang w:val="nl-BE"/>
        </w:rPr>
        <w:t>3.K</w:t>
      </w:r>
      <w:r w:rsidR="006155D9">
        <w:rPr>
          <w:rFonts w:cs="Arial"/>
          <w:noProof/>
          <w:color w:val="000000"/>
          <w:sz w:val="20"/>
          <w:szCs w:val="20"/>
          <w:lang w:val="nl-BE"/>
        </w:rPr>
        <w:t>b6? volgt 3…Td6+ 4.Lx</w:t>
      </w:r>
      <w:r w:rsidR="003440F4">
        <w:rPr>
          <w:rFonts w:cs="Arial"/>
          <w:noProof/>
          <w:color w:val="000000"/>
          <w:sz w:val="20"/>
          <w:szCs w:val="20"/>
          <w:lang w:val="nl-BE"/>
        </w:rPr>
        <w:t>d6 Pxd6 5.Kc5 Pc8, en geen winst.</w:t>
      </w:r>
    </w:p>
    <w:p w14:paraId="5DE6213D" w14:textId="77777777" w:rsidR="006F3923" w:rsidRPr="000050F9" w:rsidRDefault="006F3923" w:rsidP="006F3923">
      <w:pPr>
        <w:rPr>
          <w:rFonts w:cs="Arial"/>
          <w:b/>
          <w:sz w:val="20"/>
          <w:szCs w:val="20"/>
          <w:lang w:val="nl-BE"/>
        </w:rPr>
      </w:pPr>
      <w:r>
        <w:rPr>
          <w:rFonts w:cs="Arial"/>
          <w:b/>
          <w:sz w:val="20"/>
          <w:szCs w:val="20"/>
          <w:lang w:val="nl-BE"/>
        </w:rPr>
        <w:tab/>
        <w:t>3</w:t>
      </w:r>
      <w:r>
        <w:rPr>
          <w:rFonts w:cs="Arial"/>
          <w:sz w:val="20"/>
          <w:szCs w:val="20"/>
          <w:lang w:val="nl-BE"/>
        </w:rPr>
        <w:t>een onnodige omweg.</w:t>
      </w:r>
    </w:p>
    <w:p w14:paraId="609617C5" w14:textId="77777777" w:rsidR="006F3923" w:rsidRDefault="006F3923" w:rsidP="006F3923">
      <w:pPr>
        <w:tabs>
          <w:tab w:val="left" w:pos="6601"/>
          <w:tab w:val="left" w:pos="6997"/>
          <w:tab w:val="left" w:pos="7701"/>
          <w:tab w:val="left" w:pos="8399"/>
        </w:tabs>
        <w:jc w:val="both"/>
        <w:rPr>
          <w:rFonts w:cs="Arial"/>
          <w:b/>
          <w:sz w:val="20"/>
          <w:szCs w:val="20"/>
          <w:lang w:val="nl-BE"/>
        </w:rPr>
      </w:pPr>
      <w:r>
        <w:rPr>
          <w:rFonts w:cs="Arial"/>
          <w:noProof/>
          <w:color w:val="000000"/>
          <w:sz w:val="20"/>
          <w:szCs w:val="20"/>
          <w:lang w:val="nl-BE"/>
        </w:rPr>
        <w:t>Na 4…Td2</w:t>
      </w:r>
      <w:r w:rsidR="00806F41">
        <w:rPr>
          <w:rFonts w:cs="Arial"/>
          <w:noProof/>
          <w:color w:val="000000"/>
          <w:sz w:val="20"/>
          <w:szCs w:val="20"/>
          <w:lang w:val="nl-BE"/>
        </w:rPr>
        <w:t>?</w:t>
      </w:r>
      <w:r>
        <w:rPr>
          <w:rFonts w:cs="Arial"/>
          <w:noProof/>
          <w:color w:val="000000"/>
          <w:sz w:val="20"/>
          <w:szCs w:val="20"/>
          <w:lang w:val="nl-BE"/>
        </w:rPr>
        <w:t xml:space="preserve"> volgt 5.c8D en wit wint door overmacht.</w:t>
      </w:r>
    </w:p>
    <w:p w14:paraId="791ACF02" w14:textId="77777777" w:rsidR="000814CB" w:rsidRDefault="006F3923" w:rsidP="006F3923">
      <w:pPr>
        <w:rPr>
          <w:rFonts w:cs="Arial"/>
          <w:b/>
          <w:sz w:val="20"/>
          <w:szCs w:val="20"/>
          <w:lang w:val="nl-BE"/>
        </w:rPr>
      </w:pPr>
      <w:r>
        <w:rPr>
          <w:rFonts w:cs="Arial"/>
          <w:b/>
          <w:sz w:val="20"/>
          <w:szCs w:val="20"/>
          <w:lang w:val="nl-BE"/>
        </w:rPr>
        <w:tab/>
        <w:t>5.Kc2</w:t>
      </w:r>
      <w:r>
        <w:rPr>
          <w:rFonts w:cs="Arial"/>
          <w:b/>
          <w:sz w:val="20"/>
          <w:szCs w:val="20"/>
          <w:lang w:val="nl-BE"/>
        </w:rPr>
        <w:tab/>
      </w:r>
      <w:r>
        <w:rPr>
          <w:rFonts w:cs="Arial"/>
          <w:b/>
          <w:sz w:val="20"/>
          <w:szCs w:val="20"/>
          <w:lang w:val="nl-BE"/>
        </w:rPr>
        <w:tab/>
        <w:t xml:space="preserve">Td6 </w:t>
      </w:r>
    </w:p>
    <w:p w14:paraId="148475E4" w14:textId="77777777" w:rsidR="00B00CBA" w:rsidRPr="00B00CBA" w:rsidRDefault="00B00CBA" w:rsidP="00B00CBA">
      <w:pPr>
        <w:jc w:val="both"/>
        <w:rPr>
          <w:rFonts w:cs="Arial"/>
          <w:sz w:val="20"/>
          <w:szCs w:val="20"/>
          <w:lang w:val="nl-BE"/>
        </w:rPr>
      </w:pPr>
      <w:r>
        <w:rPr>
          <w:rFonts w:cs="Arial"/>
          <w:sz w:val="20"/>
          <w:szCs w:val="20"/>
          <w:lang w:val="nl-BE"/>
        </w:rPr>
        <w:t>Een zwarte offeraanbieding;</w:t>
      </w:r>
    </w:p>
    <w:p w14:paraId="38AB708A" w14:textId="77777777" w:rsidR="00E8263C" w:rsidRDefault="00E8263C" w:rsidP="00E8263C">
      <w:pPr>
        <w:ind w:firstLine="708"/>
        <w:jc w:val="both"/>
        <w:rPr>
          <w:rFonts w:cs="Arial"/>
          <w:b/>
          <w:sz w:val="20"/>
          <w:szCs w:val="20"/>
          <w:lang w:val="nl-BE"/>
        </w:rPr>
      </w:pPr>
      <w:r>
        <w:rPr>
          <w:rFonts w:cs="Arial"/>
          <w:b/>
          <w:sz w:val="20"/>
          <w:szCs w:val="20"/>
          <w:lang w:val="nl-BE"/>
        </w:rPr>
        <w:t>6.Lg7+</w:t>
      </w:r>
    </w:p>
    <w:p w14:paraId="24092744" w14:textId="77777777" w:rsidR="001F4A1C" w:rsidRDefault="00B00CBA" w:rsidP="00E8263C">
      <w:pPr>
        <w:jc w:val="both"/>
        <w:rPr>
          <w:rFonts w:cs="Arial"/>
          <w:noProof/>
          <w:color w:val="000000"/>
          <w:sz w:val="20"/>
          <w:szCs w:val="20"/>
          <w:lang w:val="nl-BE"/>
        </w:rPr>
      </w:pPr>
      <w:r>
        <w:rPr>
          <w:rFonts w:cs="Arial"/>
          <w:noProof/>
          <w:color w:val="000000"/>
          <w:sz w:val="20"/>
          <w:szCs w:val="20"/>
          <w:lang w:val="nl-BE"/>
        </w:rPr>
        <w:t>En</w:t>
      </w:r>
      <w:r w:rsidR="000050F9">
        <w:rPr>
          <w:rFonts w:cs="Arial"/>
          <w:noProof/>
          <w:color w:val="000000"/>
          <w:sz w:val="20"/>
          <w:szCs w:val="20"/>
          <w:lang w:val="nl-BE"/>
        </w:rPr>
        <w:t xml:space="preserve"> een witte</w:t>
      </w:r>
      <w:r>
        <w:rPr>
          <w:rFonts w:cs="Arial"/>
          <w:noProof/>
          <w:color w:val="000000"/>
          <w:sz w:val="20"/>
          <w:szCs w:val="20"/>
          <w:lang w:val="nl-BE"/>
        </w:rPr>
        <w:t>7.c8D. En:</w:t>
      </w:r>
    </w:p>
    <w:p w14:paraId="0E3419F9" w14:textId="77777777" w:rsidR="000050F9" w:rsidRDefault="000050F9" w:rsidP="00E8263C">
      <w:pPr>
        <w:jc w:val="both"/>
        <w:rPr>
          <w:rFonts w:cs="Arial"/>
          <w:noProof/>
          <w:color w:val="000000"/>
          <w:sz w:val="20"/>
          <w:szCs w:val="20"/>
          <w:lang w:val="nl-BE"/>
        </w:rPr>
      </w:pPr>
    </w:p>
    <w:p w14:paraId="7FD516C2" w14:textId="77777777" w:rsidR="000814CB" w:rsidRPr="00B12677" w:rsidRDefault="00405DA5" w:rsidP="00586E21">
      <w:pPr>
        <w:numPr>
          <w:ilvl w:val="0"/>
          <w:numId w:val="183"/>
        </w:numPr>
        <w:jc w:val="both"/>
        <w:rPr>
          <w:rFonts w:cs="Arial"/>
          <w:noProof/>
          <w:color w:val="000000"/>
          <w:sz w:val="20"/>
          <w:szCs w:val="20"/>
          <w:lang w:val="en-GB"/>
        </w:rPr>
      </w:pPr>
      <w:r w:rsidRPr="00B12677">
        <w:rPr>
          <w:rFonts w:cs="Arial"/>
          <w:noProof/>
          <w:color w:val="000000"/>
          <w:sz w:val="20"/>
          <w:szCs w:val="20"/>
          <w:lang w:val="en-GB"/>
        </w:rPr>
        <w:t>6.c8D? Tc6+ 7.Dxc6 Pd4+</w:t>
      </w:r>
      <w:r w:rsidR="00E8263C" w:rsidRPr="00B12677">
        <w:rPr>
          <w:rFonts w:cs="Arial"/>
          <w:noProof/>
          <w:color w:val="000000"/>
          <w:sz w:val="20"/>
          <w:szCs w:val="20"/>
          <w:lang w:val="en-GB"/>
        </w:rPr>
        <w:t xml:space="preserve"> </w:t>
      </w:r>
      <w:r w:rsidR="003440F4" w:rsidRPr="00B12677">
        <w:rPr>
          <w:rFonts w:cs="Arial"/>
          <w:noProof/>
          <w:color w:val="000000"/>
          <w:sz w:val="20"/>
          <w:szCs w:val="20"/>
          <w:lang w:val="en-GB"/>
        </w:rPr>
        <w:t xml:space="preserve">8.Ke3 </w:t>
      </w:r>
      <w:r w:rsidR="00E8263C" w:rsidRPr="00B12677">
        <w:rPr>
          <w:rFonts w:cs="Arial"/>
          <w:noProof/>
          <w:color w:val="000000"/>
          <w:sz w:val="20"/>
          <w:szCs w:val="20"/>
          <w:lang w:val="en-GB"/>
        </w:rPr>
        <w:t>8.Pxc6</w:t>
      </w:r>
    </w:p>
    <w:p w14:paraId="2CD6FE3F" w14:textId="77777777" w:rsidR="006F3923" w:rsidRDefault="006A6C3D" w:rsidP="00586E21">
      <w:pPr>
        <w:numPr>
          <w:ilvl w:val="0"/>
          <w:numId w:val="183"/>
        </w:numPr>
        <w:jc w:val="both"/>
        <w:rPr>
          <w:rFonts w:cs="Arial"/>
          <w:noProof/>
          <w:color w:val="000000"/>
          <w:sz w:val="20"/>
          <w:szCs w:val="20"/>
          <w:lang w:val="nl-BE"/>
        </w:rPr>
      </w:pPr>
      <w:r>
        <w:rPr>
          <w:rFonts w:cs="Arial"/>
          <w:noProof/>
          <w:color w:val="000000"/>
          <w:sz w:val="20"/>
          <w:szCs w:val="20"/>
          <w:lang w:val="nl-BE"/>
        </w:rPr>
        <w:t>6.Lxd6? Pxd6.</w:t>
      </w:r>
      <w:r w:rsidR="006F3923">
        <w:rPr>
          <w:rFonts w:cs="Arial"/>
          <w:noProof/>
          <w:color w:val="000000"/>
          <w:sz w:val="20"/>
          <w:szCs w:val="20"/>
          <w:lang w:val="nl-BE"/>
        </w:rPr>
        <w:t xml:space="preserve"> </w:t>
      </w:r>
    </w:p>
    <w:p w14:paraId="4EE494C5" w14:textId="77777777" w:rsidR="006F3923" w:rsidRPr="00547BF6" w:rsidRDefault="003C3F6B" w:rsidP="003C3F6B">
      <w:pPr>
        <w:jc w:val="both"/>
        <w:rPr>
          <w:rFonts w:cs="Arial"/>
          <w:noProof/>
          <w:color w:val="000000"/>
          <w:sz w:val="20"/>
          <w:szCs w:val="20"/>
          <w:lang w:val="nl-BE"/>
        </w:rPr>
      </w:pPr>
      <w:r>
        <w:rPr>
          <w:rFonts w:cs="Arial"/>
          <w:b/>
          <w:sz w:val="20"/>
          <w:szCs w:val="20"/>
          <w:lang w:val="nl-BE"/>
        </w:rPr>
        <w:t xml:space="preserve"> </w:t>
      </w:r>
      <w:r w:rsidR="00B00CBA">
        <w:rPr>
          <w:rFonts w:cs="Arial"/>
          <w:b/>
          <w:sz w:val="20"/>
          <w:szCs w:val="20"/>
          <w:lang w:val="nl-BE"/>
        </w:rPr>
        <w:tab/>
      </w:r>
      <w:r w:rsidR="006F3923">
        <w:rPr>
          <w:rFonts w:cs="Arial"/>
          <w:b/>
          <w:sz w:val="20"/>
          <w:szCs w:val="20"/>
          <w:lang w:val="nl-BE"/>
        </w:rPr>
        <w:t>6…</w:t>
      </w:r>
      <w:r w:rsidR="006F3923">
        <w:rPr>
          <w:rFonts w:cs="Arial"/>
          <w:b/>
          <w:sz w:val="20"/>
          <w:szCs w:val="20"/>
          <w:lang w:val="nl-BE"/>
        </w:rPr>
        <w:tab/>
      </w:r>
      <w:r w:rsidR="006F3923">
        <w:rPr>
          <w:rFonts w:cs="Arial"/>
          <w:b/>
          <w:sz w:val="20"/>
          <w:szCs w:val="20"/>
          <w:lang w:val="nl-BE"/>
        </w:rPr>
        <w:tab/>
        <w:t>Pd4+</w:t>
      </w:r>
    </w:p>
    <w:p w14:paraId="322C3A42" w14:textId="77777777" w:rsidR="000050F9" w:rsidRDefault="000050F9" w:rsidP="008A2C4A">
      <w:pPr>
        <w:tabs>
          <w:tab w:val="left" w:pos="6601"/>
          <w:tab w:val="left" w:pos="6997"/>
          <w:tab w:val="left" w:pos="7701"/>
          <w:tab w:val="left" w:pos="8399"/>
        </w:tabs>
        <w:jc w:val="both"/>
        <w:rPr>
          <w:rFonts w:cs="Arial"/>
          <w:noProof/>
          <w:color w:val="000000"/>
          <w:sz w:val="20"/>
          <w:szCs w:val="20"/>
          <w:lang w:val="nl-BE"/>
        </w:rPr>
      </w:pPr>
    </w:p>
    <w:p w14:paraId="65C3D702" w14:textId="77777777" w:rsidR="000050F9" w:rsidRDefault="000050F9" w:rsidP="008A2C4A">
      <w:pPr>
        <w:tabs>
          <w:tab w:val="left" w:pos="6601"/>
          <w:tab w:val="left" w:pos="6997"/>
          <w:tab w:val="left" w:pos="7701"/>
          <w:tab w:val="left" w:pos="8399"/>
        </w:tabs>
        <w:jc w:val="both"/>
        <w:rPr>
          <w:rFonts w:cs="Arial"/>
          <w:noProof/>
          <w:color w:val="000000"/>
          <w:sz w:val="20"/>
          <w:szCs w:val="20"/>
          <w:lang w:val="nl-BE"/>
        </w:rPr>
      </w:pPr>
    </w:p>
    <w:p w14:paraId="251C4A2F" w14:textId="77777777" w:rsidR="000050F9" w:rsidRDefault="000050F9" w:rsidP="008A2C4A">
      <w:pPr>
        <w:tabs>
          <w:tab w:val="left" w:pos="6601"/>
          <w:tab w:val="left" w:pos="6997"/>
          <w:tab w:val="left" w:pos="7701"/>
          <w:tab w:val="left" w:pos="8399"/>
        </w:tabs>
        <w:jc w:val="both"/>
        <w:rPr>
          <w:rFonts w:cs="Arial"/>
          <w:noProof/>
          <w:color w:val="000000"/>
          <w:sz w:val="20"/>
          <w:szCs w:val="20"/>
          <w:lang w:val="nl-BE"/>
        </w:rPr>
      </w:pPr>
    </w:p>
    <w:p w14:paraId="4956BA7A" w14:textId="77777777" w:rsidR="000050F9" w:rsidRDefault="000050F9" w:rsidP="008A2C4A">
      <w:pPr>
        <w:tabs>
          <w:tab w:val="left" w:pos="6601"/>
          <w:tab w:val="left" w:pos="6997"/>
          <w:tab w:val="left" w:pos="7701"/>
          <w:tab w:val="left" w:pos="8399"/>
        </w:tabs>
        <w:jc w:val="both"/>
        <w:rPr>
          <w:rFonts w:cs="Arial"/>
          <w:noProof/>
          <w:color w:val="000000"/>
          <w:sz w:val="20"/>
          <w:szCs w:val="20"/>
          <w:lang w:val="nl-BE"/>
        </w:rPr>
      </w:pPr>
    </w:p>
    <w:p w14:paraId="1F3CA626" w14:textId="77777777" w:rsidR="006F3923" w:rsidRDefault="00B00CBA" w:rsidP="008A2C4A">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E</w:t>
      </w:r>
      <w:r w:rsidR="00405DA5">
        <w:rPr>
          <w:rFonts w:cs="Arial"/>
          <w:noProof/>
          <w:color w:val="000000"/>
          <w:sz w:val="20"/>
          <w:szCs w:val="20"/>
          <w:lang w:val="nl-BE"/>
        </w:rPr>
        <w:t>en</w:t>
      </w:r>
      <w:r>
        <w:rPr>
          <w:rFonts w:cs="Arial"/>
          <w:noProof/>
          <w:color w:val="000000"/>
          <w:sz w:val="20"/>
          <w:szCs w:val="20"/>
          <w:lang w:val="nl-BE"/>
        </w:rPr>
        <w:t xml:space="preserve"> zwarte offeraanbieding</w:t>
      </w:r>
      <w:r w:rsidR="00405DA5">
        <w:rPr>
          <w:rFonts w:cs="Arial"/>
          <w:noProof/>
          <w:color w:val="000000"/>
          <w:sz w:val="20"/>
          <w:szCs w:val="20"/>
          <w:lang w:val="nl-BE"/>
        </w:rPr>
        <w:t xml:space="preserve">. </w:t>
      </w:r>
      <w:r w:rsidR="008167AE">
        <w:rPr>
          <w:rFonts w:cs="Arial"/>
          <w:noProof/>
          <w:color w:val="000000"/>
          <w:sz w:val="20"/>
          <w:szCs w:val="20"/>
          <w:lang w:val="nl-BE"/>
        </w:rPr>
        <w:t>Want 6</w:t>
      </w:r>
      <w:r w:rsidR="006A6C3D">
        <w:rPr>
          <w:rFonts w:cs="Arial"/>
          <w:noProof/>
          <w:color w:val="000000"/>
          <w:sz w:val="20"/>
          <w:szCs w:val="20"/>
          <w:lang w:val="nl-BE"/>
        </w:rPr>
        <w:t>…Ka2</w:t>
      </w:r>
      <w:r w:rsidR="00806F41">
        <w:rPr>
          <w:rFonts w:cs="Arial"/>
          <w:noProof/>
          <w:color w:val="000000"/>
          <w:sz w:val="20"/>
          <w:szCs w:val="20"/>
          <w:lang w:val="nl-BE"/>
        </w:rPr>
        <w:t>?</w:t>
      </w:r>
      <w:r w:rsidR="006A6C3D">
        <w:rPr>
          <w:rFonts w:cs="Arial"/>
          <w:noProof/>
          <w:color w:val="000000"/>
          <w:sz w:val="20"/>
          <w:szCs w:val="20"/>
          <w:lang w:val="nl-BE"/>
        </w:rPr>
        <w:t xml:space="preserve"> 7.c8D Pe3+ 8.fxe3 f2 9.D</w:t>
      </w:r>
      <w:r>
        <w:rPr>
          <w:rFonts w:cs="Arial"/>
          <w:noProof/>
          <w:color w:val="000000"/>
          <w:sz w:val="20"/>
          <w:szCs w:val="20"/>
          <w:lang w:val="nl-BE"/>
        </w:rPr>
        <w:t>c4+ Ka3 10.Lb2+ en mat.</w:t>
      </w:r>
    </w:p>
    <w:p w14:paraId="74BED2BF" w14:textId="77777777" w:rsidR="006F3923" w:rsidRPr="001513C2" w:rsidRDefault="006F3923" w:rsidP="001F4A1C">
      <w:pPr>
        <w:rPr>
          <w:rFonts w:cs="Arial"/>
          <w:b/>
          <w:sz w:val="20"/>
          <w:szCs w:val="20"/>
        </w:rPr>
      </w:pPr>
      <w:r>
        <w:rPr>
          <w:rFonts w:cs="Arial"/>
          <w:b/>
          <w:sz w:val="20"/>
          <w:szCs w:val="20"/>
          <w:lang w:val="nl-BE"/>
        </w:rPr>
        <w:t xml:space="preserve">             </w:t>
      </w:r>
      <w:r w:rsidRPr="001513C2">
        <w:rPr>
          <w:rFonts w:cs="Arial"/>
          <w:b/>
          <w:sz w:val="20"/>
          <w:szCs w:val="20"/>
        </w:rPr>
        <w:t>7.Lxd4</w:t>
      </w:r>
      <w:r w:rsidR="00F809C8" w:rsidRPr="001513C2">
        <w:rPr>
          <w:rFonts w:cs="Arial"/>
          <w:b/>
          <w:sz w:val="20"/>
          <w:szCs w:val="20"/>
        </w:rPr>
        <w:t>+</w:t>
      </w:r>
      <w:r w:rsidR="008A2C4A" w:rsidRPr="001513C2">
        <w:rPr>
          <w:rFonts w:cs="Arial"/>
          <w:b/>
          <w:sz w:val="20"/>
          <w:szCs w:val="20"/>
        </w:rPr>
        <w:tab/>
      </w:r>
      <w:r w:rsidRPr="001513C2">
        <w:rPr>
          <w:rFonts w:cs="Arial"/>
          <w:b/>
          <w:sz w:val="20"/>
          <w:szCs w:val="20"/>
        </w:rPr>
        <w:t xml:space="preserve">Txd4 </w:t>
      </w:r>
      <w:r w:rsidRPr="001513C2">
        <w:rPr>
          <w:rFonts w:cs="Arial"/>
          <w:b/>
          <w:noProof/>
          <w:sz w:val="20"/>
          <w:szCs w:val="20"/>
        </w:rPr>
        <w:t xml:space="preserve">  </w:t>
      </w:r>
      <w:r w:rsidR="002945D0">
        <w:rPr>
          <w:noProof/>
        </w:rPr>
        <w:tab/>
      </w:r>
    </w:p>
    <w:p w14:paraId="57A7EC83" w14:textId="77777777" w:rsidR="006F3923" w:rsidRPr="001513C2" w:rsidRDefault="006F3923" w:rsidP="006F3923">
      <w:pPr>
        <w:rPr>
          <w:rFonts w:cs="Arial"/>
          <w:b/>
          <w:sz w:val="20"/>
          <w:szCs w:val="20"/>
        </w:rPr>
      </w:pPr>
      <w:r w:rsidRPr="001513C2">
        <w:rPr>
          <w:rFonts w:cs="Arial"/>
          <w:b/>
          <w:sz w:val="20"/>
          <w:szCs w:val="20"/>
        </w:rPr>
        <w:t xml:space="preserve">             8.c8T</w:t>
      </w:r>
    </w:p>
    <w:p w14:paraId="602932A2" w14:textId="77777777" w:rsidR="006F3923" w:rsidRPr="00B00CBA" w:rsidRDefault="006F3923" w:rsidP="006F3923">
      <w:pPr>
        <w:tabs>
          <w:tab w:val="left" w:pos="6601"/>
          <w:tab w:val="left" w:pos="6997"/>
          <w:tab w:val="left" w:pos="7701"/>
          <w:tab w:val="left" w:pos="8399"/>
        </w:tabs>
        <w:jc w:val="both"/>
        <w:rPr>
          <w:rFonts w:cs="Arial"/>
          <w:b/>
          <w:bCs/>
          <w:noProof/>
          <w:color w:val="000000"/>
          <w:sz w:val="20"/>
          <w:szCs w:val="20"/>
          <w:lang w:val="nl-BE"/>
        </w:rPr>
      </w:pPr>
      <w:r w:rsidRPr="001513C2">
        <w:rPr>
          <w:rFonts w:cs="Arial"/>
          <w:noProof/>
          <w:color w:val="000000"/>
          <w:sz w:val="20"/>
          <w:szCs w:val="20"/>
        </w:rPr>
        <w:t xml:space="preserve">Want 8.c8D? </w:t>
      </w:r>
      <w:r w:rsidRPr="00B00CBA">
        <w:rPr>
          <w:rFonts w:cs="Arial"/>
          <w:noProof/>
          <w:color w:val="000000"/>
          <w:sz w:val="20"/>
          <w:szCs w:val="20"/>
          <w:lang w:val="nl-BE"/>
        </w:rPr>
        <w:t xml:space="preserve">9.Tc4+ Dxc4 </w:t>
      </w:r>
      <w:r w:rsidR="00EA7E5A">
        <w:rPr>
          <w:rFonts w:cs="Arial"/>
          <w:noProof/>
          <w:color w:val="000000"/>
          <w:sz w:val="20"/>
          <w:szCs w:val="20"/>
          <w:lang w:val="nl-BE"/>
        </w:rPr>
        <w:t xml:space="preserve">is </w:t>
      </w:r>
      <w:r w:rsidRPr="00B00CBA">
        <w:rPr>
          <w:rFonts w:cs="Arial"/>
          <w:noProof/>
          <w:color w:val="000000"/>
          <w:sz w:val="20"/>
          <w:szCs w:val="20"/>
          <w:lang w:val="nl-BE"/>
        </w:rPr>
        <w:t>pat.</w:t>
      </w:r>
    </w:p>
    <w:p w14:paraId="278850E9" w14:textId="77777777" w:rsidR="006F3923" w:rsidRDefault="006F3923" w:rsidP="006F3923">
      <w:pPr>
        <w:rPr>
          <w:rFonts w:cs="Arial"/>
          <w:b/>
          <w:sz w:val="20"/>
          <w:szCs w:val="20"/>
          <w:lang w:val="nl-BE"/>
        </w:rPr>
      </w:pPr>
      <w:r w:rsidRPr="00B00CBA">
        <w:rPr>
          <w:rFonts w:cs="Arial"/>
          <w:b/>
          <w:sz w:val="20"/>
          <w:szCs w:val="20"/>
          <w:lang w:val="nl-BE"/>
        </w:rPr>
        <w:t xml:space="preserve">             </w:t>
      </w:r>
      <w:r>
        <w:rPr>
          <w:rFonts w:cs="Arial"/>
          <w:b/>
          <w:sz w:val="20"/>
          <w:szCs w:val="20"/>
          <w:lang w:val="nl-BE"/>
        </w:rPr>
        <w:t>8....</w:t>
      </w:r>
      <w:r>
        <w:rPr>
          <w:rFonts w:cs="Arial"/>
          <w:b/>
          <w:sz w:val="20"/>
          <w:szCs w:val="20"/>
          <w:lang w:val="nl-BE"/>
        </w:rPr>
        <w:tab/>
      </w:r>
      <w:r>
        <w:rPr>
          <w:rFonts w:cs="Arial"/>
          <w:b/>
          <w:sz w:val="20"/>
          <w:szCs w:val="20"/>
          <w:lang w:val="nl-BE"/>
        </w:rPr>
        <w:tab/>
        <w:t>Ta4</w:t>
      </w:r>
    </w:p>
    <w:p w14:paraId="3394CF3D" w14:textId="77777777" w:rsidR="006F3923" w:rsidRDefault="006F3923" w:rsidP="006F3923">
      <w:pPr>
        <w:rPr>
          <w:rFonts w:cs="Arial"/>
          <w:b/>
          <w:sz w:val="20"/>
          <w:szCs w:val="20"/>
          <w:lang w:val="nl-BE"/>
        </w:rPr>
      </w:pPr>
      <w:r>
        <w:rPr>
          <w:rFonts w:cs="Arial"/>
          <w:b/>
          <w:sz w:val="20"/>
          <w:szCs w:val="20"/>
          <w:lang w:val="nl-BE"/>
        </w:rPr>
        <w:t xml:space="preserve">             9.Kb3                Kb1</w:t>
      </w:r>
    </w:p>
    <w:p w14:paraId="6EDF33C5" w14:textId="77777777" w:rsidR="006F3923" w:rsidRDefault="006F3923" w:rsidP="006F3923">
      <w:pPr>
        <w:rPr>
          <w:rFonts w:cs="Arial"/>
          <w:b/>
          <w:sz w:val="20"/>
          <w:szCs w:val="20"/>
          <w:lang w:val="nl-BE"/>
        </w:rPr>
      </w:pPr>
      <w:r>
        <w:rPr>
          <w:rFonts w:cs="Arial"/>
          <w:b/>
          <w:sz w:val="20"/>
          <w:szCs w:val="20"/>
          <w:lang w:val="nl-BE"/>
        </w:rPr>
        <w:t xml:space="preserve">           10.Kxa4</w:t>
      </w:r>
    </w:p>
    <w:p w14:paraId="03D1F9E4" w14:textId="77777777" w:rsidR="006F3923" w:rsidRDefault="006F3923" w:rsidP="006F3923">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En mat volgt.</w:t>
      </w:r>
    </w:p>
    <w:p w14:paraId="296C53E8" w14:textId="77777777" w:rsidR="006F3923" w:rsidRDefault="006F3923" w:rsidP="006F3923">
      <w:pPr>
        <w:tabs>
          <w:tab w:val="left" w:pos="6601"/>
          <w:tab w:val="left" w:pos="6997"/>
          <w:tab w:val="left" w:pos="7701"/>
          <w:tab w:val="left" w:pos="8399"/>
        </w:tabs>
        <w:jc w:val="both"/>
        <w:rPr>
          <w:rFonts w:cs="Arial"/>
          <w:noProof/>
          <w:color w:val="000000"/>
          <w:sz w:val="20"/>
          <w:szCs w:val="20"/>
          <w:lang w:val="nl-BE"/>
        </w:rPr>
      </w:pPr>
    </w:p>
    <w:p w14:paraId="3BDBA7F9" w14:textId="77777777" w:rsidR="006F3923" w:rsidRDefault="00760A3D" w:rsidP="00DB37D9">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Het</w:t>
      </w:r>
      <w:r w:rsidR="00A31FB9">
        <w:rPr>
          <w:rFonts w:cs="Arial"/>
          <w:noProof/>
          <w:color w:val="000000"/>
          <w:sz w:val="20"/>
          <w:szCs w:val="20"/>
          <w:lang w:val="nl-BE"/>
        </w:rPr>
        <w:t xml:space="preserve"> is e</w:t>
      </w:r>
      <w:r w:rsidR="004A7B1A">
        <w:rPr>
          <w:rFonts w:cs="Arial"/>
          <w:noProof/>
          <w:color w:val="000000"/>
          <w:sz w:val="20"/>
          <w:szCs w:val="20"/>
          <w:lang w:val="nl-BE"/>
        </w:rPr>
        <w:t xml:space="preserve">en correctie </w:t>
      </w:r>
      <w:r w:rsidR="00DB37D9">
        <w:rPr>
          <w:rFonts w:cs="Arial"/>
          <w:noProof/>
          <w:color w:val="000000"/>
          <w:sz w:val="20"/>
          <w:szCs w:val="20"/>
          <w:lang w:val="nl-BE"/>
        </w:rPr>
        <w:t>van mijn stu</w:t>
      </w:r>
      <w:r w:rsidR="00F10C0A">
        <w:rPr>
          <w:rFonts w:cs="Arial"/>
          <w:noProof/>
          <w:color w:val="000000"/>
          <w:sz w:val="20"/>
          <w:szCs w:val="20"/>
          <w:lang w:val="nl-BE"/>
        </w:rPr>
        <w:t>d</w:t>
      </w:r>
      <w:r w:rsidR="00DB37D9">
        <w:rPr>
          <w:rFonts w:cs="Arial"/>
          <w:noProof/>
          <w:color w:val="000000"/>
          <w:sz w:val="20"/>
          <w:szCs w:val="20"/>
          <w:lang w:val="nl-BE"/>
        </w:rPr>
        <w:t>ie</w:t>
      </w:r>
      <w:r w:rsidR="00A31FB9">
        <w:rPr>
          <w:rFonts w:cs="Arial"/>
          <w:noProof/>
          <w:color w:val="000000"/>
          <w:sz w:val="20"/>
          <w:szCs w:val="20"/>
          <w:lang w:val="nl-BE"/>
        </w:rPr>
        <w:t xml:space="preserve"> </w:t>
      </w:r>
      <w:r w:rsidR="00F10C0A">
        <w:rPr>
          <w:rFonts w:cs="Arial"/>
          <w:noProof/>
          <w:color w:val="000000"/>
          <w:sz w:val="20"/>
          <w:szCs w:val="20"/>
          <w:lang w:val="nl-BE"/>
        </w:rPr>
        <w:t>een</w:t>
      </w:r>
      <w:r w:rsidR="006F3923">
        <w:rPr>
          <w:rFonts w:cs="Arial"/>
          <w:noProof/>
          <w:color w:val="000000"/>
          <w:sz w:val="20"/>
          <w:szCs w:val="20"/>
          <w:lang w:val="nl-BE"/>
        </w:rPr>
        <w:t xml:space="preserve"> halve eeuw</w:t>
      </w:r>
      <w:r w:rsidR="004A7B1A">
        <w:rPr>
          <w:rFonts w:cs="Arial"/>
          <w:noProof/>
          <w:color w:val="000000"/>
          <w:sz w:val="20"/>
          <w:szCs w:val="20"/>
          <w:lang w:val="nl-BE"/>
        </w:rPr>
        <w:t xml:space="preserve"> geleden</w:t>
      </w:r>
      <w:r w:rsidR="006F3923">
        <w:rPr>
          <w:rFonts w:cs="Arial"/>
          <w:noProof/>
          <w:color w:val="000000"/>
          <w:sz w:val="20"/>
          <w:szCs w:val="20"/>
          <w:lang w:val="nl-BE"/>
        </w:rPr>
        <w:t xml:space="preserve"> </w:t>
      </w:r>
      <w:r w:rsidR="004A7B1A">
        <w:rPr>
          <w:rFonts w:cs="Arial"/>
          <w:noProof/>
          <w:color w:val="000000"/>
          <w:sz w:val="20"/>
          <w:szCs w:val="20"/>
          <w:lang w:val="nl-BE"/>
        </w:rPr>
        <w:t>(1959):</w:t>
      </w:r>
    </w:p>
    <w:p w14:paraId="74C7DA3D" w14:textId="77777777" w:rsidR="006F3923" w:rsidRDefault="006F3923" w:rsidP="006F3923">
      <w:pPr>
        <w:pStyle w:val="03cOpmerking"/>
        <w:widowControl/>
        <w:spacing w:before="240"/>
        <w:rPr>
          <w:b/>
          <w:noProof/>
          <w:lang w:val="nl-BE"/>
        </w:rPr>
      </w:pPr>
      <w:r>
        <w:rPr>
          <w:b/>
          <w:noProof/>
          <w:lang w:val="nl-BE"/>
        </w:rPr>
        <w:t>Kb4 Lf8 c6 / Ka1 Td5 Pf5 +</w:t>
      </w:r>
    </w:p>
    <w:p w14:paraId="320C4DBF" w14:textId="77777777" w:rsidR="008A2C4A" w:rsidRDefault="00B542BA" w:rsidP="006F3923">
      <w:pPr>
        <w:pStyle w:val="03cOpmerking"/>
        <w:widowControl/>
        <w:spacing w:before="240"/>
        <w:rPr>
          <w:noProof/>
          <w:lang w:val="nl-BE"/>
        </w:rPr>
      </w:pPr>
      <w:r>
        <w:rPr>
          <w:noProof/>
          <w:lang w:val="nl-BE"/>
        </w:rPr>
        <w:t>Na 1.c7 Td4+ 2.Kb3 Td3+ 3.Kc2 Td6 4.Lg7+ kan zwart hier 4…Ka2 spelen met 5</w:t>
      </w:r>
      <w:r w:rsidR="00405DA5">
        <w:rPr>
          <w:noProof/>
          <w:lang w:val="nl-BE"/>
        </w:rPr>
        <w:t xml:space="preserve">.c8D </w:t>
      </w:r>
      <w:r w:rsidR="006F3923">
        <w:rPr>
          <w:noProof/>
          <w:lang w:val="nl-BE"/>
        </w:rPr>
        <w:t xml:space="preserve">Pe3+ 6.Kc3 </w:t>
      </w:r>
      <w:r w:rsidR="006F3923">
        <w:rPr>
          <w:i/>
          <w:iCs/>
          <w:noProof/>
          <w:lang w:val="nl-BE"/>
        </w:rPr>
        <w:t>(6…Kc1 Td1+ en mat.)</w:t>
      </w:r>
      <w:r w:rsidR="00C651B1">
        <w:rPr>
          <w:noProof/>
          <w:lang w:val="nl-BE"/>
        </w:rPr>
        <w:t xml:space="preserve"> 6…Pd5+ 7.Kd</w:t>
      </w:r>
      <w:r w:rsidR="008A2C4A">
        <w:rPr>
          <w:noProof/>
          <w:lang w:val="nl-BE"/>
        </w:rPr>
        <w:t>c2 Pb4+ 8.Kc1 Tc6+ 9.Dxc6 Pxc6.</w:t>
      </w:r>
      <w:r w:rsidR="00F10C0A">
        <w:rPr>
          <w:noProof/>
          <w:lang w:val="nl-BE"/>
        </w:rPr>
        <w:t xml:space="preserve"> Slechts remise.</w:t>
      </w:r>
    </w:p>
    <w:p w14:paraId="1D0F6E55" w14:textId="77777777" w:rsidR="00A1517E" w:rsidRDefault="00C842BF" w:rsidP="006F3923">
      <w:pPr>
        <w:pStyle w:val="03cOpmerking"/>
        <w:widowControl/>
        <w:spacing w:before="240"/>
        <w:rPr>
          <w:noProof/>
          <w:lang w:val="nl-BE"/>
        </w:rPr>
      </w:pPr>
      <w:r>
        <w:rPr>
          <w:noProof/>
          <w:lang w:val="nl-BE"/>
        </w:rPr>
        <w:t xml:space="preserve">Vriend </w:t>
      </w:r>
      <w:r w:rsidR="002004E7">
        <w:rPr>
          <w:noProof/>
          <w:lang w:val="nl-BE"/>
        </w:rPr>
        <w:t>Roger Missiaen wist</w:t>
      </w:r>
      <w:r w:rsidR="001215CA">
        <w:rPr>
          <w:noProof/>
          <w:lang w:val="nl-BE"/>
        </w:rPr>
        <w:t xml:space="preserve"> echter</w:t>
      </w:r>
      <w:r w:rsidR="002004E7">
        <w:rPr>
          <w:noProof/>
          <w:lang w:val="nl-BE"/>
        </w:rPr>
        <w:t xml:space="preserve"> door het toevoegen van </w:t>
      </w:r>
      <w:r w:rsidR="009F63B9">
        <w:rPr>
          <w:noProof/>
          <w:lang w:val="nl-BE"/>
        </w:rPr>
        <w:t>drie</w:t>
      </w:r>
      <w:r w:rsidR="002004E7">
        <w:rPr>
          <w:noProof/>
          <w:lang w:val="nl-BE"/>
        </w:rPr>
        <w:t xml:space="preserve"> pion</w:t>
      </w:r>
      <w:r>
        <w:rPr>
          <w:noProof/>
          <w:lang w:val="nl-BE"/>
        </w:rPr>
        <w:t>-</w:t>
      </w:r>
      <w:r w:rsidR="002004E7">
        <w:rPr>
          <w:noProof/>
          <w:lang w:val="nl-BE"/>
        </w:rPr>
        <w:t xml:space="preserve">nen </w:t>
      </w:r>
      <w:r w:rsidR="009F63B9">
        <w:rPr>
          <w:noProof/>
          <w:lang w:val="nl-BE"/>
        </w:rPr>
        <w:t>op de f-lijn</w:t>
      </w:r>
      <w:r w:rsidR="00750E0A">
        <w:rPr>
          <w:noProof/>
          <w:lang w:val="nl-BE"/>
        </w:rPr>
        <w:t>,</w:t>
      </w:r>
      <w:r w:rsidR="009F63B9">
        <w:rPr>
          <w:noProof/>
          <w:lang w:val="nl-BE"/>
        </w:rPr>
        <w:t xml:space="preserve"> </w:t>
      </w:r>
      <w:r w:rsidR="002004E7">
        <w:rPr>
          <w:noProof/>
          <w:lang w:val="nl-BE"/>
        </w:rPr>
        <w:t>mijn versie correct te houden.</w:t>
      </w:r>
      <w:r w:rsidR="00E8263C">
        <w:rPr>
          <w:noProof/>
          <w:lang w:val="nl-BE"/>
        </w:rPr>
        <w:t xml:space="preserve"> </w:t>
      </w:r>
      <w:r w:rsidR="00A257E8">
        <w:rPr>
          <w:noProof/>
          <w:lang w:val="nl-BE"/>
        </w:rPr>
        <w:t>Waarvoor dank.</w:t>
      </w:r>
    </w:p>
    <w:p w14:paraId="74087377" w14:textId="77777777" w:rsidR="007E525B" w:rsidRDefault="006F3923" w:rsidP="00DE2A56">
      <w:pPr>
        <w:pStyle w:val="03cOpmerking"/>
        <w:widowControl/>
        <w:spacing w:before="240"/>
        <w:rPr>
          <w:noProof/>
          <w:lang w:val="nl-BE"/>
        </w:rPr>
      </w:pPr>
      <w:r>
        <w:rPr>
          <w:noProof/>
          <w:lang w:val="nl-BE"/>
        </w:rPr>
        <w:t xml:space="preserve">En tenslotte </w:t>
      </w:r>
      <w:r w:rsidR="00A1505F">
        <w:rPr>
          <w:noProof/>
          <w:lang w:val="nl-BE"/>
        </w:rPr>
        <w:t>is er ook nog deze versie:</w:t>
      </w:r>
    </w:p>
    <w:p w14:paraId="03428C1A" w14:textId="77777777" w:rsidR="00A1505F" w:rsidRDefault="00A1505F" w:rsidP="00DE2A56">
      <w:pPr>
        <w:pStyle w:val="03cOpmerking"/>
        <w:widowControl/>
        <w:spacing w:before="240"/>
        <w:rPr>
          <w:noProof/>
        </w:rPr>
      </w:pPr>
      <w:r>
        <w:rPr>
          <w:noProof/>
        </w:rPr>
        <w:t xml:space="preserve">1.Kc6 Lf8 c7 f2 / Ka1 Td4 Pf5 </w:t>
      </w:r>
      <w:r w:rsidR="00253041">
        <w:rPr>
          <w:noProof/>
        </w:rPr>
        <w:t>a4 f3 f4 +</w:t>
      </w:r>
    </w:p>
    <w:p w14:paraId="2B057C44" w14:textId="77777777" w:rsidR="00253041" w:rsidRDefault="00253041" w:rsidP="00DE2A56">
      <w:pPr>
        <w:pStyle w:val="03cOpmerking"/>
        <w:widowControl/>
        <w:spacing w:before="240"/>
        <w:rPr>
          <w:noProof/>
        </w:rPr>
      </w:pPr>
      <w:r>
        <w:rPr>
          <w:noProof/>
        </w:rPr>
        <w:t>Met 1.Kb5 Td5 …enzovoort.</w:t>
      </w:r>
    </w:p>
    <w:p w14:paraId="0C7D06BD" w14:textId="77777777" w:rsidR="00A1505F" w:rsidRDefault="00A1505F" w:rsidP="00DE2A56">
      <w:pPr>
        <w:pStyle w:val="03cOpmerking"/>
        <w:widowControl/>
        <w:spacing w:before="240"/>
        <w:rPr>
          <w:noProof/>
        </w:rPr>
      </w:pPr>
    </w:p>
    <w:p w14:paraId="33783676" w14:textId="77777777" w:rsidR="006F3923" w:rsidRPr="001513C2" w:rsidRDefault="000734DE" w:rsidP="00253041">
      <w:pPr>
        <w:pStyle w:val="03cOpmerking"/>
        <w:widowControl/>
        <w:spacing w:before="240"/>
        <w:jc w:val="center"/>
        <w:rPr>
          <w:noProof/>
        </w:rPr>
      </w:pPr>
      <w:r w:rsidRPr="001513C2">
        <w:rPr>
          <w:b/>
        </w:rPr>
        <w:lastRenderedPageBreak/>
        <w:t>- 29</w:t>
      </w:r>
      <w:r w:rsidR="00962A5D">
        <w:rPr>
          <w:b/>
        </w:rPr>
        <w:t>1</w:t>
      </w:r>
      <w:r w:rsidR="006F3923" w:rsidRPr="001513C2">
        <w:rPr>
          <w:b/>
        </w:rPr>
        <w:t xml:space="preserve"> -</w:t>
      </w:r>
    </w:p>
    <w:p w14:paraId="25CE1061" w14:textId="77777777" w:rsidR="006F3923" w:rsidRPr="001513C2" w:rsidRDefault="006F3923" w:rsidP="006F3923">
      <w:pPr>
        <w:spacing w:line="190" w:lineRule="exact"/>
        <w:jc w:val="center"/>
        <w:rPr>
          <w:rFonts w:cs="Arial"/>
          <w:sz w:val="20"/>
          <w:szCs w:val="20"/>
        </w:rPr>
      </w:pPr>
    </w:p>
    <w:p w14:paraId="6D5725F6" w14:textId="77777777" w:rsidR="006F3923" w:rsidRPr="001513C2" w:rsidRDefault="006F3923" w:rsidP="006F3923">
      <w:pPr>
        <w:spacing w:line="190" w:lineRule="exact"/>
        <w:jc w:val="center"/>
        <w:rPr>
          <w:rFonts w:cs="Arial"/>
          <w:i/>
          <w:sz w:val="20"/>
          <w:szCs w:val="20"/>
        </w:rPr>
      </w:pPr>
      <w:r w:rsidRPr="001513C2">
        <w:rPr>
          <w:rFonts w:cs="Arial"/>
          <w:i/>
          <w:sz w:val="20"/>
          <w:szCs w:val="20"/>
        </w:rPr>
        <w:t>Corus Endgame Study Composing Tourney,</w:t>
      </w:r>
    </w:p>
    <w:p w14:paraId="43584E92" w14:textId="77777777" w:rsidR="006F3923" w:rsidRDefault="006F3923" w:rsidP="002C2C51">
      <w:pPr>
        <w:spacing w:line="190" w:lineRule="exact"/>
        <w:jc w:val="center"/>
        <w:rPr>
          <w:rFonts w:cs="Arial"/>
          <w:i/>
          <w:sz w:val="20"/>
          <w:szCs w:val="20"/>
          <w:lang w:val="nl-BE"/>
        </w:rPr>
      </w:pPr>
      <w:r>
        <w:rPr>
          <w:rFonts w:cs="Arial"/>
          <w:sz w:val="20"/>
          <w:szCs w:val="20"/>
          <w:lang w:val="nl-BE"/>
        </w:rPr>
        <w:t>2007-2008</w:t>
      </w:r>
    </w:p>
    <w:p w14:paraId="2DCB08CA" w14:textId="77777777" w:rsidR="006F3923" w:rsidRDefault="006F3923" w:rsidP="006F3923">
      <w:pPr>
        <w:spacing w:line="190" w:lineRule="exact"/>
        <w:jc w:val="center"/>
        <w:rPr>
          <w:rFonts w:cs="Arial"/>
          <w:sz w:val="20"/>
          <w:szCs w:val="20"/>
          <w:lang w:val="nl-BE"/>
        </w:rPr>
      </w:pPr>
    </w:p>
    <w:p w14:paraId="611CE760" w14:textId="77777777" w:rsidR="006F3923" w:rsidRDefault="00990285" w:rsidP="006F3923">
      <w:pPr>
        <w:rPr>
          <w:rFonts w:cs="Arial"/>
          <w:sz w:val="20"/>
          <w:szCs w:val="20"/>
          <w:lang w:val="nl-BE"/>
        </w:rPr>
      </w:pPr>
      <w:r>
        <w:object w:dxaOrig="1440" w:dyaOrig="1440" w14:anchorId="3D172269">
          <v:shape id="_x0000_s1360" type="#_x0000_t75" style="position:absolute;margin-left:0;margin-top:0;width:151.5pt;height:152.25pt;z-index:251681792;mso-position-horizontal:center">
            <v:imagedata r:id="rId578" o:title=""/>
            <w10:wrap type="square"/>
          </v:shape>
          <o:OLEObject Type="Embed" ProgID="CorelDRAW.Graphic.12" ShapeID="_x0000_s1360" DrawAspect="Content" ObjectID="_1587467752" r:id="rId579"/>
        </w:object>
      </w:r>
    </w:p>
    <w:p w14:paraId="2CE53E58"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0410.05 g7a8</w:t>
      </w:r>
    </w:p>
    <w:p w14:paraId="71958218" w14:textId="77777777" w:rsidR="006F3923" w:rsidRDefault="006F3923" w:rsidP="006F3923">
      <w:pPr>
        <w:rPr>
          <w:rFonts w:cs="Arial"/>
          <w:sz w:val="20"/>
          <w:szCs w:val="20"/>
          <w:lang w:val="nl-BE"/>
        </w:rPr>
      </w:pPr>
    </w:p>
    <w:p w14:paraId="0FACC18A" w14:textId="77777777" w:rsidR="006F3923" w:rsidRDefault="006F3923" w:rsidP="006F3923">
      <w:pPr>
        <w:pStyle w:val="03aText"/>
        <w:widowControl/>
        <w:rPr>
          <w:noProof/>
          <w:lang w:val="nl-BE"/>
        </w:rPr>
      </w:pPr>
      <w:r>
        <w:rPr>
          <w:noProof/>
          <w:lang w:val="nl-BE"/>
        </w:rPr>
        <w:t>Een boeiende maar ingewik</w:t>
      </w:r>
      <w:r>
        <w:rPr>
          <w:noProof/>
          <w:lang w:val="nl-BE"/>
        </w:rPr>
        <w:softHyphen/>
        <w:t xml:space="preserve">kelde strijd </w:t>
      </w:r>
      <w:r w:rsidR="00577E9B">
        <w:rPr>
          <w:noProof/>
          <w:lang w:val="nl-BE"/>
        </w:rPr>
        <w:t>van</w:t>
      </w:r>
      <w:r>
        <w:rPr>
          <w:noProof/>
          <w:lang w:val="nl-BE"/>
        </w:rPr>
        <w:t xml:space="preserve"> toren-en-loper tegen toren, start met het blokke</w:t>
      </w:r>
      <w:r>
        <w:rPr>
          <w:noProof/>
          <w:lang w:val="nl-BE"/>
        </w:rPr>
        <w:softHyphen/>
        <w:t>ren van pion b7, en matdreiging op h8:</w:t>
      </w:r>
    </w:p>
    <w:p w14:paraId="7189977B" w14:textId="77777777" w:rsidR="006F3923" w:rsidRDefault="006F3923" w:rsidP="006F3923">
      <w:pPr>
        <w:rPr>
          <w:rFonts w:cs="Arial"/>
          <w:b/>
          <w:sz w:val="20"/>
          <w:szCs w:val="20"/>
          <w:lang w:val="nl-BE"/>
        </w:rPr>
      </w:pPr>
      <w:r>
        <w:rPr>
          <w:rFonts w:cs="Arial"/>
          <w:b/>
          <w:sz w:val="20"/>
          <w:szCs w:val="20"/>
          <w:lang w:val="nl-BE"/>
        </w:rPr>
        <w:tab/>
        <w:t>1.Lb6</w:t>
      </w:r>
      <w:r>
        <w:rPr>
          <w:rFonts w:cs="Arial"/>
          <w:b/>
          <w:sz w:val="20"/>
          <w:szCs w:val="20"/>
          <w:lang w:val="nl-BE"/>
        </w:rPr>
        <w:tab/>
      </w:r>
      <w:r>
        <w:rPr>
          <w:rFonts w:cs="Arial"/>
          <w:b/>
          <w:sz w:val="20"/>
          <w:szCs w:val="20"/>
          <w:lang w:val="nl-BE"/>
        </w:rPr>
        <w:tab/>
        <w:t>Te7+</w:t>
      </w:r>
    </w:p>
    <w:p w14:paraId="46854D68" w14:textId="77777777" w:rsidR="00A756B3" w:rsidRPr="00A756B3" w:rsidRDefault="003019E0" w:rsidP="00E3307B">
      <w:pPr>
        <w:rPr>
          <w:rFonts w:cs="Arial"/>
          <w:sz w:val="20"/>
          <w:szCs w:val="20"/>
          <w:lang w:val="nl-BE"/>
        </w:rPr>
      </w:pPr>
      <w:r>
        <w:rPr>
          <w:rFonts w:cs="Arial"/>
          <w:sz w:val="20"/>
          <w:szCs w:val="20"/>
          <w:lang w:val="nl-BE"/>
        </w:rPr>
        <w:t>Na 1…Te8</w:t>
      </w:r>
      <w:r w:rsidR="0058507E">
        <w:rPr>
          <w:rFonts w:cs="Arial"/>
          <w:sz w:val="20"/>
          <w:szCs w:val="20"/>
          <w:lang w:val="nl-BE"/>
        </w:rPr>
        <w:t>?</w:t>
      </w:r>
      <w:r>
        <w:rPr>
          <w:rFonts w:cs="Arial"/>
          <w:sz w:val="20"/>
          <w:szCs w:val="20"/>
          <w:lang w:val="nl-BE"/>
        </w:rPr>
        <w:t xml:space="preserve"> volgt korter:</w:t>
      </w:r>
      <w:r w:rsidR="00E3307B">
        <w:rPr>
          <w:rFonts w:cs="Arial"/>
          <w:sz w:val="20"/>
          <w:szCs w:val="20"/>
          <w:lang w:val="nl-BE"/>
        </w:rPr>
        <w:t xml:space="preserve"> </w:t>
      </w:r>
      <w:r>
        <w:rPr>
          <w:rFonts w:cs="Arial"/>
          <w:sz w:val="20"/>
          <w:szCs w:val="20"/>
          <w:lang w:val="nl-BE"/>
        </w:rPr>
        <w:t xml:space="preserve">2.Tf7 </w:t>
      </w:r>
      <w:r w:rsidR="00E3307B">
        <w:rPr>
          <w:rFonts w:cs="Arial"/>
          <w:sz w:val="20"/>
          <w:szCs w:val="20"/>
          <w:lang w:val="nl-BE"/>
        </w:rPr>
        <w:t>Kc8, enzovoort.</w:t>
      </w:r>
      <w:r w:rsidR="00A756B3">
        <w:rPr>
          <w:rFonts w:cs="Arial"/>
          <w:sz w:val="20"/>
          <w:szCs w:val="20"/>
          <w:lang w:val="nl-BE"/>
        </w:rPr>
        <w:t xml:space="preserve"> </w:t>
      </w:r>
    </w:p>
    <w:p w14:paraId="02F77536" w14:textId="77777777" w:rsidR="00A756B3" w:rsidRDefault="006F3923" w:rsidP="006F3923">
      <w:pPr>
        <w:rPr>
          <w:rFonts w:cs="Arial"/>
          <w:b/>
          <w:sz w:val="20"/>
          <w:szCs w:val="20"/>
          <w:lang w:val="nl-BE"/>
        </w:rPr>
      </w:pPr>
      <w:r>
        <w:rPr>
          <w:rFonts w:cs="Arial"/>
          <w:b/>
          <w:sz w:val="20"/>
          <w:szCs w:val="20"/>
          <w:lang w:val="nl-BE"/>
        </w:rPr>
        <w:tab/>
        <w:t>2.Kf6</w:t>
      </w:r>
    </w:p>
    <w:p w14:paraId="6A5857B4" w14:textId="77777777" w:rsidR="00A756B3" w:rsidRPr="00A756B3" w:rsidRDefault="00A756B3" w:rsidP="003019E0">
      <w:pPr>
        <w:jc w:val="both"/>
        <w:rPr>
          <w:rFonts w:cs="Arial"/>
          <w:sz w:val="20"/>
          <w:szCs w:val="20"/>
          <w:lang w:val="nl-BE"/>
        </w:rPr>
      </w:pPr>
      <w:r>
        <w:rPr>
          <w:rFonts w:cs="Arial"/>
          <w:sz w:val="20"/>
          <w:szCs w:val="20"/>
          <w:lang w:val="nl-BE"/>
        </w:rPr>
        <w:t xml:space="preserve">En niet 2.Kf8? </w:t>
      </w:r>
      <w:r w:rsidR="00E442E4">
        <w:rPr>
          <w:rFonts w:cs="Arial"/>
          <w:sz w:val="20"/>
          <w:szCs w:val="20"/>
          <w:lang w:val="nl-BE"/>
        </w:rPr>
        <w:t>w</w:t>
      </w:r>
      <w:r w:rsidR="003019E0">
        <w:rPr>
          <w:rFonts w:cs="Arial"/>
          <w:sz w:val="20"/>
          <w:szCs w:val="20"/>
          <w:lang w:val="nl-BE"/>
        </w:rPr>
        <w:t>egens 2…Te6  en 3.Lxd4 b5 4.Kf7 Te4, maar geen winst.</w:t>
      </w:r>
    </w:p>
    <w:p w14:paraId="5A299259" w14:textId="77777777" w:rsidR="006F3923" w:rsidRDefault="00A756B3"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r>
      <w:r w:rsidR="006F3923">
        <w:rPr>
          <w:rFonts w:cs="Arial"/>
          <w:b/>
          <w:sz w:val="20"/>
          <w:szCs w:val="20"/>
          <w:lang w:val="nl-BE"/>
        </w:rPr>
        <w:t>Te8</w:t>
      </w:r>
    </w:p>
    <w:p w14:paraId="07E037C7" w14:textId="77777777" w:rsidR="006F3923" w:rsidRDefault="006F3923" w:rsidP="006F3923">
      <w:pPr>
        <w:rPr>
          <w:rFonts w:cs="Arial"/>
          <w:b/>
          <w:sz w:val="20"/>
          <w:szCs w:val="20"/>
          <w:lang w:val="nl-BE"/>
        </w:rPr>
      </w:pPr>
      <w:r>
        <w:rPr>
          <w:rFonts w:cs="Arial"/>
          <w:b/>
          <w:sz w:val="20"/>
          <w:szCs w:val="20"/>
          <w:lang w:val="nl-BE"/>
        </w:rPr>
        <w:tab/>
        <w:t>3.Kf7</w:t>
      </w:r>
    </w:p>
    <w:p w14:paraId="3FC87FCC" w14:textId="77777777" w:rsidR="006F3923" w:rsidRDefault="006F3923" w:rsidP="006F3923">
      <w:pPr>
        <w:pStyle w:val="03aText"/>
        <w:widowControl/>
        <w:rPr>
          <w:noProof/>
          <w:lang w:val="nl-BE"/>
        </w:rPr>
      </w:pPr>
      <w:r>
        <w:rPr>
          <w:noProof/>
          <w:lang w:val="nl-BE"/>
        </w:rPr>
        <w:t>De vorst zit de toren op de hielen.</w:t>
      </w:r>
    </w:p>
    <w:p w14:paraId="09DB78EC" w14:textId="77777777" w:rsidR="006F3923" w:rsidRDefault="006F3923" w:rsidP="006F3923">
      <w:pPr>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Tc8</w:t>
      </w:r>
    </w:p>
    <w:p w14:paraId="43BAB7F9" w14:textId="77777777" w:rsidR="007D7AE2" w:rsidRDefault="006F3923" w:rsidP="006F3923">
      <w:pPr>
        <w:pStyle w:val="03aText"/>
        <w:widowControl/>
        <w:rPr>
          <w:noProof/>
          <w:lang w:val="nl-BE"/>
        </w:rPr>
      </w:pPr>
      <w:r>
        <w:rPr>
          <w:noProof/>
          <w:lang w:val="nl-BE"/>
        </w:rPr>
        <w:t>Niet 3…Tb8</w:t>
      </w:r>
      <w:r w:rsidR="0058507E">
        <w:rPr>
          <w:noProof/>
          <w:lang w:val="nl-BE"/>
        </w:rPr>
        <w:t>?</w:t>
      </w:r>
      <w:r>
        <w:rPr>
          <w:noProof/>
          <w:lang w:val="nl-BE"/>
        </w:rPr>
        <w:t xml:space="preserve"> 4.Ta1+ en mat.</w:t>
      </w:r>
      <w:r w:rsidR="007D7AE2">
        <w:rPr>
          <w:noProof/>
          <w:lang w:val="nl-BE"/>
        </w:rPr>
        <w:t xml:space="preserve"> </w:t>
      </w:r>
    </w:p>
    <w:p w14:paraId="6D3094CF" w14:textId="77777777" w:rsidR="006F3923" w:rsidRDefault="007D7AE2" w:rsidP="006F3923">
      <w:pPr>
        <w:pStyle w:val="03aText"/>
        <w:widowControl/>
        <w:rPr>
          <w:noProof/>
          <w:lang w:val="nl-BE"/>
        </w:rPr>
      </w:pPr>
      <w:r>
        <w:rPr>
          <w:noProof/>
          <w:lang w:val="nl-BE"/>
        </w:rPr>
        <w:t>Nu is 4.Ta1+ te vroeg: 4…Kb8 5.Ke7 Tc6 6.Lxd4, maar de zwarte koning komt vrij. Daarom:</w:t>
      </w:r>
    </w:p>
    <w:p w14:paraId="7BC9C2BB" w14:textId="77777777" w:rsidR="007D7AE2" w:rsidRDefault="007D7AE2" w:rsidP="006F3923">
      <w:pPr>
        <w:pStyle w:val="03aText"/>
        <w:widowControl/>
        <w:rPr>
          <w:noProof/>
          <w:lang w:val="nl-BE"/>
        </w:rPr>
      </w:pPr>
    </w:p>
    <w:p w14:paraId="064071C1" w14:textId="77777777" w:rsidR="007D7AE2" w:rsidRDefault="006F3923" w:rsidP="007D7AE2">
      <w:pPr>
        <w:jc w:val="both"/>
        <w:rPr>
          <w:rFonts w:cs="Arial"/>
          <w:b/>
          <w:sz w:val="20"/>
          <w:szCs w:val="20"/>
          <w:lang w:val="nl-BE"/>
        </w:rPr>
      </w:pPr>
      <w:r>
        <w:rPr>
          <w:rFonts w:cs="Arial"/>
          <w:b/>
          <w:sz w:val="20"/>
          <w:szCs w:val="20"/>
          <w:lang w:val="nl-BE"/>
        </w:rPr>
        <w:tab/>
      </w:r>
    </w:p>
    <w:p w14:paraId="7158A94A" w14:textId="77777777" w:rsidR="007D7AE2" w:rsidRDefault="007D7AE2" w:rsidP="007D7AE2">
      <w:pPr>
        <w:jc w:val="both"/>
        <w:rPr>
          <w:rFonts w:cs="Arial"/>
          <w:b/>
          <w:sz w:val="20"/>
          <w:szCs w:val="20"/>
          <w:lang w:val="nl-BE"/>
        </w:rPr>
      </w:pPr>
    </w:p>
    <w:p w14:paraId="71637437" w14:textId="77777777" w:rsidR="007D7AE2" w:rsidRDefault="007D7AE2" w:rsidP="007D7AE2">
      <w:pPr>
        <w:jc w:val="both"/>
        <w:rPr>
          <w:rFonts w:cs="Arial"/>
          <w:b/>
          <w:sz w:val="20"/>
          <w:szCs w:val="20"/>
          <w:lang w:val="nl-BE"/>
        </w:rPr>
      </w:pPr>
    </w:p>
    <w:p w14:paraId="0F6E5765" w14:textId="77777777" w:rsidR="00BF5164" w:rsidRDefault="00BF5164" w:rsidP="007D7AE2">
      <w:pPr>
        <w:jc w:val="both"/>
        <w:rPr>
          <w:rFonts w:cs="Arial"/>
          <w:b/>
          <w:sz w:val="20"/>
          <w:szCs w:val="20"/>
          <w:lang w:val="nl-BE"/>
        </w:rPr>
      </w:pPr>
    </w:p>
    <w:p w14:paraId="171B8972" w14:textId="77777777" w:rsidR="005D6998" w:rsidRDefault="006F3923" w:rsidP="007D7AE2">
      <w:pPr>
        <w:ind w:firstLine="708"/>
        <w:jc w:val="both"/>
        <w:rPr>
          <w:rFonts w:cs="Arial"/>
          <w:b/>
          <w:sz w:val="20"/>
          <w:szCs w:val="20"/>
          <w:lang w:val="nl-BE"/>
        </w:rPr>
      </w:pPr>
      <w:r>
        <w:rPr>
          <w:rFonts w:cs="Arial"/>
          <w:b/>
          <w:sz w:val="20"/>
          <w:szCs w:val="20"/>
          <w:lang w:val="nl-BE"/>
        </w:rPr>
        <w:t>4.Ke7</w:t>
      </w:r>
      <w:r>
        <w:rPr>
          <w:rFonts w:cs="Arial"/>
          <w:b/>
          <w:sz w:val="20"/>
          <w:szCs w:val="20"/>
          <w:lang w:val="nl-BE"/>
        </w:rPr>
        <w:tab/>
      </w:r>
    </w:p>
    <w:p w14:paraId="1674A665" w14:textId="77777777" w:rsidR="005D6998" w:rsidRPr="005D6998" w:rsidRDefault="005D6998" w:rsidP="005D6998">
      <w:pPr>
        <w:jc w:val="both"/>
        <w:rPr>
          <w:rFonts w:cs="Arial"/>
          <w:sz w:val="20"/>
          <w:szCs w:val="20"/>
          <w:lang w:val="nl-BE"/>
        </w:rPr>
      </w:pPr>
      <w:r>
        <w:rPr>
          <w:rFonts w:cs="Arial"/>
          <w:sz w:val="20"/>
          <w:szCs w:val="20"/>
          <w:lang w:val="nl-BE"/>
        </w:rPr>
        <w:t>En niet 4.Lxd4? Tc7+ 5.Ke6 b5 met remise.</w:t>
      </w:r>
    </w:p>
    <w:p w14:paraId="14202B37" w14:textId="77777777" w:rsidR="006F3923" w:rsidRDefault="00A70338" w:rsidP="007D7AE2">
      <w:pPr>
        <w:ind w:firstLine="708"/>
        <w:jc w:val="both"/>
        <w:rPr>
          <w:rFonts w:cs="Arial"/>
          <w:b/>
          <w:sz w:val="20"/>
          <w:szCs w:val="20"/>
          <w:lang w:val="nl-BE"/>
        </w:rPr>
      </w:pPr>
      <w:r>
        <w:rPr>
          <w:rFonts w:cs="Arial"/>
          <w:b/>
          <w:sz w:val="20"/>
          <w:szCs w:val="20"/>
          <w:lang w:val="nl-BE"/>
        </w:rPr>
        <w:t xml:space="preserve">4…     </w:t>
      </w:r>
      <w:r>
        <w:rPr>
          <w:rFonts w:cs="Arial"/>
          <w:b/>
          <w:sz w:val="20"/>
          <w:szCs w:val="20"/>
          <w:lang w:val="nl-BE"/>
        </w:rPr>
        <w:tab/>
      </w:r>
      <w:r w:rsidR="006F3923">
        <w:rPr>
          <w:rFonts w:cs="Arial"/>
          <w:b/>
          <w:sz w:val="20"/>
          <w:szCs w:val="20"/>
          <w:lang w:val="nl-BE"/>
        </w:rPr>
        <w:tab/>
        <w:t>Kb8</w:t>
      </w:r>
    </w:p>
    <w:p w14:paraId="31268B23" w14:textId="77777777" w:rsidR="006F3923" w:rsidRDefault="0058507E" w:rsidP="0058507E">
      <w:pPr>
        <w:jc w:val="both"/>
        <w:rPr>
          <w:rFonts w:cs="Arial"/>
          <w:sz w:val="20"/>
          <w:szCs w:val="20"/>
          <w:lang w:val="nl-BE"/>
        </w:rPr>
      </w:pPr>
      <w:r>
        <w:rPr>
          <w:rFonts w:cs="Arial"/>
          <w:sz w:val="20"/>
          <w:szCs w:val="20"/>
          <w:lang w:val="nl-BE"/>
        </w:rPr>
        <w:t>Na de aanval op de loper: 4..</w:t>
      </w:r>
      <w:r w:rsidR="006F3923">
        <w:rPr>
          <w:rFonts w:cs="Arial"/>
          <w:sz w:val="20"/>
          <w:szCs w:val="20"/>
          <w:lang w:val="nl-BE"/>
        </w:rPr>
        <w:t>Tc6</w:t>
      </w:r>
      <w:r>
        <w:rPr>
          <w:rFonts w:cs="Arial"/>
          <w:sz w:val="20"/>
          <w:szCs w:val="20"/>
          <w:lang w:val="nl-BE"/>
        </w:rPr>
        <w:t>?</w:t>
      </w:r>
      <w:r w:rsidR="006F3923">
        <w:rPr>
          <w:rFonts w:cs="Arial"/>
          <w:sz w:val="20"/>
          <w:szCs w:val="20"/>
          <w:lang w:val="nl-BE"/>
        </w:rPr>
        <w:t xml:space="preserve"> volgt 5.Th8+ Tc8 6.Txc8+</w:t>
      </w:r>
      <w:r w:rsidR="006F3923">
        <w:rPr>
          <w:rFonts w:cs="Arial"/>
          <w:noProof/>
          <w:sz w:val="20"/>
          <w:szCs w:val="20"/>
          <w:lang w:val="nl-BE"/>
        </w:rPr>
        <w:t xml:space="preserve"> en mat</w:t>
      </w:r>
    </w:p>
    <w:p w14:paraId="2EB4935C" w14:textId="77777777" w:rsidR="006F3923" w:rsidRDefault="00705979" w:rsidP="00705979">
      <w:pPr>
        <w:rPr>
          <w:rFonts w:cs="Arial"/>
          <w:b/>
          <w:sz w:val="20"/>
          <w:szCs w:val="20"/>
          <w:lang w:val="nl-BE"/>
        </w:rPr>
      </w:pPr>
      <w:r>
        <w:rPr>
          <w:rFonts w:cs="Arial"/>
          <w:b/>
          <w:sz w:val="20"/>
          <w:szCs w:val="20"/>
          <w:lang w:val="nl-BE"/>
        </w:rPr>
        <w:t xml:space="preserve">             </w:t>
      </w:r>
      <w:r w:rsidR="006F3923">
        <w:rPr>
          <w:rFonts w:cs="Arial"/>
          <w:b/>
          <w:sz w:val="20"/>
          <w:szCs w:val="20"/>
          <w:lang w:val="nl-BE"/>
        </w:rPr>
        <w:t>5.Kd7</w:t>
      </w:r>
      <w:r w:rsidR="006F3923">
        <w:rPr>
          <w:rFonts w:cs="Arial"/>
          <w:b/>
          <w:sz w:val="20"/>
          <w:szCs w:val="20"/>
          <w:lang w:val="nl-BE"/>
        </w:rPr>
        <w:tab/>
      </w:r>
      <w:r w:rsidR="006F3923">
        <w:rPr>
          <w:rFonts w:cs="Arial"/>
          <w:b/>
          <w:sz w:val="20"/>
          <w:szCs w:val="20"/>
          <w:lang w:val="nl-BE"/>
        </w:rPr>
        <w:tab/>
        <w:t>e2</w:t>
      </w:r>
    </w:p>
    <w:p w14:paraId="6085FB80" w14:textId="77777777" w:rsidR="006F3923" w:rsidRDefault="006F3923" w:rsidP="006F3923">
      <w:pPr>
        <w:rPr>
          <w:rFonts w:cs="Arial"/>
          <w:b/>
          <w:sz w:val="20"/>
          <w:szCs w:val="20"/>
          <w:lang w:val="nl-BE"/>
        </w:rPr>
      </w:pPr>
      <w:r>
        <w:rPr>
          <w:rFonts w:cs="Arial"/>
          <w:b/>
          <w:sz w:val="20"/>
          <w:szCs w:val="20"/>
          <w:lang w:val="nl-BE"/>
        </w:rPr>
        <w:t xml:space="preserve">             6.Ta1</w:t>
      </w:r>
      <w:r>
        <w:rPr>
          <w:rFonts w:cs="Arial"/>
          <w:b/>
          <w:sz w:val="20"/>
          <w:szCs w:val="20"/>
          <w:lang w:val="nl-BE"/>
        </w:rPr>
        <w:tab/>
      </w:r>
      <w:r>
        <w:rPr>
          <w:rFonts w:cs="Arial"/>
          <w:b/>
          <w:sz w:val="20"/>
          <w:szCs w:val="20"/>
          <w:lang w:val="nl-BE"/>
        </w:rPr>
        <w:tab/>
        <w:t>Tc6</w:t>
      </w:r>
    </w:p>
    <w:p w14:paraId="0F0E377E" w14:textId="77777777" w:rsidR="004F13D3" w:rsidRDefault="007D7AE2" w:rsidP="007D7AE2">
      <w:pPr>
        <w:jc w:val="both"/>
        <w:rPr>
          <w:rFonts w:cs="Arial"/>
          <w:sz w:val="20"/>
          <w:szCs w:val="20"/>
          <w:lang w:val="nl-BE"/>
        </w:rPr>
      </w:pPr>
      <w:r>
        <w:rPr>
          <w:rFonts w:cs="Arial"/>
          <w:sz w:val="20"/>
          <w:szCs w:val="20"/>
          <w:lang w:val="nl-BE"/>
        </w:rPr>
        <w:t xml:space="preserve">Nu wel. Daar </w:t>
      </w:r>
      <w:r w:rsidR="006F3923">
        <w:rPr>
          <w:rFonts w:cs="Arial"/>
          <w:sz w:val="20"/>
          <w:szCs w:val="20"/>
          <w:lang w:val="nl-BE"/>
        </w:rPr>
        <w:t>6...e1D</w:t>
      </w:r>
      <w:r w:rsidR="0058507E">
        <w:rPr>
          <w:rFonts w:cs="Arial"/>
          <w:sz w:val="20"/>
          <w:szCs w:val="20"/>
          <w:lang w:val="nl-BE"/>
        </w:rPr>
        <w:t>?</w:t>
      </w:r>
      <w:r w:rsidR="006F3923">
        <w:rPr>
          <w:rFonts w:cs="Arial"/>
          <w:sz w:val="20"/>
          <w:szCs w:val="20"/>
          <w:lang w:val="nl-BE"/>
        </w:rPr>
        <w:t xml:space="preserve"> 7.Txe1 f2 8.Ta1 f1D 9</w:t>
      </w:r>
      <w:r w:rsidR="00C01B44">
        <w:rPr>
          <w:rFonts w:cs="Arial"/>
          <w:sz w:val="20"/>
          <w:szCs w:val="20"/>
          <w:lang w:val="nl-BE"/>
        </w:rPr>
        <w:t>.</w:t>
      </w:r>
      <w:r w:rsidR="006F3923">
        <w:rPr>
          <w:rFonts w:cs="Arial"/>
          <w:sz w:val="20"/>
          <w:szCs w:val="20"/>
          <w:lang w:val="nl-BE"/>
        </w:rPr>
        <w:t xml:space="preserve">Txf1 d3 </w:t>
      </w:r>
      <w:r w:rsidR="00445461">
        <w:rPr>
          <w:rFonts w:cs="Arial"/>
          <w:sz w:val="20"/>
          <w:szCs w:val="20"/>
          <w:lang w:val="nl-BE"/>
        </w:rPr>
        <w:t xml:space="preserve">10.Ta1 Tc6 11.La7+ enzovoort </w:t>
      </w:r>
      <w:r w:rsidR="006F3923">
        <w:rPr>
          <w:rFonts w:cs="Arial"/>
          <w:sz w:val="20"/>
          <w:szCs w:val="20"/>
          <w:lang w:val="nl-BE"/>
        </w:rPr>
        <w:t>tijdverspilling</w:t>
      </w:r>
      <w:r w:rsidR="00445461">
        <w:rPr>
          <w:rFonts w:cs="Arial"/>
          <w:sz w:val="20"/>
          <w:szCs w:val="20"/>
          <w:lang w:val="nl-BE"/>
        </w:rPr>
        <w:t xml:space="preserve">  en pionverlies is.</w:t>
      </w:r>
    </w:p>
    <w:p w14:paraId="2F739605" w14:textId="77777777" w:rsidR="006F3923" w:rsidRDefault="006F3923" w:rsidP="006F3923">
      <w:pPr>
        <w:rPr>
          <w:rFonts w:cs="Arial"/>
          <w:b/>
          <w:sz w:val="20"/>
          <w:szCs w:val="20"/>
          <w:lang w:val="nl-BE"/>
        </w:rPr>
      </w:pPr>
      <w:r>
        <w:rPr>
          <w:rFonts w:cs="Arial"/>
          <w:b/>
          <w:sz w:val="20"/>
          <w:szCs w:val="20"/>
          <w:lang w:val="nl-BE"/>
        </w:rPr>
        <w:t xml:space="preserve">             7.La7+</w:t>
      </w:r>
      <w:r>
        <w:rPr>
          <w:rFonts w:cs="Arial"/>
          <w:b/>
          <w:sz w:val="20"/>
          <w:szCs w:val="20"/>
          <w:lang w:val="nl-BE"/>
        </w:rPr>
        <w:tab/>
      </w:r>
      <w:r>
        <w:rPr>
          <w:rFonts w:cs="Arial"/>
          <w:b/>
          <w:sz w:val="20"/>
          <w:szCs w:val="20"/>
          <w:lang w:val="nl-BE"/>
        </w:rPr>
        <w:tab/>
        <w:t>Ka8</w:t>
      </w:r>
    </w:p>
    <w:p w14:paraId="004F0EF8" w14:textId="77777777" w:rsidR="006F3923" w:rsidRDefault="006F3923" w:rsidP="006F3923">
      <w:pPr>
        <w:rPr>
          <w:rFonts w:cs="Arial"/>
          <w:b/>
          <w:sz w:val="20"/>
          <w:szCs w:val="20"/>
          <w:lang w:val="nl-BE"/>
        </w:rPr>
      </w:pPr>
      <w:r>
        <w:rPr>
          <w:rFonts w:cs="Arial"/>
          <w:b/>
          <w:sz w:val="20"/>
          <w:szCs w:val="20"/>
          <w:lang w:val="nl-BE"/>
        </w:rPr>
        <w:t xml:space="preserve">             8.Lxd4+</w:t>
      </w:r>
      <w:r>
        <w:rPr>
          <w:rFonts w:cs="Arial"/>
          <w:b/>
          <w:sz w:val="20"/>
          <w:szCs w:val="20"/>
          <w:lang w:val="nl-BE"/>
        </w:rPr>
        <w:tab/>
        <w:t>Ta6</w:t>
      </w:r>
    </w:p>
    <w:p w14:paraId="73FDE8B4" w14:textId="77777777" w:rsidR="006F3923" w:rsidRDefault="006F3923" w:rsidP="006F3923">
      <w:pPr>
        <w:rPr>
          <w:rFonts w:cs="Arial"/>
          <w:b/>
          <w:sz w:val="20"/>
          <w:szCs w:val="20"/>
          <w:lang w:val="nl-BE"/>
        </w:rPr>
      </w:pPr>
      <w:r>
        <w:rPr>
          <w:rFonts w:cs="Arial"/>
          <w:b/>
          <w:sz w:val="20"/>
          <w:szCs w:val="20"/>
          <w:lang w:val="nl-BE"/>
        </w:rPr>
        <w:t xml:space="preserve">             9.Th1</w:t>
      </w:r>
    </w:p>
    <w:p w14:paraId="6ED52C76" w14:textId="77777777" w:rsidR="006F3923" w:rsidRDefault="006F3923" w:rsidP="006F3923">
      <w:pPr>
        <w:pStyle w:val="03aText"/>
        <w:widowControl/>
        <w:rPr>
          <w:noProof/>
          <w:lang w:val="nl-BE"/>
        </w:rPr>
      </w:pPr>
      <w:r>
        <w:rPr>
          <w:noProof/>
          <w:lang w:val="nl-BE"/>
        </w:rPr>
        <w:t>Door de pionnenversperring is dit  slechts het enige veld met mat-dreiging, want 9.Tc1? is onvol-doende : 9…b6 10.Tc8+ Kb7 11.Tc7+ Ka8 12.Tc8+ Kb7 13.Tc7+ Ka8 14.Tc8+, met her-haling van zetten.</w:t>
      </w:r>
    </w:p>
    <w:p w14:paraId="0317A8D3" w14:textId="77777777" w:rsidR="006F3923" w:rsidRDefault="006F3923" w:rsidP="006F3923">
      <w:pPr>
        <w:rPr>
          <w:rFonts w:cs="Arial"/>
          <w:b/>
          <w:sz w:val="20"/>
          <w:szCs w:val="20"/>
          <w:lang w:val="nl-BE"/>
        </w:rPr>
      </w:pPr>
      <w:r>
        <w:rPr>
          <w:rFonts w:cs="Arial"/>
          <w:b/>
          <w:sz w:val="20"/>
          <w:szCs w:val="20"/>
          <w:lang w:val="nl-BE"/>
        </w:rPr>
        <w:t xml:space="preserve">             9…</w:t>
      </w:r>
      <w:r>
        <w:rPr>
          <w:rFonts w:cs="Arial"/>
          <w:b/>
          <w:sz w:val="20"/>
          <w:szCs w:val="20"/>
          <w:lang w:val="nl-BE"/>
        </w:rPr>
        <w:tab/>
      </w:r>
      <w:r>
        <w:rPr>
          <w:rFonts w:cs="Arial"/>
          <w:b/>
          <w:sz w:val="20"/>
          <w:szCs w:val="20"/>
          <w:lang w:val="nl-BE"/>
        </w:rPr>
        <w:tab/>
        <w:t>b6</w:t>
      </w:r>
    </w:p>
    <w:p w14:paraId="3DB4672B" w14:textId="77777777" w:rsidR="006F3923" w:rsidRDefault="006F3923" w:rsidP="006F3923">
      <w:pPr>
        <w:rPr>
          <w:rFonts w:cs="Arial"/>
          <w:b/>
          <w:sz w:val="20"/>
          <w:szCs w:val="20"/>
          <w:lang w:val="nl-BE"/>
        </w:rPr>
      </w:pPr>
      <w:r>
        <w:rPr>
          <w:rFonts w:cs="Arial"/>
          <w:b/>
          <w:sz w:val="20"/>
          <w:szCs w:val="20"/>
          <w:lang w:val="nl-BE"/>
        </w:rPr>
        <w:t xml:space="preserve">           10.Kc6</w:t>
      </w:r>
    </w:p>
    <w:p w14:paraId="4CE69F29" w14:textId="77777777" w:rsidR="006F3923" w:rsidRDefault="006F3923" w:rsidP="006F3923">
      <w:pPr>
        <w:pStyle w:val="03aText"/>
        <w:widowControl/>
        <w:rPr>
          <w:noProof/>
          <w:lang w:val="nl-BE"/>
        </w:rPr>
      </w:pPr>
      <w:r>
        <w:rPr>
          <w:noProof/>
          <w:lang w:val="nl-BE"/>
        </w:rPr>
        <w:t>Wat nu? 10…f1D? Txf1 is stuk- en tijdverlies. En 10…b5+ loopt falie</w:t>
      </w:r>
      <w:r>
        <w:rPr>
          <w:noProof/>
          <w:lang w:val="nl-BE"/>
        </w:rPr>
        <w:softHyphen/>
        <w:t xml:space="preserve">kant uit: 11.Lb6 </w:t>
      </w:r>
      <w:r w:rsidR="00C01B44">
        <w:rPr>
          <w:noProof/>
          <w:lang w:val="nl-BE"/>
        </w:rPr>
        <w:t xml:space="preserve">Txb6 </w:t>
      </w:r>
      <w:r>
        <w:rPr>
          <w:noProof/>
          <w:lang w:val="nl-BE"/>
        </w:rPr>
        <w:t xml:space="preserve"> 12.Kxb6, met winst. Dus:</w:t>
      </w:r>
    </w:p>
    <w:p w14:paraId="4674BDC3" w14:textId="77777777" w:rsidR="006F3923" w:rsidRDefault="006F3923" w:rsidP="006F3923">
      <w:pPr>
        <w:rPr>
          <w:rFonts w:cs="Arial"/>
          <w:b/>
          <w:sz w:val="20"/>
          <w:szCs w:val="20"/>
          <w:lang w:val="nl-BE"/>
        </w:rPr>
      </w:pPr>
      <w:r>
        <w:rPr>
          <w:rFonts w:cs="Arial"/>
          <w:b/>
          <w:sz w:val="20"/>
          <w:szCs w:val="20"/>
          <w:lang w:val="nl-BE"/>
        </w:rPr>
        <w:t xml:space="preserve">           10…</w:t>
      </w:r>
      <w:r>
        <w:rPr>
          <w:rFonts w:cs="Arial"/>
          <w:b/>
          <w:sz w:val="20"/>
          <w:szCs w:val="20"/>
          <w:lang w:val="nl-BE"/>
        </w:rPr>
        <w:tab/>
      </w:r>
      <w:r>
        <w:rPr>
          <w:rFonts w:cs="Arial"/>
          <w:b/>
          <w:sz w:val="20"/>
          <w:szCs w:val="20"/>
          <w:lang w:val="nl-BE"/>
        </w:rPr>
        <w:tab/>
        <w:t>Ka7</w:t>
      </w:r>
    </w:p>
    <w:p w14:paraId="07A0C1D4" w14:textId="77777777" w:rsidR="006F3923" w:rsidRDefault="006F3923" w:rsidP="006F3923">
      <w:pPr>
        <w:rPr>
          <w:rFonts w:cs="Arial"/>
          <w:b/>
          <w:sz w:val="20"/>
          <w:szCs w:val="20"/>
          <w:lang w:val="nl-BE"/>
        </w:rPr>
      </w:pPr>
      <w:r>
        <w:rPr>
          <w:rFonts w:cs="Arial"/>
          <w:b/>
          <w:sz w:val="20"/>
          <w:szCs w:val="20"/>
          <w:lang w:val="nl-BE"/>
        </w:rPr>
        <w:t xml:space="preserve">           11.Th7+</w:t>
      </w:r>
      <w:r>
        <w:rPr>
          <w:rFonts w:cs="Arial"/>
          <w:b/>
          <w:sz w:val="20"/>
          <w:szCs w:val="20"/>
          <w:lang w:val="nl-BE"/>
        </w:rPr>
        <w:tab/>
      </w:r>
      <w:r>
        <w:rPr>
          <w:rFonts w:cs="Arial"/>
          <w:b/>
          <w:sz w:val="20"/>
          <w:szCs w:val="20"/>
          <w:lang w:val="nl-BE"/>
        </w:rPr>
        <w:tab/>
        <w:t>Kb8</w:t>
      </w:r>
    </w:p>
    <w:p w14:paraId="3D388947" w14:textId="77777777" w:rsidR="006F3923" w:rsidRDefault="006F3923" w:rsidP="006F3923">
      <w:pPr>
        <w:pStyle w:val="03aText"/>
        <w:widowControl/>
        <w:rPr>
          <w:noProof/>
          <w:lang w:val="nl-BE"/>
        </w:rPr>
      </w:pPr>
      <w:r>
        <w:rPr>
          <w:noProof/>
          <w:lang w:val="nl-BE"/>
        </w:rPr>
        <w:t>En hier niet 11…Ka8</w:t>
      </w:r>
      <w:r w:rsidR="0058507E">
        <w:rPr>
          <w:noProof/>
          <w:lang w:val="nl-BE"/>
        </w:rPr>
        <w:t>?</w:t>
      </w:r>
      <w:r>
        <w:rPr>
          <w:noProof/>
          <w:lang w:val="nl-BE"/>
        </w:rPr>
        <w:t xml:space="preserve"> 12.Lxb6 Txb6+ 13.Kxb6+ e1D 14.Th8+ De8 15.Txe8+ en mat.</w:t>
      </w:r>
    </w:p>
    <w:p w14:paraId="3CF74987" w14:textId="77777777" w:rsidR="006F3923" w:rsidRDefault="001E3C00" w:rsidP="006F3923">
      <w:pPr>
        <w:rPr>
          <w:rFonts w:cs="Arial"/>
          <w:b/>
          <w:sz w:val="20"/>
          <w:szCs w:val="20"/>
          <w:lang w:val="nl-BE"/>
        </w:rPr>
      </w:pPr>
      <w:r>
        <w:rPr>
          <w:rFonts w:cs="Arial"/>
          <w:b/>
          <w:sz w:val="20"/>
          <w:szCs w:val="20"/>
          <w:lang w:val="nl-BE"/>
        </w:rPr>
        <w:t xml:space="preserve">           </w:t>
      </w:r>
      <w:r w:rsidR="006E5B00">
        <w:rPr>
          <w:rFonts w:cs="Arial"/>
          <w:b/>
          <w:sz w:val="20"/>
          <w:szCs w:val="20"/>
          <w:lang w:val="nl-BE"/>
        </w:rPr>
        <w:t>12.Le5+</w:t>
      </w:r>
      <w:r w:rsidR="000F5483">
        <w:rPr>
          <w:rFonts w:cs="Arial"/>
          <w:b/>
          <w:sz w:val="20"/>
          <w:szCs w:val="20"/>
          <w:lang w:val="nl-BE"/>
        </w:rPr>
        <w:t xml:space="preserve">   </w:t>
      </w:r>
      <w:r w:rsidR="00010819">
        <w:rPr>
          <w:rFonts w:cs="Arial"/>
          <w:b/>
          <w:sz w:val="20"/>
          <w:szCs w:val="20"/>
          <w:lang w:val="nl-BE"/>
        </w:rPr>
        <w:tab/>
        <w:t>Ka8</w:t>
      </w:r>
    </w:p>
    <w:p w14:paraId="75CC869F" w14:textId="77777777" w:rsidR="00010819" w:rsidRDefault="00010819" w:rsidP="006F3923">
      <w:pPr>
        <w:rPr>
          <w:rFonts w:cs="Arial"/>
          <w:b/>
          <w:sz w:val="20"/>
          <w:szCs w:val="20"/>
          <w:lang w:val="nl-BE"/>
        </w:rPr>
      </w:pPr>
      <w:r>
        <w:rPr>
          <w:rFonts w:cs="Arial"/>
          <w:b/>
          <w:sz w:val="20"/>
          <w:szCs w:val="20"/>
          <w:lang w:val="nl-BE"/>
        </w:rPr>
        <w:t xml:space="preserve">           13.Th8+</w:t>
      </w:r>
      <w:r>
        <w:rPr>
          <w:rFonts w:cs="Arial"/>
          <w:b/>
          <w:sz w:val="20"/>
          <w:szCs w:val="20"/>
          <w:lang w:val="nl-BE"/>
        </w:rPr>
        <w:tab/>
      </w:r>
      <w:r>
        <w:rPr>
          <w:rFonts w:cs="Arial"/>
          <w:b/>
          <w:sz w:val="20"/>
          <w:szCs w:val="20"/>
          <w:lang w:val="nl-BE"/>
        </w:rPr>
        <w:tab/>
        <w:t>Ka7</w:t>
      </w:r>
    </w:p>
    <w:p w14:paraId="42558603" w14:textId="77777777" w:rsidR="006F3923" w:rsidRDefault="006F3923" w:rsidP="006F3923">
      <w:pPr>
        <w:pStyle w:val="03aText"/>
        <w:widowControl/>
        <w:rPr>
          <w:noProof/>
          <w:lang w:val="nl-BE"/>
        </w:rPr>
      </w:pPr>
      <w:r>
        <w:rPr>
          <w:noProof/>
          <w:lang w:val="nl-BE"/>
        </w:rPr>
        <w:t>En nu komt de finishing touch:</w:t>
      </w:r>
    </w:p>
    <w:p w14:paraId="6602EB7E" w14:textId="77777777" w:rsidR="00A70338" w:rsidRDefault="002F1E70" w:rsidP="006F3923">
      <w:pPr>
        <w:rPr>
          <w:rFonts w:cs="Arial"/>
          <w:b/>
          <w:sz w:val="20"/>
          <w:szCs w:val="20"/>
          <w:lang w:val="nl-BE"/>
        </w:rPr>
      </w:pPr>
      <w:r>
        <w:rPr>
          <w:rFonts w:cs="Arial"/>
          <w:b/>
          <w:sz w:val="20"/>
          <w:szCs w:val="20"/>
          <w:lang w:val="nl-BE"/>
        </w:rPr>
        <w:lastRenderedPageBreak/>
        <w:t xml:space="preserve">          </w:t>
      </w:r>
      <w:r w:rsidR="00A70338">
        <w:rPr>
          <w:rFonts w:cs="Arial"/>
          <w:b/>
          <w:sz w:val="20"/>
          <w:szCs w:val="20"/>
          <w:lang w:val="nl-BE"/>
        </w:rPr>
        <w:t xml:space="preserve"> </w:t>
      </w:r>
    </w:p>
    <w:p w14:paraId="191128C7" w14:textId="77777777" w:rsidR="00A70338" w:rsidRDefault="00A70338" w:rsidP="006F3923">
      <w:pPr>
        <w:rPr>
          <w:rFonts w:cs="Arial"/>
          <w:b/>
          <w:sz w:val="20"/>
          <w:szCs w:val="20"/>
          <w:lang w:val="nl-BE"/>
        </w:rPr>
      </w:pPr>
    </w:p>
    <w:p w14:paraId="42561244" w14:textId="77777777" w:rsidR="00A70338" w:rsidRDefault="00A70338" w:rsidP="006F3923">
      <w:pPr>
        <w:rPr>
          <w:rFonts w:cs="Arial"/>
          <w:b/>
          <w:sz w:val="20"/>
          <w:szCs w:val="20"/>
          <w:lang w:val="nl-BE"/>
        </w:rPr>
      </w:pPr>
    </w:p>
    <w:p w14:paraId="7B07887A" w14:textId="77777777" w:rsidR="00A70338" w:rsidRDefault="00A70338" w:rsidP="006F3923">
      <w:pPr>
        <w:rPr>
          <w:rFonts w:cs="Arial"/>
          <w:b/>
          <w:sz w:val="20"/>
          <w:szCs w:val="20"/>
          <w:lang w:val="nl-BE"/>
        </w:rPr>
      </w:pPr>
    </w:p>
    <w:p w14:paraId="6B0B9EFD" w14:textId="77777777" w:rsidR="00A70338" w:rsidRDefault="00A70338" w:rsidP="006F3923">
      <w:pPr>
        <w:rPr>
          <w:rFonts w:cs="Arial"/>
          <w:b/>
          <w:sz w:val="20"/>
          <w:szCs w:val="20"/>
          <w:lang w:val="nl-BE"/>
        </w:rPr>
      </w:pPr>
    </w:p>
    <w:p w14:paraId="37DF34B1" w14:textId="77777777" w:rsidR="006F3923" w:rsidRPr="00B354CB" w:rsidRDefault="002F1E70" w:rsidP="00A70338">
      <w:pPr>
        <w:rPr>
          <w:rFonts w:cs="Arial"/>
          <w:b/>
          <w:sz w:val="20"/>
          <w:szCs w:val="20"/>
          <w:lang w:val="en-GB"/>
        </w:rPr>
      </w:pPr>
      <w:r>
        <w:rPr>
          <w:rFonts w:cs="Arial"/>
          <w:b/>
          <w:sz w:val="20"/>
          <w:szCs w:val="20"/>
          <w:lang w:val="nl-BE"/>
        </w:rPr>
        <w:t xml:space="preserve"> </w:t>
      </w:r>
      <w:r w:rsidR="00A70338">
        <w:rPr>
          <w:rFonts w:cs="Arial"/>
          <w:b/>
          <w:sz w:val="20"/>
          <w:szCs w:val="20"/>
          <w:lang w:val="nl-BE"/>
        </w:rPr>
        <w:t xml:space="preserve">          </w:t>
      </w:r>
      <w:r w:rsidR="006F3923" w:rsidRPr="00B354CB">
        <w:rPr>
          <w:rFonts w:cs="Arial"/>
          <w:b/>
          <w:sz w:val="20"/>
          <w:szCs w:val="20"/>
          <w:lang w:val="en-GB"/>
        </w:rPr>
        <w:t>14.Lb8+</w:t>
      </w:r>
      <w:r w:rsidR="006F3923" w:rsidRPr="00B354CB">
        <w:rPr>
          <w:rFonts w:cs="Arial"/>
          <w:b/>
          <w:sz w:val="20"/>
          <w:szCs w:val="20"/>
          <w:lang w:val="en-GB"/>
        </w:rPr>
        <w:tab/>
      </w:r>
      <w:r w:rsidR="00922768" w:rsidRPr="00B354CB">
        <w:rPr>
          <w:rFonts w:cs="Arial"/>
          <w:b/>
          <w:sz w:val="20"/>
          <w:szCs w:val="20"/>
          <w:lang w:val="en-GB"/>
        </w:rPr>
        <w:tab/>
      </w:r>
      <w:r w:rsidR="006F3923" w:rsidRPr="00B354CB">
        <w:rPr>
          <w:rFonts w:cs="Arial"/>
          <w:b/>
          <w:sz w:val="20"/>
          <w:szCs w:val="20"/>
          <w:lang w:val="en-GB"/>
        </w:rPr>
        <w:t>Ka8</w:t>
      </w:r>
    </w:p>
    <w:p w14:paraId="08F5299E" w14:textId="77777777" w:rsidR="006F3923" w:rsidRPr="00ED1153" w:rsidRDefault="002F1E70" w:rsidP="006F3923">
      <w:pPr>
        <w:rPr>
          <w:rFonts w:cs="Arial"/>
          <w:b/>
          <w:sz w:val="20"/>
          <w:szCs w:val="20"/>
          <w:lang w:val="en-GB"/>
        </w:rPr>
      </w:pPr>
      <w:r w:rsidRPr="00B354CB">
        <w:rPr>
          <w:rFonts w:cs="Arial"/>
          <w:b/>
          <w:sz w:val="20"/>
          <w:szCs w:val="20"/>
          <w:lang w:val="en-GB"/>
        </w:rPr>
        <w:t xml:space="preserve">           </w:t>
      </w:r>
      <w:r w:rsidR="006F3923" w:rsidRPr="00B354CB">
        <w:rPr>
          <w:rFonts w:cs="Arial"/>
          <w:b/>
          <w:sz w:val="20"/>
          <w:szCs w:val="20"/>
          <w:lang w:val="en-GB"/>
        </w:rPr>
        <w:t>15.Lc7+</w:t>
      </w:r>
      <w:r w:rsidR="006F3923" w:rsidRPr="00B354CB">
        <w:rPr>
          <w:rFonts w:cs="Arial"/>
          <w:b/>
          <w:sz w:val="20"/>
          <w:szCs w:val="20"/>
          <w:lang w:val="en-GB"/>
        </w:rPr>
        <w:tab/>
      </w:r>
      <w:r w:rsidR="006F3923" w:rsidRPr="00B354CB">
        <w:rPr>
          <w:rFonts w:cs="Arial"/>
          <w:b/>
          <w:sz w:val="20"/>
          <w:szCs w:val="20"/>
          <w:lang w:val="en-GB"/>
        </w:rPr>
        <w:tab/>
        <w:t>K</w:t>
      </w:r>
      <w:r w:rsidR="006F3923" w:rsidRPr="00ED1153">
        <w:rPr>
          <w:rFonts w:cs="Arial"/>
          <w:b/>
          <w:sz w:val="20"/>
          <w:szCs w:val="20"/>
          <w:lang w:val="en-GB"/>
        </w:rPr>
        <w:t>a7</w:t>
      </w:r>
    </w:p>
    <w:p w14:paraId="404A5888" w14:textId="77777777" w:rsidR="006F3923" w:rsidRPr="00ED1153" w:rsidRDefault="002F1E70" w:rsidP="00A70338">
      <w:pPr>
        <w:rPr>
          <w:rFonts w:cs="Arial"/>
          <w:b/>
          <w:sz w:val="20"/>
          <w:szCs w:val="20"/>
          <w:lang w:val="en-GB"/>
        </w:rPr>
      </w:pPr>
      <w:r w:rsidRPr="00ED1153">
        <w:rPr>
          <w:rFonts w:cs="Arial"/>
          <w:b/>
          <w:sz w:val="20"/>
          <w:szCs w:val="20"/>
          <w:lang w:val="en-GB"/>
        </w:rPr>
        <w:t xml:space="preserve">         </w:t>
      </w:r>
      <w:r w:rsidR="001767BF">
        <w:rPr>
          <w:rFonts w:cs="Arial"/>
          <w:b/>
          <w:sz w:val="20"/>
          <w:szCs w:val="20"/>
          <w:lang w:val="en-GB"/>
        </w:rPr>
        <w:t xml:space="preserve">  </w:t>
      </w:r>
      <w:r w:rsidR="006F3923" w:rsidRPr="00ED1153">
        <w:rPr>
          <w:rFonts w:cs="Arial"/>
          <w:b/>
          <w:sz w:val="20"/>
          <w:szCs w:val="20"/>
          <w:lang w:val="en-GB"/>
        </w:rPr>
        <w:t>16.Th7</w:t>
      </w:r>
      <w:r w:rsidR="007B1644" w:rsidRPr="00ED1153">
        <w:rPr>
          <w:rFonts w:cs="Arial"/>
          <w:b/>
          <w:sz w:val="20"/>
          <w:szCs w:val="20"/>
          <w:lang w:val="en-GB"/>
        </w:rPr>
        <w:t>!</w:t>
      </w:r>
    </w:p>
    <w:p w14:paraId="7F3333D7" w14:textId="77777777" w:rsidR="006F3923" w:rsidRDefault="006F3923" w:rsidP="006F3923">
      <w:pPr>
        <w:pStyle w:val="03aText"/>
        <w:widowControl/>
        <w:rPr>
          <w:noProof/>
          <w:lang w:val="nl-BE"/>
        </w:rPr>
      </w:pPr>
      <w:r>
        <w:rPr>
          <w:noProof/>
          <w:lang w:val="nl-BE"/>
        </w:rPr>
        <w:t xml:space="preserve">De beslissende </w:t>
      </w:r>
      <w:r>
        <w:rPr>
          <w:i/>
          <w:noProof/>
          <w:lang w:val="nl-BE"/>
        </w:rPr>
        <w:t xml:space="preserve">stille </w:t>
      </w:r>
      <w:r>
        <w:rPr>
          <w:noProof/>
          <w:lang w:val="nl-BE"/>
        </w:rPr>
        <w:t>genadeslag.</w:t>
      </w:r>
    </w:p>
    <w:p w14:paraId="6A58C886" w14:textId="77777777" w:rsidR="006F3923" w:rsidRDefault="006F3923" w:rsidP="006F3923">
      <w:pPr>
        <w:pStyle w:val="03aText"/>
        <w:widowControl/>
        <w:rPr>
          <w:noProof/>
          <w:lang w:val="nl-BE"/>
        </w:rPr>
      </w:pPr>
      <w:r>
        <w:rPr>
          <w:noProof/>
          <w:lang w:val="nl-BE"/>
        </w:rPr>
        <w:t>Men zie:</w:t>
      </w:r>
    </w:p>
    <w:p w14:paraId="6B119B9D" w14:textId="77777777" w:rsidR="006F3923" w:rsidRDefault="006F3923" w:rsidP="006F3923">
      <w:pPr>
        <w:rPr>
          <w:rFonts w:cs="Arial"/>
          <w:b/>
          <w:i/>
          <w:sz w:val="20"/>
          <w:szCs w:val="20"/>
          <w:lang w:val="nl-BE"/>
        </w:rPr>
      </w:pPr>
    </w:p>
    <w:p w14:paraId="1D8BB532" w14:textId="77777777" w:rsidR="006F3923" w:rsidRPr="00ED1153" w:rsidRDefault="006F3923" w:rsidP="006F3923">
      <w:pPr>
        <w:rPr>
          <w:rFonts w:cs="Arial"/>
          <w:b/>
          <w:i/>
          <w:sz w:val="20"/>
          <w:szCs w:val="20"/>
          <w:lang w:val="en-GB"/>
        </w:rPr>
      </w:pPr>
      <w:r w:rsidRPr="00ED1153">
        <w:rPr>
          <w:rFonts w:cs="Arial"/>
          <w:b/>
          <w:i/>
          <w:sz w:val="20"/>
          <w:szCs w:val="20"/>
          <w:lang w:val="en-GB"/>
        </w:rPr>
        <w:t>Variant A</w:t>
      </w:r>
    </w:p>
    <w:p w14:paraId="13B30D05" w14:textId="77777777" w:rsidR="006F3923" w:rsidRPr="00ED1153" w:rsidRDefault="006F3923" w:rsidP="006F3923">
      <w:pPr>
        <w:rPr>
          <w:rFonts w:cs="Arial"/>
          <w:b/>
          <w:sz w:val="20"/>
          <w:szCs w:val="20"/>
          <w:lang w:val="en-GB"/>
        </w:rPr>
      </w:pPr>
      <w:r w:rsidRPr="00ED1153">
        <w:rPr>
          <w:rFonts w:cs="Arial"/>
          <w:b/>
          <w:sz w:val="20"/>
          <w:szCs w:val="20"/>
          <w:lang w:val="en-GB"/>
        </w:rPr>
        <w:t xml:space="preserve">           16...</w:t>
      </w:r>
      <w:r w:rsidRPr="00ED1153">
        <w:rPr>
          <w:rFonts w:cs="Arial"/>
          <w:b/>
          <w:sz w:val="20"/>
          <w:szCs w:val="20"/>
          <w:lang w:val="en-GB"/>
        </w:rPr>
        <w:tab/>
      </w:r>
      <w:r w:rsidRPr="00ED1153">
        <w:rPr>
          <w:rFonts w:cs="Arial"/>
          <w:b/>
          <w:sz w:val="20"/>
          <w:szCs w:val="20"/>
          <w:lang w:val="en-GB"/>
        </w:rPr>
        <w:tab/>
        <w:t>Ka8</w:t>
      </w:r>
    </w:p>
    <w:p w14:paraId="570721BA" w14:textId="77777777" w:rsidR="006F3923" w:rsidRPr="00ED1153" w:rsidRDefault="006F3923" w:rsidP="006F3923">
      <w:pPr>
        <w:rPr>
          <w:rFonts w:cs="Arial"/>
          <w:b/>
          <w:sz w:val="20"/>
          <w:szCs w:val="20"/>
          <w:lang w:val="en-GB"/>
        </w:rPr>
      </w:pPr>
      <w:r w:rsidRPr="00ED1153">
        <w:rPr>
          <w:rFonts w:cs="Arial"/>
          <w:b/>
          <w:sz w:val="20"/>
          <w:szCs w:val="20"/>
          <w:lang w:val="en-GB"/>
        </w:rPr>
        <w:t xml:space="preserve">           17.Lxb6</w:t>
      </w:r>
      <w:r w:rsidRPr="00ED1153">
        <w:rPr>
          <w:rFonts w:cs="Arial"/>
          <w:b/>
          <w:sz w:val="20"/>
          <w:szCs w:val="20"/>
          <w:lang w:val="en-GB"/>
        </w:rPr>
        <w:tab/>
      </w:r>
      <w:r w:rsidRPr="00ED1153">
        <w:rPr>
          <w:rFonts w:cs="Arial"/>
          <w:b/>
          <w:sz w:val="20"/>
          <w:szCs w:val="20"/>
          <w:lang w:val="en-GB"/>
        </w:rPr>
        <w:tab/>
        <w:t>Txb6</w:t>
      </w:r>
    </w:p>
    <w:p w14:paraId="47A5BD27" w14:textId="77777777" w:rsidR="006F3923" w:rsidRPr="00ED1153" w:rsidRDefault="006F3923" w:rsidP="006F3923">
      <w:pPr>
        <w:rPr>
          <w:rFonts w:cs="Arial"/>
          <w:b/>
          <w:sz w:val="20"/>
          <w:szCs w:val="20"/>
          <w:lang w:val="en-GB"/>
        </w:rPr>
      </w:pPr>
      <w:r w:rsidRPr="00ED1153">
        <w:rPr>
          <w:rFonts w:cs="Arial"/>
          <w:b/>
          <w:sz w:val="20"/>
          <w:szCs w:val="20"/>
          <w:lang w:val="en-GB"/>
        </w:rPr>
        <w:t xml:space="preserve">           18.Kxb6</w:t>
      </w:r>
      <w:r w:rsidRPr="00ED1153">
        <w:rPr>
          <w:rFonts w:cs="Arial"/>
          <w:b/>
          <w:sz w:val="20"/>
          <w:szCs w:val="20"/>
          <w:lang w:val="en-GB"/>
        </w:rPr>
        <w:tab/>
      </w:r>
      <w:r w:rsidRPr="00ED1153">
        <w:rPr>
          <w:rFonts w:cs="Arial"/>
          <w:b/>
          <w:sz w:val="20"/>
          <w:szCs w:val="20"/>
          <w:lang w:val="en-GB"/>
        </w:rPr>
        <w:tab/>
        <w:t>e1D</w:t>
      </w:r>
    </w:p>
    <w:p w14:paraId="3C56602D" w14:textId="77777777" w:rsidR="006F3923" w:rsidRDefault="006F3923" w:rsidP="006F3923">
      <w:pPr>
        <w:rPr>
          <w:rFonts w:cs="Arial"/>
          <w:b/>
          <w:sz w:val="20"/>
          <w:szCs w:val="20"/>
          <w:lang w:val="nl-BE"/>
        </w:rPr>
      </w:pPr>
      <w:r w:rsidRPr="00ED1153">
        <w:rPr>
          <w:rFonts w:cs="Arial"/>
          <w:b/>
          <w:sz w:val="20"/>
          <w:szCs w:val="20"/>
          <w:lang w:val="en-GB"/>
        </w:rPr>
        <w:t xml:space="preserve">           </w:t>
      </w:r>
      <w:r>
        <w:rPr>
          <w:rFonts w:cs="Arial"/>
          <w:b/>
          <w:sz w:val="20"/>
          <w:szCs w:val="20"/>
          <w:lang w:val="nl-BE"/>
        </w:rPr>
        <w:t>19.Th8+</w:t>
      </w:r>
      <w:r>
        <w:rPr>
          <w:rFonts w:cs="Arial"/>
          <w:b/>
          <w:sz w:val="20"/>
          <w:szCs w:val="20"/>
          <w:lang w:val="nl-BE"/>
        </w:rPr>
        <w:tab/>
      </w:r>
      <w:r>
        <w:rPr>
          <w:rFonts w:cs="Arial"/>
          <w:b/>
          <w:sz w:val="20"/>
          <w:szCs w:val="20"/>
          <w:lang w:val="nl-BE"/>
        </w:rPr>
        <w:tab/>
        <w:t>De8</w:t>
      </w:r>
    </w:p>
    <w:p w14:paraId="58B48479" w14:textId="77777777" w:rsidR="006F3923" w:rsidRDefault="006F3923" w:rsidP="006F3923">
      <w:pPr>
        <w:rPr>
          <w:rFonts w:cs="Arial"/>
          <w:b/>
          <w:sz w:val="20"/>
          <w:szCs w:val="20"/>
          <w:lang w:val="nl-BE"/>
        </w:rPr>
      </w:pPr>
      <w:r>
        <w:rPr>
          <w:rFonts w:cs="Arial"/>
          <w:b/>
          <w:sz w:val="20"/>
          <w:szCs w:val="20"/>
          <w:lang w:val="nl-BE"/>
        </w:rPr>
        <w:t xml:space="preserve">           20.Txe8+</w:t>
      </w:r>
    </w:p>
    <w:p w14:paraId="204B05E7" w14:textId="77777777" w:rsidR="006F3923" w:rsidRDefault="006F3923" w:rsidP="006F3923">
      <w:pPr>
        <w:pStyle w:val="03aText"/>
        <w:widowControl/>
        <w:rPr>
          <w:noProof/>
          <w:lang w:val="nl-BE"/>
        </w:rPr>
      </w:pPr>
      <w:r>
        <w:rPr>
          <w:noProof/>
          <w:lang w:val="nl-BE"/>
        </w:rPr>
        <w:t xml:space="preserve">en eindelijk mat. </w:t>
      </w:r>
    </w:p>
    <w:p w14:paraId="792E30A0" w14:textId="77777777" w:rsidR="006F3923" w:rsidRDefault="006F3923" w:rsidP="006F3923">
      <w:pPr>
        <w:pStyle w:val="03aText"/>
        <w:widowControl/>
        <w:rPr>
          <w:i/>
          <w:noProof/>
          <w:lang w:val="nl-BE"/>
        </w:rPr>
      </w:pPr>
    </w:p>
    <w:p w14:paraId="7C0C75CA" w14:textId="77777777" w:rsidR="006F3923" w:rsidRDefault="006F3923" w:rsidP="006F3923">
      <w:pPr>
        <w:pStyle w:val="03aText"/>
        <w:widowControl/>
        <w:rPr>
          <w:b/>
          <w:i/>
          <w:noProof/>
          <w:lang w:val="nl-BE"/>
        </w:rPr>
      </w:pPr>
      <w:r>
        <w:rPr>
          <w:b/>
          <w:i/>
          <w:lang w:val="nl-BE"/>
        </w:rPr>
        <w:t>Variant B</w:t>
      </w:r>
    </w:p>
    <w:p w14:paraId="050FB668" w14:textId="77777777" w:rsidR="006F3923" w:rsidRDefault="006F3923" w:rsidP="006F3923">
      <w:pPr>
        <w:rPr>
          <w:rFonts w:cs="Arial"/>
          <w:b/>
          <w:sz w:val="20"/>
          <w:szCs w:val="20"/>
          <w:lang w:val="nl-BE"/>
        </w:rPr>
      </w:pPr>
      <w:r>
        <w:rPr>
          <w:rFonts w:cs="Arial"/>
          <w:b/>
          <w:sz w:val="20"/>
          <w:szCs w:val="20"/>
          <w:lang w:val="nl-BE"/>
        </w:rPr>
        <w:t xml:space="preserve">           16…</w:t>
      </w:r>
      <w:r>
        <w:rPr>
          <w:rFonts w:cs="Arial"/>
          <w:b/>
          <w:sz w:val="20"/>
          <w:szCs w:val="20"/>
          <w:lang w:val="nl-BE"/>
        </w:rPr>
        <w:tab/>
      </w:r>
      <w:r>
        <w:rPr>
          <w:rFonts w:cs="Arial"/>
          <w:b/>
          <w:sz w:val="20"/>
          <w:szCs w:val="20"/>
          <w:lang w:val="nl-BE"/>
        </w:rPr>
        <w:tab/>
        <w:t>e1D</w:t>
      </w:r>
    </w:p>
    <w:p w14:paraId="46D5562C" w14:textId="77777777" w:rsidR="006F3923" w:rsidRDefault="006F3923" w:rsidP="006F3923">
      <w:pPr>
        <w:rPr>
          <w:rFonts w:cs="Arial"/>
          <w:b/>
          <w:sz w:val="20"/>
          <w:szCs w:val="20"/>
          <w:lang w:val="nl-BE"/>
        </w:rPr>
      </w:pPr>
      <w:r>
        <w:rPr>
          <w:rFonts w:cs="Arial"/>
          <w:b/>
          <w:sz w:val="20"/>
          <w:szCs w:val="20"/>
          <w:lang w:val="nl-BE"/>
        </w:rPr>
        <w:t xml:space="preserve">           17.Lxb6+</w:t>
      </w:r>
      <w:r>
        <w:rPr>
          <w:rFonts w:cs="Arial"/>
          <w:b/>
          <w:sz w:val="20"/>
          <w:szCs w:val="20"/>
          <w:lang w:val="nl-BE"/>
        </w:rPr>
        <w:tab/>
        <w:t>Kb8</w:t>
      </w:r>
    </w:p>
    <w:p w14:paraId="0157BE24" w14:textId="77777777" w:rsidR="006F3923" w:rsidRDefault="006F3923" w:rsidP="006F3923">
      <w:pPr>
        <w:rPr>
          <w:rFonts w:cs="Arial"/>
          <w:b/>
          <w:sz w:val="20"/>
          <w:szCs w:val="20"/>
          <w:lang w:val="nl-BE"/>
        </w:rPr>
      </w:pPr>
      <w:r>
        <w:rPr>
          <w:rFonts w:cs="Arial"/>
          <w:b/>
          <w:sz w:val="20"/>
          <w:szCs w:val="20"/>
          <w:lang w:val="nl-BE"/>
        </w:rPr>
        <w:t xml:space="preserve">           18.Th8+</w:t>
      </w:r>
      <w:r>
        <w:rPr>
          <w:rFonts w:cs="Arial"/>
          <w:b/>
          <w:sz w:val="20"/>
          <w:szCs w:val="20"/>
          <w:lang w:val="nl-BE"/>
        </w:rPr>
        <w:tab/>
      </w:r>
      <w:r>
        <w:rPr>
          <w:rFonts w:cs="Arial"/>
          <w:b/>
          <w:sz w:val="20"/>
          <w:szCs w:val="20"/>
          <w:lang w:val="nl-BE"/>
        </w:rPr>
        <w:tab/>
        <w:t>De8</w:t>
      </w:r>
    </w:p>
    <w:p w14:paraId="1E260AA0" w14:textId="77777777" w:rsidR="006F3923" w:rsidRDefault="006F3923" w:rsidP="006F3923">
      <w:pPr>
        <w:rPr>
          <w:rFonts w:cs="Arial"/>
          <w:b/>
          <w:sz w:val="20"/>
          <w:szCs w:val="20"/>
          <w:lang w:val="nl-BE"/>
        </w:rPr>
      </w:pPr>
      <w:r>
        <w:rPr>
          <w:rFonts w:cs="Arial"/>
          <w:b/>
          <w:sz w:val="20"/>
          <w:szCs w:val="20"/>
          <w:lang w:val="nl-BE"/>
        </w:rPr>
        <w:t xml:space="preserve">           19.Txe8+</w:t>
      </w:r>
    </w:p>
    <w:p w14:paraId="347261A9" w14:textId="77777777" w:rsidR="006F3923" w:rsidRDefault="006F3923" w:rsidP="006F3923">
      <w:pPr>
        <w:pStyle w:val="03aText"/>
        <w:widowControl/>
        <w:rPr>
          <w:noProof/>
          <w:lang w:val="nl-BE"/>
        </w:rPr>
      </w:pPr>
      <w:r>
        <w:rPr>
          <w:noProof/>
          <w:lang w:val="nl-BE"/>
        </w:rPr>
        <w:t>en eveneens mat.</w:t>
      </w:r>
    </w:p>
    <w:p w14:paraId="231964F4" w14:textId="77777777" w:rsidR="006F3923" w:rsidRDefault="006F3923" w:rsidP="006F3923">
      <w:pPr>
        <w:pStyle w:val="03aText"/>
        <w:widowControl/>
        <w:rPr>
          <w:noProof/>
          <w:lang w:val="nl-BE"/>
        </w:rPr>
      </w:pPr>
    </w:p>
    <w:p w14:paraId="2042AA97" w14:textId="77777777" w:rsidR="006F3923" w:rsidRDefault="006F3923" w:rsidP="006F3923">
      <w:pPr>
        <w:pStyle w:val="03aText"/>
        <w:widowControl/>
        <w:rPr>
          <w:noProof/>
          <w:lang w:val="nl-BE"/>
        </w:rPr>
      </w:pPr>
    </w:p>
    <w:p w14:paraId="389718B1" w14:textId="77777777" w:rsidR="006F3923" w:rsidRDefault="006F3923" w:rsidP="006F3923">
      <w:pPr>
        <w:spacing w:line="190" w:lineRule="exact"/>
        <w:jc w:val="center"/>
        <w:rPr>
          <w:rFonts w:cs="Arial"/>
          <w:b/>
          <w:sz w:val="20"/>
          <w:szCs w:val="20"/>
          <w:lang w:val="nl-BE"/>
        </w:rPr>
      </w:pPr>
      <w:r>
        <w:rPr>
          <w:lang w:val="nl-BE"/>
        </w:rPr>
        <w:br w:type="page"/>
      </w:r>
      <w:r w:rsidR="0092709B">
        <w:rPr>
          <w:rFonts w:cs="Arial"/>
          <w:b/>
          <w:sz w:val="20"/>
          <w:szCs w:val="20"/>
          <w:lang w:val="nl-BE"/>
        </w:rPr>
        <w:lastRenderedPageBreak/>
        <w:t xml:space="preserve">- </w:t>
      </w:r>
      <w:r w:rsidR="003179B0">
        <w:rPr>
          <w:rFonts w:cs="Arial"/>
          <w:b/>
          <w:sz w:val="20"/>
          <w:szCs w:val="20"/>
          <w:lang w:val="nl-BE"/>
        </w:rPr>
        <w:t>29</w:t>
      </w:r>
      <w:r w:rsidR="00962A5D">
        <w:rPr>
          <w:rFonts w:cs="Arial"/>
          <w:b/>
          <w:sz w:val="20"/>
          <w:szCs w:val="20"/>
          <w:lang w:val="nl-BE"/>
        </w:rPr>
        <w:t>2</w:t>
      </w:r>
      <w:r w:rsidR="00172D8B">
        <w:rPr>
          <w:rFonts w:cs="Arial"/>
          <w:b/>
          <w:sz w:val="20"/>
          <w:szCs w:val="20"/>
          <w:lang w:val="nl-BE"/>
        </w:rPr>
        <w:t xml:space="preserve"> </w:t>
      </w:r>
      <w:r>
        <w:rPr>
          <w:rFonts w:cs="Arial"/>
          <w:b/>
          <w:sz w:val="20"/>
          <w:szCs w:val="20"/>
          <w:lang w:val="nl-BE"/>
        </w:rPr>
        <w:t>-</w:t>
      </w:r>
    </w:p>
    <w:p w14:paraId="179B187B" w14:textId="77777777" w:rsidR="006F3923" w:rsidRDefault="006F3923" w:rsidP="006F3923">
      <w:pPr>
        <w:spacing w:line="190" w:lineRule="exact"/>
        <w:jc w:val="center"/>
        <w:rPr>
          <w:rFonts w:cs="Arial"/>
          <w:sz w:val="20"/>
          <w:szCs w:val="20"/>
          <w:lang w:val="nl-BE"/>
        </w:rPr>
      </w:pPr>
    </w:p>
    <w:p w14:paraId="3406DE22" w14:textId="77777777" w:rsidR="006F3923" w:rsidRDefault="006F3923" w:rsidP="006F3923">
      <w:pPr>
        <w:spacing w:line="190" w:lineRule="exact"/>
        <w:jc w:val="center"/>
        <w:rPr>
          <w:rFonts w:cs="Arial"/>
          <w:i/>
          <w:sz w:val="20"/>
          <w:szCs w:val="20"/>
          <w:lang w:val="nl-BE"/>
        </w:rPr>
      </w:pPr>
      <w:r>
        <w:rPr>
          <w:rFonts w:cs="Arial"/>
          <w:i/>
          <w:sz w:val="20"/>
          <w:szCs w:val="20"/>
          <w:lang w:val="nl-BE"/>
        </w:rPr>
        <w:t xml:space="preserve">Origineel, </w:t>
      </w:r>
      <w:r>
        <w:rPr>
          <w:rFonts w:cs="Arial"/>
          <w:sz w:val="20"/>
          <w:szCs w:val="20"/>
          <w:lang w:val="nl-BE"/>
        </w:rPr>
        <w:t>2008</w:t>
      </w:r>
      <w:r>
        <w:rPr>
          <w:rFonts w:cs="Arial"/>
          <w:i/>
          <w:sz w:val="20"/>
          <w:szCs w:val="20"/>
          <w:lang w:val="nl-BE"/>
        </w:rPr>
        <w:t xml:space="preserve"> </w:t>
      </w:r>
    </w:p>
    <w:p w14:paraId="068481B7" w14:textId="77777777" w:rsidR="00C3422D" w:rsidRPr="00C3422D" w:rsidRDefault="00C3422D" w:rsidP="006F3923">
      <w:pPr>
        <w:spacing w:line="190" w:lineRule="exact"/>
        <w:jc w:val="center"/>
        <w:rPr>
          <w:rFonts w:cs="Arial"/>
          <w:sz w:val="20"/>
          <w:szCs w:val="20"/>
          <w:lang w:val="nl-BE"/>
        </w:rPr>
      </w:pPr>
      <w:r>
        <w:rPr>
          <w:rFonts w:cs="Arial"/>
          <w:i/>
          <w:sz w:val="20"/>
          <w:szCs w:val="20"/>
          <w:lang w:val="nl-BE"/>
        </w:rPr>
        <w:t xml:space="preserve">Probleemblad, </w:t>
      </w:r>
      <w:r>
        <w:rPr>
          <w:rFonts w:cs="Arial"/>
          <w:sz w:val="20"/>
          <w:szCs w:val="20"/>
          <w:lang w:val="nl-BE"/>
        </w:rPr>
        <w:t>2016</w:t>
      </w:r>
    </w:p>
    <w:p w14:paraId="24710846" w14:textId="77777777" w:rsidR="006F3923" w:rsidRDefault="006F3923" w:rsidP="006F3923">
      <w:pPr>
        <w:spacing w:line="190" w:lineRule="exact"/>
        <w:jc w:val="center"/>
        <w:rPr>
          <w:rFonts w:cs="Arial"/>
          <w:sz w:val="20"/>
          <w:szCs w:val="20"/>
          <w:lang w:val="nl-BE"/>
        </w:rPr>
      </w:pPr>
    </w:p>
    <w:p w14:paraId="1F572126" w14:textId="77777777" w:rsidR="006F3923" w:rsidRDefault="00990285" w:rsidP="006F3923">
      <w:pPr>
        <w:rPr>
          <w:rFonts w:cs="Arial"/>
          <w:sz w:val="20"/>
          <w:szCs w:val="20"/>
          <w:lang w:val="nl-BE"/>
        </w:rPr>
      </w:pPr>
      <w:r>
        <w:object w:dxaOrig="1440" w:dyaOrig="1440" w14:anchorId="3B8FFA2D">
          <v:shape id="_x0000_s1361" type="#_x0000_t75" style="position:absolute;margin-left:0;margin-top:.3pt;width:150pt;height:150pt;z-index:251682816;mso-position-horizontal:center">
            <v:imagedata r:id="rId580" o:title=""/>
            <w10:wrap type="square"/>
          </v:shape>
          <o:OLEObject Type="Embed" ProgID="CorelDRAW.Graphic.12" ShapeID="_x0000_s1361" DrawAspect="Content" ObjectID="_1587467753" r:id="rId581"/>
        </w:object>
      </w:r>
    </w:p>
    <w:p w14:paraId="6C9F7FBA"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4013.03 c8e6</w:t>
      </w:r>
    </w:p>
    <w:p w14:paraId="3DF3E301" w14:textId="77777777" w:rsidR="006F3923" w:rsidRDefault="006F3923" w:rsidP="006F3923">
      <w:pPr>
        <w:rPr>
          <w:rFonts w:cs="Arial"/>
          <w:sz w:val="20"/>
          <w:szCs w:val="20"/>
          <w:lang w:val="nl-BE"/>
        </w:rPr>
      </w:pPr>
    </w:p>
    <w:p w14:paraId="50586E83" w14:textId="77777777" w:rsidR="006F3923" w:rsidRDefault="006F3923" w:rsidP="006F3923">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 xml:space="preserve">Verleidingen zijn: </w:t>
      </w:r>
    </w:p>
    <w:p w14:paraId="6B946690" w14:textId="77777777" w:rsidR="006F3923" w:rsidRDefault="006F3923" w:rsidP="00586E21">
      <w:pPr>
        <w:numPr>
          <w:ilvl w:val="0"/>
          <w:numId w:val="164"/>
        </w:num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1.Dxf5? K</w:t>
      </w:r>
      <w:r w:rsidR="00D87D82">
        <w:rPr>
          <w:rFonts w:cs="Arial"/>
          <w:noProof/>
          <w:color w:val="000000"/>
          <w:sz w:val="20"/>
          <w:szCs w:val="20"/>
          <w:lang w:val="nl-BE"/>
        </w:rPr>
        <w:t xml:space="preserve">e7 </w:t>
      </w:r>
      <w:r w:rsidR="004B4BCC">
        <w:rPr>
          <w:rFonts w:cs="Arial"/>
          <w:noProof/>
          <w:color w:val="000000"/>
          <w:sz w:val="20"/>
          <w:szCs w:val="20"/>
          <w:lang w:val="nl-BE"/>
        </w:rPr>
        <w:t>2.Dh7+ Kf8 3.Dh8. Ke7 4.Dh7+ Kf8, o</w:t>
      </w:r>
      <w:r>
        <w:rPr>
          <w:rFonts w:cs="Arial"/>
          <w:noProof/>
          <w:color w:val="000000"/>
          <w:sz w:val="20"/>
          <w:szCs w:val="20"/>
          <w:lang w:val="nl-BE"/>
        </w:rPr>
        <w:t>f:</w:t>
      </w:r>
    </w:p>
    <w:p w14:paraId="372F8D63" w14:textId="77777777" w:rsidR="006F3923" w:rsidRDefault="006F3923" w:rsidP="00586E21">
      <w:pPr>
        <w:numPr>
          <w:ilvl w:val="0"/>
          <w:numId w:val="164"/>
        </w:num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 xml:space="preserve">1.Lxf5+? Ke7 2.De5+ Kf7 3.Dd5+ Kf8, en wit komt in beide gevallen niet verder. </w:t>
      </w:r>
    </w:p>
    <w:p w14:paraId="364FD82C" w14:textId="77777777" w:rsidR="006F3923" w:rsidRDefault="006F3923" w:rsidP="006F3923">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Daarom:</w:t>
      </w:r>
    </w:p>
    <w:p w14:paraId="3024D538" w14:textId="77777777" w:rsidR="006F3923" w:rsidRDefault="006F3923" w:rsidP="006F3923">
      <w:pPr>
        <w:rPr>
          <w:rFonts w:cs="Arial"/>
          <w:b/>
          <w:sz w:val="20"/>
          <w:szCs w:val="20"/>
          <w:lang w:val="nl-BE"/>
        </w:rPr>
      </w:pPr>
      <w:r>
        <w:rPr>
          <w:rFonts w:cs="Arial"/>
          <w:b/>
          <w:sz w:val="20"/>
          <w:szCs w:val="20"/>
          <w:lang w:val="nl-BE"/>
        </w:rPr>
        <w:tab/>
        <w:t>1.La2+</w:t>
      </w:r>
      <w:r>
        <w:rPr>
          <w:rFonts w:cs="Arial"/>
          <w:b/>
          <w:sz w:val="20"/>
          <w:szCs w:val="20"/>
          <w:lang w:val="nl-BE"/>
        </w:rPr>
        <w:tab/>
      </w:r>
      <w:r>
        <w:rPr>
          <w:rFonts w:cs="Arial"/>
          <w:b/>
          <w:sz w:val="20"/>
          <w:szCs w:val="20"/>
          <w:lang w:val="nl-BE"/>
        </w:rPr>
        <w:tab/>
        <w:t>Ke7</w:t>
      </w:r>
    </w:p>
    <w:p w14:paraId="101498E4" w14:textId="77777777" w:rsidR="006F3923" w:rsidRDefault="006F3923" w:rsidP="006F3923">
      <w:pPr>
        <w:jc w:val="both"/>
        <w:rPr>
          <w:rFonts w:cs="Arial"/>
          <w:sz w:val="20"/>
          <w:szCs w:val="20"/>
          <w:lang w:val="nl-BE"/>
        </w:rPr>
      </w:pPr>
      <w:r>
        <w:rPr>
          <w:rFonts w:cs="Arial"/>
          <w:sz w:val="20"/>
          <w:szCs w:val="20"/>
          <w:lang w:val="nl-BE"/>
        </w:rPr>
        <w:t>1...Kf6</w:t>
      </w:r>
      <w:r w:rsidR="00A84056">
        <w:rPr>
          <w:rFonts w:cs="Arial"/>
          <w:sz w:val="20"/>
          <w:szCs w:val="20"/>
          <w:lang w:val="nl-BE"/>
        </w:rPr>
        <w:t>?</w:t>
      </w:r>
      <w:r>
        <w:rPr>
          <w:rFonts w:cs="Arial"/>
          <w:sz w:val="20"/>
          <w:szCs w:val="20"/>
          <w:lang w:val="nl-BE"/>
        </w:rPr>
        <w:t xml:space="preserve"> 2.Dh6+ en 3.Dxb6</w:t>
      </w:r>
    </w:p>
    <w:p w14:paraId="013A2A9D" w14:textId="77777777" w:rsidR="006F3923" w:rsidRDefault="006F3923" w:rsidP="006F3923">
      <w:pPr>
        <w:rPr>
          <w:rFonts w:cs="Arial"/>
          <w:b/>
          <w:sz w:val="20"/>
          <w:szCs w:val="20"/>
          <w:lang w:val="nl-BE"/>
        </w:rPr>
      </w:pPr>
      <w:r>
        <w:rPr>
          <w:rFonts w:cs="Arial"/>
          <w:b/>
          <w:sz w:val="20"/>
          <w:szCs w:val="20"/>
          <w:lang w:val="nl-BE"/>
        </w:rPr>
        <w:tab/>
        <w:t>2.De5+</w:t>
      </w:r>
      <w:r>
        <w:rPr>
          <w:rFonts w:cs="Arial"/>
          <w:b/>
          <w:sz w:val="20"/>
          <w:szCs w:val="20"/>
          <w:lang w:val="nl-BE"/>
        </w:rPr>
        <w:tab/>
      </w:r>
      <w:r>
        <w:rPr>
          <w:rFonts w:cs="Arial"/>
          <w:b/>
          <w:sz w:val="20"/>
          <w:szCs w:val="20"/>
          <w:lang w:val="nl-BE"/>
        </w:rPr>
        <w:tab/>
        <w:t>Kf8</w:t>
      </w:r>
    </w:p>
    <w:p w14:paraId="2F817CF6" w14:textId="77777777" w:rsidR="006F3923" w:rsidRDefault="006F3923" w:rsidP="006F3923">
      <w:pPr>
        <w:rPr>
          <w:rFonts w:cs="Arial"/>
          <w:b/>
          <w:sz w:val="20"/>
          <w:szCs w:val="20"/>
          <w:lang w:val="nl-BE"/>
        </w:rPr>
      </w:pPr>
      <w:r>
        <w:rPr>
          <w:rFonts w:cs="Arial"/>
          <w:b/>
          <w:sz w:val="20"/>
          <w:szCs w:val="20"/>
          <w:lang w:val="nl-BE"/>
        </w:rPr>
        <w:tab/>
        <w:t>3.Dh8+</w:t>
      </w:r>
      <w:r>
        <w:rPr>
          <w:rFonts w:cs="Arial"/>
          <w:b/>
          <w:sz w:val="20"/>
          <w:szCs w:val="20"/>
          <w:lang w:val="nl-BE"/>
        </w:rPr>
        <w:tab/>
      </w:r>
      <w:r>
        <w:rPr>
          <w:rFonts w:cs="Arial"/>
          <w:b/>
          <w:sz w:val="20"/>
          <w:szCs w:val="20"/>
          <w:lang w:val="nl-BE"/>
        </w:rPr>
        <w:tab/>
        <w:t>Ke7</w:t>
      </w:r>
    </w:p>
    <w:p w14:paraId="15A3BE7D" w14:textId="77777777" w:rsidR="006F3923" w:rsidRDefault="006F3923" w:rsidP="006F3923">
      <w:pPr>
        <w:rPr>
          <w:rFonts w:cs="Arial"/>
          <w:b/>
          <w:sz w:val="20"/>
          <w:szCs w:val="20"/>
          <w:lang w:val="nl-BE"/>
        </w:rPr>
      </w:pPr>
      <w:r>
        <w:rPr>
          <w:rFonts w:cs="Arial"/>
          <w:b/>
          <w:sz w:val="20"/>
          <w:szCs w:val="20"/>
          <w:lang w:val="nl-BE"/>
        </w:rPr>
        <w:tab/>
        <w:t>4.Dh7+</w:t>
      </w:r>
      <w:r>
        <w:rPr>
          <w:rFonts w:cs="Arial"/>
          <w:b/>
          <w:sz w:val="20"/>
          <w:szCs w:val="20"/>
          <w:lang w:val="nl-BE"/>
        </w:rPr>
        <w:tab/>
      </w:r>
      <w:r>
        <w:rPr>
          <w:rFonts w:cs="Arial"/>
          <w:b/>
          <w:sz w:val="20"/>
          <w:szCs w:val="20"/>
          <w:lang w:val="nl-BE"/>
        </w:rPr>
        <w:tab/>
        <w:t>Kd6</w:t>
      </w:r>
    </w:p>
    <w:p w14:paraId="45CF8D93" w14:textId="77777777" w:rsidR="006F3923" w:rsidRDefault="006F3923" w:rsidP="006F3923">
      <w:pPr>
        <w:rPr>
          <w:rFonts w:cs="Arial"/>
          <w:b/>
          <w:sz w:val="20"/>
          <w:szCs w:val="20"/>
          <w:lang w:val="nl-BE"/>
        </w:rPr>
      </w:pPr>
      <w:r>
        <w:rPr>
          <w:rFonts w:cs="Arial"/>
          <w:b/>
          <w:sz w:val="20"/>
          <w:szCs w:val="20"/>
          <w:lang w:val="nl-BE"/>
        </w:rPr>
        <w:tab/>
        <w:t>5.Dh6+</w:t>
      </w:r>
      <w:r>
        <w:rPr>
          <w:rFonts w:cs="Arial"/>
          <w:b/>
          <w:sz w:val="20"/>
          <w:szCs w:val="20"/>
          <w:lang w:val="nl-BE"/>
        </w:rPr>
        <w:tab/>
      </w:r>
    </w:p>
    <w:p w14:paraId="46771F86" w14:textId="77777777" w:rsidR="006F3923" w:rsidRDefault="006F3923" w:rsidP="006F3923">
      <w:pPr>
        <w:jc w:val="both"/>
        <w:rPr>
          <w:rFonts w:cs="Arial"/>
          <w:sz w:val="20"/>
          <w:szCs w:val="20"/>
          <w:lang w:val="nl-BE"/>
        </w:rPr>
      </w:pPr>
      <w:r>
        <w:rPr>
          <w:rFonts w:cs="Arial"/>
          <w:sz w:val="20"/>
          <w:szCs w:val="20"/>
          <w:lang w:val="nl-BE"/>
        </w:rPr>
        <w:t>Na 5.Dg6+? Kc5 6.Dxf5+ Kb4 7.Db1+ Ka5 8.Df5+ Ka6 9.Dd3+ Ka7 10.Da3+ Da6 enzovoort, kan wit nog wel schaakgeven maar niet meer winnen.</w:t>
      </w:r>
    </w:p>
    <w:p w14:paraId="6301350A" w14:textId="77777777" w:rsidR="006F3923" w:rsidRDefault="006F3923" w:rsidP="006F3923">
      <w:pPr>
        <w:jc w:val="both"/>
        <w:rPr>
          <w:rFonts w:cs="Arial"/>
          <w:b/>
          <w:i/>
          <w:sz w:val="20"/>
          <w:szCs w:val="20"/>
          <w:lang w:val="nl-BE"/>
        </w:rPr>
      </w:pPr>
      <w:r>
        <w:rPr>
          <w:rFonts w:cs="Arial"/>
          <w:sz w:val="20"/>
          <w:szCs w:val="20"/>
          <w:lang w:val="nl-BE"/>
        </w:rPr>
        <w:br w:type="column"/>
      </w:r>
    </w:p>
    <w:p w14:paraId="405CA6E9" w14:textId="77777777" w:rsidR="006F3923" w:rsidRDefault="006F3923" w:rsidP="006F3923">
      <w:pPr>
        <w:rPr>
          <w:rFonts w:cs="Arial"/>
          <w:b/>
          <w:i/>
          <w:sz w:val="20"/>
          <w:szCs w:val="20"/>
          <w:lang w:val="nl-BE"/>
        </w:rPr>
      </w:pPr>
    </w:p>
    <w:p w14:paraId="3D7C1029" w14:textId="77777777" w:rsidR="00F53B4C" w:rsidRDefault="00F53B4C" w:rsidP="006F3923">
      <w:pPr>
        <w:rPr>
          <w:rFonts w:cs="Arial"/>
          <w:b/>
          <w:i/>
          <w:sz w:val="20"/>
          <w:szCs w:val="20"/>
          <w:lang w:val="nl-BE"/>
        </w:rPr>
      </w:pPr>
    </w:p>
    <w:p w14:paraId="5B84D4BA" w14:textId="77777777" w:rsidR="001247A6" w:rsidRDefault="001247A6" w:rsidP="006F3923">
      <w:pPr>
        <w:rPr>
          <w:rFonts w:cs="Arial"/>
          <w:b/>
          <w:i/>
          <w:sz w:val="20"/>
          <w:szCs w:val="20"/>
          <w:lang w:val="nl-BE"/>
        </w:rPr>
      </w:pPr>
    </w:p>
    <w:p w14:paraId="11E1C9A0" w14:textId="77777777" w:rsidR="006E5B00" w:rsidRDefault="006E5B00" w:rsidP="006F3923">
      <w:pPr>
        <w:rPr>
          <w:rFonts w:cs="Arial"/>
          <w:b/>
          <w:i/>
          <w:sz w:val="20"/>
          <w:szCs w:val="20"/>
          <w:lang w:val="nl-BE"/>
        </w:rPr>
      </w:pPr>
    </w:p>
    <w:p w14:paraId="1E00C1BD" w14:textId="77777777" w:rsidR="006F3923" w:rsidRDefault="006F3923" w:rsidP="006F3923">
      <w:pPr>
        <w:rPr>
          <w:rFonts w:cs="Arial"/>
          <w:b/>
          <w:i/>
          <w:sz w:val="20"/>
          <w:szCs w:val="20"/>
          <w:lang w:val="nl-BE"/>
        </w:rPr>
      </w:pPr>
      <w:r>
        <w:rPr>
          <w:rFonts w:cs="Arial"/>
          <w:b/>
          <w:i/>
          <w:sz w:val="20"/>
          <w:szCs w:val="20"/>
          <w:lang w:val="nl-BE"/>
        </w:rPr>
        <w:t xml:space="preserve">Variant A </w:t>
      </w:r>
    </w:p>
    <w:p w14:paraId="1E15357F" w14:textId="77777777" w:rsidR="006F3923" w:rsidRDefault="006F3923" w:rsidP="006F3923">
      <w:pPr>
        <w:rPr>
          <w:rFonts w:cs="Arial"/>
          <w:b/>
          <w:sz w:val="20"/>
          <w:szCs w:val="20"/>
          <w:lang w:val="nl-BE"/>
        </w:rPr>
      </w:pPr>
      <w:r>
        <w:rPr>
          <w:rFonts w:cs="Arial"/>
          <w:b/>
          <w:sz w:val="20"/>
          <w:szCs w:val="20"/>
          <w:lang w:val="nl-BE"/>
        </w:rPr>
        <w:t xml:space="preserve">             5…</w:t>
      </w:r>
      <w:r>
        <w:rPr>
          <w:rFonts w:cs="Arial"/>
          <w:b/>
          <w:sz w:val="20"/>
          <w:szCs w:val="20"/>
          <w:lang w:val="nl-BE"/>
        </w:rPr>
        <w:tab/>
      </w:r>
      <w:r>
        <w:rPr>
          <w:rFonts w:cs="Arial"/>
          <w:b/>
          <w:sz w:val="20"/>
          <w:szCs w:val="20"/>
          <w:lang w:val="nl-BE"/>
        </w:rPr>
        <w:tab/>
        <w:t>Kc5</w:t>
      </w:r>
    </w:p>
    <w:p w14:paraId="2EB207B4" w14:textId="77777777" w:rsidR="006F3923" w:rsidRDefault="006F3923" w:rsidP="006F3923">
      <w:pPr>
        <w:rPr>
          <w:rFonts w:cs="Arial"/>
          <w:b/>
          <w:sz w:val="20"/>
          <w:szCs w:val="20"/>
          <w:lang w:val="nl-BE"/>
        </w:rPr>
      </w:pPr>
      <w:r>
        <w:rPr>
          <w:rFonts w:cs="Arial"/>
          <w:b/>
          <w:sz w:val="20"/>
          <w:szCs w:val="20"/>
          <w:lang w:val="nl-BE"/>
        </w:rPr>
        <w:t xml:space="preserve">             6.De3+</w:t>
      </w:r>
      <w:r>
        <w:rPr>
          <w:rFonts w:cs="Arial"/>
          <w:b/>
          <w:sz w:val="20"/>
          <w:szCs w:val="20"/>
          <w:lang w:val="nl-BE"/>
        </w:rPr>
        <w:tab/>
      </w:r>
    </w:p>
    <w:p w14:paraId="7EDE5190" w14:textId="77777777" w:rsidR="006F3923" w:rsidRDefault="006F3923" w:rsidP="006F3923">
      <w:pPr>
        <w:rPr>
          <w:rFonts w:cs="Arial"/>
          <w:sz w:val="20"/>
          <w:szCs w:val="20"/>
          <w:lang w:val="nl-BE"/>
        </w:rPr>
      </w:pPr>
      <w:r>
        <w:rPr>
          <w:rFonts w:cs="Arial"/>
          <w:sz w:val="20"/>
          <w:szCs w:val="20"/>
          <w:lang w:val="nl-BE"/>
        </w:rPr>
        <w:t>En nu:</w:t>
      </w:r>
      <w:r>
        <w:rPr>
          <w:rFonts w:cs="Arial"/>
          <w:sz w:val="20"/>
          <w:szCs w:val="20"/>
          <w:lang w:val="nl-BE"/>
        </w:rPr>
        <w:tab/>
      </w:r>
    </w:p>
    <w:p w14:paraId="31EC04F6" w14:textId="77777777" w:rsidR="006F3923" w:rsidRDefault="00A229A5" w:rsidP="00A229A5">
      <w:pPr>
        <w:jc w:val="both"/>
        <w:rPr>
          <w:rFonts w:cs="Arial"/>
          <w:b/>
          <w:sz w:val="20"/>
          <w:szCs w:val="20"/>
          <w:lang w:val="nl-BE"/>
        </w:rPr>
      </w:pPr>
      <w:r>
        <w:rPr>
          <w:rFonts w:cs="Arial"/>
          <w:b/>
          <w:sz w:val="20"/>
          <w:szCs w:val="20"/>
          <w:lang w:val="nl-BE"/>
        </w:rPr>
        <w:t xml:space="preserve">             6…</w:t>
      </w:r>
      <w:r>
        <w:rPr>
          <w:rFonts w:cs="Arial"/>
          <w:b/>
          <w:sz w:val="20"/>
          <w:szCs w:val="20"/>
          <w:lang w:val="nl-BE"/>
        </w:rPr>
        <w:tab/>
      </w:r>
      <w:r>
        <w:rPr>
          <w:rFonts w:cs="Arial"/>
          <w:b/>
          <w:sz w:val="20"/>
          <w:szCs w:val="20"/>
          <w:lang w:val="nl-BE"/>
        </w:rPr>
        <w:tab/>
        <w:t>Kb5</w:t>
      </w:r>
    </w:p>
    <w:p w14:paraId="468730C0" w14:textId="77777777" w:rsidR="006F3923" w:rsidRDefault="006F3923" w:rsidP="006F3923">
      <w:pPr>
        <w:rPr>
          <w:rFonts w:cs="Arial"/>
          <w:b/>
          <w:sz w:val="20"/>
          <w:szCs w:val="20"/>
          <w:lang w:val="nl-BE"/>
        </w:rPr>
      </w:pPr>
      <w:r>
        <w:rPr>
          <w:rFonts w:cs="Arial"/>
          <w:b/>
          <w:sz w:val="20"/>
          <w:szCs w:val="20"/>
          <w:lang w:val="nl-BE"/>
        </w:rPr>
        <w:t xml:space="preserve">             7.Lc4+</w:t>
      </w:r>
      <w:r>
        <w:rPr>
          <w:rFonts w:cs="Arial"/>
          <w:b/>
          <w:sz w:val="20"/>
          <w:szCs w:val="20"/>
          <w:lang w:val="nl-BE"/>
        </w:rPr>
        <w:tab/>
      </w:r>
      <w:r>
        <w:rPr>
          <w:rFonts w:cs="Arial"/>
          <w:b/>
          <w:sz w:val="20"/>
          <w:szCs w:val="20"/>
          <w:lang w:val="nl-BE"/>
        </w:rPr>
        <w:tab/>
        <w:t>Kc6</w:t>
      </w:r>
    </w:p>
    <w:p w14:paraId="4B66185B" w14:textId="77777777" w:rsidR="006F3923" w:rsidRDefault="006F3923" w:rsidP="006F3923">
      <w:pPr>
        <w:rPr>
          <w:rFonts w:cs="Arial"/>
          <w:b/>
          <w:sz w:val="20"/>
          <w:szCs w:val="20"/>
          <w:lang w:val="nl-BE"/>
        </w:rPr>
      </w:pPr>
      <w:r>
        <w:rPr>
          <w:rFonts w:cs="Arial"/>
          <w:sz w:val="20"/>
          <w:szCs w:val="20"/>
          <w:lang w:val="nl-BE"/>
        </w:rPr>
        <w:t>7...Ka5</w:t>
      </w:r>
      <w:r w:rsidR="00A84056">
        <w:rPr>
          <w:rFonts w:cs="Arial"/>
          <w:sz w:val="20"/>
          <w:szCs w:val="20"/>
          <w:lang w:val="nl-BE"/>
        </w:rPr>
        <w:t>?</w:t>
      </w:r>
      <w:r>
        <w:rPr>
          <w:rFonts w:cs="Arial"/>
          <w:sz w:val="20"/>
          <w:szCs w:val="20"/>
          <w:lang w:val="nl-BE"/>
        </w:rPr>
        <w:t xml:space="preserve"> 8.Da3+ en mat.</w:t>
      </w:r>
    </w:p>
    <w:p w14:paraId="26C13666" w14:textId="77777777" w:rsidR="006F3923" w:rsidRDefault="006F3923" w:rsidP="006F3923">
      <w:pPr>
        <w:rPr>
          <w:rFonts w:cs="Arial"/>
          <w:b/>
          <w:sz w:val="20"/>
          <w:szCs w:val="20"/>
          <w:lang w:val="nl-BE"/>
        </w:rPr>
      </w:pPr>
      <w:r>
        <w:rPr>
          <w:rFonts w:cs="Arial"/>
          <w:b/>
          <w:sz w:val="20"/>
          <w:szCs w:val="20"/>
          <w:lang w:val="nl-BE"/>
        </w:rPr>
        <w:t xml:space="preserve">             8.Dxe8+</w:t>
      </w:r>
      <w:r>
        <w:rPr>
          <w:rFonts w:cs="Arial"/>
          <w:b/>
          <w:sz w:val="20"/>
          <w:szCs w:val="20"/>
          <w:lang w:val="nl-BE"/>
        </w:rPr>
        <w:tab/>
        <w:t>Kd6</w:t>
      </w:r>
    </w:p>
    <w:p w14:paraId="5D50AAA3" w14:textId="77777777" w:rsidR="006F3923" w:rsidRDefault="006F3923" w:rsidP="006F3923">
      <w:pPr>
        <w:rPr>
          <w:rFonts w:cs="Arial"/>
          <w:sz w:val="20"/>
          <w:szCs w:val="20"/>
          <w:lang w:val="nl-BE"/>
        </w:rPr>
      </w:pPr>
      <w:r>
        <w:rPr>
          <w:rFonts w:cs="Arial"/>
          <w:sz w:val="20"/>
          <w:szCs w:val="20"/>
          <w:lang w:val="nl-BE"/>
        </w:rPr>
        <w:t>8...Kc5</w:t>
      </w:r>
      <w:r w:rsidR="00A84056">
        <w:rPr>
          <w:rFonts w:cs="Arial"/>
          <w:sz w:val="20"/>
          <w:szCs w:val="20"/>
          <w:lang w:val="nl-BE"/>
        </w:rPr>
        <w:t>?</w:t>
      </w:r>
      <w:r>
        <w:rPr>
          <w:rFonts w:cs="Arial"/>
          <w:sz w:val="20"/>
          <w:szCs w:val="20"/>
          <w:lang w:val="nl-BE"/>
        </w:rPr>
        <w:t xml:space="preserve"> 9.Dc3+ enzovoort</w:t>
      </w:r>
    </w:p>
    <w:p w14:paraId="7AAF2945" w14:textId="77777777" w:rsidR="006F3923" w:rsidRDefault="006F3923" w:rsidP="006F3923">
      <w:pPr>
        <w:jc w:val="both"/>
        <w:rPr>
          <w:rFonts w:cs="Arial"/>
          <w:sz w:val="20"/>
          <w:szCs w:val="20"/>
          <w:lang w:val="nl-BE"/>
        </w:rPr>
      </w:pPr>
      <w:r>
        <w:rPr>
          <w:rFonts w:cs="Arial"/>
          <w:sz w:val="20"/>
          <w:szCs w:val="20"/>
          <w:lang w:val="nl-BE"/>
        </w:rPr>
        <w:t xml:space="preserve">De zwarte koning moet veld c6 mijden, zoniet dan volgt een da-meschaak op de diagonaal a7-g1 met winst voor wit, zoals verder blijkt in de oplossing.. </w:t>
      </w:r>
    </w:p>
    <w:p w14:paraId="2CCF3826" w14:textId="77777777" w:rsidR="006F3923" w:rsidRDefault="006F3923" w:rsidP="006F3923">
      <w:pPr>
        <w:jc w:val="both"/>
        <w:rPr>
          <w:rFonts w:cs="Arial"/>
          <w:b/>
          <w:sz w:val="20"/>
          <w:szCs w:val="20"/>
          <w:lang w:val="nl-BE"/>
        </w:rPr>
      </w:pPr>
      <w:r>
        <w:rPr>
          <w:rFonts w:cs="Arial"/>
          <w:b/>
          <w:sz w:val="20"/>
          <w:szCs w:val="20"/>
          <w:lang w:val="nl-BE"/>
        </w:rPr>
        <w:t xml:space="preserve">             9.De6+ </w:t>
      </w:r>
      <w:r>
        <w:rPr>
          <w:rFonts w:cs="Arial"/>
          <w:b/>
          <w:sz w:val="20"/>
          <w:szCs w:val="20"/>
          <w:lang w:val="nl-BE"/>
        </w:rPr>
        <w:tab/>
        <w:t>Kc5</w:t>
      </w:r>
    </w:p>
    <w:p w14:paraId="24A9DBDA" w14:textId="77777777" w:rsidR="006F3923" w:rsidRDefault="006F3923" w:rsidP="006F3923">
      <w:pPr>
        <w:jc w:val="both"/>
        <w:rPr>
          <w:rFonts w:cs="Arial"/>
          <w:b/>
          <w:sz w:val="20"/>
          <w:szCs w:val="20"/>
          <w:lang w:val="nl-BE"/>
        </w:rPr>
      </w:pPr>
      <w:r>
        <w:rPr>
          <w:rFonts w:cs="Arial"/>
          <w:b/>
          <w:sz w:val="20"/>
          <w:szCs w:val="20"/>
          <w:lang w:val="nl-BE"/>
        </w:rPr>
        <w:t xml:space="preserve">           10.De3+ </w:t>
      </w:r>
    </w:p>
    <w:p w14:paraId="23641011" w14:textId="77777777" w:rsidR="006F3923" w:rsidRDefault="006F3923" w:rsidP="006F3923">
      <w:pPr>
        <w:jc w:val="both"/>
        <w:rPr>
          <w:rFonts w:cs="Arial"/>
          <w:sz w:val="20"/>
          <w:szCs w:val="20"/>
          <w:lang w:val="nl-BE"/>
        </w:rPr>
      </w:pPr>
      <w:r>
        <w:rPr>
          <w:rFonts w:cs="Arial"/>
          <w:sz w:val="20"/>
          <w:szCs w:val="20"/>
          <w:lang w:val="nl-BE"/>
        </w:rPr>
        <w:t>en nadat de dame op de diago-naal a7-g1 schaak geeft</w:t>
      </w:r>
      <w:r w:rsidR="00C92ABF">
        <w:rPr>
          <w:rFonts w:cs="Arial"/>
          <w:sz w:val="20"/>
          <w:szCs w:val="20"/>
          <w:lang w:val="nl-BE"/>
        </w:rPr>
        <w:t>,</w:t>
      </w:r>
      <w:r>
        <w:rPr>
          <w:rFonts w:cs="Arial"/>
          <w:sz w:val="20"/>
          <w:szCs w:val="20"/>
          <w:lang w:val="nl-BE"/>
        </w:rPr>
        <w:t xml:space="preserve"> volgt:</w:t>
      </w:r>
    </w:p>
    <w:p w14:paraId="50C915CC" w14:textId="77777777" w:rsidR="006F3923" w:rsidRDefault="006F3923" w:rsidP="006F3923">
      <w:pPr>
        <w:jc w:val="both"/>
        <w:rPr>
          <w:rFonts w:cs="Arial"/>
          <w:b/>
          <w:sz w:val="20"/>
          <w:szCs w:val="20"/>
          <w:lang w:val="nl-BE"/>
        </w:rPr>
      </w:pPr>
      <w:r>
        <w:rPr>
          <w:rFonts w:cs="Arial"/>
          <w:b/>
          <w:sz w:val="20"/>
          <w:szCs w:val="20"/>
          <w:lang w:val="nl-BE"/>
        </w:rPr>
        <w:t xml:space="preserve">           10...</w:t>
      </w:r>
      <w:r>
        <w:rPr>
          <w:rFonts w:cs="Arial"/>
          <w:b/>
          <w:sz w:val="20"/>
          <w:szCs w:val="20"/>
          <w:lang w:val="nl-BE"/>
        </w:rPr>
        <w:tab/>
      </w:r>
      <w:r>
        <w:rPr>
          <w:rFonts w:cs="Arial"/>
          <w:b/>
          <w:sz w:val="20"/>
          <w:szCs w:val="20"/>
          <w:lang w:val="nl-BE"/>
        </w:rPr>
        <w:tab/>
        <w:t>Kc6</w:t>
      </w:r>
    </w:p>
    <w:p w14:paraId="4D5600BC" w14:textId="77777777" w:rsidR="006F3923" w:rsidRDefault="006F3923" w:rsidP="006F3923">
      <w:pPr>
        <w:jc w:val="both"/>
        <w:rPr>
          <w:rFonts w:cs="Arial"/>
          <w:sz w:val="20"/>
          <w:szCs w:val="20"/>
          <w:lang w:val="nl-BE"/>
        </w:rPr>
      </w:pPr>
      <w:r>
        <w:rPr>
          <w:rFonts w:cs="Arial"/>
          <w:sz w:val="20"/>
          <w:szCs w:val="20"/>
          <w:lang w:val="nl-BE"/>
        </w:rPr>
        <w:t>dan is er de stille zet:</w:t>
      </w:r>
    </w:p>
    <w:p w14:paraId="77670D07"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11.De5!             Dc5</w:t>
      </w:r>
    </w:p>
    <w:p w14:paraId="476BB27D" w14:textId="77777777" w:rsidR="006F3923" w:rsidRDefault="006F3923" w:rsidP="006F3923">
      <w:pPr>
        <w:jc w:val="both"/>
        <w:rPr>
          <w:rFonts w:cs="Arial"/>
          <w:b/>
          <w:sz w:val="20"/>
          <w:szCs w:val="20"/>
          <w:lang w:val="nl-BE"/>
        </w:rPr>
      </w:pPr>
      <w:r>
        <w:rPr>
          <w:rFonts w:cs="Arial"/>
          <w:b/>
          <w:sz w:val="20"/>
          <w:szCs w:val="20"/>
          <w:lang w:val="nl-BE"/>
        </w:rPr>
        <w:t xml:space="preserve">           12.Dc7+</w:t>
      </w:r>
    </w:p>
    <w:p w14:paraId="09AB4373" w14:textId="77777777" w:rsidR="002E16B1" w:rsidRDefault="006F3923" w:rsidP="00D87D82">
      <w:pPr>
        <w:rPr>
          <w:rFonts w:cs="Arial"/>
          <w:sz w:val="20"/>
          <w:szCs w:val="20"/>
          <w:lang w:val="nl-BE"/>
        </w:rPr>
      </w:pPr>
      <w:r>
        <w:rPr>
          <w:rFonts w:cs="Arial"/>
          <w:sz w:val="20"/>
          <w:szCs w:val="20"/>
          <w:lang w:val="nl-BE"/>
        </w:rPr>
        <w:t>en is he</w:t>
      </w:r>
      <w:r w:rsidR="007C1A43">
        <w:rPr>
          <w:rFonts w:cs="Arial"/>
          <w:sz w:val="20"/>
          <w:szCs w:val="20"/>
          <w:lang w:val="nl-BE"/>
        </w:rPr>
        <w:t>t onverwachts mat.</w:t>
      </w:r>
    </w:p>
    <w:p w14:paraId="0A4744AF" w14:textId="77777777" w:rsidR="002E16B1" w:rsidRDefault="002E16B1" w:rsidP="00D87D82">
      <w:pPr>
        <w:rPr>
          <w:rFonts w:cs="Arial"/>
          <w:sz w:val="20"/>
          <w:szCs w:val="20"/>
          <w:lang w:val="nl-BE"/>
        </w:rPr>
      </w:pPr>
    </w:p>
    <w:p w14:paraId="6B22A000" w14:textId="77777777" w:rsidR="002E16B1" w:rsidRDefault="002E16B1" w:rsidP="00D87D82">
      <w:pPr>
        <w:rPr>
          <w:rFonts w:cs="Arial"/>
          <w:sz w:val="20"/>
          <w:szCs w:val="20"/>
          <w:lang w:val="nl-BE"/>
        </w:rPr>
      </w:pPr>
      <w:r>
        <w:rPr>
          <w:rFonts w:cs="Arial"/>
          <w:sz w:val="20"/>
          <w:szCs w:val="20"/>
          <w:lang w:val="nl-BE"/>
        </w:rPr>
        <w:t>Romuald Lazowski vond het een</w:t>
      </w:r>
    </w:p>
    <w:p w14:paraId="2A610335" w14:textId="77777777" w:rsidR="006F3923" w:rsidRPr="00323A57" w:rsidRDefault="002E16B1" w:rsidP="00323A57">
      <w:pPr>
        <w:rPr>
          <w:rFonts w:cs="Arial"/>
          <w:b/>
          <w:i/>
          <w:sz w:val="20"/>
          <w:szCs w:val="20"/>
          <w:lang w:val="nl-BE"/>
        </w:rPr>
      </w:pPr>
      <w:r w:rsidRPr="00323A57">
        <w:rPr>
          <w:rFonts w:cs="Arial"/>
          <w:i/>
          <w:sz w:val="20"/>
          <w:szCs w:val="20"/>
          <w:lang w:val="nl-BE"/>
        </w:rPr>
        <w:t>“Interesting study”.</w:t>
      </w:r>
      <w:r w:rsidR="006F3923" w:rsidRPr="00323A57">
        <w:rPr>
          <w:rFonts w:cs="Arial"/>
          <w:b/>
          <w:i/>
          <w:sz w:val="20"/>
          <w:szCs w:val="20"/>
          <w:lang w:val="nl-BE"/>
        </w:rPr>
        <w:br w:type="column"/>
      </w:r>
    </w:p>
    <w:p w14:paraId="66C4CE9C" w14:textId="77777777" w:rsidR="006F3923" w:rsidRDefault="006F3923" w:rsidP="006F3923">
      <w:pPr>
        <w:jc w:val="both"/>
        <w:rPr>
          <w:rFonts w:cs="Arial"/>
          <w:sz w:val="20"/>
          <w:szCs w:val="20"/>
          <w:lang w:val="nl-BE"/>
        </w:rPr>
      </w:pPr>
    </w:p>
    <w:p w14:paraId="27372604" w14:textId="77777777" w:rsidR="008C46EE" w:rsidRDefault="008C46EE" w:rsidP="006F3923">
      <w:pPr>
        <w:jc w:val="both"/>
        <w:rPr>
          <w:rFonts w:cs="Arial"/>
          <w:sz w:val="20"/>
          <w:szCs w:val="20"/>
          <w:lang w:val="nl-BE"/>
        </w:rPr>
      </w:pPr>
    </w:p>
    <w:p w14:paraId="09BA3E26" w14:textId="77777777" w:rsidR="00F53B4C" w:rsidRDefault="00F53B4C" w:rsidP="006F3923">
      <w:pPr>
        <w:jc w:val="both"/>
        <w:rPr>
          <w:rFonts w:cs="Arial"/>
          <w:sz w:val="20"/>
          <w:szCs w:val="20"/>
          <w:lang w:val="nl-BE"/>
        </w:rPr>
      </w:pPr>
    </w:p>
    <w:p w14:paraId="48EEF159" w14:textId="77777777" w:rsidR="006F3923" w:rsidRDefault="006F3923" w:rsidP="006F3923">
      <w:pPr>
        <w:jc w:val="both"/>
        <w:rPr>
          <w:rFonts w:cs="Arial"/>
          <w:b/>
          <w:i/>
          <w:sz w:val="20"/>
          <w:szCs w:val="20"/>
          <w:lang w:val="nl-BE"/>
        </w:rPr>
      </w:pPr>
    </w:p>
    <w:p w14:paraId="11ADD05B" w14:textId="77777777" w:rsidR="006F3923" w:rsidRDefault="006F3923" w:rsidP="006F3923">
      <w:pPr>
        <w:jc w:val="both"/>
        <w:rPr>
          <w:rFonts w:cs="Arial"/>
          <w:b/>
          <w:i/>
          <w:sz w:val="20"/>
          <w:szCs w:val="20"/>
          <w:lang w:val="nl-BE"/>
        </w:rPr>
      </w:pPr>
      <w:r>
        <w:rPr>
          <w:rFonts w:cs="Arial"/>
          <w:b/>
          <w:i/>
          <w:sz w:val="20"/>
          <w:szCs w:val="20"/>
          <w:lang w:val="nl-BE"/>
        </w:rPr>
        <w:t>Variant B</w:t>
      </w:r>
    </w:p>
    <w:p w14:paraId="541EF18C" w14:textId="77777777" w:rsidR="006F3923" w:rsidRDefault="006F3923" w:rsidP="006F3923">
      <w:pPr>
        <w:jc w:val="both"/>
        <w:rPr>
          <w:rFonts w:cs="Arial"/>
          <w:b/>
          <w:sz w:val="20"/>
          <w:szCs w:val="20"/>
          <w:lang w:val="nl-BE"/>
        </w:rPr>
      </w:pPr>
      <w:r>
        <w:rPr>
          <w:rFonts w:cs="Arial"/>
          <w:b/>
          <w:sz w:val="20"/>
          <w:szCs w:val="20"/>
          <w:lang w:val="nl-BE"/>
        </w:rPr>
        <w:t xml:space="preserve">             5...</w:t>
      </w:r>
      <w:r>
        <w:rPr>
          <w:rFonts w:cs="Arial"/>
          <w:b/>
          <w:sz w:val="20"/>
          <w:szCs w:val="20"/>
          <w:lang w:val="nl-BE"/>
        </w:rPr>
        <w:tab/>
      </w:r>
      <w:r>
        <w:rPr>
          <w:rFonts w:cs="Arial"/>
          <w:b/>
          <w:sz w:val="20"/>
          <w:szCs w:val="20"/>
          <w:lang w:val="nl-BE"/>
        </w:rPr>
        <w:tab/>
        <w:t>Pf6</w:t>
      </w:r>
    </w:p>
    <w:p w14:paraId="4225746E" w14:textId="77777777" w:rsidR="006F3923" w:rsidRDefault="006F3923" w:rsidP="006F3923">
      <w:pPr>
        <w:jc w:val="both"/>
        <w:rPr>
          <w:rFonts w:cs="Arial"/>
          <w:b/>
          <w:sz w:val="20"/>
          <w:szCs w:val="20"/>
          <w:lang w:val="nl-BE"/>
        </w:rPr>
      </w:pPr>
      <w:r>
        <w:rPr>
          <w:rFonts w:cs="Arial"/>
          <w:b/>
          <w:sz w:val="20"/>
          <w:szCs w:val="20"/>
          <w:lang w:val="nl-BE"/>
        </w:rPr>
        <w:t xml:space="preserve">             6.Dxf6+</w:t>
      </w:r>
      <w:r>
        <w:rPr>
          <w:rFonts w:cs="Arial"/>
          <w:b/>
          <w:sz w:val="20"/>
          <w:szCs w:val="20"/>
          <w:lang w:val="nl-BE"/>
        </w:rPr>
        <w:tab/>
        <w:t>Kc5</w:t>
      </w:r>
    </w:p>
    <w:p w14:paraId="31F0815E" w14:textId="77777777" w:rsidR="006F3923" w:rsidRDefault="006F3923" w:rsidP="006F3923">
      <w:pPr>
        <w:jc w:val="both"/>
        <w:rPr>
          <w:rFonts w:cs="Arial"/>
          <w:b/>
          <w:sz w:val="20"/>
          <w:szCs w:val="20"/>
          <w:lang w:val="nl-BE"/>
        </w:rPr>
      </w:pPr>
      <w:r>
        <w:rPr>
          <w:rFonts w:cs="Arial"/>
          <w:b/>
          <w:sz w:val="20"/>
          <w:szCs w:val="20"/>
          <w:lang w:val="nl-BE"/>
        </w:rPr>
        <w:t xml:space="preserve">             7.Dc3+</w:t>
      </w:r>
    </w:p>
    <w:p w14:paraId="729FD214" w14:textId="77777777" w:rsidR="006F3923" w:rsidRDefault="006F3923" w:rsidP="006F3923">
      <w:pPr>
        <w:jc w:val="both"/>
        <w:rPr>
          <w:rFonts w:cs="Arial"/>
          <w:b/>
          <w:sz w:val="20"/>
          <w:szCs w:val="20"/>
          <w:lang w:val="nl-BE"/>
        </w:rPr>
      </w:pPr>
      <w:r>
        <w:rPr>
          <w:rFonts w:cs="Arial"/>
          <w:sz w:val="20"/>
          <w:szCs w:val="20"/>
          <w:lang w:val="nl-BE"/>
        </w:rPr>
        <w:t>Maar niet:</w:t>
      </w:r>
    </w:p>
    <w:p w14:paraId="784B4EC9" w14:textId="77777777" w:rsidR="006F3923" w:rsidRDefault="006F3923" w:rsidP="00586E21">
      <w:pPr>
        <w:numPr>
          <w:ilvl w:val="0"/>
          <w:numId w:val="165"/>
        </w:num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7.Dxf5? Kb4 8.Db1+ Ka5 9.De1+ Db4 en er zit geen winst meer in. Noch:</w:t>
      </w:r>
    </w:p>
    <w:p w14:paraId="7C1A693B" w14:textId="77777777" w:rsidR="006F3923" w:rsidRDefault="006F3923" w:rsidP="00586E21">
      <w:pPr>
        <w:numPr>
          <w:ilvl w:val="0"/>
          <w:numId w:val="165"/>
        </w:num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7.De5+? Kb4 8.Db2+ Ka5 9.Da3+ Kb5 en wit komt niet verder.</w:t>
      </w:r>
    </w:p>
    <w:p w14:paraId="1C43F226" w14:textId="77777777" w:rsidR="006F3923" w:rsidRDefault="006F3923" w:rsidP="006F3923">
      <w:pPr>
        <w:tabs>
          <w:tab w:val="left" w:pos="6601"/>
          <w:tab w:val="left" w:pos="6997"/>
          <w:tab w:val="left" w:pos="7701"/>
          <w:tab w:val="left" w:pos="8399"/>
        </w:tabs>
        <w:jc w:val="both"/>
        <w:rPr>
          <w:rFonts w:cs="Arial"/>
          <w:noProof/>
          <w:color w:val="000000"/>
          <w:sz w:val="20"/>
          <w:szCs w:val="20"/>
          <w:lang w:val="nl-BE"/>
        </w:rPr>
      </w:pPr>
      <w:r>
        <w:rPr>
          <w:rFonts w:cs="Arial"/>
          <w:noProof/>
          <w:color w:val="000000"/>
          <w:sz w:val="20"/>
          <w:szCs w:val="20"/>
          <w:lang w:val="nl-BE"/>
        </w:rPr>
        <w:t>En nu:</w:t>
      </w:r>
    </w:p>
    <w:p w14:paraId="75AD5D10" w14:textId="77777777" w:rsidR="006F3923" w:rsidRPr="00926CF0" w:rsidRDefault="006F3923" w:rsidP="006F3923">
      <w:pPr>
        <w:tabs>
          <w:tab w:val="left" w:pos="6601"/>
          <w:tab w:val="left" w:pos="6997"/>
          <w:tab w:val="left" w:pos="7701"/>
          <w:tab w:val="left" w:pos="8399"/>
        </w:tabs>
        <w:jc w:val="both"/>
        <w:rPr>
          <w:rFonts w:cs="Arial"/>
          <w:b/>
          <w:i/>
          <w:noProof/>
          <w:color w:val="000000"/>
          <w:sz w:val="20"/>
          <w:szCs w:val="20"/>
          <w:lang w:val="nl-BE"/>
        </w:rPr>
      </w:pPr>
      <w:r>
        <w:rPr>
          <w:rFonts w:cs="Arial"/>
          <w:b/>
          <w:i/>
          <w:noProof/>
          <w:color w:val="000000"/>
          <w:sz w:val="20"/>
          <w:szCs w:val="20"/>
          <w:lang w:val="nl-BE"/>
        </w:rPr>
        <w:t>a)</w:t>
      </w:r>
      <w:r>
        <w:rPr>
          <w:rFonts w:cs="Arial"/>
          <w:b/>
          <w:noProof/>
          <w:color w:val="000000"/>
          <w:sz w:val="20"/>
          <w:szCs w:val="20"/>
          <w:lang w:val="nl-BE"/>
        </w:rPr>
        <w:t xml:space="preserve"> </w:t>
      </w:r>
      <w:r w:rsidR="00F41D40">
        <w:rPr>
          <w:rFonts w:cs="Arial"/>
          <w:b/>
          <w:noProof/>
          <w:color w:val="000000"/>
          <w:sz w:val="20"/>
          <w:szCs w:val="20"/>
          <w:lang w:val="nl-BE"/>
        </w:rPr>
        <w:t xml:space="preserve">        </w:t>
      </w:r>
      <w:r>
        <w:rPr>
          <w:rFonts w:cs="Arial"/>
          <w:b/>
          <w:noProof/>
          <w:color w:val="000000"/>
          <w:sz w:val="20"/>
          <w:szCs w:val="20"/>
          <w:lang w:val="nl-BE"/>
        </w:rPr>
        <w:t xml:space="preserve">7…                  </w:t>
      </w:r>
      <w:r w:rsidR="00926CF0">
        <w:rPr>
          <w:rFonts w:cs="Arial"/>
          <w:b/>
          <w:noProof/>
          <w:color w:val="000000"/>
          <w:sz w:val="20"/>
          <w:szCs w:val="20"/>
          <w:lang w:val="nl-BE"/>
        </w:rPr>
        <w:t xml:space="preserve">  Kb</w:t>
      </w:r>
      <w:r w:rsidR="00926CF0">
        <w:rPr>
          <w:rFonts w:cs="Arial"/>
          <w:b/>
          <w:sz w:val="20"/>
          <w:szCs w:val="20"/>
          <w:lang w:val="nl-BE"/>
        </w:rPr>
        <w:t>7...</w:t>
      </w:r>
      <w:r>
        <w:rPr>
          <w:rFonts w:cs="Arial"/>
          <w:b/>
          <w:sz w:val="20"/>
          <w:szCs w:val="20"/>
          <w:lang w:val="nl-BE"/>
        </w:rPr>
        <w:t>Kb5</w:t>
      </w:r>
    </w:p>
    <w:p w14:paraId="16D83709" w14:textId="77777777" w:rsidR="006F3923" w:rsidRDefault="006F3923" w:rsidP="006F3923">
      <w:pPr>
        <w:jc w:val="both"/>
        <w:rPr>
          <w:rFonts w:cs="Arial"/>
          <w:b/>
          <w:noProof/>
          <w:color w:val="000000"/>
          <w:sz w:val="20"/>
          <w:szCs w:val="20"/>
          <w:lang w:val="nl-BE"/>
        </w:rPr>
      </w:pPr>
      <w:r>
        <w:rPr>
          <w:rFonts w:cs="Arial"/>
          <w:b/>
          <w:sz w:val="20"/>
          <w:szCs w:val="20"/>
          <w:lang w:val="nl-BE"/>
        </w:rPr>
        <w:t xml:space="preserve">             </w:t>
      </w:r>
      <w:r>
        <w:rPr>
          <w:rFonts w:cs="Arial"/>
          <w:b/>
          <w:noProof/>
          <w:color w:val="000000"/>
          <w:sz w:val="20"/>
          <w:szCs w:val="20"/>
          <w:lang w:val="nl-BE"/>
        </w:rPr>
        <w:t>8.Lc4+</w:t>
      </w:r>
      <w:r>
        <w:rPr>
          <w:rFonts w:cs="Arial"/>
          <w:b/>
          <w:noProof/>
          <w:color w:val="000000"/>
          <w:sz w:val="20"/>
          <w:szCs w:val="20"/>
          <w:lang w:val="nl-BE"/>
        </w:rPr>
        <w:tab/>
      </w:r>
      <w:r>
        <w:rPr>
          <w:rFonts w:cs="Arial"/>
          <w:b/>
          <w:noProof/>
          <w:color w:val="000000"/>
          <w:sz w:val="20"/>
          <w:szCs w:val="20"/>
          <w:lang w:val="nl-BE"/>
        </w:rPr>
        <w:tab/>
        <w:t>Ka4</w:t>
      </w:r>
    </w:p>
    <w:p w14:paraId="7FC4106F" w14:textId="77777777" w:rsidR="006F3923" w:rsidRDefault="006F3923" w:rsidP="006F3923">
      <w:pPr>
        <w:jc w:val="both"/>
        <w:rPr>
          <w:rFonts w:cs="Arial"/>
          <w:b/>
          <w:sz w:val="20"/>
          <w:szCs w:val="20"/>
          <w:lang w:val="nl-BE"/>
        </w:rPr>
      </w:pPr>
      <w:r>
        <w:rPr>
          <w:rFonts w:cs="Arial"/>
          <w:b/>
          <w:noProof/>
          <w:color w:val="000000"/>
          <w:sz w:val="20"/>
          <w:szCs w:val="20"/>
          <w:lang w:val="nl-BE"/>
        </w:rPr>
        <w:t xml:space="preserve">             </w:t>
      </w:r>
      <w:r>
        <w:rPr>
          <w:rFonts w:cs="Arial"/>
          <w:b/>
          <w:sz w:val="20"/>
          <w:szCs w:val="20"/>
          <w:lang w:val="nl-BE"/>
        </w:rPr>
        <w:t>9.Dc2+</w:t>
      </w:r>
      <w:r>
        <w:rPr>
          <w:rFonts w:cs="Arial"/>
          <w:b/>
          <w:sz w:val="20"/>
          <w:szCs w:val="20"/>
          <w:lang w:val="nl-BE"/>
        </w:rPr>
        <w:tab/>
      </w:r>
      <w:r>
        <w:rPr>
          <w:rFonts w:cs="Arial"/>
          <w:b/>
          <w:sz w:val="20"/>
          <w:szCs w:val="20"/>
          <w:lang w:val="nl-BE"/>
        </w:rPr>
        <w:tab/>
        <w:t>Kb4</w:t>
      </w:r>
    </w:p>
    <w:p w14:paraId="1FB76D0F" w14:textId="77777777" w:rsidR="006F3923" w:rsidRDefault="006F3923" w:rsidP="006F3923">
      <w:pPr>
        <w:jc w:val="both"/>
        <w:rPr>
          <w:rFonts w:cs="Arial"/>
          <w:b/>
          <w:sz w:val="20"/>
          <w:szCs w:val="20"/>
          <w:lang w:val="nl-BE"/>
        </w:rPr>
      </w:pPr>
      <w:r>
        <w:rPr>
          <w:rFonts w:cs="Arial"/>
          <w:b/>
          <w:sz w:val="20"/>
          <w:szCs w:val="20"/>
          <w:lang w:val="nl-BE"/>
        </w:rPr>
        <w:t xml:space="preserve">           10.Db3+</w:t>
      </w:r>
      <w:r>
        <w:rPr>
          <w:rFonts w:cs="Arial"/>
          <w:b/>
          <w:sz w:val="20"/>
          <w:szCs w:val="20"/>
          <w:lang w:val="nl-BE"/>
        </w:rPr>
        <w:tab/>
      </w:r>
      <w:r>
        <w:rPr>
          <w:rFonts w:cs="Arial"/>
          <w:b/>
          <w:sz w:val="20"/>
          <w:szCs w:val="20"/>
          <w:lang w:val="nl-BE"/>
        </w:rPr>
        <w:tab/>
        <w:t>Kc5</w:t>
      </w:r>
    </w:p>
    <w:p w14:paraId="5ADFA04E" w14:textId="77777777" w:rsidR="006F3923" w:rsidRDefault="006F3923" w:rsidP="006F3923">
      <w:pPr>
        <w:jc w:val="both"/>
        <w:rPr>
          <w:rFonts w:cs="Arial"/>
          <w:b/>
          <w:noProof/>
          <w:color w:val="000000"/>
          <w:sz w:val="20"/>
          <w:szCs w:val="20"/>
          <w:lang w:val="nl-BE"/>
        </w:rPr>
      </w:pPr>
      <w:r>
        <w:rPr>
          <w:rFonts w:cs="Arial"/>
          <w:b/>
          <w:sz w:val="20"/>
          <w:szCs w:val="20"/>
          <w:lang w:val="nl-BE"/>
        </w:rPr>
        <w:t xml:space="preserve">           11.De3+</w:t>
      </w:r>
    </w:p>
    <w:p w14:paraId="5015B198" w14:textId="77777777" w:rsidR="006F3923" w:rsidRDefault="006F3923" w:rsidP="006F3923">
      <w:pPr>
        <w:jc w:val="both"/>
        <w:rPr>
          <w:rFonts w:cs="Arial"/>
          <w:sz w:val="20"/>
          <w:szCs w:val="20"/>
          <w:lang w:val="nl-BE"/>
        </w:rPr>
      </w:pPr>
      <w:r>
        <w:rPr>
          <w:rFonts w:cs="Arial"/>
          <w:sz w:val="20"/>
          <w:szCs w:val="20"/>
          <w:lang w:val="nl-BE"/>
        </w:rPr>
        <w:t>enzovoort.</w:t>
      </w:r>
    </w:p>
    <w:p w14:paraId="6B4AE537" w14:textId="77777777" w:rsidR="006F3923" w:rsidRDefault="006F3923" w:rsidP="006F3923">
      <w:pPr>
        <w:jc w:val="both"/>
        <w:rPr>
          <w:rFonts w:cs="Arial"/>
          <w:b/>
          <w:sz w:val="20"/>
          <w:szCs w:val="20"/>
          <w:lang w:val="nl-BE"/>
        </w:rPr>
      </w:pPr>
      <w:r>
        <w:rPr>
          <w:rFonts w:cs="Arial"/>
          <w:b/>
          <w:i/>
          <w:sz w:val="20"/>
          <w:szCs w:val="20"/>
          <w:lang w:val="nl-BE"/>
        </w:rPr>
        <w:t>b</w:t>
      </w:r>
      <w:r w:rsidRPr="008D64D4">
        <w:rPr>
          <w:rFonts w:cs="Arial"/>
          <w:b/>
          <w:i/>
          <w:sz w:val="20"/>
          <w:szCs w:val="20"/>
          <w:lang w:val="nl-BE"/>
        </w:rPr>
        <w:t>)</w:t>
      </w:r>
      <w:r w:rsidR="001247A6">
        <w:rPr>
          <w:rFonts w:cs="Arial"/>
          <w:b/>
          <w:i/>
          <w:sz w:val="20"/>
          <w:szCs w:val="20"/>
          <w:lang w:val="nl-BE"/>
        </w:rPr>
        <w:t xml:space="preserve">        </w:t>
      </w:r>
      <w:r>
        <w:rPr>
          <w:rFonts w:cs="Arial"/>
          <w:b/>
          <w:i/>
          <w:sz w:val="20"/>
          <w:szCs w:val="20"/>
          <w:lang w:val="nl-BE"/>
        </w:rPr>
        <w:t xml:space="preserve"> </w:t>
      </w:r>
      <w:r>
        <w:rPr>
          <w:rFonts w:cs="Arial"/>
          <w:b/>
          <w:sz w:val="20"/>
          <w:szCs w:val="20"/>
          <w:lang w:val="nl-BE"/>
        </w:rPr>
        <w:t>7</w:t>
      </w:r>
      <w:r w:rsidR="00A76189">
        <w:rPr>
          <w:rFonts w:cs="Arial"/>
          <w:b/>
          <w:sz w:val="20"/>
          <w:szCs w:val="20"/>
          <w:lang w:val="nl-BE"/>
        </w:rPr>
        <w:t>…</w:t>
      </w:r>
      <w:r w:rsidR="00A76189">
        <w:rPr>
          <w:rFonts w:cs="Arial"/>
          <w:b/>
          <w:sz w:val="20"/>
          <w:szCs w:val="20"/>
          <w:lang w:val="nl-BE"/>
        </w:rPr>
        <w:tab/>
        <w:t xml:space="preserve">             Kd6</w:t>
      </w:r>
    </w:p>
    <w:p w14:paraId="33485662" w14:textId="77777777" w:rsidR="006F3923" w:rsidRPr="001247A6" w:rsidRDefault="001247A6" w:rsidP="006F3923">
      <w:pPr>
        <w:jc w:val="both"/>
        <w:rPr>
          <w:rFonts w:cs="Arial"/>
          <w:b/>
          <w:sz w:val="20"/>
          <w:szCs w:val="20"/>
          <w:lang w:val="nl-BE"/>
        </w:rPr>
      </w:pPr>
      <w:r>
        <w:rPr>
          <w:rFonts w:cs="Arial"/>
          <w:b/>
          <w:sz w:val="20"/>
          <w:szCs w:val="20"/>
          <w:lang w:val="nl-BE"/>
        </w:rPr>
        <w:t xml:space="preserve">             8.Dxg3+</w:t>
      </w:r>
      <w:r>
        <w:rPr>
          <w:rFonts w:cs="Arial"/>
          <w:b/>
          <w:sz w:val="20"/>
          <w:szCs w:val="20"/>
          <w:lang w:val="nl-BE"/>
        </w:rPr>
        <w:tab/>
        <w:t>Ke7</w:t>
      </w:r>
      <w:r>
        <w:rPr>
          <w:rFonts w:cs="Arial"/>
          <w:sz w:val="20"/>
          <w:szCs w:val="20"/>
          <w:lang w:val="nl-BE"/>
        </w:rPr>
        <w:t xml:space="preserve"> 8...Kc5</w:t>
      </w:r>
      <w:r w:rsidR="00CD62F8">
        <w:rPr>
          <w:rFonts w:cs="Arial"/>
          <w:sz w:val="20"/>
          <w:szCs w:val="20"/>
          <w:lang w:val="nl-BE"/>
        </w:rPr>
        <w:t>?</w:t>
      </w:r>
      <w:r>
        <w:rPr>
          <w:rFonts w:cs="Arial"/>
          <w:sz w:val="20"/>
          <w:szCs w:val="20"/>
          <w:lang w:val="nl-BE"/>
        </w:rPr>
        <w:t xml:space="preserve"> 9.De3+</w:t>
      </w:r>
      <w:r w:rsidR="006F3923">
        <w:rPr>
          <w:rFonts w:cs="Arial"/>
          <w:sz w:val="20"/>
          <w:szCs w:val="20"/>
          <w:lang w:val="nl-BE"/>
        </w:rPr>
        <w:t xml:space="preserve"> enzovoort.</w:t>
      </w:r>
    </w:p>
    <w:p w14:paraId="7926BA8D"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9.De5+</w:t>
      </w:r>
      <w:r>
        <w:rPr>
          <w:rFonts w:cs="Arial"/>
          <w:b/>
          <w:sz w:val="20"/>
          <w:szCs w:val="20"/>
          <w:lang w:val="nl-BE"/>
        </w:rPr>
        <w:tab/>
      </w:r>
      <w:r>
        <w:rPr>
          <w:rFonts w:cs="Arial"/>
          <w:b/>
          <w:sz w:val="20"/>
          <w:szCs w:val="20"/>
          <w:lang w:val="nl-BE"/>
        </w:rPr>
        <w:tab/>
        <w:t>Kf8</w:t>
      </w:r>
    </w:p>
    <w:p w14:paraId="5DCFA1F7" w14:textId="77777777" w:rsidR="006F3923" w:rsidRDefault="006F3923" w:rsidP="006F3923">
      <w:pPr>
        <w:jc w:val="both"/>
        <w:rPr>
          <w:rFonts w:cs="Arial"/>
          <w:b/>
          <w:sz w:val="20"/>
          <w:szCs w:val="20"/>
          <w:lang w:val="nl-BE"/>
        </w:rPr>
      </w:pPr>
      <w:r>
        <w:rPr>
          <w:rFonts w:cs="Arial"/>
          <w:b/>
          <w:sz w:val="20"/>
          <w:szCs w:val="20"/>
          <w:lang w:val="nl-BE"/>
        </w:rPr>
        <w:t xml:space="preserve">           10.Dh8+</w:t>
      </w:r>
      <w:r>
        <w:rPr>
          <w:rFonts w:cs="Arial"/>
          <w:b/>
          <w:sz w:val="20"/>
          <w:szCs w:val="20"/>
          <w:lang w:val="nl-BE"/>
        </w:rPr>
        <w:tab/>
      </w:r>
      <w:r>
        <w:rPr>
          <w:rFonts w:cs="Arial"/>
          <w:b/>
          <w:sz w:val="20"/>
          <w:szCs w:val="20"/>
          <w:lang w:val="nl-BE"/>
        </w:rPr>
        <w:tab/>
        <w:t>Ke7</w:t>
      </w:r>
    </w:p>
    <w:p w14:paraId="01856C8E" w14:textId="77777777" w:rsidR="006F3923" w:rsidRDefault="006F3923" w:rsidP="006F3923">
      <w:pPr>
        <w:jc w:val="both"/>
        <w:rPr>
          <w:rFonts w:cs="Arial"/>
          <w:b/>
          <w:sz w:val="20"/>
          <w:szCs w:val="20"/>
          <w:lang w:val="nl-BE"/>
        </w:rPr>
      </w:pPr>
      <w:r>
        <w:rPr>
          <w:rFonts w:cs="Arial"/>
          <w:b/>
          <w:sz w:val="20"/>
          <w:szCs w:val="20"/>
          <w:lang w:val="nl-BE"/>
        </w:rPr>
        <w:t xml:space="preserve">           11.Dg(h)7+</w:t>
      </w:r>
      <w:r>
        <w:rPr>
          <w:rFonts w:cs="Arial"/>
          <w:b/>
          <w:sz w:val="20"/>
          <w:szCs w:val="20"/>
          <w:lang w:val="nl-BE"/>
        </w:rPr>
        <w:tab/>
        <w:t>Kd6</w:t>
      </w:r>
    </w:p>
    <w:p w14:paraId="76A245AB" w14:textId="77777777" w:rsidR="006F3923" w:rsidRDefault="006F3923" w:rsidP="006F3923">
      <w:pPr>
        <w:jc w:val="both"/>
        <w:rPr>
          <w:rFonts w:cs="Arial"/>
          <w:b/>
          <w:sz w:val="20"/>
          <w:szCs w:val="20"/>
          <w:lang w:val="nl-BE"/>
        </w:rPr>
      </w:pPr>
      <w:r>
        <w:rPr>
          <w:rFonts w:cs="Arial"/>
          <w:b/>
          <w:sz w:val="20"/>
          <w:szCs w:val="20"/>
          <w:lang w:val="nl-BE"/>
        </w:rPr>
        <w:t xml:space="preserve">           12.Dh6+</w:t>
      </w:r>
      <w:r>
        <w:rPr>
          <w:rFonts w:cs="Arial"/>
          <w:b/>
          <w:sz w:val="20"/>
          <w:szCs w:val="20"/>
          <w:lang w:val="nl-BE"/>
        </w:rPr>
        <w:tab/>
      </w:r>
      <w:r>
        <w:rPr>
          <w:rFonts w:cs="Arial"/>
          <w:b/>
          <w:sz w:val="20"/>
          <w:szCs w:val="20"/>
          <w:lang w:val="nl-BE"/>
        </w:rPr>
        <w:tab/>
        <w:t>Kc5</w:t>
      </w:r>
    </w:p>
    <w:p w14:paraId="4A57B944" w14:textId="77777777" w:rsidR="006F3923" w:rsidRDefault="006F3923" w:rsidP="006F3923">
      <w:pPr>
        <w:jc w:val="both"/>
        <w:rPr>
          <w:rFonts w:cs="Arial"/>
          <w:b/>
          <w:sz w:val="20"/>
          <w:szCs w:val="20"/>
          <w:lang w:val="nl-BE"/>
        </w:rPr>
      </w:pPr>
      <w:r>
        <w:rPr>
          <w:rFonts w:cs="Arial"/>
          <w:b/>
          <w:sz w:val="20"/>
          <w:szCs w:val="20"/>
          <w:lang w:val="nl-BE"/>
        </w:rPr>
        <w:t xml:space="preserve">           13.De3+</w:t>
      </w:r>
      <w:r>
        <w:rPr>
          <w:rFonts w:cs="Arial"/>
          <w:b/>
          <w:sz w:val="20"/>
          <w:szCs w:val="20"/>
          <w:lang w:val="nl-BE"/>
        </w:rPr>
        <w:tab/>
      </w:r>
    </w:p>
    <w:p w14:paraId="226B4CBB" w14:textId="77777777" w:rsidR="006F3923" w:rsidRDefault="006839C0" w:rsidP="006F3923">
      <w:pPr>
        <w:jc w:val="both"/>
        <w:rPr>
          <w:rFonts w:cs="Arial"/>
          <w:sz w:val="20"/>
          <w:szCs w:val="20"/>
          <w:lang w:val="nl-BE"/>
        </w:rPr>
      </w:pPr>
      <w:r>
        <w:rPr>
          <w:rFonts w:cs="Arial"/>
          <w:sz w:val="20"/>
          <w:szCs w:val="20"/>
          <w:lang w:val="nl-BE"/>
        </w:rPr>
        <w:t>enzovoort.</w:t>
      </w:r>
    </w:p>
    <w:p w14:paraId="096B7269" w14:textId="77777777" w:rsidR="006F3923" w:rsidRDefault="006F3923" w:rsidP="006F3923">
      <w:pPr>
        <w:jc w:val="both"/>
        <w:rPr>
          <w:rFonts w:cs="Arial"/>
          <w:b/>
          <w:sz w:val="20"/>
          <w:szCs w:val="20"/>
          <w:lang w:val="nl-BE"/>
        </w:rPr>
      </w:pPr>
      <w:r>
        <w:rPr>
          <w:rFonts w:cs="Arial"/>
          <w:b/>
          <w:i/>
          <w:sz w:val="20"/>
          <w:szCs w:val="20"/>
          <w:lang w:val="nl-BE"/>
        </w:rPr>
        <w:t>c)</w:t>
      </w:r>
      <w:r>
        <w:rPr>
          <w:rFonts w:cs="Arial"/>
          <w:b/>
          <w:i/>
          <w:sz w:val="20"/>
          <w:szCs w:val="20"/>
          <w:lang w:val="nl-BE"/>
        </w:rPr>
        <w:tab/>
      </w:r>
      <w:r>
        <w:rPr>
          <w:rFonts w:cs="Arial"/>
          <w:b/>
          <w:sz w:val="20"/>
          <w:szCs w:val="20"/>
          <w:lang w:val="nl-BE"/>
        </w:rPr>
        <w:t>7...</w:t>
      </w:r>
      <w:r>
        <w:rPr>
          <w:rFonts w:cs="Arial"/>
          <w:b/>
          <w:sz w:val="20"/>
          <w:szCs w:val="20"/>
          <w:lang w:val="nl-BE"/>
        </w:rPr>
        <w:tab/>
      </w:r>
      <w:r>
        <w:rPr>
          <w:rFonts w:cs="Arial"/>
          <w:b/>
          <w:sz w:val="20"/>
          <w:szCs w:val="20"/>
          <w:lang w:val="nl-BE"/>
        </w:rPr>
        <w:tab/>
        <w:t>Kd6</w:t>
      </w:r>
    </w:p>
    <w:p w14:paraId="7A10DCC4" w14:textId="77777777" w:rsidR="002E1616" w:rsidRDefault="006F3923" w:rsidP="006F3923">
      <w:pPr>
        <w:jc w:val="both"/>
        <w:rPr>
          <w:rFonts w:cs="Arial"/>
          <w:b/>
          <w:sz w:val="20"/>
          <w:szCs w:val="20"/>
          <w:lang w:val="nl-BE"/>
        </w:rPr>
      </w:pPr>
      <w:r>
        <w:rPr>
          <w:rFonts w:cs="Arial"/>
          <w:b/>
          <w:sz w:val="20"/>
          <w:szCs w:val="20"/>
          <w:lang w:val="nl-BE"/>
        </w:rPr>
        <w:tab/>
        <w:t>8.Dxg3+</w:t>
      </w:r>
    </w:p>
    <w:p w14:paraId="73F23500" w14:textId="77777777" w:rsidR="006F3923" w:rsidRPr="002E1616" w:rsidRDefault="002E1616" w:rsidP="006F3923">
      <w:pPr>
        <w:jc w:val="both"/>
        <w:rPr>
          <w:rFonts w:cs="Arial"/>
          <w:sz w:val="20"/>
          <w:szCs w:val="20"/>
          <w:lang w:val="nl-BE"/>
        </w:rPr>
      </w:pPr>
      <w:r>
        <w:rPr>
          <w:rFonts w:cs="Arial"/>
          <w:sz w:val="20"/>
          <w:szCs w:val="20"/>
          <w:lang w:val="nl-BE"/>
        </w:rPr>
        <w:t xml:space="preserve">En nu:  </w:t>
      </w:r>
      <w:r>
        <w:rPr>
          <w:rFonts w:cs="Arial"/>
          <w:b/>
          <w:sz w:val="20"/>
          <w:szCs w:val="20"/>
          <w:lang w:val="nl-BE"/>
        </w:rPr>
        <w:t>8…</w:t>
      </w:r>
      <w:r>
        <w:rPr>
          <w:rFonts w:cs="Arial"/>
          <w:b/>
          <w:sz w:val="20"/>
          <w:szCs w:val="20"/>
          <w:lang w:val="nl-BE"/>
        </w:rPr>
        <w:tab/>
      </w:r>
      <w:r>
        <w:rPr>
          <w:rFonts w:cs="Arial"/>
          <w:b/>
          <w:sz w:val="20"/>
          <w:szCs w:val="20"/>
          <w:lang w:val="nl-BE"/>
        </w:rPr>
        <w:tab/>
        <w:t>Kc6</w:t>
      </w:r>
    </w:p>
    <w:p w14:paraId="2DE82D1F" w14:textId="77777777" w:rsidR="006F3923" w:rsidRDefault="006F3923" w:rsidP="006F3923">
      <w:pPr>
        <w:jc w:val="both"/>
        <w:rPr>
          <w:rFonts w:cs="Arial"/>
          <w:b/>
          <w:sz w:val="20"/>
          <w:szCs w:val="20"/>
          <w:lang w:val="nl-BE"/>
        </w:rPr>
      </w:pPr>
      <w:r>
        <w:rPr>
          <w:rFonts w:cs="Arial"/>
          <w:b/>
          <w:sz w:val="20"/>
          <w:szCs w:val="20"/>
          <w:lang w:val="nl-BE"/>
        </w:rPr>
        <w:tab/>
        <w:t>9.Dg6+</w:t>
      </w:r>
      <w:r>
        <w:rPr>
          <w:rFonts w:cs="Arial"/>
          <w:b/>
          <w:sz w:val="20"/>
          <w:szCs w:val="20"/>
          <w:lang w:val="nl-BE"/>
        </w:rPr>
        <w:tab/>
      </w:r>
      <w:r>
        <w:rPr>
          <w:rFonts w:cs="Arial"/>
          <w:b/>
          <w:sz w:val="20"/>
          <w:szCs w:val="20"/>
          <w:lang w:val="nl-BE"/>
        </w:rPr>
        <w:tab/>
        <w:t>Kb5</w:t>
      </w:r>
    </w:p>
    <w:p w14:paraId="3F17DC4C" w14:textId="77777777" w:rsidR="006F3923" w:rsidRDefault="006F3923" w:rsidP="006F3923">
      <w:pPr>
        <w:jc w:val="both"/>
        <w:rPr>
          <w:rFonts w:cs="Arial"/>
          <w:b/>
          <w:sz w:val="20"/>
          <w:szCs w:val="20"/>
          <w:lang w:val="nl-BE"/>
        </w:rPr>
      </w:pPr>
      <w:r>
        <w:rPr>
          <w:rFonts w:cs="Arial"/>
          <w:b/>
          <w:sz w:val="20"/>
          <w:szCs w:val="20"/>
          <w:lang w:val="nl-BE"/>
        </w:rPr>
        <w:t xml:space="preserve">           10.Lc4+</w:t>
      </w:r>
      <w:r>
        <w:rPr>
          <w:rFonts w:cs="Arial"/>
          <w:b/>
          <w:sz w:val="20"/>
          <w:szCs w:val="20"/>
          <w:lang w:val="nl-BE"/>
        </w:rPr>
        <w:tab/>
      </w:r>
      <w:r>
        <w:rPr>
          <w:rFonts w:cs="Arial"/>
          <w:b/>
          <w:sz w:val="20"/>
          <w:szCs w:val="20"/>
          <w:lang w:val="nl-BE"/>
        </w:rPr>
        <w:tab/>
        <w:t>Ka5</w:t>
      </w:r>
    </w:p>
    <w:p w14:paraId="116B27E1" w14:textId="77777777" w:rsidR="006F3923" w:rsidRDefault="006F3923" w:rsidP="006F3923">
      <w:pPr>
        <w:jc w:val="both"/>
        <w:rPr>
          <w:rFonts w:cs="Arial"/>
          <w:sz w:val="20"/>
          <w:szCs w:val="20"/>
          <w:lang w:val="nl-BE"/>
        </w:rPr>
      </w:pPr>
      <w:r>
        <w:rPr>
          <w:rFonts w:cs="Arial"/>
          <w:sz w:val="20"/>
          <w:szCs w:val="20"/>
          <w:lang w:val="nl-BE"/>
        </w:rPr>
        <w:t>Zwart vermijdt steeds de diago-naal a7-g1.</w:t>
      </w:r>
    </w:p>
    <w:p w14:paraId="56E5952A" w14:textId="77777777" w:rsidR="009520BF" w:rsidRDefault="006F3923" w:rsidP="006F3923">
      <w:pPr>
        <w:jc w:val="both"/>
        <w:rPr>
          <w:rFonts w:cs="Arial"/>
          <w:b/>
          <w:sz w:val="20"/>
          <w:szCs w:val="20"/>
          <w:lang w:val="nl-BE"/>
        </w:rPr>
      </w:pPr>
      <w:r>
        <w:rPr>
          <w:rFonts w:cs="Arial"/>
          <w:b/>
          <w:sz w:val="20"/>
          <w:szCs w:val="20"/>
          <w:lang w:val="nl-BE"/>
        </w:rPr>
        <w:t xml:space="preserve">           </w:t>
      </w:r>
    </w:p>
    <w:p w14:paraId="40984F77" w14:textId="77777777" w:rsidR="009520BF" w:rsidRDefault="009520BF" w:rsidP="006F3923">
      <w:pPr>
        <w:jc w:val="both"/>
        <w:rPr>
          <w:rFonts w:cs="Arial"/>
          <w:b/>
          <w:sz w:val="20"/>
          <w:szCs w:val="20"/>
          <w:lang w:val="nl-BE"/>
        </w:rPr>
      </w:pPr>
    </w:p>
    <w:p w14:paraId="2E2D4E97" w14:textId="77777777" w:rsidR="009520BF" w:rsidRDefault="009520BF" w:rsidP="006F3923">
      <w:pPr>
        <w:jc w:val="both"/>
        <w:rPr>
          <w:rFonts w:cs="Arial"/>
          <w:b/>
          <w:sz w:val="20"/>
          <w:szCs w:val="20"/>
          <w:lang w:val="nl-BE"/>
        </w:rPr>
      </w:pPr>
    </w:p>
    <w:p w14:paraId="1B2CBFD7" w14:textId="77777777" w:rsidR="009520BF" w:rsidRDefault="009520BF" w:rsidP="006F3923">
      <w:pPr>
        <w:jc w:val="both"/>
        <w:rPr>
          <w:rFonts w:cs="Arial"/>
          <w:b/>
          <w:sz w:val="20"/>
          <w:szCs w:val="20"/>
          <w:lang w:val="nl-BE"/>
        </w:rPr>
      </w:pPr>
    </w:p>
    <w:p w14:paraId="1EC84B70" w14:textId="77777777" w:rsidR="009520BF" w:rsidRDefault="009520BF" w:rsidP="006F3923">
      <w:pPr>
        <w:jc w:val="both"/>
        <w:rPr>
          <w:rFonts w:cs="Arial"/>
          <w:b/>
          <w:sz w:val="20"/>
          <w:szCs w:val="20"/>
          <w:lang w:val="nl-BE"/>
        </w:rPr>
      </w:pPr>
    </w:p>
    <w:p w14:paraId="0502C13D" w14:textId="77777777" w:rsidR="00501AAC" w:rsidRDefault="00501AAC" w:rsidP="006F3923">
      <w:pPr>
        <w:jc w:val="both"/>
        <w:rPr>
          <w:rFonts w:cs="Arial"/>
          <w:b/>
          <w:sz w:val="20"/>
          <w:szCs w:val="20"/>
          <w:lang w:val="nl-BE"/>
        </w:rPr>
      </w:pPr>
    </w:p>
    <w:p w14:paraId="55BBE174" w14:textId="77777777" w:rsidR="009520BF" w:rsidRDefault="009520BF" w:rsidP="006F3923">
      <w:pPr>
        <w:jc w:val="both"/>
        <w:rPr>
          <w:rFonts w:cs="Arial"/>
          <w:b/>
          <w:sz w:val="20"/>
          <w:szCs w:val="20"/>
          <w:lang w:val="nl-BE"/>
        </w:rPr>
      </w:pPr>
    </w:p>
    <w:p w14:paraId="23C503FF" w14:textId="77777777" w:rsidR="009520BF" w:rsidRDefault="009520BF" w:rsidP="006F3923">
      <w:pPr>
        <w:jc w:val="both"/>
        <w:rPr>
          <w:rFonts w:cs="Arial"/>
          <w:b/>
          <w:sz w:val="20"/>
          <w:szCs w:val="20"/>
          <w:lang w:val="nl-BE"/>
        </w:rPr>
      </w:pPr>
    </w:p>
    <w:p w14:paraId="583713D8" w14:textId="77777777" w:rsidR="006F3923" w:rsidRDefault="009520BF" w:rsidP="009520BF">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11.Dxf5+</w:t>
      </w:r>
      <w:r w:rsidR="006F3923">
        <w:rPr>
          <w:rFonts w:cs="Arial"/>
          <w:b/>
          <w:sz w:val="20"/>
          <w:szCs w:val="20"/>
          <w:lang w:val="nl-BE"/>
        </w:rPr>
        <w:tab/>
        <w:t>Kb4</w:t>
      </w:r>
    </w:p>
    <w:p w14:paraId="540126E0" w14:textId="77777777" w:rsidR="006F3923" w:rsidRDefault="006F3923" w:rsidP="006F3923">
      <w:pPr>
        <w:jc w:val="both"/>
        <w:rPr>
          <w:rFonts w:cs="Arial"/>
          <w:b/>
          <w:sz w:val="20"/>
          <w:szCs w:val="20"/>
          <w:lang w:val="nl-BE"/>
        </w:rPr>
      </w:pPr>
      <w:r>
        <w:rPr>
          <w:rFonts w:cs="Arial"/>
          <w:b/>
          <w:sz w:val="20"/>
          <w:szCs w:val="20"/>
          <w:lang w:val="nl-BE"/>
        </w:rPr>
        <w:t xml:space="preserve">           12.Db1+</w:t>
      </w:r>
    </w:p>
    <w:p w14:paraId="4B3D3E4F" w14:textId="77777777" w:rsidR="006F3923" w:rsidRDefault="006F3923" w:rsidP="006F3923">
      <w:pPr>
        <w:jc w:val="both"/>
        <w:rPr>
          <w:rFonts w:cs="Arial"/>
          <w:sz w:val="20"/>
          <w:szCs w:val="20"/>
          <w:lang w:val="nl-BE"/>
        </w:rPr>
      </w:pPr>
      <w:r>
        <w:rPr>
          <w:rFonts w:cs="Arial"/>
          <w:sz w:val="20"/>
          <w:szCs w:val="20"/>
          <w:lang w:val="nl-BE"/>
        </w:rPr>
        <w:t>En indien zwart nu toch tracht op de diagonaal te komen met</w:t>
      </w:r>
    </w:p>
    <w:p w14:paraId="078C3BDD" w14:textId="77777777" w:rsidR="006F3923" w:rsidRDefault="006F3923" w:rsidP="006F3923">
      <w:pPr>
        <w:jc w:val="both"/>
        <w:rPr>
          <w:rFonts w:cs="Arial"/>
          <w:b/>
          <w:sz w:val="20"/>
          <w:szCs w:val="20"/>
          <w:lang w:val="nl-BE"/>
        </w:rPr>
      </w:pPr>
      <w:r>
        <w:rPr>
          <w:rFonts w:cs="Arial"/>
          <w:b/>
          <w:sz w:val="20"/>
          <w:szCs w:val="20"/>
          <w:lang w:val="nl-BE"/>
        </w:rPr>
        <w:t xml:space="preserve">           12...</w:t>
      </w:r>
      <w:r>
        <w:rPr>
          <w:rFonts w:cs="Arial"/>
          <w:b/>
          <w:sz w:val="20"/>
          <w:szCs w:val="20"/>
          <w:lang w:val="nl-BE"/>
        </w:rPr>
        <w:tab/>
      </w:r>
      <w:r>
        <w:rPr>
          <w:rFonts w:cs="Arial"/>
          <w:b/>
          <w:sz w:val="20"/>
          <w:szCs w:val="20"/>
          <w:lang w:val="nl-BE"/>
        </w:rPr>
        <w:tab/>
        <w:t>Kc5</w:t>
      </w:r>
    </w:p>
    <w:p w14:paraId="29E134A0" w14:textId="77777777" w:rsidR="006F3923" w:rsidRDefault="006F3923" w:rsidP="006F3923">
      <w:pPr>
        <w:jc w:val="both"/>
        <w:rPr>
          <w:rFonts w:cs="Arial"/>
          <w:sz w:val="20"/>
          <w:szCs w:val="20"/>
          <w:lang w:val="nl-BE"/>
        </w:rPr>
      </w:pPr>
      <w:r>
        <w:rPr>
          <w:rFonts w:cs="Arial"/>
          <w:sz w:val="20"/>
          <w:szCs w:val="20"/>
          <w:lang w:val="nl-BE"/>
        </w:rPr>
        <w:t>dan volgt:</w:t>
      </w:r>
    </w:p>
    <w:p w14:paraId="3FAC9F76" w14:textId="77777777" w:rsidR="006F3923" w:rsidRDefault="006F3923" w:rsidP="006F3923">
      <w:pPr>
        <w:jc w:val="both"/>
        <w:rPr>
          <w:rFonts w:cs="Arial"/>
          <w:b/>
          <w:sz w:val="20"/>
          <w:szCs w:val="20"/>
          <w:lang w:val="nl-BE"/>
        </w:rPr>
      </w:pPr>
      <w:r>
        <w:rPr>
          <w:rFonts w:cs="Arial"/>
          <w:b/>
          <w:sz w:val="20"/>
          <w:szCs w:val="20"/>
          <w:lang w:val="nl-BE"/>
        </w:rPr>
        <w:t xml:space="preserve">           13.Dg1+</w:t>
      </w:r>
      <w:r>
        <w:rPr>
          <w:rFonts w:cs="Arial"/>
          <w:b/>
          <w:sz w:val="20"/>
          <w:szCs w:val="20"/>
          <w:lang w:val="nl-BE"/>
        </w:rPr>
        <w:tab/>
      </w:r>
      <w:r>
        <w:rPr>
          <w:rFonts w:cs="Arial"/>
          <w:b/>
          <w:sz w:val="20"/>
          <w:szCs w:val="20"/>
          <w:lang w:val="nl-BE"/>
        </w:rPr>
        <w:tab/>
        <w:t>Kc6</w:t>
      </w:r>
    </w:p>
    <w:p w14:paraId="5C6E5AB1" w14:textId="77777777" w:rsidR="006F3923" w:rsidRDefault="006F3923" w:rsidP="006F3923">
      <w:pPr>
        <w:jc w:val="both"/>
        <w:rPr>
          <w:rFonts w:cs="Arial"/>
          <w:b/>
          <w:sz w:val="20"/>
          <w:szCs w:val="20"/>
          <w:lang w:val="nl-BE"/>
        </w:rPr>
      </w:pPr>
      <w:r>
        <w:rPr>
          <w:rFonts w:cs="Arial"/>
          <w:b/>
          <w:sz w:val="20"/>
          <w:szCs w:val="20"/>
          <w:lang w:val="nl-BE"/>
        </w:rPr>
        <w:t xml:space="preserve">           14.Dg2+</w:t>
      </w:r>
      <w:r>
        <w:rPr>
          <w:rFonts w:cs="Arial"/>
          <w:b/>
          <w:sz w:val="20"/>
          <w:szCs w:val="20"/>
          <w:lang w:val="nl-BE"/>
        </w:rPr>
        <w:tab/>
      </w:r>
      <w:r w:rsidR="00900F7B">
        <w:rPr>
          <w:rFonts w:cs="Arial"/>
          <w:b/>
          <w:sz w:val="20"/>
          <w:szCs w:val="20"/>
          <w:lang w:val="nl-BE"/>
        </w:rPr>
        <w:tab/>
        <w:t>Kc5</w:t>
      </w:r>
    </w:p>
    <w:p w14:paraId="109A1690" w14:textId="77777777" w:rsidR="00B75218" w:rsidRPr="00ED1153" w:rsidRDefault="00B75218" w:rsidP="006F3923">
      <w:pPr>
        <w:jc w:val="both"/>
        <w:rPr>
          <w:rFonts w:cs="Arial"/>
          <w:b/>
          <w:sz w:val="20"/>
          <w:szCs w:val="20"/>
          <w:lang w:val="en-GB"/>
        </w:rPr>
      </w:pPr>
      <w:r w:rsidRPr="00667FAE">
        <w:rPr>
          <w:rFonts w:cs="Arial"/>
          <w:b/>
          <w:i/>
          <w:sz w:val="20"/>
          <w:szCs w:val="20"/>
          <w:lang w:val="en-GB"/>
        </w:rPr>
        <w:t>a)</w:t>
      </w:r>
      <w:r w:rsidRPr="00667FAE">
        <w:rPr>
          <w:rFonts w:cs="Arial"/>
          <w:b/>
          <w:sz w:val="20"/>
          <w:szCs w:val="20"/>
          <w:lang w:val="en-GB"/>
        </w:rPr>
        <w:t xml:space="preserve"> </w:t>
      </w:r>
      <w:r w:rsidRPr="00ED1153">
        <w:rPr>
          <w:rFonts w:cs="Arial"/>
          <w:sz w:val="20"/>
          <w:szCs w:val="20"/>
          <w:lang w:val="en-GB"/>
        </w:rPr>
        <w:t xml:space="preserve">      </w:t>
      </w:r>
      <w:r w:rsidRPr="00ED1153">
        <w:rPr>
          <w:rFonts w:cs="Arial"/>
          <w:b/>
          <w:sz w:val="20"/>
          <w:szCs w:val="20"/>
          <w:lang w:val="en-GB"/>
        </w:rPr>
        <w:t xml:space="preserve"> 14…</w:t>
      </w:r>
      <w:r w:rsidRPr="00ED1153">
        <w:rPr>
          <w:rFonts w:cs="Arial"/>
          <w:b/>
          <w:sz w:val="20"/>
          <w:szCs w:val="20"/>
          <w:lang w:val="en-GB"/>
        </w:rPr>
        <w:tab/>
      </w:r>
      <w:r w:rsidRPr="00ED1153">
        <w:rPr>
          <w:rFonts w:cs="Arial"/>
          <w:b/>
          <w:sz w:val="20"/>
          <w:szCs w:val="20"/>
          <w:lang w:val="en-GB"/>
        </w:rPr>
        <w:tab/>
        <w:t>Kc5</w:t>
      </w:r>
    </w:p>
    <w:p w14:paraId="02605920"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15.Df2+</w:t>
      </w:r>
      <w:r w:rsidRPr="00ED1153">
        <w:rPr>
          <w:rFonts w:cs="Arial"/>
          <w:b/>
          <w:sz w:val="20"/>
          <w:szCs w:val="20"/>
          <w:lang w:val="en-GB"/>
        </w:rPr>
        <w:tab/>
      </w:r>
      <w:r w:rsidRPr="00ED1153">
        <w:rPr>
          <w:rFonts w:cs="Arial"/>
          <w:b/>
          <w:sz w:val="20"/>
          <w:szCs w:val="20"/>
          <w:lang w:val="en-GB"/>
        </w:rPr>
        <w:tab/>
        <w:t>Kc6</w:t>
      </w:r>
    </w:p>
    <w:p w14:paraId="4547C6B0"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16.Df3+</w:t>
      </w:r>
      <w:r w:rsidRPr="00ED1153">
        <w:rPr>
          <w:rFonts w:cs="Arial"/>
          <w:b/>
          <w:sz w:val="20"/>
          <w:szCs w:val="20"/>
          <w:lang w:val="en-GB"/>
        </w:rPr>
        <w:tab/>
      </w:r>
      <w:r w:rsidRPr="00ED1153">
        <w:rPr>
          <w:rFonts w:cs="Arial"/>
          <w:b/>
          <w:sz w:val="20"/>
          <w:szCs w:val="20"/>
          <w:lang w:val="en-GB"/>
        </w:rPr>
        <w:tab/>
        <w:t>Kc5</w:t>
      </w:r>
    </w:p>
    <w:p w14:paraId="6D9E3244" w14:textId="77777777" w:rsidR="006F3923" w:rsidRDefault="006F3923" w:rsidP="006F3923">
      <w:pPr>
        <w:jc w:val="both"/>
        <w:rPr>
          <w:rFonts w:cs="Arial"/>
          <w:b/>
          <w:sz w:val="20"/>
          <w:szCs w:val="20"/>
          <w:lang w:val="nl-BE"/>
        </w:rPr>
      </w:pPr>
      <w:r w:rsidRPr="00ED1153">
        <w:rPr>
          <w:rFonts w:cs="Arial"/>
          <w:b/>
          <w:sz w:val="20"/>
          <w:szCs w:val="20"/>
          <w:lang w:val="en-GB"/>
        </w:rPr>
        <w:t xml:space="preserve">           </w:t>
      </w:r>
      <w:r>
        <w:rPr>
          <w:rFonts w:cs="Arial"/>
          <w:b/>
          <w:sz w:val="20"/>
          <w:szCs w:val="20"/>
          <w:lang w:val="nl-BE"/>
        </w:rPr>
        <w:t>17.De3+</w:t>
      </w:r>
      <w:r>
        <w:rPr>
          <w:rFonts w:cs="Arial"/>
          <w:b/>
          <w:sz w:val="20"/>
          <w:szCs w:val="20"/>
          <w:lang w:val="nl-BE"/>
        </w:rPr>
        <w:tab/>
      </w:r>
      <w:r>
        <w:rPr>
          <w:rFonts w:cs="Arial"/>
          <w:b/>
          <w:sz w:val="20"/>
          <w:szCs w:val="20"/>
          <w:lang w:val="nl-BE"/>
        </w:rPr>
        <w:tab/>
        <w:t>Kc6</w:t>
      </w:r>
    </w:p>
    <w:p w14:paraId="68FB53DC" w14:textId="77777777" w:rsidR="006F3923" w:rsidRDefault="006F3923" w:rsidP="006F3923">
      <w:pPr>
        <w:jc w:val="both"/>
        <w:rPr>
          <w:rFonts w:cs="Arial"/>
          <w:b/>
          <w:sz w:val="20"/>
          <w:szCs w:val="20"/>
          <w:lang w:val="nl-BE"/>
        </w:rPr>
      </w:pPr>
      <w:r>
        <w:rPr>
          <w:rFonts w:cs="Arial"/>
          <w:b/>
          <w:sz w:val="20"/>
          <w:szCs w:val="20"/>
          <w:lang w:val="nl-BE"/>
        </w:rPr>
        <w:t xml:space="preserve">           18.De5</w:t>
      </w:r>
      <w:r>
        <w:rPr>
          <w:rFonts w:cs="Arial"/>
          <w:b/>
          <w:sz w:val="20"/>
          <w:szCs w:val="20"/>
          <w:lang w:val="nl-BE"/>
        </w:rPr>
        <w:tab/>
      </w:r>
      <w:r>
        <w:rPr>
          <w:rFonts w:cs="Arial"/>
          <w:b/>
          <w:sz w:val="20"/>
          <w:szCs w:val="20"/>
          <w:lang w:val="nl-BE"/>
        </w:rPr>
        <w:tab/>
        <w:t>Dc5</w:t>
      </w:r>
    </w:p>
    <w:p w14:paraId="0CCD1430" w14:textId="77777777" w:rsidR="006F3923" w:rsidRDefault="006F3923" w:rsidP="006F3923">
      <w:pPr>
        <w:jc w:val="both"/>
        <w:rPr>
          <w:rFonts w:cs="Arial"/>
          <w:b/>
          <w:sz w:val="20"/>
          <w:szCs w:val="20"/>
          <w:lang w:val="nl-BE"/>
        </w:rPr>
      </w:pPr>
      <w:r>
        <w:rPr>
          <w:rFonts w:cs="Arial"/>
          <w:b/>
          <w:sz w:val="20"/>
          <w:szCs w:val="20"/>
          <w:lang w:val="nl-BE"/>
        </w:rPr>
        <w:t xml:space="preserve">           19.Dc7+</w:t>
      </w:r>
    </w:p>
    <w:p w14:paraId="328C332E" w14:textId="77777777" w:rsidR="006F3923" w:rsidRPr="00B75218" w:rsidRDefault="00B75218" w:rsidP="006F3923">
      <w:pPr>
        <w:jc w:val="both"/>
        <w:rPr>
          <w:rFonts w:cs="Arial"/>
          <w:i/>
          <w:sz w:val="20"/>
          <w:szCs w:val="20"/>
          <w:lang w:val="nl-BE"/>
        </w:rPr>
      </w:pPr>
      <w:r w:rsidRPr="00667FAE">
        <w:rPr>
          <w:rFonts w:cs="Arial"/>
          <w:b/>
          <w:i/>
          <w:sz w:val="20"/>
          <w:szCs w:val="20"/>
          <w:lang w:val="nl-BE"/>
        </w:rPr>
        <w:t>b)</w:t>
      </w:r>
      <w:r>
        <w:rPr>
          <w:rFonts w:cs="Arial"/>
          <w:i/>
          <w:sz w:val="20"/>
          <w:szCs w:val="20"/>
          <w:lang w:val="nl-BE"/>
        </w:rPr>
        <w:t xml:space="preserve">        </w:t>
      </w:r>
      <w:r w:rsidR="006F3923">
        <w:rPr>
          <w:rFonts w:cs="Arial"/>
          <w:b/>
          <w:sz w:val="20"/>
          <w:szCs w:val="20"/>
          <w:lang w:val="nl-BE"/>
        </w:rPr>
        <w:t>14...</w:t>
      </w:r>
      <w:r w:rsidR="006F3923">
        <w:rPr>
          <w:rFonts w:cs="Arial"/>
          <w:b/>
          <w:sz w:val="20"/>
          <w:szCs w:val="20"/>
          <w:lang w:val="nl-BE"/>
        </w:rPr>
        <w:tab/>
      </w:r>
      <w:r w:rsidR="006F3923">
        <w:rPr>
          <w:rFonts w:cs="Arial"/>
          <w:b/>
          <w:sz w:val="20"/>
          <w:szCs w:val="20"/>
          <w:lang w:val="nl-BE"/>
        </w:rPr>
        <w:tab/>
        <w:t>Kd6</w:t>
      </w:r>
    </w:p>
    <w:p w14:paraId="479438F6" w14:textId="77777777" w:rsidR="006F3923" w:rsidRDefault="006F3923" w:rsidP="006F3923">
      <w:pPr>
        <w:jc w:val="both"/>
        <w:rPr>
          <w:rFonts w:cs="Arial"/>
          <w:b/>
          <w:sz w:val="20"/>
          <w:szCs w:val="20"/>
          <w:lang w:val="nl-BE"/>
        </w:rPr>
      </w:pPr>
      <w:r>
        <w:rPr>
          <w:rFonts w:cs="Arial"/>
          <w:b/>
          <w:sz w:val="20"/>
          <w:szCs w:val="20"/>
          <w:lang w:val="nl-BE"/>
        </w:rPr>
        <w:t xml:space="preserve">           15.Dd5+</w:t>
      </w:r>
      <w:r>
        <w:rPr>
          <w:rFonts w:cs="Arial"/>
          <w:b/>
          <w:sz w:val="20"/>
          <w:szCs w:val="20"/>
          <w:lang w:val="nl-BE"/>
        </w:rPr>
        <w:tab/>
      </w:r>
      <w:r>
        <w:rPr>
          <w:rFonts w:cs="Arial"/>
          <w:b/>
          <w:sz w:val="20"/>
          <w:szCs w:val="20"/>
          <w:lang w:val="nl-BE"/>
        </w:rPr>
        <w:tab/>
        <w:t>Ke7</w:t>
      </w:r>
    </w:p>
    <w:p w14:paraId="1C5A19A0" w14:textId="77777777" w:rsidR="006F3923" w:rsidRDefault="006F3923" w:rsidP="006F3923">
      <w:pPr>
        <w:jc w:val="both"/>
        <w:rPr>
          <w:rFonts w:cs="Arial"/>
          <w:b/>
          <w:sz w:val="20"/>
          <w:szCs w:val="20"/>
          <w:lang w:val="nl-BE"/>
        </w:rPr>
      </w:pPr>
      <w:r>
        <w:rPr>
          <w:rFonts w:cs="Arial"/>
          <w:b/>
          <w:sz w:val="20"/>
          <w:szCs w:val="20"/>
          <w:lang w:val="nl-BE"/>
        </w:rPr>
        <w:t xml:space="preserve">           16.Df7+</w:t>
      </w:r>
      <w:r>
        <w:rPr>
          <w:rFonts w:cs="Arial"/>
          <w:b/>
          <w:sz w:val="20"/>
          <w:szCs w:val="20"/>
          <w:lang w:val="nl-BE"/>
        </w:rPr>
        <w:tab/>
      </w:r>
      <w:r>
        <w:rPr>
          <w:rFonts w:cs="Arial"/>
          <w:b/>
          <w:sz w:val="20"/>
          <w:szCs w:val="20"/>
          <w:lang w:val="nl-BE"/>
        </w:rPr>
        <w:tab/>
        <w:t>Kd6</w:t>
      </w:r>
    </w:p>
    <w:p w14:paraId="4795C3F3" w14:textId="77777777" w:rsidR="006F3923" w:rsidRDefault="006F3923" w:rsidP="006F3923">
      <w:pPr>
        <w:jc w:val="both"/>
        <w:rPr>
          <w:rFonts w:cs="Arial"/>
          <w:b/>
          <w:sz w:val="20"/>
          <w:szCs w:val="20"/>
          <w:lang w:val="nl-BE"/>
        </w:rPr>
      </w:pPr>
      <w:r>
        <w:rPr>
          <w:rFonts w:cs="Arial"/>
          <w:b/>
          <w:sz w:val="20"/>
          <w:szCs w:val="20"/>
          <w:lang w:val="nl-BE"/>
        </w:rPr>
        <w:t xml:space="preserve">           17.De6+</w:t>
      </w:r>
      <w:r>
        <w:rPr>
          <w:rFonts w:cs="Arial"/>
          <w:b/>
          <w:sz w:val="20"/>
          <w:szCs w:val="20"/>
          <w:lang w:val="nl-BE"/>
        </w:rPr>
        <w:tab/>
      </w:r>
      <w:r>
        <w:rPr>
          <w:rFonts w:cs="Arial"/>
          <w:b/>
          <w:sz w:val="20"/>
          <w:szCs w:val="20"/>
          <w:lang w:val="nl-BE"/>
        </w:rPr>
        <w:tab/>
        <w:t>Kc5</w:t>
      </w:r>
    </w:p>
    <w:p w14:paraId="578B1D4A" w14:textId="77777777" w:rsidR="006F3923" w:rsidRDefault="006F3923" w:rsidP="006F3923">
      <w:pPr>
        <w:jc w:val="both"/>
        <w:rPr>
          <w:rFonts w:cs="Arial"/>
          <w:b/>
          <w:sz w:val="20"/>
          <w:szCs w:val="20"/>
          <w:lang w:val="nl-BE"/>
        </w:rPr>
      </w:pPr>
      <w:r>
        <w:rPr>
          <w:rFonts w:cs="Arial"/>
          <w:b/>
          <w:sz w:val="20"/>
          <w:szCs w:val="20"/>
          <w:lang w:val="nl-BE"/>
        </w:rPr>
        <w:t xml:space="preserve">           18.De3+</w:t>
      </w:r>
      <w:r>
        <w:rPr>
          <w:rFonts w:cs="Arial"/>
          <w:b/>
          <w:sz w:val="20"/>
          <w:szCs w:val="20"/>
          <w:lang w:val="nl-BE"/>
        </w:rPr>
        <w:tab/>
      </w:r>
      <w:r>
        <w:rPr>
          <w:rFonts w:cs="Arial"/>
          <w:b/>
          <w:sz w:val="20"/>
          <w:szCs w:val="20"/>
          <w:lang w:val="nl-BE"/>
        </w:rPr>
        <w:tab/>
        <w:t>Kc6</w:t>
      </w:r>
    </w:p>
    <w:p w14:paraId="0EEF7BD3" w14:textId="77777777" w:rsidR="006F3923" w:rsidRDefault="006F3923" w:rsidP="006F3923">
      <w:pPr>
        <w:jc w:val="both"/>
        <w:rPr>
          <w:rFonts w:cs="Arial"/>
          <w:b/>
          <w:sz w:val="20"/>
          <w:szCs w:val="20"/>
          <w:lang w:val="nl-BE"/>
        </w:rPr>
      </w:pPr>
      <w:r>
        <w:rPr>
          <w:rFonts w:cs="Arial"/>
          <w:b/>
          <w:sz w:val="20"/>
          <w:szCs w:val="20"/>
          <w:lang w:val="nl-BE"/>
        </w:rPr>
        <w:t xml:space="preserve">           19.De5</w:t>
      </w:r>
      <w:r>
        <w:rPr>
          <w:rFonts w:cs="Arial"/>
          <w:b/>
          <w:sz w:val="20"/>
          <w:szCs w:val="20"/>
          <w:lang w:val="nl-BE"/>
        </w:rPr>
        <w:tab/>
      </w:r>
      <w:r>
        <w:rPr>
          <w:rFonts w:cs="Arial"/>
          <w:b/>
          <w:sz w:val="20"/>
          <w:szCs w:val="20"/>
          <w:lang w:val="nl-BE"/>
        </w:rPr>
        <w:tab/>
        <w:t>Dc5</w:t>
      </w:r>
    </w:p>
    <w:p w14:paraId="146DFC43" w14:textId="77777777" w:rsidR="006F3923" w:rsidRDefault="006F3923" w:rsidP="006F3923">
      <w:pPr>
        <w:jc w:val="both"/>
        <w:rPr>
          <w:rFonts w:cs="Arial"/>
          <w:b/>
          <w:sz w:val="20"/>
          <w:szCs w:val="20"/>
          <w:lang w:val="nl-BE"/>
        </w:rPr>
      </w:pPr>
      <w:r>
        <w:rPr>
          <w:rFonts w:cs="Arial"/>
          <w:b/>
          <w:sz w:val="20"/>
          <w:szCs w:val="20"/>
          <w:lang w:val="nl-BE"/>
        </w:rPr>
        <w:t xml:space="preserve">           20.Dc7+</w:t>
      </w:r>
    </w:p>
    <w:p w14:paraId="5A734911" w14:textId="77777777" w:rsidR="006F3923" w:rsidRDefault="006F3923" w:rsidP="006F3923">
      <w:pPr>
        <w:jc w:val="both"/>
        <w:rPr>
          <w:rFonts w:cs="Arial"/>
          <w:sz w:val="20"/>
          <w:szCs w:val="20"/>
          <w:lang w:val="nl-BE"/>
        </w:rPr>
      </w:pPr>
      <w:r>
        <w:rPr>
          <w:rFonts w:cs="Arial"/>
          <w:sz w:val="20"/>
          <w:szCs w:val="20"/>
          <w:lang w:val="nl-BE"/>
        </w:rPr>
        <w:t>en nogmaals mat.</w:t>
      </w:r>
    </w:p>
    <w:p w14:paraId="13C6E9E5" w14:textId="77777777" w:rsidR="006F3923" w:rsidRDefault="006F3923" w:rsidP="006F3923">
      <w:pPr>
        <w:jc w:val="both"/>
        <w:rPr>
          <w:rFonts w:cs="Arial"/>
          <w:sz w:val="20"/>
          <w:szCs w:val="20"/>
          <w:lang w:val="nl-BE"/>
        </w:rPr>
      </w:pPr>
    </w:p>
    <w:p w14:paraId="5107AC10" w14:textId="77777777" w:rsidR="006F3923" w:rsidRDefault="006839C0" w:rsidP="006F3923">
      <w:pPr>
        <w:jc w:val="both"/>
        <w:rPr>
          <w:rFonts w:cs="Arial"/>
          <w:sz w:val="20"/>
          <w:szCs w:val="20"/>
          <w:lang w:val="nl-BE"/>
        </w:rPr>
      </w:pPr>
      <w:r>
        <w:rPr>
          <w:rFonts w:cs="Arial"/>
          <w:sz w:val="20"/>
          <w:szCs w:val="20"/>
          <w:lang w:val="nl-BE"/>
        </w:rPr>
        <w:t>Na vele</w:t>
      </w:r>
      <w:r w:rsidR="006F3923">
        <w:rPr>
          <w:rFonts w:cs="Arial"/>
          <w:sz w:val="20"/>
          <w:szCs w:val="20"/>
          <w:lang w:val="nl-BE"/>
        </w:rPr>
        <w:t xml:space="preserve"> consecutieve schaakzet</w:t>
      </w:r>
      <w:r>
        <w:rPr>
          <w:rFonts w:cs="Arial"/>
          <w:sz w:val="20"/>
          <w:szCs w:val="20"/>
          <w:lang w:val="nl-BE"/>
        </w:rPr>
        <w:t>-ten is wit er niet in ge</w:t>
      </w:r>
      <w:r w:rsidR="006F3923">
        <w:rPr>
          <w:rFonts w:cs="Arial"/>
          <w:sz w:val="20"/>
          <w:szCs w:val="20"/>
          <w:lang w:val="nl-BE"/>
        </w:rPr>
        <w:t>slaagd de dame te vangen, maa</w:t>
      </w:r>
      <w:r>
        <w:rPr>
          <w:rFonts w:cs="Arial"/>
          <w:sz w:val="20"/>
          <w:szCs w:val="20"/>
          <w:lang w:val="nl-BE"/>
        </w:rPr>
        <w:t>r net op het moment dat hare ma</w:t>
      </w:r>
      <w:r w:rsidR="006F3923">
        <w:rPr>
          <w:rFonts w:cs="Arial"/>
          <w:sz w:val="20"/>
          <w:szCs w:val="20"/>
          <w:lang w:val="nl-BE"/>
        </w:rPr>
        <w:t>jesteit ont</w:t>
      </w:r>
      <w:r>
        <w:rPr>
          <w:rFonts w:cs="Arial"/>
          <w:sz w:val="20"/>
          <w:szCs w:val="20"/>
          <w:lang w:val="nl-BE"/>
        </w:rPr>
        <w:t>-snapt wordt haar fel op</w:t>
      </w:r>
      <w:r w:rsidR="006F3923">
        <w:rPr>
          <w:rFonts w:cs="Arial"/>
          <w:sz w:val="20"/>
          <w:szCs w:val="20"/>
          <w:lang w:val="nl-BE"/>
        </w:rPr>
        <w:t>gejaagde echtgenoot mat gezet.</w:t>
      </w:r>
    </w:p>
    <w:p w14:paraId="2E60D2A8" w14:textId="77777777" w:rsidR="006F3923" w:rsidRDefault="006F3923" w:rsidP="006F3923">
      <w:pPr>
        <w:spacing w:line="190" w:lineRule="exact"/>
        <w:jc w:val="center"/>
        <w:rPr>
          <w:rFonts w:cs="Arial"/>
          <w:b/>
          <w:sz w:val="20"/>
          <w:szCs w:val="20"/>
          <w:lang w:val="nl-BE"/>
        </w:rPr>
      </w:pPr>
      <w:r>
        <w:rPr>
          <w:rFonts w:cs="Arial"/>
          <w:b/>
          <w:sz w:val="20"/>
          <w:szCs w:val="20"/>
          <w:lang w:val="nl-BE"/>
        </w:rPr>
        <w:br w:type="page"/>
      </w:r>
      <w:r w:rsidR="00FE2203">
        <w:rPr>
          <w:rFonts w:cs="Arial"/>
          <w:b/>
          <w:sz w:val="20"/>
          <w:szCs w:val="20"/>
          <w:lang w:val="nl-BE"/>
        </w:rPr>
        <w:lastRenderedPageBreak/>
        <w:t xml:space="preserve">- </w:t>
      </w:r>
      <w:r w:rsidR="003179B0">
        <w:rPr>
          <w:rFonts w:cs="Arial"/>
          <w:b/>
          <w:sz w:val="20"/>
          <w:szCs w:val="20"/>
          <w:lang w:val="nl-BE"/>
        </w:rPr>
        <w:t>29</w:t>
      </w:r>
      <w:r w:rsidR="00962A5D">
        <w:rPr>
          <w:rFonts w:cs="Arial"/>
          <w:b/>
          <w:sz w:val="20"/>
          <w:szCs w:val="20"/>
          <w:lang w:val="nl-BE"/>
        </w:rPr>
        <w:t>3</w:t>
      </w:r>
      <w:r>
        <w:rPr>
          <w:rFonts w:cs="Arial"/>
          <w:b/>
          <w:sz w:val="20"/>
          <w:szCs w:val="20"/>
          <w:lang w:val="nl-BE"/>
        </w:rPr>
        <w:t xml:space="preserve"> -</w:t>
      </w:r>
    </w:p>
    <w:p w14:paraId="537E3FA3" w14:textId="77777777" w:rsidR="006F3923" w:rsidRDefault="006F3923" w:rsidP="006F3923">
      <w:pPr>
        <w:spacing w:line="190" w:lineRule="exact"/>
        <w:jc w:val="center"/>
        <w:rPr>
          <w:rFonts w:cs="Arial"/>
          <w:sz w:val="20"/>
          <w:szCs w:val="20"/>
          <w:lang w:val="nl-BE"/>
        </w:rPr>
      </w:pPr>
    </w:p>
    <w:p w14:paraId="2D5C2A6E"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2008</w:t>
      </w:r>
    </w:p>
    <w:p w14:paraId="43D48C1C" w14:textId="77777777" w:rsidR="006F3923" w:rsidRDefault="006F3923" w:rsidP="006F3923">
      <w:pPr>
        <w:spacing w:line="190" w:lineRule="exact"/>
        <w:jc w:val="center"/>
        <w:rPr>
          <w:rFonts w:cs="Arial"/>
          <w:sz w:val="20"/>
          <w:szCs w:val="20"/>
          <w:lang w:val="nl-BE"/>
        </w:rPr>
      </w:pPr>
    </w:p>
    <w:p w14:paraId="4C0FF952" w14:textId="77777777" w:rsidR="006F3923" w:rsidRDefault="00990285" w:rsidP="006F3923">
      <w:pPr>
        <w:pStyle w:val="02bSource"/>
        <w:widowControl/>
        <w:tabs>
          <w:tab w:val="left" w:pos="114"/>
        </w:tabs>
        <w:rPr>
          <w:noProof/>
          <w:lang w:val="nl-BE"/>
        </w:rPr>
      </w:pPr>
      <w:r>
        <w:object w:dxaOrig="1440" w:dyaOrig="1440" w14:anchorId="1D7D56A2">
          <v:shape id="_x0000_s1363" type="#_x0000_t75" style="position:absolute;left:0;text-align:left;margin-left:0;margin-top:0;width:151.5pt;height:152.25pt;z-index:251684864;mso-position-horizontal:center">
            <v:imagedata r:id="rId582" o:title=""/>
            <w10:wrap type="square"/>
          </v:shape>
          <o:OLEObject Type="Embed" ProgID="CorelDRAW.Graphic.12" ShapeID="_x0000_s1363" DrawAspect="Content" ObjectID="_1587467754" r:id="rId583"/>
        </w:object>
      </w:r>
    </w:p>
    <w:p w14:paraId="1BDC8EE4" w14:textId="77777777" w:rsidR="006F3923" w:rsidRDefault="006F3923" w:rsidP="006F3923">
      <w:pPr>
        <w:rPr>
          <w:rFonts w:cs="Arial"/>
          <w:sz w:val="20"/>
          <w:szCs w:val="20"/>
          <w:lang w:val="nl-BE"/>
        </w:rPr>
      </w:pPr>
      <w:r>
        <w:rPr>
          <w:rFonts w:cs="Arial"/>
          <w:b/>
          <w:lang w:val="nl-BE"/>
        </w:rPr>
        <w:t>+</w:t>
      </w:r>
      <w:r>
        <w:rPr>
          <w:rFonts w:cs="Arial"/>
          <w:sz w:val="20"/>
          <w:szCs w:val="20"/>
          <w:lang w:val="nl-BE"/>
        </w:rPr>
        <w:t xml:space="preserve">                            </w:t>
      </w:r>
      <w:r w:rsidR="00777AAA">
        <w:rPr>
          <w:rFonts w:cs="Arial"/>
          <w:sz w:val="20"/>
          <w:szCs w:val="20"/>
          <w:lang w:val="nl-BE"/>
        </w:rPr>
        <w:t xml:space="preserve"> </w:t>
      </w:r>
      <w:r>
        <w:rPr>
          <w:rFonts w:cs="Arial"/>
          <w:sz w:val="20"/>
          <w:szCs w:val="20"/>
          <w:lang w:val="nl-BE"/>
        </w:rPr>
        <w:t xml:space="preserve">  0434.31 f2h4</w:t>
      </w:r>
    </w:p>
    <w:p w14:paraId="77627AF8" w14:textId="77777777" w:rsidR="006F3923" w:rsidRDefault="006F3923" w:rsidP="006F3923">
      <w:pPr>
        <w:rPr>
          <w:rFonts w:cs="Arial"/>
          <w:sz w:val="20"/>
          <w:szCs w:val="20"/>
          <w:lang w:val="nl-BE"/>
        </w:rPr>
      </w:pPr>
    </w:p>
    <w:p w14:paraId="18147A80" w14:textId="77777777" w:rsidR="006F3923" w:rsidRDefault="006F3923" w:rsidP="006F3923">
      <w:pPr>
        <w:pStyle w:val="03aText"/>
        <w:widowControl/>
        <w:rPr>
          <w:noProof/>
          <w:lang w:val="nl-BE"/>
        </w:rPr>
      </w:pPr>
      <w:r>
        <w:rPr>
          <w:noProof/>
          <w:lang w:val="nl-BE"/>
        </w:rPr>
        <w:t>Om de overmacht van zwart te bre</w:t>
      </w:r>
      <w:r>
        <w:rPr>
          <w:noProof/>
          <w:lang w:val="nl-BE"/>
        </w:rPr>
        <w:softHyphen/>
        <w:t>ken dient wit minstens een stuk te slaan, maar 1.bxc6 is te vroeg. Daarom:</w:t>
      </w:r>
    </w:p>
    <w:p w14:paraId="64AC4475" w14:textId="77777777" w:rsidR="006F3923" w:rsidRDefault="006F3923" w:rsidP="006F3923">
      <w:pPr>
        <w:rPr>
          <w:rFonts w:cs="Arial"/>
          <w:b/>
          <w:sz w:val="20"/>
          <w:szCs w:val="20"/>
          <w:lang w:val="nl-BE"/>
        </w:rPr>
      </w:pPr>
      <w:r>
        <w:rPr>
          <w:rFonts w:cs="Arial"/>
          <w:b/>
          <w:sz w:val="20"/>
          <w:szCs w:val="20"/>
          <w:lang w:val="nl-BE"/>
        </w:rPr>
        <w:tab/>
        <w:t>1.Pg6+</w:t>
      </w:r>
      <w:r>
        <w:rPr>
          <w:rFonts w:cs="Arial"/>
          <w:b/>
          <w:sz w:val="20"/>
          <w:szCs w:val="20"/>
          <w:lang w:val="nl-BE"/>
        </w:rPr>
        <w:tab/>
      </w:r>
      <w:r>
        <w:rPr>
          <w:rFonts w:cs="Arial"/>
          <w:b/>
          <w:sz w:val="20"/>
          <w:szCs w:val="20"/>
          <w:lang w:val="nl-BE"/>
        </w:rPr>
        <w:tab/>
        <w:t>Kxh3</w:t>
      </w:r>
    </w:p>
    <w:p w14:paraId="3FCB330A" w14:textId="77777777" w:rsidR="006F3923" w:rsidRDefault="006F3923" w:rsidP="006F3923">
      <w:pPr>
        <w:rPr>
          <w:rFonts w:cs="Arial"/>
          <w:b/>
          <w:sz w:val="20"/>
          <w:szCs w:val="20"/>
          <w:lang w:val="nl-BE"/>
        </w:rPr>
      </w:pPr>
      <w:r>
        <w:rPr>
          <w:rFonts w:cs="Arial"/>
          <w:b/>
          <w:sz w:val="20"/>
          <w:szCs w:val="20"/>
          <w:lang w:val="nl-BE"/>
        </w:rPr>
        <w:tab/>
        <w:t>2.Txh5+</w:t>
      </w:r>
      <w:r>
        <w:rPr>
          <w:rFonts w:cs="Arial"/>
          <w:b/>
          <w:sz w:val="20"/>
          <w:szCs w:val="20"/>
          <w:lang w:val="nl-BE"/>
        </w:rPr>
        <w:tab/>
        <w:t>Kg4</w:t>
      </w:r>
    </w:p>
    <w:p w14:paraId="7171EE1B" w14:textId="77777777" w:rsidR="006F3923" w:rsidRDefault="006F3923" w:rsidP="006F3923">
      <w:pPr>
        <w:pStyle w:val="03aText"/>
        <w:widowControl/>
        <w:rPr>
          <w:noProof/>
          <w:lang w:val="nl-BE"/>
        </w:rPr>
      </w:pPr>
      <w:r>
        <w:rPr>
          <w:noProof/>
          <w:lang w:val="nl-BE"/>
        </w:rPr>
        <w:t>En nu:</w:t>
      </w:r>
    </w:p>
    <w:p w14:paraId="3AC87C18" w14:textId="77777777" w:rsidR="006F3923" w:rsidRDefault="006F3923" w:rsidP="006F3923">
      <w:pPr>
        <w:rPr>
          <w:rFonts w:cs="Arial"/>
          <w:b/>
          <w:sz w:val="20"/>
          <w:szCs w:val="20"/>
          <w:lang w:val="nl-BE"/>
        </w:rPr>
      </w:pPr>
      <w:r>
        <w:rPr>
          <w:rFonts w:cs="Arial"/>
          <w:b/>
          <w:sz w:val="20"/>
          <w:szCs w:val="20"/>
          <w:lang w:val="nl-BE"/>
        </w:rPr>
        <w:tab/>
        <w:t xml:space="preserve">3.bxc6 </w:t>
      </w:r>
    </w:p>
    <w:p w14:paraId="384D68FB" w14:textId="77777777" w:rsidR="006F3923" w:rsidRDefault="006F3923" w:rsidP="006F3923">
      <w:pPr>
        <w:rPr>
          <w:rFonts w:cs="Arial"/>
          <w:sz w:val="20"/>
          <w:szCs w:val="20"/>
          <w:lang w:val="nl-BE"/>
        </w:rPr>
      </w:pPr>
      <w:r>
        <w:rPr>
          <w:rFonts w:cs="Arial"/>
          <w:sz w:val="20"/>
          <w:szCs w:val="20"/>
          <w:lang w:val="nl-BE"/>
        </w:rPr>
        <w:t>Dreigt 4.cxb7</w:t>
      </w:r>
      <w:r>
        <w:rPr>
          <w:rFonts w:cs="Arial"/>
          <w:sz w:val="20"/>
          <w:szCs w:val="20"/>
          <w:lang w:val="nl-BE"/>
        </w:rPr>
        <w:tab/>
      </w:r>
    </w:p>
    <w:p w14:paraId="0CC12ADF" w14:textId="77777777" w:rsidR="006F3923" w:rsidRPr="00ED1153" w:rsidRDefault="006F3923" w:rsidP="006F3923">
      <w:pPr>
        <w:rPr>
          <w:rFonts w:cs="Arial"/>
          <w:b/>
          <w:sz w:val="20"/>
          <w:szCs w:val="20"/>
          <w:lang w:val="en-GB"/>
        </w:rPr>
      </w:pPr>
      <w:r>
        <w:rPr>
          <w:rFonts w:cs="Arial"/>
          <w:b/>
          <w:sz w:val="20"/>
          <w:szCs w:val="20"/>
          <w:lang w:val="nl-BE"/>
        </w:rPr>
        <w:tab/>
      </w:r>
      <w:r w:rsidRPr="00ED1153">
        <w:rPr>
          <w:rFonts w:cs="Arial"/>
          <w:b/>
          <w:sz w:val="20"/>
          <w:szCs w:val="20"/>
          <w:lang w:val="en-GB"/>
        </w:rPr>
        <w:t>3…</w:t>
      </w:r>
      <w:r w:rsidRPr="00ED1153">
        <w:rPr>
          <w:rFonts w:cs="Arial"/>
          <w:b/>
          <w:sz w:val="20"/>
          <w:szCs w:val="20"/>
          <w:lang w:val="en-GB"/>
        </w:rPr>
        <w:tab/>
      </w:r>
      <w:r w:rsidRPr="00ED1153">
        <w:rPr>
          <w:rFonts w:cs="Arial"/>
          <w:b/>
          <w:sz w:val="20"/>
          <w:szCs w:val="20"/>
          <w:lang w:val="en-GB"/>
        </w:rPr>
        <w:tab/>
        <w:t>Txh5</w:t>
      </w:r>
    </w:p>
    <w:p w14:paraId="69965DA3" w14:textId="77777777" w:rsidR="006F3923" w:rsidRPr="008A5E8A" w:rsidRDefault="007A6FB1" w:rsidP="006F3923">
      <w:pPr>
        <w:pStyle w:val="03aText"/>
        <w:widowControl/>
        <w:rPr>
          <w:noProof/>
          <w:lang w:val="en-GB"/>
        </w:rPr>
      </w:pPr>
      <w:r w:rsidRPr="008A5E8A">
        <w:rPr>
          <w:noProof/>
          <w:lang w:val="en-GB"/>
        </w:rPr>
        <w:t>3…Txa4</w:t>
      </w:r>
      <w:r w:rsidR="008A5E8A" w:rsidRPr="008A5E8A">
        <w:rPr>
          <w:noProof/>
          <w:lang w:val="en-GB"/>
        </w:rPr>
        <w:t>?</w:t>
      </w:r>
      <w:r w:rsidRPr="008A5E8A">
        <w:rPr>
          <w:noProof/>
          <w:lang w:val="en-GB"/>
        </w:rPr>
        <w:t xml:space="preserve"> 4.Th4+ Kg5 5.Txa4 Lxc6 Ta5+ Kxg6 7.Ta6 en 8.Txc6.</w:t>
      </w:r>
      <w:r w:rsidR="006F3923" w:rsidRPr="008A5E8A">
        <w:rPr>
          <w:noProof/>
          <w:lang w:val="en-GB"/>
        </w:rPr>
        <w:t xml:space="preserve"> </w:t>
      </w:r>
    </w:p>
    <w:p w14:paraId="489331FF" w14:textId="77777777" w:rsidR="006F3923" w:rsidRDefault="006F3923" w:rsidP="006F3923">
      <w:pPr>
        <w:pStyle w:val="03aText"/>
        <w:widowControl/>
        <w:rPr>
          <w:noProof/>
          <w:lang w:val="nl-BE"/>
        </w:rPr>
      </w:pPr>
      <w:r>
        <w:rPr>
          <w:noProof/>
          <w:lang w:val="nl-BE"/>
        </w:rPr>
        <w:t>Thans zijn we op een belangrijk punt geko</w:t>
      </w:r>
      <w:r>
        <w:rPr>
          <w:noProof/>
          <w:lang w:val="nl-BE"/>
        </w:rPr>
        <w:softHyphen/>
        <w:t>men, want 4.cxb7? kan niet winnen wegens 4…Th2+ 5.Ke3 Tb2 6.Pe5+ Kg3 en de pion wordt ver</w:t>
      </w:r>
      <w:r>
        <w:rPr>
          <w:noProof/>
          <w:lang w:val="nl-BE"/>
        </w:rPr>
        <w:softHyphen/>
        <w:t xml:space="preserve">overd met remise. </w:t>
      </w:r>
    </w:p>
    <w:p w14:paraId="51F1E02C" w14:textId="77777777" w:rsidR="006F3923" w:rsidRDefault="006F3923" w:rsidP="006F3923">
      <w:pPr>
        <w:pStyle w:val="03aText"/>
        <w:widowControl/>
        <w:rPr>
          <w:noProof/>
          <w:lang w:val="nl-BE"/>
        </w:rPr>
      </w:pPr>
      <w:r>
        <w:rPr>
          <w:noProof/>
          <w:lang w:val="nl-BE"/>
        </w:rPr>
        <w:t>Maar wit heeft een buitengewoon offeraanbod:</w:t>
      </w:r>
    </w:p>
    <w:p w14:paraId="4731DE56" w14:textId="77777777" w:rsidR="006F3923" w:rsidRDefault="006F3923" w:rsidP="006F3923">
      <w:pPr>
        <w:pStyle w:val="03aText"/>
        <w:widowControl/>
        <w:ind w:firstLine="708"/>
        <w:rPr>
          <w:b/>
          <w:noProof/>
          <w:lang w:val="nl-BE"/>
        </w:rPr>
      </w:pPr>
      <w:r>
        <w:rPr>
          <w:b/>
          <w:lang w:val="nl-BE"/>
        </w:rPr>
        <w:t>4.Pe5+</w:t>
      </w:r>
    </w:p>
    <w:p w14:paraId="5F2B67BA" w14:textId="77777777" w:rsidR="006F3923" w:rsidRDefault="006F3923" w:rsidP="006F3923">
      <w:pPr>
        <w:pStyle w:val="03aText"/>
        <w:widowControl/>
        <w:rPr>
          <w:noProof/>
          <w:lang w:val="nl-BE"/>
        </w:rPr>
      </w:pPr>
    </w:p>
    <w:p w14:paraId="1F372649" w14:textId="77777777" w:rsidR="006F3923" w:rsidRDefault="006F3923" w:rsidP="006F3923">
      <w:pPr>
        <w:pStyle w:val="03aText"/>
        <w:widowControl/>
        <w:rPr>
          <w:noProof/>
          <w:lang w:val="nl-BE"/>
        </w:rPr>
      </w:pPr>
    </w:p>
    <w:p w14:paraId="21C47E96" w14:textId="77777777" w:rsidR="00E07112" w:rsidRDefault="00E07112" w:rsidP="006F3923">
      <w:pPr>
        <w:pStyle w:val="03aText"/>
        <w:widowControl/>
        <w:rPr>
          <w:noProof/>
          <w:lang w:val="nl-BE"/>
        </w:rPr>
      </w:pPr>
    </w:p>
    <w:p w14:paraId="0A38FF96" w14:textId="77777777" w:rsidR="00AF71CD" w:rsidRDefault="00AF71CD" w:rsidP="006F3923">
      <w:pPr>
        <w:pStyle w:val="03aText"/>
        <w:widowControl/>
        <w:rPr>
          <w:noProof/>
          <w:lang w:val="nl-BE"/>
        </w:rPr>
      </w:pPr>
    </w:p>
    <w:p w14:paraId="47B1CEB8" w14:textId="77777777" w:rsidR="006F3923" w:rsidRDefault="006F3923" w:rsidP="006F3923">
      <w:pPr>
        <w:pStyle w:val="03aText"/>
        <w:widowControl/>
        <w:rPr>
          <w:noProof/>
          <w:lang w:val="nl-BE"/>
        </w:rPr>
      </w:pPr>
    </w:p>
    <w:p w14:paraId="0B544FA6" w14:textId="77777777" w:rsidR="006F3923" w:rsidRDefault="004428F4" w:rsidP="006F3923">
      <w:pPr>
        <w:pStyle w:val="03aText"/>
        <w:widowControl/>
        <w:rPr>
          <w:noProof/>
          <w:lang w:val="nl-BE"/>
        </w:rPr>
      </w:pPr>
      <w:r>
        <w:rPr>
          <w:noProof/>
          <w:lang w:val="nl-BE"/>
        </w:rPr>
        <w:t>Z</w:t>
      </w:r>
      <w:r w:rsidR="006F3923">
        <w:rPr>
          <w:noProof/>
          <w:lang w:val="nl-BE"/>
        </w:rPr>
        <w:t>wart</w:t>
      </w:r>
      <w:r>
        <w:rPr>
          <w:noProof/>
          <w:lang w:val="nl-BE"/>
        </w:rPr>
        <w:t xml:space="preserve">  mag dit niet</w:t>
      </w:r>
      <w:r w:rsidR="006F3923">
        <w:rPr>
          <w:noProof/>
          <w:lang w:val="nl-BE"/>
        </w:rPr>
        <w:t xml:space="preserve"> aanvaarden: 4.Txe5? 5.cxb7 Te8 6.a5 Tb8 7.a6 enzovoort</w:t>
      </w:r>
      <w:r>
        <w:rPr>
          <w:noProof/>
          <w:lang w:val="nl-BE"/>
        </w:rPr>
        <w:t>. Het enige goe</w:t>
      </w:r>
      <w:r>
        <w:rPr>
          <w:noProof/>
          <w:lang w:val="nl-BE"/>
        </w:rPr>
        <w:softHyphen/>
        <w:t>de ant-woord is nu:</w:t>
      </w:r>
    </w:p>
    <w:p w14:paraId="3C804EE0" w14:textId="77777777" w:rsidR="006F3923" w:rsidRDefault="006F3923" w:rsidP="006F3923">
      <w:pPr>
        <w:rPr>
          <w:rFonts w:cs="Arial"/>
          <w:b/>
          <w:sz w:val="20"/>
          <w:szCs w:val="20"/>
          <w:lang w:val="nl-BE"/>
        </w:rPr>
      </w:pPr>
      <w:r>
        <w:rPr>
          <w:rFonts w:cs="Arial"/>
          <w:b/>
          <w:sz w:val="20"/>
          <w:szCs w:val="20"/>
          <w:lang w:val="nl-BE"/>
        </w:rPr>
        <w:tab/>
        <w:t>4…</w:t>
      </w:r>
      <w:r>
        <w:rPr>
          <w:rFonts w:cs="Arial"/>
          <w:b/>
          <w:sz w:val="20"/>
          <w:szCs w:val="20"/>
          <w:lang w:val="nl-BE"/>
        </w:rPr>
        <w:tab/>
      </w:r>
      <w:r>
        <w:rPr>
          <w:rFonts w:cs="Arial"/>
          <w:b/>
          <w:sz w:val="20"/>
          <w:szCs w:val="20"/>
          <w:lang w:val="nl-BE"/>
        </w:rPr>
        <w:tab/>
        <w:t>Kf5</w:t>
      </w:r>
    </w:p>
    <w:p w14:paraId="215EAA5D" w14:textId="77777777" w:rsidR="006F3923" w:rsidRDefault="006F3923" w:rsidP="006F3923">
      <w:pPr>
        <w:pStyle w:val="03aText"/>
        <w:widowControl/>
        <w:rPr>
          <w:noProof/>
          <w:lang w:val="nl-BE"/>
        </w:rPr>
      </w:pPr>
      <w:r>
        <w:rPr>
          <w:noProof/>
          <w:lang w:val="nl-BE"/>
        </w:rPr>
        <w:t xml:space="preserve">Men zie: </w:t>
      </w:r>
    </w:p>
    <w:p w14:paraId="47BA7419" w14:textId="77777777" w:rsidR="006F3923" w:rsidRPr="008A5E8A" w:rsidRDefault="006F3923" w:rsidP="00586E21">
      <w:pPr>
        <w:pStyle w:val="03aText"/>
        <w:widowControl/>
        <w:numPr>
          <w:ilvl w:val="0"/>
          <w:numId w:val="166"/>
        </w:numPr>
        <w:spacing w:before="40"/>
        <w:rPr>
          <w:noProof/>
          <w:lang w:val="en-GB"/>
        </w:rPr>
      </w:pPr>
      <w:r w:rsidRPr="008A5E8A">
        <w:rPr>
          <w:noProof/>
          <w:lang w:val="en-GB"/>
        </w:rPr>
        <w:t>4…Kg5</w:t>
      </w:r>
      <w:r w:rsidR="008A5E8A" w:rsidRPr="008A5E8A">
        <w:rPr>
          <w:noProof/>
          <w:lang w:val="en-GB"/>
        </w:rPr>
        <w:t>?</w:t>
      </w:r>
      <w:r w:rsidRPr="008A5E8A">
        <w:rPr>
          <w:noProof/>
          <w:lang w:val="en-GB"/>
        </w:rPr>
        <w:t xml:space="preserve"> 5.Pf3+ Kg4 6.cxb7 Th8</w:t>
      </w:r>
      <w:r w:rsidRPr="008A5E8A">
        <w:rPr>
          <w:b/>
          <w:bCs/>
          <w:noProof/>
          <w:lang w:val="en-GB"/>
        </w:rPr>
        <w:t xml:space="preserve"> </w:t>
      </w:r>
      <w:r w:rsidRPr="008A5E8A">
        <w:rPr>
          <w:noProof/>
          <w:lang w:val="en-GB"/>
        </w:rPr>
        <w:t xml:space="preserve">7.a5 Tf8 8.a6 Txf3+ 9.Ke2 Tb3 10.a7 Txb7 11.a8D. </w:t>
      </w:r>
    </w:p>
    <w:p w14:paraId="5704B367" w14:textId="77777777" w:rsidR="006F3923" w:rsidRPr="008A5E8A" w:rsidRDefault="006F3923" w:rsidP="00586E21">
      <w:pPr>
        <w:pStyle w:val="03aText"/>
        <w:widowControl/>
        <w:numPr>
          <w:ilvl w:val="0"/>
          <w:numId w:val="166"/>
        </w:numPr>
        <w:spacing w:before="40"/>
        <w:rPr>
          <w:noProof/>
          <w:lang w:val="en-GB"/>
        </w:rPr>
      </w:pPr>
      <w:r w:rsidRPr="008A5E8A">
        <w:rPr>
          <w:noProof/>
          <w:lang w:val="en-GB"/>
        </w:rPr>
        <w:t>4…Kf4</w:t>
      </w:r>
      <w:r w:rsidR="008A5E8A" w:rsidRPr="008A5E8A">
        <w:rPr>
          <w:noProof/>
          <w:lang w:val="en-GB"/>
        </w:rPr>
        <w:t>?</w:t>
      </w:r>
      <w:r w:rsidRPr="008A5E8A">
        <w:rPr>
          <w:noProof/>
          <w:lang w:val="en-GB"/>
        </w:rPr>
        <w:t xml:space="preserve"> 5.cxb7 Th2+ 6.Kg1 Tb2 7.Pd3+ en 8.Pxb2.</w:t>
      </w:r>
    </w:p>
    <w:p w14:paraId="6A636BD4" w14:textId="77777777" w:rsidR="006F3923" w:rsidRPr="008A5E8A" w:rsidRDefault="006F3923" w:rsidP="00586E21">
      <w:pPr>
        <w:pStyle w:val="03aText"/>
        <w:widowControl/>
        <w:numPr>
          <w:ilvl w:val="0"/>
          <w:numId w:val="166"/>
        </w:numPr>
        <w:spacing w:before="40"/>
        <w:rPr>
          <w:noProof/>
          <w:lang w:val="en-GB"/>
        </w:rPr>
      </w:pPr>
      <w:r w:rsidRPr="008A5E8A">
        <w:rPr>
          <w:noProof/>
          <w:lang w:val="en-GB"/>
        </w:rPr>
        <w:t>4…Kh4</w:t>
      </w:r>
      <w:r w:rsidR="008A5E8A">
        <w:rPr>
          <w:noProof/>
          <w:lang w:val="en-GB"/>
        </w:rPr>
        <w:t>?</w:t>
      </w:r>
      <w:r w:rsidRPr="008A5E8A">
        <w:rPr>
          <w:noProof/>
          <w:lang w:val="en-GB"/>
        </w:rPr>
        <w:t xml:space="preserve">  5.cxb7 Tf5+ Pf3+ K~ 7.b8D.</w:t>
      </w:r>
    </w:p>
    <w:p w14:paraId="032C960F" w14:textId="77777777" w:rsidR="006F3923" w:rsidRDefault="006F3923" w:rsidP="00586E21">
      <w:pPr>
        <w:pStyle w:val="03aText"/>
        <w:widowControl/>
        <w:numPr>
          <w:ilvl w:val="0"/>
          <w:numId w:val="166"/>
        </w:numPr>
        <w:spacing w:before="40"/>
        <w:rPr>
          <w:noProof/>
          <w:lang w:val="en-GB"/>
        </w:rPr>
      </w:pPr>
      <w:r w:rsidRPr="008A5E8A">
        <w:rPr>
          <w:noProof/>
          <w:lang w:val="en-GB"/>
        </w:rPr>
        <w:t>4…Kh3</w:t>
      </w:r>
      <w:r w:rsidR="008A5E8A">
        <w:rPr>
          <w:noProof/>
          <w:lang w:val="en-GB"/>
        </w:rPr>
        <w:t>?</w:t>
      </w:r>
      <w:r w:rsidRPr="008A5E8A">
        <w:rPr>
          <w:noProof/>
          <w:lang w:val="en-GB"/>
        </w:rPr>
        <w:t xml:space="preserve"> 5.cxb7 Tf5+ 6.Pf3 Tf8 7.a5 Tb8 8.a6, enzo</w:t>
      </w:r>
      <w:r>
        <w:rPr>
          <w:noProof/>
          <w:lang w:val="en-GB"/>
        </w:rPr>
        <w:t>voort.</w:t>
      </w:r>
    </w:p>
    <w:p w14:paraId="60858275" w14:textId="77777777" w:rsidR="006F3923" w:rsidRPr="00ED1153" w:rsidRDefault="006F3923" w:rsidP="006F3923">
      <w:pPr>
        <w:rPr>
          <w:rFonts w:cs="Arial"/>
          <w:b/>
          <w:sz w:val="20"/>
          <w:szCs w:val="20"/>
          <w:lang w:val="en-GB"/>
        </w:rPr>
      </w:pPr>
      <w:r>
        <w:rPr>
          <w:rFonts w:cs="Arial"/>
          <w:b/>
          <w:sz w:val="20"/>
          <w:szCs w:val="20"/>
          <w:lang w:val="en-GB"/>
        </w:rPr>
        <w:tab/>
      </w:r>
      <w:r w:rsidRPr="00ED1153">
        <w:rPr>
          <w:rFonts w:cs="Arial"/>
          <w:b/>
          <w:sz w:val="20"/>
          <w:szCs w:val="20"/>
          <w:lang w:val="en-GB"/>
        </w:rPr>
        <w:t>5.cxb7</w:t>
      </w:r>
      <w:r w:rsidRPr="00ED1153">
        <w:rPr>
          <w:rFonts w:cs="Arial"/>
          <w:b/>
          <w:sz w:val="20"/>
          <w:szCs w:val="20"/>
          <w:lang w:val="en-GB"/>
        </w:rPr>
        <w:tab/>
      </w:r>
      <w:r w:rsidRPr="00ED1153">
        <w:rPr>
          <w:rFonts w:cs="Arial"/>
          <w:b/>
          <w:sz w:val="20"/>
          <w:szCs w:val="20"/>
          <w:lang w:val="en-GB"/>
        </w:rPr>
        <w:tab/>
        <w:t>Th2+</w:t>
      </w:r>
    </w:p>
    <w:p w14:paraId="7CEAA782" w14:textId="77777777" w:rsidR="006F3923" w:rsidRPr="00ED1153" w:rsidRDefault="004428F4" w:rsidP="006F3923">
      <w:pPr>
        <w:pStyle w:val="03aText"/>
        <w:widowControl/>
        <w:rPr>
          <w:noProof/>
          <w:lang w:val="en-GB"/>
        </w:rPr>
      </w:pPr>
      <w:r w:rsidRPr="00ED1153">
        <w:rPr>
          <w:noProof/>
          <w:lang w:val="en-GB"/>
        </w:rPr>
        <w:t>Want</w:t>
      </w:r>
      <w:r w:rsidR="00D20E04" w:rsidRPr="00ED1153">
        <w:rPr>
          <w:noProof/>
          <w:lang w:val="en-GB"/>
        </w:rPr>
        <w:t xml:space="preserve"> na 5…Th8</w:t>
      </w:r>
      <w:r w:rsidR="008A5E8A">
        <w:rPr>
          <w:noProof/>
          <w:lang w:val="en-GB"/>
        </w:rPr>
        <w:t>?</w:t>
      </w:r>
      <w:r w:rsidR="00D20E04" w:rsidRPr="00ED1153">
        <w:rPr>
          <w:noProof/>
          <w:lang w:val="en-GB"/>
        </w:rPr>
        <w:t xml:space="preserve"> volgt 6.Pc6 Ke6 7.b8D Txb8 8.Pxb8 Kd6 9.Pa6 Kc6 10.Pb4 Kc5 11.a4 Kb5 12.a5,</w:t>
      </w:r>
      <w:r w:rsidR="004A7356">
        <w:rPr>
          <w:noProof/>
          <w:lang w:val="en-GB"/>
        </w:rPr>
        <w:t xml:space="preserve"> </w:t>
      </w:r>
      <w:r w:rsidR="00D20E04" w:rsidRPr="00ED1153">
        <w:rPr>
          <w:noProof/>
          <w:lang w:val="en-GB"/>
        </w:rPr>
        <w:t>met winst.</w:t>
      </w:r>
    </w:p>
    <w:p w14:paraId="51291160" w14:textId="77777777" w:rsidR="006F3923" w:rsidRPr="00B354CB" w:rsidRDefault="006F3923" w:rsidP="006F3923">
      <w:pPr>
        <w:rPr>
          <w:rFonts w:cs="Arial"/>
          <w:b/>
          <w:sz w:val="20"/>
          <w:szCs w:val="20"/>
          <w:lang w:val="nl-BE"/>
        </w:rPr>
      </w:pPr>
      <w:r w:rsidRPr="00ED1153">
        <w:rPr>
          <w:rFonts w:cs="Arial"/>
          <w:b/>
          <w:sz w:val="20"/>
          <w:szCs w:val="20"/>
          <w:lang w:val="en-GB"/>
        </w:rPr>
        <w:tab/>
      </w:r>
      <w:r w:rsidRPr="00B354CB">
        <w:rPr>
          <w:rFonts w:cs="Arial"/>
          <w:b/>
          <w:sz w:val="20"/>
          <w:szCs w:val="20"/>
          <w:lang w:val="nl-BE"/>
        </w:rPr>
        <w:t>6.Ke3</w:t>
      </w:r>
    </w:p>
    <w:p w14:paraId="2F8C6020" w14:textId="77777777" w:rsidR="006F3923" w:rsidRDefault="006F3923" w:rsidP="006F3923">
      <w:pPr>
        <w:pStyle w:val="03aText"/>
        <w:widowControl/>
        <w:rPr>
          <w:noProof/>
          <w:lang w:val="nl-BE"/>
        </w:rPr>
      </w:pPr>
      <w:r w:rsidRPr="00B354CB">
        <w:rPr>
          <w:noProof/>
          <w:lang w:val="nl-BE"/>
        </w:rPr>
        <w:t xml:space="preserve">Dit is </w:t>
      </w:r>
      <w:r>
        <w:rPr>
          <w:noProof/>
          <w:lang w:val="nl-BE"/>
        </w:rPr>
        <w:t>nog een belang</w:t>
      </w:r>
      <w:r w:rsidR="007D4A27">
        <w:rPr>
          <w:noProof/>
          <w:lang w:val="nl-BE"/>
        </w:rPr>
        <w:t>rijke zet. Want 6.Kg3? verliest na 6…Tb2 7.Pc4 Tb3+ 8.Kf2 Ke6 9.Pa5 Tb2+ Ke3 10.Ke3 Kd7 11.Kd4 Kc7 12.Kc5 en 13.Txb7 Pxb7 Kxb7.</w:t>
      </w:r>
    </w:p>
    <w:p w14:paraId="375073B5" w14:textId="77777777" w:rsidR="006F3923" w:rsidRDefault="006F3923" w:rsidP="006F3923">
      <w:pPr>
        <w:rPr>
          <w:rFonts w:cs="Arial"/>
          <w:b/>
          <w:sz w:val="20"/>
          <w:szCs w:val="20"/>
          <w:lang w:val="en-GB"/>
        </w:rPr>
      </w:pPr>
      <w:r>
        <w:rPr>
          <w:rFonts w:cs="Arial"/>
          <w:b/>
          <w:sz w:val="20"/>
          <w:szCs w:val="20"/>
          <w:lang w:val="nl-BE"/>
        </w:rPr>
        <w:tab/>
      </w:r>
      <w:r>
        <w:rPr>
          <w:rFonts w:cs="Arial"/>
          <w:b/>
          <w:sz w:val="20"/>
          <w:szCs w:val="20"/>
          <w:lang w:val="en-GB"/>
        </w:rPr>
        <w:t>6…</w:t>
      </w:r>
      <w:r>
        <w:rPr>
          <w:rFonts w:cs="Arial"/>
          <w:b/>
          <w:sz w:val="20"/>
          <w:szCs w:val="20"/>
          <w:lang w:val="en-GB"/>
        </w:rPr>
        <w:tab/>
      </w:r>
      <w:r>
        <w:rPr>
          <w:rFonts w:cs="Arial"/>
          <w:b/>
          <w:sz w:val="20"/>
          <w:szCs w:val="20"/>
          <w:lang w:val="en-GB"/>
        </w:rPr>
        <w:tab/>
        <w:t>Tb2</w:t>
      </w:r>
    </w:p>
    <w:p w14:paraId="2473B68E" w14:textId="77777777" w:rsidR="006F3923" w:rsidRDefault="006F3923" w:rsidP="006F3923">
      <w:pPr>
        <w:rPr>
          <w:rFonts w:cs="Arial"/>
          <w:b/>
          <w:sz w:val="20"/>
          <w:szCs w:val="20"/>
          <w:lang w:val="en-GB"/>
        </w:rPr>
      </w:pPr>
      <w:r>
        <w:rPr>
          <w:rFonts w:cs="Arial"/>
          <w:b/>
          <w:sz w:val="20"/>
          <w:szCs w:val="20"/>
          <w:lang w:val="en-GB"/>
        </w:rPr>
        <w:tab/>
        <w:t>7.Pc4</w:t>
      </w:r>
    </w:p>
    <w:p w14:paraId="062F2A39" w14:textId="77777777" w:rsidR="006F3923" w:rsidRDefault="006F3923" w:rsidP="006F3923">
      <w:pPr>
        <w:jc w:val="both"/>
        <w:rPr>
          <w:rFonts w:cs="Arial"/>
          <w:sz w:val="20"/>
          <w:szCs w:val="20"/>
          <w:lang w:val="nl-BE"/>
        </w:rPr>
      </w:pPr>
      <w:r>
        <w:rPr>
          <w:rFonts w:cs="Arial"/>
          <w:sz w:val="20"/>
          <w:szCs w:val="20"/>
          <w:lang w:val="en-GB"/>
        </w:rPr>
        <w:t xml:space="preserve">Fout is: 7.Pf7? </w:t>
      </w:r>
      <w:r w:rsidR="002D28C4">
        <w:rPr>
          <w:rFonts w:cs="Arial"/>
          <w:sz w:val="20"/>
          <w:szCs w:val="20"/>
          <w:lang w:val="nl-BE"/>
        </w:rPr>
        <w:t>Ke6 8.a5 Kd7 9.a6 Kc7 10.Pd8 K</w:t>
      </w:r>
      <w:r>
        <w:rPr>
          <w:rFonts w:cs="Arial"/>
          <w:sz w:val="20"/>
          <w:szCs w:val="20"/>
          <w:lang w:val="nl-BE"/>
        </w:rPr>
        <w:t>b8 11.Pc6+ Kc7 12.Pa5 Kb8, en wit komt niet ver-der.</w:t>
      </w:r>
    </w:p>
    <w:p w14:paraId="5A738EDE" w14:textId="77777777" w:rsidR="006F3923" w:rsidRDefault="006F3923" w:rsidP="006F3923">
      <w:pPr>
        <w:rPr>
          <w:rFonts w:cs="Arial"/>
          <w:b/>
          <w:sz w:val="20"/>
          <w:szCs w:val="20"/>
          <w:lang w:val="nl-BE"/>
        </w:rPr>
      </w:pPr>
      <w:r>
        <w:rPr>
          <w:rFonts w:cs="Arial"/>
          <w:b/>
          <w:sz w:val="20"/>
          <w:szCs w:val="20"/>
          <w:lang w:val="nl-BE"/>
        </w:rPr>
        <w:tab/>
        <w:t>7...</w:t>
      </w:r>
      <w:r>
        <w:rPr>
          <w:rFonts w:cs="Arial"/>
          <w:b/>
          <w:sz w:val="20"/>
          <w:szCs w:val="20"/>
          <w:lang w:val="nl-BE"/>
        </w:rPr>
        <w:tab/>
      </w:r>
      <w:r>
        <w:rPr>
          <w:rFonts w:cs="Arial"/>
          <w:b/>
          <w:sz w:val="20"/>
          <w:szCs w:val="20"/>
          <w:lang w:val="nl-BE"/>
        </w:rPr>
        <w:tab/>
        <w:t>Tb3+</w:t>
      </w:r>
    </w:p>
    <w:p w14:paraId="1E3CC367" w14:textId="77777777" w:rsidR="006F3923" w:rsidRDefault="006F3923" w:rsidP="006F3923">
      <w:pPr>
        <w:pStyle w:val="03aText"/>
        <w:widowControl/>
        <w:rPr>
          <w:noProof/>
          <w:lang w:val="nl-BE"/>
        </w:rPr>
      </w:pPr>
      <w:r>
        <w:rPr>
          <w:noProof/>
          <w:lang w:val="nl-BE"/>
        </w:rPr>
        <w:t>Maar niet 7…Txb7? 8.Pd6+ en 9.Pxb7.</w:t>
      </w:r>
      <w:r w:rsidR="00D87D82">
        <w:rPr>
          <w:lang w:val="nl-BE"/>
        </w:rPr>
        <w:t xml:space="preserve"> </w:t>
      </w:r>
    </w:p>
    <w:p w14:paraId="1C20F759" w14:textId="77777777" w:rsidR="00D20E04" w:rsidRDefault="006F3923" w:rsidP="006F3923">
      <w:pPr>
        <w:pStyle w:val="03aText"/>
        <w:widowControl/>
        <w:rPr>
          <w:b/>
          <w:lang w:val="nl-BE"/>
        </w:rPr>
      </w:pPr>
      <w:r>
        <w:rPr>
          <w:noProof/>
          <w:lang w:val="nl-BE"/>
        </w:rPr>
        <w:t xml:space="preserve"> </w:t>
      </w:r>
      <w:r>
        <w:rPr>
          <w:b/>
          <w:lang w:val="nl-BE"/>
        </w:rPr>
        <w:t xml:space="preserve">           </w:t>
      </w:r>
    </w:p>
    <w:p w14:paraId="37BDDC43" w14:textId="77777777" w:rsidR="00D20E04" w:rsidRDefault="00D20E04" w:rsidP="006F3923">
      <w:pPr>
        <w:pStyle w:val="03aText"/>
        <w:widowControl/>
        <w:rPr>
          <w:b/>
          <w:lang w:val="nl-BE"/>
        </w:rPr>
      </w:pPr>
    </w:p>
    <w:p w14:paraId="09B7C265" w14:textId="77777777" w:rsidR="00D20E04" w:rsidRDefault="00D20E04" w:rsidP="006F3923">
      <w:pPr>
        <w:pStyle w:val="03aText"/>
        <w:widowControl/>
        <w:rPr>
          <w:b/>
          <w:lang w:val="nl-BE"/>
        </w:rPr>
      </w:pPr>
    </w:p>
    <w:p w14:paraId="69A95E2D" w14:textId="77777777" w:rsidR="00501AAC" w:rsidRDefault="00501AAC" w:rsidP="006F3923">
      <w:pPr>
        <w:pStyle w:val="03aText"/>
        <w:widowControl/>
        <w:rPr>
          <w:b/>
          <w:lang w:val="nl-BE"/>
        </w:rPr>
      </w:pPr>
    </w:p>
    <w:p w14:paraId="218EDB1C" w14:textId="77777777" w:rsidR="00D20E04" w:rsidRDefault="00D20E04" w:rsidP="006F3923">
      <w:pPr>
        <w:pStyle w:val="03aText"/>
        <w:widowControl/>
        <w:rPr>
          <w:b/>
          <w:lang w:val="nl-BE"/>
        </w:rPr>
      </w:pPr>
    </w:p>
    <w:p w14:paraId="00789732" w14:textId="77777777" w:rsidR="006F3923" w:rsidRDefault="006F3923" w:rsidP="00F552A6">
      <w:pPr>
        <w:pStyle w:val="03aText"/>
        <w:widowControl/>
        <w:ind w:left="708"/>
        <w:rPr>
          <w:b/>
          <w:lang w:val="nl-BE"/>
        </w:rPr>
      </w:pPr>
      <w:r>
        <w:rPr>
          <w:b/>
          <w:lang w:val="nl-BE"/>
        </w:rPr>
        <w:t>8.Kd4</w:t>
      </w:r>
      <w:r>
        <w:rPr>
          <w:b/>
          <w:lang w:val="nl-BE"/>
        </w:rPr>
        <w:tab/>
      </w:r>
      <w:r>
        <w:rPr>
          <w:b/>
          <w:lang w:val="nl-BE"/>
        </w:rPr>
        <w:tab/>
        <w:t>Ke6</w:t>
      </w:r>
    </w:p>
    <w:p w14:paraId="2D4CFA5C" w14:textId="77777777" w:rsidR="006F3923" w:rsidRDefault="006F3923" w:rsidP="00F552A6">
      <w:pPr>
        <w:pStyle w:val="03aText"/>
        <w:widowControl/>
        <w:ind w:firstLine="708"/>
        <w:rPr>
          <w:b/>
          <w:lang w:val="nl-BE"/>
        </w:rPr>
      </w:pPr>
      <w:r>
        <w:rPr>
          <w:b/>
          <w:lang w:val="nl-BE"/>
        </w:rPr>
        <w:t>9.Pa5</w:t>
      </w:r>
    </w:p>
    <w:p w14:paraId="7D2D60CE" w14:textId="77777777" w:rsidR="006F3923" w:rsidRPr="00F2196E" w:rsidRDefault="007D4A27" w:rsidP="006F3923">
      <w:pPr>
        <w:pStyle w:val="03aText"/>
        <w:widowControl/>
        <w:rPr>
          <w:noProof/>
          <w:lang w:val="nl-BE"/>
        </w:rPr>
      </w:pPr>
      <w:r>
        <w:rPr>
          <w:noProof/>
          <w:lang w:val="nl-BE"/>
        </w:rPr>
        <w:t>Wit b</w:t>
      </w:r>
      <w:r w:rsidR="006F3923">
        <w:rPr>
          <w:noProof/>
          <w:lang w:val="nl-BE"/>
        </w:rPr>
        <w:t xml:space="preserve">lokkeert wel de eigen pion, maar </w:t>
      </w:r>
      <w:r w:rsidR="006F3923" w:rsidRPr="00F2196E">
        <w:rPr>
          <w:noProof/>
          <w:lang w:val="nl-BE"/>
        </w:rPr>
        <w:t>beschermd de andere.</w:t>
      </w:r>
    </w:p>
    <w:p w14:paraId="50E7ABD2" w14:textId="77777777" w:rsidR="00D87D82" w:rsidRPr="00F2196E" w:rsidRDefault="00F2196E" w:rsidP="00F2196E">
      <w:pPr>
        <w:ind w:firstLine="708"/>
        <w:rPr>
          <w:rFonts w:cs="Arial"/>
          <w:b/>
          <w:sz w:val="20"/>
          <w:szCs w:val="20"/>
          <w:lang w:val="nl-BE"/>
        </w:rPr>
      </w:pPr>
      <w:r w:rsidRPr="00F2196E">
        <w:rPr>
          <w:b/>
          <w:sz w:val="20"/>
          <w:szCs w:val="20"/>
          <w:lang w:val="nl-BE"/>
        </w:rPr>
        <w:t>9….</w:t>
      </w:r>
      <w:r w:rsidRPr="00F2196E">
        <w:rPr>
          <w:b/>
          <w:sz w:val="20"/>
          <w:szCs w:val="20"/>
          <w:lang w:val="nl-BE"/>
        </w:rPr>
        <w:tab/>
      </w:r>
      <w:r w:rsidRPr="00F2196E">
        <w:rPr>
          <w:b/>
          <w:sz w:val="20"/>
          <w:szCs w:val="20"/>
          <w:lang w:val="nl-BE"/>
        </w:rPr>
        <w:tab/>
        <w:t>Tb2</w:t>
      </w:r>
      <w:r w:rsidR="006F3923" w:rsidRPr="00F2196E">
        <w:rPr>
          <w:b/>
          <w:noProof/>
          <w:sz w:val="20"/>
          <w:szCs w:val="20"/>
          <w:lang w:val="nl-BE"/>
        </w:rPr>
        <w:t xml:space="preserve"> </w:t>
      </w:r>
    </w:p>
    <w:p w14:paraId="62B76596" w14:textId="77777777" w:rsidR="00D87D82" w:rsidRPr="002F19EB" w:rsidRDefault="006F3923" w:rsidP="00586E21">
      <w:pPr>
        <w:pStyle w:val="03aText"/>
        <w:widowControl/>
        <w:numPr>
          <w:ilvl w:val="0"/>
          <w:numId w:val="208"/>
        </w:numPr>
        <w:rPr>
          <w:noProof/>
          <w:lang w:val="nl-BE"/>
        </w:rPr>
      </w:pPr>
      <w:r w:rsidRPr="002F19EB">
        <w:rPr>
          <w:noProof/>
          <w:lang w:val="nl-BE"/>
        </w:rPr>
        <w:t>9…Tb6? 10.Pc6 Kd6 11.b8D Txb8 12.Pxb8 Kc7 13.Pa6+ Kb6 14.Pc5.</w:t>
      </w:r>
    </w:p>
    <w:p w14:paraId="30C12494" w14:textId="77777777" w:rsidR="006F3923" w:rsidRPr="00ED1153" w:rsidRDefault="00D87D82" w:rsidP="00586E21">
      <w:pPr>
        <w:pStyle w:val="03aText"/>
        <w:widowControl/>
        <w:numPr>
          <w:ilvl w:val="0"/>
          <w:numId w:val="208"/>
        </w:numPr>
        <w:rPr>
          <w:noProof/>
          <w:lang w:val="nl-BE"/>
        </w:rPr>
      </w:pPr>
      <w:r w:rsidRPr="00ED1153">
        <w:rPr>
          <w:noProof/>
          <w:lang w:val="nl-BE"/>
        </w:rPr>
        <w:t>9…Tb4+</w:t>
      </w:r>
      <w:r w:rsidR="00F2196E" w:rsidRPr="00ED1153">
        <w:rPr>
          <w:noProof/>
          <w:lang w:val="nl-BE"/>
        </w:rPr>
        <w:t>?</w:t>
      </w:r>
      <w:r w:rsidRPr="00ED1153">
        <w:rPr>
          <w:noProof/>
          <w:lang w:val="nl-BE"/>
        </w:rPr>
        <w:t xml:space="preserve"> 10.Kc5 Tb2 11.Pc6 Txb7 12.Pd8+ Kd7 13.Pxb7</w:t>
      </w:r>
    </w:p>
    <w:p w14:paraId="7CA5099E" w14:textId="77777777" w:rsidR="006F3923" w:rsidRDefault="006F3923" w:rsidP="006F3923">
      <w:pPr>
        <w:rPr>
          <w:rFonts w:cs="Arial"/>
          <w:b/>
          <w:sz w:val="20"/>
          <w:szCs w:val="20"/>
          <w:lang w:val="nl-BE"/>
        </w:rPr>
      </w:pPr>
      <w:r w:rsidRPr="00ED1153">
        <w:rPr>
          <w:rFonts w:cs="Arial"/>
          <w:b/>
          <w:sz w:val="20"/>
          <w:szCs w:val="20"/>
          <w:lang w:val="nl-BE"/>
        </w:rPr>
        <w:t xml:space="preserve">           </w:t>
      </w:r>
      <w:r>
        <w:rPr>
          <w:rFonts w:cs="Arial"/>
          <w:b/>
          <w:sz w:val="20"/>
          <w:szCs w:val="20"/>
          <w:lang w:val="nl-BE"/>
        </w:rPr>
        <w:t>10.Pc6</w:t>
      </w:r>
      <w:r>
        <w:rPr>
          <w:rFonts w:cs="Arial"/>
          <w:b/>
          <w:sz w:val="20"/>
          <w:szCs w:val="20"/>
          <w:lang w:val="nl-BE"/>
        </w:rPr>
        <w:tab/>
      </w:r>
      <w:r>
        <w:rPr>
          <w:rFonts w:cs="Arial"/>
          <w:b/>
          <w:sz w:val="20"/>
          <w:szCs w:val="20"/>
          <w:lang w:val="nl-BE"/>
        </w:rPr>
        <w:tab/>
        <w:t>Kd7</w:t>
      </w:r>
    </w:p>
    <w:p w14:paraId="626EFA04" w14:textId="77777777" w:rsidR="006F3923" w:rsidRDefault="006F3923" w:rsidP="006F3923">
      <w:pPr>
        <w:pStyle w:val="03aText"/>
        <w:widowControl/>
        <w:rPr>
          <w:noProof/>
          <w:lang w:val="nl-BE"/>
        </w:rPr>
      </w:pPr>
      <w:r>
        <w:rPr>
          <w:noProof/>
          <w:lang w:val="nl-BE"/>
        </w:rPr>
        <w:t>Opnieuw is 10...Txb7</w:t>
      </w:r>
      <w:r w:rsidR="00262483">
        <w:rPr>
          <w:noProof/>
          <w:lang w:val="nl-BE"/>
        </w:rPr>
        <w:t>?</w:t>
      </w:r>
      <w:r>
        <w:rPr>
          <w:noProof/>
          <w:lang w:val="nl-BE"/>
        </w:rPr>
        <w:t xml:space="preserve"> fout wegens 11.Pd8+ en 12.Pxb7.</w:t>
      </w:r>
    </w:p>
    <w:p w14:paraId="567A62F6" w14:textId="77777777" w:rsidR="006F3923" w:rsidRDefault="006F3923" w:rsidP="006F3923">
      <w:pPr>
        <w:pStyle w:val="03aText"/>
        <w:widowControl/>
        <w:rPr>
          <w:noProof/>
          <w:lang w:val="nl-BE"/>
        </w:rPr>
      </w:pPr>
      <w:r>
        <w:rPr>
          <w:noProof/>
          <w:lang w:val="nl-BE"/>
        </w:rPr>
        <w:t>En eindelijk na</w:t>
      </w:r>
    </w:p>
    <w:p w14:paraId="30336CB5" w14:textId="77777777" w:rsidR="006F3923" w:rsidRDefault="006F3923" w:rsidP="006F3923">
      <w:pPr>
        <w:rPr>
          <w:rFonts w:cs="Arial"/>
          <w:b/>
          <w:sz w:val="20"/>
          <w:szCs w:val="20"/>
          <w:lang w:val="nl-BE"/>
        </w:rPr>
      </w:pPr>
      <w:r>
        <w:rPr>
          <w:rFonts w:cs="Arial"/>
          <w:b/>
          <w:sz w:val="20"/>
          <w:szCs w:val="20"/>
          <w:lang w:val="nl-BE"/>
        </w:rPr>
        <w:t xml:space="preserve">           11.b8D</w:t>
      </w:r>
      <w:r>
        <w:rPr>
          <w:rFonts w:cs="Arial"/>
          <w:b/>
          <w:sz w:val="20"/>
          <w:szCs w:val="20"/>
          <w:lang w:val="nl-BE"/>
        </w:rPr>
        <w:tab/>
      </w:r>
      <w:r>
        <w:rPr>
          <w:rFonts w:cs="Arial"/>
          <w:b/>
          <w:sz w:val="20"/>
          <w:szCs w:val="20"/>
          <w:lang w:val="nl-BE"/>
        </w:rPr>
        <w:tab/>
        <w:t>Txb8</w:t>
      </w:r>
    </w:p>
    <w:p w14:paraId="3FDE2077" w14:textId="77777777" w:rsidR="006F3923" w:rsidRDefault="006F3923" w:rsidP="006F3923">
      <w:pPr>
        <w:rPr>
          <w:rFonts w:cs="Arial"/>
          <w:b/>
          <w:sz w:val="20"/>
          <w:szCs w:val="20"/>
          <w:lang w:val="nl-BE"/>
        </w:rPr>
      </w:pPr>
      <w:r>
        <w:rPr>
          <w:rFonts w:cs="Arial"/>
          <w:b/>
          <w:sz w:val="20"/>
          <w:szCs w:val="20"/>
          <w:lang w:val="nl-BE"/>
        </w:rPr>
        <w:t xml:space="preserve">           12.Pxb8</w:t>
      </w:r>
      <w:r>
        <w:rPr>
          <w:rFonts w:cs="Arial"/>
          <w:b/>
          <w:sz w:val="20"/>
          <w:szCs w:val="20"/>
          <w:lang w:val="nl-BE"/>
        </w:rPr>
        <w:tab/>
      </w:r>
      <w:r>
        <w:rPr>
          <w:rFonts w:cs="Arial"/>
          <w:b/>
          <w:sz w:val="20"/>
          <w:szCs w:val="20"/>
          <w:lang w:val="nl-BE"/>
        </w:rPr>
        <w:tab/>
        <w:t>Kc7</w:t>
      </w:r>
    </w:p>
    <w:p w14:paraId="47903E5C" w14:textId="77777777" w:rsidR="006F3923" w:rsidRDefault="006F3923" w:rsidP="006F3923">
      <w:pPr>
        <w:rPr>
          <w:rFonts w:cs="Arial"/>
          <w:b/>
          <w:sz w:val="20"/>
          <w:szCs w:val="20"/>
          <w:lang w:val="nl-BE"/>
        </w:rPr>
      </w:pPr>
      <w:r>
        <w:rPr>
          <w:rFonts w:cs="Arial"/>
          <w:b/>
          <w:sz w:val="20"/>
          <w:szCs w:val="20"/>
          <w:lang w:val="nl-BE"/>
        </w:rPr>
        <w:t xml:space="preserve">           13.Pa6+</w:t>
      </w:r>
      <w:r>
        <w:rPr>
          <w:rFonts w:cs="Arial"/>
          <w:b/>
          <w:sz w:val="20"/>
          <w:szCs w:val="20"/>
          <w:lang w:val="nl-BE"/>
        </w:rPr>
        <w:tab/>
      </w:r>
      <w:r>
        <w:rPr>
          <w:rFonts w:cs="Arial"/>
          <w:b/>
          <w:sz w:val="20"/>
          <w:szCs w:val="20"/>
          <w:lang w:val="nl-BE"/>
        </w:rPr>
        <w:tab/>
        <w:t>Kb6</w:t>
      </w:r>
    </w:p>
    <w:p w14:paraId="03B5340E" w14:textId="77777777" w:rsidR="006F3923" w:rsidRDefault="006F3923" w:rsidP="006F3923">
      <w:pPr>
        <w:rPr>
          <w:rFonts w:cs="Arial"/>
          <w:b/>
          <w:sz w:val="20"/>
          <w:szCs w:val="20"/>
          <w:lang w:val="nl-BE"/>
        </w:rPr>
      </w:pPr>
      <w:r>
        <w:rPr>
          <w:rFonts w:cs="Arial"/>
          <w:b/>
          <w:sz w:val="20"/>
          <w:szCs w:val="20"/>
          <w:lang w:val="nl-BE"/>
        </w:rPr>
        <w:t xml:space="preserve">           14.Pc5</w:t>
      </w:r>
    </w:p>
    <w:p w14:paraId="599AAE63" w14:textId="77777777" w:rsidR="006F3923" w:rsidRDefault="006F3923" w:rsidP="006F3923">
      <w:pPr>
        <w:pStyle w:val="03aText"/>
        <w:widowControl/>
        <w:rPr>
          <w:noProof/>
          <w:lang w:val="nl-BE"/>
        </w:rPr>
      </w:pPr>
      <w:r>
        <w:rPr>
          <w:noProof/>
          <w:lang w:val="nl-BE"/>
        </w:rPr>
        <w:t xml:space="preserve">is de overblijvende pion gedekt. </w:t>
      </w:r>
    </w:p>
    <w:p w14:paraId="1E20F9BD" w14:textId="77777777" w:rsidR="006F3923" w:rsidRDefault="006F3923" w:rsidP="006F3923">
      <w:pPr>
        <w:pStyle w:val="03aText"/>
        <w:widowControl/>
        <w:rPr>
          <w:noProof/>
          <w:lang w:val="nl-BE"/>
        </w:rPr>
      </w:pPr>
    </w:p>
    <w:p w14:paraId="72197F1B" w14:textId="77777777" w:rsidR="006F3923" w:rsidRDefault="006F3923" w:rsidP="006F3923">
      <w:pPr>
        <w:pStyle w:val="03aText"/>
        <w:widowControl/>
        <w:rPr>
          <w:noProof/>
          <w:lang w:val="nl-BE"/>
        </w:rPr>
      </w:pPr>
      <w:r>
        <w:rPr>
          <w:noProof/>
          <w:lang w:val="nl-BE"/>
        </w:rPr>
        <w:t>En wit wint.</w:t>
      </w:r>
    </w:p>
    <w:p w14:paraId="572E1888" w14:textId="77777777" w:rsidR="00C062B5" w:rsidRPr="00182CE7" w:rsidRDefault="00C062B5" w:rsidP="006F3923">
      <w:pPr>
        <w:pStyle w:val="03aText"/>
        <w:widowControl/>
        <w:rPr>
          <w:noProof/>
          <w:lang w:val="nl-BE"/>
        </w:rPr>
      </w:pPr>
    </w:p>
    <w:p w14:paraId="1E6FFEA3" w14:textId="77777777" w:rsidR="00AB4604" w:rsidRDefault="00AB4604">
      <w:pPr>
        <w:widowControl/>
        <w:autoSpaceDE/>
        <w:autoSpaceDN/>
        <w:adjustRightInd/>
        <w:rPr>
          <w:rFonts w:cs="Arial"/>
          <w:b/>
          <w:sz w:val="20"/>
          <w:szCs w:val="20"/>
          <w:lang w:val="nl-BE"/>
        </w:rPr>
      </w:pPr>
      <w:r>
        <w:rPr>
          <w:rFonts w:cs="Arial"/>
          <w:b/>
          <w:sz w:val="20"/>
          <w:szCs w:val="20"/>
          <w:lang w:val="nl-BE"/>
        </w:rPr>
        <w:br w:type="page"/>
      </w:r>
    </w:p>
    <w:p w14:paraId="498875E7" w14:textId="77777777" w:rsidR="006F3923" w:rsidRDefault="00FE2203" w:rsidP="00C22A32">
      <w:pPr>
        <w:spacing w:line="190" w:lineRule="exact"/>
        <w:jc w:val="center"/>
        <w:rPr>
          <w:rFonts w:cs="Arial"/>
          <w:b/>
          <w:sz w:val="20"/>
          <w:szCs w:val="20"/>
          <w:lang w:val="nl-BE"/>
        </w:rPr>
      </w:pPr>
      <w:r>
        <w:rPr>
          <w:rFonts w:cs="Arial"/>
          <w:b/>
          <w:sz w:val="20"/>
          <w:szCs w:val="20"/>
          <w:lang w:val="nl-BE"/>
        </w:rPr>
        <w:lastRenderedPageBreak/>
        <w:t xml:space="preserve">- </w:t>
      </w:r>
      <w:r w:rsidR="003179B0">
        <w:rPr>
          <w:rFonts w:cs="Arial"/>
          <w:b/>
          <w:sz w:val="20"/>
          <w:szCs w:val="20"/>
          <w:lang w:val="nl-BE"/>
        </w:rPr>
        <w:t>29</w:t>
      </w:r>
      <w:r w:rsidR="00962A5D">
        <w:rPr>
          <w:rFonts w:cs="Arial"/>
          <w:b/>
          <w:sz w:val="20"/>
          <w:szCs w:val="20"/>
          <w:lang w:val="nl-BE"/>
        </w:rPr>
        <w:t>4</w:t>
      </w:r>
      <w:r w:rsidR="006F3923">
        <w:rPr>
          <w:rFonts w:cs="Arial"/>
          <w:b/>
          <w:sz w:val="20"/>
          <w:szCs w:val="20"/>
          <w:lang w:val="nl-BE"/>
        </w:rPr>
        <w:t xml:space="preserve"> -</w:t>
      </w:r>
    </w:p>
    <w:p w14:paraId="131FEBB9" w14:textId="77777777" w:rsidR="006F3923" w:rsidRDefault="006F3923" w:rsidP="006F3923">
      <w:pPr>
        <w:spacing w:line="190" w:lineRule="exact"/>
        <w:jc w:val="center"/>
        <w:rPr>
          <w:rFonts w:cs="Arial"/>
          <w:b/>
          <w:sz w:val="20"/>
          <w:szCs w:val="20"/>
          <w:lang w:val="nl-BE"/>
        </w:rPr>
      </w:pPr>
    </w:p>
    <w:p w14:paraId="4AA2D2A7"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Probleemblad, </w:t>
      </w:r>
      <w:r>
        <w:rPr>
          <w:rFonts w:cs="Arial"/>
          <w:sz w:val="20"/>
          <w:szCs w:val="20"/>
          <w:lang w:val="nl-BE"/>
        </w:rPr>
        <w:t>2007-08</w:t>
      </w:r>
    </w:p>
    <w:p w14:paraId="63781E38" w14:textId="77777777" w:rsidR="006F3923" w:rsidRDefault="006F3923" w:rsidP="006F3923">
      <w:pPr>
        <w:spacing w:line="190" w:lineRule="exact"/>
        <w:jc w:val="center"/>
        <w:rPr>
          <w:rFonts w:cs="Arial"/>
          <w:i/>
          <w:sz w:val="20"/>
          <w:szCs w:val="20"/>
          <w:lang w:val="nl-BE"/>
        </w:rPr>
      </w:pPr>
      <w:r>
        <w:rPr>
          <w:rFonts w:cs="Arial"/>
          <w:i/>
          <w:sz w:val="20"/>
          <w:szCs w:val="20"/>
          <w:lang w:val="nl-BE"/>
        </w:rPr>
        <w:t>2</w:t>
      </w:r>
      <w:r>
        <w:rPr>
          <w:rFonts w:cs="Arial"/>
          <w:i/>
          <w:sz w:val="20"/>
          <w:szCs w:val="20"/>
          <w:vertAlign w:val="superscript"/>
          <w:lang w:val="nl-BE"/>
        </w:rPr>
        <w:t>de</w:t>
      </w:r>
      <w:r>
        <w:rPr>
          <w:rFonts w:cs="Arial"/>
          <w:i/>
          <w:sz w:val="20"/>
          <w:szCs w:val="20"/>
          <w:lang w:val="nl-BE"/>
        </w:rPr>
        <w:t>Bijzondere Vermelding</w:t>
      </w:r>
    </w:p>
    <w:p w14:paraId="122C241C" w14:textId="77777777" w:rsidR="006F3923" w:rsidRDefault="006F3923" w:rsidP="006F3923">
      <w:pPr>
        <w:spacing w:line="190" w:lineRule="exact"/>
        <w:jc w:val="center"/>
        <w:rPr>
          <w:rFonts w:cs="Arial"/>
          <w:i/>
          <w:sz w:val="20"/>
          <w:szCs w:val="20"/>
          <w:lang w:val="nl-BE"/>
        </w:rPr>
      </w:pPr>
    </w:p>
    <w:p w14:paraId="427210E0" w14:textId="77777777" w:rsidR="006F3923" w:rsidRPr="007514E7" w:rsidRDefault="006F3923" w:rsidP="006F3923">
      <w:pPr>
        <w:pStyle w:val="03aText"/>
        <w:widowControl/>
        <w:spacing w:before="40"/>
        <w:rPr>
          <w:lang w:val="nl-BE"/>
        </w:rPr>
      </w:pPr>
      <w:r>
        <w:object w:dxaOrig="4586" w:dyaOrig="4587" w14:anchorId="6C7146DC">
          <v:shape id="_x0000_i1304" type="#_x0000_t75" style="width:153.4pt;height:153.95pt" o:ole="">
            <v:imagedata r:id="rId584" o:title=""/>
          </v:shape>
          <o:OLEObject Type="Embed" ProgID="CorelDRAW.Graphic.12" ShapeID="_x0000_i1304" DrawAspect="Content" ObjectID="_1587467651" r:id="rId585"/>
        </w:object>
      </w:r>
    </w:p>
    <w:p w14:paraId="2CFE3EE3" w14:textId="77777777" w:rsidR="00B53977" w:rsidRPr="007514E7" w:rsidRDefault="00B53977" w:rsidP="006F3923">
      <w:pPr>
        <w:pStyle w:val="03aText"/>
        <w:widowControl/>
        <w:spacing w:before="40"/>
        <w:rPr>
          <w:lang w:val="nl-BE"/>
        </w:rPr>
      </w:pPr>
    </w:p>
    <w:p w14:paraId="30BF5851" w14:textId="77777777" w:rsidR="006F3923" w:rsidRDefault="006F3923" w:rsidP="006F3923">
      <w:pPr>
        <w:pStyle w:val="03aText"/>
        <w:widowControl/>
        <w:spacing w:before="40"/>
        <w:rPr>
          <w:lang w:val="nl-BE"/>
        </w:rPr>
      </w:pPr>
      <w:r>
        <w:rPr>
          <w:b/>
          <w:sz w:val="24"/>
          <w:szCs w:val="24"/>
          <w:lang w:val="nl-BE"/>
        </w:rPr>
        <w:t xml:space="preserve">+                         </w:t>
      </w:r>
      <w:r>
        <w:rPr>
          <w:lang w:val="nl-BE"/>
        </w:rPr>
        <w:t>1010</w:t>
      </w:r>
      <w:r>
        <w:rPr>
          <w:sz w:val="24"/>
          <w:szCs w:val="24"/>
          <w:lang w:val="nl-BE"/>
        </w:rPr>
        <w:t>.</w:t>
      </w:r>
      <w:r>
        <w:rPr>
          <w:lang w:val="nl-BE"/>
        </w:rPr>
        <w:t>07 c3a1</w:t>
      </w:r>
    </w:p>
    <w:p w14:paraId="37ABEAB3" w14:textId="77777777" w:rsidR="006F3923" w:rsidRDefault="006F3923" w:rsidP="006F3923">
      <w:pPr>
        <w:pStyle w:val="03aText"/>
        <w:widowControl/>
        <w:spacing w:before="40"/>
        <w:rPr>
          <w:lang w:val="nl-BE"/>
        </w:rPr>
      </w:pPr>
    </w:p>
    <w:p w14:paraId="5957B59C" w14:textId="77777777" w:rsidR="001D1FBC" w:rsidRDefault="006F3923" w:rsidP="006F3923">
      <w:pPr>
        <w:pStyle w:val="03aText"/>
        <w:widowControl/>
        <w:spacing w:before="40"/>
        <w:rPr>
          <w:lang w:val="nl-BE"/>
        </w:rPr>
      </w:pPr>
      <w:r>
        <w:rPr>
          <w:lang w:val="nl-BE"/>
        </w:rPr>
        <w:t>Alles bij wit st</w:t>
      </w:r>
      <w:r w:rsidR="001D1FBC">
        <w:rPr>
          <w:lang w:val="nl-BE"/>
        </w:rPr>
        <w:t>aat aagevallen, zelfs de koning en de koningin.</w:t>
      </w:r>
      <w:r>
        <w:rPr>
          <w:lang w:val="nl-BE"/>
        </w:rPr>
        <w:t xml:space="preserve"> Boven</w:t>
      </w:r>
      <w:r w:rsidR="001D1FBC">
        <w:rPr>
          <w:lang w:val="nl-BE"/>
        </w:rPr>
        <w:t>-</w:t>
      </w:r>
      <w:r>
        <w:rPr>
          <w:lang w:val="nl-BE"/>
        </w:rPr>
        <w:t>dien drei</w:t>
      </w:r>
      <w:r>
        <w:rPr>
          <w:lang w:val="nl-BE"/>
        </w:rPr>
        <w:softHyphen/>
        <w:t>gen er v</w:t>
      </w:r>
      <w:r w:rsidR="0021753E">
        <w:rPr>
          <w:lang w:val="nl-BE"/>
        </w:rPr>
        <w:t>ier (4!) zwarte pion</w:t>
      </w:r>
      <w:r w:rsidR="001D1FBC">
        <w:rPr>
          <w:lang w:val="nl-BE"/>
        </w:rPr>
        <w:t xml:space="preserve">promoties. </w:t>
      </w:r>
    </w:p>
    <w:p w14:paraId="14DF00AF" w14:textId="77777777" w:rsidR="006F3923" w:rsidRDefault="001D1FBC" w:rsidP="006F3923">
      <w:pPr>
        <w:pStyle w:val="03aText"/>
        <w:widowControl/>
        <w:spacing w:before="40"/>
        <w:rPr>
          <w:lang w:val="nl-BE"/>
        </w:rPr>
      </w:pPr>
      <w:r>
        <w:rPr>
          <w:lang w:val="nl-BE"/>
        </w:rPr>
        <w:t>Maar wit dreigt</w:t>
      </w:r>
      <w:r w:rsidR="0021753E">
        <w:rPr>
          <w:lang w:val="nl-BE"/>
        </w:rPr>
        <w:t>mat na:</w:t>
      </w:r>
    </w:p>
    <w:p w14:paraId="4A29F957" w14:textId="77777777" w:rsidR="006F3923" w:rsidRDefault="006F3923" w:rsidP="006F3923">
      <w:pPr>
        <w:rPr>
          <w:rFonts w:cs="Arial"/>
          <w:b/>
          <w:sz w:val="20"/>
          <w:szCs w:val="20"/>
          <w:lang w:val="nl-BE"/>
        </w:rPr>
      </w:pPr>
      <w:r>
        <w:rPr>
          <w:rFonts w:cs="Arial"/>
          <w:b/>
          <w:sz w:val="20"/>
          <w:szCs w:val="20"/>
          <w:lang w:val="nl-BE"/>
        </w:rPr>
        <w:tab/>
        <w:t>1.L</w:t>
      </w:r>
      <w:r w:rsidR="0021753E">
        <w:rPr>
          <w:rFonts w:cs="Arial"/>
          <w:b/>
          <w:sz w:val="20"/>
          <w:szCs w:val="20"/>
          <w:lang w:val="nl-BE"/>
        </w:rPr>
        <w:t>x</w:t>
      </w:r>
      <w:r>
        <w:rPr>
          <w:rFonts w:cs="Arial"/>
          <w:b/>
          <w:sz w:val="20"/>
          <w:szCs w:val="20"/>
          <w:lang w:val="nl-BE"/>
        </w:rPr>
        <w:t>d4</w:t>
      </w:r>
      <w:r>
        <w:rPr>
          <w:rFonts w:cs="Arial"/>
          <w:b/>
          <w:sz w:val="20"/>
          <w:szCs w:val="20"/>
          <w:lang w:val="nl-BE"/>
        </w:rPr>
        <w:tab/>
      </w:r>
      <w:r>
        <w:rPr>
          <w:rFonts w:cs="Arial"/>
          <w:b/>
          <w:sz w:val="20"/>
          <w:szCs w:val="20"/>
          <w:lang w:val="nl-BE"/>
        </w:rPr>
        <w:tab/>
        <w:t>d1D</w:t>
      </w:r>
    </w:p>
    <w:p w14:paraId="474F482F" w14:textId="77777777" w:rsidR="006F3923" w:rsidRDefault="00C31580" w:rsidP="006F3923">
      <w:pPr>
        <w:pStyle w:val="03aText"/>
        <w:widowControl/>
        <w:rPr>
          <w:lang w:val="nl-BE"/>
        </w:rPr>
      </w:pPr>
      <w:r>
        <w:rPr>
          <w:lang w:val="nl-BE"/>
        </w:rPr>
        <w:t>1…d</w:t>
      </w:r>
      <w:r w:rsidR="00D87D82">
        <w:rPr>
          <w:lang w:val="nl-BE"/>
        </w:rPr>
        <w:t>1P+</w:t>
      </w:r>
      <w:r w:rsidR="00262483">
        <w:rPr>
          <w:lang w:val="nl-BE"/>
        </w:rPr>
        <w:t>?</w:t>
      </w:r>
      <w:r w:rsidR="00D87D82">
        <w:rPr>
          <w:lang w:val="nl-BE"/>
        </w:rPr>
        <w:t xml:space="preserve"> 2.Kc</w:t>
      </w:r>
      <w:r w:rsidR="006F3923">
        <w:rPr>
          <w:lang w:val="nl-BE"/>
        </w:rPr>
        <w:t xml:space="preserve">2+ </w:t>
      </w:r>
      <w:r w:rsidR="0021753E">
        <w:rPr>
          <w:lang w:val="nl-BE"/>
        </w:rPr>
        <w:t>Pb2 3.Dc1+ mat.</w:t>
      </w:r>
    </w:p>
    <w:p w14:paraId="47911B26" w14:textId="77777777" w:rsidR="00D51542" w:rsidRDefault="006F3923" w:rsidP="006F3923">
      <w:pPr>
        <w:rPr>
          <w:rFonts w:cs="Arial"/>
          <w:b/>
          <w:sz w:val="20"/>
          <w:szCs w:val="20"/>
          <w:lang w:val="nl-BE"/>
        </w:rPr>
      </w:pPr>
      <w:r>
        <w:rPr>
          <w:rFonts w:cs="Arial"/>
          <w:b/>
          <w:sz w:val="20"/>
          <w:szCs w:val="20"/>
          <w:lang w:val="nl-BE"/>
        </w:rPr>
        <w:tab/>
        <w:t>2.Dh4</w:t>
      </w:r>
    </w:p>
    <w:p w14:paraId="24CB661C" w14:textId="77777777" w:rsidR="00D51542" w:rsidRPr="00D51542" w:rsidRDefault="00FF35B9" w:rsidP="006F3923">
      <w:pPr>
        <w:rPr>
          <w:rFonts w:cs="Arial"/>
          <w:sz w:val="20"/>
          <w:szCs w:val="20"/>
          <w:lang w:val="nl-BE"/>
        </w:rPr>
      </w:pPr>
      <w:r>
        <w:rPr>
          <w:rFonts w:cs="Arial"/>
          <w:sz w:val="20"/>
          <w:szCs w:val="20"/>
          <w:lang w:val="nl-BE"/>
        </w:rPr>
        <w:t xml:space="preserve">Een prachtzet. Maar niet: </w:t>
      </w:r>
      <w:r w:rsidR="00D51542">
        <w:rPr>
          <w:rFonts w:cs="Arial"/>
          <w:sz w:val="20"/>
          <w:szCs w:val="20"/>
          <w:lang w:val="nl-BE"/>
        </w:rPr>
        <w:t>2.Kc4+? Dxd4+ 3.Kxd4 fxg5.</w:t>
      </w:r>
    </w:p>
    <w:p w14:paraId="2A1909D4" w14:textId="77777777" w:rsidR="006F3923" w:rsidRDefault="00D51542" w:rsidP="006F3923">
      <w:pPr>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r>
      <w:r w:rsidR="006F3923">
        <w:rPr>
          <w:rFonts w:cs="Arial"/>
          <w:b/>
          <w:sz w:val="20"/>
          <w:szCs w:val="20"/>
          <w:lang w:val="nl-BE"/>
        </w:rPr>
        <w:t>f5</w:t>
      </w:r>
    </w:p>
    <w:p w14:paraId="1D9AD2B3" w14:textId="77777777" w:rsidR="00667FAE" w:rsidRDefault="006F3923" w:rsidP="006F3923">
      <w:pPr>
        <w:pStyle w:val="03aText"/>
        <w:widowControl/>
        <w:rPr>
          <w:lang w:val="nl-BE"/>
        </w:rPr>
      </w:pPr>
      <w:r>
        <w:rPr>
          <w:lang w:val="nl-BE"/>
        </w:rPr>
        <w:t>Een afwachtende zet, want fout is:</w:t>
      </w:r>
    </w:p>
    <w:p w14:paraId="5791D7D8" w14:textId="77777777" w:rsidR="007514E7" w:rsidRDefault="006F3923" w:rsidP="00586E21">
      <w:pPr>
        <w:pStyle w:val="03aText"/>
        <w:widowControl/>
        <w:numPr>
          <w:ilvl w:val="0"/>
          <w:numId w:val="167"/>
        </w:numPr>
        <w:rPr>
          <w:lang w:val="nl-BE"/>
        </w:rPr>
      </w:pPr>
      <w:r>
        <w:rPr>
          <w:lang w:val="nl-BE"/>
        </w:rPr>
        <w:t>2…Kb1</w:t>
      </w:r>
      <w:r w:rsidR="00262483">
        <w:rPr>
          <w:lang w:val="nl-BE"/>
        </w:rPr>
        <w:t>?</w:t>
      </w:r>
      <w:r>
        <w:rPr>
          <w:lang w:val="nl-BE"/>
        </w:rPr>
        <w:t xml:space="preserve"> 3.De4+ Ka1 4.Lxf6 Df1 5.Le5 Dc1+ 6.Kb3+ Db2 7.Lxb2+ axb</w:t>
      </w:r>
      <w:r w:rsidR="003B64A3">
        <w:rPr>
          <w:lang w:val="nl-BE"/>
        </w:rPr>
        <w:t>2 7.Dd4 e1D 9.Dxb2+ en mat. Ook</w:t>
      </w:r>
      <w:r w:rsidR="007514E7">
        <w:rPr>
          <w:lang w:val="nl-BE"/>
        </w:rPr>
        <w:t xml:space="preserve"> :</w:t>
      </w:r>
    </w:p>
    <w:p w14:paraId="111269DD" w14:textId="77777777" w:rsidR="007514E7" w:rsidRDefault="007514E7" w:rsidP="007514E7">
      <w:pPr>
        <w:pStyle w:val="03aText"/>
        <w:widowControl/>
        <w:rPr>
          <w:lang w:val="nl-BE"/>
        </w:rPr>
      </w:pPr>
    </w:p>
    <w:p w14:paraId="0A740873" w14:textId="77777777" w:rsidR="007514E7" w:rsidRDefault="007514E7" w:rsidP="007514E7">
      <w:pPr>
        <w:pStyle w:val="03aText"/>
        <w:widowControl/>
        <w:rPr>
          <w:lang w:val="nl-BE"/>
        </w:rPr>
      </w:pPr>
    </w:p>
    <w:p w14:paraId="2074C9FE" w14:textId="77777777" w:rsidR="007514E7" w:rsidRDefault="007514E7" w:rsidP="007514E7">
      <w:pPr>
        <w:pStyle w:val="03aText"/>
        <w:widowControl/>
        <w:rPr>
          <w:lang w:val="nl-BE"/>
        </w:rPr>
      </w:pPr>
    </w:p>
    <w:p w14:paraId="3B75E12D" w14:textId="77777777" w:rsidR="007514E7" w:rsidRDefault="007514E7" w:rsidP="007514E7">
      <w:pPr>
        <w:pStyle w:val="03aText"/>
        <w:widowControl/>
        <w:rPr>
          <w:lang w:val="nl-BE"/>
        </w:rPr>
      </w:pPr>
    </w:p>
    <w:p w14:paraId="344C5543" w14:textId="77777777" w:rsidR="007514E7" w:rsidRDefault="007514E7" w:rsidP="007514E7">
      <w:pPr>
        <w:pStyle w:val="03aText"/>
        <w:widowControl/>
        <w:rPr>
          <w:lang w:val="nl-BE"/>
        </w:rPr>
      </w:pPr>
    </w:p>
    <w:p w14:paraId="6F6FC3FA" w14:textId="77777777" w:rsidR="00F53B4C" w:rsidRDefault="00F53B4C" w:rsidP="007514E7">
      <w:pPr>
        <w:pStyle w:val="03aText"/>
        <w:widowControl/>
        <w:rPr>
          <w:lang w:val="nl-BE"/>
        </w:rPr>
      </w:pPr>
    </w:p>
    <w:p w14:paraId="2DBE4974" w14:textId="77777777" w:rsidR="007514E7" w:rsidRDefault="007514E7" w:rsidP="007514E7">
      <w:pPr>
        <w:pStyle w:val="03aText"/>
        <w:widowControl/>
        <w:rPr>
          <w:lang w:val="nl-BE"/>
        </w:rPr>
      </w:pPr>
    </w:p>
    <w:p w14:paraId="7814B5E3" w14:textId="77777777" w:rsidR="00D51542" w:rsidRDefault="006F3923" w:rsidP="00586E21">
      <w:pPr>
        <w:pStyle w:val="03aText"/>
        <w:widowControl/>
        <w:numPr>
          <w:ilvl w:val="0"/>
          <w:numId w:val="167"/>
        </w:numPr>
        <w:rPr>
          <w:lang w:val="nl-BE"/>
        </w:rPr>
      </w:pPr>
      <w:r>
        <w:rPr>
          <w:lang w:val="nl-BE"/>
        </w:rPr>
        <w:t>2…e1D</w:t>
      </w:r>
      <w:r w:rsidR="00825871">
        <w:rPr>
          <w:lang w:val="nl-BE"/>
        </w:rPr>
        <w:t>?</w:t>
      </w:r>
      <w:r>
        <w:rPr>
          <w:lang w:val="nl-BE"/>
        </w:rPr>
        <w:t xml:space="preserve"> is niet goed: 3.Dxe1 Dxe</w:t>
      </w:r>
      <w:r w:rsidR="003B64A3">
        <w:rPr>
          <w:lang w:val="nl-BE"/>
        </w:rPr>
        <w:t xml:space="preserve">1+ 4.Kc2+ Dc3+ 5.Lxc3+ en mat. </w:t>
      </w:r>
    </w:p>
    <w:p w14:paraId="4D92C1FF" w14:textId="77777777" w:rsidR="00D51542" w:rsidRDefault="006F3923" w:rsidP="00586E21">
      <w:pPr>
        <w:pStyle w:val="03aText"/>
        <w:widowControl/>
        <w:numPr>
          <w:ilvl w:val="0"/>
          <w:numId w:val="167"/>
        </w:numPr>
        <w:rPr>
          <w:lang w:val="nl-BE"/>
        </w:rPr>
      </w:pPr>
      <w:r>
        <w:rPr>
          <w:lang w:val="nl-BE"/>
        </w:rPr>
        <w:t>2…h1D</w:t>
      </w:r>
      <w:r w:rsidR="00262483">
        <w:rPr>
          <w:lang w:val="nl-BE"/>
        </w:rPr>
        <w:t>?</w:t>
      </w:r>
      <w:r>
        <w:rPr>
          <w:lang w:val="nl-BE"/>
        </w:rPr>
        <w:t xml:space="preserve"> faalt op 3.Dxh1 f5 4.Lg6 Kb1 5.Db7+ Kc1 6.Lg5+ f4 7.Lxf4 Dd</w:t>
      </w:r>
      <w:r w:rsidR="00D51542">
        <w:rPr>
          <w:lang w:val="nl-BE"/>
        </w:rPr>
        <w:t>2+ 8.Lxd2+ Kd1 9.Db3+ en mat</w:t>
      </w:r>
    </w:p>
    <w:p w14:paraId="12292948" w14:textId="77777777" w:rsidR="006F3923" w:rsidRDefault="006F3923" w:rsidP="00586E21">
      <w:pPr>
        <w:pStyle w:val="03aText"/>
        <w:widowControl/>
        <w:numPr>
          <w:ilvl w:val="0"/>
          <w:numId w:val="167"/>
        </w:numPr>
        <w:rPr>
          <w:lang w:val="nl-BE"/>
        </w:rPr>
      </w:pPr>
      <w:r>
        <w:rPr>
          <w:lang w:val="nl-BE"/>
        </w:rPr>
        <w:t>2…Dc1+</w:t>
      </w:r>
      <w:r w:rsidR="00262483">
        <w:rPr>
          <w:lang w:val="nl-BE"/>
        </w:rPr>
        <w:t>?</w:t>
      </w:r>
      <w:r>
        <w:rPr>
          <w:lang w:val="nl-BE"/>
        </w:rPr>
        <w:t xml:space="preserve"> 3.K</w:t>
      </w:r>
      <w:r w:rsidR="00AC763F">
        <w:rPr>
          <w:lang w:val="nl-BE"/>
        </w:rPr>
        <w:t>b3+ Db2+ 4.Lxb2+ axb2 5.Dd4 en 6.</w:t>
      </w:r>
      <w:r>
        <w:rPr>
          <w:lang w:val="nl-BE"/>
        </w:rPr>
        <w:t>Dxb2+ en mat.</w:t>
      </w:r>
    </w:p>
    <w:p w14:paraId="50217A3C" w14:textId="77777777" w:rsidR="006F3923" w:rsidRDefault="006F3923" w:rsidP="00586E21">
      <w:pPr>
        <w:pStyle w:val="03aText"/>
        <w:widowControl/>
        <w:numPr>
          <w:ilvl w:val="0"/>
          <w:numId w:val="167"/>
        </w:numPr>
        <w:rPr>
          <w:lang w:val="nl-BE"/>
        </w:rPr>
      </w:pPr>
      <w:r>
        <w:rPr>
          <w:lang w:val="nl-BE"/>
        </w:rPr>
        <w:t>2…Da4</w:t>
      </w:r>
      <w:r w:rsidR="00262483">
        <w:rPr>
          <w:lang w:val="nl-BE"/>
        </w:rPr>
        <w:t>?</w:t>
      </w:r>
      <w:r>
        <w:rPr>
          <w:lang w:val="nl-BE"/>
        </w:rPr>
        <w:t xml:space="preserve"> 3.Kd2+ Dxd4+ 4.Dxd4 Kb1 5.Dd3+ Kb2 6.Dc3+ Kb1 7.Dc1+ en mat.</w:t>
      </w:r>
    </w:p>
    <w:p w14:paraId="2F5B29C9" w14:textId="77777777" w:rsidR="006F3923" w:rsidRDefault="006F3923" w:rsidP="006F3923">
      <w:pPr>
        <w:rPr>
          <w:rFonts w:cs="Arial"/>
          <w:b/>
          <w:sz w:val="20"/>
          <w:szCs w:val="20"/>
          <w:lang w:val="nl-BE"/>
        </w:rPr>
      </w:pPr>
      <w:r>
        <w:rPr>
          <w:rFonts w:cs="Arial"/>
          <w:b/>
          <w:sz w:val="20"/>
          <w:szCs w:val="20"/>
          <w:lang w:val="nl-BE"/>
        </w:rPr>
        <w:tab/>
        <w:t>3.Lg7</w:t>
      </w:r>
    </w:p>
    <w:p w14:paraId="575EE3A0" w14:textId="77777777" w:rsidR="006F3923" w:rsidRDefault="006F3923" w:rsidP="006F3923">
      <w:pPr>
        <w:pStyle w:val="03aText"/>
        <w:widowControl/>
        <w:rPr>
          <w:lang w:val="nl-BE"/>
        </w:rPr>
      </w:pPr>
      <w:r>
        <w:rPr>
          <w:lang w:val="nl-BE"/>
        </w:rPr>
        <w:t>En</w:t>
      </w:r>
      <w:r w:rsidR="004B25AD">
        <w:rPr>
          <w:lang w:val="nl-BE"/>
        </w:rPr>
        <w:t xml:space="preserve"> ook en</w:t>
      </w:r>
      <w:r>
        <w:rPr>
          <w:lang w:val="nl-BE"/>
        </w:rPr>
        <w:t xml:space="preserve">kel deze belangrijke </w:t>
      </w:r>
      <w:r w:rsidR="004B25AD">
        <w:rPr>
          <w:lang w:val="nl-BE"/>
        </w:rPr>
        <w:t>lo-</w:t>
      </w:r>
      <w:r>
        <w:rPr>
          <w:lang w:val="nl-BE"/>
        </w:rPr>
        <w:t xml:space="preserve">zet wint: </w:t>
      </w:r>
    </w:p>
    <w:p w14:paraId="6E4F68A2" w14:textId="77777777" w:rsidR="006F3923" w:rsidRDefault="006F3923" w:rsidP="00586E21">
      <w:pPr>
        <w:pStyle w:val="03aText"/>
        <w:widowControl/>
        <w:numPr>
          <w:ilvl w:val="0"/>
          <w:numId w:val="168"/>
        </w:numPr>
        <w:rPr>
          <w:lang w:val="nl-BE"/>
        </w:rPr>
      </w:pPr>
      <w:r>
        <w:rPr>
          <w:lang w:val="nl-BE"/>
        </w:rPr>
        <w:t xml:space="preserve">3.Le5? e1D+ 4.Dxe1 Dxe1+ 5.Kd4 h1D, en zwart wint. </w:t>
      </w:r>
    </w:p>
    <w:p w14:paraId="776E0430" w14:textId="77777777" w:rsidR="006F3923" w:rsidRDefault="006F3923" w:rsidP="00586E21">
      <w:pPr>
        <w:pStyle w:val="03aText"/>
        <w:widowControl/>
        <w:numPr>
          <w:ilvl w:val="0"/>
          <w:numId w:val="168"/>
        </w:numPr>
        <w:rPr>
          <w:lang w:val="nl-BE"/>
        </w:rPr>
      </w:pPr>
      <w:r>
        <w:rPr>
          <w:lang w:val="nl-BE"/>
        </w:rPr>
        <w:t xml:space="preserve">3.Lf6? f4 4.Dh7 Dd6 5.Dh4 </w:t>
      </w:r>
      <w:r w:rsidR="000C3A42">
        <w:rPr>
          <w:lang w:val="nl-BE"/>
        </w:rPr>
        <w:t>Kb1 6.Dh7+ Ka1 7.Dh4 Dd1 8.Dh7 D</w:t>
      </w:r>
      <w:r>
        <w:rPr>
          <w:lang w:val="nl-BE"/>
        </w:rPr>
        <w:t>d6 en wit komt niet verder. Ook niet na:</w:t>
      </w:r>
    </w:p>
    <w:p w14:paraId="52A390A9" w14:textId="77777777" w:rsidR="006F3923" w:rsidRDefault="006F3923" w:rsidP="00586E21">
      <w:pPr>
        <w:pStyle w:val="03aText"/>
        <w:widowControl/>
        <w:numPr>
          <w:ilvl w:val="0"/>
          <w:numId w:val="168"/>
        </w:numPr>
        <w:rPr>
          <w:lang w:val="nl-BE"/>
        </w:rPr>
      </w:pPr>
      <w:r>
        <w:rPr>
          <w:lang w:val="nl-BE"/>
        </w:rPr>
        <w:t>3.Lh8? h1D 4.Dxh1 Dxh1 5.Ld4 Kb1 6.Lf2 a1D met winst voor zwart.</w:t>
      </w:r>
    </w:p>
    <w:p w14:paraId="67F17A89" w14:textId="77777777" w:rsidR="006F3923" w:rsidRDefault="006F3923" w:rsidP="006F3923">
      <w:pPr>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f4</w:t>
      </w:r>
    </w:p>
    <w:p w14:paraId="35F6BD20" w14:textId="77777777" w:rsidR="006F3923" w:rsidRPr="00BC5CE3" w:rsidRDefault="006F3923" w:rsidP="006F3923">
      <w:pPr>
        <w:jc w:val="both"/>
        <w:rPr>
          <w:sz w:val="20"/>
          <w:szCs w:val="20"/>
          <w:lang w:val="nl-BE"/>
        </w:rPr>
      </w:pPr>
      <w:r>
        <w:rPr>
          <w:rFonts w:cs="Arial"/>
          <w:sz w:val="20"/>
          <w:szCs w:val="20"/>
          <w:lang w:val="nl-BE"/>
        </w:rPr>
        <w:t xml:space="preserve">Nog een afwachtende zet. Er is immers </w:t>
      </w:r>
      <w:r>
        <w:rPr>
          <w:sz w:val="20"/>
          <w:szCs w:val="20"/>
          <w:lang w:val="nl-BE"/>
        </w:rPr>
        <w:t xml:space="preserve">niets beters, bijvoorbeeld: </w:t>
      </w:r>
      <w:r w:rsidR="00BC5CE3">
        <w:rPr>
          <w:sz w:val="20"/>
          <w:szCs w:val="20"/>
          <w:lang w:val="nl-BE"/>
        </w:rPr>
        <w:t>3…e1D</w:t>
      </w:r>
      <w:r w:rsidR="00262483">
        <w:rPr>
          <w:sz w:val="20"/>
          <w:szCs w:val="20"/>
          <w:lang w:val="nl-BE"/>
        </w:rPr>
        <w:t>?</w:t>
      </w:r>
      <w:r w:rsidR="00BC5CE3">
        <w:rPr>
          <w:sz w:val="20"/>
          <w:szCs w:val="20"/>
          <w:lang w:val="nl-BE"/>
        </w:rPr>
        <w:t xml:space="preserve"> 4.Dxe1 h1D 5.Dxh1 Dxh1 6.Kc2+ en mat.</w:t>
      </w:r>
      <w:r w:rsidR="00E15701">
        <w:rPr>
          <w:sz w:val="20"/>
          <w:szCs w:val="20"/>
          <w:lang w:val="nl-BE"/>
        </w:rPr>
        <w:t xml:space="preserve"> Of hier 3…h1D 4.Dxh1 Db1 5</w:t>
      </w:r>
      <w:r w:rsidR="00E72997">
        <w:rPr>
          <w:sz w:val="20"/>
          <w:szCs w:val="20"/>
          <w:lang w:val="nl-BE"/>
        </w:rPr>
        <w:t>.Dd2+ en mat.</w:t>
      </w:r>
    </w:p>
    <w:p w14:paraId="55C248EB" w14:textId="77777777" w:rsidR="007514E7" w:rsidRDefault="006F3923" w:rsidP="006F3923">
      <w:pPr>
        <w:rPr>
          <w:rFonts w:cs="Arial"/>
          <w:b/>
          <w:sz w:val="20"/>
          <w:szCs w:val="20"/>
          <w:lang w:val="nl-BE"/>
        </w:rPr>
      </w:pPr>
      <w:r>
        <w:rPr>
          <w:rFonts w:cs="Arial"/>
          <w:b/>
          <w:sz w:val="20"/>
          <w:szCs w:val="20"/>
          <w:lang w:val="nl-BE"/>
        </w:rPr>
        <w:tab/>
      </w:r>
    </w:p>
    <w:p w14:paraId="1974467A" w14:textId="77777777" w:rsidR="007514E7" w:rsidRDefault="007514E7" w:rsidP="006F3923">
      <w:pPr>
        <w:rPr>
          <w:rFonts w:cs="Arial"/>
          <w:b/>
          <w:sz w:val="20"/>
          <w:szCs w:val="20"/>
          <w:lang w:val="nl-BE"/>
        </w:rPr>
      </w:pPr>
    </w:p>
    <w:p w14:paraId="1CC06767" w14:textId="77777777" w:rsidR="007514E7" w:rsidRDefault="007514E7" w:rsidP="006F3923">
      <w:pPr>
        <w:rPr>
          <w:rFonts w:cs="Arial"/>
          <w:b/>
          <w:sz w:val="20"/>
          <w:szCs w:val="20"/>
          <w:lang w:val="nl-BE"/>
        </w:rPr>
      </w:pPr>
    </w:p>
    <w:p w14:paraId="1C4B8CEC" w14:textId="77777777" w:rsidR="007514E7" w:rsidRDefault="007514E7" w:rsidP="006F3923">
      <w:pPr>
        <w:rPr>
          <w:rFonts w:cs="Arial"/>
          <w:b/>
          <w:sz w:val="20"/>
          <w:szCs w:val="20"/>
          <w:lang w:val="nl-BE"/>
        </w:rPr>
      </w:pPr>
    </w:p>
    <w:p w14:paraId="1969FD8C" w14:textId="77777777" w:rsidR="007514E7" w:rsidRDefault="007514E7" w:rsidP="006F3923">
      <w:pPr>
        <w:rPr>
          <w:rFonts w:cs="Arial"/>
          <w:b/>
          <w:sz w:val="20"/>
          <w:szCs w:val="20"/>
          <w:lang w:val="nl-BE"/>
        </w:rPr>
      </w:pPr>
    </w:p>
    <w:p w14:paraId="1230A619" w14:textId="77777777" w:rsidR="007514E7" w:rsidRDefault="007514E7" w:rsidP="006F3923">
      <w:pPr>
        <w:rPr>
          <w:rFonts w:cs="Arial"/>
          <w:b/>
          <w:sz w:val="20"/>
          <w:szCs w:val="20"/>
          <w:lang w:val="nl-BE"/>
        </w:rPr>
      </w:pPr>
    </w:p>
    <w:p w14:paraId="6F60D66F" w14:textId="77777777" w:rsidR="00771C4D" w:rsidRDefault="00771C4D" w:rsidP="006F3923">
      <w:pPr>
        <w:rPr>
          <w:rFonts w:cs="Arial"/>
          <w:b/>
          <w:sz w:val="20"/>
          <w:szCs w:val="20"/>
          <w:lang w:val="nl-BE"/>
        </w:rPr>
      </w:pPr>
    </w:p>
    <w:p w14:paraId="710F59DB" w14:textId="77777777" w:rsidR="00771C4D" w:rsidRDefault="00771C4D" w:rsidP="006F3923">
      <w:pPr>
        <w:rPr>
          <w:rFonts w:cs="Arial"/>
          <w:b/>
          <w:sz w:val="20"/>
          <w:szCs w:val="20"/>
          <w:lang w:val="nl-BE"/>
        </w:rPr>
      </w:pPr>
    </w:p>
    <w:p w14:paraId="74F7185F" w14:textId="77777777" w:rsidR="007514E7" w:rsidRDefault="007514E7" w:rsidP="006F3923">
      <w:pPr>
        <w:rPr>
          <w:rFonts w:cs="Arial"/>
          <w:b/>
          <w:sz w:val="20"/>
          <w:szCs w:val="20"/>
          <w:lang w:val="nl-BE"/>
        </w:rPr>
      </w:pPr>
    </w:p>
    <w:p w14:paraId="466EF16B" w14:textId="77777777" w:rsidR="00577E5B" w:rsidRDefault="00577E5B" w:rsidP="006F3923">
      <w:pPr>
        <w:rPr>
          <w:rFonts w:cs="Arial"/>
          <w:b/>
          <w:sz w:val="20"/>
          <w:szCs w:val="20"/>
          <w:lang w:val="nl-BE"/>
        </w:rPr>
      </w:pPr>
    </w:p>
    <w:p w14:paraId="293067EB" w14:textId="77777777" w:rsidR="006F3923" w:rsidRDefault="006F3923" w:rsidP="00825871">
      <w:pPr>
        <w:jc w:val="center"/>
        <w:rPr>
          <w:rFonts w:cs="Arial"/>
          <w:b/>
          <w:sz w:val="20"/>
          <w:szCs w:val="20"/>
          <w:lang w:val="nl-BE"/>
        </w:rPr>
      </w:pPr>
      <w:r>
        <w:rPr>
          <w:rFonts w:cs="Arial"/>
          <w:b/>
          <w:sz w:val="20"/>
          <w:szCs w:val="20"/>
          <w:lang w:val="nl-BE"/>
        </w:rPr>
        <w:t>4.De7</w:t>
      </w:r>
      <w:r>
        <w:rPr>
          <w:rFonts w:cs="Arial"/>
          <w:b/>
          <w:sz w:val="20"/>
          <w:szCs w:val="20"/>
          <w:lang w:val="nl-BE"/>
        </w:rPr>
        <w:tab/>
      </w:r>
      <w:r>
        <w:rPr>
          <w:rFonts w:cs="Arial"/>
          <w:b/>
          <w:sz w:val="20"/>
          <w:szCs w:val="20"/>
          <w:lang w:val="nl-BE"/>
        </w:rPr>
        <w:tab/>
        <w:t>h1D</w:t>
      </w:r>
    </w:p>
    <w:p w14:paraId="410F783D" w14:textId="77777777" w:rsidR="006F3923" w:rsidRDefault="006F3923" w:rsidP="006F3923">
      <w:pPr>
        <w:pStyle w:val="03aText"/>
        <w:widowControl/>
        <w:rPr>
          <w:lang w:val="nl-BE"/>
        </w:rPr>
      </w:pPr>
      <w:r>
        <w:rPr>
          <w:lang w:val="nl-BE"/>
        </w:rPr>
        <w:t>Zwart pleegt nu bigamie</w:t>
      </w:r>
      <w:r>
        <w:rPr>
          <w:b/>
          <w:bCs/>
          <w:lang w:val="nl-BE"/>
        </w:rPr>
        <w:t xml:space="preserve">, </w:t>
      </w:r>
      <w:r>
        <w:rPr>
          <w:lang w:val="nl-BE"/>
        </w:rPr>
        <w:t>maar niet met 4…e1D</w:t>
      </w:r>
      <w:r w:rsidR="00262483">
        <w:rPr>
          <w:lang w:val="nl-BE"/>
        </w:rPr>
        <w:t>?</w:t>
      </w:r>
      <w:r>
        <w:rPr>
          <w:lang w:val="nl-BE"/>
        </w:rPr>
        <w:t xml:space="preserve"> 5.Dxe1 Dxe1+ 6.Kc2+ Dc3+ 7.Lxc3+ en mat.</w:t>
      </w:r>
    </w:p>
    <w:p w14:paraId="09849C26" w14:textId="77777777" w:rsidR="006F3923" w:rsidRDefault="006F3923" w:rsidP="006F3923">
      <w:pPr>
        <w:rPr>
          <w:rFonts w:cs="Arial"/>
          <w:b/>
          <w:sz w:val="20"/>
          <w:szCs w:val="20"/>
          <w:lang w:val="nl-BE"/>
        </w:rPr>
      </w:pPr>
      <w:r>
        <w:rPr>
          <w:rFonts w:cs="Arial"/>
          <w:b/>
          <w:sz w:val="20"/>
          <w:szCs w:val="20"/>
          <w:lang w:val="nl-BE"/>
        </w:rPr>
        <w:tab/>
        <w:t>5.Kc4+</w:t>
      </w:r>
      <w:r>
        <w:rPr>
          <w:rFonts w:cs="Arial"/>
          <w:b/>
          <w:sz w:val="20"/>
          <w:szCs w:val="20"/>
          <w:lang w:val="nl-BE"/>
        </w:rPr>
        <w:tab/>
      </w:r>
      <w:r>
        <w:rPr>
          <w:rFonts w:cs="Arial"/>
          <w:b/>
          <w:sz w:val="20"/>
          <w:szCs w:val="20"/>
          <w:lang w:val="nl-BE"/>
        </w:rPr>
        <w:tab/>
        <w:t>Kb1</w:t>
      </w:r>
    </w:p>
    <w:p w14:paraId="3F670511" w14:textId="77777777" w:rsidR="006F3923" w:rsidRDefault="006F3923" w:rsidP="00262483">
      <w:pPr>
        <w:rPr>
          <w:rFonts w:cs="Arial"/>
          <w:b/>
          <w:sz w:val="20"/>
          <w:szCs w:val="20"/>
          <w:lang w:val="nl-BE"/>
        </w:rPr>
      </w:pPr>
      <w:r>
        <w:rPr>
          <w:rFonts w:cs="Arial"/>
          <w:b/>
          <w:sz w:val="20"/>
          <w:szCs w:val="20"/>
          <w:lang w:val="nl-BE"/>
        </w:rPr>
        <w:tab/>
        <w:t>6.Db4+</w:t>
      </w:r>
      <w:r>
        <w:rPr>
          <w:rFonts w:cs="Arial"/>
          <w:b/>
          <w:sz w:val="20"/>
          <w:szCs w:val="20"/>
          <w:lang w:val="nl-BE"/>
        </w:rPr>
        <w:tab/>
      </w:r>
      <w:r>
        <w:rPr>
          <w:rFonts w:cs="Arial"/>
          <w:b/>
          <w:sz w:val="20"/>
          <w:szCs w:val="20"/>
          <w:lang w:val="nl-BE"/>
        </w:rPr>
        <w:tab/>
        <w:t>Db3+</w:t>
      </w:r>
    </w:p>
    <w:p w14:paraId="6E3A3DE8" w14:textId="77777777" w:rsidR="006F3923" w:rsidRPr="00262483" w:rsidRDefault="006F3923" w:rsidP="006F3923">
      <w:pPr>
        <w:jc w:val="both"/>
        <w:rPr>
          <w:rFonts w:cs="Arial"/>
          <w:sz w:val="20"/>
          <w:szCs w:val="20"/>
          <w:lang w:val="en-GB"/>
        </w:rPr>
      </w:pPr>
      <w:r>
        <w:rPr>
          <w:sz w:val="20"/>
          <w:szCs w:val="20"/>
          <w:lang w:val="nl-BE"/>
        </w:rPr>
        <w:t>Een prachtige zet, die helaas slechts dient om de executie even uit te stellen: 6…Kc2</w:t>
      </w:r>
      <w:r w:rsidR="00262483">
        <w:rPr>
          <w:sz w:val="20"/>
          <w:szCs w:val="20"/>
          <w:lang w:val="nl-BE"/>
        </w:rPr>
        <w:t>?</w:t>
      </w:r>
      <w:r>
        <w:rPr>
          <w:sz w:val="20"/>
          <w:szCs w:val="20"/>
          <w:lang w:val="nl-BE"/>
        </w:rPr>
        <w:t xml:space="preserve"> </w:t>
      </w:r>
      <w:r w:rsidRPr="00262483">
        <w:rPr>
          <w:sz w:val="20"/>
          <w:szCs w:val="20"/>
          <w:lang w:val="en-GB"/>
        </w:rPr>
        <w:t>7.Db3+ Kc1 8.Dxa3</w:t>
      </w:r>
      <w:r w:rsidR="00AC763F" w:rsidRPr="00262483">
        <w:rPr>
          <w:sz w:val="20"/>
          <w:szCs w:val="20"/>
          <w:lang w:val="en-GB"/>
        </w:rPr>
        <w:t>+ Kb1 9.Db2+ mat, of  8…Kd2 9.D</w:t>
      </w:r>
      <w:r w:rsidRPr="00262483">
        <w:rPr>
          <w:sz w:val="20"/>
          <w:szCs w:val="20"/>
          <w:lang w:val="en-GB"/>
        </w:rPr>
        <w:t>c3 mat.</w:t>
      </w:r>
    </w:p>
    <w:p w14:paraId="4B65DA3A" w14:textId="77777777" w:rsidR="006F3923" w:rsidRDefault="006F3923" w:rsidP="006F3923">
      <w:pPr>
        <w:pStyle w:val="03aText"/>
        <w:widowControl/>
        <w:ind w:firstLine="708"/>
        <w:rPr>
          <w:b/>
          <w:lang w:val="nl-BE"/>
        </w:rPr>
      </w:pPr>
      <w:r>
        <w:rPr>
          <w:b/>
          <w:lang w:val="nl-BE"/>
        </w:rPr>
        <w:t>7.Dxb3+</w:t>
      </w:r>
      <w:r>
        <w:rPr>
          <w:b/>
          <w:lang w:val="nl-BE"/>
        </w:rPr>
        <w:tab/>
        <w:t>Kc1</w:t>
      </w:r>
    </w:p>
    <w:p w14:paraId="1D71C11C" w14:textId="77777777" w:rsidR="006F3923" w:rsidRDefault="006F3923" w:rsidP="00C502CA">
      <w:pPr>
        <w:rPr>
          <w:rFonts w:cs="Arial"/>
          <w:b/>
          <w:sz w:val="20"/>
          <w:szCs w:val="20"/>
          <w:lang w:val="nl-BE"/>
        </w:rPr>
      </w:pPr>
      <w:r>
        <w:rPr>
          <w:rFonts w:cs="Arial"/>
          <w:b/>
          <w:sz w:val="20"/>
          <w:szCs w:val="20"/>
          <w:lang w:val="nl-BE"/>
        </w:rPr>
        <w:tab/>
        <w:t>8.Dc3+</w:t>
      </w:r>
    </w:p>
    <w:p w14:paraId="300A0113" w14:textId="77777777" w:rsidR="006F3923" w:rsidRDefault="006F3923" w:rsidP="006F3923">
      <w:pPr>
        <w:pStyle w:val="03aText"/>
        <w:widowControl/>
        <w:rPr>
          <w:lang w:val="nl-BE"/>
        </w:rPr>
      </w:pPr>
      <w:r>
        <w:rPr>
          <w:lang w:val="nl-BE"/>
        </w:rPr>
        <w:t>Na 8.Dxa3+? komt wit niet verder, bijvoorbeeld 8…Kd1 9.Dd6+ Ke1 10.Lc3+ Kf2 11.Dxf4+ Df3 12.Ld4+ Kg2 13.Dg5+ Kh3, enzo-voort.</w:t>
      </w:r>
      <w:r w:rsidR="004C1BAF">
        <w:rPr>
          <w:lang w:val="nl-BE"/>
        </w:rPr>
        <w:t xml:space="preserve"> </w:t>
      </w:r>
    </w:p>
    <w:p w14:paraId="0AD80EB2" w14:textId="77777777" w:rsidR="006F3923" w:rsidRDefault="006F3923" w:rsidP="006F3923">
      <w:pPr>
        <w:ind w:firstLine="708"/>
        <w:rPr>
          <w:rFonts w:cs="Arial"/>
          <w:b/>
          <w:sz w:val="20"/>
          <w:szCs w:val="20"/>
          <w:lang w:val="nl-BE"/>
        </w:rPr>
      </w:pPr>
      <w:r>
        <w:rPr>
          <w:rFonts w:cs="Arial"/>
          <w:b/>
          <w:sz w:val="20"/>
          <w:szCs w:val="20"/>
          <w:lang w:val="nl-BE"/>
        </w:rPr>
        <w:t>8…</w:t>
      </w:r>
      <w:r>
        <w:rPr>
          <w:rFonts w:cs="Arial"/>
          <w:b/>
          <w:sz w:val="20"/>
          <w:szCs w:val="20"/>
          <w:lang w:val="nl-BE"/>
        </w:rPr>
        <w:tab/>
      </w:r>
      <w:r>
        <w:rPr>
          <w:rFonts w:cs="Arial"/>
          <w:b/>
          <w:sz w:val="20"/>
          <w:szCs w:val="20"/>
          <w:lang w:val="nl-BE"/>
        </w:rPr>
        <w:tab/>
        <w:t>Kd1</w:t>
      </w:r>
    </w:p>
    <w:p w14:paraId="1DB87F82" w14:textId="77777777" w:rsidR="006E4348" w:rsidRDefault="00012672" w:rsidP="006F3923">
      <w:pPr>
        <w:pStyle w:val="03aText"/>
        <w:widowControl/>
        <w:rPr>
          <w:lang w:val="nl-BE"/>
        </w:rPr>
      </w:pPr>
      <w:r>
        <w:rPr>
          <w:lang w:val="nl-BE"/>
        </w:rPr>
        <w:t>En ook n</w:t>
      </w:r>
      <w:r w:rsidR="006E4348">
        <w:rPr>
          <w:lang w:val="nl-BE"/>
        </w:rPr>
        <w:t>u</w:t>
      </w:r>
      <w:r>
        <w:rPr>
          <w:lang w:val="nl-BE"/>
        </w:rPr>
        <w:t>,</w:t>
      </w:r>
      <w:r w:rsidR="006E4348">
        <w:rPr>
          <w:lang w:val="nl-BE"/>
        </w:rPr>
        <w:t xml:space="preserve"> na 9.Db3+?</w:t>
      </w:r>
      <w:r>
        <w:rPr>
          <w:lang w:val="nl-BE"/>
        </w:rPr>
        <w:t>,</w:t>
      </w:r>
      <w:r w:rsidR="006E4348">
        <w:rPr>
          <w:lang w:val="nl-BE"/>
        </w:rPr>
        <w:t xml:space="preserve"> 9.Ke1 10.Lc3+ Kf1 11.Dxa3 Dc6+ 12.Kd3 Dxc3+ 13.Kxc3 e1D+,  is de winst weg.</w:t>
      </w:r>
    </w:p>
    <w:p w14:paraId="4A006495" w14:textId="77777777" w:rsidR="00137A4E" w:rsidRDefault="00137A4E" w:rsidP="006F3923">
      <w:pPr>
        <w:pStyle w:val="03aText"/>
        <w:widowControl/>
        <w:rPr>
          <w:lang w:val="nl-BE"/>
        </w:rPr>
      </w:pPr>
    </w:p>
    <w:p w14:paraId="0C1F977A" w14:textId="77777777" w:rsidR="006F3923" w:rsidRDefault="006E4348" w:rsidP="006F3923">
      <w:pPr>
        <w:pStyle w:val="03aText"/>
        <w:widowControl/>
        <w:rPr>
          <w:lang w:val="nl-BE"/>
        </w:rPr>
      </w:pPr>
      <w:r>
        <w:rPr>
          <w:lang w:val="nl-BE"/>
        </w:rPr>
        <w:t xml:space="preserve">Daarom is </w:t>
      </w:r>
      <w:r w:rsidR="00012672">
        <w:rPr>
          <w:lang w:val="nl-BE"/>
        </w:rPr>
        <w:t>de é</w:t>
      </w:r>
      <w:r w:rsidR="006F3923">
        <w:rPr>
          <w:lang w:val="nl-BE"/>
        </w:rPr>
        <w:t>nig winnende zet, waardoor de zwarte koning niet via e1 kan ontsnappen:</w:t>
      </w:r>
    </w:p>
    <w:p w14:paraId="3302D3A6" w14:textId="77777777" w:rsidR="006F3923" w:rsidRDefault="006F3923" w:rsidP="006F3923">
      <w:pPr>
        <w:pStyle w:val="03aText"/>
        <w:widowControl/>
        <w:rPr>
          <w:b/>
          <w:lang w:val="nl-BE"/>
        </w:rPr>
      </w:pPr>
      <w:r>
        <w:rPr>
          <w:b/>
          <w:lang w:val="nl-BE"/>
        </w:rPr>
        <w:tab/>
        <w:t>9.Da1+</w:t>
      </w:r>
    </w:p>
    <w:p w14:paraId="0E7E6737" w14:textId="77777777" w:rsidR="006F3923" w:rsidRDefault="006F3923" w:rsidP="006F3923">
      <w:pPr>
        <w:pStyle w:val="03aText"/>
        <w:widowControl/>
        <w:rPr>
          <w:lang w:val="nl-BE"/>
        </w:rPr>
      </w:pPr>
      <w:r>
        <w:rPr>
          <w:lang w:val="nl-BE"/>
        </w:rPr>
        <w:t xml:space="preserve">En </w:t>
      </w:r>
      <w:r>
        <w:rPr>
          <w:i/>
          <w:lang w:val="nl-BE"/>
        </w:rPr>
        <w:t>“Hier houdt de studie</w:t>
      </w:r>
      <w:r>
        <w:rPr>
          <w:lang w:val="nl-BE"/>
        </w:rPr>
        <w:t xml:space="preserve"> </w:t>
      </w:r>
      <w:r>
        <w:rPr>
          <w:i/>
          <w:lang w:val="nl-BE"/>
        </w:rPr>
        <w:t xml:space="preserve">(unieke witte zetten) feitelijk op.” </w:t>
      </w:r>
      <w:r>
        <w:rPr>
          <w:lang w:val="nl-BE"/>
        </w:rPr>
        <w:t xml:space="preserve">bevestig-de ook Martin van Essen. </w:t>
      </w:r>
    </w:p>
    <w:p w14:paraId="224A6FA4" w14:textId="77777777" w:rsidR="006F3923" w:rsidRDefault="006F3923" w:rsidP="006F3923">
      <w:pPr>
        <w:pStyle w:val="03aText"/>
        <w:widowControl/>
        <w:rPr>
          <w:lang w:val="nl-BE"/>
        </w:rPr>
      </w:pPr>
    </w:p>
    <w:p w14:paraId="1CA9A512" w14:textId="77777777" w:rsidR="00D117EB" w:rsidRDefault="006F3923" w:rsidP="006F3923">
      <w:pPr>
        <w:pStyle w:val="03aText"/>
        <w:widowControl/>
        <w:rPr>
          <w:lang w:val="nl-BE"/>
        </w:rPr>
      </w:pPr>
      <w:r>
        <w:rPr>
          <w:lang w:val="nl-BE"/>
        </w:rPr>
        <w:t>Er kan nu na 9…Kd2</w:t>
      </w:r>
      <w:r w:rsidR="00262483">
        <w:rPr>
          <w:lang w:val="nl-BE"/>
        </w:rPr>
        <w:t>?</w:t>
      </w:r>
      <w:r>
        <w:rPr>
          <w:lang w:val="nl-BE"/>
        </w:rPr>
        <w:t>, bijvoor</w:t>
      </w:r>
      <w:r w:rsidR="00262483">
        <w:rPr>
          <w:lang w:val="nl-BE"/>
        </w:rPr>
        <w:t>-</w:t>
      </w:r>
      <w:r>
        <w:rPr>
          <w:lang w:val="nl-BE"/>
        </w:rPr>
        <w:t xml:space="preserve">beeld nog volgen:10.Dxh1 e1D 11.Lc3+ K~ 12.Dxe1(+), of 10.Lc3+ Ke3 11.Dxh1, enzovoort. </w:t>
      </w:r>
    </w:p>
    <w:p w14:paraId="332E69BF" w14:textId="77777777" w:rsidR="00D117EB" w:rsidRDefault="00D117EB" w:rsidP="006F3923">
      <w:pPr>
        <w:pStyle w:val="03aText"/>
        <w:widowControl/>
        <w:rPr>
          <w:lang w:val="nl-BE"/>
        </w:rPr>
      </w:pPr>
    </w:p>
    <w:p w14:paraId="169BA5CC" w14:textId="77777777" w:rsidR="00825871" w:rsidRDefault="00825871" w:rsidP="006F3923">
      <w:pPr>
        <w:pStyle w:val="03aText"/>
        <w:widowControl/>
        <w:rPr>
          <w:lang w:val="nl-BE"/>
        </w:rPr>
      </w:pPr>
    </w:p>
    <w:p w14:paraId="6C343BAE" w14:textId="77777777" w:rsidR="00825871" w:rsidRDefault="00825871" w:rsidP="006F3923">
      <w:pPr>
        <w:pStyle w:val="03aText"/>
        <w:widowControl/>
        <w:rPr>
          <w:lang w:val="nl-BE"/>
        </w:rPr>
      </w:pPr>
    </w:p>
    <w:p w14:paraId="2AE2615F" w14:textId="77777777" w:rsidR="00825871" w:rsidRDefault="00825871" w:rsidP="006F3923">
      <w:pPr>
        <w:pStyle w:val="03aText"/>
        <w:widowControl/>
        <w:rPr>
          <w:lang w:val="nl-BE"/>
        </w:rPr>
      </w:pPr>
    </w:p>
    <w:p w14:paraId="49BE475D" w14:textId="77777777" w:rsidR="00825871" w:rsidRDefault="00825871" w:rsidP="006F3923">
      <w:pPr>
        <w:pStyle w:val="03aText"/>
        <w:widowControl/>
        <w:rPr>
          <w:lang w:val="nl-BE"/>
        </w:rPr>
      </w:pPr>
    </w:p>
    <w:p w14:paraId="23C48A10" w14:textId="77777777" w:rsidR="00501AAC" w:rsidRDefault="00501AAC" w:rsidP="006F3923">
      <w:pPr>
        <w:pStyle w:val="03aText"/>
        <w:widowControl/>
        <w:rPr>
          <w:lang w:val="nl-BE"/>
        </w:rPr>
      </w:pPr>
    </w:p>
    <w:p w14:paraId="45F14208" w14:textId="77777777" w:rsidR="006F3923" w:rsidRDefault="006F3923" w:rsidP="006F3923">
      <w:pPr>
        <w:pStyle w:val="03aText"/>
        <w:widowControl/>
        <w:rPr>
          <w:lang w:val="nl-BE"/>
        </w:rPr>
      </w:pPr>
      <w:r>
        <w:rPr>
          <w:lang w:val="nl-BE"/>
        </w:rPr>
        <w:t>Wit heeft de vele zwarte piondrei</w:t>
      </w:r>
      <w:r w:rsidR="00D117EB">
        <w:rPr>
          <w:lang w:val="nl-BE"/>
        </w:rPr>
        <w:t>-</w:t>
      </w:r>
      <w:r>
        <w:rPr>
          <w:lang w:val="nl-BE"/>
        </w:rPr>
        <w:t>gingen tot promotie met succes ondervan</w:t>
      </w:r>
      <w:r>
        <w:rPr>
          <w:lang w:val="nl-BE"/>
        </w:rPr>
        <w:softHyphen/>
        <w:t xml:space="preserve">gen. </w:t>
      </w:r>
    </w:p>
    <w:p w14:paraId="537F0BEA" w14:textId="77777777" w:rsidR="006F3923" w:rsidRDefault="006F3923" w:rsidP="006F3923">
      <w:pPr>
        <w:pStyle w:val="03aText"/>
        <w:widowControl/>
        <w:rPr>
          <w:lang w:val="nl-BE"/>
        </w:rPr>
      </w:pPr>
    </w:p>
    <w:p w14:paraId="4BF8F622" w14:textId="77777777" w:rsidR="006F3923" w:rsidRDefault="006F3923" w:rsidP="006F3923">
      <w:pPr>
        <w:pStyle w:val="03aText"/>
        <w:widowControl/>
        <w:rPr>
          <w:lang w:val="nl-BE"/>
        </w:rPr>
      </w:pPr>
      <w:r>
        <w:rPr>
          <w:lang w:val="nl-BE"/>
        </w:rPr>
        <w:t xml:space="preserve">Deze studie heb ik in 2000 op-gezonden naar het </w:t>
      </w:r>
      <w:r>
        <w:rPr>
          <w:i/>
          <w:iCs/>
          <w:lang w:val="nl-BE"/>
        </w:rPr>
        <w:t>Memorial-Tourney G. Kas</w:t>
      </w:r>
      <w:r>
        <w:rPr>
          <w:i/>
          <w:iCs/>
          <w:lang w:val="nl-BE"/>
        </w:rPr>
        <w:softHyphen/>
        <w:t xml:space="preserve">parjan-95 </w:t>
      </w:r>
      <w:r>
        <w:rPr>
          <w:lang w:val="nl-BE"/>
        </w:rPr>
        <w:t xml:space="preserve">in Arme-nia, maar het bleef, tot heden toe, zonder gevolg.  </w:t>
      </w:r>
    </w:p>
    <w:p w14:paraId="2907664C" w14:textId="77777777" w:rsidR="005941E3" w:rsidRDefault="005941E3" w:rsidP="006F3923">
      <w:pPr>
        <w:pStyle w:val="03aText"/>
        <w:widowControl/>
        <w:spacing w:before="40"/>
        <w:rPr>
          <w:lang w:val="nl-BE"/>
        </w:rPr>
      </w:pPr>
    </w:p>
    <w:p w14:paraId="1BEC3353" w14:textId="77777777" w:rsidR="006F3923" w:rsidRDefault="006F3923" w:rsidP="006F3923">
      <w:pPr>
        <w:pStyle w:val="03aText"/>
        <w:widowControl/>
        <w:spacing w:before="40"/>
        <w:rPr>
          <w:lang w:val="nl-BE"/>
        </w:rPr>
      </w:pPr>
      <w:r>
        <w:rPr>
          <w:lang w:val="nl-BE"/>
        </w:rPr>
        <w:t xml:space="preserve">Ik vermoed dat zonder de zwarte pion op veld d4, de studie ook ge-wonnen is na de zet 1.Dxf6. Daarom heb ik hier, mijns inziens, een correct diagram geplaatst, dat tevens verscheen in </w:t>
      </w:r>
      <w:r>
        <w:rPr>
          <w:i/>
          <w:lang w:val="nl-BE"/>
        </w:rPr>
        <w:t xml:space="preserve">Probleem-blad </w:t>
      </w:r>
      <w:r>
        <w:rPr>
          <w:lang w:val="nl-BE"/>
        </w:rPr>
        <w:t xml:space="preserve"> nr 4. van Oktober-December 2010.</w:t>
      </w:r>
    </w:p>
    <w:p w14:paraId="4F79B617" w14:textId="77777777" w:rsidR="005941E3" w:rsidRPr="0082746D" w:rsidRDefault="005941E3" w:rsidP="006F3923">
      <w:pPr>
        <w:pStyle w:val="03aText"/>
        <w:widowControl/>
        <w:spacing w:before="40"/>
        <w:rPr>
          <w:lang w:val="nl-BE"/>
        </w:rPr>
      </w:pPr>
    </w:p>
    <w:p w14:paraId="0B4B8060" w14:textId="77777777" w:rsidR="006F3923" w:rsidRDefault="006F3923" w:rsidP="006F3923">
      <w:pPr>
        <w:pStyle w:val="03aText"/>
        <w:widowControl/>
        <w:spacing w:before="40"/>
        <w:rPr>
          <w:i/>
          <w:lang w:val="en-GB"/>
        </w:rPr>
      </w:pPr>
      <w:r>
        <w:rPr>
          <w:lang w:val="en-GB"/>
        </w:rPr>
        <w:t xml:space="preserve">Het commentaar van prijsrechter Iuri Akobia luidde: </w:t>
      </w:r>
      <w:r>
        <w:rPr>
          <w:i/>
          <w:lang w:val="en-GB"/>
        </w:rPr>
        <w:t xml:space="preserve">“ This study de-serves its commendation by the fact that all pieces remain on the board during six moves”. </w:t>
      </w:r>
    </w:p>
    <w:p w14:paraId="6A88AB8E" w14:textId="77777777" w:rsidR="00D117EB" w:rsidRDefault="00D117EB" w:rsidP="006F3923">
      <w:pPr>
        <w:pStyle w:val="03aText"/>
        <w:widowControl/>
        <w:spacing w:before="40"/>
        <w:rPr>
          <w:lang w:val="en-GB"/>
        </w:rPr>
      </w:pPr>
    </w:p>
    <w:p w14:paraId="182A47C5" w14:textId="77777777" w:rsidR="00AB4604" w:rsidRDefault="00AB4604">
      <w:pPr>
        <w:widowControl/>
        <w:autoSpaceDE/>
        <w:autoSpaceDN/>
        <w:adjustRightInd/>
        <w:rPr>
          <w:rFonts w:cs="Arial"/>
          <w:b/>
          <w:color w:val="000000"/>
          <w:sz w:val="20"/>
          <w:szCs w:val="20"/>
          <w:lang w:val="en-GB"/>
        </w:rPr>
      </w:pPr>
      <w:r>
        <w:rPr>
          <w:b/>
          <w:lang w:val="en-GB"/>
        </w:rPr>
        <w:br w:type="page"/>
      </w:r>
    </w:p>
    <w:p w14:paraId="29101A99" w14:textId="77777777" w:rsidR="006F3923" w:rsidRPr="00177777" w:rsidRDefault="00407CA5" w:rsidP="00C651FC">
      <w:pPr>
        <w:pStyle w:val="03aText"/>
        <w:widowControl/>
        <w:spacing w:before="40"/>
        <w:jc w:val="center"/>
        <w:rPr>
          <w:lang w:val="en-GB"/>
        </w:rPr>
      </w:pPr>
      <w:r>
        <w:rPr>
          <w:b/>
          <w:lang w:val="en-GB"/>
        </w:rPr>
        <w:lastRenderedPageBreak/>
        <w:t xml:space="preserve">- </w:t>
      </w:r>
      <w:r w:rsidR="003179B0">
        <w:rPr>
          <w:b/>
          <w:lang w:val="en-GB"/>
        </w:rPr>
        <w:t>29</w:t>
      </w:r>
      <w:r w:rsidR="00962A5D">
        <w:rPr>
          <w:b/>
          <w:lang w:val="en-GB"/>
        </w:rPr>
        <w:t>5</w:t>
      </w:r>
      <w:r w:rsidR="006F3923" w:rsidRPr="00177777">
        <w:rPr>
          <w:b/>
          <w:lang w:val="en-GB"/>
        </w:rPr>
        <w:t>-</w:t>
      </w:r>
    </w:p>
    <w:p w14:paraId="69D924BD" w14:textId="77777777" w:rsidR="006F3923" w:rsidRPr="00177777" w:rsidRDefault="006F3923" w:rsidP="006F3923">
      <w:pPr>
        <w:spacing w:line="190" w:lineRule="exact"/>
        <w:jc w:val="center"/>
        <w:rPr>
          <w:rFonts w:cs="Arial"/>
          <w:b/>
          <w:sz w:val="20"/>
          <w:szCs w:val="20"/>
          <w:lang w:val="en-GB"/>
        </w:rPr>
      </w:pPr>
    </w:p>
    <w:p w14:paraId="4A63599A" w14:textId="77777777" w:rsidR="006F3923" w:rsidRDefault="006F3923" w:rsidP="006F3923">
      <w:pPr>
        <w:spacing w:line="190" w:lineRule="exact"/>
        <w:jc w:val="center"/>
        <w:rPr>
          <w:rFonts w:cs="Arial"/>
          <w:i/>
          <w:sz w:val="20"/>
          <w:szCs w:val="20"/>
          <w:lang w:val="en-GB"/>
        </w:rPr>
      </w:pPr>
      <w:r>
        <w:rPr>
          <w:rFonts w:cs="Arial"/>
          <w:i/>
          <w:sz w:val="20"/>
          <w:szCs w:val="20"/>
          <w:lang w:val="en-GB"/>
        </w:rPr>
        <w:t xml:space="preserve">Corus Endgame Study Composing Tourney </w:t>
      </w:r>
      <w:r>
        <w:rPr>
          <w:rFonts w:cs="Arial"/>
          <w:sz w:val="20"/>
          <w:szCs w:val="20"/>
          <w:lang w:val="en-GB"/>
        </w:rPr>
        <w:t>2007-2008</w:t>
      </w:r>
    </w:p>
    <w:p w14:paraId="607134D9" w14:textId="77777777" w:rsidR="006F3923" w:rsidRDefault="006F3923" w:rsidP="006F3923">
      <w:pPr>
        <w:spacing w:line="190" w:lineRule="exact"/>
        <w:jc w:val="center"/>
        <w:rPr>
          <w:rFonts w:cs="Arial"/>
          <w:i/>
          <w:sz w:val="20"/>
          <w:szCs w:val="20"/>
          <w:lang w:val="en-GB"/>
        </w:rPr>
      </w:pPr>
    </w:p>
    <w:p w14:paraId="720542BE" w14:textId="77777777" w:rsidR="006F3923" w:rsidRDefault="006F3923" w:rsidP="006F3923">
      <w:pPr>
        <w:jc w:val="center"/>
        <w:rPr>
          <w:rFonts w:cs="Arial"/>
          <w:b/>
          <w:sz w:val="20"/>
          <w:szCs w:val="20"/>
          <w:lang w:val="nl-BE"/>
        </w:rPr>
      </w:pPr>
      <w:r>
        <w:rPr>
          <w:lang w:val="nl-BE"/>
        </w:rPr>
        <w:object w:dxaOrig="4579" w:dyaOrig="4577" w14:anchorId="50B86719">
          <v:shape id="_x0000_i1305" type="#_x0000_t75" style="width:153.4pt;height:154.5pt" o:ole="">
            <v:imagedata r:id="rId586" o:title=""/>
          </v:shape>
          <o:OLEObject Type="Embed" ProgID="CorelDRAW.Graphic.12" ShapeID="_x0000_i1305" DrawAspect="Content" ObjectID="_1587467652" r:id="rId587"/>
        </w:object>
      </w:r>
    </w:p>
    <w:p w14:paraId="4EDE7207" w14:textId="77777777" w:rsidR="006F3923" w:rsidRDefault="006F3923" w:rsidP="006F3923">
      <w:pPr>
        <w:jc w:val="both"/>
        <w:rPr>
          <w:rFonts w:cs="Arial"/>
          <w:b/>
          <w:sz w:val="20"/>
          <w:szCs w:val="20"/>
          <w:lang w:val="nl-BE"/>
        </w:rPr>
      </w:pPr>
    </w:p>
    <w:p w14:paraId="46C94BE3" w14:textId="77777777" w:rsidR="006F3923" w:rsidRDefault="006F3923" w:rsidP="006F3923">
      <w:pPr>
        <w:jc w:val="both"/>
        <w:rPr>
          <w:rFonts w:cs="Arial"/>
          <w:i/>
          <w:sz w:val="20"/>
          <w:szCs w:val="20"/>
          <w:lang w:val="nl-BE"/>
        </w:rPr>
      </w:pPr>
      <w:r>
        <w:rPr>
          <w:rFonts w:cs="Arial"/>
          <w:b/>
          <w:lang w:val="nl-BE"/>
        </w:rPr>
        <w:t>+</w:t>
      </w:r>
      <w:r>
        <w:rPr>
          <w:rFonts w:cs="Arial"/>
          <w:b/>
          <w:sz w:val="20"/>
          <w:szCs w:val="20"/>
          <w:lang w:val="nl-BE"/>
        </w:rPr>
        <w:t xml:space="preserve">                               </w:t>
      </w:r>
      <w:r>
        <w:rPr>
          <w:rFonts w:cs="Arial"/>
          <w:sz w:val="20"/>
          <w:szCs w:val="20"/>
          <w:lang w:val="nl-BE"/>
        </w:rPr>
        <w:t xml:space="preserve">4161.13 f1d8 </w:t>
      </w:r>
    </w:p>
    <w:p w14:paraId="33711909" w14:textId="77777777" w:rsidR="006F3923" w:rsidRDefault="006F3923" w:rsidP="006F3923">
      <w:pPr>
        <w:jc w:val="both"/>
        <w:rPr>
          <w:rFonts w:cs="Arial"/>
          <w:i/>
          <w:sz w:val="20"/>
          <w:szCs w:val="20"/>
          <w:lang w:val="nl-BE"/>
        </w:rPr>
      </w:pPr>
    </w:p>
    <w:p w14:paraId="14DA3262" w14:textId="77777777" w:rsidR="006F3923" w:rsidRDefault="006F3923" w:rsidP="006F3923">
      <w:pPr>
        <w:jc w:val="both"/>
        <w:rPr>
          <w:rFonts w:cs="Arial"/>
          <w:b/>
          <w:sz w:val="20"/>
          <w:szCs w:val="20"/>
          <w:lang w:val="nl-BE"/>
        </w:rPr>
      </w:pPr>
      <w:r>
        <w:rPr>
          <w:rFonts w:cs="Arial"/>
          <w:b/>
          <w:sz w:val="20"/>
          <w:szCs w:val="20"/>
          <w:lang w:val="nl-BE"/>
        </w:rPr>
        <w:tab/>
        <w:t xml:space="preserve">1.Txd6+ </w:t>
      </w:r>
    </w:p>
    <w:p w14:paraId="11CB915A" w14:textId="77777777" w:rsidR="006F3923" w:rsidRDefault="006F3923" w:rsidP="006F3923">
      <w:pPr>
        <w:jc w:val="both"/>
        <w:rPr>
          <w:rFonts w:cs="Arial"/>
          <w:sz w:val="20"/>
          <w:szCs w:val="20"/>
          <w:lang w:val="nl-BE"/>
        </w:rPr>
      </w:pPr>
      <w:r>
        <w:rPr>
          <w:rFonts w:cs="Arial"/>
          <w:sz w:val="20"/>
          <w:szCs w:val="20"/>
          <w:lang w:val="nl-BE"/>
        </w:rPr>
        <w:t>Onvoldoende  is:</w:t>
      </w:r>
    </w:p>
    <w:p w14:paraId="4993E291" w14:textId="77777777" w:rsidR="00927C95" w:rsidRDefault="00927C95" w:rsidP="006F3923">
      <w:pPr>
        <w:jc w:val="both"/>
        <w:rPr>
          <w:rFonts w:cs="Arial"/>
          <w:i/>
          <w:sz w:val="20"/>
          <w:szCs w:val="20"/>
          <w:lang w:val="nl-BE"/>
        </w:rPr>
      </w:pPr>
      <w:r>
        <w:rPr>
          <w:rFonts w:cs="Arial"/>
          <w:i/>
          <w:sz w:val="20"/>
          <w:szCs w:val="20"/>
          <w:lang w:val="nl-BE"/>
        </w:rPr>
        <w:t>Variant A:</w:t>
      </w:r>
    </w:p>
    <w:p w14:paraId="4967A958" w14:textId="77777777" w:rsidR="006F3923" w:rsidRPr="00927C95" w:rsidRDefault="006F3923" w:rsidP="006F3923">
      <w:pPr>
        <w:jc w:val="both"/>
        <w:rPr>
          <w:rFonts w:cs="Arial"/>
          <w:i/>
          <w:sz w:val="20"/>
          <w:szCs w:val="20"/>
          <w:lang w:val="nl-BE"/>
        </w:rPr>
      </w:pPr>
      <w:r>
        <w:rPr>
          <w:rFonts w:cs="Arial"/>
          <w:sz w:val="20"/>
          <w:szCs w:val="20"/>
          <w:lang w:val="nl-BE"/>
        </w:rPr>
        <w:t>1.Tb8+? Ke7 en:</w:t>
      </w:r>
    </w:p>
    <w:p w14:paraId="28D8788D" w14:textId="77777777" w:rsidR="006F3923" w:rsidRDefault="006F3923" w:rsidP="00586E21">
      <w:pPr>
        <w:numPr>
          <w:ilvl w:val="0"/>
          <w:numId w:val="169"/>
        </w:numPr>
        <w:jc w:val="both"/>
        <w:rPr>
          <w:rFonts w:cs="Arial"/>
          <w:sz w:val="20"/>
          <w:szCs w:val="20"/>
          <w:lang w:val="nl-BE"/>
        </w:rPr>
      </w:pPr>
      <w:r>
        <w:rPr>
          <w:rFonts w:cs="Arial"/>
          <w:sz w:val="20"/>
          <w:szCs w:val="20"/>
          <w:lang w:val="nl-BE"/>
        </w:rPr>
        <w:t>2.Pd5+ Lxd5 3.Dxd5 Df4+ 4.Kg2 Df2+ 5.Kh3  Df1+ 6.Kxg3 Dg1+ 7.Kh4 7.D</w:t>
      </w:r>
      <w:r w:rsidR="00C34608">
        <w:rPr>
          <w:rFonts w:cs="Arial"/>
          <w:sz w:val="20"/>
          <w:szCs w:val="20"/>
          <w:lang w:val="nl-BE"/>
        </w:rPr>
        <w:t>h2+ 8.Kg4 Df4+ 9.Kh5 Dh2+ 10.Kg6</w:t>
      </w:r>
      <w:r>
        <w:rPr>
          <w:rFonts w:cs="Arial"/>
          <w:sz w:val="20"/>
          <w:szCs w:val="20"/>
          <w:lang w:val="nl-BE"/>
        </w:rPr>
        <w:t xml:space="preserve"> Dh6+ 11.Kf5 Dg5+ 12.Ke4 Dg2+ 13.Kd3 Dxd5 en zwart wint.</w:t>
      </w:r>
    </w:p>
    <w:p w14:paraId="13957C10" w14:textId="77777777" w:rsidR="006F3923" w:rsidRDefault="006F3923" w:rsidP="00586E21">
      <w:pPr>
        <w:numPr>
          <w:ilvl w:val="0"/>
          <w:numId w:val="169"/>
        </w:numPr>
        <w:jc w:val="both"/>
        <w:rPr>
          <w:rFonts w:cs="Arial"/>
          <w:sz w:val="20"/>
          <w:szCs w:val="20"/>
          <w:lang w:val="nl-BE"/>
        </w:rPr>
      </w:pPr>
      <w:r>
        <w:rPr>
          <w:rFonts w:cs="Arial"/>
          <w:sz w:val="20"/>
          <w:szCs w:val="20"/>
          <w:lang w:val="nl-BE"/>
        </w:rPr>
        <w:t>2.Pg8+ Lxg8 3.Db7+ Kf6 4.Df3+ Df4 5.Dxf4 Lxf4 6.Txg8 Kf5, enzovoort, of hier</w:t>
      </w:r>
      <w:r>
        <w:rPr>
          <w:rFonts w:cs="Arial"/>
          <w:i/>
          <w:sz w:val="20"/>
          <w:szCs w:val="20"/>
          <w:lang w:val="nl-BE"/>
        </w:rPr>
        <w:t xml:space="preserve"> </w:t>
      </w:r>
      <w:r>
        <w:rPr>
          <w:rFonts w:cs="Arial"/>
          <w:sz w:val="20"/>
          <w:szCs w:val="20"/>
          <w:lang w:val="nl-BE"/>
        </w:rPr>
        <w:t>3.Txg8 Df4+ 4.Ke2 De3+ 5.Kd1 Db3+ 6.Ke2 Db5+ 7.Kd1 Da4+ 8.Ke2 Dc4+ 9.Kd1 Dxg8, en er is geen winst meer.</w:t>
      </w:r>
    </w:p>
    <w:p w14:paraId="68C5262F" w14:textId="77777777" w:rsidR="006F3923" w:rsidRDefault="006F3923" w:rsidP="005A2458">
      <w:pPr>
        <w:jc w:val="both"/>
        <w:rPr>
          <w:rFonts w:cs="Arial"/>
          <w:sz w:val="20"/>
          <w:szCs w:val="20"/>
          <w:lang w:val="nl-BE"/>
        </w:rPr>
      </w:pPr>
    </w:p>
    <w:p w14:paraId="6E56D800" w14:textId="77777777" w:rsidR="006F3923" w:rsidRDefault="006F3923" w:rsidP="006F3923">
      <w:pPr>
        <w:ind w:left="142"/>
        <w:jc w:val="both"/>
        <w:rPr>
          <w:rFonts w:cs="Arial"/>
          <w:sz w:val="20"/>
          <w:szCs w:val="20"/>
          <w:lang w:val="nl-BE"/>
        </w:rPr>
      </w:pPr>
    </w:p>
    <w:p w14:paraId="14A96CAB" w14:textId="77777777" w:rsidR="006F3923" w:rsidRDefault="006F3923" w:rsidP="006F3923">
      <w:pPr>
        <w:ind w:left="142"/>
        <w:jc w:val="both"/>
        <w:rPr>
          <w:rFonts w:cs="Arial"/>
          <w:sz w:val="20"/>
          <w:szCs w:val="20"/>
          <w:lang w:val="nl-BE"/>
        </w:rPr>
      </w:pPr>
    </w:p>
    <w:p w14:paraId="42BA888E" w14:textId="77777777" w:rsidR="006E5B00" w:rsidRDefault="006E5B00" w:rsidP="006F3923">
      <w:pPr>
        <w:ind w:left="142"/>
        <w:jc w:val="both"/>
        <w:rPr>
          <w:rFonts w:cs="Arial"/>
          <w:sz w:val="20"/>
          <w:szCs w:val="20"/>
          <w:lang w:val="nl-BE"/>
        </w:rPr>
      </w:pPr>
    </w:p>
    <w:p w14:paraId="09157E6A" w14:textId="77777777" w:rsidR="006E5B00" w:rsidRDefault="006E5B00" w:rsidP="006F3923">
      <w:pPr>
        <w:ind w:left="142"/>
        <w:jc w:val="both"/>
        <w:rPr>
          <w:rFonts w:cs="Arial"/>
          <w:sz w:val="20"/>
          <w:szCs w:val="20"/>
          <w:lang w:val="nl-BE"/>
        </w:rPr>
      </w:pPr>
    </w:p>
    <w:p w14:paraId="189F5F48" w14:textId="77777777" w:rsidR="006F3923" w:rsidRDefault="006F3923" w:rsidP="006F3923">
      <w:pPr>
        <w:ind w:left="142"/>
        <w:jc w:val="both"/>
        <w:rPr>
          <w:rFonts w:cs="Arial"/>
          <w:sz w:val="20"/>
          <w:szCs w:val="20"/>
          <w:lang w:val="nl-BE"/>
        </w:rPr>
      </w:pPr>
    </w:p>
    <w:p w14:paraId="35171E88" w14:textId="77777777" w:rsidR="00927C95" w:rsidRDefault="00927C95" w:rsidP="006F3923">
      <w:pPr>
        <w:jc w:val="both"/>
        <w:rPr>
          <w:rFonts w:cs="Arial"/>
          <w:sz w:val="20"/>
          <w:szCs w:val="20"/>
          <w:lang w:val="nl-BE"/>
        </w:rPr>
      </w:pPr>
      <w:r>
        <w:rPr>
          <w:rFonts w:cs="Arial"/>
          <w:sz w:val="20"/>
          <w:szCs w:val="20"/>
          <w:lang w:val="nl-BE"/>
        </w:rPr>
        <w:t xml:space="preserve"> </w:t>
      </w:r>
    </w:p>
    <w:p w14:paraId="52FB04EC" w14:textId="77777777" w:rsidR="00927C95" w:rsidRDefault="00927C95" w:rsidP="006F3923">
      <w:pPr>
        <w:jc w:val="both"/>
        <w:rPr>
          <w:rFonts w:cs="Arial"/>
          <w:sz w:val="20"/>
          <w:szCs w:val="20"/>
          <w:lang w:val="nl-BE"/>
        </w:rPr>
      </w:pPr>
      <w:r>
        <w:rPr>
          <w:rFonts w:cs="Arial"/>
          <w:sz w:val="20"/>
          <w:szCs w:val="20"/>
          <w:lang w:val="nl-BE"/>
        </w:rPr>
        <w:t xml:space="preserve">Ook niet goed is: </w:t>
      </w:r>
    </w:p>
    <w:p w14:paraId="02F8B073" w14:textId="77777777" w:rsidR="00927C95" w:rsidRDefault="00927C95" w:rsidP="006F3923">
      <w:pPr>
        <w:jc w:val="both"/>
        <w:rPr>
          <w:rFonts w:cs="Arial"/>
          <w:b/>
          <w:i/>
          <w:sz w:val="20"/>
          <w:szCs w:val="20"/>
          <w:lang w:val="nl-BE"/>
        </w:rPr>
      </w:pPr>
      <w:r>
        <w:rPr>
          <w:rFonts w:cs="Arial"/>
          <w:sz w:val="20"/>
          <w:szCs w:val="20"/>
          <w:lang w:val="nl-BE"/>
        </w:rPr>
        <w:t>Va</w:t>
      </w:r>
      <w:r>
        <w:rPr>
          <w:rFonts w:cs="Arial"/>
          <w:i/>
          <w:sz w:val="20"/>
          <w:szCs w:val="20"/>
          <w:lang w:val="nl-BE"/>
        </w:rPr>
        <w:t xml:space="preserve">riant </w:t>
      </w:r>
      <w:r>
        <w:rPr>
          <w:rFonts w:cs="Arial"/>
          <w:b/>
          <w:i/>
          <w:sz w:val="20"/>
          <w:szCs w:val="20"/>
          <w:lang w:val="nl-BE"/>
        </w:rPr>
        <w:t>:</w:t>
      </w:r>
    </w:p>
    <w:p w14:paraId="1995CFAC" w14:textId="77777777" w:rsidR="006F3923" w:rsidRDefault="006F3923" w:rsidP="006F3923">
      <w:pPr>
        <w:jc w:val="both"/>
        <w:rPr>
          <w:rFonts w:cs="Arial"/>
          <w:sz w:val="20"/>
          <w:szCs w:val="20"/>
          <w:lang w:val="nl-BE"/>
        </w:rPr>
      </w:pPr>
      <w:r>
        <w:rPr>
          <w:rFonts w:cs="Arial"/>
          <w:sz w:val="20"/>
          <w:szCs w:val="20"/>
          <w:lang w:val="nl-BE"/>
        </w:rPr>
        <w:t>1.Da8+? Ke7 en:</w:t>
      </w:r>
    </w:p>
    <w:p w14:paraId="234CAD30" w14:textId="77777777" w:rsidR="006F3923" w:rsidRDefault="006F3923" w:rsidP="00586E21">
      <w:pPr>
        <w:numPr>
          <w:ilvl w:val="0"/>
          <w:numId w:val="170"/>
        </w:numPr>
        <w:jc w:val="both"/>
        <w:rPr>
          <w:rFonts w:cs="Arial"/>
          <w:sz w:val="20"/>
          <w:szCs w:val="20"/>
          <w:lang w:val="nl-BE"/>
        </w:rPr>
      </w:pPr>
      <w:r>
        <w:rPr>
          <w:rFonts w:cs="Arial"/>
          <w:sz w:val="20"/>
          <w:szCs w:val="20"/>
          <w:lang w:val="nl-BE"/>
        </w:rPr>
        <w:t>2.Pd5+ Lxd5 3.Dxd5 Df4+ 4.Kg2 Df2+, enzovoort.</w:t>
      </w:r>
    </w:p>
    <w:p w14:paraId="4F9CE1A7" w14:textId="77777777" w:rsidR="006F3923" w:rsidRDefault="006F3923" w:rsidP="00586E21">
      <w:pPr>
        <w:numPr>
          <w:ilvl w:val="0"/>
          <w:numId w:val="170"/>
        </w:numPr>
        <w:jc w:val="both"/>
        <w:rPr>
          <w:rFonts w:cs="Arial"/>
          <w:sz w:val="20"/>
          <w:szCs w:val="20"/>
          <w:lang w:val="nl-BE"/>
        </w:rPr>
      </w:pPr>
      <w:r>
        <w:rPr>
          <w:rFonts w:cs="Arial"/>
          <w:sz w:val="20"/>
          <w:szCs w:val="20"/>
          <w:lang w:val="nl-BE"/>
        </w:rPr>
        <w:t>2.Pg8+ Lxg8 3.Dxg8 Dh1+ 4.Ke2 De1+ 5.K</w:t>
      </w:r>
      <w:r w:rsidR="00B34829">
        <w:rPr>
          <w:rFonts w:cs="Arial"/>
          <w:sz w:val="20"/>
          <w:szCs w:val="20"/>
          <w:lang w:val="nl-BE"/>
        </w:rPr>
        <w:t>d3 De3+ 6.Kc2 Dc3+ 7.Kd1 Dc1+ 8.Ke2 De1+,</w:t>
      </w:r>
      <w:r>
        <w:rPr>
          <w:rFonts w:cs="Arial"/>
          <w:sz w:val="20"/>
          <w:szCs w:val="20"/>
          <w:lang w:val="nl-BE"/>
        </w:rPr>
        <w:t xml:space="preserve"> enzovoort.</w:t>
      </w:r>
    </w:p>
    <w:p w14:paraId="5089ADFE" w14:textId="77777777" w:rsidR="00B23B27" w:rsidRDefault="00B23B27" w:rsidP="00B23B27">
      <w:pPr>
        <w:jc w:val="both"/>
        <w:rPr>
          <w:rFonts w:cs="Arial"/>
          <w:sz w:val="20"/>
          <w:szCs w:val="20"/>
          <w:lang w:val="nl-BE"/>
        </w:rPr>
      </w:pPr>
      <w:r>
        <w:rPr>
          <w:rFonts w:cs="Arial"/>
          <w:sz w:val="20"/>
          <w:szCs w:val="20"/>
          <w:lang w:val="nl-BE"/>
        </w:rPr>
        <w:t>En nu:</w:t>
      </w:r>
    </w:p>
    <w:p w14:paraId="4CE4B972"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 xml:space="preserve">Ke7 </w:t>
      </w:r>
    </w:p>
    <w:p w14:paraId="7DAB31E3" w14:textId="77777777" w:rsidR="006F3923" w:rsidRDefault="006F3923" w:rsidP="00586E21">
      <w:pPr>
        <w:numPr>
          <w:ilvl w:val="0"/>
          <w:numId w:val="171"/>
        </w:numPr>
        <w:jc w:val="both"/>
        <w:rPr>
          <w:rFonts w:cs="Arial"/>
          <w:sz w:val="20"/>
          <w:szCs w:val="20"/>
          <w:lang w:val="nl-BE"/>
        </w:rPr>
      </w:pPr>
      <w:r>
        <w:rPr>
          <w:rFonts w:cs="Arial"/>
          <w:sz w:val="20"/>
          <w:szCs w:val="20"/>
          <w:lang w:val="nl-BE"/>
        </w:rPr>
        <w:t>1…Kc7</w:t>
      </w:r>
      <w:r w:rsidR="00B71822">
        <w:rPr>
          <w:rFonts w:cs="Arial"/>
          <w:sz w:val="20"/>
          <w:szCs w:val="20"/>
          <w:lang w:val="nl-BE"/>
        </w:rPr>
        <w:t>?</w:t>
      </w:r>
      <w:r>
        <w:rPr>
          <w:rFonts w:cs="Arial"/>
          <w:sz w:val="20"/>
          <w:szCs w:val="20"/>
          <w:lang w:val="nl-BE"/>
        </w:rPr>
        <w:t xml:space="preserve"> 2.Dc6+ Kb8 3.Td8+ Lc8 4.Txc8+ Ka7 5.Ta8+ en mat. </w:t>
      </w:r>
    </w:p>
    <w:p w14:paraId="2BA5CBC0" w14:textId="77777777" w:rsidR="006F3923" w:rsidRDefault="006F3923" w:rsidP="00586E21">
      <w:pPr>
        <w:numPr>
          <w:ilvl w:val="0"/>
          <w:numId w:val="171"/>
        </w:numPr>
        <w:jc w:val="both"/>
        <w:rPr>
          <w:rFonts w:cs="Arial"/>
          <w:sz w:val="20"/>
          <w:szCs w:val="20"/>
          <w:lang w:val="nl-BE"/>
        </w:rPr>
      </w:pPr>
      <w:r>
        <w:rPr>
          <w:rFonts w:cs="Arial"/>
          <w:sz w:val="20"/>
          <w:szCs w:val="20"/>
          <w:lang w:val="nl-BE"/>
        </w:rPr>
        <w:t xml:space="preserve">1...Kc8? 2.Da8+ Kc7 3.Pe8+ en eveneens mat. </w:t>
      </w:r>
    </w:p>
    <w:p w14:paraId="12864903" w14:textId="77777777" w:rsidR="006F3923" w:rsidRDefault="006F3923" w:rsidP="006F3923">
      <w:pPr>
        <w:ind w:firstLine="708"/>
        <w:jc w:val="both"/>
        <w:rPr>
          <w:rFonts w:cs="Arial"/>
          <w:b/>
          <w:sz w:val="20"/>
          <w:szCs w:val="20"/>
          <w:lang w:val="nl-BE"/>
        </w:rPr>
      </w:pPr>
      <w:r>
        <w:rPr>
          <w:rFonts w:cs="Arial"/>
          <w:b/>
          <w:sz w:val="20"/>
          <w:szCs w:val="20"/>
          <w:lang w:val="nl-BE"/>
        </w:rPr>
        <w:t xml:space="preserve">2.Pg8+ </w:t>
      </w:r>
    </w:p>
    <w:p w14:paraId="44ABBDC6" w14:textId="77777777" w:rsidR="006F3923" w:rsidRDefault="006F3923" w:rsidP="006F3923">
      <w:pPr>
        <w:jc w:val="both"/>
        <w:rPr>
          <w:rFonts w:cs="Arial"/>
          <w:sz w:val="20"/>
          <w:szCs w:val="20"/>
          <w:lang w:val="nl-BE"/>
        </w:rPr>
      </w:pPr>
      <w:r>
        <w:rPr>
          <w:rFonts w:cs="Arial"/>
          <w:sz w:val="20"/>
          <w:szCs w:val="20"/>
          <w:lang w:val="nl-BE"/>
        </w:rPr>
        <w:t>Nu kan zwart kiezen tussen twee zetten, en speelt:</w:t>
      </w:r>
    </w:p>
    <w:p w14:paraId="0B9C2BED" w14:textId="77777777" w:rsidR="006F3923" w:rsidRDefault="006F3923" w:rsidP="006F3923">
      <w:pPr>
        <w:ind w:firstLine="708"/>
        <w:jc w:val="both"/>
        <w:rPr>
          <w:rFonts w:cs="Arial"/>
          <w:b/>
          <w:sz w:val="20"/>
          <w:szCs w:val="20"/>
          <w:lang w:val="nl-BE"/>
        </w:rPr>
      </w:pPr>
      <w:r>
        <w:rPr>
          <w:rFonts w:cs="Arial"/>
          <w:b/>
          <w:sz w:val="20"/>
          <w:szCs w:val="20"/>
          <w:lang w:val="nl-BE"/>
        </w:rPr>
        <w:t>2…</w:t>
      </w:r>
      <w:r>
        <w:rPr>
          <w:rFonts w:cs="Arial"/>
          <w:b/>
          <w:sz w:val="20"/>
          <w:szCs w:val="20"/>
          <w:lang w:val="nl-BE"/>
        </w:rPr>
        <w:tab/>
      </w:r>
      <w:r>
        <w:rPr>
          <w:rFonts w:cs="Arial"/>
          <w:b/>
          <w:sz w:val="20"/>
          <w:szCs w:val="20"/>
          <w:lang w:val="nl-BE"/>
        </w:rPr>
        <w:tab/>
        <w:t xml:space="preserve">Kxd6 </w:t>
      </w:r>
    </w:p>
    <w:p w14:paraId="014DD228" w14:textId="77777777" w:rsidR="006F3923" w:rsidRDefault="006F3923" w:rsidP="006F3923">
      <w:pPr>
        <w:jc w:val="both"/>
        <w:rPr>
          <w:rFonts w:cs="Arial"/>
          <w:sz w:val="20"/>
          <w:szCs w:val="20"/>
          <w:lang w:val="nl-BE"/>
        </w:rPr>
      </w:pPr>
      <w:r>
        <w:rPr>
          <w:rFonts w:cs="Arial"/>
          <w:sz w:val="20"/>
          <w:szCs w:val="20"/>
          <w:lang w:val="nl-BE"/>
        </w:rPr>
        <w:t>Want hij verliest snel na 2…Lxg8</w:t>
      </w:r>
      <w:r w:rsidR="00B71822">
        <w:rPr>
          <w:rFonts w:cs="Arial"/>
          <w:sz w:val="20"/>
          <w:szCs w:val="20"/>
          <w:lang w:val="nl-BE"/>
        </w:rPr>
        <w:t>?</w:t>
      </w:r>
      <w:r>
        <w:rPr>
          <w:rFonts w:cs="Arial"/>
          <w:sz w:val="20"/>
          <w:szCs w:val="20"/>
          <w:lang w:val="nl-BE"/>
        </w:rPr>
        <w:t xml:space="preserve"> 3.Txh6 Lxh6 4.Dxg3, of hier 3…Lc4+ 4.Kg1 Le3 5.Kh1 Lxh6 6.Db7+ Kf6 7.Dc6+ en 8.Dxc4. </w:t>
      </w:r>
    </w:p>
    <w:p w14:paraId="2183FEB5" w14:textId="77777777" w:rsidR="006F3923" w:rsidRDefault="006F3923" w:rsidP="006F3923">
      <w:pPr>
        <w:jc w:val="both"/>
        <w:rPr>
          <w:rFonts w:cs="Arial"/>
          <w:b/>
          <w:sz w:val="20"/>
          <w:szCs w:val="20"/>
          <w:lang w:val="nl-BE"/>
        </w:rPr>
      </w:pPr>
      <w:r>
        <w:rPr>
          <w:rFonts w:cs="Arial"/>
          <w:b/>
          <w:sz w:val="20"/>
          <w:szCs w:val="20"/>
          <w:lang w:val="nl-BE"/>
        </w:rPr>
        <w:tab/>
        <w:t xml:space="preserve">3.Pxh6 </w:t>
      </w:r>
    </w:p>
    <w:p w14:paraId="5FCF25BE" w14:textId="77777777" w:rsidR="006F3923" w:rsidRDefault="006F3923" w:rsidP="006F3923">
      <w:pPr>
        <w:jc w:val="both"/>
        <w:rPr>
          <w:rFonts w:cs="Arial"/>
          <w:sz w:val="20"/>
          <w:szCs w:val="20"/>
          <w:lang w:val="nl-BE"/>
        </w:rPr>
      </w:pPr>
      <w:r>
        <w:rPr>
          <w:rFonts w:cs="Arial"/>
          <w:sz w:val="20"/>
          <w:szCs w:val="20"/>
          <w:lang w:val="nl-BE"/>
        </w:rPr>
        <w:t xml:space="preserve">Zwart is nu weduwnaar. En ver-mits  3…Lxh6? faalt op 4.Dxg3+ Kd7 5.d5 Lxd5 6.Dh3+ en 7.Dxh6 met winst, neemt hij wraak met </w:t>
      </w:r>
    </w:p>
    <w:p w14:paraId="28E7D403" w14:textId="77777777" w:rsidR="006F3923" w:rsidRDefault="006F3923" w:rsidP="006F3923">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 xml:space="preserve">Lc4+ </w:t>
      </w:r>
    </w:p>
    <w:p w14:paraId="60BD3B20" w14:textId="77777777" w:rsidR="006F3923" w:rsidRDefault="006F3923" w:rsidP="006F3923">
      <w:pPr>
        <w:jc w:val="both"/>
        <w:rPr>
          <w:rFonts w:cs="Arial"/>
          <w:b/>
          <w:sz w:val="20"/>
          <w:szCs w:val="20"/>
          <w:lang w:val="nl-BE"/>
        </w:rPr>
      </w:pPr>
      <w:r>
        <w:rPr>
          <w:rFonts w:cs="Arial"/>
          <w:b/>
          <w:sz w:val="20"/>
          <w:szCs w:val="20"/>
          <w:lang w:val="nl-BE"/>
        </w:rPr>
        <w:tab/>
        <w:t xml:space="preserve">4.Kg1 </w:t>
      </w:r>
      <w:r>
        <w:rPr>
          <w:rFonts w:cs="Arial"/>
          <w:b/>
          <w:sz w:val="20"/>
          <w:szCs w:val="20"/>
          <w:lang w:val="nl-BE"/>
        </w:rPr>
        <w:tab/>
      </w:r>
      <w:r>
        <w:rPr>
          <w:rFonts w:cs="Arial"/>
          <w:b/>
          <w:sz w:val="20"/>
          <w:szCs w:val="20"/>
          <w:lang w:val="nl-BE"/>
        </w:rPr>
        <w:tab/>
        <w:t xml:space="preserve">Le3+ </w:t>
      </w:r>
    </w:p>
    <w:p w14:paraId="569211C4" w14:textId="77777777" w:rsidR="006F3923" w:rsidRDefault="006F3923" w:rsidP="006F3923">
      <w:pPr>
        <w:jc w:val="both"/>
        <w:rPr>
          <w:rFonts w:cs="Arial"/>
          <w:b/>
          <w:sz w:val="20"/>
          <w:szCs w:val="20"/>
          <w:lang w:val="nl-BE"/>
        </w:rPr>
      </w:pPr>
      <w:r>
        <w:rPr>
          <w:rFonts w:cs="Arial"/>
          <w:b/>
          <w:sz w:val="20"/>
          <w:szCs w:val="20"/>
          <w:lang w:val="nl-BE"/>
        </w:rPr>
        <w:tab/>
        <w:t xml:space="preserve">5.Kh1 </w:t>
      </w:r>
      <w:r>
        <w:rPr>
          <w:rFonts w:cs="Arial"/>
          <w:b/>
          <w:sz w:val="20"/>
          <w:szCs w:val="20"/>
          <w:lang w:val="nl-BE"/>
        </w:rPr>
        <w:tab/>
      </w:r>
      <w:r>
        <w:rPr>
          <w:rFonts w:cs="Arial"/>
          <w:b/>
          <w:sz w:val="20"/>
          <w:szCs w:val="20"/>
          <w:lang w:val="nl-BE"/>
        </w:rPr>
        <w:tab/>
        <w:t xml:space="preserve">Ld5 </w:t>
      </w:r>
    </w:p>
    <w:p w14:paraId="3CC06F8F" w14:textId="77777777" w:rsidR="006F3923" w:rsidRDefault="006F3923" w:rsidP="006F3923">
      <w:pPr>
        <w:jc w:val="both"/>
        <w:rPr>
          <w:rFonts w:cs="Arial"/>
          <w:sz w:val="20"/>
          <w:szCs w:val="20"/>
          <w:lang w:val="nl-BE"/>
        </w:rPr>
      </w:pPr>
      <w:r>
        <w:rPr>
          <w:rFonts w:cs="Arial"/>
          <w:sz w:val="20"/>
          <w:szCs w:val="20"/>
          <w:lang w:val="nl-BE"/>
        </w:rPr>
        <w:t xml:space="preserve">En op haar beurt is de witte dame  nu ook ten dode opgeschreven. </w:t>
      </w:r>
    </w:p>
    <w:p w14:paraId="3D84953E" w14:textId="77777777" w:rsidR="006F3923" w:rsidRPr="00383C3B" w:rsidRDefault="006F3923" w:rsidP="006F3923">
      <w:pPr>
        <w:jc w:val="both"/>
        <w:rPr>
          <w:rFonts w:cs="Arial"/>
          <w:b/>
          <w:sz w:val="20"/>
          <w:szCs w:val="20"/>
          <w:lang w:val="nl-BE"/>
        </w:rPr>
      </w:pPr>
    </w:p>
    <w:p w14:paraId="225E52A0" w14:textId="77777777" w:rsidR="006F3923" w:rsidRDefault="006F3923" w:rsidP="006F3923">
      <w:pPr>
        <w:jc w:val="both"/>
        <w:rPr>
          <w:rFonts w:cs="Arial"/>
          <w:sz w:val="20"/>
          <w:szCs w:val="20"/>
          <w:lang w:val="nl-BE"/>
        </w:rPr>
      </w:pPr>
    </w:p>
    <w:p w14:paraId="17949B92" w14:textId="77777777" w:rsidR="00C502CA" w:rsidRDefault="00C502CA" w:rsidP="006F3923">
      <w:pPr>
        <w:jc w:val="both"/>
        <w:rPr>
          <w:rFonts w:cs="Arial"/>
          <w:sz w:val="20"/>
          <w:szCs w:val="20"/>
          <w:lang w:val="nl-BE"/>
        </w:rPr>
      </w:pPr>
    </w:p>
    <w:p w14:paraId="3B20E28B" w14:textId="77777777" w:rsidR="00070FF4" w:rsidRDefault="00070FF4" w:rsidP="006F3923">
      <w:pPr>
        <w:jc w:val="both"/>
        <w:rPr>
          <w:rFonts w:cs="Arial"/>
          <w:sz w:val="20"/>
          <w:szCs w:val="20"/>
          <w:lang w:val="nl-BE"/>
        </w:rPr>
      </w:pPr>
    </w:p>
    <w:p w14:paraId="779FB24E" w14:textId="77777777" w:rsidR="00907558" w:rsidRDefault="00907558" w:rsidP="006F3923">
      <w:pPr>
        <w:jc w:val="both"/>
        <w:rPr>
          <w:rFonts w:cs="Arial"/>
          <w:sz w:val="20"/>
          <w:szCs w:val="20"/>
          <w:lang w:val="nl-BE"/>
        </w:rPr>
      </w:pPr>
    </w:p>
    <w:p w14:paraId="448842F0" w14:textId="77777777" w:rsidR="00846723" w:rsidRDefault="00846723" w:rsidP="006F3923">
      <w:pPr>
        <w:jc w:val="both"/>
        <w:rPr>
          <w:rFonts w:cs="Arial"/>
          <w:sz w:val="20"/>
          <w:szCs w:val="20"/>
          <w:lang w:val="nl-BE"/>
        </w:rPr>
      </w:pPr>
    </w:p>
    <w:p w14:paraId="3A7CBA8B" w14:textId="77777777" w:rsidR="006F3923" w:rsidRDefault="006F3923" w:rsidP="006F3923">
      <w:pPr>
        <w:jc w:val="both"/>
        <w:rPr>
          <w:rFonts w:cs="Arial"/>
          <w:sz w:val="20"/>
          <w:szCs w:val="20"/>
          <w:lang w:val="nl-BE"/>
        </w:rPr>
      </w:pPr>
    </w:p>
    <w:p w14:paraId="5E0D39AA" w14:textId="77777777" w:rsidR="006F3923" w:rsidRDefault="00F4396F" w:rsidP="006F3923">
      <w:pPr>
        <w:jc w:val="both"/>
        <w:rPr>
          <w:rFonts w:cs="Arial"/>
          <w:sz w:val="20"/>
          <w:szCs w:val="20"/>
          <w:lang w:val="nl-BE"/>
        </w:rPr>
      </w:pPr>
      <w:r>
        <w:rPr>
          <w:rFonts w:cs="Arial"/>
          <w:sz w:val="20"/>
          <w:szCs w:val="20"/>
          <w:lang w:val="nl-BE"/>
        </w:rPr>
        <w:t>Maar er is gelukkig nog de trou</w:t>
      </w:r>
      <w:r w:rsidR="006F3923">
        <w:rPr>
          <w:rFonts w:cs="Arial"/>
          <w:sz w:val="20"/>
          <w:szCs w:val="20"/>
          <w:lang w:val="nl-BE"/>
        </w:rPr>
        <w:t xml:space="preserve">we viervoeter met: </w:t>
      </w:r>
    </w:p>
    <w:p w14:paraId="3C6A206D" w14:textId="77777777" w:rsidR="006F3923" w:rsidRDefault="006F3923" w:rsidP="006F3923">
      <w:pPr>
        <w:jc w:val="both"/>
        <w:rPr>
          <w:rFonts w:cs="Arial"/>
          <w:sz w:val="20"/>
          <w:szCs w:val="20"/>
          <w:lang w:val="nl-BE"/>
        </w:rPr>
      </w:pPr>
      <w:r>
        <w:rPr>
          <w:rFonts w:cs="Arial"/>
          <w:b/>
          <w:sz w:val="20"/>
          <w:szCs w:val="20"/>
          <w:lang w:val="nl-BE"/>
        </w:rPr>
        <w:tab/>
        <w:t>6.Pf7+</w:t>
      </w:r>
      <w:r>
        <w:rPr>
          <w:rFonts w:cs="Arial"/>
          <w:sz w:val="20"/>
          <w:szCs w:val="20"/>
          <w:lang w:val="nl-BE"/>
        </w:rPr>
        <w:t xml:space="preserve"> </w:t>
      </w:r>
    </w:p>
    <w:p w14:paraId="4E6ABE21" w14:textId="77777777" w:rsidR="006F3923" w:rsidRDefault="006F3923" w:rsidP="006F3923">
      <w:pPr>
        <w:jc w:val="both"/>
        <w:rPr>
          <w:rFonts w:cs="Arial"/>
          <w:sz w:val="20"/>
          <w:szCs w:val="20"/>
          <w:lang w:val="en-GB"/>
        </w:rPr>
      </w:pPr>
      <w:r>
        <w:rPr>
          <w:rFonts w:cs="Arial"/>
          <w:sz w:val="20"/>
          <w:szCs w:val="20"/>
          <w:lang w:val="nl-BE"/>
        </w:rPr>
        <w:t xml:space="preserve">En niet het verleidelijke 6.Pf5+? </w:t>
      </w:r>
      <w:r>
        <w:rPr>
          <w:rFonts w:cs="Arial"/>
          <w:sz w:val="20"/>
          <w:szCs w:val="20"/>
          <w:lang w:val="en-GB"/>
        </w:rPr>
        <w:t xml:space="preserve">Ke6 7.Pxe3 Lxg2+ 8.Kxg2 a4 9.Kxg3 a3 10.Kf3 a2 11.Pc2 Kd5 12.Ke3 Kc4 13.Pa1 Kc3 14.d5 Kb2 15.d6 Kxa1 16.d7 Kb1 17.d8D a1D, remise. </w:t>
      </w:r>
    </w:p>
    <w:p w14:paraId="700CCB3B" w14:textId="77777777" w:rsidR="006F3923" w:rsidRDefault="006F3923" w:rsidP="006F3923">
      <w:pPr>
        <w:jc w:val="both"/>
        <w:rPr>
          <w:rFonts w:cs="Arial"/>
          <w:sz w:val="20"/>
          <w:szCs w:val="20"/>
          <w:lang w:val="en-GB"/>
        </w:rPr>
      </w:pPr>
      <w:r>
        <w:rPr>
          <w:rFonts w:cs="Arial"/>
          <w:sz w:val="20"/>
          <w:szCs w:val="20"/>
          <w:lang w:val="en-GB"/>
        </w:rPr>
        <w:tab/>
      </w:r>
      <w:r>
        <w:rPr>
          <w:rFonts w:cs="Arial"/>
          <w:b/>
          <w:sz w:val="20"/>
          <w:szCs w:val="20"/>
          <w:lang w:val="en-GB"/>
        </w:rPr>
        <w:t>6…</w:t>
      </w:r>
      <w:r>
        <w:rPr>
          <w:rFonts w:cs="Arial"/>
          <w:b/>
          <w:sz w:val="20"/>
          <w:szCs w:val="20"/>
          <w:lang w:val="en-GB"/>
        </w:rPr>
        <w:tab/>
      </w:r>
      <w:r>
        <w:rPr>
          <w:rFonts w:cs="Arial"/>
          <w:b/>
          <w:sz w:val="20"/>
          <w:szCs w:val="20"/>
          <w:lang w:val="en-GB"/>
        </w:rPr>
        <w:tab/>
        <w:t xml:space="preserve">Ke6 </w:t>
      </w:r>
    </w:p>
    <w:p w14:paraId="35DD8F12" w14:textId="77777777" w:rsidR="006F3923" w:rsidRPr="00AC763F" w:rsidRDefault="006F3923" w:rsidP="00586E21">
      <w:pPr>
        <w:numPr>
          <w:ilvl w:val="0"/>
          <w:numId w:val="172"/>
        </w:numPr>
        <w:jc w:val="both"/>
        <w:rPr>
          <w:rFonts w:cs="Arial"/>
          <w:sz w:val="20"/>
          <w:szCs w:val="20"/>
          <w:lang w:val="en-GB"/>
        </w:rPr>
      </w:pPr>
      <w:r w:rsidRPr="00AC763F">
        <w:rPr>
          <w:rFonts w:cs="Arial"/>
          <w:sz w:val="20"/>
          <w:szCs w:val="20"/>
          <w:lang w:val="en-GB"/>
        </w:rPr>
        <w:t>6…Kc6</w:t>
      </w:r>
      <w:r w:rsidR="00B71822">
        <w:rPr>
          <w:rFonts w:cs="Arial"/>
          <w:sz w:val="20"/>
          <w:szCs w:val="20"/>
          <w:lang w:val="en-GB"/>
        </w:rPr>
        <w:t>?</w:t>
      </w:r>
      <w:r w:rsidRPr="00AC763F">
        <w:rPr>
          <w:rFonts w:cs="Arial"/>
          <w:sz w:val="20"/>
          <w:szCs w:val="20"/>
          <w:lang w:val="en-GB"/>
        </w:rPr>
        <w:t xml:space="preserve">en dan: 7.Pe5+ Kd6 8.Pc4+ Ke6 </w:t>
      </w:r>
      <w:r w:rsidRPr="00AC763F">
        <w:rPr>
          <w:rFonts w:cs="Arial"/>
          <w:i/>
          <w:sz w:val="20"/>
          <w:szCs w:val="20"/>
          <w:lang w:val="en-GB"/>
        </w:rPr>
        <w:t>(8…Lxc4 9.Dxg3+</w:t>
      </w:r>
      <w:r w:rsidR="001072E5" w:rsidRPr="00AC763F">
        <w:rPr>
          <w:rFonts w:cs="Arial"/>
          <w:sz w:val="20"/>
          <w:szCs w:val="20"/>
          <w:lang w:val="en-GB"/>
        </w:rPr>
        <w:t xml:space="preserve"> </w:t>
      </w:r>
      <w:r w:rsidR="001072E5" w:rsidRPr="00AC763F">
        <w:rPr>
          <w:rFonts w:cs="Arial"/>
          <w:i/>
          <w:sz w:val="20"/>
          <w:szCs w:val="20"/>
          <w:lang w:val="en-GB"/>
        </w:rPr>
        <w:t>Kd7</w:t>
      </w:r>
      <w:r w:rsidRPr="00AC763F">
        <w:rPr>
          <w:rFonts w:cs="Arial"/>
          <w:i/>
          <w:sz w:val="20"/>
          <w:szCs w:val="20"/>
          <w:lang w:val="en-GB"/>
        </w:rPr>
        <w:t xml:space="preserve"> </w:t>
      </w:r>
      <w:r>
        <w:rPr>
          <w:rFonts w:cs="Arial"/>
          <w:i/>
          <w:sz w:val="20"/>
          <w:szCs w:val="20"/>
          <w:lang w:val="en-GB"/>
        </w:rPr>
        <w:t xml:space="preserve">10.Dxe3) </w:t>
      </w:r>
      <w:r>
        <w:rPr>
          <w:rFonts w:cs="Arial"/>
          <w:sz w:val="20"/>
          <w:szCs w:val="20"/>
          <w:lang w:val="en-GB"/>
        </w:rPr>
        <w:t>9.Pxe3 Lxg2+ 10.Kxg2 a4 11.Kxg3 a3 12.Kf3 a2 13.Pc2 Kd5 14.Ke3 enzo</w:t>
      </w:r>
      <w:r w:rsidR="00A56A62">
        <w:rPr>
          <w:rFonts w:cs="Arial"/>
          <w:sz w:val="20"/>
          <w:szCs w:val="20"/>
          <w:lang w:val="en-GB"/>
        </w:rPr>
        <w:t>-</w:t>
      </w:r>
      <w:r>
        <w:rPr>
          <w:rFonts w:cs="Arial"/>
          <w:sz w:val="20"/>
          <w:szCs w:val="20"/>
          <w:lang w:val="en-GB"/>
        </w:rPr>
        <w:t>voort.</w:t>
      </w:r>
    </w:p>
    <w:p w14:paraId="0FC66A1A" w14:textId="77777777" w:rsidR="006F3923" w:rsidRPr="00B71822" w:rsidRDefault="006F3923" w:rsidP="00586E21">
      <w:pPr>
        <w:numPr>
          <w:ilvl w:val="0"/>
          <w:numId w:val="172"/>
        </w:numPr>
        <w:jc w:val="both"/>
        <w:rPr>
          <w:rFonts w:cs="Arial"/>
          <w:sz w:val="20"/>
          <w:szCs w:val="20"/>
          <w:lang w:val="en-GB"/>
        </w:rPr>
      </w:pPr>
      <w:r w:rsidRPr="00B71822">
        <w:rPr>
          <w:rFonts w:cs="Arial"/>
          <w:sz w:val="20"/>
          <w:szCs w:val="20"/>
          <w:lang w:val="en-GB"/>
        </w:rPr>
        <w:t>6…Lxf7</w:t>
      </w:r>
      <w:r w:rsidR="00B71822" w:rsidRPr="00B71822">
        <w:rPr>
          <w:rFonts w:cs="Arial"/>
          <w:sz w:val="20"/>
          <w:szCs w:val="20"/>
          <w:lang w:val="en-GB"/>
        </w:rPr>
        <w:t>?</w:t>
      </w:r>
      <w:r w:rsidRPr="00B71822">
        <w:rPr>
          <w:rFonts w:cs="Arial"/>
          <w:sz w:val="20"/>
          <w:szCs w:val="20"/>
          <w:lang w:val="en-GB"/>
        </w:rPr>
        <w:t xml:space="preserve"> 7.Dxg3+ en 8.Dxe3 </w:t>
      </w:r>
    </w:p>
    <w:p w14:paraId="49E122A3" w14:textId="77777777" w:rsidR="006F3923" w:rsidRPr="00B71822" w:rsidRDefault="006F3923" w:rsidP="006F3923">
      <w:pPr>
        <w:jc w:val="both"/>
        <w:rPr>
          <w:rFonts w:cs="Arial"/>
          <w:b/>
          <w:sz w:val="20"/>
          <w:szCs w:val="20"/>
          <w:lang w:val="en-GB"/>
        </w:rPr>
      </w:pPr>
      <w:r w:rsidRPr="00B71822">
        <w:rPr>
          <w:rFonts w:cs="Arial"/>
          <w:b/>
          <w:sz w:val="20"/>
          <w:szCs w:val="20"/>
          <w:lang w:val="en-GB"/>
        </w:rPr>
        <w:t xml:space="preserve">             7.Pd8+ </w:t>
      </w:r>
      <w:r w:rsidRPr="00B71822">
        <w:rPr>
          <w:rFonts w:cs="Arial"/>
          <w:b/>
          <w:sz w:val="20"/>
          <w:szCs w:val="20"/>
          <w:lang w:val="en-GB"/>
        </w:rPr>
        <w:tab/>
        <w:t xml:space="preserve">Kd6 </w:t>
      </w:r>
    </w:p>
    <w:p w14:paraId="5CFAB416" w14:textId="77777777" w:rsidR="006F3923" w:rsidRPr="00B71822" w:rsidRDefault="006F3923" w:rsidP="006F3923">
      <w:pPr>
        <w:jc w:val="both"/>
        <w:rPr>
          <w:rFonts w:cs="Arial"/>
          <w:b/>
          <w:sz w:val="20"/>
          <w:szCs w:val="20"/>
          <w:lang w:val="en-GB"/>
        </w:rPr>
      </w:pPr>
      <w:r w:rsidRPr="00B71822">
        <w:rPr>
          <w:rFonts w:cs="Arial"/>
          <w:b/>
          <w:sz w:val="20"/>
          <w:szCs w:val="20"/>
          <w:lang w:val="en-GB"/>
        </w:rPr>
        <w:t xml:space="preserve">             8.Pb7+ </w:t>
      </w:r>
      <w:r w:rsidRPr="00B71822">
        <w:rPr>
          <w:rFonts w:cs="Arial"/>
          <w:b/>
          <w:sz w:val="20"/>
          <w:szCs w:val="20"/>
          <w:lang w:val="en-GB"/>
        </w:rPr>
        <w:tab/>
        <w:t xml:space="preserve">Kc6 </w:t>
      </w:r>
    </w:p>
    <w:p w14:paraId="18DB86E9" w14:textId="77777777" w:rsidR="006F3923" w:rsidRPr="00856822" w:rsidRDefault="006F3923" w:rsidP="006F3923">
      <w:pPr>
        <w:jc w:val="both"/>
        <w:rPr>
          <w:rFonts w:cs="Arial"/>
          <w:sz w:val="20"/>
          <w:szCs w:val="20"/>
          <w:lang w:val="en-GB"/>
        </w:rPr>
      </w:pPr>
      <w:r w:rsidRPr="00856822">
        <w:rPr>
          <w:rFonts w:cs="Arial"/>
          <w:sz w:val="20"/>
          <w:szCs w:val="20"/>
          <w:lang w:val="en-GB"/>
        </w:rPr>
        <w:t>Na 8…Ke6</w:t>
      </w:r>
      <w:r w:rsidR="00B71822" w:rsidRPr="00856822">
        <w:rPr>
          <w:rFonts w:cs="Arial"/>
          <w:sz w:val="20"/>
          <w:szCs w:val="20"/>
          <w:lang w:val="en-GB"/>
        </w:rPr>
        <w:t>?</w:t>
      </w:r>
      <w:r w:rsidRPr="00856822">
        <w:rPr>
          <w:rFonts w:cs="Arial"/>
          <w:sz w:val="20"/>
          <w:szCs w:val="20"/>
          <w:lang w:val="en-GB"/>
        </w:rPr>
        <w:t xml:space="preserve"> volgt 9.Pc5+ Kd6 10.Pe4+ Kc6 </w:t>
      </w:r>
      <w:r w:rsidRPr="00856822">
        <w:rPr>
          <w:rFonts w:cs="Arial"/>
          <w:i/>
          <w:sz w:val="20"/>
          <w:szCs w:val="20"/>
          <w:lang w:val="en-GB"/>
        </w:rPr>
        <w:t>(10...Lxe4 11.Dxe4)</w:t>
      </w:r>
      <w:r w:rsidRPr="00856822">
        <w:rPr>
          <w:rFonts w:cs="Arial"/>
          <w:sz w:val="20"/>
          <w:szCs w:val="20"/>
          <w:lang w:val="en-GB"/>
        </w:rPr>
        <w:t xml:space="preserve"> 11.Dc2+ Kd7 12.Dd3 Lf4 13.Kg1 Lxe4 14.Dxe4, enzovoort. </w:t>
      </w:r>
    </w:p>
    <w:p w14:paraId="38D36718" w14:textId="77777777" w:rsidR="006F3923" w:rsidRPr="00B354CB" w:rsidRDefault="006F3923" w:rsidP="006F3923">
      <w:pPr>
        <w:rPr>
          <w:rFonts w:cs="Arial"/>
          <w:sz w:val="20"/>
          <w:szCs w:val="20"/>
          <w:lang w:val="en-GB"/>
        </w:rPr>
      </w:pPr>
      <w:r w:rsidRPr="00856822">
        <w:rPr>
          <w:rFonts w:cs="Arial"/>
          <w:sz w:val="20"/>
          <w:szCs w:val="20"/>
          <w:lang w:val="en-GB"/>
        </w:rPr>
        <w:t xml:space="preserve">             </w:t>
      </w:r>
      <w:r w:rsidRPr="00B354CB">
        <w:rPr>
          <w:rFonts w:cs="Arial"/>
          <w:b/>
          <w:sz w:val="20"/>
          <w:szCs w:val="20"/>
          <w:lang w:val="en-GB"/>
        </w:rPr>
        <w:t xml:space="preserve">9.Pxa5+ </w:t>
      </w:r>
      <w:r w:rsidRPr="00B354CB">
        <w:rPr>
          <w:rFonts w:cs="Arial"/>
          <w:b/>
          <w:sz w:val="20"/>
          <w:szCs w:val="20"/>
          <w:lang w:val="en-GB"/>
        </w:rPr>
        <w:tab/>
        <w:t xml:space="preserve">Kd6 </w:t>
      </w:r>
    </w:p>
    <w:p w14:paraId="2126E461" w14:textId="77777777" w:rsidR="006F3923" w:rsidRPr="00B354CB" w:rsidRDefault="006F3923" w:rsidP="006F3923">
      <w:pPr>
        <w:jc w:val="both"/>
        <w:rPr>
          <w:rFonts w:cs="Arial"/>
          <w:b/>
          <w:sz w:val="20"/>
          <w:szCs w:val="20"/>
          <w:lang w:val="en-GB"/>
        </w:rPr>
      </w:pPr>
      <w:r w:rsidRPr="00B354CB">
        <w:rPr>
          <w:rFonts w:cs="Arial"/>
          <w:b/>
          <w:sz w:val="20"/>
          <w:szCs w:val="20"/>
          <w:lang w:val="en-GB"/>
        </w:rPr>
        <w:t xml:space="preserve">           10.Pc4+ </w:t>
      </w:r>
      <w:r w:rsidRPr="00B354CB">
        <w:rPr>
          <w:rFonts w:cs="Arial"/>
          <w:b/>
          <w:sz w:val="20"/>
          <w:szCs w:val="20"/>
          <w:lang w:val="en-GB"/>
        </w:rPr>
        <w:tab/>
        <w:t xml:space="preserve">Ke6 </w:t>
      </w:r>
    </w:p>
    <w:p w14:paraId="6C141CDA" w14:textId="77777777" w:rsidR="006F3923" w:rsidRPr="00B354CB" w:rsidRDefault="006F3923" w:rsidP="006F3923">
      <w:pPr>
        <w:jc w:val="both"/>
        <w:rPr>
          <w:rFonts w:cs="Arial"/>
          <w:sz w:val="20"/>
          <w:szCs w:val="20"/>
          <w:lang w:val="en-GB"/>
        </w:rPr>
      </w:pPr>
      <w:r w:rsidRPr="00B354CB">
        <w:rPr>
          <w:rFonts w:cs="Arial"/>
          <w:b/>
          <w:sz w:val="20"/>
          <w:szCs w:val="20"/>
          <w:lang w:val="en-GB"/>
        </w:rPr>
        <w:t xml:space="preserve">           11.Pxe3 </w:t>
      </w:r>
      <w:r w:rsidRPr="00B354CB">
        <w:rPr>
          <w:rFonts w:cs="Arial"/>
          <w:b/>
          <w:sz w:val="20"/>
          <w:szCs w:val="20"/>
          <w:lang w:val="en-GB"/>
        </w:rPr>
        <w:tab/>
      </w:r>
      <w:r w:rsidRPr="00B354CB">
        <w:rPr>
          <w:rFonts w:cs="Arial"/>
          <w:b/>
          <w:sz w:val="20"/>
          <w:szCs w:val="20"/>
          <w:lang w:val="en-GB"/>
        </w:rPr>
        <w:tab/>
        <w:t xml:space="preserve">Lxg2 </w:t>
      </w:r>
      <w:r w:rsidRPr="00B354CB">
        <w:rPr>
          <w:rFonts w:cs="Arial"/>
          <w:sz w:val="20"/>
          <w:szCs w:val="20"/>
          <w:lang w:val="en-GB"/>
        </w:rPr>
        <w:t xml:space="preserve"> </w:t>
      </w:r>
    </w:p>
    <w:p w14:paraId="5AA3B933" w14:textId="77777777" w:rsidR="006F3923" w:rsidRDefault="006F3923" w:rsidP="006F3923">
      <w:pPr>
        <w:jc w:val="both"/>
        <w:rPr>
          <w:rFonts w:cs="Arial"/>
          <w:sz w:val="20"/>
          <w:szCs w:val="20"/>
          <w:lang w:val="nl-BE"/>
        </w:rPr>
      </w:pPr>
      <w:r>
        <w:rPr>
          <w:rFonts w:cs="Arial"/>
          <w:sz w:val="20"/>
          <w:szCs w:val="20"/>
          <w:lang w:val="nl-BE"/>
        </w:rPr>
        <w:t xml:space="preserve">De wraak is zoet, maar wint wit na </w:t>
      </w:r>
    </w:p>
    <w:p w14:paraId="5604C9D8" w14:textId="77777777" w:rsidR="006F3923" w:rsidRDefault="006F3923" w:rsidP="006F3923">
      <w:pPr>
        <w:jc w:val="both"/>
        <w:rPr>
          <w:rFonts w:cs="Arial"/>
          <w:sz w:val="20"/>
          <w:szCs w:val="20"/>
          <w:lang w:val="nl-BE"/>
        </w:rPr>
      </w:pPr>
      <w:r>
        <w:rPr>
          <w:rFonts w:cs="Arial"/>
          <w:b/>
          <w:sz w:val="20"/>
          <w:szCs w:val="20"/>
          <w:lang w:val="nl-BE"/>
        </w:rPr>
        <w:t xml:space="preserve">           12.Kxg2.</w:t>
      </w:r>
    </w:p>
    <w:p w14:paraId="10C04807" w14:textId="77777777" w:rsidR="006F3923" w:rsidRDefault="006F3923" w:rsidP="006F3923">
      <w:pPr>
        <w:jc w:val="both"/>
        <w:rPr>
          <w:rFonts w:cs="Arial"/>
          <w:b/>
          <w:sz w:val="20"/>
          <w:szCs w:val="20"/>
          <w:lang w:val="nl-BE"/>
        </w:rPr>
      </w:pPr>
    </w:p>
    <w:p w14:paraId="3B97DEE1" w14:textId="77777777" w:rsidR="006F3923" w:rsidRDefault="006F3923" w:rsidP="006F3923">
      <w:pPr>
        <w:jc w:val="both"/>
        <w:rPr>
          <w:rFonts w:cs="Arial"/>
          <w:sz w:val="20"/>
          <w:szCs w:val="20"/>
          <w:lang w:val="nl-BE"/>
        </w:rPr>
      </w:pPr>
      <w:r>
        <w:rPr>
          <w:rFonts w:cs="Arial"/>
          <w:sz w:val="20"/>
          <w:szCs w:val="20"/>
          <w:lang w:val="nl-BE"/>
        </w:rPr>
        <w:t>Wie zou, bij het bekijken van de beginstelling vermoeden dat de witte pion hier nog zou promove-ren en winnen?</w:t>
      </w:r>
    </w:p>
    <w:p w14:paraId="4C4E2944" w14:textId="77777777" w:rsidR="00ED14CD" w:rsidRDefault="00ED14CD" w:rsidP="006F3923">
      <w:pPr>
        <w:jc w:val="both"/>
        <w:rPr>
          <w:rFonts w:cs="Arial"/>
          <w:sz w:val="20"/>
          <w:szCs w:val="20"/>
          <w:lang w:val="nl-BE"/>
        </w:rPr>
      </w:pPr>
    </w:p>
    <w:p w14:paraId="6D91F323" w14:textId="77777777" w:rsidR="00AB4604" w:rsidRDefault="00AB4604">
      <w:pPr>
        <w:widowControl/>
        <w:autoSpaceDE/>
        <w:autoSpaceDN/>
        <w:adjustRightInd/>
        <w:rPr>
          <w:rFonts w:cs="Arial"/>
          <w:b/>
          <w:sz w:val="20"/>
          <w:szCs w:val="20"/>
          <w:lang w:val="nl-BE"/>
        </w:rPr>
      </w:pPr>
      <w:r>
        <w:rPr>
          <w:rFonts w:cs="Arial"/>
          <w:b/>
          <w:sz w:val="20"/>
          <w:szCs w:val="20"/>
          <w:lang w:val="nl-BE"/>
        </w:rPr>
        <w:br w:type="page"/>
      </w:r>
    </w:p>
    <w:p w14:paraId="132972F7" w14:textId="77777777" w:rsidR="006F3923" w:rsidRDefault="00FF7C76" w:rsidP="003D41C0">
      <w:pPr>
        <w:jc w:val="center"/>
        <w:rPr>
          <w:i/>
          <w:sz w:val="20"/>
          <w:szCs w:val="20"/>
          <w:lang w:val="nl-BE"/>
        </w:rPr>
      </w:pPr>
      <w:r>
        <w:rPr>
          <w:rFonts w:cs="Arial"/>
          <w:b/>
          <w:sz w:val="20"/>
          <w:szCs w:val="20"/>
          <w:lang w:val="nl-BE"/>
        </w:rPr>
        <w:lastRenderedPageBreak/>
        <w:t xml:space="preserve">- </w:t>
      </w:r>
      <w:r w:rsidR="003179B0">
        <w:rPr>
          <w:rFonts w:cs="Arial"/>
          <w:b/>
          <w:sz w:val="20"/>
          <w:szCs w:val="20"/>
          <w:lang w:val="nl-BE"/>
        </w:rPr>
        <w:t>29</w:t>
      </w:r>
      <w:r w:rsidR="00962A5D">
        <w:rPr>
          <w:rFonts w:cs="Arial"/>
          <w:b/>
          <w:sz w:val="20"/>
          <w:szCs w:val="20"/>
          <w:lang w:val="nl-BE"/>
        </w:rPr>
        <w:t>6</w:t>
      </w:r>
      <w:r w:rsidR="006F3923">
        <w:rPr>
          <w:rFonts w:cs="Arial"/>
          <w:b/>
          <w:sz w:val="20"/>
          <w:szCs w:val="20"/>
          <w:lang w:val="nl-BE"/>
        </w:rPr>
        <w:t xml:space="preserve"> -</w:t>
      </w:r>
    </w:p>
    <w:p w14:paraId="382C1AEA" w14:textId="77777777" w:rsidR="006F3923" w:rsidRDefault="006F3923" w:rsidP="006F3923">
      <w:pPr>
        <w:spacing w:line="190" w:lineRule="exact"/>
        <w:jc w:val="center"/>
        <w:rPr>
          <w:rFonts w:cs="Arial"/>
          <w:sz w:val="20"/>
          <w:szCs w:val="20"/>
          <w:lang w:val="nl-BE"/>
        </w:rPr>
      </w:pPr>
    </w:p>
    <w:p w14:paraId="0F114ACB"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Probleemblad, </w:t>
      </w:r>
      <w:r>
        <w:rPr>
          <w:rFonts w:cs="Arial"/>
          <w:sz w:val="20"/>
          <w:szCs w:val="20"/>
          <w:lang w:val="nl-BE"/>
        </w:rPr>
        <w:t>2007-08</w:t>
      </w:r>
    </w:p>
    <w:p w14:paraId="256F01AC" w14:textId="77777777" w:rsidR="006F3923" w:rsidRDefault="006F3923" w:rsidP="006F3923">
      <w:pPr>
        <w:spacing w:line="190" w:lineRule="exact"/>
        <w:jc w:val="center"/>
        <w:rPr>
          <w:rFonts w:cs="Arial"/>
          <w:i/>
          <w:sz w:val="20"/>
          <w:szCs w:val="20"/>
          <w:lang w:val="nl-BE"/>
        </w:rPr>
      </w:pPr>
      <w:r>
        <w:rPr>
          <w:rFonts w:cs="Arial"/>
          <w:i/>
          <w:sz w:val="20"/>
          <w:szCs w:val="20"/>
          <w:lang w:val="nl-BE"/>
        </w:rPr>
        <w:t>Speciale Eervolle Vermelding</w:t>
      </w:r>
    </w:p>
    <w:p w14:paraId="2E9FF89B" w14:textId="77777777" w:rsidR="006F3923" w:rsidRDefault="006F3923" w:rsidP="006F3923">
      <w:pPr>
        <w:spacing w:line="190" w:lineRule="exact"/>
        <w:jc w:val="center"/>
        <w:rPr>
          <w:rFonts w:cs="Arial"/>
          <w:sz w:val="20"/>
          <w:szCs w:val="20"/>
          <w:lang w:val="nl-BE"/>
        </w:rPr>
      </w:pPr>
    </w:p>
    <w:p w14:paraId="4A1112F9" w14:textId="77777777" w:rsidR="006F3923" w:rsidRDefault="006F3923" w:rsidP="006F3923">
      <w:pPr>
        <w:jc w:val="both"/>
        <w:rPr>
          <w:rFonts w:cs="Arial"/>
          <w:b/>
          <w:sz w:val="20"/>
          <w:szCs w:val="20"/>
          <w:lang w:val="nl-BE"/>
        </w:rPr>
      </w:pPr>
      <w:r>
        <w:rPr>
          <w:lang w:val="nl-BE"/>
        </w:rPr>
        <w:object w:dxaOrig="4588" w:dyaOrig="4586" w14:anchorId="4D58099D">
          <v:shape id="_x0000_i1306" type="#_x0000_t75" style="width:153.95pt;height:153.4pt" o:ole="">
            <v:imagedata r:id="rId588" o:title=""/>
          </v:shape>
          <o:OLEObject Type="Embed" ProgID="CorelDRAW.Graphic.12" ShapeID="_x0000_i1306" DrawAspect="Content" ObjectID="_1587467653" r:id="rId589"/>
        </w:object>
      </w:r>
    </w:p>
    <w:p w14:paraId="0C11AAEF" w14:textId="77777777" w:rsidR="006F3923" w:rsidRDefault="006F3923" w:rsidP="006F3923">
      <w:pPr>
        <w:jc w:val="both"/>
        <w:rPr>
          <w:rFonts w:cs="Arial"/>
          <w:b/>
          <w:lang w:val="nl-BE"/>
        </w:rPr>
      </w:pPr>
    </w:p>
    <w:p w14:paraId="1CD74973" w14:textId="77777777" w:rsidR="006F3923" w:rsidRDefault="006F3923" w:rsidP="006F3923">
      <w:pPr>
        <w:jc w:val="both"/>
        <w:rPr>
          <w:rFonts w:cs="Arial"/>
          <w:sz w:val="20"/>
          <w:szCs w:val="20"/>
          <w:lang w:val="nl-BE"/>
        </w:rPr>
      </w:pPr>
      <w:r>
        <w:rPr>
          <w:rFonts w:cs="Arial"/>
          <w:b/>
          <w:lang w:val="nl-BE"/>
        </w:rPr>
        <w:t>=</w:t>
      </w:r>
      <w:r>
        <w:rPr>
          <w:rFonts w:cs="Arial"/>
          <w:sz w:val="20"/>
          <w:szCs w:val="20"/>
          <w:lang w:val="nl-BE"/>
        </w:rPr>
        <w:t xml:space="preserve">                              0431.12 a2c5</w:t>
      </w:r>
    </w:p>
    <w:p w14:paraId="0A298437" w14:textId="77777777" w:rsidR="006F3923" w:rsidRDefault="006F3923" w:rsidP="006F3923">
      <w:pPr>
        <w:jc w:val="both"/>
        <w:rPr>
          <w:rFonts w:cs="Arial"/>
          <w:sz w:val="20"/>
          <w:szCs w:val="20"/>
          <w:lang w:val="nl-BE"/>
        </w:rPr>
      </w:pPr>
    </w:p>
    <w:p w14:paraId="75C1F7BC" w14:textId="77777777" w:rsidR="006F3923" w:rsidRDefault="006F3923" w:rsidP="006F3923">
      <w:pPr>
        <w:jc w:val="both"/>
        <w:rPr>
          <w:rFonts w:cs="Arial"/>
          <w:sz w:val="20"/>
          <w:szCs w:val="20"/>
          <w:lang w:val="nl-BE"/>
        </w:rPr>
      </w:pPr>
      <w:r>
        <w:rPr>
          <w:rFonts w:cs="Arial"/>
          <w:sz w:val="20"/>
          <w:szCs w:val="20"/>
          <w:lang w:val="nl-BE"/>
        </w:rPr>
        <w:t xml:space="preserve">Er dreigt een zwarte pionpromo-tie, en het slaan van de zwarte to-ren is fout: </w:t>
      </w:r>
    </w:p>
    <w:p w14:paraId="2D49EB9F" w14:textId="77777777" w:rsidR="006F3923" w:rsidRDefault="006F3923" w:rsidP="00586E21">
      <w:pPr>
        <w:numPr>
          <w:ilvl w:val="0"/>
          <w:numId w:val="173"/>
        </w:numPr>
        <w:jc w:val="both"/>
        <w:rPr>
          <w:rFonts w:cs="Arial"/>
          <w:sz w:val="20"/>
          <w:szCs w:val="20"/>
          <w:lang w:val="nl-BE"/>
        </w:rPr>
      </w:pPr>
      <w:r>
        <w:rPr>
          <w:rFonts w:cs="Arial"/>
          <w:sz w:val="20"/>
          <w:szCs w:val="20"/>
          <w:lang w:val="nl-BE"/>
        </w:rPr>
        <w:t xml:space="preserve">1.Txb4? c1D 2.Pxa3 Dd2+ 3.Kb1 Le2 4.Tb3 Ld3+ 5.Ka1 Dc1+ 6.Ka2 Lc4 7.Pxc4 Kxc4, en </w:t>
      </w:r>
      <w:r w:rsidR="00884E5D">
        <w:rPr>
          <w:rFonts w:cs="Arial"/>
          <w:sz w:val="20"/>
          <w:szCs w:val="20"/>
          <w:lang w:val="nl-BE"/>
        </w:rPr>
        <w:t xml:space="preserve">zwart </w:t>
      </w:r>
      <w:r>
        <w:rPr>
          <w:rFonts w:cs="Arial"/>
          <w:sz w:val="20"/>
          <w:szCs w:val="20"/>
          <w:lang w:val="nl-BE"/>
        </w:rPr>
        <w:t>wint. Ook na:</w:t>
      </w:r>
    </w:p>
    <w:p w14:paraId="07E10436" w14:textId="77777777" w:rsidR="006F3923" w:rsidRDefault="006F3923" w:rsidP="00586E21">
      <w:pPr>
        <w:numPr>
          <w:ilvl w:val="0"/>
          <w:numId w:val="173"/>
        </w:numPr>
        <w:jc w:val="both"/>
        <w:rPr>
          <w:rFonts w:cs="Arial"/>
          <w:sz w:val="20"/>
          <w:szCs w:val="20"/>
          <w:lang w:val="nl-BE"/>
        </w:rPr>
      </w:pPr>
      <w:r>
        <w:rPr>
          <w:rFonts w:cs="Arial"/>
          <w:sz w:val="20"/>
          <w:szCs w:val="20"/>
          <w:lang w:val="nl-BE"/>
        </w:rPr>
        <w:t>1.cxb4+? Kd4 2.Pb2 c1D 3</w:t>
      </w:r>
      <w:r w:rsidR="00D14455">
        <w:rPr>
          <w:rFonts w:cs="Arial"/>
          <w:sz w:val="20"/>
          <w:szCs w:val="20"/>
          <w:lang w:val="nl-BE"/>
        </w:rPr>
        <w:t>.Pxd1 Dxd1 4.Txa3 Dc2+ 5.Ka1 Kc4 6.b5 Kxb5</w:t>
      </w:r>
      <w:r>
        <w:rPr>
          <w:rFonts w:cs="Arial"/>
          <w:sz w:val="20"/>
          <w:szCs w:val="20"/>
          <w:lang w:val="nl-BE"/>
        </w:rPr>
        <w:t xml:space="preserve">. </w:t>
      </w:r>
    </w:p>
    <w:p w14:paraId="5E6B501A" w14:textId="77777777" w:rsidR="006F3923" w:rsidRDefault="006F3923" w:rsidP="006F3923">
      <w:pPr>
        <w:ind w:left="708" w:hanging="708"/>
        <w:jc w:val="both"/>
        <w:rPr>
          <w:rFonts w:cs="Arial"/>
          <w:b/>
          <w:sz w:val="20"/>
          <w:szCs w:val="20"/>
          <w:lang w:val="nl-BE"/>
        </w:rPr>
      </w:pPr>
      <w:r>
        <w:rPr>
          <w:rFonts w:cs="Arial"/>
          <w:b/>
          <w:sz w:val="20"/>
          <w:szCs w:val="20"/>
          <w:lang w:val="nl-BE"/>
        </w:rPr>
        <w:tab/>
        <w:t xml:space="preserve">1.Ta5+ </w:t>
      </w:r>
      <w:r>
        <w:rPr>
          <w:rFonts w:cs="Arial"/>
          <w:b/>
          <w:sz w:val="20"/>
          <w:szCs w:val="20"/>
          <w:lang w:val="nl-BE"/>
        </w:rPr>
        <w:tab/>
      </w:r>
      <w:r>
        <w:rPr>
          <w:rFonts w:cs="Arial"/>
          <w:b/>
          <w:sz w:val="20"/>
          <w:szCs w:val="20"/>
          <w:lang w:val="nl-BE"/>
        </w:rPr>
        <w:tab/>
        <w:t xml:space="preserve">Kxc4 </w:t>
      </w:r>
    </w:p>
    <w:p w14:paraId="55ECD008" w14:textId="77777777" w:rsidR="006F3923" w:rsidRDefault="006F3923" w:rsidP="00586E21">
      <w:pPr>
        <w:numPr>
          <w:ilvl w:val="0"/>
          <w:numId w:val="174"/>
        </w:numPr>
        <w:jc w:val="both"/>
        <w:rPr>
          <w:rFonts w:cs="Arial"/>
          <w:sz w:val="20"/>
          <w:szCs w:val="20"/>
          <w:lang w:val="nl-BE"/>
        </w:rPr>
      </w:pPr>
      <w:r>
        <w:rPr>
          <w:rFonts w:cs="Arial"/>
          <w:sz w:val="20"/>
          <w:szCs w:val="20"/>
          <w:lang w:val="nl-BE"/>
        </w:rPr>
        <w:t xml:space="preserve">1…Kc6 2.cxb4 en na bijvoor-beeld 2…c1D volgt 3.Tc5+ Kb(d)7 4.Pd(e)6+ K~  5.Txc1. </w:t>
      </w:r>
    </w:p>
    <w:p w14:paraId="78F5B3E5" w14:textId="77777777" w:rsidR="006F3923" w:rsidRDefault="006F3923" w:rsidP="00586E21">
      <w:pPr>
        <w:numPr>
          <w:ilvl w:val="0"/>
          <w:numId w:val="174"/>
        </w:numPr>
        <w:jc w:val="both"/>
        <w:rPr>
          <w:rFonts w:cs="Arial"/>
          <w:sz w:val="20"/>
          <w:szCs w:val="20"/>
          <w:lang w:val="nl-BE"/>
        </w:rPr>
      </w:pPr>
      <w:r>
        <w:rPr>
          <w:rFonts w:cs="Arial"/>
          <w:sz w:val="20"/>
          <w:szCs w:val="20"/>
          <w:lang w:val="nl-BE"/>
        </w:rPr>
        <w:t>Ook na 1…Tb5</w:t>
      </w:r>
      <w:r w:rsidR="00856822">
        <w:rPr>
          <w:rFonts w:cs="Arial"/>
          <w:sz w:val="20"/>
          <w:szCs w:val="20"/>
          <w:lang w:val="nl-BE"/>
        </w:rPr>
        <w:t>?</w:t>
      </w:r>
      <w:r>
        <w:rPr>
          <w:rFonts w:cs="Arial"/>
          <w:sz w:val="20"/>
          <w:szCs w:val="20"/>
          <w:lang w:val="nl-BE"/>
        </w:rPr>
        <w:t xml:space="preserve"> 2.Txb5+ Kxc4 </w:t>
      </w:r>
      <w:r>
        <w:rPr>
          <w:rFonts w:cs="Arial"/>
          <w:i/>
          <w:sz w:val="20"/>
          <w:szCs w:val="20"/>
          <w:lang w:val="nl-BE"/>
        </w:rPr>
        <w:t>(2…Kxb5 3.Pxa3+ en 4.Pxc2)</w:t>
      </w:r>
      <w:r>
        <w:rPr>
          <w:rFonts w:cs="Arial"/>
          <w:sz w:val="20"/>
          <w:szCs w:val="20"/>
          <w:lang w:val="nl-BE"/>
        </w:rPr>
        <w:t xml:space="preserve"> 3.Tb1 cxb1D+ 4.Kxb</w:t>
      </w:r>
      <w:r w:rsidR="00E25109">
        <w:rPr>
          <w:rFonts w:cs="Arial"/>
          <w:sz w:val="20"/>
          <w:szCs w:val="20"/>
          <w:lang w:val="nl-BE"/>
        </w:rPr>
        <w:t xml:space="preserve">1 Lb3 5.Ka1 is het gelijkspel want </w:t>
      </w:r>
      <w:r>
        <w:rPr>
          <w:rFonts w:cs="Arial"/>
          <w:sz w:val="20"/>
          <w:szCs w:val="20"/>
          <w:lang w:val="nl-BE"/>
        </w:rPr>
        <w:t xml:space="preserve">zwart </w:t>
      </w:r>
      <w:r w:rsidR="00E25109">
        <w:rPr>
          <w:rFonts w:cs="Arial"/>
          <w:sz w:val="20"/>
          <w:szCs w:val="20"/>
          <w:lang w:val="nl-BE"/>
        </w:rPr>
        <w:t xml:space="preserve">heeft </w:t>
      </w:r>
      <w:r>
        <w:rPr>
          <w:rFonts w:cs="Arial"/>
          <w:sz w:val="20"/>
          <w:szCs w:val="20"/>
          <w:lang w:val="nl-BE"/>
        </w:rPr>
        <w:t xml:space="preserve">de slechte loper. </w:t>
      </w:r>
    </w:p>
    <w:p w14:paraId="0503551A" w14:textId="77777777" w:rsidR="006F3923" w:rsidRDefault="00F67352" w:rsidP="00F67352">
      <w:pPr>
        <w:ind w:left="708" w:hanging="708"/>
        <w:jc w:val="both"/>
        <w:rPr>
          <w:rFonts w:cs="Arial"/>
          <w:b/>
          <w:sz w:val="20"/>
          <w:szCs w:val="20"/>
          <w:lang w:val="nl-BE"/>
        </w:rPr>
      </w:pPr>
      <w:r>
        <w:rPr>
          <w:rFonts w:cs="Arial"/>
          <w:b/>
          <w:sz w:val="20"/>
          <w:szCs w:val="20"/>
          <w:lang w:val="nl-BE"/>
        </w:rPr>
        <w:tab/>
      </w:r>
    </w:p>
    <w:p w14:paraId="6BE47220" w14:textId="77777777" w:rsidR="006E5B00" w:rsidRDefault="006E5B00" w:rsidP="006F3923">
      <w:pPr>
        <w:ind w:left="708" w:hanging="708"/>
        <w:jc w:val="both"/>
        <w:rPr>
          <w:rFonts w:cs="Arial"/>
          <w:b/>
          <w:sz w:val="20"/>
          <w:szCs w:val="20"/>
          <w:lang w:val="nl-BE"/>
        </w:rPr>
      </w:pPr>
    </w:p>
    <w:p w14:paraId="35FB31DB" w14:textId="77777777" w:rsidR="00F67352" w:rsidRDefault="00F67352" w:rsidP="00626D91">
      <w:pPr>
        <w:jc w:val="both"/>
        <w:rPr>
          <w:rFonts w:cs="Arial"/>
          <w:b/>
          <w:sz w:val="20"/>
          <w:szCs w:val="20"/>
          <w:lang w:val="nl-BE"/>
        </w:rPr>
      </w:pPr>
    </w:p>
    <w:p w14:paraId="00B47EB2" w14:textId="77777777" w:rsidR="00626D91" w:rsidRDefault="00626D91" w:rsidP="00626D91">
      <w:pPr>
        <w:jc w:val="both"/>
        <w:rPr>
          <w:rFonts w:cs="Arial"/>
          <w:b/>
          <w:sz w:val="20"/>
          <w:szCs w:val="20"/>
          <w:lang w:val="nl-BE"/>
        </w:rPr>
      </w:pPr>
    </w:p>
    <w:p w14:paraId="276D27DD" w14:textId="77777777" w:rsidR="003D1154" w:rsidRDefault="003D1154" w:rsidP="00626D91">
      <w:pPr>
        <w:jc w:val="both"/>
        <w:rPr>
          <w:rFonts w:cs="Arial"/>
          <w:b/>
          <w:sz w:val="20"/>
          <w:szCs w:val="20"/>
          <w:lang w:val="nl-BE"/>
        </w:rPr>
      </w:pPr>
    </w:p>
    <w:p w14:paraId="219F21C7" w14:textId="77777777" w:rsidR="006F3923" w:rsidRDefault="006F3923" w:rsidP="006F3923">
      <w:pPr>
        <w:jc w:val="both"/>
        <w:rPr>
          <w:rFonts w:cs="Arial"/>
          <w:b/>
          <w:sz w:val="20"/>
          <w:szCs w:val="20"/>
          <w:lang w:val="nl-BE"/>
        </w:rPr>
      </w:pPr>
    </w:p>
    <w:p w14:paraId="70DFA220" w14:textId="77777777" w:rsidR="006F3923" w:rsidRDefault="006F3923" w:rsidP="006F3923">
      <w:pPr>
        <w:ind w:left="708"/>
        <w:jc w:val="both"/>
        <w:rPr>
          <w:rFonts w:cs="Arial"/>
          <w:b/>
          <w:sz w:val="20"/>
          <w:szCs w:val="20"/>
          <w:lang w:val="nl-BE"/>
        </w:rPr>
      </w:pPr>
      <w:r>
        <w:rPr>
          <w:rFonts w:cs="Arial"/>
          <w:b/>
          <w:sz w:val="20"/>
          <w:szCs w:val="20"/>
          <w:lang w:val="nl-BE"/>
        </w:rPr>
        <w:t xml:space="preserve">2.cxb4 </w:t>
      </w:r>
    </w:p>
    <w:p w14:paraId="4E5B8B1D" w14:textId="77777777" w:rsidR="006F3923" w:rsidRDefault="006F3923" w:rsidP="006F3923">
      <w:pPr>
        <w:rPr>
          <w:rFonts w:cs="Arial"/>
          <w:sz w:val="20"/>
          <w:szCs w:val="20"/>
          <w:lang w:val="nl-BE"/>
        </w:rPr>
      </w:pPr>
      <w:r>
        <w:rPr>
          <w:rFonts w:cs="Arial"/>
          <w:sz w:val="20"/>
          <w:szCs w:val="20"/>
          <w:lang w:val="nl-BE"/>
        </w:rPr>
        <w:t>Dreigt na:</w:t>
      </w:r>
    </w:p>
    <w:p w14:paraId="28F4C5E8" w14:textId="77777777" w:rsidR="006518F2" w:rsidRDefault="006F3923" w:rsidP="00586E21">
      <w:pPr>
        <w:numPr>
          <w:ilvl w:val="0"/>
          <w:numId w:val="184"/>
        </w:numPr>
        <w:rPr>
          <w:rFonts w:cs="Arial"/>
          <w:sz w:val="20"/>
          <w:szCs w:val="20"/>
          <w:lang w:val="nl-BE"/>
        </w:rPr>
      </w:pPr>
      <w:r>
        <w:rPr>
          <w:rFonts w:cs="Arial"/>
          <w:sz w:val="20"/>
          <w:szCs w:val="20"/>
          <w:lang w:val="nl-BE"/>
        </w:rPr>
        <w:t>2…c1D</w:t>
      </w:r>
      <w:r w:rsidR="00856822">
        <w:rPr>
          <w:rFonts w:cs="Arial"/>
          <w:sz w:val="20"/>
          <w:szCs w:val="20"/>
          <w:lang w:val="nl-BE"/>
        </w:rPr>
        <w:t>?</w:t>
      </w:r>
      <w:r>
        <w:rPr>
          <w:rFonts w:cs="Arial"/>
          <w:sz w:val="20"/>
          <w:szCs w:val="20"/>
          <w:lang w:val="nl-BE"/>
        </w:rPr>
        <w:t xml:space="preserve"> 3.Tc5+ en 4.Txc1. of </w:t>
      </w:r>
    </w:p>
    <w:p w14:paraId="51591E1C" w14:textId="77777777" w:rsidR="006F3923" w:rsidRDefault="006F3923" w:rsidP="00586E21">
      <w:pPr>
        <w:numPr>
          <w:ilvl w:val="0"/>
          <w:numId w:val="184"/>
        </w:numPr>
        <w:rPr>
          <w:rFonts w:cs="Arial"/>
          <w:sz w:val="20"/>
          <w:szCs w:val="20"/>
          <w:lang w:val="nl-BE"/>
        </w:rPr>
      </w:pPr>
      <w:r>
        <w:rPr>
          <w:rFonts w:cs="Arial"/>
          <w:sz w:val="20"/>
          <w:szCs w:val="20"/>
          <w:lang w:val="nl-BE"/>
        </w:rPr>
        <w:t xml:space="preserve">2…c1P? 3.Kxa3, remise. </w:t>
      </w:r>
    </w:p>
    <w:p w14:paraId="62E5074A" w14:textId="77777777" w:rsidR="006F3923" w:rsidRDefault="006F3923" w:rsidP="006F3923">
      <w:pPr>
        <w:ind w:left="708" w:hanging="708"/>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 xml:space="preserve">Kxb4 </w:t>
      </w:r>
    </w:p>
    <w:p w14:paraId="07558A09" w14:textId="77777777" w:rsidR="006F3923" w:rsidRPr="00B21259" w:rsidRDefault="006F3923" w:rsidP="006F3923">
      <w:pPr>
        <w:jc w:val="both"/>
        <w:rPr>
          <w:rFonts w:cs="Arial"/>
          <w:i/>
          <w:sz w:val="20"/>
          <w:szCs w:val="20"/>
          <w:lang w:val="nl-BE"/>
        </w:rPr>
      </w:pPr>
      <w:r>
        <w:rPr>
          <w:rFonts w:cs="Arial"/>
          <w:sz w:val="20"/>
          <w:szCs w:val="20"/>
          <w:lang w:val="nl-BE"/>
        </w:rPr>
        <w:t>Hoe kan wit hier nu de dreigende zwarte promotie overleven? Speelt hij,</w:t>
      </w:r>
      <w:r w:rsidR="00B21259">
        <w:rPr>
          <w:rFonts w:cs="Arial"/>
          <w:sz w:val="20"/>
          <w:szCs w:val="20"/>
          <w:lang w:val="nl-BE"/>
        </w:rPr>
        <w:t xml:space="preserve"> om van een patstelling te profi-</w:t>
      </w:r>
      <w:r>
        <w:rPr>
          <w:rFonts w:cs="Arial"/>
          <w:sz w:val="20"/>
          <w:szCs w:val="20"/>
          <w:lang w:val="nl-BE"/>
        </w:rPr>
        <w:t>teren na 3.Txa3? c1D, nu 4.Ta4+?, hopend op “</w:t>
      </w:r>
      <w:r w:rsidR="00F4396F">
        <w:rPr>
          <w:rFonts w:cs="Arial"/>
          <w:i/>
          <w:sz w:val="20"/>
          <w:szCs w:val="20"/>
          <w:lang w:val="nl-BE"/>
        </w:rPr>
        <w:t>eeuwig</w:t>
      </w:r>
      <w:r w:rsidR="00B21259">
        <w:rPr>
          <w:rFonts w:cs="Arial"/>
          <w:i/>
          <w:sz w:val="20"/>
          <w:szCs w:val="20"/>
          <w:lang w:val="nl-BE"/>
        </w:rPr>
        <w:t xml:space="preserve"> </w:t>
      </w:r>
      <w:r>
        <w:rPr>
          <w:rFonts w:cs="Arial"/>
          <w:i/>
          <w:sz w:val="20"/>
          <w:szCs w:val="20"/>
          <w:lang w:val="nl-BE"/>
        </w:rPr>
        <w:t>schaak</w:t>
      </w:r>
      <w:r>
        <w:rPr>
          <w:rFonts w:cs="Arial"/>
          <w:sz w:val="20"/>
          <w:szCs w:val="20"/>
          <w:lang w:val="nl-BE"/>
        </w:rPr>
        <w:t>”, dan ontsnapt de zwarte koning uitein</w:t>
      </w:r>
      <w:r w:rsidR="00B21259">
        <w:rPr>
          <w:rFonts w:cs="Arial"/>
          <w:sz w:val="20"/>
          <w:szCs w:val="20"/>
          <w:lang w:val="nl-BE"/>
        </w:rPr>
        <w:t>-</w:t>
      </w:r>
      <w:r>
        <w:rPr>
          <w:rFonts w:cs="Arial"/>
          <w:sz w:val="20"/>
          <w:szCs w:val="20"/>
          <w:lang w:val="nl-BE"/>
        </w:rPr>
        <w:t>delijk aan een zinvol</w:t>
      </w:r>
      <w:r w:rsidR="00A11C95">
        <w:rPr>
          <w:rFonts w:cs="Arial"/>
          <w:sz w:val="20"/>
          <w:szCs w:val="20"/>
          <w:lang w:val="nl-BE"/>
        </w:rPr>
        <w:t xml:space="preserve"> schaak, met bijvoorbeeld 4…Kc5 </w:t>
      </w:r>
      <w:r>
        <w:rPr>
          <w:rFonts w:cs="Arial"/>
          <w:sz w:val="20"/>
          <w:szCs w:val="20"/>
          <w:lang w:val="nl-BE"/>
        </w:rPr>
        <w:t>5.Ta5+ Kd4 6.Td5+ Ke3 7.Te5+ Kf3 8.Tf5+ en 8…Kg3.</w:t>
      </w:r>
    </w:p>
    <w:p w14:paraId="779D412D" w14:textId="77777777" w:rsidR="006F3923" w:rsidRDefault="006F3923" w:rsidP="006F3923">
      <w:pPr>
        <w:ind w:left="708" w:hanging="708"/>
        <w:jc w:val="both"/>
        <w:rPr>
          <w:rFonts w:cs="Arial"/>
          <w:b/>
          <w:sz w:val="20"/>
          <w:szCs w:val="20"/>
          <w:lang w:val="nl-BE"/>
        </w:rPr>
      </w:pPr>
      <w:r>
        <w:rPr>
          <w:rFonts w:cs="Arial"/>
          <w:b/>
          <w:sz w:val="20"/>
          <w:szCs w:val="20"/>
          <w:lang w:val="nl-BE"/>
        </w:rPr>
        <w:tab/>
        <w:t xml:space="preserve">3.Tg5 </w:t>
      </w:r>
    </w:p>
    <w:p w14:paraId="66DA473E" w14:textId="77777777" w:rsidR="00417258" w:rsidRDefault="006F3923" w:rsidP="006F3923">
      <w:pPr>
        <w:jc w:val="both"/>
        <w:rPr>
          <w:rFonts w:cs="Arial"/>
          <w:sz w:val="20"/>
          <w:szCs w:val="20"/>
          <w:lang w:val="nl-BE"/>
        </w:rPr>
      </w:pPr>
      <w:r>
        <w:rPr>
          <w:rFonts w:cs="Arial"/>
          <w:sz w:val="20"/>
          <w:szCs w:val="20"/>
          <w:lang w:val="nl-BE"/>
        </w:rPr>
        <w:t>De enige zet die remise houdt</w:t>
      </w:r>
      <w:r w:rsidR="00417258">
        <w:rPr>
          <w:rFonts w:cs="Arial"/>
          <w:sz w:val="20"/>
          <w:szCs w:val="20"/>
          <w:lang w:val="nl-BE"/>
        </w:rPr>
        <w:t>,</w:t>
      </w:r>
      <w:r>
        <w:rPr>
          <w:rFonts w:cs="Arial"/>
          <w:sz w:val="20"/>
          <w:szCs w:val="20"/>
          <w:lang w:val="nl-BE"/>
        </w:rPr>
        <w:t xml:space="preserve"> daar nu 3…Le2? faalt op 4.Tg1 Ld1 5.Tg5 Le2 6.Tg1, met eeuwig schaak. </w:t>
      </w:r>
    </w:p>
    <w:p w14:paraId="5EEC04F1" w14:textId="77777777" w:rsidR="00417258" w:rsidRDefault="00417258" w:rsidP="006F3923">
      <w:pPr>
        <w:jc w:val="both"/>
        <w:rPr>
          <w:rFonts w:cs="Arial"/>
          <w:sz w:val="20"/>
          <w:szCs w:val="20"/>
          <w:lang w:val="nl-BE"/>
        </w:rPr>
      </w:pPr>
    </w:p>
    <w:p w14:paraId="1F866F37" w14:textId="77777777" w:rsidR="006F3923" w:rsidRPr="006A5183" w:rsidRDefault="006F3923" w:rsidP="006F3923">
      <w:pPr>
        <w:jc w:val="both"/>
        <w:rPr>
          <w:rFonts w:cs="Arial"/>
          <w:sz w:val="20"/>
          <w:szCs w:val="20"/>
          <w:lang w:val="nl-BE"/>
        </w:rPr>
      </w:pPr>
      <w:r>
        <w:rPr>
          <w:rFonts w:cs="Arial"/>
          <w:sz w:val="20"/>
          <w:szCs w:val="20"/>
          <w:lang w:val="nl-BE"/>
        </w:rPr>
        <w:t>Omdat nu na de tekst</w:t>
      </w:r>
      <w:r w:rsidR="00417258">
        <w:rPr>
          <w:rFonts w:cs="Arial"/>
          <w:sz w:val="20"/>
          <w:szCs w:val="20"/>
          <w:lang w:val="nl-BE"/>
        </w:rPr>
        <w:t>zet 3…Kc4? 4.Tg7 c1D 5.Dc7+, en</w:t>
      </w:r>
      <w:r>
        <w:rPr>
          <w:rFonts w:cs="Arial"/>
          <w:sz w:val="20"/>
          <w:szCs w:val="20"/>
          <w:lang w:val="nl-BE"/>
        </w:rPr>
        <w:t>zovo</w:t>
      </w:r>
      <w:r w:rsidR="0051116C">
        <w:rPr>
          <w:rFonts w:cs="Arial"/>
          <w:sz w:val="20"/>
          <w:szCs w:val="20"/>
          <w:lang w:val="nl-BE"/>
        </w:rPr>
        <w:t>ort, de pion sneuvelt, rest dus</w:t>
      </w:r>
      <w:r w:rsidR="00417258">
        <w:rPr>
          <w:rFonts w:cs="Arial"/>
          <w:sz w:val="20"/>
          <w:szCs w:val="20"/>
          <w:lang w:val="nl-BE"/>
        </w:rPr>
        <w:t>,</w:t>
      </w:r>
      <w:r w:rsidR="0051116C">
        <w:rPr>
          <w:rFonts w:cs="Arial"/>
          <w:sz w:val="20"/>
          <w:szCs w:val="20"/>
          <w:lang w:val="nl-BE"/>
        </w:rPr>
        <w:t xml:space="preserve"> </w:t>
      </w:r>
      <w:r w:rsidR="0051116C" w:rsidRPr="00772200">
        <w:rPr>
          <w:rFonts w:cs="Arial"/>
          <w:sz w:val="20"/>
          <w:szCs w:val="20"/>
          <w:lang w:val="nl-BE"/>
        </w:rPr>
        <w:t>zoals José Copié schreef:</w:t>
      </w:r>
      <w:r w:rsidR="0051116C" w:rsidRPr="00772200">
        <w:rPr>
          <w:rFonts w:cs="Arial"/>
          <w:i/>
          <w:sz w:val="20"/>
          <w:szCs w:val="20"/>
          <w:lang w:val="nl-BE"/>
        </w:rPr>
        <w:t xml:space="preserve">“En este momento </w:t>
      </w:r>
      <w:r w:rsidR="00DF0946" w:rsidRPr="00772200">
        <w:rPr>
          <w:rFonts w:cs="Arial"/>
          <w:i/>
          <w:sz w:val="20"/>
          <w:szCs w:val="20"/>
          <w:lang w:val="nl-BE"/>
        </w:rPr>
        <w:t>clave</w:t>
      </w:r>
      <w:r w:rsidR="0051116C" w:rsidRPr="00772200">
        <w:rPr>
          <w:rFonts w:cs="Arial"/>
          <w:i/>
          <w:sz w:val="20"/>
          <w:szCs w:val="20"/>
          <w:lang w:val="nl-BE"/>
        </w:rPr>
        <w:t xml:space="preserve"> </w:t>
      </w:r>
      <w:r w:rsidR="00DF0946" w:rsidRPr="00772200">
        <w:rPr>
          <w:rFonts w:cs="Arial"/>
          <w:i/>
          <w:sz w:val="20"/>
          <w:szCs w:val="20"/>
          <w:lang w:val="nl-BE"/>
        </w:rPr>
        <w:t>s</w:t>
      </w:r>
      <w:r w:rsidR="0051116C" w:rsidRPr="00772200">
        <w:rPr>
          <w:rFonts w:cs="Arial"/>
          <w:i/>
          <w:sz w:val="20"/>
          <w:szCs w:val="20"/>
          <w:lang w:val="nl-BE"/>
        </w:rPr>
        <w:t xml:space="preserve">e presantan las siguientes </w:t>
      </w:r>
      <w:r w:rsidR="00DF0946" w:rsidRPr="00772200">
        <w:rPr>
          <w:rFonts w:cs="Arial"/>
          <w:i/>
          <w:sz w:val="20"/>
          <w:szCs w:val="20"/>
          <w:lang w:val="nl-BE"/>
        </w:rPr>
        <w:t>alternativas</w:t>
      </w:r>
      <w:r w:rsidR="0051116C" w:rsidRPr="00772200">
        <w:rPr>
          <w:rFonts w:cs="Arial"/>
          <w:i/>
          <w:sz w:val="20"/>
          <w:szCs w:val="20"/>
          <w:lang w:val="nl-BE"/>
        </w:rPr>
        <w:t>, todas ellas muy inte</w:t>
      </w:r>
      <w:r w:rsidR="009E07E4" w:rsidRPr="00772200">
        <w:rPr>
          <w:rFonts w:cs="Arial"/>
          <w:i/>
          <w:sz w:val="20"/>
          <w:szCs w:val="20"/>
          <w:lang w:val="nl-BE"/>
        </w:rPr>
        <w:t>-</w:t>
      </w:r>
      <w:r w:rsidR="0051116C" w:rsidRPr="00772200">
        <w:rPr>
          <w:rFonts w:cs="Arial"/>
          <w:i/>
          <w:sz w:val="20"/>
          <w:szCs w:val="20"/>
          <w:lang w:val="nl-BE"/>
        </w:rPr>
        <w:t>resantes:</w:t>
      </w:r>
      <w:r w:rsidR="00EC3513" w:rsidRPr="00772200">
        <w:rPr>
          <w:rFonts w:cs="Arial"/>
          <w:sz w:val="20"/>
          <w:szCs w:val="20"/>
          <w:lang w:val="nl-BE"/>
        </w:rPr>
        <w:t xml:space="preserve">” </w:t>
      </w:r>
      <w:r w:rsidRPr="00772200">
        <w:rPr>
          <w:rFonts w:cs="Arial"/>
          <w:sz w:val="20"/>
          <w:szCs w:val="20"/>
          <w:lang w:val="nl-BE"/>
        </w:rPr>
        <w:br w:type="column"/>
      </w:r>
    </w:p>
    <w:p w14:paraId="03654669" w14:textId="77777777" w:rsidR="006F3923" w:rsidRPr="00772200" w:rsidRDefault="006F3923" w:rsidP="006F3923">
      <w:pPr>
        <w:rPr>
          <w:rFonts w:cs="Arial"/>
          <w:b/>
          <w:i/>
          <w:sz w:val="20"/>
          <w:szCs w:val="20"/>
          <w:lang w:val="nl-BE"/>
        </w:rPr>
      </w:pPr>
    </w:p>
    <w:p w14:paraId="5F4ACAD0" w14:textId="77777777" w:rsidR="00070FF4" w:rsidRDefault="00070FF4" w:rsidP="006F3923">
      <w:pPr>
        <w:rPr>
          <w:rFonts w:cs="Arial"/>
          <w:b/>
          <w:i/>
          <w:sz w:val="20"/>
          <w:szCs w:val="20"/>
          <w:lang w:val="nl-BE"/>
        </w:rPr>
      </w:pPr>
    </w:p>
    <w:p w14:paraId="53536EE5" w14:textId="77777777" w:rsidR="003D1154" w:rsidRPr="00772200" w:rsidRDefault="003D1154" w:rsidP="006F3923">
      <w:pPr>
        <w:rPr>
          <w:rFonts w:cs="Arial"/>
          <w:b/>
          <w:i/>
          <w:sz w:val="20"/>
          <w:szCs w:val="20"/>
          <w:lang w:val="nl-BE"/>
        </w:rPr>
      </w:pPr>
    </w:p>
    <w:p w14:paraId="42D21F28" w14:textId="77777777" w:rsidR="006F3923" w:rsidRPr="00772200" w:rsidRDefault="006F3923" w:rsidP="006F3923">
      <w:pPr>
        <w:rPr>
          <w:rFonts w:cs="Arial"/>
          <w:b/>
          <w:i/>
          <w:sz w:val="20"/>
          <w:szCs w:val="20"/>
          <w:lang w:val="nl-BE"/>
        </w:rPr>
      </w:pPr>
    </w:p>
    <w:p w14:paraId="120224D0" w14:textId="77777777" w:rsidR="006F3923" w:rsidRDefault="006F3923" w:rsidP="006F3923">
      <w:pPr>
        <w:rPr>
          <w:rFonts w:cs="Arial"/>
          <w:b/>
          <w:i/>
          <w:sz w:val="20"/>
          <w:szCs w:val="20"/>
          <w:lang w:val="nl-BE"/>
        </w:rPr>
      </w:pPr>
      <w:r>
        <w:rPr>
          <w:rFonts w:cs="Arial"/>
          <w:b/>
          <w:i/>
          <w:sz w:val="20"/>
          <w:szCs w:val="20"/>
          <w:lang w:val="nl-BE"/>
        </w:rPr>
        <w:t xml:space="preserve">Variant A </w:t>
      </w:r>
    </w:p>
    <w:p w14:paraId="774B0CE3" w14:textId="77777777" w:rsidR="006F3923" w:rsidRDefault="006F3923" w:rsidP="006F3923">
      <w:pPr>
        <w:jc w:val="both"/>
        <w:rPr>
          <w:rFonts w:cs="Arial"/>
          <w:sz w:val="20"/>
          <w:szCs w:val="20"/>
          <w:lang w:val="nl-BE"/>
        </w:rPr>
      </w:pPr>
      <w:r>
        <w:rPr>
          <w:rFonts w:cs="Arial"/>
          <w:b/>
          <w:sz w:val="20"/>
          <w:szCs w:val="20"/>
          <w:lang w:val="nl-BE"/>
        </w:rPr>
        <w:t xml:space="preserve">             3…</w:t>
      </w:r>
      <w:r>
        <w:rPr>
          <w:rFonts w:cs="Arial"/>
          <w:b/>
          <w:sz w:val="20"/>
          <w:szCs w:val="20"/>
          <w:lang w:val="nl-BE"/>
        </w:rPr>
        <w:tab/>
      </w:r>
      <w:r>
        <w:rPr>
          <w:rFonts w:cs="Arial"/>
          <w:b/>
          <w:sz w:val="20"/>
          <w:szCs w:val="20"/>
          <w:lang w:val="nl-BE"/>
        </w:rPr>
        <w:tab/>
      </w:r>
      <w:r w:rsidRPr="00E7580E">
        <w:rPr>
          <w:rFonts w:cs="Arial"/>
          <w:b/>
          <w:sz w:val="20"/>
          <w:szCs w:val="20"/>
          <w:u w:val="single"/>
          <w:lang w:val="nl-BE"/>
        </w:rPr>
        <w:t>c1D</w:t>
      </w:r>
      <w:r>
        <w:rPr>
          <w:rFonts w:cs="Arial"/>
          <w:b/>
          <w:sz w:val="20"/>
          <w:szCs w:val="20"/>
          <w:lang w:val="nl-BE"/>
        </w:rPr>
        <w:t xml:space="preserve"> </w:t>
      </w:r>
    </w:p>
    <w:p w14:paraId="153A4BB1" w14:textId="77777777" w:rsidR="006F3923" w:rsidRDefault="006F3923" w:rsidP="006F3923">
      <w:pPr>
        <w:ind w:left="708" w:hanging="708"/>
        <w:jc w:val="both"/>
        <w:rPr>
          <w:rFonts w:cs="Arial"/>
          <w:sz w:val="20"/>
          <w:szCs w:val="20"/>
          <w:lang w:val="nl-BE"/>
        </w:rPr>
      </w:pPr>
      <w:r>
        <w:rPr>
          <w:rFonts w:cs="Arial"/>
          <w:b/>
          <w:sz w:val="20"/>
          <w:szCs w:val="20"/>
          <w:lang w:val="nl-BE"/>
        </w:rPr>
        <w:t xml:space="preserve">             4.Tb5+ </w:t>
      </w:r>
      <w:r>
        <w:rPr>
          <w:rFonts w:cs="Arial"/>
          <w:b/>
          <w:sz w:val="20"/>
          <w:szCs w:val="20"/>
          <w:lang w:val="nl-BE"/>
        </w:rPr>
        <w:tab/>
        <w:t>Kxb5</w:t>
      </w:r>
      <w:r>
        <w:rPr>
          <w:rFonts w:cs="Arial"/>
          <w:sz w:val="20"/>
          <w:szCs w:val="20"/>
          <w:lang w:val="nl-BE"/>
        </w:rPr>
        <w:t xml:space="preserve"> </w:t>
      </w:r>
    </w:p>
    <w:p w14:paraId="78767613" w14:textId="77777777" w:rsidR="006F3923" w:rsidRPr="00101105" w:rsidRDefault="006F3923" w:rsidP="006F3923">
      <w:pPr>
        <w:jc w:val="both"/>
        <w:rPr>
          <w:sz w:val="20"/>
          <w:szCs w:val="20"/>
        </w:rPr>
      </w:pPr>
      <w:r>
        <w:rPr>
          <w:sz w:val="20"/>
          <w:szCs w:val="20"/>
          <w:lang w:val="nl-BE"/>
        </w:rPr>
        <w:t>pat. Of eeuwig schaak. Of dame-va</w:t>
      </w:r>
      <w:r w:rsidR="006B3586">
        <w:rPr>
          <w:sz w:val="20"/>
          <w:szCs w:val="20"/>
          <w:lang w:val="nl-BE"/>
        </w:rPr>
        <w:t>ngst. Men zie: 4...Ka4</w:t>
      </w:r>
      <w:r w:rsidR="00856822">
        <w:rPr>
          <w:sz w:val="20"/>
          <w:szCs w:val="20"/>
          <w:lang w:val="nl-BE"/>
        </w:rPr>
        <w:t>?</w:t>
      </w:r>
      <w:r w:rsidR="006B3586">
        <w:rPr>
          <w:sz w:val="20"/>
          <w:szCs w:val="20"/>
          <w:lang w:val="nl-BE"/>
        </w:rPr>
        <w:t xml:space="preserve"> </w:t>
      </w:r>
      <w:r w:rsidR="006B3586" w:rsidRPr="00101105">
        <w:rPr>
          <w:sz w:val="20"/>
          <w:szCs w:val="20"/>
        </w:rPr>
        <w:t>5.Ta5+ Kb</w:t>
      </w:r>
      <w:r w:rsidRPr="00101105">
        <w:rPr>
          <w:sz w:val="20"/>
          <w:szCs w:val="20"/>
        </w:rPr>
        <w:t xml:space="preserve">4 6.Tb5+ Kc3 7.Tc5+ </w:t>
      </w:r>
      <w:r w:rsidR="000F70A8" w:rsidRPr="00101105">
        <w:rPr>
          <w:sz w:val="20"/>
          <w:szCs w:val="20"/>
        </w:rPr>
        <w:t>K~  8.Txc1, remise;</w:t>
      </w:r>
    </w:p>
    <w:p w14:paraId="739CC09E" w14:textId="77777777" w:rsidR="006F3923" w:rsidRPr="00101105" w:rsidRDefault="006F3923" w:rsidP="006F3923">
      <w:pPr>
        <w:ind w:left="708" w:hanging="708"/>
        <w:jc w:val="both"/>
        <w:rPr>
          <w:rFonts w:cs="Arial"/>
          <w:b/>
          <w:i/>
          <w:sz w:val="20"/>
          <w:szCs w:val="20"/>
        </w:rPr>
      </w:pPr>
    </w:p>
    <w:p w14:paraId="5F966834" w14:textId="77777777" w:rsidR="006F3923" w:rsidRDefault="006F3923" w:rsidP="006F3923">
      <w:pPr>
        <w:ind w:left="708" w:hanging="708"/>
        <w:jc w:val="both"/>
        <w:rPr>
          <w:rFonts w:cs="Arial"/>
          <w:b/>
          <w:sz w:val="20"/>
          <w:szCs w:val="20"/>
          <w:lang w:val="nl-BE"/>
        </w:rPr>
      </w:pPr>
      <w:r>
        <w:rPr>
          <w:rFonts w:cs="Arial"/>
          <w:b/>
          <w:i/>
          <w:sz w:val="20"/>
          <w:szCs w:val="20"/>
          <w:lang w:val="nl-BE"/>
        </w:rPr>
        <w:t xml:space="preserve">Variant B </w:t>
      </w:r>
    </w:p>
    <w:p w14:paraId="28288801" w14:textId="77777777" w:rsidR="006F3923" w:rsidRDefault="006F3923" w:rsidP="006F3923">
      <w:pPr>
        <w:jc w:val="both"/>
        <w:rPr>
          <w:rFonts w:cs="Arial"/>
          <w:b/>
          <w:sz w:val="20"/>
          <w:szCs w:val="20"/>
          <w:lang w:val="nl-BE"/>
        </w:rPr>
      </w:pPr>
      <w:r>
        <w:rPr>
          <w:rFonts w:cs="Arial"/>
          <w:b/>
          <w:sz w:val="20"/>
          <w:szCs w:val="20"/>
          <w:lang w:val="nl-BE"/>
        </w:rPr>
        <w:t xml:space="preserve">             3…</w:t>
      </w:r>
      <w:r>
        <w:rPr>
          <w:rFonts w:cs="Arial"/>
          <w:b/>
          <w:sz w:val="20"/>
          <w:szCs w:val="20"/>
          <w:lang w:val="nl-BE"/>
        </w:rPr>
        <w:tab/>
      </w:r>
      <w:r>
        <w:rPr>
          <w:rFonts w:cs="Arial"/>
          <w:b/>
          <w:sz w:val="20"/>
          <w:szCs w:val="20"/>
          <w:lang w:val="nl-BE"/>
        </w:rPr>
        <w:tab/>
      </w:r>
      <w:r w:rsidRPr="00E7580E">
        <w:rPr>
          <w:rFonts w:cs="Arial"/>
          <w:b/>
          <w:sz w:val="20"/>
          <w:szCs w:val="20"/>
          <w:u w:val="single"/>
          <w:lang w:val="nl-BE"/>
        </w:rPr>
        <w:t>c1T</w:t>
      </w:r>
      <w:r>
        <w:rPr>
          <w:rFonts w:cs="Arial"/>
          <w:b/>
          <w:sz w:val="20"/>
          <w:szCs w:val="20"/>
          <w:lang w:val="nl-BE"/>
        </w:rPr>
        <w:t xml:space="preserve"> </w:t>
      </w:r>
    </w:p>
    <w:p w14:paraId="35F66488" w14:textId="77777777" w:rsidR="006F3923" w:rsidRDefault="006F3923" w:rsidP="006F3923">
      <w:pPr>
        <w:ind w:left="708" w:hanging="708"/>
        <w:jc w:val="both"/>
        <w:rPr>
          <w:rFonts w:cs="Arial"/>
          <w:b/>
          <w:sz w:val="20"/>
          <w:szCs w:val="20"/>
          <w:lang w:val="nl-BE"/>
        </w:rPr>
      </w:pPr>
      <w:r>
        <w:rPr>
          <w:rFonts w:cs="Arial"/>
          <w:b/>
          <w:sz w:val="20"/>
          <w:szCs w:val="20"/>
          <w:lang w:val="nl-BE"/>
        </w:rPr>
        <w:t xml:space="preserve">             4.Tg4+ </w:t>
      </w:r>
      <w:r>
        <w:rPr>
          <w:rFonts w:cs="Arial"/>
          <w:b/>
          <w:sz w:val="20"/>
          <w:szCs w:val="20"/>
          <w:lang w:val="nl-BE"/>
        </w:rPr>
        <w:tab/>
        <w:t xml:space="preserve">Lxg4 </w:t>
      </w:r>
    </w:p>
    <w:p w14:paraId="487B8AE6" w14:textId="77777777" w:rsidR="006F3923" w:rsidRPr="00B354CB" w:rsidRDefault="006F3923" w:rsidP="006F3923">
      <w:pPr>
        <w:rPr>
          <w:rFonts w:cs="Arial"/>
          <w:sz w:val="20"/>
          <w:szCs w:val="20"/>
          <w:lang w:val="en-GB"/>
        </w:rPr>
      </w:pPr>
      <w:r>
        <w:rPr>
          <w:rFonts w:cs="Arial"/>
          <w:sz w:val="20"/>
          <w:szCs w:val="20"/>
          <w:lang w:val="nl-BE"/>
        </w:rPr>
        <w:t>En pat. Of remise na bijvoorbeeld 4…Tc4</w:t>
      </w:r>
      <w:r w:rsidR="00856822">
        <w:rPr>
          <w:rFonts w:cs="Arial"/>
          <w:sz w:val="20"/>
          <w:szCs w:val="20"/>
          <w:lang w:val="nl-BE"/>
        </w:rPr>
        <w:t>?</w:t>
      </w:r>
      <w:r>
        <w:rPr>
          <w:rFonts w:cs="Arial"/>
          <w:sz w:val="20"/>
          <w:szCs w:val="20"/>
          <w:lang w:val="nl-BE"/>
        </w:rPr>
        <w:t xml:space="preserve"> </w:t>
      </w:r>
      <w:r w:rsidRPr="00B354CB">
        <w:rPr>
          <w:rFonts w:cs="Arial"/>
          <w:sz w:val="20"/>
          <w:szCs w:val="20"/>
          <w:lang w:val="en-GB"/>
        </w:rPr>
        <w:t xml:space="preserve">5.Txc4 Kxc4 6.Kxa3. </w:t>
      </w:r>
    </w:p>
    <w:p w14:paraId="468C7D0F" w14:textId="77777777" w:rsidR="006F3923" w:rsidRPr="00B354CB" w:rsidRDefault="006F3923" w:rsidP="006F3923">
      <w:pPr>
        <w:rPr>
          <w:rFonts w:cs="Arial"/>
          <w:b/>
          <w:i/>
          <w:sz w:val="20"/>
          <w:szCs w:val="20"/>
          <w:lang w:val="en-GB"/>
        </w:rPr>
      </w:pPr>
    </w:p>
    <w:p w14:paraId="16A68AAF" w14:textId="77777777" w:rsidR="006F3923" w:rsidRPr="00B354CB" w:rsidRDefault="006F3923" w:rsidP="006F3923">
      <w:pPr>
        <w:rPr>
          <w:rFonts w:cs="Arial"/>
          <w:b/>
          <w:i/>
          <w:sz w:val="20"/>
          <w:szCs w:val="20"/>
          <w:lang w:val="en-GB"/>
        </w:rPr>
      </w:pPr>
      <w:r w:rsidRPr="00B354CB">
        <w:rPr>
          <w:rFonts w:cs="Arial"/>
          <w:b/>
          <w:i/>
          <w:sz w:val="20"/>
          <w:szCs w:val="20"/>
          <w:lang w:val="en-GB"/>
        </w:rPr>
        <w:t xml:space="preserve">Variant C </w:t>
      </w:r>
    </w:p>
    <w:p w14:paraId="0E231413" w14:textId="77777777" w:rsidR="006F3923" w:rsidRDefault="006F3923" w:rsidP="006F3923">
      <w:pPr>
        <w:rPr>
          <w:rFonts w:cs="Arial"/>
          <w:sz w:val="20"/>
          <w:szCs w:val="20"/>
          <w:lang w:val="nl-BE"/>
        </w:rPr>
      </w:pPr>
      <w:r w:rsidRPr="00B354CB">
        <w:rPr>
          <w:rFonts w:cs="Arial"/>
          <w:b/>
          <w:sz w:val="20"/>
          <w:szCs w:val="20"/>
          <w:lang w:val="en-GB"/>
        </w:rPr>
        <w:t xml:space="preserve">             3…</w:t>
      </w:r>
      <w:r w:rsidRPr="00B354CB">
        <w:rPr>
          <w:rFonts w:cs="Arial"/>
          <w:b/>
          <w:sz w:val="20"/>
          <w:szCs w:val="20"/>
          <w:lang w:val="en-GB"/>
        </w:rPr>
        <w:tab/>
      </w:r>
      <w:r w:rsidRPr="00B354CB">
        <w:rPr>
          <w:rFonts w:cs="Arial"/>
          <w:b/>
          <w:sz w:val="20"/>
          <w:szCs w:val="20"/>
          <w:lang w:val="en-GB"/>
        </w:rPr>
        <w:tab/>
      </w:r>
      <w:r w:rsidRPr="00E7580E">
        <w:rPr>
          <w:rFonts w:cs="Arial"/>
          <w:b/>
          <w:sz w:val="20"/>
          <w:szCs w:val="20"/>
          <w:u w:val="single"/>
          <w:lang w:val="nl-BE"/>
        </w:rPr>
        <w:t>c1L</w:t>
      </w:r>
      <w:r>
        <w:rPr>
          <w:rFonts w:cs="Arial"/>
          <w:b/>
          <w:sz w:val="20"/>
          <w:szCs w:val="20"/>
          <w:lang w:val="nl-BE"/>
        </w:rPr>
        <w:t xml:space="preserve"> </w:t>
      </w:r>
    </w:p>
    <w:p w14:paraId="72C5CEBA" w14:textId="77777777" w:rsidR="006F3923" w:rsidRDefault="006F3923" w:rsidP="006F3923">
      <w:pPr>
        <w:ind w:left="708" w:hanging="708"/>
        <w:jc w:val="both"/>
        <w:rPr>
          <w:rFonts w:cs="Arial"/>
          <w:b/>
          <w:sz w:val="20"/>
          <w:szCs w:val="20"/>
          <w:lang w:val="nl-BE"/>
        </w:rPr>
      </w:pPr>
      <w:r>
        <w:rPr>
          <w:rFonts w:cs="Arial"/>
          <w:b/>
          <w:sz w:val="20"/>
          <w:szCs w:val="20"/>
          <w:lang w:val="nl-BE"/>
        </w:rPr>
        <w:t xml:space="preserve">             4.Tg3 </w:t>
      </w:r>
    </w:p>
    <w:p w14:paraId="2998ADC2" w14:textId="77777777" w:rsidR="006F3923" w:rsidRDefault="006F3923" w:rsidP="006F3923">
      <w:pPr>
        <w:jc w:val="both"/>
        <w:rPr>
          <w:rFonts w:cs="Arial"/>
          <w:sz w:val="20"/>
          <w:szCs w:val="20"/>
          <w:lang w:val="nl-BE"/>
        </w:rPr>
      </w:pPr>
      <w:r>
        <w:rPr>
          <w:rFonts w:cs="Arial"/>
          <w:sz w:val="20"/>
          <w:szCs w:val="20"/>
          <w:lang w:val="nl-BE"/>
        </w:rPr>
        <w:t xml:space="preserve">met remise volgens de </w:t>
      </w:r>
      <w:r>
        <w:rPr>
          <w:rFonts w:cs="Arial"/>
          <w:i/>
          <w:sz w:val="20"/>
          <w:szCs w:val="20"/>
          <w:lang w:val="nl-BE"/>
        </w:rPr>
        <w:t>Endgame</w:t>
      </w:r>
      <w:r>
        <w:rPr>
          <w:rFonts w:cs="Arial"/>
          <w:sz w:val="20"/>
          <w:szCs w:val="20"/>
          <w:lang w:val="nl-BE"/>
        </w:rPr>
        <w:t xml:space="preserve"> </w:t>
      </w:r>
      <w:r>
        <w:rPr>
          <w:rFonts w:cs="Arial"/>
          <w:i/>
          <w:sz w:val="20"/>
          <w:szCs w:val="20"/>
          <w:lang w:val="nl-BE"/>
        </w:rPr>
        <w:t xml:space="preserve">Tablebase </w:t>
      </w:r>
      <w:r>
        <w:rPr>
          <w:rFonts w:cs="Arial"/>
          <w:sz w:val="20"/>
          <w:szCs w:val="20"/>
          <w:lang w:val="nl-BE"/>
        </w:rPr>
        <w:t xml:space="preserve">van </w:t>
      </w:r>
      <w:r>
        <w:rPr>
          <w:rFonts w:cs="Arial"/>
          <w:i/>
          <w:sz w:val="20"/>
          <w:szCs w:val="20"/>
          <w:lang w:val="nl-BE"/>
        </w:rPr>
        <w:t>Nalimov</w:t>
      </w:r>
      <w:r>
        <w:rPr>
          <w:rFonts w:cs="Arial"/>
          <w:sz w:val="20"/>
          <w:szCs w:val="20"/>
          <w:lang w:val="nl-BE"/>
        </w:rPr>
        <w:t>,</w:t>
      </w:r>
      <w:r>
        <w:rPr>
          <w:rFonts w:cs="Arial"/>
          <w:i/>
          <w:sz w:val="20"/>
          <w:szCs w:val="20"/>
          <w:lang w:val="nl-BE"/>
        </w:rPr>
        <w:t xml:space="preserve"> </w:t>
      </w:r>
      <w:r>
        <w:rPr>
          <w:rFonts w:cs="Arial"/>
          <w:sz w:val="20"/>
          <w:szCs w:val="20"/>
          <w:lang w:val="nl-BE"/>
        </w:rPr>
        <w:t xml:space="preserve">bijvoor-beeld: </w:t>
      </w:r>
    </w:p>
    <w:p w14:paraId="614EAC70" w14:textId="77777777" w:rsidR="006F3923" w:rsidRDefault="006F3923" w:rsidP="006F3923">
      <w:pPr>
        <w:ind w:left="708" w:hanging="708"/>
        <w:jc w:val="both"/>
        <w:rPr>
          <w:rFonts w:cs="Arial"/>
          <w:b/>
          <w:sz w:val="20"/>
          <w:szCs w:val="20"/>
          <w:lang w:val="nl-BE"/>
        </w:rPr>
      </w:pPr>
      <w:r>
        <w:rPr>
          <w:rFonts w:cs="Arial"/>
          <w:b/>
          <w:sz w:val="20"/>
          <w:szCs w:val="20"/>
          <w:lang w:val="nl-BE"/>
        </w:rPr>
        <w:t xml:space="preserve">             4…</w:t>
      </w:r>
      <w:r>
        <w:rPr>
          <w:rFonts w:cs="Arial"/>
          <w:b/>
          <w:sz w:val="20"/>
          <w:szCs w:val="20"/>
          <w:lang w:val="nl-BE"/>
        </w:rPr>
        <w:tab/>
      </w:r>
      <w:r>
        <w:rPr>
          <w:rFonts w:cs="Arial"/>
          <w:b/>
          <w:sz w:val="20"/>
          <w:szCs w:val="20"/>
          <w:lang w:val="nl-BE"/>
        </w:rPr>
        <w:tab/>
        <w:t xml:space="preserve">Lh5 </w:t>
      </w:r>
    </w:p>
    <w:p w14:paraId="223A3109" w14:textId="77777777" w:rsidR="006F3923" w:rsidRDefault="006F3923" w:rsidP="006F3923">
      <w:pPr>
        <w:ind w:left="708" w:hanging="708"/>
        <w:jc w:val="both"/>
        <w:rPr>
          <w:rFonts w:cs="Arial"/>
          <w:b/>
          <w:sz w:val="20"/>
          <w:szCs w:val="20"/>
          <w:lang w:val="nl-BE"/>
        </w:rPr>
      </w:pPr>
      <w:r>
        <w:rPr>
          <w:rFonts w:cs="Arial"/>
          <w:b/>
          <w:sz w:val="20"/>
          <w:szCs w:val="20"/>
          <w:lang w:val="nl-BE"/>
        </w:rPr>
        <w:t xml:space="preserve">             5.Tb3 </w:t>
      </w:r>
      <w:r>
        <w:rPr>
          <w:rFonts w:cs="Arial"/>
          <w:b/>
          <w:sz w:val="20"/>
          <w:szCs w:val="20"/>
          <w:lang w:val="nl-BE"/>
        </w:rPr>
        <w:tab/>
      </w:r>
      <w:r>
        <w:rPr>
          <w:rFonts w:cs="Arial"/>
          <w:b/>
          <w:sz w:val="20"/>
          <w:szCs w:val="20"/>
          <w:lang w:val="nl-BE"/>
        </w:rPr>
        <w:tab/>
        <w:t xml:space="preserve">Ka4 </w:t>
      </w:r>
    </w:p>
    <w:p w14:paraId="2D77F2C6" w14:textId="77777777" w:rsidR="006F3923" w:rsidRDefault="006F3923" w:rsidP="006F3923">
      <w:pPr>
        <w:ind w:left="708" w:hanging="708"/>
        <w:jc w:val="both"/>
        <w:rPr>
          <w:rFonts w:cs="Arial"/>
          <w:b/>
          <w:sz w:val="20"/>
          <w:szCs w:val="20"/>
          <w:lang w:val="nl-BE"/>
        </w:rPr>
      </w:pPr>
      <w:r>
        <w:rPr>
          <w:rFonts w:cs="Arial"/>
          <w:b/>
          <w:sz w:val="20"/>
          <w:szCs w:val="20"/>
          <w:lang w:val="nl-BE"/>
        </w:rPr>
        <w:t xml:space="preserve">             6.Tb7 </w:t>
      </w:r>
      <w:r>
        <w:rPr>
          <w:rFonts w:cs="Arial"/>
          <w:b/>
          <w:sz w:val="20"/>
          <w:szCs w:val="20"/>
          <w:lang w:val="nl-BE"/>
        </w:rPr>
        <w:tab/>
      </w:r>
      <w:r>
        <w:rPr>
          <w:rFonts w:cs="Arial"/>
          <w:b/>
          <w:sz w:val="20"/>
          <w:szCs w:val="20"/>
          <w:lang w:val="nl-BE"/>
        </w:rPr>
        <w:tab/>
        <w:t xml:space="preserve">Lf3 </w:t>
      </w:r>
    </w:p>
    <w:p w14:paraId="6DA95ADC" w14:textId="77777777" w:rsidR="006F3923" w:rsidRDefault="006F3923" w:rsidP="006F3923">
      <w:pPr>
        <w:ind w:left="708" w:hanging="708"/>
        <w:jc w:val="both"/>
        <w:rPr>
          <w:rFonts w:cs="Arial"/>
          <w:b/>
          <w:sz w:val="20"/>
          <w:szCs w:val="20"/>
          <w:lang w:val="nl-BE"/>
        </w:rPr>
      </w:pPr>
      <w:r>
        <w:rPr>
          <w:rFonts w:cs="Arial"/>
          <w:b/>
          <w:sz w:val="20"/>
          <w:szCs w:val="20"/>
          <w:lang w:val="nl-BE"/>
        </w:rPr>
        <w:t xml:space="preserve">             7.Td7 </w:t>
      </w:r>
      <w:r>
        <w:rPr>
          <w:rFonts w:cs="Arial"/>
          <w:b/>
          <w:sz w:val="20"/>
          <w:szCs w:val="20"/>
          <w:lang w:val="nl-BE"/>
        </w:rPr>
        <w:tab/>
      </w:r>
      <w:r>
        <w:rPr>
          <w:rFonts w:cs="Arial"/>
          <w:b/>
          <w:sz w:val="20"/>
          <w:szCs w:val="20"/>
          <w:lang w:val="nl-BE"/>
        </w:rPr>
        <w:tab/>
        <w:t xml:space="preserve">Lb2 </w:t>
      </w:r>
    </w:p>
    <w:p w14:paraId="150FAE53" w14:textId="77777777" w:rsidR="006F3923" w:rsidRDefault="006F3923" w:rsidP="006F3923">
      <w:pPr>
        <w:ind w:left="708" w:hanging="708"/>
        <w:jc w:val="both"/>
        <w:rPr>
          <w:rFonts w:cs="Arial"/>
          <w:b/>
          <w:sz w:val="20"/>
          <w:szCs w:val="20"/>
          <w:lang w:val="nl-BE"/>
        </w:rPr>
      </w:pPr>
      <w:r>
        <w:rPr>
          <w:rFonts w:cs="Arial"/>
          <w:b/>
          <w:sz w:val="20"/>
          <w:szCs w:val="20"/>
          <w:lang w:val="nl-BE"/>
        </w:rPr>
        <w:t xml:space="preserve">             8.Td2</w:t>
      </w:r>
      <w:r>
        <w:rPr>
          <w:rFonts w:cs="Arial"/>
          <w:b/>
          <w:sz w:val="20"/>
          <w:szCs w:val="20"/>
          <w:lang w:val="nl-BE"/>
        </w:rPr>
        <w:tab/>
        <w:t xml:space="preserve"> </w:t>
      </w:r>
      <w:r>
        <w:rPr>
          <w:rFonts w:cs="Arial"/>
          <w:b/>
          <w:sz w:val="20"/>
          <w:szCs w:val="20"/>
          <w:lang w:val="nl-BE"/>
        </w:rPr>
        <w:tab/>
        <w:t xml:space="preserve">Lg4 </w:t>
      </w:r>
    </w:p>
    <w:p w14:paraId="159F5822" w14:textId="77777777" w:rsidR="006F3923" w:rsidRDefault="006F3923" w:rsidP="006F3923">
      <w:pPr>
        <w:ind w:left="708" w:hanging="708"/>
        <w:jc w:val="both"/>
        <w:rPr>
          <w:rFonts w:cs="Arial"/>
          <w:b/>
          <w:sz w:val="20"/>
          <w:szCs w:val="20"/>
          <w:lang w:val="nl-BE"/>
        </w:rPr>
      </w:pPr>
      <w:r>
        <w:rPr>
          <w:rFonts w:cs="Arial"/>
          <w:b/>
          <w:sz w:val="20"/>
          <w:szCs w:val="20"/>
          <w:lang w:val="nl-BE"/>
        </w:rPr>
        <w:t xml:space="preserve">             9.Txb2 </w:t>
      </w:r>
      <w:r>
        <w:rPr>
          <w:rFonts w:cs="Arial"/>
          <w:b/>
          <w:sz w:val="20"/>
          <w:szCs w:val="20"/>
          <w:lang w:val="nl-BE"/>
        </w:rPr>
        <w:tab/>
      </w:r>
      <w:r>
        <w:rPr>
          <w:rFonts w:cs="Arial"/>
          <w:b/>
          <w:sz w:val="20"/>
          <w:szCs w:val="20"/>
          <w:lang w:val="nl-BE"/>
        </w:rPr>
        <w:tab/>
        <w:t xml:space="preserve">axb2 </w:t>
      </w:r>
    </w:p>
    <w:p w14:paraId="1D04C9C0" w14:textId="77777777" w:rsidR="006F3923" w:rsidRDefault="006F3923" w:rsidP="006F3923">
      <w:pPr>
        <w:ind w:left="708" w:hanging="708"/>
        <w:jc w:val="both"/>
        <w:rPr>
          <w:rFonts w:cs="Arial"/>
          <w:sz w:val="20"/>
          <w:szCs w:val="20"/>
          <w:lang w:val="nl-BE"/>
        </w:rPr>
      </w:pPr>
      <w:r>
        <w:rPr>
          <w:rFonts w:cs="Arial"/>
          <w:b/>
          <w:sz w:val="20"/>
          <w:szCs w:val="20"/>
          <w:lang w:val="nl-BE"/>
        </w:rPr>
        <w:t xml:space="preserve">           10.Kxb2</w:t>
      </w:r>
      <w:r>
        <w:rPr>
          <w:rFonts w:cs="Arial"/>
          <w:sz w:val="20"/>
          <w:szCs w:val="20"/>
          <w:lang w:val="nl-BE"/>
        </w:rPr>
        <w:t xml:space="preserve"> </w:t>
      </w:r>
    </w:p>
    <w:p w14:paraId="5BBC8378" w14:textId="77777777" w:rsidR="006F3923" w:rsidRDefault="006F3923" w:rsidP="006F3923">
      <w:pPr>
        <w:ind w:left="708" w:hanging="708"/>
        <w:jc w:val="both"/>
        <w:rPr>
          <w:rFonts w:cs="Arial"/>
          <w:sz w:val="20"/>
          <w:szCs w:val="20"/>
          <w:lang w:val="nl-BE"/>
        </w:rPr>
      </w:pPr>
      <w:r>
        <w:rPr>
          <w:rFonts w:cs="Arial"/>
          <w:sz w:val="20"/>
          <w:szCs w:val="20"/>
          <w:lang w:val="nl-BE"/>
        </w:rPr>
        <w:t xml:space="preserve">enzovoort.  </w:t>
      </w:r>
    </w:p>
    <w:p w14:paraId="6A0C7FB0" w14:textId="77777777" w:rsidR="006F3923" w:rsidRDefault="006F3923" w:rsidP="006F3923">
      <w:pPr>
        <w:jc w:val="both"/>
        <w:rPr>
          <w:rFonts w:cs="Arial"/>
          <w:sz w:val="20"/>
          <w:szCs w:val="20"/>
          <w:lang w:val="nl-BE"/>
        </w:rPr>
      </w:pPr>
    </w:p>
    <w:p w14:paraId="7C8B6EC2" w14:textId="77777777" w:rsidR="006F3923" w:rsidRDefault="006F3923" w:rsidP="006F3923">
      <w:pPr>
        <w:jc w:val="both"/>
        <w:rPr>
          <w:rFonts w:cs="Arial"/>
          <w:i/>
          <w:sz w:val="20"/>
          <w:szCs w:val="20"/>
          <w:lang w:val="nl-BE"/>
        </w:rPr>
      </w:pPr>
      <w:r>
        <w:rPr>
          <w:rFonts w:cs="Arial"/>
          <w:b/>
          <w:i/>
          <w:sz w:val="20"/>
          <w:szCs w:val="20"/>
          <w:lang w:val="nl-BE"/>
        </w:rPr>
        <w:t xml:space="preserve">Variant D </w:t>
      </w:r>
    </w:p>
    <w:p w14:paraId="0C24F0EE" w14:textId="77777777" w:rsidR="006F3923" w:rsidRPr="00262F1C" w:rsidRDefault="006F3923" w:rsidP="006F3923">
      <w:pPr>
        <w:ind w:left="708" w:hanging="708"/>
        <w:jc w:val="both"/>
        <w:rPr>
          <w:rFonts w:cs="Arial"/>
          <w:sz w:val="20"/>
          <w:szCs w:val="20"/>
          <w:u w:val="single"/>
          <w:lang w:val="nl-BE"/>
        </w:rPr>
      </w:pPr>
      <w:r>
        <w:rPr>
          <w:rFonts w:cs="Arial"/>
          <w:b/>
          <w:sz w:val="20"/>
          <w:szCs w:val="20"/>
          <w:lang w:val="nl-BE"/>
        </w:rPr>
        <w:tab/>
        <w:t>3…</w:t>
      </w:r>
      <w:r>
        <w:rPr>
          <w:rFonts w:cs="Arial"/>
          <w:b/>
          <w:sz w:val="20"/>
          <w:szCs w:val="20"/>
          <w:lang w:val="nl-BE"/>
        </w:rPr>
        <w:tab/>
      </w:r>
      <w:r>
        <w:rPr>
          <w:rFonts w:cs="Arial"/>
          <w:b/>
          <w:sz w:val="20"/>
          <w:szCs w:val="20"/>
          <w:lang w:val="nl-BE"/>
        </w:rPr>
        <w:tab/>
      </w:r>
      <w:r w:rsidRPr="00262F1C">
        <w:rPr>
          <w:rFonts w:cs="Arial"/>
          <w:b/>
          <w:sz w:val="20"/>
          <w:szCs w:val="20"/>
          <w:u w:val="single"/>
          <w:lang w:val="nl-BE"/>
        </w:rPr>
        <w:t xml:space="preserve">c1P+ </w:t>
      </w:r>
    </w:p>
    <w:p w14:paraId="003B9608" w14:textId="77777777" w:rsidR="006F3923" w:rsidRDefault="006F3923" w:rsidP="006F3923">
      <w:pPr>
        <w:ind w:left="708" w:hanging="708"/>
        <w:jc w:val="both"/>
        <w:rPr>
          <w:rFonts w:cs="Arial"/>
          <w:b/>
          <w:sz w:val="20"/>
          <w:szCs w:val="20"/>
          <w:lang w:val="nl-BE"/>
        </w:rPr>
      </w:pPr>
      <w:r>
        <w:rPr>
          <w:rFonts w:cs="Arial"/>
          <w:b/>
          <w:sz w:val="20"/>
          <w:szCs w:val="20"/>
          <w:lang w:val="nl-BE"/>
        </w:rPr>
        <w:tab/>
        <w:t xml:space="preserve">4.Ka(b)1 </w:t>
      </w:r>
    </w:p>
    <w:p w14:paraId="08F773E5" w14:textId="77777777" w:rsidR="006F3923" w:rsidRDefault="006F3923" w:rsidP="006F3923">
      <w:pPr>
        <w:jc w:val="both"/>
        <w:rPr>
          <w:rFonts w:cs="Arial"/>
          <w:sz w:val="20"/>
          <w:szCs w:val="20"/>
          <w:lang w:val="nl-BE"/>
        </w:rPr>
      </w:pPr>
      <w:r>
        <w:rPr>
          <w:rFonts w:cs="Arial"/>
          <w:sz w:val="20"/>
          <w:szCs w:val="20"/>
          <w:lang w:val="nl-BE"/>
        </w:rPr>
        <w:t>en ook hier remise wegens mate-riaalgebrek.</w:t>
      </w:r>
    </w:p>
    <w:p w14:paraId="1825DA82" w14:textId="77777777" w:rsidR="006F3923" w:rsidRDefault="006F3923" w:rsidP="006F3923">
      <w:pPr>
        <w:jc w:val="both"/>
        <w:rPr>
          <w:rFonts w:cs="Arial"/>
          <w:sz w:val="20"/>
          <w:szCs w:val="20"/>
          <w:lang w:val="nl-BE"/>
        </w:rPr>
      </w:pPr>
    </w:p>
    <w:p w14:paraId="7F3C658F" w14:textId="77777777" w:rsidR="006F3923" w:rsidRDefault="006F3923" w:rsidP="006F3923">
      <w:pPr>
        <w:jc w:val="both"/>
        <w:rPr>
          <w:rFonts w:cs="Arial"/>
          <w:sz w:val="20"/>
          <w:szCs w:val="20"/>
          <w:lang w:val="nl-BE"/>
        </w:rPr>
      </w:pPr>
    </w:p>
    <w:p w14:paraId="4B1126AE" w14:textId="77777777" w:rsidR="006F3923" w:rsidRDefault="006F3923" w:rsidP="006F3923">
      <w:pPr>
        <w:jc w:val="both"/>
        <w:rPr>
          <w:rFonts w:cs="Arial"/>
          <w:sz w:val="20"/>
          <w:szCs w:val="20"/>
          <w:lang w:val="nl-BE"/>
        </w:rPr>
      </w:pPr>
    </w:p>
    <w:p w14:paraId="6C05CFE1" w14:textId="77777777" w:rsidR="006F3923" w:rsidRDefault="006F3923" w:rsidP="006F3923">
      <w:pPr>
        <w:jc w:val="both"/>
        <w:rPr>
          <w:rFonts w:cs="Arial"/>
          <w:sz w:val="20"/>
          <w:szCs w:val="20"/>
          <w:lang w:val="nl-BE"/>
        </w:rPr>
      </w:pPr>
    </w:p>
    <w:p w14:paraId="3604CF71" w14:textId="77777777" w:rsidR="006F3923" w:rsidRDefault="006F3923" w:rsidP="006F3923">
      <w:pPr>
        <w:jc w:val="both"/>
        <w:rPr>
          <w:rFonts w:cs="Arial"/>
          <w:sz w:val="20"/>
          <w:szCs w:val="20"/>
          <w:lang w:val="nl-BE"/>
        </w:rPr>
      </w:pPr>
    </w:p>
    <w:p w14:paraId="719700AF" w14:textId="77777777" w:rsidR="006F3923" w:rsidRDefault="006F3923" w:rsidP="006F3923">
      <w:pPr>
        <w:jc w:val="both"/>
        <w:rPr>
          <w:rFonts w:cs="Arial"/>
          <w:sz w:val="20"/>
          <w:szCs w:val="20"/>
          <w:lang w:val="nl-BE"/>
        </w:rPr>
      </w:pPr>
    </w:p>
    <w:p w14:paraId="49022339" w14:textId="77777777" w:rsidR="006F3923" w:rsidRDefault="006F3923" w:rsidP="006F3923">
      <w:pPr>
        <w:jc w:val="both"/>
        <w:rPr>
          <w:rFonts w:cs="Arial"/>
          <w:sz w:val="20"/>
          <w:szCs w:val="20"/>
          <w:lang w:val="nl-BE"/>
        </w:rPr>
      </w:pPr>
    </w:p>
    <w:p w14:paraId="720E200A" w14:textId="77777777" w:rsidR="006F3923" w:rsidRDefault="006F3923" w:rsidP="006F3923">
      <w:pPr>
        <w:jc w:val="both"/>
        <w:rPr>
          <w:rFonts w:cs="Arial"/>
          <w:sz w:val="20"/>
          <w:szCs w:val="20"/>
          <w:lang w:val="nl-BE"/>
        </w:rPr>
      </w:pPr>
      <w:r>
        <w:rPr>
          <w:rFonts w:cs="Arial"/>
          <w:sz w:val="20"/>
          <w:szCs w:val="20"/>
          <w:lang w:val="nl-BE"/>
        </w:rPr>
        <w:t>Pet af voor de bordspeler die in een wedstrijd de remisezet 3.Tg5 vindt!</w:t>
      </w:r>
    </w:p>
    <w:p w14:paraId="22F013C6" w14:textId="77777777" w:rsidR="006F3923" w:rsidRDefault="006F3923" w:rsidP="006F3923">
      <w:pPr>
        <w:jc w:val="both"/>
        <w:rPr>
          <w:rFonts w:cs="Arial"/>
          <w:sz w:val="20"/>
          <w:szCs w:val="20"/>
          <w:lang w:val="nl-BE"/>
        </w:rPr>
      </w:pPr>
    </w:p>
    <w:p w14:paraId="6F335B62" w14:textId="77777777" w:rsidR="006F3923" w:rsidRDefault="006F3923" w:rsidP="006F3923">
      <w:pPr>
        <w:pStyle w:val="03aText"/>
        <w:rPr>
          <w:lang w:val="en-GB" w:eastAsia="nl-BE"/>
        </w:rPr>
      </w:pPr>
      <w:r>
        <w:rPr>
          <w:lang w:val="en-GB" w:eastAsia="nl-BE"/>
        </w:rPr>
        <w:t>José A. Copié schreef: “</w:t>
      </w:r>
      <w:r>
        <w:rPr>
          <w:i/>
          <w:lang w:val="en-GB" w:eastAsia="nl-BE"/>
        </w:rPr>
        <w:t>Un traba-jo atractivo de original idea, espe-cialmente por el quinto movimien-to de las piezas blancas que pro-duce los temas de ahogo, junto al de tablas posicionales.</w:t>
      </w:r>
      <w:r>
        <w:rPr>
          <w:lang w:val="en-GB" w:eastAsia="nl-BE"/>
        </w:rPr>
        <w:t>”</w:t>
      </w:r>
    </w:p>
    <w:p w14:paraId="2045B13E" w14:textId="77777777" w:rsidR="006F3923" w:rsidRDefault="006F3923" w:rsidP="006F3923">
      <w:pPr>
        <w:jc w:val="both"/>
        <w:rPr>
          <w:rFonts w:cs="Arial"/>
          <w:sz w:val="20"/>
          <w:szCs w:val="20"/>
          <w:lang w:val="en-GB"/>
        </w:rPr>
      </w:pPr>
    </w:p>
    <w:p w14:paraId="2CAD6E11" w14:textId="77777777" w:rsidR="006F3923" w:rsidRDefault="006F3923" w:rsidP="006F3923">
      <w:pPr>
        <w:jc w:val="both"/>
        <w:rPr>
          <w:rFonts w:cs="Arial"/>
          <w:i/>
          <w:sz w:val="20"/>
          <w:szCs w:val="20"/>
          <w:lang w:val="en-GB"/>
        </w:rPr>
      </w:pPr>
      <w:r>
        <w:rPr>
          <w:rFonts w:cs="Arial"/>
          <w:sz w:val="20"/>
          <w:szCs w:val="20"/>
          <w:lang w:val="en-GB"/>
        </w:rPr>
        <w:t xml:space="preserve">Iury Akobia vond het: </w:t>
      </w:r>
      <w:r>
        <w:rPr>
          <w:rFonts w:cs="Arial"/>
          <w:i/>
          <w:sz w:val="20"/>
          <w:szCs w:val="20"/>
          <w:lang w:val="en-GB"/>
        </w:rPr>
        <w:t>“An attempt to develop a well-known idea fur-ther, but the play is very short</w:t>
      </w:r>
      <w:r w:rsidR="00700B52">
        <w:rPr>
          <w:rFonts w:cs="Arial"/>
          <w:i/>
          <w:sz w:val="20"/>
          <w:szCs w:val="20"/>
          <w:lang w:val="en-GB"/>
        </w:rPr>
        <w:t>.”</w:t>
      </w:r>
    </w:p>
    <w:p w14:paraId="14645426" w14:textId="77777777" w:rsidR="006F3923" w:rsidRDefault="006F3923" w:rsidP="006F3923">
      <w:pPr>
        <w:jc w:val="center"/>
        <w:rPr>
          <w:rFonts w:cs="Arial"/>
          <w:sz w:val="20"/>
          <w:szCs w:val="20"/>
          <w:lang w:val="en-GB"/>
        </w:rPr>
      </w:pPr>
    </w:p>
    <w:p w14:paraId="67FD04B4" w14:textId="77777777" w:rsidR="006F3923" w:rsidRDefault="00F05E58" w:rsidP="006F3923">
      <w:pPr>
        <w:rPr>
          <w:rFonts w:cs="Arial"/>
          <w:sz w:val="20"/>
          <w:szCs w:val="20"/>
          <w:lang w:val="nl-BE"/>
        </w:rPr>
      </w:pPr>
      <w:r>
        <w:rPr>
          <w:rFonts w:cs="Arial"/>
          <w:sz w:val="20"/>
          <w:szCs w:val="20"/>
          <w:lang w:val="nl-BE"/>
        </w:rPr>
        <w:t>Ja precies</w:t>
      </w:r>
      <w:r w:rsidR="0041214C">
        <w:rPr>
          <w:rFonts w:cs="Arial"/>
          <w:sz w:val="20"/>
          <w:szCs w:val="20"/>
          <w:lang w:val="nl-BE"/>
        </w:rPr>
        <w:t>, kort en krachtig!</w:t>
      </w:r>
    </w:p>
    <w:p w14:paraId="70AA517E" w14:textId="77777777" w:rsidR="006F3923" w:rsidRDefault="006F3923" w:rsidP="006F3923">
      <w:pPr>
        <w:jc w:val="center"/>
        <w:rPr>
          <w:rFonts w:cs="Arial"/>
          <w:sz w:val="20"/>
          <w:szCs w:val="20"/>
          <w:lang w:val="nl-BE"/>
        </w:rPr>
      </w:pPr>
      <w:r>
        <w:rPr>
          <w:rFonts w:cs="Arial"/>
          <w:sz w:val="20"/>
          <w:szCs w:val="20"/>
          <w:lang w:val="nl-BE"/>
        </w:rPr>
        <w:br w:type="page"/>
      </w:r>
      <w:r w:rsidR="00C55034">
        <w:rPr>
          <w:rFonts w:cs="Arial"/>
          <w:b/>
          <w:sz w:val="20"/>
          <w:szCs w:val="20"/>
          <w:lang w:val="nl-BE"/>
        </w:rPr>
        <w:lastRenderedPageBreak/>
        <w:t xml:space="preserve">- </w:t>
      </w:r>
      <w:r w:rsidR="003179B0">
        <w:rPr>
          <w:rFonts w:cs="Arial"/>
          <w:b/>
          <w:sz w:val="20"/>
          <w:szCs w:val="20"/>
          <w:lang w:val="nl-BE"/>
        </w:rPr>
        <w:t>29</w:t>
      </w:r>
      <w:r w:rsidR="00962A5D">
        <w:rPr>
          <w:rFonts w:cs="Arial"/>
          <w:b/>
          <w:sz w:val="20"/>
          <w:szCs w:val="20"/>
          <w:lang w:val="nl-BE"/>
        </w:rPr>
        <w:t>7</w:t>
      </w:r>
      <w:r>
        <w:rPr>
          <w:rFonts w:cs="Arial"/>
          <w:b/>
          <w:sz w:val="20"/>
          <w:szCs w:val="20"/>
          <w:lang w:val="nl-BE"/>
        </w:rPr>
        <w:t xml:space="preserve"> -</w:t>
      </w:r>
    </w:p>
    <w:p w14:paraId="51054263" w14:textId="77777777" w:rsidR="006F3923" w:rsidRDefault="006F3923" w:rsidP="006F3923">
      <w:pPr>
        <w:spacing w:line="190" w:lineRule="exact"/>
        <w:jc w:val="center"/>
        <w:rPr>
          <w:rFonts w:cs="Arial"/>
          <w:sz w:val="20"/>
          <w:szCs w:val="20"/>
          <w:lang w:val="nl-BE"/>
        </w:rPr>
      </w:pPr>
    </w:p>
    <w:p w14:paraId="51D0B44B"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2008</w:t>
      </w:r>
    </w:p>
    <w:p w14:paraId="4EA18367" w14:textId="77777777" w:rsidR="00B418C7" w:rsidRPr="00B418C7" w:rsidRDefault="00B418C7" w:rsidP="006F3923">
      <w:pPr>
        <w:spacing w:line="190" w:lineRule="exact"/>
        <w:jc w:val="center"/>
        <w:rPr>
          <w:rFonts w:cs="Arial"/>
          <w:sz w:val="20"/>
          <w:szCs w:val="20"/>
          <w:lang w:val="nl-BE"/>
        </w:rPr>
      </w:pPr>
      <w:r>
        <w:rPr>
          <w:rFonts w:cs="Arial"/>
          <w:i/>
          <w:sz w:val="20"/>
          <w:szCs w:val="20"/>
          <w:lang w:val="nl-BE"/>
        </w:rPr>
        <w:t xml:space="preserve">Probleemblad, </w:t>
      </w:r>
      <w:r>
        <w:rPr>
          <w:rFonts w:cs="Arial"/>
          <w:sz w:val="20"/>
          <w:szCs w:val="20"/>
          <w:lang w:val="nl-BE"/>
        </w:rPr>
        <w:t>2016</w:t>
      </w:r>
    </w:p>
    <w:p w14:paraId="253ADE50" w14:textId="77777777" w:rsidR="006F3923" w:rsidRDefault="006F3923" w:rsidP="006F3923">
      <w:pPr>
        <w:spacing w:line="190" w:lineRule="exact"/>
        <w:jc w:val="center"/>
        <w:rPr>
          <w:rFonts w:cs="Arial"/>
          <w:i/>
          <w:sz w:val="20"/>
          <w:szCs w:val="20"/>
          <w:lang w:val="nl-BE"/>
        </w:rPr>
      </w:pPr>
    </w:p>
    <w:p w14:paraId="5E6F5902" w14:textId="77777777" w:rsidR="006F3923" w:rsidRDefault="00990285" w:rsidP="006F3923">
      <w:pPr>
        <w:jc w:val="both"/>
        <w:rPr>
          <w:rFonts w:cs="Arial"/>
          <w:sz w:val="20"/>
          <w:szCs w:val="20"/>
          <w:lang w:val="nl-BE"/>
        </w:rPr>
      </w:pPr>
      <w:r>
        <w:object w:dxaOrig="1440" w:dyaOrig="1440" w14:anchorId="4575BC94">
          <v:shape id="_x0000_s1370" type="#_x0000_t75" style="position:absolute;left:0;text-align:left;margin-left:0;margin-top:.3pt;width:152.25pt;height:152.25pt;z-index:251692032;mso-position-horizontal:center">
            <v:imagedata r:id="rId590" o:title=""/>
            <w10:wrap type="square"/>
          </v:shape>
          <o:OLEObject Type="Embed" ProgID="CorelDRAW.Graphic.12" ShapeID="_x0000_s1370" DrawAspect="Content" ObjectID="_1587467755" r:id="rId591"/>
        </w:object>
      </w:r>
    </w:p>
    <w:p w14:paraId="70B69989" w14:textId="77777777" w:rsidR="006F3923" w:rsidRDefault="006F3923" w:rsidP="006F3923">
      <w:pPr>
        <w:jc w:val="both"/>
        <w:rPr>
          <w:rFonts w:cs="Arial"/>
          <w:i/>
          <w:sz w:val="20"/>
          <w:szCs w:val="20"/>
          <w:lang w:val="nl-BE"/>
        </w:rPr>
      </w:pPr>
      <w:r>
        <w:rPr>
          <w:rFonts w:cs="Arial"/>
          <w:b/>
          <w:lang w:val="nl-BE"/>
        </w:rPr>
        <w:t>+</w:t>
      </w:r>
      <w:r>
        <w:rPr>
          <w:rFonts w:cs="Arial"/>
          <w:sz w:val="20"/>
          <w:szCs w:val="20"/>
          <w:lang w:val="nl-BE"/>
        </w:rPr>
        <w:t xml:space="preserve">                              3041.32 b2a7</w:t>
      </w:r>
    </w:p>
    <w:p w14:paraId="282D079E" w14:textId="77777777" w:rsidR="006F3923" w:rsidRDefault="006F3923" w:rsidP="006F3923">
      <w:pPr>
        <w:jc w:val="both"/>
        <w:rPr>
          <w:rFonts w:cs="Arial"/>
          <w:sz w:val="20"/>
          <w:szCs w:val="20"/>
          <w:lang w:val="nl-BE"/>
        </w:rPr>
      </w:pPr>
    </w:p>
    <w:p w14:paraId="628A1323" w14:textId="77777777" w:rsidR="006F3923" w:rsidRDefault="006F3923" w:rsidP="006F3923">
      <w:pPr>
        <w:jc w:val="both"/>
        <w:rPr>
          <w:rFonts w:cs="Arial"/>
          <w:sz w:val="20"/>
          <w:szCs w:val="20"/>
          <w:lang w:val="nl-BE"/>
        </w:rPr>
      </w:pPr>
      <w:r>
        <w:rPr>
          <w:rFonts w:cs="Arial"/>
          <w:sz w:val="20"/>
          <w:szCs w:val="20"/>
          <w:lang w:val="nl-BE"/>
        </w:rPr>
        <w:t>Omdat er een tweede zwarte da-me dreigt heeft wit de keuze tus-sen de eigen pionpromotie of het onmiddellijk slaan van de dame of de loper, maar kiest</w:t>
      </w:r>
      <w:r w:rsidR="004D16E9">
        <w:rPr>
          <w:rFonts w:cs="Arial"/>
          <w:sz w:val="20"/>
          <w:szCs w:val="20"/>
          <w:lang w:val="nl-BE"/>
        </w:rPr>
        <w:t xml:space="preserve"> dan</w:t>
      </w:r>
      <w:r>
        <w:rPr>
          <w:rFonts w:cs="Arial"/>
          <w:sz w:val="20"/>
          <w:szCs w:val="20"/>
          <w:lang w:val="nl-BE"/>
        </w:rPr>
        <w:t xml:space="preserve"> uitein</w:t>
      </w:r>
      <w:r w:rsidR="004D16E9">
        <w:rPr>
          <w:rFonts w:cs="Arial"/>
          <w:sz w:val="20"/>
          <w:szCs w:val="20"/>
          <w:lang w:val="nl-BE"/>
        </w:rPr>
        <w:t>-</w:t>
      </w:r>
      <w:r>
        <w:rPr>
          <w:rFonts w:cs="Arial"/>
          <w:sz w:val="20"/>
          <w:szCs w:val="20"/>
          <w:lang w:val="nl-BE"/>
        </w:rPr>
        <w:t xml:space="preserve">delijk voor een paardvork: </w:t>
      </w:r>
    </w:p>
    <w:p w14:paraId="660CFE47" w14:textId="77777777" w:rsidR="006F3923" w:rsidRDefault="006F3923" w:rsidP="006F3923">
      <w:pPr>
        <w:jc w:val="both"/>
        <w:rPr>
          <w:rFonts w:cs="Arial"/>
          <w:b/>
          <w:sz w:val="20"/>
          <w:szCs w:val="20"/>
          <w:lang w:val="nl-BE"/>
        </w:rPr>
      </w:pPr>
      <w:r>
        <w:rPr>
          <w:rFonts w:cs="Arial"/>
          <w:b/>
          <w:sz w:val="20"/>
          <w:szCs w:val="20"/>
          <w:lang w:val="nl-BE"/>
        </w:rPr>
        <w:tab/>
        <w:t xml:space="preserve">1.Pb5+ </w:t>
      </w:r>
    </w:p>
    <w:p w14:paraId="1B83DE75" w14:textId="77777777" w:rsidR="006F3923" w:rsidRDefault="006F3923" w:rsidP="00586E21">
      <w:pPr>
        <w:numPr>
          <w:ilvl w:val="0"/>
          <w:numId w:val="175"/>
        </w:numPr>
        <w:jc w:val="both"/>
        <w:rPr>
          <w:rFonts w:cs="Arial"/>
          <w:sz w:val="20"/>
          <w:szCs w:val="20"/>
          <w:lang w:val="nl-BE"/>
        </w:rPr>
      </w:pPr>
      <w:r>
        <w:rPr>
          <w:rFonts w:cs="Arial"/>
          <w:sz w:val="20"/>
          <w:szCs w:val="20"/>
          <w:lang w:val="nl-BE"/>
        </w:rPr>
        <w:t xml:space="preserve">1.f8D? Dc3 2.Ka2 Dc2+ </w:t>
      </w:r>
      <w:r w:rsidR="00176ED0">
        <w:rPr>
          <w:rFonts w:cs="Arial"/>
          <w:sz w:val="20"/>
          <w:szCs w:val="20"/>
          <w:lang w:val="nl-BE"/>
        </w:rPr>
        <w:t>3.Ka1 e1D+ is het reeds mat. Of 2...Kb1 e1D+ 3.Ka2 Dxa3+.</w:t>
      </w:r>
      <w:r>
        <w:rPr>
          <w:rFonts w:cs="Arial"/>
          <w:sz w:val="20"/>
          <w:szCs w:val="20"/>
          <w:lang w:val="nl-BE"/>
        </w:rPr>
        <w:t xml:space="preserve"> </w:t>
      </w:r>
    </w:p>
    <w:p w14:paraId="2CFA013A" w14:textId="77777777" w:rsidR="006F3923" w:rsidRDefault="006F3923" w:rsidP="00586E21">
      <w:pPr>
        <w:numPr>
          <w:ilvl w:val="0"/>
          <w:numId w:val="175"/>
        </w:numPr>
        <w:jc w:val="both"/>
        <w:rPr>
          <w:rFonts w:cs="Arial"/>
          <w:i/>
          <w:sz w:val="20"/>
          <w:szCs w:val="20"/>
          <w:lang w:val="nl-BE"/>
        </w:rPr>
      </w:pPr>
      <w:r>
        <w:rPr>
          <w:rFonts w:cs="Arial"/>
          <w:sz w:val="20"/>
          <w:szCs w:val="20"/>
          <w:lang w:val="nl-BE"/>
        </w:rPr>
        <w:t>1.Lxc7? e1D en bijvoorbeeld 2.axb4+ Dxb4+ 3.Kc2 Dc5+ 4.Kb3 Dd5+ 5.Kb4 Dd4+ 6.Kb5 De5+ 7.Ka4 Df6 8.Ka5 Ka8 9.Pc4 Df5+ 10.Le5 f3 11.Pb6+ Ka7 12.Pd7 f2 13.f8D Dxf8 14.Ld4+ Ka8 15.Pxf8 f1D en er zit geen winst meer in (</w:t>
      </w:r>
      <w:r>
        <w:rPr>
          <w:rFonts w:cs="Arial"/>
          <w:i/>
          <w:sz w:val="20"/>
          <w:szCs w:val="20"/>
          <w:lang w:val="nl-BE"/>
        </w:rPr>
        <w:t>Nalimov)</w:t>
      </w:r>
    </w:p>
    <w:p w14:paraId="0E0DD5EE" w14:textId="77777777" w:rsidR="00D0003D" w:rsidRDefault="00D0003D" w:rsidP="006F3923">
      <w:pPr>
        <w:jc w:val="both"/>
        <w:rPr>
          <w:rFonts w:cs="Arial"/>
          <w:sz w:val="20"/>
          <w:szCs w:val="20"/>
          <w:lang w:val="nl-BE"/>
        </w:rPr>
      </w:pPr>
    </w:p>
    <w:p w14:paraId="43D4C65B" w14:textId="77777777" w:rsidR="00D0003D" w:rsidRDefault="00D0003D" w:rsidP="006F3923">
      <w:pPr>
        <w:jc w:val="both"/>
        <w:rPr>
          <w:rFonts w:cs="Arial"/>
          <w:sz w:val="20"/>
          <w:szCs w:val="20"/>
          <w:lang w:val="nl-BE"/>
        </w:rPr>
      </w:pPr>
    </w:p>
    <w:p w14:paraId="54CA620E" w14:textId="77777777" w:rsidR="00D0003D" w:rsidRDefault="00D0003D" w:rsidP="006F3923">
      <w:pPr>
        <w:jc w:val="both"/>
        <w:rPr>
          <w:rFonts w:cs="Arial"/>
          <w:sz w:val="20"/>
          <w:szCs w:val="20"/>
          <w:lang w:val="nl-BE"/>
        </w:rPr>
      </w:pPr>
    </w:p>
    <w:p w14:paraId="73209A7C" w14:textId="77777777" w:rsidR="00D0003D" w:rsidRDefault="00D0003D" w:rsidP="006F3923">
      <w:pPr>
        <w:jc w:val="both"/>
        <w:rPr>
          <w:rFonts w:cs="Arial"/>
          <w:sz w:val="20"/>
          <w:szCs w:val="20"/>
          <w:lang w:val="nl-BE"/>
        </w:rPr>
      </w:pPr>
    </w:p>
    <w:p w14:paraId="44D37A5D" w14:textId="77777777" w:rsidR="006E5B00" w:rsidRDefault="006E5B00" w:rsidP="006F3923">
      <w:pPr>
        <w:jc w:val="both"/>
        <w:rPr>
          <w:rFonts w:cs="Arial"/>
          <w:sz w:val="20"/>
          <w:szCs w:val="20"/>
          <w:lang w:val="nl-BE"/>
        </w:rPr>
      </w:pPr>
    </w:p>
    <w:p w14:paraId="000A0A3F" w14:textId="77777777" w:rsidR="001F66B1" w:rsidRDefault="001F66B1" w:rsidP="006F3923">
      <w:pPr>
        <w:jc w:val="both"/>
        <w:rPr>
          <w:rFonts w:cs="Arial"/>
          <w:sz w:val="20"/>
          <w:szCs w:val="20"/>
          <w:lang w:val="nl-BE"/>
        </w:rPr>
      </w:pPr>
    </w:p>
    <w:p w14:paraId="1C37B8CE" w14:textId="77777777" w:rsidR="006F3923" w:rsidRDefault="00772200" w:rsidP="006F3923">
      <w:pPr>
        <w:jc w:val="both"/>
        <w:rPr>
          <w:rFonts w:cs="Arial"/>
          <w:sz w:val="20"/>
          <w:szCs w:val="20"/>
          <w:lang w:val="nl-BE"/>
        </w:rPr>
      </w:pPr>
      <w:r>
        <w:rPr>
          <w:rFonts w:cs="Arial"/>
          <w:sz w:val="20"/>
          <w:szCs w:val="20"/>
          <w:lang w:val="nl-BE"/>
        </w:rPr>
        <w:t>Tenslotte zou zwart winnen na</w:t>
      </w:r>
      <w:r w:rsidR="00176ED0">
        <w:rPr>
          <w:rFonts w:cs="Arial"/>
          <w:sz w:val="20"/>
          <w:szCs w:val="20"/>
          <w:lang w:val="nl-BE"/>
        </w:rPr>
        <w:t>:</w:t>
      </w:r>
      <w:r w:rsidR="006F3923">
        <w:rPr>
          <w:rFonts w:cs="Arial"/>
          <w:sz w:val="20"/>
          <w:szCs w:val="20"/>
          <w:lang w:val="nl-BE"/>
        </w:rPr>
        <w:t xml:space="preserve"> </w:t>
      </w:r>
    </w:p>
    <w:p w14:paraId="20B966DE" w14:textId="77777777" w:rsidR="006F3923" w:rsidRDefault="006F3923" w:rsidP="00586E21">
      <w:pPr>
        <w:numPr>
          <w:ilvl w:val="0"/>
          <w:numId w:val="175"/>
        </w:numPr>
        <w:jc w:val="both"/>
        <w:rPr>
          <w:rFonts w:cs="Arial"/>
          <w:sz w:val="20"/>
          <w:szCs w:val="20"/>
          <w:lang w:val="nl-BE"/>
        </w:rPr>
      </w:pPr>
      <w:r>
        <w:rPr>
          <w:rFonts w:cs="Arial"/>
          <w:sz w:val="20"/>
          <w:szCs w:val="20"/>
          <w:lang w:val="nl-BE"/>
        </w:rPr>
        <w:t xml:space="preserve">1.Lxb4? Db8 2.Pb5+ Dxb5 3.f8D en 3…e1D.          </w:t>
      </w:r>
    </w:p>
    <w:p w14:paraId="03AC2453" w14:textId="77777777" w:rsidR="006F3923" w:rsidRDefault="00D0003D" w:rsidP="00D0003D">
      <w:pPr>
        <w:jc w:val="both"/>
        <w:rPr>
          <w:rFonts w:cs="Arial"/>
          <w:b/>
          <w:sz w:val="20"/>
          <w:szCs w:val="20"/>
          <w:lang w:val="nl-BE"/>
        </w:rPr>
      </w:pPr>
      <w:r>
        <w:rPr>
          <w:rFonts w:cs="Arial"/>
          <w:b/>
          <w:sz w:val="20"/>
          <w:szCs w:val="20"/>
          <w:lang w:val="nl-BE"/>
        </w:rPr>
        <w:tab/>
      </w:r>
      <w:r w:rsidR="006F3923">
        <w:rPr>
          <w:rFonts w:cs="Arial"/>
          <w:b/>
          <w:sz w:val="20"/>
          <w:szCs w:val="20"/>
          <w:lang w:val="nl-BE"/>
        </w:rPr>
        <w:t>1…</w:t>
      </w:r>
      <w:r w:rsidR="006F3923">
        <w:rPr>
          <w:rFonts w:cs="Arial"/>
          <w:b/>
          <w:sz w:val="20"/>
          <w:szCs w:val="20"/>
          <w:lang w:val="nl-BE"/>
        </w:rPr>
        <w:tab/>
      </w:r>
      <w:r w:rsidR="006F3923">
        <w:rPr>
          <w:rFonts w:cs="Arial"/>
          <w:b/>
          <w:sz w:val="20"/>
          <w:szCs w:val="20"/>
          <w:lang w:val="nl-BE"/>
        </w:rPr>
        <w:tab/>
        <w:t xml:space="preserve">Kxa6 </w:t>
      </w:r>
    </w:p>
    <w:p w14:paraId="7DFA372D" w14:textId="77777777" w:rsidR="006F3923" w:rsidRDefault="006F3923" w:rsidP="006F3923">
      <w:pPr>
        <w:jc w:val="both"/>
        <w:rPr>
          <w:rFonts w:cs="Arial"/>
          <w:b/>
          <w:sz w:val="20"/>
          <w:szCs w:val="20"/>
          <w:lang w:val="nl-BE"/>
        </w:rPr>
      </w:pPr>
      <w:r>
        <w:rPr>
          <w:rFonts w:cs="Arial"/>
          <w:b/>
          <w:sz w:val="20"/>
          <w:szCs w:val="20"/>
          <w:lang w:val="nl-BE"/>
        </w:rPr>
        <w:tab/>
        <w:t xml:space="preserve">2.Pxc7+ </w:t>
      </w:r>
    </w:p>
    <w:p w14:paraId="0323ADF1" w14:textId="77777777" w:rsidR="006F3923" w:rsidRDefault="006F3923" w:rsidP="006F3923">
      <w:pPr>
        <w:jc w:val="both"/>
        <w:rPr>
          <w:rFonts w:cs="Arial"/>
          <w:sz w:val="20"/>
          <w:szCs w:val="20"/>
          <w:lang w:val="nl-BE"/>
        </w:rPr>
      </w:pPr>
      <w:r>
        <w:rPr>
          <w:rFonts w:cs="Arial"/>
          <w:sz w:val="20"/>
          <w:szCs w:val="20"/>
          <w:lang w:val="nl-BE"/>
        </w:rPr>
        <w:t xml:space="preserve">Niet goed is 2.Lxc7? e1D 3.axb4 Dxb4+ 4.Kc1 Kxb5 en zwart wint. </w:t>
      </w:r>
    </w:p>
    <w:p w14:paraId="0AD49BF2" w14:textId="77777777" w:rsidR="006F3923" w:rsidRDefault="006F3923" w:rsidP="006F3923">
      <w:pPr>
        <w:jc w:val="both"/>
        <w:rPr>
          <w:rFonts w:cs="Arial"/>
          <w:b/>
          <w:sz w:val="20"/>
          <w:szCs w:val="20"/>
          <w:lang w:val="nl-BE"/>
        </w:rPr>
      </w:pPr>
      <w:r>
        <w:rPr>
          <w:rFonts w:cs="Arial"/>
          <w:b/>
          <w:sz w:val="20"/>
          <w:szCs w:val="20"/>
          <w:lang w:val="nl-BE"/>
        </w:rPr>
        <w:tab/>
        <w:t>2…</w:t>
      </w:r>
      <w:r>
        <w:rPr>
          <w:rFonts w:cs="Arial"/>
          <w:b/>
          <w:sz w:val="20"/>
          <w:szCs w:val="20"/>
          <w:lang w:val="nl-BE"/>
        </w:rPr>
        <w:tab/>
      </w:r>
      <w:r>
        <w:rPr>
          <w:rFonts w:cs="Arial"/>
          <w:b/>
          <w:sz w:val="20"/>
          <w:szCs w:val="20"/>
          <w:lang w:val="nl-BE"/>
        </w:rPr>
        <w:tab/>
        <w:t xml:space="preserve">Kxa5 </w:t>
      </w:r>
    </w:p>
    <w:p w14:paraId="196F3888" w14:textId="77777777" w:rsidR="006F3923" w:rsidRDefault="006F3923" w:rsidP="006F3923">
      <w:pPr>
        <w:jc w:val="both"/>
        <w:rPr>
          <w:rFonts w:cs="Arial"/>
          <w:b/>
          <w:sz w:val="20"/>
          <w:szCs w:val="20"/>
          <w:lang w:val="nl-BE"/>
        </w:rPr>
      </w:pPr>
      <w:r>
        <w:rPr>
          <w:rFonts w:cs="Arial"/>
          <w:b/>
          <w:sz w:val="20"/>
          <w:szCs w:val="20"/>
          <w:lang w:val="nl-BE"/>
        </w:rPr>
        <w:tab/>
        <w:t xml:space="preserve">3.axb4+ </w:t>
      </w:r>
      <w:r>
        <w:rPr>
          <w:rFonts w:cs="Arial"/>
          <w:b/>
          <w:sz w:val="20"/>
          <w:szCs w:val="20"/>
          <w:lang w:val="nl-BE"/>
        </w:rPr>
        <w:tab/>
        <w:t xml:space="preserve">Ka4 </w:t>
      </w:r>
    </w:p>
    <w:p w14:paraId="5AD88AEB" w14:textId="77777777" w:rsidR="006F3923" w:rsidRDefault="006F3923" w:rsidP="006F3923">
      <w:pPr>
        <w:jc w:val="both"/>
        <w:rPr>
          <w:rFonts w:cs="Arial"/>
          <w:sz w:val="20"/>
          <w:szCs w:val="20"/>
          <w:lang w:val="nl-BE"/>
        </w:rPr>
      </w:pPr>
      <w:r>
        <w:rPr>
          <w:rFonts w:cs="Arial"/>
          <w:sz w:val="20"/>
          <w:szCs w:val="20"/>
          <w:lang w:val="nl-BE"/>
        </w:rPr>
        <w:t>Nog het beste, want de winst is duidelijk voor wit na:</w:t>
      </w:r>
    </w:p>
    <w:p w14:paraId="40563BF1" w14:textId="77777777" w:rsidR="006F3923" w:rsidRDefault="006F3923" w:rsidP="00586E21">
      <w:pPr>
        <w:numPr>
          <w:ilvl w:val="0"/>
          <w:numId w:val="176"/>
        </w:numPr>
        <w:jc w:val="both"/>
        <w:rPr>
          <w:rFonts w:cs="Arial"/>
          <w:sz w:val="20"/>
          <w:szCs w:val="20"/>
          <w:lang w:val="nl-BE"/>
        </w:rPr>
      </w:pPr>
      <w:r>
        <w:rPr>
          <w:rFonts w:cs="Arial"/>
          <w:sz w:val="20"/>
          <w:szCs w:val="20"/>
          <w:lang w:val="nl-BE"/>
        </w:rPr>
        <w:t>3…Kxb4</w:t>
      </w:r>
      <w:r w:rsidR="00B8699B">
        <w:rPr>
          <w:rFonts w:cs="Arial"/>
          <w:sz w:val="20"/>
          <w:szCs w:val="20"/>
          <w:lang w:val="nl-BE"/>
        </w:rPr>
        <w:t>?</w:t>
      </w:r>
      <w:r>
        <w:rPr>
          <w:rFonts w:cs="Arial"/>
          <w:sz w:val="20"/>
          <w:szCs w:val="20"/>
          <w:lang w:val="nl-BE"/>
        </w:rPr>
        <w:t xml:space="preserve"> met 4.f8D+ en na bijvoorbeeld:  </w:t>
      </w:r>
    </w:p>
    <w:p w14:paraId="4746512F" w14:textId="77777777" w:rsidR="007C5E13" w:rsidRPr="007C5E13" w:rsidRDefault="006F3923" w:rsidP="00586E21">
      <w:pPr>
        <w:numPr>
          <w:ilvl w:val="0"/>
          <w:numId w:val="176"/>
        </w:numPr>
        <w:jc w:val="both"/>
        <w:rPr>
          <w:rFonts w:cs="Arial"/>
          <w:i/>
          <w:sz w:val="20"/>
          <w:szCs w:val="20"/>
          <w:lang w:val="nl-BE"/>
        </w:rPr>
      </w:pPr>
      <w:r>
        <w:rPr>
          <w:rFonts w:cs="Arial"/>
          <w:sz w:val="20"/>
          <w:szCs w:val="20"/>
          <w:lang w:val="nl-BE"/>
        </w:rPr>
        <w:t>3…Kb6</w:t>
      </w:r>
      <w:r w:rsidR="00B8699B">
        <w:rPr>
          <w:rFonts w:cs="Arial"/>
          <w:sz w:val="20"/>
          <w:szCs w:val="20"/>
          <w:lang w:val="nl-BE"/>
        </w:rPr>
        <w:t>?</w:t>
      </w:r>
      <w:r>
        <w:rPr>
          <w:rFonts w:cs="Arial"/>
          <w:sz w:val="20"/>
          <w:szCs w:val="20"/>
          <w:lang w:val="nl-BE"/>
        </w:rPr>
        <w:t xml:space="preserve"> 4.f8D e1D</w:t>
      </w:r>
      <w:r w:rsidR="007C5E13">
        <w:rPr>
          <w:rFonts w:cs="Arial"/>
          <w:sz w:val="20"/>
          <w:szCs w:val="20"/>
          <w:lang w:val="nl-BE"/>
        </w:rPr>
        <w:t xml:space="preserve"> 5.Pd5+ Kc6 6.Dc5+ Kd7 7.Dc7+ Ke8 8.Dc8+ Kf7 9.Dd7+ Kf8 10.Dd6+ Kg8 11.Dxf4 en wit wint na 19 zetten </w:t>
      </w:r>
      <w:r w:rsidR="007C5E13" w:rsidRPr="007C5E13">
        <w:rPr>
          <w:rFonts w:cs="Arial"/>
          <w:i/>
          <w:sz w:val="20"/>
          <w:szCs w:val="20"/>
          <w:lang w:val="nl-BE"/>
        </w:rPr>
        <w:t xml:space="preserve">(Nalimov.) </w:t>
      </w:r>
    </w:p>
    <w:p w14:paraId="6FA56099" w14:textId="77777777" w:rsidR="007C5E13" w:rsidRDefault="007C5E13" w:rsidP="006F3923">
      <w:pPr>
        <w:jc w:val="both"/>
        <w:rPr>
          <w:rFonts w:cs="Arial"/>
          <w:sz w:val="20"/>
          <w:szCs w:val="20"/>
          <w:lang w:val="nl-BE"/>
        </w:rPr>
      </w:pPr>
    </w:p>
    <w:p w14:paraId="3677B655" w14:textId="77777777" w:rsidR="006F3923" w:rsidRDefault="006F3923" w:rsidP="006F3923">
      <w:pPr>
        <w:jc w:val="both"/>
        <w:rPr>
          <w:rFonts w:cs="Arial"/>
          <w:sz w:val="20"/>
          <w:szCs w:val="20"/>
          <w:lang w:val="nl-BE"/>
        </w:rPr>
      </w:pPr>
      <w:r>
        <w:rPr>
          <w:rFonts w:cs="Arial"/>
          <w:sz w:val="20"/>
          <w:szCs w:val="20"/>
          <w:lang w:val="nl-BE"/>
        </w:rPr>
        <w:t xml:space="preserve">Na deze ietwat geforceerde inlei-ding mag de pion nog niet promo-veren: 4.f8D? e1D 5.Da8+ Kxb4, en er is geen winst meer voor wit. Dan maar een dreigende paard-vork om de pion te slaan met: </w:t>
      </w:r>
    </w:p>
    <w:p w14:paraId="299AB252" w14:textId="77777777" w:rsidR="006F3923" w:rsidRDefault="006F3923" w:rsidP="006F3923">
      <w:pPr>
        <w:jc w:val="both"/>
        <w:rPr>
          <w:rFonts w:cs="Arial"/>
          <w:b/>
          <w:sz w:val="20"/>
          <w:szCs w:val="20"/>
          <w:lang w:val="nl-BE"/>
        </w:rPr>
      </w:pPr>
      <w:r>
        <w:rPr>
          <w:rFonts w:cs="Arial"/>
          <w:b/>
          <w:sz w:val="20"/>
          <w:szCs w:val="20"/>
          <w:lang w:val="nl-BE"/>
        </w:rPr>
        <w:tab/>
        <w:t xml:space="preserve">4.Pd5 </w:t>
      </w:r>
      <w:r>
        <w:rPr>
          <w:rFonts w:cs="Arial"/>
          <w:b/>
          <w:sz w:val="20"/>
          <w:szCs w:val="20"/>
          <w:lang w:val="nl-BE"/>
        </w:rPr>
        <w:tab/>
      </w:r>
      <w:r>
        <w:rPr>
          <w:rFonts w:cs="Arial"/>
          <w:b/>
          <w:sz w:val="20"/>
          <w:szCs w:val="20"/>
          <w:lang w:val="nl-BE"/>
        </w:rPr>
        <w:tab/>
        <w:t xml:space="preserve">e1D </w:t>
      </w:r>
    </w:p>
    <w:p w14:paraId="2EB7CCA8" w14:textId="77777777" w:rsidR="006F3923" w:rsidRDefault="006F3923" w:rsidP="006F3923">
      <w:pPr>
        <w:jc w:val="both"/>
        <w:rPr>
          <w:rFonts w:cs="Arial"/>
          <w:b/>
          <w:sz w:val="20"/>
          <w:szCs w:val="20"/>
          <w:lang w:val="nl-BE"/>
        </w:rPr>
      </w:pPr>
      <w:r>
        <w:rPr>
          <w:rFonts w:cs="Arial"/>
          <w:b/>
          <w:sz w:val="20"/>
          <w:szCs w:val="20"/>
          <w:lang w:val="nl-BE"/>
        </w:rPr>
        <w:tab/>
        <w:t xml:space="preserve">5.Pc3+ </w:t>
      </w:r>
    </w:p>
    <w:p w14:paraId="5C330CD7" w14:textId="77777777" w:rsidR="006F3923" w:rsidRDefault="006F3923" w:rsidP="006F3923">
      <w:pPr>
        <w:jc w:val="both"/>
        <w:rPr>
          <w:rFonts w:cs="Arial"/>
          <w:sz w:val="20"/>
          <w:szCs w:val="20"/>
          <w:lang w:val="nl-BE"/>
        </w:rPr>
      </w:pPr>
      <w:r>
        <w:rPr>
          <w:rFonts w:cs="Arial"/>
          <w:sz w:val="20"/>
          <w:szCs w:val="20"/>
          <w:lang w:val="nl-BE"/>
        </w:rPr>
        <w:t xml:space="preserve">Want ook hier faalt 5.f8D? op 5…Dd2+ 6.Kb1 Kb3 en 4…Db2+ en mat. </w:t>
      </w:r>
    </w:p>
    <w:p w14:paraId="2D807CB5" w14:textId="77777777" w:rsidR="006F3923" w:rsidRDefault="006F3923" w:rsidP="006F3923">
      <w:pPr>
        <w:jc w:val="both"/>
        <w:rPr>
          <w:rFonts w:cs="Arial"/>
          <w:b/>
          <w:sz w:val="20"/>
          <w:szCs w:val="20"/>
          <w:lang w:val="nl-BE"/>
        </w:rPr>
      </w:pPr>
      <w:r>
        <w:rPr>
          <w:rFonts w:cs="Arial"/>
          <w:b/>
          <w:sz w:val="20"/>
          <w:szCs w:val="20"/>
          <w:lang w:val="nl-BE"/>
        </w:rPr>
        <w:t xml:space="preserve">  </w:t>
      </w:r>
      <w:r>
        <w:rPr>
          <w:rFonts w:cs="Arial"/>
          <w:b/>
          <w:sz w:val="20"/>
          <w:szCs w:val="20"/>
          <w:lang w:val="nl-BE"/>
        </w:rPr>
        <w:tab/>
        <w:t>5…</w:t>
      </w:r>
      <w:r>
        <w:rPr>
          <w:rFonts w:cs="Arial"/>
          <w:b/>
          <w:sz w:val="20"/>
          <w:szCs w:val="20"/>
          <w:lang w:val="nl-BE"/>
        </w:rPr>
        <w:tab/>
      </w:r>
      <w:r>
        <w:rPr>
          <w:rFonts w:cs="Arial"/>
          <w:b/>
          <w:sz w:val="20"/>
          <w:szCs w:val="20"/>
          <w:lang w:val="nl-BE"/>
        </w:rPr>
        <w:tab/>
        <w:t xml:space="preserve">Kxb4 </w:t>
      </w:r>
    </w:p>
    <w:p w14:paraId="353CF51C" w14:textId="77777777" w:rsidR="006F3923" w:rsidRPr="0055227C" w:rsidRDefault="0055227C" w:rsidP="006F3923">
      <w:pPr>
        <w:jc w:val="both"/>
        <w:rPr>
          <w:rFonts w:cs="Arial"/>
          <w:sz w:val="20"/>
          <w:szCs w:val="20"/>
          <w:lang w:val="nl-BE"/>
        </w:rPr>
      </w:pPr>
      <w:r>
        <w:rPr>
          <w:rFonts w:cs="Arial"/>
          <w:sz w:val="20"/>
          <w:szCs w:val="20"/>
          <w:lang w:val="nl-BE"/>
        </w:rPr>
        <w:t>En eerst nu kan de witte pion pro-moveren, en de jacht is open:</w:t>
      </w:r>
      <w:r w:rsidR="006F3923">
        <w:rPr>
          <w:rFonts w:cs="Arial"/>
          <w:sz w:val="20"/>
          <w:szCs w:val="20"/>
          <w:lang w:val="nl-BE"/>
        </w:rPr>
        <w:t xml:space="preserve"> </w:t>
      </w:r>
    </w:p>
    <w:p w14:paraId="7E940657" w14:textId="77777777" w:rsidR="00D0003D" w:rsidRDefault="006F3923" w:rsidP="006F3923">
      <w:pPr>
        <w:jc w:val="both"/>
        <w:rPr>
          <w:rFonts w:cs="Arial"/>
          <w:b/>
          <w:sz w:val="20"/>
          <w:szCs w:val="20"/>
          <w:lang w:val="nl-BE"/>
        </w:rPr>
      </w:pPr>
      <w:r>
        <w:rPr>
          <w:rFonts w:cs="Arial"/>
          <w:b/>
          <w:sz w:val="20"/>
          <w:szCs w:val="20"/>
          <w:lang w:val="nl-BE"/>
        </w:rPr>
        <w:t xml:space="preserve">           </w:t>
      </w:r>
    </w:p>
    <w:p w14:paraId="0FC42946" w14:textId="77777777" w:rsidR="00D0003D" w:rsidRDefault="00D0003D" w:rsidP="006F3923">
      <w:pPr>
        <w:jc w:val="both"/>
        <w:rPr>
          <w:rFonts w:cs="Arial"/>
          <w:b/>
          <w:sz w:val="20"/>
          <w:szCs w:val="20"/>
          <w:lang w:val="nl-BE"/>
        </w:rPr>
      </w:pPr>
    </w:p>
    <w:p w14:paraId="73702B08" w14:textId="77777777" w:rsidR="00D0003D" w:rsidRDefault="00D0003D" w:rsidP="006F3923">
      <w:pPr>
        <w:jc w:val="both"/>
        <w:rPr>
          <w:rFonts w:cs="Arial"/>
          <w:b/>
          <w:sz w:val="20"/>
          <w:szCs w:val="20"/>
          <w:lang w:val="nl-BE"/>
        </w:rPr>
      </w:pPr>
    </w:p>
    <w:p w14:paraId="312FD27C" w14:textId="77777777" w:rsidR="00D0003D" w:rsidRDefault="00D0003D" w:rsidP="006F3923">
      <w:pPr>
        <w:jc w:val="both"/>
        <w:rPr>
          <w:rFonts w:cs="Arial"/>
          <w:b/>
          <w:sz w:val="20"/>
          <w:szCs w:val="20"/>
          <w:lang w:val="nl-BE"/>
        </w:rPr>
      </w:pPr>
    </w:p>
    <w:p w14:paraId="12AAAD33" w14:textId="77777777" w:rsidR="00D0003D" w:rsidRDefault="00D0003D" w:rsidP="006F3923">
      <w:pPr>
        <w:jc w:val="both"/>
        <w:rPr>
          <w:rFonts w:cs="Arial"/>
          <w:b/>
          <w:sz w:val="20"/>
          <w:szCs w:val="20"/>
          <w:lang w:val="nl-BE"/>
        </w:rPr>
      </w:pPr>
    </w:p>
    <w:p w14:paraId="38C34250" w14:textId="77777777" w:rsidR="00FF346B" w:rsidRDefault="00FF346B" w:rsidP="006F3923">
      <w:pPr>
        <w:jc w:val="both"/>
        <w:rPr>
          <w:rFonts w:cs="Arial"/>
          <w:b/>
          <w:sz w:val="20"/>
          <w:szCs w:val="20"/>
          <w:lang w:val="nl-BE"/>
        </w:rPr>
      </w:pPr>
    </w:p>
    <w:p w14:paraId="35D3C729" w14:textId="77777777" w:rsidR="00D0003D" w:rsidRDefault="00D0003D" w:rsidP="006F3923">
      <w:pPr>
        <w:jc w:val="both"/>
        <w:rPr>
          <w:rFonts w:cs="Arial"/>
          <w:b/>
          <w:sz w:val="20"/>
          <w:szCs w:val="20"/>
          <w:lang w:val="nl-BE"/>
        </w:rPr>
      </w:pPr>
    </w:p>
    <w:p w14:paraId="188C5068" w14:textId="77777777" w:rsidR="00A85075" w:rsidRDefault="00356A6C" w:rsidP="00356A6C">
      <w:pPr>
        <w:jc w:val="both"/>
        <w:rPr>
          <w:rFonts w:cs="Arial"/>
          <w:b/>
          <w:sz w:val="20"/>
          <w:szCs w:val="20"/>
          <w:lang w:val="nl-BE"/>
        </w:rPr>
      </w:pPr>
      <w:r>
        <w:rPr>
          <w:rFonts w:cs="Arial"/>
          <w:b/>
          <w:sz w:val="20"/>
          <w:szCs w:val="20"/>
          <w:lang w:val="nl-BE"/>
        </w:rPr>
        <w:t xml:space="preserve">          </w:t>
      </w:r>
      <w:r w:rsidR="00A85075">
        <w:rPr>
          <w:rFonts w:cs="Arial"/>
          <w:b/>
          <w:sz w:val="20"/>
          <w:szCs w:val="20"/>
          <w:lang w:val="nl-BE"/>
        </w:rPr>
        <w:t xml:space="preserve"> </w:t>
      </w:r>
    </w:p>
    <w:p w14:paraId="59F55775" w14:textId="77777777" w:rsidR="00A85075" w:rsidRDefault="00A85075" w:rsidP="00356A6C">
      <w:pPr>
        <w:jc w:val="both"/>
        <w:rPr>
          <w:rFonts w:cs="Arial"/>
          <w:sz w:val="20"/>
          <w:szCs w:val="20"/>
          <w:lang w:val="nl-BE"/>
        </w:rPr>
      </w:pPr>
      <w:r>
        <w:rPr>
          <w:rFonts w:cs="Arial"/>
          <w:sz w:val="20"/>
          <w:szCs w:val="20"/>
          <w:lang w:val="nl-BE"/>
        </w:rPr>
        <w:t>En eindelijk:</w:t>
      </w:r>
    </w:p>
    <w:p w14:paraId="34290DC1" w14:textId="77777777" w:rsidR="006F3923" w:rsidRDefault="00356A6C" w:rsidP="00356A6C">
      <w:pPr>
        <w:jc w:val="both"/>
        <w:rPr>
          <w:rFonts w:cs="Arial"/>
          <w:b/>
          <w:sz w:val="20"/>
          <w:szCs w:val="20"/>
          <w:lang w:val="nl-BE"/>
        </w:rPr>
      </w:pPr>
      <w:r>
        <w:rPr>
          <w:rFonts w:cs="Arial"/>
          <w:b/>
          <w:sz w:val="20"/>
          <w:szCs w:val="20"/>
          <w:lang w:val="nl-BE"/>
        </w:rPr>
        <w:t xml:space="preserve">  </w:t>
      </w:r>
      <w:r w:rsidR="00A85075">
        <w:rPr>
          <w:rFonts w:cs="Arial"/>
          <w:b/>
          <w:sz w:val="20"/>
          <w:szCs w:val="20"/>
          <w:lang w:val="nl-BE"/>
        </w:rPr>
        <w:t xml:space="preserve">           </w:t>
      </w:r>
      <w:r w:rsidR="006F3923">
        <w:rPr>
          <w:rFonts w:cs="Arial"/>
          <w:b/>
          <w:sz w:val="20"/>
          <w:szCs w:val="20"/>
          <w:lang w:val="nl-BE"/>
        </w:rPr>
        <w:t xml:space="preserve">6.f8D+ </w:t>
      </w:r>
      <w:r w:rsidR="006F3923">
        <w:rPr>
          <w:rFonts w:cs="Arial"/>
          <w:b/>
          <w:sz w:val="20"/>
          <w:szCs w:val="20"/>
          <w:lang w:val="nl-BE"/>
        </w:rPr>
        <w:tab/>
      </w:r>
      <w:r w:rsidR="006F3923">
        <w:rPr>
          <w:rFonts w:cs="Arial"/>
          <w:b/>
          <w:sz w:val="20"/>
          <w:szCs w:val="20"/>
          <w:lang w:val="nl-BE"/>
        </w:rPr>
        <w:tab/>
        <w:t xml:space="preserve">Kc4 </w:t>
      </w:r>
    </w:p>
    <w:p w14:paraId="26016E52" w14:textId="77777777" w:rsidR="006F3923" w:rsidRDefault="006F3923" w:rsidP="006F3923">
      <w:pPr>
        <w:jc w:val="both"/>
        <w:rPr>
          <w:rFonts w:cs="Arial"/>
          <w:b/>
          <w:sz w:val="20"/>
          <w:szCs w:val="20"/>
          <w:lang w:val="nl-BE"/>
        </w:rPr>
      </w:pPr>
      <w:r>
        <w:rPr>
          <w:rFonts w:cs="Arial"/>
          <w:b/>
          <w:sz w:val="20"/>
          <w:szCs w:val="20"/>
          <w:lang w:val="nl-BE"/>
        </w:rPr>
        <w:t xml:space="preserve">            </w:t>
      </w:r>
      <w:r w:rsidR="004C1C47">
        <w:rPr>
          <w:rFonts w:cs="Arial"/>
          <w:b/>
          <w:sz w:val="20"/>
          <w:szCs w:val="20"/>
          <w:lang w:val="nl-BE"/>
        </w:rPr>
        <w:t xml:space="preserve"> </w:t>
      </w:r>
      <w:r>
        <w:rPr>
          <w:rFonts w:cs="Arial"/>
          <w:b/>
          <w:sz w:val="20"/>
          <w:szCs w:val="20"/>
          <w:lang w:val="nl-BE"/>
        </w:rPr>
        <w:t xml:space="preserve">7.Dxf4+ </w:t>
      </w:r>
      <w:r>
        <w:rPr>
          <w:rFonts w:cs="Arial"/>
          <w:b/>
          <w:sz w:val="20"/>
          <w:szCs w:val="20"/>
          <w:lang w:val="nl-BE"/>
        </w:rPr>
        <w:tab/>
        <w:t>Kc5</w:t>
      </w:r>
    </w:p>
    <w:p w14:paraId="1FF20506" w14:textId="77777777" w:rsidR="006F3923" w:rsidRDefault="00C35139" w:rsidP="006F3923">
      <w:pPr>
        <w:jc w:val="both"/>
        <w:rPr>
          <w:rFonts w:cs="Arial"/>
          <w:sz w:val="20"/>
          <w:szCs w:val="20"/>
          <w:lang w:val="nl-BE"/>
        </w:rPr>
      </w:pPr>
      <w:r>
        <w:rPr>
          <w:rFonts w:cs="Arial"/>
          <w:sz w:val="20"/>
          <w:szCs w:val="20"/>
          <w:lang w:val="nl-BE"/>
        </w:rPr>
        <w:t xml:space="preserve">  </w:t>
      </w:r>
      <w:r w:rsidR="006F3923">
        <w:rPr>
          <w:rFonts w:cs="Arial"/>
          <w:sz w:val="20"/>
          <w:szCs w:val="20"/>
          <w:lang w:val="nl-BE"/>
        </w:rPr>
        <w:t xml:space="preserve">           </w:t>
      </w:r>
      <w:r w:rsidR="006F3923">
        <w:rPr>
          <w:rFonts w:cs="Arial"/>
          <w:b/>
          <w:sz w:val="20"/>
          <w:szCs w:val="20"/>
          <w:lang w:val="nl-BE"/>
        </w:rPr>
        <w:t xml:space="preserve">8.Dc7+ </w:t>
      </w:r>
      <w:r w:rsidR="006F3923">
        <w:rPr>
          <w:rFonts w:cs="Arial"/>
          <w:b/>
          <w:sz w:val="20"/>
          <w:szCs w:val="20"/>
          <w:lang w:val="nl-BE"/>
        </w:rPr>
        <w:tab/>
        <w:t xml:space="preserve">Kd4 </w:t>
      </w:r>
    </w:p>
    <w:p w14:paraId="22B78ABA" w14:textId="77777777" w:rsidR="006F3923" w:rsidRDefault="006F3923" w:rsidP="006F3923">
      <w:pPr>
        <w:jc w:val="both"/>
        <w:rPr>
          <w:rFonts w:cs="Arial"/>
          <w:b/>
          <w:sz w:val="20"/>
          <w:szCs w:val="20"/>
          <w:lang w:val="nl-BE"/>
        </w:rPr>
      </w:pPr>
      <w:r>
        <w:rPr>
          <w:rFonts w:cs="Arial"/>
          <w:b/>
          <w:sz w:val="20"/>
          <w:szCs w:val="20"/>
          <w:lang w:val="nl-BE"/>
        </w:rPr>
        <w:t xml:space="preserve">             9.Dd6+ </w:t>
      </w:r>
      <w:r>
        <w:rPr>
          <w:rFonts w:cs="Arial"/>
          <w:b/>
          <w:sz w:val="20"/>
          <w:szCs w:val="20"/>
          <w:lang w:val="nl-BE"/>
        </w:rPr>
        <w:tab/>
        <w:t xml:space="preserve">Ke3 </w:t>
      </w:r>
    </w:p>
    <w:p w14:paraId="7651C959" w14:textId="77777777" w:rsidR="006F3923" w:rsidRDefault="006F3923" w:rsidP="006F3923">
      <w:pPr>
        <w:jc w:val="both"/>
        <w:rPr>
          <w:rFonts w:cs="Arial"/>
          <w:b/>
          <w:sz w:val="20"/>
          <w:szCs w:val="20"/>
          <w:lang w:val="nl-BE"/>
        </w:rPr>
      </w:pPr>
      <w:r>
        <w:rPr>
          <w:rFonts w:cs="Arial"/>
          <w:b/>
          <w:sz w:val="20"/>
          <w:szCs w:val="20"/>
          <w:lang w:val="nl-BE"/>
        </w:rPr>
        <w:t xml:space="preserve">           10.De7+ </w:t>
      </w:r>
      <w:r>
        <w:rPr>
          <w:rFonts w:cs="Arial"/>
          <w:b/>
          <w:sz w:val="20"/>
          <w:szCs w:val="20"/>
          <w:lang w:val="nl-BE"/>
        </w:rPr>
        <w:tab/>
        <w:t xml:space="preserve">Kd2 </w:t>
      </w:r>
    </w:p>
    <w:p w14:paraId="3AA65BFC" w14:textId="77777777" w:rsidR="006F3923" w:rsidRPr="002D565D" w:rsidRDefault="00C35139" w:rsidP="006F3923">
      <w:pPr>
        <w:jc w:val="both"/>
        <w:rPr>
          <w:rFonts w:cs="Arial"/>
          <w:b/>
          <w:sz w:val="20"/>
          <w:szCs w:val="20"/>
          <w:lang w:val="nl-BE"/>
        </w:rPr>
      </w:pPr>
      <w:r>
        <w:rPr>
          <w:rFonts w:cs="Arial"/>
          <w:sz w:val="20"/>
          <w:szCs w:val="20"/>
          <w:lang w:val="nl-BE"/>
        </w:rPr>
        <w:t xml:space="preserve"> </w:t>
      </w:r>
      <w:r w:rsidR="006F3923">
        <w:rPr>
          <w:rFonts w:cs="Arial"/>
          <w:sz w:val="20"/>
          <w:szCs w:val="20"/>
          <w:lang w:val="nl-BE"/>
        </w:rPr>
        <w:t xml:space="preserve"> </w:t>
      </w:r>
      <w:r w:rsidR="002D565D">
        <w:rPr>
          <w:rFonts w:cs="Arial"/>
          <w:sz w:val="20"/>
          <w:szCs w:val="20"/>
          <w:lang w:val="nl-BE"/>
        </w:rPr>
        <w:t xml:space="preserve">         </w:t>
      </w:r>
      <w:r w:rsidR="002D565D">
        <w:rPr>
          <w:rFonts w:cs="Arial"/>
          <w:b/>
          <w:sz w:val="20"/>
          <w:szCs w:val="20"/>
          <w:lang w:val="nl-BE"/>
        </w:rPr>
        <w:t>11.Dg5+</w:t>
      </w:r>
      <w:r w:rsidR="002D565D">
        <w:rPr>
          <w:rFonts w:cs="Arial"/>
          <w:b/>
          <w:sz w:val="20"/>
          <w:szCs w:val="20"/>
          <w:lang w:val="nl-BE"/>
        </w:rPr>
        <w:tab/>
      </w:r>
      <w:r w:rsidR="002D565D">
        <w:rPr>
          <w:rFonts w:cs="Arial"/>
          <w:b/>
          <w:sz w:val="20"/>
          <w:szCs w:val="20"/>
          <w:lang w:val="nl-BE"/>
        </w:rPr>
        <w:tab/>
        <w:t>Kd3</w:t>
      </w:r>
    </w:p>
    <w:p w14:paraId="1B23A7BE" w14:textId="77777777" w:rsidR="00D04AEA" w:rsidRDefault="006F3923" w:rsidP="006F3923">
      <w:pPr>
        <w:jc w:val="both"/>
        <w:rPr>
          <w:rFonts w:cs="Arial"/>
          <w:b/>
          <w:sz w:val="20"/>
          <w:szCs w:val="20"/>
          <w:lang w:val="nl-BE"/>
        </w:rPr>
      </w:pPr>
      <w:r>
        <w:rPr>
          <w:rFonts w:cs="Arial"/>
          <w:b/>
          <w:sz w:val="20"/>
          <w:szCs w:val="20"/>
          <w:lang w:val="nl-BE"/>
        </w:rPr>
        <w:t xml:space="preserve">           12.Dd5+</w:t>
      </w:r>
    </w:p>
    <w:p w14:paraId="41E6EBA8" w14:textId="77777777" w:rsidR="00D04AEA" w:rsidRPr="00D04AEA" w:rsidRDefault="00D04AEA" w:rsidP="006F3923">
      <w:pPr>
        <w:jc w:val="both"/>
        <w:rPr>
          <w:rFonts w:cs="Arial"/>
          <w:sz w:val="20"/>
          <w:szCs w:val="20"/>
          <w:lang w:val="nl-BE"/>
        </w:rPr>
      </w:pPr>
      <w:r>
        <w:rPr>
          <w:rFonts w:cs="Arial"/>
          <w:sz w:val="20"/>
          <w:szCs w:val="20"/>
          <w:lang w:val="nl-BE"/>
        </w:rPr>
        <w:t>12.Df5? Kd4 13.Dd5</w:t>
      </w:r>
      <w:r w:rsidR="004D6606">
        <w:rPr>
          <w:rFonts w:cs="Arial"/>
          <w:sz w:val="20"/>
          <w:szCs w:val="20"/>
          <w:lang w:val="nl-BE"/>
        </w:rPr>
        <w:t xml:space="preserve">+ Ke3, </w:t>
      </w:r>
      <w:r w:rsidR="00A85075">
        <w:rPr>
          <w:rFonts w:cs="Arial"/>
          <w:sz w:val="20"/>
          <w:szCs w:val="20"/>
          <w:lang w:val="nl-BE"/>
        </w:rPr>
        <w:t>(</w:t>
      </w:r>
      <w:r w:rsidR="004D6606">
        <w:rPr>
          <w:rFonts w:cs="Arial"/>
          <w:sz w:val="20"/>
          <w:szCs w:val="20"/>
          <w:lang w:val="nl-BE"/>
        </w:rPr>
        <w:t>Zie zet 12.</w:t>
      </w:r>
      <w:r w:rsidR="00A85075">
        <w:rPr>
          <w:rFonts w:cs="Arial"/>
          <w:sz w:val="20"/>
          <w:szCs w:val="20"/>
          <w:lang w:val="nl-BE"/>
        </w:rPr>
        <w:t>)</w:t>
      </w:r>
      <w:r>
        <w:rPr>
          <w:rFonts w:cs="Arial"/>
          <w:sz w:val="20"/>
          <w:szCs w:val="20"/>
          <w:lang w:val="nl-BE"/>
        </w:rPr>
        <w:t xml:space="preserve"> </w:t>
      </w:r>
    </w:p>
    <w:p w14:paraId="52EB5862" w14:textId="77777777" w:rsidR="006F3923" w:rsidRDefault="004D6606" w:rsidP="006F3923">
      <w:pPr>
        <w:jc w:val="both"/>
        <w:rPr>
          <w:rFonts w:cs="Arial"/>
          <w:b/>
          <w:sz w:val="20"/>
          <w:szCs w:val="20"/>
          <w:lang w:val="nl-BE"/>
        </w:rPr>
      </w:pPr>
      <w:r>
        <w:rPr>
          <w:rFonts w:cs="Arial"/>
          <w:b/>
          <w:sz w:val="20"/>
          <w:szCs w:val="20"/>
          <w:lang w:val="nl-BE"/>
        </w:rPr>
        <w:t xml:space="preserve">           12…</w:t>
      </w:r>
      <w:r>
        <w:rPr>
          <w:rFonts w:cs="Arial"/>
          <w:b/>
          <w:sz w:val="20"/>
          <w:szCs w:val="20"/>
          <w:lang w:val="nl-BE"/>
        </w:rPr>
        <w:tab/>
      </w:r>
      <w:r w:rsidR="006F3923">
        <w:rPr>
          <w:rFonts w:cs="Arial"/>
          <w:b/>
          <w:sz w:val="20"/>
          <w:szCs w:val="20"/>
          <w:lang w:val="nl-BE"/>
        </w:rPr>
        <w:tab/>
        <w:t xml:space="preserve">Ke3 </w:t>
      </w:r>
    </w:p>
    <w:p w14:paraId="29AA84F7" w14:textId="77777777" w:rsidR="006F3923" w:rsidRDefault="006F3923" w:rsidP="006F3923">
      <w:pPr>
        <w:jc w:val="both"/>
        <w:rPr>
          <w:rFonts w:cs="Arial"/>
          <w:b/>
          <w:sz w:val="20"/>
          <w:szCs w:val="20"/>
          <w:lang w:val="nl-BE"/>
        </w:rPr>
      </w:pPr>
      <w:r>
        <w:rPr>
          <w:rFonts w:cs="Arial"/>
          <w:b/>
          <w:sz w:val="20"/>
          <w:szCs w:val="20"/>
          <w:lang w:val="nl-BE"/>
        </w:rPr>
        <w:t xml:space="preserve">           13.De4+</w:t>
      </w:r>
      <w:r>
        <w:rPr>
          <w:rFonts w:cs="Arial"/>
          <w:b/>
          <w:sz w:val="20"/>
          <w:szCs w:val="20"/>
          <w:lang w:val="nl-BE"/>
        </w:rPr>
        <w:tab/>
      </w:r>
      <w:r>
        <w:rPr>
          <w:rFonts w:cs="Arial"/>
          <w:b/>
          <w:sz w:val="20"/>
          <w:szCs w:val="20"/>
          <w:lang w:val="nl-BE"/>
        </w:rPr>
        <w:tab/>
        <w:t xml:space="preserve">Kf2 </w:t>
      </w:r>
    </w:p>
    <w:p w14:paraId="0DBBB7A6" w14:textId="77777777" w:rsidR="006F3923" w:rsidRDefault="006F3923" w:rsidP="006F3923">
      <w:pPr>
        <w:jc w:val="both"/>
        <w:rPr>
          <w:rFonts w:cs="Arial"/>
          <w:b/>
          <w:sz w:val="20"/>
          <w:szCs w:val="20"/>
          <w:lang w:val="nl-BE"/>
        </w:rPr>
      </w:pPr>
      <w:r>
        <w:rPr>
          <w:rFonts w:cs="Arial"/>
          <w:b/>
          <w:sz w:val="20"/>
          <w:szCs w:val="20"/>
          <w:lang w:val="nl-BE"/>
        </w:rPr>
        <w:t xml:space="preserve">           14.Dh4+ </w:t>
      </w:r>
      <w:r>
        <w:rPr>
          <w:rFonts w:cs="Arial"/>
          <w:b/>
          <w:sz w:val="20"/>
          <w:szCs w:val="20"/>
          <w:lang w:val="nl-BE"/>
        </w:rPr>
        <w:tab/>
        <w:t xml:space="preserve">Kf1 </w:t>
      </w:r>
    </w:p>
    <w:p w14:paraId="75810C74" w14:textId="77777777" w:rsidR="006F3923" w:rsidRDefault="006F3923" w:rsidP="006F3923">
      <w:pPr>
        <w:jc w:val="both"/>
        <w:rPr>
          <w:rFonts w:cs="Arial"/>
          <w:b/>
          <w:sz w:val="20"/>
          <w:szCs w:val="20"/>
          <w:lang w:val="nl-BE"/>
        </w:rPr>
      </w:pPr>
      <w:r>
        <w:rPr>
          <w:rFonts w:cs="Arial"/>
          <w:b/>
          <w:sz w:val="20"/>
          <w:szCs w:val="20"/>
          <w:lang w:val="nl-BE"/>
        </w:rPr>
        <w:t xml:space="preserve">           15.Dh1+ </w:t>
      </w:r>
      <w:r>
        <w:rPr>
          <w:rFonts w:cs="Arial"/>
          <w:b/>
          <w:sz w:val="20"/>
          <w:szCs w:val="20"/>
          <w:lang w:val="nl-BE"/>
        </w:rPr>
        <w:tab/>
        <w:t xml:space="preserve">Kf2 </w:t>
      </w:r>
    </w:p>
    <w:p w14:paraId="72C7C456" w14:textId="77777777" w:rsidR="006F3923" w:rsidRDefault="006F3923" w:rsidP="006F3923">
      <w:pPr>
        <w:jc w:val="both"/>
        <w:rPr>
          <w:rFonts w:cs="Arial"/>
          <w:b/>
          <w:sz w:val="20"/>
          <w:szCs w:val="20"/>
          <w:lang w:val="nl-BE"/>
        </w:rPr>
      </w:pPr>
      <w:r>
        <w:rPr>
          <w:rFonts w:cs="Arial"/>
          <w:b/>
          <w:sz w:val="20"/>
          <w:szCs w:val="20"/>
          <w:lang w:val="nl-BE"/>
        </w:rPr>
        <w:t xml:space="preserve">           16.Pd1+ </w:t>
      </w:r>
      <w:r>
        <w:rPr>
          <w:rFonts w:cs="Arial"/>
          <w:b/>
          <w:sz w:val="20"/>
          <w:szCs w:val="20"/>
          <w:lang w:val="nl-BE"/>
        </w:rPr>
        <w:tab/>
        <w:t xml:space="preserve">Ke2 </w:t>
      </w:r>
    </w:p>
    <w:p w14:paraId="74C3FD5E" w14:textId="77777777" w:rsidR="006F3923" w:rsidRDefault="006F3923" w:rsidP="006F3923">
      <w:pPr>
        <w:jc w:val="both"/>
        <w:rPr>
          <w:rFonts w:cs="Arial"/>
          <w:b/>
          <w:sz w:val="20"/>
          <w:szCs w:val="20"/>
          <w:lang w:val="nl-BE"/>
        </w:rPr>
      </w:pPr>
      <w:r>
        <w:rPr>
          <w:rFonts w:cs="Arial"/>
          <w:b/>
          <w:sz w:val="20"/>
          <w:szCs w:val="20"/>
          <w:lang w:val="nl-BE"/>
        </w:rPr>
        <w:t xml:space="preserve">           17.De4+ </w:t>
      </w:r>
      <w:r>
        <w:rPr>
          <w:rFonts w:cs="Arial"/>
          <w:b/>
          <w:sz w:val="20"/>
          <w:szCs w:val="20"/>
          <w:lang w:val="nl-BE"/>
        </w:rPr>
        <w:tab/>
        <w:t xml:space="preserve">Kf1 </w:t>
      </w:r>
    </w:p>
    <w:p w14:paraId="1DDBEF2B" w14:textId="77777777" w:rsidR="006F3923" w:rsidRDefault="006F3923" w:rsidP="006F3923">
      <w:pPr>
        <w:jc w:val="both"/>
        <w:rPr>
          <w:rFonts w:cs="Arial"/>
          <w:b/>
          <w:sz w:val="20"/>
          <w:szCs w:val="20"/>
          <w:lang w:val="nl-BE"/>
        </w:rPr>
      </w:pPr>
      <w:r>
        <w:rPr>
          <w:rFonts w:cs="Arial"/>
          <w:b/>
          <w:sz w:val="20"/>
          <w:szCs w:val="20"/>
          <w:lang w:val="nl-BE"/>
        </w:rPr>
        <w:t xml:space="preserve">           18.Pe3+</w:t>
      </w:r>
      <w:r>
        <w:rPr>
          <w:rFonts w:cs="Arial"/>
          <w:b/>
          <w:sz w:val="20"/>
          <w:szCs w:val="20"/>
          <w:lang w:val="nl-BE"/>
        </w:rPr>
        <w:tab/>
      </w:r>
      <w:r>
        <w:rPr>
          <w:rFonts w:cs="Arial"/>
          <w:b/>
          <w:sz w:val="20"/>
          <w:szCs w:val="20"/>
          <w:lang w:val="nl-BE"/>
        </w:rPr>
        <w:tab/>
        <w:t xml:space="preserve">Kf2 </w:t>
      </w:r>
    </w:p>
    <w:p w14:paraId="19730D61" w14:textId="77777777" w:rsidR="006F3923" w:rsidRDefault="006F3923" w:rsidP="006F3923">
      <w:pPr>
        <w:jc w:val="both"/>
        <w:rPr>
          <w:rFonts w:cs="Arial"/>
          <w:b/>
          <w:sz w:val="20"/>
          <w:szCs w:val="20"/>
          <w:lang w:val="nl-BE"/>
        </w:rPr>
      </w:pPr>
      <w:r>
        <w:rPr>
          <w:rFonts w:cs="Arial"/>
          <w:b/>
          <w:sz w:val="20"/>
          <w:szCs w:val="20"/>
          <w:lang w:val="nl-BE"/>
        </w:rPr>
        <w:t xml:space="preserve">           19.Pg4+ </w:t>
      </w:r>
      <w:r>
        <w:rPr>
          <w:rFonts w:cs="Arial"/>
          <w:b/>
          <w:sz w:val="20"/>
          <w:szCs w:val="20"/>
          <w:lang w:val="nl-BE"/>
        </w:rPr>
        <w:tab/>
        <w:t xml:space="preserve">Kf1 </w:t>
      </w:r>
    </w:p>
    <w:p w14:paraId="6DD50406" w14:textId="77777777" w:rsidR="006F3923" w:rsidRDefault="006F3923" w:rsidP="006F3923">
      <w:pPr>
        <w:jc w:val="both"/>
        <w:rPr>
          <w:rFonts w:cs="Arial"/>
          <w:b/>
          <w:sz w:val="20"/>
          <w:szCs w:val="20"/>
          <w:lang w:val="nl-BE"/>
        </w:rPr>
      </w:pPr>
      <w:r>
        <w:rPr>
          <w:rFonts w:cs="Arial"/>
          <w:b/>
          <w:sz w:val="20"/>
          <w:szCs w:val="20"/>
          <w:lang w:val="nl-BE"/>
        </w:rPr>
        <w:t xml:space="preserve">           20.Dh1+</w:t>
      </w:r>
      <w:r>
        <w:rPr>
          <w:rFonts w:cs="Arial"/>
          <w:b/>
          <w:sz w:val="20"/>
          <w:szCs w:val="20"/>
          <w:lang w:val="nl-BE"/>
        </w:rPr>
        <w:tab/>
      </w:r>
      <w:r>
        <w:rPr>
          <w:rFonts w:cs="Arial"/>
          <w:b/>
          <w:sz w:val="20"/>
          <w:szCs w:val="20"/>
          <w:lang w:val="nl-BE"/>
        </w:rPr>
        <w:tab/>
        <w:t xml:space="preserve">Ke2 </w:t>
      </w:r>
    </w:p>
    <w:p w14:paraId="20084674" w14:textId="77777777" w:rsidR="006F3923" w:rsidRDefault="006F3923" w:rsidP="006F3923">
      <w:pPr>
        <w:jc w:val="both"/>
        <w:rPr>
          <w:rFonts w:cs="Arial"/>
          <w:b/>
          <w:sz w:val="20"/>
          <w:szCs w:val="20"/>
          <w:lang w:val="nl-BE"/>
        </w:rPr>
      </w:pPr>
      <w:r>
        <w:rPr>
          <w:rFonts w:cs="Arial"/>
          <w:b/>
          <w:sz w:val="20"/>
          <w:szCs w:val="20"/>
          <w:lang w:val="nl-BE"/>
        </w:rPr>
        <w:t xml:space="preserve">           21.Dg2+ </w:t>
      </w:r>
      <w:r>
        <w:rPr>
          <w:rFonts w:cs="Arial"/>
          <w:b/>
          <w:sz w:val="20"/>
          <w:szCs w:val="20"/>
          <w:lang w:val="nl-BE"/>
        </w:rPr>
        <w:tab/>
        <w:t xml:space="preserve">Kd3 </w:t>
      </w:r>
    </w:p>
    <w:p w14:paraId="788395BF" w14:textId="77777777" w:rsidR="006F3923" w:rsidRDefault="006F3923" w:rsidP="006F3923">
      <w:pPr>
        <w:jc w:val="both"/>
        <w:rPr>
          <w:rFonts w:cs="Arial"/>
          <w:b/>
          <w:sz w:val="20"/>
          <w:szCs w:val="20"/>
          <w:lang w:val="nl-BE"/>
        </w:rPr>
      </w:pPr>
      <w:r>
        <w:rPr>
          <w:rFonts w:cs="Arial"/>
          <w:b/>
          <w:sz w:val="20"/>
          <w:szCs w:val="20"/>
          <w:lang w:val="nl-BE"/>
        </w:rPr>
        <w:t xml:space="preserve">           22.Dd5+</w:t>
      </w:r>
      <w:r>
        <w:rPr>
          <w:rFonts w:cs="Arial"/>
          <w:b/>
          <w:sz w:val="20"/>
          <w:szCs w:val="20"/>
          <w:lang w:val="nl-BE"/>
        </w:rPr>
        <w:tab/>
      </w:r>
      <w:r>
        <w:rPr>
          <w:rFonts w:cs="Arial"/>
          <w:b/>
          <w:sz w:val="20"/>
          <w:szCs w:val="20"/>
          <w:lang w:val="nl-BE"/>
        </w:rPr>
        <w:tab/>
        <w:t xml:space="preserve">Ke2 </w:t>
      </w:r>
    </w:p>
    <w:p w14:paraId="6B14B6C5" w14:textId="77777777" w:rsidR="006F3923" w:rsidRDefault="006F3923" w:rsidP="006F3923">
      <w:pPr>
        <w:jc w:val="both"/>
        <w:rPr>
          <w:rFonts w:cs="Arial"/>
          <w:sz w:val="20"/>
          <w:szCs w:val="20"/>
          <w:lang w:val="nl-BE"/>
        </w:rPr>
      </w:pPr>
      <w:r>
        <w:rPr>
          <w:rFonts w:cs="Arial"/>
          <w:sz w:val="20"/>
          <w:szCs w:val="20"/>
          <w:lang w:val="nl-BE"/>
        </w:rPr>
        <w:t>En eindelijk mag de witte vorst ook een stapje dichterbij komen met:</w:t>
      </w:r>
    </w:p>
    <w:p w14:paraId="14B4A379" w14:textId="77777777" w:rsidR="006F3923" w:rsidRDefault="006F3923" w:rsidP="007712D0">
      <w:pPr>
        <w:jc w:val="both"/>
        <w:rPr>
          <w:rFonts w:cs="Arial"/>
          <w:b/>
          <w:sz w:val="20"/>
          <w:szCs w:val="20"/>
          <w:lang w:val="nl-BE"/>
        </w:rPr>
      </w:pPr>
      <w:r>
        <w:rPr>
          <w:rFonts w:cs="Arial"/>
          <w:b/>
          <w:sz w:val="20"/>
          <w:szCs w:val="20"/>
          <w:lang w:val="nl-BE"/>
        </w:rPr>
        <w:t xml:space="preserve">          </w:t>
      </w:r>
      <w:r w:rsidR="002D565D">
        <w:rPr>
          <w:rFonts w:cs="Arial"/>
          <w:b/>
          <w:sz w:val="20"/>
          <w:szCs w:val="20"/>
          <w:lang w:val="nl-BE"/>
        </w:rPr>
        <w:t xml:space="preserve"> </w:t>
      </w:r>
      <w:r w:rsidR="007712D0">
        <w:rPr>
          <w:rFonts w:cs="Arial"/>
          <w:b/>
          <w:sz w:val="20"/>
          <w:szCs w:val="20"/>
          <w:lang w:val="nl-BE"/>
        </w:rPr>
        <w:t xml:space="preserve">23.Kc2 </w:t>
      </w:r>
      <w:r w:rsidR="007712D0">
        <w:rPr>
          <w:rFonts w:cs="Arial"/>
          <w:b/>
          <w:sz w:val="20"/>
          <w:szCs w:val="20"/>
          <w:lang w:val="nl-BE"/>
        </w:rPr>
        <w:tab/>
      </w:r>
      <w:r w:rsidR="007712D0">
        <w:rPr>
          <w:rFonts w:cs="Arial"/>
          <w:b/>
          <w:sz w:val="20"/>
          <w:szCs w:val="20"/>
          <w:lang w:val="nl-BE"/>
        </w:rPr>
        <w:tab/>
      </w:r>
      <w:r>
        <w:rPr>
          <w:rFonts w:cs="Arial"/>
          <w:b/>
          <w:sz w:val="20"/>
          <w:szCs w:val="20"/>
          <w:lang w:val="nl-BE"/>
        </w:rPr>
        <w:t xml:space="preserve">Kf1 </w:t>
      </w:r>
    </w:p>
    <w:p w14:paraId="70F00ED4" w14:textId="77777777" w:rsidR="006F3923" w:rsidRDefault="002D565D" w:rsidP="002D565D">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 xml:space="preserve">24.Dh1+ </w:t>
      </w:r>
      <w:r w:rsidR="006F3923">
        <w:rPr>
          <w:rFonts w:cs="Arial"/>
          <w:b/>
          <w:sz w:val="20"/>
          <w:szCs w:val="20"/>
          <w:lang w:val="nl-BE"/>
        </w:rPr>
        <w:tab/>
        <w:t xml:space="preserve">Ke2 </w:t>
      </w:r>
    </w:p>
    <w:p w14:paraId="4475CBDC" w14:textId="77777777" w:rsidR="006F3923" w:rsidRDefault="002D565D" w:rsidP="006F3923">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 xml:space="preserve">25.Dg2+ </w:t>
      </w:r>
      <w:r w:rsidR="006F3923">
        <w:rPr>
          <w:rFonts w:cs="Arial"/>
          <w:b/>
          <w:sz w:val="20"/>
          <w:szCs w:val="20"/>
          <w:lang w:val="nl-BE"/>
        </w:rPr>
        <w:tab/>
        <w:t xml:space="preserve">Df2 </w:t>
      </w:r>
    </w:p>
    <w:p w14:paraId="761A7FAD" w14:textId="77777777" w:rsidR="006F3923" w:rsidRDefault="002D565D" w:rsidP="006F3923">
      <w:pPr>
        <w:jc w:val="both"/>
        <w:rPr>
          <w:rFonts w:cs="Arial"/>
          <w:b/>
          <w:sz w:val="20"/>
          <w:szCs w:val="20"/>
          <w:lang w:val="nl-BE"/>
        </w:rPr>
      </w:pPr>
      <w:r>
        <w:rPr>
          <w:rFonts w:cs="Arial"/>
          <w:b/>
          <w:sz w:val="20"/>
          <w:szCs w:val="20"/>
          <w:lang w:val="nl-BE"/>
        </w:rPr>
        <w:t xml:space="preserve">           </w:t>
      </w:r>
      <w:r w:rsidR="006F3923">
        <w:rPr>
          <w:rFonts w:cs="Arial"/>
          <w:b/>
          <w:sz w:val="20"/>
          <w:szCs w:val="20"/>
          <w:lang w:val="nl-BE"/>
        </w:rPr>
        <w:t xml:space="preserve">26.Dxf2+ </w:t>
      </w:r>
    </w:p>
    <w:p w14:paraId="71A0F7FF" w14:textId="77777777" w:rsidR="006F3923" w:rsidRDefault="006F3923" w:rsidP="006F3923">
      <w:pPr>
        <w:jc w:val="both"/>
        <w:rPr>
          <w:rFonts w:cs="Arial"/>
          <w:sz w:val="20"/>
          <w:szCs w:val="20"/>
          <w:lang w:val="nl-BE"/>
        </w:rPr>
      </w:pPr>
      <w:r>
        <w:rPr>
          <w:rFonts w:cs="Arial"/>
          <w:sz w:val="20"/>
          <w:szCs w:val="20"/>
          <w:lang w:val="nl-BE"/>
        </w:rPr>
        <w:t xml:space="preserve">zodat zijn echtgenote het mat kan afdwingen. </w:t>
      </w:r>
    </w:p>
    <w:p w14:paraId="4756DE0F" w14:textId="77777777" w:rsidR="006F3923" w:rsidRDefault="006F3923" w:rsidP="006F3923">
      <w:pPr>
        <w:jc w:val="both"/>
        <w:rPr>
          <w:rFonts w:cs="Arial"/>
          <w:sz w:val="20"/>
          <w:szCs w:val="20"/>
          <w:lang w:val="nl-BE"/>
        </w:rPr>
      </w:pPr>
    </w:p>
    <w:p w14:paraId="6A91B8FE" w14:textId="77777777" w:rsidR="006F3923" w:rsidRDefault="006F3923" w:rsidP="006F3923">
      <w:pPr>
        <w:jc w:val="both"/>
        <w:rPr>
          <w:rFonts w:cs="Arial"/>
          <w:sz w:val="20"/>
          <w:szCs w:val="20"/>
          <w:lang w:val="nl-BE"/>
        </w:rPr>
      </w:pPr>
      <w:r>
        <w:rPr>
          <w:rFonts w:cs="Arial"/>
          <w:sz w:val="20"/>
          <w:szCs w:val="20"/>
          <w:lang w:val="nl-BE"/>
        </w:rPr>
        <w:t xml:space="preserve">Oef ! </w:t>
      </w:r>
    </w:p>
    <w:p w14:paraId="7372D66A" w14:textId="77777777" w:rsidR="006F3923" w:rsidRDefault="006F3923" w:rsidP="006F3923">
      <w:pPr>
        <w:spacing w:line="190" w:lineRule="exact"/>
        <w:rPr>
          <w:lang w:val="nl-BE"/>
        </w:rPr>
      </w:pPr>
    </w:p>
    <w:p w14:paraId="1798A12A" w14:textId="77777777" w:rsidR="006F3923" w:rsidRPr="00461CED" w:rsidRDefault="00461CED" w:rsidP="006F3923">
      <w:pPr>
        <w:spacing w:line="190" w:lineRule="exact"/>
        <w:rPr>
          <w:sz w:val="20"/>
          <w:szCs w:val="20"/>
          <w:lang w:val="nl-BE"/>
        </w:rPr>
      </w:pPr>
      <w:r>
        <w:rPr>
          <w:lang w:val="nl-BE"/>
        </w:rPr>
        <w:t>“</w:t>
      </w:r>
      <w:r>
        <w:rPr>
          <w:i/>
          <w:sz w:val="20"/>
          <w:szCs w:val="20"/>
          <w:lang w:val="nl-BE"/>
        </w:rPr>
        <w:t xml:space="preserve">Good sharp play” </w:t>
      </w:r>
      <w:r>
        <w:rPr>
          <w:sz w:val="20"/>
          <w:szCs w:val="20"/>
          <w:lang w:val="nl-BE"/>
        </w:rPr>
        <w:t>was het com-mentaar van Romuald Lazowski.</w:t>
      </w:r>
    </w:p>
    <w:p w14:paraId="556B7716" w14:textId="77777777" w:rsidR="00AB4604" w:rsidRDefault="00AB4604">
      <w:pPr>
        <w:widowControl/>
        <w:autoSpaceDE/>
        <w:autoSpaceDN/>
        <w:adjustRightInd/>
        <w:rPr>
          <w:rFonts w:cs="Arial"/>
          <w:b/>
          <w:sz w:val="20"/>
          <w:szCs w:val="20"/>
          <w:lang w:val="nl-BE"/>
        </w:rPr>
      </w:pPr>
      <w:r>
        <w:rPr>
          <w:rFonts w:cs="Arial"/>
          <w:b/>
          <w:sz w:val="20"/>
          <w:szCs w:val="20"/>
          <w:lang w:val="nl-BE"/>
        </w:rPr>
        <w:br w:type="page"/>
      </w:r>
    </w:p>
    <w:p w14:paraId="16C474FD" w14:textId="77777777" w:rsidR="006F3923" w:rsidRDefault="003179B0" w:rsidP="00F43761">
      <w:pPr>
        <w:spacing w:line="190" w:lineRule="exact"/>
        <w:jc w:val="center"/>
        <w:rPr>
          <w:rFonts w:cs="Arial"/>
          <w:b/>
          <w:sz w:val="20"/>
          <w:szCs w:val="20"/>
          <w:lang w:val="nl-BE"/>
        </w:rPr>
      </w:pPr>
      <w:r>
        <w:rPr>
          <w:rFonts w:cs="Arial"/>
          <w:b/>
          <w:sz w:val="20"/>
          <w:szCs w:val="20"/>
          <w:lang w:val="nl-BE"/>
        </w:rPr>
        <w:lastRenderedPageBreak/>
        <w:t>- 29</w:t>
      </w:r>
      <w:r w:rsidR="00962A5D">
        <w:rPr>
          <w:rFonts w:cs="Arial"/>
          <w:b/>
          <w:sz w:val="20"/>
          <w:szCs w:val="20"/>
          <w:lang w:val="nl-BE"/>
        </w:rPr>
        <w:t>8</w:t>
      </w:r>
      <w:r w:rsidR="006F3923">
        <w:rPr>
          <w:rFonts w:cs="Arial"/>
          <w:b/>
          <w:sz w:val="20"/>
          <w:szCs w:val="20"/>
          <w:lang w:val="nl-BE"/>
        </w:rPr>
        <w:t xml:space="preserve"> -</w:t>
      </w:r>
    </w:p>
    <w:p w14:paraId="09C8DA44" w14:textId="77777777" w:rsidR="006F3923" w:rsidRDefault="006F3923" w:rsidP="006F3923">
      <w:pPr>
        <w:spacing w:line="190" w:lineRule="exact"/>
        <w:jc w:val="center"/>
        <w:rPr>
          <w:rFonts w:cs="Arial"/>
          <w:sz w:val="20"/>
          <w:szCs w:val="20"/>
          <w:lang w:val="nl-BE"/>
        </w:rPr>
      </w:pPr>
    </w:p>
    <w:p w14:paraId="796A19B3"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2008</w:t>
      </w:r>
    </w:p>
    <w:p w14:paraId="7668CE4D" w14:textId="77777777" w:rsidR="006F3923" w:rsidRDefault="006F3923" w:rsidP="006F3923">
      <w:pPr>
        <w:spacing w:line="190" w:lineRule="exact"/>
        <w:jc w:val="center"/>
        <w:rPr>
          <w:rFonts w:cs="Arial"/>
          <w:sz w:val="20"/>
          <w:szCs w:val="20"/>
          <w:lang w:val="nl-BE"/>
        </w:rPr>
      </w:pPr>
    </w:p>
    <w:p w14:paraId="2DBF5DEE" w14:textId="77777777" w:rsidR="006F3923" w:rsidRDefault="00990285" w:rsidP="006F3923">
      <w:pPr>
        <w:jc w:val="both"/>
        <w:rPr>
          <w:rFonts w:cs="Arial"/>
          <w:b/>
          <w:sz w:val="20"/>
          <w:szCs w:val="20"/>
          <w:lang w:val="nl-BE"/>
        </w:rPr>
      </w:pPr>
      <w:r>
        <w:object w:dxaOrig="1440" w:dyaOrig="1440" w14:anchorId="50D04CDC">
          <v:shape id="_x0000_s1374" type="#_x0000_t75" style="position:absolute;left:0;text-align:left;margin-left:0;margin-top:0;width:151.5pt;height:152.5pt;z-index:251696128;mso-position-horizontal:center">
            <v:imagedata r:id="rId592" o:title=""/>
            <w10:wrap type="square"/>
          </v:shape>
          <o:OLEObject Type="Embed" ProgID="CorelDRAW.Graphic.12" ShapeID="_x0000_s1374" DrawAspect="Content" ObjectID="_1587467756" r:id="rId593"/>
        </w:object>
      </w:r>
    </w:p>
    <w:p w14:paraId="218333FA" w14:textId="77777777" w:rsidR="006F3923" w:rsidRDefault="006F3923" w:rsidP="006F3923">
      <w:pPr>
        <w:jc w:val="both"/>
        <w:rPr>
          <w:rFonts w:cs="Arial"/>
          <w:sz w:val="20"/>
          <w:szCs w:val="20"/>
          <w:lang w:val="nl-BE"/>
        </w:rPr>
      </w:pPr>
      <w:r>
        <w:rPr>
          <w:rFonts w:cs="Arial"/>
          <w:b/>
          <w:lang w:val="nl-BE"/>
        </w:rPr>
        <w:t>=</w:t>
      </w:r>
      <w:r>
        <w:rPr>
          <w:rFonts w:cs="Arial"/>
          <w:b/>
          <w:sz w:val="20"/>
          <w:szCs w:val="20"/>
          <w:lang w:val="nl-BE"/>
        </w:rPr>
        <w:t xml:space="preserve">                              </w:t>
      </w:r>
      <w:r>
        <w:rPr>
          <w:rFonts w:cs="Arial"/>
          <w:sz w:val="20"/>
          <w:szCs w:val="20"/>
          <w:lang w:val="nl-BE"/>
        </w:rPr>
        <w:t>0746.10 e3e1</w:t>
      </w:r>
    </w:p>
    <w:p w14:paraId="416DC05B" w14:textId="77777777" w:rsidR="006F3923" w:rsidRDefault="006F3923" w:rsidP="006F3923">
      <w:pPr>
        <w:jc w:val="both"/>
        <w:rPr>
          <w:rFonts w:cs="Arial"/>
          <w:sz w:val="20"/>
          <w:szCs w:val="20"/>
          <w:lang w:val="nl-BE"/>
        </w:rPr>
      </w:pPr>
    </w:p>
    <w:p w14:paraId="2A79484A" w14:textId="77777777" w:rsidR="006F3923" w:rsidRDefault="00F63CB3" w:rsidP="006F3923">
      <w:pPr>
        <w:jc w:val="both"/>
        <w:rPr>
          <w:rFonts w:cs="Arial"/>
          <w:sz w:val="20"/>
          <w:szCs w:val="20"/>
          <w:lang w:val="nl-BE"/>
        </w:rPr>
      </w:pPr>
      <w:r>
        <w:rPr>
          <w:rFonts w:cs="Arial"/>
          <w:sz w:val="20"/>
          <w:szCs w:val="20"/>
          <w:lang w:val="nl-BE"/>
        </w:rPr>
        <w:t>Vermits zwart twee t</w:t>
      </w:r>
      <w:r w:rsidR="006F3923">
        <w:rPr>
          <w:rFonts w:cs="Arial"/>
          <w:sz w:val="20"/>
          <w:szCs w:val="20"/>
          <w:lang w:val="nl-BE"/>
        </w:rPr>
        <w:t>orens heeft</w:t>
      </w:r>
      <w:r w:rsidR="00004C73">
        <w:rPr>
          <w:rFonts w:cs="Arial"/>
          <w:sz w:val="20"/>
          <w:szCs w:val="20"/>
          <w:lang w:val="nl-BE"/>
        </w:rPr>
        <w:t xml:space="preserve"> moet wit er minstens</w:t>
      </w:r>
      <w:r w:rsidR="00010FC1">
        <w:rPr>
          <w:rFonts w:cs="Arial"/>
          <w:sz w:val="20"/>
          <w:szCs w:val="20"/>
          <w:lang w:val="nl-BE"/>
        </w:rPr>
        <w:t xml:space="preserve"> één slaan, met de nodige risico’s.</w:t>
      </w:r>
    </w:p>
    <w:p w14:paraId="09D70193" w14:textId="77777777" w:rsidR="006F3923" w:rsidRDefault="006F3923" w:rsidP="006F3923">
      <w:pPr>
        <w:jc w:val="both"/>
        <w:rPr>
          <w:rFonts w:cs="Arial"/>
          <w:b/>
          <w:sz w:val="20"/>
          <w:szCs w:val="20"/>
          <w:lang w:val="nl-BE"/>
        </w:rPr>
      </w:pPr>
      <w:r>
        <w:rPr>
          <w:rFonts w:cs="Arial"/>
          <w:b/>
          <w:sz w:val="20"/>
          <w:szCs w:val="20"/>
          <w:lang w:val="nl-BE"/>
        </w:rPr>
        <w:tab/>
        <w:t xml:space="preserve">1.Lxd4 </w:t>
      </w:r>
    </w:p>
    <w:p w14:paraId="18640AD8" w14:textId="77777777" w:rsidR="006F3923" w:rsidRDefault="006F3923" w:rsidP="006F3923">
      <w:pPr>
        <w:jc w:val="both"/>
        <w:rPr>
          <w:rFonts w:cs="Arial"/>
          <w:sz w:val="20"/>
          <w:szCs w:val="20"/>
          <w:lang w:val="nl-BE"/>
        </w:rPr>
      </w:pPr>
      <w:r>
        <w:rPr>
          <w:rFonts w:cs="Arial"/>
          <w:sz w:val="20"/>
          <w:szCs w:val="20"/>
          <w:lang w:val="nl-BE"/>
        </w:rPr>
        <w:t xml:space="preserve">Niet goed is: </w:t>
      </w:r>
    </w:p>
    <w:p w14:paraId="5100BAE9" w14:textId="77777777" w:rsidR="006F3923" w:rsidRDefault="006F3923" w:rsidP="00586E21">
      <w:pPr>
        <w:numPr>
          <w:ilvl w:val="0"/>
          <w:numId w:val="177"/>
        </w:numPr>
        <w:jc w:val="both"/>
        <w:rPr>
          <w:rFonts w:cs="Arial"/>
          <w:sz w:val="20"/>
          <w:szCs w:val="20"/>
          <w:lang w:val="nl-BE"/>
        </w:rPr>
      </w:pPr>
      <w:r>
        <w:rPr>
          <w:rFonts w:cs="Arial"/>
          <w:sz w:val="20"/>
          <w:szCs w:val="20"/>
          <w:lang w:val="nl-BE"/>
        </w:rPr>
        <w:t>1.Txa8? Td8+ 2.Kf4 Ph3+  3.Kg3 Ld6+</w:t>
      </w:r>
      <w:r w:rsidR="00ED113A">
        <w:rPr>
          <w:rFonts w:cs="Arial"/>
          <w:sz w:val="20"/>
          <w:szCs w:val="20"/>
          <w:lang w:val="nl-BE"/>
        </w:rPr>
        <w:t xml:space="preserve"> 4.Kxh3 Kxa8 en zwart wint. O</w:t>
      </w:r>
      <w:r>
        <w:rPr>
          <w:rFonts w:cs="Arial"/>
          <w:sz w:val="20"/>
          <w:szCs w:val="20"/>
          <w:lang w:val="nl-BE"/>
        </w:rPr>
        <w:t>ok niet:</w:t>
      </w:r>
    </w:p>
    <w:p w14:paraId="240F7090" w14:textId="77777777" w:rsidR="006F3923" w:rsidRDefault="006F3923" w:rsidP="00586E21">
      <w:pPr>
        <w:numPr>
          <w:ilvl w:val="0"/>
          <w:numId w:val="177"/>
        </w:numPr>
        <w:jc w:val="both"/>
        <w:rPr>
          <w:rFonts w:cs="Arial"/>
          <w:sz w:val="20"/>
          <w:szCs w:val="20"/>
          <w:lang w:val="nl-BE"/>
        </w:rPr>
      </w:pPr>
      <w:r>
        <w:rPr>
          <w:rFonts w:cs="Arial"/>
          <w:sz w:val="20"/>
          <w:szCs w:val="20"/>
          <w:lang w:val="nl-BE"/>
        </w:rPr>
        <w:t xml:space="preserve">1.Txd4?  Pe6 2.Ke4 Lxd4 3.Lxd4 Pxd4 4.Kxd4  enzo-voort. En eveneens </w:t>
      </w:r>
      <w:r w:rsidR="00ED113A">
        <w:rPr>
          <w:rFonts w:cs="Arial"/>
          <w:sz w:val="20"/>
          <w:szCs w:val="20"/>
          <w:lang w:val="nl-BE"/>
        </w:rPr>
        <w:t>fout is:</w:t>
      </w:r>
    </w:p>
    <w:p w14:paraId="7F5DF7B6" w14:textId="77777777" w:rsidR="006F3923" w:rsidRDefault="006F3923" w:rsidP="00586E21">
      <w:pPr>
        <w:numPr>
          <w:ilvl w:val="0"/>
          <w:numId w:val="177"/>
        </w:numPr>
        <w:jc w:val="both"/>
        <w:rPr>
          <w:rFonts w:cs="Arial"/>
          <w:sz w:val="20"/>
          <w:szCs w:val="20"/>
          <w:lang w:val="nl-BE"/>
        </w:rPr>
      </w:pPr>
      <w:r>
        <w:rPr>
          <w:rFonts w:cs="Arial"/>
          <w:sz w:val="20"/>
          <w:szCs w:val="20"/>
          <w:lang w:val="nl-BE"/>
        </w:rPr>
        <w:t>1.c8D</w:t>
      </w:r>
      <w:r w:rsidR="00ED113A">
        <w:rPr>
          <w:rFonts w:cs="Arial"/>
          <w:sz w:val="20"/>
          <w:szCs w:val="20"/>
          <w:lang w:val="nl-BE"/>
        </w:rPr>
        <w:t xml:space="preserve">? Txc8 2.Lxd4 Txd8, enzovoort. </w:t>
      </w:r>
      <w:r>
        <w:rPr>
          <w:rFonts w:cs="Arial"/>
          <w:sz w:val="20"/>
          <w:szCs w:val="20"/>
          <w:lang w:val="nl-BE"/>
        </w:rPr>
        <w:t xml:space="preserve"> </w:t>
      </w:r>
    </w:p>
    <w:p w14:paraId="52F4F22F" w14:textId="77777777" w:rsidR="006F3923" w:rsidRDefault="006F3923" w:rsidP="006F3923">
      <w:pPr>
        <w:jc w:val="both"/>
        <w:rPr>
          <w:rFonts w:cs="Arial"/>
          <w:b/>
          <w:sz w:val="20"/>
          <w:szCs w:val="20"/>
          <w:lang w:val="en-GB"/>
        </w:rPr>
      </w:pPr>
      <w:r>
        <w:rPr>
          <w:rFonts w:cs="Arial"/>
          <w:b/>
          <w:sz w:val="20"/>
          <w:szCs w:val="20"/>
          <w:lang w:val="nl-BE"/>
        </w:rPr>
        <w:tab/>
      </w:r>
      <w:r>
        <w:rPr>
          <w:rFonts w:cs="Arial"/>
          <w:b/>
          <w:sz w:val="20"/>
          <w:szCs w:val="20"/>
          <w:lang w:val="en-GB"/>
        </w:rPr>
        <w:t>1…</w:t>
      </w:r>
      <w:r>
        <w:rPr>
          <w:rFonts w:cs="Arial"/>
          <w:b/>
          <w:sz w:val="20"/>
          <w:szCs w:val="20"/>
          <w:lang w:val="en-GB"/>
        </w:rPr>
        <w:tab/>
      </w:r>
      <w:r>
        <w:rPr>
          <w:rFonts w:cs="Arial"/>
          <w:b/>
          <w:sz w:val="20"/>
          <w:szCs w:val="20"/>
          <w:lang w:val="en-GB"/>
        </w:rPr>
        <w:tab/>
        <w:t xml:space="preserve">Lxd4+ </w:t>
      </w:r>
    </w:p>
    <w:p w14:paraId="19FBD2AA" w14:textId="77777777" w:rsidR="006F3923" w:rsidRDefault="006F3923" w:rsidP="006F3923">
      <w:pPr>
        <w:jc w:val="both"/>
        <w:rPr>
          <w:rFonts w:cs="Arial"/>
          <w:b/>
          <w:sz w:val="20"/>
          <w:szCs w:val="20"/>
          <w:lang w:val="en-GB"/>
        </w:rPr>
      </w:pPr>
      <w:r>
        <w:rPr>
          <w:rFonts w:cs="Arial"/>
          <w:b/>
          <w:sz w:val="20"/>
          <w:szCs w:val="20"/>
          <w:lang w:val="en-GB"/>
        </w:rPr>
        <w:tab/>
        <w:t xml:space="preserve">2.Kd3 </w:t>
      </w:r>
    </w:p>
    <w:p w14:paraId="6CCD7236" w14:textId="77777777" w:rsidR="006F3923" w:rsidRPr="006518F2" w:rsidRDefault="006518F2" w:rsidP="00586E21">
      <w:pPr>
        <w:numPr>
          <w:ilvl w:val="0"/>
          <w:numId w:val="185"/>
        </w:numPr>
        <w:jc w:val="both"/>
        <w:rPr>
          <w:rFonts w:cs="Arial"/>
          <w:sz w:val="20"/>
          <w:szCs w:val="20"/>
          <w:lang w:val="en-GB"/>
        </w:rPr>
      </w:pPr>
      <w:r>
        <w:rPr>
          <w:rFonts w:cs="Arial"/>
          <w:sz w:val="20"/>
          <w:szCs w:val="20"/>
          <w:lang w:val="en-GB"/>
        </w:rPr>
        <w:t xml:space="preserve">2.Kxd4? Pc6+ 3.Kc~ Pxd8 </w:t>
      </w:r>
      <w:r w:rsidR="006F3923" w:rsidRPr="006518F2">
        <w:rPr>
          <w:rFonts w:cs="Arial"/>
          <w:sz w:val="20"/>
          <w:szCs w:val="20"/>
          <w:lang w:val="en-GB"/>
        </w:rPr>
        <w:t xml:space="preserve">4.cxd8D Txd8 verliest wit. </w:t>
      </w:r>
    </w:p>
    <w:p w14:paraId="20A37323" w14:textId="77777777" w:rsidR="006F3923" w:rsidRDefault="00417258" w:rsidP="00586E21">
      <w:pPr>
        <w:numPr>
          <w:ilvl w:val="0"/>
          <w:numId w:val="185"/>
        </w:numPr>
        <w:jc w:val="both"/>
        <w:rPr>
          <w:rFonts w:cs="Arial"/>
          <w:sz w:val="20"/>
          <w:szCs w:val="20"/>
          <w:lang w:val="nl-BE"/>
        </w:rPr>
      </w:pPr>
      <w:r>
        <w:rPr>
          <w:rFonts w:cs="Arial"/>
          <w:sz w:val="20"/>
          <w:szCs w:val="20"/>
          <w:lang w:val="nl-BE"/>
        </w:rPr>
        <w:t>2.Txd4? Te8+ 3.Kd3 Pe6</w:t>
      </w:r>
      <w:r w:rsidR="006518F2">
        <w:rPr>
          <w:rFonts w:cs="Arial"/>
          <w:sz w:val="20"/>
          <w:szCs w:val="20"/>
          <w:lang w:val="nl-BE"/>
        </w:rPr>
        <w:t xml:space="preserve"> 4.Te4+ Kf2 5.Kc4 Pc8 enzo-</w:t>
      </w:r>
      <w:r w:rsidR="006F3923">
        <w:rPr>
          <w:rFonts w:cs="Arial"/>
          <w:sz w:val="20"/>
          <w:szCs w:val="20"/>
          <w:lang w:val="nl-BE"/>
        </w:rPr>
        <w:t>voort.</w:t>
      </w:r>
    </w:p>
    <w:p w14:paraId="3984C062" w14:textId="77777777" w:rsidR="0017260F" w:rsidRDefault="000C5D57" w:rsidP="0017260F">
      <w:pPr>
        <w:rPr>
          <w:rFonts w:cs="Arial"/>
          <w:b/>
          <w:sz w:val="20"/>
          <w:szCs w:val="20"/>
          <w:lang w:val="nl-BE"/>
        </w:rPr>
      </w:pPr>
      <w:r>
        <w:rPr>
          <w:rFonts w:cs="Arial"/>
          <w:b/>
          <w:sz w:val="20"/>
          <w:szCs w:val="20"/>
          <w:lang w:val="nl-BE"/>
        </w:rPr>
        <w:t xml:space="preserve"> </w:t>
      </w:r>
      <w:r>
        <w:rPr>
          <w:rFonts w:cs="Arial"/>
          <w:b/>
          <w:sz w:val="20"/>
          <w:szCs w:val="20"/>
          <w:lang w:val="nl-BE"/>
        </w:rPr>
        <w:tab/>
      </w:r>
      <w:r w:rsidR="0017260F">
        <w:rPr>
          <w:rFonts w:cs="Arial"/>
          <w:b/>
          <w:sz w:val="20"/>
          <w:szCs w:val="20"/>
          <w:lang w:val="nl-BE"/>
        </w:rPr>
        <w:t>2…</w:t>
      </w:r>
      <w:r w:rsidR="0017260F">
        <w:rPr>
          <w:rFonts w:cs="Arial"/>
          <w:b/>
          <w:sz w:val="20"/>
          <w:szCs w:val="20"/>
          <w:lang w:val="nl-BE"/>
        </w:rPr>
        <w:tab/>
      </w:r>
      <w:r w:rsidR="0017260F">
        <w:rPr>
          <w:rFonts w:cs="Arial"/>
          <w:b/>
          <w:sz w:val="20"/>
          <w:szCs w:val="20"/>
          <w:lang w:val="nl-BE"/>
        </w:rPr>
        <w:tab/>
        <w:t xml:space="preserve">Pc8 </w:t>
      </w:r>
    </w:p>
    <w:p w14:paraId="34D5520F" w14:textId="77777777" w:rsidR="0017260F" w:rsidRDefault="0017260F" w:rsidP="0017260F">
      <w:pPr>
        <w:rPr>
          <w:rFonts w:cs="Arial"/>
          <w:b/>
          <w:sz w:val="20"/>
          <w:szCs w:val="20"/>
          <w:lang w:val="nl-BE"/>
        </w:rPr>
      </w:pPr>
    </w:p>
    <w:p w14:paraId="76B9D6D9" w14:textId="77777777" w:rsidR="0017260F" w:rsidRDefault="0017260F" w:rsidP="0017260F">
      <w:pPr>
        <w:rPr>
          <w:rFonts w:cs="Arial"/>
          <w:b/>
          <w:sz w:val="20"/>
          <w:szCs w:val="20"/>
          <w:lang w:val="nl-BE"/>
        </w:rPr>
      </w:pPr>
    </w:p>
    <w:p w14:paraId="52743506" w14:textId="77777777" w:rsidR="0017260F" w:rsidRDefault="0017260F" w:rsidP="0017260F">
      <w:pPr>
        <w:rPr>
          <w:rFonts w:cs="Arial"/>
          <w:b/>
          <w:sz w:val="20"/>
          <w:szCs w:val="20"/>
          <w:lang w:val="nl-BE"/>
        </w:rPr>
      </w:pPr>
    </w:p>
    <w:p w14:paraId="4F22FA20" w14:textId="77777777" w:rsidR="0017260F" w:rsidRDefault="0017260F" w:rsidP="0017260F">
      <w:pPr>
        <w:rPr>
          <w:rFonts w:cs="Arial"/>
          <w:b/>
          <w:sz w:val="20"/>
          <w:szCs w:val="20"/>
          <w:lang w:val="nl-BE"/>
        </w:rPr>
      </w:pPr>
    </w:p>
    <w:p w14:paraId="0BE27A64" w14:textId="77777777" w:rsidR="006F3923" w:rsidRPr="0017260F" w:rsidRDefault="006F3923" w:rsidP="0017260F">
      <w:pPr>
        <w:rPr>
          <w:rFonts w:cs="Arial"/>
          <w:b/>
          <w:sz w:val="20"/>
          <w:szCs w:val="20"/>
          <w:lang w:val="nl-BE"/>
        </w:rPr>
      </w:pPr>
      <w:r>
        <w:rPr>
          <w:rFonts w:cs="Arial"/>
          <w:sz w:val="20"/>
          <w:szCs w:val="20"/>
          <w:lang w:val="nl-BE"/>
        </w:rPr>
        <w:t>Zoniet slaat wit de tweede toren..</w:t>
      </w:r>
    </w:p>
    <w:p w14:paraId="0A7DFCDD" w14:textId="77777777" w:rsidR="006F3923" w:rsidRPr="0082746D" w:rsidRDefault="00FC5605" w:rsidP="00FC5605">
      <w:pPr>
        <w:jc w:val="both"/>
        <w:rPr>
          <w:rFonts w:cs="Arial"/>
          <w:b/>
          <w:sz w:val="20"/>
          <w:szCs w:val="20"/>
          <w:lang w:val="en-GB"/>
        </w:rPr>
      </w:pPr>
      <w:r>
        <w:rPr>
          <w:rFonts w:cs="Arial"/>
          <w:b/>
          <w:sz w:val="20"/>
          <w:szCs w:val="20"/>
          <w:lang w:val="nl-BE"/>
        </w:rPr>
        <w:tab/>
      </w:r>
      <w:r w:rsidR="006F3923">
        <w:rPr>
          <w:rFonts w:cs="Arial"/>
          <w:b/>
          <w:sz w:val="20"/>
          <w:szCs w:val="20"/>
          <w:lang w:val="en-GB"/>
        </w:rPr>
        <w:t>3.Kxd4</w:t>
      </w:r>
      <w:r w:rsidR="006F3923">
        <w:rPr>
          <w:rFonts w:cs="Arial"/>
          <w:b/>
          <w:sz w:val="20"/>
          <w:szCs w:val="20"/>
          <w:lang w:val="en-GB"/>
        </w:rPr>
        <w:tab/>
      </w:r>
      <w:r w:rsidR="006F3923">
        <w:rPr>
          <w:rFonts w:cs="Arial"/>
          <w:b/>
          <w:sz w:val="20"/>
          <w:szCs w:val="20"/>
          <w:lang w:val="en-GB"/>
        </w:rPr>
        <w:tab/>
        <w:t xml:space="preserve">Pe6+ </w:t>
      </w:r>
    </w:p>
    <w:p w14:paraId="1E5A560C" w14:textId="77777777" w:rsidR="006F3923" w:rsidRDefault="006F3923" w:rsidP="006F3923">
      <w:pPr>
        <w:jc w:val="both"/>
        <w:rPr>
          <w:rFonts w:cs="Arial"/>
          <w:b/>
          <w:sz w:val="20"/>
          <w:szCs w:val="20"/>
          <w:lang w:val="en-GB"/>
        </w:rPr>
      </w:pPr>
      <w:r>
        <w:rPr>
          <w:rFonts w:cs="Arial"/>
          <w:b/>
          <w:sz w:val="20"/>
          <w:szCs w:val="20"/>
          <w:lang w:val="en-GB"/>
        </w:rPr>
        <w:tab/>
        <w:t xml:space="preserve">4.Kd5 </w:t>
      </w:r>
      <w:r>
        <w:rPr>
          <w:rFonts w:cs="Arial"/>
          <w:b/>
          <w:sz w:val="20"/>
          <w:szCs w:val="20"/>
          <w:lang w:val="en-GB"/>
        </w:rPr>
        <w:tab/>
      </w:r>
      <w:r>
        <w:rPr>
          <w:rFonts w:cs="Arial"/>
          <w:b/>
          <w:sz w:val="20"/>
          <w:szCs w:val="20"/>
          <w:lang w:val="en-GB"/>
        </w:rPr>
        <w:tab/>
        <w:t xml:space="preserve">Pxc7+ </w:t>
      </w:r>
    </w:p>
    <w:p w14:paraId="0AA3C0D6" w14:textId="77777777" w:rsidR="006F3923" w:rsidRDefault="006F3923" w:rsidP="006F3923">
      <w:pPr>
        <w:jc w:val="both"/>
        <w:rPr>
          <w:rFonts w:cs="Arial"/>
          <w:b/>
          <w:sz w:val="20"/>
          <w:szCs w:val="20"/>
          <w:lang w:val="en-GB"/>
        </w:rPr>
      </w:pPr>
      <w:r>
        <w:rPr>
          <w:rFonts w:cs="Arial"/>
          <w:b/>
          <w:sz w:val="20"/>
          <w:szCs w:val="20"/>
          <w:lang w:val="en-GB"/>
        </w:rPr>
        <w:tab/>
        <w:t xml:space="preserve">5.Kc6 </w:t>
      </w:r>
      <w:r>
        <w:rPr>
          <w:rFonts w:cs="Arial"/>
          <w:b/>
          <w:sz w:val="20"/>
          <w:szCs w:val="20"/>
          <w:lang w:val="en-GB"/>
        </w:rPr>
        <w:tab/>
      </w:r>
      <w:r>
        <w:rPr>
          <w:rFonts w:cs="Arial"/>
          <w:b/>
          <w:sz w:val="20"/>
          <w:szCs w:val="20"/>
          <w:lang w:val="en-GB"/>
        </w:rPr>
        <w:tab/>
        <w:t xml:space="preserve">Pa6 </w:t>
      </w:r>
    </w:p>
    <w:p w14:paraId="4729873E" w14:textId="77777777" w:rsidR="00256E68" w:rsidRDefault="006F3923" w:rsidP="006518F2">
      <w:pPr>
        <w:jc w:val="both"/>
        <w:rPr>
          <w:rFonts w:cs="Arial"/>
          <w:sz w:val="20"/>
          <w:szCs w:val="20"/>
          <w:lang w:val="nl-BE"/>
        </w:rPr>
      </w:pPr>
      <w:r>
        <w:rPr>
          <w:rFonts w:cs="Arial"/>
          <w:sz w:val="20"/>
          <w:szCs w:val="20"/>
          <w:lang w:val="nl-BE"/>
        </w:rPr>
        <w:t>Na 5…Pe6</w:t>
      </w:r>
      <w:r w:rsidR="00256E68">
        <w:rPr>
          <w:rFonts w:cs="Arial"/>
          <w:sz w:val="20"/>
          <w:szCs w:val="20"/>
          <w:lang w:val="nl-BE"/>
        </w:rPr>
        <w:t>?</w:t>
      </w:r>
      <w:r>
        <w:rPr>
          <w:rFonts w:cs="Arial"/>
          <w:sz w:val="20"/>
          <w:szCs w:val="20"/>
          <w:lang w:val="nl-BE"/>
        </w:rPr>
        <w:t xml:space="preserve"> 6.Te8 Ta6+ 7.Kb7 valt een der paarden.  En nu opgelet!</w:t>
      </w:r>
      <w:r w:rsidR="00D57D2C">
        <w:rPr>
          <w:rFonts w:cs="Arial"/>
          <w:sz w:val="20"/>
          <w:szCs w:val="20"/>
          <w:lang w:val="nl-BE"/>
        </w:rPr>
        <w:t xml:space="preserve"> Eer</w:t>
      </w:r>
      <w:r w:rsidR="00557C2D">
        <w:rPr>
          <w:rFonts w:cs="Arial"/>
          <w:sz w:val="20"/>
          <w:szCs w:val="20"/>
          <w:lang w:val="nl-BE"/>
        </w:rPr>
        <w:t>st dit tussenschaakje:</w:t>
      </w:r>
      <w:r>
        <w:rPr>
          <w:rFonts w:cs="Arial"/>
          <w:sz w:val="20"/>
          <w:szCs w:val="20"/>
          <w:lang w:val="nl-BE"/>
        </w:rPr>
        <w:tab/>
      </w:r>
    </w:p>
    <w:p w14:paraId="1F362387" w14:textId="77777777" w:rsidR="006F3923" w:rsidRDefault="006F3923" w:rsidP="00256E68">
      <w:pPr>
        <w:ind w:firstLine="708"/>
        <w:jc w:val="both"/>
        <w:rPr>
          <w:rFonts w:cs="Arial"/>
          <w:sz w:val="20"/>
          <w:szCs w:val="20"/>
          <w:lang w:val="nl-BE"/>
        </w:rPr>
      </w:pPr>
      <w:r>
        <w:rPr>
          <w:rFonts w:cs="Arial"/>
          <w:b/>
          <w:sz w:val="20"/>
          <w:szCs w:val="20"/>
          <w:lang w:val="nl-BE"/>
        </w:rPr>
        <w:t>6.Te8+</w:t>
      </w:r>
    </w:p>
    <w:p w14:paraId="7AFDA8E3" w14:textId="77777777" w:rsidR="006F3923" w:rsidRDefault="006F3923" w:rsidP="006F3923">
      <w:pPr>
        <w:jc w:val="both"/>
        <w:rPr>
          <w:rFonts w:cs="Arial"/>
          <w:sz w:val="20"/>
          <w:szCs w:val="20"/>
          <w:lang w:val="nl-BE"/>
        </w:rPr>
      </w:pPr>
      <w:r>
        <w:rPr>
          <w:rFonts w:cs="Arial"/>
          <w:sz w:val="20"/>
          <w:szCs w:val="20"/>
          <w:lang w:val="nl-BE"/>
        </w:rPr>
        <w:t>Na 6.Kb7? Ta7+ 7.Kxc8 Tc7+ is het mat. En oo</w:t>
      </w:r>
      <w:r w:rsidR="00901A2E">
        <w:rPr>
          <w:rFonts w:cs="Arial"/>
          <w:sz w:val="20"/>
          <w:szCs w:val="20"/>
          <w:lang w:val="nl-BE"/>
        </w:rPr>
        <w:t>k hier na 7.Kc6 wint zwart met 7…</w:t>
      </w:r>
      <w:r>
        <w:rPr>
          <w:rFonts w:cs="Arial"/>
          <w:sz w:val="20"/>
          <w:szCs w:val="20"/>
          <w:lang w:val="nl-BE"/>
        </w:rPr>
        <w:t xml:space="preserve">Tc7+ na 23 zetten, volgens </w:t>
      </w:r>
      <w:r>
        <w:rPr>
          <w:rFonts w:cs="Arial"/>
          <w:i/>
          <w:sz w:val="20"/>
          <w:szCs w:val="20"/>
          <w:lang w:val="nl-BE"/>
        </w:rPr>
        <w:t>Nalimov EGTB.</w:t>
      </w:r>
      <w:r w:rsidR="00557C2D">
        <w:rPr>
          <w:rFonts w:cs="Arial"/>
          <w:sz w:val="20"/>
          <w:szCs w:val="20"/>
          <w:lang w:val="nl-BE"/>
        </w:rPr>
        <w:t xml:space="preserve"> </w:t>
      </w:r>
    </w:p>
    <w:p w14:paraId="70450B2A" w14:textId="77777777" w:rsidR="006F3923" w:rsidRPr="00D630DD" w:rsidRDefault="006F3923" w:rsidP="006F3923">
      <w:pPr>
        <w:jc w:val="both"/>
        <w:rPr>
          <w:rFonts w:cs="Arial"/>
          <w:b/>
          <w:sz w:val="20"/>
          <w:szCs w:val="20"/>
          <w:lang w:val="en-GB"/>
        </w:rPr>
      </w:pPr>
      <w:r>
        <w:rPr>
          <w:rFonts w:cs="Arial"/>
          <w:sz w:val="20"/>
          <w:szCs w:val="20"/>
          <w:lang w:val="nl-BE"/>
        </w:rPr>
        <w:t xml:space="preserve">       </w:t>
      </w:r>
      <w:r>
        <w:rPr>
          <w:rFonts w:cs="Arial"/>
          <w:b/>
          <w:sz w:val="20"/>
          <w:szCs w:val="20"/>
          <w:lang w:val="nl-BE"/>
        </w:rPr>
        <w:t xml:space="preserve"> </w:t>
      </w:r>
      <w:r>
        <w:rPr>
          <w:rFonts w:cs="Arial"/>
          <w:b/>
          <w:sz w:val="20"/>
          <w:szCs w:val="20"/>
          <w:lang w:val="nl-BE"/>
        </w:rPr>
        <w:tab/>
      </w:r>
      <w:r w:rsidRPr="00D630DD">
        <w:rPr>
          <w:rFonts w:cs="Arial"/>
          <w:b/>
          <w:sz w:val="20"/>
          <w:szCs w:val="20"/>
          <w:lang w:val="en-GB"/>
        </w:rPr>
        <w:t>6...</w:t>
      </w:r>
      <w:r w:rsidRPr="00D630DD">
        <w:rPr>
          <w:rFonts w:cs="Arial"/>
          <w:b/>
          <w:sz w:val="20"/>
          <w:szCs w:val="20"/>
          <w:lang w:val="en-GB"/>
        </w:rPr>
        <w:tab/>
      </w:r>
      <w:r w:rsidRPr="00D630DD">
        <w:rPr>
          <w:rFonts w:cs="Arial"/>
          <w:b/>
          <w:sz w:val="20"/>
          <w:szCs w:val="20"/>
          <w:lang w:val="en-GB"/>
        </w:rPr>
        <w:tab/>
        <w:t xml:space="preserve">Kd2 </w:t>
      </w:r>
    </w:p>
    <w:p w14:paraId="23CA5075" w14:textId="77777777" w:rsidR="006F3923" w:rsidRPr="00D630DD" w:rsidRDefault="006F3923" w:rsidP="006F3923">
      <w:pPr>
        <w:jc w:val="both"/>
        <w:rPr>
          <w:rFonts w:cs="Arial"/>
          <w:b/>
          <w:sz w:val="20"/>
          <w:szCs w:val="20"/>
          <w:lang w:val="en-GB"/>
        </w:rPr>
      </w:pPr>
      <w:r w:rsidRPr="00D630DD">
        <w:rPr>
          <w:rFonts w:cs="Arial"/>
          <w:b/>
          <w:sz w:val="20"/>
          <w:szCs w:val="20"/>
          <w:lang w:val="en-GB"/>
        </w:rPr>
        <w:tab/>
        <w:t xml:space="preserve">7.Kb7 </w:t>
      </w:r>
      <w:r w:rsidRPr="00D630DD">
        <w:rPr>
          <w:rFonts w:cs="Arial"/>
          <w:b/>
          <w:sz w:val="20"/>
          <w:szCs w:val="20"/>
          <w:lang w:val="en-GB"/>
        </w:rPr>
        <w:tab/>
      </w:r>
      <w:r w:rsidRPr="00D630DD">
        <w:rPr>
          <w:rFonts w:cs="Arial"/>
          <w:b/>
          <w:sz w:val="20"/>
          <w:szCs w:val="20"/>
          <w:lang w:val="en-GB"/>
        </w:rPr>
        <w:tab/>
        <w:t xml:space="preserve">Ta7+ </w:t>
      </w:r>
    </w:p>
    <w:p w14:paraId="237D5845" w14:textId="77777777" w:rsidR="006F3923" w:rsidRPr="00B354CB" w:rsidRDefault="006F3923" w:rsidP="006F3923">
      <w:pPr>
        <w:jc w:val="both"/>
        <w:rPr>
          <w:rFonts w:cs="Arial"/>
          <w:sz w:val="20"/>
          <w:szCs w:val="20"/>
          <w:lang w:val="en-GB"/>
        </w:rPr>
      </w:pPr>
      <w:r w:rsidRPr="00B354CB">
        <w:rPr>
          <w:rFonts w:cs="Arial"/>
          <w:sz w:val="20"/>
          <w:szCs w:val="20"/>
          <w:lang w:val="en-GB"/>
        </w:rPr>
        <w:t>7…Tb8+</w:t>
      </w:r>
      <w:r w:rsidR="00256E68" w:rsidRPr="00B354CB">
        <w:rPr>
          <w:rFonts w:cs="Arial"/>
          <w:sz w:val="20"/>
          <w:szCs w:val="20"/>
          <w:lang w:val="en-GB"/>
        </w:rPr>
        <w:t>?</w:t>
      </w:r>
      <w:r w:rsidRPr="00B354CB">
        <w:rPr>
          <w:rFonts w:cs="Arial"/>
          <w:sz w:val="20"/>
          <w:szCs w:val="20"/>
          <w:lang w:val="en-GB"/>
        </w:rPr>
        <w:t xml:space="preserve"> 8.Kxa6.</w:t>
      </w:r>
    </w:p>
    <w:p w14:paraId="1AB018A6" w14:textId="77777777" w:rsidR="00BD309F" w:rsidRPr="00D630DD" w:rsidRDefault="006F3923" w:rsidP="006F3923">
      <w:pPr>
        <w:jc w:val="both"/>
        <w:rPr>
          <w:rFonts w:cs="Arial"/>
          <w:b/>
          <w:sz w:val="20"/>
          <w:szCs w:val="20"/>
          <w:lang w:val="nl-BE"/>
        </w:rPr>
      </w:pPr>
      <w:r w:rsidRPr="00B354CB">
        <w:rPr>
          <w:rFonts w:cs="Arial"/>
          <w:b/>
          <w:sz w:val="20"/>
          <w:szCs w:val="20"/>
          <w:lang w:val="en-GB"/>
        </w:rPr>
        <w:tab/>
      </w:r>
      <w:r w:rsidRPr="00D630DD">
        <w:rPr>
          <w:rFonts w:cs="Arial"/>
          <w:b/>
          <w:sz w:val="20"/>
          <w:szCs w:val="20"/>
          <w:lang w:val="nl-BE"/>
        </w:rPr>
        <w:t xml:space="preserve">8.Kxc8 </w:t>
      </w:r>
      <w:r w:rsidR="00E776B6" w:rsidRPr="00D630DD">
        <w:rPr>
          <w:rFonts w:cs="Arial"/>
          <w:b/>
          <w:sz w:val="20"/>
          <w:szCs w:val="20"/>
          <w:lang w:val="nl-BE"/>
        </w:rPr>
        <w:tab/>
      </w:r>
      <w:r w:rsidR="00BD309F" w:rsidRPr="00D630DD">
        <w:rPr>
          <w:rFonts w:cs="Arial"/>
          <w:b/>
          <w:sz w:val="20"/>
          <w:szCs w:val="20"/>
          <w:lang w:val="nl-BE"/>
        </w:rPr>
        <w:tab/>
        <w:t>Ta8+</w:t>
      </w:r>
    </w:p>
    <w:p w14:paraId="70AE5A04" w14:textId="77777777" w:rsidR="00E776B6" w:rsidRPr="00D630DD" w:rsidRDefault="00BD309F" w:rsidP="006F3923">
      <w:pPr>
        <w:jc w:val="both"/>
        <w:rPr>
          <w:rFonts w:cs="Arial"/>
          <w:b/>
          <w:sz w:val="20"/>
          <w:szCs w:val="20"/>
          <w:lang w:val="nl-BE"/>
        </w:rPr>
      </w:pPr>
      <w:r w:rsidRPr="00D630DD">
        <w:rPr>
          <w:rFonts w:cs="Arial"/>
          <w:b/>
          <w:sz w:val="20"/>
          <w:szCs w:val="20"/>
          <w:lang w:val="nl-BE"/>
        </w:rPr>
        <w:tab/>
        <w:t>9.Kd7</w:t>
      </w:r>
      <w:r w:rsidR="00E776B6" w:rsidRPr="00D630DD">
        <w:rPr>
          <w:rFonts w:cs="Arial"/>
          <w:b/>
          <w:sz w:val="20"/>
          <w:szCs w:val="20"/>
          <w:lang w:val="nl-BE"/>
        </w:rPr>
        <w:tab/>
      </w:r>
    </w:p>
    <w:p w14:paraId="6BC030C1" w14:textId="77777777" w:rsidR="006F3923" w:rsidRDefault="006F3923" w:rsidP="006F3923">
      <w:pPr>
        <w:jc w:val="both"/>
        <w:rPr>
          <w:rFonts w:cs="Arial"/>
          <w:sz w:val="20"/>
          <w:szCs w:val="20"/>
          <w:lang w:val="nl-BE"/>
        </w:rPr>
      </w:pPr>
      <w:r>
        <w:rPr>
          <w:rFonts w:cs="Arial"/>
          <w:sz w:val="20"/>
          <w:szCs w:val="20"/>
          <w:lang w:val="nl-BE"/>
        </w:rPr>
        <w:t xml:space="preserve">En wit houdt remise. </w:t>
      </w:r>
    </w:p>
    <w:p w14:paraId="471B4C22" w14:textId="77777777" w:rsidR="006F3923" w:rsidRDefault="006F3923" w:rsidP="006F3923">
      <w:pPr>
        <w:jc w:val="both"/>
        <w:rPr>
          <w:rFonts w:cs="Arial"/>
          <w:sz w:val="20"/>
          <w:szCs w:val="20"/>
          <w:lang w:val="nl-BE"/>
        </w:rPr>
      </w:pPr>
    </w:p>
    <w:p w14:paraId="7D447D1B" w14:textId="77777777" w:rsidR="006F3923" w:rsidRDefault="006F3923" w:rsidP="006F3923">
      <w:pPr>
        <w:jc w:val="both"/>
        <w:rPr>
          <w:rFonts w:cs="Arial"/>
          <w:sz w:val="20"/>
          <w:szCs w:val="20"/>
          <w:lang w:val="nl-BE"/>
        </w:rPr>
      </w:pPr>
      <w:r>
        <w:rPr>
          <w:rFonts w:cs="Arial"/>
          <w:sz w:val="20"/>
          <w:szCs w:val="20"/>
          <w:lang w:val="nl-BE"/>
        </w:rPr>
        <w:t xml:space="preserve">Deze studie is gebaseerd op een </w:t>
      </w:r>
      <w:r w:rsidR="000C5D57">
        <w:rPr>
          <w:rFonts w:cs="Arial"/>
          <w:sz w:val="20"/>
          <w:szCs w:val="20"/>
          <w:lang w:val="nl-BE"/>
        </w:rPr>
        <w:t xml:space="preserve"> miniatuurtje van D.Gurgenidze </w:t>
      </w:r>
      <w:r>
        <w:rPr>
          <w:rFonts w:cs="Arial"/>
          <w:sz w:val="20"/>
          <w:szCs w:val="20"/>
          <w:lang w:val="nl-BE"/>
        </w:rPr>
        <w:t>die er de 2</w:t>
      </w:r>
      <w:r>
        <w:rPr>
          <w:rFonts w:cs="Arial"/>
          <w:sz w:val="20"/>
          <w:szCs w:val="20"/>
          <w:vertAlign w:val="superscript"/>
          <w:lang w:val="nl-BE"/>
        </w:rPr>
        <w:t>de</w:t>
      </w:r>
      <w:r>
        <w:rPr>
          <w:rFonts w:cs="Arial"/>
          <w:sz w:val="20"/>
          <w:szCs w:val="20"/>
          <w:lang w:val="nl-BE"/>
        </w:rPr>
        <w:t xml:space="preserve"> prijs mee won in </w:t>
      </w:r>
      <w:r>
        <w:rPr>
          <w:rFonts w:cs="Arial"/>
          <w:i/>
          <w:sz w:val="20"/>
          <w:szCs w:val="20"/>
          <w:lang w:val="nl-BE"/>
        </w:rPr>
        <w:t>l’Italia Scacchistica</w:t>
      </w:r>
      <w:r>
        <w:rPr>
          <w:rFonts w:cs="Arial"/>
          <w:sz w:val="20"/>
          <w:szCs w:val="20"/>
          <w:lang w:val="nl-BE"/>
        </w:rPr>
        <w:t xml:space="preserve"> (1973): </w:t>
      </w:r>
    </w:p>
    <w:p w14:paraId="47805CF5" w14:textId="77777777" w:rsidR="006F3923" w:rsidRDefault="006F3923" w:rsidP="006F3923">
      <w:pPr>
        <w:jc w:val="both"/>
        <w:rPr>
          <w:rFonts w:cs="Arial"/>
          <w:sz w:val="20"/>
          <w:szCs w:val="20"/>
          <w:lang w:val="nl-BE"/>
        </w:rPr>
      </w:pPr>
    </w:p>
    <w:p w14:paraId="227B0F6D" w14:textId="77777777" w:rsidR="006F3923" w:rsidRPr="00256E68" w:rsidRDefault="006F3923" w:rsidP="006F3923">
      <w:pPr>
        <w:jc w:val="both"/>
        <w:rPr>
          <w:rFonts w:cs="Arial"/>
          <w:sz w:val="20"/>
          <w:szCs w:val="20"/>
          <w:lang w:val="nl-BE"/>
        </w:rPr>
      </w:pPr>
      <w:r w:rsidRPr="00256E68">
        <w:rPr>
          <w:rFonts w:cs="Arial"/>
          <w:sz w:val="20"/>
          <w:szCs w:val="20"/>
          <w:lang w:val="nl-BE"/>
        </w:rPr>
        <w:t xml:space="preserve">Kf8 Ta6 Pc5 Pg4 / Kd5 Td2 c2 + </w:t>
      </w:r>
    </w:p>
    <w:p w14:paraId="660B9C11" w14:textId="77777777" w:rsidR="006F3923" w:rsidRDefault="006F3923" w:rsidP="006F3923">
      <w:pPr>
        <w:jc w:val="both"/>
        <w:rPr>
          <w:rFonts w:cs="Arial"/>
          <w:b/>
          <w:sz w:val="20"/>
          <w:szCs w:val="20"/>
          <w:lang w:val="nl-BE"/>
        </w:rPr>
      </w:pPr>
    </w:p>
    <w:p w14:paraId="666F1F5A" w14:textId="77777777" w:rsidR="00012325" w:rsidRDefault="000C5D57" w:rsidP="006F3923">
      <w:pPr>
        <w:jc w:val="both"/>
        <w:rPr>
          <w:sz w:val="20"/>
          <w:szCs w:val="20"/>
          <w:lang w:val="nl-BE"/>
        </w:rPr>
      </w:pPr>
      <w:r>
        <w:rPr>
          <w:sz w:val="20"/>
          <w:szCs w:val="20"/>
          <w:lang w:val="nl-BE"/>
        </w:rPr>
        <w:t xml:space="preserve">De oplossing luidt: 1.Pb3 Td3 </w:t>
      </w:r>
      <w:r w:rsidR="006F3923">
        <w:rPr>
          <w:sz w:val="20"/>
          <w:szCs w:val="20"/>
          <w:lang w:val="nl-BE"/>
        </w:rPr>
        <w:t xml:space="preserve">2.Ta5+ Kd6 3.Pc1 Td1 4.Ta1 </w:t>
      </w:r>
      <w:r w:rsidR="00740D0C" w:rsidRPr="00D630DD">
        <w:rPr>
          <w:b/>
          <w:sz w:val="20"/>
          <w:szCs w:val="20"/>
          <w:lang w:val="nl-BE"/>
        </w:rPr>
        <w:t>4…</w:t>
      </w:r>
      <w:r w:rsidR="006F3923" w:rsidRPr="00D630DD">
        <w:rPr>
          <w:b/>
          <w:sz w:val="20"/>
          <w:szCs w:val="20"/>
          <w:lang w:val="nl-BE"/>
        </w:rPr>
        <w:t>Kd5</w:t>
      </w:r>
      <w:r w:rsidR="006F3923" w:rsidRPr="000C5D57">
        <w:rPr>
          <w:sz w:val="20"/>
          <w:szCs w:val="20"/>
          <w:lang w:val="nl-BE"/>
        </w:rPr>
        <w:t xml:space="preserve"> </w:t>
      </w:r>
      <w:r w:rsidR="006F3923">
        <w:rPr>
          <w:sz w:val="20"/>
          <w:szCs w:val="20"/>
          <w:lang w:val="nl-BE"/>
        </w:rPr>
        <w:t xml:space="preserve">5.Pe3+ Kd4 6.Pxc2+ Kc3 7.Pa3 Kb2 8.Ta2+ Kxc1 9.Tc2+ en mat. </w:t>
      </w:r>
      <w:r w:rsidR="00D630DD">
        <w:rPr>
          <w:sz w:val="20"/>
          <w:szCs w:val="20"/>
          <w:lang w:val="nl-BE"/>
        </w:rPr>
        <w:t xml:space="preserve">Echter na </w:t>
      </w:r>
      <w:r w:rsidR="00D630DD">
        <w:rPr>
          <w:b/>
          <w:sz w:val="20"/>
          <w:szCs w:val="20"/>
          <w:lang w:val="nl-BE"/>
        </w:rPr>
        <w:t xml:space="preserve">4…Ke6 </w:t>
      </w:r>
      <w:r w:rsidR="00D630DD">
        <w:rPr>
          <w:sz w:val="20"/>
          <w:szCs w:val="20"/>
          <w:lang w:val="nl-BE"/>
        </w:rPr>
        <w:t xml:space="preserve"> 5.Ph6 Kd5 6.Kg7 Kd4 7.Pf5+ Kc3 8.Pe2+ Kd2 9.</w:t>
      </w:r>
      <w:r w:rsidR="0084035C">
        <w:rPr>
          <w:sz w:val="20"/>
          <w:szCs w:val="20"/>
          <w:lang w:val="nl-BE"/>
        </w:rPr>
        <w:t>Ta2 Kxe</w:t>
      </w:r>
      <w:r w:rsidR="00D630DD">
        <w:rPr>
          <w:sz w:val="20"/>
          <w:szCs w:val="20"/>
          <w:lang w:val="nl-BE"/>
        </w:rPr>
        <w:t>2 10.Txc2 is het remise.</w:t>
      </w:r>
    </w:p>
    <w:p w14:paraId="50129E1B" w14:textId="77777777" w:rsidR="0084035C" w:rsidRDefault="0084035C" w:rsidP="006F3923">
      <w:pPr>
        <w:jc w:val="both"/>
        <w:rPr>
          <w:sz w:val="20"/>
          <w:szCs w:val="20"/>
          <w:lang w:val="nl-BE"/>
        </w:rPr>
      </w:pPr>
    </w:p>
    <w:p w14:paraId="7548468D" w14:textId="77777777" w:rsidR="0084035C" w:rsidRDefault="00F00C30" w:rsidP="0084035C">
      <w:pPr>
        <w:jc w:val="both"/>
        <w:rPr>
          <w:sz w:val="20"/>
          <w:szCs w:val="20"/>
          <w:lang w:val="nl-BE"/>
        </w:rPr>
      </w:pPr>
      <w:r>
        <w:rPr>
          <w:sz w:val="20"/>
          <w:szCs w:val="20"/>
          <w:lang w:val="nl-BE"/>
        </w:rPr>
        <w:t>Trouwens na zet 1.Pb3?</w:t>
      </w:r>
      <w:r w:rsidR="0084035C">
        <w:rPr>
          <w:sz w:val="20"/>
          <w:szCs w:val="20"/>
          <w:lang w:val="nl-BE"/>
        </w:rPr>
        <w:t xml:space="preserve"> is de stu</w:t>
      </w:r>
      <w:r w:rsidR="00FB13A0">
        <w:rPr>
          <w:sz w:val="20"/>
          <w:szCs w:val="20"/>
          <w:lang w:val="nl-BE"/>
        </w:rPr>
        <w:t>-</w:t>
      </w:r>
      <w:r w:rsidR="0084035C">
        <w:rPr>
          <w:sz w:val="20"/>
          <w:szCs w:val="20"/>
          <w:lang w:val="nl-BE"/>
        </w:rPr>
        <w:t>die reeds remise. (</w:t>
      </w:r>
      <w:r w:rsidR="00FD58A0">
        <w:rPr>
          <w:sz w:val="20"/>
          <w:szCs w:val="20"/>
          <w:lang w:val="nl-BE"/>
        </w:rPr>
        <w:t>Lomonosov)</w:t>
      </w:r>
    </w:p>
    <w:p w14:paraId="70C779C5" w14:textId="77777777" w:rsidR="00501AAC" w:rsidRDefault="00501AAC" w:rsidP="0084035C">
      <w:pPr>
        <w:jc w:val="center"/>
        <w:rPr>
          <w:rFonts w:cs="Arial"/>
          <w:b/>
          <w:sz w:val="20"/>
          <w:szCs w:val="20"/>
          <w:lang w:val="nl-BE"/>
        </w:rPr>
      </w:pPr>
    </w:p>
    <w:p w14:paraId="2F975FCC" w14:textId="77777777" w:rsidR="006F3923" w:rsidRPr="0084035C" w:rsidRDefault="00FF7C76" w:rsidP="0084035C">
      <w:pPr>
        <w:jc w:val="center"/>
        <w:rPr>
          <w:sz w:val="20"/>
          <w:szCs w:val="20"/>
          <w:lang w:val="nl-BE"/>
        </w:rPr>
      </w:pPr>
      <w:r>
        <w:rPr>
          <w:rFonts w:cs="Arial"/>
          <w:b/>
          <w:sz w:val="20"/>
          <w:szCs w:val="20"/>
          <w:lang w:val="nl-BE"/>
        </w:rPr>
        <w:lastRenderedPageBreak/>
        <w:t xml:space="preserve">- </w:t>
      </w:r>
      <w:r w:rsidR="003179B0">
        <w:rPr>
          <w:rFonts w:cs="Arial"/>
          <w:b/>
          <w:sz w:val="20"/>
          <w:szCs w:val="20"/>
          <w:lang w:val="nl-BE"/>
        </w:rPr>
        <w:t>29</w:t>
      </w:r>
      <w:r w:rsidR="00962A5D">
        <w:rPr>
          <w:rFonts w:cs="Arial"/>
          <w:b/>
          <w:sz w:val="20"/>
          <w:szCs w:val="20"/>
          <w:lang w:val="nl-BE"/>
        </w:rPr>
        <w:t>9</w:t>
      </w:r>
      <w:r w:rsidR="006F3923">
        <w:rPr>
          <w:rFonts w:cs="Arial"/>
          <w:b/>
          <w:sz w:val="20"/>
          <w:szCs w:val="20"/>
          <w:lang w:val="nl-BE"/>
        </w:rPr>
        <w:t xml:space="preserve"> -</w:t>
      </w:r>
    </w:p>
    <w:p w14:paraId="5D42D7DE" w14:textId="77777777" w:rsidR="006F3923" w:rsidRDefault="006F3923" w:rsidP="006F3923">
      <w:pPr>
        <w:spacing w:line="190" w:lineRule="exact"/>
        <w:jc w:val="center"/>
        <w:rPr>
          <w:rFonts w:cs="Arial"/>
          <w:sz w:val="20"/>
          <w:szCs w:val="20"/>
          <w:lang w:val="nl-BE"/>
        </w:rPr>
      </w:pPr>
    </w:p>
    <w:p w14:paraId="686059C8"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2008</w:t>
      </w:r>
    </w:p>
    <w:p w14:paraId="53612A57" w14:textId="77777777" w:rsidR="006F3923" w:rsidRDefault="006F3923" w:rsidP="006F3923">
      <w:pPr>
        <w:spacing w:line="190" w:lineRule="exact"/>
        <w:jc w:val="center"/>
        <w:rPr>
          <w:rFonts w:cs="Arial"/>
          <w:sz w:val="20"/>
          <w:szCs w:val="20"/>
          <w:lang w:val="nl-BE"/>
        </w:rPr>
      </w:pPr>
    </w:p>
    <w:p w14:paraId="51A23FE5" w14:textId="77777777" w:rsidR="006F3923" w:rsidRDefault="00990285" w:rsidP="006F3923">
      <w:pPr>
        <w:rPr>
          <w:rFonts w:cs="Arial"/>
          <w:sz w:val="20"/>
          <w:szCs w:val="20"/>
          <w:lang w:val="nl-BE"/>
        </w:rPr>
      </w:pPr>
      <w:r>
        <w:object w:dxaOrig="1440" w:dyaOrig="1440" w14:anchorId="62217E9E">
          <v:shape id="_x0000_s1371" type="#_x0000_t75" style="position:absolute;margin-left:0;margin-top:0;width:152.25pt;height:152.25pt;z-index:251693056;mso-position-horizontal:center">
            <v:imagedata r:id="rId594" o:title=""/>
            <w10:wrap type="square"/>
          </v:shape>
          <o:OLEObject Type="Embed" ProgID="CorelDRAW.Graphic.12" ShapeID="_x0000_s1371" DrawAspect="Content" ObjectID="_1587467757" r:id="rId595"/>
        </w:object>
      </w:r>
    </w:p>
    <w:p w14:paraId="587A0A6F" w14:textId="77777777" w:rsidR="006F3923" w:rsidRDefault="006F3923" w:rsidP="006F3923">
      <w:pPr>
        <w:rPr>
          <w:rFonts w:cs="Arial"/>
          <w:sz w:val="20"/>
          <w:szCs w:val="20"/>
          <w:lang w:val="nl-BE"/>
        </w:rPr>
      </w:pPr>
      <w:r>
        <w:rPr>
          <w:rFonts w:cs="Arial"/>
          <w:b/>
          <w:lang w:val="nl-BE"/>
        </w:rPr>
        <w:t>+</w:t>
      </w:r>
      <w:r>
        <w:rPr>
          <w:rFonts w:cs="Arial"/>
          <w:b/>
          <w:sz w:val="20"/>
          <w:szCs w:val="20"/>
          <w:lang w:val="nl-BE"/>
        </w:rPr>
        <w:t xml:space="preserve"> ZAZ</w:t>
      </w:r>
      <w:r>
        <w:rPr>
          <w:rFonts w:cs="Arial"/>
          <w:sz w:val="20"/>
          <w:szCs w:val="20"/>
          <w:lang w:val="nl-BE"/>
        </w:rPr>
        <w:t xml:space="preserve">                       1061.12 f1d6 </w:t>
      </w:r>
    </w:p>
    <w:p w14:paraId="5CEF20C9" w14:textId="77777777" w:rsidR="006F3923" w:rsidRDefault="006F3923" w:rsidP="006F3923">
      <w:pPr>
        <w:rPr>
          <w:rFonts w:cs="Arial"/>
          <w:sz w:val="20"/>
          <w:szCs w:val="20"/>
          <w:lang w:val="nl-BE"/>
        </w:rPr>
      </w:pPr>
    </w:p>
    <w:p w14:paraId="5CC99E67" w14:textId="77777777" w:rsidR="006F3923" w:rsidRDefault="006F3923" w:rsidP="006F3923">
      <w:pPr>
        <w:pStyle w:val="03aText"/>
        <w:widowControl/>
        <w:rPr>
          <w:noProof/>
          <w:lang w:val="nl-BE"/>
        </w:rPr>
      </w:pPr>
      <w:r>
        <w:rPr>
          <w:noProof/>
          <w:lang w:val="nl-BE"/>
        </w:rPr>
        <w:t>Na 1…Lxh6 komt de dame in ak</w:t>
      </w:r>
      <w:r>
        <w:rPr>
          <w:noProof/>
          <w:lang w:val="nl-BE"/>
        </w:rPr>
        <w:softHyphen/>
        <w:t>tie met winst, maar zwart heeft een verrassing in petto:</w:t>
      </w:r>
    </w:p>
    <w:p w14:paraId="3DCEB806" w14:textId="77777777" w:rsidR="006F3923" w:rsidRDefault="006F3923" w:rsidP="006F3923">
      <w:pPr>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Lc4+</w:t>
      </w:r>
    </w:p>
    <w:p w14:paraId="3E769985" w14:textId="77777777" w:rsidR="006F3923" w:rsidRDefault="006F3923" w:rsidP="006F3923">
      <w:pPr>
        <w:rPr>
          <w:rFonts w:cs="Arial"/>
          <w:b/>
          <w:sz w:val="20"/>
          <w:szCs w:val="20"/>
          <w:lang w:val="nl-BE"/>
        </w:rPr>
      </w:pPr>
      <w:r>
        <w:rPr>
          <w:rFonts w:cs="Arial"/>
          <w:b/>
          <w:sz w:val="20"/>
          <w:szCs w:val="20"/>
          <w:lang w:val="nl-BE"/>
        </w:rPr>
        <w:tab/>
        <w:t>2.Kg1</w:t>
      </w:r>
      <w:r>
        <w:rPr>
          <w:rFonts w:cs="Arial"/>
          <w:b/>
          <w:sz w:val="20"/>
          <w:szCs w:val="20"/>
          <w:lang w:val="nl-BE"/>
        </w:rPr>
        <w:tab/>
      </w:r>
      <w:r>
        <w:rPr>
          <w:rFonts w:cs="Arial"/>
          <w:b/>
          <w:sz w:val="20"/>
          <w:szCs w:val="20"/>
          <w:lang w:val="nl-BE"/>
        </w:rPr>
        <w:tab/>
        <w:t>Le3+</w:t>
      </w:r>
    </w:p>
    <w:p w14:paraId="66EC46E6" w14:textId="77777777" w:rsidR="006F3923" w:rsidRDefault="006F3923" w:rsidP="006F3923">
      <w:pPr>
        <w:rPr>
          <w:rFonts w:cs="Arial"/>
          <w:b/>
          <w:sz w:val="20"/>
          <w:szCs w:val="20"/>
          <w:lang w:val="nl-BE"/>
        </w:rPr>
      </w:pPr>
      <w:r>
        <w:rPr>
          <w:rFonts w:cs="Arial"/>
          <w:b/>
          <w:sz w:val="20"/>
          <w:szCs w:val="20"/>
          <w:lang w:val="nl-BE"/>
        </w:rPr>
        <w:tab/>
        <w:t>3.Kh1</w:t>
      </w:r>
      <w:r>
        <w:rPr>
          <w:rFonts w:cs="Arial"/>
          <w:b/>
          <w:sz w:val="20"/>
          <w:szCs w:val="20"/>
          <w:lang w:val="nl-BE"/>
        </w:rPr>
        <w:tab/>
      </w:r>
      <w:r>
        <w:rPr>
          <w:rFonts w:cs="Arial"/>
          <w:b/>
          <w:sz w:val="20"/>
          <w:szCs w:val="20"/>
          <w:lang w:val="nl-BE"/>
        </w:rPr>
        <w:tab/>
        <w:t>Ld5</w:t>
      </w:r>
    </w:p>
    <w:p w14:paraId="1168DF9E" w14:textId="77777777" w:rsidR="006F3923" w:rsidRDefault="006F3923" w:rsidP="006F3923">
      <w:pPr>
        <w:pStyle w:val="03aText"/>
        <w:widowControl/>
        <w:rPr>
          <w:noProof/>
          <w:lang w:val="nl-BE"/>
        </w:rPr>
      </w:pPr>
      <w:r>
        <w:rPr>
          <w:noProof/>
          <w:lang w:val="nl-BE"/>
        </w:rPr>
        <w:t>Nu is de dame ten dode opge</w:t>
      </w:r>
      <w:r>
        <w:rPr>
          <w:noProof/>
          <w:lang w:val="nl-BE"/>
        </w:rPr>
        <w:softHyphen/>
        <w:t>schreven.</w:t>
      </w:r>
    </w:p>
    <w:p w14:paraId="7F575FC0" w14:textId="77777777" w:rsidR="006F3923" w:rsidRDefault="006F3923" w:rsidP="006F3923">
      <w:pPr>
        <w:rPr>
          <w:rFonts w:cs="Arial"/>
          <w:b/>
          <w:sz w:val="20"/>
          <w:szCs w:val="20"/>
          <w:lang w:val="nl-BE"/>
        </w:rPr>
      </w:pPr>
      <w:r>
        <w:rPr>
          <w:rFonts w:cs="Arial"/>
          <w:b/>
          <w:sz w:val="20"/>
          <w:szCs w:val="20"/>
          <w:lang w:val="nl-BE"/>
        </w:rPr>
        <w:tab/>
        <w:t>4.Pf7+</w:t>
      </w:r>
    </w:p>
    <w:p w14:paraId="56014129" w14:textId="77777777" w:rsidR="006F3923" w:rsidRPr="00256E68" w:rsidRDefault="006F3923" w:rsidP="006F3923">
      <w:pPr>
        <w:pStyle w:val="03aText"/>
        <w:widowControl/>
        <w:rPr>
          <w:noProof/>
          <w:lang w:val="en-GB"/>
        </w:rPr>
      </w:pPr>
      <w:r>
        <w:rPr>
          <w:noProof/>
          <w:lang w:val="nl-BE"/>
        </w:rPr>
        <w:t>Fout is het verleidelijke 4.Pf5+</w:t>
      </w:r>
      <w:r w:rsidR="00256E68">
        <w:rPr>
          <w:noProof/>
          <w:lang w:val="nl-BE"/>
        </w:rPr>
        <w:t>?</w:t>
      </w:r>
      <w:r>
        <w:rPr>
          <w:noProof/>
          <w:lang w:val="nl-BE"/>
        </w:rPr>
        <w:t xml:space="preserve"> </w:t>
      </w:r>
      <w:r w:rsidRPr="00256E68">
        <w:rPr>
          <w:noProof/>
          <w:lang w:val="en-GB"/>
        </w:rPr>
        <w:t>Ke6 5.Pxe3 Lxg2+ 6.Kxg2 a</w:t>
      </w:r>
      <w:r w:rsidR="00700B9E" w:rsidRPr="00256E68">
        <w:rPr>
          <w:noProof/>
          <w:lang w:val="en-GB"/>
        </w:rPr>
        <w:t xml:space="preserve">4 7.Kxg3 a3 8.Kf4 a2 9.Pc2 Kd5 </w:t>
      </w:r>
      <w:r w:rsidRPr="00256E68">
        <w:rPr>
          <w:noProof/>
          <w:lang w:val="en-GB"/>
        </w:rPr>
        <w:t>10.Ke3 Kc4 11.Pa1 Kc3 12.d5 Kb2 13.d6 Kxa1 14.d7 Kb1 15.d8D a1D, met remise.</w:t>
      </w:r>
    </w:p>
    <w:p w14:paraId="092D97D7" w14:textId="77777777" w:rsidR="006F3923" w:rsidRDefault="006F3923" w:rsidP="006F3923">
      <w:pPr>
        <w:rPr>
          <w:rFonts w:cs="Arial"/>
          <w:b/>
          <w:sz w:val="20"/>
          <w:szCs w:val="20"/>
          <w:lang w:val="nl-BE"/>
        </w:rPr>
      </w:pPr>
      <w:r w:rsidRPr="00256E68">
        <w:rPr>
          <w:rFonts w:cs="Arial"/>
          <w:b/>
          <w:sz w:val="20"/>
          <w:szCs w:val="20"/>
          <w:lang w:val="en-GB"/>
        </w:rPr>
        <w:t xml:space="preserve">             </w:t>
      </w:r>
      <w:r>
        <w:rPr>
          <w:rFonts w:cs="Arial"/>
          <w:b/>
          <w:sz w:val="20"/>
          <w:szCs w:val="20"/>
          <w:lang w:val="nl-BE"/>
        </w:rPr>
        <w:t>4...                    Ke6</w:t>
      </w:r>
    </w:p>
    <w:p w14:paraId="3526D3B2" w14:textId="77777777" w:rsidR="006F3923" w:rsidRDefault="006F3923" w:rsidP="006F3923">
      <w:pPr>
        <w:pStyle w:val="03aText"/>
        <w:widowControl/>
        <w:rPr>
          <w:noProof/>
          <w:lang w:val="nl-BE"/>
        </w:rPr>
      </w:pPr>
      <w:r>
        <w:rPr>
          <w:noProof/>
          <w:lang w:val="nl-BE"/>
        </w:rPr>
        <w:t>Na 4…Lxf7? zou de dame met 5.Dxg3+ nu winnen.</w:t>
      </w:r>
    </w:p>
    <w:p w14:paraId="2D941D2C" w14:textId="77777777" w:rsidR="006F3923" w:rsidRDefault="006F3923" w:rsidP="006F3923">
      <w:pPr>
        <w:ind w:firstLine="708"/>
        <w:rPr>
          <w:rFonts w:cs="Arial"/>
          <w:b/>
          <w:sz w:val="20"/>
          <w:szCs w:val="20"/>
          <w:lang w:val="nl-BE"/>
        </w:rPr>
      </w:pPr>
      <w:r>
        <w:rPr>
          <w:rFonts w:cs="Arial"/>
          <w:b/>
          <w:sz w:val="20"/>
          <w:szCs w:val="20"/>
          <w:lang w:val="nl-BE"/>
        </w:rPr>
        <w:t>5.Pd8+</w:t>
      </w:r>
      <w:r>
        <w:rPr>
          <w:rFonts w:cs="Arial"/>
          <w:b/>
          <w:sz w:val="20"/>
          <w:szCs w:val="20"/>
          <w:lang w:val="nl-BE"/>
        </w:rPr>
        <w:tab/>
        <w:t xml:space="preserve">             Kd6</w:t>
      </w:r>
    </w:p>
    <w:p w14:paraId="262FDBBB" w14:textId="77777777" w:rsidR="006F3923" w:rsidRDefault="006F3923" w:rsidP="006F3923">
      <w:pPr>
        <w:ind w:firstLine="708"/>
        <w:rPr>
          <w:rFonts w:cs="Arial"/>
          <w:b/>
          <w:sz w:val="20"/>
          <w:szCs w:val="20"/>
          <w:lang w:val="nl-BE"/>
        </w:rPr>
      </w:pPr>
      <w:r>
        <w:rPr>
          <w:rFonts w:cs="Arial"/>
          <w:b/>
          <w:sz w:val="20"/>
          <w:szCs w:val="20"/>
          <w:lang w:val="nl-BE"/>
        </w:rPr>
        <w:t>6.Pb7+              Kc6</w:t>
      </w:r>
    </w:p>
    <w:p w14:paraId="150D57FF" w14:textId="77777777" w:rsidR="006F3923" w:rsidRDefault="006F3923" w:rsidP="006F3923">
      <w:pPr>
        <w:pStyle w:val="03aText"/>
        <w:widowControl/>
        <w:rPr>
          <w:noProof/>
          <w:lang w:val="nl-BE"/>
        </w:rPr>
      </w:pPr>
    </w:p>
    <w:p w14:paraId="3BF59AEB" w14:textId="77777777" w:rsidR="004F3F4F" w:rsidRDefault="004F3F4F" w:rsidP="006F3923">
      <w:pPr>
        <w:pStyle w:val="03aText"/>
        <w:widowControl/>
        <w:rPr>
          <w:b/>
          <w:noProof/>
          <w:lang w:val="nl-BE"/>
        </w:rPr>
      </w:pPr>
    </w:p>
    <w:p w14:paraId="5844F592" w14:textId="77777777" w:rsidR="00F67352" w:rsidRDefault="00F67352" w:rsidP="006F3923">
      <w:pPr>
        <w:pStyle w:val="03aText"/>
        <w:widowControl/>
        <w:rPr>
          <w:b/>
          <w:noProof/>
          <w:lang w:val="nl-BE"/>
        </w:rPr>
      </w:pPr>
    </w:p>
    <w:p w14:paraId="688DD7D3" w14:textId="77777777" w:rsidR="00E2481F" w:rsidRDefault="00E2481F" w:rsidP="006F3923">
      <w:pPr>
        <w:pStyle w:val="03aText"/>
        <w:widowControl/>
        <w:rPr>
          <w:b/>
          <w:noProof/>
          <w:lang w:val="nl-BE"/>
        </w:rPr>
      </w:pPr>
    </w:p>
    <w:p w14:paraId="249DA82C" w14:textId="77777777" w:rsidR="006F3923" w:rsidRDefault="006F3923" w:rsidP="006F3923">
      <w:pPr>
        <w:pStyle w:val="03aText"/>
        <w:widowControl/>
        <w:rPr>
          <w:noProof/>
          <w:lang w:val="nl-BE"/>
        </w:rPr>
      </w:pPr>
    </w:p>
    <w:p w14:paraId="4F4976C0" w14:textId="77777777" w:rsidR="006F3923" w:rsidRDefault="006F3923" w:rsidP="006F3923">
      <w:pPr>
        <w:pStyle w:val="03aText"/>
        <w:widowControl/>
        <w:rPr>
          <w:noProof/>
          <w:lang w:val="nl-BE"/>
        </w:rPr>
      </w:pPr>
      <w:r>
        <w:rPr>
          <w:noProof/>
          <w:lang w:val="nl-BE"/>
        </w:rPr>
        <w:t>Ook hier is het paard slaan met de loper uit den boze, de koning moet deze laatste blijven dekken. Na 6…Ke6? volgt 7.Pc5+ Kd6 8.Pe4+, en de dame komt in het spel, met winst.</w:t>
      </w:r>
    </w:p>
    <w:p w14:paraId="505D8AA0" w14:textId="77777777" w:rsidR="006F3923" w:rsidRDefault="006F3923" w:rsidP="006F3923">
      <w:pPr>
        <w:rPr>
          <w:rFonts w:cs="Arial"/>
          <w:b/>
          <w:sz w:val="20"/>
          <w:szCs w:val="20"/>
          <w:lang w:val="nl-BE"/>
        </w:rPr>
      </w:pPr>
      <w:r>
        <w:rPr>
          <w:rFonts w:cs="Arial"/>
          <w:b/>
          <w:sz w:val="20"/>
          <w:szCs w:val="20"/>
          <w:lang w:val="nl-BE"/>
        </w:rPr>
        <w:t xml:space="preserve">             7.Pxa5+            Kd6</w:t>
      </w:r>
    </w:p>
    <w:p w14:paraId="2F9C0507" w14:textId="77777777" w:rsidR="006F3923" w:rsidRDefault="006F3923" w:rsidP="006F3923">
      <w:pPr>
        <w:rPr>
          <w:rFonts w:cs="Arial"/>
          <w:b/>
          <w:sz w:val="20"/>
          <w:szCs w:val="20"/>
          <w:lang w:val="nl-BE"/>
        </w:rPr>
      </w:pPr>
      <w:r>
        <w:rPr>
          <w:rFonts w:cs="Arial"/>
          <w:b/>
          <w:sz w:val="20"/>
          <w:szCs w:val="20"/>
          <w:lang w:val="nl-BE"/>
        </w:rPr>
        <w:t xml:space="preserve">             8.Pc4+              Ke6</w:t>
      </w:r>
    </w:p>
    <w:p w14:paraId="0F799C69" w14:textId="77777777" w:rsidR="006F3923" w:rsidRDefault="006F3923" w:rsidP="006F3923">
      <w:pPr>
        <w:pStyle w:val="03aText"/>
        <w:widowControl/>
        <w:rPr>
          <w:noProof/>
          <w:lang w:val="nl-BE"/>
        </w:rPr>
      </w:pPr>
      <w:r>
        <w:rPr>
          <w:noProof/>
          <w:lang w:val="nl-BE"/>
        </w:rPr>
        <w:t>Voor de vierde maal is het paard onaantastbaar.</w:t>
      </w:r>
    </w:p>
    <w:p w14:paraId="47722AD5" w14:textId="77777777" w:rsidR="006F3923" w:rsidRDefault="006F3923" w:rsidP="006F3923">
      <w:pPr>
        <w:rPr>
          <w:rFonts w:cs="Arial"/>
          <w:b/>
          <w:sz w:val="20"/>
          <w:szCs w:val="20"/>
          <w:lang w:val="nl-BE"/>
        </w:rPr>
      </w:pPr>
      <w:r>
        <w:rPr>
          <w:rFonts w:cs="Arial"/>
          <w:b/>
          <w:sz w:val="20"/>
          <w:szCs w:val="20"/>
          <w:lang w:val="nl-BE"/>
        </w:rPr>
        <w:t xml:space="preserve">             9.Pxe3</w:t>
      </w:r>
      <w:r>
        <w:rPr>
          <w:rFonts w:cs="Arial"/>
          <w:b/>
          <w:sz w:val="20"/>
          <w:szCs w:val="20"/>
          <w:lang w:val="nl-BE"/>
        </w:rPr>
        <w:tab/>
      </w:r>
      <w:r>
        <w:rPr>
          <w:rFonts w:cs="Arial"/>
          <w:b/>
          <w:sz w:val="20"/>
          <w:szCs w:val="20"/>
          <w:lang w:val="nl-BE"/>
        </w:rPr>
        <w:tab/>
        <w:t>Lxg2+</w:t>
      </w:r>
    </w:p>
    <w:p w14:paraId="01E1FA2F" w14:textId="77777777" w:rsidR="006F3923" w:rsidRDefault="006F3923" w:rsidP="006F3923">
      <w:pPr>
        <w:pStyle w:val="03aText"/>
        <w:widowControl/>
        <w:rPr>
          <w:noProof/>
          <w:lang w:val="nl-BE"/>
        </w:rPr>
      </w:pPr>
      <w:r>
        <w:rPr>
          <w:noProof/>
          <w:lang w:val="nl-BE"/>
        </w:rPr>
        <w:t xml:space="preserve">Daar gaat de dame, maar wit wint na: </w:t>
      </w:r>
    </w:p>
    <w:p w14:paraId="55479784" w14:textId="77777777" w:rsidR="006F3923" w:rsidRDefault="006F3923" w:rsidP="006F3923">
      <w:pPr>
        <w:rPr>
          <w:rFonts w:cs="Arial"/>
          <w:b/>
          <w:sz w:val="20"/>
          <w:szCs w:val="20"/>
          <w:lang w:val="nl-BE"/>
        </w:rPr>
      </w:pPr>
      <w:r>
        <w:rPr>
          <w:rFonts w:cs="Arial"/>
          <w:b/>
          <w:sz w:val="20"/>
          <w:szCs w:val="20"/>
          <w:lang w:val="nl-BE"/>
        </w:rPr>
        <w:t xml:space="preserve">           10.Kxg2</w:t>
      </w:r>
    </w:p>
    <w:p w14:paraId="368C96DF" w14:textId="77777777" w:rsidR="006F3923" w:rsidRDefault="006F3923" w:rsidP="006F3923">
      <w:pPr>
        <w:pStyle w:val="03aText"/>
        <w:widowControl/>
        <w:rPr>
          <w:noProof/>
          <w:lang w:val="nl-BE"/>
        </w:rPr>
      </w:pPr>
    </w:p>
    <w:p w14:paraId="4A84B36A" w14:textId="77777777" w:rsidR="006F3923" w:rsidRPr="0008235A" w:rsidRDefault="006F3923" w:rsidP="006F3923">
      <w:pPr>
        <w:pStyle w:val="03aText"/>
        <w:widowControl/>
        <w:rPr>
          <w:b/>
          <w:noProof/>
          <w:lang w:val="nl-BE"/>
        </w:rPr>
      </w:pPr>
      <w:r>
        <w:rPr>
          <w:noProof/>
          <w:lang w:val="nl-BE"/>
        </w:rPr>
        <w:t xml:space="preserve">Ik verkies </w:t>
      </w:r>
      <w:r w:rsidR="00FD5626">
        <w:rPr>
          <w:noProof/>
          <w:lang w:val="nl-BE"/>
        </w:rPr>
        <w:t>deze vereenvoudigde stelling boven</w:t>
      </w:r>
      <w:r>
        <w:rPr>
          <w:noProof/>
          <w:lang w:val="nl-BE"/>
        </w:rPr>
        <w:t xml:space="preserve"> een eerdere </w:t>
      </w:r>
      <w:r w:rsidR="005249F6">
        <w:rPr>
          <w:noProof/>
          <w:lang w:val="nl-BE"/>
        </w:rPr>
        <w:t>gelijk</w:t>
      </w:r>
      <w:r w:rsidR="00FD5626">
        <w:rPr>
          <w:noProof/>
          <w:lang w:val="nl-BE"/>
        </w:rPr>
        <w:t>-aar</w:t>
      </w:r>
      <w:r w:rsidR="005249F6">
        <w:rPr>
          <w:noProof/>
          <w:lang w:val="nl-BE"/>
        </w:rPr>
        <w:t xml:space="preserve">dige </w:t>
      </w:r>
      <w:r>
        <w:rPr>
          <w:noProof/>
          <w:lang w:val="nl-BE"/>
        </w:rPr>
        <w:t xml:space="preserve">studie in </w:t>
      </w:r>
      <w:r w:rsidR="00FD5626">
        <w:rPr>
          <w:noProof/>
          <w:lang w:val="nl-BE"/>
        </w:rPr>
        <w:t>dit boek, name-lijk nummer</w:t>
      </w:r>
      <w:r w:rsidR="00E84D45">
        <w:rPr>
          <w:noProof/>
          <w:lang w:val="nl-BE"/>
        </w:rPr>
        <w:t xml:space="preserve"> </w:t>
      </w:r>
      <w:r w:rsidR="0008235A">
        <w:rPr>
          <w:noProof/>
          <w:lang w:val="nl-BE"/>
        </w:rPr>
        <w:t xml:space="preserve">- </w:t>
      </w:r>
      <w:r w:rsidR="00103EDB">
        <w:rPr>
          <w:noProof/>
          <w:lang w:val="nl-BE"/>
        </w:rPr>
        <w:t>295</w:t>
      </w:r>
      <w:r w:rsidR="00E84D45" w:rsidRPr="0008235A">
        <w:rPr>
          <w:noProof/>
          <w:lang w:val="nl-BE"/>
        </w:rPr>
        <w:t xml:space="preserve"> -</w:t>
      </w:r>
      <w:r w:rsidR="00FD5626">
        <w:rPr>
          <w:noProof/>
          <w:lang w:val="nl-BE"/>
        </w:rPr>
        <w:t xml:space="preserve"> </w:t>
      </w:r>
      <w:r w:rsidR="005249F6">
        <w:rPr>
          <w:noProof/>
          <w:lang w:val="nl-BE"/>
        </w:rPr>
        <w:t>Maar ik vind geen goe</w:t>
      </w:r>
      <w:r>
        <w:rPr>
          <w:noProof/>
          <w:lang w:val="nl-BE"/>
        </w:rPr>
        <w:t xml:space="preserve">de eerste zet voor wit. </w:t>
      </w:r>
    </w:p>
    <w:p w14:paraId="5FE3D182" w14:textId="77777777" w:rsidR="006F3923" w:rsidRDefault="006F3923" w:rsidP="006F3923">
      <w:pPr>
        <w:pStyle w:val="03aText"/>
        <w:widowControl/>
        <w:rPr>
          <w:noProof/>
          <w:lang w:val="nl-BE"/>
        </w:rPr>
      </w:pPr>
    </w:p>
    <w:p w14:paraId="41E94690" w14:textId="77777777" w:rsidR="006F3923" w:rsidRDefault="006F3923" w:rsidP="006F3923">
      <w:pPr>
        <w:pStyle w:val="03aText"/>
        <w:widowControl/>
        <w:rPr>
          <w:noProof/>
          <w:lang w:val="nl-BE"/>
        </w:rPr>
      </w:pPr>
      <w:r>
        <w:rPr>
          <w:noProof/>
          <w:lang w:val="nl-BE"/>
        </w:rPr>
        <w:t>Zodus…</w:t>
      </w:r>
    </w:p>
    <w:p w14:paraId="2D44D017" w14:textId="77777777" w:rsidR="006F3923" w:rsidRDefault="006F3923" w:rsidP="006F3923">
      <w:pPr>
        <w:pStyle w:val="03aText"/>
        <w:widowControl/>
        <w:rPr>
          <w:noProof/>
          <w:lang w:val="nl-BE"/>
        </w:rPr>
      </w:pPr>
    </w:p>
    <w:p w14:paraId="43EFCAA9" w14:textId="77777777" w:rsidR="006F3923" w:rsidRDefault="006F3923" w:rsidP="006F3923">
      <w:pPr>
        <w:pStyle w:val="03aText"/>
        <w:widowControl/>
        <w:rPr>
          <w:noProof/>
          <w:lang w:val="nl-BE"/>
        </w:rPr>
      </w:pPr>
      <w:r>
        <w:rPr>
          <w:noProof/>
          <w:lang w:val="nl-BE"/>
        </w:rPr>
        <w:t xml:space="preserve">Een vorige nevenoplosbare versie uit 2002 verscheen in </w:t>
      </w:r>
      <w:r>
        <w:rPr>
          <w:i/>
          <w:noProof/>
          <w:lang w:val="nl-BE"/>
        </w:rPr>
        <w:t xml:space="preserve">De Morgen. </w:t>
      </w:r>
      <w:r>
        <w:rPr>
          <w:noProof/>
          <w:lang w:val="nl-BE"/>
        </w:rPr>
        <w:t>De rubriekleider Wouter Janssens</w:t>
      </w:r>
    </w:p>
    <w:p w14:paraId="613E9A19" w14:textId="77777777" w:rsidR="006F3923" w:rsidRDefault="006F3923" w:rsidP="006F3923">
      <w:pPr>
        <w:pStyle w:val="03aText"/>
        <w:widowControl/>
        <w:rPr>
          <w:i/>
          <w:noProof/>
          <w:lang w:val="nl-BE"/>
        </w:rPr>
      </w:pPr>
      <w:r>
        <w:rPr>
          <w:noProof/>
          <w:lang w:val="nl-BE"/>
        </w:rPr>
        <w:t>reageerde toen aldus:</w:t>
      </w:r>
      <w:r>
        <w:rPr>
          <w:i/>
          <w:noProof/>
          <w:lang w:val="nl-BE"/>
        </w:rPr>
        <w:t>”De witte d-pion brengt de beslissing, maar de glansrol is voor het witte paard, in een lichtvoetig maar perfect en typisch mechaniekje. Met dit soort constructies vergaarde Vandecas-teele volkomen terecht wereld-faam.”</w:t>
      </w:r>
    </w:p>
    <w:p w14:paraId="39AA8FB8" w14:textId="77777777" w:rsidR="008120D8" w:rsidRDefault="008120D8" w:rsidP="008120D8">
      <w:pPr>
        <w:spacing w:line="190" w:lineRule="exact"/>
        <w:jc w:val="both"/>
        <w:rPr>
          <w:noProof/>
          <w:lang w:val="nl-BE"/>
        </w:rPr>
      </w:pPr>
    </w:p>
    <w:p w14:paraId="5F584921" w14:textId="77777777" w:rsidR="00AB4604" w:rsidRDefault="00AB4604">
      <w:pPr>
        <w:widowControl/>
        <w:autoSpaceDE/>
        <w:autoSpaceDN/>
        <w:adjustRightInd/>
        <w:rPr>
          <w:rFonts w:cs="Arial"/>
          <w:b/>
          <w:sz w:val="20"/>
          <w:szCs w:val="20"/>
          <w:lang w:val="nl-BE"/>
        </w:rPr>
      </w:pPr>
      <w:r>
        <w:rPr>
          <w:rFonts w:cs="Arial"/>
          <w:b/>
          <w:sz w:val="20"/>
          <w:szCs w:val="20"/>
          <w:lang w:val="nl-BE"/>
        </w:rPr>
        <w:br w:type="page"/>
      </w:r>
    </w:p>
    <w:p w14:paraId="58FA552C" w14:textId="77777777" w:rsidR="001D5586" w:rsidRPr="001D5586" w:rsidRDefault="00962A5D" w:rsidP="006F3923">
      <w:pPr>
        <w:spacing w:line="190" w:lineRule="exact"/>
        <w:jc w:val="center"/>
        <w:rPr>
          <w:rFonts w:cs="Arial"/>
          <w:b/>
          <w:sz w:val="20"/>
          <w:szCs w:val="20"/>
          <w:lang w:val="nl-BE"/>
        </w:rPr>
      </w:pPr>
      <w:r>
        <w:rPr>
          <w:rFonts w:cs="Arial"/>
          <w:b/>
          <w:sz w:val="20"/>
          <w:szCs w:val="20"/>
          <w:lang w:val="nl-BE"/>
        </w:rPr>
        <w:lastRenderedPageBreak/>
        <w:t>- 300</w:t>
      </w:r>
      <w:r w:rsidR="00172D8B">
        <w:rPr>
          <w:rFonts w:cs="Arial"/>
          <w:b/>
          <w:sz w:val="20"/>
          <w:szCs w:val="20"/>
          <w:lang w:val="nl-BE"/>
        </w:rPr>
        <w:t xml:space="preserve"> </w:t>
      </w:r>
      <w:r w:rsidR="001D5586">
        <w:rPr>
          <w:rFonts w:cs="Arial"/>
          <w:b/>
          <w:sz w:val="20"/>
          <w:szCs w:val="20"/>
          <w:lang w:val="nl-BE"/>
        </w:rPr>
        <w:t>-</w:t>
      </w:r>
    </w:p>
    <w:p w14:paraId="16A25F30" w14:textId="77777777" w:rsidR="001D5586" w:rsidRDefault="001D5586" w:rsidP="006F3923">
      <w:pPr>
        <w:spacing w:line="190" w:lineRule="exact"/>
        <w:jc w:val="center"/>
        <w:rPr>
          <w:rFonts w:cs="Arial"/>
          <w:i/>
          <w:sz w:val="20"/>
          <w:szCs w:val="20"/>
          <w:lang w:val="nl-BE"/>
        </w:rPr>
      </w:pPr>
    </w:p>
    <w:p w14:paraId="6E2A84FC" w14:textId="77777777" w:rsidR="006F3923" w:rsidRDefault="006F3923" w:rsidP="006F3923">
      <w:pPr>
        <w:spacing w:line="190" w:lineRule="exact"/>
        <w:jc w:val="center"/>
        <w:rPr>
          <w:rFonts w:cs="Arial"/>
          <w:sz w:val="20"/>
          <w:szCs w:val="20"/>
          <w:lang w:val="nl-BE"/>
        </w:rPr>
      </w:pPr>
      <w:r>
        <w:rPr>
          <w:rFonts w:cs="Arial"/>
          <w:i/>
          <w:sz w:val="20"/>
          <w:szCs w:val="20"/>
          <w:lang w:val="nl-BE"/>
        </w:rPr>
        <w:t xml:space="preserve">Origineel, </w:t>
      </w:r>
      <w:r>
        <w:rPr>
          <w:rFonts w:cs="Arial"/>
          <w:sz w:val="20"/>
          <w:szCs w:val="20"/>
          <w:lang w:val="nl-BE"/>
        </w:rPr>
        <w:t>2009</w:t>
      </w:r>
    </w:p>
    <w:p w14:paraId="703C9B80" w14:textId="77777777" w:rsidR="006F3923" w:rsidRDefault="006F3923" w:rsidP="006F3923">
      <w:pPr>
        <w:spacing w:line="190" w:lineRule="exact"/>
        <w:jc w:val="center"/>
        <w:rPr>
          <w:rFonts w:cs="Arial"/>
          <w:sz w:val="20"/>
          <w:szCs w:val="20"/>
          <w:lang w:val="nl-BE"/>
        </w:rPr>
      </w:pPr>
    </w:p>
    <w:p w14:paraId="60266353" w14:textId="77777777" w:rsidR="006F3923" w:rsidRDefault="006F3923" w:rsidP="006F3923">
      <w:pPr>
        <w:jc w:val="center"/>
        <w:rPr>
          <w:rFonts w:cs="Arial"/>
          <w:b/>
          <w:sz w:val="20"/>
          <w:szCs w:val="20"/>
          <w:lang w:val="nl-BE"/>
        </w:rPr>
      </w:pPr>
      <w:r>
        <w:rPr>
          <w:lang w:val="nl-BE"/>
        </w:rPr>
        <w:object w:dxaOrig="4579" w:dyaOrig="4577" w14:anchorId="3A03666A">
          <v:shape id="_x0000_i1310" type="#_x0000_t75" style="width:153.4pt;height:154.5pt" o:ole="">
            <v:imagedata r:id="rId596" o:title=""/>
          </v:shape>
          <o:OLEObject Type="Embed" ProgID="CorelDRAW.Graphic.12" ShapeID="_x0000_i1310" DrawAspect="Content" ObjectID="_1587467654" r:id="rId597"/>
        </w:object>
      </w:r>
    </w:p>
    <w:p w14:paraId="3BBD61A9" w14:textId="77777777" w:rsidR="006F3923" w:rsidRDefault="006F3923" w:rsidP="006F3923">
      <w:pPr>
        <w:jc w:val="both"/>
        <w:rPr>
          <w:rFonts w:cs="Arial"/>
          <w:b/>
          <w:lang w:val="nl-BE"/>
        </w:rPr>
      </w:pPr>
    </w:p>
    <w:p w14:paraId="6B58698F" w14:textId="77777777" w:rsidR="006F3923" w:rsidRDefault="006F3923" w:rsidP="006F3923">
      <w:pPr>
        <w:jc w:val="both"/>
        <w:rPr>
          <w:rFonts w:cs="Arial"/>
          <w:sz w:val="20"/>
          <w:szCs w:val="20"/>
          <w:lang w:val="nl-BE"/>
        </w:rPr>
      </w:pPr>
      <w:r>
        <w:rPr>
          <w:rFonts w:cs="Arial"/>
          <w:b/>
          <w:lang w:val="nl-BE"/>
        </w:rPr>
        <w:t xml:space="preserve">+                         </w:t>
      </w:r>
      <w:r>
        <w:rPr>
          <w:rFonts w:cs="Arial"/>
          <w:sz w:val="20"/>
          <w:szCs w:val="20"/>
          <w:lang w:val="nl-BE"/>
        </w:rPr>
        <w:t>3012.12 h7d8</w:t>
      </w:r>
    </w:p>
    <w:p w14:paraId="39D672A2" w14:textId="77777777" w:rsidR="006F3923" w:rsidRDefault="006F3923" w:rsidP="006F3923">
      <w:pPr>
        <w:jc w:val="both"/>
        <w:rPr>
          <w:rFonts w:cs="Arial"/>
          <w:sz w:val="20"/>
          <w:szCs w:val="20"/>
          <w:lang w:val="nl-BE"/>
        </w:rPr>
      </w:pPr>
    </w:p>
    <w:p w14:paraId="72F8890A" w14:textId="77777777" w:rsidR="006F3923" w:rsidRDefault="006F3923" w:rsidP="006F3923">
      <w:pPr>
        <w:jc w:val="both"/>
        <w:rPr>
          <w:rFonts w:cs="Arial"/>
          <w:sz w:val="20"/>
          <w:szCs w:val="20"/>
          <w:lang w:val="nl-BE"/>
        </w:rPr>
      </w:pPr>
      <w:r>
        <w:rPr>
          <w:rFonts w:cs="Arial"/>
          <w:sz w:val="20"/>
          <w:szCs w:val="20"/>
          <w:lang w:val="nl-BE"/>
        </w:rPr>
        <w:t>De bedoeling is dat beide  paar-den de dame zouden verschalken. Dit moet omzichtig geschieden.</w:t>
      </w:r>
    </w:p>
    <w:p w14:paraId="43AE3CD1" w14:textId="77777777" w:rsidR="006F3923" w:rsidRDefault="006F3923" w:rsidP="006F3923">
      <w:pPr>
        <w:jc w:val="both"/>
        <w:rPr>
          <w:rFonts w:cs="Arial"/>
          <w:b/>
          <w:sz w:val="20"/>
          <w:szCs w:val="20"/>
          <w:lang w:val="nl-BE"/>
        </w:rPr>
      </w:pPr>
      <w:r>
        <w:rPr>
          <w:rFonts w:cs="Arial"/>
          <w:b/>
          <w:sz w:val="20"/>
          <w:szCs w:val="20"/>
          <w:lang w:val="nl-BE"/>
        </w:rPr>
        <w:tab/>
        <w:t>1.Pb7+</w:t>
      </w:r>
      <w:r>
        <w:rPr>
          <w:rFonts w:cs="Arial"/>
          <w:b/>
          <w:sz w:val="20"/>
          <w:szCs w:val="20"/>
          <w:lang w:val="nl-BE"/>
        </w:rPr>
        <w:tab/>
      </w:r>
    </w:p>
    <w:p w14:paraId="0E600541" w14:textId="77777777" w:rsidR="006F3923" w:rsidRDefault="00D14524" w:rsidP="006F3923">
      <w:pPr>
        <w:jc w:val="both"/>
        <w:rPr>
          <w:rFonts w:cs="Arial"/>
          <w:b/>
          <w:sz w:val="20"/>
          <w:szCs w:val="20"/>
          <w:lang w:val="nl-BE"/>
        </w:rPr>
      </w:pPr>
      <w:r>
        <w:rPr>
          <w:rFonts w:cs="Arial"/>
          <w:sz w:val="20"/>
          <w:szCs w:val="20"/>
          <w:lang w:val="nl-BE"/>
        </w:rPr>
        <w:t xml:space="preserve">1.Pxe6+? Ke8 2.Lxa3 geeft </w:t>
      </w:r>
      <w:r w:rsidR="006F3923">
        <w:rPr>
          <w:rFonts w:cs="Arial"/>
          <w:sz w:val="20"/>
          <w:szCs w:val="20"/>
          <w:lang w:val="nl-BE"/>
        </w:rPr>
        <w:t>pat.</w:t>
      </w:r>
      <w:r w:rsidR="006F3923">
        <w:rPr>
          <w:rFonts w:cs="Arial"/>
          <w:b/>
          <w:sz w:val="20"/>
          <w:szCs w:val="20"/>
          <w:lang w:val="nl-BE"/>
        </w:rPr>
        <w:tab/>
      </w:r>
    </w:p>
    <w:p w14:paraId="14B65499" w14:textId="77777777" w:rsidR="006F3923" w:rsidRDefault="006F3923" w:rsidP="006F3923">
      <w:pPr>
        <w:jc w:val="both"/>
        <w:rPr>
          <w:rFonts w:cs="Arial"/>
          <w:b/>
          <w:sz w:val="20"/>
          <w:szCs w:val="20"/>
          <w:lang w:val="nl-BE"/>
        </w:rPr>
      </w:pPr>
      <w:r>
        <w:rPr>
          <w:rFonts w:cs="Arial"/>
          <w:b/>
          <w:sz w:val="20"/>
          <w:szCs w:val="20"/>
          <w:lang w:val="nl-BE"/>
        </w:rPr>
        <w:tab/>
        <w:t>1…</w:t>
      </w:r>
      <w:r>
        <w:rPr>
          <w:rFonts w:cs="Arial"/>
          <w:b/>
          <w:sz w:val="20"/>
          <w:szCs w:val="20"/>
          <w:lang w:val="nl-BE"/>
        </w:rPr>
        <w:tab/>
      </w:r>
      <w:r>
        <w:rPr>
          <w:rFonts w:cs="Arial"/>
          <w:b/>
          <w:sz w:val="20"/>
          <w:szCs w:val="20"/>
          <w:lang w:val="nl-BE"/>
        </w:rPr>
        <w:tab/>
        <w:t>Ke8</w:t>
      </w:r>
    </w:p>
    <w:p w14:paraId="31D83E16" w14:textId="77777777" w:rsidR="00645AAD"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2.Pd6+</w:t>
      </w:r>
    </w:p>
    <w:p w14:paraId="4FD296ED" w14:textId="77777777" w:rsidR="00645AAD" w:rsidRDefault="00645AAD" w:rsidP="006F3923">
      <w:pPr>
        <w:jc w:val="both"/>
        <w:rPr>
          <w:rFonts w:cs="Arial"/>
          <w:b/>
          <w:sz w:val="20"/>
          <w:szCs w:val="20"/>
          <w:lang w:val="nl-BE"/>
        </w:rPr>
      </w:pPr>
      <w:r>
        <w:rPr>
          <w:rFonts w:cs="Arial"/>
          <w:sz w:val="20"/>
          <w:szCs w:val="20"/>
          <w:lang w:val="nl-BE"/>
        </w:rPr>
        <w:t>Ool hier is 2.Lxa2</w:t>
      </w:r>
      <w:r w:rsidR="00256E68">
        <w:rPr>
          <w:rFonts w:cs="Arial"/>
          <w:sz w:val="20"/>
          <w:szCs w:val="20"/>
          <w:lang w:val="nl-BE"/>
        </w:rPr>
        <w:t xml:space="preserve">? </w:t>
      </w:r>
      <w:r>
        <w:rPr>
          <w:rFonts w:cs="Arial"/>
          <w:sz w:val="20"/>
          <w:szCs w:val="20"/>
          <w:lang w:val="nl-BE"/>
        </w:rPr>
        <w:t>pat.</w:t>
      </w:r>
      <w:r w:rsidR="006F3923">
        <w:rPr>
          <w:rFonts w:cs="Arial"/>
          <w:b/>
          <w:sz w:val="20"/>
          <w:szCs w:val="20"/>
          <w:lang w:val="nl-BE"/>
        </w:rPr>
        <w:tab/>
      </w:r>
    </w:p>
    <w:p w14:paraId="5CF4E022" w14:textId="77777777" w:rsidR="006F3923" w:rsidRDefault="00645AAD" w:rsidP="00645AAD">
      <w:pPr>
        <w:ind w:firstLine="708"/>
        <w:jc w:val="both"/>
        <w:rPr>
          <w:rFonts w:cs="Arial"/>
          <w:b/>
          <w:sz w:val="20"/>
          <w:szCs w:val="20"/>
          <w:lang w:val="nl-BE"/>
        </w:rPr>
      </w:pPr>
      <w:r>
        <w:rPr>
          <w:rFonts w:cs="Arial"/>
          <w:b/>
          <w:sz w:val="20"/>
          <w:szCs w:val="20"/>
          <w:lang w:val="nl-BE"/>
        </w:rPr>
        <w:t>2…</w:t>
      </w:r>
      <w:r>
        <w:rPr>
          <w:rFonts w:cs="Arial"/>
          <w:b/>
          <w:sz w:val="20"/>
          <w:szCs w:val="20"/>
          <w:lang w:val="nl-BE"/>
        </w:rPr>
        <w:tab/>
      </w:r>
      <w:r>
        <w:rPr>
          <w:rFonts w:cs="Arial"/>
          <w:b/>
          <w:sz w:val="20"/>
          <w:szCs w:val="20"/>
          <w:lang w:val="nl-BE"/>
        </w:rPr>
        <w:tab/>
      </w:r>
      <w:r w:rsidR="006F3923">
        <w:rPr>
          <w:rFonts w:cs="Arial"/>
          <w:b/>
          <w:sz w:val="20"/>
          <w:szCs w:val="20"/>
          <w:lang w:val="nl-BE"/>
        </w:rPr>
        <w:t>Kd8</w:t>
      </w:r>
      <w:r w:rsidR="006F3923">
        <w:rPr>
          <w:rFonts w:cs="Arial"/>
          <w:sz w:val="20"/>
          <w:szCs w:val="20"/>
          <w:lang w:val="nl-BE"/>
        </w:rPr>
        <w:t>.</w:t>
      </w:r>
    </w:p>
    <w:p w14:paraId="3947509E" w14:textId="77777777" w:rsidR="006F3923" w:rsidRDefault="006F3923" w:rsidP="006F3923">
      <w:pPr>
        <w:jc w:val="both"/>
        <w:rPr>
          <w:rFonts w:cs="Arial"/>
          <w:sz w:val="20"/>
          <w:szCs w:val="20"/>
          <w:lang w:val="nl-BE"/>
        </w:rPr>
      </w:pPr>
      <w:r>
        <w:rPr>
          <w:rFonts w:cs="Arial"/>
          <w:sz w:val="20"/>
          <w:szCs w:val="20"/>
          <w:lang w:val="nl-BE"/>
        </w:rPr>
        <w:t>2…Kxf8</w:t>
      </w:r>
      <w:r w:rsidR="00256E68">
        <w:rPr>
          <w:rFonts w:cs="Arial"/>
          <w:sz w:val="20"/>
          <w:szCs w:val="20"/>
          <w:lang w:val="nl-BE"/>
        </w:rPr>
        <w:t>?</w:t>
      </w:r>
      <w:r>
        <w:rPr>
          <w:rFonts w:cs="Arial"/>
          <w:sz w:val="20"/>
          <w:szCs w:val="20"/>
          <w:lang w:val="nl-BE"/>
        </w:rPr>
        <w:t xml:space="preserve"> 3.Pg6+ en mat.</w:t>
      </w:r>
    </w:p>
    <w:p w14:paraId="7FEC962F" w14:textId="77777777" w:rsidR="006F3923" w:rsidRDefault="006F3923" w:rsidP="006F3923">
      <w:pPr>
        <w:jc w:val="both"/>
        <w:rPr>
          <w:rFonts w:cs="Arial"/>
          <w:b/>
          <w:sz w:val="20"/>
          <w:szCs w:val="20"/>
          <w:lang w:val="nl-BE"/>
        </w:rPr>
      </w:pPr>
      <w:r>
        <w:rPr>
          <w:rFonts w:cs="Arial"/>
          <w:b/>
          <w:sz w:val="20"/>
          <w:szCs w:val="20"/>
          <w:lang w:val="nl-BE"/>
        </w:rPr>
        <w:tab/>
        <w:t>3.Pc6+</w:t>
      </w:r>
    </w:p>
    <w:p w14:paraId="324A92A5" w14:textId="77777777" w:rsidR="006F3923" w:rsidRDefault="006F3923" w:rsidP="00586E21">
      <w:pPr>
        <w:numPr>
          <w:ilvl w:val="0"/>
          <w:numId w:val="178"/>
        </w:numPr>
        <w:jc w:val="both"/>
        <w:rPr>
          <w:rFonts w:cs="Arial"/>
          <w:sz w:val="20"/>
          <w:szCs w:val="20"/>
          <w:lang w:val="nl-BE"/>
        </w:rPr>
      </w:pPr>
      <w:r>
        <w:rPr>
          <w:rFonts w:cs="Arial"/>
          <w:sz w:val="20"/>
          <w:szCs w:val="20"/>
          <w:lang w:val="nl-BE"/>
        </w:rPr>
        <w:t>3.Pdf7+? Ke8 4.Lxa3 en ook pat.</w:t>
      </w:r>
    </w:p>
    <w:p w14:paraId="71E88A4C" w14:textId="77777777" w:rsidR="006F3923" w:rsidRPr="00D14524" w:rsidRDefault="008747F1" w:rsidP="00586E21">
      <w:pPr>
        <w:numPr>
          <w:ilvl w:val="0"/>
          <w:numId w:val="178"/>
        </w:numPr>
        <w:jc w:val="both"/>
        <w:rPr>
          <w:rFonts w:cs="Arial"/>
          <w:i/>
          <w:sz w:val="20"/>
          <w:szCs w:val="20"/>
          <w:lang w:val="nl-BE"/>
        </w:rPr>
      </w:pPr>
      <w:r>
        <w:rPr>
          <w:rFonts w:cs="Arial"/>
          <w:sz w:val="20"/>
          <w:szCs w:val="20"/>
          <w:lang w:val="nl-BE"/>
        </w:rPr>
        <w:t>3.Pef7+? Kd7</w:t>
      </w:r>
      <w:r w:rsidR="00D14524">
        <w:rPr>
          <w:rFonts w:cs="Arial"/>
          <w:sz w:val="20"/>
          <w:szCs w:val="20"/>
          <w:lang w:val="nl-BE"/>
        </w:rPr>
        <w:t xml:space="preserve"> 4.Pe5+ Kd8 is</w:t>
      </w:r>
      <w:r w:rsidR="00D14524">
        <w:rPr>
          <w:rFonts w:cs="Arial"/>
          <w:i/>
          <w:sz w:val="20"/>
          <w:szCs w:val="20"/>
          <w:lang w:val="nl-BE"/>
        </w:rPr>
        <w:t xml:space="preserve"> </w:t>
      </w:r>
      <w:r w:rsidR="00845CD3">
        <w:rPr>
          <w:rFonts w:cs="Arial"/>
          <w:sz w:val="20"/>
          <w:szCs w:val="20"/>
          <w:lang w:val="nl-BE"/>
        </w:rPr>
        <w:t>verloren tijd.</w:t>
      </w:r>
    </w:p>
    <w:p w14:paraId="010E74F5" w14:textId="77777777" w:rsidR="002A7A59" w:rsidRDefault="002A7A59" w:rsidP="006F3923">
      <w:pPr>
        <w:jc w:val="both"/>
        <w:rPr>
          <w:rFonts w:cs="Arial"/>
          <w:b/>
          <w:i/>
          <w:sz w:val="20"/>
          <w:szCs w:val="20"/>
          <w:lang w:val="nl-BE"/>
        </w:rPr>
      </w:pPr>
    </w:p>
    <w:p w14:paraId="22A98B7C" w14:textId="77777777" w:rsidR="002A7A59" w:rsidRDefault="002A7A59" w:rsidP="006F3923">
      <w:pPr>
        <w:jc w:val="both"/>
        <w:rPr>
          <w:rFonts w:cs="Arial"/>
          <w:b/>
          <w:i/>
          <w:sz w:val="20"/>
          <w:szCs w:val="20"/>
          <w:lang w:val="nl-BE"/>
        </w:rPr>
      </w:pPr>
    </w:p>
    <w:p w14:paraId="5D58DB87" w14:textId="77777777" w:rsidR="002A7A59" w:rsidRDefault="002A7A59" w:rsidP="006F3923">
      <w:pPr>
        <w:jc w:val="both"/>
        <w:rPr>
          <w:rFonts w:cs="Arial"/>
          <w:b/>
          <w:i/>
          <w:sz w:val="20"/>
          <w:szCs w:val="20"/>
          <w:lang w:val="nl-BE"/>
        </w:rPr>
      </w:pPr>
    </w:p>
    <w:p w14:paraId="34EABA53" w14:textId="77777777" w:rsidR="002A7A59" w:rsidRDefault="002A7A59" w:rsidP="006F3923">
      <w:pPr>
        <w:jc w:val="both"/>
        <w:rPr>
          <w:rFonts w:cs="Arial"/>
          <w:b/>
          <w:i/>
          <w:sz w:val="20"/>
          <w:szCs w:val="20"/>
          <w:lang w:val="nl-BE"/>
        </w:rPr>
      </w:pPr>
    </w:p>
    <w:p w14:paraId="2BFAD014" w14:textId="77777777" w:rsidR="002A7A59" w:rsidRDefault="002A7A59" w:rsidP="006F3923">
      <w:pPr>
        <w:jc w:val="both"/>
        <w:rPr>
          <w:rFonts w:cs="Arial"/>
          <w:b/>
          <w:i/>
          <w:sz w:val="20"/>
          <w:szCs w:val="20"/>
          <w:lang w:val="nl-BE"/>
        </w:rPr>
      </w:pPr>
    </w:p>
    <w:p w14:paraId="500D6582" w14:textId="77777777" w:rsidR="006E5B00" w:rsidRDefault="006E5B00" w:rsidP="006F3923">
      <w:pPr>
        <w:jc w:val="both"/>
        <w:rPr>
          <w:rFonts w:cs="Arial"/>
          <w:b/>
          <w:i/>
          <w:sz w:val="20"/>
          <w:szCs w:val="20"/>
          <w:lang w:val="nl-BE"/>
        </w:rPr>
      </w:pPr>
    </w:p>
    <w:p w14:paraId="2CFC08B1" w14:textId="77777777" w:rsidR="006E5B00" w:rsidRDefault="006E5B00" w:rsidP="006F3923">
      <w:pPr>
        <w:jc w:val="both"/>
        <w:rPr>
          <w:rFonts w:cs="Arial"/>
          <w:b/>
          <w:i/>
          <w:sz w:val="20"/>
          <w:szCs w:val="20"/>
          <w:lang w:val="nl-BE"/>
        </w:rPr>
      </w:pPr>
    </w:p>
    <w:p w14:paraId="5BE62752" w14:textId="77777777" w:rsidR="00F67352" w:rsidRDefault="00F67352" w:rsidP="006F3923">
      <w:pPr>
        <w:jc w:val="both"/>
        <w:rPr>
          <w:rFonts w:cs="Arial"/>
          <w:b/>
          <w:i/>
          <w:sz w:val="20"/>
          <w:szCs w:val="20"/>
          <w:lang w:val="nl-BE"/>
        </w:rPr>
      </w:pPr>
    </w:p>
    <w:p w14:paraId="277F5766" w14:textId="77777777" w:rsidR="00F81E24" w:rsidRDefault="00F81E24" w:rsidP="006F3923">
      <w:pPr>
        <w:jc w:val="both"/>
        <w:rPr>
          <w:rFonts w:cs="Arial"/>
          <w:b/>
          <w:i/>
          <w:sz w:val="20"/>
          <w:szCs w:val="20"/>
          <w:lang w:val="nl-BE"/>
        </w:rPr>
      </w:pPr>
    </w:p>
    <w:p w14:paraId="5B489907" w14:textId="77777777" w:rsidR="00F67352" w:rsidRDefault="00F67352" w:rsidP="006F3923">
      <w:pPr>
        <w:jc w:val="both"/>
        <w:rPr>
          <w:rFonts w:cs="Arial"/>
          <w:b/>
          <w:i/>
          <w:sz w:val="20"/>
          <w:szCs w:val="20"/>
          <w:lang w:val="nl-BE"/>
        </w:rPr>
      </w:pPr>
    </w:p>
    <w:p w14:paraId="0B238B7F" w14:textId="77777777" w:rsidR="006F3923" w:rsidRDefault="006F3923" w:rsidP="006F3923">
      <w:pPr>
        <w:jc w:val="both"/>
        <w:rPr>
          <w:rFonts w:cs="Arial"/>
          <w:i/>
          <w:sz w:val="20"/>
          <w:szCs w:val="20"/>
          <w:lang w:val="nl-BE"/>
        </w:rPr>
      </w:pPr>
      <w:r>
        <w:rPr>
          <w:rFonts w:cs="Arial"/>
          <w:b/>
          <w:i/>
          <w:sz w:val="20"/>
          <w:szCs w:val="20"/>
          <w:lang w:val="nl-BE"/>
        </w:rPr>
        <w:t>Variant A</w:t>
      </w:r>
    </w:p>
    <w:p w14:paraId="6DAB3477" w14:textId="77777777" w:rsidR="006F3923" w:rsidRDefault="006F3923" w:rsidP="006F3923">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Kc7</w:t>
      </w:r>
    </w:p>
    <w:p w14:paraId="5C08B54F" w14:textId="77777777" w:rsidR="006F3923" w:rsidRDefault="006F3923" w:rsidP="006F3923">
      <w:pPr>
        <w:jc w:val="both"/>
        <w:rPr>
          <w:rFonts w:cs="Arial"/>
          <w:b/>
          <w:sz w:val="20"/>
          <w:szCs w:val="20"/>
          <w:lang w:val="nl-BE"/>
        </w:rPr>
      </w:pPr>
      <w:r>
        <w:rPr>
          <w:rFonts w:cs="Arial"/>
          <w:b/>
          <w:sz w:val="20"/>
          <w:szCs w:val="20"/>
          <w:lang w:val="nl-BE"/>
        </w:rPr>
        <w:tab/>
        <w:t>4.Pe8+</w:t>
      </w:r>
    </w:p>
    <w:p w14:paraId="5520901C" w14:textId="77777777" w:rsidR="006F3923" w:rsidRDefault="006F3923" w:rsidP="006F3923">
      <w:pPr>
        <w:jc w:val="both"/>
        <w:rPr>
          <w:rFonts w:cs="Arial"/>
          <w:sz w:val="20"/>
          <w:szCs w:val="20"/>
          <w:lang w:val="nl-BE"/>
        </w:rPr>
      </w:pPr>
      <w:r>
        <w:rPr>
          <w:rFonts w:cs="Arial"/>
          <w:sz w:val="20"/>
          <w:szCs w:val="20"/>
          <w:lang w:val="nl-BE"/>
        </w:rPr>
        <w:t>En niet 4.Pb5+</w:t>
      </w:r>
      <w:r w:rsidR="00256E68">
        <w:rPr>
          <w:rFonts w:cs="Arial"/>
          <w:sz w:val="20"/>
          <w:szCs w:val="20"/>
          <w:lang w:val="nl-BE"/>
        </w:rPr>
        <w:t>?</w:t>
      </w:r>
      <w:r>
        <w:rPr>
          <w:rFonts w:cs="Arial"/>
          <w:sz w:val="20"/>
          <w:szCs w:val="20"/>
          <w:lang w:val="nl-BE"/>
        </w:rPr>
        <w:t xml:space="preserve"> axb5 5.Lxa3 Kxc6, remise.</w:t>
      </w:r>
    </w:p>
    <w:p w14:paraId="5D45580A"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4...</w:t>
      </w:r>
      <w:r>
        <w:rPr>
          <w:rFonts w:cs="Arial"/>
          <w:b/>
          <w:sz w:val="20"/>
          <w:szCs w:val="20"/>
          <w:lang w:val="nl-BE"/>
        </w:rPr>
        <w:tab/>
      </w:r>
      <w:r>
        <w:rPr>
          <w:rFonts w:cs="Arial"/>
          <w:b/>
          <w:sz w:val="20"/>
          <w:szCs w:val="20"/>
          <w:lang w:val="nl-BE"/>
        </w:rPr>
        <w:tab/>
        <w:t>Kxc6</w:t>
      </w:r>
    </w:p>
    <w:p w14:paraId="484F579E" w14:textId="77777777" w:rsidR="00034273" w:rsidRPr="00034273" w:rsidRDefault="00034273" w:rsidP="006F3923">
      <w:pPr>
        <w:jc w:val="both"/>
        <w:rPr>
          <w:rFonts w:cs="Arial"/>
          <w:sz w:val="20"/>
          <w:szCs w:val="20"/>
          <w:lang w:val="nl-BE"/>
        </w:rPr>
      </w:pPr>
      <w:r>
        <w:rPr>
          <w:rFonts w:cs="Arial"/>
          <w:sz w:val="20"/>
          <w:szCs w:val="20"/>
          <w:lang w:val="nl-BE"/>
        </w:rPr>
        <w:t>4…Kd7</w:t>
      </w:r>
      <w:r w:rsidR="00256E68">
        <w:rPr>
          <w:rFonts w:cs="Arial"/>
          <w:sz w:val="20"/>
          <w:szCs w:val="20"/>
          <w:lang w:val="nl-BE"/>
        </w:rPr>
        <w:t>?</w:t>
      </w:r>
      <w:r>
        <w:rPr>
          <w:rFonts w:cs="Arial"/>
          <w:sz w:val="20"/>
          <w:szCs w:val="20"/>
          <w:lang w:val="nl-BE"/>
        </w:rPr>
        <w:t xml:space="preserve"> 5.Pe5+ Kxe8 6 Lxa3.</w:t>
      </w:r>
    </w:p>
    <w:p w14:paraId="26E11607" w14:textId="77777777" w:rsidR="006F3923" w:rsidRDefault="006F3923" w:rsidP="006F3923">
      <w:pPr>
        <w:jc w:val="both"/>
        <w:rPr>
          <w:rFonts w:cs="Arial"/>
          <w:b/>
          <w:sz w:val="20"/>
          <w:szCs w:val="20"/>
          <w:lang w:val="nl-BE"/>
        </w:rPr>
      </w:pPr>
      <w:r>
        <w:rPr>
          <w:rFonts w:cs="Arial"/>
          <w:b/>
          <w:sz w:val="20"/>
          <w:szCs w:val="20"/>
          <w:lang w:val="nl-BE"/>
        </w:rPr>
        <w:tab/>
        <w:t>5.Lxa3</w:t>
      </w:r>
    </w:p>
    <w:p w14:paraId="2416C4EA" w14:textId="77777777" w:rsidR="006F3923" w:rsidRDefault="006F3923" w:rsidP="006F3923">
      <w:pPr>
        <w:jc w:val="both"/>
        <w:rPr>
          <w:rFonts w:cs="Arial"/>
          <w:b/>
          <w:sz w:val="20"/>
          <w:szCs w:val="20"/>
          <w:lang w:val="nl-BE"/>
        </w:rPr>
      </w:pPr>
    </w:p>
    <w:p w14:paraId="188D0B98" w14:textId="77777777" w:rsidR="006F3923" w:rsidRDefault="006F3923" w:rsidP="006F3923">
      <w:pPr>
        <w:jc w:val="both"/>
        <w:rPr>
          <w:rFonts w:cs="Arial"/>
          <w:b/>
          <w:i/>
          <w:sz w:val="20"/>
          <w:szCs w:val="20"/>
          <w:lang w:val="nl-BE"/>
        </w:rPr>
      </w:pPr>
      <w:r>
        <w:rPr>
          <w:rFonts w:cs="Arial"/>
          <w:b/>
          <w:i/>
          <w:sz w:val="20"/>
          <w:szCs w:val="20"/>
          <w:lang w:val="nl-BE"/>
        </w:rPr>
        <w:t>Variant B</w:t>
      </w:r>
    </w:p>
    <w:p w14:paraId="76027DBD" w14:textId="77777777" w:rsidR="006F3923" w:rsidRDefault="006F3923" w:rsidP="006F3923">
      <w:pPr>
        <w:jc w:val="both"/>
        <w:rPr>
          <w:rFonts w:cs="Arial"/>
          <w:b/>
          <w:sz w:val="20"/>
          <w:szCs w:val="20"/>
          <w:lang w:val="nl-BE"/>
        </w:rPr>
      </w:pPr>
      <w:r>
        <w:rPr>
          <w:rFonts w:cs="Arial"/>
          <w:b/>
          <w:sz w:val="20"/>
          <w:szCs w:val="20"/>
          <w:lang w:val="nl-BE"/>
        </w:rPr>
        <w:tab/>
        <w:t>3...</w:t>
      </w:r>
      <w:r>
        <w:rPr>
          <w:rFonts w:cs="Arial"/>
          <w:b/>
          <w:sz w:val="20"/>
          <w:szCs w:val="20"/>
          <w:lang w:val="nl-BE"/>
        </w:rPr>
        <w:tab/>
      </w:r>
      <w:r>
        <w:rPr>
          <w:rFonts w:cs="Arial"/>
          <w:b/>
          <w:sz w:val="20"/>
          <w:szCs w:val="20"/>
          <w:lang w:val="nl-BE"/>
        </w:rPr>
        <w:tab/>
        <w:t>Kd7</w:t>
      </w:r>
    </w:p>
    <w:p w14:paraId="589EAC5A" w14:textId="77777777" w:rsidR="006F3923" w:rsidRDefault="006F3923" w:rsidP="006F3923">
      <w:pPr>
        <w:jc w:val="both"/>
        <w:rPr>
          <w:rFonts w:cs="Arial"/>
          <w:b/>
          <w:sz w:val="20"/>
          <w:szCs w:val="20"/>
          <w:lang w:val="nl-BE"/>
        </w:rPr>
      </w:pPr>
      <w:r>
        <w:rPr>
          <w:rFonts w:cs="Arial"/>
          <w:b/>
          <w:sz w:val="20"/>
          <w:szCs w:val="20"/>
          <w:lang w:val="nl-BE"/>
        </w:rPr>
        <w:tab/>
        <w:t>4.Pb8+</w:t>
      </w:r>
      <w:r>
        <w:rPr>
          <w:rFonts w:cs="Arial"/>
          <w:b/>
          <w:sz w:val="20"/>
          <w:szCs w:val="20"/>
          <w:lang w:val="nl-BE"/>
        </w:rPr>
        <w:tab/>
      </w:r>
      <w:r>
        <w:rPr>
          <w:rFonts w:cs="Arial"/>
          <w:b/>
          <w:sz w:val="20"/>
          <w:szCs w:val="20"/>
          <w:lang w:val="nl-BE"/>
        </w:rPr>
        <w:tab/>
      </w:r>
    </w:p>
    <w:p w14:paraId="5A46D9BA" w14:textId="77777777" w:rsidR="006F3923" w:rsidRDefault="006F3923" w:rsidP="006F3923">
      <w:pPr>
        <w:jc w:val="both"/>
        <w:rPr>
          <w:rFonts w:cs="Arial"/>
          <w:sz w:val="20"/>
          <w:szCs w:val="20"/>
          <w:lang w:val="nl-BE"/>
        </w:rPr>
      </w:pPr>
      <w:r>
        <w:rPr>
          <w:rFonts w:cs="Arial"/>
          <w:sz w:val="20"/>
          <w:szCs w:val="20"/>
          <w:lang w:val="nl-BE"/>
        </w:rPr>
        <w:t xml:space="preserve">Niet </w:t>
      </w:r>
      <w:r w:rsidR="00034273">
        <w:rPr>
          <w:rFonts w:cs="Arial"/>
          <w:sz w:val="20"/>
          <w:szCs w:val="20"/>
          <w:lang w:val="nl-BE"/>
        </w:rPr>
        <w:t>4.Pe5+? Kd8 5.Pc6+ Kd8 6.Pb8 is een onnodige omweg.</w:t>
      </w:r>
    </w:p>
    <w:p w14:paraId="6B1B9706"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4...</w:t>
      </w:r>
      <w:r>
        <w:rPr>
          <w:rFonts w:cs="Arial"/>
          <w:b/>
          <w:sz w:val="20"/>
          <w:szCs w:val="20"/>
          <w:lang w:val="nl-BE"/>
        </w:rPr>
        <w:tab/>
      </w:r>
      <w:r>
        <w:rPr>
          <w:rFonts w:cs="Arial"/>
          <w:b/>
          <w:sz w:val="20"/>
          <w:szCs w:val="20"/>
          <w:lang w:val="nl-BE"/>
        </w:rPr>
        <w:tab/>
        <w:t>Kc7</w:t>
      </w:r>
    </w:p>
    <w:p w14:paraId="1C7DB4F2" w14:textId="77777777" w:rsidR="006F3923" w:rsidRDefault="006F3923" w:rsidP="006F3923">
      <w:pPr>
        <w:jc w:val="both"/>
        <w:rPr>
          <w:rFonts w:cs="Arial"/>
          <w:sz w:val="20"/>
          <w:szCs w:val="20"/>
          <w:lang w:val="nl-BE"/>
        </w:rPr>
      </w:pPr>
      <w:r>
        <w:rPr>
          <w:rFonts w:cs="Arial"/>
          <w:sz w:val="20"/>
          <w:szCs w:val="20"/>
          <w:lang w:val="nl-BE"/>
        </w:rPr>
        <w:t>4...Kd8</w:t>
      </w:r>
      <w:r w:rsidR="00256E68">
        <w:rPr>
          <w:rFonts w:cs="Arial"/>
          <w:sz w:val="20"/>
          <w:szCs w:val="20"/>
          <w:lang w:val="nl-BE"/>
        </w:rPr>
        <w:t>?</w:t>
      </w:r>
      <w:r>
        <w:rPr>
          <w:rFonts w:cs="Arial"/>
          <w:sz w:val="20"/>
          <w:szCs w:val="20"/>
          <w:lang w:val="nl-BE"/>
        </w:rPr>
        <w:t xml:space="preserve"> 5.Pf7+ of 5.Pb7+ en 6.Lxa3.</w:t>
      </w:r>
    </w:p>
    <w:p w14:paraId="1D9373D2"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5.Pe8+</w:t>
      </w:r>
      <w:r>
        <w:rPr>
          <w:rFonts w:cs="Arial"/>
          <w:b/>
          <w:sz w:val="20"/>
          <w:szCs w:val="20"/>
          <w:lang w:val="nl-BE"/>
        </w:rPr>
        <w:tab/>
      </w:r>
      <w:r>
        <w:rPr>
          <w:rFonts w:cs="Arial"/>
          <w:b/>
          <w:sz w:val="20"/>
          <w:szCs w:val="20"/>
          <w:lang w:val="nl-BE"/>
        </w:rPr>
        <w:tab/>
        <w:t>Kxb8</w:t>
      </w:r>
    </w:p>
    <w:p w14:paraId="3CCEF2D7" w14:textId="77777777" w:rsidR="006F3923" w:rsidRDefault="006F3923" w:rsidP="006F3923">
      <w:pPr>
        <w:jc w:val="both"/>
        <w:rPr>
          <w:rFonts w:cs="Arial"/>
          <w:b/>
          <w:sz w:val="20"/>
          <w:szCs w:val="20"/>
          <w:lang w:val="nl-BE"/>
        </w:rPr>
      </w:pPr>
      <w:r>
        <w:rPr>
          <w:rFonts w:cs="Arial"/>
          <w:b/>
          <w:sz w:val="20"/>
          <w:szCs w:val="20"/>
          <w:lang w:val="nl-BE"/>
        </w:rPr>
        <w:tab/>
        <w:t>6.Lxa3</w:t>
      </w:r>
    </w:p>
    <w:p w14:paraId="6A46FABE" w14:textId="77777777" w:rsidR="006F3923" w:rsidRDefault="006F3923" w:rsidP="006F3923">
      <w:pPr>
        <w:jc w:val="both"/>
        <w:rPr>
          <w:rFonts w:cs="Arial"/>
          <w:sz w:val="20"/>
          <w:szCs w:val="20"/>
          <w:lang w:val="nl-BE"/>
        </w:rPr>
      </w:pPr>
      <w:r>
        <w:rPr>
          <w:rFonts w:cs="Arial"/>
          <w:sz w:val="20"/>
          <w:szCs w:val="20"/>
          <w:lang w:val="nl-BE"/>
        </w:rPr>
        <w:t>Na deze paard</w:t>
      </w:r>
      <w:r w:rsidR="00AE0859">
        <w:rPr>
          <w:rFonts w:cs="Arial"/>
          <w:sz w:val="20"/>
          <w:szCs w:val="20"/>
          <w:lang w:val="nl-BE"/>
        </w:rPr>
        <w:t>en</w:t>
      </w:r>
      <w:r>
        <w:rPr>
          <w:rFonts w:cs="Arial"/>
          <w:sz w:val="20"/>
          <w:szCs w:val="20"/>
          <w:lang w:val="nl-BE"/>
        </w:rPr>
        <w:t>sprongen wordt de zwarte amazone uitgescha</w:t>
      </w:r>
      <w:r w:rsidR="00AE0859">
        <w:rPr>
          <w:rFonts w:cs="Arial"/>
          <w:sz w:val="20"/>
          <w:szCs w:val="20"/>
          <w:lang w:val="nl-BE"/>
        </w:rPr>
        <w:t>-</w:t>
      </w:r>
      <w:r>
        <w:rPr>
          <w:rFonts w:cs="Arial"/>
          <w:sz w:val="20"/>
          <w:szCs w:val="20"/>
          <w:lang w:val="nl-BE"/>
        </w:rPr>
        <w:t>keld.</w:t>
      </w:r>
    </w:p>
    <w:p w14:paraId="400E46A8" w14:textId="77777777" w:rsidR="006F3923" w:rsidRDefault="006F3923" w:rsidP="006F3923">
      <w:pPr>
        <w:jc w:val="both"/>
        <w:rPr>
          <w:rFonts w:cs="Arial"/>
          <w:sz w:val="20"/>
          <w:szCs w:val="20"/>
          <w:lang w:val="nl-BE"/>
        </w:rPr>
      </w:pPr>
      <w:r>
        <w:rPr>
          <w:rFonts w:cs="Arial"/>
          <w:sz w:val="20"/>
          <w:szCs w:val="20"/>
          <w:lang w:val="nl-BE"/>
        </w:rPr>
        <w:t xml:space="preserve"> </w:t>
      </w:r>
    </w:p>
    <w:p w14:paraId="7EB969A1" w14:textId="77777777" w:rsidR="006F3923" w:rsidRDefault="006F3923" w:rsidP="006F3923">
      <w:pPr>
        <w:jc w:val="both"/>
        <w:rPr>
          <w:rFonts w:cs="Arial"/>
          <w:sz w:val="20"/>
          <w:szCs w:val="20"/>
          <w:lang w:val="nl-BE"/>
        </w:rPr>
      </w:pPr>
      <w:r>
        <w:rPr>
          <w:rFonts w:cs="Arial"/>
          <w:sz w:val="20"/>
          <w:szCs w:val="20"/>
          <w:lang w:val="nl-BE"/>
        </w:rPr>
        <w:t>Het is een correctie van een oude studie uit 1959:</w:t>
      </w:r>
    </w:p>
    <w:p w14:paraId="2A163416" w14:textId="77777777" w:rsidR="006F3923" w:rsidRDefault="006F3923" w:rsidP="006F3923">
      <w:pPr>
        <w:jc w:val="both"/>
        <w:rPr>
          <w:rFonts w:cs="Arial"/>
          <w:sz w:val="20"/>
          <w:szCs w:val="20"/>
          <w:lang w:val="nl-BE"/>
        </w:rPr>
      </w:pPr>
    </w:p>
    <w:p w14:paraId="30D8E75E" w14:textId="77777777" w:rsidR="006F3923" w:rsidRPr="00AC1014" w:rsidRDefault="00207513" w:rsidP="006F3923">
      <w:pPr>
        <w:jc w:val="both"/>
        <w:rPr>
          <w:rFonts w:cs="Arial"/>
          <w:sz w:val="20"/>
          <w:szCs w:val="20"/>
          <w:lang w:val="nl-BE"/>
        </w:rPr>
      </w:pPr>
      <w:r w:rsidRPr="00AC1014">
        <w:rPr>
          <w:rFonts w:cs="Arial"/>
          <w:sz w:val="20"/>
          <w:szCs w:val="20"/>
          <w:lang w:val="nl-BE"/>
        </w:rPr>
        <w:t>Kh8 Lf8 Pc</w:t>
      </w:r>
      <w:r w:rsidR="006F3923" w:rsidRPr="00AC1014">
        <w:rPr>
          <w:rFonts w:cs="Arial"/>
          <w:sz w:val="20"/>
          <w:szCs w:val="20"/>
          <w:lang w:val="nl-BE"/>
        </w:rPr>
        <w:t>5 Pe5 / Kd8 Da3 e6 +</w:t>
      </w:r>
    </w:p>
    <w:p w14:paraId="0C30BD8B" w14:textId="77777777" w:rsidR="006F3923" w:rsidRDefault="006F3923" w:rsidP="006F3923">
      <w:pPr>
        <w:jc w:val="both"/>
        <w:rPr>
          <w:rFonts w:cs="Arial"/>
          <w:b/>
          <w:sz w:val="20"/>
          <w:szCs w:val="20"/>
          <w:lang w:val="nl-BE"/>
        </w:rPr>
      </w:pPr>
    </w:p>
    <w:p w14:paraId="44E44068" w14:textId="77777777" w:rsidR="006F3923" w:rsidRDefault="00536613" w:rsidP="006F3923">
      <w:pPr>
        <w:jc w:val="both"/>
        <w:rPr>
          <w:rFonts w:cs="Arial"/>
          <w:sz w:val="20"/>
          <w:szCs w:val="20"/>
          <w:lang w:val="nl-BE"/>
        </w:rPr>
      </w:pPr>
      <w:r>
        <w:rPr>
          <w:rFonts w:cs="Arial"/>
          <w:sz w:val="20"/>
          <w:szCs w:val="20"/>
          <w:lang w:val="nl-BE"/>
        </w:rPr>
        <w:t>gepubliceerd</w:t>
      </w:r>
      <w:r w:rsidR="006F3923">
        <w:rPr>
          <w:rFonts w:cs="Arial"/>
          <w:sz w:val="20"/>
          <w:szCs w:val="20"/>
          <w:lang w:val="nl-BE"/>
        </w:rPr>
        <w:t xml:space="preserve"> in het </w:t>
      </w:r>
      <w:r w:rsidR="006F3923">
        <w:rPr>
          <w:rFonts w:cs="Arial"/>
          <w:i/>
          <w:sz w:val="20"/>
          <w:szCs w:val="20"/>
          <w:lang w:val="nl-BE"/>
        </w:rPr>
        <w:t>Tijdsc</w:t>
      </w:r>
      <w:r>
        <w:rPr>
          <w:rFonts w:cs="Arial"/>
          <w:i/>
          <w:sz w:val="20"/>
          <w:szCs w:val="20"/>
          <w:lang w:val="nl-BE"/>
        </w:rPr>
        <w:t>hrift van de Nederlandse Schaak</w:t>
      </w:r>
      <w:r w:rsidR="006F3923">
        <w:rPr>
          <w:rFonts w:cs="Arial"/>
          <w:i/>
          <w:sz w:val="20"/>
          <w:szCs w:val="20"/>
          <w:lang w:val="nl-BE"/>
        </w:rPr>
        <w:t>bond</w:t>
      </w:r>
      <w:r w:rsidR="006F3923">
        <w:rPr>
          <w:rFonts w:cs="Arial"/>
          <w:sz w:val="20"/>
          <w:szCs w:val="20"/>
          <w:lang w:val="nl-BE"/>
        </w:rPr>
        <w:t>:</w:t>
      </w:r>
      <w:r>
        <w:rPr>
          <w:rFonts w:cs="Arial"/>
          <w:sz w:val="20"/>
          <w:szCs w:val="20"/>
          <w:lang w:val="nl-BE"/>
        </w:rPr>
        <w:t xml:space="preserve"> </w:t>
      </w:r>
      <w:r w:rsidR="006F3923">
        <w:rPr>
          <w:rFonts w:cs="Arial"/>
          <w:sz w:val="20"/>
          <w:szCs w:val="20"/>
          <w:lang w:val="nl-BE"/>
        </w:rPr>
        <w:t xml:space="preserve">1.Pb7+ Ke8 2.Pd6+ Kd8 3.Pc6+ Kd7 4.Pb8 Kd8 </w:t>
      </w:r>
      <w:r w:rsidR="006F3923" w:rsidRPr="006F48D7">
        <w:rPr>
          <w:rFonts w:cs="Arial"/>
          <w:b/>
          <w:sz w:val="20"/>
          <w:szCs w:val="20"/>
          <w:lang w:val="nl-BE"/>
        </w:rPr>
        <w:t>5.Pb7+</w:t>
      </w:r>
      <w:r w:rsidR="006F3923">
        <w:rPr>
          <w:rFonts w:cs="Arial"/>
          <w:sz w:val="20"/>
          <w:szCs w:val="20"/>
          <w:lang w:val="nl-BE"/>
        </w:rPr>
        <w:t xml:space="preserve"> </w:t>
      </w:r>
      <w:r w:rsidR="006F3923">
        <w:rPr>
          <w:rFonts w:cs="Arial"/>
          <w:i/>
          <w:sz w:val="20"/>
          <w:szCs w:val="20"/>
          <w:lang w:val="nl-BE"/>
        </w:rPr>
        <w:t xml:space="preserve">(Maar ook goed is </w:t>
      </w:r>
      <w:r w:rsidR="006F3923" w:rsidRPr="006F48D7">
        <w:rPr>
          <w:rFonts w:cs="Arial"/>
          <w:b/>
          <w:i/>
          <w:sz w:val="20"/>
          <w:szCs w:val="20"/>
          <w:lang w:val="nl-BE"/>
        </w:rPr>
        <w:t>5.Pf7+</w:t>
      </w:r>
      <w:r w:rsidR="006F3923">
        <w:rPr>
          <w:rFonts w:cs="Arial"/>
          <w:i/>
          <w:sz w:val="20"/>
          <w:szCs w:val="20"/>
          <w:lang w:val="nl-BE"/>
        </w:rPr>
        <w:t xml:space="preserve">) </w:t>
      </w:r>
      <w:r w:rsidR="006F3923">
        <w:rPr>
          <w:rFonts w:cs="Arial"/>
          <w:sz w:val="20"/>
          <w:szCs w:val="20"/>
          <w:lang w:val="nl-BE"/>
        </w:rPr>
        <w:t>5...Kc7 6.Lxa3.</w:t>
      </w:r>
    </w:p>
    <w:p w14:paraId="0387B77E" w14:textId="77777777" w:rsidR="006F3923" w:rsidRDefault="006F3923" w:rsidP="006F3923">
      <w:pPr>
        <w:jc w:val="both"/>
        <w:rPr>
          <w:rFonts w:cs="Arial"/>
          <w:sz w:val="20"/>
          <w:szCs w:val="20"/>
          <w:lang w:val="nl-BE"/>
        </w:rPr>
      </w:pPr>
    </w:p>
    <w:p w14:paraId="08970ADC" w14:textId="77777777" w:rsidR="006F3923" w:rsidRDefault="006F3923" w:rsidP="006F3923">
      <w:pPr>
        <w:jc w:val="center"/>
        <w:rPr>
          <w:rFonts w:cs="Arial"/>
          <w:b/>
          <w:sz w:val="20"/>
          <w:szCs w:val="20"/>
          <w:lang w:val="nl-BE"/>
        </w:rPr>
      </w:pPr>
    </w:p>
    <w:p w14:paraId="2588423C" w14:textId="77777777" w:rsidR="00F67352" w:rsidRDefault="00F67352" w:rsidP="001A6C75">
      <w:pPr>
        <w:rPr>
          <w:rFonts w:cs="Arial"/>
          <w:b/>
          <w:sz w:val="20"/>
          <w:szCs w:val="20"/>
          <w:lang w:val="nl-BE"/>
        </w:rPr>
      </w:pPr>
    </w:p>
    <w:p w14:paraId="7761C6FE" w14:textId="77777777" w:rsidR="00311852" w:rsidRDefault="00C36CB9" w:rsidP="00C36CB9">
      <w:pPr>
        <w:ind w:firstLine="708"/>
        <w:jc w:val="both"/>
        <w:rPr>
          <w:rFonts w:cs="Arial"/>
          <w:b/>
          <w:sz w:val="20"/>
          <w:szCs w:val="20"/>
          <w:lang w:val="nl-BE"/>
        </w:rPr>
      </w:pPr>
      <w:r>
        <w:rPr>
          <w:rFonts w:cs="Arial"/>
          <w:b/>
          <w:sz w:val="20"/>
          <w:szCs w:val="20"/>
          <w:lang w:val="nl-BE"/>
        </w:rPr>
        <w:t xml:space="preserve">         </w:t>
      </w:r>
    </w:p>
    <w:p w14:paraId="7D1BFE3F" w14:textId="77777777" w:rsidR="006F3923" w:rsidRDefault="00311852" w:rsidP="00311852">
      <w:pPr>
        <w:rPr>
          <w:rFonts w:cs="Arial"/>
          <w:b/>
          <w:sz w:val="16"/>
          <w:szCs w:val="16"/>
          <w:lang w:val="nl-BE"/>
        </w:rPr>
      </w:pPr>
      <w:r>
        <w:rPr>
          <w:rFonts w:cs="Arial"/>
          <w:b/>
          <w:sz w:val="20"/>
          <w:szCs w:val="20"/>
          <w:lang w:val="nl-BE"/>
        </w:rPr>
        <w:lastRenderedPageBreak/>
        <w:t xml:space="preserve">                      </w:t>
      </w:r>
      <w:r w:rsidR="00FE2203">
        <w:rPr>
          <w:rFonts w:cs="Arial"/>
          <w:b/>
          <w:sz w:val="20"/>
          <w:szCs w:val="20"/>
          <w:lang w:val="nl-BE"/>
        </w:rPr>
        <w:t xml:space="preserve">- </w:t>
      </w:r>
      <w:r w:rsidR="003179B0">
        <w:rPr>
          <w:rFonts w:cs="Arial"/>
          <w:b/>
          <w:sz w:val="20"/>
          <w:szCs w:val="20"/>
          <w:lang w:val="nl-BE"/>
        </w:rPr>
        <w:t>30</w:t>
      </w:r>
      <w:r w:rsidR="00962A5D">
        <w:rPr>
          <w:rFonts w:cs="Arial"/>
          <w:b/>
          <w:sz w:val="20"/>
          <w:szCs w:val="20"/>
          <w:lang w:val="nl-BE"/>
        </w:rPr>
        <w:t>1</w:t>
      </w:r>
      <w:r w:rsidR="006F3923">
        <w:rPr>
          <w:rFonts w:cs="Arial"/>
          <w:b/>
          <w:sz w:val="20"/>
          <w:szCs w:val="20"/>
          <w:lang w:val="nl-BE"/>
        </w:rPr>
        <w:t xml:space="preserve"> -</w:t>
      </w:r>
    </w:p>
    <w:p w14:paraId="35F5C062" w14:textId="77777777" w:rsidR="006F3923" w:rsidRDefault="006F3923" w:rsidP="006F3923">
      <w:pPr>
        <w:rPr>
          <w:rFonts w:cs="Arial"/>
          <w:i/>
          <w:sz w:val="18"/>
          <w:szCs w:val="18"/>
          <w:lang w:val="nl-BE"/>
        </w:rPr>
      </w:pPr>
    </w:p>
    <w:p w14:paraId="2FE22F11" w14:textId="77777777" w:rsidR="006F3923" w:rsidRDefault="006F3923" w:rsidP="006F3923">
      <w:pPr>
        <w:jc w:val="center"/>
        <w:rPr>
          <w:rFonts w:cs="Arial"/>
          <w:sz w:val="28"/>
          <w:szCs w:val="28"/>
          <w:lang w:val="nl-BE"/>
        </w:rPr>
      </w:pPr>
      <w:r>
        <w:rPr>
          <w:rFonts w:cs="Arial"/>
          <w:i/>
          <w:sz w:val="20"/>
          <w:szCs w:val="20"/>
          <w:lang w:val="nl-BE"/>
        </w:rPr>
        <w:t xml:space="preserve">Origineel, </w:t>
      </w:r>
      <w:r>
        <w:rPr>
          <w:rFonts w:cs="Arial"/>
          <w:sz w:val="20"/>
          <w:szCs w:val="20"/>
          <w:lang w:val="nl-BE"/>
        </w:rPr>
        <w:t>2010</w:t>
      </w:r>
    </w:p>
    <w:p w14:paraId="13347340" w14:textId="77777777" w:rsidR="00BC21DE" w:rsidRDefault="00BC21DE" w:rsidP="006F3923">
      <w:pPr>
        <w:rPr>
          <w:rFonts w:cs="Arial"/>
          <w:sz w:val="18"/>
          <w:szCs w:val="18"/>
          <w:lang w:val="nl-BE"/>
        </w:rPr>
      </w:pPr>
    </w:p>
    <w:p w14:paraId="5E360A15" w14:textId="77777777" w:rsidR="006F3923" w:rsidRDefault="006F3923" w:rsidP="006F3923">
      <w:pPr>
        <w:rPr>
          <w:rFonts w:cs="Arial"/>
          <w:sz w:val="20"/>
          <w:szCs w:val="20"/>
          <w:lang w:val="nl-BE"/>
        </w:rPr>
      </w:pPr>
      <w:r>
        <w:object w:dxaOrig="4579" w:dyaOrig="4596" w14:anchorId="2F7CC361">
          <v:shape id="_x0000_i1311" type="#_x0000_t75" style="width:153.4pt;height:149pt" o:ole="">
            <v:imagedata r:id="rId598" o:title=""/>
          </v:shape>
          <o:OLEObject Type="Embed" ProgID="CorelDRAW.Graphic.12" ShapeID="_x0000_i1311" DrawAspect="Content" ObjectID="_1587467655" r:id="rId599"/>
        </w:object>
      </w:r>
    </w:p>
    <w:p w14:paraId="5A2DAB6F" w14:textId="77777777" w:rsidR="006F3923" w:rsidRDefault="006F3923" w:rsidP="006F3923">
      <w:pPr>
        <w:jc w:val="both"/>
        <w:rPr>
          <w:rFonts w:cs="Arial"/>
          <w:b/>
          <w:lang w:val="nl-BE"/>
        </w:rPr>
      </w:pPr>
    </w:p>
    <w:p w14:paraId="25169911" w14:textId="77777777" w:rsidR="006F3923" w:rsidRDefault="006F3923" w:rsidP="006F3923">
      <w:pPr>
        <w:jc w:val="both"/>
        <w:rPr>
          <w:rFonts w:cs="Arial"/>
          <w:sz w:val="20"/>
          <w:szCs w:val="20"/>
          <w:lang w:val="nl-BE"/>
        </w:rPr>
      </w:pPr>
      <w:r>
        <w:rPr>
          <w:rFonts w:cs="Arial"/>
          <w:b/>
          <w:lang w:val="nl-BE"/>
        </w:rPr>
        <w:t>+</w:t>
      </w:r>
      <w:r>
        <w:rPr>
          <w:rFonts w:cs="Arial"/>
          <w:sz w:val="20"/>
          <w:szCs w:val="20"/>
          <w:lang w:val="nl-BE"/>
        </w:rPr>
        <w:t xml:space="preserve">                              4062.12 h1e6</w:t>
      </w:r>
    </w:p>
    <w:p w14:paraId="6EFAEF8C" w14:textId="77777777" w:rsidR="006F3923" w:rsidRDefault="006F3923" w:rsidP="006F3923">
      <w:pPr>
        <w:jc w:val="both"/>
        <w:rPr>
          <w:rFonts w:cs="Arial"/>
          <w:sz w:val="20"/>
          <w:szCs w:val="20"/>
          <w:lang w:val="nl-BE"/>
        </w:rPr>
      </w:pPr>
    </w:p>
    <w:p w14:paraId="2BC4CDEA" w14:textId="77777777" w:rsidR="006F3923" w:rsidRDefault="006F3923" w:rsidP="006F3923">
      <w:pPr>
        <w:jc w:val="both"/>
        <w:rPr>
          <w:rFonts w:cs="Arial"/>
          <w:sz w:val="20"/>
          <w:szCs w:val="20"/>
          <w:lang w:val="nl-BE"/>
        </w:rPr>
      </w:pPr>
      <w:r>
        <w:rPr>
          <w:rFonts w:cs="Arial"/>
          <w:sz w:val="20"/>
          <w:szCs w:val="20"/>
          <w:lang w:val="nl-BE"/>
        </w:rPr>
        <w:t xml:space="preserve">Beide dames staan ‘en prise’. Na 1.Pxd7? volgt 1…Lxe4+, waarna zwart zelfs wint. En na 1.Pxd5? Dxd5 2.Dxd5+ Kxd5 is er geen winst meer. Dus: </w:t>
      </w:r>
    </w:p>
    <w:p w14:paraId="381C4DD2" w14:textId="77777777" w:rsidR="00F7209E" w:rsidRDefault="006F3923" w:rsidP="006F3923">
      <w:pPr>
        <w:jc w:val="both"/>
        <w:rPr>
          <w:rFonts w:cs="Arial"/>
          <w:i/>
          <w:sz w:val="20"/>
          <w:szCs w:val="20"/>
          <w:lang w:val="nl-BE"/>
        </w:rPr>
      </w:pPr>
      <w:r>
        <w:rPr>
          <w:rFonts w:cs="Arial"/>
          <w:sz w:val="20"/>
          <w:szCs w:val="20"/>
          <w:lang w:val="nl-BE"/>
        </w:rPr>
        <w:tab/>
      </w:r>
      <w:r w:rsidR="006E1FE3">
        <w:rPr>
          <w:rFonts w:cs="Arial"/>
          <w:b/>
          <w:sz w:val="20"/>
          <w:szCs w:val="20"/>
          <w:lang w:val="nl-BE"/>
        </w:rPr>
        <w:t>1.Pc5+</w:t>
      </w:r>
      <w:r w:rsidR="006E1FE3">
        <w:rPr>
          <w:rFonts w:cs="Arial"/>
          <w:b/>
          <w:sz w:val="20"/>
          <w:szCs w:val="20"/>
          <w:lang w:val="nl-BE"/>
        </w:rPr>
        <w:tab/>
      </w:r>
      <w:r w:rsidR="006E1FE3">
        <w:rPr>
          <w:rFonts w:cs="Arial"/>
          <w:b/>
          <w:sz w:val="20"/>
          <w:szCs w:val="20"/>
          <w:lang w:val="nl-BE"/>
        </w:rPr>
        <w:tab/>
        <w:t>Kxf6</w:t>
      </w:r>
      <w:r w:rsidR="006E1FE3">
        <w:rPr>
          <w:rFonts w:cs="Arial"/>
          <w:i/>
          <w:sz w:val="20"/>
          <w:szCs w:val="20"/>
          <w:lang w:val="nl-BE"/>
        </w:rPr>
        <w:t xml:space="preserve"> </w:t>
      </w:r>
    </w:p>
    <w:p w14:paraId="30E23387" w14:textId="77777777" w:rsidR="006F3923" w:rsidRPr="006E1FE3" w:rsidRDefault="006F3923" w:rsidP="00586E21">
      <w:pPr>
        <w:numPr>
          <w:ilvl w:val="0"/>
          <w:numId w:val="210"/>
        </w:numPr>
        <w:jc w:val="both"/>
        <w:rPr>
          <w:rFonts w:cs="Arial"/>
          <w:b/>
          <w:sz w:val="20"/>
          <w:szCs w:val="20"/>
          <w:lang w:val="nl-BE"/>
        </w:rPr>
      </w:pPr>
      <w:r>
        <w:rPr>
          <w:rFonts w:cs="Arial"/>
          <w:sz w:val="20"/>
          <w:szCs w:val="20"/>
          <w:lang w:val="nl-BE"/>
        </w:rPr>
        <w:t>1…Kd6</w:t>
      </w:r>
      <w:r w:rsidR="00AC1014">
        <w:rPr>
          <w:rFonts w:cs="Arial"/>
          <w:sz w:val="20"/>
          <w:szCs w:val="20"/>
          <w:lang w:val="nl-BE"/>
        </w:rPr>
        <w:t>?</w:t>
      </w:r>
      <w:r>
        <w:rPr>
          <w:rFonts w:cs="Arial"/>
          <w:sz w:val="20"/>
          <w:szCs w:val="20"/>
          <w:lang w:val="nl-BE"/>
        </w:rPr>
        <w:t xml:space="preserve"> om de loper op d5 te</w:t>
      </w:r>
      <w:r w:rsidR="006E1FE3">
        <w:rPr>
          <w:rFonts w:cs="Arial"/>
          <w:b/>
          <w:sz w:val="20"/>
          <w:szCs w:val="20"/>
          <w:lang w:val="nl-BE"/>
        </w:rPr>
        <w:t xml:space="preserve"> </w:t>
      </w:r>
      <w:r>
        <w:rPr>
          <w:rFonts w:cs="Arial"/>
          <w:sz w:val="20"/>
          <w:szCs w:val="20"/>
          <w:lang w:val="nl-BE"/>
        </w:rPr>
        <w:t>dekken faalt op bijvoorbeeld: 2.Dxd5+ Ke7 3.Dxe</w:t>
      </w:r>
      <w:r w:rsidR="003F1A11">
        <w:rPr>
          <w:rFonts w:cs="Arial"/>
          <w:sz w:val="20"/>
          <w:szCs w:val="20"/>
          <w:lang w:val="nl-BE"/>
        </w:rPr>
        <w:t>5+ De6 4.Pd5+ K~ 5.Pxe6(+), enzo-</w:t>
      </w:r>
      <w:r>
        <w:rPr>
          <w:rFonts w:cs="Arial"/>
          <w:sz w:val="20"/>
          <w:szCs w:val="20"/>
          <w:lang w:val="nl-BE"/>
        </w:rPr>
        <w:t>voort.</w:t>
      </w:r>
    </w:p>
    <w:p w14:paraId="70DF8B65" w14:textId="77777777" w:rsidR="006F3923" w:rsidRDefault="00037067" w:rsidP="00586E21">
      <w:pPr>
        <w:numPr>
          <w:ilvl w:val="0"/>
          <w:numId w:val="210"/>
        </w:numPr>
        <w:jc w:val="both"/>
        <w:rPr>
          <w:rFonts w:cs="Arial"/>
          <w:sz w:val="20"/>
          <w:szCs w:val="20"/>
          <w:lang w:val="nl-BE"/>
        </w:rPr>
      </w:pPr>
      <w:r>
        <w:rPr>
          <w:rFonts w:cs="Arial"/>
          <w:sz w:val="20"/>
          <w:szCs w:val="20"/>
          <w:lang w:val="nl-BE"/>
        </w:rPr>
        <w:t>1….Ke7</w:t>
      </w:r>
      <w:r w:rsidR="00AC1014">
        <w:rPr>
          <w:rFonts w:cs="Arial"/>
          <w:sz w:val="20"/>
          <w:szCs w:val="20"/>
          <w:lang w:val="nl-BE"/>
        </w:rPr>
        <w:t>?</w:t>
      </w:r>
      <w:r>
        <w:rPr>
          <w:rFonts w:cs="Arial"/>
          <w:sz w:val="20"/>
          <w:szCs w:val="20"/>
          <w:lang w:val="nl-BE"/>
        </w:rPr>
        <w:t xml:space="preserve"> 2.Pxd5+ Dxd5</w:t>
      </w:r>
      <w:r w:rsidR="00AC1014">
        <w:rPr>
          <w:rFonts w:cs="Arial"/>
          <w:sz w:val="20"/>
          <w:szCs w:val="20"/>
          <w:lang w:val="nl-BE"/>
        </w:rPr>
        <w:t xml:space="preserve"> en</w:t>
      </w:r>
      <w:r>
        <w:rPr>
          <w:rFonts w:cs="Arial"/>
          <w:sz w:val="20"/>
          <w:szCs w:val="20"/>
          <w:lang w:val="nl-BE"/>
        </w:rPr>
        <w:t xml:space="preserve"> 3.D</w:t>
      </w:r>
      <w:r w:rsidR="006F3923">
        <w:rPr>
          <w:rFonts w:cs="Arial"/>
          <w:sz w:val="20"/>
          <w:szCs w:val="20"/>
          <w:lang w:val="nl-BE"/>
        </w:rPr>
        <w:t>xd5 wint.</w:t>
      </w:r>
    </w:p>
    <w:p w14:paraId="4AF39B3A"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2.Pxd7+</w:t>
      </w:r>
      <w:r>
        <w:rPr>
          <w:rFonts w:cs="Arial"/>
          <w:b/>
          <w:sz w:val="20"/>
          <w:szCs w:val="20"/>
          <w:lang w:val="nl-BE"/>
        </w:rPr>
        <w:tab/>
        <w:t>Ke6</w:t>
      </w:r>
    </w:p>
    <w:p w14:paraId="7E96CB85" w14:textId="77777777" w:rsidR="006F3923" w:rsidRDefault="006F3923" w:rsidP="006F3923">
      <w:pPr>
        <w:jc w:val="both"/>
        <w:rPr>
          <w:rFonts w:cs="Arial"/>
          <w:sz w:val="20"/>
          <w:szCs w:val="20"/>
          <w:lang w:val="nl-BE"/>
        </w:rPr>
      </w:pPr>
      <w:r>
        <w:rPr>
          <w:rFonts w:cs="Arial"/>
          <w:sz w:val="20"/>
          <w:szCs w:val="20"/>
          <w:lang w:val="nl-BE"/>
        </w:rPr>
        <w:t>De zwar</w:t>
      </w:r>
      <w:r w:rsidR="002C3F5F">
        <w:rPr>
          <w:rFonts w:cs="Arial"/>
          <w:sz w:val="20"/>
          <w:szCs w:val="20"/>
          <w:lang w:val="nl-BE"/>
        </w:rPr>
        <w:t>te weduwnaar dekt nu zijn loper</w:t>
      </w:r>
      <w:r>
        <w:rPr>
          <w:rFonts w:cs="Arial"/>
          <w:sz w:val="20"/>
          <w:szCs w:val="20"/>
          <w:lang w:val="nl-BE"/>
        </w:rPr>
        <w:t>, die nu op zijn beurt dreigt de witte dame te veroveren. Maar nu komt het paard in aktie:</w:t>
      </w:r>
    </w:p>
    <w:p w14:paraId="7A0AAA25"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3.Pc5+</w:t>
      </w:r>
      <w:r>
        <w:rPr>
          <w:rFonts w:cs="Arial"/>
          <w:b/>
          <w:sz w:val="20"/>
          <w:szCs w:val="20"/>
          <w:lang w:val="nl-BE"/>
        </w:rPr>
        <w:tab/>
      </w:r>
      <w:r>
        <w:rPr>
          <w:rFonts w:cs="Arial"/>
          <w:b/>
          <w:sz w:val="20"/>
          <w:szCs w:val="20"/>
          <w:lang w:val="nl-BE"/>
        </w:rPr>
        <w:tab/>
        <w:t>Kd6</w:t>
      </w:r>
    </w:p>
    <w:p w14:paraId="062E3EF6" w14:textId="77777777" w:rsidR="006F3923" w:rsidRDefault="006F3923" w:rsidP="006F3923">
      <w:pPr>
        <w:jc w:val="both"/>
        <w:rPr>
          <w:rFonts w:cs="Arial"/>
          <w:sz w:val="20"/>
          <w:szCs w:val="20"/>
          <w:lang w:val="nl-BE"/>
        </w:rPr>
      </w:pPr>
      <w:r>
        <w:rPr>
          <w:rFonts w:cs="Arial"/>
          <w:sz w:val="20"/>
          <w:szCs w:val="20"/>
          <w:lang w:val="nl-BE"/>
        </w:rPr>
        <w:t xml:space="preserve">Zwart dekt steeds de loper op d5 </w:t>
      </w:r>
    </w:p>
    <w:p w14:paraId="37321E09" w14:textId="77777777" w:rsidR="006F3923" w:rsidRDefault="006F3923" w:rsidP="006F3923">
      <w:pPr>
        <w:jc w:val="both"/>
        <w:rPr>
          <w:rFonts w:cs="Arial"/>
          <w:sz w:val="20"/>
          <w:szCs w:val="20"/>
          <w:lang w:val="nl-BE"/>
        </w:rPr>
      </w:pPr>
      <w:r>
        <w:rPr>
          <w:rFonts w:cs="Arial"/>
          <w:sz w:val="20"/>
          <w:szCs w:val="20"/>
          <w:lang w:val="nl-BE"/>
        </w:rPr>
        <w:tab/>
      </w:r>
    </w:p>
    <w:p w14:paraId="18B721BA" w14:textId="77777777" w:rsidR="006F3923" w:rsidRDefault="006F3923" w:rsidP="006F3923">
      <w:pPr>
        <w:jc w:val="both"/>
        <w:rPr>
          <w:rFonts w:cs="Arial"/>
          <w:sz w:val="20"/>
          <w:szCs w:val="20"/>
          <w:lang w:val="nl-BE"/>
        </w:rPr>
      </w:pPr>
    </w:p>
    <w:p w14:paraId="4495A9F9" w14:textId="77777777" w:rsidR="005A2458" w:rsidRDefault="005A2458" w:rsidP="006F3923">
      <w:pPr>
        <w:jc w:val="both"/>
        <w:rPr>
          <w:rFonts w:cs="Arial"/>
          <w:sz w:val="20"/>
          <w:szCs w:val="20"/>
          <w:lang w:val="nl-BE"/>
        </w:rPr>
      </w:pPr>
    </w:p>
    <w:p w14:paraId="3CA68149" w14:textId="77777777" w:rsidR="00761E31" w:rsidRDefault="00761E31" w:rsidP="006F3923">
      <w:pPr>
        <w:jc w:val="both"/>
        <w:rPr>
          <w:rFonts w:cs="Arial"/>
          <w:sz w:val="20"/>
          <w:szCs w:val="20"/>
          <w:lang w:val="nl-BE"/>
        </w:rPr>
      </w:pPr>
    </w:p>
    <w:p w14:paraId="5ABAA077" w14:textId="77777777" w:rsidR="006F3923" w:rsidRDefault="006F3923" w:rsidP="006F3923">
      <w:pPr>
        <w:jc w:val="both"/>
        <w:rPr>
          <w:rFonts w:cs="Arial"/>
          <w:sz w:val="20"/>
          <w:szCs w:val="20"/>
          <w:lang w:val="nl-BE"/>
        </w:rPr>
      </w:pPr>
    </w:p>
    <w:p w14:paraId="44AAD1FE" w14:textId="77777777" w:rsidR="006F3923" w:rsidRDefault="006F3923" w:rsidP="006F3923">
      <w:pPr>
        <w:ind w:firstLine="708"/>
        <w:jc w:val="both"/>
        <w:rPr>
          <w:rFonts w:cs="Arial"/>
          <w:sz w:val="20"/>
          <w:szCs w:val="20"/>
          <w:lang w:val="nl-BE"/>
        </w:rPr>
      </w:pPr>
      <w:r>
        <w:rPr>
          <w:rFonts w:cs="Arial"/>
          <w:b/>
          <w:sz w:val="20"/>
          <w:szCs w:val="20"/>
          <w:lang w:val="nl-BE"/>
        </w:rPr>
        <w:t>4.Pb7+</w:t>
      </w:r>
      <w:r>
        <w:rPr>
          <w:rFonts w:cs="Arial"/>
          <w:b/>
          <w:sz w:val="20"/>
          <w:szCs w:val="20"/>
          <w:lang w:val="nl-BE"/>
        </w:rPr>
        <w:tab/>
      </w:r>
      <w:r>
        <w:rPr>
          <w:rFonts w:cs="Arial"/>
          <w:b/>
          <w:sz w:val="20"/>
          <w:szCs w:val="20"/>
          <w:lang w:val="nl-BE"/>
        </w:rPr>
        <w:tab/>
        <w:t>Kc(e)6</w:t>
      </w:r>
    </w:p>
    <w:p w14:paraId="6846D22A" w14:textId="77777777" w:rsidR="006F3923" w:rsidRDefault="006F3923" w:rsidP="006F3923">
      <w:pPr>
        <w:jc w:val="both"/>
        <w:rPr>
          <w:rFonts w:cs="Arial"/>
          <w:sz w:val="20"/>
          <w:szCs w:val="20"/>
          <w:lang w:val="nl-BE"/>
        </w:rPr>
      </w:pPr>
      <w:r>
        <w:rPr>
          <w:rFonts w:cs="Arial"/>
          <w:sz w:val="20"/>
          <w:szCs w:val="20"/>
          <w:lang w:val="nl-BE"/>
        </w:rPr>
        <w:t>En niet 4…Lxb7</w:t>
      </w:r>
      <w:r w:rsidR="00AC1014">
        <w:rPr>
          <w:rFonts w:cs="Arial"/>
          <w:sz w:val="20"/>
          <w:szCs w:val="20"/>
          <w:lang w:val="nl-BE"/>
        </w:rPr>
        <w:t>?</w:t>
      </w:r>
      <w:r>
        <w:rPr>
          <w:rFonts w:cs="Arial"/>
          <w:sz w:val="20"/>
          <w:szCs w:val="20"/>
          <w:lang w:val="nl-BE"/>
        </w:rPr>
        <w:t>, want na 5.Dxb7 wint wit vrij makkelijk.</w:t>
      </w:r>
    </w:p>
    <w:p w14:paraId="7FF98DBD" w14:textId="77777777" w:rsidR="006F3923" w:rsidRDefault="006F3923" w:rsidP="006F3923">
      <w:pPr>
        <w:jc w:val="both"/>
        <w:rPr>
          <w:rFonts w:cs="Arial"/>
          <w:b/>
          <w:sz w:val="20"/>
          <w:szCs w:val="20"/>
          <w:lang w:val="nl-BE"/>
        </w:rPr>
      </w:pPr>
      <w:r>
        <w:rPr>
          <w:rFonts w:cs="Arial"/>
          <w:sz w:val="20"/>
          <w:szCs w:val="20"/>
          <w:lang w:val="nl-BE"/>
        </w:rPr>
        <w:tab/>
      </w:r>
      <w:r>
        <w:rPr>
          <w:rFonts w:cs="Arial"/>
          <w:b/>
          <w:sz w:val="20"/>
          <w:szCs w:val="20"/>
          <w:lang w:val="nl-BE"/>
        </w:rPr>
        <w:t>5.Pd8+</w:t>
      </w:r>
      <w:r>
        <w:rPr>
          <w:rFonts w:cs="Arial"/>
          <w:b/>
          <w:sz w:val="20"/>
          <w:szCs w:val="20"/>
          <w:lang w:val="nl-BE"/>
        </w:rPr>
        <w:tab/>
      </w:r>
      <w:r>
        <w:rPr>
          <w:rFonts w:cs="Arial"/>
          <w:b/>
          <w:sz w:val="20"/>
          <w:szCs w:val="20"/>
          <w:lang w:val="nl-BE"/>
        </w:rPr>
        <w:tab/>
        <w:t>Kd6</w:t>
      </w:r>
    </w:p>
    <w:p w14:paraId="23BF8EDD" w14:textId="77777777" w:rsidR="006F3923" w:rsidRDefault="006F3923" w:rsidP="006F3923">
      <w:pPr>
        <w:ind w:firstLine="708"/>
        <w:jc w:val="both"/>
        <w:rPr>
          <w:rFonts w:cs="Arial"/>
          <w:b/>
          <w:sz w:val="20"/>
          <w:szCs w:val="20"/>
          <w:lang w:val="nl-BE"/>
        </w:rPr>
      </w:pPr>
      <w:r>
        <w:rPr>
          <w:rFonts w:cs="Arial"/>
          <w:b/>
          <w:sz w:val="20"/>
          <w:szCs w:val="20"/>
          <w:lang w:val="nl-BE"/>
        </w:rPr>
        <w:t>6.Pxf7+</w:t>
      </w:r>
    </w:p>
    <w:p w14:paraId="06D869DD" w14:textId="77777777" w:rsidR="006F3923" w:rsidRDefault="006F3923" w:rsidP="006F3923">
      <w:pPr>
        <w:jc w:val="both"/>
        <w:rPr>
          <w:rFonts w:cs="Arial"/>
          <w:sz w:val="20"/>
          <w:szCs w:val="20"/>
          <w:lang w:val="nl-BE"/>
        </w:rPr>
      </w:pPr>
      <w:r>
        <w:rPr>
          <w:rFonts w:cs="Arial"/>
          <w:sz w:val="20"/>
          <w:szCs w:val="20"/>
          <w:lang w:val="nl-BE"/>
        </w:rPr>
        <w:t>Deze pion moet nog eerst geplukt worden, zoals op het einde zal  blij</w:t>
      </w:r>
      <w:r w:rsidR="00CE7890">
        <w:rPr>
          <w:rFonts w:cs="Arial"/>
          <w:sz w:val="20"/>
          <w:szCs w:val="20"/>
          <w:lang w:val="nl-BE"/>
        </w:rPr>
        <w:t>k</w:t>
      </w:r>
      <w:r>
        <w:rPr>
          <w:rFonts w:cs="Arial"/>
          <w:sz w:val="20"/>
          <w:szCs w:val="20"/>
          <w:lang w:val="nl-BE"/>
        </w:rPr>
        <w:t xml:space="preserve">en. </w:t>
      </w:r>
    </w:p>
    <w:p w14:paraId="3761F1E4"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6…</w:t>
      </w:r>
      <w:r>
        <w:rPr>
          <w:rFonts w:cs="Arial"/>
          <w:b/>
          <w:sz w:val="20"/>
          <w:szCs w:val="20"/>
          <w:lang w:val="nl-BE"/>
        </w:rPr>
        <w:tab/>
      </w:r>
      <w:r>
        <w:rPr>
          <w:rFonts w:cs="Arial"/>
          <w:b/>
          <w:sz w:val="20"/>
          <w:szCs w:val="20"/>
          <w:lang w:val="nl-BE"/>
        </w:rPr>
        <w:tab/>
        <w:t>Ke6</w:t>
      </w:r>
    </w:p>
    <w:p w14:paraId="438990EB" w14:textId="77777777" w:rsidR="006F3923" w:rsidRPr="00CE7890" w:rsidRDefault="00CE7890" w:rsidP="006F3923">
      <w:pPr>
        <w:jc w:val="both"/>
        <w:rPr>
          <w:rFonts w:cs="Arial"/>
          <w:sz w:val="20"/>
          <w:szCs w:val="20"/>
          <w:lang w:val="nl-BE"/>
        </w:rPr>
      </w:pPr>
      <w:r>
        <w:rPr>
          <w:rFonts w:cs="Arial"/>
          <w:sz w:val="20"/>
          <w:szCs w:val="20"/>
          <w:lang w:val="nl-BE"/>
        </w:rPr>
        <w:t xml:space="preserve">.           </w:t>
      </w:r>
      <w:r w:rsidR="006F3923">
        <w:rPr>
          <w:rFonts w:cs="Arial"/>
          <w:b/>
          <w:sz w:val="20"/>
          <w:szCs w:val="20"/>
          <w:lang w:val="nl-BE"/>
        </w:rPr>
        <w:t xml:space="preserve"> 7.Pd8+</w:t>
      </w:r>
      <w:r w:rsidR="006F3923">
        <w:rPr>
          <w:rFonts w:cs="Arial"/>
          <w:b/>
          <w:sz w:val="20"/>
          <w:szCs w:val="20"/>
          <w:lang w:val="nl-BE"/>
        </w:rPr>
        <w:tab/>
      </w:r>
      <w:r w:rsidR="006F3923">
        <w:rPr>
          <w:rFonts w:cs="Arial"/>
          <w:b/>
          <w:sz w:val="20"/>
          <w:szCs w:val="20"/>
          <w:lang w:val="nl-BE"/>
        </w:rPr>
        <w:tab/>
        <w:t>Kd6</w:t>
      </w:r>
      <w:r w:rsidR="00C36CB9">
        <w:rPr>
          <w:rFonts w:cs="Arial"/>
          <w:b/>
          <w:sz w:val="20"/>
          <w:szCs w:val="20"/>
          <w:lang w:val="nl-BE"/>
        </w:rPr>
        <w:t xml:space="preserve"> </w:t>
      </w:r>
    </w:p>
    <w:p w14:paraId="0F896017" w14:textId="77777777" w:rsidR="006F3923" w:rsidRDefault="006F3923" w:rsidP="006F3923">
      <w:pPr>
        <w:jc w:val="both"/>
        <w:rPr>
          <w:rFonts w:cs="Arial"/>
          <w:sz w:val="20"/>
          <w:szCs w:val="20"/>
          <w:lang w:val="nl-BE"/>
        </w:rPr>
      </w:pPr>
      <w:r>
        <w:rPr>
          <w:rFonts w:cs="Arial"/>
          <w:sz w:val="20"/>
          <w:szCs w:val="20"/>
          <w:lang w:val="nl-BE"/>
        </w:rPr>
        <w:t>En nu:</w:t>
      </w:r>
    </w:p>
    <w:p w14:paraId="2438083B"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8.dxe5+</w:t>
      </w:r>
    </w:p>
    <w:p w14:paraId="14A089EA" w14:textId="77777777" w:rsidR="006F3923" w:rsidRDefault="006F3923" w:rsidP="006F3923">
      <w:pPr>
        <w:jc w:val="both"/>
        <w:rPr>
          <w:rFonts w:cs="Arial"/>
          <w:sz w:val="20"/>
          <w:szCs w:val="20"/>
          <w:lang w:val="nl-BE"/>
        </w:rPr>
      </w:pPr>
      <w:r>
        <w:rPr>
          <w:rFonts w:cs="Arial"/>
          <w:sz w:val="20"/>
          <w:szCs w:val="20"/>
          <w:lang w:val="nl-BE"/>
        </w:rPr>
        <w:t>Maar niet 8.Pb7+? Ke6 9.Pc5+ Kd6 10.Kg1 Lxe4 11.Pxe4+ Kd5, met remise.</w:t>
      </w:r>
    </w:p>
    <w:p w14:paraId="6DD79E9C" w14:textId="77777777" w:rsidR="006F3923" w:rsidRDefault="006F3923" w:rsidP="006F3923">
      <w:pPr>
        <w:jc w:val="both"/>
        <w:rPr>
          <w:rFonts w:cs="Arial"/>
          <w:b/>
          <w:sz w:val="20"/>
          <w:szCs w:val="20"/>
          <w:lang w:val="nl-BE"/>
        </w:rPr>
      </w:pPr>
      <w:r>
        <w:rPr>
          <w:rFonts w:cs="Arial"/>
          <w:sz w:val="20"/>
          <w:szCs w:val="20"/>
          <w:lang w:val="nl-BE"/>
        </w:rPr>
        <w:t xml:space="preserve">             </w:t>
      </w:r>
      <w:r>
        <w:rPr>
          <w:rFonts w:cs="Arial"/>
          <w:b/>
          <w:sz w:val="20"/>
          <w:szCs w:val="20"/>
          <w:lang w:val="nl-BE"/>
        </w:rPr>
        <w:t>8…</w:t>
      </w:r>
      <w:r>
        <w:rPr>
          <w:rFonts w:cs="Arial"/>
          <w:b/>
          <w:sz w:val="20"/>
          <w:szCs w:val="20"/>
          <w:lang w:val="nl-BE"/>
        </w:rPr>
        <w:tab/>
      </w:r>
      <w:r>
        <w:rPr>
          <w:rFonts w:cs="Arial"/>
          <w:b/>
          <w:sz w:val="20"/>
          <w:szCs w:val="20"/>
          <w:lang w:val="nl-BE"/>
        </w:rPr>
        <w:tab/>
        <w:t>Kc5</w:t>
      </w:r>
    </w:p>
    <w:p w14:paraId="03ECC741" w14:textId="77777777" w:rsidR="006F3923" w:rsidRDefault="006F3923" w:rsidP="006F3923">
      <w:pPr>
        <w:jc w:val="both"/>
        <w:rPr>
          <w:rFonts w:cs="Arial"/>
          <w:b/>
          <w:sz w:val="20"/>
          <w:szCs w:val="20"/>
          <w:lang w:val="nl-BE"/>
        </w:rPr>
      </w:pPr>
      <w:r>
        <w:rPr>
          <w:rFonts w:cs="Arial"/>
          <w:b/>
          <w:sz w:val="20"/>
          <w:szCs w:val="20"/>
          <w:lang w:val="nl-BE"/>
        </w:rPr>
        <w:t xml:space="preserve">             9.Pb7+</w:t>
      </w:r>
    </w:p>
    <w:p w14:paraId="2DA4B067" w14:textId="77777777" w:rsidR="006F3923" w:rsidRPr="00462C2A" w:rsidRDefault="006F3923" w:rsidP="006F3923">
      <w:pPr>
        <w:jc w:val="both"/>
        <w:rPr>
          <w:rFonts w:cs="Arial"/>
          <w:sz w:val="20"/>
          <w:szCs w:val="20"/>
          <w:lang w:val="en-GB"/>
        </w:rPr>
      </w:pPr>
      <w:r>
        <w:rPr>
          <w:rFonts w:cs="Arial"/>
          <w:sz w:val="20"/>
          <w:szCs w:val="20"/>
          <w:lang w:val="nl-BE"/>
        </w:rPr>
        <w:t xml:space="preserve">Een laatste verleiding: 9.Pe6+? </w:t>
      </w:r>
      <w:r w:rsidR="00462C2A" w:rsidRPr="00462C2A">
        <w:rPr>
          <w:rFonts w:cs="Arial"/>
          <w:sz w:val="20"/>
          <w:szCs w:val="20"/>
          <w:lang w:val="en-GB"/>
        </w:rPr>
        <w:t>Kc6 10.Pd4+ Kc5 11.Dxd</w:t>
      </w:r>
      <w:r w:rsidRPr="00462C2A">
        <w:rPr>
          <w:rFonts w:cs="Arial"/>
          <w:sz w:val="20"/>
          <w:szCs w:val="20"/>
          <w:lang w:val="en-GB"/>
        </w:rPr>
        <w:t xml:space="preserve">5+ Kxd5 12.e6 </w:t>
      </w:r>
      <w:r w:rsidR="0022252B" w:rsidRPr="00462C2A">
        <w:rPr>
          <w:rFonts w:cs="Arial"/>
          <w:sz w:val="20"/>
          <w:szCs w:val="20"/>
          <w:lang w:val="en-GB"/>
        </w:rPr>
        <w:t>Kd6</w:t>
      </w:r>
      <w:r w:rsidRPr="00462C2A">
        <w:rPr>
          <w:rFonts w:cs="Arial"/>
          <w:sz w:val="20"/>
          <w:szCs w:val="20"/>
          <w:lang w:val="en-GB"/>
        </w:rPr>
        <w:t xml:space="preserve"> </w:t>
      </w:r>
      <w:r w:rsidR="0022252B" w:rsidRPr="00462C2A">
        <w:rPr>
          <w:rFonts w:cs="Arial"/>
          <w:sz w:val="20"/>
          <w:szCs w:val="20"/>
          <w:lang w:val="en-GB"/>
        </w:rPr>
        <w:t>13.Kg2 c3, remise of hier 12.Pf3</w:t>
      </w:r>
      <w:r w:rsidRPr="00462C2A">
        <w:rPr>
          <w:rFonts w:cs="Arial"/>
          <w:sz w:val="20"/>
          <w:szCs w:val="20"/>
          <w:lang w:val="en-GB"/>
        </w:rPr>
        <w:t xml:space="preserve"> c3, ook remise.</w:t>
      </w:r>
    </w:p>
    <w:p w14:paraId="22102434" w14:textId="77777777" w:rsidR="006F3923" w:rsidRPr="00ED1153" w:rsidRDefault="006F3923" w:rsidP="006F3923">
      <w:pPr>
        <w:jc w:val="both"/>
        <w:rPr>
          <w:rFonts w:cs="Arial"/>
          <w:b/>
          <w:sz w:val="20"/>
          <w:szCs w:val="20"/>
          <w:lang w:val="en-GB"/>
        </w:rPr>
      </w:pPr>
      <w:r w:rsidRPr="00462C2A">
        <w:rPr>
          <w:rFonts w:cs="Arial"/>
          <w:sz w:val="20"/>
          <w:szCs w:val="20"/>
          <w:lang w:val="en-GB"/>
        </w:rPr>
        <w:t xml:space="preserve">             </w:t>
      </w:r>
      <w:r w:rsidRPr="00ED1153">
        <w:rPr>
          <w:rFonts w:cs="Arial"/>
          <w:b/>
          <w:sz w:val="20"/>
          <w:szCs w:val="20"/>
          <w:lang w:val="en-GB"/>
        </w:rPr>
        <w:t>9…</w:t>
      </w:r>
      <w:r w:rsidRPr="00ED1153">
        <w:rPr>
          <w:rFonts w:cs="Arial"/>
          <w:b/>
          <w:sz w:val="20"/>
          <w:szCs w:val="20"/>
          <w:lang w:val="en-GB"/>
        </w:rPr>
        <w:tab/>
      </w:r>
      <w:r w:rsidRPr="00ED1153">
        <w:rPr>
          <w:rFonts w:cs="Arial"/>
          <w:b/>
          <w:sz w:val="20"/>
          <w:szCs w:val="20"/>
          <w:lang w:val="en-GB"/>
        </w:rPr>
        <w:tab/>
        <w:t>Kc6</w:t>
      </w:r>
    </w:p>
    <w:p w14:paraId="6049AEFD"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10.Pa5+</w:t>
      </w:r>
      <w:r w:rsidRPr="00ED1153">
        <w:rPr>
          <w:rFonts w:cs="Arial"/>
          <w:b/>
          <w:sz w:val="20"/>
          <w:szCs w:val="20"/>
          <w:lang w:val="en-GB"/>
        </w:rPr>
        <w:tab/>
      </w:r>
      <w:r w:rsidRPr="00ED1153">
        <w:rPr>
          <w:rFonts w:cs="Arial"/>
          <w:b/>
          <w:sz w:val="20"/>
          <w:szCs w:val="20"/>
          <w:lang w:val="en-GB"/>
        </w:rPr>
        <w:tab/>
        <w:t>Kc5</w:t>
      </w:r>
    </w:p>
    <w:p w14:paraId="05CB006C"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11.Dxd5+</w:t>
      </w:r>
      <w:r w:rsidRPr="00ED1153">
        <w:rPr>
          <w:rFonts w:cs="Arial"/>
          <w:b/>
          <w:sz w:val="20"/>
          <w:szCs w:val="20"/>
          <w:lang w:val="en-GB"/>
        </w:rPr>
        <w:tab/>
        <w:t>Kxd5</w:t>
      </w:r>
    </w:p>
    <w:p w14:paraId="57DBE0E9" w14:textId="77777777" w:rsidR="006F3923" w:rsidRPr="00ED1153" w:rsidRDefault="006F3923" w:rsidP="006F3923">
      <w:pPr>
        <w:jc w:val="both"/>
        <w:rPr>
          <w:rFonts w:cs="Arial"/>
          <w:b/>
          <w:sz w:val="20"/>
          <w:szCs w:val="20"/>
          <w:lang w:val="en-GB"/>
        </w:rPr>
      </w:pPr>
      <w:r w:rsidRPr="00ED1153">
        <w:rPr>
          <w:rFonts w:cs="Arial"/>
          <w:b/>
          <w:sz w:val="20"/>
          <w:szCs w:val="20"/>
          <w:lang w:val="en-GB"/>
        </w:rPr>
        <w:t xml:space="preserve">           12.Pxc4</w:t>
      </w:r>
    </w:p>
    <w:p w14:paraId="295034E5" w14:textId="77777777" w:rsidR="00B309CE" w:rsidRPr="00D630DD" w:rsidRDefault="00B309CE" w:rsidP="006F3923">
      <w:pPr>
        <w:jc w:val="both"/>
        <w:rPr>
          <w:rFonts w:cs="Arial"/>
          <w:sz w:val="20"/>
          <w:szCs w:val="20"/>
          <w:lang w:val="en-GB"/>
        </w:rPr>
      </w:pPr>
    </w:p>
    <w:p w14:paraId="0509FE66" w14:textId="77777777" w:rsidR="00B14B02" w:rsidRDefault="0017002A" w:rsidP="00AB4604">
      <w:pPr>
        <w:jc w:val="both"/>
        <w:rPr>
          <w:rFonts w:cs="Arial"/>
          <w:b/>
          <w:sz w:val="20"/>
          <w:szCs w:val="20"/>
          <w:lang w:val="nl-BE"/>
        </w:rPr>
      </w:pPr>
      <w:r>
        <w:rPr>
          <w:rFonts w:cs="Arial"/>
          <w:sz w:val="20"/>
          <w:szCs w:val="20"/>
          <w:lang w:val="nl-BE"/>
        </w:rPr>
        <w:t>En eindelijk wint wit, dank</w:t>
      </w:r>
      <w:r w:rsidR="006F3923">
        <w:rPr>
          <w:rFonts w:cs="Arial"/>
          <w:sz w:val="20"/>
          <w:szCs w:val="20"/>
          <w:lang w:val="nl-BE"/>
        </w:rPr>
        <w:t>zij de 6</w:t>
      </w:r>
      <w:r w:rsidR="006F3923">
        <w:rPr>
          <w:rFonts w:cs="Arial"/>
          <w:sz w:val="20"/>
          <w:szCs w:val="20"/>
          <w:vertAlign w:val="superscript"/>
          <w:lang w:val="nl-BE"/>
        </w:rPr>
        <w:t>de</w:t>
      </w:r>
      <w:r w:rsidR="006F3923">
        <w:rPr>
          <w:rFonts w:cs="Arial"/>
          <w:sz w:val="20"/>
          <w:szCs w:val="20"/>
          <w:lang w:val="nl-BE"/>
        </w:rPr>
        <w:t xml:space="preserve"> zet,  daar nu de weg vrij is naar pi</w:t>
      </w:r>
      <w:r w:rsidR="00AD5760">
        <w:rPr>
          <w:rFonts w:cs="Arial"/>
          <w:sz w:val="20"/>
          <w:szCs w:val="20"/>
          <w:lang w:val="nl-BE"/>
        </w:rPr>
        <w:t>-</w:t>
      </w:r>
      <w:r w:rsidR="006F3923">
        <w:rPr>
          <w:rFonts w:cs="Arial"/>
          <w:sz w:val="20"/>
          <w:szCs w:val="20"/>
          <w:lang w:val="nl-BE"/>
        </w:rPr>
        <w:t>onpromotie. Wie zou dit laatste vermoeden bij het zien van de be</w:t>
      </w:r>
      <w:r w:rsidR="006252BD">
        <w:rPr>
          <w:rFonts w:cs="Arial"/>
          <w:sz w:val="20"/>
          <w:szCs w:val="20"/>
          <w:lang w:val="nl-BE"/>
        </w:rPr>
        <w:t>-</w:t>
      </w:r>
      <w:r w:rsidR="006F3923">
        <w:rPr>
          <w:rFonts w:cs="Arial"/>
          <w:sz w:val="20"/>
          <w:szCs w:val="20"/>
          <w:lang w:val="nl-BE"/>
        </w:rPr>
        <w:t>ginstelling?</w:t>
      </w:r>
    </w:p>
    <w:p w14:paraId="6B715449" w14:textId="77777777" w:rsidR="00AB4604" w:rsidRDefault="00AB4604">
      <w:pPr>
        <w:widowControl/>
        <w:autoSpaceDE/>
        <w:autoSpaceDN/>
        <w:adjustRightInd/>
        <w:rPr>
          <w:rFonts w:cs="Arial"/>
          <w:b/>
          <w:sz w:val="20"/>
          <w:szCs w:val="20"/>
          <w:lang w:val="nl-BE"/>
        </w:rPr>
      </w:pPr>
      <w:r>
        <w:rPr>
          <w:rFonts w:cs="Arial"/>
          <w:b/>
          <w:sz w:val="20"/>
          <w:szCs w:val="20"/>
          <w:lang w:val="nl-BE"/>
        </w:rPr>
        <w:br w:type="page"/>
      </w:r>
    </w:p>
    <w:p w14:paraId="75BB6E6D" w14:textId="77777777" w:rsidR="006F3923" w:rsidRDefault="006F3923" w:rsidP="004D4178">
      <w:pPr>
        <w:jc w:val="center"/>
        <w:rPr>
          <w:rFonts w:cs="Arial"/>
          <w:b/>
          <w:sz w:val="20"/>
          <w:szCs w:val="20"/>
          <w:lang w:val="nl-BE"/>
        </w:rPr>
      </w:pPr>
      <w:r>
        <w:rPr>
          <w:rFonts w:cs="Arial"/>
          <w:b/>
          <w:sz w:val="20"/>
          <w:szCs w:val="20"/>
          <w:lang w:val="nl-BE"/>
        </w:rPr>
        <w:lastRenderedPageBreak/>
        <w:t xml:space="preserve">- </w:t>
      </w:r>
      <w:r w:rsidR="003179B0">
        <w:rPr>
          <w:rFonts w:cs="Arial"/>
          <w:b/>
          <w:sz w:val="20"/>
          <w:szCs w:val="20"/>
          <w:lang w:val="nl-BE"/>
        </w:rPr>
        <w:t>30</w:t>
      </w:r>
      <w:r w:rsidR="00962A5D">
        <w:rPr>
          <w:rFonts w:cs="Arial"/>
          <w:b/>
          <w:sz w:val="20"/>
          <w:szCs w:val="20"/>
          <w:lang w:val="nl-BE"/>
        </w:rPr>
        <w:t>2</w:t>
      </w:r>
      <w:r>
        <w:rPr>
          <w:rFonts w:cs="Arial"/>
          <w:b/>
          <w:sz w:val="20"/>
          <w:szCs w:val="20"/>
          <w:lang w:val="nl-BE"/>
        </w:rPr>
        <w:t xml:space="preserve"> -</w:t>
      </w:r>
    </w:p>
    <w:p w14:paraId="328839D1" w14:textId="77777777" w:rsidR="006F3923" w:rsidRDefault="006F3923" w:rsidP="006F3923">
      <w:pPr>
        <w:jc w:val="center"/>
        <w:rPr>
          <w:rFonts w:cs="Arial"/>
          <w:sz w:val="20"/>
          <w:szCs w:val="20"/>
          <w:lang w:val="nl-BE"/>
        </w:rPr>
      </w:pPr>
    </w:p>
    <w:p w14:paraId="2F1EE842" w14:textId="77777777" w:rsidR="006F3923" w:rsidRDefault="006F3923" w:rsidP="006F3923">
      <w:pPr>
        <w:jc w:val="center"/>
        <w:rPr>
          <w:rFonts w:cs="Arial"/>
          <w:sz w:val="20"/>
          <w:szCs w:val="20"/>
          <w:lang w:val="nl-BE"/>
        </w:rPr>
      </w:pPr>
      <w:r>
        <w:rPr>
          <w:rFonts w:cs="Arial"/>
          <w:i/>
          <w:sz w:val="20"/>
          <w:szCs w:val="20"/>
          <w:lang w:val="nl-BE"/>
        </w:rPr>
        <w:t xml:space="preserve">0rigineel, </w:t>
      </w:r>
      <w:r w:rsidR="007D243C">
        <w:rPr>
          <w:rFonts w:cs="Arial"/>
          <w:sz w:val="20"/>
          <w:szCs w:val="20"/>
          <w:lang w:val="nl-BE"/>
        </w:rPr>
        <w:t>2002</w:t>
      </w:r>
      <w:r>
        <w:rPr>
          <w:rFonts w:cs="Arial"/>
          <w:sz w:val="20"/>
          <w:szCs w:val="20"/>
          <w:lang w:val="nl-BE"/>
        </w:rPr>
        <w:t xml:space="preserve">  </w:t>
      </w:r>
    </w:p>
    <w:p w14:paraId="4FC103F1" w14:textId="77777777" w:rsidR="00B14B02" w:rsidRPr="00B14B02" w:rsidRDefault="00B14B02" w:rsidP="006F3923">
      <w:pPr>
        <w:jc w:val="center"/>
        <w:rPr>
          <w:rFonts w:cs="Arial"/>
          <w:sz w:val="20"/>
          <w:szCs w:val="20"/>
          <w:lang w:val="nl-BE"/>
        </w:rPr>
      </w:pPr>
      <w:r>
        <w:rPr>
          <w:rFonts w:cs="Arial"/>
          <w:i/>
          <w:sz w:val="20"/>
          <w:szCs w:val="20"/>
          <w:lang w:val="nl-BE"/>
        </w:rPr>
        <w:t xml:space="preserve">Probleemblad, </w:t>
      </w:r>
      <w:r>
        <w:rPr>
          <w:rFonts w:cs="Arial"/>
          <w:sz w:val="20"/>
          <w:szCs w:val="20"/>
          <w:lang w:val="nl-BE"/>
        </w:rPr>
        <w:t>2016</w:t>
      </w:r>
    </w:p>
    <w:p w14:paraId="3AC117D5" w14:textId="77777777" w:rsidR="006F3923" w:rsidRDefault="006F3923" w:rsidP="006F3923">
      <w:pPr>
        <w:jc w:val="center"/>
        <w:rPr>
          <w:rFonts w:cs="Arial"/>
          <w:i/>
          <w:sz w:val="20"/>
          <w:szCs w:val="20"/>
          <w:lang w:val="nl-BE"/>
        </w:rPr>
      </w:pPr>
    </w:p>
    <w:p w14:paraId="1CBC13B5" w14:textId="77777777" w:rsidR="006F3923" w:rsidRPr="00625673" w:rsidRDefault="00201006" w:rsidP="006F3923">
      <w:pPr>
        <w:jc w:val="center"/>
        <w:rPr>
          <w:lang w:val="nl-BE"/>
        </w:rPr>
      </w:pPr>
      <w:r>
        <w:rPr>
          <w:noProof/>
          <w:lang w:val="nl-BE" w:eastAsia="nl-BE"/>
        </w:rPr>
        <w:drawing>
          <wp:inline distT="0" distB="0" distL="0" distR="0" wp14:anchorId="60603608" wp14:editId="6605A9EB">
            <wp:extent cx="1933575" cy="193357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764CCB9C" w14:textId="77777777" w:rsidR="006F3923" w:rsidRPr="00625673" w:rsidRDefault="006F3923" w:rsidP="006F3923">
      <w:pPr>
        <w:jc w:val="center"/>
        <w:rPr>
          <w:lang w:val="nl-BE"/>
        </w:rPr>
      </w:pPr>
    </w:p>
    <w:p w14:paraId="7B2C1D19" w14:textId="77777777" w:rsidR="006F3923" w:rsidRDefault="006F3923" w:rsidP="006F3923">
      <w:pPr>
        <w:jc w:val="both"/>
        <w:rPr>
          <w:sz w:val="20"/>
          <w:szCs w:val="20"/>
          <w:lang w:val="nl-BE"/>
        </w:rPr>
      </w:pPr>
      <w:r>
        <w:rPr>
          <w:b/>
          <w:lang w:val="nl-BE"/>
        </w:rPr>
        <w:t xml:space="preserve">+                         </w:t>
      </w:r>
      <w:r>
        <w:rPr>
          <w:sz w:val="20"/>
          <w:szCs w:val="20"/>
          <w:lang w:val="nl-BE"/>
        </w:rPr>
        <w:t>0472.10 d8h4</w:t>
      </w:r>
    </w:p>
    <w:p w14:paraId="66654AFB" w14:textId="77777777" w:rsidR="006F3923" w:rsidRDefault="006F3923" w:rsidP="006F3923">
      <w:pPr>
        <w:jc w:val="both"/>
        <w:rPr>
          <w:sz w:val="20"/>
          <w:szCs w:val="20"/>
          <w:lang w:val="nl-BE"/>
        </w:rPr>
      </w:pPr>
    </w:p>
    <w:p w14:paraId="56FA659C" w14:textId="77777777" w:rsidR="006F3923" w:rsidRDefault="006F3923" w:rsidP="006F3923">
      <w:pPr>
        <w:jc w:val="both"/>
        <w:rPr>
          <w:sz w:val="20"/>
          <w:szCs w:val="20"/>
          <w:lang w:val="nl-BE"/>
        </w:rPr>
      </w:pPr>
      <w:r>
        <w:rPr>
          <w:sz w:val="20"/>
          <w:szCs w:val="20"/>
          <w:lang w:val="nl-BE"/>
        </w:rPr>
        <w:t>Drie witte stukken staan aange-vallen.</w:t>
      </w:r>
    </w:p>
    <w:p w14:paraId="5F18F720" w14:textId="77777777" w:rsidR="006F3923" w:rsidRDefault="006F3923" w:rsidP="006F3923">
      <w:pPr>
        <w:jc w:val="both"/>
        <w:rPr>
          <w:b/>
          <w:sz w:val="20"/>
          <w:szCs w:val="20"/>
          <w:lang w:val="nl-BE"/>
        </w:rPr>
      </w:pPr>
      <w:r>
        <w:rPr>
          <w:sz w:val="20"/>
          <w:szCs w:val="20"/>
          <w:lang w:val="nl-BE"/>
        </w:rPr>
        <w:tab/>
      </w:r>
      <w:r>
        <w:rPr>
          <w:b/>
          <w:sz w:val="20"/>
          <w:szCs w:val="20"/>
          <w:lang w:val="nl-BE"/>
        </w:rPr>
        <w:t>1.Pf5+</w:t>
      </w:r>
    </w:p>
    <w:p w14:paraId="5BCD5E37" w14:textId="77777777" w:rsidR="006F3923" w:rsidRDefault="006F3923" w:rsidP="006F3923">
      <w:pPr>
        <w:jc w:val="both"/>
        <w:rPr>
          <w:sz w:val="20"/>
          <w:szCs w:val="20"/>
        </w:rPr>
      </w:pPr>
      <w:r>
        <w:rPr>
          <w:sz w:val="20"/>
          <w:szCs w:val="20"/>
          <w:lang w:val="nl-BE"/>
        </w:rPr>
        <w:t xml:space="preserve">Wit tracht door een paardvork de toren te vangen. </w:t>
      </w:r>
      <w:r>
        <w:rPr>
          <w:sz w:val="20"/>
          <w:szCs w:val="20"/>
        </w:rPr>
        <w:t xml:space="preserve">Want bijvoor-beeld: </w:t>
      </w:r>
    </w:p>
    <w:p w14:paraId="70A44AC8" w14:textId="77777777" w:rsidR="006F3923" w:rsidRDefault="006F3923" w:rsidP="00586E21">
      <w:pPr>
        <w:numPr>
          <w:ilvl w:val="0"/>
          <w:numId w:val="179"/>
        </w:numPr>
        <w:jc w:val="both"/>
        <w:rPr>
          <w:sz w:val="20"/>
          <w:szCs w:val="20"/>
          <w:lang w:val="nl-BE"/>
        </w:rPr>
      </w:pPr>
      <w:r>
        <w:rPr>
          <w:sz w:val="20"/>
          <w:szCs w:val="20"/>
          <w:lang w:val="nl-BE"/>
        </w:rPr>
        <w:t xml:space="preserve">1.Pd5? La5+ 2.Kd7 Lxd1 3.Pxe3 Kxh3 4.Pc6 La4 5.d5 Ld2 6.Pc4 Lf4 7.Pb6 Lb3, en de pion sneuvelt, met remise. </w:t>
      </w:r>
    </w:p>
    <w:p w14:paraId="69D5BC96" w14:textId="77777777" w:rsidR="006F3923" w:rsidRDefault="006F3923" w:rsidP="006F3923">
      <w:pPr>
        <w:jc w:val="both"/>
        <w:rPr>
          <w:sz w:val="20"/>
          <w:szCs w:val="20"/>
        </w:rPr>
      </w:pPr>
      <w:r>
        <w:rPr>
          <w:sz w:val="20"/>
          <w:szCs w:val="20"/>
          <w:lang w:val="nl-BE"/>
        </w:rPr>
        <w:t xml:space="preserve">      </w:t>
      </w:r>
      <w:r>
        <w:rPr>
          <w:sz w:val="20"/>
          <w:szCs w:val="20"/>
        </w:rPr>
        <w:t>Ook niet goed is:</w:t>
      </w:r>
    </w:p>
    <w:p w14:paraId="47B0AFEB" w14:textId="77777777" w:rsidR="006F3923" w:rsidRPr="00207513" w:rsidRDefault="006F3923" w:rsidP="00586E21">
      <w:pPr>
        <w:numPr>
          <w:ilvl w:val="0"/>
          <w:numId w:val="179"/>
        </w:numPr>
        <w:jc w:val="both"/>
        <w:rPr>
          <w:sz w:val="20"/>
          <w:szCs w:val="20"/>
          <w:lang w:val="nl-BE"/>
        </w:rPr>
      </w:pPr>
      <w:r>
        <w:rPr>
          <w:sz w:val="20"/>
          <w:szCs w:val="20"/>
        </w:rPr>
        <w:t xml:space="preserve">1.Pac6? </w:t>
      </w:r>
      <w:r w:rsidRPr="00EB7A30">
        <w:rPr>
          <w:sz w:val="20"/>
          <w:szCs w:val="20"/>
        </w:rPr>
        <w:t>Lxe7+ 2.Pxe7 Lx</w:t>
      </w:r>
      <w:r w:rsidR="00B97EE1" w:rsidRPr="00EB7A30">
        <w:rPr>
          <w:sz w:val="20"/>
          <w:szCs w:val="20"/>
        </w:rPr>
        <w:t>d1 3.Pf5+ Kxh3 4.Pxe3 Lb3, enzo</w:t>
      </w:r>
      <w:r w:rsidRPr="00EB7A30">
        <w:rPr>
          <w:sz w:val="20"/>
          <w:szCs w:val="20"/>
        </w:rPr>
        <w:t xml:space="preserve">voort. </w:t>
      </w:r>
      <w:r w:rsidRPr="00207513">
        <w:rPr>
          <w:sz w:val="20"/>
          <w:szCs w:val="20"/>
          <w:lang w:val="nl-BE"/>
        </w:rPr>
        <w:t>Geen winst dus.</w:t>
      </w:r>
    </w:p>
    <w:p w14:paraId="605993A6" w14:textId="77777777" w:rsidR="006F3923" w:rsidRDefault="006F3923" w:rsidP="006F3923">
      <w:pPr>
        <w:jc w:val="both"/>
        <w:rPr>
          <w:b/>
          <w:sz w:val="20"/>
          <w:szCs w:val="20"/>
        </w:rPr>
      </w:pPr>
      <w:r w:rsidRPr="00207513">
        <w:rPr>
          <w:sz w:val="20"/>
          <w:szCs w:val="20"/>
          <w:lang w:val="nl-BE"/>
        </w:rPr>
        <w:tab/>
      </w:r>
      <w:r>
        <w:rPr>
          <w:b/>
          <w:sz w:val="20"/>
          <w:szCs w:val="20"/>
        </w:rPr>
        <w:t>1...</w:t>
      </w:r>
      <w:r>
        <w:rPr>
          <w:b/>
          <w:sz w:val="20"/>
          <w:szCs w:val="20"/>
        </w:rPr>
        <w:tab/>
      </w:r>
      <w:r>
        <w:rPr>
          <w:b/>
          <w:sz w:val="20"/>
          <w:szCs w:val="20"/>
        </w:rPr>
        <w:tab/>
        <w:t>Kxh3</w:t>
      </w:r>
    </w:p>
    <w:p w14:paraId="678239DE" w14:textId="77777777" w:rsidR="00B14B02" w:rsidRPr="009A7BB9" w:rsidRDefault="006F3923" w:rsidP="006F3923">
      <w:pPr>
        <w:jc w:val="both"/>
        <w:rPr>
          <w:i/>
          <w:sz w:val="20"/>
          <w:szCs w:val="20"/>
          <w:lang w:val="nl-BE"/>
        </w:rPr>
      </w:pPr>
      <w:r>
        <w:rPr>
          <w:sz w:val="20"/>
          <w:szCs w:val="20"/>
          <w:lang w:val="nl-BE"/>
        </w:rPr>
        <w:t>Want na 1...Lxf5</w:t>
      </w:r>
      <w:r w:rsidR="002008F7">
        <w:rPr>
          <w:sz w:val="20"/>
          <w:szCs w:val="20"/>
          <w:lang w:val="nl-BE"/>
        </w:rPr>
        <w:t xml:space="preserve">? </w:t>
      </w:r>
      <w:r>
        <w:rPr>
          <w:sz w:val="20"/>
          <w:szCs w:val="20"/>
          <w:lang w:val="nl-BE"/>
        </w:rPr>
        <w:t>2</w:t>
      </w:r>
      <w:r w:rsidR="004D4178">
        <w:rPr>
          <w:sz w:val="20"/>
          <w:szCs w:val="20"/>
          <w:lang w:val="nl-BE"/>
        </w:rPr>
        <w:t xml:space="preserve">.Lxf5, wint wit door overmacht: 2…Kg5 3.Pc6 Kxf5 4.Pxb4 Tb3 5.Pc6 en verder na18 zetten </w:t>
      </w:r>
      <w:r w:rsidR="009A7BB9">
        <w:rPr>
          <w:i/>
          <w:sz w:val="20"/>
          <w:szCs w:val="20"/>
          <w:lang w:val="nl-BE"/>
        </w:rPr>
        <w:t>(Nalimov E T)</w:t>
      </w:r>
    </w:p>
    <w:p w14:paraId="09F2EF70" w14:textId="77777777" w:rsidR="00B14B02" w:rsidRDefault="00B14B02" w:rsidP="006F3923">
      <w:pPr>
        <w:jc w:val="both"/>
        <w:rPr>
          <w:sz w:val="20"/>
          <w:szCs w:val="20"/>
          <w:lang w:val="nl-BE"/>
        </w:rPr>
      </w:pPr>
    </w:p>
    <w:p w14:paraId="47D863D8" w14:textId="77777777" w:rsidR="00B14B02" w:rsidRDefault="00B14B02" w:rsidP="006F3923">
      <w:pPr>
        <w:jc w:val="both"/>
        <w:rPr>
          <w:sz w:val="20"/>
          <w:szCs w:val="20"/>
          <w:lang w:val="nl-BE"/>
        </w:rPr>
      </w:pPr>
    </w:p>
    <w:p w14:paraId="537B2C3C" w14:textId="77777777" w:rsidR="00B14B02" w:rsidRDefault="00B14B02" w:rsidP="00B14B02">
      <w:pPr>
        <w:jc w:val="both"/>
        <w:rPr>
          <w:sz w:val="20"/>
          <w:szCs w:val="20"/>
          <w:lang w:val="nl-BE"/>
        </w:rPr>
      </w:pPr>
    </w:p>
    <w:p w14:paraId="375CE0AD" w14:textId="77777777" w:rsidR="00362958" w:rsidRDefault="00362958" w:rsidP="00B14B02">
      <w:pPr>
        <w:jc w:val="both"/>
        <w:rPr>
          <w:sz w:val="20"/>
          <w:szCs w:val="20"/>
          <w:lang w:val="nl-BE"/>
        </w:rPr>
      </w:pPr>
    </w:p>
    <w:p w14:paraId="01240F63" w14:textId="77777777" w:rsidR="00B14B02" w:rsidRDefault="00B14B02" w:rsidP="00B14B02">
      <w:pPr>
        <w:jc w:val="both"/>
        <w:rPr>
          <w:sz w:val="20"/>
          <w:szCs w:val="20"/>
          <w:lang w:val="nl-BE"/>
        </w:rPr>
      </w:pPr>
    </w:p>
    <w:p w14:paraId="5F6F07D4" w14:textId="77777777" w:rsidR="006F3923" w:rsidRPr="0082746D" w:rsidRDefault="006F3923" w:rsidP="00B14B02">
      <w:pPr>
        <w:jc w:val="both"/>
        <w:rPr>
          <w:b/>
          <w:sz w:val="20"/>
          <w:szCs w:val="20"/>
          <w:lang w:val="nl-BE"/>
        </w:rPr>
      </w:pPr>
    </w:p>
    <w:p w14:paraId="418C3911" w14:textId="77777777" w:rsidR="006F3923" w:rsidRPr="00B14B02" w:rsidRDefault="00B14B02" w:rsidP="00B14B02">
      <w:pPr>
        <w:jc w:val="both"/>
        <w:rPr>
          <w:sz w:val="20"/>
          <w:szCs w:val="20"/>
          <w:lang w:val="nl-BE"/>
        </w:rPr>
      </w:pPr>
      <w:r>
        <w:rPr>
          <w:sz w:val="20"/>
          <w:szCs w:val="20"/>
          <w:lang w:val="nl-BE"/>
        </w:rPr>
        <w:tab/>
      </w:r>
      <w:r w:rsidR="006F3923" w:rsidRPr="0082746D">
        <w:rPr>
          <w:b/>
          <w:sz w:val="20"/>
          <w:szCs w:val="20"/>
          <w:lang w:val="nl-BE"/>
        </w:rPr>
        <w:t>2.Th1+</w:t>
      </w:r>
    </w:p>
    <w:p w14:paraId="3B761971" w14:textId="77777777" w:rsidR="006F3923" w:rsidRPr="0082746D" w:rsidRDefault="006F3923" w:rsidP="006F3923">
      <w:pPr>
        <w:jc w:val="both"/>
        <w:rPr>
          <w:sz w:val="20"/>
          <w:szCs w:val="20"/>
          <w:lang w:val="nl-BE"/>
        </w:rPr>
      </w:pPr>
      <w:r w:rsidRPr="0082746D">
        <w:rPr>
          <w:sz w:val="20"/>
          <w:szCs w:val="20"/>
          <w:lang w:val="nl-BE"/>
        </w:rPr>
        <w:t>Nu de toren slaan is fout: 2.Pxe3?</w:t>
      </w:r>
    </w:p>
    <w:p w14:paraId="3CBADCD7" w14:textId="77777777" w:rsidR="00A20805" w:rsidRDefault="00A20805" w:rsidP="00A20805">
      <w:pPr>
        <w:jc w:val="both"/>
        <w:rPr>
          <w:sz w:val="20"/>
          <w:szCs w:val="20"/>
        </w:rPr>
      </w:pPr>
      <w:r>
        <w:rPr>
          <w:sz w:val="20"/>
          <w:szCs w:val="20"/>
        </w:rPr>
        <w:t xml:space="preserve">Lxd1 3.Pxd1 La5+ </w:t>
      </w:r>
      <w:r w:rsidR="009A7BB9">
        <w:rPr>
          <w:sz w:val="20"/>
          <w:szCs w:val="20"/>
        </w:rPr>
        <w:t>4.</w:t>
      </w:r>
      <w:r>
        <w:rPr>
          <w:sz w:val="20"/>
          <w:szCs w:val="20"/>
        </w:rPr>
        <w:t xml:space="preserve">Kc8 Lb6 </w:t>
      </w:r>
      <w:r w:rsidR="006F3923">
        <w:rPr>
          <w:sz w:val="20"/>
          <w:szCs w:val="20"/>
        </w:rPr>
        <w:t xml:space="preserve"> </w:t>
      </w:r>
      <w:r w:rsidR="00042C70">
        <w:rPr>
          <w:sz w:val="20"/>
          <w:szCs w:val="20"/>
        </w:rPr>
        <w:t xml:space="preserve">5.d5 Lxa7, </w:t>
      </w:r>
      <w:r w:rsidR="006F3923">
        <w:rPr>
          <w:sz w:val="20"/>
          <w:szCs w:val="20"/>
        </w:rPr>
        <w:t>remise.</w:t>
      </w:r>
    </w:p>
    <w:p w14:paraId="67B7074F" w14:textId="77777777" w:rsidR="006F3923" w:rsidRPr="00A20805" w:rsidRDefault="00A20805" w:rsidP="00A20805">
      <w:pPr>
        <w:jc w:val="both"/>
        <w:rPr>
          <w:sz w:val="20"/>
          <w:szCs w:val="20"/>
        </w:rPr>
      </w:pPr>
      <w:r>
        <w:rPr>
          <w:sz w:val="20"/>
          <w:szCs w:val="20"/>
        </w:rPr>
        <w:t xml:space="preserve">             </w:t>
      </w:r>
      <w:r w:rsidR="006F3923">
        <w:rPr>
          <w:b/>
          <w:sz w:val="20"/>
          <w:szCs w:val="20"/>
        </w:rPr>
        <w:t>2...</w:t>
      </w:r>
      <w:r w:rsidR="006F3923">
        <w:rPr>
          <w:b/>
          <w:sz w:val="20"/>
          <w:szCs w:val="20"/>
        </w:rPr>
        <w:tab/>
      </w:r>
      <w:r w:rsidR="006F3923">
        <w:rPr>
          <w:b/>
          <w:sz w:val="20"/>
          <w:szCs w:val="20"/>
        </w:rPr>
        <w:tab/>
        <w:t>Kg2</w:t>
      </w:r>
    </w:p>
    <w:p w14:paraId="73A04E6B" w14:textId="77777777" w:rsidR="006F3923" w:rsidRDefault="006F3923" w:rsidP="006F3923">
      <w:pPr>
        <w:jc w:val="both"/>
        <w:rPr>
          <w:b/>
          <w:sz w:val="20"/>
          <w:szCs w:val="20"/>
        </w:rPr>
      </w:pPr>
      <w:r>
        <w:rPr>
          <w:b/>
          <w:sz w:val="20"/>
          <w:szCs w:val="20"/>
        </w:rPr>
        <w:tab/>
        <w:t>3.Pxe3+</w:t>
      </w:r>
      <w:r>
        <w:rPr>
          <w:b/>
          <w:sz w:val="20"/>
          <w:szCs w:val="20"/>
        </w:rPr>
        <w:tab/>
        <w:t>Kxh1</w:t>
      </w:r>
    </w:p>
    <w:p w14:paraId="67ED4E36" w14:textId="77777777" w:rsidR="006F3923" w:rsidRPr="00796337" w:rsidRDefault="006F3923" w:rsidP="006F3923">
      <w:pPr>
        <w:jc w:val="both"/>
        <w:rPr>
          <w:b/>
          <w:sz w:val="20"/>
          <w:szCs w:val="20"/>
        </w:rPr>
      </w:pPr>
      <w:r>
        <w:rPr>
          <w:b/>
          <w:sz w:val="20"/>
          <w:szCs w:val="20"/>
        </w:rPr>
        <w:tab/>
      </w:r>
      <w:r w:rsidRPr="00796337">
        <w:rPr>
          <w:b/>
          <w:sz w:val="20"/>
          <w:szCs w:val="20"/>
        </w:rPr>
        <w:t>4.Pxc2</w:t>
      </w:r>
      <w:r w:rsidRPr="00796337">
        <w:rPr>
          <w:b/>
          <w:sz w:val="20"/>
          <w:szCs w:val="20"/>
        </w:rPr>
        <w:tab/>
      </w:r>
      <w:r w:rsidRPr="00796337">
        <w:rPr>
          <w:b/>
          <w:sz w:val="20"/>
          <w:szCs w:val="20"/>
        </w:rPr>
        <w:tab/>
        <w:t>La5+</w:t>
      </w:r>
    </w:p>
    <w:p w14:paraId="15DE6AD3" w14:textId="77777777" w:rsidR="00D674DD" w:rsidRPr="00796337" w:rsidRDefault="006F3923" w:rsidP="006F3923">
      <w:pPr>
        <w:jc w:val="both"/>
        <w:rPr>
          <w:b/>
          <w:sz w:val="20"/>
          <w:szCs w:val="20"/>
          <w:lang w:val="nl-BE"/>
        </w:rPr>
      </w:pPr>
      <w:r w:rsidRPr="00796337">
        <w:rPr>
          <w:b/>
          <w:sz w:val="20"/>
          <w:szCs w:val="20"/>
        </w:rPr>
        <w:tab/>
      </w:r>
      <w:r w:rsidRPr="00796337">
        <w:rPr>
          <w:b/>
          <w:sz w:val="20"/>
          <w:szCs w:val="20"/>
          <w:lang w:val="nl-BE"/>
        </w:rPr>
        <w:t>5.Kc8</w:t>
      </w:r>
    </w:p>
    <w:p w14:paraId="10B4E823" w14:textId="77777777" w:rsidR="006F3923" w:rsidRPr="00D674DD" w:rsidRDefault="00D674DD" w:rsidP="006F3923">
      <w:pPr>
        <w:jc w:val="both"/>
        <w:rPr>
          <w:b/>
          <w:sz w:val="20"/>
          <w:szCs w:val="20"/>
          <w:lang w:val="nl-BE"/>
        </w:rPr>
      </w:pPr>
      <w:r w:rsidRPr="00D674DD">
        <w:rPr>
          <w:sz w:val="20"/>
          <w:szCs w:val="20"/>
          <w:lang w:val="nl-BE"/>
        </w:rPr>
        <w:t>Enige zet.</w:t>
      </w:r>
      <w:r>
        <w:rPr>
          <w:b/>
          <w:sz w:val="20"/>
          <w:szCs w:val="20"/>
          <w:lang w:val="nl-BE"/>
        </w:rPr>
        <w:t xml:space="preserve"> </w:t>
      </w:r>
      <w:r w:rsidR="006F3923">
        <w:rPr>
          <w:sz w:val="20"/>
          <w:szCs w:val="20"/>
          <w:lang w:val="nl-BE"/>
        </w:rPr>
        <w:t>Na een andere konings</w:t>
      </w:r>
      <w:r>
        <w:rPr>
          <w:sz w:val="20"/>
          <w:szCs w:val="20"/>
          <w:lang w:val="nl-BE"/>
        </w:rPr>
        <w:t>-</w:t>
      </w:r>
      <w:r w:rsidR="006F3923">
        <w:rPr>
          <w:sz w:val="20"/>
          <w:szCs w:val="20"/>
          <w:lang w:val="nl-BE"/>
        </w:rPr>
        <w:t>zet is het gelijkspel.</w:t>
      </w:r>
    </w:p>
    <w:p w14:paraId="073A4522" w14:textId="77777777" w:rsidR="006F3923" w:rsidRPr="001513C2" w:rsidRDefault="006F3923" w:rsidP="006F3923">
      <w:pPr>
        <w:jc w:val="both"/>
        <w:rPr>
          <w:b/>
          <w:sz w:val="20"/>
          <w:szCs w:val="20"/>
          <w:lang w:val="nl-BE"/>
        </w:rPr>
      </w:pPr>
      <w:r>
        <w:rPr>
          <w:sz w:val="20"/>
          <w:szCs w:val="20"/>
          <w:lang w:val="nl-BE"/>
        </w:rPr>
        <w:tab/>
      </w:r>
      <w:r w:rsidRPr="001513C2">
        <w:rPr>
          <w:b/>
          <w:sz w:val="20"/>
          <w:szCs w:val="20"/>
          <w:lang w:val="nl-BE"/>
        </w:rPr>
        <w:t>5...</w:t>
      </w:r>
      <w:r w:rsidRPr="001513C2">
        <w:rPr>
          <w:b/>
          <w:sz w:val="20"/>
          <w:szCs w:val="20"/>
          <w:lang w:val="nl-BE"/>
        </w:rPr>
        <w:tab/>
      </w:r>
      <w:r w:rsidRPr="001513C2">
        <w:rPr>
          <w:b/>
          <w:sz w:val="20"/>
          <w:szCs w:val="20"/>
          <w:lang w:val="nl-BE"/>
        </w:rPr>
        <w:tab/>
        <w:t>Lb6</w:t>
      </w:r>
    </w:p>
    <w:p w14:paraId="617AE897" w14:textId="77777777" w:rsidR="006F3923" w:rsidRPr="001513C2" w:rsidRDefault="006F3923" w:rsidP="006F3923">
      <w:pPr>
        <w:jc w:val="both"/>
        <w:rPr>
          <w:b/>
          <w:sz w:val="20"/>
          <w:szCs w:val="20"/>
          <w:lang w:val="nl-BE"/>
        </w:rPr>
      </w:pPr>
      <w:r w:rsidRPr="001513C2">
        <w:rPr>
          <w:b/>
          <w:sz w:val="20"/>
          <w:szCs w:val="20"/>
          <w:lang w:val="nl-BE"/>
        </w:rPr>
        <w:tab/>
        <w:t>6.d5</w:t>
      </w:r>
      <w:r w:rsidRPr="001513C2">
        <w:rPr>
          <w:b/>
          <w:sz w:val="20"/>
          <w:szCs w:val="20"/>
          <w:lang w:val="nl-BE"/>
        </w:rPr>
        <w:tab/>
      </w:r>
      <w:r w:rsidRPr="001513C2">
        <w:rPr>
          <w:b/>
          <w:sz w:val="20"/>
          <w:szCs w:val="20"/>
          <w:lang w:val="nl-BE"/>
        </w:rPr>
        <w:tab/>
        <w:t>Lxa7</w:t>
      </w:r>
    </w:p>
    <w:p w14:paraId="4339CE62" w14:textId="77777777" w:rsidR="006F3923" w:rsidRPr="001513C2" w:rsidRDefault="006F3923" w:rsidP="006F3923">
      <w:pPr>
        <w:jc w:val="both"/>
        <w:rPr>
          <w:b/>
          <w:sz w:val="20"/>
          <w:szCs w:val="20"/>
          <w:lang w:val="nl-BE"/>
        </w:rPr>
      </w:pPr>
      <w:r w:rsidRPr="001513C2">
        <w:rPr>
          <w:b/>
          <w:sz w:val="20"/>
          <w:szCs w:val="20"/>
          <w:lang w:val="nl-BE"/>
        </w:rPr>
        <w:tab/>
        <w:t>7.d6</w:t>
      </w:r>
      <w:r w:rsidRPr="001513C2">
        <w:rPr>
          <w:b/>
          <w:sz w:val="20"/>
          <w:szCs w:val="20"/>
          <w:lang w:val="nl-BE"/>
        </w:rPr>
        <w:tab/>
      </w:r>
      <w:r w:rsidRPr="001513C2">
        <w:rPr>
          <w:b/>
          <w:sz w:val="20"/>
          <w:szCs w:val="20"/>
          <w:lang w:val="nl-BE"/>
        </w:rPr>
        <w:tab/>
        <w:t>Lf2</w:t>
      </w:r>
    </w:p>
    <w:p w14:paraId="1BAF642A" w14:textId="77777777" w:rsidR="004012D9" w:rsidRDefault="00796337" w:rsidP="006F3923">
      <w:pPr>
        <w:jc w:val="both"/>
        <w:rPr>
          <w:sz w:val="20"/>
          <w:szCs w:val="20"/>
          <w:lang w:val="nl-BE"/>
        </w:rPr>
      </w:pPr>
      <w:r>
        <w:rPr>
          <w:sz w:val="20"/>
          <w:szCs w:val="20"/>
          <w:lang w:val="nl-BE"/>
        </w:rPr>
        <w:t>Beste verdediging van zwart. Bete</w:t>
      </w:r>
      <w:r w:rsidR="00895575" w:rsidRPr="00895575">
        <w:rPr>
          <w:sz w:val="20"/>
          <w:szCs w:val="20"/>
          <w:lang w:val="nl-BE"/>
        </w:rPr>
        <w:t>r dan</w:t>
      </w:r>
    </w:p>
    <w:p w14:paraId="32A25B94" w14:textId="77777777" w:rsidR="00895575" w:rsidRDefault="004012D9" w:rsidP="006F3923">
      <w:pPr>
        <w:jc w:val="both"/>
        <w:rPr>
          <w:sz w:val="20"/>
          <w:szCs w:val="20"/>
          <w:lang w:val="nl-BE"/>
        </w:rPr>
      </w:pPr>
      <w:r>
        <w:rPr>
          <w:i/>
          <w:sz w:val="20"/>
          <w:szCs w:val="20"/>
          <w:lang w:val="nl-BE"/>
        </w:rPr>
        <w:t>a)</w:t>
      </w:r>
      <w:r w:rsidR="00895575" w:rsidRPr="00895575">
        <w:rPr>
          <w:sz w:val="20"/>
          <w:szCs w:val="20"/>
          <w:lang w:val="nl-BE"/>
        </w:rPr>
        <w:t xml:space="preserve"> </w:t>
      </w:r>
      <w:r w:rsidR="007F033F">
        <w:rPr>
          <w:sz w:val="20"/>
          <w:szCs w:val="20"/>
          <w:lang w:val="nl-BE"/>
        </w:rPr>
        <w:t xml:space="preserve"> </w:t>
      </w:r>
      <w:r>
        <w:rPr>
          <w:sz w:val="20"/>
          <w:szCs w:val="20"/>
          <w:lang w:val="nl-BE"/>
        </w:rPr>
        <w:t xml:space="preserve"> </w:t>
      </w:r>
      <w:r w:rsidR="00895575" w:rsidRPr="00895575">
        <w:rPr>
          <w:sz w:val="20"/>
          <w:szCs w:val="20"/>
          <w:lang w:val="nl-BE"/>
        </w:rPr>
        <w:t>7…Lc5</w:t>
      </w:r>
      <w:r>
        <w:rPr>
          <w:sz w:val="20"/>
          <w:szCs w:val="20"/>
          <w:lang w:val="nl-BE"/>
        </w:rPr>
        <w:t>?</w:t>
      </w:r>
      <w:r w:rsidR="00895575" w:rsidRPr="00895575">
        <w:rPr>
          <w:sz w:val="20"/>
          <w:szCs w:val="20"/>
          <w:lang w:val="nl-BE"/>
        </w:rPr>
        <w:t xml:space="preserve"> 8.d7 Le7, want nu wint wit met zowel 9.Pb4, 9.Pd4 als 9.Kc7.</w:t>
      </w:r>
      <w:r>
        <w:rPr>
          <w:sz w:val="20"/>
          <w:szCs w:val="20"/>
          <w:lang w:val="nl-BE"/>
        </w:rPr>
        <w:t>Of</w:t>
      </w:r>
    </w:p>
    <w:p w14:paraId="199FF8B6" w14:textId="77777777" w:rsidR="004012D9" w:rsidRPr="004012D9" w:rsidRDefault="004012D9" w:rsidP="006F3923">
      <w:pPr>
        <w:jc w:val="both"/>
        <w:rPr>
          <w:sz w:val="20"/>
          <w:szCs w:val="20"/>
          <w:lang w:val="nl-BE"/>
        </w:rPr>
      </w:pPr>
      <w:r>
        <w:rPr>
          <w:i/>
          <w:sz w:val="20"/>
          <w:szCs w:val="20"/>
          <w:lang w:val="nl-BE"/>
        </w:rPr>
        <w:t xml:space="preserve">b)  </w:t>
      </w:r>
      <w:r>
        <w:rPr>
          <w:sz w:val="20"/>
          <w:szCs w:val="20"/>
          <w:lang w:val="nl-BE"/>
        </w:rPr>
        <w:t>7…</w:t>
      </w:r>
      <w:r w:rsidR="008E7320">
        <w:rPr>
          <w:sz w:val="20"/>
          <w:szCs w:val="20"/>
          <w:lang w:val="nl-BE"/>
        </w:rPr>
        <w:t>Lb6? 8.d7 Pg2 9.Pa3 Kf3 en 10.Pc4. En de loper kan de pion- promotie niet verhinderen.</w:t>
      </w:r>
    </w:p>
    <w:p w14:paraId="29151D95" w14:textId="77777777" w:rsidR="006F3923" w:rsidRPr="001513C2" w:rsidRDefault="006F3923" w:rsidP="006F3923">
      <w:pPr>
        <w:jc w:val="both"/>
        <w:rPr>
          <w:b/>
          <w:sz w:val="20"/>
          <w:szCs w:val="20"/>
          <w:lang w:val="nl-BE"/>
        </w:rPr>
      </w:pPr>
      <w:r w:rsidRPr="00895575">
        <w:rPr>
          <w:b/>
          <w:sz w:val="20"/>
          <w:szCs w:val="20"/>
          <w:lang w:val="nl-BE"/>
        </w:rPr>
        <w:tab/>
      </w:r>
      <w:r w:rsidRPr="001513C2">
        <w:rPr>
          <w:b/>
          <w:sz w:val="20"/>
          <w:szCs w:val="20"/>
          <w:lang w:val="nl-BE"/>
        </w:rPr>
        <w:t>8.d7</w:t>
      </w:r>
      <w:r w:rsidRPr="001513C2">
        <w:rPr>
          <w:b/>
          <w:sz w:val="20"/>
          <w:szCs w:val="20"/>
          <w:lang w:val="nl-BE"/>
        </w:rPr>
        <w:tab/>
      </w:r>
      <w:r w:rsidRPr="001513C2">
        <w:rPr>
          <w:b/>
          <w:sz w:val="20"/>
          <w:szCs w:val="20"/>
          <w:lang w:val="nl-BE"/>
        </w:rPr>
        <w:tab/>
        <w:t>Lh4</w:t>
      </w:r>
    </w:p>
    <w:p w14:paraId="2A1CB133" w14:textId="77777777" w:rsidR="006F3923" w:rsidRDefault="006F3923" w:rsidP="006F3923">
      <w:pPr>
        <w:jc w:val="both"/>
        <w:rPr>
          <w:sz w:val="20"/>
          <w:szCs w:val="20"/>
          <w:lang w:val="nl-BE"/>
        </w:rPr>
      </w:pPr>
      <w:r>
        <w:rPr>
          <w:sz w:val="20"/>
          <w:szCs w:val="20"/>
          <w:lang w:val="nl-BE"/>
        </w:rPr>
        <w:t>En nu de énige, merkwaardige, correcte zet, daar alle andere fa-len. Namelijk:</w:t>
      </w:r>
    </w:p>
    <w:p w14:paraId="29C6C3BA" w14:textId="77777777" w:rsidR="006F3923" w:rsidRDefault="006F3923" w:rsidP="006F3923">
      <w:pPr>
        <w:jc w:val="both"/>
        <w:rPr>
          <w:b/>
          <w:sz w:val="20"/>
          <w:szCs w:val="20"/>
          <w:lang w:val="nl-BE"/>
        </w:rPr>
      </w:pPr>
      <w:r>
        <w:rPr>
          <w:sz w:val="20"/>
          <w:szCs w:val="20"/>
          <w:lang w:val="nl-BE"/>
        </w:rPr>
        <w:tab/>
      </w:r>
      <w:r>
        <w:rPr>
          <w:b/>
          <w:sz w:val="20"/>
          <w:szCs w:val="20"/>
          <w:lang w:val="nl-BE"/>
        </w:rPr>
        <w:t>9.Pe1!</w:t>
      </w:r>
    </w:p>
    <w:p w14:paraId="494F7403" w14:textId="77777777" w:rsidR="006F3923" w:rsidRDefault="006F3923" w:rsidP="006F3923">
      <w:pPr>
        <w:jc w:val="both"/>
        <w:rPr>
          <w:sz w:val="20"/>
          <w:szCs w:val="20"/>
          <w:lang w:val="nl-BE"/>
        </w:rPr>
      </w:pPr>
      <w:r>
        <w:rPr>
          <w:sz w:val="20"/>
          <w:szCs w:val="20"/>
          <w:lang w:val="nl-BE"/>
        </w:rPr>
        <w:t>Niet goed is bijvoo</w:t>
      </w:r>
      <w:r w:rsidR="00123620">
        <w:rPr>
          <w:sz w:val="20"/>
          <w:szCs w:val="20"/>
          <w:lang w:val="nl-BE"/>
        </w:rPr>
        <w:t>r</w:t>
      </w:r>
      <w:r>
        <w:rPr>
          <w:sz w:val="20"/>
          <w:szCs w:val="20"/>
          <w:lang w:val="nl-BE"/>
        </w:rPr>
        <w:t>beeld 9.Pb4? Kg2 10.Pc6 Kf3 11.Kc7 Ke4 12.Kd6 Lg3 13.Kc5 Lc7 14.Kb5 Kd5, en wit komt niet verder.</w:t>
      </w:r>
    </w:p>
    <w:p w14:paraId="08226ED6" w14:textId="77777777" w:rsidR="006F3923" w:rsidRDefault="006F3923" w:rsidP="006F3923">
      <w:pPr>
        <w:jc w:val="both"/>
        <w:rPr>
          <w:sz w:val="20"/>
          <w:szCs w:val="20"/>
          <w:lang w:val="nl-BE"/>
        </w:rPr>
      </w:pPr>
    </w:p>
    <w:p w14:paraId="2C02AFC1" w14:textId="77777777" w:rsidR="006F3923" w:rsidRDefault="006F3923" w:rsidP="006F3923">
      <w:pPr>
        <w:jc w:val="both"/>
        <w:rPr>
          <w:b/>
          <w:sz w:val="20"/>
          <w:szCs w:val="20"/>
          <w:lang w:val="nl-BE"/>
        </w:rPr>
      </w:pPr>
      <w:r>
        <w:rPr>
          <w:sz w:val="20"/>
          <w:szCs w:val="20"/>
          <w:lang w:val="nl-BE"/>
        </w:rPr>
        <w:t>En vermits nu de zwarte koning niet kan spelen wegens een paard</w:t>
      </w:r>
      <w:r w:rsidR="008E7320">
        <w:rPr>
          <w:sz w:val="20"/>
          <w:szCs w:val="20"/>
          <w:lang w:val="nl-BE"/>
        </w:rPr>
        <w:t>-</w:t>
      </w:r>
      <w:r>
        <w:rPr>
          <w:sz w:val="20"/>
          <w:szCs w:val="20"/>
          <w:lang w:val="nl-BE"/>
        </w:rPr>
        <w:t xml:space="preserve">vork met verovering van de loper, volgt: </w:t>
      </w:r>
      <w:r>
        <w:rPr>
          <w:b/>
          <w:sz w:val="20"/>
          <w:szCs w:val="20"/>
          <w:lang w:val="nl-BE"/>
        </w:rPr>
        <w:tab/>
      </w:r>
      <w:r>
        <w:rPr>
          <w:b/>
          <w:sz w:val="20"/>
          <w:szCs w:val="20"/>
          <w:lang w:val="nl-BE"/>
        </w:rPr>
        <w:tab/>
      </w:r>
    </w:p>
    <w:p w14:paraId="7E1D58CD" w14:textId="77777777" w:rsidR="006F3923" w:rsidRDefault="006F3923" w:rsidP="006F3923">
      <w:pPr>
        <w:jc w:val="both"/>
        <w:rPr>
          <w:b/>
          <w:sz w:val="20"/>
          <w:szCs w:val="20"/>
          <w:lang w:val="nl-BE"/>
        </w:rPr>
      </w:pPr>
      <w:r>
        <w:rPr>
          <w:b/>
          <w:sz w:val="20"/>
          <w:szCs w:val="20"/>
          <w:lang w:val="nl-BE"/>
        </w:rPr>
        <w:br w:type="column"/>
      </w:r>
    </w:p>
    <w:p w14:paraId="46E49A92" w14:textId="77777777" w:rsidR="006F3923" w:rsidRDefault="006F3923" w:rsidP="006F3923">
      <w:pPr>
        <w:jc w:val="both"/>
        <w:rPr>
          <w:b/>
          <w:i/>
          <w:sz w:val="20"/>
          <w:szCs w:val="20"/>
          <w:lang w:val="nl-BE"/>
        </w:rPr>
      </w:pPr>
    </w:p>
    <w:p w14:paraId="4B0AB4AC" w14:textId="77777777" w:rsidR="006F3923" w:rsidRDefault="006F3923" w:rsidP="006F3923">
      <w:pPr>
        <w:jc w:val="both"/>
        <w:rPr>
          <w:b/>
          <w:i/>
          <w:sz w:val="20"/>
          <w:szCs w:val="20"/>
          <w:lang w:val="nl-BE"/>
        </w:rPr>
      </w:pPr>
    </w:p>
    <w:p w14:paraId="74C1F7F5" w14:textId="77777777" w:rsidR="00170052" w:rsidRDefault="00170052" w:rsidP="006F3923">
      <w:pPr>
        <w:jc w:val="both"/>
        <w:rPr>
          <w:b/>
          <w:i/>
          <w:sz w:val="20"/>
          <w:szCs w:val="20"/>
          <w:lang w:val="nl-BE"/>
        </w:rPr>
      </w:pPr>
    </w:p>
    <w:p w14:paraId="50526B2A" w14:textId="77777777" w:rsidR="00362958" w:rsidRDefault="00362958" w:rsidP="006F3923">
      <w:pPr>
        <w:jc w:val="both"/>
        <w:rPr>
          <w:b/>
          <w:i/>
          <w:sz w:val="20"/>
          <w:szCs w:val="20"/>
          <w:lang w:val="nl-BE"/>
        </w:rPr>
      </w:pPr>
    </w:p>
    <w:p w14:paraId="04E5F929" w14:textId="77777777" w:rsidR="001C7EAD" w:rsidRDefault="001C7EAD" w:rsidP="006F3923">
      <w:pPr>
        <w:jc w:val="both"/>
        <w:rPr>
          <w:b/>
          <w:i/>
          <w:sz w:val="20"/>
          <w:szCs w:val="20"/>
          <w:lang w:val="nl-BE"/>
        </w:rPr>
      </w:pPr>
    </w:p>
    <w:p w14:paraId="059457A4" w14:textId="77777777" w:rsidR="006F3923" w:rsidRDefault="00DC0A1A" w:rsidP="001C7EAD">
      <w:pPr>
        <w:jc w:val="center"/>
        <w:rPr>
          <w:b/>
          <w:sz w:val="20"/>
          <w:szCs w:val="20"/>
          <w:lang w:val="nl-BE"/>
        </w:rPr>
      </w:pPr>
      <w:r>
        <w:rPr>
          <w:b/>
          <w:sz w:val="20"/>
          <w:szCs w:val="20"/>
          <w:lang w:val="nl-BE"/>
        </w:rPr>
        <w:t xml:space="preserve"> </w:t>
      </w:r>
      <w:r w:rsidR="001C7EAD">
        <w:rPr>
          <w:b/>
          <w:sz w:val="20"/>
          <w:szCs w:val="20"/>
          <w:lang w:val="nl-BE"/>
        </w:rPr>
        <w:t xml:space="preserve"> </w:t>
      </w:r>
      <w:r w:rsidR="006F3923">
        <w:rPr>
          <w:b/>
          <w:sz w:val="20"/>
          <w:szCs w:val="20"/>
          <w:lang w:val="nl-BE"/>
        </w:rPr>
        <w:t>9...</w:t>
      </w:r>
      <w:r w:rsidR="006F3923">
        <w:rPr>
          <w:b/>
          <w:sz w:val="20"/>
          <w:szCs w:val="20"/>
          <w:lang w:val="nl-BE"/>
        </w:rPr>
        <w:tab/>
      </w:r>
      <w:r w:rsidR="006F3923">
        <w:rPr>
          <w:b/>
          <w:sz w:val="20"/>
          <w:szCs w:val="20"/>
          <w:lang w:val="nl-BE"/>
        </w:rPr>
        <w:tab/>
      </w:r>
      <w:r w:rsidR="001C7EAD">
        <w:rPr>
          <w:b/>
          <w:sz w:val="20"/>
          <w:szCs w:val="20"/>
          <w:lang w:val="nl-BE"/>
        </w:rPr>
        <w:t xml:space="preserve"> </w:t>
      </w:r>
      <w:r>
        <w:rPr>
          <w:b/>
          <w:sz w:val="20"/>
          <w:szCs w:val="20"/>
          <w:lang w:val="nl-BE"/>
        </w:rPr>
        <w:t xml:space="preserve"> </w:t>
      </w:r>
      <w:r w:rsidR="006F3923">
        <w:rPr>
          <w:b/>
          <w:sz w:val="20"/>
          <w:szCs w:val="20"/>
          <w:lang w:val="nl-BE"/>
        </w:rPr>
        <w:t>Lf6</w:t>
      </w:r>
    </w:p>
    <w:p w14:paraId="26F2D578" w14:textId="77777777" w:rsidR="00CB004D" w:rsidRDefault="006F3923" w:rsidP="006F3923">
      <w:pPr>
        <w:jc w:val="both"/>
        <w:rPr>
          <w:b/>
          <w:sz w:val="20"/>
          <w:szCs w:val="20"/>
          <w:lang w:val="nl-BE"/>
        </w:rPr>
      </w:pPr>
      <w:r>
        <w:rPr>
          <w:b/>
          <w:sz w:val="20"/>
          <w:szCs w:val="20"/>
          <w:lang w:val="nl-BE"/>
        </w:rPr>
        <w:t xml:space="preserve">           10.Kc7</w:t>
      </w:r>
      <w:r>
        <w:rPr>
          <w:b/>
          <w:sz w:val="20"/>
          <w:szCs w:val="20"/>
          <w:lang w:val="nl-BE"/>
        </w:rPr>
        <w:tab/>
      </w:r>
      <w:r>
        <w:rPr>
          <w:b/>
          <w:sz w:val="20"/>
          <w:szCs w:val="20"/>
          <w:lang w:val="nl-BE"/>
        </w:rPr>
        <w:tab/>
        <w:t>Kg1</w:t>
      </w:r>
    </w:p>
    <w:p w14:paraId="4CF41A7C" w14:textId="77777777" w:rsidR="00CB004D" w:rsidRPr="00CB004D" w:rsidRDefault="00CB004D" w:rsidP="006F3923">
      <w:pPr>
        <w:jc w:val="both"/>
        <w:rPr>
          <w:sz w:val="20"/>
          <w:szCs w:val="20"/>
          <w:lang w:val="nl-BE"/>
        </w:rPr>
      </w:pPr>
      <w:r>
        <w:rPr>
          <w:sz w:val="20"/>
          <w:szCs w:val="20"/>
          <w:lang w:val="nl-BE"/>
        </w:rPr>
        <w:t>De hardnekkigste verdediging.</w:t>
      </w:r>
    </w:p>
    <w:p w14:paraId="4BA8E23C" w14:textId="77777777" w:rsidR="006F3923" w:rsidRPr="00CB004D" w:rsidRDefault="006F3923" w:rsidP="006F3923">
      <w:pPr>
        <w:jc w:val="both"/>
        <w:rPr>
          <w:b/>
          <w:sz w:val="20"/>
          <w:szCs w:val="20"/>
          <w:lang w:val="nl-BE"/>
        </w:rPr>
      </w:pPr>
      <w:r w:rsidRPr="00CB004D">
        <w:rPr>
          <w:sz w:val="20"/>
          <w:szCs w:val="20"/>
          <w:lang w:val="nl-BE"/>
        </w:rPr>
        <w:t>Hopend op het</w:t>
      </w:r>
      <w:r>
        <w:rPr>
          <w:sz w:val="20"/>
          <w:szCs w:val="20"/>
          <w:lang w:val="nl-BE"/>
        </w:rPr>
        <w:t xml:space="preserve"> foute antwoord 11.Pf3+?,</w:t>
      </w:r>
      <w:r>
        <w:rPr>
          <w:i/>
          <w:sz w:val="20"/>
          <w:szCs w:val="20"/>
          <w:lang w:val="nl-BE"/>
        </w:rPr>
        <w:t xml:space="preserve"> </w:t>
      </w:r>
      <w:r>
        <w:rPr>
          <w:sz w:val="20"/>
          <w:szCs w:val="20"/>
          <w:lang w:val="nl-BE"/>
        </w:rPr>
        <w:t>maar wit speelt:</w:t>
      </w:r>
    </w:p>
    <w:p w14:paraId="28FBF3D0" w14:textId="77777777" w:rsidR="006F3923" w:rsidRDefault="006F3923" w:rsidP="006F3923">
      <w:pPr>
        <w:jc w:val="both"/>
        <w:rPr>
          <w:b/>
          <w:sz w:val="20"/>
          <w:szCs w:val="20"/>
          <w:lang w:val="nl-BE"/>
        </w:rPr>
      </w:pPr>
      <w:r>
        <w:rPr>
          <w:sz w:val="20"/>
          <w:szCs w:val="20"/>
          <w:lang w:val="nl-BE"/>
        </w:rPr>
        <w:t xml:space="preserve">           </w:t>
      </w:r>
      <w:r>
        <w:rPr>
          <w:b/>
          <w:sz w:val="20"/>
          <w:szCs w:val="20"/>
          <w:lang w:val="nl-BE"/>
        </w:rPr>
        <w:t>11.Pd3</w:t>
      </w:r>
    </w:p>
    <w:p w14:paraId="64C52822" w14:textId="77777777" w:rsidR="006F3923" w:rsidRDefault="006F3923" w:rsidP="006F3923">
      <w:pPr>
        <w:jc w:val="both"/>
        <w:rPr>
          <w:sz w:val="20"/>
          <w:szCs w:val="20"/>
          <w:lang w:val="nl-BE"/>
        </w:rPr>
      </w:pPr>
      <w:r>
        <w:rPr>
          <w:sz w:val="20"/>
          <w:szCs w:val="20"/>
          <w:lang w:val="nl-BE"/>
        </w:rPr>
        <w:t xml:space="preserve">daar hier 11.Pf3+? niet wint. Men zie: 11...Kf2 12.Pd4 Ke3 13.Pc6 Lg5 14.Kd6 Lf4+ 15.Kc5 Lc7 16.Kb5 Ke4 17.Ka6 Kd5 18.Kb7 Kd6, en wit komt niet verder. </w:t>
      </w:r>
    </w:p>
    <w:p w14:paraId="7AA19BAE" w14:textId="77777777" w:rsidR="006F3923" w:rsidRDefault="006F3923" w:rsidP="006F3923">
      <w:pPr>
        <w:jc w:val="both"/>
        <w:rPr>
          <w:b/>
          <w:sz w:val="20"/>
          <w:szCs w:val="20"/>
          <w:lang w:val="nl-BE"/>
        </w:rPr>
      </w:pPr>
      <w:r>
        <w:rPr>
          <w:b/>
          <w:sz w:val="20"/>
          <w:szCs w:val="20"/>
          <w:lang w:val="nl-BE"/>
        </w:rPr>
        <w:t xml:space="preserve">           11...</w:t>
      </w:r>
      <w:r>
        <w:rPr>
          <w:b/>
          <w:sz w:val="20"/>
          <w:szCs w:val="20"/>
          <w:lang w:val="nl-BE"/>
        </w:rPr>
        <w:tab/>
      </w:r>
      <w:r>
        <w:rPr>
          <w:b/>
          <w:sz w:val="20"/>
          <w:szCs w:val="20"/>
          <w:lang w:val="nl-BE"/>
        </w:rPr>
        <w:tab/>
        <w:t>Kg2</w:t>
      </w:r>
    </w:p>
    <w:p w14:paraId="24DE61AA" w14:textId="77777777" w:rsidR="006F3923" w:rsidRDefault="006F3923" w:rsidP="006F3923">
      <w:pPr>
        <w:jc w:val="both"/>
        <w:rPr>
          <w:b/>
          <w:sz w:val="20"/>
          <w:szCs w:val="20"/>
          <w:lang w:val="nl-BE"/>
        </w:rPr>
      </w:pPr>
      <w:r>
        <w:rPr>
          <w:b/>
          <w:sz w:val="20"/>
          <w:szCs w:val="20"/>
          <w:lang w:val="nl-BE"/>
        </w:rPr>
        <w:t xml:space="preserve">           12.Pb4</w:t>
      </w:r>
      <w:r>
        <w:rPr>
          <w:b/>
          <w:sz w:val="20"/>
          <w:szCs w:val="20"/>
          <w:lang w:val="nl-BE"/>
        </w:rPr>
        <w:tab/>
      </w:r>
      <w:r>
        <w:rPr>
          <w:b/>
          <w:sz w:val="20"/>
          <w:szCs w:val="20"/>
          <w:lang w:val="nl-BE"/>
        </w:rPr>
        <w:tab/>
        <w:t>Kg3</w:t>
      </w:r>
    </w:p>
    <w:p w14:paraId="02558F8D" w14:textId="77777777" w:rsidR="006F3923" w:rsidRDefault="006F3923" w:rsidP="006F3923">
      <w:pPr>
        <w:jc w:val="both"/>
        <w:rPr>
          <w:b/>
          <w:sz w:val="20"/>
          <w:szCs w:val="20"/>
          <w:lang w:val="nl-BE"/>
        </w:rPr>
      </w:pPr>
      <w:r>
        <w:rPr>
          <w:b/>
          <w:sz w:val="20"/>
          <w:szCs w:val="20"/>
          <w:lang w:val="nl-BE"/>
        </w:rPr>
        <w:t xml:space="preserve">           13.Pc6</w:t>
      </w:r>
      <w:r>
        <w:rPr>
          <w:b/>
          <w:sz w:val="20"/>
          <w:szCs w:val="20"/>
          <w:lang w:val="nl-BE"/>
        </w:rPr>
        <w:tab/>
      </w:r>
      <w:r>
        <w:rPr>
          <w:b/>
          <w:sz w:val="20"/>
          <w:szCs w:val="20"/>
          <w:lang w:val="nl-BE"/>
        </w:rPr>
        <w:tab/>
        <w:t>Lg5</w:t>
      </w:r>
    </w:p>
    <w:p w14:paraId="2770D111" w14:textId="77777777" w:rsidR="006F3923" w:rsidRDefault="006F3923" w:rsidP="006F3923">
      <w:pPr>
        <w:jc w:val="both"/>
        <w:rPr>
          <w:b/>
          <w:sz w:val="20"/>
          <w:szCs w:val="20"/>
          <w:lang w:val="nl-BE"/>
        </w:rPr>
      </w:pPr>
      <w:r>
        <w:rPr>
          <w:b/>
          <w:sz w:val="20"/>
          <w:szCs w:val="20"/>
          <w:lang w:val="nl-BE"/>
        </w:rPr>
        <w:t xml:space="preserve">           14.Kd6</w:t>
      </w:r>
      <w:r>
        <w:rPr>
          <w:b/>
          <w:sz w:val="20"/>
          <w:szCs w:val="20"/>
          <w:lang w:val="nl-BE"/>
        </w:rPr>
        <w:tab/>
      </w:r>
      <w:r>
        <w:rPr>
          <w:b/>
          <w:sz w:val="20"/>
          <w:szCs w:val="20"/>
          <w:lang w:val="nl-BE"/>
        </w:rPr>
        <w:tab/>
        <w:t>Lf4+</w:t>
      </w:r>
    </w:p>
    <w:p w14:paraId="2E113F8A" w14:textId="77777777" w:rsidR="00A2147A" w:rsidRPr="00A2147A" w:rsidRDefault="006F3923" w:rsidP="006F3923">
      <w:pPr>
        <w:jc w:val="both"/>
        <w:rPr>
          <w:b/>
          <w:sz w:val="20"/>
          <w:szCs w:val="20"/>
          <w:lang w:val="nl-BE"/>
        </w:rPr>
      </w:pPr>
      <w:r>
        <w:rPr>
          <w:b/>
          <w:sz w:val="20"/>
          <w:szCs w:val="20"/>
          <w:lang w:val="nl-BE"/>
        </w:rPr>
        <w:t xml:space="preserve">           15.Kc5</w:t>
      </w:r>
      <w:r w:rsidR="00A2147A">
        <w:rPr>
          <w:b/>
          <w:sz w:val="20"/>
          <w:szCs w:val="20"/>
          <w:lang w:val="nl-BE"/>
        </w:rPr>
        <w:t xml:space="preserve"> </w:t>
      </w:r>
      <w:r w:rsidR="00A2147A">
        <w:rPr>
          <w:b/>
          <w:sz w:val="20"/>
          <w:szCs w:val="20"/>
          <w:lang w:val="nl-BE"/>
        </w:rPr>
        <w:tab/>
      </w:r>
      <w:r>
        <w:rPr>
          <w:b/>
          <w:sz w:val="20"/>
          <w:szCs w:val="20"/>
          <w:lang w:val="nl-BE"/>
        </w:rPr>
        <w:tab/>
        <w:t>Lc7</w:t>
      </w:r>
    </w:p>
    <w:p w14:paraId="66BF4AC0" w14:textId="77777777" w:rsidR="006F3923" w:rsidRDefault="006F3923" w:rsidP="006F3923">
      <w:pPr>
        <w:jc w:val="both"/>
        <w:rPr>
          <w:b/>
          <w:sz w:val="20"/>
          <w:szCs w:val="20"/>
          <w:lang w:val="nl-BE"/>
        </w:rPr>
      </w:pPr>
      <w:r>
        <w:rPr>
          <w:b/>
          <w:sz w:val="20"/>
          <w:szCs w:val="20"/>
          <w:lang w:val="nl-BE"/>
        </w:rPr>
        <w:t xml:space="preserve">           16.Kb5</w:t>
      </w:r>
      <w:r>
        <w:rPr>
          <w:b/>
          <w:sz w:val="20"/>
          <w:szCs w:val="20"/>
          <w:lang w:val="nl-BE"/>
        </w:rPr>
        <w:tab/>
      </w:r>
      <w:r>
        <w:rPr>
          <w:b/>
          <w:sz w:val="20"/>
          <w:szCs w:val="20"/>
          <w:lang w:val="nl-BE"/>
        </w:rPr>
        <w:tab/>
        <w:t>Kg4</w:t>
      </w:r>
    </w:p>
    <w:p w14:paraId="53A39BBD" w14:textId="77777777" w:rsidR="006F3923" w:rsidRDefault="006F3923" w:rsidP="006F3923">
      <w:pPr>
        <w:jc w:val="both"/>
        <w:rPr>
          <w:b/>
          <w:sz w:val="20"/>
          <w:szCs w:val="20"/>
          <w:lang w:val="nl-BE"/>
        </w:rPr>
      </w:pPr>
      <w:r>
        <w:rPr>
          <w:b/>
          <w:sz w:val="20"/>
          <w:szCs w:val="20"/>
          <w:lang w:val="nl-BE"/>
        </w:rPr>
        <w:t xml:space="preserve">           17.Ka6</w:t>
      </w:r>
      <w:r>
        <w:rPr>
          <w:b/>
          <w:sz w:val="20"/>
          <w:szCs w:val="20"/>
          <w:lang w:val="nl-BE"/>
        </w:rPr>
        <w:tab/>
      </w:r>
      <w:r>
        <w:rPr>
          <w:b/>
          <w:sz w:val="20"/>
          <w:szCs w:val="20"/>
          <w:lang w:val="nl-BE"/>
        </w:rPr>
        <w:tab/>
        <w:t>Kf5</w:t>
      </w:r>
    </w:p>
    <w:p w14:paraId="469A8264" w14:textId="77777777" w:rsidR="006F3923" w:rsidRDefault="006F3923" w:rsidP="006F3923">
      <w:pPr>
        <w:jc w:val="both"/>
        <w:rPr>
          <w:b/>
          <w:sz w:val="20"/>
          <w:szCs w:val="20"/>
          <w:lang w:val="nl-BE"/>
        </w:rPr>
      </w:pPr>
      <w:r>
        <w:rPr>
          <w:b/>
          <w:sz w:val="20"/>
          <w:szCs w:val="20"/>
          <w:lang w:val="nl-BE"/>
        </w:rPr>
        <w:t xml:space="preserve">           18.Kb7</w:t>
      </w:r>
      <w:r>
        <w:rPr>
          <w:b/>
          <w:sz w:val="20"/>
          <w:szCs w:val="20"/>
          <w:lang w:val="nl-BE"/>
        </w:rPr>
        <w:tab/>
      </w:r>
      <w:r>
        <w:rPr>
          <w:b/>
          <w:sz w:val="20"/>
          <w:szCs w:val="20"/>
          <w:lang w:val="nl-BE"/>
        </w:rPr>
        <w:tab/>
        <w:t>Ke6</w:t>
      </w:r>
    </w:p>
    <w:p w14:paraId="30892346" w14:textId="77777777" w:rsidR="006F3923" w:rsidRDefault="006F3923" w:rsidP="006F3923">
      <w:pPr>
        <w:jc w:val="both"/>
        <w:rPr>
          <w:b/>
          <w:sz w:val="20"/>
          <w:szCs w:val="20"/>
          <w:lang w:val="nl-BE"/>
        </w:rPr>
      </w:pPr>
      <w:r>
        <w:rPr>
          <w:b/>
          <w:sz w:val="20"/>
          <w:szCs w:val="20"/>
          <w:lang w:val="nl-BE"/>
        </w:rPr>
        <w:t xml:space="preserve">           19.Kxc7</w:t>
      </w:r>
    </w:p>
    <w:p w14:paraId="181B1251" w14:textId="77777777" w:rsidR="006F3923" w:rsidRDefault="006F3923" w:rsidP="006F3923">
      <w:pPr>
        <w:jc w:val="both"/>
        <w:rPr>
          <w:sz w:val="20"/>
          <w:szCs w:val="20"/>
          <w:lang w:val="nl-BE"/>
        </w:rPr>
      </w:pPr>
      <w:r>
        <w:rPr>
          <w:sz w:val="20"/>
          <w:szCs w:val="20"/>
          <w:lang w:val="nl-BE"/>
        </w:rPr>
        <w:t>En wit promoveert met winst.</w:t>
      </w:r>
    </w:p>
    <w:p w14:paraId="619A77C1" w14:textId="77777777" w:rsidR="006F3923" w:rsidRDefault="006F3923" w:rsidP="006F3923">
      <w:pPr>
        <w:jc w:val="both"/>
        <w:rPr>
          <w:sz w:val="20"/>
          <w:szCs w:val="20"/>
          <w:lang w:val="nl-BE"/>
        </w:rPr>
      </w:pPr>
    </w:p>
    <w:p w14:paraId="7DF10824" w14:textId="77777777" w:rsidR="002765E0" w:rsidRDefault="002765E0" w:rsidP="006F3923">
      <w:pPr>
        <w:jc w:val="both"/>
        <w:rPr>
          <w:b/>
          <w:i/>
          <w:sz w:val="20"/>
          <w:szCs w:val="20"/>
          <w:lang w:val="nl-BE"/>
        </w:rPr>
      </w:pPr>
    </w:p>
    <w:p w14:paraId="22D255E6" w14:textId="77777777" w:rsidR="002765E0" w:rsidRDefault="002765E0" w:rsidP="006F3923">
      <w:pPr>
        <w:jc w:val="both"/>
        <w:rPr>
          <w:b/>
          <w:i/>
          <w:sz w:val="20"/>
          <w:szCs w:val="20"/>
          <w:lang w:val="nl-BE"/>
        </w:rPr>
      </w:pPr>
    </w:p>
    <w:p w14:paraId="7A36261A" w14:textId="77777777" w:rsidR="002765E0" w:rsidRDefault="002765E0" w:rsidP="006F3923">
      <w:pPr>
        <w:jc w:val="both"/>
        <w:rPr>
          <w:b/>
          <w:i/>
          <w:sz w:val="20"/>
          <w:szCs w:val="20"/>
          <w:lang w:val="nl-BE"/>
        </w:rPr>
      </w:pPr>
    </w:p>
    <w:p w14:paraId="0A60B394" w14:textId="77777777" w:rsidR="002765E0" w:rsidRDefault="002765E0" w:rsidP="006F3923">
      <w:pPr>
        <w:jc w:val="both"/>
        <w:rPr>
          <w:b/>
          <w:i/>
          <w:sz w:val="20"/>
          <w:szCs w:val="20"/>
          <w:lang w:val="nl-BE"/>
        </w:rPr>
      </w:pPr>
    </w:p>
    <w:p w14:paraId="3AD5D942" w14:textId="77777777" w:rsidR="002765E0" w:rsidRDefault="002765E0" w:rsidP="006F3923">
      <w:pPr>
        <w:jc w:val="both"/>
        <w:rPr>
          <w:b/>
          <w:i/>
          <w:sz w:val="20"/>
          <w:szCs w:val="20"/>
          <w:lang w:val="nl-BE"/>
        </w:rPr>
      </w:pPr>
    </w:p>
    <w:p w14:paraId="38FC7E10" w14:textId="77777777" w:rsidR="002765E0" w:rsidRDefault="002765E0" w:rsidP="006F3923">
      <w:pPr>
        <w:jc w:val="both"/>
        <w:rPr>
          <w:b/>
          <w:i/>
          <w:sz w:val="20"/>
          <w:szCs w:val="20"/>
          <w:lang w:val="nl-BE"/>
        </w:rPr>
      </w:pPr>
    </w:p>
    <w:p w14:paraId="497CF16C" w14:textId="77777777" w:rsidR="002765E0" w:rsidRDefault="002765E0" w:rsidP="006F3923">
      <w:pPr>
        <w:jc w:val="both"/>
        <w:rPr>
          <w:b/>
          <w:i/>
          <w:sz w:val="20"/>
          <w:szCs w:val="20"/>
          <w:lang w:val="nl-BE"/>
        </w:rPr>
      </w:pPr>
    </w:p>
    <w:p w14:paraId="59468C42" w14:textId="77777777" w:rsidR="002765E0" w:rsidRDefault="002765E0" w:rsidP="006F3923">
      <w:pPr>
        <w:jc w:val="both"/>
        <w:rPr>
          <w:b/>
          <w:i/>
          <w:sz w:val="20"/>
          <w:szCs w:val="20"/>
          <w:lang w:val="nl-BE"/>
        </w:rPr>
      </w:pPr>
    </w:p>
    <w:p w14:paraId="027F9985" w14:textId="77777777" w:rsidR="002765E0" w:rsidRDefault="002765E0" w:rsidP="006F3923">
      <w:pPr>
        <w:jc w:val="both"/>
        <w:rPr>
          <w:b/>
          <w:i/>
          <w:sz w:val="20"/>
          <w:szCs w:val="20"/>
          <w:lang w:val="nl-BE"/>
        </w:rPr>
      </w:pPr>
    </w:p>
    <w:p w14:paraId="7431391D" w14:textId="77777777" w:rsidR="002765E0" w:rsidRDefault="002765E0" w:rsidP="006F3923">
      <w:pPr>
        <w:jc w:val="both"/>
        <w:rPr>
          <w:b/>
          <w:i/>
          <w:sz w:val="20"/>
          <w:szCs w:val="20"/>
          <w:lang w:val="nl-BE"/>
        </w:rPr>
      </w:pPr>
    </w:p>
    <w:p w14:paraId="1F68F76A" w14:textId="77777777" w:rsidR="002765E0" w:rsidRDefault="002765E0" w:rsidP="006F3923">
      <w:pPr>
        <w:jc w:val="both"/>
        <w:rPr>
          <w:b/>
          <w:i/>
          <w:sz w:val="20"/>
          <w:szCs w:val="20"/>
          <w:lang w:val="nl-BE"/>
        </w:rPr>
      </w:pPr>
    </w:p>
    <w:p w14:paraId="18E85AE0" w14:textId="77777777" w:rsidR="002765E0" w:rsidRDefault="002765E0" w:rsidP="006F3923">
      <w:pPr>
        <w:jc w:val="both"/>
        <w:rPr>
          <w:b/>
          <w:i/>
          <w:sz w:val="20"/>
          <w:szCs w:val="20"/>
          <w:lang w:val="nl-BE"/>
        </w:rPr>
      </w:pPr>
    </w:p>
    <w:p w14:paraId="24F31426" w14:textId="77777777" w:rsidR="002765E0" w:rsidRDefault="002765E0" w:rsidP="006F3923">
      <w:pPr>
        <w:jc w:val="both"/>
        <w:rPr>
          <w:b/>
          <w:i/>
          <w:sz w:val="20"/>
          <w:szCs w:val="20"/>
          <w:lang w:val="nl-BE"/>
        </w:rPr>
      </w:pPr>
    </w:p>
    <w:p w14:paraId="1C58C84E" w14:textId="77777777" w:rsidR="002765E0" w:rsidRDefault="002765E0" w:rsidP="006F3923">
      <w:pPr>
        <w:jc w:val="both"/>
        <w:rPr>
          <w:b/>
          <w:i/>
          <w:sz w:val="20"/>
          <w:szCs w:val="20"/>
          <w:lang w:val="nl-BE"/>
        </w:rPr>
      </w:pPr>
    </w:p>
    <w:p w14:paraId="15090B4A" w14:textId="77777777" w:rsidR="002765E0" w:rsidRDefault="002765E0" w:rsidP="006F3923">
      <w:pPr>
        <w:jc w:val="both"/>
        <w:rPr>
          <w:b/>
          <w:i/>
          <w:sz w:val="20"/>
          <w:szCs w:val="20"/>
          <w:lang w:val="nl-BE"/>
        </w:rPr>
      </w:pPr>
    </w:p>
    <w:p w14:paraId="1702DD24" w14:textId="77777777" w:rsidR="002765E0" w:rsidRDefault="002765E0" w:rsidP="006F3923">
      <w:pPr>
        <w:jc w:val="both"/>
        <w:rPr>
          <w:b/>
          <w:i/>
          <w:sz w:val="20"/>
          <w:szCs w:val="20"/>
          <w:lang w:val="nl-BE"/>
        </w:rPr>
      </w:pPr>
    </w:p>
    <w:p w14:paraId="63EA7DF3" w14:textId="77777777" w:rsidR="002765E0" w:rsidRDefault="002765E0" w:rsidP="006F3923">
      <w:pPr>
        <w:jc w:val="both"/>
        <w:rPr>
          <w:b/>
          <w:i/>
          <w:sz w:val="20"/>
          <w:szCs w:val="20"/>
          <w:lang w:val="nl-BE"/>
        </w:rPr>
      </w:pPr>
    </w:p>
    <w:p w14:paraId="35EEC53F" w14:textId="77777777" w:rsidR="008E3BC1" w:rsidRDefault="008E3BC1" w:rsidP="006F3923">
      <w:pPr>
        <w:jc w:val="both"/>
        <w:rPr>
          <w:b/>
          <w:i/>
          <w:sz w:val="20"/>
          <w:szCs w:val="20"/>
          <w:lang w:val="nl-BE"/>
        </w:rPr>
      </w:pPr>
    </w:p>
    <w:p w14:paraId="2411BFEE" w14:textId="77777777" w:rsidR="00123620" w:rsidRDefault="00123620" w:rsidP="006F3923">
      <w:pPr>
        <w:jc w:val="both"/>
        <w:rPr>
          <w:rFonts w:cs="Arial"/>
          <w:b/>
          <w:sz w:val="20"/>
          <w:szCs w:val="20"/>
          <w:lang w:val="nl-BE"/>
        </w:rPr>
      </w:pPr>
    </w:p>
    <w:p w14:paraId="57FCD039" w14:textId="77777777" w:rsidR="009A2E6C" w:rsidRDefault="009A2E6C" w:rsidP="006F3923">
      <w:pPr>
        <w:jc w:val="both"/>
        <w:rPr>
          <w:rFonts w:cs="Arial"/>
          <w:b/>
          <w:sz w:val="20"/>
          <w:szCs w:val="20"/>
          <w:lang w:val="nl-BE"/>
        </w:rPr>
      </w:pPr>
    </w:p>
    <w:p w14:paraId="18CCEE7B" w14:textId="77777777" w:rsidR="009A2E6C" w:rsidRPr="002679F8" w:rsidRDefault="009A2E6C" w:rsidP="006F3923">
      <w:pPr>
        <w:jc w:val="both"/>
        <w:rPr>
          <w:rFonts w:cs="Arial"/>
          <w:sz w:val="20"/>
          <w:szCs w:val="20"/>
          <w:lang w:val="nl-BE"/>
        </w:rPr>
      </w:pPr>
      <w:r>
        <w:rPr>
          <w:rFonts w:cs="Arial"/>
          <w:b/>
          <w:sz w:val="20"/>
          <w:szCs w:val="20"/>
          <w:lang w:val="nl-BE"/>
        </w:rPr>
        <w:t>“</w:t>
      </w:r>
      <w:r>
        <w:rPr>
          <w:rFonts w:cs="Arial"/>
          <w:i/>
          <w:sz w:val="20"/>
          <w:szCs w:val="20"/>
          <w:lang w:val="nl-BE"/>
        </w:rPr>
        <w:t xml:space="preserve">De diagonaal is net iets te kort” </w:t>
      </w:r>
      <w:r w:rsidR="002679F8">
        <w:rPr>
          <w:rFonts w:cs="Arial"/>
          <w:sz w:val="20"/>
          <w:szCs w:val="20"/>
          <w:lang w:val="nl-BE"/>
        </w:rPr>
        <w:t>vond John Dubois.</w:t>
      </w:r>
    </w:p>
    <w:p w14:paraId="08E59B03" w14:textId="77777777" w:rsidR="008E3BC1" w:rsidRPr="008E3BC1" w:rsidRDefault="008E3BC1" w:rsidP="006F3923">
      <w:pPr>
        <w:jc w:val="both"/>
        <w:rPr>
          <w:rFonts w:cs="Arial"/>
          <w:b/>
          <w:sz w:val="20"/>
          <w:szCs w:val="20"/>
          <w:lang w:val="nl-BE"/>
        </w:rPr>
      </w:pPr>
    </w:p>
    <w:p w14:paraId="6B7869A6" w14:textId="77777777" w:rsidR="006F3923" w:rsidRPr="002B34CA" w:rsidRDefault="002B34CA" w:rsidP="006F3923">
      <w:pPr>
        <w:jc w:val="both"/>
        <w:rPr>
          <w:rFonts w:cs="Arial"/>
          <w:b/>
          <w:sz w:val="20"/>
          <w:szCs w:val="20"/>
          <w:lang w:val="nl-BE"/>
        </w:rPr>
      </w:pPr>
      <w:r>
        <w:rPr>
          <w:rFonts w:cs="Arial"/>
          <w:sz w:val="20"/>
          <w:szCs w:val="20"/>
          <w:lang w:val="nl-BE"/>
        </w:rPr>
        <w:t>Deze studie dateert van 2002</w:t>
      </w:r>
      <w:r w:rsidR="00B22D07">
        <w:rPr>
          <w:rFonts w:cs="Arial"/>
          <w:sz w:val="20"/>
          <w:szCs w:val="20"/>
          <w:lang w:val="nl-BE"/>
        </w:rPr>
        <w:t xml:space="preserve">, en </w:t>
      </w:r>
      <w:r>
        <w:rPr>
          <w:rFonts w:cs="Arial"/>
          <w:sz w:val="20"/>
          <w:szCs w:val="20"/>
          <w:lang w:val="nl-BE"/>
        </w:rPr>
        <w:t xml:space="preserve"> ik</w:t>
      </w:r>
      <w:r w:rsidR="00B22D07">
        <w:rPr>
          <w:rFonts w:cs="Arial"/>
          <w:sz w:val="20"/>
          <w:szCs w:val="20"/>
          <w:lang w:val="nl-BE"/>
        </w:rPr>
        <w:t xml:space="preserve"> heb ze toen </w:t>
      </w:r>
      <w:r>
        <w:rPr>
          <w:rFonts w:cs="Arial"/>
          <w:sz w:val="20"/>
          <w:szCs w:val="20"/>
          <w:lang w:val="nl-BE"/>
        </w:rPr>
        <w:t>opgestuurd naar Ros</w:t>
      </w:r>
      <w:r w:rsidR="006F3923">
        <w:rPr>
          <w:rFonts w:cs="Arial"/>
          <w:sz w:val="20"/>
          <w:szCs w:val="20"/>
          <w:lang w:val="nl-BE"/>
        </w:rPr>
        <w:t>sija (Rusland) voor 10 Jaren ‘</w:t>
      </w:r>
      <w:r w:rsidR="00B22D07">
        <w:rPr>
          <w:rFonts w:cs="Arial"/>
          <w:i/>
          <w:sz w:val="20"/>
          <w:szCs w:val="20"/>
          <w:lang w:val="nl-BE"/>
        </w:rPr>
        <w:t>Wet</w:t>
      </w:r>
      <w:r w:rsidR="006F3923">
        <w:rPr>
          <w:rFonts w:cs="Arial"/>
          <w:i/>
          <w:sz w:val="20"/>
          <w:szCs w:val="20"/>
          <w:lang w:val="nl-BE"/>
        </w:rPr>
        <w:t>scherni Krasnoturinsk’.</w:t>
      </w:r>
    </w:p>
    <w:p w14:paraId="057A01EA" w14:textId="77777777" w:rsidR="006F3923" w:rsidRDefault="006F3923" w:rsidP="006F3923">
      <w:pPr>
        <w:jc w:val="both"/>
        <w:rPr>
          <w:rFonts w:cs="Arial"/>
          <w:i/>
          <w:sz w:val="20"/>
          <w:szCs w:val="20"/>
          <w:lang w:val="nl-BE"/>
        </w:rPr>
      </w:pPr>
    </w:p>
    <w:p w14:paraId="34A8242F" w14:textId="77777777" w:rsidR="006F3923" w:rsidRDefault="006F3923" w:rsidP="006F3923">
      <w:pPr>
        <w:jc w:val="both"/>
        <w:rPr>
          <w:rFonts w:cs="Arial"/>
          <w:sz w:val="20"/>
          <w:szCs w:val="20"/>
          <w:lang w:val="nl-BE"/>
        </w:rPr>
      </w:pPr>
      <w:r>
        <w:rPr>
          <w:rFonts w:cs="Arial"/>
          <w:sz w:val="20"/>
          <w:szCs w:val="20"/>
          <w:lang w:val="nl-BE"/>
        </w:rPr>
        <w:t>Maar heb er achteraf nooit meer iets van gehoord. Daarom publi-</w:t>
      </w:r>
      <w:r w:rsidR="00B22D07">
        <w:rPr>
          <w:rFonts w:cs="Arial"/>
          <w:sz w:val="20"/>
          <w:szCs w:val="20"/>
          <w:lang w:val="nl-BE"/>
        </w:rPr>
        <w:t>cee</w:t>
      </w:r>
      <w:r w:rsidR="00E071DA">
        <w:rPr>
          <w:rFonts w:cs="Arial"/>
          <w:sz w:val="20"/>
          <w:szCs w:val="20"/>
          <w:lang w:val="nl-BE"/>
        </w:rPr>
        <w:t>r ik ze nu opnieuw als een ori-</w:t>
      </w:r>
      <w:r w:rsidR="00B22D07">
        <w:rPr>
          <w:rFonts w:cs="Arial"/>
          <w:sz w:val="20"/>
          <w:szCs w:val="20"/>
          <w:lang w:val="nl-BE"/>
        </w:rPr>
        <w:t>gineel.</w:t>
      </w:r>
    </w:p>
    <w:p w14:paraId="3180DF10" w14:textId="77777777" w:rsidR="00AB4604" w:rsidRDefault="00AB4604">
      <w:pPr>
        <w:widowControl/>
        <w:autoSpaceDE/>
        <w:autoSpaceDN/>
        <w:adjustRightInd/>
        <w:rPr>
          <w:rFonts w:cs="Arial"/>
          <w:b/>
          <w:sz w:val="20"/>
          <w:szCs w:val="20"/>
          <w:lang w:val="nl-BE"/>
        </w:rPr>
      </w:pPr>
      <w:r>
        <w:rPr>
          <w:rFonts w:cs="Arial"/>
          <w:b/>
          <w:sz w:val="20"/>
          <w:szCs w:val="20"/>
          <w:lang w:val="nl-BE"/>
        </w:rPr>
        <w:br w:type="page"/>
      </w:r>
    </w:p>
    <w:p w14:paraId="37FA474C" w14:textId="77777777" w:rsidR="006F3923" w:rsidRDefault="006F3923" w:rsidP="00912FE7">
      <w:pPr>
        <w:jc w:val="center"/>
        <w:rPr>
          <w:rFonts w:cs="Arial"/>
          <w:b/>
          <w:sz w:val="20"/>
          <w:szCs w:val="20"/>
          <w:lang w:val="nl-BE"/>
        </w:rPr>
      </w:pPr>
      <w:r>
        <w:rPr>
          <w:rFonts w:cs="Arial"/>
          <w:b/>
          <w:sz w:val="20"/>
          <w:szCs w:val="20"/>
          <w:lang w:val="nl-BE"/>
        </w:rPr>
        <w:lastRenderedPageBreak/>
        <w:t>-</w:t>
      </w:r>
      <w:r>
        <w:rPr>
          <w:rFonts w:cs="Arial"/>
          <w:sz w:val="20"/>
          <w:szCs w:val="20"/>
          <w:lang w:val="nl-BE"/>
        </w:rPr>
        <w:t xml:space="preserve"> </w:t>
      </w:r>
      <w:r w:rsidR="003179B0">
        <w:rPr>
          <w:rFonts w:cs="Arial"/>
          <w:b/>
          <w:sz w:val="20"/>
          <w:szCs w:val="20"/>
          <w:lang w:val="nl-BE"/>
        </w:rPr>
        <w:t>30</w:t>
      </w:r>
      <w:r w:rsidR="00962A5D">
        <w:rPr>
          <w:rFonts w:cs="Arial"/>
          <w:b/>
          <w:sz w:val="20"/>
          <w:szCs w:val="20"/>
          <w:lang w:val="nl-BE"/>
        </w:rPr>
        <w:t>3</w:t>
      </w:r>
      <w:r w:rsidR="003179B0">
        <w:rPr>
          <w:rFonts w:cs="Arial"/>
          <w:b/>
          <w:sz w:val="20"/>
          <w:szCs w:val="20"/>
          <w:lang w:val="nl-BE"/>
        </w:rPr>
        <w:t xml:space="preserve"> </w:t>
      </w:r>
      <w:r>
        <w:rPr>
          <w:rFonts w:cs="Arial"/>
          <w:b/>
          <w:sz w:val="20"/>
          <w:szCs w:val="20"/>
          <w:lang w:val="nl-BE"/>
        </w:rPr>
        <w:t>-</w:t>
      </w:r>
    </w:p>
    <w:p w14:paraId="178E0A53" w14:textId="77777777" w:rsidR="006F3923" w:rsidRDefault="006F3923" w:rsidP="006F3923">
      <w:pPr>
        <w:jc w:val="center"/>
        <w:rPr>
          <w:rFonts w:cs="Arial"/>
          <w:i/>
          <w:sz w:val="20"/>
          <w:szCs w:val="20"/>
          <w:lang w:val="nl-BE"/>
        </w:rPr>
      </w:pPr>
    </w:p>
    <w:p w14:paraId="3F2ED237" w14:textId="77777777" w:rsidR="006F3923" w:rsidRDefault="006F3923" w:rsidP="006F3923">
      <w:pPr>
        <w:jc w:val="center"/>
        <w:rPr>
          <w:rFonts w:cs="Arial"/>
          <w:sz w:val="20"/>
          <w:szCs w:val="20"/>
          <w:lang w:val="nl-BE"/>
        </w:rPr>
      </w:pPr>
      <w:r>
        <w:rPr>
          <w:rFonts w:cs="Arial"/>
          <w:i/>
          <w:sz w:val="20"/>
          <w:szCs w:val="20"/>
          <w:lang w:val="nl-BE"/>
        </w:rPr>
        <w:t xml:space="preserve">EG, </w:t>
      </w:r>
      <w:r>
        <w:rPr>
          <w:rFonts w:cs="Arial"/>
          <w:sz w:val="20"/>
          <w:szCs w:val="20"/>
          <w:lang w:val="nl-BE"/>
        </w:rPr>
        <w:t>2011</w:t>
      </w:r>
    </w:p>
    <w:p w14:paraId="02436D70" w14:textId="77777777" w:rsidR="006F3923" w:rsidRDefault="006F3923" w:rsidP="006F3923">
      <w:pPr>
        <w:jc w:val="center"/>
        <w:rPr>
          <w:rFonts w:cs="Arial"/>
          <w:sz w:val="20"/>
          <w:szCs w:val="20"/>
          <w:lang w:val="nl-BE"/>
        </w:rPr>
      </w:pPr>
    </w:p>
    <w:p w14:paraId="6FCA12EA" w14:textId="77777777" w:rsidR="006F3923" w:rsidRDefault="006F3923" w:rsidP="006F3923">
      <w:pPr>
        <w:jc w:val="center"/>
      </w:pPr>
      <w:r>
        <w:object w:dxaOrig="4579" w:dyaOrig="4577" w14:anchorId="0254947C">
          <v:shape id="_x0000_i1312" type="#_x0000_t75" style="width:153.4pt;height:154.5pt" o:ole="">
            <v:imagedata r:id="rId601" o:title=""/>
          </v:shape>
          <o:OLEObject Type="Embed" ProgID="CorelDRAW.Graphic.12" ShapeID="_x0000_i1312" DrawAspect="Content" ObjectID="_1587467656" r:id="rId602"/>
        </w:object>
      </w:r>
    </w:p>
    <w:p w14:paraId="364481D0" w14:textId="77777777" w:rsidR="006F3923" w:rsidRDefault="006F3923" w:rsidP="006F3923">
      <w:pPr>
        <w:jc w:val="center"/>
      </w:pPr>
    </w:p>
    <w:p w14:paraId="7D34DB34" w14:textId="77777777" w:rsidR="006F3923" w:rsidRPr="00B354CB" w:rsidRDefault="006F3923" w:rsidP="006F3923">
      <w:pPr>
        <w:rPr>
          <w:sz w:val="20"/>
          <w:szCs w:val="20"/>
          <w:lang w:val="en-GB"/>
        </w:rPr>
      </w:pPr>
      <w:r w:rsidRPr="00B354CB">
        <w:rPr>
          <w:b/>
          <w:lang w:val="en-GB"/>
        </w:rPr>
        <w:t xml:space="preserve">+                         </w:t>
      </w:r>
      <w:r w:rsidRPr="00B354CB">
        <w:rPr>
          <w:sz w:val="20"/>
          <w:szCs w:val="20"/>
          <w:lang w:val="en-GB"/>
        </w:rPr>
        <w:t>0110.25 a2h5</w:t>
      </w:r>
    </w:p>
    <w:p w14:paraId="6FCA6781" w14:textId="77777777" w:rsidR="006F3923" w:rsidRPr="00B354CB" w:rsidRDefault="00542888" w:rsidP="00805AAD">
      <w:pPr>
        <w:jc w:val="both"/>
        <w:rPr>
          <w:sz w:val="20"/>
          <w:szCs w:val="20"/>
          <w:lang w:val="en-GB"/>
        </w:rPr>
      </w:pPr>
      <w:r w:rsidRPr="00B354CB">
        <w:rPr>
          <w:sz w:val="20"/>
          <w:szCs w:val="20"/>
          <w:lang w:val="en-GB"/>
        </w:rPr>
        <w:t>.</w:t>
      </w:r>
    </w:p>
    <w:p w14:paraId="42F1A564" w14:textId="77777777" w:rsidR="006F3923" w:rsidRDefault="006F3923" w:rsidP="006F3923">
      <w:pPr>
        <w:rPr>
          <w:b/>
          <w:sz w:val="20"/>
          <w:szCs w:val="20"/>
          <w:lang w:val="en-GB"/>
        </w:rPr>
      </w:pPr>
      <w:r w:rsidRPr="00B354CB">
        <w:rPr>
          <w:sz w:val="20"/>
          <w:szCs w:val="20"/>
          <w:lang w:val="en-GB"/>
        </w:rPr>
        <w:tab/>
      </w:r>
      <w:r>
        <w:rPr>
          <w:b/>
          <w:sz w:val="20"/>
          <w:szCs w:val="20"/>
          <w:lang w:val="en-GB"/>
        </w:rPr>
        <w:t>1.Th8+</w:t>
      </w:r>
      <w:r>
        <w:rPr>
          <w:b/>
          <w:sz w:val="20"/>
          <w:szCs w:val="20"/>
          <w:lang w:val="en-GB"/>
        </w:rPr>
        <w:tab/>
      </w:r>
      <w:r>
        <w:rPr>
          <w:b/>
          <w:sz w:val="20"/>
          <w:szCs w:val="20"/>
          <w:lang w:val="en-GB"/>
        </w:rPr>
        <w:tab/>
        <w:t>Kg6</w:t>
      </w:r>
    </w:p>
    <w:p w14:paraId="4B62CBF6" w14:textId="77777777" w:rsidR="006F3923" w:rsidRDefault="006F3923" w:rsidP="006F3923">
      <w:pPr>
        <w:rPr>
          <w:b/>
          <w:sz w:val="20"/>
          <w:szCs w:val="20"/>
          <w:lang w:val="en-GB"/>
        </w:rPr>
      </w:pPr>
      <w:r>
        <w:rPr>
          <w:b/>
          <w:sz w:val="20"/>
          <w:szCs w:val="20"/>
          <w:lang w:val="en-GB"/>
        </w:rPr>
        <w:tab/>
        <w:t>2.Th6+</w:t>
      </w:r>
    </w:p>
    <w:p w14:paraId="28378605" w14:textId="77777777" w:rsidR="006F3923" w:rsidRDefault="006F3923" w:rsidP="006F3923">
      <w:pPr>
        <w:rPr>
          <w:b/>
          <w:sz w:val="20"/>
          <w:szCs w:val="20"/>
          <w:lang w:val="en-GB"/>
        </w:rPr>
      </w:pPr>
    </w:p>
    <w:p w14:paraId="751D25A3" w14:textId="77777777" w:rsidR="006F3923" w:rsidRDefault="006F3923" w:rsidP="006F3923">
      <w:pPr>
        <w:rPr>
          <w:b/>
          <w:i/>
          <w:sz w:val="20"/>
          <w:szCs w:val="20"/>
          <w:lang w:val="en-GB"/>
        </w:rPr>
      </w:pPr>
      <w:r>
        <w:rPr>
          <w:b/>
          <w:i/>
          <w:sz w:val="20"/>
          <w:szCs w:val="20"/>
          <w:lang w:val="en-GB"/>
        </w:rPr>
        <w:t>Variant A</w:t>
      </w:r>
    </w:p>
    <w:p w14:paraId="7A39C46A" w14:textId="77777777" w:rsidR="006F3923" w:rsidRPr="00B354CB" w:rsidRDefault="006F3923" w:rsidP="006F3923">
      <w:pPr>
        <w:rPr>
          <w:b/>
          <w:sz w:val="20"/>
          <w:szCs w:val="20"/>
          <w:lang w:val="en-GB"/>
        </w:rPr>
      </w:pPr>
      <w:r>
        <w:rPr>
          <w:b/>
          <w:i/>
          <w:sz w:val="20"/>
          <w:szCs w:val="20"/>
          <w:lang w:val="en-GB"/>
        </w:rPr>
        <w:tab/>
      </w:r>
      <w:r>
        <w:rPr>
          <w:b/>
          <w:sz w:val="20"/>
          <w:szCs w:val="20"/>
          <w:lang w:val="en-GB"/>
        </w:rPr>
        <w:t>2…</w:t>
      </w:r>
      <w:r>
        <w:rPr>
          <w:b/>
          <w:sz w:val="20"/>
          <w:szCs w:val="20"/>
          <w:lang w:val="en-GB"/>
        </w:rPr>
        <w:tab/>
      </w:r>
      <w:r>
        <w:rPr>
          <w:b/>
          <w:sz w:val="20"/>
          <w:szCs w:val="20"/>
          <w:lang w:val="en-GB"/>
        </w:rPr>
        <w:tab/>
      </w:r>
      <w:r w:rsidRPr="00B354CB">
        <w:rPr>
          <w:b/>
          <w:sz w:val="20"/>
          <w:szCs w:val="20"/>
          <w:lang w:val="en-GB"/>
        </w:rPr>
        <w:t>Kf5</w:t>
      </w:r>
    </w:p>
    <w:p w14:paraId="15310D6C" w14:textId="77777777" w:rsidR="00AE14C4" w:rsidRPr="00B354CB" w:rsidRDefault="006F3923" w:rsidP="00805AAD">
      <w:pPr>
        <w:rPr>
          <w:b/>
          <w:sz w:val="20"/>
          <w:szCs w:val="20"/>
          <w:lang w:val="en-GB"/>
        </w:rPr>
      </w:pPr>
      <w:r w:rsidRPr="00B354CB">
        <w:rPr>
          <w:b/>
          <w:sz w:val="20"/>
          <w:szCs w:val="20"/>
          <w:lang w:val="en-GB"/>
        </w:rPr>
        <w:tab/>
        <w:t>3.Lg7</w:t>
      </w:r>
      <w:r w:rsidR="001A1B41" w:rsidRPr="00B354CB">
        <w:rPr>
          <w:b/>
          <w:sz w:val="20"/>
          <w:szCs w:val="20"/>
          <w:lang w:val="en-GB"/>
        </w:rPr>
        <w:tab/>
      </w:r>
      <w:r w:rsidR="001A1B41" w:rsidRPr="00B354CB">
        <w:rPr>
          <w:b/>
          <w:sz w:val="20"/>
          <w:szCs w:val="20"/>
          <w:lang w:val="en-GB"/>
        </w:rPr>
        <w:tab/>
        <w:t>Kf4</w:t>
      </w:r>
      <w:r w:rsidRPr="00B354CB">
        <w:rPr>
          <w:sz w:val="20"/>
          <w:szCs w:val="20"/>
          <w:lang w:val="en-GB"/>
        </w:rPr>
        <w:t xml:space="preserve">. </w:t>
      </w:r>
    </w:p>
    <w:p w14:paraId="15DCA5E7" w14:textId="77777777" w:rsidR="00F7364F" w:rsidRDefault="00F0023F" w:rsidP="006A0EB8">
      <w:pPr>
        <w:numPr>
          <w:ilvl w:val="0"/>
          <w:numId w:val="229"/>
        </w:numPr>
        <w:jc w:val="both"/>
        <w:rPr>
          <w:sz w:val="20"/>
          <w:szCs w:val="20"/>
          <w:lang w:val="nl-BE"/>
        </w:rPr>
      </w:pPr>
      <w:r>
        <w:rPr>
          <w:sz w:val="20"/>
          <w:szCs w:val="20"/>
          <w:lang w:val="nl-BE"/>
        </w:rPr>
        <w:t>3…</w:t>
      </w:r>
      <w:r w:rsidR="00646C8B">
        <w:rPr>
          <w:sz w:val="20"/>
          <w:szCs w:val="20"/>
          <w:lang w:val="nl-BE"/>
        </w:rPr>
        <w:t>d1D</w:t>
      </w:r>
      <w:r>
        <w:rPr>
          <w:sz w:val="20"/>
          <w:szCs w:val="20"/>
          <w:lang w:val="nl-BE"/>
        </w:rPr>
        <w:t>?</w:t>
      </w:r>
      <w:r w:rsidR="00646C8B">
        <w:rPr>
          <w:sz w:val="20"/>
          <w:szCs w:val="20"/>
          <w:lang w:val="nl-BE"/>
        </w:rPr>
        <w:t xml:space="preserve"> 4.Tf6+ Ke5 Tf8+ Kd6</w:t>
      </w:r>
      <w:r w:rsidR="00F7364F">
        <w:rPr>
          <w:sz w:val="20"/>
          <w:szCs w:val="20"/>
          <w:lang w:val="nl-BE"/>
        </w:rPr>
        <w:t xml:space="preserve"> </w:t>
      </w:r>
      <w:r w:rsidR="001A1B41">
        <w:rPr>
          <w:sz w:val="20"/>
          <w:szCs w:val="20"/>
          <w:lang w:val="nl-BE"/>
        </w:rPr>
        <w:t>6.Td8</w:t>
      </w:r>
      <w:r w:rsidR="007946BD">
        <w:rPr>
          <w:sz w:val="20"/>
          <w:szCs w:val="20"/>
          <w:lang w:val="nl-BE"/>
        </w:rPr>
        <w:t>+</w:t>
      </w:r>
      <w:r w:rsidR="00646C8B">
        <w:rPr>
          <w:sz w:val="20"/>
          <w:szCs w:val="20"/>
          <w:lang w:val="nl-BE"/>
        </w:rPr>
        <w:t xml:space="preserve"> Ke7 7.Txd1</w:t>
      </w:r>
      <w:r w:rsidR="00F7364F">
        <w:rPr>
          <w:sz w:val="20"/>
          <w:szCs w:val="20"/>
          <w:lang w:val="nl-BE"/>
        </w:rPr>
        <w:t xml:space="preserve"> </w:t>
      </w:r>
    </w:p>
    <w:p w14:paraId="4CD55533" w14:textId="77777777" w:rsidR="004A21A0" w:rsidRDefault="00AB042C" w:rsidP="006A0EB8">
      <w:pPr>
        <w:numPr>
          <w:ilvl w:val="0"/>
          <w:numId w:val="229"/>
        </w:numPr>
        <w:jc w:val="both"/>
        <w:rPr>
          <w:sz w:val="20"/>
          <w:szCs w:val="20"/>
          <w:lang w:val="nl-BE"/>
        </w:rPr>
      </w:pPr>
      <w:r>
        <w:rPr>
          <w:sz w:val="20"/>
          <w:szCs w:val="20"/>
          <w:lang w:val="nl-BE"/>
        </w:rPr>
        <w:t>3…e5</w:t>
      </w:r>
      <w:r w:rsidR="00F0023F">
        <w:rPr>
          <w:sz w:val="20"/>
          <w:szCs w:val="20"/>
          <w:lang w:val="nl-BE"/>
        </w:rPr>
        <w:t>?</w:t>
      </w:r>
      <w:r>
        <w:rPr>
          <w:sz w:val="20"/>
          <w:szCs w:val="20"/>
          <w:lang w:val="nl-BE"/>
        </w:rPr>
        <w:t>4.Tf6</w:t>
      </w:r>
      <w:r w:rsidR="001A1B41">
        <w:rPr>
          <w:sz w:val="20"/>
          <w:szCs w:val="20"/>
          <w:lang w:val="nl-BE"/>
        </w:rPr>
        <w:t>+ en mat.</w:t>
      </w:r>
      <w:r w:rsidR="00F7364F">
        <w:rPr>
          <w:sz w:val="20"/>
          <w:szCs w:val="20"/>
          <w:lang w:val="nl-BE"/>
        </w:rPr>
        <w:t xml:space="preserve"> </w:t>
      </w:r>
    </w:p>
    <w:p w14:paraId="2F326DE7" w14:textId="77777777" w:rsidR="004A21A0" w:rsidRDefault="00F0023F" w:rsidP="006A0EB8">
      <w:pPr>
        <w:numPr>
          <w:ilvl w:val="0"/>
          <w:numId w:val="229"/>
        </w:numPr>
        <w:jc w:val="both"/>
        <w:rPr>
          <w:sz w:val="20"/>
          <w:szCs w:val="20"/>
          <w:lang w:val="nl-BE"/>
        </w:rPr>
      </w:pPr>
      <w:r>
        <w:rPr>
          <w:sz w:val="20"/>
          <w:szCs w:val="20"/>
          <w:lang w:val="nl-BE"/>
        </w:rPr>
        <w:t>3…</w:t>
      </w:r>
      <w:r w:rsidR="00AB042C">
        <w:rPr>
          <w:sz w:val="20"/>
          <w:szCs w:val="20"/>
          <w:lang w:val="nl-BE"/>
        </w:rPr>
        <w:t>g4</w:t>
      </w:r>
      <w:r>
        <w:rPr>
          <w:sz w:val="20"/>
          <w:szCs w:val="20"/>
          <w:lang w:val="nl-BE"/>
        </w:rPr>
        <w:t>?</w:t>
      </w:r>
      <w:r w:rsidR="00AB042C">
        <w:rPr>
          <w:sz w:val="20"/>
          <w:szCs w:val="20"/>
          <w:lang w:val="nl-BE"/>
        </w:rPr>
        <w:t xml:space="preserve"> 4.Tf6+ Ke5 5.Tf8+ Kd6</w:t>
      </w:r>
      <w:r w:rsidR="00F7364F">
        <w:rPr>
          <w:sz w:val="20"/>
          <w:szCs w:val="20"/>
          <w:lang w:val="nl-BE"/>
        </w:rPr>
        <w:t xml:space="preserve"> </w:t>
      </w:r>
      <w:r w:rsidR="00542888">
        <w:rPr>
          <w:sz w:val="20"/>
          <w:szCs w:val="20"/>
          <w:lang w:val="nl-BE"/>
        </w:rPr>
        <w:t>6.</w:t>
      </w:r>
      <w:r w:rsidR="00AB042C">
        <w:rPr>
          <w:sz w:val="20"/>
          <w:szCs w:val="20"/>
          <w:lang w:val="nl-BE"/>
        </w:rPr>
        <w:t>Td8+</w:t>
      </w:r>
      <w:r w:rsidR="007946BD">
        <w:rPr>
          <w:sz w:val="20"/>
          <w:szCs w:val="20"/>
          <w:lang w:val="nl-BE"/>
        </w:rPr>
        <w:t xml:space="preserve">  Ke7 7.Txd2</w:t>
      </w:r>
      <w:r w:rsidR="004A21A0">
        <w:rPr>
          <w:sz w:val="20"/>
          <w:szCs w:val="20"/>
          <w:lang w:val="nl-BE"/>
        </w:rPr>
        <w:t xml:space="preserve">  </w:t>
      </w:r>
    </w:p>
    <w:p w14:paraId="3CAF11BB" w14:textId="77777777" w:rsidR="00AB042C" w:rsidRPr="004A21A0" w:rsidRDefault="004A21A0" w:rsidP="004A21A0">
      <w:pPr>
        <w:ind w:left="360"/>
        <w:jc w:val="both"/>
        <w:rPr>
          <w:sz w:val="20"/>
          <w:szCs w:val="20"/>
          <w:lang w:val="nl-BE"/>
        </w:rPr>
      </w:pPr>
      <w:r w:rsidRPr="004A21A0">
        <w:rPr>
          <w:sz w:val="20"/>
          <w:szCs w:val="20"/>
          <w:lang w:val="nl-BE"/>
        </w:rPr>
        <w:t xml:space="preserve">Of hier: 4...Kf6 5.f4+ Kh4 6.Th6+ en ook mat.         </w:t>
      </w:r>
    </w:p>
    <w:p w14:paraId="23481278" w14:textId="77777777" w:rsidR="001A1B41" w:rsidRDefault="001A1B41" w:rsidP="00AB042C">
      <w:pPr>
        <w:jc w:val="both"/>
        <w:rPr>
          <w:b/>
          <w:sz w:val="20"/>
          <w:szCs w:val="20"/>
          <w:lang w:val="nl-BE"/>
        </w:rPr>
      </w:pPr>
      <w:r w:rsidRPr="004A21A0">
        <w:rPr>
          <w:sz w:val="20"/>
          <w:szCs w:val="20"/>
          <w:lang w:val="nl-BE"/>
        </w:rPr>
        <w:tab/>
      </w:r>
      <w:r w:rsidR="00340B4E">
        <w:rPr>
          <w:b/>
          <w:sz w:val="20"/>
          <w:szCs w:val="20"/>
          <w:lang w:val="nl-BE"/>
        </w:rPr>
        <w:t>4.Tf6+</w:t>
      </w:r>
      <w:r w:rsidR="00340B4E">
        <w:rPr>
          <w:b/>
          <w:sz w:val="20"/>
          <w:szCs w:val="20"/>
          <w:lang w:val="nl-BE"/>
        </w:rPr>
        <w:tab/>
      </w:r>
      <w:r w:rsidR="00340B4E">
        <w:rPr>
          <w:b/>
          <w:sz w:val="20"/>
          <w:szCs w:val="20"/>
          <w:lang w:val="nl-BE"/>
        </w:rPr>
        <w:tab/>
      </w:r>
      <w:r w:rsidR="00805AAD">
        <w:rPr>
          <w:b/>
          <w:sz w:val="20"/>
          <w:szCs w:val="20"/>
          <w:lang w:val="nl-BE"/>
        </w:rPr>
        <w:t>Ke3</w:t>
      </w:r>
    </w:p>
    <w:p w14:paraId="1EF94FC6" w14:textId="77777777" w:rsidR="00805AAD" w:rsidRDefault="00805AAD" w:rsidP="00AB042C">
      <w:pPr>
        <w:jc w:val="both"/>
        <w:rPr>
          <w:b/>
          <w:sz w:val="20"/>
          <w:szCs w:val="20"/>
          <w:lang w:val="nl-BE"/>
        </w:rPr>
      </w:pPr>
      <w:r>
        <w:rPr>
          <w:b/>
          <w:sz w:val="20"/>
          <w:szCs w:val="20"/>
          <w:lang w:val="nl-BE"/>
        </w:rPr>
        <w:tab/>
        <w:t xml:space="preserve">5.Txe6+ </w:t>
      </w:r>
      <w:r>
        <w:rPr>
          <w:b/>
          <w:sz w:val="20"/>
          <w:szCs w:val="20"/>
          <w:lang w:val="nl-BE"/>
        </w:rPr>
        <w:tab/>
        <w:t>K</w:t>
      </w:r>
      <w:r w:rsidR="007946BD">
        <w:rPr>
          <w:b/>
          <w:sz w:val="20"/>
          <w:szCs w:val="20"/>
          <w:lang w:val="nl-BE"/>
        </w:rPr>
        <w:t>x</w:t>
      </w:r>
      <w:r>
        <w:rPr>
          <w:b/>
          <w:sz w:val="20"/>
          <w:szCs w:val="20"/>
          <w:lang w:val="nl-BE"/>
        </w:rPr>
        <w:t>f3</w:t>
      </w:r>
    </w:p>
    <w:p w14:paraId="5D763206" w14:textId="77777777" w:rsidR="00805AAD" w:rsidRDefault="00805AAD" w:rsidP="00AB042C">
      <w:pPr>
        <w:jc w:val="both"/>
        <w:rPr>
          <w:b/>
          <w:sz w:val="20"/>
          <w:szCs w:val="20"/>
          <w:lang w:val="nl-BE"/>
        </w:rPr>
      </w:pPr>
      <w:r>
        <w:rPr>
          <w:b/>
          <w:sz w:val="20"/>
          <w:szCs w:val="20"/>
          <w:lang w:val="nl-BE"/>
        </w:rPr>
        <w:tab/>
        <w:t>6.Td6</w:t>
      </w:r>
      <w:r>
        <w:rPr>
          <w:b/>
          <w:sz w:val="20"/>
          <w:szCs w:val="20"/>
          <w:lang w:val="nl-BE"/>
        </w:rPr>
        <w:tab/>
      </w:r>
      <w:r>
        <w:rPr>
          <w:b/>
          <w:sz w:val="20"/>
          <w:szCs w:val="20"/>
          <w:lang w:val="nl-BE"/>
        </w:rPr>
        <w:tab/>
        <w:t>Ke2</w:t>
      </w:r>
    </w:p>
    <w:p w14:paraId="1A69FAE1" w14:textId="77777777" w:rsidR="00805AAD" w:rsidRDefault="00805AAD" w:rsidP="00AB042C">
      <w:pPr>
        <w:jc w:val="both"/>
        <w:rPr>
          <w:b/>
          <w:sz w:val="20"/>
          <w:szCs w:val="20"/>
          <w:lang w:val="nl-BE"/>
        </w:rPr>
      </w:pPr>
      <w:r>
        <w:rPr>
          <w:b/>
          <w:sz w:val="20"/>
          <w:szCs w:val="20"/>
          <w:lang w:val="nl-BE"/>
        </w:rPr>
        <w:tab/>
        <w:t>7.Lh6</w:t>
      </w:r>
      <w:r>
        <w:rPr>
          <w:b/>
          <w:sz w:val="20"/>
          <w:szCs w:val="20"/>
          <w:lang w:val="nl-BE"/>
        </w:rPr>
        <w:tab/>
      </w:r>
      <w:r>
        <w:rPr>
          <w:b/>
          <w:sz w:val="20"/>
          <w:szCs w:val="20"/>
          <w:lang w:val="nl-BE"/>
        </w:rPr>
        <w:tab/>
        <w:t>d1D</w:t>
      </w:r>
    </w:p>
    <w:p w14:paraId="6ECA5663" w14:textId="77777777" w:rsidR="00992547" w:rsidRDefault="00992547" w:rsidP="00AB042C">
      <w:pPr>
        <w:jc w:val="both"/>
        <w:rPr>
          <w:b/>
          <w:sz w:val="20"/>
          <w:szCs w:val="20"/>
          <w:lang w:val="nl-BE"/>
        </w:rPr>
      </w:pPr>
      <w:r>
        <w:rPr>
          <w:b/>
          <w:sz w:val="20"/>
          <w:szCs w:val="20"/>
          <w:lang w:val="nl-BE"/>
        </w:rPr>
        <w:tab/>
        <w:t>8.Txd1</w:t>
      </w:r>
      <w:r>
        <w:rPr>
          <w:b/>
          <w:sz w:val="20"/>
          <w:szCs w:val="20"/>
          <w:lang w:val="nl-BE"/>
        </w:rPr>
        <w:tab/>
      </w:r>
      <w:r>
        <w:rPr>
          <w:b/>
          <w:sz w:val="20"/>
          <w:szCs w:val="20"/>
          <w:lang w:val="nl-BE"/>
        </w:rPr>
        <w:tab/>
        <w:t>Kxd1</w:t>
      </w:r>
    </w:p>
    <w:p w14:paraId="63610D32" w14:textId="77777777" w:rsidR="00AC62CE" w:rsidRPr="00AF4CAC" w:rsidRDefault="00992547" w:rsidP="00992547">
      <w:pPr>
        <w:jc w:val="both"/>
        <w:rPr>
          <w:b/>
          <w:sz w:val="20"/>
          <w:szCs w:val="20"/>
          <w:lang w:val="nl-BE"/>
        </w:rPr>
      </w:pPr>
      <w:r>
        <w:rPr>
          <w:b/>
          <w:sz w:val="20"/>
          <w:szCs w:val="20"/>
          <w:lang w:val="nl-BE"/>
        </w:rPr>
        <w:tab/>
        <w:t>9.Lxg5</w:t>
      </w:r>
      <w:r w:rsidR="004A21A0">
        <w:rPr>
          <w:sz w:val="20"/>
          <w:szCs w:val="20"/>
          <w:lang w:val="nl-BE"/>
        </w:rPr>
        <w:t>En wit  wint, ook na:</w:t>
      </w:r>
    </w:p>
    <w:p w14:paraId="1D443379" w14:textId="77777777" w:rsidR="008B02CC" w:rsidRDefault="008B02CC" w:rsidP="006F3923">
      <w:pPr>
        <w:rPr>
          <w:sz w:val="20"/>
          <w:szCs w:val="20"/>
          <w:lang w:val="nl-BE"/>
        </w:rPr>
      </w:pPr>
    </w:p>
    <w:p w14:paraId="5C77698B" w14:textId="77777777" w:rsidR="00992547" w:rsidRDefault="00992547" w:rsidP="006F3923">
      <w:pPr>
        <w:rPr>
          <w:b/>
          <w:i/>
          <w:sz w:val="20"/>
          <w:szCs w:val="20"/>
          <w:lang w:val="nl-BE"/>
        </w:rPr>
      </w:pPr>
    </w:p>
    <w:p w14:paraId="6C18E95D" w14:textId="77777777" w:rsidR="00992547" w:rsidRDefault="00992547" w:rsidP="006F3923">
      <w:pPr>
        <w:rPr>
          <w:b/>
          <w:i/>
          <w:sz w:val="20"/>
          <w:szCs w:val="20"/>
          <w:lang w:val="nl-BE"/>
        </w:rPr>
      </w:pPr>
    </w:p>
    <w:p w14:paraId="12BD75E5" w14:textId="77777777" w:rsidR="002B35DF" w:rsidRDefault="002B35DF" w:rsidP="006F3923">
      <w:pPr>
        <w:rPr>
          <w:b/>
          <w:i/>
          <w:sz w:val="20"/>
          <w:szCs w:val="20"/>
          <w:lang w:val="nl-BE"/>
        </w:rPr>
      </w:pPr>
    </w:p>
    <w:p w14:paraId="09609542" w14:textId="77777777" w:rsidR="00992547" w:rsidRDefault="00992547" w:rsidP="006F3923">
      <w:pPr>
        <w:rPr>
          <w:b/>
          <w:i/>
          <w:sz w:val="20"/>
          <w:szCs w:val="20"/>
          <w:lang w:val="nl-BE"/>
        </w:rPr>
      </w:pPr>
    </w:p>
    <w:p w14:paraId="594AA7E4" w14:textId="77777777" w:rsidR="002B35DF" w:rsidRDefault="002B35DF" w:rsidP="006F3923">
      <w:pPr>
        <w:rPr>
          <w:b/>
          <w:i/>
          <w:sz w:val="20"/>
          <w:szCs w:val="20"/>
          <w:lang w:val="nl-BE"/>
        </w:rPr>
      </w:pPr>
    </w:p>
    <w:p w14:paraId="2017C865" w14:textId="77777777" w:rsidR="006F3923" w:rsidRDefault="006F3923" w:rsidP="006F3923">
      <w:pPr>
        <w:rPr>
          <w:b/>
          <w:sz w:val="20"/>
          <w:szCs w:val="20"/>
          <w:lang w:val="nl-BE"/>
        </w:rPr>
      </w:pPr>
      <w:r>
        <w:rPr>
          <w:b/>
          <w:i/>
          <w:sz w:val="20"/>
          <w:szCs w:val="20"/>
          <w:lang w:val="nl-BE"/>
        </w:rPr>
        <w:t>Variant B</w:t>
      </w:r>
    </w:p>
    <w:p w14:paraId="4B6F9A1D" w14:textId="77777777" w:rsidR="006F3923" w:rsidRDefault="006F3923" w:rsidP="006F3923">
      <w:pPr>
        <w:rPr>
          <w:b/>
          <w:sz w:val="20"/>
          <w:szCs w:val="20"/>
          <w:lang w:val="nl-BE"/>
        </w:rPr>
      </w:pPr>
      <w:r>
        <w:rPr>
          <w:b/>
          <w:i/>
          <w:sz w:val="20"/>
          <w:szCs w:val="20"/>
          <w:lang w:val="nl-BE"/>
        </w:rPr>
        <w:tab/>
      </w:r>
      <w:r>
        <w:rPr>
          <w:b/>
          <w:sz w:val="20"/>
          <w:szCs w:val="20"/>
          <w:lang w:val="nl-BE"/>
        </w:rPr>
        <w:t>2…</w:t>
      </w:r>
      <w:r>
        <w:rPr>
          <w:b/>
          <w:sz w:val="20"/>
          <w:szCs w:val="20"/>
          <w:lang w:val="nl-BE"/>
        </w:rPr>
        <w:tab/>
      </w:r>
      <w:r>
        <w:rPr>
          <w:b/>
          <w:sz w:val="20"/>
          <w:szCs w:val="20"/>
          <w:lang w:val="nl-BE"/>
        </w:rPr>
        <w:tab/>
        <w:t>Kf7</w:t>
      </w:r>
    </w:p>
    <w:p w14:paraId="1378390F" w14:textId="77777777" w:rsidR="006F3923" w:rsidRDefault="006F3923" w:rsidP="006F3923">
      <w:pPr>
        <w:rPr>
          <w:b/>
          <w:sz w:val="20"/>
          <w:szCs w:val="20"/>
          <w:lang w:val="nl-BE"/>
        </w:rPr>
      </w:pPr>
      <w:r>
        <w:rPr>
          <w:b/>
          <w:sz w:val="20"/>
          <w:szCs w:val="20"/>
          <w:lang w:val="nl-BE"/>
        </w:rPr>
        <w:tab/>
        <w:t>3.Th7+</w:t>
      </w:r>
      <w:r>
        <w:rPr>
          <w:b/>
          <w:sz w:val="20"/>
          <w:szCs w:val="20"/>
          <w:lang w:val="nl-BE"/>
        </w:rPr>
        <w:tab/>
      </w:r>
      <w:r>
        <w:rPr>
          <w:b/>
          <w:sz w:val="20"/>
          <w:szCs w:val="20"/>
          <w:lang w:val="nl-BE"/>
        </w:rPr>
        <w:tab/>
        <w:t>Ke8</w:t>
      </w:r>
    </w:p>
    <w:p w14:paraId="0631A4DB" w14:textId="77777777" w:rsidR="006F3923" w:rsidRDefault="008F3FB0" w:rsidP="006F3923">
      <w:pPr>
        <w:rPr>
          <w:sz w:val="20"/>
          <w:szCs w:val="20"/>
          <w:lang w:val="nl-BE"/>
        </w:rPr>
      </w:pPr>
      <w:r>
        <w:rPr>
          <w:sz w:val="20"/>
          <w:szCs w:val="20"/>
          <w:lang w:val="nl-BE"/>
        </w:rPr>
        <w:t>Na 3…Kxf8 volgt 4.Td7 om de pio</w:t>
      </w:r>
      <w:r w:rsidR="006F3923">
        <w:rPr>
          <w:sz w:val="20"/>
          <w:szCs w:val="20"/>
          <w:lang w:val="nl-BE"/>
        </w:rPr>
        <w:t>n te slaan.</w:t>
      </w:r>
    </w:p>
    <w:p w14:paraId="398E2613" w14:textId="77777777" w:rsidR="006F3923" w:rsidRDefault="006F3923" w:rsidP="006F3923">
      <w:pPr>
        <w:rPr>
          <w:b/>
          <w:sz w:val="20"/>
          <w:szCs w:val="20"/>
          <w:lang w:val="nl-BE"/>
        </w:rPr>
      </w:pPr>
      <w:r>
        <w:rPr>
          <w:sz w:val="20"/>
          <w:szCs w:val="20"/>
          <w:lang w:val="nl-BE"/>
        </w:rPr>
        <w:tab/>
      </w:r>
      <w:r>
        <w:rPr>
          <w:b/>
          <w:sz w:val="20"/>
          <w:szCs w:val="20"/>
          <w:lang w:val="nl-BE"/>
        </w:rPr>
        <w:t>4.Te7+</w:t>
      </w:r>
      <w:r>
        <w:rPr>
          <w:b/>
          <w:sz w:val="20"/>
          <w:szCs w:val="20"/>
          <w:lang w:val="nl-BE"/>
        </w:rPr>
        <w:tab/>
      </w:r>
      <w:r>
        <w:rPr>
          <w:b/>
          <w:sz w:val="20"/>
          <w:szCs w:val="20"/>
          <w:lang w:val="nl-BE"/>
        </w:rPr>
        <w:tab/>
        <w:t>Kd8</w:t>
      </w:r>
    </w:p>
    <w:p w14:paraId="1D576971" w14:textId="77777777" w:rsidR="006F3923" w:rsidRDefault="006F3923" w:rsidP="006F3923">
      <w:pPr>
        <w:rPr>
          <w:b/>
          <w:sz w:val="20"/>
          <w:szCs w:val="20"/>
          <w:lang w:val="nl-BE"/>
        </w:rPr>
      </w:pPr>
      <w:r>
        <w:rPr>
          <w:b/>
          <w:sz w:val="20"/>
          <w:szCs w:val="20"/>
          <w:lang w:val="nl-BE"/>
        </w:rPr>
        <w:tab/>
        <w:t>5.Txe6</w:t>
      </w:r>
      <w:r>
        <w:rPr>
          <w:b/>
          <w:sz w:val="20"/>
          <w:szCs w:val="20"/>
          <w:lang w:val="nl-BE"/>
        </w:rPr>
        <w:tab/>
      </w:r>
      <w:r>
        <w:rPr>
          <w:b/>
          <w:sz w:val="20"/>
          <w:szCs w:val="20"/>
          <w:lang w:val="nl-BE"/>
        </w:rPr>
        <w:tab/>
        <w:t>d1D</w:t>
      </w:r>
    </w:p>
    <w:p w14:paraId="3D74D2EB" w14:textId="77777777" w:rsidR="006F3923" w:rsidRDefault="006F3923" w:rsidP="006F3923">
      <w:pPr>
        <w:jc w:val="both"/>
        <w:rPr>
          <w:b/>
          <w:sz w:val="20"/>
          <w:szCs w:val="20"/>
          <w:lang w:val="nl-BE"/>
        </w:rPr>
      </w:pPr>
      <w:r>
        <w:rPr>
          <w:b/>
          <w:sz w:val="20"/>
          <w:szCs w:val="20"/>
          <w:lang w:val="nl-BE"/>
        </w:rPr>
        <w:tab/>
        <w:t>6.Td6+</w:t>
      </w:r>
      <w:r>
        <w:rPr>
          <w:b/>
          <w:sz w:val="20"/>
          <w:szCs w:val="20"/>
          <w:lang w:val="nl-BE"/>
        </w:rPr>
        <w:tab/>
      </w:r>
      <w:r>
        <w:rPr>
          <w:b/>
          <w:sz w:val="20"/>
          <w:szCs w:val="20"/>
          <w:lang w:val="nl-BE"/>
        </w:rPr>
        <w:tab/>
        <w:t>Dxd6</w:t>
      </w:r>
    </w:p>
    <w:p w14:paraId="45CC440F" w14:textId="77777777" w:rsidR="006F3923" w:rsidRDefault="006F3923" w:rsidP="006F3923">
      <w:pPr>
        <w:rPr>
          <w:b/>
          <w:sz w:val="20"/>
          <w:szCs w:val="20"/>
          <w:lang w:val="nl-BE"/>
        </w:rPr>
      </w:pPr>
      <w:r>
        <w:rPr>
          <w:b/>
          <w:sz w:val="20"/>
          <w:szCs w:val="20"/>
          <w:lang w:val="nl-BE"/>
        </w:rPr>
        <w:tab/>
        <w:t>7.Lxd6</w:t>
      </w:r>
    </w:p>
    <w:p w14:paraId="485BC040" w14:textId="77777777" w:rsidR="00962A5D" w:rsidRDefault="00962A5D" w:rsidP="00962A5D">
      <w:pPr>
        <w:widowControl/>
        <w:autoSpaceDE/>
        <w:autoSpaceDN/>
        <w:adjustRightInd/>
        <w:rPr>
          <w:b/>
          <w:sz w:val="20"/>
          <w:szCs w:val="20"/>
          <w:lang w:val="nl-BE"/>
        </w:rPr>
      </w:pPr>
    </w:p>
    <w:p w14:paraId="02EB3810" w14:textId="77777777" w:rsidR="00962A5D" w:rsidRDefault="00962A5D" w:rsidP="00962A5D">
      <w:pPr>
        <w:widowControl/>
        <w:autoSpaceDE/>
        <w:autoSpaceDN/>
        <w:adjustRightInd/>
        <w:rPr>
          <w:b/>
          <w:sz w:val="20"/>
          <w:szCs w:val="20"/>
          <w:lang w:val="nl-BE"/>
        </w:rPr>
      </w:pPr>
    </w:p>
    <w:p w14:paraId="14D26501" w14:textId="77777777" w:rsidR="00962A5D" w:rsidRDefault="00962A5D" w:rsidP="00962A5D">
      <w:pPr>
        <w:widowControl/>
        <w:autoSpaceDE/>
        <w:autoSpaceDN/>
        <w:adjustRightInd/>
        <w:rPr>
          <w:b/>
          <w:sz w:val="20"/>
          <w:szCs w:val="20"/>
          <w:lang w:val="nl-BE"/>
        </w:rPr>
      </w:pPr>
    </w:p>
    <w:p w14:paraId="66798AC4" w14:textId="77777777" w:rsidR="00962A5D" w:rsidRDefault="00962A5D" w:rsidP="00962A5D">
      <w:pPr>
        <w:widowControl/>
        <w:autoSpaceDE/>
        <w:autoSpaceDN/>
        <w:adjustRightInd/>
        <w:rPr>
          <w:b/>
          <w:sz w:val="20"/>
          <w:szCs w:val="20"/>
          <w:lang w:val="nl-BE"/>
        </w:rPr>
      </w:pPr>
    </w:p>
    <w:p w14:paraId="5FCD62E8" w14:textId="77777777" w:rsidR="00962A5D" w:rsidRDefault="00962A5D" w:rsidP="00962A5D">
      <w:pPr>
        <w:widowControl/>
        <w:autoSpaceDE/>
        <w:autoSpaceDN/>
        <w:adjustRightInd/>
        <w:rPr>
          <w:b/>
          <w:sz w:val="20"/>
          <w:szCs w:val="20"/>
          <w:lang w:val="nl-BE"/>
        </w:rPr>
      </w:pPr>
    </w:p>
    <w:p w14:paraId="65585916" w14:textId="77777777" w:rsidR="00962A5D" w:rsidRDefault="00962A5D" w:rsidP="00962A5D">
      <w:pPr>
        <w:widowControl/>
        <w:autoSpaceDE/>
        <w:autoSpaceDN/>
        <w:adjustRightInd/>
        <w:rPr>
          <w:b/>
          <w:sz w:val="20"/>
          <w:szCs w:val="20"/>
          <w:lang w:val="nl-BE"/>
        </w:rPr>
      </w:pPr>
    </w:p>
    <w:p w14:paraId="095E9609" w14:textId="77777777" w:rsidR="00962A5D" w:rsidRDefault="00962A5D" w:rsidP="00962A5D">
      <w:pPr>
        <w:widowControl/>
        <w:autoSpaceDE/>
        <w:autoSpaceDN/>
        <w:adjustRightInd/>
        <w:rPr>
          <w:b/>
          <w:sz w:val="20"/>
          <w:szCs w:val="20"/>
          <w:lang w:val="nl-BE"/>
        </w:rPr>
      </w:pPr>
    </w:p>
    <w:p w14:paraId="0CAE801C" w14:textId="77777777" w:rsidR="00962A5D" w:rsidRDefault="00962A5D" w:rsidP="00962A5D">
      <w:pPr>
        <w:widowControl/>
        <w:autoSpaceDE/>
        <w:autoSpaceDN/>
        <w:adjustRightInd/>
        <w:rPr>
          <w:b/>
          <w:sz w:val="20"/>
          <w:szCs w:val="20"/>
          <w:lang w:val="nl-BE"/>
        </w:rPr>
      </w:pPr>
    </w:p>
    <w:p w14:paraId="1D75656D" w14:textId="77777777" w:rsidR="00962A5D" w:rsidRDefault="00962A5D" w:rsidP="00962A5D">
      <w:pPr>
        <w:widowControl/>
        <w:autoSpaceDE/>
        <w:autoSpaceDN/>
        <w:adjustRightInd/>
        <w:rPr>
          <w:b/>
          <w:sz w:val="20"/>
          <w:szCs w:val="20"/>
          <w:lang w:val="nl-BE"/>
        </w:rPr>
      </w:pPr>
    </w:p>
    <w:p w14:paraId="3BC0C35D" w14:textId="77777777" w:rsidR="00962A5D" w:rsidRDefault="00962A5D" w:rsidP="00962A5D">
      <w:pPr>
        <w:widowControl/>
        <w:autoSpaceDE/>
        <w:autoSpaceDN/>
        <w:adjustRightInd/>
        <w:rPr>
          <w:b/>
          <w:sz w:val="20"/>
          <w:szCs w:val="20"/>
          <w:lang w:val="nl-BE"/>
        </w:rPr>
      </w:pPr>
    </w:p>
    <w:p w14:paraId="6D13AC89" w14:textId="77777777" w:rsidR="00962A5D" w:rsidRDefault="00962A5D" w:rsidP="00962A5D">
      <w:pPr>
        <w:widowControl/>
        <w:autoSpaceDE/>
        <w:autoSpaceDN/>
        <w:adjustRightInd/>
        <w:rPr>
          <w:b/>
          <w:sz w:val="20"/>
          <w:szCs w:val="20"/>
          <w:lang w:val="nl-BE"/>
        </w:rPr>
      </w:pPr>
    </w:p>
    <w:p w14:paraId="26CEF73C" w14:textId="77777777" w:rsidR="00962A5D" w:rsidRDefault="00962A5D" w:rsidP="00962A5D">
      <w:pPr>
        <w:widowControl/>
        <w:autoSpaceDE/>
        <w:autoSpaceDN/>
        <w:adjustRightInd/>
        <w:rPr>
          <w:b/>
          <w:sz w:val="20"/>
          <w:szCs w:val="20"/>
          <w:lang w:val="nl-BE"/>
        </w:rPr>
      </w:pPr>
    </w:p>
    <w:p w14:paraId="6CEF8F30" w14:textId="77777777" w:rsidR="00962A5D" w:rsidRDefault="00962A5D" w:rsidP="00962A5D">
      <w:pPr>
        <w:widowControl/>
        <w:autoSpaceDE/>
        <w:autoSpaceDN/>
        <w:adjustRightInd/>
        <w:rPr>
          <w:b/>
          <w:sz w:val="20"/>
          <w:szCs w:val="20"/>
          <w:lang w:val="nl-BE"/>
        </w:rPr>
      </w:pPr>
    </w:p>
    <w:p w14:paraId="3D550ED6" w14:textId="77777777" w:rsidR="00962A5D" w:rsidRDefault="00962A5D" w:rsidP="00962A5D">
      <w:pPr>
        <w:widowControl/>
        <w:autoSpaceDE/>
        <w:autoSpaceDN/>
        <w:adjustRightInd/>
        <w:rPr>
          <w:b/>
          <w:sz w:val="20"/>
          <w:szCs w:val="20"/>
          <w:lang w:val="nl-BE"/>
        </w:rPr>
      </w:pPr>
    </w:p>
    <w:p w14:paraId="0326FEE3" w14:textId="77777777" w:rsidR="00962A5D" w:rsidRDefault="00962A5D" w:rsidP="00962A5D">
      <w:pPr>
        <w:widowControl/>
        <w:autoSpaceDE/>
        <w:autoSpaceDN/>
        <w:adjustRightInd/>
        <w:rPr>
          <w:b/>
          <w:sz w:val="20"/>
          <w:szCs w:val="20"/>
          <w:lang w:val="nl-BE"/>
        </w:rPr>
      </w:pPr>
    </w:p>
    <w:p w14:paraId="0A0D0776" w14:textId="77777777" w:rsidR="00962A5D" w:rsidRDefault="00962A5D" w:rsidP="00962A5D">
      <w:pPr>
        <w:widowControl/>
        <w:autoSpaceDE/>
        <w:autoSpaceDN/>
        <w:adjustRightInd/>
        <w:rPr>
          <w:b/>
          <w:sz w:val="20"/>
          <w:szCs w:val="20"/>
          <w:lang w:val="nl-BE"/>
        </w:rPr>
      </w:pPr>
    </w:p>
    <w:p w14:paraId="30E3E7CD" w14:textId="77777777" w:rsidR="00962A5D" w:rsidRDefault="00962A5D" w:rsidP="00962A5D">
      <w:pPr>
        <w:widowControl/>
        <w:autoSpaceDE/>
        <w:autoSpaceDN/>
        <w:adjustRightInd/>
        <w:rPr>
          <w:b/>
          <w:sz w:val="20"/>
          <w:szCs w:val="20"/>
          <w:lang w:val="nl-BE"/>
        </w:rPr>
      </w:pPr>
    </w:p>
    <w:p w14:paraId="32407B35" w14:textId="77777777" w:rsidR="00962A5D" w:rsidRDefault="00962A5D" w:rsidP="00962A5D">
      <w:pPr>
        <w:widowControl/>
        <w:autoSpaceDE/>
        <w:autoSpaceDN/>
        <w:adjustRightInd/>
        <w:rPr>
          <w:b/>
          <w:sz w:val="20"/>
          <w:szCs w:val="20"/>
          <w:lang w:val="nl-BE"/>
        </w:rPr>
      </w:pPr>
    </w:p>
    <w:p w14:paraId="6EC35F61" w14:textId="77777777" w:rsidR="00962A5D" w:rsidRDefault="00962A5D" w:rsidP="00962A5D">
      <w:pPr>
        <w:widowControl/>
        <w:autoSpaceDE/>
        <w:autoSpaceDN/>
        <w:adjustRightInd/>
        <w:rPr>
          <w:b/>
          <w:sz w:val="20"/>
          <w:szCs w:val="20"/>
          <w:lang w:val="nl-BE"/>
        </w:rPr>
      </w:pPr>
    </w:p>
    <w:p w14:paraId="582EFA7E" w14:textId="77777777" w:rsidR="00962A5D" w:rsidRDefault="00962A5D" w:rsidP="00962A5D">
      <w:pPr>
        <w:widowControl/>
        <w:autoSpaceDE/>
        <w:autoSpaceDN/>
        <w:adjustRightInd/>
        <w:rPr>
          <w:b/>
          <w:sz w:val="20"/>
          <w:szCs w:val="20"/>
          <w:lang w:val="nl-BE"/>
        </w:rPr>
      </w:pPr>
    </w:p>
    <w:p w14:paraId="1D4CABBC" w14:textId="77777777" w:rsidR="00962A5D" w:rsidRDefault="00962A5D" w:rsidP="00962A5D">
      <w:pPr>
        <w:widowControl/>
        <w:autoSpaceDE/>
        <w:autoSpaceDN/>
        <w:adjustRightInd/>
        <w:rPr>
          <w:b/>
          <w:sz w:val="20"/>
          <w:szCs w:val="20"/>
          <w:lang w:val="nl-BE"/>
        </w:rPr>
      </w:pPr>
    </w:p>
    <w:p w14:paraId="21651DB8" w14:textId="77777777" w:rsidR="00962A5D" w:rsidRDefault="00962A5D" w:rsidP="00962A5D">
      <w:pPr>
        <w:widowControl/>
        <w:autoSpaceDE/>
        <w:autoSpaceDN/>
        <w:adjustRightInd/>
        <w:rPr>
          <w:b/>
          <w:sz w:val="20"/>
          <w:szCs w:val="20"/>
          <w:lang w:val="nl-BE"/>
        </w:rPr>
      </w:pPr>
    </w:p>
    <w:p w14:paraId="3F31EE31" w14:textId="77777777" w:rsidR="00962A5D" w:rsidRDefault="00962A5D" w:rsidP="00962A5D">
      <w:pPr>
        <w:widowControl/>
        <w:autoSpaceDE/>
        <w:autoSpaceDN/>
        <w:adjustRightInd/>
        <w:rPr>
          <w:b/>
          <w:sz w:val="20"/>
          <w:szCs w:val="20"/>
          <w:lang w:val="nl-BE"/>
        </w:rPr>
      </w:pPr>
    </w:p>
    <w:p w14:paraId="798B992D" w14:textId="77777777" w:rsidR="00962A5D" w:rsidRDefault="00962A5D" w:rsidP="00962A5D">
      <w:pPr>
        <w:widowControl/>
        <w:autoSpaceDE/>
        <w:autoSpaceDN/>
        <w:adjustRightInd/>
        <w:rPr>
          <w:b/>
          <w:sz w:val="20"/>
          <w:szCs w:val="20"/>
          <w:lang w:val="nl-BE"/>
        </w:rPr>
      </w:pPr>
    </w:p>
    <w:p w14:paraId="7B804935" w14:textId="77777777" w:rsidR="00962A5D" w:rsidRDefault="00962A5D" w:rsidP="00962A5D">
      <w:pPr>
        <w:widowControl/>
        <w:autoSpaceDE/>
        <w:autoSpaceDN/>
        <w:adjustRightInd/>
        <w:rPr>
          <w:b/>
          <w:sz w:val="20"/>
          <w:szCs w:val="20"/>
          <w:lang w:val="nl-BE"/>
        </w:rPr>
      </w:pPr>
    </w:p>
    <w:p w14:paraId="03856BD2" w14:textId="77777777" w:rsidR="00962A5D" w:rsidRDefault="00962A5D" w:rsidP="00962A5D">
      <w:pPr>
        <w:widowControl/>
        <w:autoSpaceDE/>
        <w:autoSpaceDN/>
        <w:adjustRightInd/>
        <w:rPr>
          <w:b/>
          <w:sz w:val="20"/>
          <w:szCs w:val="20"/>
          <w:lang w:val="nl-BE"/>
        </w:rPr>
      </w:pPr>
    </w:p>
    <w:p w14:paraId="30860A9E" w14:textId="77777777" w:rsidR="00962A5D" w:rsidRDefault="00962A5D" w:rsidP="00962A5D">
      <w:pPr>
        <w:widowControl/>
        <w:autoSpaceDE/>
        <w:autoSpaceDN/>
        <w:adjustRightInd/>
        <w:rPr>
          <w:b/>
          <w:sz w:val="20"/>
          <w:szCs w:val="20"/>
          <w:lang w:val="nl-BE"/>
        </w:rPr>
      </w:pPr>
    </w:p>
    <w:p w14:paraId="21521323" w14:textId="77777777" w:rsidR="006F3923" w:rsidRPr="00962A5D" w:rsidRDefault="00962A5D" w:rsidP="00962A5D">
      <w:pPr>
        <w:pStyle w:val="Lijstalinea"/>
        <w:widowControl/>
        <w:autoSpaceDE/>
        <w:autoSpaceDN/>
        <w:adjustRightInd/>
        <w:ind w:left="1044"/>
        <w:rPr>
          <w:b/>
          <w:sz w:val="20"/>
          <w:szCs w:val="20"/>
          <w:lang w:val="nl-BE"/>
        </w:rPr>
      </w:pPr>
      <w:r>
        <w:rPr>
          <w:b/>
          <w:sz w:val="20"/>
          <w:szCs w:val="20"/>
          <w:lang w:val="nl-BE"/>
        </w:rPr>
        <w:lastRenderedPageBreak/>
        <w:t>-304 -</w:t>
      </w:r>
    </w:p>
    <w:p w14:paraId="64B4E0FB" w14:textId="77777777" w:rsidR="006F3923" w:rsidRDefault="006F3923" w:rsidP="006F3923">
      <w:pPr>
        <w:jc w:val="center"/>
        <w:rPr>
          <w:rFonts w:cs="Arial"/>
          <w:b/>
          <w:sz w:val="20"/>
          <w:szCs w:val="20"/>
          <w:lang w:val="nl-BE"/>
        </w:rPr>
      </w:pPr>
    </w:p>
    <w:p w14:paraId="0A27F107" w14:textId="77777777" w:rsidR="006F3923" w:rsidRDefault="006F3923" w:rsidP="006F3923">
      <w:pPr>
        <w:jc w:val="center"/>
        <w:rPr>
          <w:rFonts w:cs="Arial"/>
          <w:sz w:val="20"/>
          <w:szCs w:val="20"/>
          <w:lang w:val="nl-BE"/>
        </w:rPr>
      </w:pPr>
      <w:r>
        <w:rPr>
          <w:rFonts w:cs="Arial"/>
          <w:i/>
          <w:sz w:val="20"/>
          <w:szCs w:val="20"/>
          <w:lang w:val="nl-BE"/>
        </w:rPr>
        <w:t xml:space="preserve">Origineel, </w:t>
      </w:r>
      <w:r>
        <w:rPr>
          <w:rFonts w:cs="Arial"/>
          <w:sz w:val="20"/>
          <w:szCs w:val="20"/>
          <w:lang w:val="nl-BE"/>
        </w:rPr>
        <w:t>2011</w:t>
      </w:r>
    </w:p>
    <w:p w14:paraId="395645FA" w14:textId="77777777" w:rsidR="006F3923" w:rsidRDefault="006F3923" w:rsidP="006F3923">
      <w:pPr>
        <w:jc w:val="center"/>
        <w:rPr>
          <w:rFonts w:cs="Arial"/>
          <w:sz w:val="20"/>
          <w:szCs w:val="20"/>
          <w:lang w:val="nl-BE"/>
        </w:rPr>
      </w:pPr>
    </w:p>
    <w:p w14:paraId="3DC756A5" w14:textId="77777777" w:rsidR="006F3923" w:rsidRDefault="006F3923" w:rsidP="0076734B">
      <w:pPr>
        <w:ind w:left="708"/>
        <w:jc w:val="both"/>
        <w:rPr>
          <w:lang w:val="nl-BE"/>
        </w:rPr>
      </w:pPr>
      <w:r>
        <w:object w:dxaOrig="4579" w:dyaOrig="4586" w14:anchorId="01D1130C">
          <v:shape id="_x0000_i1313" type="#_x0000_t75" style="width:153.4pt;height:153.4pt" o:ole="">
            <v:imagedata r:id="rId603" o:title=""/>
          </v:shape>
          <o:OLEObject Type="Embed" ProgID="CorelDRAW.Graphic.12" ShapeID="_x0000_i1313" DrawAspect="Content" ObjectID="_1587467657" r:id="rId604"/>
        </w:object>
      </w:r>
    </w:p>
    <w:p w14:paraId="2353D514" w14:textId="77777777" w:rsidR="006F3923" w:rsidRDefault="006F3923" w:rsidP="006F3923">
      <w:pPr>
        <w:jc w:val="both"/>
        <w:rPr>
          <w:lang w:val="nl-BE"/>
        </w:rPr>
      </w:pPr>
    </w:p>
    <w:p w14:paraId="622231A3" w14:textId="77777777" w:rsidR="006F3923" w:rsidRPr="00177777" w:rsidRDefault="006F3923" w:rsidP="006F3923">
      <w:pPr>
        <w:jc w:val="both"/>
        <w:rPr>
          <w:sz w:val="20"/>
          <w:szCs w:val="20"/>
          <w:lang w:val="nl-BE"/>
        </w:rPr>
      </w:pPr>
      <w:r>
        <w:rPr>
          <w:b/>
          <w:lang w:val="nl-BE"/>
        </w:rPr>
        <w:t xml:space="preserve">+                         </w:t>
      </w:r>
      <w:r w:rsidRPr="00177777">
        <w:rPr>
          <w:sz w:val="20"/>
          <w:szCs w:val="20"/>
          <w:lang w:val="nl-BE"/>
        </w:rPr>
        <w:t>0045.02 a5d4</w:t>
      </w:r>
    </w:p>
    <w:p w14:paraId="54D71E18" w14:textId="77777777" w:rsidR="006F3923" w:rsidRPr="00177777" w:rsidRDefault="006F3923" w:rsidP="006F3923">
      <w:pPr>
        <w:jc w:val="both"/>
        <w:rPr>
          <w:sz w:val="20"/>
          <w:szCs w:val="20"/>
          <w:lang w:val="nl-BE"/>
        </w:rPr>
      </w:pPr>
    </w:p>
    <w:p w14:paraId="5BAA5D6D" w14:textId="77777777" w:rsidR="006F3923" w:rsidRDefault="006F3923" w:rsidP="006F3923">
      <w:pPr>
        <w:jc w:val="both"/>
        <w:rPr>
          <w:sz w:val="20"/>
          <w:szCs w:val="20"/>
          <w:lang w:val="nl-BE"/>
        </w:rPr>
      </w:pPr>
      <w:r>
        <w:rPr>
          <w:sz w:val="20"/>
          <w:szCs w:val="20"/>
          <w:lang w:val="nl-BE"/>
        </w:rPr>
        <w:t>Na het slaan van pion g6  komt wit niet verder. Correct is:</w:t>
      </w:r>
    </w:p>
    <w:p w14:paraId="31CF0F37" w14:textId="77777777" w:rsidR="006F3923" w:rsidRDefault="006F3923" w:rsidP="006F3923">
      <w:pPr>
        <w:jc w:val="both"/>
        <w:rPr>
          <w:b/>
          <w:sz w:val="20"/>
          <w:szCs w:val="20"/>
          <w:lang w:val="nl-BE"/>
        </w:rPr>
      </w:pPr>
      <w:r>
        <w:rPr>
          <w:sz w:val="20"/>
          <w:szCs w:val="20"/>
          <w:lang w:val="nl-BE"/>
        </w:rPr>
        <w:tab/>
      </w:r>
      <w:r>
        <w:rPr>
          <w:b/>
          <w:sz w:val="20"/>
          <w:szCs w:val="20"/>
          <w:lang w:val="nl-BE"/>
        </w:rPr>
        <w:t>1.Pf3+</w:t>
      </w:r>
      <w:r>
        <w:rPr>
          <w:b/>
          <w:sz w:val="20"/>
          <w:szCs w:val="20"/>
          <w:lang w:val="nl-BE"/>
        </w:rPr>
        <w:tab/>
      </w:r>
      <w:r>
        <w:rPr>
          <w:b/>
          <w:sz w:val="20"/>
          <w:szCs w:val="20"/>
          <w:lang w:val="nl-BE"/>
        </w:rPr>
        <w:tab/>
        <w:t>Ke4</w:t>
      </w:r>
    </w:p>
    <w:p w14:paraId="6F878B0B" w14:textId="77777777" w:rsidR="006F3923" w:rsidRDefault="00C13D13" w:rsidP="006F3923">
      <w:pPr>
        <w:jc w:val="both"/>
        <w:rPr>
          <w:sz w:val="20"/>
          <w:szCs w:val="20"/>
          <w:lang w:val="nl-BE"/>
        </w:rPr>
      </w:pPr>
      <w:r>
        <w:rPr>
          <w:sz w:val="20"/>
          <w:szCs w:val="20"/>
          <w:lang w:val="nl-BE"/>
        </w:rPr>
        <w:t>1…Kc4</w:t>
      </w:r>
      <w:r w:rsidR="00283DE8">
        <w:rPr>
          <w:sz w:val="20"/>
          <w:szCs w:val="20"/>
          <w:lang w:val="nl-BE"/>
        </w:rPr>
        <w:t>?</w:t>
      </w:r>
      <w:r w:rsidR="006F3923">
        <w:rPr>
          <w:sz w:val="20"/>
          <w:szCs w:val="20"/>
          <w:lang w:val="nl-BE"/>
        </w:rPr>
        <w:t xml:space="preserve"> 2.Pb2+ Kc3 3.Pxd3 met winst.</w:t>
      </w:r>
    </w:p>
    <w:p w14:paraId="3DEE0B93" w14:textId="77777777" w:rsidR="006F3923" w:rsidRDefault="006F3923" w:rsidP="006F3923">
      <w:pPr>
        <w:jc w:val="both"/>
        <w:rPr>
          <w:b/>
          <w:sz w:val="20"/>
          <w:szCs w:val="20"/>
          <w:lang w:val="nl-BE"/>
        </w:rPr>
      </w:pPr>
      <w:r>
        <w:rPr>
          <w:sz w:val="20"/>
          <w:szCs w:val="20"/>
          <w:lang w:val="nl-BE"/>
        </w:rPr>
        <w:tab/>
      </w:r>
      <w:r>
        <w:rPr>
          <w:b/>
          <w:sz w:val="20"/>
          <w:szCs w:val="20"/>
          <w:lang w:val="nl-BE"/>
        </w:rPr>
        <w:t>2.Pd2+</w:t>
      </w:r>
      <w:r>
        <w:rPr>
          <w:b/>
          <w:sz w:val="20"/>
          <w:szCs w:val="20"/>
          <w:lang w:val="nl-BE"/>
        </w:rPr>
        <w:tab/>
      </w:r>
      <w:r>
        <w:rPr>
          <w:b/>
          <w:sz w:val="20"/>
          <w:szCs w:val="20"/>
          <w:lang w:val="nl-BE"/>
        </w:rPr>
        <w:tab/>
        <w:t>Kd4</w:t>
      </w:r>
    </w:p>
    <w:p w14:paraId="703ED380" w14:textId="77777777" w:rsidR="006F3923" w:rsidRDefault="006F3923" w:rsidP="006F3923">
      <w:pPr>
        <w:jc w:val="both"/>
        <w:rPr>
          <w:b/>
          <w:sz w:val="20"/>
          <w:szCs w:val="20"/>
          <w:lang w:val="nl-BE"/>
        </w:rPr>
      </w:pPr>
      <w:r>
        <w:rPr>
          <w:b/>
          <w:sz w:val="20"/>
          <w:szCs w:val="20"/>
          <w:lang w:val="nl-BE"/>
        </w:rPr>
        <w:tab/>
        <w:t>3.Pb3+</w:t>
      </w:r>
      <w:r>
        <w:rPr>
          <w:b/>
          <w:sz w:val="20"/>
          <w:szCs w:val="20"/>
          <w:lang w:val="nl-BE"/>
        </w:rPr>
        <w:tab/>
      </w:r>
      <w:r>
        <w:rPr>
          <w:b/>
          <w:sz w:val="20"/>
          <w:szCs w:val="20"/>
          <w:lang w:val="nl-BE"/>
        </w:rPr>
        <w:tab/>
        <w:t>Ke4</w:t>
      </w:r>
    </w:p>
    <w:p w14:paraId="3544D22F" w14:textId="77777777" w:rsidR="006F3923" w:rsidRDefault="00C13D13" w:rsidP="006F3923">
      <w:pPr>
        <w:jc w:val="both"/>
        <w:rPr>
          <w:sz w:val="20"/>
          <w:szCs w:val="20"/>
          <w:lang w:val="nl-BE"/>
        </w:rPr>
      </w:pPr>
      <w:r>
        <w:rPr>
          <w:sz w:val="20"/>
          <w:szCs w:val="20"/>
          <w:lang w:val="nl-BE"/>
        </w:rPr>
        <w:t>3…Kc4</w:t>
      </w:r>
      <w:r w:rsidR="00283DE8">
        <w:rPr>
          <w:sz w:val="20"/>
          <w:szCs w:val="20"/>
          <w:lang w:val="nl-BE"/>
        </w:rPr>
        <w:t>?</w:t>
      </w:r>
      <w:r w:rsidR="006F3923">
        <w:rPr>
          <w:sz w:val="20"/>
          <w:szCs w:val="20"/>
          <w:lang w:val="nl-BE"/>
        </w:rPr>
        <w:t xml:space="preserve"> 4.Pc1 K~ 5.Pxd3.</w:t>
      </w:r>
    </w:p>
    <w:p w14:paraId="2C401224" w14:textId="77777777" w:rsidR="006F3923" w:rsidRDefault="006F3923" w:rsidP="006F3923">
      <w:pPr>
        <w:jc w:val="both"/>
        <w:rPr>
          <w:b/>
          <w:sz w:val="20"/>
          <w:szCs w:val="20"/>
          <w:lang w:val="nl-BE"/>
        </w:rPr>
      </w:pPr>
      <w:r>
        <w:rPr>
          <w:sz w:val="20"/>
          <w:szCs w:val="20"/>
          <w:lang w:val="nl-BE"/>
        </w:rPr>
        <w:tab/>
      </w:r>
      <w:r>
        <w:rPr>
          <w:b/>
          <w:sz w:val="20"/>
          <w:szCs w:val="20"/>
          <w:lang w:val="nl-BE"/>
        </w:rPr>
        <w:t>4.Pc3+</w:t>
      </w:r>
      <w:r>
        <w:rPr>
          <w:b/>
          <w:sz w:val="20"/>
          <w:szCs w:val="20"/>
          <w:lang w:val="nl-BE"/>
        </w:rPr>
        <w:tab/>
      </w:r>
      <w:r>
        <w:rPr>
          <w:b/>
          <w:sz w:val="20"/>
          <w:szCs w:val="20"/>
          <w:lang w:val="nl-BE"/>
        </w:rPr>
        <w:tab/>
        <w:t>Ke3</w:t>
      </w:r>
    </w:p>
    <w:p w14:paraId="3104CA58" w14:textId="77777777" w:rsidR="006F3923" w:rsidRDefault="006F3923" w:rsidP="006F3923">
      <w:pPr>
        <w:jc w:val="both"/>
        <w:rPr>
          <w:b/>
          <w:sz w:val="20"/>
          <w:szCs w:val="20"/>
          <w:lang w:val="nl-BE"/>
        </w:rPr>
      </w:pPr>
      <w:r>
        <w:rPr>
          <w:b/>
          <w:sz w:val="20"/>
          <w:szCs w:val="20"/>
          <w:lang w:val="nl-BE"/>
        </w:rPr>
        <w:tab/>
        <w:t>5.Pd5+</w:t>
      </w:r>
      <w:r>
        <w:rPr>
          <w:b/>
          <w:sz w:val="20"/>
          <w:szCs w:val="20"/>
          <w:lang w:val="nl-BE"/>
        </w:rPr>
        <w:tab/>
      </w:r>
      <w:r>
        <w:rPr>
          <w:b/>
          <w:sz w:val="20"/>
          <w:szCs w:val="20"/>
          <w:lang w:val="nl-BE"/>
        </w:rPr>
        <w:tab/>
        <w:t>Ke4</w:t>
      </w:r>
    </w:p>
    <w:p w14:paraId="1FD34E97" w14:textId="77777777" w:rsidR="006F3923" w:rsidRDefault="006F3923" w:rsidP="006F3923">
      <w:pPr>
        <w:jc w:val="both"/>
        <w:rPr>
          <w:b/>
          <w:sz w:val="20"/>
          <w:szCs w:val="20"/>
          <w:lang w:val="nl-BE"/>
        </w:rPr>
      </w:pPr>
      <w:r>
        <w:rPr>
          <w:b/>
          <w:sz w:val="20"/>
          <w:szCs w:val="20"/>
          <w:lang w:val="nl-BE"/>
        </w:rPr>
        <w:tab/>
        <w:t>6.Pxf6+</w:t>
      </w:r>
      <w:r>
        <w:rPr>
          <w:b/>
          <w:sz w:val="20"/>
          <w:szCs w:val="20"/>
          <w:lang w:val="nl-BE"/>
        </w:rPr>
        <w:tab/>
      </w:r>
      <w:r>
        <w:rPr>
          <w:b/>
          <w:sz w:val="20"/>
          <w:szCs w:val="20"/>
          <w:lang w:val="nl-BE"/>
        </w:rPr>
        <w:tab/>
        <w:t>Ke3</w:t>
      </w:r>
    </w:p>
    <w:p w14:paraId="087AA850" w14:textId="77777777" w:rsidR="00C63C10" w:rsidRDefault="006F3923" w:rsidP="006F3923">
      <w:pPr>
        <w:jc w:val="both"/>
        <w:rPr>
          <w:sz w:val="20"/>
          <w:szCs w:val="20"/>
          <w:lang w:val="nl-BE"/>
        </w:rPr>
      </w:pPr>
      <w:r>
        <w:rPr>
          <w:sz w:val="20"/>
          <w:szCs w:val="20"/>
          <w:lang w:val="nl-BE"/>
        </w:rPr>
        <w:t>Na 6…Kf5</w:t>
      </w:r>
      <w:r w:rsidR="00283DE8">
        <w:rPr>
          <w:sz w:val="20"/>
          <w:szCs w:val="20"/>
          <w:lang w:val="nl-BE"/>
        </w:rPr>
        <w:t>?</w:t>
      </w:r>
      <w:r>
        <w:rPr>
          <w:sz w:val="20"/>
          <w:szCs w:val="20"/>
          <w:lang w:val="nl-BE"/>
        </w:rPr>
        <w:t xml:space="preserve"> volgt 7.Pd7 Lb4+ 8.Kb5, en een van de zwarte stuk-ken verdwijnt. </w:t>
      </w:r>
    </w:p>
    <w:p w14:paraId="6497B40A" w14:textId="77777777" w:rsidR="006F3923" w:rsidRDefault="006F3923" w:rsidP="006F3923">
      <w:pPr>
        <w:jc w:val="both"/>
        <w:rPr>
          <w:sz w:val="20"/>
          <w:szCs w:val="20"/>
          <w:lang w:val="nl-BE"/>
        </w:rPr>
      </w:pPr>
      <w:r>
        <w:rPr>
          <w:sz w:val="20"/>
          <w:szCs w:val="20"/>
          <w:lang w:val="nl-BE"/>
        </w:rPr>
        <w:t>Nu, na het slaan van de pion, galoppeert het paard de hele weg terug:</w:t>
      </w:r>
    </w:p>
    <w:p w14:paraId="2AE2DF91" w14:textId="77777777" w:rsidR="006F3923" w:rsidRDefault="006F3923" w:rsidP="006F3923">
      <w:pPr>
        <w:jc w:val="both"/>
        <w:rPr>
          <w:b/>
          <w:sz w:val="20"/>
          <w:szCs w:val="20"/>
          <w:lang w:val="nl-BE"/>
        </w:rPr>
      </w:pPr>
      <w:r>
        <w:rPr>
          <w:sz w:val="20"/>
          <w:szCs w:val="20"/>
          <w:lang w:val="nl-BE"/>
        </w:rPr>
        <w:tab/>
      </w:r>
      <w:r>
        <w:rPr>
          <w:b/>
          <w:sz w:val="20"/>
          <w:szCs w:val="20"/>
          <w:lang w:val="nl-BE"/>
        </w:rPr>
        <w:t>7.Pd5+</w:t>
      </w:r>
      <w:r>
        <w:rPr>
          <w:b/>
          <w:sz w:val="20"/>
          <w:szCs w:val="20"/>
          <w:lang w:val="nl-BE"/>
        </w:rPr>
        <w:tab/>
      </w:r>
      <w:r>
        <w:rPr>
          <w:b/>
          <w:sz w:val="20"/>
          <w:szCs w:val="20"/>
          <w:lang w:val="nl-BE"/>
        </w:rPr>
        <w:tab/>
        <w:t>Ke4</w:t>
      </w:r>
    </w:p>
    <w:p w14:paraId="5CA781C9" w14:textId="77777777" w:rsidR="006F3923" w:rsidRDefault="006F3923" w:rsidP="005B2C3B">
      <w:pPr>
        <w:jc w:val="both"/>
        <w:rPr>
          <w:b/>
          <w:sz w:val="20"/>
          <w:szCs w:val="20"/>
          <w:lang w:val="nl-BE"/>
        </w:rPr>
      </w:pPr>
      <w:r>
        <w:rPr>
          <w:b/>
          <w:sz w:val="20"/>
          <w:szCs w:val="20"/>
          <w:lang w:val="nl-BE"/>
        </w:rPr>
        <w:tab/>
        <w:t>8.Pc3+</w:t>
      </w:r>
      <w:r>
        <w:rPr>
          <w:b/>
          <w:sz w:val="20"/>
          <w:szCs w:val="20"/>
          <w:lang w:val="nl-BE"/>
        </w:rPr>
        <w:tab/>
      </w:r>
      <w:r>
        <w:rPr>
          <w:b/>
          <w:sz w:val="20"/>
          <w:szCs w:val="20"/>
          <w:lang w:val="nl-BE"/>
        </w:rPr>
        <w:tab/>
        <w:t>Ke3</w:t>
      </w:r>
    </w:p>
    <w:p w14:paraId="212ADA22" w14:textId="77777777" w:rsidR="006F3923" w:rsidRDefault="006F3923" w:rsidP="006F3923">
      <w:pPr>
        <w:jc w:val="both"/>
        <w:rPr>
          <w:b/>
          <w:sz w:val="20"/>
          <w:szCs w:val="20"/>
          <w:lang w:val="nl-BE"/>
        </w:rPr>
      </w:pPr>
      <w:r>
        <w:rPr>
          <w:b/>
          <w:sz w:val="20"/>
          <w:szCs w:val="20"/>
          <w:lang w:val="nl-BE"/>
        </w:rPr>
        <w:tab/>
        <w:t>9.Pd1+</w:t>
      </w:r>
      <w:r>
        <w:rPr>
          <w:b/>
          <w:sz w:val="20"/>
          <w:szCs w:val="20"/>
          <w:lang w:val="nl-BE"/>
        </w:rPr>
        <w:tab/>
      </w:r>
      <w:r>
        <w:rPr>
          <w:b/>
          <w:sz w:val="20"/>
          <w:szCs w:val="20"/>
          <w:lang w:val="nl-BE"/>
        </w:rPr>
        <w:tab/>
        <w:t>Ke4</w:t>
      </w:r>
    </w:p>
    <w:p w14:paraId="03FF033A" w14:textId="77777777" w:rsidR="005B2C3B" w:rsidRDefault="006F3923" w:rsidP="00BE42D9">
      <w:pPr>
        <w:jc w:val="both"/>
        <w:rPr>
          <w:b/>
          <w:sz w:val="20"/>
          <w:szCs w:val="20"/>
          <w:lang w:val="nl-BE"/>
        </w:rPr>
      </w:pPr>
      <w:r>
        <w:rPr>
          <w:b/>
          <w:sz w:val="20"/>
          <w:szCs w:val="20"/>
          <w:lang w:val="nl-BE"/>
        </w:rPr>
        <w:t xml:space="preserve">           </w:t>
      </w:r>
    </w:p>
    <w:p w14:paraId="692B7660" w14:textId="77777777" w:rsidR="005B2C3B" w:rsidRDefault="005B2C3B" w:rsidP="00BE42D9">
      <w:pPr>
        <w:jc w:val="both"/>
        <w:rPr>
          <w:b/>
          <w:sz w:val="20"/>
          <w:szCs w:val="20"/>
          <w:lang w:val="nl-BE"/>
        </w:rPr>
      </w:pPr>
    </w:p>
    <w:p w14:paraId="43692474" w14:textId="77777777" w:rsidR="005B2C3B" w:rsidRDefault="005B2C3B" w:rsidP="00BE42D9">
      <w:pPr>
        <w:jc w:val="both"/>
        <w:rPr>
          <w:b/>
          <w:sz w:val="20"/>
          <w:szCs w:val="20"/>
          <w:lang w:val="nl-BE"/>
        </w:rPr>
      </w:pPr>
    </w:p>
    <w:p w14:paraId="33A85F57" w14:textId="77777777" w:rsidR="005B2C3B" w:rsidRDefault="005B2C3B" w:rsidP="00BE42D9">
      <w:pPr>
        <w:jc w:val="both"/>
        <w:rPr>
          <w:b/>
          <w:sz w:val="20"/>
          <w:szCs w:val="20"/>
          <w:lang w:val="nl-BE"/>
        </w:rPr>
      </w:pPr>
    </w:p>
    <w:p w14:paraId="5D5E6758" w14:textId="77777777" w:rsidR="00AC62CE" w:rsidRDefault="00AC62CE" w:rsidP="00BE42D9">
      <w:pPr>
        <w:jc w:val="both"/>
        <w:rPr>
          <w:b/>
          <w:sz w:val="20"/>
          <w:szCs w:val="20"/>
          <w:lang w:val="nl-BE"/>
        </w:rPr>
      </w:pPr>
    </w:p>
    <w:p w14:paraId="09AF738A" w14:textId="77777777" w:rsidR="006F3923" w:rsidRDefault="00561DD0" w:rsidP="005B2C3B">
      <w:pPr>
        <w:ind w:firstLine="708"/>
        <w:jc w:val="both"/>
        <w:rPr>
          <w:b/>
          <w:sz w:val="20"/>
          <w:szCs w:val="20"/>
          <w:lang w:val="nl-BE"/>
        </w:rPr>
      </w:pPr>
      <w:r>
        <w:rPr>
          <w:b/>
          <w:sz w:val="20"/>
          <w:szCs w:val="20"/>
          <w:lang w:val="nl-BE"/>
        </w:rPr>
        <w:t>10.Pd2+</w:t>
      </w:r>
      <w:r>
        <w:rPr>
          <w:b/>
          <w:sz w:val="20"/>
          <w:szCs w:val="20"/>
          <w:lang w:val="nl-BE"/>
        </w:rPr>
        <w:tab/>
      </w:r>
      <w:r w:rsidR="006F3923">
        <w:rPr>
          <w:b/>
          <w:sz w:val="20"/>
          <w:szCs w:val="20"/>
          <w:lang w:val="nl-BE"/>
        </w:rPr>
        <w:t>Kd4</w:t>
      </w:r>
    </w:p>
    <w:p w14:paraId="2AF01D12" w14:textId="77777777" w:rsidR="006F3923" w:rsidRDefault="006F3923" w:rsidP="006F3923">
      <w:pPr>
        <w:jc w:val="both"/>
        <w:rPr>
          <w:sz w:val="20"/>
          <w:szCs w:val="20"/>
          <w:lang w:val="nl-BE"/>
        </w:rPr>
      </w:pPr>
      <w:r>
        <w:rPr>
          <w:sz w:val="20"/>
          <w:szCs w:val="20"/>
          <w:lang w:val="nl-BE"/>
        </w:rPr>
        <w:t>Zwart dient het paard te blijven dekken.</w:t>
      </w:r>
    </w:p>
    <w:p w14:paraId="58980E42" w14:textId="77777777" w:rsidR="006F3923" w:rsidRDefault="006F3923" w:rsidP="006F3923">
      <w:pPr>
        <w:jc w:val="both"/>
        <w:rPr>
          <w:b/>
          <w:sz w:val="20"/>
          <w:szCs w:val="20"/>
          <w:lang w:val="nl-BE"/>
        </w:rPr>
      </w:pPr>
      <w:r>
        <w:rPr>
          <w:sz w:val="20"/>
          <w:szCs w:val="20"/>
          <w:lang w:val="nl-BE"/>
        </w:rPr>
        <w:tab/>
      </w:r>
      <w:r>
        <w:rPr>
          <w:b/>
          <w:sz w:val="20"/>
          <w:szCs w:val="20"/>
          <w:lang w:val="nl-BE"/>
        </w:rPr>
        <w:t>11.Pf3+</w:t>
      </w:r>
      <w:r>
        <w:rPr>
          <w:b/>
          <w:sz w:val="20"/>
          <w:szCs w:val="20"/>
          <w:lang w:val="nl-BE"/>
        </w:rPr>
        <w:tab/>
      </w:r>
      <w:r>
        <w:rPr>
          <w:b/>
          <w:sz w:val="20"/>
          <w:szCs w:val="20"/>
          <w:lang w:val="nl-BE"/>
        </w:rPr>
        <w:tab/>
        <w:t>Ke4</w:t>
      </w:r>
    </w:p>
    <w:p w14:paraId="5C67E832" w14:textId="77777777" w:rsidR="006F3923" w:rsidRDefault="006F3923" w:rsidP="006F3923">
      <w:pPr>
        <w:jc w:val="both"/>
        <w:rPr>
          <w:b/>
          <w:sz w:val="20"/>
          <w:szCs w:val="20"/>
          <w:lang w:val="nl-BE"/>
        </w:rPr>
      </w:pPr>
      <w:r>
        <w:rPr>
          <w:b/>
          <w:sz w:val="20"/>
          <w:szCs w:val="20"/>
          <w:lang w:val="nl-BE"/>
        </w:rPr>
        <w:tab/>
        <w:t>12.Pg5+</w:t>
      </w:r>
    </w:p>
    <w:p w14:paraId="1943A76C" w14:textId="77777777" w:rsidR="006F3923" w:rsidRDefault="006F3923" w:rsidP="006F3923">
      <w:pPr>
        <w:jc w:val="both"/>
        <w:rPr>
          <w:sz w:val="20"/>
          <w:szCs w:val="20"/>
          <w:lang w:val="nl-BE"/>
        </w:rPr>
      </w:pPr>
      <w:r>
        <w:rPr>
          <w:sz w:val="20"/>
          <w:szCs w:val="20"/>
          <w:lang w:val="nl-BE"/>
        </w:rPr>
        <w:t>Nu mogelijk dankzij de 6</w:t>
      </w:r>
      <w:r>
        <w:rPr>
          <w:sz w:val="20"/>
          <w:szCs w:val="20"/>
          <w:vertAlign w:val="superscript"/>
          <w:lang w:val="nl-BE"/>
        </w:rPr>
        <w:t>de</w:t>
      </w:r>
      <w:r>
        <w:rPr>
          <w:sz w:val="20"/>
          <w:szCs w:val="20"/>
          <w:lang w:val="nl-BE"/>
        </w:rPr>
        <w:t xml:space="preserve"> zet van wit.</w:t>
      </w:r>
    </w:p>
    <w:p w14:paraId="537AAB3B" w14:textId="77777777" w:rsidR="006F3923" w:rsidRDefault="006F3923" w:rsidP="006F3923">
      <w:pPr>
        <w:jc w:val="both"/>
        <w:rPr>
          <w:b/>
          <w:sz w:val="20"/>
          <w:szCs w:val="20"/>
          <w:lang w:val="nl-BE"/>
        </w:rPr>
      </w:pPr>
      <w:r>
        <w:rPr>
          <w:sz w:val="20"/>
          <w:szCs w:val="20"/>
          <w:lang w:val="nl-BE"/>
        </w:rPr>
        <w:tab/>
      </w:r>
      <w:r>
        <w:rPr>
          <w:b/>
          <w:sz w:val="20"/>
          <w:szCs w:val="20"/>
          <w:lang w:val="nl-BE"/>
        </w:rPr>
        <w:t>12…</w:t>
      </w:r>
      <w:r>
        <w:rPr>
          <w:b/>
          <w:sz w:val="20"/>
          <w:szCs w:val="20"/>
          <w:lang w:val="nl-BE"/>
        </w:rPr>
        <w:tab/>
      </w:r>
      <w:r>
        <w:rPr>
          <w:b/>
          <w:sz w:val="20"/>
          <w:szCs w:val="20"/>
          <w:lang w:val="nl-BE"/>
        </w:rPr>
        <w:tab/>
        <w:t>Kf5</w:t>
      </w:r>
    </w:p>
    <w:p w14:paraId="2407DDD6" w14:textId="77777777" w:rsidR="006F3923" w:rsidRDefault="006F3923" w:rsidP="006F3923">
      <w:pPr>
        <w:jc w:val="both"/>
        <w:rPr>
          <w:sz w:val="20"/>
          <w:szCs w:val="20"/>
          <w:lang w:val="nl-BE"/>
        </w:rPr>
      </w:pPr>
      <w:r>
        <w:rPr>
          <w:sz w:val="20"/>
          <w:szCs w:val="20"/>
          <w:lang w:val="nl-BE"/>
        </w:rPr>
        <w:t>Na 12…Kd4</w:t>
      </w:r>
      <w:r w:rsidR="00283DE8">
        <w:rPr>
          <w:sz w:val="20"/>
          <w:szCs w:val="20"/>
          <w:lang w:val="nl-BE"/>
        </w:rPr>
        <w:t>?</w:t>
      </w:r>
      <w:r>
        <w:rPr>
          <w:sz w:val="20"/>
          <w:szCs w:val="20"/>
          <w:lang w:val="nl-BE"/>
        </w:rPr>
        <w:t xml:space="preserve"> of 12…Kf4</w:t>
      </w:r>
      <w:r w:rsidR="00283DE8">
        <w:rPr>
          <w:sz w:val="20"/>
          <w:szCs w:val="20"/>
          <w:lang w:val="nl-BE"/>
        </w:rPr>
        <w:t>?</w:t>
      </w:r>
      <w:r>
        <w:rPr>
          <w:sz w:val="20"/>
          <w:szCs w:val="20"/>
          <w:lang w:val="nl-BE"/>
        </w:rPr>
        <w:t>, volgt 13.Pe6+ en 14.Pxf8.</w:t>
      </w:r>
    </w:p>
    <w:p w14:paraId="5CD627B1" w14:textId="77777777" w:rsidR="006F3923" w:rsidRDefault="006F3923" w:rsidP="006F3923">
      <w:pPr>
        <w:jc w:val="both"/>
        <w:rPr>
          <w:b/>
          <w:sz w:val="20"/>
          <w:szCs w:val="20"/>
          <w:lang w:val="nl-BE"/>
        </w:rPr>
      </w:pPr>
      <w:r>
        <w:rPr>
          <w:sz w:val="20"/>
          <w:szCs w:val="20"/>
          <w:lang w:val="nl-BE"/>
        </w:rPr>
        <w:tab/>
      </w:r>
      <w:r>
        <w:rPr>
          <w:b/>
          <w:sz w:val="20"/>
          <w:szCs w:val="20"/>
          <w:lang w:val="nl-BE"/>
        </w:rPr>
        <w:t>13.Ph7</w:t>
      </w:r>
    </w:p>
    <w:p w14:paraId="1EBDA00C" w14:textId="77777777" w:rsidR="006F3923" w:rsidRDefault="006F3923" w:rsidP="006F3923">
      <w:pPr>
        <w:jc w:val="both"/>
        <w:rPr>
          <w:sz w:val="20"/>
          <w:szCs w:val="20"/>
          <w:lang w:val="nl-BE"/>
        </w:rPr>
      </w:pPr>
      <w:r>
        <w:rPr>
          <w:sz w:val="20"/>
          <w:szCs w:val="20"/>
          <w:lang w:val="nl-BE"/>
        </w:rPr>
        <w:t>Twee stukken staan nu aangeval-len, en het beste is:</w:t>
      </w:r>
    </w:p>
    <w:p w14:paraId="6BB1B1AA" w14:textId="77777777" w:rsidR="006F3923" w:rsidRDefault="006F3923" w:rsidP="006F3923">
      <w:pPr>
        <w:jc w:val="both"/>
        <w:rPr>
          <w:b/>
          <w:sz w:val="20"/>
          <w:szCs w:val="20"/>
          <w:lang w:val="nl-BE"/>
        </w:rPr>
      </w:pPr>
      <w:r>
        <w:rPr>
          <w:sz w:val="20"/>
          <w:szCs w:val="20"/>
          <w:lang w:val="nl-BE"/>
        </w:rPr>
        <w:tab/>
      </w:r>
      <w:r>
        <w:rPr>
          <w:b/>
          <w:sz w:val="20"/>
          <w:szCs w:val="20"/>
          <w:lang w:val="nl-BE"/>
        </w:rPr>
        <w:t>13…</w:t>
      </w:r>
      <w:r>
        <w:rPr>
          <w:b/>
          <w:sz w:val="20"/>
          <w:szCs w:val="20"/>
          <w:lang w:val="nl-BE"/>
        </w:rPr>
        <w:tab/>
      </w:r>
      <w:r>
        <w:rPr>
          <w:b/>
          <w:sz w:val="20"/>
          <w:szCs w:val="20"/>
          <w:lang w:val="nl-BE"/>
        </w:rPr>
        <w:tab/>
        <w:t>Lb4+</w:t>
      </w:r>
    </w:p>
    <w:p w14:paraId="1AF9C7A3" w14:textId="77777777" w:rsidR="006F3923" w:rsidRDefault="006F3923" w:rsidP="006F3923">
      <w:pPr>
        <w:jc w:val="both"/>
        <w:rPr>
          <w:b/>
          <w:sz w:val="20"/>
          <w:szCs w:val="20"/>
          <w:lang w:val="nl-BE"/>
        </w:rPr>
      </w:pPr>
      <w:r>
        <w:rPr>
          <w:b/>
          <w:sz w:val="20"/>
          <w:szCs w:val="20"/>
          <w:lang w:val="nl-BE"/>
        </w:rPr>
        <w:tab/>
        <w:t>14.Kb5</w:t>
      </w:r>
      <w:r>
        <w:rPr>
          <w:b/>
          <w:sz w:val="20"/>
          <w:szCs w:val="20"/>
          <w:lang w:val="nl-BE"/>
        </w:rPr>
        <w:tab/>
      </w:r>
      <w:r>
        <w:rPr>
          <w:b/>
          <w:sz w:val="20"/>
          <w:szCs w:val="20"/>
          <w:lang w:val="nl-BE"/>
        </w:rPr>
        <w:tab/>
        <w:t>Ke4</w:t>
      </w:r>
    </w:p>
    <w:p w14:paraId="7B6C7BDF" w14:textId="77777777" w:rsidR="006F3923" w:rsidRDefault="006F3923" w:rsidP="006F3923">
      <w:pPr>
        <w:jc w:val="both"/>
        <w:rPr>
          <w:b/>
          <w:sz w:val="20"/>
          <w:szCs w:val="20"/>
          <w:lang w:val="nl-BE"/>
        </w:rPr>
      </w:pPr>
      <w:r>
        <w:rPr>
          <w:b/>
          <w:sz w:val="20"/>
          <w:szCs w:val="20"/>
          <w:lang w:val="nl-BE"/>
        </w:rPr>
        <w:tab/>
        <w:t>15.Kc4</w:t>
      </w:r>
    </w:p>
    <w:p w14:paraId="0BD91B0B" w14:textId="77777777" w:rsidR="006F3923" w:rsidRDefault="006F3923" w:rsidP="006F3923">
      <w:pPr>
        <w:jc w:val="both"/>
        <w:rPr>
          <w:sz w:val="20"/>
          <w:szCs w:val="20"/>
          <w:lang w:val="nl-BE"/>
        </w:rPr>
      </w:pPr>
      <w:r>
        <w:rPr>
          <w:sz w:val="20"/>
          <w:szCs w:val="20"/>
          <w:lang w:val="nl-BE"/>
        </w:rPr>
        <w:t>15.Pg5+</w:t>
      </w:r>
      <w:r w:rsidR="00283DE8">
        <w:rPr>
          <w:sz w:val="20"/>
          <w:szCs w:val="20"/>
          <w:lang w:val="nl-BE"/>
        </w:rPr>
        <w:t>?</w:t>
      </w:r>
      <w:r>
        <w:rPr>
          <w:sz w:val="20"/>
          <w:szCs w:val="20"/>
          <w:lang w:val="nl-BE"/>
        </w:rPr>
        <w:t xml:space="preserve"> Kd4 16.Pe6+ Ke4 17.Kc4 is een onnodige omweg.</w:t>
      </w:r>
    </w:p>
    <w:p w14:paraId="22EF2062" w14:textId="77777777" w:rsidR="006F3923" w:rsidRDefault="006F3923" w:rsidP="006F3923">
      <w:pPr>
        <w:jc w:val="both"/>
        <w:rPr>
          <w:b/>
          <w:sz w:val="20"/>
          <w:szCs w:val="20"/>
          <w:lang w:val="nl-BE"/>
        </w:rPr>
      </w:pPr>
      <w:r>
        <w:rPr>
          <w:sz w:val="20"/>
          <w:szCs w:val="20"/>
          <w:lang w:val="nl-BE"/>
        </w:rPr>
        <w:tab/>
      </w:r>
      <w:r>
        <w:rPr>
          <w:b/>
          <w:sz w:val="20"/>
          <w:szCs w:val="20"/>
          <w:lang w:val="nl-BE"/>
        </w:rPr>
        <w:t>15…</w:t>
      </w:r>
      <w:r>
        <w:rPr>
          <w:b/>
          <w:sz w:val="20"/>
          <w:szCs w:val="20"/>
          <w:lang w:val="nl-BE"/>
        </w:rPr>
        <w:tab/>
      </w:r>
      <w:r>
        <w:rPr>
          <w:b/>
          <w:sz w:val="20"/>
          <w:szCs w:val="20"/>
          <w:lang w:val="nl-BE"/>
        </w:rPr>
        <w:tab/>
        <w:t>Pf2</w:t>
      </w:r>
    </w:p>
    <w:p w14:paraId="4ABA0999" w14:textId="77777777" w:rsidR="006F3923" w:rsidRDefault="006F3923" w:rsidP="006F3923">
      <w:pPr>
        <w:jc w:val="both"/>
        <w:rPr>
          <w:sz w:val="20"/>
          <w:szCs w:val="20"/>
          <w:lang w:val="nl-BE"/>
        </w:rPr>
      </w:pPr>
      <w:r>
        <w:rPr>
          <w:sz w:val="20"/>
          <w:szCs w:val="20"/>
          <w:lang w:val="nl-BE"/>
        </w:rPr>
        <w:t>Een laatste stuiptrekking.</w:t>
      </w:r>
    </w:p>
    <w:p w14:paraId="5E0EFCAF" w14:textId="77777777" w:rsidR="006F3923" w:rsidRDefault="006F3923" w:rsidP="006F3923">
      <w:pPr>
        <w:jc w:val="both"/>
        <w:rPr>
          <w:b/>
          <w:sz w:val="20"/>
          <w:szCs w:val="20"/>
          <w:lang w:val="nl-BE"/>
        </w:rPr>
      </w:pPr>
      <w:r>
        <w:rPr>
          <w:sz w:val="20"/>
          <w:szCs w:val="20"/>
          <w:lang w:val="nl-BE"/>
        </w:rPr>
        <w:tab/>
      </w:r>
      <w:r>
        <w:rPr>
          <w:b/>
          <w:sz w:val="20"/>
          <w:szCs w:val="20"/>
          <w:lang w:val="nl-BE"/>
        </w:rPr>
        <w:t>16.Pxf2+</w:t>
      </w:r>
      <w:r>
        <w:rPr>
          <w:b/>
          <w:sz w:val="20"/>
          <w:szCs w:val="20"/>
          <w:lang w:val="nl-BE"/>
        </w:rPr>
        <w:tab/>
        <w:t>Kf3</w:t>
      </w:r>
    </w:p>
    <w:p w14:paraId="0000B812" w14:textId="77777777" w:rsidR="006F3923" w:rsidRDefault="006F3923" w:rsidP="006F3923">
      <w:pPr>
        <w:jc w:val="both"/>
        <w:rPr>
          <w:b/>
          <w:sz w:val="20"/>
          <w:szCs w:val="20"/>
          <w:lang w:val="nl-BE"/>
        </w:rPr>
      </w:pPr>
      <w:r>
        <w:rPr>
          <w:b/>
          <w:sz w:val="20"/>
          <w:szCs w:val="20"/>
          <w:lang w:val="nl-BE"/>
        </w:rPr>
        <w:tab/>
        <w:t>17.Kxb4</w:t>
      </w:r>
      <w:r>
        <w:rPr>
          <w:b/>
          <w:sz w:val="20"/>
          <w:szCs w:val="20"/>
          <w:lang w:val="nl-BE"/>
        </w:rPr>
        <w:tab/>
        <w:t>Kxf2</w:t>
      </w:r>
    </w:p>
    <w:p w14:paraId="36A22CA2" w14:textId="77777777" w:rsidR="006F3923" w:rsidRDefault="006F3923" w:rsidP="006F3923">
      <w:pPr>
        <w:jc w:val="both"/>
        <w:rPr>
          <w:sz w:val="20"/>
          <w:szCs w:val="20"/>
          <w:lang w:val="nl-BE"/>
        </w:rPr>
      </w:pPr>
      <w:r>
        <w:rPr>
          <w:sz w:val="20"/>
          <w:szCs w:val="20"/>
          <w:lang w:val="nl-BE"/>
        </w:rPr>
        <w:t>Maar wit wint uiteindelijk met loper en paard.</w:t>
      </w:r>
    </w:p>
    <w:p w14:paraId="06970F22" w14:textId="77777777" w:rsidR="006F3923" w:rsidRDefault="006F3923" w:rsidP="006F3923">
      <w:pPr>
        <w:jc w:val="both"/>
        <w:rPr>
          <w:sz w:val="20"/>
          <w:szCs w:val="20"/>
          <w:lang w:val="nl-BE"/>
        </w:rPr>
      </w:pPr>
    </w:p>
    <w:p w14:paraId="6C2C492A" w14:textId="77777777" w:rsidR="00AB4604" w:rsidRDefault="00AB4604">
      <w:pPr>
        <w:widowControl/>
        <w:autoSpaceDE/>
        <w:autoSpaceDN/>
        <w:adjustRightInd/>
        <w:rPr>
          <w:b/>
          <w:sz w:val="20"/>
          <w:szCs w:val="20"/>
          <w:lang w:val="nl-BE"/>
        </w:rPr>
      </w:pPr>
      <w:r>
        <w:rPr>
          <w:b/>
          <w:sz w:val="20"/>
          <w:szCs w:val="20"/>
          <w:lang w:val="nl-BE"/>
        </w:rPr>
        <w:br w:type="page"/>
      </w:r>
    </w:p>
    <w:p w14:paraId="79FFCAD6" w14:textId="77777777" w:rsidR="006F3923" w:rsidRDefault="00DE4BAB" w:rsidP="00DC1972">
      <w:pPr>
        <w:jc w:val="center"/>
        <w:rPr>
          <w:b/>
          <w:sz w:val="20"/>
          <w:szCs w:val="20"/>
          <w:lang w:val="nl-BE"/>
        </w:rPr>
      </w:pPr>
      <w:r>
        <w:rPr>
          <w:b/>
          <w:sz w:val="20"/>
          <w:szCs w:val="20"/>
          <w:lang w:val="nl-BE"/>
        </w:rPr>
        <w:lastRenderedPageBreak/>
        <w:t>- 305</w:t>
      </w:r>
      <w:r w:rsidR="00F8586C">
        <w:rPr>
          <w:b/>
          <w:sz w:val="20"/>
          <w:szCs w:val="20"/>
          <w:lang w:val="nl-BE"/>
        </w:rPr>
        <w:t xml:space="preserve"> -</w:t>
      </w:r>
    </w:p>
    <w:p w14:paraId="65157A3D" w14:textId="77777777" w:rsidR="00B84A69" w:rsidRDefault="00B84A69" w:rsidP="00B84A69">
      <w:pPr>
        <w:jc w:val="center"/>
        <w:rPr>
          <w:b/>
          <w:sz w:val="20"/>
          <w:szCs w:val="20"/>
          <w:lang w:val="nl-BE"/>
        </w:rPr>
      </w:pPr>
    </w:p>
    <w:p w14:paraId="03FF51CD" w14:textId="77777777" w:rsidR="00B84A69" w:rsidRDefault="00B84A69" w:rsidP="00B84A69">
      <w:pPr>
        <w:jc w:val="center"/>
        <w:rPr>
          <w:sz w:val="20"/>
          <w:szCs w:val="20"/>
          <w:lang w:val="nl-BE"/>
        </w:rPr>
      </w:pPr>
      <w:r>
        <w:rPr>
          <w:i/>
          <w:sz w:val="20"/>
          <w:szCs w:val="20"/>
          <w:lang w:val="nl-BE"/>
        </w:rPr>
        <w:t xml:space="preserve">Origineel, </w:t>
      </w:r>
      <w:r w:rsidR="00847AEC">
        <w:rPr>
          <w:sz w:val="20"/>
          <w:szCs w:val="20"/>
          <w:lang w:val="nl-BE"/>
        </w:rPr>
        <w:t>2011</w:t>
      </w:r>
    </w:p>
    <w:p w14:paraId="74F1DE91" w14:textId="77777777" w:rsidR="00B84A69" w:rsidRPr="00544F1C" w:rsidRDefault="00544F1C" w:rsidP="00544F1C">
      <w:pPr>
        <w:jc w:val="center"/>
        <w:rPr>
          <w:sz w:val="20"/>
          <w:szCs w:val="20"/>
          <w:lang w:val="nl-BE"/>
        </w:rPr>
      </w:pPr>
      <w:r>
        <w:rPr>
          <w:i/>
          <w:sz w:val="20"/>
          <w:szCs w:val="20"/>
          <w:lang w:val="nl-BE"/>
        </w:rPr>
        <w:t>Correctie</w:t>
      </w:r>
      <w:r w:rsidR="00E7638D">
        <w:rPr>
          <w:i/>
          <w:sz w:val="20"/>
          <w:szCs w:val="20"/>
          <w:lang w:val="nl-BE"/>
        </w:rPr>
        <w:t>,</w:t>
      </w:r>
      <w:r>
        <w:rPr>
          <w:i/>
          <w:sz w:val="20"/>
          <w:szCs w:val="20"/>
          <w:lang w:val="nl-BE"/>
        </w:rPr>
        <w:t xml:space="preserve"> </w:t>
      </w:r>
      <w:r>
        <w:rPr>
          <w:sz w:val="20"/>
          <w:szCs w:val="20"/>
          <w:lang w:val="nl-BE"/>
        </w:rPr>
        <w:t>2011</w:t>
      </w:r>
    </w:p>
    <w:p w14:paraId="7DF44A3F" w14:textId="77777777" w:rsidR="00544F1C" w:rsidRDefault="00544F1C" w:rsidP="00544F1C">
      <w:pPr>
        <w:rPr>
          <w:b/>
          <w:sz w:val="20"/>
          <w:szCs w:val="20"/>
          <w:lang w:val="nl-BE"/>
        </w:rPr>
      </w:pPr>
    </w:p>
    <w:p w14:paraId="1FD1508B" w14:textId="77777777" w:rsidR="006F3923" w:rsidRDefault="00B84A69" w:rsidP="00544F1C">
      <w:r>
        <w:object w:dxaOrig="4700" w:dyaOrig="4704" w14:anchorId="4CD4571A">
          <v:shape id="_x0000_i1314" type="#_x0000_t75" style="width:154.5pt;height:150.65pt" o:ole="">
            <v:imagedata r:id="rId605" o:title=""/>
          </v:shape>
          <o:OLEObject Type="Embed" ProgID="CorelDRAW.Graphic.12" ShapeID="_x0000_i1314" DrawAspect="Content" ObjectID="_1587467658" r:id="rId606"/>
        </w:object>
      </w:r>
    </w:p>
    <w:p w14:paraId="3C0BAF80" w14:textId="77777777" w:rsidR="00B84A69" w:rsidRDefault="00B84A69" w:rsidP="006F3923">
      <w:pPr>
        <w:jc w:val="center"/>
      </w:pPr>
    </w:p>
    <w:p w14:paraId="27589486" w14:textId="77777777" w:rsidR="006F3923" w:rsidRDefault="006F3923" w:rsidP="006F3923">
      <w:pPr>
        <w:rPr>
          <w:rFonts w:cs="Arial"/>
          <w:b/>
          <w:lang w:val="nl-BE"/>
        </w:rPr>
      </w:pPr>
      <w:r>
        <w:rPr>
          <w:rFonts w:cs="Arial"/>
          <w:b/>
          <w:lang w:val="nl-BE"/>
        </w:rPr>
        <w:t xml:space="preserve">+                        </w:t>
      </w:r>
      <w:r>
        <w:rPr>
          <w:rFonts w:cs="Arial"/>
          <w:sz w:val="20"/>
          <w:szCs w:val="20"/>
          <w:lang w:val="nl-BE"/>
        </w:rPr>
        <w:t>0345.01 g6a3</w:t>
      </w:r>
      <w:r>
        <w:rPr>
          <w:rFonts w:cs="Arial"/>
          <w:b/>
          <w:lang w:val="nl-BE"/>
        </w:rPr>
        <w:t xml:space="preserve">    </w:t>
      </w:r>
    </w:p>
    <w:p w14:paraId="0C46960D" w14:textId="77777777" w:rsidR="006F3923" w:rsidRDefault="006F3923" w:rsidP="006F3923">
      <w:pPr>
        <w:rPr>
          <w:rFonts w:cs="Arial"/>
          <w:b/>
          <w:lang w:val="nl-BE"/>
        </w:rPr>
      </w:pPr>
    </w:p>
    <w:p w14:paraId="0AF71B23" w14:textId="77777777" w:rsidR="006F3923" w:rsidRDefault="006F3923" w:rsidP="006F3923">
      <w:pPr>
        <w:jc w:val="both"/>
        <w:rPr>
          <w:rFonts w:cs="Arial"/>
          <w:b/>
          <w:lang w:val="nl-BE"/>
        </w:rPr>
      </w:pPr>
      <w:r>
        <w:rPr>
          <w:rFonts w:cs="Arial"/>
          <w:sz w:val="20"/>
          <w:szCs w:val="20"/>
          <w:lang w:val="nl-BE"/>
        </w:rPr>
        <w:t>Het zwarte overwicht moet gebro-ken worden door de toren te vero-veren, maar hoe?</w:t>
      </w:r>
      <w:r>
        <w:rPr>
          <w:rFonts w:cs="Arial"/>
          <w:b/>
          <w:lang w:val="nl-BE"/>
        </w:rPr>
        <w:t xml:space="preserve">   </w:t>
      </w:r>
    </w:p>
    <w:p w14:paraId="44D8B9D9" w14:textId="77777777" w:rsidR="006F3923" w:rsidRDefault="006F3923" w:rsidP="006F3923">
      <w:pPr>
        <w:ind w:firstLine="708"/>
        <w:jc w:val="both"/>
        <w:rPr>
          <w:rFonts w:cs="Arial"/>
          <w:b/>
          <w:sz w:val="20"/>
          <w:szCs w:val="20"/>
          <w:lang w:val="nl-BE"/>
        </w:rPr>
      </w:pPr>
      <w:r>
        <w:rPr>
          <w:rFonts w:cs="Arial"/>
          <w:b/>
          <w:sz w:val="20"/>
          <w:szCs w:val="20"/>
          <w:lang w:val="nl-BE"/>
        </w:rPr>
        <w:t>1.Pc4+</w:t>
      </w:r>
    </w:p>
    <w:p w14:paraId="495E9325" w14:textId="77777777" w:rsidR="006F3923" w:rsidRDefault="000D3A33" w:rsidP="006F3923">
      <w:pPr>
        <w:jc w:val="both"/>
        <w:rPr>
          <w:rFonts w:cs="Arial"/>
          <w:sz w:val="20"/>
          <w:szCs w:val="20"/>
          <w:lang w:val="nl-BE"/>
        </w:rPr>
      </w:pPr>
      <w:r>
        <w:rPr>
          <w:rFonts w:cs="Arial"/>
          <w:sz w:val="20"/>
          <w:szCs w:val="20"/>
          <w:lang w:val="nl-BE"/>
        </w:rPr>
        <w:t>V</w:t>
      </w:r>
      <w:r w:rsidR="006F3923">
        <w:rPr>
          <w:rFonts w:cs="Arial"/>
          <w:sz w:val="20"/>
          <w:szCs w:val="20"/>
          <w:lang w:val="nl-BE"/>
        </w:rPr>
        <w:t xml:space="preserve">erleidelijk is: </w:t>
      </w:r>
    </w:p>
    <w:p w14:paraId="4C3FE010" w14:textId="77777777" w:rsidR="006F3923" w:rsidRDefault="006F3923" w:rsidP="00586E21">
      <w:pPr>
        <w:numPr>
          <w:ilvl w:val="0"/>
          <w:numId w:val="180"/>
        </w:numPr>
        <w:jc w:val="both"/>
        <w:rPr>
          <w:rFonts w:cs="Arial"/>
          <w:sz w:val="20"/>
          <w:szCs w:val="20"/>
          <w:lang w:val="nl-BE"/>
        </w:rPr>
      </w:pPr>
      <w:r>
        <w:rPr>
          <w:rFonts w:cs="Arial"/>
          <w:sz w:val="20"/>
          <w:szCs w:val="20"/>
          <w:lang w:val="nl-BE"/>
        </w:rPr>
        <w:t>1.P</w:t>
      </w:r>
      <w:r w:rsidR="009067DB">
        <w:rPr>
          <w:rFonts w:cs="Arial"/>
          <w:sz w:val="20"/>
          <w:szCs w:val="20"/>
          <w:lang w:val="nl-BE"/>
        </w:rPr>
        <w:t>bc3? Td5 2.Kxh7</w:t>
      </w:r>
      <w:r w:rsidR="00544F1C">
        <w:rPr>
          <w:rFonts w:cs="Arial"/>
          <w:sz w:val="20"/>
          <w:szCs w:val="20"/>
          <w:lang w:val="nl-BE"/>
        </w:rPr>
        <w:t xml:space="preserve"> Txd6</w:t>
      </w:r>
    </w:p>
    <w:p w14:paraId="498395B0" w14:textId="77777777" w:rsidR="006F3923" w:rsidRDefault="00544F1C" w:rsidP="00586E21">
      <w:pPr>
        <w:numPr>
          <w:ilvl w:val="0"/>
          <w:numId w:val="180"/>
        </w:numPr>
        <w:jc w:val="both"/>
        <w:rPr>
          <w:rFonts w:cs="Arial"/>
          <w:sz w:val="20"/>
          <w:szCs w:val="20"/>
          <w:lang w:val="en-GB"/>
        </w:rPr>
      </w:pPr>
      <w:r w:rsidRPr="00544F1C">
        <w:rPr>
          <w:rFonts w:cs="Arial"/>
          <w:sz w:val="20"/>
          <w:szCs w:val="20"/>
          <w:lang w:val="en-GB"/>
        </w:rPr>
        <w:t>1.Pcd3+</w:t>
      </w:r>
      <w:r w:rsidR="006F3923" w:rsidRPr="00544F1C">
        <w:rPr>
          <w:rFonts w:cs="Arial"/>
          <w:sz w:val="20"/>
          <w:szCs w:val="20"/>
          <w:lang w:val="en-GB"/>
        </w:rPr>
        <w:t>.</w:t>
      </w:r>
      <w:r w:rsidRPr="00544F1C">
        <w:rPr>
          <w:rFonts w:cs="Arial"/>
          <w:sz w:val="20"/>
          <w:szCs w:val="20"/>
          <w:lang w:val="en-GB"/>
        </w:rPr>
        <w:t xml:space="preserve">? </w:t>
      </w:r>
      <w:r>
        <w:rPr>
          <w:rFonts w:cs="Arial"/>
          <w:sz w:val="20"/>
          <w:szCs w:val="20"/>
          <w:lang w:val="en-GB"/>
        </w:rPr>
        <w:t>Kb3 2.Pxe5 Kxb2</w:t>
      </w:r>
    </w:p>
    <w:p w14:paraId="58124C8A" w14:textId="77777777" w:rsidR="0039473F" w:rsidRDefault="00544F1C" w:rsidP="00586E21">
      <w:pPr>
        <w:numPr>
          <w:ilvl w:val="0"/>
          <w:numId w:val="180"/>
        </w:numPr>
        <w:jc w:val="both"/>
        <w:rPr>
          <w:rFonts w:cs="Arial"/>
          <w:sz w:val="20"/>
          <w:szCs w:val="20"/>
          <w:lang w:val="en-GB"/>
        </w:rPr>
      </w:pPr>
      <w:r>
        <w:rPr>
          <w:rFonts w:cs="Arial"/>
          <w:sz w:val="20"/>
          <w:szCs w:val="20"/>
          <w:lang w:val="en-GB"/>
        </w:rPr>
        <w:t>1.Pd7</w:t>
      </w:r>
      <w:r w:rsidR="009067DB">
        <w:rPr>
          <w:rFonts w:cs="Arial"/>
          <w:sz w:val="20"/>
          <w:szCs w:val="20"/>
          <w:lang w:val="en-GB"/>
        </w:rPr>
        <w:t>+</w:t>
      </w:r>
      <w:r w:rsidR="00F07F35">
        <w:rPr>
          <w:rFonts w:cs="Arial"/>
          <w:sz w:val="20"/>
          <w:szCs w:val="20"/>
          <w:lang w:val="en-GB"/>
        </w:rPr>
        <w:t>?</w:t>
      </w:r>
      <w:r>
        <w:rPr>
          <w:rFonts w:cs="Arial"/>
          <w:sz w:val="20"/>
          <w:szCs w:val="20"/>
          <w:lang w:val="en-GB"/>
        </w:rPr>
        <w:t xml:space="preserve"> Kxb2 2.Pxe5 Pf6</w:t>
      </w:r>
    </w:p>
    <w:p w14:paraId="510F2E89" w14:textId="77777777" w:rsidR="00544F1C" w:rsidRPr="0039473F" w:rsidRDefault="0039473F" w:rsidP="00586E21">
      <w:pPr>
        <w:numPr>
          <w:ilvl w:val="0"/>
          <w:numId w:val="180"/>
        </w:numPr>
        <w:jc w:val="both"/>
        <w:rPr>
          <w:rFonts w:cs="Arial"/>
          <w:sz w:val="20"/>
          <w:szCs w:val="20"/>
          <w:lang w:val="nl-BE"/>
        </w:rPr>
      </w:pPr>
      <w:r w:rsidRPr="00B354CB">
        <w:rPr>
          <w:rFonts w:cs="Arial"/>
          <w:sz w:val="20"/>
          <w:szCs w:val="20"/>
          <w:lang w:val="nl-BE"/>
        </w:rPr>
        <w:t xml:space="preserve">1.Lxe5? </w:t>
      </w:r>
      <w:r w:rsidRPr="0039473F">
        <w:rPr>
          <w:rFonts w:cs="Arial"/>
          <w:sz w:val="20"/>
          <w:szCs w:val="20"/>
          <w:lang w:val="nl-BE"/>
        </w:rPr>
        <w:t>Lxe5 2.Pc4+ Kb4 en 3.Pxe5 Kxe5.</w:t>
      </w:r>
      <w:r w:rsidR="00544F1C" w:rsidRPr="0039473F">
        <w:rPr>
          <w:rFonts w:cs="Arial"/>
          <w:sz w:val="20"/>
          <w:szCs w:val="20"/>
          <w:lang w:val="nl-BE"/>
        </w:rPr>
        <w:t xml:space="preserve"> </w:t>
      </w:r>
    </w:p>
    <w:p w14:paraId="4E7926E5" w14:textId="77777777" w:rsidR="006F3923" w:rsidRPr="00544F1C" w:rsidRDefault="006F3923" w:rsidP="006F3923">
      <w:pPr>
        <w:jc w:val="both"/>
        <w:rPr>
          <w:rFonts w:cs="Arial"/>
          <w:b/>
          <w:sz w:val="20"/>
          <w:szCs w:val="20"/>
          <w:lang w:val="en-GB"/>
        </w:rPr>
      </w:pPr>
      <w:r w:rsidRPr="0039473F">
        <w:rPr>
          <w:rFonts w:cs="Arial"/>
          <w:sz w:val="20"/>
          <w:szCs w:val="20"/>
          <w:lang w:val="nl-BE"/>
        </w:rPr>
        <w:tab/>
      </w:r>
      <w:r w:rsidRPr="00544F1C">
        <w:rPr>
          <w:rFonts w:cs="Arial"/>
          <w:b/>
          <w:sz w:val="20"/>
          <w:szCs w:val="20"/>
          <w:lang w:val="en-GB"/>
        </w:rPr>
        <w:t>1…</w:t>
      </w:r>
      <w:r w:rsidRPr="00544F1C">
        <w:rPr>
          <w:rFonts w:cs="Arial"/>
          <w:b/>
          <w:sz w:val="20"/>
          <w:szCs w:val="20"/>
          <w:lang w:val="en-GB"/>
        </w:rPr>
        <w:tab/>
      </w:r>
      <w:r w:rsidRPr="00544F1C">
        <w:rPr>
          <w:rFonts w:cs="Arial"/>
          <w:b/>
          <w:sz w:val="20"/>
          <w:szCs w:val="20"/>
          <w:lang w:val="en-GB"/>
        </w:rPr>
        <w:tab/>
        <w:t>Kb4</w:t>
      </w:r>
    </w:p>
    <w:p w14:paraId="18D5F2F7" w14:textId="77777777" w:rsidR="006F3923" w:rsidRPr="000D4C52" w:rsidRDefault="000D4C52" w:rsidP="006F3923">
      <w:pPr>
        <w:jc w:val="both"/>
        <w:rPr>
          <w:rFonts w:cs="Arial"/>
          <w:b/>
          <w:sz w:val="20"/>
          <w:szCs w:val="20"/>
          <w:lang w:val="en-GB"/>
        </w:rPr>
      </w:pPr>
      <w:r>
        <w:rPr>
          <w:rFonts w:cs="Arial"/>
          <w:b/>
          <w:sz w:val="20"/>
          <w:szCs w:val="20"/>
          <w:lang w:val="en-GB"/>
        </w:rPr>
        <w:tab/>
        <w:t>2.Pxe5</w:t>
      </w:r>
      <w:r>
        <w:rPr>
          <w:rFonts w:cs="Arial"/>
          <w:b/>
          <w:sz w:val="20"/>
          <w:szCs w:val="20"/>
          <w:lang w:val="en-GB"/>
        </w:rPr>
        <w:tab/>
      </w:r>
      <w:r>
        <w:rPr>
          <w:rFonts w:cs="Arial"/>
          <w:b/>
          <w:sz w:val="20"/>
          <w:szCs w:val="20"/>
          <w:lang w:val="en-GB"/>
        </w:rPr>
        <w:tab/>
        <w:t>Lxe5</w:t>
      </w:r>
      <w:r w:rsidR="006F3923" w:rsidRPr="00544F1C">
        <w:rPr>
          <w:rFonts w:cs="Arial"/>
          <w:sz w:val="20"/>
          <w:szCs w:val="20"/>
          <w:lang w:val="en-GB"/>
        </w:rPr>
        <w:t>:</w:t>
      </w:r>
    </w:p>
    <w:p w14:paraId="62D6A40D" w14:textId="77777777" w:rsidR="00D35E12" w:rsidRPr="00B354CB" w:rsidRDefault="006F3923" w:rsidP="00586E21">
      <w:pPr>
        <w:numPr>
          <w:ilvl w:val="0"/>
          <w:numId w:val="181"/>
        </w:numPr>
        <w:jc w:val="both"/>
        <w:rPr>
          <w:rFonts w:cs="Arial"/>
          <w:sz w:val="20"/>
          <w:szCs w:val="20"/>
          <w:lang w:val="nl-BE"/>
        </w:rPr>
      </w:pPr>
      <w:r w:rsidRPr="00B354CB">
        <w:rPr>
          <w:rFonts w:cs="Arial"/>
          <w:sz w:val="20"/>
          <w:szCs w:val="20"/>
          <w:lang w:val="nl-BE"/>
        </w:rPr>
        <w:t>2…Pf8+? 3.Lxf8 Lxe5 4</w:t>
      </w:r>
      <w:r w:rsidR="00F07F35" w:rsidRPr="00B354CB">
        <w:rPr>
          <w:rFonts w:cs="Arial"/>
          <w:sz w:val="20"/>
          <w:szCs w:val="20"/>
          <w:lang w:val="nl-BE"/>
        </w:rPr>
        <w:t>.Pd7+ Kb3 5.Pxe5</w:t>
      </w:r>
      <w:r w:rsidR="004A213B" w:rsidRPr="00B354CB">
        <w:rPr>
          <w:rFonts w:cs="Arial"/>
          <w:sz w:val="20"/>
          <w:szCs w:val="20"/>
          <w:lang w:val="nl-BE"/>
        </w:rPr>
        <w:t xml:space="preserve"> met winst voor wit.</w:t>
      </w:r>
    </w:p>
    <w:p w14:paraId="5F607B03" w14:textId="77777777" w:rsidR="006F3923" w:rsidRPr="00D35E12" w:rsidRDefault="006F3923" w:rsidP="00586E21">
      <w:pPr>
        <w:numPr>
          <w:ilvl w:val="0"/>
          <w:numId w:val="181"/>
        </w:numPr>
        <w:jc w:val="both"/>
        <w:rPr>
          <w:rFonts w:cs="Arial"/>
          <w:sz w:val="20"/>
          <w:szCs w:val="20"/>
          <w:lang w:val="en-GB"/>
        </w:rPr>
      </w:pPr>
      <w:r>
        <w:rPr>
          <w:rFonts w:cs="Arial"/>
          <w:sz w:val="20"/>
          <w:szCs w:val="20"/>
          <w:lang w:val="en-GB"/>
        </w:rPr>
        <w:t xml:space="preserve">2...Pf6? </w:t>
      </w:r>
      <w:r w:rsidRPr="00F07F35">
        <w:rPr>
          <w:rFonts w:cs="Arial"/>
          <w:sz w:val="20"/>
          <w:szCs w:val="20"/>
          <w:lang w:val="en-GB"/>
        </w:rPr>
        <w:t>3.Pcd7+ Kb3 4.P</w:t>
      </w:r>
      <w:r w:rsidR="00F07F35" w:rsidRPr="00F07F35">
        <w:rPr>
          <w:rFonts w:cs="Arial"/>
          <w:sz w:val="20"/>
          <w:szCs w:val="20"/>
          <w:lang w:val="en-GB"/>
        </w:rPr>
        <w:t>xf6</w:t>
      </w:r>
      <w:r w:rsidR="00947A7B">
        <w:rPr>
          <w:rFonts w:cs="Arial"/>
          <w:sz w:val="20"/>
          <w:szCs w:val="20"/>
          <w:lang w:val="en-GB"/>
        </w:rPr>
        <w:t xml:space="preserve"> a4</w:t>
      </w:r>
      <w:r w:rsidR="00F07F35" w:rsidRPr="00F07F35">
        <w:rPr>
          <w:rFonts w:cs="Arial"/>
          <w:sz w:val="20"/>
          <w:szCs w:val="20"/>
          <w:lang w:val="en-GB"/>
        </w:rPr>
        <w:t xml:space="preserve"> 5.Pf7 Lxf6 6</w:t>
      </w:r>
      <w:r w:rsidR="00F07F35">
        <w:rPr>
          <w:rFonts w:cs="Arial"/>
          <w:sz w:val="20"/>
          <w:szCs w:val="20"/>
          <w:lang w:val="nl-BE"/>
        </w:rPr>
        <w:t xml:space="preserve">.Kxf6, </w:t>
      </w:r>
      <w:r w:rsidR="001910A7" w:rsidRPr="00F07F35">
        <w:rPr>
          <w:rFonts w:cs="Arial"/>
          <w:sz w:val="20"/>
          <w:szCs w:val="20"/>
          <w:lang w:val="nl-BE"/>
        </w:rPr>
        <w:t xml:space="preserve"> en wint.</w:t>
      </w:r>
      <w:r w:rsidRPr="00F07F35">
        <w:rPr>
          <w:rFonts w:cs="Arial"/>
          <w:sz w:val="20"/>
          <w:szCs w:val="20"/>
          <w:lang w:val="nl-BE"/>
        </w:rPr>
        <w:t xml:space="preserve"> </w:t>
      </w:r>
    </w:p>
    <w:p w14:paraId="135BF856" w14:textId="77777777" w:rsidR="006F3923" w:rsidRDefault="006F3923" w:rsidP="00586E21">
      <w:pPr>
        <w:numPr>
          <w:ilvl w:val="0"/>
          <w:numId w:val="181"/>
        </w:numPr>
        <w:jc w:val="both"/>
        <w:rPr>
          <w:rFonts w:cs="Arial"/>
          <w:sz w:val="20"/>
          <w:szCs w:val="20"/>
          <w:lang w:val="nl-BE"/>
        </w:rPr>
      </w:pPr>
      <w:r w:rsidRPr="00F07F35">
        <w:rPr>
          <w:rFonts w:cs="Arial"/>
          <w:sz w:val="20"/>
          <w:szCs w:val="20"/>
          <w:lang w:val="nl-BE"/>
        </w:rPr>
        <w:t>2</w:t>
      </w:r>
      <w:r w:rsidR="00F07F35" w:rsidRPr="00F07F35">
        <w:rPr>
          <w:rFonts w:cs="Arial"/>
          <w:sz w:val="20"/>
          <w:szCs w:val="20"/>
          <w:lang w:val="nl-BE"/>
        </w:rPr>
        <w:t>...a4</w:t>
      </w:r>
      <w:r w:rsidR="00F07F35">
        <w:rPr>
          <w:rFonts w:cs="Arial"/>
          <w:sz w:val="20"/>
          <w:szCs w:val="20"/>
          <w:lang w:val="nl-BE"/>
        </w:rPr>
        <w:t>?</w:t>
      </w:r>
      <w:r w:rsidR="00F07F35" w:rsidRPr="00F07F35">
        <w:rPr>
          <w:rFonts w:cs="Arial"/>
          <w:sz w:val="20"/>
          <w:szCs w:val="20"/>
          <w:lang w:val="nl-BE"/>
        </w:rPr>
        <w:t xml:space="preserve"> 3.Kxh7 Lxe5 4.Pd3+ Kb3 5.Lxe5 en wint ook.</w:t>
      </w:r>
    </w:p>
    <w:p w14:paraId="4A52B157" w14:textId="77777777" w:rsidR="00BE42D9" w:rsidRDefault="00BE42D9" w:rsidP="00F07F35">
      <w:pPr>
        <w:ind w:firstLine="708"/>
        <w:jc w:val="both"/>
        <w:rPr>
          <w:b/>
          <w:sz w:val="20"/>
          <w:szCs w:val="20"/>
          <w:lang w:val="nl-BE"/>
        </w:rPr>
      </w:pPr>
    </w:p>
    <w:p w14:paraId="616A35FD" w14:textId="77777777" w:rsidR="00BE42D9" w:rsidRDefault="00BE42D9" w:rsidP="00F07F35">
      <w:pPr>
        <w:ind w:firstLine="708"/>
        <w:jc w:val="both"/>
        <w:rPr>
          <w:b/>
          <w:sz w:val="20"/>
          <w:szCs w:val="20"/>
          <w:lang w:val="nl-BE"/>
        </w:rPr>
      </w:pPr>
    </w:p>
    <w:p w14:paraId="42A60D84" w14:textId="77777777" w:rsidR="004911CE" w:rsidRDefault="004911CE" w:rsidP="0039473F">
      <w:pPr>
        <w:jc w:val="both"/>
        <w:rPr>
          <w:b/>
          <w:sz w:val="20"/>
          <w:szCs w:val="20"/>
          <w:lang w:val="nl-BE"/>
        </w:rPr>
      </w:pPr>
    </w:p>
    <w:p w14:paraId="77615C4A" w14:textId="77777777" w:rsidR="00BE42D9" w:rsidRDefault="00BE42D9" w:rsidP="00F07F35">
      <w:pPr>
        <w:ind w:firstLine="708"/>
        <w:jc w:val="both"/>
        <w:rPr>
          <w:b/>
          <w:sz w:val="20"/>
          <w:szCs w:val="20"/>
          <w:lang w:val="nl-BE"/>
        </w:rPr>
      </w:pPr>
    </w:p>
    <w:p w14:paraId="6D1E6CD4" w14:textId="77777777" w:rsidR="000D4C52" w:rsidRDefault="000D4C52" w:rsidP="00F07F35">
      <w:pPr>
        <w:ind w:firstLine="708"/>
        <w:jc w:val="both"/>
        <w:rPr>
          <w:b/>
          <w:sz w:val="20"/>
          <w:szCs w:val="20"/>
          <w:lang w:val="nl-BE"/>
        </w:rPr>
      </w:pPr>
    </w:p>
    <w:p w14:paraId="4341FB39" w14:textId="77777777" w:rsidR="001E66F6" w:rsidRDefault="001E66F6" w:rsidP="00F07F35">
      <w:pPr>
        <w:ind w:firstLine="708"/>
        <w:jc w:val="both"/>
        <w:rPr>
          <w:b/>
          <w:sz w:val="20"/>
          <w:szCs w:val="20"/>
          <w:lang w:val="nl-BE"/>
        </w:rPr>
      </w:pPr>
    </w:p>
    <w:p w14:paraId="554F9D70" w14:textId="77777777" w:rsidR="00096CB2" w:rsidRDefault="00096CB2" w:rsidP="00F07F35">
      <w:pPr>
        <w:ind w:firstLine="708"/>
        <w:jc w:val="both"/>
        <w:rPr>
          <w:b/>
          <w:sz w:val="20"/>
          <w:szCs w:val="20"/>
          <w:lang w:val="nl-BE"/>
        </w:rPr>
      </w:pPr>
    </w:p>
    <w:p w14:paraId="6A57A275" w14:textId="77777777" w:rsidR="00F07F35" w:rsidRDefault="00F07F35" w:rsidP="00F07F35">
      <w:pPr>
        <w:ind w:firstLine="708"/>
        <w:jc w:val="both"/>
        <w:rPr>
          <w:b/>
          <w:sz w:val="20"/>
          <w:szCs w:val="20"/>
          <w:lang w:val="nl-BE"/>
        </w:rPr>
      </w:pPr>
      <w:r>
        <w:rPr>
          <w:b/>
          <w:sz w:val="20"/>
          <w:szCs w:val="20"/>
          <w:lang w:val="nl-BE"/>
        </w:rPr>
        <w:t>3.Pd3+</w:t>
      </w:r>
      <w:r>
        <w:rPr>
          <w:b/>
          <w:sz w:val="20"/>
          <w:szCs w:val="20"/>
          <w:lang w:val="nl-BE"/>
        </w:rPr>
        <w:tab/>
      </w:r>
      <w:r>
        <w:rPr>
          <w:b/>
          <w:sz w:val="20"/>
          <w:szCs w:val="20"/>
          <w:lang w:val="nl-BE"/>
        </w:rPr>
        <w:tab/>
        <w:t>Kc4</w:t>
      </w:r>
      <w:r>
        <w:rPr>
          <w:b/>
          <w:sz w:val="20"/>
          <w:szCs w:val="20"/>
          <w:lang w:val="nl-BE"/>
        </w:rPr>
        <w:tab/>
      </w:r>
    </w:p>
    <w:p w14:paraId="3F005B5D" w14:textId="77777777" w:rsidR="006F3923" w:rsidRDefault="00F07F35" w:rsidP="00BE42D9">
      <w:pPr>
        <w:ind w:firstLine="708"/>
        <w:jc w:val="both"/>
        <w:rPr>
          <w:b/>
          <w:sz w:val="20"/>
          <w:szCs w:val="20"/>
          <w:lang w:val="nl-BE"/>
        </w:rPr>
      </w:pPr>
      <w:r>
        <w:rPr>
          <w:b/>
          <w:sz w:val="20"/>
          <w:szCs w:val="20"/>
          <w:lang w:val="nl-BE"/>
        </w:rPr>
        <w:t>4</w:t>
      </w:r>
      <w:r w:rsidR="006F3923">
        <w:rPr>
          <w:b/>
          <w:sz w:val="20"/>
          <w:szCs w:val="20"/>
          <w:lang w:val="nl-BE"/>
        </w:rPr>
        <w:t>.Pxe5</w:t>
      </w:r>
      <w:r w:rsidR="00927234">
        <w:rPr>
          <w:b/>
          <w:sz w:val="20"/>
          <w:szCs w:val="20"/>
          <w:lang w:val="nl-BE"/>
        </w:rPr>
        <w:t>+</w:t>
      </w:r>
      <w:r w:rsidR="00927234">
        <w:rPr>
          <w:b/>
          <w:sz w:val="20"/>
          <w:szCs w:val="20"/>
          <w:lang w:val="nl-BE"/>
        </w:rPr>
        <w:tab/>
      </w:r>
      <w:r w:rsidR="006F3923">
        <w:rPr>
          <w:b/>
          <w:sz w:val="20"/>
          <w:szCs w:val="20"/>
          <w:lang w:val="nl-BE"/>
        </w:rPr>
        <w:t>Kd5</w:t>
      </w:r>
      <w:r w:rsidR="006F3923">
        <w:rPr>
          <w:b/>
          <w:sz w:val="20"/>
          <w:szCs w:val="20"/>
          <w:lang w:val="nl-BE"/>
        </w:rPr>
        <w:tab/>
      </w:r>
    </w:p>
    <w:p w14:paraId="0BBDD81A" w14:textId="77777777" w:rsidR="006F3923" w:rsidRDefault="006F3923" w:rsidP="006F3923">
      <w:pPr>
        <w:ind w:firstLine="708"/>
        <w:jc w:val="both"/>
        <w:rPr>
          <w:b/>
          <w:sz w:val="20"/>
          <w:szCs w:val="20"/>
          <w:lang w:val="nl-BE"/>
        </w:rPr>
      </w:pPr>
      <w:r>
        <w:rPr>
          <w:b/>
          <w:sz w:val="20"/>
          <w:szCs w:val="20"/>
          <w:lang w:val="nl-BE"/>
        </w:rPr>
        <w:t>5.Pf7</w:t>
      </w:r>
      <w:r>
        <w:rPr>
          <w:b/>
          <w:sz w:val="20"/>
          <w:szCs w:val="20"/>
          <w:lang w:val="nl-BE"/>
        </w:rPr>
        <w:tab/>
      </w:r>
      <w:r>
        <w:rPr>
          <w:b/>
          <w:sz w:val="20"/>
          <w:szCs w:val="20"/>
          <w:lang w:val="nl-BE"/>
        </w:rPr>
        <w:tab/>
        <w:t>Ke6</w:t>
      </w:r>
    </w:p>
    <w:p w14:paraId="0D1824B5" w14:textId="77777777" w:rsidR="006F3923" w:rsidRDefault="006F3923" w:rsidP="006F3923">
      <w:pPr>
        <w:ind w:firstLine="708"/>
        <w:jc w:val="both"/>
        <w:rPr>
          <w:b/>
          <w:sz w:val="20"/>
          <w:szCs w:val="20"/>
          <w:lang w:val="nl-BE"/>
        </w:rPr>
      </w:pPr>
      <w:r>
        <w:rPr>
          <w:b/>
          <w:sz w:val="20"/>
          <w:szCs w:val="20"/>
          <w:lang w:val="nl-BE"/>
        </w:rPr>
        <w:t>6.La3</w:t>
      </w:r>
    </w:p>
    <w:p w14:paraId="7244DD43" w14:textId="77777777" w:rsidR="006F3923" w:rsidRDefault="006F3923" w:rsidP="006F3923">
      <w:pPr>
        <w:jc w:val="both"/>
        <w:rPr>
          <w:sz w:val="20"/>
          <w:szCs w:val="20"/>
          <w:lang w:val="nl-BE"/>
        </w:rPr>
      </w:pPr>
      <w:r>
        <w:rPr>
          <w:sz w:val="20"/>
          <w:szCs w:val="20"/>
          <w:lang w:val="nl-BE"/>
        </w:rPr>
        <w:t>Fout is 6.Lc5?, want na 6..Pf6 7.Pg5+ volgt 7…Kd5 En na een wi</w:t>
      </w:r>
      <w:r w:rsidR="00265DB0">
        <w:rPr>
          <w:sz w:val="20"/>
          <w:szCs w:val="20"/>
          <w:lang w:val="nl-BE"/>
        </w:rPr>
        <w:t>t</w:t>
      </w:r>
      <w:r>
        <w:rPr>
          <w:sz w:val="20"/>
          <w:szCs w:val="20"/>
          <w:lang w:val="nl-BE"/>
        </w:rPr>
        <w:t xml:space="preserve">te loperzet breekt de zwarte hengst los met </w:t>
      </w:r>
      <w:r w:rsidR="00F07F35">
        <w:rPr>
          <w:sz w:val="20"/>
          <w:szCs w:val="20"/>
          <w:lang w:val="nl-BE"/>
        </w:rPr>
        <w:t>een rampzalig ge</w:t>
      </w:r>
      <w:r w:rsidR="00265DB0">
        <w:rPr>
          <w:sz w:val="20"/>
          <w:szCs w:val="20"/>
          <w:lang w:val="nl-BE"/>
        </w:rPr>
        <w:t>-</w:t>
      </w:r>
      <w:r w:rsidR="00F07F35">
        <w:rPr>
          <w:sz w:val="20"/>
          <w:szCs w:val="20"/>
          <w:lang w:val="nl-BE"/>
        </w:rPr>
        <w:t>volg.</w:t>
      </w:r>
    </w:p>
    <w:p w14:paraId="56E9454E" w14:textId="77777777" w:rsidR="006F3923" w:rsidRPr="00177777" w:rsidRDefault="006F3923" w:rsidP="006F3923">
      <w:pPr>
        <w:jc w:val="both"/>
        <w:rPr>
          <w:b/>
          <w:sz w:val="20"/>
          <w:szCs w:val="20"/>
          <w:lang w:val="en-GB"/>
        </w:rPr>
      </w:pPr>
      <w:r>
        <w:rPr>
          <w:sz w:val="20"/>
          <w:szCs w:val="20"/>
          <w:lang w:val="nl-BE"/>
        </w:rPr>
        <w:tab/>
      </w:r>
      <w:r w:rsidRPr="00177777">
        <w:rPr>
          <w:b/>
          <w:sz w:val="20"/>
          <w:szCs w:val="20"/>
          <w:lang w:val="en-GB"/>
        </w:rPr>
        <w:t>6…</w:t>
      </w:r>
      <w:r w:rsidRPr="00177777">
        <w:rPr>
          <w:b/>
          <w:sz w:val="20"/>
          <w:szCs w:val="20"/>
          <w:lang w:val="en-GB"/>
        </w:rPr>
        <w:tab/>
      </w:r>
      <w:r w:rsidRPr="00177777">
        <w:rPr>
          <w:b/>
          <w:sz w:val="20"/>
          <w:szCs w:val="20"/>
          <w:lang w:val="en-GB"/>
        </w:rPr>
        <w:tab/>
        <w:t>a4</w:t>
      </w:r>
    </w:p>
    <w:p w14:paraId="4E14A5D0" w14:textId="77777777" w:rsidR="006F3923" w:rsidRPr="00177777" w:rsidRDefault="006F3923" w:rsidP="006F3923">
      <w:pPr>
        <w:ind w:firstLine="708"/>
        <w:jc w:val="both"/>
        <w:rPr>
          <w:b/>
          <w:sz w:val="20"/>
          <w:szCs w:val="20"/>
          <w:lang w:val="en-GB"/>
        </w:rPr>
      </w:pPr>
      <w:r w:rsidRPr="00177777">
        <w:rPr>
          <w:b/>
          <w:sz w:val="20"/>
          <w:szCs w:val="20"/>
          <w:lang w:val="en-GB"/>
        </w:rPr>
        <w:t>7.Lb4</w:t>
      </w:r>
      <w:r w:rsidRPr="00177777">
        <w:rPr>
          <w:b/>
          <w:sz w:val="20"/>
          <w:szCs w:val="20"/>
          <w:lang w:val="en-GB"/>
        </w:rPr>
        <w:tab/>
      </w:r>
      <w:r w:rsidRPr="00177777">
        <w:rPr>
          <w:b/>
          <w:sz w:val="20"/>
          <w:szCs w:val="20"/>
          <w:lang w:val="en-GB"/>
        </w:rPr>
        <w:tab/>
        <w:t>a3</w:t>
      </w:r>
    </w:p>
    <w:p w14:paraId="092A0CA9" w14:textId="77777777" w:rsidR="00001227" w:rsidRPr="00D630DD" w:rsidRDefault="006F3923" w:rsidP="006F3923">
      <w:pPr>
        <w:ind w:firstLine="708"/>
        <w:jc w:val="both"/>
        <w:rPr>
          <w:b/>
          <w:sz w:val="20"/>
          <w:szCs w:val="20"/>
          <w:lang w:val="en-GB"/>
        </w:rPr>
      </w:pPr>
      <w:r w:rsidRPr="00D630DD">
        <w:rPr>
          <w:b/>
          <w:sz w:val="20"/>
          <w:szCs w:val="20"/>
          <w:lang w:val="en-GB"/>
        </w:rPr>
        <w:t>8.Lxa3</w:t>
      </w:r>
      <w:r w:rsidRPr="00D630DD">
        <w:rPr>
          <w:b/>
          <w:sz w:val="20"/>
          <w:szCs w:val="20"/>
          <w:lang w:val="en-GB"/>
        </w:rPr>
        <w:tab/>
      </w:r>
      <w:r w:rsidR="006C511C" w:rsidRPr="00D630DD">
        <w:rPr>
          <w:b/>
          <w:sz w:val="20"/>
          <w:szCs w:val="20"/>
          <w:lang w:val="en-GB"/>
        </w:rPr>
        <w:tab/>
        <w:t>Pf6</w:t>
      </w:r>
    </w:p>
    <w:p w14:paraId="2D3458AE" w14:textId="77777777" w:rsidR="006C511C" w:rsidRPr="00D630DD" w:rsidRDefault="006C511C" w:rsidP="006F3923">
      <w:pPr>
        <w:ind w:firstLine="708"/>
        <w:jc w:val="both"/>
        <w:rPr>
          <w:b/>
          <w:sz w:val="20"/>
          <w:szCs w:val="20"/>
          <w:lang w:val="en-GB"/>
        </w:rPr>
      </w:pPr>
      <w:r w:rsidRPr="00D630DD">
        <w:rPr>
          <w:b/>
          <w:sz w:val="20"/>
          <w:szCs w:val="20"/>
          <w:lang w:val="en-GB"/>
        </w:rPr>
        <w:t>9.Pg5+</w:t>
      </w:r>
      <w:r w:rsidRPr="00D630DD">
        <w:rPr>
          <w:b/>
          <w:sz w:val="20"/>
          <w:szCs w:val="20"/>
          <w:lang w:val="en-GB"/>
        </w:rPr>
        <w:tab/>
      </w:r>
      <w:r w:rsidRPr="00D630DD">
        <w:rPr>
          <w:b/>
          <w:sz w:val="20"/>
          <w:szCs w:val="20"/>
          <w:lang w:val="en-GB"/>
        </w:rPr>
        <w:tab/>
        <w:t>Ke5</w:t>
      </w:r>
    </w:p>
    <w:p w14:paraId="4C3AE845" w14:textId="77777777" w:rsidR="006C511C" w:rsidRDefault="006C511C" w:rsidP="006C511C">
      <w:pPr>
        <w:jc w:val="both"/>
        <w:rPr>
          <w:b/>
          <w:sz w:val="20"/>
          <w:szCs w:val="20"/>
          <w:lang w:val="nl-BE"/>
        </w:rPr>
      </w:pPr>
      <w:r w:rsidRPr="00D630DD">
        <w:rPr>
          <w:b/>
          <w:sz w:val="20"/>
          <w:szCs w:val="20"/>
          <w:lang w:val="en-GB"/>
        </w:rPr>
        <w:t xml:space="preserve">           </w:t>
      </w:r>
      <w:r>
        <w:rPr>
          <w:b/>
          <w:sz w:val="20"/>
          <w:szCs w:val="20"/>
          <w:lang w:val="nl-BE"/>
        </w:rPr>
        <w:t>10.Lb2+</w:t>
      </w:r>
    </w:p>
    <w:p w14:paraId="0AED8FD6" w14:textId="77777777" w:rsidR="006C511C" w:rsidRDefault="006C511C" w:rsidP="006C511C">
      <w:pPr>
        <w:jc w:val="both"/>
        <w:rPr>
          <w:sz w:val="20"/>
          <w:szCs w:val="20"/>
          <w:lang w:val="nl-BE"/>
        </w:rPr>
      </w:pPr>
      <w:r>
        <w:rPr>
          <w:sz w:val="20"/>
          <w:szCs w:val="20"/>
          <w:lang w:val="nl-BE"/>
        </w:rPr>
        <w:t>En het paard valt op de volgende zet.</w:t>
      </w:r>
    </w:p>
    <w:p w14:paraId="56B3C661" w14:textId="77777777" w:rsidR="006C511C" w:rsidRDefault="006C511C" w:rsidP="006C511C">
      <w:pPr>
        <w:jc w:val="both"/>
        <w:rPr>
          <w:sz w:val="20"/>
          <w:szCs w:val="20"/>
          <w:lang w:val="nl-BE"/>
        </w:rPr>
      </w:pPr>
    </w:p>
    <w:p w14:paraId="49CE5593" w14:textId="77777777" w:rsidR="006F3923" w:rsidRPr="006C511C" w:rsidRDefault="006C511C" w:rsidP="006F3923">
      <w:pPr>
        <w:jc w:val="both"/>
        <w:rPr>
          <w:sz w:val="20"/>
          <w:szCs w:val="20"/>
          <w:lang w:val="nl-BE"/>
        </w:rPr>
      </w:pPr>
      <w:r>
        <w:rPr>
          <w:sz w:val="20"/>
          <w:szCs w:val="20"/>
          <w:lang w:val="nl-BE"/>
        </w:rPr>
        <w:t>Wit wint</w:t>
      </w:r>
      <w:r>
        <w:rPr>
          <w:b/>
          <w:sz w:val="20"/>
          <w:szCs w:val="20"/>
          <w:lang w:val="nl-BE"/>
        </w:rPr>
        <w:t xml:space="preserve"> </w:t>
      </w:r>
      <w:r>
        <w:rPr>
          <w:sz w:val="20"/>
          <w:szCs w:val="20"/>
          <w:lang w:val="nl-BE"/>
        </w:rPr>
        <w:t xml:space="preserve">en </w:t>
      </w:r>
      <w:r w:rsidR="006F3923">
        <w:rPr>
          <w:sz w:val="20"/>
          <w:szCs w:val="20"/>
          <w:lang w:val="nl-BE"/>
        </w:rPr>
        <w:t>dankt de overwinning door met de j</w:t>
      </w:r>
      <w:r>
        <w:rPr>
          <w:sz w:val="20"/>
          <w:szCs w:val="20"/>
          <w:lang w:val="nl-BE"/>
        </w:rPr>
        <w:t>uiste paardzet te begin</w:t>
      </w:r>
      <w:r w:rsidR="005C7D11">
        <w:rPr>
          <w:sz w:val="20"/>
          <w:szCs w:val="20"/>
          <w:lang w:val="nl-BE"/>
        </w:rPr>
        <w:t>nen, wat</w:t>
      </w:r>
      <w:r w:rsidR="006F3923">
        <w:rPr>
          <w:sz w:val="20"/>
          <w:szCs w:val="20"/>
          <w:lang w:val="nl-BE"/>
        </w:rPr>
        <w:t xml:space="preserve"> niet zo voor de hand ligt.</w:t>
      </w:r>
    </w:p>
    <w:p w14:paraId="0BB5B62E" w14:textId="77777777" w:rsidR="002A16E2" w:rsidRDefault="00DF11A5" w:rsidP="005442E4">
      <w:pPr>
        <w:pStyle w:val="01Title"/>
        <w:ind w:left="0"/>
        <w:jc w:val="center"/>
        <w:rPr>
          <w:b/>
          <w:sz w:val="20"/>
          <w:szCs w:val="20"/>
          <w:lang w:val="nl-BE"/>
        </w:rPr>
      </w:pPr>
      <w:r>
        <w:rPr>
          <w:sz w:val="20"/>
          <w:szCs w:val="20"/>
          <w:lang w:val="nl-BE"/>
        </w:rPr>
        <w:br w:type="page"/>
      </w:r>
      <w:r w:rsidR="002A16E2">
        <w:rPr>
          <w:b/>
          <w:sz w:val="20"/>
          <w:szCs w:val="20"/>
          <w:lang w:val="nl-BE"/>
        </w:rPr>
        <w:lastRenderedPageBreak/>
        <w:t xml:space="preserve">- </w:t>
      </w:r>
      <w:r w:rsidR="004B0B42">
        <w:rPr>
          <w:b/>
          <w:sz w:val="20"/>
          <w:szCs w:val="20"/>
          <w:lang w:val="nl-BE"/>
        </w:rPr>
        <w:t>30</w:t>
      </w:r>
      <w:r w:rsidR="00DE4BAB">
        <w:rPr>
          <w:b/>
          <w:sz w:val="20"/>
          <w:szCs w:val="20"/>
          <w:lang w:val="nl-BE"/>
        </w:rPr>
        <w:t>6</w:t>
      </w:r>
      <w:r w:rsidR="002A16E2">
        <w:rPr>
          <w:sz w:val="20"/>
          <w:szCs w:val="20"/>
          <w:lang w:val="nl-BE"/>
        </w:rPr>
        <w:t xml:space="preserve"> </w:t>
      </w:r>
      <w:r w:rsidR="002A16E2">
        <w:rPr>
          <w:b/>
          <w:sz w:val="20"/>
          <w:szCs w:val="20"/>
          <w:lang w:val="nl-BE"/>
        </w:rPr>
        <w:t>-</w:t>
      </w:r>
    </w:p>
    <w:p w14:paraId="551ACB04" w14:textId="77777777" w:rsidR="00247688" w:rsidRDefault="00247688" w:rsidP="002A16E2">
      <w:pPr>
        <w:pStyle w:val="01Title"/>
        <w:ind w:left="0"/>
        <w:jc w:val="center"/>
        <w:rPr>
          <w:b/>
          <w:sz w:val="20"/>
          <w:szCs w:val="20"/>
          <w:lang w:val="nl-BE"/>
        </w:rPr>
      </w:pPr>
    </w:p>
    <w:p w14:paraId="7FEB3D27" w14:textId="77777777" w:rsidR="00247688" w:rsidRDefault="00247688" w:rsidP="002A16E2">
      <w:pPr>
        <w:pStyle w:val="01Title"/>
        <w:ind w:left="0"/>
        <w:jc w:val="center"/>
        <w:rPr>
          <w:sz w:val="20"/>
          <w:szCs w:val="20"/>
          <w:lang w:val="nl-BE"/>
        </w:rPr>
      </w:pPr>
      <w:r>
        <w:rPr>
          <w:i/>
          <w:sz w:val="20"/>
          <w:szCs w:val="20"/>
          <w:lang w:val="nl-BE"/>
        </w:rPr>
        <w:t xml:space="preserve">Origineel, </w:t>
      </w:r>
      <w:r>
        <w:rPr>
          <w:sz w:val="20"/>
          <w:szCs w:val="20"/>
          <w:lang w:val="nl-BE"/>
        </w:rPr>
        <w:t>2016</w:t>
      </w:r>
    </w:p>
    <w:p w14:paraId="7E96062A" w14:textId="77777777" w:rsidR="00247688" w:rsidRDefault="00247688" w:rsidP="002A16E2">
      <w:pPr>
        <w:pStyle w:val="01Title"/>
        <w:ind w:left="0"/>
        <w:jc w:val="center"/>
        <w:rPr>
          <w:sz w:val="20"/>
          <w:szCs w:val="20"/>
          <w:lang w:val="nl-BE"/>
        </w:rPr>
      </w:pPr>
    </w:p>
    <w:p w14:paraId="5C7762FB" w14:textId="77777777" w:rsidR="00247688" w:rsidRPr="0073272C" w:rsidRDefault="00987930" w:rsidP="00987930">
      <w:pPr>
        <w:pStyle w:val="01Title"/>
        <w:ind w:left="0"/>
        <w:jc w:val="both"/>
        <w:rPr>
          <w:sz w:val="24"/>
          <w:szCs w:val="24"/>
          <w:lang w:val="nl-BE"/>
        </w:rPr>
      </w:pPr>
      <w:r>
        <w:object w:dxaOrig="4136" w:dyaOrig="4151" w14:anchorId="091E6393">
          <v:shape id="_x0000_i1315" type="#_x0000_t75" style="width:155.1pt;height:150.1pt" o:ole="">
            <v:imagedata r:id="rId607" o:title=""/>
          </v:shape>
          <o:OLEObject Type="Embed" ProgID="CorelDRAW.Graphic.12" ShapeID="_x0000_i1315" DrawAspect="Content" ObjectID="_1587467659" r:id="rId608"/>
        </w:object>
      </w:r>
    </w:p>
    <w:p w14:paraId="6B1D1C69" w14:textId="77777777" w:rsidR="009C73BC" w:rsidRPr="0073272C" w:rsidRDefault="009C73BC" w:rsidP="00987930">
      <w:pPr>
        <w:pStyle w:val="01Title"/>
        <w:ind w:left="0"/>
        <w:jc w:val="both"/>
        <w:rPr>
          <w:sz w:val="24"/>
          <w:szCs w:val="24"/>
          <w:lang w:val="nl-BE"/>
        </w:rPr>
      </w:pPr>
    </w:p>
    <w:p w14:paraId="56D7D131" w14:textId="77777777" w:rsidR="009C73BC" w:rsidRPr="00D630DD" w:rsidRDefault="009C73BC" w:rsidP="00987930">
      <w:pPr>
        <w:pStyle w:val="01Title"/>
        <w:ind w:left="0"/>
        <w:jc w:val="both"/>
        <w:rPr>
          <w:sz w:val="20"/>
          <w:szCs w:val="20"/>
          <w:lang w:val="nl-BE"/>
        </w:rPr>
      </w:pPr>
      <w:r w:rsidRPr="00D630DD">
        <w:rPr>
          <w:b/>
          <w:sz w:val="24"/>
          <w:szCs w:val="24"/>
          <w:lang w:val="nl-BE"/>
        </w:rPr>
        <w:t xml:space="preserve">+                         </w:t>
      </w:r>
      <w:r w:rsidRPr="00D630DD">
        <w:rPr>
          <w:sz w:val="20"/>
          <w:szCs w:val="20"/>
          <w:lang w:val="nl-BE"/>
        </w:rPr>
        <w:t>0441.01</w:t>
      </w:r>
      <w:r w:rsidR="00575F1D">
        <w:rPr>
          <w:sz w:val="20"/>
          <w:szCs w:val="20"/>
          <w:lang w:val="nl-BE"/>
        </w:rPr>
        <w:t xml:space="preserve"> </w:t>
      </w:r>
      <w:r w:rsidRPr="00D630DD">
        <w:rPr>
          <w:sz w:val="20"/>
          <w:szCs w:val="20"/>
          <w:lang w:val="nl-BE"/>
        </w:rPr>
        <w:t>e6a1</w:t>
      </w:r>
    </w:p>
    <w:p w14:paraId="3081381E" w14:textId="77777777" w:rsidR="009C73BC" w:rsidRPr="00D630DD" w:rsidRDefault="009C73BC" w:rsidP="00987930">
      <w:pPr>
        <w:pStyle w:val="01Title"/>
        <w:ind w:left="0"/>
        <w:jc w:val="both"/>
        <w:rPr>
          <w:sz w:val="20"/>
          <w:szCs w:val="20"/>
          <w:lang w:val="nl-BE"/>
        </w:rPr>
      </w:pPr>
    </w:p>
    <w:p w14:paraId="68529F47" w14:textId="77777777" w:rsidR="009C73BC" w:rsidRDefault="009C73BC" w:rsidP="00987930">
      <w:pPr>
        <w:pStyle w:val="01Title"/>
        <w:ind w:left="0"/>
        <w:jc w:val="both"/>
        <w:rPr>
          <w:sz w:val="20"/>
          <w:szCs w:val="20"/>
          <w:lang w:val="nl-BE"/>
        </w:rPr>
      </w:pPr>
      <w:r w:rsidRPr="009C73BC">
        <w:rPr>
          <w:sz w:val="20"/>
          <w:szCs w:val="20"/>
          <w:lang w:val="nl-BE"/>
        </w:rPr>
        <w:t>In een quasi gelijk</w:t>
      </w:r>
      <w:r w:rsidR="00F75B6F">
        <w:rPr>
          <w:sz w:val="20"/>
          <w:szCs w:val="20"/>
          <w:lang w:val="nl-BE"/>
        </w:rPr>
        <w:t xml:space="preserve">e stand (zwart heeft een </w:t>
      </w:r>
      <w:r w:rsidRPr="009C73BC">
        <w:rPr>
          <w:sz w:val="20"/>
          <w:szCs w:val="20"/>
          <w:lang w:val="nl-BE"/>
        </w:rPr>
        <w:t>extra</w:t>
      </w:r>
      <w:r w:rsidR="00F75B6F">
        <w:rPr>
          <w:sz w:val="20"/>
          <w:szCs w:val="20"/>
          <w:lang w:val="nl-BE"/>
        </w:rPr>
        <w:t xml:space="preserve"> pion</w:t>
      </w:r>
      <w:r w:rsidRPr="009C73BC">
        <w:rPr>
          <w:sz w:val="20"/>
          <w:szCs w:val="20"/>
          <w:lang w:val="nl-BE"/>
        </w:rPr>
        <w:t xml:space="preserve">) veroverd </w:t>
      </w:r>
      <w:r>
        <w:rPr>
          <w:sz w:val="20"/>
          <w:szCs w:val="20"/>
          <w:lang w:val="nl-BE"/>
        </w:rPr>
        <w:t xml:space="preserve">wit </w:t>
      </w:r>
      <w:r w:rsidRPr="009C73BC">
        <w:rPr>
          <w:sz w:val="20"/>
          <w:szCs w:val="20"/>
          <w:lang w:val="nl-BE"/>
        </w:rPr>
        <w:t>het paard</w:t>
      </w:r>
      <w:r>
        <w:rPr>
          <w:sz w:val="20"/>
          <w:szCs w:val="20"/>
          <w:lang w:val="nl-BE"/>
        </w:rPr>
        <w:t xml:space="preserve"> met:</w:t>
      </w:r>
    </w:p>
    <w:p w14:paraId="44B55277" w14:textId="77777777" w:rsidR="009C73BC" w:rsidRDefault="00F75B6F" w:rsidP="00987930">
      <w:pPr>
        <w:pStyle w:val="01Title"/>
        <w:ind w:left="0"/>
        <w:jc w:val="both"/>
        <w:rPr>
          <w:b/>
          <w:sz w:val="20"/>
          <w:szCs w:val="20"/>
          <w:lang w:val="nl-BE"/>
        </w:rPr>
      </w:pPr>
      <w:r>
        <w:rPr>
          <w:sz w:val="20"/>
          <w:szCs w:val="20"/>
          <w:lang w:val="nl-BE"/>
        </w:rPr>
        <w:tab/>
      </w:r>
      <w:r>
        <w:rPr>
          <w:b/>
          <w:sz w:val="20"/>
          <w:szCs w:val="20"/>
          <w:lang w:val="nl-BE"/>
        </w:rPr>
        <w:t>1.Pb3+</w:t>
      </w:r>
      <w:r>
        <w:rPr>
          <w:b/>
          <w:sz w:val="20"/>
          <w:szCs w:val="20"/>
          <w:lang w:val="nl-BE"/>
        </w:rPr>
        <w:tab/>
      </w:r>
      <w:r>
        <w:rPr>
          <w:b/>
          <w:sz w:val="20"/>
          <w:szCs w:val="20"/>
          <w:lang w:val="nl-BE"/>
        </w:rPr>
        <w:tab/>
        <w:t>Ka2</w:t>
      </w:r>
    </w:p>
    <w:p w14:paraId="7B2979BE" w14:textId="77777777" w:rsidR="00F75B6F" w:rsidRDefault="00F75B6F" w:rsidP="00987930">
      <w:pPr>
        <w:pStyle w:val="01Title"/>
        <w:ind w:left="0"/>
        <w:jc w:val="both"/>
        <w:rPr>
          <w:b/>
          <w:sz w:val="20"/>
          <w:szCs w:val="20"/>
          <w:lang w:val="nl-BE"/>
        </w:rPr>
      </w:pPr>
      <w:r>
        <w:rPr>
          <w:b/>
          <w:sz w:val="20"/>
          <w:szCs w:val="20"/>
          <w:lang w:val="nl-BE"/>
        </w:rPr>
        <w:tab/>
        <w:t>2.Pxa5</w:t>
      </w:r>
    </w:p>
    <w:p w14:paraId="0130580D" w14:textId="77777777" w:rsidR="00F75B6F" w:rsidRDefault="000D227C" w:rsidP="00987930">
      <w:pPr>
        <w:pStyle w:val="01Title"/>
        <w:ind w:left="0"/>
        <w:jc w:val="both"/>
        <w:rPr>
          <w:sz w:val="20"/>
          <w:szCs w:val="20"/>
          <w:lang w:val="nl-BE"/>
        </w:rPr>
      </w:pPr>
      <w:r>
        <w:rPr>
          <w:sz w:val="20"/>
          <w:szCs w:val="20"/>
          <w:lang w:val="nl-BE"/>
        </w:rPr>
        <w:t>Dat kan ik ook denkt</w:t>
      </w:r>
      <w:r w:rsidR="00F75B6F">
        <w:rPr>
          <w:sz w:val="20"/>
          <w:szCs w:val="20"/>
          <w:lang w:val="nl-BE"/>
        </w:rPr>
        <w:t xml:space="preserve"> zwart:</w:t>
      </w:r>
    </w:p>
    <w:p w14:paraId="36AE9F19" w14:textId="77777777" w:rsidR="00F75B6F" w:rsidRDefault="00F75B6F" w:rsidP="00987930">
      <w:pPr>
        <w:pStyle w:val="01Title"/>
        <w:ind w:left="0"/>
        <w:jc w:val="both"/>
        <w:rPr>
          <w:b/>
          <w:sz w:val="20"/>
          <w:szCs w:val="20"/>
          <w:lang w:val="nl-BE"/>
        </w:rPr>
      </w:pPr>
      <w:r>
        <w:rPr>
          <w:sz w:val="20"/>
          <w:szCs w:val="20"/>
          <w:lang w:val="nl-BE"/>
        </w:rPr>
        <w:tab/>
      </w:r>
      <w:r>
        <w:rPr>
          <w:b/>
          <w:sz w:val="20"/>
          <w:szCs w:val="20"/>
          <w:lang w:val="nl-BE"/>
        </w:rPr>
        <w:t>2…</w:t>
      </w:r>
      <w:r>
        <w:rPr>
          <w:b/>
          <w:sz w:val="20"/>
          <w:szCs w:val="20"/>
          <w:lang w:val="nl-BE"/>
        </w:rPr>
        <w:tab/>
      </w:r>
      <w:r>
        <w:rPr>
          <w:b/>
          <w:sz w:val="20"/>
          <w:szCs w:val="20"/>
          <w:lang w:val="nl-BE"/>
        </w:rPr>
        <w:tab/>
        <w:t>Pc7+</w:t>
      </w:r>
    </w:p>
    <w:p w14:paraId="641A5AA6" w14:textId="77777777" w:rsidR="00F75B6F" w:rsidRDefault="00F75B6F" w:rsidP="00987930">
      <w:pPr>
        <w:pStyle w:val="01Title"/>
        <w:ind w:left="0"/>
        <w:jc w:val="both"/>
        <w:rPr>
          <w:b/>
          <w:sz w:val="20"/>
          <w:szCs w:val="20"/>
          <w:lang w:val="nl-BE"/>
        </w:rPr>
      </w:pPr>
      <w:r>
        <w:rPr>
          <w:b/>
          <w:sz w:val="20"/>
          <w:szCs w:val="20"/>
          <w:lang w:val="nl-BE"/>
        </w:rPr>
        <w:tab/>
        <w:t>3. Kxe5</w:t>
      </w:r>
      <w:r>
        <w:rPr>
          <w:b/>
          <w:sz w:val="20"/>
          <w:szCs w:val="20"/>
          <w:lang w:val="nl-BE"/>
        </w:rPr>
        <w:tab/>
      </w:r>
      <w:r>
        <w:rPr>
          <w:b/>
          <w:sz w:val="20"/>
          <w:szCs w:val="20"/>
          <w:lang w:val="nl-BE"/>
        </w:rPr>
        <w:tab/>
        <w:t>Pxa8</w:t>
      </w:r>
    </w:p>
    <w:p w14:paraId="62146C11" w14:textId="77777777" w:rsidR="00F75B6F" w:rsidRDefault="00F75B6F" w:rsidP="00987930">
      <w:pPr>
        <w:pStyle w:val="01Title"/>
        <w:ind w:left="0"/>
        <w:jc w:val="both"/>
        <w:rPr>
          <w:sz w:val="20"/>
          <w:szCs w:val="20"/>
          <w:lang w:val="nl-BE"/>
        </w:rPr>
      </w:pPr>
      <w:r>
        <w:rPr>
          <w:sz w:val="20"/>
          <w:szCs w:val="20"/>
          <w:lang w:val="nl-BE"/>
        </w:rPr>
        <w:t xml:space="preserve">Maar dan? </w:t>
      </w:r>
    </w:p>
    <w:p w14:paraId="4482B93E" w14:textId="77777777" w:rsidR="0034527A" w:rsidRDefault="00F75B6F" w:rsidP="00987930">
      <w:pPr>
        <w:pStyle w:val="01Title"/>
        <w:ind w:left="0"/>
        <w:jc w:val="both"/>
        <w:rPr>
          <w:b/>
          <w:sz w:val="20"/>
          <w:szCs w:val="20"/>
          <w:lang w:val="nl-BE"/>
        </w:rPr>
      </w:pPr>
      <w:r>
        <w:rPr>
          <w:sz w:val="20"/>
          <w:szCs w:val="20"/>
          <w:lang w:val="nl-BE"/>
        </w:rPr>
        <w:tab/>
      </w:r>
      <w:r>
        <w:rPr>
          <w:b/>
          <w:sz w:val="20"/>
          <w:szCs w:val="20"/>
          <w:lang w:val="nl-BE"/>
        </w:rPr>
        <w:t>4.Kd6</w:t>
      </w:r>
    </w:p>
    <w:p w14:paraId="66095D08" w14:textId="77777777" w:rsidR="0034527A" w:rsidRDefault="0034527A" w:rsidP="00987930">
      <w:pPr>
        <w:pStyle w:val="01Title"/>
        <w:ind w:left="0"/>
        <w:jc w:val="both"/>
        <w:rPr>
          <w:sz w:val="20"/>
          <w:szCs w:val="20"/>
          <w:lang w:val="nl-BE"/>
        </w:rPr>
      </w:pPr>
      <w:r>
        <w:rPr>
          <w:sz w:val="20"/>
          <w:szCs w:val="20"/>
          <w:lang w:val="nl-BE"/>
        </w:rPr>
        <w:t xml:space="preserve">Dreigt </w:t>
      </w:r>
      <w:r w:rsidR="00456D71">
        <w:rPr>
          <w:sz w:val="20"/>
          <w:szCs w:val="20"/>
          <w:lang w:val="nl-BE"/>
        </w:rPr>
        <w:t xml:space="preserve"> </w:t>
      </w:r>
      <w:r>
        <w:rPr>
          <w:sz w:val="20"/>
          <w:szCs w:val="20"/>
          <w:lang w:val="nl-BE"/>
        </w:rPr>
        <w:t xml:space="preserve">5.Kc6  </w:t>
      </w:r>
    </w:p>
    <w:p w14:paraId="1042F020" w14:textId="77777777" w:rsidR="00F75B6F" w:rsidRPr="0034527A" w:rsidRDefault="0034527A" w:rsidP="00987930">
      <w:pPr>
        <w:pStyle w:val="01Title"/>
        <w:ind w:left="0"/>
        <w:jc w:val="both"/>
        <w:rPr>
          <w:sz w:val="20"/>
          <w:szCs w:val="20"/>
          <w:lang w:val="nl-BE"/>
        </w:rPr>
      </w:pPr>
      <w:r>
        <w:rPr>
          <w:b/>
          <w:sz w:val="20"/>
          <w:szCs w:val="20"/>
          <w:lang w:val="nl-BE"/>
        </w:rPr>
        <w:tab/>
        <w:t>4…</w:t>
      </w:r>
      <w:r>
        <w:rPr>
          <w:b/>
          <w:sz w:val="20"/>
          <w:szCs w:val="20"/>
          <w:lang w:val="nl-BE"/>
        </w:rPr>
        <w:tab/>
      </w:r>
      <w:r>
        <w:rPr>
          <w:b/>
          <w:sz w:val="20"/>
          <w:szCs w:val="20"/>
          <w:lang w:val="nl-BE"/>
        </w:rPr>
        <w:tab/>
      </w:r>
      <w:r w:rsidR="00F75B6F">
        <w:rPr>
          <w:b/>
          <w:sz w:val="20"/>
          <w:szCs w:val="20"/>
          <w:lang w:val="nl-BE"/>
        </w:rPr>
        <w:t>Pb6</w:t>
      </w:r>
    </w:p>
    <w:p w14:paraId="7302A488" w14:textId="77777777" w:rsidR="00F75B6F" w:rsidRDefault="00F75B6F" w:rsidP="00987930">
      <w:pPr>
        <w:pStyle w:val="01Title"/>
        <w:ind w:left="0"/>
        <w:jc w:val="both"/>
        <w:rPr>
          <w:b/>
          <w:sz w:val="20"/>
          <w:szCs w:val="20"/>
          <w:lang w:val="nl-BE"/>
        </w:rPr>
      </w:pPr>
      <w:r>
        <w:rPr>
          <w:b/>
          <w:sz w:val="20"/>
          <w:szCs w:val="20"/>
          <w:lang w:val="nl-BE"/>
        </w:rPr>
        <w:tab/>
        <w:t>5.</w:t>
      </w:r>
      <w:r w:rsidR="00100681">
        <w:rPr>
          <w:b/>
          <w:sz w:val="20"/>
          <w:szCs w:val="20"/>
          <w:lang w:val="nl-BE"/>
        </w:rPr>
        <w:t>Kc5</w:t>
      </w:r>
      <w:r w:rsidR="00100681">
        <w:rPr>
          <w:b/>
          <w:sz w:val="20"/>
          <w:szCs w:val="20"/>
          <w:lang w:val="nl-BE"/>
        </w:rPr>
        <w:tab/>
      </w:r>
      <w:r w:rsidR="00100681">
        <w:rPr>
          <w:b/>
          <w:sz w:val="20"/>
          <w:szCs w:val="20"/>
          <w:lang w:val="nl-BE"/>
        </w:rPr>
        <w:tab/>
        <w:t>Pa4</w:t>
      </w:r>
      <w:r w:rsidR="0034527A">
        <w:rPr>
          <w:b/>
          <w:sz w:val="20"/>
          <w:szCs w:val="20"/>
          <w:lang w:val="nl-BE"/>
        </w:rPr>
        <w:t>+</w:t>
      </w:r>
    </w:p>
    <w:p w14:paraId="476EFC5A" w14:textId="77777777" w:rsidR="00100681" w:rsidRDefault="00100681" w:rsidP="00987930">
      <w:pPr>
        <w:pStyle w:val="01Title"/>
        <w:ind w:left="0"/>
        <w:jc w:val="both"/>
        <w:rPr>
          <w:b/>
          <w:sz w:val="20"/>
          <w:szCs w:val="20"/>
          <w:lang w:val="nl-BE"/>
        </w:rPr>
      </w:pPr>
      <w:r>
        <w:rPr>
          <w:b/>
          <w:sz w:val="20"/>
          <w:szCs w:val="20"/>
          <w:lang w:val="nl-BE"/>
        </w:rPr>
        <w:tab/>
        <w:t>6.Kb4</w:t>
      </w:r>
      <w:r>
        <w:rPr>
          <w:b/>
          <w:sz w:val="20"/>
          <w:szCs w:val="20"/>
          <w:lang w:val="nl-BE"/>
        </w:rPr>
        <w:tab/>
      </w:r>
      <w:r>
        <w:rPr>
          <w:b/>
          <w:sz w:val="20"/>
          <w:szCs w:val="20"/>
          <w:lang w:val="nl-BE"/>
        </w:rPr>
        <w:tab/>
        <w:t>Sb2</w:t>
      </w:r>
    </w:p>
    <w:p w14:paraId="07D3E7C8" w14:textId="77777777" w:rsidR="00100681" w:rsidRDefault="00100681" w:rsidP="00987930">
      <w:pPr>
        <w:pStyle w:val="01Title"/>
        <w:ind w:left="0"/>
        <w:jc w:val="both"/>
        <w:rPr>
          <w:b/>
          <w:sz w:val="20"/>
          <w:szCs w:val="20"/>
          <w:lang w:val="nl-BE"/>
        </w:rPr>
      </w:pPr>
      <w:r>
        <w:rPr>
          <w:b/>
          <w:sz w:val="20"/>
          <w:szCs w:val="20"/>
          <w:lang w:val="nl-BE"/>
        </w:rPr>
        <w:tab/>
        <w:t>7.Le6+</w:t>
      </w:r>
      <w:r>
        <w:rPr>
          <w:b/>
          <w:sz w:val="20"/>
          <w:szCs w:val="20"/>
          <w:lang w:val="nl-BE"/>
        </w:rPr>
        <w:tab/>
      </w:r>
      <w:r>
        <w:rPr>
          <w:b/>
          <w:sz w:val="20"/>
          <w:szCs w:val="20"/>
          <w:lang w:val="nl-BE"/>
        </w:rPr>
        <w:tab/>
        <w:t>Kb1</w:t>
      </w:r>
    </w:p>
    <w:p w14:paraId="676FAA63" w14:textId="77777777" w:rsidR="00100681" w:rsidRDefault="00100681" w:rsidP="00987930">
      <w:pPr>
        <w:pStyle w:val="01Title"/>
        <w:ind w:left="0"/>
        <w:jc w:val="both"/>
        <w:rPr>
          <w:b/>
          <w:sz w:val="20"/>
          <w:szCs w:val="20"/>
          <w:lang w:val="nl-BE"/>
        </w:rPr>
      </w:pPr>
      <w:r>
        <w:rPr>
          <w:b/>
          <w:sz w:val="20"/>
          <w:szCs w:val="20"/>
          <w:lang w:val="nl-BE"/>
        </w:rPr>
        <w:tab/>
        <w:t>8.Lf5+</w:t>
      </w:r>
      <w:r>
        <w:rPr>
          <w:b/>
          <w:sz w:val="20"/>
          <w:szCs w:val="20"/>
          <w:lang w:val="nl-BE"/>
        </w:rPr>
        <w:tab/>
      </w:r>
      <w:r>
        <w:rPr>
          <w:b/>
          <w:sz w:val="20"/>
          <w:szCs w:val="20"/>
          <w:lang w:val="nl-BE"/>
        </w:rPr>
        <w:tab/>
        <w:t>Ka2</w:t>
      </w:r>
    </w:p>
    <w:p w14:paraId="41E883C9" w14:textId="77777777" w:rsidR="00100681" w:rsidRDefault="00100681" w:rsidP="00987930">
      <w:pPr>
        <w:pStyle w:val="01Title"/>
        <w:ind w:left="0"/>
        <w:jc w:val="both"/>
        <w:rPr>
          <w:b/>
          <w:sz w:val="20"/>
          <w:szCs w:val="20"/>
          <w:lang w:val="nl-BE"/>
        </w:rPr>
      </w:pPr>
      <w:r>
        <w:rPr>
          <w:b/>
          <w:sz w:val="20"/>
          <w:szCs w:val="20"/>
          <w:lang w:val="nl-BE"/>
        </w:rPr>
        <w:tab/>
        <w:t>9.Lc2</w:t>
      </w:r>
    </w:p>
    <w:p w14:paraId="10149E79" w14:textId="77777777" w:rsidR="0034527A" w:rsidRDefault="0034527A" w:rsidP="00987930">
      <w:pPr>
        <w:pStyle w:val="01Title"/>
        <w:ind w:left="0"/>
        <w:jc w:val="both"/>
        <w:rPr>
          <w:sz w:val="20"/>
          <w:szCs w:val="20"/>
          <w:lang w:val="nl-BE"/>
        </w:rPr>
      </w:pPr>
    </w:p>
    <w:p w14:paraId="02104361" w14:textId="77777777" w:rsidR="0034527A" w:rsidRDefault="0034527A" w:rsidP="00987930">
      <w:pPr>
        <w:pStyle w:val="01Title"/>
        <w:ind w:left="0"/>
        <w:jc w:val="both"/>
        <w:rPr>
          <w:sz w:val="20"/>
          <w:szCs w:val="20"/>
          <w:lang w:val="nl-BE"/>
        </w:rPr>
      </w:pPr>
    </w:p>
    <w:p w14:paraId="44F5954A" w14:textId="77777777" w:rsidR="0034527A" w:rsidRDefault="0034527A" w:rsidP="00987930">
      <w:pPr>
        <w:pStyle w:val="01Title"/>
        <w:ind w:left="0"/>
        <w:jc w:val="both"/>
        <w:rPr>
          <w:sz w:val="20"/>
          <w:szCs w:val="20"/>
          <w:lang w:val="nl-BE"/>
        </w:rPr>
      </w:pPr>
    </w:p>
    <w:p w14:paraId="1C6D0271" w14:textId="77777777" w:rsidR="0034527A" w:rsidRDefault="0034527A" w:rsidP="00987930">
      <w:pPr>
        <w:pStyle w:val="01Title"/>
        <w:ind w:left="0"/>
        <w:jc w:val="both"/>
        <w:rPr>
          <w:sz w:val="20"/>
          <w:szCs w:val="20"/>
          <w:lang w:val="nl-BE"/>
        </w:rPr>
      </w:pPr>
    </w:p>
    <w:p w14:paraId="1D036944" w14:textId="77777777" w:rsidR="0034527A" w:rsidRDefault="0034527A" w:rsidP="00987930">
      <w:pPr>
        <w:pStyle w:val="01Title"/>
        <w:ind w:left="0"/>
        <w:jc w:val="both"/>
        <w:rPr>
          <w:sz w:val="20"/>
          <w:szCs w:val="20"/>
          <w:lang w:val="nl-BE"/>
        </w:rPr>
      </w:pPr>
    </w:p>
    <w:p w14:paraId="26EA22BB" w14:textId="77777777" w:rsidR="00B93E44" w:rsidRDefault="00B93E44" w:rsidP="00987930">
      <w:pPr>
        <w:pStyle w:val="01Title"/>
        <w:ind w:left="0"/>
        <w:jc w:val="both"/>
        <w:rPr>
          <w:sz w:val="20"/>
          <w:szCs w:val="20"/>
          <w:lang w:val="nl-BE"/>
        </w:rPr>
      </w:pPr>
    </w:p>
    <w:p w14:paraId="7F432F47" w14:textId="77777777" w:rsidR="0034527A" w:rsidRDefault="0034527A" w:rsidP="00987930">
      <w:pPr>
        <w:pStyle w:val="01Title"/>
        <w:ind w:left="0"/>
        <w:jc w:val="both"/>
        <w:rPr>
          <w:sz w:val="20"/>
          <w:szCs w:val="20"/>
          <w:lang w:val="nl-BE"/>
        </w:rPr>
      </w:pPr>
    </w:p>
    <w:p w14:paraId="4F79C4B5" w14:textId="77777777" w:rsidR="00713ECE" w:rsidRDefault="00713ECE" w:rsidP="00987930">
      <w:pPr>
        <w:pStyle w:val="01Title"/>
        <w:ind w:left="0"/>
        <w:jc w:val="both"/>
        <w:rPr>
          <w:sz w:val="20"/>
          <w:szCs w:val="20"/>
          <w:lang w:val="nl-BE"/>
        </w:rPr>
      </w:pPr>
    </w:p>
    <w:p w14:paraId="0D7C2ECC" w14:textId="77777777" w:rsidR="00EA4B53" w:rsidRDefault="00EA4B53" w:rsidP="00987930">
      <w:pPr>
        <w:pStyle w:val="01Title"/>
        <w:ind w:left="0"/>
        <w:jc w:val="both"/>
        <w:rPr>
          <w:sz w:val="20"/>
          <w:szCs w:val="20"/>
          <w:lang w:val="nl-BE"/>
        </w:rPr>
      </w:pPr>
    </w:p>
    <w:p w14:paraId="701BEFD2" w14:textId="77777777" w:rsidR="00100681" w:rsidRDefault="00100681" w:rsidP="00987930">
      <w:pPr>
        <w:pStyle w:val="01Title"/>
        <w:ind w:left="0"/>
        <w:jc w:val="both"/>
        <w:rPr>
          <w:sz w:val="20"/>
          <w:szCs w:val="20"/>
          <w:lang w:val="nl-BE"/>
        </w:rPr>
      </w:pPr>
      <w:r>
        <w:rPr>
          <w:sz w:val="20"/>
          <w:szCs w:val="20"/>
          <w:lang w:val="nl-BE"/>
        </w:rPr>
        <w:t>En Zwart tracht nu zijn pion te promoveren:</w:t>
      </w:r>
    </w:p>
    <w:p w14:paraId="7ACC2F77" w14:textId="77777777" w:rsidR="00100681" w:rsidRPr="00D630DD" w:rsidRDefault="00100681" w:rsidP="00987930">
      <w:pPr>
        <w:pStyle w:val="01Title"/>
        <w:ind w:left="0"/>
        <w:jc w:val="both"/>
        <w:rPr>
          <w:b/>
          <w:sz w:val="20"/>
          <w:szCs w:val="20"/>
          <w:lang w:val="en-GB"/>
        </w:rPr>
      </w:pPr>
      <w:r>
        <w:rPr>
          <w:sz w:val="20"/>
          <w:szCs w:val="20"/>
          <w:lang w:val="nl-BE"/>
        </w:rPr>
        <w:tab/>
      </w:r>
      <w:r w:rsidR="0034527A">
        <w:rPr>
          <w:sz w:val="20"/>
          <w:szCs w:val="20"/>
          <w:lang w:val="nl-BE"/>
        </w:rPr>
        <w:t xml:space="preserve">  </w:t>
      </w:r>
      <w:r w:rsidRPr="00D630DD">
        <w:rPr>
          <w:b/>
          <w:sz w:val="20"/>
          <w:szCs w:val="20"/>
          <w:lang w:val="en-GB"/>
        </w:rPr>
        <w:t>9…</w:t>
      </w:r>
      <w:r w:rsidRPr="00D630DD">
        <w:rPr>
          <w:b/>
          <w:sz w:val="20"/>
          <w:szCs w:val="20"/>
          <w:lang w:val="en-GB"/>
        </w:rPr>
        <w:tab/>
      </w:r>
      <w:r w:rsidRPr="00D630DD">
        <w:rPr>
          <w:b/>
          <w:sz w:val="20"/>
          <w:szCs w:val="20"/>
          <w:lang w:val="en-GB"/>
        </w:rPr>
        <w:tab/>
        <w:t>h4</w:t>
      </w:r>
    </w:p>
    <w:p w14:paraId="0645E2E4" w14:textId="77777777" w:rsidR="00100681" w:rsidRPr="00D630DD" w:rsidRDefault="00100681" w:rsidP="00987930">
      <w:pPr>
        <w:pStyle w:val="01Title"/>
        <w:ind w:left="0"/>
        <w:jc w:val="both"/>
        <w:rPr>
          <w:b/>
          <w:sz w:val="20"/>
          <w:szCs w:val="20"/>
          <w:lang w:val="en-GB"/>
        </w:rPr>
      </w:pPr>
      <w:r w:rsidRPr="00D630DD">
        <w:rPr>
          <w:b/>
          <w:sz w:val="20"/>
          <w:szCs w:val="20"/>
          <w:lang w:val="en-GB"/>
        </w:rPr>
        <w:t xml:space="preserve">        </w:t>
      </w:r>
      <w:r w:rsidR="0034527A" w:rsidRPr="00D630DD">
        <w:rPr>
          <w:b/>
          <w:sz w:val="20"/>
          <w:szCs w:val="20"/>
          <w:lang w:val="en-GB"/>
        </w:rPr>
        <w:t xml:space="preserve">  </w:t>
      </w:r>
      <w:r w:rsidRPr="00D630DD">
        <w:rPr>
          <w:b/>
          <w:sz w:val="20"/>
          <w:szCs w:val="20"/>
          <w:lang w:val="en-GB"/>
        </w:rPr>
        <w:t>10.Pb3</w:t>
      </w:r>
      <w:r w:rsidRPr="00D630DD">
        <w:rPr>
          <w:b/>
          <w:sz w:val="20"/>
          <w:szCs w:val="20"/>
          <w:lang w:val="en-GB"/>
        </w:rPr>
        <w:tab/>
      </w:r>
      <w:r w:rsidRPr="00D630DD">
        <w:rPr>
          <w:b/>
          <w:sz w:val="20"/>
          <w:szCs w:val="20"/>
          <w:lang w:val="en-GB"/>
        </w:rPr>
        <w:tab/>
        <w:t>h3</w:t>
      </w:r>
    </w:p>
    <w:p w14:paraId="421E05A4" w14:textId="77777777" w:rsidR="00100681" w:rsidRPr="00D630DD" w:rsidRDefault="00100681" w:rsidP="00987930">
      <w:pPr>
        <w:pStyle w:val="01Title"/>
        <w:ind w:left="0"/>
        <w:jc w:val="both"/>
        <w:rPr>
          <w:b/>
          <w:sz w:val="20"/>
          <w:szCs w:val="20"/>
          <w:lang w:val="en-GB"/>
        </w:rPr>
      </w:pPr>
      <w:r w:rsidRPr="00D630DD">
        <w:rPr>
          <w:b/>
          <w:sz w:val="20"/>
          <w:szCs w:val="20"/>
          <w:lang w:val="en-GB"/>
        </w:rPr>
        <w:t xml:space="preserve">        </w:t>
      </w:r>
      <w:r w:rsidR="0034527A" w:rsidRPr="00D630DD">
        <w:rPr>
          <w:b/>
          <w:sz w:val="20"/>
          <w:szCs w:val="20"/>
          <w:lang w:val="en-GB"/>
        </w:rPr>
        <w:t xml:space="preserve">  </w:t>
      </w:r>
      <w:r w:rsidRPr="00D630DD">
        <w:rPr>
          <w:b/>
          <w:sz w:val="20"/>
          <w:szCs w:val="20"/>
          <w:lang w:val="en-GB"/>
        </w:rPr>
        <w:t>11.Sc1+</w:t>
      </w:r>
      <w:r w:rsidRPr="00D630DD">
        <w:rPr>
          <w:b/>
          <w:sz w:val="20"/>
          <w:szCs w:val="20"/>
          <w:lang w:val="en-GB"/>
        </w:rPr>
        <w:tab/>
      </w:r>
      <w:r w:rsidRPr="00D630DD">
        <w:rPr>
          <w:b/>
          <w:sz w:val="20"/>
          <w:szCs w:val="20"/>
          <w:lang w:val="en-GB"/>
        </w:rPr>
        <w:tab/>
        <w:t>Ka1</w:t>
      </w:r>
    </w:p>
    <w:p w14:paraId="14CB42FE" w14:textId="77777777" w:rsidR="00100681" w:rsidRPr="00D630DD" w:rsidRDefault="0034527A" w:rsidP="00987930">
      <w:pPr>
        <w:pStyle w:val="01Title"/>
        <w:ind w:left="0"/>
        <w:jc w:val="both"/>
        <w:rPr>
          <w:b/>
          <w:sz w:val="20"/>
          <w:szCs w:val="20"/>
          <w:lang w:val="en-GB"/>
        </w:rPr>
      </w:pPr>
      <w:r w:rsidRPr="00D630DD">
        <w:rPr>
          <w:b/>
          <w:sz w:val="20"/>
          <w:szCs w:val="20"/>
          <w:lang w:val="en-GB"/>
        </w:rPr>
        <w:t xml:space="preserve"> </w:t>
      </w:r>
      <w:r w:rsidRPr="00D630DD">
        <w:rPr>
          <w:b/>
          <w:sz w:val="20"/>
          <w:szCs w:val="20"/>
          <w:lang w:val="en-GB"/>
        </w:rPr>
        <w:tab/>
      </w:r>
      <w:r w:rsidR="00100681" w:rsidRPr="00D630DD">
        <w:rPr>
          <w:b/>
          <w:sz w:val="20"/>
          <w:szCs w:val="20"/>
          <w:lang w:val="en-GB"/>
        </w:rPr>
        <w:t>12.Le4</w:t>
      </w:r>
      <w:r w:rsidR="00100681" w:rsidRPr="00D630DD">
        <w:rPr>
          <w:b/>
          <w:sz w:val="20"/>
          <w:szCs w:val="20"/>
          <w:lang w:val="en-GB"/>
        </w:rPr>
        <w:tab/>
      </w:r>
      <w:r w:rsidR="00100681" w:rsidRPr="00D630DD">
        <w:rPr>
          <w:b/>
          <w:sz w:val="20"/>
          <w:szCs w:val="20"/>
          <w:lang w:val="en-GB"/>
        </w:rPr>
        <w:tab/>
        <w:t>h2</w:t>
      </w:r>
    </w:p>
    <w:p w14:paraId="54D5B8A7" w14:textId="77777777" w:rsidR="00100681" w:rsidRDefault="00100681" w:rsidP="00987930">
      <w:pPr>
        <w:pStyle w:val="01Title"/>
        <w:ind w:left="0"/>
        <w:jc w:val="both"/>
        <w:rPr>
          <w:b/>
          <w:sz w:val="20"/>
          <w:szCs w:val="20"/>
          <w:lang w:val="nl-BE"/>
        </w:rPr>
      </w:pPr>
      <w:r w:rsidRPr="00D630DD">
        <w:rPr>
          <w:b/>
          <w:sz w:val="20"/>
          <w:szCs w:val="20"/>
          <w:lang w:val="en-GB"/>
        </w:rPr>
        <w:tab/>
      </w:r>
      <w:r>
        <w:rPr>
          <w:b/>
          <w:sz w:val="20"/>
          <w:szCs w:val="20"/>
          <w:lang w:val="nl-BE"/>
        </w:rPr>
        <w:t>13.Kb3</w:t>
      </w:r>
      <w:r>
        <w:rPr>
          <w:b/>
          <w:sz w:val="20"/>
          <w:szCs w:val="20"/>
          <w:lang w:val="nl-BE"/>
        </w:rPr>
        <w:tab/>
      </w:r>
      <w:r>
        <w:rPr>
          <w:b/>
          <w:sz w:val="20"/>
          <w:szCs w:val="20"/>
          <w:lang w:val="nl-BE"/>
        </w:rPr>
        <w:tab/>
        <w:t>Pd1</w:t>
      </w:r>
    </w:p>
    <w:p w14:paraId="2619C938" w14:textId="77777777" w:rsidR="0034527A" w:rsidRDefault="00100681" w:rsidP="00987930">
      <w:pPr>
        <w:pStyle w:val="01Title"/>
        <w:ind w:left="0"/>
        <w:jc w:val="both"/>
        <w:rPr>
          <w:b/>
          <w:sz w:val="20"/>
          <w:szCs w:val="20"/>
          <w:lang w:val="nl-BE"/>
        </w:rPr>
      </w:pPr>
      <w:r>
        <w:rPr>
          <w:b/>
          <w:sz w:val="20"/>
          <w:szCs w:val="20"/>
          <w:lang w:val="nl-BE"/>
        </w:rPr>
        <w:tab/>
        <w:t>14.Ka3</w:t>
      </w:r>
      <w:r>
        <w:rPr>
          <w:b/>
          <w:sz w:val="20"/>
          <w:szCs w:val="20"/>
          <w:lang w:val="nl-BE"/>
        </w:rPr>
        <w:tab/>
      </w:r>
      <w:r>
        <w:rPr>
          <w:b/>
          <w:sz w:val="20"/>
          <w:szCs w:val="20"/>
          <w:lang w:val="nl-BE"/>
        </w:rPr>
        <w:tab/>
        <w:t>Pc3(h1D)</w:t>
      </w:r>
      <w:r>
        <w:rPr>
          <w:b/>
          <w:sz w:val="20"/>
          <w:szCs w:val="20"/>
          <w:lang w:val="nl-BE"/>
        </w:rPr>
        <w:tab/>
        <w:t>15.Pb3+</w:t>
      </w:r>
      <w:r>
        <w:rPr>
          <w:b/>
          <w:sz w:val="20"/>
          <w:szCs w:val="20"/>
          <w:lang w:val="nl-BE"/>
        </w:rPr>
        <w:tab/>
      </w:r>
    </w:p>
    <w:p w14:paraId="4649280F" w14:textId="77777777" w:rsidR="008B7F82" w:rsidRDefault="00724C89" w:rsidP="00987930">
      <w:pPr>
        <w:pStyle w:val="01Title"/>
        <w:ind w:left="0"/>
        <w:jc w:val="both"/>
        <w:rPr>
          <w:sz w:val="20"/>
          <w:szCs w:val="20"/>
          <w:lang w:val="nl-BE"/>
        </w:rPr>
      </w:pPr>
      <w:r>
        <w:rPr>
          <w:sz w:val="20"/>
          <w:szCs w:val="20"/>
          <w:lang w:val="nl-BE"/>
        </w:rPr>
        <w:t xml:space="preserve">Maar </w:t>
      </w:r>
      <w:r w:rsidR="0034527A" w:rsidRPr="0034527A">
        <w:rPr>
          <w:sz w:val="20"/>
          <w:szCs w:val="20"/>
          <w:lang w:val="nl-BE"/>
        </w:rPr>
        <w:t>toch wint wit.</w:t>
      </w:r>
    </w:p>
    <w:p w14:paraId="7F92A28F" w14:textId="77777777" w:rsidR="008B7F82" w:rsidRDefault="008B7F82" w:rsidP="00987930">
      <w:pPr>
        <w:pStyle w:val="01Title"/>
        <w:ind w:left="0"/>
        <w:jc w:val="both"/>
        <w:rPr>
          <w:sz w:val="20"/>
          <w:szCs w:val="20"/>
          <w:lang w:val="nl-BE"/>
        </w:rPr>
      </w:pPr>
    </w:p>
    <w:p w14:paraId="3773435B" w14:textId="77777777" w:rsidR="00AB4604" w:rsidRDefault="00AB4604">
      <w:pPr>
        <w:widowControl/>
        <w:autoSpaceDE/>
        <w:autoSpaceDN/>
        <w:adjustRightInd/>
        <w:rPr>
          <w:rFonts w:cs="Arial"/>
          <w:color w:val="000000"/>
          <w:sz w:val="20"/>
          <w:szCs w:val="20"/>
          <w:lang w:val="nl-BE"/>
        </w:rPr>
      </w:pPr>
      <w:r>
        <w:rPr>
          <w:sz w:val="20"/>
          <w:szCs w:val="20"/>
          <w:lang w:val="nl-BE"/>
        </w:rPr>
        <w:br w:type="page"/>
      </w:r>
    </w:p>
    <w:p w14:paraId="5BEBDA31" w14:textId="77777777" w:rsidR="00EE5E1D" w:rsidRDefault="00EE5E1D" w:rsidP="00EE5E1D">
      <w:pPr>
        <w:pStyle w:val="01Title"/>
        <w:ind w:left="0"/>
        <w:jc w:val="center"/>
        <w:rPr>
          <w:sz w:val="20"/>
          <w:szCs w:val="20"/>
          <w:lang w:val="nl-BE"/>
        </w:rPr>
      </w:pPr>
      <w:r>
        <w:rPr>
          <w:sz w:val="20"/>
          <w:szCs w:val="20"/>
          <w:lang w:val="nl-BE"/>
        </w:rPr>
        <w:lastRenderedPageBreak/>
        <w:t xml:space="preserve">- </w:t>
      </w:r>
      <w:r w:rsidR="004B0B42">
        <w:rPr>
          <w:b/>
          <w:sz w:val="20"/>
          <w:szCs w:val="20"/>
          <w:lang w:val="nl-BE"/>
        </w:rPr>
        <w:t>30</w:t>
      </w:r>
      <w:r w:rsidR="00DE4BAB">
        <w:rPr>
          <w:b/>
          <w:sz w:val="20"/>
          <w:szCs w:val="20"/>
          <w:lang w:val="nl-BE"/>
        </w:rPr>
        <w:t>7</w:t>
      </w:r>
      <w:r w:rsidR="008C6901">
        <w:rPr>
          <w:sz w:val="20"/>
          <w:szCs w:val="20"/>
          <w:lang w:val="nl-BE"/>
        </w:rPr>
        <w:t xml:space="preserve"> </w:t>
      </w:r>
      <w:r>
        <w:rPr>
          <w:sz w:val="20"/>
          <w:szCs w:val="20"/>
          <w:lang w:val="nl-BE"/>
        </w:rPr>
        <w:t>-</w:t>
      </w:r>
    </w:p>
    <w:p w14:paraId="021E655E" w14:textId="77777777" w:rsidR="00EE5E1D" w:rsidRDefault="00EE5E1D" w:rsidP="00EE5E1D">
      <w:pPr>
        <w:pStyle w:val="01Title"/>
        <w:ind w:left="720"/>
        <w:rPr>
          <w:sz w:val="20"/>
          <w:szCs w:val="20"/>
          <w:lang w:val="nl-BE"/>
        </w:rPr>
      </w:pPr>
    </w:p>
    <w:p w14:paraId="63237946" w14:textId="77777777" w:rsidR="008B7F82" w:rsidRDefault="008C6901" w:rsidP="00EE5E1D">
      <w:pPr>
        <w:pStyle w:val="01Title"/>
        <w:ind w:left="0"/>
        <w:jc w:val="center"/>
        <w:rPr>
          <w:sz w:val="20"/>
          <w:szCs w:val="20"/>
          <w:lang w:val="nl-BE"/>
        </w:rPr>
      </w:pPr>
      <w:r>
        <w:rPr>
          <w:i/>
          <w:sz w:val="20"/>
          <w:szCs w:val="20"/>
          <w:lang w:val="nl-BE"/>
        </w:rPr>
        <w:t xml:space="preserve">EG, </w:t>
      </w:r>
      <w:r>
        <w:rPr>
          <w:sz w:val="20"/>
          <w:szCs w:val="20"/>
          <w:lang w:val="nl-BE"/>
        </w:rPr>
        <w:t>2015</w:t>
      </w:r>
    </w:p>
    <w:p w14:paraId="62F06020" w14:textId="77777777" w:rsidR="00537168" w:rsidRPr="00537168" w:rsidRDefault="00537168" w:rsidP="003B51C9">
      <w:pPr>
        <w:pStyle w:val="01Title"/>
        <w:ind w:left="0"/>
        <w:rPr>
          <w:sz w:val="20"/>
          <w:szCs w:val="20"/>
          <w:lang w:val="nl-BE"/>
        </w:rPr>
      </w:pPr>
    </w:p>
    <w:p w14:paraId="3AA49978" w14:textId="77777777" w:rsidR="003E28A8" w:rsidRDefault="000D12EB" w:rsidP="000115E7">
      <w:pPr>
        <w:pStyle w:val="01Title"/>
        <w:ind w:left="0"/>
        <w:jc w:val="both"/>
      </w:pPr>
      <w:r>
        <w:object w:dxaOrig="4137" w:dyaOrig="4135" w14:anchorId="6DDEB626">
          <v:shape id="_x0000_i1316" type="#_x0000_t75" style="width:153.4pt;height:154.5pt" o:ole="">
            <v:imagedata r:id="rId609" o:title=""/>
          </v:shape>
          <o:OLEObject Type="Embed" ProgID="CorelDRAW.Graphic.12" ShapeID="_x0000_i1316" DrawAspect="Content" ObjectID="_1587467660" r:id="rId610"/>
        </w:object>
      </w:r>
    </w:p>
    <w:p w14:paraId="57A0755F" w14:textId="77777777" w:rsidR="00720F14" w:rsidRDefault="00720F14" w:rsidP="000115E7">
      <w:pPr>
        <w:pStyle w:val="01Title"/>
        <w:ind w:left="0"/>
        <w:jc w:val="both"/>
        <w:rPr>
          <w:sz w:val="20"/>
          <w:szCs w:val="20"/>
        </w:rPr>
      </w:pPr>
    </w:p>
    <w:p w14:paraId="41C3A31D" w14:textId="77777777" w:rsidR="003E28A8" w:rsidRDefault="00720F14" w:rsidP="00720F14">
      <w:pPr>
        <w:pStyle w:val="01Title"/>
        <w:ind w:left="0"/>
        <w:jc w:val="both"/>
        <w:rPr>
          <w:b/>
          <w:sz w:val="20"/>
          <w:szCs w:val="20"/>
          <w:lang w:val="nl-BE"/>
        </w:rPr>
      </w:pPr>
      <w:r w:rsidRPr="001513C2">
        <w:rPr>
          <w:b/>
          <w:sz w:val="24"/>
          <w:szCs w:val="24"/>
          <w:lang w:val="nl-BE"/>
        </w:rPr>
        <w:t xml:space="preserve">+                       </w:t>
      </w:r>
      <w:r w:rsidR="00D81D87" w:rsidRPr="001513C2">
        <w:rPr>
          <w:b/>
          <w:sz w:val="24"/>
          <w:szCs w:val="24"/>
          <w:lang w:val="nl-BE"/>
        </w:rPr>
        <w:t xml:space="preserve"> </w:t>
      </w:r>
      <w:r w:rsidRPr="001513C2">
        <w:rPr>
          <w:b/>
          <w:sz w:val="24"/>
          <w:szCs w:val="24"/>
          <w:lang w:val="nl-BE"/>
        </w:rPr>
        <w:t xml:space="preserve"> </w:t>
      </w:r>
      <w:r w:rsidRPr="001513C2">
        <w:rPr>
          <w:sz w:val="20"/>
          <w:szCs w:val="20"/>
          <w:lang w:val="nl-BE"/>
        </w:rPr>
        <w:t>0326.21 h4b3</w:t>
      </w:r>
    </w:p>
    <w:p w14:paraId="09557511" w14:textId="77777777" w:rsidR="00720F14" w:rsidRDefault="00720F14" w:rsidP="00720F14">
      <w:pPr>
        <w:pStyle w:val="01Title"/>
        <w:ind w:left="0"/>
        <w:jc w:val="both"/>
        <w:rPr>
          <w:b/>
          <w:sz w:val="20"/>
          <w:szCs w:val="20"/>
          <w:lang w:val="nl-BE"/>
        </w:rPr>
      </w:pPr>
    </w:p>
    <w:p w14:paraId="2E78C560" w14:textId="77777777" w:rsidR="00720F14" w:rsidRDefault="00720F14" w:rsidP="00720F14">
      <w:pPr>
        <w:pStyle w:val="01Title"/>
        <w:ind w:left="0"/>
        <w:jc w:val="both"/>
        <w:rPr>
          <w:b/>
          <w:sz w:val="20"/>
          <w:szCs w:val="20"/>
          <w:lang w:val="nl-BE"/>
        </w:rPr>
      </w:pPr>
      <w:r>
        <w:rPr>
          <w:b/>
          <w:sz w:val="20"/>
          <w:szCs w:val="20"/>
          <w:lang w:val="nl-BE"/>
        </w:rPr>
        <w:tab/>
        <w:t>1.e7</w:t>
      </w:r>
      <w:r w:rsidR="00A9721C">
        <w:rPr>
          <w:b/>
          <w:sz w:val="20"/>
          <w:szCs w:val="20"/>
          <w:lang w:val="nl-BE"/>
        </w:rPr>
        <w:tab/>
      </w:r>
      <w:r w:rsidR="00A9721C">
        <w:rPr>
          <w:b/>
          <w:sz w:val="20"/>
          <w:szCs w:val="20"/>
          <w:lang w:val="nl-BE"/>
        </w:rPr>
        <w:tab/>
        <w:t>Kb4</w:t>
      </w:r>
    </w:p>
    <w:p w14:paraId="6A38B031" w14:textId="77777777" w:rsidR="00611C2E" w:rsidRDefault="00611C2E" w:rsidP="00720F14">
      <w:pPr>
        <w:pStyle w:val="01Title"/>
        <w:ind w:left="0"/>
        <w:jc w:val="both"/>
        <w:rPr>
          <w:sz w:val="20"/>
          <w:szCs w:val="20"/>
          <w:lang w:val="nl-BE"/>
        </w:rPr>
      </w:pPr>
      <w:r>
        <w:rPr>
          <w:sz w:val="20"/>
          <w:szCs w:val="20"/>
          <w:lang w:val="nl-BE"/>
        </w:rPr>
        <w:t xml:space="preserve">Sterker dan 1…Kc4. </w:t>
      </w:r>
    </w:p>
    <w:p w14:paraId="1BCC2A1C" w14:textId="77777777" w:rsidR="00611C2E" w:rsidRPr="00611C2E" w:rsidRDefault="005F7A7E" w:rsidP="00720F14">
      <w:pPr>
        <w:pStyle w:val="01Title"/>
        <w:ind w:left="0"/>
        <w:jc w:val="both"/>
        <w:rPr>
          <w:sz w:val="20"/>
          <w:szCs w:val="20"/>
          <w:lang w:val="nl-BE"/>
        </w:rPr>
      </w:pPr>
      <w:r>
        <w:rPr>
          <w:sz w:val="20"/>
          <w:szCs w:val="20"/>
          <w:lang w:val="nl-BE"/>
        </w:rPr>
        <w:t xml:space="preserve">Of </w:t>
      </w:r>
      <w:r w:rsidR="00611C2E">
        <w:rPr>
          <w:sz w:val="20"/>
          <w:szCs w:val="20"/>
          <w:lang w:val="nl-BE"/>
        </w:rPr>
        <w:t>1…Pxb7</w:t>
      </w:r>
      <w:r>
        <w:rPr>
          <w:sz w:val="20"/>
          <w:szCs w:val="20"/>
          <w:lang w:val="nl-BE"/>
        </w:rPr>
        <w:t xml:space="preserve"> 2.Lxd5+ Kb4 3.Lxb7 Te8 4. Lg7 Z</w:t>
      </w:r>
      <w:r w:rsidR="00611C2E">
        <w:rPr>
          <w:sz w:val="20"/>
          <w:szCs w:val="20"/>
          <w:lang w:val="nl-BE"/>
        </w:rPr>
        <w:t xml:space="preserve">ie </w:t>
      </w:r>
      <w:r>
        <w:rPr>
          <w:sz w:val="20"/>
          <w:szCs w:val="20"/>
          <w:lang w:val="nl-BE"/>
        </w:rPr>
        <w:t>dezelfde stand als zet 4. in de hoofd</w:t>
      </w:r>
      <w:r w:rsidR="00611C2E">
        <w:rPr>
          <w:sz w:val="20"/>
          <w:szCs w:val="20"/>
          <w:lang w:val="nl-BE"/>
        </w:rPr>
        <w:t>variant.</w:t>
      </w:r>
    </w:p>
    <w:p w14:paraId="027833A4" w14:textId="77777777" w:rsidR="00677C26" w:rsidRDefault="00677C26" w:rsidP="0046658D">
      <w:pPr>
        <w:pStyle w:val="01Title"/>
        <w:ind w:left="0"/>
        <w:jc w:val="both"/>
        <w:rPr>
          <w:b/>
          <w:sz w:val="20"/>
          <w:szCs w:val="20"/>
          <w:lang w:val="nl-BE"/>
        </w:rPr>
      </w:pPr>
      <w:r>
        <w:rPr>
          <w:b/>
          <w:sz w:val="20"/>
          <w:szCs w:val="20"/>
          <w:lang w:val="nl-BE"/>
        </w:rPr>
        <w:tab/>
        <w:t>2.Lxd5</w:t>
      </w:r>
      <w:r>
        <w:rPr>
          <w:b/>
          <w:sz w:val="20"/>
          <w:szCs w:val="20"/>
          <w:lang w:val="nl-BE"/>
        </w:rPr>
        <w:tab/>
      </w:r>
      <w:r>
        <w:rPr>
          <w:b/>
          <w:sz w:val="20"/>
          <w:szCs w:val="20"/>
          <w:lang w:val="nl-BE"/>
        </w:rPr>
        <w:tab/>
        <w:t>Pxb7</w:t>
      </w:r>
    </w:p>
    <w:p w14:paraId="5861C849" w14:textId="77777777" w:rsidR="002D2E4C" w:rsidRDefault="00677C26" w:rsidP="0046658D">
      <w:pPr>
        <w:pStyle w:val="01Title"/>
        <w:ind w:left="0"/>
        <w:jc w:val="both"/>
        <w:rPr>
          <w:b/>
          <w:sz w:val="20"/>
          <w:szCs w:val="20"/>
          <w:lang w:val="nl-BE"/>
        </w:rPr>
      </w:pPr>
      <w:r>
        <w:rPr>
          <w:b/>
          <w:sz w:val="20"/>
          <w:szCs w:val="20"/>
          <w:lang w:val="nl-BE"/>
        </w:rPr>
        <w:tab/>
        <w:t>3.Lxb7</w:t>
      </w:r>
      <w:r>
        <w:rPr>
          <w:b/>
          <w:sz w:val="20"/>
          <w:szCs w:val="20"/>
          <w:lang w:val="nl-BE"/>
        </w:rPr>
        <w:tab/>
      </w:r>
      <w:r>
        <w:rPr>
          <w:b/>
          <w:sz w:val="20"/>
          <w:szCs w:val="20"/>
          <w:lang w:val="nl-BE"/>
        </w:rPr>
        <w:tab/>
        <w:t>Te8</w:t>
      </w:r>
    </w:p>
    <w:p w14:paraId="3A4D6AB8" w14:textId="77777777" w:rsidR="002D2E4C" w:rsidRPr="002D2E4C" w:rsidRDefault="002D2E4C" w:rsidP="0046658D">
      <w:pPr>
        <w:pStyle w:val="01Title"/>
        <w:ind w:left="0"/>
        <w:jc w:val="both"/>
        <w:rPr>
          <w:b/>
          <w:sz w:val="20"/>
          <w:szCs w:val="20"/>
          <w:lang w:val="nl-BE"/>
        </w:rPr>
      </w:pPr>
      <w:r>
        <w:rPr>
          <w:sz w:val="20"/>
          <w:szCs w:val="20"/>
          <w:lang w:val="nl-BE"/>
        </w:rPr>
        <w:t>En nu de fijne zet:</w:t>
      </w:r>
      <w:r>
        <w:rPr>
          <w:sz w:val="20"/>
          <w:szCs w:val="20"/>
          <w:lang w:val="nl-BE"/>
        </w:rPr>
        <w:tab/>
      </w:r>
    </w:p>
    <w:p w14:paraId="4703E94A" w14:textId="77777777" w:rsidR="002D2E4C" w:rsidRDefault="002D2E4C" w:rsidP="0046658D">
      <w:pPr>
        <w:pStyle w:val="01Title"/>
        <w:ind w:left="0"/>
        <w:jc w:val="both"/>
        <w:rPr>
          <w:b/>
          <w:sz w:val="20"/>
          <w:szCs w:val="20"/>
          <w:lang w:val="nl-BE"/>
        </w:rPr>
      </w:pPr>
      <w:r>
        <w:rPr>
          <w:b/>
          <w:sz w:val="20"/>
          <w:szCs w:val="20"/>
          <w:lang w:val="nl-BE"/>
        </w:rPr>
        <w:tab/>
      </w:r>
      <w:r w:rsidR="00677C26">
        <w:rPr>
          <w:b/>
          <w:sz w:val="20"/>
          <w:szCs w:val="20"/>
          <w:lang w:val="nl-BE"/>
        </w:rPr>
        <w:t>4.Lg7</w:t>
      </w:r>
    </w:p>
    <w:p w14:paraId="7C198A8E" w14:textId="77777777" w:rsidR="002D2E4C" w:rsidRDefault="002D2E4C" w:rsidP="0046658D">
      <w:pPr>
        <w:pStyle w:val="01Title"/>
        <w:ind w:left="0"/>
        <w:jc w:val="both"/>
        <w:rPr>
          <w:sz w:val="20"/>
          <w:szCs w:val="20"/>
          <w:lang w:val="nl-BE"/>
        </w:rPr>
      </w:pPr>
      <w:r>
        <w:rPr>
          <w:sz w:val="20"/>
          <w:szCs w:val="20"/>
          <w:lang w:val="nl-BE"/>
        </w:rPr>
        <w:t>met de dreiging 4…Txe7</w:t>
      </w:r>
      <w:r w:rsidR="003F1050">
        <w:rPr>
          <w:sz w:val="20"/>
          <w:szCs w:val="20"/>
          <w:lang w:val="nl-BE"/>
        </w:rPr>
        <w:t>?</w:t>
      </w:r>
      <w:r>
        <w:rPr>
          <w:sz w:val="20"/>
          <w:szCs w:val="20"/>
          <w:lang w:val="nl-BE"/>
        </w:rPr>
        <w:t xml:space="preserve"> 5.Lf8.</w:t>
      </w:r>
    </w:p>
    <w:p w14:paraId="7AE55F25" w14:textId="77777777" w:rsidR="002D2E4C" w:rsidRDefault="002D2E4C" w:rsidP="0046658D">
      <w:pPr>
        <w:pStyle w:val="01Title"/>
        <w:ind w:left="0"/>
        <w:jc w:val="both"/>
        <w:rPr>
          <w:b/>
          <w:sz w:val="20"/>
          <w:szCs w:val="20"/>
          <w:lang w:val="nl-BE"/>
        </w:rPr>
      </w:pPr>
      <w:r>
        <w:rPr>
          <w:sz w:val="20"/>
          <w:szCs w:val="20"/>
          <w:lang w:val="nl-BE"/>
        </w:rPr>
        <w:t>Niet goed is</w:t>
      </w:r>
      <w:r w:rsidR="003F1050">
        <w:rPr>
          <w:sz w:val="20"/>
          <w:szCs w:val="20"/>
          <w:lang w:val="nl-BE"/>
        </w:rPr>
        <w:t xml:space="preserve"> hjer </w:t>
      </w:r>
      <w:r>
        <w:rPr>
          <w:sz w:val="20"/>
          <w:szCs w:val="20"/>
          <w:lang w:val="nl-BE"/>
        </w:rPr>
        <w:t>4.Lf6</w:t>
      </w:r>
      <w:r w:rsidR="00BB697E">
        <w:rPr>
          <w:sz w:val="20"/>
          <w:szCs w:val="20"/>
          <w:lang w:val="nl-BE"/>
        </w:rPr>
        <w:t>?</w:t>
      </w:r>
      <w:r>
        <w:rPr>
          <w:sz w:val="20"/>
          <w:szCs w:val="20"/>
          <w:lang w:val="nl-BE"/>
        </w:rPr>
        <w:t xml:space="preserve"> we</w:t>
      </w:r>
      <w:r w:rsidR="00BB697E">
        <w:rPr>
          <w:sz w:val="20"/>
          <w:szCs w:val="20"/>
          <w:lang w:val="nl-BE"/>
        </w:rPr>
        <w:t>gens 4…Kc5 5.Kg5 Kd6 6.Lc8 Txe7 met remise.</w:t>
      </w:r>
      <w:r w:rsidR="00677C26">
        <w:rPr>
          <w:b/>
          <w:sz w:val="20"/>
          <w:szCs w:val="20"/>
          <w:lang w:val="nl-BE"/>
        </w:rPr>
        <w:tab/>
      </w:r>
      <w:r>
        <w:rPr>
          <w:b/>
          <w:sz w:val="20"/>
          <w:szCs w:val="20"/>
          <w:lang w:val="nl-BE"/>
        </w:rPr>
        <w:t xml:space="preserve"> </w:t>
      </w:r>
    </w:p>
    <w:p w14:paraId="4C800E7E" w14:textId="77777777" w:rsidR="00677C26" w:rsidRDefault="002D2E4C" w:rsidP="0046658D">
      <w:pPr>
        <w:pStyle w:val="01Title"/>
        <w:ind w:left="0"/>
        <w:jc w:val="both"/>
        <w:rPr>
          <w:b/>
          <w:sz w:val="20"/>
          <w:szCs w:val="20"/>
          <w:lang w:val="nl-BE"/>
        </w:rPr>
      </w:pPr>
      <w:r>
        <w:rPr>
          <w:b/>
          <w:sz w:val="20"/>
          <w:szCs w:val="20"/>
          <w:lang w:val="nl-BE"/>
        </w:rPr>
        <w:tab/>
        <w:t>4…</w:t>
      </w:r>
      <w:r>
        <w:rPr>
          <w:b/>
          <w:sz w:val="20"/>
          <w:szCs w:val="20"/>
          <w:lang w:val="nl-BE"/>
        </w:rPr>
        <w:tab/>
      </w:r>
      <w:r>
        <w:rPr>
          <w:b/>
          <w:sz w:val="20"/>
          <w:szCs w:val="20"/>
          <w:lang w:val="nl-BE"/>
        </w:rPr>
        <w:tab/>
      </w:r>
      <w:r w:rsidR="00677C26">
        <w:rPr>
          <w:b/>
          <w:sz w:val="20"/>
          <w:szCs w:val="20"/>
          <w:lang w:val="nl-BE"/>
        </w:rPr>
        <w:t>Kc5</w:t>
      </w:r>
    </w:p>
    <w:p w14:paraId="67B8E1F2" w14:textId="77777777" w:rsidR="00677C26" w:rsidRDefault="00677C26" w:rsidP="0046658D">
      <w:pPr>
        <w:pStyle w:val="01Title"/>
        <w:ind w:left="0"/>
        <w:jc w:val="both"/>
        <w:rPr>
          <w:b/>
          <w:sz w:val="20"/>
          <w:szCs w:val="20"/>
          <w:lang w:val="nl-BE"/>
        </w:rPr>
      </w:pPr>
      <w:r>
        <w:rPr>
          <w:b/>
          <w:sz w:val="20"/>
          <w:szCs w:val="20"/>
          <w:lang w:val="nl-BE"/>
        </w:rPr>
        <w:tab/>
        <w:t>5.</w:t>
      </w:r>
      <w:r w:rsidR="00533D79">
        <w:rPr>
          <w:b/>
          <w:sz w:val="20"/>
          <w:szCs w:val="20"/>
          <w:lang w:val="nl-BE"/>
        </w:rPr>
        <w:t>Lf8</w:t>
      </w:r>
      <w:r w:rsidR="00533D79">
        <w:rPr>
          <w:b/>
          <w:sz w:val="20"/>
          <w:szCs w:val="20"/>
          <w:lang w:val="nl-BE"/>
        </w:rPr>
        <w:tab/>
      </w:r>
      <w:r w:rsidR="00533D79">
        <w:rPr>
          <w:b/>
          <w:sz w:val="20"/>
          <w:szCs w:val="20"/>
          <w:lang w:val="nl-BE"/>
        </w:rPr>
        <w:tab/>
        <w:t>Kd6</w:t>
      </w:r>
    </w:p>
    <w:p w14:paraId="3AC0E984" w14:textId="77777777" w:rsidR="002D2E4C" w:rsidRDefault="00533D79" w:rsidP="0046658D">
      <w:pPr>
        <w:pStyle w:val="01Title"/>
        <w:ind w:left="0"/>
        <w:jc w:val="both"/>
        <w:rPr>
          <w:b/>
          <w:sz w:val="20"/>
          <w:szCs w:val="20"/>
          <w:lang w:val="nl-BE"/>
        </w:rPr>
      </w:pPr>
      <w:r>
        <w:rPr>
          <w:b/>
          <w:sz w:val="20"/>
          <w:szCs w:val="20"/>
          <w:lang w:val="nl-BE"/>
        </w:rPr>
        <w:tab/>
        <w:t>6.Lc8</w:t>
      </w:r>
    </w:p>
    <w:p w14:paraId="15CB3650" w14:textId="77777777" w:rsidR="00BB697E" w:rsidRPr="00BB697E" w:rsidRDefault="00BB697E" w:rsidP="00BB697E">
      <w:pPr>
        <w:pStyle w:val="01Title"/>
        <w:ind w:left="0"/>
        <w:jc w:val="both"/>
        <w:rPr>
          <w:b/>
          <w:sz w:val="20"/>
          <w:szCs w:val="20"/>
          <w:lang w:val="nl-BE"/>
        </w:rPr>
      </w:pPr>
      <w:r w:rsidRPr="00BB697E">
        <w:rPr>
          <w:sz w:val="20"/>
          <w:szCs w:val="20"/>
          <w:lang w:val="nl-BE"/>
        </w:rPr>
        <w:t>Zodat 6...Txe7</w:t>
      </w:r>
      <w:r w:rsidR="009B781A">
        <w:rPr>
          <w:sz w:val="20"/>
          <w:szCs w:val="20"/>
          <w:lang w:val="nl-BE"/>
        </w:rPr>
        <w:t>?</w:t>
      </w:r>
      <w:r w:rsidRPr="00BB697E">
        <w:rPr>
          <w:sz w:val="20"/>
          <w:szCs w:val="20"/>
          <w:lang w:val="nl-BE"/>
        </w:rPr>
        <w:t xml:space="preserve"> verliest na 7.Lg4 b4</w:t>
      </w:r>
      <w:r w:rsidR="005F7A7E">
        <w:rPr>
          <w:sz w:val="20"/>
          <w:szCs w:val="20"/>
          <w:lang w:val="nl-BE"/>
        </w:rPr>
        <w:t xml:space="preserve"> </w:t>
      </w:r>
      <w:r w:rsidRPr="00BB697E">
        <w:rPr>
          <w:sz w:val="20"/>
          <w:szCs w:val="20"/>
          <w:lang w:val="nl-BE"/>
        </w:rPr>
        <w:t xml:space="preserve"> 8.</w:t>
      </w:r>
      <w:r>
        <w:rPr>
          <w:sz w:val="20"/>
          <w:szCs w:val="20"/>
          <w:lang w:val="nl-BE"/>
        </w:rPr>
        <w:t>Kg5 b3 9.Kf6 b2 10.Lxe7+.</w:t>
      </w:r>
      <w:r w:rsidRPr="00BB697E">
        <w:rPr>
          <w:b/>
          <w:sz w:val="20"/>
          <w:szCs w:val="20"/>
          <w:lang w:val="nl-BE"/>
        </w:rPr>
        <w:t xml:space="preserve">        </w:t>
      </w:r>
      <w:r w:rsidR="001C7AB5" w:rsidRPr="00BB697E">
        <w:rPr>
          <w:b/>
          <w:sz w:val="20"/>
          <w:szCs w:val="20"/>
          <w:lang w:val="nl-BE"/>
        </w:rPr>
        <w:t xml:space="preserve"> </w:t>
      </w:r>
      <w:r w:rsidRPr="00BB697E">
        <w:rPr>
          <w:b/>
          <w:sz w:val="20"/>
          <w:szCs w:val="20"/>
          <w:lang w:val="nl-BE"/>
        </w:rPr>
        <w:t xml:space="preserve">        </w:t>
      </w:r>
    </w:p>
    <w:p w14:paraId="2FEF47DF" w14:textId="77777777" w:rsidR="00533D79" w:rsidRPr="00BB697E" w:rsidRDefault="00BB697E" w:rsidP="00BB697E">
      <w:pPr>
        <w:pStyle w:val="01Title"/>
        <w:ind w:left="0"/>
        <w:jc w:val="both"/>
        <w:rPr>
          <w:b/>
          <w:sz w:val="20"/>
          <w:szCs w:val="20"/>
          <w:lang w:val="en-GB"/>
        </w:rPr>
      </w:pPr>
      <w:r>
        <w:rPr>
          <w:b/>
          <w:sz w:val="20"/>
          <w:szCs w:val="20"/>
          <w:lang w:val="nl-BE"/>
        </w:rPr>
        <w:tab/>
      </w:r>
      <w:r w:rsidRPr="00BB697E">
        <w:rPr>
          <w:b/>
          <w:sz w:val="20"/>
          <w:szCs w:val="20"/>
          <w:lang w:val="en-GB"/>
        </w:rPr>
        <w:t>6…</w:t>
      </w:r>
      <w:r w:rsidRPr="00BB697E">
        <w:rPr>
          <w:b/>
          <w:sz w:val="20"/>
          <w:szCs w:val="20"/>
          <w:lang w:val="en-GB"/>
        </w:rPr>
        <w:tab/>
      </w:r>
      <w:r>
        <w:rPr>
          <w:b/>
          <w:sz w:val="20"/>
          <w:szCs w:val="20"/>
          <w:lang w:val="en-GB"/>
        </w:rPr>
        <w:tab/>
      </w:r>
      <w:r w:rsidR="00533D79" w:rsidRPr="00BB697E">
        <w:rPr>
          <w:b/>
          <w:sz w:val="20"/>
          <w:szCs w:val="20"/>
          <w:lang w:val="en-GB"/>
        </w:rPr>
        <w:t>b4</w:t>
      </w:r>
    </w:p>
    <w:p w14:paraId="09A50151" w14:textId="77777777" w:rsidR="00533D79" w:rsidRPr="00BB697E" w:rsidRDefault="00533D79" w:rsidP="0046658D">
      <w:pPr>
        <w:pStyle w:val="01Title"/>
        <w:ind w:left="0"/>
        <w:jc w:val="both"/>
        <w:rPr>
          <w:sz w:val="20"/>
          <w:szCs w:val="20"/>
          <w:lang w:val="en-GB"/>
        </w:rPr>
      </w:pPr>
      <w:r w:rsidRPr="00BB697E">
        <w:rPr>
          <w:sz w:val="20"/>
          <w:szCs w:val="20"/>
          <w:lang w:val="en-GB"/>
        </w:rPr>
        <w:t>6…Txc8</w:t>
      </w:r>
      <w:r w:rsidR="003F1050">
        <w:rPr>
          <w:sz w:val="20"/>
          <w:szCs w:val="20"/>
          <w:lang w:val="en-GB"/>
        </w:rPr>
        <w:t>?</w:t>
      </w:r>
      <w:r w:rsidRPr="00BB697E">
        <w:rPr>
          <w:sz w:val="20"/>
          <w:szCs w:val="20"/>
          <w:lang w:val="en-GB"/>
        </w:rPr>
        <w:t xml:space="preserve"> </w:t>
      </w:r>
      <w:r w:rsidR="008357E7" w:rsidRPr="00BB697E">
        <w:rPr>
          <w:sz w:val="20"/>
          <w:szCs w:val="20"/>
          <w:lang w:val="en-GB"/>
        </w:rPr>
        <w:t>7.e8D+.</w:t>
      </w:r>
    </w:p>
    <w:p w14:paraId="1A3048F6" w14:textId="77777777" w:rsidR="001C7AB5" w:rsidRPr="00BB697E" w:rsidRDefault="00533D79" w:rsidP="0046658D">
      <w:pPr>
        <w:pStyle w:val="01Title"/>
        <w:ind w:left="0"/>
        <w:jc w:val="both"/>
        <w:rPr>
          <w:sz w:val="20"/>
          <w:szCs w:val="20"/>
          <w:lang w:val="en-GB"/>
        </w:rPr>
      </w:pPr>
      <w:r w:rsidRPr="00BB697E">
        <w:rPr>
          <w:sz w:val="20"/>
          <w:szCs w:val="20"/>
          <w:lang w:val="en-GB"/>
        </w:rPr>
        <w:tab/>
      </w:r>
    </w:p>
    <w:p w14:paraId="496BB240" w14:textId="77777777" w:rsidR="001C7AB5" w:rsidRPr="00BB697E" w:rsidRDefault="001C7AB5" w:rsidP="0046658D">
      <w:pPr>
        <w:pStyle w:val="01Title"/>
        <w:ind w:left="0"/>
        <w:jc w:val="both"/>
        <w:rPr>
          <w:sz w:val="20"/>
          <w:szCs w:val="20"/>
          <w:lang w:val="en-GB"/>
        </w:rPr>
      </w:pPr>
    </w:p>
    <w:p w14:paraId="43A21385" w14:textId="77777777" w:rsidR="001C7AB5" w:rsidRPr="00BB697E" w:rsidRDefault="001C7AB5" w:rsidP="0046658D">
      <w:pPr>
        <w:pStyle w:val="01Title"/>
        <w:ind w:left="0"/>
        <w:jc w:val="both"/>
        <w:rPr>
          <w:sz w:val="20"/>
          <w:szCs w:val="20"/>
          <w:lang w:val="en-GB"/>
        </w:rPr>
      </w:pPr>
    </w:p>
    <w:p w14:paraId="3BD3C017" w14:textId="77777777" w:rsidR="001C7AB5" w:rsidRPr="00BB697E" w:rsidRDefault="001C7AB5" w:rsidP="0046658D">
      <w:pPr>
        <w:pStyle w:val="01Title"/>
        <w:ind w:left="0"/>
        <w:jc w:val="both"/>
        <w:rPr>
          <w:sz w:val="20"/>
          <w:szCs w:val="20"/>
          <w:lang w:val="en-GB"/>
        </w:rPr>
      </w:pPr>
    </w:p>
    <w:p w14:paraId="457D05FA" w14:textId="77777777" w:rsidR="00533D79" w:rsidRPr="00BB697E" w:rsidRDefault="001C7AB5" w:rsidP="0046658D">
      <w:pPr>
        <w:pStyle w:val="01Title"/>
        <w:ind w:left="0"/>
        <w:jc w:val="both"/>
        <w:rPr>
          <w:b/>
          <w:sz w:val="20"/>
          <w:szCs w:val="20"/>
          <w:lang w:val="en-GB"/>
        </w:rPr>
      </w:pPr>
      <w:r w:rsidRPr="00BB697E">
        <w:rPr>
          <w:sz w:val="20"/>
          <w:szCs w:val="20"/>
          <w:lang w:val="en-GB"/>
        </w:rPr>
        <w:tab/>
      </w:r>
      <w:r w:rsidR="00533D79" w:rsidRPr="00BB697E">
        <w:rPr>
          <w:b/>
          <w:sz w:val="20"/>
          <w:szCs w:val="20"/>
          <w:lang w:val="en-GB"/>
        </w:rPr>
        <w:t>7.Kg5</w:t>
      </w:r>
      <w:r w:rsidR="00533D79" w:rsidRPr="00BB697E">
        <w:rPr>
          <w:b/>
          <w:sz w:val="20"/>
          <w:szCs w:val="20"/>
          <w:lang w:val="en-GB"/>
        </w:rPr>
        <w:tab/>
      </w:r>
      <w:r w:rsidR="00533D79" w:rsidRPr="00BB697E">
        <w:rPr>
          <w:b/>
          <w:sz w:val="20"/>
          <w:szCs w:val="20"/>
          <w:lang w:val="en-GB"/>
        </w:rPr>
        <w:tab/>
        <w:t>b3</w:t>
      </w:r>
    </w:p>
    <w:p w14:paraId="685B1691" w14:textId="77777777" w:rsidR="00533D79" w:rsidRPr="00BB697E" w:rsidRDefault="00533D79" w:rsidP="0046658D">
      <w:pPr>
        <w:pStyle w:val="01Title"/>
        <w:ind w:left="0"/>
        <w:jc w:val="both"/>
        <w:rPr>
          <w:b/>
          <w:sz w:val="20"/>
          <w:szCs w:val="20"/>
          <w:lang w:val="en-GB"/>
        </w:rPr>
      </w:pPr>
      <w:r w:rsidRPr="00BB697E">
        <w:rPr>
          <w:b/>
          <w:sz w:val="20"/>
          <w:szCs w:val="20"/>
          <w:lang w:val="en-GB"/>
        </w:rPr>
        <w:tab/>
        <w:t>8.Kf6</w:t>
      </w:r>
      <w:r w:rsidRPr="00BB697E">
        <w:rPr>
          <w:b/>
          <w:sz w:val="20"/>
          <w:szCs w:val="20"/>
          <w:lang w:val="en-GB"/>
        </w:rPr>
        <w:tab/>
      </w:r>
      <w:r w:rsidRPr="00BB697E">
        <w:rPr>
          <w:b/>
          <w:sz w:val="20"/>
          <w:szCs w:val="20"/>
          <w:lang w:val="en-GB"/>
        </w:rPr>
        <w:tab/>
        <w:t>b2</w:t>
      </w:r>
    </w:p>
    <w:p w14:paraId="097DB536" w14:textId="77777777" w:rsidR="00533D79" w:rsidRPr="001513C2" w:rsidRDefault="00533D79" w:rsidP="0046658D">
      <w:pPr>
        <w:pStyle w:val="01Title"/>
        <w:ind w:left="0"/>
        <w:jc w:val="both"/>
        <w:rPr>
          <w:b/>
          <w:sz w:val="20"/>
          <w:szCs w:val="20"/>
          <w:lang w:val="nl-BE"/>
        </w:rPr>
      </w:pPr>
      <w:r w:rsidRPr="00BB697E">
        <w:rPr>
          <w:b/>
          <w:sz w:val="20"/>
          <w:szCs w:val="20"/>
          <w:lang w:val="en-GB"/>
        </w:rPr>
        <w:tab/>
      </w:r>
      <w:r w:rsidRPr="001513C2">
        <w:rPr>
          <w:b/>
          <w:sz w:val="20"/>
          <w:szCs w:val="20"/>
          <w:lang w:val="nl-BE"/>
        </w:rPr>
        <w:t>9.Lf5</w:t>
      </w:r>
      <w:r w:rsidRPr="001513C2">
        <w:rPr>
          <w:b/>
          <w:sz w:val="20"/>
          <w:szCs w:val="20"/>
          <w:lang w:val="nl-BE"/>
        </w:rPr>
        <w:tab/>
      </w:r>
      <w:r w:rsidRPr="001513C2">
        <w:rPr>
          <w:b/>
          <w:sz w:val="20"/>
          <w:szCs w:val="20"/>
          <w:lang w:val="nl-BE"/>
        </w:rPr>
        <w:tab/>
        <w:t>Txe7</w:t>
      </w:r>
    </w:p>
    <w:p w14:paraId="369D87BF" w14:textId="77777777" w:rsidR="00533D79" w:rsidRPr="001513C2" w:rsidRDefault="00BB697E" w:rsidP="0046658D">
      <w:pPr>
        <w:pStyle w:val="01Title"/>
        <w:ind w:left="0"/>
        <w:jc w:val="both"/>
        <w:rPr>
          <w:b/>
          <w:sz w:val="20"/>
          <w:szCs w:val="20"/>
          <w:lang w:val="nl-BE"/>
        </w:rPr>
      </w:pPr>
      <w:r w:rsidRPr="001513C2">
        <w:rPr>
          <w:b/>
          <w:sz w:val="20"/>
          <w:szCs w:val="20"/>
          <w:lang w:val="nl-BE"/>
        </w:rPr>
        <w:t xml:space="preserve">        10.Lxe</w:t>
      </w:r>
      <w:r w:rsidR="00533D79" w:rsidRPr="001513C2">
        <w:rPr>
          <w:b/>
          <w:sz w:val="20"/>
          <w:szCs w:val="20"/>
          <w:lang w:val="nl-BE"/>
        </w:rPr>
        <w:t>7+</w:t>
      </w:r>
    </w:p>
    <w:p w14:paraId="546D8DE4" w14:textId="77777777" w:rsidR="00533D79" w:rsidRPr="001513C2" w:rsidRDefault="00533D79" w:rsidP="0046658D">
      <w:pPr>
        <w:pStyle w:val="01Title"/>
        <w:ind w:left="0"/>
        <w:jc w:val="both"/>
        <w:rPr>
          <w:sz w:val="20"/>
          <w:szCs w:val="20"/>
          <w:lang w:val="nl-BE"/>
        </w:rPr>
      </w:pPr>
      <w:r w:rsidRPr="001513C2">
        <w:rPr>
          <w:sz w:val="20"/>
          <w:szCs w:val="20"/>
          <w:lang w:val="nl-BE"/>
        </w:rPr>
        <w:t>En wit wint.</w:t>
      </w:r>
    </w:p>
    <w:p w14:paraId="09E94610" w14:textId="77777777" w:rsidR="00C811E0" w:rsidRPr="001513C2" w:rsidRDefault="00C811E0" w:rsidP="0046658D">
      <w:pPr>
        <w:pStyle w:val="01Title"/>
        <w:ind w:left="0"/>
        <w:jc w:val="both"/>
        <w:rPr>
          <w:sz w:val="20"/>
          <w:szCs w:val="20"/>
          <w:lang w:val="nl-BE"/>
        </w:rPr>
      </w:pPr>
      <w:r w:rsidRPr="001513C2">
        <w:rPr>
          <w:sz w:val="20"/>
          <w:szCs w:val="20"/>
          <w:lang w:val="nl-BE"/>
        </w:rPr>
        <w:t xml:space="preserve">  </w:t>
      </w:r>
      <w:r w:rsidR="00EB14F5" w:rsidRPr="001513C2">
        <w:rPr>
          <w:sz w:val="20"/>
          <w:szCs w:val="20"/>
          <w:lang w:val="nl-BE"/>
        </w:rPr>
        <w:t xml:space="preserve"> </w:t>
      </w:r>
    </w:p>
    <w:p w14:paraId="55318C4F" w14:textId="77777777" w:rsidR="00EB14F5" w:rsidRDefault="00ED7CC3" w:rsidP="0046658D">
      <w:pPr>
        <w:pStyle w:val="01Title"/>
        <w:ind w:left="0"/>
        <w:jc w:val="both"/>
        <w:rPr>
          <w:sz w:val="20"/>
          <w:szCs w:val="20"/>
          <w:lang w:val="en-GB"/>
        </w:rPr>
      </w:pPr>
      <w:r w:rsidRPr="00BB697E">
        <w:rPr>
          <w:i/>
          <w:sz w:val="20"/>
          <w:szCs w:val="20"/>
          <w:lang w:val="en-GB"/>
        </w:rPr>
        <w:t xml:space="preserve">“In </w:t>
      </w:r>
      <w:r w:rsidR="001C7AB5" w:rsidRPr="00BB697E">
        <w:rPr>
          <w:i/>
          <w:sz w:val="20"/>
          <w:szCs w:val="20"/>
          <w:lang w:val="en-GB"/>
        </w:rPr>
        <w:t xml:space="preserve">this </w:t>
      </w:r>
      <w:r w:rsidRPr="00BB697E">
        <w:rPr>
          <w:i/>
          <w:sz w:val="20"/>
          <w:szCs w:val="20"/>
          <w:lang w:val="en-GB"/>
        </w:rPr>
        <w:t xml:space="preserve">study our Belgian friend </w:t>
      </w:r>
      <w:r w:rsidRPr="008357E7">
        <w:rPr>
          <w:i/>
          <w:sz w:val="20"/>
          <w:szCs w:val="20"/>
          <w:lang w:val="en-GB"/>
        </w:rPr>
        <w:t>Ignace Vandecasteele shows how black cannot stop the dangerous white pawns in such a way that he</w:t>
      </w:r>
      <w:r w:rsidRPr="00ED7CC3">
        <w:rPr>
          <w:sz w:val="20"/>
          <w:szCs w:val="20"/>
          <w:lang w:val="en-GB"/>
        </w:rPr>
        <w:t xml:space="preserve"> </w:t>
      </w:r>
      <w:r w:rsidRPr="008357E7">
        <w:rPr>
          <w:i/>
          <w:sz w:val="20"/>
          <w:szCs w:val="20"/>
          <w:lang w:val="en-GB"/>
        </w:rPr>
        <w:t>can also save the draw.”</w:t>
      </w:r>
      <w:r w:rsidR="00691667">
        <w:rPr>
          <w:sz w:val="20"/>
          <w:szCs w:val="20"/>
          <w:lang w:val="en-GB"/>
        </w:rPr>
        <w:t xml:space="preserve"> is</w:t>
      </w:r>
      <w:r w:rsidR="008357E7">
        <w:rPr>
          <w:sz w:val="20"/>
          <w:szCs w:val="20"/>
          <w:lang w:val="en-GB"/>
        </w:rPr>
        <w:t xml:space="preserve"> het commentaar van </w:t>
      </w:r>
      <w:r w:rsidR="003B51C9">
        <w:rPr>
          <w:sz w:val="20"/>
          <w:szCs w:val="20"/>
          <w:lang w:val="en-GB"/>
        </w:rPr>
        <w:t>‘</w:t>
      </w:r>
      <w:r w:rsidR="008357E7">
        <w:rPr>
          <w:sz w:val="20"/>
          <w:szCs w:val="20"/>
          <w:lang w:val="en-GB"/>
        </w:rPr>
        <w:t>editor</w:t>
      </w:r>
      <w:r w:rsidR="003B51C9">
        <w:rPr>
          <w:sz w:val="20"/>
          <w:szCs w:val="20"/>
          <w:lang w:val="en-GB"/>
        </w:rPr>
        <w:t xml:space="preserve">’ </w:t>
      </w:r>
      <w:r w:rsidR="00E94615">
        <w:rPr>
          <w:sz w:val="20"/>
          <w:szCs w:val="20"/>
          <w:lang w:val="en-GB"/>
        </w:rPr>
        <w:t xml:space="preserve">Ed van </w:t>
      </w:r>
      <w:r w:rsidR="008357E7">
        <w:rPr>
          <w:sz w:val="20"/>
          <w:szCs w:val="20"/>
          <w:lang w:val="en-GB"/>
        </w:rPr>
        <w:t>de Gevel.</w:t>
      </w:r>
    </w:p>
    <w:p w14:paraId="68E08AE3" w14:textId="77777777" w:rsidR="004B0B42" w:rsidRDefault="004B0B42" w:rsidP="0046658D">
      <w:pPr>
        <w:pStyle w:val="01Title"/>
        <w:ind w:left="0"/>
        <w:jc w:val="both"/>
        <w:rPr>
          <w:sz w:val="20"/>
          <w:szCs w:val="20"/>
          <w:lang w:val="en-GB"/>
        </w:rPr>
      </w:pPr>
    </w:p>
    <w:p w14:paraId="093D1EA7" w14:textId="77777777" w:rsidR="00AB4604" w:rsidRPr="00965F8E" w:rsidRDefault="00AB4604">
      <w:pPr>
        <w:widowControl/>
        <w:autoSpaceDE/>
        <w:autoSpaceDN/>
        <w:adjustRightInd/>
        <w:rPr>
          <w:rFonts w:cs="Arial"/>
          <w:b/>
          <w:color w:val="000000"/>
          <w:sz w:val="20"/>
          <w:szCs w:val="20"/>
        </w:rPr>
      </w:pPr>
      <w:r w:rsidRPr="00965F8E">
        <w:rPr>
          <w:b/>
          <w:sz w:val="20"/>
          <w:szCs w:val="20"/>
        </w:rPr>
        <w:br w:type="page"/>
      </w:r>
    </w:p>
    <w:p w14:paraId="08CDADA2" w14:textId="77777777" w:rsidR="00B71B9C" w:rsidRPr="00CB4E20" w:rsidRDefault="002D7F82" w:rsidP="001575A7">
      <w:pPr>
        <w:pStyle w:val="01Title"/>
        <w:ind w:left="0"/>
        <w:jc w:val="center"/>
        <w:rPr>
          <w:i/>
          <w:sz w:val="20"/>
          <w:szCs w:val="20"/>
          <w:lang w:val="en-GB"/>
        </w:rPr>
      </w:pPr>
      <w:r>
        <w:rPr>
          <w:b/>
          <w:sz w:val="20"/>
          <w:szCs w:val="20"/>
          <w:lang w:val="nl-BE"/>
        </w:rPr>
        <w:lastRenderedPageBreak/>
        <w:t>- 30</w:t>
      </w:r>
      <w:r w:rsidR="00DE4BAB">
        <w:rPr>
          <w:b/>
          <w:sz w:val="20"/>
          <w:szCs w:val="20"/>
          <w:lang w:val="nl-BE"/>
        </w:rPr>
        <w:t>8</w:t>
      </w:r>
      <w:r w:rsidR="00325714">
        <w:rPr>
          <w:b/>
          <w:sz w:val="20"/>
          <w:szCs w:val="20"/>
          <w:lang w:val="nl-BE"/>
        </w:rPr>
        <w:t xml:space="preserve"> -</w:t>
      </w:r>
    </w:p>
    <w:p w14:paraId="558AE5D5" w14:textId="77777777" w:rsidR="00B71B9C" w:rsidRDefault="00B71B9C" w:rsidP="00B71B9C">
      <w:pPr>
        <w:pStyle w:val="01Title"/>
        <w:ind w:left="0"/>
        <w:jc w:val="center"/>
        <w:rPr>
          <w:b/>
          <w:sz w:val="20"/>
          <w:szCs w:val="20"/>
          <w:lang w:val="nl-BE"/>
        </w:rPr>
      </w:pPr>
    </w:p>
    <w:p w14:paraId="4CA00F3E" w14:textId="77777777" w:rsidR="00B71B9C" w:rsidRDefault="00B71B9C" w:rsidP="00B71B9C">
      <w:pPr>
        <w:pStyle w:val="01Title"/>
        <w:ind w:left="0"/>
        <w:jc w:val="center"/>
        <w:rPr>
          <w:sz w:val="20"/>
          <w:szCs w:val="20"/>
          <w:lang w:val="nl-BE"/>
        </w:rPr>
      </w:pPr>
      <w:r>
        <w:rPr>
          <w:i/>
          <w:sz w:val="20"/>
          <w:szCs w:val="20"/>
          <w:lang w:val="nl-BE"/>
        </w:rPr>
        <w:t xml:space="preserve">Origineel, </w:t>
      </w:r>
      <w:r>
        <w:rPr>
          <w:sz w:val="20"/>
          <w:szCs w:val="20"/>
          <w:lang w:val="nl-BE"/>
        </w:rPr>
        <w:t>2004</w:t>
      </w:r>
    </w:p>
    <w:p w14:paraId="3375A8D2" w14:textId="77777777" w:rsidR="00B730D6" w:rsidRDefault="00B730D6" w:rsidP="00B71B9C">
      <w:pPr>
        <w:pStyle w:val="01Title"/>
        <w:ind w:left="0"/>
        <w:jc w:val="center"/>
        <w:rPr>
          <w:sz w:val="20"/>
          <w:szCs w:val="20"/>
          <w:lang w:val="nl-BE"/>
        </w:rPr>
      </w:pPr>
    </w:p>
    <w:p w14:paraId="43DA5E53" w14:textId="77777777" w:rsidR="00F879F7" w:rsidRPr="00B71B9C" w:rsidRDefault="00B730D6" w:rsidP="00B71B9C">
      <w:pPr>
        <w:pStyle w:val="01Title"/>
        <w:ind w:left="0"/>
        <w:jc w:val="center"/>
        <w:rPr>
          <w:sz w:val="20"/>
          <w:szCs w:val="20"/>
          <w:lang w:val="nl-BE"/>
        </w:rPr>
      </w:pPr>
      <w:r>
        <w:object w:dxaOrig="4700" w:dyaOrig="4704" w14:anchorId="13FEAF0B">
          <v:shape id="_x0000_i1317" type="#_x0000_t75" style="width:154.5pt;height:150.65pt" o:ole="">
            <v:imagedata r:id="rId611" o:title=""/>
          </v:shape>
          <o:OLEObject Type="Embed" ProgID="CorelDRAW.Graphic.12" ShapeID="_x0000_i1317" DrawAspect="Content" ObjectID="_1587467661" r:id="rId612"/>
        </w:object>
      </w:r>
    </w:p>
    <w:p w14:paraId="2B616E6B" w14:textId="77777777" w:rsidR="00B71B9C" w:rsidRDefault="00B71B9C" w:rsidP="00DF11A5">
      <w:pPr>
        <w:pStyle w:val="01Title"/>
        <w:ind w:left="0"/>
        <w:jc w:val="both"/>
        <w:rPr>
          <w:sz w:val="20"/>
          <w:szCs w:val="20"/>
          <w:lang w:val="nl-BE"/>
        </w:rPr>
      </w:pPr>
    </w:p>
    <w:p w14:paraId="53D5D7A9" w14:textId="77777777" w:rsidR="00084906" w:rsidRPr="009B0F77" w:rsidRDefault="00084906" w:rsidP="00DF11A5">
      <w:pPr>
        <w:pStyle w:val="01Title"/>
        <w:ind w:left="0"/>
        <w:jc w:val="both"/>
        <w:rPr>
          <w:sz w:val="24"/>
          <w:szCs w:val="24"/>
          <w:lang w:val="nl-BE"/>
        </w:rPr>
      </w:pPr>
      <w:r w:rsidRPr="009B0F77">
        <w:rPr>
          <w:b/>
          <w:sz w:val="24"/>
          <w:szCs w:val="24"/>
          <w:lang w:val="nl-BE"/>
        </w:rPr>
        <w:t xml:space="preserve">+                        </w:t>
      </w:r>
      <w:r w:rsidR="005C23CB">
        <w:rPr>
          <w:b/>
          <w:sz w:val="24"/>
          <w:szCs w:val="24"/>
          <w:lang w:val="nl-BE"/>
        </w:rPr>
        <w:t xml:space="preserve"> </w:t>
      </w:r>
      <w:r w:rsidR="009A012D">
        <w:rPr>
          <w:sz w:val="20"/>
          <w:szCs w:val="20"/>
          <w:lang w:val="nl-BE"/>
        </w:rPr>
        <w:t>3682.21</w:t>
      </w:r>
      <w:r w:rsidR="005C23CB">
        <w:rPr>
          <w:sz w:val="20"/>
          <w:szCs w:val="20"/>
          <w:lang w:val="nl-BE"/>
        </w:rPr>
        <w:t xml:space="preserve"> b3</w:t>
      </w:r>
      <w:r w:rsidRPr="009B0F77">
        <w:rPr>
          <w:sz w:val="20"/>
          <w:szCs w:val="20"/>
          <w:lang w:val="nl-BE"/>
        </w:rPr>
        <w:t>e6</w:t>
      </w:r>
    </w:p>
    <w:p w14:paraId="4DBF5199" w14:textId="77777777" w:rsidR="00084906" w:rsidRPr="009B0F77" w:rsidRDefault="00084906" w:rsidP="00DF11A5">
      <w:pPr>
        <w:pStyle w:val="01Title"/>
        <w:ind w:left="0"/>
        <w:jc w:val="both"/>
        <w:rPr>
          <w:sz w:val="24"/>
          <w:szCs w:val="24"/>
          <w:lang w:val="nl-BE"/>
        </w:rPr>
      </w:pPr>
    </w:p>
    <w:p w14:paraId="3FAA474E" w14:textId="77777777" w:rsidR="00A26E6E" w:rsidRPr="00084906" w:rsidRDefault="009B0F77" w:rsidP="00DF11A5">
      <w:pPr>
        <w:pStyle w:val="01Title"/>
        <w:ind w:left="0"/>
        <w:jc w:val="both"/>
        <w:rPr>
          <w:sz w:val="20"/>
          <w:szCs w:val="20"/>
          <w:lang w:val="nl-BE"/>
        </w:rPr>
      </w:pPr>
      <w:r>
        <w:rPr>
          <w:sz w:val="20"/>
          <w:szCs w:val="20"/>
          <w:lang w:val="nl-BE"/>
        </w:rPr>
        <w:t>In deze v</w:t>
      </w:r>
      <w:r w:rsidR="00291EB4">
        <w:rPr>
          <w:sz w:val="20"/>
          <w:szCs w:val="20"/>
          <w:lang w:val="nl-BE"/>
        </w:rPr>
        <w:t>erwarde stelling staan alle negen</w:t>
      </w:r>
      <w:r>
        <w:rPr>
          <w:sz w:val="20"/>
          <w:szCs w:val="20"/>
          <w:lang w:val="nl-BE"/>
        </w:rPr>
        <w:t xml:space="preserve"> stukken</w:t>
      </w:r>
      <w:r w:rsidR="00587895">
        <w:rPr>
          <w:sz w:val="20"/>
          <w:szCs w:val="20"/>
          <w:lang w:val="nl-BE"/>
        </w:rPr>
        <w:t xml:space="preserve"> (witte en  zwarte)</w:t>
      </w:r>
      <w:r>
        <w:rPr>
          <w:sz w:val="20"/>
          <w:szCs w:val="20"/>
          <w:lang w:val="nl-BE"/>
        </w:rPr>
        <w:t xml:space="preserve"> </w:t>
      </w:r>
      <w:r w:rsidR="00084906" w:rsidRPr="00084906">
        <w:rPr>
          <w:sz w:val="20"/>
          <w:szCs w:val="20"/>
          <w:lang w:val="nl-BE"/>
        </w:rPr>
        <w:t>a</w:t>
      </w:r>
      <w:r>
        <w:rPr>
          <w:sz w:val="20"/>
          <w:szCs w:val="20"/>
          <w:lang w:val="nl-BE"/>
        </w:rPr>
        <w:t>an</w:t>
      </w:r>
      <w:r w:rsidR="00084906" w:rsidRPr="00084906">
        <w:rPr>
          <w:sz w:val="20"/>
          <w:szCs w:val="20"/>
          <w:lang w:val="nl-BE"/>
        </w:rPr>
        <w:t>gevallen</w:t>
      </w:r>
      <w:r>
        <w:rPr>
          <w:sz w:val="20"/>
          <w:szCs w:val="20"/>
          <w:lang w:val="nl-BE"/>
        </w:rPr>
        <w:t>. En zwart lijkt wel on</w:t>
      </w:r>
      <w:r w:rsidR="00B155C7">
        <w:rPr>
          <w:sz w:val="20"/>
          <w:szCs w:val="20"/>
          <w:lang w:val="nl-BE"/>
        </w:rPr>
        <w:t>-</w:t>
      </w:r>
      <w:r>
        <w:rPr>
          <w:sz w:val="20"/>
          <w:szCs w:val="20"/>
          <w:lang w:val="nl-BE"/>
        </w:rPr>
        <w:t>overw</w:t>
      </w:r>
      <w:r w:rsidR="004F16A3">
        <w:rPr>
          <w:sz w:val="20"/>
          <w:szCs w:val="20"/>
          <w:lang w:val="nl-BE"/>
        </w:rPr>
        <w:t>innelijk door</w:t>
      </w:r>
      <w:r w:rsidR="00291EB4">
        <w:rPr>
          <w:sz w:val="20"/>
          <w:szCs w:val="20"/>
          <w:lang w:val="nl-BE"/>
        </w:rPr>
        <w:t xml:space="preserve"> </w:t>
      </w:r>
      <w:r w:rsidR="00D64854">
        <w:rPr>
          <w:sz w:val="20"/>
          <w:szCs w:val="20"/>
          <w:lang w:val="nl-BE"/>
        </w:rPr>
        <w:t>zi</w:t>
      </w:r>
      <w:r w:rsidR="0050436D">
        <w:rPr>
          <w:sz w:val="20"/>
          <w:szCs w:val="20"/>
          <w:lang w:val="nl-BE"/>
        </w:rPr>
        <w:t>jn superieur o</w:t>
      </w:r>
      <w:r w:rsidR="00B155C7">
        <w:rPr>
          <w:sz w:val="20"/>
          <w:szCs w:val="20"/>
          <w:lang w:val="nl-BE"/>
        </w:rPr>
        <w:t>-</w:t>
      </w:r>
      <w:r w:rsidR="0050436D">
        <w:rPr>
          <w:sz w:val="20"/>
          <w:szCs w:val="20"/>
          <w:lang w:val="nl-BE"/>
        </w:rPr>
        <w:t xml:space="preserve">verwicht. </w:t>
      </w:r>
      <w:r w:rsidR="00A26E6E">
        <w:rPr>
          <w:sz w:val="20"/>
          <w:szCs w:val="20"/>
          <w:lang w:val="nl-BE"/>
        </w:rPr>
        <w:t>Maar de witte b-pion is reeds ver opgerukt:</w:t>
      </w:r>
    </w:p>
    <w:p w14:paraId="027E4452" w14:textId="77777777" w:rsidR="00084906" w:rsidRDefault="00084906" w:rsidP="00DF11A5">
      <w:pPr>
        <w:pStyle w:val="01Title"/>
        <w:ind w:left="0"/>
        <w:jc w:val="both"/>
        <w:rPr>
          <w:b/>
          <w:sz w:val="20"/>
          <w:szCs w:val="20"/>
          <w:lang w:val="nl-BE"/>
        </w:rPr>
      </w:pPr>
      <w:r w:rsidRPr="00084906">
        <w:rPr>
          <w:b/>
          <w:sz w:val="20"/>
          <w:szCs w:val="20"/>
          <w:lang w:val="nl-BE"/>
        </w:rPr>
        <w:tab/>
        <w:t>1.Pxc7++</w:t>
      </w:r>
    </w:p>
    <w:p w14:paraId="410FAE1E" w14:textId="77777777" w:rsidR="00084906" w:rsidRDefault="004F16A3" w:rsidP="0050436D">
      <w:pPr>
        <w:pStyle w:val="01Title"/>
        <w:ind w:left="0"/>
        <w:rPr>
          <w:sz w:val="20"/>
          <w:szCs w:val="20"/>
          <w:lang w:val="nl-BE"/>
        </w:rPr>
      </w:pPr>
      <w:r>
        <w:rPr>
          <w:sz w:val="20"/>
          <w:szCs w:val="20"/>
          <w:lang w:val="nl-BE"/>
        </w:rPr>
        <w:t>Maar niet het verhoopte</w:t>
      </w:r>
      <w:r w:rsidR="0050436D">
        <w:rPr>
          <w:sz w:val="20"/>
          <w:szCs w:val="20"/>
          <w:lang w:val="nl-BE"/>
        </w:rPr>
        <w:t xml:space="preserve">: </w:t>
      </w:r>
    </w:p>
    <w:p w14:paraId="119794D0" w14:textId="77777777" w:rsidR="00BC6E17" w:rsidRDefault="0050436D" w:rsidP="00586E21">
      <w:pPr>
        <w:pStyle w:val="01Title"/>
        <w:numPr>
          <w:ilvl w:val="0"/>
          <w:numId w:val="218"/>
        </w:numPr>
        <w:jc w:val="both"/>
        <w:rPr>
          <w:sz w:val="20"/>
          <w:szCs w:val="20"/>
          <w:lang w:val="nl-BE"/>
        </w:rPr>
      </w:pPr>
      <w:r w:rsidRPr="00C357A8">
        <w:rPr>
          <w:sz w:val="20"/>
          <w:szCs w:val="20"/>
          <w:lang w:val="nl-BE"/>
        </w:rPr>
        <w:t>1.Pxe8? Lxc4+ 2.Kc3 Txb7</w:t>
      </w:r>
      <w:r w:rsidR="00C357A8">
        <w:rPr>
          <w:sz w:val="20"/>
          <w:szCs w:val="20"/>
          <w:lang w:val="nl-BE"/>
        </w:rPr>
        <w:t xml:space="preserve"> </w:t>
      </w:r>
      <w:r w:rsidRPr="00C357A8">
        <w:rPr>
          <w:sz w:val="20"/>
          <w:szCs w:val="20"/>
          <w:lang w:val="nl-BE"/>
        </w:rPr>
        <w:t>3.axb7</w:t>
      </w:r>
      <w:r w:rsidR="00C357A8" w:rsidRPr="00C357A8">
        <w:rPr>
          <w:sz w:val="20"/>
          <w:szCs w:val="20"/>
          <w:lang w:val="nl-BE"/>
        </w:rPr>
        <w:t xml:space="preserve"> Ld5 4.Pc7+ Kd6 5.Pxd5+ Kc6 6.Kd3 Kxb7. </w:t>
      </w:r>
      <w:r w:rsidR="00C357A8">
        <w:rPr>
          <w:sz w:val="20"/>
          <w:szCs w:val="20"/>
          <w:lang w:val="nl-BE"/>
        </w:rPr>
        <w:t>Of:</w:t>
      </w:r>
    </w:p>
    <w:p w14:paraId="7F34A6DB" w14:textId="77777777" w:rsidR="00C357A8" w:rsidRPr="00C357A8" w:rsidRDefault="00C357A8" w:rsidP="00586E21">
      <w:pPr>
        <w:pStyle w:val="01Title"/>
        <w:numPr>
          <w:ilvl w:val="0"/>
          <w:numId w:val="218"/>
        </w:numPr>
        <w:jc w:val="both"/>
        <w:rPr>
          <w:sz w:val="20"/>
          <w:szCs w:val="20"/>
          <w:lang w:val="nl-BE"/>
        </w:rPr>
      </w:pPr>
      <w:r w:rsidRPr="00C357A8">
        <w:rPr>
          <w:sz w:val="20"/>
          <w:szCs w:val="20"/>
          <w:lang w:val="nl-BE"/>
        </w:rPr>
        <w:t>1.Pxe4</w:t>
      </w:r>
      <w:r w:rsidR="00165735">
        <w:rPr>
          <w:sz w:val="20"/>
          <w:szCs w:val="20"/>
          <w:lang w:val="nl-BE"/>
        </w:rPr>
        <w:t>?</w:t>
      </w:r>
      <w:r w:rsidRPr="00C357A8">
        <w:rPr>
          <w:sz w:val="20"/>
          <w:szCs w:val="20"/>
          <w:lang w:val="nl-BE"/>
        </w:rPr>
        <w:t xml:space="preserve"> Lxc4+ 2.Kc2 Lxd5+  3.Lxc7 Lxb7 4.</w:t>
      </w:r>
      <w:r>
        <w:rPr>
          <w:sz w:val="20"/>
          <w:szCs w:val="20"/>
          <w:lang w:val="nl-BE"/>
        </w:rPr>
        <w:t>axb7 Dc6+ 5.</w:t>
      </w:r>
      <w:r w:rsidR="00934AE5">
        <w:rPr>
          <w:sz w:val="20"/>
          <w:szCs w:val="20"/>
          <w:lang w:val="nl-BE"/>
        </w:rPr>
        <w:t>Kd3 Dxc7, en geen winst.</w:t>
      </w:r>
      <w:r w:rsidRPr="00C357A8">
        <w:rPr>
          <w:sz w:val="20"/>
          <w:szCs w:val="20"/>
          <w:lang w:val="nl-BE"/>
        </w:rPr>
        <w:t xml:space="preserve">                 </w:t>
      </w:r>
    </w:p>
    <w:p w14:paraId="21F221B6" w14:textId="77777777" w:rsidR="00084906" w:rsidRPr="00530931" w:rsidRDefault="00C357A8" w:rsidP="00DF11A5">
      <w:pPr>
        <w:pStyle w:val="01Title"/>
        <w:ind w:left="0"/>
        <w:jc w:val="both"/>
        <w:rPr>
          <w:b/>
          <w:sz w:val="20"/>
          <w:szCs w:val="20"/>
          <w:lang w:val="nl-BE"/>
        </w:rPr>
      </w:pPr>
      <w:r>
        <w:rPr>
          <w:sz w:val="20"/>
          <w:szCs w:val="20"/>
          <w:lang w:val="nl-BE"/>
        </w:rPr>
        <w:tab/>
      </w:r>
      <w:r w:rsidR="00084906" w:rsidRPr="00530931">
        <w:rPr>
          <w:b/>
          <w:sz w:val="20"/>
          <w:szCs w:val="20"/>
          <w:lang w:val="nl-BE"/>
        </w:rPr>
        <w:t>1…</w:t>
      </w:r>
      <w:r w:rsidR="00084906" w:rsidRPr="00530931">
        <w:rPr>
          <w:b/>
          <w:sz w:val="20"/>
          <w:szCs w:val="20"/>
          <w:lang w:val="nl-BE"/>
        </w:rPr>
        <w:tab/>
      </w:r>
      <w:r w:rsidR="00084906" w:rsidRPr="00530931">
        <w:rPr>
          <w:b/>
          <w:sz w:val="20"/>
          <w:szCs w:val="20"/>
          <w:lang w:val="nl-BE"/>
        </w:rPr>
        <w:tab/>
        <w:t>Kxd6</w:t>
      </w:r>
    </w:p>
    <w:p w14:paraId="61040A39" w14:textId="77777777" w:rsidR="00084906" w:rsidRDefault="00084906" w:rsidP="00DF11A5">
      <w:pPr>
        <w:pStyle w:val="01Title"/>
        <w:ind w:left="0"/>
        <w:jc w:val="both"/>
        <w:rPr>
          <w:b/>
          <w:sz w:val="20"/>
          <w:szCs w:val="20"/>
          <w:lang w:val="nl-BE"/>
        </w:rPr>
      </w:pPr>
      <w:r w:rsidRPr="00530931">
        <w:rPr>
          <w:b/>
          <w:sz w:val="20"/>
          <w:szCs w:val="20"/>
          <w:lang w:val="nl-BE"/>
        </w:rPr>
        <w:tab/>
        <w:t>2</w:t>
      </w:r>
      <w:r w:rsidR="00A9014C" w:rsidRPr="00530931">
        <w:rPr>
          <w:b/>
          <w:sz w:val="20"/>
          <w:szCs w:val="20"/>
          <w:lang w:val="nl-BE"/>
        </w:rPr>
        <w:t>.Pxe8+</w:t>
      </w:r>
      <w:r w:rsidR="00A9014C" w:rsidRPr="00530931">
        <w:rPr>
          <w:b/>
          <w:sz w:val="20"/>
          <w:szCs w:val="20"/>
          <w:lang w:val="nl-BE"/>
        </w:rPr>
        <w:tab/>
      </w:r>
      <w:r w:rsidR="00A9014C" w:rsidRPr="00530931">
        <w:rPr>
          <w:b/>
          <w:sz w:val="20"/>
          <w:szCs w:val="20"/>
          <w:lang w:val="nl-BE"/>
        </w:rPr>
        <w:tab/>
        <w:t>Kc6</w:t>
      </w:r>
    </w:p>
    <w:p w14:paraId="73091501" w14:textId="77777777" w:rsidR="004828AA" w:rsidRPr="004828AA" w:rsidRDefault="004828AA" w:rsidP="00DF11A5">
      <w:pPr>
        <w:pStyle w:val="01Title"/>
        <w:ind w:left="0"/>
        <w:jc w:val="both"/>
        <w:rPr>
          <w:sz w:val="20"/>
          <w:szCs w:val="20"/>
          <w:lang w:val="nl-BE"/>
        </w:rPr>
      </w:pPr>
      <w:r>
        <w:rPr>
          <w:sz w:val="20"/>
          <w:szCs w:val="20"/>
          <w:lang w:val="nl-BE"/>
        </w:rPr>
        <w:t>2…Kc5</w:t>
      </w:r>
      <w:r w:rsidR="00165735">
        <w:rPr>
          <w:sz w:val="20"/>
          <w:szCs w:val="20"/>
          <w:lang w:val="nl-BE"/>
        </w:rPr>
        <w:t>?</w:t>
      </w:r>
      <w:r w:rsidR="0050436D">
        <w:rPr>
          <w:sz w:val="20"/>
          <w:szCs w:val="20"/>
          <w:lang w:val="nl-BE"/>
        </w:rPr>
        <w:t xml:space="preserve"> </w:t>
      </w:r>
      <w:r>
        <w:rPr>
          <w:sz w:val="20"/>
          <w:szCs w:val="20"/>
          <w:lang w:val="nl-BE"/>
        </w:rPr>
        <w:t xml:space="preserve"> 3.Lxa7+ Kc6 4.b8P+ en mat.</w:t>
      </w:r>
      <w:r w:rsidR="00934AE5">
        <w:rPr>
          <w:sz w:val="20"/>
          <w:szCs w:val="20"/>
          <w:lang w:val="nl-BE"/>
        </w:rPr>
        <w:t xml:space="preserve"> E</w:t>
      </w:r>
      <w:r w:rsidR="002465E9">
        <w:rPr>
          <w:sz w:val="20"/>
          <w:szCs w:val="20"/>
          <w:lang w:val="nl-BE"/>
        </w:rPr>
        <w:t>en e</w:t>
      </w:r>
      <w:r w:rsidR="00934AE5">
        <w:rPr>
          <w:sz w:val="20"/>
          <w:szCs w:val="20"/>
          <w:lang w:val="nl-BE"/>
        </w:rPr>
        <w:t>erste minorpromotie.</w:t>
      </w:r>
    </w:p>
    <w:p w14:paraId="3E77C192" w14:textId="77777777" w:rsidR="00A9014C" w:rsidRDefault="00A9014C" w:rsidP="00DF11A5">
      <w:pPr>
        <w:pStyle w:val="01Title"/>
        <w:ind w:left="0"/>
        <w:jc w:val="both"/>
        <w:rPr>
          <w:b/>
          <w:sz w:val="20"/>
          <w:szCs w:val="20"/>
          <w:lang w:val="nl-BE"/>
        </w:rPr>
      </w:pPr>
      <w:r w:rsidRPr="00530931">
        <w:rPr>
          <w:b/>
          <w:sz w:val="20"/>
          <w:szCs w:val="20"/>
          <w:lang w:val="nl-BE"/>
        </w:rPr>
        <w:tab/>
        <w:t>3.Lxb5+</w:t>
      </w:r>
      <w:r w:rsidRPr="00530931">
        <w:rPr>
          <w:b/>
          <w:sz w:val="20"/>
          <w:szCs w:val="20"/>
          <w:lang w:val="nl-BE"/>
        </w:rPr>
        <w:tab/>
      </w:r>
      <w:r w:rsidRPr="00530931">
        <w:rPr>
          <w:b/>
          <w:sz w:val="20"/>
          <w:szCs w:val="20"/>
          <w:lang w:val="nl-BE"/>
        </w:rPr>
        <w:tab/>
        <w:t>Kxb5</w:t>
      </w:r>
      <w:r w:rsidR="009B0F77">
        <w:rPr>
          <w:sz w:val="20"/>
          <w:szCs w:val="20"/>
          <w:lang w:val="nl-BE"/>
        </w:rPr>
        <w:t xml:space="preserve"> </w:t>
      </w:r>
    </w:p>
    <w:p w14:paraId="1349E1C6" w14:textId="77777777" w:rsidR="00232A44" w:rsidRDefault="00232A44" w:rsidP="00DF11A5">
      <w:pPr>
        <w:pStyle w:val="01Title"/>
        <w:ind w:left="0"/>
        <w:jc w:val="both"/>
        <w:rPr>
          <w:sz w:val="20"/>
          <w:szCs w:val="20"/>
          <w:lang w:val="nl-BE"/>
        </w:rPr>
      </w:pPr>
    </w:p>
    <w:p w14:paraId="14671358" w14:textId="77777777" w:rsidR="00232A44" w:rsidRDefault="00232A44" w:rsidP="00DF11A5">
      <w:pPr>
        <w:pStyle w:val="01Title"/>
        <w:ind w:left="0"/>
        <w:jc w:val="both"/>
        <w:rPr>
          <w:sz w:val="20"/>
          <w:szCs w:val="20"/>
          <w:lang w:val="nl-BE"/>
        </w:rPr>
      </w:pPr>
    </w:p>
    <w:p w14:paraId="515DC31A" w14:textId="77777777" w:rsidR="00232A44" w:rsidRDefault="00232A44" w:rsidP="00DF11A5">
      <w:pPr>
        <w:pStyle w:val="01Title"/>
        <w:ind w:left="0"/>
        <w:jc w:val="both"/>
        <w:rPr>
          <w:sz w:val="20"/>
          <w:szCs w:val="20"/>
          <w:lang w:val="nl-BE"/>
        </w:rPr>
      </w:pPr>
    </w:p>
    <w:p w14:paraId="151295C3" w14:textId="77777777" w:rsidR="00911B6D" w:rsidRDefault="00911B6D" w:rsidP="00DF11A5">
      <w:pPr>
        <w:pStyle w:val="01Title"/>
        <w:ind w:left="0"/>
        <w:jc w:val="both"/>
        <w:rPr>
          <w:sz w:val="20"/>
          <w:szCs w:val="20"/>
          <w:lang w:val="nl-BE"/>
        </w:rPr>
      </w:pPr>
    </w:p>
    <w:p w14:paraId="0508211A" w14:textId="77777777" w:rsidR="006018E2" w:rsidRDefault="006018E2" w:rsidP="00DF11A5">
      <w:pPr>
        <w:pStyle w:val="01Title"/>
        <w:ind w:left="0"/>
        <w:jc w:val="both"/>
        <w:rPr>
          <w:sz w:val="20"/>
          <w:szCs w:val="20"/>
          <w:lang w:val="nl-BE"/>
        </w:rPr>
      </w:pPr>
    </w:p>
    <w:p w14:paraId="23EA8BF5" w14:textId="77777777" w:rsidR="00232A44" w:rsidRDefault="00232A44" w:rsidP="00DF11A5">
      <w:pPr>
        <w:pStyle w:val="01Title"/>
        <w:ind w:left="0"/>
        <w:jc w:val="both"/>
        <w:rPr>
          <w:sz w:val="20"/>
          <w:szCs w:val="20"/>
          <w:lang w:val="nl-BE"/>
        </w:rPr>
      </w:pPr>
    </w:p>
    <w:p w14:paraId="7808019A" w14:textId="77777777" w:rsidR="00197482" w:rsidRDefault="00AC64E6" w:rsidP="00DF11A5">
      <w:pPr>
        <w:pStyle w:val="01Title"/>
        <w:ind w:left="0"/>
        <w:jc w:val="both"/>
        <w:rPr>
          <w:sz w:val="20"/>
          <w:szCs w:val="20"/>
          <w:lang w:val="nl-BE"/>
        </w:rPr>
      </w:pPr>
      <w:r>
        <w:rPr>
          <w:sz w:val="20"/>
          <w:szCs w:val="20"/>
          <w:lang w:val="nl-BE"/>
        </w:rPr>
        <w:t xml:space="preserve">Dit is </w:t>
      </w:r>
      <w:r w:rsidR="002465E9">
        <w:rPr>
          <w:sz w:val="20"/>
          <w:szCs w:val="20"/>
          <w:lang w:val="nl-BE"/>
        </w:rPr>
        <w:t>een inleiding die een bord</w:t>
      </w:r>
      <w:r>
        <w:rPr>
          <w:sz w:val="20"/>
          <w:szCs w:val="20"/>
          <w:lang w:val="nl-BE"/>
        </w:rPr>
        <w:t xml:space="preserve">-speler </w:t>
      </w:r>
      <w:r w:rsidR="00721BC7">
        <w:rPr>
          <w:sz w:val="20"/>
          <w:szCs w:val="20"/>
          <w:lang w:val="nl-BE"/>
        </w:rPr>
        <w:t xml:space="preserve">misschien </w:t>
      </w:r>
      <w:r>
        <w:rPr>
          <w:sz w:val="20"/>
          <w:szCs w:val="20"/>
          <w:lang w:val="nl-BE"/>
        </w:rPr>
        <w:t xml:space="preserve">zal plezieren. Maar ik hou </w:t>
      </w:r>
      <w:r w:rsidR="002465E9">
        <w:rPr>
          <w:sz w:val="20"/>
          <w:szCs w:val="20"/>
          <w:lang w:val="nl-BE"/>
        </w:rPr>
        <w:t>meer van de nu ont</w:t>
      </w:r>
      <w:r w:rsidR="00007CBE">
        <w:rPr>
          <w:sz w:val="20"/>
          <w:szCs w:val="20"/>
          <w:lang w:val="nl-BE"/>
        </w:rPr>
        <w:t>-</w:t>
      </w:r>
      <w:r w:rsidR="002465E9">
        <w:rPr>
          <w:sz w:val="20"/>
          <w:szCs w:val="20"/>
          <w:lang w:val="nl-BE"/>
        </w:rPr>
        <w:t>sta</w:t>
      </w:r>
      <w:r w:rsidR="00007CBE">
        <w:rPr>
          <w:sz w:val="20"/>
          <w:szCs w:val="20"/>
          <w:lang w:val="nl-BE"/>
        </w:rPr>
        <w:t xml:space="preserve">ne verkorte </w:t>
      </w:r>
      <w:r w:rsidR="002465E9">
        <w:rPr>
          <w:sz w:val="20"/>
          <w:szCs w:val="20"/>
          <w:lang w:val="nl-BE"/>
        </w:rPr>
        <w:t xml:space="preserve">stelling </w:t>
      </w:r>
      <w:r w:rsidR="00007CBE">
        <w:rPr>
          <w:sz w:val="20"/>
          <w:szCs w:val="20"/>
          <w:lang w:val="nl-BE"/>
        </w:rPr>
        <w:t xml:space="preserve">zoals </w:t>
      </w:r>
      <w:r w:rsidR="002465E9">
        <w:rPr>
          <w:sz w:val="20"/>
          <w:szCs w:val="20"/>
          <w:lang w:val="nl-BE"/>
        </w:rPr>
        <w:t>hier</w:t>
      </w:r>
      <w:r w:rsidR="00007CBE">
        <w:rPr>
          <w:sz w:val="20"/>
          <w:szCs w:val="20"/>
          <w:lang w:val="nl-BE"/>
        </w:rPr>
        <w:t>-</w:t>
      </w:r>
      <w:r w:rsidR="002465E9">
        <w:rPr>
          <w:sz w:val="20"/>
          <w:szCs w:val="20"/>
          <w:lang w:val="nl-BE"/>
        </w:rPr>
        <w:t>onder:</w:t>
      </w:r>
      <w:r w:rsidR="00BF0FE0">
        <w:rPr>
          <w:sz w:val="20"/>
          <w:szCs w:val="20"/>
          <w:lang w:val="nl-BE"/>
        </w:rPr>
        <w:t xml:space="preserve"> </w:t>
      </w:r>
    </w:p>
    <w:p w14:paraId="66327BB6" w14:textId="77777777" w:rsidR="002465E9" w:rsidRPr="00197482" w:rsidRDefault="00721BC7" w:rsidP="00DF11A5">
      <w:pPr>
        <w:pStyle w:val="01Title"/>
        <w:ind w:left="0"/>
        <w:jc w:val="both"/>
        <w:rPr>
          <w:sz w:val="20"/>
          <w:szCs w:val="20"/>
          <w:lang w:val="nl-BE"/>
        </w:rPr>
      </w:pPr>
      <w:r>
        <w:rPr>
          <w:sz w:val="20"/>
          <w:szCs w:val="20"/>
          <w:lang w:val="nl-BE"/>
        </w:rPr>
        <w:t>Een studie op zich!</w:t>
      </w:r>
    </w:p>
    <w:p w14:paraId="39C0DE3E" w14:textId="77777777" w:rsidR="002465E9" w:rsidRPr="00197482" w:rsidRDefault="002465E9" w:rsidP="00DF11A5">
      <w:pPr>
        <w:pStyle w:val="01Title"/>
        <w:ind w:left="0"/>
        <w:jc w:val="both"/>
        <w:rPr>
          <w:b/>
          <w:sz w:val="20"/>
          <w:szCs w:val="20"/>
          <w:lang w:val="nl-BE"/>
        </w:rPr>
      </w:pPr>
    </w:p>
    <w:p w14:paraId="371AC44B" w14:textId="77777777" w:rsidR="002465E9" w:rsidRPr="00ED1153" w:rsidRDefault="002465E9" w:rsidP="00DF11A5">
      <w:pPr>
        <w:pStyle w:val="01Title"/>
        <w:ind w:left="0"/>
        <w:jc w:val="both"/>
        <w:rPr>
          <w:b/>
          <w:sz w:val="20"/>
          <w:szCs w:val="20"/>
          <w:lang w:val="nl-BE"/>
        </w:rPr>
      </w:pPr>
      <w:r w:rsidRPr="00ED1153">
        <w:rPr>
          <w:b/>
          <w:sz w:val="20"/>
          <w:szCs w:val="20"/>
          <w:lang w:val="nl-BE"/>
        </w:rPr>
        <w:t>Kb3 Lb8 Pe8 a6 b7 /</w:t>
      </w:r>
    </w:p>
    <w:p w14:paraId="18E94DEF" w14:textId="77777777" w:rsidR="002465E9" w:rsidRPr="00EC74FA" w:rsidRDefault="00197482" w:rsidP="00DF11A5">
      <w:pPr>
        <w:pStyle w:val="01Title"/>
        <w:ind w:left="0"/>
        <w:jc w:val="both"/>
        <w:rPr>
          <w:b/>
          <w:sz w:val="20"/>
          <w:szCs w:val="20"/>
          <w:lang w:val="nl-BE"/>
        </w:rPr>
      </w:pPr>
      <w:r w:rsidRPr="00ED1153">
        <w:rPr>
          <w:b/>
          <w:sz w:val="20"/>
          <w:szCs w:val="20"/>
          <w:lang w:val="nl-BE"/>
        </w:rPr>
        <w:t xml:space="preserve">                         </w:t>
      </w:r>
      <w:r w:rsidR="002465E9" w:rsidRPr="00EC74FA">
        <w:rPr>
          <w:b/>
          <w:sz w:val="20"/>
          <w:szCs w:val="20"/>
          <w:lang w:val="nl-BE"/>
        </w:rPr>
        <w:t>Kb5 Te4 Le7 a7 +</w:t>
      </w:r>
    </w:p>
    <w:p w14:paraId="495F97C0" w14:textId="77777777" w:rsidR="00791244" w:rsidRPr="00EC74FA" w:rsidRDefault="00791244" w:rsidP="00DF11A5">
      <w:pPr>
        <w:pStyle w:val="01Title"/>
        <w:ind w:left="0"/>
        <w:jc w:val="both"/>
        <w:rPr>
          <w:b/>
          <w:sz w:val="20"/>
          <w:szCs w:val="20"/>
          <w:lang w:val="nl-BE"/>
        </w:rPr>
      </w:pPr>
    </w:p>
    <w:p w14:paraId="734D76FD" w14:textId="77777777" w:rsidR="00791244" w:rsidRPr="00EC74FA" w:rsidRDefault="00791244" w:rsidP="00DF11A5">
      <w:pPr>
        <w:pStyle w:val="01Title"/>
        <w:ind w:left="0"/>
        <w:jc w:val="both"/>
        <w:rPr>
          <w:b/>
          <w:sz w:val="20"/>
          <w:szCs w:val="20"/>
          <w:lang w:val="nl-BE"/>
        </w:rPr>
      </w:pPr>
      <w:r w:rsidRPr="00EC74FA">
        <w:rPr>
          <w:b/>
          <w:sz w:val="20"/>
          <w:szCs w:val="20"/>
          <w:lang w:val="nl-BE"/>
        </w:rPr>
        <w:tab/>
        <w:t>4.Ld6</w:t>
      </w:r>
    </w:p>
    <w:p w14:paraId="7DDACABB" w14:textId="77777777" w:rsidR="00A118A5" w:rsidRPr="00791244" w:rsidRDefault="00791244" w:rsidP="00DF11A5">
      <w:pPr>
        <w:pStyle w:val="01Title"/>
        <w:ind w:left="0"/>
        <w:jc w:val="both"/>
        <w:rPr>
          <w:sz w:val="20"/>
          <w:szCs w:val="20"/>
          <w:lang w:val="nl-BE"/>
        </w:rPr>
      </w:pPr>
      <w:r w:rsidRPr="00791244">
        <w:rPr>
          <w:sz w:val="20"/>
          <w:szCs w:val="20"/>
          <w:lang w:val="nl-BE"/>
        </w:rPr>
        <w:t xml:space="preserve">Fout is </w:t>
      </w:r>
      <w:r>
        <w:rPr>
          <w:sz w:val="20"/>
          <w:szCs w:val="20"/>
          <w:lang w:val="nl-BE"/>
        </w:rPr>
        <w:t xml:space="preserve">uiteraard: </w:t>
      </w:r>
      <w:r w:rsidRPr="00791244">
        <w:rPr>
          <w:sz w:val="20"/>
          <w:szCs w:val="20"/>
          <w:lang w:val="nl-BE"/>
        </w:rPr>
        <w:t>4.Pd6+? Lxd6 5.Lxd6 en 5.Te8</w:t>
      </w:r>
      <w:r>
        <w:rPr>
          <w:sz w:val="20"/>
          <w:szCs w:val="20"/>
          <w:lang w:val="nl-BE"/>
        </w:rPr>
        <w:t>.</w:t>
      </w:r>
    </w:p>
    <w:p w14:paraId="4DA06DD4" w14:textId="77777777" w:rsidR="00A118A5" w:rsidRPr="00791244" w:rsidRDefault="00A118A5" w:rsidP="00232A44">
      <w:pPr>
        <w:pStyle w:val="01Title"/>
        <w:ind w:left="0"/>
        <w:jc w:val="both"/>
        <w:rPr>
          <w:b/>
          <w:sz w:val="20"/>
          <w:szCs w:val="20"/>
          <w:lang w:val="nl-BE"/>
        </w:rPr>
      </w:pPr>
      <w:r w:rsidRPr="00791244">
        <w:rPr>
          <w:sz w:val="20"/>
          <w:szCs w:val="20"/>
          <w:lang w:val="nl-BE"/>
        </w:rPr>
        <w:tab/>
      </w:r>
      <w:r w:rsidR="00791244" w:rsidRPr="00791244">
        <w:rPr>
          <w:b/>
          <w:sz w:val="20"/>
          <w:szCs w:val="20"/>
          <w:lang w:val="nl-BE"/>
        </w:rPr>
        <w:t>4</w:t>
      </w:r>
      <w:r w:rsidR="00791244">
        <w:rPr>
          <w:b/>
          <w:sz w:val="20"/>
          <w:szCs w:val="20"/>
          <w:lang w:val="nl-BE"/>
        </w:rPr>
        <w:t>…</w:t>
      </w:r>
      <w:r w:rsidR="00791244">
        <w:rPr>
          <w:b/>
          <w:sz w:val="20"/>
          <w:szCs w:val="20"/>
          <w:lang w:val="nl-BE"/>
        </w:rPr>
        <w:tab/>
      </w:r>
      <w:r w:rsidR="00791244">
        <w:rPr>
          <w:b/>
          <w:sz w:val="20"/>
          <w:szCs w:val="20"/>
          <w:lang w:val="nl-BE"/>
        </w:rPr>
        <w:tab/>
      </w:r>
      <w:r w:rsidRPr="00791244">
        <w:rPr>
          <w:b/>
          <w:sz w:val="20"/>
          <w:szCs w:val="20"/>
          <w:lang w:val="nl-BE"/>
        </w:rPr>
        <w:t>Lxd6</w:t>
      </w:r>
    </w:p>
    <w:p w14:paraId="1EA24EA3" w14:textId="77777777" w:rsidR="00A9014C" w:rsidRPr="00530931" w:rsidRDefault="00A9014C" w:rsidP="00DF11A5">
      <w:pPr>
        <w:pStyle w:val="01Title"/>
        <w:ind w:left="0"/>
        <w:jc w:val="both"/>
        <w:rPr>
          <w:b/>
          <w:sz w:val="20"/>
          <w:szCs w:val="20"/>
          <w:lang w:val="nl-BE"/>
        </w:rPr>
      </w:pPr>
      <w:r w:rsidRPr="00791244">
        <w:rPr>
          <w:b/>
          <w:sz w:val="20"/>
          <w:szCs w:val="20"/>
          <w:lang w:val="nl-BE"/>
        </w:rPr>
        <w:tab/>
      </w:r>
      <w:r w:rsidRPr="00530931">
        <w:rPr>
          <w:b/>
          <w:sz w:val="20"/>
          <w:szCs w:val="20"/>
          <w:lang w:val="nl-BE"/>
        </w:rPr>
        <w:t>5.Pxd6+</w:t>
      </w:r>
      <w:r w:rsidRPr="00530931">
        <w:rPr>
          <w:b/>
          <w:sz w:val="20"/>
          <w:szCs w:val="20"/>
          <w:lang w:val="nl-BE"/>
        </w:rPr>
        <w:tab/>
      </w:r>
      <w:r w:rsidRPr="00530931">
        <w:rPr>
          <w:b/>
          <w:sz w:val="20"/>
          <w:szCs w:val="20"/>
          <w:lang w:val="nl-BE"/>
        </w:rPr>
        <w:tab/>
        <w:t>Kxa6</w:t>
      </w:r>
    </w:p>
    <w:p w14:paraId="53AF76EA" w14:textId="77777777" w:rsidR="004F16A3" w:rsidRDefault="00A9014C" w:rsidP="00A26E6E">
      <w:pPr>
        <w:pStyle w:val="01Title"/>
        <w:ind w:left="0"/>
        <w:jc w:val="both"/>
        <w:rPr>
          <w:b/>
          <w:sz w:val="20"/>
          <w:szCs w:val="20"/>
          <w:lang w:val="nl-BE"/>
        </w:rPr>
      </w:pPr>
      <w:r w:rsidRPr="00530931">
        <w:rPr>
          <w:b/>
          <w:sz w:val="20"/>
          <w:szCs w:val="20"/>
          <w:lang w:val="nl-BE"/>
        </w:rPr>
        <w:tab/>
        <w:t>6.b8P+</w:t>
      </w:r>
    </w:p>
    <w:p w14:paraId="0D71D597" w14:textId="77777777" w:rsidR="00934AE5" w:rsidRDefault="002465E9" w:rsidP="00A26E6E">
      <w:pPr>
        <w:pStyle w:val="01Title"/>
        <w:ind w:left="0"/>
        <w:jc w:val="both"/>
        <w:rPr>
          <w:sz w:val="20"/>
          <w:szCs w:val="20"/>
          <w:lang w:val="nl-BE"/>
        </w:rPr>
      </w:pPr>
      <w:r>
        <w:rPr>
          <w:sz w:val="20"/>
          <w:szCs w:val="20"/>
          <w:lang w:val="nl-BE"/>
        </w:rPr>
        <w:t>Een t</w:t>
      </w:r>
      <w:r w:rsidR="00934AE5">
        <w:rPr>
          <w:sz w:val="20"/>
          <w:szCs w:val="20"/>
          <w:lang w:val="nl-BE"/>
        </w:rPr>
        <w:t>weede minorpromotie.</w:t>
      </w:r>
    </w:p>
    <w:p w14:paraId="631BA884" w14:textId="77777777" w:rsidR="004F16A3" w:rsidRPr="00784937" w:rsidRDefault="00BF0FE0" w:rsidP="00DF11A5">
      <w:pPr>
        <w:pStyle w:val="01Title"/>
        <w:ind w:left="0"/>
        <w:jc w:val="both"/>
        <w:rPr>
          <w:sz w:val="20"/>
          <w:szCs w:val="20"/>
          <w:lang w:val="nl-BE"/>
        </w:rPr>
      </w:pPr>
      <w:r>
        <w:rPr>
          <w:sz w:val="20"/>
          <w:szCs w:val="20"/>
          <w:lang w:val="nl-BE"/>
        </w:rPr>
        <w:t xml:space="preserve">Daar nu 6.b8T? of </w:t>
      </w:r>
      <w:r w:rsidR="002465E9">
        <w:rPr>
          <w:sz w:val="20"/>
          <w:szCs w:val="20"/>
          <w:lang w:val="nl-BE"/>
        </w:rPr>
        <w:t>6.b8L</w:t>
      </w:r>
      <w:r>
        <w:rPr>
          <w:sz w:val="20"/>
          <w:szCs w:val="20"/>
          <w:lang w:val="nl-BE"/>
        </w:rPr>
        <w:t>?</w:t>
      </w:r>
      <w:r w:rsidR="002465E9">
        <w:rPr>
          <w:sz w:val="20"/>
          <w:szCs w:val="20"/>
          <w:lang w:val="nl-BE"/>
        </w:rPr>
        <w:t xml:space="preserve"> onvol-doende zijn voor de winst, is ook </w:t>
      </w:r>
      <w:r w:rsidR="004F16A3" w:rsidRPr="00232A44">
        <w:rPr>
          <w:sz w:val="20"/>
          <w:szCs w:val="20"/>
          <w:lang w:val="nl-BE"/>
        </w:rPr>
        <w:t xml:space="preserve">6.b8D? </w:t>
      </w:r>
      <w:r w:rsidR="004F16A3" w:rsidRPr="00784937">
        <w:rPr>
          <w:sz w:val="20"/>
          <w:szCs w:val="20"/>
          <w:lang w:val="nl-BE"/>
        </w:rPr>
        <w:t>Tb4+ 7.K(D</w:t>
      </w:r>
      <w:r w:rsidR="00C357A8">
        <w:rPr>
          <w:sz w:val="20"/>
          <w:szCs w:val="20"/>
          <w:lang w:val="nl-BE"/>
        </w:rPr>
        <w:t>)</w:t>
      </w:r>
      <w:r w:rsidR="002465E9">
        <w:rPr>
          <w:sz w:val="20"/>
          <w:szCs w:val="20"/>
          <w:lang w:val="nl-BE"/>
        </w:rPr>
        <w:t xml:space="preserve">xb4 </w:t>
      </w:r>
      <w:r w:rsidR="00AC64E6">
        <w:rPr>
          <w:sz w:val="20"/>
          <w:szCs w:val="20"/>
          <w:lang w:val="nl-BE"/>
        </w:rPr>
        <w:t xml:space="preserve">niet goed wegens </w:t>
      </w:r>
      <w:r w:rsidR="002465E9">
        <w:rPr>
          <w:sz w:val="20"/>
          <w:szCs w:val="20"/>
          <w:lang w:val="nl-BE"/>
        </w:rPr>
        <w:t xml:space="preserve">pat. </w:t>
      </w:r>
    </w:p>
    <w:p w14:paraId="371CC5AB" w14:textId="77777777" w:rsidR="00A9014C" w:rsidRPr="00BF0FE0" w:rsidRDefault="004828AA" w:rsidP="00DF11A5">
      <w:pPr>
        <w:pStyle w:val="01Title"/>
        <w:ind w:left="0"/>
        <w:jc w:val="both"/>
        <w:rPr>
          <w:b/>
          <w:sz w:val="20"/>
          <w:szCs w:val="20"/>
          <w:lang w:val="nl-BE"/>
        </w:rPr>
      </w:pPr>
      <w:r w:rsidRPr="00784937">
        <w:rPr>
          <w:b/>
          <w:sz w:val="20"/>
          <w:szCs w:val="20"/>
          <w:lang w:val="nl-BE"/>
        </w:rPr>
        <w:tab/>
      </w:r>
      <w:r w:rsidR="004F16A3" w:rsidRPr="004F16A3">
        <w:rPr>
          <w:b/>
          <w:sz w:val="20"/>
          <w:szCs w:val="20"/>
          <w:lang w:val="nl-BE"/>
        </w:rPr>
        <w:t>6</w:t>
      </w:r>
      <w:r w:rsidR="004F16A3">
        <w:rPr>
          <w:b/>
          <w:sz w:val="20"/>
          <w:szCs w:val="20"/>
          <w:lang w:val="nl-BE"/>
        </w:rPr>
        <w:t>…</w:t>
      </w:r>
      <w:r w:rsidR="004F16A3">
        <w:rPr>
          <w:b/>
          <w:sz w:val="20"/>
          <w:szCs w:val="20"/>
          <w:lang w:val="nl-BE"/>
        </w:rPr>
        <w:tab/>
      </w:r>
      <w:r w:rsidR="004F16A3">
        <w:rPr>
          <w:b/>
          <w:sz w:val="20"/>
          <w:szCs w:val="20"/>
          <w:lang w:val="nl-BE"/>
        </w:rPr>
        <w:tab/>
      </w:r>
      <w:r w:rsidR="00A9014C" w:rsidRPr="00530931">
        <w:rPr>
          <w:b/>
          <w:sz w:val="20"/>
          <w:szCs w:val="20"/>
          <w:lang w:val="nl-BE"/>
        </w:rPr>
        <w:t>Kb6</w:t>
      </w:r>
    </w:p>
    <w:p w14:paraId="65D7F24F" w14:textId="77777777" w:rsidR="00A9014C" w:rsidRPr="00530931" w:rsidRDefault="00A9014C" w:rsidP="00DF11A5">
      <w:pPr>
        <w:pStyle w:val="01Title"/>
        <w:ind w:left="0"/>
        <w:jc w:val="both"/>
        <w:rPr>
          <w:b/>
          <w:sz w:val="20"/>
          <w:szCs w:val="20"/>
          <w:lang w:val="nl-BE"/>
        </w:rPr>
      </w:pPr>
      <w:r w:rsidRPr="00530931">
        <w:rPr>
          <w:b/>
          <w:sz w:val="20"/>
          <w:szCs w:val="20"/>
          <w:lang w:val="nl-BE"/>
        </w:rPr>
        <w:tab/>
        <w:t>7.Pxe4</w:t>
      </w:r>
      <w:r w:rsidRPr="00530931">
        <w:rPr>
          <w:b/>
          <w:sz w:val="20"/>
          <w:szCs w:val="20"/>
          <w:lang w:val="nl-BE"/>
        </w:rPr>
        <w:tab/>
      </w:r>
      <w:r w:rsidRPr="00530931">
        <w:rPr>
          <w:b/>
          <w:sz w:val="20"/>
          <w:szCs w:val="20"/>
          <w:lang w:val="nl-BE"/>
        </w:rPr>
        <w:tab/>
        <w:t>a5</w:t>
      </w:r>
    </w:p>
    <w:p w14:paraId="28779B97" w14:textId="77777777" w:rsidR="00A9014C" w:rsidRPr="00530931" w:rsidRDefault="00A9014C" w:rsidP="00DF11A5">
      <w:pPr>
        <w:pStyle w:val="01Title"/>
        <w:ind w:left="0"/>
        <w:jc w:val="both"/>
        <w:rPr>
          <w:b/>
          <w:sz w:val="20"/>
          <w:szCs w:val="20"/>
          <w:lang w:val="nl-BE"/>
        </w:rPr>
      </w:pPr>
      <w:r w:rsidRPr="00530931">
        <w:rPr>
          <w:b/>
          <w:sz w:val="20"/>
          <w:szCs w:val="20"/>
          <w:lang w:val="nl-BE"/>
        </w:rPr>
        <w:tab/>
        <w:t>8.Ka4</w:t>
      </w:r>
      <w:r w:rsidRPr="00530931">
        <w:rPr>
          <w:b/>
          <w:sz w:val="20"/>
          <w:szCs w:val="20"/>
          <w:lang w:val="nl-BE"/>
        </w:rPr>
        <w:tab/>
      </w:r>
      <w:r w:rsidRPr="00530931">
        <w:rPr>
          <w:b/>
          <w:sz w:val="20"/>
          <w:szCs w:val="20"/>
          <w:lang w:val="nl-BE"/>
        </w:rPr>
        <w:tab/>
        <w:t>Kc7</w:t>
      </w:r>
    </w:p>
    <w:p w14:paraId="0F98AFFF" w14:textId="77777777" w:rsidR="00A9014C" w:rsidRPr="00530931" w:rsidRDefault="00A9014C" w:rsidP="00DF11A5">
      <w:pPr>
        <w:pStyle w:val="01Title"/>
        <w:ind w:left="0"/>
        <w:jc w:val="both"/>
        <w:rPr>
          <w:b/>
          <w:sz w:val="20"/>
          <w:szCs w:val="20"/>
          <w:lang w:val="nl-BE"/>
        </w:rPr>
      </w:pPr>
      <w:r w:rsidRPr="00530931">
        <w:rPr>
          <w:b/>
          <w:sz w:val="20"/>
          <w:szCs w:val="20"/>
          <w:lang w:val="nl-BE"/>
        </w:rPr>
        <w:tab/>
        <w:t>9.Pa6+</w:t>
      </w:r>
      <w:r w:rsidRPr="00530931">
        <w:rPr>
          <w:b/>
          <w:sz w:val="20"/>
          <w:szCs w:val="20"/>
          <w:lang w:val="nl-BE"/>
        </w:rPr>
        <w:tab/>
      </w:r>
      <w:r w:rsidRPr="00530931">
        <w:rPr>
          <w:b/>
          <w:sz w:val="20"/>
          <w:szCs w:val="20"/>
          <w:lang w:val="nl-BE"/>
        </w:rPr>
        <w:tab/>
        <w:t>Kc6</w:t>
      </w:r>
    </w:p>
    <w:p w14:paraId="6FA48FB1" w14:textId="77777777" w:rsidR="00A9014C" w:rsidRPr="00530931" w:rsidRDefault="00A9014C" w:rsidP="00DF11A5">
      <w:pPr>
        <w:pStyle w:val="01Title"/>
        <w:ind w:left="0"/>
        <w:jc w:val="both"/>
        <w:rPr>
          <w:b/>
          <w:sz w:val="20"/>
          <w:szCs w:val="20"/>
          <w:lang w:val="nl-BE"/>
        </w:rPr>
      </w:pPr>
      <w:r w:rsidRPr="00530931">
        <w:rPr>
          <w:b/>
          <w:sz w:val="20"/>
          <w:szCs w:val="20"/>
          <w:lang w:val="nl-BE"/>
        </w:rPr>
        <w:t xml:space="preserve">        10.Pef6</w:t>
      </w:r>
      <w:r w:rsidRPr="00530931">
        <w:rPr>
          <w:b/>
          <w:sz w:val="20"/>
          <w:szCs w:val="20"/>
          <w:lang w:val="nl-BE"/>
        </w:rPr>
        <w:tab/>
      </w:r>
      <w:r w:rsidRPr="00530931">
        <w:rPr>
          <w:b/>
          <w:sz w:val="20"/>
          <w:szCs w:val="20"/>
          <w:lang w:val="nl-BE"/>
        </w:rPr>
        <w:tab/>
        <w:t>Kb6</w:t>
      </w:r>
    </w:p>
    <w:p w14:paraId="17297323" w14:textId="77777777" w:rsidR="00A9014C" w:rsidRPr="00530931" w:rsidRDefault="002A70C9" w:rsidP="00DF11A5">
      <w:pPr>
        <w:pStyle w:val="01Title"/>
        <w:ind w:left="0"/>
        <w:jc w:val="both"/>
        <w:rPr>
          <w:b/>
          <w:sz w:val="20"/>
          <w:szCs w:val="20"/>
          <w:lang w:val="nl-BE"/>
        </w:rPr>
      </w:pPr>
      <w:r>
        <w:rPr>
          <w:b/>
          <w:sz w:val="20"/>
          <w:szCs w:val="20"/>
          <w:lang w:val="nl-BE"/>
        </w:rPr>
        <w:t xml:space="preserve">        11.P</w:t>
      </w:r>
      <w:r w:rsidR="00A9014C" w:rsidRPr="00530931">
        <w:rPr>
          <w:b/>
          <w:sz w:val="20"/>
          <w:szCs w:val="20"/>
          <w:lang w:val="nl-BE"/>
        </w:rPr>
        <w:t>b8</w:t>
      </w:r>
      <w:r w:rsidR="00A9014C" w:rsidRPr="00530931">
        <w:rPr>
          <w:b/>
          <w:sz w:val="20"/>
          <w:szCs w:val="20"/>
          <w:lang w:val="nl-BE"/>
        </w:rPr>
        <w:tab/>
      </w:r>
      <w:r w:rsidR="00A9014C" w:rsidRPr="00530931">
        <w:rPr>
          <w:b/>
          <w:sz w:val="20"/>
          <w:szCs w:val="20"/>
          <w:lang w:val="nl-BE"/>
        </w:rPr>
        <w:tab/>
        <w:t>Kc7</w:t>
      </w:r>
    </w:p>
    <w:p w14:paraId="2C32C6AE" w14:textId="77777777" w:rsidR="00A9014C" w:rsidRPr="00530931" w:rsidRDefault="00A9014C" w:rsidP="00DF11A5">
      <w:pPr>
        <w:pStyle w:val="01Title"/>
        <w:ind w:left="0"/>
        <w:jc w:val="both"/>
        <w:rPr>
          <w:b/>
          <w:sz w:val="20"/>
          <w:szCs w:val="20"/>
          <w:lang w:val="nl-BE"/>
        </w:rPr>
      </w:pPr>
      <w:r w:rsidRPr="00530931">
        <w:rPr>
          <w:b/>
          <w:sz w:val="20"/>
          <w:szCs w:val="20"/>
          <w:lang w:val="nl-BE"/>
        </w:rPr>
        <w:t xml:space="preserve">        12.Pbd7.</w:t>
      </w:r>
    </w:p>
    <w:p w14:paraId="32FCC732" w14:textId="77777777" w:rsidR="00F346EC" w:rsidRDefault="009061B5" w:rsidP="00F346EC">
      <w:pPr>
        <w:widowControl/>
        <w:autoSpaceDE/>
        <w:autoSpaceDN/>
        <w:adjustRightInd/>
        <w:rPr>
          <w:sz w:val="20"/>
          <w:szCs w:val="20"/>
          <w:lang w:val="nl-BE"/>
        </w:rPr>
      </w:pPr>
      <w:r>
        <w:rPr>
          <w:sz w:val="20"/>
          <w:szCs w:val="20"/>
          <w:lang w:val="nl-BE"/>
        </w:rPr>
        <w:t xml:space="preserve">En </w:t>
      </w:r>
      <w:r w:rsidR="00B40ADA">
        <w:rPr>
          <w:sz w:val="20"/>
          <w:szCs w:val="20"/>
          <w:lang w:val="nl-BE"/>
        </w:rPr>
        <w:t xml:space="preserve">volgens </w:t>
      </w:r>
      <w:r w:rsidR="00DE57B1">
        <w:rPr>
          <w:sz w:val="20"/>
          <w:szCs w:val="20"/>
          <w:lang w:val="nl-BE"/>
        </w:rPr>
        <w:t>‘</w:t>
      </w:r>
      <w:r w:rsidR="00B40ADA">
        <w:rPr>
          <w:i/>
          <w:sz w:val="20"/>
          <w:szCs w:val="20"/>
          <w:lang w:val="nl-BE"/>
        </w:rPr>
        <w:t>Nalimov</w:t>
      </w:r>
      <w:r w:rsidR="00DE57B1">
        <w:rPr>
          <w:i/>
          <w:sz w:val="20"/>
          <w:szCs w:val="20"/>
          <w:lang w:val="nl-BE"/>
        </w:rPr>
        <w:t xml:space="preserve">’ </w:t>
      </w:r>
      <w:r w:rsidR="00B40ADA">
        <w:rPr>
          <w:i/>
          <w:sz w:val="20"/>
          <w:szCs w:val="20"/>
          <w:lang w:val="nl-BE"/>
        </w:rPr>
        <w:t xml:space="preserve"> </w:t>
      </w:r>
      <w:r w:rsidR="00DE57B1">
        <w:rPr>
          <w:sz w:val="20"/>
          <w:szCs w:val="20"/>
          <w:lang w:val="nl-BE"/>
        </w:rPr>
        <w:t xml:space="preserve">wit  wint  nu na </w:t>
      </w:r>
      <w:r w:rsidR="00B40ADA">
        <w:rPr>
          <w:sz w:val="20"/>
          <w:szCs w:val="20"/>
          <w:lang w:val="nl-BE"/>
        </w:rPr>
        <w:t>nog eens</w:t>
      </w:r>
      <w:r>
        <w:rPr>
          <w:sz w:val="20"/>
          <w:szCs w:val="20"/>
          <w:lang w:val="nl-BE"/>
        </w:rPr>
        <w:t xml:space="preserve"> </w:t>
      </w:r>
      <w:r w:rsidR="00DE57B1">
        <w:rPr>
          <w:sz w:val="20"/>
          <w:szCs w:val="20"/>
          <w:lang w:val="nl-BE"/>
        </w:rPr>
        <w:t>maximaal 101 zetten.</w:t>
      </w:r>
    </w:p>
    <w:p w14:paraId="267295AB" w14:textId="77777777" w:rsidR="00F346EC" w:rsidRDefault="00F346EC" w:rsidP="00F346EC">
      <w:pPr>
        <w:widowControl/>
        <w:autoSpaceDE/>
        <w:autoSpaceDN/>
        <w:adjustRightInd/>
        <w:rPr>
          <w:sz w:val="20"/>
          <w:szCs w:val="20"/>
          <w:lang w:val="nl-BE"/>
        </w:rPr>
      </w:pPr>
    </w:p>
    <w:p w14:paraId="14E4860F" w14:textId="77777777" w:rsidR="00EF6623" w:rsidRDefault="00357E65" w:rsidP="00F346EC">
      <w:pPr>
        <w:widowControl/>
        <w:autoSpaceDE/>
        <w:autoSpaceDN/>
        <w:adjustRightInd/>
        <w:rPr>
          <w:sz w:val="20"/>
          <w:szCs w:val="20"/>
          <w:lang w:val="nl-BE"/>
        </w:rPr>
      </w:pPr>
      <w:r>
        <w:rPr>
          <w:sz w:val="20"/>
          <w:szCs w:val="20"/>
          <w:lang w:val="nl-BE"/>
        </w:rPr>
        <w:t>David versus Goliath.</w:t>
      </w:r>
    </w:p>
    <w:p w14:paraId="1DF7A520" w14:textId="77777777" w:rsidR="005C7B2C" w:rsidRDefault="005C7B2C" w:rsidP="00F346EC">
      <w:pPr>
        <w:widowControl/>
        <w:autoSpaceDE/>
        <w:autoSpaceDN/>
        <w:adjustRightInd/>
        <w:rPr>
          <w:sz w:val="20"/>
          <w:szCs w:val="20"/>
          <w:lang w:val="nl-BE"/>
        </w:rPr>
      </w:pPr>
    </w:p>
    <w:p w14:paraId="40866E87" w14:textId="77777777" w:rsidR="00AB4604" w:rsidRDefault="00AB4604">
      <w:pPr>
        <w:widowControl/>
        <w:autoSpaceDE/>
        <w:autoSpaceDN/>
        <w:adjustRightInd/>
        <w:rPr>
          <w:sz w:val="20"/>
          <w:szCs w:val="20"/>
          <w:lang w:val="nl-BE"/>
        </w:rPr>
      </w:pPr>
      <w:r>
        <w:rPr>
          <w:sz w:val="20"/>
          <w:szCs w:val="20"/>
          <w:lang w:val="nl-BE"/>
        </w:rPr>
        <w:br w:type="page"/>
      </w:r>
    </w:p>
    <w:p w14:paraId="004B09D6" w14:textId="77777777" w:rsidR="00E94713" w:rsidRPr="00121D24" w:rsidRDefault="00121D24" w:rsidP="006018E2">
      <w:pPr>
        <w:widowControl/>
        <w:autoSpaceDE/>
        <w:autoSpaceDN/>
        <w:adjustRightInd/>
        <w:jc w:val="center"/>
        <w:rPr>
          <w:sz w:val="20"/>
          <w:szCs w:val="20"/>
          <w:lang w:val="nl-BE"/>
        </w:rPr>
      </w:pPr>
      <w:r>
        <w:rPr>
          <w:sz w:val="20"/>
          <w:szCs w:val="20"/>
          <w:lang w:val="nl-BE"/>
        </w:rPr>
        <w:lastRenderedPageBreak/>
        <w:t xml:space="preserve">- </w:t>
      </w:r>
      <w:r w:rsidR="00DE4BAB">
        <w:rPr>
          <w:b/>
          <w:sz w:val="20"/>
          <w:szCs w:val="20"/>
          <w:lang w:val="nl-BE"/>
        </w:rPr>
        <w:t>309</w:t>
      </w:r>
      <w:r w:rsidR="00E94713">
        <w:rPr>
          <w:b/>
          <w:sz w:val="20"/>
          <w:szCs w:val="20"/>
          <w:lang w:val="nl-BE"/>
        </w:rPr>
        <w:t xml:space="preserve"> </w:t>
      </w:r>
      <w:r>
        <w:rPr>
          <w:sz w:val="20"/>
          <w:szCs w:val="20"/>
          <w:lang w:val="nl-BE"/>
        </w:rPr>
        <w:t>-</w:t>
      </w:r>
    </w:p>
    <w:p w14:paraId="59C51395" w14:textId="77777777" w:rsidR="00E94713" w:rsidRDefault="00E94713" w:rsidP="00E94713">
      <w:pPr>
        <w:widowControl/>
        <w:autoSpaceDE/>
        <w:autoSpaceDN/>
        <w:adjustRightInd/>
        <w:jc w:val="center"/>
        <w:rPr>
          <w:sz w:val="20"/>
          <w:szCs w:val="20"/>
          <w:lang w:val="nl-BE"/>
        </w:rPr>
      </w:pPr>
    </w:p>
    <w:p w14:paraId="788D27D9" w14:textId="77777777" w:rsidR="00E94713" w:rsidRPr="00E94713" w:rsidRDefault="00E94713" w:rsidP="00E94713">
      <w:pPr>
        <w:widowControl/>
        <w:autoSpaceDE/>
        <w:autoSpaceDN/>
        <w:adjustRightInd/>
        <w:jc w:val="center"/>
        <w:rPr>
          <w:sz w:val="20"/>
          <w:szCs w:val="20"/>
          <w:lang w:val="nl-BE"/>
        </w:rPr>
      </w:pPr>
      <w:r>
        <w:rPr>
          <w:i/>
          <w:sz w:val="20"/>
          <w:szCs w:val="20"/>
          <w:lang w:val="nl-BE"/>
        </w:rPr>
        <w:t xml:space="preserve">Origineel, </w:t>
      </w:r>
      <w:r w:rsidR="007C4180">
        <w:rPr>
          <w:sz w:val="20"/>
          <w:szCs w:val="20"/>
          <w:lang w:val="nl-BE"/>
        </w:rPr>
        <w:t>2016</w:t>
      </w:r>
    </w:p>
    <w:p w14:paraId="5A3EAD8F" w14:textId="77777777" w:rsidR="009D585E" w:rsidRDefault="009D585E" w:rsidP="00F346EC">
      <w:pPr>
        <w:widowControl/>
        <w:autoSpaceDE/>
        <w:autoSpaceDN/>
        <w:adjustRightInd/>
        <w:rPr>
          <w:sz w:val="20"/>
          <w:szCs w:val="20"/>
          <w:lang w:val="nl-BE"/>
        </w:rPr>
      </w:pPr>
    </w:p>
    <w:p w14:paraId="31953F5C" w14:textId="77777777" w:rsidR="009D585E" w:rsidRDefault="00C438C3" w:rsidP="00F346EC">
      <w:pPr>
        <w:widowControl/>
        <w:autoSpaceDE/>
        <w:autoSpaceDN/>
        <w:adjustRightInd/>
      </w:pPr>
      <w:r>
        <w:object w:dxaOrig="4136" w:dyaOrig="4135" w14:anchorId="2C8DE761">
          <v:shape id="_x0000_i1318" type="#_x0000_t75" style="width:155.1pt;height:154.5pt" o:ole="">
            <v:imagedata r:id="rId613" o:title=""/>
          </v:shape>
          <o:OLEObject Type="Embed" ProgID="CorelDRAW.Graphic.12" ShapeID="_x0000_i1318" DrawAspect="Content" ObjectID="_1587467662" r:id="rId614"/>
        </w:object>
      </w:r>
    </w:p>
    <w:p w14:paraId="45AC824A" w14:textId="77777777" w:rsidR="000A20A3" w:rsidRDefault="000A20A3" w:rsidP="00F346EC">
      <w:pPr>
        <w:widowControl/>
        <w:autoSpaceDE/>
        <w:autoSpaceDN/>
        <w:adjustRightInd/>
      </w:pPr>
    </w:p>
    <w:p w14:paraId="060F30DF" w14:textId="77777777" w:rsidR="000A20A3" w:rsidRPr="001513C2" w:rsidRDefault="000A20A3" w:rsidP="00F346EC">
      <w:pPr>
        <w:widowControl/>
        <w:autoSpaceDE/>
        <w:autoSpaceDN/>
        <w:adjustRightInd/>
        <w:rPr>
          <w:sz w:val="20"/>
          <w:szCs w:val="20"/>
          <w:lang w:val="nl-BE"/>
        </w:rPr>
      </w:pPr>
      <w:r w:rsidRPr="001513C2">
        <w:rPr>
          <w:b/>
          <w:lang w:val="nl-BE"/>
        </w:rPr>
        <w:t xml:space="preserve">=                         </w:t>
      </w:r>
      <w:r w:rsidRPr="001513C2">
        <w:rPr>
          <w:sz w:val="20"/>
          <w:szCs w:val="20"/>
          <w:lang w:val="nl-BE"/>
        </w:rPr>
        <w:t>0342.02 e2b4</w:t>
      </w:r>
    </w:p>
    <w:p w14:paraId="0FD28247" w14:textId="77777777" w:rsidR="00B1799A" w:rsidRPr="001513C2" w:rsidRDefault="00B1799A" w:rsidP="00F346EC">
      <w:pPr>
        <w:widowControl/>
        <w:autoSpaceDE/>
        <w:autoSpaceDN/>
        <w:adjustRightInd/>
        <w:rPr>
          <w:sz w:val="20"/>
          <w:szCs w:val="20"/>
          <w:lang w:val="nl-BE"/>
        </w:rPr>
      </w:pPr>
    </w:p>
    <w:p w14:paraId="19DC982A" w14:textId="77777777" w:rsidR="00B1799A" w:rsidRDefault="00B1799A" w:rsidP="00FD40C7">
      <w:pPr>
        <w:widowControl/>
        <w:autoSpaceDE/>
        <w:autoSpaceDN/>
        <w:adjustRightInd/>
        <w:jc w:val="both"/>
        <w:rPr>
          <w:sz w:val="20"/>
          <w:szCs w:val="20"/>
          <w:lang w:val="nl-BE"/>
        </w:rPr>
      </w:pPr>
      <w:r w:rsidRPr="00B1799A">
        <w:rPr>
          <w:sz w:val="20"/>
          <w:szCs w:val="20"/>
          <w:lang w:val="nl-BE"/>
        </w:rPr>
        <w:t>Met een</w:t>
      </w:r>
      <w:r w:rsidR="00FD40C7">
        <w:rPr>
          <w:sz w:val="20"/>
          <w:szCs w:val="20"/>
          <w:lang w:val="nl-BE"/>
        </w:rPr>
        <w:t xml:space="preserve"> paardvork wil wit de zwarte </w:t>
      </w:r>
      <w:r w:rsidR="00DB6AD3">
        <w:rPr>
          <w:sz w:val="20"/>
          <w:szCs w:val="20"/>
          <w:lang w:val="nl-BE"/>
        </w:rPr>
        <w:t>l</w:t>
      </w:r>
      <w:r w:rsidR="00B511A8">
        <w:rPr>
          <w:sz w:val="20"/>
          <w:szCs w:val="20"/>
          <w:lang w:val="nl-BE"/>
        </w:rPr>
        <w:t>oper bemachtigen:</w:t>
      </w:r>
      <w:r w:rsidR="00FD40C7">
        <w:rPr>
          <w:sz w:val="20"/>
          <w:szCs w:val="20"/>
          <w:lang w:val="nl-BE"/>
        </w:rPr>
        <w:t xml:space="preserve"> </w:t>
      </w:r>
    </w:p>
    <w:p w14:paraId="3EC649D7" w14:textId="77777777" w:rsidR="002A3D76" w:rsidRDefault="002A3D76" w:rsidP="00F346EC">
      <w:pPr>
        <w:widowControl/>
        <w:autoSpaceDE/>
        <w:autoSpaceDN/>
        <w:adjustRightInd/>
        <w:rPr>
          <w:b/>
          <w:sz w:val="20"/>
          <w:szCs w:val="20"/>
          <w:lang w:val="nl-BE"/>
        </w:rPr>
      </w:pPr>
      <w:r>
        <w:rPr>
          <w:sz w:val="20"/>
          <w:szCs w:val="20"/>
          <w:lang w:val="nl-BE"/>
        </w:rPr>
        <w:tab/>
      </w:r>
      <w:r>
        <w:rPr>
          <w:b/>
          <w:sz w:val="20"/>
          <w:szCs w:val="20"/>
          <w:lang w:val="nl-BE"/>
        </w:rPr>
        <w:t>1.P</w:t>
      </w:r>
      <w:r w:rsidR="00B05A07">
        <w:rPr>
          <w:b/>
          <w:sz w:val="20"/>
          <w:szCs w:val="20"/>
          <w:lang w:val="nl-BE"/>
        </w:rPr>
        <w:t>xc6+</w:t>
      </w:r>
      <w:r w:rsidR="00B05A07">
        <w:rPr>
          <w:b/>
          <w:sz w:val="20"/>
          <w:szCs w:val="20"/>
          <w:lang w:val="nl-BE"/>
        </w:rPr>
        <w:tab/>
      </w:r>
      <w:r w:rsidR="008002A3">
        <w:rPr>
          <w:b/>
          <w:sz w:val="20"/>
          <w:szCs w:val="20"/>
          <w:lang w:val="nl-BE"/>
        </w:rPr>
        <w:t>Kxc</w:t>
      </w:r>
      <w:r>
        <w:rPr>
          <w:b/>
          <w:sz w:val="20"/>
          <w:szCs w:val="20"/>
          <w:lang w:val="nl-BE"/>
        </w:rPr>
        <w:t>5</w:t>
      </w:r>
    </w:p>
    <w:p w14:paraId="580B9AFD" w14:textId="77777777" w:rsidR="002A3D76" w:rsidRDefault="002A3D76" w:rsidP="00F346EC">
      <w:pPr>
        <w:widowControl/>
        <w:autoSpaceDE/>
        <w:autoSpaceDN/>
        <w:adjustRightInd/>
        <w:rPr>
          <w:b/>
          <w:sz w:val="20"/>
          <w:szCs w:val="20"/>
          <w:lang w:val="nl-BE"/>
        </w:rPr>
      </w:pPr>
      <w:r>
        <w:rPr>
          <w:b/>
          <w:sz w:val="20"/>
          <w:szCs w:val="20"/>
          <w:lang w:val="nl-BE"/>
        </w:rPr>
        <w:tab/>
        <w:t>2.Ld4+</w:t>
      </w:r>
    </w:p>
    <w:p w14:paraId="5045CC9A" w14:textId="77777777" w:rsidR="002A3D76" w:rsidRDefault="00692BEC" w:rsidP="00FD40C7">
      <w:pPr>
        <w:pStyle w:val="Plattetekst"/>
        <w:spacing w:line="190" w:lineRule="exact"/>
        <w:rPr>
          <w:b w:val="0"/>
          <w:sz w:val="20"/>
          <w:szCs w:val="20"/>
        </w:rPr>
      </w:pPr>
      <w:r w:rsidRPr="00FD40C7">
        <w:rPr>
          <w:b w:val="0"/>
          <w:sz w:val="20"/>
          <w:szCs w:val="20"/>
        </w:rPr>
        <w:t xml:space="preserve">Maar niet met </w:t>
      </w:r>
      <w:r w:rsidR="002A3D76" w:rsidRPr="00FD40C7">
        <w:rPr>
          <w:b w:val="0"/>
          <w:sz w:val="20"/>
          <w:szCs w:val="20"/>
        </w:rPr>
        <w:t>2.Pxa7?</w:t>
      </w:r>
      <w:r w:rsidRPr="00FD40C7">
        <w:rPr>
          <w:b w:val="0"/>
          <w:sz w:val="20"/>
          <w:szCs w:val="20"/>
        </w:rPr>
        <w:t xml:space="preserve"> </w:t>
      </w:r>
      <w:r w:rsidR="002A3D76" w:rsidRPr="00FD40C7">
        <w:rPr>
          <w:b w:val="0"/>
          <w:sz w:val="20"/>
          <w:szCs w:val="20"/>
        </w:rPr>
        <w:t>Te4+</w:t>
      </w:r>
      <w:r w:rsidR="00FD40C7">
        <w:rPr>
          <w:b w:val="0"/>
          <w:sz w:val="20"/>
          <w:szCs w:val="20"/>
        </w:rPr>
        <w:t xml:space="preserve"> </w:t>
      </w:r>
      <w:r w:rsidR="00FD40C7" w:rsidRPr="00FD40C7">
        <w:rPr>
          <w:b w:val="0"/>
          <w:sz w:val="20"/>
          <w:szCs w:val="20"/>
        </w:rPr>
        <w:t>3.</w:t>
      </w:r>
      <w:r w:rsidR="00B05A07">
        <w:rPr>
          <w:b w:val="0"/>
          <w:sz w:val="20"/>
          <w:szCs w:val="20"/>
        </w:rPr>
        <w:t>Kxd2</w:t>
      </w:r>
      <w:r w:rsidR="002A3D76" w:rsidRPr="00FD40C7">
        <w:rPr>
          <w:b w:val="0"/>
          <w:sz w:val="20"/>
          <w:szCs w:val="20"/>
        </w:rPr>
        <w:t xml:space="preserve"> </w:t>
      </w:r>
      <w:r w:rsidR="00094D43">
        <w:rPr>
          <w:b w:val="0"/>
          <w:sz w:val="20"/>
          <w:szCs w:val="20"/>
        </w:rPr>
        <w:t>Txe5 en het paard gaat verloren, b</w:t>
      </w:r>
      <w:r w:rsidR="002A3D76" w:rsidRPr="00FD40C7">
        <w:rPr>
          <w:b w:val="0"/>
          <w:sz w:val="20"/>
          <w:szCs w:val="20"/>
        </w:rPr>
        <w:t>ijvoorbeeld 4.Pc8 Te8</w:t>
      </w:r>
      <w:r w:rsidR="00FD40C7">
        <w:rPr>
          <w:b w:val="0"/>
          <w:sz w:val="20"/>
          <w:szCs w:val="20"/>
        </w:rPr>
        <w:t xml:space="preserve">, </w:t>
      </w:r>
      <w:r w:rsidR="00B05A07">
        <w:rPr>
          <w:b w:val="0"/>
          <w:sz w:val="20"/>
          <w:szCs w:val="20"/>
        </w:rPr>
        <w:t xml:space="preserve"> 5.Pa7 Ta8, </w:t>
      </w:r>
      <w:r w:rsidR="00FD40C7">
        <w:rPr>
          <w:b w:val="0"/>
          <w:sz w:val="20"/>
          <w:szCs w:val="20"/>
        </w:rPr>
        <w:t>enzovoort.</w:t>
      </w:r>
    </w:p>
    <w:p w14:paraId="20C710FB" w14:textId="77777777" w:rsidR="00FD40C7" w:rsidRDefault="00FD40C7" w:rsidP="00FD40C7">
      <w:pPr>
        <w:pStyle w:val="Plattetekst"/>
        <w:spacing w:line="190" w:lineRule="exact"/>
        <w:rPr>
          <w:sz w:val="20"/>
          <w:szCs w:val="20"/>
        </w:rPr>
      </w:pPr>
      <w:r>
        <w:rPr>
          <w:b w:val="0"/>
          <w:sz w:val="20"/>
          <w:szCs w:val="20"/>
        </w:rPr>
        <w:tab/>
      </w:r>
      <w:r>
        <w:rPr>
          <w:sz w:val="20"/>
          <w:szCs w:val="20"/>
        </w:rPr>
        <w:t>2…</w:t>
      </w:r>
      <w:r>
        <w:rPr>
          <w:sz w:val="20"/>
          <w:szCs w:val="20"/>
        </w:rPr>
        <w:tab/>
      </w:r>
      <w:r>
        <w:rPr>
          <w:sz w:val="20"/>
          <w:szCs w:val="20"/>
        </w:rPr>
        <w:tab/>
        <w:t>Kxc6</w:t>
      </w:r>
    </w:p>
    <w:p w14:paraId="0FE32948" w14:textId="77777777" w:rsidR="00FD40C7" w:rsidRDefault="00FD40C7" w:rsidP="00FD40C7">
      <w:pPr>
        <w:pStyle w:val="Plattetekst"/>
        <w:spacing w:line="190" w:lineRule="exact"/>
        <w:rPr>
          <w:b w:val="0"/>
          <w:sz w:val="20"/>
          <w:szCs w:val="20"/>
        </w:rPr>
      </w:pPr>
      <w:r>
        <w:rPr>
          <w:b w:val="0"/>
          <w:sz w:val="20"/>
          <w:szCs w:val="20"/>
        </w:rPr>
        <w:t xml:space="preserve">Op zijn beurt is </w:t>
      </w:r>
      <w:r w:rsidR="00BE5D87">
        <w:rPr>
          <w:b w:val="0"/>
          <w:sz w:val="20"/>
          <w:szCs w:val="20"/>
        </w:rPr>
        <w:t>2…Txd4</w:t>
      </w:r>
      <w:r w:rsidR="00B05A07">
        <w:rPr>
          <w:b w:val="0"/>
          <w:sz w:val="20"/>
          <w:szCs w:val="20"/>
        </w:rPr>
        <w:t xml:space="preserve">? </w:t>
      </w:r>
      <w:r w:rsidR="00BE5D87">
        <w:rPr>
          <w:b w:val="0"/>
          <w:sz w:val="20"/>
          <w:szCs w:val="20"/>
        </w:rPr>
        <w:t>fout na 3.Pxd4 Kxd4 4.Kxe2.</w:t>
      </w:r>
    </w:p>
    <w:p w14:paraId="18B35632" w14:textId="77777777" w:rsidR="00BE5D87" w:rsidRDefault="00BE5D87" w:rsidP="00FD40C7">
      <w:pPr>
        <w:pStyle w:val="Plattetekst"/>
        <w:spacing w:line="190" w:lineRule="exact"/>
        <w:rPr>
          <w:sz w:val="20"/>
          <w:szCs w:val="20"/>
        </w:rPr>
      </w:pPr>
      <w:r>
        <w:rPr>
          <w:b w:val="0"/>
          <w:sz w:val="20"/>
          <w:szCs w:val="20"/>
        </w:rPr>
        <w:tab/>
      </w:r>
      <w:r>
        <w:rPr>
          <w:sz w:val="20"/>
          <w:szCs w:val="20"/>
        </w:rPr>
        <w:t>3.Lxa7</w:t>
      </w:r>
      <w:r>
        <w:rPr>
          <w:sz w:val="20"/>
          <w:szCs w:val="20"/>
        </w:rPr>
        <w:tab/>
      </w:r>
      <w:r>
        <w:rPr>
          <w:sz w:val="20"/>
          <w:szCs w:val="20"/>
        </w:rPr>
        <w:tab/>
        <w:t>Tg2</w:t>
      </w:r>
      <w:r w:rsidR="00B05A07">
        <w:rPr>
          <w:sz w:val="20"/>
          <w:szCs w:val="20"/>
        </w:rPr>
        <w:t>+</w:t>
      </w:r>
    </w:p>
    <w:p w14:paraId="32FE87FE" w14:textId="77777777" w:rsidR="00BE5D87" w:rsidRDefault="00BE5D87" w:rsidP="00FD40C7">
      <w:pPr>
        <w:pStyle w:val="Plattetekst"/>
        <w:spacing w:line="190" w:lineRule="exact"/>
        <w:rPr>
          <w:b w:val="0"/>
          <w:sz w:val="20"/>
          <w:szCs w:val="20"/>
        </w:rPr>
      </w:pPr>
      <w:r>
        <w:rPr>
          <w:b w:val="0"/>
          <w:sz w:val="20"/>
          <w:szCs w:val="20"/>
        </w:rPr>
        <w:t>Zwart hoopt nog op winst met zijn pion.</w:t>
      </w:r>
    </w:p>
    <w:p w14:paraId="69B3EE38" w14:textId="77777777" w:rsidR="00B9750C" w:rsidRDefault="00BE5D87" w:rsidP="00B9750C">
      <w:pPr>
        <w:pStyle w:val="Plattetekst"/>
        <w:rPr>
          <w:sz w:val="20"/>
          <w:szCs w:val="20"/>
        </w:rPr>
      </w:pPr>
      <w:r>
        <w:rPr>
          <w:b w:val="0"/>
          <w:sz w:val="20"/>
          <w:szCs w:val="20"/>
        </w:rPr>
        <w:tab/>
      </w:r>
      <w:r w:rsidR="00AD305C">
        <w:rPr>
          <w:sz w:val="20"/>
          <w:szCs w:val="20"/>
        </w:rPr>
        <w:t>4.Kd1</w:t>
      </w:r>
      <w:r w:rsidR="00AD305C">
        <w:rPr>
          <w:sz w:val="20"/>
          <w:szCs w:val="20"/>
        </w:rPr>
        <w:tab/>
      </w:r>
      <w:r w:rsidR="00AD305C">
        <w:rPr>
          <w:sz w:val="20"/>
          <w:szCs w:val="20"/>
        </w:rPr>
        <w:tab/>
        <w:t>Kb5</w:t>
      </w:r>
    </w:p>
    <w:p w14:paraId="36C6B71B" w14:textId="77777777" w:rsidR="00B9750C" w:rsidRDefault="00B9750C" w:rsidP="00B9750C">
      <w:pPr>
        <w:pStyle w:val="Plattetekst"/>
        <w:rPr>
          <w:sz w:val="20"/>
          <w:szCs w:val="20"/>
        </w:rPr>
      </w:pPr>
      <w:r>
        <w:rPr>
          <w:sz w:val="20"/>
          <w:szCs w:val="20"/>
        </w:rPr>
        <w:tab/>
        <w:t>5.Kc2</w:t>
      </w:r>
      <w:r>
        <w:rPr>
          <w:sz w:val="20"/>
          <w:szCs w:val="20"/>
        </w:rPr>
        <w:tab/>
      </w:r>
      <w:r>
        <w:rPr>
          <w:sz w:val="20"/>
          <w:szCs w:val="20"/>
        </w:rPr>
        <w:tab/>
      </w:r>
    </w:p>
    <w:p w14:paraId="006B5BB5" w14:textId="77777777" w:rsidR="00B9750C" w:rsidRDefault="00B9750C" w:rsidP="00B9750C">
      <w:pPr>
        <w:pStyle w:val="Plattetekst"/>
        <w:rPr>
          <w:b w:val="0"/>
          <w:sz w:val="20"/>
          <w:szCs w:val="20"/>
        </w:rPr>
      </w:pPr>
      <w:r>
        <w:rPr>
          <w:b w:val="0"/>
          <w:sz w:val="20"/>
          <w:szCs w:val="20"/>
        </w:rPr>
        <w:t>5.Le3? Kc4 6.Lxd2 Kd3</w:t>
      </w:r>
      <w:r w:rsidR="000F6600">
        <w:rPr>
          <w:b w:val="0"/>
          <w:sz w:val="20"/>
          <w:szCs w:val="20"/>
        </w:rPr>
        <w:t xml:space="preserve"> en zwart wint, noch hier 6.Kc2 d1D 7.Kxd1 Kd3.</w:t>
      </w:r>
    </w:p>
    <w:p w14:paraId="31A9DA83" w14:textId="77777777" w:rsidR="000F6600" w:rsidRDefault="000F6600" w:rsidP="00B9750C">
      <w:pPr>
        <w:pStyle w:val="Plattetekst"/>
        <w:rPr>
          <w:sz w:val="20"/>
          <w:szCs w:val="20"/>
        </w:rPr>
      </w:pPr>
      <w:r>
        <w:rPr>
          <w:b w:val="0"/>
          <w:sz w:val="20"/>
          <w:szCs w:val="20"/>
        </w:rPr>
        <w:tab/>
      </w:r>
      <w:r>
        <w:rPr>
          <w:sz w:val="20"/>
          <w:szCs w:val="20"/>
        </w:rPr>
        <w:t>5…</w:t>
      </w:r>
      <w:r>
        <w:rPr>
          <w:sz w:val="20"/>
          <w:szCs w:val="20"/>
        </w:rPr>
        <w:tab/>
      </w:r>
      <w:r>
        <w:rPr>
          <w:sz w:val="20"/>
          <w:szCs w:val="20"/>
        </w:rPr>
        <w:tab/>
        <w:t>Kc4</w:t>
      </w:r>
    </w:p>
    <w:p w14:paraId="5C30B06D" w14:textId="77777777" w:rsidR="00144380" w:rsidRDefault="000F6600" w:rsidP="00B9750C">
      <w:pPr>
        <w:pStyle w:val="Plattetekst"/>
        <w:rPr>
          <w:sz w:val="20"/>
          <w:szCs w:val="20"/>
        </w:rPr>
      </w:pPr>
      <w:r>
        <w:rPr>
          <w:sz w:val="20"/>
          <w:szCs w:val="20"/>
        </w:rPr>
        <w:tab/>
        <w:t>6.Lb6</w:t>
      </w:r>
    </w:p>
    <w:p w14:paraId="52ED2CF6" w14:textId="77777777" w:rsidR="00144380" w:rsidRPr="00144380" w:rsidRDefault="00144380" w:rsidP="00B9750C">
      <w:pPr>
        <w:pStyle w:val="Plattetekst"/>
        <w:rPr>
          <w:b w:val="0"/>
          <w:sz w:val="20"/>
          <w:szCs w:val="20"/>
        </w:rPr>
      </w:pPr>
      <w:r w:rsidRPr="00144380">
        <w:rPr>
          <w:b w:val="0"/>
          <w:sz w:val="20"/>
          <w:szCs w:val="20"/>
        </w:rPr>
        <w:t>De énige correcte zet.</w:t>
      </w:r>
      <w:r w:rsidR="000F6600" w:rsidRPr="00144380">
        <w:rPr>
          <w:b w:val="0"/>
          <w:sz w:val="20"/>
          <w:szCs w:val="20"/>
        </w:rPr>
        <w:tab/>
      </w:r>
    </w:p>
    <w:p w14:paraId="6FE2B5FA" w14:textId="77777777" w:rsidR="00144380" w:rsidRDefault="00144380" w:rsidP="00B9750C">
      <w:pPr>
        <w:pStyle w:val="Plattetekst"/>
        <w:rPr>
          <w:sz w:val="20"/>
          <w:szCs w:val="20"/>
        </w:rPr>
      </w:pPr>
    </w:p>
    <w:p w14:paraId="676C2523" w14:textId="77777777" w:rsidR="00144380" w:rsidRDefault="00144380" w:rsidP="00B9750C">
      <w:pPr>
        <w:pStyle w:val="Plattetekst"/>
        <w:rPr>
          <w:sz w:val="20"/>
          <w:szCs w:val="20"/>
        </w:rPr>
      </w:pPr>
    </w:p>
    <w:p w14:paraId="3AD9B084" w14:textId="77777777" w:rsidR="00144380" w:rsidRDefault="00144380" w:rsidP="00B9750C">
      <w:pPr>
        <w:pStyle w:val="Plattetekst"/>
        <w:rPr>
          <w:sz w:val="20"/>
          <w:szCs w:val="20"/>
        </w:rPr>
      </w:pPr>
    </w:p>
    <w:p w14:paraId="4C559B02" w14:textId="77777777" w:rsidR="00144380" w:rsidRDefault="00144380" w:rsidP="00B9750C">
      <w:pPr>
        <w:pStyle w:val="Plattetekst"/>
        <w:rPr>
          <w:sz w:val="20"/>
          <w:szCs w:val="20"/>
        </w:rPr>
      </w:pPr>
    </w:p>
    <w:p w14:paraId="0B287A84" w14:textId="77777777" w:rsidR="00144380" w:rsidRDefault="00144380" w:rsidP="00B9750C">
      <w:pPr>
        <w:pStyle w:val="Plattetekst"/>
        <w:rPr>
          <w:sz w:val="20"/>
          <w:szCs w:val="20"/>
        </w:rPr>
      </w:pPr>
    </w:p>
    <w:p w14:paraId="2AF0C4D0" w14:textId="77777777" w:rsidR="00144380" w:rsidRPr="00144380" w:rsidRDefault="00144380" w:rsidP="00B9750C">
      <w:pPr>
        <w:pStyle w:val="Plattetekst"/>
        <w:rPr>
          <w:sz w:val="20"/>
          <w:szCs w:val="20"/>
        </w:rPr>
      </w:pPr>
      <w:r w:rsidRPr="00144380">
        <w:rPr>
          <w:b w:val="0"/>
          <w:sz w:val="20"/>
          <w:szCs w:val="20"/>
        </w:rPr>
        <w:t>Men zie weerom: 6.Le3? d1D+ 7.Kxd1 Kd3, en zwart wint. Ook na bijvoorbeeld 6.Lb8</w:t>
      </w:r>
      <w:r>
        <w:rPr>
          <w:b w:val="0"/>
          <w:sz w:val="20"/>
          <w:szCs w:val="20"/>
        </w:rPr>
        <w:t>? door 6…Te2 7.Lf4 d1D+ 8.Kxd1 Kd3, enzovoort.</w:t>
      </w:r>
    </w:p>
    <w:p w14:paraId="71BB3581" w14:textId="77777777" w:rsidR="000F6600" w:rsidRDefault="00144380" w:rsidP="00144380">
      <w:pPr>
        <w:pStyle w:val="Plattetekst"/>
        <w:ind w:firstLine="708"/>
        <w:rPr>
          <w:sz w:val="20"/>
          <w:szCs w:val="20"/>
        </w:rPr>
      </w:pPr>
      <w:r>
        <w:rPr>
          <w:sz w:val="20"/>
          <w:szCs w:val="20"/>
        </w:rPr>
        <w:t>6…</w:t>
      </w:r>
      <w:r>
        <w:rPr>
          <w:sz w:val="20"/>
          <w:szCs w:val="20"/>
        </w:rPr>
        <w:tab/>
      </w:r>
      <w:r>
        <w:rPr>
          <w:sz w:val="20"/>
          <w:szCs w:val="20"/>
        </w:rPr>
        <w:tab/>
      </w:r>
      <w:r w:rsidR="000F6600">
        <w:rPr>
          <w:sz w:val="20"/>
          <w:szCs w:val="20"/>
        </w:rPr>
        <w:t>Te2</w:t>
      </w:r>
    </w:p>
    <w:p w14:paraId="36007CD1" w14:textId="77777777" w:rsidR="00144380" w:rsidRDefault="000F6600" w:rsidP="00B9750C">
      <w:pPr>
        <w:pStyle w:val="Plattetekst"/>
        <w:rPr>
          <w:sz w:val="20"/>
          <w:szCs w:val="20"/>
        </w:rPr>
      </w:pPr>
      <w:r>
        <w:rPr>
          <w:sz w:val="20"/>
          <w:szCs w:val="20"/>
        </w:rPr>
        <w:tab/>
        <w:t>7.La5</w:t>
      </w:r>
      <w:r>
        <w:rPr>
          <w:sz w:val="20"/>
          <w:szCs w:val="20"/>
        </w:rPr>
        <w:tab/>
      </w:r>
      <w:r>
        <w:rPr>
          <w:sz w:val="20"/>
          <w:szCs w:val="20"/>
        </w:rPr>
        <w:tab/>
      </w:r>
    </w:p>
    <w:p w14:paraId="4BC12794" w14:textId="77777777" w:rsidR="00144380" w:rsidRPr="00144380" w:rsidRDefault="00144380" w:rsidP="00B9750C">
      <w:pPr>
        <w:pStyle w:val="Plattetekst"/>
        <w:rPr>
          <w:b w:val="0"/>
          <w:sz w:val="20"/>
          <w:szCs w:val="20"/>
        </w:rPr>
      </w:pPr>
      <w:r w:rsidRPr="00144380">
        <w:rPr>
          <w:b w:val="0"/>
          <w:sz w:val="20"/>
          <w:szCs w:val="20"/>
        </w:rPr>
        <w:t>Weerom de énige goede zet.</w:t>
      </w:r>
    </w:p>
    <w:p w14:paraId="4C1847CF" w14:textId="77777777" w:rsidR="000F6600" w:rsidRPr="001513C2" w:rsidRDefault="00831A09" w:rsidP="00831A09">
      <w:pPr>
        <w:pStyle w:val="Plattetekst"/>
        <w:ind w:firstLine="708"/>
        <w:rPr>
          <w:sz w:val="20"/>
          <w:szCs w:val="20"/>
          <w:lang w:val="en-US"/>
        </w:rPr>
      </w:pPr>
      <w:r w:rsidRPr="001513C2">
        <w:rPr>
          <w:sz w:val="20"/>
          <w:szCs w:val="20"/>
          <w:lang w:val="en-US"/>
        </w:rPr>
        <w:t>7…</w:t>
      </w:r>
      <w:r w:rsidRPr="001513C2">
        <w:rPr>
          <w:sz w:val="20"/>
          <w:szCs w:val="20"/>
          <w:lang w:val="en-US"/>
        </w:rPr>
        <w:tab/>
      </w:r>
      <w:r w:rsidRPr="001513C2">
        <w:rPr>
          <w:sz w:val="20"/>
          <w:szCs w:val="20"/>
          <w:lang w:val="en-US"/>
        </w:rPr>
        <w:tab/>
      </w:r>
      <w:r w:rsidR="000F6600" w:rsidRPr="001513C2">
        <w:rPr>
          <w:sz w:val="20"/>
          <w:szCs w:val="20"/>
          <w:lang w:val="en-US"/>
        </w:rPr>
        <w:t>d1D</w:t>
      </w:r>
    </w:p>
    <w:p w14:paraId="5A87B161" w14:textId="77777777" w:rsidR="000F6600" w:rsidRPr="001513C2" w:rsidRDefault="000F6600" w:rsidP="00831A09">
      <w:pPr>
        <w:pStyle w:val="Plattetekst"/>
        <w:ind w:firstLine="708"/>
        <w:rPr>
          <w:sz w:val="20"/>
          <w:szCs w:val="20"/>
          <w:lang w:val="en-US"/>
        </w:rPr>
      </w:pPr>
      <w:r w:rsidRPr="001513C2">
        <w:rPr>
          <w:sz w:val="20"/>
          <w:szCs w:val="20"/>
          <w:lang w:val="en-US"/>
        </w:rPr>
        <w:t>8.Kxd1</w:t>
      </w:r>
      <w:r w:rsidRPr="001513C2">
        <w:rPr>
          <w:sz w:val="20"/>
          <w:szCs w:val="20"/>
          <w:lang w:val="en-US"/>
        </w:rPr>
        <w:tab/>
      </w:r>
      <w:r w:rsidRPr="001513C2">
        <w:rPr>
          <w:sz w:val="20"/>
          <w:szCs w:val="20"/>
          <w:lang w:val="en-US"/>
        </w:rPr>
        <w:tab/>
        <w:t>Kd3</w:t>
      </w:r>
    </w:p>
    <w:p w14:paraId="22ACC6A2" w14:textId="77777777" w:rsidR="000F6600" w:rsidRPr="001513C2" w:rsidRDefault="000F6600" w:rsidP="00B9750C">
      <w:pPr>
        <w:pStyle w:val="Plattetekst"/>
        <w:rPr>
          <w:sz w:val="20"/>
          <w:szCs w:val="20"/>
          <w:lang w:val="en-US"/>
        </w:rPr>
      </w:pPr>
      <w:r w:rsidRPr="001513C2">
        <w:rPr>
          <w:sz w:val="20"/>
          <w:szCs w:val="20"/>
          <w:lang w:val="en-US"/>
        </w:rPr>
        <w:tab/>
        <w:t>9.Kc</w:t>
      </w:r>
      <w:r w:rsidR="00050E74" w:rsidRPr="001513C2">
        <w:rPr>
          <w:sz w:val="20"/>
          <w:szCs w:val="20"/>
          <w:lang w:val="en-US"/>
        </w:rPr>
        <w:t>1</w:t>
      </w:r>
      <w:r w:rsidR="00050E74" w:rsidRPr="001513C2">
        <w:rPr>
          <w:sz w:val="20"/>
          <w:szCs w:val="20"/>
          <w:lang w:val="en-US"/>
        </w:rPr>
        <w:tab/>
      </w:r>
      <w:r w:rsidR="00050E74" w:rsidRPr="001513C2">
        <w:rPr>
          <w:sz w:val="20"/>
          <w:szCs w:val="20"/>
          <w:lang w:val="en-US"/>
        </w:rPr>
        <w:tab/>
        <w:t>Ta2</w:t>
      </w:r>
    </w:p>
    <w:p w14:paraId="594CFA02" w14:textId="77777777" w:rsidR="00831A09" w:rsidRPr="001513C2" w:rsidRDefault="000F6600" w:rsidP="00B9750C">
      <w:pPr>
        <w:pStyle w:val="Plattetekst"/>
        <w:rPr>
          <w:sz w:val="20"/>
          <w:szCs w:val="20"/>
          <w:lang w:val="en-US"/>
        </w:rPr>
      </w:pPr>
      <w:r w:rsidRPr="001513C2">
        <w:rPr>
          <w:sz w:val="20"/>
          <w:szCs w:val="20"/>
          <w:lang w:val="en-US"/>
        </w:rPr>
        <w:t xml:space="preserve">           10.Lb4</w:t>
      </w:r>
      <w:r w:rsidR="00831A09" w:rsidRPr="001513C2">
        <w:rPr>
          <w:sz w:val="20"/>
          <w:szCs w:val="20"/>
          <w:lang w:val="en-US"/>
        </w:rPr>
        <w:t xml:space="preserve">  </w:t>
      </w:r>
    </w:p>
    <w:p w14:paraId="792011AA" w14:textId="77777777" w:rsidR="00831A09" w:rsidRDefault="00831A09" w:rsidP="00B9750C">
      <w:pPr>
        <w:pStyle w:val="Plattetekst"/>
        <w:rPr>
          <w:b w:val="0"/>
          <w:sz w:val="20"/>
          <w:szCs w:val="20"/>
        </w:rPr>
      </w:pPr>
      <w:r w:rsidRPr="00831A09">
        <w:rPr>
          <w:b w:val="0"/>
          <w:sz w:val="20"/>
          <w:szCs w:val="20"/>
        </w:rPr>
        <w:t>en nogmaals.</w:t>
      </w:r>
    </w:p>
    <w:p w14:paraId="5E529906" w14:textId="77777777" w:rsidR="000F6600" w:rsidRPr="00831A09" w:rsidRDefault="00831A09" w:rsidP="00831A09">
      <w:pPr>
        <w:pStyle w:val="Plattetekst"/>
        <w:rPr>
          <w:b w:val="0"/>
          <w:sz w:val="20"/>
          <w:szCs w:val="20"/>
        </w:rPr>
      </w:pPr>
      <w:r>
        <w:rPr>
          <w:sz w:val="20"/>
          <w:szCs w:val="20"/>
        </w:rPr>
        <w:t xml:space="preserve">           10…</w:t>
      </w:r>
      <w:r>
        <w:rPr>
          <w:sz w:val="20"/>
          <w:szCs w:val="20"/>
        </w:rPr>
        <w:tab/>
      </w:r>
      <w:r>
        <w:rPr>
          <w:sz w:val="20"/>
          <w:szCs w:val="20"/>
        </w:rPr>
        <w:tab/>
      </w:r>
      <w:r w:rsidR="000F6600">
        <w:rPr>
          <w:sz w:val="20"/>
          <w:szCs w:val="20"/>
        </w:rPr>
        <w:t>Tc2</w:t>
      </w:r>
    </w:p>
    <w:p w14:paraId="21C5552C" w14:textId="77777777" w:rsidR="000F6600" w:rsidRDefault="000F6600" w:rsidP="00B9750C">
      <w:pPr>
        <w:pStyle w:val="Plattetekst"/>
        <w:rPr>
          <w:sz w:val="20"/>
          <w:szCs w:val="20"/>
        </w:rPr>
      </w:pPr>
      <w:r>
        <w:rPr>
          <w:sz w:val="20"/>
          <w:szCs w:val="20"/>
        </w:rPr>
        <w:t xml:space="preserve">           11.Kb1</w:t>
      </w:r>
    </w:p>
    <w:p w14:paraId="2A61323B" w14:textId="77777777" w:rsidR="007A196D" w:rsidRPr="007A196D" w:rsidRDefault="007A196D" w:rsidP="00B9750C">
      <w:pPr>
        <w:pStyle w:val="Plattetekst"/>
        <w:rPr>
          <w:b w:val="0"/>
          <w:sz w:val="20"/>
          <w:szCs w:val="20"/>
        </w:rPr>
      </w:pPr>
      <w:r>
        <w:rPr>
          <w:b w:val="0"/>
          <w:sz w:val="20"/>
          <w:szCs w:val="20"/>
        </w:rPr>
        <w:t>Na 11.Kd1? wint zwart het snelst met 11…Tb2 12.La3 Ta2 13.Lc1 Ta1 14.Ke1 Txc1.</w:t>
      </w:r>
    </w:p>
    <w:p w14:paraId="6DD0D294" w14:textId="77777777" w:rsidR="00527F14" w:rsidRDefault="007A196D" w:rsidP="00B9750C">
      <w:pPr>
        <w:pStyle w:val="Plattetekst"/>
        <w:rPr>
          <w:b w:val="0"/>
          <w:sz w:val="20"/>
          <w:szCs w:val="20"/>
        </w:rPr>
      </w:pPr>
      <w:r>
        <w:rPr>
          <w:b w:val="0"/>
          <w:sz w:val="20"/>
          <w:szCs w:val="20"/>
        </w:rPr>
        <w:t xml:space="preserve">Maar </w:t>
      </w:r>
      <w:r w:rsidR="000F6600">
        <w:rPr>
          <w:b w:val="0"/>
          <w:sz w:val="20"/>
          <w:szCs w:val="20"/>
        </w:rPr>
        <w:t>het blijft remise.</w:t>
      </w:r>
    </w:p>
    <w:p w14:paraId="7F2B6D1A" w14:textId="77777777" w:rsidR="00527F14" w:rsidRDefault="00527F14" w:rsidP="00B9750C">
      <w:pPr>
        <w:pStyle w:val="Plattetekst"/>
        <w:rPr>
          <w:b w:val="0"/>
          <w:sz w:val="20"/>
          <w:szCs w:val="20"/>
        </w:rPr>
      </w:pPr>
    </w:p>
    <w:p w14:paraId="400569AB" w14:textId="77777777" w:rsidR="00527F14" w:rsidRDefault="00527F14" w:rsidP="00B9750C">
      <w:pPr>
        <w:pStyle w:val="Plattetekst"/>
        <w:rPr>
          <w:b w:val="0"/>
          <w:sz w:val="20"/>
          <w:szCs w:val="20"/>
        </w:rPr>
      </w:pPr>
      <w:r>
        <w:rPr>
          <w:b w:val="0"/>
          <w:sz w:val="20"/>
          <w:szCs w:val="20"/>
        </w:rPr>
        <w:t>Zie ook studie -122-</w:t>
      </w:r>
    </w:p>
    <w:p w14:paraId="2AB39C44" w14:textId="77777777" w:rsidR="00527F14" w:rsidRDefault="00527F14" w:rsidP="00B9750C">
      <w:pPr>
        <w:pStyle w:val="Plattetekst"/>
        <w:rPr>
          <w:b w:val="0"/>
          <w:sz w:val="20"/>
          <w:szCs w:val="20"/>
        </w:rPr>
      </w:pPr>
    </w:p>
    <w:p w14:paraId="477E99B2" w14:textId="77777777" w:rsidR="000F6600" w:rsidRPr="000F6600" w:rsidRDefault="000F6600" w:rsidP="00B9750C">
      <w:pPr>
        <w:pStyle w:val="Plattetekst"/>
        <w:rPr>
          <w:b w:val="0"/>
          <w:sz w:val="20"/>
          <w:szCs w:val="20"/>
        </w:rPr>
      </w:pPr>
      <w:r>
        <w:rPr>
          <w:b w:val="0"/>
          <w:sz w:val="20"/>
          <w:szCs w:val="20"/>
        </w:rPr>
        <w:t>Een mooie afsluiter.</w:t>
      </w:r>
    </w:p>
    <w:p w14:paraId="5EDB15F5" w14:textId="77777777" w:rsidR="00B9750C" w:rsidRDefault="00B9750C" w:rsidP="00B9750C">
      <w:pPr>
        <w:pStyle w:val="Plattetekst"/>
        <w:rPr>
          <w:b w:val="0"/>
          <w:sz w:val="20"/>
          <w:szCs w:val="20"/>
        </w:rPr>
      </w:pPr>
      <w:r>
        <w:rPr>
          <w:b w:val="0"/>
          <w:sz w:val="20"/>
          <w:szCs w:val="20"/>
        </w:rPr>
        <w:tab/>
      </w:r>
    </w:p>
    <w:p w14:paraId="15E63F1C" w14:textId="77777777" w:rsidR="00AD305C" w:rsidRPr="00B9750C" w:rsidRDefault="00AD305C" w:rsidP="00B9750C">
      <w:pPr>
        <w:pStyle w:val="Plattetekst"/>
        <w:rPr>
          <w:b w:val="0"/>
          <w:sz w:val="20"/>
          <w:szCs w:val="20"/>
        </w:rPr>
      </w:pPr>
    </w:p>
    <w:p w14:paraId="3D0FC640" w14:textId="77777777" w:rsidR="002A3D76" w:rsidRPr="002A3D76" w:rsidRDefault="002A3D76" w:rsidP="00F346EC">
      <w:pPr>
        <w:widowControl/>
        <w:autoSpaceDE/>
        <w:autoSpaceDN/>
        <w:adjustRightInd/>
        <w:rPr>
          <w:b/>
          <w:sz w:val="20"/>
          <w:szCs w:val="20"/>
          <w:lang w:val="nl-BE"/>
        </w:rPr>
      </w:pPr>
    </w:p>
    <w:p w14:paraId="21355E1E" w14:textId="77777777" w:rsidR="009D585E" w:rsidRDefault="009D585E" w:rsidP="00F346EC">
      <w:pPr>
        <w:widowControl/>
        <w:autoSpaceDE/>
        <w:autoSpaceDN/>
        <w:adjustRightInd/>
        <w:rPr>
          <w:sz w:val="20"/>
          <w:szCs w:val="20"/>
          <w:lang w:val="nl-BE"/>
        </w:rPr>
      </w:pPr>
    </w:p>
    <w:p w14:paraId="176868B6" w14:textId="77777777" w:rsidR="009D585E" w:rsidRDefault="009D585E" w:rsidP="00F346EC">
      <w:pPr>
        <w:widowControl/>
        <w:autoSpaceDE/>
        <w:autoSpaceDN/>
        <w:adjustRightInd/>
        <w:rPr>
          <w:sz w:val="20"/>
          <w:szCs w:val="20"/>
          <w:lang w:val="nl-BE"/>
        </w:rPr>
      </w:pPr>
    </w:p>
    <w:p w14:paraId="1B85D05B" w14:textId="77777777" w:rsidR="009D585E" w:rsidRDefault="009D585E" w:rsidP="00F346EC">
      <w:pPr>
        <w:widowControl/>
        <w:autoSpaceDE/>
        <w:autoSpaceDN/>
        <w:adjustRightInd/>
        <w:rPr>
          <w:sz w:val="20"/>
          <w:szCs w:val="20"/>
          <w:lang w:val="nl-BE"/>
        </w:rPr>
      </w:pPr>
    </w:p>
    <w:p w14:paraId="7796FC69" w14:textId="77777777" w:rsidR="009D585E" w:rsidRDefault="009D585E" w:rsidP="009D585E">
      <w:pPr>
        <w:widowControl/>
        <w:autoSpaceDE/>
        <w:autoSpaceDN/>
        <w:adjustRightInd/>
        <w:rPr>
          <w:sz w:val="20"/>
          <w:szCs w:val="20"/>
          <w:lang w:val="nl-BE"/>
        </w:rPr>
      </w:pPr>
    </w:p>
    <w:p w14:paraId="765E41AD" w14:textId="77777777" w:rsidR="00B11787" w:rsidRDefault="00B11787" w:rsidP="004272E1">
      <w:pPr>
        <w:widowControl/>
        <w:autoSpaceDE/>
        <w:autoSpaceDN/>
        <w:adjustRightInd/>
        <w:jc w:val="both"/>
        <w:rPr>
          <w:b/>
          <w:sz w:val="20"/>
          <w:szCs w:val="20"/>
          <w:lang w:val="nl-BE"/>
        </w:rPr>
      </w:pPr>
    </w:p>
    <w:p w14:paraId="190A7BAB" w14:textId="77777777" w:rsidR="00B11787" w:rsidRPr="00B11787" w:rsidRDefault="00B11787" w:rsidP="004272E1">
      <w:pPr>
        <w:widowControl/>
        <w:autoSpaceDE/>
        <w:autoSpaceDN/>
        <w:adjustRightInd/>
        <w:jc w:val="both"/>
        <w:rPr>
          <w:sz w:val="20"/>
          <w:szCs w:val="20"/>
          <w:lang w:val="nl-BE"/>
        </w:rPr>
      </w:pPr>
    </w:p>
    <w:p w14:paraId="4236FF4D" w14:textId="77777777" w:rsidR="00E45726" w:rsidRDefault="00E45726" w:rsidP="004272E1">
      <w:pPr>
        <w:widowControl/>
        <w:autoSpaceDE/>
        <w:autoSpaceDN/>
        <w:adjustRightInd/>
        <w:jc w:val="both"/>
        <w:rPr>
          <w:b/>
          <w:sz w:val="20"/>
          <w:szCs w:val="20"/>
          <w:lang w:val="nl-BE"/>
        </w:rPr>
      </w:pPr>
    </w:p>
    <w:p w14:paraId="52ECFEF2" w14:textId="77777777" w:rsidR="00B11787" w:rsidRDefault="00B11787" w:rsidP="004272E1">
      <w:pPr>
        <w:widowControl/>
        <w:autoSpaceDE/>
        <w:autoSpaceDN/>
        <w:adjustRightInd/>
        <w:jc w:val="both"/>
        <w:rPr>
          <w:b/>
          <w:sz w:val="20"/>
          <w:szCs w:val="20"/>
          <w:lang w:val="nl-BE"/>
        </w:rPr>
      </w:pPr>
    </w:p>
    <w:p w14:paraId="68FD58D0" w14:textId="77777777" w:rsidR="00E45726" w:rsidRPr="004272E1" w:rsidRDefault="00E45726" w:rsidP="004272E1">
      <w:pPr>
        <w:widowControl/>
        <w:autoSpaceDE/>
        <w:autoSpaceDN/>
        <w:adjustRightInd/>
        <w:jc w:val="both"/>
        <w:rPr>
          <w:b/>
          <w:sz w:val="20"/>
          <w:szCs w:val="20"/>
          <w:lang w:val="nl-BE"/>
        </w:rPr>
      </w:pPr>
    </w:p>
    <w:p w14:paraId="5A4507AA" w14:textId="77777777" w:rsidR="004272E1" w:rsidRPr="004272E1" w:rsidRDefault="004272E1" w:rsidP="004272E1">
      <w:pPr>
        <w:widowControl/>
        <w:autoSpaceDE/>
        <w:autoSpaceDN/>
        <w:adjustRightInd/>
        <w:ind w:firstLine="708"/>
        <w:jc w:val="both"/>
        <w:rPr>
          <w:b/>
          <w:sz w:val="20"/>
          <w:szCs w:val="20"/>
          <w:lang w:val="nl-BE"/>
        </w:rPr>
      </w:pPr>
    </w:p>
    <w:p w14:paraId="2543F860" w14:textId="77777777" w:rsidR="00407A8B" w:rsidRPr="00DB56A1" w:rsidRDefault="00407A8B" w:rsidP="002A2391">
      <w:pPr>
        <w:widowControl/>
        <w:autoSpaceDE/>
        <w:autoSpaceDN/>
        <w:adjustRightInd/>
        <w:rPr>
          <w:sz w:val="20"/>
          <w:szCs w:val="20"/>
          <w:lang w:val="nl-BE"/>
        </w:rPr>
        <w:sectPr w:rsidR="00407A8B" w:rsidRPr="00DB56A1">
          <w:type w:val="continuous"/>
          <w:pgSz w:w="8392" w:h="11907"/>
          <w:pgMar w:top="1134" w:right="567" w:bottom="1134" w:left="567" w:header="720" w:footer="720" w:gutter="567"/>
          <w:cols w:num="2" w:space="567"/>
        </w:sectPr>
      </w:pPr>
    </w:p>
    <w:p w14:paraId="3B9C38C4" w14:textId="77777777" w:rsidR="00DC6003" w:rsidRDefault="002A2391"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r>
        <w:rPr>
          <w:rFonts w:ascii="Copperplate Gothic Bold" w:hAnsi="Copperplate Gothic Bold" w:cs="Arial"/>
          <w:sz w:val="32"/>
          <w:szCs w:val="32"/>
          <w:lang w:val="nl-BE"/>
        </w:rPr>
        <w:lastRenderedPageBreak/>
        <w:t xml:space="preserve">               </w:t>
      </w:r>
      <w:r w:rsidR="009565A6">
        <w:rPr>
          <w:rFonts w:ascii="Copperplate Gothic Bold" w:hAnsi="Copperplate Gothic Bold" w:cs="Arial"/>
          <w:sz w:val="32"/>
          <w:szCs w:val="32"/>
          <w:lang w:val="nl-BE"/>
        </w:rPr>
        <w:t xml:space="preserve">       </w:t>
      </w:r>
    </w:p>
    <w:p w14:paraId="733A9263"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290EE257"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3B0DFF8B"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23114C78"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69AF4A51"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04C30482"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4890A51A"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701AA0EC"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489C6CB4"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34030FAE"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747D5B54"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08258C8C"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238D810C"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069C66F4"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39265DF5"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0FEF4624"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69628727"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03E7C63A"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6DAC577D"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07A54E00"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6BAE0594"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0E18E5B8"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6C318D7F"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440E302E"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6F5B360A" w14:textId="77777777" w:rsidR="00DC6003" w:rsidRDefault="00DC6003" w:rsidP="002A2391">
      <w:pPr>
        <w:tabs>
          <w:tab w:val="left" w:pos="1545"/>
          <w:tab w:val="left" w:pos="1620"/>
          <w:tab w:val="left" w:pos="1680"/>
          <w:tab w:val="center" w:pos="3345"/>
          <w:tab w:val="center" w:pos="3402"/>
        </w:tabs>
        <w:rPr>
          <w:rFonts w:ascii="Copperplate Gothic Bold" w:hAnsi="Copperplate Gothic Bold" w:cs="Arial"/>
          <w:sz w:val="32"/>
          <w:szCs w:val="32"/>
          <w:lang w:val="nl-BE"/>
        </w:rPr>
      </w:pPr>
    </w:p>
    <w:p w14:paraId="19351BF7"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257E8FCD"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035F6060"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7D00FF7D"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2A565C97"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4E2AE233"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5E349418"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22224732"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181200EA"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05B9C9E2"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43829168"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0311265D"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43F9809F"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55C82E80"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7BACD411"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30507BC6"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1AA92E7A"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6768C619"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3984ADBC"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3209DA6B"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3F0CFB89"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701A873D"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44C33282"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0F758F1B"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2BFFA52C"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097062D4" w14:textId="77777777" w:rsidR="00707150" w:rsidRDefault="00707150"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p>
    <w:p w14:paraId="378C0A53" w14:textId="77777777" w:rsidR="006F3923" w:rsidRPr="00585781" w:rsidRDefault="002A2391" w:rsidP="00DC6003">
      <w:pPr>
        <w:tabs>
          <w:tab w:val="left" w:pos="1545"/>
          <w:tab w:val="left" w:pos="1620"/>
          <w:tab w:val="left" w:pos="1680"/>
          <w:tab w:val="center" w:pos="3345"/>
          <w:tab w:val="center" w:pos="3402"/>
        </w:tabs>
        <w:jc w:val="center"/>
        <w:rPr>
          <w:rFonts w:ascii="Copperplate Gothic Bold" w:hAnsi="Copperplate Gothic Bold" w:cs="Arial"/>
          <w:sz w:val="32"/>
          <w:szCs w:val="32"/>
          <w:lang w:val="nl-BE"/>
        </w:rPr>
      </w:pPr>
      <w:r w:rsidRPr="00585781">
        <w:rPr>
          <w:rFonts w:ascii="Copperplate Gothic Bold" w:hAnsi="Copperplate Gothic Bold" w:cs="Arial"/>
          <w:sz w:val="32"/>
          <w:szCs w:val="32"/>
          <w:lang w:val="nl-BE"/>
        </w:rPr>
        <w:lastRenderedPageBreak/>
        <w:t>Het Wilde Westen</w:t>
      </w:r>
    </w:p>
    <w:p w14:paraId="1274EB8B" w14:textId="77777777" w:rsidR="006F3923" w:rsidRPr="00585781" w:rsidRDefault="006F3923" w:rsidP="006F3923">
      <w:pPr>
        <w:jc w:val="both"/>
        <w:rPr>
          <w:rFonts w:cs="Arial"/>
          <w:b/>
          <w:sz w:val="20"/>
          <w:szCs w:val="20"/>
          <w:lang w:val="nl-BE"/>
        </w:rPr>
      </w:pPr>
    </w:p>
    <w:p w14:paraId="2A7D01B9" w14:textId="77777777" w:rsidR="006F3923" w:rsidRPr="00585781" w:rsidRDefault="006F3923" w:rsidP="006F3923">
      <w:pPr>
        <w:jc w:val="both"/>
        <w:rPr>
          <w:rFonts w:cs="Arial"/>
          <w:b/>
          <w:sz w:val="20"/>
          <w:szCs w:val="20"/>
          <w:lang w:val="nl-BE"/>
        </w:rPr>
      </w:pPr>
    </w:p>
    <w:p w14:paraId="18B7E1F6" w14:textId="77777777" w:rsidR="006F3923" w:rsidRPr="00585781" w:rsidRDefault="006F3923" w:rsidP="006F3923">
      <w:pPr>
        <w:jc w:val="both"/>
        <w:rPr>
          <w:rFonts w:cs="Arial"/>
          <w:b/>
          <w:sz w:val="20"/>
          <w:szCs w:val="20"/>
          <w:lang w:val="nl-BE"/>
        </w:rPr>
      </w:pPr>
    </w:p>
    <w:p w14:paraId="61646658" w14:textId="77777777" w:rsidR="006F3923" w:rsidRPr="00585781" w:rsidRDefault="006F3923" w:rsidP="006F3923">
      <w:pPr>
        <w:jc w:val="both"/>
        <w:rPr>
          <w:rFonts w:cs="Arial"/>
          <w:b/>
          <w:sz w:val="20"/>
          <w:szCs w:val="20"/>
          <w:lang w:val="nl-BE"/>
        </w:rPr>
      </w:pPr>
    </w:p>
    <w:p w14:paraId="63B71ED9" w14:textId="77777777" w:rsidR="006F3923" w:rsidRPr="00585781" w:rsidRDefault="009565A6" w:rsidP="006F3923">
      <w:pPr>
        <w:jc w:val="both"/>
        <w:rPr>
          <w:rFonts w:cs="Arial"/>
          <w:b/>
          <w:sz w:val="20"/>
          <w:szCs w:val="20"/>
          <w:lang w:val="nl-BE"/>
        </w:rPr>
      </w:pPr>
      <w:r w:rsidRPr="00585781">
        <w:rPr>
          <w:rFonts w:cs="Arial"/>
          <w:b/>
          <w:sz w:val="20"/>
          <w:szCs w:val="20"/>
          <w:lang w:val="nl-BE"/>
        </w:rPr>
        <w:t xml:space="preserve"> </w:t>
      </w:r>
    </w:p>
    <w:p w14:paraId="032765B8" w14:textId="77777777" w:rsidR="006F3923" w:rsidRPr="00585781" w:rsidRDefault="006F3923" w:rsidP="006F3923">
      <w:pPr>
        <w:jc w:val="both"/>
        <w:rPr>
          <w:rFonts w:cs="Arial"/>
          <w:b/>
          <w:sz w:val="20"/>
          <w:szCs w:val="20"/>
          <w:lang w:val="nl-BE"/>
        </w:rPr>
      </w:pPr>
    </w:p>
    <w:p w14:paraId="1975F320" w14:textId="77777777" w:rsidR="006F3923" w:rsidRPr="00585781" w:rsidRDefault="006F3923" w:rsidP="006F3923">
      <w:pPr>
        <w:jc w:val="both"/>
        <w:rPr>
          <w:rFonts w:cs="Arial"/>
          <w:b/>
          <w:sz w:val="20"/>
          <w:szCs w:val="20"/>
          <w:lang w:val="nl-BE"/>
        </w:rPr>
      </w:pPr>
    </w:p>
    <w:p w14:paraId="5CFCDDB4" w14:textId="77777777" w:rsidR="006F3923" w:rsidRPr="00585781" w:rsidRDefault="006F3923" w:rsidP="006F3923">
      <w:pPr>
        <w:jc w:val="both"/>
        <w:rPr>
          <w:rFonts w:cs="Arial"/>
          <w:b/>
          <w:sz w:val="20"/>
          <w:szCs w:val="20"/>
          <w:lang w:val="nl-BE"/>
        </w:rPr>
      </w:pPr>
    </w:p>
    <w:p w14:paraId="6BD23361" w14:textId="77777777" w:rsidR="006F3923" w:rsidRPr="00585781" w:rsidRDefault="006F3923" w:rsidP="006F3923">
      <w:pPr>
        <w:jc w:val="both"/>
        <w:rPr>
          <w:rFonts w:cs="Arial"/>
          <w:b/>
          <w:sz w:val="20"/>
          <w:szCs w:val="20"/>
          <w:lang w:val="nl-BE"/>
        </w:rPr>
      </w:pPr>
    </w:p>
    <w:p w14:paraId="7A0A0D24" w14:textId="77777777" w:rsidR="006F3923" w:rsidRPr="00585781" w:rsidRDefault="006F3923" w:rsidP="006F3923">
      <w:pPr>
        <w:jc w:val="both"/>
        <w:rPr>
          <w:rFonts w:cs="Arial"/>
          <w:b/>
          <w:sz w:val="20"/>
          <w:szCs w:val="20"/>
          <w:lang w:val="nl-BE"/>
        </w:rPr>
      </w:pPr>
    </w:p>
    <w:p w14:paraId="6EA7167C" w14:textId="77777777" w:rsidR="006F3923" w:rsidRPr="00585781" w:rsidRDefault="006F3923" w:rsidP="006F3923">
      <w:pPr>
        <w:jc w:val="both"/>
        <w:rPr>
          <w:rFonts w:cs="Arial"/>
          <w:b/>
          <w:sz w:val="20"/>
          <w:szCs w:val="20"/>
          <w:lang w:val="nl-BE"/>
        </w:rPr>
      </w:pPr>
    </w:p>
    <w:p w14:paraId="1B168F5B" w14:textId="77777777" w:rsidR="006F3923" w:rsidRPr="00585781" w:rsidRDefault="006F3923" w:rsidP="006F3923">
      <w:pPr>
        <w:jc w:val="both"/>
        <w:rPr>
          <w:rFonts w:cs="Arial"/>
          <w:b/>
          <w:sz w:val="20"/>
          <w:szCs w:val="20"/>
          <w:lang w:val="nl-BE"/>
        </w:rPr>
      </w:pPr>
    </w:p>
    <w:p w14:paraId="4B8656B9" w14:textId="77777777" w:rsidR="006F3923" w:rsidRPr="00585781" w:rsidRDefault="006F3923" w:rsidP="006F3923">
      <w:pPr>
        <w:jc w:val="both"/>
        <w:rPr>
          <w:rFonts w:cs="Arial"/>
          <w:b/>
          <w:sz w:val="20"/>
          <w:szCs w:val="20"/>
          <w:lang w:val="nl-BE"/>
        </w:rPr>
      </w:pPr>
    </w:p>
    <w:p w14:paraId="7BB9C7AD" w14:textId="77777777" w:rsidR="006F3923" w:rsidRPr="00585781" w:rsidRDefault="006F3923" w:rsidP="006F3923">
      <w:pPr>
        <w:jc w:val="both"/>
        <w:rPr>
          <w:rFonts w:cs="Arial"/>
          <w:b/>
          <w:sz w:val="20"/>
          <w:szCs w:val="20"/>
          <w:lang w:val="nl-BE"/>
        </w:rPr>
      </w:pPr>
    </w:p>
    <w:p w14:paraId="212E3B33" w14:textId="77777777" w:rsidR="006F3923" w:rsidRPr="00585781" w:rsidRDefault="006F3923" w:rsidP="006F3923">
      <w:pPr>
        <w:jc w:val="both"/>
        <w:rPr>
          <w:rFonts w:cs="Arial"/>
          <w:b/>
          <w:sz w:val="20"/>
          <w:szCs w:val="20"/>
          <w:lang w:val="nl-BE"/>
        </w:rPr>
      </w:pPr>
    </w:p>
    <w:p w14:paraId="05A1D70B" w14:textId="77777777" w:rsidR="006F3923" w:rsidRPr="00585781" w:rsidRDefault="006F3923" w:rsidP="006F3923">
      <w:pPr>
        <w:jc w:val="both"/>
        <w:rPr>
          <w:rFonts w:cs="Arial"/>
          <w:b/>
          <w:sz w:val="20"/>
          <w:szCs w:val="20"/>
          <w:lang w:val="nl-BE"/>
        </w:rPr>
      </w:pPr>
    </w:p>
    <w:p w14:paraId="2CC3675C" w14:textId="77777777" w:rsidR="006F3923" w:rsidRPr="00585781" w:rsidRDefault="006F3923" w:rsidP="006F3923">
      <w:pPr>
        <w:jc w:val="both"/>
        <w:rPr>
          <w:rFonts w:cs="Arial"/>
          <w:b/>
          <w:sz w:val="20"/>
          <w:szCs w:val="20"/>
          <w:lang w:val="nl-BE"/>
        </w:rPr>
      </w:pPr>
    </w:p>
    <w:p w14:paraId="5F610E42" w14:textId="77777777" w:rsidR="006F3923" w:rsidRPr="00585781" w:rsidRDefault="006F3923" w:rsidP="006F3923">
      <w:pPr>
        <w:jc w:val="both"/>
        <w:rPr>
          <w:rFonts w:cs="Arial"/>
          <w:b/>
          <w:sz w:val="20"/>
          <w:szCs w:val="20"/>
          <w:lang w:val="nl-BE"/>
        </w:rPr>
      </w:pPr>
    </w:p>
    <w:p w14:paraId="296CF203" w14:textId="77777777" w:rsidR="006F3923" w:rsidRPr="00585781" w:rsidRDefault="006F3923" w:rsidP="006F3923">
      <w:pPr>
        <w:jc w:val="both"/>
        <w:rPr>
          <w:rFonts w:cs="Arial"/>
          <w:b/>
          <w:sz w:val="20"/>
          <w:szCs w:val="20"/>
          <w:lang w:val="nl-BE"/>
        </w:rPr>
      </w:pPr>
    </w:p>
    <w:p w14:paraId="538D367A" w14:textId="77777777" w:rsidR="006F3923" w:rsidRPr="00585781" w:rsidRDefault="006F3923" w:rsidP="006F3923">
      <w:pPr>
        <w:jc w:val="both"/>
        <w:rPr>
          <w:rFonts w:cs="Arial"/>
          <w:b/>
          <w:sz w:val="20"/>
          <w:szCs w:val="20"/>
          <w:lang w:val="nl-BE"/>
        </w:rPr>
      </w:pPr>
    </w:p>
    <w:p w14:paraId="6B6FDAE8" w14:textId="77777777" w:rsidR="006F3923" w:rsidRPr="00585781" w:rsidRDefault="006F3923" w:rsidP="006F3923">
      <w:pPr>
        <w:jc w:val="both"/>
        <w:rPr>
          <w:rFonts w:cs="Arial"/>
          <w:b/>
          <w:sz w:val="20"/>
          <w:szCs w:val="20"/>
          <w:lang w:val="nl-BE"/>
        </w:rPr>
      </w:pPr>
    </w:p>
    <w:p w14:paraId="3D2DE866" w14:textId="77777777" w:rsidR="006F3923" w:rsidRPr="00585781" w:rsidRDefault="006F3923" w:rsidP="006F3923">
      <w:pPr>
        <w:jc w:val="both"/>
        <w:rPr>
          <w:rFonts w:cs="Arial"/>
          <w:b/>
          <w:sz w:val="20"/>
          <w:szCs w:val="20"/>
          <w:lang w:val="nl-BE"/>
        </w:rPr>
      </w:pPr>
    </w:p>
    <w:p w14:paraId="25395D1C" w14:textId="77777777" w:rsidR="006F3923" w:rsidRPr="00585781" w:rsidRDefault="006F3923" w:rsidP="006F3923">
      <w:pPr>
        <w:jc w:val="both"/>
        <w:rPr>
          <w:rFonts w:cs="Arial"/>
          <w:b/>
          <w:sz w:val="20"/>
          <w:szCs w:val="20"/>
          <w:lang w:val="nl-BE"/>
        </w:rPr>
      </w:pPr>
    </w:p>
    <w:p w14:paraId="24B5BCA9" w14:textId="77777777" w:rsidR="006F3923" w:rsidRPr="00585781" w:rsidRDefault="006F3923" w:rsidP="006F3923">
      <w:pPr>
        <w:jc w:val="both"/>
        <w:rPr>
          <w:rFonts w:cs="Arial"/>
          <w:b/>
          <w:sz w:val="20"/>
          <w:szCs w:val="20"/>
          <w:lang w:val="nl-BE"/>
        </w:rPr>
      </w:pPr>
    </w:p>
    <w:p w14:paraId="6B136FCA" w14:textId="77777777" w:rsidR="006F3923" w:rsidRPr="00585781" w:rsidRDefault="006F3923" w:rsidP="006F3923">
      <w:pPr>
        <w:jc w:val="both"/>
        <w:rPr>
          <w:rFonts w:cs="Arial"/>
          <w:b/>
          <w:sz w:val="20"/>
          <w:szCs w:val="20"/>
          <w:lang w:val="nl-BE"/>
        </w:rPr>
      </w:pPr>
    </w:p>
    <w:p w14:paraId="63B494C3" w14:textId="77777777" w:rsidR="006F3923" w:rsidRPr="00585781" w:rsidRDefault="006F3923" w:rsidP="006F3923">
      <w:pPr>
        <w:jc w:val="both"/>
        <w:rPr>
          <w:rFonts w:cs="Arial"/>
          <w:b/>
          <w:sz w:val="20"/>
          <w:szCs w:val="20"/>
          <w:lang w:val="nl-BE"/>
        </w:rPr>
      </w:pPr>
    </w:p>
    <w:p w14:paraId="21BBEAC3" w14:textId="77777777" w:rsidR="006F3923" w:rsidRPr="00585781" w:rsidRDefault="006F3923" w:rsidP="006F3923">
      <w:pPr>
        <w:jc w:val="both"/>
        <w:rPr>
          <w:rFonts w:cs="Arial"/>
          <w:b/>
          <w:sz w:val="20"/>
          <w:szCs w:val="20"/>
          <w:lang w:val="nl-BE"/>
        </w:rPr>
      </w:pPr>
    </w:p>
    <w:p w14:paraId="412A0039" w14:textId="77777777" w:rsidR="00613BA4" w:rsidRPr="00585781" w:rsidRDefault="00613BA4" w:rsidP="006F3923">
      <w:pPr>
        <w:jc w:val="both"/>
        <w:rPr>
          <w:rFonts w:cs="Arial"/>
          <w:b/>
          <w:sz w:val="20"/>
          <w:szCs w:val="20"/>
          <w:lang w:val="nl-BE"/>
        </w:rPr>
      </w:pPr>
    </w:p>
    <w:p w14:paraId="03576C31" w14:textId="77777777" w:rsidR="00613BA4" w:rsidRPr="00585781" w:rsidRDefault="00613BA4" w:rsidP="006F3923">
      <w:pPr>
        <w:jc w:val="both"/>
        <w:rPr>
          <w:rFonts w:cs="Arial"/>
          <w:b/>
          <w:sz w:val="20"/>
          <w:szCs w:val="20"/>
          <w:lang w:val="nl-BE"/>
        </w:rPr>
      </w:pPr>
    </w:p>
    <w:p w14:paraId="4BDE5357" w14:textId="77777777" w:rsidR="00613BA4" w:rsidRPr="00585781" w:rsidRDefault="00613BA4" w:rsidP="006F3923">
      <w:pPr>
        <w:jc w:val="both"/>
        <w:rPr>
          <w:rFonts w:cs="Arial"/>
          <w:b/>
          <w:sz w:val="20"/>
          <w:szCs w:val="20"/>
          <w:lang w:val="nl-BE"/>
        </w:rPr>
      </w:pPr>
    </w:p>
    <w:p w14:paraId="2B300BA5" w14:textId="77777777" w:rsidR="00613BA4" w:rsidRPr="00585781" w:rsidRDefault="00613BA4" w:rsidP="006F3923">
      <w:pPr>
        <w:jc w:val="both"/>
        <w:rPr>
          <w:rFonts w:cs="Arial"/>
          <w:b/>
          <w:sz w:val="20"/>
          <w:szCs w:val="20"/>
          <w:lang w:val="nl-BE"/>
        </w:rPr>
      </w:pPr>
    </w:p>
    <w:p w14:paraId="6D3B8704" w14:textId="77777777" w:rsidR="00613BA4" w:rsidRPr="00585781" w:rsidRDefault="00613BA4" w:rsidP="006F3923">
      <w:pPr>
        <w:jc w:val="both"/>
        <w:rPr>
          <w:rFonts w:cs="Arial"/>
          <w:b/>
          <w:sz w:val="20"/>
          <w:szCs w:val="20"/>
          <w:lang w:val="nl-BE"/>
        </w:rPr>
      </w:pPr>
    </w:p>
    <w:p w14:paraId="1FB788A2" w14:textId="77777777" w:rsidR="00BE079E" w:rsidRPr="00585781" w:rsidRDefault="00613BA4" w:rsidP="006F3923">
      <w:pPr>
        <w:jc w:val="both"/>
        <w:rPr>
          <w:rFonts w:cs="Arial"/>
          <w:b/>
          <w:sz w:val="20"/>
          <w:szCs w:val="20"/>
          <w:lang w:val="nl-BE"/>
        </w:rPr>
      </w:pPr>
      <w:r w:rsidRPr="00585781">
        <w:rPr>
          <w:rFonts w:cs="Arial"/>
          <w:b/>
          <w:sz w:val="20"/>
          <w:szCs w:val="20"/>
          <w:lang w:val="nl-BE"/>
        </w:rPr>
        <w:t xml:space="preserve">                                                                                        </w:t>
      </w:r>
    </w:p>
    <w:p w14:paraId="5F018325" w14:textId="77777777" w:rsidR="00BE079E" w:rsidRPr="00585781" w:rsidRDefault="00BE079E" w:rsidP="006F3923">
      <w:pPr>
        <w:jc w:val="both"/>
        <w:rPr>
          <w:rFonts w:cs="Arial"/>
          <w:b/>
          <w:sz w:val="20"/>
          <w:szCs w:val="20"/>
          <w:lang w:val="nl-BE"/>
        </w:rPr>
      </w:pPr>
    </w:p>
    <w:p w14:paraId="5811098B" w14:textId="77777777" w:rsidR="00C72F1F" w:rsidRPr="00585781" w:rsidRDefault="00BE079E" w:rsidP="006F3923">
      <w:pPr>
        <w:jc w:val="both"/>
        <w:rPr>
          <w:rFonts w:cs="Arial"/>
          <w:b/>
          <w:sz w:val="20"/>
          <w:szCs w:val="20"/>
          <w:lang w:val="nl-BE"/>
        </w:rPr>
      </w:pPr>
      <w:r w:rsidRPr="00585781">
        <w:rPr>
          <w:rFonts w:cs="Arial"/>
          <w:b/>
          <w:sz w:val="20"/>
          <w:szCs w:val="20"/>
          <w:lang w:val="nl-BE"/>
        </w:rPr>
        <w:t xml:space="preserve">                                                                                        </w:t>
      </w:r>
    </w:p>
    <w:p w14:paraId="20A7F0F1" w14:textId="77777777" w:rsidR="006F3923" w:rsidRPr="00585781" w:rsidRDefault="00571C8B" w:rsidP="006F3923">
      <w:pPr>
        <w:jc w:val="both"/>
        <w:rPr>
          <w:rFonts w:cs="Arial"/>
          <w:b/>
          <w:sz w:val="20"/>
          <w:szCs w:val="20"/>
          <w:lang w:val="nl-BE"/>
        </w:rPr>
      </w:pPr>
      <w:r w:rsidRPr="00585781">
        <w:rPr>
          <w:rFonts w:cs="Arial"/>
          <w:b/>
          <w:sz w:val="20"/>
          <w:szCs w:val="20"/>
          <w:lang w:val="nl-BE"/>
        </w:rPr>
        <w:t xml:space="preserve">                                                                                    </w:t>
      </w:r>
      <w:r w:rsidR="003B694F" w:rsidRPr="00585781">
        <w:rPr>
          <w:rFonts w:cs="Arial"/>
          <w:b/>
          <w:sz w:val="20"/>
          <w:szCs w:val="20"/>
          <w:lang w:val="nl-BE"/>
        </w:rPr>
        <w:t xml:space="preserve">  </w:t>
      </w:r>
      <w:r w:rsidR="006F3923" w:rsidRPr="00585781">
        <w:rPr>
          <w:rFonts w:cs="Arial"/>
          <w:b/>
          <w:i/>
          <w:sz w:val="20"/>
          <w:szCs w:val="20"/>
          <w:lang w:val="nl-BE"/>
        </w:rPr>
        <w:t>The struggle for life</w:t>
      </w:r>
    </w:p>
    <w:p w14:paraId="65D3000D" w14:textId="77777777" w:rsidR="006F3923" w:rsidRDefault="006F3923" w:rsidP="006F3923">
      <w:pPr>
        <w:jc w:val="right"/>
        <w:rPr>
          <w:rFonts w:cs="Arial"/>
          <w:sz w:val="20"/>
          <w:szCs w:val="20"/>
          <w:lang w:val="nl-BE"/>
        </w:rPr>
      </w:pPr>
      <w:r w:rsidRPr="00585781">
        <w:rPr>
          <w:rFonts w:cs="Arial"/>
          <w:sz w:val="20"/>
          <w:szCs w:val="20"/>
          <w:lang w:val="nl-BE"/>
        </w:rPr>
        <w:t xml:space="preserve">                                                   </w:t>
      </w:r>
      <w:r w:rsidR="00571C8B" w:rsidRPr="00585781">
        <w:rPr>
          <w:rFonts w:cs="Arial"/>
          <w:sz w:val="20"/>
          <w:szCs w:val="20"/>
          <w:lang w:val="nl-BE"/>
        </w:rPr>
        <w:t xml:space="preserve">         </w:t>
      </w:r>
      <w:r w:rsidR="00E361B8" w:rsidRPr="00585781">
        <w:rPr>
          <w:rFonts w:cs="Arial"/>
          <w:sz w:val="20"/>
          <w:szCs w:val="20"/>
          <w:lang w:val="nl-BE"/>
        </w:rPr>
        <w:t xml:space="preserve"> </w:t>
      </w:r>
      <w:r w:rsidR="008818E2">
        <w:rPr>
          <w:rFonts w:cs="Arial"/>
          <w:sz w:val="20"/>
          <w:szCs w:val="20"/>
          <w:lang w:val="nl-BE"/>
        </w:rPr>
        <w:t>De strijd om ‘t bestaan</w:t>
      </w:r>
    </w:p>
    <w:p w14:paraId="6AB5DCE5" w14:textId="77777777" w:rsidR="006F3923" w:rsidRDefault="006F3923" w:rsidP="006F3923">
      <w:pPr>
        <w:tabs>
          <w:tab w:val="left" w:pos="708"/>
          <w:tab w:val="left" w:pos="1416"/>
          <w:tab w:val="left" w:pos="2124"/>
          <w:tab w:val="left" w:pos="2832"/>
          <w:tab w:val="left" w:pos="5895"/>
        </w:tabs>
        <w:jc w:val="both"/>
        <w:rPr>
          <w:rFonts w:cs="Arial"/>
          <w:sz w:val="20"/>
          <w:szCs w:val="20"/>
          <w:lang w:val="nl-BE"/>
        </w:rPr>
      </w:pPr>
      <w:r>
        <w:rPr>
          <w:rFonts w:cs="Arial"/>
          <w:sz w:val="20"/>
          <w:szCs w:val="20"/>
          <w:lang w:val="nl-BE"/>
        </w:rPr>
        <w:t xml:space="preserve">  </w:t>
      </w:r>
      <w:r>
        <w:rPr>
          <w:rFonts w:cs="Arial"/>
          <w:sz w:val="16"/>
          <w:szCs w:val="16"/>
          <w:lang w:val="nl-BE"/>
        </w:rPr>
        <w:t xml:space="preserve">            </w:t>
      </w:r>
      <w:r>
        <w:rPr>
          <w:rFonts w:cs="Arial"/>
          <w:sz w:val="16"/>
          <w:szCs w:val="16"/>
          <w:lang w:val="nl-BE"/>
        </w:rPr>
        <w:tab/>
      </w:r>
      <w:r w:rsidR="00CD426F">
        <w:rPr>
          <w:rFonts w:cs="Arial"/>
          <w:sz w:val="16"/>
          <w:szCs w:val="16"/>
          <w:lang w:val="nl-BE"/>
        </w:rPr>
        <w:t xml:space="preserve">                                                                                                                        </w:t>
      </w:r>
      <w:r>
        <w:rPr>
          <w:rFonts w:cs="Arial"/>
          <w:sz w:val="16"/>
          <w:szCs w:val="16"/>
          <w:lang w:val="nl-BE"/>
        </w:rPr>
        <w:t>(Darwin)</w:t>
      </w:r>
    </w:p>
    <w:p w14:paraId="5DE825CA" w14:textId="77777777" w:rsidR="00D97090" w:rsidRDefault="00D97090" w:rsidP="006F3923">
      <w:pPr>
        <w:rPr>
          <w:rFonts w:cs="Arial"/>
          <w:sz w:val="16"/>
          <w:szCs w:val="16"/>
          <w:lang w:val="nl-BE"/>
        </w:rPr>
      </w:pPr>
    </w:p>
    <w:p w14:paraId="2DFEA61A" w14:textId="77777777" w:rsidR="00041298" w:rsidRDefault="00041298" w:rsidP="00D97090">
      <w:pPr>
        <w:rPr>
          <w:rFonts w:cs="Arial"/>
          <w:sz w:val="16"/>
          <w:szCs w:val="16"/>
          <w:lang w:val="nl-BE"/>
        </w:rPr>
      </w:pPr>
    </w:p>
    <w:p w14:paraId="1D37069E" w14:textId="77777777" w:rsidR="00D97090" w:rsidRDefault="00041298" w:rsidP="00D97090">
      <w:pPr>
        <w:rPr>
          <w:rFonts w:cs="Arial"/>
          <w:sz w:val="16"/>
          <w:szCs w:val="16"/>
          <w:lang w:val="nl-BE"/>
        </w:rPr>
      </w:pPr>
      <w:r>
        <w:rPr>
          <w:rFonts w:cs="Arial"/>
          <w:sz w:val="16"/>
          <w:szCs w:val="16"/>
          <w:lang w:val="nl-BE"/>
        </w:rPr>
        <w:lastRenderedPageBreak/>
        <w:t xml:space="preserve">   </w:t>
      </w:r>
      <w:r w:rsidR="006F3923">
        <w:rPr>
          <w:rFonts w:cs="Arial"/>
          <w:b/>
          <w:sz w:val="20"/>
          <w:szCs w:val="20"/>
          <w:lang w:val="nl-BE"/>
        </w:rPr>
        <w:t xml:space="preserve">Dit is het epos van de kleine Indiaanse held Pickle Pigmy. </w:t>
      </w:r>
      <w:r w:rsidR="006F3923">
        <w:rPr>
          <w:rFonts w:cs="Arial"/>
          <w:sz w:val="20"/>
          <w:szCs w:val="20"/>
          <w:lang w:val="nl-BE"/>
        </w:rPr>
        <w:t>(= pion b5)</w:t>
      </w:r>
      <w:r w:rsidR="006F3923">
        <w:rPr>
          <w:rFonts w:cs="Arial"/>
          <w:b/>
          <w:sz w:val="20"/>
          <w:szCs w:val="20"/>
          <w:lang w:val="nl-BE"/>
        </w:rPr>
        <w:t xml:space="preserve"> </w:t>
      </w:r>
    </w:p>
    <w:p w14:paraId="6305A6B3" w14:textId="77777777" w:rsidR="008A5510" w:rsidRDefault="008A5510" w:rsidP="00D97090">
      <w:pPr>
        <w:rPr>
          <w:rFonts w:cs="Arial"/>
          <w:sz w:val="16"/>
          <w:szCs w:val="16"/>
          <w:lang w:val="nl-BE"/>
        </w:rPr>
      </w:pPr>
    </w:p>
    <w:p w14:paraId="6AD90FEB" w14:textId="77777777" w:rsidR="006F3923" w:rsidRPr="00D97090" w:rsidRDefault="008A5510" w:rsidP="00D97090">
      <w:pPr>
        <w:rPr>
          <w:rFonts w:cs="Arial"/>
          <w:sz w:val="16"/>
          <w:szCs w:val="16"/>
          <w:lang w:val="nl-BE"/>
        </w:rPr>
      </w:pPr>
      <w:r>
        <w:rPr>
          <w:rFonts w:cs="Arial"/>
          <w:sz w:val="16"/>
          <w:szCs w:val="16"/>
          <w:lang w:val="nl-BE"/>
        </w:rPr>
        <w:t xml:space="preserve">   </w:t>
      </w:r>
      <w:r w:rsidR="006F3923">
        <w:rPr>
          <w:rFonts w:cs="Arial"/>
          <w:sz w:val="20"/>
          <w:szCs w:val="20"/>
          <w:lang w:val="nl-BE"/>
        </w:rPr>
        <w:t xml:space="preserve">En aanschouw, beste schaakvrienden, hoe snugger hij, in de strijd om de jachtvelden van de stam tegen blanke inwijkelingen te verdedigen, de aan-voerder der bleekgezichten tot overgave dwong. </w:t>
      </w:r>
    </w:p>
    <w:p w14:paraId="2444A3FB" w14:textId="77777777" w:rsidR="00D97090" w:rsidRDefault="00D97090" w:rsidP="006F3923">
      <w:pPr>
        <w:jc w:val="both"/>
        <w:rPr>
          <w:rFonts w:cs="Arial"/>
          <w:sz w:val="20"/>
          <w:szCs w:val="20"/>
          <w:lang w:val="nl-BE"/>
        </w:rPr>
      </w:pPr>
    </w:p>
    <w:p w14:paraId="7853A687" w14:textId="77777777" w:rsidR="006F3923" w:rsidRDefault="00D97090" w:rsidP="006F3923">
      <w:pPr>
        <w:jc w:val="both"/>
        <w:rPr>
          <w:rFonts w:cs="Arial"/>
          <w:sz w:val="20"/>
          <w:szCs w:val="20"/>
          <w:lang w:val="nl-BE"/>
        </w:rPr>
      </w:pPr>
      <w:r>
        <w:rPr>
          <w:rFonts w:cs="Arial"/>
          <w:sz w:val="20"/>
          <w:szCs w:val="20"/>
          <w:lang w:val="nl-BE"/>
        </w:rPr>
        <w:t xml:space="preserve">   </w:t>
      </w:r>
      <w:r w:rsidR="006F3923">
        <w:rPr>
          <w:rFonts w:cs="Arial"/>
          <w:sz w:val="20"/>
          <w:szCs w:val="20"/>
          <w:lang w:val="nl-BE"/>
        </w:rPr>
        <w:t xml:space="preserve">Tussen de in cirkels opgestelde huifkarren keken de verbijsterde kolonis-ten met lede ogen toe, hoe Pickle Pigmy de snode indringer opjoeg, terwijl woeste roodhuiden op hun appaloosa’s hem achterna slopen. Na een effi-ciënt gecoördineerde rondtrekkende charge van deze lichte </w:t>
      </w:r>
      <w:r w:rsidR="00B57A7E">
        <w:rPr>
          <w:rFonts w:cs="Arial"/>
          <w:sz w:val="20"/>
          <w:szCs w:val="20"/>
          <w:lang w:val="nl-BE"/>
        </w:rPr>
        <w:t xml:space="preserve">cavalerie gaf de ongewenste vreemdeling </w:t>
      </w:r>
      <w:r w:rsidR="006F3923">
        <w:rPr>
          <w:rFonts w:cs="Arial"/>
          <w:sz w:val="20"/>
          <w:szCs w:val="20"/>
          <w:lang w:val="nl-BE"/>
        </w:rPr>
        <w:t>zich tenslotte over. Hij w</w:t>
      </w:r>
      <w:r w:rsidR="00B57A7E">
        <w:rPr>
          <w:rFonts w:cs="Arial"/>
          <w:sz w:val="20"/>
          <w:szCs w:val="20"/>
          <w:lang w:val="nl-BE"/>
        </w:rPr>
        <w:t>erd tot staan gebracht door het</w:t>
      </w:r>
      <w:r w:rsidR="006F3923">
        <w:rPr>
          <w:rFonts w:cs="Arial"/>
          <w:sz w:val="20"/>
          <w:szCs w:val="20"/>
          <w:lang w:val="nl-BE"/>
        </w:rPr>
        <w:t xml:space="preserve">zelfde dappere indiaantje, die hem veld c3 ontnam;  </w:t>
      </w:r>
    </w:p>
    <w:p w14:paraId="3C287AC9" w14:textId="77777777" w:rsidR="006F3923" w:rsidRDefault="006F3923" w:rsidP="006F3923">
      <w:pPr>
        <w:jc w:val="both"/>
        <w:rPr>
          <w:rFonts w:cs="Arial"/>
          <w:sz w:val="20"/>
          <w:szCs w:val="20"/>
          <w:lang w:val="nl-BE"/>
        </w:rPr>
      </w:pPr>
    </w:p>
    <w:p w14:paraId="77FB40AA" w14:textId="77777777" w:rsidR="006F3923" w:rsidRDefault="006F3923" w:rsidP="006F3923">
      <w:pPr>
        <w:jc w:val="both"/>
        <w:rPr>
          <w:rFonts w:cs="Arial"/>
          <w:b/>
          <w:sz w:val="20"/>
          <w:szCs w:val="20"/>
          <w:lang w:val="nl-BE"/>
        </w:rPr>
      </w:pPr>
      <w:r>
        <w:rPr>
          <w:rFonts w:cs="Arial"/>
          <w:sz w:val="20"/>
          <w:szCs w:val="20"/>
          <w:lang w:val="nl-BE"/>
        </w:rPr>
        <w:t xml:space="preserve">   Pickle Pigmy stak een witte arendspluim tussen zijn gitzwarte vlechten en sprak: “Ugh!” </w:t>
      </w:r>
    </w:p>
    <w:p w14:paraId="7CECBD2E" w14:textId="77777777" w:rsidR="006F3923" w:rsidRDefault="006F3923" w:rsidP="006F3923">
      <w:pPr>
        <w:jc w:val="both"/>
        <w:rPr>
          <w:rFonts w:cs="Arial"/>
          <w:sz w:val="20"/>
          <w:szCs w:val="20"/>
          <w:lang w:val="nl-BE"/>
        </w:rPr>
      </w:pPr>
    </w:p>
    <w:p w14:paraId="21227EA1" w14:textId="77777777" w:rsidR="006F3923" w:rsidRDefault="006F3923" w:rsidP="006F3923">
      <w:pPr>
        <w:jc w:val="both"/>
        <w:rPr>
          <w:rFonts w:cs="Arial"/>
          <w:sz w:val="20"/>
          <w:szCs w:val="20"/>
          <w:lang w:val="nl-BE"/>
        </w:rPr>
      </w:pPr>
      <w:r>
        <w:rPr>
          <w:rFonts w:cs="Arial"/>
          <w:sz w:val="20"/>
          <w:szCs w:val="20"/>
          <w:lang w:val="nl-BE"/>
        </w:rPr>
        <w:t xml:space="preserve">   </w:t>
      </w:r>
    </w:p>
    <w:p w14:paraId="4360B623" w14:textId="77777777" w:rsidR="006F3923" w:rsidRDefault="006F3923" w:rsidP="006F3923">
      <w:pPr>
        <w:tabs>
          <w:tab w:val="left" w:pos="390"/>
          <w:tab w:val="center" w:pos="3402"/>
        </w:tabs>
        <w:rPr>
          <w:lang w:val="nl-BE"/>
        </w:rPr>
      </w:pPr>
      <w:r>
        <w:rPr>
          <w:lang w:val="nl-BE"/>
        </w:rPr>
        <w:tab/>
      </w:r>
      <w:r>
        <w:rPr>
          <w:lang w:val="nl-BE"/>
        </w:rPr>
        <w:tab/>
      </w:r>
      <w:r>
        <w:object w:dxaOrig="4579" w:dyaOrig="4586" w14:anchorId="5AF2386C">
          <v:shape id="_x0000_i1319" type="#_x0000_t75" style="width:231.5pt;height:234.85pt" o:ole="">
            <v:imagedata r:id="rId615" o:title=""/>
          </v:shape>
          <o:OLEObject Type="Embed" ProgID="CorelDRAW.Graphic.12" ShapeID="_x0000_i1319" DrawAspect="Content" ObjectID="_1587467663" r:id="rId616"/>
        </w:object>
      </w:r>
      <w:r>
        <w:rPr>
          <w:lang w:val="nl-BE"/>
        </w:rPr>
        <w:t xml:space="preserve"> </w:t>
      </w:r>
    </w:p>
    <w:p w14:paraId="703839C6" w14:textId="77777777" w:rsidR="006F3923" w:rsidRDefault="006F3923" w:rsidP="006F3923">
      <w:pPr>
        <w:jc w:val="both"/>
        <w:rPr>
          <w:rFonts w:cs="Arial"/>
          <w:b/>
          <w:bCs/>
          <w:sz w:val="20"/>
          <w:szCs w:val="20"/>
          <w:lang w:val="nl-BE"/>
        </w:rPr>
      </w:pPr>
      <w:r>
        <w:rPr>
          <w:rFonts w:cs="Arial"/>
          <w:sz w:val="20"/>
          <w:szCs w:val="20"/>
          <w:lang w:val="nl-BE"/>
        </w:rPr>
        <w:t xml:space="preserve">                 </w:t>
      </w:r>
    </w:p>
    <w:p w14:paraId="380D51B3" w14:textId="77777777" w:rsidR="006F3923" w:rsidRPr="00FB5194" w:rsidRDefault="006F3923" w:rsidP="006F3923">
      <w:pPr>
        <w:jc w:val="both"/>
        <w:rPr>
          <w:rFonts w:cs="Arial"/>
          <w:sz w:val="20"/>
          <w:szCs w:val="20"/>
          <w:lang w:val="nl-BE"/>
        </w:rPr>
      </w:pPr>
      <w:r>
        <w:rPr>
          <w:rFonts w:cs="Arial"/>
          <w:b/>
          <w:bCs/>
          <w:sz w:val="20"/>
          <w:szCs w:val="20"/>
          <w:lang w:val="nl-BE"/>
        </w:rPr>
        <w:t xml:space="preserve">                  </w:t>
      </w:r>
      <w:r w:rsidR="00072FEC">
        <w:rPr>
          <w:rFonts w:cs="Arial"/>
          <w:b/>
          <w:bCs/>
          <w:sz w:val="20"/>
          <w:szCs w:val="20"/>
          <w:lang w:val="nl-BE"/>
        </w:rPr>
        <w:t xml:space="preserve"> </w:t>
      </w:r>
      <w:r>
        <w:rPr>
          <w:rFonts w:cs="Arial"/>
          <w:b/>
          <w:bCs/>
          <w:lang w:val="nl-BE"/>
        </w:rPr>
        <w:t xml:space="preserve">+ </w:t>
      </w:r>
      <w:r>
        <w:rPr>
          <w:rFonts w:cs="Arial"/>
          <w:bCs/>
          <w:sz w:val="20"/>
          <w:szCs w:val="20"/>
          <w:lang w:val="nl-BE"/>
        </w:rPr>
        <w:t xml:space="preserve">Rood aan zet         </w:t>
      </w:r>
      <w:r>
        <w:rPr>
          <w:rFonts w:cs="Arial"/>
          <w:b/>
          <w:bCs/>
          <w:lang w:val="nl-BE"/>
        </w:rPr>
        <w:t xml:space="preserve">                        </w:t>
      </w:r>
      <w:r>
        <w:rPr>
          <w:rFonts w:cs="Arial"/>
          <w:bCs/>
          <w:sz w:val="20"/>
          <w:szCs w:val="20"/>
          <w:lang w:val="nl-BE"/>
        </w:rPr>
        <w:t>1558.82 c3e4</w:t>
      </w:r>
      <w:r>
        <w:rPr>
          <w:rFonts w:cs="Arial"/>
          <w:b/>
          <w:bCs/>
          <w:sz w:val="20"/>
          <w:szCs w:val="20"/>
          <w:lang w:val="nl-BE"/>
        </w:rPr>
        <w:t xml:space="preserve">      </w:t>
      </w:r>
    </w:p>
    <w:p w14:paraId="720401BD" w14:textId="77777777" w:rsidR="00832C50" w:rsidRDefault="00832C50" w:rsidP="006F3923">
      <w:pPr>
        <w:jc w:val="both"/>
        <w:rPr>
          <w:rFonts w:cs="Arial"/>
          <w:bCs/>
          <w:sz w:val="20"/>
          <w:szCs w:val="20"/>
          <w:lang w:val="nl-BE"/>
        </w:rPr>
      </w:pPr>
    </w:p>
    <w:p w14:paraId="1EC394F7" w14:textId="77777777" w:rsidR="00CB553F" w:rsidRDefault="00832C50" w:rsidP="00EA51BC">
      <w:pPr>
        <w:jc w:val="both"/>
        <w:rPr>
          <w:rFonts w:cs="Arial"/>
          <w:bCs/>
          <w:sz w:val="20"/>
          <w:szCs w:val="20"/>
          <w:lang w:val="nl-BE"/>
        </w:rPr>
      </w:pPr>
      <w:r>
        <w:rPr>
          <w:rFonts w:cs="Arial"/>
          <w:bCs/>
          <w:sz w:val="20"/>
          <w:szCs w:val="20"/>
          <w:lang w:val="nl-BE"/>
        </w:rPr>
        <w:t xml:space="preserve"> </w:t>
      </w:r>
      <w:r w:rsidR="00A471DC">
        <w:rPr>
          <w:rFonts w:cs="Arial"/>
          <w:bCs/>
          <w:sz w:val="20"/>
          <w:szCs w:val="20"/>
          <w:lang w:val="nl-BE"/>
        </w:rPr>
        <w:t xml:space="preserve"> </w:t>
      </w:r>
      <w:r w:rsidR="006F3923">
        <w:rPr>
          <w:rFonts w:cs="Arial"/>
          <w:bCs/>
          <w:sz w:val="20"/>
          <w:szCs w:val="20"/>
          <w:lang w:val="nl-BE"/>
        </w:rPr>
        <w:t>Zie hier dan deze historische droom in beeld gebracht:</w:t>
      </w:r>
    </w:p>
    <w:p w14:paraId="50369162" w14:textId="77777777" w:rsidR="006F3923" w:rsidRPr="00EA51BC" w:rsidRDefault="006F3923" w:rsidP="00EA51BC">
      <w:pPr>
        <w:jc w:val="both"/>
        <w:rPr>
          <w:rFonts w:cs="Arial"/>
          <w:bCs/>
          <w:sz w:val="20"/>
          <w:szCs w:val="20"/>
          <w:lang w:val="nl-BE"/>
        </w:rPr>
      </w:pPr>
      <w:r>
        <w:rPr>
          <w:rFonts w:cs="Arial"/>
          <w:b/>
          <w:bCs/>
          <w:sz w:val="20"/>
          <w:szCs w:val="20"/>
          <w:lang w:val="nl-BE"/>
        </w:rPr>
        <w:lastRenderedPageBreak/>
        <w:tab/>
      </w:r>
      <w:r>
        <w:rPr>
          <w:rFonts w:cs="Arial"/>
          <w:b/>
          <w:bCs/>
          <w:sz w:val="20"/>
          <w:szCs w:val="20"/>
          <w:lang w:val="nl-BE"/>
        </w:rPr>
        <w:tab/>
      </w:r>
    </w:p>
    <w:p w14:paraId="58744BA5" w14:textId="77777777" w:rsidR="006F3923" w:rsidRDefault="006F3923" w:rsidP="00C91E8D">
      <w:pPr>
        <w:ind w:left="708"/>
        <w:jc w:val="both"/>
        <w:rPr>
          <w:rFonts w:cs="Arial"/>
          <w:b/>
          <w:bCs/>
          <w:sz w:val="20"/>
          <w:szCs w:val="20"/>
          <w:lang w:val="nl-BE"/>
        </w:rPr>
      </w:pPr>
      <w:r>
        <w:rPr>
          <w:rFonts w:cs="Arial"/>
          <w:b/>
          <w:bCs/>
          <w:sz w:val="20"/>
          <w:szCs w:val="20"/>
          <w:lang w:val="nl-BE"/>
        </w:rPr>
        <w:t>1…</w:t>
      </w:r>
      <w:r>
        <w:rPr>
          <w:rFonts w:cs="Arial"/>
          <w:b/>
          <w:bCs/>
          <w:sz w:val="20"/>
          <w:szCs w:val="20"/>
          <w:lang w:val="nl-BE"/>
        </w:rPr>
        <w:tab/>
      </w:r>
      <w:r>
        <w:rPr>
          <w:rFonts w:cs="Arial"/>
          <w:b/>
          <w:bCs/>
          <w:sz w:val="20"/>
          <w:szCs w:val="20"/>
          <w:lang w:val="nl-BE"/>
        </w:rPr>
        <w:tab/>
        <w:t xml:space="preserve">b4+ </w:t>
      </w:r>
    </w:p>
    <w:p w14:paraId="0086DA21" w14:textId="77777777" w:rsidR="006F3923" w:rsidRDefault="006F3923" w:rsidP="006F3923">
      <w:pPr>
        <w:jc w:val="both"/>
        <w:rPr>
          <w:rFonts w:cs="Arial"/>
          <w:b/>
          <w:bCs/>
          <w:sz w:val="20"/>
          <w:szCs w:val="20"/>
          <w:lang w:val="nl-BE"/>
        </w:rPr>
      </w:pPr>
      <w:r>
        <w:rPr>
          <w:rFonts w:cs="Arial"/>
          <w:b/>
          <w:bCs/>
          <w:sz w:val="20"/>
          <w:szCs w:val="20"/>
          <w:lang w:val="nl-BE"/>
        </w:rPr>
        <w:tab/>
        <w:t>2.Kd2</w:t>
      </w:r>
      <w:r>
        <w:rPr>
          <w:rFonts w:cs="Arial"/>
          <w:b/>
          <w:bCs/>
          <w:sz w:val="20"/>
          <w:szCs w:val="20"/>
          <w:lang w:val="nl-BE"/>
        </w:rPr>
        <w:tab/>
      </w:r>
      <w:r>
        <w:rPr>
          <w:rFonts w:cs="Arial"/>
          <w:b/>
          <w:bCs/>
          <w:sz w:val="20"/>
          <w:szCs w:val="20"/>
          <w:lang w:val="nl-BE"/>
        </w:rPr>
        <w:tab/>
        <w:t xml:space="preserve">Pc4+ </w:t>
      </w:r>
    </w:p>
    <w:p w14:paraId="506AC7A7" w14:textId="77777777" w:rsidR="006F3923" w:rsidRDefault="006F3923" w:rsidP="006F3923">
      <w:pPr>
        <w:jc w:val="both"/>
        <w:rPr>
          <w:rFonts w:cs="Arial"/>
          <w:b/>
          <w:bCs/>
          <w:sz w:val="20"/>
          <w:szCs w:val="20"/>
          <w:lang w:val="nl-BE"/>
        </w:rPr>
      </w:pPr>
      <w:r>
        <w:rPr>
          <w:rFonts w:cs="Arial"/>
          <w:b/>
          <w:bCs/>
          <w:sz w:val="20"/>
          <w:szCs w:val="20"/>
          <w:lang w:val="nl-BE"/>
        </w:rPr>
        <w:tab/>
        <w:t xml:space="preserve">3.Ke2 </w:t>
      </w:r>
      <w:r>
        <w:rPr>
          <w:rFonts w:cs="Arial"/>
          <w:b/>
          <w:bCs/>
          <w:sz w:val="20"/>
          <w:szCs w:val="20"/>
          <w:lang w:val="nl-BE"/>
        </w:rPr>
        <w:tab/>
      </w:r>
      <w:r>
        <w:rPr>
          <w:rFonts w:cs="Arial"/>
          <w:b/>
          <w:bCs/>
          <w:sz w:val="20"/>
          <w:szCs w:val="20"/>
          <w:lang w:val="nl-BE"/>
        </w:rPr>
        <w:tab/>
        <w:t>Pd4+</w:t>
      </w:r>
    </w:p>
    <w:p w14:paraId="2B7A3D31" w14:textId="77777777" w:rsidR="006F3923" w:rsidRDefault="006F3923" w:rsidP="006F3923">
      <w:pPr>
        <w:jc w:val="both"/>
        <w:rPr>
          <w:rFonts w:cs="Arial"/>
          <w:b/>
          <w:bCs/>
          <w:sz w:val="20"/>
          <w:szCs w:val="20"/>
          <w:lang w:val="nl-BE"/>
        </w:rPr>
      </w:pPr>
      <w:r>
        <w:rPr>
          <w:rFonts w:cs="Arial"/>
          <w:b/>
          <w:bCs/>
          <w:sz w:val="20"/>
          <w:szCs w:val="20"/>
          <w:lang w:val="nl-BE"/>
        </w:rPr>
        <w:tab/>
        <w:t>4.Kf1</w:t>
      </w:r>
      <w:r>
        <w:rPr>
          <w:rFonts w:cs="Arial"/>
          <w:b/>
          <w:bCs/>
          <w:sz w:val="20"/>
          <w:szCs w:val="20"/>
          <w:lang w:val="nl-BE"/>
        </w:rPr>
        <w:tab/>
      </w:r>
      <w:r>
        <w:rPr>
          <w:rFonts w:cs="Arial"/>
          <w:b/>
          <w:bCs/>
          <w:sz w:val="20"/>
          <w:szCs w:val="20"/>
          <w:lang w:val="nl-BE"/>
        </w:rPr>
        <w:tab/>
        <w:t xml:space="preserve">Pd2+ </w:t>
      </w:r>
    </w:p>
    <w:p w14:paraId="0B8A58D8" w14:textId="77777777" w:rsidR="006F3923" w:rsidRDefault="006F3923" w:rsidP="006F3923">
      <w:pPr>
        <w:jc w:val="both"/>
        <w:rPr>
          <w:rFonts w:cs="Arial"/>
          <w:bCs/>
          <w:sz w:val="20"/>
          <w:szCs w:val="20"/>
          <w:lang w:val="nl-BE"/>
        </w:rPr>
      </w:pPr>
      <w:r>
        <w:rPr>
          <w:rFonts w:cs="Arial"/>
          <w:b/>
          <w:bCs/>
          <w:sz w:val="20"/>
          <w:szCs w:val="20"/>
          <w:lang w:val="nl-BE"/>
        </w:rPr>
        <w:tab/>
        <w:t xml:space="preserve">5.Kg1 </w:t>
      </w:r>
      <w:r>
        <w:rPr>
          <w:rFonts w:cs="Arial"/>
          <w:b/>
          <w:bCs/>
          <w:sz w:val="20"/>
          <w:szCs w:val="20"/>
          <w:lang w:val="nl-BE"/>
        </w:rPr>
        <w:tab/>
      </w:r>
      <w:r>
        <w:rPr>
          <w:rFonts w:cs="Arial"/>
          <w:b/>
          <w:bCs/>
          <w:sz w:val="20"/>
          <w:szCs w:val="20"/>
          <w:lang w:val="nl-BE"/>
        </w:rPr>
        <w:tab/>
        <w:t xml:space="preserve">Pe2+ </w:t>
      </w:r>
    </w:p>
    <w:p w14:paraId="557F1A5A" w14:textId="77777777" w:rsidR="006F3923" w:rsidRDefault="006F3923" w:rsidP="006F3923">
      <w:pPr>
        <w:jc w:val="both"/>
        <w:rPr>
          <w:rFonts w:cs="Arial"/>
          <w:b/>
          <w:bCs/>
          <w:sz w:val="20"/>
          <w:szCs w:val="20"/>
          <w:lang w:val="nl-BE"/>
        </w:rPr>
      </w:pPr>
      <w:r>
        <w:rPr>
          <w:rFonts w:cs="Arial"/>
          <w:b/>
          <w:bCs/>
          <w:sz w:val="20"/>
          <w:szCs w:val="20"/>
          <w:lang w:val="nl-BE"/>
        </w:rPr>
        <w:tab/>
        <w:t xml:space="preserve">6.Kh2 </w:t>
      </w:r>
      <w:r>
        <w:rPr>
          <w:rFonts w:cs="Arial"/>
          <w:b/>
          <w:bCs/>
          <w:sz w:val="20"/>
          <w:szCs w:val="20"/>
          <w:lang w:val="nl-BE"/>
        </w:rPr>
        <w:tab/>
      </w:r>
      <w:r>
        <w:rPr>
          <w:rFonts w:cs="Arial"/>
          <w:b/>
          <w:bCs/>
          <w:sz w:val="20"/>
          <w:szCs w:val="20"/>
          <w:lang w:val="nl-BE"/>
        </w:rPr>
        <w:tab/>
        <w:t xml:space="preserve">Pf1+ </w:t>
      </w:r>
    </w:p>
    <w:p w14:paraId="0822DE44" w14:textId="77777777" w:rsidR="006F3923" w:rsidRPr="002679F8" w:rsidRDefault="006F3923" w:rsidP="006F3923">
      <w:pPr>
        <w:jc w:val="both"/>
        <w:rPr>
          <w:rFonts w:cs="Arial"/>
          <w:b/>
          <w:bCs/>
          <w:sz w:val="20"/>
          <w:szCs w:val="20"/>
          <w:lang w:val="nl-BE"/>
        </w:rPr>
      </w:pPr>
      <w:r>
        <w:rPr>
          <w:rFonts w:cs="Arial"/>
          <w:b/>
          <w:bCs/>
          <w:sz w:val="20"/>
          <w:szCs w:val="20"/>
          <w:lang w:val="nl-BE"/>
        </w:rPr>
        <w:tab/>
      </w:r>
      <w:r w:rsidRPr="002679F8">
        <w:rPr>
          <w:rFonts w:cs="Arial"/>
          <w:b/>
          <w:bCs/>
          <w:sz w:val="20"/>
          <w:szCs w:val="20"/>
          <w:lang w:val="nl-BE"/>
        </w:rPr>
        <w:t>7.Kh3</w:t>
      </w:r>
      <w:r w:rsidRPr="002679F8">
        <w:rPr>
          <w:rFonts w:cs="Arial"/>
          <w:b/>
          <w:bCs/>
          <w:sz w:val="20"/>
          <w:szCs w:val="20"/>
          <w:lang w:val="nl-BE"/>
        </w:rPr>
        <w:tab/>
      </w:r>
      <w:r w:rsidRPr="002679F8">
        <w:rPr>
          <w:rFonts w:cs="Arial"/>
          <w:b/>
          <w:bCs/>
          <w:sz w:val="20"/>
          <w:szCs w:val="20"/>
          <w:lang w:val="nl-BE"/>
        </w:rPr>
        <w:tab/>
        <w:t xml:space="preserve">Pg1+   </w:t>
      </w:r>
    </w:p>
    <w:p w14:paraId="3CB59BF0" w14:textId="77777777" w:rsidR="006F3923" w:rsidRPr="002679F8" w:rsidRDefault="006F3923" w:rsidP="006F3923">
      <w:pPr>
        <w:jc w:val="both"/>
        <w:rPr>
          <w:rFonts w:cs="Arial"/>
          <w:b/>
          <w:bCs/>
          <w:sz w:val="20"/>
          <w:szCs w:val="20"/>
          <w:lang w:val="nl-BE"/>
        </w:rPr>
      </w:pPr>
      <w:r w:rsidRPr="002679F8">
        <w:rPr>
          <w:rFonts w:cs="Arial"/>
          <w:b/>
          <w:bCs/>
          <w:sz w:val="20"/>
          <w:szCs w:val="20"/>
          <w:lang w:val="nl-BE"/>
        </w:rPr>
        <w:tab/>
        <w:t>8.Kg4</w:t>
      </w:r>
      <w:r w:rsidRPr="002679F8">
        <w:rPr>
          <w:rFonts w:cs="Arial"/>
          <w:b/>
          <w:bCs/>
          <w:sz w:val="20"/>
          <w:szCs w:val="20"/>
          <w:lang w:val="nl-BE"/>
        </w:rPr>
        <w:tab/>
      </w:r>
      <w:r w:rsidRPr="002679F8">
        <w:rPr>
          <w:rFonts w:cs="Arial"/>
          <w:b/>
          <w:bCs/>
          <w:sz w:val="20"/>
          <w:szCs w:val="20"/>
          <w:lang w:val="nl-BE"/>
        </w:rPr>
        <w:tab/>
        <w:t xml:space="preserve">Ph2+ </w:t>
      </w:r>
    </w:p>
    <w:p w14:paraId="1E2C19BC" w14:textId="77777777" w:rsidR="006F3923" w:rsidRPr="002679F8" w:rsidRDefault="006F3923" w:rsidP="006F3923">
      <w:pPr>
        <w:jc w:val="both"/>
        <w:rPr>
          <w:rFonts w:cs="Arial"/>
          <w:b/>
          <w:bCs/>
          <w:sz w:val="20"/>
          <w:szCs w:val="20"/>
          <w:lang w:val="nl-BE"/>
        </w:rPr>
      </w:pPr>
      <w:r w:rsidRPr="002679F8">
        <w:rPr>
          <w:rFonts w:cs="Arial"/>
          <w:b/>
          <w:bCs/>
          <w:sz w:val="20"/>
          <w:szCs w:val="20"/>
          <w:lang w:val="nl-BE"/>
        </w:rPr>
        <w:tab/>
        <w:t>9.Kg5</w:t>
      </w:r>
      <w:r w:rsidRPr="002679F8">
        <w:rPr>
          <w:rFonts w:cs="Arial"/>
          <w:b/>
          <w:bCs/>
          <w:sz w:val="20"/>
          <w:szCs w:val="20"/>
          <w:lang w:val="nl-BE"/>
        </w:rPr>
        <w:tab/>
      </w:r>
      <w:r w:rsidRPr="002679F8">
        <w:rPr>
          <w:rFonts w:cs="Arial"/>
          <w:b/>
          <w:bCs/>
          <w:sz w:val="20"/>
          <w:szCs w:val="20"/>
          <w:lang w:val="nl-BE"/>
        </w:rPr>
        <w:tab/>
        <w:t xml:space="preserve">Ph3+ </w:t>
      </w:r>
    </w:p>
    <w:p w14:paraId="1CE40915" w14:textId="77777777" w:rsidR="006F3923" w:rsidRDefault="006F3923" w:rsidP="006F3923">
      <w:pPr>
        <w:jc w:val="both"/>
        <w:rPr>
          <w:rFonts w:cs="Arial"/>
          <w:b/>
          <w:bCs/>
          <w:sz w:val="20"/>
          <w:szCs w:val="20"/>
          <w:lang w:val="nl-BE"/>
        </w:rPr>
      </w:pPr>
      <w:r w:rsidRPr="002679F8">
        <w:rPr>
          <w:rFonts w:cs="Arial"/>
          <w:b/>
          <w:bCs/>
          <w:sz w:val="20"/>
          <w:szCs w:val="20"/>
          <w:lang w:val="nl-BE"/>
        </w:rPr>
        <w:t xml:space="preserve">           </w:t>
      </w:r>
      <w:r>
        <w:rPr>
          <w:rFonts w:cs="Arial"/>
          <w:b/>
          <w:bCs/>
          <w:sz w:val="20"/>
          <w:szCs w:val="20"/>
          <w:lang w:val="nl-BE"/>
        </w:rPr>
        <w:t>10.Kf6</w:t>
      </w:r>
      <w:r>
        <w:rPr>
          <w:rFonts w:cs="Arial"/>
          <w:b/>
          <w:bCs/>
          <w:sz w:val="20"/>
          <w:szCs w:val="20"/>
          <w:lang w:val="nl-BE"/>
        </w:rPr>
        <w:tab/>
      </w:r>
      <w:r>
        <w:rPr>
          <w:rFonts w:cs="Arial"/>
          <w:b/>
          <w:bCs/>
          <w:sz w:val="20"/>
          <w:szCs w:val="20"/>
          <w:lang w:val="nl-BE"/>
        </w:rPr>
        <w:tab/>
        <w:t xml:space="preserve">Pg4+ </w:t>
      </w:r>
    </w:p>
    <w:p w14:paraId="733D1E8D" w14:textId="77777777" w:rsidR="006F3923" w:rsidRDefault="006F3923" w:rsidP="006F3923">
      <w:pPr>
        <w:jc w:val="both"/>
        <w:rPr>
          <w:rFonts w:cs="Arial"/>
          <w:b/>
          <w:bCs/>
          <w:sz w:val="20"/>
          <w:szCs w:val="20"/>
          <w:lang w:val="nl-BE"/>
        </w:rPr>
      </w:pPr>
      <w:r>
        <w:rPr>
          <w:rFonts w:cs="Arial"/>
          <w:b/>
          <w:bCs/>
          <w:sz w:val="20"/>
          <w:szCs w:val="20"/>
          <w:lang w:val="nl-BE"/>
        </w:rPr>
        <w:t xml:space="preserve">           11.Ke6</w:t>
      </w:r>
      <w:r>
        <w:rPr>
          <w:rFonts w:cs="Arial"/>
          <w:b/>
          <w:bCs/>
          <w:sz w:val="20"/>
          <w:szCs w:val="20"/>
          <w:lang w:val="nl-BE"/>
        </w:rPr>
        <w:tab/>
      </w:r>
      <w:r>
        <w:rPr>
          <w:rFonts w:cs="Arial"/>
          <w:b/>
          <w:bCs/>
          <w:sz w:val="20"/>
          <w:szCs w:val="20"/>
          <w:lang w:val="nl-BE"/>
        </w:rPr>
        <w:tab/>
        <w:t xml:space="preserve">Pg5+ </w:t>
      </w:r>
    </w:p>
    <w:p w14:paraId="0ACA02B5" w14:textId="77777777" w:rsidR="006F3923" w:rsidRDefault="006F3923" w:rsidP="006F3923">
      <w:pPr>
        <w:jc w:val="both"/>
        <w:rPr>
          <w:rFonts w:cs="Arial"/>
          <w:b/>
          <w:bCs/>
          <w:sz w:val="20"/>
          <w:szCs w:val="20"/>
          <w:lang w:val="nl-BE"/>
        </w:rPr>
      </w:pPr>
      <w:r>
        <w:rPr>
          <w:rFonts w:cs="Arial"/>
          <w:b/>
          <w:bCs/>
          <w:sz w:val="20"/>
          <w:szCs w:val="20"/>
          <w:lang w:val="nl-BE"/>
        </w:rPr>
        <w:t xml:space="preserve">           12.Kd7 </w:t>
      </w:r>
      <w:r>
        <w:rPr>
          <w:rFonts w:cs="Arial"/>
          <w:b/>
          <w:bCs/>
          <w:sz w:val="20"/>
          <w:szCs w:val="20"/>
          <w:lang w:val="nl-BE"/>
        </w:rPr>
        <w:tab/>
        <w:t xml:space="preserve">            </w:t>
      </w:r>
      <w:r>
        <w:rPr>
          <w:rFonts w:cs="Arial"/>
          <w:b/>
          <w:bCs/>
          <w:sz w:val="20"/>
          <w:szCs w:val="20"/>
          <w:lang w:val="nl-BE"/>
        </w:rPr>
        <w:tab/>
        <w:t xml:space="preserve">Pf6+ </w:t>
      </w:r>
    </w:p>
    <w:p w14:paraId="02D69A6C" w14:textId="77777777" w:rsidR="006F3923" w:rsidRDefault="006F3923" w:rsidP="006F3923">
      <w:pPr>
        <w:jc w:val="both"/>
        <w:rPr>
          <w:rFonts w:cs="Arial"/>
          <w:b/>
          <w:bCs/>
          <w:sz w:val="20"/>
          <w:szCs w:val="20"/>
          <w:lang w:val="de-DE"/>
        </w:rPr>
      </w:pPr>
      <w:r>
        <w:rPr>
          <w:rFonts w:cs="Arial"/>
          <w:b/>
          <w:bCs/>
          <w:sz w:val="20"/>
          <w:szCs w:val="20"/>
          <w:lang w:val="de-DE"/>
        </w:rPr>
        <w:t xml:space="preserve">           13.Kc7</w:t>
      </w:r>
      <w:r>
        <w:rPr>
          <w:rFonts w:cs="Arial"/>
          <w:b/>
          <w:bCs/>
          <w:sz w:val="20"/>
          <w:szCs w:val="20"/>
          <w:lang w:val="de-DE"/>
        </w:rPr>
        <w:tab/>
      </w:r>
      <w:r>
        <w:rPr>
          <w:rFonts w:cs="Arial"/>
          <w:b/>
          <w:bCs/>
          <w:sz w:val="20"/>
          <w:szCs w:val="20"/>
          <w:lang w:val="de-DE"/>
        </w:rPr>
        <w:tab/>
        <w:t xml:space="preserve">Pe6+ </w:t>
      </w:r>
    </w:p>
    <w:p w14:paraId="7DEECB57" w14:textId="77777777" w:rsidR="006F3923" w:rsidRDefault="006F3923" w:rsidP="006F3923">
      <w:pPr>
        <w:jc w:val="both"/>
        <w:rPr>
          <w:rFonts w:cs="Arial"/>
          <w:b/>
          <w:bCs/>
          <w:sz w:val="20"/>
          <w:szCs w:val="20"/>
          <w:lang w:val="de-DE"/>
        </w:rPr>
      </w:pPr>
      <w:r>
        <w:rPr>
          <w:rFonts w:cs="Arial"/>
          <w:b/>
          <w:bCs/>
          <w:sz w:val="20"/>
          <w:szCs w:val="20"/>
          <w:lang w:val="de-DE"/>
        </w:rPr>
        <w:t xml:space="preserve">           14.Kb6</w:t>
      </w:r>
      <w:r>
        <w:rPr>
          <w:rFonts w:cs="Arial"/>
          <w:b/>
          <w:bCs/>
          <w:sz w:val="20"/>
          <w:szCs w:val="20"/>
          <w:lang w:val="de-DE"/>
        </w:rPr>
        <w:tab/>
      </w:r>
      <w:r>
        <w:rPr>
          <w:rFonts w:cs="Arial"/>
          <w:b/>
          <w:bCs/>
          <w:sz w:val="20"/>
          <w:szCs w:val="20"/>
          <w:lang w:val="de-DE"/>
        </w:rPr>
        <w:tab/>
        <w:t xml:space="preserve">Pd5+ </w:t>
      </w:r>
    </w:p>
    <w:p w14:paraId="4CFBCBF5" w14:textId="77777777" w:rsidR="006F3923" w:rsidRDefault="006F3923" w:rsidP="006F3923">
      <w:pPr>
        <w:jc w:val="both"/>
        <w:rPr>
          <w:rFonts w:cs="Arial"/>
          <w:b/>
          <w:bCs/>
          <w:sz w:val="20"/>
          <w:szCs w:val="20"/>
          <w:lang w:val="de-DE"/>
        </w:rPr>
      </w:pPr>
      <w:r>
        <w:rPr>
          <w:rFonts w:cs="Arial"/>
          <w:b/>
          <w:bCs/>
          <w:sz w:val="20"/>
          <w:szCs w:val="20"/>
          <w:lang w:val="de-DE"/>
        </w:rPr>
        <w:t xml:space="preserve">           15.Kb5</w:t>
      </w:r>
      <w:r>
        <w:rPr>
          <w:rFonts w:cs="Arial"/>
          <w:b/>
          <w:bCs/>
          <w:sz w:val="20"/>
          <w:szCs w:val="20"/>
          <w:lang w:val="de-DE"/>
        </w:rPr>
        <w:tab/>
      </w:r>
      <w:r>
        <w:rPr>
          <w:rFonts w:cs="Arial"/>
          <w:b/>
          <w:bCs/>
          <w:sz w:val="20"/>
          <w:szCs w:val="20"/>
          <w:lang w:val="de-DE"/>
        </w:rPr>
        <w:tab/>
        <w:t xml:space="preserve">Pd4+ </w:t>
      </w:r>
    </w:p>
    <w:p w14:paraId="72CC5071" w14:textId="77777777" w:rsidR="006F3923" w:rsidRDefault="006F3923" w:rsidP="006F3923">
      <w:pPr>
        <w:jc w:val="both"/>
        <w:rPr>
          <w:rFonts w:cs="Arial"/>
          <w:bCs/>
          <w:sz w:val="20"/>
          <w:szCs w:val="20"/>
          <w:lang w:val="nl-BE"/>
        </w:rPr>
      </w:pPr>
      <w:r>
        <w:rPr>
          <w:rFonts w:cs="Arial"/>
          <w:b/>
          <w:bCs/>
          <w:sz w:val="20"/>
          <w:szCs w:val="20"/>
          <w:lang w:val="de-DE"/>
        </w:rPr>
        <w:t xml:space="preserve">           </w:t>
      </w:r>
      <w:r>
        <w:rPr>
          <w:rFonts w:cs="Arial"/>
          <w:b/>
          <w:bCs/>
          <w:sz w:val="20"/>
          <w:szCs w:val="20"/>
          <w:lang w:val="nl-BE"/>
        </w:rPr>
        <w:t>16.Kc4</w:t>
      </w:r>
      <w:r>
        <w:rPr>
          <w:rFonts w:cs="Arial"/>
          <w:b/>
          <w:bCs/>
          <w:sz w:val="20"/>
          <w:szCs w:val="20"/>
          <w:lang w:val="nl-BE"/>
        </w:rPr>
        <w:tab/>
      </w:r>
      <w:r>
        <w:rPr>
          <w:rFonts w:cs="Arial"/>
          <w:b/>
          <w:bCs/>
          <w:sz w:val="20"/>
          <w:szCs w:val="20"/>
          <w:lang w:val="nl-BE"/>
        </w:rPr>
        <w:tab/>
        <w:t xml:space="preserve">Pb6+ </w:t>
      </w:r>
      <w:r>
        <w:rPr>
          <w:rFonts w:cs="Arial"/>
          <w:bCs/>
          <w:sz w:val="20"/>
          <w:szCs w:val="20"/>
          <w:lang w:val="nl-BE"/>
        </w:rPr>
        <w:t>en</w:t>
      </w:r>
      <w:r>
        <w:rPr>
          <w:rFonts w:cs="Arial"/>
          <w:b/>
          <w:bCs/>
          <w:sz w:val="20"/>
          <w:szCs w:val="20"/>
          <w:lang w:val="nl-BE"/>
        </w:rPr>
        <w:t xml:space="preserve"> </w:t>
      </w:r>
      <w:r>
        <w:rPr>
          <w:rFonts w:cs="Arial"/>
          <w:bCs/>
          <w:sz w:val="20"/>
          <w:szCs w:val="20"/>
          <w:lang w:val="nl-BE"/>
        </w:rPr>
        <w:t xml:space="preserve">mat. </w:t>
      </w:r>
    </w:p>
    <w:p w14:paraId="2336E21C" w14:textId="77777777" w:rsidR="008E7F40" w:rsidRDefault="008E7F40" w:rsidP="006F3923">
      <w:pPr>
        <w:jc w:val="both"/>
        <w:rPr>
          <w:rFonts w:cs="Arial"/>
          <w:sz w:val="20"/>
          <w:szCs w:val="20"/>
          <w:lang w:val="nl-BE"/>
        </w:rPr>
      </w:pPr>
      <w:r>
        <w:rPr>
          <w:rFonts w:cs="Arial"/>
          <w:sz w:val="20"/>
          <w:szCs w:val="20"/>
          <w:lang w:val="nl-BE"/>
        </w:rPr>
        <w:t xml:space="preserve">   </w:t>
      </w:r>
    </w:p>
    <w:p w14:paraId="0B8D04BF" w14:textId="77777777" w:rsidR="006F3923" w:rsidRDefault="008E7F40" w:rsidP="006F3923">
      <w:pPr>
        <w:jc w:val="both"/>
        <w:rPr>
          <w:rFonts w:cs="Arial"/>
          <w:sz w:val="20"/>
          <w:szCs w:val="20"/>
          <w:lang w:val="nl-BE"/>
        </w:rPr>
      </w:pPr>
      <w:r>
        <w:rPr>
          <w:rFonts w:cs="Arial"/>
          <w:sz w:val="20"/>
          <w:szCs w:val="20"/>
          <w:lang w:val="nl-BE"/>
        </w:rPr>
        <w:t xml:space="preserve">   </w:t>
      </w:r>
      <w:r w:rsidR="00A471DC">
        <w:rPr>
          <w:rFonts w:cs="Arial"/>
          <w:sz w:val="20"/>
          <w:szCs w:val="20"/>
          <w:lang w:val="nl-BE"/>
        </w:rPr>
        <w:t xml:space="preserve">   </w:t>
      </w:r>
      <w:r w:rsidR="006F3923">
        <w:rPr>
          <w:rFonts w:cs="Arial"/>
          <w:sz w:val="20"/>
          <w:szCs w:val="20"/>
          <w:lang w:val="nl-BE"/>
        </w:rPr>
        <w:t xml:space="preserve">En zodat dan   </w:t>
      </w:r>
    </w:p>
    <w:p w14:paraId="3BFBCC2F" w14:textId="77777777" w:rsidR="006F3923" w:rsidRDefault="006F3923" w:rsidP="006F3923">
      <w:pPr>
        <w:jc w:val="both"/>
        <w:rPr>
          <w:rFonts w:cs="Arial"/>
          <w:sz w:val="20"/>
          <w:szCs w:val="20"/>
          <w:lang w:val="nl-BE"/>
        </w:rPr>
      </w:pPr>
      <w:r>
        <w:rPr>
          <w:rFonts w:cs="Arial"/>
          <w:sz w:val="20"/>
          <w:szCs w:val="20"/>
          <w:lang w:val="nl-BE"/>
        </w:rPr>
        <w:t xml:space="preserve">   </w:t>
      </w:r>
      <w:r w:rsidR="00A471DC">
        <w:rPr>
          <w:rFonts w:cs="Arial"/>
          <w:sz w:val="20"/>
          <w:szCs w:val="20"/>
          <w:lang w:val="nl-BE"/>
        </w:rPr>
        <w:t xml:space="preserve">   </w:t>
      </w:r>
      <w:r>
        <w:rPr>
          <w:rFonts w:cs="Arial"/>
          <w:sz w:val="20"/>
          <w:szCs w:val="20"/>
          <w:lang w:val="nl-BE"/>
        </w:rPr>
        <w:t xml:space="preserve">de blanke man </w:t>
      </w:r>
    </w:p>
    <w:p w14:paraId="45D4F4C6" w14:textId="77777777" w:rsidR="006F3923" w:rsidRDefault="00964B45" w:rsidP="006F3923">
      <w:pPr>
        <w:jc w:val="both"/>
        <w:rPr>
          <w:rFonts w:cs="Arial"/>
          <w:sz w:val="20"/>
          <w:szCs w:val="20"/>
          <w:lang w:val="nl-BE"/>
        </w:rPr>
      </w:pPr>
      <w:r>
        <w:rPr>
          <w:rFonts w:cs="Arial"/>
          <w:sz w:val="20"/>
          <w:szCs w:val="20"/>
          <w:lang w:val="nl-BE"/>
        </w:rPr>
        <w:t xml:space="preserve">   </w:t>
      </w:r>
      <w:r w:rsidR="00A471DC">
        <w:rPr>
          <w:rFonts w:cs="Arial"/>
          <w:sz w:val="20"/>
          <w:szCs w:val="20"/>
          <w:lang w:val="nl-BE"/>
        </w:rPr>
        <w:t xml:space="preserve">   </w:t>
      </w:r>
      <w:r>
        <w:rPr>
          <w:rFonts w:cs="Arial"/>
          <w:sz w:val="20"/>
          <w:szCs w:val="20"/>
          <w:lang w:val="nl-BE"/>
        </w:rPr>
        <w:t xml:space="preserve">niet </w:t>
      </w:r>
      <w:r w:rsidR="0077373D">
        <w:rPr>
          <w:rFonts w:cs="Arial"/>
          <w:sz w:val="20"/>
          <w:szCs w:val="20"/>
          <w:lang w:val="nl-BE"/>
        </w:rPr>
        <w:t>verder</w:t>
      </w:r>
      <w:r w:rsidR="006F3923">
        <w:rPr>
          <w:rFonts w:cs="Arial"/>
          <w:sz w:val="20"/>
          <w:szCs w:val="20"/>
          <w:lang w:val="nl-BE"/>
        </w:rPr>
        <w:t xml:space="preserve"> kan</w:t>
      </w:r>
    </w:p>
    <w:p w14:paraId="15BF37A2" w14:textId="77777777" w:rsidR="006F3923" w:rsidRDefault="00756741" w:rsidP="006F3923">
      <w:pPr>
        <w:jc w:val="both"/>
        <w:rPr>
          <w:rFonts w:cs="Arial"/>
          <w:sz w:val="20"/>
          <w:szCs w:val="20"/>
          <w:lang w:val="nl-BE"/>
        </w:rPr>
      </w:pPr>
      <w:r>
        <w:rPr>
          <w:rFonts w:cs="Arial"/>
          <w:sz w:val="20"/>
          <w:szCs w:val="20"/>
          <w:lang w:val="nl-BE"/>
        </w:rPr>
        <w:t xml:space="preserve">   </w:t>
      </w:r>
      <w:r w:rsidR="00A471DC">
        <w:rPr>
          <w:rFonts w:cs="Arial"/>
          <w:sz w:val="20"/>
          <w:szCs w:val="20"/>
          <w:lang w:val="nl-BE"/>
        </w:rPr>
        <w:t xml:space="preserve">   </w:t>
      </w:r>
      <w:r>
        <w:rPr>
          <w:rFonts w:cs="Arial"/>
          <w:sz w:val="20"/>
          <w:szCs w:val="20"/>
          <w:lang w:val="nl-BE"/>
        </w:rPr>
        <w:t>met z’</w:t>
      </w:r>
      <w:r w:rsidR="00860FE7">
        <w:rPr>
          <w:rFonts w:cs="Arial"/>
          <w:sz w:val="20"/>
          <w:szCs w:val="20"/>
          <w:lang w:val="nl-BE"/>
        </w:rPr>
        <w:t>n wan</w:t>
      </w:r>
      <w:r w:rsidR="006F3923">
        <w:rPr>
          <w:rFonts w:cs="Arial"/>
          <w:sz w:val="20"/>
          <w:szCs w:val="20"/>
          <w:lang w:val="nl-BE"/>
        </w:rPr>
        <w:t xml:space="preserve"> plan.</w:t>
      </w:r>
    </w:p>
    <w:p w14:paraId="63C60450" w14:textId="77777777" w:rsidR="006F3923" w:rsidRPr="002679F8" w:rsidRDefault="006F3923" w:rsidP="006F3923">
      <w:pPr>
        <w:jc w:val="both"/>
        <w:rPr>
          <w:rFonts w:cs="Arial"/>
          <w:sz w:val="20"/>
          <w:szCs w:val="20"/>
        </w:rPr>
      </w:pPr>
      <w:r>
        <w:rPr>
          <w:rFonts w:cs="Arial"/>
          <w:sz w:val="20"/>
          <w:szCs w:val="20"/>
          <w:lang w:val="nl-BE"/>
        </w:rPr>
        <w:t xml:space="preserve">                                                                          </w:t>
      </w:r>
      <w:r w:rsidRPr="002679F8">
        <w:rPr>
          <w:rFonts w:cs="Arial"/>
          <w:sz w:val="20"/>
          <w:szCs w:val="20"/>
        </w:rPr>
        <w:t>Naar Heinrich Meyer (1880):</w:t>
      </w:r>
    </w:p>
    <w:p w14:paraId="3EA04F53" w14:textId="77777777" w:rsidR="00A471DC" w:rsidRPr="002679F8" w:rsidRDefault="00A471DC" w:rsidP="006F3923">
      <w:pPr>
        <w:jc w:val="both"/>
        <w:rPr>
          <w:rFonts w:cs="Arial"/>
          <w:sz w:val="16"/>
          <w:szCs w:val="16"/>
        </w:rPr>
      </w:pPr>
    </w:p>
    <w:p w14:paraId="270FE9F6" w14:textId="77777777" w:rsidR="006F3923" w:rsidRDefault="00A471DC" w:rsidP="006F3923">
      <w:pPr>
        <w:jc w:val="both"/>
        <w:rPr>
          <w:rFonts w:cs="Arial"/>
          <w:b/>
          <w:sz w:val="20"/>
          <w:szCs w:val="20"/>
          <w:lang w:val="en-GB"/>
        </w:rPr>
      </w:pPr>
      <w:r w:rsidRPr="002679F8">
        <w:rPr>
          <w:rFonts w:cs="Arial"/>
          <w:sz w:val="16"/>
          <w:szCs w:val="16"/>
        </w:rPr>
        <w:t xml:space="preserve">   </w:t>
      </w:r>
      <w:r w:rsidR="006F3923">
        <w:rPr>
          <w:rFonts w:cs="Arial"/>
          <w:b/>
          <w:sz w:val="20"/>
          <w:szCs w:val="20"/>
          <w:lang w:val="en-GB"/>
        </w:rPr>
        <w:t xml:space="preserve">Kd5 Th8 Lc1 Pe5 Pg3 a2 / </w:t>
      </w:r>
    </w:p>
    <w:p w14:paraId="288F4ECC" w14:textId="77777777" w:rsidR="006F3923" w:rsidRDefault="006F3923" w:rsidP="006F3923">
      <w:pPr>
        <w:jc w:val="both"/>
        <w:rPr>
          <w:rFonts w:cs="Arial"/>
          <w:b/>
          <w:sz w:val="20"/>
          <w:szCs w:val="20"/>
          <w:lang w:val="en-GB"/>
        </w:rPr>
      </w:pPr>
      <w:r>
        <w:rPr>
          <w:rFonts w:cs="Arial"/>
          <w:b/>
          <w:sz w:val="20"/>
          <w:szCs w:val="20"/>
          <w:lang w:val="en-GB"/>
        </w:rPr>
        <w:t xml:space="preserve">                    Kf6 Dg1 Tf1 Th1 La8 Ld8 Pa</w:t>
      </w:r>
      <w:r w:rsidR="00D2046B">
        <w:rPr>
          <w:rFonts w:cs="Arial"/>
          <w:b/>
          <w:sz w:val="20"/>
          <w:szCs w:val="20"/>
          <w:lang w:val="en-GB"/>
        </w:rPr>
        <w:t>5 Pb7 a4 b6 c2 c7 f3 f7 g2 g7 =</w:t>
      </w:r>
      <w:r>
        <w:rPr>
          <w:rFonts w:cs="Arial"/>
          <w:b/>
          <w:sz w:val="20"/>
          <w:szCs w:val="20"/>
          <w:lang w:val="en-GB"/>
        </w:rPr>
        <w:t xml:space="preserve"> </w:t>
      </w:r>
    </w:p>
    <w:p w14:paraId="1CCEA614" w14:textId="77777777" w:rsidR="006F3923" w:rsidRDefault="006F3923" w:rsidP="006F3923">
      <w:pPr>
        <w:jc w:val="both"/>
        <w:rPr>
          <w:rFonts w:cs="Arial"/>
          <w:sz w:val="20"/>
          <w:szCs w:val="20"/>
          <w:lang w:val="en-GB"/>
        </w:rPr>
      </w:pPr>
    </w:p>
    <w:p w14:paraId="3EC6090F" w14:textId="77777777" w:rsidR="006F3923" w:rsidRDefault="006F3923" w:rsidP="006F3923">
      <w:pPr>
        <w:jc w:val="both"/>
        <w:rPr>
          <w:rFonts w:cs="Arial"/>
          <w:sz w:val="20"/>
          <w:szCs w:val="20"/>
          <w:lang w:val="nl-BE"/>
        </w:rPr>
      </w:pPr>
      <w:r>
        <w:rPr>
          <w:rFonts w:cs="Arial"/>
          <w:sz w:val="20"/>
          <w:szCs w:val="20"/>
          <w:lang w:val="en-GB"/>
        </w:rPr>
        <w:t xml:space="preserve">   1.Pg4+ Ke7 </w:t>
      </w:r>
      <w:r>
        <w:rPr>
          <w:rFonts w:cs="Arial"/>
          <w:i/>
          <w:iCs/>
          <w:sz w:val="20"/>
          <w:szCs w:val="20"/>
          <w:lang w:val="en-GB"/>
        </w:rPr>
        <w:t xml:space="preserve">(1…Kg6 2.Pe5+ Kf6 3.Pg4+, enzovoort) </w:t>
      </w:r>
      <w:r>
        <w:rPr>
          <w:rFonts w:cs="Arial"/>
          <w:sz w:val="20"/>
          <w:szCs w:val="20"/>
          <w:lang w:val="en-GB"/>
        </w:rPr>
        <w:t xml:space="preserve">2.Pf5+ Kd7 3.Pe5+ Kc8 4.Pe7+ Kb8 5.Pd7+ Ka7 6.Pc8+ Ka6 7.Pb8+ Kb5 8.Pa7+ Kb4 9.Pa6+ Kc3 10.Pb5+ Kd3 11.Pb4+ Ke2 12.Pc3+ Kf2 </w:t>
      </w:r>
      <w:r>
        <w:rPr>
          <w:rFonts w:cs="Arial"/>
          <w:i/>
          <w:iCs/>
          <w:sz w:val="20"/>
          <w:szCs w:val="20"/>
          <w:lang w:val="en-GB"/>
        </w:rPr>
        <w:t xml:space="preserve">(12…Ke1? </w:t>
      </w:r>
      <w:r>
        <w:rPr>
          <w:rFonts w:cs="Arial"/>
          <w:i/>
          <w:iCs/>
          <w:sz w:val="20"/>
          <w:szCs w:val="20"/>
          <w:lang w:val="nl-BE"/>
        </w:rPr>
        <w:t xml:space="preserve">13.Pd3+ en mat.) </w:t>
      </w:r>
      <w:r>
        <w:rPr>
          <w:rFonts w:cs="Arial"/>
          <w:sz w:val="20"/>
          <w:szCs w:val="20"/>
          <w:lang w:val="nl-BE"/>
        </w:rPr>
        <w:t xml:space="preserve">13.Pd3+ Kg3 14.Pe4+ Kg4 15.Pe5+ Kf5 16.Pg3+ Kf6 17.Pg4+, enzovoort. </w:t>
      </w:r>
    </w:p>
    <w:p w14:paraId="4E565C57" w14:textId="77777777" w:rsidR="006F3923" w:rsidRDefault="006F3923" w:rsidP="006F3923">
      <w:pPr>
        <w:jc w:val="both"/>
        <w:rPr>
          <w:rFonts w:cs="Arial"/>
          <w:sz w:val="20"/>
          <w:szCs w:val="20"/>
          <w:lang w:val="nl-BE"/>
        </w:rPr>
      </w:pPr>
      <w:r>
        <w:rPr>
          <w:rFonts w:cs="Arial"/>
          <w:sz w:val="20"/>
          <w:szCs w:val="20"/>
          <w:lang w:val="nl-BE"/>
        </w:rPr>
        <w:t xml:space="preserve"> </w:t>
      </w:r>
    </w:p>
    <w:p w14:paraId="622151EA" w14:textId="77777777" w:rsidR="006F3923" w:rsidRDefault="00811C44" w:rsidP="006F3923">
      <w:pPr>
        <w:jc w:val="both"/>
        <w:rPr>
          <w:rFonts w:cs="Arial"/>
          <w:sz w:val="20"/>
          <w:szCs w:val="20"/>
          <w:lang w:val="nl-BE"/>
        </w:rPr>
      </w:pPr>
      <w:r>
        <w:rPr>
          <w:rFonts w:cs="Arial"/>
          <w:sz w:val="20"/>
          <w:szCs w:val="20"/>
          <w:lang w:val="nl-BE"/>
        </w:rPr>
        <w:t xml:space="preserve">   </w:t>
      </w:r>
      <w:r w:rsidR="00C91E8D">
        <w:rPr>
          <w:rFonts w:cs="Arial"/>
          <w:sz w:val="20"/>
          <w:szCs w:val="20"/>
          <w:lang w:val="nl-BE"/>
        </w:rPr>
        <w:t xml:space="preserve"> </w:t>
      </w:r>
      <w:r w:rsidR="006F3923">
        <w:rPr>
          <w:rFonts w:cs="Arial"/>
          <w:sz w:val="20"/>
          <w:szCs w:val="20"/>
          <w:lang w:val="nl-BE"/>
        </w:rPr>
        <w:t>Remise door herhaling van zetten.</w:t>
      </w:r>
    </w:p>
    <w:p w14:paraId="335075D2" w14:textId="77777777" w:rsidR="006F3923" w:rsidRDefault="006F3923" w:rsidP="006F3923">
      <w:pPr>
        <w:jc w:val="both"/>
        <w:rPr>
          <w:rFonts w:cs="Arial"/>
          <w:sz w:val="20"/>
          <w:szCs w:val="20"/>
          <w:lang w:val="nl-BE"/>
        </w:rPr>
      </w:pPr>
    </w:p>
    <w:p w14:paraId="30C4BDC6" w14:textId="77777777" w:rsidR="006F3923" w:rsidRDefault="006F3923" w:rsidP="006F3923">
      <w:pPr>
        <w:jc w:val="both"/>
        <w:rPr>
          <w:rFonts w:cs="Arial"/>
          <w:sz w:val="20"/>
          <w:szCs w:val="20"/>
          <w:lang w:val="nl-BE"/>
        </w:rPr>
      </w:pPr>
      <w:r>
        <w:rPr>
          <w:rFonts w:cs="Arial"/>
          <w:sz w:val="20"/>
          <w:szCs w:val="20"/>
          <w:lang w:val="nl-BE"/>
        </w:rPr>
        <w:t xml:space="preserve">                                                                                                   </w:t>
      </w:r>
      <w:r>
        <w:rPr>
          <w:rFonts w:cs="Arial"/>
          <w:sz w:val="16"/>
          <w:szCs w:val="16"/>
          <w:lang w:val="nl-BE"/>
        </w:rPr>
        <w:t>(uit EBUR 2005)</w:t>
      </w:r>
    </w:p>
    <w:p w14:paraId="06B12F86" w14:textId="77777777" w:rsidR="006F3923" w:rsidRDefault="006F3923" w:rsidP="006F3923">
      <w:pPr>
        <w:jc w:val="both"/>
        <w:rPr>
          <w:rFonts w:cs="Arial"/>
          <w:sz w:val="16"/>
          <w:szCs w:val="16"/>
          <w:lang w:val="nl-BE"/>
        </w:rPr>
      </w:pPr>
      <w:r>
        <w:rPr>
          <w:rFonts w:cs="Arial"/>
          <w:sz w:val="16"/>
          <w:szCs w:val="16"/>
          <w:lang w:val="nl-BE"/>
        </w:rPr>
        <w:br w:type="page"/>
      </w:r>
    </w:p>
    <w:p w14:paraId="5678CBF2" w14:textId="77777777" w:rsidR="006F3923" w:rsidRDefault="006F3923" w:rsidP="00CF58DD">
      <w:pPr>
        <w:tabs>
          <w:tab w:val="left" w:pos="1245"/>
          <w:tab w:val="center" w:pos="3345"/>
        </w:tabs>
        <w:jc w:val="center"/>
        <w:rPr>
          <w:rFonts w:ascii="Copperplate Gothic Bold" w:hAnsi="Copperplate Gothic Bold" w:cs="Arial"/>
          <w:sz w:val="32"/>
          <w:szCs w:val="32"/>
          <w:lang w:val="nl-BE"/>
        </w:rPr>
      </w:pPr>
      <w:r>
        <w:rPr>
          <w:rFonts w:ascii="Copperplate Gothic Bold" w:hAnsi="Copperplate Gothic Bold" w:cs="Arial"/>
          <w:sz w:val="32"/>
          <w:szCs w:val="32"/>
          <w:lang w:val="nl-BE"/>
        </w:rPr>
        <w:lastRenderedPageBreak/>
        <w:br w:type="page"/>
      </w:r>
      <w:r>
        <w:rPr>
          <w:rFonts w:ascii="Copperplate Gothic Bold" w:hAnsi="Copperplate Gothic Bold" w:cs="Arial"/>
          <w:sz w:val="32"/>
          <w:szCs w:val="32"/>
          <w:lang w:val="nl-BE"/>
        </w:rPr>
        <w:lastRenderedPageBreak/>
        <w:t>De Bermuda Driehoek</w:t>
      </w:r>
    </w:p>
    <w:p w14:paraId="7334D974" w14:textId="77777777" w:rsidR="006F3923" w:rsidRDefault="006F3923" w:rsidP="006F3923">
      <w:pPr>
        <w:jc w:val="center"/>
        <w:rPr>
          <w:rFonts w:cs="Arial"/>
          <w:sz w:val="32"/>
          <w:szCs w:val="32"/>
          <w:lang w:val="nl-BE"/>
        </w:rPr>
      </w:pPr>
    </w:p>
    <w:p w14:paraId="4D872F7A" w14:textId="77777777" w:rsidR="006F3923" w:rsidRDefault="006F3923" w:rsidP="006F3923">
      <w:pPr>
        <w:jc w:val="center"/>
        <w:rPr>
          <w:rFonts w:cs="Arial"/>
          <w:lang w:val="nl-BE"/>
        </w:rPr>
      </w:pPr>
    </w:p>
    <w:p w14:paraId="56352A5E" w14:textId="77777777" w:rsidR="006F3923" w:rsidRDefault="006F3923" w:rsidP="006F3923">
      <w:pPr>
        <w:jc w:val="center"/>
        <w:rPr>
          <w:rFonts w:cs="Arial"/>
          <w:b/>
          <w:lang w:val="nl-BE"/>
        </w:rPr>
      </w:pPr>
      <w:r>
        <w:rPr>
          <w:rFonts w:cs="Arial"/>
          <w:b/>
          <w:lang w:val="nl-BE"/>
        </w:rPr>
        <w:t>Een probleem !</w:t>
      </w:r>
    </w:p>
    <w:p w14:paraId="50A74A30" w14:textId="77777777" w:rsidR="006F3923" w:rsidRDefault="006F3923" w:rsidP="006F3923">
      <w:pPr>
        <w:tabs>
          <w:tab w:val="center" w:pos="3345"/>
        </w:tabs>
        <w:rPr>
          <w:rFonts w:cs="Arial"/>
          <w:b/>
          <w:lang w:val="nl-BE"/>
        </w:rPr>
      </w:pPr>
      <w:r>
        <w:rPr>
          <w:rFonts w:cs="Arial"/>
          <w:b/>
          <w:lang w:val="nl-BE"/>
        </w:rPr>
        <w:t xml:space="preserve">                                      </w:t>
      </w:r>
      <w:r>
        <w:rPr>
          <w:rFonts w:cs="Arial"/>
          <w:b/>
          <w:lang w:val="nl-BE"/>
        </w:rPr>
        <w:tab/>
        <w:t xml:space="preserve">Een record ? </w:t>
      </w:r>
    </w:p>
    <w:p w14:paraId="3CD5FECF" w14:textId="77777777" w:rsidR="006F3923" w:rsidRDefault="006F3923" w:rsidP="006F3923">
      <w:pPr>
        <w:jc w:val="center"/>
        <w:rPr>
          <w:rFonts w:cs="Arial"/>
          <w:lang w:val="nl-BE"/>
        </w:rPr>
      </w:pPr>
    </w:p>
    <w:p w14:paraId="789D3033" w14:textId="77777777" w:rsidR="006F3923" w:rsidRDefault="006F3923" w:rsidP="006F3923">
      <w:pPr>
        <w:jc w:val="center"/>
        <w:rPr>
          <w:rFonts w:cs="Arial"/>
          <w:sz w:val="32"/>
          <w:szCs w:val="32"/>
          <w:lang w:val="nl-BE"/>
        </w:rPr>
      </w:pPr>
    </w:p>
    <w:p w14:paraId="414F0F09" w14:textId="77777777" w:rsidR="006F3923" w:rsidRDefault="006F3923" w:rsidP="006F3923">
      <w:pPr>
        <w:jc w:val="center"/>
        <w:rPr>
          <w:rFonts w:cs="Arial"/>
          <w:sz w:val="32"/>
          <w:szCs w:val="32"/>
          <w:lang w:val="nl-BE"/>
        </w:rPr>
      </w:pPr>
    </w:p>
    <w:p w14:paraId="1100A583" w14:textId="77777777" w:rsidR="006F3923" w:rsidRDefault="006F3923" w:rsidP="006F3923">
      <w:pPr>
        <w:jc w:val="center"/>
        <w:rPr>
          <w:rFonts w:cs="Arial"/>
          <w:sz w:val="32"/>
          <w:szCs w:val="32"/>
          <w:lang w:val="nl-BE"/>
        </w:rPr>
      </w:pPr>
    </w:p>
    <w:p w14:paraId="60DA52E0" w14:textId="77777777" w:rsidR="006F3923" w:rsidRDefault="006F3923" w:rsidP="004E71AF">
      <w:pPr>
        <w:jc w:val="both"/>
        <w:rPr>
          <w:rFonts w:cs="Arial"/>
          <w:sz w:val="32"/>
          <w:szCs w:val="32"/>
          <w:lang w:val="nl-BE"/>
        </w:rPr>
      </w:pPr>
    </w:p>
    <w:p w14:paraId="32AA55BC" w14:textId="77777777" w:rsidR="006F3923" w:rsidRDefault="006F3923" w:rsidP="006F3923">
      <w:pPr>
        <w:jc w:val="center"/>
        <w:rPr>
          <w:rFonts w:cs="Arial"/>
          <w:sz w:val="32"/>
          <w:szCs w:val="32"/>
          <w:lang w:val="nl-BE"/>
        </w:rPr>
      </w:pPr>
    </w:p>
    <w:p w14:paraId="4BA7D886" w14:textId="77777777" w:rsidR="006F3923" w:rsidRDefault="006F3923" w:rsidP="006F3923">
      <w:pPr>
        <w:jc w:val="center"/>
        <w:rPr>
          <w:rFonts w:cs="Arial"/>
          <w:sz w:val="32"/>
          <w:szCs w:val="32"/>
          <w:lang w:val="nl-BE"/>
        </w:rPr>
      </w:pPr>
    </w:p>
    <w:p w14:paraId="012A749C" w14:textId="77777777" w:rsidR="006F3923" w:rsidRDefault="006F3923" w:rsidP="006F3923">
      <w:pPr>
        <w:jc w:val="center"/>
        <w:rPr>
          <w:rFonts w:cs="Arial"/>
          <w:sz w:val="32"/>
          <w:szCs w:val="32"/>
          <w:lang w:val="nl-BE"/>
        </w:rPr>
      </w:pPr>
    </w:p>
    <w:p w14:paraId="54C835AD" w14:textId="77777777" w:rsidR="006F3923" w:rsidRDefault="006F3923" w:rsidP="006F3923">
      <w:pPr>
        <w:jc w:val="center"/>
        <w:rPr>
          <w:rFonts w:cs="Arial"/>
          <w:sz w:val="32"/>
          <w:szCs w:val="32"/>
          <w:lang w:val="nl-BE"/>
        </w:rPr>
      </w:pPr>
    </w:p>
    <w:p w14:paraId="1FBFFFBF" w14:textId="77777777" w:rsidR="006F3923" w:rsidRDefault="006F3923" w:rsidP="006F3923">
      <w:pPr>
        <w:jc w:val="center"/>
        <w:rPr>
          <w:rFonts w:cs="Arial"/>
          <w:sz w:val="32"/>
          <w:szCs w:val="32"/>
          <w:lang w:val="nl-BE"/>
        </w:rPr>
      </w:pPr>
    </w:p>
    <w:p w14:paraId="23C315C9" w14:textId="77777777" w:rsidR="006F3923" w:rsidRDefault="006F3923" w:rsidP="006F3923">
      <w:pPr>
        <w:jc w:val="center"/>
        <w:rPr>
          <w:rFonts w:cs="Arial"/>
          <w:sz w:val="32"/>
          <w:szCs w:val="32"/>
          <w:lang w:val="nl-BE"/>
        </w:rPr>
      </w:pPr>
    </w:p>
    <w:p w14:paraId="0E2779DE" w14:textId="77777777" w:rsidR="006F3923" w:rsidRDefault="006F3923" w:rsidP="006F3923">
      <w:pPr>
        <w:jc w:val="center"/>
        <w:rPr>
          <w:rFonts w:cs="Arial"/>
          <w:sz w:val="32"/>
          <w:szCs w:val="32"/>
          <w:lang w:val="nl-BE"/>
        </w:rPr>
      </w:pPr>
    </w:p>
    <w:p w14:paraId="1B7AF5D2" w14:textId="77777777" w:rsidR="006F3923" w:rsidRDefault="006F3923" w:rsidP="006F3923">
      <w:pPr>
        <w:jc w:val="center"/>
        <w:rPr>
          <w:rFonts w:cs="Arial"/>
          <w:sz w:val="32"/>
          <w:szCs w:val="32"/>
          <w:lang w:val="nl-BE"/>
        </w:rPr>
      </w:pPr>
    </w:p>
    <w:p w14:paraId="5735274B" w14:textId="77777777" w:rsidR="006F3923" w:rsidRDefault="006F3923" w:rsidP="006F3923">
      <w:pPr>
        <w:tabs>
          <w:tab w:val="left" w:pos="4365"/>
        </w:tabs>
        <w:rPr>
          <w:rFonts w:cs="Arial"/>
          <w:i/>
          <w:sz w:val="20"/>
          <w:szCs w:val="20"/>
          <w:lang w:val="nl-BE"/>
        </w:rPr>
      </w:pPr>
    </w:p>
    <w:p w14:paraId="2D315651" w14:textId="77777777" w:rsidR="006F3923" w:rsidRDefault="006F3923" w:rsidP="006F3923">
      <w:pPr>
        <w:tabs>
          <w:tab w:val="left" w:pos="4365"/>
        </w:tabs>
        <w:jc w:val="both"/>
        <w:rPr>
          <w:rFonts w:cs="Arial"/>
          <w:i/>
          <w:sz w:val="20"/>
          <w:szCs w:val="20"/>
          <w:lang w:val="nl-BE"/>
        </w:rPr>
      </w:pPr>
    </w:p>
    <w:p w14:paraId="58C934BF" w14:textId="77777777" w:rsidR="00C72F1F" w:rsidRDefault="00C72F1F" w:rsidP="006F3923">
      <w:pPr>
        <w:tabs>
          <w:tab w:val="left" w:pos="4365"/>
        </w:tabs>
        <w:jc w:val="both"/>
        <w:rPr>
          <w:rFonts w:cs="Arial"/>
          <w:i/>
          <w:sz w:val="20"/>
          <w:szCs w:val="20"/>
          <w:lang w:val="nl-BE"/>
        </w:rPr>
      </w:pPr>
    </w:p>
    <w:p w14:paraId="39F95CA1" w14:textId="77777777" w:rsidR="00C72F1F" w:rsidRDefault="00C72F1F" w:rsidP="006F3923">
      <w:pPr>
        <w:tabs>
          <w:tab w:val="left" w:pos="4365"/>
        </w:tabs>
        <w:jc w:val="both"/>
        <w:rPr>
          <w:rFonts w:cs="Arial"/>
          <w:i/>
          <w:sz w:val="20"/>
          <w:szCs w:val="20"/>
          <w:lang w:val="nl-BE"/>
        </w:rPr>
      </w:pPr>
    </w:p>
    <w:p w14:paraId="2E634CC7" w14:textId="77777777" w:rsidR="00CF58DD" w:rsidRDefault="00111244" w:rsidP="00CF58DD">
      <w:pPr>
        <w:tabs>
          <w:tab w:val="left" w:pos="4365"/>
        </w:tabs>
        <w:jc w:val="both"/>
        <w:rPr>
          <w:rFonts w:cs="Arial"/>
          <w:b/>
          <w:i/>
          <w:sz w:val="20"/>
          <w:szCs w:val="20"/>
          <w:lang w:val="en-GB"/>
        </w:rPr>
      </w:pPr>
      <w:r w:rsidRPr="00585781">
        <w:rPr>
          <w:rFonts w:cs="Arial"/>
          <w:b/>
          <w:i/>
          <w:sz w:val="20"/>
          <w:szCs w:val="20"/>
          <w:lang w:val="nl-BE"/>
        </w:rPr>
        <w:t xml:space="preserve">  </w:t>
      </w:r>
      <w:r w:rsidR="006F3923" w:rsidRPr="00585781">
        <w:rPr>
          <w:rFonts w:cs="Arial"/>
          <w:b/>
          <w:i/>
          <w:sz w:val="20"/>
          <w:szCs w:val="20"/>
          <w:lang w:val="nl-BE"/>
        </w:rPr>
        <w:t>“La visite par la Dame des coins de l’é</w:t>
      </w:r>
      <w:r w:rsidR="00101CF9" w:rsidRPr="00585781">
        <w:rPr>
          <w:rFonts w:cs="Arial"/>
          <w:b/>
          <w:i/>
          <w:sz w:val="20"/>
          <w:szCs w:val="20"/>
          <w:lang w:val="nl-BE"/>
        </w:rPr>
        <w:t>chiquier est un thème fort déve</w:t>
      </w:r>
      <w:r w:rsidR="006F3923" w:rsidRPr="00585781">
        <w:rPr>
          <w:rFonts w:cs="Arial"/>
          <w:b/>
          <w:i/>
          <w:sz w:val="20"/>
          <w:szCs w:val="20"/>
          <w:lang w:val="nl-BE"/>
        </w:rPr>
        <w:t xml:space="preserve">loppé dans le problème. </w:t>
      </w:r>
      <w:r w:rsidR="006F3923" w:rsidRPr="00CF58DD">
        <w:rPr>
          <w:rFonts w:cs="Arial"/>
          <w:b/>
          <w:i/>
          <w:sz w:val="20"/>
          <w:szCs w:val="20"/>
          <w:lang w:val="en-GB"/>
        </w:rPr>
        <w:t>En voici une réalisation très sobre, la Dame parcourant</w:t>
      </w:r>
      <w:r w:rsidR="00CF58DD">
        <w:rPr>
          <w:rFonts w:cs="Arial"/>
          <w:b/>
          <w:i/>
          <w:sz w:val="20"/>
          <w:szCs w:val="20"/>
          <w:lang w:val="en-GB"/>
        </w:rPr>
        <w:t xml:space="preserve"> un triangle d’une rare beauté</w:t>
      </w:r>
    </w:p>
    <w:p w14:paraId="3285424A" w14:textId="77777777" w:rsidR="00CF58DD" w:rsidRDefault="00CF58DD" w:rsidP="00CF58DD">
      <w:pPr>
        <w:tabs>
          <w:tab w:val="left" w:pos="4365"/>
        </w:tabs>
        <w:jc w:val="both"/>
        <w:rPr>
          <w:rFonts w:cs="Arial"/>
          <w:b/>
          <w:i/>
          <w:sz w:val="20"/>
          <w:szCs w:val="20"/>
          <w:lang w:val="en-GB"/>
        </w:rPr>
      </w:pPr>
    </w:p>
    <w:p w14:paraId="3D4CDC1C" w14:textId="77777777" w:rsidR="006F3923" w:rsidRPr="00745842" w:rsidRDefault="00A466E8" w:rsidP="00CF58DD">
      <w:pPr>
        <w:tabs>
          <w:tab w:val="left" w:pos="4365"/>
        </w:tabs>
        <w:jc w:val="both"/>
        <w:rPr>
          <w:rFonts w:cs="Arial"/>
          <w:b/>
          <w:i/>
          <w:sz w:val="20"/>
          <w:szCs w:val="20"/>
          <w:lang w:val="nl-BE"/>
        </w:rPr>
      </w:pPr>
      <w:r w:rsidRPr="00311852">
        <w:rPr>
          <w:rFonts w:cs="Arial"/>
          <w:sz w:val="20"/>
          <w:szCs w:val="20"/>
        </w:rPr>
        <w:t xml:space="preserve">   </w:t>
      </w:r>
      <w:r w:rsidR="006B6817">
        <w:rPr>
          <w:rFonts w:cs="Arial"/>
          <w:sz w:val="20"/>
          <w:szCs w:val="20"/>
          <w:lang w:val="nl-BE"/>
        </w:rPr>
        <w:t>De rondgang van de Dame langs</w:t>
      </w:r>
      <w:r w:rsidR="006F3923">
        <w:rPr>
          <w:rFonts w:cs="Arial"/>
          <w:sz w:val="20"/>
          <w:szCs w:val="20"/>
          <w:lang w:val="nl-BE"/>
        </w:rPr>
        <w:t xml:space="preserve"> de hoeken van het schaakbord is een sterk ontwikkeld thema bij het probleem. Ziehier</w:t>
      </w:r>
      <w:r w:rsidR="00391D75">
        <w:rPr>
          <w:rFonts w:cs="Arial"/>
          <w:sz w:val="20"/>
          <w:szCs w:val="20"/>
          <w:lang w:val="nl-BE"/>
        </w:rPr>
        <w:t xml:space="preserve"> een zeer sobere ver</w:t>
      </w:r>
      <w:r w:rsidR="00AE69C8">
        <w:rPr>
          <w:rFonts w:cs="Arial"/>
          <w:sz w:val="20"/>
          <w:szCs w:val="20"/>
          <w:lang w:val="nl-BE"/>
        </w:rPr>
        <w:t>-</w:t>
      </w:r>
      <w:r w:rsidR="00391D75">
        <w:rPr>
          <w:rFonts w:cs="Arial"/>
          <w:sz w:val="20"/>
          <w:szCs w:val="20"/>
          <w:lang w:val="nl-BE"/>
        </w:rPr>
        <w:t>weze</w:t>
      </w:r>
      <w:r w:rsidR="00745842">
        <w:rPr>
          <w:rFonts w:cs="Arial"/>
          <w:sz w:val="20"/>
          <w:szCs w:val="20"/>
          <w:lang w:val="nl-BE"/>
        </w:rPr>
        <w:t>n</w:t>
      </w:r>
      <w:r w:rsidR="00391D75">
        <w:rPr>
          <w:rFonts w:cs="Arial"/>
          <w:sz w:val="20"/>
          <w:szCs w:val="20"/>
          <w:lang w:val="nl-BE"/>
        </w:rPr>
        <w:t xml:space="preserve">lijking </w:t>
      </w:r>
      <w:r w:rsidR="006F3923">
        <w:rPr>
          <w:rFonts w:cs="Arial"/>
          <w:sz w:val="20"/>
          <w:szCs w:val="20"/>
          <w:lang w:val="nl-BE"/>
        </w:rPr>
        <w:t>waarin de Dame een driehoek van zeldzame schoonheid doorloopt.</w:t>
      </w:r>
    </w:p>
    <w:p w14:paraId="48A50619" w14:textId="77777777" w:rsidR="00C16339" w:rsidRDefault="00C16339" w:rsidP="00C16339">
      <w:pPr>
        <w:tabs>
          <w:tab w:val="left" w:pos="4365"/>
        </w:tabs>
        <w:rPr>
          <w:rFonts w:cs="Arial"/>
          <w:sz w:val="16"/>
          <w:szCs w:val="16"/>
          <w:lang w:val="nl-BE"/>
        </w:rPr>
      </w:pPr>
      <w:r>
        <w:rPr>
          <w:rFonts w:cs="Arial"/>
          <w:sz w:val="16"/>
          <w:szCs w:val="16"/>
          <w:lang w:val="nl-BE"/>
        </w:rPr>
        <w:t xml:space="preserve">                                                                                       </w:t>
      </w:r>
    </w:p>
    <w:p w14:paraId="7DE7C472" w14:textId="77777777" w:rsidR="00927619" w:rsidRPr="00A6068C" w:rsidRDefault="00CF58DD" w:rsidP="00BE02C4">
      <w:pPr>
        <w:tabs>
          <w:tab w:val="left" w:pos="4365"/>
        </w:tabs>
        <w:jc w:val="both"/>
        <w:rPr>
          <w:rFonts w:cs="Arial"/>
          <w:i/>
          <w:sz w:val="20"/>
          <w:szCs w:val="20"/>
          <w:lang w:val="nl-BE"/>
        </w:rPr>
      </w:pPr>
      <w:r>
        <w:rPr>
          <w:rFonts w:cs="Arial"/>
          <w:sz w:val="16"/>
          <w:szCs w:val="16"/>
          <w:lang w:val="nl-BE"/>
        </w:rPr>
        <w:t xml:space="preserve">                                                                                      </w:t>
      </w:r>
      <w:r w:rsidR="00C16339">
        <w:rPr>
          <w:rFonts w:cs="Arial"/>
          <w:sz w:val="16"/>
          <w:szCs w:val="16"/>
          <w:lang w:val="nl-BE"/>
        </w:rPr>
        <w:t xml:space="preserve"> </w:t>
      </w:r>
      <w:r w:rsidR="006F3923">
        <w:rPr>
          <w:rFonts w:cs="Arial"/>
          <w:sz w:val="16"/>
          <w:szCs w:val="16"/>
          <w:lang w:val="nl-BE"/>
        </w:rPr>
        <w:t>(Een voor mij onbeken</w:t>
      </w:r>
      <w:r w:rsidR="00A6068C">
        <w:rPr>
          <w:rFonts w:cs="Arial"/>
          <w:sz w:val="16"/>
          <w:szCs w:val="16"/>
          <w:lang w:val="nl-BE"/>
        </w:rPr>
        <w:t>de bewonderaar</w:t>
      </w:r>
      <w:r w:rsidR="00BE02C4">
        <w:rPr>
          <w:rFonts w:cs="Arial"/>
          <w:sz w:val="16"/>
          <w:szCs w:val="16"/>
          <w:lang w:val="nl-BE"/>
        </w:rPr>
        <w:t>)</w:t>
      </w:r>
    </w:p>
    <w:p w14:paraId="3F6841AD" w14:textId="77777777" w:rsidR="006F3923" w:rsidRPr="00C16339" w:rsidRDefault="00233A1E" w:rsidP="004F157F">
      <w:pPr>
        <w:jc w:val="both"/>
        <w:rPr>
          <w:rFonts w:cs="Arial"/>
          <w:sz w:val="20"/>
          <w:szCs w:val="20"/>
          <w:lang w:val="nl-BE"/>
        </w:rPr>
      </w:pPr>
      <w:r>
        <w:rPr>
          <w:rFonts w:cs="Arial"/>
          <w:sz w:val="20"/>
          <w:szCs w:val="20"/>
          <w:lang w:val="nl-BE"/>
        </w:rPr>
        <w:lastRenderedPageBreak/>
        <w:t xml:space="preserve">   </w:t>
      </w:r>
      <w:r w:rsidR="006F3923">
        <w:rPr>
          <w:rFonts w:cs="Arial"/>
          <w:sz w:val="20"/>
          <w:szCs w:val="20"/>
          <w:lang w:val="nl-BE"/>
        </w:rPr>
        <w:t xml:space="preserve">In </w:t>
      </w:r>
      <w:r w:rsidR="006F3923">
        <w:rPr>
          <w:rFonts w:cs="Arial"/>
          <w:i/>
          <w:sz w:val="20"/>
          <w:szCs w:val="20"/>
          <w:lang w:val="nl-BE"/>
        </w:rPr>
        <w:t xml:space="preserve">De Amsterdammer </w:t>
      </w:r>
      <w:r w:rsidR="006F3923">
        <w:rPr>
          <w:rFonts w:cs="Arial"/>
          <w:sz w:val="20"/>
          <w:szCs w:val="20"/>
          <w:lang w:val="nl-BE"/>
        </w:rPr>
        <w:t>van 8 j</w:t>
      </w:r>
      <w:r w:rsidR="00C16339">
        <w:rPr>
          <w:rFonts w:cs="Arial"/>
          <w:sz w:val="20"/>
          <w:szCs w:val="20"/>
          <w:lang w:val="nl-BE"/>
        </w:rPr>
        <w:t>anuari 1893</w:t>
      </w:r>
      <w:r w:rsidR="004F157F">
        <w:rPr>
          <w:rFonts w:cs="Arial"/>
          <w:sz w:val="20"/>
          <w:szCs w:val="20"/>
          <w:lang w:val="nl-BE"/>
        </w:rPr>
        <w:t xml:space="preserve"> (!) </w:t>
      </w:r>
      <w:r w:rsidR="00C16339">
        <w:rPr>
          <w:rFonts w:cs="Arial"/>
          <w:sz w:val="20"/>
          <w:szCs w:val="20"/>
          <w:lang w:val="nl-BE"/>
        </w:rPr>
        <w:t xml:space="preserve">verscheen van de </w:t>
      </w:r>
      <w:r w:rsidR="006F3923">
        <w:rPr>
          <w:rFonts w:cs="Arial"/>
          <w:sz w:val="20"/>
          <w:szCs w:val="20"/>
          <w:lang w:val="nl-BE"/>
        </w:rPr>
        <w:t>schaak</w:t>
      </w:r>
      <w:r w:rsidR="004F157F">
        <w:rPr>
          <w:rFonts w:cs="Arial"/>
          <w:sz w:val="20"/>
          <w:szCs w:val="20"/>
          <w:lang w:val="nl-BE"/>
        </w:rPr>
        <w:t>-com</w:t>
      </w:r>
      <w:r w:rsidR="00222F9D">
        <w:rPr>
          <w:rFonts w:cs="Arial"/>
          <w:sz w:val="20"/>
          <w:szCs w:val="20"/>
          <w:lang w:val="nl-BE"/>
        </w:rPr>
        <w:t xml:space="preserve">ponist C.C. Mann deze </w:t>
      </w:r>
      <w:r w:rsidR="00222F9D">
        <w:rPr>
          <w:rFonts w:cs="Arial"/>
          <w:b/>
          <w:sz w:val="20"/>
          <w:szCs w:val="20"/>
          <w:lang w:val="nl-BE"/>
        </w:rPr>
        <w:t>vierzet</w:t>
      </w:r>
      <w:r w:rsidR="00222F9D">
        <w:rPr>
          <w:rFonts w:cs="Arial"/>
          <w:sz w:val="20"/>
          <w:szCs w:val="20"/>
          <w:lang w:val="nl-BE"/>
        </w:rPr>
        <w:t>:</w:t>
      </w:r>
      <w:r w:rsidR="006F3923">
        <w:rPr>
          <w:rFonts w:cs="Arial"/>
          <w:sz w:val="20"/>
          <w:szCs w:val="20"/>
          <w:lang w:val="nl-BE"/>
        </w:rPr>
        <w:t xml:space="preserve"> Kg3 Dh1 / </w:t>
      </w:r>
      <w:r w:rsidR="00C16339">
        <w:rPr>
          <w:rFonts w:cs="Arial"/>
          <w:sz w:val="20"/>
          <w:szCs w:val="20"/>
          <w:lang w:val="nl-BE"/>
        </w:rPr>
        <w:t>Kg5 f6 g4 g6  met de oplos</w:t>
      </w:r>
      <w:r w:rsidR="004F157F">
        <w:rPr>
          <w:rFonts w:cs="Arial"/>
          <w:sz w:val="20"/>
          <w:szCs w:val="20"/>
          <w:lang w:val="nl-BE"/>
        </w:rPr>
        <w:t>-</w:t>
      </w:r>
      <w:r w:rsidR="00C16339">
        <w:rPr>
          <w:rFonts w:cs="Arial"/>
          <w:sz w:val="20"/>
          <w:szCs w:val="20"/>
          <w:lang w:val="nl-BE"/>
        </w:rPr>
        <w:t>sing:</w:t>
      </w:r>
      <w:r w:rsidR="006F3923" w:rsidRPr="00C16339">
        <w:rPr>
          <w:rFonts w:cs="Arial"/>
          <w:sz w:val="20"/>
          <w:szCs w:val="20"/>
          <w:lang w:val="nl-BE"/>
        </w:rPr>
        <w:t xml:space="preserve">1.Da8 Kh6 2.Dh8+ Kg5 3.Dh1 Kf5 4.Dd5+ of 3...f5 4.Dh4+ </w:t>
      </w:r>
      <w:r w:rsidR="004F157F">
        <w:rPr>
          <w:rFonts w:cs="Arial"/>
          <w:sz w:val="20"/>
          <w:szCs w:val="20"/>
          <w:lang w:val="nl-BE"/>
        </w:rPr>
        <w:t>en</w:t>
      </w:r>
      <w:r w:rsidR="006F3923" w:rsidRPr="00C16339">
        <w:rPr>
          <w:rFonts w:cs="Arial"/>
          <w:sz w:val="20"/>
          <w:szCs w:val="20"/>
          <w:lang w:val="nl-BE"/>
        </w:rPr>
        <w:t xml:space="preserve"> mat.</w:t>
      </w:r>
    </w:p>
    <w:p w14:paraId="1DAC51DB" w14:textId="77777777" w:rsidR="006F3923" w:rsidRPr="00C16339" w:rsidRDefault="006F3923" w:rsidP="006F3923">
      <w:pPr>
        <w:jc w:val="both"/>
        <w:rPr>
          <w:rFonts w:cs="Arial"/>
          <w:sz w:val="20"/>
          <w:szCs w:val="20"/>
          <w:lang w:val="nl-BE"/>
        </w:rPr>
      </w:pPr>
    </w:p>
    <w:p w14:paraId="76CD0763" w14:textId="77777777" w:rsidR="006F3923" w:rsidRDefault="006F3923" w:rsidP="006F3923">
      <w:pPr>
        <w:jc w:val="both"/>
        <w:rPr>
          <w:rFonts w:cs="Arial"/>
          <w:b/>
          <w:sz w:val="20"/>
          <w:szCs w:val="20"/>
          <w:lang w:val="nl-BE"/>
        </w:rPr>
      </w:pPr>
      <w:r w:rsidRPr="00C16339">
        <w:rPr>
          <w:rFonts w:cs="Arial"/>
          <w:sz w:val="20"/>
          <w:szCs w:val="20"/>
          <w:lang w:val="nl-BE"/>
        </w:rPr>
        <w:t xml:space="preserve">   </w:t>
      </w:r>
      <w:r>
        <w:rPr>
          <w:rFonts w:cs="Arial"/>
          <w:b/>
          <w:sz w:val="20"/>
          <w:szCs w:val="20"/>
          <w:lang w:val="nl-BE"/>
        </w:rPr>
        <w:t>Het bijzondere aan deze oplossing is dat de witte dame achtereen-      volgens drie</w:t>
      </w:r>
      <w:r>
        <w:rPr>
          <w:rFonts w:cs="Arial"/>
          <w:sz w:val="20"/>
          <w:szCs w:val="20"/>
          <w:lang w:val="nl-BE"/>
        </w:rPr>
        <w:t xml:space="preserve"> </w:t>
      </w:r>
      <w:r>
        <w:rPr>
          <w:rFonts w:cs="Arial"/>
          <w:b/>
          <w:sz w:val="20"/>
          <w:szCs w:val="20"/>
          <w:lang w:val="nl-BE"/>
        </w:rPr>
        <w:t>hoeken van</w:t>
      </w:r>
      <w:r>
        <w:rPr>
          <w:rFonts w:cs="Arial"/>
          <w:sz w:val="20"/>
          <w:szCs w:val="20"/>
          <w:lang w:val="nl-BE"/>
        </w:rPr>
        <w:t xml:space="preserve"> </w:t>
      </w:r>
      <w:r>
        <w:rPr>
          <w:rFonts w:cs="Arial"/>
          <w:b/>
          <w:sz w:val="20"/>
          <w:szCs w:val="20"/>
          <w:lang w:val="nl-BE"/>
        </w:rPr>
        <w:t>het</w:t>
      </w:r>
      <w:r>
        <w:rPr>
          <w:rFonts w:cs="Arial"/>
          <w:sz w:val="20"/>
          <w:szCs w:val="20"/>
          <w:lang w:val="nl-BE"/>
        </w:rPr>
        <w:t xml:space="preserve"> </w:t>
      </w:r>
      <w:r>
        <w:rPr>
          <w:rFonts w:cs="Arial"/>
          <w:b/>
          <w:sz w:val="20"/>
          <w:szCs w:val="20"/>
          <w:lang w:val="nl-BE"/>
        </w:rPr>
        <w:t>bord</w:t>
      </w:r>
      <w:r>
        <w:rPr>
          <w:rFonts w:cs="Arial"/>
          <w:sz w:val="20"/>
          <w:szCs w:val="20"/>
          <w:lang w:val="nl-BE"/>
        </w:rPr>
        <w:t xml:space="preserve"> </w:t>
      </w:r>
      <w:r>
        <w:rPr>
          <w:rFonts w:cs="Arial"/>
          <w:b/>
          <w:sz w:val="20"/>
          <w:szCs w:val="20"/>
          <w:lang w:val="nl-BE"/>
        </w:rPr>
        <w:t>betreedt, hier bijvoorbeeld</w:t>
      </w:r>
      <w:r w:rsidR="00994D57">
        <w:rPr>
          <w:rFonts w:cs="Arial"/>
          <w:b/>
          <w:sz w:val="20"/>
          <w:szCs w:val="20"/>
          <w:lang w:val="nl-BE"/>
        </w:rPr>
        <w:t>:</w:t>
      </w:r>
      <w:r>
        <w:rPr>
          <w:rFonts w:cs="Arial"/>
          <w:b/>
          <w:sz w:val="20"/>
          <w:szCs w:val="20"/>
          <w:lang w:val="nl-BE"/>
        </w:rPr>
        <w:t xml:space="preserve"> Da8 Dh8 en Dh1. De </w:t>
      </w:r>
      <w:r w:rsidR="005061AE">
        <w:rPr>
          <w:rFonts w:cs="Arial"/>
          <w:b/>
          <w:sz w:val="20"/>
          <w:szCs w:val="20"/>
          <w:lang w:val="nl-BE"/>
        </w:rPr>
        <w:t>z</w:t>
      </w:r>
      <w:r w:rsidR="00FE202C">
        <w:rPr>
          <w:rFonts w:cs="Arial"/>
          <w:b/>
          <w:sz w:val="20"/>
          <w:szCs w:val="20"/>
          <w:lang w:val="nl-BE"/>
        </w:rPr>
        <w:t>ogenaamde</w:t>
      </w:r>
      <w:r>
        <w:rPr>
          <w:rFonts w:cs="Arial"/>
          <w:b/>
          <w:sz w:val="20"/>
          <w:szCs w:val="20"/>
          <w:lang w:val="nl-BE"/>
        </w:rPr>
        <w:t xml:space="preserve"> </w:t>
      </w:r>
      <w:r>
        <w:rPr>
          <w:rFonts w:cs="Arial"/>
          <w:b/>
          <w:i/>
          <w:sz w:val="20"/>
          <w:szCs w:val="20"/>
          <w:lang w:val="nl-BE"/>
        </w:rPr>
        <w:t>Bermuda Driehoek.</w:t>
      </w:r>
    </w:p>
    <w:p w14:paraId="32A15016" w14:textId="77777777" w:rsidR="006F3923" w:rsidRDefault="006F3923" w:rsidP="006F3923">
      <w:pPr>
        <w:jc w:val="both"/>
        <w:rPr>
          <w:rFonts w:cs="Arial"/>
          <w:sz w:val="20"/>
          <w:szCs w:val="20"/>
          <w:lang w:val="nl-BE"/>
        </w:rPr>
      </w:pPr>
    </w:p>
    <w:p w14:paraId="718A1DDA" w14:textId="77777777" w:rsidR="00FE202C" w:rsidRDefault="006F3923" w:rsidP="006F3923">
      <w:pPr>
        <w:jc w:val="both"/>
        <w:rPr>
          <w:rFonts w:cs="Arial"/>
          <w:sz w:val="20"/>
          <w:szCs w:val="20"/>
          <w:lang w:val="nl-BE"/>
        </w:rPr>
      </w:pPr>
      <w:r>
        <w:rPr>
          <w:rFonts w:cs="Arial"/>
          <w:sz w:val="20"/>
          <w:szCs w:val="20"/>
          <w:lang w:val="nl-BE"/>
        </w:rPr>
        <w:t xml:space="preserve">   In mei 2000 publiceerde Julien Vandiest  in de </w:t>
      </w:r>
      <w:r>
        <w:rPr>
          <w:rFonts w:cs="Arial"/>
          <w:i/>
          <w:sz w:val="20"/>
          <w:szCs w:val="20"/>
          <w:lang w:val="nl-BE"/>
        </w:rPr>
        <w:t xml:space="preserve">De Morgen </w:t>
      </w:r>
      <w:r>
        <w:rPr>
          <w:rFonts w:cs="Arial"/>
          <w:sz w:val="20"/>
          <w:szCs w:val="20"/>
          <w:lang w:val="nl-BE"/>
        </w:rPr>
        <w:t>een</w:t>
      </w:r>
      <w:r w:rsidR="00222F9D">
        <w:rPr>
          <w:rFonts w:cs="Arial"/>
          <w:sz w:val="20"/>
          <w:szCs w:val="20"/>
          <w:lang w:val="nl-BE"/>
        </w:rPr>
        <w:t xml:space="preserve"> </w:t>
      </w:r>
      <w:r w:rsidR="00222F9D">
        <w:rPr>
          <w:rFonts w:cs="Arial"/>
          <w:b/>
          <w:sz w:val="20"/>
          <w:szCs w:val="20"/>
          <w:lang w:val="nl-BE"/>
        </w:rPr>
        <w:t>vijfzet</w:t>
      </w:r>
      <w:r>
        <w:rPr>
          <w:rFonts w:cs="Arial"/>
          <w:sz w:val="20"/>
          <w:szCs w:val="20"/>
          <w:lang w:val="nl-BE"/>
        </w:rPr>
        <w:t>, die Roger Missia</w:t>
      </w:r>
      <w:r w:rsidR="00FE202C">
        <w:rPr>
          <w:rFonts w:cs="Arial"/>
          <w:sz w:val="20"/>
          <w:szCs w:val="20"/>
          <w:lang w:val="nl-BE"/>
        </w:rPr>
        <w:t xml:space="preserve">en </w:t>
      </w:r>
      <w:r>
        <w:rPr>
          <w:rFonts w:cs="Arial"/>
          <w:sz w:val="20"/>
          <w:szCs w:val="20"/>
          <w:lang w:val="nl-BE"/>
        </w:rPr>
        <w:t xml:space="preserve"> verbeterde tot: Kb3 Dh1 g2 / Kb5 b4 b6 c6 g4 +. De correcte </w:t>
      </w:r>
    </w:p>
    <w:p w14:paraId="5AA8276F" w14:textId="77777777" w:rsidR="006F3923" w:rsidRDefault="00FE202C" w:rsidP="006F3923">
      <w:pPr>
        <w:jc w:val="both"/>
        <w:rPr>
          <w:rFonts w:cs="Arial"/>
          <w:sz w:val="20"/>
          <w:szCs w:val="20"/>
          <w:lang w:val="nl-BE"/>
        </w:rPr>
      </w:pPr>
      <w:r>
        <w:rPr>
          <w:rFonts w:cs="Arial"/>
          <w:sz w:val="20"/>
          <w:szCs w:val="20"/>
          <w:lang w:val="nl-BE"/>
        </w:rPr>
        <w:t>oplossing luidde:</w:t>
      </w:r>
      <w:r w:rsidR="00B24A35">
        <w:rPr>
          <w:rFonts w:cs="Arial"/>
          <w:sz w:val="20"/>
          <w:szCs w:val="20"/>
          <w:lang w:val="nl-BE"/>
        </w:rPr>
        <w:t xml:space="preserve"> </w:t>
      </w:r>
      <w:r>
        <w:rPr>
          <w:rFonts w:cs="Arial"/>
          <w:sz w:val="20"/>
          <w:szCs w:val="20"/>
          <w:lang w:val="nl-BE"/>
        </w:rPr>
        <w:t xml:space="preserve">1.Da1 g3 2.Dh8 Ka5 3.Da8 Kb5  4.Da1 Kc5 5.De5+ en mat. </w:t>
      </w:r>
      <w:r w:rsidR="006F3923">
        <w:rPr>
          <w:rFonts w:cs="Arial"/>
          <w:sz w:val="20"/>
          <w:szCs w:val="20"/>
          <w:lang w:val="nl-BE"/>
        </w:rPr>
        <w:t>Daarop hoopte Fernand Joseph co-auteur te worden met een bijna identieke stelling: Kb3 Da8 g4</w:t>
      </w:r>
      <w:r w:rsidR="00021719">
        <w:rPr>
          <w:rFonts w:cs="Arial"/>
          <w:sz w:val="20"/>
          <w:szCs w:val="20"/>
          <w:lang w:val="nl-BE"/>
        </w:rPr>
        <w:t xml:space="preserve"> / Kb5 b4 b6 c6 g7 +, en de opl</w:t>
      </w:r>
      <w:r w:rsidR="006F3923">
        <w:rPr>
          <w:rFonts w:cs="Arial"/>
          <w:sz w:val="20"/>
          <w:szCs w:val="20"/>
          <w:lang w:val="nl-BE"/>
        </w:rPr>
        <w:t xml:space="preserve">ossing 1.Da1 g5 2.Dh8 Ka5 3.Da8 Kb5 4.Da1 Kc5 5.De5+ en mat. </w:t>
      </w:r>
    </w:p>
    <w:p w14:paraId="7FFDB53F" w14:textId="77777777" w:rsidR="006F3923" w:rsidRDefault="006F3923" w:rsidP="006F3923">
      <w:pPr>
        <w:jc w:val="both"/>
        <w:rPr>
          <w:rFonts w:cs="Arial"/>
          <w:sz w:val="20"/>
          <w:szCs w:val="20"/>
          <w:lang w:val="nl-BE"/>
        </w:rPr>
      </w:pPr>
      <w:r>
        <w:rPr>
          <w:rFonts w:cs="Arial"/>
          <w:sz w:val="20"/>
          <w:szCs w:val="20"/>
          <w:lang w:val="nl-BE"/>
        </w:rPr>
        <w:t xml:space="preserve">   </w:t>
      </w:r>
    </w:p>
    <w:p w14:paraId="431F2F9E" w14:textId="77777777" w:rsidR="0018528A" w:rsidRDefault="0018528A" w:rsidP="006F3923">
      <w:pPr>
        <w:jc w:val="both"/>
        <w:rPr>
          <w:rFonts w:cs="Arial"/>
          <w:sz w:val="20"/>
          <w:szCs w:val="20"/>
          <w:lang w:val="nl-BE"/>
        </w:rPr>
      </w:pPr>
      <w:r>
        <w:rPr>
          <w:rFonts w:cs="Arial"/>
          <w:sz w:val="20"/>
          <w:szCs w:val="20"/>
          <w:lang w:val="nl-BE"/>
        </w:rPr>
        <w:t xml:space="preserve">   </w:t>
      </w:r>
      <w:r w:rsidR="006F3923">
        <w:rPr>
          <w:rFonts w:cs="Arial"/>
          <w:sz w:val="20"/>
          <w:szCs w:val="20"/>
          <w:lang w:val="nl-BE"/>
        </w:rPr>
        <w:t xml:space="preserve">Roger en ik componeerden daarop de stelling: </w:t>
      </w:r>
      <w:r w:rsidR="006F3923" w:rsidRPr="00C54734">
        <w:rPr>
          <w:rFonts w:cs="Arial"/>
          <w:b/>
          <w:sz w:val="20"/>
          <w:szCs w:val="20"/>
          <w:lang w:val="nl-BE"/>
        </w:rPr>
        <w:t>Kh2 Dg1 b3 / Ka5 Lh1 b4</w:t>
      </w:r>
      <w:r w:rsidR="006F3923">
        <w:rPr>
          <w:rFonts w:cs="Arial"/>
          <w:sz w:val="20"/>
          <w:szCs w:val="20"/>
          <w:lang w:val="nl-BE"/>
        </w:rPr>
        <w:t xml:space="preserve"> </w:t>
      </w:r>
      <w:r w:rsidR="006F3923" w:rsidRPr="00C54734">
        <w:rPr>
          <w:rFonts w:cs="Arial"/>
          <w:b/>
          <w:sz w:val="20"/>
          <w:szCs w:val="20"/>
          <w:lang w:val="nl-BE"/>
        </w:rPr>
        <w:t>b6 c6 g2 g7,</w:t>
      </w:r>
      <w:r w:rsidR="006F3923">
        <w:rPr>
          <w:rFonts w:cs="Arial"/>
          <w:b/>
          <w:sz w:val="20"/>
          <w:szCs w:val="20"/>
          <w:lang w:val="nl-BE"/>
        </w:rPr>
        <w:t xml:space="preserve"> </w:t>
      </w:r>
      <w:r w:rsidR="006F3923">
        <w:rPr>
          <w:rFonts w:cs="Arial"/>
          <w:sz w:val="20"/>
          <w:szCs w:val="20"/>
          <w:lang w:val="nl-BE"/>
        </w:rPr>
        <w:t xml:space="preserve">met als opgave </w:t>
      </w:r>
      <w:r w:rsidR="006F3923">
        <w:rPr>
          <w:rFonts w:cs="Arial"/>
          <w:b/>
          <w:sz w:val="20"/>
          <w:szCs w:val="20"/>
          <w:lang w:val="nl-BE"/>
        </w:rPr>
        <w:t>mat in vijftien zetten</w:t>
      </w:r>
      <w:r w:rsidR="006F3923">
        <w:rPr>
          <w:rFonts w:cs="Arial"/>
          <w:sz w:val="20"/>
          <w:szCs w:val="20"/>
          <w:lang w:val="nl-BE"/>
        </w:rPr>
        <w:t>,</w:t>
      </w:r>
      <w:r w:rsidR="006F3923">
        <w:rPr>
          <w:rFonts w:cs="Arial"/>
          <w:b/>
          <w:sz w:val="20"/>
          <w:szCs w:val="20"/>
          <w:lang w:val="nl-BE"/>
        </w:rPr>
        <w:t xml:space="preserve"> </w:t>
      </w:r>
      <w:r w:rsidR="006F3923">
        <w:rPr>
          <w:rFonts w:cs="Arial"/>
          <w:sz w:val="20"/>
          <w:szCs w:val="20"/>
          <w:lang w:val="nl-BE"/>
        </w:rPr>
        <w:t>en deze oplossing:</w:t>
      </w:r>
    </w:p>
    <w:p w14:paraId="1E729273" w14:textId="77777777" w:rsidR="00271807" w:rsidRDefault="0018528A" w:rsidP="006F3923">
      <w:pPr>
        <w:jc w:val="both"/>
        <w:rPr>
          <w:rFonts w:cs="Arial"/>
          <w:i/>
          <w:sz w:val="20"/>
          <w:szCs w:val="20"/>
          <w:lang w:val="nl-BE"/>
        </w:rPr>
      </w:pPr>
      <w:r w:rsidRPr="00BA53FE">
        <w:rPr>
          <w:rFonts w:cs="Arial"/>
          <w:b/>
          <w:sz w:val="20"/>
          <w:szCs w:val="20"/>
          <w:lang w:val="nl-BE"/>
        </w:rPr>
        <w:t xml:space="preserve">   </w:t>
      </w:r>
      <w:r w:rsidRPr="00BA53FE">
        <w:rPr>
          <w:rFonts w:cs="Arial"/>
          <w:b/>
          <w:sz w:val="20"/>
          <w:szCs w:val="20"/>
          <w:u w:val="single"/>
          <w:lang w:val="nl-BE"/>
        </w:rPr>
        <w:t>1</w:t>
      </w:r>
      <w:r w:rsidR="00BA53FE" w:rsidRPr="00BA53FE">
        <w:rPr>
          <w:rFonts w:cs="Arial"/>
          <w:b/>
          <w:sz w:val="20"/>
          <w:szCs w:val="20"/>
          <w:u w:val="single"/>
          <w:lang w:val="nl-BE"/>
        </w:rPr>
        <w:t>.</w:t>
      </w:r>
      <w:r w:rsidRPr="00BA53FE">
        <w:rPr>
          <w:rFonts w:cs="Arial"/>
          <w:b/>
          <w:sz w:val="20"/>
          <w:szCs w:val="20"/>
          <w:u w:val="single"/>
          <w:lang w:val="nl-BE"/>
        </w:rPr>
        <w:t>Da1</w:t>
      </w:r>
      <w:r w:rsidRPr="00BA53FE">
        <w:rPr>
          <w:rFonts w:cs="Arial"/>
          <w:sz w:val="20"/>
          <w:szCs w:val="20"/>
          <w:u w:val="single"/>
          <w:lang w:val="nl-BE"/>
        </w:rPr>
        <w:t>+</w:t>
      </w:r>
      <w:r>
        <w:rPr>
          <w:rFonts w:cs="Arial"/>
          <w:sz w:val="20"/>
          <w:szCs w:val="20"/>
          <w:lang w:val="nl-BE"/>
        </w:rPr>
        <w:t xml:space="preserve"> Kb5 </w:t>
      </w:r>
      <w:r w:rsidRPr="00BA53FE">
        <w:rPr>
          <w:rFonts w:cs="Arial"/>
          <w:b/>
          <w:sz w:val="20"/>
          <w:szCs w:val="20"/>
          <w:u w:val="single"/>
          <w:lang w:val="nl-BE"/>
        </w:rPr>
        <w:t>2.Kg1</w:t>
      </w:r>
      <w:r>
        <w:rPr>
          <w:rFonts w:cs="Arial"/>
          <w:sz w:val="20"/>
          <w:szCs w:val="20"/>
          <w:lang w:val="nl-BE"/>
        </w:rPr>
        <w:t xml:space="preserve"> g6 </w:t>
      </w:r>
      <w:r w:rsidRPr="00271807">
        <w:rPr>
          <w:rFonts w:cs="Arial"/>
          <w:i/>
          <w:sz w:val="20"/>
          <w:szCs w:val="20"/>
          <w:lang w:val="nl-BE"/>
        </w:rPr>
        <w:t>(Er dreigde mat</w:t>
      </w:r>
      <w:r w:rsidR="00271807" w:rsidRPr="00271807">
        <w:rPr>
          <w:rFonts w:cs="Arial"/>
          <w:i/>
          <w:sz w:val="20"/>
          <w:szCs w:val="20"/>
          <w:lang w:val="nl-BE"/>
        </w:rPr>
        <w:t xml:space="preserve"> na 2…Kc5 of 2…c5</w:t>
      </w:r>
      <w:r w:rsidR="00271807">
        <w:rPr>
          <w:rFonts w:cs="Arial"/>
          <w:sz w:val="20"/>
          <w:szCs w:val="20"/>
          <w:lang w:val="nl-BE"/>
        </w:rPr>
        <w:t xml:space="preserve">) </w:t>
      </w:r>
      <w:r w:rsidR="00271807" w:rsidRPr="00BA53FE">
        <w:rPr>
          <w:rFonts w:cs="Arial"/>
          <w:b/>
          <w:sz w:val="20"/>
          <w:szCs w:val="20"/>
          <w:u w:val="single"/>
          <w:lang w:val="nl-BE"/>
        </w:rPr>
        <w:t>3.</w:t>
      </w:r>
      <w:r w:rsidR="001465A1" w:rsidRPr="00BA53FE">
        <w:rPr>
          <w:rFonts w:cs="Arial"/>
          <w:b/>
          <w:sz w:val="20"/>
          <w:szCs w:val="20"/>
          <w:u w:val="single"/>
          <w:lang w:val="nl-BE"/>
        </w:rPr>
        <w:t>Dh8</w:t>
      </w:r>
      <w:r w:rsidR="001465A1">
        <w:rPr>
          <w:rFonts w:cs="Arial"/>
          <w:b/>
          <w:sz w:val="20"/>
          <w:szCs w:val="20"/>
          <w:lang w:val="nl-BE"/>
        </w:rPr>
        <w:t xml:space="preserve"> </w:t>
      </w:r>
      <w:r w:rsidR="001465A1">
        <w:rPr>
          <w:rFonts w:cs="Arial"/>
          <w:sz w:val="20"/>
          <w:szCs w:val="20"/>
          <w:lang w:val="nl-BE"/>
        </w:rPr>
        <w:t>Ka6</w:t>
      </w:r>
      <w:r w:rsidR="00271807">
        <w:rPr>
          <w:rFonts w:cs="Arial"/>
          <w:b/>
          <w:sz w:val="20"/>
          <w:szCs w:val="20"/>
          <w:lang w:val="nl-BE"/>
        </w:rPr>
        <w:t xml:space="preserve"> </w:t>
      </w:r>
      <w:r w:rsidR="00271807">
        <w:rPr>
          <w:rFonts w:cs="Arial"/>
          <w:i/>
          <w:sz w:val="20"/>
          <w:szCs w:val="20"/>
          <w:lang w:val="nl-BE"/>
        </w:rPr>
        <w:t>(Na</w:t>
      </w:r>
    </w:p>
    <w:p w14:paraId="2C68F549" w14:textId="77777777" w:rsidR="00813B62" w:rsidRPr="001465A1" w:rsidRDefault="00271807" w:rsidP="006F3923">
      <w:pPr>
        <w:jc w:val="both"/>
        <w:rPr>
          <w:rFonts w:cs="Arial"/>
          <w:i/>
          <w:sz w:val="20"/>
          <w:szCs w:val="20"/>
          <w:lang w:val="nl-BE"/>
        </w:rPr>
      </w:pPr>
      <w:r>
        <w:rPr>
          <w:rFonts w:cs="Arial"/>
          <w:i/>
          <w:sz w:val="20"/>
          <w:szCs w:val="20"/>
          <w:lang w:val="nl-BE"/>
        </w:rPr>
        <w:t>3…c5 4.De8+ Ka6 5.</w:t>
      </w:r>
      <w:r w:rsidR="001465A1">
        <w:rPr>
          <w:rFonts w:cs="Arial"/>
          <w:i/>
          <w:sz w:val="20"/>
          <w:szCs w:val="20"/>
          <w:lang w:val="nl-BE"/>
        </w:rPr>
        <w:t>Da4+ is het mat.</w:t>
      </w:r>
      <w:r w:rsidR="001604B5">
        <w:rPr>
          <w:rFonts w:cs="Arial"/>
          <w:i/>
          <w:sz w:val="20"/>
          <w:szCs w:val="20"/>
          <w:lang w:val="nl-BE"/>
        </w:rPr>
        <w:t xml:space="preserve">) </w:t>
      </w:r>
      <w:r w:rsidR="001C6FA2">
        <w:rPr>
          <w:rFonts w:cs="Arial"/>
          <w:b/>
          <w:sz w:val="20"/>
          <w:szCs w:val="20"/>
          <w:u w:val="single"/>
          <w:lang w:val="nl-BE"/>
        </w:rPr>
        <w:t>4.Da8+</w:t>
      </w:r>
      <w:r w:rsidR="006F3923">
        <w:rPr>
          <w:rFonts w:cs="Arial"/>
          <w:sz w:val="20"/>
          <w:szCs w:val="20"/>
          <w:lang w:val="nl-BE"/>
        </w:rPr>
        <w:t xml:space="preserve"> </w:t>
      </w:r>
      <w:r w:rsidR="006F3923" w:rsidRPr="001465A1">
        <w:rPr>
          <w:rFonts w:cs="Arial"/>
          <w:sz w:val="20"/>
          <w:szCs w:val="20"/>
          <w:lang w:val="nl-BE"/>
        </w:rPr>
        <w:t>Kb5</w:t>
      </w:r>
      <w:r w:rsidR="006F3923">
        <w:rPr>
          <w:rFonts w:cs="Arial"/>
          <w:sz w:val="20"/>
          <w:szCs w:val="20"/>
          <w:lang w:val="nl-BE"/>
        </w:rPr>
        <w:t xml:space="preserve"> </w:t>
      </w:r>
      <w:r w:rsidR="00455FE7">
        <w:rPr>
          <w:rFonts w:cs="Arial"/>
          <w:b/>
          <w:sz w:val="20"/>
          <w:szCs w:val="20"/>
          <w:u w:val="single"/>
          <w:lang w:val="nl-BE"/>
        </w:rPr>
        <w:t>5.</w:t>
      </w:r>
      <w:r w:rsidR="00455FE7" w:rsidRPr="00455FE7">
        <w:rPr>
          <w:rFonts w:cs="Arial"/>
          <w:b/>
          <w:sz w:val="20"/>
          <w:szCs w:val="20"/>
          <w:u w:val="single"/>
          <w:lang w:val="nl-BE"/>
        </w:rPr>
        <w:t>Da1</w:t>
      </w:r>
      <w:r w:rsidR="00455FE7">
        <w:rPr>
          <w:rFonts w:cs="Arial"/>
          <w:sz w:val="20"/>
          <w:szCs w:val="20"/>
          <w:lang w:val="nl-BE"/>
        </w:rPr>
        <w:t xml:space="preserve"> </w:t>
      </w:r>
      <w:r w:rsidR="006F3923" w:rsidRPr="00455FE7">
        <w:rPr>
          <w:rFonts w:cs="Arial"/>
          <w:sz w:val="20"/>
          <w:szCs w:val="20"/>
          <w:lang w:val="nl-BE"/>
        </w:rPr>
        <w:t>g5</w:t>
      </w:r>
      <w:r w:rsidR="006F3923" w:rsidRPr="00C54734">
        <w:rPr>
          <w:rFonts w:cs="Arial"/>
          <w:b/>
          <w:sz w:val="20"/>
          <w:szCs w:val="20"/>
          <w:lang w:val="nl-BE"/>
        </w:rPr>
        <w:t xml:space="preserve"> </w:t>
      </w:r>
      <w:r w:rsidR="006F3923" w:rsidRPr="00455FE7">
        <w:rPr>
          <w:rFonts w:cs="Arial"/>
          <w:b/>
          <w:sz w:val="20"/>
          <w:szCs w:val="20"/>
          <w:u w:val="single"/>
          <w:lang w:val="nl-BE"/>
        </w:rPr>
        <w:t>6.Dh8</w:t>
      </w:r>
      <w:r w:rsidR="006F3923" w:rsidRPr="00C54734">
        <w:rPr>
          <w:rFonts w:cs="Arial"/>
          <w:b/>
          <w:sz w:val="20"/>
          <w:szCs w:val="20"/>
          <w:lang w:val="nl-BE"/>
        </w:rPr>
        <w:t xml:space="preserve"> </w:t>
      </w:r>
      <w:r w:rsidR="006F3923" w:rsidRPr="001465A1">
        <w:rPr>
          <w:rFonts w:cs="Arial"/>
          <w:sz w:val="20"/>
          <w:szCs w:val="20"/>
          <w:lang w:val="nl-BE"/>
        </w:rPr>
        <w:t xml:space="preserve">Ka6 </w:t>
      </w:r>
      <w:r w:rsidR="006F3923" w:rsidRPr="00455FE7">
        <w:rPr>
          <w:rFonts w:cs="Arial"/>
          <w:b/>
          <w:sz w:val="20"/>
          <w:szCs w:val="20"/>
          <w:u w:val="single"/>
          <w:lang w:val="nl-BE"/>
        </w:rPr>
        <w:t>7.Da8+</w:t>
      </w:r>
      <w:r w:rsidR="006F3923" w:rsidRPr="001465A1">
        <w:rPr>
          <w:rFonts w:cs="Arial"/>
          <w:sz w:val="20"/>
          <w:szCs w:val="20"/>
          <w:lang w:val="nl-BE"/>
        </w:rPr>
        <w:t xml:space="preserve"> Kb5</w:t>
      </w:r>
      <w:r w:rsidR="006F3923">
        <w:rPr>
          <w:rFonts w:cs="Arial"/>
          <w:sz w:val="20"/>
          <w:szCs w:val="20"/>
          <w:lang w:val="nl-BE"/>
        </w:rPr>
        <w:t xml:space="preserve"> </w:t>
      </w:r>
      <w:r w:rsidR="00455FE7" w:rsidRPr="00455FE7">
        <w:rPr>
          <w:rFonts w:cs="Arial"/>
          <w:b/>
          <w:sz w:val="20"/>
          <w:szCs w:val="20"/>
          <w:u w:val="single"/>
          <w:lang w:val="nl-BE"/>
        </w:rPr>
        <w:t>8.Da1</w:t>
      </w:r>
      <w:r w:rsidR="00455FE7">
        <w:rPr>
          <w:rFonts w:cs="Arial"/>
          <w:sz w:val="20"/>
          <w:szCs w:val="20"/>
          <w:lang w:val="nl-BE"/>
        </w:rPr>
        <w:t xml:space="preserve"> </w:t>
      </w:r>
      <w:r w:rsidR="00455FE7" w:rsidRPr="001465A1">
        <w:rPr>
          <w:rFonts w:cs="Arial"/>
          <w:sz w:val="20"/>
          <w:szCs w:val="20"/>
          <w:lang w:val="nl-BE"/>
        </w:rPr>
        <w:t xml:space="preserve">g4 </w:t>
      </w:r>
      <w:r w:rsidR="00643223">
        <w:rPr>
          <w:rFonts w:cs="Arial"/>
          <w:b/>
          <w:sz w:val="20"/>
          <w:szCs w:val="20"/>
          <w:u w:val="single"/>
          <w:lang w:val="nl-BE"/>
        </w:rPr>
        <w:t>9.Dh8</w:t>
      </w:r>
      <w:r w:rsidR="00643223">
        <w:rPr>
          <w:rFonts w:cs="Arial"/>
          <w:b/>
          <w:sz w:val="20"/>
          <w:szCs w:val="20"/>
          <w:lang w:val="nl-BE"/>
        </w:rPr>
        <w:t xml:space="preserve"> </w:t>
      </w:r>
      <w:r w:rsidR="006F3923" w:rsidRPr="001465A1">
        <w:rPr>
          <w:rFonts w:cs="Arial"/>
          <w:sz w:val="20"/>
          <w:szCs w:val="20"/>
          <w:lang w:val="nl-BE"/>
        </w:rPr>
        <w:t xml:space="preserve">Ka6 </w:t>
      </w:r>
      <w:r w:rsidR="006F3923" w:rsidRPr="00643223">
        <w:rPr>
          <w:rFonts w:cs="Arial"/>
          <w:b/>
          <w:sz w:val="20"/>
          <w:szCs w:val="20"/>
          <w:u w:val="single"/>
          <w:lang w:val="nl-BE"/>
        </w:rPr>
        <w:t>10.Da8+</w:t>
      </w:r>
      <w:r w:rsidR="00643223" w:rsidRPr="001465A1">
        <w:rPr>
          <w:rFonts w:cs="Arial"/>
          <w:sz w:val="20"/>
          <w:szCs w:val="20"/>
          <w:lang w:val="nl-BE"/>
        </w:rPr>
        <w:t xml:space="preserve"> </w:t>
      </w:r>
      <w:r w:rsidR="006F3923" w:rsidRPr="001465A1">
        <w:rPr>
          <w:rFonts w:cs="Arial"/>
          <w:sz w:val="20"/>
          <w:szCs w:val="20"/>
          <w:lang w:val="nl-BE"/>
        </w:rPr>
        <w:t>Kb5</w:t>
      </w:r>
      <w:r w:rsidR="006F3923">
        <w:rPr>
          <w:rFonts w:cs="Arial"/>
          <w:sz w:val="20"/>
          <w:szCs w:val="20"/>
          <w:lang w:val="nl-BE"/>
        </w:rPr>
        <w:t xml:space="preserve"> </w:t>
      </w:r>
      <w:r w:rsidR="006F3923" w:rsidRPr="00643223">
        <w:rPr>
          <w:rFonts w:cs="Arial"/>
          <w:b/>
          <w:sz w:val="20"/>
          <w:szCs w:val="20"/>
          <w:u w:val="single"/>
          <w:lang w:val="nl-BE"/>
        </w:rPr>
        <w:t>11.Da1</w:t>
      </w:r>
      <w:r w:rsidR="00643223">
        <w:rPr>
          <w:rFonts w:cs="Arial"/>
          <w:b/>
          <w:sz w:val="20"/>
          <w:szCs w:val="20"/>
          <w:lang w:val="nl-BE"/>
        </w:rPr>
        <w:t xml:space="preserve"> </w:t>
      </w:r>
      <w:r w:rsidR="006F3923" w:rsidRPr="001465A1">
        <w:rPr>
          <w:rFonts w:cs="Arial"/>
          <w:sz w:val="20"/>
          <w:szCs w:val="20"/>
          <w:lang w:val="nl-BE"/>
        </w:rPr>
        <w:t>g3</w:t>
      </w:r>
      <w:r w:rsidR="006F3923">
        <w:rPr>
          <w:rFonts w:cs="Arial"/>
          <w:sz w:val="20"/>
          <w:szCs w:val="20"/>
          <w:lang w:val="nl-BE"/>
        </w:rPr>
        <w:t xml:space="preserve"> </w:t>
      </w:r>
      <w:r w:rsidR="006F3923" w:rsidRPr="00643223">
        <w:rPr>
          <w:rFonts w:cs="Arial"/>
          <w:b/>
          <w:sz w:val="20"/>
          <w:szCs w:val="20"/>
          <w:u w:val="single"/>
          <w:lang w:val="nl-BE"/>
        </w:rPr>
        <w:t>12.Dh8</w:t>
      </w:r>
      <w:r w:rsidR="006F3923">
        <w:rPr>
          <w:rFonts w:cs="Arial"/>
          <w:sz w:val="20"/>
          <w:szCs w:val="20"/>
          <w:lang w:val="nl-BE"/>
        </w:rPr>
        <w:t xml:space="preserve"> </w:t>
      </w:r>
      <w:r w:rsidR="006F3923" w:rsidRPr="001465A1">
        <w:rPr>
          <w:rFonts w:cs="Arial"/>
          <w:sz w:val="20"/>
          <w:szCs w:val="20"/>
          <w:lang w:val="nl-BE"/>
        </w:rPr>
        <w:t>Ka6</w:t>
      </w:r>
      <w:r w:rsidR="006F3923">
        <w:rPr>
          <w:rFonts w:cs="Arial"/>
          <w:sz w:val="20"/>
          <w:szCs w:val="20"/>
          <w:lang w:val="nl-BE"/>
        </w:rPr>
        <w:t xml:space="preserve"> </w:t>
      </w:r>
      <w:r w:rsidR="006F3923">
        <w:rPr>
          <w:rFonts w:cs="Arial"/>
          <w:i/>
          <w:sz w:val="20"/>
          <w:szCs w:val="20"/>
          <w:lang w:val="nl-BE"/>
        </w:rPr>
        <w:t>(12…c5 13.De8+ Ka6 14.Da8+ Kb5 15.Da4+ en mat)</w:t>
      </w:r>
      <w:r w:rsidR="006F3923">
        <w:rPr>
          <w:rFonts w:cs="Arial"/>
          <w:sz w:val="20"/>
          <w:szCs w:val="20"/>
          <w:lang w:val="nl-BE"/>
        </w:rPr>
        <w:t xml:space="preserve"> </w:t>
      </w:r>
      <w:r w:rsidR="006F3923" w:rsidRPr="00643223">
        <w:rPr>
          <w:rFonts w:cs="Arial"/>
          <w:b/>
          <w:sz w:val="20"/>
          <w:szCs w:val="20"/>
          <w:u w:val="single"/>
          <w:lang w:val="nl-BE"/>
        </w:rPr>
        <w:t>13.Da8+</w:t>
      </w:r>
      <w:r w:rsidR="006F3923">
        <w:rPr>
          <w:rFonts w:cs="Arial"/>
          <w:sz w:val="20"/>
          <w:szCs w:val="20"/>
          <w:lang w:val="nl-BE"/>
        </w:rPr>
        <w:t xml:space="preserve"> </w:t>
      </w:r>
      <w:r w:rsidR="006F3923" w:rsidRPr="00BA53FE">
        <w:rPr>
          <w:rFonts w:cs="Arial"/>
          <w:sz w:val="20"/>
          <w:szCs w:val="20"/>
          <w:lang w:val="nl-BE"/>
        </w:rPr>
        <w:t>Kb5</w:t>
      </w:r>
      <w:r w:rsidR="006F3923">
        <w:rPr>
          <w:rFonts w:cs="Arial"/>
          <w:sz w:val="20"/>
          <w:szCs w:val="20"/>
          <w:lang w:val="nl-BE"/>
        </w:rPr>
        <w:t xml:space="preserve"> </w:t>
      </w:r>
      <w:r w:rsidR="006F3923" w:rsidRPr="00643223">
        <w:rPr>
          <w:rFonts w:cs="Arial"/>
          <w:b/>
          <w:sz w:val="20"/>
          <w:szCs w:val="20"/>
          <w:u w:val="single"/>
          <w:lang w:val="nl-BE"/>
        </w:rPr>
        <w:t>14.Da1</w:t>
      </w:r>
      <w:r w:rsidR="006F3923">
        <w:rPr>
          <w:rFonts w:cs="Arial"/>
          <w:sz w:val="20"/>
          <w:szCs w:val="20"/>
          <w:lang w:val="nl-BE"/>
        </w:rPr>
        <w:t xml:space="preserve"> </w:t>
      </w:r>
      <w:r w:rsidR="006F3923" w:rsidRPr="00BA53FE">
        <w:rPr>
          <w:rFonts w:cs="Arial"/>
          <w:sz w:val="20"/>
          <w:szCs w:val="20"/>
          <w:lang w:val="nl-BE"/>
        </w:rPr>
        <w:t>Kc5(c5</w:t>
      </w:r>
      <w:r w:rsidR="006F3923" w:rsidRPr="00C54734">
        <w:rPr>
          <w:rFonts w:cs="Arial"/>
          <w:b/>
          <w:sz w:val="20"/>
          <w:szCs w:val="20"/>
          <w:lang w:val="nl-BE"/>
        </w:rPr>
        <w:t>) 15.De5(Da4)+</w:t>
      </w:r>
      <w:r w:rsidR="006F3923">
        <w:rPr>
          <w:rFonts w:cs="Arial"/>
          <w:sz w:val="20"/>
          <w:szCs w:val="20"/>
          <w:lang w:val="nl-BE"/>
        </w:rPr>
        <w:t xml:space="preserve"> en mat.</w:t>
      </w:r>
      <w:r w:rsidR="005C26FA">
        <w:rPr>
          <w:rFonts w:cs="Arial"/>
          <w:sz w:val="20"/>
          <w:szCs w:val="20"/>
          <w:lang w:val="nl-BE"/>
        </w:rPr>
        <w:t xml:space="preserve"> </w:t>
      </w:r>
      <w:r w:rsidR="00813B62">
        <w:rPr>
          <w:rFonts w:cs="Arial"/>
          <w:sz w:val="20"/>
          <w:szCs w:val="20"/>
          <w:lang w:val="nl-BE"/>
        </w:rPr>
        <w:t>Met</w:t>
      </w:r>
      <w:r w:rsidR="006F3923">
        <w:rPr>
          <w:rFonts w:cs="Arial"/>
          <w:sz w:val="20"/>
          <w:szCs w:val="20"/>
          <w:lang w:val="nl-BE"/>
        </w:rPr>
        <w:t xml:space="preserve"> </w:t>
      </w:r>
      <w:r w:rsidR="006F3923">
        <w:rPr>
          <w:rFonts w:cs="Arial"/>
          <w:b/>
          <w:sz w:val="20"/>
          <w:szCs w:val="20"/>
          <w:lang w:val="nl-BE"/>
        </w:rPr>
        <w:t>viermaal</w:t>
      </w:r>
      <w:r w:rsidR="006F3923">
        <w:rPr>
          <w:rFonts w:cs="Arial"/>
          <w:sz w:val="20"/>
          <w:szCs w:val="20"/>
          <w:lang w:val="nl-BE"/>
        </w:rPr>
        <w:t xml:space="preserve"> </w:t>
      </w:r>
      <w:r w:rsidR="006F3923">
        <w:rPr>
          <w:rFonts w:cs="Arial"/>
          <w:b/>
          <w:sz w:val="20"/>
          <w:szCs w:val="20"/>
          <w:lang w:val="nl-BE"/>
        </w:rPr>
        <w:t xml:space="preserve">de </w:t>
      </w:r>
      <w:r w:rsidR="006F3923">
        <w:rPr>
          <w:rFonts w:cs="Arial"/>
          <w:b/>
          <w:i/>
          <w:sz w:val="20"/>
          <w:szCs w:val="20"/>
          <w:lang w:val="nl-BE"/>
        </w:rPr>
        <w:t>Bermuda Driehoek</w:t>
      </w:r>
      <w:r w:rsidR="00813B62">
        <w:rPr>
          <w:rFonts w:cs="Arial"/>
          <w:b/>
          <w:i/>
          <w:sz w:val="20"/>
          <w:szCs w:val="20"/>
          <w:lang w:val="nl-BE"/>
        </w:rPr>
        <w:t>.</w:t>
      </w:r>
    </w:p>
    <w:p w14:paraId="5196AB23" w14:textId="77777777" w:rsidR="00813B62" w:rsidRDefault="00813B62" w:rsidP="006F3923">
      <w:pPr>
        <w:jc w:val="both"/>
        <w:rPr>
          <w:rFonts w:cs="Arial"/>
          <w:sz w:val="20"/>
          <w:szCs w:val="20"/>
          <w:lang w:val="nl-BE"/>
        </w:rPr>
      </w:pPr>
    </w:p>
    <w:p w14:paraId="1C3051B5" w14:textId="77777777" w:rsidR="00AA504B" w:rsidRPr="00813B62" w:rsidRDefault="00EF13C3" w:rsidP="006F3923">
      <w:pPr>
        <w:jc w:val="both"/>
        <w:rPr>
          <w:rFonts w:cs="Arial"/>
          <w:sz w:val="20"/>
          <w:szCs w:val="20"/>
          <w:lang w:val="nl-BE"/>
        </w:rPr>
      </w:pPr>
      <w:r>
        <w:rPr>
          <w:rFonts w:cs="Arial"/>
          <w:sz w:val="20"/>
          <w:szCs w:val="20"/>
          <w:lang w:val="nl-BE"/>
        </w:rPr>
        <w:t xml:space="preserve">   </w:t>
      </w:r>
      <w:r w:rsidR="005C26FA">
        <w:rPr>
          <w:rFonts w:cs="Arial"/>
          <w:sz w:val="20"/>
          <w:szCs w:val="20"/>
          <w:lang w:val="nl-BE"/>
        </w:rPr>
        <w:t>Echter, z</w:t>
      </w:r>
      <w:r w:rsidR="00813B62">
        <w:rPr>
          <w:rFonts w:cs="Arial"/>
          <w:sz w:val="20"/>
          <w:szCs w:val="20"/>
          <w:lang w:val="nl-BE"/>
        </w:rPr>
        <w:t>onder de</w:t>
      </w:r>
      <w:r w:rsidR="005C26FA">
        <w:rPr>
          <w:rFonts w:cs="Arial"/>
          <w:sz w:val="20"/>
          <w:szCs w:val="20"/>
          <w:lang w:val="nl-BE"/>
        </w:rPr>
        <w:t xml:space="preserve"> </w:t>
      </w:r>
      <w:r w:rsidR="006F3923">
        <w:rPr>
          <w:rFonts w:cs="Arial"/>
          <w:sz w:val="20"/>
          <w:szCs w:val="20"/>
          <w:lang w:val="nl-BE"/>
        </w:rPr>
        <w:t>twee mooie, maar ove</w:t>
      </w:r>
      <w:r w:rsidR="00813B62">
        <w:rPr>
          <w:rFonts w:cs="Arial"/>
          <w:sz w:val="20"/>
          <w:szCs w:val="20"/>
          <w:lang w:val="nl-BE"/>
        </w:rPr>
        <w:t xml:space="preserve">rbodige eerste zetten van Roger, is </w:t>
      </w:r>
      <w:r w:rsidR="003B090B">
        <w:rPr>
          <w:rFonts w:cs="Arial"/>
          <w:sz w:val="20"/>
          <w:szCs w:val="20"/>
          <w:lang w:val="nl-BE"/>
        </w:rPr>
        <w:t xml:space="preserve">hier </w:t>
      </w:r>
      <w:r w:rsidR="00813B62">
        <w:rPr>
          <w:rFonts w:cs="Arial"/>
          <w:sz w:val="20"/>
          <w:szCs w:val="20"/>
          <w:lang w:val="nl-BE"/>
        </w:rPr>
        <w:t xml:space="preserve">de </w:t>
      </w:r>
      <w:r w:rsidR="006F3923">
        <w:rPr>
          <w:rFonts w:cs="Arial"/>
          <w:sz w:val="20"/>
          <w:szCs w:val="20"/>
          <w:lang w:val="nl-BE"/>
        </w:rPr>
        <w:t xml:space="preserve"> </w:t>
      </w:r>
      <w:r w:rsidR="006F3923" w:rsidRPr="00464C90">
        <w:rPr>
          <w:rFonts w:cs="Arial"/>
          <w:b/>
          <w:sz w:val="20"/>
          <w:szCs w:val="20"/>
          <w:lang w:val="nl-BE"/>
        </w:rPr>
        <w:t>kort</w:t>
      </w:r>
      <w:r w:rsidR="005C26FA" w:rsidRPr="00464C90">
        <w:rPr>
          <w:rFonts w:cs="Arial"/>
          <w:b/>
          <w:sz w:val="20"/>
          <w:szCs w:val="20"/>
          <w:lang w:val="nl-BE"/>
        </w:rPr>
        <w:t>ste weg</w:t>
      </w:r>
      <w:r w:rsidR="00464C90">
        <w:rPr>
          <w:rFonts w:cs="Arial"/>
          <w:sz w:val="20"/>
          <w:szCs w:val="20"/>
          <w:lang w:val="nl-BE"/>
        </w:rPr>
        <w:t xml:space="preserve"> </w:t>
      </w:r>
      <w:r w:rsidR="00464C90">
        <w:rPr>
          <w:rFonts w:cs="Arial"/>
          <w:b/>
          <w:sz w:val="20"/>
          <w:szCs w:val="20"/>
          <w:lang w:val="nl-BE"/>
        </w:rPr>
        <w:t>naar winst</w:t>
      </w:r>
      <w:r w:rsidR="00AD2C3B">
        <w:rPr>
          <w:rFonts w:cs="Arial"/>
          <w:b/>
          <w:sz w:val="20"/>
          <w:szCs w:val="20"/>
          <w:lang w:val="nl-BE"/>
        </w:rPr>
        <w:t>,</w:t>
      </w:r>
      <w:r w:rsidR="006F3923">
        <w:rPr>
          <w:rFonts w:cs="Arial"/>
          <w:sz w:val="20"/>
          <w:szCs w:val="20"/>
          <w:lang w:val="nl-BE"/>
        </w:rPr>
        <w:t xml:space="preserve"> zoals het hoort in </w:t>
      </w:r>
      <w:r w:rsidR="006F3923" w:rsidRPr="008F19C5">
        <w:rPr>
          <w:rFonts w:cs="Arial"/>
          <w:b/>
          <w:sz w:val="20"/>
          <w:szCs w:val="20"/>
          <w:lang w:val="nl-BE"/>
        </w:rPr>
        <w:t>een</w:t>
      </w:r>
      <w:r w:rsidR="006F3923">
        <w:rPr>
          <w:rFonts w:cs="Arial"/>
          <w:sz w:val="20"/>
          <w:szCs w:val="20"/>
          <w:lang w:val="nl-BE"/>
        </w:rPr>
        <w:t xml:space="preserve"> </w:t>
      </w:r>
      <w:r w:rsidR="006F3923" w:rsidRPr="005C26FA">
        <w:rPr>
          <w:rFonts w:cs="Arial"/>
          <w:b/>
          <w:sz w:val="20"/>
          <w:szCs w:val="20"/>
          <w:lang w:val="nl-BE"/>
        </w:rPr>
        <w:t>problee</w:t>
      </w:r>
      <w:r w:rsidR="00BA53FE">
        <w:rPr>
          <w:rFonts w:cs="Arial"/>
          <w:b/>
          <w:sz w:val="20"/>
          <w:szCs w:val="20"/>
          <w:lang w:val="nl-BE"/>
        </w:rPr>
        <w:t>m</w:t>
      </w:r>
      <w:r w:rsidR="005C26FA">
        <w:rPr>
          <w:rFonts w:cs="Arial"/>
          <w:sz w:val="20"/>
          <w:szCs w:val="20"/>
          <w:lang w:val="nl-BE"/>
        </w:rPr>
        <w:t xml:space="preserve"> </w:t>
      </w:r>
      <w:r w:rsidR="005C26FA" w:rsidRPr="008F19C5">
        <w:rPr>
          <w:rFonts w:cs="Arial"/>
          <w:b/>
          <w:sz w:val="20"/>
          <w:szCs w:val="20"/>
          <w:lang w:val="nl-BE"/>
        </w:rPr>
        <w:t>met een</w:t>
      </w:r>
      <w:r w:rsidR="005C26FA">
        <w:rPr>
          <w:rFonts w:cs="Arial"/>
          <w:sz w:val="20"/>
          <w:szCs w:val="20"/>
          <w:lang w:val="nl-BE"/>
        </w:rPr>
        <w:t xml:space="preserve"> </w:t>
      </w:r>
      <w:r w:rsidR="005C26FA" w:rsidRPr="005C26FA">
        <w:rPr>
          <w:rFonts w:cs="Arial"/>
          <w:b/>
          <w:sz w:val="20"/>
          <w:szCs w:val="20"/>
          <w:lang w:val="nl-BE"/>
        </w:rPr>
        <w:t>vooraf</w:t>
      </w:r>
      <w:r w:rsidR="0073367E">
        <w:rPr>
          <w:rFonts w:cs="Arial"/>
          <w:b/>
          <w:sz w:val="20"/>
          <w:szCs w:val="20"/>
          <w:lang w:val="nl-BE"/>
        </w:rPr>
        <w:t xml:space="preserve"> </w:t>
      </w:r>
      <w:r w:rsidR="004B020C" w:rsidRPr="005C26FA">
        <w:rPr>
          <w:rFonts w:cs="Arial"/>
          <w:b/>
          <w:sz w:val="20"/>
          <w:szCs w:val="20"/>
          <w:lang w:val="nl-BE"/>
        </w:rPr>
        <w:t>bepaalde</w:t>
      </w:r>
      <w:r w:rsidR="007C5109" w:rsidRPr="005C26FA">
        <w:rPr>
          <w:rFonts w:cs="Arial"/>
          <w:b/>
          <w:sz w:val="20"/>
          <w:szCs w:val="20"/>
          <w:lang w:val="nl-BE"/>
        </w:rPr>
        <w:t xml:space="preserve"> opdracht</w:t>
      </w:r>
      <w:r w:rsidR="007C5109">
        <w:rPr>
          <w:rFonts w:cs="Arial"/>
          <w:sz w:val="20"/>
          <w:szCs w:val="20"/>
          <w:lang w:val="nl-BE"/>
        </w:rPr>
        <w:t>,</w:t>
      </w:r>
      <w:r w:rsidR="006F3923">
        <w:rPr>
          <w:rFonts w:cs="Arial"/>
          <w:sz w:val="20"/>
          <w:szCs w:val="20"/>
          <w:lang w:val="nl-BE"/>
        </w:rPr>
        <w:t xml:space="preserve"> </w:t>
      </w:r>
      <w:r w:rsidR="005C26FA">
        <w:rPr>
          <w:rFonts w:cs="Arial"/>
          <w:sz w:val="20"/>
          <w:szCs w:val="20"/>
          <w:lang w:val="nl-BE"/>
        </w:rPr>
        <w:t xml:space="preserve">dus </w:t>
      </w:r>
      <w:r w:rsidR="006F3923" w:rsidRPr="008F19C5">
        <w:rPr>
          <w:rFonts w:cs="Arial"/>
          <w:b/>
          <w:sz w:val="20"/>
          <w:szCs w:val="20"/>
          <w:lang w:val="nl-BE"/>
        </w:rPr>
        <w:t>een</w:t>
      </w:r>
      <w:r w:rsidR="006F3923">
        <w:rPr>
          <w:rFonts w:cs="Arial"/>
          <w:sz w:val="20"/>
          <w:szCs w:val="20"/>
          <w:lang w:val="nl-BE"/>
        </w:rPr>
        <w:t xml:space="preserve"> </w:t>
      </w:r>
      <w:r w:rsidR="004B020C">
        <w:rPr>
          <w:rFonts w:cs="Arial"/>
          <w:b/>
          <w:sz w:val="20"/>
          <w:szCs w:val="20"/>
          <w:lang w:val="nl-BE"/>
        </w:rPr>
        <w:t>mat in dertien zetten</w:t>
      </w:r>
      <w:r w:rsidR="005C26FA">
        <w:rPr>
          <w:rFonts w:cs="Arial"/>
          <w:sz w:val="20"/>
          <w:szCs w:val="20"/>
          <w:lang w:val="nl-BE"/>
        </w:rPr>
        <w:t>,</w:t>
      </w:r>
      <w:r w:rsidR="007C5109">
        <w:rPr>
          <w:rFonts w:cs="Arial"/>
          <w:sz w:val="20"/>
          <w:szCs w:val="20"/>
          <w:lang w:val="nl-BE"/>
        </w:rPr>
        <w:t xml:space="preserve"> </w:t>
      </w:r>
      <w:r w:rsidR="005C26FA">
        <w:rPr>
          <w:rFonts w:cs="Arial"/>
          <w:sz w:val="20"/>
          <w:szCs w:val="20"/>
          <w:lang w:val="nl-BE"/>
        </w:rPr>
        <w:t>b</w:t>
      </w:r>
      <w:r w:rsidR="007C5109">
        <w:rPr>
          <w:rFonts w:cs="Arial"/>
          <w:sz w:val="20"/>
          <w:szCs w:val="20"/>
          <w:lang w:val="nl-BE"/>
        </w:rPr>
        <w:t>egin</w:t>
      </w:r>
      <w:r w:rsidR="00DB7D48">
        <w:rPr>
          <w:rFonts w:cs="Arial"/>
          <w:sz w:val="20"/>
          <w:szCs w:val="20"/>
          <w:lang w:val="nl-BE"/>
        </w:rPr>
        <w:t>n</w:t>
      </w:r>
      <w:r w:rsidR="007C5109">
        <w:rPr>
          <w:rFonts w:cs="Arial"/>
          <w:sz w:val="20"/>
          <w:szCs w:val="20"/>
          <w:lang w:val="nl-BE"/>
        </w:rPr>
        <w:t>end met</w:t>
      </w:r>
      <w:r w:rsidR="00CA227A">
        <w:rPr>
          <w:rFonts w:cs="Arial"/>
          <w:sz w:val="20"/>
          <w:szCs w:val="20"/>
          <w:lang w:val="nl-BE"/>
        </w:rPr>
        <w:t xml:space="preserve">: </w:t>
      </w:r>
      <w:r w:rsidR="003B090B">
        <w:rPr>
          <w:rFonts w:cs="Arial"/>
          <w:b/>
          <w:sz w:val="20"/>
          <w:szCs w:val="20"/>
          <w:lang w:val="nl-BE"/>
        </w:rPr>
        <w:t xml:space="preserve">1.Dh8 </w:t>
      </w:r>
      <w:r w:rsidR="007C5109">
        <w:rPr>
          <w:rFonts w:cs="Arial"/>
          <w:sz w:val="20"/>
          <w:szCs w:val="20"/>
          <w:lang w:val="nl-BE"/>
        </w:rPr>
        <w:t>als start</w:t>
      </w:r>
      <w:r w:rsidR="00AA504B">
        <w:rPr>
          <w:rFonts w:cs="Arial"/>
          <w:sz w:val="20"/>
          <w:szCs w:val="20"/>
          <w:lang w:val="nl-BE"/>
        </w:rPr>
        <w:t>.</w:t>
      </w:r>
      <w:r w:rsidR="007C5109">
        <w:rPr>
          <w:rFonts w:cs="Arial"/>
          <w:sz w:val="20"/>
          <w:szCs w:val="20"/>
          <w:lang w:val="nl-BE"/>
        </w:rPr>
        <w:t xml:space="preserve"> </w:t>
      </w:r>
      <w:r w:rsidR="00AA504B">
        <w:rPr>
          <w:rFonts w:cs="Arial"/>
          <w:i/>
          <w:sz w:val="20"/>
          <w:szCs w:val="20"/>
          <w:lang w:val="nl-BE"/>
        </w:rPr>
        <w:t>(I</w:t>
      </w:r>
      <w:r w:rsidR="00393FE3">
        <w:rPr>
          <w:rFonts w:cs="Arial"/>
          <w:i/>
          <w:sz w:val="20"/>
          <w:szCs w:val="20"/>
          <w:lang w:val="nl-BE"/>
        </w:rPr>
        <w:t>n plaats van 1.Da1+. Z</w:t>
      </w:r>
      <w:r w:rsidR="007C5109">
        <w:rPr>
          <w:rFonts w:cs="Arial"/>
          <w:i/>
          <w:sz w:val="20"/>
          <w:szCs w:val="20"/>
          <w:lang w:val="nl-BE"/>
        </w:rPr>
        <w:t>ie zet 3. hierboven.)</w:t>
      </w:r>
    </w:p>
    <w:p w14:paraId="04BB4721" w14:textId="77777777" w:rsidR="005C26FA" w:rsidRDefault="0018528A" w:rsidP="006F3923">
      <w:pPr>
        <w:jc w:val="both"/>
        <w:rPr>
          <w:rFonts w:cs="Arial"/>
          <w:sz w:val="20"/>
          <w:szCs w:val="20"/>
          <w:lang w:val="nl-BE"/>
        </w:rPr>
      </w:pPr>
      <w:r>
        <w:rPr>
          <w:rFonts w:cs="Arial"/>
          <w:sz w:val="20"/>
          <w:szCs w:val="20"/>
          <w:lang w:val="nl-BE"/>
        </w:rPr>
        <w:t xml:space="preserve"> </w:t>
      </w:r>
    </w:p>
    <w:p w14:paraId="1FA45D36" w14:textId="77777777" w:rsidR="00EF13C3" w:rsidRDefault="00EF13C3" w:rsidP="00A6068C">
      <w:pPr>
        <w:jc w:val="both"/>
        <w:rPr>
          <w:rFonts w:cs="Arial"/>
          <w:sz w:val="20"/>
          <w:szCs w:val="20"/>
          <w:lang w:val="nl-BE"/>
        </w:rPr>
      </w:pPr>
      <w:r>
        <w:rPr>
          <w:rFonts w:cs="Arial"/>
          <w:sz w:val="20"/>
          <w:szCs w:val="20"/>
          <w:lang w:val="nl-BE"/>
        </w:rPr>
        <w:t xml:space="preserve">   </w:t>
      </w:r>
      <w:r w:rsidR="006F3923">
        <w:rPr>
          <w:rFonts w:cs="Arial"/>
          <w:sz w:val="20"/>
          <w:szCs w:val="20"/>
          <w:lang w:val="nl-BE"/>
        </w:rPr>
        <w:t>Recent kwam ik tot de vaststelling dat</w:t>
      </w:r>
      <w:r w:rsidR="00F566A5">
        <w:rPr>
          <w:rFonts w:cs="Arial"/>
          <w:sz w:val="20"/>
          <w:szCs w:val="20"/>
          <w:lang w:val="nl-BE"/>
        </w:rPr>
        <w:t xml:space="preserve"> ook</w:t>
      </w:r>
      <w:r w:rsidR="00D1044E">
        <w:rPr>
          <w:rFonts w:cs="Arial"/>
          <w:sz w:val="20"/>
          <w:szCs w:val="20"/>
          <w:lang w:val="nl-BE"/>
        </w:rPr>
        <w:t xml:space="preserve"> dit  </w:t>
      </w:r>
      <w:r w:rsidR="006F3923">
        <w:rPr>
          <w:rFonts w:cs="Arial"/>
          <w:sz w:val="20"/>
          <w:szCs w:val="20"/>
          <w:lang w:val="nl-BE"/>
        </w:rPr>
        <w:t xml:space="preserve">waarschijnlijk geen record </w:t>
      </w:r>
      <w:r w:rsidR="00125239">
        <w:rPr>
          <w:rFonts w:cs="Arial"/>
          <w:sz w:val="20"/>
          <w:szCs w:val="20"/>
          <w:lang w:val="nl-BE"/>
        </w:rPr>
        <w:t>is. Maar misschien is de hiernaasr staande</w:t>
      </w:r>
      <w:r w:rsidR="00B24A35">
        <w:rPr>
          <w:rFonts w:cs="Arial"/>
          <w:sz w:val="20"/>
          <w:szCs w:val="20"/>
          <w:lang w:val="nl-BE"/>
        </w:rPr>
        <w:t xml:space="preserve"> </w:t>
      </w:r>
      <w:r w:rsidR="00125239">
        <w:rPr>
          <w:rFonts w:cs="Arial"/>
          <w:sz w:val="20"/>
          <w:szCs w:val="20"/>
          <w:lang w:val="nl-BE"/>
        </w:rPr>
        <w:t>originele versie dat wel?</w:t>
      </w:r>
      <w:r w:rsidR="00FD535E">
        <w:rPr>
          <w:rFonts w:cs="Arial"/>
          <w:sz w:val="20"/>
          <w:szCs w:val="20"/>
          <w:lang w:val="nl-BE"/>
        </w:rPr>
        <w:t xml:space="preserve"> </w:t>
      </w:r>
    </w:p>
    <w:p w14:paraId="7F989823" w14:textId="77777777" w:rsidR="00125239" w:rsidRDefault="00125239" w:rsidP="00A6068C">
      <w:pPr>
        <w:jc w:val="both"/>
        <w:rPr>
          <w:rFonts w:cs="Arial"/>
          <w:sz w:val="20"/>
          <w:szCs w:val="20"/>
          <w:lang w:val="nl-BE"/>
        </w:rPr>
      </w:pPr>
    </w:p>
    <w:p w14:paraId="1C116769" w14:textId="77777777" w:rsidR="00125239" w:rsidRDefault="00125239" w:rsidP="00A6068C">
      <w:pPr>
        <w:jc w:val="both"/>
        <w:rPr>
          <w:rFonts w:cs="Arial"/>
          <w:sz w:val="20"/>
          <w:szCs w:val="20"/>
          <w:lang w:val="nl-BE"/>
        </w:rPr>
      </w:pPr>
      <w:r>
        <w:rPr>
          <w:rFonts w:cs="Arial"/>
          <w:sz w:val="20"/>
          <w:szCs w:val="20"/>
          <w:lang w:val="nl-BE"/>
        </w:rPr>
        <w:t xml:space="preserve">   Men zie:</w:t>
      </w:r>
    </w:p>
    <w:p w14:paraId="62B8E1D0" w14:textId="77777777" w:rsidR="00BF19A7" w:rsidRDefault="0018528A" w:rsidP="00A6068C">
      <w:pPr>
        <w:jc w:val="both"/>
        <w:rPr>
          <w:rFonts w:cs="Arial"/>
          <w:sz w:val="20"/>
          <w:szCs w:val="20"/>
          <w:lang w:val="nl-BE"/>
        </w:rPr>
      </w:pPr>
      <w:r>
        <w:rPr>
          <w:rFonts w:cs="Arial"/>
          <w:sz w:val="20"/>
          <w:szCs w:val="20"/>
          <w:lang w:val="nl-BE"/>
        </w:rPr>
        <w:t xml:space="preserve"> </w:t>
      </w:r>
    </w:p>
    <w:p w14:paraId="69BBCB04" w14:textId="77777777" w:rsidR="00BF19A7" w:rsidRDefault="00BF19A7" w:rsidP="00A6068C">
      <w:pPr>
        <w:jc w:val="both"/>
        <w:rPr>
          <w:rFonts w:cs="Arial"/>
          <w:sz w:val="20"/>
          <w:szCs w:val="20"/>
          <w:lang w:val="nl-BE"/>
        </w:rPr>
      </w:pPr>
    </w:p>
    <w:p w14:paraId="64684C37" w14:textId="77777777" w:rsidR="006F3923" w:rsidRPr="00A6068C" w:rsidRDefault="00EF13C3" w:rsidP="00A6068C">
      <w:pPr>
        <w:jc w:val="both"/>
        <w:rPr>
          <w:rFonts w:cs="Arial"/>
          <w:i/>
          <w:sz w:val="20"/>
          <w:szCs w:val="20"/>
          <w:lang w:val="nl-BE"/>
        </w:rPr>
      </w:pPr>
      <w:r>
        <w:rPr>
          <w:rFonts w:cs="Arial"/>
          <w:sz w:val="20"/>
          <w:szCs w:val="20"/>
          <w:lang w:val="nl-BE"/>
        </w:rPr>
        <w:t xml:space="preserve">   </w:t>
      </w:r>
    </w:p>
    <w:p w14:paraId="1040CC2D" w14:textId="77777777" w:rsidR="00B93992" w:rsidRDefault="00B93992" w:rsidP="004A7CDC">
      <w:pPr>
        <w:jc w:val="center"/>
        <w:rPr>
          <w:i/>
          <w:sz w:val="20"/>
          <w:szCs w:val="20"/>
          <w:lang w:val="nl-BE"/>
        </w:rPr>
      </w:pPr>
    </w:p>
    <w:p w14:paraId="20E586EF" w14:textId="77777777" w:rsidR="00B93992" w:rsidRDefault="00B93992" w:rsidP="004A7CDC">
      <w:pPr>
        <w:jc w:val="center"/>
        <w:rPr>
          <w:i/>
          <w:sz w:val="20"/>
          <w:szCs w:val="20"/>
          <w:lang w:val="nl-BE"/>
        </w:rPr>
      </w:pPr>
    </w:p>
    <w:p w14:paraId="20763539" w14:textId="77777777" w:rsidR="006C08E9" w:rsidRDefault="006C08E9" w:rsidP="004A7CDC">
      <w:pPr>
        <w:jc w:val="center"/>
        <w:rPr>
          <w:i/>
          <w:sz w:val="20"/>
          <w:szCs w:val="20"/>
          <w:lang w:val="nl-BE"/>
        </w:rPr>
      </w:pPr>
    </w:p>
    <w:p w14:paraId="71E4A099" w14:textId="77777777" w:rsidR="001651E0" w:rsidRDefault="001651E0" w:rsidP="004A7CDC">
      <w:pPr>
        <w:jc w:val="center"/>
        <w:rPr>
          <w:i/>
          <w:sz w:val="20"/>
          <w:szCs w:val="20"/>
          <w:lang w:val="nl-BE"/>
        </w:rPr>
      </w:pPr>
    </w:p>
    <w:p w14:paraId="6AF20610" w14:textId="77777777" w:rsidR="001651E0" w:rsidRDefault="001651E0" w:rsidP="004A7CDC">
      <w:pPr>
        <w:jc w:val="center"/>
        <w:rPr>
          <w:i/>
          <w:sz w:val="20"/>
          <w:szCs w:val="20"/>
          <w:lang w:val="nl-BE"/>
        </w:rPr>
      </w:pPr>
    </w:p>
    <w:p w14:paraId="61DF9703" w14:textId="77777777" w:rsidR="001651E0" w:rsidRDefault="001651E0" w:rsidP="004A7CDC">
      <w:pPr>
        <w:jc w:val="center"/>
        <w:rPr>
          <w:i/>
          <w:sz w:val="20"/>
          <w:szCs w:val="20"/>
          <w:lang w:val="nl-BE"/>
        </w:rPr>
      </w:pPr>
    </w:p>
    <w:p w14:paraId="59B12A07" w14:textId="77777777" w:rsidR="00B93992" w:rsidRDefault="00BF19A7" w:rsidP="004A7CDC">
      <w:pPr>
        <w:jc w:val="center"/>
        <w:rPr>
          <w:i/>
          <w:sz w:val="20"/>
          <w:szCs w:val="20"/>
          <w:lang w:val="nl-BE"/>
        </w:rPr>
      </w:pPr>
      <w:r>
        <w:rPr>
          <w:i/>
          <w:sz w:val="20"/>
          <w:szCs w:val="20"/>
          <w:lang w:val="nl-BE"/>
        </w:rPr>
        <w:lastRenderedPageBreak/>
        <w:t>Origineel, 2009</w:t>
      </w:r>
    </w:p>
    <w:p w14:paraId="7CA62382" w14:textId="77777777" w:rsidR="00B93992" w:rsidRDefault="00B93992" w:rsidP="004A7CDC">
      <w:pPr>
        <w:jc w:val="center"/>
        <w:rPr>
          <w:i/>
          <w:sz w:val="20"/>
          <w:szCs w:val="20"/>
          <w:lang w:val="nl-BE"/>
        </w:rPr>
      </w:pPr>
    </w:p>
    <w:p w14:paraId="0CAD31AF" w14:textId="77777777" w:rsidR="00C658BA" w:rsidRPr="00C82FA0" w:rsidRDefault="00990285" w:rsidP="00C82FA0">
      <w:pPr>
        <w:rPr>
          <w:sz w:val="20"/>
          <w:szCs w:val="20"/>
          <w:lang w:val="nl-BE"/>
        </w:rPr>
        <w:sectPr w:rsidR="00C658BA" w:rsidRPr="00C82FA0">
          <w:type w:val="continuous"/>
          <w:pgSz w:w="8392" w:h="11907"/>
          <w:pgMar w:top="1134" w:right="567" w:bottom="1134" w:left="567" w:header="720" w:footer="720" w:gutter="567"/>
          <w:cols w:space="720"/>
        </w:sectPr>
      </w:pPr>
      <w:r>
        <w:rPr>
          <w:noProof/>
          <w:sz w:val="20"/>
          <w:szCs w:val="20"/>
          <w:lang w:val="nl-BE" w:eastAsia="nl-BE"/>
        </w:rPr>
        <w:object w:dxaOrig="1440" w:dyaOrig="1440" w14:anchorId="196B6C51">
          <v:shape id="_x0000_s1395" type="#_x0000_t75" style="position:absolute;margin-left:49.5pt;margin-top:0;width:234.75pt;height:235.45pt;z-index:251709440">
            <v:imagedata r:id="rId617" o:title=""/>
            <w10:wrap type="square" side="right"/>
          </v:shape>
          <o:OLEObject Type="Embed" ProgID="CorelDRAW.Graphic.12" ShapeID="_x0000_s1395" DrawAspect="Content" ObjectID="_1587467758" r:id="rId618"/>
        </w:object>
      </w:r>
    </w:p>
    <w:p w14:paraId="6B57B900" w14:textId="77777777" w:rsidR="00610066" w:rsidRPr="00620C08" w:rsidRDefault="00610066" w:rsidP="00610066">
      <w:pPr>
        <w:pStyle w:val="01Title"/>
        <w:ind w:left="0"/>
        <w:jc w:val="both"/>
        <w:rPr>
          <w:b/>
          <w:sz w:val="20"/>
          <w:szCs w:val="20"/>
          <w:lang w:val="de-DE"/>
        </w:rPr>
      </w:pPr>
    </w:p>
    <w:p w14:paraId="1F611835" w14:textId="77777777" w:rsidR="00620C08" w:rsidRPr="00620C08" w:rsidRDefault="00620C08" w:rsidP="00610066">
      <w:pPr>
        <w:pStyle w:val="01Title"/>
        <w:ind w:left="0"/>
        <w:jc w:val="both"/>
        <w:rPr>
          <w:b/>
          <w:sz w:val="20"/>
          <w:szCs w:val="20"/>
          <w:lang w:val="de-DE"/>
        </w:rPr>
      </w:pPr>
    </w:p>
    <w:p w14:paraId="6AEA6F9C" w14:textId="77777777" w:rsidR="00620C08" w:rsidRPr="00620C08" w:rsidRDefault="00620C08" w:rsidP="00610066">
      <w:pPr>
        <w:pStyle w:val="01Title"/>
        <w:ind w:left="0"/>
        <w:jc w:val="both"/>
        <w:rPr>
          <w:b/>
          <w:sz w:val="20"/>
          <w:szCs w:val="20"/>
          <w:lang w:val="de-DE"/>
        </w:rPr>
        <w:sectPr w:rsidR="00620C08" w:rsidRPr="00620C08" w:rsidSect="00BE7649">
          <w:type w:val="continuous"/>
          <w:pgSz w:w="8392" w:h="11907"/>
          <w:pgMar w:top="1134" w:right="567" w:bottom="1134" w:left="567" w:header="720" w:footer="720" w:gutter="567"/>
          <w:cols w:num="2" w:space="720"/>
        </w:sectPr>
      </w:pPr>
    </w:p>
    <w:p w14:paraId="3EC8A304" w14:textId="77777777" w:rsidR="00F72DC8" w:rsidRPr="00620C08" w:rsidRDefault="005F5B94" w:rsidP="00610066">
      <w:pPr>
        <w:pStyle w:val="01Title"/>
        <w:ind w:left="0"/>
        <w:jc w:val="both"/>
        <w:rPr>
          <w:b/>
          <w:sz w:val="20"/>
          <w:szCs w:val="20"/>
          <w:lang w:val="de-DE"/>
        </w:rPr>
        <w:sectPr w:rsidR="00F72DC8" w:rsidRPr="00620C08">
          <w:type w:val="continuous"/>
          <w:pgSz w:w="8392" w:h="11907"/>
          <w:pgMar w:top="1134" w:right="567" w:bottom="1134" w:left="567" w:header="720" w:footer="720" w:gutter="567"/>
          <w:cols w:space="720"/>
        </w:sectPr>
      </w:pPr>
      <w:r>
        <w:rPr>
          <w:b/>
          <w:sz w:val="20"/>
          <w:szCs w:val="20"/>
          <w:lang w:val="de-DE"/>
        </w:rPr>
        <w:t xml:space="preserve"> </w:t>
      </w:r>
    </w:p>
    <w:p w14:paraId="3222A74C" w14:textId="77777777" w:rsidR="00F72DC8" w:rsidRPr="00174306" w:rsidRDefault="00F72DC8" w:rsidP="00620C08">
      <w:pPr>
        <w:pStyle w:val="01Title"/>
        <w:ind w:left="0"/>
        <w:jc w:val="both"/>
        <w:rPr>
          <w:b/>
          <w:sz w:val="20"/>
          <w:szCs w:val="20"/>
          <w:lang w:val="de-DE"/>
        </w:rPr>
      </w:pPr>
    </w:p>
    <w:p w14:paraId="7678D617" w14:textId="77777777" w:rsidR="00F72DC8" w:rsidRDefault="00F72DC8" w:rsidP="00610066">
      <w:pPr>
        <w:pStyle w:val="01Title"/>
        <w:ind w:left="0"/>
        <w:jc w:val="both"/>
        <w:rPr>
          <w:b/>
          <w:sz w:val="20"/>
          <w:szCs w:val="20"/>
          <w:lang w:val="de-DE"/>
        </w:rPr>
        <w:sectPr w:rsidR="00F72DC8" w:rsidSect="00F72DC8">
          <w:type w:val="continuous"/>
          <w:pgSz w:w="8392" w:h="11907"/>
          <w:pgMar w:top="1134" w:right="567" w:bottom="1134" w:left="567" w:header="720" w:footer="720" w:gutter="567"/>
          <w:cols w:num="2" w:space="720"/>
        </w:sectPr>
      </w:pPr>
    </w:p>
    <w:p w14:paraId="14BA1523" w14:textId="77777777" w:rsidR="00E52CF9" w:rsidRDefault="006030EB" w:rsidP="00E75641">
      <w:pPr>
        <w:tabs>
          <w:tab w:val="center" w:pos="3345"/>
        </w:tabs>
        <w:ind w:firstLine="708"/>
        <w:rPr>
          <w:rFonts w:cs="Arial"/>
          <w:b/>
          <w:sz w:val="20"/>
          <w:szCs w:val="20"/>
          <w:lang w:val="de-DE"/>
        </w:rPr>
      </w:pPr>
      <w:r>
        <w:rPr>
          <w:rFonts w:cs="Arial"/>
          <w:b/>
          <w:sz w:val="20"/>
          <w:szCs w:val="20"/>
          <w:lang w:val="de-DE"/>
        </w:rPr>
        <w:t xml:space="preserve">   </w:t>
      </w:r>
      <w:r>
        <w:rPr>
          <w:rFonts w:cs="Arial"/>
          <w:b/>
          <w:sz w:val="20"/>
          <w:szCs w:val="20"/>
          <w:lang w:val="de-DE"/>
        </w:rPr>
        <w:tab/>
      </w:r>
      <w:r w:rsidR="00E75641">
        <w:rPr>
          <w:rFonts w:cs="Arial"/>
          <w:b/>
          <w:sz w:val="20"/>
          <w:szCs w:val="20"/>
          <w:lang w:val="de-DE"/>
        </w:rPr>
        <w:tab/>
      </w:r>
    </w:p>
    <w:p w14:paraId="41C99F08" w14:textId="77777777" w:rsidR="00E52CF9" w:rsidRDefault="00E52CF9" w:rsidP="00BF19A7">
      <w:pPr>
        <w:tabs>
          <w:tab w:val="center" w:pos="3345"/>
        </w:tabs>
        <w:rPr>
          <w:rFonts w:cs="Arial"/>
          <w:b/>
          <w:sz w:val="20"/>
          <w:szCs w:val="20"/>
          <w:lang w:val="de-DE"/>
        </w:rPr>
      </w:pPr>
    </w:p>
    <w:p w14:paraId="6EE6BC09" w14:textId="77777777" w:rsidR="00CA28AD" w:rsidRPr="00CA28AD" w:rsidRDefault="00CA28AD" w:rsidP="00BF19A7">
      <w:pPr>
        <w:tabs>
          <w:tab w:val="center" w:pos="3345"/>
        </w:tabs>
        <w:rPr>
          <w:rFonts w:cs="Arial"/>
          <w:sz w:val="20"/>
          <w:szCs w:val="20"/>
          <w:lang w:val="de-DE"/>
        </w:rPr>
      </w:pPr>
    </w:p>
    <w:p w14:paraId="24C8A613" w14:textId="77777777" w:rsidR="00CA28AD" w:rsidRDefault="00CA28AD" w:rsidP="00BF19A7">
      <w:pPr>
        <w:tabs>
          <w:tab w:val="left" w:pos="2318"/>
        </w:tabs>
        <w:rPr>
          <w:rFonts w:cs="Arial"/>
          <w:sz w:val="20"/>
          <w:szCs w:val="20"/>
          <w:lang w:val="de-DE"/>
        </w:rPr>
      </w:pPr>
    </w:p>
    <w:p w14:paraId="4097E3AB" w14:textId="77777777" w:rsidR="005061AE" w:rsidRDefault="00440F36" w:rsidP="00BF0AEB">
      <w:pPr>
        <w:tabs>
          <w:tab w:val="center" w:pos="3345"/>
        </w:tabs>
        <w:ind w:firstLine="708"/>
        <w:rPr>
          <w:rFonts w:cs="Arial"/>
          <w:sz w:val="20"/>
          <w:szCs w:val="20"/>
          <w:lang w:val="de-DE"/>
        </w:rPr>
      </w:pPr>
      <w:r>
        <w:rPr>
          <w:rFonts w:cs="Arial"/>
          <w:sz w:val="20"/>
          <w:szCs w:val="20"/>
          <w:lang w:val="de-DE"/>
        </w:rPr>
        <w:t xml:space="preserve">  </w:t>
      </w:r>
    </w:p>
    <w:p w14:paraId="1E05FCE0" w14:textId="77777777" w:rsidR="005061AE" w:rsidRPr="005061AE" w:rsidRDefault="005061AE" w:rsidP="005061AE">
      <w:pPr>
        <w:rPr>
          <w:rFonts w:cs="Arial"/>
          <w:sz w:val="20"/>
          <w:szCs w:val="20"/>
          <w:lang w:val="de-DE"/>
        </w:rPr>
      </w:pPr>
    </w:p>
    <w:p w14:paraId="66C2EA79" w14:textId="77777777" w:rsidR="005061AE" w:rsidRPr="005061AE" w:rsidRDefault="005061AE" w:rsidP="005061AE">
      <w:pPr>
        <w:rPr>
          <w:rFonts w:cs="Arial"/>
          <w:sz w:val="20"/>
          <w:szCs w:val="20"/>
          <w:lang w:val="de-DE"/>
        </w:rPr>
      </w:pPr>
    </w:p>
    <w:p w14:paraId="5EAA20A3" w14:textId="77777777" w:rsidR="005061AE" w:rsidRPr="005061AE" w:rsidRDefault="005061AE" w:rsidP="005061AE">
      <w:pPr>
        <w:rPr>
          <w:rFonts w:cs="Arial"/>
          <w:sz w:val="20"/>
          <w:szCs w:val="20"/>
          <w:lang w:val="de-DE"/>
        </w:rPr>
      </w:pPr>
    </w:p>
    <w:p w14:paraId="3FB2F0A5" w14:textId="77777777" w:rsidR="005061AE" w:rsidRPr="005061AE" w:rsidRDefault="005061AE" w:rsidP="005061AE">
      <w:pPr>
        <w:rPr>
          <w:rFonts w:cs="Arial"/>
          <w:sz w:val="20"/>
          <w:szCs w:val="20"/>
          <w:lang w:val="de-DE"/>
        </w:rPr>
      </w:pPr>
    </w:p>
    <w:p w14:paraId="4EC6C534" w14:textId="77777777" w:rsidR="005061AE" w:rsidRPr="005061AE" w:rsidRDefault="005061AE" w:rsidP="005061AE">
      <w:pPr>
        <w:rPr>
          <w:rFonts w:cs="Arial"/>
          <w:sz w:val="20"/>
          <w:szCs w:val="20"/>
          <w:lang w:val="de-DE"/>
        </w:rPr>
      </w:pPr>
    </w:p>
    <w:p w14:paraId="3A883EDF" w14:textId="77777777" w:rsidR="005061AE" w:rsidRDefault="005061AE" w:rsidP="00BF0AEB">
      <w:pPr>
        <w:tabs>
          <w:tab w:val="center" w:pos="3345"/>
        </w:tabs>
        <w:ind w:firstLine="708"/>
        <w:rPr>
          <w:rFonts w:cs="Arial"/>
          <w:sz w:val="20"/>
          <w:szCs w:val="20"/>
          <w:lang w:val="de-DE"/>
        </w:rPr>
      </w:pPr>
    </w:p>
    <w:p w14:paraId="17E0C8D5" w14:textId="77777777" w:rsidR="005061AE" w:rsidRDefault="005061AE" w:rsidP="00BF0AEB">
      <w:pPr>
        <w:tabs>
          <w:tab w:val="center" w:pos="3345"/>
        </w:tabs>
        <w:ind w:firstLine="708"/>
        <w:rPr>
          <w:rFonts w:cs="Arial"/>
          <w:sz w:val="20"/>
          <w:szCs w:val="20"/>
          <w:lang w:val="de-DE"/>
        </w:rPr>
      </w:pPr>
    </w:p>
    <w:p w14:paraId="2585425C" w14:textId="77777777" w:rsidR="005061AE" w:rsidRDefault="005061AE" w:rsidP="00BF0AEB">
      <w:pPr>
        <w:tabs>
          <w:tab w:val="center" w:pos="3345"/>
        </w:tabs>
        <w:ind w:firstLine="708"/>
        <w:rPr>
          <w:rFonts w:cs="Arial"/>
          <w:sz w:val="20"/>
          <w:szCs w:val="20"/>
          <w:lang w:val="de-DE"/>
        </w:rPr>
      </w:pPr>
    </w:p>
    <w:p w14:paraId="044F98FE" w14:textId="77777777" w:rsidR="005061AE" w:rsidRDefault="005061AE" w:rsidP="00BF0AEB">
      <w:pPr>
        <w:tabs>
          <w:tab w:val="center" w:pos="3345"/>
        </w:tabs>
        <w:ind w:firstLine="708"/>
        <w:rPr>
          <w:rFonts w:cs="Arial"/>
          <w:sz w:val="20"/>
          <w:szCs w:val="20"/>
          <w:lang w:val="de-DE"/>
        </w:rPr>
      </w:pPr>
    </w:p>
    <w:p w14:paraId="7CAD0C61" w14:textId="77777777" w:rsidR="005061AE" w:rsidRDefault="005061AE" w:rsidP="00BF0AEB">
      <w:pPr>
        <w:tabs>
          <w:tab w:val="center" w:pos="3345"/>
        </w:tabs>
        <w:ind w:firstLine="708"/>
        <w:rPr>
          <w:rFonts w:cs="Arial"/>
          <w:sz w:val="20"/>
          <w:szCs w:val="20"/>
          <w:lang w:val="de-DE"/>
        </w:rPr>
      </w:pPr>
      <w:r>
        <w:rPr>
          <w:rFonts w:cs="Arial"/>
          <w:sz w:val="20"/>
          <w:szCs w:val="20"/>
          <w:lang w:val="de-DE"/>
        </w:rPr>
        <w:t xml:space="preserve">     </w:t>
      </w:r>
    </w:p>
    <w:p w14:paraId="15C0E9B7" w14:textId="77777777" w:rsidR="00A679E4" w:rsidRDefault="005061AE" w:rsidP="00A679E4">
      <w:pPr>
        <w:tabs>
          <w:tab w:val="center" w:pos="3345"/>
        </w:tabs>
        <w:ind w:firstLine="708"/>
        <w:rPr>
          <w:rFonts w:cs="Arial"/>
          <w:b/>
          <w:i/>
          <w:sz w:val="20"/>
          <w:szCs w:val="20"/>
          <w:lang w:val="de-DE"/>
        </w:rPr>
      </w:pPr>
      <w:r>
        <w:rPr>
          <w:rFonts w:cs="Arial"/>
          <w:sz w:val="20"/>
          <w:szCs w:val="20"/>
          <w:lang w:val="de-DE"/>
        </w:rPr>
        <w:t xml:space="preserve">      Mat in </w:t>
      </w:r>
      <w:r>
        <w:rPr>
          <w:rFonts w:cs="Arial"/>
          <w:b/>
          <w:sz w:val="20"/>
          <w:szCs w:val="20"/>
          <w:lang w:val="de-DE"/>
        </w:rPr>
        <w:t xml:space="preserve">22 </w:t>
      </w:r>
      <w:r>
        <w:rPr>
          <w:rFonts w:cs="Arial"/>
          <w:sz w:val="20"/>
          <w:szCs w:val="20"/>
          <w:lang w:val="de-DE"/>
        </w:rPr>
        <w:t xml:space="preserve">zetten: </w:t>
      </w:r>
      <w:r>
        <w:rPr>
          <w:rFonts w:cs="Arial"/>
          <w:b/>
          <w:sz w:val="20"/>
          <w:szCs w:val="20"/>
          <w:lang w:val="de-DE"/>
        </w:rPr>
        <w:t xml:space="preserve">zevenmaal de </w:t>
      </w:r>
      <w:r w:rsidR="00A679E4">
        <w:rPr>
          <w:rFonts w:cs="Arial"/>
          <w:b/>
          <w:i/>
          <w:sz w:val="20"/>
          <w:szCs w:val="20"/>
          <w:lang w:val="de-DE"/>
        </w:rPr>
        <w:t>Bermude Driehoek</w:t>
      </w:r>
    </w:p>
    <w:p w14:paraId="24D2CA5A" w14:textId="77777777" w:rsidR="00A679E4" w:rsidRDefault="00A679E4" w:rsidP="00A679E4">
      <w:pPr>
        <w:tabs>
          <w:tab w:val="center" w:pos="3345"/>
        </w:tabs>
        <w:ind w:firstLine="708"/>
        <w:rPr>
          <w:rFonts w:cs="Arial"/>
          <w:b/>
          <w:i/>
          <w:sz w:val="20"/>
          <w:szCs w:val="20"/>
          <w:lang w:val="de-DE"/>
        </w:rPr>
      </w:pPr>
    </w:p>
    <w:p w14:paraId="45A9B35D" w14:textId="77777777" w:rsidR="00A679E4" w:rsidRPr="00A679E4" w:rsidRDefault="00165F6D" w:rsidP="00117BF1">
      <w:pPr>
        <w:tabs>
          <w:tab w:val="center" w:pos="3345"/>
        </w:tabs>
        <w:rPr>
          <w:rFonts w:cs="Arial"/>
          <w:b/>
          <w:sz w:val="20"/>
          <w:szCs w:val="20"/>
          <w:lang w:val="de-DE"/>
        </w:rPr>
      </w:pPr>
      <w:r>
        <w:rPr>
          <w:rFonts w:cs="Arial"/>
          <w:b/>
          <w:i/>
          <w:sz w:val="20"/>
          <w:szCs w:val="20"/>
          <w:lang w:val="de-DE"/>
        </w:rPr>
        <w:tab/>
        <w:t xml:space="preserve"> </w:t>
      </w:r>
      <w:r w:rsidR="004E2C8B">
        <w:rPr>
          <w:rFonts w:cs="Arial"/>
          <w:b/>
          <w:sz w:val="20"/>
          <w:szCs w:val="20"/>
          <w:lang w:val="de-DE"/>
        </w:rPr>
        <w:t xml:space="preserve">1.Dh8          </w:t>
      </w:r>
      <w:r w:rsidR="004E006F">
        <w:rPr>
          <w:rFonts w:cs="Arial"/>
          <w:b/>
          <w:sz w:val="20"/>
          <w:szCs w:val="20"/>
          <w:lang w:val="de-DE"/>
        </w:rPr>
        <w:t xml:space="preserve">Ka6                       </w:t>
      </w:r>
      <w:r w:rsidR="00021719">
        <w:rPr>
          <w:rFonts w:cs="Arial"/>
          <w:b/>
          <w:sz w:val="20"/>
          <w:szCs w:val="20"/>
          <w:lang w:val="de-DE"/>
        </w:rPr>
        <w:t xml:space="preserve"> </w:t>
      </w:r>
      <w:r w:rsidR="004E2C8B">
        <w:rPr>
          <w:rFonts w:cs="Arial"/>
          <w:b/>
          <w:sz w:val="20"/>
          <w:szCs w:val="20"/>
          <w:lang w:val="de-DE"/>
        </w:rPr>
        <w:t xml:space="preserve">   </w:t>
      </w:r>
      <w:r>
        <w:rPr>
          <w:rFonts w:cs="Arial"/>
          <w:b/>
          <w:sz w:val="20"/>
          <w:szCs w:val="20"/>
          <w:lang w:val="de-DE"/>
        </w:rPr>
        <w:t xml:space="preserve">  </w:t>
      </w:r>
      <w:r w:rsidR="00021719">
        <w:rPr>
          <w:rFonts w:cs="Arial"/>
          <w:b/>
          <w:sz w:val="20"/>
          <w:szCs w:val="20"/>
          <w:lang w:val="de-DE"/>
        </w:rPr>
        <w:t>13.Dh8</w:t>
      </w:r>
      <w:r w:rsidR="009314F7">
        <w:rPr>
          <w:rFonts w:cs="Arial"/>
          <w:b/>
          <w:sz w:val="20"/>
          <w:szCs w:val="20"/>
          <w:lang w:val="de-DE"/>
        </w:rPr>
        <w:t xml:space="preserve">          </w:t>
      </w:r>
      <w:r w:rsidR="004E2C8B">
        <w:rPr>
          <w:rFonts w:cs="Arial"/>
          <w:b/>
          <w:sz w:val="20"/>
          <w:szCs w:val="20"/>
          <w:lang w:val="de-DE"/>
        </w:rPr>
        <w:t>Ka6</w:t>
      </w:r>
    </w:p>
    <w:p w14:paraId="1A52DA5E" w14:textId="77777777" w:rsidR="00EE640C" w:rsidRDefault="00165F6D" w:rsidP="00165F6D">
      <w:pPr>
        <w:tabs>
          <w:tab w:val="center" w:pos="3345"/>
        </w:tabs>
        <w:rPr>
          <w:rFonts w:cs="Arial"/>
          <w:b/>
          <w:sz w:val="20"/>
          <w:szCs w:val="20"/>
          <w:lang w:val="de-DE"/>
        </w:rPr>
      </w:pPr>
      <w:r>
        <w:rPr>
          <w:rFonts w:cs="Arial"/>
          <w:b/>
          <w:i/>
          <w:sz w:val="20"/>
          <w:szCs w:val="20"/>
          <w:lang w:val="de-DE"/>
        </w:rPr>
        <w:tab/>
        <w:t xml:space="preserve"> </w:t>
      </w:r>
      <w:r w:rsidR="004E2C8B">
        <w:rPr>
          <w:rFonts w:cs="Arial"/>
          <w:b/>
          <w:sz w:val="20"/>
          <w:szCs w:val="20"/>
          <w:lang w:val="de-DE"/>
        </w:rPr>
        <w:t xml:space="preserve">2.Da8+        Kb5                           </w:t>
      </w:r>
      <w:r>
        <w:rPr>
          <w:rFonts w:cs="Arial"/>
          <w:b/>
          <w:sz w:val="20"/>
          <w:szCs w:val="20"/>
          <w:lang w:val="de-DE"/>
        </w:rPr>
        <w:t xml:space="preserve"> </w:t>
      </w:r>
      <w:r w:rsidR="009314F7">
        <w:rPr>
          <w:rFonts w:cs="Arial"/>
          <w:b/>
          <w:sz w:val="20"/>
          <w:szCs w:val="20"/>
          <w:lang w:val="de-DE"/>
        </w:rPr>
        <w:t xml:space="preserve"> 14.Da8+        </w:t>
      </w:r>
      <w:r w:rsidR="004E2C8B">
        <w:rPr>
          <w:rFonts w:cs="Arial"/>
          <w:b/>
          <w:sz w:val="20"/>
          <w:szCs w:val="20"/>
          <w:lang w:val="de-DE"/>
        </w:rPr>
        <w:t>Kb5</w:t>
      </w:r>
    </w:p>
    <w:p w14:paraId="77900AFB" w14:textId="77777777" w:rsidR="004E2C8B" w:rsidRDefault="00165F6D" w:rsidP="00165F6D">
      <w:pPr>
        <w:tabs>
          <w:tab w:val="center" w:pos="3345"/>
        </w:tabs>
        <w:rPr>
          <w:rFonts w:cs="Arial"/>
          <w:b/>
          <w:sz w:val="20"/>
          <w:szCs w:val="20"/>
          <w:lang w:val="de-DE"/>
        </w:rPr>
      </w:pPr>
      <w:r>
        <w:rPr>
          <w:rFonts w:cs="Arial"/>
          <w:b/>
          <w:sz w:val="20"/>
          <w:szCs w:val="20"/>
          <w:lang w:val="de-DE"/>
        </w:rPr>
        <w:t xml:space="preserve">                   </w:t>
      </w:r>
      <w:r w:rsidR="004E2C8B">
        <w:rPr>
          <w:rFonts w:cs="Arial"/>
          <w:b/>
          <w:sz w:val="20"/>
          <w:szCs w:val="20"/>
          <w:lang w:val="de-DE"/>
        </w:rPr>
        <w:t xml:space="preserve">3.Da1          h5              </w:t>
      </w:r>
      <w:r w:rsidR="009314F7">
        <w:rPr>
          <w:rFonts w:cs="Arial"/>
          <w:b/>
          <w:sz w:val="20"/>
          <w:szCs w:val="20"/>
          <w:lang w:val="de-DE"/>
        </w:rPr>
        <w:t xml:space="preserve"> </w:t>
      </w:r>
      <w:r w:rsidR="00965F8E">
        <w:rPr>
          <w:rFonts w:cs="Arial"/>
          <w:b/>
          <w:sz w:val="20"/>
          <w:szCs w:val="20"/>
          <w:lang w:val="de-DE"/>
        </w:rPr>
        <w:t xml:space="preserve">             </w:t>
      </w:r>
      <w:r w:rsidR="00FD2943">
        <w:rPr>
          <w:rFonts w:cs="Arial"/>
          <w:b/>
          <w:sz w:val="20"/>
          <w:szCs w:val="20"/>
          <w:lang w:val="de-DE"/>
        </w:rPr>
        <w:t xml:space="preserve"> </w:t>
      </w:r>
      <w:r w:rsidR="00965F8E">
        <w:rPr>
          <w:rFonts w:cs="Arial"/>
          <w:b/>
          <w:sz w:val="20"/>
          <w:szCs w:val="20"/>
          <w:lang w:val="de-DE"/>
        </w:rPr>
        <w:t xml:space="preserve"> </w:t>
      </w:r>
      <w:r w:rsidR="00FD2943">
        <w:rPr>
          <w:rFonts w:cs="Arial"/>
          <w:b/>
          <w:sz w:val="20"/>
          <w:szCs w:val="20"/>
          <w:lang w:val="de-DE"/>
        </w:rPr>
        <w:t xml:space="preserve"> </w:t>
      </w:r>
      <w:r w:rsidR="00965F8E">
        <w:rPr>
          <w:rFonts w:cs="Arial"/>
          <w:b/>
          <w:sz w:val="20"/>
          <w:szCs w:val="20"/>
          <w:lang w:val="de-DE"/>
        </w:rPr>
        <w:t xml:space="preserve"> </w:t>
      </w:r>
      <w:r w:rsidR="004E2C8B">
        <w:rPr>
          <w:rFonts w:cs="Arial"/>
          <w:b/>
          <w:sz w:val="20"/>
          <w:szCs w:val="20"/>
          <w:lang w:val="de-DE"/>
        </w:rPr>
        <w:t>15.</w:t>
      </w:r>
      <w:r w:rsidR="00955804">
        <w:rPr>
          <w:rFonts w:cs="Arial"/>
          <w:b/>
          <w:sz w:val="20"/>
          <w:szCs w:val="20"/>
          <w:lang w:val="de-DE"/>
        </w:rPr>
        <w:t xml:space="preserve">Da1         </w:t>
      </w:r>
      <w:r w:rsidR="00FD535E">
        <w:rPr>
          <w:rFonts w:cs="Arial"/>
          <w:b/>
          <w:sz w:val="20"/>
          <w:szCs w:val="20"/>
          <w:lang w:val="de-DE"/>
        </w:rPr>
        <w:t xml:space="preserve"> h5</w:t>
      </w:r>
      <w:r w:rsidR="00440F36">
        <w:rPr>
          <w:rFonts w:cs="Arial"/>
          <w:b/>
          <w:sz w:val="20"/>
          <w:szCs w:val="20"/>
          <w:lang w:val="de-DE"/>
        </w:rPr>
        <w:t xml:space="preserve">   </w:t>
      </w:r>
    </w:p>
    <w:p w14:paraId="6C024048" w14:textId="77777777" w:rsidR="00FD535E" w:rsidRDefault="00440F36" w:rsidP="00BF0AEB">
      <w:pPr>
        <w:tabs>
          <w:tab w:val="center" w:pos="3345"/>
        </w:tabs>
        <w:ind w:firstLine="708"/>
        <w:rPr>
          <w:rFonts w:cs="Arial"/>
          <w:b/>
          <w:sz w:val="20"/>
          <w:szCs w:val="20"/>
          <w:lang w:val="de-DE"/>
        </w:rPr>
      </w:pPr>
      <w:r>
        <w:rPr>
          <w:rFonts w:cs="Arial"/>
          <w:b/>
          <w:sz w:val="20"/>
          <w:szCs w:val="20"/>
          <w:lang w:val="de-DE"/>
        </w:rPr>
        <w:t xml:space="preserve"> </w:t>
      </w:r>
    </w:p>
    <w:p w14:paraId="2D690929" w14:textId="77777777" w:rsidR="00FD535E" w:rsidRDefault="00165F6D" w:rsidP="00165F6D">
      <w:pPr>
        <w:tabs>
          <w:tab w:val="center" w:pos="3345"/>
        </w:tabs>
        <w:rPr>
          <w:rFonts w:cs="Arial"/>
          <w:b/>
          <w:sz w:val="20"/>
          <w:szCs w:val="20"/>
          <w:lang w:val="de-DE"/>
        </w:rPr>
      </w:pPr>
      <w:r>
        <w:rPr>
          <w:rFonts w:cs="Arial"/>
          <w:b/>
          <w:sz w:val="20"/>
          <w:szCs w:val="20"/>
          <w:lang w:val="de-DE"/>
        </w:rPr>
        <w:tab/>
      </w:r>
      <w:r w:rsidR="00CE67FC">
        <w:rPr>
          <w:rFonts w:cs="Arial"/>
          <w:b/>
          <w:sz w:val="20"/>
          <w:szCs w:val="20"/>
          <w:lang w:val="de-DE"/>
        </w:rPr>
        <w:t xml:space="preserve"> </w:t>
      </w:r>
      <w:r w:rsidR="009314F7">
        <w:rPr>
          <w:rFonts w:cs="Arial"/>
          <w:b/>
          <w:sz w:val="20"/>
          <w:szCs w:val="20"/>
          <w:lang w:val="de-DE"/>
        </w:rPr>
        <w:t xml:space="preserve"> </w:t>
      </w:r>
      <w:r w:rsidR="00FD535E">
        <w:rPr>
          <w:rFonts w:cs="Arial"/>
          <w:b/>
          <w:sz w:val="20"/>
          <w:szCs w:val="20"/>
          <w:lang w:val="de-DE"/>
        </w:rPr>
        <w:t xml:space="preserve">4.Dh8         </w:t>
      </w:r>
      <w:r w:rsidR="009314F7">
        <w:rPr>
          <w:rFonts w:cs="Arial"/>
          <w:b/>
          <w:sz w:val="20"/>
          <w:szCs w:val="20"/>
          <w:lang w:val="de-DE"/>
        </w:rPr>
        <w:t xml:space="preserve"> </w:t>
      </w:r>
      <w:r w:rsidR="00FD535E">
        <w:rPr>
          <w:rFonts w:cs="Arial"/>
          <w:b/>
          <w:sz w:val="20"/>
          <w:szCs w:val="20"/>
          <w:lang w:val="de-DE"/>
        </w:rPr>
        <w:t xml:space="preserve">Ka6                            </w:t>
      </w:r>
      <w:r w:rsidR="00955804">
        <w:rPr>
          <w:rFonts w:cs="Arial"/>
          <w:b/>
          <w:sz w:val="20"/>
          <w:szCs w:val="20"/>
          <w:lang w:val="de-DE"/>
        </w:rPr>
        <w:t xml:space="preserve"> </w:t>
      </w:r>
      <w:r w:rsidR="00FD535E">
        <w:rPr>
          <w:rFonts w:cs="Arial"/>
          <w:b/>
          <w:sz w:val="20"/>
          <w:szCs w:val="20"/>
          <w:lang w:val="de-DE"/>
        </w:rPr>
        <w:t>16.Dh8          Ka6</w:t>
      </w:r>
    </w:p>
    <w:p w14:paraId="31913F3D" w14:textId="77777777" w:rsidR="00FD535E" w:rsidRDefault="00955804" w:rsidP="00165F6D">
      <w:pPr>
        <w:tabs>
          <w:tab w:val="center" w:pos="3345"/>
        </w:tabs>
        <w:rPr>
          <w:rFonts w:cs="Arial"/>
          <w:b/>
          <w:sz w:val="20"/>
          <w:szCs w:val="20"/>
          <w:lang w:val="de-DE"/>
        </w:rPr>
      </w:pPr>
      <w:r>
        <w:rPr>
          <w:rFonts w:cs="Arial"/>
          <w:b/>
          <w:sz w:val="20"/>
          <w:szCs w:val="20"/>
          <w:lang w:val="de-DE"/>
        </w:rPr>
        <w:t xml:space="preserve">                  </w:t>
      </w:r>
      <w:r w:rsidR="00165F6D">
        <w:rPr>
          <w:rFonts w:cs="Arial"/>
          <w:b/>
          <w:sz w:val="20"/>
          <w:szCs w:val="20"/>
          <w:lang w:val="de-DE"/>
        </w:rPr>
        <w:t xml:space="preserve"> </w:t>
      </w:r>
      <w:r w:rsidR="00FD535E">
        <w:rPr>
          <w:rFonts w:cs="Arial"/>
          <w:b/>
          <w:sz w:val="20"/>
          <w:szCs w:val="20"/>
          <w:lang w:val="de-DE"/>
        </w:rPr>
        <w:t>5.Da8+</w:t>
      </w:r>
      <w:r w:rsidR="00440F36">
        <w:rPr>
          <w:rFonts w:cs="Arial"/>
          <w:b/>
          <w:sz w:val="20"/>
          <w:szCs w:val="20"/>
          <w:lang w:val="de-DE"/>
        </w:rPr>
        <w:t xml:space="preserve">       </w:t>
      </w:r>
      <w:r>
        <w:rPr>
          <w:rFonts w:cs="Arial"/>
          <w:b/>
          <w:sz w:val="20"/>
          <w:szCs w:val="20"/>
          <w:lang w:val="de-DE"/>
        </w:rPr>
        <w:t xml:space="preserve"> </w:t>
      </w:r>
      <w:r w:rsidR="00CE67FC">
        <w:rPr>
          <w:rFonts w:cs="Arial"/>
          <w:b/>
          <w:sz w:val="20"/>
          <w:szCs w:val="20"/>
          <w:lang w:val="de-DE"/>
        </w:rPr>
        <w:t xml:space="preserve">Kb5                           </w:t>
      </w:r>
      <w:r>
        <w:rPr>
          <w:rFonts w:cs="Arial"/>
          <w:b/>
          <w:sz w:val="20"/>
          <w:szCs w:val="20"/>
          <w:lang w:val="de-DE"/>
        </w:rPr>
        <w:t xml:space="preserve">  </w:t>
      </w:r>
      <w:r w:rsidR="00965F8E">
        <w:rPr>
          <w:rFonts w:cs="Arial"/>
          <w:b/>
          <w:sz w:val="20"/>
          <w:szCs w:val="20"/>
          <w:lang w:val="de-DE"/>
        </w:rPr>
        <w:t>17.Da</w:t>
      </w:r>
      <w:r w:rsidR="00FD2943">
        <w:rPr>
          <w:rFonts w:cs="Arial"/>
          <w:b/>
          <w:sz w:val="20"/>
          <w:szCs w:val="20"/>
          <w:lang w:val="de-DE"/>
        </w:rPr>
        <w:t>8+</w:t>
      </w:r>
      <w:r w:rsidR="00440F36">
        <w:rPr>
          <w:rFonts w:cs="Arial"/>
          <w:b/>
          <w:sz w:val="20"/>
          <w:szCs w:val="20"/>
          <w:lang w:val="de-DE"/>
        </w:rPr>
        <w:t xml:space="preserve">        Kb5</w:t>
      </w:r>
    </w:p>
    <w:p w14:paraId="2C33DCBB" w14:textId="77777777" w:rsidR="00440F36" w:rsidRDefault="00CE67FC" w:rsidP="00165F6D">
      <w:pPr>
        <w:tabs>
          <w:tab w:val="center" w:pos="3345"/>
        </w:tabs>
        <w:rPr>
          <w:rFonts w:cs="Arial"/>
          <w:b/>
          <w:sz w:val="20"/>
          <w:szCs w:val="20"/>
          <w:lang w:val="de-DE"/>
        </w:rPr>
      </w:pPr>
      <w:r>
        <w:rPr>
          <w:rFonts w:cs="Arial"/>
          <w:b/>
          <w:sz w:val="20"/>
          <w:szCs w:val="20"/>
          <w:lang w:val="de-DE"/>
        </w:rPr>
        <w:t xml:space="preserve">                   </w:t>
      </w:r>
      <w:r w:rsidR="00955804">
        <w:rPr>
          <w:rFonts w:cs="Arial"/>
          <w:b/>
          <w:sz w:val="20"/>
          <w:szCs w:val="20"/>
          <w:lang w:val="de-DE"/>
        </w:rPr>
        <w:t xml:space="preserve">6.Da1          </w:t>
      </w:r>
      <w:r w:rsidR="00440F36">
        <w:rPr>
          <w:rFonts w:cs="Arial"/>
          <w:b/>
          <w:sz w:val="20"/>
          <w:szCs w:val="20"/>
          <w:lang w:val="de-DE"/>
        </w:rPr>
        <w:t>h</w:t>
      </w:r>
      <w:r w:rsidR="00165F6D">
        <w:rPr>
          <w:rFonts w:cs="Arial"/>
          <w:b/>
          <w:sz w:val="20"/>
          <w:szCs w:val="20"/>
          <w:lang w:val="de-DE"/>
        </w:rPr>
        <w:t xml:space="preserve">4                              </w:t>
      </w:r>
      <w:r w:rsidR="00955804">
        <w:rPr>
          <w:rFonts w:cs="Arial"/>
          <w:b/>
          <w:sz w:val="20"/>
          <w:szCs w:val="20"/>
          <w:lang w:val="de-DE"/>
        </w:rPr>
        <w:t xml:space="preserve"> </w:t>
      </w:r>
      <w:r w:rsidR="009314F7">
        <w:rPr>
          <w:rFonts w:cs="Arial"/>
          <w:b/>
          <w:sz w:val="20"/>
          <w:szCs w:val="20"/>
          <w:lang w:val="de-DE"/>
        </w:rPr>
        <w:t xml:space="preserve"> </w:t>
      </w:r>
      <w:r w:rsidR="00FE1F34">
        <w:rPr>
          <w:rFonts w:cs="Arial"/>
          <w:b/>
          <w:sz w:val="20"/>
          <w:szCs w:val="20"/>
          <w:lang w:val="de-DE"/>
        </w:rPr>
        <w:t>18.Da1</w:t>
      </w:r>
      <w:r w:rsidR="00955804">
        <w:rPr>
          <w:rFonts w:cs="Arial"/>
          <w:b/>
          <w:sz w:val="20"/>
          <w:szCs w:val="20"/>
          <w:lang w:val="de-DE"/>
        </w:rPr>
        <w:t xml:space="preserve">       </w:t>
      </w:r>
      <w:r w:rsidR="009314F7">
        <w:rPr>
          <w:rFonts w:cs="Arial"/>
          <w:b/>
          <w:sz w:val="20"/>
          <w:szCs w:val="20"/>
          <w:lang w:val="de-DE"/>
        </w:rPr>
        <w:t xml:space="preserve"> </w:t>
      </w:r>
      <w:r w:rsidR="00FE1F34">
        <w:rPr>
          <w:rFonts w:cs="Arial"/>
          <w:b/>
          <w:sz w:val="20"/>
          <w:szCs w:val="20"/>
          <w:lang w:val="de-DE"/>
        </w:rPr>
        <w:t xml:space="preserve">  </w:t>
      </w:r>
      <w:r w:rsidR="00440F36">
        <w:rPr>
          <w:rFonts w:cs="Arial"/>
          <w:b/>
          <w:sz w:val="20"/>
          <w:szCs w:val="20"/>
          <w:lang w:val="de-DE"/>
        </w:rPr>
        <w:t>h4</w:t>
      </w:r>
    </w:p>
    <w:p w14:paraId="5CA7B60B" w14:textId="77777777" w:rsidR="00440F36" w:rsidRDefault="00440F36" w:rsidP="00BF0AEB">
      <w:pPr>
        <w:tabs>
          <w:tab w:val="center" w:pos="3345"/>
        </w:tabs>
        <w:ind w:firstLine="708"/>
        <w:rPr>
          <w:rFonts w:cs="Arial"/>
          <w:b/>
          <w:sz w:val="20"/>
          <w:szCs w:val="20"/>
          <w:lang w:val="de-DE"/>
        </w:rPr>
      </w:pPr>
    </w:p>
    <w:p w14:paraId="28FFA21C" w14:textId="77777777" w:rsidR="00440F36" w:rsidRDefault="00B26E5C" w:rsidP="00BF0AEB">
      <w:pPr>
        <w:tabs>
          <w:tab w:val="center" w:pos="3345"/>
        </w:tabs>
        <w:ind w:firstLine="708"/>
        <w:rPr>
          <w:rFonts w:cs="Arial"/>
          <w:b/>
          <w:sz w:val="20"/>
          <w:szCs w:val="20"/>
          <w:lang w:val="de-DE"/>
        </w:rPr>
      </w:pPr>
      <w:r>
        <w:rPr>
          <w:rFonts w:cs="Arial"/>
          <w:b/>
          <w:sz w:val="20"/>
          <w:szCs w:val="20"/>
          <w:lang w:val="de-DE"/>
        </w:rPr>
        <w:t xml:space="preserve">       7.Dh8          Ka6           </w:t>
      </w:r>
      <w:r w:rsidR="00165F6D">
        <w:rPr>
          <w:rFonts w:cs="Arial"/>
          <w:b/>
          <w:sz w:val="20"/>
          <w:szCs w:val="20"/>
          <w:lang w:val="de-DE"/>
        </w:rPr>
        <w:t xml:space="preserve">                 </w:t>
      </w:r>
      <w:r w:rsidR="00955804">
        <w:rPr>
          <w:rFonts w:cs="Arial"/>
          <w:b/>
          <w:sz w:val="20"/>
          <w:szCs w:val="20"/>
          <w:lang w:val="de-DE"/>
        </w:rPr>
        <w:t xml:space="preserve"> </w:t>
      </w:r>
      <w:r>
        <w:rPr>
          <w:rFonts w:cs="Arial"/>
          <w:b/>
          <w:sz w:val="20"/>
          <w:szCs w:val="20"/>
          <w:lang w:val="de-DE"/>
        </w:rPr>
        <w:t>19.Dh8          Ka6</w:t>
      </w:r>
    </w:p>
    <w:p w14:paraId="71FAC50A" w14:textId="77777777" w:rsidR="00B26E5C" w:rsidRDefault="00B26E5C" w:rsidP="00BF0AEB">
      <w:pPr>
        <w:tabs>
          <w:tab w:val="center" w:pos="3345"/>
        </w:tabs>
        <w:ind w:firstLine="708"/>
        <w:rPr>
          <w:rFonts w:cs="Arial"/>
          <w:b/>
          <w:sz w:val="20"/>
          <w:szCs w:val="20"/>
          <w:lang w:val="de-DE"/>
        </w:rPr>
      </w:pPr>
      <w:r>
        <w:rPr>
          <w:rFonts w:cs="Arial"/>
          <w:b/>
          <w:sz w:val="20"/>
          <w:szCs w:val="20"/>
          <w:lang w:val="de-DE"/>
        </w:rPr>
        <w:t xml:space="preserve">       8.Da8+       </w:t>
      </w:r>
      <w:r w:rsidR="00165F6D">
        <w:rPr>
          <w:rFonts w:cs="Arial"/>
          <w:b/>
          <w:sz w:val="20"/>
          <w:szCs w:val="20"/>
          <w:lang w:val="de-DE"/>
        </w:rPr>
        <w:t xml:space="preserve"> Kb5                     </w:t>
      </w:r>
      <w:r w:rsidR="00CE67FC">
        <w:rPr>
          <w:rFonts w:cs="Arial"/>
          <w:b/>
          <w:sz w:val="20"/>
          <w:szCs w:val="20"/>
          <w:lang w:val="de-DE"/>
        </w:rPr>
        <w:t xml:space="preserve">  </w:t>
      </w:r>
      <w:r w:rsidR="00165F6D">
        <w:rPr>
          <w:rFonts w:cs="Arial"/>
          <w:b/>
          <w:sz w:val="20"/>
          <w:szCs w:val="20"/>
          <w:lang w:val="de-DE"/>
        </w:rPr>
        <w:t xml:space="preserve">      </w:t>
      </w:r>
      <w:r>
        <w:rPr>
          <w:rFonts w:cs="Arial"/>
          <w:b/>
          <w:sz w:val="20"/>
          <w:szCs w:val="20"/>
          <w:lang w:val="de-DE"/>
        </w:rPr>
        <w:t>20.Da8+        Kb5</w:t>
      </w:r>
    </w:p>
    <w:p w14:paraId="3C660BAA" w14:textId="77777777" w:rsidR="00B26E5C" w:rsidRPr="004E2C8B" w:rsidRDefault="00B26E5C" w:rsidP="00BF0AEB">
      <w:pPr>
        <w:tabs>
          <w:tab w:val="center" w:pos="3345"/>
        </w:tabs>
        <w:ind w:firstLine="708"/>
        <w:rPr>
          <w:rFonts w:cs="Arial"/>
          <w:b/>
          <w:sz w:val="20"/>
          <w:szCs w:val="20"/>
          <w:lang w:val="de-DE"/>
        </w:rPr>
      </w:pPr>
      <w:r>
        <w:rPr>
          <w:rFonts w:cs="Arial"/>
          <w:b/>
          <w:sz w:val="20"/>
          <w:szCs w:val="20"/>
          <w:lang w:val="de-DE"/>
        </w:rPr>
        <w:t xml:space="preserve">       9.Da1          h3</w:t>
      </w:r>
      <w:r w:rsidR="00165F6D">
        <w:rPr>
          <w:rFonts w:cs="Arial"/>
          <w:b/>
          <w:sz w:val="20"/>
          <w:szCs w:val="20"/>
          <w:lang w:val="de-DE"/>
        </w:rPr>
        <w:t xml:space="preserve">                               </w:t>
      </w:r>
      <w:r w:rsidR="00955804">
        <w:rPr>
          <w:rFonts w:cs="Arial"/>
          <w:b/>
          <w:sz w:val="20"/>
          <w:szCs w:val="20"/>
          <w:lang w:val="de-DE"/>
        </w:rPr>
        <w:t xml:space="preserve"> </w:t>
      </w:r>
      <w:r w:rsidR="005A00C1">
        <w:rPr>
          <w:rFonts w:cs="Arial"/>
          <w:b/>
          <w:sz w:val="20"/>
          <w:szCs w:val="20"/>
          <w:lang w:val="de-DE"/>
        </w:rPr>
        <w:t>21.Da1</w:t>
      </w:r>
      <w:r w:rsidR="00647C8A">
        <w:rPr>
          <w:rFonts w:cs="Arial"/>
          <w:b/>
          <w:sz w:val="20"/>
          <w:szCs w:val="20"/>
          <w:lang w:val="de-DE"/>
        </w:rPr>
        <w:t xml:space="preserve">          c5(Kc5)</w:t>
      </w:r>
    </w:p>
    <w:p w14:paraId="31DA5C7D" w14:textId="77777777" w:rsidR="00EE640C" w:rsidRPr="00440F36" w:rsidRDefault="00EE640C" w:rsidP="00BF0AEB">
      <w:pPr>
        <w:tabs>
          <w:tab w:val="center" w:pos="3345"/>
        </w:tabs>
        <w:ind w:firstLine="708"/>
        <w:rPr>
          <w:rFonts w:cs="Arial"/>
          <w:b/>
          <w:sz w:val="20"/>
          <w:szCs w:val="20"/>
          <w:lang w:val="de-DE"/>
        </w:rPr>
      </w:pPr>
      <w:r>
        <w:rPr>
          <w:rFonts w:cs="Arial"/>
          <w:b/>
          <w:i/>
          <w:sz w:val="20"/>
          <w:szCs w:val="20"/>
          <w:lang w:val="de-DE"/>
        </w:rPr>
        <w:t xml:space="preserve">    </w:t>
      </w:r>
      <w:r w:rsidR="00955804">
        <w:rPr>
          <w:rFonts w:cs="Arial"/>
          <w:b/>
          <w:i/>
          <w:sz w:val="20"/>
          <w:szCs w:val="20"/>
          <w:lang w:val="de-DE"/>
        </w:rPr>
        <w:t xml:space="preserve"> </w:t>
      </w:r>
    </w:p>
    <w:p w14:paraId="211AF82F" w14:textId="77777777" w:rsidR="00751B2F" w:rsidRDefault="005A00C1" w:rsidP="00EE640C">
      <w:pPr>
        <w:tabs>
          <w:tab w:val="center" w:pos="3345"/>
        </w:tabs>
        <w:ind w:firstLine="708"/>
        <w:rPr>
          <w:rFonts w:cs="Arial"/>
          <w:b/>
          <w:sz w:val="20"/>
          <w:szCs w:val="20"/>
          <w:lang w:val="de-DE"/>
        </w:rPr>
      </w:pPr>
      <w:r>
        <w:rPr>
          <w:rFonts w:cs="Arial"/>
          <w:sz w:val="20"/>
          <w:szCs w:val="20"/>
          <w:lang w:val="de-DE"/>
        </w:rPr>
        <w:t xml:space="preserve">    </w:t>
      </w:r>
      <w:r w:rsidR="00064532">
        <w:rPr>
          <w:rFonts w:cs="Arial"/>
          <w:sz w:val="20"/>
          <w:szCs w:val="20"/>
          <w:lang w:val="de-DE"/>
        </w:rPr>
        <w:t xml:space="preserve"> </w:t>
      </w:r>
      <w:r w:rsidR="00165F6D">
        <w:rPr>
          <w:rFonts w:cs="Arial"/>
          <w:sz w:val="20"/>
          <w:szCs w:val="20"/>
          <w:lang w:val="de-DE"/>
        </w:rPr>
        <w:t xml:space="preserve"> </w:t>
      </w:r>
      <w:r w:rsidR="00064532" w:rsidRPr="005A00C1">
        <w:rPr>
          <w:rFonts w:cs="Arial"/>
          <w:b/>
          <w:sz w:val="20"/>
          <w:szCs w:val="20"/>
          <w:lang w:val="de-DE"/>
        </w:rPr>
        <w:t>10.</w:t>
      </w:r>
      <w:r>
        <w:rPr>
          <w:rFonts w:cs="Arial"/>
          <w:b/>
          <w:sz w:val="20"/>
          <w:szCs w:val="20"/>
          <w:lang w:val="de-DE"/>
        </w:rPr>
        <w:t>Dh8</w:t>
      </w:r>
      <w:r w:rsidR="00EE640C" w:rsidRPr="005A00C1">
        <w:rPr>
          <w:rFonts w:cs="Arial"/>
          <w:b/>
          <w:sz w:val="20"/>
          <w:szCs w:val="20"/>
          <w:lang w:val="de-DE"/>
        </w:rPr>
        <w:t xml:space="preserve"> </w:t>
      </w:r>
      <w:r w:rsidR="00A15ED3">
        <w:rPr>
          <w:rFonts w:cs="Arial"/>
          <w:b/>
          <w:sz w:val="20"/>
          <w:szCs w:val="20"/>
          <w:lang w:val="de-DE"/>
        </w:rPr>
        <w:t xml:space="preserve">        </w:t>
      </w:r>
      <w:r>
        <w:rPr>
          <w:rFonts w:cs="Arial"/>
          <w:b/>
          <w:sz w:val="20"/>
          <w:szCs w:val="20"/>
          <w:lang w:val="de-DE"/>
        </w:rPr>
        <w:t>Ka6</w:t>
      </w:r>
      <w:r w:rsidR="00533487">
        <w:rPr>
          <w:rFonts w:cs="Arial"/>
          <w:b/>
          <w:sz w:val="20"/>
          <w:szCs w:val="20"/>
          <w:lang w:val="de-DE"/>
        </w:rPr>
        <w:t xml:space="preserve">  </w:t>
      </w:r>
      <w:r w:rsidR="00533487">
        <w:rPr>
          <w:rFonts w:cs="Arial"/>
          <w:b/>
          <w:sz w:val="20"/>
          <w:szCs w:val="20"/>
          <w:lang w:val="de-DE"/>
        </w:rPr>
        <w:tab/>
      </w:r>
      <w:r w:rsidR="00533487">
        <w:rPr>
          <w:rFonts w:cs="Arial"/>
          <w:b/>
          <w:sz w:val="20"/>
          <w:szCs w:val="20"/>
          <w:lang w:val="de-DE"/>
        </w:rPr>
        <w:tab/>
      </w:r>
      <w:r w:rsidR="00751B2F">
        <w:rPr>
          <w:rFonts w:cs="Arial"/>
          <w:b/>
          <w:sz w:val="20"/>
          <w:szCs w:val="20"/>
          <w:lang w:val="de-DE"/>
        </w:rPr>
        <w:t xml:space="preserve"> </w:t>
      </w:r>
      <w:r w:rsidR="00AE6A9F">
        <w:rPr>
          <w:rFonts w:cs="Arial"/>
          <w:b/>
          <w:sz w:val="20"/>
          <w:szCs w:val="20"/>
          <w:lang w:val="de-DE"/>
        </w:rPr>
        <w:t xml:space="preserve">          </w:t>
      </w:r>
      <w:r w:rsidR="00955804">
        <w:rPr>
          <w:rFonts w:cs="Arial"/>
          <w:b/>
          <w:sz w:val="20"/>
          <w:szCs w:val="20"/>
          <w:lang w:val="de-DE"/>
        </w:rPr>
        <w:t xml:space="preserve"> </w:t>
      </w:r>
      <w:r w:rsidR="00751B2F">
        <w:rPr>
          <w:rFonts w:cs="Arial"/>
          <w:b/>
          <w:sz w:val="20"/>
          <w:szCs w:val="20"/>
          <w:lang w:val="de-DE"/>
        </w:rPr>
        <w:t>22.Da4+(De5+)</w:t>
      </w:r>
      <w:r>
        <w:rPr>
          <w:rFonts w:cs="Arial"/>
          <w:b/>
          <w:sz w:val="20"/>
          <w:szCs w:val="20"/>
          <w:lang w:val="de-DE"/>
        </w:rPr>
        <w:t xml:space="preserve"> </w:t>
      </w:r>
    </w:p>
    <w:p w14:paraId="22AFF593" w14:textId="77777777" w:rsidR="00751B2F" w:rsidRDefault="00751B2F" w:rsidP="00EE640C">
      <w:pPr>
        <w:tabs>
          <w:tab w:val="center" w:pos="3345"/>
        </w:tabs>
        <w:ind w:firstLine="708"/>
        <w:rPr>
          <w:rFonts w:cs="Arial"/>
          <w:b/>
          <w:sz w:val="20"/>
          <w:szCs w:val="20"/>
          <w:lang w:val="de-DE"/>
        </w:rPr>
      </w:pPr>
      <w:r>
        <w:rPr>
          <w:rFonts w:cs="Arial"/>
          <w:b/>
          <w:sz w:val="20"/>
          <w:szCs w:val="20"/>
          <w:lang w:val="de-DE"/>
        </w:rPr>
        <w:t xml:space="preserve">     </w:t>
      </w:r>
      <w:r w:rsidR="00165F6D">
        <w:rPr>
          <w:rFonts w:cs="Arial"/>
          <w:b/>
          <w:sz w:val="20"/>
          <w:szCs w:val="20"/>
          <w:lang w:val="de-DE"/>
        </w:rPr>
        <w:t xml:space="preserve"> </w:t>
      </w:r>
      <w:r>
        <w:rPr>
          <w:rFonts w:cs="Arial"/>
          <w:b/>
          <w:sz w:val="20"/>
          <w:szCs w:val="20"/>
          <w:lang w:val="de-DE"/>
        </w:rPr>
        <w:t>1</w:t>
      </w:r>
      <w:r w:rsidR="00A15ED3">
        <w:rPr>
          <w:rFonts w:cs="Arial"/>
          <w:b/>
          <w:sz w:val="20"/>
          <w:szCs w:val="20"/>
          <w:lang w:val="de-DE"/>
        </w:rPr>
        <w:t xml:space="preserve">1.Da8+       </w:t>
      </w:r>
      <w:r>
        <w:rPr>
          <w:rFonts w:cs="Arial"/>
          <w:b/>
          <w:sz w:val="20"/>
          <w:szCs w:val="20"/>
          <w:lang w:val="de-DE"/>
        </w:rPr>
        <w:t xml:space="preserve">Kb5    </w:t>
      </w:r>
      <w:r w:rsidR="009314F7">
        <w:rPr>
          <w:rFonts w:cs="Arial"/>
          <w:b/>
          <w:sz w:val="20"/>
          <w:szCs w:val="20"/>
          <w:lang w:val="de-DE"/>
        </w:rPr>
        <w:t xml:space="preserve"> </w:t>
      </w:r>
    </w:p>
    <w:p w14:paraId="536CBB5A" w14:textId="77777777" w:rsidR="004E2C8B" w:rsidRPr="00751B2F" w:rsidRDefault="00751B2F" w:rsidP="00EE640C">
      <w:pPr>
        <w:tabs>
          <w:tab w:val="center" w:pos="3345"/>
        </w:tabs>
        <w:ind w:firstLine="708"/>
        <w:rPr>
          <w:rFonts w:cs="Arial"/>
          <w:sz w:val="20"/>
          <w:szCs w:val="20"/>
          <w:lang w:val="de-DE"/>
        </w:rPr>
      </w:pPr>
      <w:r>
        <w:rPr>
          <w:rFonts w:cs="Arial"/>
          <w:b/>
          <w:sz w:val="20"/>
          <w:szCs w:val="20"/>
          <w:lang w:val="de-DE"/>
        </w:rPr>
        <w:t xml:space="preserve">     </w:t>
      </w:r>
      <w:r w:rsidR="00165F6D">
        <w:rPr>
          <w:rFonts w:cs="Arial"/>
          <w:b/>
          <w:sz w:val="20"/>
          <w:szCs w:val="20"/>
          <w:lang w:val="de-DE"/>
        </w:rPr>
        <w:t xml:space="preserve"> </w:t>
      </w:r>
      <w:r w:rsidR="00A15ED3">
        <w:rPr>
          <w:rFonts w:cs="Arial"/>
          <w:b/>
          <w:sz w:val="20"/>
          <w:szCs w:val="20"/>
          <w:lang w:val="de-DE"/>
        </w:rPr>
        <w:t xml:space="preserve">12.Da1         </w:t>
      </w:r>
      <w:r>
        <w:rPr>
          <w:rFonts w:cs="Arial"/>
          <w:b/>
          <w:sz w:val="20"/>
          <w:szCs w:val="20"/>
          <w:lang w:val="de-DE"/>
        </w:rPr>
        <w:t>h6</w:t>
      </w:r>
      <w:r w:rsidR="005A00C1">
        <w:rPr>
          <w:rFonts w:cs="Arial"/>
          <w:b/>
          <w:sz w:val="20"/>
          <w:szCs w:val="20"/>
          <w:lang w:val="de-DE"/>
        </w:rPr>
        <w:t xml:space="preserve">  </w:t>
      </w:r>
      <w:r w:rsidR="004E2C8B" w:rsidRPr="005A00C1">
        <w:rPr>
          <w:rFonts w:cs="Arial"/>
          <w:b/>
          <w:sz w:val="20"/>
          <w:szCs w:val="20"/>
          <w:lang w:val="de-DE"/>
        </w:rPr>
        <w:t xml:space="preserve">  </w:t>
      </w:r>
      <w:r>
        <w:rPr>
          <w:rFonts w:cs="Arial"/>
          <w:b/>
          <w:sz w:val="20"/>
          <w:szCs w:val="20"/>
          <w:lang w:val="de-DE"/>
        </w:rPr>
        <w:t xml:space="preserve">                          </w:t>
      </w:r>
      <w:r w:rsidR="00955804">
        <w:rPr>
          <w:rFonts w:cs="Arial"/>
          <w:b/>
          <w:sz w:val="20"/>
          <w:szCs w:val="20"/>
          <w:lang w:val="de-DE"/>
        </w:rPr>
        <w:t xml:space="preserve"> </w:t>
      </w:r>
      <w:r>
        <w:rPr>
          <w:rFonts w:cs="Arial"/>
          <w:b/>
          <w:sz w:val="20"/>
          <w:szCs w:val="20"/>
          <w:lang w:val="de-DE"/>
        </w:rPr>
        <w:t xml:space="preserve"> </w:t>
      </w:r>
      <w:r>
        <w:rPr>
          <w:rFonts w:cs="Arial"/>
          <w:sz w:val="20"/>
          <w:szCs w:val="20"/>
          <w:lang w:val="de-DE"/>
        </w:rPr>
        <w:t>En mat.</w:t>
      </w:r>
      <w:r w:rsidR="00955804">
        <w:rPr>
          <w:rFonts w:cs="Arial"/>
          <w:sz w:val="20"/>
          <w:szCs w:val="20"/>
          <w:lang w:val="de-DE"/>
        </w:rPr>
        <w:t xml:space="preserve"> </w:t>
      </w:r>
    </w:p>
    <w:p w14:paraId="0D5C5952" w14:textId="77777777" w:rsidR="004E2C8B" w:rsidRDefault="004E2C8B" w:rsidP="004E2C8B">
      <w:pPr>
        <w:tabs>
          <w:tab w:val="center" w:pos="3345"/>
        </w:tabs>
        <w:ind w:firstLine="708"/>
        <w:jc w:val="center"/>
        <w:rPr>
          <w:rFonts w:cs="Arial"/>
          <w:sz w:val="20"/>
          <w:szCs w:val="20"/>
          <w:lang w:val="de-DE"/>
        </w:rPr>
      </w:pPr>
      <w:r>
        <w:rPr>
          <w:rFonts w:cs="Arial"/>
          <w:sz w:val="20"/>
          <w:szCs w:val="20"/>
          <w:lang w:val="de-DE"/>
        </w:rPr>
        <w:lastRenderedPageBreak/>
        <w:t xml:space="preserve">  </w:t>
      </w:r>
    </w:p>
    <w:p w14:paraId="2ADB484D" w14:textId="77777777" w:rsidR="006F3923" w:rsidRPr="00580E71" w:rsidRDefault="00610066" w:rsidP="00580E71">
      <w:pPr>
        <w:tabs>
          <w:tab w:val="center" w:pos="3345"/>
        </w:tabs>
        <w:ind w:firstLine="708"/>
        <w:rPr>
          <w:rFonts w:cs="Arial"/>
          <w:sz w:val="20"/>
          <w:szCs w:val="20"/>
          <w:lang w:val="de-DE"/>
        </w:rPr>
      </w:pPr>
      <w:r w:rsidRPr="004E2C8B">
        <w:rPr>
          <w:rFonts w:cs="Arial"/>
          <w:sz w:val="20"/>
          <w:szCs w:val="20"/>
          <w:lang w:val="de-DE"/>
        </w:rPr>
        <w:br w:type="page"/>
      </w:r>
      <w:r w:rsidR="006F3923">
        <w:rPr>
          <w:rFonts w:ascii="Copperplate Gothic Bold" w:hAnsi="Copperplate Gothic Bold" w:cs="Arial"/>
          <w:sz w:val="32"/>
          <w:szCs w:val="32"/>
          <w:lang w:val="nl-BE"/>
        </w:rPr>
        <w:lastRenderedPageBreak/>
        <w:t>Een Vervelende Viervoeter</w:t>
      </w:r>
    </w:p>
    <w:p w14:paraId="39717D93" w14:textId="77777777" w:rsidR="006F3923" w:rsidRDefault="00647C8A" w:rsidP="00F72DC8">
      <w:pPr>
        <w:jc w:val="center"/>
        <w:rPr>
          <w:rFonts w:cs="Arial"/>
          <w:sz w:val="20"/>
          <w:szCs w:val="20"/>
          <w:lang w:val="nl-BE"/>
        </w:rPr>
      </w:pPr>
      <w:r>
        <w:rPr>
          <w:rFonts w:cs="Arial"/>
          <w:sz w:val="20"/>
          <w:szCs w:val="20"/>
          <w:lang w:val="nl-BE"/>
        </w:rPr>
        <w:t xml:space="preserve">    </w:t>
      </w:r>
    </w:p>
    <w:p w14:paraId="51EB54CE" w14:textId="77777777" w:rsidR="006F3923" w:rsidRDefault="006F3923" w:rsidP="006F3923">
      <w:pPr>
        <w:jc w:val="both"/>
        <w:rPr>
          <w:rFonts w:cs="Arial"/>
          <w:sz w:val="20"/>
          <w:szCs w:val="20"/>
          <w:lang w:val="nl-BE"/>
        </w:rPr>
      </w:pPr>
    </w:p>
    <w:p w14:paraId="4C214BF6" w14:textId="77777777" w:rsidR="006F3923" w:rsidRDefault="006F3923" w:rsidP="006F3923">
      <w:pPr>
        <w:jc w:val="both"/>
        <w:rPr>
          <w:rFonts w:cs="Arial"/>
          <w:sz w:val="20"/>
          <w:szCs w:val="20"/>
          <w:lang w:val="nl-BE"/>
        </w:rPr>
      </w:pPr>
    </w:p>
    <w:p w14:paraId="346BF023" w14:textId="77777777" w:rsidR="006F3923" w:rsidRDefault="006F3923" w:rsidP="006F3923">
      <w:pPr>
        <w:jc w:val="both"/>
        <w:rPr>
          <w:rFonts w:cs="Arial"/>
          <w:sz w:val="20"/>
          <w:szCs w:val="20"/>
          <w:lang w:val="nl-BE"/>
        </w:rPr>
      </w:pPr>
    </w:p>
    <w:p w14:paraId="2BE84B67" w14:textId="77777777" w:rsidR="006F3923" w:rsidRDefault="006F3923" w:rsidP="006F3923">
      <w:pPr>
        <w:jc w:val="both"/>
        <w:rPr>
          <w:rFonts w:cs="Arial"/>
          <w:sz w:val="20"/>
          <w:szCs w:val="20"/>
          <w:lang w:val="nl-BE"/>
        </w:rPr>
      </w:pPr>
    </w:p>
    <w:p w14:paraId="09A17C59" w14:textId="77777777" w:rsidR="006F3923" w:rsidRDefault="006F3923" w:rsidP="006F3923">
      <w:pPr>
        <w:jc w:val="both"/>
        <w:rPr>
          <w:rFonts w:cs="Arial"/>
          <w:sz w:val="20"/>
          <w:szCs w:val="20"/>
          <w:lang w:val="nl-BE"/>
        </w:rPr>
      </w:pPr>
    </w:p>
    <w:p w14:paraId="132C1237" w14:textId="77777777" w:rsidR="006F3923" w:rsidRDefault="006F3923" w:rsidP="006F3923">
      <w:pPr>
        <w:jc w:val="both"/>
        <w:rPr>
          <w:rFonts w:cs="Arial"/>
          <w:sz w:val="20"/>
          <w:szCs w:val="20"/>
          <w:lang w:val="nl-BE"/>
        </w:rPr>
      </w:pPr>
    </w:p>
    <w:p w14:paraId="1CC37E15" w14:textId="77777777" w:rsidR="006F3923" w:rsidRDefault="006F3923" w:rsidP="006F3923">
      <w:pPr>
        <w:jc w:val="both"/>
        <w:rPr>
          <w:rFonts w:cs="Arial"/>
          <w:sz w:val="20"/>
          <w:szCs w:val="20"/>
          <w:lang w:val="nl-BE"/>
        </w:rPr>
      </w:pPr>
    </w:p>
    <w:p w14:paraId="12C8A4A7" w14:textId="77777777" w:rsidR="006F3923" w:rsidRDefault="006F3923" w:rsidP="006F3923">
      <w:pPr>
        <w:jc w:val="both"/>
        <w:rPr>
          <w:rFonts w:cs="Arial"/>
          <w:sz w:val="20"/>
          <w:szCs w:val="20"/>
          <w:lang w:val="nl-BE"/>
        </w:rPr>
      </w:pPr>
    </w:p>
    <w:p w14:paraId="366156E9" w14:textId="77777777" w:rsidR="006F3923" w:rsidRDefault="006F3923" w:rsidP="006F3923">
      <w:pPr>
        <w:jc w:val="both"/>
        <w:rPr>
          <w:rFonts w:cs="Arial"/>
          <w:sz w:val="20"/>
          <w:szCs w:val="20"/>
          <w:lang w:val="nl-BE"/>
        </w:rPr>
      </w:pPr>
    </w:p>
    <w:p w14:paraId="4F5003FB" w14:textId="77777777" w:rsidR="006F3923" w:rsidRDefault="006F3923" w:rsidP="006F3923">
      <w:pPr>
        <w:jc w:val="both"/>
        <w:rPr>
          <w:rFonts w:cs="Arial"/>
          <w:sz w:val="20"/>
          <w:szCs w:val="20"/>
          <w:lang w:val="nl-BE"/>
        </w:rPr>
      </w:pPr>
    </w:p>
    <w:p w14:paraId="4BB59E22" w14:textId="77777777" w:rsidR="006F3923" w:rsidRDefault="006F3923" w:rsidP="006F3923">
      <w:pPr>
        <w:jc w:val="both"/>
        <w:rPr>
          <w:rFonts w:cs="Arial"/>
          <w:sz w:val="20"/>
          <w:szCs w:val="20"/>
          <w:lang w:val="nl-BE"/>
        </w:rPr>
      </w:pPr>
    </w:p>
    <w:p w14:paraId="1180520D" w14:textId="77777777" w:rsidR="006F3923" w:rsidRDefault="006F3923" w:rsidP="006F3923">
      <w:pPr>
        <w:jc w:val="both"/>
        <w:rPr>
          <w:rFonts w:cs="Arial"/>
          <w:sz w:val="20"/>
          <w:szCs w:val="20"/>
          <w:lang w:val="nl-BE"/>
        </w:rPr>
      </w:pPr>
    </w:p>
    <w:p w14:paraId="02D86C15" w14:textId="77777777" w:rsidR="006F3923" w:rsidRDefault="006F3923" w:rsidP="006F3923">
      <w:pPr>
        <w:jc w:val="both"/>
        <w:rPr>
          <w:rFonts w:cs="Arial"/>
          <w:sz w:val="20"/>
          <w:szCs w:val="20"/>
          <w:lang w:val="nl-BE"/>
        </w:rPr>
      </w:pPr>
    </w:p>
    <w:p w14:paraId="43B70D50" w14:textId="77777777" w:rsidR="006F3923" w:rsidRDefault="006F3923" w:rsidP="006F3923">
      <w:pPr>
        <w:jc w:val="both"/>
        <w:rPr>
          <w:rFonts w:cs="Arial"/>
          <w:sz w:val="20"/>
          <w:szCs w:val="20"/>
          <w:lang w:val="nl-BE"/>
        </w:rPr>
      </w:pPr>
    </w:p>
    <w:p w14:paraId="60868BEE" w14:textId="77777777" w:rsidR="006F3923" w:rsidRDefault="006F3923" w:rsidP="006F3923">
      <w:pPr>
        <w:jc w:val="both"/>
        <w:rPr>
          <w:rFonts w:cs="Arial"/>
          <w:sz w:val="20"/>
          <w:szCs w:val="20"/>
          <w:lang w:val="nl-BE"/>
        </w:rPr>
      </w:pPr>
    </w:p>
    <w:p w14:paraId="24B32073" w14:textId="77777777" w:rsidR="006F3923" w:rsidRDefault="00DC6003" w:rsidP="006F3923">
      <w:pPr>
        <w:jc w:val="both"/>
        <w:rPr>
          <w:rFonts w:cs="Arial"/>
          <w:sz w:val="20"/>
          <w:szCs w:val="20"/>
          <w:lang w:val="nl-BE"/>
        </w:rPr>
      </w:pPr>
      <w:r>
        <w:rPr>
          <w:rFonts w:cs="Arial"/>
          <w:sz w:val="20"/>
          <w:szCs w:val="20"/>
          <w:lang w:val="nl-BE"/>
        </w:rPr>
        <w:t xml:space="preserve">   </w:t>
      </w:r>
    </w:p>
    <w:p w14:paraId="06F0A057" w14:textId="77777777" w:rsidR="006F3923" w:rsidRDefault="006F3923" w:rsidP="006F3923">
      <w:pPr>
        <w:jc w:val="both"/>
        <w:rPr>
          <w:rFonts w:cs="Arial"/>
          <w:sz w:val="20"/>
          <w:szCs w:val="20"/>
          <w:lang w:val="nl-BE"/>
        </w:rPr>
      </w:pPr>
    </w:p>
    <w:p w14:paraId="5843E4CC" w14:textId="77777777" w:rsidR="006F3923" w:rsidRDefault="006F3923" w:rsidP="006F3923">
      <w:pPr>
        <w:jc w:val="both"/>
        <w:rPr>
          <w:rFonts w:cs="Arial"/>
          <w:sz w:val="20"/>
          <w:szCs w:val="20"/>
          <w:lang w:val="nl-BE"/>
        </w:rPr>
      </w:pPr>
    </w:p>
    <w:p w14:paraId="3FAD52FB" w14:textId="77777777" w:rsidR="006F3923" w:rsidRDefault="006F3923" w:rsidP="006F3923">
      <w:pPr>
        <w:jc w:val="both"/>
        <w:rPr>
          <w:rFonts w:cs="Arial"/>
          <w:sz w:val="20"/>
          <w:szCs w:val="20"/>
          <w:lang w:val="nl-BE"/>
        </w:rPr>
      </w:pPr>
    </w:p>
    <w:p w14:paraId="77553E19" w14:textId="77777777" w:rsidR="006F3923" w:rsidRDefault="006F3923" w:rsidP="006F3923">
      <w:pPr>
        <w:jc w:val="both"/>
        <w:rPr>
          <w:rFonts w:cs="Arial"/>
          <w:sz w:val="20"/>
          <w:szCs w:val="20"/>
          <w:lang w:val="nl-BE"/>
        </w:rPr>
      </w:pPr>
    </w:p>
    <w:p w14:paraId="1C3C39E6" w14:textId="77777777" w:rsidR="006F3923" w:rsidRDefault="006F3923" w:rsidP="006F3923">
      <w:pPr>
        <w:jc w:val="both"/>
        <w:rPr>
          <w:rFonts w:cs="Arial"/>
          <w:sz w:val="20"/>
          <w:szCs w:val="20"/>
          <w:lang w:val="nl-BE"/>
        </w:rPr>
      </w:pPr>
    </w:p>
    <w:p w14:paraId="4D85E6EC" w14:textId="77777777" w:rsidR="006F3923" w:rsidRDefault="006F3923" w:rsidP="006F3923">
      <w:pPr>
        <w:jc w:val="both"/>
        <w:rPr>
          <w:rFonts w:cs="Arial"/>
          <w:sz w:val="20"/>
          <w:szCs w:val="20"/>
          <w:lang w:val="nl-BE"/>
        </w:rPr>
      </w:pPr>
    </w:p>
    <w:p w14:paraId="24F8D8AF" w14:textId="77777777" w:rsidR="006F3923" w:rsidRDefault="006F3923" w:rsidP="006F3923">
      <w:pPr>
        <w:jc w:val="both"/>
        <w:rPr>
          <w:rFonts w:cs="Arial"/>
          <w:sz w:val="20"/>
          <w:szCs w:val="20"/>
          <w:lang w:val="nl-BE"/>
        </w:rPr>
      </w:pPr>
    </w:p>
    <w:p w14:paraId="799D6918" w14:textId="77777777" w:rsidR="006F3923" w:rsidRDefault="006F3923" w:rsidP="006F3923">
      <w:pPr>
        <w:jc w:val="both"/>
        <w:rPr>
          <w:rFonts w:cs="Arial"/>
          <w:sz w:val="20"/>
          <w:szCs w:val="20"/>
          <w:lang w:val="nl-BE"/>
        </w:rPr>
      </w:pPr>
    </w:p>
    <w:p w14:paraId="26D5AE6A" w14:textId="77777777" w:rsidR="006F3923" w:rsidRDefault="006F3923" w:rsidP="006F3923">
      <w:pPr>
        <w:jc w:val="both"/>
        <w:rPr>
          <w:rFonts w:cs="Arial"/>
          <w:sz w:val="20"/>
          <w:szCs w:val="20"/>
          <w:lang w:val="nl-BE"/>
        </w:rPr>
      </w:pPr>
    </w:p>
    <w:p w14:paraId="6E90D32D" w14:textId="77777777" w:rsidR="006F3923" w:rsidRDefault="006F3923" w:rsidP="006F3923">
      <w:pPr>
        <w:jc w:val="both"/>
        <w:rPr>
          <w:rFonts w:cs="Arial"/>
          <w:sz w:val="20"/>
          <w:szCs w:val="20"/>
          <w:lang w:val="nl-BE"/>
        </w:rPr>
      </w:pPr>
    </w:p>
    <w:p w14:paraId="450247CE" w14:textId="77777777" w:rsidR="006F3923" w:rsidRDefault="006F3923" w:rsidP="006F3923">
      <w:pPr>
        <w:jc w:val="both"/>
        <w:rPr>
          <w:rFonts w:cs="Arial"/>
          <w:sz w:val="20"/>
          <w:szCs w:val="20"/>
          <w:lang w:val="nl-BE"/>
        </w:rPr>
      </w:pPr>
    </w:p>
    <w:p w14:paraId="03897764" w14:textId="77777777" w:rsidR="006F3923" w:rsidRDefault="006F3923" w:rsidP="006F3923">
      <w:pPr>
        <w:jc w:val="both"/>
        <w:rPr>
          <w:rFonts w:cs="Arial"/>
          <w:sz w:val="20"/>
          <w:szCs w:val="20"/>
          <w:lang w:val="nl-BE"/>
        </w:rPr>
      </w:pPr>
    </w:p>
    <w:p w14:paraId="4BB5EABB" w14:textId="77777777" w:rsidR="006F3923" w:rsidRDefault="006F3923" w:rsidP="006F3923">
      <w:pPr>
        <w:jc w:val="both"/>
        <w:rPr>
          <w:rFonts w:cs="Arial"/>
          <w:sz w:val="20"/>
          <w:szCs w:val="20"/>
          <w:lang w:val="nl-BE"/>
        </w:rPr>
      </w:pPr>
    </w:p>
    <w:p w14:paraId="1CFAD2A4" w14:textId="77777777" w:rsidR="006F3923" w:rsidRDefault="006F3923" w:rsidP="006F3923">
      <w:pPr>
        <w:jc w:val="both"/>
        <w:rPr>
          <w:rFonts w:cs="Arial"/>
          <w:sz w:val="20"/>
          <w:szCs w:val="20"/>
          <w:lang w:val="nl-BE"/>
        </w:rPr>
      </w:pPr>
    </w:p>
    <w:p w14:paraId="5D6F94B9" w14:textId="77777777" w:rsidR="006F3923" w:rsidRDefault="006F3923" w:rsidP="006F3923">
      <w:pPr>
        <w:jc w:val="both"/>
        <w:rPr>
          <w:rFonts w:cs="Arial"/>
          <w:sz w:val="20"/>
          <w:szCs w:val="20"/>
          <w:lang w:val="nl-BE"/>
        </w:rPr>
      </w:pPr>
    </w:p>
    <w:p w14:paraId="1CA9716C" w14:textId="77777777" w:rsidR="006F3923" w:rsidRDefault="006F3923" w:rsidP="006F3923">
      <w:pPr>
        <w:jc w:val="both"/>
        <w:rPr>
          <w:rFonts w:cs="Arial"/>
          <w:sz w:val="20"/>
          <w:szCs w:val="20"/>
          <w:lang w:val="nl-BE"/>
        </w:rPr>
      </w:pPr>
    </w:p>
    <w:p w14:paraId="2B710B83" w14:textId="77777777" w:rsidR="006F3923" w:rsidRDefault="006F3923" w:rsidP="006F3923">
      <w:pPr>
        <w:jc w:val="both"/>
        <w:rPr>
          <w:rFonts w:cs="Arial"/>
          <w:b/>
          <w:sz w:val="20"/>
          <w:szCs w:val="20"/>
          <w:lang w:val="nl-BE"/>
        </w:rPr>
      </w:pPr>
    </w:p>
    <w:p w14:paraId="2AD35AD0" w14:textId="77777777" w:rsidR="006F3923" w:rsidRDefault="006F3923" w:rsidP="006F3923">
      <w:pPr>
        <w:jc w:val="both"/>
        <w:rPr>
          <w:rFonts w:cs="Arial"/>
          <w:b/>
          <w:sz w:val="20"/>
          <w:szCs w:val="20"/>
          <w:lang w:val="nl-BE"/>
        </w:rPr>
      </w:pPr>
    </w:p>
    <w:p w14:paraId="094F9636" w14:textId="77777777" w:rsidR="006F3923" w:rsidRDefault="006F3923" w:rsidP="006F3923">
      <w:pPr>
        <w:jc w:val="both"/>
        <w:rPr>
          <w:rFonts w:cs="Arial"/>
          <w:b/>
          <w:i/>
          <w:sz w:val="20"/>
          <w:szCs w:val="20"/>
          <w:lang w:val="nl-BE"/>
        </w:rPr>
      </w:pPr>
    </w:p>
    <w:p w14:paraId="4D425561" w14:textId="77777777" w:rsidR="00441605" w:rsidRPr="00180C10" w:rsidRDefault="00441605" w:rsidP="006F3923">
      <w:pPr>
        <w:jc w:val="both"/>
        <w:rPr>
          <w:rFonts w:cs="Arial"/>
          <w:b/>
          <w:i/>
          <w:sz w:val="20"/>
          <w:szCs w:val="20"/>
          <w:lang w:val="nl-BE"/>
        </w:rPr>
      </w:pPr>
    </w:p>
    <w:p w14:paraId="04D25A2F" w14:textId="77777777" w:rsidR="006F3923" w:rsidRPr="00180C10" w:rsidRDefault="006F3923" w:rsidP="006F3923">
      <w:pPr>
        <w:jc w:val="both"/>
        <w:rPr>
          <w:rFonts w:cs="Arial"/>
          <w:b/>
          <w:i/>
          <w:sz w:val="20"/>
          <w:szCs w:val="20"/>
          <w:lang w:val="nl-BE"/>
        </w:rPr>
      </w:pPr>
      <w:r w:rsidRPr="00180C10">
        <w:rPr>
          <w:rFonts w:cs="Arial"/>
          <w:b/>
          <w:i/>
          <w:sz w:val="20"/>
          <w:szCs w:val="20"/>
          <w:lang w:val="nl-BE"/>
        </w:rPr>
        <w:t xml:space="preserve">                                              </w:t>
      </w:r>
      <w:r w:rsidR="00180C10">
        <w:rPr>
          <w:rFonts w:cs="Arial"/>
          <w:b/>
          <w:i/>
          <w:sz w:val="20"/>
          <w:szCs w:val="20"/>
          <w:lang w:val="nl-BE"/>
        </w:rPr>
        <w:t xml:space="preserve">                        </w:t>
      </w:r>
      <w:r w:rsidR="00E17FE2">
        <w:rPr>
          <w:rFonts w:cs="Arial"/>
          <w:b/>
          <w:i/>
          <w:sz w:val="20"/>
          <w:szCs w:val="20"/>
          <w:lang w:val="nl-BE"/>
        </w:rPr>
        <w:t xml:space="preserve">   </w:t>
      </w:r>
      <w:r w:rsidR="00480AA9" w:rsidRPr="00180C10">
        <w:rPr>
          <w:rFonts w:cs="Arial"/>
          <w:b/>
          <w:i/>
          <w:sz w:val="20"/>
          <w:szCs w:val="20"/>
          <w:lang w:val="nl-BE"/>
        </w:rPr>
        <w:t xml:space="preserve"> </w:t>
      </w:r>
      <w:r w:rsidRPr="00180C10">
        <w:rPr>
          <w:rFonts w:cs="Arial"/>
          <w:b/>
          <w:i/>
          <w:sz w:val="20"/>
          <w:szCs w:val="20"/>
          <w:lang w:val="nl-BE"/>
        </w:rPr>
        <w:t xml:space="preserve">Geduld is prijzenswaardig, </w:t>
      </w:r>
      <w:r w:rsidR="00480AA9" w:rsidRPr="00180C10">
        <w:rPr>
          <w:rFonts w:cs="Arial"/>
          <w:b/>
          <w:i/>
          <w:sz w:val="20"/>
          <w:szCs w:val="20"/>
          <w:lang w:val="nl-BE"/>
        </w:rPr>
        <w:t xml:space="preserve">                                   </w:t>
      </w:r>
    </w:p>
    <w:p w14:paraId="14DA7ECA" w14:textId="77777777" w:rsidR="006F3923" w:rsidRPr="00727956" w:rsidRDefault="00FA6F03" w:rsidP="009B7EEB">
      <w:pPr>
        <w:rPr>
          <w:rFonts w:cs="Arial"/>
          <w:sz w:val="20"/>
          <w:szCs w:val="20"/>
          <w:lang w:val="nl-BE"/>
        </w:rPr>
      </w:pPr>
      <w:r>
        <w:rPr>
          <w:rFonts w:cs="Arial"/>
          <w:b/>
          <w:i/>
          <w:sz w:val="20"/>
          <w:szCs w:val="20"/>
          <w:lang w:val="nl-BE"/>
        </w:rPr>
        <w:t xml:space="preserve">                                </w:t>
      </w:r>
      <w:r w:rsidR="00F936DA">
        <w:rPr>
          <w:rFonts w:cs="Arial"/>
          <w:b/>
          <w:i/>
          <w:sz w:val="20"/>
          <w:szCs w:val="20"/>
          <w:lang w:val="nl-BE"/>
        </w:rPr>
        <w:t xml:space="preserve">   </w:t>
      </w:r>
      <w:r>
        <w:rPr>
          <w:rFonts w:cs="Arial"/>
          <w:b/>
          <w:i/>
          <w:sz w:val="20"/>
          <w:szCs w:val="20"/>
          <w:lang w:val="nl-BE"/>
        </w:rPr>
        <w:t xml:space="preserve">                                       </w:t>
      </w:r>
      <w:r w:rsidR="00421CEF">
        <w:rPr>
          <w:rFonts w:cs="Arial"/>
          <w:b/>
          <w:i/>
          <w:sz w:val="20"/>
          <w:szCs w:val="20"/>
          <w:lang w:val="nl-BE"/>
        </w:rPr>
        <w:t xml:space="preserve">  </w:t>
      </w:r>
      <w:r>
        <w:rPr>
          <w:rFonts w:cs="Arial"/>
          <w:b/>
          <w:i/>
          <w:sz w:val="20"/>
          <w:szCs w:val="20"/>
          <w:lang w:val="nl-BE"/>
        </w:rPr>
        <w:t xml:space="preserve"> </w:t>
      </w:r>
      <w:r w:rsidR="00480AA9" w:rsidRPr="00180C10">
        <w:rPr>
          <w:rFonts w:cs="Arial"/>
          <w:b/>
          <w:i/>
          <w:sz w:val="20"/>
          <w:szCs w:val="20"/>
          <w:lang w:val="nl-BE"/>
        </w:rPr>
        <w:t>maar volharding is beter</w:t>
      </w:r>
      <w:r w:rsidR="006F3923">
        <w:rPr>
          <w:rFonts w:cs="Arial"/>
          <w:sz w:val="20"/>
          <w:szCs w:val="20"/>
          <w:lang w:val="nl-BE"/>
        </w:rPr>
        <w:br w:type="page"/>
      </w:r>
      <w:r w:rsidR="009B7EEB">
        <w:rPr>
          <w:rFonts w:cs="Arial"/>
          <w:sz w:val="20"/>
          <w:szCs w:val="20"/>
          <w:lang w:val="nl-BE"/>
        </w:rPr>
        <w:lastRenderedPageBreak/>
        <w:t xml:space="preserve">                          </w:t>
      </w:r>
      <w:r w:rsidR="00E17FE2">
        <w:rPr>
          <w:rFonts w:cs="Arial"/>
          <w:sz w:val="20"/>
          <w:szCs w:val="20"/>
          <w:lang w:val="nl-BE"/>
        </w:rPr>
        <w:t xml:space="preserve"> </w:t>
      </w:r>
      <w:r w:rsidR="00652B03" w:rsidRPr="00717B13">
        <w:rPr>
          <w:rFonts w:cs="Arial"/>
          <w:i/>
          <w:sz w:val="20"/>
          <w:szCs w:val="20"/>
          <w:lang w:val="nl-BE"/>
        </w:rPr>
        <w:t>EG</w:t>
      </w:r>
      <w:r w:rsidR="006F3923" w:rsidRPr="00717B13">
        <w:rPr>
          <w:rFonts w:cs="Arial"/>
          <w:i/>
          <w:sz w:val="20"/>
          <w:szCs w:val="20"/>
          <w:lang w:val="nl-BE"/>
        </w:rPr>
        <w:t xml:space="preserve">, </w:t>
      </w:r>
      <w:r w:rsidR="00491E3B">
        <w:rPr>
          <w:rFonts w:cs="Arial"/>
          <w:sz w:val="20"/>
          <w:szCs w:val="20"/>
          <w:lang w:val="nl-BE"/>
        </w:rPr>
        <w:t>2014</w:t>
      </w:r>
      <w:r w:rsidR="0046554B">
        <w:rPr>
          <w:rFonts w:cs="Arial"/>
          <w:sz w:val="20"/>
          <w:szCs w:val="20"/>
          <w:lang w:val="nl-BE"/>
        </w:rPr>
        <w:t>,</w:t>
      </w:r>
      <w:r w:rsidR="009B7EEB">
        <w:rPr>
          <w:rFonts w:cs="Arial"/>
          <w:sz w:val="20"/>
          <w:szCs w:val="20"/>
          <w:lang w:val="nl-BE"/>
        </w:rPr>
        <w:t xml:space="preserve"> </w:t>
      </w:r>
      <w:r w:rsidR="0046554B">
        <w:rPr>
          <w:rFonts w:cs="Arial"/>
          <w:sz w:val="20"/>
          <w:szCs w:val="20"/>
          <w:lang w:val="nl-BE"/>
        </w:rPr>
        <w:t>4</w:t>
      </w:r>
      <w:r w:rsidR="0046554B" w:rsidRPr="0046554B">
        <w:rPr>
          <w:rFonts w:cs="Arial"/>
          <w:sz w:val="20"/>
          <w:szCs w:val="20"/>
          <w:vertAlign w:val="superscript"/>
          <w:lang w:val="nl-BE"/>
        </w:rPr>
        <w:t>de</w:t>
      </w:r>
      <w:r w:rsidR="0046554B">
        <w:rPr>
          <w:rFonts w:cs="Arial"/>
          <w:sz w:val="20"/>
          <w:szCs w:val="20"/>
          <w:lang w:val="nl-BE"/>
        </w:rPr>
        <w:t xml:space="preserve"> Eervolle Vermelding</w:t>
      </w:r>
    </w:p>
    <w:p w14:paraId="1D3ECA53" w14:textId="77777777" w:rsidR="006F3923" w:rsidRPr="00177777" w:rsidRDefault="00727956" w:rsidP="00727956">
      <w:pPr>
        <w:tabs>
          <w:tab w:val="left" w:pos="2773"/>
        </w:tabs>
        <w:rPr>
          <w:rFonts w:cs="Arial"/>
          <w:i/>
          <w:sz w:val="20"/>
          <w:szCs w:val="20"/>
          <w:lang w:val="nl-BE"/>
        </w:rPr>
      </w:pPr>
      <w:r>
        <w:rPr>
          <w:rFonts w:cs="Arial"/>
          <w:i/>
          <w:sz w:val="20"/>
          <w:szCs w:val="20"/>
          <w:lang w:val="nl-BE"/>
        </w:rPr>
        <w:tab/>
      </w:r>
    </w:p>
    <w:p w14:paraId="0CE49BCF" w14:textId="77777777" w:rsidR="006F3923" w:rsidRPr="00177777" w:rsidRDefault="00990285" w:rsidP="006F3923">
      <w:pPr>
        <w:ind w:left="2832"/>
        <w:jc w:val="both"/>
        <w:rPr>
          <w:rFonts w:cs="Arial"/>
          <w:i/>
          <w:sz w:val="20"/>
          <w:szCs w:val="20"/>
          <w:lang w:val="nl-BE"/>
        </w:rPr>
      </w:pPr>
      <w:r>
        <w:object w:dxaOrig="1440" w:dyaOrig="1440" w14:anchorId="4927142D">
          <v:shape id="_x0000_s1378" type="#_x0000_t75" style="position:absolute;left:0;text-align:left;margin-left:42.75pt;margin-top:4pt;width:221.25pt;height:221.25pt;z-index:251698176" wrapcoords="-73 73 -73 21380 21527 21380 21527 73 -73 73" o:allowoverlap="f">
            <v:imagedata r:id="rId619" o:title=""/>
            <w10:wrap type="tight"/>
          </v:shape>
          <o:OLEObject Type="Embed" ProgID="CorelDRAW.Graphic.12" ShapeID="_x0000_s1378" DrawAspect="Content" ObjectID="_1587467759" r:id="rId620"/>
        </w:object>
      </w:r>
    </w:p>
    <w:p w14:paraId="393A1CE1" w14:textId="77777777" w:rsidR="006F3923" w:rsidRPr="00177777" w:rsidRDefault="006F3923" w:rsidP="006F3923">
      <w:pPr>
        <w:ind w:left="2832"/>
        <w:jc w:val="both"/>
        <w:rPr>
          <w:rFonts w:cs="Arial"/>
          <w:i/>
          <w:sz w:val="20"/>
          <w:szCs w:val="20"/>
          <w:lang w:val="nl-BE"/>
        </w:rPr>
      </w:pPr>
    </w:p>
    <w:p w14:paraId="0572C4ED" w14:textId="77777777" w:rsidR="006F3923" w:rsidRPr="00177777" w:rsidRDefault="006F3923" w:rsidP="006F3923">
      <w:pPr>
        <w:ind w:left="2832"/>
        <w:jc w:val="both"/>
        <w:rPr>
          <w:rFonts w:cs="Arial"/>
          <w:i/>
          <w:sz w:val="20"/>
          <w:szCs w:val="20"/>
          <w:lang w:val="nl-BE"/>
        </w:rPr>
      </w:pPr>
    </w:p>
    <w:p w14:paraId="1EF95BC4" w14:textId="77777777" w:rsidR="006F3923" w:rsidRPr="00177777" w:rsidRDefault="006F3923" w:rsidP="006F3923">
      <w:pPr>
        <w:ind w:left="2832"/>
        <w:jc w:val="both"/>
        <w:rPr>
          <w:rFonts w:cs="Arial"/>
          <w:i/>
          <w:sz w:val="20"/>
          <w:szCs w:val="20"/>
          <w:lang w:val="nl-BE"/>
        </w:rPr>
      </w:pPr>
    </w:p>
    <w:p w14:paraId="5F42335C" w14:textId="77777777" w:rsidR="006F3923" w:rsidRPr="00177777" w:rsidRDefault="006F3923" w:rsidP="006F3923">
      <w:pPr>
        <w:ind w:left="2832"/>
        <w:jc w:val="both"/>
        <w:rPr>
          <w:rFonts w:cs="Arial"/>
          <w:i/>
          <w:sz w:val="20"/>
          <w:szCs w:val="20"/>
          <w:lang w:val="nl-BE"/>
        </w:rPr>
      </w:pPr>
    </w:p>
    <w:p w14:paraId="09B9435E" w14:textId="77777777" w:rsidR="006F3923" w:rsidRPr="00177777" w:rsidRDefault="006F3923" w:rsidP="006F3923">
      <w:pPr>
        <w:ind w:left="2832"/>
        <w:rPr>
          <w:rFonts w:cs="Arial"/>
          <w:i/>
          <w:sz w:val="20"/>
          <w:szCs w:val="20"/>
          <w:lang w:val="nl-BE"/>
        </w:rPr>
      </w:pPr>
    </w:p>
    <w:p w14:paraId="235A12B1" w14:textId="77777777" w:rsidR="006F3923" w:rsidRPr="00177777" w:rsidRDefault="006F3923" w:rsidP="006F3923">
      <w:pPr>
        <w:ind w:left="2832"/>
        <w:jc w:val="both"/>
        <w:rPr>
          <w:rFonts w:cs="Arial"/>
          <w:i/>
          <w:sz w:val="20"/>
          <w:szCs w:val="20"/>
          <w:lang w:val="nl-BE"/>
        </w:rPr>
      </w:pPr>
    </w:p>
    <w:p w14:paraId="518BC3DA" w14:textId="77777777" w:rsidR="006F3923" w:rsidRPr="00177777" w:rsidRDefault="006F3923" w:rsidP="006F3923">
      <w:pPr>
        <w:ind w:left="2832"/>
        <w:jc w:val="both"/>
        <w:rPr>
          <w:rFonts w:cs="Arial"/>
          <w:i/>
          <w:sz w:val="20"/>
          <w:szCs w:val="20"/>
          <w:lang w:val="nl-BE"/>
        </w:rPr>
      </w:pPr>
    </w:p>
    <w:p w14:paraId="79E55AD5" w14:textId="77777777" w:rsidR="006F3923" w:rsidRPr="00177777" w:rsidRDefault="006F3923" w:rsidP="006F3923">
      <w:pPr>
        <w:rPr>
          <w:rFonts w:cs="Arial"/>
          <w:b/>
          <w:sz w:val="20"/>
          <w:szCs w:val="20"/>
          <w:lang w:val="nl-BE"/>
        </w:rPr>
      </w:pPr>
      <w:r w:rsidRPr="00177777">
        <w:rPr>
          <w:rFonts w:cs="Arial"/>
          <w:b/>
          <w:sz w:val="20"/>
          <w:szCs w:val="20"/>
          <w:lang w:val="nl-BE"/>
        </w:rPr>
        <w:t xml:space="preserve">            </w:t>
      </w:r>
    </w:p>
    <w:p w14:paraId="6EDA9902" w14:textId="77777777" w:rsidR="006F3923" w:rsidRPr="00177777" w:rsidRDefault="006F3923" w:rsidP="006F3923">
      <w:pPr>
        <w:ind w:left="2832"/>
        <w:rPr>
          <w:rFonts w:cs="Arial"/>
          <w:i/>
          <w:sz w:val="20"/>
          <w:szCs w:val="20"/>
          <w:lang w:val="nl-BE"/>
        </w:rPr>
      </w:pPr>
    </w:p>
    <w:p w14:paraId="532CD6D7" w14:textId="77777777" w:rsidR="006F3923" w:rsidRPr="00177777" w:rsidRDefault="006F3923" w:rsidP="006F3923">
      <w:pPr>
        <w:ind w:left="2832"/>
        <w:jc w:val="both"/>
        <w:rPr>
          <w:rFonts w:cs="Arial"/>
          <w:i/>
          <w:sz w:val="20"/>
          <w:szCs w:val="20"/>
          <w:lang w:val="nl-BE"/>
        </w:rPr>
      </w:pPr>
    </w:p>
    <w:p w14:paraId="7A3ACC58" w14:textId="77777777" w:rsidR="006F3923" w:rsidRPr="00177777" w:rsidRDefault="006F3923" w:rsidP="006F3923">
      <w:pPr>
        <w:ind w:left="2832"/>
        <w:jc w:val="both"/>
        <w:rPr>
          <w:rFonts w:cs="Arial"/>
          <w:i/>
          <w:sz w:val="20"/>
          <w:szCs w:val="20"/>
          <w:lang w:val="nl-BE"/>
        </w:rPr>
      </w:pPr>
    </w:p>
    <w:p w14:paraId="3CBE4ECB" w14:textId="77777777" w:rsidR="006F3923" w:rsidRPr="00177777" w:rsidRDefault="006F3923" w:rsidP="006F3923">
      <w:pPr>
        <w:ind w:left="2832"/>
        <w:jc w:val="both"/>
        <w:rPr>
          <w:rFonts w:cs="Arial"/>
          <w:i/>
          <w:sz w:val="20"/>
          <w:szCs w:val="20"/>
          <w:lang w:val="nl-BE"/>
        </w:rPr>
      </w:pPr>
    </w:p>
    <w:p w14:paraId="6BE1A147" w14:textId="77777777" w:rsidR="006F3923" w:rsidRPr="00177777" w:rsidRDefault="006F3923" w:rsidP="006F3923">
      <w:pPr>
        <w:ind w:left="2832"/>
        <w:jc w:val="both"/>
        <w:rPr>
          <w:rFonts w:cs="Arial"/>
          <w:i/>
          <w:sz w:val="20"/>
          <w:szCs w:val="20"/>
          <w:lang w:val="nl-BE"/>
        </w:rPr>
      </w:pPr>
    </w:p>
    <w:p w14:paraId="49F51156" w14:textId="77777777" w:rsidR="006F3923" w:rsidRPr="00177777" w:rsidRDefault="006F3923" w:rsidP="006F3923">
      <w:pPr>
        <w:ind w:left="2832"/>
        <w:jc w:val="both"/>
        <w:rPr>
          <w:rFonts w:cs="Arial"/>
          <w:i/>
          <w:sz w:val="20"/>
          <w:szCs w:val="20"/>
          <w:lang w:val="nl-BE"/>
        </w:rPr>
      </w:pPr>
    </w:p>
    <w:p w14:paraId="59A6E37C" w14:textId="77777777" w:rsidR="006F3923" w:rsidRPr="00177777" w:rsidRDefault="006F3923" w:rsidP="006F3923">
      <w:pPr>
        <w:ind w:left="2832"/>
        <w:jc w:val="both"/>
        <w:rPr>
          <w:rFonts w:cs="Arial"/>
          <w:i/>
          <w:sz w:val="20"/>
          <w:szCs w:val="20"/>
          <w:lang w:val="nl-BE"/>
        </w:rPr>
      </w:pPr>
    </w:p>
    <w:p w14:paraId="727204AE" w14:textId="77777777" w:rsidR="006F3923" w:rsidRPr="00177777" w:rsidRDefault="006F3923" w:rsidP="006F3923">
      <w:pPr>
        <w:ind w:left="2832"/>
        <w:jc w:val="both"/>
        <w:rPr>
          <w:rFonts w:cs="Arial"/>
          <w:i/>
          <w:sz w:val="20"/>
          <w:szCs w:val="20"/>
          <w:lang w:val="nl-BE"/>
        </w:rPr>
      </w:pPr>
    </w:p>
    <w:p w14:paraId="1B2A71FD" w14:textId="77777777" w:rsidR="006F3923" w:rsidRDefault="006F3923" w:rsidP="006F3923">
      <w:pPr>
        <w:ind w:left="2832"/>
        <w:jc w:val="both"/>
        <w:rPr>
          <w:rFonts w:cs="Arial"/>
          <w:i/>
          <w:sz w:val="20"/>
          <w:szCs w:val="20"/>
          <w:lang w:val="nl-BE"/>
        </w:rPr>
      </w:pPr>
    </w:p>
    <w:p w14:paraId="4663A43E" w14:textId="77777777" w:rsidR="00092232" w:rsidRPr="00177777" w:rsidRDefault="00092232" w:rsidP="006F3923">
      <w:pPr>
        <w:ind w:left="2832"/>
        <w:jc w:val="both"/>
        <w:rPr>
          <w:rFonts w:cs="Arial"/>
          <w:i/>
          <w:sz w:val="20"/>
          <w:szCs w:val="20"/>
          <w:lang w:val="nl-BE"/>
        </w:rPr>
      </w:pPr>
    </w:p>
    <w:p w14:paraId="77A0B43D" w14:textId="77777777" w:rsidR="006F3923" w:rsidRPr="00177777" w:rsidRDefault="006F3923" w:rsidP="006F3923">
      <w:pPr>
        <w:ind w:left="2832"/>
        <w:jc w:val="both"/>
        <w:rPr>
          <w:rFonts w:cs="Arial"/>
          <w:i/>
          <w:sz w:val="20"/>
          <w:szCs w:val="20"/>
          <w:lang w:val="nl-BE"/>
        </w:rPr>
      </w:pPr>
    </w:p>
    <w:p w14:paraId="6B2F8091" w14:textId="77777777" w:rsidR="006F3923" w:rsidRPr="00ED7DD1" w:rsidRDefault="0097445B" w:rsidP="0097445B">
      <w:pPr>
        <w:jc w:val="both"/>
        <w:rPr>
          <w:rFonts w:cs="Arial"/>
          <w:i/>
          <w:sz w:val="20"/>
          <w:szCs w:val="20"/>
          <w:lang w:val="nl-BE"/>
        </w:rPr>
      </w:pPr>
      <w:r w:rsidRPr="00311852">
        <w:rPr>
          <w:rFonts w:cs="Arial"/>
          <w:i/>
          <w:sz w:val="20"/>
          <w:szCs w:val="20"/>
          <w:lang w:val="nl-BE"/>
        </w:rPr>
        <w:t xml:space="preserve">              </w:t>
      </w:r>
      <w:r w:rsidR="006F3923" w:rsidRPr="00311852">
        <w:rPr>
          <w:rFonts w:cs="Arial"/>
          <w:i/>
          <w:sz w:val="20"/>
          <w:szCs w:val="20"/>
          <w:lang w:val="nl-BE"/>
        </w:rPr>
        <w:t xml:space="preserve"> </w:t>
      </w:r>
      <w:r w:rsidR="006F3923" w:rsidRPr="00ED7DD1">
        <w:rPr>
          <w:rFonts w:cs="Arial"/>
          <w:b/>
          <w:lang w:val="nl-BE"/>
        </w:rPr>
        <w:t xml:space="preserve">+                                              </w:t>
      </w:r>
      <w:r w:rsidR="009F4FBF" w:rsidRPr="00ED7DD1">
        <w:rPr>
          <w:rFonts w:cs="Arial"/>
          <w:sz w:val="20"/>
          <w:szCs w:val="20"/>
          <w:lang w:val="nl-BE"/>
        </w:rPr>
        <w:t>0013.12 c4a</w:t>
      </w:r>
      <w:r w:rsidR="006F3923" w:rsidRPr="00ED7DD1">
        <w:rPr>
          <w:rFonts w:cs="Arial"/>
          <w:sz w:val="20"/>
          <w:szCs w:val="20"/>
          <w:lang w:val="nl-BE"/>
        </w:rPr>
        <w:t>4</w:t>
      </w:r>
    </w:p>
    <w:p w14:paraId="186436FC" w14:textId="77777777" w:rsidR="00A50DE2" w:rsidRPr="00ED7DD1" w:rsidRDefault="00A50DE2" w:rsidP="006F3923">
      <w:pPr>
        <w:jc w:val="both"/>
        <w:rPr>
          <w:rFonts w:cs="Arial"/>
          <w:sz w:val="20"/>
          <w:szCs w:val="20"/>
          <w:lang w:val="nl-BE"/>
        </w:rPr>
      </w:pPr>
    </w:p>
    <w:p w14:paraId="579E2235" w14:textId="77777777" w:rsidR="006F3923" w:rsidRPr="00ED7DD1" w:rsidRDefault="004A7EA0" w:rsidP="00A50DE2">
      <w:pPr>
        <w:jc w:val="both"/>
        <w:rPr>
          <w:rFonts w:cs="Arial"/>
          <w:b/>
          <w:sz w:val="20"/>
          <w:szCs w:val="20"/>
          <w:lang w:val="nl-BE"/>
        </w:rPr>
      </w:pPr>
      <w:r w:rsidRPr="00ED7DD1">
        <w:rPr>
          <w:rFonts w:cs="Arial"/>
          <w:b/>
          <w:sz w:val="20"/>
          <w:szCs w:val="20"/>
          <w:lang w:val="nl-BE"/>
        </w:rPr>
        <w:t xml:space="preserve">                      </w:t>
      </w:r>
      <w:r w:rsidR="008A7014" w:rsidRPr="00ED7DD1">
        <w:rPr>
          <w:rFonts w:cs="Arial"/>
          <w:b/>
          <w:sz w:val="20"/>
          <w:szCs w:val="20"/>
          <w:lang w:val="nl-BE"/>
        </w:rPr>
        <w:t xml:space="preserve">  </w:t>
      </w:r>
      <w:r w:rsidRPr="00ED7DD1">
        <w:rPr>
          <w:rFonts w:cs="Arial"/>
          <w:b/>
          <w:sz w:val="20"/>
          <w:szCs w:val="20"/>
          <w:lang w:val="nl-BE"/>
        </w:rPr>
        <w:t xml:space="preserve"> </w:t>
      </w:r>
      <w:r w:rsidR="006F3923" w:rsidRPr="00ED7DD1">
        <w:rPr>
          <w:rFonts w:cs="Arial"/>
          <w:b/>
          <w:sz w:val="20"/>
          <w:szCs w:val="20"/>
          <w:lang w:val="nl-BE"/>
        </w:rPr>
        <w:t>1.b3+</w:t>
      </w:r>
      <w:r w:rsidR="006F3923" w:rsidRPr="00ED7DD1">
        <w:rPr>
          <w:rFonts w:cs="Arial"/>
          <w:b/>
          <w:sz w:val="20"/>
          <w:szCs w:val="20"/>
          <w:lang w:val="nl-BE"/>
        </w:rPr>
        <w:tab/>
      </w:r>
      <w:r w:rsidR="006F3923" w:rsidRPr="00ED7DD1">
        <w:rPr>
          <w:rFonts w:cs="Arial"/>
          <w:b/>
          <w:sz w:val="20"/>
          <w:szCs w:val="20"/>
          <w:lang w:val="nl-BE"/>
        </w:rPr>
        <w:tab/>
        <w:t>Ka5</w:t>
      </w:r>
    </w:p>
    <w:p w14:paraId="68934217" w14:textId="77777777" w:rsidR="006F3923" w:rsidRPr="00536613" w:rsidRDefault="006F3923" w:rsidP="006F3923">
      <w:pPr>
        <w:ind w:left="708"/>
        <w:jc w:val="both"/>
        <w:rPr>
          <w:rFonts w:cs="Arial"/>
          <w:sz w:val="20"/>
          <w:szCs w:val="20"/>
        </w:rPr>
      </w:pPr>
      <w:r w:rsidRPr="00ED7DD1">
        <w:rPr>
          <w:rFonts w:cs="Arial"/>
          <w:b/>
          <w:sz w:val="20"/>
          <w:szCs w:val="20"/>
          <w:lang w:val="nl-BE"/>
        </w:rPr>
        <w:t xml:space="preserve">  </w:t>
      </w:r>
      <w:r w:rsidRPr="00ED7DD1">
        <w:rPr>
          <w:rFonts w:cs="Arial"/>
          <w:sz w:val="20"/>
          <w:szCs w:val="20"/>
          <w:lang w:val="nl-BE"/>
        </w:rPr>
        <w:tab/>
      </w:r>
      <w:r w:rsidRPr="00536613">
        <w:rPr>
          <w:rFonts w:cs="Arial"/>
          <w:b/>
          <w:sz w:val="20"/>
          <w:szCs w:val="20"/>
        </w:rPr>
        <w:t>2.Kc5</w:t>
      </w:r>
      <w:r w:rsidRPr="00536613">
        <w:rPr>
          <w:rFonts w:cs="Arial"/>
          <w:b/>
          <w:sz w:val="20"/>
          <w:szCs w:val="20"/>
        </w:rPr>
        <w:tab/>
      </w:r>
      <w:r w:rsidRPr="00536613">
        <w:rPr>
          <w:rFonts w:cs="Arial"/>
          <w:b/>
          <w:sz w:val="20"/>
          <w:szCs w:val="20"/>
        </w:rPr>
        <w:tab/>
        <w:t>Pb5</w:t>
      </w:r>
    </w:p>
    <w:p w14:paraId="745B4957" w14:textId="77777777" w:rsidR="006F3923" w:rsidRPr="00536613" w:rsidRDefault="007319FB" w:rsidP="007319FB">
      <w:pPr>
        <w:ind w:left="708" w:firstLine="708"/>
        <w:jc w:val="both"/>
        <w:rPr>
          <w:rFonts w:cs="Arial"/>
          <w:b/>
          <w:sz w:val="20"/>
          <w:szCs w:val="20"/>
        </w:rPr>
      </w:pPr>
      <w:r w:rsidRPr="00536613">
        <w:rPr>
          <w:rFonts w:cs="Arial"/>
          <w:b/>
          <w:sz w:val="20"/>
          <w:szCs w:val="20"/>
        </w:rPr>
        <w:t>3.Ld2</w:t>
      </w:r>
      <w:r w:rsidR="006F3923" w:rsidRPr="00536613">
        <w:rPr>
          <w:rFonts w:cs="Arial"/>
          <w:b/>
          <w:sz w:val="20"/>
          <w:szCs w:val="20"/>
        </w:rPr>
        <w:tab/>
      </w:r>
      <w:r w:rsidR="006F3923" w:rsidRPr="00536613">
        <w:rPr>
          <w:rFonts w:cs="Arial"/>
          <w:b/>
          <w:sz w:val="20"/>
          <w:szCs w:val="20"/>
        </w:rPr>
        <w:tab/>
        <w:t>Pc3</w:t>
      </w:r>
    </w:p>
    <w:p w14:paraId="6D197867" w14:textId="77777777" w:rsidR="00694016" w:rsidRPr="00241B9A" w:rsidRDefault="006F3923" w:rsidP="009958D5">
      <w:pPr>
        <w:ind w:left="708"/>
        <w:jc w:val="both"/>
        <w:rPr>
          <w:rFonts w:cs="Arial"/>
          <w:b/>
          <w:sz w:val="20"/>
          <w:szCs w:val="20"/>
        </w:rPr>
      </w:pPr>
      <w:r w:rsidRPr="00536613">
        <w:rPr>
          <w:rFonts w:cs="Arial"/>
          <w:b/>
          <w:sz w:val="20"/>
          <w:szCs w:val="20"/>
        </w:rPr>
        <w:tab/>
        <w:t>4.Lf4</w:t>
      </w:r>
      <w:r w:rsidR="004A7EA0" w:rsidRPr="00536613">
        <w:rPr>
          <w:rFonts w:cs="Arial"/>
          <w:b/>
          <w:sz w:val="20"/>
          <w:szCs w:val="20"/>
        </w:rPr>
        <w:t xml:space="preserve">                </w:t>
      </w:r>
      <w:r w:rsidR="009958D5" w:rsidRPr="00536613">
        <w:rPr>
          <w:rFonts w:cs="Arial"/>
          <w:b/>
          <w:sz w:val="20"/>
          <w:szCs w:val="20"/>
        </w:rPr>
        <w:t>Pd5</w:t>
      </w:r>
    </w:p>
    <w:p w14:paraId="052CF38B" w14:textId="77777777" w:rsidR="002A319C" w:rsidRPr="00ED7DD1" w:rsidRDefault="002A319C" w:rsidP="008B3608">
      <w:pPr>
        <w:jc w:val="both"/>
        <w:rPr>
          <w:rFonts w:cs="Arial"/>
          <w:i/>
          <w:sz w:val="20"/>
          <w:szCs w:val="20"/>
          <w:lang w:val="nl-BE"/>
        </w:rPr>
      </w:pPr>
      <w:r w:rsidRPr="00ED7DD1">
        <w:rPr>
          <w:rFonts w:cs="Arial"/>
          <w:sz w:val="20"/>
          <w:szCs w:val="20"/>
          <w:lang w:val="nl-BE"/>
        </w:rPr>
        <w:t>4…Pe4+</w:t>
      </w:r>
      <w:r w:rsidR="008B3608" w:rsidRPr="00ED7DD1">
        <w:rPr>
          <w:rFonts w:cs="Arial"/>
          <w:sz w:val="20"/>
          <w:szCs w:val="20"/>
          <w:lang w:val="nl-BE"/>
        </w:rPr>
        <w:t xml:space="preserve"> 5.Kc6 Pd6 6.Lg3 Pb5 7.Kc5 Pd6 8.Lh4 Pe4 9.Kc6 </w:t>
      </w:r>
      <w:r w:rsidR="008B3608" w:rsidRPr="00ED7DD1">
        <w:rPr>
          <w:rFonts w:cs="Arial"/>
          <w:i/>
          <w:sz w:val="20"/>
          <w:szCs w:val="20"/>
          <w:lang w:val="nl-BE"/>
        </w:rPr>
        <w:t>(Zie zet 13.Kc6</w:t>
      </w:r>
    </w:p>
    <w:p w14:paraId="2887D32B" w14:textId="77777777" w:rsidR="008B3608" w:rsidRPr="008B3608" w:rsidRDefault="008B3608" w:rsidP="008B3608">
      <w:pPr>
        <w:jc w:val="both"/>
        <w:rPr>
          <w:rFonts w:cs="Arial"/>
          <w:i/>
          <w:sz w:val="20"/>
          <w:szCs w:val="20"/>
          <w:lang w:val="nl-BE"/>
        </w:rPr>
      </w:pPr>
      <w:r>
        <w:rPr>
          <w:rFonts w:cs="Arial"/>
          <w:i/>
          <w:sz w:val="20"/>
          <w:szCs w:val="20"/>
          <w:lang w:val="nl-BE"/>
        </w:rPr>
        <w:t>Een onnodige omweg van 4 zetten.)</w:t>
      </w:r>
    </w:p>
    <w:p w14:paraId="7DBCF0E2" w14:textId="77777777" w:rsidR="00694016" w:rsidRPr="00ED1153" w:rsidRDefault="005E112B" w:rsidP="00694016">
      <w:pPr>
        <w:ind w:left="708"/>
        <w:jc w:val="both"/>
        <w:rPr>
          <w:rFonts w:cs="Arial"/>
          <w:b/>
          <w:sz w:val="20"/>
          <w:szCs w:val="20"/>
          <w:lang w:val="en-GB"/>
        </w:rPr>
      </w:pPr>
      <w:r>
        <w:rPr>
          <w:rFonts w:cs="Arial"/>
          <w:b/>
          <w:sz w:val="20"/>
          <w:szCs w:val="20"/>
          <w:lang w:val="nl-BE"/>
        </w:rPr>
        <w:t xml:space="preserve">            </w:t>
      </w:r>
      <w:r w:rsidR="00694016" w:rsidRPr="00ED1153">
        <w:rPr>
          <w:rFonts w:cs="Arial"/>
          <w:b/>
          <w:sz w:val="20"/>
          <w:szCs w:val="20"/>
          <w:lang w:val="en-GB"/>
        </w:rPr>
        <w:t>5.Le5</w:t>
      </w:r>
      <w:r w:rsidR="00A83C52" w:rsidRPr="00ED1153">
        <w:rPr>
          <w:rFonts w:cs="Arial"/>
          <w:b/>
          <w:sz w:val="20"/>
          <w:szCs w:val="20"/>
          <w:lang w:val="en-GB"/>
        </w:rPr>
        <w:t>(Ld6)</w:t>
      </w:r>
      <w:r w:rsidR="00A83C52" w:rsidRPr="00ED1153">
        <w:rPr>
          <w:rFonts w:cs="Arial"/>
          <w:b/>
          <w:sz w:val="20"/>
          <w:szCs w:val="20"/>
          <w:lang w:val="en-GB"/>
        </w:rPr>
        <w:tab/>
      </w:r>
      <w:r w:rsidR="00694016" w:rsidRPr="00ED1153">
        <w:rPr>
          <w:rFonts w:cs="Arial"/>
          <w:b/>
          <w:sz w:val="20"/>
          <w:szCs w:val="20"/>
          <w:lang w:val="en-GB"/>
        </w:rPr>
        <w:t>Pb6</w:t>
      </w:r>
    </w:p>
    <w:p w14:paraId="54720D41" w14:textId="77777777" w:rsidR="00694016" w:rsidRPr="00ED1153" w:rsidRDefault="005E112B" w:rsidP="00694016">
      <w:pPr>
        <w:ind w:left="708"/>
        <w:jc w:val="both"/>
        <w:rPr>
          <w:rFonts w:cs="Arial"/>
          <w:b/>
          <w:sz w:val="20"/>
          <w:szCs w:val="20"/>
          <w:lang w:val="en-GB"/>
        </w:rPr>
      </w:pPr>
      <w:r w:rsidRPr="00ED1153">
        <w:rPr>
          <w:rFonts w:cs="Arial"/>
          <w:b/>
          <w:sz w:val="20"/>
          <w:szCs w:val="20"/>
          <w:lang w:val="en-GB"/>
        </w:rPr>
        <w:t xml:space="preserve">            </w:t>
      </w:r>
      <w:r w:rsidR="00694016" w:rsidRPr="00ED1153">
        <w:rPr>
          <w:rFonts w:cs="Arial"/>
          <w:b/>
          <w:sz w:val="20"/>
          <w:szCs w:val="20"/>
          <w:lang w:val="en-GB"/>
        </w:rPr>
        <w:t>6.Kc6</w:t>
      </w:r>
      <w:r w:rsidR="00694016" w:rsidRPr="00ED1153">
        <w:rPr>
          <w:rFonts w:cs="Arial"/>
          <w:b/>
          <w:sz w:val="20"/>
          <w:szCs w:val="20"/>
          <w:lang w:val="en-GB"/>
        </w:rPr>
        <w:tab/>
      </w:r>
      <w:r w:rsidR="00694016" w:rsidRPr="00ED1153">
        <w:rPr>
          <w:rFonts w:cs="Arial"/>
          <w:b/>
          <w:sz w:val="20"/>
          <w:szCs w:val="20"/>
          <w:lang w:val="en-GB"/>
        </w:rPr>
        <w:tab/>
        <w:t>Pd5</w:t>
      </w:r>
    </w:p>
    <w:p w14:paraId="367359E5" w14:textId="77777777" w:rsidR="00694016" w:rsidRPr="00ED1153" w:rsidRDefault="005E112B" w:rsidP="007319FB">
      <w:pPr>
        <w:ind w:left="708"/>
        <w:jc w:val="both"/>
        <w:rPr>
          <w:rFonts w:cs="Arial"/>
          <w:b/>
          <w:sz w:val="20"/>
          <w:szCs w:val="20"/>
          <w:lang w:val="en-GB"/>
        </w:rPr>
      </w:pPr>
      <w:r w:rsidRPr="00ED1153">
        <w:rPr>
          <w:rFonts w:cs="Arial"/>
          <w:b/>
          <w:sz w:val="20"/>
          <w:szCs w:val="20"/>
          <w:lang w:val="en-GB"/>
        </w:rPr>
        <w:t xml:space="preserve">            </w:t>
      </w:r>
      <w:r w:rsidR="007319FB" w:rsidRPr="00ED1153">
        <w:rPr>
          <w:rFonts w:cs="Arial"/>
          <w:b/>
          <w:sz w:val="20"/>
          <w:szCs w:val="20"/>
          <w:lang w:val="en-GB"/>
        </w:rPr>
        <w:t>7.Lb8</w:t>
      </w:r>
      <w:r w:rsidR="007319FB" w:rsidRPr="00ED1153">
        <w:rPr>
          <w:rFonts w:cs="Arial"/>
          <w:b/>
          <w:sz w:val="20"/>
          <w:szCs w:val="20"/>
          <w:lang w:val="en-GB"/>
        </w:rPr>
        <w:tab/>
      </w:r>
      <w:r w:rsidR="00694016" w:rsidRPr="00ED1153">
        <w:rPr>
          <w:rFonts w:cs="Arial"/>
          <w:b/>
          <w:sz w:val="20"/>
          <w:szCs w:val="20"/>
          <w:lang w:val="en-GB"/>
        </w:rPr>
        <w:tab/>
        <w:t>Pb6</w:t>
      </w:r>
    </w:p>
    <w:p w14:paraId="024C7386" w14:textId="77777777" w:rsidR="009958D5" w:rsidRDefault="005E112B" w:rsidP="00694016">
      <w:pPr>
        <w:ind w:left="708"/>
        <w:jc w:val="both"/>
        <w:rPr>
          <w:rFonts w:cs="Arial"/>
          <w:b/>
          <w:sz w:val="20"/>
          <w:szCs w:val="20"/>
          <w:lang w:val="nl-BE"/>
        </w:rPr>
      </w:pPr>
      <w:r w:rsidRPr="00ED1153">
        <w:rPr>
          <w:rFonts w:cs="Arial"/>
          <w:b/>
          <w:sz w:val="20"/>
          <w:szCs w:val="20"/>
          <w:lang w:val="en-GB"/>
        </w:rPr>
        <w:t xml:space="preserve">            </w:t>
      </w:r>
      <w:r w:rsidR="00694016" w:rsidRPr="005E112B">
        <w:rPr>
          <w:rFonts w:cs="Arial"/>
          <w:b/>
          <w:sz w:val="20"/>
          <w:szCs w:val="20"/>
          <w:lang w:val="nl-BE"/>
        </w:rPr>
        <w:t>8.Lg3</w:t>
      </w:r>
    </w:p>
    <w:p w14:paraId="49F87A2D" w14:textId="77777777" w:rsidR="009958D5" w:rsidRPr="009958D5" w:rsidRDefault="009958D5" w:rsidP="008B3608">
      <w:pPr>
        <w:jc w:val="both"/>
        <w:rPr>
          <w:rFonts w:cs="Arial"/>
          <w:i/>
          <w:sz w:val="20"/>
          <w:szCs w:val="20"/>
          <w:lang w:val="nl-BE"/>
        </w:rPr>
      </w:pPr>
      <w:r w:rsidRPr="009958D5">
        <w:rPr>
          <w:rFonts w:cs="Arial"/>
          <w:sz w:val="20"/>
          <w:szCs w:val="20"/>
          <w:lang w:val="nl-BE"/>
        </w:rPr>
        <w:t>8.Lf4? Pd5 9.Ld2 Pc7 10.Le3 Pd5 11.Lf2 Pe7+ 12.Kc5 Pd5</w:t>
      </w:r>
      <w:r>
        <w:rPr>
          <w:rFonts w:cs="Arial"/>
          <w:sz w:val="20"/>
          <w:szCs w:val="20"/>
          <w:lang w:val="nl-BE"/>
        </w:rPr>
        <w:t xml:space="preserve"> 13.Le</w:t>
      </w:r>
      <w:r w:rsidR="00A50DE2">
        <w:rPr>
          <w:rFonts w:cs="Arial"/>
          <w:sz w:val="20"/>
          <w:szCs w:val="20"/>
          <w:lang w:val="nl-BE"/>
        </w:rPr>
        <w:t>1</w:t>
      </w:r>
      <w:r>
        <w:rPr>
          <w:rFonts w:cs="Arial"/>
          <w:sz w:val="20"/>
          <w:szCs w:val="20"/>
          <w:lang w:val="nl-BE"/>
        </w:rPr>
        <w:t xml:space="preserve"> </w:t>
      </w:r>
      <w:r w:rsidRPr="009958D5">
        <w:rPr>
          <w:rFonts w:cs="Arial"/>
          <w:i/>
          <w:sz w:val="20"/>
          <w:szCs w:val="20"/>
          <w:lang w:val="nl-BE"/>
        </w:rPr>
        <w:t>(Zie zet 11</w:t>
      </w:r>
      <w:r w:rsidR="008B3608">
        <w:rPr>
          <w:rFonts w:cs="Arial"/>
          <w:i/>
          <w:sz w:val="20"/>
          <w:szCs w:val="20"/>
          <w:lang w:val="nl-BE"/>
        </w:rPr>
        <w:t>.</w:t>
      </w:r>
      <w:r w:rsidR="00092232">
        <w:rPr>
          <w:rFonts w:cs="Arial"/>
          <w:i/>
          <w:sz w:val="20"/>
          <w:szCs w:val="20"/>
          <w:lang w:val="nl-BE"/>
        </w:rPr>
        <w:t>Le1</w:t>
      </w:r>
      <w:r w:rsidR="008B3608">
        <w:rPr>
          <w:rFonts w:cs="Arial"/>
          <w:i/>
          <w:sz w:val="20"/>
          <w:szCs w:val="20"/>
          <w:lang w:val="nl-BE"/>
        </w:rPr>
        <w:t>.Ook hier een onnodige omweg van 2 zetten.)</w:t>
      </w:r>
    </w:p>
    <w:p w14:paraId="5C73E76A" w14:textId="77777777" w:rsidR="00694016" w:rsidRPr="00ED1153" w:rsidRDefault="00694016" w:rsidP="00694016">
      <w:pPr>
        <w:ind w:left="708"/>
        <w:jc w:val="both"/>
        <w:rPr>
          <w:rFonts w:cs="Arial"/>
          <w:b/>
          <w:sz w:val="20"/>
          <w:szCs w:val="20"/>
          <w:lang w:val="en-GB"/>
        </w:rPr>
      </w:pPr>
      <w:r w:rsidRPr="009958D5">
        <w:rPr>
          <w:rFonts w:cs="Arial"/>
          <w:b/>
          <w:sz w:val="20"/>
          <w:szCs w:val="20"/>
          <w:lang w:val="nl-BE"/>
        </w:rPr>
        <w:tab/>
      </w:r>
      <w:r w:rsidR="009958D5" w:rsidRPr="00ED1153">
        <w:rPr>
          <w:rFonts w:cs="Arial"/>
          <w:b/>
          <w:sz w:val="20"/>
          <w:szCs w:val="20"/>
          <w:lang w:val="en-GB"/>
        </w:rPr>
        <w:t>8…</w:t>
      </w:r>
      <w:r w:rsidR="009958D5" w:rsidRPr="00ED1153">
        <w:rPr>
          <w:rFonts w:cs="Arial"/>
          <w:b/>
          <w:sz w:val="20"/>
          <w:szCs w:val="20"/>
          <w:lang w:val="en-GB"/>
        </w:rPr>
        <w:tab/>
      </w:r>
      <w:r w:rsidRPr="00ED1153">
        <w:rPr>
          <w:rFonts w:cs="Arial"/>
          <w:b/>
          <w:sz w:val="20"/>
          <w:szCs w:val="20"/>
          <w:lang w:val="en-GB"/>
        </w:rPr>
        <w:tab/>
        <w:t>Pd5</w:t>
      </w:r>
    </w:p>
    <w:p w14:paraId="6581C0E5" w14:textId="77777777" w:rsidR="00694016" w:rsidRPr="00ED1153" w:rsidRDefault="005E112B" w:rsidP="00694016">
      <w:pPr>
        <w:ind w:left="708"/>
        <w:jc w:val="both"/>
        <w:rPr>
          <w:rFonts w:cs="Arial"/>
          <w:b/>
          <w:sz w:val="20"/>
          <w:szCs w:val="20"/>
          <w:lang w:val="en-GB"/>
        </w:rPr>
      </w:pPr>
      <w:r w:rsidRPr="00ED1153">
        <w:rPr>
          <w:rFonts w:cs="Arial"/>
          <w:b/>
          <w:sz w:val="20"/>
          <w:szCs w:val="20"/>
          <w:lang w:val="en-GB"/>
        </w:rPr>
        <w:t xml:space="preserve">            </w:t>
      </w:r>
      <w:r w:rsidR="00694016" w:rsidRPr="00ED1153">
        <w:rPr>
          <w:rFonts w:cs="Arial"/>
          <w:b/>
          <w:sz w:val="20"/>
          <w:szCs w:val="20"/>
          <w:lang w:val="en-GB"/>
        </w:rPr>
        <w:t>9.Lf2</w:t>
      </w:r>
      <w:r w:rsidR="00694016" w:rsidRPr="00ED1153">
        <w:rPr>
          <w:rFonts w:cs="Arial"/>
          <w:b/>
          <w:sz w:val="20"/>
          <w:szCs w:val="20"/>
          <w:lang w:val="en-GB"/>
        </w:rPr>
        <w:tab/>
      </w:r>
      <w:r w:rsidR="00694016" w:rsidRPr="00ED1153">
        <w:rPr>
          <w:rFonts w:cs="Arial"/>
          <w:b/>
          <w:sz w:val="20"/>
          <w:szCs w:val="20"/>
          <w:lang w:val="en-GB"/>
        </w:rPr>
        <w:tab/>
        <w:t>Pe7+</w:t>
      </w:r>
    </w:p>
    <w:p w14:paraId="3DD206E7" w14:textId="77777777" w:rsidR="00694016" w:rsidRPr="00ED1153" w:rsidRDefault="00577ED4" w:rsidP="00577ED4">
      <w:pPr>
        <w:jc w:val="both"/>
        <w:rPr>
          <w:rFonts w:cs="Arial"/>
          <w:b/>
          <w:sz w:val="20"/>
          <w:szCs w:val="20"/>
          <w:lang w:val="en-GB"/>
        </w:rPr>
      </w:pPr>
      <w:r w:rsidRPr="00ED1153">
        <w:rPr>
          <w:rFonts w:cs="Arial"/>
          <w:b/>
          <w:sz w:val="20"/>
          <w:szCs w:val="20"/>
          <w:lang w:val="en-GB"/>
        </w:rPr>
        <w:t xml:space="preserve">                       </w:t>
      </w:r>
      <w:r w:rsidR="00694016" w:rsidRPr="00ED1153">
        <w:rPr>
          <w:rFonts w:cs="Arial"/>
          <w:b/>
          <w:sz w:val="20"/>
          <w:szCs w:val="20"/>
          <w:lang w:val="en-GB"/>
        </w:rPr>
        <w:t>10.Kc5</w:t>
      </w:r>
      <w:r w:rsidR="00694016" w:rsidRPr="00ED1153">
        <w:rPr>
          <w:rFonts w:cs="Arial"/>
          <w:b/>
          <w:sz w:val="20"/>
          <w:szCs w:val="20"/>
          <w:lang w:val="en-GB"/>
        </w:rPr>
        <w:tab/>
      </w:r>
      <w:r w:rsidR="00694016" w:rsidRPr="00ED1153">
        <w:rPr>
          <w:rFonts w:cs="Arial"/>
          <w:b/>
          <w:sz w:val="20"/>
          <w:szCs w:val="20"/>
          <w:lang w:val="en-GB"/>
        </w:rPr>
        <w:tab/>
        <w:t>Pd5</w:t>
      </w:r>
    </w:p>
    <w:p w14:paraId="3D5FB378" w14:textId="77777777" w:rsidR="007319FB" w:rsidRPr="00ED1153" w:rsidRDefault="00577ED4" w:rsidP="00577ED4">
      <w:pPr>
        <w:jc w:val="both"/>
        <w:rPr>
          <w:rFonts w:cs="Arial"/>
          <w:b/>
          <w:sz w:val="20"/>
          <w:szCs w:val="20"/>
          <w:lang w:val="en-GB"/>
        </w:rPr>
      </w:pPr>
      <w:r w:rsidRPr="00ED1153">
        <w:rPr>
          <w:rFonts w:cs="Arial"/>
          <w:b/>
          <w:sz w:val="20"/>
          <w:szCs w:val="20"/>
          <w:lang w:val="en-GB"/>
        </w:rPr>
        <w:t xml:space="preserve">                       </w:t>
      </w:r>
      <w:r w:rsidR="00694016" w:rsidRPr="00ED1153">
        <w:rPr>
          <w:rFonts w:cs="Arial"/>
          <w:b/>
          <w:sz w:val="20"/>
          <w:szCs w:val="20"/>
          <w:lang w:val="en-GB"/>
        </w:rPr>
        <w:t>11.Le1</w:t>
      </w:r>
      <w:r w:rsidR="00694016" w:rsidRPr="00ED1153">
        <w:rPr>
          <w:rFonts w:cs="Arial"/>
          <w:b/>
          <w:sz w:val="20"/>
          <w:szCs w:val="20"/>
          <w:lang w:val="en-GB"/>
        </w:rPr>
        <w:tab/>
      </w:r>
      <w:r w:rsidR="00694016" w:rsidRPr="00ED1153">
        <w:rPr>
          <w:rFonts w:cs="Arial"/>
          <w:b/>
          <w:sz w:val="20"/>
          <w:szCs w:val="20"/>
          <w:lang w:val="en-GB"/>
        </w:rPr>
        <w:tab/>
      </w:r>
      <w:r w:rsidR="007319FB" w:rsidRPr="00ED1153">
        <w:rPr>
          <w:rFonts w:cs="Arial"/>
          <w:b/>
          <w:sz w:val="20"/>
          <w:szCs w:val="20"/>
          <w:lang w:val="en-GB"/>
        </w:rPr>
        <w:t>Pc3</w:t>
      </w:r>
    </w:p>
    <w:p w14:paraId="1B74DD7C" w14:textId="77777777" w:rsidR="00406480" w:rsidRPr="00ED1153" w:rsidRDefault="00577ED4" w:rsidP="00577ED4">
      <w:pPr>
        <w:jc w:val="both"/>
        <w:rPr>
          <w:rFonts w:cs="Arial"/>
          <w:b/>
          <w:sz w:val="20"/>
          <w:szCs w:val="20"/>
          <w:lang w:val="en-GB"/>
        </w:rPr>
      </w:pPr>
      <w:r w:rsidRPr="00ED1153">
        <w:rPr>
          <w:rFonts w:cs="Arial"/>
          <w:b/>
          <w:sz w:val="20"/>
          <w:szCs w:val="20"/>
          <w:lang w:val="en-GB"/>
        </w:rPr>
        <w:t xml:space="preserve">                      </w:t>
      </w:r>
      <w:r w:rsidR="00A50DE2" w:rsidRPr="00ED1153">
        <w:rPr>
          <w:rFonts w:cs="Arial"/>
          <w:b/>
          <w:sz w:val="20"/>
          <w:szCs w:val="20"/>
          <w:lang w:val="en-GB"/>
        </w:rPr>
        <w:t xml:space="preserve"> </w:t>
      </w:r>
      <w:r w:rsidR="00694016" w:rsidRPr="00ED1153">
        <w:rPr>
          <w:rFonts w:cs="Arial"/>
          <w:b/>
          <w:sz w:val="20"/>
          <w:szCs w:val="20"/>
          <w:lang w:val="en-GB"/>
        </w:rPr>
        <w:t>12.</w:t>
      </w:r>
      <w:r w:rsidR="00AC64D5" w:rsidRPr="00ED1153">
        <w:rPr>
          <w:rFonts w:cs="Arial"/>
          <w:b/>
          <w:sz w:val="20"/>
          <w:szCs w:val="20"/>
          <w:lang w:val="en-GB"/>
        </w:rPr>
        <w:t>Lh4</w:t>
      </w:r>
      <w:r w:rsidR="00AC64D5" w:rsidRPr="00ED1153">
        <w:rPr>
          <w:rFonts w:cs="Arial"/>
          <w:b/>
          <w:sz w:val="20"/>
          <w:szCs w:val="20"/>
          <w:lang w:val="en-GB"/>
        </w:rPr>
        <w:tab/>
      </w:r>
    </w:p>
    <w:p w14:paraId="6D619E2F" w14:textId="77777777" w:rsidR="00A50DE2" w:rsidRPr="00ED1153" w:rsidRDefault="00A50DE2" w:rsidP="00A50DE2">
      <w:pPr>
        <w:ind w:left="708" w:firstLine="708"/>
        <w:jc w:val="both"/>
        <w:rPr>
          <w:rFonts w:cs="Arial"/>
          <w:b/>
          <w:sz w:val="20"/>
          <w:szCs w:val="20"/>
          <w:lang w:val="en-GB"/>
        </w:rPr>
      </w:pPr>
    </w:p>
    <w:p w14:paraId="54FE5D7F" w14:textId="77777777" w:rsidR="00A50DE2" w:rsidRDefault="00A50DE2" w:rsidP="007319FB">
      <w:pPr>
        <w:ind w:firstLine="708"/>
        <w:jc w:val="both"/>
        <w:rPr>
          <w:rFonts w:cs="Arial"/>
          <w:b/>
          <w:i/>
          <w:sz w:val="20"/>
          <w:szCs w:val="20"/>
          <w:lang w:val="en-GB"/>
        </w:rPr>
      </w:pPr>
    </w:p>
    <w:p w14:paraId="3D55A4AF" w14:textId="77777777" w:rsidR="00406480" w:rsidRPr="007319FB" w:rsidRDefault="00406480" w:rsidP="007319FB">
      <w:pPr>
        <w:ind w:firstLine="708"/>
        <w:jc w:val="both"/>
        <w:rPr>
          <w:rFonts w:cs="Arial"/>
          <w:b/>
          <w:sz w:val="20"/>
          <w:szCs w:val="20"/>
          <w:lang w:val="en-GB"/>
        </w:rPr>
      </w:pPr>
      <w:r w:rsidRPr="00406480">
        <w:rPr>
          <w:rFonts w:cs="Arial"/>
          <w:b/>
          <w:i/>
          <w:sz w:val="20"/>
          <w:szCs w:val="20"/>
          <w:lang w:val="en-GB"/>
        </w:rPr>
        <w:t>Variant A</w:t>
      </w:r>
    </w:p>
    <w:p w14:paraId="199B955C" w14:textId="77777777" w:rsidR="00694016" w:rsidRPr="00406480" w:rsidRDefault="00406480" w:rsidP="00406480">
      <w:pPr>
        <w:ind w:left="708" w:firstLine="708"/>
        <w:jc w:val="both"/>
        <w:rPr>
          <w:rFonts w:cs="Arial"/>
          <w:b/>
          <w:sz w:val="20"/>
          <w:szCs w:val="20"/>
          <w:lang w:val="en-GB"/>
        </w:rPr>
      </w:pPr>
      <w:r w:rsidRPr="00406480">
        <w:rPr>
          <w:rFonts w:cs="Arial"/>
          <w:b/>
          <w:sz w:val="20"/>
          <w:szCs w:val="20"/>
          <w:lang w:val="en-GB"/>
        </w:rPr>
        <w:t>12..</w:t>
      </w:r>
      <w:r>
        <w:rPr>
          <w:rFonts w:cs="Arial"/>
          <w:b/>
          <w:sz w:val="20"/>
          <w:szCs w:val="20"/>
          <w:lang w:val="en-GB"/>
        </w:rPr>
        <w:t>.</w:t>
      </w:r>
      <w:r>
        <w:rPr>
          <w:rFonts w:cs="Arial"/>
          <w:b/>
          <w:sz w:val="20"/>
          <w:szCs w:val="20"/>
          <w:lang w:val="en-GB"/>
        </w:rPr>
        <w:tab/>
      </w:r>
      <w:r>
        <w:rPr>
          <w:rFonts w:cs="Arial"/>
          <w:b/>
          <w:sz w:val="20"/>
          <w:szCs w:val="20"/>
          <w:lang w:val="en-GB"/>
        </w:rPr>
        <w:tab/>
      </w:r>
      <w:r w:rsidR="00AC64D5" w:rsidRPr="00406480">
        <w:rPr>
          <w:rFonts w:cs="Arial"/>
          <w:b/>
          <w:sz w:val="20"/>
          <w:szCs w:val="20"/>
          <w:lang w:val="en-GB"/>
        </w:rPr>
        <w:t>Pe4</w:t>
      </w:r>
      <w:r w:rsidR="00716A90">
        <w:rPr>
          <w:rFonts w:cs="Arial"/>
          <w:b/>
          <w:sz w:val="20"/>
          <w:szCs w:val="20"/>
          <w:lang w:val="en-GB"/>
        </w:rPr>
        <w:t>+</w:t>
      </w:r>
    </w:p>
    <w:p w14:paraId="00BD9E5A" w14:textId="77777777" w:rsidR="00AC64D5" w:rsidRPr="00295DDB" w:rsidRDefault="00AC64D5" w:rsidP="00AC64D5">
      <w:pPr>
        <w:jc w:val="both"/>
        <w:rPr>
          <w:rFonts w:cs="Arial"/>
          <w:b/>
          <w:sz w:val="20"/>
          <w:szCs w:val="20"/>
          <w:lang w:val="en-GB"/>
        </w:rPr>
      </w:pPr>
      <w:r w:rsidRPr="00406480">
        <w:rPr>
          <w:rFonts w:cs="Arial"/>
          <w:sz w:val="20"/>
          <w:szCs w:val="20"/>
          <w:lang w:val="en-GB"/>
        </w:rPr>
        <w:tab/>
      </w:r>
      <w:r w:rsidRPr="00406480">
        <w:rPr>
          <w:rFonts w:cs="Arial"/>
          <w:sz w:val="20"/>
          <w:szCs w:val="20"/>
          <w:lang w:val="en-GB"/>
        </w:rPr>
        <w:tab/>
      </w:r>
      <w:r w:rsidRPr="00295DDB">
        <w:rPr>
          <w:rFonts w:cs="Arial"/>
          <w:b/>
          <w:sz w:val="20"/>
          <w:szCs w:val="20"/>
          <w:lang w:val="en-GB"/>
        </w:rPr>
        <w:t>13.Kc6</w:t>
      </w:r>
      <w:r w:rsidRPr="00295DDB">
        <w:rPr>
          <w:rFonts w:cs="Arial"/>
          <w:b/>
          <w:sz w:val="20"/>
          <w:szCs w:val="20"/>
          <w:lang w:val="en-GB"/>
        </w:rPr>
        <w:tab/>
      </w:r>
      <w:r w:rsidRPr="00295DDB">
        <w:rPr>
          <w:rFonts w:cs="Arial"/>
          <w:b/>
          <w:sz w:val="20"/>
          <w:szCs w:val="20"/>
          <w:lang w:val="en-GB"/>
        </w:rPr>
        <w:tab/>
        <w:t>Pf6</w:t>
      </w:r>
    </w:p>
    <w:p w14:paraId="05709174" w14:textId="77777777" w:rsidR="00AC64D5" w:rsidRPr="00295DDB" w:rsidRDefault="002713D7" w:rsidP="00AC64D5">
      <w:pPr>
        <w:jc w:val="both"/>
        <w:rPr>
          <w:rFonts w:cs="Arial"/>
          <w:b/>
          <w:sz w:val="20"/>
          <w:szCs w:val="20"/>
          <w:lang w:val="en-GB"/>
        </w:rPr>
      </w:pPr>
      <w:r>
        <w:rPr>
          <w:rFonts w:cs="Arial"/>
          <w:b/>
          <w:sz w:val="20"/>
          <w:szCs w:val="20"/>
          <w:lang w:val="en-GB"/>
        </w:rPr>
        <w:tab/>
      </w:r>
      <w:r>
        <w:rPr>
          <w:rFonts w:cs="Arial"/>
          <w:b/>
          <w:sz w:val="20"/>
          <w:szCs w:val="20"/>
          <w:lang w:val="en-GB"/>
        </w:rPr>
        <w:tab/>
        <w:t>14.Lg5</w:t>
      </w:r>
      <w:r>
        <w:rPr>
          <w:rFonts w:cs="Arial"/>
          <w:b/>
          <w:sz w:val="20"/>
          <w:szCs w:val="20"/>
          <w:lang w:val="en-GB"/>
        </w:rPr>
        <w:tab/>
      </w:r>
      <w:r>
        <w:rPr>
          <w:rFonts w:cs="Arial"/>
          <w:b/>
          <w:sz w:val="20"/>
          <w:szCs w:val="20"/>
          <w:lang w:val="en-GB"/>
        </w:rPr>
        <w:tab/>
        <w:t>Pd5 (</w:t>
      </w:r>
      <w:r w:rsidR="00AC64D5" w:rsidRPr="00295DDB">
        <w:rPr>
          <w:rFonts w:cs="Arial"/>
          <w:b/>
          <w:sz w:val="20"/>
          <w:szCs w:val="20"/>
          <w:lang w:val="en-GB"/>
        </w:rPr>
        <w:t>Pd7 of Pe8</w:t>
      </w:r>
      <w:r w:rsidR="00724296">
        <w:rPr>
          <w:rFonts w:cs="Arial"/>
          <w:b/>
          <w:sz w:val="20"/>
          <w:szCs w:val="20"/>
          <w:lang w:val="en-GB"/>
        </w:rPr>
        <w:t>)</w:t>
      </w:r>
    </w:p>
    <w:p w14:paraId="4A88CFCE" w14:textId="77777777" w:rsidR="00AC64D5" w:rsidRPr="00DC7F90" w:rsidRDefault="00AC64D5" w:rsidP="00AC64D5">
      <w:pPr>
        <w:jc w:val="both"/>
        <w:rPr>
          <w:rFonts w:cs="Arial"/>
          <w:b/>
          <w:sz w:val="20"/>
          <w:szCs w:val="20"/>
          <w:lang w:val="nl-BE"/>
        </w:rPr>
      </w:pPr>
      <w:r w:rsidRPr="00295DDB">
        <w:rPr>
          <w:rFonts w:cs="Arial"/>
          <w:b/>
          <w:sz w:val="20"/>
          <w:szCs w:val="20"/>
          <w:lang w:val="en-GB"/>
        </w:rPr>
        <w:tab/>
      </w:r>
      <w:r w:rsidRPr="00295DDB">
        <w:rPr>
          <w:rFonts w:cs="Arial"/>
          <w:b/>
          <w:sz w:val="20"/>
          <w:szCs w:val="20"/>
          <w:lang w:val="en-GB"/>
        </w:rPr>
        <w:tab/>
      </w:r>
      <w:r w:rsidR="00716A90">
        <w:rPr>
          <w:rFonts w:cs="Arial"/>
          <w:b/>
          <w:sz w:val="20"/>
          <w:szCs w:val="20"/>
          <w:lang w:val="nl-BE"/>
        </w:rPr>
        <w:t>15.Ld8+</w:t>
      </w:r>
      <w:r w:rsidR="00716A90">
        <w:rPr>
          <w:rFonts w:cs="Arial"/>
          <w:b/>
          <w:sz w:val="20"/>
          <w:szCs w:val="20"/>
          <w:lang w:val="nl-BE"/>
        </w:rPr>
        <w:tab/>
        <w:t>Pb6 (Pc</w:t>
      </w:r>
      <w:r w:rsidRPr="00DC7F90">
        <w:rPr>
          <w:rFonts w:cs="Arial"/>
          <w:b/>
          <w:sz w:val="20"/>
          <w:szCs w:val="20"/>
          <w:lang w:val="nl-BE"/>
        </w:rPr>
        <w:t>7)</w:t>
      </w:r>
    </w:p>
    <w:p w14:paraId="7D98EDCD" w14:textId="77777777" w:rsidR="00AC64D5" w:rsidRDefault="00AC64D5" w:rsidP="00AC64D5">
      <w:pPr>
        <w:jc w:val="both"/>
        <w:rPr>
          <w:rFonts w:cs="Arial"/>
          <w:b/>
          <w:sz w:val="20"/>
          <w:szCs w:val="20"/>
          <w:lang w:val="nl-BE"/>
        </w:rPr>
      </w:pPr>
      <w:r w:rsidRPr="00DC7F90">
        <w:rPr>
          <w:rFonts w:cs="Arial"/>
          <w:b/>
          <w:sz w:val="20"/>
          <w:szCs w:val="20"/>
          <w:lang w:val="nl-BE"/>
        </w:rPr>
        <w:tab/>
      </w:r>
      <w:r w:rsidRPr="00DC7F90">
        <w:rPr>
          <w:rFonts w:cs="Arial"/>
          <w:b/>
          <w:sz w:val="20"/>
          <w:szCs w:val="20"/>
          <w:lang w:val="nl-BE"/>
        </w:rPr>
        <w:tab/>
        <w:t>16.</w:t>
      </w:r>
      <w:r w:rsidR="00301E58">
        <w:rPr>
          <w:rFonts w:cs="Arial"/>
          <w:b/>
          <w:sz w:val="20"/>
          <w:szCs w:val="20"/>
          <w:lang w:val="nl-BE"/>
        </w:rPr>
        <w:t>Lxb6</w:t>
      </w:r>
      <w:r>
        <w:rPr>
          <w:rFonts w:cs="Arial"/>
          <w:b/>
          <w:sz w:val="20"/>
          <w:szCs w:val="20"/>
          <w:lang w:val="nl-BE"/>
        </w:rPr>
        <w:t>+</w:t>
      </w:r>
    </w:p>
    <w:p w14:paraId="6EE7DBDD" w14:textId="77777777" w:rsidR="00AC64D5" w:rsidRDefault="00D47A7E" w:rsidP="00AC64D5">
      <w:pPr>
        <w:jc w:val="both"/>
        <w:rPr>
          <w:rFonts w:cs="Arial"/>
          <w:sz w:val="20"/>
          <w:szCs w:val="20"/>
          <w:lang w:val="nl-BE"/>
        </w:rPr>
      </w:pPr>
      <w:r>
        <w:rPr>
          <w:rFonts w:cs="Arial"/>
          <w:b/>
          <w:sz w:val="20"/>
          <w:szCs w:val="20"/>
          <w:lang w:val="nl-BE"/>
        </w:rPr>
        <w:t xml:space="preserve"> </w:t>
      </w:r>
      <w:r w:rsidR="005333DB">
        <w:rPr>
          <w:rFonts w:cs="Arial"/>
          <w:b/>
          <w:sz w:val="20"/>
          <w:szCs w:val="20"/>
          <w:lang w:val="nl-BE"/>
        </w:rPr>
        <w:t xml:space="preserve">   </w:t>
      </w:r>
      <w:r w:rsidR="00AC64D5" w:rsidRPr="00AC64D5">
        <w:rPr>
          <w:rFonts w:cs="Arial"/>
          <w:sz w:val="20"/>
          <w:szCs w:val="20"/>
          <w:lang w:val="nl-BE"/>
        </w:rPr>
        <w:t>En eindelijk</w:t>
      </w:r>
      <w:r w:rsidR="00AC64D5">
        <w:rPr>
          <w:rFonts w:cs="Arial"/>
          <w:b/>
          <w:sz w:val="20"/>
          <w:szCs w:val="20"/>
          <w:lang w:val="nl-BE"/>
        </w:rPr>
        <w:t xml:space="preserve"> </w:t>
      </w:r>
      <w:r w:rsidR="00AC64D5" w:rsidRPr="00AC64D5">
        <w:rPr>
          <w:rFonts w:cs="Arial"/>
          <w:sz w:val="20"/>
          <w:szCs w:val="20"/>
          <w:lang w:val="nl-BE"/>
        </w:rPr>
        <w:t>mat.</w:t>
      </w:r>
      <w:r w:rsidR="007319FB">
        <w:rPr>
          <w:rFonts w:cs="Arial"/>
          <w:sz w:val="20"/>
          <w:szCs w:val="20"/>
          <w:lang w:val="nl-BE"/>
        </w:rPr>
        <w:t xml:space="preserve"> Ook na:</w:t>
      </w:r>
    </w:p>
    <w:p w14:paraId="4FEA9A01" w14:textId="77777777" w:rsidR="007319FB" w:rsidRDefault="007319FB" w:rsidP="00AC64D5">
      <w:pPr>
        <w:jc w:val="both"/>
        <w:rPr>
          <w:rFonts w:cs="Arial"/>
          <w:sz w:val="20"/>
          <w:szCs w:val="20"/>
          <w:lang w:val="nl-BE"/>
        </w:rPr>
      </w:pPr>
    </w:p>
    <w:p w14:paraId="762307C7" w14:textId="77777777" w:rsidR="007319FB" w:rsidRDefault="007319FB" w:rsidP="00AC64D5">
      <w:pPr>
        <w:jc w:val="both"/>
        <w:rPr>
          <w:rFonts w:cs="Arial"/>
          <w:b/>
          <w:i/>
          <w:sz w:val="20"/>
          <w:szCs w:val="20"/>
          <w:lang w:val="nl-BE"/>
        </w:rPr>
      </w:pPr>
      <w:r>
        <w:rPr>
          <w:rFonts w:cs="Arial"/>
          <w:sz w:val="20"/>
          <w:szCs w:val="20"/>
          <w:lang w:val="nl-BE"/>
        </w:rPr>
        <w:tab/>
      </w:r>
      <w:r>
        <w:rPr>
          <w:rFonts w:cs="Arial"/>
          <w:b/>
          <w:i/>
          <w:sz w:val="20"/>
          <w:szCs w:val="20"/>
          <w:lang w:val="nl-BE"/>
        </w:rPr>
        <w:t>Variant B</w:t>
      </w:r>
    </w:p>
    <w:p w14:paraId="38EE6151" w14:textId="77777777" w:rsidR="007319FB" w:rsidRDefault="007319FB" w:rsidP="00AC64D5">
      <w:pPr>
        <w:jc w:val="both"/>
        <w:rPr>
          <w:rFonts w:cs="Arial"/>
          <w:b/>
          <w:sz w:val="20"/>
          <w:szCs w:val="20"/>
          <w:lang w:val="nl-BE"/>
        </w:rPr>
      </w:pPr>
      <w:r>
        <w:rPr>
          <w:rFonts w:cs="Arial"/>
          <w:b/>
          <w:i/>
          <w:sz w:val="20"/>
          <w:szCs w:val="20"/>
          <w:lang w:val="nl-BE"/>
        </w:rPr>
        <w:tab/>
      </w:r>
      <w:r>
        <w:rPr>
          <w:rFonts w:cs="Arial"/>
          <w:b/>
          <w:i/>
          <w:sz w:val="20"/>
          <w:szCs w:val="20"/>
          <w:lang w:val="nl-BE"/>
        </w:rPr>
        <w:tab/>
      </w:r>
      <w:r>
        <w:rPr>
          <w:rFonts w:cs="Arial"/>
          <w:b/>
          <w:sz w:val="20"/>
          <w:szCs w:val="20"/>
          <w:lang w:val="nl-BE"/>
        </w:rPr>
        <w:t>12….</w:t>
      </w:r>
      <w:r>
        <w:rPr>
          <w:rFonts w:cs="Arial"/>
          <w:b/>
          <w:sz w:val="20"/>
          <w:szCs w:val="20"/>
          <w:lang w:val="nl-BE"/>
        </w:rPr>
        <w:tab/>
      </w:r>
      <w:r>
        <w:rPr>
          <w:rFonts w:cs="Arial"/>
          <w:b/>
          <w:sz w:val="20"/>
          <w:szCs w:val="20"/>
          <w:lang w:val="nl-BE"/>
        </w:rPr>
        <w:tab/>
        <w:t>Pa4</w:t>
      </w:r>
      <w:r w:rsidR="00716A90">
        <w:rPr>
          <w:rFonts w:cs="Arial"/>
          <w:b/>
          <w:sz w:val="20"/>
          <w:szCs w:val="20"/>
          <w:lang w:val="nl-BE"/>
        </w:rPr>
        <w:t>+</w:t>
      </w:r>
    </w:p>
    <w:p w14:paraId="2C183C5D" w14:textId="77777777" w:rsidR="007319FB" w:rsidRPr="00ED1153" w:rsidRDefault="007319FB" w:rsidP="00AC64D5">
      <w:pPr>
        <w:jc w:val="both"/>
        <w:rPr>
          <w:rFonts w:cs="Arial"/>
          <w:b/>
          <w:sz w:val="20"/>
          <w:szCs w:val="20"/>
          <w:lang w:val="en-GB"/>
        </w:rPr>
      </w:pPr>
      <w:r>
        <w:rPr>
          <w:rFonts w:cs="Arial"/>
          <w:b/>
          <w:sz w:val="20"/>
          <w:szCs w:val="20"/>
          <w:lang w:val="nl-BE"/>
        </w:rPr>
        <w:tab/>
      </w:r>
      <w:r>
        <w:rPr>
          <w:rFonts w:cs="Arial"/>
          <w:b/>
          <w:sz w:val="20"/>
          <w:szCs w:val="20"/>
          <w:lang w:val="nl-BE"/>
        </w:rPr>
        <w:tab/>
      </w:r>
      <w:r w:rsidRPr="00ED1153">
        <w:rPr>
          <w:rFonts w:cs="Arial"/>
          <w:b/>
          <w:sz w:val="20"/>
          <w:szCs w:val="20"/>
          <w:lang w:val="en-GB"/>
        </w:rPr>
        <w:t>13.Kc6</w:t>
      </w:r>
      <w:r w:rsidRPr="00ED1153">
        <w:rPr>
          <w:rFonts w:cs="Arial"/>
          <w:b/>
          <w:sz w:val="20"/>
          <w:szCs w:val="20"/>
          <w:lang w:val="en-GB"/>
        </w:rPr>
        <w:tab/>
      </w:r>
      <w:r w:rsidRPr="00ED1153">
        <w:rPr>
          <w:rFonts w:cs="Arial"/>
          <w:b/>
          <w:sz w:val="20"/>
          <w:szCs w:val="20"/>
          <w:lang w:val="en-GB"/>
        </w:rPr>
        <w:tab/>
        <w:t>Pb6</w:t>
      </w:r>
    </w:p>
    <w:p w14:paraId="38D090C1" w14:textId="77777777" w:rsidR="007319FB" w:rsidRPr="00ED1153" w:rsidRDefault="007319FB" w:rsidP="00AC64D5">
      <w:pPr>
        <w:jc w:val="both"/>
        <w:rPr>
          <w:rFonts w:cs="Arial"/>
          <w:b/>
          <w:sz w:val="20"/>
          <w:szCs w:val="20"/>
          <w:lang w:val="en-GB"/>
        </w:rPr>
      </w:pPr>
      <w:r w:rsidRPr="00ED1153">
        <w:rPr>
          <w:rFonts w:cs="Arial"/>
          <w:b/>
          <w:sz w:val="20"/>
          <w:szCs w:val="20"/>
          <w:lang w:val="en-GB"/>
        </w:rPr>
        <w:tab/>
      </w:r>
      <w:r w:rsidRPr="00ED1153">
        <w:rPr>
          <w:rFonts w:cs="Arial"/>
          <w:b/>
          <w:sz w:val="20"/>
          <w:szCs w:val="20"/>
          <w:lang w:val="en-GB"/>
        </w:rPr>
        <w:tab/>
        <w:t>14.Le7</w:t>
      </w:r>
      <w:r w:rsidRPr="00ED1153">
        <w:rPr>
          <w:rFonts w:cs="Arial"/>
          <w:b/>
          <w:sz w:val="20"/>
          <w:szCs w:val="20"/>
          <w:lang w:val="en-GB"/>
        </w:rPr>
        <w:tab/>
      </w:r>
      <w:r w:rsidRPr="00ED1153">
        <w:rPr>
          <w:rFonts w:cs="Arial"/>
          <w:b/>
          <w:sz w:val="20"/>
          <w:szCs w:val="20"/>
          <w:lang w:val="en-GB"/>
        </w:rPr>
        <w:tab/>
        <w:t>Pa8</w:t>
      </w:r>
    </w:p>
    <w:p w14:paraId="344E1534" w14:textId="77777777" w:rsidR="007319FB" w:rsidRPr="00ED1153" w:rsidRDefault="007319FB" w:rsidP="00AC64D5">
      <w:pPr>
        <w:jc w:val="both"/>
        <w:rPr>
          <w:rFonts w:cs="Arial"/>
          <w:b/>
          <w:sz w:val="20"/>
          <w:szCs w:val="20"/>
          <w:lang w:val="en-GB"/>
        </w:rPr>
      </w:pPr>
      <w:r w:rsidRPr="00ED1153">
        <w:rPr>
          <w:rFonts w:cs="Arial"/>
          <w:b/>
          <w:sz w:val="20"/>
          <w:szCs w:val="20"/>
          <w:lang w:val="en-GB"/>
        </w:rPr>
        <w:tab/>
      </w:r>
      <w:r w:rsidRPr="00ED1153">
        <w:rPr>
          <w:rFonts w:cs="Arial"/>
          <w:b/>
          <w:sz w:val="20"/>
          <w:szCs w:val="20"/>
          <w:lang w:val="en-GB"/>
        </w:rPr>
        <w:tab/>
        <w:t>15.Ld8+</w:t>
      </w:r>
      <w:r w:rsidRPr="00ED1153">
        <w:rPr>
          <w:rFonts w:cs="Arial"/>
          <w:b/>
          <w:sz w:val="20"/>
          <w:szCs w:val="20"/>
          <w:lang w:val="en-GB"/>
        </w:rPr>
        <w:tab/>
        <w:t>Pb6</w:t>
      </w:r>
    </w:p>
    <w:p w14:paraId="3290449B" w14:textId="77777777" w:rsidR="00A83C52" w:rsidRPr="00ED1153" w:rsidRDefault="007319FB" w:rsidP="00AC64D5">
      <w:pPr>
        <w:jc w:val="both"/>
        <w:rPr>
          <w:rFonts w:cs="Arial"/>
          <w:b/>
          <w:sz w:val="20"/>
          <w:szCs w:val="20"/>
          <w:lang w:val="en-GB"/>
        </w:rPr>
      </w:pPr>
      <w:r w:rsidRPr="00ED1153">
        <w:rPr>
          <w:rFonts w:cs="Arial"/>
          <w:b/>
          <w:sz w:val="20"/>
          <w:szCs w:val="20"/>
          <w:lang w:val="en-GB"/>
        </w:rPr>
        <w:tab/>
      </w:r>
      <w:r w:rsidRPr="00ED1153">
        <w:rPr>
          <w:rFonts w:cs="Arial"/>
          <w:b/>
          <w:sz w:val="20"/>
          <w:szCs w:val="20"/>
          <w:lang w:val="en-GB"/>
        </w:rPr>
        <w:tab/>
        <w:t>16.Lxb6+</w:t>
      </w:r>
    </w:p>
    <w:p w14:paraId="63A4CA8B" w14:textId="77777777" w:rsidR="00A83C52" w:rsidRPr="00ED1153" w:rsidRDefault="00A83C52" w:rsidP="00AC64D5">
      <w:pPr>
        <w:jc w:val="both"/>
        <w:rPr>
          <w:rFonts w:cs="Arial"/>
          <w:b/>
          <w:sz w:val="20"/>
          <w:szCs w:val="20"/>
          <w:lang w:val="en-GB"/>
        </w:rPr>
      </w:pPr>
    </w:p>
    <w:p w14:paraId="43FB2757" w14:textId="77777777" w:rsidR="006F3923" w:rsidRPr="00ED1153" w:rsidRDefault="00453C9F" w:rsidP="00D47A7E">
      <w:pPr>
        <w:jc w:val="both"/>
        <w:rPr>
          <w:rFonts w:cs="Arial"/>
          <w:sz w:val="20"/>
          <w:szCs w:val="20"/>
          <w:lang w:val="nl-BE"/>
        </w:rPr>
      </w:pPr>
      <w:r>
        <w:rPr>
          <w:rFonts w:cs="Arial"/>
          <w:i/>
          <w:sz w:val="20"/>
          <w:szCs w:val="20"/>
          <w:lang w:val="en-GB"/>
        </w:rPr>
        <w:t xml:space="preserve">   </w:t>
      </w:r>
      <w:r w:rsidR="00A83C52" w:rsidRPr="007F1250">
        <w:rPr>
          <w:rFonts w:cs="Arial"/>
          <w:i/>
          <w:sz w:val="20"/>
          <w:szCs w:val="20"/>
          <w:lang w:val="en-GB"/>
        </w:rPr>
        <w:t>“T</w:t>
      </w:r>
      <w:r w:rsidR="00D47A7E" w:rsidRPr="007F1250">
        <w:rPr>
          <w:rFonts w:cs="Arial"/>
          <w:i/>
          <w:sz w:val="20"/>
          <w:szCs w:val="20"/>
          <w:lang w:val="en-GB"/>
        </w:rPr>
        <w:t xml:space="preserve">his is </w:t>
      </w:r>
      <w:r w:rsidR="00A83C52" w:rsidRPr="007F1250">
        <w:rPr>
          <w:rFonts w:cs="Arial"/>
          <w:i/>
          <w:sz w:val="20"/>
          <w:szCs w:val="20"/>
          <w:lang w:val="en-GB"/>
        </w:rPr>
        <w:t>a duel of bishop and knight but,</w:t>
      </w:r>
      <w:r w:rsidR="00D47A7E" w:rsidRPr="007F1250">
        <w:rPr>
          <w:rFonts w:cs="Arial"/>
          <w:i/>
          <w:sz w:val="20"/>
          <w:szCs w:val="20"/>
          <w:lang w:val="en-GB"/>
        </w:rPr>
        <w:t xml:space="preserve"> how</w:t>
      </w:r>
      <w:r w:rsidR="00A83C52" w:rsidRPr="007F1250">
        <w:rPr>
          <w:rFonts w:cs="Arial"/>
          <w:i/>
          <w:sz w:val="20"/>
          <w:szCs w:val="20"/>
          <w:lang w:val="en-GB"/>
        </w:rPr>
        <w:t>ever, with a</w:t>
      </w:r>
      <w:r w:rsidR="00D47A7E" w:rsidRPr="007F1250">
        <w:rPr>
          <w:rFonts w:cs="Arial"/>
          <w:i/>
          <w:sz w:val="20"/>
          <w:szCs w:val="20"/>
          <w:lang w:val="en-GB"/>
        </w:rPr>
        <w:t xml:space="preserve"> </w:t>
      </w:r>
      <w:r w:rsidR="00A83C52" w:rsidRPr="007F1250">
        <w:rPr>
          <w:rFonts w:cs="Arial"/>
          <w:i/>
          <w:sz w:val="20"/>
          <w:szCs w:val="20"/>
          <w:lang w:val="en-GB"/>
        </w:rPr>
        <w:t xml:space="preserve">predictable </w:t>
      </w:r>
      <w:r w:rsidR="00D47A7E" w:rsidRPr="007F1250">
        <w:rPr>
          <w:rFonts w:cs="Arial"/>
          <w:i/>
          <w:sz w:val="20"/>
          <w:szCs w:val="20"/>
          <w:lang w:val="en-GB"/>
        </w:rPr>
        <w:t xml:space="preserve">out-come. </w:t>
      </w:r>
      <w:r w:rsidR="00D47A7E" w:rsidRPr="007F1250">
        <w:rPr>
          <w:rFonts w:cs="Arial"/>
          <w:i/>
          <w:sz w:val="20"/>
          <w:szCs w:val="20"/>
          <w:lang w:val="nl-BE"/>
        </w:rPr>
        <w:t>The impression is slightly spoiled by the dual 5.Be5 (Bd6)”</w:t>
      </w:r>
      <w:r w:rsidR="00D47A7E" w:rsidRPr="001D47E6">
        <w:rPr>
          <w:rFonts w:cs="Arial"/>
          <w:sz w:val="20"/>
          <w:szCs w:val="20"/>
          <w:lang w:val="nl-BE"/>
        </w:rPr>
        <w:t xml:space="preserve"> schreef</w:t>
      </w:r>
      <w:r w:rsidR="001D47E6" w:rsidRPr="001D47E6">
        <w:rPr>
          <w:rFonts w:cs="Arial"/>
          <w:sz w:val="20"/>
          <w:szCs w:val="20"/>
          <w:lang w:val="nl-BE"/>
        </w:rPr>
        <w:t xml:space="preserve"> Oleg</w:t>
      </w:r>
      <w:r w:rsidR="00D47A7E" w:rsidRPr="001D47E6">
        <w:rPr>
          <w:rFonts w:cs="Arial"/>
          <w:sz w:val="20"/>
          <w:szCs w:val="20"/>
          <w:lang w:val="nl-BE"/>
        </w:rPr>
        <w:t xml:space="preserve"> </w:t>
      </w:r>
      <w:r w:rsidR="001D47E6" w:rsidRPr="001D47E6">
        <w:rPr>
          <w:rFonts w:cs="Arial"/>
          <w:sz w:val="20"/>
          <w:szCs w:val="20"/>
          <w:lang w:val="nl-BE"/>
        </w:rPr>
        <w:t>Pervakov (Rusland)</w:t>
      </w:r>
      <w:r w:rsidR="00E52032">
        <w:rPr>
          <w:rFonts w:cs="Arial"/>
          <w:sz w:val="20"/>
          <w:szCs w:val="20"/>
          <w:lang w:val="nl-BE"/>
        </w:rPr>
        <w:t xml:space="preserve"> </w:t>
      </w:r>
      <w:r w:rsidR="001D47E6" w:rsidRPr="001D47E6">
        <w:rPr>
          <w:rFonts w:cs="Arial"/>
          <w:sz w:val="20"/>
          <w:szCs w:val="20"/>
          <w:lang w:val="nl-BE"/>
        </w:rPr>
        <w:t>.</w:t>
      </w:r>
      <w:r w:rsidR="00D47A7E" w:rsidRPr="00D47A7E">
        <w:rPr>
          <w:rFonts w:cs="Arial"/>
          <w:sz w:val="20"/>
          <w:szCs w:val="20"/>
          <w:lang w:val="nl-BE"/>
        </w:rPr>
        <w:t>Het</w:t>
      </w:r>
      <w:r w:rsidR="006F3923" w:rsidRPr="00D47A7E">
        <w:rPr>
          <w:rFonts w:cs="Arial"/>
          <w:sz w:val="20"/>
          <w:szCs w:val="20"/>
          <w:lang w:val="nl-BE"/>
        </w:rPr>
        <w:t xml:space="preserve"> </w:t>
      </w:r>
      <w:r w:rsidR="006F3923">
        <w:rPr>
          <w:rFonts w:cs="Arial"/>
          <w:sz w:val="20"/>
          <w:szCs w:val="20"/>
          <w:lang w:val="nl-BE"/>
        </w:rPr>
        <w:t xml:space="preserve">is een </w:t>
      </w:r>
      <w:r w:rsidR="006611D3">
        <w:rPr>
          <w:rFonts w:cs="Arial"/>
          <w:sz w:val="20"/>
          <w:szCs w:val="20"/>
          <w:lang w:val="nl-BE"/>
        </w:rPr>
        <w:t>bewerking</w:t>
      </w:r>
      <w:r w:rsidR="009E10A9">
        <w:rPr>
          <w:rFonts w:cs="Arial"/>
          <w:sz w:val="20"/>
          <w:szCs w:val="20"/>
          <w:lang w:val="nl-BE"/>
        </w:rPr>
        <w:t xml:space="preserve"> é</w:t>
      </w:r>
      <w:r w:rsidR="00295DDB">
        <w:rPr>
          <w:rFonts w:cs="Arial"/>
          <w:sz w:val="20"/>
          <w:szCs w:val="20"/>
          <w:lang w:val="nl-BE"/>
        </w:rPr>
        <w:t>n uitbreiding</w:t>
      </w:r>
      <w:r w:rsidR="006F3923">
        <w:rPr>
          <w:rFonts w:cs="Arial"/>
          <w:sz w:val="20"/>
          <w:szCs w:val="20"/>
          <w:lang w:val="nl-BE"/>
        </w:rPr>
        <w:t xml:space="preserve"> van een gees</w:t>
      </w:r>
      <w:r w:rsidR="00E52032">
        <w:rPr>
          <w:rFonts w:cs="Arial"/>
          <w:sz w:val="20"/>
          <w:szCs w:val="20"/>
          <w:lang w:val="nl-BE"/>
        </w:rPr>
        <w:t>-</w:t>
      </w:r>
      <w:r w:rsidR="006F3923">
        <w:rPr>
          <w:rFonts w:cs="Arial"/>
          <w:sz w:val="20"/>
          <w:szCs w:val="20"/>
          <w:lang w:val="nl-BE"/>
        </w:rPr>
        <w:t xml:space="preserve">tig uitgedacht werkje van Bruno Fargette, dat de </w:t>
      </w:r>
      <w:r w:rsidR="00295DDB">
        <w:rPr>
          <w:rFonts w:cs="Arial"/>
          <w:sz w:val="20"/>
          <w:szCs w:val="20"/>
          <w:lang w:val="nl-BE"/>
        </w:rPr>
        <w:t>2de</w:t>
      </w:r>
      <w:r w:rsidR="006F3923">
        <w:rPr>
          <w:rFonts w:cs="Arial"/>
          <w:sz w:val="20"/>
          <w:szCs w:val="20"/>
          <w:lang w:val="nl-BE"/>
        </w:rPr>
        <w:t xml:space="preserve"> Prijs verwierf in </w:t>
      </w:r>
      <w:r w:rsidR="006F3923">
        <w:rPr>
          <w:rFonts w:cs="Arial"/>
          <w:i/>
          <w:sz w:val="20"/>
          <w:szCs w:val="20"/>
          <w:lang w:val="nl-BE"/>
        </w:rPr>
        <w:t xml:space="preserve">Thèmes 64 </w:t>
      </w:r>
      <w:r w:rsidR="006F3923">
        <w:rPr>
          <w:rFonts w:cs="Arial"/>
          <w:sz w:val="20"/>
          <w:szCs w:val="20"/>
          <w:lang w:val="nl-BE"/>
        </w:rPr>
        <w:t>(1969) en prijkt in het FIDE-album van 1968-70 onder nr 437, als</w:t>
      </w:r>
      <w:r w:rsidR="006F3923" w:rsidRPr="00C11FB7">
        <w:rPr>
          <w:rFonts w:cs="Arial"/>
          <w:b/>
          <w:sz w:val="20"/>
          <w:szCs w:val="20"/>
          <w:lang w:val="nl-BE"/>
        </w:rPr>
        <w:t xml:space="preserve"> een</w:t>
      </w:r>
      <w:r w:rsidR="006F3923">
        <w:rPr>
          <w:rFonts w:cs="Arial"/>
          <w:b/>
          <w:sz w:val="20"/>
          <w:szCs w:val="20"/>
          <w:lang w:val="nl-BE"/>
        </w:rPr>
        <w:t xml:space="preserve"> probleem</w:t>
      </w:r>
      <w:r w:rsidR="007319FB">
        <w:rPr>
          <w:rFonts w:cs="Arial"/>
          <w:sz w:val="20"/>
          <w:szCs w:val="20"/>
          <w:lang w:val="nl-BE"/>
        </w:rPr>
        <w:t>. Namelijk:</w:t>
      </w:r>
    </w:p>
    <w:p w14:paraId="1520FD37" w14:textId="77777777" w:rsidR="006F3923" w:rsidRDefault="006F3923" w:rsidP="006F3923">
      <w:pPr>
        <w:jc w:val="both"/>
        <w:rPr>
          <w:rFonts w:cs="Arial"/>
          <w:sz w:val="20"/>
          <w:szCs w:val="20"/>
          <w:lang w:val="nl-BE"/>
        </w:rPr>
      </w:pPr>
      <w:r>
        <w:rPr>
          <w:rFonts w:cs="Arial"/>
          <w:sz w:val="20"/>
          <w:szCs w:val="20"/>
          <w:lang w:val="nl-BE"/>
        </w:rPr>
        <w:t xml:space="preserve"> </w:t>
      </w:r>
    </w:p>
    <w:p w14:paraId="2D9EDAD5" w14:textId="77777777" w:rsidR="006F3923" w:rsidRPr="00C8223C" w:rsidRDefault="005333DB" w:rsidP="006F3923">
      <w:pPr>
        <w:jc w:val="both"/>
        <w:rPr>
          <w:rFonts w:cs="Arial"/>
          <w:sz w:val="20"/>
          <w:szCs w:val="20"/>
          <w:lang w:val="nl-BE"/>
        </w:rPr>
      </w:pPr>
      <w:r>
        <w:rPr>
          <w:rFonts w:cs="Arial"/>
          <w:b/>
          <w:sz w:val="20"/>
          <w:szCs w:val="20"/>
          <w:lang w:val="nl-BE"/>
        </w:rPr>
        <w:t xml:space="preserve">   </w:t>
      </w:r>
      <w:r w:rsidR="006F3923" w:rsidRPr="00C8223C">
        <w:rPr>
          <w:rFonts w:cs="Arial"/>
          <w:sz w:val="20"/>
          <w:szCs w:val="20"/>
          <w:lang w:val="nl-BE"/>
        </w:rPr>
        <w:t xml:space="preserve">Kc6 Lf2 b3 / Ka5 Pd5 a6 b4   Mat in 14 zetten. </w:t>
      </w:r>
    </w:p>
    <w:p w14:paraId="423DEB88" w14:textId="77777777" w:rsidR="006F3923" w:rsidRDefault="006F3923" w:rsidP="006F3923">
      <w:pPr>
        <w:jc w:val="both"/>
        <w:rPr>
          <w:rFonts w:cs="Arial"/>
          <w:b/>
          <w:sz w:val="20"/>
          <w:szCs w:val="20"/>
          <w:lang w:val="nl-BE"/>
        </w:rPr>
      </w:pPr>
    </w:p>
    <w:p w14:paraId="5C818530" w14:textId="77777777" w:rsidR="006F3923" w:rsidRPr="00295DDB" w:rsidRDefault="00453C9F" w:rsidP="00D47A7E">
      <w:pPr>
        <w:jc w:val="both"/>
        <w:rPr>
          <w:rFonts w:cs="Arial"/>
          <w:sz w:val="20"/>
          <w:szCs w:val="20"/>
          <w:lang w:val="nl-BE"/>
        </w:rPr>
      </w:pPr>
      <w:r>
        <w:rPr>
          <w:rFonts w:cs="Arial"/>
          <w:sz w:val="20"/>
          <w:szCs w:val="20"/>
          <w:lang w:val="nl-BE"/>
        </w:rPr>
        <w:t xml:space="preserve">   </w:t>
      </w:r>
      <w:r w:rsidR="006F3923">
        <w:rPr>
          <w:rFonts w:cs="Arial"/>
          <w:sz w:val="20"/>
          <w:szCs w:val="20"/>
          <w:lang w:val="nl-BE"/>
        </w:rPr>
        <w:t>Met de oplossing: 1.Ld4 Pe7</w:t>
      </w:r>
      <w:r w:rsidR="005C241A">
        <w:rPr>
          <w:rFonts w:cs="Arial"/>
          <w:sz w:val="20"/>
          <w:szCs w:val="20"/>
          <w:lang w:val="nl-BE"/>
        </w:rPr>
        <w:t>+</w:t>
      </w:r>
      <w:r w:rsidR="006F3923">
        <w:rPr>
          <w:rFonts w:cs="Arial"/>
          <w:sz w:val="20"/>
          <w:szCs w:val="20"/>
          <w:lang w:val="nl-BE"/>
        </w:rPr>
        <w:t xml:space="preserve"> 2.Kc5 Pd5 3.L</w:t>
      </w:r>
      <w:r w:rsidR="00295DDB">
        <w:rPr>
          <w:rFonts w:cs="Arial"/>
          <w:sz w:val="20"/>
          <w:szCs w:val="20"/>
          <w:lang w:val="nl-BE"/>
        </w:rPr>
        <w:t>e5 Pb6 4.Kc6 Pd5 5.Lb8 Pb6</w:t>
      </w:r>
      <w:r w:rsidR="006F3923">
        <w:rPr>
          <w:rFonts w:cs="Arial"/>
          <w:i/>
          <w:sz w:val="20"/>
          <w:szCs w:val="20"/>
          <w:lang w:val="nl-BE"/>
        </w:rPr>
        <w:t xml:space="preserve"> </w:t>
      </w:r>
      <w:r w:rsidR="00295DDB">
        <w:rPr>
          <w:rFonts w:cs="Arial"/>
          <w:sz w:val="20"/>
          <w:szCs w:val="20"/>
          <w:lang w:val="nl-BE"/>
        </w:rPr>
        <w:t>6.Lg3 Pd5 7.Lf2 Pe7+ 8.Kc5 Pd5 9.Le1 Pc3 10.Lh4 Pa4+ 11.Kc6 Pb6 12.Le7 Pa8</w:t>
      </w:r>
      <w:r w:rsidR="009E10A9">
        <w:rPr>
          <w:rFonts w:cs="Arial"/>
          <w:sz w:val="20"/>
          <w:szCs w:val="20"/>
          <w:lang w:val="nl-BE"/>
        </w:rPr>
        <w:t xml:space="preserve"> 13.Ld8+ Pb6 14.Lxb6+ en mat.</w:t>
      </w:r>
    </w:p>
    <w:p w14:paraId="6FDF78E6" w14:textId="77777777" w:rsidR="006F3923" w:rsidRDefault="006F3923" w:rsidP="006F3923">
      <w:pPr>
        <w:jc w:val="both"/>
        <w:rPr>
          <w:rFonts w:cs="Arial"/>
          <w:sz w:val="20"/>
          <w:szCs w:val="20"/>
          <w:lang w:val="nl-BE"/>
        </w:rPr>
      </w:pPr>
      <w:r>
        <w:rPr>
          <w:rFonts w:cs="Arial"/>
          <w:sz w:val="20"/>
          <w:szCs w:val="20"/>
          <w:lang w:val="nl-BE"/>
        </w:rPr>
        <w:t xml:space="preserve"> </w:t>
      </w:r>
    </w:p>
    <w:p w14:paraId="6B2DF00F" w14:textId="77777777" w:rsidR="00AB129E" w:rsidRDefault="00453C9F" w:rsidP="00D47A7E">
      <w:pPr>
        <w:jc w:val="both"/>
        <w:rPr>
          <w:rFonts w:cs="Arial"/>
          <w:sz w:val="20"/>
          <w:szCs w:val="20"/>
          <w:lang w:val="nl-BE"/>
        </w:rPr>
      </w:pPr>
      <w:r>
        <w:rPr>
          <w:rFonts w:cs="Arial"/>
          <w:sz w:val="20"/>
          <w:szCs w:val="20"/>
          <w:lang w:val="nl-BE"/>
        </w:rPr>
        <w:t xml:space="preserve">   </w:t>
      </w:r>
      <w:r w:rsidR="006F3923">
        <w:rPr>
          <w:rFonts w:cs="Arial"/>
          <w:sz w:val="20"/>
          <w:szCs w:val="20"/>
          <w:lang w:val="nl-BE"/>
        </w:rPr>
        <w:t>Ma</w:t>
      </w:r>
      <w:r w:rsidR="00F2162C">
        <w:rPr>
          <w:rFonts w:cs="Arial"/>
          <w:sz w:val="20"/>
          <w:szCs w:val="20"/>
          <w:lang w:val="nl-BE"/>
        </w:rPr>
        <w:t>ar mijns inziens is deze meerzet</w:t>
      </w:r>
      <w:r w:rsidR="006F3923">
        <w:rPr>
          <w:rFonts w:cs="Arial"/>
          <w:sz w:val="20"/>
          <w:szCs w:val="20"/>
          <w:lang w:val="nl-BE"/>
        </w:rPr>
        <w:t xml:space="preserve"> eveneens </w:t>
      </w:r>
      <w:r w:rsidR="006F3923" w:rsidRPr="00DC554E">
        <w:rPr>
          <w:rFonts w:cs="Arial"/>
          <w:b/>
          <w:sz w:val="20"/>
          <w:szCs w:val="20"/>
          <w:lang w:val="nl-BE"/>
        </w:rPr>
        <w:t>een</w:t>
      </w:r>
      <w:r w:rsidR="006F3923" w:rsidRPr="00EA11F7">
        <w:rPr>
          <w:rFonts w:cs="Arial"/>
          <w:sz w:val="20"/>
          <w:szCs w:val="20"/>
          <w:lang w:val="nl-BE"/>
        </w:rPr>
        <w:t xml:space="preserve"> </w:t>
      </w:r>
      <w:r w:rsidR="006F3923" w:rsidRPr="008C4E51">
        <w:rPr>
          <w:rFonts w:cs="Arial"/>
          <w:b/>
          <w:sz w:val="20"/>
          <w:szCs w:val="20"/>
          <w:lang w:val="nl-BE"/>
        </w:rPr>
        <w:t>studie</w:t>
      </w:r>
      <w:r w:rsidR="008C4E51">
        <w:rPr>
          <w:rFonts w:cs="Arial"/>
          <w:sz w:val="20"/>
          <w:szCs w:val="20"/>
          <w:lang w:val="nl-BE"/>
        </w:rPr>
        <w:t xml:space="preserve">. </w:t>
      </w:r>
    </w:p>
    <w:p w14:paraId="5C5F6DDA" w14:textId="77777777" w:rsidR="006F3923" w:rsidRPr="00E52032" w:rsidRDefault="00AB129E" w:rsidP="00D47A7E">
      <w:pPr>
        <w:jc w:val="both"/>
        <w:rPr>
          <w:rFonts w:cs="Arial"/>
          <w:sz w:val="20"/>
          <w:szCs w:val="20"/>
          <w:lang w:val="nl-BE"/>
        </w:rPr>
      </w:pPr>
      <w:r>
        <w:rPr>
          <w:rFonts w:cs="Arial"/>
          <w:sz w:val="20"/>
          <w:szCs w:val="20"/>
          <w:lang w:val="nl-BE"/>
        </w:rPr>
        <w:t xml:space="preserve">   </w:t>
      </w:r>
      <w:r w:rsidR="00280A0A">
        <w:rPr>
          <w:rFonts w:cs="Arial"/>
          <w:sz w:val="20"/>
          <w:szCs w:val="20"/>
          <w:lang w:val="nl-BE"/>
        </w:rPr>
        <w:t>D</w:t>
      </w:r>
      <w:r w:rsidR="008C4E51">
        <w:rPr>
          <w:rFonts w:cs="Arial"/>
          <w:sz w:val="20"/>
          <w:szCs w:val="20"/>
          <w:lang w:val="nl-BE"/>
        </w:rPr>
        <w:t>e oplossing van mijn versie</w:t>
      </w:r>
      <w:r w:rsidR="00023010">
        <w:rPr>
          <w:rFonts w:cs="Arial"/>
          <w:sz w:val="20"/>
          <w:szCs w:val="20"/>
          <w:lang w:val="nl-BE"/>
        </w:rPr>
        <w:t xml:space="preserve"> </w:t>
      </w:r>
      <w:r w:rsidR="00280A0A">
        <w:rPr>
          <w:rFonts w:cs="Arial"/>
          <w:sz w:val="20"/>
          <w:szCs w:val="20"/>
          <w:lang w:val="nl-BE"/>
        </w:rPr>
        <w:t xml:space="preserve">is </w:t>
      </w:r>
      <w:r w:rsidR="008C4E51" w:rsidRPr="008C4E51">
        <w:rPr>
          <w:rFonts w:cs="Arial"/>
          <w:b/>
          <w:sz w:val="20"/>
          <w:szCs w:val="20"/>
          <w:lang w:val="nl-BE"/>
        </w:rPr>
        <w:t xml:space="preserve">twee zetten </w:t>
      </w:r>
      <w:r w:rsidR="008C4E51" w:rsidRPr="00474BD0">
        <w:rPr>
          <w:rFonts w:cs="Arial"/>
          <w:b/>
          <w:sz w:val="20"/>
          <w:szCs w:val="20"/>
          <w:lang w:val="nl-BE"/>
        </w:rPr>
        <w:t>langer</w:t>
      </w:r>
      <w:r w:rsidR="00023010" w:rsidRPr="00474BD0">
        <w:rPr>
          <w:rFonts w:cs="Arial"/>
          <w:b/>
          <w:sz w:val="20"/>
          <w:szCs w:val="20"/>
          <w:lang w:val="nl-BE"/>
        </w:rPr>
        <w:t>,</w:t>
      </w:r>
      <w:r w:rsidR="006611D3" w:rsidRPr="00474BD0">
        <w:rPr>
          <w:rFonts w:cs="Arial"/>
          <w:b/>
          <w:sz w:val="20"/>
          <w:szCs w:val="20"/>
          <w:lang w:val="nl-BE"/>
        </w:rPr>
        <w:t xml:space="preserve"> waarin de zwarte hengst</w:t>
      </w:r>
      <w:r w:rsidR="00446623" w:rsidRPr="00474BD0">
        <w:rPr>
          <w:rFonts w:cs="Arial"/>
          <w:b/>
          <w:sz w:val="20"/>
          <w:szCs w:val="20"/>
          <w:lang w:val="nl-BE"/>
        </w:rPr>
        <w:t xml:space="preserve"> </w:t>
      </w:r>
      <w:r w:rsidR="007319FB" w:rsidRPr="00474BD0">
        <w:rPr>
          <w:rFonts w:cs="Arial"/>
          <w:b/>
          <w:sz w:val="20"/>
          <w:szCs w:val="20"/>
          <w:lang w:val="nl-BE"/>
        </w:rPr>
        <w:t>veertien (14</w:t>
      </w:r>
      <w:r w:rsidR="006F3923" w:rsidRPr="00474BD0">
        <w:rPr>
          <w:rFonts w:cs="Arial"/>
          <w:b/>
          <w:sz w:val="20"/>
          <w:szCs w:val="20"/>
          <w:lang w:val="nl-BE"/>
        </w:rPr>
        <w:t>!) ke</w:t>
      </w:r>
      <w:r w:rsidR="006611D3" w:rsidRPr="00474BD0">
        <w:rPr>
          <w:rFonts w:cs="Arial"/>
          <w:b/>
          <w:sz w:val="20"/>
          <w:szCs w:val="20"/>
          <w:lang w:val="nl-BE"/>
        </w:rPr>
        <w:t>er na elkaar</w:t>
      </w:r>
      <w:r w:rsidR="008C4E51" w:rsidRPr="00474BD0">
        <w:rPr>
          <w:rFonts w:cs="Arial"/>
          <w:b/>
          <w:sz w:val="20"/>
          <w:szCs w:val="20"/>
          <w:lang w:val="nl-BE"/>
        </w:rPr>
        <w:t xml:space="preserve"> als</w:t>
      </w:r>
      <w:r w:rsidR="006611D3" w:rsidRPr="00474BD0">
        <w:rPr>
          <w:rFonts w:cs="Arial"/>
          <w:b/>
          <w:sz w:val="20"/>
          <w:szCs w:val="20"/>
          <w:lang w:val="nl-BE"/>
        </w:rPr>
        <w:t xml:space="preserve"> spelbreker fun</w:t>
      </w:r>
      <w:r w:rsidR="006F3923" w:rsidRPr="00474BD0">
        <w:rPr>
          <w:rFonts w:cs="Arial"/>
          <w:b/>
          <w:sz w:val="20"/>
          <w:szCs w:val="20"/>
          <w:lang w:val="nl-BE"/>
        </w:rPr>
        <w:t>geert:</w:t>
      </w:r>
      <w:r w:rsidR="00474BD0">
        <w:rPr>
          <w:rFonts w:cs="Arial"/>
          <w:sz w:val="20"/>
          <w:szCs w:val="20"/>
          <w:lang w:val="nl-BE"/>
        </w:rPr>
        <w:t xml:space="preserve"> </w:t>
      </w:r>
      <w:r w:rsidR="00474BD0" w:rsidRPr="001D1504">
        <w:rPr>
          <w:rFonts w:cs="Arial"/>
          <w:sz w:val="20"/>
          <w:szCs w:val="20"/>
          <w:lang w:val="nl-BE"/>
        </w:rPr>
        <w:t xml:space="preserve">Een </w:t>
      </w:r>
      <w:r w:rsidR="001D1504">
        <w:rPr>
          <w:rFonts w:cs="Arial"/>
          <w:sz w:val="20"/>
          <w:szCs w:val="20"/>
          <w:lang w:val="nl-BE"/>
        </w:rPr>
        <w:t>vervelende v</w:t>
      </w:r>
      <w:r w:rsidR="00474BD0" w:rsidRPr="001D1504">
        <w:rPr>
          <w:rFonts w:cs="Arial"/>
          <w:sz w:val="20"/>
          <w:szCs w:val="20"/>
          <w:lang w:val="nl-BE"/>
        </w:rPr>
        <w:t>ier</w:t>
      </w:r>
      <w:r w:rsidR="00BE32BE" w:rsidRPr="001D1504">
        <w:rPr>
          <w:rFonts w:cs="Arial"/>
          <w:sz w:val="20"/>
          <w:szCs w:val="20"/>
          <w:lang w:val="nl-BE"/>
        </w:rPr>
        <w:t>voe</w:t>
      </w:r>
      <w:r w:rsidR="001D1504" w:rsidRPr="001D1504">
        <w:rPr>
          <w:rFonts w:cs="Arial"/>
          <w:sz w:val="20"/>
          <w:szCs w:val="20"/>
          <w:lang w:val="nl-BE"/>
        </w:rPr>
        <w:t>ter</w:t>
      </w:r>
      <w:r w:rsidR="006F3923" w:rsidRPr="001D1504">
        <w:rPr>
          <w:rFonts w:cs="Arial"/>
          <w:sz w:val="20"/>
          <w:szCs w:val="20"/>
          <w:lang w:val="nl-BE"/>
        </w:rPr>
        <w:t>,</w:t>
      </w:r>
      <w:r w:rsidR="006F3923">
        <w:rPr>
          <w:rFonts w:cs="Arial"/>
          <w:sz w:val="20"/>
          <w:szCs w:val="20"/>
          <w:lang w:val="nl-BE"/>
        </w:rPr>
        <w:t xml:space="preserve"> die telkens weer de zege van wit vertraagt tot de </w:t>
      </w:r>
      <w:r w:rsidR="00F105D3" w:rsidRPr="00F105D3">
        <w:rPr>
          <w:rFonts w:cs="Arial"/>
          <w:sz w:val="20"/>
          <w:szCs w:val="20"/>
          <w:lang w:val="nl-BE"/>
        </w:rPr>
        <w:t>zestiende</w:t>
      </w:r>
      <w:r w:rsidR="006F3923" w:rsidRPr="00F105D3">
        <w:rPr>
          <w:rFonts w:cs="Arial"/>
          <w:sz w:val="20"/>
          <w:szCs w:val="20"/>
          <w:lang w:val="nl-BE"/>
        </w:rPr>
        <w:t xml:space="preserve"> </w:t>
      </w:r>
      <w:r w:rsidR="006F3923">
        <w:rPr>
          <w:rFonts w:cs="Arial"/>
          <w:sz w:val="20"/>
          <w:szCs w:val="20"/>
          <w:lang w:val="nl-BE"/>
        </w:rPr>
        <w:t>zet.</w:t>
      </w:r>
      <w:r w:rsidR="001D47E6">
        <w:rPr>
          <w:rFonts w:cs="Arial"/>
          <w:sz w:val="20"/>
          <w:szCs w:val="20"/>
          <w:lang w:val="nl-BE"/>
        </w:rPr>
        <w:t xml:space="preserve"> </w:t>
      </w:r>
      <w:r w:rsidR="006F3923">
        <w:rPr>
          <w:rFonts w:cs="Arial"/>
          <w:sz w:val="20"/>
          <w:szCs w:val="20"/>
          <w:lang w:val="nl-BE"/>
        </w:rPr>
        <w:t>Het nu on</w:t>
      </w:r>
      <w:r w:rsidR="007110DF">
        <w:rPr>
          <w:rFonts w:cs="Arial"/>
          <w:sz w:val="20"/>
          <w:szCs w:val="20"/>
          <w:lang w:val="nl-BE"/>
        </w:rPr>
        <w:t>t</w:t>
      </w:r>
      <w:r w:rsidR="006F3923">
        <w:rPr>
          <w:rFonts w:cs="Arial"/>
          <w:sz w:val="20"/>
          <w:szCs w:val="20"/>
          <w:lang w:val="nl-BE"/>
        </w:rPr>
        <w:t xml:space="preserve">stane inhoudrijke </w:t>
      </w:r>
      <w:r w:rsidR="006F3923" w:rsidRPr="00410220">
        <w:rPr>
          <w:rFonts w:cs="Arial"/>
          <w:sz w:val="20"/>
          <w:szCs w:val="20"/>
          <w:lang w:val="nl-BE"/>
        </w:rPr>
        <w:t>miniatuurtje</w:t>
      </w:r>
      <w:r w:rsidR="006F3923">
        <w:rPr>
          <w:rFonts w:cs="Arial"/>
          <w:sz w:val="20"/>
          <w:szCs w:val="20"/>
          <w:lang w:val="nl-BE"/>
        </w:rPr>
        <w:t xml:space="preserve"> </w:t>
      </w:r>
      <w:r w:rsidR="006F3923" w:rsidRPr="00BF0C57">
        <w:rPr>
          <w:rFonts w:cs="Arial"/>
          <w:b/>
          <w:sz w:val="20"/>
          <w:szCs w:val="20"/>
          <w:lang w:val="nl-BE"/>
        </w:rPr>
        <w:t>waarin ook</w:t>
      </w:r>
      <w:r w:rsidR="006F3923">
        <w:rPr>
          <w:rFonts w:cs="Arial"/>
          <w:sz w:val="20"/>
          <w:szCs w:val="20"/>
          <w:lang w:val="nl-BE"/>
        </w:rPr>
        <w:t xml:space="preserve"> </w:t>
      </w:r>
      <w:r w:rsidR="006F3923">
        <w:rPr>
          <w:rFonts w:cs="Arial"/>
          <w:b/>
          <w:sz w:val="20"/>
          <w:szCs w:val="20"/>
          <w:lang w:val="nl-BE"/>
        </w:rPr>
        <w:t>de</w:t>
      </w:r>
      <w:r w:rsidR="006F3923">
        <w:rPr>
          <w:rFonts w:cs="Arial"/>
          <w:sz w:val="20"/>
          <w:szCs w:val="20"/>
          <w:lang w:val="nl-BE"/>
        </w:rPr>
        <w:t xml:space="preserve"> </w:t>
      </w:r>
      <w:r w:rsidR="006F3923">
        <w:rPr>
          <w:rFonts w:cs="Arial"/>
          <w:b/>
          <w:sz w:val="20"/>
          <w:szCs w:val="20"/>
          <w:lang w:val="nl-BE"/>
        </w:rPr>
        <w:t>witte pion en de zwarte koning</w:t>
      </w:r>
      <w:r w:rsidR="006F3923">
        <w:rPr>
          <w:rFonts w:cs="Arial"/>
          <w:sz w:val="20"/>
          <w:szCs w:val="20"/>
          <w:lang w:val="nl-BE"/>
        </w:rPr>
        <w:t xml:space="preserve"> </w:t>
      </w:r>
      <w:r w:rsidR="006F3923">
        <w:rPr>
          <w:rFonts w:cs="Arial"/>
          <w:b/>
          <w:sz w:val="20"/>
          <w:szCs w:val="20"/>
          <w:lang w:val="nl-BE"/>
        </w:rPr>
        <w:t>meespelen</w:t>
      </w:r>
      <w:r w:rsidR="006F3923">
        <w:rPr>
          <w:rFonts w:cs="Arial"/>
          <w:sz w:val="20"/>
          <w:szCs w:val="20"/>
          <w:lang w:val="nl-BE"/>
        </w:rPr>
        <w:t>, rechtvaardigt haar bestaansrecht als een</w:t>
      </w:r>
      <w:r w:rsidR="006F3923">
        <w:rPr>
          <w:rFonts w:cs="Arial"/>
          <w:i/>
          <w:sz w:val="20"/>
          <w:szCs w:val="20"/>
          <w:lang w:val="nl-BE"/>
        </w:rPr>
        <w:t xml:space="preserve"> ‘origineel’</w:t>
      </w:r>
      <w:r>
        <w:rPr>
          <w:rFonts w:cs="Arial"/>
          <w:sz w:val="20"/>
          <w:szCs w:val="20"/>
          <w:lang w:val="nl-BE"/>
        </w:rPr>
        <w:t xml:space="preserve">, </w:t>
      </w:r>
      <w:r w:rsidR="00146D76">
        <w:rPr>
          <w:rFonts w:cs="Arial"/>
          <w:sz w:val="20"/>
          <w:szCs w:val="20"/>
          <w:lang w:val="nl-BE"/>
        </w:rPr>
        <w:t xml:space="preserve">dankzij de inventiviteit van </w:t>
      </w:r>
      <w:r w:rsidR="006F3923">
        <w:rPr>
          <w:rFonts w:cs="Arial"/>
          <w:sz w:val="20"/>
          <w:szCs w:val="20"/>
          <w:lang w:val="nl-BE"/>
        </w:rPr>
        <w:t xml:space="preserve">beide componisten. </w:t>
      </w:r>
    </w:p>
    <w:p w14:paraId="54062E85" w14:textId="77777777" w:rsidR="006F3923" w:rsidRDefault="006F3923" w:rsidP="006F3923">
      <w:pPr>
        <w:jc w:val="both"/>
        <w:rPr>
          <w:rFonts w:cs="Arial"/>
          <w:sz w:val="20"/>
          <w:szCs w:val="20"/>
          <w:lang w:val="nl-BE"/>
        </w:rPr>
      </w:pPr>
      <w:r>
        <w:rPr>
          <w:rFonts w:cs="Arial"/>
          <w:sz w:val="20"/>
          <w:szCs w:val="20"/>
          <w:lang w:val="nl-BE"/>
        </w:rPr>
        <w:t xml:space="preserve">  </w:t>
      </w:r>
    </w:p>
    <w:p w14:paraId="0C33747E" w14:textId="77777777" w:rsidR="006F3923" w:rsidRPr="004B7424" w:rsidRDefault="00453C9F" w:rsidP="00D47A7E">
      <w:pPr>
        <w:jc w:val="both"/>
        <w:rPr>
          <w:rFonts w:cs="Arial"/>
          <w:i/>
          <w:sz w:val="20"/>
          <w:szCs w:val="20"/>
          <w:lang w:val="en-GB"/>
        </w:rPr>
      </w:pPr>
      <w:r w:rsidRPr="00B354CB">
        <w:rPr>
          <w:rFonts w:cs="Arial"/>
          <w:sz w:val="20"/>
          <w:szCs w:val="20"/>
          <w:lang w:val="nl-BE"/>
        </w:rPr>
        <w:t xml:space="preserve">   </w:t>
      </w:r>
      <w:r w:rsidR="00844584" w:rsidRPr="003E3BFA">
        <w:rPr>
          <w:rFonts w:cs="Arial"/>
          <w:sz w:val="20"/>
          <w:szCs w:val="20"/>
          <w:lang w:val="en-GB"/>
        </w:rPr>
        <w:t>Vriend Ed van de Gevel schreef</w:t>
      </w:r>
      <w:r w:rsidR="00D40622">
        <w:rPr>
          <w:rFonts w:cs="Arial"/>
          <w:sz w:val="20"/>
          <w:szCs w:val="20"/>
          <w:lang w:val="en-GB"/>
        </w:rPr>
        <w:t xml:space="preserve"> geestig</w:t>
      </w:r>
      <w:r w:rsidR="00844584" w:rsidRPr="003E3BFA">
        <w:rPr>
          <w:rFonts w:cs="Arial"/>
          <w:sz w:val="20"/>
          <w:szCs w:val="20"/>
          <w:lang w:val="en-GB"/>
        </w:rPr>
        <w:t xml:space="preserve">: </w:t>
      </w:r>
      <w:r w:rsidR="00844584" w:rsidRPr="004B7424">
        <w:rPr>
          <w:rFonts w:cs="Arial"/>
          <w:i/>
          <w:sz w:val="20"/>
          <w:szCs w:val="20"/>
          <w:lang w:val="en-GB"/>
        </w:rPr>
        <w:t>“Ignace not only managed to add two moves, he also made sure the White pawn and Black king get their much needed exercise”.</w:t>
      </w:r>
    </w:p>
    <w:p w14:paraId="2D08C6E3" w14:textId="77777777" w:rsidR="006F3923" w:rsidRPr="003E3BFA" w:rsidRDefault="006F3923" w:rsidP="006F3923">
      <w:pPr>
        <w:jc w:val="both"/>
        <w:rPr>
          <w:rFonts w:cs="Arial"/>
          <w:sz w:val="20"/>
          <w:szCs w:val="20"/>
          <w:lang w:val="en-GB"/>
        </w:rPr>
      </w:pPr>
    </w:p>
    <w:p w14:paraId="44C2C662" w14:textId="77777777" w:rsidR="006F3923" w:rsidRPr="003E3BFA" w:rsidRDefault="006F3923" w:rsidP="006F3923">
      <w:pPr>
        <w:jc w:val="both"/>
        <w:rPr>
          <w:rFonts w:cs="Arial"/>
          <w:sz w:val="20"/>
          <w:szCs w:val="20"/>
          <w:lang w:val="en-GB"/>
        </w:rPr>
      </w:pPr>
    </w:p>
    <w:p w14:paraId="7F418839" w14:textId="77777777" w:rsidR="006F3923" w:rsidRPr="003E3BFA" w:rsidRDefault="006F3923" w:rsidP="006F3923">
      <w:pPr>
        <w:jc w:val="both"/>
        <w:rPr>
          <w:rFonts w:cs="Arial"/>
          <w:sz w:val="20"/>
          <w:szCs w:val="20"/>
          <w:lang w:val="en-GB"/>
        </w:rPr>
      </w:pPr>
    </w:p>
    <w:p w14:paraId="1013DEC2" w14:textId="77777777" w:rsidR="006F3923" w:rsidRPr="003E3BFA" w:rsidRDefault="006F3923" w:rsidP="006F3923">
      <w:pPr>
        <w:jc w:val="both"/>
        <w:rPr>
          <w:rFonts w:cs="Arial"/>
          <w:sz w:val="20"/>
          <w:szCs w:val="20"/>
          <w:lang w:val="en-GB"/>
        </w:rPr>
      </w:pPr>
    </w:p>
    <w:p w14:paraId="65556941" w14:textId="77777777" w:rsidR="006F3923" w:rsidRPr="00311852" w:rsidRDefault="006F3923" w:rsidP="006F3923">
      <w:pPr>
        <w:jc w:val="both"/>
        <w:rPr>
          <w:rFonts w:cs="Arial"/>
          <w:sz w:val="20"/>
          <w:szCs w:val="20"/>
        </w:rPr>
      </w:pPr>
      <w:r w:rsidRPr="00311852">
        <w:rPr>
          <w:rFonts w:cs="Arial"/>
          <w:sz w:val="20"/>
          <w:szCs w:val="20"/>
        </w:rPr>
        <w:t xml:space="preserve"> </w:t>
      </w:r>
      <w:r w:rsidRPr="00311852">
        <w:rPr>
          <w:rFonts w:cs="Arial"/>
          <w:sz w:val="20"/>
          <w:szCs w:val="20"/>
        </w:rPr>
        <w:tab/>
      </w:r>
      <w:r w:rsidRPr="00311852">
        <w:rPr>
          <w:rFonts w:cs="Arial"/>
          <w:sz w:val="20"/>
          <w:szCs w:val="20"/>
        </w:rPr>
        <w:tab/>
      </w:r>
      <w:r w:rsidRPr="00311852">
        <w:rPr>
          <w:rFonts w:cs="Arial"/>
          <w:sz w:val="20"/>
          <w:szCs w:val="20"/>
        </w:rPr>
        <w:tab/>
      </w:r>
      <w:r w:rsidRPr="00311852">
        <w:rPr>
          <w:rFonts w:cs="Arial"/>
          <w:sz w:val="20"/>
          <w:szCs w:val="20"/>
        </w:rPr>
        <w:tab/>
      </w:r>
    </w:p>
    <w:p w14:paraId="18B3C5F9" w14:textId="77777777" w:rsidR="006F3923" w:rsidRPr="00311852" w:rsidRDefault="006F3923" w:rsidP="006F3923">
      <w:pPr>
        <w:jc w:val="both"/>
        <w:rPr>
          <w:rFonts w:cs="Arial"/>
          <w:sz w:val="20"/>
          <w:szCs w:val="20"/>
        </w:rPr>
      </w:pPr>
      <w:r w:rsidRPr="00311852">
        <w:rPr>
          <w:rFonts w:cs="Arial"/>
          <w:sz w:val="20"/>
          <w:szCs w:val="20"/>
        </w:rPr>
        <w:t xml:space="preserve">                                                    </w:t>
      </w:r>
      <w:r w:rsidRPr="00311852">
        <w:rPr>
          <w:rFonts w:cs="Arial"/>
          <w:b/>
          <w:sz w:val="20"/>
          <w:szCs w:val="20"/>
        </w:rPr>
        <w:tab/>
      </w:r>
      <w:r w:rsidRPr="00311852">
        <w:rPr>
          <w:rFonts w:cs="Arial"/>
          <w:sz w:val="20"/>
          <w:szCs w:val="20"/>
        </w:rPr>
        <w:t xml:space="preserve">            </w:t>
      </w:r>
      <w:r w:rsidRPr="00311852">
        <w:rPr>
          <w:rFonts w:cs="Arial"/>
          <w:sz w:val="20"/>
          <w:szCs w:val="20"/>
        </w:rPr>
        <w:tab/>
      </w:r>
      <w:r w:rsidRPr="00311852">
        <w:rPr>
          <w:rFonts w:cs="Arial"/>
          <w:sz w:val="20"/>
          <w:szCs w:val="20"/>
        </w:rPr>
        <w:tab/>
      </w:r>
      <w:r w:rsidRPr="00311852">
        <w:rPr>
          <w:rFonts w:cs="Arial"/>
          <w:sz w:val="20"/>
          <w:szCs w:val="20"/>
        </w:rPr>
        <w:tab/>
      </w:r>
      <w:r w:rsidRPr="00311852">
        <w:rPr>
          <w:rFonts w:cs="Arial"/>
          <w:sz w:val="20"/>
          <w:szCs w:val="20"/>
        </w:rPr>
        <w:tab/>
      </w:r>
    </w:p>
    <w:p w14:paraId="43BE8F63" w14:textId="77777777" w:rsidR="006F3923" w:rsidRPr="00311852" w:rsidRDefault="006F3923" w:rsidP="006F3923">
      <w:pPr>
        <w:ind w:firstLine="708"/>
        <w:jc w:val="both"/>
        <w:rPr>
          <w:rFonts w:cs="Arial"/>
          <w:b/>
          <w:sz w:val="20"/>
          <w:szCs w:val="20"/>
        </w:rPr>
      </w:pPr>
    </w:p>
    <w:p w14:paraId="008FB012" w14:textId="77777777" w:rsidR="006F3923" w:rsidRPr="00311852" w:rsidRDefault="006F3923" w:rsidP="006F3923">
      <w:pPr>
        <w:jc w:val="both"/>
        <w:rPr>
          <w:rFonts w:cs="Arial"/>
          <w:sz w:val="20"/>
          <w:szCs w:val="20"/>
        </w:rPr>
      </w:pPr>
    </w:p>
    <w:p w14:paraId="2362539F" w14:textId="77777777" w:rsidR="006F3923" w:rsidRPr="00311852" w:rsidRDefault="006F3923" w:rsidP="006F3923">
      <w:pPr>
        <w:jc w:val="both"/>
        <w:rPr>
          <w:rFonts w:cs="Arial"/>
          <w:sz w:val="20"/>
          <w:szCs w:val="20"/>
        </w:rPr>
      </w:pPr>
    </w:p>
    <w:p w14:paraId="0E2EAD45" w14:textId="77777777" w:rsidR="006F3923" w:rsidRPr="00311852" w:rsidRDefault="006F3923" w:rsidP="006F3923">
      <w:pPr>
        <w:jc w:val="both"/>
        <w:rPr>
          <w:rFonts w:cs="Arial"/>
          <w:sz w:val="20"/>
          <w:szCs w:val="20"/>
        </w:rPr>
      </w:pPr>
    </w:p>
    <w:p w14:paraId="2FB9D904" w14:textId="77777777" w:rsidR="006F3923" w:rsidRPr="00311852" w:rsidRDefault="006F3923" w:rsidP="006F3923">
      <w:pPr>
        <w:jc w:val="both"/>
        <w:rPr>
          <w:rFonts w:cs="Arial"/>
          <w:sz w:val="20"/>
          <w:szCs w:val="20"/>
        </w:rPr>
      </w:pPr>
    </w:p>
    <w:p w14:paraId="07C73F58" w14:textId="77777777" w:rsidR="006F3923" w:rsidRPr="00311852" w:rsidRDefault="006F3923" w:rsidP="006F3923">
      <w:pPr>
        <w:jc w:val="both"/>
        <w:rPr>
          <w:rFonts w:cs="Arial"/>
          <w:sz w:val="20"/>
          <w:szCs w:val="20"/>
        </w:rPr>
      </w:pPr>
    </w:p>
    <w:p w14:paraId="01D5B660" w14:textId="77777777" w:rsidR="006F3923" w:rsidRPr="00311852" w:rsidRDefault="006F3923" w:rsidP="006F3923">
      <w:pPr>
        <w:jc w:val="center"/>
        <w:rPr>
          <w:rFonts w:cs="Arial"/>
          <w:sz w:val="20"/>
          <w:szCs w:val="20"/>
        </w:rPr>
      </w:pPr>
    </w:p>
    <w:p w14:paraId="7EC240D3" w14:textId="77777777" w:rsidR="006F3923" w:rsidRPr="00311852" w:rsidRDefault="006F3923" w:rsidP="006F3923">
      <w:pPr>
        <w:tabs>
          <w:tab w:val="left" w:pos="5040"/>
        </w:tabs>
        <w:jc w:val="both"/>
        <w:rPr>
          <w:rFonts w:cs="Arial"/>
          <w:sz w:val="20"/>
          <w:szCs w:val="20"/>
        </w:rPr>
      </w:pPr>
      <w:r w:rsidRPr="00311852">
        <w:rPr>
          <w:rFonts w:cs="Arial"/>
          <w:sz w:val="20"/>
          <w:szCs w:val="20"/>
        </w:rPr>
        <w:tab/>
      </w:r>
    </w:p>
    <w:p w14:paraId="7D3DCCD5" w14:textId="77777777" w:rsidR="006F3923" w:rsidRPr="00311852" w:rsidRDefault="006F3923" w:rsidP="006F3923">
      <w:pPr>
        <w:jc w:val="both"/>
        <w:rPr>
          <w:rFonts w:cs="Arial"/>
          <w:sz w:val="20"/>
          <w:szCs w:val="20"/>
        </w:rPr>
      </w:pPr>
    </w:p>
    <w:p w14:paraId="46E80F60" w14:textId="77777777" w:rsidR="006F3923" w:rsidRPr="00311852" w:rsidRDefault="006F3923" w:rsidP="006F3923">
      <w:pPr>
        <w:jc w:val="both"/>
        <w:rPr>
          <w:rFonts w:cs="Arial"/>
          <w:sz w:val="20"/>
          <w:szCs w:val="20"/>
        </w:rPr>
      </w:pPr>
    </w:p>
    <w:p w14:paraId="4FA2A36D" w14:textId="77777777" w:rsidR="006F3923" w:rsidRPr="00311852" w:rsidRDefault="006F3923" w:rsidP="006F3923">
      <w:pPr>
        <w:jc w:val="both"/>
        <w:rPr>
          <w:rFonts w:cs="Arial"/>
          <w:sz w:val="20"/>
          <w:szCs w:val="20"/>
        </w:rPr>
      </w:pPr>
    </w:p>
    <w:p w14:paraId="2D64665D" w14:textId="77777777" w:rsidR="006F3923" w:rsidRPr="00311852" w:rsidRDefault="006F3923" w:rsidP="006F3923">
      <w:pPr>
        <w:jc w:val="both"/>
        <w:rPr>
          <w:rFonts w:cs="Arial"/>
          <w:sz w:val="20"/>
          <w:szCs w:val="20"/>
        </w:rPr>
      </w:pPr>
    </w:p>
    <w:p w14:paraId="7FB7C87C" w14:textId="77777777" w:rsidR="006F3923" w:rsidRPr="00311852" w:rsidRDefault="006F3923" w:rsidP="006F3923">
      <w:pPr>
        <w:jc w:val="both"/>
        <w:rPr>
          <w:rFonts w:cs="Arial"/>
          <w:sz w:val="20"/>
          <w:szCs w:val="20"/>
        </w:rPr>
      </w:pPr>
    </w:p>
    <w:p w14:paraId="489340EC" w14:textId="77777777" w:rsidR="006F3923" w:rsidRPr="00311852" w:rsidRDefault="006F3923" w:rsidP="006F3923">
      <w:pPr>
        <w:jc w:val="both"/>
        <w:rPr>
          <w:rFonts w:cs="Arial"/>
          <w:sz w:val="20"/>
          <w:szCs w:val="20"/>
        </w:rPr>
      </w:pPr>
    </w:p>
    <w:p w14:paraId="542E6B95" w14:textId="77777777" w:rsidR="006F3923" w:rsidRPr="00311852" w:rsidRDefault="006F3923" w:rsidP="006F3923">
      <w:pPr>
        <w:jc w:val="both"/>
        <w:rPr>
          <w:rFonts w:cs="Arial"/>
          <w:sz w:val="20"/>
          <w:szCs w:val="20"/>
        </w:rPr>
      </w:pPr>
    </w:p>
    <w:p w14:paraId="13E228C5" w14:textId="77777777" w:rsidR="006F3923" w:rsidRPr="00311852" w:rsidRDefault="006F3923" w:rsidP="006F3923">
      <w:pPr>
        <w:jc w:val="both"/>
        <w:rPr>
          <w:rFonts w:cs="Arial"/>
          <w:sz w:val="20"/>
          <w:szCs w:val="20"/>
        </w:rPr>
      </w:pPr>
    </w:p>
    <w:p w14:paraId="6642C7C9" w14:textId="77777777" w:rsidR="006F3923" w:rsidRPr="00311852" w:rsidRDefault="006F3923" w:rsidP="006F3923">
      <w:pPr>
        <w:jc w:val="both"/>
        <w:rPr>
          <w:rFonts w:cs="Arial"/>
          <w:sz w:val="20"/>
          <w:szCs w:val="20"/>
        </w:rPr>
      </w:pPr>
    </w:p>
    <w:p w14:paraId="2AF74908" w14:textId="77777777" w:rsidR="006F3923" w:rsidRPr="00311852" w:rsidRDefault="006F3923" w:rsidP="006F3923">
      <w:pPr>
        <w:jc w:val="both"/>
        <w:rPr>
          <w:rFonts w:cs="Arial"/>
          <w:sz w:val="20"/>
          <w:szCs w:val="20"/>
        </w:rPr>
      </w:pPr>
    </w:p>
    <w:p w14:paraId="6BB977AB" w14:textId="77777777" w:rsidR="006F3923" w:rsidRPr="00311852" w:rsidRDefault="006F3923" w:rsidP="006F3923">
      <w:pPr>
        <w:jc w:val="both"/>
        <w:rPr>
          <w:rFonts w:cs="Arial"/>
          <w:sz w:val="20"/>
          <w:szCs w:val="20"/>
        </w:rPr>
      </w:pPr>
    </w:p>
    <w:p w14:paraId="4530CB10" w14:textId="77777777" w:rsidR="006F3923" w:rsidRPr="00311852" w:rsidRDefault="006F3923" w:rsidP="006F3923">
      <w:pPr>
        <w:jc w:val="both"/>
        <w:rPr>
          <w:rFonts w:cs="Arial"/>
          <w:sz w:val="20"/>
          <w:szCs w:val="20"/>
        </w:rPr>
      </w:pPr>
    </w:p>
    <w:p w14:paraId="7BEB0D09" w14:textId="77777777" w:rsidR="006F3923" w:rsidRPr="00311852" w:rsidRDefault="006F3923" w:rsidP="006F3923">
      <w:pPr>
        <w:jc w:val="both"/>
        <w:rPr>
          <w:rFonts w:cs="Arial"/>
          <w:sz w:val="20"/>
          <w:szCs w:val="20"/>
        </w:rPr>
      </w:pPr>
    </w:p>
    <w:p w14:paraId="03600583" w14:textId="77777777" w:rsidR="006F3923" w:rsidRPr="00311852" w:rsidRDefault="006F3923" w:rsidP="006F3923">
      <w:pPr>
        <w:jc w:val="both"/>
        <w:rPr>
          <w:rFonts w:cs="Arial"/>
          <w:sz w:val="20"/>
          <w:szCs w:val="20"/>
        </w:rPr>
      </w:pPr>
    </w:p>
    <w:p w14:paraId="15C03428" w14:textId="77777777" w:rsidR="006F3923" w:rsidRPr="00311852" w:rsidRDefault="006F3923" w:rsidP="006F3923">
      <w:pPr>
        <w:tabs>
          <w:tab w:val="left" w:pos="2100"/>
        </w:tabs>
        <w:jc w:val="both"/>
        <w:rPr>
          <w:rFonts w:cs="Arial"/>
          <w:sz w:val="20"/>
          <w:szCs w:val="20"/>
        </w:rPr>
      </w:pPr>
      <w:r w:rsidRPr="00311852">
        <w:rPr>
          <w:rFonts w:cs="Arial"/>
          <w:sz w:val="20"/>
          <w:szCs w:val="20"/>
        </w:rPr>
        <w:tab/>
      </w:r>
      <w:r w:rsidRPr="00311852">
        <w:rPr>
          <w:rFonts w:cs="Arial"/>
          <w:sz w:val="20"/>
          <w:szCs w:val="20"/>
        </w:rPr>
        <w:tab/>
      </w:r>
      <w:r w:rsidRPr="00311852">
        <w:rPr>
          <w:rFonts w:cs="Arial"/>
          <w:sz w:val="20"/>
          <w:szCs w:val="20"/>
        </w:rPr>
        <w:tab/>
      </w:r>
    </w:p>
    <w:p w14:paraId="099D938A" w14:textId="77777777" w:rsidR="006F3923" w:rsidRPr="00311852" w:rsidRDefault="006F3923" w:rsidP="006F3923">
      <w:pPr>
        <w:jc w:val="both"/>
        <w:rPr>
          <w:rFonts w:cs="Arial"/>
          <w:sz w:val="20"/>
          <w:szCs w:val="20"/>
        </w:rPr>
      </w:pPr>
    </w:p>
    <w:p w14:paraId="7D31C0AA" w14:textId="77777777" w:rsidR="006F3923" w:rsidRPr="00311852" w:rsidRDefault="006F3923" w:rsidP="006F3923">
      <w:pPr>
        <w:jc w:val="both"/>
        <w:rPr>
          <w:rFonts w:cs="Arial"/>
          <w:sz w:val="20"/>
          <w:szCs w:val="20"/>
        </w:rPr>
      </w:pPr>
    </w:p>
    <w:p w14:paraId="78B9280D" w14:textId="77777777" w:rsidR="006F3923" w:rsidRPr="00311852" w:rsidRDefault="006F3923" w:rsidP="006F3923">
      <w:pPr>
        <w:jc w:val="both"/>
        <w:rPr>
          <w:rFonts w:cs="Arial"/>
          <w:sz w:val="20"/>
          <w:szCs w:val="20"/>
        </w:rPr>
      </w:pPr>
    </w:p>
    <w:p w14:paraId="724262F2" w14:textId="77777777" w:rsidR="006F3923" w:rsidRPr="00311852" w:rsidRDefault="006F3923" w:rsidP="006F3923">
      <w:pPr>
        <w:jc w:val="both"/>
        <w:rPr>
          <w:rFonts w:cs="Arial"/>
          <w:sz w:val="20"/>
          <w:szCs w:val="20"/>
        </w:rPr>
      </w:pPr>
    </w:p>
    <w:p w14:paraId="77DAD13A" w14:textId="77777777" w:rsidR="006F3923" w:rsidRPr="00311852" w:rsidRDefault="006F3923" w:rsidP="006F3923">
      <w:pPr>
        <w:jc w:val="both"/>
        <w:rPr>
          <w:rFonts w:cs="Arial"/>
          <w:sz w:val="20"/>
          <w:szCs w:val="20"/>
        </w:rPr>
      </w:pPr>
    </w:p>
    <w:p w14:paraId="20998CE4" w14:textId="77777777" w:rsidR="006F3923" w:rsidRPr="00311852" w:rsidRDefault="006F3923" w:rsidP="006F3923">
      <w:pPr>
        <w:jc w:val="both"/>
        <w:rPr>
          <w:rFonts w:cs="Arial"/>
          <w:sz w:val="20"/>
          <w:szCs w:val="20"/>
        </w:rPr>
      </w:pPr>
    </w:p>
    <w:p w14:paraId="3DBED32E" w14:textId="77777777" w:rsidR="006F3923" w:rsidRPr="00311852" w:rsidRDefault="006F3923" w:rsidP="006F3923">
      <w:pPr>
        <w:jc w:val="both"/>
        <w:rPr>
          <w:rFonts w:cs="Arial"/>
          <w:sz w:val="20"/>
          <w:szCs w:val="20"/>
        </w:rPr>
      </w:pPr>
    </w:p>
    <w:p w14:paraId="5CB86912" w14:textId="77777777" w:rsidR="006F3923" w:rsidRPr="00311852" w:rsidRDefault="006F3923" w:rsidP="006F3923">
      <w:pPr>
        <w:jc w:val="both"/>
        <w:rPr>
          <w:rFonts w:cs="Arial"/>
          <w:sz w:val="20"/>
          <w:szCs w:val="20"/>
        </w:rPr>
      </w:pPr>
    </w:p>
    <w:p w14:paraId="29A3BDD1" w14:textId="77777777" w:rsidR="006F3923" w:rsidRPr="00311852" w:rsidRDefault="006F3923" w:rsidP="006F3923">
      <w:pPr>
        <w:jc w:val="both"/>
        <w:rPr>
          <w:rFonts w:cs="Arial"/>
          <w:sz w:val="20"/>
          <w:szCs w:val="20"/>
        </w:rPr>
      </w:pPr>
    </w:p>
    <w:p w14:paraId="09B5D272" w14:textId="77777777" w:rsidR="006F3923" w:rsidRPr="00311852" w:rsidRDefault="006F3923" w:rsidP="006F3923">
      <w:pPr>
        <w:jc w:val="both"/>
        <w:rPr>
          <w:rFonts w:cs="Arial"/>
          <w:sz w:val="20"/>
          <w:szCs w:val="20"/>
        </w:rPr>
      </w:pPr>
    </w:p>
    <w:p w14:paraId="1F5718E3" w14:textId="77777777" w:rsidR="00FF181E" w:rsidRPr="00311852" w:rsidRDefault="00FF181E" w:rsidP="00FF181E">
      <w:pPr>
        <w:rPr>
          <w:rFonts w:cs="Arial"/>
          <w:sz w:val="20"/>
          <w:szCs w:val="20"/>
        </w:rPr>
      </w:pPr>
    </w:p>
    <w:p w14:paraId="6B627C27" w14:textId="77777777" w:rsidR="00FF181E" w:rsidRPr="00311852" w:rsidRDefault="00FF181E" w:rsidP="005121A7">
      <w:pPr>
        <w:jc w:val="both"/>
        <w:rPr>
          <w:rFonts w:cs="Arial"/>
          <w:sz w:val="20"/>
          <w:szCs w:val="20"/>
        </w:rPr>
      </w:pPr>
    </w:p>
    <w:p w14:paraId="3C41CD25" w14:textId="77777777" w:rsidR="006F3923" w:rsidRDefault="006F3923" w:rsidP="000F339F">
      <w:pPr>
        <w:jc w:val="center"/>
        <w:rPr>
          <w:rFonts w:cs="Arial"/>
          <w:sz w:val="20"/>
          <w:szCs w:val="20"/>
          <w:lang w:val="nl-BE"/>
        </w:rPr>
      </w:pPr>
      <w:r>
        <w:rPr>
          <w:rFonts w:ascii="Copperplate Gothic Bold" w:hAnsi="Copperplate Gothic Bold"/>
          <w:sz w:val="32"/>
          <w:szCs w:val="32"/>
          <w:lang w:val="nl-BE"/>
        </w:rPr>
        <w:lastRenderedPageBreak/>
        <w:t>Index</w:t>
      </w:r>
    </w:p>
    <w:p w14:paraId="4367CA5A" w14:textId="77777777" w:rsidR="006F3923" w:rsidRDefault="006F3923" w:rsidP="006F3923">
      <w:pPr>
        <w:jc w:val="center"/>
        <w:rPr>
          <w:rFonts w:cs="Arial"/>
          <w:sz w:val="20"/>
          <w:szCs w:val="20"/>
          <w:lang w:val="nl-BE"/>
        </w:rPr>
      </w:pPr>
    </w:p>
    <w:p w14:paraId="7FCAA43A" w14:textId="77777777" w:rsidR="006F3923" w:rsidRDefault="006F3923" w:rsidP="006F3923">
      <w:pPr>
        <w:jc w:val="center"/>
        <w:rPr>
          <w:b/>
          <w:lang w:val="nl-BE"/>
        </w:rPr>
      </w:pPr>
    </w:p>
    <w:p w14:paraId="1C0B347E" w14:textId="77777777" w:rsidR="004C50E9" w:rsidRDefault="004C50E9" w:rsidP="006F3923">
      <w:pPr>
        <w:jc w:val="center"/>
        <w:rPr>
          <w:b/>
          <w:lang w:val="nl-BE"/>
        </w:rPr>
      </w:pPr>
    </w:p>
    <w:p w14:paraId="74E97D24" w14:textId="77777777" w:rsidR="004C50E9" w:rsidRDefault="004C50E9" w:rsidP="006F3923">
      <w:pPr>
        <w:jc w:val="center"/>
        <w:rPr>
          <w:b/>
          <w:lang w:val="nl-BE"/>
        </w:rPr>
      </w:pPr>
    </w:p>
    <w:p w14:paraId="3C72D733" w14:textId="77777777" w:rsidR="004C50E9" w:rsidRDefault="004C50E9" w:rsidP="006F3923">
      <w:pPr>
        <w:jc w:val="center"/>
        <w:rPr>
          <w:b/>
          <w:lang w:val="nl-BE"/>
        </w:rPr>
      </w:pPr>
    </w:p>
    <w:p w14:paraId="1CB68297" w14:textId="77777777" w:rsidR="004C50E9" w:rsidRDefault="004C50E9" w:rsidP="006F3923">
      <w:pPr>
        <w:jc w:val="center"/>
        <w:rPr>
          <w:b/>
          <w:lang w:val="nl-BE"/>
        </w:rPr>
      </w:pPr>
    </w:p>
    <w:p w14:paraId="20BCA423" w14:textId="77777777" w:rsidR="004C50E9" w:rsidRDefault="004C50E9" w:rsidP="006F3923">
      <w:pPr>
        <w:jc w:val="center"/>
        <w:rPr>
          <w:b/>
          <w:lang w:val="nl-BE"/>
        </w:rPr>
      </w:pPr>
    </w:p>
    <w:p w14:paraId="7FF19EEA" w14:textId="77777777" w:rsidR="004C50E9" w:rsidRDefault="004C50E9" w:rsidP="006F3923">
      <w:pPr>
        <w:jc w:val="center"/>
        <w:rPr>
          <w:b/>
          <w:lang w:val="nl-BE"/>
        </w:rPr>
      </w:pPr>
    </w:p>
    <w:p w14:paraId="736A6CCB" w14:textId="77777777" w:rsidR="004C50E9" w:rsidRDefault="004C50E9" w:rsidP="006F3923">
      <w:pPr>
        <w:jc w:val="center"/>
        <w:rPr>
          <w:b/>
          <w:lang w:val="nl-BE"/>
        </w:rPr>
      </w:pPr>
    </w:p>
    <w:p w14:paraId="54DC9644" w14:textId="77777777" w:rsidR="004C50E9" w:rsidRDefault="004C50E9" w:rsidP="006F3923">
      <w:pPr>
        <w:jc w:val="center"/>
        <w:rPr>
          <w:b/>
          <w:lang w:val="nl-BE"/>
        </w:rPr>
      </w:pPr>
    </w:p>
    <w:p w14:paraId="2D7D858C" w14:textId="77777777" w:rsidR="004C50E9" w:rsidRDefault="004C50E9" w:rsidP="006F3923">
      <w:pPr>
        <w:jc w:val="center"/>
        <w:rPr>
          <w:b/>
          <w:lang w:val="nl-BE"/>
        </w:rPr>
      </w:pPr>
    </w:p>
    <w:p w14:paraId="43791357" w14:textId="77777777" w:rsidR="004C50E9" w:rsidRDefault="004C50E9" w:rsidP="006F3923">
      <w:pPr>
        <w:jc w:val="center"/>
        <w:rPr>
          <w:b/>
          <w:lang w:val="nl-BE"/>
        </w:rPr>
      </w:pPr>
    </w:p>
    <w:p w14:paraId="16E7D563" w14:textId="77777777" w:rsidR="004C50E9" w:rsidRDefault="004C50E9" w:rsidP="006F3923">
      <w:pPr>
        <w:jc w:val="center"/>
        <w:rPr>
          <w:b/>
          <w:lang w:val="nl-BE"/>
        </w:rPr>
      </w:pPr>
    </w:p>
    <w:p w14:paraId="56F1F634" w14:textId="77777777" w:rsidR="004C50E9" w:rsidRDefault="004C50E9" w:rsidP="006F3923">
      <w:pPr>
        <w:jc w:val="center"/>
        <w:rPr>
          <w:b/>
          <w:lang w:val="nl-BE"/>
        </w:rPr>
      </w:pPr>
    </w:p>
    <w:p w14:paraId="1B7F0E6C" w14:textId="77777777" w:rsidR="004C50E9" w:rsidRDefault="004C50E9" w:rsidP="006F3923">
      <w:pPr>
        <w:jc w:val="center"/>
        <w:rPr>
          <w:b/>
          <w:lang w:val="nl-BE"/>
        </w:rPr>
      </w:pPr>
    </w:p>
    <w:p w14:paraId="7458FD6D" w14:textId="77777777" w:rsidR="004C50E9" w:rsidRDefault="004C50E9" w:rsidP="006F3923">
      <w:pPr>
        <w:jc w:val="center"/>
        <w:rPr>
          <w:b/>
          <w:lang w:val="nl-BE"/>
        </w:rPr>
      </w:pPr>
    </w:p>
    <w:p w14:paraId="14FF47A5" w14:textId="77777777" w:rsidR="004C50E9" w:rsidRDefault="004C50E9" w:rsidP="006F3923">
      <w:pPr>
        <w:jc w:val="center"/>
        <w:rPr>
          <w:b/>
          <w:lang w:val="nl-BE"/>
        </w:rPr>
      </w:pPr>
    </w:p>
    <w:p w14:paraId="206C40F6" w14:textId="77777777" w:rsidR="004C50E9" w:rsidRDefault="004C50E9" w:rsidP="006F3923">
      <w:pPr>
        <w:jc w:val="center"/>
        <w:rPr>
          <w:b/>
          <w:lang w:val="nl-BE"/>
        </w:rPr>
      </w:pPr>
    </w:p>
    <w:p w14:paraId="7404E3CC" w14:textId="77777777" w:rsidR="004C50E9" w:rsidRDefault="004C50E9" w:rsidP="006F3923">
      <w:pPr>
        <w:jc w:val="center"/>
        <w:rPr>
          <w:b/>
          <w:lang w:val="nl-BE"/>
        </w:rPr>
      </w:pPr>
    </w:p>
    <w:p w14:paraId="7AA3FF6B" w14:textId="77777777" w:rsidR="004C50E9" w:rsidRDefault="004C50E9" w:rsidP="006F3923">
      <w:pPr>
        <w:jc w:val="center"/>
        <w:rPr>
          <w:b/>
          <w:lang w:val="nl-BE"/>
        </w:rPr>
      </w:pPr>
    </w:p>
    <w:p w14:paraId="008AA4E2" w14:textId="77777777" w:rsidR="004C50E9" w:rsidRDefault="004C50E9" w:rsidP="006F3923">
      <w:pPr>
        <w:jc w:val="center"/>
        <w:rPr>
          <w:b/>
          <w:lang w:val="nl-BE"/>
        </w:rPr>
      </w:pPr>
    </w:p>
    <w:p w14:paraId="61E43310" w14:textId="77777777" w:rsidR="004C50E9" w:rsidRDefault="004C50E9" w:rsidP="006F3923">
      <w:pPr>
        <w:jc w:val="center"/>
        <w:rPr>
          <w:b/>
          <w:lang w:val="nl-BE"/>
        </w:rPr>
      </w:pPr>
    </w:p>
    <w:p w14:paraId="0A87D92A" w14:textId="77777777" w:rsidR="004C50E9" w:rsidRDefault="004C50E9" w:rsidP="006F3923">
      <w:pPr>
        <w:jc w:val="center"/>
        <w:rPr>
          <w:b/>
          <w:lang w:val="nl-BE"/>
        </w:rPr>
      </w:pPr>
    </w:p>
    <w:p w14:paraId="18A2D1DD" w14:textId="77777777" w:rsidR="004C50E9" w:rsidRDefault="004C50E9" w:rsidP="006F3923">
      <w:pPr>
        <w:jc w:val="center"/>
        <w:rPr>
          <w:b/>
          <w:lang w:val="nl-BE"/>
        </w:rPr>
      </w:pPr>
    </w:p>
    <w:p w14:paraId="3959C834" w14:textId="77777777" w:rsidR="004C50E9" w:rsidRDefault="004C50E9" w:rsidP="006F3923">
      <w:pPr>
        <w:jc w:val="center"/>
        <w:rPr>
          <w:b/>
          <w:lang w:val="nl-BE"/>
        </w:rPr>
      </w:pPr>
    </w:p>
    <w:p w14:paraId="44624037" w14:textId="77777777" w:rsidR="004C50E9" w:rsidRDefault="004C50E9" w:rsidP="006F3923">
      <w:pPr>
        <w:jc w:val="center"/>
        <w:rPr>
          <w:b/>
          <w:lang w:val="nl-BE"/>
        </w:rPr>
      </w:pPr>
    </w:p>
    <w:p w14:paraId="08466935" w14:textId="77777777" w:rsidR="004C50E9" w:rsidRDefault="004C50E9" w:rsidP="006F3923">
      <w:pPr>
        <w:jc w:val="center"/>
        <w:rPr>
          <w:b/>
          <w:lang w:val="nl-BE"/>
        </w:rPr>
      </w:pPr>
    </w:p>
    <w:p w14:paraId="103EC6F6" w14:textId="77777777" w:rsidR="004C50E9" w:rsidRDefault="004C50E9" w:rsidP="006F3923">
      <w:pPr>
        <w:jc w:val="center"/>
        <w:rPr>
          <w:b/>
          <w:lang w:val="nl-BE"/>
        </w:rPr>
      </w:pPr>
    </w:p>
    <w:p w14:paraId="53638164" w14:textId="77777777" w:rsidR="004C50E9" w:rsidRDefault="004C50E9" w:rsidP="006F3923">
      <w:pPr>
        <w:jc w:val="center"/>
        <w:rPr>
          <w:b/>
          <w:lang w:val="nl-BE"/>
        </w:rPr>
      </w:pPr>
    </w:p>
    <w:p w14:paraId="2B67B1BF" w14:textId="77777777" w:rsidR="004C50E9" w:rsidRDefault="004C50E9" w:rsidP="006F3923">
      <w:pPr>
        <w:jc w:val="center"/>
        <w:rPr>
          <w:b/>
          <w:lang w:val="nl-BE"/>
        </w:rPr>
      </w:pPr>
    </w:p>
    <w:p w14:paraId="441AACC0" w14:textId="77777777" w:rsidR="004C50E9" w:rsidRDefault="004C50E9" w:rsidP="006F3923">
      <w:pPr>
        <w:jc w:val="center"/>
        <w:rPr>
          <w:b/>
          <w:lang w:val="nl-BE"/>
        </w:rPr>
      </w:pPr>
    </w:p>
    <w:p w14:paraId="4E621CB6" w14:textId="77777777" w:rsidR="003E663B" w:rsidRDefault="003E663B" w:rsidP="003E663B">
      <w:pPr>
        <w:jc w:val="center"/>
        <w:rPr>
          <w:b/>
          <w:i/>
          <w:sz w:val="20"/>
          <w:szCs w:val="20"/>
          <w:lang w:val="nl-BE"/>
        </w:rPr>
      </w:pPr>
      <w:r>
        <w:rPr>
          <w:b/>
          <w:i/>
          <w:sz w:val="20"/>
          <w:szCs w:val="20"/>
          <w:lang w:val="nl-BE"/>
        </w:rPr>
        <w:t xml:space="preserve">                                                                                       Die zoekt, die vindt</w:t>
      </w:r>
    </w:p>
    <w:p w14:paraId="24F45F97" w14:textId="77777777" w:rsidR="00365452" w:rsidRDefault="003E663B" w:rsidP="00365452">
      <w:pPr>
        <w:jc w:val="center"/>
        <w:rPr>
          <w:sz w:val="16"/>
          <w:szCs w:val="16"/>
          <w:lang w:val="nl-BE"/>
        </w:rPr>
      </w:pPr>
      <w:r>
        <w:rPr>
          <w:sz w:val="16"/>
          <w:szCs w:val="16"/>
          <w:lang w:val="nl-BE"/>
        </w:rPr>
        <w:t xml:space="preserve">                                                                                                                                     (Mattheus)</w:t>
      </w:r>
    </w:p>
    <w:p w14:paraId="4E03E5CB" w14:textId="77777777" w:rsidR="006F3923" w:rsidRPr="00365452" w:rsidRDefault="006F3923" w:rsidP="00365452">
      <w:pPr>
        <w:jc w:val="center"/>
        <w:rPr>
          <w:sz w:val="16"/>
          <w:szCs w:val="16"/>
          <w:lang w:val="nl-BE"/>
        </w:rPr>
      </w:pPr>
      <w:r>
        <w:rPr>
          <w:b/>
          <w:lang w:val="nl-BE"/>
        </w:rPr>
        <w:lastRenderedPageBreak/>
        <w:t>Studies geordend volgens de</w:t>
      </w:r>
      <w:r>
        <w:rPr>
          <w:lang w:val="nl-BE"/>
        </w:rPr>
        <w:t xml:space="preserve"> </w:t>
      </w:r>
      <w:r>
        <w:rPr>
          <w:b/>
          <w:lang w:val="nl-BE"/>
        </w:rPr>
        <w:t>GBR -</w:t>
      </w:r>
      <w:r>
        <w:rPr>
          <w:lang w:val="nl-BE"/>
        </w:rPr>
        <w:t xml:space="preserve"> </w:t>
      </w:r>
      <w:r>
        <w:rPr>
          <w:b/>
          <w:lang w:val="nl-BE"/>
        </w:rPr>
        <w:t>code</w:t>
      </w:r>
    </w:p>
    <w:p w14:paraId="06937098" w14:textId="77777777" w:rsidR="006F3923" w:rsidRDefault="006F3923" w:rsidP="008F2440">
      <w:pPr>
        <w:tabs>
          <w:tab w:val="left" w:pos="915"/>
        </w:tabs>
        <w:jc w:val="center"/>
        <w:rPr>
          <w:rFonts w:cs="Arial"/>
          <w:i/>
          <w:sz w:val="20"/>
          <w:szCs w:val="20"/>
          <w:lang w:val="nl-BE"/>
        </w:rPr>
      </w:pPr>
      <w:r>
        <w:rPr>
          <w:rFonts w:cs="Arial"/>
          <w:sz w:val="20"/>
          <w:szCs w:val="20"/>
          <w:lang w:val="nl-BE"/>
        </w:rPr>
        <w:t>van de drie samenstellers</w:t>
      </w:r>
      <w:r w:rsidR="008F2440">
        <w:rPr>
          <w:rFonts w:cs="Arial"/>
          <w:sz w:val="20"/>
          <w:szCs w:val="20"/>
          <w:lang w:val="nl-BE"/>
        </w:rPr>
        <w:t>:</w:t>
      </w:r>
      <w:r>
        <w:rPr>
          <w:rFonts w:cs="Arial"/>
          <w:i/>
          <w:sz w:val="20"/>
          <w:szCs w:val="20"/>
          <w:lang w:val="nl-BE"/>
        </w:rPr>
        <w:t xml:space="preserve"> Guy - Blandford - Roycroft</w:t>
      </w:r>
    </w:p>
    <w:p w14:paraId="61533482" w14:textId="77777777" w:rsidR="006F3923" w:rsidRDefault="006F3923" w:rsidP="006F3923">
      <w:pPr>
        <w:jc w:val="center"/>
        <w:rPr>
          <w:rFonts w:cs="Arial"/>
          <w:sz w:val="20"/>
          <w:szCs w:val="20"/>
          <w:lang w:val="nl-BE"/>
        </w:rPr>
      </w:pPr>
    </w:p>
    <w:p w14:paraId="50124F65" w14:textId="77777777" w:rsidR="004C50E9" w:rsidRDefault="006F3923" w:rsidP="006F3923">
      <w:pPr>
        <w:spacing w:line="230" w:lineRule="exact"/>
        <w:jc w:val="both"/>
        <w:rPr>
          <w:rFonts w:cs="Arial"/>
          <w:sz w:val="20"/>
          <w:szCs w:val="20"/>
          <w:lang w:val="nl-BE"/>
        </w:rPr>
      </w:pPr>
      <w:r>
        <w:rPr>
          <w:rFonts w:cs="Arial"/>
          <w:sz w:val="20"/>
          <w:szCs w:val="20"/>
          <w:lang w:val="nl-BE"/>
        </w:rPr>
        <w:t xml:space="preserve">   Om het opzoeken naar een studie te vergemakkelijken, staat onder elk diagram de GBR-code in de vorm</w:t>
      </w:r>
      <w:r w:rsidR="00AC6390">
        <w:rPr>
          <w:rFonts w:cs="Arial"/>
          <w:sz w:val="20"/>
          <w:szCs w:val="20"/>
          <w:lang w:val="nl-BE"/>
        </w:rPr>
        <w:t>:</w:t>
      </w:r>
      <w:r w:rsidR="004C50E9" w:rsidRPr="004C50E9">
        <w:rPr>
          <w:rFonts w:cs="Arial"/>
          <w:b/>
          <w:sz w:val="20"/>
          <w:szCs w:val="20"/>
          <w:lang w:val="nl-BE"/>
        </w:rPr>
        <w:t xml:space="preserve"> </w:t>
      </w:r>
      <w:r w:rsidRPr="004C50E9">
        <w:rPr>
          <w:rFonts w:cs="Arial"/>
          <w:b/>
          <w:sz w:val="20"/>
          <w:szCs w:val="20"/>
          <w:lang w:val="nl-BE"/>
        </w:rPr>
        <w:t>1234.56 a7c8</w:t>
      </w:r>
      <w:r>
        <w:rPr>
          <w:rFonts w:cs="Arial"/>
          <w:sz w:val="20"/>
          <w:szCs w:val="20"/>
          <w:lang w:val="nl-BE"/>
        </w:rPr>
        <w:t xml:space="preserve">, voorafgegaan door het </w:t>
      </w:r>
    </w:p>
    <w:p w14:paraId="697CAC4E" w14:textId="77777777" w:rsidR="004C50E9" w:rsidRDefault="00C762A1" w:rsidP="006F3923">
      <w:pPr>
        <w:spacing w:line="230" w:lineRule="exact"/>
        <w:jc w:val="both"/>
        <w:rPr>
          <w:rFonts w:cs="Arial"/>
          <w:sz w:val="20"/>
          <w:szCs w:val="20"/>
          <w:lang w:val="nl-BE"/>
        </w:rPr>
      </w:pPr>
      <w:r>
        <w:rPr>
          <w:rFonts w:cs="Arial"/>
          <w:sz w:val="20"/>
          <w:szCs w:val="20"/>
          <w:lang w:val="nl-BE"/>
        </w:rPr>
        <w:t xml:space="preserve">  </w:t>
      </w:r>
      <w:r w:rsidR="00AC6390">
        <w:rPr>
          <w:rFonts w:cs="Arial"/>
          <w:sz w:val="20"/>
          <w:szCs w:val="20"/>
          <w:lang w:val="nl-BE"/>
        </w:rPr>
        <w:t xml:space="preserve"> </w:t>
      </w:r>
      <w:r w:rsidR="006F3923">
        <w:rPr>
          <w:rFonts w:cs="Arial"/>
          <w:b/>
          <w:lang w:val="nl-BE"/>
        </w:rPr>
        <w:t xml:space="preserve">+ </w:t>
      </w:r>
      <w:r w:rsidR="00AC6390">
        <w:rPr>
          <w:rFonts w:cs="Arial"/>
          <w:sz w:val="20"/>
          <w:szCs w:val="20"/>
          <w:lang w:val="nl-BE"/>
        </w:rPr>
        <w:t xml:space="preserve">teken voor winst, </w:t>
      </w:r>
      <w:r w:rsidR="006F3923">
        <w:rPr>
          <w:rFonts w:cs="Arial"/>
          <w:sz w:val="20"/>
          <w:szCs w:val="20"/>
          <w:lang w:val="nl-BE"/>
        </w:rPr>
        <w:t xml:space="preserve">of het </w:t>
      </w:r>
      <w:r w:rsidR="00B51795">
        <w:rPr>
          <w:rFonts w:cs="Arial"/>
          <w:sz w:val="20"/>
          <w:szCs w:val="20"/>
          <w:lang w:val="nl-BE"/>
        </w:rPr>
        <w:t xml:space="preserve">  </w:t>
      </w:r>
    </w:p>
    <w:p w14:paraId="6EEB2BA3" w14:textId="77777777" w:rsidR="006F3923" w:rsidRDefault="004C50E9" w:rsidP="006F3923">
      <w:pPr>
        <w:spacing w:line="230" w:lineRule="exact"/>
        <w:jc w:val="both"/>
        <w:rPr>
          <w:rFonts w:cs="Arial"/>
          <w:sz w:val="20"/>
          <w:szCs w:val="20"/>
          <w:lang w:val="nl-BE"/>
        </w:rPr>
      </w:pPr>
      <w:r>
        <w:rPr>
          <w:rFonts w:cs="Arial"/>
          <w:sz w:val="20"/>
          <w:szCs w:val="20"/>
          <w:lang w:val="nl-BE"/>
        </w:rPr>
        <w:t xml:space="preserve">   </w:t>
      </w:r>
      <w:r w:rsidR="006F3923">
        <w:rPr>
          <w:rFonts w:cs="Arial"/>
          <w:b/>
          <w:lang w:val="nl-BE"/>
        </w:rPr>
        <w:t xml:space="preserve">= </w:t>
      </w:r>
      <w:r w:rsidR="006F3923">
        <w:rPr>
          <w:rFonts w:cs="Arial"/>
          <w:sz w:val="20"/>
          <w:szCs w:val="20"/>
          <w:lang w:val="nl-BE"/>
        </w:rPr>
        <w:t xml:space="preserve">teken voor remise. </w:t>
      </w:r>
    </w:p>
    <w:p w14:paraId="4EF5FD5B" w14:textId="77777777" w:rsidR="004C50E9" w:rsidRDefault="00C762A1" w:rsidP="00AC6390">
      <w:pPr>
        <w:spacing w:line="230" w:lineRule="exact"/>
        <w:rPr>
          <w:rFonts w:cs="Arial"/>
          <w:sz w:val="20"/>
          <w:szCs w:val="20"/>
          <w:lang w:val="nl-BE"/>
        </w:rPr>
      </w:pPr>
      <w:r>
        <w:rPr>
          <w:rFonts w:cs="Arial"/>
          <w:sz w:val="20"/>
          <w:szCs w:val="20"/>
          <w:lang w:val="nl-BE"/>
        </w:rPr>
        <w:t xml:space="preserve">   </w:t>
      </w:r>
      <w:r w:rsidR="006F3923" w:rsidRPr="00AC6390">
        <w:rPr>
          <w:rFonts w:cs="Arial"/>
          <w:sz w:val="20"/>
          <w:szCs w:val="20"/>
          <w:lang w:val="nl-BE"/>
        </w:rPr>
        <w:t>De vier cijfers links van het punt staan voor het aantal én de kleur</w:t>
      </w:r>
      <w:r w:rsidR="006F3923">
        <w:rPr>
          <w:rFonts w:cs="Arial"/>
          <w:sz w:val="20"/>
          <w:szCs w:val="20"/>
          <w:lang w:val="nl-BE"/>
        </w:rPr>
        <w:t xml:space="preserve"> van respectievelijk </w:t>
      </w:r>
      <w:r w:rsidR="006F3923" w:rsidRPr="00AC6390">
        <w:rPr>
          <w:rFonts w:cs="Arial"/>
          <w:sz w:val="20"/>
          <w:szCs w:val="20"/>
          <w:lang w:val="nl-BE"/>
        </w:rPr>
        <w:t>dame</w:t>
      </w:r>
      <w:r w:rsidR="00F4591A" w:rsidRPr="00AC6390">
        <w:rPr>
          <w:rFonts w:cs="Arial"/>
          <w:sz w:val="20"/>
          <w:szCs w:val="20"/>
          <w:lang w:val="nl-BE"/>
        </w:rPr>
        <w:t>,</w:t>
      </w:r>
      <w:r w:rsidR="006F3923" w:rsidRPr="00AC6390">
        <w:rPr>
          <w:rFonts w:cs="Arial"/>
          <w:sz w:val="20"/>
          <w:szCs w:val="20"/>
          <w:lang w:val="nl-BE"/>
        </w:rPr>
        <w:t xml:space="preserve"> toren loper en paard.</w:t>
      </w:r>
      <w:r w:rsidR="006F3923">
        <w:rPr>
          <w:rFonts w:cs="Arial"/>
          <w:sz w:val="20"/>
          <w:szCs w:val="20"/>
          <w:lang w:val="nl-BE"/>
        </w:rPr>
        <w:t xml:space="preserve"> </w:t>
      </w:r>
    </w:p>
    <w:p w14:paraId="4E0570B0" w14:textId="77777777" w:rsidR="00111244" w:rsidRDefault="00C762A1" w:rsidP="006F3923">
      <w:pPr>
        <w:spacing w:line="230" w:lineRule="exact"/>
        <w:jc w:val="both"/>
        <w:rPr>
          <w:rFonts w:cs="Arial"/>
          <w:sz w:val="20"/>
          <w:szCs w:val="20"/>
          <w:lang w:val="nl-BE"/>
        </w:rPr>
      </w:pPr>
      <w:r>
        <w:rPr>
          <w:rFonts w:cs="Arial"/>
          <w:sz w:val="20"/>
          <w:szCs w:val="20"/>
          <w:lang w:val="nl-BE"/>
        </w:rPr>
        <w:t xml:space="preserve">  </w:t>
      </w:r>
      <w:r w:rsidR="00AC6390">
        <w:rPr>
          <w:rFonts w:cs="Arial"/>
          <w:sz w:val="20"/>
          <w:szCs w:val="20"/>
          <w:lang w:val="nl-BE"/>
        </w:rPr>
        <w:t xml:space="preserve"> </w:t>
      </w:r>
      <w:r w:rsidR="006F3923" w:rsidRPr="00AC6390">
        <w:rPr>
          <w:rFonts w:cs="Arial"/>
          <w:sz w:val="20"/>
          <w:szCs w:val="20"/>
          <w:lang w:val="nl-BE"/>
        </w:rPr>
        <w:t>Het</w:t>
      </w:r>
      <w:r w:rsidR="006F3923">
        <w:rPr>
          <w:rFonts w:cs="Arial"/>
          <w:b/>
          <w:sz w:val="20"/>
          <w:szCs w:val="20"/>
          <w:lang w:val="nl-BE"/>
        </w:rPr>
        <w:t xml:space="preserve"> </w:t>
      </w:r>
      <w:r w:rsidR="006F3923">
        <w:rPr>
          <w:rFonts w:cs="Arial"/>
          <w:sz w:val="20"/>
          <w:szCs w:val="20"/>
          <w:lang w:val="nl-BE"/>
        </w:rPr>
        <w:t xml:space="preserve">(kleur-) </w:t>
      </w:r>
      <w:r w:rsidR="006F3923">
        <w:rPr>
          <w:rFonts w:cs="Arial"/>
          <w:b/>
          <w:sz w:val="20"/>
          <w:szCs w:val="20"/>
          <w:lang w:val="nl-BE"/>
        </w:rPr>
        <w:t>codenummer is voor wit 1</w:t>
      </w:r>
      <w:r w:rsidR="000E7247">
        <w:rPr>
          <w:rFonts w:cs="Arial"/>
          <w:sz w:val="20"/>
          <w:szCs w:val="20"/>
          <w:lang w:val="nl-BE"/>
        </w:rPr>
        <w:t>,</w:t>
      </w:r>
      <w:r w:rsidR="006F3923">
        <w:rPr>
          <w:rFonts w:cs="Arial"/>
          <w:b/>
          <w:sz w:val="20"/>
          <w:szCs w:val="20"/>
          <w:lang w:val="nl-BE"/>
        </w:rPr>
        <w:t xml:space="preserve"> en</w:t>
      </w:r>
      <w:r w:rsidR="006F3923">
        <w:rPr>
          <w:rFonts w:cs="Arial"/>
          <w:sz w:val="20"/>
          <w:szCs w:val="20"/>
          <w:lang w:val="nl-BE"/>
        </w:rPr>
        <w:t xml:space="preserve"> </w:t>
      </w:r>
      <w:r w:rsidR="006F3923">
        <w:rPr>
          <w:rFonts w:cs="Arial"/>
          <w:b/>
          <w:sz w:val="20"/>
          <w:szCs w:val="20"/>
          <w:lang w:val="nl-BE"/>
        </w:rPr>
        <w:t>voor zwart 3</w:t>
      </w:r>
      <w:r w:rsidR="006F3923">
        <w:rPr>
          <w:rFonts w:cs="Arial"/>
          <w:sz w:val="20"/>
          <w:szCs w:val="20"/>
          <w:lang w:val="nl-BE"/>
        </w:rPr>
        <w:t xml:space="preserve">. </w:t>
      </w:r>
    </w:p>
    <w:p w14:paraId="41C0E79B" w14:textId="77777777" w:rsidR="006F3923" w:rsidRDefault="00111244" w:rsidP="006F3923">
      <w:pPr>
        <w:spacing w:line="230" w:lineRule="exact"/>
        <w:jc w:val="both"/>
        <w:rPr>
          <w:rFonts w:cs="Arial"/>
          <w:sz w:val="20"/>
          <w:szCs w:val="20"/>
          <w:lang w:val="nl-BE"/>
        </w:rPr>
      </w:pPr>
      <w:r>
        <w:rPr>
          <w:rFonts w:cs="Arial"/>
          <w:sz w:val="20"/>
          <w:szCs w:val="20"/>
          <w:lang w:val="nl-BE"/>
        </w:rPr>
        <w:t xml:space="preserve">   </w:t>
      </w:r>
      <w:r w:rsidR="006F3923">
        <w:rPr>
          <w:rFonts w:cs="Arial"/>
          <w:sz w:val="20"/>
          <w:szCs w:val="20"/>
          <w:lang w:val="nl-BE"/>
        </w:rPr>
        <w:t xml:space="preserve">De som van deze nummers wordt door de eerste vier cijfers weergegeven. </w:t>
      </w:r>
    </w:p>
    <w:p w14:paraId="2081ECB8" w14:textId="77777777" w:rsidR="006F3923" w:rsidRDefault="00C762A1" w:rsidP="006F3923">
      <w:pPr>
        <w:spacing w:line="230" w:lineRule="exact"/>
        <w:jc w:val="both"/>
        <w:rPr>
          <w:rFonts w:cs="Arial"/>
          <w:b/>
          <w:sz w:val="20"/>
          <w:szCs w:val="20"/>
          <w:lang w:val="nl-BE"/>
        </w:rPr>
      </w:pPr>
      <w:r>
        <w:rPr>
          <w:rFonts w:cs="Arial"/>
          <w:sz w:val="20"/>
          <w:szCs w:val="20"/>
          <w:lang w:val="nl-BE"/>
        </w:rPr>
        <w:t xml:space="preserve">   </w:t>
      </w:r>
      <w:r w:rsidR="006F3923" w:rsidRPr="00AC6390">
        <w:rPr>
          <w:rFonts w:cs="Arial"/>
          <w:sz w:val="20"/>
          <w:szCs w:val="20"/>
          <w:lang w:val="nl-BE"/>
        </w:rPr>
        <w:t>De twee cijfers rechts van het punt  geven respectievelijk het aantal witte en zwarte pionnen</w:t>
      </w:r>
      <w:r w:rsidR="006F3923" w:rsidRPr="004C50E9">
        <w:rPr>
          <w:rFonts w:cs="Arial"/>
          <w:b/>
          <w:sz w:val="20"/>
          <w:szCs w:val="20"/>
          <w:lang w:val="nl-BE"/>
        </w:rPr>
        <w:t xml:space="preserve"> </w:t>
      </w:r>
      <w:r w:rsidR="006F3923" w:rsidRPr="004C50E9">
        <w:rPr>
          <w:rFonts w:cs="Arial"/>
          <w:sz w:val="20"/>
          <w:szCs w:val="20"/>
          <w:lang w:val="nl-BE"/>
        </w:rPr>
        <w:t>aan.</w:t>
      </w:r>
      <w:r w:rsidR="006F3923" w:rsidRPr="004C50E9">
        <w:rPr>
          <w:rFonts w:cs="Arial"/>
          <w:b/>
          <w:sz w:val="20"/>
          <w:szCs w:val="20"/>
          <w:lang w:val="nl-BE"/>
        </w:rPr>
        <w:t xml:space="preserve">  </w:t>
      </w:r>
    </w:p>
    <w:p w14:paraId="3363064B" w14:textId="77777777" w:rsidR="00B51795" w:rsidRDefault="00C762A1" w:rsidP="006F3923">
      <w:pPr>
        <w:spacing w:line="230" w:lineRule="exact"/>
        <w:jc w:val="both"/>
        <w:rPr>
          <w:rFonts w:cs="Arial"/>
          <w:sz w:val="20"/>
          <w:szCs w:val="20"/>
          <w:lang w:val="nl-BE"/>
        </w:rPr>
      </w:pPr>
      <w:r>
        <w:rPr>
          <w:rFonts w:cs="Arial"/>
          <w:b/>
          <w:sz w:val="20"/>
          <w:szCs w:val="20"/>
          <w:lang w:val="nl-BE"/>
        </w:rPr>
        <w:t xml:space="preserve">   </w:t>
      </w:r>
      <w:r w:rsidR="006C352E">
        <w:rPr>
          <w:rFonts w:cs="Arial"/>
          <w:sz w:val="20"/>
          <w:szCs w:val="20"/>
          <w:lang w:val="nl-BE"/>
        </w:rPr>
        <w:t xml:space="preserve">En de </w:t>
      </w:r>
      <w:r w:rsidR="006F3923">
        <w:rPr>
          <w:rFonts w:cs="Arial"/>
          <w:sz w:val="20"/>
          <w:szCs w:val="20"/>
          <w:lang w:val="nl-BE"/>
        </w:rPr>
        <w:t>l</w:t>
      </w:r>
      <w:r w:rsidR="006C352E">
        <w:rPr>
          <w:rFonts w:cs="Arial"/>
          <w:sz w:val="20"/>
          <w:szCs w:val="20"/>
          <w:lang w:val="nl-BE"/>
        </w:rPr>
        <w:t xml:space="preserve">aatste letter-cijfer-combinatie geeft de </w:t>
      </w:r>
      <w:r w:rsidR="006F3923">
        <w:rPr>
          <w:rFonts w:cs="Arial"/>
          <w:sz w:val="20"/>
          <w:szCs w:val="20"/>
          <w:lang w:val="nl-BE"/>
        </w:rPr>
        <w:t>stand weer van eerst de witte en dan de zwarte koning.</w:t>
      </w:r>
    </w:p>
    <w:p w14:paraId="78F52E9A" w14:textId="77777777" w:rsidR="00B51795" w:rsidRDefault="00B51795" w:rsidP="006F3923">
      <w:pPr>
        <w:spacing w:line="230" w:lineRule="exact"/>
        <w:jc w:val="both"/>
        <w:rPr>
          <w:rFonts w:cs="Arial"/>
          <w:sz w:val="20"/>
          <w:szCs w:val="20"/>
          <w:lang w:val="nl-BE"/>
        </w:rPr>
      </w:pPr>
    </w:p>
    <w:p w14:paraId="7109D576" w14:textId="77777777" w:rsidR="00B51795" w:rsidRDefault="00C16326" w:rsidP="006F3923">
      <w:pPr>
        <w:spacing w:line="230" w:lineRule="exact"/>
        <w:jc w:val="both"/>
        <w:rPr>
          <w:rFonts w:cs="Arial"/>
          <w:sz w:val="20"/>
          <w:szCs w:val="20"/>
          <w:lang w:val="nl-BE"/>
        </w:rPr>
      </w:pPr>
      <w:r>
        <w:rPr>
          <w:rFonts w:cs="Arial"/>
          <w:sz w:val="20"/>
          <w:szCs w:val="20"/>
          <w:lang w:val="nl-BE"/>
        </w:rPr>
        <w:t xml:space="preserve">   </w:t>
      </w:r>
      <w:r w:rsidR="00B51795">
        <w:rPr>
          <w:rFonts w:cs="Arial"/>
          <w:sz w:val="20"/>
          <w:szCs w:val="20"/>
          <w:lang w:val="nl-BE"/>
        </w:rPr>
        <w:t>Een voorbeeld:</w:t>
      </w:r>
    </w:p>
    <w:p w14:paraId="214EF21A" w14:textId="77777777" w:rsidR="00AC6390" w:rsidRDefault="008372DD" w:rsidP="006F3923">
      <w:pPr>
        <w:spacing w:line="230" w:lineRule="exact"/>
        <w:jc w:val="both"/>
        <w:rPr>
          <w:rFonts w:cs="Arial"/>
          <w:sz w:val="20"/>
          <w:szCs w:val="20"/>
          <w:lang w:val="nl-BE"/>
        </w:rPr>
      </w:pPr>
      <w:r>
        <w:rPr>
          <w:rFonts w:cs="Arial"/>
          <w:sz w:val="20"/>
          <w:szCs w:val="20"/>
          <w:lang w:val="nl-BE"/>
        </w:rPr>
        <w:t xml:space="preserve">  </w:t>
      </w:r>
      <w:r w:rsidR="00C16326">
        <w:rPr>
          <w:rFonts w:cs="Arial"/>
          <w:sz w:val="20"/>
          <w:szCs w:val="20"/>
          <w:lang w:val="nl-BE"/>
        </w:rPr>
        <w:t xml:space="preserve"> </w:t>
      </w:r>
      <w:r>
        <w:rPr>
          <w:rFonts w:cs="Arial"/>
          <w:sz w:val="20"/>
          <w:szCs w:val="20"/>
          <w:lang w:val="nl-BE"/>
        </w:rPr>
        <w:t xml:space="preserve"> </w:t>
      </w:r>
      <w:r w:rsidR="006F3923">
        <w:rPr>
          <w:rFonts w:cs="Arial"/>
          <w:b/>
          <w:lang w:val="nl-BE"/>
        </w:rPr>
        <w:t>+</w:t>
      </w:r>
      <w:r w:rsidR="006F3923">
        <w:rPr>
          <w:rFonts w:cs="Arial"/>
          <w:b/>
          <w:sz w:val="20"/>
          <w:szCs w:val="20"/>
          <w:lang w:val="nl-BE"/>
        </w:rPr>
        <w:t xml:space="preserve"> 1234.56 a7c8</w:t>
      </w:r>
      <w:r w:rsidR="006F3923">
        <w:rPr>
          <w:rFonts w:cs="Arial"/>
          <w:sz w:val="20"/>
          <w:szCs w:val="20"/>
          <w:lang w:val="nl-BE"/>
        </w:rPr>
        <w:t xml:space="preserve"> betekent dus dat</w:t>
      </w:r>
      <w:r w:rsidR="00B51795">
        <w:rPr>
          <w:rFonts w:cs="Arial"/>
          <w:sz w:val="20"/>
          <w:szCs w:val="20"/>
          <w:lang w:val="nl-BE"/>
        </w:rPr>
        <w:t xml:space="preserve"> het diagram als volgt is samengesteld:</w:t>
      </w:r>
    </w:p>
    <w:p w14:paraId="6CAA8804" w14:textId="77777777" w:rsidR="00AC6390" w:rsidRPr="00AC6390" w:rsidRDefault="00C16326" w:rsidP="00B51795">
      <w:pPr>
        <w:spacing w:line="230" w:lineRule="exact"/>
        <w:rPr>
          <w:rFonts w:cs="Arial"/>
          <w:b/>
          <w:lang w:val="nl-BE"/>
        </w:rPr>
      </w:pPr>
      <w:r>
        <w:rPr>
          <w:rFonts w:cs="Arial"/>
          <w:sz w:val="20"/>
          <w:szCs w:val="20"/>
          <w:lang w:val="nl-BE"/>
        </w:rPr>
        <w:t xml:space="preserve">   </w:t>
      </w:r>
      <w:r w:rsidR="009F53E0">
        <w:rPr>
          <w:rFonts w:cs="Arial"/>
          <w:b/>
          <w:lang w:val="nl-BE"/>
        </w:rPr>
        <w:t xml:space="preserve"> </w:t>
      </w:r>
      <w:r w:rsidR="00AC6390">
        <w:rPr>
          <w:rFonts w:cs="Arial"/>
          <w:b/>
          <w:lang w:val="nl-BE"/>
        </w:rPr>
        <w:t xml:space="preserve">+ </w:t>
      </w:r>
      <w:r w:rsidR="00B51795">
        <w:rPr>
          <w:rFonts w:cs="Arial"/>
          <w:sz w:val="20"/>
          <w:szCs w:val="20"/>
          <w:lang w:val="nl-BE"/>
        </w:rPr>
        <w:t>= een winststudie</w:t>
      </w:r>
      <w:r w:rsidR="00AC6390">
        <w:rPr>
          <w:rFonts w:cs="Arial"/>
          <w:sz w:val="20"/>
          <w:szCs w:val="20"/>
          <w:lang w:val="nl-BE"/>
        </w:rPr>
        <w:t>, bestaande uit</w:t>
      </w:r>
      <w:r w:rsidR="003142C7">
        <w:rPr>
          <w:rFonts w:cs="Arial"/>
          <w:sz w:val="20"/>
          <w:szCs w:val="20"/>
          <w:lang w:val="nl-BE"/>
        </w:rPr>
        <w:t>:</w:t>
      </w:r>
    </w:p>
    <w:p w14:paraId="6530E09C" w14:textId="77777777" w:rsidR="00AC6390" w:rsidRDefault="009F53E0" w:rsidP="006F3923">
      <w:pPr>
        <w:spacing w:line="230" w:lineRule="exact"/>
        <w:jc w:val="both"/>
        <w:rPr>
          <w:rFonts w:cs="Arial"/>
          <w:sz w:val="20"/>
          <w:szCs w:val="20"/>
          <w:lang w:val="nl-BE"/>
        </w:rPr>
      </w:pPr>
      <w:r>
        <w:rPr>
          <w:rFonts w:cs="Arial"/>
          <w:b/>
          <w:sz w:val="20"/>
          <w:szCs w:val="20"/>
          <w:lang w:val="nl-BE"/>
        </w:rPr>
        <w:t xml:space="preserve">    </w:t>
      </w:r>
      <w:r w:rsidR="00B51795">
        <w:rPr>
          <w:rFonts w:cs="Arial"/>
          <w:b/>
          <w:sz w:val="20"/>
          <w:szCs w:val="20"/>
          <w:lang w:val="nl-BE"/>
        </w:rPr>
        <w:t xml:space="preserve">1 </w:t>
      </w:r>
      <w:r w:rsidR="007A21AC">
        <w:rPr>
          <w:rFonts w:cs="Arial"/>
          <w:sz w:val="20"/>
          <w:szCs w:val="20"/>
          <w:lang w:val="nl-BE"/>
        </w:rPr>
        <w:t>= één</w:t>
      </w:r>
      <w:r w:rsidR="00B51795">
        <w:rPr>
          <w:rFonts w:cs="Arial"/>
          <w:sz w:val="20"/>
          <w:szCs w:val="20"/>
          <w:lang w:val="nl-BE"/>
        </w:rPr>
        <w:t xml:space="preserve"> witte dame</w:t>
      </w:r>
      <w:r w:rsidR="006F3923">
        <w:rPr>
          <w:rFonts w:cs="Arial"/>
          <w:sz w:val="20"/>
          <w:szCs w:val="20"/>
          <w:lang w:val="nl-BE"/>
        </w:rPr>
        <w:t>,</w:t>
      </w:r>
    </w:p>
    <w:p w14:paraId="1F25B4E3" w14:textId="77777777" w:rsidR="00AC6390" w:rsidRDefault="009F53E0" w:rsidP="006F3923">
      <w:pPr>
        <w:spacing w:line="230" w:lineRule="exact"/>
        <w:jc w:val="both"/>
        <w:rPr>
          <w:rFonts w:cs="Arial"/>
          <w:sz w:val="20"/>
          <w:szCs w:val="20"/>
          <w:lang w:val="nl-BE"/>
        </w:rPr>
      </w:pPr>
      <w:r>
        <w:rPr>
          <w:rFonts w:cs="Arial"/>
          <w:b/>
          <w:sz w:val="20"/>
          <w:szCs w:val="20"/>
          <w:lang w:val="nl-BE"/>
        </w:rPr>
        <w:t xml:space="preserve">    </w:t>
      </w:r>
      <w:r w:rsidR="00B51795">
        <w:rPr>
          <w:rFonts w:cs="Arial"/>
          <w:b/>
          <w:sz w:val="20"/>
          <w:szCs w:val="20"/>
          <w:lang w:val="nl-BE"/>
        </w:rPr>
        <w:t xml:space="preserve">2 </w:t>
      </w:r>
      <w:r w:rsidR="00B51795">
        <w:rPr>
          <w:rFonts w:cs="Arial"/>
          <w:sz w:val="20"/>
          <w:szCs w:val="20"/>
          <w:lang w:val="nl-BE"/>
        </w:rPr>
        <w:t>=</w:t>
      </w:r>
      <w:r>
        <w:rPr>
          <w:rFonts w:cs="Arial"/>
          <w:sz w:val="20"/>
          <w:szCs w:val="20"/>
          <w:lang w:val="nl-BE"/>
        </w:rPr>
        <w:t xml:space="preserve"> </w:t>
      </w:r>
      <w:r w:rsidR="006F3923">
        <w:rPr>
          <w:rFonts w:cs="Arial"/>
          <w:sz w:val="20"/>
          <w:szCs w:val="20"/>
          <w:lang w:val="nl-BE"/>
        </w:rPr>
        <w:t xml:space="preserve">twee witte torens </w:t>
      </w:r>
      <w:r w:rsidR="006F3923" w:rsidRPr="009F53E0">
        <w:rPr>
          <w:rFonts w:cs="Arial"/>
          <w:sz w:val="20"/>
          <w:szCs w:val="20"/>
          <w:lang w:val="nl-BE"/>
        </w:rPr>
        <w:t xml:space="preserve">(1+1=2), </w:t>
      </w:r>
    </w:p>
    <w:p w14:paraId="049937BE" w14:textId="77777777" w:rsidR="00AC6390" w:rsidRDefault="009F53E0" w:rsidP="006F3923">
      <w:pPr>
        <w:spacing w:line="230" w:lineRule="exact"/>
        <w:jc w:val="both"/>
        <w:rPr>
          <w:rFonts w:cs="Arial"/>
          <w:sz w:val="20"/>
          <w:szCs w:val="20"/>
          <w:lang w:val="nl-BE"/>
        </w:rPr>
      </w:pPr>
      <w:r>
        <w:rPr>
          <w:rFonts w:cs="Arial"/>
          <w:b/>
          <w:sz w:val="20"/>
          <w:szCs w:val="20"/>
          <w:lang w:val="nl-BE"/>
        </w:rPr>
        <w:t xml:space="preserve">    3 </w:t>
      </w:r>
      <w:r>
        <w:rPr>
          <w:rFonts w:cs="Arial"/>
          <w:sz w:val="20"/>
          <w:szCs w:val="20"/>
          <w:lang w:val="nl-BE"/>
        </w:rPr>
        <w:t xml:space="preserve">= </w:t>
      </w:r>
      <w:r w:rsidR="00C257CF">
        <w:rPr>
          <w:rFonts w:cs="Arial"/>
          <w:sz w:val="20"/>
          <w:szCs w:val="20"/>
          <w:lang w:val="nl-BE"/>
        </w:rPr>
        <w:t>éé</w:t>
      </w:r>
      <w:r w:rsidR="006F3923">
        <w:rPr>
          <w:rFonts w:cs="Arial"/>
          <w:sz w:val="20"/>
          <w:szCs w:val="20"/>
          <w:lang w:val="nl-BE"/>
        </w:rPr>
        <w:t xml:space="preserve">n zwarte loper </w:t>
      </w:r>
      <w:r w:rsidR="006F3923" w:rsidRPr="009F53E0">
        <w:rPr>
          <w:rFonts w:cs="Arial"/>
          <w:sz w:val="20"/>
          <w:szCs w:val="20"/>
          <w:lang w:val="nl-BE"/>
        </w:rPr>
        <w:t>(3),</w:t>
      </w:r>
      <w:r w:rsidR="006F3923">
        <w:rPr>
          <w:rFonts w:cs="Arial"/>
          <w:sz w:val="20"/>
          <w:szCs w:val="20"/>
          <w:lang w:val="nl-BE"/>
        </w:rPr>
        <w:t xml:space="preserve"> </w:t>
      </w:r>
    </w:p>
    <w:p w14:paraId="04FC2E3F" w14:textId="77777777" w:rsidR="00AC6390" w:rsidRDefault="009F53E0" w:rsidP="006F3923">
      <w:pPr>
        <w:spacing w:line="230" w:lineRule="exact"/>
        <w:jc w:val="both"/>
        <w:rPr>
          <w:rFonts w:cs="Arial"/>
          <w:sz w:val="20"/>
          <w:szCs w:val="20"/>
          <w:lang w:val="nl-BE"/>
        </w:rPr>
      </w:pPr>
      <w:r>
        <w:rPr>
          <w:rFonts w:cs="Arial"/>
          <w:b/>
          <w:sz w:val="20"/>
          <w:szCs w:val="20"/>
          <w:lang w:val="nl-BE"/>
        </w:rPr>
        <w:t xml:space="preserve">    4 </w:t>
      </w:r>
      <w:r>
        <w:rPr>
          <w:rFonts w:cs="Arial"/>
          <w:sz w:val="20"/>
          <w:szCs w:val="20"/>
          <w:lang w:val="nl-BE"/>
        </w:rPr>
        <w:t xml:space="preserve">= </w:t>
      </w:r>
      <w:r w:rsidR="00C257CF">
        <w:rPr>
          <w:rFonts w:cs="Arial"/>
          <w:sz w:val="20"/>
          <w:szCs w:val="20"/>
          <w:lang w:val="nl-BE"/>
        </w:rPr>
        <w:t>éé</w:t>
      </w:r>
      <w:r w:rsidR="006F3923">
        <w:rPr>
          <w:rFonts w:cs="Arial"/>
          <w:sz w:val="20"/>
          <w:szCs w:val="20"/>
          <w:lang w:val="nl-BE"/>
        </w:rPr>
        <w:t xml:space="preserve">n wit en </w:t>
      </w:r>
      <w:r w:rsidR="00946D05">
        <w:rPr>
          <w:rFonts w:cs="Arial"/>
          <w:sz w:val="20"/>
          <w:szCs w:val="20"/>
          <w:lang w:val="nl-BE"/>
        </w:rPr>
        <w:t xml:space="preserve">één </w:t>
      </w:r>
      <w:r w:rsidR="006F3923">
        <w:rPr>
          <w:rFonts w:cs="Arial"/>
          <w:sz w:val="20"/>
          <w:szCs w:val="20"/>
          <w:lang w:val="nl-BE"/>
        </w:rPr>
        <w:t xml:space="preserve">zwart paard </w:t>
      </w:r>
      <w:r w:rsidR="006F3923" w:rsidRPr="009F53E0">
        <w:rPr>
          <w:rFonts w:cs="Arial"/>
          <w:sz w:val="20"/>
          <w:szCs w:val="20"/>
          <w:lang w:val="nl-BE"/>
        </w:rPr>
        <w:t>(1+3=4).</w:t>
      </w:r>
      <w:r w:rsidR="006F3923">
        <w:rPr>
          <w:rFonts w:cs="Arial"/>
          <w:sz w:val="20"/>
          <w:szCs w:val="20"/>
          <w:lang w:val="nl-BE"/>
        </w:rPr>
        <w:t xml:space="preserve">  </w:t>
      </w:r>
    </w:p>
    <w:p w14:paraId="5986DF88" w14:textId="77777777" w:rsidR="009F53E0" w:rsidRDefault="009F53E0" w:rsidP="006F3923">
      <w:pPr>
        <w:spacing w:line="230" w:lineRule="exact"/>
        <w:jc w:val="both"/>
        <w:rPr>
          <w:rFonts w:cs="Arial"/>
          <w:sz w:val="20"/>
          <w:szCs w:val="20"/>
          <w:lang w:val="nl-BE"/>
        </w:rPr>
      </w:pPr>
      <w:r>
        <w:rPr>
          <w:rFonts w:cs="Arial"/>
          <w:b/>
          <w:sz w:val="20"/>
          <w:szCs w:val="20"/>
          <w:lang w:val="nl-BE"/>
        </w:rPr>
        <w:t xml:space="preserve">    5 </w:t>
      </w:r>
      <w:r>
        <w:rPr>
          <w:rFonts w:cs="Arial"/>
          <w:sz w:val="20"/>
          <w:szCs w:val="20"/>
          <w:lang w:val="nl-BE"/>
        </w:rPr>
        <w:t>= w</w:t>
      </w:r>
      <w:r w:rsidR="006F3923">
        <w:rPr>
          <w:rFonts w:cs="Arial"/>
          <w:sz w:val="20"/>
          <w:szCs w:val="20"/>
          <w:lang w:val="nl-BE"/>
        </w:rPr>
        <w:t xml:space="preserve">it heeft vijf </w:t>
      </w:r>
      <w:r>
        <w:rPr>
          <w:rFonts w:cs="Arial"/>
          <w:sz w:val="20"/>
          <w:szCs w:val="20"/>
          <w:lang w:val="nl-BE"/>
        </w:rPr>
        <w:t>pionnen (5),</w:t>
      </w:r>
    </w:p>
    <w:p w14:paraId="263A4A89" w14:textId="77777777" w:rsidR="00AC6390" w:rsidRDefault="009F53E0" w:rsidP="006F3923">
      <w:pPr>
        <w:spacing w:line="230" w:lineRule="exact"/>
        <w:jc w:val="both"/>
        <w:rPr>
          <w:rFonts w:cs="Arial"/>
          <w:sz w:val="20"/>
          <w:szCs w:val="20"/>
          <w:lang w:val="nl-BE"/>
        </w:rPr>
      </w:pPr>
      <w:r>
        <w:rPr>
          <w:rFonts w:cs="Arial"/>
          <w:b/>
          <w:sz w:val="20"/>
          <w:szCs w:val="20"/>
          <w:lang w:val="nl-BE"/>
        </w:rPr>
        <w:t xml:space="preserve">    6 </w:t>
      </w:r>
      <w:r>
        <w:rPr>
          <w:rFonts w:cs="Arial"/>
          <w:sz w:val="20"/>
          <w:szCs w:val="20"/>
          <w:lang w:val="nl-BE"/>
        </w:rPr>
        <w:t>= zwart heeft zes pionnen (6),</w:t>
      </w:r>
    </w:p>
    <w:p w14:paraId="254A335A" w14:textId="77777777" w:rsidR="009F53E0" w:rsidRDefault="009F53E0" w:rsidP="006F3923">
      <w:pPr>
        <w:spacing w:line="230" w:lineRule="exact"/>
        <w:jc w:val="both"/>
        <w:rPr>
          <w:rFonts w:cs="Arial"/>
          <w:sz w:val="20"/>
          <w:szCs w:val="20"/>
          <w:lang w:val="nl-BE"/>
        </w:rPr>
      </w:pPr>
      <w:r>
        <w:rPr>
          <w:rFonts w:cs="Arial"/>
          <w:sz w:val="20"/>
          <w:szCs w:val="20"/>
          <w:lang w:val="nl-BE"/>
        </w:rPr>
        <w:t xml:space="preserve">  </w:t>
      </w:r>
      <w:r>
        <w:rPr>
          <w:rFonts w:cs="Arial"/>
          <w:b/>
          <w:sz w:val="20"/>
          <w:szCs w:val="20"/>
          <w:lang w:val="nl-BE"/>
        </w:rPr>
        <w:t xml:space="preserve">a7 </w:t>
      </w:r>
      <w:r w:rsidRPr="009F53E0">
        <w:rPr>
          <w:rFonts w:cs="Arial"/>
          <w:sz w:val="20"/>
          <w:szCs w:val="20"/>
          <w:lang w:val="nl-BE"/>
        </w:rPr>
        <w:t>=</w:t>
      </w:r>
      <w:r>
        <w:rPr>
          <w:rFonts w:cs="Arial"/>
          <w:sz w:val="20"/>
          <w:szCs w:val="20"/>
          <w:lang w:val="nl-BE"/>
        </w:rPr>
        <w:t xml:space="preserve"> de witte koning staat op veld a7,</w:t>
      </w:r>
    </w:p>
    <w:p w14:paraId="2AA0C569" w14:textId="77777777" w:rsidR="006F3923" w:rsidRDefault="009F53E0" w:rsidP="006F3923">
      <w:pPr>
        <w:spacing w:line="230" w:lineRule="exact"/>
        <w:jc w:val="both"/>
        <w:rPr>
          <w:rFonts w:cs="Arial"/>
          <w:sz w:val="20"/>
          <w:szCs w:val="20"/>
          <w:lang w:val="nl-BE"/>
        </w:rPr>
      </w:pPr>
      <w:r>
        <w:rPr>
          <w:rFonts w:cs="Arial"/>
          <w:sz w:val="20"/>
          <w:szCs w:val="20"/>
          <w:lang w:val="nl-BE"/>
        </w:rPr>
        <w:t xml:space="preserve"> </w:t>
      </w:r>
      <w:r w:rsidR="00C762A1">
        <w:rPr>
          <w:rFonts w:cs="Arial"/>
          <w:sz w:val="20"/>
          <w:szCs w:val="20"/>
          <w:lang w:val="nl-BE"/>
        </w:rPr>
        <w:t xml:space="preserve"> </w:t>
      </w:r>
      <w:r w:rsidR="00C762A1">
        <w:rPr>
          <w:rFonts w:cs="Arial"/>
          <w:b/>
          <w:sz w:val="20"/>
          <w:szCs w:val="20"/>
          <w:lang w:val="nl-BE"/>
        </w:rPr>
        <w:t xml:space="preserve">c8 </w:t>
      </w:r>
      <w:r w:rsidR="00C762A1">
        <w:rPr>
          <w:rFonts w:cs="Arial"/>
          <w:sz w:val="20"/>
          <w:szCs w:val="20"/>
          <w:lang w:val="nl-BE"/>
        </w:rPr>
        <w:t>= de zwarte koning staat op veld c8.</w:t>
      </w:r>
    </w:p>
    <w:p w14:paraId="74C20C15" w14:textId="77777777" w:rsidR="008372DD" w:rsidRDefault="008372DD" w:rsidP="006F3923">
      <w:pPr>
        <w:spacing w:line="230" w:lineRule="exact"/>
        <w:jc w:val="both"/>
        <w:rPr>
          <w:rFonts w:cs="Arial"/>
          <w:sz w:val="20"/>
          <w:szCs w:val="20"/>
          <w:lang w:val="nl-BE"/>
        </w:rPr>
      </w:pPr>
    </w:p>
    <w:p w14:paraId="535671A5" w14:textId="77777777" w:rsidR="006F3923" w:rsidRDefault="008372DD" w:rsidP="006F3923">
      <w:pPr>
        <w:spacing w:line="230" w:lineRule="exact"/>
        <w:jc w:val="both"/>
        <w:rPr>
          <w:rFonts w:cs="Arial"/>
          <w:b/>
          <w:sz w:val="20"/>
          <w:szCs w:val="20"/>
          <w:lang w:val="nl-BE"/>
        </w:rPr>
      </w:pPr>
      <w:r>
        <w:rPr>
          <w:rFonts w:cs="Arial"/>
          <w:sz w:val="20"/>
          <w:szCs w:val="20"/>
          <w:lang w:val="nl-BE"/>
        </w:rPr>
        <w:t xml:space="preserve">   </w:t>
      </w:r>
      <w:r w:rsidR="00561B51">
        <w:rPr>
          <w:rFonts w:cs="Arial"/>
          <w:sz w:val="20"/>
          <w:szCs w:val="20"/>
          <w:lang w:val="nl-BE"/>
        </w:rPr>
        <w:t>De regel is dat wit steeds begint.</w:t>
      </w:r>
      <w:r w:rsidR="006F3923">
        <w:rPr>
          <w:rFonts w:cs="Arial"/>
          <w:sz w:val="20"/>
          <w:szCs w:val="20"/>
          <w:lang w:val="nl-BE"/>
        </w:rPr>
        <w:t xml:space="preserve"> Behalve als er </w:t>
      </w:r>
      <w:r w:rsidR="00C762A1">
        <w:rPr>
          <w:rFonts w:cs="Arial"/>
          <w:sz w:val="20"/>
          <w:szCs w:val="20"/>
          <w:lang w:val="nl-BE"/>
        </w:rPr>
        <w:t>staat:</w:t>
      </w:r>
    </w:p>
    <w:p w14:paraId="3652B610" w14:textId="77777777" w:rsidR="00C762A1" w:rsidRPr="00C762A1" w:rsidRDefault="00C762A1" w:rsidP="006F3923">
      <w:pPr>
        <w:spacing w:line="230" w:lineRule="exact"/>
        <w:jc w:val="both"/>
        <w:rPr>
          <w:rFonts w:cs="Arial"/>
          <w:sz w:val="20"/>
          <w:szCs w:val="20"/>
          <w:lang w:val="nl-BE"/>
        </w:rPr>
      </w:pPr>
      <w:r>
        <w:rPr>
          <w:rFonts w:cs="Arial"/>
          <w:b/>
          <w:sz w:val="20"/>
          <w:szCs w:val="20"/>
          <w:lang w:val="nl-BE"/>
        </w:rPr>
        <w:t xml:space="preserve">ZAZ </w:t>
      </w:r>
      <w:r>
        <w:rPr>
          <w:rFonts w:cs="Arial"/>
          <w:sz w:val="20"/>
          <w:szCs w:val="20"/>
          <w:lang w:val="nl-BE"/>
        </w:rPr>
        <w:t>=</w:t>
      </w:r>
      <w:r w:rsidR="00946D05">
        <w:rPr>
          <w:rFonts w:cs="Arial"/>
          <w:sz w:val="20"/>
          <w:szCs w:val="20"/>
          <w:lang w:val="nl-BE"/>
        </w:rPr>
        <w:t xml:space="preserve"> Dan is </w:t>
      </w:r>
      <w:r>
        <w:rPr>
          <w:rFonts w:cs="Arial"/>
          <w:sz w:val="20"/>
          <w:szCs w:val="20"/>
          <w:lang w:val="nl-BE"/>
        </w:rPr>
        <w:t>zwart aan zet.</w:t>
      </w:r>
    </w:p>
    <w:p w14:paraId="1E1F459A" w14:textId="77777777" w:rsidR="006F3923" w:rsidRDefault="006F3923" w:rsidP="006F3923">
      <w:pPr>
        <w:spacing w:line="230" w:lineRule="exact"/>
        <w:jc w:val="both"/>
        <w:rPr>
          <w:rFonts w:cs="Arial"/>
          <w:sz w:val="20"/>
          <w:szCs w:val="20"/>
          <w:lang w:val="nl-BE"/>
        </w:rPr>
      </w:pPr>
    </w:p>
    <w:p w14:paraId="30BDEADB" w14:textId="77777777" w:rsidR="00D81EE1" w:rsidRDefault="008A3FDA" w:rsidP="006F3923">
      <w:pPr>
        <w:spacing w:line="230" w:lineRule="exact"/>
        <w:jc w:val="both"/>
        <w:rPr>
          <w:rFonts w:cs="Arial"/>
          <w:sz w:val="20"/>
          <w:szCs w:val="20"/>
          <w:lang w:val="nl-BE"/>
        </w:rPr>
      </w:pPr>
      <w:r>
        <w:rPr>
          <w:rFonts w:cs="Arial"/>
          <w:sz w:val="20"/>
          <w:szCs w:val="20"/>
          <w:lang w:val="nl-BE"/>
        </w:rPr>
        <w:t xml:space="preserve">   Op </w:t>
      </w:r>
      <w:r w:rsidR="00D32152">
        <w:rPr>
          <w:rFonts w:cs="Arial"/>
          <w:sz w:val="20"/>
          <w:szCs w:val="20"/>
          <w:lang w:val="nl-BE"/>
        </w:rPr>
        <w:t>de</w:t>
      </w:r>
      <w:r w:rsidR="006F3923">
        <w:rPr>
          <w:rFonts w:cs="Arial"/>
          <w:sz w:val="20"/>
          <w:szCs w:val="20"/>
          <w:lang w:val="nl-BE"/>
        </w:rPr>
        <w:t xml:space="preserve"> volgende </w:t>
      </w:r>
      <w:r w:rsidR="00D32152">
        <w:rPr>
          <w:rFonts w:cs="Arial"/>
          <w:sz w:val="20"/>
          <w:szCs w:val="20"/>
          <w:lang w:val="nl-BE"/>
        </w:rPr>
        <w:t xml:space="preserve">twee naast elkaar liggende </w:t>
      </w:r>
      <w:r w:rsidR="006F3923">
        <w:rPr>
          <w:rFonts w:cs="Arial"/>
          <w:sz w:val="20"/>
          <w:szCs w:val="20"/>
          <w:lang w:val="nl-BE"/>
        </w:rPr>
        <w:t xml:space="preserve">bladzijden vindt men </w:t>
      </w:r>
      <w:r w:rsidR="00B57A15">
        <w:rPr>
          <w:rFonts w:cs="Arial"/>
          <w:sz w:val="20"/>
          <w:szCs w:val="20"/>
          <w:lang w:val="nl-BE"/>
        </w:rPr>
        <w:t>een overzicht van alle studies in dit boek.</w:t>
      </w:r>
    </w:p>
    <w:p w14:paraId="00E79919" w14:textId="77777777" w:rsidR="00D81EE1" w:rsidRDefault="00D81EE1" w:rsidP="006F3923">
      <w:pPr>
        <w:spacing w:line="230" w:lineRule="exact"/>
        <w:jc w:val="both"/>
        <w:rPr>
          <w:rFonts w:cs="Arial"/>
          <w:sz w:val="20"/>
          <w:szCs w:val="20"/>
          <w:lang w:val="nl-BE"/>
        </w:rPr>
      </w:pPr>
    </w:p>
    <w:p w14:paraId="4FE8F6C6" w14:textId="77777777" w:rsidR="00E32905" w:rsidRDefault="007A0586" w:rsidP="006F3923">
      <w:pPr>
        <w:spacing w:line="230" w:lineRule="exact"/>
        <w:jc w:val="both"/>
        <w:rPr>
          <w:rFonts w:cs="Arial"/>
          <w:sz w:val="20"/>
          <w:szCs w:val="20"/>
          <w:lang w:val="nl-BE"/>
        </w:rPr>
      </w:pPr>
      <w:r>
        <w:rPr>
          <w:rFonts w:cs="Arial"/>
          <w:sz w:val="20"/>
          <w:szCs w:val="20"/>
          <w:lang w:val="nl-BE"/>
        </w:rPr>
        <w:t xml:space="preserve">   D</w:t>
      </w:r>
      <w:r w:rsidR="00E247E8">
        <w:rPr>
          <w:rFonts w:cs="Arial"/>
          <w:sz w:val="20"/>
          <w:szCs w:val="20"/>
          <w:lang w:val="nl-BE"/>
        </w:rPr>
        <w:t xml:space="preserve">e </w:t>
      </w:r>
      <w:r w:rsidR="00807BE8">
        <w:rPr>
          <w:rFonts w:cs="Arial"/>
          <w:sz w:val="20"/>
          <w:szCs w:val="20"/>
          <w:lang w:val="nl-BE"/>
        </w:rPr>
        <w:t>GBR-</w:t>
      </w:r>
      <w:r w:rsidR="00AC71B7">
        <w:rPr>
          <w:rFonts w:cs="Arial"/>
          <w:sz w:val="20"/>
          <w:szCs w:val="20"/>
          <w:lang w:val="nl-BE"/>
        </w:rPr>
        <w:t>codes g</w:t>
      </w:r>
      <w:r w:rsidR="00D81EE1">
        <w:rPr>
          <w:rFonts w:cs="Arial"/>
          <w:sz w:val="20"/>
          <w:szCs w:val="20"/>
          <w:lang w:val="nl-BE"/>
        </w:rPr>
        <w:t>even</w:t>
      </w:r>
      <w:r w:rsidR="00AC71B7">
        <w:rPr>
          <w:rFonts w:cs="Arial"/>
          <w:sz w:val="20"/>
          <w:szCs w:val="20"/>
          <w:lang w:val="nl-BE"/>
        </w:rPr>
        <w:t xml:space="preserve"> </w:t>
      </w:r>
      <w:r w:rsidR="00D81EE1">
        <w:rPr>
          <w:rFonts w:cs="Arial"/>
          <w:sz w:val="20"/>
          <w:szCs w:val="20"/>
          <w:lang w:val="nl-BE"/>
        </w:rPr>
        <w:t xml:space="preserve">eerst </w:t>
      </w:r>
      <w:r w:rsidR="00E9069A">
        <w:rPr>
          <w:rFonts w:cs="Arial"/>
          <w:sz w:val="20"/>
          <w:szCs w:val="20"/>
          <w:lang w:val="nl-BE"/>
        </w:rPr>
        <w:t>de winststudies</w:t>
      </w:r>
      <w:r w:rsidR="00E2572E">
        <w:rPr>
          <w:rFonts w:cs="Arial"/>
          <w:sz w:val="20"/>
          <w:szCs w:val="20"/>
          <w:lang w:val="nl-BE"/>
        </w:rPr>
        <w:t xml:space="preserve"> aan</w:t>
      </w:r>
      <w:r w:rsidR="00D81EE1">
        <w:rPr>
          <w:rFonts w:cs="Arial"/>
          <w:sz w:val="20"/>
          <w:szCs w:val="20"/>
          <w:lang w:val="nl-BE"/>
        </w:rPr>
        <w:t>, dan de remisestudies, beide ge</w:t>
      </w:r>
      <w:r w:rsidR="00E247E8">
        <w:rPr>
          <w:rFonts w:cs="Arial"/>
          <w:sz w:val="20"/>
          <w:szCs w:val="20"/>
          <w:lang w:val="nl-BE"/>
        </w:rPr>
        <w:t xml:space="preserve">rangschikt </w:t>
      </w:r>
      <w:r w:rsidR="00D81EE1">
        <w:rPr>
          <w:rFonts w:cs="Arial"/>
          <w:sz w:val="20"/>
          <w:szCs w:val="20"/>
          <w:lang w:val="nl-BE"/>
        </w:rPr>
        <w:t>volgens materiaal.</w:t>
      </w:r>
    </w:p>
    <w:p w14:paraId="374FE798" w14:textId="77777777" w:rsidR="00E32905" w:rsidRDefault="00E32905" w:rsidP="006F3923">
      <w:pPr>
        <w:spacing w:line="230" w:lineRule="exact"/>
        <w:jc w:val="both"/>
        <w:rPr>
          <w:rFonts w:cs="Arial"/>
          <w:sz w:val="20"/>
          <w:szCs w:val="20"/>
          <w:lang w:val="nl-BE"/>
        </w:rPr>
      </w:pPr>
      <w:r>
        <w:rPr>
          <w:rFonts w:cs="Arial"/>
          <w:sz w:val="20"/>
          <w:szCs w:val="20"/>
          <w:lang w:val="nl-BE"/>
        </w:rPr>
        <w:t xml:space="preserve">   </w:t>
      </w:r>
    </w:p>
    <w:p w14:paraId="0F74731C" w14:textId="77777777" w:rsidR="006F3923" w:rsidRPr="00C762A1" w:rsidRDefault="00E32905" w:rsidP="006F3923">
      <w:pPr>
        <w:spacing w:line="230" w:lineRule="exact"/>
        <w:jc w:val="both"/>
        <w:rPr>
          <w:rFonts w:cs="Arial"/>
          <w:sz w:val="20"/>
          <w:szCs w:val="20"/>
          <w:lang w:val="nl-BE"/>
        </w:rPr>
      </w:pPr>
      <w:r w:rsidRPr="00C762A1">
        <w:rPr>
          <w:rFonts w:cs="Arial"/>
          <w:sz w:val="20"/>
          <w:szCs w:val="20"/>
          <w:lang w:val="nl-BE"/>
        </w:rPr>
        <w:t xml:space="preserve">   </w:t>
      </w:r>
      <w:r w:rsidR="006F3923" w:rsidRPr="00C762A1">
        <w:rPr>
          <w:rFonts w:cs="Arial"/>
          <w:sz w:val="20"/>
          <w:szCs w:val="20"/>
          <w:lang w:val="nl-BE"/>
        </w:rPr>
        <w:t>Naast het codenummer, staat telkens het volgnummer van de studie.</w:t>
      </w:r>
    </w:p>
    <w:p w14:paraId="0170B831" w14:textId="77777777" w:rsidR="00036203" w:rsidRDefault="00036203" w:rsidP="006F3923">
      <w:pPr>
        <w:tabs>
          <w:tab w:val="left" w:pos="5535"/>
        </w:tabs>
        <w:jc w:val="both"/>
        <w:rPr>
          <w:rFonts w:cs="Arial"/>
          <w:sz w:val="20"/>
          <w:szCs w:val="20"/>
          <w:lang w:val="nl-BE"/>
        </w:rPr>
      </w:pPr>
    </w:p>
    <w:p w14:paraId="5C56DA0F" w14:textId="77777777" w:rsidR="00FD790E" w:rsidRDefault="00FD790E" w:rsidP="006F3923">
      <w:pPr>
        <w:tabs>
          <w:tab w:val="left" w:pos="5535"/>
        </w:tabs>
        <w:jc w:val="both"/>
        <w:rPr>
          <w:rFonts w:cs="Arial"/>
          <w:i/>
          <w:sz w:val="20"/>
          <w:szCs w:val="20"/>
          <w:lang w:val="nl-BE"/>
        </w:rPr>
      </w:pPr>
      <w:r>
        <w:rPr>
          <w:rFonts w:cs="Arial"/>
          <w:sz w:val="20"/>
          <w:szCs w:val="20"/>
          <w:lang w:val="nl-BE"/>
        </w:rPr>
        <w:t xml:space="preserve">                                                                                        </w:t>
      </w:r>
      <w:r w:rsidR="00613D71">
        <w:rPr>
          <w:rFonts w:cs="Arial"/>
          <w:i/>
          <w:sz w:val="20"/>
          <w:szCs w:val="20"/>
          <w:lang w:val="nl-BE"/>
        </w:rPr>
        <w:t xml:space="preserve"> </w:t>
      </w:r>
    </w:p>
    <w:p w14:paraId="0AF85C60" w14:textId="77777777" w:rsidR="00061858" w:rsidRPr="00DC7F90" w:rsidRDefault="00FD790E" w:rsidP="00AC71B7">
      <w:pPr>
        <w:tabs>
          <w:tab w:val="left" w:pos="5535"/>
        </w:tabs>
        <w:jc w:val="both"/>
        <w:rPr>
          <w:rFonts w:cs="Arial"/>
          <w:i/>
          <w:sz w:val="20"/>
          <w:szCs w:val="20"/>
          <w:lang w:val="nl-BE"/>
        </w:rPr>
      </w:pPr>
      <w:r>
        <w:rPr>
          <w:rFonts w:cs="Arial"/>
          <w:i/>
          <w:sz w:val="20"/>
          <w:szCs w:val="20"/>
          <w:lang w:val="nl-BE"/>
        </w:rPr>
        <w:t xml:space="preserve">                                                       </w:t>
      </w:r>
      <w:r w:rsidR="00F31697">
        <w:rPr>
          <w:rFonts w:cs="Arial"/>
          <w:i/>
          <w:sz w:val="20"/>
          <w:szCs w:val="20"/>
          <w:lang w:val="nl-BE"/>
        </w:rPr>
        <w:t xml:space="preserve">                             </w:t>
      </w:r>
    </w:p>
    <w:p w14:paraId="74FC9588" w14:textId="77777777" w:rsidR="00171CA1" w:rsidRPr="00DC7F90" w:rsidRDefault="00171CA1" w:rsidP="00061858">
      <w:pPr>
        <w:spacing w:before="120"/>
        <w:jc w:val="both"/>
        <w:rPr>
          <w:rFonts w:ascii="Courier New" w:eastAsia="Batang" w:hAnsi="Courier New" w:cs="Courier New"/>
          <w:sz w:val="16"/>
          <w:szCs w:val="16"/>
          <w:lang w:val="nl-BE" w:eastAsia="ko-KR"/>
        </w:rPr>
        <w:sectPr w:rsidR="00171CA1" w:rsidRPr="00DC7F90">
          <w:type w:val="continuous"/>
          <w:pgSz w:w="8392" w:h="11907"/>
          <w:pgMar w:top="1134" w:right="567" w:bottom="1134" w:left="567" w:header="720" w:footer="720" w:gutter="567"/>
          <w:cols w:space="720"/>
        </w:sectPr>
      </w:pPr>
    </w:p>
    <w:p w14:paraId="19016743" w14:textId="77777777" w:rsidR="00040758" w:rsidRPr="00ED1153" w:rsidRDefault="00040758" w:rsidP="00502E67">
      <w:pPr>
        <w:jc w:val="both"/>
        <w:rPr>
          <w:rFonts w:ascii="Courier New" w:eastAsia="Batang" w:hAnsi="Courier New" w:cs="Courier New"/>
          <w:sz w:val="16"/>
          <w:szCs w:val="16"/>
          <w:lang w:val="nl-BE" w:eastAsia="ko-KR"/>
        </w:rPr>
      </w:pPr>
    </w:p>
    <w:p w14:paraId="65E33BB2" w14:textId="77777777" w:rsidR="00040758" w:rsidRPr="00ED1153" w:rsidRDefault="00040758" w:rsidP="00502E67">
      <w:pPr>
        <w:jc w:val="both"/>
        <w:rPr>
          <w:rFonts w:ascii="Courier New" w:eastAsia="Batang" w:hAnsi="Courier New" w:cs="Courier New"/>
          <w:sz w:val="16"/>
          <w:szCs w:val="16"/>
          <w:lang w:val="nl-BE" w:eastAsia="ko-KR"/>
        </w:rPr>
      </w:pPr>
    </w:p>
    <w:p w14:paraId="59760B02" w14:textId="77777777" w:rsidR="00040758" w:rsidRPr="00ED1153" w:rsidRDefault="00040758" w:rsidP="00502E67">
      <w:pPr>
        <w:jc w:val="both"/>
        <w:rPr>
          <w:rFonts w:ascii="Courier New" w:eastAsia="Batang" w:hAnsi="Courier New" w:cs="Courier New"/>
          <w:sz w:val="16"/>
          <w:szCs w:val="16"/>
          <w:lang w:val="nl-BE" w:eastAsia="ko-KR"/>
        </w:rPr>
      </w:pPr>
    </w:p>
    <w:p w14:paraId="2091226C" w14:textId="77777777" w:rsidR="00040758" w:rsidRPr="00ED1153" w:rsidRDefault="00040758" w:rsidP="00502E67">
      <w:pPr>
        <w:jc w:val="both"/>
        <w:rPr>
          <w:rFonts w:ascii="Courier New" w:eastAsia="Batang" w:hAnsi="Courier New" w:cs="Courier New"/>
          <w:sz w:val="16"/>
          <w:szCs w:val="16"/>
          <w:lang w:val="nl-BE" w:eastAsia="ko-KR"/>
        </w:rPr>
      </w:pPr>
    </w:p>
    <w:p w14:paraId="7AE242C7" w14:textId="77777777" w:rsidR="00040758" w:rsidRPr="00ED1153" w:rsidRDefault="00040758" w:rsidP="00502E67">
      <w:pPr>
        <w:jc w:val="both"/>
        <w:rPr>
          <w:rFonts w:ascii="Courier New" w:eastAsia="Batang" w:hAnsi="Courier New" w:cs="Courier New"/>
          <w:sz w:val="16"/>
          <w:szCs w:val="16"/>
          <w:lang w:val="nl-BE" w:eastAsia="ko-KR"/>
        </w:rPr>
      </w:pPr>
    </w:p>
    <w:p w14:paraId="5528B950" w14:textId="77777777" w:rsidR="00040758" w:rsidRPr="00ED1153" w:rsidRDefault="00040758" w:rsidP="00502E67">
      <w:pPr>
        <w:jc w:val="both"/>
        <w:rPr>
          <w:rFonts w:ascii="Courier New" w:eastAsia="Batang" w:hAnsi="Courier New" w:cs="Courier New"/>
          <w:sz w:val="16"/>
          <w:szCs w:val="16"/>
          <w:lang w:val="nl-BE" w:eastAsia="ko-KR"/>
        </w:rPr>
      </w:pPr>
    </w:p>
    <w:p w14:paraId="165A16FE" w14:textId="77777777" w:rsidR="00040758" w:rsidRPr="00ED1153" w:rsidRDefault="00040758" w:rsidP="00502E67">
      <w:pPr>
        <w:jc w:val="both"/>
        <w:rPr>
          <w:rFonts w:ascii="Courier New" w:eastAsia="Batang" w:hAnsi="Courier New" w:cs="Courier New"/>
          <w:sz w:val="16"/>
          <w:szCs w:val="16"/>
          <w:lang w:val="nl-BE" w:eastAsia="ko-KR"/>
        </w:rPr>
      </w:pPr>
    </w:p>
    <w:p w14:paraId="1930DB74" w14:textId="77777777" w:rsidR="00040758" w:rsidRPr="00ED1153" w:rsidRDefault="00040758" w:rsidP="00502E67">
      <w:pPr>
        <w:jc w:val="both"/>
        <w:rPr>
          <w:rFonts w:ascii="Courier New" w:eastAsia="Batang" w:hAnsi="Courier New" w:cs="Courier New"/>
          <w:sz w:val="16"/>
          <w:szCs w:val="16"/>
          <w:lang w:val="nl-BE" w:eastAsia="ko-KR"/>
        </w:rPr>
      </w:pPr>
    </w:p>
    <w:p w14:paraId="025FA811" w14:textId="77777777" w:rsidR="00040758" w:rsidRPr="00ED1153" w:rsidRDefault="00040758" w:rsidP="00502E67">
      <w:pPr>
        <w:jc w:val="both"/>
        <w:rPr>
          <w:rFonts w:ascii="Courier New" w:eastAsia="Batang" w:hAnsi="Courier New" w:cs="Courier New"/>
          <w:sz w:val="16"/>
          <w:szCs w:val="16"/>
          <w:lang w:val="nl-BE" w:eastAsia="ko-KR"/>
        </w:rPr>
      </w:pPr>
    </w:p>
    <w:p w14:paraId="2ABF4D1F" w14:textId="77777777" w:rsidR="00040758" w:rsidRPr="00ED1153" w:rsidRDefault="00040758" w:rsidP="00502E67">
      <w:pPr>
        <w:jc w:val="both"/>
        <w:rPr>
          <w:rFonts w:ascii="Courier New" w:eastAsia="Batang" w:hAnsi="Courier New" w:cs="Courier New"/>
          <w:sz w:val="16"/>
          <w:szCs w:val="16"/>
          <w:lang w:val="nl-BE" w:eastAsia="ko-KR"/>
        </w:rPr>
      </w:pPr>
    </w:p>
    <w:p w14:paraId="07FE79E8" w14:textId="77777777" w:rsidR="00040758" w:rsidRPr="00ED1153" w:rsidRDefault="00040758" w:rsidP="00502E67">
      <w:pPr>
        <w:jc w:val="both"/>
        <w:rPr>
          <w:rFonts w:ascii="Courier New" w:eastAsia="Batang" w:hAnsi="Courier New" w:cs="Courier New"/>
          <w:sz w:val="16"/>
          <w:szCs w:val="16"/>
          <w:lang w:val="nl-BE" w:eastAsia="ko-KR"/>
        </w:rPr>
      </w:pPr>
    </w:p>
    <w:p w14:paraId="48976304" w14:textId="77777777" w:rsidR="00040758" w:rsidRPr="00ED1153" w:rsidRDefault="00040758" w:rsidP="00502E67">
      <w:pPr>
        <w:jc w:val="both"/>
        <w:rPr>
          <w:rFonts w:ascii="Courier New" w:eastAsia="Batang" w:hAnsi="Courier New" w:cs="Courier New"/>
          <w:sz w:val="16"/>
          <w:szCs w:val="16"/>
          <w:lang w:val="nl-BE" w:eastAsia="ko-KR"/>
        </w:rPr>
      </w:pPr>
    </w:p>
    <w:p w14:paraId="72BE70F5" w14:textId="77777777" w:rsidR="00040758" w:rsidRPr="00ED1153" w:rsidRDefault="00040758" w:rsidP="00502E67">
      <w:pPr>
        <w:jc w:val="both"/>
        <w:rPr>
          <w:rFonts w:ascii="Courier New" w:eastAsia="Batang" w:hAnsi="Courier New" w:cs="Courier New"/>
          <w:sz w:val="16"/>
          <w:szCs w:val="16"/>
          <w:lang w:val="nl-BE" w:eastAsia="ko-KR"/>
        </w:rPr>
      </w:pPr>
    </w:p>
    <w:p w14:paraId="0F006569" w14:textId="77777777" w:rsidR="00040758" w:rsidRPr="00ED1153" w:rsidRDefault="00040758" w:rsidP="00502E67">
      <w:pPr>
        <w:jc w:val="both"/>
        <w:rPr>
          <w:rFonts w:ascii="Courier New" w:eastAsia="Batang" w:hAnsi="Courier New" w:cs="Courier New"/>
          <w:sz w:val="16"/>
          <w:szCs w:val="16"/>
          <w:lang w:val="nl-BE" w:eastAsia="ko-KR"/>
        </w:rPr>
      </w:pPr>
    </w:p>
    <w:p w14:paraId="1D3F311B" w14:textId="77777777" w:rsidR="00040758" w:rsidRPr="00ED1153" w:rsidRDefault="00040758" w:rsidP="00502E67">
      <w:pPr>
        <w:jc w:val="both"/>
        <w:rPr>
          <w:rFonts w:ascii="Courier New" w:eastAsia="Batang" w:hAnsi="Courier New" w:cs="Courier New"/>
          <w:sz w:val="16"/>
          <w:szCs w:val="16"/>
          <w:lang w:val="nl-BE" w:eastAsia="ko-KR"/>
        </w:rPr>
      </w:pPr>
    </w:p>
    <w:p w14:paraId="1C4BA8FC" w14:textId="77777777" w:rsidR="00040758" w:rsidRPr="00ED1153" w:rsidRDefault="00040758" w:rsidP="00502E67">
      <w:pPr>
        <w:jc w:val="both"/>
        <w:rPr>
          <w:rFonts w:ascii="Courier New" w:eastAsia="Batang" w:hAnsi="Courier New" w:cs="Courier New"/>
          <w:sz w:val="16"/>
          <w:szCs w:val="16"/>
          <w:lang w:val="nl-BE" w:eastAsia="ko-KR"/>
        </w:rPr>
      </w:pPr>
    </w:p>
    <w:p w14:paraId="1D9E8CA9" w14:textId="77777777" w:rsidR="00040758" w:rsidRPr="00ED1153" w:rsidRDefault="00040758" w:rsidP="00502E67">
      <w:pPr>
        <w:jc w:val="both"/>
        <w:rPr>
          <w:rFonts w:ascii="Courier New" w:eastAsia="Batang" w:hAnsi="Courier New" w:cs="Courier New"/>
          <w:sz w:val="16"/>
          <w:szCs w:val="16"/>
          <w:lang w:val="nl-BE" w:eastAsia="ko-KR"/>
        </w:rPr>
      </w:pPr>
    </w:p>
    <w:p w14:paraId="66870350" w14:textId="77777777" w:rsidR="00040758" w:rsidRPr="00ED1153" w:rsidRDefault="00040758" w:rsidP="00502E67">
      <w:pPr>
        <w:jc w:val="both"/>
        <w:rPr>
          <w:rFonts w:ascii="Courier New" w:eastAsia="Batang" w:hAnsi="Courier New" w:cs="Courier New"/>
          <w:sz w:val="16"/>
          <w:szCs w:val="16"/>
          <w:lang w:val="nl-BE" w:eastAsia="ko-KR"/>
        </w:rPr>
      </w:pPr>
    </w:p>
    <w:p w14:paraId="6496FEAF" w14:textId="77777777" w:rsidR="00040758" w:rsidRPr="00ED1153" w:rsidRDefault="00040758" w:rsidP="00502E67">
      <w:pPr>
        <w:jc w:val="both"/>
        <w:rPr>
          <w:rFonts w:ascii="Courier New" w:eastAsia="Batang" w:hAnsi="Courier New" w:cs="Courier New"/>
          <w:sz w:val="16"/>
          <w:szCs w:val="16"/>
          <w:lang w:val="nl-BE" w:eastAsia="ko-KR"/>
        </w:rPr>
      </w:pPr>
    </w:p>
    <w:p w14:paraId="0FB56BA0" w14:textId="77777777" w:rsidR="00040758" w:rsidRPr="00ED1153" w:rsidRDefault="00040758" w:rsidP="00502E67">
      <w:pPr>
        <w:jc w:val="both"/>
        <w:rPr>
          <w:rFonts w:ascii="Courier New" w:eastAsia="Batang" w:hAnsi="Courier New" w:cs="Courier New"/>
          <w:sz w:val="16"/>
          <w:szCs w:val="16"/>
          <w:lang w:val="nl-BE" w:eastAsia="ko-KR"/>
        </w:rPr>
      </w:pPr>
    </w:p>
    <w:p w14:paraId="3DEE89C1" w14:textId="77777777" w:rsidR="00040758" w:rsidRPr="00ED1153" w:rsidRDefault="00040758" w:rsidP="00502E67">
      <w:pPr>
        <w:jc w:val="both"/>
        <w:rPr>
          <w:rFonts w:ascii="Courier New" w:eastAsia="Batang" w:hAnsi="Courier New" w:cs="Courier New"/>
          <w:sz w:val="16"/>
          <w:szCs w:val="16"/>
          <w:lang w:val="nl-BE" w:eastAsia="ko-KR"/>
        </w:rPr>
      </w:pPr>
    </w:p>
    <w:p w14:paraId="03278689" w14:textId="77777777" w:rsidR="00040758" w:rsidRPr="00ED1153" w:rsidRDefault="00040758" w:rsidP="00502E67">
      <w:pPr>
        <w:jc w:val="both"/>
        <w:rPr>
          <w:rFonts w:ascii="Courier New" w:eastAsia="Batang" w:hAnsi="Courier New" w:cs="Courier New"/>
          <w:sz w:val="16"/>
          <w:szCs w:val="16"/>
          <w:lang w:val="nl-BE" w:eastAsia="ko-KR"/>
        </w:rPr>
      </w:pPr>
    </w:p>
    <w:p w14:paraId="1E60EBF2" w14:textId="77777777" w:rsidR="00040758" w:rsidRPr="00ED1153" w:rsidRDefault="00040758" w:rsidP="00502E67">
      <w:pPr>
        <w:jc w:val="both"/>
        <w:rPr>
          <w:rFonts w:ascii="Courier New" w:eastAsia="Batang" w:hAnsi="Courier New" w:cs="Courier New"/>
          <w:sz w:val="16"/>
          <w:szCs w:val="16"/>
          <w:lang w:val="nl-BE" w:eastAsia="ko-KR"/>
        </w:rPr>
      </w:pPr>
    </w:p>
    <w:p w14:paraId="074862E9" w14:textId="77777777" w:rsidR="00040758" w:rsidRPr="00ED1153" w:rsidRDefault="00040758" w:rsidP="00502E67">
      <w:pPr>
        <w:jc w:val="both"/>
        <w:rPr>
          <w:rFonts w:ascii="Courier New" w:eastAsia="Batang" w:hAnsi="Courier New" w:cs="Courier New"/>
          <w:sz w:val="16"/>
          <w:szCs w:val="16"/>
          <w:lang w:val="nl-BE" w:eastAsia="ko-KR"/>
        </w:rPr>
      </w:pPr>
    </w:p>
    <w:p w14:paraId="7F072D67" w14:textId="77777777" w:rsidR="00040758" w:rsidRPr="00ED1153" w:rsidRDefault="00040758" w:rsidP="00502E67">
      <w:pPr>
        <w:jc w:val="both"/>
        <w:rPr>
          <w:rFonts w:ascii="Courier New" w:eastAsia="Batang" w:hAnsi="Courier New" w:cs="Courier New"/>
          <w:sz w:val="16"/>
          <w:szCs w:val="16"/>
          <w:lang w:val="nl-BE" w:eastAsia="ko-KR"/>
        </w:rPr>
      </w:pPr>
    </w:p>
    <w:p w14:paraId="5165C16D" w14:textId="77777777" w:rsidR="00040758" w:rsidRPr="00ED1153" w:rsidRDefault="00040758" w:rsidP="00502E67">
      <w:pPr>
        <w:jc w:val="both"/>
        <w:rPr>
          <w:rFonts w:ascii="Courier New" w:eastAsia="Batang" w:hAnsi="Courier New" w:cs="Courier New"/>
          <w:sz w:val="16"/>
          <w:szCs w:val="16"/>
          <w:lang w:val="nl-BE" w:eastAsia="ko-KR"/>
        </w:rPr>
      </w:pPr>
    </w:p>
    <w:p w14:paraId="47BA59EC" w14:textId="77777777" w:rsidR="00040758" w:rsidRPr="00ED1153" w:rsidRDefault="00040758" w:rsidP="00502E67">
      <w:pPr>
        <w:jc w:val="both"/>
        <w:rPr>
          <w:rFonts w:ascii="Courier New" w:eastAsia="Batang" w:hAnsi="Courier New" w:cs="Courier New"/>
          <w:sz w:val="16"/>
          <w:szCs w:val="16"/>
          <w:lang w:val="nl-BE" w:eastAsia="ko-KR"/>
        </w:rPr>
      </w:pPr>
    </w:p>
    <w:p w14:paraId="53189F14" w14:textId="77777777" w:rsidR="00040758" w:rsidRPr="00ED1153" w:rsidRDefault="00040758" w:rsidP="00502E67">
      <w:pPr>
        <w:jc w:val="both"/>
        <w:rPr>
          <w:rFonts w:ascii="Courier New" w:eastAsia="Batang" w:hAnsi="Courier New" w:cs="Courier New"/>
          <w:sz w:val="16"/>
          <w:szCs w:val="16"/>
          <w:lang w:val="nl-BE" w:eastAsia="ko-KR"/>
        </w:rPr>
      </w:pPr>
    </w:p>
    <w:p w14:paraId="729BB521" w14:textId="77777777" w:rsidR="00040758" w:rsidRPr="00ED1153" w:rsidRDefault="00040758" w:rsidP="00502E67">
      <w:pPr>
        <w:jc w:val="both"/>
        <w:rPr>
          <w:rFonts w:ascii="Courier New" w:eastAsia="Batang" w:hAnsi="Courier New" w:cs="Courier New"/>
          <w:sz w:val="16"/>
          <w:szCs w:val="16"/>
          <w:lang w:val="nl-BE" w:eastAsia="ko-KR"/>
        </w:rPr>
      </w:pPr>
    </w:p>
    <w:p w14:paraId="5A809E49" w14:textId="77777777" w:rsidR="00040758" w:rsidRPr="00ED1153" w:rsidRDefault="00040758" w:rsidP="00502E67">
      <w:pPr>
        <w:jc w:val="both"/>
        <w:rPr>
          <w:rFonts w:ascii="Courier New" w:eastAsia="Batang" w:hAnsi="Courier New" w:cs="Courier New"/>
          <w:sz w:val="16"/>
          <w:szCs w:val="16"/>
          <w:lang w:val="nl-BE" w:eastAsia="ko-KR"/>
        </w:rPr>
      </w:pPr>
    </w:p>
    <w:p w14:paraId="1345348F" w14:textId="77777777" w:rsidR="00040758" w:rsidRPr="00ED1153" w:rsidRDefault="00040758" w:rsidP="00502E67">
      <w:pPr>
        <w:jc w:val="both"/>
        <w:rPr>
          <w:rFonts w:ascii="Courier New" w:eastAsia="Batang" w:hAnsi="Courier New" w:cs="Courier New"/>
          <w:sz w:val="16"/>
          <w:szCs w:val="16"/>
          <w:lang w:val="nl-BE" w:eastAsia="ko-KR"/>
        </w:rPr>
      </w:pPr>
    </w:p>
    <w:p w14:paraId="60FE03DA" w14:textId="77777777" w:rsidR="00040758" w:rsidRPr="00ED1153" w:rsidRDefault="00040758" w:rsidP="00502E67">
      <w:pPr>
        <w:jc w:val="both"/>
        <w:rPr>
          <w:rFonts w:ascii="Courier New" w:eastAsia="Batang" w:hAnsi="Courier New" w:cs="Courier New"/>
          <w:sz w:val="16"/>
          <w:szCs w:val="16"/>
          <w:lang w:val="nl-BE" w:eastAsia="ko-KR"/>
        </w:rPr>
      </w:pPr>
    </w:p>
    <w:p w14:paraId="0BE69AFD" w14:textId="77777777" w:rsidR="00040758" w:rsidRPr="00ED1153" w:rsidRDefault="00040758" w:rsidP="00502E67">
      <w:pPr>
        <w:jc w:val="both"/>
        <w:rPr>
          <w:rFonts w:ascii="Courier New" w:eastAsia="Batang" w:hAnsi="Courier New" w:cs="Courier New"/>
          <w:sz w:val="16"/>
          <w:szCs w:val="16"/>
          <w:lang w:val="nl-BE" w:eastAsia="ko-KR"/>
        </w:rPr>
      </w:pPr>
    </w:p>
    <w:p w14:paraId="28D498C1" w14:textId="77777777" w:rsidR="00040758" w:rsidRPr="00ED1153" w:rsidRDefault="00040758" w:rsidP="00502E67">
      <w:pPr>
        <w:jc w:val="both"/>
        <w:rPr>
          <w:rFonts w:ascii="Courier New" w:eastAsia="Batang" w:hAnsi="Courier New" w:cs="Courier New"/>
          <w:sz w:val="16"/>
          <w:szCs w:val="16"/>
          <w:lang w:val="nl-BE" w:eastAsia="ko-KR"/>
        </w:rPr>
      </w:pPr>
    </w:p>
    <w:p w14:paraId="7EF4EA78" w14:textId="77777777" w:rsidR="00040758" w:rsidRPr="00ED1153" w:rsidRDefault="00040758" w:rsidP="00502E67">
      <w:pPr>
        <w:jc w:val="both"/>
        <w:rPr>
          <w:rFonts w:ascii="Courier New" w:eastAsia="Batang" w:hAnsi="Courier New" w:cs="Courier New"/>
          <w:sz w:val="16"/>
          <w:szCs w:val="16"/>
          <w:lang w:val="nl-BE" w:eastAsia="ko-KR"/>
        </w:rPr>
      </w:pPr>
    </w:p>
    <w:p w14:paraId="14D3ECF1" w14:textId="77777777" w:rsidR="00040758" w:rsidRPr="00ED1153" w:rsidRDefault="00040758" w:rsidP="00502E67">
      <w:pPr>
        <w:jc w:val="both"/>
        <w:rPr>
          <w:rFonts w:ascii="Courier New" w:eastAsia="Batang" w:hAnsi="Courier New" w:cs="Courier New"/>
          <w:sz w:val="16"/>
          <w:szCs w:val="16"/>
          <w:lang w:val="nl-BE" w:eastAsia="ko-KR"/>
        </w:rPr>
      </w:pPr>
    </w:p>
    <w:p w14:paraId="21358A08" w14:textId="77777777" w:rsidR="00040758" w:rsidRPr="00ED1153" w:rsidRDefault="00040758" w:rsidP="00502E67">
      <w:pPr>
        <w:jc w:val="both"/>
        <w:rPr>
          <w:rFonts w:ascii="Courier New" w:eastAsia="Batang" w:hAnsi="Courier New" w:cs="Courier New"/>
          <w:sz w:val="16"/>
          <w:szCs w:val="16"/>
          <w:lang w:val="nl-BE" w:eastAsia="ko-KR"/>
        </w:rPr>
      </w:pPr>
    </w:p>
    <w:p w14:paraId="1DFD1C64" w14:textId="77777777" w:rsidR="00040758" w:rsidRPr="00ED1153" w:rsidRDefault="00040758" w:rsidP="00502E67">
      <w:pPr>
        <w:jc w:val="both"/>
        <w:rPr>
          <w:rFonts w:ascii="Courier New" w:eastAsia="Batang" w:hAnsi="Courier New" w:cs="Courier New"/>
          <w:sz w:val="16"/>
          <w:szCs w:val="16"/>
          <w:lang w:val="nl-BE" w:eastAsia="ko-KR"/>
        </w:rPr>
      </w:pPr>
    </w:p>
    <w:p w14:paraId="1236E6BF" w14:textId="77777777" w:rsidR="00040758" w:rsidRPr="00ED1153" w:rsidRDefault="00040758" w:rsidP="00502E67">
      <w:pPr>
        <w:jc w:val="both"/>
        <w:rPr>
          <w:rFonts w:ascii="Courier New" w:eastAsia="Batang" w:hAnsi="Courier New" w:cs="Courier New"/>
          <w:sz w:val="16"/>
          <w:szCs w:val="16"/>
          <w:lang w:val="nl-BE" w:eastAsia="ko-KR"/>
        </w:rPr>
      </w:pPr>
    </w:p>
    <w:p w14:paraId="5F3EECA0" w14:textId="77777777" w:rsidR="00040758" w:rsidRPr="00ED1153" w:rsidRDefault="00040758" w:rsidP="00502E67">
      <w:pPr>
        <w:jc w:val="both"/>
        <w:rPr>
          <w:rFonts w:ascii="Courier New" w:eastAsia="Batang" w:hAnsi="Courier New" w:cs="Courier New"/>
          <w:sz w:val="16"/>
          <w:szCs w:val="16"/>
          <w:lang w:val="nl-BE" w:eastAsia="ko-KR"/>
        </w:rPr>
      </w:pPr>
    </w:p>
    <w:p w14:paraId="0C089BA8" w14:textId="77777777" w:rsidR="00040758" w:rsidRPr="00ED1153" w:rsidRDefault="00040758" w:rsidP="00502E67">
      <w:pPr>
        <w:jc w:val="both"/>
        <w:rPr>
          <w:rFonts w:ascii="Courier New" w:eastAsia="Batang" w:hAnsi="Courier New" w:cs="Courier New"/>
          <w:sz w:val="16"/>
          <w:szCs w:val="16"/>
          <w:lang w:val="nl-BE" w:eastAsia="ko-KR"/>
        </w:rPr>
      </w:pPr>
    </w:p>
    <w:p w14:paraId="4148343A" w14:textId="77777777" w:rsidR="00040758" w:rsidRPr="00ED1153" w:rsidRDefault="00040758" w:rsidP="00502E67">
      <w:pPr>
        <w:jc w:val="both"/>
        <w:rPr>
          <w:rFonts w:ascii="Courier New" w:eastAsia="Batang" w:hAnsi="Courier New" w:cs="Courier New"/>
          <w:sz w:val="16"/>
          <w:szCs w:val="16"/>
          <w:lang w:val="nl-BE" w:eastAsia="ko-KR"/>
        </w:rPr>
      </w:pPr>
    </w:p>
    <w:p w14:paraId="0A0877C1" w14:textId="77777777" w:rsidR="00040758" w:rsidRPr="00ED1153" w:rsidRDefault="00040758" w:rsidP="00502E67">
      <w:pPr>
        <w:jc w:val="both"/>
        <w:rPr>
          <w:rFonts w:ascii="Courier New" w:eastAsia="Batang" w:hAnsi="Courier New" w:cs="Courier New"/>
          <w:sz w:val="16"/>
          <w:szCs w:val="16"/>
          <w:lang w:val="nl-BE" w:eastAsia="ko-KR"/>
        </w:rPr>
      </w:pPr>
    </w:p>
    <w:p w14:paraId="01E6E30F" w14:textId="77777777" w:rsidR="00040758" w:rsidRPr="00ED1153" w:rsidRDefault="00040758" w:rsidP="00502E67">
      <w:pPr>
        <w:jc w:val="both"/>
        <w:rPr>
          <w:rFonts w:ascii="Courier New" w:eastAsia="Batang" w:hAnsi="Courier New" w:cs="Courier New"/>
          <w:sz w:val="16"/>
          <w:szCs w:val="16"/>
          <w:lang w:val="nl-BE" w:eastAsia="ko-KR"/>
        </w:rPr>
      </w:pPr>
    </w:p>
    <w:p w14:paraId="11A175EB" w14:textId="77777777" w:rsidR="00040758" w:rsidRPr="00ED1153" w:rsidRDefault="00040758" w:rsidP="00502E67">
      <w:pPr>
        <w:jc w:val="both"/>
        <w:rPr>
          <w:rFonts w:ascii="Courier New" w:eastAsia="Batang" w:hAnsi="Courier New" w:cs="Courier New"/>
          <w:sz w:val="16"/>
          <w:szCs w:val="16"/>
          <w:lang w:val="nl-BE" w:eastAsia="ko-KR"/>
        </w:rPr>
      </w:pPr>
    </w:p>
    <w:p w14:paraId="7A356614" w14:textId="77777777" w:rsidR="00040758" w:rsidRPr="00ED1153" w:rsidRDefault="00040758" w:rsidP="00502E67">
      <w:pPr>
        <w:jc w:val="both"/>
        <w:rPr>
          <w:rFonts w:ascii="Courier New" w:eastAsia="Batang" w:hAnsi="Courier New" w:cs="Courier New"/>
          <w:sz w:val="16"/>
          <w:szCs w:val="16"/>
          <w:lang w:val="nl-BE" w:eastAsia="ko-KR"/>
        </w:rPr>
      </w:pPr>
    </w:p>
    <w:p w14:paraId="6D99F676" w14:textId="77777777" w:rsidR="00040758" w:rsidRPr="00ED1153" w:rsidRDefault="00040758" w:rsidP="00502E67">
      <w:pPr>
        <w:jc w:val="both"/>
        <w:rPr>
          <w:rFonts w:ascii="Courier New" w:eastAsia="Batang" w:hAnsi="Courier New" w:cs="Courier New"/>
          <w:sz w:val="16"/>
          <w:szCs w:val="16"/>
          <w:lang w:val="nl-BE" w:eastAsia="ko-KR"/>
        </w:rPr>
      </w:pPr>
    </w:p>
    <w:p w14:paraId="46910DF8" w14:textId="77777777" w:rsidR="00040758" w:rsidRPr="00ED1153" w:rsidRDefault="00040758" w:rsidP="00502E67">
      <w:pPr>
        <w:jc w:val="both"/>
        <w:rPr>
          <w:rFonts w:ascii="Courier New" w:eastAsia="Batang" w:hAnsi="Courier New" w:cs="Courier New"/>
          <w:sz w:val="16"/>
          <w:szCs w:val="16"/>
          <w:lang w:val="nl-BE" w:eastAsia="ko-KR"/>
        </w:rPr>
      </w:pPr>
    </w:p>
    <w:p w14:paraId="45D1BBBC" w14:textId="77777777" w:rsidR="00040758" w:rsidRPr="00ED1153" w:rsidRDefault="00040758" w:rsidP="00502E67">
      <w:pPr>
        <w:jc w:val="both"/>
        <w:rPr>
          <w:rFonts w:ascii="Courier New" w:eastAsia="Batang" w:hAnsi="Courier New" w:cs="Courier New"/>
          <w:sz w:val="16"/>
          <w:szCs w:val="16"/>
          <w:lang w:val="nl-BE" w:eastAsia="ko-KR"/>
        </w:rPr>
      </w:pPr>
    </w:p>
    <w:p w14:paraId="1A1BF091" w14:textId="77777777" w:rsidR="00040758" w:rsidRPr="00ED1153" w:rsidRDefault="00040758" w:rsidP="00502E67">
      <w:pPr>
        <w:jc w:val="both"/>
        <w:rPr>
          <w:rFonts w:ascii="Courier New" w:eastAsia="Batang" w:hAnsi="Courier New" w:cs="Courier New"/>
          <w:sz w:val="16"/>
          <w:szCs w:val="16"/>
          <w:lang w:val="nl-BE" w:eastAsia="ko-KR"/>
        </w:rPr>
      </w:pPr>
    </w:p>
    <w:p w14:paraId="3CE8B947" w14:textId="77777777" w:rsidR="00040758" w:rsidRPr="00ED1153" w:rsidRDefault="00040758" w:rsidP="00502E67">
      <w:pPr>
        <w:jc w:val="both"/>
        <w:rPr>
          <w:rFonts w:ascii="Courier New" w:eastAsia="Batang" w:hAnsi="Courier New" w:cs="Courier New"/>
          <w:sz w:val="16"/>
          <w:szCs w:val="16"/>
          <w:lang w:val="nl-BE" w:eastAsia="ko-KR"/>
        </w:rPr>
      </w:pPr>
    </w:p>
    <w:p w14:paraId="4718A106" w14:textId="77777777" w:rsidR="00040758" w:rsidRPr="00ED1153" w:rsidRDefault="00040758" w:rsidP="00502E67">
      <w:pPr>
        <w:jc w:val="both"/>
        <w:rPr>
          <w:rFonts w:ascii="Courier New" w:eastAsia="Batang" w:hAnsi="Courier New" w:cs="Courier New"/>
          <w:sz w:val="16"/>
          <w:szCs w:val="16"/>
          <w:lang w:val="nl-BE" w:eastAsia="ko-KR"/>
        </w:rPr>
      </w:pPr>
    </w:p>
    <w:p w14:paraId="16E640EB" w14:textId="77777777" w:rsidR="00040758" w:rsidRPr="00ED1153" w:rsidRDefault="00040758" w:rsidP="00502E67">
      <w:pPr>
        <w:jc w:val="both"/>
        <w:rPr>
          <w:rFonts w:ascii="Courier New" w:eastAsia="Batang" w:hAnsi="Courier New" w:cs="Courier New"/>
          <w:sz w:val="16"/>
          <w:szCs w:val="16"/>
          <w:lang w:val="nl-BE" w:eastAsia="ko-KR"/>
        </w:rPr>
      </w:pPr>
    </w:p>
    <w:p w14:paraId="1A5533C4" w14:textId="77777777" w:rsidR="00040758" w:rsidRPr="00ED1153" w:rsidRDefault="00040758" w:rsidP="00502E67">
      <w:pPr>
        <w:jc w:val="both"/>
        <w:rPr>
          <w:rFonts w:ascii="Courier New" w:eastAsia="Batang" w:hAnsi="Courier New" w:cs="Courier New"/>
          <w:sz w:val="16"/>
          <w:szCs w:val="16"/>
          <w:lang w:val="nl-BE" w:eastAsia="ko-KR"/>
        </w:rPr>
      </w:pPr>
    </w:p>
    <w:p w14:paraId="51AFA91D" w14:textId="77777777" w:rsidR="00040758" w:rsidRPr="00ED1153" w:rsidRDefault="00040758" w:rsidP="00502E67">
      <w:pPr>
        <w:jc w:val="both"/>
        <w:rPr>
          <w:rFonts w:ascii="Courier New" w:eastAsia="Batang" w:hAnsi="Courier New" w:cs="Courier New"/>
          <w:sz w:val="16"/>
          <w:szCs w:val="16"/>
          <w:lang w:val="nl-BE" w:eastAsia="ko-KR"/>
        </w:rPr>
      </w:pPr>
    </w:p>
    <w:p w14:paraId="5AF79F3E" w14:textId="77777777" w:rsidR="00040758" w:rsidRPr="00ED1153" w:rsidRDefault="00040758" w:rsidP="00502E67">
      <w:pPr>
        <w:jc w:val="both"/>
        <w:rPr>
          <w:rFonts w:ascii="Courier New" w:eastAsia="Batang" w:hAnsi="Courier New" w:cs="Courier New"/>
          <w:sz w:val="16"/>
          <w:szCs w:val="16"/>
          <w:lang w:val="nl-BE" w:eastAsia="ko-KR"/>
        </w:rPr>
      </w:pPr>
    </w:p>
    <w:p w14:paraId="68A4E1F7" w14:textId="77777777" w:rsidR="00040758" w:rsidRPr="00ED1153" w:rsidRDefault="00040758" w:rsidP="00502E67">
      <w:pPr>
        <w:jc w:val="both"/>
        <w:rPr>
          <w:rFonts w:ascii="Courier New" w:eastAsia="Batang" w:hAnsi="Courier New" w:cs="Courier New"/>
          <w:sz w:val="16"/>
          <w:szCs w:val="16"/>
          <w:lang w:val="nl-BE" w:eastAsia="ko-KR"/>
        </w:rPr>
      </w:pPr>
    </w:p>
    <w:p w14:paraId="187DB5C5" w14:textId="77777777" w:rsidR="00040758" w:rsidRPr="00ED1153" w:rsidRDefault="00040758" w:rsidP="00502E67">
      <w:pPr>
        <w:jc w:val="both"/>
        <w:rPr>
          <w:rFonts w:ascii="Courier New" w:eastAsia="Batang" w:hAnsi="Courier New" w:cs="Courier New"/>
          <w:sz w:val="16"/>
          <w:szCs w:val="16"/>
          <w:lang w:val="nl-BE" w:eastAsia="ko-KR"/>
        </w:rPr>
      </w:pPr>
    </w:p>
    <w:p w14:paraId="29B315C4" w14:textId="77777777" w:rsidR="00040758" w:rsidRPr="00ED1153" w:rsidRDefault="00040758" w:rsidP="00502E67">
      <w:pPr>
        <w:jc w:val="both"/>
        <w:rPr>
          <w:rFonts w:ascii="Courier New" w:eastAsia="Batang" w:hAnsi="Courier New" w:cs="Courier New"/>
          <w:sz w:val="16"/>
          <w:szCs w:val="16"/>
          <w:lang w:val="nl-BE" w:eastAsia="ko-KR"/>
        </w:rPr>
      </w:pPr>
    </w:p>
    <w:p w14:paraId="5656D9D1" w14:textId="77777777" w:rsidR="00040758" w:rsidRPr="00ED1153" w:rsidRDefault="00040758" w:rsidP="00502E67">
      <w:pPr>
        <w:jc w:val="both"/>
        <w:rPr>
          <w:rFonts w:ascii="Courier New" w:eastAsia="Batang" w:hAnsi="Courier New" w:cs="Courier New"/>
          <w:sz w:val="16"/>
          <w:szCs w:val="16"/>
          <w:lang w:val="nl-BE" w:eastAsia="ko-KR"/>
        </w:rPr>
      </w:pPr>
    </w:p>
    <w:p w14:paraId="5CEF0A0E" w14:textId="77777777" w:rsidR="00040758" w:rsidRPr="00ED1153" w:rsidRDefault="00040758" w:rsidP="00502E67">
      <w:pPr>
        <w:jc w:val="both"/>
        <w:rPr>
          <w:rFonts w:ascii="Courier New" w:eastAsia="Batang" w:hAnsi="Courier New" w:cs="Courier New"/>
          <w:sz w:val="16"/>
          <w:szCs w:val="16"/>
          <w:lang w:val="nl-BE" w:eastAsia="ko-KR"/>
        </w:rPr>
      </w:pPr>
    </w:p>
    <w:p w14:paraId="5961A0D6" w14:textId="77777777" w:rsidR="00040758" w:rsidRPr="00ED1153" w:rsidRDefault="00040758" w:rsidP="00502E67">
      <w:pPr>
        <w:jc w:val="both"/>
        <w:rPr>
          <w:rFonts w:ascii="Courier New" w:eastAsia="Batang" w:hAnsi="Courier New" w:cs="Courier New"/>
          <w:sz w:val="16"/>
          <w:szCs w:val="16"/>
          <w:lang w:val="nl-BE" w:eastAsia="ko-KR"/>
        </w:rPr>
      </w:pPr>
    </w:p>
    <w:p w14:paraId="11642536" w14:textId="77777777" w:rsidR="00040758" w:rsidRPr="00ED1153" w:rsidRDefault="00040758" w:rsidP="00502E67">
      <w:pPr>
        <w:jc w:val="both"/>
        <w:rPr>
          <w:rFonts w:ascii="Courier New" w:eastAsia="Batang" w:hAnsi="Courier New" w:cs="Courier New"/>
          <w:sz w:val="16"/>
          <w:szCs w:val="16"/>
          <w:lang w:val="nl-BE" w:eastAsia="ko-KR"/>
        </w:rPr>
      </w:pPr>
    </w:p>
    <w:p w14:paraId="49F43892" w14:textId="77777777" w:rsidR="00040758" w:rsidRPr="00ED1153" w:rsidRDefault="00040758" w:rsidP="00502E67">
      <w:pPr>
        <w:jc w:val="both"/>
        <w:rPr>
          <w:rFonts w:ascii="Courier New" w:eastAsia="Batang" w:hAnsi="Courier New" w:cs="Courier New"/>
          <w:sz w:val="16"/>
          <w:szCs w:val="16"/>
          <w:lang w:val="nl-BE" w:eastAsia="ko-KR"/>
        </w:rPr>
      </w:pPr>
    </w:p>
    <w:p w14:paraId="392B1C78" w14:textId="77777777" w:rsidR="00040758" w:rsidRPr="00ED1153" w:rsidRDefault="00040758" w:rsidP="00502E67">
      <w:pPr>
        <w:jc w:val="both"/>
        <w:rPr>
          <w:rFonts w:ascii="Courier New" w:eastAsia="Batang" w:hAnsi="Courier New" w:cs="Courier New"/>
          <w:sz w:val="16"/>
          <w:szCs w:val="16"/>
          <w:lang w:val="nl-BE" w:eastAsia="ko-KR"/>
        </w:rPr>
      </w:pPr>
    </w:p>
    <w:p w14:paraId="45F002DB" w14:textId="77777777" w:rsidR="00040758" w:rsidRPr="00ED1153" w:rsidRDefault="00040758" w:rsidP="00502E67">
      <w:pPr>
        <w:jc w:val="both"/>
        <w:rPr>
          <w:rFonts w:ascii="Courier New" w:eastAsia="Batang" w:hAnsi="Courier New" w:cs="Courier New"/>
          <w:sz w:val="16"/>
          <w:szCs w:val="16"/>
          <w:lang w:val="nl-BE" w:eastAsia="ko-KR"/>
        </w:rPr>
      </w:pPr>
    </w:p>
    <w:p w14:paraId="23AA6E8A" w14:textId="77777777" w:rsidR="00040758" w:rsidRPr="00ED1153" w:rsidRDefault="00040758" w:rsidP="00502E67">
      <w:pPr>
        <w:jc w:val="both"/>
        <w:rPr>
          <w:rFonts w:ascii="Courier New" w:eastAsia="Batang" w:hAnsi="Courier New" w:cs="Courier New"/>
          <w:sz w:val="16"/>
          <w:szCs w:val="16"/>
          <w:lang w:val="nl-BE" w:eastAsia="ko-KR"/>
        </w:rPr>
      </w:pPr>
    </w:p>
    <w:p w14:paraId="5C5F7BF3" w14:textId="77777777" w:rsidR="00040758" w:rsidRPr="00ED1153" w:rsidRDefault="00040758" w:rsidP="00502E67">
      <w:pPr>
        <w:jc w:val="both"/>
        <w:rPr>
          <w:rFonts w:ascii="Courier New" w:eastAsia="Batang" w:hAnsi="Courier New" w:cs="Courier New"/>
          <w:sz w:val="16"/>
          <w:szCs w:val="16"/>
          <w:lang w:val="nl-BE" w:eastAsia="ko-KR"/>
        </w:rPr>
      </w:pPr>
    </w:p>
    <w:p w14:paraId="5622EE9F" w14:textId="77777777" w:rsidR="00040758" w:rsidRPr="00ED1153" w:rsidRDefault="00040758" w:rsidP="00502E67">
      <w:pPr>
        <w:jc w:val="both"/>
        <w:rPr>
          <w:rFonts w:ascii="Courier New" w:eastAsia="Batang" w:hAnsi="Courier New" w:cs="Courier New"/>
          <w:sz w:val="16"/>
          <w:szCs w:val="16"/>
          <w:lang w:val="nl-BE" w:eastAsia="ko-KR"/>
        </w:rPr>
      </w:pPr>
    </w:p>
    <w:p w14:paraId="15291F55" w14:textId="77777777" w:rsidR="00040758" w:rsidRPr="00ED1153" w:rsidRDefault="00040758" w:rsidP="00502E67">
      <w:pPr>
        <w:jc w:val="both"/>
        <w:rPr>
          <w:rFonts w:ascii="Courier New" w:eastAsia="Batang" w:hAnsi="Courier New" w:cs="Courier New"/>
          <w:sz w:val="16"/>
          <w:szCs w:val="16"/>
          <w:lang w:val="nl-BE" w:eastAsia="ko-KR"/>
        </w:rPr>
      </w:pPr>
    </w:p>
    <w:p w14:paraId="65A3C3FD" w14:textId="77777777" w:rsidR="00040758" w:rsidRPr="00ED1153" w:rsidRDefault="00040758" w:rsidP="00502E67">
      <w:pPr>
        <w:jc w:val="both"/>
        <w:rPr>
          <w:rFonts w:ascii="Courier New" w:eastAsia="Batang" w:hAnsi="Courier New" w:cs="Courier New"/>
          <w:sz w:val="16"/>
          <w:szCs w:val="16"/>
          <w:lang w:val="nl-BE" w:eastAsia="ko-KR"/>
        </w:rPr>
      </w:pPr>
    </w:p>
    <w:p w14:paraId="56A29F05" w14:textId="77777777" w:rsidR="00040758" w:rsidRPr="00ED1153" w:rsidRDefault="00040758" w:rsidP="00502E67">
      <w:pPr>
        <w:jc w:val="both"/>
        <w:rPr>
          <w:rFonts w:ascii="Courier New" w:eastAsia="Batang" w:hAnsi="Courier New" w:cs="Courier New"/>
          <w:sz w:val="16"/>
          <w:szCs w:val="16"/>
          <w:lang w:val="nl-BE" w:eastAsia="ko-KR"/>
        </w:rPr>
      </w:pPr>
    </w:p>
    <w:p w14:paraId="37BB620D" w14:textId="77777777" w:rsidR="00040758" w:rsidRPr="00ED1153" w:rsidRDefault="00040758" w:rsidP="00502E67">
      <w:pPr>
        <w:jc w:val="both"/>
        <w:rPr>
          <w:rFonts w:ascii="Courier New" w:eastAsia="Batang" w:hAnsi="Courier New" w:cs="Courier New"/>
          <w:sz w:val="16"/>
          <w:szCs w:val="16"/>
          <w:lang w:val="nl-BE" w:eastAsia="ko-KR"/>
        </w:rPr>
      </w:pPr>
    </w:p>
    <w:p w14:paraId="2AAD6165" w14:textId="77777777" w:rsidR="00040758" w:rsidRPr="00ED1153" w:rsidRDefault="00040758" w:rsidP="00502E67">
      <w:pPr>
        <w:jc w:val="both"/>
        <w:rPr>
          <w:rFonts w:ascii="Courier New" w:eastAsia="Batang" w:hAnsi="Courier New" w:cs="Courier New"/>
          <w:sz w:val="16"/>
          <w:szCs w:val="16"/>
          <w:lang w:val="nl-BE" w:eastAsia="ko-KR"/>
        </w:rPr>
      </w:pPr>
    </w:p>
    <w:p w14:paraId="587E1CE8" w14:textId="77777777" w:rsidR="00040758" w:rsidRPr="00ED1153" w:rsidRDefault="00040758" w:rsidP="00502E67">
      <w:pPr>
        <w:jc w:val="both"/>
        <w:rPr>
          <w:rFonts w:ascii="Courier New" w:eastAsia="Batang" w:hAnsi="Courier New" w:cs="Courier New"/>
          <w:sz w:val="16"/>
          <w:szCs w:val="16"/>
          <w:lang w:val="nl-BE" w:eastAsia="ko-KR"/>
        </w:rPr>
      </w:pPr>
    </w:p>
    <w:p w14:paraId="7927D97A" w14:textId="77777777" w:rsidR="00040758" w:rsidRPr="00ED1153" w:rsidRDefault="00040758" w:rsidP="00502E67">
      <w:pPr>
        <w:jc w:val="both"/>
        <w:rPr>
          <w:rFonts w:ascii="Courier New" w:eastAsia="Batang" w:hAnsi="Courier New" w:cs="Courier New"/>
          <w:sz w:val="16"/>
          <w:szCs w:val="16"/>
          <w:lang w:val="nl-BE" w:eastAsia="ko-KR"/>
        </w:rPr>
      </w:pPr>
    </w:p>
    <w:p w14:paraId="08CF1E6D" w14:textId="77777777" w:rsidR="00040758" w:rsidRPr="00ED1153" w:rsidRDefault="00040758" w:rsidP="00502E67">
      <w:pPr>
        <w:jc w:val="both"/>
        <w:rPr>
          <w:rFonts w:ascii="Courier New" w:eastAsia="Batang" w:hAnsi="Courier New" w:cs="Courier New"/>
          <w:sz w:val="16"/>
          <w:szCs w:val="16"/>
          <w:lang w:val="nl-BE" w:eastAsia="ko-KR"/>
        </w:rPr>
      </w:pPr>
    </w:p>
    <w:p w14:paraId="0CCEEDE1" w14:textId="77777777" w:rsidR="00040758" w:rsidRPr="00ED1153" w:rsidRDefault="00040758" w:rsidP="00502E67">
      <w:pPr>
        <w:jc w:val="both"/>
        <w:rPr>
          <w:rFonts w:ascii="Courier New" w:eastAsia="Batang" w:hAnsi="Courier New" w:cs="Courier New"/>
          <w:sz w:val="16"/>
          <w:szCs w:val="16"/>
          <w:lang w:val="nl-BE" w:eastAsia="ko-KR"/>
        </w:rPr>
      </w:pPr>
    </w:p>
    <w:p w14:paraId="79887FA4" w14:textId="77777777" w:rsidR="00040758" w:rsidRPr="00ED1153" w:rsidRDefault="00040758" w:rsidP="00502E67">
      <w:pPr>
        <w:jc w:val="both"/>
        <w:rPr>
          <w:rFonts w:ascii="Courier New" w:eastAsia="Batang" w:hAnsi="Courier New" w:cs="Courier New"/>
          <w:sz w:val="16"/>
          <w:szCs w:val="16"/>
          <w:lang w:val="nl-BE" w:eastAsia="ko-KR"/>
        </w:rPr>
      </w:pPr>
    </w:p>
    <w:p w14:paraId="0495AB8C" w14:textId="77777777" w:rsidR="00040758" w:rsidRPr="00ED1153" w:rsidRDefault="00040758" w:rsidP="00502E67">
      <w:pPr>
        <w:jc w:val="both"/>
        <w:rPr>
          <w:rFonts w:ascii="Courier New" w:eastAsia="Batang" w:hAnsi="Courier New" w:cs="Courier New"/>
          <w:sz w:val="16"/>
          <w:szCs w:val="16"/>
          <w:lang w:val="nl-BE" w:eastAsia="ko-KR"/>
        </w:rPr>
      </w:pPr>
    </w:p>
    <w:p w14:paraId="7CE2BBCC" w14:textId="77777777" w:rsidR="00040758" w:rsidRPr="00ED1153" w:rsidRDefault="00040758" w:rsidP="00502E67">
      <w:pPr>
        <w:jc w:val="both"/>
        <w:rPr>
          <w:rFonts w:ascii="Courier New" w:eastAsia="Batang" w:hAnsi="Courier New" w:cs="Courier New"/>
          <w:sz w:val="16"/>
          <w:szCs w:val="16"/>
          <w:lang w:val="nl-BE" w:eastAsia="ko-KR"/>
        </w:rPr>
      </w:pPr>
    </w:p>
    <w:p w14:paraId="214B8C2E" w14:textId="77777777" w:rsidR="00040758" w:rsidRPr="00ED1153" w:rsidRDefault="00040758" w:rsidP="00502E67">
      <w:pPr>
        <w:jc w:val="both"/>
        <w:rPr>
          <w:rFonts w:ascii="Courier New" w:eastAsia="Batang" w:hAnsi="Courier New" w:cs="Courier New"/>
          <w:sz w:val="16"/>
          <w:szCs w:val="16"/>
          <w:lang w:val="nl-BE" w:eastAsia="ko-KR"/>
        </w:rPr>
      </w:pPr>
    </w:p>
    <w:p w14:paraId="6A4D78FB" w14:textId="77777777" w:rsidR="00040758" w:rsidRPr="00ED1153" w:rsidRDefault="00040758" w:rsidP="00502E67">
      <w:pPr>
        <w:jc w:val="both"/>
        <w:rPr>
          <w:rFonts w:ascii="Courier New" w:eastAsia="Batang" w:hAnsi="Courier New" w:cs="Courier New"/>
          <w:sz w:val="16"/>
          <w:szCs w:val="16"/>
          <w:lang w:val="nl-BE" w:eastAsia="ko-KR"/>
        </w:rPr>
      </w:pPr>
    </w:p>
    <w:p w14:paraId="39271ED5" w14:textId="77777777" w:rsidR="00040758" w:rsidRPr="00ED1153" w:rsidRDefault="00040758" w:rsidP="00502E67">
      <w:pPr>
        <w:jc w:val="both"/>
        <w:rPr>
          <w:rFonts w:ascii="Courier New" w:eastAsia="Batang" w:hAnsi="Courier New" w:cs="Courier New"/>
          <w:sz w:val="16"/>
          <w:szCs w:val="16"/>
          <w:lang w:val="nl-BE" w:eastAsia="ko-KR"/>
        </w:rPr>
      </w:pPr>
    </w:p>
    <w:p w14:paraId="2CD6AF91" w14:textId="77777777" w:rsidR="00040758" w:rsidRPr="00ED1153" w:rsidRDefault="00040758" w:rsidP="00502E67">
      <w:pPr>
        <w:jc w:val="both"/>
        <w:rPr>
          <w:rFonts w:ascii="Courier New" w:eastAsia="Batang" w:hAnsi="Courier New" w:cs="Courier New"/>
          <w:sz w:val="16"/>
          <w:szCs w:val="16"/>
          <w:lang w:val="nl-BE" w:eastAsia="ko-KR"/>
        </w:rPr>
      </w:pPr>
    </w:p>
    <w:p w14:paraId="431A0D84" w14:textId="77777777" w:rsidR="00040758" w:rsidRPr="00ED1153" w:rsidRDefault="00040758" w:rsidP="00502E67">
      <w:pPr>
        <w:jc w:val="both"/>
        <w:rPr>
          <w:rFonts w:ascii="Courier New" w:eastAsia="Batang" w:hAnsi="Courier New" w:cs="Courier New"/>
          <w:sz w:val="16"/>
          <w:szCs w:val="16"/>
          <w:lang w:val="nl-BE" w:eastAsia="ko-KR"/>
        </w:rPr>
      </w:pPr>
    </w:p>
    <w:p w14:paraId="59855180" w14:textId="77777777" w:rsidR="00040758" w:rsidRPr="00ED1153" w:rsidRDefault="00040758" w:rsidP="00502E67">
      <w:pPr>
        <w:jc w:val="both"/>
        <w:rPr>
          <w:rFonts w:ascii="Courier New" w:eastAsia="Batang" w:hAnsi="Courier New" w:cs="Courier New"/>
          <w:sz w:val="16"/>
          <w:szCs w:val="16"/>
          <w:lang w:val="nl-BE" w:eastAsia="ko-KR"/>
        </w:rPr>
      </w:pPr>
    </w:p>
    <w:p w14:paraId="6A947F74" w14:textId="77777777" w:rsidR="00040758" w:rsidRPr="00ED1153" w:rsidRDefault="00040758" w:rsidP="00502E67">
      <w:pPr>
        <w:jc w:val="both"/>
        <w:rPr>
          <w:rFonts w:ascii="Courier New" w:eastAsia="Batang" w:hAnsi="Courier New" w:cs="Courier New"/>
          <w:sz w:val="16"/>
          <w:szCs w:val="16"/>
          <w:lang w:val="nl-BE" w:eastAsia="ko-KR"/>
        </w:rPr>
      </w:pPr>
    </w:p>
    <w:p w14:paraId="5DEA6AD1" w14:textId="77777777" w:rsidR="00040758" w:rsidRPr="00ED1153" w:rsidRDefault="00040758" w:rsidP="00502E67">
      <w:pPr>
        <w:jc w:val="both"/>
        <w:rPr>
          <w:rFonts w:ascii="Courier New" w:eastAsia="Batang" w:hAnsi="Courier New" w:cs="Courier New"/>
          <w:sz w:val="16"/>
          <w:szCs w:val="16"/>
          <w:lang w:val="nl-BE" w:eastAsia="ko-KR"/>
        </w:rPr>
      </w:pPr>
    </w:p>
    <w:p w14:paraId="0510C06D" w14:textId="77777777" w:rsidR="00040758" w:rsidRPr="00ED1153" w:rsidRDefault="00040758" w:rsidP="00502E67">
      <w:pPr>
        <w:jc w:val="both"/>
        <w:rPr>
          <w:rFonts w:ascii="Courier New" w:eastAsia="Batang" w:hAnsi="Courier New" w:cs="Courier New"/>
          <w:sz w:val="16"/>
          <w:szCs w:val="16"/>
          <w:lang w:val="nl-BE" w:eastAsia="ko-KR"/>
        </w:rPr>
      </w:pPr>
    </w:p>
    <w:p w14:paraId="6EB2C9AC" w14:textId="77777777" w:rsidR="00040758" w:rsidRPr="00ED1153" w:rsidRDefault="00040758" w:rsidP="00502E67">
      <w:pPr>
        <w:jc w:val="both"/>
        <w:rPr>
          <w:rFonts w:ascii="Courier New" w:eastAsia="Batang" w:hAnsi="Courier New" w:cs="Courier New"/>
          <w:sz w:val="16"/>
          <w:szCs w:val="16"/>
          <w:lang w:val="nl-BE" w:eastAsia="ko-KR"/>
        </w:rPr>
      </w:pPr>
    </w:p>
    <w:p w14:paraId="5BEFAE8A" w14:textId="77777777" w:rsidR="00040758" w:rsidRPr="00ED1153" w:rsidRDefault="00040758" w:rsidP="00502E67">
      <w:pPr>
        <w:jc w:val="both"/>
        <w:rPr>
          <w:rFonts w:ascii="Courier New" w:eastAsia="Batang" w:hAnsi="Courier New" w:cs="Courier New"/>
          <w:sz w:val="16"/>
          <w:szCs w:val="16"/>
          <w:lang w:val="nl-BE" w:eastAsia="ko-KR"/>
        </w:rPr>
      </w:pPr>
    </w:p>
    <w:p w14:paraId="1507C312" w14:textId="77777777" w:rsidR="00040758" w:rsidRPr="00ED1153" w:rsidRDefault="00040758" w:rsidP="00502E67">
      <w:pPr>
        <w:jc w:val="both"/>
        <w:rPr>
          <w:rFonts w:ascii="Courier New" w:eastAsia="Batang" w:hAnsi="Courier New" w:cs="Courier New"/>
          <w:sz w:val="16"/>
          <w:szCs w:val="16"/>
          <w:lang w:val="nl-BE" w:eastAsia="ko-KR"/>
        </w:rPr>
      </w:pPr>
    </w:p>
    <w:p w14:paraId="65D34255" w14:textId="77777777" w:rsidR="00040758" w:rsidRPr="00ED1153" w:rsidRDefault="00040758" w:rsidP="00502E67">
      <w:pPr>
        <w:jc w:val="both"/>
        <w:rPr>
          <w:rFonts w:ascii="Courier New" w:eastAsia="Batang" w:hAnsi="Courier New" w:cs="Courier New"/>
          <w:sz w:val="16"/>
          <w:szCs w:val="16"/>
          <w:lang w:val="nl-BE" w:eastAsia="ko-KR"/>
        </w:rPr>
      </w:pPr>
    </w:p>
    <w:p w14:paraId="74A4AAF1" w14:textId="77777777" w:rsidR="00040758" w:rsidRPr="00ED1153" w:rsidRDefault="00040758" w:rsidP="00502E67">
      <w:pPr>
        <w:jc w:val="both"/>
        <w:rPr>
          <w:rFonts w:ascii="Courier New" w:eastAsia="Batang" w:hAnsi="Courier New" w:cs="Courier New"/>
          <w:sz w:val="16"/>
          <w:szCs w:val="16"/>
          <w:lang w:val="nl-BE" w:eastAsia="ko-KR"/>
        </w:rPr>
      </w:pPr>
    </w:p>
    <w:p w14:paraId="6C3EC740" w14:textId="77777777" w:rsidR="00040758" w:rsidRPr="00ED1153" w:rsidRDefault="00040758" w:rsidP="00502E67">
      <w:pPr>
        <w:jc w:val="both"/>
        <w:rPr>
          <w:rFonts w:ascii="Courier New" w:eastAsia="Batang" w:hAnsi="Courier New" w:cs="Courier New"/>
          <w:sz w:val="16"/>
          <w:szCs w:val="16"/>
          <w:lang w:val="nl-BE" w:eastAsia="ko-KR"/>
        </w:rPr>
      </w:pPr>
    </w:p>
    <w:p w14:paraId="3F6ECB13" w14:textId="77777777" w:rsidR="00040758" w:rsidRPr="00ED1153" w:rsidRDefault="00040758" w:rsidP="00502E67">
      <w:pPr>
        <w:jc w:val="both"/>
        <w:rPr>
          <w:rFonts w:ascii="Courier New" w:eastAsia="Batang" w:hAnsi="Courier New" w:cs="Courier New"/>
          <w:sz w:val="16"/>
          <w:szCs w:val="16"/>
          <w:lang w:val="nl-BE" w:eastAsia="ko-KR"/>
        </w:rPr>
      </w:pPr>
    </w:p>
    <w:p w14:paraId="1871763D" w14:textId="77777777" w:rsidR="00040758" w:rsidRPr="00ED1153" w:rsidRDefault="00040758" w:rsidP="00502E67">
      <w:pPr>
        <w:jc w:val="both"/>
        <w:rPr>
          <w:rFonts w:ascii="Courier New" w:eastAsia="Batang" w:hAnsi="Courier New" w:cs="Courier New"/>
          <w:sz w:val="16"/>
          <w:szCs w:val="16"/>
          <w:lang w:val="nl-BE" w:eastAsia="ko-KR"/>
        </w:rPr>
      </w:pPr>
    </w:p>
    <w:p w14:paraId="53D1CFEF" w14:textId="77777777" w:rsidR="00040758" w:rsidRPr="00ED1153" w:rsidRDefault="00040758" w:rsidP="00502E67">
      <w:pPr>
        <w:jc w:val="both"/>
        <w:rPr>
          <w:rFonts w:ascii="Courier New" w:eastAsia="Batang" w:hAnsi="Courier New" w:cs="Courier New"/>
          <w:sz w:val="16"/>
          <w:szCs w:val="16"/>
          <w:lang w:val="nl-BE" w:eastAsia="ko-KR"/>
        </w:rPr>
      </w:pPr>
    </w:p>
    <w:p w14:paraId="3322F27F" w14:textId="77777777" w:rsidR="00040758" w:rsidRPr="00ED1153" w:rsidRDefault="00040758" w:rsidP="00502E67">
      <w:pPr>
        <w:jc w:val="both"/>
        <w:rPr>
          <w:rFonts w:ascii="Courier New" w:eastAsia="Batang" w:hAnsi="Courier New" w:cs="Courier New"/>
          <w:sz w:val="16"/>
          <w:szCs w:val="16"/>
          <w:lang w:val="nl-BE" w:eastAsia="ko-KR"/>
        </w:rPr>
      </w:pPr>
    </w:p>
    <w:p w14:paraId="5EBDB07A" w14:textId="77777777" w:rsidR="00040758" w:rsidRPr="00ED1153" w:rsidRDefault="00040758" w:rsidP="00502E67">
      <w:pPr>
        <w:jc w:val="both"/>
        <w:rPr>
          <w:rFonts w:ascii="Courier New" w:eastAsia="Batang" w:hAnsi="Courier New" w:cs="Courier New"/>
          <w:sz w:val="16"/>
          <w:szCs w:val="16"/>
          <w:lang w:val="nl-BE" w:eastAsia="ko-KR"/>
        </w:rPr>
      </w:pPr>
    </w:p>
    <w:p w14:paraId="2E2816F5" w14:textId="77777777" w:rsidR="00040758" w:rsidRPr="00ED1153" w:rsidRDefault="00040758" w:rsidP="00502E67">
      <w:pPr>
        <w:jc w:val="both"/>
        <w:rPr>
          <w:rFonts w:ascii="Courier New" w:eastAsia="Batang" w:hAnsi="Courier New" w:cs="Courier New"/>
          <w:sz w:val="16"/>
          <w:szCs w:val="16"/>
          <w:lang w:val="nl-BE" w:eastAsia="ko-KR"/>
        </w:rPr>
      </w:pPr>
    </w:p>
    <w:p w14:paraId="5305784A" w14:textId="77777777" w:rsidR="00040758" w:rsidRPr="00ED1153" w:rsidRDefault="00040758" w:rsidP="00502E67">
      <w:pPr>
        <w:jc w:val="both"/>
        <w:rPr>
          <w:rFonts w:ascii="Courier New" w:eastAsia="Batang" w:hAnsi="Courier New" w:cs="Courier New"/>
          <w:sz w:val="16"/>
          <w:szCs w:val="16"/>
          <w:lang w:val="nl-BE" w:eastAsia="ko-KR"/>
        </w:rPr>
      </w:pPr>
    </w:p>
    <w:p w14:paraId="13E48D12" w14:textId="77777777" w:rsidR="00040758" w:rsidRPr="00ED1153" w:rsidRDefault="00040758" w:rsidP="00502E67">
      <w:pPr>
        <w:jc w:val="both"/>
        <w:rPr>
          <w:rFonts w:ascii="Courier New" w:eastAsia="Batang" w:hAnsi="Courier New" w:cs="Courier New"/>
          <w:sz w:val="16"/>
          <w:szCs w:val="16"/>
          <w:lang w:val="nl-BE" w:eastAsia="ko-KR"/>
        </w:rPr>
      </w:pPr>
    </w:p>
    <w:p w14:paraId="4204AB61" w14:textId="77777777" w:rsidR="00040758" w:rsidRPr="00ED1153" w:rsidRDefault="00040758" w:rsidP="00502E67">
      <w:pPr>
        <w:jc w:val="both"/>
        <w:rPr>
          <w:rFonts w:ascii="Courier New" w:eastAsia="Batang" w:hAnsi="Courier New" w:cs="Courier New"/>
          <w:sz w:val="16"/>
          <w:szCs w:val="16"/>
          <w:lang w:val="nl-BE" w:eastAsia="ko-KR"/>
        </w:rPr>
      </w:pPr>
    </w:p>
    <w:p w14:paraId="482F78C9" w14:textId="77777777" w:rsidR="00040758" w:rsidRPr="00ED1153" w:rsidRDefault="00040758" w:rsidP="00502E67">
      <w:pPr>
        <w:jc w:val="both"/>
        <w:rPr>
          <w:rFonts w:ascii="Courier New" w:eastAsia="Batang" w:hAnsi="Courier New" w:cs="Courier New"/>
          <w:sz w:val="16"/>
          <w:szCs w:val="16"/>
          <w:lang w:val="nl-BE" w:eastAsia="ko-KR"/>
        </w:rPr>
      </w:pPr>
    </w:p>
    <w:p w14:paraId="60399AF9" w14:textId="77777777" w:rsidR="00040758" w:rsidRPr="00ED1153" w:rsidRDefault="00040758" w:rsidP="00502E67">
      <w:pPr>
        <w:jc w:val="both"/>
        <w:rPr>
          <w:rFonts w:ascii="Courier New" w:eastAsia="Batang" w:hAnsi="Courier New" w:cs="Courier New"/>
          <w:sz w:val="16"/>
          <w:szCs w:val="16"/>
          <w:lang w:val="nl-BE" w:eastAsia="ko-KR"/>
        </w:rPr>
      </w:pPr>
    </w:p>
    <w:p w14:paraId="1CFB2823" w14:textId="77777777" w:rsidR="00040758" w:rsidRPr="00ED1153" w:rsidRDefault="00040758" w:rsidP="00502E67">
      <w:pPr>
        <w:jc w:val="both"/>
        <w:rPr>
          <w:rFonts w:ascii="Courier New" w:eastAsia="Batang" w:hAnsi="Courier New" w:cs="Courier New"/>
          <w:sz w:val="16"/>
          <w:szCs w:val="16"/>
          <w:lang w:val="nl-BE" w:eastAsia="ko-KR"/>
        </w:rPr>
      </w:pPr>
    </w:p>
    <w:p w14:paraId="6A3F8CD8" w14:textId="77777777" w:rsidR="00040758" w:rsidRPr="00ED1153" w:rsidRDefault="00040758" w:rsidP="00502E67">
      <w:pPr>
        <w:jc w:val="both"/>
        <w:rPr>
          <w:rFonts w:ascii="Courier New" w:eastAsia="Batang" w:hAnsi="Courier New" w:cs="Courier New"/>
          <w:sz w:val="16"/>
          <w:szCs w:val="16"/>
          <w:lang w:val="nl-BE" w:eastAsia="ko-KR"/>
        </w:rPr>
      </w:pPr>
    </w:p>
    <w:p w14:paraId="230B3B46" w14:textId="77777777" w:rsidR="00040758" w:rsidRPr="00ED1153" w:rsidRDefault="00040758" w:rsidP="00502E67">
      <w:pPr>
        <w:jc w:val="both"/>
        <w:rPr>
          <w:rFonts w:ascii="Courier New" w:eastAsia="Batang" w:hAnsi="Courier New" w:cs="Courier New"/>
          <w:sz w:val="16"/>
          <w:szCs w:val="16"/>
          <w:lang w:val="nl-BE" w:eastAsia="ko-KR"/>
        </w:rPr>
      </w:pPr>
    </w:p>
    <w:p w14:paraId="00EDA920" w14:textId="77777777" w:rsidR="00040758" w:rsidRPr="00ED1153" w:rsidRDefault="00040758" w:rsidP="00502E67">
      <w:pPr>
        <w:jc w:val="both"/>
        <w:rPr>
          <w:rFonts w:ascii="Courier New" w:eastAsia="Batang" w:hAnsi="Courier New" w:cs="Courier New"/>
          <w:sz w:val="16"/>
          <w:szCs w:val="16"/>
          <w:lang w:val="nl-BE" w:eastAsia="ko-KR"/>
        </w:rPr>
      </w:pPr>
    </w:p>
    <w:p w14:paraId="387DE90C" w14:textId="77777777" w:rsidR="00040758" w:rsidRPr="00ED1153" w:rsidRDefault="00040758" w:rsidP="00502E67">
      <w:pPr>
        <w:jc w:val="both"/>
        <w:rPr>
          <w:rFonts w:ascii="Courier New" w:eastAsia="Batang" w:hAnsi="Courier New" w:cs="Courier New"/>
          <w:sz w:val="16"/>
          <w:szCs w:val="16"/>
          <w:lang w:val="nl-BE" w:eastAsia="ko-KR"/>
        </w:rPr>
      </w:pPr>
    </w:p>
    <w:p w14:paraId="51624295" w14:textId="77777777" w:rsidR="00040758" w:rsidRPr="00ED1153" w:rsidRDefault="00040758" w:rsidP="00502E67">
      <w:pPr>
        <w:jc w:val="both"/>
        <w:rPr>
          <w:rFonts w:ascii="Courier New" w:eastAsia="Batang" w:hAnsi="Courier New" w:cs="Courier New"/>
          <w:sz w:val="16"/>
          <w:szCs w:val="16"/>
          <w:lang w:val="nl-BE" w:eastAsia="ko-KR"/>
        </w:rPr>
      </w:pPr>
    </w:p>
    <w:p w14:paraId="41A12F89" w14:textId="77777777" w:rsidR="00040758" w:rsidRPr="00ED1153" w:rsidRDefault="00040758" w:rsidP="00502E67">
      <w:pPr>
        <w:jc w:val="both"/>
        <w:rPr>
          <w:rFonts w:ascii="Courier New" w:eastAsia="Batang" w:hAnsi="Courier New" w:cs="Courier New"/>
          <w:sz w:val="16"/>
          <w:szCs w:val="16"/>
          <w:lang w:val="nl-BE" w:eastAsia="ko-KR"/>
        </w:rPr>
      </w:pPr>
    </w:p>
    <w:p w14:paraId="5FA979B4" w14:textId="77777777" w:rsidR="00040758" w:rsidRPr="00ED1153" w:rsidRDefault="00040758" w:rsidP="00502E67">
      <w:pPr>
        <w:jc w:val="both"/>
        <w:rPr>
          <w:rFonts w:ascii="Courier New" w:eastAsia="Batang" w:hAnsi="Courier New" w:cs="Courier New"/>
          <w:sz w:val="16"/>
          <w:szCs w:val="16"/>
          <w:lang w:val="nl-BE" w:eastAsia="ko-KR"/>
        </w:rPr>
      </w:pPr>
    </w:p>
    <w:p w14:paraId="03AECD8E" w14:textId="77777777" w:rsidR="00040758" w:rsidRPr="00ED1153" w:rsidRDefault="00040758" w:rsidP="00502E67">
      <w:pPr>
        <w:jc w:val="both"/>
        <w:rPr>
          <w:rFonts w:ascii="Courier New" w:eastAsia="Batang" w:hAnsi="Courier New" w:cs="Courier New"/>
          <w:sz w:val="16"/>
          <w:szCs w:val="16"/>
          <w:lang w:val="nl-BE" w:eastAsia="ko-KR"/>
        </w:rPr>
      </w:pPr>
    </w:p>
    <w:p w14:paraId="641067EC" w14:textId="77777777" w:rsidR="00040758" w:rsidRPr="00ED1153" w:rsidRDefault="00040758" w:rsidP="00502E67">
      <w:pPr>
        <w:jc w:val="both"/>
        <w:rPr>
          <w:rFonts w:ascii="Courier New" w:eastAsia="Batang" w:hAnsi="Courier New" w:cs="Courier New"/>
          <w:sz w:val="16"/>
          <w:szCs w:val="16"/>
          <w:lang w:val="nl-BE" w:eastAsia="ko-KR"/>
        </w:rPr>
      </w:pPr>
    </w:p>
    <w:p w14:paraId="646FB06F" w14:textId="77777777" w:rsidR="00040758" w:rsidRPr="00ED1153" w:rsidRDefault="00040758" w:rsidP="00502E67">
      <w:pPr>
        <w:jc w:val="both"/>
        <w:rPr>
          <w:rFonts w:ascii="Courier New" w:eastAsia="Batang" w:hAnsi="Courier New" w:cs="Courier New"/>
          <w:sz w:val="16"/>
          <w:szCs w:val="16"/>
          <w:lang w:val="nl-BE" w:eastAsia="ko-KR"/>
        </w:rPr>
      </w:pPr>
    </w:p>
    <w:p w14:paraId="2BD07B27" w14:textId="77777777" w:rsidR="00040758" w:rsidRPr="00ED1153" w:rsidRDefault="00040758" w:rsidP="00502E67">
      <w:pPr>
        <w:jc w:val="both"/>
        <w:rPr>
          <w:rFonts w:ascii="Courier New" w:eastAsia="Batang" w:hAnsi="Courier New" w:cs="Courier New"/>
          <w:sz w:val="16"/>
          <w:szCs w:val="16"/>
          <w:lang w:val="nl-BE" w:eastAsia="ko-KR"/>
        </w:rPr>
      </w:pPr>
    </w:p>
    <w:p w14:paraId="78113F10" w14:textId="77777777" w:rsidR="00040758" w:rsidRPr="00ED1153" w:rsidRDefault="00040758" w:rsidP="00502E67">
      <w:pPr>
        <w:jc w:val="both"/>
        <w:rPr>
          <w:rFonts w:ascii="Courier New" w:eastAsia="Batang" w:hAnsi="Courier New" w:cs="Courier New"/>
          <w:sz w:val="16"/>
          <w:szCs w:val="16"/>
          <w:lang w:val="nl-BE" w:eastAsia="ko-KR"/>
        </w:rPr>
      </w:pPr>
    </w:p>
    <w:p w14:paraId="48AD35FC" w14:textId="77777777" w:rsidR="00040758" w:rsidRPr="00ED1153" w:rsidRDefault="00040758" w:rsidP="00502E67">
      <w:pPr>
        <w:jc w:val="both"/>
        <w:rPr>
          <w:rFonts w:ascii="Courier New" w:eastAsia="Batang" w:hAnsi="Courier New" w:cs="Courier New"/>
          <w:sz w:val="16"/>
          <w:szCs w:val="16"/>
          <w:lang w:val="nl-BE" w:eastAsia="ko-KR"/>
        </w:rPr>
      </w:pPr>
    </w:p>
    <w:p w14:paraId="37FCD10D" w14:textId="77777777" w:rsidR="00040758" w:rsidRPr="00ED1153" w:rsidRDefault="00040758" w:rsidP="00502E67">
      <w:pPr>
        <w:jc w:val="both"/>
        <w:rPr>
          <w:rFonts w:ascii="Courier New" w:eastAsia="Batang" w:hAnsi="Courier New" w:cs="Courier New"/>
          <w:sz w:val="16"/>
          <w:szCs w:val="16"/>
          <w:lang w:val="nl-BE" w:eastAsia="ko-KR"/>
        </w:rPr>
      </w:pPr>
    </w:p>
    <w:p w14:paraId="78ECA4A7" w14:textId="77777777" w:rsidR="00040758" w:rsidRPr="00ED1153" w:rsidRDefault="00040758" w:rsidP="00502E67">
      <w:pPr>
        <w:jc w:val="both"/>
        <w:rPr>
          <w:rFonts w:ascii="Courier New" w:eastAsia="Batang" w:hAnsi="Courier New" w:cs="Courier New"/>
          <w:sz w:val="16"/>
          <w:szCs w:val="16"/>
          <w:lang w:val="nl-BE" w:eastAsia="ko-KR"/>
        </w:rPr>
      </w:pPr>
    </w:p>
    <w:p w14:paraId="29759F11" w14:textId="77777777" w:rsidR="00040758" w:rsidRPr="00ED1153" w:rsidRDefault="00040758" w:rsidP="00502E67">
      <w:pPr>
        <w:jc w:val="both"/>
        <w:rPr>
          <w:rFonts w:ascii="Courier New" w:eastAsia="Batang" w:hAnsi="Courier New" w:cs="Courier New"/>
          <w:sz w:val="16"/>
          <w:szCs w:val="16"/>
          <w:lang w:val="nl-BE" w:eastAsia="ko-KR"/>
        </w:rPr>
      </w:pPr>
    </w:p>
    <w:p w14:paraId="20642785" w14:textId="77777777" w:rsidR="00040758" w:rsidRPr="00ED1153" w:rsidRDefault="00040758" w:rsidP="00502E67">
      <w:pPr>
        <w:jc w:val="both"/>
        <w:rPr>
          <w:rFonts w:ascii="Courier New" w:eastAsia="Batang" w:hAnsi="Courier New" w:cs="Courier New"/>
          <w:sz w:val="16"/>
          <w:szCs w:val="16"/>
          <w:lang w:val="nl-BE" w:eastAsia="ko-KR"/>
        </w:rPr>
      </w:pPr>
    </w:p>
    <w:p w14:paraId="3D4CD2B6" w14:textId="77777777" w:rsidR="00040758" w:rsidRPr="00ED1153" w:rsidRDefault="00040758" w:rsidP="00502E67">
      <w:pPr>
        <w:jc w:val="both"/>
        <w:rPr>
          <w:rFonts w:ascii="Courier New" w:eastAsia="Batang" w:hAnsi="Courier New" w:cs="Courier New"/>
          <w:sz w:val="16"/>
          <w:szCs w:val="16"/>
          <w:lang w:val="nl-BE" w:eastAsia="ko-KR"/>
        </w:rPr>
      </w:pPr>
    </w:p>
    <w:p w14:paraId="473C6F33" w14:textId="77777777" w:rsidR="00040758" w:rsidRPr="00ED1153" w:rsidRDefault="00040758" w:rsidP="00502E67">
      <w:pPr>
        <w:jc w:val="both"/>
        <w:rPr>
          <w:rFonts w:ascii="Courier New" w:eastAsia="Batang" w:hAnsi="Courier New" w:cs="Courier New"/>
          <w:sz w:val="16"/>
          <w:szCs w:val="16"/>
          <w:lang w:val="nl-BE" w:eastAsia="ko-KR"/>
        </w:rPr>
      </w:pPr>
    </w:p>
    <w:p w14:paraId="7482E49F" w14:textId="77777777" w:rsidR="00040758" w:rsidRPr="00ED1153" w:rsidRDefault="00040758" w:rsidP="00502E67">
      <w:pPr>
        <w:jc w:val="both"/>
        <w:rPr>
          <w:rFonts w:ascii="Courier New" w:eastAsia="Batang" w:hAnsi="Courier New" w:cs="Courier New"/>
          <w:sz w:val="16"/>
          <w:szCs w:val="16"/>
          <w:lang w:val="nl-BE" w:eastAsia="ko-KR"/>
        </w:rPr>
      </w:pPr>
    </w:p>
    <w:p w14:paraId="5C899395" w14:textId="77777777" w:rsidR="00040758" w:rsidRPr="00ED1153" w:rsidRDefault="00040758" w:rsidP="00502E67">
      <w:pPr>
        <w:jc w:val="both"/>
        <w:rPr>
          <w:rFonts w:ascii="Courier New" w:eastAsia="Batang" w:hAnsi="Courier New" w:cs="Courier New"/>
          <w:sz w:val="16"/>
          <w:szCs w:val="16"/>
          <w:lang w:val="nl-BE" w:eastAsia="ko-KR"/>
        </w:rPr>
      </w:pPr>
    </w:p>
    <w:p w14:paraId="24EFA3A8" w14:textId="77777777" w:rsidR="00040758" w:rsidRPr="00ED1153" w:rsidRDefault="00040758" w:rsidP="00502E67">
      <w:pPr>
        <w:jc w:val="both"/>
        <w:rPr>
          <w:rFonts w:ascii="Courier New" w:eastAsia="Batang" w:hAnsi="Courier New" w:cs="Courier New"/>
          <w:sz w:val="16"/>
          <w:szCs w:val="16"/>
          <w:lang w:val="nl-BE" w:eastAsia="ko-KR"/>
        </w:rPr>
      </w:pPr>
    </w:p>
    <w:p w14:paraId="1866266C" w14:textId="77777777" w:rsidR="00040758" w:rsidRPr="00ED1153" w:rsidRDefault="00040758" w:rsidP="00502E67">
      <w:pPr>
        <w:jc w:val="both"/>
        <w:rPr>
          <w:rFonts w:ascii="Courier New" w:eastAsia="Batang" w:hAnsi="Courier New" w:cs="Courier New"/>
          <w:sz w:val="16"/>
          <w:szCs w:val="16"/>
          <w:lang w:val="nl-BE" w:eastAsia="ko-KR"/>
        </w:rPr>
      </w:pPr>
    </w:p>
    <w:p w14:paraId="21DCAE2A" w14:textId="77777777" w:rsidR="00040758" w:rsidRPr="00ED1153" w:rsidRDefault="00040758" w:rsidP="00502E67">
      <w:pPr>
        <w:jc w:val="both"/>
        <w:rPr>
          <w:rFonts w:ascii="Courier New" w:eastAsia="Batang" w:hAnsi="Courier New" w:cs="Courier New"/>
          <w:sz w:val="16"/>
          <w:szCs w:val="16"/>
          <w:lang w:val="nl-BE" w:eastAsia="ko-KR"/>
        </w:rPr>
      </w:pPr>
    </w:p>
    <w:p w14:paraId="2A124C30" w14:textId="77777777" w:rsidR="00040758" w:rsidRPr="00ED1153" w:rsidRDefault="00040758" w:rsidP="00502E67">
      <w:pPr>
        <w:jc w:val="both"/>
        <w:rPr>
          <w:rFonts w:ascii="Courier New" w:eastAsia="Batang" w:hAnsi="Courier New" w:cs="Courier New"/>
          <w:sz w:val="16"/>
          <w:szCs w:val="16"/>
          <w:lang w:val="nl-BE" w:eastAsia="ko-KR"/>
        </w:rPr>
      </w:pPr>
    </w:p>
    <w:p w14:paraId="1B01997E" w14:textId="77777777" w:rsidR="00040758" w:rsidRPr="00ED1153" w:rsidRDefault="00040758" w:rsidP="00502E67">
      <w:pPr>
        <w:jc w:val="both"/>
        <w:rPr>
          <w:rFonts w:ascii="Courier New" w:eastAsia="Batang" w:hAnsi="Courier New" w:cs="Courier New"/>
          <w:sz w:val="16"/>
          <w:szCs w:val="16"/>
          <w:lang w:val="nl-BE" w:eastAsia="ko-KR"/>
        </w:rPr>
      </w:pPr>
    </w:p>
    <w:p w14:paraId="276A3843" w14:textId="77777777" w:rsidR="00040758" w:rsidRPr="00ED1153" w:rsidRDefault="00040758" w:rsidP="00502E67">
      <w:pPr>
        <w:jc w:val="both"/>
        <w:rPr>
          <w:rFonts w:ascii="Courier New" w:eastAsia="Batang" w:hAnsi="Courier New" w:cs="Courier New"/>
          <w:sz w:val="16"/>
          <w:szCs w:val="16"/>
          <w:lang w:val="nl-BE" w:eastAsia="ko-KR"/>
        </w:rPr>
      </w:pPr>
    </w:p>
    <w:p w14:paraId="30FD32BD" w14:textId="77777777" w:rsidR="00040758" w:rsidRPr="00ED1153" w:rsidRDefault="00040758" w:rsidP="00502E67">
      <w:pPr>
        <w:jc w:val="both"/>
        <w:rPr>
          <w:rFonts w:ascii="Courier New" w:eastAsia="Batang" w:hAnsi="Courier New" w:cs="Courier New"/>
          <w:sz w:val="16"/>
          <w:szCs w:val="16"/>
          <w:lang w:val="nl-BE" w:eastAsia="ko-KR"/>
        </w:rPr>
      </w:pPr>
    </w:p>
    <w:p w14:paraId="7C9052AD" w14:textId="77777777" w:rsidR="00040758" w:rsidRPr="00ED1153" w:rsidRDefault="00040758" w:rsidP="00502E67">
      <w:pPr>
        <w:jc w:val="both"/>
        <w:rPr>
          <w:rFonts w:ascii="Courier New" w:eastAsia="Batang" w:hAnsi="Courier New" w:cs="Courier New"/>
          <w:sz w:val="16"/>
          <w:szCs w:val="16"/>
          <w:lang w:val="nl-BE" w:eastAsia="ko-KR"/>
        </w:rPr>
      </w:pPr>
    </w:p>
    <w:p w14:paraId="47C0A4C4" w14:textId="77777777" w:rsidR="00040758" w:rsidRPr="00ED1153" w:rsidRDefault="00040758" w:rsidP="00502E67">
      <w:pPr>
        <w:jc w:val="both"/>
        <w:rPr>
          <w:rFonts w:ascii="Courier New" w:eastAsia="Batang" w:hAnsi="Courier New" w:cs="Courier New"/>
          <w:sz w:val="16"/>
          <w:szCs w:val="16"/>
          <w:lang w:val="nl-BE" w:eastAsia="ko-KR"/>
        </w:rPr>
      </w:pPr>
    </w:p>
    <w:p w14:paraId="447DDF06" w14:textId="77777777" w:rsidR="00040758" w:rsidRPr="00ED1153" w:rsidRDefault="00040758" w:rsidP="00502E67">
      <w:pPr>
        <w:jc w:val="both"/>
        <w:rPr>
          <w:rFonts w:ascii="Courier New" w:eastAsia="Batang" w:hAnsi="Courier New" w:cs="Courier New"/>
          <w:sz w:val="16"/>
          <w:szCs w:val="16"/>
          <w:lang w:val="nl-BE" w:eastAsia="ko-KR"/>
        </w:rPr>
      </w:pPr>
    </w:p>
    <w:p w14:paraId="2BE1D1A2" w14:textId="77777777" w:rsidR="00040758" w:rsidRPr="00ED1153" w:rsidRDefault="00040758" w:rsidP="00502E67">
      <w:pPr>
        <w:jc w:val="both"/>
        <w:rPr>
          <w:rFonts w:ascii="Courier New" w:eastAsia="Batang" w:hAnsi="Courier New" w:cs="Courier New"/>
          <w:sz w:val="16"/>
          <w:szCs w:val="16"/>
          <w:lang w:val="nl-BE" w:eastAsia="ko-KR"/>
        </w:rPr>
      </w:pPr>
    </w:p>
    <w:p w14:paraId="1133EF46" w14:textId="77777777" w:rsidR="00040758" w:rsidRPr="00ED1153" w:rsidRDefault="00040758" w:rsidP="00502E67">
      <w:pPr>
        <w:jc w:val="both"/>
        <w:rPr>
          <w:rFonts w:ascii="Courier New" w:eastAsia="Batang" w:hAnsi="Courier New" w:cs="Courier New"/>
          <w:sz w:val="16"/>
          <w:szCs w:val="16"/>
          <w:lang w:val="nl-BE" w:eastAsia="ko-KR"/>
        </w:rPr>
      </w:pPr>
    </w:p>
    <w:p w14:paraId="106F057B" w14:textId="77777777" w:rsidR="00040758" w:rsidRPr="00ED1153" w:rsidRDefault="00040758" w:rsidP="00502E67">
      <w:pPr>
        <w:jc w:val="both"/>
        <w:rPr>
          <w:rFonts w:ascii="Courier New" w:eastAsia="Batang" w:hAnsi="Courier New" w:cs="Courier New"/>
          <w:sz w:val="16"/>
          <w:szCs w:val="16"/>
          <w:lang w:val="nl-BE" w:eastAsia="ko-KR"/>
        </w:rPr>
      </w:pPr>
    </w:p>
    <w:p w14:paraId="0E320A3E" w14:textId="77777777" w:rsidR="00040758" w:rsidRPr="00ED1153" w:rsidRDefault="00040758" w:rsidP="00502E67">
      <w:pPr>
        <w:jc w:val="both"/>
        <w:rPr>
          <w:rFonts w:ascii="Courier New" w:eastAsia="Batang" w:hAnsi="Courier New" w:cs="Courier New"/>
          <w:sz w:val="16"/>
          <w:szCs w:val="16"/>
          <w:lang w:val="nl-BE" w:eastAsia="ko-KR"/>
        </w:rPr>
      </w:pPr>
    </w:p>
    <w:p w14:paraId="30BF95BC" w14:textId="77777777" w:rsidR="00C16326" w:rsidRPr="00ED1153" w:rsidRDefault="00C16326" w:rsidP="00502E67">
      <w:pPr>
        <w:jc w:val="both"/>
        <w:rPr>
          <w:rFonts w:ascii="Courier New" w:eastAsia="Batang" w:hAnsi="Courier New" w:cs="Courier New"/>
          <w:b/>
          <w:sz w:val="16"/>
          <w:szCs w:val="16"/>
          <w:lang w:val="nl-BE" w:eastAsia="ko-KR"/>
        </w:rPr>
      </w:pPr>
    </w:p>
    <w:p w14:paraId="40E02364" w14:textId="77777777" w:rsidR="00C16326" w:rsidRPr="00ED1153" w:rsidRDefault="00C16326" w:rsidP="00502E67">
      <w:pPr>
        <w:jc w:val="both"/>
        <w:rPr>
          <w:rFonts w:ascii="Courier New" w:eastAsia="Batang" w:hAnsi="Courier New" w:cs="Courier New"/>
          <w:b/>
          <w:sz w:val="16"/>
          <w:szCs w:val="16"/>
          <w:lang w:val="nl-BE" w:eastAsia="ko-KR"/>
        </w:rPr>
      </w:pPr>
    </w:p>
    <w:p w14:paraId="71BA81DA" w14:textId="77777777" w:rsidR="00C16326" w:rsidRPr="00ED1153" w:rsidRDefault="00C16326" w:rsidP="00502E67">
      <w:pPr>
        <w:jc w:val="both"/>
        <w:rPr>
          <w:rFonts w:ascii="Courier New" w:eastAsia="Batang" w:hAnsi="Courier New" w:cs="Courier New"/>
          <w:b/>
          <w:sz w:val="16"/>
          <w:szCs w:val="16"/>
          <w:lang w:val="nl-BE" w:eastAsia="ko-KR"/>
        </w:rPr>
      </w:pPr>
    </w:p>
    <w:p w14:paraId="1B146FD3" w14:textId="77777777" w:rsidR="00C16326" w:rsidRPr="00ED1153" w:rsidRDefault="00C16326" w:rsidP="00502E67">
      <w:pPr>
        <w:jc w:val="both"/>
        <w:rPr>
          <w:rFonts w:ascii="Courier New" w:eastAsia="Batang" w:hAnsi="Courier New" w:cs="Courier New"/>
          <w:b/>
          <w:sz w:val="16"/>
          <w:szCs w:val="16"/>
          <w:lang w:val="nl-BE" w:eastAsia="ko-KR"/>
        </w:rPr>
      </w:pPr>
    </w:p>
    <w:p w14:paraId="7A12AD38" w14:textId="77777777" w:rsidR="00C16326" w:rsidRPr="00ED1153" w:rsidRDefault="00C16326" w:rsidP="00502E67">
      <w:pPr>
        <w:jc w:val="both"/>
        <w:rPr>
          <w:rFonts w:ascii="Courier New" w:eastAsia="Batang" w:hAnsi="Courier New" w:cs="Courier New"/>
          <w:b/>
          <w:sz w:val="16"/>
          <w:szCs w:val="16"/>
          <w:lang w:val="nl-BE" w:eastAsia="ko-KR"/>
        </w:rPr>
      </w:pPr>
    </w:p>
    <w:p w14:paraId="398C26B2" w14:textId="77777777" w:rsidR="00C16326" w:rsidRPr="00ED1153" w:rsidRDefault="00C16326" w:rsidP="00502E67">
      <w:pPr>
        <w:jc w:val="both"/>
        <w:rPr>
          <w:rFonts w:ascii="Courier New" w:eastAsia="Batang" w:hAnsi="Courier New" w:cs="Courier New"/>
          <w:b/>
          <w:sz w:val="16"/>
          <w:szCs w:val="16"/>
          <w:lang w:val="nl-BE" w:eastAsia="ko-KR"/>
        </w:rPr>
      </w:pPr>
    </w:p>
    <w:p w14:paraId="50B53D20" w14:textId="77777777" w:rsidR="00C16326" w:rsidRPr="00ED1153" w:rsidRDefault="00C16326" w:rsidP="00502E67">
      <w:pPr>
        <w:jc w:val="both"/>
        <w:rPr>
          <w:rFonts w:ascii="Courier New" w:eastAsia="Batang" w:hAnsi="Courier New" w:cs="Courier New"/>
          <w:b/>
          <w:sz w:val="16"/>
          <w:szCs w:val="16"/>
          <w:lang w:val="nl-BE" w:eastAsia="ko-KR"/>
        </w:rPr>
      </w:pPr>
    </w:p>
    <w:p w14:paraId="53F6D2E2" w14:textId="77777777" w:rsidR="00C16326" w:rsidRPr="00ED1153" w:rsidRDefault="00C16326" w:rsidP="00502E67">
      <w:pPr>
        <w:jc w:val="both"/>
        <w:rPr>
          <w:rFonts w:ascii="Courier New" w:eastAsia="Batang" w:hAnsi="Courier New" w:cs="Courier New"/>
          <w:b/>
          <w:sz w:val="16"/>
          <w:szCs w:val="16"/>
          <w:lang w:val="nl-BE" w:eastAsia="ko-KR"/>
        </w:rPr>
      </w:pPr>
    </w:p>
    <w:p w14:paraId="3F051546" w14:textId="77777777" w:rsidR="00C16326" w:rsidRPr="00ED1153" w:rsidRDefault="00C16326" w:rsidP="00502E67">
      <w:pPr>
        <w:jc w:val="both"/>
        <w:rPr>
          <w:rFonts w:ascii="Courier New" w:eastAsia="Batang" w:hAnsi="Courier New" w:cs="Courier New"/>
          <w:b/>
          <w:sz w:val="16"/>
          <w:szCs w:val="16"/>
          <w:lang w:val="nl-BE" w:eastAsia="ko-KR"/>
        </w:rPr>
      </w:pPr>
    </w:p>
    <w:p w14:paraId="410DEADB" w14:textId="77777777" w:rsidR="00B57A15" w:rsidRPr="00B57A15" w:rsidRDefault="00B57A15" w:rsidP="00456ED7">
      <w:pPr>
        <w:jc w:val="both"/>
        <w:rPr>
          <w:rFonts w:eastAsia="Batang" w:cs="Arial"/>
          <w:b/>
          <w:sz w:val="20"/>
          <w:szCs w:val="20"/>
          <w:lang w:val="nl-BE" w:eastAsia="ko-KR"/>
        </w:rPr>
      </w:pPr>
    </w:p>
    <w:p w14:paraId="4DF7B7E3" w14:textId="77777777" w:rsidR="0069271E" w:rsidRPr="006C01A0" w:rsidRDefault="0069271E" w:rsidP="0033745D">
      <w:pPr>
        <w:jc w:val="both"/>
        <w:rPr>
          <w:rFonts w:eastAsia="Batang" w:cs="Arial"/>
          <w:b/>
          <w:sz w:val="16"/>
          <w:szCs w:val="16"/>
          <w:lang w:val="nl-BE" w:eastAsia="ko-KR"/>
        </w:rPr>
      </w:pPr>
    </w:p>
    <w:p w14:paraId="3356619F" w14:textId="77777777" w:rsidR="0069271E" w:rsidRPr="006C01A0" w:rsidRDefault="0069271E" w:rsidP="0033745D">
      <w:pPr>
        <w:jc w:val="both"/>
        <w:rPr>
          <w:rFonts w:eastAsia="Batang" w:cs="Arial"/>
          <w:b/>
          <w:sz w:val="16"/>
          <w:szCs w:val="16"/>
          <w:lang w:val="nl-BE" w:eastAsia="ko-KR"/>
        </w:rPr>
      </w:pPr>
    </w:p>
    <w:p w14:paraId="13EBE8A8" w14:textId="77777777" w:rsidR="0069271E" w:rsidRPr="006C01A0" w:rsidRDefault="0069271E" w:rsidP="0033745D">
      <w:pPr>
        <w:jc w:val="both"/>
        <w:rPr>
          <w:rFonts w:eastAsia="Batang" w:cs="Arial"/>
          <w:b/>
          <w:sz w:val="16"/>
          <w:szCs w:val="16"/>
          <w:lang w:val="nl-BE" w:eastAsia="ko-KR"/>
        </w:rPr>
      </w:pPr>
    </w:p>
    <w:p w14:paraId="5C492AFA" w14:textId="77777777" w:rsidR="002D66D2" w:rsidRDefault="00B57A15" w:rsidP="0033745D">
      <w:pPr>
        <w:jc w:val="both"/>
        <w:rPr>
          <w:rFonts w:eastAsia="Batang" w:cs="Arial"/>
          <w:b/>
          <w:sz w:val="16"/>
          <w:szCs w:val="16"/>
          <w:lang w:val="en-GB" w:eastAsia="ko-KR"/>
        </w:rPr>
      </w:pPr>
      <w:r w:rsidRPr="00E247E8">
        <w:rPr>
          <w:rFonts w:eastAsia="Batang" w:cs="Arial"/>
          <w:b/>
          <w:sz w:val="16"/>
          <w:szCs w:val="16"/>
          <w:lang w:val="en-GB" w:eastAsia="ko-KR"/>
        </w:rPr>
        <w:lastRenderedPageBreak/>
        <w:t>Winststudies:</w:t>
      </w:r>
    </w:p>
    <w:p w14:paraId="7E02B0A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0001.03 f1h1 - 135 -</w:t>
      </w:r>
    </w:p>
    <w:p w14:paraId="483EFB5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0001.11 a2d6  - 56 -</w:t>
      </w:r>
    </w:p>
    <w:p w14:paraId="333CECF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0001.11 a8b1  - 31 -</w:t>
      </w:r>
    </w:p>
    <w:p w14:paraId="435C31C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0001.11 a8c7  - 68 -</w:t>
      </w:r>
    </w:p>
    <w:p w14:paraId="42ED610D" w14:textId="77777777" w:rsidR="003845D0" w:rsidRPr="001513C2" w:rsidRDefault="003845D0" w:rsidP="003845D0">
      <w:pPr>
        <w:jc w:val="both"/>
        <w:rPr>
          <w:rFonts w:ascii="Courier New" w:eastAsia="Batang" w:hAnsi="Courier New" w:cs="Courier New"/>
          <w:sz w:val="16"/>
          <w:szCs w:val="16"/>
          <w:lang w:val="nl-BE" w:eastAsia="ko-KR"/>
        </w:rPr>
      </w:pPr>
      <w:r w:rsidRPr="001513C2">
        <w:rPr>
          <w:rFonts w:ascii="Courier New" w:eastAsia="Batang" w:hAnsi="Courier New" w:cs="Courier New"/>
          <w:sz w:val="16"/>
          <w:szCs w:val="16"/>
          <w:lang w:val="nl-BE" w:eastAsia="ko-KR"/>
        </w:rPr>
        <w:t>0001.11 b8b1  - 32 -</w:t>
      </w:r>
    </w:p>
    <w:p w14:paraId="27B10272" w14:textId="77777777" w:rsidR="003845D0" w:rsidRPr="001513C2" w:rsidRDefault="003845D0" w:rsidP="003845D0">
      <w:pPr>
        <w:jc w:val="both"/>
        <w:rPr>
          <w:rFonts w:ascii="Courier New" w:eastAsia="Batang" w:hAnsi="Courier New" w:cs="Courier New"/>
          <w:sz w:val="16"/>
          <w:szCs w:val="16"/>
          <w:lang w:val="nl-BE" w:eastAsia="ko-KR"/>
        </w:rPr>
      </w:pPr>
      <w:r w:rsidRPr="001513C2">
        <w:rPr>
          <w:rFonts w:ascii="Courier New" w:eastAsia="Batang" w:hAnsi="Courier New" w:cs="Courier New"/>
          <w:sz w:val="16"/>
          <w:szCs w:val="16"/>
          <w:lang w:val="nl-BE" w:eastAsia="ko-KR"/>
        </w:rPr>
        <w:t>0001.11 e6d3  - 67 -</w:t>
      </w:r>
    </w:p>
    <w:p w14:paraId="4CB79745" w14:textId="77777777" w:rsidR="003845D0" w:rsidRPr="001513C2" w:rsidRDefault="003845D0" w:rsidP="003845D0">
      <w:pPr>
        <w:jc w:val="both"/>
        <w:rPr>
          <w:rFonts w:ascii="Courier New" w:eastAsia="Batang" w:hAnsi="Courier New" w:cs="Courier New"/>
          <w:sz w:val="16"/>
          <w:szCs w:val="16"/>
          <w:lang w:val="nl-BE" w:eastAsia="ko-KR"/>
        </w:rPr>
      </w:pPr>
      <w:r w:rsidRPr="001513C2">
        <w:rPr>
          <w:rFonts w:ascii="Courier New" w:eastAsia="Batang" w:hAnsi="Courier New" w:cs="Courier New"/>
          <w:sz w:val="16"/>
          <w:szCs w:val="16"/>
          <w:lang w:val="nl-BE" w:eastAsia="ko-KR"/>
        </w:rPr>
        <w:t>0001.11 e8h8  - 34 -</w:t>
      </w:r>
    </w:p>
    <w:p w14:paraId="3A331353" w14:textId="77777777" w:rsidR="003845D0" w:rsidRPr="001513C2" w:rsidRDefault="003845D0" w:rsidP="003845D0">
      <w:pPr>
        <w:jc w:val="both"/>
        <w:rPr>
          <w:rFonts w:ascii="Courier New" w:eastAsia="Batang" w:hAnsi="Courier New" w:cs="Courier New"/>
          <w:sz w:val="16"/>
          <w:szCs w:val="16"/>
          <w:lang w:val="nl-BE" w:eastAsia="ko-KR"/>
        </w:rPr>
      </w:pPr>
      <w:r w:rsidRPr="001513C2">
        <w:rPr>
          <w:rFonts w:ascii="Courier New" w:eastAsia="Batang" w:hAnsi="Courier New" w:cs="Courier New"/>
          <w:sz w:val="16"/>
          <w:szCs w:val="16"/>
          <w:lang w:val="nl-BE" w:eastAsia="ko-KR"/>
        </w:rPr>
        <w:t>0001.12 g2d5  - 91 -</w:t>
      </w:r>
    </w:p>
    <w:p w14:paraId="54792826" w14:textId="77777777" w:rsidR="003845D0" w:rsidRPr="001513C2" w:rsidRDefault="003845D0" w:rsidP="003845D0">
      <w:pPr>
        <w:jc w:val="both"/>
        <w:rPr>
          <w:rFonts w:ascii="Courier New" w:eastAsia="Batang" w:hAnsi="Courier New" w:cs="Courier New"/>
          <w:sz w:val="16"/>
          <w:szCs w:val="16"/>
          <w:lang w:val="nl-BE" w:eastAsia="ko-KR"/>
        </w:rPr>
      </w:pPr>
      <w:r w:rsidRPr="001513C2">
        <w:rPr>
          <w:rFonts w:ascii="Courier New" w:eastAsia="Batang" w:hAnsi="Courier New" w:cs="Courier New"/>
          <w:sz w:val="16"/>
          <w:szCs w:val="16"/>
          <w:lang w:val="nl-BE" w:eastAsia="ko-KR"/>
        </w:rPr>
        <w:t>0001.13 c3e5 - 207 -</w:t>
      </w:r>
    </w:p>
    <w:p w14:paraId="4706213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0001.13 h1d6 - 191 -</w:t>
      </w:r>
    </w:p>
    <w:p w14:paraId="5134BB3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0001.22 a2b8 - 152 -</w:t>
      </w:r>
    </w:p>
    <w:p w14:paraId="6EFEA8A2"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0002.01 c3b1  - 36 -</w:t>
      </w:r>
    </w:p>
    <w:p w14:paraId="3A983A86"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0002.01 c8h1  - 10 -</w:t>
      </w:r>
    </w:p>
    <w:p w14:paraId="7D0A0144"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0002.01 h6e8   - 4 -</w:t>
      </w:r>
    </w:p>
    <w:p w14:paraId="03DF7EB3"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0003.10 b8e2  - 15 -</w:t>
      </w:r>
    </w:p>
    <w:p w14:paraId="300C4935"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0003.10 d3g1  - 12 -</w:t>
      </w:r>
    </w:p>
    <w:p w14:paraId="6261483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0003.10 d3g5   - 5 -</w:t>
      </w:r>
    </w:p>
    <w:p w14:paraId="491CA7F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0003.10 e4h2  - 11 -</w:t>
      </w:r>
    </w:p>
    <w:p w14:paraId="6B64B93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0004.10 a8a3  - 26 -</w:t>
      </w:r>
    </w:p>
    <w:p w14:paraId="1221A6C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0004.10 e6e8  - 27 -</w:t>
      </w:r>
    </w:p>
    <w:p w14:paraId="300804A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0004.10 f5a1  - 48 -</w:t>
      </w:r>
    </w:p>
    <w:p w14:paraId="3EA629E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0010.02 g3d3  - 42 -</w:t>
      </w:r>
    </w:p>
    <w:p w14:paraId="07A2F44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0010.11 a8a1  - 33 -</w:t>
      </w:r>
    </w:p>
    <w:p w14:paraId="11818AA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0010.11 e8e4  - 51 -</w:t>
      </w:r>
    </w:p>
    <w:p w14:paraId="31B0FA1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0010.11 h6h3  - 22 -</w:t>
      </w:r>
    </w:p>
    <w:p w14:paraId="6D78156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0010.12 b6f8 - 130 -</w:t>
      </w:r>
    </w:p>
    <w:p w14:paraId="32D92B3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0010.12 e1h1  - 86 -</w:t>
      </w:r>
    </w:p>
    <w:p w14:paraId="505AC18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0010.12 g5b1  - 82 -</w:t>
      </w:r>
    </w:p>
    <w:p w14:paraId="44BE4F6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0010.12 h3h1 - 137 -</w:t>
      </w:r>
    </w:p>
    <w:p w14:paraId="53F7E3B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0011.02 e8a7  - 73 -</w:t>
      </w:r>
    </w:p>
    <w:p w14:paraId="67E825D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0011.12 a6e6 - 166 -</w:t>
      </w:r>
    </w:p>
    <w:p w14:paraId="5000B00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0011.12 h8a7 - 228 -</w:t>
      </w:r>
    </w:p>
    <w:p w14:paraId="456EC1B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0011.13 a5a7 - 227 -</w:t>
      </w:r>
    </w:p>
    <w:p w14:paraId="450B091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0013.10 d7d5  - 59 -</w:t>
      </w:r>
    </w:p>
    <w:p w14:paraId="5367746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b8a6  - 38 -</w:t>
      </w:r>
    </w:p>
    <w:p w14:paraId="42E9086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d1g1  - 53 -</w:t>
      </w:r>
    </w:p>
    <w:p w14:paraId="00F43CB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d2a8  - 70 -</w:t>
      </w:r>
    </w:p>
    <w:p w14:paraId="34CA4ED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d5f1  - 64 -</w:t>
      </w:r>
    </w:p>
    <w:p w14:paraId="50403CF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e3a2  - 16 -</w:t>
      </w:r>
    </w:p>
    <w:p w14:paraId="4B6FBC6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e4b8 - 209 -</w:t>
      </w:r>
    </w:p>
    <w:p w14:paraId="189C073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f4h2  - 65 -</w:t>
      </w:r>
    </w:p>
    <w:p w14:paraId="34CDF1F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f6b8  - 69 -</w:t>
      </w:r>
    </w:p>
    <w:p w14:paraId="5BC79B6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g1h7  - 37 -</w:t>
      </w:r>
    </w:p>
    <w:p w14:paraId="13A13A4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h1e1  - 46 -</w:t>
      </w:r>
    </w:p>
    <w:p w14:paraId="2B464FD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h2b1  - 54 -</w:t>
      </w:r>
    </w:p>
    <w:p w14:paraId="43711FC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h4b1  - 29 -</w:t>
      </w:r>
    </w:p>
    <w:p w14:paraId="65DDE69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h4b1  - 30 -</w:t>
      </w:r>
    </w:p>
    <w:p w14:paraId="0CE531D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0014.00 h4c1  - 23 -</w:t>
      </w:r>
    </w:p>
    <w:p w14:paraId="4FB6A56E" w14:textId="77777777" w:rsid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 xml:space="preserve">0014.01 b3a5  - 72 </w:t>
      </w:r>
      <w:r w:rsidR="00017959">
        <w:rPr>
          <w:rFonts w:ascii="Courier New" w:eastAsia="Batang" w:hAnsi="Courier New" w:cs="Courier New"/>
          <w:sz w:val="16"/>
          <w:szCs w:val="16"/>
          <w:lang w:val="en-GB" w:eastAsia="ko-KR"/>
        </w:rPr>
        <w:t>–</w:t>
      </w:r>
    </w:p>
    <w:p w14:paraId="2CF54501" w14:textId="77777777" w:rsidR="00017959" w:rsidRPr="003845D0" w:rsidRDefault="00F428CC"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0014.01 c4d7 – 151</w:t>
      </w:r>
      <w:r w:rsidR="00017959">
        <w:rPr>
          <w:rFonts w:ascii="Courier New" w:eastAsia="Batang" w:hAnsi="Courier New" w:cs="Courier New"/>
          <w:sz w:val="16"/>
          <w:szCs w:val="16"/>
          <w:lang w:val="en-GB" w:eastAsia="ko-KR"/>
        </w:rPr>
        <w:t xml:space="preserve"> -</w:t>
      </w:r>
    </w:p>
    <w:p w14:paraId="5864FB3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0014.01 d4d6 - 121 -</w:t>
      </w:r>
    </w:p>
    <w:p w14:paraId="35078F7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0014.01 d5a8  - 87 -</w:t>
      </w:r>
    </w:p>
    <w:p w14:paraId="7E1740B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0014.01 d7a8 - 120 -</w:t>
      </w:r>
    </w:p>
    <w:p w14:paraId="5D1B663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0014.01 e1a8 - 128 -</w:t>
      </w:r>
    </w:p>
    <w:p w14:paraId="7F2CC71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0014.01 e6f4  - 75 -</w:t>
      </w:r>
    </w:p>
    <w:p w14:paraId="73DF5E6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0014.01 e7a2 - 134 -</w:t>
      </w:r>
    </w:p>
    <w:p w14:paraId="5B36731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0014.01 f8h7 - 132 -</w:t>
      </w:r>
    </w:p>
    <w:p w14:paraId="52EAC83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0014.02 a6d6 - 157 -</w:t>
      </w:r>
    </w:p>
    <w:p w14:paraId="140FFE6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0014.02 b2b4 - 153 -</w:t>
      </w:r>
    </w:p>
    <w:p w14:paraId="449EE0F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0014.02 b5a7 - 208 -</w:t>
      </w:r>
    </w:p>
    <w:p w14:paraId="1E29957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0014.02 c2d6 - 214 -</w:t>
      </w:r>
    </w:p>
    <w:p w14:paraId="3C57A40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0014.02 c2f4 - 163 -</w:t>
      </w:r>
    </w:p>
    <w:p w14:paraId="093BE042"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0014.04 g4c5 - 272 -</w:t>
      </w:r>
    </w:p>
    <w:p w14:paraId="5916FD4C"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0015.01 b2e4 - 189 -</w:t>
      </w:r>
    </w:p>
    <w:p w14:paraId="620024B9"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0018.01 e1b3 - 262 -</w:t>
      </w:r>
    </w:p>
    <w:p w14:paraId="3A8DBE6D"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0031.10 e8h8  - 57 -</w:t>
      </w:r>
    </w:p>
    <w:p w14:paraId="6ACF20AE" w14:textId="77777777" w:rsidR="003845D0" w:rsidRPr="001513C2" w:rsidRDefault="003845D0" w:rsidP="003845D0">
      <w:pPr>
        <w:jc w:val="both"/>
        <w:rPr>
          <w:rFonts w:ascii="Courier New" w:eastAsia="Batang" w:hAnsi="Courier New" w:cs="Courier New"/>
          <w:sz w:val="16"/>
          <w:szCs w:val="16"/>
          <w:lang w:eastAsia="ko-KR"/>
        </w:rPr>
      </w:pPr>
      <w:r w:rsidRPr="001513C2">
        <w:rPr>
          <w:rFonts w:ascii="Courier New" w:eastAsia="Batang" w:hAnsi="Courier New" w:cs="Courier New"/>
          <w:sz w:val="16"/>
          <w:szCs w:val="16"/>
          <w:lang w:eastAsia="ko-KR"/>
        </w:rPr>
        <w:t>0031.11 d6c1 - 108 -</w:t>
      </w:r>
    </w:p>
    <w:p w14:paraId="27259F2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0031.13 b1b8 - 222 -</w:t>
      </w:r>
    </w:p>
    <w:p w14:paraId="69589E2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0031.20 f7h8 - 131 -</w:t>
      </w:r>
    </w:p>
    <w:p w14:paraId="07B8DE7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0033.10 a8g3   - 2 -</w:t>
      </w:r>
    </w:p>
    <w:p w14:paraId="5A3C5FD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0040.11 b1g3  - 81 -</w:t>
      </w:r>
    </w:p>
    <w:p w14:paraId="593498C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0040.12 a1h2 - 190 -</w:t>
      </w:r>
    </w:p>
    <w:p w14:paraId="51D72CC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0040.12 h3h5 - 198 -</w:t>
      </w:r>
    </w:p>
    <w:p w14:paraId="46DD46C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0040.13 a3a8 - 215 -</w:t>
      </w:r>
    </w:p>
    <w:p w14:paraId="31F1FA0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0040.13 a5g2 - 248 -</w:t>
      </w:r>
    </w:p>
    <w:p w14:paraId="2B11599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0040.20 a3d3 - 101 -</w:t>
      </w:r>
    </w:p>
    <w:p w14:paraId="53A71CD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0041.00 d5c8  - 19 -</w:t>
      </w:r>
    </w:p>
    <w:p w14:paraId="4D0B6C2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0041.01 b5b7 - 133 -</w:t>
      </w:r>
    </w:p>
    <w:p w14:paraId="4A40150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0041.01 g7d6  - 90 -</w:t>
      </w:r>
    </w:p>
    <w:p w14:paraId="17730AE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0041.01 g8d7  - 80 -</w:t>
      </w:r>
    </w:p>
    <w:p w14:paraId="3377031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0041.02 c5b7 - 173 -</w:t>
      </w:r>
    </w:p>
    <w:p w14:paraId="77BE266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0041.02 g5a8 - 168 -</w:t>
      </w:r>
    </w:p>
    <w:p w14:paraId="54D50FB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0041.03 d8h8 - 252 -</w:t>
      </w:r>
    </w:p>
    <w:p w14:paraId="0CC8E3E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0041.11 g2g6 - 176 -</w:t>
      </w:r>
    </w:p>
    <w:p w14:paraId="11DB070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0041.11 h7h5 - 174 -</w:t>
      </w:r>
    </w:p>
    <w:p w14:paraId="1AA88A2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0041.12 b1d2 - 246 -</w:t>
      </w:r>
    </w:p>
    <w:p w14:paraId="4EC8DD5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0042.01 h5f5 - 154 -</w:t>
      </w:r>
    </w:p>
    <w:p w14:paraId="0AE1723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0042.02 b3a5 - 206 -</w:t>
      </w:r>
    </w:p>
    <w:p w14:paraId="05E830C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0043.12 c8a8 - 261 -</w:t>
      </w:r>
    </w:p>
    <w:p w14:paraId="37A418F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0044.01 d1a8 - 211 -</w:t>
      </w:r>
    </w:p>
    <w:p w14:paraId="2D5F5B7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0044.10 b5b8 - 186 -</w:t>
      </w:r>
    </w:p>
    <w:p w14:paraId="3E445E2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0044.11 e3h8 - 255 -</w:t>
      </w:r>
    </w:p>
    <w:p w14:paraId="5FDD2FB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0045.00 f1e3 - 159 -</w:t>
      </w:r>
    </w:p>
    <w:p w14:paraId="437D9EF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0045.00 g2d6 - 188 -</w:t>
      </w:r>
    </w:p>
    <w:p w14:paraId="4547FE6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0045.00 h2e4 - 192 -</w:t>
      </w:r>
    </w:p>
    <w:p w14:paraId="75F7E11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0045.00 h8h6 - 180 -</w:t>
      </w:r>
    </w:p>
    <w:p w14:paraId="41829B6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0045.01 b6d8 - 253 -</w:t>
      </w:r>
    </w:p>
    <w:p w14:paraId="4A91727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0045.01 c6f8 - 254 -</w:t>
      </w:r>
    </w:p>
    <w:p w14:paraId="48E0750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0045.01 c7c5 - 242 -</w:t>
      </w:r>
    </w:p>
    <w:p w14:paraId="65F7544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0045.01 d1h6 - 243 -</w:t>
      </w:r>
    </w:p>
    <w:p w14:paraId="5C6A135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0045.01 f6c5 - 234 -</w:t>
      </w:r>
    </w:p>
    <w:p w14:paraId="6C74FD1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0045.01 h8f4 - 245 -</w:t>
      </w:r>
    </w:p>
    <w:p w14:paraId="5F1E71A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0045.02 a5d4 - 303 -</w:t>
      </w:r>
    </w:p>
    <w:p w14:paraId="2DFB489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0045.02 c6h8 - 270 -</w:t>
      </w:r>
    </w:p>
    <w:p w14:paraId="1C1DC8A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0045.02 c7a4 - 288 -</w:t>
      </w:r>
    </w:p>
    <w:p w14:paraId="3DA6FCF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0046.32 b5h5 - 286 -</w:t>
      </w:r>
    </w:p>
    <w:p w14:paraId="4A4465B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0050.01 a7d7 - 113 -</w:t>
      </w:r>
    </w:p>
    <w:p w14:paraId="3CFE848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0050.11 a5b7 - 155 -</w:t>
      </w:r>
    </w:p>
    <w:p w14:paraId="0B2F1C9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0054.00 f4d2 - 194 -</w:t>
      </w:r>
    </w:p>
    <w:p w14:paraId="296895C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0054.01 b7d7 - 240 -</w:t>
      </w:r>
    </w:p>
    <w:p w14:paraId="2C462991" w14:textId="77777777" w:rsidR="003845D0" w:rsidRPr="003845D0" w:rsidRDefault="00751CB0"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0055.02</w:t>
      </w:r>
      <w:r w:rsidR="003845D0" w:rsidRPr="003845D0">
        <w:rPr>
          <w:rFonts w:ascii="Courier New" w:eastAsia="Batang" w:hAnsi="Courier New" w:cs="Courier New"/>
          <w:sz w:val="16"/>
          <w:szCs w:val="16"/>
          <w:lang w:val="en-GB" w:eastAsia="ko-KR"/>
        </w:rPr>
        <w:t xml:space="preserve"> b1b8 - 213 -</w:t>
      </w:r>
    </w:p>
    <w:p w14:paraId="1AB55D5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0060.21 g4g2 - 162 -</w:t>
      </w:r>
    </w:p>
    <w:p w14:paraId="3ACABF4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0064.11 f3e8 - 224 -</w:t>
      </w:r>
    </w:p>
    <w:p w14:paraId="0F17E2A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0070.10 b8g1  - 74 -</w:t>
      </w:r>
    </w:p>
    <w:p w14:paraId="225DEEF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0110.25 a2h5 - 302 -</w:t>
      </w:r>
    </w:p>
    <w:p w14:paraId="08A44CB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0113.02 e6h7 - 201 -</w:t>
      </w:r>
    </w:p>
    <w:p w14:paraId="22201F6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0116.10 d1g1 - 187 -</w:t>
      </w:r>
    </w:p>
    <w:p w14:paraId="4560EC0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0130.10 a1g3 - 119 -</w:t>
      </w:r>
    </w:p>
    <w:p w14:paraId="324CE62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0130.10 b1h6  - 66 -</w:t>
      </w:r>
    </w:p>
    <w:p w14:paraId="4B260C7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0130.11 b1f4 - 118 -</w:t>
      </w:r>
    </w:p>
    <w:p w14:paraId="0DB8B76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0130.15 c5d8 - 285 -</w:t>
      </w:r>
    </w:p>
    <w:p w14:paraId="025FB3A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0131.01 h2d1  - 98 -</w:t>
      </w:r>
    </w:p>
    <w:p w14:paraId="2C7C802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0131.02 e6h6 - 165 -</w:t>
      </w:r>
    </w:p>
    <w:p w14:paraId="3F4C907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0133.10 a2f8 - 123 -</w:t>
      </w:r>
    </w:p>
    <w:p w14:paraId="774EF63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0133.10 a2h5 - 124 -</w:t>
      </w:r>
    </w:p>
    <w:p w14:paraId="2B48F67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0140.11 a8h7 - 200 -</w:t>
      </w:r>
    </w:p>
    <w:p w14:paraId="29244CE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0140.11 h3c3 - 203 -</w:t>
      </w:r>
    </w:p>
    <w:p w14:paraId="70A74F0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0162.00 h1e8 - 175 -</w:t>
      </w:r>
    </w:p>
    <w:p w14:paraId="5D8F84D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0170.00 d5a1  - 83 -</w:t>
      </w:r>
    </w:p>
    <w:p w14:paraId="65E879C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0300.20 g1h3  - 58 -</w:t>
      </w:r>
    </w:p>
    <w:p w14:paraId="2294DEA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0301.20 f2h4 - 102 -</w:t>
      </w:r>
    </w:p>
    <w:p w14:paraId="442E5CD9" w14:textId="77777777" w:rsidR="003845D0" w:rsidRPr="003845D0" w:rsidRDefault="00600097"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0301.20 g3a7 - 149 -</w:t>
      </w:r>
    </w:p>
    <w:p w14:paraId="41ACC2C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0301.20 g4e5 - 115 -</w:t>
      </w:r>
    </w:p>
    <w:p w14:paraId="1BBA27B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0301.20 h7g5  - 84 -</w:t>
      </w:r>
    </w:p>
    <w:p w14:paraId="4F933B6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0301.21 b8d8 - 170 -</w:t>
      </w:r>
    </w:p>
    <w:p w14:paraId="5E5AABA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0301.21 f2h4 - 164 -</w:t>
      </w:r>
    </w:p>
    <w:p w14:paraId="5778A36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0301.22 g2h6 - 229 -</w:t>
      </w:r>
    </w:p>
    <w:p w14:paraId="4A20751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0301.32 c1a5 - 264 -</w:t>
      </w:r>
    </w:p>
    <w:p w14:paraId="5A37C2D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0301.32 f3h4 - 230 -</w:t>
      </w:r>
    </w:p>
    <w:p w14:paraId="2839F49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0304.10 b5g8 - 147 -</w:t>
      </w:r>
    </w:p>
    <w:p w14:paraId="526919D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0304.30 g5a8 - 260 -</w:t>
      </w:r>
    </w:p>
    <w:p w14:paraId="25108CB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0310.21 c8e8 - 181 -</w:t>
      </w:r>
    </w:p>
    <w:p w14:paraId="06F42DB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0310.21 h7g4 - 156 -</w:t>
      </w:r>
    </w:p>
    <w:p w14:paraId="608B87E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0310.22 a1a7 - 237 -</w:t>
      </w:r>
    </w:p>
    <w:p w14:paraId="63E94D0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0310.22 c5a5 - 238 -</w:t>
      </w:r>
    </w:p>
    <w:p w14:paraId="083D1AE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0310.31 g1f7 - 221 -</w:t>
      </w:r>
    </w:p>
    <w:p w14:paraId="2B3CDD9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0311.03 f3h2 - 232 -</w:t>
      </w:r>
    </w:p>
    <w:p w14:paraId="590DB801" w14:textId="77777777" w:rsidR="003845D0" w:rsidRPr="003845D0" w:rsidRDefault="00B24943"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0311.22</w:t>
      </w:r>
      <w:r w:rsidR="00DE32DB">
        <w:rPr>
          <w:rFonts w:ascii="Courier New" w:eastAsia="Batang" w:hAnsi="Courier New" w:cs="Courier New"/>
          <w:sz w:val="16"/>
          <w:szCs w:val="16"/>
          <w:lang w:val="en-GB" w:eastAsia="ko-KR"/>
        </w:rPr>
        <w:t xml:space="preserve"> b2</w:t>
      </w:r>
      <w:r w:rsidR="00ED1E7E">
        <w:rPr>
          <w:rFonts w:ascii="Courier New" w:eastAsia="Batang" w:hAnsi="Courier New" w:cs="Courier New"/>
          <w:sz w:val="16"/>
          <w:szCs w:val="16"/>
          <w:lang w:val="en-GB" w:eastAsia="ko-KR"/>
        </w:rPr>
        <w:t xml:space="preserve">c8 </w:t>
      </w:r>
      <w:r w:rsidR="009C3863">
        <w:rPr>
          <w:rFonts w:ascii="Courier New" w:eastAsia="Batang" w:hAnsi="Courier New" w:cs="Courier New"/>
          <w:sz w:val="16"/>
          <w:szCs w:val="16"/>
          <w:lang w:val="en-GB" w:eastAsia="ko-KR"/>
        </w:rPr>
        <w:t>- 279</w:t>
      </w:r>
      <w:r w:rsidR="009C3863" w:rsidRPr="003845D0">
        <w:rPr>
          <w:rFonts w:ascii="Courier New" w:eastAsia="Batang" w:hAnsi="Courier New" w:cs="Courier New"/>
          <w:sz w:val="16"/>
          <w:szCs w:val="16"/>
          <w:lang w:val="en-GB" w:eastAsia="ko-KR"/>
        </w:rPr>
        <w:t xml:space="preserve"> -</w:t>
      </w:r>
    </w:p>
    <w:p w14:paraId="7E58E98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 xml:space="preserve">0313.10 d2a2 </w:t>
      </w:r>
      <w:r w:rsidR="00ED4A29">
        <w:rPr>
          <w:rFonts w:ascii="Courier New" w:eastAsia="Batang" w:hAnsi="Courier New" w:cs="Courier New"/>
          <w:sz w:val="16"/>
          <w:szCs w:val="16"/>
          <w:lang w:val="en-GB" w:eastAsia="ko-KR"/>
        </w:rPr>
        <w:t xml:space="preserve"> </w:t>
      </w:r>
      <w:r w:rsidRPr="003845D0">
        <w:rPr>
          <w:rFonts w:ascii="Courier New" w:eastAsia="Batang" w:hAnsi="Courier New" w:cs="Courier New"/>
          <w:sz w:val="16"/>
          <w:szCs w:val="16"/>
          <w:lang w:val="en-GB" w:eastAsia="ko-KR"/>
        </w:rPr>
        <w:t>- 88 -</w:t>
      </w:r>
    </w:p>
    <w:p w14:paraId="340316B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0313.20 e1g1 - 171 -</w:t>
      </w:r>
    </w:p>
    <w:p w14:paraId="758A3E8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0313.23 b4a1 - 289 -</w:t>
      </w:r>
    </w:p>
    <w:p w14:paraId="538D535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0314.11 f5h4 - 226 -</w:t>
      </w:r>
    </w:p>
    <w:p w14:paraId="6FC27D4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0315.22 d6e8 - 280 -</w:t>
      </w:r>
    </w:p>
    <w:p w14:paraId="134CFCB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0320.03 a1c3 - 268 -</w:t>
      </w:r>
    </w:p>
    <w:p w14:paraId="0B88A08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0320.11 h3b4 - 202 -</w:t>
      </w:r>
    </w:p>
    <w:p w14:paraId="1383018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lastRenderedPageBreak/>
        <w:t>0320.11 h6e5 - 161 -</w:t>
      </w:r>
    </w:p>
    <w:p w14:paraId="23DF8C5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0320.24 c3a3 - 269 -</w:t>
      </w:r>
    </w:p>
    <w:p w14:paraId="5218953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0324.00 e5h5 - 196 -</w:t>
      </w:r>
    </w:p>
    <w:p w14:paraId="1421391F" w14:textId="77777777" w:rsidR="003845D0" w:rsidRPr="003845D0" w:rsidRDefault="00ED1E7E"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0326.21 h4b3 - 306</w:t>
      </w:r>
      <w:r w:rsidR="003845D0" w:rsidRPr="003845D0">
        <w:rPr>
          <w:rFonts w:ascii="Courier New" w:eastAsia="Batang" w:hAnsi="Courier New" w:cs="Courier New"/>
          <w:sz w:val="16"/>
          <w:szCs w:val="16"/>
          <w:lang w:val="en-GB" w:eastAsia="ko-KR"/>
        </w:rPr>
        <w:t xml:space="preserve"> -</w:t>
      </w:r>
    </w:p>
    <w:p w14:paraId="5999217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0331.21 c2a1 - 247 -</w:t>
      </w:r>
    </w:p>
    <w:p w14:paraId="62A4DB5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0340.20 g3a1 - 172 -</w:t>
      </w:r>
    </w:p>
    <w:p w14:paraId="697EA88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0340.42 d5h6 - 265 -</w:t>
      </w:r>
    </w:p>
    <w:p w14:paraId="3B138D9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0345.01 g6a3 - 304 -</w:t>
      </w:r>
    </w:p>
    <w:p w14:paraId="782CD30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0346.30 c6h5 - 287 -</w:t>
      </w:r>
    </w:p>
    <w:p w14:paraId="6AA9355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0400.10 e4g4  - 60 -</w:t>
      </w:r>
    </w:p>
    <w:p w14:paraId="7871586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 xml:space="preserve">0400.22 a8h1 </w:t>
      </w:r>
      <w:r w:rsidR="00170268">
        <w:rPr>
          <w:rFonts w:ascii="Courier New" w:eastAsia="Batang" w:hAnsi="Courier New" w:cs="Courier New"/>
          <w:sz w:val="16"/>
          <w:szCs w:val="16"/>
          <w:lang w:val="en-GB" w:eastAsia="ko-KR"/>
        </w:rPr>
        <w:t>–</w:t>
      </w:r>
      <w:r w:rsidRPr="003845D0">
        <w:rPr>
          <w:rFonts w:ascii="Courier New" w:eastAsia="Batang" w:hAnsi="Courier New" w:cs="Courier New"/>
          <w:sz w:val="16"/>
          <w:szCs w:val="16"/>
          <w:lang w:val="en-GB" w:eastAsia="ko-KR"/>
        </w:rPr>
        <w:t xml:space="preserve"> 256</w:t>
      </w:r>
      <w:r w:rsidR="00170268">
        <w:rPr>
          <w:rFonts w:ascii="Courier New" w:eastAsia="Batang" w:hAnsi="Courier New" w:cs="Courier New"/>
          <w:sz w:val="16"/>
          <w:szCs w:val="16"/>
          <w:lang w:val="en-GB" w:eastAsia="ko-KR"/>
        </w:rPr>
        <w:t xml:space="preserve"> </w:t>
      </w:r>
      <w:r w:rsidRPr="003845D0">
        <w:rPr>
          <w:rFonts w:ascii="Courier New" w:eastAsia="Batang" w:hAnsi="Courier New" w:cs="Courier New"/>
          <w:sz w:val="16"/>
          <w:szCs w:val="16"/>
          <w:lang w:val="en-GB" w:eastAsia="ko-KR"/>
        </w:rPr>
        <w:t xml:space="preserve"> -</w:t>
      </w:r>
    </w:p>
    <w:p w14:paraId="2F59278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0401.10 e1h1 - 126 -</w:t>
      </w:r>
    </w:p>
    <w:p w14:paraId="0A4F5F0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0410.01 c5a8 - 114 -</w:t>
      </w:r>
    </w:p>
    <w:p w14:paraId="21FCA33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0410.01 e7a8 - 15</w:t>
      </w:r>
      <w:r w:rsidR="00AC2E65">
        <w:rPr>
          <w:rFonts w:ascii="Courier New" w:eastAsia="Batang" w:hAnsi="Courier New" w:cs="Courier New"/>
          <w:sz w:val="16"/>
          <w:szCs w:val="16"/>
          <w:lang w:val="en-GB" w:eastAsia="ko-KR"/>
        </w:rPr>
        <w:t>0</w:t>
      </w:r>
      <w:r w:rsidRPr="003845D0">
        <w:rPr>
          <w:rFonts w:ascii="Courier New" w:eastAsia="Batang" w:hAnsi="Courier New" w:cs="Courier New"/>
          <w:sz w:val="16"/>
          <w:szCs w:val="16"/>
          <w:lang w:val="en-GB" w:eastAsia="ko-KR"/>
        </w:rPr>
        <w:t xml:space="preserve"> -</w:t>
      </w:r>
    </w:p>
    <w:p w14:paraId="740D9C5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0410.01 f5a8 - 148 -</w:t>
      </w:r>
    </w:p>
    <w:p w14:paraId="4933940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0410.02 b5a8 - 217 -</w:t>
      </w:r>
    </w:p>
    <w:p w14:paraId="5AC2323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0410.03 f6a8 - 223 -</w:t>
      </w:r>
    </w:p>
    <w:p w14:paraId="670C92B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0410.05 g7a8 - 290 -</w:t>
      </w:r>
    </w:p>
    <w:p w14:paraId="6865353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0410.12 h6e8 - 231 -</w:t>
      </w:r>
    </w:p>
    <w:p w14:paraId="0DB69A4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0413.10 b3e1 - 205 -</w:t>
      </w:r>
    </w:p>
    <w:p w14:paraId="31496AD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0414.03 g7a8 - 283 -</w:t>
      </w:r>
    </w:p>
    <w:p w14:paraId="689473C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0420.02 b3g2 - 225 -</w:t>
      </w:r>
    </w:p>
    <w:p w14:paraId="222B541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0431.20 f2f4 - 233 -</w:t>
      </w:r>
    </w:p>
    <w:p w14:paraId="7344ECC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0434.31 f2h4 - 292 -</w:t>
      </w:r>
    </w:p>
    <w:p w14:paraId="363CC857" w14:textId="77777777" w:rsidR="003845D0" w:rsidRPr="003845D0" w:rsidRDefault="00ED1E7E"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0441.01 e6a1 - 305</w:t>
      </w:r>
      <w:r w:rsidR="003845D0" w:rsidRPr="003845D0">
        <w:rPr>
          <w:rFonts w:ascii="Courier New" w:eastAsia="Batang" w:hAnsi="Courier New" w:cs="Courier New"/>
          <w:sz w:val="16"/>
          <w:szCs w:val="16"/>
          <w:lang w:val="en-GB" w:eastAsia="ko-KR"/>
        </w:rPr>
        <w:t xml:space="preserve"> -</w:t>
      </w:r>
    </w:p>
    <w:p w14:paraId="54DE8C0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0447.10 e4a8 - 210 -</w:t>
      </w:r>
    </w:p>
    <w:p w14:paraId="78AF650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0450.01 b1d2 - 219 -</w:t>
      </w:r>
    </w:p>
    <w:p w14:paraId="7BC4828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0453.00 h1h3 - 220 -</w:t>
      </w:r>
    </w:p>
    <w:p w14:paraId="3CCF868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0472.10 d8h4 - 301 -</w:t>
      </w:r>
    </w:p>
    <w:p w14:paraId="00689FA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0600.10 e7g2  - 52 -</w:t>
      </w:r>
    </w:p>
    <w:p w14:paraId="48C2268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0602.21 e8e5 - 263 -</w:t>
      </w:r>
    </w:p>
    <w:p w14:paraId="5B4E01B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0642.22 d3a1 - 204 -</w:t>
      </w:r>
    </w:p>
    <w:p w14:paraId="5AA4691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0800.00 f6h3 - 116 -</w:t>
      </w:r>
    </w:p>
    <w:p w14:paraId="7060D6F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0800.00 h3c1 - 117 -</w:t>
      </w:r>
    </w:p>
    <w:p w14:paraId="4E22ED3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0800.01 f7h3 - 197 -</w:t>
      </w:r>
    </w:p>
    <w:p w14:paraId="2CF30EA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1010.02 f5e8  - 99 -</w:t>
      </w:r>
    </w:p>
    <w:p w14:paraId="0385F4F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1010.07 c3a1 - 293 -</w:t>
      </w:r>
    </w:p>
    <w:p w14:paraId="45124D9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1061.12 f1d6 - 298 -</w:t>
      </w:r>
    </w:p>
    <w:p w14:paraId="6A38633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1330.00 c1h5  - 40 -</w:t>
      </w:r>
    </w:p>
    <w:p w14:paraId="104407E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1330.00 e1a1  - 43 -</w:t>
      </w:r>
    </w:p>
    <w:p w14:paraId="1CEF321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1330.01 f5g8 - 111 -</w:t>
      </w:r>
    </w:p>
    <w:p w14:paraId="1F61265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3001.10 d2d6  - 35 -</w:t>
      </w:r>
    </w:p>
    <w:p w14:paraId="6D07F7B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3001.10 g8e6  - 28 -</w:t>
      </w:r>
    </w:p>
    <w:p w14:paraId="65B654A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3001.11 b2a4  - 93 -</w:t>
      </w:r>
    </w:p>
    <w:p w14:paraId="1EDBA28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3010.11 b3b1 - 139 -</w:t>
      </w:r>
    </w:p>
    <w:p w14:paraId="6AF5FC0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3012.12 h7d8 - 299 -</w:t>
      </w:r>
    </w:p>
    <w:p w14:paraId="79D2E8E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3015.11 c3h1 - 281 -</w:t>
      </w:r>
    </w:p>
    <w:p w14:paraId="2B3E5EC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3023.10 b8c6 - 183 -</w:t>
      </w:r>
    </w:p>
    <w:p w14:paraId="12C5F4C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3041.32 b2a7 - 296 -</w:t>
      </w:r>
    </w:p>
    <w:p w14:paraId="4F4CF20D" w14:textId="77777777" w:rsidR="003845D0" w:rsidRPr="00DB4E05" w:rsidRDefault="003845D0" w:rsidP="003845D0">
      <w:pPr>
        <w:jc w:val="both"/>
        <w:rPr>
          <w:rFonts w:ascii="Courier New" w:eastAsia="Batang" w:hAnsi="Courier New" w:cs="Courier New"/>
          <w:sz w:val="16"/>
          <w:szCs w:val="16"/>
          <w:lang w:eastAsia="ko-KR"/>
        </w:rPr>
      </w:pPr>
      <w:r w:rsidRPr="00DB4E05">
        <w:rPr>
          <w:rFonts w:ascii="Courier New" w:eastAsia="Batang" w:hAnsi="Courier New" w:cs="Courier New"/>
          <w:sz w:val="16"/>
          <w:szCs w:val="16"/>
          <w:lang w:eastAsia="ko-KR"/>
        </w:rPr>
        <w:t>3110.21 d3c5 - 241 -</w:t>
      </w:r>
    </w:p>
    <w:p w14:paraId="55EEC28D" w14:textId="77777777" w:rsidR="003845D0" w:rsidRPr="00DB4E05" w:rsidRDefault="003845D0" w:rsidP="003845D0">
      <w:pPr>
        <w:jc w:val="both"/>
        <w:rPr>
          <w:rFonts w:ascii="Courier New" w:eastAsia="Batang" w:hAnsi="Courier New" w:cs="Courier New"/>
          <w:sz w:val="16"/>
          <w:szCs w:val="16"/>
          <w:lang w:eastAsia="ko-KR"/>
        </w:rPr>
      </w:pPr>
      <w:r w:rsidRPr="00DB4E05">
        <w:rPr>
          <w:rFonts w:ascii="Courier New" w:eastAsia="Batang" w:hAnsi="Courier New" w:cs="Courier New"/>
          <w:sz w:val="16"/>
          <w:szCs w:val="16"/>
          <w:lang w:eastAsia="ko-KR"/>
        </w:rPr>
        <w:t>3111.01 c3c8 - 177 -</w:t>
      </w:r>
    </w:p>
    <w:p w14:paraId="43AA6F4B" w14:textId="77777777" w:rsidR="003845D0" w:rsidRPr="00DB4E05" w:rsidRDefault="003845D0" w:rsidP="003845D0">
      <w:pPr>
        <w:jc w:val="both"/>
        <w:rPr>
          <w:rFonts w:ascii="Courier New" w:eastAsia="Batang" w:hAnsi="Courier New" w:cs="Courier New"/>
          <w:sz w:val="16"/>
          <w:szCs w:val="16"/>
          <w:lang w:eastAsia="ko-KR"/>
        </w:rPr>
      </w:pPr>
      <w:r w:rsidRPr="00DB4E05">
        <w:rPr>
          <w:rFonts w:ascii="Courier New" w:eastAsia="Batang" w:hAnsi="Courier New" w:cs="Courier New"/>
          <w:sz w:val="16"/>
          <w:szCs w:val="16"/>
          <w:lang w:eastAsia="ko-KR"/>
        </w:rPr>
        <w:t>3200.00 e1h1  - 14 -</w:t>
      </w:r>
    </w:p>
    <w:p w14:paraId="7C7C6270" w14:textId="77777777" w:rsidR="003845D0" w:rsidRPr="00DB4E05" w:rsidRDefault="003845D0" w:rsidP="003845D0">
      <w:pPr>
        <w:jc w:val="both"/>
        <w:rPr>
          <w:rFonts w:ascii="Courier New" w:eastAsia="Batang" w:hAnsi="Courier New" w:cs="Courier New"/>
          <w:sz w:val="16"/>
          <w:szCs w:val="16"/>
          <w:lang w:eastAsia="ko-KR"/>
        </w:rPr>
      </w:pPr>
      <w:r w:rsidRPr="00DB4E05">
        <w:rPr>
          <w:rFonts w:ascii="Courier New" w:eastAsia="Batang" w:hAnsi="Courier New" w:cs="Courier New"/>
          <w:sz w:val="16"/>
          <w:szCs w:val="16"/>
          <w:lang w:eastAsia="ko-KR"/>
        </w:rPr>
        <w:t>3611.13 e5g2 - 277 -</w:t>
      </w:r>
    </w:p>
    <w:p w14:paraId="4AD96CDB" w14:textId="77777777" w:rsidR="003845D0" w:rsidRPr="00DB4E05" w:rsidRDefault="00ED1E7E" w:rsidP="003845D0">
      <w:pPr>
        <w:jc w:val="both"/>
        <w:rPr>
          <w:rFonts w:ascii="Courier New" w:eastAsia="Batang" w:hAnsi="Courier New" w:cs="Courier New"/>
          <w:sz w:val="16"/>
          <w:szCs w:val="16"/>
          <w:lang w:eastAsia="ko-KR"/>
        </w:rPr>
      </w:pPr>
      <w:r w:rsidRPr="00DB4E05">
        <w:rPr>
          <w:rFonts w:ascii="Courier New" w:eastAsia="Batang" w:hAnsi="Courier New" w:cs="Courier New"/>
          <w:sz w:val="16"/>
          <w:szCs w:val="16"/>
          <w:lang w:eastAsia="ko-KR"/>
        </w:rPr>
        <w:t>3682.21 b3e6 - 307</w:t>
      </w:r>
      <w:r w:rsidR="003845D0" w:rsidRPr="00DB4E05">
        <w:rPr>
          <w:rFonts w:ascii="Courier New" w:eastAsia="Batang" w:hAnsi="Courier New" w:cs="Courier New"/>
          <w:sz w:val="16"/>
          <w:szCs w:val="16"/>
          <w:lang w:eastAsia="ko-KR"/>
        </w:rPr>
        <w:t xml:space="preserve"> -</w:t>
      </w:r>
    </w:p>
    <w:p w14:paraId="1231E54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3776.10 f6h7 - 251 -</w:t>
      </w:r>
    </w:p>
    <w:p w14:paraId="1F36895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4001.00 b7b5  - 45 -</w:t>
      </w:r>
    </w:p>
    <w:p w14:paraId="0A3FF50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4001.00 d1b3   - 1 -</w:t>
      </w:r>
    </w:p>
    <w:p w14:paraId="52A7AAE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4001.00 d2d8  - 63 -</w:t>
      </w:r>
    </w:p>
    <w:p w14:paraId="0554B4A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4001.00 d5c7  - 18 -</w:t>
      </w:r>
    </w:p>
    <w:p w14:paraId="1DA2C50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4001.00 e1b8  - 49 -</w:t>
      </w:r>
    </w:p>
    <w:p w14:paraId="086E7CE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4001.00 f6c5  - 17 -</w:t>
      </w:r>
    </w:p>
    <w:p w14:paraId="11B9B8E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4001.00 g4c4  - 55 -</w:t>
      </w:r>
    </w:p>
    <w:p w14:paraId="1CF8393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4001.00 g4e4  - 13 -</w:t>
      </w:r>
    </w:p>
    <w:p w14:paraId="79B8842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4001.00 h5h8  - 61 -</w:t>
      </w:r>
    </w:p>
    <w:p w14:paraId="36B3498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4001.01 b6c8 - 127 -</w:t>
      </w:r>
    </w:p>
    <w:p w14:paraId="1717924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4001.01 c4g2 - 100 -</w:t>
      </w:r>
    </w:p>
    <w:p w14:paraId="7E53CBB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4001.01 e1a8 - 112 -</w:t>
      </w:r>
    </w:p>
    <w:p w14:paraId="6FBC0DF7" w14:textId="77777777" w:rsidR="003845D0" w:rsidRPr="00A35B08" w:rsidRDefault="003845D0" w:rsidP="003845D0">
      <w:pPr>
        <w:jc w:val="both"/>
        <w:rPr>
          <w:rFonts w:ascii="Courier New" w:eastAsia="Batang" w:hAnsi="Courier New" w:cs="Courier New"/>
          <w:sz w:val="16"/>
          <w:szCs w:val="16"/>
          <w:lang w:val="nl-BE" w:eastAsia="ko-KR"/>
        </w:rPr>
      </w:pPr>
      <w:r w:rsidRPr="00A35B08">
        <w:rPr>
          <w:rFonts w:ascii="Courier New" w:eastAsia="Batang" w:hAnsi="Courier New" w:cs="Courier New"/>
          <w:sz w:val="16"/>
          <w:szCs w:val="16"/>
          <w:lang w:val="nl-BE" w:eastAsia="ko-KR"/>
        </w:rPr>
        <w:t>4001.01 e4b7 - 146 -</w:t>
      </w:r>
    </w:p>
    <w:p w14:paraId="1C70A3C2" w14:textId="77777777" w:rsidR="003845D0" w:rsidRPr="00A35B08" w:rsidRDefault="003845D0" w:rsidP="003845D0">
      <w:pPr>
        <w:jc w:val="both"/>
        <w:rPr>
          <w:rFonts w:ascii="Courier New" w:eastAsia="Batang" w:hAnsi="Courier New" w:cs="Courier New"/>
          <w:sz w:val="16"/>
          <w:szCs w:val="16"/>
          <w:lang w:val="nl-BE" w:eastAsia="ko-KR"/>
        </w:rPr>
      </w:pPr>
      <w:r w:rsidRPr="00A35B08">
        <w:rPr>
          <w:rFonts w:ascii="Courier New" w:eastAsia="Batang" w:hAnsi="Courier New" w:cs="Courier New"/>
          <w:sz w:val="16"/>
          <w:szCs w:val="16"/>
          <w:lang w:val="nl-BE" w:eastAsia="ko-KR"/>
        </w:rPr>
        <w:t>4001.01 e6b3 - 104 -</w:t>
      </w:r>
    </w:p>
    <w:p w14:paraId="28471A07" w14:textId="77777777" w:rsidR="003845D0" w:rsidRPr="00A35B08" w:rsidRDefault="003845D0" w:rsidP="003845D0">
      <w:pPr>
        <w:jc w:val="both"/>
        <w:rPr>
          <w:rFonts w:ascii="Courier New" w:eastAsia="Batang" w:hAnsi="Courier New" w:cs="Courier New"/>
          <w:sz w:val="16"/>
          <w:szCs w:val="16"/>
          <w:lang w:val="nl-BE" w:eastAsia="ko-KR"/>
        </w:rPr>
      </w:pPr>
      <w:r w:rsidRPr="00A35B08">
        <w:rPr>
          <w:rFonts w:ascii="Courier New" w:eastAsia="Batang" w:hAnsi="Courier New" w:cs="Courier New"/>
          <w:sz w:val="16"/>
          <w:szCs w:val="16"/>
          <w:lang w:val="nl-BE" w:eastAsia="ko-KR"/>
        </w:rPr>
        <w:t>4001.01 e6h1 - 107 -</w:t>
      </w:r>
    </w:p>
    <w:p w14:paraId="4ABE3C22" w14:textId="77777777" w:rsidR="003845D0" w:rsidRPr="00A35B08" w:rsidRDefault="003845D0" w:rsidP="003845D0">
      <w:pPr>
        <w:jc w:val="both"/>
        <w:rPr>
          <w:rFonts w:ascii="Courier New" w:eastAsia="Batang" w:hAnsi="Courier New" w:cs="Courier New"/>
          <w:sz w:val="16"/>
          <w:szCs w:val="16"/>
          <w:lang w:val="nl-BE" w:eastAsia="ko-KR"/>
        </w:rPr>
      </w:pPr>
      <w:r w:rsidRPr="00A35B08">
        <w:rPr>
          <w:rFonts w:ascii="Courier New" w:eastAsia="Batang" w:hAnsi="Courier New" w:cs="Courier New"/>
          <w:sz w:val="16"/>
          <w:szCs w:val="16"/>
          <w:lang w:val="nl-BE" w:eastAsia="ko-KR"/>
        </w:rPr>
        <w:t>4001.01 g2c1  - 97 -</w:t>
      </w:r>
    </w:p>
    <w:p w14:paraId="7F15CA07" w14:textId="77777777" w:rsidR="003845D0" w:rsidRPr="00A35B08" w:rsidRDefault="003845D0" w:rsidP="003845D0">
      <w:pPr>
        <w:jc w:val="both"/>
        <w:rPr>
          <w:rFonts w:ascii="Courier New" w:eastAsia="Batang" w:hAnsi="Courier New" w:cs="Courier New"/>
          <w:sz w:val="16"/>
          <w:szCs w:val="16"/>
          <w:lang w:val="nl-BE" w:eastAsia="ko-KR"/>
        </w:rPr>
      </w:pPr>
      <w:r w:rsidRPr="00A35B08">
        <w:rPr>
          <w:rFonts w:ascii="Courier New" w:eastAsia="Batang" w:hAnsi="Courier New" w:cs="Courier New"/>
          <w:sz w:val="16"/>
          <w:szCs w:val="16"/>
          <w:lang w:val="nl-BE" w:eastAsia="ko-KR"/>
        </w:rPr>
        <w:t>4001.01 g2e2  - 92 -</w:t>
      </w:r>
    </w:p>
    <w:p w14:paraId="01F45B0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4001.01 g5e5 - 105 -</w:t>
      </w:r>
    </w:p>
    <w:p w14:paraId="1655691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4001.02 f1d1 - 169 -</w:t>
      </w:r>
    </w:p>
    <w:p w14:paraId="65ACBA9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4010.00 c3c6  - 47 -</w:t>
      </w:r>
    </w:p>
    <w:p w14:paraId="2E7F4F0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4010.00 c5a5  - 62 -</w:t>
      </w:r>
    </w:p>
    <w:p w14:paraId="6506C7E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4010.00 c7a6   - 7 -</w:t>
      </w:r>
    </w:p>
    <w:p w14:paraId="502EFFD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4010.00 c7a7  - 39 -</w:t>
      </w:r>
    </w:p>
    <w:p w14:paraId="361ACE8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4010.00 c8a8   - 8 -</w:t>
      </w:r>
    </w:p>
    <w:p w14:paraId="3D71D39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4010.00 f3d1   - 9 -</w:t>
      </w:r>
    </w:p>
    <w:p w14:paraId="52CEB9F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4010.00 f3d2  - 41 -</w:t>
      </w:r>
    </w:p>
    <w:p w14:paraId="5FC22E5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4010.00 h4g7  - 50 -</w:t>
      </w:r>
    </w:p>
    <w:p w14:paraId="3777F2F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a3b1 - 140 -</w:t>
      </w:r>
    </w:p>
    <w:p w14:paraId="0FB05B7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a7c7 - 109 -</w:t>
      </w:r>
    </w:p>
    <w:p w14:paraId="7BB1185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b3b1  - 94 -</w:t>
      </w:r>
    </w:p>
    <w:p w14:paraId="53FF284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b3b1  - 96 -</w:t>
      </w:r>
    </w:p>
    <w:p w14:paraId="7EB91D0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b3d1 - 145 -</w:t>
      </w:r>
    </w:p>
    <w:p w14:paraId="1E9AC12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b4a2 - 141 -</w:t>
      </w:r>
    </w:p>
    <w:p w14:paraId="31F1A11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b4a2 - 142 -</w:t>
      </w:r>
    </w:p>
    <w:p w14:paraId="1DBE66C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c2h2 - 125 -</w:t>
      </w:r>
    </w:p>
    <w:p w14:paraId="2C7964D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c4a1  - 95 -</w:t>
      </w:r>
    </w:p>
    <w:p w14:paraId="481F4F3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c6b4 - 103 -</w:t>
      </w:r>
    </w:p>
    <w:p w14:paraId="742E13F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d1h2 - 129 -</w:t>
      </w:r>
    </w:p>
    <w:p w14:paraId="26C1E78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e1g3 - 106 -</w:t>
      </w:r>
    </w:p>
    <w:p w14:paraId="77DB90A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g3a1 - 110 -</w:t>
      </w:r>
    </w:p>
    <w:p w14:paraId="3D4A92B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g4g1 - 138 -</w:t>
      </w:r>
    </w:p>
    <w:p w14:paraId="70EA79B9" w14:textId="77777777" w:rsidR="003845D0" w:rsidRDefault="003845D0" w:rsidP="00EA7D6E">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4010.01 g6g8 - 136 -</w:t>
      </w:r>
    </w:p>
    <w:p w14:paraId="6E4C9DD9" w14:textId="77777777" w:rsidR="00C9344D" w:rsidRPr="003845D0" w:rsidRDefault="00C9344D"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4010.01 g8d8 -  71 -</w:t>
      </w:r>
    </w:p>
    <w:p w14:paraId="0C50808D" w14:textId="77777777" w:rsidR="00C9344D"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 xml:space="preserve">4010.01 g8d8 - 144 </w:t>
      </w:r>
      <w:r w:rsidR="00C9344D">
        <w:rPr>
          <w:rFonts w:ascii="Courier New" w:eastAsia="Batang" w:hAnsi="Courier New" w:cs="Courier New"/>
          <w:sz w:val="16"/>
          <w:szCs w:val="16"/>
          <w:lang w:val="en-GB" w:eastAsia="ko-KR"/>
        </w:rPr>
        <w:t>–</w:t>
      </w:r>
    </w:p>
    <w:p w14:paraId="0760584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4010.02 b4a2 - 212 -</w:t>
      </w:r>
    </w:p>
    <w:p w14:paraId="1628227F"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4010.02 f3h3 - 199 -</w:t>
      </w:r>
    </w:p>
    <w:p w14:paraId="1CC00F2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4010.02 h5h8 - 195 -</w:t>
      </w:r>
    </w:p>
    <w:p w14:paraId="0F12C4D5" w14:textId="77777777" w:rsid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 xml:space="preserve">4010.03 c6a5 - 257 </w:t>
      </w:r>
      <w:r w:rsidR="00170268">
        <w:rPr>
          <w:rFonts w:ascii="Courier New" w:eastAsia="Batang" w:hAnsi="Courier New" w:cs="Courier New"/>
          <w:sz w:val="16"/>
          <w:szCs w:val="16"/>
          <w:lang w:val="en-GB" w:eastAsia="ko-KR"/>
        </w:rPr>
        <w:t>–</w:t>
      </w:r>
    </w:p>
    <w:p w14:paraId="5E15DB8B" w14:textId="77777777" w:rsidR="00170268" w:rsidRPr="003845D0" w:rsidRDefault="00170268"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4010.10 g8d8 -  72 -</w:t>
      </w:r>
    </w:p>
    <w:p w14:paraId="07945E3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4010.12 h2a1 - 258 -</w:t>
      </w:r>
    </w:p>
    <w:p w14:paraId="61EFC52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4013.01 g4g8 - 179 -</w:t>
      </w:r>
    </w:p>
    <w:p w14:paraId="466AC96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4013.02 d3a1 - 250 -</w:t>
      </w:r>
    </w:p>
    <w:p w14:paraId="09BD274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4013.03 c8e6 - 291 -</w:t>
      </w:r>
    </w:p>
    <w:p w14:paraId="38994EE6" w14:textId="77777777" w:rsidR="00EA7D6E"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4031.00 a3e5  - 85</w:t>
      </w:r>
    </w:p>
    <w:p w14:paraId="6C74A18C" w14:textId="77777777" w:rsidR="003845D0" w:rsidRPr="003845D0" w:rsidRDefault="00EA7D6E"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4040.00 g8d8  -143 -</w:t>
      </w:r>
    </w:p>
    <w:p w14:paraId="5166697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4062.12 h1e6 - 300 -</w:t>
      </w:r>
    </w:p>
    <w:p w14:paraId="60E848B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4161.13 f1d8 - 294 -</w:t>
      </w:r>
    </w:p>
    <w:p w14:paraId="4A39F8C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4610.03 e5f1 - 278 -</w:t>
      </w:r>
    </w:p>
    <w:p w14:paraId="2D08FC6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6010.03 b4a2 - 259 -</w:t>
      </w:r>
    </w:p>
    <w:p w14:paraId="4CC6B6CE" w14:textId="77777777" w:rsidR="002D66D2"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7001.01 g2g4 - 216 -</w:t>
      </w:r>
    </w:p>
    <w:p w14:paraId="7E5FE50F" w14:textId="77777777" w:rsidR="00903F70" w:rsidRDefault="00903F70" w:rsidP="0033745D">
      <w:pPr>
        <w:jc w:val="both"/>
        <w:rPr>
          <w:rFonts w:eastAsia="Batang" w:cs="Arial"/>
          <w:b/>
          <w:sz w:val="16"/>
          <w:szCs w:val="16"/>
          <w:lang w:val="en-GB" w:eastAsia="ko-KR"/>
        </w:rPr>
      </w:pPr>
    </w:p>
    <w:p w14:paraId="3FE363B0" w14:textId="77777777" w:rsidR="00D5630F" w:rsidRDefault="00D5630F" w:rsidP="0033745D">
      <w:pPr>
        <w:jc w:val="both"/>
        <w:rPr>
          <w:rFonts w:eastAsia="Batang" w:cs="Arial"/>
          <w:b/>
          <w:sz w:val="16"/>
          <w:szCs w:val="16"/>
          <w:lang w:val="en-GB" w:eastAsia="ko-KR"/>
        </w:rPr>
      </w:pPr>
    </w:p>
    <w:p w14:paraId="11743EDE" w14:textId="77777777" w:rsidR="002D66D2" w:rsidRDefault="00B57A15" w:rsidP="0033745D">
      <w:pPr>
        <w:jc w:val="both"/>
        <w:rPr>
          <w:rFonts w:eastAsia="Batang" w:cs="Arial"/>
          <w:b/>
          <w:sz w:val="16"/>
          <w:szCs w:val="16"/>
          <w:lang w:val="en-GB" w:eastAsia="ko-KR"/>
        </w:rPr>
      </w:pPr>
      <w:r w:rsidRPr="00E247E8">
        <w:rPr>
          <w:rFonts w:eastAsia="Batang" w:cs="Arial"/>
          <w:b/>
          <w:sz w:val="16"/>
          <w:szCs w:val="16"/>
          <w:lang w:val="en-GB" w:eastAsia="ko-KR"/>
        </w:rPr>
        <w:t xml:space="preserve">Remisestudies: </w:t>
      </w:r>
    </w:p>
    <w:p w14:paraId="339C7BA7" w14:textId="77777777" w:rsidR="00DD482C"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 xml:space="preserve">0014.22 g5d6 - 274 </w:t>
      </w:r>
      <w:r w:rsidR="00DD482C">
        <w:rPr>
          <w:rFonts w:ascii="Courier New" w:eastAsia="Batang" w:hAnsi="Courier New" w:cs="Courier New"/>
          <w:sz w:val="16"/>
          <w:szCs w:val="16"/>
          <w:lang w:val="en-GB" w:eastAsia="ko-KR"/>
        </w:rPr>
        <w:t>–</w:t>
      </w:r>
    </w:p>
    <w:p w14:paraId="1540879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0014.34 g5e6 - 271 -</w:t>
      </w:r>
    </w:p>
    <w:p w14:paraId="679D8D9B"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0031.01 a8d5   - 3 -</w:t>
      </w:r>
    </w:p>
    <w:p w14:paraId="224E5B8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0031.01 f7d5   - 6 -</w:t>
      </w:r>
    </w:p>
    <w:p w14:paraId="331A63A6"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0031.01 g8h1  - 20 -</w:t>
      </w:r>
    </w:p>
    <w:p w14:paraId="166D98B8"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0031.01 h3h1  - 21 -</w:t>
      </w:r>
    </w:p>
    <w:p w14:paraId="05889447"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0041.23 f2f4 - 276 -</w:t>
      </w:r>
    </w:p>
    <w:p w14:paraId="63AD1B91"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0046.00 d4f6  - 89 -</w:t>
      </w:r>
    </w:p>
    <w:p w14:paraId="0307773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0046.10 a3a1 - 182 -</w:t>
      </w:r>
    </w:p>
    <w:p w14:paraId="50758E9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0061.11 b3f7 - 185 -</w:t>
      </w:r>
    </w:p>
    <w:p w14:paraId="48ECECC3"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0103.12 b1e8 - 160 -</w:t>
      </w:r>
    </w:p>
    <w:p w14:paraId="4443C98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0103.13 b1d1 - 218 -</w:t>
      </w:r>
    </w:p>
    <w:p w14:paraId="779663CE"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0113.33 h7f6 - 267 -</w:t>
      </w:r>
    </w:p>
    <w:p w14:paraId="5F7FBF0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0130.22 a2d5 - 235 -</w:t>
      </w:r>
    </w:p>
    <w:p w14:paraId="42D0970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0130.25 h2g7 - 282 -</w:t>
      </w:r>
    </w:p>
    <w:p w14:paraId="573E004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0131.22 a8d4 - 275 -</w:t>
      </w:r>
    </w:p>
    <w:p w14:paraId="009E0B8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0143.12 h8d8 - 284 -</w:t>
      </w:r>
    </w:p>
    <w:p w14:paraId="4A2DCC9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0160.01 b1a3  - 78 -</w:t>
      </w:r>
    </w:p>
    <w:p w14:paraId="5A0E37F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0160.01 h6f6  - 76 -</w:t>
      </w:r>
    </w:p>
    <w:p w14:paraId="6E86AB4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0160.22 h5f8 - 266 -</w:t>
      </w:r>
    </w:p>
    <w:p w14:paraId="3F653F0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0310.01 d6a8  - 25 -</w:t>
      </w:r>
    </w:p>
    <w:p w14:paraId="2A30863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0310.01 e2h1  - 44 -</w:t>
      </w:r>
    </w:p>
    <w:p w14:paraId="22994060"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0310.11 f1g6  - 79 -</w:t>
      </w:r>
    </w:p>
    <w:p w14:paraId="6C47614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0311.01 f2c7 - 122 -</w:t>
      </w:r>
    </w:p>
    <w:p w14:paraId="096C397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0311.02 f3d8 - 184 -</w:t>
      </w:r>
    </w:p>
    <w:p w14:paraId="17E62F94"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0330.31 a8h6 - 249 -</w:t>
      </w:r>
    </w:p>
    <w:p w14:paraId="74BBF8F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0330.52 b8a6 - 273 -</w:t>
      </w:r>
    </w:p>
    <w:p w14:paraId="6A4AD80C"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0334.10 b8e3 - 193 -</w:t>
      </w:r>
    </w:p>
    <w:p w14:paraId="544F26BD"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0340.10 c6h6  - 77 -</w:t>
      </w:r>
    </w:p>
    <w:p w14:paraId="7B8E0D74" w14:textId="77777777" w:rsidR="003845D0" w:rsidRPr="003845D0" w:rsidRDefault="00ED1E7E" w:rsidP="003845D0">
      <w:pPr>
        <w:jc w:val="both"/>
        <w:rPr>
          <w:rFonts w:ascii="Courier New" w:eastAsia="Batang" w:hAnsi="Courier New" w:cs="Courier New"/>
          <w:sz w:val="16"/>
          <w:szCs w:val="16"/>
          <w:lang w:val="en-GB" w:eastAsia="ko-KR"/>
        </w:rPr>
      </w:pPr>
      <w:r>
        <w:rPr>
          <w:rFonts w:ascii="Courier New" w:eastAsia="Batang" w:hAnsi="Courier New" w:cs="Courier New"/>
          <w:sz w:val="16"/>
          <w:szCs w:val="16"/>
          <w:lang w:val="en-GB" w:eastAsia="ko-KR"/>
        </w:rPr>
        <w:t>0342.02 e2b4 - 308</w:t>
      </w:r>
      <w:r w:rsidR="003845D0" w:rsidRPr="003845D0">
        <w:rPr>
          <w:rFonts w:ascii="Courier New" w:eastAsia="Batang" w:hAnsi="Courier New" w:cs="Courier New"/>
          <w:sz w:val="16"/>
          <w:szCs w:val="16"/>
          <w:lang w:val="en-GB" w:eastAsia="ko-KR"/>
        </w:rPr>
        <w:t xml:space="preserve"> -</w:t>
      </w:r>
    </w:p>
    <w:p w14:paraId="13A7117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0350.11 c8d6 - 244 -</w:t>
      </w:r>
    </w:p>
    <w:p w14:paraId="0B5561CA"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0400.01 d3a3  - 24 -</w:t>
      </w:r>
    </w:p>
    <w:p w14:paraId="65954345"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0410.02 d3f7 - 178 -</w:t>
      </w:r>
    </w:p>
    <w:p w14:paraId="2A429372"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0430.11 a2b6 - 236 -</w:t>
      </w:r>
    </w:p>
    <w:p w14:paraId="571F4D09" w14:textId="77777777" w:rsidR="003845D0" w:rsidRPr="003845D0" w:rsidRDefault="003845D0" w:rsidP="003845D0">
      <w:pPr>
        <w:jc w:val="both"/>
        <w:rPr>
          <w:rFonts w:ascii="Courier New" w:eastAsia="Batang" w:hAnsi="Courier New" w:cs="Courier New"/>
          <w:sz w:val="16"/>
          <w:szCs w:val="16"/>
          <w:lang w:val="en-GB" w:eastAsia="ko-KR"/>
        </w:rPr>
      </w:pPr>
      <w:r w:rsidRPr="003845D0">
        <w:rPr>
          <w:rFonts w:ascii="Courier New" w:eastAsia="Batang" w:hAnsi="Courier New" w:cs="Courier New"/>
          <w:sz w:val="16"/>
          <w:szCs w:val="16"/>
          <w:lang w:val="en-GB" w:eastAsia="ko-KR"/>
        </w:rPr>
        <w:t>0431.12 a2c5 - 295 -</w:t>
      </w:r>
    </w:p>
    <w:p w14:paraId="66DB3D31" w14:textId="77777777" w:rsidR="003845D0" w:rsidRPr="00C27361" w:rsidRDefault="003845D0" w:rsidP="003845D0">
      <w:pPr>
        <w:jc w:val="both"/>
        <w:rPr>
          <w:rFonts w:ascii="Courier New" w:eastAsia="Batang" w:hAnsi="Courier New" w:cs="Courier New"/>
          <w:sz w:val="16"/>
          <w:szCs w:val="16"/>
          <w:lang w:eastAsia="ko-KR"/>
        </w:rPr>
      </w:pPr>
      <w:r w:rsidRPr="00C27361">
        <w:rPr>
          <w:rFonts w:ascii="Courier New" w:eastAsia="Batang" w:hAnsi="Courier New" w:cs="Courier New"/>
          <w:sz w:val="16"/>
          <w:szCs w:val="16"/>
          <w:lang w:eastAsia="ko-KR"/>
        </w:rPr>
        <w:t>0433.10 e1h3 - 167 -</w:t>
      </w:r>
    </w:p>
    <w:p w14:paraId="03C7625D" w14:textId="77777777" w:rsidR="003845D0" w:rsidRPr="00C51F0E" w:rsidRDefault="003845D0" w:rsidP="003845D0">
      <w:pPr>
        <w:jc w:val="both"/>
        <w:rPr>
          <w:rFonts w:ascii="Courier New" w:eastAsia="Batang" w:hAnsi="Courier New" w:cs="Courier New"/>
          <w:sz w:val="16"/>
          <w:szCs w:val="16"/>
          <w:lang w:val="nl-BE" w:eastAsia="ko-KR"/>
        </w:rPr>
      </w:pPr>
      <w:r w:rsidRPr="00C51F0E">
        <w:rPr>
          <w:rFonts w:ascii="Courier New" w:eastAsia="Batang" w:hAnsi="Courier New" w:cs="Courier New"/>
          <w:sz w:val="16"/>
          <w:szCs w:val="16"/>
          <w:lang w:val="nl-BE" w:eastAsia="ko-KR"/>
        </w:rPr>
        <w:t>0440.01 c7h4 - 158 -</w:t>
      </w:r>
    </w:p>
    <w:p w14:paraId="131529EF" w14:textId="77777777" w:rsidR="00061858" w:rsidRPr="00B11630" w:rsidRDefault="003845D0" w:rsidP="00AC71B7">
      <w:pPr>
        <w:jc w:val="both"/>
        <w:rPr>
          <w:rFonts w:ascii="Courier New" w:eastAsia="Batang" w:hAnsi="Courier New" w:cs="Courier New"/>
          <w:sz w:val="16"/>
          <w:szCs w:val="16"/>
          <w:lang w:val="nl-BE" w:eastAsia="ko-KR"/>
        </w:rPr>
        <w:sectPr w:rsidR="00061858" w:rsidRPr="00B11630" w:rsidSect="00061858">
          <w:type w:val="continuous"/>
          <w:pgSz w:w="8392" w:h="11907"/>
          <w:pgMar w:top="1134" w:right="567" w:bottom="1134" w:left="567" w:header="720" w:footer="720" w:gutter="567"/>
          <w:cols w:num="3" w:space="454"/>
        </w:sectPr>
      </w:pPr>
      <w:r w:rsidRPr="001513C2">
        <w:rPr>
          <w:rFonts w:ascii="Courier New" w:eastAsia="Batang" w:hAnsi="Courier New" w:cs="Courier New"/>
          <w:sz w:val="16"/>
          <w:szCs w:val="16"/>
          <w:lang w:val="nl-BE" w:eastAsia="ko-KR"/>
        </w:rPr>
        <w:t>0613.20 d8h7 - 239</w:t>
      </w:r>
    </w:p>
    <w:p w14:paraId="2DF66661" w14:textId="77777777" w:rsidR="00294E32" w:rsidRPr="00D630DD" w:rsidRDefault="00294E32" w:rsidP="006F3923">
      <w:pPr>
        <w:widowControl/>
        <w:autoSpaceDE/>
        <w:autoSpaceDN/>
        <w:adjustRightInd/>
        <w:rPr>
          <w:rFonts w:ascii="Courier New" w:eastAsia="Batang" w:hAnsi="Courier New" w:cs="Courier New"/>
          <w:sz w:val="16"/>
          <w:szCs w:val="16"/>
          <w:lang w:val="nl-BE" w:eastAsia="ko-KR"/>
        </w:rPr>
      </w:pPr>
    </w:p>
    <w:p w14:paraId="60C265B0" w14:textId="77777777" w:rsidR="00294E32" w:rsidRPr="00D630DD" w:rsidRDefault="00294E32" w:rsidP="006F3923">
      <w:pPr>
        <w:widowControl/>
        <w:autoSpaceDE/>
        <w:autoSpaceDN/>
        <w:adjustRightInd/>
        <w:rPr>
          <w:rFonts w:ascii="Courier New" w:eastAsia="Batang" w:hAnsi="Courier New" w:cs="Courier New"/>
          <w:sz w:val="16"/>
          <w:szCs w:val="16"/>
          <w:lang w:val="nl-BE" w:eastAsia="ko-KR"/>
        </w:rPr>
        <w:sectPr w:rsidR="00294E32" w:rsidRPr="00D630DD">
          <w:type w:val="continuous"/>
          <w:pgSz w:w="8392" w:h="11907"/>
          <w:pgMar w:top="1134" w:right="567" w:bottom="1134" w:left="567" w:header="720" w:footer="720" w:gutter="567"/>
          <w:cols w:space="720"/>
        </w:sectPr>
      </w:pPr>
    </w:p>
    <w:p w14:paraId="1CC3F199" w14:textId="77777777" w:rsidR="00032985" w:rsidRPr="00D630DD" w:rsidRDefault="00032985" w:rsidP="00294E32">
      <w:pPr>
        <w:jc w:val="center"/>
        <w:rPr>
          <w:rFonts w:ascii="Courier New" w:eastAsia="Batang" w:hAnsi="Courier New" w:cs="Courier New"/>
          <w:sz w:val="16"/>
          <w:szCs w:val="16"/>
          <w:lang w:val="nl-BE" w:eastAsia="ko-KR"/>
        </w:rPr>
        <w:sectPr w:rsidR="00032985" w:rsidRPr="00D630DD" w:rsidSect="00032985">
          <w:type w:val="continuous"/>
          <w:pgSz w:w="8392" w:h="11907"/>
          <w:pgMar w:top="1134" w:right="567" w:bottom="1134" w:left="567" w:header="720" w:footer="720" w:gutter="567"/>
          <w:cols w:num="3" w:space="454"/>
        </w:sectPr>
      </w:pPr>
    </w:p>
    <w:p w14:paraId="24183A33" w14:textId="77777777" w:rsidR="00AA268B" w:rsidRPr="00D630DD" w:rsidRDefault="00AA268B" w:rsidP="00AA268B">
      <w:pPr>
        <w:rPr>
          <w:rFonts w:ascii="Courier New" w:eastAsia="Batang" w:hAnsi="Courier New" w:cs="Courier New"/>
          <w:sz w:val="16"/>
          <w:szCs w:val="16"/>
          <w:lang w:val="nl-BE" w:eastAsia="ko-KR"/>
        </w:rPr>
      </w:pPr>
    </w:p>
    <w:p w14:paraId="507D722B" w14:textId="77777777" w:rsidR="00AA268B" w:rsidRPr="00D630DD" w:rsidRDefault="00AA268B" w:rsidP="00AA268B">
      <w:pPr>
        <w:rPr>
          <w:rFonts w:ascii="Courier New" w:eastAsia="Batang" w:hAnsi="Courier New" w:cs="Courier New"/>
          <w:sz w:val="16"/>
          <w:szCs w:val="16"/>
          <w:lang w:val="nl-BE" w:eastAsia="ko-KR"/>
        </w:rPr>
      </w:pPr>
    </w:p>
    <w:p w14:paraId="7791CBEF" w14:textId="77777777" w:rsidR="00AA268B" w:rsidRPr="00D630DD" w:rsidRDefault="00AA268B" w:rsidP="00AA268B">
      <w:pPr>
        <w:rPr>
          <w:rFonts w:ascii="Courier New" w:eastAsia="Batang" w:hAnsi="Courier New" w:cs="Courier New"/>
          <w:sz w:val="16"/>
          <w:szCs w:val="16"/>
          <w:lang w:val="nl-BE" w:eastAsia="ko-KR"/>
        </w:rPr>
      </w:pPr>
    </w:p>
    <w:p w14:paraId="2F499ABE" w14:textId="77777777" w:rsidR="00AA268B" w:rsidRPr="00D630DD" w:rsidRDefault="00AA268B" w:rsidP="00AA268B">
      <w:pPr>
        <w:rPr>
          <w:rFonts w:ascii="Courier New" w:eastAsia="Batang" w:hAnsi="Courier New" w:cs="Courier New"/>
          <w:sz w:val="16"/>
          <w:szCs w:val="16"/>
          <w:lang w:val="nl-BE" w:eastAsia="ko-KR"/>
        </w:rPr>
      </w:pPr>
    </w:p>
    <w:p w14:paraId="35C23BDF" w14:textId="77777777" w:rsidR="00AA268B" w:rsidRPr="00D630DD" w:rsidRDefault="00AA268B" w:rsidP="00AA268B">
      <w:pPr>
        <w:rPr>
          <w:rFonts w:ascii="Courier New" w:eastAsia="Batang" w:hAnsi="Courier New" w:cs="Courier New"/>
          <w:sz w:val="16"/>
          <w:szCs w:val="16"/>
          <w:lang w:val="nl-BE" w:eastAsia="ko-KR"/>
        </w:rPr>
      </w:pPr>
    </w:p>
    <w:p w14:paraId="777FB379" w14:textId="77777777" w:rsidR="00AA268B" w:rsidRPr="00D630DD" w:rsidRDefault="00AA268B" w:rsidP="00AA268B">
      <w:pPr>
        <w:rPr>
          <w:rFonts w:ascii="Courier New" w:eastAsia="Batang" w:hAnsi="Courier New" w:cs="Courier New"/>
          <w:sz w:val="16"/>
          <w:szCs w:val="16"/>
          <w:lang w:val="nl-BE" w:eastAsia="ko-KR"/>
        </w:rPr>
      </w:pPr>
    </w:p>
    <w:p w14:paraId="79152483" w14:textId="77777777" w:rsidR="00AA268B" w:rsidRPr="00D630DD" w:rsidRDefault="00AA268B" w:rsidP="00AA268B">
      <w:pPr>
        <w:rPr>
          <w:rFonts w:ascii="Courier New" w:eastAsia="Batang" w:hAnsi="Courier New" w:cs="Courier New"/>
          <w:sz w:val="16"/>
          <w:szCs w:val="16"/>
          <w:lang w:val="nl-BE" w:eastAsia="ko-KR"/>
        </w:rPr>
      </w:pPr>
    </w:p>
    <w:p w14:paraId="3B26A3A9" w14:textId="77777777" w:rsidR="00AA268B" w:rsidRPr="00D630DD" w:rsidRDefault="00AA268B" w:rsidP="00AA268B">
      <w:pPr>
        <w:rPr>
          <w:rFonts w:ascii="Courier New" w:eastAsia="Batang" w:hAnsi="Courier New" w:cs="Courier New"/>
          <w:sz w:val="16"/>
          <w:szCs w:val="16"/>
          <w:lang w:val="nl-BE" w:eastAsia="ko-KR"/>
        </w:rPr>
      </w:pPr>
    </w:p>
    <w:p w14:paraId="54615DCA" w14:textId="77777777" w:rsidR="00AA268B" w:rsidRPr="00D630DD" w:rsidRDefault="00AA268B" w:rsidP="00AA268B">
      <w:pPr>
        <w:rPr>
          <w:rFonts w:ascii="Courier New" w:eastAsia="Batang" w:hAnsi="Courier New" w:cs="Courier New"/>
          <w:sz w:val="16"/>
          <w:szCs w:val="16"/>
          <w:lang w:val="nl-BE" w:eastAsia="ko-KR"/>
        </w:rPr>
      </w:pPr>
    </w:p>
    <w:p w14:paraId="3657EE97" w14:textId="77777777" w:rsidR="00AA268B" w:rsidRPr="00D630DD" w:rsidRDefault="00AA268B" w:rsidP="00AA268B">
      <w:pPr>
        <w:rPr>
          <w:rFonts w:ascii="Courier New" w:eastAsia="Batang" w:hAnsi="Courier New" w:cs="Courier New"/>
          <w:sz w:val="16"/>
          <w:szCs w:val="16"/>
          <w:lang w:val="nl-BE" w:eastAsia="ko-KR"/>
        </w:rPr>
      </w:pPr>
    </w:p>
    <w:p w14:paraId="6668F962" w14:textId="77777777" w:rsidR="00AA268B" w:rsidRPr="00D630DD" w:rsidRDefault="00AA268B" w:rsidP="00AA268B">
      <w:pPr>
        <w:rPr>
          <w:rFonts w:ascii="Courier New" w:eastAsia="Batang" w:hAnsi="Courier New" w:cs="Courier New"/>
          <w:sz w:val="16"/>
          <w:szCs w:val="16"/>
          <w:lang w:val="nl-BE" w:eastAsia="ko-KR"/>
        </w:rPr>
      </w:pPr>
    </w:p>
    <w:p w14:paraId="64341F55" w14:textId="77777777" w:rsidR="00AA268B" w:rsidRPr="00D630DD" w:rsidRDefault="00AA268B" w:rsidP="00AA268B">
      <w:pPr>
        <w:rPr>
          <w:rFonts w:ascii="Courier New" w:eastAsia="Batang" w:hAnsi="Courier New" w:cs="Courier New"/>
          <w:sz w:val="16"/>
          <w:szCs w:val="16"/>
          <w:lang w:val="nl-BE" w:eastAsia="ko-KR"/>
        </w:rPr>
      </w:pPr>
    </w:p>
    <w:p w14:paraId="3EA2EDF3" w14:textId="77777777" w:rsidR="00AA268B" w:rsidRPr="00D630DD" w:rsidRDefault="00AA268B" w:rsidP="00AA268B">
      <w:pPr>
        <w:rPr>
          <w:rFonts w:ascii="Courier New" w:eastAsia="Batang" w:hAnsi="Courier New" w:cs="Courier New"/>
          <w:sz w:val="16"/>
          <w:szCs w:val="16"/>
          <w:lang w:val="nl-BE" w:eastAsia="ko-KR"/>
        </w:rPr>
      </w:pPr>
    </w:p>
    <w:p w14:paraId="0B8F569A" w14:textId="77777777" w:rsidR="00AA268B" w:rsidRPr="00D630DD" w:rsidRDefault="00AA268B" w:rsidP="00AA268B">
      <w:pPr>
        <w:rPr>
          <w:rFonts w:ascii="Courier New" w:eastAsia="Batang" w:hAnsi="Courier New" w:cs="Courier New"/>
          <w:sz w:val="16"/>
          <w:szCs w:val="16"/>
          <w:lang w:val="nl-BE" w:eastAsia="ko-KR"/>
        </w:rPr>
      </w:pPr>
    </w:p>
    <w:p w14:paraId="14FA04D3" w14:textId="77777777" w:rsidR="00AA268B" w:rsidRPr="00D630DD" w:rsidRDefault="00AA268B" w:rsidP="00AA268B">
      <w:pPr>
        <w:rPr>
          <w:rFonts w:ascii="Courier New" w:eastAsia="Batang" w:hAnsi="Courier New" w:cs="Courier New"/>
          <w:sz w:val="16"/>
          <w:szCs w:val="16"/>
          <w:lang w:val="nl-BE" w:eastAsia="ko-KR"/>
        </w:rPr>
      </w:pPr>
    </w:p>
    <w:p w14:paraId="5697D2F1" w14:textId="77777777" w:rsidR="00AA268B" w:rsidRPr="00D630DD" w:rsidRDefault="00AA268B" w:rsidP="00AA268B">
      <w:pPr>
        <w:rPr>
          <w:rFonts w:ascii="Courier New" w:eastAsia="Batang" w:hAnsi="Courier New" w:cs="Courier New"/>
          <w:sz w:val="16"/>
          <w:szCs w:val="16"/>
          <w:lang w:val="nl-BE" w:eastAsia="ko-KR"/>
        </w:rPr>
      </w:pPr>
    </w:p>
    <w:p w14:paraId="19843B8C" w14:textId="77777777" w:rsidR="00AA268B" w:rsidRPr="00D630DD" w:rsidRDefault="00AA268B" w:rsidP="00AA268B">
      <w:pPr>
        <w:rPr>
          <w:rFonts w:ascii="Courier New" w:eastAsia="Batang" w:hAnsi="Courier New" w:cs="Courier New"/>
          <w:sz w:val="16"/>
          <w:szCs w:val="16"/>
          <w:lang w:val="nl-BE" w:eastAsia="ko-KR"/>
        </w:rPr>
      </w:pPr>
    </w:p>
    <w:p w14:paraId="00ED3517" w14:textId="77777777" w:rsidR="00AA268B" w:rsidRPr="00D630DD" w:rsidRDefault="00AA268B" w:rsidP="00AA268B">
      <w:pPr>
        <w:rPr>
          <w:rFonts w:ascii="Courier New" w:eastAsia="Batang" w:hAnsi="Courier New" w:cs="Courier New"/>
          <w:sz w:val="16"/>
          <w:szCs w:val="16"/>
          <w:lang w:val="nl-BE" w:eastAsia="ko-KR"/>
        </w:rPr>
      </w:pPr>
    </w:p>
    <w:p w14:paraId="271A74EB" w14:textId="77777777" w:rsidR="00AA268B" w:rsidRPr="00D630DD" w:rsidRDefault="00AA268B" w:rsidP="00AA268B">
      <w:pPr>
        <w:rPr>
          <w:rFonts w:ascii="Courier New" w:eastAsia="Batang" w:hAnsi="Courier New" w:cs="Courier New"/>
          <w:sz w:val="16"/>
          <w:szCs w:val="16"/>
          <w:lang w:val="nl-BE" w:eastAsia="ko-KR"/>
        </w:rPr>
      </w:pPr>
    </w:p>
    <w:p w14:paraId="3D0432BD" w14:textId="77777777" w:rsidR="00AA268B" w:rsidRPr="00D630DD" w:rsidRDefault="00AA268B" w:rsidP="00AA268B">
      <w:pPr>
        <w:rPr>
          <w:rFonts w:ascii="Courier New" w:eastAsia="Batang" w:hAnsi="Courier New" w:cs="Courier New"/>
          <w:sz w:val="16"/>
          <w:szCs w:val="16"/>
          <w:lang w:val="nl-BE" w:eastAsia="ko-KR"/>
        </w:rPr>
      </w:pPr>
    </w:p>
    <w:p w14:paraId="651B5A0E" w14:textId="77777777" w:rsidR="00AA268B" w:rsidRPr="00D630DD" w:rsidRDefault="00AA268B" w:rsidP="00AA268B">
      <w:pPr>
        <w:rPr>
          <w:rFonts w:ascii="Courier New" w:eastAsia="Batang" w:hAnsi="Courier New" w:cs="Courier New"/>
          <w:sz w:val="16"/>
          <w:szCs w:val="16"/>
          <w:lang w:val="nl-BE" w:eastAsia="ko-KR"/>
        </w:rPr>
      </w:pPr>
    </w:p>
    <w:p w14:paraId="655AC810" w14:textId="77777777" w:rsidR="00AA268B" w:rsidRPr="00D630DD" w:rsidRDefault="00AA268B" w:rsidP="00AA268B">
      <w:pPr>
        <w:rPr>
          <w:rFonts w:ascii="Courier New" w:eastAsia="Batang" w:hAnsi="Courier New" w:cs="Courier New"/>
          <w:sz w:val="16"/>
          <w:szCs w:val="16"/>
          <w:lang w:val="nl-BE" w:eastAsia="ko-KR"/>
        </w:rPr>
      </w:pPr>
    </w:p>
    <w:p w14:paraId="66BA0D1D" w14:textId="77777777" w:rsidR="00AA268B" w:rsidRPr="00D630DD" w:rsidRDefault="00AA268B" w:rsidP="00AA268B">
      <w:pPr>
        <w:rPr>
          <w:rFonts w:ascii="Courier New" w:eastAsia="Batang" w:hAnsi="Courier New" w:cs="Courier New"/>
          <w:sz w:val="16"/>
          <w:szCs w:val="16"/>
          <w:lang w:val="nl-BE" w:eastAsia="ko-KR"/>
        </w:rPr>
      </w:pPr>
    </w:p>
    <w:p w14:paraId="0A9602AE" w14:textId="77777777" w:rsidR="00AA268B" w:rsidRPr="00D630DD" w:rsidRDefault="00AA268B" w:rsidP="00AA268B">
      <w:pPr>
        <w:rPr>
          <w:rFonts w:ascii="Courier New" w:eastAsia="Batang" w:hAnsi="Courier New" w:cs="Courier New"/>
          <w:sz w:val="16"/>
          <w:szCs w:val="16"/>
          <w:lang w:val="nl-BE" w:eastAsia="ko-KR"/>
        </w:rPr>
      </w:pPr>
    </w:p>
    <w:p w14:paraId="37F18B54" w14:textId="77777777" w:rsidR="00AA268B" w:rsidRPr="00D630DD" w:rsidRDefault="00AA268B" w:rsidP="00AA268B">
      <w:pPr>
        <w:rPr>
          <w:rFonts w:ascii="Courier New" w:eastAsia="Batang" w:hAnsi="Courier New" w:cs="Courier New"/>
          <w:sz w:val="16"/>
          <w:szCs w:val="16"/>
          <w:lang w:val="nl-BE" w:eastAsia="ko-KR"/>
        </w:rPr>
      </w:pPr>
    </w:p>
    <w:p w14:paraId="487ADF3F" w14:textId="77777777" w:rsidR="00AA268B" w:rsidRPr="00D630DD" w:rsidRDefault="00AA268B" w:rsidP="00AA268B">
      <w:pPr>
        <w:rPr>
          <w:rFonts w:ascii="Courier New" w:eastAsia="Batang" w:hAnsi="Courier New" w:cs="Courier New"/>
          <w:sz w:val="16"/>
          <w:szCs w:val="16"/>
          <w:lang w:val="nl-BE" w:eastAsia="ko-KR"/>
        </w:rPr>
      </w:pPr>
    </w:p>
    <w:p w14:paraId="2CD34389" w14:textId="77777777" w:rsidR="00AA268B" w:rsidRPr="00D630DD" w:rsidRDefault="00AA268B" w:rsidP="00AA268B">
      <w:pPr>
        <w:rPr>
          <w:rFonts w:ascii="Courier New" w:eastAsia="Batang" w:hAnsi="Courier New" w:cs="Courier New"/>
          <w:sz w:val="16"/>
          <w:szCs w:val="16"/>
          <w:lang w:val="nl-BE" w:eastAsia="ko-KR"/>
        </w:rPr>
      </w:pPr>
    </w:p>
    <w:p w14:paraId="3FD2BBD5" w14:textId="77777777" w:rsidR="00AA268B" w:rsidRPr="00D630DD" w:rsidRDefault="00AA268B" w:rsidP="00AA268B">
      <w:pPr>
        <w:rPr>
          <w:rFonts w:ascii="Courier New" w:eastAsia="Batang" w:hAnsi="Courier New" w:cs="Courier New"/>
          <w:sz w:val="16"/>
          <w:szCs w:val="16"/>
          <w:lang w:val="nl-BE" w:eastAsia="ko-KR"/>
        </w:rPr>
      </w:pPr>
    </w:p>
    <w:p w14:paraId="127CA4C9" w14:textId="77777777" w:rsidR="00AA268B" w:rsidRPr="00D630DD" w:rsidRDefault="00AA268B" w:rsidP="00AA268B">
      <w:pPr>
        <w:rPr>
          <w:rFonts w:ascii="Courier New" w:eastAsia="Batang" w:hAnsi="Courier New" w:cs="Courier New"/>
          <w:sz w:val="16"/>
          <w:szCs w:val="16"/>
          <w:lang w:val="nl-BE" w:eastAsia="ko-KR"/>
        </w:rPr>
      </w:pPr>
    </w:p>
    <w:p w14:paraId="52CA74A8" w14:textId="77777777" w:rsidR="00AA268B" w:rsidRPr="00D630DD" w:rsidRDefault="00AA268B" w:rsidP="00AA268B">
      <w:pPr>
        <w:rPr>
          <w:rFonts w:ascii="Courier New" w:eastAsia="Batang" w:hAnsi="Courier New" w:cs="Courier New"/>
          <w:sz w:val="16"/>
          <w:szCs w:val="16"/>
          <w:lang w:val="nl-BE" w:eastAsia="ko-KR"/>
        </w:rPr>
      </w:pPr>
    </w:p>
    <w:p w14:paraId="3BEA2F5E" w14:textId="77777777" w:rsidR="00AA268B" w:rsidRPr="00D630DD" w:rsidRDefault="00AA268B" w:rsidP="00AA268B">
      <w:pPr>
        <w:rPr>
          <w:rFonts w:ascii="Courier New" w:eastAsia="Batang" w:hAnsi="Courier New" w:cs="Courier New"/>
          <w:sz w:val="16"/>
          <w:szCs w:val="16"/>
          <w:lang w:val="nl-BE" w:eastAsia="ko-KR"/>
        </w:rPr>
      </w:pPr>
    </w:p>
    <w:p w14:paraId="2227F6ED" w14:textId="77777777" w:rsidR="00AA268B" w:rsidRPr="00D630DD" w:rsidRDefault="00AA268B" w:rsidP="00AA268B">
      <w:pPr>
        <w:rPr>
          <w:rFonts w:ascii="Courier New" w:eastAsia="Batang" w:hAnsi="Courier New" w:cs="Courier New"/>
          <w:sz w:val="16"/>
          <w:szCs w:val="16"/>
          <w:lang w:val="nl-BE" w:eastAsia="ko-KR"/>
        </w:rPr>
      </w:pPr>
    </w:p>
    <w:p w14:paraId="7238AA67" w14:textId="77777777" w:rsidR="00AA268B" w:rsidRPr="00D630DD" w:rsidRDefault="00AA268B" w:rsidP="00AA268B">
      <w:pPr>
        <w:rPr>
          <w:rFonts w:ascii="Courier New" w:eastAsia="Batang" w:hAnsi="Courier New" w:cs="Courier New"/>
          <w:sz w:val="16"/>
          <w:szCs w:val="16"/>
          <w:lang w:val="nl-BE" w:eastAsia="ko-KR"/>
        </w:rPr>
      </w:pPr>
    </w:p>
    <w:p w14:paraId="02EE1620" w14:textId="77777777" w:rsidR="00AA268B" w:rsidRPr="00D630DD" w:rsidRDefault="00AA268B" w:rsidP="00AA268B">
      <w:pPr>
        <w:rPr>
          <w:rFonts w:ascii="Courier New" w:eastAsia="Batang" w:hAnsi="Courier New" w:cs="Courier New"/>
          <w:sz w:val="16"/>
          <w:szCs w:val="16"/>
          <w:lang w:val="nl-BE" w:eastAsia="ko-KR"/>
        </w:rPr>
      </w:pPr>
    </w:p>
    <w:p w14:paraId="02D381E6" w14:textId="77777777" w:rsidR="00AA268B" w:rsidRPr="00D630DD" w:rsidRDefault="00AA268B" w:rsidP="00AA268B">
      <w:pPr>
        <w:rPr>
          <w:rFonts w:ascii="Courier New" w:eastAsia="Batang" w:hAnsi="Courier New" w:cs="Courier New"/>
          <w:sz w:val="16"/>
          <w:szCs w:val="16"/>
          <w:lang w:val="nl-BE" w:eastAsia="ko-KR"/>
        </w:rPr>
      </w:pPr>
    </w:p>
    <w:p w14:paraId="072B17D9" w14:textId="77777777" w:rsidR="00AA268B" w:rsidRPr="00D630DD" w:rsidRDefault="00AA268B" w:rsidP="00AA268B">
      <w:pPr>
        <w:rPr>
          <w:rFonts w:ascii="Courier New" w:eastAsia="Batang" w:hAnsi="Courier New" w:cs="Courier New"/>
          <w:sz w:val="16"/>
          <w:szCs w:val="16"/>
          <w:lang w:val="nl-BE" w:eastAsia="ko-KR"/>
        </w:rPr>
      </w:pPr>
    </w:p>
    <w:p w14:paraId="1B3E884B" w14:textId="77777777" w:rsidR="00AA268B" w:rsidRPr="00D630DD" w:rsidRDefault="00AA268B" w:rsidP="00AA268B">
      <w:pPr>
        <w:rPr>
          <w:rFonts w:ascii="Courier New" w:eastAsia="Batang" w:hAnsi="Courier New" w:cs="Courier New"/>
          <w:sz w:val="16"/>
          <w:szCs w:val="16"/>
          <w:lang w:val="nl-BE" w:eastAsia="ko-KR"/>
        </w:rPr>
      </w:pPr>
    </w:p>
    <w:p w14:paraId="48FF5465" w14:textId="77777777" w:rsidR="00AA268B" w:rsidRPr="00D630DD" w:rsidRDefault="00AA268B" w:rsidP="00AA268B">
      <w:pPr>
        <w:rPr>
          <w:rFonts w:ascii="Courier New" w:eastAsia="Batang" w:hAnsi="Courier New" w:cs="Courier New"/>
          <w:sz w:val="16"/>
          <w:szCs w:val="16"/>
          <w:lang w:val="nl-BE" w:eastAsia="ko-KR"/>
        </w:rPr>
      </w:pPr>
    </w:p>
    <w:p w14:paraId="06558255" w14:textId="77777777" w:rsidR="00AA268B" w:rsidRPr="00D630DD" w:rsidRDefault="00AA268B" w:rsidP="00AA268B">
      <w:pPr>
        <w:rPr>
          <w:rFonts w:ascii="Courier New" w:eastAsia="Batang" w:hAnsi="Courier New" w:cs="Courier New"/>
          <w:sz w:val="16"/>
          <w:szCs w:val="16"/>
          <w:lang w:val="nl-BE" w:eastAsia="ko-KR"/>
        </w:rPr>
      </w:pPr>
    </w:p>
    <w:p w14:paraId="1975AFFA" w14:textId="77777777" w:rsidR="00AA268B" w:rsidRPr="00D630DD" w:rsidRDefault="00AA268B" w:rsidP="00AA268B">
      <w:pPr>
        <w:rPr>
          <w:rFonts w:ascii="Courier New" w:eastAsia="Batang" w:hAnsi="Courier New" w:cs="Courier New"/>
          <w:sz w:val="16"/>
          <w:szCs w:val="16"/>
          <w:lang w:val="nl-BE" w:eastAsia="ko-KR"/>
        </w:rPr>
      </w:pPr>
    </w:p>
    <w:p w14:paraId="52ECCD08" w14:textId="77777777" w:rsidR="00AA268B" w:rsidRPr="00D630DD" w:rsidRDefault="00AA268B" w:rsidP="00AA268B">
      <w:pPr>
        <w:rPr>
          <w:rFonts w:ascii="Courier New" w:eastAsia="Batang" w:hAnsi="Courier New" w:cs="Courier New"/>
          <w:sz w:val="16"/>
          <w:szCs w:val="16"/>
          <w:lang w:val="nl-BE" w:eastAsia="ko-KR"/>
        </w:rPr>
      </w:pPr>
    </w:p>
    <w:p w14:paraId="6182831F" w14:textId="77777777" w:rsidR="00AA268B" w:rsidRPr="00D630DD" w:rsidRDefault="00AA268B" w:rsidP="00AA268B">
      <w:pPr>
        <w:rPr>
          <w:rFonts w:ascii="Courier New" w:eastAsia="Batang" w:hAnsi="Courier New" w:cs="Courier New"/>
          <w:sz w:val="16"/>
          <w:szCs w:val="16"/>
          <w:lang w:val="nl-BE" w:eastAsia="ko-KR"/>
        </w:rPr>
      </w:pPr>
    </w:p>
    <w:p w14:paraId="66ED2695" w14:textId="77777777" w:rsidR="00AA268B" w:rsidRPr="00D630DD" w:rsidRDefault="00AA268B" w:rsidP="00AA268B">
      <w:pPr>
        <w:rPr>
          <w:rFonts w:ascii="Courier New" w:eastAsia="Batang" w:hAnsi="Courier New" w:cs="Courier New"/>
          <w:sz w:val="16"/>
          <w:szCs w:val="16"/>
          <w:lang w:val="nl-BE" w:eastAsia="ko-KR"/>
        </w:rPr>
      </w:pPr>
    </w:p>
    <w:p w14:paraId="32EE18AB" w14:textId="77777777" w:rsidR="00AA268B" w:rsidRPr="00D630DD" w:rsidRDefault="00AA268B" w:rsidP="00AA268B">
      <w:pPr>
        <w:rPr>
          <w:rFonts w:ascii="Courier New" w:eastAsia="Batang" w:hAnsi="Courier New" w:cs="Courier New"/>
          <w:sz w:val="16"/>
          <w:szCs w:val="16"/>
          <w:lang w:val="nl-BE" w:eastAsia="ko-KR"/>
        </w:rPr>
      </w:pPr>
    </w:p>
    <w:p w14:paraId="7335193B" w14:textId="77777777" w:rsidR="00AA268B" w:rsidRPr="00D630DD" w:rsidRDefault="00AA268B" w:rsidP="00AA268B">
      <w:pPr>
        <w:rPr>
          <w:rFonts w:ascii="Courier New" w:eastAsia="Batang" w:hAnsi="Courier New" w:cs="Courier New"/>
          <w:sz w:val="16"/>
          <w:szCs w:val="16"/>
          <w:lang w:val="nl-BE" w:eastAsia="ko-KR"/>
        </w:rPr>
      </w:pPr>
    </w:p>
    <w:p w14:paraId="5715E6B7" w14:textId="77777777" w:rsidR="00AA268B" w:rsidRPr="00D630DD" w:rsidRDefault="00AA268B" w:rsidP="00AA268B">
      <w:pPr>
        <w:rPr>
          <w:rFonts w:ascii="Courier New" w:eastAsia="Batang" w:hAnsi="Courier New" w:cs="Courier New"/>
          <w:sz w:val="16"/>
          <w:szCs w:val="16"/>
          <w:lang w:val="nl-BE" w:eastAsia="ko-KR"/>
        </w:rPr>
      </w:pPr>
    </w:p>
    <w:p w14:paraId="7E40E51A" w14:textId="77777777" w:rsidR="00AA268B" w:rsidRPr="00D630DD" w:rsidRDefault="00AA268B" w:rsidP="00AA268B">
      <w:pPr>
        <w:rPr>
          <w:rFonts w:ascii="Courier New" w:eastAsia="Batang" w:hAnsi="Courier New" w:cs="Courier New"/>
          <w:sz w:val="16"/>
          <w:szCs w:val="16"/>
          <w:lang w:val="nl-BE" w:eastAsia="ko-KR"/>
        </w:rPr>
      </w:pPr>
    </w:p>
    <w:p w14:paraId="1AA2027F" w14:textId="77777777" w:rsidR="00AA268B" w:rsidRPr="00D630DD" w:rsidRDefault="00AA268B" w:rsidP="00AA268B">
      <w:pPr>
        <w:rPr>
          <w:rFonts w:ascii="Courier New" w:eastAsia="Batang" w:hAnsi="Courier New" w:cs="Courier New"/>
          <w:sz w:val="16"/>
          <w:szCs w:val="16"/>
          <w:lang w:val="nl-BE" w:eastAsia="ko-KR"/>
        </w:rPr>
      </w:pPr>
    </w:p>
    <w:p w14:paraId="544672EA" w14:textId="77777777" w:rsidR="00AA268B" w:rsidRPr="00D630DD" w:rsidRDefault="00AA268B" w:rsidP="00AA268B">
      <w:pPr>
        <w:rPr>
          <w:rFonts w:ascii="Courier New" w:eastAsia="Batang" w:hAnsi="Courier New" w:cs="Courier New"/>
          <w:sz w:val="16"/>
          <w:szCs w:val="16"/>
          <w:lang w:val="nl-BE" w:eastAsia="ko-KR"/>
        </w:rPr>
      </w:pPr>
    </w:p>
    <w:p w14:paraId="2DB35E5D" w14:textId="77777777" w:rsidR="006F3923" w:rsidRPr="00AA268B" w:rsidRDefault="006F3923" w:rsidP="003714B7">
      <w:pPr>
        <w:jc w:val="center"/>
        <w:rPr>
          <w:rFonts w:ascii="Courier New" w:eastAsia="Batang" w:hAnsi="Courier New" w:cs="Courier New"/>
          <w:sz w:val="16"/>
          <w:szCs w:val="16"/>
          <w:lang w:val="nl-BE" w:eastAsia="ko-KR"/>
        </w:rPr>
      </w:pPr>
      <w:r>
        <w:rPr>
          <w:rFonts w:ascii="Copperplate Gothic Bold" w:hAnsi="Copperplate Gothic Bold"/>
          <w:b/>
          <w:sz w:val="32"/>
          <w:szCs w:val="32"/>
          <w:lang w:val="nl-BE"/>
        </w:rPr>
        <w:lastRenderedPageBreak/>
        <w:t>R</w:t>
      </w:r>
      <w:r>
        <w:rPr>
          <w:rFonts w:ascii="Copperplate Gothic Bold" w:hAnsi="Copperplate Gothic Bold"/>
          <w:sz w:val="32"/>
          <w:szCs w:val="32"/>
          <w:lang w:val="nl-BE"/>
        </w:rPr>
        <w:t>ecensies</w:t>
      </w:r>
    </w:p>
    <w:p w14:paraId="5537EA14" w14:textId="77777777" w:rsidR="006F3923" w:rsidRDefault="006F3923" w:rsidP="00B96F5F">
      <w:pPr>
        <w:jc w:val="center"/>
        <w:rPr>
          <w:rFonts w:ascii="Copperplate Gothic Bold" w:hAnsi="Copperplate Gothic Bold"/>
          <w:sz w:val="32"/>
          <w:szCs w:val="32"/>
          <w:lang w:val="nl-BE"/>
        </w:rPr>
      </w:pPr>
    </w:p>
    <w:p w14:paraId="5D1BE85E" w14:textId="77777777" w:rsidR="00A87377" w:rsidRDefault="00A87377" w:rsidP="00B96F5F">
      <w:pPr>
        <w:jc w:val="center"/>
        <w:rPr>
          <w:rFonts w:cs="Arial"/>
          <w:b/>
          <w:lang w:val="nl-BE"/>
        </w:rPr>
      </w:pPr>
    </w:p>
    <w:p w14:paraId="12AE3598" w14:textId="77777777" w:rsidR="006F3923" w:rsidRDefault="006F3923" w:rsidP="0080469A">
      <w:pPr>
        <w:jc w:val="center"/>
        <w:rPr>
          <w:rFonts w:cs="Arial"/>
          <w:b/>
          <w:lang w:val="nl-BE"/>
        </w:rPr>
      </w:pPr>
      <w:r>
        <w:rPr>
          <w:rFonts w:cs="Arial"/>
          <w:b/>
          <w:lang w:val="nl-BE"/>
        </w:rPr>
        <w:t>Bij het verschijnen van de eerste druk</w:t>
      </w:r>
    </w:p>
    <w:p w14:paraId="404ABAB9" w14:textId="77777777" w:rsidR="006F3923" w:rsidRDefault="006F3923" w:rsidP="00B96F5F">
      <w:pPr>
        <w:jc w:val="center"/>
        <w:rPr>
          <w:rFonts w:cs="Arial"/>
          <w:lang w:val="nl-BE"/>
        </w:rPr>
      </w:pPr>
    </w:p>
    <w:p w14:paraId="0DEA0F05" w14:textId="77777777" w:rsidR="006F3923" w:rsidRDefault="006F3923" w:rsidP="006F3923">
      <w:pPr>
        <w:jc w:val="center"/>
        <w:rPr>
          <w:rFonts w:cs="Arial"/>
          <w:lang w:val="nl-BE"/>
        </w:rPr>
      </w:pPr>
    </w:p>
    <w:p w14:paraId="674EF50D" w14:textId="77777777" w:rsidR="006F3923" w:rsidRDefault="006F3923" w:rsidP="00852847">
      <w:pPr>
        <w:jc w:val="right"/>
        <w:rPr>
          <w:rFonts w:cs="Arial"/>
          <w:lang w:val="nl-BE"/>
        </w:rPr>
      </w:pPr>
    </w:p>
    <w:p w14:paraId="5B1BE370" w14:textId="77777777" w:rsidR="006F3923" w:rsidRDefault="006F3923" w:rsidP="006F3923">
      <w:pPr>
        <w:jc w:val="center"/>
        <w:rPr>
          <w:rFonts w:cs="Arial"/>
          <w:lang w:val="nl-BE"/>
        </w:rPr>
      </w:pPr>
    </w:p>
    <w:p w14:paraId="57F13938" w14:textId="77777777" w:rsidR="006F3923" w:rsidRDefault="006F3923" w:rsidP="006F3923">
      <w:pPr>
        <w:jc w:val="center"/>
        <w:rPr>
          <w:rFonts w:cs="Arial"/>
          <w:lang w:val="nl-BE"/>
        </w:rPr>
      </w:pPr>
    </w:p>
    <w:p w14:paraId="5C2D0B02" w14:textId="77777777" w:rsidR="006F3923" w:rsidRDefault="006F3923" w:rsidP="006F3923">
      <w:pPr>
        <w:jc w:val="center"/>
        <w:rPr>
          <w:rFonts w:cs="Arial"/>
          <w:lang w:val="nl-BE"/>
        </w:rPr>
      </w:pPr>
    </w:p>
    <w:p w14:paraId="470C3A9F" w14:textId="77777777" w:rsidR="006F3923" w:rsidRDefault="006F3923" w:rsidP="006F3923">
      <w:pPr>
        <w:jc w:val="center"/>
        <w:rPr>
          <w:rFonts w:cs="Arial"/>
          <w:lang w:val="nl-BE"/>
        </w:rPr>
      </w:pPr>
    </w:p>
    <w:p w14:paraId="3B31B902" w14:textId="77777777" w:rsidR="006F3923" w:rsidRDefault="006F3923" w:rsidP="006F3923">
      <w:pPr>
        <w:jc w:val="center"/>
        <w:rPr>
          <w:rFonts w:cs="Arial"/>
          <w:lang w:val="nl-BE"/>
        </w:rPr>
      </w:pPr>
    </w:p>
    <w:p w14:paraId="7D9353FF" w14:textId="77777777" w:rsidR="006F3923" w:rsidRDefault="006F3923" w:rsidP="006F3923">
      <w:pPr>
        <w:jc w:val="center"/>
        <w:rPr>
          <w:rFonts w:cs="Arial"/>
          <w:lang w:val="nl-BE"/>
        </w:rPr>
      </w:pPr>
    </w:p>
    <w:p w14:paraId="180A486A" w14:textId="77777777" w:rsidR="006F3923" w:rsidRDefault="006F3923" w:rsidP="006F3923">
      <w:pPr>
        <w:jc w:val="center"/>
        <w:rPr>
          <w:rFonts w:cs="Arial"/>
          <w:lang w:val="nl-BE"/>
        </w:rPr>
      </w:pPr>
    </w:p>
    <w:p w14:paraId="5D88B7D7" w14:textId="77777777" w:rsidR="006F3923" w:rsidRDefault="006F3923" w:rsidP="006F3923">
      <w:pPr>
        <w:jc w:val="center"/>
        <w:rPr>
          <w:rFonts w:cs="Arial"/>
          <w:lang w:val="nl-BE"/>
        </w:rPr>
      </w:pPr>
    </w:p>
    <w:p w14:paraId="610188D2" w14:textId="77777777" w:rsidR="006F3923" w:rsidRDefault="006F3923" w:rsidP="006F3923">
      <w:pPr>
        <w:jc w:val="center"/>
        <w:rPr>
          <w:rFonts w:cs="Arial"/>
          <w:lang w:val="nl-BE"/>
        </w:rPr>
      </w:pPr>
    </w:p>
    <w:p w14:paraId="12EAD8B4" w14:textId="77777777" w:rsidR="006F3923" w:rsidRDefault="006F3923" w:rsidP="006F3923">
      <w:pPr>
        <w:jc w:val="center"/>
        <w:rPr>
          <w:rFonts w:cs="Arial"/>
          <w:lang w:val="nl-BE"/>
        </w:rPr>
      </w:pPr>
    </w:p>
    <w:p w14:paraId="568820E5" w14:textId="77777777" w:rsidR="006F3923" w:rsidRDefault="006F3923" w:rsidP="006F3923">
      <w:pPr>
        <w:jc w:val="center"/>
        <w:rPr>
          <w:rFonts w:cs="Arial"/>
          <w:lang w:val="nl-BE"/>
        </w:rPr>
      </w:pPr>
    </w:p>
    <w:p w14:paraId="3F62D12D" w14:textId="77777777" w:rsidR="006F3923" w:rsidRDefault="006F3923" w:rsidP="006F3923">
      <w:pPr>
        <w:jc w:val="center"/>
        <w:rPr>
          <w:rFonts w:cs="Arial"/>
          <w:lang w:val="nl-BE"/>
        </w:rPr>
      </w:pPr>
    </w:p>
    <w:p w14:paraId="4CFF78F9" w14:textId="77777777" w:rsidR="006F3923" w:rsidRDefault="006F3923" w:rsidP="006F3923">
      <w:pPr>
        <w:jc w:val="center"/>
        <w:rPr>
          <w:rFonts w:cs="Arial"/>
          <w:lang w:val="nl-BE"/>
        </w:rPr>
      </w:pPr>
    </w:p>
    <w:p w14:paraId="7FD0C930" w14:textId="77777777" w:rsidR="006F3923" w:rsidRDefault="006F3923" w:rsidP="006F3923">
      <w:pPr>
        <w:jc w:val="center"/>
        <w:rPr>
          <w:rFonts w:cs="Arial"/>
          <w:lang w:val="nl-BE"/>
        </w:rPr>
      </w:pPr>
    </w:p>
    <w:p w14:paraId="07C32363" w14:textId="77777777" w:rsidR="006F3923" w:rsidRDefault="006F3923" w:rsidP="006F3923">
      <w:pPr>
        <w:jc w:val="center"/>
        <w:rPr>
          <w:rFonts w:cs="Arial"/>
          <w:lang w:val="nl-BE"/>
        </w:rPr>
      </w:pPr>
    </w:p>
    <w:p w14:paraId="643144A2" w14:textId="77777777" w:rsidR="006F3923" w:rsidRDefault="006F3923" w:rsidP="006F3923">
      <w:pPr>
        <w:jc w:val="center"/>
        <w:rPr>
          <w:rFonts w:cs="Arial"/>
          <w:lang w:val="nl-BE"/>
        </w:rPr>
      </w:pPr>
    </w:p>
    <w:p w14:paraId="5122F97B" w14:textId="77777777" w:rsidR="006F3923" w:rsidRDefault="006F3923" w:rsidP="006F3923">
      <w:pPr>
        <w:jc w:val="center"/>
        <w:rPr>
          <w:rFonts w:cs="Arial"/>
          <w:lang w:val="nl-BE"/>
        </w:rPr>
      </w:pPr>
    </w:p>
    <w:p w14:paraId="45C9BC79" w14:textId="77777777" w:rsidR="006F3923" w:rsidRDefault="006F3923" w:rsidP="006F3923">
      <w:pPr>
        <w:jc w:val="center"/>
        <w:rPr>
          <w:rFonts w:cs="Arial"/>
          <w:lang w:val="nl-BE"/>
        </w:rPr>
      </w:pPr>
    </w:p>
    <w:p w14:paraId="67505129" w14:textId="77777777" w:rsidR="006F3923" w:rsidRDefault="006F3923" w:rsidP="006F3923">
      <w:pPr>
        <w:jc w:val="center"/>
        <w:rPr>
          <w:rFonts w:cs="Arial"/>
          <w:lang w:val="nl-BE"/>
        </w:rPr>
      </w:pPr>
    </w:p>
    <w:p w14:paraId="0F467E9E" w14:textId="77777777" w:rsidR="006F3923" w:rsidRDefault="006F3923" w:rsidP="006F3923">
      <w:pPr>
        <w:jc w:val="center"/>
        <w:rPr>
          <w:rFonts w:cs="Arial"/>
          <w:lang w:val="nl-BE"/>
        </w:rPr>
      </w:pPr>
    </w:p>
    <w:p w14:paraId="1E743C62" w14:textId="77777777" w:rsidR="006F3923" w:rsidRDefault="006F3923" w:rsidP="006F3923">
      <w:pPr>
        <w:jc w:val="center"/>
        <w:rPr>
          <w:rFonts w:cs="Arial"/>
          <w:lang w:val="nl-BE"/>
        </w:rPr>
      </w:pPr>
    </w:p>
    <w:p w14:paraId="6C3D2BEE" w14:textId="77777777" w:rsidR="006F3923" w:rsidRDefault="006F3923" w:rsidP="006F3923">
      <w:pPr>
        <w:jc w:val="center"/>
        <w:rPr>
          <w:rFonts w:cs="Arial"/>
          <w:lang w:val="nl-BE"/>
        </w:rPr>
      </w:pPr>
    </w:p>
    <w:p w14:paraId="01CB2960" w14:textId="77777777" w:rsidR="00046DDF" w:rsidRDefault="00046DDF" w:rsidP="006F3923">
      <w:pPr>
        <w:tabs>
          <w:tab w:val="left" w:pos="5415"/>
        </w:tabs>
        <w:rPr>
          <w:rFonts w:cs="Arial"/>
          <w:lang w:val="nl-BE"/>
        </w:rPr>
      </w:pPr>
    </w:p>
    <w:p w14:paraId="69FEE82B" w14:textId="77777777" w:rsidR="00017D30" w:rsidRDefault="00017D30" w:rsidP="006F3923">
      <w:pPr>
        <w:tabs>
          <w:tab w:val="left" w:pos="5415"/>
        </w:tabs>
        <w:rPr>
          <w:rFonts w:cs="Arial"/>
          <w:lang w:val="nl-BE"/>
        </w:rPr>
      </w:pPr>
    </w:p>
    <w:p w14:paraId="731D9E79" w14:textId="77777777" w:rsidR="006F3923" w:rsidRPr="00F31697" w:rsidRDefault="00F31697" w:rsidP="006F3923">
      <w:pPr>
        <w:tabs>
          <w:tab w:val="left" w:pos="1985"/>
        </w:tabs>
        <w:jc w:val="both"/>
        <w:rPr>
          <w:rFonts w:cs="Arial"/>
          <w:b/>
          <w:i/>
          <w:sz w:val="20"/>
          <w:szCs w:val="20"/>
          <w:lang w:val="nl-BE"/>
        </w:rPr>
      </w:pPr>
      <w:r>
        <w:rPr>
          <w:rFonts w:cs="Arial"/>
          <w:lang w:val="nl-BE"/>
        </w:rPr>
        <w:t xml:space="preserve">                                                                                 </w:t>
      </w:r>
      <w:r w:rsidR="006F3923" w:rsidRPr="00F31697">
        <w:rPr>
          <w:rFonts w:cs="Arial"/>
          <w:b/>
          <w:i/>
          <w:sz w:val="20"/>
          <w:szCs w:val="20"/>
          <w:lang w:val="nl-BE"/>
        </w:rPr>
        <w:t>Relata refero</w:t>
      </w:r>
    </w:p>
    <w:p w14:paraId="52558B88" w14:textId="77777777" w:rsidR="006F3923" w:rsidRDefault="006F3923" w:rsidP="006F3923">
      <w:pPr>
        <w:tabs>
          <w:tab w:val="left" w:pos="1985"/>
        </w:tabs>
        <w:jc w:val="both"/>
        <w:rPr>
          <w:rFonts w:cs="Arial"/>
          <w:sz w:val="20"/>
          <w:szCs w:val="20"/>
          <w:lang w:val="nl-BE"/>
        </w:rPr>
      </w:pPr>
      <w:r>
        <w:rPr>
          <w:rFonts w:cs="Arial"/>
          <w:sz w:val="20"/>
          <w:szCs w:val="20"/>
          <w:lang w:val="nl-BE"/>
        </w:rPr>
        <w:t xml:space="preserve">                                                                             </w:t>
      </w:r>
      <w:r w:rsidR="00017D30">
        <w:rPr>
          <w:rFonts w:cs="Arial"/>
          <w:sz w:val="20"/>
          <w:szCs w:val="20"/>
          <w:lang w:val="nl-BE"/>
        </w:rPr>
        <w:t xml:space="preserve">   Ik vertel wat mij verteld is</w:t>
      </w:r>
    </w:p>
    <w:p w14:paraId="36D6B8BF" w14:textId="77777777" w:rsidR="00593993" w:rsidRDefault="00593993" w:rsidP="00593993">
      <w:pPr>
        <w:tabs>
          <w:tab w:val="left" w:pos="1985"/>
        </w:tabs>
        <w:rPr>
          <w:rFonts w:cs="Arial"/>
          <w:sz w:val="20"/>
          <w:szCs w:val="20"/>
          <w:lang w:val="nl-BE"/>
        </w:rPr>
      </w:pPr>
    </w:p>
    <w:p w14:paraId="667A5725" w14:textId="77777777" w:rsidR="009B0E88" w:rsidRPr="006726B5" w:rsidRDefault="006726B5" w:rsidP="00BA2F44">
      <w:pPr>
        <w:tabs>
          <w:tab w:val="left" w:pos="1985"/>
        </w:tabs>
        <w:jc w:val="both"/>
        <w:rPr>
          <w:rFonts w:cs="Arial"/>
          <w:b/>
          <w:i/>
          <w:sz w:val="20"/>
          <w:szCs w:val="20"/>
          <w:lang w:val="nl-BE"/>
        </w:rPr>
      </w:pPr>
      <w:r w:rsidRPr="006726B5">
        <w:rPr>
          <w:rFonts w:cs="Arial"/>
          <w:i/>
          <w:sz w:val="20"/>
          <w:szCs w:val="20"/>
          <w:lang w:val="nl-BE"/>
        </w:rPr>
        <w:lastRenderedPageBreak/>
        <w:t xml:space="preserve"> </w:t>
      </w:r>
      <w:r w:rsidR="00686878">
        <w:rPr>
          <w:rFonts w:cs="Arial"/>
          <w:i/>
          <w:sz w:val="20"/>
          <w:szCs w:val="20"/>
          <w:lang w:val="nl-BE"/>
        </w:rPr>
        <w:t xml:space="preserve">  </w:t>
      </w:r>
      <w:r w:rsidR="00AB7A43">
        <w:rPr>
          <w:rFonts w:cs="Arial"/>
          <w:sz w:val="20"/>
          <w:szCs w:val="20"/>
          <w:lang w:val="nl-BE"/>
        </w:rPr>
        <w:t>Clubblad</w:t>
      </w:r>
      <w:r w:rsidR="00686878">
        <w:rPr>
          <w:rFonts w:cs="Arial"/>
          <w:sz w:val="20"/>
          <w:szCs w:val="20"/>
          <w:lang w:val="nl-BE"/>
        </w:rPr>
        <w:t xml:space="preserve"> </w:t>
      </w:r>
      <w:r w:rsidR="006F3923" w:rsidRPr="00EB7642">
        <w:rPr>
          <w:rFonts w:cs="Arial"/>
          <w:b/>
          <w:sz w:val="20"/>
          <w:szCs w:val="20"/>
          <w:lang w:val="nl-BE"/>
        </w:rPr>
        <w:t>VLAANDEREN SCHAAKT</w:t>
      </w:r>
      <w:r w:rsidR="00AB7A43">
        <w:rPr>
          <w:rFonts w:cs="Arial"/>
          <w:b/>
          <w:sz w:val="20"/>
          <w:szCs w:val="20"/>
          <w:lang w:val="nl-BE"/>
        </w:rPr>
        <w:t>:</w:t>
      </w:r>
      <w:r w:rsidR="006F3923" w:rsidRPr="00EB7642">
        <w:rPr>
          <w:rFonts w:cs="Arial"/>
          <w:b/>
          <w:sz w:val="20"/>
          <w:szCs w:val="20"/>
          <w:lang w:val="nl-BE"/>
        </w:rPr>
        <w:t xml:space="preserve"> </w:t>
      </w:r>
      <w:r w:rsidR="0043474C" w:rsidRPr="00EB7642">
        <w:rPr>
          <w:rFonts w:cs="Arial"/>
          <w:sz w:val="20"/>
          <w:szCs w:val="20"/>
          <w:lang w:val="nl-BE"/>
        </w:rPr>
        <w:t>nr 74</w:t>
      </w:r>
      <w:r w:rsidR="0043474C">
        <w:rPr>
          <w:rFonts w:cs="Arial"/>
          <w:sz w:val="20"/>
          <w:szCs w:val="20"/>
          <w:lang w:val="nl-BE"/>
        </w:rPr>
        <w:t xml:space="preserve"> </w:t>
      </w:r>
      <w:r w:rsidR="00BA2F44">
        <w:rPr>
          <w:rFonts w:cs="Arial"/>
          <w:i/>
          <w:sz w:val="20"/>
          <w:szCs w:val="20"/>
          <w:lang w:val="nl-BE"/>
        </w:rPr>
        <w:t>(</w:t>
      </w:r>
      <w:r w:rsidR="006F3923" w:rsidRPr="006726B5">
        <w:rPr>
          <w:rFonts w:cs="Arial"/>
          <w:i/>
          <w:sz w:val="20"/>
          <w:szCs w:val="20"/>
          <w:lang w:val="nl-BE"/>
        </w:rPr>
        <w:t>November 2008</w:t>
      </w:r>
      <w:r w:rsidR="00BA2F44">
        <w:rPr>
          <w:rFonts w:cs="Arial"/>
          <w:i/>
          <w:sz w:val="20"/>
          <w:szCs w:val="20"/>
          <w:lang w:val="nl-BE"/>
        </w:rPr>
        <w:t>)</w:t>
      </w:r>
      <w:r w:rsidR="006F3923" w:rsidRPr="006726B5">
        <w:rPr>
          <w:rFonts w:cs="Arial"/>
          <w:i/>
          <w:sz w:val="20"/>
          <w:szCs w:val="20"/>
          <w:lang w:val="nl-BE"/>
        </w:rPr>
        <w:t xml:space="preserve"> </w:t>
      </w:r>
    </w:p>
    <w:p w14:paraId="7E6E0586" w14:textId="77777777" w:rsidR="00396FB3" w:rsidRDefault="009B0E88" w:rsidP="006F3923">
      <w:pPr>
        <w:tabs>
          <w:tab w:val="left" w:pos="1985"/>
        </w:tabs>
        <w:jc w:val="both"/>
        <w:rPr>
          <w:rFonts w:cs="Arial"/>
          <w:b/>
          <w:i/>
          <w:sz w:val="20"/>
          <w:szCs w:val="20"/>
          <w:lang w:val="nl-BE"/>
        </w:rPr>
      </w:pPr>
      <w:r w:rsidRPr="006726B5">
        <w:rPr>
          <w:rFonts w:cs="Arial"/>
          <w:b/>
          <w:i/>
          <w:sz w:val="20"/>
          <w:szCs w:val="20"/>
          <w:lang w:val="nl-BE"/>
        </w:rPr>
        <w:t xml:space="preserve">   </w:t>
      </w:r>
      <w:r w:rsidR="006F3923" w:rsidRPr="006726B5">
        <w:rPr>
          <w:rFonts w:cs="Arial"/>
          <w:b/>
          <w:i/>
          <w:sz w:val="20"/>
          <w:szCs w:val="20"/>
          <w:lang w:val="nl-BE"/>
        </w:rPr>
        <w:t>SchaakStudieSpinsels</w:t>
      </w:r>
      <w:r w:rsidR="00396FB3">
        <w:rPr>
          <w:rFonts w:cs="Arial"/>
          <w:b/>
          <w:sz w:val="20"/>
          <w:szCs w:val="20"/>
          <w:lang w:val="nl-BE"/>
        </w:rPr>
        <w:t xml:space="preserve"> </w:t>
      </w:r>
    </w:p>
    <w:p w14:paraId="5DD6D2C6" w14:textId="77777777" w:rsidR="00396FB3" w:rsidRDefault="00396FB3" w:rsidP="006F3923">
      <w:pPr>
        <w:tabs>
          <w:tab w:val="left" w:pos="1985"/>
        </w:tabs>
        <w:jc w:val="both"/>
        <w:rPr>
          <w:rFonts w:cs="Arial"/>
          <w:i/>
          <w:sz w:val="20"/>
          <w:szCs w:val="20"/>
          <w:lang w:val="nl-BE"/>
        </w:rPr>
      </w:pPr>
      <w:r>
        <w:rPr>
          <w:rFonts w:cs="Arial"/>
          <w:i/>
          <w:sz w:val="20"/>
          <w:szCs w:val="20"/>
          <w:lang w:val="nl-BE"/>
        </w:rPr>
        <w:t xml:space="preserve">   </w:t>
      </w:r>
    </w:p>
    <w:p w14:paraId="1560E1C1" w14:textId="77777777" w:rsidR="006F3923" w:rsidRPr="00396FB3" w:rsidRDefault="00686878" w:rsidP="006F3923">
      <w:pPr>
        <w:tabs>
          <w:tab w:val="left" w:pos="1985"/>
        </w:tabs>
        <w:jc w:val="both"/>
        <w:rPr>
          <w:rFonts w:cs="Arial"/>
          <w:i/>
          <w:sz w:val="20"/>
          <w:szCs w:val="20"/>
          <w:lang w:val="nl-BE"/>
        </w:rPr>
      </w:pPr>
      <w:r>
        <w:rPr>
          <w:rFonts w:cs="Arial"/>
          <w:i/>
          <w:sz w:val="20"/>
          <w:szCs w:val="20"/>
          <w:lang w:val="nl-BE"/>
        </w:rPr>
        <w:t xml:space="preserve">   “</w:t>
      </w:r>
      <w:r w:rsidR="006F3923" w:rsidRPr="00396FB3">
        <w:rPr>
          <w:rFonts w:cs="Arial"/>
          <w:i/>
          <w:sz w:val="20"/>
          <w:szCs w:val="20"/>
          <w:lang w:val="nl-BE"/>
        </w:rPr>
        <w:t>Zo’n vijftig jaar geleden nam de Wilrijkse binnenhuisarchitect Ignace Van</w:t>
      </w:r>
      <w:r w:rsidR="00A77243">
        <w:rPr>
          <w:rFonts w:cs="Arial"/>
          <w:i/>
          <w:sz w:val="20"/>
          <w:szCs w:val="20"/>
          <w:lang w:val="nl-BE"/>
        </w:rPr>
        <w:t>-</w:t>
      </w:r>
      <w:r w:rsidR="006F3923" w:rsidRPr="00396FB3">
        <w:rPr>
          <w:rFonts w:cs="Arial"/>
          <w:i/>
          <w:sz w:val="20"/>
          <w:szCs w:val="20"/>
          <w:lang w:val="nl-BE"/>
        </w:rPr>
        <w:t xml:space="preserve">decasteele het boek </w:t>
      </w:r>
      <w:r w:rsidR="00E2572E">
        <w:rPr>
          <w:rFonts w:cs="Arial"/>
          <w:i/>
          <w:sz w:val="20"/>
          <w:szCs w:val="20"/>
          <w:lang w:val="nl-BE"/>
        </w:rPr>
        <w:t>‘</w:t>
      </w:r>
      <w:r w:rsidR="006F3923" w:rsidRPr="00396FB3">
        <w:rPr>
          <w:rFonts w:cs="Arial"/>
          <w:i/>
          <w:sz w:val="20"/>
          <w:szCs w:val="20"/>
          <w:lang w:val="nl-BE"/>
        </w:rPr>
        <w:t>Schaakstukken spelen voor U</w:t>
      </w:r>
      <w:r w:rsidR="00E2572E">
        <w:rPr>
          <w:rFonts w:cs="Arial"/>
          <w:i/>
          <w:sz w:val="20"/>
          <w:szCs w:val="20"/>
          <w:lang w:val="nl-BE"/>
        </w:rPr>
        <w:t>’</w:t>
      </w:r>
      <w:r w:rsidR="00756451">
        <w:rPr>
          <w:rFonts w:cs="Arial"/>
          <w:i/>
          <w:sz w:val="20"/>
          <w:szCs w:val="20"/>
          <w:lang w:val="nl-BE"/>
        </w:rPr>
        <w:t xml:space="preserve"> van Hans Bouw</w:t>
      </w:r>
      <w:r w:rsidR="006F3923" w:rsidRPr="00396FB3">
        <w:rPr>
          <w:rFonts w:cs="Arial"/>
          <w:i/>
          <w:sz w:val="20"/>
          <w:szCs w:val="20"/>
          <w:lang w:val="nl-BE"/>
        </w:rPr>
        <w:t>meester ter hand. Hij werd onmiddellijk geboeid door de prachtige e</w:t>
      </w:r>
      <w:r w:rsidR="00756451">
        <w:rPr>
          <w:rFonts w:cs="Arial"/>
          <w:i/>
          <w:sz w:val="20"/>
          <w:szCs w:val="20"/>
          <w:lang w:val="nl-BE"/>
        </w:rPr>
        <w:t>ind</w:t>
      </w:r>
      <w:r w:rsidR="006F3923" w:rsidRPr="00396FB3">
        <w:rPr>
          <w:rFonts w:cs="Arial"/>
          <w:i/>
          <w:sz w:val="20"/>
          <w:szCs w:val="20"/>
          <w:lang w:val="nl-BE"/>
        </w:rPr>
        <w:t>spelstudies die de Nederlandse IM presenteerde. Zelf speelde Ignace geen competieschaak (hij kende eigenlijk niet meer dan de regels van het spel), maar de studies maakten zo’n indruk op hem, dat hij besloot er zelf ook te maken..</w:t>
      </w:r>
    </w:p>
    <w:p w14:paraId="40C16B33" w14:textId="77777777" w:rsidR="006F3923" w:rsidRPr="00396FB3" w:rsidRDefault="0041573C" w:rsidP="006F3923">
      <w:pPr>
        <w:tabs>
          <w:tab w:val="left" w:pos="1985"/>
        </w:tabs>
        <w:jc w:val="both"/>
        <w:rPr>
          <w:rFonts w:cs="Arial"/>
          <w:i/>
          <w:sz w:val="20"/>
          <w:szCs w:val="20"/>
          <w:lang w:val="nl-BE"/>
        </w:rPr>
      </w:pPr>
      <w:r w:rsidRPr="00396FB3">
        <w:rPr>
          <w:rFonts w:cs="Arial"/>
          <w:i/>
          <w:sz w:val="20"/>
          <w:szCs w:val="20"/>
          <w:lang w:val="nl-BE"/>
        </w:rPr>
        <w:t xml:space="preserve">   </w:t>
      </w:r>
      <w:r w:rsidR="006F3923" w:rsidRPr="00396FB3">
        <w:rPr>
          <w:rFonts w:cs="Arial"/>
          <w:i/>
          <w:sz w:val="20"/>
          <w:szCs w:val="20"/>
          <w:lang w:val="nl-BE"/>
        </w:rPr>
        <w:t>Vijftig jaar later is Ignace bij wijze van spreken nog nooit in een schaak-club geweest, maar hij heeft wel een rijk gevuld oeuvre aan eindspelstudies bijeen gecomponeerd. Zelfs zijn eerste “kleine” werkjes zijn de moeite waard, maar in de loop der jaren heeft hij m</w:t>
      </w:r>
      <w:r w:rsidR="000D07BF">
        <w:rPr>
          <w:rFonts w:cs="Arial"/>
          <w:i/>
          <w:sz w:val="20"/>
          <w:szCs w:val="20"/>
          <w:lang w:val="nl-BE"/>
        </w:rPr>
        <w:t>et dikwijls gesofisticeerde wer</w:t>
      </w:r>
      <w:r w:rsidR="006F3923" w:rsidRPr="00396FB3">
        <w:rPr>
          <w:rFonts w:cs="Arial"/>
          <w:i/>
          <w:sz w:val="20"/>
          <w:szCs w:val="20"/>
          <w:lang w:val="nl-BE"/>
        </w:rPr>
        <w:t>ken vele prijzen behaald. Als man van d</w:t>
      </w:r>
      <w:r w:rsidR="000D07BF">
        <w:rPr>
          <w:rFonts w:cs="Arial"/>
          <w:i/>
          <w:sz w:val="20"/>
          <w:szCs w:val="20"/>
          <w:lang w:val="nl-BE"/>
        </w:rPr>
        <w:t>e esthetica stond schoonheid na</w:t>
      </w:r>
      <w:r w:rsidR="006F3923" w:rsidRPr="00396FB3">
        <w:rPr>
          <w:rFonts w:cs="Arial"/>
          <w:i/>
          <w:sz w:val="20"/>
          <w:szCs w:val="20"/>
          <w:lang w:val="nl-BE"/>
        </w:rPr>
        <w:t>tuurlijk hoog in het vaandel. Bijna al zijn studies ogen dan ook erg prettig. Eén van zijn beste en bekendste is de vo</w:t>
      </w:r>
      <w:r w:rsidR="000D07BF">
        <w:rPr>
          <w:rFonts w:cs="Arial"/>
          <w:i/>
          <w:sz w:val="20"/>
          <w:szCs w:val="20"/>
          <w:lang w:val="nl-BE"/>
        </w:rPr>
        <w:t>lgende. Let uiteraard op de op</w:t>
      </w:r>
      <w:r w:rsidR="006F3923" w:rsidRPr="00396FB3">
        <w:rPr>
          <w:rFonts w:cs="Arial"/>
          <w:i/>
          <w:sz w:val="20"/>
          <w:szCs w:val="20"/>
          <w:lang w:val="nl-BE"/>
        </w:rPr>
        <w:t>merkelijke uit</w:t>
      </w:r>
      <w:r w:rsidR="000D07BF">
        <w:rPr>
          <w:rFonts w:cs="Arial"/>
          <w:i/>
          <w:sz w:val="20"/>
          <w:szCs w:val="20"/>
          <w:lang w:val="nl-BE"/>
        </w:rPr>
        <w:t>-</w:t>
      </w:r>
      <w:r w:rsidR="006F3923" w:rsidRPr="00396FB3">
        <w:rPr>
          <w:rFonts w:cs="Arial"/>
          <w:i/>
          <w:sz w:val="20"/>
          <w:szCs w:val="20"/>
          <w:lang w:val="nl-BE"/>
        </w:rPr>
        <w:t xml:space="preserve">gangspositie. We laten de auteur even zelf aan het woord. </w:t>
      </w:r>
    </w:p>
    <w:p w14:paraId="573A654F" w14:textId="77777777" w:rsidR="006F3923" w:rsidRPr="00396FB3" w:rsidRDefault="006F3923" w:rsidP="006F3923">
      <w:pPr>
        <w:tabs>
          <w:tab w:val="left" w:pos="1985"/>
        </w:tabs>
        <w:jc w:val="both"/>
        <w:rPr>
          <w:rFonts w:cs="Arial"/>
          <w:i/>
          <w:sz w:val="20"/>
          <w:szCs w:val="20"/>
          <w:lang w:val="nl-BE"/>
        </w:rPr>
      </w:pPr>
    </w:p>
    <w:p w14:paraId="764D631C"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Ignace Vandecasteele  </w:t>
      </w:r>
      <w:r w:rsidRPr="00017D7A">
        <w:rPr>
          <w:rFonts w:cs="Arial"/>
          <w:sz w:val="20"/>
          <w:szCs w:val="20"/>
          <w:lang w:val="nl-BE"/>
        </w:rPr>
        <w:t>1</w:t>
      </w:r>
      <w:r w:rsidRPr="00017D7A">
        <w:rPr>
          <w:rFonts w:cs="Arial"/>
          <w:sz w:val="20"/>
          <w:szCs w:val="20"/>
          <w:vertAlign w:val="superscript"/>
          <w:lang w:val="nl-BE"/>
        </w:rPr>
        <w:t>ste</w:t>
      </w:r>
      <w:r w:rsidRPr="00017D7A">
        <w:rPr>
          <w:rFonts w:cs="Arial"/>
          <w:sz w:val="20"/>
          <w:szCs w:val="20"/>
          <w:lang w:val="nl-BE"/>
        </w:rPr>
        <w:t xml:space="preserve"> Eerv. Verm. Vecherny Tbilissi, 1966</w:t>
      </w:r>
    </w:p>
    <w:p w14:paraId="11E01A18" w14:textId="77777777" w:rsidR="006F3923" w:rsidRPr="00017D7A" w:rsidRDefault="006F3923" w:rsidP="006F3923">
      <w:pPr>
        <w:tabs>
          <w:tab w:val="left" w:pos="1985"/>
        </w:tabs>
        <w:jc w:val="both"/>
        <w:rPr>
          <w:rFonts w:cs="Arial"/>
          <w:sz w:val="20"/>
          <w:szCs w:val="20"/>
          <w:lang w:val="nl-BE"/>
        </w:rPr>
      </w:pPr>
      <w:r w:rsidRPr="00017D7A">
        <w:rPr>
          <w:rFonts w:cs="Arial"/>
          <w:b/>
          <w:sz w:val="20"/>
          <w:szCs w:val="20"/>
          <w:lang w:val="nl-BE"/>
        </w:rPr>
        <w:t xml:space="preserve">   Kb2 Ld4 Pb3 / Kb4 Pb1 c4 e4 +  </w:t>
      </w:r>
      <w:r w:rsidRPr="00017D7A">
        <w:rPr>
          <w:rFonts w:cs="Arial"/>
          <w:sz w:val="20"/>
          <w:szCs w:val="20"/>
          <w:lang w:val="nl-BE"/>
        </w:rPr>
        <w:t>Wit aan zet wint.</w:t>
      </w:r>
    </w:p>
    <w:p w14:paraId="5D55B401"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w:t>
      </w:r>
      <w:r w:rsidRPr="00017D7A">
        <w:rPr>
          <w:rFonts w:cs="Arial"/>
          <w:b/>
          <w:sz w:val="20"/>
          <w:szCs w:val="20"/>
          <w:lang w:val="nl-BE"/>
        </w:rPr>
        <w:tab/>
        <w:t xml:space="preserve">1.Pc1 </w:t>
      </w:r>
      <w:r w:rsidRPr="00017D7A">
        <w:rPr>
          <w:rFonts w:cs="Arial"/>
          <w:b/>
          <w:sz w:val="20"/>
          <w:szCs w:val="20"/>
          <w:lang w:val="nl-BE"/>
        </w:rPr>
        <w:tab/>
        <w:t xml:space="preserve">Pa3 </w:t>
      </w:r>
    </w:p>
    <w:p w14:paraId="3BE7676D" w14:textId="77777777" w:rsidR="006F3923" w:rsidRPr="00017D7A" w:rsidRDefault="00252879" w:rsidP="006F3923">
      <w:pPr>
        <w:tabs>
          <w:tab w:val="left" w:pos="1985"/>
        </w:tabs>
        <w:jc w:val="both"/>
        <w:rPr>
          <w:rFonts w:cs="Arial"/>
          <w:sz w:val="20"/>
          <w:szCs w:val="20"/>
          <w:lang w:val="nl-BE"/>
        </w:rPr>
      </w:pPr>
      <w:r w:rsidRPr="00017D7A">
        <w:rPr>
          <w:rFonts w:cs="Arial"/>
          <w:sz w:val="20"/>
          <w:szCs w:val="20"/>
          <w:lang w:val="nl-BE"/>
        </w:rPr>
        <w:t xml:space="preserve">   </w:t>
      </w:r>
      <w:r w:rsidR="006F3923" w:rsidRPr="00017D7A">
        <w:rPr>
          <w:rFonts w:cs="Arial"/>
          <w:sz w:val="20"/>
          <w:szCs w:val="20"/>
          <w:lang w:val="nl-BE"/>
        </w:rPr>
        <w:t xml:space="preserve">En niet 1…Pd2? 2.Lc3+ K~ 3.Lxd2. </w:t>
      </w:r>
    </w:p>
    <w:p w14:paraId="37778B01"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2.Pa2+ </w:t>
      </w:r>
      <w:r w:rsidRPr="00017D7A">
        <w:rPr>
          <w:rFonts w:cs="Arial"/>
          <w:b/>
          <w:sz w:val="20"/>
          <w:szCs w:val="20"/>
          <w:lang w:val="nl-BE"/>
        </w:rPr>
        <w:tab/>
        <w:t xml:space="preserve">Ka4 </w:t>
      </w:r>
    </w:p>
    <w:p w14:paraId="001C6701"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3.Pc3+ </w:t>
      </w:r>
      <w:r w:rsidRPr="00017D7A">
        <w:rPr>
          <w:rFonts w:cs="Arial"/>
          <w:b/>
          <w:sz w:val="20"/>
          <w:szCs w:val="20"/>
          <w:lang w:val="nl-BE"/>
        </w:rPr>
        <w:tab/>
        <w:t xml:space="preserve">Kb4 </w:t>
      </w:r>
    </w:p>
    <w:p w14:paraId="5CA84955"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4.Pd5+ </w:t>
      </w:r>
      <w:r w:rsidRPr="00017D7A">
        <w:rPr>
          <w:rFonts w:cs="Arial"/>
          <w:b/>
          <w:sz w:val="20"/>
          <w:szCs w:val="20"/>
          <w:lang w:val="nl-BE"/>
        </w:rPr>
        <w:tab/>
        <w:t xml:space="preserve">Ka4 </w:t>
      </w:r>
    </w:p>
    <w:p w14:paraId="3F123605"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5.Pb6+ </w:t>
      </w:r>
    </w:p>
    <w:p w14:paraId="38AF3482" w14:textId="77777777" w:rsidR="006F3923" w:rsidRPr="00017D7A" w:rsidRDefault="006F3923" w:rsidP="006F3923">
      <w:pPr>
        <w:tabs>
          <w:tab w:val="left" w:pos="1985"/>
        </w:tabs>
        <w:jc w:val="both"/>
        <w:rPr>
          <w:rFonts w:cs="Arial"/>
          <w:sz w:val="20"/>
          <w:szCs w:val="20"/>
          <w:lang w:val="nl-BE"/>
        </w:rPr>
      </w:pPr>
      <w:r w:rsidRPr="00017D7A">
        <w:rPr>
          <w:rFonts w:cs="Arial"/>
          <w:sz w:val="20"/>
          <w:szCs w:val="20"/>
          <w:lang w:val="nl-BE"/>
        </w:rPr>
        <w:t xml:space="preserve">   Een eerste pogong om de Friese volbloed naar veld b5 te dwingen faalt: 5.Lc3? e3 6.Le1 e2 7.Pc3+ Kb4 8.Pb1+ c3 9.Lxc3 Ka4 1.Pxa3 e1D 11.Lxc1, pat.                </w:t>
      </w:r>
      <w:r w:rsidRPr="00017D7A">
        <w:rPr>
          <w:rFonts w:cs="Arial"/>
          <w:b/>
          <w:sz w:val="20"/>
          <w:szCs w:val="20"/>
          <w:lang w:val="nl-BE"/>
        </w:rPr>
        <w:t>5…</w:t>
      </w:r>
      <w:r w:rsidRPr="00017D7A">
        <w:rPr>
          <w:rFonts w:cs="Arial"/>
          <w:b/>
          <w:sz w:val="20"/>
          <w:szCs w:val="20"/>
          <w:lang w:val="nl-BE"/>
        </w:rPr>
        <w:tab/>
        <w:t xml:space="preserve">Kb4 </w:t>
      </w:r>
      <w:r w:rsidRPr="00017D7A">
        <w:rPr>
          <w:rFonts w:cs="Arial"/>
          <w:b/>
          <w:sz w:val="20"/>
          <w:szCs w:val="20"/>
          <w:lang w:val="nl-BE"/>
        </w:rPr>
        <w:tab/>
      </w:r>
    </w:p>
    <w:p w14:paraId="347E3F23"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6.Lc3+ </w:t>
      </w:r>
      <w:r w:rsidRPr="00017D7A">
        <w:rPr>
          <w:rFonts w:cs="Arial"/>
          <w:b/>
          <w:sz w:val="20"/>
          <w:szCs w:val="20"/>
          <w:lang w:val="nl-BE"/>
        </w:rPr>
        <w:tab/>
        <w:t xml:space="preserve">Kb5  </w:t>
      </w:r>
    </w:p>
    <w:p w14:paraId="6A48E85F" w14:textId="77777777" w:rsidR="006F3923" w:rsidRPr="00017D7A" w:rsidRDefault="006F3923" w:rsidP="006F3923">
      <w:pPr>
        <w:tabs>
          <w:tab w:val="left" w:pos="1985"/>
        </w:tabs>
        <w:jc w:val="both"/>
        <w:rPr>
          <w:rFonts w:cs="Arial"/>
          <w:sz w:val="20"/>
          <w:szCs w:val="20"/>
          <w:lang w:val="nl-BE"/>
        </w:rPr>
      </w:pPr>
      <w:r w:rsidRPr="00017D7A">
        <w:rPr>
          <w:rFonts w:cs="Arial"/>
          <w:sz w:val="20"/>
          <w:szCs w:val="20"/>
          <w:lang w:val="nl-BE"/>
        </w:rPr>
        <w:t xml:space="preserve">   Zwart ontneemt gedwongen het vluchtveld voor zijn paard, wil hij dit niet verliezen: 6…Kc5? 7.Pa4+ Kb5 8.Kxa3 </w:t>
      </w:r>
    </w:p>
    <w:p w14:paraId="0A07695E"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7.Pd7 </w:t>
      </w:r>
      <w:r w:rsidRPr="00017D7A">
        <w:rPr>
          <w:rFonts w:cs="Arial"/>
          <w:b/>
          <w:sz w:val="20"/>
          <w:szCs w:val="20"/>
          <w:lang w:val="nl-BE"/>
        </w:rPr>
        <w:tab/>
        <w:t xml:space="preserve">Ka4 </w:t>
      </w:r>
    </w:p>
    <w:p w14:paraId="5962015B" w14:textId="77777777" w:rsidR="006F3923" w:rsidRPr="00017D7A" w:rsidRDefault="006F3923" w:rsidP="006F3923">
      <w:pPr>
        <w:tabs>
          <w:tab w:val="left" w:pos="1985"/>
        </w:tabs>
        <w:jc w:val="both"/>
        <w:rPr>
          <w:rFonts w:cs="Arial"/>
          <w:sz w:val="20"/>
          <w:szCs w:val="20"/>
          <w:lang w:val="nl-BE"/>
        </w:rPr>
      </w:pPr>
      <w:r w:rsidRPr="00017D7A">
        <w:rPr>
          <w:rFonts w:cs="Arial"/>
          <w:sz w:val="20"/>
          <w:szCs w:val="20"/>
          <w:lang w:val="nl-BE"/>
        </w:rPr>
        <w:t xml:space="preserve">   En niet 7…Kc6? 8.Pc5+ K~ 9.Kxa3. </w:t>
      </w:r>
    </w:p>
    <w:p w14:paraId="1FDAE178"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8.Pc5+</w:t>
      </w:r>
      <w:r w:rsidRPr="00017D7A">
        <w:rPr>
          <w:rFonts w:cs="Arial"/>
          <w:b/>
          <w:sz w:val="20"/>
          <w:szCs w:val="20"/>
          <w:lang w:val="nl-BE"/>
        </w:rPr>
        <w:tab/>
        <w:t xml:space="preserve">Kb5 </w:t>
      </w:r>
    </w:p>
    <w:p w14:paraId="2B08712B"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9.Pxe4</w:t>
      </w:r>
      <w:r w:rsidRPr="00017D7A">
        <w:rPr>
          <w:rFonts w:cs="Arial"/>
          <w:b/>
          <w:sz w:val="20"/>
          <w:szCs w:val="20"/>
          <w:lang w:val="nl-BE"/>
        </w:rPr>
        <w:tab/>
        <w:t>Ka4</w:t>
      </w:r>
    </w:p>
    <w:p w14:paraId="7DEA376A"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10.Pc5+</w:t>
      </w:r>
      <w:r w:rsidRPr="00017D7A">
        <w:rPr>
          <w:rFonts w:cs="Arial"/>
          <w:b/>
          <w:sz w:val="20"/>
          <w:szCs w:val="20"/>
          <w:lang w:val="nl-BE"/>
        </w:rPr>
        <w:tab/>
      </w:r>
    </w:p>
    <w:p w14:paraId="1D5CD193" w14:textId="77777777" w:rsidR="00DF2BC7" w:rsidRPr="00017D7A" w:rsidRDefault="006F3923" w:rsidP="006F3923">
      <w:pPr>
        <w:tabs>
          <w:tab w:val="left" w:pos="1985"/>
        </w:tabs>
        <w:jc w:val="both"/>
        <w:rPr>
          <w:rFonts w:cs="Arial"/>
          <w:sz w:val="20"/>
          <w:szCs w:val="20"/>
          <w:lang w:val="nl-BE"/>
        </w:rPr>
      </w:pPr>
      <w:r w:rsidRPr="00017D7A">
        <w:rPr>
          <w:rFonts w:cs="Arial"/>
          <w:sz w:val="20"/>
          <w:szCs w:val="20"/>
          <w:lang w:val="nl-BE"/>
        </w:rPr>
        <w:t xml:space="preserve">   Een tweede poging om het zwarte paard naar veld b5 te lokken faalt</w:t>
      </w:r>
      <w:r w:rsidR="00057A68" w:rsidRPr="00017D7A">
        <w:rPr>
          <w:rFonts w:cs="Arial"/>
          <w:sz w:val="20"/>
          <w:szCs w:val="20"/>
          <w:lang w:val="nl-BE"/>
        </w:rPr>
        <w:t xml:space="preserve"> e</w:t>
      </w:r>
      <w:r w:rsidR="002477B1" w:rsidRPr="00017D7A">
        <w:rPr>
          <w:rFonts w:cs="Arial"/>
          <w:sz w:val="20"/>
          <w:szCs w:val="20"/>
          <w:lang w:val="nl-BE"/>
        </w:rPr>
        <w:t>ve</w:t>
      </w:r>
      <w:r w:rsidRPr="00017D7A">
        <w:rPr>
          <w:rFonts w:cs="Arial"/>
          <w:sz w:val="20"/>
          <w:szCs w:val="20"/>
          <w:lang w:val="nl-BE"/>
        </w:rPr>
        <w:t xml:space="preserve">neens: 10.Ld2? of 10.Le1? c3+ 11.Pxc3+ Kb4 12.Pd1+ Ka4 13.Pxa3, en ook hier pat.        </w:t>
      </w:r>
    </w:p>
    <w:p w14:paraId="0CE0B5D1" w14:textId="77777777" w:rsidR="006F3923" w:rsidRPr="00017D7A" w:rsidRDefault="00DF2BC7" w:rsidP="006F3923">
      <w:pPr>
        <w:tabs>
          <w:tab w:val="left" w:pos="1985"/>
        </w:tabs>
        <w:jc w:val="both"/>
        <w:rPr>
          <w:rFonts w:cs="Arial"/>
          <w:sz w:val="20"/>
          <w:szCs w:val="20"/>
          <w:lang w:val="nl-BE"/>
        </w:rPr>
      </w:pPr>
      <w:r w:rsidRPr="00017D7A">
        <w:rPr>
          <w:rFonts w:cs="Arial"/>
          <w:sz w:val="20"/>
          <w:szCs w:val="20"/>
          <w:lang w:val="nl-BE"/>
        </w:rPr>
        <w:t xml:space="preserve">                                 </w:t>
      </w:r>
      <w:r w:rsidR="009B0E88" w:rsidRPr="00017D7A">
        <w:rPr>
          <w:rFonts w:cs="Arial"/>
          <w:sz w:val="20"/>
          <w:szCs w:val="20"/>
          <w:lang w:val="nl-BE"/>
        </w:rPr>
        <w:t xml:space="preserve"> </w:t>
      </w:r>
      <w:r w:rsidR="006F3923" w:rsidRPr="00017D7A">
        <w:rPr>
          <w:rFonts w:cs="Arial"/>
          <w:b/>
          <w:sz w:val="20"/>
          <w:szCs w:val="20"/>
          <w:lang w:val="nl-BE"/>
        </w:rPr>
        <w:t>10…</w:t>
      </w:r>
      <w:r w:rsidR="006F3923" w:rsidRPr="00017D7A">
        <w:rPr>
          <w:rFonts w:cs="Arial"/>
          <w:b/>
          <w:sz w:val="20"/>
          <w:szCs w:val="20"/>
          <w:lang w:val="nl-BE"/>
        </w:rPr>
        <w:tab/>
        <w:t>Kb5</w:t>
      </w:r>
    </w:p>
    <w:p w14:paraId="23ABDC5C"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lastRenderedPageBreak/>
        <w:t xml:space="preserve">                                  11.Pd7</w:t>
      </w:r>
      <w:r w:rsidRPr="00017D7A">
        <w:rPr>
          <w:rFonts w:cs="Arial"/>
          <w:b/>
          <w:sz w:val="20"/>
          <w:szCs w:val="20"/>
          <w:lang w:val="nl-BE"/>
        </w:rPr>
        <w:tab/>
        <w:t>Ka4</w:t>
      </w:r>
    </w:p>
    <w:p w14:paraId="13316933"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12.Pb6+</w:t>
      </w:r>
      <w:r w:rsidRPr="00017D7A">
        <w:rPr>
          <w:rFonts w:cs="Arial"/>
          <w:b/>
          <w:sz w:val="20"/>
          <w:szCs w:val="20"/>
          <w:lang w:val="nl-BE"/>
        </w:rPr>
        <w:tab/>
        <w:t>Kb5</w:t>
      </w:r>
    </w:p>
    <w:p w14:paraId="699D90B5"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13.Ld4</w:t>
      </w:r>
      <w:r w:rsidRPr="00017D7A">
        <w:rPr>
          <w:rFonts w:cs="Arial"/>
          <w:b/>
          <w:sz w:val="20"/>
          <w:szCs w:val="20"/>
          <w:lang w:val="nl-BE"/>
        </w:rPr>
        <w:tab/>
        <w:t>Kb4</w:t>
      </w:r>
    </w:p>
    <w:p w14:paraId="5CC55F05"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14.Pd5+</w:t>
      </w:r>
      <w:r w:rsidRPr="00017D7A">
        <w:rPr>
          <w:rFonts w:cs="Arial"/>
          <w:b/>
          <w:sz w:val="20"/>
          <w:szCs w:val="20"/>
          <w:lang w:val="nl-BE"/>
        </w:rPr>
        <w:tab/>
        <w:t>Ka4</w:t>
      </w:r>
    </w:p>
    <w:p w14:paraId="1ADB38E8" w14:textId="77777777" w:rsidR="006F3923" w:rsidRPr="00017D7A" w:rsidRDefault="006F3923" w:rsidP="006F3923">
      <w:pPr>
        <w:tabs>
          <w:tab w:val="left" w:pos="1985"/>
        </w:tabs>
        <w:jc w:val="both"/>
        <w:rPr>
          <w:rFonts w:cs="Arial"/>
          <w:b/>
          <w:sz w:val="20"/>
          <w:szCs w:val="20"/>
          <w:lang w:val="nl-BE"/>
        </w:rPr>
      </w:pPr>
      <w:r w:rsidRPr="00017D7A">
        <w:rPr>
          <w:rFonts w:cs="Arial"/>
          <w:b/>
          <w:sz w:val="20"/>
          <w:szCs w:val="20"/>
          <w:lang w:val="nl-BE"/>
        </w:rPr>
        <w:t xml:space="preserve">                                  15.Lc3</w:t>
      </w:r>
      <w:r w:rsidRPr="00017D7A">
        <w:rPr>
          <w:rFonts w:cs="Arial"/>
          <w:b/>
          <w:sz w:val="20"/>
          <w:szCs w:val="20"/>
          <w:lang w:val="nl-BE"/>
        </w:rPr>
        <w:tab/>
        <w:t>Pb5</w:t>
      </w:r>
    </w:p>
    <w:p w14:paraId="6722D9F2" w14:textId="77777777" w:rsidR="006F3923" w:rsidRDefault="006F3923" w:rsidP="006F3923">
      <w:pPr>
        <w:tabs>
          <w:tab w:val="left" w:pos="1985"/>
        </w:tabs>
        <w:jc w:val="both"/>
        <w:rPr>
          <w:rFonts w:cs="Arial"/>
          <w:sz w:val="20"/>
          <w:szCs w:val="20"/>
          <w:lang w:val="nl-BE"/>
        </w:rPr>
      </w:pPr>
      <w:r w:rsidRPr="00017D7A">
        <w:rPr>
          <w:rFonts w:cs="Arial"/>
          <w:b/>
          <w:sz w:val="20"/>
          <w:szCs w:val="20"/>
          <w:lang w:val="nl-BE"/>
        </w:rPr>
        <w:t xml:space="preserve">                                  16.Pb6</w:t>
      </w:r>
      <w:r w:rsidRPr="00017D7A">
        <w:rPr>
          <w:rFonts w:cs="Arial"/>
          <w:b/>
          <w:sz w:val="20"/>
          <w:szCs w:val="20"/>
          <w:lang w:val="nl-BE"/>
        </w:rPr>
        <w:tab/>
      </w:r>
      <w:r w:rsidRPr="00017D7A">
        <w:rPr>
          <w:rFonts w:cs="Arial"/>
          <w:sz w:val="20"/>
          <w:szCs w:val="20"/>
          <w:lang w:val="nl-BE"/>
        </w:rPr>
        <w:t>mat</w:t>
      </w:r>
      <w:r w:rsidR="00017D7A">
        <w:rPr>
          <w:rFonts w:cs="Arial"/>
          <w:sz w:val="20"/>
          <w:szCs w:val="20"/>
          <w:lang w:val="nl-BE"/>
        </w:rPr>
        <w:t>.</w:t>
      </w:r>
    </w:p>
    <w:p w14:paraId="3F10058F" w14:textId="77777777" w:rsidR="00721945" w:rsidRPr="00017D7A" w:rsidRDefault="00721945" w:rsidP="006F3923">
      <w:pPr>
        <w:tabs>
          <w:tab w:val="left" w:pos="1985"/>
        </w:tabs>
        <w:jc w:val="both"/>
        <w:rPr>
          <w:rFonts w:cs="Arial"/>
          <w:sz w:val="20"/>
          <w:szCs w:val="20"/>
          <w:lang w:val="nl-BE"/>
        </w:rPr>
      </w:pPr>
    </w:p>
    <w:p w14:paraId="64B22753" w14:textId="77777777" w:rsidR="006F3923" w:rsidRPr="00396FB3" w:rsidRDefault="0041573C" w:rsidP="006F3923">
      <w:pPr>
        <w:tabs>
          <w:tab w:val="left" w:pos="1985"/>
        </w:tabs>
        <w:jc w:val="both"/>
        <w:rPr>
          <w:rFonts w:cs="Arial"/>
          <w:i/>
          <w:sz w:val="20"/>
          <w:szCs w:val="20"/>
          <w:lang w:val="nl-BE"/>
        </w:rPr>
      </w:pPr>
      <w:r w:rsidRPr="00396FB3">
        <w:rPr>
          <w:rFonts w:cs="Arial"/>
          <w:i/>
          <w:sz w:val="20"/>
          <w:szCs w:val="20"/>
          <w:lang w:val="nl-BE"/>
        </w:rPr>
        <w:t xml:space="preserve">   </w:t>
      </w:r>
      <w:r w:rsidR="006F3923" w:rsidRPr="00396FB3">
        <w:rPr>
          <w:rFonts w:cs="Arial"/>
          <w:i/>
          <w:sz w:val="20"/>
          <w:szCs w:val="20"/>
          <w:lang w:val="nl-BE"/>
        </w:rPr>
        <w:t>Ignace verzamelde de eerste keer zijn beste werken in 64 studies op 64 velden (1994). Drie jaar later was hij de grote initiatiefnemer van Flemish miniatures, een boek waarin de drie grote Vlaamse eindspelcomponisten Julien Vandiest, Roger Missiaen en Ignace zelf hun beste miniatuurstudies (maximum 7 stukken in de beginpositie) toonden.</w:t>
      </w:r>
    </w:p>
    <w:p w14:paraId="219B75F8" w14:textId="77777777" w:rsidR="003E5879" w:rsidRPr="00396FB3" w:rsidRDefault="0041573C" w:rsidP="006F3923">
      <w:pPr>
        <w:tabs>
          <w:tab w:val="left" w:pos="1985"/>
        </w:tabs>
        <w:jc w:val="both"/>
        <w:rPr>
          <w:rFonts w:cs="Arial"/>
          <w:i/>
          <w:sz w:val="20"/>
          <w:szCs w:val="20"/>
          <w:lang w:val="nl-BE"/>
        </w:rPr>
      </w:pPr>
      <w:r w:rsidRPr="00396FB3">
        <w:rPr>
          <w:rFonts w:cs="Arial"/>
          <w:i/>
          <w:sz w:val="20"/>
          <w:szCs w:val="20"/>
          <w:lang w:val="nl-BE"/>
        </w:rPr>
        <w:t xml:space="preserve">   </w:t>
      </w:r>
      <w:r w:rsidR="006F3923" w:rsidRPr="00396FB3">
        <w:rPr>
          <w:rFonts w:cs="Arial"/>
          <w:i/>
          <w:sz w:val="20"/>
          <w:szCs w:val="20"/>
          <w:lang w:val="nl-BE"/>
        </w:rPr>
        <w:t>Onlangs verscheen Ignace zijn magnum opus. Onder de gesmaakte titel SchaakStudieSpinsels verzonnen en gesponnen door Ignace Vandeca</w:t>
      </w:r>
      <w:r w:rsidR="00BF3BEF" w:rsidRPr="00396FB3">
        <w:rPr>
          <w:rFonts w:cs="Arial"/>
          <w:i/>
          <w:sz w:val="20"/>
          <w:szCs w:val="20"/>
          <w:lang w:val="nl-BE"/>
        </w:rPr>
        <w:t>s-t</w:t>
      </w:r>
      <w:r w:rsidR="006F3923" w:rsidRPr="00396FB3">
        <w:rPr>
          <w:rFonts w:cs="Arial"/>
          <w:i/>
          <w:sz w:val="20"/>
          <w:szCs w:val="20"/>
          <w:lang w:val="nl-BE"/>
        </w:rPr>
        <w:t>eele neemt hij ons mee doorheen vijftig jaar compositie. Omzeggens zijn hele oeuvre is te bewonderen: meer dan 200 studies. Niet alleen zijn be-kende oude werken, maar ook tientallen originelen zijn er terug te vinden.</w:t>
      </w:r>
    </w:p>
    <w:p w14:paraId="64096443" w14:textId="77777777" w:rsidR="007A209E" w:rsidRPr="00396FB3" w:rsidRDefault="0041573C" w:rsidP="006F3923">
      <w:pPr>
        <w:tabs>
          <w:tab w:val="left" w:pos="1985"/>
        </w:tabs>
        <w:jc w:val="both"/>
        <w:rPr>
          <w:rFonts w:cs="Arial"/>
          <w:i/>
          <w:sz w:val="20"/>
          <w:szCs w:val="20"/>
          <w:lang w:val="nl-BE"/>
        </w:rPr>
      </w:pPr>
      <w:r w:rsidRPr="00396FB3">
        <w:rPr>
          <w:rFonts w:cs="Arial"/>
          <w:i/>
          <w:sz w:val="20"/>
          <w:szCs w:val="20"/>
          <w:lang w:val="nl-BE"/>
        </w:rPr>
        <w:t xml:space="preserve"> </w:t>
      </w:r>
    </w:p>
    <w:p w14:paraId="57584EE2" w14:textId="77777777" w:rsidR="00DF2BC7" w:rsidRPr="00721945" w:rsidRDefault="00721945" w:rsidP="006F3923">
      <w:pPr>
        <w:tabs>
          <w:tab w:val="left" w:pos="1985"/>
        </w:tabs>
        <w:jc w:val="both"/>
        <w:rPr>
          <w:rFonts w:cs="Arial"/>
          <w:sz w:val="20"/>
          <w:szCs w:val="20"/>
          <w:lang w:val="nl-BE"/>
        </w:rPr>
      </w:pPr>
      <w:r>
        <w:rPr>
          <w:rFonts w:cs="Arial"/>
          <w:sz w:val="20"/>
          <w:szCs w:val="20"/>
          <w:lang w:val="nl-BE"/>
        </w:rPr>
        <w:t xml:space="preserve">   </w:t>
      </w:r>
      <w:r w:rsidR="006F3923" w:rsidRPr="008565EA">
        <w:rPr>
          <w:rFonts w:cs="Arial"/>
          <w:i/>
          <w:sz w:val="20"/>
          <w:szCs w:val="20"/>
          <w:lang w:val="nl-BE"/>
        </w:rPr>
        <w:t>Ee</w:t>
      </w:r>
      <w:r w:rsidR="00DF2BC7" w:rsidRPr="008565EA">
        <w:rPr>
          <w:rFonts w:cs="Arial"/>
          <w:i/>
          <w:sz w:val="20"/>
          <w:szCs w:val="20"/>
          <w:lang w:val="nl-BE"/>
        </w:rPr>
        <w:t>n voorbeeldje uit de oude doos:</w:t>
      </w:r>
    </w:p>
    <w:p w14:paraId="71D70732" w14:textId="77777777" w:rsidR="006F3923" w:rsidRPr="008565EA" w:rsidRDefault="00DF2BC7" w:rsidP="006F3923">
      <w:pPr>
        <w:tabs>
          <w:tab w:val="left" w:pos="1985"/>
        </w:tabs>
        <w:jc w:val="both"/>
        <w:rPr>
          <w:rFonts w:cs="Arial"/>
          <w:i/>
          <w:sz w:val="20"/>
          <w:szCs w:val="20"/>
          <w:lang w:val="en-GB"/>
        </w:rPr>
      </w:pPr>
      <w:r w:rsidRPr="008565EA">
        <w:rPr>
          <w:rFonts w:cs="Arial"/>
          <w:b/>
          <w:i/>
          <w:sz w:val="20"/>
          <w:szCs w:val="20"/>
          <w:lang w:val="nl-BE"/>
        </w:rPr>
        <w:t xml:space="preserve">   I</w:t>
      </w:r>
      <w:r w:rsidR="006F3923" w:rsidRPr="008565EA">
        <w:rPr>
          <w:rFonts w:cs="Arial"/>
          <w:b/>
          <w:i/>
          <w:sz w:val="20"/>
          <w:szCs w:val="20"/>
          <w:lang w:val="nl-BE"/>
        </w:rPr>
        <w:t xml:space="preserve">gnace Vandecasteele  </w:t>
      </w:r>
      <w:r w:rsidR="006F3923" w:rsidRPr="008565EA">
        <w:rPr>
          <w:rFonts w:cs="Arial"/>
          <w:i/>
          <w:sz w:val="20"/>
          <w:szCs w:val="20"/>
          <w:lang w:val="nl-BE"/>
        </w:rPr>
        <w:t>3</w:t>
      </w:r>
      <w:r w:rsidR="006F3923" w:rsidRPr="008565EA">
        <w:rPr>
          <w:rFonts w:cs="Arial"/>
          <w:i/>
          <w:sz w:val="20"/>
          <w:szCs w:val="20"/>
          <w:vertAlign w:val="superscript"/>
          <w:lang w:val="nl-BE"/>
        </w:rPr>
        <w:t>de</w:t>
      </w:r>
      <w:r w:rsidR="006F3923" w:rsidRPr="008565EA">
        <w:rPr>
          <w:rFonts w:cs="Arial"/>
          <w:i/>
          <w:sz w:val="20"/>
          <w:szCs w:val="20"/>
          <w:lang w:val="nl-BE"/>
        </w:rPr>
        <w:t xml:space="preserve"> Eerv. Verm. </w:t>
      </w:r>
      <w:r w:rsidR="00BA2F44" w:rsidRPr="00D630DD">
        <w:rPr>
          <w:rFonts w:cs="Arial"/>
          <w:i/>
          <w:sz w:val="20"/>
          <w:szCs w:val="20"/>
          <w:lang w:val="en-GB"/>
        </w:rPr>
        <w:t>(</w:t>
      </w:r>
      <w:r w:rsidR="006F3923" w:rsidRPr="008565EA">
        <w:rPr>
          <w:rFonts w:cs="Arial"/>
          <w:i/>
          <w:sz w:val="20"/>
          <w:szCs w:val="20"/>
          <w:lang w:val="en-GB"/>
        </w:rPr>
        <w:t>New Statesman, 1975</w:t>
      </w:r>
      <w:r w:rsidR="00BA2F44">
        <w:rPr>
          <w:rFonts w:cs="Arial"/>
          <w:i/>
          <w:sz w:val="20"/>
          <w:szCs w:val="20"/>
          <w:lang w:val="en-GB"/>
        </w:rPr>
        <w:t>)</w:t>
      </w:r>
    </w:p>
    <w:p w14:paraId="613BF3DC" w14:textId="77777777" w:rsidR="006F3923" w:rsidRPr="008565EA" w:rsidRDefault="006F3923" w:rsidP="006F3923">
      <w:pPr>
        <w:tabs>
          <w:tab w:val="left" w:pos="1985"/>
        </w:tabs>
        <w:jc w:val="both"/>
        <w:rPr>
          <w:rFonts w:cs="Arial"/>
          <w:i/>
          <w:sz w:val="20"/>
          <w:szCs w:val="20"/>
          <w:lang w:val="en-GB"/>
        </w:rPr>
      </w:pPr>
      <w:r w:rsidRPr="008565EA">
        <w:rPr>
          <w:rFonts w:cs="Arial"/>
          <w:b/>
          <w:i/>
          <w:sz w:val="20"/>
          <w:szCs w:val="20"/>
          <w:lang w:val="en-GB"/>
        </w:rPr>
        <w:t xml:space="preserve">   Kh6 Th1 / Kf6 La8 Lh8 e3 +  </w:t>
      </w:r>
      <w:r w:rsidRPr="008565EA">
        <w:rPr>
          <w:rFonts w:cs="Arial"/>
          <w:i/>
          <w:sz w:val="20"/>
          <w:szCs w:val="20"/>
          <w:lang w:val="en-GB"/>
        </w:rPr>
        <w:t>Wit aan zet maakt remise.</w:t>
      </w:r>
    </w:p>
    <w:p w14:paraId="540731F0" w14:textId="77777777" w:rsidR="006F3923" w:rsidRPr="008565EA" w:rsidRDefault="006F3923" w:rsidP="006F3923">
      <w:pPr>
        <w:tabs>
          <w:tab w:val="left" w:pos="1985"/>
        </w:tabs>
        <w:jc w:val="both"/>
        <w:rPr>
          <w:rFonts w:cs="Arial"/>
          <w:i/>
          <w:sz w:val="20"/>
          <w:szCs w:val="20"/>
          <w:lang w:val="nl-BE"/>
        </w:rPr>
      </w:pPr>
      <w:r w:rsidRPr="001513C2">
        <w:rPr>
          <w:rFonts w:cs="Arial"/>
          <w:i/>
          <w:sz w:val="20"/>
          <w:szCs w:val="20"/>
        </w:rPr>
        <w:t xml:space="preserve">   </w:t>
      </w:r>
      <w:r w:rsidRPr="008565EA">
        <w:rPr>
          <w:rFonts w:cs="Arial"/>
          <w:i/>
          <w:sz w:val="20"/>
          <w:szCs w:val="20"/>
          <w:lang w:val="nl-BE"/>
        </w:rPr>
        <w:t>Op geheel natuurlijke wijze ontwikkelt het spel zich van deze mooie stand naar een pat aan de andere kant van het bord.</w:t>
      </w:r>
    </w:p>
    <w:p w14:paraId="3313970F"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ab/>
      </w:r>
      <w:r w:rsidRPr="008565EA">
        <w:rPr>
          <w:rFonts w:cs="Arial"/>
          <w:b/>
          <w:i/>
          <w:sz w:val="20"/>
          <w:szCs w:val="20"/>
          <w:lang w:val="nl-BE"/>
        </w:rPr>
        <w:t>1.Th3</w:t>
      </w:r>
    </w:p>
    <w:p w14:paraId="1196F03F"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 xml:space="preserve">   1.Te1? Lg7+ 2.Kh5 Lf3+ 3.Kh4 Lh6 4.Kg3 Ld5.</w:t>
      </w:r>
    </w:p>
    <w:p w14:paraId="668B5389" w14:textId="77777777" w:rsidR="006F3923" w:rsidRPr="008565EA" w:rsidRDefault="006F3923" w:rsidP="006F3923">
      <w:pPr>
        <w:tabs>
          <w:tab w:val="left" w:pos="1985"/>
        </w:tabs>
        <w:jc w:val="both"/>
        <w:rPr>
          <w:rFonts w:cs="Arial"/>
          <w:b/>
          <w:i/>
          <w:sz w:val="20"/>
          <w:szCs w:val="20"/>
          <w:lang w:val="nl-BE"/>
        </w:rPr>
      </w:pPr>
      <w:r w:rsidRPr="008565EA">
        <w:rPr>
          <w:rFonts w:cs="Arial"/>
          <w:i/>
          <w:sz w:val="20"/>
          <w:szCs w:val="20"/>
          <w:lang w:val="nl-BE"/>
        </w:rPr>
        <w:tab/>
      </w:r>
      <w:r w:rsidRPr="008565EA">
        <w:rPr>
          <w:rFonts w:cs="Arial"/>
          <w:b/>
          <w:i/>
          <w:sz w:val="20"/>
          <w:szCs w:val="20"/>
          <w:lang w:val="nl-BE"/>
        </w:rPr>
        <w:t>1…</w:t>
      </w:r>
      <w:r w:rsidRPr="008565EA">
        <w:rPr>
          <w:rFonts w:cs="Arial"/>
          <w:b/>
          <w:i/>
          <w:sz w:val="20"/>
          <w:szCs w:val="20"/>
          <w:lang w:val="nl-BE"/>
        </w:rPr>
        <w:tab/>
        <w:t>Lg7+</w:t>
      </w:r>
    </w:p>
    <w:p w14:paraId="0A10A6E2"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2.Kh5</w:t>
      </w:r>
      <w:r w:rsidRPr="008565EA">
        <w:rPr>
          <w:rFonts w:cs="Arial"/>
          <w:b/>
          <w:i/>
          <w:sz w:val="20"/>
          <w:szCs w:val="20"/>
          <w:lang w:val="nl-BE"/>
        </w:rPr>
        <w:tab/>
      </w:r>
    </w:p>
    <w:p w14:paraId="3BDEE619"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 xml:space="preserve">   2.Kh7? Le4+ 3.Kg8 e2 4.Te3 Ld3.</w:t>
      </w:r>
    </w:p>
    <w:p w14:paraId="712E172F" w14:textId="77777777" w:rsidR="006F3923" w:rsidRPr="008565EA" w:rsidRDefault="006F3923" w:rsidP="006F3923">
      <w:pPr>
        <w:tabs>
          <w:tab w:val="left" w:pos="1985"/>
        </w:tabs>
        <w:jc w:val="both"/>
        <w:rPr>
          <w:rFonts w:cs="Arial"/>
          <w:b/>
          <w:i/>
          <w:sz w:val="20"/>
          <w:szCs w:val="20"/>
          <w:lang w:val="nl-BE"/>
        </w:rPr>
      </w:pPr>
      <w:r w:rsidRPr="008565EA">
        <w:rPr>
          <w:rFonts w:cs="Arial"/>
          <w:i/>
          <w:sz w:val="20"/>
          <w:szCs w:val="20"/>
          <w:lang w:val="nl-BE"/>
        </w:rPr>
        <w:tab/>
      </w:r>
      <w:r w:rsidRPr="008565EA">
        <w:rPr>
          <w:rFonts w:cs="Arial"/>
          <w:b/>
          <w:i/>
          <w:sz w:val="20"/>
          <w:szCs w:val="20"/>
          <w:lang w:val="nl-BE"/>
        </w:rPr>
        <w:t>2…</w:t>
      </w:r>
      <w:r w:rsidRPr="008565EA">
        <w:rPr>
          <w:rFonts w:cs="Arial"/>
          <w:b/>
          <w:i/>
          <w:sz w:val="20"/>
          <w:szCs w:val="20"/>
          <w:lang w:val="nl-BE"/>
        </w:rPr>
        <w:tab/>
        <w:t>e2</w:t>
      </w:r>
    </w:p>
    <w:p w14:paraId="103C5891"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3.Te3</w:t>
      </w:r>
      <w:r w:rsidRPr="008565EA">
        <w:rPr>
          <w:rFonts w:cs="Arial"/>
          <w:b/>
          <w:i/>
          <w:sz w:val="20"/>
          <w:szCs w:val="20"/>
          <w:lang w:val="nl-BE"/>
        </w:rPr>
        <w:tab/>
        <w:t>Kf5</w:t>
      </w:r>
    </w:p>
    <w:p w14:paraId="761E7B21"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4.Kh4</w:t>
      </w:r>
      <w:r w:rsidRPr="008565EA">
        <w:rPr>
          <w:rFonts w:cs="Arial"/>
          <w:b/>
          <w:i/>
          <w:sz w:val="20"/>
          <w:szCs w:val="20"/>
          <w:lang w:val="nl-BE"/>
        </w:rPr>
        <w:tab/>
        <w:t>Lf3</w:t>
      </w:r>
    </w:p>
    <w:p w14:paraId="0A6693A2"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5.Kg3</w:t>
      </w:r>
    </w:p>
    <w:p w14:paraId="1C3A5E08"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 xml:space="preserve">   5.Txf3+? Ke4</w:t>
      </w:r>
    </w:p>
    <w:p w14:paraId="06362AE2" w14:textId="77777777" w:rsidR="006F3923" w:rsidRPr="008565EA" w:rsidRDefault="006F3923" w:rsidP="006F3923">
      <w:pPr>
        <w:tabs>
          <w:tab w:val="left" w:pos="1985"/>
        </w:tabs>
        <w:jc w:val="both"/>
        <w:rPr>
          <w:rFonts w:cs="Arial"/>
          <w:b/>
          <w:i/>
          <w:sz w:val="20"/>
          <w:szCs w:val="20"/>
          <w:lang w:val="nl-BE"/>
        </w:rPr>
      </w:pPr>
      <w:r w:rsidRPr="008565EA">
        <w:rPr>
          <w:rFonts w:cs="Arial"/>
          <w:i/>
          <w:sz w:val="20"/>
          <w:szCs w:val="20"/>
          <w:lang w:val="nl-BE"/>
        </w:rPr>
        <w:tab/>
      </w:r>
      <w:r w:rsidRPr="008565EA">
        <w:rPr>
          <w:rFonts w:cs="Arial"/>
          <w:b/>
          <w:i/>
          <w:sz w:val="20"/>
          <w:szCs w:val="20"/>
          <w:lang w:val="nl-BE"/>
        </w:rPr>
        <w:t>5…</w:t>
      </w:r>
      <w:r w:rsidRPr="008565EA">
        <w:rPr>
          <w:rFonts w:cs="Arial"/>
          <w:b/>
          <w:i/>
          <w:sz w:val="20"/>
          <w:szCs w:val="20"/>
          <w:lang w:val="nl-BE"/>
        </w:rPr>
        <w:tab/>
        <w:t>Lh5</w:t>
      </w:r>
    </w:p>
    <w:p w14:paraId="6717C8A3"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6.Kf2</w:t>
      </w:r>
      <w:r w:rsidRPr="008565EA">
        <w:rPr>
          <w:rFonts w:cs="Arial"/>
          <w:b/>
          <w:i/>
          <w:sz w:val="20"/>
          <w:szCs w:val="20"/>
          <w:lang w:val="nl-BE"/>
        </w:rPr>
        <w:tab/>
        <w:t>Ld4</w:t>
      </w:r>
    </w:p>
    <w:p w14:paraId="1678F952"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7.Ke1</w:t>
      </w:r>
      <w:r w:rsidRPr="008565EA">
        <w:rPr>
          <w:rFonts w:cs="Arial"/>
          <w:b/>
          <w:i/>
          <w:sz w:val="20"/>
          <w:szCs w:val="20"/>
          <w:lang w:val="nl-BE"/>
        </w:rPr>
        <w:tab/>
        <w:t>Lxe3</w:t>
      </w:r>
      <w:r w:rsidRPr="008565EA">
        <w:rPr>
          <w:rFonts w:cs="Arial"/>
          <w:i/>
          <w:sz w:val="20"/>
          <w:szCs w:val="20"/>
          <w:lang w:val="nl-BE"/>
        </w:rPr>
        <w:t>, pat.</w:t>
      </w:r>
      <w:r w:rsidRPr="008565EA">
        <w:rPr>
          <w:rFonts w:cs="Arial"/>
          <w:b/>
          <w:i/>
          <w:sz w:val="20"/>
          <w:szCs w:val="20"/>
          <w:lang w:val="nl-BE"/>
        </w:rPr>
        <w:t xml:space="preserve"> </w:t>
      </w:r>
    </w:p>
    <w:p w14:paraId="3A018C0A" w14:textId="77777777" w:rsidR="00721945" w:rsidRDefault="00721945" w:rsidP="00FE6E10">
      <w:pPr>
        <w:tabs>
          <w:tab w:val="left" w:pos="1985"/>
        </w:tabs>
        <w:jc w:val="both"/>
        <w:rPr>
          <w:rFonts w:cs="Arial"/>
          <w:i/>
          <w:sz w:val="20"/>
          <w:szCs w:val="20"/>
          <w:lang w:val="nl-BE"/>
        </w:rPr>
      </w:pPr>
    </w:p>
    <w:p w14:paraId="68663FE2" w14:textId="77777777" w:rsidR="00DF2BC7" w:rsidRPr="008565EA" w:rsidRDefault="006F3923" w:rsidP="00FE6E10">
      <w:pPr>
        <w:tabs>
          <w:tab w:val="left" w:pos="1985"/>
        </w:tabs>
        <w:jc w:val="both"/>
        <w:rPr>
          <w:rFonts w:cs="Arial"/>
          <w:i/>
          <w:sz w:val="20"/>
          <w:szCs w:val="20"/>
          <w:lang w:val="nl-BE"/>
        </w:rPr>
      </w:pPr>
      <w:r w:rsidRPr="008565EA">
        <w:rPr>
          <w:rFonts w:cs="Arial"/>
          <w:i/>
          <w:sz w:val="20"/>
          <w:szCs w:val="20"/>
          <w:lang w:val="nl-BE"/>
        </w:rPr>
        <w:t xml:space="preserve"> </w:t>
      </w:r>
      <w:r w:rsidR="003E0C30">
        <w:rPr>
          <w:rFonts w:cs="Arial"/>
          <w:i/>
          <w:sz w:val="20"/>
          <w:szCs w:val="20"/>
          <w:lang w:val="nl-BE"/>
        </w:rPr>
        <w:t>“</w:t>
      </w:r>
      <w:r w:rsidRPr="008565EA">
        <w:rPr>
          <w:rFonts w:cs="Arial"/>
          <w:i/>
          <w:sz w:val="20"/>
          <w:szCs w:val="20"/>
          <w:lang w:val="nl-BE"/>
        </w:rPr>
        <w:t>Voor Ignace is componeren altijd zoeken geweest, en dat gebeurt met vallen en opstaan. Studies bleken niet correct, werden hersteld, en soms later opnieuw gecorrigeerd. Het is niet onmogelijk dat de hardwerkende op-losser in dit boek misschien nog een enkele incorrecte studie teru</w:t>
      </w:r>
      <w:r w:rsidR="00BE72FD" w:rsidRPr="008565EA">
        <w:rPr>
          <w:rFonts w:cs="Arial"/>
          <w:i/>
          <w:sz w:val="20"/>
          <w:szCs w:val="20"/>
          <w:lang w:val="nl-BE"/>
        </w:rPr>
        <w:t>gvindt.</w:t>
      </w:r>
      <w:r w:rsidRPr="008565EA">
        <w:rPr>
          <w:rFonts w:cs="Arial"/>
          <w:i/>
          <w:sz w:val="20"/>
          <w:szCs w:val="20"/>
          <w:lang w:val="nl-BE"/>
        </w:rPr>
        <w:t xml:space="preserve">  </w:t>
      </w:r>
      <w:r w:rsidR="00B1493C" w:rsidRPr="008565EA">
        <w:rPr>
          <w:rFonts w:cs="Arial"/>
          <w:i/>
          <w:sz w:val="20"/>
          <w:szCs w:val="20"/>
          <w:lang w:val="nl-BE"/>
        </w:rPr>
        <w:t xml:space="preserve"> </w:t>
      </w:r>
    </w:p>
    <w:p w14:paraId="35ADC2A7" w14:textId="77777777" w:rsidR="002D4014" w:rsidRDefault="004F781D" w:rsidP="005D6A97">
      <w:pPr>
        <w:tabs>
          <w:tab w:val="left" w:pos="1985"/>
        </w:tabs>
        <w:jc w:val="both"/>
        <w:rPr>
          <w:rFonts w:cs="Arial"/>
          <w:i/>
          <w:sz w:val="20"/>
          <w:szCs w:val="20"/>
          <w:lang w:val="nl-BE"/>
        </w:rPr>
      </w:pPr>
      <w:r>
        <w:rPr>
          <w:rFonts w:cs="Arial"/>
          <w:i/>
          <w:sz w:val="20"/>
          <w:szCs w:val="20"/>
          <w:lang w:val="nl-BE"/>
        </w:rPr>
        <w:lastRenderedPageBreak/>
        <w:t xml:space="preserve">  </w:t>
      </w:r>
    </w:p>
    <w:p w14:paraId="66115CAE" w14:textId="77777777" w:rsidR="006F3923" w:rsidRPr="008565EA" w:rsidRDefault="002D4014" w:rsidP="005D6A97">
      <w:pPr>
        <w:tabs>
          <w:tab w:val="left" w:pos="1985"/>
        </w:tabs>
        <w:jc w:val="both"/>
        <w:rPr>
          <w:rFonts w:cs="Arial"/>
          <w:i/>
          <w:sz w:val="20"/>
          <w:szCs w:val="20"/>
          <w:lang w:val="nl-BE"/>
        </w:rPr>
      </w:pPr>
      <w:r>
        <w:rPr>
          <w:rFonts w:cs="Arial"/>
          <w:i/>
          <w:sz w:val="20"/>
          <w:szCs w:val="20"/>
          <w:lang w:val="nl-BE"/>
        </w:rPr>
        <w:t xml:space="preserve">  </w:t>
      </w:r>
      <w:r w:rsidR="004F781D">
        <w:rPr>
          <w:rFonts w:cs="Arial"/>
          <w:i/>
          <w:sz w:val="20"/>
          <w:szCs w:val="20"/>
          <w:lang w:val="nl-BE"/>
        </w:rPr>
        <w:t xml:space="preserve"> </w:t>
      </w:r>
      <w:r w:rsidR="00BE72FD" w:rsidRPr="008565EA">
        <w:rPr>
          <w:rFonts w:cs="Arial"/>
          <w:i/>
          <w:sz w:val="20"/>
          <w:szCs w:val="20"/>
          <w:lang w:val="nl-BE"/>
        </w:rPr>
        <w:t>Zoals bekent</w:t>
      </w:r>
      <w:r w:rsidR="006F3923" w:rsidRPr="008565EA">
        <w:rPr>
          <w:rFonts w:cs="Arial"/>
          <w:i/>
          <w:sz w:val="20"/>
          <w:szCs w:val="20"/>
          <w:lang w:val="nl-BE"/>
        </w:rPr>
        <w:t xml:space="preserve"> begint een componist meestal met de eindstelling, en werkt van daaruit naar een interessante beginpositie. Vroeger moest je zelf zo’n aantrekkelijke eindstelling verzinnen, maar tegenwoordig kun je dergelijke posities ook terugvinden in de zogenaamde tablebases. </w:t>
      </w:r>
    </w:p>
    <w:p w14:paraId="431D5B26" w14:textId="77777777" w:rsidR="006F3923" w:rsidRPr="008565EA" w:rsidRDefault="006F3923" w:rsidP="005D6A97">
      <w:pPr>
        <w:tabs>
          <w:tab w:val="left" w:pos="1985"/>
        </w:tabs>
        <w:jc w:val="both"/>
        <w:rPr>
          <w:rFonts w:cs="Arial"/>
          <w:i/>
          <w:sz w:val="20"/>
          <w:szCs w:val="20"/>
          <w:lang w:val="nl-BE"/>
        </w:rPr>
      </w:pPr>
    </w:p>
    <w:p w14:paraId="583E95C6"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 xml:space="preserve">   De bekendste naam is hier wellicht de Nalimov-tablebase. Zo zijn alle po-sities met vijf en zes stukken al volle</w:t>
      </w:r>
      <w:r w:rsidR="00AA46D2">
        <w:rPr>
          <w:rFonts w:cs="Arial"/>
          <w:i/>
          <w:sz w:val="20"/>
          <w:szCs w:val="20"/>
          <w:lang w:val="nl-BE"/>
        </w:rPr>
        <w:t>dig uitgeanalyseerd door de com</w:t>
      </w:r>
      <w:r w:rsidRPr="008565EA">
        <w:rPr>
          <w:rFonts w:cs="Arial"/>
          <w:i/>
          <w:sz w:val="20"/>
          <w:szCs w:val="20"/>
          <w:lang w:val="nl-BE"/>
        </w:rPr>
        <w:t>puters. Niet alle eindspelliefhebbers houden van deze nieuwe tendens, maar Ignace is een enthousiast gebruiker van deze tablebases, en vindt het ook een verrijking voor zijn oeuvre. Het</w:t>
      </w:r>
      <w:r w:rsidR="00AB38BA">
        <w:rPr>
          <w:rFonts w:cs="Arial"/>
          <w:i/>
          <w:sz w:val="20"/>
          <w:szCs w:val="20"/>
          <w:lang w:val="nl-BE"/>
        </w:rPr>
        <w:t xml:space="preserve"> zou ons te ver voeren deze dis</w:t>
      </w:r>
      <w:r w:rsidRPr="008565EA">
        <w:rPr>
          <w:rFonts w:cs="Arial"/>
          <w:i/>
          <w:sz w:val="20"/>
          <w:szCs w:val="20"/>
          <w:lang w:val="nl-BE"/>
        </w:rPr>
        <w:t xml:space="preserve">cussie hier uit te werken. Met plezier verwijzen we jullie naar het boek waar Ignace zijn visie op de zaken uitlegt. </w:t>
      </w:r>
    </w:p>
    <w:p w14:paraId="7404A604" w14:textId="77777777" w:rsidR="006F3923" w:rsidRPr="008565EA" w:rsidRDefault="006F3923" w:rsidP="006F3923">
      <w:pPr>
        <w:tabs>
          <w:tab w:val="left" w:pos="1985"/>
        </w:tabs>
        <w:jc w:val="both"/>
        <w:rPr>
          <w:rFonts w:cs="Arial"/>
          <w:i/>
          <w:sz w:val="20"/>
          <w:szCs w:val="20"/>
          <w:lang w:val="nl-BE"/>
        </w:rPr>
      </w:pPr>
    </w:p>
    <w:p w14:paraId="7161E687"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 xml:space="preserve">   Een ander aspect van zijn creaties betreft het verbeteren van foutieve studies. Niet alleen zijn eigen werken, maar ook dat van anderen. </w:t>
      </w:r>
    </w:p>
    <w:p w14:paraId="53D5CBA4" w14:textId="77777777" w:rsidR="006F3923" w:rsidRPr="008565EA" w:rsidRDefault="006F3923" w:rsidP="006F3923">
      <w:pPr>
        <w:tabs>
          <w:tab w:val="left" w:pos="1985"/>
        </w:tabs>
        <w:jc w:val="both"/>
        <w:rPr>
          <w:rFonts w:cs="Arial"/>
          <w:i/>
          <w:sz w:val="20"/>
          <w:szCs w:val="20"/>
          <w:lang w:val="nl-BE"/>
        </w:rPr>
      </w:pPr>
    </w:p>
    <w:p w14:paraId="4BF2437F"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 xml:space="preserve">   Een bekroonde studie van Topko bleek niet correct, en dit was de nieuwe versie van Ignace:</w:t>
      </w:r>
      <w:r w:rsidR="004F781D">
        <w:rPr>
          <w:rFonts w:cs="Arial"/>
          <w:i/>
          <w:sz w:val="20"/>
          <w:szCs w:val="20"/>
          <w:lang w:val="nl-BE"/>
        </w:rPr>
        <w:t>”</w:t>
      </w:r>
      <w:r w:rsidRPr="008565EA">
        <w:rPr>
          <w:rFonts w:cs="Arial"/>
          <w:i/>
          <w:sz w:val="20"/>
          <w:szCs w:val="20"/>
          <w:lang w:val="nl-BE"/>
        </w:rPr>
        <w:t xml:space="preserve"> </w:t>
      </w:r>
    </w:p>
    <w:p w14:paraId="28142EB6" w14:textId="77777777" w:rsidR="006F3923" w:rsidRDefault="006F3923" w:rsidP="006F3923">
      <w:pPr>
        <w:tabs>
          <w:tab w:val="left" w:pos="1985"/>
        </w:tabs>
        <w:jc w:val="both"/>
        <w:rPr>
          <w:rFonts w:cs="Arial"/>
          <w:b/>
          <w:sz w:val="20"/>
          <w:szCs w:val="20"/>
          <w:lang w:val="nl-BE"/>
        </w:rPr>
      </w:pPr>
    </w:p>
    <w:p w14:paraId="2950D236" w14:textId="77777777" w:rsidR="006F3923" w:rsidRPr="008565EA" w:rsidRDefault="006F3923" w:rsidP="006F3923">
      <w:pPr>
        <w:tabs>
          <w:tab w:val="left" w:pos="1985"/>
        </w:tabs>
        <w:jc w:val="both"/>
        <w:rPr>
          <w:rFonts w:cs="Arial"/>
          <w:i/>
          <w:sz w:val="20"/>
          <w:szCs w:val="20"/>
          <w:lang w:val="nl-BE"/>
        </w:rPr>
      </w:pPr>
      <w:r w:rsidRPr="008565EA">
        <w:rPr>
          <w:rFonts w:cs="Arial"/>
          <w:b/>
          <w:i/>
          <w:sz w:val="20"/>
          <w:szCs w:val="20"/>
          <w:lang w:val="nl-BE"/>
        </w:rPr>
        <w:t xml:space="preserve">   Ignace Vandecasteele   </w:t>
      </w:r>
      <w:r w:rsidRPr="008565EA">
        <w:rPr>
          <w:rFonts w:cs="Arial"/>
          <w:i/>
          <w:sz w:val="20"/>
          <w:szCs w:val="20"/>
          <w:lang w:val="nl-BE"/>
        </w:rPr>
        <w:t>2</w:t>
      </w:r>
      <w:r w:rsidRPr="008565EA">
        <w:rPr>
          <w:rFonts w:cs="Arial"/>
          <w:i/>
          <w:sz w:val="20"/>
          <w:szCs w:val="20"/>
          <w:vertAlign w:val="superscript"/>
          <w:lang w:val="nl-BE"/>
        </w:rPr>
        <w:t>de</w:t>
      </w:r>
      <w:r w:rsidRPr="008565EA">
        <w:rPr>
          <w:rFonts w:cs="Arial"/>
          <w:i/>
          <w:sz w:val="20"/>
          <w:szCs w:val="20"/>
          <w:lang w:val="nl-BE"/>
        </w:rPr>
        <w:t xml:space="preserve"> Prijs Rishon-le-Zion 60 JT, </w:t>
      </w:r>
      <w:r w:rsidR="00BA2F44">
        <w:rPr>
          <w:rFonts w:cs="Arial"/>
          <w:i/>
          <w:sz w:val="20"/>
          <w:szCs w:val="20"/>
          <w:lang w:val="nl-BE"/>
        </w:rPr>
        <w:t>(</w:t>
      </w:r>
      <w:r w:rsidRPr="008565EA">
        <w:rPr>
          <w:rFonts w:cs="Arial"/>
          <w:i/>
          <w:sz w:val="20"/>
          <w:szCs w:val="20"/>
          <w:lang w:val="nl-BE"/>
        </w:rPr>
        <w:t>1998</w:t>
      </w:r>
      <w:r w:rsidR="00BA2F44">
        <w:rPr>
          <w:rFonts w:cs="Arial"/>
          <w:i/>
          <w:sz w:val="20"/>
          <w:szCs w:val="20"/>
          <w:lang w:val="nl-BE"/>
        </w:rPr>
        <w:t>)</w:t>
      </w:r>
    </w:p>
    <w:p w14:paraId="1C9D3025" w14:textId="77777777" w:rsidR="006F3923" w:rsidRPr="008565EA" w:rsidRDefault="006F3923" w:rsidP="006F3923">
      <w:pPr>
        <w:tabs>
          <w:tab w:val="left" w:pos="1985"/>
        </w:tabs>
        <w:jc w:val="both"/>
        <w:rPr>
          <w:rFonts w:cs="Arial"/>
          <w:i/>
          <w:sz w:val="20"/>
          <w:szCs w:val="20"/>
          <w:lang w:val="nl-BE"/>
        </w:rPr>
      </w:pPr>
      <w:r w:rsidRPr="008565EA">
        <w:rPr>
          <w:rFonts w:cs="Arial"/>
          <w:b/>
          <w:i/>
          <w:sz w:val="20"/>
          <w:szCs w:val="20"/>
          <w:lang w:val="nl-BE"/>
        </w:rPr>
        <w:t xml:space="preserve">   Kg7 Lh6 Pg4 / Kd6 Le8 d7 +  </w:t>
      </w:r>
      <w:r w:rsidRPr="008565EA">
        <w:rPr>
          <w:rFonts w:cs="Arial"/>
          <w:i/>
          <w:sz w:val="20"/>
          <w:szCs w:val="20"/>
          <w:lang w:val="nl-BE"/>
        </w:rPr>
        <w:t>Wit aan zet wint.</w:t>
      </w:r>
    </w:p>
    <w:p w14:paraId="554CBCB4"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ab/>
      </w:r>
      <w:r w:rsidRPr="008565EA">
        <w:rPr>
          <w:rFonts w:cs="Arial"/>
          <w:b/>
          <w:i/>
          <w:sz w:val="20"/>
          <w:szCs w:val="20"/>
          <w:lang w:val="nl-BE"/>
        </w:rPr>
        <w:t>1.Pf6</w:t>
      </w:r>
      <w:r w:rsidRPr="008565EA">
        <w:rPr>
          <w:rFonts w:cs="Arial"/>
          <w:b/>
          <w:i/>
          <w:sz w:val="20"/>
          <w:szCs w:val="20"/>
          <w:lang w:val="nl-BE"/>
        </w:rPr>
        <w:tab/>
        <w:t>Ke7</w:t>
      </w:r>
    </w:p>
    <w:p w14:paraId="7BF0273E"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2.Pd5+</w:t>
      </w:r>
      <w:r w:rsidRPr="008565EA">
        <w:rPr>
          <w:rFonts w:cs="Arial"/>
          <w:b/>
          <w:i/>
          <w:sz w:val="20"/>
          <w:szCs w:val="20"/>
          <w:lang w:val="nl-BE"/>
        </w:rPr>
        <w:tab/>
        <w:t>Kd8</w:t>
      </w:r>
    </w:p>
    <w:p w14:paraId="471E7E44" w14:textId="77777777" w:rsidR="006F3923" w:rsidRPr="008565EA" w:rsidRDefault="006F3923" w:rsidP="006F3923">
      <w:pPr>
        <w:tabs>
          <w:tab w:val="left" w:pos="1985"/>
        </w:tabs>
        <w:jc w:val="both"/>
        <w:rPr>
          <w:rFonts w:cs="Arial"/>
          <w:b/>
          <w:i/>
          <w:sz w:val="20"/>
          <w:szCs w:val="20"/>
          <w:lang w:val="nl-BE"/>
        </w:rPr>
      </w:pPr>
      <w:r w:rsidRPr="008565EA">
        <w:rPr>
          <w:rFonts w:cs="Arial"/>
          <w:i/>
          <w:sz w:val="20"/>
          <w:szCs w:val="20"/>
          <w:lang w:val="nl-BE"/>
        </w:rPr>
        <w:t xml:space="preserve">of 2…Kd6 3.Pf4  Ke7 4.Lg5+ Kd6 5.Kf8 of 2…Ke6 3.Pc7+ Ke7 4.Lg5+ Kd6 5.Pxe8+.                     </w:t>
      </w:r>
      <w:r w:rsidRPr="008565EA">
        <w:rPr>
          <w:rFonts w:cs="Arial"/>
          <w:b/>
          <w:i/>
          <w:sz w:val="20"/>
          <w:szCs w:val="20"/>
          <w:lang w:val="nl-BE"/>
        </w:rPr>
        <w:t>3.Lg5+</w:t>
      </w:r>
      <w:r w:rsidRPr="008565EA">
        <w:rPr>
          <w:rFonts w:cs="Arial"/>
          <w:b/>
          <w:i/>
          <w:sz w:val="20"/>
          <w:szCs w:val="20"/>
          <w:lang w:val="nl-BE"/>
        </w:rPr>
        <w:tab/>
        <w:t>Kc8</w:t>
      </w:r>
    </w:p>
    <w:p w14:paraId="77DEE392"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4.Pf6</w:t>
      </w:r>
      <w:r w:rsidRPr="008565EA">
        <w:rPr>
          <w:rFonts w:cs="Arial"/>
          <w:b/>
          <w:i/>
          <w:sz w:val="20"/>
          <w:szCs w:val="20"/>
          <w:lang w:val="nl-BE"/>
        </w:rPr>
        <w:tab/>
        <w:t>Kd8</w:t>
      </w:r>
    </w:p>
    <w:p w14:paraId="3CCD5552"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5.Kf8</w:t>
      </w:r>
      <w:r w:rsidRPr="008565EA">
        <w:rPr>
          <w:rFonts w:cs="Arial"/>
          <w:b/>
          <w:i/>
          <w:sz w:val="20"/>
          <w:szCs w:val="20"/>
          <w:lang w:val="nl-BE"/>
        </w:rPr>
        <w:tab/>
        <w:t>Lg6</w:t>
      </w:r>
    </w:p>
    <w:p w14:paraId="2C4EF93E" w14:textId="77777777" w:rsidR="006F3923" w:rsidRPr="008565EA" w:rsidRDefault="006F3923" w:rsidP="006F3923">
      <w:pPr>
        <w:tabs>
          <w:tab w:val="left" w:pos="1985"/>
        </w:tabs>
        <w:jc w:val="both"/>
        <w:rPr>
          <w:rFonts w:cs="Arial"/>
          <w:b/>
          <w:i/>
          <w:sz w:val="20"/>
          <w:szCs w:val="20"/>
          <w:lang w:val="nl-BE"/>
        </w:rPr>
      </w:pPr>
      <w:r w:rsidRPr="008565EA">
        <w:rPr>
          <w:rFonts w:cs="Arial"/>
          <w:b/>
          <w:i/>
          <w:sz w:val="20"/>
          <w:szCs w:val="20"/>
          <w:lang w:val="nl-BE"/>
        </w:rPr>
        <w:tab/>
        <w:t>6.Pd5+</w:t>
      </w:r>
      <w:r w:rsidRPr="008565EA">
        <w:rPr>
          <w:rFonts w:cs="Arial"/>
          <w:b/>
          <w:i/>
          <w:sz w:val="20"/>
          <w:szCs w:val="20"/>
          <w:lang w:val="nl-BE"/>
        </w:rPr>
        <w:tab/>
        <w:t>Kc8</w:t>
      </w:r>
    </w:p>
    <w:p w14:paraId="6CBC79D1" w14:textId="77777777" w:rsidR="006F3923" w:rsidRPr="008565EA" w:rsidRDefault="006F3923" w:rsidP="006F3923">
      <w:pPr>
        <w:tabs>
          <w:tab w:val="left" w:pos="1985"/>
          <w:tab w:val="center" w:pos="3345"/>
        </w:tabs>
        <w:jc w:val="both"/>
        <w:rPr>
          <w:rFonts w:cs="Arial"/>
          <w:b/>
          <w:i/>
          <w:sz w:val="20"/>
          <w:szCs w:val="20"/>
          <w:lang w:val="nl-BE"/>
        </w:rPr>
      </w:pPr>
      <w:r w:rsidRPr="008565EA">
        <w:rPr>
          <w:rFonts w:cs="Arial"/>
          <w:b/>
          <w:i/>
          <w:sz w:val="20"/>
          <w:szCs w:val="20"/>
          <w:lang w:val="nl-BE"/>
        </w:rPr>
        <w:tab/>
        <w:t>7.Pe7+</w:t>
      </w:r>
      <w:r w:rsidRPr="008565EA">
        <w:rPr>
          <w:rFonts w:cs="Arial"/>
          <w:b/>
          <w:i/>
          <w:sz w:val="20"/>
          <w:szCs w:val="20"/>
          <w:lang w:val="nl-BE"/>
        </w:rPr>
        <w:tab/>
      </w:r>
      <w:r w:rsidRPr="008565EA">
        <w:rPr>
          <w:rFonts w:cs="Arial"/>
          <w:i/>
          <w:sz w:val="20"/>
          <w:szCs w:val="20"/>
          <w:lang w:val="nl-BE"/>
        </w:rPr>
        <w:t>En wit wint.</w:t>
      </w:r>
    </w:p>
    <w:p w14:paraId="159A2CE8"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 xml:space="preserve">   </w:t>
      </w:r>
      <w:r w:rsidR="004F781D">
        <w:rPr>
          <w:rFonts w:cs="Arial"/>
          <w:i/>
          <w:sz w:val="20"/>
          <w:szCs w:val="20"/>
          <w:lang w:val="nl-BE"/>
        </w:rPr>
        <w:t>“</w:t>
      </w:r>
      <w:r w:rsidRPr="008565EA">
        <w:rPr>
          <w:rFonts w:cs="Arial"/>
          <w:i/>
          <w:sz w:val="20"/>
          <w:szCs w:val="20"/>
          <w:lang w:val="nl-BE"/>
        </w:rPr>
        <w:t xml:space="preserve">Als binnenhuisarchitect heeft Ignace natuurlijk ook een eigen visie op es-thetica. Dat de lezer zich dan ook niet laat afschrikken door de bijzondere schaakdiagrammen (eigen makelij). Het oogt wat vreemd in het begin, maar het went snel. </w:t>
      </w:r>
    </w:p>
    <w:p w14:paraId="56B97BFF" w14:textId="77777777" w:rsidR="006F3923" w:rsidRPr="008565EA" w:rsidRDefault="006F3923" w:rsidP="006F3923">
      <w:pPr>
        <w:tabs>
          <w:tab w:val="left" w:pos="1985"/>
        </w:tabs>
        <w:jc w:val="both"/>
        <w:rPr>
          <w:rFonts w:cs="Arial"/>
          <w:i/>
          <w:sz w:val="20"/>
          <w:szCs w:val="20"/>
          <w:lang w:val="nl-BE"/>
        </w:rPr>
      </w:pPr>
      <w:r w:rsidRPr="008565EA">
        <w:rPr>
          <w:rFonts w:cs="Arial"/>
          <w:i/>
          <w:sz w:val="20"/>
          <w:szCs w:val="20"/>
          <w:lang w:val="nl-BE"/>
        </w:rPr>
        <w:t xml:space="preserve">   </w:t>
      </w:r>
    </w:p>
    <w:p w14:paraId="24D6DCED" w14:textId="77777777" w:rsidR="006F3923" w:rsidRPr="008565EA" w:rsidRDefault="00607D65" w:rsidP="006F3923">
      <w:pPr>
        <w:tabs>
          <w:tab w:val="left" w:pos="1985"/>
        </w:tabs>
        <w:jc w:val="both"/>
        <w:rPr>
          <w:rFonts w:cs="Arial"/>
          <w:i/>
          <w:sz w:val="20"/>
          <w:szCs w:val="20"/>
          <w:lang w:val="nl-BE"/>
        </w:rPr>
      </w:pPr>
      <w:r w:rsidRPr="008565EA">
        <w:rPr>
          <w:rFonts w:cs="Arial"/>
          <w:i/>
          <w:sz w:val="20"/>
          <w:szCs w:val="20"/>
          <w:lang w:val="nl-BE"/>
        </w:rPr>
        <w:t xml:space="preserve">   </w:t>
      </w:r>
      <w:r w:rsidR="006F3923" w:rsidRPr="008565EA">
        <w:rPr>
          <w:rFonts w:cs="Arial"/>
          <w:i/>
          <w:sz w:val="20"/>
          <w:szCs w:val="20"/>
          <w:lang w:val="nl-BE"/>
        </w:rPr>
        <w:t>Je kunt het voor 20.00 euro bestellen bij je schaakboekenboer om de</w:t>
      </w:r>
      <w:r w:rsidR="006F3923">
        <w:rPr>
          <w:rFonts w:cs="Arial"/>
          <w:sz w:val="20"/>
          <w:szCs w:val="20"/>
          <w:lang w:val="nl-BE"/>
        </w:rPr>
        <w:t xml:space="preserve"> </w:t>
      </w:r>
      <w:r w:rsidR="006F3923" w:rsidRPr="008565EA">
        <w:rPr>
          <w:rFonts w:cs="Arial"/>
          <w:i/>
          <w:sz w:val="20"/>
          <w:szCs w:val="20"/>
          <w:lang w:val="nl-BE"/>
        </w:rPr>
        <w:t>hoek, of eventueel bij de Vlaams-Nederlandse eindspelvereniging ARVES (zie de website voor meer informatie</w:t>
      </w:r>
      <w:r w:rsidR="00E727A6" w:rsidRPr="008565EA">
        <w:rPr>
          <w:rFonts w:cs="Arial"/>
          <w:i/>
          <w:sz w:val="20"/>
          <w:szCs w:val="20"/>
          <w:lang w:val="nl-BE"/>
        </w:rPr>
        <w:t>.</w:t>
      </w:r>
      <w:r w:rsidR="006F3923" w:rsidRPr="008565EA">
        <w:rPr>
          <w:rFonts w:cs="Arial"/>
          <w:i/>
          <w:sz w:val="20"/>
          <w:szCs w:val="20"/>
          <w:lang w:val="nl-BE"/>
        </w:rPr>
        <w:t>)</w:t>
      </w:r>
      <w:r w:rsidR="008565EA">
        <w:rPr>
          <w:rFonts w:cs="Arial"/>
          <w:i/>
          <w:sz w:val="20"/>
          <w:szCs w:val="20"/>
          <w:lang w:val="nl-BE"/>
        </w:rPr>
        <w:t>”</w:t>
      </w:r>
    </w:p>
    <w:p w14:paraId="61E62A2A" w14:textId="77777777" w:rsidR="006F3923" w:rsidRPr="00D630DD" w:rsidRDefault="006F3923" w:rsidP="006F3923">
      <w:pPr>
        <w:tabs>
          <w:tab w:val="left" w:pos="1985"/>
        </w:tabs>
        <w:jc w:val="both"/>
        <w:rPr>
          <w:rFonts w:cs="Arial"/>
          <w:b/>
          <w:sz w:val="20"/>
          <w:szCs w:val="20"/>
          <w:lang w:val="nl-BE"/>
        </w:rPr>
      </w:pPr>
      <w:r w:rsidRPr="008565EA">
        <w:rPr>
          <w:rFonts w:cs="Arial"/>
          <w:b/>
          <w:i/>
          <w:sz w:val="20"/>
          <w:szCs w:val="20"/>
          <w:lang w:val="nl-BE"/>
        </w:rPr>
        <w:t xml:space="preserve">                                                                                                  </w:t>
      </w:r>
      <w:r w:rsidRPr="00D630DD">
        <w:rPr>
          <w:rFonts w:cs="Arial"/>
          <w:b/>
          <w:sz w:val="20"/>
          <w:szCs w:val="20"/>
          <w:lang w:val="nl-BE"/>
        </w:rPr>
        <w:t xml:space="preserve">Luc Palmans                                                                                                        </w:t>
      </w:r>
    </w:p>
    <w:p w14:paraId="55EC84B1" w14:textId="77777777" w:rsidR="006F3923" w:rsidRPr="00D630DD" w:rsidRDefault="006F3923" w:rsidP="006F3923">
      <w:pPr>
        <w:tabs>
          <w:tab w:val="left" w:pos="1985"/>
        </w:tabs>
        <w:jc w:val="both"/>
        <w:rPr>
          <w:rFonts w:cs="Arial"/>
          <w:b/>
          <w:sz w:val="20"/>
          <w:szCs w:val="20"/>
          <w:lang w:val="nl-BE"/>
        </w:rPr>
      </w:pPr>
    </w:p>
    <w:p w14:paraId="6DAB68AB" w14:textId="77777777" w:rsidR="006F3923" w:rsidRPr="00D630DD" w:rsidRDefault="006F3923" w:rsidP="006F3923">
      <w:pPr>
        <w:tabs>
          <w:tab w:val="left" w:pos="1985"/>
        </w:tabs>
        <w:jc w:val="both"/>
        <w:rPr>
          <w:rFonts w:cs="Arial"/>
          <w:b/>
          <w:sz w:val="20"/>
          <w:szCs w:val="20"/>
          <w:lang w:val="nl-BE"/>
        </w:rPr>
      </w:pPr>
    </w:p>
    <w:p w14:paraId="63DB5750" w14:textId="77777777" w:rsidR="009938DC" w:rsidRPr="00D630DD" w:rsidRDefault="002A2F34" w:rsidP="006F3923">
      <w:pPr>
        <w:tabs>
          <w:tab w:val="left" w:pos="1985"/>
        </w:tabs>
        <w:jc w:val="both"/>
        <w:rPr>
          <w:rFonts w:cs="Arial"/>
          <w:b/>
          <w:sz w:val="20"/>
          <w:szCs w:val="20"/>
          <w:lang w:val="nl-BE"/>
        </w:rPr>
      </w:pPr>
      <w:r w:rsidRPr="00D630DD">
        <w:rPr>
          <w:rFonts w:cs="Arial"/>
          <w:b/>
          <w:sz w:val="20"/>
          <w:szCs w:val="20"/>
          <w:lang w:val="nl-BE"/>
        </w:rPr>
        <w:lastRenderedPageBreak/>
        <w:t xml:space="preserve">  </w:t>
      </w:r>
      <w:r w:rsidR="009938DC" w:rsidRPr="00D630DD">
        <w:rPr>
          <w:rFonts w:cs="Arial"/>
          <w:b/>
          <w:sz w:val="20"/>
          <w:szCs w:val="20"/>
          <w:lang w:val="nl-BE"/>
        </w:rPr>
        <w:t xml:space="preserve">   </w:t>
      </w:r>
    </w:p>
    <w:p w14:paraId="70B1872E" w14:textId="77777777" w:rsidR="003448D2" w:rsidRPr="003F2A6A" w:rsidRDefault="009938DC" w:rsidP="006F3923">
      <w:pPr>
        <w:tabs>
          <w:tab w:val="left" w:pos="1985"/>
        </w:tabs>
        <w:jc w:val="both"/>
        <w:rPr>
          <w:rFonts w:cs="Arial"/>
          <w:b/>
          <w:i/>
          <w:sz w:val="20"/>
          <w:szCs w:val="20"/>
          <w:lang w:val="nl-BE"/>
        </w:rPr>
      </w:pPr>
      <w:r w:rsidRPr="00B8005D">
        <w:rPr>
          <w:rFonts w:cs="Arial"/>
          <w:b/>
          <w:i/>
          <w:sz w:val="20"/>
          <w:szCs w:val="20"/>
          <w:lang w:val="nl-BE"/>
        </w:rPr>
        <w:t xml:space="preserve">  </w:t>
      </w:r>
      <w:r w:rsidR="000928C5" w:rsidRPr="00B8005D">
        <w:rPr>
          <w:rFonts w:cs="Arial"/>
          <w:b/>
          <w:i/>
          <w:sz w:val="20"/>
          <w:szCs w:val="20"/>
          <w:lang w:val="nl-BE"/>
        </w:rPr>
        <w:t xml:space="preserve"> </w:t>
      </w:r>
      <w:r w:rsidR="00686878" w:rsidRPr="00B8005D">
        <w:rPr>
          <w:rFonts w:cs="Arial"/>
          <w:b/>
          <w:i/>
          <w:sz w:val="20"/>
          <w:szCs w:val="20"/>
          <w:lang w:val="nl-BE"/>
        </w:rPr>
        <w:t xml:space="preserve"> </w:t>
      </w:r>
      <w:r w:rsidR="002D4FC2">
        <w:rPr>
          <w:rFonts w:cs="Arial"/>
          <w:sz w:val="20"/>
          <w:szCs w:val="20"/>
          <w:lang w:val="nl-BE"/>
        </w:rPr>
        <w:t>T</w:t>
      </w:r>
      <w:r w:rsidR="003F2A6A">
        <w:rPr>
          <w:rFonts w:cs="Arial"/>
          <w:sz w:val="20"/>
          <w:szCs w:val="20"/>
          <w:lang w:val="nl-BE"/>
        </w:rPr>
        <w:t>ijdschrift</w:t>
      </w:r>
      <w:r w:rsidR="00A8509A" w:rsidRPr="00B8005D">
        <w:rPr>
          <w:rFonts w:cs="Arial"/>
          <w:sz w:val="20"/>
          <w:szCs w:val="20"/>
          <w:lang w:val="nl-BE"/>
        </w:rPr>
        <w:t xml:space="preserve"> </w:t>
      </w:r>
      <w:r w:rsidR="006F3923" w:rsidRPr="001A755C">
        <w:rPr>
          <w:rFonts w:cs="Arial"/>
          <w:b/>
          <w:sz w:val="20"/>
          <w:szCs w:val="20"/>
          <w:lang w:val="nl-BE"/>
        </w:rPr>
        <w:t xml:space="preserve">EG No 175 - Vol. </w:t>
      </w:r>
      <w:r w:rsidR="006F3923" w:rsidRPr="003F2A6A">
        <w:rPr>
          <w:rFonts w:cs="Arial"/>
          <w:b/>
          <w:sz w:val="20"/>
          <w:szCs w:val="20"/>
          <w:lang w:val="nl-BE"/>
        </w:rPr>
        <w:t>XV</w:t>
      </w:r>
      <w:r w:rsidR="00871115" w:rsidRPr="003F2A6A">
        <w:rPr>
          <w:rFonts w:cs="Arial"/>
          <w:b/>
          <w:sz w:val="20"/>
          <w:szCs w:val="20"/>
          <w:lang w:val="nl-BE"/>
        </w:rPr>
        <w:t>:</w:t>
      </w:r>
      <w:r w:rsidR="006F3923" w:rsidRPr="003F2A6A">
        <w:rPr>
          <w:rFonts w:cs="Arial"/>
          <w:i/>
          <w:sz w:val="20"/>
          <w:szCs w:val="20"/>
          <w:lang w:val="nl-BE"/>
        </w:rPr>
        <w:t xml:space="preserve"> </w:t>
      </w:r>
      <w:r w:rsidR="00BA2F44" w:rsidRPr="003F2A6A">
        <w:rPr>
          <w:rFonts w:cs="Arial"/>
          <w:i/>
          <w:sz w:val="20"/>
          <w:szCs w:val="20"/>
          <w:lang w:val="nl-BE"/>
        </w:rPr>
        <w:t>(</w:t>
      </w:r>
      <w:r w:rsidR="006F3923" w:rsidRPr="003F2A6A">
        <w:rPr>
          <w:rFonts w:cs="Arial"/>
          <w:i/>
          <w:sz w:val="20"/>
          <w:szCs w:val="20"/>
          <w:lang w:val="nl-BE"/>
        </w:rPr>
        <w:t>January 2009</w:t>
      </w:r>
      <w:r w:rsidR="00BA2F44" w:rsidRPr="003F2A6A">
        <w:rPr>
          <w:rFonts w:cs="Arial"/>
          <w:i/>
          <w:sz w:val="20"/>
          <w:szCs w:val="20"/>
          <w:lang w:val="nl-BE"/>
        </w:rPr>
        <w:t>)</w:t>
      </w:r>
    </w:p>
    <w:p w14:paraId="659BD7DC" w14:textId="77777777" w:rsidR="006F3923" w:rsidRPr="00D630DD" w:rsidRDefault="002A2F34" w:rsidP="006F3923">
      <w:pPr>
        <w:tabs>
          <w:tab w:val="left" w:pos="1985"/>
        </w:tabs>
        <w:jc w:val="both"/>
        <w:rPr>
          <w:rFonts w:cs="Arial"/>
          <w:b/>
          <w:i/>
          <w:sz w:val="20"/>
          <w:szCs w:val="20"/>
          <w:lang w:val="nl-BE"/>
        </w:rPr>
      </w:pPr>
      <w:r w:rsidRPr="00D630DD">
        <w:rPr>
          <w:rFonts w:cs="Arial"/>
          <w:b/>
          <w:i/>
          <w:sz w:val="20"/>
          <w:szCs w:val="20"/>
          <w:lang w:val="nl-BE"/>
        </w:rPr>
        <w:t xml:space="preserve">  </w:t>
      </w:r>
      <w:r w:rsidR="006726B5" w:rsidRPr="00D630DD">
        <w:rPr>
          <w:rFonts w:cs="Arial"/>
          <w:b/>
          <w:i/>
          <w:sz w:val="20"/>
          <w:szCs w:val="20"/>
          <w:lang w:val="nl-BE"/>
        </w:rPr>
        <w:t xml:space="preserve"> </w:t>
      </w:r>
      <w:r w:rsidR="009E6909" w:rsidRPr="00D630DD">
        <w:rPr>
          <w:rFonts w:cs="Arial"/>
          <w:b/>
          <w:i/>
          <w:sz w:val="20"/>
          <w:szCs w:val="20"/>
          <w:lang w:val="nl-BE"/>
        </w:rPr>
        <w:t xml:space="preserve"> </w:t>
      </w:r>
      <w:r w:rsidR="006F3923" w:rsidRPr="00D630DD">
        <w:rPr>
          <w:rFonts w:cs="Arial"/>
          <w:b/>
          <w:i/>
          <w:sz w:val="20"/>
          <w:szCs w:val="20"/>
          <w:lang w:val="nl-BE"/>
        </w:rPr>
        <w:t>SchaakStudieSpinsels, Ignace Vandecasteele.</w:t>
      </w:r>
    </w:p>
    <w:p w14:paraId="26B4FF58" w14:textId="77777777" w:rsidR="009E6909" w:rsidRPr="00D630DD" w:rsidRDefault="00972BFD" w:rsidP="006F3923">
      <w:pPr>
        <w:tabs>
          <w:tab w:val="left" w:pos="1985"/>
        </w:tabs>
        <w:jc w:val="both"/>
        <w:rPr>
          <w:rFonts w:cs="Arial"/>
          <w:b/>
          <w:i/>
          <w:sz w:val="20"/>
          <w:szCs w:val="20"/>
          <w:lang w:val="nl-BE"/>
        </w:rPr>
      </w:pPr>
      <w:r w:rsidRPr="00D630DD">
        <w:rPr>
          <w:rFonts w:cs="Arial"/>
          <w:b/>
          <w:i/>
          <w:sz w:val="20"/>
          <w:szCs w:val="20"/>
          <w:lang w:val="nl-BE"/>
        </w:rPr>
        <w:t xml:space="preserve">  </w:t>
      </w:r>
      <w:r w:rsidR="009E6909" w:rsidRPr="00D630DD">
        <w:rPr>
          <w:rFonts w:cs="Arial"/>
          <w:b/>
          <w:i/>
          <w:sz w:val="20"/>
          <w:szCs w:val="20"/>
          <w:lang w:val="nl-BE"/>
        </w:rPr>
        <w:t xml:space="preserve"> </w:t>
      </w:r>
    </w:p>
    <w:p w14:paraId="08B4A671" w14:textId="77777777" w:rsidR="00686878" w:rsidRDefault="009E6909" w:rsidP="006F3923">
      <w:pPr>
        <w:tabs>
          <w:tab w:val="left" w:pos="1985"/>
        </w:tabs>
        <w:jc w:val="both"/>
        <w:rPr>
          <w:rFonts w:cs="Arial"/>
          <w:b/>
          <w:i/>
          <w:sz w:val="20"/>
          <w:szCs w:val="20"/>
          <w:lang w:val="en-GB"/>
        </w:rPr>
      </w:pPr>
      <w:r w:rsidRPr="00D630DD">
        <w:rPr>
          <w:rFonts w:cs="Arial"/>
          <w:b/>
          <w:i/>
          <w:sz w:val="20"/>
          <w:szCs w:val="20"/>
          <w:lang w:val="nl-BE"/>
        </w:rPr>
        <w:t xml:space="preserve">   </w:t>
      </w:r>
      <w:r w:rsidR="00686878" w:rsidRPr="00351637">
        <w:rPr>
          <w:rFonts w:cs="Arial"/>
          <w:i/>
          <w:sz w:val="20"/>
          <w:szCs w:val="20"/>
          <w:lang w:val="en-GB"/>
        </w:rPr>
        <w:t>“</w:t>
      </w:r>
      <w:r w:rsidR="006F3923" w:rsidRPr="006726B5">
        <w:rPr>
          <w:rFonts w:cs="Arial"/>
          <w:b/>
          <w:i/>
          <w:sz w:val="20"/>
          <w:szCs w:val="20"/>
          <w:lang w:val="en-GB"/>
        </w:rPr>
        <w:t>302 pages, over 200 study diagrams, composed (the diagrams</w:t>
      </w:r>
    </w:p>
    <w:p w14:paraId="1561FDDE" w14:textId="77777777" w:rsidR="006F3923" w:rsidRPr="006726B5" w:rsidRDefault="00686878" w:rsidP="006F3923">
      <w:pPr>
        <w:tabs>
          <w:tab w:val="left" w:pos="1985"/>
        </w:tabs>
        <w:jc w:val="both"/>
        <w:rPr>
          <w:rFonts w:cs="Arial"/>
          <w:b/>
          <w:i/>
          <w:sz w:val="20"/>
          <w:szCs w:val="20"/>
          <w:lang w:val="en-GB"/>
        </w:rPr>
      </w:pPr>
      <w:r>
        <w:rPr>
          <w:rFonts w:cs="Arial"/>
          <w:b/>
          <w:i/>
          <w:sz w:val="20"/>
          <w:szCs w:val="20"/>
          <w:lang w:val="en-GB"/>
        </w:rPr>
        <w:t xml:space="preserve">    them</w:t>
      </w:r>
      <w:r w:rsidR="006F3923" w:rsidRPr="006726B5">
        <w:rPr>
          <w:rFonts w:cs="Arial"/>
          <w:b/>
          <w:i/>
          <w:sz w:val="20"/>
          <w:szCs w:val="20"/>
          <w:lang w:val="en-GB"/>
        </w:rPr>
        <w:t xml:space="preserve">selves too) by the author. </w:t>
      </w:r>
    </w:p>
    <w:p w14:paraId="6B54E5B1" w14:textId="77777777" w:rsidR="006F3923" w:rsidRPr="006726B5" w:rsidRDefault="000F03C8" w:rsidP="006F3923">
      <w:pPr>
        <w:tabs>
          <w:tab w:val="left" w:pos="1985"/>
        </w:tabs>
        <w:jc w:val="both"/>
        <w:rPr>
          <w:rFonts w:cs="Arial"/>
          <w:b/>
          <w:i/>
          <w:sz w:val="20"/>
          <w:szCs w:val="20"/>
          <w:lang w:val="en-GB"/>
        </w:rPr>
      </w:pPr>
      <w:r>
        <w:rPr>
          <w:rFonts w:cs="Arial"/>
          <w:b/>
          <w:i/>
          <w:sz w:val="20"/>
          <w:szCs w:val="20"/>
          <w:lang w:val="en-GB"/>
        </w:rPr>
        <w:t xml:space="preserve">   </w:t>
      </w:r>
      <w:r w:rsidR="002A2F34" w:rsidRPr="006726B5">
        <w:rPr>
          <w:rFonts w:cs="Arial"/>
          <w:b/>
          <w:i/>
          <w:sz w:val="20"/>
          <w:szCs w:val="20"/>
          <w:lang w:val="en-GB"/>
        </w:rPr>
        <w:t xml:space="preserve"> </w:t>
      </w:r>
      <w:r w:rsidR="006F3923" w:rsidRPr="006726B5">
        <w:rPr>
          <w:rFonts w:cs="Arial"/>
          <w:b/>
          <w:i/>
          <w:sz w:val="20"/>
          <w:szCs w:val="20"/>
          <w:lang w:val="en-GB"/>
        </w:rPr>
        <w:t xml:space="preserve">ARVES Yearbook, 2008. In Dutch, with lapses into English. </w:t>
      </w:r>
    </w:p>
    <w:p w14:paraId="32FCB269" w14:textId="77777777" w:rsidR="006F3923" w:rsidRPr="00F6319F" w:rsidRDefault="002A2F34" w:rsidP="006F3923">
      <w:pPr>
        <w:tabs>
          <w:tab w:val="left" w:pos="1985"/>
        </w:tabs>
        <w:jc w:val="both"/>
        <w:rPr>
          <w:rFonts w:cs="Arial"/>
          <w:b/>
          <w:sz w:val="20"/>
          <w:szCs w:val="20"/>
          <w:lang w:val="en-GB"/>
        </w:rPr>
      </w:pPr>
      <w:r w:rsidRPr="006726B5">
        <w:rPr>
          <w:rFonts w:cs="Arial"/>
          <w:b/>
          <w:i/>
          <w:sz w:val="20"/>
          <w:szCs w:val="20"/>
          <w:lang w:val="en-GB"/>
        </w:rPr>
        <w:t xml:space="preserve"> </w:t>
      </w:r>
      <w:r w:rsidR="000F03C8">
        <w:rPr>
          <w:rFonts w:cs="Arial"/>
          <w:b/>
          <w:i/>
          <w:sz w:val="20"/>
          <w:szCs w:val="20"/>
          <w:lang w:val="en-GB"/>
        </w:rPr>
        <w:t xml:space="preserve">  </w:t>
      </w:r>
      <w:r w:rsidRPr="006726B5">
        <w:rPr>
          <w:rFonts w:cs="Arial"/>
          <w:b/>
          <w:i/>
          <w:sz w:val="20"/>
          <w:szCs w:val="20"/>
          <w:lang w:val="en-GB"/>
        </w:rPr>
        <w:t xml:space="preserve"> </w:t>
      </w:r>
      <w:r w:rsidR="006F3923" w:rsidRPr="006726B5">
        <w:rPr>
          <w:rFonts w:cs="Arial"/>
          <w:b/>
          <w:i/>
          <w:sz w:val="20"/>
          <w:szCs w:val="20"/>
          <w:lang w:val="en-GB"/>
        </w:rPr>
        <w:t>ISBN/EAN 978-90-9022776-4</w:t>
      </w:r>
      <w:r w:rsidR="00F6319F">
        <w:rPr>
          <w:rFonts w:cs="Arial"/>
          <w:b/>
          <w:sz w:val="20"/>
          <w:szCs w:val="20"/>
          <w:lang w:val="en-GB"/>
        </w:rPr>
        <w:t>:</w:t>
      </w:r>
    </w:p>
    <w:p w14:paraId="23552A68" w14:textId="77777777" w:rsidR="006F3923" w:rsidRPr="006726B5" w:rsidRDefault="006F3923" w:rsidP="006F3923">
      <w:pPr>
        <w:tabs>
          <w:tab w:val="left" w:pos="1985"/>
        </w:tabs>
        <w:jc w:val="both"/>
        <w:rPr>
          <w:rFonts w:cs="Arial"/>
          <w:b/>
          <w:i/>
          <w:sz w:val="20"/>
          <w:szCs w:val="20"/>
          <w:lang w:val="en-GB"/>
        </w:rPr>
      </w:pPr>
    </w:p>
    <w:p w14:paraId="15489D78" w14:textId="77777777" w:rsidR="006F3923" w:rsidRPr="006726B5" w:rsidRDefault="006F3923" w:rsidP="006F3923">
      <w:pPr>
        <w:tabs>
          <w:tab w:val="left" w:pos="1985"/>
        </w:tabs>
        <w:jc w:val="both"/>
        <w:rPr>
          <w:rFonts w:cs="Arial"/>
          <w:i/>
          <w:sz w:val="20"/>
          <w:szCs w:val="20"/>
          <w:lang w:val="en-GB"/>
        </w:rPr>
      </w:pPr>
      <w:r w:rsidRPr="006726B5">
        <w:rPr>
          <w:rFonts w:cs="Arial"/>
          <w:i/>
          <w:sz w:val="20"/>
          <w:szCs w:val="20"/>
          <w:lang w:val="en-GB"/>
        </w:rPr>
        <w:t xml:space="preserve">   The overall impression of sobriety rather than exuberance is macabrely reinforced by the scalped and trepanned,</w:t>
      </w:r>
      <w:r w:rsidR="00B4316C">
        <w:rPr>
          <w:rFonts w:cs="Arial"/>
          <w:i/>
          <w:sz w:val="20"/>
          <w:szCs w:val="20"/>
          <w:lang w:val="en-GB"/>
        </w:rPr>
        <w:t xml:space="preserve"> if not lobotomised, pawns, lea</w:t>
      </w:r>
      <w:r w:rsidRPr="006726B5">
        <w:rPr>
          <w:rFonts w:cs="Arial"/>
          <w:i/>
          <w:sz w:val="20"/>
          <w:szCs w:val="20"/>
          <w:lang w:val="en-GB"/>
        </w:rPr>
        <w:t>ving,</w:t>
      </w:r>
      <w:r w:rsidR="00185961" w:rsidRPr="006726B5">
        <w:rPr>
          <w:rFonts w:cs="Arial"/>
          <w:i/>
          <w:sz w:val="20"/>
          <w:szCs w:val="20"/>
          <w:lang w:val="en-GB"/>
        </w:rPr>
        <w:t xml:space="preserve"> let’s hope, their souls intact (sic).</w:t>
      </w:r>
      <w:r w:rsidRPr="006726B5">
        <w:rPr>
          <w:rFonts w:cs="Arial"/>
          <w:i/>
          <w:sz w:val="20"/>
          <w:szCs w:val="20"/>
          <w:lang w:val="en-GB"/>
        </w:rPr>
        <w:t xml:space="preserve"> Fortunately the studied benevolence of the talented and productive Belgian compo</w:t>
      </w:r>
      <w:r w:rsidR="00041B4C" w:rsidRPr="006726B5">
        <w:rPr>
          <w:rFonts w:cs="Arial"/>
          <w:i/>
          <w:sz w:val="20"/>
          <w:szCs w:val="20"/>
          <w:lang w:val="en-GB"/>
        </w:rPr>
        <w:t>ser beams at us from the fronti</w:t>
      </w:r>
      <w:r w:rsidRPr="006726B5">
        <w:rPr>
          <w:rFonts w:cs="Arial"/>
          <w:i/>
          <w:sz w:val="20"/>
          <w:szCs w:val="20"/>
          <w:lang w:val="en-GB"/>
        </w:rPr>
        <w:t>sp</w:t>
      </w:r>
      <w:r w:rsidR="00972BFD">
        <w:rPr>
          <w:rFonts w:cs="Arial"/>
          <w:i/>
          <w:sz w:val="20"/>
          <w:szCs w:val="20"/>
          <w:lang w:val="en-GB"/>
        </w:rPr>
        <w:t xml:space="preserve">ice and redresses the balance. </w:t>
      </w:r>
      <w:r w:rsidRPr="006726B5">
        <w:rPr>
          <w:rFonts w:cs="Arial"/>
          <w:i/>
          <w:sz w:val="20"/>
          <w:szCs w:val="20"/>
          <w:lang w:val="en-GB"/>
        </w:rPr>
        <w:t>This is the third and largest of Vandecaste</w:t>
      </w:r>
      <w:r w:rsidR="00215A3D">
        <w:rPr>
          <w:rFonts w:cs="Arial"/>
          <w:i/>
          <w:sz w:val="20"/>
          <w:szCs w:val="20"/>
          <w:lang w:val="en-GB"/>
        </w:rPr>
        <w:t>ele’s selected studies, the ear</w:t>
      </w:r>
      <w:r w:rsidRPr="006726B5">
        <w:rPr>
          <w:rFonts w:cs="Arial"/>
          <w:i/>
          <w:sz w:val="20"/>
          <w:szCs w:val="20"/>
          <w:lang w:val="en-GB"/>
        </w:rPr>
        <w:t>lier pair dating from 1994 and 1997, is important for the serious enthusiast to possess.</w:t>
      </w:r>
    </w:p>
    <w:p w14:paraId="1DCDB53A" w14:textId="77777777" w:rsidR="006F3923" w:rsidRPr="006726B5" w:rsidRDefault="006F3923" w:rsidP="006F3923">
      <w:pPr>
        <w:tabs>
          <w:tab w:val="left" w:pos="1985"/>
        </w:tabs>
        <w:jc w:val="both"/>
        <w:rPr>
          <w:rFonts w:cs="Arial"/>
          <w:i/>
          <w:sz w:val="20"/>
          <w:szCs w:val="20"/>
          <w:lang w:val="en-GB"/>
        </w:rPr>
      </w:pPr>
    </w:p>
    <w:p w14:paraId="77AE211F" w14:textId="77777777" w:rsidR="006F3923" w:rsidRPr="001A4E30" w:rsidRDefault="006F3923" w:rsidP="006F3923">
      <w:pPr>
        <w:tabs>
          <w:tab w:val="left" w:pos="1985"/>
        </w:tabs>
        <w:jc w:val="both"/>
        <w:rPr>
          <w:rFonts w:cs="Arial"/>
          <w:i/>
          <w:sz w:val="20"/>
          <w:szCs w:val="20"/>
          <w:lang w:val="en-GB"/>
        </w:rPr>
      </w:pPr>
      <w:r w:rsidRPr="006726B5">
        <w:rPr>
          <w:rFonts w:cs="Arial"/>
          <w:i/>
          <w:sz w:val="20"/>
          <w:szCs w:val="20"/>
          <w:lang w:val="en-GB"/>
        </w:rPr>
        <w:t xml:space="preserve">   The organisation is of some interest, as it starts with the corrections of ‘faulty five-piecers’, moving systematically, man by man, up the scale until by p 241 we are with 9 or more on the board. For Vandecasteele this really is the limit - but, we insist, this</w:t>
      </w:r>
      <w:r w:rsidR="00972BFD">
        <w:rPr>
          <w:rFonts w:cs="Arial"/>
          <w:i/>
          <w:sz w:val="20"/>
          <w:szCs w:val="20"/>
          <w:lang w:val="en-GB"/>
        </w:rPr>
        <w:t xml:space="preserve"> is certainly not a limitation. </w:t>
      </w:r>
      <w:r w:rsidRPr="006726B5">
        <w:rPr>
          <w:rFonts w:cs="Arial"/>
          <w:i/>
          <w:sz w:val="20"/>
          <w:szCs w:val="20"/>
          <w:lang w:val="en-GB"/>
        </w:rPr>
        <w:t>A fistfull of originals is included. Wins and draws are separeted in the handy GBR code directory (handy also for checking diagrams), telling us - what we make of it is our affair - that wins far outnumber draws, and that no</w:t>
      </w:r>
      <w:r>
        <w:rPr>
          <w:rFonts w:cs="Arial"/>
          <w:sz w:val="20"/>
          <w:szCs w:val="20"/>
          <w:lang w:val="en-GB"/>
        </w:rPr>
        <w:t xml:space="preserve"> </w:t>
      </w:r>
      <w:r w:rsidRPr="001A4E30">
        <w:rPr>
          <w:rFonts w:cs="Arial"/>
          <w:i/>
          <w:sz w:val="20"/>
          <w:szCs w:val="20"/>
          <w:lang w:val="en-GB"/>
        </w:rPr>
        <w:t xml:space="preserve">draw includes a queen of either colour. </w:t>
      </w:r>
    </w:p>
    <w:p w14:paraId="6E39A529" w14:textId="77777777" w:rsidR="006F3923" w:rsidRPr="001A4E30" w:rsidRDefault="006F3923" w:rsidP="006F3923">
      <w:pPr>
        <w:tabs>
          <w:tab w:val="left" w:pos="1985"/>
        </w:tabs>
        <w:jc w:val="both"/>
        <w:rPr>
          <w:rFonts w:cs="Arial"/>
          <w:i/>
          <w:sz w:val="20"/>
          <w:szCs w:val="20"/>
          <w:lang w:val="en-GB"/>
        </w:rPr>
      </w:pPr>
    </w:p>
    <w:p w14:paraId="3481FC53" w14:textId="77777777" w:rsidR="006F3923" w:rsidRPr="001A4E30" w:rsidRDefault="006F3923" w:rsidP="006F3923">
      <w:pPr>
        <w:tabs>
          <w:tab w:val="left" w:pos="1985"/>
        </w:tabs>
        <w:jc w:val="both"/>
        <w:rPr>
          <w:rFonts w:cs="Arial"/>
          <w:i/>
          <w:sz w:val="20"/>
          <w:szCs w:val="20"/>
          <w:lang w:val="en-GB"/>
        </w:rPr>
      </w:pPr>
      <w:r w:rsidRPr="001A4E30">
        <w:rPr>
          <w:rFonts w:cs="Arial"/>
          <w:i/>
          <w:sz w:val="20"/>
          <w:szCs w:val="20"/>
          <w:lang w:val="en-GB"/>
        </w:rPr>
        <w:t xml:space="preserve">   Readers who delve can also see how far they agree with veteran com-patriot and Ignace’s friend of over half a century Julien Vandiest’s view that one should not ‘expect… a battle of [the] sensational…’ and that he ‘is …at his best when putting …white bishops and/or knights against their black colleagues, with e</w:t>
      </w:r>
      <w:r w:rsidR="006726B5" w:rsidRPr="001A4E30">
        <w:rPr>
          <w:rFonts w:cs="Arial"/>
          <w:i/>
          <w:sz w:val="20"/>
          <w:szCs w:val="20"/>
          <w:lang w:val="en-GB"/>
        </w:rPr>
        <w:t>very now and then a black rook…”</w:t>
      </w:r>
    </w:p>
    <w:p w14:paraId="79B9BB50" w14:textId="77777777" w:rsidR="000F03C8" w:rsidRPr="00D630DD" w:rsidRDefault="006F3923" w:rsidP="006F3923">
      <w:pPr>
        <w:tabs>
          <w:tab w:val="left" w:pos="1985"/>
        </w:tabs>
        <w:rPr>
          <w:rFonts w:cs="Arial"/>
          <w:b/>
          <w:sz w:val="20"/>
          <w:szCs w:val="20"/>
          <w:lang w:val="en-GB"/>
        </w:rPr>
      </w:pPr>
      <w:r>
        <w:rPr>
          <w:rFonts w:cs="Arial"/>
          <w:b/>
          <w:sz w:val="20"/>
          <w:szCs w:val="20"/>
          <w:lang w:val="en-GB"/>
        </w:rPr>
        <w:t xml:space="preserve">                                                                                                </w:t>
      </w:r>
      <w:r w:rsidRPr="00D630DD">
        <w:rPr>
          <w:rFonts w:cs="Arial"/>
          <w:b/>
          <w:sz w:val="20"/>
          <w:szCs w:val="20"/>
          <w:lang w:val="en-GB"/>
        </w:rPr>
        <w:t xml:space="preserve">John Roycroft    </w:t>
      </w:r>
    </w:p>
    <w:p w14:paraId="6553F0FC" w14:textId="77777777" w:rsidR="006F3923" w:rsidRPr="00D630DD" w:rsidRDefault="006F3923" w:rsidP="000F03C8">
      <w:pPr>
        <w:tabs>
          <w:tab w:val="left" w:pos="1985"/>
        </w:tabs>
        <w:jc w:val="center"/>
        <w:rPr>
          <w:rFonts w:cs="Arial"/>
          <w:b/>
          <w:sz w:val="20"/>
          <w:szCs w:val="20"/>
          <w:lang w:val="en-GB"/>
        </w:rPr>
      </w:pPr>
    </w:p>
    <w:p w14:paraId="6050D660" w14:textId="77777777" w:rsidR="006F3923" w:rsidRPr="00D630DD" w:rsidRDefault="000F03C8" w:rsidP="000F03C8">
      <w:pPr>
        <w:tabs>
          <w:tab w:val="left" w:pos="1985"/>
        </w:tabs>
        <w:jc w:val="center"/>
        <w:rPr>
          <w:rFonts w:cs="Arial"/>
          <w:b/>
          <w:sz w:val="20"/>
          <w:szCs w:val="20"/>
          <w:lang w:val="en-GB"/>
        </w:rPr>
      </w:pPr>
      <w:r w:rsidRPr="00D630DD">
        <w:rPr>
          <w:rFonts w:cs="Arial"/>
          <w:b/>
          <w:sz w:val="20"/>
          <w:szCs w:val="20"/>
          <w:lang w:val="en-GB"/>
        </w:rPr>
        <w:t>*          *          *</w:t>
      </w:r>
    </w:p>
    <w:p w14:paraId="183D111F" w14:textId="77777777" w:rsidR="00C7245B" w:rsidRPr="00D630DD" w:rsidRDefault="00C7245B" w:rsidP="00972BFD">
      <w:pPr>
        <w:tabs>
          <w:tab w:val="left" w:pos="1985"/>
        </w:tabs>
        <w:jc w:val="both"/>
        <w:rPr>
          <w:rFonts w:cs="Arial"/>
          <w:b/>
          <w:sz w:val="20"/>
          <w:szCs w:val="20"/>
          <w:lang w:val="en-GB"/>
        </w:rPr>
      </w:pPr>
    </w:p>
    <w:p w14:paraId="79C6897B" w14:textId="77777777" w:rsidR="000F03C8" w:rsidRPr="00972BFD" w:rsidRDefault="00C7245B" w:rsidP="00972BFD">
      <w:pPr>
        <w:tabs>
          <w:tab w:val="left" w:pos="1985"/>
        </w:tabs>
        <w:jc w:val="both"/>
        <w:rPr>
          <w:rFonts w:cs="Arial"/>
          <w:sz w:val="20"/>
          <w:szCs w:val="20"/>
          <w:lang w:val="en-GB"/>
        </w:rPr>
      </w:pPr>
      <w:r w:rsidRPr="00CD1F5C">
        <w:rPr>
          <w:rFonts w:cs="Arial"/>
          <w:b/>
          <w:sz w:val="20"/>
          <w:szCs w:val="20"/>
        </w:rPr>
        <w:t xml:space="preserve">   </w:t>
      </w:r>
      <w:r w:rsidR="000F03C8" w:rsidRPr="00972BFD">
        <w:rPr>
          <w:rFonts w:cs="Arial"/>
          <w:b/>
          <w:sz w:val="20"/>
          <w:szCs w:val="20"/>
          <w:lang w:val="en-GB"/>
        </w:rPr>
        <w:t xml:space="preserve"> </w:t>
      </w:r>
      <w:r w:rsidR="009E7F87">
        <w:rPr>
          <w:rFonts w:cs="Arial"/>
          <w:b/>
          <w:sz w:val="20"/>
          <w:szCs w:val="20"/>
          <w:lang w:val="en-GB"/>
        </w:rPr>
        <w:t xml:space="preserve">Magazine </w:t>
      </w:r>
      <w:r w:rsidR="00972BFD" w:rsidRPr="004C3E5D">
        <w:rPr>
          <w:rFonts w:cs="Arial"/>
          <w:b/>
          <w:i/>
          <w:sz w:val="20"/>
          <w:szCs w:val="20"/>
          <w:lang w:val="en-GB"/>
        </w:rPr>
        <w:t>www.newinchess</w:t>
      </w:r>
      <w:r w:rsidRPr="004C3E5D">
        <w:rPr>
          <w:rFonts w:cs="Arial"/>
          <w:b/>
          <w:i/>
          <w:sz w:val="20"/>
          <w:szCs w:val="20"/>
          <w:lang w:val="en-GB"/>
        </w:rPr>
        <w:t>.com</w:t>
      </w:r>
      <w:r w:rsidR="00972BFD">
        <w:rPr>
          <w:rFonts w:cs="Arial"/>
          <w:b/>
          <w:sz w:val="20"/>
          <w:szCs w:val="20"/>
          <w:lang w:val="en-GB"/>
        </w:rPr>
        <w:t>:</w:t>
      </w:r>
      <w:r w:rsidR="00972BFD" w:rsidRPr="00972BFD">
        <w:rPr>
          <w:rFonts w:cs="Arial"/>
          <w:b/>
          <w:sz w:val="20"/>
          <w:szCs w:val="20"/>
          <w:lang w:val="en-GB"/>
        </w:rPr>
        <w:t xml:space="preserve"> </w:t>
      </w:r>
      <w:r w:rsidR="00972BFD" w:rsidRPr="00972BFD">
        <w:rPr>
          <w:rFonts w:cs="Arial"/>
          <w:sz w:val="20"/>
          <w:szCs w:val="20"/>
          <w:lang w:val="en-GB"/>
        </w:rPr>
        <w:t>(2001)</w:t>
      </w:r>
    </w:p>
    <w:p w14:paraId="50952EDD" w14:textId="77777777" w:rsidR="000F03C8" w:rsidRPr="00972BFD" w:rsidRDefault="000F03C8" w:rsidP="000F03C8">
      <w:pPr>
        <w:tabs>
          <w:tab w:val="left" w:pos="1985"/>
        </w:tabs>
        <w:rPr>
          <w:rFonts w:cs="Arial"/>
          <w:b/>
          <w:sz w:val="20"/>
          <w:szCs w:val="20"/>
          <w:lang w:val="en-GB"/>
        </w:rPr>
      </w:pPr>
    </w:p>
    <w:p w14:paraId="0633C5CE" w14:textId="77777777" w:rsidR="000F03C8" w:rsidRPr="006F7AB8" w:rsidRDefault="000F03C8" w:rsidP="000F03C8">
      <w:pPr>
        <w:tabs>
          <w:tab w:val="left" w:pos="1985"/>
        </w:tabs>
        <w:rPr>
          <w:rFonts w:cs="Arial"/>
          <w:i/>
          <w:sz w:val="20"/>
          <w:szCs w:val="20"/>
          <w:lang w:val="en-GB"/>
        </w:rPr>
      </w:pPr>
      <w:r w:rsidRPr="006F7AB8">
        <w:rPr>
          <w:rFonts w:cs="Arial"/>
          <w:b/>
          <w:i/>
          <w:sz w:val="20"/>
          <w:szCs w:val="20"/>
          <w:lang w:val="en-GB"/>
        </w:rPr>
        <w:t xml:space="preserve">   </w:t>
      </w:r>
      <w:r w:rsidRPr="006F7AB8">
        <w:rPr>
          <w:rFonts w:cs="Arial"/>
          <w:i/>
          <w:sz w:val="20"/>
          <w:szCs w:val="20"/>
          <w:lang w:val="en-GB"/>
        </w:rPr>
        <w:t xml:space="preserve">“Vandecasteele </w:t>
      </w:r>
      <w:r w:rsidR="004067B7" w:rsidRPr="006F7AB8">
        <w:rPr>
          <w:rFonts w:cs="Arial"/>
          <w:i/>
          <w:sz w:val="20"/>
          <w:szCs w:val="20"/>
          <w:lang w:val="en-GB"/>
        </w:rPr>
        <w:t>h</w:t>
      </w:r>
      <w:r w:rsidRPr="006F7AB8">
        <w:rPr>
          <w:rFonts w:cs="Arial"/>
          <w:i/>
          <w:sz w:val="20"/>
          <w:szCs w:val="20"/>
          <w:lang w:val="en-GB"/>
        </w:rPr>
        <w:t>as made</w:t>
      </w:r>
      <w:r w:rsidR="00763528" w:rsidRPr="006F7AB8">
        <w:rPr>
          <w:rFonts w:cs="Arial"/>
          <w:i/>
          <w:sz w:val="20"/>
          <w:szCs w:val="20"/>
          <w:lang w:val="en-GB"/>
        </w:rPr>
        <w:t xml:space="preserve"> a number of impressive studies</w:t>
      </w:r>
      <w:r w:rsidRPr="006F7AB8">
        <w:rPr>
          <w:rFonts w:cs="Arial"/>
          <w:i/>
          <w:sz w:val="20"/>
          <w:szCs w:val="20"/>
          <w:lang w:val="en-GB"/>
        </w:rPr>
        <w:t>”</w:t>
      </w:r>
      <w:r w:rsidR="00972BFD" w:rsidRPr="006F7AB8">
        <w:rPr>
          <w:rFonts w:cs="Arial"/>
          <w:i/>
          <w:sz w:val="20"/>
          <w:szCs w:val="20"/>
          <w:lang w:val="en-GB"/>
        </w:rPr>
        <w:t xml:space="preserve">  </w:t>
      </w:r>
    </w:p>
    <w:p w14:paraId="0B382A6F" w14:textId="77777777" w:rsidR="00972BFD" w:rsidRDefault="00972BFD" w:rsidP="000F03C8">
      <w:pPr>
        <w:tabs>
          <w:tab w:val="left" w:pos="1985"/>
        </w:tabs>
        <w:rPr>
          <w:rFonts w:cs="Arial"/>
          <w:sz w:val="20"/>
          <w:szCs w:val="20"/>
          <w:lang w:val="en-GB"/>
        </w:rPr>
      </w:pPr>
      <w:r>
        <w:rPr>
          <w:rFonts w:cs="Arial"/>
          <w:sz w:val="20"/>
          <w:szCs w:val="20"/>
          <w:lang w:val="en-GB"/>
        </w:rPr>
        <w:t xml:space="preserve">                                                                                                   </w:t>
      </w:r>
    </w:p>
    <w:p w14:paraId="04C09974" w14:textId="77777777" w:rsidR="00972BFD" w:rsidRPr="00D630DD" w:rsidRDefault="00972BFD" w:rsidP="000F03C8">
      <w:pPr>
        <w:tabs>
          <w:tab w:val="left" w:pos="1985"/>
        </w:tabs>
        <w:rPr>
          <w:rFonts w:cs="Arial"/>
          <w:b/>
          <w:sz w:val="20"/>
          <w:szCs w:val="20"/>
          <w:lang w:val="nl-BE"/>
        </w:rPr>
      </w:pPr>
      <w:r>
        <w:rPr>
          <w:rFonts w:cs="Arial"/>
          <w:sz w:val="20"/>
          <w:szCs w:val="20"/>
          <w:lang w:val="en-GB"/>
        </w:rPr>
        <w:t xml:space="preserve">                                                                  </w:t>
      </w:r>
      <w:r w:rsidR="00EF4B8B">
        <w:rPr>
          <w:rFonts w:cs="Arial"/>
          <w:sz w:val="20"/>
          <w:szCs w:val="20"/>
          <w:lang w:val="en-GB"/>
        </w:rPr>
        <w:t xml:space="preserve">                                </w:t>
      </w:r>
      <w:r>
        <w:rPr>
          <w:rFonts w:cs="Arial"/>
          <w:sz w:val="20"/>
          <w:szCs w:val="20"/>
          <w:lang w:val="en-GB"/>
        </w:rPr>
        <w:t xml:space="preserve"> </w:t>
      </w:r>
      <w:r w:rsidRPr="00D630DD">
        <w:rPr>
          <w:rFonts w:cs="Arial"/>
          <w:b/>
          <w:sz w:val="20"/>
          <w:szCs w:val="20"/>
          <w:lang w:val="nl-BE"/>
        </w:rPr>
        <w:t>Jan Timman</w:t>
      </w:r>
    </w:p>
    <w:p w14:paraId="6BCBA24C" w14:textId="77777777" w:rsidR="00972BFD" w:rsidRPr="00D630DD" w:rsidRDefault="00972BFD" w:rsidP="000F03C8">
      <w:pPr>
        <w:tabs>
          <w:tab w:val="left" w:pos="1985"/>
        </w:tabs>
        <w:rPr>
          <w:rFonts w:cs="Arial"/>
          <w:sz w:val="20"/>
          <w:szCs w:val="20"/>
          <w:lang w:val="nl-BE"/>
        </w:rPr>
      </w:pPr>
      <w:r w:rsidRPr="00D630DD">
        <w:rPr>
          <w:rFonts w:cs="Arial"/>
          <w:b/>
          <w:sz w:val="20"/>
          <w:szCs w:val="20"/>
          <w:lang w:val="nl-BE"/>
        </w:rPr>
        <w:t xml:space="preserve">                                                                                           </w:t>
      </w:r>
      <w:r w:rsidRPr="00D630DD">
        <w:rPr>
          <w:rFonts w:cs="Arial"/>
          <w:sz w:val="20"/>
          <w:szCs w:val="20"/>
          <w:lang w:val="nl-BE"/>
        </w:rPr>
        <w:t>Wereldtopschaker</w:t>
      </w:r>
    </w:p>
    <w:p w14:paraId="7E1E2F6C" w14:textId="77777777" w:rsidR="00852847" w:rsidRPr="00D630DD" w:rsidRDefault="000F03C8" w:rsidP="00EC5DE3">
      <w:pPr>
        <w:tabs>
          <w:tab w:val="left" w:pos="1985"/>
        </w:tabs>
        <w:rPr>
          <w:rFonts w:cs="Arial"/>
          <w:b/>
          <w:sz w:val="20"/>
          <w:szCs w:val="20"/>
          <w:lang w:val="nl-BE"/>
        </w:rPr>
      </w:pPr>
      <w:r w:rsidRPr="00D630DD">
        <w:rPr>
          <w:rFonts w:cs="Arial"/>
          <w:b/>
          <w:sz w:val="20"/>
          <w:szCs w:val="20"/>
          <w:lang w:val="nl-BE"/>
        </w:rPr>
        <w:lastRenderedPageBreak/>
        <w:t xml:space="preserve"> </w:t>
      </w:r>
    </w:p>
    <w:p w14:paraId="670E3F23" w14:textId="77777777" w:rsidR="006F3923" w:rsidRPr="00B8005D" w:rsidRDefault="00852847" w:rsidP="006F3923">
      <w:pPr>
        <w:tabs>
          <w:tab w:val="left" w:pos="1985"/>
          <w:tab w:val="left" w:pos="2355"/>
          <w:tab w:val="center" w:pos="3345"/>
        </w:tabs>
        <w:jc w:val="both"/>
        <w:rPr>
          <w:rFonts w:cs="Arial"/>
          <w:b/>
          <w:sz w:val="20"/>
          <w:szCs w:val="20"/>
          <w:lang w:val="nl-BE"/>
        </w:rPr>
      </w:pPr>
      <w:r w:rsidRPr="00D630DD">
        <w:rPr>
          <w:rFonts w:cs="Arial"/>
          <w:b/>
          <w:sz w:val="20"/>
          <w:szCs w:val="20"/>
          <w:lang w:val="nl-BE"/>
        </w:rPr>
        <w:t xml:space="preserve">  </w:t>
      </w:r>
      <w:r w:rsidR="00DB0A75" w:rsidRPr="00D630DD">
        <w:rPr>
          <w:rFonts w:cs="Arial"/>
          <w:b/>
          <w:sz w:val="20"/>
          <w:szCs w:val="20"/>
          <w:lang w:val="nl-BE"/>
        </w:rPr>
        <w:t xml:space="preserve"> </w:t>
      </w:r>
      <w:r w:rsidR="008D260A" w:rsidRPr="00D630DD">
        <w:rPr>
          <w:rFonts w:cs="Arial"/>
          <w:b/>
          <w:sz w:val="20"/>
          <w:szCs w:val="20"/>
          <w:lang w:val="nl-BE"/>
        </w:rPr>
        <w:t xml:space="preserve"> </w:t>
      </w:r>
      <w:r w:rsidR="00514DAB">
        <w:rPr>
          <w:rFonts w:cs="Arial"/>
          <w:b/>
          <w:sz w:val="20"/>
          <w:szCs w:val="20"/>
          <w:lang w:val="nl-BE"/>
        </w:rPr>
        <w:t>Een e-mail uit Argentiniê:</w:t>
      </w:r>
    </w:p>
    <w:p w14:paraId="28991A20" w14:textId="77777777" w:rsidR="00A3569B" w:rsidRDefault="00A3569B" w:rsidP="006F3923">
      <w:pPr>
        <w:tabs>
          <w:tab w:val="left" w:pos="1985"/>
          <w:tab w:val="left" w:pos="2355"/>
          <w:tab w:val="center" w:pos="3345"/>
        </w:tabs>
        <w:rPr>
          <w:rFonts w:cs="Arial"/>
          <w:b/>
          <w:sz w:val="20"/>
          <w:szCs w:val="20"/>
          <w:lang w:val="nl-BE"/>
        </w:rPr>
      </w:pPr>
      <w:r>
        <w:rPr>
          <w:rFonts w:cs="Arial"/>
          <w:b/>
          <w:sz w:val="20"/>
          <w:szCs w:val="20"/>
          <w:lang w:val="nl-BE"/>
        </w:rPr>
        <w:t xml:space="preserve">    </w:t>
      </w:r>
    </w:p>
    <w:p w14:paraId="148C137F" w14:textId="77777777" w:rsidR="006F3923" w:rsidRPr="00ED2B26" w:rsidRDefault="00A3569B" w:rsidP="006F3923">
      <w:pPr>
        <w:tabs>
          <w:tab w:val="left" w:pos="1985"/>
          <w:tab w:val="left" w:pos="2355"/>
          <w:tab w:val="center" w:pos="3345"/>
        </w:tabs>
        <w:rPr>
          <w:rFonts w:cs="Arial"/>
          <w:b/>
          <w:sz w:val="20"/>
          <w:szCs w:val="20"/>
          <w:lang w:val="nl-BE"/>
        </w:rPr>
      </w:pPr>
      <w:r>
        <w:rPr>
          <w:rFonts w:cs="Arial"/>
          <w:b/>
          <w:sz w:val="20"/>
          <w:szCs w:val="20"/>
          <w:lang w:val="nl-BE"/>
        </w:rPr>
        <w:t xml:space="preserve">   </w:t>
      </w:r>
      <w:r w:rsidR="008D260A" w:rsidRPr="008D260A">
        <w:rPr>
          <w:rFonts w:cs="Arial"/>
          <w:b/>
          <w:i/>
          <w:sz w:val="20"/>
          <w:szCs w:val="20"/>
          <w:lang w:val="nl-BE"/>
        </w:rPr>
        <w:t>“</w:t>
      </w:r>
      <w:r w:rsidR="006F3923" w:rsidRPr="008D260A">
        <w:rPr>
          <w:rFonts w:cs="Arial"/>
          <w:b/>
          <w:i/>
          <w:sz w:val="20"/>
          <w:szCs w:val="20"/>
          <w:lang w:val="nl-BE"/>
        </w:rPr>
        <w:t>FANTASTICO!! Schaak Studie Spinsels</w:t>
      </w:r>
    </w:p>
    <w:p w14:paraId="5CD4A8C1" w14:textId="77777777" w:rsidR="006F3923" w:rsidRPr="008D260A" w:rsidRDefault="006F3923" w:rsidP="006F3923">
      <w:pPr>
        <w:tabs>
          <w:tab w:val="left" w:pos="1985"/>
          <w:tab w:val="left" w:pos="2355"/>
          <w:tab w:val="center" w:pos="3345"/>
        </w:tabs>
        <w:rPr>
          <w:rFonts w:cs="Arial"/>
          <w:b/>
          <w:i/>
          <w:sz w:val="20"/>
          <w:szCs w:val="20"/>
          <w:lang w:val="nl-BE"/>
        </w:rPr>
      </w:pPr>
    </w:p>
    <w:p w14:paraId="655AE81A" w14:textId="77777777" w:rsidR="006F3923" w:rsidRPr="008D260A" w:rsidRDefault="006F3923" w:rsidP="006F3923">
      <w:pPr>
        <w:tabs>
          <w:tab w:val="left" w:pos="1985"/>
          <w:tab w:val="left" w:pos="2355"/>
          <w:tab w:val="center" w:pos="3345"/>
        </w:tabs>
        <w:rPr>
          <w:rFonts w:cs="Arial"/>
          <w:b/>
          <w:i/>
          <w:sz w:val="20"/>
          <w:szCs w:val="20"/>
          <w:lang w:val="en-GB"/>
        </w:rPr>
      </w:pPr>
      <w:r w:rsidRPr="008D260A">
        <w:rPr>
          <w:rFonts w:cs="Arial"/>
          <w:b/>
          <w:i/>
          <w:sz w:val="20"/>
          <w:szCs w:val="20"/>
          <w:lang w:val="nl-BE"/>
        </w:rPr>
        <w:t xml:space="preserve">   </w:t>
      </w:r>
      <w:r w:rsidRPr="008D260A">
        <w:rPr>
          <w:rFonts w:cs="Arial"/>
          <w:b/>
          <w:i/>
          <w:sz w:val="20"/>
          <w:szCs w:val="20"/>
          <w:lang w:val="en-GB"/>
        </w:rPr>
        <w:t>Querido amigo Ignace</w:t>
      </w:r>
    </w:p>
    <w:p w14:paraId="6B870E2D" w14:textId="77777777" w:rsidR="006F3923" w:rsidRPr="008D260A" w:rsidRDefault="006F3923" w:rsidP="006F3923">
      <w:pPr>
        <w:tabs>
          <w:tab w:val="left" w:pos="1985"/>
          <w:tab w:val="left" w:pos="2355"/>
          <w:tab w:val="center" w:pos="3345"/>
        </w:tabs>
        <w:rPr>
          <w:rFonts w:cs="Arial"/>
          <w:b/>
          <w:i/>
          <w:sz w:val="20"/>
          <w:szCs w:val="20"/>
          <w:lang w:val="en-GB"/>
        </w:rPr>
      </w:pPr>
    </w:p>
    <w:p w14:paraId="3737C14B" w14:textId="77777777" w:rsidR="006F3923" w:rsidRPr="008D260A" w:rsidRDefault="006F3923" w:rsidP="006F3923">
      <w:pPr>
        <w:tabs>
          <w:tab w:val="left" w:pos="1985"/>
          <w:tab w:val="left" w:pos="2355"/>
          <w:tab w:val="center" w:pos="3345"/>
        </w:tabs>
        <w:jc w:val="both"/>
        <w:rPr>
          <w:rFonts w:cs="Arial"/>
          <w:b/>
          <w:i/>
          <w:sz w:val="20"/>
          <w:szCs w:val="20"/>
          <w:lang w:val="en-GB"/>
        </w:rPr>
      </w:pPr>
      <w:r w:rsidRPr="008D260A">
        <w:rPr>
          <w:rFonts w:cs="Arial"/>
          <w:i/>
          <w:sz w:val="20"/>
          <w:szCs w:val="20"/>
          <w:lang w:val="en-GB"/>
        </w:rPr>
        <w:t xml:space="preserve">   He visto to hermaso libro </w:t>
      </w:r>
      <w:r w:rsidRPr="008D260A">
        <w:rPr>
          <w:rFonts w:cs="Arial"/>
          <w:b/>
          <w:i/>
          <w:sz w:val="20"/>
          <w:szCs w:val="20"/>
          <w:lang w:val="en-GB"/>
        </w:rPr>
        <w:t xml:space="preserve">Schaak Studie Spinsels </w:t>
      </w:r>
      <w:r w:rsidRPr="008D260A">
        <w:rPr>
          <w:rFonts w:cs="Arial"/>
          <w:i/>
          <w:sz w:val="20"/>
          <w:szCs w:val="20"/>
          <w:lang w:val="en-GB"/>
        </w:rPr>
        <w:t xml:space="preserve">(Arves, 2008), en la casa se </w:t>
      </w:r>
      <w:r w:rsidRPr="008D260A">
        <w:rPr>
          <w:rFonts w:cs="Arial"/>
          <w:b/>
          <w:i/>
          <w:sz w:val="20"/>
          <w:szCs w:val="20"/>
          <w:lang w:val="en-GB"/>
        </w:rPr>
        <w:t xml:space="preserve">Oscar Carlsson </w:t>
      </w:r>
      <w:r w:rsidRPr="008D260A">
        <w:rPr>
          <w:rFonts w:cs="Arial"/>
          <w:i/>
          <w:sz w:val="20"/>
          <w:szCs w:val="20"/>
          <w:lang w:val="en-GB"/>
        </w:rPr>
        <w:t>y con gran emocion  admiré su esplendido con-  tenido!!</w:t>
      </w:r>
      <w:r w:rsidRPr="008D260A">
        <w:rPr>
          <w:rFonts w:cs="Arial"/>
          <w:b/>
          <w:i/>
          <w:sz w:val="20"/>
          <w:szCs w:val="20"/>
          <w:lang w:val="en-GB"/>
        </w:rPr>
        <w:t xml:space="preserve">   </w:t>
      </w:r>
    </w:p>
    <w:p w14:paraId="70FF3847" w14:textId="77777777" w:rsidR="006F3923" w:rsidRPr="008D260A" w:rsidRDefault="006F3923" w:rsidP="006F3923">
      <w:pPr>
        <w:tabs>
          <w:tab w:val="left" w:pos="1985"/>
          <w:tab w:val="left" w:pos="2355"/>
          <w:tab w:val="center" w:pos="3345"/>
        </w:tabs>
        <w:jc w:val="both"/>
        <w:rPr>
          <w:rFonts w:cs="Arial"/>
          <w:b/>
          <w:i/>
          <w:sz w:val="20"/>
          <w:szCs w:val="20"/>
          <w:lang w:val="en-GB"/>
        </w:rPr>
      </w:pPr>
      <w:r w:rsidRPr="008D260A">
        <w:rPr>
          <w:rFonts w:cs="Arial"/>
          <w:b/>
          <w:i/>
          <w:sz w:val="20"/>
          <w:szCs w:val="20"/>
          <w:lang w:val="en-GB"/>
        </w:rPr>
        <w:t xml:space="preserve">   </w:t>
      </w:r>
      <w:r w:rsidRPr="008D260A">
        <w:rPr>
          <w:rFonts w:cs="Arial"/>
          <w:i/>
          <w:sz w:val="20"/>
          <w:szCs w:val="20"/>
          <w:lang w:val="en-GB"/>
        </w:rPr>
        <w:t xml:space="preserve">Te felicito por que has realizado un </w:t>
      </w:r>
      <w:r w:rsidRPr="008D260A">
        <w:rPr>
          <w:rFonts w:cs="Arial"/>
          <w:b/>
          <w:i/>
          <w:sz w:val="20"/>
          <w:szCs w:val="20"/>
          <w:lang w:val="en-GB"/>
        </w:rPr>
        <w:t xml:space="preserve">fantastico </w:t>
      </w:r>
      <w:r w:rsidRPr="008D260A">
        <w:rPr>
          <w:rFonts w:cs="Arial"/>
          <w:i/>
          <w:sz w:val="20"/>
          <w:szCs w:val="20"/>
          <w:lang w:val="en-GB"/>
        </w:rPr>
        <w:t>al pubblicar esta obra con tus mas bellos Estudios.</w:t>
      </w:r>
      <w:r w:rsidR="00101B0C" w:rsidRPr="008D260A">
        <w:rPr>
          <w:rFonts w:cs="Arial"/>
          <w:i/>
          <w:sz w:val="20"/>
          <w:szCs w:val="20"/>
          <w:lang w:val="en-GB"/>
        </w:rPr>
        <w:t>”</w:t>
      </w:r>
      <w:r w:rsidRPr="008D260A">
        <w:rPr>
          <w:rFonts w:cs="Arial"/>
          <w:b/>
          <w:i/>
          <w:sz w:val="20"/>
          <w:szCs w:val="20"/>
          <w:lang w:val="en-GB"/>
        </w:rPr>
        <w:t xml:space="preserve">  </w:t>
      </w:r>
    </w:p>
    <w:p w14:paraId="0A1EFA6D" w14:textId="77777777" w:rsidR="006F3923" w:rsidRPr="00D630DD" w:rsidRDefault="006F3923" w:rsidP="006F3923">
      <w:pPr>
        <w:tabs>
          <w:tab w:val="left" w:pos="1985"/>
          <w:tab w:val="left" w:pos="2355"/>
          <w:tab w:val="center" w:pos="3345"/>
        </w:tabs>
        <w:jc w:val="both"/>
        <w:rPr>
          <w:rFonts w:cs="Arial"/>
          <w:sz w:val="20"/>
          <w:szCs w:val="20"/>
          <w:lang w:val="nl-BE"/>
        </w:rPr>
      </w:pPr>
      <w:r>
        <w:rPr>
          <w:rFonts w:cs="Arial"/>
          <w:b/>
          <w:sz w:val="20"/>
          <w:szCs w:val="20"/>
          <w:lang w:val="en-GB"/>
        </w:rPr>
        <w:t xml:space="preserve">                                                                                                </w:t>
      </w:r>
      <w:r w:rsidRPr="00D630DD">
        <w:rPr>
          <w:rFonts w:cs="Arial"/>
          <w:b/>
          <w:sz w:val="20"/>
          <w:szCs w:val="20"/>
          <w:lang w:val="nl-BE"/>
        </w:rPr>
        <w:t>José A. Copié</w:t>
      </w:r>
    </w:p>
    <w:p w14:paraId="6179DA2C" w14:textId="77777777" w:rsidR="00342014" w:rsidRPr="00D630DD" w:rsidRDefault="006F3923" w:rsidP="00342014">
      <w:pPr>
        <w:tabs>
          <w:tab w:val="left" w:pos="1985"/>
          <w:tab w:val="left" w:pos="2355"/>
          <w:tab w:val="center" w:pos="3345"/>
        </w:tabs>
        <w:jc w:val="both"/>
        <w:rPr>
          <w:rFonts w:cs="Arial"/>
          <w:b/>
          <w:sz w:val="20"/>
          <w:szCs w:val="20"/>
          <w:lang w:val="nl-BE"/>
        </w:rPr>
      </w:pPr>
      <w:r w:rsidRPr="00D630DD">
        <w:rPr>
          <w:rFonts w:cs="Arial"/>
          <w:b/>
          <w:sz w:val="20"/>
          <w:szCs w:val="20"/>
          <w:lang w:val="nl-BE"/>
        </w:rPr>
        <w:t xml:space="preserve">          </w:t>
      </w:r>
      <w:r w:rsidR="000E6DF6" w:rsidRPr="00D630DD">
        <w:rPr>
          <w:rFonts w:cs="Arial"/>
          <w:b/>
          <w:sz w:val="20"/>
          <w:szCs w:val="20"/>
          <w:lang w:val="nl-BE"/>
        </w:rPr>
        <w:t xml:space="preserve">                               </w:t>
      </w:r>
    </w:p>
    <w:p w14:paraId="1AB3BB21" w14:textId="77777777" w:rsidR="000E6DF6" w:rsidRPr="00D630DD" w:rsidRDefault="00C932CE" w:rsidP="00C932CE">
      <w:pPr>
        <w:tabs>
          <w:tab w:val="left" w:pos="1985"/>
          <w:tab w:val="left" w:pos="2355"/>
          <w:tab w:val="center" w:pos="3345"/>
        </w:tabs>
        <w:jc w:val="center"/>
        <w:rPr>
          <w:rFonts w:cs="Arial"/>
          <w:b/>
          <w:sz w:val="20"/>
          <w:szCs w:val="20"/>
          <w:lang w:val="nl-BE"/>
        </w:rPr>
      </w:pPr>
      <w:r w:rsidRPr="00D630DD">
        <w:rPr>
          <w:rFonts w:cs="Arial"/>
          <w:b/>
          <w:sz w:val="20"/>
          <w:szCs w:val="20"/>
          <w:lang w:val="nl-BE"/>
        </w:rPr>
        <w:t>*          *          *</w:t>
      </w:r>
    </w:p>
    <w:p w14:paraId="7C1E9F1A" w14:textId="77777777" w:rsidR="00342014" w:rsidRPr="00D630DD" w:rsidRDefault="00342014" w:rsidP="00342014">
      <w:pPr>
        <w:tabs>
          <w:tab w:val="left" w:pos="1985"/>
          <w:tab w:val="left" w:pos="2355"/>
          <w:tab w:val="center" w:pos="3345"/>
        </w:tabs>
        <w:jc w:val="center"/>
        <w:rPr>
          <w:rFonts w:cs="Arial"/>
          <w:b/>
          <w:sz w:val="20"/>
          <w:szCs w:val="20"/>
          <w:lang w:val="nl-BE"/>
        </w:rPr>
      </w:pPr>
    </w:p>
    <w:p w14:paraId="3DCA988A" w14:textId="77777777" w:rsidR="00342014" w:rsidRPr="0054363A" w:rsidRDefault="0054363A" w:rsidP="0054363A">
      <w:pPr>
        <w:tabs>
          <w:tab w:val="left" w:pos="1985"/>
          <w:tab w:val="left" w:pos="2355"/>
          <w:tab w:val="center" w:pos="3345"/>
        </w:tabs>
        <w:rPr>
          <w:rFonts w:cs="Arial"/>
          <w:b/>
          <w:i/>
          <w:sz w:val="20"/>
          <w:szCs w:val="20"/>
          <w:lang w:val="nl-BE"/>
        </w:rPr>
      </w:pPr>
      <w:r w:rsidRPr="0054363A">
        <w:rPr>
          <w:rFonts w:cs="Arial"/>
          <w:b/>
          <w:sz w:val="20"/>
          <w:szCs w:val="20"/>
          <w:lang w:val="nl-BE"/>
        </w:rPr>
        <w:t xml:space="preserve">   </w:t>
      </w:r>
      <w:r w:rsidRPr="00B8005D">
        <w:rPr>
          <w:rFonts w:cs="Arial"/>
          <w:sz w:val="20"/>
          <w:szCs w:val="20"/>
          <w:lang w:val="nl-BE"/>
        </w:rPr>
        <w:t>Schaaktijdschrift</w:t>
      </w:r>
      <w:r w:rsidRPr="0054363A">
        <w:rPr>
          <w:rFonts w:cs="Arial"/>
          <w:b/>
          <w:sz w:val="20"/>
          <w:szCs w:val="20"/>
          <w:lang w:val="nl-BE"/>
        </w:rPr>
        <w:t xml:space="preserve"> </w:t>
      </w:r>
      <w:r w:rsidRPr="00B8005D">
        <w:rPr>
          <w:rFonts w:cs="Arial"/>
          <w:b/>
          <w:sz w:val="20"/>
          <w:szCs w:val="20"/>
          <w:lang w:val="nl-BE"/>
        </w:rPr>
        <w:t>FINALES... Y TEMAS</w:t>
      </w:r>
      <w:r w:rsidR="00FA6FE8">
        <w:rPr>
          <w:rFonts w:cs="Arial"/>
          <w:b/>
          <w:sz w:val="20"/>
          <w:szCs w:val="20"/>
          <w:lang w:val="nl-BE"/>
        </w:rPr>
        <w:t>:</w:t>
      </w:r>
    </w:p>
    <w:p w14:paraId="204AB5C9" w14:textId="77777777" w:rsidR="006F3923" w:rsidRPr="0054363A" w:rsidRDefault="000E6DF6" w:rsidP="006F3923">
      <w:pPr>
        <w:tabs>
          <w:tab w:val="left" w:pos="1985"/>
          <w:tab w:val="left" w:pos="2355"/>
          <w:tab w:val="center" w:pos="3345"/>
        </w:tabs>
        <w:jc w:val="both"/>
        <w:rPr>
          <w:rFonts w:cs="Arial"/>
          <w:b/>
          <w:i/>
          <w:sz w:val="20"/>
          <w:szCs w:val="20"/>
          <w:lang w:val="nl-BE"/>
        </w:rPr>
      </w:pPr>
      <w:r w:rsidRPr="0054363A">
        <w:rPr>
          <w:rFonts w:cs="Arial"/>
          <w:b/>
          <w:i/>
          <w:sz w:val="20"/>
          <w:szCs w:val="20"/>
          <w:lang w:val="nl-BE"/>
        </w:rPr>
        <w:t xml:space="preserve">  </w:t>
      </w:r>
      <w:r w:rsidR="0054363A">
        <w:rPr>
          <w:rFonts w:cs="Arial"/>
          <w:b/>
          <w:i/>
          <w:sz w:val="20"/>
          <w:szCs w:val="20"/>
          <w:lang w:val="nl-BE"/>
        </w:rPr>
        <w:t xml:space="preserve"> </w:t>
      </w:r>
      <w:r w:rsidR="006F3923" w:rsidRPr="0054363A">
        <w:rPr>
          <w:rFonts w:cs="Arial"/>
          <w:b/>
          <w:i/>
          <w:sz w:val="20"/>
          <w:szCs w:val="20"/>
          <w:lang w:val="nl-BE"/>
        </w:rPr>
        <w:t>SOB</w:t>
      </w:r>
      <w:r w:rsidR="0054363A" w:rsidRPr="0054363A">
        <w:rPr>
          <w:rFonts w:cs="Arial"/>
          <w:b/>
          <w:i/>
          <w:sz w:val="20"/>
          <w:szCs w:val="20"/>
          <w:lang w:val="nl-BE"/>
        </w:rPr>
        <w:t>RE BIBLI</w:t>
      </w:r>
      <w:r w:rsidR="00654C3D">
        <w:rPr>
          <w:rFonts w:cs="Arial"/>
          <w:b/>
          <w:i/>
          <w:sz w:val="20"/>
          <w:szCs w:val="20"/>
          <w:lang w:val="nl-BE"/>
        </w:rPr>
        <w:t>OGRFIA</w:t>
      </w:r>
      <w:r w:rsidR="006F3923" w:rsidRPr="0054363A">
        <w:rPr>
          <w:rFonts w:cs="Arial"/>
          <w:b/>
          <w:i/>
          <w:sz w:val="20"/>
          <w:szCs w:val="20"/>
          <w:lang w:val="nl-BE"/>
        </w:rPr>
        <w:t xml:space="preserve"> </w:t>
      </w:r>
    </w:p>
    <w:p w14:paraId="6D2C96B7" w14:textId="77777777" w:rsidR="006F3923" w:rsidRPr="0054363A" w:rsidRDefault="00DB0A75" w:rsidP="006F3923">
      <w:pPr>
        <w:tabs>
          <w:tab w:val="left" w:pos="1985"/>
          <w:tab w:val="left" w:pos="2355"/>
          <w:tab w:val="center" w:pos="3345"/>
        </w:tabs>
        <w:jc w:val="both"/>
        <w:rPr>
          <w:rFonts w:cs="Arial"/>
          <w:b/>
          <w:i/>
          <w:sz w:val="20"/>
          <w:szCs w:val="20"/>
          <w:lang w:val="nl-BE"/>
        </w:rPr>
      </w:pPr>
      <w:r w:rsidRPr="0054363A">
        <w:rPr>
          <w:rFonts w:cs="Arial"/>
          <w:b/>
          <w:i/>
          <w:sz w:val="20"/>
          <w:szCs w:val="20"/>
          <w:lang w:val="nl-BE"/>
        </w:rPr>
        <w:t xml:space="preserve">   </w:t>
      </w:r>
      <w:r w:rsidR="006F3923" w:rsidRPr="0054363A">
        <w:rPr>
          <w:rFonts w:cs="Arial"/>
          <w:b/>
          <w:i/>
          <w:sz w:val="20"/>
          <w:szCs w:val="20"/>
          <w:lang w:val="nl-BE"/>
        </w:rPr>
        <w:t xml:space="preserve">Año XII  Numero 50  </w:t>
      </w:r>
      <w:r w:rsidR="00BA2F44" w:rsidRPr="0054363A">
        <w:rPr>
          <w:rFonts w:cs="Arial"/>
          <w:b/>
          <w:i/>
          <w:sz w:val="20"/>
          <w:szCs w:val="20"/>
          <w:lang w:val="nl-BE"/>
        </w:rPr>
        <w:t>(</w:t>
      </w:r>
      <w:r w:rsidR="006F3923" w:rsidRPr="0054363A">
        <w:rPr>
          <w:rFonts w:cs="Arial"/>
          <w:b/>
          <w:i/>
          <w:sz w:val="20"/>
          <w:szCs w:val="20"/>
          <w:lang w:val="nl-BE"/>
        </w:rPr>
        <w:t>Diciembre 2008</w:t>
      </w:r>
      <w:r w:rsidR="00BA2F44" w:rsidRPr="0054363A">
        <w:rPr>
          <w:rFonts w:cs="Arial"/>
          <w:b/>
          <w:i/>
          <w:sz w:val="20"/>
          <w:szCs w:val="20"/>
          <w:lang w:val="nl-BE"/>
        </w:rPr>
        <w:t>)</w:t>
      </w:r>
    </w:p>
    <w:p w14:paraId="629EDB3F" w14:textId="77777777" w:rsidR="0054363A" w:rsidRDefault="00DB0A75" w:rsidP="006F3923">
      <w:pPr>
        <w:tabs>
          <w:tab w:val="left" w:pos="1985"/>
        </w:tabs>
        <w:rPr>
          <w:rFonts w:cs="Arial"/>
          <w:b/>
          <w:sz w:val="20"/>
          <w:szCs w:val="20"/>
          <w:lang w:val="nl-BE"/>
        </w:rPr>
      </w:pPr>
      <w:r w:rsidRPr="0054363A">
        <w:rPr>
          <w:rFonts w:cs="Arial"/>
          <w:b/>
          <w:i/>
          <w:sz w:val="20"/>
          <w:szCs w:val="20"/>
          <w:lang w:val="nl-BE"/>
        </w:rPr>
        <w:t xml:space="preserve">   </w:t>
      </w:r>
      <w:r w:rsidR="006F3923" w:rsidRPr="0054363A">
        <w:rPr>
          <w:rFonts w:cs="Arial"/>
          <w:b/>
          <w:i/>
          <w:sz w:val="20"/>
          <w:szCs w:val="20"/>
          <w:lang w:val="nl-BE"/>
        </w:rPr>
        <w:t>SchaakStudieSpinselS</w:t>
      </w:r>
    </w:p>
    <w:p w14:paraId="034DE7F7" w14:textId="77777777" w:rsidR="00FA6FE8" w:rsidRPr="0054363A" w:rsidRDefault="00FA6FE8" w:rsidP="006F3923">
      <w:pPr>
        <w:tabs>
          <w:tab w:val="left" w:pos="1985"/>
        </w:tabs>
        <w:rPr>
          <w:rFonts w:cs="Arial"/>
          <w:b/>
          <w:sz w:val="20"/>
          <w:szCs w:val="20"/>
          <w:lang w:val="nl-BE"/>
        </w:rPr>
      </w:pPr>
    </w:p>
    <w:p w14:paraId="5EC8ADAB" w14:textId="77777777" w:rsidR="006F3923" w:rsidRPr="008D260A" w:rsidRDefault="006F3923" w:rsidP="006F3923">
      <w:pPr>
        <w:pStyle w:val="03aText"/>
        <w:rPr>
          <w:i/>
          <w:lang w:val="nl-BE" w:eastAsia="nl-BE"/>
        </w:rPr>
      </w:pPr>
      <w:r w:rsidRPr="00585781">
        <w:rPr>
          <w:lang w:val="nl-BE" w:eastAsia="nl-BE"/>
        </w:rPr>
        <w:t xml:space="preserve">   </w:t>
      </w:r>
      <w:r w:rsidR="0054363A" w:rsidRPr="00585781">
        <w:rPr>
          <w:lang w:val="nl-BE" w:eastAsia="nl-BE"/>
        </w:rPr>
        <w:t>“</w:t>
      </w:r>
      <w:r w:rsidRPr="00585781">
        <w:rPr>
          <w:i/>
          <w:lang w:val="nl-BE" w:eastAsia="nl-BE"/>
        </w:rPr>
        <w:t xml:space="preserve">Es el nuevo libro que acaba de aparecer editado por </w:t>
      </w:r>
      <w:r w:rsidRPr="00585781">
        <w:rPr>
          <w:b/>
          <w:bCs/>
          <w:i/>
          <w:lang w:val="nl-BE" w:eastAsia="nl-BE"/>
        </w:rPr>
        <w:t xml:space="preserve">ARVES </w:t>
      </w:r>
      <w:r w:rsidRPr="00585781">
        <w:rPr>
          <w:i/>
          <w:lang w:val="nl-BE" w:eastAsia="nl-BE"/>
        </w:rPr>
        <w:t xml:space="preserve">y cuyo au-tor es </w:t>
      </w:r>
      <w:r w:rsidRPr="00585781">
        <w:rPr>
          <w:b/>
          <w:bCs/>
          <w:i/>
          <w:lang w:val="nl-BE" w:eastAsia="nl-BE"/>
        </w:rPr>
        <w:t xml:space="preserve">Ignace Vandecasteele </w:t>
      </w:r>
      <w:r w:rsidRPr="00585781">
        <w:rPr>
          <w:i/>
          <w:lang w:val="nl-BE" w:eastAsia="nl-BE"/>
        </w:rPr>
        <w:t xml:space="preserve">está impreso en Tongeren, Bélgica, 2008, en idioma holandés. </w:t>
      </w:r>
      <w:r w:rsidRPr="008D260A">
        <w:rPr>
          <w:i/>
          <w:lang w:val="nl-BE" w:eastAsia="nl-BE"/>
        </w:rPr>
        <w:t xml:space="preserve">Vandecasteele trabajó duramente durante dos años en esta obra que contiene 206 Estudios de su autoría, más un problema de fantasía. Su autor realizó un bello diseño para la portada del libro además de trabajar en la diagramación de las piezas. La obra, de impecable pre-sentación, está dividida en varios capítulos y contiene, en su mayoría, bellos Estudios miniaturas muchos de ellos inéditos. </w:t>
      </w:r>
      <w:r w:rsidRPr="008D260A">
        <w:rPr>
          <w:i/>
          <w:lang w:val="en-GB" w:eastAsia="nl-BE"/>
        </w:rPr>
        <w:t xml:space="preserve">Podemos apreciar obras compuestas con 4 y 5 piezas </w:t>
      </w:r>
      <w:r w:rsidRPr="008D260A">
        <w:rPr>
          <w:i/>
          <w:iCs/>
          <w:lang w:val="en-GB" w:eastAsia="nl-BE"/>
        </w:rPr>
        <w:t>(cuartetos y maliutkas)</w:t>
      </w:r>
      <w:r w:rsidRPr="008D260A">
        <w:rPr>
          <w:i/>
          <w:lang w:val="en-GB" w:eastAsia="nl-BE"/>
        </w:rPr>
        <w:t xml:space="preserve">, con 6 piezas </w:t>
      </w:r>
      <w:r w:rsidR="0087389D" w:rsidRPr="008D260A">
        <w:rPr>
          <w:i/>
          <w:iCs/>
          <w:lang w:val="en-GB" w:eastAsia="nl-BE"/>
        </w:rPr>
        <w:t>(ultra</w:t>
      </w:r>
      <w:r w:rsidRPr="008D260A">
        <w:rPr>
          <w:i/>
          <w:iCs/>
          <w:lang w:val="en-GB" w:eastAsia="nl-BE"/>
        </w:rPr>
        <w:t xml:space="preserve">miniaturas) </w:t>
      </w:r>
      <w:r w:rsidRPr="008D260A">
        <w:rPr>
          <w:i/>
          <w:lang w:val="en-GB" w:eastAsia="nl-BE"/>
        </w:rPr>
        <w:t xml:space="preserve">y las </w:t>
      </w:r>
      <w:r w:rsidRPr="008D260A">
        <w:rPr>
          <w:i/>
          <w:iCs/>
          <w:lang w:val="en-GB" w:eastAsia="nl-BE"/>
        </w:rPr>
        <w:t xml:space="preserve">clásicas miniaturas </w:t>
      </w:r>
      <w:r w:rsidRPr="008D260A">
        <w:rPr>
          <w:i/>
          <w:lang w:val="en-GB" w:eastAsia="nl-BE"/>
        </w:rPr>
        <w:t xml:space="preserve">de 7 figuras. Además hay en el libro trabajos realizados con 8 y más trebejos. </w:t>
      </w:r>
      <w:r w:rsidRPr="008D260A">
        <w:rPr>
          <w:i/>
          <w:lang w:val="nl-BE" w:eastAsia="nl-BE"/>
        </w:rPr>
        <w:t xml:space="preserve">El prólogo corresponde al conocido compositor belga </w:t>
      </w:r>
      <w:r w:rsidRPr="008D260A">
        <w:rPr>
          <w:bCs/>
          <w:i/>
          <w:lang w:val="nl-BE" w:eastAsia="nl-BE"/>
        </w:rPr>
        <w:t>Julien Vandiest</w:t>
      </w:r>
      <w:r w:rsidRPr="008D260A">
        <w:rPr>
          <w:i/>
          <w:lang w:val="nl-BE" w:eastAsia="nl-BE"/>
        </w:rPr>
        <w:t xml:space="preserve">. </w:t>
      </w:r>
    </w:p>
    <w:p w14:paraId="53BB6924" w14:textId="77777777" w:rsidR="006F3923" w:rsidRPr="008D260A" w:rsidRDefault="006F3923" w:rsidP="006F3923">
      <w:pPr>
        <w:pStyle w:val="03aText"/>
        <w:rPr>
          <w:i/>
          <w:lang w:val="nl-BE" w:eastAsia="nl-BE"/>
        </w:rPr>
      </w:pPr>
    </w:p>
    <w:p w14:paraId="57BD69C3" w14:textId="77777777" w:rsidR="008B3923" w:rsidRPr="008D260A" w:rsidRDefault="006F3923" w:rsidP="006F3923">
      <w:pPr>
        <w:pStyle w:val="03aText"/>
        <w:rPr>
          <w:i/>
          <w:lang w:val="nl-BE" w:eastAsia="nl-BE"/>
        </w:rPr>
      </w:pPr>
      <w:r w:rsidRPr="008D260A">
        <w:rPr>
          <w:i/>
          <w:lang w:val="nl-BE" w:eastAsia="nl-BE"/>
        </w:rPr>
        <w:t xml:space="preserve">   En definitiva un </w:t>
      </w:r>
      <w:r w:rsidRPr="008D260A">
        <w:rPr>
          <w:i/>
          <w:iCs/>
          <w:lang w:val="nl-BE" w:eastAsia="nl-BE"/>
        </w:rPr>
        <w:t xml:space="preserve">valioso aporte </w:t>
      </w:r>
      <w:r w:rsidRPr="008D260A">
        <w:rPr>
          <w:i/>
          <w:lang w:val="nl-BE" w:eastAsia="nl-BE"/>
        </w:rPr>
        <w:t xml:space="preserve">de nuestro amigo </w:t>
      </w:r>
      <w:r w:rsidRPr="008D260A">
        <w:rPr>
          <w:b/>
          <w:bCs/>
          <w:i/>
          <w:lang w:val="nl-BE" w:eastAsia="nl-BE"/>
        </w:rPr>
        <w:t xml:space="preserve">Ignace Vandecasteele </w:t>
      </w:r>
      <w:r w:rsidRPr="008D260A">
        <w:rPr>
          <w:i/>
          <w:lang w:val="nl-BE" w:eastAsia="nl-BE"/>
        </w:rPr>
        <w:t>al arte de la composición en ajedrez, mediante un libro de interés para los aficionados al Estudio, los maestros y los bibliófilos en general que enri</w:t>
      </w:r>
      <w:r w:rsidR="0087389D" w:rsidRPr="008D260A">
        <w:rPr>
          <w:i/>
          <w:lang w:val="nl-BE" w:eastAsia="nl-BE"/>
        </w:rPr>
        <w:t>-</w:t>
      </w:r>
      <w:r w:rsidRPr="008D260A">
        <w:rPr>
          <w:i/>
          <w:lang w:val="nl-BE" w:eastAsia="nl-BE"/>
        </w:rPr>
        <w:t>quecerán sus colecciones con esta nueva obra.</w:t>
      </w:r>
    </w:p>
    <w:p w14:paraId="188F35F5" w14:textId="77777777" w:rsidR="002A2629" w:rsidRPr="008D260A" w:rsidRDefault="002A2629" w:rsidP="006F3923">
      <w:pPr>
        <w:pStyle w:val="03aText"/>
        <w:rPr>
          <w:i/>
          <w:lang w:val="nl-BE" w:eastAsia="nl-BE"/>
        </w:rPr>
      </w:pPr>
    </w:p>
    <w:p w14:paraId="4915C2DB" w14:textId="77777777" w:rsidR="008B3923" w:rsidRPr="008D260A" w:rsidRDefault="002A2629" w:rsidP="006F3923">
      <w:pPr>
        <w:pStyle w:val="03aText"/>
        <w:rPr>
          <w:i/>
          <w:lang w:val="en-GB" w:eastAsia="nl-BE"/>
        </w:rPr>
      </w:pPr>
      <w:r w:rsidRPr="008D260A">
        <w:rPr>
          <w:i/>
          <w:lang w:val="nl-BE" w:eastAsia="nl-BE"/>
        </w:rPr>
        <w:t xml:space="preserve">   </w:t>
      </w:r>
      <w:r w:rsidRPr="008D260A">
        <w:rPr>
          <w:i/>
          <w:lang w:val="en-GB" w:eastAsia="nl-BE"/>
        </w:rPr>
        <w:t xml:space="preserve">Hemos seleccionado de tal ejemplar los siguientes Estudios que estamos seguros seràn </w:t>
      </w:r>
      <w:r w:rsidR="009A68AD" w:rsidRPr="008D260A">
        <w:rPr>
          <w:i/>
          <w:lang w:val="en-GB" w:eastAsia="nl-BE"/>
        </w:rPr>
        <w:t>del agrado de nuestros lectores</w:t>
      </w:r>
      <w:r w:rsidR="00BF0474" w:rsidRPr="008D260A">
        <w:rPr>
          <w:i/>
          <w:lang w:val="en-GB" w:eastAsia="nl-BE"/>
        </w:rPr>
        <w:t>:</w:t>
      </w:r>
    </w:p>
    <w:p w14:paraId="62E13701" w14:textId="77777777" w:rsidR="00D40CA3" w:rsidRDefault="008B3923" w:rsidP="006F3923">
      <w:pPr>
        <w:tabs>
          <w:tab w:val="left" w:pos="1985"/>
        </w:tabs>
        <w:jc w:val="both"/>
        <w:rPr>
          <w:rFonts w:cs="Arial"/>
          <w:sz w:val="20"/>
          <w:szCs w:val="20"/>
          <w:lang w:val="en-GB"/>
        </w:rPr>
      </w:pPr>
      <w:r>
        <w:rPr>
          <w:rFonts w:cs="Arial"/>
          <w:color w:val="000000"/>
          <w:sz w:val="20"/>
          <w:szCs w:val="20"/>
          <w:lang w:val="en-GB" w:eastAsia="nl-BE"/>
        </w:rPr>
        <w:lastRenderedPageBreak/>
        <w:t xml:space="preserve"> </w:t>
      </w:r>
      <w:r w:rsidR="00852847" w:rsidRPr="00DC7F90">
        <w:rPr>
          <w:rFonts w:cs="Arial"/>
          <w:sz w:val="20"/>
          <w:szCs w:val="20"/>
          <w:lang w:val="en-GB"/>
        </w:rPr>
        <w:t xml:space="preserve"> </w:t>
      </w:r>
    </w:p>
    <w:p w14:paraId="75080D55" w14:textId="77777777" w:rsidR="006F3923" w:rsidRPr="00CE0BF0" w:rsidRDefault="001705C4" w:rsidP="006F3923">
      <w:pPr>
        <w:tabs>
          <w:tab w:val="left" w:pos="1985"/>
        </w:tabs>
        <w:jc w:val="both"/>
        <w:rPr>
          <w:rFonts w:cs="Arial"/>
          <w:i/>
          <w:sz w:val="20"/>
          <w:szCs w:val="20"/>
          <w:lang w:val="nl-BE"/>
        </w:rPr>
      </w:pPr>
      <w:r>
        <w:rPr>
          <w:rFonts w:cs="Arial"/>
          <w:sz w:val="20"/>
          <w:szCs w:val="20"/>
          <w:lang w:val="en-GB"/>
        </w:rPr>
        <w:t xml:space="preserve"> </w:t>
      </w:r>
      <w:r w:rsidR="00D40CA3" w:rsidRPr="00CE0BF0">
        <w:rPr>
          <w:rFonts w:cs="Arial"/>
          <w:i/>
          <w:sz w:val="20"/>
          <w:szCs w:val="20"/>
          <w:lang w:val="en-GB"/>
        </w:rPr>
        <w:t xml:space="preserve"> </w:t>
      </w:r>
      <w:r w:rsidR="00017D30" w:rsidRPr="00CE0BF0">
        <w:rPr>
          <w:rFonts w:cs="Arial"/>
          <w:i/>
          <w:sz w:val="20"/>
          <w:szCs w:val="20"/>
          <w:lang w:val="en-GB"/>
        </w:rPr>
        <w:t xml:space="preserve"> </w:t>
      </w:r>
      <w:r w:rsidR="006F3923" w:rsidRPr="00CE0BF0">
        <w:rPr>
          <w:rFonts w:cs="Arial"/>
          <w:b/>
          <w:i/>
          <w:sz w:val="20"/>
          <w:szCs w:val="20"/>
          <w:lang w:val="nl-BE"/>
        </w:rPr>
        <w:t xml:space="preserve">Ignace Vandecasteele  </w:t>
      </w:r>
      <w:r w:rsidR="00BA2F44">
        <w:rPr>
          <w:rFonts w:cs="Arial"/>
          <w:i/>
          <w:sz w:val="20"/>
          <w:szCs w:val="20"/>
          <w:lang w:val="nl-BE"/>
        </w:rPr>
        <w:t xml:space="preserve">Schakend Nederland </w:t>
      </w:r>
      <w:r w:rsidR="006F3923" w:rsidRPr="00CE0BF0">
        <w:rPr>
          <w:rFonts w:cs="Arial"/>
          <w:i/>
          <w:sz w:val="20"/>
          <w:szCs w:val="20"/>
          <w:lang w:val="nl-BE"/>
        </w:rPr>
        <w:t xml:space="preserve"> </w:t>
      </w:r>
      <w:r w:rsidR="00BA2F44">
        <w:rPr>
          <w:rFonts w:cs="Arial"/>
          <w:i/>
          <w:sz w:val="20"/>
          <w:szCs w:val="20"/>
          <w:lang w:val="nl-BE"/>
        </w:rPr>
        <w:t>(</w:t>
      </w:r>
      <w:r w:rsidR="006F3923" w:rsidRPr="00CE0BF0">
        <w:rPr>
          <w:rFonts w:cs="Arial"/>
          <w:i/>
          <w:sz w:val="20"/>
          <w:szCs w:val="20"/>
          <w:lang w:val="nl-BE"/>
        </w:rPr>
        <w:t>1967</w:t>
      </w:r>
      <w:r w:rsidR="00BA2F44">
        <w:rPr>
          <w:rFonts w:cs="Arial"/>
          <w:i/>
          <w:sz w:val="20"/>
          <w:szCs w:val="20"/>
          <w:lang w:val="nl-BE"/>
        </w:rPr>
        <w:t>)</w:t>
      </w:r>
      <w:r w:rsidR="006F3923" w:rsidRPr="00CE0BF0">
        <w:rPr>
          <w:rFonts w:cs="Arial"/>
          <w:i/>
          <w:sz w:val="20"/>
          <w:szCs w:val="20"/>
          <w:lang w:val="nl-BE"/>
        </w:rPr>
        <w:t xml:space="preserve"> </w:t>
      </w:r>
    </w:p>
    <w:p w14:paraId="50F46C44" w14:textId="77777777" w:rsidR="006F3923" w:rsidRPr="00CE0BF0" w:rsidRDefault="006F3923" w:rsidP="006F3923">
      <w:pPr>
        <w:tabs>
          <w:tab w:val="left" w:pos="1985"/>
        </w:tabs>
        <w:jc w:val="both"/>
        <w:rPr>
          <w:rFonts w:cs="Arial"/>
          <w:i/>
          <w:sz w:val="20"/>
          <w:szCs w:val="20"/>
          <w:lang w:val="nl-BE"/>
        </w:rPr>
      </w:pPr>
      <w:r w:rsidRPr="00CE0BF0">
        <w:rPr>
          <w:rFonts w:cs="Arial"/>
          <w:b/>
          <w:i/>
          <w:sz w:val="20"/>
          <w:szCs w:val="20"/>
          <w:lang w:val="nl-BE"/>
        </w:rPr>
        <w:t xml:space="preserve">   Kb1 Pc5 h6 / Kb8 Lc3 a6 f6 g6 +</w:t>
      </w:r>
    </w:p>
    <w:p w14:paraId="4BEA463E" w14:textId="77777777" w:rsidR="006F3923" w:rsidRPr="00CE0BF0" w:rsidRDefault="006F3923" w:rsidP="006F3923">
      <w:pPr>
        <w:tabs>
          <w:tab w:val="left" w:pos="1985"/>
        </w:tabs>
        <w:jc w:val="both"/>
        <w:rPr>
          <w:rFonts w:cs="Arial"/>
          <w:b/>
          <w:i/>
          <w:sz w:val="20"/>
          <w:szCs w:val="20"/>
          <w:lang w:val="nl-BE"/>
        </w:rPr>
      </w:pPr>
      <w:r w:rsidRPr="00CE0BF0">
        <w:rPr>
          <w:rFonts w:cs="Arial"/>
          <w:b/>
          <w:i/>
          <w:sz w:val="20"/>
          <w:szCs w:val="20"/>
          <w:lang w:val="nl-BE"/>
        </w:rPr>
        <w:t xml:space="preserve">                                 </w:t>
      </w:r>
      <w:r w:rsidRPr="00CE0BF0">
        <w:rPr>
          <w:rFonts w:cs="Arial"/>
          <w:b/>
          <w:i/>
          <w:sz w:val="20"/>
          <w:szCs w:val="20"/>
          <w:lang w:val="nl-BE"/>
        </w:rPr>
        <w:tab/>
        <w:t>1.Kc2</w:t>
      </w:r>
      <w:r w:rsidRPr="00CE0BF0">
        <w:rPr>
          <w:rFonts w:cs="Arial"/>
          <w:b/>
          <w:i/>
          <w:sz w:val="20"/>
          <w:szCs w:val="20"/>
          <w:lang w:val="nl-BE"/>
        </w:rPr>
        <w:tab/>
        <w:t>La1</w:t>
      </w:r>
    </w:p>
    <w:p w14:paraId="759594AF" w14:textId="77777777" w:rsidR="006F3923" w:rsidRPr="00CE0BF0" w:rsidRDefault="006F3923" w:rsidP="006F3923">
      <w:pPr>
        <w:tabs>
          <w:tab w:val="left" w:pos="1985"/>
        </w:tabs>
        <w:jc w:val="both"/>
        <w:rPr>
          <w:rFonts w:cs="Arial"/>
          <w:i/>
          <w:sz w:val="20"/>
          <w:szCs w:val="20"/>
          <w:lang w:val="nl-BE"/>
        </w:rPr>
      </w:pPr>
      <w:r w:rsidRPr="00CE0BF0">
        <w:rPr>
          <w:rFonts w:cs="Arial"/>
          <w:i/>
          <w:sz w:val="20"/>
          <w:szCs w:val="20"/>
          <w:lang w:val="nl-BE"/>
        </w:rPr>
        <w:t xml:space="preserve">   Si 1…Ld4 2.Kd3 La1 3.Pe6 Le5 4.Ke4 Lb2 5.Pd4 f5+ 6.Ke5+</w:t>
      </w:r>
    </w:p>
    <w:p w14:paraId="0675E774" w14:textId="77777777" w:rsidR="006F3923" w:rsidRPr="00CE0BF0" w:rsidRDefault="006F3923" w:rsidP="006F3923">
      <w:pPr>
        <w:tabs>
          <w:tab w:val="left" w:pos="1985"/>
        </w:tabs>
        <w:jc w:val="both"/>
        <w:rPr>
          <w:rFonts w:cs="Arial"/>
          <w:b/>
          <w:i/>
          <w:sz w:val="20"/>
          <w:szCs w:val="20"/>
          <w:lang w:val="nl-BE"/>
        </w:rPr>
      </w:pPr>
      <w:r w:rsidRPr="00CE0BF0">
        <w:rPr>
          <w:rFonts w:cs="Arial"/>
          <w:i/>
          <w:sz w:val="20"/>
          <w:szCs w:val="20"/>
          <w:lang w:val="nl-BE"/>
        </w:rPr>
        <w:t xml:space="preserve">                                    </w:t>
      </w:r>
      <w:r w:rsidRPr="00CE0BF0">
        <w:rPr>
          <w:rFonts w:cs="Arial"/>
          <w:b/>
          <w:i/>
          <w:sz w:val="20"/>
          <w:szCs w:val="20"/>
          <w:lang w:val="nl-BE"/>
        </w:rPr>
        <w:t>2.Pa4</w:t>
      </w:r>
      <w:r w:rsidRPr="00CE0BF0">
        <w:rPr>
          <w:rFonts w:cs="Arial"/>
          <w:b/>
          <w:i/>
          <w:sz w:val="20"/>
          <w:szCs w:val="20"/>
          <w:lang w:val="nl-BE"/>
        </w:rPr>
        <w:tab/>
        <w:t>Ld4</w:t>
      </w:r>
    </w:p>
    <w:p w14:paraId="743CF393" w14:textId="77777777" w:rsidR="006F3923" w:rsidRPr="00CE0BF0" w:rsidRDefault="006F3923" w:rsidP="006F3923">
      <w:pPr>
        <w:tabs>
          <w:tab w:val="left" w:pos="1985"/>
        </w:tabs>
        <w:jc w:val="both"/>
        <w:rPr>
          <w:rFonts w:cs="Arial"/>
          <w:i/>
          <w:sz w:val="20"/>
          <w:szCs w:val="20"/>
          <w:lang w:val="nl-BE"/>
        </w:rPr>
      </w:pPr>
      <w:r w:rsidRPr="00CE0BF0">
        <w:rPr>
          <w:rFonts w:cs="Arial"/>
          <w:i/>
          <w:sz w:val="20"/>
          <w:szCs w:val="20"/>
          <w:lang w:val="nl-BE"/>
        </w:rPr>
        <w:t xml:space="preserve">   Si 2…Le5 3.Pb6 Ka7! (3…Kb7 4.Pc4 Ld4 5.Pd6+ Kb6 6.Pf5! gxf5 7.h7+;</w:t>
      </w:r>
    </w:p>
    <w:p w14:paraId="61595592" w14:textId="77777777" w:rsidR="006F3923" w:rsidRPr="00CE0BF0" w:rsidRDefault="006F3923" w:rsidP="006F3923">
      <w:pPr>
        <w:tabs>
          <w:tab w:val="left" w:pos="1985"/>
        </w:tabs>
        <w:jc w:val="both"/>
        <w:rPr>
          <w:rFonts w:cs="Arial"/>
          <w:i/>
          <w:sz w:val="20"/>
          <w:szCs w:val="20"/>
          <w:lang w:val="en-GB"/>
        </w:rPr>
      </w:pPr>
      <w:r w:rsidRPr="00CE0BF0">
        <w:rPr>
          <w:rFonts w:cs="Arial"/>
          <w:i/>
          <w:sz w:val="20"/>
          <w:szCs w:val="20"/>
          <w:lang w:val="en-GB"/>
        </w:rPr>
        <w:t>3…Kc7 4.Pc4 Ld4 5.Kd3 La1 6.Pe3 Kd6 7.Pf5+) 4.Pc4 Ld4 5.Kd3 La1 6.Pa5 y ganan como en la linea principal.</w:t>
      </w:r>
    </w:p>
    <w:p w14:paraId="3B34B5F4" w14:textId="77777777" w:rsidR="006F3923" w:rsidRPr="00CE0BF0" w:rsidRDefault="006F3923" w:rsidP="006F3923">
      <w:pPr>
        <w:tabs>
          <w:tab w:val="left" w:pos="1985"/>
        </w:tabs>
        <w:jc w:val="both"/>
        <w:rPr>
          <w:rFonts w:cs="Arial"/>
          <w:b/>
          <w:i/>
          <w:sz w:val="20"/>
          <w:szCs w:val="20"/>
          <w:lang w:val="en-GB"/>
        </w:rPr>
      </w:pPr>
      <w:r w:rsidRPr="00CE0BF0">
        <w:rPr>
          <w:rFonts w:cs="Arial"/>
          <w:i/>
          <w:sz w:val="20"/>
          <w:szCs w:val="20"/>
          <w:lang w:val="en-GB"/>
        </w:rPr>
        <w:t xml:space="preserve">                                    </w:t>
      </w:r>
      <w:r w:rsidRPr="00CE0BF0">
        <w:rPr>
          <w:rFonts w:cs="Arial"/>
          <w:b/>
          <w:i/>
          <w:sz w:val="20"/>
          <w:szCs w:val="20"/>
          <w:lang w:val="en-GB"/>
        </w:rPr>
        <w:t>3.Kd3</w:t>
      </w:r>
      <w:r w:rsidRPr="00CE0BF0">
        <w:rPr>
          <w:rFonts w:cs="Arial"/>
          <w:b/>
          <w:i/>
          <w:sz w:val="20"/>
          <w:szCs w:val="20"/>
          <w:lang w:val="en-GB"/>
        </w:rPr>
        <w:tab/>
        <w:t>Le5</w:t>
      </w:r>
    </w:p>
    <w:p w14:paraId="70352B67" w14:textId="77777777" w:rsidR="006F3923" w:rsidRPr="00CE0BF0" w:rsidRDefault="006F3923" w:rsidP="006F3923">
      <w:pPr>
        <w:tabs>
          <w:tab w:val="left" w:pos="1985"/>
        </w:tabs>
        <w:jc w:val="both"/>
        <w:rPr>
          <w:rFonts w:cs="Arial"/>
          <w:b/>
          <w:i/>
          <w:sz w:val="20"/>
          <w:szCs w:val="20"/>
          <w:lang w:val="en-GB"/>
        </w:rPr>
      </w:pPr>
      <w:r w:rsidRPr="00CE0BF0">
        <w:rPr>
          <w:rFonts w:cs="Arial"/>
          <w:b/>
          <w:i/>
          <w:sz w:val="20"/>
          <w:szCs w:val="20"/>
          <w:lang w:val="en-GB"/>
        </w:rPr>
        <w:t xml:space="preserve">                                    4.Pb6</w:t>
      </w:r>
      <w:r w:rsidRPr="00CE0BF0">
        <w:rPr>
          <w:rFonts w:cs="Arial"/>
          <w:b/>
          <w:i/>
          <w:sz w:val="20"/>
          <w:szCs w:val="20"/>
          <w:lang w:val="en-GB"/>
        </w:rPr>
        <w:tab/>
        <w:t>Ka7</w:t>
      </w:r>
    </w:p>
    <w:p w14:paraId="42CEFF7C" w14:textId="77777777" w:rsidR="006F3923" w:rsidRPr="00CE0BF0" w:rsidRDefault="006F3923" w:rsidP="006F3923">
      <w:pPr>
        <w:tabs>
          <w:tab w:val="left" w:pos="1985"/>
        </w:tabs>
        <w:jc w:val="both"/>
        <w:rPr>
          <w:rFonts w:cs="Arial"/>
          <w:i/>
          <w:sz w:val="20"/>
          <w:szCs w:val="20"/>
          <w:lang w:val="en-GB"/>
        </w:rPr>
      </w:pPr>
      <w:r w:rsidRPr="00CE0BF0">
        <w:rPr>
          <w:rFonts w:cs="Arial"/>
          <w:i/>
          <w:sz w:val="20"/>
          <w:szCs w:val="20"/>
          <w:lang w:val="en-GB"/>
        </w:rPr>
        <w:t xml:space="preserve">   Y aqui debemos considerar las siguientes secuencias: </w:t>
      </w:r>
    </w:p>
    <w:p w14:paraId="1A2C15A3" w14:textId="77777777" w:rsidR="006F3923" w:rsidRPr="00CE0BF0" w:rsidRDefault="006F3923" w:rsidP="006F3923">
      <w:pPr>
        <w:tabs>
          <w:tab w:val="left" w:pos="1985"/>
        </w:tabs>
        <w:jc w:val="both"/>
        <w:rPr>
          <w:rFonts w:cs="Arial"/>
          <w:i/>
          <w:sz w:val="20"/>
          <w:szCs w:val="20"/>
          <w:lang w:val="en-GB"/>
        </w:rPr>
      </w:pPr>
      <w:r w:rsidRPr="00CE0BF0">
        <w:rPr>
          <w:rFonts w:cs="Arial"/>
          <w:i/>
          <w:sz w:val="20"/>
          <w:szCs w:val="20"/>
          <w:lang w:val="en-GB"/>
        </w:rPr>
        <w:t>a) 4…Kb7 5.Pc4 La1 6.Pd6+ Kc6 7.Pf5+</w:t>
      </w:r>
    </w:p>
    <w:p w14:paraId="2846BCAC" w14:textId="77777777" w:rsidR="006F3923" w:rsidRPr="00CE0BF0" w:rsidRDefault="006F3923" w:rsidP="006F3923">
      <w:pPr>
        <w:tabs>
          <w:tab w:val="left" w:pos="1985"/>
        </w:tabs>
        <w:jc w:val="both"/>
        <w:rPr>
          <w:rFonts w:cs="Arial"/>
          <w:i/>
          <w:sz w:val="20"/>
          <w:szCs w:val="20"/>
          <w:lang w:val="en-GB"/>
        </w:rPr>
      </w:pPr>
      <w:r w:rsidRPr="00CE0BF0">
        <w:rPr>
          <w:rFonts w:cs="Arial"/>
          <w:i/>
          <w:sz w:val="20"/>
          <w:szCs w:val="20"/>
          <w:lang w:val="en-GB"/>
        </w:rPr>
        <w:t xml:space="preserve">b) 4…Kc7 5.Pc4 La1 6.Pe3 f5 (6…Kd6 7.Pf5+ Ke6 8.h7) 7.Pd5+ Kd6 8.Pc3     </w:t>
      </w:r>
    </w:p>
    <w:p w14:paraId="3CC0DDA3" w14:textId="77777777" w:rsidR="006F3923" w:rsidRPr="00CE0BF0" w:rsidRDefault="006F3923" w:rsidP="006F3923">
      <w:pPr>
        <w:tabs>
          <w:tab w:val="left" w:pos="1985"/>
        </w:tabs>
        <w:jc w:val="both"/>
        <w:rPr>
          <w:rFonts w:cs="Arial"/>
          <w:i/>
          <w:sz w:val="20"/>
          <w:szCs w:val="20"/>
          <w:lang w:val="en-GB"/>
        </w:rPr>
      </w:pPr>
      <w:r w:rsidRPr="00CE0BF0">
        <w:rPr>
          <w:rFonts w:cs="Arial"/>
          <w:i/>
          <w:sz w:val="20"/>
          <w:szCs w:val="20"/>
          <w:lang w:val="en-GB"/>
        </w:rPr>
        <w:t>c) 4…La1 5.Pd5 Le5 6.Pe7 K~ 7.Pf5, etc.</w:t>
      </w:r>
    </w:p>
    <w:p w14:paraId="4E03972C" w14:textId="77777777" w:rsidR="006F3923" w:rsidRPr="00CE0BF0" w:rsidRDefault="006F3923" w:rsidP="006F3923">
      <w:pPr>
        <w:tabs>
          <w:tab w:val="left" w:pos="1935"/>
          <w:tab w:val="left" w:pos="1985"/>
        </w:tabs>
        <w:jc w:val="both"/>
        <w:rPr>
          <w:rFonts w:cs="Arial"/>
          <w:b/>
          <w:i/>
          <w:sz w:val="20"/>
          <w:szCs w:val="20"/>
          <w:lang w:val="en-GB"/>
        </w:rPr>
      </w:pPr>
      <w:r w:rsidRPr="00CE0BF0">
        <w:rPr>
          <w:rFonts w:cs="Arial"/>
          <w:i/>
          <w:sz w:val="20"/>
          <w:szCs w:val="20"/>
          <w:lang w:val="en-GB"/>
        </w:rPr>
        <w:t xml:space="preserve">                                    </w:t>
      </w:r>
      <w:r w:rsidRPr="00CE0BF0">
        <w:rPr>
          <w:rFonts w:cs="Arial"/>
          <w:b/>
          <w:i/>
          <w:sz w:val="20"/>
          <w:szCs w:val="20"/>
          <w:lang w:val="en-GB"/>
        </w:rPr>
        <w:t xml:space="preserve">5.Pc4 </w:t>
      </w:r>
      <w:r w:rsidRPr="00CE0BF0">
        <w:rPr>
          <w:rFonts w:cs="Arial"/>
          <w:b/>
          <w:i/>
          <w:sz w:val="20"/>
          <w:szCs w:val="20"/>
          <w:lang w:val="en-GB"/>
        </w:rPr>
        <w:tab/>
        <w:t>La1</w:t>
      </w:r>
    </w:p>
    <w:p w14:paraId="7ACB4E78" w14:textId="77777777" w:rsidR="006F3923" w:rsidRPr="00CE0BF0" w:rsidRDefault="006F3923" w:rsidP="006F3923">
      <w:pPr>
        <w:tabs>
          <w:tab w:val="left" w:pos="1985"/>
        </w:tabs>
        <w:jc w:val="both"/>
        <w:rPr>
          <w:rFonts w:cs="Arial"/>
          <w:i/>
          <w:sz w:val="20"/>
          <w:szCs w:val="20"/>
          <w:lang w:val="en-GB"/>
        </w:rPr>
      </w:pPr>
      <w:r w:rsidRPr="00CE0BF0">
        <w:rPr>
          <w:rFonts w:cs="Arial"/>
          <w:i/>
          <w:sz w:val="20"/>
          <w:szCs w:val="20"/>
          <w:lang w:val="en-GB"/>
        </w:rPr>
        <w:t xml:space="preserve">                                    </w:t>
      </w:r>
      <w:r w:rsidRPr="00CE0BF0">
        <w:rPr>
          <w:rFonts w:cs="Arial"/>
          <w:b/>
          <w:i/>
          <w:sz w:val="20"/>
          <w:szCs w:val="20"/>
          <w:lang w:val="en-GB"/>
        </w:rPr>
        <w:t>6.Pa5</w:t>
      </w:r>
      <w:r w:rsidRPr="00CE0BF0">
        <w:rPr>
          <w:rFonts w:cs="Arial"/>
          <w:b/>
          <w:i/>
          <w:sz w:val="20"/>
          <w:szCs w:val="20"/>
          <w:lang w:val="en-GB"/>
        </w:rPr>
        <w:tab/>
        <w:t xml:space="preserve">Kb6 </w:t>
      </w:r>
    </w:p>
    <w:p w14:paraId="648E497A" w14:textId="77777777" w:rsidR="006F3923" w:rsidRPr="00CE0BF0" w:rsidRDefault="006F3923" w:rsidP="006F3923">
      <w:pPr>
        <w:tabs>
          <w:tab w:val="left" w:pos="1985"/>
        </w:tabs>
        <w:jc w:val="both"/>
        <w:rPr>
          <w:rFonts w:cs="Arial"/>
          <w:i/>
          <w:sz w:val="20"/>
          <w:szCs w:val="20"/>
          <w:lang w:val="en-GB"/>
        </w:rPr>
      </w:pPr>
      <w:r w:rsidRPr="00CE0BF0">
        <w:rPr>
          <w:rFonts w:cs="Arial"/>
          <w:i/>
          <w:sz w:val="20"/>
          <w:szCs w:val="20"/>
          <w:lang w:val="en-GB"/>
        </w:rPr>
        <w:t>el intendo de liberar la diagonal con 6…f5 no alcanza por 7.Pc6+ Kb6 8.Pd4+, etc.</w:t>
      </w:r>
    </w:p>
    <w:p w14:paraId="41A5BF23" w14:textId="77777777" w:rsidR="006F3923" w:rsidRPr="00CE0BF0" w:rsidRDefault="006F3923" w:rsidP="00AD5487">
      <w:pPr>
        <w:tabs>
          <w:tab w:val="left" w:pos="1985"/>
          <w:tab w:val="left" w:pos="4520"/>
        </w:tabs>
        <w:jc w:val="both"/>
        <w:rPr>
          <w:rFonts w:cs="Arial"/>
          <w:b/>
          <w:i/>
          <w:sz w:val="20"/>
          <w:szCs w:val="20"/>
          <w:lang w:val="nl-BE"/>
        </w:rPr>
      </w:pPr>
      <w:r w:rsidRPr="00CE0BF0">
        <w:rPr>
          <w:rFonts w:cs="Arial"/>
          <w:i/>
          <w:sz w:val="20"/>
          <w:szCs w:val="20"/>
          <w:lang w:val="en-GB"/>
        </w:rPr>
        <w:t xml:space="preserve">                                    </w:t>
      </w:r>
      <w:r w:rsidR="00AD5487" w:rsidRPr="00CE0BF0">
        <w:rPr>
          <w:rFonts w:cs="Arial"/>
          <w:b/>
          <w:i/>
          <w:sz w:val="20"/>
          <w:szCs w:val="20"/>
          <w:lang w:val="nl-BE"/>
        </w:rPr>
        <w:t xml:space="preserve">7.Pb3     </w:t>
      </w:r>
      <w:r w:rsidRPr="00CE0BF0">
        <w:rPr>
          <w:rFonts w:cs="Arial"/>
          <w:b/>
          <w:i/>
          <w:sz w:val="20"/>
          <w:szCs w:val="20"/>
          <w:lang w:val="nl-BE"/>
        </w:rPr>
        <w:t>Le5</w:t>
      </w:r>
      <w:r w:rsidR="00AD5487" w:rsidRPr="00CE0BF0">
        <w:rPr>
          <w:rFonts w:cs="Arial"/>
          <w:b/>
          <w:i/>
          <w:sz w:val="20"/>
          <w:szCs w:val="20"/>
          <w:lang w:val="nl-BE"/>
        </w:rPr>
        <w:tab/>
      </w:r>
    </w:p>
    <w:p w14:paraId="0EA2782F" w14:textId="77777777" w:rsidR="006F3923" w:rsidRPr="00CE0BF0" w:rsidRDefault="006F3923" w:rsidP="006F3923">
      <w:pPr>
        <w:tabs>
          <w:tab w:val="left" w:pos="1985"/>
        </w:tabs>
        <w:jc w:val="both"/>
        <w:rPr>
          <w:rFonts w:cs="Arial"/>
          <w:b/>
          <w:i/>
          <w:sz w:val="20"/>
          <w:szCs w:val="20"/>
          <w:lang w:val="nl-BE"/>
        </w:rPr>
      </w:pPr>
      <w:r w:rsidRPr="00CE0BF0">
        <w:rPr>
          <w:rFonts w:cs="Arial"/>
          <w:b/>
          <w:i/>
          <w:sz w:val="20"/>
          <w:szCs w:val="20"/>
          <w:lang w:val="nl-BE"/>
        </w:rPr>
        <w:t xml:space="preserve">                                    8.Ke4</w:t>
      </w:r>
      <w:r w:rsidRPr="00CE0BF0">
        <w:rPr>
          <w:rFonts w:cs="Arial"/>
          <w:b/>
          <w:i/>
          <w:sz w:val="20"/>
          <w:szCs w:val="20"/>
          <w:lang w:val="nl-BE"/>
        </w:rPr>
        <w:tab/>
        <w:t>Kc6</w:t>
      </w:r>
    </w:p>
    <w:p w14:paraId="09E96E15" w14:textId="77777777" w:rsidR="006F3923" w:rsidRPr="00CE0BF0" w:rsidRDefault="006F3923" w:rsidP="006F3923">
      <w:pPr>
        <w:tabs>
          <w:tab w:val="left" w:pos="1985"/>
        </w:tabs>
        <w:jc w:val="both"/>
        <w:rPr>
          <w:rFonts w:cs="Arial"/>
          <w:b/>
          <w:i/>
          <w:sz w:val="20"/>
          <w:szCs w:val="20"/>
          <w:lang w:val="nl-BE"/>
        </w:rPr>
      </w:pPr>
      <w:r w:rsidRPr="00CE0BF0">
        <w:rPr>
          <w:rFonts w:cs="Arial"/>
          <w:b/>
          <w:i/>
          <w:sz w:val="20"/>
          <w:szCs w:val="20"/>
          <w:lang w:val="nl-BE"/>
        </w:rPr>
        <w:t xml:space="preserve">                                    9.Pd4+</w:t>
      </w:r>
      <w:r w:rsidRPr="00CE0BF0">
        <w:rPr>
          <w:rFonts w:cs="Arial"/>
          <w:b/>
          <w:i/>
          <w:sz w:val="20"/>
          <w:szCs w:val="20"/>
          <w:lang w:val="nl-BE"/>
        </w:rPr>
        <w:tab/>
        <w:t>Kd6</w:t>
      </w:r>
    </w:p>
    <w:p w14:paraId="5B30C849" w14:textId="77777777" w:rsidR="006F3923" w:rsidRPr="00CE0BF0" w:rsidRDefault="006F3923" w:rsidP="006F3923">
      <w:pPr>
        <w:tabs>
          <w:tab w:val="left" w:pos="1985"/>
        </w:tabs>
        <w:jc w:val="both"/>
        <w:rPr>
          <w:rFonts w:cs="Arial"/>
          <w:b/>
          <w:i/>
          <w:sz w:val="20"/>
          <w:szCs w:val="20"/>
          <w:lang w:val="en-GB"/>
        </w:rPr>
      </w:pPr>
      <w:r w:rsidRPr="00CE0BF0">
        <w:rPr>
          <w:rFonts w:cs="Arial"/>
          <w:b/>
          <w:i/>
          <w:sz w:val="20"/>
          <w:szCs w:val="20"/>
          <w:lang w:val="nl-BE"/>
        </w:rPr>
        <w:t xml:space="preserve">                                  </w:t>
      </w:r>
      <w:r w:rsidRPr="00CE0BF0">
        <w:rPr>
          <w:rFonts w:cs="Arial"/>
          <w:b/>
          <w:i/>
          <w:sz w:val="20"/>
          <w:szCs w:val="20"/>
          <w:lang w:val="en-GB"/>
        </w:rPr>
        <w:t>10.Pf5+</w:t>
      </w:r>
      <w:r w:rsidRPr="00CE0BF0">
        <w:rPr>
          <w:rFonts w:cs="Arial"/>
          <w:b/>
          <w:i/>
          <w:sz w:val="20"/>
          <w:szCs w:val="20"/>
          <w:lang w:val="en-GB"/>
        </w:rPr>
        <w:tab/>
        <w:t>gxf5</w:t>
      </w:r>
    </w:p>
    <w:p w14:paraId="79807C3F" w14:textId="77777777" w:rsidR="00753380" w:rsidRPr="00CE0BF0" w:rsidRDefault="006F3923" w:rsidP="006F3923">
      <w:pPr>
        <w:tabs>
          <w:tab w:val="left" w:pos="1985"/>
        </w:tabs>
        <w:jc w:val="both"/>
        <w:rPr>
          <w:rFonts w:cs="Arial"/>
          <w:b/>
          <w:i/>
          <w:sz w:val="20"/>
          <w:szCs w:val="20"/>
          <w:lang w:val="en-GB"/>
        </w:rPr>
      </w:pPr>
      <w:r w:rsidRPr="00CE0BF0">
        <w:rPr>
          <w:rFonts w:cs="Arial"/>
          <w:b/>
          <w:i/>
          <w:sz w:val="20"/>
          <w:szCs w:val="20"/>
          <w:lang w:val="en-GB"/>
        </w:rPr>
        <w:t xml:space="preserve">           </w:t>
      </w:r>
      <w:r w:rsidR="00753380" w:rsidRPr="00CE0BF0">
        <w:rPr>
          <w:rFonts w:cs="Arial"/>
          <w:b/>
          <w:i/>
          <w:sz w:val="20"/>
          <w:szCs w:val="20"/>
          <w:lang w:val="en-GB"/>
        </w:rPr>
        <w:t xml:space="preserve">                       11.Kxf5+</w:t>
      </w:r>
    </w:p>
    <w:p w14:paraId="512B7406" w14:textId="77777777" w:rsidR="00753380" w:rsidRPr="00CE0BF0" w:rsidRDefault="00753380" w:rsidP="006F3923">
      <w:pPr>
        <w:tabs>
          <w:tab w:val="left" w:pos="1985"/>
        </w:tabs>
        <w:jc w:val="both"/>
        <w:rPr>
          <w:rFonts w:cs="Arial"/>
          <w:b/>
          <w:i/>
          <w:sz w:val="20"/>
          <w:szCs w:val="20"/>
          <w:lang w:val="en-GB"/>
        </w:rPr>
      </w:pPr>
      <w:r w:rsidRPr="00CE0BF0">
        <w:rPr>
          <w:rFonts w:cs="Arial"/>
          <w:b/>
          <w:i/>
          <w:sz w:val="20"/>
          <w:szCs w:val="20"/>
          <w:lang w:val="en-GB"/>
        </w:rPr>
        <w:t xml:space="preserve">   </w:t>
      </w:r>
      <w:r w:rsidR="006F3923" w:rsidRPr="00CE0BF0">
        <w:rPr>
          <w:rFonts w:cs="Arial"/>
          <w:i/>
          <w:sz w:val="20"/>
          <w:szCs w:val="20"/>
          <w:lang w:val="en-GB"/>
        </w:rPr>
        <w:t>La idea de este estupendo Estudio es de una sólo hebra; la obstrucción de la gran diagonal negra mediante la interposición del Caballo, que realiza</w:t>
      </w:r>
    </w:p>
    <w:p w14:paraId="0B0EDCD4" w14:textId="77777777" w:rsidR="00753380" w:rsidRPr="00CE0BF0" w:rsidRDefault="006F3923" w:rsidP="006F3923">
      <w:pPr>
        <w:tabs>
          <w:tab w:val="left" w:pos="1985"/>
        </w:tabs>
        <w:jc w:val="both"/>
        <w:rPr>
          <w:rFonts w:cs="Arial"/>
          <w:i/>
          <w:sz w:val="20"/>
          <w:szCs w:val="20"/>
          <w:lang w:val="en-GB"/>
        </w:rPr>
      </w:pPr>
      <w:r w:rsidRPr="00CE0BF0">
        <w:rPr>
          <w:rFonts w:cs="Arial"/>
          <w:i/>
          <w:sz w:val="20"/>
          <w:szCs w:val="20"/>
          <w:lang w:val="en-GB"/>
        </w:rPr>
        <w:t>una sutil danza triunfal, o bien con el Rey como se ve en la posición final.</w:t>
      </w:r>
    </w:p>
    <w:p w14:paraId="543A71E7" w14:textId="77777777" w:rsidR="006F3923" w:rsidRPr="00CE0BF0" w:rsidRDefault="00753380" w:rsidP="006F3923">
      <w:pPr>
        <w:tabs>
          <w:tab w:val="left" w:pos="1985"/>
        </w:tabs>
        <w:jc w:val="both"/>
        <w:rPr>
          <w:rFonts w:cs="Arial"/>
          <w:i/>
          <w:sz w:val="20"/>
          <w:szCs w:val="20"/>
          <w:lang w:val="en-GB"/>
        </w:rPr>
      </w:pPr>
      <w:r w:rsidRPr="00CE0BF0">
        <w:rPr>
          <w:rFonts w:cs="Arial"/>
          <w:i/>
          <w:sz w:val="20"/>
          <w:szCs w:val="20"/>
          <w:lang w:val="en-GB"/>
        </w:rPr>
        <w:t xml:space="preserve">   </w:t>
      </w:r>
      <w:r w:rsidR="006F3923" w:rsidRPr="00CE0BF0">
        <w:rPr>
          <w:rFonts w:cs="Arial"/>
          <w:i/>
          <w:sz w:val="20"/>
          <w:szCs w:val="20"/>
          <w:lang w:val="en-GB"/>
        </w:rPr>
        <w:t>Esta obre se incluyó en el Album FIDE,1965-1967.</w:t>
      </w:r>
    </w:p>
    <w:p w14:paraId="6130904B" w14:textId="77777777" w:rsidR="006F3923" w:rsidRPr="008D260A" w:rsidRDefault="006F3923" w:rsidP="006F3923">
      <w:pPr>
        <w:tabs>
          <w:tab w:val="left" w:pos="1985"/>
        </w:tabs>
        <w:jc w:val="both"/>
        <w:rPr>
          <w:rFonts w:cs="Arial"/>
          <w:i/>
          <w:sz w:val="20"/>
          <w:szCs w:val="20"/>
          <w:lang w:val="en-GB"/>
        </w:rPr>
      </w:pPr>
    </w:p>
    <w:p w14:paraId="1F1C843C" w14:textId="77777777" w:rsidR="006F3923" w:rsidRPr="008D260A" w:rsidRDefault="006F3923" w:rsidP="006F3923">
      <w:pPr>
        <w:tabs>
          <w:tab w:val="left" w:pos="1985"/>
        </w:tabs>
        <w:jc w:val="both"/>
        <w:rPr>
          <w:rFonts w:cs="Arial"/>
          <w:i/>
          <w:sz w:val="20"/>
          <w:szCs w:val="20"/>
          <w:lang w:val="en-GB"/>
        </w:rPr>
      </w:pPr>
      <w:r w:rsidRPr="008D260A">
        <w:rPr>
          <w:rFonts w:cs="Arial"/>
          <w:i/>
          <w:sz w:val="20"/>
          <w:szCs w:val="20"/>
          <w:lang w:val="en-GB"/>
        </w:rPr>
        <w:t xml:space="preserve">   </w:t>
      </w:r>
      <w:r w:rsidRPr="008D260A">
        <w:rPr>
          <w:rFonts w:cs="Arial"/>
          <w:b/>
          <w:i/>
          <w:sz w:val="20"/>
          <w:szCs w:val="20"/>
          <w:lang w:val="en-GB"/>
        </w:rPr>
        <w:t xml:space="preserve">Ignace Vandecasteele  </w:t>
      </w:r>
      <w:r w:rsidRPr="008D260A">
        <w:rPr>
          <w:rFonts w:cs="Arial"/>
          <w:i/>
          <w:sz w:val="20"/>
          <w:szCs w:val="20"/>
          <w:lang w:val="en-GB"/>
        </w:rPr>
        <w:t>Sc</w:t>
      </w:r>
      <w:r w:rsidR="00CE0BF0">
        <w:rPr>
          <w:rFonts w:cs="Arial"/>
          <w:i/>
          <w:sz w:val="20"/>
          <w:szCs w:val="20"/>
          <w:lang w:val="en-GB"/>
        </w:rPr>
        <w:t>h</w:t>
      </w:r>
      <w:r w:rsidR="00BA2F44">
        <w:rPr>
          <w:rFonts w:cs="Arial"/>
          <w:i/>
          <w:sz w:val="20"/>
          <w:szCs w:val="20"/>
          <w:lang w:val="en-GB"/>
        </w:rPr>
        <w:t>aakStudieSpinselS (</w:t>
      </w:r>
      <w:r w:rsidRPr="008D260A">
        <w:rPr>
          <w:rFonts w:cs="Arial"/>
          <w:i/>
          <w:sz w:val="20"/>
          <w:szCs w:val="20"/>
          <w:lang w:val="en-GB"/>
        </w:rPr>
        <w:t>2008</w:t>
      </w:r>
      <w:r w:rsidR="00BA2F44">
        <w:rPr>
          <w:rFonts w:cs="Arial"/>
          <w:i/>
          <w:sz w:val="20"/>
          <w:szCs w:val="20"/>
          <w:lang w:val="en-GB"/>
        </w:rPr>
        <w:t>)</w:t>
      </w:r>
    </w:p>
    <w:p w14:paraId="2409B65C" w14:textId="77777777" w:rsidR="006F3923" w:rsidRPr="008D260A" w:rsidRDefault="006F3923" w:rsidP="006F3923">
      <w:pPr>
        <w:tabs>
          <w:tab w:val="left" w:pos="1985"/>
        </w:tabs>
        <w:jc w:val="both"/>
        <w:rPr>
          <w:rFonts w:cs="Arial"/>
          <w:b/>
          <w:i/>
          <w:sz w:val="20"/>
          <w:szCs w:val="20"/>
          <w:lang w:val="en-GB"/>
        </w:rPr>
      </w:pPr>
      <w:r w:rsidRPr="008D260A">
        <w:rPr>
          <w:rFonts w:cs="Arial"/>
          <w:i/>
          <w:sz w:val="20"/>
          <w:szCs w:val="20"/>
          <w:lang w:val="en-GB"/>
        </w:rPr>
        <w:t xml:space="preserve">   </w:t>
      </w:r>
      <w:r w:rsidRPr="008D260A">
        <w:rPr>
          <w:rFonts w:cs="Arial"/>
          <w:b/>
          <w:i/>
          <w:sz w:val="20"/>
          <w:szCs w:val="20"/>
          <w:lang w:val="en-GB"/>
        </w:rPr>
        <w:t>Ka2 Ta4 Pc4 c3 / Kc5 Tb4 Ld1 a3 c2 =</w:t>
      </w:r>
    </w:p>
    <w:p w14:paraId="23A5A29E" w14:textId="77777777" w:rsidR="006F3923" w:rsidRPr="008D260A" w:rsidRDefault="006F3923" w:rsidP="006F3923">
      <w:pPr>
        <w:tabs>
          <w:tab w:val="left" w:pos="1985"/>
        </w:tabs>
        <w:jc w:val="both"/>
        <w:rPr>
          <w:rFonts w:cs="Arial"/>
          <w:b/>
          <w:i/>
          <w:sz w:val="20"/>
          <w:szCs w:val="20"/>
          <w:lang w:val="en-GB"/>
        </w:rPr>
      </w:pPr>
      <w:r w:rsidRPr="008D260A">
        <w:rPr>
          <w:rFonts w:cs="Arial"/>
          <w:b/>
          <w:i/>
          <w:sz w:val="20"/>
          <w:szCs w:val="20"/>
          <w:lang w:val="en-GB"/>
        </w:rPr>
        <w:tab/>
        <w:t>1.Ta5+!</w:t>
      </w:r>
    </w:p>
    <w:p w14:paraId="245C4DE8" w14:textId="77777777" w:rsidR="006F3923" w:rsidRPr="008D260A" w:rsidRDefault="006F3923" w:rsidP="006F3923">
      <w:pPr>
        <w:tabs>
          <w:tab w:val="left" w:pos="1985"/>
        </w:tabs>
        <w:jc w:val="both"/>
        <w:rPr>
          <w:rFonts w:cs="Arial"/>
          <w:i/>
          <w:sz w:val="20"/>
          <w:szCs w:val="20"/>
          <w:lang w:val="en-GB"/>
        </w:rPr>
      </w:pPr>
      <w:r w:rsidRPr="008D260A">
        <w:rPr>
          <w:rFonts w:cs="Arial"/>
          <w:i/>
          <w:sz w:val="20"/>
          <w:szCs w:val="20"/>
          <w:lang w:val="en-GB"/>
        </w:rPr>
        <w:t xml:space="preserve">   Si 1.Txb4! c1D 2.Pxa3 Dd2+ 3.Kb1 Le2 4.Tb3 Lf1 5.Ka1 Ld3 6.c4 Lxc4 7.Pxc4 Kxc4; 1.cxb4+? Kd4! 2.Pb2 c1D 3.Pxd1 Dxd1 4.Txa3 Kc4 5.Kb2 Kxb4.</w:t>
      </w:r>
      <w:r w:rsidRPr="008D260A">
        <w:rPr>
          <w:rFonts w:cs="Arial"/>
          <w:i/>
          <w:sz w:val="20"/>
          <w:szCs w:val="20"/>
          <w:lang w:val="en-GB"/>
        </w:rPr>
        <w:tab/>
        <w:t xml:space="preserve"> </w:t>
      </w:r>
      <w:r w:rsidRPr="008D260A">
        <w:rPr>
          <w:rFonts w:cs="Arial"/>
          <w:b/>
          <w:i/>
          <w:sz w:val="20"/>
          <w:szCs w:val="20"/>
          <w:lang w:val="en-GB"/>
        </w:rPr>
        <w:t>1…</w:t>
      </w:r>
      <w:r w:rsidRPr="008D260A">
        <w:rPr>
          <w:rFonts w:cs="Arial"/>
          <w:b/>
          <w:i/>
          <w:sz w:val="20"/>
          <w:szCs w:val="20"/>
          <w:lang w:val="en-GB"/>
        </w:rPr>
        <w:tab/>
        <w:t>Kxc4</w:t>
      </w:r>
    </w:p>
    <w:p w14:paraId="04259434" w14:textId="77777777" w:rsidR="006F3923" w:rsidRPr="008D260A" w:rsidRDefault="006F3923" w:rsidP="006F3923">
      <w:pPr>
        <w:tabs>
          <w:tab w:val="left" w:pos="1985"/>
        </w:tabs>
        <w:jc w:val="both"/>
        <w:rPr>
          <w:rFonts w:cs="Arial"/>
          <w:i/>
          <w:sz w:val="20"/>
          <w:szCs w:val="20"/>
          <w:lang w:val="en-GB"/>
        </w:rPr>
      </w:pPr>
      <w:r w:rsidRPr="008D260A">
        <w:rPr>
          <w:rFonts w:cs="Arial"/>
          <w:i/>
          <w:sz w:val="20"/>
          <w:szCs w:val="20"/>
          <w:lang w:val="en-GB"/>
        </w:rPr>
        <w:t xml:space="preserve">   Si 1…Tb5 2.Txb5+ Kxc4 (2…Kxb5 3.Pxa3+=) 3.Tb1</w:t>
      </w:r>
      <w:r w:rsidR="005A499A" w:rsidRPr="008D260A">
        <w:rPr>
          <w:rFonts w:cs="Arial"/>
          <w:i/>
          <w:sz w:val="20"/>
          <w:szCs w:val="20"/>
          <w:lang w:val="en-GB"/>
        </w:rPr>
        <w:t>!</w:t>
      </w:r>
      <w:r w:rsidRPr="008D260A">
        <w:rPr>
          <w:rFonts w:cs="Arial"/>
          <w:i/>
          <w:sz w:val="20"/>
          <w:szCs w:val="20"/>
          <w:lang w:val="en-GB"/>
        </w:rPr>
        <w:t xml:space="preserve"> cxb1D+ 4.Kxb1 Lb3 5.Ka1=. </w:t>
      </w:r>
      <w:r w:rsidRPr="008D260A">
        <w:rPr>
          <w:rFonts w:cs="Arial"/>
          <w:i/>
          <w:sz w:val="20"/>
          <w:szCs w:val="20"/>
          <w:lang w:val="en-GB"/>
        </w:rPr>
        <w:tab/>
        <w:t xml:space="preserve"> </w:t>
      </w:r>
      <w:r w:rsidRPr="008D260A">
        <w:rPr>
          <w:rFonts w:cs="Arial"/>
          <w:b/>
          <w:i/>
          <w:sz w:val="20"/>
          <w:szCs w:val="20"/>
          <w:lang w:val="en-GB"/>
        </w:rPr>
        <w:t>2.cxb4</w:t>
      </w:r>
      <w:r w:rsidRPr="008D260A">
        <w:rPr>
          <w:rFonts w:cs="Arial"/>
          <w:b/>
          <w:i/>
          <w:sz w:val="20"/>
          <w:szCs w:val="20"/>
          <w:lang w:val="en-GB"/>
        </w:rPr>
        <w:tab/>
        <w:t>Kxb4</w:t>
      </w:r>
    </w:p>
    <w:p w14:paraId="30B336FB" w14:textId="77777777" w:rsidR="006F3923" w:rsidRPr="008D260A" w:rsidRDefault="006F3923" w:rsidP="006F3923">
      <w:pPr>
        <w:tabs>
          <w:tab w:val="left" w:pos="1985"/>
        </w:tabs>
        <w:jc w:val="both"/>
        <w:rPr>
          <w:rFonts w:cs="Arial"/>
          <w:i/>
          <w:sz w:val="20"/>
          <w:szCs w:val="20"/>
          <w:lang w:val="en-GB"/>
        </w:rPr>
      </w:pPr>
      <w:r w:rsidRPr="008D260A">
        <w:rPr>
          <w:rFonts w:cs="Arial"/>
          <w:i/>
          <w:sz w:val="20"/>
          <w:szCs w:val="20"/>
          <w:lang w:val="en-GB"/>
        </w:rPr>
        <w:t xml:space="preserve">   Si 2…c1D 3.Tc5+; 2…c1P+ 3.Kxa3=.</w:t>
      </w:r>
    </w:p>
    <w:p w14:paraId="6650F57A" w14:textId="77777777" w:rsidR="006F3923" w:rsidRPr="008D260A" w:rsidRDefault="003448D2" w:rsidP="006F3923">
      <w:pPr>
        <w:tabs>
          <w:tab w:val="left" w:pos="1985"/>
        </w:tabs>
        <w:jc w:val="both"/>
        <w:rPr>
          <w:rFonts w:cs="Arial"/>
          <w:i/>
          <w:sz w:val="20"/>
          <w:szCs w:val="20"/>
          <w:lang w:val="en-GB"/>
        </w:rPr>
      </w:pPr>
      <w:r w:rsidRPr="008D260A">
        <w:rPr>
          <w:rFonts w:cs="Arial"/>
          <w:i/>
          <w:sz w:val="20"/>
          <w:szCs w:val="20"/>
          <w:lang w:val="en-GB"/>
        </w:rPr>
        <w:tab/>
        <w:t xml:space="preserve"> </w:t>
      </w:r>
      <w:r w:rsidR="006F3923" w:rsidRPr="008D260A">
        <w:rPr>
          <w:rFonts w:cs="Arial"/>
          <w:b/>
          <w:i/>
          <w:sz w:val="20"/>
          <w:szCs w:val="20"/>
          <w:lang w:val="en-GB"/>
        </w:rPr>
        <w:t>3.Tg5!!</w:t>
      </w:r>
    </w:p>
    <w:p w14:paraId="4AE62F4C" w14:textId="77777777" w:rsidR="00017D30" w:rsidRPr="008D260A" w:rsidRDefault="006F3923" w:rsidP="006F3923">
      <w:pPr>
        <w:tabs>
          <w:tab w:val="left" w:pos="1985"/>
        </w:tabs>
        <w:jc w:val="both"/>
        <w:rPr>
          <w:rFonts w:cs="Arial"/>
          <w:i/>
          <w:sz w:val="20"/>
          <w:szCs w:val="20"/>
          <w:lang w:val="en-GB"/>
        </w:rPr>
      </w:pPr>
      <w:r w:rsidRPr="008D260A">
        <w:rPr>
          <w:rFonts w:cs="Arial"/>
          <w:i/>
          <w:sz w:val="20"/>
          <w:szCs w:val="20"/>
          <w:lang w:val="en-GB"/>
        </w:rPr>
        <w:t xml:space="preserve">   En este momento clave se presentan las siguientes alternativas, todas ellas muy interesantes:</w:t>
      </w:r>
    </w:p>
    <w:p w14:paraId="7BB1589D" w14:textId="77777777" w:rsidR="00852847" w:rsidRPr="008D260A" w:rsidRDefault="00017D30" w:rsidP="006F3923">
      <w:pPr>
        <w:tabs>
          <w:tab w:val="left" w:pos="1985"/>
        </w:tabs>
        <w:jc w:val="both"/>
        <w:rPr>
          <w:rFonts w:cs="Arial"/>
          <w:i/>
          <w:sz w:val="20"/>
          <w:szCs w:val="20"/>
          <w:lang w:val="en-GB"/>
        </w:rPr>
      </w:pPr>
      <w:r w:rsidRPr="008D260A">
        <w:rPr>
          <w:rFonts w:cs="Arial"/>
          <w:i/>
          <w:sz w:val="20"/>
          <w:szCs w:val="20"/>
          <w:lang w:val="en-GB"/>
        </w:rPr>
        <w:lastRenderedPageBreak/>
        <w:t xml:space="preserve">  </w:t>
      </w:r>
    </w:p>
    <w:p w14:paraId="5DA16F5A" w14:textId="77777777" w:rsidR="006F3923" w:rsidRPr="008D260A" w:rsidRDefault="0082145D" w:rsidP="006F3923">
      <w:pPr>
        <w:tabs>
          <w:tab w:val="left" w:pos="1985"/>
        </w:tabs>
        <w:jc w:val="both"/>
        <w:rPr>
          <w:rFonts w:cs="Arial"/>
          <w:i/>
          <w:sz w:val="20"/>
          <w:szCs w:val="20"/>
          <w:lang w:val="en-GB"/>
        </w:rPr>
      </w:pPr>
      <w:r w:rsidRPr="008D260A">
        <w:rPr>
          <w:rFonts w:cs="Arial"/>
          <w:b/>
          <w:i/>
          <w:sz w:val="20"/>
          <w:szCs w:val="20"/>
          <w:lang w:val="en-GB"/>
        </w:rPr>
        <w:t xml:space="preserve">  </w:t>
      </w:r>
      <w:r w:rsidR="003448D2" w:rsidRPr="008D260A">
        <w:rPr>
          <w:rFonts w:cs="Arial"/>
          <w:b/>
          <w:i/>
          <w:sz w:val="20"/>
          <w:szCs w:val="20"/>
          <w:lang w:val="en-GB"/>
        </w:rPr>
        <w:t xml:space="preserve"> Variante A         </w:t>
      </w:r>
      <w:r w:rsidR="003448D2" w:rsidRPr="008D260A">
        <w:rPr>
          <w:rFonts w:cs="Arial"/>
          <w:b/>
          <w:i/>
          <w:sz w:val="20"/>
          <w:szCs w:val="20"/>
          <w:lang w:val="en-GB"/>
        </w:rPr>
        <w:tab/>
        <w:t xml:space="preserve"> </w:t>
      </w:r>
      <w:r w:rsidR="006F3923" w:rsidRPr="008D260A">
        <w:rPr>
          <w:rFonts w:cs="Arial"/>
          <w:b/>
          <w:i/>
          <w:sz w:val="20"/>
          <w:szCs w:val="20"/>
          <w:lang w:val="en-GB"/>
        </w:rPr>
        <w:t>3…</w:t>
      </w:r>
      <w:r w:rsidR="006F3923" w:rsidRPr="008D260A">
        <w:rPr>
          <w:rFonts w:cs="Arial"/>
          <w:b/>
          <w:i/>
          <w:sz w:val="20"/>
          <w:szCs w:val="20"/>
          <w:lang w:val="en-GB"/>
        </w:rPr>
        <w:tab/>
      </w:r>
      <w:r w:rsidR="006F3923" w:rsidRPr="005C5E43">
        <w:rPr>
          <w:rFonts w:cs="Arial"/>
          <w:b/>
          <w:i/>
          <w:sz w:val="20"/>
          <w:szCs w:val="20"/>
          <w:u w:val="single"/>
          <w:lang w:val="en-GB"/>
        </w:rPr>
        <w:t>c1D</w:t>
      </w:r>
      <w:r w:rsidR="009917E2">
        <w:rPr>
          <w:rFonts w:cs="Arial"/>
          <w:b/>
          <w:i/>
          <w:sz w:val="20"/>
          <w:szCs w:val="20"/>
          <w:u w:val="single"/>
          <w:lang w:val="en-GB"/>
        </w:rPr>
        <w:t>?</w:t>
      </w:r>
      <w:r w:rsidR="006F3923" w:rsidRPr="008D260A">
        <w:rPr>
          <w:rFonts w:cs="Arial"/>
          <w:b/>
          <w:i/>
          <w:sz w:val="20"/>
          <w:szCs w:val="20"/>
          <w:lang w:val="en-GB"/>
        </w:rPr>
        <w:tab/>
      </w:r>
    </w:p>
    <w:p w14:paraId="1539B454" w14:textId="77777777" w:rsidR="006F3923" w:rsidRPr="008D260A" w:rsidRDefault="006F3923" w:rsidP="006F3923">
      <w:pPr>
        <w:tabs>
          <w:tab w:val="left" w:pos="1985"/>
        </w:tabs>
        <w:jc w:val="both"/>
        <w:rPr>
          <w:rFonts w:cs="Arial"/>
          <w:b/>
          <w:i/>
          <w:sz w:val="20"/>
          <w:szCs w:val="20"/>
          <w:lang w:val="en-GB"/>
        </w:rPr>
      </w:pPr>
      <w:r w:rsidRPr="008D260A">
        <w:rPr>
          <w:rFonts w:cs="Arial"/>
          <w:b/>
          <w:i/>
          <w:sz w:val="20"/>
          <w:szCs w:val="20"/>
          <w:lang w:val="en-GB"/>
        </w:rPr>
        <w:t xml:space="preserve">   </w:t>
      </w:r>
      <w:r w:rsidR="003448D2" w:rsidRPr="008D260A">
        <w:rPr>
          <w:rFonts w:cs="Arial"/>
          <w:b/>
          <w:i/>
          <w:sz w:val="20"/>
          <w:szCs w:val="20"/>
          <w:lang w:val="en-GB"/>
        </w:rPr>
        <w:t xml:space="preserve">                           </w:t>
      </w:r>
      <w:r w:rsidRPr="008D260A">
        <w:rPr>
          <w:rFonts w:cs="Arial"/>
          <w:b/>
          <w:i/>
          <w:sz w:val="20"/>
          <w:szCs w:val="20"/>
          <w:lang w:val="en-GB"/>
        </w:rPr>
        <w:t xml:space="preserve"> </w:t>
      </w:r>
      <w:r w:rsidR="003448D2" w:rsidRPr="008D260A">
        <w:rPr>
          <w:rFonts w:cs="Arial"/>
          <w:b/>
          <w:i/>
          <w:sz w:val="20"/>
          <w:szCs w:val="20"/>
          <w:lang w:val="en-GB"/>
        </w:rPr>
        <w:tab/>
        <w:t xml:space="preserve"> </w:t>
      </w:r>
      <w:r w:rsidRPr="008D260A">
        <w:rPr>
          <w:rFonts w:cs="Arial"/>
          <w:b/>
          <w:i/>
          <w:sz w:val="20"/>
          <w:szCs w:val="20"/>
          <w:lang w:val="en-GB"/>
        </w:rPr>
        <w:t>4.Tb5+!</w:t>
      </w:r>
      <w:r w:rsidRPr="008D260A">
        <w:rPr>
          <w:rFonts w:cs="Arial"/>
          <w:b/>
          <w:i/>
          <w:sz w:val="20"/>
          <w:szCs w:val="20"/>
          <w:lang w:val="en-GB"/>
        </w:rPr>
        <w:tab/>
        <w:t>Kxb5</w:t>
      </w:r>
    </w:p>
    <w:p w14:paraId="61C7ABD1" w14:textId="77777777" w:rsidR="006F3923" w:rsidRPr="008D260A" w:rsidRDefault="006F3923" w:rsidP="006F3923">
      <w:pPr>
        <w:tabs>
          <w:tab w:val="left" w:pos="1985"/>
        </w:tabs>
        <w:jc w:val="both"/>
        <w:rPr>
          <w:rFonts w:cs="Arial"/>
          <w:i/>
          <w:sz w:val="20"/>
          <w:szCs w:val="20"/>
          <w:lang w:val="en-GB"/>
        </w:rPr>
      </w:pPr>
      <w:r w:rsidRPr="008D260A">
        <w:rPr>
          <w:rFonts w:cs="Arial"/>
          <w:i/>
          <w:sz w:val="20"/>
          <w:szCs w:val="20"/>
          <w:lang w:val="en-GB"/>
        </w:rPr>
        <w:t>ahogado!!</w:t>
      </w:r>
    </w:p>
    <w:p w14:paraId="44175EB2" w14:textId="77777777" w:rsidR="006F3923" w:rsidRPr="008D260A" w:rsidRDefault="006F3923" w:rsidP="006F3923">
      <w:pPr>
        <w:tabs>
          <w:tab w:val="left" w:pos="1985"/>
        </w:tabs>
        <w:jc w:val="both"/>
        <w:rPr>
          <w:rFonts w:cs="Arial"/>
          <w:b/>
          <w:i/>
          <w:sz w:val="20"/>
          <w:szCs w:val="20"/>
          <w:lang w:val="en-GB"/>
        </w:rPr>
      </w:pPr>
      <w:r w:rsidRPr="008D260A">
        <w:rPr>
          <w:rFonts w:cs="Arial"/>
          <w:b/>
          <w:i/>
          <w:sz w:val="20"/>
          <w:szCs w:val="20"/>
          <w:lang w:val="en-GB"/>
        </w:rPr>
        <w:t xml:space="preserve"> </w:t>
      </w:r>
    </w:p>
    <w:p w14:paraId="4F98B079"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en-GB"/>
        </w:rPr>
        <w:t xml:space="preserve">   </w:t>
      </w:r>
      <w:r w:rsidRPr="008D260A">
        <w:rPr>
          <w:rFonts w:cs="Arial"/>
          <w:b/>
          <w:i/>
          <w:sz w:val="20"/>
          <w:szCs w:val="20"/>
          <w:lang w:val="nl-BE"/>
        </w:rPr>
        <w:t xml:space="preserve">Variante B  </w:t>
      </w:r>
      <w:r w:rsidRPr="008D260A">
        <w:rPr>
          <w:rFonts w:cs="Arial"/>
          <w:b/>
          <w:i/>
          <w:sz w:val="20"/>
          <w:szCs w:val="20"/>
          <w:lang w:val="nl-BE"/>
        </w:rPr>
        <w:tab/>
        <w:t xml:space="preserve"> 3…</w:t>
      </w:r>
      <w:r w:rsidRPr="008D260A">
        <w:rPr>
          <w:rFonts w:cs="Arial"/>
          <w:b/>
          <w:i/>
          <w:sz w:val="20"/>
          <w:szCs w:val="20"/>
          <w:lang w:val="nl-BE"/>
        </w:rPr>
        <w:tab/>
      </w:r>
      <w:r w:rsidRPr="009917E2">
        <w:rPr>
          <w:rFonts w:cs="Arial"/>
          <w:b/>
          <w:i/>
          <w:sz w:val="20"/>
          <w:szCs w:val="20"/>
          <w:u w:val="single"/>
          <w:lang w:val="nl-BE"/>
        </w:rPr>
        <w:t>c1T</w:t>
      </w:r>
      <w:r w:rsidR="009917E2">
        <w:rPr>
          <w:rFonts w:cs="Arial"/>
          <w:b/>
          <w:i/>
          <w:sz w:val="20"/>
          <w:szCs w:val="20"/>
          <w:u w:val="single"/>
          <w:lang w:val="nl-BE"/>
        </w:rPr>
        <w:t>?</w:t>
      </w:r>
    </w:p>
    <w:p w14:paraId="2FB6FBAF"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w:t>
      </w:r>
      <w:r w:rsidRPr="008D260A">
        <w:rPr>
          <w:rFonts w:cs="Arial"/>
          <w:b/>
          <w:i/>
          <w:sz w:val="20"/>
          <w:szCs w:val="20"/>
          <w:lang w:val="nl-BE"/>
        </w:rPr>
        <w:tab/>
        <w:t xml:space="preserve"> 4.Tg4+</w:t>
      </w:r>
      <w:r w:rsidR="0084107F" w:rsidRPr="008D260A">
        <w:rPr>
          <w:rFonts w:cs="Arial"/>
          <w:b/>
          <w:i/>
          <w:sz w:val="20"/>
          <w:szCs w:val="20"/>
          <w:lang w:val="nl-BE"/>
        </w:rPr>
        <w:t>!</w:t>
      </w:r>
      <w:r w:rsidRPr="008D260A">
        <w:rPr>
          <w:rFonts w:cs="Arial"/>
          <w:b/>
          <w:i/>
          <w:sz w:val="20"/>
          <w:szCs w:val="20"/>
          <w:lang w:val="nl-BE"/>
        </w:rPr>
        <w:tab/>
        <w:t xml:space="preserve">Lxg4              </w:t>
      </w:r>
      <w:r w:rsidRPr="008D260A">
        <w:rPr>
          <w:rFonts w:cs="Arial"/>
          <w:b/>
          <w:i/>
          <w:sz w:val="20"/>
          <w:szCs w:val="20"/>
          <w:lang w:val="nl-BE"/>
        </w:rPr>
        <w:tab/>
      </w:r>
    </w:p>
    <w:p w14:paraId="19E2275E" w14:textId="77777777" w:rsidR="006F3923" w:rsidRPr="008D260A" w:rsidRDefault="006F3923" w:rsidP="006F3923">
      <w:pPr>
        <w:tabs>
          <w:tab w:val="left" w:pos="1985"/>
        </w:tabs>
        <w:jc w:val="both"/>
        <w:rPr>
          <w:rFonts w:cs="Arial"/>
          <w:i/>
          <w:sz w:val="20"/>
          <w:szCs w:val="20"/>
          <w:lang w:val="en-GB"/>
        </w:rPr>
      </w:pPr>
      <w:r w:rsidRPr="008D260A">
        <w:rPr>
          <w:rFonts w:cs="Arial"/>
          <w:i/>
          <w:sz w:val="20"/>
          <w:szCs w:val="20"/>
          <w:lang w:val="en-GB"/>
        </w:rPr>
        <w:t>ahogado!! (4…Tc4 5.Txc4+ Kxc4 6.Kxa3)</w:t>
      </w:r>
    </w:p>
    <w:p w14:paraId="140CFCDF" w14:textId="77777777" w:rsidR="006F3923" w:rsidRPr="008D260A" w:rsidRDefault="006F3923" w:rsidP="006F3923">
      <w:pPr>
        <w:tabs>
          <w:tab w:val="left" w:pos="1985"/>
        </w:tabs>
        <w:jc w:val="both"/>
        <w:rPr>
          <w:rFonts w:cs="Arial"/>
          <w:b/>
          <w:i/>
          <w:sz w:val="20"/>
          <w:szCs w:val="20"/>
          <w:lang w:val="en-GB"/>
        </w:rPr>
      </w:pPr>
      <w:r w:rsidRPr="008D260A">
        <w:rPr>
          <w:rFonts w:cs="Arial"/>
          <w:b/>
          <w:i/>
          <w:sz w:val="20"/>
          <w:szCs w:val="20"/>
          <w:lang w:val="en-GB"/>
        </w:rPr>
        <w:t xml:space="preserve">  </w:t>
      </w:r>
    </w:p>
    <w:p w14:paraId="514DA192"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en-GB"/>
        </w:rPr>
        <w:t xml:space="preserve">   </w:t>
      </w:r>
      <w:r w:rsidRPr="008D260A">
        <w:rPr>
          <w:rFonts w:cs="Arial"/>
          <w:b/>
          <w:i/>
          <w:sz w:val="20"/>
          <w:szCs w:val="20"/>
          <w:lang w:val="nl-BE"/>
        </w:rPr>
        <w:t>Variante C               3…</w:t>
      </w:r>
      <w:r w:rsidRPr="008D260A">
        <w:rPr>
          <w:rFonts w:cs="Arial"/>
          <w:b/>
          <w:i/>
          <w:sz w:val="20"/>
          <w:szCs w:val="20"/>
          <w:lang w:val="nl-BE"/>
        </w:rPr>
        <w:tab/>
      </w:r>
      <w:r w:rsidRPr="009917E2">
        <w:rPr>
          <w:rFonts w:cs="Arial"/>
          <w:b/>
          <w:i/>
          <w:sz w:val="20"/>
          <w:szCs w:val="20"/>
          <w:u w:val="single"/>
          <w:lang w:val="nl-BE"/>
        </w:rPr>
        <w:t>c1L</w:t>
      </w:r>
      <w:r w:rsidR="009917E2">
        <w:rPr>
          <w:rFonts w:cs="Arial"/>
          <w:b/>
          <w:i/>
          <w:sz w:val="20"/>
          <w:szCs w:val="20"/>
          <w:u w:val="single"/>
          <w:lang w:val="nl-BE"/>
        </w:rPr>
        <w:t>?</w:t>
      </w:r>
    </w:p>
    <w:p w14:paraId="2A3C3E79"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4.Tg3</w:t>
      </w:r>
      <w:r w:rsidRPr="008D260A">
        <w:rPr>
          <w:rFonts w:cs="Arial"/>
          <w:b/>
          <w:i/>
          <w:sz w:val="20"/>
          <w:szCs w:val="20"/>
          <w:lang w:val="nl-BE"/>
        </w:rPr>
        <w:tab/>
        <w:t>Lh5</w:t>
      </w:r>
    </w:p>
    <w:p w14:paraId="64357907"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5.Tb3+</w:t>
      </w:r>
      <w:r w:rsidRPr="008D260A">
        <w:rPr>
          <w:rFonts w:cs="Arial"/>
          <w:b/>
          <w:i/>
          <w:sz w:val="20"/>
          <w:szCs w:val="20"/>
          <w:lang w:val="nl-BE"/>
        </w:rPr>
        <w:tab/>
        <w:t>Ka4</w:t>
      </w:r>
    </w:p>
    <w:p w14:paraId="7270EFE9"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6.Tb7 </w:t>
      </w:r>
      <w:r w:rsidRPr="008D260A">
        <w:rPr>
          <w:rFonts w:cs="Arial"/>
          <w:b/>
          <w:i/>
          <w:sz w:val="20"/>
          <w:szCs w:val="20"/>
          <w:lang w:val="nl-BE"/>
        </w:rPr>
        <w:tab/>
        <w:t>Lf3</w:t>
      </w:r>
      <w:r w:rsidRPr="008D260A">
        <w:rPr>
          <w:rFonts w:cs="Arial"/>
          <w:b/>
          <w:i/>
          <w:sz w:val="20"/>
          <w:szCs w:val="20"/>
          <w:lang w:val="nl-BE"/>
        </w:rPr>
        <w:tab/>
      </w:r>
    </w:p>
    <w:p w14:paraId="71B0ACD6"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7.Td7</w:t>
      </w:r>
      <w:r w:rsidRPr="008D260A">
        <w:rPr>
          <w:rFonts w:cs="Arial"/>
          <w:b/>
          <w:i/>
          <w:sz w:val="20"/>
          <w:szCs w:val="20"/>
          <w:lang w:val="nl-BE"/>
        </w:rPr>
        <w:tab/>
        <w:t>Lb2</w:t>
      </w:r>
    </w:p>
    <w:p w14:paraId="21E37CDD"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8.Td2</w:t>
      </w:r>
      <w:r w:rsidRPr="008D260A">
        <w:rPr>
          <w:rFonts w:cs="Arial"/>
          <w:b/>
          <w:i/>
          <w:sz w:val="20"/>
          <w:szCs w:val="20"/>
          <w:lang w:val="nl-BE"/>
        </w:rPr>
        <w:tab/>
        <w:t>Lg4</w:t>
      </w:r>
    </w:p>
    <w:p w14:paraId="2F39EC26"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9.Txb2</w:t>
      </w:r>
      <w:r w:rsidRPr="008D260A">
        <w:rPr>
          <w:rFonts w:cs="Arial"/>
          <w:b/>
          <w:i/>
          <w:sz w:val="20"/>
          <w:szCs w:val="20"/>
          <w:lang w:val="nl-BE"/>
        </w:rPr>
        <w:tab/>
        <w:t>axb2</w:t>
      </w:r>
    </w:p>
    <w:p w14:paraId="5C253AAE"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10.Kxb2 =</w:t>
      </w:r>
    </w:p>
    <w:p w14:paraId="1B490CFD"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w:t>
      </w:r>
    </w:p>
    <w:p w14:paraId="5C840F57"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Variante D</w:t>
      </w:r>
      <w:r w:rsidRPr="008D260A">
        <w:rPr>
          <w:rFonts w:cs="Arial"/>
          <w:b/>
          <w:i/>
          <w:sz w:val="20"/>
          <w:szCs w:val="20"/>
          <w:lang w:val="nl-BE"/>
        </w:rPr>
        <w:tab/>
        <w:t>3…</w:t>
      </w:r>
      <w:r w:rsidRPr="008D260A">
        <w:rPr>
          <w:rFonts w:cs="Arial"/>
          <w:b/>
          <w:i/>
          <w:sz w:val="20"/>
          <w:szCs w:val="20"/>
          <w:lang w:val="nl-BE"/>
        </w:rPr>
        <w:tab/>
      </w:r>
      <w:r w:rsidRPr="009917E2">
        <w:rPr>
          <w:rFonts w:cs="Arial"/>
          <w:b/>
          <w:i/>
          <w:sz w:val="20"/>
          <w:szCs w:val="20"/>
          <w:u w:val="single"/>
          <w:lang w:val="nl-BE"/>
        </w:rPr>
        <w:t>c1P</w:t>
      </w:r>
      <w:r w:rsidR="00BD2709" w:rsidRPr="009917E2">
        <w:rPr>
          <w:rFonts w:cs="Arial"/>
          <w:b/>
          <w:i/>
          <w:sz w:val="20"/>
          <w:szCs w:val="20"/>
          <w:u w:val="single"/>
          <w:lang w:val="nl-BE"/>
        </w:rPr>
        <w:t>+</w:t>
      </w:r>
      <w:r w:rsidR="009917E2">
        <w:rPr>
          <w:rFonts w:cs="Arial"/>
          <w:b/>
          <w:i/>
          <w:sz w:val="20"/>
          <w:szCs w:val="20"/>
          <w:u w:val="single"/>
          <w:lang w:val="nl-BE"/>
        </w:rPr>
        <w:t>?</w:t>
      </w:r>
      <w:r w:rsidRPr="008D260A">
        <w:rPr>
          <w:rFonts w:cs="Arial"/>
          <w:b/>
          <w:i/>
          <w:sz w:val="20"/>
          <w:szCs w:val="20"/>
          <w:lang w:val="nl-BE"/>
        </w:rPr>
        <w:tab/>
      </w:r>
    </w:p>
    <w:p w14:paraId="514D56BE"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ab/>
        <w:t>4.Ka(b)1 =</w:t>
      </w:r>
    </w:p>
    <w:p w14:paraId="1F05A492" w14:textId="77777777" w:rsidR="006F3923" w:rsidRPr="008D260A" w:rsidRDefault="006F3923" w:rsidP="006F3923">
      <w:pPr>
        <w:tabs>
          <w:tab w:val="left" w:pos="1985"/>
        </w:tabs>
        <w:jc w:val="both"/>
        <w:rPr>
          <w:rFonts w:cs="Arial"/>
          <w:b/>
          <w:i/>
          <w:sz w:val="20"/>
          <w:szCs w:val="20"/>
          <w:lang w:val="nl-BE"/>
        </w:rPr>
      </w:pPr>
    </w:p>
    <w:p w14:paraId="36873DF2" w14:textId="77777777" w:rsidR="006F3923" w:rsidRPr="008D260A" w:rsidRDefault="006F3923" w:rsidP="006F3923">
      <w:pPr>
        <w:tabs>
          <w:tab w:val="left" w:pos="1985"/>
        </w:tabs>
        <w:jc w:val="both"/>
        <w:rPr>
          <w:rFonts w:cs="Arial"/>
          <w:i/>
          <w:sz w:val="20"/>
          <w:szCs w:val="20"/>
          <w:lang w:val="en-GB"/>
        </w:rPr>
      </w:pPr>
      <w:r w:rsidRPr="008D260A">
        <w:rPr>
          <w:rFonts w:cs="Arial"/>
          <w:i/>
          <w:sz w:val="20"/>
          <w:szCs w:val="20"/>
          <w:lang w:val="nl-BE"/>
        </w:rPr>
        <w:t xml:space="preserve">   </w:t>
      </w:r>
      <w:r w:rsidRPr="008D260A">
        <w:rPr>
          <w:rFonts w:cs="Arial"/>
          <w:i/>
          <w:sz w:val="20"/>
          <w:szCs w:val="20"/>
          <w:lang w:val="en-GB"/>
        </w:rPr>
        <w:t>Un trabajo atractivo de original idea, especialmente por el quinto movi-miento de las piezas blancas que produce los temas de ahogo, junto al de tablas posicionales.</w:t>
      </w:r>
    </w:p>
    <w:p w14:paraId="7D603CA2" w14:textId="77777777" w:rsidR="006F3923" w:rsidRPr="008D260A" w:rsidRDefault="006F3923" w:rsidP="006F3923">
      <w:pPr>
        <w:tabs>
          <w:tab w:val="left" w:pos="1985"/>
        </w:tabs>
        <w:jc w:val="both"/>
        <w:rPr>
          <w:rFonts w:cs="Arial"/>
          <w:i/>
          <w:sz w:val="20"/>
          <w:szCs w:val="20"/>
          <w:lang w:val="en-GB"/>
        </w:rPr>
      </w:pPr>
    </w:p>
    <w:p w14:paraId="70031D3E" w14:textId="77777777" w:rsidR="006F3923" w:rsidRPr="008D260A" w:rsidRDefault="006F3923" w:rsidP="006F3923">
      <w:pPr>
        <w:tabs>
          <w:tab w:val="left" w:pos="1985"/>
        </w:tabs>
        <w:jc w:val="both"/>
        <w:rPr>
          <w:rFonts w:cs="Arial"/>
          <w:i/>
          <w:sz w:val="20"/>
          <w:szCs w:val="20"/>
          <w:lang w:val="nl-BE"/>
        </w:rPr>
      </w:pPr>
      <w:r w:rsidRPr="008D260A">
        <w:rPr>
          <w:rFonts w:cs="Arial"/>
          <w:i/>
          <w:sz w:val="20"/>
          <w:szCs w:val="20"/>
          <w:lang w:val="en-GB"/>
        </w:rPr>
        <w:t xml:space="preserve">   </w:t>
      </w:r>
      <w:r w:rsidRPr="008D260A">
        <w:rPr>
          <w:rFonts w:cs="Arial"/>
          <w:b/>
          <w:i/>
          <w:sz w:val="20"/>
          <w:szCs w:val="20"/>
          <w:lang w:val="nl-BE"/>
        </w:rPr>
        <w:t xml:space="preserve">Ignace Vandecasteele  </w:t>
      </w:r>
      <w:r w:rsidRPr="008D260A">
        <w:rPr>
          <w:rFonts w:cs="Arial"/>
          <w:i/>
          <w:sz w:val="20"/>
          <w:szCs w:val="20"/>
          <w:lang w:val="nl-BE"/>
        </w:rPr>
        <w:t>SchaakStudieSpins</w:t>
      </w:r>
      <w:r w:rsidR="00BA2F44">
        <w:rPr>
          <w:rFonts w:cs="Arial"/>
          <w:i/>
          <w:sz w:val="20"/>
          <w:szCs w:val="20"/>
          <w:lang w:val="nl-BE"/>
        </w:rPr>
        <w:t>elS</w:t>
      </w:r>
      <w:r w:rsidRPr="008D260A">
        <w:rPr>
          <w:rFonts w:cs="Arial"/>
          <w:i/>
          <w:sz w:val="20"/>
          <w:szCs w:val="20"/>
          <w:lang w:val="nl-BE"/>
        </w:rPr>
        <w:t xml:space="preserve"> </w:t>
      </w:r>
      <w:r w:rsidR="00BA2F44">
        <w:rPr>
          <w:rFonts w:cs="Arial"/>
          <w:i/>
          <w:sz w:val="20"/>
          <w:szCs w:val="20"/>
          <w:lang w:val="nl-BE"/>
        </w:rPr>
        <w:t>(</w:t>
      </w:r>
      <w:r w:rsidRPr="008D260A">
        <w:rPr>
          <w:rFonts w:cs="Arial"/>
          <w:i/>
          <w:sz w:val="20"/>
          <w:szCs w:val="20"/>
          <w:lang w:val="nl-BE"/>
        </w:rPr>
        <w:t>2008</w:t>
      </w:r>
      <w:r w:rsidR="00BA2F44">
        <w:rPr>
          <w:rFonts w:cs="Arial"/>
          <w:i/>
          <w:sz w:val="20"/>
          <w:szCs w:val="20"/>
          <w:lang w:val="nl-BE"/>
        </w:rPr>
        <w:t>)</w:t>
      </w:r>
    </w:p>
    <w:p w14:paraId="4285C03F" w14:textId="77777777" w:rsidR="006F3923" w:rsidRPr="008D260A" w:rsidRDefault="006F3923" w:rsidP="006F3923">
      <w:pPr>
        <w:tabs>
          <w:tab w:val="left" w:pos="1985"/>
        </w:tabs>
        <w:jc w:val="both"/>
        <w:rPr>
          <w:rFonts w:cs="Arial"/>
          <w:b/>
          <w:i/>
          <w:sz w:val="20"/>
          <w:szCs w:val="20"/>
          <w:lang w:val="nl-BE"/>
        </w:rPr>
      </w:pPr>
      <w:r w:rsidRPr="008D260A">
        <w:rPr>
          <w:rFonts w:cs="Arial"/>
          <w:i/>
          <w:sz w:val="20"/>
          <w:szCs w:val="20"/>
          <w:lang w:val="nl-BE"/>
        </w:rPr>
        <w:t xml:space="preserve">   </w:t>
      </w:r>
      <w:r w:rsidRPr="008D260A">
        <w:rPr>
          <w:rFonts w:cs="Arial"/>
          <w:b/>
          <w:i/>
          <w:sz w:val="20"/>
          <w:szCs w:val="20"/>
          <w:lang w:val="nl-BE"/>
        </w:rPr>
        <w:t>Kc8 Pb4 Pe1 / Kh1 e2 +</w:t>
      </w:r>
    </w:p>
    <w:p w14:paraId="202CF9F2"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1.Kd7!</w:t>
      </w:r>
      <w:r w:rsidRPr="008D260A">
        <w:rPr>
          <w:rFonts w:cs="Arial"/>
          <w:b/>
          <w:i/>
          <w:sz w:val="20"/>
          <w:szCs w:val="20"/>
          <w:lang w:val="nl-BE"/>
        </w:rPr>
        <w:tab/>
        <w:t>Kh2</w:t>
      </w:r>
    </w:p>
    <w:p w14:paraId="787D7035"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2.Ke6</w:t>
      </w:r>
      <w:r w:rsidRPr="008D260A">
        <w:rPr>
          <w:rFonts w:cs="Arial"/>
          <w:b/>
          <w:i/>
          <w:sz w:val="20"/>
          <w:szCs w:val="20"/>
          <w:lang w:val="nl-BE"/>
        </w:rPr>
        <w:tab/>
        <w:t>Kg3</w:t>
      </w:r>
    </w:p>
    <w:p w14:paraId="7F46A367"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3.Kf5!</w:t>
      </w:r>
      <w:r w:rsidRPr="008D260A">
        <w:rPr>
          <w:rFonts w:cs="Arial"/>
          <w:b/>
          <w:i/>
          <w:sz w:val="20"/>
          <w:szCs w:val="20"/>
          <w:lang w:val="nl-BE"/>
        </w:rPr>
        <w:tab/>
        <w:t>Kh4</w:t>
      </w:r>
    </w:p>
    <w:p w14:paraId="53F793E3" w14:textId="77777777" w:rsidR="006F3923" w:rsidRPr="008D260A" w:rsidRDefault="006F3923" w:rsidP="006F3923">
      <w:pPr>
        <w:tabs>
          <w:tab w:val="left" w:pos="1985"/>
        </w:tabs>
        <w:jc w:val="both"/>
        <w:rPr>
          <w:rFonts w:cs="Arial"/>
          <w:i/>
          <w:sz w:val="20"/>
          <w:szCs w:val="20"/>
          <w:lang w:val="nl-BE"/>
        </w:rPr>
      </w:pPr>
      <w:r w:rsidRPr="008D260A">
        <w:rPr>
          <w:rFonts w:cs="Arial"/>
          <w:b/>
          <w:i/>
          <w:sz w:val="20"/>
          <w:szCs w:val="20"/>
          <w:lang w:val="nl-BE"/>
        </w:rPr>
        <w:t xml:space="preserve">                                    4.Kg6!</w:t>
      </w:r>
      <w:r w:rsidRPr="008D260A">
        <w:rPr>
          <w:rFonts w:cs="Arial"/>
          <w:b/>
          <w:i/>
          <w:sz w:val="20"/>
          <w:szCs w:val="20"/>
          <w:lang w:val="nl-BE"/>
        </w:rPr>
        <w:tab/>
        <w:t>Kg3</w:t>
      </w:r>
    </w:p>
    <w:p w14:paraId="5BF153D7"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5.Kg5</w:t>
      </w:r>
      <w:r w:rsidRPr="008D260A">
        <w:rPr>
          <w:rFonts w:cs="Arial"/>
          <w:b/>
          <w:i/>
          <w:sz w:val="20"/>
          <w:szCs w:val="20"/>
          <w:lang w:val="nl-BE"/>
        </w:rPr>
        <w:tab/>
        <w:t>Kf2</w:t>
      </w:r>
    </w:p>
    <w:p w14:paraId="542A39EB"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6.Pbc2</w:t>
      </w:r>
      <w:r w:rsidRPr="008D260A">
        <w:rPr>
          <w:rFonts w:cs="Arial"/>
          <w:b/>
          <w:i/>
          <w:sz w:val="20"/>
          <w:szCs w:val="20"/>
          <w:lang w:val="nl-BE"/>
        </w:rPr>
        <w:tab/>
        <w:t>Kg3</w:t>
      </w:r>
    </w:p>
    <w:p w14:paraId="72FCCBE7"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7.Pe3!</w:t>
      </w:r>
      <w:r w:rsidRPr="008D260A">
        <w:rPr>
          <w:rFonts w:cs="Arial"/>
          <w:b/>
          <w:i/>
          <w:sz w:val="20"/>
          <w:szCs w:val="20"/>
          <w:lang w:val="nl-BE"/>
        </w:rPr>
        <w:tab/>
        <w:t>Kf2</w:t>
      </w:r>
    </w:p>
    <w:p w14:paraId="67274D75"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8.P3g2</w:t>
      </w:r>
      <w:r w:rsidRPr="008D260A">
        <w:rPr>
          <w:rFonts w:cs="Arial"/>
          <w:b/>
          <w:i/>
          <w:sz w:val="20"/>
          <w:szCs w:val="20"/>
          <w:lang w:val="nl-BE"/>
        </w:rPr>
        <w:tab/>
        <w:t>Kg3</w:t>
      </w:r>
    </w:p>
    <w:p w14:paraId="69D37B1C"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9.Kf5</w:t>
      </w:r>
      <w:r w:rsidRPr="008D260A">
        <w:rPr>
          <w:rFonts w:cs="Arial"/>
          <w:b/>
          <w:i/>
          <w:sz w:val="20"/>
          <w:szCs w:val="20"/>
          <w:lang w:val="nl-BE"/>
        </w:rPr>
        <w:tab/>
        <w:t>Kh3</w:t>
      </w:r>
    </w:p>
    <w:p w14:paraId="7126D9CE"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10.Kf4</w:t>
      </w:r>
      <w:r w:rsidRPr="008D260A">
        <w:rPr>
          <w:rFonts w:cs="Arial"/>
          <w:b/>
          <w:i/>
          <w:sz w:val="20"/>
          <w:szCs w:val="20"/>
          <w:lang w:val="nl-BE"/>
        </w:rPr>
        <w:tab/>
        <w:t>Kh2</w:t>
      </w:r>
    </w:p>
    <w:p w14:paraId="7A7E9E9B"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11.Kg4</w:t>
      </w:r>
      <w:r w:rsidRPr="008D260A">
        <w:rPr>
          <w:rFonts w:cs="Arial"/>
          <w:b/>
          <w:i/>
          <w:sz w:val="20"/>
          <w:szCs w:val="20"/>
          <w:lang w:val="nl-BE"/>
        </w:rPr>
        <w:tab/>
        <w:t>Kg1</w:t>
      </w:r>
    </w:p>
    <w:p w14:paraId="66979A5D"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12.Kh3</w:t>
      </w:r>
      <w:r w:rsidRPr="008D260A">
        <w:rPr>
          <w:rFonts w:cs="Arial"/>
          <w:b/>
          <w:i/>
          <w:sz w:val="20"/>
          <w:szCs w:val="20"/>
          <w:lang w:val="nl-BE"/>
        </w:rPr>
        <w:tab/>
        <w:t>Kf2</w:t>
      </w:r>
    </w:p>
    <w:p w14:paraId="6109DDF1"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13.Kh2!</w:t>
      </w:r>
      <w:r w:rsidRPr="008D260A">
        <w:rPr>
          <w:rFonts w:cs="Arial"/>
          <w:b/>
          <w:i/>
          <w:sz w:val="20"/>
          <w:szCs w:val="20"/>
          <w:lang w:val="nl-BE"/>
        </w:rPr>
        <w:tab/>
        <w:t>Kf1</w:t>
      </w:r>
    </w:p>
    <w:p w14:paraId="52943F91"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14.Kg3</w:t>
      </w:r>
      <w:r w:rsidRPr="008D260A">
        <w:rPr>
          <w:rFonts w:cs="Arial"/>
          <w:b/>
          <w:i/>
          <w:sz w:val="20"/>
          <w:szCs w:val="20"/>
          <w:lang w:val="nl-BE"/>
        </w:rPr>
        <w:tab/>
        <w:t>Kg1</w:t>
      </w:r>
    </w:p>
    <w:p w14:paraId="1C576F6D"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lastRenderedPageBreak/>
        <w:t xml:space="preserve">                                  15.Pe3</w:t>
      </w:r>
      <w:r w:rsidRPr="008D260A">
        <w:rPr>
          <w:rFonts w:cs="Arial"/>
          <w:b/>
          <w:i/>
          <w:sz w:val="20"/>
          <w:szCs w:val="20"/>
          <w:lang w:val="nl-BE"/>
        </w:rPr>
        <w:tab/>
        <w:t>Kh1</w:t>
      </w:r>
    </w:p>
    <w:p w14:paraId="615A6297"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w:t>
      </w:r>
      <w:r w:rsidR="00B23395" w:rsidRPr="008D260A">
        <w:rPr>
          <w:rFonts w:cs="Arial"/>
          <w:b/>
          <w:i/>
          <w:sz w:val="20"/>
          <w:szCs w:val="20"/>
          <w:lang w:val="nl-BE"/>
        </w:rPr>
        <w:t xml:space="preserve"> </w:t>
      </w:r>
      <w:r w:rsidRPr="008D260A">
        <w:rPr>
          <w:rFonts w:cs="Arial"/>
          <w:b/>
          <w:i/>
          <w:sz w:val="20"/>
          <w:szCs w:val="20"/>
          <w:lang w:val="nl-BE"/>
        </w:rPr>
        <w:t>16.Pg4</w:t>
      </w:r>
      <w:r w:rsidRPr="008D260A">
        <w:rPr>
          <w:rFonts w:cs="Arial"/>
          <w:b/>
          <w:i/>
          <w:sz w:val="20"/>
          <w:szCs w:val="20"/>
          <w:lang w:val="nl-BE"/>
        </w:rPr>
        <w:tab/>
        <w:t>Kg1</w:t>
      </w:r>
    </w:p>
    <w:p w14:paraId="63852B52"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w:t>
      </w:r>
      <w:r w:rsidR="00B23395" w:rsidRPr="008D260A">
        <w:rPr>
          <w:rFonts w:cs="Arial"/>
          <w:b/>
          <w:i/>
          <w:sz w:val="20"/>
          <w:szCs w:val="20"/>
          <w:lang w:val="nl-BE"/>
        </w:rPr>
        <w:t xml:space="preserve"> </w:t>
      </w:r>
      <w:r w:rsidRPr="008D260A">
        <w:rPr>
          <w:rFonts w:cs="Arial"/>
          <w:b/>
          <w:i/>
          <w:sz w:val="20"/>
          <w:szCs w:val="20"/>
          <w:lang w:val="nl-BE"/>
        </w:rPr>
        <w:t xml:space="preserve"> 17.Pf3+</w:t>
      </w:r>
      <w:r w:rsidRPr="008D260A">
        <w:rPr>
          <w:rFonts w:cs="Arial"/>
          <w:b/>
          <w:i/>
          <w:sz w:val="20"/>
          <w:szCs w:val="20"/>
          <w:lang w:val="nl-BE"/>
        </w:rPr>
        <w:tab/>
        <w:t>Kh1</w:t>
      </w:r>
    </w:p>
    <w:p w14:paraId="06DBDB49"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w:t>
      </w:r>
      <w:r w:rsidR="00B23395" w:rsidRPr="008D260A">
        <w:rPr>
          <w:rFonts w:cs="Arial"/>
          <w:b/>
          <w:i/>
          <w:sz w:val="20"/>
          <w:szCs w:val="20"/>
          <w:lang w:val="nl-BE"/>
        </w:rPr>
        <w:t xml:space="preserve"> </w:t>
      </w:r>
      <w:r w:rsidRPr="008D260A">
        <w:rPr>
          <w:rFonts w:cs="Arial"/>
          <w:b/>
          <w:i/>
          <w:sz w:val="20"/>
          <w:szCs w:val="20"/>
          <w:lang w:val="nl-BE"/>
        </w:rPr>
        <w:t>18.Pf2 #</w:t>
      </w:r>
    </w:p>
    <w:p w14:paraId="3B78219D" w14:textId="77777777" w:rsidR="006F3923" w:rsidRPr="008D260A" w:rsidRDefault="006F3923" w:rsidP="006F3923">
      <w:pPr>
        <w:tabs>
          <w:tab w:val="left" w:pos="1985"/>
        </w:tabs>
        <w:jc w:val="both"/>
        <w:rPr>
          <w:rFonts w:cs="Arial"/>
          <w:b/>
          <w:i/>
          <w:sz w:val="20"/>
          <w:szCs w:val="20"/>
          <w:lang w:val="nl-BE"/>
        </w:rPr>
      </w:pPr>
      <w:r w:rsidRPr="008D260A">
        <w:rPr>
          <w:rFonts w:cs="Arial"/>
          <w:b/>
          <w:i/>
          <w:sz w:val="20"/>
          <w:szCs w:val="20"/>
          <w:lang w:val="nl-BE"/>
        </w:rPr>
        <w:t xml:space="preserve">   </w:t>
      </w:r>
    </w:p>
    <w:p w14:paraId="0AAE5051" w14:textId="77777777" w:rsidR="006F3923" w:rsidRPr="008D260A" w:rsidRDefault="00DF3A91" w:rsidP="006F3923">
      <w:pPr>
        <w:tabs>
          <w:tab w:val="left" w:pos="1985"/>
        </w:tabs>
        <w:jc w:val="both"/>
        <w:rPr>
          <w:rFonts w:cs="Arial"/>
          <w:b/>
          <w:i/>
          <w:sz w:val="20"/>
          <w:szCs w:val="20"/>
          <w:lang w:val="nl-BE"/>
        </w:rPr>
      </w:pPr>
      <w:r w:rsidRPr="008D260A">
        <w:rPr>
          <w:rFonts w:cs="Arial"/>
          <w:b/>
          <w:i/>
          <w:sz w:val="20"/>
          <w:szCs w:val="20"/>
          <w:lang w:val="nl-BE"/>
        </w:rPr>
        <w:t xml:space="preserve">   </w:t>
      </w:r>
      <w:r w:rsidR="006F3923" w:rsidRPr="008D260A">
        <w:rPr>
          <w:rFonts w:cs="Arial"/>
          <w:i/>
          <w:sz w:val="20"/>
          <w:szCs w:val="20"/>
          <w:lang w:val="nl-BE"/>
        </w:rPr>
        <w:t>Un Estudio matemático complejo en su construcción y atractivo por la afiligranada red de mate que urden los caballos y el Rey blanco.</w:t>
      </w:r>
      <w:r w:rsidR="00CE0BF0">
        <w:rPr>
          <w:rFonts w:cs="Arial"/>
          <w:i/>
          <w:sz w:val="20"/>
          <w:szCs w:val="20"/>
          <w:lang w:val="nl-BE"/>
        </w:rPr>
        <w:t>”</w:t>
      </w:r>
    </w:p>
    <w:p w14:paraId="5C4BE374" w14:textId="77777777" w:rsidR="006F3923" w:rsidRPr="008D260A" w:rsidRDefault="006F3923" w:rsidP="006F3923">
      <w:pPr>
        <w:tabs>
          <w:tab w:val="left" w:pos="1985"/>
        </w:tabs>
        <w:jc w:val="both"/>
        <w:rPr>
          <w:rFonts w:cs="Arial"/>
          <w:i/>
          <w:sz w:val="20"/>
          <w:szCs w:val="20"/>
          <w:lang w:val="nl-BE"/>
        </w:rPr>
      </w:pPr>
    </w:p>
    <w:p w14:paraId="6661C389" w14:textId="77777777" w:rsidR="006F3923" w:rsidRPr="00CE0BF0" w:rsidRDefault="00E56FCD" w:rsidP="006F3923">
      <w:pPr>
        <w:tabs>
          <w:tab w:val="left" w:pos="1985"/>
        </w:tabs>
        <w:jc w:val="both"/>
        <w:rPr>
          <w:rFonts w:cs="Arial"/>
          <w:sz w:val="20"/>
          <w:szCs w:val="20"/>
          <w:lang w:val="en-GB"/>
        </w:rPr>
      </w:pPr>
      <w:r w:rsidRPr="00CE0BF0">
        <w:rPr>
          <w:rFonts w:cs="Arial"/>
          <w:sz w:val="20"/>
          <w:szCs w:val="20"/>
          <w:lang w:val="nl-BE"/>
        </w:rPr>
        <w:t xml:space="preserve">   </w:t>
      </w:r>
      <w:r w:rsidR="006F3923" w:rsidRPr="00CE0BF0">
        <w:rPr>
          <w:rFonts w:cs="Arial"/>
          <w:b/>
          <w:sz w:val="20"/>
          <w:szCs w:val="20"/>
          <w:lang w:val="en-GB"/>
        </w:rPr>
        <w:t xml:space="preserve">Ignace Vandecasteele  </w:t>
      </w:r>
      <w:r w:rsidR="006F3923" w:rsidRPr="00CE0BF0">
        <w:rPr>
          <w:rFonts w:cs="Arial"/>
          <w:sz w:val="20"/>
          <w:szCs w:val="20"/>
          <w:lang w:val="en-GB"/>
        </w:rPr>
        <w:t>Finales…y Temas,</w:t>
      </w:r>
      <w:r w:rsidR="006F3923" w:rsidRPr="00CE0BF0">
        <w:rPr>
          <w:rFonts w:cs="Arial"/>
          <w:b/>
          <w:sz w:val="20"/>
          <w:szCs w:val="20"/>
          <w:lang w:val="en-GB"/>
        </w:rPr>
        <w:t xml:space="preserve"> </w:t>
      </w:r>
      <w:r w:rsidR="006F3923" w:rsidRPr="00CE0BF0">
        <w:rPr>
          <w:rFonts w:cs="Arial"/>
          <w:sz w:val="20"/>
          <w:szCs w:val="20"/>
          <w:lang w:val="en-GB"/>
        </w:rPr>
        <w:t>2010</w:t>
      </w:r>
    </w:p>
    <w:p w14:paraId="4F975C46" w14:textId="77777777" w:rsidR="006F3923" w:rsidRPr="00CE0BF0" w:rsidRDefault="006F3923" w:rsidP="006F3923">
      <w:pPr>
        <w:tabs>
          <w:tab w:val="left" w:pos="1985"/>
        </w:tabs>
        <w:jc w:val="both"/>
        <w:rPr>
          <w:rFonts w:cs="Arial"/>
          <w:b/>
          <w:sz w:val="20"/>
          <w:szCs w:val="20"/>
          <w:lang w:val="en-GB"/>
        </w:rPr>
      </w:pPr>
      <w:r w:rsidRPr="00CE0BF0">
        <w:rPr>
          <w:rFonts w:cs="Arial"/>
          <w:b/>
          <w:sz w:val="20"/>
          <w:szCs w:val="20"/>
          <w:lang w:val="en-GB"/>
        </w:rPr>
        <w:t xml:space="preserve">   Kh3 Th6 Lg1 a4 / Kc3 Lf3 a3 + ZAZ</w:t>
      </w:r>
    </w:p>
    <w:p w14:paraId="7CBBCCC8" w14:textId="77777777" w:rsidR="006F3923" w:rsidRPr="00CE0BF0" w:rsidRDefault="006F3923" w:rsidP="006F3923">
      <w:pPr>
        <w:tabs>
          <w:tab w:val="left" w:pos="1985"/>
        </w:tabs>
        <w:jc w:val="both"/>
        <w:rPr>
          <w:rFonts w:cs="Arial"/>
          <w:sz w:val="20"/>
          <w:szCs w:val="20"/>
          <w:lang w:val="en-GB"/>
        </w:rPr>
      </w:pPr>
      <w:r w:rsidRPr="00CE0BF0">
        <w:rPr>
          <w:rFonts w:cs="Arial"/>
          <w:sz w:val="20"/>
          <w:szCs w:val="20"/>
          <w:lang w:val="en-GB"/>
        </w:rPr>
        <w:t xml:space="preserve">   </w:t>
      </w:r>
    </w:p>
    <w:p w14:paraId="4BAC0F50" w14:textId="77777777" w:rsidR="001705C4" w:rsidRDefault="006F3923" w:rsidP="006F3923">
      <w:pPr>
        <w:tabs>
          <w:tab w:val="left" w:pos="1985"/>
        </w:tabs>
        <w:jc w:val="both"/>
        <w:rPr>
          <w:rFonts w:cs="Arial"/>
          <w:sz w:val="20"/>
          <w:szCs w:val="20"/>
          <w:lang w:val="nl-BE"/>
        </w:rPr>
      </w:pPr>
      <w:r w:rsidRPr="00CE0BF0">
        <w:rPr>
          <w:rFonts w:cs="Arial"/>
          <w:sz w:val="20"/>
          <w:szCs w:val="20"/>
          <w:lang w:val="en-GB"/>
        </w:rPr>
        <w:t xml:space="preserve">   </w:t>
      </w:r>
      <w:r w:rsidRPr="00CE0BF0">
        <w:rPr>
          <w:rFonts w:cs="Arial"/>
          <w:sz w:val="20"/>
          <w:szCs w:val="20"/>
          <w:lang w:val="nl-BE"/>
        </w:rPr>
        <w:t>Dit is een correctie van mijn studie ui</w:t>
      </w:r>
      <w:r w:rsidR="00B4316C">
        <w:rPr>
          <w:rFonts w:cs="Arial"/>
          <w:sz w:val="20"/>
          <w:szCs w:val="20"/>
          <w:lang w:val="nl-BE"/>
        </w:rPr>
        <w:t>t 2008, die José A. Copié publi</w:t>
      </w:r>
      <w:r w:rsidRPr="00CE0BF0">
        <w:rPr>
          <w:rFonts w:cs="Arial"/>
          <w:sz w:val="20"/>
          <w:szCs w:val="20"/>
          <w:lang w:val="nl-BE"/>
        </w:rPr>
        <w:t xml:space="preserve">ceerde als voorbeeld, namelijk: Kh3 Th6 Lg1 a3 a4 / Kc3 Lf3 a2 +. </w:t>
      </w:r>
    </w:p>
    <w:p w14:paraId="22D4573E" w14:textId="77777777" w:rsidR="006F3923" w:rsidRPr="00CE0BF0" w:rsidRDefault="00B4316C" w:rsidP="006F3923">
      <w:pPr>
        <w:tabs>
          <w:tab w:val="left" w:pos="1985"/>
        </w:tabs>
        <w:jc w:val="both"/>
        <w:rPr>
          <w:rFonts w:cs="Arial"/>
          <w:sz w:val="20"/>
          <w:szCs w:val="20"/>
          <w:lang w:val="nl-BE"/>
        </w:rPr>
      </w:pPr>
      <w:r>
        <w:rPr>
          <w:rFonts w:cs="Arial"/>
          <w:sz w:val="20"/>
          <w:szCs w:val="20"/>
          <w:lang w:val="nl-BE"/>
        </w:rPr>
        <w:t xml:space="preserve">  </w:t>
      </w:r>
      <w:r w:rsidR="006F3923" w:rsidRPr="00CE0BF0">
        <w:rPr>
          <w:rFonts w:cs="Arial"/>
          <w:sz w:val="20"/>
          <w:szCs w:val="20"/>
          <w:lang w:val="nl-BE"/>
        </w:rPr>
        <w:t>Omdat de oplossing gelijklopend is geef ik hier mijn nieuwe, nu juiste versie:</w:t>
      </w:r>
      <w:r w:rsidR="006F3923" w:rsidRPr="00CE0BF0">
        <w:rPr>
          <w:rFonts w:cs="Arial"/>
          <w:b/>
          <w:sz w:val="20"/>
          <w:szCs w:val="20"/>
          <w:lang w:val="nl-BE"/>
        </w:rPr>
        <w:tab/>
      </w:r>
    </w:p>
    <w:p w14:paraId="47239D92" w14:textId="77777777" w:rsidR="006F3923" w:rsidRPr="00CE0BF0" w:rsidRDefault="006F3923" w:rsidP="006F3923">
      <w:pPr>
        <w:tabs>
          <w:tab w:val="left" w:pos="1985"/>
        </w:tabs>
        <w:jc w:val="both"/>
        <w:rPr>
          <w:rFonts w:cs="Arial"/>
          <w:b/>
          <w:sz w:val="20"/>
          <w:szCs w:val="20"/>
          <w:lang w:val="nl-BE"/>
        </w:rPr>
      </w:pPr>
      <w:r w:rsidRPr="00CE0BF0">
        <w:rPr>
          <w:rFonts w:cs="Arial"/>
          <w:b/>
          <w:sz w:val="20"/>
          <w:szCs w:val="20"/>
          <w:lang w:val="nl-BE"/>
        </w:rPr>
        <w:t xml:space="preserve">                                    1…</w:t>
      </w:r>
      <w:r w:rsidRPr="00CE0BF0">
        <w:rPr>
          <w:rFonts w:cs="Arial"/>
          <w:b/>
          <w:sz w:val="20"/>
          <w:szCs w:val="20"/>
          <w:lang w:val="nl-BE"/>
        </w:rPr>
        <w:tab/>
        <w:t>a2</w:t>
      </w:r>
    </w:p>
    <w:p w14:paraId="3C60BEC9" w14:textId="77777777" w:rsidR="006F3923" w:rsidRPr="00CE0BF0" w:rsidRDefault="006F3923" w:rsidP="006F3923">
      <w:pPr>
        <w:tabs>
          <w:tab w:val="left" w:pos="1985"/>
        </w:tabs>
        <w:jc w:val="both"/>
        <w:rPr>
          <w:rFonts w:cs="Arial"/>
          <w:b/>
          <w:sz w:val="20"/>
          <w:szCs w:val="20"/>
          <w:lang w:val="nl-BE"/>
        </w:rPr>
      </w:pPr>
      <w:r w:rsidRPr="00CE0BF0">
        <w:rPr>
          <w:rFonts w:cs="Arial"/>
          <w:b/>
          <w:sz w:val="20"/>
          <w:szCs w:val="20"/>
          <w:lang w:val="nl-BE"/>
        </w:rPr>
        <w:t xml:space="preserve">                                    2.Th4!</w:t>
      </w:r>
    </w:p>
    <w:p w14:paraId="6683E934" w14:textId="77777777" w:rsidR="006F3923" w:rsidRPr="00CE0BF0" w:rsidRDefault="006F3923" w:rsidP="006F3923">
      <w:pPr>
        <w:tabs>
          <w:tab w:val="left" w:pos="1985"/>
        </w:tabs>
        <w:jc w:val="both"/>
        <w:rPr>
          <w:rFonts w:cs="Arial"/>
          <w:sz w:val="20"/>
          <w:szCs w:val="20"/>
          <w:lang w:val="nl-BE"/>
        </w:rPr>
      </w:pPr>
      <w:r w:rsidRPr="00CE0BF0">
        <w:rPr>
          <w:rFonts w:cs="Arial"/>
          <w:sz w:val="20"/>
          <w:szCs w:val="20"/>
          <w:lang w:val="nl-BE"/>
        </w:rPr>
        <w:t xml:space="preserve">   En de dreiging 3.Ld4+.</w:t>
      </w:r>
    </w:p>
    <w:p w14:paraId="6D9654F7" w14:textId="77777777" w:rsidR="006F3923" w:rsidRPr="00CE0BF0" w:rsidRDefault="006F3923" w:rsidP="006F3923">
      <w:pPr>
        <w:tabs>
          <w:tab w:val="left" w:pos="1985"/>
        </w:tabs>
        <w:jc w:val="both"/>
        <w:rPr>
          <w:rFonts w:cs="Arial"/>
          <w:b/>
          <w:sz w:val="20"/>
          <w:szCs w:val="20"/>
          <w:lang w:val="nl-BE"/>
        </w:rPr>
      </w:pPr>
      <w:r w:rsidRPr="00CE0BF0">
        <w:rPr>
          <w:rFonts w:cs="Arial"/>
          <w:sz w:val="20"/>
          <w:szCs w:val="20"/>
          <w:lang w:val="nl-BE"/>
        </w:rPr>
        <w:t xml:space="preserve">                                    </w:t>
      </w:r>
      <w:r w:rsidRPr="00CE0BF0">
        <w:rPr>
          <w:rFonts w:cs="Arial"/>
          <w:b/>
          <w:sz w:val="20"/>
          <w:szCs w:val="20"/>
          <w:lang w:val="nl-BE"/>
        </w:rPr>
        <w:t>2…</w:t>
      </w:r>
      <w:r w:rsidRPr="00CE0BF0">
        <w:rPr>
          <w:rFonts w:cs="Arial"/>
          <w:b/>
          <w:sz w:val="20"/>
          <w:szCs w:val="20"/>
          <w:lang w:val="nl-BE"/>
        </w:rPr>
        <w:tab/>
        <w:t>Le4!</w:t>
      </w:r>
    </w:p>
    <w:p w14:paraId="3B468935" w14:textId="77777777" w:rsidR="006F3923" w:rsidRPr="00CE0BF0" w:rsidRDefault="006F3923" w:rsidP="006F3923">
      <w:pPr>
        <w:tabs>
          <w:tab w:val="left" w:pos="1985"/>
        </w:tabs>
        <w:jc w:val="both"/>
        <w:rPr>
          <w:rFonts w:cs="Arial"/>
          <w:sz w:val="20"/>
          <w:szCs w:val="20"/>
          <w:lang w:val="nl-BE"/>
        </w:rPr>
      </w:pPr>
      <w:r w:rsidRPr="00CE0BF0">
        <w:rPr>
          <w:rFonts w:cs="Arial"/>
          <w:sz w:val="20"/>
          <w:szCs w:val="20"/>
          <w:lang w:val="nl-BE"/>
        </w:rPr>
        <w:t xml:space="preserve">   Wit wint na 2…Kb3 3.Ld4 Kxa4 met bijvoorbeeld 4.Kg3 in maximum 27 zetten. (Ken Thompson).</w:t>
      </w:r>
    </w:p>
    <w:p w14:paraId="1C0A8B4D" w14:textId="77777777" w:rsidR="006F3923" w:rsidRPr="00CE0BF0" w:rsidRDefault="006F3923" w:rsidP="006F3923">
      <w:pPr>
        <w:tabs>
          <w:tab w:val="left" w:pos="1985"/>
        </w:tabs>
        <w:jc w:val="both"/>
        <w:rPr>
          <w:rFonts w:cs="Arial"/>
          <w:b/>
          <w:sz w:val="20"/>
          <w:szCs w:val="20"/>
          <w:lang w:val="nl-BE"/>
        </w:rPr>
      </w:pPr>
      <w:r w:rsidRPr="00CE0BF0">
        <w:rPr>
          <w:rFonts w:cs="Arial"/>
          <w:sz w:val="20"/>
          <w:szCs w:val="20"/>
          <w:lang w:val="nl-BE"/>
        </w:rPr>
        <w:t xml:space="preserve">                                    </w:t>
      </w:r>
      <w:r w:rsidRPr="00CE0BF0">
        <w:rPr>
          <w:rFonts w:cs="Arial"/>
          <w:b/>
          <w:sz w:val="20"/>
          <w:szCs w:val="20"/>
          <w:lang w:val="nl-BE"/>
        </w:rPr>
        <w:t>3.Lh2!</w:t>
      </w:r>
    </w:p>
    <w:p w14:paraId="5B8EC2AB" w14:textId="77777777" w:rsidR="006F3923" w:rsidRPr="00CE0BF0" w:rsidRDefault="006F3923" w:rsidP="006F3923">
      <w:pPr>
        <w:tabs>
          <w:tab w:val="left" w:pos="1985"/>
        </w:tabs>
        <w:jc w:val="both"/>
        <w:rPr>
          <w:rFonts w:cs="Arial"/>
          <w:sz w:val="20"/>
          <w:szCs w:val="20"/>
          <w:lang w:val="nl-BE"/>
        </w:rPr>
      </w:pPr>
      <w:r w:rsidRPr="00CE0BF0">
        <w:rPr>
          <w:rFonts w:cs="Arial"/>
          <w:sz w:val="20"/>
          <w:szCs w:val="20"/>
          <w:lang w:val="nl-BE"/>
        </w:rPr>
        <w:t xml:space="preserve">   En niet het gulzige 3.Txe4? a1D 4.Ld4+ Kd3 5.Lxa1 Kxe4, remise.</w:t>
      </w:r>
    </w:p>
    <w:p w14:paraId="0ECEEEB8" w14:textId="77777777" w:rsidR="006F3923" w:rsidRPr="00CE0BF0" w:rsidRDefault="006F3923" w:rsidP="006F3923">
      <w:pPr>
        <w:tabs>
          <w:tab w:val="left" w:pos="1985"/>
        </w:tabs>
        <w:jc w:val="both"/>
        <w:rPr>
          <w:rFonts w:cs="Arial"/>
          <w:b/>
          <w:sz w:val="20"/>
          <w:szCs w:val="20"/>
          <w:lang w:val="en-GB"/>
        </w:rPr>
      </w:pPr>
      <w:r w:rsidRPr="00CE0BF0">
        <w:rPr>
          <w:rFonts w:cs="Arial"/>
          <w:b/>
          <w:sz w:val="20"/>
          <w:szCs w:val="20"/>
          <w:lang w:val="nl-BE"/>
        </w:rPr>
        <w:t xml:space="preserve">                                    </w:t>
      </w:r>
      <w:r w:rsidRPr="00CE0BF0">
        <w:rPr>
          <w:rFonts w:cs="Arial"/>
          <w:b/>
          <w:sz w:val="20"/>
          <w:szCs w:val="20"/>
          <w:lang w:val="en-GB"/>
        </w:rPr>
        <w:t>3…</w:t>
      </w:r>
      <w:r w:rsidRPr="00CE0BF0">
        <w:rPr>
          <w:rFonts w:cs="Arial"/>
          <w:b/>
          <w:sz w:val="20"/>
          <w:szCs w:val="20"/>
          <w:lang w:val="en-GB"/>
        </w:rPr>
        <w:tab/>
        <w:t>Lf5+</w:t>
      </w:r>
    </w:p>
    <w:p w14:paraId="33A8BF18" w14:textId="77777777" w:rsidR="006F3923" w:rsidRPr="00CE0BF0" w:rsidRDefault="006F3923" w:rsidP="006F3923">
      <w:pPr>
        <w:tabs>
          <w:tab w:val="left" w:pos="1985"/>
        </w:tabs>
        <w:jc w:val="both"/>
        <w:rPr>
          <w:rFonts w:cs="Arial"/>
          <w:b/>
          <w:sz w:val="20"/>
          <w:szCs w:val="20"/>
          <w:lang w:val="en-GB"/>
        </w:rPr>
      </w:pPr>
      <w:r w:rsidRPr="00CE0BF0">
        <w:rPr>
          <w:rFonts w:cs="Arial"/>
          <w:b/>
          <w:sz w:val="20"/>
          <w:szCs w:val="20"/>
          <w:lang w:val="en-GB"/>
        </w:rPr>
        <w:t xml:space="preserve">                                    4.Kg2</w:t>
      </w:r>
      <w:r w:rsidRPr="00CE0BF0">
        <w:rPr>
          <w:rFonts w:cs="Arial"/>
          <w:b/>
          <w:sz w:val="20"/>
          <w:szCs w:val="20"/>
          <w:lang w:val="en-GB"/>
        </w:rPr>
        <w:tab/>
        <w:t>Le4+</w:t>
      </w:r>
    </w:p>
    <w:p w14:paraId="6BB7C2AC" w14:textId="77777777" w:rsidR="006F3923" w:rsidRPr="00CE0BF0" w:rsidRDefault="006F3923" w:rsidP="006F3923">
      <w:pPr>
        <w:tabs>
          <w:tab w:val="left" w:pos="1985"/>
        </w:tabs>
        <w:jc w:val="both"/>
        <w:rPr>
          <w:rFonts w:cs="Arial"/>
          <w:b/>
          <w:sz w:val="20"/>
          <w:szCs w:val="20"/>
          <w:lang w:val="en-GB"/>
        </w:rPr>
      </w:pPr>
      <w:r w:rsidRPr="00CE0BF0">
        <w:rPr>
          <w:rFonts w:cs="Arial"/>
          <w:b/>
          <w:sz w:val="20"/>
          <w:szCs w:val="20"/>
          <w:lang w:val="en-GB"/>
        </w:rPr>
        <w:t xml:space="preserve">                                    5.Kf2</w:t>
      </w:r>
      <w:r w:rsidRPr="00CE0BF0">
        <w:rPr>
          <w:rFonts w:cs="Arial"/>
          <w:b/>
          <w:sz w:val="20"/>
          <w:szCs w:val="20"/>
          <w:lang w:val="en-GB"/>
        </w:rPr>
        <w:tab/>
        <w:t>Kd4</w:t>
      </w:r>
    </w:p>
    <w:p w14:paraId="03B44137" w14:textId="77777777" w:rsidR="006F3923" w:rsidRPr="00CE0BF0" w:rsidRDefault="006F3923" w:rsidP="006F3923">
      <w:pPr>
        <w:tabs>
          <w:tab w:val="left" w:pos="1985"/>
        </w:tabs>
        <w:jc w:val="both"/>
        <w:rPr>
          <w:rFonts w:cs="Arial"/>
          <w:b/>
          <w:sz w:val="20"/>
          <w:szCs w:val="20"/>
          <w:lang w:val="en-GB"/>
        </w:rPr>
      </w:pPr>
      <w:r w:rsidRPr="00CE0BF0">
        <w:rPr>
          <w:rFonts w:cs="Arial"/>
          <w:b/>
          <w:sz w:val="20"/>
          <w:szCs w:val="20"/>
          <w:lang w:val="en-GB"/>
        </w:rPr>
        <w:t xml:space="preserve">                                    6.Th5</w:t>
      </w:r>
      <w:r w:rsidRPr="00CE0BF0">
        <w:rPr>
          <w:rFonts w:cs="Arial"/>
          <w:b/>
          <w:sz w:val="20"/>
          <w:szCs w:val="20"/>
          <w:lang w:val="en-GB"/>
        </w:rPr>
        <w:tab/>
        <w:t>Lf5</w:t>
      </w:r>
    </w:p>
    <w:p w14:paraId="353690DB" w14:textId="77777777" w:rsidR="006F3923" w:rsidRPr="00CE0BF0" w:rsidRDefault="006F3923" w:rsidP="006F3923">
      <w:pPr>
        <w:tabs>
          <w:tab w:val="left" w:pos="1985"/>
        </w:tabs>
        <w:jc w:val="both"/>
        <w:rPr>
          <w:rFonts w:cs="Arial"/>
          <w:b/>
          <w:sz w:val="20"/>
          <w:szCs w:val="20"/>
          <w:lang w:val="en-GB"/>
        </w:rPr>
      </w:pPr>
      <w:r w:rsidRPr="00CE0BF0">
        <w:rPr>
          <w:rFonts w:cs="Arial"/>
          <w:b/>
          <w:sz w:val="20"/>
          <w:szCs w:val="20"/>
          <w:lang w:val="en-GB"/>
        </w:rPr>
        <w:t xml:space="preserve">                                    7.Txf5</w:t>
      </w:r>
      <w:r w:rsidRPr="00CE0BF0">
        <w:rPr>
          <w:rFonts w:cs="Arial"/>
          <w:b/>
          <w:sz w:val="20"/>
          <w:szCs w:val="20"/>
          <w:lang w:val="en-GB"/>
        </w:rPr>
        <w:tab/>
        <w:t>a1D</w:t>
      </w:r>
    </w:p>
    <w:p w14:paraId="095FEC0A" w14:textId="77777777" w:rsidR="006F3923" w:rsidRPr="00CE0BF0" w:rsidRDefault="006F3923" w:rsidP="006F3923">
      <w:pPr>
        <w:tabs>
          <w:tab w:val="left" w:pos="1985"/>
        </w:tabs>
        <w:jc w:val="both"/>
        <w:rPr>
          <w:rFonts w:cs="Arial"/>
          <w:b/>
          <w:sz w:val="20"/>
          <w:szCs w:val="20"/>
          <w:lang w:val="en-GB"/>
        </w:rPr>
      </w:pPr>
      <w:r w:rsidRPr="00CE0BF0">
        <w:rPr>
          <w:rFonts w:cs="Arial"/>
          <w:b/>
          <w:sz w:val="20"/>
          <w:szCs w:val="20"/>
          <w:lang w:val="en-GB"/>
        </w:rPr>
        <w:t xml:space="preserve">                                    8.Le5+</w:t>
      </w:r>
      <w:r w:rsidRPr="00CE0BF0">
        <w:rPr>
          <w:rFonts w:cs="Arial"/>
          <w:b/>
          <w:sz w:val="20"/>
          <w:szCs w:val="20"/>
          <w:lang w:val="en-GB"/>
        </w:rPr>
        <w:tab/>
        <w:t>Ke4</w:t>
      </w:r>
    </w:p>
    <w:p w14:paraId="3FEF043D" w14:textId="77777777" w:rsidR="006F3923" w:rsidRPr="005316B8" w:rsidRDefault="006F3923" w:rsidP="006F3923">
      <w:pPr>
        <w:tabs>
          <w:tab w:val="left" w:pos="1985"/>
        </w:tabs>
        <w:jc w:val="both"/>
        <w:rPr>
          <w:rFonts w:cs="Arial"/>
          <w:b/>
          <w:sz w:val="20"/>
          <w:szCs w:val="20"/>
          <w:lang w:val="en-GB"/>
        </w:rPr>
      </w:pPr>
      <w:r w:rsidRPr="005316B8">
        <w:rPr>
          <w:rFonts w:cs="Arial"/>
          <w:b/>
          <w:sz w:val="20"/>
          <w:szCs w:val="20"/>
          <w:lang w:val="en-GB"/>
        </w:rPr>
        <w:t xml:space="preserve">                                    9.Lxa1</w:t>
      </w:r>
      <w:r w:rsidRPr="005316B8">
        <w:rPr>
          <w:rFonts w:cs="Arial"/>
          <w:b/>
          <w:sz w:val="20"/>
          <w:szCs w:val="20"/>
          <w:lang w:val="en-GB"/>
        </w:rPr>
        <w:tab/>
        <w:t>Kxf5</w:t>
      </w:r>
    </w:p>
    <w:p w14:paraId="4F827260" w14:textId="77777777" w:rsidR="006F3923" w:rsidRPr="005316B8" w:rsidRDefault="006F3923" w:rsidP="006F3923">
      <w:pPr>
        <w:tabs>
          <w:tab w:val="left" w:pos="1985"/>
        </w:tabs>
        <w:jc w:val="both"/>
        <w:rPr>
          <w:rFonts w:cs="Arial"/>
          <w:b/>
          <w:sz w:val="20"/>
          <w:szCs w:val="20"/>
          <w:lang w:val="en-GB"/>
        </w:rPr>
      </w:pPr>
      <w:r w:rsidRPr="005316B8">
        <w:rPr>
          <w:rFonts w:cs="Arial"/>
          <w:b/>
          <w:sz w:val="20"/>
          <w:szCs w:val="20"/>
          <w:lang w:val="en-GB"/>
        </w:rPr>
        <w:t xml:space="preserve">                                  10.a5</w:t>
      </w:r>
    </w:p>
    <w:p w14:paraId="5A6A9B06" w14:textId="77777777" w:rsidR="00A36A0D" w:rsidRPr="008D260A" w:rsidRDefault="00A36A0D" w:rsidP="006F3923">
      <w:pPr>
        <w:tabs>
          <w:tab w:val="left" w:pos="1985"/>
        </w:tabs>
        <w:jc w:val="both"/>
        <w:rPr>
          <w:rFonts w:cs="Arial"/>
          <w:b/>
          <w:i/>
          <w:sz w:val="20"/>
          <w:szCs w:val="20"/>
          <w:lang w:val="en-GB"/>
        </w:rPr>
      </w:pPr>
    </w:p>
    <w:p w14:paraId="46CA2054" w14:textId="77777777" w:rsidR="00017D30" w:rsidRPr="008D260A" w:rsidRDefault="00225787" w:rsidP="006F3923">
      <w:pPr>
        <w:tabs>
          <w:tab w:val="left" w:pos="1985"/>
        </w:tabs>
        <w:jc w:val="both"/>
        <w:rPr>
          <w:rFonts w:cs="Arial"/>
          <w:i/>
          <w:sz w:val="20"/>
          <w:szCs w:val="20"/>
          <w:lang w:val="en-GB"/>
        </w:rPr>
      </w:pPr>
      <w:r w:rsidRPr="008D260A">
        <w:rPr>
          <w:rFonts w:cs="Arial"/>
          <w:i/>
          <w:sz w:val="20"/>
          <w:szCs w:val="20"/>
          <w:lang w:val="en-GB"/>
        </w:rPr>
        <w:t xml:space="preserve"> </w:t>
      </w:r>
      <w:r w:rsidR="00CE0BF0">
        <w:rPr>
          <w:rFonts w:cs="Arial"/>
          <w:i/>
          <w:sz w:val="20"/>
          <w:szCs w:val="20"/>
          <w:lang w:val="en-GB"/>
        </w:rPr>
        <w:t xml:space="preserve"> </w:t>
      </w:r>
      <w:r w:rsidRPr="008D260A">
        <w:rPr>
          <w:rFonts w:cs="Arial"/>
          <w:i/>
          <w:sz w:val="20"/>
          <w:szCs w:val="20"/>
          <w:lang w:val="en-GB"/>
        </w:rPr>
        <w:t xml:space="preserve"> </w:t>
      </w:r>
      <w:r w:rsidR="00CE0BF0">
        <w:rPr>
          <w:rFonts w:cs="Arial"/>
          <w:i/>
          <w:sz w:val="20"/>
          <w:szCs w:val="20"/>
          <w:lang w:val="en-GB"/>
        </w:rPr>
        <w:t>“</w:t>
      </w:r>
      <w:r w:rsidR="006F3923" w:rsidRPr="008D260A">
        <w:rPr>
          <w:rFonts w:cs="Arial"/>
          <w:i/>
          <w:sz w:val="20"/>
          <w:szCs w:val="20"/>
          <w:lang w:val="en-GB"/>
        </w:rPr>
        <w:t>Y promociona por que dejan fuera del cuadrado al Rey negro. La presentación de la obra es muy atractiva pues parece complicado detener la promoción que amenazan las negras y a la vez eludir la situación de tablas téoricas, pero Vandecasteele lo logra m</w:t>
      </w:r>
      <w:r w:rsidR="00CE0BF0">
        <w:rPr>
          <w:rFonts w:cs="Arial"/>
          <w:i/>
          <w:sz w:val="20"/>
          <w:szCs w:val="20"/>
          <w:lang w:val="en-GB"/>
        </w:rPr>
        <w:t>ediante las finas maniobras idea</w:t>
      </w:r>
      <w:r w:rsidR="006F3923" w:rsidRPr="008D260A">
        <w:rPr>
          <w:rFonts w:cs="Arial"/>
          <w:i/>
          <w:sz w:val="20"/>
          <w:szCs w:val="20"/>
          <w:lang w:val="en-GB"/>
        </w:rPr>
        <w:t>das.</w:t>
      </w:r>
      <w:r w:rsidR="00CE0BF0">
        <w:rPr>
          <w:rFonts w:cs="Arial"/>
          <w:i/>
          <w:sz w:val="20"/>
          <w:szCs w:val="20"/>
          <w:lang w:val="en-GB"/>
        </w:rPr>
        <w:t>”</w:t>
      </w:r>
      <w:r w:rsidR="00017D30" w:rsidRPr="008D260A">
        <w:rPr>
          <w:rFonts w:cs="Arial"/>
          <w:i/>
          <w:sz w:val="20"/>
          <w:szCs w:val="20"/>
          <w:lang w:val="en-GB"/>
        </w:rPr>
        <w:t xml:space="preserve">                                                                                        </w:t>
      </w:r>
    </w:p>
    <w:p w14:paraId="5347069D" w14:textId="77777777" w:rsidR="006F3923" w:rsidRPr="0082746D" w:rsidRDefault="00017D30" w:rsidP="006F3923">
      <w:pPr>
        <w:tabs>
          <w:tab w:val="left" w:pos="1985"/>
        </w:tabs>
        <w:jc w:val="both"/>
        <w:rPr>
          <w:rFonts w:cs="Arial"/>
          <w:sz w:val="20"/>
          <w:szCs w:val="20"/>
          <w:lang w:val="nl-BE"/>
        </w:rPr>
      </w:pPr>
      <w:r>
        <w:rPr>
          <w:rFonts w:cs="Arial"/>
          <w:sz w:val="20"/>
          <w:szCs w:val="20"/>
          <w:lang w:val="en-GB"/>
        </w:rPr>
        <w:t xml:space="preserve">                                                                                                </w:t>
      </w:r>
      <w:r w:rsidR="006F3923">
        <w:rPr>
          <w:rFonts w:cs="Arial"/>
          <w:b/>
          <w:sz w:val="20"/>
          <w:szCs w:val="20"/>
          <w:lang w:val="nl-BE"/>
        </w:rPr>
        <w:t>José A. Copié</w:t>
      </w:r>
    </w:p>
    <w:p w14:paraId="66D5958A" w14:textId="77777777" w:rsidR="006F3923" w:rsidRDefault="006F3923" w:rsidP="006F3923">
      <w:pPr>
        <w:tabs>
          <w:tab w:val="left" w:pos="1985"/>
        </w:tabs>
        <w:jc w:val="both"/>
        <w:rPr>
          <w:rFonts w:cs="Arial"/>
          <w:b/>
          <w:sz w:val="20"/>
          <w:szCs w:val="20"/>
          <w:lang w:val="nl-BE"/>
        </w:rPr>
      </w:pPr>
    </w:p>
    <w:p w14:paraId="2AD6CD8A" w14:textId="77777777" w:rsidR="00017D30" w:rsidRDefault="00017D30" w:rsidP="006F3923">
      <w:pPr>
        <w:tabs>
          <w:tab w:val="left" w:pos="1985"/>
        </w:tabs>
        <w:jc w:val="both"/>
        <w:rPr>
          <w:rFonts w:cs="Arial"/>
          <w:b/>
          <w:sz w:val="20"/>
          <w:szCs w:val="20"/>
          <w:lang w:val="nl-BE"/>
        </w:rPr>
      </w:pPr>
    </w:p>
    <w:p w14:paraId="0D97EB05" w14:textId="77777777" w:rsidR="00017D30" w:rsidRDefault="00017D30" w:rsidP="006F3923">
      <w:pPr>
        <w:tabs>
          <w:tab w:val="left" w:pos="1985"/>
        </w:tabs>
        <w:jc w:val="both"/>
        <w:rPr>
          <w:rFonts w:cs="Arial"/>
          <w:b/>
          <w:sz w:val="20"/>
          <w:szCs w:val="20"/>
          <w:lang w:val="nl-BE"/>
        </w:rPr>
      </w:pPr>
    </w:p>
    <w:p w14:paraId="181FE806" w14:textId="77777777" w:rsidR="006F3923" w:rsidRDefault="00A04D64" w:rsidP="006F3923">
      <w:pPr>
        <w:tabs>
          <w:tab w:val="left" w:pos="1985"/>
        </w:tabs>
        <w:jc w:val="both"/>
        <w:rPr>
          <w:rFonts w:cs="Arial"/>
          <w:b/>
          <w:sz w:val="20"/>
          <w:szCs w:val="20"/>
          <w:lang w:val="nl-BE"/>
        </w:rPr>
      </w:pPr>
      <w:r>
        <w:rPr>
          <w:rFonts w:cs="Arial"/>
          <w:b/>
          <w:sz w:val="20"/>
          <w:szCs w:val="20"/>
          <w:lang w:val="nl-BE"/>
        </w:rPr>
        <w:lastRenderedPageBreak/>
        <w:t xml:space="preserve">  </w:t>
      </w:r>
      <w:r w:rsidR="003A23C1">
        <w:rPr>
          <w:rFonts w:cs="Arial"/>
          <w:b/>
          <w:sz w:val="20"/>
          <w:szCs w:val="20"/>
          <w:lang w:val="nl-BE"/>
        </w:rPr>
        <w:t xml:space="preserve">   </w:t>
      </w:r>
      <w:r w:rsidR="006F3923">
        <w:rPr>
          <w:rFonts w:cs="Arial"/>
          <w:b/>
          <w:sz w:val="20"/>
          <w:szCs w:val="20"/>
          <w:lang w:val="nl-BE"/>
        </w:rPr>
        <w:t>Uittreksels van een schrijven</w:t>
      </w:r>
      <w:r w:rsidR="00FC07AB">
        <w:rPr>
          <w:rFonts w:cs="Arial"/>
          <w:b/>
          <w:sz w:val="20"/>
          <w:szCs w:val="20"/>
          <w:lang w:val="nl-BE"/>
        </w:rPr>
        <w:t>,</w:t>
      </w:r>
      <w:r w:rsidR="006F3923">
        <w:rPr>
          <w:rFonts w:cs="Arial"/>
          <w:b/>
          <w:sz w:val="20"/>
          <w:szCs w:val="20"/>
          <w:lang w:val="nl-BE"/>
        </w:rPr>
        <w:t xml:space="preserve"> door mijn jarenlange schaakvriend:</w:t>
      </w:r>
    </w:p>
    <w:p w14:paraId="1B14F36A" w14:textId="77777777" w:rsidR="006F3923" w:rsidRDefault="006F3923" w:rsidP="006F3923">
      <w:pPr>
        <w:tabs>
          <w:tab w:val="left" w:pos="1985"/>
        </w:tabs>
        <w:jc w:val="both"/>
        <w:rPr>
          <w:rFonts w:cs="Arial"/>
          <w:sz w:val="20"/>
          <w:szCs w:val="20"/>
          <w:lang w:val="nl-BE"/>
        </w:rPr>
      </w:pPr>
      <w:r>
        <w:rPr>
          <w:rFonts w:cs="Arial"/>
          <w:sz w:val="20"/>
          <w:szCs w:val="20"/>
          <w:lang w:val="nl-BE"/>
        </w:rPr>
        <w:t xml:space="preserve">                                                                                 </w:t>
      </w:r>
    </w:p>
    <w:p w14:paraId="0DCAFD0E" w14:textId="77777777" w:rsidR="006F3923" w:rsidRDefault="006F3923" w:rsidP="006F3923">
      <w:pPr>
        <w:tabs>
          <w:tab w:val="left" w:pos="1985"/>
        </w:tabs>
        <w:jc w:val="both"/>
        <w:rPr>
          <w:rFonts w:cs="Arial"/>
          <w:sz w:val="20"/>
          <w:szCs w:val="20"/>
          <w:lang w:val="nl-BE"/>
        </w:rPr>
      </w:pPr>
      <w:r>
        <w:rPr>
          <w:rFonts w:cs="Arial"/>
          <w:sz w:val="20"/>
          <w:szCs w:val="20"/>
          <w:lang w:val="nl-BE"/>
        </w:rPr>
        <w:t xml:space="preserve">                                                                                   </w:t>
      </w:r>
      <w:r>
        <w:rPr>
          <w:rFonts w:cs="Arial"/>
          <w:i/>
          <w:sz w:val="20"/>
          <w:szCs w:val="20"/>
          <w:lang w:val="nl-BE"/>
        </w:rPr>
        <w:t>Harelbeke, 09-01-2009</w:t>
      </w:r>
      <w:r w:rsidR="00394772">
        <w:rPr>
          <w:rFonts w:cs="Arial"/>
          <w:i/>
          <w:sz w:val="20"/>
          <w:szCs w:val="20"/>
          <w:lang w:val="nl-BE"/>
        </w:rPr>
        <w:t xml:space="preserve"> </w:t>
      </w:r>
    </w:p>
    <w:p w14:paraId="3F5AC9DE" w14:textId="77777777" w:rsidR="006F3923" w:rsidRDefault="00A04D64" w:rsidP="006F3923">
      <w:pPr>
        <w:tabs>
          <w:tab w:val="left" w:pos="1985"/>
        </w:tabs>
        <w:jc w:val="both"/>
        <w:rPr>
          <w:rFonts w:cs="Arial"/>
          <w:i/>
          <w:sz w:val="20"/>
          <w:szCs w:val="20"/>
          <w:lang w:val="nl-BE"/>
        </w:rPr>
      </w:pPr>
      <w:r>
        <w:rPr>
          <w:rFonts w:cs="Arial"/>
          <w:i/>
          <w:sz w:val="20"/>
          <w:szCs w:val="20"/>
          <w:lang w:val="nl-BE"/>
        </w:rPr>
        <w:t xml:space="preserve">   </w:t>
      </w:r>
      <w:r w:rsidR="00DB1588">
        <w:rPr>
          <w:rFonts w:cs="Arial"/>
          <w:i/>
          <w:sz w:val="20"/>
          <w:szCs w:val="20"/>
          <w:lang w:val="nl-BE"/>
        </w:rPr>
        <w:t>“</w:t>
      </w:r>
      <w:r w:rsidR="006F3923">
        <w:rPr>
          <w:rFonts w:cs="Arial"/>
          <w:i/>
          <w:sz w:val="20"/>
          <w:szCs w:val="20"/>
          <w:lang w:val="nl-BE"/>
        </w:rPr>
        <w:t>Beste Ignace,</w:t>
      </w:r>
    </w:p>
    <w:p w14:paraId="18FF23F1" w14:textId="77777777" w:rsidR="006F3923" w:rsidRDefault="006F3923" w:rsidP="006F3923">
      <w:pPr>
        <w:tabs>
          <w:tab w:val="left" w:pos="1985"/>
        </w:tabs>
        <w:jc w:val="both"/>
        <w:rPr>
          <w:rFonts w:cs="Arial"/>
          <w:i/>
          <w:sz w:val="20"/>
          <w:szCs w:val="20"/>
          <w:lang w:val="nl-BE"/>
        </w:rPr>
      </w:pPr>
      <w:r>
        <w:rPr>
          <w:rFonts w:cs="Arial"/>
          <w:i/>
          <w:sz w:val="20"/>
          <w:szCs w:val="20"/>
          <w:lang w:val="nl-BE"/>
        </w:rPr>
        <w:t xml:space="preserve">   </w:t>
      </w:r>
    </w:p>
    <w:p w14:paraId="0F12834F" w14:textId="77777777" w:rsidR="006F3923" w:rsidRDefault="006F3923" w:rsidP="006F3923">
      <w:pPr>
        <w:tabs>
          <w:tab w:val="left" w:pos="1985"/>
        </w:tabs>
        <w:jc w:val="both"/>
        <w:rPr>
          <w:rFonts w:cs="Arial"/>
          <w:i/>
          <w:sz w:val="20"/>
          <w:szCs w:val="20"/>
          <w:lang w:val="nl-BE"/>
        </w:rPr>
      </w:pPr>
      <w:r w:rsidRPr="00A04D64">
        <w:rPr>
          <w:rFonts w:cs="Arial"/>
          <w:i/>
          <w:sz w:val="20"/>
          <w:szCs w:val="20"/>
          <w:lang w:val="nl-BE"/>
        </w:rPr>
        <w:t>…</w:t>
      </w:r>
      <w:r>
        <w:rPr>
          <w:rFonts w:cs="Arial"/>
          <w:i/>
          <w:sz w:val="20"/>
          <w:szCs w:val="20"/>
          <w:lang w:val="nl-BE"/>
        </w:rPr>
        <w:t xml:space="preserve">En dan jou “SchaakStudieSpinsels”. Een lust voor het oog! Voor mij is het een “Tuin van Eden” waar binnen in uw </w:t>
      </w:r>
      <w:r>
        <w:rPr>
          <w:rFonts w:cs="Arial"/>
          <w:b/>
          <w:i/>
          <w:sz w:val="20"/>
          <w:szCs w:val="20"/>
          <w:lang w:val="nl-BE"/>
        </w:rPr>
        <w:t xml:space="preserve">pronkstuk </w:t>
      </w:r>
      <w:r>
        <w:rPr>
          <w:rFonts w:cs="Arial"/>
          <w:i/>
          <w:sz w:val="20"/>
          <w:szCs w:val="20"/>
          <w:lang w:val="nl-BE"/>
        </w:rPr>
        <w:t xml:space="preserve">staat: een </w:t>
      </w:r>
      <w:r>
        <w:rPr>
          <w:rFonts w:cs="Arial"/>
          <w:i/>
          <w:sz w:val="20"/>
          <w:szCs w:val="20"/>
          <w:u w:val="single"/>
          <w:lang w:val="nl-BE"/>
        </w:rPr>
        <w:t>roos zonder doornen</w:t>
      </w:r>
      <w:r>
        <w:rPr>
          <w:rFonts w:cs="Arial"/>
          <w:i/>
          <w:sz w:val="20"/>
          <w:szCs w:val="20"/>
          <w:lang w:val="nl-BE"/>
        </w:rPr>
        <w:t xml:space="preserve"> die ten eeuwigen dage zal blijven bloeien. Zo zie ik het!...</w:t>
      </w:r>
    </w:p>
    <w:p w14:paraId="54442E5D" w14:textId="77777777" w:rsidR="006F3923" w:rsidRDefault="006F3923" w:rsidP="006F3923">
      <w:pPr>
        <w:tabs>
          <w:tab w:val="left" w:pos="1985"/>
        </w:tabs>
        <w:jc w:val="both"/>
        <w:rPr>
          <w:rFonts w:cs="Arial"/>
          <w:i/>
          <w:sz w:val="20"/>
          <w:szCs w:val="20"/>
          <w:lang w:val="nl-BE"/>
        </w:rPr>
      </w:pPr>
    </w:p>
    <w:p w14:paraId="56B37642" w14:textId="77777777" w:rsidR="006F3923" w:rsidRDefault="006F3923" w:rsidP="006F3923">
      <w:pPr>
        <w:tabs>
          <w:tab w:val="left" w:pos="1985"/>
        </w:tabs>
        <w:jc w:val="both"/>
        <w:rPr>
          <w:rFonts w:cs="Arial"/>
          <w:i/>
          <w:sz w:val="20"/>
          <w:szCs w:val="20"/>
          <w:lang w:val="nl-BE"/>
        </w:rPr>
      </w:pPr>
      <w:r>
        <w:rPr>
          <w:rFonts w:cs="Arial"/>
          <w:i/>
          <w:sz w:val="20"/>
          <w:szCs w:val="20"/>
          <w:lang w:val="nl-BE"/>
        </w:rPr>
        <w:t xml:space="preserve">   Nooit eerder heeft ARVES mij een mooier kunstwerk ten geschenke gegeven als nu ! Jouw Schaakstudiespinsels hebben mij beroerd. Het boek is voor mij uniek daar ik mezelf er in weerspiegeld zie. Eigenlijk gaat het hier om het levenswerk van twee schaakvrienden, die, via Julien’s schaakrubriek, mekaar hebben gevonden, vrienden werden en het</w:t>
      </w:r>
      <w:r w:rsidR="004E1889">
        <w:rPr>
          <w:rFonts w:cs="Arial"/>
          <w:i/>
          <w:sz w:val="20"/>
          <w:szCs w:val="20"/>
          <w:lang w:val="nl-BE"/>
        </w:rPr>
        <w:t xml:space="preserve"> zijn ge</w:t>
      </w:r>
      <w:r>
        <w:rPr>
          <w:rFonts w:cs="Arial"/>
          <w:i/>
          <w:sz w:val="20"/>
          <w:szCs w:val="20"/>
          <w:lang w:val="nl-BE"/>
        </w:rPr>
        <w:t>bleven voor het leven… Veel dank.</w:t>
      </w:r>
      <w:r w:rsidR="00DB1588">
        <w:rPr>
          <w:rFonts w:cs="Arial"/>
          <w:i/>
          <w:sz w:val="20"/>
          <w:szCs w:val="20"/>
          <w:lang w:val="nl-BE"/>
        </w:rPr>
        <w:t>”</w:t>
      </w:r>
    </w:p>
    <w:p w14:paraId="3DCC9EF7" w14:textId="77777777" w:rsidR="00A255D8" w:rsidRDefault="006F3923" w:rsidP="00A255D8">
      <w:pPr>
        <w:tabs>
          <w:tab w:val="left" w:pos="1985"/>
        </w:tabs>
        <w:jc w:val="both"/>
        <w:rPr>
          <w:rFonts w:cs="Arial"/>
          <w:b/>
          <w:sz w:val="20"/>
          <w:szCs w:val="20"/>
          <w:lang w:val="nl-BE"/>
        </w:rPr>
      </w:pPr>
      <w:r>
        <w:rPr>
          <w:rFonts w:cs="Arial"/>
          <w:i/>
          <w:sz w:val="20"/>
          <w:szCs w:val="20"/>
          <w:lang w:val="nl-BE"/>
        </w:rPr>
        <w:t xml:space="preserve">                                                                                             </w:t>
      </w:r>
      <w:r w:rsidR="00A255D8">
        <w:rPr>
          <w:rFonts w:cs="Arial"/>
          <w:b/>
          <w:sz w:val="20"/>
          <w:szCs w:val="20"/>
          <w:lang w:val="nl-BE"/>
        </w:rPr>
        <w:t>Roger Missiaen</w:t>
      </w:r>
    </w:p>
    <w:p w14:paraId="6DFB2D2A" w14:textId="77777777" w:rsidR="00A879F0" w:rsidRDefault="00A879F0" w:rsidP="00A879F0">
      <w:pPr>
        <w:tabs>
          <w:tab w:val="left" w:pos="1985"/>
        </w:tabs>
        <w:rPr>
          <w:rFonts w:cs="Arial"/>
          <w:b/>
          <w:sz w:val="20"/>
          <w:szCs w:val="20"/>
          <w:lang w:val="nl-BE"/>
        </w:rPr>
      </w:pPr>
    </w:p>
    <w:p w14:paraId="58009061" w14:textId="77777777" w:rsidR="00A879F0" w:rsidRDefault="00A879F0" w:rsidP="00A879F0">
      <w:pPr>
        <w:tabs>
          <w:tab w:val="left" w:pos="1985"/>
        </w:tabs>
        <w:rPr>
          <w:rFonts w:cs="Arial"/>
          <w:b/>
          <w:sz w:val="20"/>
          <w:szCs w:val="20"/>
          <w:lang w:val="nl-BE"/>
        </w:rPr>
      </w:pPr>
    </w:p>
    <w:p w14:paraId="28AFB746" w14:textId="77777777" w:rsidR="00476DF6" w:rsidRDefault="00476DF6" w:rsidP="00A879F0">
      <w:pPr>
        <w:tabs>
          <w:tab w:val="left" w:pos="1985"/>
        </w:tabs>
        <w:jc w:val="center"/>
        <w:rPr>
          <w:rFonts w:cs="Arial"/>
          <w:b/>
          <w:sz w:val="20"/>
          <w:szCs w:val="20"/>
          <w:lang w:val="nl-BE"/>
        </w:rPr>
      </w:pPr>
      <w:r>
        <w:rPr>
          <w:rFonts w:cs="Arial"/>
          <w:b/>
          <w:sz w:val="20"/>
          <w:szCs w:val="20"/>
          <w:lang w:val="nl-BE"/>
        </w:rPr>
        <w:t>*          *          *</w:t>
      </w:r>
    </w:p>
    <w:p w14:paraId="7816D0B1" w14:textId="77777777" w:rsidR="00A879F0" w:rsidRDefault="00A879F0" w:rsidP="006F3923">
      <w:pPr>
        <w:tabs>
          <w:tab w:val="left" w:pos="1985"/>
        </w:tabs>
        <w:jc w:val="both"/>
        <w:rPr>
          <w:rFonts w:cs="Arial"/>
          <w:b/>
          <w:sz w:val="20"/>
          <w:szCs w:val="20"/>
          <w:lang w:val="nl-BE"/>
        </w:rPr>
      </w:pPr>
    </w:p>
    <w:p w14:paraId="1E511575" w14:textId="77777777" w:rsidR="00A879F0" w:rsidRDefault="00A879F0" w:rsidP="006F3923">
      <w:pPr>
        <w:tabs>
          <w:tab w:val="left" w:pos="1985"/>
        </w:tabs>
        <w:jc w:val="both"/>
        <w:rPr>
          <w:rFonts w:cs="Arial"/>
          <w:b/>
          <w:sz w:val="20"/>
          <w:szCs w:val="20"/>
          <w:lang w:val="nl-BE"/>
        </w:rPr>
      </w:pPr>
    </w:p>
    <w:p w14:paraId="27B0E66C" w14:textId="77777777" w:rsidR="006F3923" w:rsidRDefault="00A879F0" w:rsidP="006F3923">
      <w:pPr>
        <w:tabs>
          <w:tab w:val="left" w:pos="1985"/>
        </w:tabs>
        <w:jc w:val="both"/>
        <w:rPr>
          <w:rFonts w:cs="Arial"/>
          <w:b/>
          <w:sz w:val="20"/>
          <w:szCs w:val="20"/>
          <w:lang w:val="nl-BE"/>
        </w:rPr>
      </w:pPr>
      <w:r>
        <w:rPr>
          <w:rFonts w:cs="Arial"/>
          <w:b/>
          <w:sz w:val="20"/>
          <w:szCs w:val="20"/>
          <w:lang w:val="nl-BE"/>
        </w:rPr>
        <w:t xml:space="preserve">   </w:t>
      </w:r>
      <w:r w:rsidR="006F3923">
        <w:rPr>
          <w:rFonts w:cs="Arial"/>
          <w:b/>
          <w:sz w:val="20"/>
          <w:szCs w:val="20"/>
          <w:lang w:val="nl-BE"/>
        </w:rPr>
        <w:t>Nieuwsbrief van het Max Euwe</w:t>
      </w:r>
      <w:r w:rsidR="00CF6C44">
        <w:rPr>
          <w:rFonts w:cs="Arial"/>
          <w:b/>
          <w:sz w:val="20"/>
          <w:szCs w:val="20"/>
          <w:lang w:val="nl-BE"/>
        </w:rPr>
        <w:t xml:space="preserve">-centrum </w:t>
      </w:r>
      <w:r w:rsidR="00CF6C44">
        <w:rPr>
          <w:rFonts w:cs="Arial"/>
          <w:sz w:val="20"/>
          <w:szCs w:val="20"/>
          <w:lang w:val="nl-BE"/>
        </w:rPr>
        <w:t>(</w:t>
      </w:r>
      <w:r w:rsidR="006F3923">
        <w:rPr>
          <w:rFonts w:cs="Arial"/>
          <w:sz w:val="20"/>
          <w:szCs w:val="20"/>
          <w:lang w:val="nl-BE"/>
        </w:rPr>
        <w:t>mei 2009</w:t>
      </w:r>
      <w:r w:rsidR="00CF6C44">
        <w:rPr>
          <w:rFonts w:cs="Arial"/>
          <w:sz w:val="20"/>
          <w:szCs w:val="20"/>
          <w:lang w:val="nl-BE"/>
        </w:rPr>
        <w:t>)</w:t>
      </w:r>
    </w:p>
    <w:p w14:paraId="48848A8F" w14:textId="77777777" w:rsidR="006F3923" w:rsidRDefault="0059522E" w:rsidP="006F3923">
      <w:pPr>
        <w:tabs>
          <w:tab w:val="left" w:pos="1985"/>
        </w:tabs>
        <w:jc w:val="both"/>
        <w:rPr>
          <w:rFonts w:cs="Arial"/>
          <w:b/>
          <w:sz w:val="20"/>
          <w:szCs w:val="20"/>
          <w:lang w:val="nl-BE"/>
        </w:rPr>
      </w:pPr>
      <w:r>
        <w:rPr>
          <w:rFonts w:cs="Arial"/>
          <w:b/>
          <w:sz w:val="20"/>
          <w:szCs w:val="20"/>
          <w:lang w:val="nl-BE"/>
        </w:rPr>
        <w:t xml:space="preserve">   </w:t>
      </w:r>
      <w:r w:rsidR="006F3923">
        <w:rPr>
          <w:rFonts w:cs="Arial"/>
          <w:b/>
          <w:sz w:val="20"/>
          <w:szCs w:val="20"/>
          <w:lang w:val="nl-BE"/>
        </w:rPr>
        <w:t>Boeken en Recente Aanwinsten</w:t>
      </w:r>
      <w:r w:rsidR="00CF6C44">
        <w:rPr>
          <w:rFonts w:cs="Arial"/>
          <w:b/>
          <w:sz w:val="20"/>
          <w:szCs w:val="20"/>
          <w:lang w:val="nl-BE"/>
        </w:rPr>
        <w:t>:</w:t>
      </w:r>
    </w:p>
    <w:p w14:paraId="1FC47B2D" w14:textId="77777777" w:rsidR="006F3923" w:rsidRDefault="006F3923" w:rsidP="006F3923">
      <w:pPr>
        <w:tabs>
          <w:tab w:val="left" w:pos="1985"/>
        </w:tabs>
        <w:jc w:val="both"/>
        <w:rPr>
          <w:rFonts w:cs="Arial"/>
          <w:b/>
          <w:sz w:val="20"/>
          <w:szCs w:val="20"/>
          <w:lang w:val="nl-BE"/>
        </w:rPr>
      </w:pPr>
    </w:p>
    <w:p w14:paraId="4FB61E0D" w14:textId="77777777" w:rsidR="006F3923" w:rsidRPr="008D260A" w:rsidRDefault="006F3923" w:rsidP="006F3923">
      <w:pPr>
        <w:tabs>
          <w:tab w:val="left" w:pos="1985"/>
        </w:tabs>
        <w:jc w:val="both"/>
        <w:rPr>
          <w:rFonts w:cs="Arial"/>
          <w:i/>
          <w:sz w:val="20"/>
          <w:szCs w:val="20"/>
          <w:lang w:val="nl-BE"/>
        </w:rPr>
      </w:pPr>
      <w:r>
        <w:rPr>
          <w:rFonts w:cs="Arial"/>
          <w:sz w:val="20"/>
          <w:szCs w:val="20"/>
          <w:lang w:val="nl-BE"/>
        </w:rPr>
        <w:t xml:space="preserve">   </w:t>
      </w:r>
      <w:r w:rsidR="008D260A" w:rsidRPr="008D260A">
        <w:rPr>
          <w:rFonts w:cs="Arial"/>
          <w:i/>
          <w:sz w:val="20"/>
          <w:szCs w:val="20"/>
          <w:lang w:val="nl-BE"/>
        </w:rPr>
        <w:t>“</w:t>
      </w:r>
      <w:r w:rsidRPr="008D260A">
        <w:rPr>
          <w:rFonts w:cs="Arial"/>
          <w:i/>
          <w:sz w:val="20"/>
          <w:szCs w:val="20"/>
          <w:lang w:val="nl-BE"/>
        </w:rPr>
        <w:t>Van Ignace Vandecasteele ontvingen wij:</w:t>
      </w:r>
    </w:p>
    <w:p w14:paraId="18ABB51D" w14:textId="77777777" w:rsidR="006F3923" w:rsidRPr="008D260A" w:rsidRDefault="006F3923" w:rsidP="006F3923">
      <w:pPr>
        <w:tabs>
          <w:tab w:val="left" w:pos="1985"/>
        </w:tabs>
        <w:jc w:val="both"/>
        <w:rPr>
          <w:rFonts w:cs="Arial"/>
          <w:i/>
          <w:sz w:val="20"/>
          <w:szCs w:val="20"/>
          <w:lang w:val="nl-BE"/>
        </w:rPr>
      </w:pPr>
    </w:p>
    <w:p w14:paraId="0E4FCB97" w14:textId="77777777" w:rsidR="006F3923" w:rsidRPr="008D260A" w:rsidRDefault="006F3923" w:rsidP="006F3923">
      <w:pPr>
        <w:tabs>
          <w:tab w:val="left" w:pos="1985"/>
        </w:tabs>
        <w:jc w:val="both"/>
        <w:rPr>
          <w:rFonts w:cs="Arial"/>
          <w:i/>
          <w:sz w:val="20"/>
          <w:szCs w:val="20"/>
          <w:lang w:val="nl-BE"/>
        </w:rPr>
      </w:pPr>
      <w:r w:rsidRPr="008D260A">
        <w:rPr>
          <w:rFonts w:cs="Arial"/>
          <w:i/>
          <w:sz w:val="20"/>
          <w:szCs w:val="20"/>
          <w:lang w:val="nl-BE"/>
        </w:rPr>
        <w:t xml:space="preserve">   Schaakstudiespinsels verzonnen en gesponnen door Ignace Vandecas-        teele, Arves, Tongeren 2008, 301 pagina’s. </w:t>
      </w:r>
    </w:p>
    <w:p w14:paraId="26422039" w14:textId="77777777" w:rsidR="006F3923" w:rsidRPr="008D260A" w:rsidRDefault="006F3923" w:rsidP="006F3923">
      <w:pPr>
        <w:tabs>
          <w:tab w:val="left" w:pos="1985"/>
        </w:tabs>
        <w:jc w:val="both"/>
        <w:rPr>
          <w:rFonts w:cs="Arial"/>
          <w:i/>
          <w:sz w:val="20"/>
          <w:szCs w:val="20"/>
          <w:lang w:val="nl-BE"/>
        </w:rPr>
      </w:pPr>
      <w:r w:rsidRPr="008D260A">
        <w:rPr>
          <w:rFonts w:cs="Arial"/>
          <w:i/>
          <w:sz w:val="20"/>
          <w:szCs w:val="20"/>
          <w:lang w:val="nl-BE"/>
        </w:rPr>
        <w:t xml:space="preserve">   </w:t>
      </w:r>
    </w:p>
    <w:p w14:paraId="51DADF4E" w14:textId="77777777" w:rsidR="00974C10" w:rsidRDefault="009351CA" w:rsidP="006F3923">
      <w:pPr>
        <w:tabs>
          <w:tab w:val="left" w:pos="1985"/>
        </w:tabs>
        <w:jc w:val="both"/>
        <w:rPr>
          <w:rFonts w:cs="Arial"/>
          <w:i/>
          <w:sz w:val="20"/>
          <w:szCs w:val="20"/>
          <w:lang w:val="nl-BE"/>
        </w:rPr>
      </w:pPr>
      <w:r w:rsidRPr="008D260A">
        <w:rPr>
          <w:rFonts w:cs="Arial"/>
          <w:i/>
          <w:sz w:val="20"/>
          <w:szCs w:val="20"/>
          <w:lang w:val="nl-BE"/>
        </w:rPr>
        <w:t xml:space="preserve">  </w:t>
      </w:r>
      <w:r w:rsidR="00611D97" w:rsidRPr="008D260A">
        <w:rPr>
          <w:rFonts w:cs="Arial"/>
          <w:i/>
          <w:sz w:val="20"/>
          <w:szCs w:val="20"/>
          <w:lang w:val="nl-BE"/>
        </w:rPr>
        <w:t xml:space="preserve"> </w:t>
      </w:r>
      <w:r w:rsidR="006F3923" w:rsidRPr="008D260A">
        <w:rPr>
          <w:rFonts w:cs="Arial"/>
          <w:i/>
          <w:sz w:val="20"/>
          <w:szCs w:val="20"/>
          <w:lang w:val="nl-BE"/>
        </w:rPr>
        <w:t xml:space="preserve">Vijftig jaar geleden kwam Ignace Vandecasteele in aanraking met de eindspelstudie toen hij de composities uit het boek </w:t>
      </w:r>
      <w:r w:rsidR="002D7064">
        <w:rPr>
          <w:rFonts w:cs="Arial"/>
          <w:i/>
          <w:sz w:val="20"/>
          <w:szCs w:val="20"/>
          <w:lang w:val="nl-BE"/>
        </w:rPr>
        <w:t>‘</w:t>
      </w:r>
      <w:r w:rsidR="006F3923" w:rsidRPr="008D260A">
        <w:rPr>
          <w:rFonts w:cs="Arial"/>
          <w:i/>
          <w:sz w:val="20"/>
          <w:szCs w:val="20"/>
          <w:lang w:val="nl-BE"/>
        </w:rPr>
        <w:t>Schaakstukken spelen voor U</w:t>
      </w:r>
      <w:r w:rsidR="002D7064">
        <w:rPr>
          <w:rFonts w:cs="Arial"/>
          <w:i/>
          <w:sz w:val="20"/>
          <w:szCs w:val="20"/>
          <w:lang w:val="nl-BE"/>
        </w:rPr>
        <w:t>’</w:t>
      </w:r>
      <w:r w:rsidR="006F3923" w:rsidRPr="008D260A">
        <w:rPr>
          <w:rFonts w:cs="Arial"/>
          <w:i/>
          <w:sz w:val="20"/>
          <w:szCs w:val="20"/>
          <w:lang w:val="nl-BE"/>
        </w:rPr>
        <w:t xml:space="preserve"> samengesteld door Hans Bouwmeester naspeelde. Het was voor de auteur liefde op het eerste zicht. Onder het </w:t>
      </w:r>
      <w:r w:rsidR="00BD3BA0">
        <w:rPr>
          <w:rFonts w:cs="Arial"/>
          <w:i/>
          <w:sz w:val="20"/>
          <w:szCs w:val="20"/>
          <w:lang w:val="nl-BE"/>
        </w:rPr>
        <w:t>motto ‘De eindspelcom</w:t>
      </w:r>
      <w:r w:rsidR="006F3923" w:rsidRPr="008D260A">
        <w:rPr>
          <w:rFonts w:cs="Arial"/>
          <w:i/>
          <w:sz w:val="20"/>
          <w:szCs w:val="20"/>
          <w:lang w:val="nl-BE"/>
        </w:rPr>
        <w:t>positie is de poëzie van het schaakspel’ begon hij studies te componeren. In de loop der jaren heeft hij een eerbiedwaardig oeuvre opgebouwd. Opmerkelijk is dat Vandecasteele nooit een partijspeler is geweest. Dit fraai uitgegeven boek omvat al zijn eerder gepubliceerde eindspelstudies en verscheidene recente originele composit</w:t>
      </w:r>
      <w:r w:rsidR="003E0C30">
        <w:rPr>
          <w:rFonts w:cs="Arial"/>
          <w:i/>
          <w:sz w:val="20"/>
          <w:szCs w:val="20"/>
          <w:lang w:val="nl-BE"/>
        </w:rPr>
        <w:t xml:space="preserve">ies (ruim </w:t>
      </w:r>
      <w:r w:rsidR="00FD7926">
        <w:rPr>
          <w:rFonts w:cs="Arial"/>
          <w:i/>
          <w:sz w:val="20"/>
          <w:szCs w:val="20"/>
          <w:lang w:val="nl-BE"/>
        </w:rPr>
        <w:t>drie</w:t>
      </w:r>
      <w:r w:rsidR="003E0C30">
        <w:rPr>
          <w:rFonts w:cs="Arial"/>
          <w:i/>
          <w:sz w:val="20"/>
          <w:szCs w:val="20"/>
          <w:lang w:val="nl-BE"/>
        </w:rPr>
        <w:t>honderd in totaal.</w:t>
      </w:r>
      <w:r w:rsidR="00B4316C">
        <w:rPr>
          <w:rFonts w:cs="Arial"/>
          <w:i/>
          <w:sz w:val="20"/>
          <w:szCs w:val="20"/>
          <w:lang w:val="nl-BE"/>
        </w:rPr>
        <w:t>)</w:t>
      </w:r>
    </w:p>
    <w:p w14:paraId="54B5A0CE" w14:textId="77777777" w:rsidR="006F3923" w:rsidRPr="008D260A" w:rsidRDefault="00974C10" w:rsidP="006F3923">
      <w:pPr>
        <w:tabs>
          <w:tab w:val="left" w:pos="1985"/>
        </w:tabs>
        <w:jc w:val="both"/>
        <w:rPr>
          <w:rFonts w:cs="Arial"/>
          <w:i/>
          <w:sz w:val="20"/>
          <w:szCs w:val="20"/>
          <w:lang w:val="nl-BE"/>
        </w:rPr>
      </w:pPr>
      <w:r>
        <w:rPr>
          <w:rFonts w:cs="Arial"/>
          <w:i/>
          <w:sz w:val="20"/>
          <w:szCs w:val="20"/>
          <w:lang w:val="nl-BE"/>
        </w:rPr>
        <w:t xml:space="preserve">   </w:t>
      </w:r>
      <w:r w:rsidR="006F3923" w:rsidRPr="008D260A">
        <w:rPr>
          <w:rFonts w:cs="Arial"/>
          <w:i/>
          <w:sz w:val="20"/>
          <w:szCs w:val="20"/>
          <w:lang w:val="nl-BE"/>
        </w:rPr>
        <w:t>Een boeiend boek voor liefhebbers van dit genre.</w:t>
      </w:r>
      <w:r w:rsidR="008D260A">
        <w:rPr>
          <w:rFonts w:cs="Arial"/>
          <w:i/>
          <w:sz w:val="20"/>
          <w:szCs w:val="20"/>
          <w:lang w:val="nl-BE"/>
        </w:rPr>
        <w:t>”</w:t>
      </w:r>
    </w:p>
    <w:p w14:paraId="56E6E723" w14:textId="77777777" w:rsidR="006F3923" w:rsidRDefault="006F3923" w:rsidP="006F3923">
      <w:pPr>
        <w:tabs>
          <w:tab w:val="left" w:pos="1985"/>
        </w:tabs>
        <w:jc w:val="both"/>
        <w:rPr>
          <w:rFonts w:cs="Arial"/>
          <w:sz w:val="20"/>
          <w:szCs w:val="20"/>
          <w:lang w:val="nl-BE"/>
        </w:rPr>
      </w:pPr>
      <w:r>
        <w:rPr>
          <w:rFonts w:cs="Arial"/>
          <w:sz w:val="20"/>
          <w:szCs w:val="20"/>
          <w:lang w:val="nl-BE"/>
        </w:rPr>
        <w:t xml:space="preserve">                                                            </w:t>
      </w:r>
      <w:r w:rsidR="00734889">
        <w:rPr>
          <w:rFonts w:cs="Arial"/>
          <w:sz w:val="20"/>
          <w:szCs w:val="20"/>
          <w:lang w:val="nl-BE"/>
        </w:rPr>
        <w:t xml:space="preserve">                        </w:t>
      </w:r>
      <w:r>
        <w:rPr>
          <w:rFonts w:cs="Arial"/>
          <w:sz w:val="20"/>
          <w:szCs w:val="20"/>
          <w:lang w:val="nl-BE"/>
        </w:rPr>
        <w:t xml:space="preserve"> </w:t>
      </w:r>
      <w:r>
        <w:rPr>
          <w:rFonts w:cs="Arial"/>
          <w:b/>
          <w:sz w:val="20"/>
          <w:szCs w:val="20"/>
          <w:lang w:val="nl-BE"/>
        </w:rPr>
        <w:t>Evert-Jan Straat</w:t>
      </w:r>
    </w:p>
    <w:p w14:paraId="733DFD8F" w14:textId="77777777" w:rsidR="003A23C1" w:rsidRDefault="006E39C5" w:rsidP="00BD7CBA">
      <w:pPr>
        <w:tabs>
          <w:tab w:val="left" w:pos="1985"/>
        </w:tabs>
        <w:jc w:val="both"/>
        <w:rPr>
          <w:rFonts w:cs="Arial"/>
          <w:b/>
          <w:sz w:val="20"/>
          <w:szCs w:val="20"/>
          <w:lang w:val="nl-BE"/>
        </w:rPr>
      </w:pPr>
      <w:r>
        <w:rPr>
          <w:rFonts w:cs="Arial"/>
          <w:b/>
          <w:sz w:val="20"/>
          <w:szCs w:val="20"/>
          <w:lang w:val="nl-BE"/>
        </w:rPr>
        <w:t xml:space="preserve">   </w:t>
      </w:r>
    </w:p>
    <w:p w14:paraId="2C353A9B" w14:textId="77777777" w:rsidR="00BD7CBA" w:rsidRPr="00943404" w:rsidRDefault="003A23C1" w:rsidP="00BD7CBA">
      <w:pPr>
        <w:tabs>
          <w:tab w:val="left" w:pos="1985"/>
        </w:tabs>
        <w:jc w:val="both"/>
        <w:rPr>
          <w:rFonts w:cs="Arial"/>
          <w:b/>
          <w:sz w:val="20"/>
          <w:szCs w:val="20"/>
          <w:lang w:val="nl-BE"/>
        </w:rPr>
      </w:pPr>
      <w:r>
        <w:rPr>
          <w:rFonts w:cs="Arial"/>
          <w:b/>
          <w:sz w:val="20"/>
          <w:szCs w:val="20"/>
          <w:lang w:val="nl-BE"/>
        </w:rPr>
        <w:lastRenderedPageBreak/>
        <w:t xml:space="preserve">   </w:t>
      </w:r>
      <w:r w:rsidR="0075446E">
        <w:rPr>
          <w:rFonts w:cs="Arial"/>
          <w:b/>
          <w:sz w:val="20"/>
          <w:szCs w:val="20"/>
          <w:lang w:val="nl-BE"/>
        </w:rPr>
        <w:t xml:space="preserve"> </w:t>
      </w:r>
      <w:r w:rsidR="00BD7CBA" w:rsidRPr="00BD7CBA">
        <w:rPr>
          <w:rFonts w:cs="Arial"/>
          <w:b/>
          <w:sz w:val="20"/>
          <w:szCs w:val="20"/>
          <w:lang w:val="nl-BE"/>
        </w:rPr>
        <w:t xml:space="preserve">Uit een brief </w:t>
      </w:r>
      <w:r w:rsidR="00D1260E">
        <w:rPr>
          <w:rFonts w:cs="Arial"/>
          <w:b/>
          <w:sz w:val="20"/>
          <w:szCs w:val="20"/>
          <w:lang w:val="nl-BE"/>
        </w:rPr>
        <w:t>van mijn mentor</w:t>
      </w:r>
      <w:r w:rsidR="00CE25EB">
        <w:rPr>
          <w:rFonts w:cs="Arial"/>
          <w:b/>
          <w:sz w:val="20"/>
          <w:szCs w:val="20"/>
          <w:lang w:val="nl-BE"/>
        </w:rPr>
        <w:t>:</w:t>
      </w:r>
      <w:r w:rsidR="00D1260E">
        <w:rPr>
          <w:rFonts w:cs="Arial"/>
          <w:b/>
          <w:sz w:val="20"/>
          <w:szCs w:val="20"/>
          <w:lang w:val="nl-BE"/>
        </w:rPr>
        <w:t xml:space="preserve"> </w:t>
      </w:r>
      <w:r w:rsidR="0022101B">
        <w:rPr>
          <w:rFonts w:cs="Arial"/>
          <w:sz w:val="20"/>
          <w:szCs w:val="20"/>
          <w:lang w:val="nl-BE"/>
        </w:rPr>
        <w:t>(24</w:t>
      </w:r>
      <w:r w:rsidR="00943404">
        <w:rPr>
          <w:rFonts w:cs="Arial"/>
          <w:sz w:val="20"/>
          <w:szCs w:val="20"/>
          <w:lang w:val="nl-BE"/>
        </w:rPr>
        <w:t xml:space="preserve"> maart 2007)</w:t>
      </w:r>
    </w:p>
    <w:p w14:paraId="11161644" w14:textId="77777777" w:rsidR="000954DE" w:rsidRDefault="000954DE" w:rsidP="00BD7CBA">
      <w:pPr>
        <w:tabs>
          <w:tab w:val="left" w:pos="1985"/>
        </w:tabs>
        <w:jc w:val="both"/>
        <w:rPr>
          <w:rFonts w:cs="Arial"/>
          <w:b/>
          <w:sz w:val="20"/>
          <w:szCs w:val="20"/>
          <w:lang w:val="nl-BE"/>
        </w:rPr>
      </w:pPr>
    </w:p>
    <w:p w14:paraId="1760ECE5" w14:textId="77777777" w:rsidR="000954DE" w:rsidRPr="00F441C8" w:rsidRDefault="000954DE" w:rsidP="00BD7CBA">
      <w:pPr>
        <w:tabs>
          <w:tab w:val="left" w:pos="1985"/>
        </w:tabs>
        <w:jc w:val="both"/>
        <w:rPr>
          <w:rFonts w:cs="Arial"/>
          <w:i/>
          <w:sz w:val="20"/>
          <w:szCs w:val="20"/>
          <w:lang w:val="nl-BE"/>
        </w:rPr>
      </w:pPr>
      <w:r w:rsidRPr="000954DE">
        <w:rPr>
          <w:rFonts w:cs="Arial"/>
          <w:sz w:val="20"/>
          <w:szCs w:val="20"/>
          <w:lang w:val="nl-BE"/>
        </w:rPr>
        <w:t xml:space="preserve">   </w:t>
      </w:r>
      <w:r w:rsidR="00F441C8" w:rsidRPr="00F441C8">
        <w:rPr>
          <w:rFonts w:cs="Arial"/>
          <w:i/>
          <w:sz w:val="20"/>
          <w:szCs w:val="20"/>
          <w:lang w:val="nl-BE"/>
        </w:rPr>
        <w:t>“</w:t>
      </w:r>
      <w:r w:rsidRPr="00F441C8">
        <w:rPr>
          <w:rFonts w:cs="Arial"/>
          <w:i/>
          <w:sz w:val="20"/>
          <w:szCs w:val="20"/>
          <w:lang w:val="nl-BE"/>
        </w:rPr>
        <w:t>Beste Ignace,</w:t>
      </w:r>
    </w:p>
    <w:p w14:paraId="7C6CDDE3" w14:textId="77777777" w:rsidR="00497BF3" w:rsidRDefault="00497BF3" w:rsidP="00BD7CBA">
      <w:pPr>
        <w:tabs>
          <w:tab w:val="left" w:pos="180"/>
        </w:tabs>
        <w:jc w:val="both"/>
        <w:rPr>
          <w:rFonts w:cs="Arial"/>
          <w:i/>
          <w:sz w:val="20"/>
          <w:szCs w:val="20"/>
          <w:lang w:val="nl-BE"/>
        </w:rPr>
      </w:pPr>
    </w:p>
    <w:p w14:paraId="77893F5A" w14:textId="77777777" w:rsidR="00BD7CBA" w:rsidRPr="00BD7CBA" w:rsidRDefault="00497BF3" w:rsidP="00BD7CBA">
      <w:pPr>
        <w:tabs>
          <w:tab w:val="left" w:pos="180"/>
        </w:tabs>
        <w:jc w:val="both"/>
        <w:rPr>
          <w:rFonts w:cs="Arial"/>
          <w:i/>
          <w:sz w:val="20"/>
          <w:szCs w:val="20"/>
          <w:lang w:val="nl-BE"/>
        </w:rPr>
      </w:pPr>
      <w:r>
        <w:rPr>
          <w:rFonts w:cs="Arial"/>
          <w:i/>
          <w:sz w:val="20"/>
          <w:szCs w:val="20"/>
          <w:lang w:val="nl-BE"/>
        </w:rPr>
        <w:t xml:space="preserve">   </w:t>
      </w:r>
      <w:r w:rsidR="00BD7CBA" w:rsidRPr="00BD7CBA">
        <w:rPr>
          <w:rFonts w:cs="Arial"/>
          <w:i/>
          <w:sz w:val="20"/>
          <w:szCs w:val="20"/>
          <w:lang w:val="nl-BE"/>
        </w:rPr>
        <w:t>Hoe meer men in gezelschap van jouw studies vertoeft, hoe beter men leert beseffen voor welke vooraanstaande eindspelcomponist men staat. En tevens, hoe oerstevig je werkstukken in elkaar zitten.</w:t>
      </w:r>
    </w:p>
    <w:p w14:paraId="6750637E" w14:textId="77777777" w:rsidR="00BD7CBA" w:rsidRPr="00BD7CBA" w:rsidRDefault="00BD7CBA" w:rsidP="00BD7CBA">
      <w:pPr>
        <w:tabs>
          <w:tab w:val="left" w:pos="180"/>
        </w:tabs>
        <w:jc w:val="both"/>
        <w:rPr>
          <w:rFonts w:cs="Arial"/>
          <w:i/>
          <w:sz w:val="20"/>
          <w:szCs w:val="20"/>
          <w:lang w:val="nl-BE"/>
        </w:rPr>
      </w:pPr>
    </w:p>
    <w:p w14:paraId="1205C619" w14:textId="77777777" w:rsidR="00BD7CBA" w:rsidRPr="00BD7CBA" w:rsidRDefault="00BD7CBA" w:rsidP="00BD7CBA">
      <w:pPr>
        <w:tabs>
          <w:tab w:val="left" w:pos="180"/>
        </w:tabs>
        <w:jc w:val="both"/>
        <w:rPr>
          <w:rFonts w:cs="Arial"/>
          <w:i/>
          <w:sz w:val="20"/>
          <w:szCs w:val="20"/>
          <w:lang w:val="nl-BE"/>
        </w:rPr>
      </w:pPr>
      <w:r w:rsidRPr="00BD7CBA">
        <w:rPr>
          <w:rFonts w:cs="Arial"/>
          <w:i/>
          <w:sz w:val="20"/>
          <w:szCs w:val="20"/>
          <w:lang w:val="nl-BE"/>
        </w:rPr>
        <w:t xml:space="preserve">   Kijk. Onze vriend Roger Missiaen mag zonder aarzelen worden be-schouwd als de beste dominatiespecialist van zijn generati</w:t>
      </w:r>
      <w:r>
        <w:rPr>
          <w:rFonts w:cs="Arial"/>
          <w:i/>
          <w:sz w:val="20"/>
          <w:szCs w:val="20"/>
          <w:lang w:val="nl-BE"/>
        </w:rPr>
        <w:t>e. Mezelf neem ik</w:t>
      </w:r>
      <w:r w:rsidRPr="00BD7CBA">
        <w:rPr>
          <w:rFonts w:cs="Arial"/>
          <w:i/>
          <w:sz w:val="20"/>
          <w:szCs w:val="20"/>
          <w:lang w:val="nl-BE"/>
        </w:rPr>
        <w:t>, zonder blikken en blozen, voor de meest veelzijdige damespecialist sinds Mann. En wat jou betreft, stoot men op een overstelpende ideeën</w:t>
      </w:r>
      <w:r>
        <w:rPr>
          <w:rFonts w:cs="Arial"/>
          <w:i/>
          <w:sz w:val="20"/>
          <w:szCs w:val="20"/>
          <w:lang w:val="nl-BE"/>
        </w:rPr>
        <w:t>-</w:t>
      </w:r>
      <w:r w:rsidRPr="00BD7CBA">
        <w:rPr>
          <w:rFonts w:cs="Arial"/>
          <w:i/>
          <w:sz w:val="20"/>
          <w:szCs w:val="20"/>
          <w:lang w:val="nl-BE"/>
        </w:rPr>
        <w:t>rijkdom en een verscheidenheid van thematisch inzicht (met je carrousels op kop!) die je in de voorste gelederen van het componistenvolkje doen belanden. Dit alles serveer je dan nog in een gans eigen stijl, direct herkenbaar. Sans avoir l’air d’y toucher?</w:t>
      </w:r>
    </w:p>
    <w:p w14:paraId="028D6116" w14:textId="77777777" w:rsidR="00BD7CBA" w:rsidRPr="00BD7CBA" w:rsidRDefault="00BD7CBA" w:rsidP="00BD7CBA">
      <w:pPr>
        <w:tabs>
          <w:tab w:val="left" w:pos="180"/>
        </w:tabs>
        <w:jc w:val="both"/>
        <w:rPr>
          <w:rFonts w:cs="Arial"/>
          <w:i/>
          <w:sz w:val="20"/>
          <w:szCs w:val="20"/>
          <w:lang w:val="nl-BE"/>
        </w:rPr>
      </w:pPr>
    </w:p>
    <w:p w14:paraId="04D23EB8" w14:textId="77777777" w:rsidR="00BD7CBA" w:rsidRPr="00BD7CBA" w:rsidRDefault="00BD7CBA" w:rsidP="00BD7CBA">
      <w:pPr>
        <w:tabs>
          <w:tab w:val="left" w:pos="180"/>
        </w:tabs>
        <w:jc w:val="both"/>
        <w:rPr>
          <w:rFonts w:cs="Arial"/>
          <w:i/>
          <w:sz w:val="20"/>
          <w:szCs w:val="20"/>
          <w:lang w:val="nl-BE"/>
        </w:rPr>
      </w:pPr>
      <w:r w:rsidRPr="00BD7CBA">
        <w:rPr>
          <w:rFonts w:cs="Arial"/>
          <w:i/>
          <w:sz w:val="20"/>
          <w:szCs w:val="20"/>
          <w:lang w:val="nl-BE"/>
        </w:rPr>
        <w:t xml:space="preserve">  </w:t>
      </w:r>
      <w:r w:rsidR="00F24D3A">
        <w:rPr>
          <w:rFonts w:cs="Arial"/>
          <w:i/>
          <w:sz w:val="20"/>
          <w:szCs w:val="20"/>
          <w:lang w:val="nl-BE"/>
        </w:rPr>
        <w:t xml:space="preserve"> </w:t>
      </w:r>
      <w:r w:rsidRPr="00BD7CBA">
        <w:rPr>
          <w:rFonts w:cs="Arial"/>
          <w:i/>
          <w:sz w:val="20"/>
          <w:szCs w:val="20"/>
          <w:lang w:val="nl-BE"/>
        </w:rPr>
        <w:t>Gedaan met die verdomde valse bescheidenheid! La Rochefoucauld zei er terecht van: ‘La modestie est le plus méprisable des vices’. Waarom? Ze is ‘Le desir d’être loué deux fois’. En zien we er in alle oprechtheid een ‘deugd’ in, dan zie ik die berusten op misbruik van vertrouwen. Immers, dan schotelen we er de ander een gedevitamineerd (en dus vals) beeld voor, hem daardoor in zijn beoordeling van ons op het verkeerde been zettend. Kom kom, die ‘drie musketiers’ mogen b</w:t>
      </w:r>
      <w:r w:rsidR="007E2DEE">
        <w:rPr>
          <w:rFonts w:cs="Arial"/>
          <w:i/>
          <w:sz w:val="20"/>
          <w:szCs w:val="20"/>
          <w:lang w:val="nl-BE"/>
        </w:rPr>
        <w:t>eslist compositorische hoogwaa</w:t>
      </w:r>
      <w:r w:rsidR="00F76C08">
        <w:rPr>
          <w:rFonts w:cs="Arial"/>
          <w:i/>
          <w:sz w:val="20"/>
          <w:szCs w:val="20"/>
          <w:lang w:val="nl-BE"/>
        </w:rPr>
        <w:t>r-</w:t>
      </w:r>
      <w:r w:rsidR="007E2DEE">
        <w:rPr>
          <w:rFonts w:cs="Arial"/>
          <w:i/>
          <w:sz w:val="20"/>
          <w:szCs w:val="20"/>
          <w:lang w:val="nl-BE"/>
        </w:rPr>
        <w:t>d</w:t>
      </w:r>
      <w:r w:rsidRPr="00BD7CBA">
        <w:rPr>
          <w:rFonts w:cs="Arial"/>
          <w:i/>
          <w:sz w:val="20"/>
          <w:szCs w:val="20"/>
          <w:lang w:val="nl-BE"/>
        </w:rPr>
        <w:t>igheid opvorderen!</w:t>
      </w:r>
    </w:p>
    <w:p w14:paraId="10BCD564" w14:textId="77777777" w:rsidR="00BD7CBA" w:rsidRPr="00BD7CBA" w:rsidRDefault="00BD7CBA" w:rsidP="00BD7CBA">
      <w:pPr>
        <w:tabs>
          <w:tab w:val="left" w:pos="180"/>
        </w:tabs>
        <w:jc w:val="both"/>
        <w:rPr>
          <w:rFonts w:cs="Arial"/>
          <w:i/>
          <w:sz w:val="20"/>
          <w:szCs w:val="20"/>
          <w:lang w:val="nl-BE"/>
        </w:rPr>
      </w:pPr>
    </w:p>
    <w:p w14:paraId="37531ECF" w14:textId="77777777" w:rsidR="00BD7CBA" w:rsidRPr="00BD7CBA" w:rsidRDefault="00BD7CBA" w:rsidP="00BD7CBA">
      <w:pPr>
        <w:tabs>
          <w:tab w:val="left" w:pos="180"/>
        </w:tabs>
        <w:jc w:val="both"/>
        <w:rPr>
          <w:rFonts w:cs="Arial"/>
          <w:i/>
          <w:sz w:val="20"/>
          <w:szCs w:val="20"/>
          <w:lang w:val="nl-BE"/>
        </w:rPr>
      </w:pPr>
      <w:r w:rsidRPr="00BD7CBA">
        <w:rPr>
          <w:rFonts w:cs="Arial"/>
          <w:i/>
          <w:sz w:val="20"/>
          <w:szCs w:val="20"/>
          <w:lang w:val="nl-BE"/>
        </w:rPr>
        <w:t xml:space="preserve">   Na dit meer dan dubieuze iets naar mijn mening in het reine te hebben getrokken, kan ik je alleen maar van harte feliciteren voor al wat je op eindspelgebied al hebt gepresteerd, je daarbij verzekerend van mijn blij-vende (en groeiende) bewondering voor je kunnen.</w:t>
      </w:r>
    </w:p>
    <w:p w14:paraId="0AD1AC5A" w14:textId="77777777" w:rsidR="00BD7CBA" w:rsidRPr="00BD7CBA" w:rsidRDefault="00BD7CBA" w:rsidP="00BD7CBA">
      <w:pPr>
        <w:jc w:val="both"/>
        <w:rPr>
          <w:rFonts w:cs="Arial"/>
          <w:i/>
          <w:sz w:val="20"/>
          <w:szCs w:val="20"/>
          <w:lang w:val="nl-BE"/>
        </w:rPr>
      </w:pPr>
    </w:p>
    <w:p w14:paraId="28CDBCE2" w14:textId="77777777" w:rsidR="00BD7CBA" w:rsidRPr="00BD7CBA" w:rsidRDefault="00BD7CBA" w:rsidP="00BD7CBA">
      <w:pPr>
        <w:jc w:val="both"/>
        <w:rPr>
          <w:rFonts w:cs="Arial"/>
          <w:i/>
          <w:sz w:val="20"/>
          <w:szCs w:val="20"/>
          <w:lang w:val="nl-BE"/>
        </w:rPr>
      </w:pPr>
      <w:r w:rsidRPr="00BD7CBA">
        <w:rPr>
          <w:rFonts w:cs="Arial"/>
          <w:i/>
          <w:sz w:val="20"/>
          <w:szCs w:val="20"/>
          <w:lang w:val="nl-BE"/>
        </w:rPr>
        <w:t xml:space="preserve">   Studiefreaks zullen zich een der prachtigste</w:t>
      </w:r>
      <w:r w:rsidR="000954DE">
        <w:rPr>
          <w:rFonts w:cs="Arial"/>
          <w:i/>
          <w:sz w:val="20"/>
          <w:szCs w:val="20"/>
          <w:lang w:val="nl-BE"/>
        </w:rPr>
        <w:t xml:space="preserve"> en meest imponerende eind-spel</w:t>
      </w:r>
      <w:r w:rsidRPr="00BD7CBA">
        <w:rPr>
          <w:rFonts w:cs="Arial"/>
          <w:i/>
          <w:sz w:val="20"/>
          <w:szCs w:val="20"/>
          <w:lang w:val="nl-BE"/>
        </w:rPr>
        <w:t>verzamelingen der laat</w:t>
      </w:r>
      <w:r w:rsidR="00FF0DA8">
        <w:rPr>
          <w:rFonts w:cs="Arial"/>
          <w:i/>
          <w:sz w:val="20"/>
          <w:szCs w:val="20"/>
          <w:lang w:val="nl-BE"/>
        </w:rPr>
        <w:t xml:space="preserve">ste decennia kunnen aanschaffen. </w:t>
      </w:r>
      <w:r w:rsidR="000954DE">
        <w:rPr>
          <w:rFonts w:cs="Arial"/>
          <w:i/>
          <w:sz w:val="20"/>
          <w:szCs w:val="20"/>
          <w:lang w:val="nl-BE"/>
        </w:rPr>
        <w:t>Wat ik velen onder hen beslist zie doen.</w:t>
      </w:r>
      <w:r w:rsidRPr="00BD7CBA">
        <w:rPr>
          <w:rFonts w:cs="Arial"/>
          <w:i/>
          <w:sz w:val="20"/>
          <w:szCs w:val="20"/>
          <w:lang w:val="nl-BE"/>
        </w:rPr>
        <w:t xml:space="preserve"> Wat mezelf betreft, komt daar nog bij dat al het door jou gepresteerde (want daar zie ik nog geen eind aan komen!) mijn vriendschappelijke gevoelens voor de schepper die je </w:t>
      </w:r>
      <w:r w:rsidR="00F441C8">
        <w:rPr>
          <w:rFonts w:cs="Arial"/>
          <w:i/>
          <w:sz w:val="20"/>
          <w:szCs w:val="20"/>
          <w:lang w:val="nl-BE"/>
        </w:rPr>
        <w:t>bent alleen maar kan verdiepen.</w:t>
      </w:r>
    </w:p>
    <w:p w14:paraId="77D3E8D0" w14:textId="77777777" w:rsidR="00BD7CBA" w:rsidRDefault="00BD7CBA" w:rsidP="00BD7CBA">
      <w:pPr>
        <w:jc w:val="both"/>
        <w:rPr>
          <w:rFonts w:cs="Arial"/>
          <w:i/>
          <w:sz w:val="20"/>
          <w:szCs w:val="20"/>
          <w:lang w:val="nl-BE"/>
        </w:rPr>
      </w:pPr>
    </w:p>
    <w:p w14:paraId="1797750B" w14:textId="77777777" w:rsidR="000954DE" w:rsidRPr="00BD7CBA" w:rsidRDefault="00F24D3A" w:rsidP="00BD7CBA">
      <w:pPr>
        <w:jc w:val="both"/>
        <w:rPr>
          <w:rFonts w:cs="Arial"/>
          <w:i/>
          <w:sz w:val="20"/>
          <w:szCs w:val="20"/>
          <w:lang w:val="nl-BE"/>
        </w:rPr>
      </w:pPr>
      <w:r>
        <w:rPr>
          <w:rFonts w:cs="Arial"/>
          <w:i/>
          <w:sz w:val="20"/>
          <w:szCs w:val="20"/>
          <w:lang w:val="nl-BE"/>
        </w:rPr>
        <w:t xml:space="preserve">   </w:t>
      </w:r>
      <w:r w:rsidR="00F441C8">
        <w:rPr>
          <w:rFonts w:cs="Arial"/>
          <w:i/>
          <w:sz w:val="20"/>
          <w:szCs w:val="20"/>
          <w:lang w:val="nl-BE"/>
        </w:rPr>
        <w:t>Met uiterst genegen groeten.”</w:t>
      </w:r>
    </w:p>
    <w:p w14:paraId="2871D5AE" w14:textId="77777777" w:rsidR="009B49AF" w:rsidRDefault="000954DE" w:rsidP="00C92357">
      <w:pPr>
        <w:tabs>
          <w:tab w:val="left" w:pos="5660"/>
          <w:tab w:val="left" w:pos="6620"/>
        </w:tabs>
        <w:jc w:val="both"/>
        <w:rPr>
          <w:rFonts w:cs="Arial"/>
          <w:b/>
          <w:sz w:val="20"/>
          <w:szCs w:val="20"/>
          <w:lang w:val="nl-BE"/>
        </w:rPr>
      </w:pPr>
      <w:r>
        <w:rPr>
          <w:rFonts w:cs="Arial"/>
          <w:b/>
          <w:sz w:val="20"/>
          <w:szCs w:val="20"/>
          <w:lang w:val="nl-BE"/>
        </w:rPr>
        <w:t xml:space="preserve">                                                              </w:t>
      </w:r>
      <w:r w:rsidR="00F441C8">
        <w:rPr>
          <w:rFonts w:cs="Arial"/>
          <w:b/>
          <w:sz w:val="20"/>
          <w:szCs w:val="20"/>
          <w:lang w:val="nl-BE"/>
        </w:rPr>
        <w:t xml:space="preserve">               </w:t>
      </w:r>
      <w:r w:rsidR="009671D9">
        <w:rPr>
          <w:rFonts w:cs="Arial"/>
          <w:b/>
          <w:sz w:val="20"/>
          <w:szCs w:val="20"/>
          <w:lang w:val="nl-BE"/>
        </w:rPr>
        <w:t xml:space="preserve">                 Julien </w:t>
      </w:r>
      <w:r w:rsidR="00C92357">
        <w:rPr>
          <w:rFonts w:cs="Arial"/>
          <w:b/>
          <w:sz w:val="20"/>
          <w:szCs w:val="20"/>
          <w:lang w:val="nl-BE"/>
        </w:rPr>
        <w:t>Vandies</w:t>
      </w:r>
      <w:r w:rsidR="0015312E">
        <w:rPr>
          <w:rFonts w:cs="Arial"/>
          <w:b/>
          <w:sz w:val="20"/>
          <w:szCs w:val="20"/>
          <w:lang w:val="nl-BE"/>
        </w:rPr>
        <w:t>t</w:t>
      </w:r>
    </w:p>
    <w:p w14:paraId="321F2DE8" w14:textId="77777777" w:rsidR="00974C10" w:rsidRDefault="00974C10" w:rsidP="00C92357">
      <w:pPr>
        <w:tabs>
          <w:tab w:val="left" w:pos="5660"/>
          <w:tab w:val="left" w:pos="6620"/>
        </w:tabs>
        <w:jc w:val="both"/>
        <w:rPr>
          <w:rFonts w:cs="Arial"/>
          <w:b/>
          <w:sz w:val="20"/>
          <w:szCs w:val="20"/>
          <w:lang w:val="nl-BE"/>
        </w:rPr>
      </w:pPr>
      <w:r>
        <w:rPr>
          <w:rFonts w:cs="Arial"/>
          <w:b/>
          <w:sz w:val="20"/>
          <w:szCs w:val="20"/>
          <w:lang w:val="nl-BE"/>
        </w:rPr>
        <w:t xml:space="preserve"> </w:t>
      </w:r>
    </w:p>
    <w:p w14:paraId="7130F1DF" w14:textId="77777777" w:rsidR="00853CEA" w:rsidRPr="00943404" w:rsidRDefault="00974C10" w:rsidP="00C92357">
      <w:pPr>
        <w:tabs>
          <w:tab w:val="left" w:pos="5660"/>
          <w:tab w:val="left" w:pos="6620"/>
        </w:tabs>
        <w:jc w:val="both"/>
        <w:rPr>
          <w:rFonts w:cs="Arial"/>
          <w:b/>
          <w:sz w:val="20"/>
          <w:szCs w:val="20"/>
          <w:lang w:val="nl-BE"/>
        </w:rPr>
      </w:pPr>
      <w:r>
        <w:rPr>
          <w:rFonts w:cs="Arial"/>
          <w:b/>
          <w:sz w:val="20"/>
          <w:szCs w:val="20"/>
          <w:lang w:val="nl-BE"/>
        </w:rPr>
        <w:lastRenderedPageBreak/>
        <w:t xml:space="preserve">   </w:t>
      </w:r>
      <w:r w:rsidR="00853CEA" w:rsidRPr="00C20FC9">
        <w:rPr>
          <w:rFonts w:cs="Arial"/>
          <w:b/>
          <w:sz w:val="20"/>
          <w:szCs w:val="20"/>
          <w:lang w:val="nl-BE"/>
        </w:rPr>
        <w:t>Uit een brief</w:t>
      </w:r>
      <w:r w:rsidR="00980B25">
        <w:rPr>
          <w:rFonts w:cs="Arial"/>
          <w:sz w:val="20"/>
          <w:szCs w:val="20"/>
          <w:lang w:val="nl-BE"/>
        </w:rPr>
        <w:t xml:space="preserve"> </w:t>
      </w:r>
      <w:r w:rsidR="00980B25" w:rsidRPr="00980B25">
        <w:rPr>
          <w:rFonts w:cs="Arial"/>
          <w:b/>
          <w:sz w:val="20"/>
          <w:szCs w:val="20"/>
          <w:lang w:val="nl-BE"/>
        </w:rPr>
        <w:t>van</w:t>
      </w:r>
      <w:r w:rsidR="00980B25">
        <w:rPr>
          <w:rFonts w:cs="Arial"/>
          <w:sz w:val="20"/>
          <w:szCs w:val="20"/>
          <w:lang w:val="nl-BE"/>
        </w:rPr>
        <w:t xml:space="preserve"> </w:t>
      </w:r>
      <w:r w:rsidR="00980B25">
        <w:rPr>
          <w:rFonts w:cs="Arial"/>
          <w:b/>
          <w:sz w:val="20"/>
          <w:szCs w:val="20"/>
          <w:lang w:val="nl-BE"/>
        </w:rPr>
        <w:t>een fan</w:t>
      </w:r>
      <w:r w:rsidR="00BC3782">
        <w:rPr>
          <w:rFonts w:cs="Arial"/>
          <w:b/>
          <w:sz w:val="20"/>
          <w:szCs w:val="20"/>
          <w:lang w:val="nl-BE"/>
        </w:rPr>
        <w:t>:</w:t>
      </w:r>
      <w:r w:rsidR="00980B25">
        <w:rPr>
          <w:rFonts w:cs="Arial"/>
          <w:b/>
          <w:sz w:val="20"/>
          <w:szCs w:val="20"/>
          <w:lang w:val="nl-BE"/>
        </w:rPr>
        <w:t xml:space="preserve"> </w:t>
      </w:r>
      <w:r w:rsidR="007525FF">
        <w:rPr>
          <w:rFonts w:cs="Arial"/>
          <w:sz w:val="20"/>
          <w:szCs w:val="20"/>
          <w:lang w:val="nl-BE"/>
        </w:rPr>
        <w:t>(6 juni 2005)</w:t>
      </w:r>
    </w:p>
    <w:p w14:paraId="7DBBFAFC" w14:textId="77777777" w:rsidR="009B49AF" w:rsidRDefault="009B49AF" w:rsidP="00EB1EDB">
      <w:pPr>
        <w:tabs>
          <w:tab w:val="left" w:pos="1985"/>
        </w:tabs>
        <w:jc w:val="both"/>
        <w:rPr>
          <w:rFonts w:cs="Arial"/>
          <w:b/>
          <w:i/>
          <w:sz w:val="20"/>
          <w:szCs w:val="20"/>
          <w:lang w:val="nl-BE"/>
        </w:rPr>
      </w:pPr>
    </w:p>
    <w:p w14:paraId="2F9882DE" w14:textId="77777777" w:rsidR="00853CEA" w:rsidRPr="008923D1" w:rsidRDefault="00974C10" w:rsidP="00EB1EDB">
      <w:pPr>
        <w:tabs>
          <w:tab w:val="left" w:pos="1985"/>
        </w:tabs>
        <w:jc w:val="both"/>
        <w:rPr>
          <w:rFonts w:cs="Arial"/>
          <w:i/>
          <w:sz w:val="20"/>
          <w:szCs w:val="20"/>
          <w:lang w:val="nl-BE"/>
        </w:rPr>
      </w:pPr>
      <w:r>
        <w:rPr>
          <w:rFonts w:cs="Arial"/>
          <w:b/>
          <w:i/>
          <w:sz w:val="20"/>
          <w:szCs w:val="20"/>
          <w:lang w:val="nl-BE"/>
        </w:rPr>
        <w:t xml:space="preserve"> </w:t>
      </w:r>
      <w:r w:rsidR="009B49AF">
        <w:rPr>
          <w:rFonts w:cs="Arial"/>
          <w:b/>
          <w:i/>
          <w:sz w:val="20"/>
          <w:szCs w:val="20"/>
          <w:lang w:val="nl-BE"/>
        </w:rPr>
        <w:t xml:space="preserve"> </w:t>
      </w:r>
      <w:r w:rsidR="009B49AF">
        <w:rPr>
          <w:rFonts w:cs="Arial"/>
          <w:i/>
          <w:sz w:val="20"/>
          <w:szCs w:val="20"/>
          <w:lang w:val="nl-BE"/>
        </w:rPr>
        <w:t>“</w:t>
      </w:r>
      <w:r w:rsidR="00853CEA" w:rsidRPr="008923D1">
        <w:rPr>
          <w:rFonts w:cs="Arial"/>
          <w:i/>
          <w:sz w:val="20"/>
          <w:szCs w:val="20"/>
          <w:lang w:val="nl-BE"/>
        </w:rPr>
        <w:t>Betreft uw studie gepub</w:t>
      </w:r>
      <w:r w:rsidR="00645C04" w:rsidRPr="008923D1">
        <w:rPr>
          <w:rFonts w:cs="Arial"/>
          <w:i/>
          <w:sz w:val="20"/>
          <w:szCs w:val="20"/>
          <w:lang w:val="nl-BE"/>
        </w:rPr>
        <w:t xml:space="preserve">liceerd in het boek van Timman / </w:t>
      </w:r>
      <w:r w:rsidR="00084EFA" w:rsidRPr="008923D1">
        <w:rPr>
          <w:rFonts w:cs="Arial"/>
          <w:i/>
          <w:sz w:val="20"/>
          <w:szCs w:val="20"/>
          <w:lang w:val="nl-BE"/>
        </w:rPr>
        <w:t>B</w:t>
      </w:r>
      <w:r w:rsidR="00645C04" w:rsidRPr="008923D1">
        <w:rPr>
          <w:rFonts w:cs="Arial"/>
          <w:i/>
          <w:sz w:val="20"/>
          <w:szCs w:val="20"/>
          <w:lang w:val="nl-BE"/>
        </w:rPr>
        <w:t>ö</w:t>
      </w:r>
      <w:r w:rsidR="00853CEA" w:rsidRPr="008923D1">
        <w:rPr>
          <w:rFonts w:cs="Arial"/>
          <w:i/>
          <w:sz w:val="20"/>
          <w:szCs w:val="20"/>
          <w:lang w:val="nl-BE"/>
        </w:rPr>
        <w:t>hm</w:t>
      </w:r>
    </w:p>
    <w:p w14:paraId="08E15917" w14:textId="77777777" w:rsidR="00853CEA" w:rsidRPr="008923D1" w:rsidRDefault="00853CEA" w:rsidP="00853CEA">
      <w:pPr>
        <w:tabs>
          <w:tab w:val="left" w:pos="1985"/>
        </w:tabs>
        <w:rPr>
          <w:rFonts w:cs="Arial"/>
          <w:sz w:val="20"/>
          <w:szCs w:val="20"/>
          <w:lang w:val="nl-BE"/>
        </w:rPr>
      </w:pPr>
      <w:r w:rsidRPr="008923D1">
        <w:rPr>
          <w:rFonts w:cs="Arial"/>
          <w:sz w:val="20"/>
          <w:szCs w:val="20"/>
          <w:lang w:val="nl-BE"/>
        </w:rPr>
        <w:t xml:space="preserve"> </w:t>
      </w:r>
    </w:p>
    <w:p w14:paraId="4823840C" w14:textId="77777777" w:rsidR="00853CEA" w:rsidRPr="00234150" w:rsidRDefault="00853CEA" w:rsidP="00853CEA">
      <w:pPr>
        <w:tabs>
          <w:tab w:val="left" w:pos="1985"/>
        </w:tabs>
        <w:rPr>
          <w:rFonts w:cs="Arial"/>
          <w:i/>
          <w:sz w:val="20"/>
          <w:szCs w:val="20"/>
          <w:lang w:val="nl-BE"/>
        </w:rPr>
      </w:pPr>
      <w:r w:rsidRPr="008923D1">
        <w:rPr>
          <w:rFonts w:cs="Arial"/>
          <w:i/>
          <w:sz w:val="20"/>
          <w:szCs w:val="20"/>
          <w:lang w:val="nl-BE"/>
        </w:rPr>
        <w:t xml:space="preserve">   </w:t>
      </w:r>
      <w:r w:rsidRPr="00234150">
        <w:rPr>
          <w:rFonts w:cs="Arial"/>
          <w:i/>
          <w:sz w:val="20"/>
          <w:szCs w:val="20"/>
          <w:lang w:val="nl-BE"/>
        </w:rPr>
        <w:t>Waarde schaakvriend,</w:t>
      </w:r>
    </w:p>
    <w:p w14:paraId="158D9F26" w14:textId="77777777" w:rsidR="00853CEA" w:rsidRPr="00234150" w:rsidRDefault="00853CEA" w:rsidP="00084EFA">
      <w:pPr>
        <w:tabs>
          <w:tab w:val="left" w:pos="1985"/>
        </w:tabs>
        <w:jc w:val="both"/>
        <w:rPr>
          <w:rFonts w:cs="Arial"/>
          <w:i/>
          <w:sz w:val="20"/>
          <w:szCs w:val="20"/>
          <w:lang w:val="nl-BE"/>
        </w:rPr>
      </w:pPr>
    </w:p>
    <w:p w14:paraId="751F1FA9" w14:textId="77777777" w:rsidR="00084EFA" w:rsidRPr="00234150" w:rsidRDefault="00084EFA" w:rsidP="00084EFA">
      <w:pPr>
        <w:tabs>
          <w:tab w:val="left" w:pos="1985"/>
        </w:tabs>
        <w:jc w:val="both"/>
        <w:rPr>
          <w:rFonts w:cs="Arial"/>
          <w:i/>
          <w:sz w:val="20"/>
          <w:szCs w:val="20"/>
          <w:lang w:val="nl-BE"/>
        </w:rPr>
      </w:pPr>
      <w:r w:rsidRPr="00234150">
        <w:rPr>
          <w:rFonts w:cs="Arial"/>
          <w:i/>
          <w:sz w:val="20"/>
          <w:szCs w:val="20"/>
          <w:lang w:val="nl-BE"/>
        </w:rPr>
        <w:t>…</w:t>
      </w:r>
      <w:r w:rsidR="00853CEA" w:rsidRPr="00234150">
        <w:rPr>
          <w:rFonts w:cs="Arial"/>
          <w:i/>
          <w:sz w:val="20"/>
          <w:szCs w:val="20"/>
          <w:lang w:val="nl-BE"/>
        </w:rPr>
        <w:t xml:space="preserve">U bent al decennia een bron van schaakvreugde </w:t>
      </w:r>
      <w:r w:rsidRPr="00234150">
        <w:rPr>
          <w:rFonts w:cs="Arial"/>
          <w:i/>
          <w:sz w:val="20"/>
          <w:szCs w:val="20"/>
          <w:lang w:val="nl-BE"/>
        </w:rPr>
        <w:t>voor mij. Al van mijn prille jeugd las ik de rubriek van Julien in de Volksgazet en besteedde veel tijd om uw hersenspinsels te ontrafelen. Het doet mij werkelijk plezier dat nu eens een heel grote mijnheer als Ti</w:t>
      </w:r>
      <w:r w:rsidR="001F34C2">
        <w:rPr>
          <w:rFonts w:cs="Arial"/>
          <w:i/>
          <w:sz w:val="20"/>
          <w:szCs w:val="20"/>
          <w:lang w:val="nl-BE"/>
        </w:rPr>
        <w:t>mman de namen van de drie Vlaam</w:t>
      </w:r>
      <w:r w:rsidRPr="00234150">
        <w:rPr>
          <w:rFonts w:cs="Arial"/>
          <w:i/>
          <w:sz w:val="20"/>
          <w:szCs w:val="20"/>
          <w:lang w:val="nl-BE"/>
        </w:rPr>
        <w:t>se Musketiers eens terecht voor het voetlicht plaatst.</w:t>
      </w:r>
    </w:p>
    <w:p w14:paraId="460E92B3" w14:textId="77777777" w:rsidR="00CA2029" w:rsidRDefault="00CA2029" w:rsidP="00084EFA">
      <w:pPr>
        <w:tabs>
          <w:tab w:val="left" w:pos="1985"/>
        </w:tabs>
        <w:jc w:val="both"/>
        <w:rPr>
          <w:rFonts w:cs="Arial"/>
          <w:sz w:val="20"/>
          <w:szCs w:val="20"/>
          <w:lang w:val="nl-BE"/>
        </w:rPr>
      </w:pPr>
    </w:p>
    <w:p w14:paraId="381EC40E" w14:textId="77777777" w:rsidR="00CA2029" w:rsidRPr="00234150" w:rsidRDefault="00CA2029" w:rsidP="00084EFA">
      <w:pPr>
        <w:tabs>
          <w:tab w:val="left" w:pos="1985"/>
        </w:tabs>
        <w:jc w:val="both"/>
        <w:rPr>
          <w:rFonts w:cs="Arial"/>
          <w:i/>
          <w:sz w:val="20"/>
          <w:szCs w:val="20"/>
          <w:lang w:val="nl-BE"/>
        </w:rPr>
      </w:pPr>
      <w:r w:rsidRPr="00234150">
        <w:rPr>
          <w:rFonts w:cs="Arial"/>
          <w:i/>
          <w:sz w:val="20"/>
          <w:szCs w:val="20"/>
          <w:lang w:val="nl-BE"/>
        </w:rPr>
        <w:t xml:space="preserve">   Met vriendelijke schaakgroetjes,</w:t>
      </w:r>
      <w:r w:rsidR="00234150" w:rsidRPr="00234150">
        <w:rPr>
          <w:rFonts w:cs="Arial"/>
          <w:i/>
          <w:sz w:val="20"/>
          <w:szCs w:val="20"/>
          <w:lang w:val="nl-BE"/>
        </w:rPr>
        <w:t>”</w:t>
      </w:r>
    </w:p>
    <w:p w14:paraId="0F541D90" w14:textId="77777777" w:rsidR="00F06B3E" w:rsidRDefault="00084EFA" w:rsidP="00853CEA">
      <w:pPr>
        <w:tabs>
          <w:tab w:val="left" w:pos="1985"/>
        </w:tabs>
        <w:rPr>
          <w:rFonts w:cs="Arial"/>
          <w:b/>
          <w:sz w:val="20"/>
          <w:szCs w:val="20"/>
          <w:lang w:val="nl-BE"/>
        </w:rPr>
      </w:pPr>
      <w:r>
        <w:rPr>
          <w:rFonts w:cs="Arial"/>
          <w:sz w:val="20"/>
          <w:szCs w:val="20"/>
          <w:lang w:val="nl-BE"/>
        </w:rPr>
        <w:t xml:space="preserve">                               </w:t>
      </w:r>
      <w:r w:rsidR="00F06B3E">
        <w:rPr>
          <w:rFonts w:cs="Arial"/>
          <w:sz w:val="20"/>
          <w:szCs w:val="20"/>
          <w:lang w:val="nl-BE"/>
        </w:rPr>
        <w:t xml:space="preserve">                                                               </w:t>
      </w:r>
      <w:r>
        <w:rPr>
          <w:rFonts w:cs="Arial"/>
          <w:sz w:val="20"/>
          <w:szCs w:val="20"/>
          <w:lang w:val="nl-BE"/>
        </w:rPr>
        <w:t xml:space="preserve"> </w:t>
      </w:r>
      <w:r>
        <w:rPr>
          <w:rFonts w:cs="Arial"/>
          <w:b/>
          <w:sz w:val="20"/>
          <w:szCs w:val="20"/>
          <w:lang w:val="nl-BE"/>
        </w:rPr>
        <w:t>Robert De Hert</w:t>
      </w:r>
    </w:p>
    <w:p w14:paraId="28FED3F0" w14:textId="77777777" w:rsidR="0060257A" w:rsidRDefault="0060257A" w:rsidP="0060257A">
      <w:pPr>
        <w:tabs>
          <w:tab w:val="left" w:pos="1985"/>
        </w:tabs>
        <w:rPr>
          <w:rFonts w:cs="Arial"/>
          <w:b/>
          <w:sz w:val="20"/>
          <w:szCs w:val="20"/>
          <w:lang w:val="nl-BE"/>
        </w:rPr>
      </w:pPr>
    </w:p>
    <w:p w14:paraId="5315619F" w14:textId="77777777" w:rsidR="009671D9" w:rsidRDefault="009671D9" w:rsidP="0060257A">
      <w:pPr>
        <w:tabs>
          <w:tab w:val="left" w:pos="1985"/>
        </w:tabs>
        <w:jc w:val="center"/>
        <w:rPr>
          <w:rFonts w:cs="Arial"/>
          <w:b/>
          <w:sz w:val="20"/>
          <w:szCs w:val="20"/>
          <w:lang w:val="nl-BE"/>
        </w:rPr>
      </w:pPr>
      <w:r>
        <w:rPr>
          <w:rFonts w:cs="Arial"/>
          <w:b/>
          <w:sz w:val="20"/>
          <w:szCs w:val="20"/>
          <w:lang w:val="nl-BE"/>
        </w:rPr>
        <w:t>*          *          *</w:t>
      </w:r>
    </w:p>
    <w:p w14:paraId="764EFCE1" w14:textId="77777777" w:rsidR="0060257A" w:rsidRDefault="0060257A" w:rsidP="00673A84">
      <w:pPr>
        <w:tabs>
          <w:tab w:val="left" w:pos="1985"/>
        </w:tabs>
        <w:rPr>
          <w:rFonts w:cs="Arial"/>
          <w:b/>
          <w:sz w:val="20"/>
          <w:szCs w:val="20"/>
          <w:lang w:val="nl-BE"/>
        </w:rPr>
      </w:pPr>
    </w:p>
    <w:p w14:paraId="4F484810" w14:textId="77777777" w:rsidR="006F3923" w:rsidRPr="00943404" w:rsidRDefault="009660FB" w:rsidP="00673A84">
      <w:pPr>
        <w:tabs>
          <w:tab w:val="left" w:pos="1985"/>
        </w:tabs>
        <w:rPr>
          <w:rFonts w:cs="Arial"/>
          <w:b/>
          <w:sz w:val="20"/>
          <w:szCs w:val="20"/>
          <w:lang w:val="nl-BE"/>
        </w:rPr>
      </w:pPr>
      <w:r>
        <w:rPr>
          <w:rFonts w:cs="Arial"/>
          <w:b/>
          <w:sz w:val="20"/>
          <w:szCs w:val="20"/>
          <w:lang w:val="nl-BE"/>
        </w:rPr>
        <w:t xml:space="preserve"> </w:t>
      </w:r>
      <w:r w:rsidR="0060257A">
        <w:rPr>
          <w:rFonts w:cs="Arial"/>
          <w:b/>
          <w:sz w:val="20"/>
          <w:szCs w:val="20"/>
          <w:lang w:val="nl-BE"/>
        </w:rPr>
        <w:t xml:space="preserve"> </w:t>
      </w:r>
      <w:r w:rsidR="00E5451F">
        <w:rPr>
          <w:rFonts w:cs="Arial"/>
          <w:b/>
          <w:sz w:val="20"/>
          <w:szCs w:val="20"/>
          <w:lang w:val="nl-BE"/>
        </w:rPr>
        <w:t xml:space="preserve"> </w:t>
      </w:r>
      <w:r w:rsidR="00E5451F" w:rsidRPr="006936ED">
        <w:rPr>
          <w:rFonts w:cs="Arial"/>
          <w:sz w:val="20"/>
          <w:szCs w:val="20"/>
          <w:lang w:val="nl-BE"/>
        </w:rPr>
        <w:t>Boek</w:t>
      </w:r>
      <w:r w:rsidR="0060257A">
        <w:rPr>
          <w:rFonts w:cs="Arial"/>
          <w:b/>
          <w:sz w:val="20"/>
          <w:szCs w:val="20"/>
          <w:lang w:val="nl-BE"/>
        </w:rPr>
        <w:t xml:space="preserve"> </w:t>
      </w:r>
      <w:r w:rsidR="006F3923">
        <w:rPr>
          <w:rFonts w:cs="Arial"/>
          <w:b/>
          <w:sz w:val="20"/>
          <w:szCs w:val="20"/>
          <w:lang w:val="nl-BE"/>
        </w:rPr>
        <w:t xml:space="preserve">223 </w:t>
      </w:r>
      <w:r w:rsidR="000003AE">
        <w:rPr>
          <w:rFonts w:cs="Arial"/>
          <w:b/>
          <w:sz w:val="20"/>
          <w:szCs w:val="20"/>
          <w:lang w:val="nl-BE"/>
        </w:rPr>
        <w:t xml:space="preserve">EINDSPELSTUDIES: </w:t>
      </w:r>
      <w:r w:rsidR="00E5451F">
        <w:rPr>
          <w:rFonts w:cs="Arial"/>
          <w:sz w:val="20"/>
          <w:szCs w:val="20"/>
          <w:lang w:val="nl-BE"/>
        </w:rPr>
        <w:t>(</w:t>
      </w:r>
      <w:r w:rsidR="006F3923" w:rsidRPr="0091310F">
        <w:rPr>
          <w:rFonts w:cs="Arial"/>
          <w:sz w:val="20"/>
          <w:szCs w:val="20"/>
          <w:lang w:val="nl-BE"/>
        </w:rPr>
        <w:t>1948 – 2009</w:t>
      </w:r>
      <w:r w:rsidR="00943404">
        <w:rPr>
          <w:rFonts w:cs="Arial"/>
          <w:sz w:val="20"/>
          <w:szCs w:val="20"/>
          <w:lang w:val="nl-BE"/>
        </w:rPr>
        <w:t>)</w:t>
      </w:r>
    </w:p>
    <w:p w14:paraId="23015F43" w14:textId="77777777" w:rsidR="000954DE" w:rsidRDefault="000954DE" w:rsidP="006F3923">
      <w:pPr>
        <w:tabs>
          <w:tab w:val="left" w:pos="1985"/>
        </w:tabs>
        <w:jc w:val="both"/>
        <w:rPr>
          <w:rFonts w:cs="Arial"/>
          <w:b/>
          <w:sz w:val="20"/>
          <w:szCs w:val="20"/>
          <w:lang w:val="nl-BE"/>
        </w:rPr>
      </w:pPr>
    </w:p>
    <w:p w14:paraId="06B051D4" w14:textId="77777777" w:rsidR="00F47D10" w:rsidRDefault="000049DE" w:rsidP="000954DE">
      <w:pPr>
        <w:jc w:val="both"/>
        <w:rPr>
          <w:rFonts w:cs="Arial"/>
          <w:sz w:val="20"/>
          <w:szCs w:val="20"/>
          <w:lang w:val="nl-BE"/>
        </w:rPr>
      </w:pPr>
      <w:r>
        <w:rPr>
          <w:rFonts w:cs="Arial"/>
          <w:sz w:val="20"/>
          <w:szCs w:val="20"/>
          <w:lang w:val="nl-BE"/>
        </w:rPr>
        <w:t xml:space="preserve">   </w:t>
      </w:r>
      <w:r w:rsidR="0074499D">
        <w:rPr>
          <w:rFonts w:cs="Arial"/>
          <w:sz w:val="20"/>
          <w:szCs w:val="20"/>
          <w:lang w:val="nl-BE"/>
        </w:rPr>
        <w:t>I</w:t>
      </w:r>
      <w:r w:rsidR="00A85645">
        <w:rPr>
          <w:rFonts w:cs="Arial"/>
          <w:sz w:val="20"/>
          <w:szCs w:val="20"/>
          <w:lang w:val="nl-BE"/>
        </w:rPr>
        <w:t>n zijn</w:t>
      </w:r>
      <w:r w:rsidR="00D337DF">
        <w:rPr>
          <w:rFonts w:cs="Arial"/>
          <w:sz w:val="20"/>
          <w:szCs w:val="20"/>
          <w:lang w:val="nl-BE"/>
        </w:rPr>
        <w:t xml:space="preserve"> recent verschenen lijvig schaakboek, dat hij mij schonk kort voor zijn vredig heengaan, sch</w:t>
      </w:r>
      <w:r w:rsidR="00EE32C9">
        <w:rPr>
          <w:rFonts w:cs="Arial"/>
          <w:sz w:val="20"/>
          <w:szCs w:val="20"/>
          <w:lang w:val="nl-BE"/>
        </w:rPr>
        <w:t>reef de reeds meer dan negentig</w:t>
      </w:r>
      <w:r w:rsidR="00D337DF">
        <w:rPr>
          <w:rFonts w:cs="Arial"/>
          <w:sz w:val="20"/>
          <w:szCs w:val="20"/>
          <w:lang w:val="nl-BE"/>
        </w:rPr>
        <w:t xml:space="preserve">jarige </w:t>
      </w:r>
      <w:r w:rsidR="00586B8C">
        <w:rPr>
          <w:rFonts w:cs="Arial"/>
          <w:sz w:val="20"/>
          <w:szCs w:val="20"/>
          <w:lang w:val="nl-BE"/>
        </w:rPr>
        <w:t xml:space="preserve">erudiete </w:t>
      </w:r>
      <w:r w:rsidR="00D337DF">
        <w:rPr>
          <w:rFonts w:cs="Arial"/>
          <w:sz w:val="20"/>
          <w:szCs w:val="20"/>
          <w:lang w:val="nl-BE"/>
        </w:rPr>
        <w:t>filosoof</w:t>
      </w:r>
      <w:r w:rsidR="00586B8C">
        <w:rPr>
          <w:rFonts w:cs="Arial"/>
          <w:sz w:val="20"/>
          <w:szCs w:val="20"/>
          <w:lang w:val="nl-BE"/>
        </w:rPr>
        <w:t>,</w:t>
      </w:r>
      <w:r w:rsidR="00D337DF">
        <w:rPr>
          <w:rFonts w:cs="Arial"/>
          <w:sz w:val="20"/>
          <w:szCs w:val="20"/>
          <w:lang w:val="nl-BE"/>
        </w:rPr>
        <w:t xml:space="preserve"> en nog steeds verstokte ‘damesfreak’, deze door mij erg gewaar</w:t>
      </w:r>
      <w:r w:rsidR="00586B8C">
        <w:rPr>
          <w:rFonts w:cs="Arial"/>
          <w:sz w:val="20"/>
          <w:szCs w:val="20"/>
          <w:lang w:val="nl-BE"/>
        </w:rPr>
        <w:t>-</w:t>
      </w:r>
      <w:r w:rsidR="00D337DF">
        <w:rPr>
          <w:rFonts w:cs="Arial"/>
          <w:sz w:val="20"/>
          <w:szCs w:val="20"/>
          <w:lang w:val="nl-BE"/>
        </w:rPr>
        <w:t xml:space="preserve">deerde opdracht: </w:t>
      </w:r>
    </w:p>
    <w:p w14:paraId="353FE63E" w14:textId="77777777" w:rsidR="00F47D10" w:rsidRDefault="00F47D10" w:rsidP="000954DE">
      <w:pPr>
        <w:jc w:val="both"/>
        <w:rPr>
          <w:rFonts w:cs="Arial"/>
          <w:sz w:val="20"/>
          <w:szCs w:val="20"/>
          <w:lang w:val="nl-BE"/>
        </w:rPr>
      </w:pPr>
      <w:r>
        <w:rPr>
          <w:rFonts w:cs="Arial"/>
          <w:sz w:val="20"/>
          <w:szCs w:val="20"/>
          <w:lang w:val="nl-BE"/>
        </w:rPr>
        <w:t xml:space="preserve"> </w:t>
      </w:r>
    </w:p>
    <w:p w14:paraId="6F70A326" w14:textId="77777777" w:rsidR="009679DB" w:rsidRPr="003E2B3F" w:rsidRDefault="009123CE" w:rsidP="003E2B3F">
      <w:pPr>
        <w:jc w:val="both"/>
        <w:rPr>
          <w:rFonts w:cs="Arial"/>
          <w:i/>
          <w:sz w:val="20"/>
          <w:szCs w:val="20"/>
          <w:lang w:val="nl-BE"/>
        </w:rPr>
      </w:pPr>
      <w:r>
        <w:rPr>
          <w:rFonts w:cs="Arial"/>
          <w:sz w:val="20"/>
          <w:szCs w:val="20"/>
          <w:lang w:val="nl-BE"/>
        </w:rPr>
        <w:t xml:space="preserve">  </w:t>
      </w:r>
      <w:r w:rsidR="000954DE" w:rsidRPr="00BD7CBA">
        <w:rPr>
          <w:rFonts w:cs="Arial"/>
          <w:sz w:val="20"/>
          <w:szCs w:val="20"/>
          <w:lang w:val="nl-BE"/>
        </w:rPr>
        <w:t>“</w:t>
      </w:r>
      <w:r w:rsidR="000954DE" w:rsidRPr="00BD7CBA">
        <w:rPr>
          <w:rFonts w:cs="Arial"/>
          <w:i/>
          <w:sz w:val="20"/>
          <w:szCs w:val="20"/>
          <w:lang w:val="nl-BE"/>
        </w:rPr>
        <w:t>Voor mijn</w:t>
      </w:r>
      <w:r w:rsidR="003E2B3F">
        <w:rPr>
          <w:rFonts w:cs="Arial"/>
          <w:i/>
          <w:sz w:val="20"/>
          <w:szCs w:val="20"/>
          <w:lang w:val="nl-BE"/>
        </w:rPr>
        <w:t xml:space="preserve"> oeroude</w:t>
      </w:r>
      <w:r w:rsidR="000954DE" w:rsidRPr="00BD7CBA">
        <w:rPr>
          <w:rFonts w:cs="Arial"/>
          <w:i/>
          <w:sz w:val="20"/>
          <w:szCs w:val="20"/>
          <w:lang w:val="nl-BE"/>
        </w:rPr>
        <w:t xml:space="preserve"> vriend en ‘collega’ Ignace </w:t>
      </w:r>
      <w:r w:rsidR="003E2B3F">
        <w:rPr>
          <w:rFonts w:cs="Arial"/>
          <w:i/>
          <w:sz w:val="20"/>
          <w:szCs w:val="20"/>
          <w:lang w:val="nl-BE"/>
        </w:rPr>
        <w:t>VANDECASTEELE,</w:t>
      </w:r>
      <w:r w:rsidR="000954DE" w:rsidRPr="00BD7CBA">
        <w:rPr>
          <w:rFonts w:cs="Arial"/>
          <w:i/>
          <w:sz w:val="20"/>
          <w:szCs w:val="20"/>
          <w:lang w:val="nl-BE"/>
        </w:rPr>
        <w:t xml:space="preserve"> wiens </w:t>
      </w:r>
      <w:r w:rsidR="000954DE" w:rsidRPr="00BD7CBA">
        <w:rPr>
          <w:rFonts w:cs="Arial"/>
          <w:i/>
          <w:sz w:val="20"/>
          <w:szCs w:val="20"/>
          <w:u w:val="single"/>
          <w:lang w:val="nl-BE"/>
        </w:rPr>
        <w:t>Schaakstudiespinsels</w:t>
      </w:r>
      <w:r w:rsidR="00F24D3A" w:rsidRPr="00F24D3A">
        <w:rPr>
          <w:rFonts w:cs="Arial"/>
          <w:i/>
          <w:sz w:val="20"/>
          <w:szCs w:val="20"/>
          <w:lang w:val="nl-BE"/>
        </w:rPr>
        <w:t xml:space="preserve"> </w:t>
      </w:r>
      <w:r w:rsidR="003E2B3F">
        <w:rPr>
          <w:rFonts w:cs="Arial"/>
          <w:i/>
          <w:sz w:val="20"/>
          <w:szCs w:val="20"/>
          <w:lang w:val="nl-BE"/>
        </w:rPr>
        <w:t xml:space="preserve">zopas een </w:t>
      </w:r>
      <w:r w:rsidR="009679DB">
        <w:rPr>
          <w:rFonts w:cs="Arial"/>
          <w:i/>
          <w:sz w:val="20"/>
          <w:szCs w:val="20"/>
          <w:lang w:val="nl-BE"/>
        </w:rPr>
        <w:t>monument hebben neergezet in het Vlaamse schaaklandschap.”</w:t>
      </w:r>
    </w:p>
    <w:p w14:paraId="4F2FE5B6" w14:textId="77777777" w:rsidR="006F3923" w:rsidRDefault="009679DB" w:rsidP="006F3923">
      <w:pPr>
        <w:tabs>
          <w:tab w:val="left" w:pos="1985"/>
        </w:tabs>
        <w:jc w:val="both"/>
        <w:rPr>
          <w:rFonts w:cs="Arial"/>
          <w:i/>
          <w:sz w:val="20"/>
          <w:szCs w:val="20"/>
          <w:lang w:val="nl-BE"/>
        </w:rPr>
      </w:pPr>
      <w:r>
        <w:rPr>
          <w:rFonts w:cs="Arial"/>
          <w:i/>
          <w:sz w:val="20"/>
          <w:szCs w:val="20"/>
          <w:lang w:val="nl-BE"/>
        </w:rPr>
        <w:t xml:space="preserve">                                                                                            </w:t>
      </w:r>
      <w:r w:rsidR="006F3923" w:rsidRPr="00E35EC2">
        <w:rPr>
          <w:rFonts w:cs="Arial"/>
          <w:i/>
          <w:sz w:val="20"/>
          <w:szCs w:val="20"/>
          <w:lang w:val="nl-BE"/>
        </w:rPr>
        <w:t xml:space="preserve">  </w:t>
      </w:r>
      <w:r w:rsidR="006F3923">
        <w:rPr>
          <w:rFonts w:cs="Arial"/>
          <w:b/>
          <w:sz w:val="20"/>
          <w:szCs w:val="20"/>
          <w:lang w:val="nl-BE"/>
        </w:rPr>
        <w:t>Julien Vandiest</w:t>
      </w:r>
    </w:p>
    <w:p w14:paraId="7B8C4929" w14:textId="77777777" w:rsidR="00DA18A3" w:rsidRDefault="00DA18A3" w:rsidP="00DA18A3">
      <w:pPr>
        <w:tabs>
          <w:tab w:val="left" w:pos="1985"/>
        </w:tabs>
        <w:rPr>
          <w:rFonts w:cs="Arial"/>
          <w:b/>
          <w:sz w:val="20"/>
          <w:szCs w:val="20"/>
          <w:lang w:val="nl-BE"/>
        </w:rPr>
      </w:pPr>
    </w:p>
    <w:p w14:paraId="4FDFA620" w14:textId="77777777" w:rsidR="009660FB" w:rsidRPr="009660FB" w:rsidRDefault="00DC0601" w:rsidP="009660FB">
      <w:pPr>
        <w:tabs>
          <w:tab w:val="left" w:pos="1985"/>
        </w:tabs>
        <w:jc w:val="center"/>
        <w:rPr>
          <w:rFonts w:cs="Arial"/>
          <w:b/>
          <w:sz w:val="20"/>
          <w:szCs w:val="20"/>
          <w:lang w:val="nl-BE"/>
        </w:rPr>
        <w:sectPr w:rsidR="009660FB" w:rsidRPr="009660FB">
          <w:type w:val="continuous"/>
          <w:pgSz w:w="8392" w:h="11907"/>
          <w:pgMar w:top="1134" w:right="567" w:bottom="1134" w:left="567" w:header="720" w:footer="720" w:gutter="567"/>
          <w:cols w:space="720"/>
        </w:sectPr>
      </w:pPr>
      <w:r>
        <w:rPr>
          <w:rFonts w:cs="Arial"/>
          <w:b/>
          <w:sz w:val="20"/>
          <w:szCs w:val="20"/>
          <w:lang w:val="nl-BE"/>
        </w:rPr>
        <w:t>*          *         *</w:t>
      </w:r>
    </w:p>
    <w:p w14:paraId="51F4F9C2" w14:textId="77777777" w:rsidR="006F3923" w:rsidRPr="009660FB" w:rsidRDefault="006F3923" w:rsidP="009660FB">
      <w:pPr>
        <w:tabs>
          <w:tab w:val="left" w:pos="1985"/>
          <w:tab w:val="left" w:pos="2640"/>
          <w:tab w:val="center" w:pos="3402"/>
        </w:tabs>
        <w:jc w:val="both"/>
        <w:rPr>
          <w:rFonts w:cs="Arial"/>
          <w:b/>
          <w:sz w:val="20"/>
          <w:szCs w:val="20"/>
          <w:lang w:val="nl-BE"/>
        </w:rPr>
      </w:pPr>
    </w:p>
    <w:p w14:paraId="3E1E630A" w14:textId="77777777" w:rsidR="009660FB" w:rsidRPr="00943404" w:rsidRDefault="00812FF3" w:rsidP="00800626">
      <w:pPr>
        <w:tabs>
          <w:tab w:val="left" w:pos="1985"/>
          <w:tab w:val="left" w:pos="2640"/>
          <w:tab w:val="center" w:pos="3402"/>
        </w:tabs>
        <w:jc w:val="both"/>
        <w:rPr>
          <w:rFonts w:cs="Arial"/>
          <w:b/>
          <w:sz w:val="20"/>
          <w:szCs w:val="20"/>
          <w:lang w:val="nl-BE"/>
        </w:rPr>
      </w:pPr>
      <w:r>
        <w:rPr>
          <w:rFonts w:cs="Arial"/>
          <w:b/>
          <w:sz w:val="20"/>
          <w:szCs w:val="20"/>
          <w:lang w:val="nl-BE"/>
        </w:rPr>
        <w:t xml:space="preserve"> </w:t>
      </w:r>
      <w:r w:rsidR="00972BFD">
        <w:rPr>
          <w:rFonts w:cs="Arial"/>
          <w:b/>
          <w:sz w:val="20"/>
          <w:szCs w:val="20"/>
          <w:lang w:val="nl-BE"/>
        </w:rPr>
        <w:t xml:space="preserve"> </w:t>
      </w:r>
      <w:r w:rsidR="00800626">
        <w:rPr>
          <w:rFonts w:cs="Arial"/>
          <w:b/>
          <w:sz w:val="20"/>
          <w:szCs w:val="20"/>
          <w:lang w:val="nl-BE"/>
        </w:rPr>
        <w:t xml:space="preserve"> </w:t>
      </w:r>
      <w:r w:rsidR="00A570F3">
        <w:rPr>
          <w:rFonts w:cs="Arial"/>
          <w:sz w:val="20"/>
          <w:szCs w:val="20"/>
          <w:lang w:val="nl-BE"/>
        </w:rPr>
        <w:t xml:space="preserve">Krant </w:t>
      </w:r>
      <w:r w:rsidR="009660FB">
        <w:rPr>
          <w:rFonts w:cs="Arial"/>
          <w:b/>
          <w:sz w:val="20"/>
          <w:szCs w:val="20"/>
          <w:lang w:val="nl-BE"/>
        </w:rPr>
        <w:t>DE MORGEN</w:t>
      </w:r>
      <w:r w:rsidR="00A570F3">
        <w:rPr>
          <w:rFonts w:cs="Arial"/>
          <w:b/>
          <w:sz w:val="20"/>
          <w:szCs w:val="20"/>
          <w:lang w:val="nl-BE"/>
        </w:rPr>
        <w:t>:</w:t>
      </w:r>
      <w:r w:rsidR="009660FB">
        <w:rPr>
          <w:rFonts w:cs="Arial"/>
          <w:b/>
          <w:sz w:val="20"/>
          <w:szCs w:val="20"/>
          <w:lang w:val="nl-BE"/>
        </w:rPr>
        <w:t xml:space="preserve">  </w:t>
      </w:r>
      <w:r w:rsidR="006D5A0D">
        <w:rPr>
          <w:rFonts w:cs="Arial"/>
          <w:sz w:val="20"/>
          <w:szCs w:val="20"/>
          <w:lang w:val="nl-BE"/>
        </w:rPr>
        <w:t>(</w:t>
      </w:r>
      <w:r w:rsidR="009660FB" w:rsidRPr="0091310F">
        <w:rPr>
          <w:rFonts w:cs="Arial"/>
          <w:sz w:val="20"/>
          <w:szCs w:val="20"/>
          <w:lang w:val="nl-BE"/>
        </w:rPr>
        <w:t>4 april 1998</w:t>
      </w:r>
      <w:r w:rsidR="007525FF">
        <w:rPr>
          <w:rFonts w:cs="Arial"/>
          <w:sz w:val="20"/>
          <w:szCs w:val="20"/>
          <w:lang w:val="nl-BE"/>
        </w:rPr>
        <w:t>)</w:t>
      </w:r>
    </w:p>
    <w:p w14:paraId="2ECA4F20" w14:textId="77777777" w:rsidR="009660FB" w:rsidRPr="005E2408" w:rsidRDefault="009660FB" w:rsidP="009660FB">
      <w:pPr>
        <w:tabs>
          <w:tab w:val="left" w:pos="1985"/>
          <w:tab w:val="left" w:pos="2640"/>
          <w:tab w:val="center" w:pos="3402"/>
        </w:tabs>
        <w:rPr>
          <w:rFonts w:cs="Arial"/>
          <w:b/>
          <w:i/>
          <w:sz w:val="20"/>
          <w:szCs w:val="20"/>
          <w:lang w:val="nl-BE"/>
        </w:rPr>
      </w:pPr>
      <w:r>
        <w:rPr>
          <w:rFonts w:cs="Arial"/>
          <w:b/>
          <w:sz w:val="20"/>
          <w:szCs w:val="20"/>
          <w:lang w:val="nl-BE"/>
        </w:rPr>
        <w:t xml:space="preserve">   </w:t>
      </w:r>
      <w:r w:rsidRPr="005E2408">
        <w:rPr>
          <w:rFonts w:cs="Arial"/>
          <w:b/>
          <w:i/>
          <w:sz w:val="20"/>
          <w:szCs w:val="20"/>
          <w:lang w:val="nl-BE"/>
        </w:rPr>
        <w:t>Eindspelstudies</w:t>
      </w:r>
    </w:p>
    <w:p w14:paraId="224A45F5" w14:textId="77777777" w:rsidR="009123CE" w:rsidRDefault="009123CE" w:rsidP="004D11E7">
      <w:pPr>
        <w:tabs>
          <w:tab w:val="left" w:pos="1985"/>
          <w:tab w:val="left" w:pos="2640"/>
          <w:tab w:val="center" w:pos="3402"/>
        </w:tabs>
        <w:jc w:val="both"/>
        <w:rPr>
          <w:rFonts w:cs="Arial"/>
          <w:b/>
          <w:sz w:val="20"/>
          <w:szCs w:val="20"/>
          <w:lang w:val="nl-BE"/>
        </w:rPr>
      </w:pPr>
    </w:p>
    <w:p w14:paraId="166A9ED9" w14:textId="77777777" w:rsidR="003365B0" w:rsidRPr="00B37E46" w:rsidRDefault="009123CE" w:rsidP="004D11E7">
      <w:pPr>
        <w:tabs>
          <w:tab w:val="left" w:pos="1985"/>
          <w:tab w:val="left" w:pos="2640"/>
          <w:tab w:val="center" w:pos="3402"/>
        </w:tabs>
        <w:jc w:val="both"/>
        <w:rPr>
          <w:rFonts w:cs="Arial"/>
          <w:i/>
          <w:sz w:val="20"/>
          <w:szCs w:val="20"/>
          <w:lang w:val="nl-BE"/>
        </w:rPr>
      </w:pPr>
      <w:r>
        <w:rPr>
          <w:rFonts w:cs="Arial"/>
          <w:b/>
          <w:sz w:val="20"/>
          <w:szCs w:val="20"/>
          <w:lang w:val="nl-BE"/>
        </w:rPr>
        <w:t xml:space="preserve">  </w:t>
      </w:r>
      <w:r w:rsidR="004D11E7" w:rsidRPr="00B37E46">
        <w:rPr>
          <w:rFonts w:cs="Arial"/>
          <w:i/>
          <w:sz w:val="20"/>
          <w:szCs w:val="20"/>
          <w:lang w:val="nl-BE"/>
        </w:rPr>
        <w:t xml:space="preserve"> </w:t>
      </w:r>
      <w:r w:rsidR="00B37E46" w:rsidRPr="00B37E46">
        <w:rPr>
          <w:rFonts w:cs="Arial"/>
          <w:i/>
          <w:sz w:val="20"/>
          <w:szCs w:val="20"/>
          <w:lang w:val="nl-BE"/>
        </w:rPr>
        <w:t>“</w:t>
      </w:r>
      <w:r w:rsidR="009660FB" w:rsidRPr="00B37E46">
        <w:rPr>
          <w:rFonts w:cs="Arial"/>
          <w:i/>
          <w:sz w:val="20"/>
          <w:szCs w:val="20"/>
          <w:lang w:val="nl-BE"/>
        </w:rPr>
        <w:t>Eindspelstudies zijn in elkaar geknutselde schaak</w:t>
      </w:r>
      <w:r w:rsidR="00E7742D" w:rsidRPr="00B37E46">
        <w:rPr>
          <w:rFonts w:cs="Arial"/>
          <w:i/>
          <w:sz w:val="20"/>
          <w:szCs w:val="20"/>
          <w:lang w:val="nl-BE"/>
        </w:rPr>
        <w:t>s</w:t>
      </w:r>
      <w:r w:rsidR="009660FB" w:rsidRPr="00B37E46">
        <w:rPr>
          <w:rFonts w:cs="Arial"/>
          <w:i/>
          <w:sz w:val="20"/>
          <w:szCs w:val="20"/>
          <w:lang w:val="nl-BE"/>
        </w:rPr>
        <w:t>tellingen met een be</w:t>
      </w:r>
      <w:r w:rsidR="004D11E7" w:rsidRPr="00B37E46">
        <w:rPr>
          <w:rFonts w:cs="Arial"/>
          <w:i/>
          <w:sz w:val="20"/>
          <w:szCs w:val="20"/>
          <w:lang w:val="nl-BE"/>
        </w:rPr>
        <w:t>-</w:t>
      </w:r>
      <w:r w:rsidR="009660FB" w:rsidRPr="00B37E46">
        <w:rPr>
          <w:rFonts w:cs="Arial"/>
          <w:i/>
          <w:sz w:val="20"/>
          <w:szCs w:val="20"/>
          <w:lang w:val="nl-BE"/>
        </w:rPr>
        <w:t xml:space="preserve">perkt aantal stukken, met een voor schakers artistieke en/of </w:t>
      </w:r>
      <w:r w:rsidR="004D11E7" w:rsidRPr="00B37E46">
        <w:rPr>
          <w:rFonts w:cs="Arial"/>
          <w:i/>
          <w:sz w:val="20"/>
          <w:szCs w:val="20"/>
          <w:lang w:val="nl-BE"/>
        </w:rPr>
        <w:t>technische be-tekenis. Vaak duurt het verschillende dagen, weken of maanden, en af en toe zelfs jaren, eer de componist erin slaagt om zijn idee een bruikbare en verantwoorde vorm te geven.</w:t>
      </w:r>
      <w:r w:rsidR="00BB52C7" w:rsidRPr="00B37E46">
        <w:rPr>
          <w:rFonts w:cs="Arial"/>
          <w:i/>
          <w:sz w:val="20"/>
          <w:szCs w:val="20"/>
          <w:lang w:val="nl-BE"/>
        </w:rPr>
        <w:t xml:space="preserve"> </w:t>
      </w:r>
      <w:r w:rsidR="004D11E7" w:rsidRPr="00B37E46">
        <w:rPr>
          <w:rFonts w:cs="Arial"/>
          <w:i/>
          <w:sz w:val="20"/>
          <w:szCs w:val="20"/>
          <w:lang w:val="nl-BE"/>
        </w:rPr>
        <w:t>Het is een vak apart.</w:t>
      </w:r>
      <w:r w:rsidR="00BB52C7" w:rsidRPr="00B37E46">
        <w:rPr>
          <w:rFonts w:cs="Arial"/>
          <w:i/>
          <w:sz w:val="20"/>
          <w:szCs w:val="20"/>
          <w:lang w:val="nl-BE"/>
        </w:rPr>
        <w:t xml:space="preserve"> </w:t>
      </w:r>
    </w:p>
    <w:p w14:paraId="135CB251" w14:textId="77777777" w:rsidR="009660FB" w:rsidRPr="00B37E46" w:rsidRDefault="00290B25" w:rsidP="004D11E7">
      <w:pPr>
        <w:tabs>
          <w:tab w:val="left" w:pos="1985"/>
          <w:tab w:val="left" w:pos="2640"/>
          <w:tab w:val="center" w:pos="3402"/>
        </w:tabs>
        <w:jc w:val="both"/>
        <w:rPr>
          <w:rFonts w:cs="Arial"/>
          <w:i/>
          <w:sz w:val="20"/>
          <w:szCs w:val="20"/>
          <w:lang w:val="nl-BE"/>
        </w:rPr>
      </w:pPr>
      <w:r w:rsidRPr="00B37E46">
        <w:rPr>
          <w:rFonts w:cs="Arial"/>
          <w:i/>
          <w:sz w:val="20"/>
          <w:szCs w:val="20"/>
          <w:lang w:val="nl-BE"/>
        </w:rPr>
        <w:t xml:space="preserve">   </w:t>
      </w:r>
      <w:r w:rsidR="004D11E7" w:rsidRPr="00B37E46">
        <w:rPr>
          <w:rFonts w:cs="Arial"/>
          <w:i/>
          <w:sz w:val="20"/>
          <w:szCs w:val="20"/>
          <w:lang w:val="nl-BE"/>
        </w:rPr>
        <w:t>Vandecasteele is een componist pur</w:t>
      </w:r>
      <w:r w:rsidR="001E42DF">
        <w:rPr>
          <w:rFonts w:cs="Arial"/>
          <w:i/>
          <w:sz w:val="20"/>
          <w:szCs w:val="20"/>
          <w:lang w:val="nl-BE"/>
        </w:rPr>
        <w:t>-</w:t>
      </w:r>
      <w:r w:rsidR="004D11E7" w:rsidRPr="00B37E46">
        <w:rPr>
          <w:rFonts w:cs="Arial"/>
          <w:i/>
          <w:sz w:val="20"/>
          <w:szCs w:val="20"/>
          <w:lang w:val="nl-BE"/>
        </w:rPr>
        <w:t>sang.</w:t>
      </w:r>
      <w:r w:rsidR="00B37E46">
        <w:rPr>
          <w:rFonts w:cs="Arial"/>
          <w:i/>
          <w:sz w:val="20"/>
          <w:szCs w:val="20"/>
          <w:lang w:val="nl-BE"/>
        </w:rPr>
        <w:t>”</w:t>
      </w:r>
      <w:r w:rsidR="004D11E7" w:rsidRPr="00B37E46">
        <w:rPr>
          <w:rFonts w:cs="Arial"/>
          <w:i/>
          <w:sz w:val="20"/>
          <w:szCs w:val="20"/>
          <w:lang w:val="nl-BE"/>
        </w:rPr>
        <w:t xml:space="preserve"> </w:t>
      </w:r>
    </w:p>
    <w:p w14:paraId="66318BD7" w14:textId="77777777" w:rsidR="00E32BE1" w:rsidRPr="00E32BE1" w:rsidRDefault="00E32BE1" w:rsidP="004D11E7">
      <w:pPr>
        <w:tabs>
          <w:tab w:val="left" w:pos="1985"/>
          <w:tab w:val="left" w:pos="2640"/>
          <w:tab w:val="center" w:pos="3402"/>
        </w:tabs>
        <w:jc w:val="both"/>
        <w:rPr>
          <w:rFonts w:cs="Arial"/>
          <w:b/>
          <w:sz w:val="20"/>
          <w:szCs w:val="20"/>
          <w:lang w:val="nl-BE"/>
        </w:rPr>
      </w:pPr>
      <w:r>
        <w:rPr>
          <w:rFonts w:cs="Arial"/>
          <w:sz w:val="20"/>
          <w:szCs w:val="20"/>
          <w:lang w:val="nl-BE"/>
        </w:rPr>
        <w:t xml:space="preserve">                                                                                          </w:t>
      </w:r>
      <w:r>
        <w:rPr>
          <w:rFonts w:cs="Arial"/>
          <w:b/>
          <w:sz w:val="20"/>
          <w:szCs w:val="20"/>
          <w:lang w:val="nl-BE"/>
        </w:rPr>
        <w:t>Wouter Janssens</w:t>
      </w:r>
    </w:p>
    <w:p w14:paraId="15CE9CB6" w14:textId="77777777" w:rsidR="003A047E" w:rsidRDefault="006E6DC1" w:rsidP="003A047E">
      <w:pPr>
        <w:tabs>
          <w:tab w:val="left" w:pos="1985"/>
          <w:tab w:val="left" w:pos="2640"/>
          <w:tab w:val="center" w:pos="3402"/>
        </w:tabs>
        <w:jc w:val="both"/>
        <w:rPr>
          <w:rFonts w:ascii="Copperplate Gothic Bold" w:hAnsi="Copperplate Gothic Bold" w:cs="Arial"/>
          <w:b/>
          <w:sz w:val="32"/>
          <w:szCs w:val="32"/>
          <w:lang w:val="nl-BE"/>
        </w:rPr>
      </w:pPr>
      <w:r>
        <w:rPr>
          <w:rFonts w:ascii="Copperplate Gothic Bold" w:hAnsi="Copperplate Gothic Bold" w:cs="Arial"/>
          <w:b/>
          <w:sz w:val="32"/>
          <w:szCs w:val="32"/>
          <w:lang w:val="nl-BE"/>
        </w:rPr>
        <w:lastRenderedPageBreak/>
        <w:br w:type="page"/>
      </w:r>
    </w:p>
    <w:p w14:paraId="325EB148"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75C3F5B6"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79B65028"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622E1746"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1D3FC54E"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3280F1E4"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17CC8648"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1C483274"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18C44BC2"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3D9B0D1F"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00532838"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113AAA8A"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12AD1A79"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15DD477E" w14:textId="77777777" w:rsidR="003A047E" w:rsidRDefault="003A047E" w:rsidP="003A047E">
      <w:pPr>
        <w:tabs>
          <w:tab w:val="left" w:pos="1985"/>
          <w:tab w:val="left" w:pos="2640"/>
          <w:tab w:val="center" w:pos="3402"/>
        </w:tabs>
        <w:jc w:val="both"/>
        <w:rPr>
          <w:rFonts w:ascii="Copperplate Gothic Bold" w:hAnsi="Copperplate Gothic Bold" w:cs="Arial"/>
          <w:b/>
          <w:sz w:val="32"/>
          <w:szCs w:val="32"/>
          <w:lang w:val="nl-BE"/>
        </w:rPr>
      </w:pPr>
    </w:p>
    <w:p w14:paraId="650C66E6"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27D46572"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1A4494F1"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5412A2D0"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69FCE76B"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2646D641"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0696420D"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4D70964F"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73432744"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72466259"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1137D9E9"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26AF7093" w14:textId="77777777" w:rsidR="00C47920" w:rsidRDefault="00C47920" w:rsidP="00C47920">
      <w:pPr>
        <w:tabs>
          <w:tab w:val="left" w:pos="1985"/>
          <w:tab w:val="left" w:pos="2640"/>
          <w:tab w:val="center" w:pos="3402"/>
        </w:tabs>
        <w:rPr>
          <w:rFonts w:ascii="Copperplate Gothic Bold" w:hAnsi="Copperplate Gothic Bold" w:cs="Arial"/>
          <w:sz w:val="32"/>
          <w:szCs w:val="32"/>
          <w:lang w:val="nl-BE"/>
        </w:rPr>
      </w:pPr>
    </w:p>
    <w:p w14:paraId="337E8255" w14:textId="77777777" w:rsidR="006F3923" w:rsidRDefault="006F3923" w:rsidP="00342441">
      <w:pPr>
        <w:tabs>
          <w:tab w:val="left" w:pos="1985"/>
          <w:tab w:val="left" w:pos="2640"/>
          <w:tab w:val="center" w:pos="3402"/>
        </w:tabs>
        <w:jc w:val="center"/>
        <w:rPr>
          <w:rFonts w:ascii="Copperplate Gothic Bold" w:hAnsi="Copperplate Gothic Bold" w:cs="Arial"/>
          <w:b/>
          <w:sz w:val="32"/>
          <w:szCs w:val="32"/>
          <w:lang w:val="nl-BE"/>
        </w:rPr>
      </w:pPr>
      <w:r>
        <w:rPr>
          <w:rFonts w:ascii="Copperplate Gothic Bold" w:hAnsi="Copperplate Gothic Bold" w:cs="Arial"/>
          <w:sz w:val="32"/>
          <w:szCs w:val="32"/>
          <w:lang w:val="nl-BE"/>
        </w:rPr>
        <w:lastRenderedPageBreak/>
        <w:t>Inhou</w:t>
      </w:r>
      <w:r w:rsidR="00042B41">
        <w:rPr>
          <w:rFonts w:ascii="Copperplate Gothic Bold" w:hAnsi="Copperplate Gothic Bold" w:cs="Arial"/>
          <w:sz w:val="32"/>
          <w:szCs w:val="32"/>
          <w:lang w:val="nl-BE"/>
        </w:rPr>
        <w:t>d</w:t>
      </w:r>
    </w:p>
    <w:p w14:paraId="175AC2EF" w14:textId="77777777" w:rsidR="006F3923" w:rsidRDefault="006F3923" w:rsidP="006F3923">
      <w:pPr>
        <w:tabs>
          <w:tab w:val="left" w:pos="1985"/>
          <w:tab w:val="left" w:pos="2640"/>
          <w:tab w:val="center" w:pos="3402"/>
        </w:tabs>
        <w:jc w:val="center"/>
        <w:rPr>
          <w:rFonts w:ascii="Copperplate Gothic Bold" w:hAnsi="Copperplate Gothic Bold" w:cs="Arial"/>
          <w:b/>
          <w:sz w:val="20"/>
          <w:szCs w:val="20"/>
          <w:lang w:val="nl-BE"/>
        </w:rPr>
      </w:pPr>
    </w:p>
    <w:p w14:paraId="0FF50C51" w14:textId="77777777" w:rsidR="006F3923" w:rsidRDefault="006F3923" w:rsidP="006F3923">
      <w:pPr>
        <w:tabs>
          <w:tab w:val="left" w:pos="1985"/>
        </w:tabs>
        <w:rPr>
          <w:rFonts w:ascii="Copperplate Gothic Bold" w:hAnsi="Copperplate Gothic Bold" w:cs="Arial"/>
          <w:b/>
          <w:sz w:val="28"/>
          <w:szCs w:val="28"/>
          <w:lang w:val="nl-BE"/>
        </w:rPr>
      </w:pPr>
    </w:p>
    <w:p w14:paraId="46E62976" w14:textId="77777777" w:rsidR="006F3923" w:rsidRDefault="006F3923" w:rsidP="006F3923">
      <w:pPr>
        <w:tabs>
          <w:tab w:val="left" w:pos="1985"/>
        </w:tabs>
        <w:rPr>
          <w:rFonts w:ascii="Copperplate Gothic Bold" w:hAnsi="Copperplate Gothic Bold" w:cs="Arial"/>
          <w:b/>
          <w:sz w:val="28"/>
          <w:szCs w:val="28"/>
          <w:lang w:val="nl-BE"/>
        </w:rPr>
      </w:pPr>
      <w:r>
        <w:rPr>
          <w:rFonts w:ascii="Copperplate Gothic Bold" w:hAnsi="Copperplate Gothic Bold" w:cs="Arial"/>
          <w:b/>
          <w:sz w:val="28"/>
          <w:szCs w:val="28"/>
          <w:lang w:val="nl-BE"/>
        </w:rPr>
        <w:t xml:space="preserve">SchaakStudieSpinselS  2 </w:t>
      </w:r>
      <w:r w:rsidR="00FE54ED">
        <w:rPr>
          <w:rFonts w:ascii="Copperplate Gothic Bold" w:hAnsi="Copperplate Gothic Bold" w:cs="Arial"/>
          <w:b/>
          <w:sz w:val="28"/>
          <w:szCs w:val="28"/>
          <w:lang w:val="nl-BE"/>
        </w:rPr>
        <w:t xml:space="preserve"> </w:t>
      </w:r>
    </w:p>
    <w:p w14:paraId="06D169E4" w14:textId="77777777" w:rsidR="006F3923" w:rsidRDefault="006F3923" w:rsidP="006F3923">
      <w:pPr>
        <w:tabs>
          <w:tab w:val="left" w:pos="1985"/>
        </w:tabs>
        <w:rPr>
          <w:rFonts w:cs="Arial"/>
          <w:sz w:val="20"/>
          <w:szCs w:val="20"/>
          <w:lang w:val="nl-BE"/>
        </w:rPr>
      </w:pPr>
      <w:r>
        <w:rPr>
          <w:rFonts w:cs="Arial"/>
          <w:sz w:val="20"/>
          <w:szCs w:val="20"/>
          <w:lang w:val="nl-BE"/>
        </w:rPr>
        <w:t>Hier ingedeeld in de onderstaande rubr</w:t>
      </w:r>
      <w:r w:rsidR="002B6874">
        <w:rPr>
          <w:rFonts w:cs="Arial"/>
          <w:sz w:val="20"/>
          <w:szCs w:val="20"/>
          <w:lang w:val="nl-BE"/>
        </w:rPr>
        <w:t xml:space="preserve">ieken:                            </w:t>
      </w:r>
      <w:r w:rsidR="00FE54ED">
        <w:rPr>
          <w:rFonts w:cs="Arial"/>
          <w:sz w:val="20"/>
          <w:szCs w:val="20"/>
          <w:lang w:val="nl-BE"/>
        </w:rPr>
        <w:t>op bladzijde:</w:t>
      </w:r>
      <w:r>
        <w:rPr>
          <w:rFonts w:cs="Arial"/>
          <w:sz w:val="20"/>
          <w:szCs w:val="20"/>
          <w:lang w:val="nl-BE"/>
        </w:rPr>
        <w:t xml:space="preserve"> </w:t>
      </w:r>
    </w:p>
    <w:tbl>
      <w:tblPr>
        <w:tblW w:w="5000" w:type="pct"/>
        <w:tblLook w:val="04A0" w:firstRow="1" w:lastRow="0" w:firstColumn="1" w:lastColumn="0" w:noHBand="0" w:noVBand="1"/>
      </w:tblPr>
      <w:tblGrid>
        <w:gridCol w:w="6010"/>
        <w:gridCol w:w="681"/>
      </w:tblGrid>
      <w:tr w:rsidR="006F3923" w14:paraId="55F4CDCB" w14:textId="77777777">
        <w:trPr>
          <w:cantSplit/>
          <w:trHeight w:val="454"/>
        </w:trPr>
        <w:tc>
          <w:tcPr>
            <w:tcW w:w="4491" w:type="pct"/>
            <w:shd w:val="clear" w:color="auto" w:fill="auto"/>
            <w:vAlign w:val="bottom"/>
          </w:tcPr>
          <w:p w14:paraId="2AD7F106"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Voorwoord                                                                                  </w:t>
            </w:r>
          </w:p>
        </w:tc>
        <w:tc>
          <w:tcPr>
            <w:tcW w:w="509" w:type="pct"/>
            <w:shd w:val="clear" w:color="auto" w:fill="auto"/>
            <w:vAlign w:val="bottom"/>
          </w:tcPr>
          <w:p w14:paraId="39463890" w14:textId="77777777" w:rsidR="006F3923" w:rsidRDefault="006F3923" w:rsidP="007C7BE0">
            <w:pPr>
              <w:jc w:val="right"/>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 </w:t>
            </w:r>
            <w:r w:rsidR="00A62790">
              <w:rPr>
                <w:rFonts w:cs="Arial"/>
                <w:sz w:val="20"/>
                <w:szCs w:val="20"/>
                <w:lang w:val="nl-BE"/>
              </w:rPr>
              <w:t>9</w:t>
            </w:r>
          </w:p>
        </w:tc>
      </w:tr>
      <w:tr w:rsidR="006F3923" w14:paraId="3550870C" w14:textId="77777777">
        <w:trPr>
          <w:cantSplit/>
          <w:trHeight w:val="454"/>
        </w:trPr>
        <w:tc>
          <w:tcPr>
            <w:tcW w:w="4491" w:type="pct"/>
            <w:shd w:val="clear" w:color="auto" w:fill="auto"/>
            <w:vAlign w:val="bottom"/>
          </w:tcPr>
          <w:p w14:paraId="2B87CAA6"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Ten  Geleide                                                                                                                                                                                                   </w:t>
            </w:r>
            <w:r>
              <w:rPr>
                <w:rFonts w:ascii="Copperplate Gothic Light" w:hAnsi="Copperplate Gothic Light" w:cs="Arial"/>
                <w:sz w:val="20"/>
                <w:szCs w:val="20"/>
                <w:lang w:val="nl-BE"/>
              </w:rPr>
              <w:t xml:space="preserve">                                                                                                                    </w:t>
            </w:r>
          </w:p>
        </w:tc>
        <w:tc>
          <w:tcPr>
            <w:tcW w:w="509" w:type="pct"/>
            <w:shd w:val="clear" w:color="auto" w:fill="auto"/>
            <w:vAlign w:val="bottom"/>
          </w:tcPr>
          <w:p w14:paraId="13761D58" w14:textId="77777777" w:rsidR="006F3923" w:rsidRDefault="006F3923" w:rsidP="007C7BE0">
            <w:pPr>
              <w:jc w:val="right"/>
              <w:rPr>
                <w:rFonts w:ascii="Copperplate Gothic Bold" w:hAnsi="Copperplate Gothic Bold" w:cs="Arial"/>
                <w:sz w:val="20"/>
                <w:szCs w:val="20"/>
                <w:lang w:val="nl-BE"/>
              </w:rPr>
            </w:pPr>
            <w:r>
              <w:rPr>
                <w:rFonts w:cs="Arial"/>
                <w:sz w:val="20"/>
                <w:szCs w:val="20"/>
                <w:lang w:val="nl-BE"/>
              </w:rPr>
              <w:t>1</w:t>
            </w:r>
            <w:r w:rsidR="00A62790">
              <w:rPr>
                <w:rFonts w:cs="Arial"/>
                <w:sz w:val="20"/>
                <w:szCs w:val="20"/>
                <w:lang w:val="nl-BE"/>
              </w:rPr>
              <w:t>3</w:t>
            </w:r>
          </w:p>
        </w:tc>
      </w:tr>
      <w:tr w:rsidR="006F3923" w14:paraId="0241A1D0" w14:textId="77777777">
        <w:trPr>
          <w:cantSplit/>
          <w:trHeight w:val="454"/>
        </w:trPr>
        <w:tc>
          <w:tcPr>
            <w:tcW w:w="4491" w:type="pct"/>
            <w:shd w:val="clear" w:color="auto" w:fill="auto"/>
            <w:vAlign w:val="bottom"/>
          </w:tcPr>
          <w:p w14:paraId="6D59952C"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Enkele Voor- en Nabeschouwingen</w:t>
            </w:r>
            <w:r>
              <w:rPr>
                <w:rFonts w:cs="Arial"/>
                <w:sz w:val="20"/>
                <w:szCs w:val="20"/>
                <w:lang w:val="nl-BE"/>
              </w:rPr>
              <w:t xml:space="preserve">               </w:t>
            </w:r>
          </w:p>
        </w:tc>
        <w:tc>
          <w:tcPr>
            <w:tcW w:w="509" w:type="pct"/>
            <w:shd w:val="clear" w:color="auto" w:fill="auto"/>
            <w:vAlign w:val="bottom"/>
          </w:tcPr>
          <w:p w14:paraId="20BCB392" w14:textId="77777777" w:rsidR="006F3923" w:rsidRDefault="00A62790" w:rsidP="007C7BE0">
            <w:pPr>
              <w:jc w:val="right"/>
              <w:rPr>
                <w:rFonts w:ascii="Copperplate Gothic Bold" w:hAnsi="Copperplate Gothic Bold" w:cs="Arial"/>
                <w:sz w:val="20"/>
                <w:szCs w:val="20"/>
                <w:lang w:val="nl-BE"/>
              </w:rPr>
            </w:pPr>
            <w:r>
              <w:rPr>
                <w:rFonts w:cs="Arial"/>
                <w:sz w:val="20"/>
                <w:szCs w:val="20"/>
                <w:lang w:val="nl-BE"/>
              </w:rPr>
              <w:t>17</w:t>
            </w:r>
          </w:p>
        </w:tc>
      </w:tr>
      <w:tr w:rsidR="006F3923" w14:paraId="15CACD37" w14:textId="77777777">
        <w:trPr>
          <w:cantSplit/>
          <w:trHeight w:val="454"/>
        </w:trPr>
        <w:tc>
          <w:tcPr>
            <w:tcW w:w="4491" w:type="pct"/>
            <w:shd w:val="clear" w:color="auto" w:fill="auto"/>
            <w:vAlign w:val="bottom"/>
          </w:tcPr>
          <w:p w14:paraId="2AE95DC3" w14:textId="77777777" w:rsidR="006F3923" w:rsidRDefault="006F3923">
            <w:pPr>
              <w:rPr>
                <w:rFonts w:ascii="Copperplate Gothic Bold" w:hAnsi="Copperplate Gothic Bold" w:cs="Arial"/>
                <w:sz w:val="20"/>
                <w:szCs w:val="20"/>
              </w:rPr>
            </w:pPr>
            <w:r>
              <w:rPr>
                <w:rFonts w:ascii="Copperplate Gothic Bold" w:hAnsi="Copperplate Gothic Bold" w:cs="Arial"/>
                <w:sz w:val="20"/>
                <w:szCs w:val="20"/>
              </w:rPr>
              <w:t xml:space="preserve">You feel at ease in your command of English                                                                                                     </w:t>
            </w:r>
          </w:p>
        </w:tc>
        <w:tc>
          <w:tcPr>
            <w:tcW w:w="509" w:type="pct"/>
            <w:shd w:val="clear" w:color="auto" w:fill="auto"/>
            <w:vAlign w:val="bottom"/>
          </w:tcPr>
          <w:p w14:paraId="55BEDA55" w14:textId="77777777" w:rsidR="006F3923" w:rsidRDefault="00A62790" w:rsidP="007C7BE0">
            <w:pPr>
              <w:jc w:val="right"/>
              <w:rPr>
                <w:rFonts w:ascii="Copperplate Gothic Bold" w:hAnsi="Copperplate Gothic Bold" w:cs="Arial"/>
                <w:sz w:val="20"/>
                <w:szCs w:val="20"/>
              </w:rPr>
            </w:pPr>
            <w:r>
              <w:rPr>
                <w:rFonts w:cs="Arial"/>
                <w:sz w:val="20"/>
                <w:szCs w:val="20"/>
                <w:lang w:val="nl-BE"/>
              </w:rPr>
              <w:t>25</w:t>
            </w:r>
          </w:p>
        </w:tc>
      </w:tr>
      <w:tr w:rsidR="006F3923" w14:paraId="057DB35D" w14:textId="77777777">
        <w:trPr>
          <w:cantSplit/>
          <w:trHeight w:val="454"/>
        </w:trPr>
        <w:tc>
          <w:tcPr>
            <w:tcW w:w="4491" w:type="pct"/>
            <w:shd w:val="clear" w:color="auto" w:fill="auto"/>
            <w:vAlign w:val="bottom"/>
          </w:tcPr>
          <w:p w14:paraId="202F84C2" w14:textId="77777777" w:rsidR="006F3923" w:rsidRDefault="006F3923">
            <w:pPr>
              <w:rPr>
                <w:rFonts w:cs="Arial"/>
                <w:sz w:val="20"/>
                <w:szCs w:val="20"/>
              </w:rPr>
            </w:pPr>
            <w:r>
              <w:rPr>
                <w:rFonts w:ascii="Copperplate Gothic Bold" w:hAnsi="Copperplate Gothic Bold" w:cs="Arial"/>
                <w:sz w:val="20"/>
                <w:szCs w:val="20"/>
                <w:lang w:val="nl-BE"/>
              </w:rPr>
              <w:t xml:space="preserve">Een Fidele  Boel                                                                </w:t>
            </w:r>
          </w:p>
        </w:tc>
        <w:tc>
          <w:tcPr>
            <w:tcW w:w="509" w:type="pct"/>
            <w:shd w:val="clear" w:color="auto" w:fill="auto"/>
            <w:vAlign w:val="bottom"/>
          </w:tcPr>
          <w:p w14:paraId="5A04CEC8" w14:textId="77777777" w:rsidR="006F3923" w:rsidRPr="002242E2" w:rsidRDefault="00A62790" w:rsidP="002242E2">
            <w:pPr>
              <w:jc w:val="center"/>
              <w:rPr>
                <w:sz w:val="20"/>
                <w:szCs w:val="20"/>
              </w:rPr>
            </w:pPr>
            <w:r>
              <w:rPr>
                <w:sz w:val="20"/>
                <w:szCs w:val="20"/>
              </w:rPr>
              <w:t xml:space="preserve">    29</w:t>
            </w:r>
          </w:p>
        </w:tc>
      </w:tr>
      <w:tr w:rsidR="006F3923" w14:paraId="502B2B7B" w14:textId="77777777">
        <w:trPr>
          <w:cantSplit/>
          <w:trHeight w:val="454"/>
        </w:trPr>
        <w:tc>
          <w:tcPr>
            <w:tcW w:w="4491" w:type="pct"/>
            <w:shd w:val="clear" w:color="auto" w:fill="auto"/>
            <w:vAlign w:val="bottom"/>
          </w:tcPr>
          <w:p w14:paraId="4256AF0E" w14:textId="77777777" w:rsidR="006F3923" w:rsidRDefault="006F3923">
            <w:pPr>
              <w:widowControl/>
              <w:autoSpaceDE/>
              <w:autoSpaceDN/>
              <w:adjustRightInd/>
              <w:rPr>
                <w:rFonts w:cs="Arial"/>
                <w:sz w:val="20"/>
                <w:szCs w:val="20"/>
              </w:rPr>
            </w:pPr>
            <w:r>
              <w:rPr>
                <w:rFonts w:ascii="Copperplate Gothic Bold" w:hAnsi="Copperplate Gothic Bold" w:cs="Arial"/>
                <w:sz w:val="20"/>
                <w:szCs w:val="20"/>
                <w:lang w:val="nl-BE"/>
              </w:rPr>
              <w:t xml:space="preserve">Manke Maljutka’s </w:t>
            </w:r>
            <w:r>
              <w:rPr>
                <w:rFonts w:cs="Arial"/>
                <w:sz w:val="20"/>
                <w:szCs w:val="20"/>
              </w:rPr>
              <w:t xml:space="preserve"> </w:t>
            </w:r>
            <w:r>
              <w:rPr>
                <w:rFonts w:cs="Arial"/>
                <w:sz w:val="20"/>
                <w:szCs w:val="20"/>
                <w:lang w:val="nl-BE"/>
              </w:rPr>
              <w:t xml:space="preserve">Nu hersteld   </w:t>
            </w:r>
            <w:r w:rsidR="00986852">
              <w:rPr>
                <w:rFonts w:cs="Arial"/>
                <w:sz w:val="20"/>
                <w:szCs w:val="20"/>
                <w:lang w:val="nl-BE"/>
              </w:rPr>
              <w:t xml:space="preserve">                                                         </w:t>
            </w:r>
            <w:r>
              <w:rPr>
                <w:rFonts w:cs="Arial"/>
                <w:sz w:val="20"/>
                <w:szCs w:val="20"/>
                <w:lang w:val="nl-BE"/>
              </w:rPr>
              <w:t xml:space="preserve">                </w:t>
            </w:r>
          </w:p>
        </w:tc>
        <w:tc>
          <w:tcPr>
            <w:tcW w:w="0" w:type="auto"/>
            <w:shd w:val="clear" w:color="auto" w:fill="auto"/>
            <w:vAlign w:val="bottom"/>
          </w:tcPr>
          <w:p w14:paraId="128695BD" w14:textId="77777777" w:rsidR="006F3923" w:rsidRPr="00986852" w:rsidRDefault="00986852" w:rsidP="00986852">
            <w:pPr>
              <w:widowControl/>
              <w:autoSpaceDE/>
              <w:autoSpaceDN/>
              <w:adjustRightInd/>
              <w:jc w:val="center"/>
              <w:rPr>
                <w:rFonts w:ascii="Times New Roman" w:hAnsi="Times New Roman"/>
                <w:sz w:val="22"/>
                <w:szCs w:val="22"/>
                <w:lang w:val="nl-BE" w:eastAsia="nl-BE"/>
              </w:rPr>
            </w:pPr>
            <w:r>
              <w:rPr>
                <w:rFonts w:ascii="Times New Roman" w:hAnsi="Times New Roman"/>
                <w:sz w:val="22"/>
                <w:szCs w:val="22"/>
                <w:lang w:val="nl-BE" w:eastAsia="nl-BE"/>
              </w:rPr>
              <w:t xml:space="preserve">    </w:t>
            </w:r>
            <w:r w:rsidR="00AD342A">
              <w:rPr>
                <w:rFonts w:cs="Arial"/>
                <w:sz w:val="20"/>
                <w:szCs w:val="20"/>
                <w:lang w:val="nl-BE" w:eastAsia="nl-BE"/>
              </w:rPr>
              <w:t>35</w:t>
            </w:r>
            <w:r>
              <w:rPr>
                <w:rFonts w:ascii="Times New Roman" w:hAnsi="Times New Roman"/>
                <w:sz w:val="22"/>
                <w:szCs w:val="22"/>
                <w:lang w:val="nl-BE" w:eastAsia="nl-BE"/>
              </w:rPr>
              <w:t xml:space="preserve">  </w:t>
            </w:r>
          </w:p>
        </w:tc>
      </w:tr>
      <w:tr w:rsidR="006F3923" w14:paraId="42BB830B" w14:textId="77777777">
        <w:trPr>
          <w:cantSplit/>
          <w:trHeight w:val="454"/>
        </w:trPr>
        <w:tc>
          <w:tcPr>
            <w:tcW w:w="4491" w:type="pct"/>
            <w:shd w:val="clear" w:color="auto" w:fill="auto"/>
            <w:vAlign w:val="bottom"/>
          </w:tcPr>
          <w:p w14:paraId="232FF3E3"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Maljutka’s </w:t>
            </w:r>
            <w:r>
              <w:rPr>
                <w:rFonts w:cs="Arial"/>
                <w:sz w:val="20"/>
                <w:szCs w:val="20"/>
                <w:lang w:val="nl-BE"/>
              </w:rPr>
              <w:t xml:space="preserve">= 4 of 5 stukken op het bord                          </w:t>
            </w:r>
          </w:p>
        </w:tc>
        <w:tc>
          <w:tcPr>
            <w:tcW w:w="509" w:type="pct"/>
            <w:shd w:val="clear" w:color="auto" w:fill="auto"/>
            <w:vAlign w:val="bottom"/>
          </w:tcPr>
          <w:p w14:paraId="01AC1C04" w14:textId="77777777" w:rsidR="006F3923" w:rsidRDefault="00AD342A" w:rsidP="007C7BE0">
            <w:pPr>
              <w:jc w:val="right"/>
              <w:rPr>
                <w:rFonts w:cs="Arial"/>
                <w:sz w:val="20"/>
                <w:szCs w:val="20"/>
                <w:lang w:val="nl-BE"/>
              </w:rPr>
            </w:pPr>
            <w:r>
              <w:rPr>
                <w:rFonts w:cs="Arial"/>
                <w:sz w:val="20"/>
                <w:szCs w:val="20"/>
                <w:lang w:val="nl-BE"/>
              </w:rPr>
              <w:t>67</w:t>
            </w:r>
          </w:p>
        </w:tc>
      </w:tr>
      <w:tr w:rsidR="006F3923" w14:paraId="2F2B4BEC" w14:textId="77777777">
        <w:trPr>
          <w:cantSplit/>
          <w:trHeight w:val="454"/>
        </w:trPr>
        <w:tc>
          <w:tcPr>
            <w:tcW w:w="4491" w:type="pct"/>
            <w:shd w:val="clear" w:color="auto" w:fill="auto"/>
            <w:vAlign w:val="bottom"/>
          </w:tcPr>
          <w:p w14:paraId="2E9F22AD"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Mini - Studies </w:t>
            </w:r>
            <w:r>
              <w:rPr>
                <w:rFonts w:cs="Arial"/>
                <w:sz w:val="20"/>
                <w:szCs w:val="20"/>
                <w:lang w:val="nl-BE"/>
              </w:rPr>
              <w:t>of Ultra-miniaturen</w:t>
            </w:r>
            <w:r>
              <w:rPr>
                <w:rFonts w:cs="Arial"/>
                <w:b/>
                <w:sz w:val="20"/>
                <w:szCs w:val="20"/>
                <w:lang w:val="nl-BE"/>
              </w:rPr>
              <w:t xml:space="preserve"> </w:t>
            </w:r>
            <w:r>
              <w:rPr>
                <w:rFonts w:cs="Arial"/>
                <w:sz w:val="20"/>
                <w:szCs w:val="20"/>
                <w:lang w:val="nl-BE"/>
              </w:rPr>
              <w:t>= 6 stukken op het bord</w:t>
            </w:r>
          </w:p>
        </w:tc>
        <w:tc>
          <w:tcPr>
            <w:tcW w:w="509" w:type="pct"/>
            <w:shd w:val="clear" w:color="auto" w:fill="auto"/>
            <w:vAlign w:val="bottom"/>
          </w:tcPr>
          <w:p w14:paraId="2A0223FC" w14:textId="77777777" w:rsidR="006F3923" w:rsidRDefault="00AD342A" w:rsidP="007C7BE0">
            <w:pPr>
              <w:jc w:val="right"/>
              <w:rPr>
                <w:rFonts w:ascii="Copperplate Gothic Bold" w:hAnsi="Copperplate Gothic Bold" w:cs="Arial"/>
                <w:sz w:val="20"/>
                <w:szCs w:val="20"/>
                <w:lang w:val="nl-BE"/>
              </w:rPr>
            </w:pPr>
            <w:r>
              <w:rPr>
                <w:rFonts w:cs="Arial"/>
                <w:sz w:val="20"/>
                <w:szCs w:val="20"/>
                <w:lang w:val="nl-BE"/>
              </w:rPr>
              <w:t>121</w:t>
            </w:r>
          </w:p>
        </w:tc>
      </w:tr>
      <w:tr w:rsidR="006F3923" w14:paraId="58DCD29F" w14:textId="77777777">
        <w:trPr>
          <w:cantSplit/>
          <w:trHeight w:val="454"/>
        </w:trPr>
        <w:tc>
          <w:tcPr>
            <w:tcW w:w="4491" w:type="pct"/>
            <w:shd w:val="clear" w:color="auto" w:fill="auto"/>
            <w:vAlign w:val="bottom"/>
          </w:tcPr>
          <w:p w14:paraId="2B0C5A41"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Miniaturen </w:t>
            </w:r>
            <w:r>
              <w:rPr>
                <w:rFonts w:cs="Arial"/>
                <w:sz w:val="20"/>
                <w:szCs w:val="20"/>
                <w:lang w:val="nl-BE"/>
              </w:rPr>
              <w:t>= 7 stukken op het bord</w:t>
            </w:r>
            <w:r>
              <w:rPr>
                <w:rFonts w:cs="Arial"/>
                <w:lang w:val="nl-BE"/>
              </w:rPr>
              <w:t xml:space="preserve">           </w:t>
            </w:r>
          </w:p>
        </w:tc>
        <w:tc>
          <w:tcPr>
            <w:tcW w:w="509" w:type="pct"/>
            <w:shd w:val="clear" w:color="auto" w:fill="auto"/>
            <w:vAlign w:val="bottom"/>
          </w:tcPr>
          <w:p w14:paraId="13EF27F6" w14:textId="77777777" w:rsidR="006F3923" w:rsidRDefault="00AD342A" w:rsidP="007C7BE0">
            <w:pPr>
              <w:jc w:val="right"/>
              <w:rPr>
                <w:rFonts w:cs="Arial"/>
                <w:b/>
                <w:lang w:val="nl-BE"/>
              </w:rPr>
            </w:pPr>
            <w:r>
              <w:rPr>
                <w:rFonts w:cs="Arial"/>
                <w:sz w:val="20"/>
                <w:szCs w:val="20"/>
                <w:lang w:val="nl-BE"/>
              </w:rPr>
              <w:t>20</w:t>
            </w:r>
            <w:r w:rsidR="003C4769">
              <w:rPr>
                <w:rFonts w:cs="Arial"/>
                <w:sz w:val="20"/>
                <w:szCs w:val="20"/>
                <w:lang w:val="nl-BE"/>
              </w:rPr>
              <w:t>7</w:t>
            </w:r>
          </w:p>
        </w:tc>
      </w:tr>
      <w:tr w:rsidR="006F3923" w14:paraId="62E4E475" w14:textId="77777777">
        <w:trPr>
          <w:cantSplit/>
          <w:trHeight w:val="454"/>
        </w:trPr>
        <w:tc>
          <w:tcPr>
            <w:tcW w:w="4491" w:type="pct"/>
            <w:shd w:val="clear" w:color="auto" w:fill="auto"/>
            <w:vAlign w:val="bottom"/>
          </w:tcPr>
          <w:p w14:paraId="2A88F7D4" w14:textId="77777777" w:rsidR="006F3923" w:rsidRDefault="006F3923">
            <w:pPr>
              <w:rPr>
                <w:rFonts w:cs="Arial"/>
                <w:sz w:val="20"/>
                <w:szCs w:val="20"/>
                <w:lang w:val="nl-BE"/>
              </w:rPr>
            </w:pPr>
            <w:r>
              <w:rPr>
                <w:rFonts w:ascii="Copperplate Gothic Bold" w:hAnsi="Copperplate Gothic Bold" w:cs="Arial"/>
                <w:sz w:val="20"/>
                <w:szCs w:val="20"/>
                <w:lang w:val="nl-BE"/>
              </w:rPr>
              <w:t xml:space="preserve">Bijna - Miniaturen </w:t>
            </w:r>
            <w:r>
              <w:rPr>
                <w:rFonts w:cs="Arial"/>
                <w:sz w:val="20"/>
                <w:szCs w:val="20"/>
                <w:lang w:val="nl-BE"/>
              </w:rPr>
              <w:t xml:space="preserve">= 8 stukken op het bord                  </w:t>
            </w:r>
          </w:p>
        </w:tc>
        <w:tc>
          <w:tcPr>
            <w:tcW w:w="509" w:type="pct"/>
            <w:shd w:val="clear" w:color="auto" w:fill="auto"/>
            <w:vAlign w:val="bottom"/>
          </w:tcPr>
          <w:p w14:paraId="6398403A" w14:textId="77777777" w:rsidR="006F3923" w:rsidRDefault="003C4769" w:rsidP="007C7BE0">
            <w:pPr>
              <w:jc w:val="right"/>
              <w:rPr>
                <w:rFonts w:cs="Arial"/>
                <w:sz w:val="20"/>
                <w:szCs w:val="20"/>
                <w:lang w:val="nl-BE"/>
              </w:rPr>
            </w:pPr>
            <w:r>
              <w:rPr>
                <w:rFonts w:cs="Arial"/>
                <w:sz w:val="20"/>
                <w:szCs w:val="20"/>
                <w:lang w:val="nl-BE"/>
              </w:rPr>
              <w:t>295</w:t>
            </w:r>
            <w:r w:rsidR="006F3923">
              <w:rPr>
                <w:rFonts w:cs="Arial"/>
                <w:sz w:val="20"/>
                <w:szCs w:val="20"/>
                <w:lang w:val="nl-BE"/>
              </w:rPr>
              <w:t xml:space="preserve"> </w:t>
            </w:r>
          </w:p>
        </w:tc>
      </w:tr>
      <w:tr w:rsidR="006F3923" w14:paraId="11DD0F4D" w14:textId="77777777">
        <w:trPr>
          <w:cantSplit/>
          <w:trHeight w:val="454"/>
        </w:trPr>
        <w:tc>
          <w:tcPr>
            <w:tcW w:w="4491" w:type="pct"/>
            <w:shd w:val="clear" w:color="auto" w:fill="auto"/>
            <w:vAlign w:val="bottom"/>
          </w:tcPr>
          <w:p w14:paraId="021D5238"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Studies </w:t>
            </w:r>
            <w:r>
              <w:rPr>
                <w:rFonts w:cs="Arial"/>
                <w:sz w:val="20"/>
                <w:szCs w:val="20"/>
                <w:lang w:val="nl-BE"/>
              </w:rPr>
              <w:t>= 9 of meer stukken op het bord</w:t>
            </w:r>
            <w:r>
              <w:rPr>
                <w:rFonts w:ascii="Copperplate Gothic Bold" w:hAnsi="Copperplate Gothic Bold" w:cs="Arial"/>
                <w:sz w:val="20"/>
                <w:szCs w:val="20"/>
                <w:lang w:val="nl-BE"/>
              </w:rPr>
              <w:t xml:space="preserve">                                </w:t>
            </w:r>
          </w:p>
        </w:tc>
        <w:tc>
          <w:tcPr>
            <w:tcW w:w="509" w:type="pct"/>
            <w:shd w:val="clear" w:color="auto" w:fill="auto"/>
            <w:vAlign w:val="bottom"/>
          </w:tcPr>
          <w:p w14:paraId="39E7EF88" w14:textId="77777777" w:rsidR="006F3923" w:rsidRDefault="00D55A29" w:rsidP="007C7BE0">
            <w:pPr>
              <w:jc w:val="right"/>
              <w:rPr>
                <w:rFonts w:ascii="Copperplate Gothic Bold" w:hAnsi="Copperplate Gothic Bold" w:cs="Arial"/>
                <w:sz w:val="20"/>
                <w:szCs w:val="20"/>
                <w:lang w:val="nl-BE"/>
              </w:rPr>
            </w:pPr>
            <w:r>
              <w:rPr>
                <w:rFonts w:cs="Arial"/>
                <w:sz w:val="20"/>
                <w:szCs w:val="20"/>
                <w:lang w:val="nl-BE"/>
              </w:rPr>
              <w:t>3</w:t>
            </w:r>
            <w:r w:rsidR="00457771">
              <w:rPr>
                <w:rFonts w:cs="Arial"/>
                <w:sz w:val="20"/>
                <w:szCs w:val="20"/>
                <w:lang w:val="nl-BE"/>
              </w:rPr>
              <w:t>5</w:t>
            </w:r>
            <w:r w:rsidR="003C4769">
              <w:rPr>
                <w:rFonts w:cs="Arial"/>
                <w:sz w:val="20"/>
                <w:szCs w:val="20"/>
                <w:lang w:val="nl-BE"/>
              </w:rPr>
              <w:t>5</w:t>
            </w:r>
          </w:p>
        </w:tc>
      </w:tr>
      <w:tr w:rsidR="006F3923" w14:paraId="012A1A1B" w14:textId="77777777">
        <w:trPr>
          <w:cantSplit/>
          <w:trHeight w:val="454"/>
        </w:trPr>
        <w:tc>
          <w:tcPr>
            <w:tcW w:w="4491" w:type="pct"/>
            <w:shd w:val="clear" w:color="auto" w:fill="auto"/>
            <w:vAlign w:val="bottom"/>
          </w:tcPr>
          <w:p w14:paraId="68A0ADC0"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Het Wilde Westen                                                                  </w:t>
            </w:r>
          </w:p>
        </w:tc>
        <w:tc>
          <w:tcPr>
            <w:tcW w:w="509" w:type="pct"/>
            <w:shd w:val="clear" w:color="auto" w:fill="auto"/>
            <w:vAlign w:val="bottom"/>
          </w:tcPr>
          <w:p w14:paraId="7736821A" w14:textId="77777777" w:rsidR="006F3923" w:rsidRDefault="00734130" w:rsidP="007C7BE0">
            <w:pPr>
              <w:jc w:val="right"/>
              <w:rPr>
                <w:rFonts w:ascii="Copperplate Gothic Bold" w:hAnsi="Copperplate Gothic Bold" w:cs="Arial"/>
                <w:sz w:val="20"/>
                <w:szCs w:val="20"/>
                <w:lang w:val="nl-BE"/>
              </w:rPr>
            </w:pPr>
            <w:r>
              <w:rPr>
                <w:rFonts w:cs="Arial"/>
                <w:sz w:val="20"/>
                <w:szCs w:val="20"/>
                <w:lang w:val="nl-BE"/>
              </w:rPr>
              <w:t>4</w:t>
            </w:r>
            <w:r w:rsidR="003C4769">
              <w:rPr>
                <w:rFonts w:cs="Arial"/>
                <w:sz w:val="20"/>
                <w:szCs w:val="20"/>
                <w:lang w:val="nl-BE"/>
              </w:rPr>
              <w:t>21</w:t>
            </w:r>
          </w:p>
        </w:tc>
      </w:tr>
      <w:tr w:rsidR="006F3923" w14:paraId="1CC2D032" w14:textId="77777777">
        <w:trPr>
          <w:cantSplit/>
          <w:trHeight w:val="454"/>
        </w:trPr>
        <w:tc>
          <w:tcPr>
            <w:tcW w:w="4491" w:type="pct"/>
            <w:shd w:val="clear" w:color="auto" w:fill="auto"/>
            <w:vAlign w:val="bottom"/>
          </w:tcPr>
          <w:p w14:paraId="47383E9F"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De Bermuda  Driehoek </w:t>
            </w:r>
            <w:r>
              <w:rPr>
                <w:rFonts w:cs="Arial"/>
                <w:sz w:val="20"/>
                <w:szCs w:val="20"/>
                <w:lang w:val="nl-BE"/>
              </w:rPr>
              <w:t xml:space="preserve">= Een probleem! Een record?            </w:t>
            </w:r>
            <w:r>
              <w:rPr>
                <w:rFonts w:ascii="Copperplate Gothic Bold" w:hAnsi="Copperplate Gothic Bold" w:cs="Arial"/>
                <w:sz w:val="20"/>
                <w:szCs w:val="20"/>
                <w:lang w:val="nl-BE"/>
              </w:rPr>
              <w:t xml:space="preserve">      </w:t>
            </w:r>
          </w:p>
        </w:tc>
        <w:tc>
          <w:tcPr>
            <w:tcW w:w="509" w:type="pct"/>
            <w:shd w:val="clear" w:color="auto" w:fill="auto"/>
            <w:vAlign w:val="bottom"/>
          </w:tcPr>
          <w:p w14:paraId="53C7382C" w14:textId="77777777" w:rsidR="006F3923" w:rsidRDefault="00C21FA5" w:rsidP="007C7BE0">
            <w:pPr>
              <w:jc w:val="right"/>
              <w:rPr>
                <w:rFonts w:ascii="Copperplate Gothic Bold" w:hAnsi="Copperplate Gothic Bold" w:cs="Arial"/>
                <w:sz w:val="20"/>
                <w:szCs w:val="20"/>
                <w:lang w:val="nl-BE"/>
              </w:rPr>
            </w:pPr>
            <w:r>
              <w:rPr>
                <w:rFonts w:cs="Arial"/>
                <w:sz w:val="20"/>
                <w:szCs w:val="20"/>
                <w:lang w:val="nl-BE"/>
              </w:rPr>
              <w:t>4</w:t>
            </w:r>
            <w:r w:rsidR="00457771">
              <w:rPr>
                <w:rFonts w:cs="Arial"/>
                <w:sz w:val="20"/>
                <w:szCs w:val="20"/>
                <w:lang w:val="nl-BE"/>
              </w:rPr>
              <w:t>2</w:t>
            </w:r>
            <w:r w:rsidR="003C4769">
              <w:rPr>
                <w:rFonts w:cs="Arial"/>
                <w:sz w:val="20"/>
                <w:szCs w:val="20"/>
                <w:lang w:val="nl-BE"/>
              </w:rPr>
              <w:t>5</w:t>
            </w:r>
          </w:p>
        </w:tc>
      </w:tr>
      <w:tr w:rsidR="006F3923" w14:paraId="68E7A61B" w14:textId="77777777">
        <w:trPr>
          <w:cantSplit/>
          <w:trHeight w:val="454"/>
        </w:trPr>
        <w:tc>
          <w:tcPr>
            <w:tcW w:w="4491" w:type="pct"/>
            <w:shd w:val="clear" w:color="auto" w:fill="auto"/>
            <w:vAlign w:val="bottom"/>
          </w:tcPr>
          <w:p w14:paraId="78B9CA54" w14:textId="77777777" w:rsidR="006F3923" w:rsidRDefault="006F3923">
            <w:pPr>
              <w:rPr>
                <w:rFonts w:cs="Arial"/>
                <w:sz w:val="20"/>
                <w:szCs w:val="20"/>
                <w:lang w:val="nl-BE"/>
              </w:rPr>
            </w:pPr>
            <w:r>
              <w:rPr>
                <w:rFonts w:ascii="Copperplate Gothic Bold" w:hAnsi="Copperplate Gothic Bold" w:cs="Arial"/>
                <w:sz w:val="20"/>
                <w:szCs w:val="20"/>
                <w:lang w:val="nl-BE"/>
              </w:rPr>
              <w:t xml:space="preserve">Een Vervelende Viervoeter                                                            </w:t>
            </w:r>
          </w:p>
        </w:tc>
        <w:tc>
          <w:tcPr>
            <w:tcW w:w="509" w:type="pct"/>
            <w:shd w:val="clear" w:color="auto" w:fill="auto"/>
            <w:vAlign w:val="bottom"/>
          </w:tcPr>
          <w:p w14:paraId="0A93F340" w14:textId="77777777" w:rsidR="006F3923" w:rsidRDefault="00D55A29" w:rsidP="007C7BE0">
            <w:pPr>
              <w:jc w:val="right"/>
              <w:rPr>
                <w:rFonts w:cs="Arial"/>
                <w:sz w:val="20"/>
                <w:szCs w:val="20"/>
                <w:lang w:val="nl-BE"/>
              </w:rPr>
            </w:pPr>
            <w:r>
              <w:rPr>
                <w:rFonts w:cs="Arial"/>
                <w:sz w:val="20"/>
                <w:szCs w:val="20"/>
                <w:lang w:val="nl-BE"/>
              </w:rPr>
              <w:t>42</w:t>
            </w:r>
            <w:r w:rsidR="003C4769">
              <w:rPr>
                <w:rFonts w:cs="Arial"/>
                <w:sz w:val="20"/>
                <w:szCs w:val="20"/>
                <w:lang w:val="nl-BE"/>
              </w:rPr>
              <w:t>9</w:t>
            </w:r>
          </w:p>
        </w:tc>
      </w:tr>
      <w:tr w:rsidR="006F3923" w14:paraId="21EF9B63" w14:textId="77777777">
        <w:trPr>
          <w:cantSplit/>
          <w:trHeight w:val="454"/>
        </w:trPr>
        <w:tc>
          <w:tcPr>
            <w:tcW w:w="4491" w:type="pct"/>
            <w:shd w:val="clear" w:color="auto" w:fill="auto"/>
            <w:vAlign w:val="bottom"/>
          </w:tcPr>
          <w:p w14:paraId="19DC3B11" w14:textId="77777777" w:rsidR="006F3923" w:rsidRDefault="006F3923">
            <w:pPr>
              <w:rPr>
                <w:rFonts w:cs="Arial"/>
                <w:sz w:val="20"/>
                <w:szCs w:val="20"/>
                <w:lang w:val="nl-BE"/>
              </w:rPr>
            </w:pPr>
            <w:r>
              <w:rPr>
                <w:rFonts w:ascii="Copperplate Gothic Bold" w:hAnsi="Copperplate Gothic Bold" w:cs="Arial"/>
                <w:sz w:val="20"/>
                <w:szCs w:val="20"/>
                <w:lang w:val="nl-BE"/>
              </w:rPr>
              <w:t xml:space="preserve">Index </w:t>
            </w:r>
            <w:r>
              <w:rPr>
                <w:rFonts w:cs="Arial"/>
                <w:sz w:val="20"/>
                <w:szCs w:val="20"/>
                <w:lang w:val="nl-BE"/>
              </w:rPr>
              <w:t xml:space="preserve">= GBR code                                                             </w:t>
            </w:r>
          </w:p>
        </w:tc>
        <w:tc>
          <w:tcPr>
            <w:tcW w:w="509" w:type="pct"/>
            <w:shd w:val="clear" w:color="auto" w:fill="auto"/>
            <w:vAlign w:val="bottom"/>
          </w:tcPr>
          <w:p w14:paraId="30D2CC2D" w14:textId="77777777" w:rsidR="006F3923" w:rsidRDefault="00801A51" w:rsidP="007C7BE0">
            <w:pPr>
              <w:jc w:val="right"/>
              <w:rPr>
                <w:rFonts w:cs="Arial"/>
                <w:sz w:val="20"/>
                <w:szCs w:val="20"/>
                <w:lang w:val="nl-BE"/>
              </w:rPr>
            </w:pPr>
            <w:r>
              <w:rPr>
                <w:rFonts w:cs="Arial"/>
                <w:sz w:val="20"/>
                <w:szCs w:val="20"/>
                <w:lang w:val="nl-BE"/>
              </w:rPr>
              <w:t>4</w:t>
            </w:r>
            <w:r w:rsidR="00457771">
              <w:rPr>
                <w:rFonts w:cs="Arial"/>
                <w:sz w:val="20"/>
                <w:szCs w:val="20"/>
                <w:lang w:val="nl-BE"/>
              </w:rPr>
              <w:t>3</w:t>
            </w:r>
            <w:r w:rsidR="003C4769">
              <w:rPr>
                <w:rFonts w:cs="Arial"/>
                <w:sz w:val="20"/>
                <w:szCs w:val="20"/>
                <w:lang w:val="nl-BE"/>
              </w:rPr>
              <w:t>3</w:t>
            </w:r>
          </w:p>
        </w:tc>
      </w:tr>
      <w:tr w:rsidR="006F3923" w14:paraId="44858D6C" w14:textId="77777777">
        <w:trPr>
          <w:cantSplit/>
          <w:trHeight w:val="454"/>
        </w:trPr>
        <w:tc>
          <w:tcPr>
            <w:tcW w:w="4491" w:type="pct"/>
            <w:shd w:val="clear" w:color="auto" w:fill="auto"/>
            <w:vAlign w:val="bottom"/>
          </w:tcPr>
          <w:p w14:paraId="0028F1EC" w14:textId="77777777" w:rsidR="006F3923" w:rsidRDefault="006F3923">
            <w:pPr>
              <w:rPr>
                <w:rFonts w:cs="Arial"/>
                <w:sz w:val="20"/>
                <w:szCs w:val="20"/>
                <w:lang w:val="nl-BE"/>
              </w:rPr>
            </w:pPr>
            <w:r>
              <w:rPr>
                <w:rFonts w:ascii="Copperplate Gothic Bold" w:hAnsi="Copperplate Gothic Bold" w:cs="Arial"/>
                <w:sz w:val="20"/>
                <w:szCs w:val="20"/>
                <w:lang w:val="nl-BE"/>
              </w:rPr>
              <w:t xml:space="preserve">Recensies  </w:t>
            </w:r>
            <w:r>
              <w:rPr>
                <w:rFonts w:cs="Arial"/>
                <w:sz w:val="20"/>
                <w:szCs w:val="20"/>
                <w:lang w:val="nl-BE"/>
              </w:rPr>
              <w:t xml:space="preserve">bij de eerste druk                                            </w:t>
            </w:r>
          </w:p>
        </w:tc>
        <w:tc>
          <w:tcPr>
            <w:tcW w:w="509" w:type="pct"/>
            <w:shd w:val="clear" w:color="auto" w:fill="auto"/>
            <w:vAlign w:val="bottom"/>
          </w:tcPr>
          <w:p w14:paraId="3DD58CC1" w14:textId="77777777" w:rsidR="006F3923" w:rsidRDefault="00734130" w:rsidP="007C7BE0">
            <w:pPr>
              <w:jc w:val="right"/>
              <w:rPr>
                <w:rFonts w:cs="Arial"/>
                <w:sz w:val="20"/>
                <w:szCs w:val="20"/>
                <w:lang w:val="nl-BE"/>
              </w:rPr>
            </w:pPr>
            <w:r>
              <w:rPr>
                <w:rFonts w:cs="Arial"/>
                <w:sz w:val="20"/>
                <w:szCs w:val="20"/>
                <w:lang w:val="nl-BE"/>
              </w:rPr>
              <w:t>43</w:t>
            </w:r>
            <w:r w:rsidR="003C4769">
              <w:rPr>
                <w:rFonts w:cs="Arial"/>
                <w:sz w:val="20"/>
                <w:szCs w:val="20"/>
                <w:lang w:val="nl-BE"/>
              </w:rPr>
              <w:t>9</w:t>
            </w:r>
          </w:p>
        </w:tc>
      </w:tr>
      <w:tr w:rsidR="006F3923" w14:paraId="2C8D98D1" w14:textId="77777777">
        <w:trPr>
          <w:cantSplit/>
          <w:trHeight w:val="454"/>
        </w:trPr>
        <w:tc>
          <w:tcPr>
            <w:tcW w:w="4491" w:type="pct"/>
            <w:shd w:val="clear" w:color="auto" w:fill="auto"/>
            <w:vAlign w:val="bottom"/>
          </w:tcPr>
          <w:p w14:paraId="528F5122" w14:textId="77777777" w:rsidR="006F3923" w:rsidRDefault="006F3923">
            <w:pPr>
              <w:rPr>
                <w:rFonts w:ascii="Copperplate Gothic Bold" w:hAnsi="Copperplate Gothic Bold" w:cs="Arial"/>
                <w:sz w:val="20"/>
                <w:szCs w:val="20"/>
                <w:lang w:val="nl-BE"/>
              </w:rPr>
            </w:pPr>
            <w:r>
              <w:rPr>
                <w:rFonts w:ascii="Copperplate Gothic Bold" w:hAnsi="Copperplate Gothic Bold" w:cs="Arial"/>
                <w:sz w:val="20"/>
                <w:szCs w:val="20"/>
                <w:lang w:val="nl-BE"/>
              </w:rPr>
              <w:t xml:space="preserve">Colofon                                                                              </w:t>
            </w:r>
          </w:p>
        </w:tc>
        <w:tc>
          <w:tcPr>
            <w:tcW w:w="509" w:type="pct"/>
            <w:shd w:val="clear" w:color="auto" w:fill="auto"/>
            <w:vAlign w:val="bottom"/>
          </w:tcPr>
          <w:p w14:paraId="5F286A94" w14:textId="77777777" w:rsidR="006F3923" w:rsidRDefault="00734130" w:rsidP="007C7BE0">
            <w:pPr>
              <w:jc w:val="right"/>
              <w:rPr>
                <w:rFonts w:ascii="Copperplate Gothic Bold" w:hAnsi="Copperplate Gothic Bold" w:cs="Arial"/>
                <w:sz w:val="20"/>
                <w:szCs w:val="20"/>
                <w:lang w:val="nl-BE"/>
              </w:rPr>
            </w:pPr>
            <w:r>
              <w:rPr>
                <w:rFonts w:cs="Arial"/>
                <w:sz w:val="20"/>
                <w:szCs w:val="20"/>
                <w:lang w:val="nl-BE"/>
              </w:rPr>
              <w:t>4</w:t>
            </w:r>
            <w:r w:rsidR="00457771">
              <w:rPr>
                <w:rFonts w:cs="Arial"/>
                <w:sz w:val="20"/>
                <w:szCs w:val="20"/>
                <w:lang w:val="nl-BE"/>
              </w:rPr>
              <w:t>5</w:t>
            </w:r>
            <w:r w:rsidR="003C4769">
              <w:rPr>
                <w:rFonts w:cs="Arial"/>
                <w:sz w:val="20"/>
                <w:szCs w:val="20"/>
                <w:lang w:val="nl-BE"/>
              </w:rPr>
              <w:t>5</w:t>
            </w:r>
          </w:p>
        </w:tc>
      </w:tr>
    </w:tbl>
    <w:p w14:paraId="4F2C56BA" w14:textId="77777777" w:rsidR="006444A0" w:rsidRDefault="006F3923" w:rsidP="00BB7CCE">
      <w:pPr>
        <w:tabs>
          <w:tab w:val="left" w:pos="6075"/>
        </w:tabs>
        <w:jc w:val="center"/>
        <w:rPr>
          <w:rFonts w:ascii="Copperplate Gothic Bold" w:hAnsi="Copperplate Gothic Bold"/>
          <w:b/>
          <w:sz w:val="32"/>
          <w:szCs w:val="32"/>
          <w:lang w:val="nl-BE"/>
        </w:rPr>
      </w:pPr>
      <w:r>
        <w:rPr>
          <w:rFonts w:ascii="Copperplate Gothic Bold" w:hAnsi="Copperplate Gothic Bold"/>
          <w:b/>
          <w:sz w:val="32"/>
          <w:szCs w:val="32"/>
          <w:lang w:val="nl-BE"/>
        </w:rPr>
        <w:t xml:space="preserve"> </w:t>
      </w:r>
      <w:r>
        <w:rPr>
          <w:rFonts w:ascii="Copperplate Gothic Bold" w:hAnsi="Copperplate Gothic Bold"/>
          <w:b/>
          <w:sz w:val="32"/>
          <w:szCs w:val="32"/>
          <w:lang w:val="nl-BE"/>
        </w:rPr>
        <w:br w:type="page"/>
      </w:r>
    </w:p>
    <w:p w14:paraId="7307FE60" w14:textId="77777777" w:rsidR="006444A0" w:rsidRDefault="006444A0" w:rsidP="00BB7CCE">
      <w:pPr>
        <w:tabs>
          <w:tab w:val="left" w:pos="6075"/>
        </w:tabs>
        <w:jc w:val="center"/>
        <w:rPr>
          <w:rFonts w:ascii="Copperplate Gothic Bold" w:hAnsi="Copperplate Gothic Bold"/>
          <w:b/>
          <w:sz w:val="32"/>
          <w:szCs w:val="32"/>
          <w:lang w:val="nl-BE"/>
        </w:rPr>
      </w:pPr>
    </w:p>
    <w:p w14:paraId="14B69CCB" w14:textId="77777777" w:rsidR="006444A0" w:rsidRDefault="006444A0" w:rsidP="00BB7CCE">
      <w:pPr>
        <w:tabs>
          <w:tab w:val="left" w:pos="6075"/>
        </w:tabs>
        <w:jc w:val="center"/>
        <w:rPr>
          <w:rFonts w:ascii="Copperplate Gothic Bold" w:hAnsi="Copperplate Gothic Bold"/>
          <w:b/>
          <w:sz w:val="32"/>
          <w:szCs w:val="32"/>
          <w:lang w:val="nl-BE"/>
        </w:rPr>
      </w:pPr>
    </w:p>
    <w:p w14:paraId="3CA9CB39" w14:textId="77777777" w:rsidR="006444A0" w:rsidRDefault="006444A0" w:rsidP="00BB7CCE">
      <w:pPr>
        <w:tabs>
          <w:tab w:val="left" w:pos="6075"/>
        </w:tabs>
        <w:jc w:val="center"/>
        <w:rPr>
          <w:rFonts w:ascii="Copperplate Gothic Bold" w:hAnsi="Copperplate Gothic Bold"/>
          <w:b/>
          <w:sz w:val="32"/>
          <w:szCs w:val="32"/>
          <w:lang w:val="nl-BE"/>
        </w:rPr>
      </w:pPr>
    </w:p>
    <w:p w14:paraId="58E61B61" w14:textId="77777777" w:rsidR="006444A0" w:rsidRDefault="006444A0" w:rsidP="00BB7CCE">
      <w:pPr>
        <w:tabs>
          <w:tab w:val="left" w:pos="6075"/>
        </w:tabs>
        <w:jc w:val="center"/>
        <w:rPr>
          <w:rFonts w:ascii="Copperplate Gothic Bold" w:hAnsi="Copperplate Gothic Bold"/>
          <w:b/>
          <w:sz w:val="32"/>
          <w:szCs w:val="32"/>
          <w:lang w:val="nl-BE"/>
        </w:rPr>
      </w:pPr>
    </w:p>
    <w:p w14:paraId="0EB531A2" w14:textId="77777777" w:rsidR="006444A0" w:rsidRDefault="006444A0" w:rsidP="00BB7CCE">
      <w:pPr>
        <w:tabs>
          <w:tab w:val="left" w:pos="6075"/>
        </w:tabs>
        <w:jc w:val="center"/>
        <w:rPr>
          <w:rFonts w:ascii="Copperplate Gothic Bold" w:hAnsi="Copperplate Gothic Bold"/>
          <w:b/>
          <w:sz w:val="32"/>
          <w:szCs w:val="32"/>
          <w:lang w:val="nl-BE"/>
        </w:rPr>
      </w:pPr>
    </w:p>
    <w:p w14:paraId="583DBBB6" w14:textId="77777777" w:rsidR="006444A0" w:rsidRDefault="006444A0" w:rsidP="00BB7CCE">
      <w:pPr>
        <w:tabs>
          <w:tab w:val="left" w:pos="6075"/>
        </w:tabs>
        <w:jc w:val="center"/>
        <w:rPr>
          <w:rFonts w:ascii="Copperplate Gothic Bold" w:hAnsi="Copperplate Gothic Bold"/>
          <w:b/>
          <w:sz w:val="32"/>
          <w:szCs w:val="32"/>
          <w:lang w:val="nl-BE"/>
        </w:rPr>
      </w:pPr>
    </w:p>
    <w:p w14:paraId="5357273B" w14:textId="77777777" w:rsidR="006444A0" w:rsidRDefault="006444A0" w:rsidP="00BB7CCE">
      <w:pPr>
        <w:tabs>
          <w:tab w:val="left" w:pos="6075"/>
        </w:tabs>
        <w:jc w:val="center"/>
        <w:rPr>
          <w:rFonts w:ascii="Copperplate Gothic Bold" w:hAnsi="Copperplate Gothic Bold"/>
          <w:b/>
          <w:sz w:val="32"/>
          <w:szCs w:val="32"/>
          <w:lang w:val="nl-BE"/>
        </w:rPr>
      </w:pPr>
    </w:p>
    <w:p w14:paraId="5188F4C6" w14:textId="77777777" w:rsidR="006444A0" w:rsidRDefault="006444A0" w:rsidP="00BB7CCE">
      <w:pPr>
        <w:tabs>
          <w:tab w:val="left" w:pos="6075"/>
        </w:tabs>
        <w:jc w:val="center"/>
        <w:rPr>
          <w:rFonts w:ascii="Copperplate Gothic Bold" w:hAnsi="Copperplate Gothic Bold"/>
          <w:b/>
          <w:sz w:val="32"/>
          <w:szCs w:val="32"/>
          <w:lang w:val="nl-BE"/>
        </w:rPr>
      </w:pPr>
    </w:p>
    <w:p w14:paraId="0E2330D1" w14:textId="77777777" w:rsidR="006444A0" w:rsidRDefault="006444A0" w:rsidP="00BB7CCE">
      <w:pPr>
        <w:tabs>
          <w:tab w:val="left" w:pos="6075"/>
        </w:tabs>
        <w:jc w:val="center"/>
        <w:rPr>
          <w:rFonts w:ascii="Copperplate Gothic Bold" w:hAnsi="Copperplate Gothic Bold"/>
          <w:b/>
          <w:sz w:val="32"/>
          <w:szCs w:val="32"/>
          <w:lang w:val="nl-BE"/>
        </w:rPr>
      </w:pPr>
    </w:p>
    <w:p w14:paraId="77147014" w14:textId="77777777" w:rsidR="006444A0" w:rsidRDefault="006444A0" w:rsidP="00BB7CCE">
      <w:pPr>
        <w:tabs>
          <w:tab w:val="left" w:pos="6075"/>
        </w:tabs>
        <w:jc w:val="center"/>
        <w:rPr>
          <w:rFonts w:ascii="Copperplate Gothic Bold" w:hAnsi="Copperplate Gothic Bold"/>
          <w:b/>
          <w:sz w:val="32"/>
          <w:szCs w:val="32"/>
          <w:lang w:val="nl-BE"/>
        </w:rPr>
      </w:pPr>
    </w:p>
    <w:p w14:paraId="661CAB45" w14:textId="77777777" w:rsidR="006444A0" w:rsidRDefault="006444A0" w:rsidP="00BB7CCE">
      <w:pPr>
        <w:tabs>
          <w:tab w:val="left" w:pos="6075"/>
        </w:tabs>
        <w:jc w:val="center"/>
        <w:rPr>
          <w:rFonts w:ascii="Copperplate Gothic Bold" w:hAnsi="Copperplate Gothic Bold"/>
          <w:b/>
          <w:sz w:val="32"/>
          <w:szCs w:val="32"/>
          <w:lang w:val="nl-BE"/>
        </w:rPr>
      </w:pPr>
    </w:p>
    <w:p w14:paraId="74E36794" w14:textId="77777777" w:rsidR="006444A0" w:rsidRDefault="006444A0" w:rsidP="00BB7CCE">
      <w:pPr>
        <w:tabs>
          <w:tab w:val="left" w:pos="6075"/>
        </w:tabs>
        <w:jc w:val="center"/>
        <w:rPr>
          <w:rFonts w:ascii="Copperplate Gothic Bold" w:hAnsi="Copperplate Gothic Bold"/>
          <w:b/>
          <w:sz w:val="32"/>
          <w:szCs w:val="32"/>
          <w:lang w:val="nl-BE"/>
        </w:rPr>
      </w:pPr>
    </w:p>
    <w:p w14:paraId="5309A016" w14:textId="77777777" w:rsidR="006444A0" w:rsidRDefault="006444A0" w:rsidP="00BB7CCE">
      <w:pPr>
        <w:tabs>
          <w:tab w:val="left" w:pos="6075"/>
        </w:tabs>
        <w:jc w:val="center"/>
        <w:rPr>
          <w:rFonts w:ascii="Copperplate Gothic Bold" w:hAnsi="Copperplate Gothic Bold"/>
          <w:b/>
          <w:sz w:val="32"/>
          <w:szCs w:val="32"/>
          <w:lang w:val="nl-BE"/>
        </w:rPr>
      </w:pPr>
    </w:p>
    <w:p w14:paraId="334F47A1" w14:textId="77777777" w:rsidR="006444A0" w:rsidRDefault="006444A0" w:rsidP="00BB7CCE">
      <w:pPr>
        <w:tabs>
          <w:tab w:val="left" w:pos="6075"/>
        </w:tabs>
        <w:jc w:val="center"/>
        <w:rPr>
          <w:rFonts w:ascii="Copperplate Gothic Bold" w:hAnsi="Copperplate Gothic Bold"/>
          <w:b/>
          <w:sz w:val="32"/>
          <w:szCs w:val="32"/>
          <w:lang w:val="nl-BE"/>
        </w:rPr>
      </w:pPr>
    </w:p>
    <w:p w14:paraId="037BCAF3" w14:textId="77777777" w:rsidR="006444A0" w:rsidRDefault="006444A0" w:rsidP="00BB7CCE">
      <w:pPr>
        <w:tabs>
          <w:tab w:val="left" w:pos="6075"/>
        </w:tabs>
        <w:jc w:val="center"/>
        <w:rPr>
          <w:rFonts w:ascii="Copperplate Gothic Bold" w:hAnsi="Copperplate Gothic Bold"/>
          <w:b/>
          <w:sz w:val="32"/>
          <w:szCs w:val="32"/>
          <w:lang w:val="nl-BE"/>
        </w:rPr>
      </w:pPr>
    </w:p>
    <w:p w14:paraId="3F258F7D" w14:textId="77777777" w:rsidR="006444A0" w:rsidRDefault="006444A0" w:rsidP="00BB7CCE">
      <w:pPr>
        <w:tabs>
          <w:tab w:val="left" w:pos="6075"/>
        </w:tabs>
        <w:jc w:val="center"/>
        <w:rPr>
          <w:rFonts w:ascii="Copperplate Gothic Bold" w:hAnsi="Copperplate Gothic Bold"/>
          <w:b/>
          <w:sz w:val="32"/>
          <w:szCs w:val="32"/>
          <w:lang w:val="nl-BE"/>
        </w:rPr>
      </w:pPr>
    </w:p>
    <w:p w14:paraId="1EFE85A1" w14:textId="77777777" w:rsidR="006444A0" w:rsidRDefault="006444A0" w:rsidP="00BB7CCE">
      <w:pPr>
        <w:tabs>
          <w:tab w:val="left" w:pos="6075"/>
        </w:tabs>
        <w:jc w:val="center"/>
        <w:rPr>
          <w:rFonts w:ascii="Copperplate Gothic Bold" w:hAnsi="Copperplate Gothic Bold"/>
          <w:b/>
          <w:sz w:val="32"/>
          <w:szCs w:val="32"/>
          <w:lang w:val="nl-BE"/>
        </w:rPr>
      </w:pPr>
    </w:p>
    <w:p w14:paraId="25593573" w14:textId="77777777" w:rsidR="006444A0" w:rsidRDefault="006444A0" w:rsidP="00BB7CCE">
      <w:pPr>
        <w:tabs>
          <w:tab w:val="left" w:pos="6075"/>
        </w:tabs>
        <w:jc w:val="center"/>
        <w:rPr>
          <w:rFonts w:ascii="Copperplate Gothic Bold" w:hAnsi="Copperplate Gothic Bold"/>
          <w:b/>
          <w:sz w:val="32"/>
          <w:szCs w:val="32"/>
          <w:lang w:val="nl-BE"/>
        </w:rPr>
      </w:pPr>
    </w:p>
    <w:p w14:paraId="6A644CF3" w14:textId="77777777" w:rsidR="006444A0" w:rsidRDefault="006444A0" w:rsidP="00BB7CCE">
      <w:pPr>
        <w:tabs>
          <w:tab w:val="left" w:pos="6075"/>
        </w:tabs>
        <w:jc w:val="center"/>
        <w:rPr>
          <w:rFonts w:ascii="Copperplate Gothic Bold" w:hAnsi="Copperplate Gothic Bold"/>
          <w:b/>
          <w:sz w:val="32"/>
          <w:szCs w:val="32"/>
          <w:lang w:val="nl-BE"/>
        </w:rPr>
      </w:pPr>
    </w:p>
    <w:p w14:paraId="24E8EDC1" w14:textId="77777777" w:rsidR="006444A0" w:rsidRDefault="006444A0" w:rsidP="00BB7CCE">
      <w:pPr>
        <w:tabs>
          <w:tab w:val="left" w:pos="6075"/>
        </w:tabs>
        <w:jc w:val="center"/>
        <w:rPr>
          <w:rFonts w:ascii="Copperplate Gothic Bold" w:hAnsi="Copperplate Gothic Bold"/>
          <w:b/>
          <w:sz w:val="32"/>
          <w:szCs w:val="32"/>
          <w:lang w:val="nl-BE"/>
        </w:rPr>
      </w:pPr>
    </w:p>
    <w:p w14:paraId="16F5D909" w14:textId="77777777" w:rsidR="006444A0" w:rsidRDefault="006444A0" w:rsidP="00BB7CCE">
      <w:pPr>
        <w:tabs>
          <w:tab w:val="left" w:pos="6075"/>
        </w:tabs>
        <w:jc w:val="center"/>
        <w:rPr>
          <w:rFonts w:ascii="Copperplate Gothic Bold" w:hAnsi="Copperplate Gothic Bold"/>
          <w:b/>
          <w:sz w:val="32"/>
          <w:szCs w:val="32"/>
          <w:lang w:val="nl-BE"/>
        </w:rPr>
      </w:pPr>
    </w:p>
    <w:p w14:paraId="7093F287" w14:textId="77777777" w:rsidR="006444A0" w:rsidRDefault="006444A0" w:rsidP="00BB7CCE">
      <w:pPr>
        <w:tabs>
          <w:tab w:val="left" w:pos="6075"/>
        </w:tabs>
        <w:jc w:val="center"/>
        <w:rPr>
          <w:rFonts w:ascii="Copperplate Gothic Bold" w:hAnsi="Copperplate Gothic Bold"/>
          <w:b/>
          <w:sz w:val="32"/>
          <w:szCs w:val="32"/>
          <w:lang w:val="nl-BE"/>
        </w:rPr>
      </w:pPr>
    </w:p>
    <w:p w14:paraId="76CC1116" w14:textId="77777777" w:rsidR="006444A0" w:rsidRDefault="006444A0" w:rsidP="00BB7CCE">
      <w:pPr>
        <w:tabs>
          <w:tab w:val="left" w:pos="6075"/>
        </w:tabs>
        <w:jc w:val="center"/>
        <w:rPr>
          <w:rFonts w:ascii="Copperplate Gothic Bold" w:hAnsi="Copperplate Gothic Bold"/>
          <w:b/>
          <w:sz w:val="32"/>
          <w:szCs w:val="32"/>
          <w:lang w:val="nl-BE"/>
        </w:rPr>
      </w:pPr>
    </w:p>
    <w:p w14:paraId="0DB87680" w14:textId="77777777" w:rsidR="006444A0" w:rsidRDefault="006444A0" w:rsidP="00BB7CCE">
      <w:pPr>
        <w:tabs>
          <w:tab w:val="left" w:pos="6075"/>
        </w:tabs>
        <w:jc w:val="center"/>
        <w:rPr>
          <w:rFonts w:ascii="Copperplate Gothic Bold" w:hAnsi="Copperplate Gothic Bold"/>
          <w:b/>
          <w:sz w:val="32"/>
          <w:szCs w:val="32"/>
          <w:lang w:val="nl-BE"/>
        </w:rPr>
      </w:pPr>
    </w:p>
    <w:p w14:paraId="78A6C990" w14:textId="77777777" w:rsidR="006444A0" w:rsidRDefault="006444A0" w:rsidP="00BB7CCE">
      <w:pPr>
        <w:tabs>
          <w:tab w:val="left" w:pos="6075"/>
        </w:tabs>
        <w:jc w:val="center"/>
        <w:rPr>
          <w:rFonts w:ascii="Copperplate Gothic Bold" w:hAnsi="Copperplate Gothic Bold"/>
          <w:b/>
          <w:sz w:val="32"/>
          <w:szCs w:val="32"/>
          <w:lang w:val="nl-BE"/>
        </w:rPr>
      </w:pPr>
    </w:p>
    <w:p w14:paraId="318F9AF1" w14:textId="77777777" w:rsidR="00C651FC" w:rsidRDefault="00C651FC" w:rsidP="00BB7CCE">
      <w:pPr>
        <w:tabs>
          <w:tab w:val="left" w:pos="6075"/>
        </w:tabs>
        <w:jc w:val="center"/>
        <w:rPr>
          <w:rFonts w:ascii="Copperplate Gothic Bold" w:hAnsi="Copperplate Gothic Bold"/>
          <w:sz w:val="32"/>
          <w:szCs w:val="32"/>
          <w:lang w:val="nl-BE"/>
        </w:rPr>
      </w:pPr>
    </w:p>
    <w:p w14:paraId="6D37CC51" w14:textId="77777777" w:rsidR="006F3923" w:rsidRPr="00BB7CCE" w:rsidRDefault="006F3923" w:rsidP="00BB7CCE">
      <w:pPr>
        <w:tabs>
          <w:tab w:val="left" w:pos="6075"/>
        </w:tabs>
        <w:jc w:val="center"/>
        <w:rPr>
          <w:rFonts w:ascii="Copperplate Gothic Bold" w:hAnsi="Copperplate Gothic Bold"/>
          <w:b/>
          <w:sz w:val="32"/>
          <w:szCs w:val="32"/>
          <w:lang w:val="nl-BE"/>
        </w:rPr>
      </w:pPr>
      <w:r>
        <w:rPr>
          <w:rFonts w:ascii="Copperplate Gothic Bold" w:hAnsi="Copperplate Gothic Bold"/>
          <w:sz w:val="32"/>
          <w:szCs w:val="32"/>
          <w:lang w:val="nl-BE"/>
        </w:rPr>
        <w:lastRenderedPageBreak/>
        <w:t>Colofon</w:t>
      </w:r>
    </w:p>
    <w:p w14:paraId="10A6252E" w14:textId="77777777" w:rsidR="006F3923" w:rsidRDefault="006F3923" w:rsidP="006F3923">
      <w:pPr>
        <w:tabs>
          <w:tab w:val="left" w:pos="1635"/>
          <w:tab w:val="left" w:pos="6075"/>
        </w:tabs>
        <w:rPr>
          <w:rFonts w:ascii="Copperplate Gothic Bold" w:hAnsi="Copperplate Gothic Bold"/>
          <w:sz w:val="32"/>
          <w:szCs w:val="32"/>
          <w:lang w:val="nl-BE"/>
        </w:rPr>
      </w:pPr>
      <w:r>
        <w:rPr>
          <w:rFonts w:ascii="Copperplate Gothic Bold" w:hAnsi="Copperplate Gothic Bold"/>
          <w:sz w:val="32"/>
          <w:szCs w:val="32"/>
          <w:lang w:val="nl-BE"/>
        </w:rPr>
        <w:tab/>
      </w:r>
    </w:p>
    <w:p w14:paraId="50ED22F6" w14:textId="77777777" w:rsidR="006F3923" w:rsidRDefault="006F3923" w:rsidP="006F3923">
      <w:pPr>
        <w:jc w:val="center"/>
        <w:rPr>
          <w:rFonts w:ascii="Copperplate Gothic Bold" w:hAnsi="Copperplate Gothic Bold" w:cs="Arial"/>
          <w:sz w:val="44"/>
          <w:szCs w:val="44"/>
          <w:lang w:val="nl-BE"/>
        </w:rPr>
      </w:pPr>
      <w:r>
        <w:rPr>
          <w:rFonts w:ascii="Copperplate Gothic Bold" w:hAnsi="Copperplate Gothic Bold" w:cs="Arial"/>
          <w:sz w:val="48"/>
          <w:szCs w:val="48"/>
          <w:lang w:val="nl-BE"/>
        </w:rPr>
        <w:t>S</w:t>
      </w:r>
      <w:r>
        <w:rPr>
          <w:rFonts w:ascii="Copperplate Gothic Bold" w:hAnsi="Copperplate Gothic Bold" w:cs="Arial"/>
          <w:sz w:val="44"/>
          <w:szCs w:val="44"/>
          <w:lang w:val="nl-BE"/>
        </w:rPr>
        <w:t>chaak</w:t>
      </w:r>
      <w:r>
        <w:rPr>
          <w:rFonts w:ascii="Copperplate Gothic Bold" w:hAnsi="Copperplate Gothic Bold" w:cs="Arial"/>
          <w:sz w:val="48"/>
          <w:szCs w:val="48"/>
          <w:lang w:val="nl-BE"/>
        </w:rPr>
        <w:t>S</w:t>
      </w:r>
      <w:r>
        <w:rPr>
          <w:rFonts w:ascii="Copperplate Gothic Bold" w:hAnsi="Copperplate Gothic Bold" w:cs="Arial"/>
          <w:sz w:val="44"/>
          <w:szCs w:val="44"/>
          <w:lang w:val="nl-BE"/>
        </w:rPr>
        <w:t>tudie</w:t>
      </w:r>
      <w:r>
        <w:rPr>
          <w:rFonts w:ascii="Copperplate Gothic Bold" w:hAnsi="Copperplate Gothic Bold" w:cs="Arial"/>
          <w:sz w:val="48"/>
          <w:szCs w:val="48"/>
          <w:lang w:val="nl-BE"/>
        </w:rPr>
        <w:t>S</w:t>
      </w:r>
      <w:r>
        <w:rPr>
          <w:rFonts w:ascii="Copperplate Gothic Bold" w:hAnsi="Copperplate Gothic Bold" w:cs="Arial"/>
          <w:sz w:val="44"/>
          <w:szCs w:val="44"/>
          <w:lang w:val="nl-BE"/>
        </w:rPr>
        <w:t>pinsel</w:t>
      </w:r>
      <w:r>
        <w:rPr>
          <w:rFonts w:ascii="Copperplate Gothic Bold" w:hAnsi="Copperplate Gothic Bold" w:cs="Arial"/>
          <w:sz w:val="48"/>
          <w:szCs w:val="48"/>
          <w:lang w:val="nl-BE"/>
        </w:rPr>
        <w:t>S</w:t>
      </w:r>
    </w:p>
    <w:p w14:paraId="34631B9F" w14:textId="77777777" w:rsidR="00735843" w:rsidRPr="00735843" w:rsidRDefault="006F3923" w:rsidP="00735843">
      <w:pPr>
        <w:tabs>
          <w:tab w:val="left" w:pos="3255"/>
          <w:tab w:val="center" w:pos="3345"/>
        </w:tabs>
        <w:jc w:val="center"/>
        <w:rPr>
          <w:rFonts w:ascii="Copperplate Gothic Bold" w:hAnsi="Copperplate Gothic Bold" w:cs="Arial"/>
          <w:sz w:val="48"/>
          <w:szCs w:val="48"/>
          <w:lang w:val="nl-BE"/>
        </w:rPr>
      </w:pPr>
      <w:r>
        <w:rPr>
          <w:rFonts w:ascii="Copperplate Gothic Bold" w:hAnsi="Copperplate Gothic Bold" w:cs="Arial"/>
          <w:sz w:val="48"/>
          <w:szCs w:val="48"/>
          <w:lang w:val="nl-BE"/>
        </w:rPr>
        <w:t>2</w:t>
      </w:r>
    </w:p>
    <w:p w14:paraId="59277DF3" w14:textId="77777777" w:rsidR="006F3923" w:rsidRDefault="006F3923" w:rsidP="00E66D69">
      <w:pPr>
        <w:tabs>
          <w:tab w:val="left" w:pos="4530"/>
        </w:tabs>
        <w:jc w:val="center"/>
        <w:rPr>
          <w:rFonts w:cs="Arial"/>
          <w:b/>
          <w:sz w:val="20"/>
          <w:szCs w:val="20"/>
          <w:lang w:val="nl-BE"/>
        </w:rPr>
      </w:pPr>
      <w:r>
        <w:rPr>
          <w:rFonts w:cs="Arial"/>
          <w:sz w:val="20"/>
          <w:szCs w:val="20"/>
          <w:lang w:val="nl-BE"/>
        </w:rPr>
        <w:t xml:space="preserve">is een verzameling </w:t>
      </w:r>
      <w:r>
        <w:rPr>
          <w:rFonts w:cs="Arial"/>
          <w:b/>
          <w:sz w:val="20"/>
          <w:szCs w:val="20"/>
          <w:lang w:val="nl-BE"/>
        </w:rPr>
        <w:t>schaakeindspelen</w:t>
      </w:r>
      <w:r>
        <w:rPr>
          <w:rFonts w:cs="Arial"/>
          <w:sz w:val="20"/>
          <w:szCs w:val="20"/>
          <w:lang w:val="nl-BE"/>
        </w:rPr>
        <w:t>, verzonnen en</w:t>
      </w:r>
    </w:p>
    <w:p w14:paraId="5B17AF4A" w14:textId="77777777" w:rsidR="006F3923" w:rsidRDefault="006F3923" w:rsidP="00E66D69">
      <w:pPr>
        <w:jc w:val="center"/>
        <w:rPr>
          <w:rFonts w:cs="Arial"/>
          <w:sz w:val="20"/>
          <w:szCs w:val="20"/>
          <w:lang w:val="nl-BE"/>
        </w:rPr>
      </w:pPr>
      <w:r>
        <w:rPr>
          <w:rFonts w:cs="Arial"/>
          <w:sz w:val="20"/>
          <w:szCs w:val="20"/>
          <w:lang w:val="nl-BE"/>
        </w:rPr>
        <w:t>gesponnen door componist  Ignace Vandecasteele.</w:t>
      </w:r>
    </w:p>
    <w:p w14:paraId="36AC85D2" w14:textId="77777777" w:rsidR="006F3923" w:rsidRDefault="006F3923" w:rsidP="00E66D69">
      <w:pPr>
        <w:jc w:val="center"/>
        <w:rPr>
          <w:rFonts w:cs="Arial"/>
          <w:sz w:val="20"/>
          <w:szCs w:val="20"/>
          <w:lang w:val="nl-BE"/>
        </w:rPr>
      </w:pPr>
      <w:r>
        <w:rPr>
          <w:rFonts w:cs="Arial"/>
          <w:sz w:val="20"/>
          <w:szCs w:val="20"/>
          <w:lang w:val="nl-BE"/>
        </w:rPr>
        <w:t>Lay-out, ontwerp van de omslagtekening en het</w:t>
      </w:r>
    </w:p>
    <w:p w14:paraId="13969E43" w14:textId="77777777" w:rsidR="006F3923" w:rsidRDefault="006F3923" w:rsidP="00E66D69">
      <w:pPr>
        <w:jc w:val="center"/>
        <w:rPr>
          <w:rFonts w:cs="Arial"/>
          <w:sz w:val="20"/>
          <w:szCs w:val="20"/>
          <w:lang w:val="nl-BE"/>
        </w:rPr>
      </w:pPr>
      <w:r>
        <w:rPr>
          <w:rFonts w:cs="Arial"/>
          <w:sz w:val="20"/>
          <w:szCs w:val="20"/>
          <w:lang w:val="nl-BE"/>
        </w:rPr>
        <w:t>diagram met schaakfiguurtjes</w:t>
      </w:r>
      <w:r w:rsidR="000A6FBF">
        <w:rPr>
          <w:rFonts w:cs="Arial"/>
          <w:sz w:val="20"/>
          <w:szCs w:val="20"/>
          <w:lang w:val="nl-BE"/>
        </w:rPr>
        <w:t>,</w:t>
      </w:r>
      <w:r>
        <w:rPr>
          <w:rFonts w:cs="Arial"/>
          <w:sz w:val="20"/>
          <w:szCs w:val="20"/>
          <w:lang w:val="nl-BE"/>
        </w:rPr>
        <w:t xml:space="preserve"> door de auteur.</w:t>
      </w:r>
    </w:p>
    <w:p w14:paraId="14422312" w14:textId="77777777" w:rsidR="006F3923" w:rsidRDefault="006F3923" w:rsidP="00E66D69">
      <w:pPr>
        <w:jc w:val="center"/>
        <w:rPr>
          <w:rFonts w:cs="Arial"/>
          <w:sz w:val="20"/>
          <w:szCs w:val="20"/>
          <w:lang w:val="nl-BE"/>
        </w:rPr>
      </w:pPr>
    </w:p>
    <w:p w14:paraId="48481BE4" w14:textId="77777777" w:rsidR="006F3923" w:rsidRDefault="006F3923" w:rsidP="00E66D69">
      <w:pPr>
        <w:jc w:val="center"/>
        <w:rPr>
          <w:rFonts w:cs="Arial"/>
          <w:sz w:val="20"/>
          <w:szCs w:val="20"/>
          <w:lang w:val="nl-BE"/>
        </w:rPr>
      </w:pPr>
      <w:r>
        <w:rPr>
          <w:rFonts w:cs="Arial"/>
          <w:sz w:val="20"/>
          <w:szCs w:val="20"/>
          <w:lang w:val="nl-BE"/>
        </w:rPr>
        <w:t>Verantwoordelijke uitgever &amp; copyright</w:t>
      </w:r>
      <w:r>
        <w:rPr>
          <w:rFonts w:cs="Arial"/>
          <w:b/>
          <w:sz w:val="20"/>
          <w:szCs w:val="20"/>
          <w:lang w:val="nl-BE"/>
        </w:rPr>
        <w:t xml:space="preserve"> ©</w:t>
      </w:r>
    </w:p>
    <w:p w14:paraId="1162D611" w14:textId="77777777" w:rsidR="006F3923" w:rsidRPr="001513C2" w:rsidRDefault="005A36BA" w:rsidP="00E66D69">
      <w:pPr>
        <w:jc w:val="center"/>
        <w:rPr>
          <w:rFonts w:cs="Arial"/>
          <w:b/>
          <w:lang w:val="nl-BE"/>
        </w:rPr>
      </w:pPr>
      <w:r w:rsidRPr="001513C2">
        <w:rPr>
          <w:rFonts w:cs="Arial"/>
          <w:b/>
          <w:lang w:val="nl-BE"/>
        </w:rPr>
        <w:t>i.vandecasteele@gmail.com</w:t>
      </w:r>
    </w:p>
    <w:p w14:paraId="17BB14A8" w14:textId="77777777" w:rsidR="00632666" w:rsidRPr="001513C2" w:rsidRDefault="004A1640" w:rsidP="00E66D69">
      <w:pPr>
        <w:jc w:val="center"/>
        <w:rPr>
          <w:rFonts w:cs="Arial"/>
          <w:sz w:val="20"/>
          <w:szCs w:val="20"/>
          <w:lang w:val="nl-BE"/>
        </w:rPr>
      </w:pPr>
      <w:r w:rsidRPr="001513C2">
        <w:rPr>
          <w:rFonts w:cs="Arial"/>
          <w:sz w:val="20"/>
          <w:szCs w:val="20"/>
          <w:lang w:val="nl-BE"/>
        </w:rPr>
        <w:t>Ex-</w:t>
      </w:r>
      <w:r w:rsidR="00023DB5" w:rsidRPr="001513C2">
        <w:rPr>
          <w:rFonts w:cs="Arial"/>
          <w:sz w:val="20"/>
          <w:szCs w:val="20"/>
          <w:lang w:val="nl-BE"/>
        </w:rPr>
        <w:t>schaak</w:t>
      </w:r>
      <w:r w:rsidR="00776A00" w:rsidRPr="001513C2">
        <w:rPr>
          <w:rFonts w:cs="Arial"/>
          <w:sz w:val="20"/>
          <w:szCs w:val="20"/>
          <w:lang w:val="nl-BE"/>
        </w:rPr>
        <w:t xml:space="preserve">redacteur voor </w:t>
      </w:r>
      <w:r w:rsidR="00023DB5" w:rsidRPr="001513C2">
        <w:rPr>
          <w:rFonts w:cs="Arial"/>
          <w:sz w:val="20"/>
          <w:szCs w:val="20"/>
          <w:lang w:val="nl-BE"/>
        </w:rPr>
        <w:t>BREAK</w:t>
      </w:r>
      <w:r w:rsidR="00776A00" w:rsidRPr="001513C2">
        <w:rPr>
          <w:rFonts w:cs="Arial"/>
          <w:sz w:val="20"/>
          <w:szCs w:val="20"/>
          <w:lang w:val="nl-BE"/>
        </w:rPr>
        <w:t>.</w:t>
      </w:r>
    </w:p>
    <w:p w14:paraId="7F1439A2" w14:textId="77777777" w:rsidR="0051718A" w:rsidRPr="001513C2" w:rsidRDefault="0051718A" w:rsidP="00E66D69">
      <w:pPr>
        <w:jc w:val="center"/>
        <w:rPr>
          <w:rFonts w:cs="Arial"/>
          <w:sz w:val="20"/>
          <w:szCs w:val="20"/>
          <w:lang w:val="nl-BE"/>
        </w:rPr>
      </w:pPr>
    </w:p>
    <w:p w14:paraId="45F3FC6E" w14:textId="77777777" w:rsidR="006F3923" w:rsidRDefault="006F3923" w:rsidP="00E66D69">
      <w:pPr>
        <w:jc w:val="center"/>
        <w:rPr>
          <w:rFonts w:cs="Arial"/>
          <w:sz w:val="20"/>
          <w:szCs w:val="20"/>
          <w:lang w:val="nl-BE"/>
        </w:rPr>
      </w:pPr>
      <w:r>
        <w:rPr>
          <w:rFonts w:cs="Arial"/>
          <w:sz w:val="20"/>
          <w:szCs w:val="20"/>
          <w:lang w:val="nl-BE"/>
        </w:rPr>
        <w:t>ISBN/EAN 978-90-818140-0-3</w:t>
      </w:r>
    </w:p>
    <w:p w14:paraId="3C27D61D" w14:textId="77777777" w:rsidR="006F3923" w:rsidRDefault="006F3923" w:rsidP="00E66D69">
      <w:pPr>
        <w:jc w:val="center"/>
        <w:rPr>
          <w:rFonts w:cs="Arial"/>
          <w:sz w:val="20"/>
          <w:szCs w:val="20"/>
          <w:lang w:val="nl-BE"/>
        </w:rPr>
      </w:pPr>
      <w:r>
        <w:rPr>
          <w:rFonts w:cs="Arial"/>
          <w:sz w:val="20"/>
          <w:szCs w:val="20"/>
          <w:lang w:val="nl-BE"/>
        </w:rPr>
        <w:t>Alle rechten voorbehouden</w:t>
      </w:r>
    </w:p>
    <w:p w14:paraId="5F4DDB51" w14:textId="77777777" w:rsidR="006B609A" w:rsidRDefault="00BE11A4" w:rsidP="00E66D69">
      <w:pPr>
        <w:tabs>
          <w:tab w:val="left" w:pos="4530"/>
        </w:tabs>
        <w:jc w:val="center"/>
        <w:rPr>
          <w:rFonts w:cs="Arial"/>
          <w:sz w:val="20"/>
          <w:szCs w:val="20"/>
          <w:lang w:val="nl-BE"/>
        </w:rPr>
      </w:pPr>
      <w:r>
        <w:rPr>
          <w:rFonts w:cs="Arial"/>
          <w:sz w:val="20"/>
          <w:szCs w:val="20"/>
          <w:lang w:val="nl-BE"/>
        </w:rPr>
        <w:t xml:space="preserve">Druk: </w:t>
      </w:r>
      <w:r w:rsidR="00FE20F5">
        <w:rPr>
          <w:rFonts w:cs="Arial"/>
          <w:sz w:val="20"/>
          <w:szCs w:val="20"/>
          <w:lang w:val="nl-BE"/>
        </w:rPr>
        <w:t>www.lulu.com</w:t>
      </w:r>
      <w:r w:rsidR="006B609A">
        <w:rPr>
          <w:rFonts w:cs="Arial"/>
          <w:sz w:val="20"/>
          <w:szCs w:val="20"/>
          <w:lang w:val="nl-BE"/>
        </w:rPr>
        <w:t xml:space="preserve"> USA</w:t>
      </w:r>
    </w:p>
    <w:p w14:paraId="48E3A8E3" w14:textId="77777777" w:rsidR="006B609A" w:rsidRDefault="006B609A" w:rsidP="00E66D69">
      <w:pPr>
        <w:tabs>
          <w:tab w:val="left" w:pos="4530"/>
        </w:tabs>
        <w:jc w:val="center"/>
        <w:rPr>
          <w:rFonts w:cs="Arial"/>
          <w:sz w:val="20"/>
          <w:szCs w:val="20"/>
          <w:lang w:val="nl-BE"/>
        </w:rPr>
      </w:pPr>
    </w:p>
    <w:p w14:paraId="60D2ECF9" w14:textId="77777777" w:rsidR="006F3923" w:rsidRDefault="0033103E" w:rsidP="00E66D69">
      <w:pPr>
        <w:tabs>
          <w:tab w:val="left" w:pos="4530"/>
        </w:tabs>
        <w:jc w:val="center"/>
        <w:rPr>
          <w:rFonts w:cs="Arial"/>
          <w:sz w:val="20"/>
          <w:szCs w:val="20"/>
          <w:lang w:val="nl-BE"/>
        </w:rPr>
      </w:pPr>
      <w:r>
        <w:rPr>
          <w:rFonts w:cs="Arial"/>
          <w:sz w:val="20"/>
          <w:szCs w:val="20"/>
          <w:lang w:val="nl-BE"/>
        </w:rPr>
        <w:t>Eerste druk in</w:t>
      </w:r>
      <w:r w:rsidR="006F3923">
        <w:rPr>
          <w:rFonts w:cs="Arial"/>
          <w:sz w:val="20"/>
          <w:szCs w:val="20"/>
          <w:lang w:val="nl-BE"/>
        </w:rPr>
        <w:t xml:space="preserve"> 2008</w:t>
      </w:r>
      <w:r w:rsidR="008B14AA">
        <w:rPr>
          <w:rFonts w:cs="Arial"/>
          <w:sz w:val="20"/>
          <w:szCs w:val="20"/>
          <w:lang w:val="nl-BE"/>
        </w:rPr>
        <w:t>,</w:t>
      </w:r>
    </w:p>
    <w:p w14:paraId="16D9E480" w14:textId="77777777" w:rsidR="006F3923" w:rsidRPr="009752A5" w:rsidRDefault="008B14AA" w:rsidP="00E66D69">
      <w:pPr>
        <w:tabs>
          <w:tab w:val="left" w:pos="4530"/>
        </w:tabs>
        <w:jc w:val="center"/>
        <w:rPr>
          <w:rFonts w:cs="Arial"/>
          <w:color w:val="FF0000"/>
          <w:sz w:val="20"/>
          <w:szCs w:val="20"/>
          <w:lang w:val="nl-BE"/>
        </w:rPr>
      </w:pPr>
      <w:r>
        <w:rPr>
          <w:rFonts w:cs="Arial"/>
          <w:sz w:val="20"/>
          <w:szCs w:val="20"/>
          <w:lang w:val="nl-BE"/>
        </w:rPr>
        <w:t>t</w:t>
      </w:r>
      <w:r w:rsidR="004D1969">
        <w:rPr>
          <w:rFonts w:cs="Arial"/>
          <w:sz w:val="20"/>
          <w:szCs w:val="20"/>
          <w:lang w:val="nl-BE"/>
        </w:rPr>
        <w:t>weede</w:t>
      </w:r>
      <w:r w:rsidR="006F3923">
        <w:rPr>
          <w:rFonts w:cs="Arial"/>
          <w:sz w:val="20"/>
          <w:szCs w:val="20"/>
          <w:lang w:val="nl-BE"/>
        </w:rPr>
        <w:t xml:space="preserve"> herziene</w:t>
      </w:r>
    </w:p>
    <w:p w14:paraId="401FC663" w14:textId="77777777" w:rsidR="006F3923" w:rsidRDefault="006F3923" w:rsidP="00E66D69">
      <w:pPr>
        <w:tabs>
          <w:tab w:val="left" w:pos="4530"/>
        </w:tabs>
        <w:jc w:val="center"/>
        <w:rPr>
          <w:rFonts w:cs="Arial"/>
          <w:sz w:val="20"/>
          <w:szCs w:val="20"/>
          <w:lang w:val="nl-BE"/>
        </w:rPr>
      </w:pPr>
      <w:r>
        <w:rPr>
          <w:rFonts w:cs="Arial"/>
          <w:sz w:val="20"/>
          <w:szCs w:val="20"/>
          <w:lang w:val="nl-BE"/>
        </w:rPr>
        <w:t>en uitgebreide</w:t>
      </w:r>
    </w:p>
    <w:p w14:paraId="1E0A8D2C" w14:textId="77777777" w:rsidR="006F3923" w:rsidRDefault="004D1969" w:rsidP="00E66D69">
      <w:pPr>
        <w:tabs>
          <w:tab w:val="center" w:pos="3402"/>
          <w:tab w:val="left" w:pos="4530"/>
          <w:tab w:val="right" w:pos="6804"/>
        </w:tabs>
        <w:jc w:val="center"/>
        <w:rPr>
          <w:rFonts w:cs="Arial"/>
          <w:sz w:val="20"/>
          <w:szCs w:val="20"/>
          <w:lang w:val="nl-BE"/>
        </w:rPr>
      </w:pPr>
      <w:r>
        <w:rPr>
          <w:rFonts w:cs="Arial"/>
          <w:sz w:val="20"/>
          <w:szCs w:val="20"/>
          <w:lang w:val="nl-BE"/>
        </w:rPr>
        <w:t>uitgave</w:t>
      </w:r>
      <w:r w:rsidR="0033103E">
        <w:rPr>
          <w:rFonts w:cs="Arial"/>
          <w:sz w:val="20"/>
          <w:szCs w:val="20"/>
          <w:lang w:val="nl-BE"/>
        </w:rPr>
        <w:t xml:space="preserve"> in</w:t>
      </w:r>
    </w:p>
    <w:p w14:paraId="15D69639" w14:textId="77777777" w:rsidR="006F3923" w:rsidRDefault="006F3923" w:rsidP="00322935">
      <w:pPr>
        <w:tabs>
          <w:tab w:val="left" w:pos="4530"/>
        </w:tabs>
        <w:jc w:val="center"/>
        <w:rPr>
          <w:rFonts w:cs="Arial"/>
          <w:sz w:val="20"/>
          <w:szCs w:val="20"/>
          <w:lang w:val="nl-BE"/>
        </w:rPr>
      </w:pPr>
    </w:p>
    <w:p w14:paraId="644DB5E3" w14:textId="77777777" w:rsidR="006F3923" w:rsidRPr="008B14AA" w:rsidRDefault="005970E9" w:rsidP="00322935">
      <w:pPr>
        <w:tabs>
          <w:tab w:val="center" w:pos="3345"/>
          <w:tab w:val="left" w:pos="4530"/>
          <w:tab w:val="right" w:pos="6691"/>
        </w:tabs>
        <w:jc w:val="center"/>
        <w:rPr>
          <w:rFonts w:cs="Arial"/>
          <w:b/>
          <w:sz w:val="20"/>
          <w:szCs w:val="20"/>
          <w:lang w:val="nl-BE"/>
        </w:rPr>
      </w:pPr>
      <w:r>
        <w:rPr>
          <w:rFonts w:cs="Arial"/>
          <w:b/>
          <w:sz w:val="20"/>
          <w:szCs w:val="20"/>
          <w:lang w:val="nl-BE"/>
        </w:rPr>
        <w:t>2017</w:t>
      </w:r>
    </w:p>
    <w:p w14:paraId="1447B39D" w14:textId="77777777" w:rsidR="006F3923" w:rsidRPr="008B14AA" w:rsidRDefault="006F3923" w:rsidP="00322935">
      <w:pPr>
        <w:tabs>
          <w:tab w:val="left" w:pos="4530"/>
        </w:tabs>
        <w:jc w:val="center"/>
        <w:rPr>
          <w:rFonts w:cs="Arial"/>
          <w:sz w:val="20"/>
          <w:szCs w:val="20"/>
          <w:lang w:val="nl-BE"/>
        </w:rPr>
      </w:pPr>
    </w:p>
    <w:p w14:paraId="1DC241F6" w14:textId="77777777" w:rsidR="006F3923" w:rsidRPr="008B14AA" w:rsidRDefault="006F3923" w:rsidP="00322935">
      <w:pPr>
        <w:tabs>
          <w:tab w:val="left" w:pos="4530"/>
        </w:tabs>
        <w:jc w:val="center"/>
        <w:rPr>
          <w:rFonts w:cs="Arial"/>
          <w:sz w:val="16"/>
          <w:szCs w:val="16"/>
          <w:lang w:val="nl-BE"/>
        </w:rPr>
      </w:pPr>
      <w:r w:rsidRPr="008B14AA">
        <w:rPr>
          <w:rFonts w:cs="Arial"/>
          <w:sz w:val="20"/>
          <w:szCs w:val="20"/>
          <w:lang w:val="nl-BE"/>
        </w:rPr>
        <w:t>*</w:t>
      </w:r>
    </w:p>
    <w:p w14:paraId="40694F7C" w14:textId="77777777" w:rsidR="006F3923" w:rsidRPr="008B14AA" w:rsidRDefault="006F3923" w:rsidP="00C613BD">
      <w:pPr>
        <w:tabs>
          <w:tab w:val="left" w:pos="4530"/>
        </w:tabs>
        <w:jc w:val="right"/>
        <w:rPr>
          <w:rFonts w:cs="Arial"/>
          <w:sz w:val="20"/>
          <w:szCs w:val="20"/>
          <w:lang w:val="nl-BE"/>
        </w:rPr>
      </w:pPr>
    </w:p>
    <w:p w14:paraId="231B2F13" w14:textId="77777777" w:rsidR="006F3923" w:rsidRPr="008B14AA" w:rsidRDefault="006F3923" w:rsidP="006F3923">
      <w:pPr>
        <w:tabs>
          <w:tab w:val="left" w:pos="4530"/>
        </w:tabs>
        <w:jc w:val="right"/>
        <w:rPr>
          <w:rFonts w:cs="Arial"/>
          <w:sz w:val="16"/>
          <w:szCs w:val="16"/>
          <w:lang w:val="nl-BE"/>
        </w:rPr>
      </w:pPr>
    </w:p>
    <w:p w14:paraId="64E9BC60" w14:textId="77777777" w:rsidR="006F3923" w:rsidRPr="008B14AA" w:rsidRDefault="006F3923" w:rsidP="006F3923">
      <w:pPr>
        <w:jc w:val="center"/>
        <w:rPr>
          <w:rFonts w:cs="Arial"/>
          <w:sz w:val="20"/>
          <w:szCs w:val="20"/>
          <w:lang w:val="nl-BE"/>
        </w:rPr>
      </w:pPr>
    </w:p>
    <w:p w14:paraId="75EC8BDC" w14:textId="77777777" w:rsidR="006F3923" w:rsidRPr="008B14AA" w:rsidRDefault="006F3923" w:rsidP="006F3923">
      <w:pPr>
        <w:jc w:val="center"/>
        <w:rPr>
          <w:rFonts w:cs="Arial"/>
          <w:b/>
          <w:sz w:val="16"/>
          <w:szCs w:val="16"/>
          <w:lang w:val="nl-BE"/>
        </w:rPr>
      </w:pPr>
    </w:p>
    <w:p w14:paraId="0EBE60B9" w14:textId="77777777" w:rsidR="006F3923" w:rsidRPr="008B14AA" w:rsidRDefault="006F3923" w:rsidP="006F3923">
      <w:pPr>
        <w:jc w:val="center"/>
        <w:rPr>
          <w:rFonts w:cs="Arial"/>
          <w:b/>
          <w:sz w:val="16"/>
          <w:szCs w:val="16"/>
          <w:lang w:val="nl-BE"/>
        </w:rPr>
      </w:pPr>
    </w:p>
    <w:p w14:paraId="38915EF7" w14:textId="77777777" w:rsidR="00C313C8" w:rsidRDefault="00C313C8" w:rsidP="006F3923">
      <w:pPr>
        <w:jc w:val="center"/>
        <w:rPr>
          <w:rFonts w:cs="Arial"/>
          <w:sz w:val="20"/>
          <w:szCs w:val="20"/>
          <w:lang w:val="nl-BE"/>
        </w:rPr>
      </w:pPr>
    </w:p>
    <w:p w14:paraId="3BF507B1" w14:textId="77777777" w:rsidR="00EB1F1B" w:rsidRPr="008B14AA" w:rsidRDefault="00EB1F1B" w:rsidP="006F3923">
      <w:pPr>
        <w:jc w:val="center"/>
        <w:rPr>
          <w:rFonts w:cs="Arial"/>
          <w:sz w:val="20"/>
          <w:szCs w:val="20"/>
          <w:lang w:val="nl-BE"/>
        </w:rPr>
      </w:pPr>
    </w:p>
    <w:p w14:paraId="4234E299" w14:textId="77777777" w:rsidR="00290F9C" w:rsidRDefault="00290F9C" w:rsidP="0085530C">
      <w:pPr>
        <w:tabs>
          <w:tab w:val="left" w:pos="1635"/>
          <w:tab w:val="center" w:pos="3402"/>
        </w:tabs>
        <w:jc w:val="both"/>
        <w:rPr>
          <w:rFonts w:cs="Arial"/>
          <w:sz w:val="20"/>
          <w:szCs w:val="20"/>
          <w:lang w:val="nl-BE"/>
        </w:rPr>
      </w:pPr>
    </w:p>
    <w:p w14:paraId="01E5E47F" w14:textId="77777777" w:rsidR="00290F9C" w:rsidRDefault="00290F9C" w:rsidP="0085530C">
      <w:pPr>
        <w:tabs>
          <w:tab w:val="left" w:pos="1635"/>
          <w:tab w:val="center" w:pos="3402"/>
        </w:tabs>
        <w:jc w:val="both"/>
        <w:rPr>
          <w:rFonts w:cs="Arial"/>
          <w:sz w:val="20"/>
          <w:szCs w:val="20"/>
          <w:lang w:val="nl-BE"/>
        </w:rPr>
      </w:pPr>
    </w:p>
    <w:p w14:paraId="6B7B989A" w14:textId="77777777" w:rsidR="00E10EE3" w:rsidRPr="00852212" w:rsidRDefault="00E10EE3" w:rsidP="0085530C">
      <w:pPr>
        <w:tabs>
          <w:tab w:val="left" w:pos="1635"/>
          <w:tab w:val="center" w:pos="3402"/>
        </w:tabs>
        <w:jc w:val="both"/>
        <w:rPr>
          <w:rFonts w:cs="Arial"/>
          <w:sz w:val="16"/>
          <w:szCs w:val="16"/>
          <w:lang w:val="nl-BE"/>
        </w:rPr>
      </w:pPr>
      <w:r>
        <w:rPr>
          <w:rFonts w:cs="Arial"/>
          <w:sz w:val="16"/>
          <w:szCs w:val="16"/>
          <w:lang w:val="nl-BE"/>
        </w:rPr>
        <w:t>Niets</w:t>
      </w:r>
      <w:r w:rsidR="00EC2714" w:rsidRPr="00852212">
        <w:rPr>
          <w:rFonts w:cs="Arial"/>
          <w:sz w:val="16"/>
          <w:szCs w:val="16"/>
          <w:lang w:val="nl-BE"/>
        </w:rPr>
        <w:t xml:space="preserve"> uit deze uitgave mag worden verveelvoudigd en/of openbaar gemaakt</w:t>
      </w:r>
      <w:r>
        <w:rPr>
          <w:rFonts w:cs="Arial"/>
          <w:sz w:val="20"/>
          <w:szCs w:val="20"/>
          <w:lang w:val="nl-BE"/>
        </w:rPr>
        <w:t xml:space="preserve"> </w:t>
      </w:r>
      <w:r w:rsidR="00E91F3C">
        <w:rPr>
          <w:rFonts w:cs="Arial"/>
          <w:sz w:val="16"/>
          <w:szCs w:val="16"/>
          <w:lang w:val="nl-BE"/>
        </w:rPr>
        <w:t>d</w:t>
      </w:r>
      <w:r w:rsidR="00EC2714" w:rsidRPr="00852212">
        <w:rPr>
          <w:rFonts w:cs="Arial"/>
          <w:sz w:val="16"/>
          <w:szCs w:val="16"/>
          <w:lang w:val="nl-BE"/>
        </w:rPr>
        <w:t>oor</w:t>
      </w:r>
      <w:r w:rsidR="00E91F3C">
        <w:rPr>
          <w:rFonts w:cs="Arial"/>
          <w:sz w:val="16"/>
          <w:szCs w:val="16"/>
          <w:lang w:val="nl-BE"/>
        </w:rPr>
        <w:t xml:space="preserve"> </w:t>
      </w:r>
      <w:r w:rsidR="00EC2714" w:rsidRPr="00852212">
        <w:rPr>
          <w:rFonts w:cs="Arial"/>
          <w:sz w:val="16"/>
          <w:szCs w:val="16"/>
          <w:lang w:val="nl-BE"/>
        </w:rPr>
        <w:t>middel van druk, fotocopie,</w:t>
      </w:r>
      <w:r w:rsidR="001D4894" w:rsidRPr="00852212">
        <w:rPr>
          <w:rFonts w:cs="Arial"/>
          <w:sz w:val="16"/>
          <w:szCs w:val="16"/>
          <w:lang w:val="nl-BE"/>
        </w:rPr>
        <w:t xml:space="preserve"> </w:t>
      </w:r>
      <w:r w:rsidR="00EC2714" w:rsidRPr="00852212">
        <w:rPr>
          <w:rFonts w:cs="Arial"/>
          <w:sz w:val="16"/>
          <w:szCs w:val="16"/>
          <w:lang w:val="nl-BE"/>
        </w:rPr>
        <w:t xml:space="preserve">microfilm of op welke </w:t>
      </w:r>
      <w:r w:rsidR="00C313C8" w:rsidRPr="00852212">
        <w:rPr>
          <w:rFonts w:cs="Arial"/>
          <w:sz w:val="16"/>
          <w:szCs w:val="16"/>
          <w:lang w:val="nl-BE"/>
        </w:rPr>
        <w:t>andere wijze</w:t>
      </w:r>
      <w:r w:rsidR="00EC2714" w:rsidRPr="00852212">
        <w:rPr>
          <w:rFonts w:cs="Arial"/>
          <w:sz w:val="16"/>
          <w:szCs w:val="16"/>
          <w:lang w:val="nl-BE"/>
        </w:rPr>
        <w:t xml:space="preserve"> ook,</w:t>
      </w:r>
      <w:r>
        <w:rPr>
          <w:rFonts w:cs="Arial"/>
          <w:sz w:val="20"/>
          <w:szCs w:val="20"/>
          <w:lang w:val="nl-BE"/>
        </w:rPr>
        <w:t xml:space="preserve"> </w:t>
      </w:r>
      <w:r w:rsidR="00EC2714" w:rsidRPr="00852212">
        <w:rPr>
          <w:rFonts w:cs="Arial"/>
          <w:sz w:val="16"/>
          <w:szCs w:val="16"/>
          <w:lang w:val="nl-BE"/>
        </w:rPr>
        <w:t>zonder</w:t>
      </w:r>
      <w:r w:rsidR="00C313C8" w:rsidRPr="00852212">
        <w:rPr>
          <w:rFonts w:cs="Arial"/>
          <w:sz w:val="16"/>
          <w:szCs w:val="16"/>
          <w:lang w:val="nl-BE"/>
        </w:rPr>
        <w:t xml:space="preserve"> </w:t>
      </w:r>
      <w:r w:rsidR="00EC2714" w:rsidRPr="00852212">
        <w:rPr>
          <w:rFonts w:cs="Arial"/>
          <w:sz w:val="16"/>
          <w:szCs w:val="16"/>
          <w:lang w:val="nl-BE"/>
        </w:rPr>
        <w:t>voorafgaande schrifteli</w:t>
      </w:r>
      <w:r w:rsidR="00E91F3C">
        <w:rPr>
          <w:rFonts w:cs="Arial"/>
          <w:sz w:val="16"/>
          <w:szCs w:val="16"/>
          <w:lang w:val="nl-BE"/>
        </w:rPr>
        <w:t>jke</w:t>
      </w:r>
      <w:r w:rsidR="00302F8D">
        <w:rPr>
          <w:rFonts w:cs="Arial"/>
          <w:sz w:val="16"/>
          <w:szCs w:val="16"/>
          <w:lang w:val="nl-BE"/>
        </w:rPr>
        <w:t xml:space="preserve"> overeenkomst</w:t>
      </w:r>
      <w:r w:rsidR="00E91F3C">
        <w:rPr>
          <w:rFonts w:cs="Arial"/>
          <w:sz w:val="16"/>
          <w:szCs w:val="16"/>
          <w:lang w:val="nl-BE"/>
        </w:rPr>
        <w:t xml:space="preserve"> </w:t>
      </w:r>
      <w:r w:rsidR="00302F8D">
        <w:rPr>
          <w:rFonts w:cs="Arial"/>
          <w:sz w:val="16"/>
          <w:szCs w:val="16"/>
          <w:lang w:val="nl-BE"/>
        </w:rPr>
        <w:t>met</w:t>
      </w:r>
      <w:r w:rsidR="00E91F3C">
        <w:rPr>
          <w:rFonts w:cs="Arial"/>
          <w:sz w:val="16"/>
          <w:szCs w:val="16"/>
          <w:lang w:val="nl-BE"/>
        </w:rPr>
        <w:t xml:space="preserve"> de uitgever.</w:t>
      </w:r>
      <w:r w:rsidR="00CC544C">
        <w:rPr>
          <w:rFonts w:cs="Arial"/>
          <w:sz w:val="16"/>
          <w:szCs w:val="16"/>
          <w:lang w:val="nl-BE"/>
        </w:rPr>
        <w:t xml:space="preserve"> </w:t>
      </w:r>
      <w:r>
        <w:rPr>
          <w:rFonts w:cs="Arial"/>
          <w:sz w:val="16"/>
          <w:szCs w:val="16"/>
          <w:lang w:val="nl-BE"/>
        </w:rPr>
        <w:t>Wel wordt toestemming stilzwijgend verleend voor het</w:t>
      </w:r>
      <w:r w:rsidR="00CC544C">
        <w:rPr>
          <w:rFonts w:cs="Arial"/>
          <w:sz w:val="20"/>
          <w:szCs w:val="20"/>
          <w:lang w:val="nl-BE"/>
        </w:rPr>
        <w:t xml:space="preserve"> </w:t>
      </w:r>
      <w:r>
        <w:rPr>
          <w:rFonts w:cs="Arial"/>
          <w:sz w:val="16"/>
          <w:szCs w:val="16"/>
          <w:lang w:val="nl-BE"/>
        </w:rPr>
        <w:t>citeren van gedeelten uit d</w:t>
      </w:r>
      <w:r w:rsidR="00CC544C">
        <w:rPr>
          <w:rFonts w:cs="Arial"/>
          <w:sz w:val="16"/>
          <w:szCs w:val="16"/>
          <w:lang w:val="nl-BE"/>
        </w:rPr>
        <w:t>it schaakboek</w:t>
      </w:r>
      <w:r w:rsidR="00EE11FF">
        <w:rPr>
          <w:rFonts w:cs="Arial"/>
          <w:sz w:val="16"/>
          <w:szCs w:val="16"/>
          <w:lang w:val="nl-BE"/>
        </w:rPr>
        <w:t>,</w:t>
      </w:r>
      <w:r>
        <w:rPr>
          <w:rFonts w:cs="Arial"/>
          <w:sz w:val="16"/>
          <w:szCs w:val="16"/>
          <w:lang w:val="nl-BE"/>
        </w:rPr>
        <w:t xml:space="preserve"> mits zonder</w:t>
      </w:r>
      <w:r w:rsidR="00CC544C">
        <w:rPr>
          <w:rFonts w:cs="Arial"/>
          <w:sz w:val="20"/>
          <w:szCs w:val="20"/>
          <w:lang w:val="nl-BE"/>
        </w:rPr>
        <w:t xml:space="preserve"> </w:t>
      </w:r>
      <w:r>
        <w:rPr>
          <w:rFonts w:cs="Arial"/>
          <w:sz w:val="16"/>
          <w:szCs w:val="16"/>
          <w:lang w:val="nl-BE"/>
        </w:rPr>
        <w:t>winstoogmerk e</w:t>
      </w:r>
      <w:r w:rsidR="00EE11FF">
        <w:rPr>
          <w:rFonts w:cs="Arial"/>
          <w:sz w:val="16"/>
          <w:szCs w:val="16"/>
          <w:lang w:val="nl-BE"/>
        </w:rPr>
        <w:t>n met expliciete bronvermelding</w:t>
      </w:r>
    </w:p>
    <w:p w14:paraId="7F9A3C30" w14:textId="77777777" w:rsidR="00EC2714" w:rsidRPr="00777B52" w:rsidRDefault="00EC2714" w:rsidP="00EC2714">
      <w:pPr>
        <w:tabs>
          <w:tab w:val="left" w:pos="1635"/>
          <w:tab w:val="center" w:pos="3402"/>
        </w:tabs>
        <w:jc w:val="center"/>
        <w:rPr>
          <w:rFonts w:cs="Arial"/>
          <w:sz w:val="16"/>
          <w:szCs w:val="16"/>
          <w:lang w:val="nl-BE"/>
        </w:rPr>
      </w:pPr>
    </w:p>
    <w:p w14:paraId="5B03F219" w14:textId="77777777" w:rsidR="00A1166F" w:rsidRPr="00EC2714" w:rsidRDefault="00A1166F" w:rsidP="00EC2714">
      <w:pPr>
        <w:tabs>
          <w:tab w:val="left" w:pos="1665"/>
          <w:tab w:val="left" w:pos="2400"/>
        </w:tabs>
        <w:jc w:val="center"/>
        <w:rPr>
          <w:rFonts w:cs="Arial"/>
          <w:sz w:val="20"/>
          <w:szCs w:val="20"/>
          <w:lang w:val="nl-BE"/>
        </w:rPr>
      </w:pPr>
    </w:p>
    <w:p w14:paraId="416BA23E" w14:textId="77777777" w:rsidR="00CD586B" w:rsidRPr="00EC2714" w:rsidRDefault="00CD586B" w:rsidP="006F3923">
      <w:pPr>
        <w:tabs>
          <w:tab w:val="left" w:pos="2250"/>
          <w:tab w:val="left" w:pos="2430"/>
          <w:tab w:val="center" w:pos="3345"/>
        </w:tabs>
        <w:jc w:val="center"/>
        <w:rPr>
          <w:sz w:val="20"/>
          <w:szCs w:val="20"/>
          <w:lang w:val="nl-BE"/>
        </w:rPr>
      </w:pPr>
    </w:p>
    <w:p w14:paraId="593BF359" w14:textId="77777777" w:rsidR="00EE42CD" w:rsidRPr="00527E09" w:rsidRDefault="00EE42CD" w:rsidP="006F3923">
      <w:pPr>
        <w:tabs>
          <w:tab w:val="left" w:pos="2250"/>
          <w:tab w:val="left" w:pos="2430"/>
          <w:tab w:val="center" w:pos="3345"/>
        </w:tabs>
        <w:jc w:val="center"/>
        <w:rPr>
          <w:color w:val="FF0000"/>
          <w:sz w:val="20"/>
          <w:szCs w:val="20"/>
          <w:lang w:val="nl-BE"/>
        </w:rPr>
        <w:sectPr w:rsidR="00EE42CD" w:rsidRPr="00527E09" w:rsidSect="003D5E46">
          <w:type w:val="continuous"/>
          <w:pgSz w:w="8392" w:h="11907" w:code="11"/>
          <w:pgMar w:top="1134" w:right="567" w:bottom="1134" w:left="567" w:header="720" w:footer="720" w:gutter="567"/>
          <w:cols w:space="720"/>
          <w:noEndnote/>
        </w:sectPr>
      </w:pPr>
    </w:p>
    <w:p w14:paraId="6BF37A77" w14:textId="77777777" w:rsidR="00FB5AF6" w:rsidRPr="00EC2714" w:rsidRDefault="003F24B2" w:rsidP="00D44B86">
      <w:pPr>
        <w:tabs>
          <w:tab w:val="left" w:pos="2250"/>
          <w:tab w:val="left" w:pos="2430"/>
          <w:tab w:val="center" w:pos="3345"/>
        </w:tabs>
        <w:jc w:val="both"/>
        <w:rPr>
          <w:sz w:val="20"/>
          <w:szCs w:val="20"/>
          <w:lang w:val="nl-BE"/>
        </w:rPr>
      </w:pPr>
      <w:r>
        <w:rPr>
          <w:sz w:val="20"/>
          <w:szCs w:val="20"/>
          <w:lang w:val="nl-BE"/>
        </w:rPr>
        <w:br w:type="page"/>
      </w:r>
    </w:p>
    <w:sectPr w:rsidR="00FB5AF6" w:rsidRPr="00EC2714" w:rsidSect="00EE42CD">
      <w:type w:val="continuous"/>
      <w:pgSz w:w="8392" w:h="11907" w:code="11"/>
      <w:pgMar w:top="1134" w:right="567" w:bottom="1134" w:left="567" w:header="720" w:footer="720" w:gutter="567"/>
      <w:cols w:num="2" w:space="709"/>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gnace Vandecasteele" w:date="2018-04-27T14:19:00Z" w:initials="IV">
    <w:p w14:paraId="3B04FE4C" w14:textId="77777777" w:rsidR="00EF6ADE" w:rsidRDefault="00EF6ADE">
      <w:pPr>
        <w:pStyle w:val="Tekstopmerking"/>
      </w:pPr>
      <w:r>
        <w:rPr>
          <w:rStyle w:val="Verwijzingopmerking"/>
        </w:rPr>
        <w:annotationRef/>
      </w:r>
    </w:p>
  </w:comment>
  <w:comment w:id="1" w:author="Ignace Vandecasteele" w:date="2018-04-27T14:20:00Z" w:initials="IV">
    <w:p w14:paraId="499C8CE4" w14:textId="77777777" w:rsidR="00EF6ADE" w:rsidRDefault="00EF6ADE">
      <w:pPr>
        <w:pStyle w:val="Tekstopmerking"/>
      </w:pPr>
      <w:r>
        <w:rPr>
          <w:rStyle w:val="Verwijzingopmerking"/>
        </w:rPr>
        <w:annotationRef/>
      </w:r>
      <w:r>
        <w:t>opgeschoven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04FE4C" w15:done="0"/>
  <w15:commentEx w15:paraId="499C8C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04FE4C" w16cid:durableId="1E8DB00E"/>
  <w16cid:commentId w16cid:paraId="499C8CE4" w16cid:durableId="1E8DB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69889" w14:textId="77777777" w:rsidR="00990285" w:rsidRDefault="00990285">
      <w:r>
        <w:separator/>
      </w:r>
    </w:p>
  </w:endnote>
  <w:endnote w:type="continuationSeparator" w:id="0">
    <w:p w14:paraId="7D4748D6" w14:textId="77777777" w:rsidR="00990285" w:rsidRDefault="00990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DiagramTTHabsburg">
    <w:panose1 w:val="050B0500000000000000"/>
    <w:charset w:val="00"/>
    <w:family w:val="swiss"/>
    <w:pitch w:val="variable"/>
    <w:sig w:usb0="00000003" w:usb1="00000000" w:usb2="00000000" w:usb3="00000000" w:csb0="00000001" w:csb1="00000000"/>
  </w:font>
  <w:font w:name="DiagramTTFritz">
    <w:panose1 w:val="05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ED93E" w14:textId="77777777" w:rsidR="00EF6ADE" w:rsidRDefault="00EF6ADE" w:rsidP="005B78F4">
    <w:pPr>
      <w:pStyle w:val="Voettekst"/>
      <w:framePr w:wrap="around" w:vAnchor="text" w:hAnchor="margin" w:xAlign="center" w:y="1"/>
      <w:rPr>
        <w:rStyle w:val="Paginanummer"/>
      </w:rPr>
    </w:pPr>
    <w:r>
      <w:rPr>
        <w:rStyle w:val="Paginanummer"/>
      </w:rPr>
      <w:fldChar w:fldCharType="begin"/>
    </w:r>
    <w:r>
      <w:rPr>
        <w:rStyle w:val="Paginanummer"/>
      </w:rPr>
      <w:instrText xml:space="preserve">PAGE  </w:instrText>
    </w:r>
    <w:r>
      <w:rPr>
        <w:rStyle w:val="Paginanummer"/>
      </w:rPr>
      <w:fldChar w:fldCharType="end"/>
    </w:r>
  </w:p>
  <w:p w14:paraId="29E11ED4" w14:textId="77777777" w:rsidR="00EF6ADE" w:rsidRDefault="00EF6ADE" w:rsidP="009B494E">
    <w:pPr>
      <w:pStyle w:val="Voettekst"/>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EB119" w14:textId="77777777" w:rsidR="00EF6ADE" w:rsidRPr="00024785" w:rsidRDefault="00EF6ADE" w:rsidP="005B78F4">
    <w:pPr>
      <w:pStyle w:val="Voettekst"/>
      <w:framePr w:wrap="around" w:vAnchor="text" w:hAnchor="margin" w:xAlign="center" w:y="1"/>
      <w:rPr>
        <w:rStyle w:val="Paginanummer"/>
        <w:sz w:val="20"/>
        <w:szCs w:val="20"/>
      </w:rPr>
    </w:pPr>
    <w:r w:rsidRPr="00024785">
      <w:rPr>
        <w:rStyle w:val="Paginanummer"/>
        <w:sz w:val="20"/>
        <w:szCs w:val="20"/>
      </w:rPr>
      <w:fldChar w:fldCharType="begin"/>
    </w:r>
    <w:r w:rsidRPr="00024785">
      <w:rPr>
        <w:rStyle w:val="Paginanummer"/>
        <w:sz w:val="20"/>
        <w:szCs w:val="20"/>
      </w:rPr>
      <w:instrText xml:space="preserve">PAGE  </w:instrText>
    </w:r>
    <w:r w:rsidRPr="00024785">
      <w:rPr>
        <w:rStyle w:val="Paginanummer"/>
        <w:sz w:val="20"/>
        <w:szCs w:val="20"/>
      </w:rPr>
      <w:fldChar w:fldCharType="separate"/>
    </w:r>
    <w:r>
      <w:rPr>
        <w:rStyle w:val="Paginanummer"/>
        <w:noProof/>
        <w:sz w:val="20"/>
        <w:szCs w:val="20"/>
      </w:rPr>
      <w:t>86</w:t>
    </w:r>
    <w:r w:rsidRPr="00024785">
      <w:rPr>
        <w:rStyle w:val="Paginanummer"/>
        <w:sz w:val="20"/>
        <w:szCs w:val="20"/>
      </w:rPr>
      <w:fldChar w:fldCharType="end"/>
    </w:r>
  </w:p>
  <w:p w14:paraId="2D5CD1B1" w14:textId="77777777" w:rsidR="00EF6ADE" w:rsidRPr="004B0D8C" w:rsidRDefault="00EF6ADE" w:rsidP="00815E3F">
    <w:pPr>
      <w:pStyle w:val="Voettekst"/>
      <w:framePr w:wrap="around" w:vAnchor="text" w:hAnchor="margin" w:xAlign="outside" w:y="215"/>
      <w:rPr>
        <w:rStyle w:val="Paginanummer"/>
        <w:color w:val="000000"/>
        <w:sz w:val="20"/>
        <w:szCs w:val="20"/>
      </w:rPr>
    </w:pPr>
  </w:p>
  <w:p w14:paraId="5CE54353" w14:textId="77777777" w:rsidR="00EF6ADE" w:rsidRPr="00C32A4B" w:rsidRDefault="00EF6ADE" w:rsidP="00C32A4B">
    <w:pPr>
      <w:pStyle w:val="Voettekst"/>
      <w:tabs>
        <w:tab w:val="clear" w:pos="4536"/>
        <w:tab w:val="clear" w:pos="9072"/>
        <w:tab w:val="left" w:pos="3306"/>
        <w:tab w:val="left" w:pos="5610"/>
      </w:tabs>
      <w:ind w:right="360"/>
      <w:jc w:val="both"/>
      <w:rPr>
        <w:lang w:val="fr-BE"/>
      </w:rPr>
    </w:pPr>
    <w:r>
      <w:rPr>
        <w:lang w:val="fr-BE"/>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58276" w14:textId="77777777" w:rsidR="00EF6ADE" w:rsidRDefault="00EF6ADE" w:rsidP="0058052A">
    <w:pPr>
      <w:pStyle w:val="Voettekst"/>
      <w:jc w:val="center"/>
    </w:pPr>
  </w:p>
  <w:p w14:paraId="5F8AD2BD" w14:textId="77777777" w:rsidR="00EF6ADE" w:rsidRDefault="00EF6A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D6EA3" w14:textId="77777777" w:rsidR="00990285" w:rsidRDefault="00990285">
      <w:r>
        <w:separator/>
      </w:r>
    </w:p>
  </w:footnote>
  <w:footnote w:type="continuationSeparator" w:id="0">
    <w:p w14:paraId="0A3FD6D9" w14:textId="77777777" w:rsidR="00990285" w:rsidRDefault="009902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92CC8" w14:textId="77777777" w:rsidR="00EF6ADE" w:rsidRDefault="00EF6ADE" w:rsidP="00421BEA">
    <w:pPr>
      <w:pStyle w:val="Koptekst"/>
      <w:ind w:left="2205"/>
      <w:jc w:val="both"/>
      <w:rPr>
        <w:lang w:val="nl-BE"/>
      </w:rPr>
    </w:pPr>
  </w:p>
  <w:p w14:paraId="65A7B1F2" w14:textId="77777777" w:rsidR="00EF6ADE" w:rsidRPr="008279A5" w:rsidRDefault="00EF6ADE" w:rsidP="006E3098">
    <w:pPr>
      <w:pStyle w:val="Koptekst"/>
      <w:jc w:val="both"/>
      <w:rPr>
        <w:sz w:val="20"/>
        <w:szCs w:val="20"/>
        <w:lang w:val="nl-BE"/>
      </w:rPr>
    </w:pPr>
    <w:r>
      <w:rPr>
        <w:lang w:val="nl-B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05BA18F0"/>
    <w:lvl w:ilvl="0">
      <w:start w:val="1"/>
      <w:numFmt w:val="bullet"/>
      <w:pStyle w:val="Lijstopsomteken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F2F66406"/>
    <w:lvl w:ilvl="0">
      <w:start w:val="1"/>
      <w:numFmt w:val="bullet"/>
      <w:pStyle w:val="Lijstopsomteken2"/>
      <w:lvlText w:val=""/>
      <w:lvlJc w:val="left"/>
      <w:pPr>
        <w:tabs>
          <w:tab w:val="num" w:pos="643"/>
        </w:tabs>
        <w:ind w:left="643" w:hanging="360"/>
      </w:pPr>
      <w:rPr>
        <w:rFonts w:ascii="Symbol" w:hAnsi="Symbol" w:hint="default"/>
      </w:rPr>
    </w:lvl>
  </w:abstractNum>
  <w:abstractNum w:abstractNumId="2" w15:restartNumberingAfterBreak="0">
    <w:nsid w:val="0001466B"/>
    <w:multiLevelType w:val="hybridMultilevel"/>
    <w:tmpl w:val="8A542A02"/>
    <w:lvl w:ilvl="0" w:tplc="C78CFEAC">
      <w:start w:val="1"/>
      <w:numFmt w:val="lowerLetter"/>
      <w:lvlText w:val="%1)"/>
      <w:lvlJc w:val="left"/>
      <w:pPr>
        <w:tabs>
          <w:tab w:val="num" w:pos="360"/>
        </w:tabs>
        <w:ind w:left="360" w:hanging="360"/>
      </w:pPr>
      <w:rPr>
        <w:rFonts w:hint="default"/>
        <w:b w:val="0"/>
        <w:i/>
      </w:rPr>
    </w:lvl>
    <w:lvl w:ilvl="1" w:tplc="BA76B376" w:tentative="1">
      <w:start w:val="1"/>
      <w:numFmt w:val="lowerLetter"/>
      <w:lvlText w:val="%2."/>
      <w:lvlJc w:val="left"/>
      <w:pPr>
        <w:tabs>
          <w:tab w:val="num" w:pos="1440"/>
        </w:tabs>
        <w:ind w:left="1440" w:hanging="360"/>
      </w:pPr>
    </w:lvl>
    <w:lvl w:ilvl="2" w:tplc="221629DC" w:tentative="1">
      <w:start w:val="1"/>
      <w:numFmt w:val="lowerRoman"/>
      <w:lvlText w:val="%3."/>
      <w:lvlJc w:val="right"/>
      <w:pPr>
        <w:tabs>
          <w:tab w:val="num" w:pos="2160"/>
        </w:tabs>
        <w:ind w:left="2160" w:hanging="180"/>
      </w:pPr>
    </w:lvl>
    <w:lvl w:ilvl="3" w:tplc="3AD452EE" w:tentative="1">
      <w:start w:val="1"/>
      <w:numFmt w:val="decimal"/>
      <w:lvlText w:val="%4."/>
      <w:lvlJc w:val="left"/>
      <w:pPr>
        <w:tabs>
          <w:tab w:val="num" w:pos="2880"/>
        </w:tabs>
        <w:ind w:left="2880" w:hanging="360"/>
      </w:pPr>
    </w:lvl>
    <w:lvl w:ilvl="4" w:tplc="CEB49002" w:tentative="1">
      <w:start w:val="1"/>
      <w:numFmt w:val="lowerLetter"/>
      <w:lvlText w:val="%5."/>
      <w:lvlJc w:val="left"/>
      <w:pPr>
        <w:tabs>
          <w:tab w:val="num" w:pos="3600"/>
        </w:tabs>
        <w:ind w:left="3600" w:hanging="360"/>
      </w:pPr>
    </w:lvl>
    <w:lvl w:ilvl="5" w:tplc="2C647764" w:tentative="1">
      <w:start w:val="1"/>
      <w:numFmt w:val="lowerRoman"/>
      <w:lvlText w:val="%6."/>
      <w:lvlJc w:val="right"/>
      <w:pPr>
        <w:tabs>
          <w:tab w:val="num" w:pos="4320"/>
        </w:tabs>
        <w:ind w:left="4320" w:hanging="180"/>
      </w:pPr>
    </w:lvl>
    <w:lvl w:ilvl="6" w:tplc="BCEC19B4" w:tentative="1">
      <w:start w:val="1"/>
      <w:numFmt w:val="decimal"/>
      <w:lvlText w:val="%7."/>
      <w:lvlJc w:val="left"/>
      <w:pPr>
        <w:tabs>
          <w:tab w:val="num" w:pos="5040"/>
        </w:tabs>
        <w:ind w:left="5040" w:hanging="360"/>
      </w:pPr>
    </w:lvl>
    <w:lvl w:ilvl="7" w:tplc="8C1EF50C" w:tentative="1">
      <w:start w:val="1"/>
      <w:numFmt w:val="lowerLetter"/>
      <w:lvlText w:val="%8."/>
      <w:lvlJc w:val="left"/>
      <w:pPr>
        <w:tabs>
          <w:tab w:val="num" w:pos="5760"/>
        </w:tabs>
        <w:ind w:left="5760" w:hanging="360"/>
      </w:pPr>
    </w:lvl>
    <w:lvl w:ilvl="8" w:tplc="8E7A58AA" w:tentative="1">
      <w:start w:val="1"/>
      <w:numFmt w:val="lowerRoman"/>
      <w:lvlText w:val="%9."/>
      <w:lvlJc w:val="right"/>
      <w:pPr>
        <w:tabs>
          <w:tab w:val="num" w:pos="6480"/>
        </w:tabs>
        <w:ind w:left="6480" w:hanging="180"/>
      </w:pPr>
    </w:lvl>
  </w:abstractNum>
  <w:abstractNum w:abstractNumId="3" w15:restartNumberingAfterBreak="0">
    <w:nsid w:val="000A20FF"/>
    <w:multiLevelType w:val="hybridMultilevel"/>
    <w:tmpl w:val="38A6BB82"/>
    <w:lvl w:ilvl="0" w:tplc="3E9C77AE">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4" w15:restartNumberingAfterBreak="0">
    <w:nsid w:val="00252878"/>
    <w:multiLevelType w:val="hybridMultilevel"/>
    <w:tmpl w:val="F69A126C"/>
    <w:lvl w:ilvl="0" w:tplc="87DA213A">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720"/>
        </w:tabs>
        <w:ind w:left="720" w:hanging="360"/>
      </w:pPr>
    </w:lvl>
    <w:lvl w:ilvl="2" w:tplc="0813001B">
      <w:start w:val="1"/>
      <w:numFmt w:val="lowerRoman"/>
      <w:lvlText w:val="%3."/>
      <w:lvlJc w:val="right"/>
      <w:pPr>
        <w:tabs>
          <w:tab w:val="num" w:pos="1440"/>
        </w:tabs>
        <w:ind w:left="1440" w:hanging="180"/>
      </w:pPr>
    </w:lvl>
    <w:lvl w:ilvl="3" w:tplc="0813000F" w:tentative="1">
      <w:start w:val="1"/>
      <w:numFmt w:val="decimal"/>
      <w:lvlText w:val="%4."/>
      <w:lvlJc w:val="left"/>
      <w:pPr>
        <w:tabs>
          <w:tab w:val="num" w:pos="2160"/>
        </w:tabs>
        <w:ind w:left="2160" w:hanging="360"/>
      </w:pPr>
    </w:lvl>
    <w:lvl w:ilvl="4" w:tplc="08130019" w:tentative="1">
      <w:start w:val="1"/>
      <w:numFmt w:val="lowerLetter"/>
      <w:lvlText w:val="%5."/>
      <w:lvlJc w:val="left"/>
      <w:pPr>
        <w:tabs>
          <w:tab w:val="num" w:pos="2880"/>
        </w:tabs>
        <w:ind w:left="2880" w:hanging="360"/>
      </w:pPr>
    </w:lvl>
    <w:lvl w:ilvl="5" w:tplc="0813001B" w:tentative="1">
      <w:start w:val="1"/>
      <w:numFmt w:val="lowerRoman"/>
      <w:lvlText w:val="%6."/>
      <w:lvlJc w:val="right"/>
      <w:pPr>
        <w:tabs>
          <w:tab w:val="num" w:pos="3600"/>
        </w:tabs>
        <w:ind w:left="3600" w:hanging="180"/>
      </w:pPr>
    </w:lvl>
    <w:lvl w:ilvl="6" w:tplc="0813000F" w:tentative="1">
      <w:start w:val="1"/>
      <w:numFmt w:val="decimal"/>
      <w:lvlText w:val="%7."/>
      <w:lvlJc w:val="left"/>
      <w:pPr>
        <w:tabs>
          <w:tab w:val="num" w:pos="4320"/>
        </w:tabs>
        <w:ind w:left="4320" w:hanging="360"/>
      </w:pPr>
    </w:lvl>
    <w:lvl w:ilvl="7" w:tplc="08130019" w:tentative="1">
      <w:start w:val="1"/>
      <w:numFmt w:val="lowerLetter"/>
      <w:lvlText w:val="%8."/>
      <w:lvlJc w:val="left"/>
      <w:pPr>
        <w:tabs>
          <w:tab w:val="num" w:pos="5040"/>
        </w:tabs>
        <w:ind w:left="5040" w:hanging="360"/>
      </w:pPr>
    </w:lvl>
    <w:lvl w:ilvl="8" w:tplc="0813001B" w:tentative="1">
      <w:start w:val="1"/>
      <w:numFmt w:val="lowerRoman"/>
      <w:lvlText w:val="%9."/>
      <w:lvlJc w:val="right"/>
      <w:pPr>
        <w:tabs>
          <w:tab w:val="num" w:pos="5760"/>
        </w:tabs>
        <w:ind w:left="5760" w:hanging="180"/>
      </w:pPr>
    </w:lvl>
  </w:abstractNum>
  <w:abstractNum w:abstractNumId="5" w15:restartNumberingAfterBreak="0">
    <w:nsid w:val="003D41B9"/>
    <w:multiLevelType w:val="hybridMultilevel"/>
    <w:tmpl w:val="1324918A"/>
    <w:lvl w:ilvl="0" w:tplc="1FF66C78">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 w15:restartNumberingAfterBreak="0">
    <w:nsid w:val="00AA35DF"/>
    <w:multiLevelType w:val="hybridMultilevel"/>
    <w:tmpl w:val="EFA29A5C"/>
    <w:lvl w:ilvl="0" w:tplc="8B12C4C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7" w15:restartNumberingAfterBreak="0">
    <w:nsid w:val="00CE0DF7"/>
    <w:multiLevelType w:val="hybridMultilevel"/>
    <w:tmpl w:val="8EB8C26E"/>
    <w:lvl w:ilvl="0" w:tplc="51BE776C">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8" w15:restartNumberingAfterBreak="0">
    <w:nsid w:val="01A0140C"/>
    <w:multiLevelType w:val="hybridMultilevel"/>
    <w:tmpl w:val="68CE0B30"/>
    <w:lvl w:ilvl="0" w:tplc="F332583E">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9" w15:restartNumberingAfterBreak="0">
    <w:nsid w:val="01CE774A"/>
    <w:multiLevelType w:val="hybridMultilevel"/>
    <w:tmpl w:val="2B363232"/>
    <w:lvl w:ilvl="0" w:tplc="0FF47C5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0" w15:restartNumberingAfterBreak="0">
    <w:nsid w:val="02164246"/>
    <w:multiLevelType w:val="hybridMultilevel"/>
    <w:tmpl w:val="89D2B0E6"/>
    <w:lvl w:ilvl="0" w:tplc="8476356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1" w15:restartNumberingAfterBreak="0">
    <w:nsid w:val="03895389"/>
    <w:multiLevelType w:val="hybridMultilevel"/>
    <w:tmpl w:val="A4A24C6A"/>
    <w:lvl w:ilvl="0" w:tplc="7966E2F8">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92AF904">
      <w:numFmt w:val="bullet"/>
      <w:lvlText w:val="-"/>
      <w:lvlJc w:val="left"/>
      <w:pPr>
        <w:tabs>
          <w:tab w:val="num" w:pos="2880"/>
        </w:tabs>
        <w:ind w:left="2880" w:hanging="360"/>
      </w:pPr>
      <w:rPr>
        <w:rFonts w:ascii="Arial" w:eastAsia="Times New Roman" w:hAnsi="Arial" w:cs="Arial" w:hint="default"/>
        <w:sz w:val="24"/>
      </w:r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2" w15:restartNumberingAfterBreak="0">
    <w:nsid w:val="03D70129"/>
    <w:multiLevelType w:val="hybridMultilevel"/>
    <w:tmpl w:val="A4725094"/>
    <w:lvl w:ilvl="0" w:tplc="D6C00CA8">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3" w15:restartNumberingAfterBreak="0">
    <w:nsid w:val="044633CB"/>
    <w:multiLevelType w:val="hybridMultilevel"/>
    <w:tmpl w:val="B4AE00E2"/>
    <w:lvl w:ilvl="0" w:tplc="F332583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4" w15:restartNumberingAfterBreak="0">
    <w:nsid w:val="04794C38"/>
    <w:multiLevelType w:val="hybridMultilevel"/>
    <w:tmpl w:val="4344F588"/>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5" w15:restartNumberingAfterBreak="0">
    <w:nsid w:val="05181CC8"/>
    <w:multiLevelType w:val="hybridMultilevel"/>
    <w:tmpl w:val="94865742"/>
    <w:lvl w:ilvl="0" w:tplc="0813000F">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6" w15:restartNumberingAfterBreak="0">
    <w:nsid w:val="058B60E1"/>
    <w:multiLevelType w:val="hybridMultilevel"/>
    <w:tmpl w:val="175EB222"/>
    <w:lvl w:ilvl="0" w:tplc="D038974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7" w15:restartNumberingAfterBreak="0">
    <w:nsid w:val="062E3B93"/>
    <w:multiLevelType w:val="hybridMultilevel"/>
    <w:tmpl w:val="8A149B2E"/>
    <w:lvl w:ilvl="0" w:tplc="87DA213A">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8" w15:restartNumberingAfterBreak="0">
    <w:nsid w:val="07E80467"/>
    <w:multiLevelType w:val="hybridMultilevel"/>
    <w:tmpl w:val="03EA9A92"/>
    <w:lvl w:ilvl="0" w:tplc="9820970E">
      <w:start w:val="1"/>
      <w:numFmt w:val="lowerLetter"/>
      <w:lvlText w:val="%1)"/>
      <w:lvlJc w:val="left"/>
      <w:pPr>
        <w:tabs>
          <w:tab w:val="num" w:pos="360"/>
        </w:tabs>
        <w:ind w:left="360" w:hanging="360"/>
      </w:pPr>
      <w:rPr>
        <w:rFonts w:hint="default"/>
        <w:b w:val="0"/>
        <w:i/>
        <w:lang w:val="en-GB"/>
      </w:rPr>
    </w:lvl>
    <w:lvl w:ilvl="1" w:tplc="08130003" w:tentative="1">
      <w:start w:val="1"/>
      <w:numFmt w:val="bullet"/>
      <w:lvlText w:val="o"/>
      <w:lvlJc w:val="left"/>
      <w:pPr>
        <w:tabs>
          <w:tab w:val="num" w:pos="1440"/>
        </w:tabs>
        <w:ind w:left="1440" w:hanging="360"/>
      </w:pPr>
      <w:rPr>
        <w:rFonts w:ascii="Courier New" w:hAnsi="Courier New" w:cs="Courier New" w:hint="default"/>
      </w:rPr>
    </w:lvl>
    <w:lvl w:ilvl="2" w:tplc="08130005" w:tentative="1">
      <w:start w:val="1"/>
      <w:numFmt w:val="bullet"/>
      <w:lvlText w:val=""/>
      <w:lvlJc w:val="left"/>
      <w:pPr>
        <w:tabs>
          <w:tab w:val="num" w:pos="2160"/>
        </w:tabs>
        <w:ind w:left="2160" w:hanging="360"/>
      </w:pPr>
      <w:rPr>
        <w:rFonts w:ascii="Wingdings" w:hAnsi="Wingdings" w:hint="default"/>
      </w:rPr>
    </w:lvl>
    <w:lvl w:ilvl="3" w:tplc="08130001" w:tentative="1">
      <w:start w:val="1"/>
      <w:numFmt w:val="bullet"/>
      <w:lvlText w:val=""/>
      <w:lvlJc w:val="left"/>
      <w:pPr>
        <w:tabs>
          <w:tab w:val="num" w:pos="2880"/>
        </w:tabs>
        <w:ind w:left="2880" w:hanging="360"/>
      </w:pPr>
      <w:rPr>
        <w:rFonts w:ascii="Symbol" w:hAnsi="Symbol" w:hint="default"/>
      </w:rPr>
    </w:lvl>
    <w:lvl w:ilvl="4" w:tplc="08130003" w:tentative="1">
      <w:start w:val="1"/>
      <w:numFmt w:val="bullet"/>
      <w:lvlText w:val="o"/>
      <w:lvlJc w:val="left"/>
      <w:pPr>
        <w:tabs>
          <w:tab w:val="num" w:pos="3600"/>
        </w:tabs>
        <w:ind w:left="3600" w:hanging="360"/>
      </w:pPr>
      <w:rPr>
        <w:rFonts w:ascii="Courier New" w:hAnsi="Courier New" w:cs="Courier New" w:hint="default"/>
      </w:rPr>
    </w:lvl>
    <w:lvl w:ilvl="5" w:tplc="08130005" w:tentative="1">
      <w:start w:val="1"/>
      <w:numFmt w:val="bullet"/>
      <w:lvlText w:val=""/>
      <w:lvlJc w:val="left"/>
      <w:pPr>
        <w:tabs>
          <w:tab w:val="num" w:pos="4320"/>
        </w:tabs>
        <w:ind w:left="4320" w:hanging="360"/>
      </w:pPr>
      <w:rPr>
        <w:rFonts w:ascii="Wingdings" w:hAnsi="Wingdings" w:hint="default"/>
      </w:rPr>
    </w:lvl>
    <w:lvl w:ilvl="6" w:tplc="08130001" w:tentative="1">
      <w:start w:val="1"/>
      <w:numFmt w:val="bullet"/>
      <w:lvlText w:val=""/>
      <w:lvlJc w:val="left"/>
      <w:pPr>
        <w:tabs>
          <w:tab w:val="num" w:pos="5040"/>
        </w:tabs>
        <w:ind w:left="5040" w:hanging="360"/>
      </w:pPr>
      <w:rPr>
        <w:rFonts w:ascii="Symbol" w:hAnsi="Symbol" w:hint="default"/>
      </w:rPr>
    </w:lvl>
    <w:lvl w:ilvl="7" w:tplc="08130003" w:tentative="1">
      <w:start w:val="1"/>
      <w:numFmt w:val="bullet"/>
      <w:lvlText w:val="o"/>
      <w:lvlJc w:val="left"/>
      <w:pPr>
        <w:tabs>
          <w:tab w:val="num" w:pos="5760"/>
        </w:tabs>
        <w:ind w:left="5760" w:hanging="360"/>
      </w:pPr>
      <w:rPr>
        <w:rFonts w:ascii="Courier New" w:hAnsi="Courier New" w:cs="Courier New" w:hint="default"/>
      </w:rPr>
    </w:lvl>
    <w:lvl w:ilvl="8" w:tplc="08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92B5DFD"/>
    <w:multiLevelType w:val="hybridMultilevel"/>
    <w:tmpl w:val="91780AD6"/>
    <w:lvl w:ilvl="0" w:tplc="E1AC0862">
      <w:start w:val="1"/>
      <w:numFmt w:val="lowerLetter"/>
      <w:lvlText w:val="%1)"/>
      <w:lvlJc w:val="left"/>
      <w:pPr>
        <w:tabs>
          <w:tab w:val="num" w:pos="360"/>
        </w:tabs>
        <w:ind w:left="360" w:hanging="360"/>
      </w:pPr>
      <w:rPr>
        <w:i/>
      </w:rPr>
    </w:lvl>
    <w:lvl w:ilvl="1" w:tplc="12B4EED0">
      <w:numFmt w:val="bullet"/>
      <w:lvlText w:val="-"/>
      <w:lvlJc w:val="left"/>
      <w:pPr>
        <w:tabs>
          <w:tab w:val="num" w:pos="1080"/>
        </w:tabs>
        <w:ind w:left="1080" w:hanging="360"/>
      </w:pPr>
      <w:rPr>
        <w:rFonts w:ascii="Arial" w:eastAsia="Times New Roman" w:hAnsi="Arial" w:cs="Arial" w:hint="default"/>
      </w:r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0" w15:restartNumberingAfterBreak="0">
    <w:nsid w:val="099541D8"/>
    <w:multiLevelType w:val="hybridMultilevel"/>
    <w:tmpl w:val="450661E8"/>
    <w:lvl w:ilvl="0" w:tplc="2EEC96F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1" w15:restartNumberingAfterBreak="0">
    <w:nsid w:val="0C152F01"/>
    <w:multiLevelType w:val="hybridMultilevel"/>
    <w:tmpl w:val="1006378E"/>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2" w15:restartNumberingAfterBreak="0">
    <w:nsid w:val="0CAD0682"/>
    <w:multiLevelType w:val="hybridMultilevel"/>
    <w:tmpl w:val="E27C2D10"/>
    <w:lvl w:ilvl="0" w:tplc="D336650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3" w15:restartNumberingAfterBreak="0">
    <w:nsid w:val="0CEB33C2"/>
    <w:multiLevelType w:val="hybridMultilevel"/>
    <w:tmpl w:val="EC6A3BB2"/>
    <w:lvl w:ilvl="0" w:tplc="87DA213A">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4" w15:restartNumberingAfterBreak="0">
    <w:nsid w:val="0DCE3AA2"/>
    <w:multiLevelType w:val="hybridMultilevel"/>
    <w:tmpl w:val="D30061BC"/>
    <w:lvl w:ilvl="0" w:tplc="D038974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5" w15:restartNumberingAfterBreak="0">
    <w:nsid w:val="0DE0076E"/>
    <w:multiLevelType w:val="hybridMultilevel"/>
    <w:tmpl w:val="596273BE"/>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6" w15:restartNumberingAfterBreak="0">
    <w:nsid w:val="0E22555C"/>
    <w:multiLevelType w:val="hybridMultilevel"/>
    <w:tmpl w:val="571A13DC"/>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7" w15:restartNumberingAfterBreak="0">
    <w:nsid w:val="0EA27FC7"/>
    <w:multiLevelType w:val="hybridMultilevel"/>
    <w:tmpl w:val="C59474C0"/>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8" w15:restartNumberingAfterBreak="0">
    <w:nsid w:val="0EA73D46"/>
    <w:multiLevelType w:val="hybridMultilevel"/>
    <w:tmpl w:val="ED4E5D12"/>
    <w:lvl w:ilvl="0" w:tplc="0FF47C56">
      <w:start w:val="2"/>
      <w:numFmt w:val="lowerLetter"/>
      <w:lvlText w:val="%1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9" w15:restartNumberingAfterBreak="0">
    <w:nsid w:val="0F7231F2"/>
    <w:multiLevelType w:val="hybridMultilevel"/>
    <w:tmpl w:val="36D846AA"/>
    <w:lvl w:ilvl="0" w:tplc="9820970E">
      <w:start w:val="1"/>
      <w:numFmt w:val="lowerLetter"/>
      <w:lvlText w:val="%1)"/>
      <w:lvlJc w:val="left"/>
      <w:pPr>
        <w:tabs>
          <w:tab w:val="num" w:pos="360"/>
        </w:tabs>
        <w:ind w:left="360" w:hanging="360"/>
      </w:pPr>
      <w:rPr>
        <w:rFonts w:hint="default"/>
        <w:b w:val="0"/>
        <w:i/>
        <w:lang w:val="en-GB"/>
      </w:rPr>
    </w:lvl>
    <w:lvl w:ilvl="1" w:tplc="D336650A">
      <w:start w:val="1"/>
      <w:numFmt w:val="lowerLetter"/>
      <w:lvlText w:val="%2)"/>
      <w:lvlJc w:val="left"/>
      <w:pPr>
        <w:tabs>
          <w:tab w:val="num" w:pos="1080"/>
        </w:tabs>
        <w:ind w:left="1080" w:hanging="360"/>
      </w:pPr>
      <w:rPr>
        <w:rFonts w:hint="default"/>
        <w:b w:val="0"/>
        <w:i/>
        <w:lang w:val="en-GB"/>
      </w:r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30" w15:restartNumberingAfterBreak="0">
    <w:nsid w:val="0F8E7FB7"/>
    <w:multiLevelType w:val="hybridMultilevel"/>
    <w:tmpl w:val="D856EB48"/>
    <w:lvl w:ilvl="0" w:tplc="9820970E">
      <w:start w:val="1"/>
      <w:numFmt w:val="lowerLetter"/>
      <w:lvlText w:val="%1)"/>
      <w:lvlJc w:val="left"/>
      <w:pPr>
        <w:tabs>
          <w:tab w:val="num" w:pos="360"/>
        </w:tabs>
        <w:ind w:left="360" w:hanging="360"/>
      </w:pPr>
      <w:rPr>
        <w:rFonts w:hint="default"/>
        <w:b w:val="0"/>
        <w:i/>
        <w:lang w:val="en-GB"/>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1" w15:restartNumberingAfterBreak="0">
    <w:nsid w:val="0F9A2E9C"/>
    <w:multiLevelType w:val="hybridMultilevel"/>
    <w:tmpl w:val="97A4FBEC"/>
    <w:lvl w:ilvl="0" w:tplc="87DA213A">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2" w15:restartNumberingAfterBreak="0">
    <w:nsid w:val="0FE45F78"/>
    <w:multiLevelType w:val="hybridMultilevel"/>
    <w:tmpl w:val="E61660BC"/>
    <w:lvl w:ilvl="0" w:tplc="67582A2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3" w15:restartNumberingAfterBreak="0">
    <w:nsid w:val="10E001C3"/>
    <w:multiLevelType w:val="hybridMultilevel"/>
    <w:tmpl w:val="6A92C5AC"/>
    <w:lvl w:ilvl="0" w:tplc="8B12C4C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4" w15:restartNumberingAfterBreak="0">
    <w:nsid w:val="114E0781"/>
    <w:multiLevelType w:val="hybridMultilevel"/>
    <w:tmpl w:val="5C162CBC"/>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35" w15:restartNumberingAfterBreak="0">
    <w:nsid w:val="118B2763"/>
    <w:multiLevelType w:val="hybridMultilevel"/>
    <w:tmpl w:val="4C56DA0C"/>
    <w:lvl w:ilvl="0" w:tplc="F332583E">
      <w:start w:val="1"/>
      <w:numFmt w:val="lowerLetter"/>
      <w:lvlText w:val="%1)"/>
      <w:lvlJc w:val="left"/>
      <w:pPr>
        <w:tabs>
          <w:tab w:val="num" w:pos="360"/>
        </w:tabs>
        <w:ind w:left="360" w:hanging="360"/>
      </w:pPr>
      <w:rPr>
        <w:rFonts w:hint="default"/>
        <w:b w:val="0"/>
        <w:i/>
      </w:rPr>
    </w:lvl>
    <w:lvl w:ilvl="1" w:tplc="3466BCF4">
      <w:numFmt w:val="bullet"/>
      <w:lvlText w:val="-"/>
      <w:lvlJc w:val="left"/>
      <w:pPr>
        <w:tabs>
          <w:tab w:val="num" w:pos="1044"/>
        </w:tabs>
        <w:ind w:left="1044" w:hanging="360"/>
      </w:pPr>
      <w:rPr>
        <w:rFonts w:ascii="Arial" w:eastAsia="Times New Roman" w:hAnsi="Arial" w:cs="Arial" w:hint="default"/>
      </w:rPr>
    </w:lvl>
    <w:lvl w:ilvl="2" w:tplc="B6021B64">
      <w:start w:val="1"/>
      <w:numFmt w:val="upperLetter"/>
      <w:lvlText w:val="%3."/>
      <w:lvlJc w:val="left"/>
      <w:pPr>
        <w:tabs>
          <w:tab w:val="num" w:pos="1980"/>
        </w:tabs>
        <w:ind w:left="1980" w:hanging="360"/>
      </w:pPr>
      <w:rPr>
        <w:rFonts w:hint="default"/>
        <w:i/>
      </w:r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36" w15:restartNumberingAfterBreak="0">
    <w:nsid w:val="12196A93"/>
    <w:multiLevelType w:val="hybridMultilevel"/>
    <w:tmpl w:val="B658EC60"/>
    <w:lvl w:ilvl="0" w:tplc="87DA213A">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7" w15:restartNumberingAfterBreak="0">
    <w:nsid w:val="1277062E"/>
    <w:multiLevelType w:val="hybridMultilevel"/>
    <w:tmpl w:val="AD4A6846"/>
    <w:lvl w:ilvl="0" w:tplc="51BE776C">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8" w15:restartNumberingAfterBreak="0">
    <w:nsid w:val="14CD3977"/>
    <w:multiLevelType w:val="hybridMultilevel"/>
    <w:tmpl w:val="EE4C5D58"/>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9" w15:restartNumberingAfterBreak="0">
    <w:nsid w:val="15173D03"/>
    <w:multiLevelType w:val="hybridMultilevel"/>
    <w:tmpl w:val="FB3A88BA"/>
    <w:lvl w:ilvl="0" w:tplc="8B12C4C6">
      <w:start w:val="1"/>
      <w:numFmt w:val="lowerLetter"/>
      <w:lvlText w:val="%1)"/>
      <w:lvlJc w:val="left"/>
      <w:pPr>
        <w:tabs>
          <w:tab w:val="num" w:pos="420"/>
        </w:tabs>
        <w:ind w:left="420" w:hanging="360"/>
      </w:pPr>
      <w:rPr>
        <w:rFonts w:hint="default"/>
        <w:b w:val="0"/>
        <w:i/>
      </w:rPr>
    </w:lvl>
    <w:lvl w:ilvl="1" w:tplc="08130019" w:tentative="1">
      <w:start w:val="1"/>
      <w:numFmt w:val="lowerLetter"/>
      <w:lvlText w:val="%2."/>
      <w:lvlJc w:val="left"/>
      <w:pPr>
        <w:tabs>
          <w:tab w:val="num" w:pos="1500"/>
        </w:tabs>
        <w:ind w:left="1500" w:hanging="360"/>
      </w:pPr>
    </w:lvl>
    <w:lvl w:ilvl="2" w:tplc="0813001B" w:tentative="1">
      <w:start w:val="1"/>
      <w:numFmt w:val="lowerRoman"/>
      <w:lvlText w:val="%3."/>
      <w:lvlJc w:val="right"/>
      <w:pPr>
        <w:tabs>
          <w:tab w:val="num" w:pos="2220"/>
        </w:tabs>
        <w:ind w:left="2220" w:hanging="180"/>
      </w:pPr>
    </w:lvl>
    <w:lvl w:ilvl="3" w:tplc="0813000F" w:tentative="1">
      <w:start w:val="1"/>
      <w:numFmt w:val="decimal"/>
      <w:lvlText w:val="%4."/>
      <w:lvlJc w:val="left"/>
      <w:pPr>
        <w:tabs>
          <w:tab w:val="num" w:pos="2940"/>
        </w:tabs>
        <w:ind w:left="2940" w:hanging="360"/>
      </w:pPr>
    </w:lvl>
    <w:lvl w:ilvl="4" w:tplc="08130019" w:tentative="1">
      <w:start w:val="1"/>
      <w:numFmt w:val="lowerLetter"/>
      <w:lvlText w:val="%5."/>
      <w:lvlJc w:val="left"/>
      <w:pPr>
        <w:tabs>
          <w:tab w:val="num" w:pos="3660"/>
        </w:tabs>
        <w:ind w:left="3660" w:hanging="360"/>
      </w:pPr>
    </w:lvl>
    <w:lvl w:ilvl="5" w:tplc="0813001B" w:tentative="1">
      <w:start w:val="1"/>
      <w:numFmt w:val="lowerRoman"/>
      <w:lvlText w:val="%6."/>
      <w:lvlJc w:val="right"/>
      <w:pPr>
        <w:tabs>
          <w:tab w:val="num" w:pos="4380"/>
        </w:tabs>
        <w:ind w:left="4380" w:hanging="180"/>
      </w:pPr>
    </w:lvl>
    <w:lvl w:ilvl="6" w:tplc="0813000F" w:tentative="1">
      <w:start w:val="1"/>
      <w:numFmt w:val="decimal"/>
      <w:lvlText w:val="%7."/>
      <w:lvlJc w:val="left"/>
      <w:pPr>
        <w:tabs>
          <w:tab w:val="num" w:pos="5100"/>
        </w:tabs>
        <w:ind w:left="5100" w:hanging="360"/>
      </w:pPr>
    </w:lvl>
    <w:lvl w:ilvl="7" w:tplc="08130019" w:tentative="1">
      <w:start w:val="1"/>
      <w:numFmt w:val="lowerLetter"/>
      <w:lvlText w:val="%8."/>
      <w:lvlJc w:val="left"/>
      <w:pPr>
        <w:tabs>
          <w:tab w:val="num" w:pos="5820"/>
        </w:tabs>
        <w:ind w:left="5820" w:hanging="360"/>
      </w:pPr>
    </w:lvl>
    <w:lvl w:ilvl="8" w:tplc="0813001B" w:tentative="1">
      <w:start w:val="1"/>
      <w:numFmt w:val="lowerRoman"/>
      <w:lvlText w:val="%9."/>
      <w:lvlJc w:val="right"/>
      <w:pPr>
        <w:tabs>
          <w:tab w:val="num" w:pos="6540"/>
        </w:tabs>
        <w:ind w:left="6540" w:hanging="180"/>
      </w:pPr>
    </w:lvl>
  </w:abstractNum>
  <w:abstractNum w:abstractNumId="40" w15:restartNumberingAfterBreak="0">
    <w:nsid w:val="15465578"/>
    <w:multiLevelType w:val="hybridMultilevel"/>
    <w:tmpl w:val="777408FC"/>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1" w15:restartNumberingAfterBreak="0">
    <w:nsid w:val="159649E5"/>
    <w:multiLevelType w:val="hybridMultilevel"/>
    <w:tmpl w:val="2AF0A150"/>
    <w:lvl w:ilvl="0" w:tplc="51BE776C">
      <w:start w:val="2"/>
      <w:numFmt w:val="lowerLetter"/>
      <w:lvlText w:val="%12)"/>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2" w15:restartNumberingAfterBreak="0">
    <w:nsid w:val="16877FBD"/>
    <w:multiLevelType w:val="hybridMultilevel"/>
    <w:tmpl w:val="2DFA3EC6"/>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43" w15:restartNumberingAfterBreak="0">
    <w:nsid w:val="17024DD5"/>
    <w:multiLevelType w:val="hybridMultilevel"/>
    <w:tmpl w:val="FCCA5522"/>
    <w:lvl w:ilvl="0" w:tplc="D0389744">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4" w15:restartNumberingAfterBreak="0">
    <w:nsid w:val="176E1DE3"/>
    <w:multiLevelType w:val="hybridMultilevel"/>
    <w:tmpl w:val="7DC8DE56"/>
    <w:lvl w:ilvl="0" w:tplc="8B12C4C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5" w15:restartNumberingAfterBreak="0">
    <w:nsid w:val="18B34EE4"/>
    <w:multiLevelType w:val="hybridMultilevel"/>
    <w:tmpl w:val="8CD8C6D8"/>
    <w:lvl w:ilvl="0" w:tplc="9820970E">
      <w:start w:val="1"/>
      <w:numFmt w:val="lowerLetter"/>
      <w:lvlText w:val="%1)"/>
      <w:lvlJc w:val="left"/>
      <w:pPr>
        <w:tabs>
          <w:tab w:val="num" w:pos="360"/>
        </w:tabs>
        <w:ind w:left="360" w:hanging="360"/>
      </w:pPr>
      <w:rPr>
        <w:rFonts w:hint="default"/>
        <w:b w:val="0"/>
        <w:i/>
        <w:lang w:val="en-GB"/>
      </w:rPr>
    </w:lvl>
    <w:lvl w:ilvl="1" w:tplc="08130003" w:tentative="1">
      <w:start w:val="1"/>
      <w:numFmt w:val="bullet"/>
      <w:lvlText w:val="o"/>
      <w:lvlJc w:val="left"/>
      <w:pPr>
        <w:tabs>
          <w:tab w:val="num" w:pos="1440"/>
        </w:tabs>
        <w:ind w:left="1440" w:hanging="360"/>
      </w:pPr>
      <w:rPr>
        <w:rFonts w:ascii="Courier New" w:hAnsi="Courier New" w:cs="Courier New" w:hint="default"/>
      </w:rPr>
    </w:lvl>
    <w:lvl w:ilvl="2" w:tplc="08130005" w:tentative="1">
      <w:start w:val="1"/>
      <w:numFmt w:val="bullet"/>
      <w:lvlText w:val=""/>
      <w:lvlJc w:val="left"/>
      <w:pPr>
        <w:tabs>
          <w:tab w:val="num" w:pos="2160"/>
        </w:tabs>
        <w:ind w:left="2160" w:hanging="360"/>
      </w:pPr>
      <w:rPr>
        <w:rFonts w:ascii="Wingdings" w:hAnsi="Wingdings" w:hint="default"/>
      </w:rPr>
    </w:lvl>
    <w:lvl w:ilvl="3" w:tplc="08130001" w:tentative="1">
      <w:start w:val="1"/>
      <w:numFmt w:val="bullet"/>
      <w:lvlText w:val=""/>
      <w:lvlJc w:val="left"/>
      <w:pPr>
        <w:tabs>
          <w:tab w:val="num" w:pos="2880"/>
        </w:tabs>
        <w:ind w:left="2880" w:hanging="360"/>
      </w:pPr>
      <w:rPr>
        <w:rFonts w:ascii="Symbol" w:hAnsi="Symbol" w:hint="default"/>
      </w:rPr>
    </w:lvl>
    <w:lvl w:ilvl="4" w:tplc="08130003" w:tentative="1">
      <w:start w:val="1"/>
      <w:numFmt w:val="bullet"/>
      <w:lvlText w:val="o"/>
      <w:lvlJc w:val="left"/>
      <w:pPr>
        <w:tabs>
          <w:tab w:val="num" w:pos="3600"/>
        </w:tabs>
        <w:ind w:left="3600" w:hanging="360"/>
      </w:pPr>
      <w:rPr>
        <w:rFonts w:ascii="Courier New" w:hAnsi="Courier New" w:cs="Courier New" w:hint="default"/>
      </w:rPr>
    </w:lvl>
    <w:lvl w:ilvl="5" w:tplc="08130005" w:tentative="1">
      <w:start w:val="1"/>
      <w:numFmt w:val="bullet"/>
      <w:lvlText w:val=""/>
      <w:lvlJc w:val="left"/>
      <w:pPr>
        <w:tabs>
          <w:tab w:val="num" w:pos="4320"/>
        </w:tabs>
        <w:ind w:left="4320" w:hanging="360"/>
      </w:pPr>
      <w:rPr>
        <w:rFonts w:ascii="Wingdings" w:hAnsi="Wingdings" w:hint="default"/>
      </w:rPr>
    </w:lvl>
    <w:lvl w:ilvl="6" w:tplc="08130001" w:tentative="1">
      <w:start w:val="1"/>
      <w:numFmt w:val="bullet"/>
      <w:lvlText w:val=""/>
      <w:lvlJc w:val="left"/>
      <w:pPr>
        <w:tabs>
          <w:tab w:val="num" w:pos="5040"/>
        </w:tabs>
        <w:ind w:left="5040" w:hanging="360"/>
      </w:pPr>
      <w:rPr>
        <w:rFonts w:ascii="Symbol" w:hAnsi="Symbol" w:hint="default"/>
      </w:rPr>
    </w:lvl>
    <w:lvl w:ilvl="7" w:tplc="08130003" w:tentative="1">
      <w:start w:val="1"/>
      <w:numFmt w:val="bullet"/>
      <w:lvlText w:val="o"/>
      <w:lvlJc w:val="left"/>
      <w:pPr>
        <w:tabs>
          <w:tab w:val="num" w:pos="5760"/>
        </w:tabs>
        <w:ind w:left="5760" w:hanging="360"/>
      </w:pPr>
      <w:rPr>
        <w:rFonts w:ascii="Courier New" w:hAnsi="Courier New" w:cs="Courier New" w:hint="default"/>
      </w:rPr>
    </w:lvl>
    <w:lvl w:ilvl="8" w:tplc="0813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18D26196"/>
    <w:multiLevelType w:val="hybridMultilevel"/>
    <w:tmpl w:val="FFA293D0"/>
    <w:lvl w:ilvl="0" w:tplc="0FF47C56">
      <w:start w:val="1"/>
      <w:numFmt w:val="lowerLetter"/>
      <w:lvlText w:val="%1)"/>
      <w:lvlJc w:val="left"/>
      <w:pPr>
        <w:tabs>
          <w:tab w:val="num" w:pos="360"/>
        </w:tabs>
        <w:ind w:left="360" w:hanging="360"/>
      </w:pPr>
      <w:rPr>
        <w:rFonts w:hint="default"/>
        <w:i/>
      </w:rPr>
    </w:lvl>
    <w:lvl w:ilvl="1" w:tplc="08130003" w:tentative="1">
      <w:start w:val="1"/>
      <w:numFmt w:val="bullet"/>
      <w:lvlText w:val="o"/>
      <w:lvlJc w:val="left"/>
      <w:pPr>
        <w:tabs>
          <w:tab w:val="num" w:pos="1440"/>
        </w:tabs>
        <w:ind w:left="1440" w:hanging="360"/>
      </w:pPr>
      <w:rPr>
        <w:rFonts w:ascii="Courier New" w:hAnsi="Courier New" w:cs="Courier New" w:hint="default"/>
      </w:rPr>
    </w:lvl>
    <w:lvl w:ilvl="2" w:tplc="08130005" w:tentative="1">
      <w:start w:val="1"/>
      <w:numFmt w:val="bullet"/>
      <w:lvlText w:val=""/>
      <w:lvlJc w:val="left"/>
      <w:pPr>
        <w:tabs>
          <w:tab w:val="num" w:pos="2160"/>
        </w:tabs>
        <w:ind w:left="2160" w:hanging="360"/>
      </w:pPr>
      <w:rPr>
        <w:rFonts w:ascii="Wingdings" w:hAnsi="Wingdings" w:hint="default"/>
      </w:rPr>
    </w:lvl>
    <w:lvl w:ilvl="3" w:tplc="08130001" w:tentative="1">
      <w:start w:val="1"/>
      <w:numFmt w:val="bullet"/>
      <w:lvlText w:val=""/>
      <w:lvlJc w:val="left"/>
      <w:pPr>
        <w:tabs>
          <w:tab w:val="num" w:pos="2880"/>
        </w:tabs>
        <w:ind w:left="2880" w:hanging="360"/>
      </w:pPr>
      <w:rPr>
        <w:rFonts w:ascii="Symbol" w:hAnsi="Symbol" w:hint="default"/>
      </w:rPr>
    </w:lvl>
    <w:lvl w:ilvl="4" w:tplc="08130003" w:tentative="1">
      <w:start w:val="1"/>
      <w:numFmt w:val="bullet"/>
      <w:lvlText w:val="o"/>
      <w:lvlJc w:val="left"/>
      <w:pPr>
        <w:tabs>
          <w:tab w:val="num" w:pos="3600"/>
        </w:tabs>
        <w:ind w:left="3600" w:hanging="360"/>
      </w:pPr>
      <w:rPr>
        <w:rFonts w:ascii="Courier New" w:hAnsi="Courier New" w:cs="Courier New" w:hint="default"/>
      </w:rPr>
    </w:lvl>
    <w:lvl w:ilvl="5" w:tplc="08130005" w:tentative="1">
      <w:start w:val="1"/>
      <w:numFmt w:val="bullet"/>
      <w:lvlText w:val=""/>
      <w:lvlJc w:val="left"/>
      <w:pPr>
        <w:tabs>
          <w:tab w:val="num" w:pos="4320"/>
        </w:tabs>
        <w:ind w:left="4320" w:hanging="360"/>
      </w:pPr>
      <w:rPr>
        <w:rFonts w:ascii="Wingdings" w:hAnsi="Wingdings" w:hint="default"/>
      </w:rPr>
    </w:lvl>
    <w:lvl w:ilvl="6" w:tplc="08130001" w:tentative="1">
      <w:start w:val="1"/>
      <w:numFmt w:val="bullet"/>
      <w:lvlText w:val=""/>
      <w:lvlJc w:val="left"/>
      <w:pPr>
        <w:tabs>
          <w:tab w:val="num" w:pos="5040"/>
        </w:tabs>
        <w:ind w:left="5040" w:hanging="360"/>
      </w:pPr>
      <w:rPr>
        <w:rFonts w:ascii="Symbol" w:hAnsi="Symbol" w:hint="default"/>
      </w:rPr>
    </w:lvl>
    <w:lvl w:ilvl="7" w:tplc="08130003" w:tentative="1">
      <w:start w:val="1"/>
      <w:numFmt w:val="bullet"/>
      <w:lvlText w:val="o"/>
      <w:lvlJc w:val="left"/>
      <w:pPr>
        <w:tabs>
          <w:tab w:val="num" w:pos="5760"/>
        </w:tabs>
        <w:ind w:left="5760" w:hanging="360"/>
      </w:pPr>
      <w:rPr>
        <w:rFonts w:ascii="Courier New" w:hAnsi="Courier New" w:cs="Courier New" w:hint="default"/>
      </w:rPr>
    </w:lvl>
    <w:lvl w:ilvl="8" w:tplc="0813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18D55C1B"/>
    <w:multiLevelType w:val="hybridMultilevel"/>
    <w:tmpl w:val="8C28575E"/>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8" w15:restartNumberingAfterBreak="0">
    <w:nsid w:val="18FB0507"/>
    <w:multiLevelType w:val="hybridMultilevel"/>
    <w:tmpl w:val="877AF0C6"/>
    <w:lvl w:ilvl="0" w:tplc="51BE776C">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49" w15:restartNumberingAfterBreak="0">
    <w:nsid w:val="18FB119A"/>
    <w:multiLevelType w:val="hybridMultilevel"/>
    <w:tmpl w:val="FC4EC79C"/>
    <w:lvl w:ilvl="0" w:tplc="51BE776C">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50" w15:restartNumberingAfterBreak="0">
    <w:nsid w:val="1916163C"/>
    <w:multiLevelType w:val="hybridMultilevel"/>
    <w:tmpl w:val="825EE814"/>
    <w:lvl w:ilvl="0" w:tplc="D038974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51" w15:restartNumberingAfterBreak="0">
    <w:nsid w:val="1A543E8F"/>
    <w:multiLevelType w:val="hybridMultilevel"/>
    <w:tmpl w:val="B38EC7E8"/>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2" w15:restartNumberingAfterBreak="0">
    <w:nsid w:val="1ACC288D"/>
    <w:multiLevelType w:val="hybridMultilevel"/>
    <w:tmpl w:val="C3C4CB44"/>
    <w:lvl w:ilvl="0" w:tplc="8B12C4C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3" w15:restartNumberingAfterBreak="0">
    <w:nsid w:val="1AD1051A"/>
    <w:multiLevelType w:val="hybridMultilevel"/>
    <w:tmpl w:val="B3F2CF0A"/>
    <w:lvl w:ilvl="0" w:tplc="51BE776C">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4" w15:restartNumberingAfterBreak="0">
    <w:nsid w:val="1B14068E"/>
    <w:multiLevelType w:val="hybridMultilevel"/>
    <w:tmpl w:val="C67AA9F8"/>
    <w:lvl w:ilvl="0" w:tplc="0FF47C5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55" w15:restartNumberingAfterBreak="0">
    <w:nsid w:val="1B4155F9"/>
    <w:multiLevelType w:val="hybridMultilevel"/>
    <w:tmpl w:val="0652E5D8"/>
    <w:lvl w:ilvl="0" w:tplc="293E7696">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6" w15:restartNumberingAfterBreak="0">
    <w:nsid w:val="1B676EE6"/>
    <w:multiLevelType w:val="hybridMultilevel"/>
    <w:tmpl w:val="58FAEFDE"/>
    <w:lvl w:ilvl="0" w:tplc="0FF47C56">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57" w15:restartNumberingAfterBreak="0">
    <w:nsid w:val="1D020686"/>
    <w:multiLevelType w:val="hybridMultilevel"/>
    <w:tmpl w:val="CD467708"/>
    <w:lvl w:ilvl="0" w:tplc="C7DA83FA">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58" w15:restartNumberingAfterBreak="0">
    <w:nsid w:val="1D0456D2"/>
    <w:multiLevelType w:val="hybridMultilevel"/>
    <w:tmpl w:val="DBF26698"/>
    <w:lvl w:ilvl="0" w:tplc="51BE776C">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59" w15:restartNumberingAfterBreak="0">
    <w:nsid w:val="1D713E68"/>
    <w:multiLevelType w:val="hybridMultilevel"/>
    <w:tmpl w:val="BBAC663E"/>
    <w:lvl w:ilvl="0" w:tplc="D0389744">
      <w:start w:val="1"/>
      <w:numFmt w:val="lowerLetter"/>
      <w:lvlText w:val="%1)"/>
      <w:lvlJc w:val="left"/>
      <w:pPr>
        <w:tabs>
          <w:tab w:val="num" w:pos="502"/>
        </w:tabs>
        <w:ind w:left="502"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0" w15:restartNumberingAfterBreak="0">
    <w:nsid w:val="1EBB33D0"/>
    <w:multiLevelType w:val="hybridMultilevel"/>
    <w:tmpl w:val="EF702BEA"/>
    <w:lvl w:ilvl="0" w:tplc="D6C00CA8">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1" w15:restartNumberingAfterBreak="0">
    <w:nsid w:val="1ECD4C79"/>
    <w:multiLevelType w:val="hybridMultilevel"/>
    <w:tmpl w:val="113CA748"/>
    <w:lvl w:ilvl="0" w:tplc="51BE776C">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2" w15:restartNumberingAfterBreak="0">
    <w:nsid w:val="1EEC7C77"/>
    <w:multiLevelType w:val="hybridMultilevel"/>
    <w:tmpl w:val="B91ACD38"/>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63" w15:restartNumberingAfterBreak="0">
    <w:nsid w:val="1F35790A"/>
    <w:multiLevelType w:val="hybridMultilevel"/>
    <w:tmpl w:val="EC309198"/>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64" w15:restartNumberingAfterBreak="0">
    <w:nsid w:val="1FCF7D66"/>
    <w:multiLevelType w:val="hybridMultilevel"/>
    <w:tmpl w:val="05E22FDE"/>
    <w:lvl w:ilvl="0" w:tplc="C6C2BC4C">
      <w:start w:val="1"/>
      <w:numFmt w:val="lowerLetter"/>
      <w:lvlText w:val="%1)"/>
      <w:lvlJc w:val="left"/>
      <w:pPr>
        <w:tabs>
          <w:tab w:val="num" w:pos="720"/>
        </w:tabs>
        <w:ind w:left="720" w:hanging="360"/>
      </w:pPr>
      <w:rPr>
        <w:rFonts w:ascii="Times New Roman" w:eastAsia="Times New Roman" w:hAnsi="Times New Roman" w:cs="Times New Roman"/>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5" w15:restartNumberingAfterBreak="0">
    <w:nsid w:val="1FE70FE8"/>
    <w:multiLevelType w:val="hybridMultilevel"/>
    <w:tmpl w:val="48A0AA6A"/>
    <w:lvl w:ilvl="0" w:tplc="BF106E2E">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66" w15:restartNumberingAfterBreak="0">
    <w:nsid w:val="200B0F18"/>
    <w:multiLevelType w:val="hybridMultilevel"/>
    <w:tmpl w:val="2936591E"/>
    <w:lvl w:ilvl="0" w:tplc="1098E48A">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7" w15:restartNumberingAfterBreak="0">
    <w:nsid w:val="202B502E"/>
    <w:multiLevelType w:val="hybridMultilevel"/>
    <w:tmpl w:val="CF50B2C4"/>
    <w:lvl w:ilvl="0" w:tplc="18640DE0">
      <w:start w:val="3"/>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211E46B5"/>
    <w:multiLevelType w:val="hybridMultilevel"/>
    <w:tmpl w:val="BB08C19A"/>
    <w:lvl w:ilvl="0" w:tplc="F332583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69" w15:restartNumberingAfterBreak="0">
    <w:nsid w:val="21ED3180"/>
    <w:multiLevelType w:val="hybridMultilevel"/>
    <w:tmpl w:val="8BC0E990"/>
    <w:lvl w:ilvl="0" w:tplc="8B12C4C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70" w15:restartNumberingAfterBreak="0">
    <w:nsid w:val="224D21F8"/>
    <w:multiLevelType w:val="hybridMultilevel"/>
    <w:tmpl w:val="77DA44D6"/>
    <w:lvl w:ilvl="0" w:tplc="51BE776C">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71" w15:restartNumberingAfterBreak="0">
    <w:nsid w:val="22944274"/>
    <w:multiLevelType w:val="hybridMultilevel"/>
    <w:tmpl w:val="5D92FE9E"/>
    <w:lvl w:ilvl="0" w:tplc="6458DA84">
      <w:start w:val="1"/>
      <w:numFmt w:val="lowerLetter"/>
      <w:lvlText w:val="%1)"/>
      <w:lvlJc w:val="left"/>
      <w:pPr>
        <w:tabs>
          <w:tab w:val="num" w:pos="360"/>
        </w:tabs>
        <w:ind w:left="360" w:hanging="360"/>
      </w:pPr>
      <w:rPr>
        <w:rFonts w:hint="default"/>
        <w:i/>
      </w:rPr>
    </w:lvl>
    <w:lvl w:ilvl="1" w:tplc="ECF86864">
      <w:start w:val="1"/>
      <w:numFmt w:val="lowerLetter"/>
      <w:lvlText w:val="%2)"/>
      <w:lvlJc w:val="left"/>
      <w:pPr>
        <w:tabs>
          <w:tab w:val="num" w:pos="1155"/>
        </w:tabs>
        <w:ind w:left="1155" w:hanging="360"/>
      </w:pPr>
      <w:rPr>
        <w:rFonts w:hint="default"/>
        <w:b w:val="0"/>
        <w:i/>
      </w:rPr>
    </w:lvl>
    <w:lvl w:ilvl="2" w:tplc="B054FA7C" w:tentative="1">
      <w:start w:val="1"/>
      <w:numFmt w:val="lowerRoman"/>
      <w:lvlText w:val="%3."/>
      <w:lvlJc w:val="right"/>
      <w:pPr>
        <w:tabs>
          <w:tab w:val="num" w:pos="1875"/>
        </w:tabs>
        <w:ind w:left="1875" w:hanging="180"/>
      </w:pPr>
    </w:lvl>
    <w:lvl w:ilvl="3" w:tplc="49ACD2D2" w:tentative="1">
      <w:start w:val="1"/>
      <w:numFmt w:val="decimal"/>
      <w:lvlText w:val="%4."/>
      <w:lvlJc w:val="left"/>
      <w:pPr>
        <w:tabs>
          <w:tab w:val="num" w:pos="2595"/>
        </w:tabs>
        <w:ind w:left="2595" w:hanging="360"/>
      </w:pPr>
    </w:lvl>
    <w:lvl w:ilvl="4" w:tplc="08130019" w:tentative="1">
      <w:start w:val="1"/>
      <w:numFmt w:val="lowerLetter"/>
      <w:lvlText w:val="%5."/>
      <w:lvlJc w:val="left"/>
      <w:pPr>
        <w:tabs>
          <w:tab w:val="num" w:pos="3315"/>
        </w:tabs>
        <w:ind w:left="3315" w:hanging="360"/>
      </w:pPr>
    </w:lvl>
    <w:lvl w:ilvl="5" w:tplc="0813001B" w:tentative="1">
      <w:start w:val="1"/>
      <w:numFmt w:val="lowerRoman"/>
      <w:lvlText w:val="%6."/>
      <w:lvlJc w:val="right"/>
      <w:pPr>
        <w:tabs>
          <w:tab w:val="num" w:pos="4035"/>
        </w:tabs>
        <w:ind w:left="4035" w:hanging="180"/>
      </w:pPr>
    </w:lvl>
    <w:lvl w:ilvl="6" w:tplc="0813000F" w:tentative="1">
      <w:start w:val="1"/>
      <w:numFmt w:val="decimal"/>
      <w:lvlText w:val="%7."/>
      <w:lvlJc w:val="left"/>
      <w:pPr>
        <w:tabs>
          <w:tab w:val="num" w:pos="4755"/>
        </w:tabs>
        <w:ind w:left="4755" w:hanging="360"/>
      </w:pPr>
    </w:lvl>
    <w:lvl w:ilvl="7" w:tplc="08130019" w:tentative="1">
      <w:start w:val="1"/>
      <w:numFmt w:val="lowerLetter"/>
      <w:lvlText w:val="%8."/>
      <w:lvlJc w:val="left"/>
      <w:pPr>
        <w:tabs>
          <w:tab w:val="num" w:pos="5475"/>
        </w:tabs>
        <w:ind w:left="5475" w:hanging="360"/>
      </w:pPr>
    </w:lvl>
    <w:lvl w:ilvl="8" w:tplc="0813001B" w:tentative="1">
      <w:start w:val="1"/>
      <w:numFmt w:val="lowerRoman"/>
      <w:lvlText w:val="%9."/>
      <w:lvlJc w:val="right"/>
      <w:pPr>
        <w:tabs>
          <w:tab w:val="num" w:pos="6195"/>
        </w:tabs>
        <w:ind w:left="6195" w:hanging="180"/>
      </w:pPr>
    </w:lvl>
  </w:abstractNum>
  <w:abstractNum w:abstractNumId="72" w15:restartNumberingAfterBreak="0">
    <w:nsid w:val="22B11C18"/>
    <w:multiLevelType w:val="hybridMultilevel"/>
    <w:tmpl w:val="A5FE8DB0"/>
    <w:lvl w:ilvl="0" w:tplc="51BE776C">
      <w:start w:val="1"/>
      <w:numFmt w:val="lowerLetter"/>
      <w:lvlText w:val="%1)"/>
      <w:lvlJc w:val="left"/>
      <w:pPr>
        <w:tabs>
          <w:tab w:val="num" w:pos="360"/>
        </w:tabs>
        <w:ind w:left="360" w:hanging="360"/>
      </w:pPr>
      <w:rPr>
        <w:rFonts w:hint="default"/>
        <w:b w:val="0"/>
        <w:i/>
      </w:rPr>
    </w:lvl>
    <w:lvl w:ilvl="1" w:tplc="3E9C77AE">
      <w:start w:val="1"/>
      <w:numFmt w:val="lowerLetter"/>
      <w:lvlText w:val="%2)"/>
      <w:lvlJc w:val="left"/>
      <w:pPr>
        <w:tabs>
          <w:tab w:val="num" w:pos="1440"/>
        </w:tabs>
        <w:ind w:left="1440" w:hanging="360"/>
      </w:pPr>
      <w:rPr>
        <w:rFonts w:hint="default"/>
        <w:b w:val="0"/>
        <w:i/>
      </w:r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73" w15:restartNumberingAfterBreak="0">
    <w:nsid w:val="23070BA5"/>
    <w:multiLevelType w:val="hybridMultilevel"/>
    <w:tmpl w:val="4A32E8BC"/>
    <w:lvl w:ilvl="0" w:tplc="8B12C4C6">
      <w:start w:val="1"/>
      <w:numFmt w:val="lowerLetter"/>
      <w:lvlText w:val="%1)"/>
      <w:lvlJc w:val="left"/>
      <w:pPr>
        <w:tabs>
          <w:tab w:val="num" w:pos="360"/>
        </w:tabs>
        <w:ind w:left="360" w:hanging="360"/>
      </w:pPr>
      <w:rPr>
        <w:rFonts w:hint="default"/>
        <w:i/>
      </w:rPr>
    </w:lvl>
    <w:lvl w:ilvl="1" w:tplc="E3C80C8A"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74" w15:restartNumberingAfterBreak="0">
    <w:nsid w:val="2342652B"/>
    <w:multiLevelType w:val="hybridMultilevel"/>
    <w:tmpl w:val="C5E8D876"/>
    <w:lvl w:ilvl="0" w:tplc="F332583E">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75" w15:restartNumberingAfterBreak="0">
    <w:nsid w:val="252E0E6F"/>
    <w:multiLevelType w:val="hybridMultilevel"/>
    <w:tmpl w:val="0C9ACA34"/>
    <w:lvl w:ilvl="0" w:tplc="D0389744">
      <w:start w:val="1"/>
      <w:numFmt w:val="lowerLetter"/>
      <w:lvlText w:val="%1)"/>
      <w:lvlJc w:val="left"/>
      <w:pPr>
        <w:tabs>
          <w:tab w:val="num" w:pos="360"/>
        </w:tabs>
        <w:ind w:left="360" w:hanging="360"/>
      </w:pPr>
      <w:rPr>
        <w:i/>
      </w:rPr>
    </w:lvl>
    <w:lvl w:ilvl="1" w:tplc="08130019">
      <w:start w:val="3"/>
      <w:numFmt w:val="bullet"/>
      <w:lvlText w:val="-"/>
      <w:lvlJc w:val="left"/>
      <w:pPr>
        <w:tabs>
          <w:tab w:val="num" w:pos="1080"/>
        </w:tabs>
        <w:ind w:left="1080" w:hanging="360"/>
      </w:pPr>
      <w:rPr>
        <w:rFonts w:ascii="Arial" w:eastAsia="Times New Roman" w:hAnsi="Arial" w:cs="Arial" w:hint="default"/>
      </w:r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76" w15:restartNumberingAfterBreak="0">
    <w:nsid w:val="25474AB6"/>
    <w:multiLevelType w:val="hybridMultilevel"/>
    <w:tmpl w:val="A5E4B206"/>
    <w:lvl w:ilvl="0" w:tplc="809C6E92">
      <w:start w:val="1"/>
      <w:numFmt w:val="lowerLetter"/>
      <w:lvlText w:val="%1)"/>
      <w:lvlJc w:val="left"/>
      <w:pPr>
        <w:tabs>
          <w:tab w:val="num" w:pos="360"/>
        </w:tabs>
        <w:ind w:left="360" w:hanging="360"/>
      </w:pPr>
      <w:rPr>
        <w:i/>
      </w:rPr>
    </w:lvl>
    <w:lvl w:ilvl="1" w:tplc="3CACE81C"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77" w15:restartNumberingAfterBreak="0">
    <w:nsid w:val="25EB54AA"/>
    <w:multiLevelType w:val="hybridMultilevel"/>
    <w:tmpl w:val="1AC683CE"/>
    <w:lvl w:ilvl="0" w:tplc="236424F4">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78" w15:restartNumberingAfterBreak="0">
    <w:nsid w:val="262049DF"/>
    <w:multiLevelType w:val="hybridMultilevel"/>
    <w:tmpl w:val="B59243AA"/>
    <w:lvl w:ilvl="0" w:tplc="51BE776C">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79" w15:restartNumberingAfterBreak="0">
    <w:nsid w:val="2679270A"/>
    <w:multiLevelType w:val="hybridMultilevel"/>
    <w:tmpl w:val="6BD8DBC8"/>
    <w:lvl w:ilvl="0" w:tplc="0FF47C5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80" w15:restartNumberingAfterBreak="0">
    <w:nsid w:val="26B93EF6"/>
    <w:multiLevelType w:val="hybridMultilevel"/>
    <w:tmpl w:val="0DBAFEBC"/>
    <w:lvl w:ilvl="0" w:tplc="87DA213A">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81" w15:restartNumberingAfterBreak="0">
    <w:nsid w:val="2880774A"/>
    <w:multiLevelType w:val="hybridMultilevel"/>
    <w:tmpl w:val="2B049A66"/>
    <w:lvl w:ilvl="0" w:tplc="F332583E">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82" w15:restartNumberingAfterBreak="0">
    <w:nsid w:val="28BD1A39"/>
    <w:multiLevelType w:val="hybridMultilevel"/>
    <w:tmpl w:val="9C563E3A"/>
    <w:lvl w:ilvl="0" w:tplc="D336650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83" w15:restartNumberingAfterBreak="0">
    <w:nsid w:val="2AD44210"/>
    <w:multiLevelType w:val="hybridMultilevel"/>
    <w:tmpl w:val="FA02B616"/>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84" w15:restartNumberingAfterBreak="0">
    <w:nsid w:val="2AF23185"/>
    <w:multiLevelType w:val="hybridMultilevel"/>
    <w:tmpl w:val="CC1ABEDE"/>
    <w:lvl w:ilvl="0" w:tplc="0FF47C56">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85" w15:restartNumberingAfterBreak="0">
    <w:nsid w:val="2B4776E3"/>
    <w:multiLevelType w:val="hybridMultilevel"/>
    <w:tmpl w:val="D1486F52"/>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86" w15:restartNumberingAfterBreak="0">
    <w:nsid w:val="2B9A69A0"/>
    <w:multiLevelType w:val="hybridMultilevel"/>
    <w:tmpl w:val="96581F24"/>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87" w15:restartNumberingAfterBreak="0">
    <w:nsid w:val="2C045417"/>
    <w:multiLevelType w:val="hybridMultilevel"/>
    <w:tmpl w:val="C58E5194"/>
    <w:lvl w:ilvl="0" w:tplc="0FF47C5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numFmt w:val="decimal"/>
      <w:lvlText w:val="%4"/>
      <w:lvlJc w:val="left"/>
      <w:pPr>
        <w:tabs>
          <w:tab w:val="num" w:pos="2880"/>
        </w:tabs>
        <w:ind w:left="2880" w:hanging="360"/>
      </w:pPr>
      <w:rPr>
        <w:rFonts w:hint="default"/>
      </w:r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88" w15:restartNumberingAfterBreak="0">
    <w:nsid w:val="2CFF6137"/>
    <w:multiLevelType w:val="hybridMultilevel"/>
    <w:tmpl w:val="F626CC06"/>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89" w15:restartNumberingAfterBreak="0">
    <w:nsid w:val="2E430499"/>
    <w:multiLevelType w:val="hybridMultilevel"/>
    <w:tmpl w:val="1DA80A68"/>
    <w:lvl w:ilvl="0" w:tplc="9820970E">
      <w:start w:val="1"/>
      <w:numFmt w:val="lowerLetter"/>
      <w:lvlText w:val="%1)"/>
      <w:lvlJc w:val="left"/>
      <w:pPr>
        <w:tabs>
          <w:tab w:val="num" w:pos="360"/>
        </w:tabs>
        <w:ind w:left="360" w:hanging="360"/>
      </w:pPr>
      <w:rPr>
        <w:rFonts w:hint="default"/>
        <w:b w:val="0"/>
        <w:i/>
        <w:lang w:val="en-GB"/>
      </w:rPr>
    </w:lvl>
    <w:lvl w:ilvl="1" w:tplc="08130003" w:tentative="1">
      <w:start w:val="1"/>
      <w:numFmt w:val="bullet"/>
      <w:lvlText w:val="o"/>
      <w:lvlJc w:val="left"/>
      <w:pPr>
        <w:tabs>
          <w:tab w:val="num" w:pos="1440"/>
        </w:tabs>
        <w:ind w:left="1440" w:hanging="360"/>
      </w:pPr>
      <w:rPr>
        <w:rFonts w:ascii="Courier New" w:hAnsi="Courier New" w:cs="Courier New" w:hint="default"/>
      </w:rPr>
    </w:lvl>
    <w:lvl w:ilvl="2" w:tplc="08130005" w:tentative="1">
      <w:start w:val="1"/>
      <w:numFmt w:val="bullet"/>
      <w:lvlText w:val=""/>
      <w:lvlJc w:val="left"/>
      <w:pPr>
        <w:tabs>
          <w:tab w:val="num" w:pos="2160"/>
        </w:tabs>
        <w:ind w:left="2160" w:hanging="360"/>
      </w:pPr>
      <w:rPr>
        <w:rFonts w:ascii="Wingdings" w:hAnsi="Wingdings" w:hint="default"/>
      </w:rPr>
    </w:lvl>
    <w:lvl w:ilvl="3" w:tplc="08130001" w:tentative="1">
      <w:start w:val="1"/>
      <w:numFmt w:val="bullet"/>
      <w:lvlText w:val=""/>
      <w:lvlJc w:val="left"/>
      <w:pPr>
        <w:tabs>
          <w:tab w:val="num" w:pos="2880"/>
        </w:tabs>
        <w:ind w:left="2880" w:hanging="360"/>
      </w:pPr>
      <w:rPr>
        <w:rFonts w:ascii="Symbol" w:hAnsi="Symbol" w:hint="default"/>
      </w:rPr>
    </w:lvl>
    <w:lvl w:ilvl="4" w:tplc="08130003" w:tentative="1">
      <w:start w:val="1"/>
      <w:numFmt w:val="bullet"/>
      <w:lvlText w:val="o"/>
      <w:lvlJc w:val="left"/>
      <w:pPr>
        <w:tabs>
          <w:tab w:val="num" w:pos="3600"/>
        </w:tabs>
        <w:ind w:left="3600" w:hanging="360"/>
      </w:pPr>
      <w:rPr>
        <w:rFonts w:ascii="Courier New" w:hAnsi="Courier New" w:cs="Courier New" w:hint="default"/>
      </w:rPr>
    </w:lvl>
    <w:lvl w:ilvl="5" w:tplc="08130005" w:tentative="1">
      <w:start w:val="1"/>
      <w:numFmt w:val="bullet"/>
      <w:lvlText w:val=""/>
      <w:lvlJc w:val="left"/>
      <w:pPr>
        <w:tabs>
          <w:tab w:val="num" w:pos="4320"/>
        </w:tabs>
        <w:ind w:left="4320" w:hanging="360"/>
      </w:pPr>
      <w:rPr>
        <w:rFonts w:ascii="Wingdings" w:hAnsi="Wingdings" w:hint="default"/>
      </w:rPr>
    </w:lvl>
    <w:lvl w:ilvl="6" w:tplc="08130001" w:tentative="1">
      <w:start w:val="1"/>
      <w:numFmt w:val="bullet"/>
      <w:lvlText w:val=""/>
      <w:lvlJc w:val="left"/>
      <w:pPr>
        <w:tabs>
          <w:tab w:val="num" w:pos="5040"/>
        </w:tabs>
        <w:ind w:left="5040" w:hanging="360"/>
      </w:pPr>
      <w:rPr>
        <w:rFonts w:ascii="Symbol" w:hAnsi="Symbol" w:hint="default"/>
      </w:rPr>
    </w:lvl>
    <w:lvl w:ilvl="7" w:tplc="08130003" w:tentative="1">
      <w:start w:val="1"/>
      <w:numFmt w:val="bullet"/>
      <w:lvlText w:val="o"/>
      <w:lvlJc w:val="left"/>
      <w:pPr>
        <w:tabs>
          <w:tab w:val="num" w:pos="5760"/>
        </w:tabs>
        <w:ind w:left="5760" w:hanging="360"/>
      </w:pPr>
      <w:rPr>
        <w:rFonts w:ascii="Courier New" w:hAnsi="Courier New" w:cs="Courier New" w:hint="default"/>
      </w:rPr>
    </w:lvl>
    <w:lvl w:ilvl="8" w:tplc="0813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E9302A9"/>
    <w:multiLevelType w:val="hybridMultilevel"/>
    <w:tmpl w:val="857A2E46"/>
    <w:lvl w:ilvl="0" w:tplc="51BE776C">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ED742DBC"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91" w15:restartNumberingAfterBreak="0">
    <w:nsid w:val="2EC159E3"/>
    <w:multiLevelType w:val="hybridMultilevel"/>
    <w:tmpl w:val="22F80BF8"/>
    <w:lvl w:ilvl="0" w:tplc="F332583E">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92" w15:restartNumberingAfterBreak="0">
    <w:nsid w:val="2EF93EA8"/>
    <w:multiLevelType w:val="hybridMultilevel"/>
    <w:tmpl w:val="E6B651DA"/>
    <w:lvl w:ilvl="0" w:tplc="D038974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93" w15:restartNumberingAfterBreak="0">
    <w:nsid w:val="2F256DAB"/>
    <w:multiLevelType w:val="hybridMultilevel"/>
    <w:tmpl w:val="5BD805B4"/>
    <w:lvl w:ilvl="0" w:tplc="87DA213A">
      <w:start w:val="1"/>
      <w:numFmt w:val="lowerLetter"/>
      <w:lvlText w:val="%1)"/>
      <w:lvlJc w:val="left"/>
      <w:pPr>
        <w:tabs>
          <w:tab w:val="num" w:pos="502"/>
        </w:tabs>
        <w:ind w:left="502" w:hanging="360"/>
      </w:pPr>
      <w:rPr>
        <w:rFonts w:hint="default"/>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94" w15:restartNumberingAfterBreak="0">
    <w:nsid w:val="2F63383F"/>
    <w:multiLevelType w:val="hybridMultilevel"/>
    <w:tmpl w:val="F4786B62"/>
    <w:lvl w:ilvl="0" w:tplc="D038974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95" w15:restartNumberingAfterBreak="0">
    <w:nsid w:val="2F645CA0"/>
    <w:multiLevelType w:val="hybridMultilevel"/>
    <w:tmpl w:val="EE9A35D0"/>
    <w:lvl w:ilvl="0" w:tplc="A5FC5790">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96" w15:restartNumberingAfterBreak="0">
    <w:nsid w:val="30950991"/>
    <w:multiLevelType w:val="hybridMultilevel"/>
    <w:tmpl w:val="5198CAB8"/>
    <w:lvl w:ilvl="0" w:tplc="87DA213A">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97" w15:restartNumberingAfterBreak="0">
    <w:nsid w:val="30C068C9"/>
    <w:multiLevelType w:val="hybridMultilevel"/>
    <w:tmpl w:val="EDCADF9E"/>
    <w:lvl w:ilvl="0" w:tplc="99167D0A">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98" w15:restartNumberingAfterBreak="0">
    <w:nsid w:val="30D77053"/>
    <w:multiLevelType w:val="hybridMultilevel"/>
    <w:tmpl w:val="0584FC64"/>
    <w:lvl w:ilvl="0" w:tplc="F332583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99" w15:restartNumberingAfterBreak="0">
    <w:nsid w:val="313B5922"/>
    <w:multiLevelType w:val="hybridMultilevel"/>
    <w:tmpl w:val="B7F49340"/>
    <w:lvl w:ilvl="0" w:tplc="87DA213A">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00" w15:restartNumberingAfterBreak="0">
    <w:nsid w:val="31763675"/>
    <w:multiLevelType w:val="hybridMultilevel"/>
    <w:tmpl w:val="4AF035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32551E2A"/>
    <w:multiLevelType w:val="hybridMultilevel"/>
    <w:tmpl w:val="C5C6D70C"/>
    <w:lvl w:ilvl="0" w:tplc="0813000F">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02" w15:restartNumberingAfterBreak="0">
    <w:nsid w:val="33AE6AE3"/>
    <w:multiLevelType w:val="hybridMultilevel"/>
    <w:tmpl w:val="A84E4E04"/>
    <w:lvl w:ilvl="0" w:tplc="8B12C4C6">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03" w15:restartNumberingAfterBreak="0">
    <w:nsid w:val="34C0750A"/>
    <w:multiLevelType w:val="hybridMultilevel"/>
    <w:tmpl w:val="8AB25EB0"/>
    <w:lvl w:ilvl="0" w:tplc="0FF47C56">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04" w15:restartNumberingAfterBreak="0">
    <w:nsid w:val="34CC3B95"/>
    <w:multiLevelType w:val="hybridMultilevel"/>
    <w:tmpl w:val="BFE42528"/>
    <w:lvl w:ilvl="0" w:tplc="0FF47C56">
      <w:start w:val="1"/>
      <w:numFmt w:val="lowerLetter"/>
      <w:lvlText w:val="%1)"/>
      <w:lvlJc w:val="left"/>
      <w:pPr>
        <w:tabs>
          <w:tab w:val="num" w:pos="360"/>
        </w:tabs>
        <w:ind w:left="360" w:hanging="360"/>
      </w:pPr>
      <w:rPr>
        <w:rFonts w:hint="default"/>
        <w:i/>
      </w:rPr>
    </w:lvl>
    <w:lvl w:ilvl="1" w:tplc="87DA213A">
      <w:start w:val="1"/>
      <w:numFmt w:val="lowerLetter"/>
      <w:lvlText w:val="%2)"/>
      <w:lvlJc w:val="left"/>
      <w:pPr>
        <w:tabs>
          <w:tab w:val="num" w:pos="1440"/>
        </w:tabs>
        <w:ind w:left="1440" w:hanging="360"/>
      </w:pPr>
      <w:rPr>
        <w:rFonts w:hint="default"/>
        <w:b w:val="0"/>
        <w:i/>
      </w:rPr>
    </w:lvl>
    <w:lvl w:ilvl="2" w:tplc="C61A7C4A">
      <w:start w:val="6"/>
      <w:numFmt w:val="bullet"/>
      <w:lvlText w:val=""/>
      <w:lvlJc w:val="left"/>
      <w:pPr>
        <w:tabs>
          <w:tab w:val="num" w:pos="2340"/>
        </w:tabs>
        <w:ind w:left="2340" w:hanging="360"/>
      </w:pPr>
      <w:rPr>
        <w:rFonts w:ascii="Wingdings" w:eastAsia="Times New Roman" w:hAnsi="Wingdings" w:cs="Times New Roman" w:hint="default"/>
        <w:b w:val="0"/>
      </w:r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05" w15:restartNumberingAfterBreak="0">
    <w:nsid w:val="34E02618"/>
    <w:multiLevelType w:val="hybridMultilevel"/>
    <w:tmpl w:val="42AC2DF2"/>
    <w:lvl w:ilvl="0" w:tplc="51BE776C">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06" w15:restartNumberingAfterBreak="0">
    <w:nsid w:val="353744B6"/>
    <w:multiLevelType w:val="hybridMultilevel"/>
    <w:tmpl w:val="E4BEFC04"/>
    <w:lvl w:ilvl="0" w:tplc="0FF47C5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07" w15:restartNumberingAfterBreak="0">
    <w:nsid w:val="35B94044"/>
    <w:multiLevelType w:val="multilevel"/>
    <w:tmpl w:val="0409001D"/>
    <w:styleLink w:val="Schhaakstudiespinsels"/>
    <w:lvl w:ilvl="0">
      <w:start w:val="1"/>
      <w:numFmt w:val="lowerLetter"/>
      <w:lvlText w:val="%1)"/>
      <w:lvlJc w:val="left"/>
      <w:pPr>
        <w:ind w:left="360" w:hanging="360"/>
      </w:pPr>
      <w:rPr>
        <w: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8" w15:restartNumberingAfterBreak="0">
    <w:nsid w:val="35F822DF"/>
    <w:multiLevelType w:val="hybridMultilevel"/>
    <w:tmpl w:val="F0E89762"/>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09" w15:restartNumberingAfterBreak="0">
    <w:nsid w:val="362E378C"/>
    <w:multiLevelType w:val="hybridMultilevel"/>
    <w:tmpl w:val="A35EC200"/>
    <w:lvl w:ilvl="0" w:tplc="51BE776C">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10" w15:restartNumberingAfterBreak="0">
    <w:nsid w:val="36BA4579"/>
    <w:multiLevelType w:val="hybridMultilevel"/>
    <w:tmpl w:val="80B6690A"/>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11" w15:restartNumberingAfterBreak="0">
    <w:nsid w:val="38777442"/>
    <w:multiLevelType w:val="hybridMultilevel"/>
    <w:tmpl w:val="E98A026C"/>
    <w:lvl w:ilvl="0" w:tplc="9820970E">
      <w:start w:val="1"/>
      <w:numFmt w:val="lowerLetter"/>
      <w:lvlText w:val="%1)"/>
      <w:lvlJc w:val="left"/>
      <w:pPr>
        <w:tabs>
          <w:tab w:val="num" w:pos="360"/>
        </w:tabs>
        <w:ind w:left="360" w:hanging="360"/>
      </w:pPr>
      <w:rPr>
        <w:rFonts w:hint="default"/>
        <w:b w:val="0"/>
        <w:i/>
        <w:lang w:val="en-GB"/>
      </w:rPr>
    </w:lvl>
    <w:lvl w:ilvl="1" w:tplc="9820970E">
      <w:start w:val="1"/>
      <w:numFmt w:val="lowerLetter"/>
      <w:lvlText w:val="%2)"/>
      <w:lvlJc w:val="left"/>
      <w:pPr>
        <w:tabs>
          <w:tab w:val="num" w:pos="360"/>
        </w:tabs>
        <w:ind w:left="360" w:hanging="360"/>
      </w:pPr>
      <w:rPr>
        <w:rFonts w:hint="default"/>
        <w:b w:val="0"/>
        <w:i/>
        <w:lang w:val="en-GB"/>
      </w:rPr>
    </w:lvl>
    <w:lvl w:ilvl="2" w:tplc="08130005" w:tentative="1">
      <w:start w:val="1"/>
      <w:numFmt w:val="bullet"/>
      <w:lvlText w:val=""/>
      <w:lvlJc w:val="left"/>
      <w:pPr>
        <w:tabs>
          <w:tab w:val="num" w:pos="2160"/>
        </w:tabs>
        <w:ind w:left="2160" w:hanging="360"/>
      </w:pPr>
      <w:rPr>
        <w:rFonts w:ascii="Wingdings" w:hAnsi="Wingdings" w:hint="default"/>
      </w:rPr>
    </w:lvl>
    <w:lvl w:ilvl="3" w:tplc="08130001" w:tentative="1">
      <w:start w:val="1"/>
      <w:numFmt w:val="bullet"/>
      <w:lvlText w:val=""/>
      <w:lvlJc w:val="left"/>
      <w:pPr>
        <w:tabs>
          <w:tab w:val="num" w:pos="2880"/>
        </w:tabs>
        <w:ind w:left="2880" w:hanging="360"/>
      </w:pPr>
      <w:rPr>
        <w:rFonts w:ascii="Symbol" w:hAnsi="Symbol" w:hint="default"/>
      </w:rPr>
    </w:lvl>
    <w:lvl w:ilvl="4" w:tplc="08130003" w:tentative="1">
      <w:start w:val="1"/>
      <w:numFmt w:val="bullet"/>
      <w:lvlText w:val="o"/>
      <w:lvlJc w:val="left"/>
      <w:pPr>
        <w:tabs>
          <w:tab w:val="num" w:pos="3600"/>
        </w:tabs>
        <w:ind w:left="3600" w:hanging="360"/>
      </w:pPr>
      <w:rPr>
        <w:rFonts w:ascii="Courier New" w:hAnsi="Courier New" w:cs="Courier New" w:hint="default"/>
      </w:rPr>
    </w:lvl>
    <w:lvl w:ilvl="5" w:tplc="08130005" w:tentative="1">
      <w:start w:val="1"/>
      <w:numFmt w:val="bullet"/>
      <w:lvlText w:val=""/>
      <w:lvlJc w:val="left"/>
      <w:pPr>
        <w:tabs>
          <w:tab w:val="num" w:pos="4320"/>
        </w:tabs>
        <w:ind w:left="4320" w:hanging="360"/>
      </w:pPr>
      <w:rPr>
        <w:rFonts w:ascii="Wingdings" w:hAnsi="Wingdings" w:hint="default"/>
      </w:rPr>
    </w:lvl>
    <w:lvl w:ilvl="6" w:tplc="08130001" w:tentative="1">
      <w:start w:val="1"/>
      <w:numFmt w:val="bullet"/>
      <w:lvlText w:val=""/>
      <w:lvlJc w:val="left"/>
      <w:pPr>
        <w:tabs>
          <w:tab w:val="num" w:pos="5040"/>
        </w:tabs>
        <w:ind w:left="5040" w:hanging="360"/>
      </w:pPr>
      <w:rPr>
        <w:rFonts w:ascii="Symbol" w:hAnsi="Symbol" w:hint="default"/>
      </w:rPr>
    </w:lvl>
    <w:lvl w:ilvl="7" w:tplc="08130003" w:tentative="1">
      <w:start w:val="1"/>
      <w:numFmt w:val="bullet"/>
      <w:lvlText w:val="o"/>
      <w:lvlJc w:val="left"/>
      <w:pPr>
        <w:tabs>
          <w:tab w:val="num" w:pos="5760"/>
        </w:tabs>
        <w:ind w:left="5760" w:hanging="360"/>
      </w:pPr>
      <w:rPr>
        <w:rFonts w:ascii="Courier New" w:hAnsi="Courier New" w:cs="Courier New" w:hint="default"/>
      </w:rPr>
    </w:lvl>
    <w:lvl w:ilvl="8" w:tplc="0813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38EA155F"/>
    <w:multiLevelType w:val="hybridMultilevel"/>
    <w:tmpl w:val="18DE615C"/>
    <w:lvl w:ilvl="0" w:tplc="D0389744">
      <w:start w:val="1"/>
      <w:numFmt w:val="lowerLetter"/>
      <w:lvlText w:val="%1)"/>
      <w:lvlJc w:val="left"/>
      <w:pPr>
        <w:tabs>
          <w:tab w:val="num" w:pos="360"/>
        </w:tabs>
        <w:ind w:left="360" w:hanging="360"/>
      </w:pPr>
      <w:rPr>
        <w:rFonts w:hint="default"/>
        <w:i/>
      </w:rPr>
    </w:lvl>
    <w:lvl w:ilvl="1" w:tplc="809C6E92" w:tentative="1">
      <w:start w:val="1"/>
      <w:numFmt w:val="lowerLetter"/>
      <w:lvlText w:val="%2."/>
      <w:lvlJc w:val="left"/>
      <w:pPr>
        <w:tabs>
          <w:tab w:val="num" w:pos="1298"/>
        </w:tabs>
        <w:ind w:left="1298" w:hanging="360"/>
      </w:pPr>
    </w:lvl>
    <w:lvl w:ilvl="2" w:tplc="D0389744" w:tentative="1">
      <w:start w:val="1"/>
      <w:numFmt w:val="lowerRoman"/>
      <w:lvlText w:val="%3."/>
      <w:lvlJc w:val="right"/>
      <w:pPr>
        <w:tabs>
          <w:tab w:val="num" w:pos="2018"/>
        </w:tabs>
        <w:ind w:left="2018" w:hanging="180"/>
      </w:pPr>
    </w:lvl>
    <w:lvl w:ilvl="3" w:tplc="0813000F" w:tentative="1">
      <w:start w:val="1"/>
      <w:numFmt w:val="decimal"/>
      <w:lvlText w:val="%4."/>
      <w:lvlJc w:val="left"/>
      <w:pPr>
        <w:tabs>
          <w:tab w:val="num" w:pos="2738"/>
        </w:tabs>
        <w:ind w:left="2738" w:hanging="360"/>
      </w:pPr>
    </w:lvl>
    <w:lvl w:ilvl="4" w:tplc="08130019" w:tentative="1">
      <w:start w:val="1"/>
      <w:numFmt w:val="lowerLetter"/>
      <w:lvlText w:val="%5."/>
      <w:lvlJc w:val="left"/>
      <w:pPr>
        <w:tabs>
          <w:tab w:val="num" w:pos="3458"/>
        </w:tabs>
        <w:ind w:left="3458" w:hanging="360"/>
      </w:pPr>
    </w:lvl>
    <w:lvl w:ilvl="5" w:tplc="0813001B" w:tentative="1">
      <w:start w:val="1"/>
      <w:numFmt w:val="lowerRoman"/>
      <w:lvlText w:val="%6."/>
      <w:lvlJc w:val="right"/>
      <w:pPr>
        <w:tabs>
          <w:tab w:val="num" w:pos="4178"/>
        </w:tabs>
        <w:ind w:left="4178" w:hanging="180"/>
      </w:pPr>
    </w:lvl>
    <w:lvl w:ilvl="6" w:tplc="0813000F" w:tentative="1">
      <w:start w:val="1"/>
      <w:numFmt w:val="decimal"/>
      <w:lvlText w:val="%7."/>
      <w:lvlJc w:val="left"/>
      <w:pPr>
        <w:tabs>
          <w:tab w:val="num" w:pos="4898"/>
        </w:tabs>
        <w:ind w:left="4898" w:hanging="360"/>
      </w:pPr>
    </w:lvl>
    <w:lvl w:ilvl="7" w:tplc="08130019" w:tentative="1">
      <w:start w:val="1"/>
      <w:numFmt w:val="lowerLetter"/>
      <w:lvlText w:val="%8."/>
      <w:lvlJc w:val="left"/>
      <w:pPr>
        <w:tabs>
          <w:tab w:val="num" w:pos="5618"/>
        </w:tabs>
        <w:ind w:left="5618" w:hanging="360"/>
      </w:pPr>
    </w:lvl>
    <w:lvl w:ilvl="8" w:tplc="0813001B" w:tentative="1">
      <w:start w:val="1"/>
      <w:numFmt w:val="lowerRoman"/>
      <w:lvlText w:val="%9."/>
      <w:lvlJc w:val="right"/>
      <w:pPr>
        <w:tabs>
          <w:tab w:val="num" w:pos="6338"/>
        </w:tabs>
        <w:ind w:left="6338" w:hanging="180"/>
      </w:pPr>
    </w:lvl>
  </w:abstractNum>
  <w:abstractNum w:abstractNumId="113" w15:restartNumberingAfterBreak="0">
    <w:nsid w:val="394C65E0"/>
    <w:multiLevelType w:val="hybridMultilevel"/>
    <w:tmpl w:val="ADC6F740"/>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14" w15:restartNumberingAfterBreak="0">
    <w:nsid w:val="39B91F57"/>
    <w:multiLevelType w:val="hybridMultilevel"/>
    <w:tmpl w:val="EA28B006"/>
    <w:lvl w:ilvl="0" w:tplc="A5FC5790">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15" w15:restartNumberingAfterBreak="0">
    <w:nsid w:val="3A5B01E6"/>
    <w:multiLevelType w:val="hybridMultilevel"/>
    <w:tmpl w:val="4A421D86"/>
    <w:lvl w:ilvl="0" w:tplc="2EEC96F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16" w15:restartNumberingAfterBreak="0">
    <w:nsid w:val="3AC42006"/>
    <w:multiLevelType w:val="hybridMultilevel"/>
    <w:tmpl w:val="98F0DAAC"/>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17" w15:restartNumberingAfterBreak="0">
    <w:nsid w:val="3AF33676"/>
    <w:multiLevelType w:val="hybridMultilevel"/>
    <w:tmpl w:val="03D2CFCC"/>
    <w:lvl w:ilvl="0" w:tplc="51BE776C">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18" w15:restartNumberingAfterBreak="0">
    <w:nsid w:val="3B6C6B57"/>
    <w:multiLevelType w:val="multilevel"/>
    <w:tmpl w:val="0813001D"/>
    <w:styleLink w:val="Opmaakprofiel1"/>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9" w15:restartNumberingAfterBreak="0">
    <w:nsid w:val="3B822E70"/>
    <w:multiLevelType w:val="hybridMultilevel"/>
    <w:tmpl w:val="833CFB4C"/>
    <w:lvl w:ilvl="0" w:tplc="0FF47C5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20" w15:restartNumberingAfterBreak="0">
    <w:nsid w:val="3C7C2FC1"/>
    <w:multiLevelType w:val="hybridMultilevel"/>
    <w:tmpl w:val="60DE95EC"/>
    <w:lvl w:ilvl="0" w:tplc="1B5280EC">
      <w:start w:val="1"/>
      <w:numFmt w:val="lowerLetter"/>
      <w:lvlText w:val="%1)"/>
      <w:lvlJc w:val="left"/>
      <w:pPr>
        <w:tabs>
          <w:tab w:val="num" w:pos="360"/>
        </w:tabs>
        <w:ind w:left="360" w:hanging="360"/>
      </w:pPr>
      <w:rPr>
        <w:rFonts w:hint="default"/>
        <w:b w:val="0"/>
        <w:i/>
      </w:rPr>
    </w:lvl>
    <w:lvl w:ilvl="1" w:tplc="4366EAC6" w:tentative="1">
      <w:start w:val="1"/>
      <w:numFmt w:val="lowerLetter"/>
      <w:lvlText w:val="%2."/>
      <w:lvlJc w:val="left"/>
      <w:pPr>
        <w:tabs>
          <w:tab w:val="num" w:pos="1440"/>
        </w:tabs>
        <w:ind w:left="1440" w:hanging="360"/>
      </w:pPr>
    </w:lvl>
    <w:lvl w:ilvl="2" w:tplc="76E6E470" w:tentative="1">
      <w:start w:val="1"/>
      <w:numFmt w:val="lowerRoman"/>
      <w:lvlText w:val="%3."/>
      <w:lvlJc w:val="right"/>
      <w:pPr>
        <w:tabs>
          <w:tab w:val="num" w:pos="2160"/>
        </w:tabs>
        <w:ind w:left="2160" w:hanging="180"/>
      </w:pPr>
    </w:lvl>
    <w:lvl w:ilvl="3" w:tplc="1FDECAA4" w:tentative="1">
      <w:start w:val="1"/>
      <w:numFmt w:val="decimal"/>
      <w:lvlText w:val="%4."/>
      <w:lvlJc w:val="left"/>
      <w:pPr>
        <w:tabs>
          <w:tab w:val="num" w:pos="2880"/>
        </w:tabs>
        <w:ind w:left="2880" w:hanging="360"/>
      </w:pPr>
    </w:lvl>
    <w:lvl w:ilvl="4" w:tplc="B41E97AE" w:tentative="1">
      <w:start w:val="1"/>
      <w:numFmt w:val="lowerLetter"/>
      <w:lvlText w:val="%5."/>
      <w:lvlJc w:val="left"/>
      <w:pPr>
        <w:tabs>
          <w:tab w:val="num" w:pos="3600"/>
        </w:tabs>
        <w:ind w:left="3600" w:hanging="360"/>
      </w:pPr>
    </w:lvl>
    <w:lvl w:ilvl="5" w:tplc="52CAA976" w:tentative="1">
      <w:start w:val="1"/>
      <w:numFmt w:val="lowerRoman"/>
      <w:lvlText w:val="%6."/>
      <w:lvlJc w:val="right"/>
      <w:pPr>
        <w:tabs>
          <w:tab w:val="num" w:pos="4320"/>
        </w:tabs>
        <w:ind w:left="4320" w:hanging="180"/>
      </w:pPr>
    </w:lvl>
    <w:lvl w:ilvl="6" w:tplc="86C6EAC6" w:tentative="1">
      <w:start w:val="1"/>
      <w:numFmt w:val="decimal"/>
      <w:lvlText w:val="%7."/>
      <w:lvlJc w:val="left"/>
      <w:pPr>
        <w:tabs>
          <w:tab w:val="num" w:pos="5040"/>
        </w:tabs>
        <w:ind w:left="5040" w:hanging="360"/>
      </w:pPr>
    </w:lvl>
    <w:lvl w:ilvl="7" w:tplc="45D6B6F8" w:tentative="1">
      <w:start w:val="1"/>
      <w:numFmt w:val="lowerLetter"/>
      <w:lvlText w:val="%8."/>
      <w:lvlJc w:val="left"/>
      <w:pPr>
        <w:tabs>
          <w:tab w:val="num" w:pos="5760"/>
        </w:tabs>
        <w:ind w:left="5760" w:hanging="360"/>
      </w:pPr>
    </w:lvl>
    <w:lvl w:ilvl="8" w:tplc="FBA0ABE8" w:tentative="1">
      <w:start w:val="1"/>
      <w:numFmt w:val="lowerRoman"/>
      <w:lvlText w:val="%9."/>
      <w:lvlJc w:val="right"/>
      <w:pPr>
        <w:tabs>
          <w:tab w:val="num" w:pos="6480"/>
        </w:tabs>
        <w:ind w:left="6480" w:hanging="180"/>
      </w:pPr>
    </w:lvl>
  </w:abstractNum>
  <w:abstractNum w:abstractNumId="121" w15:restartNumberingAfterBreak="0">
    <w:nsid w:val="3C8B5940"/>
    <w:multiLevelType w:val="hybridMultilevel"/>
    <w:tmpl w:val="E012D870"/>
    <w:lvl w:ilvl="0" w:tplc="51BE776C">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22" w15:restartNumberingAfterBreak="0">
    <w:nsid w:val="3F306541"/>
    <w:multiLevelType w:val="hybridMultilevel"/>
    <w:tmpl w:val="BD02AE0C"/>
    <w:lvl w:ilvl="0" w:tplc="D038974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23" w15:restartNumberingAfterBreak="0">
    <w:nsid w:val="3F334FD0"/>
    <w:multiLevelType w:val="hybridMultilevel"/>
    <w:tmpl w:val="D62298C2"/>
    <w:lvl w:ilvl="0" w:tplc="87DA213A">
      <w:start w:val="1"/>
      <w:numFmt w:val="lowerLetter"/>
      <w:lvlText w:val="%1)"/>
      <w:lvlJc w:val="left"/>
      <w:pPr>
        <w:tabs>
          <w:tab w:val="num" w:pos="360"/>
        </w:tabs>
        <w:ind w:left="360" w:hanging="360"/>
      </w:pPr>
      <w:rPr>
        <w:rFonts w:hint="default"/>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24" w15:restartNumberingAfterBreak="0">
    <w:nsid w:val="3F985E35"/>
    <w:multiLevelType w:val="hybridMultilevel"/>
    <w:tmpl w:val="AACE12C0"/>
    <w:lvl w:ilvl="0" w:tplc="D7AEF162">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25" w15:restartNumberingAfterBreak="0">
    <w:nsid w:val="43177D6E"/>
    <w:multiLevelType w:val="hybridMultilevel"/>
    <w:tmpl w:val="5E94EF9A"/>
    <w:lvl w:ilvl="0" w:tplc="1C2AF888">
      <w:start w:val="1"/>
      <w:numFmt w:val="lowerLetter"/>
      <w:lvlText w:val="%1)"/>
      <w:lvlJc w:val="left"/>
      <w:pPr>
        <w:tabs>
          <w:tab w:val="num" w:pos="502"/>
        </w:tabs>
        <w:ind w:left="502" w:hanging="360"/>
      </w:pPr>
      <w:rPr>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26" w15:restartNumberingAfterBreak="0">
    <w:nsid w:val="43A95C33"/>
    <w:multiLevelType w:val="hybridMultilevel"/>
    <w:tmpl w:val="17F68C3E"/>
    <w:lvl w:ilvl="0" w:tplc="7EB4429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27" w15:restartNumberingAfterBreak="0">
    <w:nsid w:val="44507197"/>
    <w:multiLevelType w:val="hybridMultilevel"/>
    <w:tmpl w:val="E654C50E"/>
    <w:lvl w:ilvl="0" w:tplc="8B12C4C6">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28" w15:restartNumberingAfterBreak="0">
    <w:nsid w:val="44EF5281"/>
    <w:multiLevelType w:val="hybridMultilevel"/>
    <w:tmpl w:val="AFB6464E"/>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29" w15:restartNumberingAfterBreak="0">
    <w:nsid w:val="46131C31"/>
    <w:multiLevelType w:val="hybridMultilevel"/>
    <w:tmpl w:val="732AB55E"/>
    <w:lvl w:ilvl="0" w:tplc="67582A26">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30" w15:restartNumberingAfterBreak="0">
    <w:nsid w:val="46223CB3"/>
    <w:multiLevelType w:val="hybridMultilevel"/>
    <w:tmpl w:val="592A1960"/>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31" w15:restartNumberingAfterBreak="0">
    <w:nsid w:val="462D69AE"/>
    <w:multiLevelType w:val="hybridMultilevel"/>
    <w:tmpl w:val="E752F686"/>
    <w:lvl w:ilvl="0" w:tplc="0FF47C5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32" w15:restartNumberingAfterBreak="0">
    <w:nsid w:val="467D7ADD"/>
    <w:multiLevelType w:val="hybridMultilevel"/>
    <w:tmpl w:val="732AB460"/>
    <w:lvl w:ilvl="0" w:tplc="51BE776C">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33" w15:restartNumberingAfterBreak="0">
    <w:nsid w:val="47781B4D"/>
    <w:multiLevelType w:val="hybridMultilevel"/>
    <w:tmpl w:val="77D6CD02"/>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34" w15:restartNumberingAfterBreak="0">
    <w:nsid w:val="480B2226"/>
    <w:multiLevelType w:val="hybridMultilevel"/>
    <w:tmpl w:val="18C2437C"/>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35" w15:restartNumberingAfterBreak="0">
    <w:nsid w:val="482C7D39"/>
    <w:multiLevelType w:val="hybridMultilevel"/>
    <w:tmpl w:val="7FC40DF8"/>
    <w:lvl w:ilvl="0" w:tplc="87DA213A">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36" w15:restartNumberingAfterBreak="0">
    <w:nsid w:val="48BB62BE"/>
    <w:multiLevelType w:val="hybridMultilevel"/>
    <w:tmpl w:val="ECB80E04"/>
    <w:lvl w:ilvl="0" w:tplc="51BE776C">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37" w15:restartNumberingAfterBreak="0">
    <w:nsid w:val="498948FF"/>
    <w:multiLevelType w:val="hybridMultilevel"/>
    <w:tmpl w:val="52C23864"/>
    <w:lvl w:ilvl="0" w:tplc="1C622818">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38" w15:restartNumberingAfterBreak="0">
    <w:nsid w:val="49987F2D"/>
    <w:multiLevelType w:val="hybridMultilevel"/>
    <w:tmpl w:val="4FE2E1AA"/>
    <w:lvl w:ilvl="0" w:tplc="903AA314">
      <w:start w:val="1"/>
      <w:numFmt w:val="lowerLetter"/>
      <w:lvlText w:val="%1)"/>
      <w:lvlJc w:val="left"/>
      <w:pPr>
        <w:tabs>
          <w:tab w:val="num" w:pos="360"/>
        </w:tabs>
        <w:ind w:left="360" w:hanging="360"/>
      </w:pPr>
      <w:rPr>
        <w:rFonts w:hint="default"/>
        <w:b w:val="0"/>
        <w:i/>
      </w:rPr>
    </w:lvl>
    <w:lvl w:ilvl="1" w:tplc="08130003" w:tentative="1">
      <w:start w:val="1"/>
      <w:numFmt w:val="lowerLetter"/>
      <w:lvlText w:val="%2."/>
      <w:lvlJc w:val="left"/>
      <w:pPr>
        <w:tabs>
          <w:tab w:val="num" w:pos="1440"/>
        </w:tabs>
        <w:ind w:left="1440" w:hanging="360"/>
      </w:pPr>
    </w:lvl>
    <w:lvl w:ilvl="2" w:tplc="08130005" w:tentative="1">
      <w:start w:val="1"/>
      <w:numFmt w:val="lowerRoman"/>
      <w:lvlText w:val="%3."/>
      <w:lvlJc w:val="right"/>
      <w:pPr>
        <w:tabs>
          <w:tab w:val="num" w:pos="2160"/>
        </w:tabs>
        <w:ind w:left="2160" w:hanging="180"/>
      </w:pPr>
    </w:lvl>
    <w:lvl w:ilvl="3" w:tplc="08130001" w:tentative="1">
      <w:start w:val="1"/>
      <w:numFmt w:val="decimal"/>
      <w:lvlText w:val="%4."/>
      <w:lvlJc w:val="left"/>
      <w:pPr>
        <w:tabs>
          <w:tab w:val="num" w:pos="2880"/>
        </w:tabs>
        <w:ind w:left="2880" w:hanging="360"/>
      </w:pPr>
    </w:lvl>
    <w:lvl w:ilvl="4" w:tplc="08130003" w:tentative="1">
      <w:start w:val="1"/>
      <w:numFmt w:val="lowerLetter"/>
      <w:lvlText w:val="%5."/>
      <w:lvlJc w:val="left"/>
      <w:pPr>
        <w:tabs>
          <w:tab w:val="num" w:pos="3600"/>
        </w:tabs>
        <w:ind w:left="3600" w:hanging="360"/>
      </w:pPr>
    </w:lvl>
    <w:lvl w:ilvl="5" w:tplc="08130005" w:tentative="1">
      <w:start w:val="1"/>
      <w:numFmt w:val="lowerRoman"/>
      <w:lvlText w:val="%6."/>
      <w:lvlJc w:val="right"/>
      <w:pPr>
        <w:tabs>
          <w:tab w:val="num" w:pos="4320"/>
        </w:tabs>
        <w:ind w:left="4320" w:hanging="180"/>
      </w:pPr>
    </w:lvl>
    <w:lvl w:ilvl="6" w:tplc="08130001" w:tentative="1">
      <w:start w:val="1"/>
      <w:numFmt w:val="decimal"/>
      <w:lvlText w:val="%7."/>
      <w:lvlJc w:val="left"/>
      <w:pPr>
        <w:tabs>
          <w:tab w:val="num" w:pos="5040"/>
        </w:tabs>
        <w:ind w:left="5040" w:hanging="360"/>
      </w:pPr>
    </w:lvl>
    <w:lvl w:ilvl="7" w:tplc="08130003" w:tentative="1">
      <w:start w:val="1"/>
      <w:numFmt w:val="lowerLetter"/>
      <w:lvlText w:val="%8."/>
      <w:lvlJc w:val="left"/>
      <w:pPr>
        <w:tabs>
          <w:tab w:val="num" w:pos="5760"/>
        </w:tabs>
        <w:ind w:left="5760" w:hanging="360"/>
      </w:pPr>
    </w:lvl>
    <w:lvl w:ilvl="8" w:tplc="08130005" w:tentative="1">
      <w:start w:val="1"/>
      <w:numFmt w:val="lowerRoman"/>
      <w:lvlText w:val="%9."/>
      <w:lvlJc w:val="right"/>
      <w:pPr>
        <w:tabs>
          <w:tab w:val="num" w:pos="6480"/>
        </w:tabs>
        <w:ind w:left="6480" w:hanging="180"/>
      </w:pPr>
    </w:lvl>
  </w:abstractNum>
  <w:abstractNum w:abstractNumId="139" w15:restartNumberingAfterBreak="0">
    <w:nsid w:val="4A1F481B"/>
    <w:multiLevelType w:val="hybridMultilevel"/>
    <w:tmpl w:val="17602D08"/>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40" w15:restartNumberingAfterBreak="0">
    <w:nsid w:val="4A4C7B98"/>
    <w:multiLevelType w:val="hybridMultilevel"/>
    <w:tmpl w:val="DFCADC6A"/>
    <w:lvl w:ilvl="0" w:tplc="8B12C4C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41" w15:restartNumberingAfterBreak="0">
    <w:nsid w:val="4B1E0688"/>
    <w:multiLevelType w:val="hybridMultilevel"/>
    <w:tmpl w:val="8018AEE0"/>
    <w:lvl w:ilvl="0" w:tplc="F332583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42" w15:restartNumberingAfterBreak="0">
    <w:nsid w:val="4B455DE4"/>
    <w:multiLevelType w:val="hybridMultilevel"/>
    <w:tmpl w:val="C7E65F3A"/>
    <w:lvl w:ilvl="0" w:tplc="D038974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43" w15:restartNumberingAfterBreak="0">
    <w:nsid w:val="4B8A25D7"/>
    <w:multiLevelType w:val="hybridMultilevel"/>
    <w:tmpl w:val="DBF28914"/>
    <w:lvl w:ilvl="0" w:tplc="F332583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44" w15:restartNumberingAfterBreak="0">
    <w:nsid w:val="4CF355FB"/>
    <w:multiLevelType w:val="hybridMultilevel"/>
    <w:tmpl w:val="7F14845E"/>
    <w:lvl w:ilvl="0" w:tplc="87DA213A">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45" w15:restartNumberingAfterBreak="0">
    <w:nsid w:val="4DAB606D"/>
    <w:multiLevelType w:val="hybridMultilevel"/>
    <w:tmpl w:val="19121E52"/>
    <w:lvl w:ilvl="0" w:tplc="D0389744">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46" w15:restartNumberingAfterBreak="0">
    <w:nsid w:val="4DE164E6"/>
    <w:multiLevelType w:val="hybridMultilevel"/>
    <w:tmpl w:val="4882141E"/>
    <w:lvl w:ilvl="0" w:tplc="D0389744">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298"/>
        </w:tabs>
        <w:ind w:left="1298" w:hanging="360"/>
      </w:pPr>
    </w:lvl>
    <w:lvl w:ilvl="2" w:tplc="0813001B" w:tentative="1">
      <w:start w:val="1"/>
      <w:numFmt w:val="lowerRoman"/>
      <w:lvlText w:val="%3."/>
      <w:lvlJc w:val="right"/>
      <w:pPr>
        <w:tabs>
          <w:tab w:val="num" w:pos="2018"/>
        </w:tabs>
        <w:ind w:left="2018" w:hanging="180"/>
      </w:pPr>
    </w:lvl>
    <w:lvl w:ilvl="3" w:tplc="0813000F" w:tentative="1">
      <w:start w:val="1"/>
      <w:numFmt w:val="decimal"/>
      <w:lvlText w:val="%4."/>
      <w:lvlJc w:val="left"/>
      <w:pPr>
        <w:tabs>
          <w:tab w:val="num" w:pos="2738"/>
        </w:tabs>
        <w:ind w:left="2738" w:hanging="360"/>
      </w:pPr>
    </w:lvl>
    <w:lvl w:ilvl="4" w:tplc="08130019" w:tentative="1">
      <w:start w:val="1"/>
      <w:numFmt w:val="lowerLetter"/>
      <w:lvlText w:val="%5."/>
      <w:lvlJc w:val="left"/>
      <w:pPr>
        <w:tabs>
          <w:tab w:val="num" w:pos="3458"/>
        </w:tabs>
        <w:ind w:left="3458" w:hanging="360"/>
      </w:pPr>
    </w:lvl>
    <w:lvl w:ilvl="5" w:tplc="0813001B" w:tentative="1">
      <w:start w:val="1"/>
      <w:numFmt w:val="lowerRoman"/>
      <w:lvlText w:val="%6."/>
      <w:lvlJc w:val="right"/>
      <w:pPr>
        <w:tabs>
          <w:tab w:val="num" w:pos="4178"/>
        </w:tabs>
        <w:ind w:left="4178" w:hanging="180"/>
      </w:pPr>
    </w:lvl>
    <w:lvl w:ilvl="6" w:tplc="0813000F" w:tentative="1">
      <w:start w:val="1"/>
      <w:numFmt w:val="decimal"/>
      <w:lvlText w:val="%7."/>
      <w:lvlJc w:val="left"/>
      <w:pPr>
        <w:tabs>
          <w:tab w:val="num" w:pos="4898"/>
        </w:tabs>
        <w:ind w:left="4898" w:hanging="360"/>
      </w:pPr>
    </w:lvl>
    <w:lvl w:ilvl="7" w:tplc="08130019" w:tentative="1">
      <w:start w:val="1"/>
      <w:numFmt w:val="lowerLetter"/>
      <w:lvlText w:val="%8."/>
      <w:lvlJc w:val="left"/>
      <w:pPr>
        <w:tabs>
          <w:tab w:val="num" w:pos="5618"/>
        </w:tabs>
        <w:ind w:left="5618" w:hanging="360"/>
      </w:pPr>
    </w:lvl>
    <w:lvl w:ilvl="8" w:tplc="0813001B" w:tentative="1">
      <w:start w:val="1"/>
      <w:numFmt w:val="lowerRoman"/>
      <w:lvlText w:val="%9."/>
      <w:lvlJc w:val="right"/>
      <w:pPr>
        <w:tabs>
          <w:tab w:val="num" w:pos="6338"/>
        </w:tabs>
        <w:ind w:left="6338" w:hanging="180"/>
      </w:pPr>
    </w:lvl>
  </w:abstractNum>
  <w:abstractNum w:abstractNumId="147" w15:restartNumberingAfterBreak="0">
    <w:nsid w:val="4E305784"/>
    <w:multiLevelType w:val="hybridMultilevel"/>
    <w:tmpl w:val="6E4CCBE4"/>
    <w:lvl w:ilvl="0" w:tplc="D0389744">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48" w15:restartNumberingAfterBreak="0">
    <w:nsid w:val="4F2F1624"/>
    <w:multiLevelType w:val="hybridMultilevel"/>
    <w:tmpl w:val="AC2C98B2"/>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49" w15:restartNumberingAfterBreak="0">
    <w:nsid w:val="4FAF2930"/>
    <w:multiLevelType w:val="hybridMultilevel"/>
    <w:tmpl w:val="85405ECC"/>
    <w:lvl w:ilvl="0" w:tplc="87DA213A">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50" w15:restartNumberingAfterBreak="0">
    <w:nsid w:val="4FE37ADE"/>
    <w:multiLevelType w:val="hybridMultilevel"/>
    <w:tmpl w:val="DFE4CFC2"/>
    <w:lvl w:ilvl="0" w:tplc="8740483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51" w15:restartNumberingAfterBreak="0">
    <w:nsid w:val="509C3EF4"/>
    <w:multiLevelType w:val="hybridMultilevel"/>
    <w:tmpl w:val="C476596E"/>
    <w:lvl w:ilvl="0" w:tplc="51BE776C">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52" w15:restartNumberingAfterBreak="0">
    <w:nsid w:val="513232EE"/>
    <w:multiLevelType w:val="hybridMultilevel"/>
    <w:tmpl w:val="135AE3FE"/>
    <w:lvl w:ilvl="0" w:tplc="F332583E">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53" w15:restartNumberingAfterBreak="0">
    <w:nsid w:val="51351B15"/>
    <w:multiLevelType w:val="hybridMultilevel"/>
    <w:tmpl w:val="62222BCC"/>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54" w15:restartNumberingAfterBreak="0">
    <w:nsid w:val="51770901"/>
    <w:multiLevelType w:val="hybridMultilevel"/>
    <w:tmpl w:val="DF08CA18"/>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298"/>
        </w:tabs>
        <w:ind w:left="1298" w:hanging="360"/>
      </w:pPr>
    </w:lvl>
    <w:lvl w:ilvl="2" w:tplc="0813001B" w:tentative="1">
      <w:start w:val="1"/>
      <w:numFmt w:val="lowerRoman"/>
      <w:lvlText w:val="%3."/>
      <w:lvlJc w:val="right"/>
      <w:pPr>
        <w:tabs>
          <w:tab w:val="num" w:pos="2018"/>
        </w:tabs>
        <w:ind w:left="2018" w:hanging="180"/>
      </w:pPr>
    </w:lvl>
    <w:lvl w:ilvl="3" w:tplc="0813000F" w:tentative="1">
      <w:start w:val="1"/>
      <w:numFmt w:val="decimal"/>
      <w:lvlText w:val="%4."/>
      <w:lvlJc w:val="left"/>
      <w:pPr>
        <w:tabs>
          <w:tab w:val="num" w:pos="2738"/>
        </w:tabs>
        <w:ind w:left="2738" w:hanging="360"/>
      </w:pPr>
    </w:lvl>
    <w:lvl w:ilvl="4" w:tplc="08130019" w:tentative="1">
      <w:start w:val="1"/>
      <w:numFmt w:val="lowerLetter"/>
      <w:lvlText w:val="%5."/>
      <w:lvlJc w:val="left"/>
      <w:pPr>
        <w:tabs>
          <w:tab w:val="num" w:pos="3458"/>
        </w:tabs>
        <w:ind w:left="3458" w:hanging="360"/>
      </w:pPr>
    </w:lvl>
    <w:lvl w:ilvl="5" w:tplc="0813001B" w:tentative="1">
      <w:start w:val="1"/>
      <w:numFmt w:val="lowerRoman"/>
      <w:lvlText w:val="%6."/>
      <w:lvlJc w:val="right"/>
      <w:pPr>
        <w:tabs>
          <w:tab w:val="num" w:pos="4178"/>
        </w:tabs>
        <w:ind w:left="4178" w:hanging="180"/>
      </w:pPr>
    </w:lvl>
    <w:lvl w:ilvl="6" w:tplc="0813000F" w:tentative="1">
      <w:start w:val="1"/>
      <w:numFmt w:val="decimal"/>
      <w:lvlText w:val="%7."/>
      <w:lvlJc w:val="left"/>
      <w:pPr>
        <w:tabs>
          <w:tab w:val="num" w:pos="4898"/>
        </w:tabs>
        <w:ind w:left="4898" w:hanging="360"/>
      </w:pPr>
    </w:lvl>
    <w:lvl w:ilvl="7" w:tplc="08130019" w:tentative="1">
      <w:start w:val="1"/>
      <w:numFmt w:val="lowerLetter"/>
      <w:lvlText w:val="%8."/>
      <w:lvlJc w:val="left"/>
      <w:pPr>
        <w:tabs>
          <w:tab w:val="num" w:pos="5618"/>
        </w:tabs>
        <w:ind w:left="5618" w:hanging="360"/>
      </w:pPr>
    </w:lvl>
    <w:lvl w:ilvl="8" w:tplc="0813001B" w:tentative="1">
      <w:start w:val="1"/>
      <w:numFmt w:val="lowerRoman"/>
      <w:lvlText w:val="%9."/>
      <w:lvlJc w:val="right"/>
      <w:pPr>
        <w:tabs>
          <w:tab w:val="num" w:pos="6338"/>
        </w:tabs>
        <w:ind w:left="6338" w:hanging="180"/>
      </w:pPr>
    </w:lvl>
  </w:abstractNum>
  <w:abstractNum w:abstractNumId="155" w15:restartNumberingAfterBreak="0">
    <w:nsid w:val="51932EC3"/>
    <w:multiLevelType w:val="hybridMultilevel"/>
    <w:tmpl w:val="57EC8954"/>
    <w:lvl w:ilvl="0" w:tplc="8B12C4C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56" w15:restartNumberingAfterBreak="0">
    <w:nsid w:val="51B711C6"/>
    <w:multiLevelType w:val="hybridMultilevel"/>
    <w:tmpl w:val="02721FB0"/>
    <w:lvl w:ilvl="0" w:tplc="F332583E">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57" w15:restartNumberingAfterBreak="0">
    <w:nsid w:val="51C4158F"/>
    <w:multiLevelType w:val="hybridMultilevel"/>
    <w:tmpl w:val="98CE8F6A"/>
    <w:lvl w:ilvl="0" w:tplc="0FF47C5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58" w15:restartNumberingAfterBreak="0">
    <w:nsid w:val="530528B2"/>
    <w:multiLevelType w:val="hybridMultilevel"/>
    <w:tmpl w:val="DBA25D00"/>
    <w:lvl w:ilvl="0" w:tplc="87DA213A">
      <w:start w:val="1"/>
      <w:numFmt w:val="lowerLetter"/>
      <w:lvlText w:val="%1)"/>
      <w:lvlJc w:val="left"/>
      <w:pPr>
        <w:tabs>
          <w:tab w:val="num" w:pos="417"/>
        </w:tabs>
        <w:ind w:left="417"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59" w15:restartNumberingAfterBreak="0">
    <w:nsid w:val="53AD602B"/>
    <w:multiLevelType w:val="hybridMultilevel"/>
    <w:tmpl w:val="D80C0378"/>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60" w15:restartNumberingAfterBreak="0">
    <w:nsid w:val="53C0463D"/>
    <w:multiLevelType w:val="hybridMultilevel"/>
    <w:tmpl w:val="AA1A2C2E"/>
    <w:lvl w:ilvl="0" w:tplc="2D22DE8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298"/>
        </w:tabs>
        <w:ind w:left="1298" w:hanging="360"/>
      </w:pPr>
    </w:lvl>
    <w:lvl w:ilvl="2" w:tplc="0813001B" w:tentative="1">
      <w:start w:val="1"/>
      <w:numFmt w:val="lowerRoman"/>
      <w:lvlText w:val="%3."/>
      <w:lvlJc w:val="right"/>
      <w:pPr>
        <w:tabs>
          <w:tab w:val="num" w:pos="2018"/>
        </w:tabs>
        <w:ind w:left="2018" w:hanging="180"/>
      </w:pPr>
    </w:lvl>
    <w:lvl w:ilvl="3" w:tplc="0813000F" w:tentative="1">
      <w:start w:val="1"/>
      <w:numFmt w:val="decimal"/>
      <w:lvlText w:val="%4."/>
      <w:lvlJc w:val="left"/>
      <w:pPr>
        <w:tabs>
          <w:tab w:val="num" w:pos="2738"/>
        </w:tabs>
        <w:ind w:left="2738" w:hanging="360"/>
      </w:pPr>
    </w:lvl>
    <w:lvl w:ilvl="4" w:tplc="08130019" w:tentative="1">
      <w:start w:val="1"/>
      <w:numFmt w:val="lowerLetter"/>
      <w:lvlText w:val="%5."/>
      <w:lvlJc w:val="left"/>
      <w:pPr>
        <w:tabs>
          <w:tab w:val="num" w:pos="3458"/>
        </w:tabs>
        <w:ind w:left="3458" w:hanging="360"/>
      </w:pPr>
    </w:lvl>
    <w:lvl w:ilvl="5" w:tplc="0813001B" w:tentative="1">
      <w:start w:val="1"/>
      <w:numFmt w:val="lowerRoman"/>
      <w:lvlText w:val="%6."/>
      <w:lvlJc w:val="right"/>
      <w:pPr>
        <w:tabs>
          <w:tab w:val="num" w:pos="4178"/>
        </w:tabs>
        <w:ind w:left="4178" w:hanging="180"/>
      </w:pPr>
    </w:lvl>
    <w:lvl w:ilvl="6" w:tplc="0813000F" w:tentative="1">
      <w:start w:val="1"/>
      <w:numFmt w:val="decimal"/>
      <w:lvlText w:val="%7."/>
      <w:lvlJc w:val="left"/>
      <w:pPr>
        <w:tabs>
          <w:tab w:val="num" w:pos="4898"/>
        </w:tabs>
        <w:ind w:left="4898" w:hanging="360"/>
      </w:pPr>
    </w:lvl>
    <w:lvl w:ilvl="7" w:tplc="08130019" w:tentative="1">
      <w:start w:val="1"/>
      <w:numFmt w:val="lowerLetter"/>
      <w:lvlText w:val="%8."/>
      <w:lvlJc w:val="left"/>
      <w:pPr>
        <w:tabs>
          <w:tab w:val="num" w:pos="5618"/>
        </w:tabs>
        <w:ind w:left="5618" w:hanging="360"/>
      </w:pPr>
    </w:lvl>
    <w:lvl w:ilvl="8" w:tplc="0813001B" w:tentative="1">
      <w:start w:val="1"/>
      <w:numFmt w:val="lowerRoman"/>
      <w:lvlText w:val="%9."/>
      <w:lvlJc w:val="right"/>
      <w:pPr>
        <w:tabs>
          <w:tab w:val="num" w:pos="6338"/>
        </w:tabs>
        <w:ind w:left="6338" w:hanging="180"/>
      </w:pPr>
    </w:lvl>
  </w:abstractNum>
  <w:abstractNum w:abstractNumId="161" w15:restartNumberingAfterBreak="0">
    <w:nsid w:val="53FF1F9E"/>
    <w:multiLevelType w:val="hybridMultilevel"/>
    <w:tmpl w:val="200CF28E"/>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62" w15:restartNumberingAfterBreak="0">
    <w:nsid w:val="54AA57F3"/>
    <w:multiLevelType w:val="hybridMultilevel"/>
    <w:tmpl w:val="1A0A74FE"/>
    <w:lvl w:ilvl="0" w:tplc="F67C8C4E">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63" w15:restartNumberingAfterBreak="0">
    <w:nsid w:val="54C67E82"/>
    <w:multiLevelType w:val="hybridMultilevel"/>
    <w:tmpl w:val="B1B86E94"/>
    <w:lvl w:ilvl="0" w:tplc="C47C3FD4">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64" w15:restartNumberingAfterBreak="0">
    <w:nsid w:val="54E81C94"/>
    <w:multiLevelType w:val="hybridMultilevel"/>
    <w:tmpl w:val="1EE8297E"/>
    <w:lvl w:ilvl="0" w:tplc="8B12C4C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65" w15:restartNumberingAfterBreak="0">
    <w:nsid w:val="54E821A4"/>
    <w:multiLevelType w:val="hybridMultilevel"/>
    <w:tmpl w:val="16263452"/>
    <w:lvl w:ilvl="0" w:tplc="0AA247D8">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66" w15:restartNumberingAfterBreak="0">
    <w:nsid w:val="552E1CF6"/>
    <w:multiLevelType w:val="hybridMultilevel"/>
    <w:tmpl w:val="B548FA2E"/>
    <w:lvl w:ilvl="0" w:tplc="F332583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67" w15:restartNumberingAfterBreak="0">
    <w:nsid w:val="557D6B86"/>
    <w:multiLevelType w:val="hybridMultilevel"/>
    <w:tmpl w:val="AD4CC874"/>
    <w:lvl w:ilvl="0" w:tplc="8B12C4C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68" w15:restartNumberingAfterBreak="0">
    <w:nsid w:val="55F1503D"/>
    <w:multiLevelType w:val="hybridMultilevel"/>
    <w:tmpl w:val="8E725326"/>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69" w15:restartNumberingAfterBreak="0">
    <w:nsid w:val="56182259"/>
    <w:multiLevelType w:val="hybridMultilevel"/>
    <w:tmpl w:val="932A1EAC"/>
    <w:lvl w:ilvl="0" w:tplc="87DA213A">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70" w15:restartNumberingAfterBreak="0">
    <w:nsid w:val="573603B9"/>
    <w:multiLevelType w:val="hybridMultilevel"/>
    <w:tmpl w:val="2C32FB26"/>
    <w:lvl w:ilvl="0" w:tplc="D038974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71" w15:restartNumberingAfterBreak="0">
    <w:nsid w:val="58562F97"/>
    <w:multiLevelType w:val="hybridMultilevel"/>
    <w:tmpl w:val="D9C284B4"/>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72" w15:restartNumberingAfterBreak="0">
    <w:nsid w:val="58975E97"/>
    <w:multiLevelType w:val="hybridMultilevel"/>
    <w:tmpl w:val="523AF872"/>
    <w:lvl w:ilvl="0" w:tplc="8B12C4C6">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73" w15:restartNumberingAfterBreak="0">
    <w:nsid w:val="591A7B48"/>
    <w:multiLevelType w:val="hybridMultilevel"/>
    <w:tmpl w:val="9C40CC26"/>
    <w:lvl w:ilvl="0" w:tplc="F13EA0DC">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74" w15:restartNumberingAfterBreak="0">
    <w:nsid w:val="59EF5D6F"/>
    <w:multiLevelType w:val="hybridMultilevel"/>
    <w:tmpl w:val="509E3ED0"/>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75" w15:restartNumberingAfterBreak="0">
    <w:nsid w:val="5A1760C1"/>
    <w:multiLevelType w:val="hybridMultilevel"/>
    <w:tmpl w:val="3E9EADC2"/>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76" w15:restartNumberingAfterBreak="0">
    <w:nsid w:val="5A6F21DF"/>
    <w:multiLevelType w:val="hybridMultilevel"/>
    <w:tmpl w:val="8EDE7638"/>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77" w15:restartNumberingAfterBreak="0">
    <w:nsid w:val="5B785F21"/>
    <w:multiLevelType w:val="hybridMultilevel"/>
    <w:tmpl w:val="2ECCD06E"/>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78" w15:restartNumberingAfterBreak="0">
    <w:nsid w:val="5B935EC3"/>
    <w:multiLevelType w:val="hybridMultilevel"/>
    <w:tmpl w:val="6ED8CF98"/>
    <w:lvl w:ilvl="0" w:tplc="0FF47C5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79" w15:restartNumberingAfterBreak="0">
    <w:nsid w:val="5B9957EE"/>
    <w:multiLevelType w:val="hybridMultilevel"/>
    <w:tmpl w:val="349473E8"/>
    <w:lvl w:ilvl="0" w:tplc="D6C00CA8">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80" w15:restartNumberingAfterBreak="0">
    <w:nsid w:val="5C382584"/>
    <w:multiLevelType w:val="hybridMultilevel"/>
    <w:tmpl w:val="DBB8B716"/>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81" w15:restartNumberingAfterBreak="0">
    <w:nsid w:val="5C3C275F"/>
    <w:multiLevelType w:val="hybridMultilevel"/>
    <w:tmpl w:val="0A860344"/>
    <w:lvl w:ilvl="0" w:tplc="D6C00CA8">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82" w15:restartNumberingAfterBreak="0">
    <w:nsid w:val="5C4E71DF"/>
    <w:multiLevelType w:val="hybridMultilevel"/>
    <w:tmpl w:val="2CDAEF9E"/>
    <w:lvl w:ilvl="0" w:tplc="8B12C4C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83" w15:restartNumberingAfterBreak="0">
    <w:nsid w:val="5C9E537E"/>
    <w:multiLevelType w:val="hybridMultilevel"/>
    <w:tmpl w:val="C94E2940"/>
    <w:lvl w:ilvl="0" w:tplc="F332583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84" w15:restartNumberingAfterBreak="0">
    <w:nsid w:val="5D7A6848"/>
    <w:multiLevelType w:val="hybridMultilevel"/>
    <w:tmpl w:val="0B3EC32E"/>
    <w:lvl w:ilvl="0" w:tplc="87DA213A">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85" w15:restartNumberingAfterBreak="0">
    <w:nsid w:val="5EBA4019"/>
    <w:multiLevelType w:val="hybridMultilevel"/>
    <w:tmpl w:val="E5327148"/>
    <w:lvl w:ilvl="0" w:tplc="D0389744">
      <w:start w:val="1"/>
      <w:numFmt w:val="lowerLetter"/>
      <w:lvlText w:val="%1)"/>
      <w:lvlJc w:val="left"/>
      <w:pPr>
        <w:tabs>
          <w:tab w:val="num" w:pos="720"/>
        </w:tabs>
        <w:ind w:left="72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86" w15:restartNumberingAfterBreak="0">
    <w:nsid w:val="5EDD0541"/>
    <w:multiLevelType w:val="hybridMultilevel"/>
    <w:tmpl w:val="4F4C7424"/>
    <w:lvl w:ilvl="0" w:tplc="8B12C4C6">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rPr>
        <w:rFonts w:hint="default"/>
        <w:b w:val="0"/>
        <w:i/>
      </w:r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87" w15:restartNumberingAfterBreak="0">
    <w:nsid w:val="612C105C"/>
    <w:multiLevelType w:val="hybridMultilevel"/>
    <w:tmpl w:val="87508668"/>
    <w:lvl w:ilvl="0" w:tplc="2C2278E0">
      <w:start w:val="1"/>
      <w:numFmt w:val="lowerLetter"/>
      <w:lvlText w:val="%1)"/>
      <w:lvlJc w:val="left"/>
      <w:pPr>
        <w:tabs>
          <w:tab w:val="num" w:pos="360"/>
        </w:tabs>
        <w:ind w:left="360" w:hanging="360"/>
      </w:pPr>
      <w:rPr>
        <w:rFonts w:hint="default"/>
        <w:b w:val="0"/>
        <w:i/>
      </w:rPr>
    </w:lvl>
    <w:lvl w:ilvl="1" w:tplc="51BE776C"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88" w15:restartNumberingAfterBreak="0">
    <w:nsid w:val="615F3F5C"/>
    <w:multiLevelType w:val="hybridMultilevel"/>
    <w:tmpl w:val="BCFEDF38"/>
    <w:lvl w:ilvl="0" w:tplc="8B12C4C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89" w15:restartNumberingAfterBreak="0">
    <w:nsid w:val="61FC5CB8"/>
    <w:multiLevelType w:val="hybridMultilevel"/>
    <w:tmpl w:val="B2F861A6"/>
    <w:lvl w:ilvl="0" w:tplc="F332583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90" w15:restartNumberingAfterBreak="0">
    <w:nsid w:val="62051DD4"/>
    <w:multiLevelType w:val="hybridMultilevel"/>
    <w:tmpl w:val="442CC290"/>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91" w15:restartNumberingAfterBreak="0">
    <w:nsid w:val="62577718"/>
    <w:multiLevelType w:val="hybridMultilevel"/>
    <w:tmpl w:val="F2006F74"/>
    <w:lvl w:ilvl="0" w:tplc="0FF47C5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92" w15:restartNumberingAfterBreak="0">
    <w:nsid w:val="626D2E31"/>
    <w:multiLevelType w:val="hybridMultilevel"/>
    <w:tmpl w:val="095A263E"/>
    <w:lvl w:ilvl="0" w:tplc="8B12C4C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93" w15:restartNumberingAfterBreak="0">
    <w:nsid w:val="6293632A"/>
    <w:multiLevelType w:val="hybridMultilevel"/>
    <w:tmpl w:val="886C3D26"/>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94" w15:restartNumberingAfterBreak="0">
    <w:nsid w:val="66CA228B"/>
    <w:multiLevelType w:val="hybridMultilevel"/>
    <w:tmpl w:val="483A65D2"/>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95" w15:restartNumberingAfterBreak="0">
    <w:nsid w:val="673A7807"/>
    <w:multiLevelType w:val="hybridMultilevel"/>
    <w:tmpl w:val="ABB4A2A6"/>
    <w:lvl w:ilvl="0" w:tplc="87DA213A">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96" w15:restartNumberingAfterBreak="0">
    <w:nsid w:val="67986C7C"/>
    <w:multiLevelType w:val="hybridMultilevel"/>
    <w:tmpl w:val="188617C8"/>
    <w:lvl w:ilvl="0" w:tplc="D0389744">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197" w15:restartNumberingAfterBreak="0">
    <w:nsid w:val="67FD1A55"/>
    <w:multiLevelType w:val="hybridMultilevel"/>
    <w:tmpl w:val="C6A8D70C"/>
    <w:lvl w:ilvl="0" w:tplc="F332583E">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98" w15:restartNumberingAfterBreak="0">
    <w:nsid w:val="68055A0F"/>
    <w:multiLevelType w:val="hybridMultilevel"/>
    <w:tmpl w:val="6FDA8400"/>
    <w:lvl w:ilvl="0" w:tplc="5E72C710">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199" w15:restartNumberingAfterBreak="0">
    <w:nsid w:val="682B0A22"/>
    <w:multiLevelType w:val="hybridMultilevel"/>
    <w:tmpl w:val="7624C6D4"/>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00" w15:restartNumberingAfterBreak="0">
    <w:nsid w:val="68EB5193"/>
    <w:multiLevelType w:val="hybridMultilevel"/>
    <w:tmpl w:val="A88EC00A"/>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01" w15:restartNumberingAfterBreak="0">
    <w:nsid w:val="68F2520F"/>
    <w:multiLevelType w:val="hybridMultilevel"/>
    <w:tmpl w:val="FA24F732"/>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02" w15:restartNumberingAfterBreak="0">
    <w:nsid w:val="691B6FAE"/>
    <w:multiLevelType w:val="hybridMultilevel"/>
    <w:tmpl w:val="8D045F92"/>
    <w:lvl w:ilvl="0" w:tplc="8B12C4C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03" w15:restartNumberingAfterBreak="0">
    <w:nsid w:val="698E32F3"/>
    <w:multiLevelType w:val="hybridMultilevel"/>
    <w:tmpl w:val="628AAF2E"/>
    <w:lvl w:ilvl="0" w:tplc="51BE776C">
      <w:start w:val="1"/>
      <w:numFmt w:val="lowerLetter"/>
      <w:lvlText w:val="%1)"/>
      <w:lvlJc w:val="left"/>
      <w:pPr>
        <w:tabs>
          <w:tab w:val="num" w:pos="417"/>
        </w:tabs>
        <w:ind w:left="417" w:hanging="360"/>
      </w:pPr>
      <w:rPr>
        <w:rFonts w:hint="default"/>
        <w:b w:val="0"/>
        <w:i/>
      </w:rPr>
    </w:lvl>
    <w:lvl w:ilvl="1" w:tplc="08130019">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04" w15:restartNumberingAfterBreak="0">
    <w:nsid w:val="6A685570"/>
    <w:multiLevelType w:val="hybridMultilevel"/>
    <w:tmpl w:val="C13222AC"/>
    <w:lvl w:ilvl="0" w:tplc="D0389744">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05" w15:restartNumberingAfterBreak="0">
    <w:nsid w:val="6D5D602D"/>
    <w:multiLevelType w:val="hybridMultilevel"/>
    <w:tmpl w:val="A614F3AE"/>
    <w:lvl w:ilvl="0" w:tplc="51BE776C">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06" w15:restartNumberingAfterBreak="0">
    <w:nsid w:val="6DFB073D"/>
    <w:multiLevelType w:val="hybridMultilevel"/>
    <w:tmpl w:val="6D8E7ECC"/>
    <w:lvl w:ilvl="0" w:tplc="8B12C4C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07" w15:restartNumberingAfterBreak="0">
    <w:nsid w:val="6E3E17D8"/>
    <w:multiLevelType w:val="hybridMultilevel"/>
    <w:tmpl w:val="E2AC8E46"/>
    <w:lvl w:ilvl="0" w:tplc="03063CC4">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08" w15:restartNumberingAfterBreak="0">
    <w:nsid w:val="6E574FBA"/>
    <w:multiLevelType w:val="hybridMultilevel"/>
    <w:tmpl w:val="99A034DE"/>
    <w:lvl w:ilvl="0" w:tplc="9820970E">
      <w:start w:val="1"/>
      <w:numFmt w:val="lowerLetter"/>
      <w:lvlText w:val="%1)"/>
      <w:lvlJc w:val="left"/>
      <w:pPr>
        <w:tabs>
          <w:tab w:val="num" w:pos="360"/>
        </w:tabs>
        <w:ind w:left="360" w:hanging="360"/>
      </w:pPr>
      <w:rPr>
        <w:rFonts w:hint="default"/>
        <w:b w:val="0"/>
        <w:i/>
        <w:lang w:val="en-GB"/>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09" w15:restartNumberingAfterBreak="0">
    <w:nsid w:val="6E9E65EE"/>
    <w:multiLevelType w:val="hybridMultilevel"/>
    <w:tmpl w:val="864A5786"/>
    <w:lvl w:ilvl="0" w:tplc="84763566">
      <w:start w:val="1"/>
      <w:numFmt w:val="lowerLetter"/>
      <w:lvlText w:val="%1)"/>
      <w:lvlJc w:val="left"/>
      <w:pPr>
        <w:tabs>
          <w:tab w:val="num" w:pos="360"/>
        </w:tabs>
        <w:ind w:left="360" w:hanging="360"/>
      </w:pPr>
      <w:rPr>
        <w:rFonts w:hint="default"/>
        <w:i/>
      </w:rPr>
    </w:lvl>
    <w:lvl w:ilvl="1" w:tplc="08130019">
      <w:start w:val="2"/>
      <w:numFmt w:val="lowerLetter"/>
      <w:lvlText w:val="%2)"/>
      <w:lvlJc w:val="left"/>
      <w:pPr>
        <w:tabs>
          <w:tab w:val="num" w:pos="1440"/>
        </w:tabs>
        <w:ind w:left="1440" w:hanging="360"/>
      </w:pPr>
      <w:rPr>
        <w:rFonts w:hint="default"/>
        <w:i/>
      </w:r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10" w15:restartNumberingAfterBreak="0">
    <w:nsid w:val="6F37681A"/>
    <w:multiLevelType w:val="hybridMultilevel"/>
    <w:tmpl w:val="D3947514"/>
    <w:lvl w:ilvl="0" w:tplc="84763566">
      <w:start w:val="1"/>
      <w:numFmt w:val="lowerLetter"/>
      <w:lvlText w:val="%1)"/>
      <w:lvlJc w:val="left"/>
      <w:pPr>
        <w:tabs>
          <w:tab w:val="num" w:pos="360"/>
        </w:tabs>
        <w:ind w:left="360" w:hanging="360"/>
      </w:pPr>
      <w:rPr>
        <w:rFonts w:hint="default"/>
        <w:i/>
      </w:rPr>
    </w:lvl>
    <w:lvl w:ilvl="1" w:tplc="8A1CE352">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11" w15:restartNumberingAfterBreak="0">
    <w:nsid w:val="6F8B6EFF"/>
    <w:multiLevelType w:val="hybridMultilevel"/>
    <w:tmpl w:val="B61E36C0"/>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12" w15:restartNumberingAfterBreak="0">
    <w:nsid w:val="70651D6A"/>
    <w:multiLevelType w:val="hybridMultilevel"/>
    <w:tmpl w:val="073A7766"/>
    <w:lvl w:ilvl="0" w:tplc="8B12C4C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13" w15:restartNumberingAfterBreak="0">
    <w:nsid w:val="71175E96"/>
    <w:multiLevelType w:val="hybridMultilevel"/>
    <w:tmpl w:val="FF32CECC"/>
    <w:lvl w:ilvl="0" w:tplc="D6C00CA8">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14" w15:restartNumberingAfterBreak="0">
    <w:nsid w:val="71284EB1"/>
    <w:multiLevelType w:val="hybridMultilevel"/>
    <w:tmpl w:val="51105FA4"/>
    <w:lvl w:ilvl="0" w:tplc="F332583E">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15" w15:restartNumberingAfterBreak="0">
    <w:nsid w:val="712D14CC"/>
    <w:multiLevelType w:val="hybridMultilevel"/>
    <w:tmpl w:val="7C2C435A"/>
    <w:lvl w:ilvl="0" w:tplc="0FF47C5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16" w15:restartNumberingAfterBreak="0">
    <w:nsid w:val="71564106"/>
    <w:multiLevelType w:val="hybridMultilevel"/>
    <w:tmpl w:val="E89A1BAC"/>
    <w:lvl w:ilvl="0" w:tplc="8B12C4C6">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298"/>
        </w:tabs>
        <w:ind w:left="1298" w:hanging="360"/>
      </w:pPr>
    </w:lvl>
    <w:lvl w:ilvl="2" w:tplc="0813001B" w:tentative="1">
      <w:start w:val="1"/>
      <w:numFmt w:val="lowerRoman"/>
      <w:lvlText w:val="%3."/>
      <w:lvlJc w:val="right"/>
      <w:pPr>
        <w:tabs>
          <w:tab w:val="num" w:pos="2018"/>
        </w:tabs>
        <w:ind w:left="2018" w:hanging="180"/>
      </w:pPr>
    </w:lvl>
    <w:lvl w:ilvl="3" w:tplc="0813000F" w:tentative="1">
      <w:start w:val="1"/>
      <w:numFmt w:val="decimal"/>
      <w:lvlText w:val="%4."/>
      <w:lvlJc w:val="left"/>
      <w:pPr>
        <w:tabs>
          <w:tab w:val="num" w:pos="2738"/>
        </w:tabs>
        <w:ind w:left="2738" w:hanging="360"/>
      </w:pPr>
    </w:lvl>
    <w:lvl w:ilvl="4" w:tplc="08130019" w:tentative="1">
      <w:start w:val="1"/>
      <w:numFmt w:val="lowerLetter"/>
      <w:lvlText w:val="%5."/>
      <w:lvlJc w:val="left"/>
      <w:pPr>
        <w:tabs>
          <w:tab w:val="num" w:pos="3458"/>
        </w:tabs>
        <w:ind w:left="3458" w:hanging="360"/>
      </w:pPr>
    </w:lvl>
    <w:lvl w:ilvl="5" w:tplc="0813001B" w:tentative="1">
      <w:start w:val="1"/>
      <w:numFmt w:val="lowerRoman"/>
      <w:lvlText w:val="%6."/>
      <w:lvlJc w:val="right"/>
      <w:pPr>
        <w:tabs>
          <w:tab w:val="num" w:pos="4178"/>
        </w:tabs>
        <w:ind w:left="4178" w:hanging="180"/>
      </w:pPr>
    </w:lvl>
    <w:lvl w:ilvl="6" w:tplc="0813000F" w:tentative="1">
      <w:start w:val="1"/>
      <w:numFmt w:val="decimal"/>
      <w:lvlText w:val="%7."/>
      <w:lvlJc w:val="left"/>
      <w:pPr>
        <w:tabs>
          <w:tab w:val="num" w:pos="4898"/>
        </w:tabs>
        <w:ind w:left="4898" w:hanging="360"/>
      </w:pPr>
    </w:lvl>
    <w:lvl w:ilvl="7" w:tplc="08130019" w:tentative="1">
      <w:start w:val="1"/>
      <w:numFmt w:val="lowerLetter"/>
      <w:lvlText w:val="%8."/>
      <w:lvlJc w:val="left"/>
      <w:pPr>
        <w:tabs>
          <w:tab w:val="num" w:pos="5618"/>
        </w:tabs>
        <w:ind w:left="5618" w:hanging="360"/>
      </w:pPr>
    </w:lvl>
    <w:lvl w:ilvl="8" w:tplc="0813001B" w:tentative="1">
      <w:start w:val="1"/>
      <w:numFmt w:val="lowerRoman"/>
      <w:lvlText w:val="%9."/>
      <w:lvlJc w:val="right"/>
      <w:pPr>
        <w:tabs>
          <w:tab w:val="num" w:pos="6338"/>
        </w:tabs>
        <w:ind w:left="6338" w:hanging="180"/>
      </w:pPr>
    </w:lvl>
  </w:abstractNum>
  <w:abstractNum w:abstractNumId="217" w15:restartNumberingAfterBreak="0">
    <w:nsid w:val="734D3053"/>
    <w:multiLevelType w:val="hybridMultilevel"/>
    <w:tmpl w:val="D4CE801A"/>
    <w:lvl w:ilvl="0" w:tplc="6458DA84">
      <w:start w:val="1"/>
      <w:numFmt w:val="lowerLetter"/>
      <w:lvlText w:val="%1)"/>
      <w:lvlJc w:val="left"/>
      <w:pPr>
        <w:tabs>
          <w:tab w:val="num" w:pos="360"/>
        </w:tabs>
        <w:ind w:left="360" w:hanging="360"/>
      </w:pPr>
      <w:rPr>
        <w:rFonts w:hint="default"/>
        <w:b w:val="0"/>
        <w:i/>
      </w:rPr>
    </w:lvl>
    <w:lvl w:ilvl="1" w:tplc="ECF86864" w:tentative="1">
      <w:start w:val="1"/>
      <w:numFmt w:val="lowerLetter"/>
      <w:lvlText w:val="%2."/>
      <w:lvlJc w:val="left"/>
      <w:pPr>
        <w:tabs>
          <w:tab w:val="num" w:pos="1440"/>
        </w:tabs>
        <w:ind w:left="1440" w:hanging="360"/>
      </w:pPr>
    </w:lvl>
    <w:lvl w:ilvl="2" w:tplc="7BBA075E"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18" w15:restartNumberingAfterBreak="0">
    <w:nsid w:val="73636E30"/>
    <w:multiLevelType w:val="hybridMultilevel"/>
    <w:tmpl w:val="0EF8BBB0"/>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19" w15:restartNumberingAfterBreak="0">
    <w:nsid w:val="74122976"/>
    <w:multiLevelType w:val="hybridMultilevel"/>
    <w:tmpl w:val="831A1B2C"/>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20" w15:restartNumberingAfterBreak="0">
    <w:nsid w:val="75D77E5E"/>
    <w:multiLevelType w:val="hybridMultilevel"/>
    <w:tmpl w:val="2E1C3494"/>
    <w:lvl w:ilvl="0" w:tplc="8B12C4C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21" w15:restartNumberingAfterBreak="0">
    <w:nsid w:val="76E21097"/>
    <w:multiLevelType w:val="hybridMultilevel"/>
    <w:tmpl w:val="2486824A"/>
    <w:lvl w:ilvl="0" w:tplc="87DA213A">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22" w15:restartNumberingAfterBreak="0">
    <w:nsid w:val="76E86301"/>
    <w:multiLevelType w:val="hybridMultilevel"/>
    <w:tmpl w:val="D1065BCC"/>
    <w:lvl w:ilvl="0" w:tplc="51BE776C">
      <w:start w:val="1"/>
      <w:numFmt w:val="lowerLetter"/>
      <w:lvlText w:val="%1)"/>
      <w:lvlJc w:val="left"/>
      <w:pPr>
        <w:tabs>
          <w:tab w:val="num" w:pos="360"/>
        </w:tabs>
        <w:ind w:left="360" w:hanging="360"/>
      </w:pPr>
      <w:rPr>
        <w:rFonts w:hint="default"/>
        <w:b w:val="0"/>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23" w15:restartNumberingAfterBreak="0">
    <w:nsid w:val="77F11EDB"/>
    <w:multiLevelType w:val="hybridMultilevel"/>
    <w:tmpl w:val="0D8C0E34"/>
    <w:lvl w:ilvl="0" w:tplc="0FF47C56">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24" w15:restartNumberingAfterBreak="0">
    <w:nsid w:val="78DC582D"/>
    <w:multiLevelType w:val="hybridMultilevel"/>
    <w:tmpl w:val="61BE2FBE"/>
    <w:lvl w:ilvl="0" w:tplc="3E9C77AE">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25" w15:restartNumberingAfterBreak="0">
    <w:nsid w:val="79B722A0"/>
    <w:multiLevelType w:val="hybridMultilevel"/>
    <w:tmpl w:val="22265974"/>
    <w:lvl w:ilvl="0" w:tplc="8B12C4C6">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26" w15:restartNumberingAfterBreak="0">
    <w:nsid w:val="7AE57616"/>
    <w:multiLevelType w:val="hybridMultilevel"/>
    <w:tmpl w:val="6276A072"/>
    <w:lvl w:ilvl="0" w:tplc="51BE776C">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27" w15:restartNumberingAfterBreak="0">
    <w:nsid w:val="7C383DFC"/>
    <w:multiLevelType w:val="hybridMultilevel"/>
    <w:tmpl w:val="0EE0078C"/>
    <w:lvl w:ilvl="0" w:tplc="87DA213A">
      <w:start w:val="1"/>
      <w:numFmt w:val="lowerLetter"/>
      <w:lvlText w:val="%1)"/>
      <w:lvlJc w:val="left"/>
      <w:pPr>
        <w:tabs>
          <w:tab w:val="num" w:pos="360"/>
        </w:tabs>
        <w:ind w:left="360" w:hanging="360"/>
      </w:pPr>
      <w:rPr>
        <w:rFonts w:hint="default"/>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28" w15:restartNumberingAfterBreak="0">
    <w:nsid w:val="7DA73AE1"/>
    <w:multiLevelType w:val="hybridMultilevel"/>
    <w:tmpl w:val="3D182B8C"/>
    <w:lvl w:ilvl="0" w:tplc="8B12C4C6">
      <w:start w:val="1"/>
      <w:numFmt w:val="lowerLetter"/>
      <w:lvlText w:val="%1)"/>
      <w:lvlJc w:val="left"/>
      <w:pPr>
        <w:tabs>
          <w:tab w:val="num" w:pos="360"/>
        </w:tabs>
        <w:ind w:left="360" w:hanging="360"/>
      </w:pPr>
      <w:rPr>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29" w15:restartNumberingAfterBreak="0">
    <w:nsid w:val="7E096EE7"/>
    <w:multiLevelType w:val="hybridMultilevel"/>
    <w:tmpl w:val="A0B4C806"/>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30" w15:restartNumberingAfterBreak="0">
    <w:nsid w:val="7E6710D2"/>
    <w:multiLevelType w:val="hybridMultilevel"/>
    <w:tmpl w:val="F192322C"/>
    <w:lvl w:ilvl="0" w:tplc="1BD6276A">
      <w:start w:val="1"/>
      <w:numFmt w:val="lowerLetter"/>
      <w:lvlText w:val="%1)"/>
      <w:lvlJc w:val="left"/>
      <w:pPr>
        <w:tabs>
          <w:tab w:val="num" w:pos="420"/>
        </w:tabs>
        <w:ind w:left="420" w:hanging="360"/>
      </w:pPr>
      <w:rPr>
        <w:rFonts w:hint="default"/>
        <w:i/>
      </w:rPr>
    </w:lvl>
    <w:lvl w:ilvl="1" w:tplc="08130019" w:tentative="1">
      <w:start w:val="1"/>
      <w:numFmt w:val="lowerLetter"/>
      <w:lvlText w:val="%2."/>
      <w:lvlJc w:val="left"/>
      <w:pPr>
        <w:tabs>
          <w:tab w:val="num" w:pos="1500"/>
        </w:tabs>
        <w:ind w:left="1500" w:hanging="360"/>
      </w:pPr>
    </w:lvl>
    <w:lvl w:ilvl="2" w:tplc="0813001B" w:tentative="1">
      <w:start w:val="1"/>
      <w:numFmt w:val="lowerRoman"/>
      <w:lvlText w:val="%3."/>
      <w:lvlJc w:val="right"/>
      <w:pPr>
        <w:tabs>
          <w:tab w:val="num" w:pos="2220"/>
        </w:tabs>
        <w:ind w:left="2220" w:hanging="180"/>
      </w:pPr>
    </w:lvl>
    <w:lvl w:ilvl="3" w:tplc="0813000F" w:tentative="1">
      <w:start w:val="1"/>
      <w:numFmt w:val="decimal"/>
      <w:lvlText w:val="%4."/>
      <w:lvlJc w:val="left"/>
      <w:pPr>
        <w:tabs>
          <w:tab w:val="num" w:pos="2940"/>
        </w:tabs>
        <w:ind w:left="2940" w:hanging="360"/>
      </w:pPr>
    </w:lvl>
    <w:lvl w:ilvl="4" w:tplc="08130019" w:tentative="1">
      <w:start w:val="1"/>
      <w:numFmt w:val="lowerLetter"/>
      <w:lvlText w:val="%5."/>
      <w:lvlJc w:val="left"/>
      <w:pPr>
        <w:tabs>
          <w:tab w:val="num" w:pos="3660"/>
        </w:tabs>
        <w:ind w:left="3660" w:hanging="360"/>
      </w:pPr>
    </w:lvl>
    <w:lvl w:ilvl="5" w:tplc="0813001B" w:tentative="1">
      <w:start w:val="1"/>
      <w:numFmt w:val="lowerRoman"/>
      <w:lvlText w:val="%6."/>
      <w:lvlJc w:val="right"/>
      <w:pPr>
        <w:tabs>
          <w:tab w:val="num" w:pos="4380"/>
        </w:tabs>
        <w:ind w:left="4380" w:hanging="180"/>
      </w:pPr>
    </w:lvl>
    <w:lvl w:ilvl="6" w:tplc="0813000F" w:tentative="1">
      <w:start w:val="1"/>
      <w:numFmt w:val="decimal"/>
      <w:lvlText w:val="%7."/>
      <w:lvlJc w:val="left"/>
      <w:pPr>
        <w:tabs>
          <w:tab w:val="num" w:pos="5100"/>
        </w:tabs>
        <w:ind w:left="5100" w:hanging="360"/>
      </w:pPr>
    </w:lvl>
    <w:lvl w:ilvl="7" w:tplc="08130019" w:tentative="1">
      <w:start w:val="1"/>
      <w:numFmt w:val="lowerLetter"/>
      <w:lvlText w:val="%8."/>
      <w:lvlJc w:val="left"/>
      <w:pPr>
        <w:tabs>
          <w:tab w:val="num" w:pos="5820"/>
        </w:tabs>
        <w:ind w:left="5820" w:hanging="360"/>
      </w:pPr>
    </w:lvl>
    <w:lvl w:ilvl="8" w:tplc="0813001B" w:tentative="1">
      <w:start w:val="1"/>
      <w:numFmt w:val="lowerRoman"/>
      <w:lvlText w:val="%9."/>
      <w:lvlJc w:val="right"/>
      <w:pPr>
        <w:tabs>
          <w:tab w:val="num" w:pos="6540"/>
        </w:tabs>
        <w:ind w:left="6540" w:hanging="180"/>
      </w:pPr>
    </w:lvl>
  </w:abstractNum>
  <w:abstractNum w:abstractNumId="231" w15:restartNumberingAfterBreak="0">
    <w:nsid w:val="7EE0272A"/>
    <w:multiLevelType w:val="hybridMultilevel"/>
    <w:tmpl w:val="E0BE6680"/>
    <w:lvl w:ilvl="0" w:tplc="87DA213A">
      <w:start w:val="1"/>
      <w:numFmt w:val="lowerLetter"/>
      <w:lvlText w:val="%1)"/>
      <w:lvlJc w:val="left"/>
      <w:pPr>
        <w:tabs>
          <w:tab w:val="num" w:pos="360"/>
        </w:tabs>
        <w:ind w:left="360" w:hanging="360"/>
      </w:pPr>
      <w:rPr>
        <w:rFonts w:hint="default"/>
        <w:b w:val="0"/>
        <w:i/>
      </w:rPr>
    </w:lvl>
    <w:lvl w:ilvl="1" w:tplc="08130019" w:tentative="1">
      <w:start w:val="1"/>
      <w:numFmt w:val="lowerLetter"/>
      <w:lvlText w:val="%2."/>
      <w:lvlJc w:val="left"/>
      <w:pPr>
        <w:tabs>
          <w:tab w:val="num" w:pos="1080"/>
        </w:tabs>
        <w:ind w:left="1080" w:hanging="360"/>
      </w:pPr>
    </w:lvl>
    <w:lvl w:ilvl="2" w:tplc="0813001B" w:tentative="1">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32" w15:restartNumberingAfterBreak="0">
    <w:nsid w:val="7F6763A4"/>
    <w:multiLevelType w:val="hybridMultilevel"/>
    <w:tmpl w:val="881C1E34"/>
    <w:lvl w:ilvl="0" w:tplc="51BE776C">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233" w15:restartNumberingAfterBreak="0">
    <w:nsid w:val="7FE07DB8"/>
    <w:multiLevelType w:val="hybridMultilevel"/>
    <w:tmpl w:val="A6FA3B28"/>
    <w:lvl w:ilvl="0" w:tplc="51BE776C">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080"/>
        </w:tabs>
        <w:ind w:left="1080" w:hanging="360"/>
      </w:pPr>
    </w:lvl>
    <w:lvl w:ilvl="2" w:tplc="0813001B">
      <w:start w:val="1"/>
      <w:numFmt w:val="lowerRoman"/>
      <w:lvlText w:val="%3."/>
      <w:lvlJc w:val="right"/>
      <w:pPr>
        <w:tabs>
          <w:tab w:val="num" w:pos="1800"/>
        </w:tabs>
        <w:ind w:left="1800" w:hanging="180"/>
      </w:pPr>
    </w:lvl>
    <w:lvl w:ilvl="3" w:tplc="0813000F" w:tentative="1">
      <w:start w:val="1"/>
      <w:numFmt w:val="decimal"/>
      <w:lvlText w:val="%4."/>
      <w:lvlJc w:val="left"/>
      <w:pPr>
        <w:tabs>
          <w:tab w:val="num" w:pos="2520"/>
        </w:tabs>
        <w:ind w:left="2520" w:hanging="360"/>
      </w:pPr>
    </w:lvl>
    <w:lvl w:ilvl="4" w:tplc="08130019" w:tentative="1">
      <w:start w:val="1"/>
      <w:numFmt w:val="lowerLetter"/>
      <w:lvlText w:val="%5."/>
      <w:lvlJc w:val="left"/>
      <w:pPr>
        <w:tabs>
          <w:tab w:val="num" w:pos="3240"/>
        </w:tabs>
        <w:ind w:left="3240" w:hanging="360"/>
      </w:pPr>
    </w:lvl>
    <w:lvl w:ilvl="5" w:tplc="0813001B" w:tentative="1">
      <w:start w:val="1"/>
      <w:numFmt w:val="lowerRoman"/>
      <w:lvlText w:val="%6."/>
      <w:lvlJc w:val="right"/>
      <w:pPr>
        <w:tabs>
          <w:tab w:val="num" w:pos="3960"/>
        </w:tabs>
        <w:ind w:left="3960" w:hanging="180"/>
      </w:pPr>
    </w:lvl>
    <w:lvl w:ilvl="6" w:tplc="0813000F" w:tentative="1">
      <w:start w:val="1"/>
      <w:numFmt w:val="decimal"/>
      <w:lvlText w:val="%7."/>
      <w:lvlJc w:val="left"/>
      <w:pPr>
        <w:tabs>
          <w:tab w:val="num" w:pos="4680"/>
        </w:tabs>
        <w:ind w:left="4680" w:hanging="360"/>
      </w:pPr>
    </w:lvl>
    <w:lvl w:ilvl="7" w:tplc="08130019" w:tentative="1">
      <w:start w:val="1"/>
      <w:numFmt w:val="lowerLetter"/>
      <w:lvlText w:val="%8."/>
      <w:lvlJc w:val="left"/>
      <w:pPr>
        <w:tabs>
          <w:tab w:val="num" w:pos="5400"/>
        </w:tabs>
        <w:ind w:left="5400" w:hanging="360"/>
      </w:pPr>
    </w:lvl>
    <w:lvl w:ilvl="8" w:tplc="0813001B" w:tentative="1">
      <w:start w:val="1"/>
      <w:numFmt w:val="lowerRoman"/>
      <w:lvlText w:val="%9."/>
      <w:lvlJc w:val="right"/>
      <w:pPr>
        <w:tabs>
          <w:tab w:val="num" w:pos="6120"/>
        </w:tabs>
        <w:ind w:left="6120" w:hanging="180"/>
      </w:pPr>
    </w:lvl>
  </w:abstractNum>
  <w:abstractNum w:abstractNumId="234" w15:restartNumberingAfterBreak="0">
    <w:nsid w:val="7FE53679"/>
    <w:multiLevelType w:val="hybridMultilevel"/>
    <w:tmpl w:val="172C3328"/>
    <w:lvl w:ilvl="0" w:tplc="D6C00CA8">
      <w:start w:val="1"/>
      <w:numFmt w:val="lowerLetter"/>
      <w:lvlText w:val="%1)"/>
      <w:lvlJc w:val="left"/>
      <w:pPr>
        <w:tabs>
          <w:tab w:val="num" w:pos="360"/>
        </w:tabs>
        <w:ind w:left="360" w:hanging="360"/>
      </w:pPr>
      <w:rPr>
        <w:rFonts w:hint="default"/>
        <w:i/>
      </w:rPr>
    </w:lvl>
    <w:lvl w:ilvl="1" w:tplc="08130019">
      <w:start w:val="1"/>
      <w:numFmt w:val="lowerLetter"/>
      <w:lvlText w:val="%2."/>
      <w:lvlJc w:val="left"/>
      <w:pPr>
        <w:tabs>
          <w:tab w:val="num" w:pos="1440"/>
        </w:tabs>
        <w:ind w:left="1440" w:hanging="360"/>
      </w:pPr>
    </w:lvl>
    <w:lvl w:ilvl="2" w:tplc="0813001B">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num w:numId="1">
    <w:abstractNumId w:val="163"/>
  </w:num>
  <w:num w:numId="2">
    <w:abstractNumId w:val="118"/>
  </w:num>
  <w:num w:numId="3">
    <w:abstractNumId w:val="19"/>
  </w:num>
  <w:num w:numId="4">
    <w:abstractNumId w:val="65"/>
  </w:num>
  <w:num w:numId="5">
    <w:abstractNumId w:val="76"/>
  </w:num>
  <w:num w:numId="6">
    <w:abstractNumId w:val="3"/>
  </w:num>
  <w:num w:numId="7">
    <w:abstractNumId w:val="78"/>
  </w:num>
  <w:num w:numId="8">
    <w:abstractNumId w:val="96"/>
  </w:num>
  <w:num w:numId="9">
    <w:abstractNumId w:val="56"/>
  </w:num>
  <w:num w:numId="10">
    <w:abstractNumId w:val="75"/>
  </w:num>
  <w:num w:numId="11">
    <w:abstractNumId w:val="149"/>
  </w:num>
  <w:num w:numId="12">
    <w:abstractNumId w:val="207"/>
  </w:num>
  <w:num w:numId="13">
    <w:abstractNumId w:val="49"/>
  </w:num>
  <w:num w:numId="14">
    <w:abstractNumId w:val="137"/>
  </w:num>
  <w:num w:numId="15">
    <w:abstractNumId w:val="106"/>
  </w:num>
  <w:num w:numId="16">
    <w:abstractNumId w:val="126"/>
  </w:num>
  <w:num w:numId="17">
    <w:abstractNumId w:val="38"/>
  </w:num>
  <w:num w:numId="18">
    <w:abstractNumId w:val="120"/>
  </w:num>
  <w:num w:numId="19">
    <w:abstractNumId w:val="5"/>
  </w:num>
  <w:num w:numId="20">
    <w:abstractNumId w:val="51"/>
  </w:num>
  <w:num w:numId="21">
    <w:abstractNumId w:val="1"/>
  </w:num>
  <w:num w:numId="22">
    <w:abstractNumId w:val="187"/>
  </w:num>
  <w:num w:numId="23">
    <w:abstractNumId w:val="174"/>
  </w:num>
  <w:num w:numId="24">
    <w:abstractNumId w:val="159"/>
  </w:num>
  <w:num w:numId="25">
    <w:abstractNumId w:val="133"/>
  </w:num>
  <w:num w:numId="26">
    <w:abstractNumId w:val="115"/>
  </w:num>
  <w:num w:numId="27">
    <w:abstractNumId w:val="199"/>
  </w:num>
  <w:num w:numId="28">
    <w:abstractNumId w:val="72"/>
  </w:num>
  <w:num w:numId="29">
    <w:abstractNumId w:val="68"/>
  </w:num>
  <w:num w:numId="30">
    <w:abstractNumId w:val="203"/>
  </w:num>
  <w:num w:numId="31">
    <w:abstractNumId w:val="166"/>
  </w:num>
  <w:num w:numId="32">
    <w:abstractNumId w:val="70"/>
  </w:num>
  <w:num w:numId="33">
    <w:abstractNumId w:val="39"/>
  </w:num>
  <w:num w:numId="34">
    <w:abstractNumId w:val="215"/>
  </w:num>
  <w:num w:numId="35">
    <w:abstractNumId w:val="226"/>
  </w:num>
  <w:num w:numId="36">
    <w:abstractNumId w:val="190"/>
  </w:num>
  <w:num w:numId="37">
    <w:abstractNumId w:val="138"/>
  </w:num>
  <w:num w:numId="38">
    <w:abstractNumId w:val="217"/>
  </w:num>
  <w:num w:numId="39">
    <w:abstractNumId w:val="179"/>
  </w:num>
  <w:num w:numId="40">
    <w:abstractNumId w:val="193"/>
  </w:num>
  <w:num w:numId="41">
    <w:abstractNumId w:val="167"/>
  </w:num>
  <w:num w:numId="42">
    <w:abstractNumId w:val="143"/>
  </w:num>
  <w:num w:numId="43">
    <w:abstractNumId w:val="0"/>
  </w:num>
  <w:num w:numId="44">
    <w:abstractNumId w:val="29"/>
  </w:num>
  <w:num w:numId="45">
    <w:abstractNumId w:val="168"/>
  </w:num>
  <w:num w:numId="46">
    <w:abstractNumId w:val="20"/>
  </w:num>
  <w:num w:numId="47">
    <w:abstractNumId w:val="98"/>
  </w:num>
  <w:num w:numId="48">
    <w:abstractNumId w:val="24"/>
  </w:num>
  <w:num w:numId="49">
    <w:abstractNumId w:val="13"/>
  </w:num>
  <w:num w:numId="50">
    <w:abstractNumId w:val="16"/>
  </w:num>
  <w:num w:numId="51">
    <w:abstractNumId w:val="110"/>
  </w:num>
  <w:num w:numId="52">
    <w:abstractNumId w:val="25"/>
  </w:num>
  <w:num w:numId="53">
    <w:abstractNumId w:val="148"/>
  </w:num>
  <w:num w:numId="54">
    <w:abstractNumId w:val="123"/>
  </w:num>
  <w:num w:numId="55">
    <w:abstractNumId w:val="194"/>
  </w:num>
  <w:num w:numId="56">
    <w:abstractNumId w:val="122"/>
  </w:num>
  <w:num w:numId="57">
    <w:abstractNumId w:val="50"/>
  </w:num>
  <w:num w:numId="5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1"/>
  </w:num>
  <w:num w:numId="68">
    <w:abstractNumId w:val="2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
  </w:num>
  <w:num w:numId="71">
    <w:abstractNumId w:val="2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7"/>
  </w:num>
  <w:num w:numId="75">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0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01"/>
  </w:num>
  <w:num w:numId="97">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8"/>
  </w:num>
  <w:num w:numId="1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04"/>
  </w:num>
  <w:num w:numId="128">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2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2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8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2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139"/>
  </w:num>
  <w:num w:numId="183">
    <w:abstractNumId w:val="200"/>
  </w:num>
  <w:num w:numId="184">
    <w:abstractNumId w:val="211"/>
  </w:num>
  <w:num w:numId="185">
    <w:abstractNumId w:val="83"/>
  </w:num>
  <w:num w:numId="186">
    <w:abstractNumId w:val="26"/>
  </w:num>
  <w:num w:numId="187">
    <w:abstractNumId w:val="34"/>
  </w:num>
  <w:num w:numId="188">
    <w:abstractNumId w:val="113"/>
  </w:num>
  <w:num w:numId="189">
    <w:abstractNumId w:val="231"/>
  </w:num>
  <w:num w:numId="190">
    <w:abstractNumId w:val="153"/>
  </w:num>
  <w:num w:numId="191">
    <w:abstractNumId w:val="134"/>
  </w:num>
  <w:num w:numId="192">
    <w:abstractNumId w:val="158"/>
  </w:num>
  <w:num w:numId="193">
    <w:abstractNumId w:val="63"/>
  </w:num>
  <w:num w:numId="194">
    <w:abstractNumId w:val="86"/>
  </w:num>
  <w:num w:numId="195">
    <w:abstractNumId w:val="42"/>
  </w:num>
  <w:num w:numId="196">
    <w:abstractNumId w:val="176"/>
  </w:num>
  <w:num w:numId="197">
    <w:abstractNumId w:val="201"/>
  </w:num>
  <w:num w:numId="198">
    <w:abstractNumId w:val="191"/>
  </w:num>
  <w:num w:numId="199">
    <w:abstractNumId w:val="79"/>
  </w:num>
  <w:num w:numId="200">
    <w:abstractNumId w:val="161"/>
  </w:num>
  <w:num w:numId="201">
    <w:abstractNumId w:val="229"/>
  </w:num>
  <w:num w:numId="202">
    <w:abstractNumId w:val="27"/>
  </w:num>
  <w:num w:numId="203">
    <w:abstractNumId w:val="85"/>
  </w:num>
  <w:num w:numId="204">
    <w:abstractNumId w:val="171"/>
  </w:num>
  <w:num w:numId="205">
    <w:abstractNumId w:val="128"/>
  </w:num>
  <w:num w:numId="206">
    <w:abstractNumId w:val="107"/>
  </w:num>
  <w:num w:numId="207">
    <w:abstractNumId w:val="62"/>
  </w:num>
  <w:num w:numId="208">
    <w:abstractNumId w:val="130"/>
  </w:num>
  <w:num w:numId="209">
    <w:abstractNumId w:val="88"/>
  </w:num>
  <w:num w:numId="210">
    <w:abstractNumId w:val="22"/>
  </w:num>
  <w:num w:numId="211">
    <w:abstractNumId w:val="46"/>
  </w:num>
  <w:num w:numId="212">
    <w:abstractNumId w:val="82"/>
  </w:num>
  <w:num w:numId="213">
    <w:abstractNumId w:val="30"/>
  </w:num>
  <w:num w:numId="214">
    <w:abstractNumId w:val="208"/>
  </w:num>
  <w:num w:numId="215">
    <w:abstractNumId w:val="64"/>
  </w:num>
  <w:num w:numId="216">
    <w:abstractNumId w:val="45"/>
  </w:num>
  <w:num w:numId="217">
    <w:abstractNumId w:val="111"/>
  </w:num>
  <w:num w:numId="218">
    <w:abstractNumId w:val="89"/>
  </w:num>
  <w:num w:numId="219">
    <w:abstractNumId w:val="119"/>
  </w:num>
  <w:num w:numId="220">
    <w:abstractNumId w:val="18"/>
  </w:num>
  <w:num w:numId="221">
    <w:abstractNumId w:val="44"/>
  </w:num>
  <w:num w:numId="222">
    <w:abstractNumId w:val="164"/>
  </w:num>
  <w:num w:numId="223">
    <w:abstractNumId w:val="206"/>
  </w:num>
  <w:num w:numId="224">
    <w:abstractNumId w:val="212"/>
  </w:num>
  <w:num w:numId="225">
    <w:abstractNumId w:val="33"/>
  </w:num>
  <w:num w:numId="226">
    <w:abstractNumId w:val="178"/>
  </w:num>
  <w:num w:numId="227">
    <w:abstractNumId w:val="185"/>
  </w:num>
  <w:num w:numId="228">
    <w:abstractNumId w:val="92"/>
  </w:num>
  <w:num w:numId="229">
    <w:abstractNumId w:val="94"/>
  </w:num>
  <w:num w:numId="230">
    <w:abstractNumId w:val="204"/>
  </w:num>
  <w:num w:numId="231">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170"/>
  </w:num>
  <w:num w:numId="233">
    <w:abstractNumId w:val="142"/>
  </w:num>
  <w:num w:numId="234">
    <w:abstractNumId w:val="67"/>
  </w:num>
  <w:num w:numId="235">
    <w:abstractNumId w:val="100"/>
  </w:num>
  <w:numIdMacAtCleanup w:val="2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gnace Vandecasteele">
    <w15:presenceInfo w15:providerId="None" w15:userId="Ignace Vandecaste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mirrorMargin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2BF"/>
    <w:rsid w:val="0000016B"/>
    <w:rsid w:val="000003AE"/>
    <w:rsid w:val="0000051B"/>
    <w:rsid w:val="000008E6"/>
    <w:rsid w:val="00000962"/>
    <w:rsid w:val="00000A64"/>
    <w:rsid w:val="00000BC5"/>
    <w:rsid w:val="00000D93"/>
    <w:rsid w:val="00001091"/>
    <w:rsid w:val="0000113A"/>
    <w:rsid w:val="00001227"/>
    <w:rsid w:val="00001255"/>
    <w:rsid w:val="00001543"/>
    <w:rsid w:val="00001623"/>
    <w:rsid w:val="000016AF"/>
    <w:rsid w:val="000019B7"/>
    <w:rsid w:val="00001A13"/>
    <w:rsid w:val="00001A4B"/>
    <w:rsid w:val="00001AF0"/>
    <w:rsid w:val="00001B03"/>
    <w:rsid w:val="00001B3B"/>
    <w:rsid w:val="00001B89"/>
    <w:rsid w:val="00001D18"/>
    <w:rsid w:val="00002249"/>
    <w:rsid w:val="000023D8"/>
    <w:rsid w:val="0000241B"/>
    <w:rsid w:val="00002575"/>
    <w:rsid w:val="000026C4"/>
    <w:rsid w:val="00002905"/>
    <w:rsid w:val="00002AE1"/>
    <w:rsid w:val="00002BE8"/>
    <w:rsid w:val="00002D71"/>
    <w:rsid w:val="00002F26"/>
    <w:rsid w:val="00002F51"/>
    <w:rsid w:val="00002FDB"/>
    <w:rsid w:val="00003668"/>
    <w:rsid w:val="00003672"/>
    <w:rsid w:val="000037AE"/>
    <w:rsid w:val="00003813"/>
    <w:rsid w:val="00003AFA"/>
    <w:rsid w:val="00003B41"/>
    <w:rsid w:val="00003F7D"/>
    <w:rsid w:val="00003F9E"/>
    <w:rsid w:val="00003FA4"/>
    <w:rsid w:val="0000473F"/>
    <w:rsid w:val="00004742"/>
    <w:rsid w:val="000049DE"/>
    <w:rsid w:val="00004A2F"/>
    <w:rsid w:val="00004A6F"/>
    <w:rsid w:val="00004BFB"/>
    <w:rsid w:val="00004C73"/>
    <w:rsid w:val="00004DB8"/>
    <w:rsid w:val="0000500E"/>
    <w:rsid w:val="0000503F"/>
    <w:rsid w:val="0000506E"/>
    <w:rsid w:val="000050F9"/>
    <w:rsid w:val="00005186"/>
    <w:rsid w:val="0000567B"/>
    <w:rsid w:val="000056B1"/>
    <w:rsid w:val="00005777"/>
    <w:rsid w:val="00005964"/>
    <w:rsid w:val="00005A50"/>
    <w:rsid w:val="00005B2D"/>
    <w:rsid w:val="00005B63"/>
    <w:rsid w:val="00005EEE"/>
    <w:rsid w:val="00005FFD"/>
    <w:rsid w:val="00006082"/>
    <w:rsid w:val="0000642E"/>
    <w:rsid w:val="0000658C"/>
    <w:rsid w:val="00006709"/>
    <w:rsid w:val="000067B6"/>
    <w:rsid w:val="00006928"/>
    <w:rsid w:val="00006CDE"/>
    <w:rsid w:val="00006D54"/>
    <w:rsid w:val="00006D88"/>
    <w:rsid w:val="00006E7B"/>
    <w:rsid w:val="00006FCE"/>
    <w:rsid w:val="0000715E"/>
    <w:rsid w:val="0000727B"/>
    <w:rsid w:val="00007363"/>
    <w:rsid w:val="000073B5"/>
    <w:rsid w:val="0000751C"/>
    <w:rsid w:val="00007560"/>
    <w:rsid w:val="00007644"/>
    <w:rsid w:val="00007805"/>
    <w:rsid w:val="000078CA"/>
    <w:rsid w:val="000079E6"/>
    <w:rsid w:val="00007B42"/>
    <w:rsid w:val="00007BB9"/>
    <w:rsid w:val="00007C6A"/>
    <w:rsid w:val="00007CBE"/>
    <w:rsid w:val="00007D20"/>
    <w:rsid w:val="00007D5C"/>
    <w:rsid w:val="00007E74"/>
    <w:rsid w:val="00010149"/>
    <w:rsid w:val="000102E1"/>
    <w:rsid w:val="000104C2"/>
    <w:rsid w:val="0001080D"/>
    <w:rsid w:val="00010819"/>
    <w:rsid w:val="000108A9"/>
    <w:rsid w:val="00010979"/>
    <w:rsid w:val="00010A33"/>
    <w:rsid w:val="00010D55"/>
    <w:rsid w:val="00010FA1"/>
    <w:rsid w:val="00010FC1"/>
    <w:rsid w:val="000115E7"/>
    <w:rsid w:val="00011C62"/>
    <w:rsid w:val="0001209E"/>
    <w:rsid w:val="00012256"/>
    <w:rsid w:val="00012325"/>
    <w:rsid w:val="00012523"/>
    <w:rsid w:val="00012672"/>
    <w:rsid w:val="000128DD"/>
    <w:rsid w:val="00012B8A"/>
    <w:rsid w:val="00012B97"/>
    <w:rsid w:val="00012C47"/>
    <w:rsid w:val="00012D20"/>
    <w:rsid w:val="00012DAF"/>
    <w:rsid w:val="000130AF"/>
    <w:rsid w:val="00013132"/>
    <w:rsid w:val="0001314F"/>
    <w:rsid w:val="000131CF"/>
    <w:rsid w:val="0001325A"/>
    <w:rsid w:val="00013275"/>
    <w:rsid w:val="000134FF"/>
    <w:rsid w:val="000136A3"/>
    <w:rsid w:val="00013D2D"/>
    <w:rsid w:val="00013F22"/>
    <w:rsid w:val="00014429"/>
    <w:rsid w:val="000144FA"/>
    <w:rsid w:val="000145F7"/>
    <w:rsid w:val="0001492F"/>
    <w:rsid w:val="00014A02"/>
    <w:rsid w:val="00014BBA"/>
    <w:rsid w:val="00014D9D"/>
    <w:rsid w:val="00014DC6"/>
    <w:rsid w:val="00015034"/>
    <w:rsid w:val="00015471"/>
    <w:rsid w:val="00015472"/>
    <w:rsid w:val="0001560D"/>
    <w:rsid w:val="0001584A"/>
    <w:rsid w:val="00015F08"/>
    <w:rsid w:val="00015F41"/>
    <w:rsid w:val="00016019"/>
    <w:rsid w:val="000160BB"/>
    <w:rsid w:val="0001631C"/>
    <w:rsid w:val="00016482"/>
    <w:rsid w:val="0001654D"/>
    <w:rsid w:val="00016720"/>
    <w:rsid w:val="000168EA"/>
    <w:rsid w:val="000169F3"/>
    <w:rsid w:val="00016AD0"/>
    <w:rsid w:val="00016D3B"/>
    <w:rsid w:val="00016E97"/>
    <w:rsid w:val="00017078"/>
    <w:rsid w:val="00017159"/>
    <w:rsid w:val="00017246"/>
    <w:rsid w:val="00017291"/>
    <w:rsid w:val="00017662"/>
    <w:rsid w:val="000177C2"/>
    <w:rsid w:val="00017959"/>
    <w:rsid w:val="00017C73"/>
    <w:rsid w:val="00017D30"/>
    <w:rsid w:val="00017D32"/>
    <w:rsid w:val="00017D34"/>
    <w:rsid w:val="00017D7A"/>
    <w:rsid w:val="00017FFE"/>
    <w:rsid w:val="00020062"/>
    <w:rsid w:val="0002021F"/>
    <w:rsid w:val="00020291"/>
    <w:rsid w:val="00020305"/>
    <w:rsid w:val="0002030D"/>
    <w:rsid w:val="00020522"/>
    <w:rsid w:val="000205E8"/>
    <w:rsid w:val="00020686"/>
    <w:rsid w:val="00020A0F"/>
    <w:rsid w:val="00020EB8"/>
    <w:rsid w:val="000211E4"/>
    <w:rsid w:val="0002143A"/>
    <w:rsid w:val="00021475"/>
    <w:rsid w:val="00021640"/>
    <w:rsid w:val="00021719"/>
    <w:rsid w:val="00021AC5"/>
    <w:rsid w:val="00021E21"/>
    <w:rsid w:val="000222B3"/>
    <w:rsid w:val="00022317"/>
    <w:rsid w:val="00022340"/>
    <w:rsid w:val="00022465"/>
    <w:rsid w:val="00022600"/>
    <w:rsid w:val="00022758"/>
    <w:rsid w:val="000227E5"/>
    <w:rsid w:val="000229DC"/>
    <w:rsid w:val="00022DFE"/>
    <w:rsid w:val="00023010"/>
    <w:rsid w:val="00023091"/>
    <w:rsid w:val="0002322D"/>
    <w:rsid w:val="000232A3"/>
    <w:rsid w:val="000232B5"/>
    <w:rsid w:val="00023376"/>
    <w:rsid w:val="00023393"/>
    <w:rsid w:val="000233D5"/>
    <w:rsid w:val="0002382A"/>
    <w:rsid w:val="00023A80"/>
    <w:rsid w:val="00023D91"/>
    <w:rsid w:val="00023DB5"/>
    <w:rsid w:val="00023ED4"/>
    <w:rsid w:val="000241D0"/>
    <w:rsid w:val="00024301"/>
    <w:rsid w:val="000243F5"/>
    <w:rsid w:val="00024476"/>
    <w:rsid w:val="00024785"/>
    <w:rsid w:val="000248C0"/>
    <w:rsid w:val="00024BFB"/>
    <w:rsid w:val="00024F34"/>
    <w:rsid w:val="000250AF"/>
    <w:rsid w:val="00025362"/>
    <w:rsid w:val="00025379"/>
    <w:rsid w:val="000253BB"/>
    <w:rsid w:val="00025555"/>
    <w:rsid w:val="00025566"/>
    <w:rsid w:val="000255BD"/>
    <w:rsid w:val="00025751"/>
    <w:rsid w:val="00025A39"/>
    <w:rsid w:val="00025A72"/>
    <w:rsid w:val="00025AA6"/>
    <w:rsid w:val="00025E9C"/>
    <w:rsid w:val="0002631E"/>
    <w:rsid w:val="000263CE"/>
    <w:rsid w:val="0002678F"/>
    <w:rsid w:val="00026A2B"/>
    <w:rsid w:val="00026A98"/>
    <w:rsid w:val="00026ABD"/>
    <w:rsid w:val="00026AD2"/>
    <w:rsid w:val="00026BFC"/>
    <w:rsid w:val="00026C73"/>
    <w:rsid w:val="00026CA3"/>
    <w:rsid w:val="00026CAC"/>
    <w:rsid w:val="00026D3E"/>
    <w:rsid w:val="00026F56"/>
    <w:rsid w:val="00026FA0"/>
    <w:rsid w:val="00027068"/>
    <w:rsid w:val="000272E1"/>
    <w:rsid w:val="00027458"/>
    <w:rsid w:val="000278CF"/>
    <w:rsid w:val="00027A4D"/>
    <w:rsid w:val="00027D60"/>
    <w:rsid w:val="00027D7E"/>
    <w:rsid w:val="00027DDA"/>
    <w:rsid w:val="00027F8A"/>
    <w:rsid w:val="000300EE"/>
    <w:rsid w:val="000301D4"/>
    <w:rsid w:val="000307B5"/>
    <w:rsid w:val="00030B62"/>
    <w:rsid w:val="00030C56"/>
    <w:rsid w:val="00030DF6"/>
    <w:rsid w:val="00030EF3"/>
    <w:rsid w:val="00030F76"/>
    <w:rsid w:val="00031143"/>
    <w:rsid w:val="00031167"/>
    <w:rsid w:val="00031177"/>
    <w:rsid w:val="000311CD"/>
    <w:rsid w:val="00031793"/>
    <w:rsid w:val="00031A1C"/>
    <w:rsid w:val="00031A22"/>
    <w:rsid w:val="0003201B"/>
    <w:rsid w:val="0003223F"/>
    <w:rsid w:val="00032619"/>
    <w:rsid w:val="00032829"/>
    <w:rsid w:val="000328A4"/>
    <w:rsid w:val="00032985"/>
    <w:rsid w:val="00032BFD"/>
    <w:rsid w:val="00032E2B"/>
    <w:rsid w:val="00032FE9"/>
    <w:rsid w:val="0003334D"/>
    <w:rsid w:val="000334B8"/>
    <w:rsid w:val="000334E6"/>
    <w:rsid w:val="0003359C"/>
    <w:rsid w:val="0003388D"/>
    <w:rsid w:val="0003388E"/>
    <w:rsid w:val="00033955"/>
    <w:rsid w:val="00033B4B"/>
    <w:rsid w:val="00033F61"/>
    <w:rsid w:val="00034071"/>
    <w:rsid w:val="00034273"/>
    <w:rsid w:val="0003436F"/>
    <w:rsid w:val="00034512"/>
    <w:rsid w:val="000345C4"/>
    <w:rsid w:val="00034623"/>
    <w:rsid w:val="000346CD"/>
    <w:rsid w:val="00034BBF"/>
    <w:rsid w:val="00034CBE"/>
    <w:rsid w:val="00034F9D"/>
    <w:rsid w:val="00034FF2"/>
    <w:rsid w:val="000350A3"/>
    <w:rsid w:val="000350D8"/>
    <w:rsid w:val="00035131"/>
    <w:rsid w:val="000354BA"/>
    <w:rsid w:val="000355F6"/>
    <w:rsid w:val="00035665"/>
    <w:rsid w:val="00035803"/>
    <w:rsid w:val="000359C4"/>
    <w:rsid w:val="00035A78"/>
    <w:rsid w:val="00035B7F"/>
    <w:rsid w:val="00035D53"/>
    <w:rsid w:val="00036153"/>
    <w:rsid w:val="00036203"/>
    <w:rsid w:val="000362BB"/>
    <w:rsid w:val="0003638A"/>
    <w:rsid w:val="00036458"/>
    <w:rsid w:val="000365EB"/>
    <w:rsid w:val="00036638"/>
    <w:rsid w:val="000366EE"/>
    <w:rsid w:val="00036803"/>
    <w:rsid w:val="000368E8"/>
    <w:rsid w:val="00036AE0"/>
    <w:rsid w:val="00036DB3"/>
    <w:rsid w:val="00037067"/>
    <w:rsid w:val="00037120"/>
    <w:rsid w:val="0003727D"/>
    <w:rsid w:val="00037804"/>
    <w:rsid w:val="00037860"/>
    <w:rsid w:val="00037E02"/>
    <w:rsid w:val="00037E57"/>
    <w:rsid w:val="00037FDB"/>
    <w:rsid w:val="00040095"/>
    <w:rsid w:val="000402D6"/>
    <w:rsid w:val="00040591"/>
    <w:rsid w:val="000405A7"/>
    <w:rsid w:val="00040758"/>
    <w:rsid w:val="0004076E"/>
    <w:rsid w:val="0004078B"/>
    <w:rsid w:val="00040887"/>
    <w:rsid w:val="00040CE4"/>
    <w:rsid w:val="00040ECB"/>
    <w:rsid w:val="00041076"/>
    <w:rsid w:val="000410A5"/>
    <w:rsid w:val="00041144"/>
    <w:rsid w:val="00041250"/>
    <w:rsid w:val="0004125E"/>
    <w:rsid w:val="00041298"/>
    <w:rsid w:val="0004137A"/>
    <w:rsid w:val="000413CF"/>
    <w:rsid w:val="0004145A"/>
    <w:rsid w:val="000416DA"/>
    <w:rsid w:val="00041793"/>
    <w:rsid w:val="000419C8"/>
    <w:rsid w:val="00041B4C"/>
    <w:rsid w:val="00041CD4"/>
    <w:rsid w:val="00041EFA"/>
    <w:rsid w:val="00041F0B"/>
    <w:rsid w:val="00042048"/>
    <w:rsid w:val="00042152"/>
    <w:rsid w:val="00042266"/>
    <w:rsid w:val="000422B4"/>
    <w:rsid w:val="000422D6"/>
    <w:rsid w:val="0004244C"/>
    <w:rsid w:val="00042482"/>
    <w:rsid w:val="000424EE"/>
    <w:rsid w:val="00042940"/>
    <w:rsid w:val="00042999"/>
    <w:rsid w:val="00042B1B"/>
    <w:rsid w:val="00042B41"/>
    <w:rsid w:val="00042C70"/>
    <w:rsid w:val="00042C8B"/>
    <w:rsid w:val="00042CDF"/>
    <w:rsid w:val="00042E5E"/>
    <w:rsid w:val="00043302"/>
    <w:rsid w:val="0004337F"/>
    <w:rsid w:val="000438A8"/>
    <w:rsid w:val="00043998"/>
    <w:rsid w:val="000439D5"/>
    <w:rsid w:val="00043B17"/>
    <w:rsid w:val="00043B25"/>
    <w:rsid w:val="00043FA4"/>
    <w:rsid w:val="00043FB4"/>
    <w:rsid w:val="00044011"/>
    <w:rsid w:val="0004415E"/>
    <w:rsid w:val="000442DA"/>
    <w:rsid w:val="000446F7"/>
    <w:rsid w:val="000447B7"/>
    <w:rsid w:val="00044882"/>
    <w:rsid w:val="00044977"/>
    <w:rsid w:val="00044A28"/>
    <w:rsid w:val="00044CEC"/>
    <w:rsid w:val="00044DAC"/>
    <w:rsid w:val="00044DD5"/>
    <w:rsid w:val="00045004"/>
    <w:rsid w:val="00045169"/>
    <w:rsid w:val="00045298"/>
    <w:rsid w:val="000454F9"/>
    <w:rsid w:val="0004557E"/>
    <w:rsid w:val="000455A7"/>
    <w:rsid w:val="000457C4"/>
    <w:rsid w:val="000458F6"/>
    <w:rsid w:val="000459FF"/>
    <w:rsid w:val="00045BC5"/>
    <w:rsid w:val="00045FC6"/>
    <w:rsid w:val="00046208"/>
    <w:rsid w:val="00046275"/>
    <w:rsid w:val="000462A8"/>
    <w:rsid w:val="000462CB"/>
    <w:rsid w:val="00046388"/>
    <w:rsid w:val="000464C9"/>
    <w:rsid w:val="0004697C"/>
    <w:rsid w:val="00046A9C"/>
    <w:rsid w:val="00046ACC"/>
    <w:rsid w:val="00046C07"/>
    <w:rsid w:val="00046C91"/>
    <w:rsid w:val="00046DDF"/>
    <w:rsid w:val="00046E19"/>
    <w:rsid w:val="00046E51"/>
    <w:rsid w:val="00047971"/>
    <w:rsid w:val="000479E1"/>
    <w:rsid w:val="00047E3B"/>
    <w:rsid w:val="000502E4"/>
    <w:rsid w:val="00050505"/>
    <w:rsid w:val="00050642"/>
    <w:rsid w:val="00050877"/>
    <w:rsid w:val="00050B45"/>
    <w:rsid w:val="00050E74"/>
    <w:rsid w:val="00050FCE"/>
    <w:rsid w:val="0005137B"/>
    <w:rsid w:val="00051537"/>
    <w:rsid w:val="00051737"/>
    <w:rsid w:val="000519D9"/>
    <w:rsid w:val="00051B29"/>
    <w:rsid w:val="00051DAB"/>
    <w:rsid w:val="00051EFD"/>
    <w:rsid w:val="00051F8E"/>
    <w:rsid w:val="0005200B"/>
    <w:rsid w:val="000521BF"/>
    <w:rsid w:val="00052289"/>
    <w:rsid w:val="0005233E"/>
    <w:rsid w:val="00052394"/>
    <w:rsid w:val="00052466"/>
    <w:rsid w:val="00052E1D"/>
    <w:rsid w:val="00052FB2"/>
    <w:rsid w:val="0005328F"/>
    <w:rsid w:val="000534C2"/>
    <w:rsid w:val="00053536"/>
    <w:rsid w:val="0005364F"/>
    <w:rsid w:val="000536B7"/>
    <w:rsid w:val="000536FD"/>
    <w:rsid w:val="00053791"/>
    <w:rsid w:val="00053912"/>
    <w:rsid w:val="000539A3"/>
    <w:rsid w:val="00053B9B"/>
    <w:rsid w:val="00053DA7"/>
    <w:rsid w:val="00053F12"/>
    <w:rsid w:val="0005408D"/>
    <w:rsid w:val="0005428E"/>
    <w:rsid w:val="00054336"/>
    <w:rsid w:val="000543CC"/>
    <w:rsid w:val="00054493"/>
    <w:rsid w:val="000545F4"/>
    <w:rsid w:val="000548FB"/>
    <w:rsid w:val="00054B0F"/>
    <w:rsid w:val="00054C97"/>
    <w:rsid w:val="00054CEA"/>
    <w:rsid w:val="00054E4C"/>
    <w:rsid w:val="00054F44"/>
    <w:rsid w:val="00054F94"/>
    <w:rsid w:val="0005506D"/>
    <w:rsid w:val="000551EF"/>
    <w:rsid w:val="0005564B"/>
    <w:rsid w:val="00055810"/>
    <w:rsid w:val="00055858"/>
    <w:rsid w:val="000558E9"/>
    <w:rsid w:val="00055953"/>
    <w:rsid w:val="00055DED"/>
    <w:rsid w:val="00055DFD"/>
    <w:rsid w:val="00055ED2"/>
    <w:rsid w:val="00055F3D"/>
    <w:rsid w:val="000562C0"/>
    <w:rsid w:val="000562D0"/>
    <w:rsid w:val="00056390"/>
    <w:rsid w:val="0005652F"/>
    <w:rsid w:val="00056C38"/>
    <w:rsid w:val="00056EF6"/>
    <w:rsid w:val="00056FB9"/>
    <w:rsid w:val="00057108"/>
    <w:rsid w:val="00057310"/>
    <w:rsid w:val="00057318"/>
    <w:rsid w:val="000573EB"/>
    <w:rsid w:val="0005744C"/>
    <w:rsid w:val="00057544"/>
    <w:rsid w:val="000575FF"/>
    <w:rsid w:val="0005764F"/>
    <w:rsid w:val="00057681"/>
    <w:rsid w:val="00057A59"/>
    <w:rsid w:val="00057A68"/>
    <w:rsid w:val="00057AE0"/>
    <w:rsid w:val="00057C48"/>
    <w:rsid w:val="00057D3B"/>
    <w:rsid w:val="00057DBB"/>
    <w:rsid w:val="00057FC0"/>
    <w:rsid w:val="00060194"/>
    <w:rsid w:val="000601DF"/>
    <w:rsid w:val="000602F2"/>
    <w:rsid w:val="00060398"/>
    <w:rsid w:val="000603F2"/>
    <w:rsid w:val="000604AC"/>
    <w:rsid w:val="00060647"/>
    <w:rsid w:val="00060850"/>
    <w:rsid w:val="00060960"/>
    <w:rsid w:val="0006097D"/>
    <w:rsid w:val="00060B48"/>
    <w:rsid w:val="00060C5B"/>
    <w:rsid w:val="00060E06"/>
    <w:rsid w:val="000610B9"/>
    <w:rsid w:val="000611A2"/>
    <w:rsid w:val="000611EC"/>
    <w:rsid w:val="00061433"/>
    <w:rsid w:val="00061685"/>
    <w:rsid w:val="00061858"/>
    <w:rsid w:val="00061B36"/>
    <w:rsid w:val="00061B3E"/>
    <w:rsid w:val="00061D43"/>
    <w:rsid w:val="00061E13"/>
    <w:rsid w:val="00061EC7"/>
    <w:rsid w:val="00062066"/>
    <w:rsid w:val="00062292"/>
    <w:rsid w:val="000625B2"/>
    <w:rsid w:val="0006262F"/>
    <w:rsid w:val="00062749"/>
    <w:rsid w:val="00062B9B"/>
    <w:rsid w:val="00062BBA"/>
    <w:rsid w:val="00062DCF"/>
    <w:rsid w:val="00063331"/>
    <w:rsid w:val="000633FB"/>
    <w:rsid w:val="00063567"/>
    <w:rsid w:val="00063681"/>
    <w:rsid w:val="000636DF"/>
    <w:rsid w:val="00063CBD"/>
    <w:rsid w:val="00064091"/>
    <w:rsid w:val="000640D7"/>
    <w:rsid w:val="000642DD"/>
    <w:rsid w:val="000643ED"/>
    <w:rsid w:val="00064532"/>
    <w:rsid w:val="0006465D"/>
    <w:rsid w:val="0006470D"/>
    <w:rsid w:val="00064791"/>
    <w:rsid w:val="0006480B"/>
    <w:rsid w:val="00064886"/>
    <w:rsid w:val="00064C46"/>
    <w:rsid w:val="00064C9F"/>
    <w:rsid w:val="00064CAD"/>
    <w:rsid w:val="00064DED"/>
    <w:rsid w:val="00064EDD"/>
    <w:rsid w:val="00065141"/>
    <w:rsid w:val="0006519D"/>
    <w:rsid w:val="00065211"/>
    <w:rsid w:val="0006525E"/>
    <w:rsid w:val="000652BC"/>
    <w:rsid w:val="0006539A"/>
    <w:rsid w:val="00065441"/>
    <w:rsid w:val="00065478"/>
    <w:rsid w:val="0006575C"/>
    <w:rsid w:val="00065DD9"/>
    <w:rsid w:val="00066003"/>
    <w:rsid w:val="00066113"/>
    <w:rsid w:val="00066476"/>
    <w:rsid w:val="0006656C"/>
    <w:rsid w:val="00066584"/>
    <w:rsid w:val="000666F7"/>
    <w:rsid w:val="00066D37"/>
    <w:rsid w:val="00066F1D"/>
    <w:rsid w:val="00067956"/>
    <w:rsid w:val="00067B4C"/>
    <w:rsid w:val="00067FE0"/>
    <w:rsid w:val="00070012"/>
    <w:rsid w:val="000706AC"/>
    <w:rsid w:val="00070716"/>
    <w:rsid w:val="0007077C"/>
    <w:rsid w:val="000707E0"/>
    <w:rsid w:val="00070CA9"/>
    <w:rsid w:val="00070D77"/>
    <w:rsid w:val="00070E92"/>
    <w:rsid w:val="00070FF4"/>
    <w:rsid w:val="00071159"/>
    <w:rsid w:val="0007116F"/>
    <w:rsid w:val="00071B75"/>
    <w:rsid w:val="00071E17"/>
    <w:rsid w:val="00071E53"/>
    <w:rsid w:val="00071F31"/>
    <w:rsid w:val="00071FB7"/>
    <w:rsid w:val="00072189"/>
    <w:rsid w:val="000721A9"/>
    <w:rsid w:val="00072485"/>
    <w:rsid w:val="0007267C"/>
    <w:rsid w:val="00072760"/>
    <w:rsid w:val="00072802"/>
    <w:rsid w:val="00072CB1"/>
    <w:rsid w:val="00072FEC"/>
    <w:rsid w:val="000730E3"/>
    <w:rsid w:val="00073138"/>
    <w:rsid w:val="0007313E"/>
    <w:rsid w:val="000734DE"/>
    <w:rsid w:val="00073D09"/>
    <w:rsid w:val="00073DD8"/>
    <w:rsid w:val="00073FE6"/>
    <w:rsid w:val="00074291"/>
    <w:rsid w:val="000742F9"/>
    <w:rsid w:val="000742FB"/>
    <w:rsid w:val="00074365"/>
    <w:rsid w:val="00074394"/>
    <w:rsid w:val="00074794"/>
    <w:rsid w:val="000747CA"/>
    <w:rsid w:val="00074A22"/>
    <w:rsid w:val="0007505A"/>
    <w:rsid w:val="00075295"/>
    <w:rsid w:val="000752E3"/>
    <w:rsid w:val="00075379"/>
    <w:rsid w:val="000754FF"/>
    <w:rsid w:val="00075626"/>
    <w:rsid w:val="000758D7"/>
    <w:rsid w:val="00075906"/>
    <w:rsid w:val="00075A4E"/>
    <w:rsid w:val="00075C16"/>
    <w:rsid w:val="00075E09"/>
    <w:rsid w:val="00075F57"/>
    <w:rsid w:val="00075FA5"/>
    <w:rsid w:val="00075FAF"/>
    <w:rsid w:val="000760B4"/>
    <w:rsid w:val="0007613F"/>
    <w:rsid w:val="000768A1"/>
    <w:rsid w:val="00076A5C"/>
    <w:rsid w:val="00076BC7"/>
    <w:rsid w:val="00076E29"/>
    <w:rsid w:val="00077063"/>
    <w:rsid w:val="0007720E"/>
    <w:rsid w:val="00077236"/>
    <w:rsid w:val="00077276"/>
    <w:rsid w:val="0007750A"/>
    <w:rsid w:val="00077622"/>
    <w:rsid w:val="000776BF"/>
    <w:rsid w:val="000776F2"/>
    <w:rsid w:val="0007775E"/>
    <w:rsid w:val="00077A87"/>
    <w:rsid w:val="00077B0A"/>
    <w:rsid w:val="00077B7C"/>
    <w:rsid w:val="00077C02"/>
    <w:rsid w:val="00077E5E"/>
    <w:rsid w:val="00077EEA"/>
    <w:rsid w:val="00080104"/>
    <w:rsid w:val="000801F0"/>
    <w:rsid w:val="000804F0"/>
    <w:rsid w:val="0008066B"/>
    <w:rsid w:val="000807CB"/>
    <w:rsid w:val="00080A22"/>
    <w:rsid w:val="00080B2D"/>
    <w:rsid w:val="00080B8E"/>
    <w:rsid w:val="00080C2E"/>
    <w:rsid w:val="00080DAE"/>
    <w:rsid w:val="00081029"/>
    <w:rsid w:val="00081044"/>
    <w:rsid w:val="0008137B"/>
    <w:rsid w:val="0008143C"/>
    <w:rsid w:val="000814CB"/>
    <w:rsid w:val="00081647"/>
    <w:rsid w:val="00081A3E"/>
    <w:rsid w:val="00081A66"/>
    <w:rsid w:val="00081E8F"/>
    <w:rsid w:val="00082059"/>
    <w:rsid w:val="0008214D"/>
    <w:rsid w:val="00082304"/>
    <w:rsid w:val="0008235A"/>
    <w:rsid w:val="00082649"/>
    <w:rsid w:val="00082A9D"/>
    <w:rsid w:val="00082B8E"/>
    <w:rsid w:val="00082C1C"/>
    <w:rsid w:val="0008377C"/>
    <w:rsid w:val="00083798"/>
    <w:rsid w:val="000838AD"/>
    <w:rsid w:val="00083A9E"/>
    <w:rsid w:val="00083D09"/>
    <w:rsid w:val="00083D79"/>
    <w:rsid w:val="00083E2E"/>
    <w:rsid w:val="00084093"/>
    <w:rsid w:val="00084178"/>
    <w:rsid w:val="000842CF"/>
    <w:rsid w:val="000843EE"/>
    <w:rsid w:val="0008441A"/>
    <w:rsid w:val="0008456A"/>
    <w:rsid w:val="000847D6"/>
    <w:rsid w:val="00084906"/>
    <w:rsid w:val="00084A7D"/>
    <w:rsid w:val="00084A9E"/>
    <w:rsid w:val="00084CD3"/>
    <w:rsid w:val="00084EBF"/>
    <w:rsid w:val="00084EFA"/>
    <w:rsid w:val="0008518B"/>
    <w:rsid w:val="00085321"/>
    <w:rsid w:val="00085323"/>
    <w:rsid w:val="000854A8"/>
    <w:rsid w:val="000854C7"/>
    <w:rsid w:val="00085822"/>
    <w:rsid w:val="00085877"/>
    <w:rsid w:val="00085B9A"/>
    <w:rsid w:val="00085FF5"/>
    <w:rsid w:val="00086202"/>
    <w:rsid w:val="00086607"/>
    <w:rsid w:val="00086677"/>
    <w:rsid w:val="00086852"/>
    <w:rsid w:val="000869D6"/>
    <w:rsid w:val="00086AF6"/>
    <w:rsid w:val="00086B3D"/>
    <w:rsid w:val="00086BA5"/>
    <w:rsid w:val="00086C04"/>
    <w:rsid w:val="000870C5"/>
    <w:rsid w:val="000871D9"/>
    <w:rsid w:val="00087234"/>
    <w:rsid w:val="0008728A"/>
    <w:rsid w:val="000872DB"/>
    <w:rsid w:val="00087541"/>
    <w:rsid w:val="00087605"/>
    <w:rsid w:val="000876CE"/>
    <w:rsid w:val="00087794"/>
    <w:rsid w:val="00087A15"/>
    <w:rsid w:val="00087AEB"/>
    <w:rsid w:val="00087B2B"/>
    <w:rsid w:val="00087BB4"/>
    <w:rsid w:val="00087DDC"/>
    <w:rsid w:val="0009006B"/>
    <w:rsid w:val="000900DF"/>
    <w:rsid w:val="00090155"/>
    <w:rsid w:val="0009022C"/>
    <w:rsid w:val="00090324"/>
    <w:rsid w:val="00090546"/>
    <w:rsid w:val="000905D3"/>
    <w:rsid w:val="000909F8"/>
    <w:rsid w:val="00090A1F"/>
    <w:rsid w:val="00090B31"/>
    <w:rsid w:val="00090F7E"/>
    <w:rsid w:val="0009118B"/>
    <w:rsid w:val="0009125A"/>
    <w:rsid w:val="000915AC"/>
    <w:rsid w:val="00091625"/>
    <w:rsid w:val="00091939"/>
    <w:rsid w:val="00091CAD"/>
    <w:rsid w:val="00091CD5"/>
    <w:rsid w:val="00091CFE"/>
    <w:rsid w:val="00091FEC"/>
    <w:rsid w:val="00092232"/>
    <w:rsid w:val="0009243B"/>
    <w:rsid w:val="00092468"/>
    <w:rsid w:val="0009261B"/>
    <w:rsid w:val="000927DD"/>
    <w:rsid w:val="00092804"/>
    <w:rsid w:val="0009289F"/>
    <w:rsid w:val="000928C5"/>
    <w:rsid w:val="00092D99"/>
    <w:rsid w:val="00092DED"/>
    <w:rsid w:val="00092FB1"/>
    <w:rsid w:val="000931C8"/>
    <w:rsid w:val="0009357E"/>
    <w:rsid w:val="000937A8"/>
    <w:rsid w:val="00093E2E"/>
    <w:rsid w:val="00093E3C"/>
    <w:rsid w:val="00094115"/>
    <w:rsid w:val="00094558"/>
    <w:rsid w:val="00094656"/>
    <w:rsid w:val="00094776"/>
    <w:rsid w:val="00094B37"/>
    <w:rsid w:val="00094D43"/>
    <w:rsid w:val="00094D94"/>
    <w:rsid w:val="00094F44"/>
    <w:rsid w:val="00094FE6"/>
    <w:rsid w:val="000950D3"/>
    <w:rsid w:val="000954DE"/>
    <w:rsid w:val="000955AE"/>
    <w:rsid w:val="00095665"/>
    <w:rsid w:val="00095721"/>
    <w:rsid w:val="0009594E"/>
    <w:rsid w:val="00095998"/>
    <w:rsid w:val="00095CD0"/>
    <w:rsid w:val="00095D6D"/>
    <w:rsid w:val="00096068"/>
    <w:rsid w:val="0009641D"/>
    <w:rsid w:val="000965A1"/>
    <w:rsid w:val="000967A1"/>
    <w:rsid w:val="00096961"/>
    <w:rsid w:val="000969A1"/>
    <w:rsid w:val="000969E4"/>
    <w:rsid w:val="00096B59"/>
    <w:rsid w:val="00096CAF"/>
    <w:rsid w:val="00096CB2"/>
    <w:rsid w:val="00096CD3"/>
    <w:rsid w:val="00096F09"/>
    <w:rsid w:val="00096F98"/>
    <w:rsid w:val="000974AD"/>
    <w:rsid w:val="0009775E"/>
    <w:rsid w:val="000978B7"/>
    <w:rsid w:val="000978FC"/>
    <w:rsid w:val="00097C19"/>
    <w:rsid w:val="00097DB6"/>
    <w:rsid w:val="00097E35"/>
    <w:rsid w:val="00097E71"/>
    <w:rsid w:val="00097ED9"/>
    <w:rsid w:val="000A0070"/>
    <w:rsid w:val="000A0076"/>
    <w:rsid w:val="000A027E"/>
    <w:rsid w:val="000A02B3"/>
    <w:rsid w:val="000A031C"/>
    <w:rsid w:val="000A037A"/>
    <w:rsid w:val="000A087D"/>
    <w:rsid w:val="000A08AD"/>
    <w:rsid w:val="000A0B42"/>
    <w:rsid w:val="000A0B87"/>
    <w:rsid w:val="000A0C3A"/>
    <w:rsid w:val="000A0C6E"/>
    <w:rsid w:val="000A0EDF"/>
    <w:rsid w:val="000A1143"/>
    <w:rsid w:val="000A115C"/>
    <w:rsid w:val="000A11EC"/>
    <w:rsid w:val="000A13ED"/>
    <w:rsid w:val="000A14A0"/>
    <w:rsid w:val="000A18B6"/>
    <w:rsid w:val="000A1B84"/>
    <w:rsid w:val="000A1BEB"/>
    <w:rsid w:val="000A1D53"/>
    <w:rsid w:val="000A1D55"/>
    <w:rsid w:val="000A1D7A"/>
    <w:rsid w:val="000A1EC5"/>
    <w:rsid w:val="000A20A3"/>
    <w:rsid w:val="000A20E4"/>
    <w:rsid w:val="000A26F0"/>
    <w:rsid w:val="000A2714"/>
    <w:rsid w:val="000A2811"/>
    <w:rsid w:val="000A2989"/>
    <w:rsid w:val="000A2AD3"/>
    <w:rsid w:val="000A2AE5"/>
    <w:rsid w:val="000A2CCA"/>
    <w:rsid w:val="000A2E70"/>
    <w:rsid w:val="000A33F0"/>
    <w:rsid w:val="000A3516"/>
    <w:rsid w:val="000A382A"/>
    <w:rsid w:val="000A397B"/>
    <w:rsid w:val="000A39A6"/>
    <w:rsid w:val="000A3A21"/>
    <w:rsid w:val="000A3D1D"/>
    <w:rsid w:val="000A3D44"/>
    <w:rsid w:val="000A3EA5"/>
    <w:rsid w:val="000A3EE5"/>
    <w:rsid w:val="000A459F"/>
    <w:rsid w:val="000A4713"/>
    <w:rsid w:val="000A4ACB"/>
    <w:rsid w:val="000A4C35"/>
    <w:rsid w:val="000A4EBF"/>
    <w:rsid w:val="000A528F"/>
    <w:rsid w:val="000A53BD"/>
    <w:rsid w:val="000A54BC"/>
    <w:rsid w:val="000A54FA"/>
    <w:rsid w:val="000A56FB"/>
    <w:rsid w:val="000A5BF0"/>
    <w:rsid w:val="000A5DA7"/>
    <w:rsid w:val="000A5DD9"/>
    <w:rsid w:val="000A5E00"/>
    <w:rsid w:val="000A6114"/>
    <w:rsid w:val="000A6219"/>
    <w:rsid w:val="000A64C2"/>
    <w:rsid w:val="000A6AC6"/>
    <w:rsid w:val="000A6D03"/>
    <w:rsid w:val="000A6FBF"/>
    <w:rsid w:val="000A7191"/>
    <w:rsid w:val="000A7506"/>
    <w:rsid w:val="000A78D7"/>
    <w:rsid w:val="000A7951"/>
    <w:rsid w:val="000A7A9D"/>
    <w:rsid w:val="000A7C5F"/>
    <w:rsid w:val="000A7C81"/>
    <w:rsid w:val="000A7CA8"/>
    <w:rsid w:val="000A7CE1"/>
    <w:rsid w:val="000A7F58"/>
    <w:rsid w:val="000B016B"/>
    <w:rsid w:val="000B0493"/>
    <w:rsid w:val="000B07A7"/>
    <w:rsid w:val="000B07F2"/>
    <w:rsid w:val="000B0C1C"/>
    <w:rsid w:val="000B0C1F"/>
    <w:rsid w:val="000B0D8D"/>
    <w:rsid w:val="000B0DDD"/>
    <w:rsid w:val="000B0E37"/>
    <w:rsid w:val="000B0E6D"/>
    <w:rsid w:val="000B1081"/>
    <w:rsid w:val="000B10D0"/>
    <w:rsid w:val="000B112D"/>
    <w:rsid w:val="000B1401"/>
    <w:rsid w:val="000B1583"/>
    <w:rsid w:val="000B1739"/>
    <w:rsid w:val="000B18C6"/>
    <w:rsid w:val="000B1949"/>
    <w:rsid w:val="000B1B1A"/>
    <w:rsid w:val="000B1BF2"/>
    <w:rsid w:val="000B1CC7"/>
    <w:rsid w:val="000B1CC9"/>
    <w:rsid w:val="000B1D2C"/>
    <w:rsid w:val="000B2014"/>
    <w:rsid w:val="000B228B"/>
    <w:rsid w:val="000B228C"/>
    <w:rsid w:val="000B26FA"/>
    <w:rsid w:val="000B275D"/>
    <w:rsid w:val="000B2A17"/>
    <w:rsid w:val="000B2CDC"/>
    <w:rsid w:val="000B2D03"/>
    <w:rsid w:val="000B2E3B"/>
    <w:rsid w:val="000B2E75"/>
    <w:rsid w:val="000B2FA9"/>
    <w:rsid w:val="000B3050"/>
    <w:rsid w:val="000B32DD"/>
    <w:rsid w:val="000B370C"/>
    <w:rsid w:val="000B38AF"/>
    <w:rsid w:val="000B38D3"/>
    <w:rsid w:val="000B3983"/>
    <w:rsid w:val="000B3AD0"/>
    <w:rsid w:val="000B3B90"/>
    <w:rsid w:val="000B3C74"/>
    <w:rsid w:val="000B404E"/>
    <w:rsid w:val="000B4370"/>
    <w:rsid w:val="000B43F0"/>
    <w:rsid w:val="000B4497"/>
    <w:rsid w:val="000B485F"/>
    <w:rsid w:val="000B4BF0"/>
    <w:rsid w:val="000B4C2B"/>
    <w:rsid w:val="000B54D9"/>
    <w:rsid w:val="000B556C"/>
    <w:rsid w:val="000B5848"/>
    <w:rsid w:val="000B5DB4"/>
    <w:rsid w:val="000B5E71"/>
    <w:rsid w:val="000B5F67"/>
    <w:rsid w:val="000B5FB3"/>
    <w:rsid w:val="000B6033"/>
    <w:rsid w:val="000B60AE"/>
    <w:rsid w:val="000B6549"/>
    <w:rsid w:val="000B65DF"/>
    <w:rsid w:val="000B666C"/>
    <w:rsid w:val="000B66AB"/>
    <w:rsid w:val="000B6718"/>
    <w:rsid w:val="000B6A04"/>
    <w:rsid w:val="000B6B4C"/>
    <w:rsid w:val="000B6BA2"/>
    <w:rsid w:val="000B7117"/>
    <w:rsid w:val="000B75FC"/>
    <w:rsid w:val="000B766E"/>
    <w:rsid w:val="000B77A6"/>
    <w:rsid w:val="000B7902"/>
    <w:rsid w:val="000B7A4F"/>
    <w:rsid w:val="000B7A60"/>
    <w:rsid w:val="000B7EF3"/>
    <w:rsid w:val="000B7F1E"/>
    <w:rsid w:val="000C01C4"/>
    <w:rsid w:val="000C0276"/>
    <w:rsid w:val="000C04C2"/>
    <w:rsid w:val="000C0549"/>
    <w:rsid w:val="000C0633"/>
    <w:rsid w:val="000C0728"/>
    <w:rsid w:val="000C098D"/>
    <w:rsid w:val="000C0BE2"/>
    <w:rsid w:val="000C0DE5"/>
    <w:rsid w:val="000C0FD4"/>
    <w:rsid w:val="000C117A"/>
    <w:rsid w:val="000C11C9"/>
    <w:rsid w:val="000C1247"/>
    <w:rsid w:val="000C1364"/>
    <w:rsid w:val="000C1504"/>
    <w:rsid w:val="000C1654"/>
    <w:rsid w:val="000C16B6"/>
    <w:rsid w:val="000C1724"/>
    <w:rsid w:val="000C1A07"/>
    <w:rsid w:val="000C1A48"/>
    <w:rsid w:val="000C1A7E"/>
    <w:rsid w:val="000C1B17"/>
    <w:rsid w:val="000C1D73"/>
    <w:rsid w:val="000C1E41"/>
    <w:rsid w:val="000C1EDB"/>
    <w:rsid w:val="000C2095"/>
    <w:rsid w:val="000C20C8"/>
    <w:rsid w:val="000C2753"/>
    <w:rsid w:val="000C27B9"/>
    <w:rsid w:val="000C285B"/>
    <w:rsid w:val="000C2E13"/>
    <w:rsid w:val="000C3440"/>
    <w:rsid w:val="000C3501"/>
    <w:rsid w:val="000C3511"/>
    <w:rsid w:val="000C3526"/>
    <w:rsid w:val="000C3583"/>
    <w:rsid w:val="000C35C5"/>
    <w:rsid w:val="000C36E4"/>
    <w:rsid w:val="000C3742"/>
    <w:rsid w:val="000C3836"/>
    <w:rsid w:val="000C39B7"/>
    <w:rsid w:val="000C3A21"/>
    <w:rsid w:val="000C3A42"/>
    <w:rsid w:val="000C3B04"/>
    <w:rsid w:val="000C3B40"/>
    <w:rsid w:val="000C3C11"/>
    <w:rsid w:val="000C3E67"/>
    <w:rsid w:val="000C40CF"/>
    <w:rsid w:val="000C4335"/>
    <w:rsid w:val="000C4336"/>
    <w:rsid w:val="000C47AF"/>
    <w:rsid w:val="000C47E5"/>
    <w:rsid w:val="000C487F"/>
    <w:rsid w:val="000C48DC"/>
    <w:rsid w:val="000C4AA9"/>
    <w:rsid w:val="000C4BC9"/>
    <w:rsid w:val="000C4BE3"/>
    <w:rsid w:val="000C4D20"/>
    <w:rsid w:val="000C5163"/>
    <w:rsid w:val="000C5311"/>
    <w:rsid w:val="000C55A9"/>
    <w:rsid w:val="000C579B"/>
    <w:rsid w:val="000C57D3"/>
    <w:rsid w:val="000C5864"/>
    <w:rsid w:val="000C5974"/>
    <w:rsid w:val="000C59B1"/>
    <w:rsid w:val="000C5D57"/>
    <w:rsid w:val="000C5DFC"/>
    <w:rsid w:val="000C5E5F"/>
    <w:rsid w:val="000C5EFA"/>
    <w:rsid w:val="000C5F2F"/>
    <w:rsid w:val="000C6048"/>
    <w:rsid w:val="000C6967"/>
    <w:rsid w:val="000C69E4"/>
    <w:rsid w:val="000C6A2D"/>
    <w:rsid w:val="000C6A91"/>
    <w:rsid w:val="000C6C6A"/>
    <w:rsid w:val="000C6C88"/>
    <w:rsid w:val="000C6CAB"/>
    <w:rsid w:val="000C6CC8"/>
    <w:rsid w:val="000C6EE3"/>
    <w:rsid w:val="000C70B9"/>
    <w:rsid w:val="000C743E"/>
    <w:rsid w:val="000C763F"/>
    <w:rsid w:val="000C7739"/>
    <w:rsid w:val="000C7899"/>
    <w:rsid w:val="000C7A17"/>
    <w:rsid w:val="000C7D68"/>
    <w:rsid w:val="000D04A9"/>
    <w:rsid w:val="000D0505"/>
    <w:rsid w:val="000D06D8"/>
    <w:rsid w:val="000D07BF"/>
    <w:rsid w:val="000D0845"/>
    <w:rsid w:val="000D089D"/>
    <w:rsid w:val="000D0991"/>
    <w:rsid w:val="000D0EAD"/>
    <w:rsid w:val="000D0F1C"/>
    <w:rsid w:val="000D12EB"/>
    <w:rsid w:val="000D1371"/>
    <w:rsid w:val="000D13AC"/>
    <w:rsid w:val="000D1452"/>
    <w:rsid w:val="000D14E6"/>
    <w:rsid w:val="000D17F1"/>
    <w:rsid w:val="000D19C4"/>
    <w:rsid w:val="000D1A01"/>
    <w:rsid w:val="000D1A30"/>
    <w:rsid w:val="000D1A5E"/>
    <w:rsid w:val="000D1ABD"/>
    <w:rsid w:val="000D1AC4"/>
    <w:rsid w:val="000D1BB6"/>
    <w:rsid w:val="000D1C09"/>
    <w:rsid w:val="000D1C16"/>
    <w:rsid w:val="000D1C64"/>
    <w:rsid w:val="000D1F9E"/>
    <w:rsid w:val="000D21D6"/>
    <w:rsid w:val="000D227C"/>
    <w:rsid w:val="000D233C"/>
    <w:rsid w:val="000D2450"/>
    <w:rsid w:val="000D261F"/>
    <w:rsid w:val="000D2E67"/>
    <w:rsid w:val="000D2F85"/>
    <w:rsid w:val="000D308B"/>
    <w:rsid w:val="000D30B0"/>
    <w:rsid w:val="000D31E7"/>
    <w:rsid w:val="000D32B1"/>
    <w:rsid w:val="000D348C"/>
    <w:rsid w:val="000D350A"/>
    <w:rsid w:val="000D3823"/>
    <w:rsid w:val="000D3878"/>
    <w:rsid w:val="000D3A33"/>
    <w:rsid w:val="000D3C1F"/>
    <w:rsid w:val="000D3E3E"/>
    <w:rsid w:val="000D3E73"/>
    <w:rsid w:val="000D4055"/>
    <w:rsid w:val="000D4162"/>
    <w:rsid w:val="000D416C"/>
    <w:rsid w:val="000D41EB"/>
    <w:rsid w:val="000D41F1"/>
    <w:rsid w:val="000D437F"/>
    <w:rsid w:val="000D444F"/>
    <w:rsid w:val="000D4667"/>
    <w:rsid w:val="000D469F"/>
    <w:rsid w:val="000D4750"/>
    <w:rsid w:val="000D48A5"/>
    <w:rsid w:val="000D49BD"/>
    <w:rsid w:val="000D4B81"/>
    <w:rsid w:val="000D4C12"/>
    <w:rsid w:val="000D4C52"/>
    <w:rsid w:val="000D4CF9"/>
    <w:rsid w:val="000D54AD"/>
    <w:rsid w:val="000D54C2"/>
    <w:rsid w:val="000D583D"/>
    <w:rsid w:val="000D5965"/>
    <w:rsid w:val="000D597F"/>
    <w:rsid w:val="000D5C9F"/>
    <w:rsid w:val="000D5F4E"/>
    <w:rsid w:val="000D61C2"/>
    <w:rsid w:val="000D61DD"/>
    <w:rsid w:val="000D6287"/>
    <w:rsid w:val="000D67BE"/>
    <w:rsid w:val="000D699A"/>
    <w:rsid w:val="000D6CD8"/>
    <w:rsid w:val="000D6D1C"/>
    <w:rsid w:val="000D6E85"/>
    <w:rsid w:val="000D6E88"/>
    <w:rsid w:val="000D6F29"/>
    <w:rsid w:val="000D7200"/>
    <w:rsid w:val="000D73BF"/>
    <w:rsid w:val="000D73EC"/>
    <w:rsid w:val="000D74E0"/>
    <w:rsid w:val="000D789B"/>
    <w:rsid w:val="000D791D"/>
    <w:rsid w:val="000D79F8"/>
    <w:rsid w:val="000D7E0A"/>
    <w:rsid w:val="000D7FAD"/>
    <w:rsid w:val="000E02E9"/>
    <w:rsid w:val="000E069C"/>
    <w:rsid w:val="000E06C3"/>
    <w:rsid w:val="000E0B33"/>
    <w:rsid w:val="000E0C26"/>
    <w:rsid w:val="000E0C72"/>
    <w:rsid w:val="000E0E00"/>
    <w:rsid w:val="000E0FAD"/>
    <w:rsid w:val="000E0FC9"/>
    <w:rsid w:val="000E13B0"/>
    <w:rsid w:val="000E16CD"/>
    <w:rsid w:val="000E1D44"/>
    <w:rsid w:val="000E1DE8"/>
    <w:rsid w:val="000E216C"/>
    <w:rsid w:val="000E2245"/>
    <w:rsid w:val="000E2421"/>
    <w:rsid w:val="000E246B"/>
    <w:rsid w:val="000E24CA"/>
    <w:rsid w:val="000E2524"/>
    <w:rsid w:val="000E25A1"/>
    <w:rsid w:val="000E291E"/>
    <w:rsid w:val="000E2D09"/>
    <w:rsid w:val="000E3088"/>
    <w:rsid w:val="000E31E9"/>
    <w:rsid w:val="000E3237"/>
    <w:rsid w:val="000E33C9"/>
    <w:rsid w:val="000E39FD"/>
    <w:rsid w:val="000E3AB8"/>
    <w:rsid w:val="000E3BBD"/>
    <w:rsid w:val="000E3E07"/>
    <w:rsid w:val="000E3E31"/>
    <w:rsid w:val="000E3EB6"/>
    <w:rsid w:val="000E4477"/>
    <w:rsid w:val="000E44E0"/>
    <w:rsid w:val="000E48A6"/>
    <w:rsid w:val="000E4C91"/>
    <w:rsid w:val="000E4FE2"/>
    <w:rsid w:val="000E5138"/>
    <w:rsid w:val="000E518C"/>
    <w:rsid w:val="000E55F4"/>
    <w:rsid w:val="000E5696"/>
    <w:rsid w:val="000E5748"/>
    <w:rsid w:val="000E5847"/>
    <w:rsid w:val="000E5941"/>
    <w:rsid w:val="000E5998"/>
    <w:rsid w:val="000E5B18"/>
    <w:rsid w:val="000E5B7D"/>
    <w:rsid w:val="000E5F7D"/>
    <w:rsid w:val="000E61E0"/>
    <w:rsid w:val="000E6240"/>
    <w:rsid w:val="000E63E8"/>
    <w:rsid w:val="000E64F3"/>
    <w:rsid w:val="000E652A"/>
    <w:rsid w:val="000E65CA"/>
    <w:rsid w:val="000E677A"/>
    <w:rsid w:val="000E67C8"/>
    <w:rsid w:val="000E6953"/>
    <w:rsid w:val="000E6DCA"/>
    <w:rsid w:val="000E6DF6"/>
    <w:rsid w:val="000E6DFD"/>
    <w:rsid w:val="000E6F97"/>
    <w:rsid w:val="000E7247"/>
    <w:rsid w:val="000E739B"/>
    <w:rsid w:val="000E74A1"/>
    <w:rsid w:val="000E79BA"/>
    <w:rsid w:val="000E7B20"/>
    <w:rsid w:val="000E7BC2"/>
    <w:rsid w:val="000E7CC2"/>
    <w:rsid w:val="000E7D1D"/>
    <w:rsid w:val="000F02F5"/>
    <w:rsid w:val="000F0352"/>
    <w:rsid w:val="000F03C8"/>
    <w:rsid w:val="000F04B5"/>
    <w:rsid w:val="000F06E5"/>
    <w:rsid w:val="000F088C"/>
    <w:rsid w:val="000F089D"/>
    <w:rsid w:val="000F0A42"/>
    <w:rsid w:val="000F0D48"/>
    <w:rsid w:val="000F0E1A"/>
    <w:rsid w:val="000F0EF2"/>
    <w:rsid w:val="000F1027"/>
    <w:rsid w:val="000F10E9"/>
    <w:rsid w:val="000F1255"/>
    <w:rsid w:val="000F12DB"/>
    <w:rsid w:val="000F1386"/>
    <w:rsid w:val="000F140F"/>
    <w:rsid w:val="000F1847"/>
    <w:rsid w:val="000F1869"/>
    <w:rsid w:val="000F18DD"/>
    <w:rsid w:val="000F18E7"/>
    <w:rsid w:val="000F1A15"/>
    <w:rsid w:val="000F1A84"/>
    <w:rsid w:val="000F1E73"/>
    <w:rsid w:val="000F1ED1"/>
    <w:rsid w:val="000F2185"/>
    <w:rsid w:val="000F21D7"/>
    <w:rsid w:val="000F22AD"/>
    <w:rsid w:val="000F22F5"/>
    <w:rsid w:val="000F23DE"/>
    <w:rsid w:val="000F243D"/>
    <w:rsid w:val="000F255C"/>
    <w:rsid w:val="000F2583"/>
    <w:rsid w:val="000F26ED"/>
    <w:rsid w:val="000F2B99"/>
    <w:rsid w:val="000F2DE4"/>
    <w:rsid w:val="000F2ED1"/>
    <w:rsid w:val="000F30DD"/>
    <w:rsid w:val="000F3398"/>
    <w:rsid w:val="000F339F"/>
    <w:rsid w:val="000F3840"/>
    <w:rsid w:val="000F3890"/>
    <w:rsid w:val="000F3A29"/>
    <w:rsid w:val="000F3CCB"/>
    <w:rsid w:val="000F3CED"/>
    <w:rsid w:val="000F3F1B"/>
    <w:rsid w:val="000F40C9"/>
    <w:rsid w:val="000F4288"/>
    <w:rsid w:val="000F439C"/>
    <w:rsid w:val="000F472D"/>
    <w:rsid w:val="000F4911"/>
    <w:rsid w:val="000F49DC"/>
    <w:rsid w:val="000F4A4D"/>
    <w:rsid w:val="000F4C43"/>
    <w:rsid w:val="000F4D64"/>
    <w:rsid w:val="000F4DB2"/>
    <w:rsid w:val="000F4F04"/>
    <w:rsid w:val="000F4F68"/>
    <w:rsid w:val="000F5086"/>
    <w:rsid w:val="000F51FA"/>
    <w:rsid w:val="000F5371"/>
    <w:rsid w:val="000F5483"/>
    <w:rsid w:val="000F551B"/>
    <w:rsid w:val="000F5597"/>
    <w:rsid w:val="000F562E"/>
    <w:rsid w:val="000F58F8"/>
    <w:rsid w:val="000F5961"/>
    <w:rsid w:val="000F5B74"/>
    <w:rsid w:val="000F5BD9"/>
    <w:rsid w:val="000F5BDB"/>
    <w:rsid w:val="000F5E41"/>
    <w:rsid w:val="000F5FF3"/>
    <w:rsid w:val="000F624C"/>
    <w:rsid w:val="000F6594"/>
    <w:rsid w:val="000F6600"/>
    <w:rsid w:val="000F70A8"/>
    <w:rsid w:val="000F70FC"/>
    <w:rsid w:val="000F73FC"/>
    <w:rsid w:val="000F76C3"/>
    <w:rsid w:val="000F76D9"/>
    <w:rsid w:val="000F774F"/>
    <w:rsid w:val="000F7B1C"/>
    <w:rsid w:val="000F7C4A"/>
    <w:rsid w:val="000F7C92"/>
    <w:rsid w:val="000F7D15"/>
    <w:rsid w:val="000F7E94"/>
    <w:rsid w:val="001001F0"/>
    <w:rsid w:val="0010047D"/>
    <w:rsid w:val="00100681"/>
    <w:rsid w:val="001006C0"/>
    <w:rsid w:val="00100816"/>
    <w:rsid w:val="00100CFD"/>
    <w:rsid w:val="00100EAD"/>
    <w:rsid w:val="00101105"/>
    <w:rsid w:val="00101157"/>
    <w:rsid w:val="0010137D"/>
    <w:rsid w:val="00101A04"/>
    <w:rsid w:val="00101B0C"/>
    <w:rsid w:val="00101BBB"/>
    <w:rsid w:val="00101CF9"/>
    <w:rsid w:val="0010227D"/>
    <w:rsid w:val="00102755"/>
    <w:rsid w:val="001029E9"/>
    <w:rsid w:val="00102A7A"/>
    <w:rsid w:val="00102F78"/>
    <w:rsid w:val="001030B6"/>
    <w:rsid w:val="0010331C"/>
    <w:rsid w:val="0010338E"/>
    <w:rsid w:val="001034F5"/>
    <w:rsid w:val="001036AA"/>
    <w:rsid w:val="001036BB"/>
    <w:rsid w:val="001036EB"/>
    <w:rsid w:val="00103850"/>
    <w:rsid w:val="001038DC"/>
    <w:rsid w:val="00103947"/>
    <w:rsid w:val="00103A54"/>
    <w:rsid w:val="00103EDB"/>
    <w:rsid w:val="00103FCE"/>
    <w:rsid w:val="001042DE"/>
    <w:rsid w:val="00104385"/>
    <w:rsid w:val="0010441C"/>
    <w:rsid w:val="001047DD"/>
    <w:rsid w:val="00104C93"/>
    <w:rsid w:val="00104D2E"/>
    <w:rsid w:val="00104D72"/>
    <w:rsid w:val="00104E81"/>
    <w:rsid w:val="00104F88"/>
    <w:rsid w:val="001051A0"/>
    <w:rsid w:val="001055B9"/>
    <w:rsid w:val="0010576E"/>
    <w:rsid w:val="00105880"/>
    <w:rsid w:val="0010589A"/>
    <w:rsid w:val="00105B77"/>
    <w:rsid w:val="00105DDD"/>
    <w:rsid w:val="00105F5F"/>
    <w:rsid w:val="001064EA"/>
    <w:rsid w:val="00106764"/>
    <w:rsid w:val="0010686D"/>
    <w:rsid w:val="00106C4A"/>
    <w:rsid w:val="00106CEB"/>
    <w:rsid w:val="00106E96"/>
    <w:rsid w:val="00106F54"/>
    <w:rsid w:val="0010706D"/>
    <w:rsid w:val="0010729D"/>
    <w:rsid w:val="001072E5"/>
    <w:rsid w:val="0010749C"/>
    <w:rsid w:val="00107633"/>
    <w:rsid w:val="0010780B"/>
    <w:rsid w:val="00107B39"/>
    <w:rsid w:val="00107EF8"/>
    <w:rsid w:val="001100B0"/>
    <w:rsid w:val="001101BF"/>
    <w:rsid w:val="001101C3"/>
    <w:rsid w:val="001104AA"/>
    <w:rsid w:val="00110767"/>
    <w:rsid w:val="00110775"/>
    <w:rsid w:val="001111EC"/>
    <w:rsid w:val="00111244"/>
    <w:rsid w:val="001112AB"/>
    <w:rsid w:val="00111420"/>
    <w:rsid w:val="001118D3"/>
    <w:rsid w:val="00111AF3"/>
    <w:rsid w:val="00111FD6"/>
    <w:rsid w:val="0011216D"/>
    <w:rsid w:val="00112206"/>
    <w:rsid w:val="001125B6"/>
    <w:rsid w:val="00112688"/>
    <w:rsid w:val="001126C0"/>
    <w:rsid w:val="00112889"/>
    <w:rsid w:val="00112CBD"/>
    <w:rsid w:val="00112E56"/>
    <w:rsid w:val="00112F6A"/>
    <w:rsid w:val="00112F7A"/>
    <w:rsid w:val="001130CA"/>
    <w:rsid w:val="001132C8"/>
    <w:rsid w:val="001138B0"/>
    <w:rsid w:val="0011398A"/>
    <w:rsid w:val="00113DAB"/>
    <w:rsid w:val="00113DBD"/>
    <w:rsid w:val="00113EB1"/>
    <w:rsid w:val="00113EB8"/>
    <w:rsid w:val="00114190"/>
    <w:rsid w:val="00114536"/>
    <w:rsid w:val="00114AFF"/>
    <w:rsid w:val="00114BFD"/>
    <w:rsid w:val="00114C0B"/>
    <w:rsid w:val="00114F71"/>
    <w:rsid w:val="0011532A"/>
    <w:rsid w:val="00115350"/>
    <w:rsid w:val="00115410"/>
    <w:rsid w:val="001154C0"/>
    <w:rsid w:val="0011596A"/>
    <w:rsid w:val="0011598B"/>
    <w:rsid w:val="00116092"/>
    <w:rsid w:val="001163F6"/>
    <w:rsid w:val="00116529"/>
    <w:rsid w:val="0011652D"/>
    <w:rsid w:val="001165A9"/>
    <w:rsid w:val="001166CD"/>
    <w:rsid w:val="00116768"/>
    <w:rsid w:val="001167AD"/>
    <w:rsid w:val="00116A82"/>
    <w:rsid w:val="00116D01"/>
    <w:rsid w:val="00116F3E"/>
    <w:rsid w:val="001171D6"/>
    <w:rsid w:val="00117317"/>
    <w:rsid w:val="0011737E"/>
    <w:rsid w:val="00117396"/>
    <w:rsid w:val="0011799F"/>
    <w:rsid w:val="00117BF1"/>
    <w:rsid w:val="00117C10"/>
    <w:rsid w:val="00117C40"/>
    <w:rsid w:val="00117C71"/>
    <w:rsid w:val="00117E30"/>
    <w:rsid w:val="0012004F"/>
    <w:rsid w:val="00120241"/>
    <w:rsid w:val="00120738"/>
    <w:rsid w:val="00120785"/>
    <w:rsid w:val="00120912"/>
    <w:rsid w:val="001209F9"/>
    <w:rsid w:val="00120BB8"/>
    <w:rsid w:val="00120CC1"/>
    <w:rsid w:val="00120E8B"/>
    <w:rsid w:val="00120F92"/>
    <w:rsid w:val="001212CE"/>
    <w:rsid w:val="00121300"/>
    <w:rsid w:val="00121480"/>
    <w:rsid w:val="001215CA"/>
    <w:rsid w:val="00121660"/>
    <w:rsid w:val="00121717"/>
    <w:rsid w:val="0012176B"/>
    <w:rsid w:val="00121774"/>
    <w:rsid w:val="00121B33"/>
    <w:rsid w:val="00121D24"/>
    <w:rsid w:val="00121E14"/>
    <w:rsid w:val="00122104"/>
    <w:rsid w:val="001222CE"/>
    <w:rsid w:val="00122640"/>
    <w:rsid w:val="001226EB"/>
    <w:rsid w:val="001229F9"/>
    <w:rsid w:val="00122AF7"/>
    <w:rsid w:val="00122BE8"/>
    <w:rsid w:val="00122D8A"/>
    <w:rsid w:val="00122EF6"/>
    <w:rsid w:val="00122F42"/>
    <w:rsid w:val="00123010"/>
    <w:rsid w:val="001230FA"/>
    <w:rsid w:val="00123443"/>
    <w:rsid w:val="001234B8"/>
    <w:rsid w:val="00123620"/>
    <w:rsid w:val="001238CA"/>
    <w:rsid w:val="00123978"/>
    <w:rsid w:val="00123A15"/>
    <w:rsid w:val="00123F8C"/>
    <w:rsid w:val="00124247"/>
    <w:rsid w:val="00124419"/>
    <w:rsid w:val="00124519"/>
    <w:rsid w:val="00124751"/>
    <w:rsid w:val="001247A6"/>
    <w:rsid w:val="001248B4"/>
    <w:rsid w:val="001249B3"/>
    <w:rsid w:val="00124BF1"/>
    <w:rsid w:val="00124CCE"/>
    <w:rsid w:val="00124CD7"/>
    <w:rsid w:val="00124EC6"/>
    <w:rsid w:val="00125145"/>
    <w:rsid w:val="00125239"/>
    <w:rsid w:val="001253F5"/>
    <w:rsid w:val="001256B9"/>
    <w:rsid w:val="00125A97"/>
    <w:rsid w:val="00125DE3"/>
    <w:rsid w:val="00125F96"/>
    <w:rsid w:val="001266CC"/>
    <w:rsid w:val="00126886"/>
    <w:rsid w:val="001268B3"/>
    <w:rsid w:val="001268EE"/>
    <w:rsid w:val="0012693C"/>
    <w:rsid w:val="00126A24"/>
    <w:rsid w:val="00126DF4"/>
    <w:rsid w:val="00126F48"/>
    <w:rsid w:val="001270E4"/>
    <w:rsid w:val="001272DC"/>
    <w:rsid w:val="0012730D"/>
    <w:rsid w:val="0012755B"/>
    <w:rsid w:val="0012775C"/>
    <w:rsid w:val="00127DF5"/>
    <w:rsid w:val="00127F66"/>
    <w:rsid w:val="0013008A"/>
    <w:rsid w:val="00130484"/>
    <w:rsid w:val="00130D70"/>
    <w:rsid w:val="00131706"/>
    <w:rsid w:val="0013174D"/>
    <w:rsid w:val="001318AF"/>
    <w:rsid w:val="00131A1E"/>
    <w:rsid w:val="00131AC2"/>
    <w:rsid w:val="00131B33"/>
    <w:rsid w:val="00131B3E"/>
    <w:rsid w:val="00131D0C"/>
    <w:rsid w:val="00131E37"/>
    <w:rsid w:val="00131E6A"/>
    <w:rsid w:val="00131E98"/>
    <w:rsid w:val="00132146"/>
    <w:rsid w:val="00132432"/>
    <w:rsid w:val="001324E2"/>
    <w:rsid w:val="00132599"/>
    <w:rsid w:val="00132732"/>
    <w:rsid w:val="0013280D"/>
    <w:rsid w:val="0013295D"/>
    <w:rsid w:val="00132B70"/>
    <w:rsid w:val="00132D02"/>
    <w:rsid w:val="00132D34"/>
    <w:rsid w:val="00132DDE"/>
    <w:rsid w:val="00132E9E"/>
    <w:rsid w:val="00133091"/>
    <w:rsid w:val="00133115"/>
    <w:rsid w:val="0013313B"/>
    <w:rsid w:val="001331B9"/>
    <w:rsid w:val="00133285"/>
    <w:rsid w:val="001332F2"/>
    <w:rsid w:val="001333E6"/>
    <w:rsid w:val="0013352D"/>
    <w:rsid w:val="001338FC"/>
    <w:rsid w:val="00133ABE"/>
    <w:rsid w:val="00133BBF"/>
    <w:rsid w:val="00133CBB"/>
    <w:rsid w:val="00133CED"/>
    <w:rsid w:val="00133D77"/>
    <w:rsid w:val="00133DD3"/>
    <w:rsid w:val="00133E02"/>
    <w:rsid w:val="00133F3E"/>
    <w:rsid w:val="0013423D"/>
    <w:rsid w:val="0013431A"/>
    <w:rsid w:val="00134668"/>
    <w:rsid w:val="0013477B"/>
    <w:rsid w:val="0013479E"/>
    <w:rsid w:val="001349B0"/>
    <w:rsid w:val="00134A62"/>
    <w:rsid w:val="00134D3F"/>
    <w:rsid w:val="00134F8C"/>
    <w:rsid w:val="00135144"/>
    <w:rsid w:val="001352C8"/>
    <w:rsid w:val="001353C5"/>
    <w:rsid w:val="00135503"/>
    <w:rsid w:val="001355B8"/>
    <w:rsid w:val="001359D1"/>
    <w:rsid w:val="00135AB1"/>
    <w:rsid w:val="00135DD7"/>
    <w:rsid w:val="001361C8"/>
    <w:rsid w:val="00136381"/>
    <w:rsid w:val="0013662E"/>
    <w:rsid w:val="00136734"/>
    <w:rsid w:val="00136825"/>
    <w:rsid w:val="00136853"/>
    <w:rsid w:val="00136947"/>
    <w:rsid w:val="00136B89"/>
    <w:rsid w:val="00136C64"/>
    <w:rsid w:val="00136D71"/>
    <w:rsid w:val="00136DE4"/>
    <w:rsid w:val="00136F61"/>
    <w:rsid w:val="00137148"/>
    <w:rsid w:val="001371E6"/>
    <w:rsid w:val="00137590"/>
    <w:rsid w:val="001375DA"/>
    <w:rsid w:val="001377CB"/>
    <w:rsid w:val="00137803"/>
    <w:rsid w:val="00137A0D"/>
    <w:rsid w:val="00137A4E"/>
    <w:rsid w:val="00137B7A"/>
    <w:rsid w:val="00137D1E"/>
    <w:rsid w:val="00137E01"/>
    <w:rsid w:val="00137E60"/>
    <w:rsid w:val="00137F45"/>
    <w:rsid w:val="00140322"/>
    <w:rsid w:val="00140604"/>
    <w:rsid w:val="00140AD6"/>
    <w:rsid w:val="00140BC0"/>
    <w:rsid w:val="001410CD"/>
    <w:rsid w:val="00141291"/>
    <w:rsid w:val="0014130B"/>
    <w:rsid w:val="00141432"/>
    <w:rsid w:val="0014177E"/>
    <w:rsid w:val="00141797"/>
    <w:rsid w:val="001417E1"/>
    <w:rsid w:val="00141981"/>
    <w:rsid w:val="00141A17"/>
    <w:rsid w:val="00141A98"/>
    <w:rsid w:val="00141B9D"/>
    <w:rsid w:val="00141CD9"/>
    <w:rsid w:val="00141D78"/>
    <w:rsid w:val="00141E52"/>
    <w:rsid w:val="00142192"/>
    <w:rsid w:val="00142628"/>
    <w:rsid w:val="00142971"/>
    <w:rsid w:val="00142D52"/>
    <w:rsid w:val="00142E77"/>
    <w:rsid w:val="00142E7F"/>
    <w:rsid w:val="00143603"/>
    <w:rsid w:val="00143A13"/>
    <w:rsid w:val="00143F53"/>
    <w:rsid w:val="00144197"/>
    <w:rsid w:val="00144380"/>
    <w:rsid w:val="00144657"/>
    <w:rsid w:val="001447E5"/>
    <w:rsid w:val="001448E7"/>
    <w:rsid w:val="00144A09"/>
    <w:rsid w:val="00144AF9"/>
    <w:rsid w:val="00144D72"/>
    <w:rsid w:val="00144F2E"/>
    <w:rsid w:val="0014506E"/>
    <w:rsid w:val="0014539A"/>
    <w:rsid w:val="00145732"/>
    <w:rsid w:val="001459A7"/>
    <w:rsid w:val="00145BB1"/>
    <w:rsid w:val="00145EA2"/>
    <w:rsid w:val="00145EE7"/>
    <w:rsid w:val="00146174"/>
    <w:rsid w:val="001465A1"/>
    <w:rsid w:val="001465BA"/>
    <w:rsid w:val="001466CE"/>
    <w:rsid w:val="0014691E"/>
    <w:rsid w:val="00146A59"/>
    <w:rsid w:val="00146D76"/>
    <w:rsid w:val="00146E8E"/>
    <w:rsid w:val="00146EA1"/>
    <w:rsid w:val="00146F72"/>
    <w:rsid w:val="00146FD8"/>
    <w:rsid w:val="001474AB"/>
    <w:rsid w:val="00147619"/>
    <w:rsid w:val="00147764"/>
    <w:rsid w:val="0015033A"/>
    <w:rsid w:val="00150951"/>
    <w:rsid w:val="0015096F"/>
    <w:rsid w:val="001509CD"/>
    <w:rsid w:val="00150BAC"/>
    <w:rsid w:val="00150C9B"/>
    <w:rsid w:val="00150DF2"/>
    <w:rsid w:val="00151021"/>
    <w:rsid w:val="001513C2"/>
    <w:rsid w:val="001517DB"/>
    <w:rsid w:val="00151ED7"/>
    <w:rsid w:val="00152079"/>
    <w:rsid w:val="00152499"/>
    <w:rsid w:val="001524DB"/>
    <w:rsid w:val="0015252F"/>
    <w:rsid w:val="001527FC"/>
    <w:rsid w:val="00152C5E"/>
    <w:rsid w:val="00152D75"/>
    <w:rsid w:val="00152D8C"/>
    <w:rsid w:val="00152DC8"/>
    <w:rsid w:val="00152DFD"/>
    <w:rsid w:val="0015312E"/>
    <w:rsid w:val="001533B9"/>
    <w:rsid w:val="00153517"/>
    <w:rsid w:val="00153801"/>
    <w:rsid w:val="001539D9"/>
    <w:rsid w:val="00153A1C"/>
    <w:rsid w:val="00153DFF"/>
    <w:rsid w:val="00153E4D"/>
    <w:rsid w:val="00153E8B"/>
    <w:rsid w:val="00154126"/>
    <w:rsid w:val="0015415A"/>
    <w:rsid w:val="001542C7"/>
    <w:rsid w:val="00154300"/>
    <w:rsid w:val="00154343"/>
    <w:rsid w:val="00154354"/>
    <w:rsid w:val="001547E1"/>
    <w:rsid w:val="00154899"/>
    <w:rsid w:val="00154C4B"/>
    <w:rsid w:val="00154EEC"/>
    <w:rsid w:val="00154FA5"/>
    <w:rsid w:val="001550C6"/>
    <w:rsid w:val="0015511E"/>
    <w:rsid w:val="001553EE"/>
    <w:rsid w:val="0015547A"/>
    <w:rsid w:val="00155C08"/>
    <w:rsid w:val="00155C41"/>
    <w:rsid w:val="00155CA5"/>
    <w:rsid w:val="0015618D"/>
    <w:rsid w:val="00156564"/>
    <w:rsid w:val="00156908"/>
    <w:rsid w:val="00157219"/>
    <w:rsid w:val="0015736F"/>
    <w:rsid w:val="00157540"/>
    <w:rsid w:val="001575A7"/>
    <w:rsid w:val="0015767F"/>
    <w:rsid w:val="00157762"/>
    <w:rsid w:val="00157BFE"/>
    <w:rsid w:val="001603F3"/>
    <w:rsid w:val="001604B5"/>
    <w:rsid w:val="001604EC"/>
    <w:rsid w:val="00160A79"/>
    <w:rsid w:val="00160B44"/>
    <w:rsid w:val="00160F17"/>
    <w:rsid w:val="0016117B"/>
    <w:rsid w:val="001611F0"/>
    <w:rsid w:val="00161330"/>
    <w:rsid w:val="001614CD"/>
    <w:rsid w:val="00161510"/>
    <w:rsid w:val="0016163B"/>
    <w:rsid w:val="00161BED"/>
    <w:rsid w:val="00161CD8"/>
    <w:rsid w:val="00161D1D"/>
    <w:rsid w:val="00161DDF"/>
    <w:rsid w:val="00162023"/>
    <w:rsid w:val="00162278"/>
    <w:rsid w:val="001622D0"/>
    <w:rsid w:val="001624A1"/>
    <w:rsid w:val="0016269C"/>
    <w:rsid w:val="00162733"/>
    <w:rsid w:val="00162800"/>
    <w:rsid w:val="00162972"/>
    <w:rsid w:val="00162D25"/>
    <w:rsid w:val="00162E90"/>
    <w:rsid w:val="00162FE8"/>
    <w:rsid w:val="00163025"/>
    <w:rsid w:val="00163029"/>
    <w:rsid w:val="001630A3"/>
    <w:rsid w:val="00163199"/>
    <w:rsid w:val="001631AA"/>
    <w:rsid w:val="00163263"/>
    <w:rsid w:val="001633F3"/>
    <w:rsid w:val="001634BF"/>
    <w:rsid w:val="001634CD"/>
    <w:rsid w:val="00163930"/>
    <w:rsid w:val="0016393E"/>
    <w:rsid w:val="00163A9C"/>
    <w:rsid w:val="00163AC0"/>
    <w:rsid w:val="00163C6B"/>
    <w:rsid w:val="00163E96"/>
    <w:rsid w:val="00163F55"/>
    <w:rsid w:val="00163F57"/>
    <w:rsid w:val="001640BB"/>
    <w:rsid w:val="001641B6"/>
    <w:rsid w:val="00164402"/>
    <w:rsid w:val="0016443C"/>
    <w:rsid w:val="00164515"/>
    <w:rsid w:val="001647C2"/>
    <w:rsid w:val="001649F1"/>
    <w:rsid w:val="00164BF3"/>
    <w:rsid w:val="00164DAA"/>
    <w:rsid w:val="00165016"/>
    <w:rsid w:val="00165060"/>
    <w:rsid w:val="001651E0"/>
    <w:rsid w:val="001652AF"/>
    <w:rsid w:val="001652DE"/>
    <w:rsid w:val="001652DF"/>
    <w:rsid w:val="0016537E"/>
    <w:rsid w:val="001654C7"/>
    <w:rsid w:val="00165565"/>
    <w:rsid w:val="001655C6"/>
    <w:rsid w:val="00165735"/>
    <w:rsid w:val="00165AF0"/>
    <w:rsid w:val="00165C8C"/>
    <w:rsid w:val="00165CF6"/>
    <w:rsid w:val="00165EDB"/>
    <w:rsid w:val="00165F6D"/>
    <w:rsid w:val="001661D5"/>
    <w:rsid w:val="00166389"/>
    <w:rsid w:val="00166565"/>
    <w:rsid w:val="0016664D"/>
    <w:rsid w:val="0016668B"/>
    <w:rsid w:val="0016669B"/>
    <w:rsid w:val="001666A2"/>
    <w:rsid w:val="0016680B"/>
    <w:rsid w:val="00166AB9"/>
    <w:rsid w:val="00166C79"/>
    <w:rsid w:val="00166CED"/>
    <w:rsid w:val="00166EE1"/>
    <w:rsid w:val="00166F67"/>
    <w:rsid w:val="0016706C"/>
    <w:rsid w:val="00167151"/>
    <w:rsid w:val="00167152"/>
    <w:rsid w:val="0016723A"/>
    <w:rsid w:val="001672CE"/>
    <w:rsid w:val="001674B1"/>
    <w:rsid w:val="001676F6"/>
    <w:rsid w:val="00167729"/>
    <w:rsid w:val="00167849"/>
    <w:rsid w:val="001678BA"/>
    <w:rsid w:val="00167949"/>
    <w:rsid w:val="00167B1C"/>
    <w:rsid w:val="00167B6E"/>
    <w:rsid w:val="00167C44"/>
    <w:rsid w:val="00167CCE"/>
    <w:rsid w:val="00167CE1"/>
    <w:rsid w:val="00167D5D"/>
    <w:rsid w:val="00167F9E"/>
    <w:rsid w:val="0017002A"/>
    <w:rsid w:val="00170052"/>
    <w:rsid w:val="001701F7"/>
    <w:rsid w:val="00170268"/>
    <w:rsid w:val="001705C4"/>
    <w:rsid w:val="001705D4"/>
    <w:rsid w:val="00170A20"/>
    <w:rsid w:val="00170D89"/>
    <w:rsid w:val="00171250"/>
    <w:rsid w:val="0017128B"/>
    <w:rsid w:val="0017153E"/>
    <w:rsid w:val="001715E0"/>
    <w:rsid w:val="0017161C"/>
    <w:rsid w:val="00171633"/>
    <w:rsid w:val="00171701"/>
    <w:rsid w:val="0017184B"/>
    <w:rsid w:val="00171AF8"/>
    <w:rsid w:val="00171B7C"/>
    <w:rsid w:val="00171CA1"/>
    <w:rsid w:val="00171D83"/>
    <w:rsid w:val="00172033"/>
    <w:rsid w:val="001720B6"/>
    <w:rsid w:val="00172192"/>
    <w:rsid w:val="00172217"/>
    <w:rsid w:val="0017221D"/>
    <w:rsid w:val="00172595"/>
    <w:rsid w:val="0017260F"/>
    <w:rsid w:val="00172D8B"/>
    <w:rsid w:val="00172D94"/>
    <w:rsid w:val="00173065"/>
    <w:rsid w:val="00173190"/>
    <w:rsid w:val="001731AF"/>
    <w:rsid w:val="001732C8"/>
    <w:rsid w:val="00173412"/>
    <w:rsid w:val="00173822"/>
    <w:rsid w:val="00173843"/>
    <w:rsid w:val="00173DAF"/>
    <w:rsid w:val="00173FE1"/>
    <w:rsid w:val="00174306"/>
    <w:rsid w:val="00174523"/>
    <w:rsid w:val="00174631"/>
    <w:rsid w:val="00174702"/>
    <w:rsid w:val="001748F9"/>
    <w:rsid w:val="00174D98"/>
    <w:rsid w:val="00174D9D"/>
    <w:rsid w:val="00174E5A"/>
    <w:rsid w:val="00174EE8"/>
    <w:rsid w:val="001750E8"/>
    <w:rsid w:val="00175135"/>
    <w:rsid w:val="00175230"/>
    <w:rsid w:val="001752EF"/>
    <w:rsid w:val="00175789"/>
    <w:rsid w:val="001757DE"/>
    <w:rsid w:val="001759AD"/>
    <w:rsid w:val="00175BF2"/>
    <w:rsid w:val="00175DE1"/>
    <w:rsid w:val="00175F28"/>
    <w:rsid w:val="00175FEB"/>
    <w:rsid w:val="00176026"/>
    <w:rsid w:val="001760C6"/>
    <w:rsid w:val="001764BC"/>
    <w:rsid w:val="001767BF"/>
    <w:rsid w:val="001767EC"/>
    <w:rsid w:val="00176891"/>
    <w:rsid w:val="00176AF0"/>
    <w:rsid w:val="00176CE6"/>
    <w:rsid w:val="00176D06"/>
    <w:rsid w:val="00176E92"/>
    <w:rsid w:val="00176ED0"/>
    <w:rsid w:val="00176FD0"/>
    <w:rsid w:val="0017704F"/>
    <w:rsid w:val="00177054"/>
    <w:rsid w:val="00177555"/>
    <w:rsid w:val="00177777"/>
    <w:rsid w:val="00177AE9"/>
    <w:rsid w:val="00177C1D"/>
    <w:rsid w:val="0018003B"/>
    <w:rsid w:val="0018009C"/>
    <w:rsid w:val="001802F4"/>
    <w:rsid w:val="001803F3"/>
    <w:rsid w:val="0018051B"/>
    <w:rsid w:val="00180628"/>
    <w:rsid w:val="0018073B"/>
    <w:rsid w:val="00180822"/>
    <w:rsid w:val="00180C10"/>
    <w:rsid w:val="001811FD"/>
    <w:rsid w:val="00181267"/>
    <w:rsid w:val="001812D3"/>
    <w:rsid w:val="00181538"/>
    <w:rsid w:val="0018192D"/>
    <w:rsid w:val="001819A2"/>
    <w:rsid w:val="001819F8"/>
    <w:rsid w:val="00181A46"/>
    <w:rsid w:val="00181B1F"/>
    <w:rsid w:val="00181C73"/>
    <w:rsid w:val="00181D6A"/>
    <w:rsid w:val="00181FF9"/>
    <w:rsid w:val="00182020"/>
    <w:rsid w:val="00182050"/>
    <w:rsid w:val="001821C8"/>
    <w:rsid w:val="00182279"/>
    <w:rsid w:val="0018232E"/>
    <w:rsid w:val="0018233F"/>
    <w:rsid w:val="0018248F"/>
    <w:rsid w:val="00182682"/>
    <w:rsid w:val="00182710"/>
    <w:rsid w:val="001829D4"/>
    <w:rsid w:val="00182A2D"/>
    <w:rsid w:val="00182C7A"/>
    <w:rsid w:val="00182CE7"/>
    <w:rsid w:val="00182D55"/>
    <w:rsid w:val="0018308B"/>
    <w:rsid w:val="001830E7"/>
    <w:rsid w:val="00183349"/>
    <w:rsid w:val="001835CA"/>
    <w:rsid w:val="001835D8"/>
    <w:rsid w:val="00183990"/>
    <w:rsid w:val="00183A1F"/>
    <w:rsid w:val="00183A70"/>
    <w:rsid w:val="00183AEF"/>
    <w:rsid w:val="00183E2F"/>
    <w:rsid w:val="00183FF0"/>
    <w:rsid w:val="001840E9"/>
    <w:rsid w:val="00184283"/>
    <w:rsid w:val="00184542"/>
    <w:rsid w:val="0018455C"/>
    <w:rsid w:val="00184753"/>
    <w:rsid w:val="00184773"/>
    <w:rsid w:val="001848B6"/>
    <w:rsid w:val="00184B6E"/>
    <w:rsid w:val="00184B94"/>
    <w:rsid w:val="00184C43"/>
    <w:rsid w:val="00184DFB"/>
    <w:rsid w:val="00184F2B"/>
    <w:rsid w:val="0018518E"/>
    <w:rsid w:val="0018528A"/>
    <w:rsid w:val="0018547C"/>
    <w:rsid w:val="001855A6"/>
    <w:rsid w:val="00185961"/>
    <w:rsid w:val="00185A5B"/>
    <w:rsid w:val="00185B3B"/>
    <w:rsid w:val="00185C9D"/>
    <w:rsid w:val="00185E2A"/>
    <w:rsid w:val="0018619C"/>
    <w:rsid w:val="001862AC"/>
    <w:rsid w:val="00186425"/>
    <w:rsid w:val="0018649A"/>
    <w:rsid w:val="001866AB"/>
    <w:rsid w:val="001866D2"/>
    <w:rsid w:val="00186713"/>
    <w:rsid w:val="00186775"/>
    <w:rsid w:val="00186957"/>
    <w:rsid w:val="00186A78"/>
    <w:rsid w:val="00186CF3"/>
    <w:rsid w:val="00186D63"/>
    <w:rsid w:val="00186F92"/>
    <w:rsid w:val="00186FE9"/>
    <w:rsid w:val="001871D5"/>
    <w:rsid w:val="00187535"/>
    <w:rsid w:val="00187622"/>
    <w:rsid w:val="00187B28"/>
    <w:rsid w:val="00187B5B"/>
    <w:rsid w:val="00187DD6"/>
    <w:rsid w:val="00190119"/>
    <w:rsid w:val="001901E5"/>
    <w:rsid w:val="0019045E"/>
    <w:rsid w:val="001904F8"/>
    <w:rsid w:val="001909EE"/>
    <w:rsid w:val="00190A7D"/>
    <w:rsid w:val="00190C3C"/>
    <w:rsid w:val="00190F05"/>
    <w:rsid w:val="001910A7"/>
    <w:rsid w:val="00191118"/>
    <w:rsid w:val="00191A26"/>
    <w:rsid w:val="001921F7"/>
    <w:rsid w:val="00192275"/>
    <w:rsid w:val="00192329"/>
    <w:rsid w:val="001923C0"/>
    <w:rsid w:val="00192431"/>
    <w:rsid w:val="0019278A"/>
    <w:rsid w:val="001929CE"/>
    <w:rsid w:val="00192C93"/>
    <w:rsid w:val="00193028"/>
    <w:rsid w:val="0019307F"/>
    <w:rsid w:val="00193554"/>
    <w:rsid w:val="00193821"/>
    <w:rsid w:val="001939BD"/>
    <w:rsid w:val="00193CDA"/>
    <w:rsid w:val="00194187"/>
    <w:rsid w:val="001945CB"/>
    <w:rsid w:val="0019465E"/>
    <w:rsid w:val="001948EB"/>
    <w:rsid w:val="00194C5F"/>
    <w:rsid w:val="00194CA6"/>
    <w:rsid w:val="00194D61"/>
    <w:rsid w:val="00195333"/>
    <w:rsid w:val="00195357"/>
    <w:rsid w:val="00195513"/>
    <w:rsid w:val="0019560C"/>
    <w:rsid w:val="00195A2A"/>
    <w:rsid w:val="00195A8D"/>
    <w:rsid w:val="00195A97"/>
    <w:rsid w:val="00195CAB"/>
    <w:rsid w:val="00195E97"/>
    <w:rsid w:val="00195EFD"/>
    <w:rsid w:val="00195F85"/>
    <w:rsid w:val="00196369"/>
    <w:rsid w:val="001963B1"/>
    <w:rsid w:val="001963E3"/>
    <w:rsid w:val="0019663F"/>
    <w:rsid w:val="001967FB"/>
    <w:rsid w:val="00196808"/>
    <w:rsid w:val="001968DE"/>
    <w:rsid w:val="00196A7D"/>
    <w:rsid w:val="00196AC1"/>
    <w:rsid w:val="00196BFA"/>
    <w:rsid w:val="00196D20"/>
    <w:rsid w:val="00197170"/>
    <w:rsid w:val="001971C1"/>
    <w:rsid w:val="001972E3"/>
    <w:rsid w:val="00197482"/>
    <w:rsid w:val="001974F8"/>
    <w:rsid w:val="00197546"/>
    <w:rsid w:val="00197699"/>
    <w:rsid w:val="00197A25"/>
    <w:rsid w:val="00197C0B"/>
    <w:rsid w:val="00197F2E"/>
    <w:rsid w:val="001A0004"/>
    <w:rsid w:val="001A0079"/>
    <w:rsid w:val="001A0211"/>
    <w:rsid w:val="001A032D"/>
    <w:rsid w:val="001A096D"/>
    <w:rsid w:val="001A0A63"/>
    <w:rsid w:val="001A0BCC"/>
    <w:rsid w:val="001A0BEB"/>
    <w:rsid w:val="001A0C5D"/>
    <w:rsid w:val="001A0CF8"/>
    <w:rsid w:val="001A0D98"/>
    <w:rsid w:val="001A1212"/>
    <w:rsid w:val="001A1298"/>
    <w:rsid w:val="001A15FC"/>
    <w:rsid w:val="001A175B"/>
    <w:rsid w:val="001A17B9"/>
    <w:rsid w:val="001A18C4"/>
    <w:rsid w:val="001A1AF6"/>
    <w:rsid w:val="001A1B41"/>
    <w:rsid w:val="001A1D5B"/>
    <w:rsid w:val="001A1D6F"/>
    <w:rsid w:val="001A1E12"/>
    <w:rsid w:val="001A1E53"/>
    <w:rsid w:val="001A1F3C"/>
    <w:rsid w:val="001A1FE1"/>
    <w:rsid w:val="001A2067"/>
    <w:rsid w:val="001A2453"/>
    <w:rsid w:val="001A2A0D"/>
    <w:rsid w:val="001A2B61"/>
    <w:rsid w:val="001A30AB"/>
    <w:rsid w:val="001A320F"/>
    <w:rsid w:val="001A34BE"/>
    <w:rsid w:val="001A35C6"/>
    <w:rsid w:val="001A39EF"/>
    <w:rsid w:val="001A3AF2"/>
    <w:rsid w:val="001A3EB4"/>
    <w:rsid w:val="001A405D"/>
    <w:rsid w:val="001A4799"/>
    <w:rsid w:val="001A494C"/>
    <w:rsid w:val="001A49D1"/>
    <w:rsid w:val="001A4BBD"/>
    <w:rsid w:val="001A4D4D"/>
    <w:rsid w:val="001A4E30"/>
    <w:rsid w:val="001A5180"/>
    <w:rsid w:val="001A540D"/>
    <w:rsid w:val="001A55AD"/>
    <w:rsid w:val="001A589C"/>
    <w:rsid w:val="001A58B8"/>
    <w:rsid w:val="001A5A9C"/>
    <w:rsid w:val="001A5EE5"/>
    <w:rsid w:val="001A5F7C"/>
    <w:rsid w:val="001A628D"/>
    <w:rsid w:val="001A635C"/>
    <w:rsid w:val="001A66D7"/>
    <w:rsid w:val="001A682E"/>
    <w:rsid w:val="001A6C75"/>
    <w:rsid w:val="001A6D0C"/>
    <w:rsid w:val="001A6E74"/>
    <w:rsid w:val="001A6FED"/>
    <w:rsid w:val="001A7166"/>
    <w:rsid w:val="001A7353"/>
    <w:rsid w:val="001A73FE"/>
    <w:rsid w:val="001A7449"/>
    <w:rsid w:val="001A755C"/>
    <w:rsid w:val="001A7652"/>
    <w:rsid w:val="001A7665"/>
    <w:rsid w:val="001A7988"/>
    <w:rsid w:val="001A7A74"/>
    <w:rsid w:val="001A7E63"/>
    <w:rsid w:val="001A7EF0"/>
    <w:rsid w:val="001A7FA6"/>
    <w:rsid w:val="001A7FCB"/>
    <w:rsid w:val="001B0030"/>
    <w:rsid w:val="001B0072"/>
    <w:rsid w:val="001B010C"/>
    <w:rsid w:val="001B0404"/>
    <w:rsid w:val="001B043E"/>
    <w:rsid w:val="001B05D8"/>
    <w:rsid w:val="001B0664"/>
    <w:rsid w:val="001B0667"/>
    <w:rsid w:val="001B08A3"/>
    <w:rsid w:val="001B0AF4"/>
    <w:rsid w:val="001B0C63"/>
    <w:rsid w:val="001B0CDB"/>
    <w:rsid w:val="001B0D61"/>
    <w:rsid w:val="001B0FD0"/>
    <w:rsid w:val="001B118C"/>
    <w:rsid w:val="001B11ED"/>
    <w:rsid w:val="001B13EF"/>
    <w:rsid w:val="001B15B0"/>
    <w:rsid w:val="001B1601"/>
    <w:rsid w:val="001B1788"/>
    <w:rsid w:val="001B18D7"/>
    <w:rsid w:val="001B1C08"/>
    <w:rsid w:val="001B1C9B"/>
    <w:rsid w:val="001B1EC3"/>
    <w:rsid w:val="001B1F89"/>
    <w:rsid w:val="001B1FCB"/>
    <w:rsid w:val="001B20B7"/>
    <w:rsid w:val="001B23F8"/>
    <w:rsid w:val="001B24D9"/>
    <w:rsid w:val="001B2932"/>
    <w:rsid w:val="001B2AC9"/>
    <w:rsid w:val="001B2B4D"/>
    <w:rsid w:val="001B2B9F"/>
    <w:rsid w:val="001B2DDE"/>
    <w:rsid w:val="001B2EAD"/>
    <w:rsid w:val="001B2FBF"/>
    <w:rsid w:val="001B301A"/>
    <w:rsid w:val="001B30AC"/>
    <w:rsid w:val="001B312D"/>
    <w:rsid w:val="001B3367"/>
    <w:rsid w:val="001B34D1"/>
    <w:rsid w:val="001B3B63"/>
    <w:rsid w:val="001B3C63"/>
    <w:rsid w:val="001B3E8D"/>
    <w:rsid w:val="001B3F08"/>
    <w:rsid w:val="001B4066"/>
    <w:rsid w:val="001B4498"/>
    <w:rsid w:val="001B4800"/>
    <w:rsid w:val="001B48C1"/>
    <w:rsid w:val="001B48DB"/>
    <w:rsid w:val="001B48F4"/>
    <w:rsid w:val="001B4B76"/>
    <w:rsid w:val="001B4BEE"/>
    <w:rsid w:val="001B4E43"/>
    <w:rsid w:val="001B4E58"/>
    <w:rsid w:val="001B4F4B"/>
    <w:rsid w:val="001B513D"/>
    <w:rsid w:val="001B5253"/>
    <w:rsid w:val="001B54C8"/>
    <w:rsid w:val="001B54EC"/>
    <w:rsid w:val="001B55B8"/>
    <w:rsid w:val="001B56C5"/>
    <w:rsid w:val="001B5865"/>
    <w:rsid w:val="001B58BC"/>
    <w:rsid w:val="001B5949"/>
    <w:rsid w:val="001B594B"/>
    <w:rsid w:val="001B59B7"/>
    <w:rsid w:val="001B5A35"/>
    <w:rsid w:val="001B5FD6"/>
    <w:rsid w:val="001B6222"/>
    <w:rsid w:val="001B648A"/>
    <w:rsid w:val="001B64E1"/>
    <w:rsid w:val="001B66BD"/>
    <w:rsid w:val="001B66CE"/>
    <w:rsid w:val="001B680A"/>
    <w:rsid w:val="001B6812"/>
    <w:rsid w:val="001B6A70"/>
    <w:rsid w:val="001B6B9D"/>
    <w:rsid w:val="001B6C85"/>
    <w:rsid w:val="001B6CAA"/>
    <w:rsid w:val="001B6D47"/>
    <w:rsid w:val="001B6E96"/>
    <w:rsid w:val="001B6F35"/>
    <w:rsid w:val="001B6FEE"/>
    <w:rsid w:val="001B717F"/>
    <w:rsid w:val="001B7307"/>
    <w:rsid w:val="001B73CD"/>
    <w:rsid w:val="001B748F"/>
    <w:rsid w:val="001B77F4"/>
    <w:rsid w:val="001B7896"/>
    <w:rsid w:val="001B7AA5"/>
    <w:rsid w:val="001B7BCA"/>
    <w:rsid w:val="001B7C3A"/>
    <w:rsid w:val="001B7DAD"/>
    <w:rsid w:val="001B7DEB"/>
    <w:rsid w:val="001B7FDE"/>
    <w:rsid w:val="001C000A"/>
    <w:rsid w:val="001C0541"/>
    <w:rsid w:val="001C06F6"/>
    <w:rsid w:val="001C06FB"/>
    <w:rsid w:val="001C087D"/>
    <w:rsid w:val="001C0AC2"/>
    <w:rsid w:val="001C0C35"/>
    <w:rsid w:val="001C0C98"/>
    <w:rsid w:val="001C0CD7"/>
    <w:rsid w:val="001C0E7F"/>
    <w:rsid w:val="001C13EB"/>
    <w:rsid w:val="001C14A7"/>
    <w:rsid w:val="001C1517"/>
    <w:rsid w:val="001C17D6"/>
    <w:rsid w:val="001C1A67"/>
    <w:rsid w:val="001C1B5F"/>
    <w:rsid w:val="001C1E41"/>
    <w:rsid w:val="001C214C"/>
    <w:rsid w:val="001C2ECA"/>
    <w:rsid w:val="001C2FBB"/>
    <w:rsid w:val="001C3058"/>
    <w:rsid w:val="001C31B9"/>
    <w:rsid w:val="001C347A"/>
    <w:rsid w:val="001C377F"/>
    <w:rsid w:val="001C37FB"/>
    <w:rsid w:val="001C3BD1"/>
    <w:rsid w:val="001C3D20"/>
    <w:rsid w:val="001C3F43"/>
    <w:rsid w:val="001C3FB0"/>
    <w:rsid w:val="001C436B"/>
    <w:rsid w:val="001C43A1"/>
    <w:rsid w:val="001C4523"/>
    <w:rsid w:val="001C4940"/>
    <w:rsid w:val="001C49E6"/>
    <w:rsid w:val="001C4B15"/>
    <w:rsid w:val="001C4FA2"/>
    <w:rsid w:val="001C506B"/>
    <w:rsid w:val="001C513E"/>
    <w:rsid w:val="001C513F"/>
    <w:rsid w:val="001C51B7"/>
    <w:rsid w:val="001C51E6"/>
    <w:rsid w:val="001C51FB"/>
    <w:rsid w:val="001C532B"/>
    <w:rsid w:val="001C535E"/>
    <w:rsid w:val="001C53AC"/>
    <w:rsid w:val="001C53EA"/>
    <w:rsid w:val="001C53FC"/>
    <w:rsid w:val="001C5620"/>
    <w:rsid w:val="001C573C"/>
    <w:rsid w:val="001C5923"/>
    <w:rsid w:val="001C5CFA"/>
    <w:rsid w:val="001C5DCC"/>
    <w:rsid w:val="001C61C0"/>
    <w:rsid w:val="001C6344"/>
    <w:rsid w:val="001C637D"/>
    <w:rsid w:val="001C6426"/>
    <w:rsid w:val="001C65C2"/>
    <w:rsid w:val="001C671A"/>
    <w:rsid w:val="001C6959"/>
    <w:rsid w:val="001C69EC"/>
    <w:rsid w:val="001C6B62"/>
    <w:rsid w:val="001C6D59"/>
    <w:rsid w:val="001C6FA2"/>
    <w:rsid w:val="001C6FB5"/>
    <w:rsid w:val="001C719C"/>
    <w:rsid w:val="001C7394"/>
    <w:rsid w:val="001C7400"/>
    <w:rsid w:val="001C7422"/>
    <w:rsid w:val="001C7AB5"/>
    <w:rsid w:val="001C7EAD"/>
    <w:rsid w:val="001C7FB3"/>
    <w:rsid w:val="001C7FCB"/>
    <w:rsid w:val="001D00A3"/>
    <w:rsid w:val="001D03C5"/>
    <w:rsid w:val="001D03E0"/>
    <w:rsid w:val="001D09F1"/>
    <w:rsid w:val="001D0A27"/>
    <w:rsid w:val="001D0C26"/>
    <w:rsid w:val="001D0CD2"/>
    <w:rsid w:val="001D0F89"/>
    <w:rsid w:val="001D106A"/>
    <w:rsid w:val="001D1310"/>
    <w:rsid w:val="001D1385"/>
    <w:rsid w:val="001D1504"/>
    <w:rsid w:val="001D16C2"/>
    <w:rsid w:val="001D1853"/>
    <w:rsid w:val="001D196D"/>
    <w:rsid w:val="001D19C5"/>
    <w:rsid w:val="001D1A9B"/>
    <w:rsid w:val="001D1B9F"/>
    <w:rsid w:val="001D1BA5"/>
    <w:rsid w:val="001D1C7B"/>
    <w:rsid w:val="001D1D1B"/>
    <w:rsid w:val="001D1FBC"/>
    <w:rsid w:val="001D23C5"/>
    <w:rsid w:val="001D2614"/>
    <w:rsid w:val="001D2753"/>
    <w:rsid w:val="001D2B33"/>
    <w:rsid w:val="001D2DB6"/>
    <w:rsid w:val="001D2E35"/>
    <w:rsid w:val="001D2FEF"/>
    <w:rsid w:val="001D30DF"/>
    <w:rsid w:val="001D311D"/>
    <w:rsid w:val="001D32D2"/>
    <w:rsid w:val="001D331A"/>
    <w:rsid w:val="001D339E"/>
    <w:rsid w:val="001D351F"/>
    <w:rsid w:val="001D3551"/>
    <w:rsid w:val="001D3695"/>
    <w:rsid w:val="001D377B"/>
    <w:rsid w:val="001D379D"/>
    <w:rsid w:val="001D3F13"/>
    <w:rsid w:val="001D4018"/>
    <w:rsid w:val="001D4049"/>
    <w:rsid w:val="001D418C"/>
    <w:rsid w:val="001D41C2"/>
    <w:rsid w:val="001D44AB"/>
    <w:rsid w:val="001D47E6"/>
    <w:rsid w:val="001D4894"/>
    <w:rsid w:val="001D492A"/>
    <w:rsid w:val="001D4C41"/>
    <w:rsid w:val="001D4D94"/>
    <w:rsid w:val="001D4DDF"/>
    <w:rsid w:val="001D5586"/>
    <w:rsid w:val="001D5847"/>
    <w:rsid w:val="001D59DD"/>
    <w:rsid w:val="001D60B2"/>
    <w:rsid w:val="001D6988"/>
    <w:rsid w:val="001D6B67"/>
    <w:rsid w:val="001D6F4E"/>
    <w:rsid w:val="001D7080"/>
    <w:rsid w:val="001D70BC"/>
    <w:rsid w:val="001D7164"/>
    <w:rsid w:val="001D7274"/>
    <w:rsid w:val="001D765F"/>
    <w:rsid w:val="001D783B"/>
    <w:rsid w:val="001D7979"/>
    <w:rsid w:val="001D7A17"/>
    <w:rsid w:val="001D7A83"/>
    <w:rsid w:val="001D7B72"/>
    <w:rsid w:val="001D7BF2"/>
    <w:rsid w:val="001D7E4A"/>
    <w:rsid w:val="001D7ECD"/>
    <w:rsid w:val="001D7FCB"/>
    <w:rsid w:val="001E0253"/>
    <w:rsid w:val="001E0452"/>
    <w:rsid w:val="001E065F"/>
    <w:rsid w:val="001E0757"/>
    <w:rsid w:val="001E0764"/>
    <w:rsid w:val="001E07FF"/>
    <w:rsid w:val="001E09CD"/>
    <w:rsid w:val="001E09D3"/>
    <w:rsid w:val="001E09DA"/>
    <w:rsid w:val="001E0ABE"/>
    <w:rsid w:val="001E0CCA"/>
    <w:rsid w:val="001E0FA9"/>
    <w:rsid w:val="001E0FCE"/>
    <w:rsid w:val="001E108D"/>
    <w:rsid w:val="001E10EC"/>
    <w:rsid w:val="001E120F"/>
    <w:rsid w:val="001E1241"/>
    <w:rsid w:val="001E12CE"/>
    <w:rsid w:val="001E1516"/>
    <w:rsid w:val="001E1546"/>
    <w:rsid w:val="001E1553"/>
    <w:rsid w:val="001E177C"/>
    <w:rsid w:val="001E1828"/>
    <w:rsid w:val="001E1A14"/>
    <w:rsid w:val="001E1DCC"/>
    <w:rsid w:val="001E1DF1"/>
    <w:rsid w:val="001E21BD"/>
    <w:rsid w:val="001E2368"/>
    <w:rsid w:val="001E24E8"/>
    <w:rsid w:val="001E265B"/>
    <w:rsid w:val="001E27E3"/>
    <w:rsid w:val="001E2AA0"/>
    <w:rsid w:val="001E2B6A"/>
    <w:rsid w:val="001E2C7F"/>
    <w:rsid w:val="001E2C88"/>
    <w:rsid w:val="001E2D1E"/>
    <w:rsid w:val="001E2EA5"/>
    <w:rsid w:val="001E2EE4"/>
    <w:rsid w:val="001E2F8D"/>
    <w:rsid w:val="001E305C"/>
    <w:rsid w:val="001E3064"/>
    <w:rsid w:val="001E31A5"/>
    <w:rsid w:val="001E380E"/>
    <w:rsid w:val="001E3899"/>
    <w:rsid w:val="001E3965"/>
    <w:rsid w:val="001E3977"/>
    <w:rsid w:val="001E3A74"/>
    <w:rsid w:val="001E3C00"/>
    <w:rsid w:val="001E3DB1"/>
    <w:rsid w:val="001E3E28"/>
    <w:rsid w:val="001E3FC6"/>
    <w:rsid w:val="001E42DF"/>
    <w:rsid w:val="001E4836"/>
    <w:rsid w:val="001E4D4C"/>
    <w:rsid w:val="001E5005"/>
    <w:rsid w:val="001E537F"/>
    <w:rsid w:val="001E5530"/>
    <w:rsid w:val="001E566D"/>
    <w:rsid w:val="001E57F2"/>
    <w:rsid w:val="001E5C6A"/>
    <w:rsid w:val="001E5CB0"/>
    <w:rsid w:val="001E5CF0"/>
    <w:rsid w:val="001E5CFA"/>
    <w:rsid w:val="001E6034"/>
    <w:rsid w:val="001E6045"/>
    <w:rsid w:val="001E622E"/>
    <w:rsid w:val="001E66F6"/>
    <w:rsid w:val="001E6705"/>
    <w:rsid w:val="001E69B4"/>
    <w:rsid w:val="001E6A9B"/>
    <w:rsid w:val="001E6C74"/>
    <w:rsid w:val="001E6D30"/>
    <w:rsid w:val="001E6DB7"/>
    <w:rsid w:val="001E6E4D"/>
    <w:rsid w:val="001E6FC4"/>
    <w:rsid w:val="001E730B"/>
    <w:rsid w:val="001E7345"/>
    <w:rsid w:val="001E7574"/>
    <w:rsid w:val="001E76B3"/>
    <w:rsid w:val="001E78CE"/>
    <w:rsid w:val="001E7987"/>
    <w:rsid w:val="001E7E01"/>
    <w:rsid w:val="001F00DB"/>
    <w:rsid w:val="001F02E8"/>
    <w:rsid w:val="001F0507"/>
    <w:rsid w:val="001F061C"/>
    <w:rsid w:val="001F08F7"/>
    <w:rsid w:val="001F0AB7"/>
    <w:rsid w:val="001F0BEC"/>
    <w:rsid w:val="001F0C5E"/>
    <w:rsid w:val="001F0CF6"/>
    <w:rsid w:val="001F0D7A"/>
    <w:rsid w:val="001F0E5F"/>
    <w:rsid w:val="001F0F1B"/>
    <w:rsid w:val="001F10EA"/>
    <w:rsid w:val="001F15DA"/>
    <w:rsid w:val="001F1679"/>
    <w:rsid w:val="001F1904"/>
    <w:rsid w:val="001F1939"/>
    <w:rsid w:val="001F1BD8"/>
    <w:rsid w:val="001F1C88"/>
    <w:rsid w:val="001F1CDB"/>
    <w:rsid w:val="001F1D44"/>
    <w:rsid w:val="001F1DA3"/>
    <w:rsid w:val="001F1DB4"/>
    <w:rsid w:val="001F1EA1"/>
    <w:rsid w:val="001F1F3A"/>
    <w:rsid w:val="001F1F91"/>
    <w:rsid w:val="001F2141"/>
    <w:rsid w:val="001F227C"/>
    <w:rsid w:val="001F22DB"/>
    <w:rsid w:val="001F2346"/>
    <w:rsid w:val="001F2361"/>
    <w:rsid w:val="001F2516"/>
    <w:rsid w:val="001F25E7"/>
    <w:rsid w:val="001F2631"/>
    <w:rsid w:val="001F277C"/>
    <w:rsid w:val="001F27AD"/>
    <w:rsid w:val="001F29A3"/>
    <w:rsid w:val="001F2C6A"/>
    <w:rsid w:val="001F2CA3"/>
    <w:rsid w:val="001F32F7"/>
    <w:rsid w:val="001F34C2"/>
    <w:rsid w:val="001F36CC"/>
    <w:rsid w:val="001F38DB"/>
    <w:rsid w:val="001F3975"/>
    <w:rsid w:val="001F3F66"/>
    <w:rsid w:val="001F4018"/>
    <w:rsid w:val="001F419A"/>
    <w:rsid w:val="001F4350"/>
    <w:rsid w:val="001F47F2"/>
    <w:rsid w:val="001F49C6"/>
    <w:rsid w:val="001F49F2"/>
    <w:rsid w:val="001F4A1C"/>
    <w:rsid w:val="001F4AE6"/>
    <w:rsid w:val="001F4C26"/>
    <w:rsid w:val="001F4C7B"/>
    <w:rsid w:val="001F4EB3"/>
    <w:rsid w:val="001F505E"/>
    <w:rsid w:val="001F51E7"/>
    <w:rsid w:val="001F52B4"/>
    <w:rsid w:val="001F5539"/>
    <w:rsid w:val="001F5630"/>
    <w:rsid w:val="001F580E"/>
    <w:rsid w:val="001F5888"/>
    <w:rsid w:val="001F5BC6"/>
    <w:rsid w:val="001F5D09"/>
    <w:rsid w:val="001F5EA2"/>
    <w:rsid w:val="001F6585"/>
    <w:rsid w:val="001F66B1"/>
    <w:rsid w:val="001F66D5"/>
    <w:rsid w:val="001F6970"/>
    <w:rsid w:val="001F6A7D"/>
    <w:rsid w:val="001F6C99"/>
    <w:rsid w:val="001F6D0B"/>
    <w:rsid w:val="001F6E63"/>
    <w:rsid w:val="001F6F8B"/>
    <w:rsid w:val="001F7100"/>
    <w:rsid w:val="001F7346"/>
    <w:rsid w:val="001F7655"/>
    <w:rsid w:val="001F773A"/>
    <w:rsid w:val="001F7A47"/>
    <w:rsid w:val="001F7A89"/>
    <w:rsid w:val="001F7AD5"/>
    <w:rsid w:val="001F7BF7"/>
    <w:rsid w:val="001F7E6A"/>
    <w:rsid w:val="002004E7"/>
    <w:rsid w:val="00200657"/>
    <w:rsid w:val="002006E1"/>
    <w:rsid w:val="00200761"/>
    <w:rsid w:val="002008F7"/>
    <w:rsid w:val="00200AFD"/>
    <w:rsid w:val="00200B38"/>
    <w:rsid w:val="00200D0A"/>
    <w:rsid w:val="00200D87"/>
    <w:rsid w:val="00201006"/>
    <w:rsid w:val="002011B0"/>
    <w:rsid w:val="002015CE"/>
    <w:rsid w:val="002016A2"/>
    <w:rsid w:val="00201718"/>
    <w:rsid w:val="00201754"/>
    <w:rsid w:val="00201C99"/>
    <w:rsid w:val="0020228B"/>
    <w:rsid w:val="00202355"/>
    <w:rsid w:val="002023A8"/>
    <w:rsid w:val="0020261A"/>
    <w:rsid w:val="002027F4"/>
    <w:rsid w:val="00202946"/>
    <w:rsid w:val="0020299A"/>
    <w:rsid w:val="00202A50"/>
    <w:rsid w:val="00202C6B"/>
    <w:rsid w:val="00202E3A"/>
    <w:rsid w:val="00203070"/>
    <w:rsid w:val="0020315B"/>
    <w:rsid w:val="0020330F"/>
    <w:rsid w:val="00203579"/>
    <w:rsid w:val="00203697"/>
    <w:rsid w:val="00203767"/>
    <w:rsid w:val="0020396D"/>
    <w:rsid w:val="00203BB4"/>
    <w:rsid w:val="00203D6D"/>
    <w:rsid w:val="00203D96"/>
    <w:rsid w:val="00203E67"/>
    <w:rsid w:val="00203ED1"/>
    <w:rsid w:val="002040AD"/>
    <w:rsid w:val="00204356"/>
    <w:rsid w:val="00204414"/>
    <w:rsid w:val="00204492"/>
    <w:rsid w:val="002045E7"/>
    <w:rsid w:val="00204A08"/>
    <w:rsid w:val="00204BCD"/>
    <w:rsid w:val="00204C0F"/>
    <w:rsid w:val="00204C45"/>
    <w:rsid w:val="00204CDF"/>
    <w:rsid w:val="00204D22"/>
    <w:rsid w:val="00204E70"/>
    <w:rsid w:val="00205032"/>
    <w:rsid w:val="002050E8"/>
    <w:rsid w:val="00205114"/>
    <w:rsid w:val="002051C9"/>
    <w:rsid w:val="0020564B"/>
    <w:rsid w:val="00205821"/>
    <w:rsid w:val="00205C11"/>
    <w:rsid w:val="00205C4B"/>
    <w:rsid w:val="00205D8C"/>
    <w:rsid w:val="00205DAE"/>
    <w:rsid w:val="00205FAD"/>
    <w:rsid w:val="00206284"/>
    <w:rsid w:val="0020630A"/>
    <w:rsid w:val="00206529"/>
    <w:rsid w:val="00206A5F"/>
    <w:rsid w:val="00206A95"/>
    <w:rsid w:val="00206B60"/>
    <w:rsid w:val="00206BD6"/>
    <w:rsid w:val="00206E1A"/>
    <w:rsid w:val="00206E4B"/>
    <w:rsid w:val="00206E69"/>
    <w:rsid w:val="002071B7"/>
    <w:rsid w:val="00207513"/>
    <w:rsid w:val="00207666"/>
    <w:rsid w:val="0020772F"/>
    <w:rsid w:val="00207798"/>
    <w:rsid w:val="002077BB"/>
    <w:rsid w:val="0020786C"/>
    <w:rsid w:val="00207A7C"/>
    <w:rsid w:val="00207A8A"/>
    <w:rsid w:val="00207FCE"/>
    <w:rsid w:val="0021006B"/>
    <w:rsid w:val="002100AA"/>
    <w:rsid w:val="0021010D"/>
    <w:rsid w:val="00210392"/>
    <w:rsid w:val="002103B2"/>
    <w:rsid w:val="0021067E"/>
    <w:rsid w:val="002106EA"/>
    <w:rsid w:val="00210995"/>
    <w:rsid w:val="00210C9D"/>
    <w:rsid w:val="00210F0B"/>
    <w:rsid w:val="00210F15"/>
    <w:rsid w:val="00211573"/>
    <w:rsid w:val="00211580"/>
    <w:rsid w:val="00211745"/>
    <w:rsid w:val="00211834"/>
    <w:rsid w:val="002118F8"/>
    <w:rsid w:val="00211AAC"/>
    <w:rsid w:val="00211DA3"/>
    <w:rsid w:val="00211E06"/>
    <w:rsid w:val="00212327"/>
    <w:rsid w:val="00212495"/>
    <w:rsid w:val="002124EF"/>
    <w:rsid w:val="00212E80"/>
    <w:rsid w:val="00212EC8"/>
    <w:rsid w:val="002131FF"/>
    <w:rsid w:val="00213284"/>
    <w:rsid w:val="00213290"/>
    <w:rsid w:val="0021341B"/>
    <w:rsid w:val="002134C1"/>
    <w:rsid w:val="00213544"/>
    <w:rsid w:val="00213565"/>
    <w:rsid w:val="002136CC"/>
    <w:rsid w:val="00213750"/>
    <w:rsid w:val="0021376B"/>
    <w:rsid w:val="002139CE"/>
    <w:rsid w:val="002139F9"/>
    <w:rsid w:val="00213A83"/>
    <w:rsid w:val="00213BD5"/>
    <w:rsid w:val="00213C45"/>
    <w:rsid w:val="00213E1A"/>
    <w:rsid w:val="00213E2A"/>
    <w:rsid w:val="00213E52"/>
    <w:rsid w:val="00213EE7"/>
    <w:rsid w:val="00214171"/>
    <w:rsid w:val="00214311"/>
    <w:rsid w:val="00214450"/>
    <w:rsid w:val="0021467A"/>
    <w:rsid w:val="00214756"/>
    <w:rsid w:val="00214777"/>
    <w:rsid w:val="002147A4"/>
    <w:rsid w:val="00214905"/>
    <w:rsid w:val="002149F4"/>
    <w:rsid w:val="00214B46"/>
    <w:rsid w:val="00214CDE"/>
    <w:rsid w:val="00214CFB"/>
    <w:rsid w:val="00214F37"/>
    <w:rsid w:val="002151EA"/>
    <w:rsid w:val="00215394"/>
    <w:rsid w:val="00215534"/>
    <w:rsid w:val="0021559D"/>
    <w:rsid w:val="00215855"/>
    <w:rsid w:val="00215A3D"/>
    <w:rsid w:val="00215A82"/>
    <w:rsid w:val="00215BAC"/>
    <w:rsid w:val="00215D5E"/>
    <w:rsid w:val="00215ED0"/>
    <w:rsid w:val="002160FD"/>
    <w:rsid w:val="002164A6"/>
    <w:rsid w:val="00216951"/>
    <w:rsid w:val="00216B74"/>
    <w:rsid w:val="00216B7C"/>
    <w:rsid w:val="00216B88"/>
    <w:rsid w:val="00216C46"/>
    <w:rsid w:val="00216C9E"/>
    <w:rsid w:val="00217040"/>
    <w:rsid w:val="00217190"/>
    <w:rsid w:val="00217249"/>
    <w:rsid w:val="00217325"/>
    <w:rsid w:val="002174DF"/>
    <w:rsid w:val="0021753E"/>
    <w:rsid w:val="00217580"/>
    <w:rsid w:val="002177AD"/>
    <w:rsid w:val="00217AFE"/>
    <w:rsid w:val="00217E7D"/>
    <w:rsid w:val="00217F5E"/>
    <w:rsid w:val="00220017"/>
    <w:rsid w:val="0022014B"/>
    <w:rsid w:val="0022066D"/>
    <w:rsid w:val="002207B4"/>
    <w:rsid w:val="002208CE"/>
    <w:rsid w:val="002209AC"/>
    <w:rsid w:val="00220ABA"/>
    <w:rsid w:val="00220D46"/>
    <w:rsid w:val="0022101B"/>
    <w:rsid w:val="0022111B"/>
    <w:rsid w:val="00221214"/>
    <w:rsid w:val="0022175A"/>
    <w:rsid w:val="00221904"/>
    <w:rsid w:val="0022191B"/>
    <w:rsid w:val="002219BA"/>
    <w:rsid w:val="00221BEE"/>
    <w:rsid w:val="00221C74"/>
    <w:rsid w:val="00221DE6"/>
    <w:rsid w:val="002220DB"/>
    <w:rsid w:val="0022252B"/>
    <w:rsid w:val="002226CB"/>
    <w:rsid w:val="002228B2"/>
    <w:rsid w:val="002228F8"/>
    <w:rsid w:val="0022299C"/>
    <w:rsid w:val="00222AD3"/>
    <w:rsid w:val="00222AF6"/>
    <w:rsid w:val="00222B87"/>
    <w:rsid w:val="00222C68"/>
    <w:rsid w:val="00222F9D"/>
    <w:rsid w:val="00223008"/>
    <w:rsid w:val="0022335D"/>
    <w:rsid w:val="002237D7"/>
    <w:rsid w:val="00223BCD"/>
    <w:rsid w:val="00223EFD"/>
    <w:rsid w:val="00223F12"/>
    <w:rsid w:val="00223F90"/>
    <w:rsid w:val="0022416A"/>
    <w:rsid w:val="002242E2"/>
    <w:rsid w:val="002244DA"/>
    <w:rsid w:val="00224679"/>
    <w:rsid w:val="002247D0"/>
    <w:rsid w:val="002247EE"/>
    <w:rsid w:val="00224843"/>
    <w:rsid w:val="00224D04"/>
    <w:rsid w:val="00224D85"/>
    <w:rsid w:val="00224E7F"/>
    <w:rsid w:val="0022529F"/>
    <w:rsid w:val="00225387"/>
    <w:rsid w:val="0022538B"/>
    <w:rsid w:val="00225506"/>
    <w:rsid w:val="00225546"/>
    <w:rsid w:val="0022558B"/>
    <w:rsid w:val="00225787"/>
    <w:rsid w:val="002257BE"/>
    <w:rsid w:val="00225B83"/>
    <w:rsid w:val="00226195"/>
    <w:rsid w:val="002264A1"/>
    <w:rsid w:val="002265B0"/>
    <w:rsid w:val="00226AA6"/>
    <w:rsid w:val="00226AAB"/>
    <w:rsid w:val="00226C8D"/>
    <w:rsid w:val="00226EFB"/>
    <w:rsid w:val="00227420"/>
    <w:rsid w:val="0022780E"/>
    <w:rsid w:val="002278E3"/>
    <w:rsid w:val="0022798F"/>
    <w:rsid w:val="00227AE1"/>
    <w:rsid w:val="00227C9D"/>
    <w:rsid w:val="00227D8F"/>
    <w:rsid w:val="00227FCA"/>
    <w:rsid w:val="00230652"/>
    <w:rsid w:val="00230662"/>
    <w:rsid w:val="00230804"/>
    <w:rsid w:val="00230931"/>
    <w:rsid w:val="00230983"/>
    <w:rsid w:val="0023099B"/>
    <w:rsid w:val="00230AB3"/>
    <w:rsid w:val="00230CD8"/>
    <w:rsid w:val="00230D05"/>
    <w:rsid w:val="0023119D"/>
    <w:rsid w:val="00231423"/>
    <w:rsid w:val="002315AF"/>
    <w:rsid w:val="00231668"/>
    <w:rsid w:val="002318BC"/>
    <w:rsid w:val="00231B0F"/>
    <w:rsid w:val="00231BB3"/>
    <w:rsid w:val="00231E75"/>
    <w:rsid w:val="00231F00"/>
    <w:rsid w:val="002325CB"/>
    <w:rsid w:val="002328FE"/>
    <w:rsid w:val="00232960"/>
    <w:rsid w:val="00232A44"/>
    <w:rsid w:val="00232E0E"/>
    <w:rsid w:val="00232E88"/>
    <w:rsid w:val="0023343B"/>
    <w:rsid w:val="00233448"/>
    <w:rsid w:val="002334FF"/>
    <w:rsid w:val="0023356E"/>
    <w:rsid w:val="00233A1E"/>
    <w:rsid w:val="00233CBF"/>
    <w:rsid w:val="00233DDD"/>
    <w:rsid w:val="00234150"/>
    <w:rsid w:val="002347DD"/>
    <w:rsid w:val="00234E7D"/>
    <w:rsid w:val="00235343"/>
    <w:rsid w:val="002354B9"/>
    <w:rsid w:val="002354F1"/>
    <w:rsid w:val="00235553"/>
    <w:rsid w:val="002357C5"/>
    <w:rsid w:val="002357FF"/>
    <w:rsid w:val="002358F6"/>
    <w:rsid w:val="0023591E"/>
    <w:rsid w:val="00235999"/>
    <w:rsid w:val="002359B6"/>
    <w:rsid w:val="00235B70"/>
    <w:rsid w:val="00235E8A"/>
    <w:rsid w:val="00235F48"/>
    <w:rsid w:val="00236053"/>
    <w:rsid w:val="00236074"/>
    <w:rsid w:val="002363D3"/>
    <w:rsid w:val="00236516"/>
    <w:rsid w:val="00236A19"/>
    <w:rsid w:val="0023720C"/>
    <w:rsid w:val="0023732C"/>
    <w:rsid w:val="002374B7"/>
    <w:rsid w:val="002374F1"/>
    <w:rsid w:val="00237588"/>
    <w:rsid w:val="00237642"/>
    <w:rsid w:val="002376CE"/>
    <w:rsid w:val="002376EC"/>
    <w:rsid w:val="00237734"/>
    <w:rsid w:val="002378E5"/>
    <w:rsid w:val="00237992"/>
    <w:rsid w:val="00237CA3"/>
    <w:rsid w:val="00237D14"/>
    <w:rsid w:val="00237DB2"/>
    <w:rsid w:val="00237F25"/>
    <w:rsid w:val="00237FA6"/>
    <w:rsid w:val="002400A1"/>
    <w:rsid w:val="00240171"/>
    <w:rsid w:val="00240252"/>
    <w:rsid w:val="002404ED"/>
    <w:rsid w:val="00240578"/>
    <w:rsid w:val="0024067F"/>
    <w:rsid w:val="002406A4"/>
    <w:rsid w:val="002406D1"/>
    <w:rsid w:val="002406F8"/>
    <w:rsid w:val="00240759"/>
    <w:rsid w:val="002407F1"/>
    <w:rsid w:val="00240E59"/>
    <w:rsid w:val="00240EC3"/>
    <w:rsid w:val="00240F50"/>
    <w:rsid w:val="00240FEF"/>
    <w:rsid w:val="0024146A"/>
    <w:rsid w:val="0024150D"/>
    <w:rsid w:val="002415B7"/>
    <w:rsid w:val="002417B5"/>
    <w:rsid w:val="002419A2"/>
    <w:rsid w:val="00241A44"/>
    <w:rsid w:val="00241AE4"/>
    <w:rsid w:val="00241B8C"/>
    <w:rsid w:val="00241B9A"/>
    <w:rsid w:val="00241B9D"/>
    <w:rsid w:val="00241D18"/>
    <w:rsid w:val="0024206B"/>
    <w:rsid w:val="0024245A"/>
    <w:rsid w:val="00242728"/>
    <w:rsid w:val="002428E3"/>
    <w:rsid w:val="00242B88"/>
    <w:rsid w:val="00242B8E"/>
    <w:rsid w:val="00242DB7"/>
    <w:rsid w:val="00242E8A"/>
    <w:rsid w:val="00243100"/>
    <w:rsid w:val="00243690"/>
    <w:rsid w:val="0024372A"/>
    <w:rsid w:val="00243ADF"/>
    <w:rsid w:val="00243D0E"/>
    <w:rsid w:val="00244174"/>
    <w:rsid w:val="0024418C"/>
    <w:rsid w:val="00244515"/>
    <w:rsid w:val="00244698"/>
    <w:rsid w:val="0024478D"/>
    <w:rsid w:val="00244890"/>
    <w:rsid w:val="002449B5"/>
    <w:rsid w:val="00244A40"/>
    <w:rsid w:val="00244B98"/>
    <w:rsid w:val="00244C2D"/>
    <w:rsid w:val="00244DF5"/>
    <w:rsid w:val="002450B5"/>
    <w:rsid w:val="0024521F"/>
    <w:rsid w:val="0024540A"/>
    <w:rsid w:val="0024545F"/>
    <w:rsid w:val="002455A7"/>
    <w:rsid w:val="0024566F"/>
    <w:rsid w:val="002456A8"/>
    <w:rsid w:val="002456F7"/>
    <w:rsid w:val="0024584F"/>
    <w:rsid w:val="0024593B"/>
    <w:rsid w:val="002459D1"/>
    <w:rsid w:val="00245B37"/>
    <w:rsid w:val="00245C39"/>
    <w:rsid w:val="00245D57"/>
    <w:rsid w:val="00245D6B"/>
    <w:rsid w:val="00245F15"/>
    <w:rsid w:val="00246036"/>
    <w:rsid w:val="00246043"/>
    <w:rsid w:val="00246166"/>
    <w:rsid w:val="0024628A"/>
    <w:rsid w:val="00246324"/>
    <w:rsid w:val="00246338"/>
    <w:rsid w:val="00246484"/>
    <w:rsid w:val="0024655B"/>
    <w:rsid w:val="002465E9"/>
    <w:rsid w:val="00246744"/>
    <w:rsid w:val="0024695D"/>
    <w:rsid w:val="00246B50"/>
    <w:rsid w:val="00246BD0"/>
    <w:rsid w:val="00246C44"/>
    <w:rsid w:val="00246DBE"/>
    <w:rsid w:val="002472EE"/>
    <w:rsid w:val="0024757B"/>
    <w:rsid w:val="00247688"/>
    <w:rsid w:val="002477B1"/>
    <w:rsid w:val="002478AD"/>
    <w:rsid w:val="002479CD"/>
    <w:rsid w:val="00247A87"/>
    <w:rsid w:val="00247AC6"/>
    <w:rsid w:val="00247BF6"/>
    <w:rsid w:val="0025004D"/>
    <w:rsid w:val="002501BA"/>
    <w:rsid w:val="00250243"/>
    <w:rsid w:val="002503DF"/>
    <w:rsid w:val="0025041A"/>
    <w:rsid w:val="00250665"/>
    <w:rsid w:val="002507E8"/>
    <w:rsid w:val="00250858"/>
    <w:rsid w:val="00250B48"/>
    <w:rsid w:val="00250B9E"/>
    <w:rsid w:val="00250C30"/>
    <w:rsid w:val="00251183"/>
    <w:rsid w:val="002516E3"/>
    <w:rsid w:val="00251800"/>
    <w:rsid w:val="0025192A"/>
    <w:rsid w:val="00251B4D"/>
    <w:rsid w:val="00251CE2"/>
    <w:rsid w:val="00251E19"/>
    <w:rsid w:val="00252348"/>
    <w:rsid w:val="00252681"/>
    <w:rsid w:val="00252879"/>
    <w:rsid w:val="00252A19"/>
    <w:rsid w:val="00252A1C"/>
    <w:rsid w:val="00252B66"/>
    <w:rsid w:val="00252DB1"/>
    <w:rsid w:val="00253041"/>
    <w:rsid w:val="00253051"/>
    <w:rsid w:val="002530D2"/>
    <w:rsid w:val="002532BE"/>
    <w:rsid w:val="00253704"/>
    <w:rsid w:val="00253949"/>
    <w:rsid w:val="00253A95"/>
    <w:rsid w:val="00253ACB"/>
    <w:rsid w:val="00253C3C"/>
    <w:rsid w:val="00253C7C"/>
    <w:rsid w:val="00253F0B"/>
    <w:rsid w:val="00253FA0"/>
    <w:rsid w:val="00253FE8"/>
    <w:rsid w:val="00254342"/>
    <w:rsid w:val="00254379"/>
    <w:rsid w:val="002544FF"/>
    <w:rsid w:val="00254570"/>
    <w:rsid w:val="00254591"/>
    <w:rsid w:val="002545E7"/>
    <w:rsid w:val="002546CE"/>
    <w:rsid w:val="00254A82"/>
    <w:rsid w:val="00254AA2"/>
    <w:rsid w:val="002550A6"/>
    <w:rsid w:val="002552C5"/>
    <w:rsid w:val="002553F1"/>
    <w:rsid w:val="00255646"/>
    <w:rsid w:val="00255876"/>
    <w:rsid w:val="00255F88"/>
    <w:rsid w:val="002560F8"/>
    <w:rsid w:val="0025623F"/>
    <w:rsid w:val="0025630A"/>
    <w:rsid w:val="00256762"/>
    <w:rsid w:val="0025686C"/>
    <w:rsid w:val="002568E0"/>
    <w:rsid w:val="00256E68"/>
    <w:rsid w:val="00256EEA"/>
    <w:rsid w:val="00257066"/>
    <w:rsid w:val="0025710D"/>
    <w:rsid w:val="00257378"/>
    <w:rsid w:val="0025737B"/>
    <w:rsid w:val="002573F0"/>
    <w:rsid w:val="0025755B"/>
    <w:rsid w:val="0025757F"/>
    <w:rsid w:val="00257627"/>
    <w:rsid w:val="002576E1"/>
    <w:rsid w:val="00257730"/>
    <w:rsid w:val="00257A7E"/>
    <w:rsid w:val="00257ACE"/>
    <w:rsid w:val="00257B25"/>
    <w:rsid w:val="00257C2D"/>
    <w:rsid w:val="00257D16"/>
    <w:rsid w:val="00257DC4"/>
    <w:rsid w:val="002602B4"/>
    <w:rsid w:val="00260426"/>
    <w:rsid w:val="00260776"/>
    <w:rsid w:val="002609B3"/>
    <w:rsid w:val="00260A71"/>
    <w:rsid w:val="00260AFE"/>
    <w:rsid w:val="00260C28"/>
    <w:rsid w:val="00260DCA"/>
    <w:rsid w:val="00260DF9"/>
    <w:rsid w:val="002610E0"/>
    <w:rsid w:val="00261237"/>
    <w:rsid w:val="002612C2"/>
    <w:rsid w:val="0026162E"/>
    <w:rsid w:val="00261764"/>
    <w:rsid w:val="0026179E"/>
    <w:rsid w:val="002618F2"/>
    <w:rsid w:val="00261A5C"/>
    <w:rsid w:val="00261AF0"/>
    <w:rsid w:val="00261AFC"/>
    <w:rsid w:val="00261B45"/>
    <w:rsid w:val="00261CC3"/>
    <w:rsid w:val="00261E83"/>
    <w:rsid w:val="00261ED7"/>
    <w:rsid w:val="002623F4"/>
    <w:rsid w:val="00262483"/>
    <w:rsid w:val="00262528"/>
    <w:rsid w:val="0026276A"/>
    <w:rsid w:val="0026292B"/>
    <w:rsid w:val="00262C02"/>
    <w:rsid w:val="00262CA9"/>
    <w:rsid w:val="00262CB3"/>
    <w:rsid w:val="00262F04"/>
    <w:rsid w:val="00262F1C"/>
    <w:rsid w:val="00262F92"/>
    <w:rsid w:val="00262FE6"/>
    <w:rsid w:val="002631B0"/>
    <w:rsid w:val="00263563"/>
    <w:rsid w:val="002637DE"/>
    <w:rsid w:val="002639D7"/>
    <w:rsid w:val="00264122"/>
    <w:rsid w:val="0026418B"/>
    <w:rsid w:val="00264283"/>
    <w:rsid w:val="00264773"/>
    <w:rsid w:val="00264CA3"/>
    <w:rsid w:val="00264DA7"/>
    <w:rsid w:val="0026500D"/>
    <w:rsid w:val="00265084"/>
    <w:rsid w:val="002650FE"/>
    <w:rsid w:val="00265355"/>
    <w:rsid w:val="0026539E"/>
    <w:rsid w:val="002654A1"/>
    <w:rsid w:val="00265532"/>
    <w:rsid w:val="00265A53"/>
    <w:rsid w:val="00265DB0"/>
    <w:rsid w:val="00265DBB"/>
    <w:rsid w:val="00266066"/>
    <w:rsid w:val="0026660C"/>
    <w:rsid w:val="002666E5"/>
    <w:rsid w:val="00266FDA"/>
    <w:rsid w:val="00266FEE"/>
    <w:rsid w:val="00267343"/>
    <w:rsid w:val="002674C5"/>
    <w:rsid w:val="002674ED"/>
    <w:rsid w:val="002679F8"/>
    <w:rsid w:val="002679FA"/>
    <w:rsid w:val="00267CD0"/>
    <w:rsid w:val="00267CFC"/>
    <w:rsid w:val="00267DBC"/>
    <w:rsid w:val="00267FCB"/>
    <w:rsid w:val="00270004"/>
    <w:rsid w:val="0027007C"/>
    <w:rsid w:val="00270227"/>
    <w:rsid w:val="0027024A"/>
    <w:rsid w:val="002702D3"/>
    <w:rsid w:val="0027044E"/>
    <w:rsid w:val="00270478"/>
    <w:rsid w:val="00270660"/>
    <w:rsid w:val="002708C7"/>
    <w:rsid w:val="00270998"/>
    <w:rsid w:val="00270F8F"/>
    <w:rsid w:val="00270FFF"/>
    <w:rsid w:val="002713D7"/>
    <w:rsid w:val="0027155B"/>
    <w:rsid w:val="0027163A"/>
    <w:rsid w:val="0027178C"/>
    <w:rsid w:val="00271807"/>
    <w:rsid w:val="00271CD7"/>
    <w:rsid w:val="00271EBE"/>
    <w:rsid w:val="0027246B"/>
    <w:rsid w:val="002725D7"/>
    <w:rsid w:val="00272605"/>
    <w:rsid w:val="00272667"/>
    <w:rsid w:val="00272959"/>
    <w:rsid w:val="002729AF"/>
    <w:rsid w:val="00272B3F"/>
    <w:rsid w:val="00272D21"/>
    <w:rsid w:val="00272DCE"/>
    <w:rsid w:val="00272F14"/>
    <w:rsid w:val="0027327A"/>
    <w:rsid w:val="002732F7"/>
    <w:rsid w:val="0027372A"/>
    <w:rsid w:val="00273A41"/>
    <w:rsid w:val="00273B4E"/>
    <w:rsid w:val="00273CB1"/>
    <w:rsid w:val="00273D5B"/>
    <w:rsid w:val="00273E61"/>
    <w:rsid w:val="00274030"/>
    <w:rsid w:val="002741C1"/>
    <w:rsid w:val="00274337"/>
    <w:rsid w:val="00274484"/>
    <w:rsid w:val="00274577"/>
    <w:rsid w:val="0027464A"/>
    <w:rsid w:val="00274726"/>
    <w:rsid w:val="002748F4"/>
    <w:rsid w:val="00274B0A"/>
    <w:rsid w:val="00274CA2"/>
    <w:rsid w:val="00274FBF"/>
    <w:rsid w:val="00275110"/>
    <w:rsid w:val="00275156"/>
    <w:rsid w:val="00275216"/>
    <w:rsid w:val="002756C6"/>
    <w:rsid w:val="0027571D"/>
    <w:rsid w:val="00275904"/>
    <w:rsid w:val="00275B51"/>
    <w:rsid w:val="00275F8B"/>
    <w:rsid w:val="00275F92"/>
    <w:rsid w:val="00276057"/>
    <w:rsid w:val="00276081"/>
    <w:rsid w:val="002761FB"/>
    <w:rsid w:val="00276242"/>
    <w:rsid w:val="002763DA"/>
    <w:rsid w:val="002765E0"/>
    <w:rsid w:val="00276895"/>
    <w:rsid w:val="002768E0"/>
    <w:rsid w:val="00276962"/>
    <w:rsid w:val="00276AFA"/>
    <w:rsid w:val="00276ECF"/>
    <w:rsid w:val="00276FFA"/>
    <w:rsid w:val="0027719B"/>
    <w:rsid w:val="00277353"/>
    <w:rsid w:val="00277447"/>
    <w:rsid w:val="00277688"/>
    <w:rsid w:val="002776E1"/>
    <w:rsid w:val="0027777B"/>
    <w:rsid w:val="002777C8"/>
    <w:rsid w:val="002778C6"/>
    <w:rsid w:val="002778DE"/>
    <w:rsid w:val="0027796D"/>
    <w:rsid w:val="00277BA3"/>
    <w:rsid w:val="002802B6"/>
    <w:rsid w:val="002803E9"/>
    <w:rsid w:val="002804C0"/>
    <w:rsid w:val="002807B5"/>
    <w:rsid w:val="00280A0A"/>
    <w:rsid w:val="00280AE4"/>
    <w:rsid w:val="00280B77"/>
    <w:rsid w:val="002810FA"/>
    <w:rsid w:val="0028126E"/>
    <w:rsid w:val="00281334"/>
    <w:rsid w:val="00281454"/>
    <w:rsid w:val="00281499"/>
    <w:rsid w:val="00281546"/>
    <w:rsid w:val="002815F9"/>
    <w:rsid w:val="002816D0"/>
    <w:rsid w:val="00281735"/>
    <w:rsid w:val="00281769"/>
    <w:rsid w:val="00281AE4"/>
    <w:rsid w:val="00281B1C"/>
    <w:rsid w:val="00281B53"/>
    <w:rsid w:val="00281E9C"/>
    <w:rsid w:val="002820BB"/>
    <w:rsid w:val="0028267A"/>
    <w:rsid w:val="00282731"/>
    <w:rsid w:val="00282784"/>
    <w:rsid w:val="00282BEF"/>
    <w:rsid w:val="00282C18"/>
    <w:rsid w:val="002832DC"/>
    <w:rsid w:val="0028359C"/>
    <w:rsid w:val="0028365E"/>
    <w:rsid w:val="0028386D"/>
    <w:rsid w:val="002838ED"/>
    <w:rsid w:val="0028399F"/>
    <w:rsid w:val="00283DE8"/>
    <w:rsid w:val="0028429B"/>
    <w:rsid w:val="00284454"/>
    <w:rsid w:val="00284467"/>
    <w:rsid w:val="00284841"/>
    <w:rsid w:val="00284CFB"/>
    <w:rsid w:val="00285025"/>
    <w:rsid w:val="00285121"/>
    <w:rsid w:val="0028520D"/>
    <w:rsid w:val="00285255"/>
    <w:rsid w:val="002852B0"/>
    <w:rsid w:val="002852F3"/>
    <w:rsid w:val="00285545"/>
    <w:rsid w:val="00285585"/>
    <w:rsid w:val="00285598"/>
    <w:rsid w:val="002856C4"/>
    <w:rsid w:val="002859C5"/>
    <w:rsid w:val="002859CD"/>
    <w:rsid w:val="00285B54"/>
    <w:rsid w:val="00285C47"/>
    <w:rsid w:val="00285EAC"/>
    <w:rsid w:val="00285EBE"/>
    <w:rsid w:val="00286005"/>
    <w:rsid w:val="00286080"/>
    <w:rsid w:val="002860B2"/>
    <w:rsid w:val="00286496"/>
    <w:rsid w:val="002865E1"/>
    <w:rsid w:val="00286A01"/>
    <w:rsid w:val="00286B55"/>
    <w:rsid w:val="00286BF2"/>
    <w:rsid w:val="00286C1C"/>
    <w:rsid w:val="00286D37"/>
    <w:rsid w:val="00286D4A"/>
    <w:rsid w:val="00286E18"/>
    <w:rsid w:val="00286F56"/>
    <w:rsid w:val="00286F69"/>
    <w:rsid w:val="00287183"/>
    <w:rsid w:val="0028737D"/>
    <w:rsid w:val="0028746C"/>
    <w:rsid w:val="002877E3"/>
    <w:rsid w:val="002879D8"/>
    <w:rsid w:val="00287B76"/>
    <w:rsid w:val="00287DCD"/>
    <w:rsid w:val="0029047E"/>
    <w:rsid w:val="0029080B"/>
    <w:rsid w:val="00290AB2"/>
    <w:rsid w:val="00290B25"/>
    <w:rsid w:val="00290BDC"/>
    <w:rsid w:val="00290E42"/>
    <w:rsid w:val="00290F9C"/>
    <w:rsid w:val="002910DB"/>
    <w:rsid w:val="002910E1"/>
    <w:rsid w:val="002911B8"/>
    <w:rsid w:val="00291257"/>
    <w:rsid w:val="00291322"/>
    <w:rsid w:val="002919EA"/>
    <w:rsid w:val="00291B28"/>
    <w:rsid w:val="00291CF2"/>
    <w:rsid w:val="00291E0B"/>
    <w:rsid w:val="00291E49"/>
    <w:rsid w:val="00291EB4"/>
    <w:rsid w:val="00292057"/>
    <w:rsid w:val="002920A6"/>
    <w:rsid w:val="0029212B"/>
    <w:rsid w:val="0029225D"/>
    <w:rsid w:val="002925BA"/>
    <w:rsid w:val="00292D2E"/>
    <w:rsid w:val="00292DA7"/>
    <w:rsid w:val="00292F95"/>
    <w:rsid w:val="00293088"/>
    <w:rsid w:val="002930FE"/>
    <w:rsid w:val="00293130"/>
    <w:rsid w:val="00293232"/>
    <w:rsid w:val="002935D3"/>
    <w:rsid w:val="002937DB"/>
    <w:rsid w:val="0029388C"/>
    <w:rsid w:val="002939EA"/>
    <w:rsid w:val="00293BE4"/>
    <w:rsid w:val="00293C14"/>
    <w:rsid w:val="00293D9F"/>
    <w:rsid w:val="00293E92"/>
    <w:rsid w:val="00293F12"/>
    <w:rsid w:val="00293F4E"/>
    <w:rsid w:val="0029432D"/>
    <w:rsid w:val="002943FA"/>
    <w:rsid w:val="002945D0"/>
    <w:rsid w:val="002948FA"/>
    <w:rsid w:val="0029491D"/>
    <w:rsid w:val="00294E32"/>
    <w:rsid w:val="00294E65"/>
    <w:rsid w:val="00294F17"/>
    <w:rsid w:val="00294FDF"/>
    <w:rsid w:val="0029534B"/>
    <w:rsid w:val="00295875"/>
    <w:rsid w:val="00295DDB"/>
    <w:rsid w:val="00295EF4"/>
    <w:rsid w:val="00296080"/>
    <w:rsid w:val="0029616C"/>
    <w:rsid w:val="002961CB"/>
    <w:rsid w:val="0029623C"/>
    <w:rsid w:val="002962BC"/>
    <w:rsid w:val="002962BF"/>
    <w:rsid w:val="002962C9"/>
    <w:rsid w:val="002963FE"/>
    <w:rsid w:val="002964E4"/>
    <w:rsid w:val="002967D8"/>
    <w:rsid w:val="00296CFC"/>
    <w:rsid w:val="00296D59"/>
    <w:rsid w:val="00296F88"/>
    <w:rsid w:val="00297179"/>
    <w:rsid w:val="002971A4"/>
    <w:rsid w:val="002971E5"/>
    <w:rsid w:val="002973EA"/>
    <w:rsid w:val="002976E9"/>
    <w:rsid w:val="00297816"/>
    <w:rsid w:val="00297B0A"/>
    <w:rsid w:val="00297E32"/>
    <w:rsid w:val="00297ED1"/>
    <w:rsid w:val="002A0486"/>
    <w:rsid w:val="002A0699"/>
    <w:rsid w:val="002A08F4"/>
    <w:rsid w:val="002A0911"/>
    <w:rsid w:val="002A0A70"/>
    <w:rsid w:val="002A133A"/>
    <w:rsid w:val="002A155B"/>
    <w:rsid w:val="002A16E2"/>
    <w:rsid w:val="002A1750"/>
    <w:rsid w:val="002A1DC6"/>
    <w:rsid w:val="002A1F54"/>
    <w:rsid w:val="002A2391"/>
    <w:rsid w:val="002A23ED"/>
    <w:rsid w:val="002A2629"/>
    <w:rsid w:val="002A2677"/>
    <w:rsid w:val="002A27FF"/>
    <w:rsid w:val="002A2848"/>
    <w:rsid w:val="002A2AD9"/>
    <w:rsid w:val="002A2F34"/>
    <w:rsid w:val="002A2FF5"/>
    <w:rsid w:val="002A318E"/>
    <w:rsid w:val="002A319C"/>
    <w:rsid w:val="002A31F1"/>
    <w:rsid w:val="002A3331"/>
    <w:rsid w:val="002A3469"/>
    <w:rsid w:val="002A35C4"/>
    <w:rsid w:val="002A384C"/>
    <w:rsid w:val="002A38DF"/>
    <w:rsid w:val="002A38F8"/>
    <w:rsid w:val="002A3BEA"/>
    <w:rsid w:val="002A3C9F"/>
    <w:rsid w:val="002A3CA8"/>
    <w:rsid w:val="002A3CF6"/>
    <w:rsid w:val="002A3D6F"/>
    <w:rsid w:val="002A3D76"/>
    <w:rsid w:val="002A3F08"/>
    <w:rsid w:val="002A3F8D"/>
    <w:rsid w:val="002A461E"/>
    <w:rsid w:val="002A4620"/>
    <w:rsid w:val="002A471A"/>
    <w:rsid w:val="002A47DC"/>
    <w:rsid w:val="002A490D"/>
    <w:rsid w:val="002A4ACE"/>
    <w:rsid w:val="002A4B5E"/>
    <w:rsid w:val="002A4E35"/>
    <w:rsid w:val="002A503C"/>
    <w:rsid w:val="002A5149"/>
    <w:rsid w:val="002A5294"/>
    <w:rsid w:val="002A52A8"/>
    <w:rsid w:val="002A554B"/>
    <w:rsid w:val="002A55C5"/>
    <w:rsid w:val="002A5669"/>
    <w:rsid w:val="002A5B13"/>
    <w:rsid w:val="002A5C0D"/>
    <w:rsid w:val="002A5CC0"/>
    <w:rsid w:val="002A5D4C"/>
    <w:rsid w:val="002A603A"/>
    <w:rsid w:val="002A60A2"/>
    <w:rsid w:val="002A60C8"/>
    <w:rsid w:val="002A61D3"/>
    <w:rsid w:val="002A631E"/>
    <w:rsid w:val="002A647A"/>
    <w:rsid w:val="002A67F9"/>
    <w:rsid w:val="002A6937"/>
    <w:rsid w:val="002A6AC7"/>
    <w:rsid w:val="002A6C21"/>
    <w:rsid w:val="002A6C9C"/>
    <w:rsid w:val="002A6D14"/>
    <w:rsid w:val="002A6EBC"/>
    <w:rsid w:val="002A70B7"/>
    <w:rsid w:val="002A70C9"/>
    <w:rsid w:val="002A719F"/>
    <w:rsid w:val="002A732C"/>
    <w:rsid w:val="002A756A"/>
    <w:rsid w:val="002A7657"/>
    <w:rsid w:val="002A798C"/>
    <w:rsid w:val="002A7A59"/>
    <w:rsid w:val="002A7A97"/>
    <w:rsid w:val="002A7AE1"/>
    <w:rsid w:val="002A7C75"/>
    <w:rsid w:val="002A7E52"/>
    <w:rsid w:val="002A7EFC"/>
    <w:rsid w:val="002B04F2"/>
    <w:rsid w:val="002B0926"/>
    <w:rsid w:val="002B0A16"/>
    <w:rsid w:val="002B0E6A"/>
    <w:rsid w:val="002B0EBE"/>
    <w:rsid w:val="002B135F"/>
    <w:rsid w:val="002B1621"/>
    <w:rsid w:val="002B16C0"/>
    <w:rsid w:val="002B1B0A"/>
    <w:rsid w:val="002B2077"/>
    <w:rsid w:val="002B21F5"/>
    <w:rsid w:val="002B2236"/>
    <w:rsid w:val="002B2385"/>
    <w:rsid w:val="002B23FB"/>
    <w:rsid w:val="002B2490"/>
    <w:rsid w:val="002B24FD"/>
    <w:rsid w:val="002B27AA"/>
    <w:rsid w:val="002B27C1"/>
    <w:rsid w:val="002B2C22"/>
    <w:rsid w:val="002B2C4F"/>
    <w:rsid w:val="002B2D70"/>
    <w:rsid w:val="002B2E84"/>
    <w:rsid w:val="002B2F03"/>
    <w:rsid w:val="002B33FF"/>
    <w:rsid w:val="002B3456"/>
    <w:rsid w:val="002B34CA"/>
    <w:rsid w:val="002B35B5"/>
    <w:rsid w:val="002B35DF"/>
    <w:rsid w:val="002B3612"/>
    <w:rsid w:val="002B3670"/>
    <w:rsid w:val="002B36D8"/>
    <w:rsid w:val="002B3718"/>
    <w:rsid w:val="002B388D"/>
    <w:rsid w:val="002B3AF3"/>
    <w:rsid w:val="002B3B30"/>
    <w:rsid w:val="002B3B42"/>
    <w:rsid w:val="002B3B97"/>
    <w:rsid w:val="002B3F67"/>
    <w:rsid w:val="002B3FD2"/>
    <w:rsid w:val="002B4243"/>
    <w:rsid w:val="002B4375"/>
    <w:rsid w:val="002B4AB7"/>
    <w:rsid w:val="002B4B9E"/>
    <w:rsid w:val="002B4D98"/>
    <w:rsid w:val="002B4E76"/>
    <w:rsid w:val="002B4F54"/>
    <w:rsid w:val="002B4FC8"/>
    <w:rsid w:val="002B5004"/>
    <w:rsid w:val="002B501A"/>
    <w:rsid w:val="002B515D"/>
    <w:rsid w:val="002B577F"/>
    <w:rsid w:val="002B5A3A"/>
    <w:rsid w:val="002B5D75"/>
    <w:rsid w:val="002B5E3C"/>
    <w:rsid w:val="002B5E56"/>
    <w:rsid w:val="002B5F65"/>
    <w:rsid w:val="002B6119"/>
    <w:rsid w:val="002B626F"/>
    <w:rsid w:val="002B627D"/>
    <w:rsid w:val="002B629C"/>
    <w:rsid w:val="002B635B"/>
    <w:rsid w:val="002B6874"/>
    <w:rsid w:val="002B68F7"/>
    <w:rsid w:val="002B69FA"/>
    <w:rsid w:val="002B6ABD"/>
    <w:rsid w:val="002B6C8A"/>
    <w:rsid w:val="002B6CA5"/>
    <w:rsid w:val="002B6CFB"/>
    <w:rsid w:val="002B6FB2"/>
    <w:rsid w:val="002B7027"/>
    <w:rsid w:val="002B7084"/>
    <w:rsid w:val="002B70B6"/>
    <w:rsid w:val="002B70DC"/>
    <w:rsid w:val="002B75E9"/>
    <w:rsid w:val="002B76AA"/>
    <w:rsid w:val="002B76D8"/>
    <w:rsid w:val="002B78BB"/>
    <w:rsid w:val="002B79A4"/>
    <w:rsid w:val="002B7BC2"/>
    <w:rsid w:val="002B7C14"/>
    <w:rsid w:val="002B7C3F"/>
    <w:rsid w:val="002B7CF4"/>
    <w:rsid w:val="002B7E45"/>
    <w:rsid w:val="002C0152"/>
    <w:rsid w:val="002C0336"/>
    <w:rsid w:val="002C04C0"/>
    <w:rsid w:val="002C05F4"/>
    <w:rsid w:val="002C0849"/>
    <w:rsid w:val="002C0B26"/>
    <w:rsid w:val="002C0C10"/>
    <w:rsid w:val="002C0D5E"/>
    <w:rsid w:val="002C0E21"/>
    <w:rsid w:val="002C0E7A"/>
    <w:rsid w:val="002C1028"/>
    <w:rsid w:val="002C1CB0"/>
    <w:rsid w:val="002C2120"/>
    <w:rsid w:val="002C221A"/>
    <w:rsid w:val="002C2379"/>
    <w:rsid w:val="002C246D"/>
    <w:rsid w:val="002C2A25"/>
    <w:rsid w:val="002C2B80"/>
    <w:rsid w:val="002C2C31"/>
    <w:rsid w:val="002C2C51"/>
    <w:rsid w:val="002C30E7"/>
    <w:rsid w:val="002C3205"/>
    <w:rsid w:val="002C3390"/>
    <w:rsid w:val="002C36F3"/>
    <w:rsid w:val="002C374A"/>
    <w:rsid w:val="002C379F"/>
    <w:rsid w:val="002C37DB"/>
    <w:rsid w:val="002C38DC"/>
    <w:rsid w:val="002C3AF5"/>
    <w:rsid w:val="002C3C32"/>
    <w:rsid w:val="002C3F5F"/>
    <w:rsid w:val="002C3FBA"/>
    <w:rsid w:val="002C41C3"/>
    <w:rsid w:val="002C42D4"/>
    <w:rsid w:val="002C474F"/>
    <w:rsid w:val="002C47A5"/>
    <w:rsid w:val="002C4839"/>
    <w:rsid w:val="002C483F"/>
    <w:rsid w:val="002C48A6"/>
    <w:rsid w:val="002C4B87"/>
    <w:rsid w:val="002C4C0E"/>
    <w:rsid w:val="002C50D2"/>
    <w:rsid w:val="002C5183"/>
    <w:rsid w:val="002C5439"/>
    <w:rsid w:val="002C54DC"/>
    <w:rsid w:val="002C5594"/>
    <w:rsid w:val="002C55AB"/>
    <w:rsid w:val="002C5733"/>
    <w:rsid w:val="002C5976"/>
    <w:rsid w:val="002C5D27"/>
    <w:rsid w:val="002C5D6E"/>
    <w:rsid w:val="002C5E4C"/>
    <w:rsid w:val="002C5EA7"/>
    <w:rsid w:val="002C5FE4"/>
    <w:rsid w:val="002C60E3"/>
    <w:rsid w:val="002C63A7"/>
    <w:rsid w:val="002C63C1"/>
    <w:rsid w:val="002C66BF"/>
    <w:rsid w:val="002C672F"/>
    <w:rsid w:val="002C6B6E"/>
    <w:rsid w:val="002C6C75"/>
    <w:rsid w:val="002C704B"/>
    <w:rsid w:val="002C7325"/>
    <w:rsid w:val="002C748D"/>
    <w:rsid w:val="002C7741"/>
    <w:rsid w:val="002C7832"/>
    <w:rsid w:val="002C7925"/>
    <w:rsid w:val="002C7975"/>
    <w:rsid w:val="002C7B9D"/>
    <w:rsid w:val="002C7BA5"/>
    <w:rsid w:val="002C7BAF"/>
    <w:rsid w:val="002C7E74"/>
    <w:rsid w:val="002D040D"/>
    <w:rsid w:val="002D0490"/>
    <w:rsid w:val="002D05E6"/>
    <w:rsid w:val="002D06DB"/>
    <w:rsid w:val="002D0877"/>
    <w:rsid w:val="002D0907"/>
    <w:rsid w:val="002D09A4"/>
    <w:rsid w:val="002D0E24"/>
    <w:rsid w:val="002D0EE6"/>
    <w:rsid w:val="002D0EEE"/>
    <w:rsid w:val="002D17FB"/>
    <w:rsid w:val="002D18E2"/>
    <w:rsid w:val="002D19BD"/>
    <w:rsid w:val="002D1BC5"/>
    <w:rsid w:val="002D1D7B"/>
    <w:rsid w:val="002D1EED"/>
    <w:rsid w:val="002D1F0A"/>
    <w:rsid w:val="002D215D"/>
    <w:rsid w:val="002D25CD"/>
    <w:rsid w:val="002D280A"/>
    <w:rsid w:val="002D28C4"/>
    <w:rsid w:val="002D2B4D"/>
    <w:rsid w:val="002D2B8A"/>
    <w:rsid w:val="002D2BA1"/>
    <w:rsid w:val="002D2C0E"/>
    <w:rsid w:val="002D2CF4"/>
    <w:rsid w:val="002D2E4C"/>
    <w:rsid w:val="002D3089"/>
    <w:rsid w:val="002D311F"/>
    <w:rsid w:val="002D3217"/>
    <w:rsid w:val="002D32A6"/>
    <w:rsid w:val="002D37F1"/>
    <w:rsid w:val="002D3931"/>
    <w:rsid w:val="002D3DB6"/>
    <w:rsid w:val="002D3F58"/>
    <w:rsid w:val="002D4014"/>
    <w:rsid w:val="002D41E7"/>
    <w:rsid w:val="002D452A"/>
    <w:rsid w:val="002D483A"/>
    <w:rsid w:val="002D4941"/>
    <w:rsid w:val="002D4988"/>
    <w:rsid w:val="002D4AF7"/>
    <w:rsid w:val="002D4CFE"/>
    <w:rsid w:val="002D4D0C"/>
    <w:rsid w:val="002D4EBA"/>
    <w:rsid w:val="002D4FC2"/>
    <w:rsid w:val="002D53FB"/>
    <w:rsid w:val="002D5502"/>
    <w:rsid w:val="002D5520"/>
    <w:rsid w:val="002D565D"/>
    <w:rsid w:val="002D5827"/>
    <w:rsid w:val="002D5A19"/>
    <w:rsid w:val="002D5BE6"/>
    <w:rsid w:val="002D5C05"/>
    <w:rsid w:val="002D5C1A"/>
    <w:rsid w:val="002D5D3A"/>
    <w:rsid w:val="002D6040"/>
    <w:rsid w:val="002D6042"/>
    <w:rsid w:val="002D60F6"/>
    <w:rsid w:val="002D62A0"/>
    <w:rsid w:val="002D63E6"/>
    <w:rsid w:val="002D641C"/>
    <w:rsid w:val="002D6441"/>
    <w:rsid w:val="002D66D2"/>
    <w:rsid w:val="002D6A22"/>
    <w:rsid w:val="002D6BBD"/>
    <w:rsid w:val="002D6DB1"/>
    <w:rsid w:val="002D7064"/>
    <w:rsid w:val="002D739A"/>
    <w:rsid w:val="002D7471"/>
    <w:rsid w:val="002D752D"/>
    <w:rsid w:val="002D7680"/>
    <w:rsid w:val="002D77E5"/>
    <w:rsid w:val="002D7811"/>
    <w:rsid w:val="002D7A61"/>
    <w:rsid w:val="002D7A76"/>
    <w:rsid w:val="002D7D25"/>
    <w:rsid w:val="002D7F82"/>
    <w:rsid w:val="002E0454"/>
    <w:rsid w:val="002E05E8"/>
    <w:rsid w:val="002E0A0D"/>
    <w:rsid w:val="002E0C4A"/>
    <w:rsid w:val="002E105E"/>
    <w:rsid w:val="002E106A"/>
    <w:rsid w:val="002E1283"/>
    <w:rsid w:val="002E12FE"/>
    <w:rsid w:val="002E140E"/>
    <w:rsid w:val="002E1556"/>
    <w:rsid w:val="002E1616"/>
    <w:rsid w:val="002E16B1"/>
    <w:rsid w:val="002E1804"/>
    <w:rsid w:val="002E180E"/>
    <w:rsid w:val="002E18CA"/>
    <w:rsid w:val="002E1979"/>
    <w:rsid w:val="002E1C97"/>
    <w:rsid w:val="002E1C9A"/>
    <w:rsid w:val="002E1CEC"/>
    <w:rsid w:val="002E1E84"/>
    <w:rsid w:val="002E1F3A"/>
    <w:rsid w:val="002E1F6D"/>
    <w:rsid w:val="002E1F7D"/>
    <w:rsid w:val="002E1FDF"/>
    <w:rsid w:val="002E2183"/>
    <w:rsid w:val="002E21CF"/>
    <w:rsid w:val="002E22A2"/>
    <w:rsid w:val="002E254E"/>
    <w:rsid w:val="002E25E7"/>
    <w:rsid w:val="002E26C5"/>
    <w:rsid w:val="002E2B5E"/>
    <w:rsid w:val="002E2E29"/>
    <w:rsid w:val="002E3020"/>
    <w:rsid w:val="002E31CA"/>
    <w:rsid w:val="002E35B3"/>
    <w:rsid w:val="002E3846"/>
    <w:rsid w:val="002E385C"/>
    <w:rsid w:val="002E3B74"/>
    <w:rsid w:val="002E3EC3"/>
    <w:rsid w:val="002E40A4"/>
    <w:rsid w:val="002E40BE"/>
    <w:rsid w:val="002E427C"/>
    <w:rsid w:val="002E4461"/>
    <w:rsid w:val="002E4766"/>
    <w:rsid w:val="002E48ED"/>
    <w:rsid w:val="002E4A6E"/>
    <w:rsid w:val="002E4AFA"/>
    <w:rsid w:val="002E4B32"/>
    <w:rsid w:val="002E4BAF"/>
    <w:rsid w:val="002E4C90"/>
    <w:rsid w:val="002E5130"/>
    <w:rsid w:val="002E516B"/>
    <w:rsid w:val="002E51B2"/>
    <w:rsid w:val="002E535D"/>
    <w:rsid w:val="002E5372"/>
    <w:rsid w:val="002E53FD"/>
    <w:rsid w:val="002E57E1"/>
    <w:rsid w:val="002E5CB7"/>
    <w:rsid w:val="002E6102"/>
    <w:rsid w:val="002E6113"/>
    <w:rsid w:val="002E62C6"/>
    <w:rsid w:val="002E6342"/>
    <w:rsid w:val="002E6418"/>
    <w:rsid w:val="002E66BB"/>
    <w:rsid w:val="002E6831"/>
    <w:rsid w:val="002E690D"/>
    <w:rsid w:val="002E6A0B"/>
    <w:rsid w:val="002E6E5D"/>
    <w:rsid w:val="002E77D5"/>
    <w:rsid w:val="002E79CD"/>
    <w:rsid w:val="002E79DC"/>
    <w:rsid w:val="002E7D54"/>
    <w:rsid w:val="002E7E73"/>
    <w:rsid w:val="002E7E80"/>
    <w:rsid w:val="002E7FC9"/>
    <w:rsid w:val="002F002B"/>
    <w:rsid w:val="002F0172"/>
    <w:rsid w:val="002F0192"/>
    <w:rsid w:val="002F0513"/>
    <w:rsid w:val="002F05C2"/>
    <w:rsid w:val="002F069B"/>
    <w:rsid w:val="002F070D"/>
    <w:rsid w:val="002F0875"/>
    <w:rsid w:val="002F0B6F"/>
    <w:rsid w:val="002F0BDB"/>
    <w:rsid w:val="002F0E46"/>
    <w:rsid w:val="002F0F47"/>
    <w:rsid w:val="002F10AD"/>
    <w:rsid w:val="002F10D7"/>
    <w:rsid w:val="002F12DD"/>
    <w:rsid w:val="002F155F"/>
    <w:rsid w:val="002F15EB"/>
    <w:rsid w:val="002F160E"/>
    <w:rsid w:val="002F19EB"/>
    <w:rsid w:val="002F1E70"/>
    <w:rsid w:val="002F1FCE"/>
    <w:rsid w:val="002F1FFB"/>
    <w:rsid w:val="002F20CB"/>
    <w:rsid w:val="002F249F"/>
    <w:rsid w:val="002F2504"/>
    <w:rsid w:val="002F25D9"/>
    <w:rsid w:val="002F25E2"/>
    <w:rsid w:val="002F26C3"/>
    <w:rsid w:val="002F2B20"/>
    <w:rsid w:val="002F2C05"/>
    <w:rsid w:val="002F2F7F"/>
    <w:rsid w:val="002F323B"/>
    <w:rsid w:val="002F3626"/>
    <w:rsid w:val="002F3668"/>
    <w:rsid w:val="002F37C6"/>
    <w:rsid w:val="002F3852"/>
    <w:rsid w:val="002F3C82"/>
    <w:rsid w:val="002F3CB3"/>
    <w:rsid w:val="002F3DAF"/>
    <w:rsid w:val="002F3E0A"/>
    <w:rsid w:val="002F3E84"/>
    <w:rsid w:val="002F3FAB"/>
    <w:rsid w:val="002F3FE8"/>
    <w:rsid w:val="002F43BF"/>
    <w:rsid w:val="002F4437"/>
    <w:rsid w:val="002F4485"/>
    <w:rsid w:val="002F4600"/>
    <w:rsid w:val="002F476A"/>
    <w:rsid w:val="002F491D"/>
    <w:rsid w:val="002F4928"/>
    <w:rsid w:val="002F49C5"/>
    <w:rsid w:val="002F4D0A"/>
    <w:rsid w:val="002F4E08"/>
    <w:rsid w:val="002F4EE7"/>
    <w:rsid w:val="002F50FD"/>
    <w:rsid w:val="002F513C"/>
    <w:rsid w:val="002F51FC"/>
    <w:rsid w:val="002F55CC"/>
    <w:rsid w:val="002F567D"/>
    <w:rsid w:val="002F575B"/>
    <w:rsid w:val="002F57FD"/>
    <w:rsid w:val="002F5839"/>
    <w:rsid w:val="002F5C4D"/>
    <w:rsid w:val="002F5CEF"/>
    <w:rsid w:val="002F5DF3"/>
    <w:rsid w:val="002F5E3F"/>
    <w:rsid w:val="002F61EA"/>
    <w:rsid w:val="002F6230"/>
    <w:rsid w:val="002F6723"/>
    <w:rsid w:val="002F672C"/>
    <w:rsid w:val="002F676B"/>
    <w:rsid w:val="002F6836"/>
    <w:rsid w:val="002F69A7"/>
    <w:rsid w:val="002F6ACD"/>
    <w:rsid w:val="002F6C14"/>
    <w:rsid w:val="002F6D45"/>
    <w:rsid w:val="002F6D9F"/>
    <w:rsid w:val="002F6DE1"/>
    <w:rsid w:val="002F7258"/>
    <w:rsid w:val="002F7436"/>
    <w:rsid w:val="002F7565"/>
    <w:rsid w:val="002F7597"/>
    <w:rsid w:val="002F7650"/>
    <w:rsid w:val="002F79B3"/>
    <w:rsid w:val="002F7B02"/>
    <w:rsid w:val="002F7B49"/>
    <w:rsid w:val="002F7D2C"/>
    <w:rsid w:val="00300073"/>
    <w:rsid w:val="003001EF"/>
    <w:rsid w:val="003002DB"/>
    <w:rsid w:val="0030035D"/>
    <w:rsid w:val="003004EB"/>
    <w:rsid w:val="003005CC"/>
    <w:rsid w:val="0030071F"/>
    <w:rsid w:val="00300857"/>
    <w:rsid w:val="0030090A"/>
    <w:rsid w:val="00300A7C"/>
    <w:rsid w:val="00300E85"/>
    <w:rsid w:val="00300EC3"/>
    <w:rsid w:val="00300F4C"/>
    <w:rsid w:val="0030115F"/>
    <w:rsid w:val="0030119D"/>
    <w:rsid w:val="00301262"/>
    <w:rsid w:val="00301427"/>
    <w:rsid w:val="003014D0"/>
    <w:rsid w:val="003018EA"/>
    <w:rsid w:val="003019E0"/>
    <w:rsid w:val="00301B85"/>
    <w:rsid w:val="00301C88"/>
    <w:rsid w:val="00301E58"/>
    <w:rsid w:val="00301E6B"/>
    <w:rsid w:val="00301ECB"/>
    <w:rsid w:val="00301F5E"/>
    <w:rsid w:val="00302146"/>
    <w:rsid w:val="00302316"/>
    <w:rsid w:val="003023EB"/>
    <w:rsid w:val="0030248B"/>
    <w:rsid w:val="003024AB"/>
    <w:rsid w:val="00302622"/>
    <w:rsid w:val="00302631"/>
    <w:rsid w:val="0030265A"/>
    <w:rsid w:val="003026D7"/>
    <w:rsid w:val="00302850"/>
    <w:rsid w:val="003028FA"/>
    <w:rsid w:val="00302C89"/>
    <w:rsid w:val="00302C92"/>
    <w:rsid w:val="00302D7B"/>
    <w:rsid w:val="00302F8D"/>
    <w:rsid w:val="00302FD1"/>
    <w:rsid w:val="003030FC"/>
    <w:rsid w:val="00303139"/>
    <w:rsid w:val="003033D9"/>
    <w:rsid w:val="003033F7"/>
    <w:rsid w:val="00303435"/>
    <w:rsid w:val="003035D1"/>
    <w:rsid w:val="003035F9"/>
    <w:rsid w:val="003037B8"/>
    <w:rsid w:val="00303E18"/>
    <w:rsid w:val="00304450"/>
    <w:rsid w:val="003044A9"/>
    <w:rsid w:val="003044D2"/>
    <w:rsid w:val="003046FA"/>
    <w:rsid w:val="00304941"/>
    <w:rsid w:val="00304B1F"/>
    <w:rsid w:val="00304CBC"/>
    <w:rsid w:val="00304EDB"/>
    <w:rsid w:val="00304F11"/>
    <w:rsid w:val="00304F60"/>
    <w:rsid w:val="0030533B"/>
    <w:rsid w:val="0030578E"/>
    <w:rsid w:val="003057D4"/>
    <w:rsid w:val="00305989"/>
    <w:rsid w:val="00305E8C"/>
    <w:rsid w:val="00305F7D"/>
    <w:rsid w:val="0030646D"/>
    <w:rsid w:val="00306536"/>
    <w:rsid w:val="00306682"/>
    <w:rsid w:val="00306806"/>
    <w:rsid w:val="0030690A"/>
    <w:rsid w:val="00306954"/>
    <w:rsid w:val="00306A7D"/>
    <w:rsid w:val="00306C16"/>
    <w:rsid w:val="00306C19"/>
    <w:rsid w:val="00306E3A"/>
    <w:rsid w:val="00306E98"/>
    <w:rsid w:val="00306F0D"/>
    <w:rsid w:val="00307414"/>
    <w:rsid w:val="003074CE"/>
    <w:rsid w:val="00307912"/>
    <w:rsid w:val="00307BC5"/>
    <w:rsid w:val="00307BD8"/>
    <w:rsid w:val="00307D3D"/>
    <w:rsid w:val="00307DD3"/>
    <w:rsid w:val="00310027"/>
    <w:rsid w:val="003100C4"/>
    <w:rsid w:val="003100FA"/>
    <w:rsid w:val="00310106"/>
    <w:rsid w:val="0031055A"/>
    <w:rsid w:val="003105F5"/>
    <w:rsid w:val="003108CC"/>
    <w:rsid w:val="00310D8D"/>
    <w:rsid w:val="00310FD5"/>
    <w:rsid w:val="003111DE"/>
    <w:rsid w:val="003114EC"/>
    <w:rsid w:val="0031156E"/>
    <w:rsid w:val="0031165E"/>
    <w:rsid w:val="00311852"/>
    <w:rsid w:val="00311CBA"/>
    <w:rsid w:val="00311E49"/>
    <w:rsid w:val="00311F69"/>
    <w:rsid w:val="00312169"/>
    <w:rsid w:val="00312181"/>
    <w:rsid w:val="00312225"/>
    <w:rsid w:val="00312271"/>
    <w:rsid w:val="003122EF"/>
    <w:rsid w:val="0031251A"/>
    <w:rsid w:val="00312687"/>
    <w:rsid w:val="00312710"/>
    <w:rsid w:val="00312724"/>
    <w:rsid w:val="003127BA"/>
    <w:rsid w:val="003127CE"/>
    <w:rsid w:val="00312A20"/>
    <w:rsid w:val="00312A8B"/>
    <w:rsid w:val="00312B08"/>
    <w:rsid w:val="00312BDE"/>
    <w:rsid w:val="003133A9"/>
    <w:rsid w:val="00313562"/>
    <w:rsid w:val="003135ED"/>
    <w:rsid w:val="0031398C"/>
    <w:rsid w:val="00313998"/>
    <w:rsid w:val="00313CB4"/>
    <w:rsid w:val="00313CDD"/>
    <w:rsid w:val="00313D50"/>
    <w:rsid w:val="00313D70"/>
    <w:rsid w:val="00314205"/>
    <w:rsid w:val="003142C7"/>
    <w:rsid w:val="00314329"/>
    <w:rsid w:val="00314688"/>
    <w:rsid w:val="0031487F"/>
    <w:rsid w:val="003148A7"/>
    <w:rsid w:val="003148C0"/>
    <w:rsid w:val="00314BE9"/>
    <w:rsid w:val="00314F89"/>
    <w:rsid w:val="003151B8"/>
    <w:rsid w:val="003153EC"/>
    <w:rsid w:val="00315644"/>
    <w:rsid w:val="003157D6"/>
    <w:rsid w:val="003158E2"/>
    <w:rsid w:val="003159AE"/>
    <w:rsid w:val="00316032"/>
    <w:rsid w:val="0031625E"/>
    <w:rsid w:val="003169C4"/>
    <w:rsid w:val="00316C92"/>
    <w:rsid w:val="00316CA0"/>
    <w:rsid w:val="00316DC7"/>
    <w:rsid w:val="003170D1"/>
    <w:rsid w:val="00317175"/>
    <w:rsid w:val="003171BC"/>
    <w:rsid w:val="0031758C"/>
    <w:rsid w:val="003176FD"/>
    <w:rsid w:val="0031771E"/>
    <w:rsid w:val="0031790C"/>
    <w:rsid w:val="0031792E"/>
    <w:rsid w:val="003179B0"/>
    <w:rsid w:val="003179C3"/>
    <w:rsid w:val="00317AEA"/>
    <w:rsid w:val="00317DFE"/>
    <w:rsid w:val="00317FC4"/>
    <w:rsid w:val="0032093E"/>
    <w:rsid w:val="003209E1"/>
    <w:rsid w:val="00320BEF"/>
    <w:rsid w:val="00320FA2"/>
    <w:rsid w:val="00320FDC"/>
    <w:rsid w:val="003213EA"/>
    <w:rsid w:val="0032162D"/>
    <w:rsid w:val="00321650"/>
    <w:rsid w:val="00321841"/>
    <w:rsid w:val="00321843"/>
    <w:rsid w:val="00321A86"/>
    <w:rsid w:val="00321B02"/>
    <w:rsid w:val="00321B35"/>
    <w:rsid w:val="00321BE3"/>
    <w:rsid w:val="00321C1D"/>
    <w:rsid w:val="00321CA9"/>
    <w:rsid w:val="00321F7C"/>
    <w:rsid w:val="00321F93"/>
    <w:rsid w:val="00321FB3"/>
    <w:rsid w:val="003222DC"/>
    <w:rsid w:val="003225EF"/>
    <w:rsid w:val="00322603"/>
    <w:rsid w:val="003227E2"/>
    <w:rsid w:val="00322935"/>
    <w:rsid w:val="00322998"/>
    <w:rsid w:val="00322B00"/>
    <w:rsid w:val="00322B1F"/>
    <w:rsid w:val="00322BF7"/>
    <w:rsid w:val="00322C6A"/>
    <w:rsid w:val="00322C8A"/>
    <w:rsid w:val="00322D35"/>
    <w:rsid w:val="00322E1F"/>
    <w:rsid w:val="003233E5"/>
    <w:rsid w:val="003233ED"/>
    <w:rsid w:val="00323601"/>
    <w:rsid w:val="00323A57"/>
    <w:rsid w:val="00323C51"/>
    <w:rsid w:val="00323F3D"/>
    <w:rsid w:val="003241C4"/>
    <w:rsid w:val="00324607"/>
    <w:rsid w:val="0032492E"/>
    <w:rsid w:val="00324967"/>
    <w:rsid w:val="00324AB6"/>
    <w:rsid w:val="00324CCB"/>
    <w:rsid w:val="00324CE5"/>
    <w:rsid w:val="00324E22"/>
    <w:rsid w:val="00324F75"/>
    <w:rsid w:val="00325253"/>
    <w:rsid w:val="0032532A"/>
    <w:rsid w:val="00325347"/>
    <w:rsid w:val="00325376"/>
    <w:rsid w:val="00325700"/>
    <w:rsid w:val="00325714"/>
    <w:rsid w:val="00325857"/>
    <w:rsid w:val="00325BB8"/>
    <w:rsid w:val="00325E9C"/>
    <w:rsid w:val="0032602F"/>
    <w:rsid w:val="00326194"/>
    <w:rsid w:val="0032626B"/>
    <w:rsid w:val="00326966"/>
    <w:rsid w:val="003269F9"/>
    <w:rsid w:val="00326E24"/>
    <w:rsid w:val="00326E4F"/>
    <w:rsid w:val="00326EDE"/>
    <w:rsid w:val="00326EED"/>
    <w:rsid w:val="00326F69"/>
    <w:rsid w:val="003271FF"/>
    <w:rsid w:val="00327683"/>
    <w:rsid w:val="003279B3"/>
    <w:rsid w:val="00327C14"/>
    <w:rsid w:val="00327EF2"/>
    <w:rsid w:val="003305A2"/>
    <w:rsid w:val="00330723"/>
    <w:rsid w:val="003308C6"/>
    <w:rsid w:val="00330977"/>
    <w:rsid w:val="00330988"/>
    <w:rsid w:val="00330B26"/>
    <w:rsid w:val="0033103E"/>
    <w:rsid w:val="00331144"/>
    <w:rsid w:val="003312CA"/>
    <w:rsid w:val="003315CA"/>
    <w:rsid w:val="003319A0"/>
    <w:rsid w:val="00331D44"/>
    <w:rsid w:val="00331E13"/>
    <w:rsid w:val="00331E6D"/>
    <w:rsid w:val="0033232F"/>
    <w:rsid w:val="003325EF"/>
    <w:rsid w:val="00332795"/>
    <w:rsid w:val="003327D6"/>
    <w:rsid w:val="0033289C"/>
    <w:rsid w:val="0033327B"/>
    <w:rsid w:val="003333BE"/>
    <w:rsid w:val="00333409"/>
    <w:rsid w:val="003336CB"/>
    <w:rsid w:val="00333849"/>
    <w:rsid w:val="00333A41"/>
    <w:rsid w:val="00333BA5"/>
    <w:rsid w:val="00333DA6"/>
    <w:rsid w:val="00333EA8"/>
    <w:rsid w:val="00334048"/>
    <w:rsid w:val="003340C4"/>
    <w:rsid w:val="00334613"/>
    <w:rsid w:val="00334854"/>
    <w:rsid w:val="0033488A"/>
    <w:rsid w:val="003348DB"/>
    <w:rsid w:val="00334986"/>
    <w:rsid w:val="00334E3A"/>
    <w:rsid w:val="00334FAA"/>
    <w:rsid w:val="003350E5"/>
    <w:rsid w:val="0033579F"/>
    <w:rsid w:val="00335939"/>
    <w:rsid w:val="0033597B"/>
    <w:rsid w:val="00335A6A"/>
    <w:rsid w:val="00335E9F"/>
    <w:rsid w:val="00336030"/>
    <w:rsid w:val="00336495"/>
    <w:rsid w:val="003365B0"/>
    <w:rsid w:val="00336790"/>
    <w:rsid w:val="0033696C"/>
    <w:rsid w:val="00336CDC"/>
    <w:rsid w:val="00336D57"/>
    <w:rsid w:val="0033710C"/>
    <w:rsid w:val="0033739D"/>
    <w:rsid w:val="0033745D"/>
    <w:rsid w:val="003377AD"/>
    <w:rsid w:val="003377F1"/>
    <w:rsid w:val="00337945"/>
    <w:rsid w:val="00337D86"/>
    <w:rsid w:val="00337D87"/>
    <w:rsid w:val="0034010B"/>
    <w:rsid w:val="00340115"/>
    <w:rsid w:val="0034031D"/>
    <w:rsid w:val="00340788"/>
    <w:rsid w:val="00340B4E"/>
    <w:rsid w:val="00340C02"/>
    <w:rsid w:val="00340E49"/>
    <w:rsid w:val="00340EB6"/>
    <w:rsid w:val="00341648"/>
    <w:rsid w:val="00341A1E"/>
    <w:rsid w:val="00341B86"/>
    <w:rsid w:val="00341BB1"/>
    <w:rsid w:val="00341C9D"/>
    <w:rsid w:val="00341DC7"/>
    <w:rsid w:val="00342014"/>
    <w:rsid w:val="0034201B"/>
    <w:rsid w:val="00342129"/>
    <w:rsid w:val="00342133"/>
    <w:rsid w:val="00342234"/>
    <w:rsid w:val="00342381"/>
    <w:rsid w:val="00342441"/>
    <w:rsid w:val="0034271E"/>
    <w:rsid w:val="003428BB"/>
    <w:rsid w:val="00342B7D"/>
    <w:rsid w:val="00342DCB"/>
    <w:rsid w:val="00342E0E"/>
    <w:rsid w:val="00342E92"/>
    <w:rsid w:val="00342FFB"/>
    <w:rsid w:val="003431E7"/>
    <w:rsid w:val="003434DD"/>
    <w:rsid w:val="003436B5"/>
    <w:rsid w:val="00343AC6"/>
    <w:rsid w:val="00343B11"/>
    <w:rsid w:val="00343B54"/>
    <w:rsid w:val="00343FA7"/>
    <w:rsid w:val="003440C3"/>
    <w:rsid w:val="003440F4"/>
    <w:rsid w:val="00344122"/>
    <w:rsid w:val="00344513"/>
    <w:rsid w:val="003445B4"/>
    <w:rsid w:val="00344772"/>
    <w:rsid w:val="003448D2"/>
    <w:rsid w:val="003449BB"/>
    <w:rsid w:val="00344DEE"/>
    <w:rsid w:val="00344E0C"/>
    <w:rsid w:val="00344E11"/>
    <w:rsid w:val="003451A2"/>
    <w:rsid w:val="0034527A"/>
    <w:rsid w:val="00345328"/>
    <w:rsid w:val="0034536E"/>
    <w:rsid w:val="00345495"/>
    <w:rsid w:val="0034554D"/>
    <w:rsid w:val="0034555A"/>
    <w:rsid w:val="00345709"/>
    <w:rsid w:val="003457F3"/>
    <w:rsid w:val="003458C8"/>
    <w:rsid w:val="00345B68"/>
    <w:rsid w:val="00345C64"/>
    <w:rsid w:val="00345C8D"/>
    <w:rsid w:val="00345D1E"/>
    <w:rsid w:val="00345E32"/>
    <w:rsid w:val="00345F95"/>
    <w:rsid w:val="003460DD"/>
    <w:rsid w:val="00346221"/>
    <w:rsid w:val="0034632F"/>
    <w:rsid w:val="0034687E"/>
    <w:rsid w:val="00346C8F"/>
    <w:rsid w:val="00347136"/>
    <w:rsid w:val="00347192"/>
    <w:rsid w:val="00347303"/>
    <w:rsid w:val="00347586"/>
    <w:rsid w:val="0034771E"/>
    <w:rsid w:val="00347F82"/>
    <w:rsid w:val="0035011B"/>
    <w:rsid w:val="00350416"/>
    <w:rsid w:val="00350598"/>
    <w:rsid w:val="00350BB9"/>
    <w:rsid w:val="00350D49"/>
    <w:rsid w:val="00350DCD"/>
    <w:rsid w:val="00351423"/>
    <w:rsid w:val="00351637"/>
    <w:rsid w:val="00351910"/>
    <w:rsid w:val="00351A89"/>
    <w:rsid w:val="00351D22"/>
    <w:rsid w:val="00351D8E"/>
    <w:rsid w:val="00351ED2"/>
    <w:rsid w:val="00351FE2"/>
    <w:rsid w:val="00352168"/>
    <w:rsid w:val="0035234D"/>
    <w:rsid w:val="00352382"/>
    <w:rsid w:val="003524C3"/>
    <w:rsid w:val="003525A0"/>
    <w:rsid w:val="0035285B"/>
    <w:rsid w:val="00352933"/>
    <w:rsid w:val="0035297E"/>
    <w:rsid w:val="003529C8"/>
    <w:rsid w:val="003529DA"/>
    <w:rsid w:val="00352B32"/>
    <w:rsid w:val="00352C0C"/>
    <w:rsid w:val="00353578"/>
    <w:rsid w:val="00353579"/>
    <w:rsid w:val="00353970"/>
    <w:rsid w:val="00353B40"/>
    <w:rsid w:val="00353CDD"/>
    <w:rsid w:val="00353E49"/>
    <w:rsid w:val="00353FC6"/>
    <w:rsid w:val="003543B0"/>
    <w:rsid w:val="003544E6"/>
    <w:rsid w:val="00354648"/>
    <w:rsid w:val="0035480F"/>
    <w:rsid w:val="003548AC"/>
    <w:rsid w:val="00354959"/>
    <w:rsid w:val="00354BE7"/>
    <w:rsid w:val="00354DEB"/>
    <w:rsid w:val="00354EE4"/>
    <w:rsid w:val="00355059"/>
    <w:rsid w:val="00355470"/>
    <w:rsid w:val="003558CB"/>
    <w:rsid w:val="003558EC"/>
    <w:rsid w:val="00355F08"/>
    <w:rsid w:val="00355F76"/>
    <w:rsid w:val="0035620A"/>
    <w:rsid w:val="0035674A"/>
    <w:rsid w:val="003567DC"/>
    <w:rsid w:val="003569B8"/>
    <w:rsid w:val="00356A6C"/>
    <w:rsid w:val="00356AE0"/>
    <w:rsid w:val="00356BC4"/>
    <w:rsid w:val="00356D20"/>
    <w:rsid w:val="00356D21"/>
    <w:rsid w:val="00356EF2"/>
    <w:rsid w:val="00357056"/>
    <w:rsid w:val="0035722F"/>
    <w:rsid w:val="00357297"/>
    <w:rsid w:val="0035731C"/>
    <w:rsid w:val="00357462"/>
    <w:rsid w:val="00357549"/>
    <w:rsid w:val="00357644"/>
    <w:rsid w:val="0035776C"/>
    <w:rsid w:val="00357999"/>
    <w:rsid w:val="00357C44"/>
    <w:rsid w:val="00357E65"/>
    <w:rsid w:val="00360052"/>
    <w:rsid w:val="0036041E"/>
    <w:rsid w:val="003604AB"/>
    <w:rsid w:val="003605EE"/>
    <w:rsid w:val="003606AB"/>
    <w:rsid w:val="00360702"/>
    <w:rsid w:val="00360858"/>
    <w:rsid w:val="0036090F"/>
    <w:rsid w:val="00360AF9"/>
    <w:rsid w:val="00360B0B"/>
    <w:rsid w:val="00360E96"/>
    <w:rsid w:val="00360EAA"/>
    <w:rsid w:val="00360EE4"/>
    <w:rsid w:val="00360FB6"/>
    <w:rsid w:val="00360FBF"/>
    <w:rsid w:val="00361095"/>
    <w:rsid w:val="003611D9"/>
    <w:rsid w:val="003616AB"/>
    <w:rsid w:val="0036184D"/>
    <w:rsid w:val="00361C96"/>
    <w:rsid w:val="00361D27"/>
    <w:rsid w:val="00361D2A"/>
    <w:rsid w:val="00361E38"/>
    <w:rsid w:val="00361E3A"/>
    <w:rsid w:val="003622F1"/>
    <w:rsid w:val="00362328"/>
    <w:rsid w:val="0036233F"/>
    <w:rsid w:val="003623FF"/>
    <w:rsid w:val="003625BE"/>
    <w:rsid w:val="00362789"/>
    <w:rsid w:val="003628FD"/>
    <w:rsid w:val="00362958"/>
    <w:rsid w:val="00362C17"/>
    <w:rsid w:val="00362C77"/>
    <w:rsid w:val="00362CE1"/>
    <w:rsid w:val="00362D6B"/>
    <w:rsid w:val="00362DFB"/>
    <w:rsid w:val="00362EF6"/>
    <w:rsid w:val="003633E7"/>
    <w:rsid w:val="00363423"/>
    <w:rsid w:val="00363C05"/>
    <w:rsid w:val="00363E50"/>
    <w:rsid w:val="0036419D"/>
    <w:rsid w:val="00364327"/>
    <w:rsid w:val="00364435"/>
    <w:rsid w:val="003645E5"/>
    <w:rsid w:val="00364965"/>
    <w:rsid w:val="00364B53"/>
    <w:rsid w:val="00364CEE"/>
    <w:rsid w:val="00365038"/>
    <w:rsid w:val="00365222"/>
    <w:rsid w:val="00365452"/>
    <w:rsid w:val="00365633"/>
    <w:rsid w:val="00365D30"/>
    <w:rsid w:val="00365D52"/>
    <w:rsid w:val="00365E60"/>
    <w:rsid w:val="00365EFC"/>
    <w:rsid w:val="00366666"/>
    <w:rsid w:val="00366706"/>
    <w:rsid w:val="003668B3"/>
    <w:rsid w:val="00366988"/>
    <w:rsid w:val="00366BED"/>
    <w:rsid w:val="00366FEA"/>
    <w:rsid w:val="003670F8"/>
    <w:rsid w:val="00367111"/>
    <w:rsid w:val="003671EA"/>
    <w:rsid w:val="003673F9"/>
    <w:rsid w:val="003674FD"/>
    <w:rsid w:val="003675AD"/>
    <w:rsid w:val="003676D4"/>
    <w:rsid w:val="003676EA"/>
    <w:rsid w:val="00367ADF"/>
    <w:rsid w:val="00367BA9"/>
    <w:rsid w:val="00367BCA"/>
    <w:rsid w:val="00367CFA"/>
    <w:rsid w:val="00367D7F"/>
    <w:rsid w:val="00367F4C"/>
    <w:rsid w:val="0037000F"/>
    <w:rsid w:val="003700B6"/>
    <w:rsid w:val="00370167"/>
    <w:rsid w:val="0037023B"/>
    <w:rsid w:val="003703DB"/>
    <w:rsid w:val="00370410"/>
    <w:rsid w:val="0037065E"/>
    <w:rsid w:val="00370705"/>
    <w:rsid w:val="003708D8"/>
    <w:rsid w:val="00370C5A"/>
    <w:rsid w:val="00370E1A"/>
    <w:rsid w:val="003710AE"/>
    <w:rsid w:val="00371219"/>
    <w:rsid w:val="003714B7"/>
    <w:rsid w:val="0037166C"/>
    <w:rsid w:val="00371B2C"/>
    <w:rsid w:val="00371DD4"/>
    <w:rsid w:val="00371E9E"/>
    <w:rsid w:val="00371FF1"/>
    <w:rsid w:val="00372195"/>
    <w:rsid w:val="003723AE"/>
    <w:rsid w:val="00372630"/>
    <w:rsid w:val="00372850"/>
    <w:rsid w:val="00372C77"/>
    <w:rsid w:val="00372D4F"/>
    <w:rsid w:val="00372DDA"/>
    <w:rsid w:val="00372EBB"/>
    <w:rsid w:val="00372F32"/>
    <w:rsid w:val="00372F3B"/>
    <w:rsid w:val="00372FA1"/>
    <w:rsid w:val="0037301D"/>
    <w:rsid w:val="00373066"/>
    <w:rsid w:val="00373282"/>
    <w:rsid w:val="003733BA"/>
    <w:rsid w:val="003735D0"/>
    <w:rsid w:val="00373851"/>
    <w:rsid w:val="00373927"/>
    <w:rsid w:val="003739E0"/>
    <w:rsid w:val="00373B45"/>
    <w:rsid w:val="00373C68"/>
    <w:rsid w:val="00373D54"/>
    <w:rsid w:val="00373DBB"/>
    <w:rsid w:val="003742CB"/>
    <w:rsid w:val="0037456D"/>
    <w:rsid w:val="003746EB"/>
    <w:rsid w:val="00374B42"/>
    <w:rsid w:val="00374E5A"/>
    <w:rsid w:val="00374EA1"/>
    <w:rsid w:val="00374F26"/>
    <w:rsid w:val="00375359"/>
    <w:rsid w:val="0037567A"/>
    <w:rsid w:val="003756DF"/>
    <w:rsid w:val="0037574A"/>
    <w:rsid w:val="0037579A"/>
    <w:rsid w:val="00375FCA"/>
    <w:rsid w:val="00375FF1"/>
    <w:rsid w:val="003761B4"/>
    <w:rsid w:val="00376658"/>
    <w:rsid w:val="003766A7"/>
    <w:rsid w:val="00376705"/>
    <w:rsid w:val="00376812"/>
    <w:rsid w:val="0037687E"/>
    <w:rsid w:val="00376925"/>
    <w:rsid w:val="00376E93"/>
    <w:rsid w:val="00376ED0"/>
    <w:rsid w:val="00376F40"/>
    <w:rsid w:val="00377168"/>
    <w:rsid w:val="00377241"/>
    <w:rsid w:val="00377356"/>
    <w:rsid w:val="00377392"/>
    <w:rsid w:val="0037750E"/>
    <w:rsid w:val="00377558"/>
    <w:rsid w:val="003776D5"/>
    <w:rsid w:val="003778D0"/>
    <w:rsid w:val="00377CA3"/>
    <w:rsid w:val="00377D61"/>
    <w:rsid w:val="00377E7A"/>
    <w:rsid w:val="00377FB4"/>
    <w:rsid w:val="00380476"/>
    <w:rsid w:val="003804F3"/>
    <w:rsid w:val="00380525"/>
    <w:rsid w:val="003805FC"/>
    <w:rsid w:val="00380758"/>
    <w:rsid w:val="00380861"/>
    <w:rsid w:val="00380A26"/>
    <w:rsid w:val="00380C9D"/>
    <w:rsid w:val="00381054"/>
    <w:rsid w:val="00381153"/>
    <w:rsid w:val="00381373"/>
    <w:rsid w:val="0038155E"/>
    <w:rsid w:val="003817EF"/>
    <w:rsid w:val="0038181F"/>
    <w:rsid w:val="00381F96"/>
    <w:rsid w:val="00382000"/>
    <w:rsid w:val="003822EA"/>
    <w:rsid w:val="003824FE"/>
    <w:rsid w:val="0038278A"/>
    <w:rsid w:val="00382807"/>
    <w:rsid w:val="0038284C"/>
    <w:rsid w:val="003828D2"/>
    <w:rsid w:val="00382917"/>
    <w:rsid w:val="00382A06"/>
    <w:rsid w:val="00382CA5"/>
    <w:rsid w:val="00382D0A"/>
    <w:rsid w:val="00382D35"/>
    <w:rsid w:val="00382D40"/>
    <w:rsid w:val="00382D5F"/>
    <w:rsid w:val="00382FA4"/>
    <w:rsid w:val="003830EC"/>
    <w:rsid w:val="00383234"/>
    <w:rsid w:val="00383406"/>
    <w:rsid w:val="003834A1"/>
    <w:rsid w:val="0038359B"/>
    <w:rsid w:val="003837AD"/>
    <w:rsid w:val="00383AA0"/>
    <w:rsid w:val="00383C3B"/>
    <w:rsid w:val="00383D4D"/>
    <w:rsid w:val="00384140"/>
    <w:rsid w:val="0038415C"/>
    <w:rsid w:val="00384176"/>
    <w:rsid w:val="00384239"/>
    <w:rsid w:val="0038433D"/>
    <w:rsid w:val="00384533"/>
    <w:rsid w:val="003845D0"/>
    <w:rsid w:val="00384D01"/>
    <w:rsid w:val="00384D21"/>
    <w:rsid w:val="00384DD0"/>
    <w:rsid w:val="00385035"/>
    <w:rsid w:val="0038573A"/>
    <w:rsid w:val="00385906"/>
    <w:rsid w:val="00385E75"/>
    <w:rsid w:val="0038606C"/>
    <w:rsid w:val="0038614D"/>
    <w:rsid w:val="00386459"/>
    <w:rsid w:val="003864B7"/>
    <w:rsid w:val="00386617"/>
    <w:rsid w:val="00386673"/>
    <w:rsid w:val="003866B2"/>
    <w:rsid w:val="0038682A"/>
    <w:rsid w:val="00386841"/>
    <w:rsid w:val="003868D9"/>
    <w:rsid w:val="0038699F"/>
    <w:rsid w:val="00386A74"/>
    <w:rsid w:val="00386B6E"/>
    <w:rsid w:val="00386BCB"/>
    <w:rsid w:val="00386C91"/>
    <w:rsid w:val="00387494"/>
    <w:rsid w:val="003879F6"/>
    <w:rsid w:val="003879FE"/>
    <w:rsid w:val="00387B36"/>
    <w:rsid w:val="00387B84"/>
    <w:rsid w:val="00387CD8"/>
    <w:rsid w:val="00390038"/>
    <w:rsid w:val="003900F1"/>
    <w:rsid w:val="00390582"/>
    <w:rsid w:val="003905E0"/>
    <w:rsid w:val="003906D9"/>
    <w:rsid w:val="00390707"/>
    <w:rsid w:val="00390747"/>
    <w:rsid w:val="00390768"/>
    <w:rsid w:val="003908DB"/>
    <w:rsid w:val="003908EF"/>
    <w:rsid w:val="00390986"/>
    <w:rsid w:val="00390A13"/>
    <w:rsid w:val="00390AFC"/>
    <w:rsid w:val="00390C33"/>
    <w:rsid w:val="00390E21"/>
    <w:rsid w:val="00390ECA"/>
    <w:rsid w:val="003910F0"/>
    <w:rsid w:val="00391163"/>
    <w:rsid w:val="003911E9"/>
    <w:rsid w:val="003914B5"/>
    <w:rsid w:val="00391648"/>
    <w:rsid w:val="0039165E"/>
    <w:rsid w:val="003916AF"/>
    <w:rsid w:val="0039190A"/>
    <w:rsid w:val="00391A56"/>
    <w:rsid w:val="00391B03"/>
    <w:rsid w:val="00391B5B"/>
    <w:rsid w:val="00391CD4"/>
    <w:rsid w:val="00391D75"/>
    <w:rsid w:val="00391F90"/>
    <w:rsid w:val="00391FE2"/>
    <w:rsid w:val="00392009"/>
    <w:rsid w:val="003922CB"/>
    <w:rsid w:val="00392312"/>
    <w:rsid w:val="00392383"/>
    <w:rsid w:val="003924D4"/>
    <w:rsid w:val="00392A9C"/>
    <w:rsid w:val="00392F03"/>
    <w:rsid w:val="00393493"/>
    <w:rsid w:val="003934EF"/>
    <w:rsid w:val="00393521"/>
    <w:rsid w:val="003937EF"/>
    <w:rsid w:val="00393AAD"/>
    <w:rsid w:val="00393AB9"/>
    <w:rsid w:val="00393AC6"/>
    <w:rsid w:val="00393FE3"/>
    <w:rsid w:val="0039401E"/>
    <w:rsid w:val="003940BC"/>
    <w:rsid w:val="0039417F"/>
    <w:rsid w:val="0039473F"/>
    <w:rsid w:val="00394772"/>
    <w:rsid w:val="003949CB"/>
    <w:rsid w:val="00394C49"/>
    <w:rsid w:val="00395068"/>
    <w:rsid w:val="00395141"/>
    <w:rsid w:val="00395333"/>
    <w:rsid w:val="003955D7"/>
    <w:rsid w:val="00395EFA"/>
    <w:rsid w:val="00395FFD"/>
    <w:rsid w:val="003962AB"/>
    <w:rsid w:val="00396337"/>
    <w:rsid w:val="00396357"/>
    <w:rsid w:val="00396468"/>
    <w:rsid w:val="003964A8"/>
    <w:rsid w:val="003965CD"/>
    <w:rsid w:val="0039666B"/>
    <w:rsid w:val="00396871"/>
    <w:rsid w:val="0039691B"/>
    <w:rsid w:val="00396969"/>
    <w:rsid w:val="00396A26"/>
    <w:rsid w:val="00396C9E"/>
    <w:rsid w:val="00396F55"/>
    <w:rsid w:val="00396FB3"/>
    <w:rsid w:val="00396FDD"/>
    <w:rsid w:val="003971AC"/>
    <w:rsid w:val="003976E1"/>
    <w:rsid w:val="003979E9"/>
    <w:rsid w:val="00397C9E"/>
    <w:rsid w:val="003A004C"/>
    <w:rsid w:val="003A016D"/>
    <w:rsid w:val="003A020A"/>
    <w:rsid w:val="003A047E"/>
    <w:rsid w:val="003A050D"/>
    <w:rsid w:val="003A06DD"/>
    <w:rsid w:val="003A09E8"/>
    <w:rsid w:val="003A0ACB"/>
    <w:rsid w:val="003A0BBD"/>
    <w:rsid w:val="003A0DBA"/>
    <w:rsid w:val="003A0EDF"/>
    <w:rsid w:val="003A11FE"/>
    <w:rsid w:val="003A13CA"/>
    <w:rsid w:val="003A1427"/>
    <w:rsid w:val="003A15EC"/>
    <w:rsid w:val="003A16BC"/>
    <w:rsid w:val="003A19C3"/>
    <w:rsid w:val="003A1A3F"/>
    <w:rsid w:val="003A1AE3"/>
    <w:rsid w:val="003A1AEC"/>
    <w:rsid w:val="003A223A"/>
    <w:rsid w:val="003A223B"/>
    <w:rsid w:val="003A23C1"/>
    <w:rsid w:val="003A2463"/>
    <w:rsid w:val="003A26CA"/>
    <w:rsid w:val="003A29BD"/>
    <w:rsid w:val="003A2A72"/>
    <w:rsid w:val="003A2AF4"/>
    <w:rsid w:val="003A2D10"/>
    <w:rsid w:val="003A2DC3"/>
    <w:rsid w:val="003A2E24"/>
    <w:rsid w:val="003A354B"/>
    <w:rsid w:val="003A370C"/>
    <w:rsid w:val="003A3A1F"/>
    <w:rsid w:val="003A3ABB"/>
    <w:rsid w:val="003A3B91"/>
    <w:rsid w:val="003A3BDE"/>
    <w:rsid w:val="003A3CB9"/>
    <w:rsid w:val="003A4293"/>
    <w:rsid w:val="003A459B"/>
    <w:rsid w:val="003A480D"/>
    <w:rsid w:val="003A496F"/>
    <w:rsid w:val="003A4C2B"/>
    <w:rsid w:val="003A52AA"/>
    <w:rsid w:val="003A52B7"/>
    <w:rsid w:val="003A54B6"/>
    <w:rsid w:val="003A54FE"/>
    <w:rsid w:val="003A5667"/>
    <w:rsid w:val="003A577B"/>
    <w:rsid w:val="003A5891"/>
    <w:rsid w:val="003A59D8"/>
    <w:rsid w:val="003A5A19"/>
    <w:rsid w:val="003A5A69"/>
    <w:rsid w:val="003A5C21"/>
    <w:rsid w:val="003A5C74"/>
    <w:rsid w:val="003A5E05"/>
    <w:rsid w:val="003A621C"/>
    <w:rsid w:val="003A631B"/>
    <w:rsid w:val="003A64BF"/>
    <w:rsid w:val="003A65AD"/>
    <w:rsid w:val="003A663F"/>
    <w:rsid w:val="003A6665"/>
    <w:rsid w:val="003A69A2"/>
    <w:rsid w:val="003A6B9C"/>
    <w:rsid w:val="003A6E08"/>
    <w:rsid w:val="003A6E72"/>
    <w:rsid w:val="003A6F73"/>
    <w:rsid w:val="003A70B3"/>
    <w:rsid w:val="003A72B7"/>
    <w:rsid w:val="003A74B7"/>
    <w:rsid w:val="003A7828"/>
    <w:rsid w:val="003A788B"/>
    <w:rsid w:val="003A792C"/>
    <w:rsid w:val="003A79DB"/>
    <w:rsid w:val="003A7B4B"/>
    <w:rsid w:val="003A7C1A"/>
    <w:rsid w:val="003A7D34"/>
    <w:rsid w:val="003A7DA6"/>
    <w:rsid w:val="003B035F"/>
    <w:rsid w:val="003B0882"/>
    <w:rsid w:val="003B090B"/>
    <w:rsid w:val="003B0A65"/>
    <w:rsid w:val="003B0B99"/>
    <w:rsid w:val="003B0CE5"/>
    <w:rsid w:val="003B0EF9"/>
    <w:rsid w:val="003B10A4"/>
    <w:rsid w:val="003B10EC"/>
    <w:rsid w:val="003B187F"/>
    <w:rsid w:val="003B19BE"/>
    <w:rsid w:val="003B1B89"/>
    <w:rsid w:val="003B1C23"/>
    <w:rsid w:val="003B1E44"/>
    <w:rsid w:val="003B233E"/>
    <w:rsid w:val="003B23FC"/>
    <w:rsid w:val="003B2425"/>
    <w:rsid w:val="003B29B0"/>
    <w:rsid w:val="003B29E1"/>
    <w:rsid w:val="003B2BA4"/>
    <w:rsid w:val="003B30D7"/>
    <w:rsid w:val="003B3191"/>
    <w:rsid w:val="003B3678"/>
    <w:rsid w:val="003B38B6"/>
    <w:rsid w:val="003B3E5E"/>
    <w:rsid w:val="003B3EF2"/>
    <w:rsid w:val="003B3F30"/>
    <w:rsid w:val="003B406A"/>
    <w:rsid w:val="003B42CA"/>
    <w:rsid w:val="003B4331"/>
    <w:rsid w:val="003B43E8"/>
    <w:rsid w:val="003B43F9"/>
    <w:rsid w:val="003B457C"/>
    <w:rsid w:val="003B4834"/>
    <w:rsid w:val="003B497E"/>
    <w:rsid w:val="003B49C3"/>
    <w:rsid w:val="003B4BD2"/>
    <w:rsid w:val="003B4E81"/>
    <w:rsid w:val="003B4EB6"/>
    <w:rsid w:val="003B4FA5"/>
    <w:rsid w:val="003B4FB1"/>
    <w:rsid w:val="003B4FCA"/>
    <w:rsid w:val="003B51C9"/>
    <w:rsid w:val="003B5221"/>
    <w:rsid w:val="003B52D7"/>
    <w:rsid w:val="003B54F9"/>
    <w:rsid w:val="003B5533"/>
    <w:rsid w:val="003B557B"/>
    <w:rsid w:val="003B570B"/>
    <w:rsid w:val="003B580A"/>
    <w:rsid w:val="003B59AE"/>
    <w:rsid w:val="003B5C7A"/>
    <w:rsid w:val="003B5EAF"/>
    <w:rsid w:val="003B5EB7"/>
    <w:rsid w:val="003B5EC2"/>
    <w:rsid w:val="003B5EFC"/>
    <w:rsid w:val="003B5F23"/>
    <w:rsid w:val="003B611B"/>
    <w:rsid w:val="003B64A3"/>
    <w:rsid w:val="003B64A4"/>
    <w:rsid w:val="003B64BF"/>
    <w:rsid w:val="003B6650"/>
    <w:rsid w:val="003B6827"/>
    <w:rsid w:val="003B694F"/>
    <w:rsid w:val="003B696A"/>
    <w:rsid w:val="003B69B9"/>
    <w:rsid w:val="003B6CA8"/>
    <w:rsid w:val="003B6D6A"/>
    <w:rsid w:val="003B6DAA"/>
    <w:rsid w:val="003B7029"/>
    <w:rsid w:val="003B7249"/>
    <w:rsid w:val="003B743E"/>
    <w:rsid w:val="003B7BB0"/>
    <w:rsid w:val="003B7C9B"/>
    <w:rsid w:val="003C0055"/>
    <w:rsid w:val="003C04EE"/>
    <w:rsid w:val="003C0524"/>
    <w:rsid w:val="003C0641"/>
    <w:rsid w:val="003C06C8"/>
    <w:rsid w:val="003C0B45"/>
    <w:rsid w:val="003C0BD3"/>
    <w:rsid w:val="003C0E1B"/>
    <w:rsid w:val="003C0E82"/>
    <w:rsid w:val="003C0FE0"/>
    <w:rsid w:val="003C13F7"/>
    <w:rsid w:val="003C1507"/>
    <w:rsid w:val="003C1765"/>
    <w:rsid w:val="003C184F"/>
    <w:rsid w:val="003C1A72"/>
    <w:rsid w:val="003C1B7B"/>
    <w:rsid w:val="003C1C72"/>
    <w:rsid w:val="003C203C"/>
    <w:rsid w:val="003C213E"/>
    <w:rsid w:val="003C2EBC"/>
    <w:rsid w:val="003C32A2"/>
    <w:rsid w:val="003C341C"/>
    <w:rsid w:val="003C3433"/>
    <w:rsid w:val="003C355B"/>
    <w:rsid w:val="003C384D"/>
    <w:rsid w:val="003C397F"/>
    <w:rsid w:val="003C3D7A"/>
    <w:rsid w:val="003C3EF9"/>
    <w:rsid w:val="003C3F6B"/>
    <w:rsid w:val="003C3F95"/>
    <w:rsid w:val="003C407D"/>
    <w:rsid w:val="003C4144"/>
    <w:rsid w:val="003C422E"/>
    <w:rsid w:val="003C4237"/>
    <w:rsid w:val="003C4398"/>
    <w:rsid w:val="003C442D"/>
    <w:rsid w:val="003C442F"/>
    <w:rsid w:val="003C4769"/>
    <w:rsid w:val="003C4A96"/>
    <w:rsid w:val="003C4CB3"/>
    <w:rsid w:val="003C4FDC"/>
    <w:rsid w:val="003C5195"/>
    <w:rsid w:val="003C52BB"/>
    <w:rsid w:val="003C53F9"/>
    <w:rsid w:val="003C5438"/>
    <w:rsid w:val="003C5A93"/>
    <w:rsid w:val="003C5AEA"/>
    <w:rsid w:val="003C5D69"/>
    <w:rsid w:val="003C5DB9"/>
    <w:rsid w:val="003C5E07"/>
    <w:rsid w:val="003C5E99"/>
    <w:rsid w:val="003C6065"/>
    <w:rsid w:val="003C621B"/>
    <w:rsid w:val="003C6336"/>
    <w:rsid w:val="003C6347"/>
    <w:rsid w:val="003C6699"/>
    <w:rsid w:val="003C67B7"/>
    <w:rsid w:val="003C68AA"/>
    <w:rsid w:val="003C6952"/>
    <w:rsid w:val="003C6AB6"/>
    <w:rsid w:val="003C6B00"/>
    <w:rsid w:val="003C6BBB"/>
    <w:rsid w:val="003C6BD2"/>
    <w:rsid w:val="003C6F2B"/>
    <w:rsid w:val="003C70BF"/>
    <w:rsid w:val="003C7269"/>
    <w:rsid w:val="003C7631"/>
    <w:rsid w:val="003C78BA"/>
    <w:rsid w:val="003C7BDC"/>
    <w:rsid w:val="003C7D55"/>
    <w:rsid w:val="003C7F31"/>
    <w:rsid w:val="003D01D6"/>
    <w:rsid w:val="003D01E6"/>
    <w:rsid w:val="003D0284"/>
    <w:rsid w:val="003D02FC"/>
    <w:rsid w:val="003D0353"/>
    <w:rsid w:val="003D03A2"/>
    <w:rsid w:val="003D07AC"/>
    <w:rsid w:val="003D090F"/>
    <w:rsid w:val="003D0E85"/>
    <w:rsid w:val="003D1062"/>
    <w:rsid w:val="003D1141"/>
    <w:rsid w:val="003D1154"/>
    <w:rsid w:val="003D1281"/>
    <w:rsid w:val="003D12C7"/>
    <w:rsid w:val="003D12FD"/>
    <w:rsid w:val="003D1310"/>
    <w:rsid w:val="003D1345"/>
    <w:rsid w:val="003D14F1"/>
    <w:rsid w:val="003D1500"/>
    <w:rsid w:val="003D1935"/>
    <w:rsid w:val="003D1A0E"/>
    <w:rsid w:val="003D1A19"/>
    <w:rsid w:val="003D1FA9"/>
    <w:rsid w:val="003D20E9"/>
    <w:rsid w:val="003D21F4"/>
    <w:rsid w:val="003D227B"/>
    <w:rsid w:val="003D2648"/>
    <w:rsid w:val="003D288F"/>
    <w:rsid w:val="003D2946"/>
    <w:rsid w:val="003D2B62"/>
    <w:rsid w:val="003D2C17"/>
    <w:rsid w:val="003D2C38"/>
    <w:rsid w:val="003D2CC5"/>
    <w:rsid w:val="003D2D88"/>
    <w:rsid w:val="003D2E53"/>
    <w:rsid w:val="003D30CA"/>
    <w:rsid w:val="003D329C"/>
    <w:rsid w:val="003D342B"/>
    <w:rsid w:val="003D3596"/>
    <w:rsid w:val="003D37B5"/>
    <w:rsid w:val="003D3946"/>
    <w:rsid w:val="003D3995"/>
    <w:rsid w:val="003D3ACF"/>
    <w:rsid w:val="003D3B71"/>
    <w:rsid w:val="003D3D26"/>
    <w:rsid w:val="003D3F24"/>
    <w:rsid w:val="003D40AB"/>
    <w:rsid w:val="003D41C0"/>
    <w:rsid w:val="003D41E9"/>
    <w:rsid w:val="003D4502"/>
    <w:rsid w:val="003D4579"/>
    <w:rsid w:val="003D48AA"/>
    <w:rsid w:val="003D4B0B"/>
    <w:rsid w:val="003D4C41"/>
    <w:rsid w:val="003D4F72"/>
    <w:rsid w:val="003D52BC"/>
    <w:rsid w:val="003D534A"/>
    <w:rsid w:val="003D5354"/>
    <w:rsid w:val="003D5452"/>
    <w:rsid w:val="003D5A39"/>
    <w:rsid w:val="003D5E20"/>
    <w:rsid w:val="003D5E46"/>
    <w:rsid w:val="003D5EB3"/>
    <w:rsid w:val="003D64B3"/>
    <w:rsid w:val="003D65EB"/>
    <w:rsid w:val="003D6686"/>
    <w:rsid w:val="003D6888"/>
    <w:rsid w:val="003D6AF5"/>
    <w:rsid w:val="003D6FDB"/>
    <w:rsid w:val="003D716F"/>
    <w:rsid w:val="003D71D0"/>
    <w:rsid w:val="003D7379"/>
    <w:rsid w:val="003D7924"/>
    <w:rsid w:val="003D7AC6"/>
    <w:rsid w:val="003D7B4D"/>
    <w:rsid w:val="003D7B4F"/>
    <w:rsid w:val="003D7C70"/>
    <w:rsid w:val="003E02C2"/>
    <w:rsid w:val="003E0371"/>
    <w:rsid w:val="003E06A1"/>
    <w:rsid w:val="003E075C"/>
    <w:rsid w:val="003E09A2"/>
    <w:rsid w:val="003E0A1D"/>
    <w:rsid w:val="003E0C30"/>
    <w:rsid w:val="003E0E57"/>
    <w:rsid w:val="003E0FF7"/>
    <w:rsid w:val="003E1064"/>
    <w:rsid w:val="003E139A"/>
    <w:rsid w:val="003E1509"/>
    <w:rsid w:val="003E1532"/>
    <w:rsid w:val="003E15F0"/>
    <w:rsid w:val="003E19D6"/>
    <w:rsid w:val="003E1BFE"/>
    <w:rsid w:val="003E1C06"/>
    <w:rsid w:val="003E1E9D"/>
    <w:rsid w:val="003E2155"/>
    <w:rsid w:val="003E21D3"/>
    <w:rsid w:val="003E235F"/>
    <w:rsid w:val="003E2392"/>
    <w:rsid w:val="003E2833"/>
    <w:rsid w:val="003E28A8"/>
    <w:rsid w:val="003E28DA"/>
    <w:rsid w:val="003E2A4E"/>
    <w:rsid w:val="003E2B3F"/>
    <w:rsid w:val="003E2B59"/>
    <w:rsid w:val="003E2C57"/>
    <w:rsid w:val="003E2DDE"/>
    <w:rsid w:val="003E3066"/>
    <w:rsid w:val="003E307E"/>
    <w:rsid w:val="003E3181"/>
    <w:rsid w:val="003E33C4"/>
    <w:rsid w:val="003E39B1"/>
    <w:rsid w:val="003E3BFA"/>
    <w:rsid w:val="003E3D7F"/>
    <w:rsid w:val="003E3E53"/>
    <w:rsid w:val="003E3EF7"/>
    <w:rsid w:val="003E40B7"/>
    <w:rsid w:val="003E4142"/>
    <w:rsid w:val="003E4232"/>
    <w:rsid w:val="003E4491"/>
    <w:rsid w:val="003E4640"/>
    <w:rsid w:val="003E47CD"/>
    <w:rsid w:val="003E4A06"/>
    <w:rsid w:val="003E4AA2"/>
    <w:rsid w:val="003E4BBA"/>
    <w:rsid w:val="003E4D3E"/>
    <w:rsid w:val="003E513F"/>
    <w:rsid w:val="003E51F5"/>
    <w:rsid w:val="003E5374"/>
    <w:rsid w:val="003E56C1"/>
    <w:rsid w:val="003E5879"/>
    <w:rsid w:val="003E62BC"/>
    <w:rsid w:val="003E6366"/>
    <w:rsid w:val="003E652D"/>
    <w:rsid w:val="003E663B"/>
    <w:rsid w:val="003E6A2C"/>
    <w:rsid w:val="003E6C35"/>
    <w:rsid w:val="003E70F1"/>
    <w:rsid w:val="003E73FD"/>
    <w:rsid w:val="003E7570"/>
    <w:rsid w:val="003E75F8"/>
    <w:rsid w:val="003E78F1"/>
    <w:rsid w:val="003E7AA3"/>
    <w:rsid w:val="003E7B5E"/>
    <w:rsid w:val="003E7BD9"/>
    <w:rsid w:val="003E7CAE"/>
    <w:rsid w:val="003E7F3B"/>
    <w:rsid w:val="003E7F79"/>
    <w:rsid w:val="003E7FCD"/>
    <w:rsid w:val="003F00AB"/>
    <w:rsid w:val="003F00E0"/>
    <w:rsid w:val="003F02F0"/>
    <w:rsid w:val="003F048C"/>
    <w:rsid w:val="003F056E"/>
    <w:rsid w:val="003F05BF"/>
    <w:rsid w:val="003F0602"/>
    <w:rsid w:val="003F07F1"/>
    <w:rsid w:val="003F09B6"/>
    <w:rsid w:val="003F0A39"/>
    <w:rsid w:val="003F0AC8"/>
    <w:rsid w:val="003F103D"/>
    <w:rsid w:val="003F1050"/>
    <w:rsid w:val="003F12BF"/>
    <w:rsid w:val="003F16BF"/>
    <w:rsid w:val="003F171C"/>
    <w:rsid w:val="003F18DC"/>
    <w:rsid w:val="003F1960"/>
    <w:rsid w:val="003F1A11"/>
    <w:rsid w:val="003F1B80"/>
    <w:rsid w:val="003F1D32"/>
    <w:rsid w:val="003F1E56"/>
    <w:rsid w:val="003F1FD2"/>
    <w:rsid w:val="003F1FF5"/>
    <w:rsid w:val="003F23D0"/>
    <w:rsid w:val="003F24B2"/>
    <w:rsid w:val="003F25E4"/>
    <w:rsid w:val="003F2997"/>
    <w:rsid w:val="003F29D4"/>
    <w:rsid w:val="003F2A0D"/>
    <w:rsid w:val="003F2A6A"/>
    <w:rsid w:val="003F2ABB"/>
    <w:rsid w:val="003F2DA9"/>
    <w:rsid w:val="003F30AC"/>
    <w:rsid w:val="003F3211"/>
    <w:rsid w:val="003F3383"/>
    <w:rsid w:val="003F340A"/>
    <w:rsid w:val="003F343D"/>
    <w:rsid w:val="003F3631"/>
    <w:rsid w:val="003F3832"/>
    <w:rsid w:val="003F3B5A"/>
    <w:rsid w:val="003F3CC4"/>
    <w:rsid w:val="003F452C"/>
    <w:rsid w:val="003F4727"/>
    <w:rsid w:val="003F4871"/>
    <w:rsid w:val="003F4B62"/>
    <w:rsid w:val="003F4C31"/>
    <w:rsid w:val="003F4D31"/>
    <w:rsid w:val="003F5050"/>
    <w:rsid w:val="003F509A"/>
    <w:rsid w:val="003F519A"/>
    <w:rsid w:val="003F5381"/>
    <w:rsid w:val="003F5459"/>
    <w:rsid w:val="003F5462"/>
    <w:rsid w:val="003F5542"/>
    <w:rsid w:val="003F5641"/>
    <w:rsid w:val="003F5862"/>
    <w:rsid w:val="003F5A49"/>
    <w:rsid w:val="003F5B92"/>
    <w:rsid w:val="003F5B9B"/>
    <w:rsid w:val="003F5C9E"/>
    <w:rsid w:val="003F61AE"/>
    <w:rsid w:val="003F6242"/>
    <w:rsid w:val="003F65A9"/>
    <w:rsid w:val="003F65F7"/>
    <w:rsid w:val="003F6D89"/>
    <w:rsid w:val="003F6DF8"/>
    <w:rsid w:val="003F6E9E"/>
    <w:rsid w:val="003F6ED2"/>
    <w:rsid w:val="003F7077"/>
    <w:rsid w:val="003F72C5"/>
    <w:rsid w:val="003F732B"/>
    <w:rsid w:val="003F74C1"/>
    <w:rsid w:val="003F7546"/>
    <w:rsid w:val="003F757F"/>
    <w:rsid w:val="003F7BDE"/>
    <w:rsid w:val="00400018"/>
    <w:rsid w:val="004000F6"/>
    <w:rsid w:val="004006D3"/>
    <w:rsid w:val="004009A1"/>
    <w:rsid w:val="004009A8"/>
    <w:rsid w:val="004009EC"/>
    <w:rsid w:val="00400B9C"/>
    <w:rsid w:val="00400CA0"/>
    <w:rsid w:val="00400F36"/>
    <w:rsid w:val="00400FC2"/>
    <w:rsid w:val="00401001"/>
    <w:rsid w:val="00401105"/>
    <w:rsid w:val="00401124"/>
    <w:rsid w:val="00401225"/>
    <w:rsid w:val="00401270"/>
    <w:rsid w:val="004012D9"/>
    <w:rsid w:val="00401320"/>
    <w:rsid w:val="00401326"/>
    <w:rsid w:val="004015FF"/>
    <w:rsid w:val="0040170E"/>
    <w:rsid w:val="00401756"/>
    <w:rsid w:val="0040183F"/>
    <w:rsid w:val="00401975"/>
    <w:rsid w:val="00401977"/>
    <w:rsid w:val="00401EBE"/>
    <w:rsid w:val="00402218"/>
    <w:rsid w:val="0040228D"/>
    <w:rsid w:val="004023C1"/>
    <w:rsid w:val="00402735"/>
    <w:rsid w:val="00402841"/>
    <w:rsid w:val="00402B9E"/>
    <w:rsid w:val="00402FF1"/>
    <w:rsid w:val="00403098"/>
    <w:rsid w:val="00403231"/>
    <w:rsid w:val="0040327F"/>
    <w:rsid w:val="004034B5"/>
    <w:rsid w:val="004034B6"/>
    <w:rsid w:val="004037B3"/>
    <w:rsid w:val="00403A4E"/>
    <w:rsid w:val="00403A7B"/>
    <w:rsid w:val="00403DAF"/>
    <w:rsid w:val="00403FEF"/>
    <w:rsid w:val="0040426F"/>
    <w:rsid w:val="0040437A"/>
    <w:rsid w:val="0040453C"/>
    <w:rsid w:val="00404554"/>
    <w:rsid w:val="00404799"/>
    <w:rsid w:val="00404A60"/>
    <w:rsid w:val="00404C59"/>
    <w:rsid w:val="00404F7D"/>
    <w:rsid w:val="00404FB5"/>
    <w:rsid w:val="00405576"/>
    <w:rsid w:val="00405652"/>
    <w:rsid w:val="0040568C"/>
    <w:rsid w:val="004057A5"/>
    <w:rsid w:val="00405C15"/>
    <w:rsid w:val="00405DA5"/>
    <w:rsid w:val="00405DF3"/>
    <w:rsid w:val="00406056"/>
    <w:rsid w:val="0040617A"/>
    <w:rsid w:val="00406480"/>
    <w:rsid w:val="00406499"/>
    <w:rsid w:val="004064DB"/>
    <w:rsid w:val="00406592"/>
    <w:rsid w:val="00406666"/>
    <w:rsid w:val="004067B7"/>
    <w:rsid w:val="00406A0E"/>
    <w:rsid w:val="00406A2B"/>
    <w:rsid w:val="00406CD2"/>
    <w:rsid w:val="00406D8C"/>
    <w:rsid w:val="00406D98"/>
    <w:rsid w:val="0040733D"/>
    <w:rsid w:val="004073AC"/>
    <w:rsid w:val="00407438"/>
    <w:rsid w:val="00407451"/>
    <w:rsid w:val="00407518"/>
    <w:rsid w:val="004075D5"/>
    <w:rsid w:val="00407625"/>
    <w:rsid w:val="00407A8B"/>
    <w:rsid w:val="00407B76"/>
    <w:rsid w:val="00407BB9"/>
    <w:rsid w:val="00407CA5"/>
    <w:rsid w:val="00407DCA"/>
    <w:rsid w:val="00407E3F"/>
    <w:rsid w:val="00407E7C"/>
    <w:rsid w:val="00407EBC"/>
    <w:rsid w:val="00410077"/>
    <w:rsid w:val="00410220"/>
    <w:rsid w:val="0041043B"/>
    <w:rsid w:val="0041057E"/>
    <w:rsid w:val="00410823"/>
    <w:rsid w:val="00410854"/>
    <w:rsid w:val="004109AF"/>
    <w:rsid w:val="004109C1"/>
    <w:rsid w:val="00410A5F"/>
    <w:rsid w:val="00410BCD"/>
    <w:rsid w:val="00410C2A"/>
    <w:rsid w:val="00410C61"/>
    <w:rsid w:val="00410CDE"/>
    <w:rsid w:val="00410D7E"/>
    <w:rsid w:val="00410F9C"/>
    <w:rsid w:val="00410FCB"/>
    <w:rsid w:val="00411057"/>
    <w:rsid w:val="00411090"/>
    <w:rsid w:val="0041111D"/>
    <w:rsid w:val="0041120A"/>
    <w:rsid w:val="0041137C"/>
    <w:rsid w:val="004113BA"/>
    <w:rsid w:val="004119DB"/>
    <w:rsid w:val="00412004"/>
    <w:rsid w:val="0041214C"/>
    <w:rsid w:val="00412283"/>
    <w:rsid w:val="0041245B"/>
    <w:rsid w:val="00412591"/>
    <w:rsid w:val="004125E0"/>
    <w:rsid w:val="00412713"/>
    <w:rsid w:val="00412822"/>
    <w:rsid w:val="00412852"/>
    <w:rsid w:val="00412855"/>
    <w:rsid w:val="004129E5"/>
    <w:rsid w:val="00412AF1"/>
    <w:rsid w:val="00412C1A"/>
    <w:rsid w:val="00412CBB"/>
    <w:rsid w:val="00412CBF"/>
    <w:rsid w:val="00413014"/>
    <w:rsid w:val="0041303C"/>
    <w:rsid w:val="004133B2"/>
    <w:rsid w:val="004133D8"/>
    <w:rsid w:val="00413784"/>
    <w:rsid w:val="004137BD"/>
    <w:rsid w:val="00413B31"/>
    <w:rsid w:val="00413C42"/>
    <w:rsid w:val="00413C56"/>
    <w:rsid w:val="00413C57"/>
    <w:rsid w:val="00413D4D"/>
    <w:rsid w:val="00413E0F"/>
    <w:rsid w:val="00413EBC"/>
    <w:rsid w:val="00413F1E"/>
    <w:rsid w:val="00413FEA"/>
    <w:rsid w:val="0041406A"/>
    <w:rsid w:val="004140C0"/>
    <w:rsid w:val="004141B9"/>
    <w:rsid w:val="004141C3"/>
    <w:rsid w:val="00414265"/>
    <w:rsid w:val="004142E1"/>
    <w:rsid w:val="0041431A"/>
    <w:rsid w:val="004144C0"/>
    <w:rsid w:val="004144DA"/>
    <w:rsid w:val="004146C0"/>
    <w:rsid w:val="00414849"/>
    <w:rsid w:val="0041485F"/>
    <w:rsid w:val="004148DD"/>
    <w:rsid w:val="00414929"/>
    <w:rsid w:val="00414AB1"/>
    <w:rsid w:val="00414EA7"/>
    <w:rsid w:val="00414EC6"/>
    <w:rsid w:val="00414ED7"/>
    <w:rsid w:val="00414F05"/>
    <w:rsid w:val="00415004"/>
    <w:rsid w:val="0041518E"/>
    <w:rsid w:val="004153BE"/>
    <w:rsid w:val="00415635"/>
    <w:rsid w:val="004156BE"/>
    <w:rsid w:val="0041573C"/>
    <w:rsid w:val="00415866"/>
    <w:rsid w:val="004159B3"/>
    <w:rsid w:val="00415A49"/>
    <w:rsid w:val="00415C21"/>
    <w:rsid w:val="00415FF8"/>
    <w:rsid w:val="0041610E"/>
    <w:rsid w:val="004163AD"/>
    <w:rsid w:val="00416406"/>
    <w:rsid w:val="00416697"/>
    <w:rsid w:val="00416949"/>
    <w:rsid w:val="00416AA3"/>
    <w:rsid w:val="00416ADC"/>
    <w:rsid w:val="00416B69"/>
    <w:rsid w:val="00416CB9"/>
    <w:rsid w:val="00416CFE"/>
    <w:rsid w:val="00417187"/>
    <w:rsid w:val="0041718C"/>
    <w:rsid w:val="00417258"/>
    <w:rsid w:val="00417A82"/>
    <w:rsid w:val="0042017B"/>
    <w:rsid w:val="0042017F"/>
    <w:rsid w:val="00420451"/>
    <w:rsid w:val="004204E9"/>
    <w:rsid w:val="0042062C"/>
    <w:rsid w:val="00420683"/>
    <w:rsid w:val="00420B38"/>
    <w:rsid w:val="00420CFC"/>
    <w:rsid w:val="00420DF9"/>
    <w:rsid w:val="00420F9B"/>
    <w:rsid w:val="00421420"/>
    <w:rsid w:val="00421432"/>
    <w:rsid w:val="0042144B"/>
    <w:rsid w:val="00421768"/>
    <w:rsid w:val="004218D6"/>
    <w:rsid w:val="004219B0"/>
    <w:rsid w:val="00421BEA"/>
    <w:rsid w:val="00421C88"/>
    <w:rsid w:val="00421CC7"/>
    <w:rsid w:val="00421CEF"/>
    <w:rsid w:val="00421D5F"/>
    <w:rsid w:val="00421D8D"/>
    <w:rsid w:val="00421E28"/>
    <w:rsid w:val="00422269"/>
    <w:rsid w:val="00422405"/>
    <w:rsid w:val="0042262B"/>
    <w:rsid w:val="00422787"/>
    <w:rsid w:val="00422856"/>
    <w:rsid w:val="004228B5"/>
    <w:rsid w:val="0042297D"/>
    <w:rsid w:val="0042298A"/>
    <w:rsid w:val="00422E18"/>
    <w:rsid w:val="00422F83"/>
    <w:rsid w:val="00422FD0"/>
    <w:rsid w:val="0042336E"/>
    <w:rsid w:val="00423478"/>
    <w:rsid w:val="004235AF"/>
    <w:rsid w:val="0042366D"/>
    <w:rsid w:val="0042386E"/>
    <w:rsid w:val="00423A0D"/>
    <w:rsid w:val="00423EDD"/>
    <w:rsid w:val="00423F16"/>
    <w:rsid w:val="00424056"/>
    <w:rsid w:val="00424159"/>
    <w:rsid w:val="004241BA"/>
    <w:rsid w:val="004242B8"/>
    <w:rsid w:val="00424379"/>
    <w:rsid w:val="004245B8"/>
    <w:rsid w:val="004245BB"/>
    <w:rsid w:val="00424649"/>
    <w:rsid w:val="00424B4F"/>
    <w:rsid w:val="00424F48"/>
    <w:rsid w:val="00425240"/>
    <w:rsid w:val="0042553D"/>
    <w:rsid w:val="0042558C"/>
    <w:rsid w:val="00425755"/>
    <w:rsid w:val="004257EC"/>
    <w:rsid w:val="00425824"/>
    <w:rsid w:val="00425B48"/>
    <w:rsid w:val="00425D22"/>
    <w:rsid w:val="00425EED"/>
    <w:rsid w:val="0042628F"/>
    <w:rsid w:val="0042644E"/>
    <w:rsid w:val="00426661"/>
    <w:rsid w:val="0042672F"/>
    <w:rsid w:val="00426787"/>
    <w:rsid w:val="004267C2"/>
    <w:rsid w:val="0042680D"/>
    <w:rsid w:val="0042692E"/>
    <w:rsid w:val="00426A5A"/>
    <w:rsid w:val="00426B4A"/>
    <w:rsid w:val="00426B93"/>
    <w:rsid w:val="00426C6B"/>
    <w:rsid w:val="004272E1"/>
    <w:rsid w:val="0042748C"/>
    <w:rsid w:val="004276B9"/>
    <w:rsid w:val="00427747"/>
    <w:rsid w:val="00427BE7"/>
    <w:rsid w:val="00427D6A"/>
    <w:rsid w:val="00427E0A"/>
    <w:rsid w:val="004306E7"/>
    <w:rsid w:val="00430EB0"/>
    <w:rsid w:val="0043109C"/>
    <w:rsid w:val="004310A6"/>
    <w:rsid w:val="00431507"/>
    <w:rsid w:val="0043150F"/>
    <w:rsid w:val="004315EA"/>
    <w:rsid w:val="004319B1"/>
    <w:rsid w:val="00431A8E"/>
    <w:rsid w:val="00431F01"/>
    <w:rsid w:val="0043237F"/>
    <w:rsid w:val="0043257F"/>
    <w:rsid w:val="004325BA"/>
    <w:rsid w:val="0043268D"/>
    <w:rsid w:val="004327A3"/>
    <w:rsid w:val="004328CF"/>
    <w:rsid w:val="00432A72"/>
    <w:rsid w:val="00432A74"/>
    <w:rsid w:val="00432C85"/>
    <w:rsid w:val="00432E88"/>
    <w:rsid w:val="00432EB5"/>
    <w:rsid w:val="00432F3E"/>
    <w:rsid w:val="00433033"/>
    <w:rsid w:val="004332A2"/>
    <w:rsid w:val="0043331C"/>
    <w:rsid w:val="004334F1"/>
    <w:rsid w:val="00433515"/>
    <w:rsid w:val="00433608"/>
    <w:rsid w:val="00433698"/>
    <w:rsid w:val="0043380B"/>
    <w:rsid w:val="004338BA"/>
    <w:rsid w:val="00433A63"/>
    <w:rsid w:val="00433E83"/>
    <w:rsid w:val="0043401B"/>
    <w:rsid w:val="00434030"/>
    <w:rsid w:val="004342DC"/>
    <w:rsid w:val="0043452A"/>
    <w:rsid w:val="004346C0"/>
    <w:rsid w:val="0043470E"/>
    <w:rsid w:val="0043474C"/>
    <w:rsid w:val="004347F4"/>
    <w:rsid w:val="0043484F"/>
    <w:rsid w:val="00434B5F"/>
    <w:rsid w:val="00434B8F"/>
    <w:rsid w:val="00434E92"/>
    <w:rsid w:val="004350F6"/>
    <w:rsid w:val="00435331"/>
    <w:rsid w:val="0043541F"/>
    <w:rsid w:val="00435473"/>
    <w:rsid w:val="00435942"/>
    <w:rsid w:val="0043598C"/>
    <w:rsid w:val="00435F16"/>
    <w:rsid w:val="004361BB"/>
    <w:rsid w:val="004361FC"/>
    <w:rsid w:val="00436269"/>
    <w:rsid w:val="00436315"/>
    <w:rsid w:val="00436797"/>
    <w:rsid w:val="004367DB"/>
    <w:rsid w:val="00436ADB"/>
    <w:rsid w:val="00436B9E"/>
    <w:rsid w:val="00436D0B"/>
    <w:rsid w:val="00436FDA"/>
    <w:rsid w:val="00437240"/>
    <w:rsid w:val="0043726B"/>
    <w:rsid w:val="00437481"/>
    <w:rsid w:val="00437487"/>
    <w:rsid w:val="00437504"/>
    <w:rsid w:val="004375AC"/>
    <w:rsid w:val="00437632"/>
    <w:rsid w:val="00437800"/>
    <w:rsid w:val="0043786B"/>
    <w:rsid w:val="004379E8"/>
    <w:rsid w:val="00437BF6"/>
    <w:rsid w:val="00437C78"/>
    <w:rsid w:val="00437FA5"/>
    <w:rsid w:val="00440045"/>
    <w:rsid w:val="0044020B"/>
    <w:rsid w:val="00440211"/>
    <w:rsid w:val="004405DC"/>
    <w:rsid w:val="0044076A"/>
    <w:rsid w:val="00440E30"/>
    <w:rsid w:val="00440EFD"/>
    <w:rsid w:val="00440F36"/>
    <w:rsid w:val="00441092"/>
    <w:rsid w:val="004411BB"/>
    <w:rsid w:val="004412E1"/>
    <w:rsid w:val="004414E1"/>
    <w:rsid w:val="00441605"/>
    <w:rsid w:val="004416E4"/>
    <w:rsid w:val="004417B2"/>
    <w:rsid w:val="00441998"/>
    <w:rsid w:val="00441A87"/>
    <w:rsid w:val="00441ACD"/>
    <w:rsid w:val="0044240E"/>
    <w:rsid w:val="004424D0"/>
    <w:rsid w:val="00442645"/>
    <w:rsid w:val="00442765"/>
    <w:rsid w:val="004428F4"/>
    <w:rsid w:val="00442984"/>
    <w:rsid w:val="00442C1F"/>
    <w:rsid w:val="00442D70"/>
    <w:rsid w:val="00442E83"/>
    <w:rsid w:val="00443046"/>
    <w:rsid w:val="0044329D"/>
    <w:rsid w:val="00443601"/>
    <w:rsid w:val="00443611"/>
    <w:rsid w:val="004438BF"/>
    <w:rsid w:val="00443955"/>
    <w:rsid w:val="00443B36"/>
    <w:rsid w:val="00443EAD"/>
    <w:rsid w:val="00443EB1"/>
    <w:rsid w:val="00443F56"/>
    <w:rsid w:val="00443F63"/>
    <w:rsid w:val="00443FE5"/>
    <w:rsid w:val="00444217"/>
    <w:rsid w:val="0044426F"/>
    <w:rsid w:val="00444350"/>
    <w:rsid w:val="004443E2"/>
    <w:rsid w:val="004446BE"/>
    <w:rsid w:val="004448C0"/>
    <w:rsid w:val="00444AE1"/>
    <w:rsid w:val="00444CBC"/>
    <w:rsid w:val="00444F03"/>
    <w:rsid w:val="00445126"/>
    <w:rsid w:val="004452F0"/>
    <w:rsid w:val="0044542F"/>
    <w:rsid w:val="00445461"/>
    <w:rsid w:val="004455F1"/>
    <w:rsid w:val="004458BE"/>
    <w:rsid w:val="00445A59"/>
    <w:rsid w:val="00445B2B"/>
    <w:rsid w:val="00445E36"/>
    <w:rsid w:val="00445EB3"/>
    <w:rsid w:val="0044635B"/>
    <w:rsid w:val="004463D5"/>
    <w:rsid w:val="004463E1"/>
    <w:rsid w:val="004463EA"/>
    <w:rsid w:val="00446623"/>
    <w:rsid w:val="004466E2"/>
    <w:rsid w:val="00446831"/>
    <w:rsid w:val="004468C3"/>
    <w:rsid w:val="004469BF"/>
    <w:rsid w:val="00446B2F"/>
    <w:rsid w:val="00446CC3"/>
    <w:rsid w:val="00446E89"/>
    <w:rsid w:val="00447439"/>
    <w:rsid w:val="004478C8"/>
    <w:rsid w:val="00447987"/>
    <w:rsid w:val="004479C9"/>
    <w:rsid w:val="00450073"/>
    <w:rsid w:val="00450359"/>
    <w:rsid w:val="00450465"/>
    <w:rsid w:val="00450565"/>
    <w:rsid w:val="004506F2"/>
    <w:rsid w:val="00450948"/>
    <w:rsid w:val="00450B8F"/>
    <w:rsid w:val="00450C7B"/>
    <w:rsid w:val="00450F61"/>
    <w:rsid w:val="00450F92"/>
    <w:rsid w:val="004510DC"/>
    <w:rsid w:val="004514B7"/>
    <w:rsid w:val="0045157C"/>
    <w:rsid w:val="00451712"/>
    <w:rsid w:val="00451815"/>
    <w:rsid w:val="00451873"/>
    <w:rsid w:val="00451BD0"/>
    <w:rsid w:val="00451BDF"/>
    <w:rsid w:val="00451D18"/>
    <w:rsid w:val="0045218B"/>
    <w:rsid w:val="0045245F"/>
    <w:rsid w:val="00452772"/>
    <w:rsid w:val="004527F0"/>
    <w:rsid w:val="00452AFE"/>
    <w:rsid w:val="00452CAA"/>
    <w:rsid w:val="00452DA4"/>
    <w:rsid w:val="00452EE4"/>
    <w:rsid w:val="00452FD2"/>
    <w:rsid w:val="00453036"/>
    <w:rsid w:val="00453113"/>
    <w:rsid w:val="00453186"/>
    <w:rsid w:val="00453305"/>
    <w:rsid w:val="00453376"/>
    <w:rsid w:val="00453750"/>
    <w:rsid w:val="004537A3"/>
    <w:rsid w:val="00453AD7"/>
    <w:rsid w:val="00453C16"/>
    <w:rsid w:val="00453C9F"/>
    <w:rsid w:val="00453D2B"/>
    <w:rsid w:val="00453E68"/>
    <w:rsid w:val="00453EB2"/>
    <w:rsid w:val="00453EF0"/>
    <w:rsid w:val="00454112"/>
    <w:rsid w:val="00454331"/>
    <w:rsid w:val="00454A9A"/>
    <w:rsid w:val="00454EC6"/>
    <w:rsid w:val="00454F0D"/>
    <w:rsid w:val="00454F40"/>
    <w:rsid w:val="00455036"/>
    <w:rsid w:val="004550C0"/>
    <w:rsid w:val="00455167"/>
    <w:rsid w:val="0045518B"/>
    <w:rsid w:val="004551E7"/>
    <w:rsid w:val="0045522A"/>
    <w:rsid w:val="00455271"/>
    <w:rsid w:val="004555D2"/>
    <w:rsid w:val="004558E3"/>
    <w:rsid w:val="00455934"/>
    <w:rsid w:val="00455CCD"/>
    <w:rsid w:val="00455E81"/>
    <w:rsid w:val="00455FE7"/>
    <w:rsid w:val="00456086"/>
    <w:rsid w:val="00456268"/>
    <w:rsid w:val="00456290"/>
    <w:rsid w:val="0045683E"/>
    <w:rsid w:val="004569AE"/>
    <w:rsid w:val="00456C7F"/>
    <w:rsid w:val="00456CF5"/>
    <w:rsid w:val="00456D71"/>
    <w:rsid w:val="00456D92"/>
    <w:rsid w:val="00456ED7"/>
    <w:rsid w:val="00456F06"/>
    <w:rsid w:val="004570A2"/>
    <w:rsid w:val="00457340"/>
    <w:rsid w:val="0045753F"/>
    <w:rsid w:val="00457594"/>
    <w:rsid w:val="00457633"/>
    <w:rsid w:val="00457771"/>
    <w:rsid w:val="00457B78"/>
    <w:rsid w:val="00457EA8"/>
    <w:rsid w:val="00460087"/>
    <w:rsid w:val="0046039C"/>
    <w:rsid w:val="004603F9"/>
    <w:rsid w:val="004607F6"/>
    <w:rsid w:val="00460921"/>
    <w:rsid w:val="00460989"/>
    <w:rsid w:val="00460D5A"/>
    <w:rsid w:val="00461164"/>
    <w:rsid w:val="0046124E"/>
    <w:rsid w:val="0046131E"/>
    <w:rsid w:val="004616E0"/>
    <w:rsid w:val="0046172C"/>
    <w:rsid w:val="004617EB"/>
    <w:rsid w:val="00461CED"/>
    <w:rsid w:val="00461E8F"/>
    <w:rsid w:val="0046200A"/>
    <w:rsid w:val="0046203B"/>
    <w:rsid w:val="004620BF"/>
    <w:rsid w:val="00462393"/>
    <w:rsid w:val="004624C1"/>
    <w:rsid w:val="004624D8"/>
    <w:rsid w:val="00462786"/>
    <w:rsid w:val="00462B8C"/>
    <w:rsid w:val="00462C2A"/>
    <w:rsid w:val="00462D18"/>
    <w:rsid w:val="00462FCF"/>
    <w:rsid w:val="00463139"/>
    <w:rsid w:val="00463441"/>
    <w:rsid w:val="004634CC"/>
    <w:rsid w:val="00463540"/>
    <w:rsid w:val="0046397F"/>
    <w:rsid w:val="00463B41"/>
    <w:rsid w:val="00463D64"/>
    <w:rsid w:val="00463D65"/>
    <w:rsid w:val="00463D70"/>
    <w:rsid w:val="00463DE2"/>
    <w:rsid w:val="00463EF6"/>
    <w:rsid w:val="00464018"/>
    <w:rsid w:val="0046401D"/>
    <w:rsid w:val="00464052"/>
    <w:rsid w:val="004644FF"/>
    <w:rsid w:val="004646EE"/>
    <w:rsid w:val="00464825"/>
    <w:rsid w:val="0046486E"/>
    <w:rsid w:val="00464B08"/>
    <w:rsid w:val="00464B81"/>
    <w:rsid w:val="00464C90"/>
    <w:rsid w:val="00464D86"/>
    <w:rsid w:val="00464E76"/>
    <w:rsid w:val="00464FFC"/>
    <w:rsid w:val="004652B5"/>
    <w:rsid w:val="004652D3"/>
    <w:rsid w:val="00465431"/>
    <w:rsid w:val="0046545D"/>
    <w:rsid w:val="0046554B"/>
    <w:rsid w:val="004656F2"/>
    <w:rsid w:val="004657CE"/>
    <w:rsid w:val="00465805"/>
    <w:rsid w:val="00465864"/>
    <w:rsid w:val="00465891"/>
    <w:rsid w:val="00465969"/>
    <w:rsid w:val="00465DB0"/>
    <w:rsid w:val="00465DE5"/>
    <w:rsid w:val="00466104"/>
    <w:rsid w:val="004661D0"/>
    <w:rsid w:val="004662A0"/>
    <w:rsid w:val="00466323"/>
    <w:rsid w:val="004664FD"/>
    <w:rsid w:val="00466560"/>
    <w:rsid w:val="0046658D"/>
    <w:rsid w:val="004666C1"/>
    <w:rsid w:val="0046688C"/>
    <w:rsid w:val="00466994"/>
    <w:rsid w:val="004669A1"/>
    <w:rsid w:val="00466A4C"/>
    <w:rsid w:val="00466B4D"/>
    <w:rsid w:val="00466BF0"/>
    <w:rsid w:val="00466C4D"/>
    <w:rsid w:val="00466CEF"/>
    <w:rsid w:val="00466D04"/>
    <w:rsid w:val="00466E9D"/>
    <w:rsid w:val="00466F04"/>
    <w:rsid w:val="00466FEC"/>
    <w:rsid w:val="0046718E"/>
    <w:rsid w:val="0046725E"/>
    <w:rsid w:val="00467474"/>
    <w:rsid w:val="00467776"/>
    <w:rsid w:val="004679B3"/>
    <w:rsid w:val="00467D73"/>
    <w:rsid w:val="00467ED9"/>
    <w:rsid w:val="00467F2B"/>
    <w:rsid w:val="00470025"/>
    <w:rsid w:val="00470037"/>
    <w:rsid w:val="00470365"/>
    <w:rsid w:val="0047079F"/>
    <w:rsid w:val="004707C0"/>
    <w:rsid w:val="0047082B"/>
    <w:rsid w:val="0047087F"/>
    <w:rsid w:val="00470C50"/>
    <w:rsid w:val="00471005"/>
    <w:rsid w:val="00471277"/>
    <w:rsid w:val="0047146A"/>
    <w:rsid w:val="00471639"/>
    <w:rsid w:val="004716EC"/>
    <w:rsid w:val="00471F27"/>
    <w:rsid w:val="0047200A"/>
    <w:rsid w:val="00472176"/>
    <w:rsid w:val="0047224E"/>
    <w:rsid w:val="00472292"/>
    <w:rsid w:val="0047230B"/>
    <w:rsid w:val="00472633"/>
    <w:rsid w:val="0047276E"/>
    <w:rsid w:val="00472780"/>
    <w:rsid w:val="004727DB"/>
    <w:rsid w:val="00472810"/>
    <w:rsid w:val="00472BE8"/>
    <w:rsid w:val="00472DF4"/>
    <w:rsid w:val="004730C3"/>
    <w:rsid w:val="004733B6"/>
    <w:rsid w:val="00473E71"/>
    <w:rsid w:val="00473FB9"/>
    <w:rsid w:val="00474097"/>
    <w:rsid w:val="00474210"/>
    <w:rsid w:val="004743DC"/>
    <w:rsid w:val="00474BD0"/>
    <w:rsid w:val="00474D49"/>
    <w:rsid w:val="00474DCD"/>
    <w:rsid w:val="00474DEC"/>
    <w:rsid w:val="00474FB8"/>
    <w:rsid w:val="00474FF1"/>
    <w:rsid w:val="00475062"/>
    <w:rsid w:val="00475135"/>
    <w:rsid w:val="004752AE"/>
    <w:rsid w:val="004752E4"/>
    <w:rsid w:val="00475365"/>
    <w:rsid w:val="0047555F"/>
    <w:rsid w:val="00475826"/>
    <w:rsid w:val="00475A29"/>
    <w:rsid w:val="00475B4B"/>
    <w:rsid w:val="00475CCB"/>
    <w:rsid w:val="00475CCF"/>
    <w:rsid w:val="00476039"/>
    <w:rsid w:val="00476122"/>
    <w:rsid w:val="004761CA"/>
    <w:rsid w:val="00476336"/>
    <w:rsid w:val="004763D6"/>
    <w:rsid w:val="0047648F"/>
    <w:rsid w:val="0047666A"/>
    <w:rsid w:val="004766C6"/>
    <w:rsid w:val="00476875"/>
    <w:rsid w:val="00476881"/>
    <w:rsid w:val="004769BE"/>
    <w:rsid w:val="00476A98"/>
    <w:rsid w:val="00476D2D"/>
    <w:rsid w:val="00476DE5"/>
    <w:rsid w:val="00476DF6"/>
    <w:rsid w:val="00477053"/>
    <w:rsid w:val="00477401"/>
    <w:rsid w:val="00477620"/>
    <w:rsid w:val="0047774E"/>
    <w:rsid w:val="0047781F"/>
    <w:rsid w:val="00477837"/>
    <w:rsid w:val="00477989"/>
    <w:rsid w:val="00477BC1"/>
    <w:rsid w:val="00477CFE"/>
    <w:rsid w:val="00477D7D"/>
    <w:rsid w:val="00477D90"/>
    <w:rsid w:val="00477F47"/>
    <w:rsid w:val="0048003E"/>
    <w:rsid w:val="0048016B"/>
    <w:rsid w:val="004802DE"/>
    <w:rsid w:val="004804B8"/>
    <w:rsid w:val="004804BB"/>
    <w:rsid w:val="004806AA"/>
    <w:rsid w:val="00480799"/>
    <w:rsid w:val="00480990"/>
    <w:rsid w:val="004809A5"/>
    <w:rsid w:val="00480A74"/>
    <w:rsid w:val="00480AA9"/>
    <w:rsid w:val="00480C43"/>
    <w:rsid w:val="00480D45"/>
    <w:rsid w:val="00480EEC"/>
    <w:rsid w:val="0048143A"/>
    <w:rsid w:val="00481714"/>
    <w:rsid w:val="004817D1"/>
    <w:rsid w:val="00481911"/>
    <w:rsid w:val="004819A3"/>
    <w:rsid w:val="00481BD5"/>
    <w:rsid w:val="00481C7A"/>
    <w:rsid w:val="00481EA6"/>
    <w:rsid w:val="004823D6"/>
    <w:rsid w:val="00482535"/>
    <w:rsid w:val="004828AA"/>
    <w:rsid w:val="00482C06"/>
    <w:rsid w:val="00483304"/>
    <w:rsid w:val="00483554"/>
    <w:rsid w:val="00483702"/>
    <w:rsid w:val="00483775"/>
    <w:rsid w:val="00483789"/>
    <w:rsid w:val="0048382D"/>
    <w:rsid w:val="00483A6C"/>
    <w:rsid w:val="00483A98"/>
    <w:rsid w:val="00483CE6"/>
    <w:rsid w:val="00483DEC"/>
    <w:rsid w:val="00483F02"/>
    <w:rsid w:val="00483F15"/>
    <w:rsid w:val="00484197"/>
    <w:rsid w:val="0048429F"/>
    <w:rsid w:val="004845C2"/>
    <w:rsid w:val="004847BC"/>
    <w:rsid w:val="00484AC5"/>
    <w:rsid w:val="00484BA8"/>
    <w:rsid w:val="00484EA8"/>
    <w:rsid w:val="00484F31"/>
    <w:rsid w:val="00484F42"/>
    <w:rsid w:val="004850D3"/>
    <w:rsid w:val="0048519E"/>
    <w:rsid w:val="00485849"/>
    <w:rsid w:val="00485B35"/>
    <w:rsid w:val="00485B99"/>
    <w:rsid w:val="00485BE6"/>
    <w:rsid w:val="00485C02"/>
    <w:rsid w:val="00485CFA"/>
    <w:rsid w:val="0048605D"/>
    <w:rsid w:val="00486096"/>
    <w:rsid w:val="004861E4"/>
    <w:rsid w:val="004862ED"/>
    <w:rsid w:val="00486486"/>
    <w:rsid w:val="004864B7"/>
    <w:rsid w:val="00486632"/>
    <w:rsid w:val="004866B3"/>
    <w:rsid w:val="0048694D"/>
    <w:rsid w:val="00486AB7"/>
    <w:rsid w:val="00486AEE"/>
    <w:rsid w:val="00486B81"/>
    <w:rsid w:val="00486C54"/>
    <w:rsid w:val="00486DF5"/>
    <w:rsid w:val="00486E2B"/>
    <w:rsid w:val="00486EB6"/>
    <w:rsid w:val="00487020"/>
    <w:rsid w:val="00487190"/>
    <w:rsid w:val="004871D4"/>
    <w:rsid w:val="0048723F"/>
    <w:rsid w:val="004873BD"/>
    <w:rsid w:val="004873E6"/>
    <w:rsid w:val="0048759D"/>
    <w:rsid w:val="004877B3"/>
    <w:rsid w:val="00487DB4"/>
    <w:rsid w:val="00490074"/>
    <w:rsid w:val="0049022F"/>
    <w:rsid w:val="0049042A"/>
    <w:rsid w:val="00490617"/>
    <w:rsid w:val="00490639"/>
    <w:rsid w:val="00490663"/>
    <w:rsid w:val="00490B4D"/>
    <w:rsid w:val="00490E97"/>
    <w:rsid w:val="0049101B"/>
    <w:rsid w:val="00491075"/>
    <w:rsid w:val="004911CE"/>
    <w:rsid w:val="004912ED"/>
    <w:rsid w:val="00491320"/>
    <w:rsid w:val="00491544"/>
    <w:rsid w:val="004915A5"/>
    <w:rsid w:val="0049176B"/>
    <w:rsid w:val="004917B7"/>
    <w:rsid w:val="00491814"/>
    <w:rsid w:val="00491AB1"/>
    <w:rsid w:val="00491C2E"/>
    <w:rsid w:val="00491C4E"/>
    <w:rsid w:val="00491E3B"/>
    <w:rsid w:val="00492038"/>
    <w:rsid w:val="004924C2"/>
    <w:rsid w:val="00492518"/>
    <w:rsid w:val="0049267E"/>
    <w:rsid w:val="00492AC9"/>
    <w:rsid w:val="00492D84"/>
    <w:rsid w:val="00493060"/>
    <w:rsid w:val="004930B7"/>
    <w:rsid w:val="00493367"/>
    <w:rsid w:val="00493509"/>
    <w:rsid w:val="00493614"/>
    <w:rsid w:val="004936C1"/>
    <w:rsid w:val="00493727"/>
    <w:rsid w:val="00493940"/>
    <w:rsid w:val="00493D26"/>
    <w:rsid w:val="00493D73"/>
    <w:rsid w:val="00493D7B"/>
    <w:rsid w:val="0049420B"/>
    <w:rsid w:val="00494316"/>
    <w:rsid w:val="004945A3"/>
    <w:rsid w:val="00494785"/>
    <w:rsid w:val="00494E76"/>
    <w:rsid w:val="004956A8"/>
    <w:rsid w:val="004957CF"/>
    <w:rsid w:val="00495889"/>
    <w:rsid w:val="00495B23"/>
    <w:rsid w:val="00495BE7"/>
    <w:rsid w:val="00496125"/>
    <w:rsid w:val="0049632E"/>
    <w:rsid w:val="004963A2"/>
    <w:rsid w:val="004967F9"/>
    <w:rsid w:val="00496909"/>
    <w:rsid w:val="00496C42"/>
    <w:rsid w:val="00496DBC"/>
    <w:rsid w:val="00496DC9"/>
    <w:rsid w:val="004971CD"/>
    <w:rsid w:val="004972C2"/>
    <w:rsid w:val="00497389"/>
    <w:rsid w:val="004973F1"/>
    <w:rsid w:val="004974D0"/>
    <w:rsid w:val="004976BC"/>
    <w:rsid w:val="004976E0"/>
    <w:rsid w:val="0049770F"/>
    <w:rsid w:val="0049773A"/>
    <w:rsid w:val="00497802"/>
    <w:rsid w:val="00497A35"/>
    <w:rsid w:val="00497A7F"/>
    <w:rsid w:val="00497BED"/>
    <w:rsid w:val="00497BF3"/>
    <w:rsid w:val="00497EE2"/>
    <w:rsid w:val="00497EF1"/>
    <w:rsid w:val="00497F0B"/>
    <w:rsid w:val="004A002D"/>
    <w:rsid w:val="004A0358"/>
    <w:rsid w:val="004A03C5"/>
    <w:rsid w:val="004A04A9"/>
    <w:rsid w:val="004A0563"/>
    <w:rsid w:val="004A0586"/>
    <w:rsid w:val="004A05EE"/>
    <w:rsid w:val="004A08A7"/>
    <w:rsid w:val="004A0B61"/>
    <w:rsid w:val="004A0ED4"/>
    <w:rsid w:val="004A12EF"/>
    <w:rsid w:val="004A12F6"/>
    <w:rsid w:val="004A12F8"/>
    <w:rsid w:val="004A148C"/>
    <w:rsid w:val="004A14CE"/>
    <w:rsid w:val="004A1640"/>
    <w:rsid w:val="004A16B0"/>
    <w:rsid w:val="004A1B25"/>
    <w:rsid w:val="004A1BA5"/>
    <w:rsid w:val="004A1F58"/>
    <w:rsid w:val="004A2104"/>
    <w:rsid w:val="004A213B"/>
    <w:rsid w:val="004A21A0"/>
    <w:rsid w:val="004A22D5"/>
    <w:rsid w:val="004A2468"/>
    <w:rsid w:val="004A2498"/>
    <w:rsid w:val="004A28FF"/>
    <w:rsid w:val="004A2A67"/>
    <w:rsid w:val="004A2CD1"/>
    <w:rsid w:val="004A303B"/>
    <w:rsid w:val="004A310C"/>
    <w:rsid w:val="004A3202"/>
    <w:rsid w:val="004A322C"/>
    <w:rsid w:val="004A32E1"/>
    <w:rsid w:val="004A331D"/>
    <w:rsid w:val="004A356C"/>
    <w:rsid w:val="004A35CC"/>
    <w:rsid w:val="004A365E"/>
    <w:rsid w:val="004A36D7"/>
    <w:rsid w:val="004A3954"/>
    <w:rsid w:val="004A39F8"/>
    <w:rsid w:val="004A3A4E"/>
    <w:rsid w:val="004A3B2C"/>
    <w:rsid w:val="004A3D8B"/>
    <w:rsid w:val="004A404A"/>
    <w:rsid w:val="004A41B0"/>
    <w:rsid w:val="004A41C2"/>
    <w:rsid w:val="004A4457"/>
    <w:rsid w:val="004A4968"/>
    <w:rsid w:val="004A501E"/>
    <w:rsid w:val="004A5169"/>
    <w:rsid w:val="004A525C"/>
    <w:rsid w:val="004A526A"/>
    <w:rsid w:val="004A531E"/>
    <w:rsid w:val="004A577D"/>
    <w:rsid w:val="004A6110"/>
    <w:rsid w:val="004A618F"/>
    <w:rsid w:val="004A61B9"/>
    <w:rsid w:val="004A639A"/>
    <w:rsid w:val="004A6630"/>
    <w:rsid w:val="004A6CFE"/>
    <w:rsid w:val="004A6D61"/>
    <w:rsid w:val="004A6E18"/>
    <w:rsid w:val="004A6E2C"/>
    <w:rsid w:val="004A6E2E"/>
    <w:rsid w:val="004A6E89"/>
    <w:rsid w:val="004A70B0"/>
    <w:rsid w:val="004A7150"/>
    <w:rsid w:val="004A7356"/>
    <w:rsid w:val="004A73AE"/>
    <w:rsid w:val="004A764C"/>
    <w:rsid w:val="004A766A"/>
    <w:rsid w:val="004A7820"/>
    <w:rsid w:val="004A7B1A"/>
    <w:rsid w:val="004A7CDC"/>
    <w:rsid w:val="004A7D62"/>
    <w:rsid w:val="004A7E2B"/>
    <w:rsid w:val="004A7EA0"/>
    <w:rsid w:val="004A7EBF"/>
    <w:rsid w:val="004B012C"/>
    <w:rsid w:val="004B0160"/>
    <w:rsid w:val="004B01BC"/>
    <w:rsid w:val="004B020C"/>
    <w:rsid w:val="004B0391"/>
    <w:rsid w:val="004B0581"/>
    <w:rsid w:val="004B0670"/>
    <w:rsid w:val="004B07F6"/>
    <w:rsid w:val="004B0A6B"/>
    <w:rsid w:val="004B0B42"/>
    <w:rsid w:val="004B0BED"/>
    <w:rsid w:val="004B0D8C"/>
    <w:rsid w:val="004B0DF4"/>
    <w:rsid w:val="004B0E41"/>
    <w:rsid w:val="004B0F23"/>
    <w:rsid w:val="004B0F90"/>
    <w:rsid w:val="004B103B"/>
    <w:rsid w:val="004B106B"/>
    <w:rsid w:val="004B158A"/>
    <w:rsid w:val="004B1599"/>
    <w:rsid w:val="004B175A"/>
    <w:rsid w:val="004B1794"/>
    <w:rsid w:val="004B1A4C"/>
    <w:rsid w:val="004B1D10"/>
    <w:rsid w:val="004B1DD5"/>
    <w:rsid w:val="004B1E09"/>
    <w:rsid w:val="004B1FB9"/>
    <w:rsid w:val="004B20CF"/>
    <w:rsid w:val="004B2209"/>
    <w:rsid w:val="004B24B5"/>
    <w:rsid w:val="004B25AD"/>
    <w:rsid w:val="004B2C22"/>
    <w:rsid w:val="004B2E57"/>
    <w:rsid w:val="004B32E7"/>
    <w:rsid w:val="004B3514"/>
    <w:rsid w:val="004B3786"/>
    <w:rsid w:val="004B37DF"/>
    <w:rsid w:val="004B38CD"/>
    <w:rsid w:val="004B3B03"/>
    <w:rsid w:val="004B3BF1"/>
    <w:rsid w:val="004B3C3E"/>
    <w:rsid w:val="004B3EFA"/>
    <w:rsid w:val="004B42C5"/>
    <w:rsid w:val="004B4477"/>
    <w:rsid w:val="004B4834"/>
    <w:rsid w:val="004B48B2"/>
    <w:rsid w:val="004B4A5F"/>
    <w:rsid w:val="004B4BCC"/>
    <w:rsid w:val="004B4C9A"/>
    <w:rsid w:val="004B4CBE"/>
    <w:rsid w:val="004B4EAF"/>
    <w:rsid w:val="004B4FF0"/>
    <w:rsid w:val="004B50B1"/>
    <w:rsid w:val="004B50E7"/>
    <w:rsid w:val="004B5153"/>
    <w:rsid w:val="004B52FE"/>
    <w:rsid w:val="004B54FC"/>
    <w:rsid w:val="004B5579"/>
    <w:rsid w:val="004B55AA"/>
    <w:rsid w:val="004B561F"/>
    <w:rsid w:val="004B5885"/>
    <w:rsid w:val="004B5925"/>
    <w:rsid w:val="004B5949"/>
    <w:rsid w:val="004B5A77"/>
    <w:rsid w:val="004B5A7C"/>
    <w:rsid w:val="004B5AC4"/>
    <w:rsid w:val="004B5C15"/>
    <w:rsid w:val="004B5EEC"/>
    <w:rsid w:val="004B615A"/>
    <w:rsid w:val="004B62D5"/>
    <w:rsid w:val="004B64BE"/>
    <w:rsid w:val="004B6527"/>
    <w:rsid w:val="004B6CDF"/>
    <w:rsid w:val="004B6EB7"/>
    <w:rsid w:val="004B740B"/>
    <w:rsid w:val="004B7424"/>
    <w:rsid w:val="004B7581"/>
    <w:rsid w:val="004B7584"/>
    <w:rsid w:val="004B776A"/>
    <w:rsid w:val="004B77BD"/>
    <w:rsid w:val="004B7844"/>
    <w:rsid w:val="004B7AEF"/>
    <w:rsid w:val="004B7BE1"/>
    <w:rsid w:val="004B7D85"/>
    <w:rsid w:val="004B7F3F"/>
    <w:rsid w:val="004C0055"/>
    <w:rsid w:val="004C016E"/>
    <w:rsid w:val="004C01E6"/>
    <w:rsid w:val="004C03B7"/>
    <w:rsid w:val="004C048B"/>
    <w:rsid w:val="004C083E"/>
    <w:rsid w:val="004C0882"/>
    <w:rsid w:val="004C08FA"/>
    <w:rsid w:val="004C0B0E"/>
    <w:rsid w:val="004C0BAE"/>
    <w:rsid w:val="004C0E0F"/>
    <w:rsid w:val="004C0FCB"/>
    <w:rsid w:val="004C1051"/>
    <w:rsid w:val="004C10DE"/>
    <w:rsid w:val="004C1133"/>
    <w:rsid w:val="004C1897"/>
    <w:rsid w:val="004C18A6"/>
    <w:rsid w:val="004C19B7"/>
    <w:rsid w:val="004C1BAF"/>
    <w:rsid w:val="004C1C47"/>
    <w:rsid w:val="004C1D45"/>
    <w:rsid w:val="004C1E49"/>
    <w:rsid w:val="004C1E98"/>
    <w:rsid w:val="004C1F8C"/>
    <w:rsid w:val="004C1FDC"/>
    <w:rsid w:val="004C223F"/>
    <w:rsid w:val="004C2270"/>
    <w:rsid w:val="004C22BD"/>
    <w:rsid w:val="004C2D48"/>
    <w:rsid w:val="004C2E52"/>
    <w:rsid w:val="004C2FA1"/>
    <w:rsid w:val="004C32BC"/>
    <w:rsid w:val="004C32D7"/>
    <w:rsid w:val="004C3346"/>
    <w:rsid w:val="004C3456"/>
    <w:rsid w:val="004C38CB"/>
    <w:rsid w:val="004C39BC"/>
    <w:rsid w:val="004C3B3A"/>
    <w:rsid w:val="004C3C81"/>
    <w:rsid w:val="004C3CCC"/>
    <w:rsid w:val="004C3E5D"/>
    <w:rsid w:val="004C3ED9"/>
    <w:rsid w:val="004C40FB"/>
    <w:rsid w:val="004C416E"/>
    <w:rsid w:val="004C44FD"/>
    <w:rsid w:val="004C4988"/>
    <w:rsid w:val="004C49DC"/>
    <w:rsid w:val="004C4A6D"/>
    <w:rsid w:val="004C50E9"/>
    <w:rsid w:val="004C522B"/>
    <w:rsid w:val="004C5550"/>
    <w:rsid w:val="004C559B"/>
    <w:rsid w:val="004C56C0"/>
    <w:rsid w:val="004C5700"/>
    <w:rsid w:val="004C58CD"/>
    <w:rsid w:val="004C5C82"/>
    <w:rsid w:val="004C5D0A"/>
    <w:rsid w:val="004C5D91"/>
    <w:rsid w:val="004C5FF6"/>
    <w:rsid w:val="004C64D4"/>
    <w:rsid w:val="004C6B36"/>
    <w:rsid w:val="004C6F52"/>
    <w:rsid w:val="004C75DA"/>
    <w:rsid w:val="004C774A"/>
    <w:rsid w:val="004C7B30"/>
    <w:rsid w:val="004C7C8D"/>
    <w:rsid w:val="004C7CC4"/>
    <w:rsid w:val="004C7EC3"/>
    <w:rsid w:val="004C7FE7"/>
    <w:rsid w:val="004D01B7"/>
    <w:rsid w:val="004D01E4"/>
    <w:rsid w:val="004D0238"/>
    <w:rsid w:val="004D0289"/>
    <w:rsid w:val="004D039F"/>
    <w:rsid w:val="004D03FB"/>
    <w:rsid w:val="004D0729"/>
    <w:rsid w:val="004D082B"/>
    <w:rsid w:val="004D08DF"/>
    <w:rsid w:val="004D08EF"/>
    <w:rsid w:val="004D091C"/>
    <w:rsid w:val="004D0DBE"/>
    <w:rsid w:val="004D0F9C"/>
    <w:rsid w:val="004D1089"/>
    <w:rsid w:val="004D11E7"/>
    <w:rsid w:val="004D12F8"/>
    <w:rsid w:val="004D14CE"/>
    <w:rsid w:val="004D155A"/>
    <w:rsid w:val="004D15FB"/>
    <w:rsid w:val="004D16E9"/>
    <w:rsid w:val="004D16EF"/>
    <w:rsid w:val="004D1785"/>
    <w:rsid w:val="004D1969"/>
    <w:rsid w:val="004D1BE9"/>
    <w:rsid w:val="004D1CBD"/>
    <w:rsid w:val="004D1FE5"/>
    <w:rsid w:val="004D21A5"/>
    <w:rsid w:val="004D2299"/>
    <w:rsid w:val="004D22E5"/>
    <w:rsid w:val="004D25BA"/>
    <w:rsid w:val="004D262A"/>
    <w:rsid w:val="004D2652"/>
    <w:rsid w:val="004D2773"/>
    <w:rsid w:val="004D2989"/>
    <w:rsid w:val="004D2DCB"/>
    <w:rsid w:val="004D329F"/>
    <w:rsid w:val="004D3532"/>
    <w:rsid w:val="004D3644"/>
    <w:rsid w:val="004D36F8"/>
    <w:rsid w:val="004D39F3"/>
    <w:rsid w:val="004D3A5A"/>
    <w:rsid w:val="004D3BB1"/>
    <w:rsid w:val="004D3EE9"/>
    <w:rsid w:val="004D3FBB"/>
    <w:rsid w:val="004D4178"/>
    <w:rsid w:val="004D419E"/>
    <w:rsid w:val="004D45C3"/>
    <w:rsid w:val="004D45E4"/>
    <w:rsid w:val="004D4A18"/>
    <w:rsid w:val="004D4C10"/>
    <w:rsid w:val="004D4D39"/>
    <w:rsid w:val="004D55D5"/>
    <w:rsid w:val="004D561E"/>
    <w:rsid w:val="004D575C"/>
    <w:rsid w:val="004D57F1"/>
    <w:rsid w:val="004D5882"/>
    <w:rsid w:val="004D5E39"/>
    <w:rsid w:val="004D5EC9"/>
    <w:rsid w:val="004D5F7F"/>
    <w:rsid w:val="004D60A5"/>
    <w:rsid w:val="004D612F"/>
    <w:rsid w:val="004D6183"/>
    <w:rsid w:val="004D633B"/>
    <w:rsid w:val="004D648A"/>
    <w:rsid w:val="004D6606"/>
    <w:rsid w:val="004D6AC3"/>
    <w:rsid w:val="004D6AF7"/>
    <w:rsid w:val="004D6DE9"/>
    <w:rsid w:val="004D6E37"/>
    <w:rsid w:val="004D6E69"/>
    <w:rsid w:val="004D7003"/>
    <w:rsid w:val="004D7034"/>
    <w:rsid w:val="004D7039"/>
    <w:rsid w:val="004D740C"/>
    <w:rsid w:val="004D7474"/>
    <w:rsid w:val="004D759B"/>
    <w:rsid w:val="004D75EE"/>
    <w:rsid w:val="004D7672"/>
    <w:rsid w:val="004D77F0"/>
    <w:rsid w:val="004E006F"/>
    <w:rsid w:val="004E01A7"/>
    <w:rsid w:val="004E0206"/>
    <w:rsid w:val="004E0583"/>
    <w:rsid w:val="004E07BA"/>
    <w:rsid w:val="004E091C"/>
    <w:rsid w:val="004E0924"/>
    <w:rsid w:val="004E0AAD"/>
    <w:rsid w:val="004E0B63"/>
    <w:rsid w:val="004E0E2A"/>
    <w:rsid w:val="004E0FCA"/>
    <w:rsid w:val="004E0FFF"/>
    <w:rsid w:val="004E10C0"/>
    <w:rsid w:val="004E11D6"/>
    <w:rsid w:val="004E1306"/>
    <w:rsid w:val="004E17AD"/>
    <w:rsid w:val="004E1889"/>
    <w:rsid w:val="004E18C4"/>
    <w:rsid w:val="004E1F42"/>
    <w:rsid w:val="004E205E"/>
    <w:rsid w:val="004E23AC"/>
    <w:rsid w:val="004E2460"/>
    <w:rsid w:val="004E282C"/>
    <w:rsid w:val="004E2830"/>
    <w:rsid w:val="004E2964"/>
    <w:rsid w:val="004E2C8B"/>
    <w:rsid w:val="004E2C91"/>
    <w:rsid w:val="004E2E89"/>
    <w:rsid w:val="004E2F4A"/>
    <w:rsid w:val="004E3165"/>
    <w:rsid w:val="004E31C4"/>
    <w:rsid w:val="004E3248"/>
    <w:rsid w:val="004E33A2"/>
    <w:rsid w:val="004E342F"/>
    <w:rsid w:val="004E357F"/>
    <w:rsid w:val="004E35D3"/>
    <w:rsid w:val="004E37DE"/>
    <w:rsid w:val="004E3A5E"/>
    <w:rsid w:val="004E400A"/>
    <w:rsid w:val="004E44F5"/>
    <w:rsid w:val="004E4546"/>
    <w:rsid w:val="004E480F"/>
    <w:rsid w:val="004E4847"/>
    <w:rsid w:val="004E48D3"/>
    <w:rsid w:val="004E4B49"/>
    <w:rsid w:val="004E4E79"/>
    <w:rsid w:val="004E4EA3"/>
    <w:rsid w:val="004E4F01"/>
    <w:rsid w:val="004E4F43"/>
    <w:rsid w:val="004E500B"/>
    <w:rsid w:val="004E51E4"/>
    <w:rsid w:val="004E532F"/>
    <w:rsid w:val="004E5435"/>
    <w:rsid w:val="004E5627"/>
    <w:rsid w:val="004E5673"/>
    <w:rsid w:val="004E5782"/>
    <w:rsid w:val="004E57B3"/>
    <w:rsid w:val="004E5C29"/>
    <w:rsid w:val="004E5F82"/>
    <w:rsid w:val="004E5FF1"/>
    <w:rsid w:val="004E606D"/>
    <w:rsid w:val="004E62CF"/>
    <w:rsid w:val="004E664E"/>
    <w:rsid w:val="004E6829"/>
    <w:rsid w:val="004E6B2E"/>
    <w:rsid w:val="004E6BB2"/>
    <w:rsid w:val="004E6C8E"/>
    <w:rsid w:val="004E6CEC"/>
    <w:rsid w:val="004E6D7E"/>
    <w:rsid w:val="004E6F0F"/>
    <w:rsid w:val="004E6F54"/>
    <w:rsid w:val="004E70E3"/>
    <w:rsid w:val="004E71AF"/>
    <w:rsid w:val="004E73CC"/>
    <w:rsid w:val="004E77E5"/>
    <w:rsid w:val="004E797A"/>
    <w:rsid w:val="004E7AA2"/>
    <w:rsid w:val="004E7B43"/>
    <w:rsid w:val="004E7C47"/>
    <w:rsid w:val="004E7CA0"/>
    <w:rsid w:val="004E7DA1"/>
    <w:rsid w:val="004E7DCB"/>
    <w:rsid w:val="004E7E00"/>
    <w:rsid w:val="004F002B"/>
    <w:rsid w:val="004F006D"/>
    <w:rsid w:val="004F0469"/>
    <w:rsid w:val="004F0A2E"/>
    <w:rsid w:val="004F0C17"/>
    <w:rsid w:val="004F0D4F"/>
    <w:rsid w:val="004F0D5E"/>
    <w:rsid w:val="004F0F01"/>
    <w:rsid w:val="004F103A"/>
    <w:rsid w:val="004F111E"/>
    <w:rsid w:val="004F112E"/>
    <w:rsid w:val="004F12C0"/>
    <w:rsid w:val="004F13D3"/>
    <w:rsid w:val="004F1410"/>
    <w:rsid w:val="004F1533"/>
    <w:rsid w:val="004F154C"/>
    <w:rsid w:val="004F155E"/>
    <w:rsid w:val="004F157F"/>
    <w:rsid w:val="004F16A3"/>
    <w:rsid w:val="004F16A8"/>
    <w:rsid w:val="004F16BF"/>
    <w:rsid w:val="004F1A76"/>
    <w:rsid w:val="004F1B95"/>
    <w:rsid w:val="004F1CC3"/>
    <w:rsid w:val="004F209D"/>
    <w:rsid w:val="004F23B8"/>
    <w:rsid w:val="004F2588"/>
    <w:rsid w:val="004F2665"/>
    <w:rsid w:val="004F2F1D"/>
    <w:rsid w:val="004F30AC"/>
    <w:rsid w:val="004F3162"/>
    <w:rsid w:val="004F35C9"/>
    <w:rsid w:val="004F3693"/>
    <w:rsid w:val="004F37C4"/>
    <w:rsid w:val="004F37CF"/>
    <w:rsid w:val="004F3BA2"/>
    <w:rsid w:val="004F3C4B"/>
    <w:rsid w:val="004F3CDA"/>
    <w:rsid w:val="004F3DB7"/>
    <w:rsid w:val="004F3E60"/>
    <w:rsid w:val="004F3F4F"/>
    <w:rsid w:val="004F3FA1"/>
    <w:rsid w:val="004F423D"/>
    <w:rsid w:val="004F42C6"/>
    <w:rsid w:val="004F4407"/>
    <w:rsid w:val="004F44BE"/>
    <w:rsid w:val="004F44F7"/>
    <w:rsid w:val="004F4528"/>
    <w:rsid w:val="004F4718"/>
    <w:rsid w:val="004F4778"/>
    <w:rsid w:val="004F47AC"/>
    <w:rsid w:val="004F484F"/>
    <w:rsid w:val="004F49B1"/>
    <w:rsid w:val="004F4DD2"/>
    <w:rsid w:val="004F5400"/>
    <w:rsid w:val="004F5419"/>
    <w:rsid w:val="004F55F5"/>
    <w:rsid w:val="004F5664"/>
    <w:rsid w:val="004F5731"/>
    <w:rsid w:val="004F58FE"/>
    <w:rsid w:val="004F5AD4"/>
    <w:rsid w:val="004F5FC2"/>
    <w:rsid w:val="004F6126"/>
    <w:rsid w:val="004F6133"/>
    <w:rsid w:val="004F6165"/>
    <w:rsid w:val="004F6493"/>
    <w:rsid w:val="004F6511"/>
    <w:rsid w:val="004F6555"/>
    <w:rsid w:val="004F68C9"/>
    <w:rsid w:val="004F701A"/>
    <w:rsid w:val="004F70AE"/>
    <w:rsid w:val="004F7229"/>
    <w:rsid w:val="004F7443"/>
    <w:rsid w:val="004F746D"/>
    <w:rsid w:val="004F7601"/>
    <w:rsid w:val="004F76BE"/>
    <w:rsid w:val="004F781D"/>
    <w:rsid w:val="004F78E2"/>
    <w:rsid w:val="004F7928"/>
    <w:rsid w:val="004F7ABA"/>
    <w:rsid w:val="004F7D87"/>
    <w:rsid w:val="00500053"/>
    <w:rsid w:val="005000A3"/>
    <w:rsid w:val="005002BF"/>
    <w:rsid w:val="005004E0"/>
    <w:rsid w:val="0050056A"/>
    <w:rsid w:val="005006EC"/>
    <w:rsid w:val="00500780"/>
    <w:rsid w:val="005007DA"/>
    <w:rsid w:val="005007F8"/>
    <w:rsid w:val="005009B4"/>
    <w:rsid w:val="00500D6A"/>
    <w:rsid w:val="00500DCF"/>
    <w:rsid w:val="0050108B"/>
    <w:rsid w:val="00501092"/>
    <w:rsid w:val="005010AA"/>
    <w:rsid w:val="005012D5"/>
    <w:rsid w:val="0050138C"/>
    <w:rsid w:val="005013E7"/>
    <w:rsid w:val="0050157B"/>
    <w:rsid w:val="005016B5"/>
    <w:rsid w:val="00501839"/>
    <w:rsid w:val="00501A1C"/>
    <w:rsid w:val="00501AAC"/>
    <w:rsid w:val="00501D69"/>
    <w:rsid w:val="00501E84"/>
    <w:rsid w:val="00501F44"/>
    <w:rsid w:val="00501FA8"/>
    <w:rsid w:val="00501FDA"/>
    <w:rsid w:val="00502129"/>
    <w:rsid w:val="005023CD"/>
    <w:rsid w:val="0050247D"/>
    <w:rsid w:val="005025DA"/>
    <w:rsid w:val="00502B26"/>
    <w:rsid w:val="00502C2D"/>
    <w:rsid w:val="00502E67"/>
    <w:rsid w:val="00503019"/>
    <w:rsid w:val="005030F3"/>
    <w:rsid w:val="00503137"/>
    <w:rsid w:val="005032A2"/>
    <w:rsid w:val="00503365"/>
    <w:rsid w:val="005034FF"/>
    <w:rsid w:val="00503508"/>
    <w:rsid w:val="005035B3"/>
    <w:rsid w:val="005035FF"/>
    <w:rsid w:val="00503A25"/>
    <w:rsid w:val="00503C51"/>
    <w:rsid w:val="00503D1C"/>
    <w:rsid w:val="00503EB7"/>
    <w:rsid w:val="0050436D"/>
    <w:rsid w:val="00504455"/>
    <w:rsid w:val="0050478C"/>
    <w:rsid w:val="0050482B"/>
    <w:rsid w:val="00504834"/>
    <w:rsid w:val="005048B2"/>
    <w:rsid w:val="00504A78"/>
    <w:rsid w:val="00504C46"/>
    <w:rsid w:val="00504C6B"/>
    <w:rsid w:val="00504CCC"/>
    <w:rsid w:val="00504EEC"/>
    <w:rsid w:val="00504F05"/>
    <w:rsid w:val="00504F91"/>
    <w:rsid w:val="005052EA"/>
    <w:rsid w:val="00505377"/>
    <w:rsid w:val="005054E7"/>
    <w:rsid w:val="00505728"/>
    <w:rsid w:val="00505836"/>
    <w:rsid w:val="0050588D"/>
    <w:rsid w:val="005058E0"/>
    <w:rsid w:val="00505D35"/>
    <w:rsid w:val="00506173"/>
    <w:rsid w:val="005061AE"/>
    <w:rsid w:val="00506775"/>
    <w:rsid w:val="00506847"/>
    <w:rsid w:val="005069AE"/>
    <w:rsid w:val="00506C43"/>
    <w:rsid w:val="00506E5E"/>
    <w:rsid w:val="00507071"/>
    <w:rsid w:val="005070AF"/>
    <w:rsid w:val="00507127"/>
    <w:rsid w:val="00507202"/>
    <w:rsid w:val="005072D5"/>
    <w:rsid w:val="005073B5"/>
    <w:rsid w:val="00507444"/>
    <w:rsid w:val="00507692"/>
    <w:rsid w:val="005076DA"/>
    <w:rsid w:val="0050784B"/>
    <w:rsid w:val="00507911"/>
    <w:rsid w:val="00507A91"/>
    <w:rsid w:val="0051003E"/>
    <w:rsid w:val="005100FE"/>
    <w:rsid w:val="0051037F"/>
    <w:rsid w:val="005104D2"/>
    <w:rsid w:val="00510677"/>
    <w:rsid w:val="00510773"/>
    <w:rsid w:val="0051087F"/>
    <w:rsid w:val="00510A9C"/>
    <w:rsid w:val="00510ACD"/>
    <w:rsid w:val="00510C50"/>
    <w:rsid w:val="00510F63"/>
    <w:rsid w:val="00510F9A"/>
    <w:rsid w:val="0051116C"/>
    <w:rsid w:val="005112AC"/>
    <w:rsid w:val="00511443"/>
    <w:rsid w:val="005118AE"/>
    <w:rsid w:val="00511A93"/>
    <w:rsid w:val="00511CEE"/>
    <w:rsid w:val="00511F73"/>
    <w:rsid w:val="005120A2"/>
    <w:rsid w:val="005120EF"/>
    <w:rsid w:val="0051219E"/>
    <w:rsid w:val="005121A7"/>
    <w:rsid w:val="00512700"/>
    <w:rsid w:val="00512724"/>
    <w:rsid w:val="00512757"/>
    <w:rsid w:val="005129A7"/>
    <w:rsid w:val="00512A3E"/>
    <w:rsid w:val="00512F59"/>
    <w:rsid w:val="00513252"/>
    <w:rsid w:val="00513365"/>
    <w:rsid w:val="005133BD"/>
    <w:rsid w:val="0051362F"/>
    <w:rsid w:val="0051378E"/>
    <w:rsid w:val="00513BE3"/>
    <w:rsid w:val="00513D73"/>
    <w:rsid w:val="00513DDF"/>
    <w:rsid w:val="00513DF2"/>
    <w:rsid w:val="00513F9C"/>
    <w:rsid w:val="005141E2"/>
    <w:rsid w:val="0051420E"/>
    <w:rsid w:val="00514242"/>
    <w:rsid w:val="00514357"/>
    <w:rsid w:val="0051437C"/>
    <w:rsid w:val="00514438"/>
    <w:rsid w:val="00514452"/>
    <w:rsid w:val="005145AA"/>
    <w:rsid w:val="005146EE"/>
    <w:rsid w:val="0051470C"/>
    <w:rsid w:val="00514922"/>
    <w:rsid w:val="00514B8F"/>
    <w:rsid w:val="00514D1A"/>
    <w:rsid w:val="00514DAB"/>
    <w:rsid w:val="00514EC6"/>
    <w:rsid w:val="00514F43"/>
    <w:rsid w:val="00514FF5"/>
    <w:rsid w:val="00515079"/>
    <w:rsid w:val="005154FE"/>
    <w:rsid w:val="005155FD"/>
    <w:rsid w:val="00515790"/>
    <w:rsid w:val="00515914"/>
    <w:rsid w:val="00515A2B"/>
    <w:rsid w:val="00515BBA"/>
    <w:rsid w:val="00515FDD"/>
    <w:rsid w:val="00515FDF"/>
    <w:rsid w:val="00516196"/>
    <w:rsid w:val="005167C0"/>
    <w:rsid w:val="00516B35"/>
    <w:rsid w:val="00516CBD"/>
    <w:rsid w:val="00516E3A"/>
    <w:rsid w:val="0051701D"/>
    <w:rsid w:val="00517181"/>
    <w:rsid w:val="0051718A"/>
    <w:rsid w:val="0051758B"/>
    <w:rsid w:val="0051796D"/>
    <w:rsid w:val="00517AD0"/>
    <w:rsid w:val="00517CCA"/>
    <w:rsid w:val="00517E1F"/>
    <w:rsid w:val="00517E7A"/>
    <w:rsid w:val="0052011E"/>
    <w:rsid w:val="0052026B"/>
    <w:rsid w:val="005203F1"/>
    <w:rsid w:val="00520524"/>
    <w:rsid w:val="00520671"/>
    <w:rsid w:val="00520B3E"/>
    <w:rsid w:val="005212C3"/>
    <w:rsid w:val="00521303"/>
    <w:rsid w:val="005214CF"/>
    <w:rsid w:val="005219A7"/>
    <w:rsid w:val="005219D4"/>
    <w:rsid w:val="00521ADF"/>
    <w:rsid w:val="00521B36"/>
    <w:rsid w:val="00521BCF"/>
    <w:rsid w:val="00522325"/>
    <w:rsid w:val="00522341"/>
    <w:rsid w:val="005223EA"/>
    <w:rsid w:val="0052261F"/>
    <w:rsid w:val="00522781"/>
    <w:rsid w:val="00522949"/>
    <w:rsid w:val="00522D7F"/>
    <w:rsid w:val="00522E3A"/>
    <w:rsid w:val="00522EA3"/>
    <w:rsid w:val="00522FE0"/>
    <w:rsid w:val="00523085"/>
    <w:rsid w:val="005230D5"/>
    <w:rsid w:val="0052317A"/>
    <w:rsid w:val="00523184"/>
    <w:rsid w:val="00523475"/>
    <w:rsid w:val="005234D3"/>
    <w:rsid w:val="00523597"/>
    <w:rsid w:val="005235EE"/>
    <w:rsid w:val="00523918"/>
    <w:rsid w:val="00523A32"/>
    <w:rsid w:val="00523D6D"/>
    <w:rsid w:val="00523F3B"/>
    <w:rsid w:val="00523F56"/>
    <w:rsid w:val="00524011"/>
    <w:rsid w:val="0052438C"/>
    <w:rsid w:val="005243F1"/>
    <w:rsid w:val="00524432"/>
    <w:rsid w:val="0052454D"/>
    <w:rsid w:val="00524707"/>
    <w:rsid w:val="0052483E"/>
    <w:rsid w:val="00524985"/>
    <w:rsid w:val="005249F6"/>
    <w:rsid w:val="00524A75"/>
    <w:rsid w:val="00524A8E"/>
    <w:rsid w:val="00524D2C"/>
    <w:rsid w:val="00524EDA"/>
    <w:rsid w:val="005250A8"/>
    <w:rsid w:val="0052547E"/>
    <w:rsid w:val="00525507"/>
    <w:rsid w:val="00525612"/>
    <w:rsid w:val="005256EB"/>
    <w:rsid w:val="00525885"/>
    <w:rsid w:val="00525898"/>
    <w:rsid w:val="00525AAC"/>
    <w:rsid w:val="0052608D"/>
    <w:rsid w:val="00526093"/>
    <w:rsid w:val="0052624E"/>
    <w:rsid w:val="00526252"/>
    <w:rsid w:val="005263C3"/>
    <w:rsid w:val="005264A7"/>
    <w:rsid w:val="005264FE"/>
    <w:rsid w:val="00526840"/>
    <w:rsid w:val="00526881"/>
    <w:rsid w:val="0052693D"/>
    <w:rsid w:val="00526966"/>
    <w:rsid w:val="00526C69"/>
    <w:rsid w:val="00526D04"/>
    <w:rsid w:val="00526FDB"/>
    <w:rsid w:val="0052702A"/>
    <w:rsid w:val="00527049"/>
    <w:rsid w:val="0052705D"/>
    <w:rsid w:val="0052713F"/>
    <w:rsid w:val="00527546"/>
    <w:rsid w:val="005275A5"/>
    <w:rsid w:val="00527864"/>
    <w:rsid w:val="00527BCB"/>
    <w:rsid w:val="00527C5B"/>
    <w:rsid w:val="00527E09"/>
    <w:rsid w:val="00527F14"/>
    <w:rsid w:val="00530230"/>
    <w:rsid w:val="0053055A"/>
    <w:rsid w:val="00530642"/>
    <w:rsid w:val="00530931"/>
    <w:rsid w:val="00530ACD"/>
    <w:rsid w:val="00530C44"/>
    <w:rsid w:val="00530EED"/>
    <w:rsid w:val="00530F9A"/>
    <w:rsid w:val="00531299"/>
    <w:rsid w:val="0053136A"/>
    <w:rsid w:val="00531372"/>
    <w:rsid w:val="005315EC"/>
    <w:rsid w:val="005316B8"/>
    <w:rsid w:val="00531901"/>
    <w:rsid w:val="00531B5F"/>
    <w:rsid w:val="005320E5"/>
    <w:rsid w:val="0053237E"/>
    <w:rsid w:val="0053252C"/>
    <w:rsid w:val="00532837"/>
    <w:rsid w:val="00532AA9"/>
    <w:rsid w:val="00532AC8"/>
    <w:rsid w:val="00532DFF"/>
    <w:rsid w:val="00532EDB"/>
    <w:rsid w:val="005332B7"/>
    <w:rsid w:val="005333DB"/>
    <w:rsid w:val="00533487"/>
    <w:rsid w:val="0053349C"/>
    <w:rsid w:val="0053357C"/>
    <w:rsid w:val="0053371E"/>
    <w:rsid w:val="005339A0"/>
    <w:rsid w:val="00533A3C"/>
    <w:rsid w:val="00533A90"/>
    <w:rsid w:val="00533C56"/>
    <w:rsid w:val="00533D79"/>
    <w:rsid w:val="00533E6F"/>
    <w:rsid w:val="00533FE5"/>
    <w:rsid w:val="005341AB"/>
    <w:rsid w:val="005343AC"/>
    <w:rsid w:val="005343D3"/>
    <w:rsid w:val="0053444F"/>
    <w:rsid w:val="005345B7"/>
    <w:rsid w:val="0053497B"/>
    <w:rsid w:val="00534990"/>
    <w:rsid w:val="00534A06"/>
    <w:rsid w:val="00534BB8"/>
    <w:rsid w:val="00534BFD"/>
    <w:rsid w:val="00534DCE"/>
    <w:rsid w:val="00534F4F"/>
    <w:rsid w:val="00534F90"/>
    <w:rsid w:val="00535420"/>
    <w:rsid w:val="0053592A"/>
    <w:rsid w:val="00535B0F"/>
    <w:rsid w:val="00535F26"/>
    <w:rsid w:val="00536016"/>
    <w:rsid w:val="00536316"/>
    <w:rsid w:val="00536334"/>
    <w:rsid w:val="005365D9"/>
    <w:rsid w:val="00536613"/>
    <w:rsid w:val="0053686F"/>
    <w:rsid w:val="00536DC9"/>
    <w:rsid w:val="00536E3D"/>
    <w:rsid w:val="00536F21"/>
    <w:rsid w:val="00536F5A"/>
    <w:rsid w:val="00537085"/>
    <w:rsid w:val="00537168"/>
    <w:rsid w:val="005371E9"/>
    <w:rsid w:val="0053723A"/>
    <w:rsid w:val="00537285"/>
    <w:rsid w:val="0053728B"/>
    <w:rsid w:val="00537467"/>
    <w:rsid w:val="00537611"/>
    <w:rsid w:val="00537A3F"/>
    <w:rsid w:val="00537D2D"/>
    <w:rsid w:val="00540069"/>
    <w:rsid w:val="00540146"/>
    <w:rsid w:val="005404F1"/>
    <w:rsid w:val="005406D7"/>
    <w:rsid w:val="00540867"/>
    <w:rsid w:val="0054089C"/>
    <w:rsid w:val="005408D7"/>
    <w:rsid w:val="00540C40"/>
    <w:rsid w:val="00540D3E"/>
    <w:rsid w:val="00540D5E"/>
    <w:rsid w:val="00541299"/>
    <w:rsid w:val="005412F3"/>
    <w:rsid w:val="005412F6"/>
    <w:rsid w:val="0054142B"/>
    <w:rsid w:val="00541736"/>
    <w:rsid w:val="0054198D"/>
    <w:rsid w:val="00541B12"/>
    <w:rsid w:val="00541D78"/>
    <w:rsid w:val="00541F27"/>
    <w:rsid w:val="0054206D"/>
    <w:rsid w:val="005426A7"/>
    <w:rsid w:val="00542827"/>
    <w:rsid w:val="00542888"/>
    <w:rsid w:val="0054298F"/>
    <w:rsid w:val="00542A03"/>
    <w:rsid w:val="00542DDB"/>
    <w:rsid w:val="00543004"/>
    <w:rsid w:val="00543163"/>
    <w:rsid w:val="0054325C"/>
    <w:rsid w:val="0054336C"/>
    <w:rsid w:val="005434EA"/>
    <w:rsid w:val="005435B3"/>
    <w:rsid w:val="0054363A"/>
    <w:rsid w:val="005437D2"/>
    <w:rsid w:val="00543AE0"/>
    <w:rsid w:val="00543C65"/>
    <w:rsid w:val="005440DD"/>
    <w:rsid w:val="005442AC"/>
    <w:rsid w:val="005442E4"/>
    <w:rsid w:val="0054450C"/>
    <w:rsid w:val="00544841"/>
    <w:rsid w:val="005448AC"/>
    <w:rsid w:val="005448BE"/>
    <w:rsid w:val="00544D20"/>
    <w:rsid w:val="00544F1C"/>
    <w:rsid w:val="005450AD"/>
    <w:rsid w:val="00545283"/>
    <w:rsid w:val="0054568C"/>
    <w:rsid w:val="005456DF"/>
    <w:rsid w:val="0054597A"/>
    <w:rsid w:val="005459DD"/>
    <w:rsid w:val="00545E6E"/>
    <w:rsid w:val="005460AD"/>
    <w:rsid w:val="005463EC"/>
    <w:rsid w:val="005467F6"/>
    <w:rsid w:val="00546A29"/>
    <w:rsid w:val="00546FC2"/>
    <w:rsid w:val="00547111"/>
    <w:rsid w:val="00547199"/>
    <w:rsid w:val="00547339"/>
    <w:rsid w:val="00547B67"/>
    <w:rsid w:val="00547BF6"/>
    <w:rsid w:val="00547C3E"/>
    <w:rsid w:val="00547F7B"/>
    <w:rsid w:val="0055008F"/>
    <w:rsid w:val="005500A1"/>
    <w:rsid w:val="005506F9"/>
    <w:rsid w:val="00550796"/>
    <w:rsid w:val="005507E1"/>
    <w:rsid w:val="005508DA"/>
    <w:rsid w:val="005509A6"/>
    <w:rsid w:val="00550A74"/>
    <w:rsid w:val="00550BE6"/>
    <w:rsid w:val="00550CEB"/>
    <w:rsid w:val="0055136B"/>
    <w:rsid w:val="005513C5"/>
    <w:rsid w:val="00551C2C"/>
    <w:rsid w:val="00551CEA"/>
    <w:rsid w:val="00551CED"/>
    <w:rsid w:val="00551E80"/>
    <w:rsid w:val="005520F3"/>
    <w:rsid w:val="005521FC"/>
    <w:rsid w:val="0055227C"/>
    <w:rsid w:val="005526C1"/>
    <w:rsid w:val="00552829"/>
    <w:rsid w:val="005529B5"/>
    <w:rsid w:val="00552C67"/>
    <w:rsid w:val="00552CEA"/>
    <w:rsid w:val="005530CB"/>
    <w:rsid w:val="0055314A"/>
    <w:rsid w:val="005533A5"/>
    <w:rsid w:val="00553DA5"/>
    <w:rsid w:val="00553DDF"/>
    <w:rsid w:val="00553E95"/>
    <w:rsid w:val="00553EF7"/>
    <w:rsid w:val="00554361"/>
    <w:rsid w:val="0055436C"/>
    <w:rsid w:val="005546D1"/>
    <w:rsid w:val="005547DD"/>
    <w:rsid w:val="0055493B"/>
    <w:rsid w:val="00554AF8"/>
    <w:rsid w:val="00554B5C"/>
    <w:rsid w:val="00554D9F"/>
    <w:rsid w:val="00554E12"/>
    <w:rsid w:val="00554F10"/>
    <w:rsid w:val="00554F5E"/>
    <w:rsid w:val="00554FB8"/>
    <w:rsid w:val="0055500F"/>
    <w:rsid w:val="005551AA"/>
    <w:rsid w:val="0055534F"/>
    <w:rsid w:val="00555401"/>
    <w:rsid w:val="005555CF"/>
    <w:rsid w:val="0055567D"/>
    <w:rsid w:val="005557FE"/>
    <w:rsid w:val="0055590A"/>
    <w:rsid w:val="00555D82"/>
    <w:rsid w:val="00555D84"/>
    <w:rsid w:val="00556180"/>
    <w:rsid w:val="005564FF"/>
    <w:rsid w:val="0055663C"/>
    <w:rsid w:val="0055669E"/>
    <w:rsid w:val="00556A25"/>
    <w:rsid w:val="00556ADE"/>
    <w:rsid w:val="00556AE8"/>
    <w:rsid w:val="00556C26"/>
    <w:rsid w:val="00556C2D"/>
    <w:rsid w:val="00556DC9"/>
    <w:rsid w:val="00556E05"/>
    <w:rsid w:val="00556F42"/>
    <w:rsid w:val="00557020"/>
    <w:rsid w:val="0055758D"/>
    <w:rsid w:val="0055791A"/>
    <w:rsid w:val="00557C14"/>
    <w:rsid w:val="00557C1A"/>
    <w:rsid w:val="00557C2D"/>
    <w:rsid w:val="00557D7A"/>
    <w:rsid w:val="00560081"/>
    <w:rsid w:val="0056022F"/>
    <w:rsid w:val="00560335"/>
    <w:rsid w:val="00560492"/>
    <w:rsid w:val="0056050C"/>
    <w:rsid w:val="00560530"/>
    <w:rsid w:val="00560923"/>
    <w:rsid w:val="005609F4"/>
    <w:rsid w:val="00560AE5"/>
    <w:rsid w:val="00560CF5"/>
    <w:rsid w:val="00561394"/>
    <w:rsid w:val="005615F8"/>
    <w:rsid w:val="00561679"/>
    <w:rsid w:val="0056167D"/>
    <w:rsid w:val="005616E6"/>
    <w:rsid w:val="00561894"/>
    <w:rsid w:val="005619FE"/>
    <w:rsid w:val="00561ADC"/>
    <w:rsid w:val="00561B51"/>
    <w:rsid w:val="00561C2C"/>
    <w:rsid w:val="00561DD0"/>
    <w:rsid w:val="005622D6"/>
    <w:rsid w:val="00562681"/>
    <w:rsid w:val="0056283B"/>
    <w:rsid w:val="00562B7E"/>
    <w:rsid w:val="00562D7F"/>
    <w:rsid w:val="00562D8F"/>
    <w:rsid w:val="00562F81"/>
    <w:rsid w:val="0056312E"/>
    <w:rsid w:val="005631AD"/>
    <w:rsid w:val="00563467"/>
    <w:rsid w:val="005634C9"/>
    <w:rsid w:val="00563620"/>
    <w:rsid w:val="00563658"/>
    <w:rsid w:val="005637DB"/>
    <w:rsid w:val="0056385E"/>
    <w:rsid w:val="005638BB"/>
    <w:rsid w:val="00563A63"/>
    <w:rsid w:val="00563BE1"/>
    <w:rsid w:val="00563BFD"/>
    <w:rsid w:val="00563C14"/>
    <w:rsid w:val="00563E65"/>
    <w:rsid w:val="00563E9A"/>
    <w:rsid w:val="005640C1"/>
    <w:rsid w:val="005640C5"/>
    <w:rsid w:val="0056428A"/>
    <w:rsid w:val="00564342"/>
    <w:rsid w:val="00564494"/>
    <w:rsid w:val="00564573"/>
    <w:rsid w:val="005646FA"/>
    <w:rsid w:val="00564820"/>
    <w:rsid w:val="00564948"/>
    <w:rsid w:val="005649C4"/>
    <w:rsid w:val="00564F2E"/>
    <w:rsid w:val="00565108"/>
    <w:rsid w:val="0056532E"/>
    <w:rsid w:val="005656A7"/>
    <w:rsid w:val="005656C0"/>
    <w:rsid w:val="0056583E"/>
    <w:rsid w:val="00565893"/>
    <w:rsid w:val="0056594C"/>
    <w:rsid w:val="00565CCA"/>
    <w:rsid w:val="00565CF3"/>
    <w:rsid w:val="00565D94"/>
    <w:rsid w:val="00565DB3"/>
    <w:rsid w:val="00565F75"/>
    <w:rsid w:val="00565F80"/>
    <w:rsid w:val="00566039"/>
    <w:rsid w:val="0056614E"/>
    <w:rsid w:val="005662AF"/>
    <w:rsid w:val="00566347"/>
    <w:rsid w:val="005667E9"/>
    <w:rsid w:val="00566999"/>
    <w:rsid w:val="00566C9E"/>
    <w:rsid w:val="00566EEF"/>
    <w:rsid w:val="0056731A"/>
    <w:rsid w:val="0056732C"/>
    <w:rsid w:val="00567472"/>
    <w:rsid w:val="0056758E"/>
    <w:rsid w:val="005676CC"/>
    <w:rsid w:val="0056777C"/>
    <w:rsid w:val="00567A6D"/>
    <w:rsid w:val="00567AB0"/>
    <w:rsid w:val="00567E0D"/>
    <w:rsid w:val="00567FD8"/>
    <w:rsid w:val="005703A3"/>
    <w:rsid w:val="00570653"/>
    <w:rsid w:val="0057093E"/>
    <w:rsid w:val="00570A5A"/>
    <w:rsid w:val="00570B8F"/>
    <w:rsid w:val="00570C70"/>
    <w:rsid w:val="00570CA0"/>
    <w:rsid w:val="00570D1F"/>
    <w:rsid w:val="00570DB1"/>
    <w:rsid w:val="00570F0F"/>
    <w:rsid w:val="00570F3F"/>
    <w:rsid w:val="00571163"/>
    <w:rsid w:val="00571243"/>
    <w:rsid w:val="00571371"/>
    <w:rsid w:val="00571415"/>
    <w:rsid w:val="005714AA"/>
    <w:rsid w:val="0057154A"/>
    <w:rsid w:val="0057157C"/>
    <w:rsid w:val="005715BF"/>
    <w:rsid w:val="0057179F"/>
    <w:rsid w:val="00571B58"/>
    <w:rsid w:val="00571C8B"/>
    <w:rsid w:val="00571CE4"/>
    <w:rsid w:val="00571E59"/>
    <w:rsid w:val="00572262"/>
    <w:rsid w:val="0057240C"/>
    <w:rsid w:val="00572495"/>
    <w:rsid w:val="00572521"/>
    <w:rsid w:val="00572571"/>
    <w:rsid w:val="00572630"/>
    <w:rsid w:val="005726EA"/>
    <w:rsid w:val="005728E0"/>
    <w:rsid w:val="00572A90"/>
    <w:rsid w:val="00572AF1"/>
    <w:rsid w:val="00572D96"/>
    <w:rsid w:val="00573077"/>
    <w:rsid w:val="005737B8"/>
    <w:rsid w:val="00573988"/>
    <w:rsid w:val="00573BBA"/>
    <w:rsid w:val="00573F09"/>
    <w:rsid w:val="00574039"/>
    <w:rsid w:val="0057438D"/>
    <w:rsid w:val="005744D7"/>
    <w:rsid w:val="005744E6"/>
    <w:rsid w:val="00574BEC"/>
    <w:rsid w:val="00574C5A"/>
    <w:rsid w:val="00574CB5"/>
    <w:rsid w:val="00574D55"/>
    <w:rsid w:val="00574F70"/>
    <w:rsid w:val="0057502E"/>
    <w:rsid w:val="00575256"/>
    <w:rsid w:val="0057542E"/>
    <w:rsid w:val="00575502"/>
    <w:rsid w:val="00575564"/>
    <w:rsid w:val="00575581"/>
    <w:rsid w:val="005756D4"/>
    <w:rsid w:val="00575763"/>
    <w:rsid w:val="00575783"/>
    <w:rsid w:val="00575A4D"/>
    <w:rsid w:val="00575AFD"/>
    <w:rsid w:val="00575BCC"/>
    <w:rsid w:val="00575C87"/>
    <w:rsid w:val="00575D79"/>
    <w:rsid w:val="00575E32"/>
    <w:rsid w:val="00575E51"/>
    <w:rsid w:val="00575F1D"/>
    <w:rsid w:val="00575FF5"/>
    <w:rsid w:val="005760B5"/>
    <w:rsid w:val="00576218"/>
    <w:rsid w:val="00576424"/>
    <w:rsid w:val="005766D5"/>
    <w:rsid w:val="0057685F"/>
    <w:rsid w:val="00576890"/>
    <w:rsid w:val="00576976"/>
    <w:rsid w:val="0057697B"/>
    <w:rsid w:val="00576C0A"/>
    <w:rsid w:val="00576F7C"/>
    <w:rsid w:val="0057700E"/>
    <w:rsid w:val="0057707A"/>
    <w:rsid w:val="0057720F"/>
    <w:rsid w:val="0057727E"/>
    <w:rsid w:val="00577594"/>
    <w:rsid w:val="0057765A"/>
    <w:rsid w:val="00577790"/>
    <w:rsid w:val="00577BC2"/>
    <w:rsid w:val="00577E5B"/>
    <w:rsid w:val="00577E9B"/>
    <w:rsid w:val="00577EBE"/>
    <w:rsid w:val="00577ED4"/>
    <w:rsid w:val="005801B1"/>
    <w:rsid w:val="005801D7"/>
    <w:rsid w:val="0058024D"/>
    <w:rsid w:val="005802E9"/>
    <w:rsid w:val="00580388"/>
    <w:rsid w:val="005803CC"/>
    <w:rsid w:val="00580460"/>
    <w:rsid w:val="0058052A"/>
    <w:rsid w:val="005807AE"/>
    <w:rsid w:val="0058080B"/>
    <w:rsid w:val="0058091B"/>
    <w:rsid w:val="00580DFB"/>
    <w:rsid w:val="00580E71"/>
    <w:rsid w:val="00580F24"/>
    <w:rsid w:val="00580FBB"/>
    <w:rsid w:val="00580FC2"/>
    <w:rsid w:val="0058113A"/>
    <w:rsid w:val="005815B5"/>
    <w:rsid w:val="00581725"/>
    <w:rsid w:val="00581726"/>
    <w:rsid w:val="00581879"/>
    <w:rsid w:val="00581BDC"/>
    <w:rsid w:val="0058215E"/>
    <w:rsid w:val="005821CF"/>
    <w:rsid w:val="00582661"/>
    <w:rsid w:val="00582C2B"/>
    <w:rsid w:val="00582D9A"/>
    <w:rsid w:val="00582ECD"/>
    <w:rsid w:val="0058316D"/>
    <w:rsid w:val="0058328F"/>
    <w:rsid w:val="005832C1"/>
    <w:rsid w:val="00583505"/>
    <w:rsid w:val="00583844"/>
    <w:rsid w:val="00583ABA"/>
    <w:rsid w:val="00583BFE"/>
    <w:rsid w:val="00583C68"/>
    <w:rsid w:val="00583D11"/>
    <w:rsid w:val="00583E88"/>
    <w:rsid w:val="00583F9D"/>
    <w:rsid w:val="00583FED"/>
    <w:rsid w:val="0058436B"/>
    <w:rsid w:val="0058438F"/>
    <w:rsid w:val="0058456F"/>
    <w:rsid w:val="005846C5"/>
    <w:rsid w:val="00584898"/>
    <w:rsid w:val="00584B4E"/>
    <w:rsid w:val="00584BA1"/>
    <w:rsid w:val="00584C1B"/>
    <w:rsid w:val="00584CEA"/>
    <w:rsid w:val="00584CFB"/>
    <w:rsid w:val="00584F6C"/>
    <w:rsid w:val="0058507E"/>
    <w:rsid w:val="0058514D"/>
    <w:rsid w:val="00585206"/>
    <w:rsid w:val="00585781"/>
    <w:rsid w:val="005857B4"/>
    <w:rsid w:val="0058591F"/>
    <w:rsid w:val="00585A3B"/>
    <w:rsid w:val="00585BBA"/>
    <w:rsid w:val="00585D8D"/>
    <w:rsid w:val="005860B5"/>
    <w:rsid w:val="005860FA"/>
    <w:rsid w:val="005864F6"/>
    <w:rsid w:val="00586579"/>
    <w:rsid w:val="005868AE"/>
    <w:rsid w:val="00586B8C"/>
    <w:rsid w:val="00586E21"/>
    <w:rsid w:val="005873F5"/>
    <w:rsid w:val="0058753B"/>
    <w:rsid w:val="005875F4"/>
    <w:rsid w:val="00587872"/>
    <w:rsid w:val="00587895"/>
    <w:rsid w:val="00587943"/>
    <w:rsid w:val="00587AE4"/>
    <w:rsid w:val="00587CBA"/>
    <w:rsid w:val="00587CDC"/>
    <w:rsid w:val="00587D73"/>
    <w:rsid w:val="00587DD0"/>
    <w:rsid w:val="00587DDF"/>
    <w:rsid w:val="00587F0D"/>
    <w:rsid w:val="00590130"/>
    <w:rsid w:val="0059055E"/>
    <w:rsid w:val="0059057B"/>
    <w:rsid w:val="00590B4D"/>
    <w:rsid w:val="00590CD9"/>
    <w:rsid w:val="00590DE3"/>
    <w:rsid w:val="00590DE9"/>
    <w:rsid w:val="00590E1D"/>
    <w:rsid w:val="00590E5B"/>
    <w:rsid w:val="00590F4D"/>
    <w:rsid w:val="0059124F"/>
    <w:rsid w:val="00591297"/>
    <w:rsid w:val="005914C8"/>
    <w:rsid w:val="0059190F"/>
    <w:rsid w:val="0059197C"/>
    <w:rsid w:val="00591A93"/>
    <w:rsid w:val="00591AC4"/>
    <w:rsid w:val="00592057"/>
    <w:rsid w:val="00592176"/>
    <w:rsid w:val="00592735"/>
    <w:rsid w:val="00592816"/>
    <w:rsid w:val="005928F1"/>
    <w:rsid w:val="00592914"/>
    <w:rsid w:val="0059294E"/>
    <w:rsid w:val="00592AE2"/>
    <w:rsid w:val="00592C7E"/>
    <w:rsid w:val="0059301C"/>
    <w:rsid w:val="0059306B"/>
    <w:rsid w:val="005932ED"/>
    <w:rsid w:val="005933B8"/>
    <w:rsid w:val="0059393A"/>
    <w:rsid w:val="00593993"/>
    <w:rsid w:val="00593A9C"/>
    <w:rsid w:val="00593CFF"/>
    <w:rsid w:val="00593D92"/>
    <w:rsid w:val="00593EAD"/>
    <w:rsid w:val="00593EDE"/>
    <w:rsid w:val="00593F3B"/>
    <w:rsid w:val="005940A3"/>
    <w:rsid w:val="0059417A"/>
    <w:rsid w:val="005941E3"/>
    <w:rsid w:val="005942EF"/>
    <w:rsid w:val="005945BB"/>
    <w:rsid w:val="0059483A"/>
    <w:rsid w:val="0059489B"/>
    <w:rsid w:val="005948A2"/>
    <w:rsid w:val="005949AC"/>
    <w:rsid w:val="00594A01"/>
    <w:rsid w:val="00594B4E"/>
    <w:rsid w:val="00594C36"/>
    <w:rsid w:val="00594E04"/>
    <w:rsid w:val="00594E13"/>
    <w:rsid w:val="0059522E"/>
    <w:rsid w:val="00595242"/>
    <w:rsid w:val="005953F9"/>
    <w:rsid w:val="005954B5"/>
    <w:rsid w:val="00595601"/>
    <w:rsid w:val="00595DEF"/>
    <w:rsid w:val="00595E3A"/>
    <w:rsid w:val="00595E4D"/>
    <w:rsid w:val="00596022"/>
    <w:rsid w:val="0059634F"/>
    <w:rsid w:val="005963D3"/>
    <w:rsid w:val="005964ED"/>
    <w:rsid w:val="0059663D"/>
    <w:rsid w:val="005966D8"/>
    <w:rsid w:val="005966FE"/>
    <w:rsid w:val="0059676A"/>
    <w:rsid w:val="00596B11"/>
    <w:rsid w:val="00596B1A"/>
    <w:rsid w:val="00596BA6"/>
    <w:rsid w:val="00596C24"/>
    <w:rsid w:val="00596C45"/>
    <w:rsid w:val="00596C8E"/>
    <w:rsid w:val="00596D80"/>
    <w:rsid w:val="00597067"/>
    <w:rsid w:val="005970E9"/>
    <w:rsid w:val="0059716A"/>
    <w:rsid w:val="005974AF"/>
    <w:rsid w:val="00597888"/>
    <w:rsid w:val="005978EE"/>
    <w:rsid w:val="00597FCA"/>
    <w:rsid w:val="005A004F"/>
    <w:rsid w:val="005A007B"/>
    <w:rsid w:val="005A00C1"/>
    <w:rsid w:val="005A0310"/>
    <w:rsid w:val="005A0440"/>
    <w:rsid w:val="005A0468"/>
    <w:rsid w:val="005A04AA"/>
    <w:rsid w:val="005A0698"/>
    <w:rsid w:val="005A0A0F"/>
    <w:rsid w:val="005A0A4D"/>
    <w:rsid w:val="005A0E44"/>
    <w:rsid w:val="005A0E5B"/>
    <w:rsid w:val="005A0EF9"/>
    <w:rsid w:val="005A0F2C"/>
    <w:rsid w:val="005A1215"/>
    <w:rsid w:val="005A1234"/>
    <w:rsid w:val="005A132E"/>
    <w:rsid w:val="005A1589"/>
    <w:rsid w:val="005A1720"/>
    <w:rsid w:val="005A17D4"/>
    <w:rsid w:val="005A191F"/>
    <w:rsid w:val="005A1AD2"/>
    <w:rsid w:val="005A1CCE"/>
    <w:rsid w:val="005A22B3"/>
    <w:rsid w:val="005A2419"/>
    <w:rsid w:val="005A243A"/>
    <w:rsid w:val="005A2458"/>
    <w:rsid w:val="005A2791"/>
    <w:rsid w:val="005A28DE"/>
    <w:rsid w:val="005A2A68"/>
    <w:rsid w:val="005A2A98"/>
    <w:rsid w:val="005A2BE2"/>
    <w:rsid w:val="005A2C0B"/>
    <w:rsid w:val="005A2C68"/>
    <w:rsid w:val="005A2CF9"/>
    <w:rsid w:val="005A2E67"/>
    <w:rsid w:val="005A2EF4"/>
    <w:rsid w:val="005A2F5E"/>
    <w:rsid w:val="005A3065"/>
    <w:rsid w:val="005A30CB"/>
    <w:rsid w:val="005A32EF"/>
    <w:rsid w:val="005A34D2"/>
    <w:rsid w:val="005A36BA"/>
    <w:rsid w:val="005A3728"/>
    <w:rsid w:val="005A3814"/>
    <w:rsid w:val="005A3852"/>
    <w:rsid w:val="005A389A"/>
    <w:rsid w:val="005A392F"/>
    <w:rsid w:val="005A3962"/>
    <w:rsid w:val="005A3C6D"/>
    <w:rsid w:val="005A3CF6"/>
    <w:rsid w:val="005A3EEA"/>
    <w:rsid w:val="005A401F"/>
    <w:rsid w:val="005A40AB"/>
    <w:rsid w:val="005A41A2"/>
    <w:rsid w:val="005A448A"/>
    <w:rsid w:val="005A4743"/>
    <w:rsid w:val="005A480D"/>
    <w:rsid w:val="005A499A"/>
    <w:rsid w:val="005A4B22"/>
    <w:rsid w:val="005A4D89"/>
    <w:rsid w:val="005A509E"/>
    <w:rsid w:val="005A50F8"/>
    <w:rsid w:val="005A5165"/>
    <w:rsid w:val="005A5206"/>
    <w:rsid w:val="005A54C4"/>
    <w:rsid w:val="005A5578"/>
    <w:rsid w:val="005A55A1"/>
    <w:rsid w:val="005A5648"/>
    <w:rsid w:val="005A5B1C"/>
    <w:rsid w:val="005A5E3B"/>
    <w:rsid w:val="005A5EEF"/>
    <w:rsid w:val="005A6269"/>
    <w:rsid w:val="005A6400"/>
    <w:rsid w:val="005A657D"/>
    <w:rsid w:val="005A658F"/>
    <w:rsid w:val="005A675E"/>
    <w:rsid w:val="005A683D"/>
    <w:rsid w:val="005A6962"/>
    <w:rsid w:val="005A6AD5"/>
    <w:rsid w:val="005A7232"/>
    <w:rsid w:val="005A76F7"/>
    <w:rsid w:val="005A7761"/>
    <w:rsid w:val="005A7785"/>
    <w:rsid w:val="005A7951"/>
    <w:rsid w:val="005A79A4"/>
    <w:rsid w:val="005A7E63"/>
    <w:rsid w:val="005A7F19"/>
    <w:rsid w:val="005B02B9"/>
    <w:rsid w:val="005B03F2"/>
    <w:rsid w:val="005B065B"/>
    <w:rsid w:val="005B0978"/>
    <w:rsid w:val="005B09B5"/>
    <w:rsid w:val="005B0AC7"/>
    <w:rsid w:val="005B0C2D"/>
    <w:rsid w:val="005B0EA7"/>
    <w:rsid w:val="005B0F01"/>
    <w:rsid w:val="005B0F66"/>
    <w:rsid w:val="005B0F9F"/>
    <w:rsid w:val="005B0FB9"/>
    <w:rsid w:val="005B1664"/>
    <w:rsid w:val="005B16B0"/>
    <w:rsid w:val="005B16D3"/>
    <w:rsid w:val="005B1825"/>
    <w:rsid w:val="005B1954"/>
    <w:rsid w:val="005B1BFB"/>
    <w:rsid w:val="005B1F5C"/>
    <w:rsid w:val="005B233B"/>
    <w:rsid w:val="005B2525"/>
    <w:rsid w:val="005B2553"/>
    <w:rsid w:val="005B25B6"/>
    <w:rsid w:val="005B2647"/>
    <w:rsid w:val="005B268A"/>
    <w:rsid w:val="005B28BC"/>
    <w:rsid w:val="005B2AFB"/>
    <w:rsid w:val="005B2C3B"/>
    <w:rsid w:val="005B2D8A"/>
    <w:rsid w:val="005B2DFA"/>
    <w:rsid w:val="005B3048"/>
    <w:rsid w:val="005B3151"/>
    <w:rsid w:val="005B3386"/>
    <w:rsid w:val="005B35ED"/>
    <w:rsid w:val="005B3BD0"/>
    <w:rsid w:val="005B40C3"/>
    <w:rsid w:val="005B4261"/>
    <w:rsid w:val="005B427F"/>
    <w:rsid w:val="005B4680"/>
    <w:rsid w:val="005B4866"/>
    <w:rsid w:val="005B48D6"/>
    <w:rsid w:val="005B4CCD"/>
    <w:rsid w:val="005B4D53"/>
    <w:rsid w:val="005B4EFF"/>
    <w:rsid w:val="005B5014"/>
    <w:rsid w:val="005B512C"/>
    <w:rsid w:val="005B51CC"/>
    <w:rsid w:val="005B5397"/>
    <w:rsid w:val="005B580F"/>
    <w:rsid w:val="005B58C0"/>
    <w:rsid w:val="005B5B1F"/>
    <w:rsid w:val="005B5D4D"/>
    <w:rsid w:val="005B604B"/>
    <w:rsid w:val="005B649F"/>
    <w:rsid w:val="005B6813"/>
    <w:rsid w:val="005B697D"/>
    <w:rsid w:val="005B6986"/>
    <w:rsid w:val="005B6CC2"/>
    <w:rsid w:val="005B6FFB"/>
    <w:rsid w:val="005B713E"/>
    <w:rsid w:val="005B7301"/>
    <w:rsid w:val="005B737B"/>
    <w:rsid w:val="005B7443"/>
    <w:rsid w:val="005B7746"/>
    <w:rsid w:val="005B7888"/>
    <w:rsid w:val="005B78F4"/>
    <w:rsid w:val="005B79A1"/>
    <w:rsid w:val="005B79C8"/>
    <w:rsid w:val="005B7B01"/>
    <w:rsid w:val="005B7C7D"/>
    <w:rsid w:val="005B7FD8"/>
    <w:rsid w:val="005C010D"/>
    <w:rsid w:val="005C0412"/>
    <w:rsid w:val="005C070A"/>
    <w:rsid w:val="005C0A16"/>
    <w:rsid w:val="005C0B62"/>
    <w:rsid w:val="005C0DC8"/>
    <w:rsid w:val="005C0EEF"/>
    <w:rsid w:val="005C10A0"/>
    <w:rsid w:val="005C125A"/>
    <w:rsid w:val="005C13AF"/>
    <w:rsid w:val="005C148E"/>
    <w:rsid w:val="005C16A6"/>
    <w:rsid w:val="005C174F"/>
    <w:rsid w:val="005C19F1"/>
    <w:rsid w:val="005C1DA0"/>
    <w:rsid w:val="005C1E07"/>
    <w:rsid w:val="005C2032"/>
    <w:rsid w:val="005C22FB"/>
    <w:rsid w:val="005C23CB"/>
    <w:rsid w:val="005C23D8"/>
    <w:rsid w:val="005C241A"/>
    <w:rsid w:val="005C2570"/>
    <w:rsid w:val="005C26FA"/>
    <w:rsid w:val="005C29DF"/>
    <w:rsid w:val="005C2B6C"/>
    <w:rsid w:val="005C2C6D"/>
    <w:rsid w:val="005C2DD1"/>
    <w:rsid w:val="005C2F2C"/>
    <w:rsid w:val="005C3343"/>
    <w:rsid w:val="005C338A"/>
    <w:rsid w:val="005C3A09"/>
    <w:rsid w:val="005C3B25"/>
    <w:rsid w:val="005C3B5B"/>
    <w:rsid w:val="005C3C1C"/>
    <w:rsid w:val="005C3D3D"/>
    <w:rsid w:val="005C3FD7"/>
    <w:rsid w:val="005C4237"/>
    <w:rsid w:val="005C4349"/>
    <w:rsid w:val="005C4402"/>
    <w:rsid w:val="005C4558"/>
    <w:rsid w:val="005C45D9"/>
    <w:rsid w:val="005C4968"/>
    <w:rsid w:val="005C4C54"/>
    <w:rsid w:val="005C4CF3"/>
    <w:rsid w:val="005C4F58"/>
    <w:rsid w:val="005C4FF8"/>
    <w:rsid w:val="005C5011"/>
    <w:rsid w:val="005C5026"/>
    <w:rsid w:val="005C50E0"/>
    <w:rsid w:val="005C5151"/>
    <w:rsid w:val="005C518F"/>
    <w:rsid w:val="005C53CB"/>
    <w:rsid w:val="005C545B"/>
    <w:rsid w:val="005C583A"/>
    <w:rsid w:val="005C58B6"/>
    <w:rsid w:val="005C5D35"/>
    <w:rsid w:val="005C5E43"/>
    <w:rsid w:val="005C606E"/>
    <w:rsid w:val="005C61AF"/>
    <w:rsid w:val="005C6426"/>
    <w:rsid w:val="005C6492"/>
    <w:rsid w:val="005C65DE"/>
    <w:rsid w:val="005C6831"/>
    <w:rsid w:val="005C6844"/>
    <w:rsid w:val="005C6DC1"/>
    <w:rsid w:val="005C7097"/>
    <w:rsid w:val="005C730A"/>
    <w:rsid w:val="005C763E"/>
    <w:rsid w:val="005C7A74"/>
    <w:rsid w:val="005C7B2C"/>
    <w:rsid w:val="005C7C99"/>
    <w:rsid w:val="005C7D11"/>
    <w:rsid w:val="005C7E3B"/>
    <w:rsid w:val="005C7F98"/>
    <w:rsid w:val="005D028C"/>
    <w:rsid w:val="005D02B0"/>
    <w:rsid w:val="005D0418"/>
    <w:rsid w:val="005D084A"/>
    <w:rsid w:val="005D0950"/>
    <w:rsid w:val="005D139B"/>
    <w:rsid w:val="005D142A"/>
    <w:rsid w:val="005D16D2"/>
    <w:rsid w:val="005D1978"/>
    <w:rsid w:val="005D1ACD"/>
    <w:rsid w:val="005D1B6D"/>
    <w:rsid w:val="005D1EF2"/>
    <w:rsid w:val="005D1F06"/>
    <w:rsid w:val="005D1F1A"/>
    <w:rsid w:val="005D1FE8"/>
    <w:rsid w:val="005D2012"/>
    <w:rsid w:val="005D20A7"/>
    <w:rsid w:val="005D211A"/>
    <w:rsid w:val="005D21CC"/>
    <w:rsid w:val="005D2205"/>
    <w:rsid w:val="005D2275"/>
    <w:rsid w:val="005D22B1"/>
    <w:rsid w:val="005D24B4"/>
    <w:rsid w:val="005D25BB"/>
    <w:rsid w:val="005D25D6"/>
    <w:rsid w:val="005D274F"/>
    <w:rsid w:val="005D2791"/>
    <w:rsid w:val="005D2991"/>
    <w:rsid w:val="005D29C7"/>
    <w:rsid w:val="005D2C67"/>
    <w:rsid w:val="005D2CF8"/>
    <w:rsid w:val="005D2D3B"/>
    <w:rsid w:val="005D2DF7"/>
    <w:rsid w:val="005D2E84"/>
    <w:rsid w:val="005D2F5A"/>
    <w:rsid w:val="005D317F"/>
    <w:rsid w:val="005D3524"/>
    <w:rsid w:val="005D35C9"/>
    <w:rsid w:val="005D3990"/>
    <w:rsid w:val="005D3B5D"/>
    <w:rsid w:val="005D3D89"/>
    <w:rsid w:val="005D3F44"/>
    <w:rsid w:val="005D44A3"/>
    <w:rsid w:val="005D494E"/>
    <w:rsid w:val="005D4C68"/>
    <w:rsid w:val="005D523F"/>
    <w:rsid w:val="005D5587"/>
    <w:rsid w:val="005D55FC"/>
    <w:rsid w:val="005D56AB"/>
    <w:rsid w:val="005D58C8"/>
    <w:rsid w:val="005D592B"/>
    <w:rsid w:val="005D5D57"/>
    <w:rsid w:val="005D5EE3"/>
    <w:rsid w:val="005D603E"/>
    <w:rsid w:val="005D6271"/>
    <w:rsid w:val="005D6297"/>
    <w:rsid w:val="005D6335"/>
    <w:rsid w:val="005D633A"/>
    <w:rsid w:val="005D63A9"/>
    <w:rsid w:val="005D646C"/>
    <w:rsid w:val="005D6624"/>
    <w:rsid w:val="005D6627"/>
    <w:rsid w:val="005D66A7"/>
    <w:rsid w:val="005D6991"/>
    <w:rsid w:val="005D6998"/>
    <w:rsid w:val="005D6A97"/>
    <w:rsid w:val="005D6B13"/>
    <w:rsid w:val="005D6E4A"/>
    <w:rsid w:val="005D6E75"/>
    <w:rsid w:val="005D6E91"/>
    <w:rsid w:val="005D6EA1"/>
    <w:rsid w:val="005D6EFC"/>
    <w:rsid w:val="005D71B2"/>
    <w:rsid w:val="005D723C"/>
    <w:rsid w:val="005D74D1"/>
    <w:rsid w:val="005D755A"/>
    <w:rsid w:val="005D772D"/>
    <w:rsid w:val="005D79D8"/>
    <w:rsid w:val="005D7C99"/>
    <w:rsid w:val="005D7E31"/>
    <w:rsid w:val="005E013C"/>
    <w:rsid w:val="005E01EC"/>
    <w:rsid w:val="005E034E"/>
    <w:rsid w:val="005E06D8"/>
    <w:rsid w:val="005E08D8"/>
    <w:rsid w:val="005E0A14"/>
    <w:rsid w:val="005E0B6C"/>
    <w:rsid w:val="005E0C84"/>
    <w:rsid w:val="005E110C"/>
    <w:rsid w:val="005E112B"/>
    <w:rsid w:val="005E117D"/>
    <w:rsid w:val="005E119F"/>
    <w:rsid w:val="005E1296"/>
    <w:rsid w:val="005E13B6"/>
    <w:rsid w:val="005E161C"/>
    <w:rsid w:val="005E16D7"/>
    <w:rsid w:val="005E1860"/>
    <w:rsid w:val="005E1862"/>
    <w:rsid w:val="005E19FE"/>
    <w:rsid w:val="005E1C93"/>
    <w:rsid w:val="005E1C97"/>
    <w:rsid w:val="005E1CE2"/>
    <w:rsid w:val="005E20E3"/>
    <w:rsid w:val="005E2408"/>
    <w:rsid w:val="005E2456"/>
    <w:rsid w:val="005E26D4"/>
    <w:rsid w:val="005E26DD"/>
    <w:rsid w:val="005E2955"/>
    <w:rsid w:val="005E2970"/>
    <w:rsid w:val="005E29C2"/>
    <w:rsid w:val="005E2AF6"/>
    <w:rsid w:val="005E328D"/>
    <w:rsid w:val="005E32E0"/>
    <w:rsid w:val="005E3316"/>
    <w:rsid w:val="005E352E"/>
    <w:rsid w:val="005E366B"/>
    <w:rsid w:val="005E3B7B"/>
    <w:rsid w:val="005E3B95"/>
    <w:rsid w:val="005E3D04"/>
    <w:rsid w:val="005E3DC7"/>
    <w:rsid w:val="005E3DE9"/>
    <w:rsid w:val="005E3E1C"/>
    <w:rsid w:val="005E4014"/>
    <w:rsid w:val="005E43B2"/>
    <w:rsid w:val="005E43BF"/>
    <w:rsid w:val="005E45C9"/>
    <w:rsid w:val="005E4833"/>
    <w:rsid w:val="005E4963"/>
    <w:rsid w:val="005E499F"/>
    <w:rsid w:val="005E4A76"/>
    <w:rsid w:val="005E4A9E"/>
    <w:rsid w:val="005E4EC0"/>
    <w:rsid w:val="005E4EFE"/>
    <w:rsid w:val="005E4FA9"/>
    <w:rsid w:val="005E5001"/>
    <w:rsid w:val="005E5189"/>
    <w:rsid w:val="005E527E"/>
    <w:rsid w:val="005E5468"/>
    <w:rsid w:val="005E55D3"/>
    <w:rsid w:val="005E5AE9"/>
    <w:rsid w:val="005E5B09"/>
    <w:rsid w:val="005E5C23"/>
    <w:rsid w:val="005E5C24"/>
    <w:rsid w:val="005E5F67"/>
    <w:rsid w:val="005E60B2"/>
    <w:rsid w:val="005E619E"/>
    <w:rsid w:val="005E62A9"/>
    <w:rsid w:val="005E6482"/>
    <w:rsid w:val="005E6794"/>
    <w:rsid w:val="005E68CE"/>
    <w:rsid w:val="005E6949"/>
    <w:rsid w:val="005E6A2D"/>
    <w:rsid w:val="005E737C"/>
    <w:rsid w:val="005E76F2"/>
    <w:rsid w:val="005E7CEC"/>
    <w:rsid w:val="005E7CED"/>
    <w:rsid w:val="005E7D53"/>
    <w:rsid w:val="005E7DF5"/>
    <w:rsid w:val="005E7FF5"/>
    <w:rsid w:val="005F02C7"/>
    <w:rsid w:val="005F0339"/>
    <w:rsid w:val="005F0557"/>
    <w:rsid w:val="005F06EF"/>
    <w:rsid w:val="005F0A9D"/>
    <w:rsid w:val="005F0F21"/>
    <w:rsid w:val="005F14B6"/>
    <w:rsid w:val="005F14BE"/>
    <w:rsid w:val="005F16DC"/>
    <w:rsid w:val="005F17AA"/>
    <w:rsid w:val="005F1AE0"/>
    <w:rsid w:val="005F1E42"/>
    <w:rsid w:val="005F1EE8"/>
    <w:rsid w:val="005F1FBC"/>
    <w:rsid w:val="005F22C0"/>
    <w:rsid w:val="005F2677"/>
    <w:rsid w:val="005F2763"/>
    <w:rsid w:val="005F2A14"/>
    <w:rsid w:val="005F2A9D"/>
    <w:rsid w:val="005F2AD8"/>
    <w:rsid w:val="005F2B92"/>
    <w:rsid w:val="005F3076"/>
    <w:rsid w:val="005F34E3"/>
    <w:rsid w:val="005F3513"/>
    <w:rsid w:val="005F3602"/>
    <w:rsid w:val="005F3C44"/>
    <w:rsid w:val="005F3D0D"/>
    <w:rsid w:val="005F3E2E"/>
    <w:rsid w:val="005F41E8"/>
    <w:rsid w:val="005F4445"/>
    <w:rsid w:val="005F45DD"/>
    <w:rsid w:val="005F495B"/>
    <w:rsid w:val="005F497C"/>
    <w:rsid w:val="005F4AEE"/>
    <w:rsid w:val="005F4C8E"/>
    <w:rsid w:val="005F4ED4"/>
    <w:rsid w:val="005F4FA3"/>
    <w:rsid w:val="005F4FAB"/>
    <w:rsid w:val="005F534A"/>
    <w:rsid w:val="005F55CC"/>
    <w:rsid w:val="005F55D6"/>
    <w:rsid w:val="005F587D"/>
    <w:rsid w:val="005F5992"/>
    <w:rsid w:val="005F5B94"/>
    <w:rsid w:val="005F609D"/>
    <w:rsid w:val="005F60C5"/>
    <w:rsid w:val="005F6258"/>
    <w:rsid w:val="005F6549"/>
    <w:rsid w:val="005F65A3"/>
    <w:rsid w:val="005F674D"/>
    <w:rsid w:val="005F6891"/>
    <w:rsid w:val="005F6A48"/>
    <w:rsid w:val="005F6B50"/>
    <w:rsid w:val="005F6CFC"/>
    <w:rsid w:val="005F6D26"/>
    <w:rsid w:val="005F6DA5"/>
    <w:rsid w:val="005F6F6D"/>
    <w:rsid w:val="005F733E"/>
    <w:rsid w:val="005F7450"/>
    <w:rsid w:val="005F7472"/>
    <w:rsid w:val="005F7588"/>
    <w:rsid w:val="005F75F3"/>
    <w:rsid w:val="005F760D"/>
    <w:rsid w:val="005F76CB"/>
    <w:rsid w:val="005F77A6"/>
    <w:rsid w:val="005F79CC"/>
    <w:rsid w:val="005F7A7E"/>
    <w:rsid w:val="005F7BA4"/>
    <w:rsid w:val="005F7C7B"/>
    <w:rsid w:val="005F7CD1"/>
    <w:rsid w:val="00600097"/>
    <w:rsid w:val="00600169"/>
    <w:rsid w:val="0060020A"/>
    <w:rsid w:val="0060022D"/>
    <w:rsid w:val="00600304"/>
    <w:rsid w:val="006005DE"/>
    <w:rsid w:val="00600922"/>
    <w:rsid w:val="00600B84"/>
    <w:rsid w:val="00600BDD"/>
    <w:rsid w:val="00600E48"/>
    <w:rsid w:val="00600F56"/>
    <w:rsid w:val="00600FC6"/>
    <w:rsid w:val="0060141E"/>
    <w:rsid w:val="0060189F"/>
    <w:rsid w:val="006018E2"/>
    <w:rsid w:val="00601988"/>
    <w:rsid w:val="006019B0"/>
    <w:rsid w:val="006019FA"/>
    <w:rsid w:val="00602076"/>
    <w:rsid w:val="0060215A"/>
    <w:rsid w:val="006022BF"/>
    <w:rsid w:val="006022F6"/>
    <w:rsid w:val="006023F8"/>
    <w:rsid w:val="00602423"/>
    <w:rsid w:val="0060257A"/>
    <w:rsid w:val="0060268C"/>
    <w:rsid w:val="006028DA"/>
    <w:rsid w:val="00602AB3"/>
    <w:rsid w:val="00602C47"/>
    <w:rsid w:val="00602C74"/>
    <w:rsid w:val="00602EC7"/>
    <w:rsid w:val="006030EB"/>
    <w:rsid w:val="006032B6"/>
    <w:rsid w:val="006032EE"/>
    <w:rsid w:val="0060342B"/>
    <w:rsid w:val="00603555"/>
    <w:rsid w:val="006037EF"/>
    <w:rsid w:val="00603EB4"/>
    <w:rsid w:val="00603F9D"/>
    <w:rsid w:val="00604063"/>
    <w:rsid w:val="006043C5"/>
    <w:rsid w:val="00604E2F"/>
    <w:rsid w:val="00604F71"/>
    <w:rsid w:val="00604FC5"/>
    <w:rsid w:val="00605195"/>
    <w:rsid w:val="006054E1"/>
    <w:rsid w:val="006055A3"/>
    <w:rsid w:val="00605614"/>
    <w:rsid w:val="00605CC7"/>
    <w:rsid w:val="00605CDB"/>
    <w:rsid w:val="00605D05"/>
    <w:rsid w:val="00605E62"/>
    <w:rsid w:val="006062FF"/>
    <w:rsid w:val="006063D9"/>
    <w:rsid w:val="006066C2"/>
    <w:rsid w:val="0060684D"/>
    <w:rsid w:val="0060712A"/>
    <w:rsid w:val="006076A2"/>
    <w:rsid w:val="006079B1"/>
    <w:rsid w:val="00607ADF"/>
    <w:rsid w:val="00607D65"/>
    <w:rsid w:val="00607E28"/>
    <w:rsid w:val="00607ECE"/>
    <w:rsid w:val="00607F8E"/>
    <w:rsid w:val="00607FD8"/>
    <w:rsid w:val="00610066"/>
    <w:rsid w:val="006102C2"/>
    <w:rsid w:val="0061042D"/>
    <w:rsid w:val="0061045D"/>
    <w:rsid w:val="0061053B"/>
    <w:rsid w:val="00610DC6"/>
    <w:rsid w:val="00611214"/>
    <w:rsid w:val="006112CD"/>
    <w:rsid w:val="006113AC"/>
    <w:rsid w:val="00611451"/>
    <w:rsid w:val="00611868"/>
    <w:rsid w:val="00611940"/>
    <w:rsid w:val="006119BB"/>
    <w:rsid w:val="00611A28"/>
    <w:rsid w:val="00611C0A"/>
    <w:rsid w:val="00611C2E"/>
    <w:rsid w:val="00611D97"/>
    <w:rsid w:val="00611F9B"/>
    <w:rsid w:val="0061247E"/>
    <w:rsid w:val="006125AF"/>
    <w:rsid w:val="006125F9"/>
    <w:rsid w:val="00612635"/>
    <w:rsid w:val="00612907"/>
    <w:rsid w:val="00612C79"/>
    <w:rsid w:val="00612CBF"/>
    <w:rsid w:val="00612DC1"/>
    <w:rsid w:val="00612F3F"/>
    <w:rsid w:val="00613B39"/>
    <w:rsid w:val="00613BA4"/>
    <w:rsid w:val="00613CDF"/>
    <w:rsid w:val="00613D71"/>
    <w:rsid w:val="00614279"/>
    <w:rsid w:val="00614365"/>
    <w:rsid w:val="006143AB"/>
    <w:rsid w:val="0061443B"/>
    <w:rsid w:val="00614681"/>
    <w:rsid w:val="0061484D"/>
    <w:rsid w:val="006148E7"/>
    <w:rsid w:val="00614B09"/>
    <w:rsid w:val="00614B79"/>
    <w:rsid w:val="00614C2C"/>
    <w:rsid w:val="00614D92"/>
    <w:rsid w:val="00614EC6"/>
    <w:rsid w:val="00614F0B"/>
    <w:rsid w:val="00615049"/>
    <w:rsid w:val="006150D6"/>
    <w:rsid w:val="006152EE"/>
    <w:rsid w:val="00615473"/>
    <w:rsid w:val="00615489"/>
    <w:rsid w:val="006154FE"/>
    <w:rsid w:val="006155D9"/>
    <w:rsid w:val="00615687"/>
    <w:rsid w:val="00615964"/>
    <w:rsid w:val="00615F3C"/>
    <w:rsid w:val="00616165"/>
    <w:rsid w:val="006161D3"/>
    <w:rsid w:val="006162B6"/>
    <w:rsid w:val="006164C1"/>
    <w:rsid w:val="00616703"/>
    <w:rsid w:val="00616A14"/>
    <w:rsid w:val="00616AE7"/>
    <w:rsid w:val="00616BE0"/>
    <w:rsid w:val="00616E27"/>
    <w:rsid w:val="00616F99"/>
    <w:rsid w:val="00617617"/>
    <w:rsid w:val="006176C2"/>
    <w:rsid w:val="00617C90"/>
    <w:rsid w:val="00617FFE"/>
    <w:rsid w:val="0062006B"/>
    <w:rsid w:val="006200B0"/>
    <w:rsid w:val="006200B9"/>
    <w:rsid w:val="0062016A"/>
    <w:rsid w:val="00620185"/>
    <w:rsid w:val="006202CA"/>
    <w:rsid w:val="00620807"/>
    <w:rsid w:val="00620B18"/>
    <w:rsid w:val="00620C08"/>
    <w:rsid w:val="00621538"/>
    <w:rsid w:val="006215A3"/>
    <w:rsid w:val="006215CD"/>
    <w:rsid w:val="00621753"/>
    <w:rsid w:val="0062178A"/>
    <w:rsid w:val="00621859"/>
    <w:rsid w:val="006219C0"/>
    <w:rsid w:val="00621B43"/>
    <w:rsid w:val="00621C16"/>
    <w:rsid w:val="00621F69"/>
    <w:rsid w:val="006221B2"/>
    <w:rsid w:val="006224C2"/>
    <w:rsid w:val="006224E6"/>
    <w:rsid w:val="00622833"/>
    <w:rsid w:val="00622A06"/>
    <w:rsid w:val="00622D6F"/>
    <w:rsid w:val="00622EF5"/>
    <w:rsid w:val="00623034"/>
    <w:rsid w:val="00623147"/>
    <w:rsid w:val="006233CF"/>
    <w:rsid w:val="006235FE"/>
    <w:rsid w:val="00623602"/>
    <w:rsid w:val="00623643"/>
    <w:rsid w:val="006236DD"/>
    <w:rsid w:val="006237E7"/>
    <w:rsid w:val="006239F6"/>
    <w:rsid w:val="00623A2C"/>
    <w:rsid w:val="00623B0A"/>
    <w:rsid w:val="00623C0B"/>
    <w:rsid w:val="00623E17"/>
    <w:rsid w:val="00623F4D"/>
    <w:rsid w:val="00623FEC"/>
    <w:rsid w:val="0062402C"/>
    <w:rsid w:val="006240B7"/>
    <w:rsid w:val="00624357"/>
    <w:rsid w:val="00624401"/>
    <w:rsid w:val="00624596"/>
    <w:rsid w:val="0062488F"/>
    <w:rsid w:val="00624A74"/>
    <w:rsid w:val="00624BE0"/>
    <w:rsid w:val="00624C14"/>
    <w:rsid w:val="00624CA7"/>
    <w:rsid w:val="00624D5D"/>
    <w:rsid w:val="00624F7F"/>
    <w:rsid w:val="00624FFF"/>
    <w:rsid w:val="0062521B"/>
    <w:rsid w:val="006252BD"/>
    <w:rsid w:val="006254CB"/>
    <w:rsid w:val="00625673"/>
    <w:rsid w:val="00625724"/>
    <w:rsid w:val="006257E0"/>
    <w:rsid w:val="00625872"/>
    <w:rsid w:val="006258FF"/>
    <w:rsid w:val="00625A0E"/>
    <w:rsid w:val="00625C4F"/>
    <w:rsid w:val="00625F01"/>
    <w:rsid w:val="0062615D"/>
    <w:rsid w:val="006261C1"/>
    <w:rsid w:val="00626243"/>
    <w:rsid w:val="006264A2"/>
    <w:rsid w:val="006264B0"/>
    <w:rsid w:val="006268AD"/>
    <w:rsid w:val="00626A5E"/>
    <w:rsid w:val="00626AC4"/>
    <w:rsid w:val="00626AD0"/>
    <w:rsid w:val="00626D91"/>
    <w:rsid w:val="00626E9D"/>
    <w:rsid w:val="00626EC4"/>
    <w:rsid w:val="0062704A"/>
    <w:rsid w:val="006272DE"/>
    <w:rsid w:val="00627407"/>
    <w:rsid w:val="00627832"/>
    <w:rsid w:val="00627C8C"/>
    <w:rsid w:val="00627DD2"/>
    <w:rsid w:val="00627E75"/>
    <w:rsid w:val="00630386"/>
    <w:rsid w:val="0063051D"/>
    <w:rsid w:val="0063054C"/>
    <w:rsid w:val="00630685"/>
    <w:rsid w:val="00630754"/>
    <w:rsid w:val="00630951"/>
    <w:rsid w:val="00630B34"/>
    <w:rsid w:val="00630BB4"/>
    <w:rsid w:val="00630C47"/>
    <w:rsid w:val="006311AD"/>
    <w:rsid w:val="00631282"/>
    <w:rsid w:val="006312A1"/>
    <w:rsid w:val="0063140A"/>
    <w:rsid w:val="00631649"/>
    <w:rsid w:val="00631754"/>
    <w:rsid w:val="0063190E"/>
    <w:rsid w:val="00631957"/>
    <w:rsid w:val="00631A27"/>
    <w:rsid w:val="00631A92"/>
    <w:rsid w:val="00631DE3"/>
    <w:rsid w:val="00631E51"/>
    <w:rsid w:val="00631F0C"/>
    <w:rsid w:val="006320D0"/>
    <w:rsid w:val="0063220D"/>
    <w:rsid w:val="006323A9"/>
    <w:rsid w:val="00632666"/>
    <w:rsid w:val="00632690"/>
    <w:rsid w:val="006326EE"/>
    <w:rsid w:val="00632750"/>
    <w:rsid w:val="00632B0C"/>
    <w:rsid w:val="00632CBB"/>
    <w:rsid w:val="00632D02"/>
    <w:rsid w:val="00632D95"/>
    <w:rsid w:val="00632EA5"/>
    <w:rsid w:val="00632EB7"/>
    <w:rsid w:val="00632ED7"/>
    <w:rsid w:val="00632F66"/>
    <w:rsid w:val="00633127"/>
    <w:rsid w:val="00633380"/>
    <w:rsid w:val="00633431"/>
    <w:rsid w:val="00633513"/>
    <w:rsid w:val="0063352C"/>
    <w:rsid w:val="0063362F"/>
    <w:rsid w:val="00633731"/>
    <w:rsid w:val="00633AAA"/>
    <w:rsid w:val="00633B5F"/>
    <w:rsid w:val="00633B7E"/>
    <w:rsid w:val="00634007"/>
    <w:rsid w:val="00634130"/>
    <w:rsid w:val="006342A0"/>
    <w:rsid w:val="0063433E"/>
    <w:rsid w:val="00634475"/>
    <w:rsid w:val="0063479B"/>
    <w:rsid w:val="0063492B"/>
    <w:rsid w:val="006349CA"/>
    <w:rsid w:val="006349F9"/>
    <w:rsid w:val="00634C8D"/>
    <w:rsid w:val="00634C99"/>
    <w:rsid w:val="00634CA8"/>
    <w:rsid w:val="00634DD1"/>
    <w:rsid w:val="00634FD7"/>
    <w:rsid w:val="00634FFF"/>
    <w:rsid w:val="00635203"/>
    <w:rsid w:val="0063555C"/>
    <w:rsid w:val="00635938"/>
    <w:rsid w:val="00635AC8"/>
    <w:rsid w:val="00635D4C"/>
    <w:rsid w:val="00635F6C"/>
    <w:rsid w:val="0063617F"/>
    <w:rsid w:val="006361CB"/>
    <w:rsid w:val="00636245"/>
    <w:rsid w:val="00636595"/>
    <w:rsid w:val="00636604"/>
    <w:rsid w:val="0063664B"/>
    <w:rsid w:val="00636A1C"/>
    <w:rsid w:val="00636B5A"/>
    <w:rsid w:val="00636B9D"/>
    <w:rsid w:val="00636C53"/>
    <w:rsid w:val="006370FB"/>
    <w:rsid w:val="0063723B"/>
    <w:rsid w:val="00637267"/>
    <w:rsid w:val="00637293"/>
    <w:rsid w:val="00637441"/>
    <w:rsid w:val="00637508"/>
    <w:rsid w:val="00637839"/>
    <w:rsid w:val="00637A43"/>
    <w:rsid w:val="00637B89"/>
    <w:rsid w:val="00637C03"/>
    <w:rsid w:val="0064018B"/>
    <w:rsid w:val="006402E6"/>
    <w:rsid w:val="00640AD8"/>
    <w:rsid w:val="00640EED"/>
    <w:rsid w:val="00641014"/>
    <w:rsid w:val="006410DC"/>
    <w:rsid w:val="00641269"/>
    <w:rsid w:val="0064127F"/>
    <w:rsid w:val="00641398"/>
    <w:rsid w:val="0064151C"/>
    <w:rsid w:val="00641538"/>
    <w:rsid w:val="0064192C"/>
    <w:rsid w:val="00641A6A"/>
    <w:rsid w:val="00641A93"/>
    <w:rsid w:val="00641BD2"/>
    <w:rsid w:val="00641CA8"/>
    <w:rsid w:val="00641D53"/>
    <w:rsid w:val="0064220A"/>
    <w:rsid w:val="006424AF"/>
    <w:rsid w:val="00642666"/>
    <w:rsid w:val="006426E1"/>
    <w:rsid w:val="00642744"/>
    <w:rsid w:val="006427E6"/>
    <w:rsid w:val="006428DB"/>
    <w:rsid w:val="00642C59"/>
    <w:rsid w:val="00642DB3"/>
    <w:rsid w:val="00642FD6"/>
    <w:rsid w:val="00643223"/>
    <w:rsid w:val="0064334C"/>
    <w:rsid w:val="00643359"/>
    <w:rsid w:val="0064364F"/>
    <w:rsid w:val="0064378B"/>
    <w:rsid w:val="00643932"/>
    <w:rsid w:val="006439B6"/>
    <w:rsid w:val="00643A34"/>
    <w:rsid w:val="00643A56"/>
    <w:rsid w:val="00643B16"/>
    <w:rsid w:val="00643D5E"/>
    <w:rsid w:val="00643D9E"/>
    <w:rsid w:val="00643E17"/>
    <w:rsid w:val="00643EDB"/>
    <w:rsid w:val="0064419A"/>
    <w:rsid w:val="00644298"/>
    <w:rsid w:val="00644338"/>
    <w:rsid w:val="006444A0"/>
    <w:rsid w:val="00644550"/>
    <w:rsid w:val="006447B0"/>
    <w:rsid w:val="00644937"/>
    <w:rsid w:val="0064493C"/>
    <w:rsid w:val="00644BC1"/>
    <w:rsid w:val="00644D6A"/>
    <w:rsid w:val="00645097"/>
    <w:rsid w:val="006450C8"/>
    <w:rsid w:val="006451C0"/>
    <w:rsid w:val="006451FB"/>
    <w:rsid w:val="006452CE"/>
    <w:rsid w:val="00645490"/>
    <w:rsid w:val="006456C2"/>
    <w:rsid w:val="00645AAD"/>
    <w:rsid w:val="00645C04"/>
    <w:rsid w:val="00645FC3"/>
    <w:rsid w:val="00646264"/>
    <w:rsid w:val="0064634C"/>
    <w:rsid w:val="0064657E"/>
    <w:rsid w:val="00646A07"/>
    <w:rsid w:val="00646C8B"/>
    <w:rsid w:val="00646DC1"/>
    <w:rsid w:val="00646E57"/>
    <w:rsid w:val="00646F3C"/>
    <w:rsid w:val="006470F9"/>
    <w:rsid w:val="0064729F"/>
    <w:rsid w:val="0064733B"/>
    <w:rsid w:val="00647347"/>
    <w:rsid w:val="00647403"/>
    <w:rsid w:val="0064748D"/>
    <w:rsid w:val="006474B4"/>
    <w:rsid w:val="00647653"/>
    <w:rsid w:val="00647839"/>
    <w:rsid w:val="00647879"/>
    <w:rsid w:val="00647888"/>
    <w:rsid w:val="00647903"/>
    <w:rsid w:val="0064792D"/>
    <w:rsid w:val="00647ABB"/>
    <w:rsid w:val="00647C37"/>
    <w:rsid w:val="00647C8A"/>
    <w:rsid w:val="00650016"/>
    <w:rsid w:val="0065001A"/>
    <w:rsid w:val="0065057C"/>
    <w:rsid w:val="006509E0"/>
    <w:rsid w:val="00650BDF"/>
    <w:rsid w:val="00650CCF"/>
    <w:rsid w:val="00650CE6"/>
    <w:rsid w:val="00650E0C"/>
    <w:rsid w:val="00651275"/>
    <w:rsid w:val="00651294"/>
    <w:rsid w:val="006512C6"/>
    <w:rsid w:val="006512FC"/>
    <w:rsid w:val="006513E3"/>
    <w:rsid w:val="006518F2"/>
    <w:rsid w:val="00651A0F"/>
    <w:rsid w:val="00651A80"/>
    <w:rsid w:val="00651BF6"/>
    <w:rsid w:val="00652369"/>
    <w:rsid w:val="006523AA"/>
    <w:rsid w:val="0065257C"/>
    <w:rsid w:val="00652589"/>
    <w:rsid w:val="006527AF"/>
    <w:rsid w:val="00652A18"/>
    <w:rsid w:val="00652B03"/>
    <w:rsid w:val="00652D74"/>
    <w:rsid w:val="00652E71"/>
    <w:rsid w:val="00652F1E"/>
    <w:rsid w:val="00652FB3"/>
    <w:rsid w:val="0065304B"/>
    <w:rsid w:val="006530B4"/>
    <w:rsid w:val="006531E2"/>
    <w:rsid w:val="006532CF"/>
    <w:rsid w:val="006533B1"/>
    <w:rsid w:val="00653597"/>
    <w:rsid w:val="00653601"/>
    <w:rsid w:val="00653721"/>
    <w:rsid w:val="0065375F"/>
    <w:rsid w:val="006537DE"/>
    <w:rsid w:val="006538BF"/>
    <w:rsid w:val="006538F8"/>
    <w:rsid w:val="006538FD"/>
    <w:rsid w:val="00653910"/>
    <w:rsid w:val="00653B5F"/>
    <w:rsid w:val="00653CF3"/>
    <w:rsid w:val="00653D12"/>
    <w:rsid w:val="00653ECA"/>
    <w:rsid w:val="00654119"/>
    <w:rsid w:val="006541EA"/>
    <w:rsid w:val="006542A1"/>
    <w:rsid w:val="0065449F"/>
    <w:rsid w:val="00654548"/>
    <w:rsid w:val="0065476C"/>
    <w:rsid w:val="006549BC"/>
    <w:rsid w:val="00654AB3"/>
    <w:rsid w:val="00654C3D"/>
    <w:rsid w:val="00654DA2"/>
    <w:rsid w:val="006550E1"/>
    <w:rsid w:val="00655134"/>
    <w:rsid w:val="006552B0"/>
    <w:rsid w:val="00655386"/>
    <w:rsid w:val="006554E3"/>
    <w:rsid w:val="00655705"/>
    <w:rsid w:val="00655799"/>
    <w:rsid w:val="0065586D"/>
    <w:rsid w:val="006558C3"/>
    <w:rsid w:val="00655A6F"/>
    <w:rsid w:val="00655C58"/>
    <w:rsid w:val="00655D4D"/>
    <w:rsid w:val="00655EA6"/>
    <w:rsid w:val="00655FE3"/>
    <w:rsid w:val="00656122"/>
    <w:rsid w:val="006561C8"/>
    <w:rsid w:val="00656350"/>
    <w:rsid w:val="006565B4"/>
    <w:rsid w:val="00656732"/>
    <w:rsid w:val="006568B2"/>
    <w:rsid w:val="00656A8B"/>
    <w:rsid w:val="00656CF8"/>
    <w:rsid w:val="00656E70"/>
    <w:rsid w:val="00656F13"/>
    <w:rsid w:val="00657133"/>
    <w:rsid w:val="00657CCE"/>
    <w:rsid w:val="00657D19"/>
    <w:rsid w:val="00657F23"/>
    <w:rsid w:val="006600FD"/>
    <w:rsid w:val="00660308"/>
    <w:rsid w:val="006604E7"/>
    <w:rsid w:val="00660502"/>
    <w:rsid w:val="0066050D"/>
    <w:rsid w:val="00660763"/>
    <w:rsid w:val="00660914"/>
    <w:rsid w:val="00660A6E"/>
    <w:rsid w:val="00660E3D"/>
    <w:rsid w:val="006610F5"/>
    <w:rsid w:val="00661148"/>
    <w:rsid w:val="006611D3"/>
    <w:rsid w:val="006612FE"/>
    <w:rsid w:val="0066136C"/>
    <w:rsid w:val="006613FB"/>
    <w:rsid w:val="0066171B"/>
    <w:rsid w:val="00661B6B"/>
    <w:rsid w:val="00661C98"/>
    <w:rsid w:val="00661CCA"/>
    <w:rsid w:val="00661D6F"/>
    <w:rsid w:val="00661DCC"/>
    <w:rsid w:val="00661E77"/>
    <w:rsid w:val="00661E79"/>
    <w:rsid w:val="006622CB"/>
    <w:rsid w:val="006623E4"/>
    <w:rsid w:val="00662598"/>
    <w:rsid w:val="00662743"/>
    <w:rsid w:val="0066278B"/>
    <w:rsid w:val="00662952"/>
    <w:rsid w:val="00662CBD"/>
    <w:rsid w:val="00662D37"/>
    <w:rsid w:val="00662D91"/>
    <w:rsid w:val="00662DCB"/>
    <w:rsid w:val="00662E07"/>
    <w:rsid w:val="00662FB0"/>
    <w:rsid w:val="00663597"/>
    <w:rsid w:val="006635EB"/>
    <w:rsid w:val="00663675"/>
    <w:rsid w:val="00663958"/>
    <w:rsid w:val="00663ABB"/>
    <w:rsid w:val="00663C2C"/>
    <w:rsid w:val="00663C35"/>
    <w:rsid w:val="00663DE4"/>
    <w:rsid w:val="00663F55"/>
    <w:rsid w:val="006642CA"/>
    <w:rsid w:val="00664685"/>
    <w:rsid w:val="006646D4"/>
    <w:rsid w:val="006646DF"/>
    <w:rsid w:val="006646E9"/>
    <w:rsid w:val="0066494F"/>
    <w:rsid w:val="00664D4B"/>
    <w:rsid w:val="00664D68"/>
    <w:rsid w:val="00664D9A"/>
    <w:rsid w:val="006650B6"/>
    <w:rsid w:val="006650B8"/>
    <w:rsid w:val="00665379"/>
    <w:rsid w:val="00665416"/>
    <w:rsid w:val="00665C14"/>
    <w:rsid w:val="00665C2D"/>
    <w:rsid w:val="00665CE6"/>
    <w:rsid w:val="00665D4E"/>
    <w:rsid w:val="00665E5D"/>
    <w:rsid w:val="00665FF1"/>
    <w:rsid w:val="0066620E"/>
    <w:rsid w:val="00666405"/>
    <w:rsid w:val="00666601"/>
    <w:rsid w:val="00666B70"/>
    <w:rsid w:val="00666BAF"/>
    <w:rsid w:val="00666EC7"/>
    <w:rsid w:val="00667560"/>
    <w:rsid w:val="006675F7"/>
    <w:rsid w:val="00667680"/>
    <w:rsid w:val="00667A9F"/>
    <w:rsid w:val="00667B33"/>
    <w:rsid w:val="00667B87"/>
    <w:rsid w:val="00667CB2"/>
    <w:rsid w:val="00667D3D"/>
    <w:rsid w:val="00667FAE"/>
    <w:rsid w:val="0067009F"/>
    <w:rsid w:val="00670157"/>
    <w:rsid w:val="006701A0"/>
    <w:rsid w:val="0067025C"/>
    <w:rsid w:val="00670314"/>
    <w:rsid w:val="00670356"/>
    <w:rsid w:val="006703E4"/>
    <w:rsid w:val="0067040B"/>
    <w:rsid w:val="00670425"/>
    <w:rsid w:val="0067042D"/>
    <w:rsid w:val="00670455"/>
    <w:rsid w:val="006705B8"/>
    <w:rsid w:val="00670781"/>
    <w:rsid w:val="006709C7"/>
    <w:rsid w:val="00670A23"/>
    <w:rsid w:val="00670CA9"/>
    <w:rsid w:val="00670CFD"/>
    <w:rsid w:val="00671218"/>
    <w:rsid w:val="0067163A"/>
    <w:rsid w:val="00671691"/>
    <w:rsid w:val="006718C1"/>
    <w:rsid w:val="00671AAA"/>
    <w:rsid w:val="00671E61"/>
    <w:rsid w:val="00671FF8"/>
    <w:rsid w:val="006720CA"/>
    <w:rsid w:val="00672290"/>
    <w:rsid w:val="00672350"/>
    <w:rsid w:val="00672485"/>
    <w:rsid w:val="006724B3"/>
    <w:rsid w:val="0067266F"/>
    <w:rsid w:val="006726B5"/>
    <w:rsid w:val="00672714"/>
    <w:rsid w:val="0067271D"/>
    <w:rsid w:val="00672820"/>
    <w:rsid w:val="00672961"/>
    <w:rsid w:val="006729F3"/>
    <w:rsid w:val="00672E96"/>
    <w:rsid w:val="00672F54"/>
    <w:rsid w:val="0067302F"/>
    <w:rsid w:val="00673062"/>
    <w:rsid w:val="00673277"/>
    <w:rsid w:val="006732B4"/>
    <w:rsid w:val="00673430"/>
    <w:rsid w:val="00673505"/>
    <w:rsid w:val="006735DF"/>
    <w:rsid w:val="006737D9"/>
    <w:rsid w:val="00673A84"/>
    <w:rsid w:val="00673C85"/>
    <w:rsid w:val="00673CF2"/>
    <w:rsid w:val="00673FE6"/>
    <w:rsid w:val="0067405E"/>
    <w:rsid w:val="006745D4"/>
    <w:rsid w:val="006745DD"/>
    <w:rsid w:val="00674675"/>
    <w:rsid w:val="006747A4"/>
    <w:rsid w:val="00674A71"/>
    <w:rsid w:val="00674AE7"/>
    <w:rsid w:val="00674D35"/>
    <w:rsid w:val="00674D9F"/>
    <w:rsid w:val="00674E34"/>
    <w:rsid w:val="00674F1E"/>
    <w:rsid w:val="00674FAD"/>
    <w:rsid w:val="00675154"/>
    <w:rsid w:val="0067541B"/>
    <w:rsid w:val="00675423"/>
    <w:rsid w:val="00675D00"/>
    <w:rsid w:val="00675F3B"/>
    <w:rsid w:val="006760AB"/>
    <w:rsid w:val="006760B4"/>
    <w:rsid w:val="00676180"/>
    <w:rsid w:val="00676248"/>
    <w:rsid w:val="00676268"/>
    <w:rsid w:val="006763F6"/>
    <w:rsid w:val="006764B5"/>
    <w:rsid w:val="0067693D"/>
    <w:rsid w:val="00676981"/>
    <w:rsid w:val="00676CDA"/>
    <w:rsid w:val="00676D74"/>
    <w:rsid w:val="00676D82"/>
    <w:rsid w:val="00676DE5"/>
    <w:rsid w:val="00676E16"/>
    <w:rsid w:val="00677054"/>
    <w:rsid w:val="006775E9"/>
    <w:rsid w:val="00677659"/>
    <w:rsid w:val="00677922"/>
    <w:rsid w:val="00677A98"/>
    <w:rsid w:val="00677B32"/>
    <w:rsid w:val="00677B84"/>
    <w:rsid w:val="00677C26"/>
    <w:rsid w:val="00677CB8"/>
    <w:rsid w:val="0068010D"/>
    <w:rsid w:val="0068012C"/>
    <w:rsid w:val="00680156"/>
    <w:rsid w:val="0068042A"/>
    <w:rsid w:val="006804CE"/>
    <w:rsid w:val="006805BD"/>
    <w:rsid w:val="006805FB"/>
    <w:rsid w:val="0068065E"/>
    <w:rsid w:val="006806C3"/>
    <w:rsid w:val="006807C1"/>
    <w:rsid w:val="00680823"/>
    <w:rsid w:val="00680B5E"/>
    <w:rsid w:val="00680E27"/>
    <w:rsid w:val="00680F10"/>
    <w:rsid w:val="00681016"/>
    <w:rsid w:val="00681183"/>
    <w:rsid w:val="006813AF"/>
    <w:rsid w:val="00681405"/>
    <w:rsid w:val="00681408"/>
    <w:rsid w:val="006814C9"/>
    <w:rsid w:val="006817F3"/>
    <w:rsid w:val="00681841"/>
    <w:rsid w:val="00681C4A"/>
    <w:rsid w:val="00681DF9"/>
    <w:rsid w:val="00681F45"/>
    <w:rsid w:val="0068213B"/>
    <w:rsid w:val="006822AD"/>
    <w:rsid w:val="006824EF"/>
    <w:rsid w:val="00682C1E"/>
    <w:rsid w:val="00682C94"/>
    <w:rsid w:val="00682CE3"/>
    <w:rsid w:val="006830E8"/>
    <w:rsid w:val="0068366A"/>
    <w:rsid w:val="00683706"/>
    <w:rsid w:val="0068395D"/>
    <w:rsid w:val="006839C0"/>
    <w:rsid w:val="00683AA6"/>
    <w:rsid w:val="00683BE5"/>
    <w:rsid w:val="00683E18"/>
    <w:rsid w:val="00684038"/>
    <w:rsid w:val="00684258"/>
    <w:rsid w:val="0068448A"/>
    <w:rsid w:val="00684DC4"/>
    <w:rsid w:val="00684EA2"/>
    <w:rsid w:val="00684EE4"/>
    <w:rsid w:val="00685169"/>
    <w:rsid w:val="006851DF"/>
    <w:rsid w:val="006852FD"/>
    <w:rsid w:val="0068553D"/>
    <w:rsid w:val="0068564A"/>
    <w:rsid w:val="006856AE"/>
    <w:rsid w:val="00685965"/>
    <w:rsid w:val="006859B8"/>
    <w:rsid w:val="00685AEF"/>
    <w:rsid w:val="00685BCB"/>
    <w:rsid w:val="00685C8D"/>
    <w:rsid w:val="006861B3"/>
    <w:rsid w:val="006861C1"/>
    <w:rsid w:val="006863A1"/>
    <w:rsid w:val="006865FC"/>
    <w:rsid w:val="00686798"/>
    <w:rsid w:val="00686804"/>
    <w:rsid w:val="00686878"/>
    <w:rsid w:val="0068688E"/>
    <w:rsid w:val="00686C97"/>
    <w:rsid w:val="0068709C"/>
    <w:rsid w:val="0068754E"/>
    <w:rsid w:val="006879A9"/>
    <w:rsid w:val="00687ADF"/>
    <w:rsid w:val="00687D1E"/>
    <w:rsid w:val="00687D2C"/>
    <w:rsid w:val="00687DD2"/>
    <w:rsid w:val="00687E4F"/>
    <w:rsid w:val="00687E8F"/>
    <w:rsid w:val="00687FA5"/>
    <w:rsid w:val="00687FD7"/>
    <w:rsid w:val="006903C2"/>
    <w:rsid w:val="006903C6"/>
    <w:rsid w:val="00690A4D"/>
    <w:rsid w:val="00690E1C"/>
    <w:rsid w:val="00690EC9"/>
    <w:rsid w:val="00690F31"/>
    <w:rsid w:val="00690F72"/>
    <w:rsid w:val="0069135D"/>
    <w:rsid w:val="00691574"/>
    <w:rsid w:val="00691667"/>
    <w:rsid w:val="006916A6"/>
    <w:rsid w:val="0069174C"/>
    <w:rsid w:val="00691968"/>
    <w:rsid w:val="0069199D"/>
    <w:rsid w:val="00691AC9"/>
    <w:rsid w:val="00691DC2"/>
    <w:rsid w:val="00691F4E"/>
    <w:rsid w:val="00691F9F"/>
    <w:rsid w:val="006920C6"/>
    <w:rsid w:val="0069214F"/>
    <w:rsid w:val="00692265"/>
    <w:rsid w:val="0069260C"/>
    <w:rsid w:val="0069269B"/>
    <w:rsid w:val="006926FD"/>
    <w:rsid w:val="0069271E"/>
    <w:rsid w:val="006927E1"/>
    <w:rsid w:val="00692A52"/>
    <w:rsid w:val="00692BEC"/>
    <w:rsid w:val="00692C01"/>
    <w:rsid w:val="00692D81"/>
    <w:rsid w:val="00692FB8"/>
    <w:rsid w:val="0069306B"/>
    <w:rsid w:val="006930FA"/>
    <w:rsid w:val="006933A3"/>
    <w:rsid w:val="0069340E"/>
    <w:rsid w:val="00693595"/>
    <w:rsid w:val="006935D1"/>
    <w:rsid w:val="006936ED"/>
    <w:rsid w:val="0069380F"/>
    <w:rsid w:val="00693B15"/>
    <w:rsid w:val="00694016"/>
    <w:rsid w:val="006940A2"/>
    <w:rsid w:val="0069414A"/>
    <w:rsid w:val="00694380"/>
    <w:rsid w:val="0069442C"/>
    <w:rsid w:val="006944B4"/>
    <w:rsid w:val="00694541"/>
    <w:rsid w:val="006945A7"/>
    <w:rsid w:val="00694C66"/>
    <w:rsid w:val="00694EAD"/>
    <w:rsid w:val="006950BA"/>
    <w:rsid w:val="006957EF"/>
    <w:rsid w:val="006958C1"/>
    <w:rsid w:val="00695902"/>
    <w:rsid w:val="00695957"/>
    <w:rsid w:val="00695A17"/>
    <w:rsid w:val="00695B5E"/>
    <w:rsid w:val="00695DF9"/>
    <w:rsid w:val="00696003"/>
    <w:rsid w:val="006960D1"/>
    <w:rsid w:val="00696163"/>
    <w:rsid w:val="00696748"/>
    <w:rsid w:val="006969DD"/>
    <w:rsid w:val="00696A5B"/>
    <w:rsid w:val="00696B0D"/>
    <w:rsid w:val="00696BDE"/>
    <w:rsid w:val="00696C8B"/>
    <w:rsid w:val="00696D41"/>
    <w:rsid w:val="00696E65"/>
    <w:rsid w:val="00696E93"/>
    <w:rsid w:val="00696FA4"/>
    <w:rsid w:val="00697275"/>
    <w:rsid w:val="006975B8"/>
    <w:rsid w:val="00697679"/>
    <w:rsid w:val="00697714"/>
    <w:rsid w:val="006978A1"/>
    <w:rsid w:val="00697C75"/>
    <w:rsid w:val="00697C9A"/>
    <w:rsid w:val="00697F90"/>
    <w:rsid w:val="00697FE2"/>
    <w:rsid w:val="006A0662"/>
    <w:rsid w:val="006A08EF"/>
    <w:rsid w:val="006A092B"/>
    <w:rsid w:val="006A0E8A"/>
    <w:rsid w:val="006A0EB8"/>
    <w:rsid w:val="006A10A0"/>
    <w:rsid w:val="006A11F5"/>
    <w:rsid w:val="006A16AA"/>
    <w:rsid w:val="006A18D7"/>
    <w:rsid w:val="006A1CB9"/>
    <w:rsid w:val="006A1FFB"/>
    <w:rsid w:val="006A21CC"/>
    <w:rsid w:val="006A22EA"/>
    <w:rsid w:val="006A2300"/>
    <w:rsid w:val="006A23FB"/>
    <w:rsid w:val="006A24DC"/>
    <w:rsid w:val="006A2501"/>
    <w:rsid w:val="006A262C"/>
    <w:rsid w:val="006A2AA9"/>
    <w:rsid w:val="006A2E9F"/>
    <w:rsid w:val="006A2FB1"/>
    <w:rsid w:val="006A31B3"/>
    <w:rsid w:val="006A31B4"/>
    <w:rsid w:val="006A3309"/>
    <w:rsid w:val="006A34CF"/>
    <w:rsid w:val="006A364F"/>
    <w:rsid w:val="006A39D0"/>
    <w:rsid w:val="006A3A63"/>
    <w:rsid w:val="006A3A65"/>
    <w:rsid w:val="006A3B84"/>
    <w:rsid w:val="006A3DFF"/>
    <w:rsid w:val="006A3F89"/>
    <w:rsid w:val="006A419F"/>
    <w:rsid w:val="006A4245"/>
    <w:rsid w:val="006A4323"/>
    <w:rsid w:val="006A4480"/>
    <w:rsid w:val="006A4822"/>
    <w:rsid w:val="006A4F19"/>
    <w:rsid w:val="006A50B4"/>
    <w:rsid w:val="006A5183"/>
    <w:rsid w:val="006A5548"/>
    <w:rsid w:val="006A5678"/>
    <w:rsid w:val="006A5857"/>
    <w:rsid w:val="006A58E5"/>
    <w:rsid w:val="006A59B3"/>
    <w:rsid w:val="006A5B46"/>
    <w:rsid w:val="006A5B94"/>
    <w:rsid w:val="006A5EF8"/>
    <w:rsid w:val="006A5F94"/>
    <w:rsid w:val="006A6042"/>
    <w:rsid w:val="006A66A1"/>
    <w:rsid w:val="006A66DA"/>
    <w:rsid w:val="006A67FA"/>
    <w:rsid w:val="006A6818"/>
    <w:rsid w:val="006A693A"/>
    <w:rsid w:val="006A6ABC"/>
    <w:rsid w:val="006A6C3D"/>
    <w:rsid w:val="006A6EA3"/>
    <w:rsid w:val="006A6F72"/>
    <w:rsid w:val="006A6FCD"/>
    <w:rsid w:val="006A7058"/>
    <w:rsid w:val="006A710B"/>
    <w:rsid w:val="006A71E9"/>
    <w:rsid w:val="006A75C8"/>
    <w:rsid w:val="006A76A8"/>
    <w:rsid w:val="006A7776"/>
    <w:rsid w:val="006A77F9"/>
    <w:rsid w:val="006A79AB"/>
    <w:rsid w:val="006A7C26"/>
    <w:rsid w:val="006A7C90"/>
    <w:rsid w:val="006A7D05"/>
    <w:rsid w:val="006B002F"/>
    <w:rsid w:val="006B037C"/>
    <w:rsid w:val="006B0488"/>
    <w:rsid w:val="006B07D6"/>
    <w:rsid w:val="006B0B7F"/>
    <w:rsid w:val="006B0B85"/>
    <w:rsid w:val="006B0BFC"/>
    <w:rsid w:val="006B0EAB"/>
    <w:rsid w:val="006B0F61"/>
    <w:rsid w:val="006B0FF5"/>
    <w:rsid w:val="006B1157"/>
    <w:rsid w:val="006B116F"/>
    <w:rsid w:val="006B11F9"/>
    <w:rsid w:val="006B146A"/>
    <w:rsid w:val="006B170D"/>
    <w:rsid w:val="006B1866"/>
    <w:rsid w:val="006B187B"/>
    <w:rsid w:val="006B195D"/>
    <w:rsid w:val="006B1C4B"/>
    <w:rsid w:val="006B1C4F"/>
    <w:rsid w:val="006B1C57"/>
    <w:rsid w:val="006B2022"/>
    <w:rsid w:val="006B2079"/>
    <w:rsid w:val="006B220A"/>
    <w:rsid w:val="006B220B"/>
    <w:rsid w:val="006B2241"/>
    <w:rsid w:val="006B28E4"/>
    <w:rsid w:val="006B2AA5"/>
    <w:rsid w:val="006B2FEF"/>
    <w:rsid w:val="006B2FF6"/>
    <w:rsid w:val="006B3012"/>
    <w:rsid w:val="006B30C1"/>
    <w:rsid w:val="006B3197"/>
    <w:rsid w:val="006B31C0"/>
    <w:rsid w:val="006B3326"/>
    <w:rsid w:val="006B3352"/>
    <w:rsid w:val="006B34C9"/>
    <w:rsid w:val="006B355E"/>
    <w:rsid w:val="006B3586"/>
    <w:rsid w:val="006B36AF"/>
    <w:rsid w:val="006B3827"/>
    <w:rsid w:val="006B397F"/>
    <w:rsid w:val="006B3CFD"/>
    <w:rsid w:val="006B3D31"/>
    <w:rsid w:val="006B3D7E"/>
    <w:rsid w:val="006B4398"/>
    <w:rsid w:val="006B4480"/>
    <w:rsid w:val="006B4502"/>
    <w:rsid w:val="006B4679"/>
    <w:rsid w:val="006B46C2"/>
    <w:rsid w:val="006B4757"/>
    <w:rsid w:val="006B47C5"/>
    <w:rsid w:val="006B4866"/>
    <w:rsid w:val="006B4903"/>
    <w:rsid w:val="006B494D"/>
    <w:rsid w:val="006B4BFF"/>
    <w:rsid w:val="006B4E35"/>
    <w:rsid w:val="006B4E56"/>
    <w:rsid w:val="006B52C0"/>
    <w:rsid w:val="006B5401"/>
    <w:rsid w:val="006B5522"/>
    <w:rsid w:val="006B568F"/>
    <w:rsid w:val="006B5698"/>
    <w:rsid w:val="006B5736"/>
    <w:rsid w:val="006B575D"/>
    <w:rsid w:val="006B582B"/>
    <w:rsid w:val="006B58D6"/>
    <w:rsid w:val="006B5B34"/>
    <w:rsid w:val="006B5C0C"/>
    <w:rsid w:val="006B5D7E"/>
    <w:rsid w:val="006B5DEB"/>
    <w:rsid w:val="006B609A"/>
    <w:rsid w:val="006B60BD"/>
    <w:rsid w:val="006B6549"/>
    <w:rsid w:val="006B680E"/>
    <w:rsid w:val="006B6817"/>
    <w:rsid w:val="006B6AB3"/>
    <w:rsid w:val="006B6E72"/>
    <w:rsid w:val="006B6F8E"/>
    <w:rsid w:val="006B7057"/>
    <w:rsid w:val="006B71B2"/>
    <w:rsid w:val="006B7522"/>
    <w:rsid w:val="006B754E"/>
    <w:rsid w:val="006B75C9"/>
    <w:rsid w:val="006B79AB"/>
    <w:rsid w:val="006B7B0F"/>
    <w:rsid w:val="006B7C41"/>
    <w:rsid w:val="006B7F10"/>
    <w:rsid w:val="006C01A0"/>
    <w:rsid w:val="006C03FE"/>
    <w:rsid w:val="006C044A"/>
    <w:rsid w:val="006C0647"/>
    <w:rsid w:val="006C08E9"/>
    <w:rsid w:val="006C0938"/>
    <w:rsid w:val="006C09C3"/>
    <w:rsid w:val="006C0A9A"/>
    <w:rsid w:val="006C0B38"/>
    <w:rsid w:val="006C0E21"/>
    <w:rsid w:val="006C1056"/>
    <w:rsid w:val="006C10C1"/>
    <w:rsid w:val="006C1573"/>
    <w:rsid w:val="006C179B"/>
    <w:rsid w:val="006C1DDD"/>
    <w:rsid w:val="006C21B3"/>
    <w:rsid w:val="006C2306"/>
    <w:rsid w:val="006C240D"/>
    <w:rsid w:val="006C24B9"/>
    <w:rsid w:val="006C25B7"/>
    <w:rsid w:val="006C2773"/>
    <w:rsid w:val="006C2976"/>
    <w:rsid w:val="006C29CC"/>
    <w:rsid w:val="006C2A47"/>
    <w:rsid w:val="006C2A66"/>
    <w:rsid w:val="006C2CA5"/>
    <w:rsid w:val="006C2D85"/>
    <w:rsid w:val="006C2ED5"/>
    <w:rsid w:val="006C320B"/>
    <w:rsid w:val="006C3251"/>
    <w:rsid w:val="006C326B"/>
    <w:rsid w:val="006C352E"/>
    <w:rsid w:val="006C3807"/>
    <w:rsid w:val="006C3967"/>
    <w:rsid w:val="006C3AE5"/>
    <w:rsid w:val="006C3B69"/>
    <w:rsid w:val="006C3D79"/>
    <w:rsid w:val="006C3E80"/>
    <w:rsid w:val="006C40A5"/>
    <w:rsid w:val="006C4111"/>
    <w:rsid w:val="006C4127"/>
    <w:rsid w:val="006C4193"/>
    <w:rsid w:val="006C4366"/>
    <w:rsid w:val="006C4548"/>
    <w:rsid w:val="006C4743"/>
    <w:rsid w:val="006C49AB"/>
    <w:rsid w:val="006C49BC"/>
    <w:rsid w:val="006C4BEC"/>
    <w:rsid w:val="006C4CE1"/>
    <w:rsid w:val="006C511C"/>
    <w:rsid w:val="006C5176"/>
    <w:rsid w:val="006C5330"/>
    <w:rsid w:val="006C5415"/>
    <w:rsid w:val="006C5663"/>
    <w:rsid w:val="006C57F9"/>
    <w:rsid w:val="006C59DD"/>
    <w:rsid w:val="006C5B42"/>
    <w:rsid w:val="006C5B76"/>
    <w:rsid w:val="006C5C66"/>
    <w:rsid w:val="006C5E88"/>
    <w:rsid w:val="006C64EB"/>
    <w:rsid w:val="006C6D55"/>
    <w:rsid w:val="006C6EEE"/>
    <w:rsid w:val="006C7048"/>
    <w:rsid w:val="006C7049"/>
    <w:rsid w:val="006C74E9"/>
    <w:rsid w:val="006C766D"/>
    <w:rsid w:val="006C76CB"/>
    <w:rsid w:val="006C76EE"/>
    <w:rsid w:val="006C79B1"/>
    <w:rsid w:val="006C79C5"/>
    <w:rsid w:val="006C7AD6"/>
    <w:rsid w:val="006C7C15"/>
    <w:rsid w:val="006C7DCB"/>
    <w:rsid w:val="006C7F7C"/>
    <w:rsid w:val="006D0427"/>
    <w:rsid w:val="006D0534"/>
    <w:rsid w:val="006D073F"/>
    <w:rsid w:val="006D08F9"/>
    <w:rsid w:val="006D09C8"/>
    <w:rsid w:val="006D0DF3"/>
    <w:rsid w:val="006D0F35"/>
    <w:rsid w:val="006D11EB"/>
    <w:rsid w:val="006D13C8"/>
    <w:rsid w:val="006D14EE"/>
    <w:rsid w:val="006D16AB"/>
    <w:rsid w:val="006D1C4C"/>
    <w:rsid w:val="006D1C71"/>
    <w:rsid w:val="006D1E7A"/>
    <w:rsid w:val="006D2144"/>
    <w:rsid w:val="006D231F"/>
    <w:rsid w:val="006D283A"/>
    <w:rsid w:val="006D2853"/>
    <w:rsid w:val="006D292C"/>
    <w:rsid w:val="006D2989"/>
    <w:rsid w:val="006D2E38"/>
    <w:rsid w:val="006D2EAB"/>
    <w:rsid w:val="006D2ED2"/>
    <w:rsid w:val="006D312A"/>
    <w:rsid w:val="006D3618"/>
    <w:rsid w:val="006D3867"/>
    <w:rsid w:val="006D38F1"/>
    <w:rsid w:val="006D3937"/>
    <w:rsid w:val="006D3C6C"/>
    <w:rsid w:val="006D3CA1"/>
    <w:rsid w:val="006D3CC7"/>
    <w:rsid w:val="006D3D0D"/>
    <w:rsid w:val="006D3D3E"/>
    <w:rsid w:val="006D3E7E"/>
    <w:rsid w:val="006D3FAF"/>
    <w:rsid w:val="006D452F"/>
    <w:rsid w:val="006D4667"/>
    <w:rsid w:val="006D488A"/>
    <w:rsid w:val="006D48E4"/>
    <w:rsid w:val="006D4BA0"/>
    <w:rsid w:val="006D4BEC"/>
    <w:rsid w:val="006D4FDA"/>
    <w:rsid w:val="006D5094"/>
    <w:rsid w:val="006D5134"/>
    <w:rsid w:val="006D546B"/>
    <w:rsid w:val="006D55E5"/>
    <w:rsid w:val="006D5944"/>
    <w:rsid w:val="006D5975"/>
    <w:rsid w:val="006D5A0D"/>
    <w:rsid w:val="006D5A60"/>
    <w:rsid w:val="006D5BC2"/>
    <w:rsid w:val="006D6226"/>
    <w:rsid w:val="006D62CF"/>
    <w:rsid w:val="006D647A"/>
    <w:rsid w:val="006D6709"/>
    <w:rsid w:val="006D676E"/>
    <w:rsid w:val="006D68E6"/>
    <w:rsid w:val="006D6965"/>
    <w:rsid w:val="006D6A8B"/>
    <w:rsid w:val="006D6AD0"/>
    <w:rsid w:val="006D6B55"/>
    <w:rsid w:val="006D6E16"/>
    <w:rsid w:val="006D6E4A"/>
    <w:rsid w:val="006D6F0D"/>
    <w:rsid w:val="006D7169"/>
    <w:rsid w:val="006D7377"/>
    <w:rsid w:val="006D73E8"/>
    <w:rsid w:val="006D7468"/>
    <w:rsid w:val="006D7506"/>
    <w:rsid w:val="006D7812"/>
    <w:rsid w:val="006D79FF"/>
    <w:rsid w:val="006D7AB2"/>
    <w:rsid w:val="006D7BBA"/>
    <w:rsid w:val="006D7C96"/>
    <w:rsid w:val="006D7E23"/>
    <w:rsid w:val="006E00D7"/>
    <w:rsid w:val="006E01BA"/>
    <w:rsid w:val="006E0256"/>
    <w:rsid w:val="006E0326"/>
    <w:rsid w:val="006E03E3"/>
    <w:rsid w:val="006E0423"/>
    <w:rsid w:val="006E050D"/>
    <w:rsid w:val="006E052D"/>
    <w:rsid w:val="006E08A8"/>
    <w:rsid w:val="006E09C6"/>
    <w:rsid w:val="006E0F1A"/>
    <w:rsid w:val="006E1252"/>
    <w:rsid w:val="006E13B5"/>
    <w:rsid w:val="006E13D1"/>
    <w:rsid w:val="006E14AE"/>
    <w:rsid w:val="006E14FA"/>
    <w:rsid w:val="006E157B"/>
    <w:rsid w:val="006E1741"/>
    <w:rsid w:val="006E1A7C"/>
    <w:rsid w:val="006E1C75"/>
    <w:rsid w:val="006E1FE3"/>
    <w:rsid w:val="006E2063"/>
    <w:rsid w:val="006E2102"/>
    <w:rsid w:val="006E225C"/>
    <w:rsid w:val="006E23B4"/>
    <w:rsid w:val="006E2530"/>
    <w:rsid w:val="006E26D0"/>
    <w:rsid w:val="006E2739"/>
    <w:rsid w:val="006E2A46"/>
    <w:rsid w:val="006E2CDF"/>
    <w:rsid w:val="006E2E83"/>
    <w:rsid w:val="006E2EE3"/>
    <w:rsid w:val="006E3098"/>
    <w:rsid w:val="006E30C3"/>
    <w:rsid w:val="006E3233"/>
    <w:rsid w:val="006E39C5"/>
    <w:rsid w:val="006E3E5F"/>
    <w:rsid w:val="006E3EE7"/>
    <w:rsid w:val="006E407B"/>
    <w:rsid w:val="006E40FB"/>
    <w:rsid w:val="006E429D"/>
    <w:rsid w:val="006E429F"/>
    <w:rsid w:val="006E4348"/>
    <w:rsid w:val="006E437A"/>
    <w:rsid w:val="006E45B8"/>
    <w:rsid w:val="006E4881"/>
    <w:rsid w:val="006E4AA1"/>
    <w:rsid w:val="006E4AE1"/>
    <w:rsid w:val="006E4B39"/>
    <w:rsid w:val="006E4BDA"/>
    <w:rsid w:val="006E4C12"/>
    <w:rsid w:val="006E4D3F"/>
    <w:rsid w:val="006E5229"/>
    <w:rsid w:val="006E56C4"/>
    <w:rsid w:val="006E594A"/>
    <w:rsid w:val="006E59C6"/>
    <w:rsid w:val="006E5AB6"/>
    <w:rsid w:val="006E5B00"/>
    <w:rsid w:val="006E5C74"/>
    <w:rsid w:val="006E6641"/>
    <w:rsid w:val="006E69B5"/>
    <w:rsid w:val="006E6BFC"/>
    <w:rsid w:val="006E6C08"/>
    <w:rsid w:val="006E6C6C"/>
    <w:rsid w:val="006E6CF6"/>
    <w:rsid w:val="006E6DC1"/>
    <w:rsid w:val="006E6E0E"/>
    <w:rsid w:val="006E6F2D"/>
    <w:rsid w:val="006E706D"/>
    <w:rsid w:val="006E7196"/>
    <w:rsid w:val="006E72B3"/>
    <w:rsid w:val="006E74F5"/>
    <w:rsid w:val="006E7824"/>
    <w:rsid w:val="006E7970"/>
    <w:rsid w:val="006F02B7"/>
    <w:rsid w:val="006F02E0"/>
    <w:rsid w:val="006F034F"/>
    <w:rsid w:val="006F0510"/>
    <w:rsid w:val="006F05C4"/>
    <w:rsid w:val="006F05DB"/>
    <w:rsid w:val="006F05DE"/>
    <w:rsid w:val="006F08ED"/>
    <w:rsid w:val="006F0BB8"/>
    <w:rsid w:val="006F0C82"/>
    <w:rsid w:val="006F0D41"/>
    <w:rsid w:val="006F101F"/>
    <w:rsid w:val="006F13D6"/>
    <w:rsid w:val="006F1687"/>
    <w:rsid w:val="006F169B"/>
    <w:rsid w:val="006F18AF"/>
    <w:rsid w:val="006F19D2"/>
    <w:rsid w:val="006F1BBD"/>
    <w:rsid w:val="006F1FC6"/>
    <w:rsid w:val="006F229F"/>
    <w:rsid w:val="006F22F9"/>
    <w:rsid w:val="006F2558"/>
    <w:rsid w:val="006F2892"/>
    <w:rsid w:val="006F2B2E"/>
    <w:rsid w:val="006F2BA3"/>
    <w:rsid w:val="006F2CF1"/>
    <w:rsid w:val="006F2D32"/>
    <w:rsid w:val="006F2D97"/>
    <w:rsid w:val="006F2DFD"/>
    <w:rsid w:val="006F2EE8"/>
    <w:rsid w:val="006F35D8"/>
    <w:rsid w:val="006F3920"/>
    <w:rsid w:val="006F3923"/>
    <w:rsid w:val="006F392C"/>
    <w:rsid w:val="006F3995"/>
    <w:rsid w:val="006F40A9"/>
    <w:rsid w:val="006F4298"/>
    <w:rsid w:val="006F42FD"/>
    <w:rsid w:val="006F4512"/>
    <w:rsid w:val="006F47A3"/>
    <w:rsid w:val="006F48A7"/>
    <w:rsid w:val="006F48D7"/>
    <w:rsid w:val="006F49B5"/>
    <w:rsid w:val="006F4B38"/>
    <w:rsid w:val="006F4D89"/>
    <w:rsid w:val="006F4DE4"/>
    <w:rsid w:val="006F4E43"/>
    <w:rsid w:val="006F4E4A"/>
    <w:rsid w:val="006F4E78"/>
    <w:rsid w:val="006F508A"/>
    <w:rsid w:val="006F509B"/>
    <w:rsid w:val="006F535A"/>
    <w:rsid w:val="006F5582"/>
    <w:rsid w:val="006F56B6"/>
    <w:rsid w:val="006F5707"/>
    <w:rsid w:val="006F5A25"/>
    <w:rsid w:val="006F5D13"/>
    <w:rsid w:val="006F5E24"/>
    <w:rsid w:val="006F5E7F"/>
    <w:rsid w:val="006F6069"/>
    <w:rsid w:val="006F6212"/>
    <w:rsid w:val="006F658E"/>
    <w:rsid w:val="006F65F4"/>
    <w:rsid w:val="006F67C9"/>
    <w:rsid w:val="006F6898"/>
    <w:rsid w:val="006F69B9"/>
    <w:rsid w:val="006F6BDA"/>
    <w:rsid w:val="006F6E28"/>
    <w:rsid w:val="006F6E66"/>
    <w:rsid w:val="006F6EEF"/>
    <w:rsid w:val="006F7231"/>
    <w:rsid w:val="006F730B"/>
    <w:rsid w:val="006F73FF"/>
    <w:rsid w:val="006F7788"/>
    <w:rsid w:val="006F77F2"/>
    <w:rsid w:val="006F7904"/>
    <w:rsid w:val="006F7A04"/>
    <w:rsid w:val="006F7AB8"/>
    <w:rsid w:val="00700157"/>
    <w:rsid w:val="00700298"/>
    <w:rsid w:val="007004B1"/>
    <w:rsid w:val="0070051E"/>
    <w:rsid w:val="00700688"/>
    <w:rsid w:val="00700766"/>
    <w:rsid w:val="0070077F"/>
    <w:rsid w:val="007008A4"/>
    <w:rsid w:val="00700AE4"/>
    <w:rsid w:val="00700AE9"/>
    <w:rsid w:val="00700B52"/>
    <w:rsid w:val="00700B9E"/>
    <w:rsid w:val="00700DFF"/>
    <w:rsid w:val="00700F32"/>
    <w:rsid w:val="00700FC5"/>
    <w:rsid w:val="00701032"/>
    <w:rsid w:val="007010C6"/>
    <w:rsid w:val="0070129D"/>
    <w:rsid w:val="0070131E"/>
    <w:rsid w:val="0070153E"/>
    <w:rsid w:val="007015B9"/>
    <w:rsid w:val="007015BB"/>
    <w:rsid w:val="007015BC"/>
    <w:rsid w:val="0070167A"/>
    <w:rsid w:val="007016BB"/>
    <w:rsid w:val="007017D9"/>
    <w:rsid w:val="00701A34"/>
    <w:rsid w:val="00701AD3"/>
    <w:rsid w:val="00701BFF"/>
    <w:rsid w:val="00701EE7"/>
    <w:rsid w:val="0070213C"/>
    <w:rsid w:val="00702153"/>
    <w:rsid w:val="007022EB"/>
    <w:rsid w:val="0070274D"/>
    <w:rsid w:val="00702867"/>
    <w:rsid w:val="00702A0B"/>
    <w:rsid w:val="00702D9C"/>
    <w:rsid w:val="00702E6A"/>
    <w:rsid w:val="00702FF4"/>
    <w:rsid w:val="007030EF"/>
    <w:rsid w:val="007033A8"/>
    <w:rsid w:val="007033B4"/>
    <w:rsid w:val="00703536"/>
    <w:rsid w:val="007035C6"/>
    <w:rsid w:val="007036BF"/>
    <w:rsid w:val="007036F8"/>
    <w:rsid w:val="007037B0"/>
    <w:rsid w:val="007037CB"/>
    <w:rsid w:val="0070389E"/>
    <w:rsid w:val="00703A3A"/>
    <w:rsid w:val="00703D78"/>
    <w:rsid w:val="00703E12"/>
    <w:rsid w:val="00703F45"/>
    <w:rsid w:val="00703F83"/>
    <w:rsid w:val="007040DB"/>
    <w:rsid w:val="00704374"/>
    <w:rsid w:val="007047C2"/>
    <w:rsid w:val="00704A43"/>
    <w:rsid w:val="00704C6A"/>
    <w:rsid w:val="00704E3F"/>
    <w:rsid w:val="0070512A"/>
    <w:rsid w:val="007052FC"/>
    <w:rsid w:val="00705464"/>
    <w:rsid w:val="007055D2"/>
    <w:rsid w:val="00705979"/>
    <w:rsid w:val="00705B3E"/>
    <w:rsid w:val="00705B91"/>
    <w:rsid w:val="00705E54"/>
    <w:rsid w:val="00705F5A"/>
    <w:rsid w:val="007060A8"/>
    <w:rsid w:val="007065FA"/>
    <w:rsid w:val="0070662C"/>
    <w:rsid w:val="00706924"/>
    <w:rsid w:val="007069E6"/>
    <w:rsid w:val="00706AA5"/>
    <w:rsid w:val="00706D10"/>
    <w:rsid w:val="00706ECE"/>
    <w:rsid w:val="00706ED1"/>
    <w:rsid w:val="00706EE4"/>
    <w:rsid w:val="0070713D"/>
    <w:rsid w:val="00707150"/>
    <w:rsid w:val="007071DD"/>
    <w:rsid w:val="00707647"/>
    <w:rsid w:val="0070767B"/>
    <w:rsid w:val="00707839"/>
    <w:rsid w:val="0070787A"/>
    <w:rsid w:val="00707917"/>
    <w:rsid w:val="00707A76"/>
    <w:rsid w:val="00707B39"/>
    <w:rsid w:val="00707B88"/>
    <w:rsid w:val="00707BE9"/>
    <w:rsid w:val="00707C4A"/>
    <w:rsid w:val="00707D27"/>
    <w:rsid w:val="00707EE3"/>
    <w:rsid w:val="007101B0"/>
    <w:rsid w:val="007101C1"/>
    <w:rsid w:val="007103B4"/>
    <w:rsid w:val="00710441"/>
    <w:rsid w:val="00710581"/>
    <w:rsid w:val="007105C5"/>
    <w:rsid w:val="00710622"/>
    <w:rsid w:val="00710A31"/>
    <w:rsid w:val="00710A47"/>
    <w:rsid w:val="00710BC7"/>
    <w:rsid w:val="00710D3B"/>
    <w:rsid w:val="00710D85"/>
    <w:rsid w:val="00710DEC"/>
    <w:rsid w:val="00710DFA"/>
    <w:rsid w:val="00710E35"/>
    <w:rsid w:val="00710EAE"/>
    <w:rsid w:val="00710EED"/>
    <w:rsid w:val="0071100E"/>
    <w:rsid w:val="007110DF"/>
    <w:rsid w:val="00711650"/>
    <w:rsid w:val="0071175D"/>
    <w:rsid w:val="007117F3"/>
    <w:rsid w:val="00711C5E"/>
    <w:rsid w:val="00711E0E"/>
    <w:rsid w:val="00711F37"/>
    <w:rsid w:val="007121D1"/>
    <w:rsid w:val="007127F4"/>
    <w:rsid w:val="00712A62"/>
    <w:rsid w:val="00712B5F"/>
    <w:rsid w:val="007133E8"/>
    <w:rsid w:val="00713733"/>
    <w:rsid w:val="007137A5"/>
    <w:rsid w:val="007138E6"/>
    <w:rsid w:val="00713914"/>
    <w:rsid w:val="00713A74"/>
    <w:rsid w:val="00713ECE"/>
    <w:rsid w:val="00714155"/>
    <w:rsid w:val="00714190"/>
    <w:rsid w:val="007141B3"/>
    <w:rsid w:val="00714212"/>
    <w:rsid w:val="00714490"/>
    <w:rsid w:val="0071469A"/>
    <w:rsid w:val="007147B4"/>
    <w:rsid w:val="007149E8"/>
    <w:rsid w:val="00714AA7"/>
    <w:rsid w:val="00714B85"/>
    <w:rsid w:val="00714C5A"/>
    <w:rsid w:val="00714DC8"/>
    <w:rsid w:val="00715148"/>
    <w:rsid w:val="00715215"/>
    <w:rsid w:val="00715876"/>
    <w:rsid w:val="00715CD5"/>
    <w:rsid w:val="00715D3C"/>
    <w:rsid w:val="007165B6"/>
    <w:rsid w:val="00716642"/>
    <w:rsid w:val="00716738"/>
    <w:rsid w:val="0071687B"/>
    <w:rsid w:val="00716A90"/>
    <w:rsid w:val="00716F3D"/>
    <w:rsid w:val="00716F42"/>
    <w:rsid w:val="007170DA"/>
    <w:rsid w:val="007170E3"/>
    <w:rsid w:val="007171A2"/>
    <w:rsid w:val="00717612"/>
    <w:rsid w:val="00717787"/>
    <w:rsid w:val="00717891"/>
    <w:rsid w:val="00717A48"/>
    <w:rsid w:val="00717AE8"/>
    <w:rsid w:val="00717B13"/>
    <w:rsid w:val="00717CEC"/>
    <w:rsid w:val="00717D7D"/>
    <w:rsid w:val="00717E52"/>
    <w:rsid w:val="00717EF4"/>
    <w:rsid w:val="00717FC5"/>
    <w:rsid w:val="00717FEA"/>
    <w:rsid w:val="00720421"/>
    <w:rsid w:val="00720627"/>
    <w:rsid w:val="007206A0"/>
    <w:rsid w:val="0072075B"/>
    <w:rsid w:val="00720B34"/>
    <w:rsid w:val="00720C28"/>
    <w:rsid w:val="00720F14"/>
    <w:rsid w:val="00720F47"/>
    <w:rsid w:val="0072123D"/>
    <w:rsid w:val="00721336"/>
    <w:rsid w:val="00721945"/>
    <w:rsid w:val="0072198B"/>
    <w:rsid w:val="00721BC7"/>
    <w:rsid w:val="00721BF6"/>
    <w:rsid w:val="00721CB2"/>
    <w:rsid w:val="00721F3E"/>
    <w:rsid w:val="00721F53"/>
    <w:rsid w:val="00722088"/>
    <w:rsid w:val="0072215D"/>
    <w:rsid w:val="007221E8"/>
    <w:rsid w:val="007225E3"/>
    <w:rsid w:val="00722648"/>
    <w:rsid w:val="00722830"/>
    <w:rsid w:val="00722880"/>
    <w:rsid w:val="00722C32"/>
    <w:rsid w:val="00722CC1"/>
    <w:rsid w:val="0072306C"/>
    <w:rsid w:val="00723102"/>
    <w:rsid w:val="007233DA"/>
    <w:rsid w:val="0072352A"/>
    <w:rsid w:val="00723547"/>
    <w:rsid w:val="007235B0"/>
    <w:rsid w:val="00723675"/>
    <w:rsid w:val="00723844"/>
    <w:rsid w:val="0072386F"/>
    <w:rsid w:val="00723937"/>
    <w:rsid w:val="00723B5C"/>
    <w:rsid w:val="00723CC0"/>
    <w:rsid w:val="00723D5C"/>
    <w:rsid w:val="0072410E"/>
    <w:rsid w:val="00724296"/>
    <w:rsid w:val="0072459B"/>
    <w:rsid w:val="007248E4"/>
    <w:rsid w:val="007249A1"/>
    <w:rsid w:val="00724B7D"/>
    <w:rsid w:val="00724C89"/>
    <w:rsid w:val="00724D52"/>
    <w:rsid w:val="00724D8A"/>
    <w:rsid w:val="00724DB7"/>
    <w:rsid w:val="00725047"/>
    <w:rsid w:val="0072520A"/>
    <w:rsid w:val="0072534E"/>
    <w:rsid w:val="007257AA"/>
    <w:rsid w:val="00725AE7"/>
    <w:rsid w:val="00725D51"/>
    <w:rsid w:val="00725DA7"/>
    <w:rsid w:val="00725DC2"/>
    <w:rsid w:val="00725FEA"/>
    <w:rsid w:val="00726102"/>
    <w:rsid w:val="00726208"/>
    <w:rsid w:val="00726402"/>
    <w:rsid w:val="0072647D"/>
    <w:rsid w:val="007265C2"/>
    <w:rsid w:val="00726603"/>
    <w:rsid w:val="007267D0"/>
    <w:rsid w:val="007269A4"/>
    <w:rsid w:val="00726A69"/>
    <w:rsid w:val="00726AD3"/>
    <w:rsid w:val="00726ADC"/>
    <w:rsid w:val="00726C99"/>
    <w:rsid w:val="00726CF0"/>
    <w:rsid w:val="00726EAE"/>
    <w:rsid w:val="007270E5"/>
    <w:rsid w:val="007271AF"/>
    <w:rsid w:val="00727211"/>
    <w:rsid w:val="00727262"/>
    <w:rsid w:val="007278CB"/>
    <w:rsid w:val="00727956"/>
    <w:rsid w:val="00727AFF"/>
    <w:rsid w:val="00727C38"/>
    <w:rsid w:val="00727EFF"/>
    <w:rsid w:val="00727F57"/>
    <w:rsid w:val="00730288"/>
    <w:rsid w:val="00730408"/>
    <w:rsid w:val="00730439"/>
    <w:rsid w:val="007304A6"/>
    <w:rsid w:val="00730511"/>
    <w:rsid w:val="0073055A"/>
    <w:rsid w:val="0073069B"/>
    <w:rsid w:val="00730A07"/>
    <w:rsid w:val="00730C2E"/>
    <w:rsid w:val="00731116"/>
    <w:rsid w:val="007312F3"/>
    <w:rsid w:val="007314C5"/>
    <w:rsid w:val="00731505"/>
    <w:rsid w:val="00731602"/>
    <w:rsid w:val="0073165F"/>
    <w:rsid w:val="007319FB"/>
    <w:rsid w:val="00731C47"/>
    <w:rsid w:val="00731D68"/>
    <w:rsid w:val="00731F61"/>
    <w:rsid w:val="00731F8C"/>
    <w:rsid w:val="007320C2"/>
    <w:rsid w:val="007322AF"/>
    <w:rsid w:val="007322B9"/>
    <w:rsid w:val="00732558"/>
    <w:rsid w:val="007325D6"/>
    <w:rsid w:val="0073272C"/>
    <w:rsid w:val="007327D6"/>
    <w:rsid w:val="0073281F"/>
    <w:rsid w:val="00732D7C"/>
    <w:rsid w:val="00732D7E"/>
    <w:rsid w:val="00732ED1"/>
    <w:rsid w:val="00733190"/>
    <w:rsid w:val="0073325A"/>
    <w:rsid w:val="00733430"/>
    <w:rsid w:val="0073367E"/>
    <w:rsid w:val="007337F0"/>
    <w:rsid w:val="007337F8"/>
    <w:rsid w:val="00733C40"/>
    <w:rsid w:val="00733C6A"/>
    <w:rsid w:val="00733CED"/>
    <w:rsid w:val="00733E13"/>
    <w:rsid w:val="00733FA1"/>
    <w:rsid w:val="0073406A"/>
    <w:rsid w:val="00734130"/>
    <w:rsid w:val="007343C8"/>
    <w:rsid w:val="0073460A"/>
    <w:rsid w:val="00734748"/>
    <w:rsid w:val="0073481E"/>
    <w:rsid w:val="0073485B"/>
    <w:rsid w:val="00734889"/>
    <w:rsid w:val="00734BCE"/>
    <w:rsid w:val="00734F01"/>
    <w:rsid w:val="00734F48"/>
    <w:rsid w:val="00734FCA"/>
    <w:rsid w:val="00735068"/>
    <w:rsid w:val="0073526B"/>
    <w:rsid w:val="0073537E"/>
    <w:rsid w:val="007353EF"/>
    <w:rsid w:val="0073548E"/>
    <w:rsid w:val="0073577D"/>
    <w:rsid w:val="00735787"/>
    <w:rsid w:val="00735843"/>
    <w:rsid w:val="00735C04"/>
    <w:rsid w:val="00735FCE"/>
    <w:rsid w:val="0073625A"/>
    <w:rsid w:val="0073674B"/>
    <w:rsid w:val="007368D8"/>
    <w:rsid w:val="007368E9"/>
    <w:rsid w:val="00736A2A"/>
    <w:rsid w:val="00736C32"/>
    <w:rsid w:val="00737026"/>
    <w:rsid w:val="007374A3"/>
    <w:rsid w:val="00737576"/>
    <w:rsid w:val="007376D0"/>
    <w:rsid w:val="00737765"/>
    <w:rsid w:val="00737EA4"/>
    <w:rsid w:val="00737F64"/>
    <w:rsid w:val="00740067"/>
    <w:rsid w:val="007403B7"/>
    <w:rsid w:val="0074079B"/>
    <w:rsid w:val="007407D1"/>
    <w:rsid w:val="0074088D"/>
    <w:rsid w:val="007409C8"/>
    <w:rsid w:val="00740D0C"/>
    <w:rsid w:val="00740D55"/>
    <w:rsid w:val="00740F0C"/>
    <w:rsid w:val="00740FE4"/>
    <w:rsid w:val="007410D3"/>
    <w:rsid w:val="007412F6"/>
    <w:rsid w:val="00741425"/>
    <w:rsid w:val="007415AF"/>
    <w:rsid w:val="00741791"/>
    <w:rsid w:val="007417A0"/>
    <w:rsid w:val="007418F8"/>
    <w:rsid w:val="007418FD"/>
    <w:rsid w:val="00741AA7"/>
    <w:rsid w:val="00741AF6"/>
    <w:rsid w:val="00741B21"/>
    <w:rsid w:val="00741DE5"/>
    <w:rsid w:val="007420F1"/>
    <w:rsid w:val="00742113"/>
    <w:rsid w:val="007424C7"/>
    <w:rsid w:val="007425DB"/>
    <w:rsid w:val="007427C3"/>
    <w:rsid w:val="00742ADC"/>
    <w:rsid w:val="00742E1A"/>
    <w:rsid w:val="00742E32"/>
    <w:rsid w:val="007431D1"/>
    <w:rsid w:val="00743276"/>
    <w:rsid w:val="0074343C"/>
    <w:rsid w:val="0074347A"/>
    <w:rsid w:val="007434FB"/>
    <w:rsid w:val="007435D7"/>
    <w:rsid w:val="007436B8"/>
    <w:rsid w:val="00743B23"/>
    <w:rsid w:val="00743B80"/>
    <w:rsid w:val="00743C2D"/>
    <w:rsid w:val="00743CD0"/>
    <w:rsid w:val="00743D4E"/>
    <w:rsid w:val="00743DA7"/>
    <w:rsid w:val="00743DFE"/>
    <w:rsid w:val="00743E11"/>
    <w:rsid w:val="00743F93"/>
    <w:rsid w:val="0074401A"/>
    <w:rsid w:val="00744031"/>
    <w:rsid w:val="007440A5"/>
    <w:rsid w:val="007441D9"/>
    <w:rsid w:val="007441E8"/>
    <w:rsid w:val="007442EE"/>
    <w:rsid w:val="00744384"/>
    <w:rsid w:val="0074478B"/>
    <w:rsid w:val="0074499D"/>
    <w:rsid w:val="00744A78"/>
    <w:rsid w:val="00744ABA"/>
    <w:rsid w:val="00744AD6"/>
    <w:rsid w:val="00744D15"/>
    <w:rsid w:val="00744F26"/>
    <w:rsid w:val="00745228"/>
    <w:rsid w:val="00745325"/>
    <w:rsid w:val="00745429"/>
    <w:rsid w:val="007455BF"/>
    <w:rsid w:val="007456C7"/>
    <w:rsid w:val="007456EC"/>
    <w:rsid w:val="00745842"/>
    <w:rsid w:val="007458CA"/>
    <w:rsid w:val="00745A27"/>
    <w:rsid w:val="00745AA6"/>
    <w:rsid w:val="00745CB9"/>
    <w:rsid w:val="00745E3B"/>
    <w:rsid w:val="00746005"/>
    <w:rsid w:val="0074619B"/>
    <w:rsid w:val="007463CC"/>
    <w:rsid w:val="007464E9"/>
    <w:rsid w:val="007466F5"/>
    <w:rsid w:val="007469A3"/>
    <w:rsid w:val="00746B7B"/>
    <w:rsid w:val="00746CC9"/>
    <w:rsid w:val="0074767D"/>
    <w:rsid w:val="007477ED"/>
    <w:rsid w:val="00747802"/>
    <w:rsid w:val="0074780F"/>
    <w:rsid w:val="007478FD"/>
    <w:rsid w:val="007479AC"/>
    <w:rsid w:val="00747A8D"/>
    <w:rsid w:val="00747AA2"/>
    <w:rsid w:val="00747DA4"/>
    <w:rsid w:val="00747DB8"/>
    <w:rsid w:val="00747EC6"/>
    <w:rsid w:val="00750135"/>
    <w:rsid w:val="007502DA"/>
    <w:rsid w:val="007504C8"/>
    <w:rsid w:val="0075083A"/>
    <w:rsid w:val="00750945"/>
    <w:rsid w:val="0075099C"/>
    <w:rsid w:val="00750C8C"/>
    <w:rsid w:val="00750D2F"/>
    <w:rsid w:val="00750DE5"/>
    <w:rsid w:val="00750E0A"/>
    <w:rsid w:val="00751175"/>
    <w:rsid w:val="0075128E"/>
    <w:rsid w:val="007514B2"/>
    <w:rsid w:val="007514E7"/>
    <w:rsid w:val="00751720"/>
    <w:rsid w:val="007519C1"/>
    <w:rsid w:val="007519D0"/>
    <w:rsid w:val="00751ADE"/>
    <w:rsid w:val="00751B2F"/>
    <w:rsid w:val="00751CA9"/>
    <w:rsid w:val="00751CB0"/>
    <w:rsid w:val="00751EF3"/>
    <w:rsid w:val="0075217A"/>
    <w:rsid w:val="007522B2"/>
    <w:rsid w:val="00752368"/>
    <w:rsid w:val="007523DF"/>
    <w:rsid w:val="0075247B"/>
    <w:rsid w:val="00752516"/>
    <w:rsid w:val="00752524"/>
    <w:rsid w:val="00752588"/>
    <w:rsid w:val="007525B9"/>
    <w:rsid w:val="007525FF"/>
    <w:rsid w:val="0075261A"/>
    <w:rsid w:val="007526E1"/>
    <w:rsid w:val="00752759"/>
    <w:rsid w:val="00752854"/>
    <w:rsid w:val="00752A95"/>
    <w:rsid w:val="00752B08"/>
    <w:rsid w:val="00752CC0"/>
    <w:rsid w:val="00752D75"/>
    <w:rsid w:val="00752DD7"/>
    <w:rsid w:val="007530D4"/>
    <w:rsid w:val="00753189"/>
    <w:rsid w:val="00753222"/>
    <w:rsid w:val="007532FB"/>
    <w:rsid w:val="0075335C"/>
    <w:rsid w:val="00753380"/>
    <w:rsid w:val="007535C3"/>
    <w:rsid w:val="007535E8"/>
    <w:rsid w:val="007537CB"/>
    <w:rsid w:val="00753A3C"/>
    <w:rsid w:val="00753AFA"/>
    <w:rsid w:val="00753B19"/>
    <w:rsid w:val="00753B35"/>
    <w:rsid w:val="00753B53"/>
    <w:rsid w:val="00753C58"/>
    <w:rsid w:val="00753F41"/>
    <w:rsid w:val="00753FD7"/>
    <w:rsid w:val="0075409C"/>
    <w:rsid w:val="00754401"/>
    <w:rsid w:val="00754465"/>
    <w:rsid w:val="0075446E"/>
    <w:rsid w:val="00754C0D"/>
    <w:rsid w:val="00754C67"/>
    <w:rsid w:val="00754D1A"/>
    <w:rsid w:val="00754E96"/>
    <w:rsid w:val="00755048"/>
    <w:rsid w:val="00755298"/>
    <w:rsid w:val="007552C3"/>
    <w:rsid w:val="007554E9"/>
    <w:rsid w:val="00755569"/>
    <w:rsid w:val="00755C15"/>
    <w:rsid w:val="00755EB5"/>
    <w:rsid w:val="007563D6"/>
    <w:rsid w:val="00756451"/>
    <w:rsid w:val="0075660A"/>
    <w:rsid w:val="007566C6"/>
    <w:rsid w:val="00756722"/>
    <w:rsid w:val="00756741"/>
    <w:rsid w:val="0075697C"/>
    <w:rsid w:val="007569B0"/>
    <w:rsid w:val="00756A6D"/>
    <w:rsid w:val="00756AB3"/>
    <w:rsid w:val="00756C06"/>
    <w:rsid w:val="00756F84"/>
    <w:rsid w:val="007570C5"/>
    <w:rsid w:val="007570C6"/>
    <w:rsid w:val="0075711A"/>
    <w:rsid w:val="0075762D"/>
    <w:rsid w:val="0075791B"/>
    <w:rsid w:val="00757A2E"/>
    <w:rsid w:val="00757CAC"/>
    <w:rsid w:val="00757F26"/>
    <w:rsid w:val="00757F35"/>
    <w:rsid w:val="007600F0"/>
    <w:rsid w:val="0076010B"/>
    <w:rsid w:val="00760254"/>
    <w:rsid w:val="007603BC"/>
    <w:rsid w:val="00760468"/>
    <w:rsid w:val="00760637"/>
    <w:rsid w:val="007608C7"/>
    <w:rsid w:val="007608CC"/>
    <w:rsid w:val="00760A3D"/>
    <w:rsid w:val="00760DC1"/>
    <w:rsid w:val="00760EA2"/>
    <w:rsid w:val="00760EAC"/>
    <w:rsid w:val="00760EDA"/>
    <w:rsid w:val="00760EE5"/>
    <w:rsid w:val="0076110E"/>
    <w:rsid w:val="00761356"/>
    <w:rsid w:val="00761390"/>
    <w:rsid w:val="0076154A"/>
    <w:rsid w:val="007618B5"/>
    <w:rsid w:val="00761A27"/>
    <w:rsid w:val="00761E31"/>
    <w:rsid w:val="00761F40"/>
    <w:rsid w:val="00761F95"/>
    <w:rsid w:val="00762530"/>
    <w:rsid w:val="00762555"/>
    <w:rsid w:val="007627F2"/>
    <w:rsid w:val="00762853"/>
    <w:rsid w:val="007628CA"/>
    <w:rsid w:val="0076296B"/>
    <w:rsid w:val="00762C07"/>
    <w:rsid w:val="00763042"/>
    <w:rsid w:val="007634B0"/>
    <w:rsid w:val="00763528"/>
    <w:rsid w:val="0076353D"/>
    <w:rsid w:val="007636FB"/>
    <w:rsid w:val="007636FE"/>
    <w:rsid w:val="007637CA"/>
    <w:rsid w:val="007638E3"/>
    <w:rsid w:val="007638EB"/>
    <w:rsid w:val="00763922"/>
    <w:rsid w:val="00763979"/>
    <w:rsid w:val="00763D16"/>
    <w:rsid w:val="00763D51"/>
    <w:rsid w:val="00764379"/>
    <w:rsid w:val="0076464F"/>
    <w:rsid w:val="0076477D"/>
    <w:rsid w:val="00764848"/>
    <w:rsid w:val="007648C6"/>
    <w:rsid w:val="007649F7"/>
    <w:rsid w:val="00764BEF"/>
    <w:rsid w:val="00765056"/>
    <w:rsid w:val="0076533D"/>
    <w:rsid w:val="0076534A"/>
    <w:rsid w:val="00765645"/>
    <w:rsid w:val="007657F4"/>
    <w:rsid w:val="00765A70"/>
    <w:rsid w:val="00765C89"/>
    <w:rsid w:val="00765E85"/>
    <w:rsid w:val="00765ECB"/>
    <w:rsid w:val="00765FF2"/>
    <w:rsid w:val="00766121"/>
    <w:rsid w:val="00766184"/>
    <w:rsid w:val="0076619F"/>
    <w:rsid w:val="007662FD"/>
    <w:rsid w:val="007663A2"/>
    <w:rsid w:val="007663F4"/>
    <w:rsid w:val="007666B2"/>
    <w:rsid w:val="00766713"/>
    <w:rsid w:val="007667E9"/>
    <w:rsid w:val="00766981"/>
    <w:rsid w:val="0076699B"/>
    <w:rsid w:val="00766BA0"/>
    <w:rsid w:val="00767068"/>
    <w:rsid w:val="00767171"/>
    <w:rsid w:val="007671EA"/>
    <w:rsid w:val="007672D1"/>
    <w:rsid w:val="00767346"/>
    <w:rsid w:val="0076734B"/>
    <w:rsid w:val="00767351"/>
    <w:rsid w:val="00767434"/>
    <w:rsid w:val="00767688"/>
    <w:rsid w:val="00767DD1"/>
    <w:rsid w:val="00767EAB"/>
    <w:rsid w:val="0077007D"/>
    <w:rsid w:val="007700B0"/>
    <w:rsid w:val="00770349"/>
    <w:rsid w:val="007705CD"/>
    <w:rsid w:val="007707D7"/>
    <w:rsid w:val="00770A54"/>
    <w:rsid w:val="00770AC2"/>
    <w:rsid w:val="00770D37"/>
    <w:rsid w:val="00770D59"/>
    <w:rsid w:val="00770E7B"/>
    <w:rsid w:val="007712D0"/>
    <w:rsid w:val="00771535"/>
    <w:rsid w:val="007715D5"/>
    <w:rsid w:val="007716AB"/>
    <w:rsid w:val="007717F4"/>
    <w:rsid w:val="007718B6"/>
    <w:rsid w:val="00771904"/>
    <w:rsid w:val="00771C4D"/>
    <w:rsid w:val="00771F9F"/>
    <w:rsid w:val="0077211D"/>
    <w:rsid w:val="00772200"/>
    <w:rsid w:val="00772273"/>
    <w:rsid w:val="0077263A"/>
    <w:rsid w:val="007727C0"/>
    <w:rsid w:val="0077280B"/>
    <w:rsid w:val="00772865"/>
    <w:rsid w:val="00772F5D"/>
    <w:rsid w:val="00773056"/>
    <w:rsid w:val="0077335D"/>
    <w:rsid w:val="007734B0"/>
    <w:rsid w:val="0077361E"/>
    <w:rsid w:val="00773660"/>
    <w:rsid w:val="0077373D"/>
    <w:rsid w:val="00773850"/>
    <w:rsid w:val="0077393F"/>
    <w:rsid w:val="00773A40"/>
    <w:rsid w:val="00773A82"/>
    <w:rsid w:val="00773AFD"/>
    <w:rsid w:val="00773B0E"/>
    <w:rsid w:val="00773BE1"/>
    <w:rsid w:val="00773DBE"/>
    <w:rsid w:val="00773ED0"/>
    <w:rsid w:val="00773F62"/>
    <w:rsid w:val="00773F6A"/>
    <w:rsid w:val="0077402E"/>
    <w:rsid w:val="0077446A"/>
    <w:rsid w:val="007744D9"/>
    <w:rsid w:val="007744FF"/>
    <w:rsid w:val="0077472D"/>
    <w:rsid w:val="0077472E"/>
    <w:rsid w:val="007748EF"/>
    <w:rsid w:val="00774B22"/>
    <w:rsid w:val="00774CBC"/>
    <w:rsid w:val="00775345"/>
    <w:rsid w:val="007754BC"/>
    <w:rsid w:val="007754CF"/>
    <w:rsid w:val="0077567D"/>
    <w:rsid w:val="00775AB5"/>
    <w:rsid w:val="00775AF6"/>
    <w:rsid w:val="00775B78"/>
    <w:rsid w:val="00775C80"/>
    <w:rsid w:val="00775DCB"/>
    <w:rsid w:val="0077600D"/>
    <w:rsid w:val="00776137"/>
    <w:rsid w:val="00776181"/>
    <w:rsid w:val="00776552"/>
    <w:rsid w:val="007767BD"/>
    <w:rsid w:val="007769CC"/>
    <w:rsid w:val="00776A00"/>
    <w:rsid w:val="00777056"/>
    <w:rsid w:val="0077723F"/>
    <w:rsid w:val="00777AAA"/>
    <w:rsid w:val="00777B52"/>
    <w:rsid w:val="00777BDB"/>
    <w:rsid w:val="00777CC0"/>
    <w:rsid w:val="00777DAA"/>
    <w:rsid w:val="00777F04"/>
    <w:rsid w:val="00777F73"/>
    <w:rsid w:val="0078063D"/>
    <w:rsid w:val="007807FF"/>
    <w:rsid w:val="00780BE6"/>
    <w:rsid w:val="00780C70"/>
    <w:rsid w:val="00780CE9"/>
    <w:rsid w:val="00780F25"/>
    <w:rsid w:val="00781028"/>
    <w:rsid w:val="0078109C"/>
    <w:rsid w:val="0078134D"/>
    <w:rsid w:val="0078152B"/>
    <w:rsid w:val="007816F9"/>
    <w:rsid w:val="00781784"/>
    <w:rsid w:val="0078183D"/>
    <w:rsid w:val="00781A8D"/>
    <w:rsid w:val="00781F13"/>
    <w:rsid w:val="0078216F"/>
    <w:rsid w:val="00782245"/>
    <w:rsid w:val="007829C4"/>
    <w:rsid w:val="00782B20"/>
    <w:rsid w:val="00782F65"/>
    <w:rsid w:val="00782F7F"/>
    <w:rsid w:val="00783101"/>
    <w:rsid w:val="00783147"/>
    <w:rsid w:val="00783682"/>
    <w:rsid w:val="00783ACE"/>
    <w:rsid w:val="00783B9A"/>
    <w:rsid w:val="00783FA6"/>
    <w:rsid w:val="0078417B"/>
    <w:rsid w:val="007844E7"/>
    <w:rsid w:val="0078489B"/>
    <w:rsid w:val="00784937"/>
    <w:rsid w:val="00784A8B"/>
    <w:rsid w:val="00784B64"/>
    <w:rsid w:val="00784BBA"/>
    <w:rsid w:val="00784CBA"/>
    <w:rsid w:val="00784FAB"/>
    <w:rsid w:val="007850B5"/>
    <w:rsid w:val="00785267"/>
    <w:rsid w:val="007852DA"/>
    <w:rsid w:val="00785401"/>
    <w:rsid w:val="00785513"/>
    <w:rsid w:val="0078560D"/>
    <w:rsid w:val="007856A7"/>
    <w:rsid w:val="00785943"/>
    <w:rsid w:val="00785BD7"/>
    <w:rsid w:val="00785DC2"/>
    <w:rsid w:val="00786065"/>
    <w:rsid w:val="007860D0"/>
    <w:rsid w:val="00786264"/>
    <w:rsid w:val="007865C4"/>
    <w:rsid w:val="007869A8"/>
    <w:rsid w:val="00786B78"/>
    <w:rsid w:val="00786BCC"/>
    <w:rsid w:val="00786D33"/>
    <w:rsid w:val="00786F9E"/>
    <w:rsid w:val="00786FA8"/>
    <w:rsid w:val="007871C3"/>
    <w:rsid w:val="00787378"/>
    <w:rsid w:val="007874DE"/>
    <w:rsid w:val="00787543"/>
    <w:rsid w:val="0078759E"/>
    <w:rsid w:val="00787742"/>
    <w:rsid w:val="0078786F"/>
    <w:rsid w:val="00787A88"/>
    <w:rsid w:val="00787C2E"/>
    <w:rsid w:val="0079084F"/>
    <w:rsid w:val="00790985"/>
    <w:rsid w:val="00790BD9"/>
    <w:rsid w:val="00791060"/>
    <w:rsid w:val="0079114A"/>
    <w:rsid w:val="007911FC"/>
    <w:rsid w:val="00791244"/>
    <w:rsid w:val="00791247"/>
    <w:rsid w:val="0079136A"/>
    <w:rsid w:val="007913C9"/>
    <w:rsid w:val="00791557"/>
    <w:rsid w:val="007919E7"/>
    <w:rsid w:val="00791C1C"/>
    <w:rsid w:val="00791C5B"/>
    <w:rsid w:val="00791D69"/>
    <w:rsid w:val="00791D74"/>
    <w:rsid w:val="00791DA2"/>
    <w:rsid w:val="00791DC3"/>
    <w:rsid w:val="00791EDE"/>
    <w:rsid w:val="007922EE"/>
    <w:rsid w:val="007923F8"/>
    <w:rsid w:val="0079263A"/>
    <w:rsid w:val="00792711"/>
    <w:rsid w:val="00792BDC"/>
    <w:rsid w:val="00792D4C"/>
    <w:rsid w:val="00792E18"/>
    <w:rsid w:val="00793037"/>
    <w:rsid w:val="00793042"/>
    <w:rsid w:val="007931D7"/>
    <w:rsid w:val="0079379A"/>
    <w:rsid w:val="00793A58"/>
    <w:rsid w:val="00793BF3"/>
    <w:rsid w:val="00793C3B"/>
    <w:rsid w:val="00794268"/>
    <w:rsid w:val="0079445A"/>
    <w:rsid w:val="007944DC"/>
    <w:rsid w:val="007946A7"/>
    <w:rsid w:val="007946BD"/>
    <w:rsid w:val="007947F7"/>
    <w:rsid w:val="0079499C"/>
    <w:rsid w:val="00794A1D"/>
    <w:rsid w:val="00794B14"/>
    <w:rsid w:val="00794C1B"/>
    <w:rsid w:val="007950E2"/>
    <w:rsid w:val="007950E8"/>
    <w:rsid w:val="00795287"/>
    <w:rsid w:val="007953FC"/>
    <w:rsid w:val="007954D3"/>
    <w:rsid w:val="007955ED"/>
    <w:rsid w:val="00795741"/>
    <w:rsid w:val="0079577F"/>
    <w:rsid w:val="007957B4"/>
    <w:rsid w:val="007957BC"/>
    <w:rsid w:val="00795A55"/>
    <w:rsid w:val="00795E0B"/>
    <w:rsid w:val="00795EE9"/>
    <w:rsid w:val="0079610E"/>
    <w:rsid w:val="00796337"/>
    <w:rsid w:val="00796390"/>
    <w:rsid w:val="007968B4"/>
    <w:rsid w:val="00796930"/>
    <w:rsid w:val="007969DB"/>
    <w:rsid w:val="00796BD9"/>
    <w:rsid w:val="007970CD"/>
    <w:rsid w:val="0079714B"/>
    <w:rsid w:val="00797181"/>
    <w:rsid w:val="00797232"/>
    <w:rsid w:val="0079770B"/>
    <w:rsid w:val="007977D5"/>
    <w:rsid w:val="00797805"/>
    <w:rsid w:val="0079795E"/>
    <w:rsid w:val="007979BE"/>
    <w:rsid w:val="007979BF"/>
    <w:rsid w:val="00797BA6"/>
    <w:rsid w:val="00797BA9"/>
    <w:rsid w:val="00797F47"/>
    <w:rsid w:val="007A00D1"/>
    <w:rsid w:val="007A0220"/>
    <w:rsid w:val="007A0345"/>
    <w:rsid w:val="007A0566"/>
    <w:rsid w:val="007A0586"/>
    <w:rsid w:val="007A05D3"/>
    <w:rsid w:val="007A0780"/>
    <w:rsid w:val="007A0AFE"/>
    <w:rsid w:val="007A0D31"/>
    <w:rsid w:val="007A0E72"/>
    <w:rsid w:val="007A1216"/>
    <w:rsid w:val="007A1710"/>
    <w:rsid w:val="007A17A0"/>
    <w:rsid w:val="007A183C"/>
    <w:rsid w:val="007A18A2"/>
    <w:rsid w:val="007A196D"/>
    <w:rsid w:val="007A1AA8"/>
    <w:rsid w:val="007A1C05"/>
    <w:rsid w:val="007A1CEA"/>
    <w:rsid w:val="007A1CFD"/>
    <w:rsid w:val="007A1E4E"/>
    <w:rsid w:val="007A1FE8"/>
    <w:rsid w:val="007A209E"/>
    <w:rsid w:val="007A21AC"/>
    <w:rsid w:val="007A2209"/>
    <w:rsid w:val="007A227C"/>
    <w:rsid w:val="007A237D"/>
    <w:rsid w:val="007A29EF"/>
    <w:rsid w:val="007A2A43"/>
    <w:rsid w:val="007A2AF4"/>
    <w:rsid w:val="007A2DEA"/>
    <w:rsid w:val="007A2E70"/>
    <w:rsid w:val="007A3176"/>
    <w:rsid w:val="007A31CA"/>
    <w:rsid w:val="007A31E5"/>
    <w:rsid w:val="007A33D3"/>
    <w:rsid w:val="007A3665"/>
    <w:rsid w:val="007A3802"/>
    <w:rsid w:val="007A3D97"/>
    <w:rsid w:val="007A3EB3"/>
    <w:rsid w:val="007A3F2C"/>
    <w:rsid w:val="007A3F9F"/>
    <w:rsid w:val="007A42E6"/>
    <w:rsid w:val="007A4537"/>
    <w:rsid w:val="007A4548"/>
    <w:rsid w:val="007A45BD"/>
    <w:rsid w:val="007A45ED"/>
    <w:rsid w:val="007A462D"/>
    <w:rsid w:val="007A47AB"/>
    <w:rsid w:val="007A4822"/>
    <w:rsid w:val="007A483C"/>
    <w:rsid w:val="007A4851"/>
    <w:rsid w:val="007A485C"/>
    <w:rsid w:val="007A4884"/>
    <w:rsid w:val="007A4C4E"/>
    <w:rsid w:val="007A4CA7"/>
    <w:rsid w:val="007A4CCD"/>
    <w:rsid w:val="007A4DE3"/>
    <w:rsid w:val="007A4F3A"/>
    <w:rsid w:val="007A54B3"/>
    <w:rsid w:val="007A54F0"/>
    <w:rsid w:val="007A5543"/>
    <w:rsid w:val="007A561C"/>
    <w:rsid w:val="007A59BD"/>
    <w:rsid w:val="007A59CF"/>
    <w:rsid w:val="007A5C19"/>
    <w:rsid w:val="007A5D9F"/>
    <w:rsid w:val="007A5E24"/>
    <w:rsid w:val="007A5EF5"/>
    <w:rsid w:val="007A5FC3"/>
    <w:rsid w:val="007A613F"/>
    <w:rsid w:val="007A6309"/>
    <w:rsid w:val="007A6334"/>
    <w:rsid w:val="007A6364"/>
    <w:rsid w:val="007A643A"/>
    <w:rsid w:val="007A64EC"/>
    <w:rsid w:val="007A659F"/>
    <w:rsid w:val="007A66AF"/>
    <w:rsid w:val="007A66DC"/>
    <w:rsid w:val="007A66E8"/>
    <w:rsid w:val="007A676C"/>
    <w:rsid w:val="007A6BE0"/>
    <w:rsid w:val="007A6C38"/>
    <w:rsid w:val="007A6CF2"/>
    <w:rsid w:val="007A6FB1"/>
    <w:rsid w:val="007A70D6"/>
    <w:rsid w:val="007A713C"/>
    <w:rsid w:val="007A7242"/>
    <w:rsid w:val="007A7348"/>
    <w:rsid w:val="007A7524"/>
    <w:rsid w:val="007A7834"/>
    <w:rsid w:val="007A7BD3"/>
    <w:rsid w:val="007A7C09"/>
    <w:rsid w:val="007A7C7B"/>
    <w:rsid w:val="007A7E70"/>
    <w:rsid w:val="007A7F96"/>
    <w:rsid w:val="007B02BC"/>
    <w:rsid w:val="007B02F9"/>
    <w:rsid w:val="007B0550"/>
    <w:rsid w:val="007B0740"/>
    <w:rsid w:val="007B075B"/>
    <w:rsid w:val="007B0990"/>
    <w:rsid w:val="007B0A48"/>
    <w:rsid w:val="007B0F97"/>
    <w:rsid w:val="007B107F"/>
    <w:rsid w:val="007B13A0"/>
    <w:rsid w:val="007B1634"/>
    <w:rsid w:val="007B1644"/>
    <w:rsid w:val="007B17B9"/>
    <w:rsid w:val="007B241F"/>
    <w:rsid w:val="007B2AB3"/>
    <w:rsid w:val="007B2BC1"/>
    <w:rsid w:val="007B2E83"/>
    <w:rsid w:val="007B3007"/>
    <w:rsid w:val="007B37D3"/>
    <w:rsid w:val="007B3831"/>
    <w:rsid w:val="007B3848"/>
    <w:rsid w:val="007B38F4"/>
    <w:rsid w:val="007B39A8"/>
    <w:rsid w:val="007B3A6B"/>
    <w:rsid w:val="007B3B3F"/>
    <w:rsid w:val="007B3C04"/>
    <w:rsid w:val="007B3DC3"/>
    <w:rsid w:val="007B3F22"/>
    <w:rsid w:val="007B3F69"/>
    <w:rsid w:val="007B42E4"/>
    <w:rsid w:val="007B42E6"/>
    <w:rsid w:val="007B454A"/>
    <w:rsid w:val="007B45A5"/>
    <w:rsid w:val="007B4720"/>
    <w:rsid w:val="007B4909"/>
    <w:rsid w:val="007B4B97"/>
    <w:rsid w:val="007B4E32"/>
    <w:rsid w:val="007B508A"/>
    <w:rsid w:val="007B5532"/>
    <w:rsid w:val="007B559E"/>
    <w:rsid w:val="007B5891"/>
    <w:rsid w:val="007B595A"/>
    <w:rsid w:val="007B5C2F"/>
    <w:rsid w:val="007B5D0A"/>
    <w:rsid w:val="007B5E7C"/>
    <w:rsid w:val="007B6056"/>
    <w:rsid w:val="007B6122"/>
    <w:rsid w:val="007B614B"/>
    <w:rsid w:val="007B61B9"/>
    <w:rsid w:val="007B6367"/>
    <w:rsid w:val="007B6600"/>
    <w:rsid w:val="007B68C3"/>
    <w:rsid w:val="007B6922"/>
    <w:rsid w:val="007B6931"/>
    <w:rsid w:val="007B69C6"/>
    <w:rsid w:val="007B6A12"/>
    <w:rsid w:val="007B6D14"/>
    <w:rsid w:val="007B75F5"/>
    <w:rsid w:val="007B7676"/>
    <w:rsid w:val="007B7726"/>
    <w:rsid w:val="007B77B0"/>
    <w:rsid w:val="007B795B"/>
    <w:rsid w:val="007B7C37"/>
    <w:rsid w:val="007B7C56"/>
    <w:rsid w:val="007B7E93"/>
    <w:rsid w:val="007C031D"/>
    <w:rsid w:val="007C0328"/>
    <w:rsid w:val="007C036F"/>
    <w:rsid w:val="007C03B2"/>
    <w:rsid w:val="007C08A5"/>
    <w:rsid w:val="007C09D4"/>
    <w:rsid w:val="007C0B90"/>
    <w:rsid w:val="007C0D59"/>
    <w:rsid w:val="007C0DD4"/>
    <w:rsid w:val="007C0EC7"/>
    <w:rsid w:val="007C1022"/>
    <w:rsid w:val="007C16EA"/>
    <w:rsid w:val="007C17CC"/>
    <w:rsid w:val="007C19C3"/>
    <w:rsid w:val="007C1A43"/>
    <w:rsid w:val="007C1BD1"/>
    <w:rsid w:val="007C1BD2"/>
    <w:rsid w:val="007C1CBC"/>
    <w:rsid w:val="007C1E1F"/>
    <w:rsid w:val="007C23C4"/>
    <w:rsid w:val="007C254A"/>
    <w:rsid w:val="007C258F"/>
    <w:rsid w:val="007C28C2"/>
    <w:rsid w:val="007C2D62"/>
    <w:rsid w:val="007C2F56"/>
    <w:rsid w:val="007C2F83"/>
    <w:rsid w:val="007C3049"/>
    <w:rsid w:val="007C3375"/>
    <w:rsid w:val="007C35EA"/>
    <w:rsid w:val="007C39E4"/>
    <w:rsid w:val="007C3A43"/>
    <w:rsid w:val="007C3E70"/>
    <w:rsid w:val="007C401D"/>
    <w:rsid w:val="007C404D"/>
    <w:rsid w:val="007C4180"/>
    <w:rsid w:val="007C431E"/>
    <w:rsid w:val="007C432F"/>
    <w:rsid w:val="007C43BC"/>
    <w:rsid w:val="007C4506"/>
    <w:rsid w:val="007C45EC"/>
    <w:rsid w:val="007C467F"/>
    <w:rsid w:val="007C4839"/>
    <w:rsid w:val="007C4855"/>
    <w:rsid w:val="007C4C2E"/>
    <w:rsid w:val="007C4C78"/>
    <w:rsid w:val="007C4E4F"/>
    <w:rsid w:val="007C4E61"/>
    <w:rsid w:val="007C4FDC"/>
    <w:rsid w:val="007C50B8"/>
    <w:rsid w:val="007C5109"/>
    <w:rsid w:val="007C5C33"/>
    <w:rsid w:val="007C5E13"/>
    <w:rsid w:val="007C5E1E"/>
    <w:rsid w:val="007C5F60"/>
    <w:rsid w:val="007C629F"/>
    <w:rsid w:val="007C6497"/>
    <w:rsid w:val="007C64A1"/>
    <w:rsid w:val="007C65D3"/>
    <w:rsid w:val="007C6685"/>
    <w:rsid w:val="007C67F6"/>
    <w:rsid w:val="007C686B"/>
    <w:rsid w:val="007C6919"/>
    <w:rsid w:val="007C6938"/>
    <w:rsid w:val="007C69CD"/>
    <w:rsid w:val="007C6B30"/>
    <w:rsid w:val="007C6B8C"/>
    <w:rsid w:val="007C6E81"/>
    <w:rsid w:val="007C72BB"/>
    <w:rsid w:val="007C73D1"/>
    <w:rsid w:val="007C7838"/>
    <w:rsid w:val="007C7A7B"/>
    <w:rsid w:val="007C7BC8"/>
    <w:rsid w:val="007C7BE0"/>
    <w:rsid w:val="007D018A"/>
    <w:rsid w:val="007D0233"/>
    <w:rsid w:val="007D0443"/>
    <w:rsid w:val="007D0760"/>
    <w:rsid w:val="007D0970"/>
    <w:rsid w:val="007D0B02"/>
    <w:rsid w:val="007D0F09"/>
    <w:rsid w:val="007D0F4C"/>
    <w:rsid w:val="007D1245"/>
    <w:rsid w:val="007D143F"/>
    <w:rsid w:val="007D1DC5"/>
    <w:rsid w:val="007D21AE"/>
    <w:rsid w:val="007D22D1"/>
    <w:rsid w:val="007D243C"/>
    <w:rsid w:val="007D2447"/>
    <w:rsid w:val="007D2A51"/>
    <w:rsid w:val="007D2AA4"/>
    <w:rsid w:val="007D2AE3"/>
    <w:rsid w:val="007D2F59"/>
    <w:rsid w:val="007D3019"/>
    <w:rsid w:val="007D302E"/>
    <w:rsid w:val="007D3123"/>
    <w:rsid w:val="007D33F4"/>
    <w:rsid w:val="007D3528"/>
    <w:rsid w:val="007D363D"/>
    <w:rsid w:val="007D366F"/>
    <w:rsid w:val="007D3683"/>
    <w:rsid w:val="007D376F"/>
    <w:rsid w:val="007D3893"/>
    <w:rsid w:val="007D3B04"/>
    <w:rsid w:val="007D3C88"/>
    <w:rsid w:val="007D3DD8"/>
    <w:rsid w:val="007D3E9F"/>
    <w:rsid w:val="007D3F22"/>
    <w:rsid w:val="007D424F"/>
    <w:rsid w:val="007D4A27"/>
    <w:rsid w:val="007D4A4C"/>
    <w:rsid w:val="007D4D5B"/>
    <w:rsid w:val="007D50B4"/>
    <w:rsid w:val="007D51D1"/>
    <w:rsid w:val="007D5273"/>
    <w:rsid w:val="007D554A"/>
    <w:rsid w:val="007D57E2"/>
    <w:rsid w:val="007D5805"/>
    <w:rsid w:val="007D582D"/>
    <w:rsid w:val="007D5D8A"/>
    <w:rsid w:val="007D5DE2"/>
    <w:rsid w:val="007D608E"/>
    <w:rsid w:val="007D6142"/>
    <w:rsid w:val="007D665C"/>
    <w:rsid w:val="007D677F"/>
    <w:rsid w:val="007D6961"/>
    <w:rsid w:val="007D6E53"/>
    <w:rsid w:val="007D6F0E"/>
    <w:rsid w:val="007D73C1"/>
    <w:rsid w:val="007D74CA"/>
    <w:rsid w:val="007D74EB"/>
    <w:rsid w:val="007D757D"/>
    <w:rsid w:val="007D794A"/>
    <w:rsid w:val="007D7ADB"/>
    <w:rsid w:val="007D7AE2"/>
    <w:rsid w:val="007D7B9F"/>
    <w:rsid w:val="007D7E2D"/>
    <w:rsid w:val="007D7FEA"/>
    <w:rsid w:val="007E0116"/>
    <w:rsid w:val="007E038E"/>
    <w:rsid w:val="007E0442"/>
    <w:rsid w:val="007E047F"/>
    <w:rsid w:val="007E0645"/>
    <w:rsid w:val="007E0661"/>
    <w:rsid w:val="007E06FD"/>
    <w:rsid w:val="007E0BB8"/>
    <w:rsid w:val="007E0DED"/>
    <w:rsid w:val="007E0E67"/>
    <w:rsid w:val="007E0F9D"/>
    <w:rsid w:val="007E11AB"/>
    <w:rsid w:val="007E11CF"/>
    <w:rsid w:val="007E1277"/>
    <w:rsid w:val="007E1332"/>
    <w:rsid w:val="007E16C8"/>
    <w:rsid w:val="007E19B3"/>
    <w:rsid w:val="007E1BAE"/>
    <w:rsid w:val="007E1C6B"/>
    <w:rsid w:val="007E1EC2"/>
    <w:rsid w:val="007E2069"/>
    <w:rsid w:val="007E2201"/>
    <w:rsid w:val="007E2301"/>
    <w:rsid w:val="007E2425"/>
    <w:rsid w:val="007E2710"/>
    <w:rsid w:val="007E2BD7"/>
    <w:rsid w:val="007E2DEE"/>
    <w:rsid w:val="007E2E97"/>
    <w:rsid w:val="007E2F12"/>
    <w:rsid w:val="007E33B3"/>
    <w:rsid w:val="007E3482"/>
    <w:rsid w:val="007E3534"/>
    <w:rsid w:val="007E3583"/>
    <w:rsid w:val="007E3598"/>
    <w:rsid w:val="007E3978"/>
    <w:rsid w:val="007E39C7"/>
    <w:rsid w:val="007E3BF1"/>
    <w:rsid w:val="007E3EA1"/>
    <w:rsid w:val="007E42CD"/>
    <w:rsid w:val="007E4383"/>
    <w:rsid w:val="007E4404"/>
    <w:rsid w:val="007E4466"/>
    <w:rsid w:val="007E44C6"/>
    <w:rsid w:val="007E46C9"/>
    <w:rsid w:val="007E49F0"/>
    <w:rsid w:val="007E4CE7"/>
    <w:rsid w:val="007E4D72"/>
    <w:rsid w:val="007E4E50"/>
    <w:rsid w:val="007E5173"/>
    <w:rsid w:val="007E525B"/>
    <w:rsid w:val="007E52B8"/>
    <w:rsid w:val="007E53F2"/>
    <w:rsid w:val="007E55B4"/>
    <w:rsid w:val="007E5660"/>
    <w:rsid w:val="007E5747"/>
    <w:rsid w:val="007E5A27"/>
    <w:rsid w:val="007E5C6B"/>
    <w:rsid w:val="007E6167"/>
    <w:rsid w:val="007E62F4"/>
    <w:rsid w:val="007E6538"/>
    <w:rsid w:val="007E6843"/>
    <w:rsid w:val="007E68F6"/>
    <w:rsid w:val="007E6955"/>
    <w:rsid w:val="007E6CC7"/>
    <w:rsid w:val="007E6DFE"/>
    <w:rsid w:val="007E6E53"/>
    <w:rsid w:val="007E6F50"/>
    <w:rsid w:val="007E6F81"/>
    <w:rsid w:val="007E6F85"/>
    <w:rsid w:val="007E73DA"/>
    <w:rsid w:val="007E79B5"/>
    <w:rsid w:val="007E7AD1"/>
    <w:rsid w:val="007E7B42"/>
    <w:rsid w:val="007E7BCF"/>
    <w:rsid w:val="007E7C4B"/>
    <w:rsid w:val="007E7DB9"/>
    <w:rsid w:val="007E7ED9"/>
    <w:rsid w:val="007E7F1E"/>
    <w:rsid w:val="007F0095"/>
    <w:rsid w:val="007F0175"/>
    <w:rsid w:val="007F033F"/>
    <w:rsid w:val="007F04CE"/>
    <w:rsid w:val="007F070B"/>
    <w:rsid w:val="007F0892"/>
    <w:rsid w:val="007F08E1"/>
    <w:rsid w:val="007F0931"/>
    <w:rsid w:val="007F09A6"/>
    <w:rsid w:val="007F0CC8"/>
    <w:rsid w:val="007F0E82"/>
    <w:rsid w:val="007F0EFC"/>
    <w:rsid w:val="007F1250"/>
    <w:rsid w:val="007F12F4"/>
    <w:rsid w:val="007F1335"/>
    <w:rsid w:val="007F1402"/>
    <w:rsid w:val="007F1519"/>
    <w:rsid w:val="007F1933"/>
    <w:rsid w:val="007F1C81"/>
    <w:rsid w:val="007F2240"/>
    <w:rsid w:val="007F2462"/>
    <w:rsid w:val="007F27EE"/>
    <w:rsid w:val="007F28B8"/>
    <w:rsid w:val="007F2A47"/>
    <w:rsid w:val="007F2AEC"/>
    <w:rsid w:val="007F2B5B"/>
    <w:rsid w:val="007F2B70"/>
    <w:rsid w:val="007F2C97"/>
    <w:rsid w:val="007F2E09"/>
    <w:rsid w:val="007F3305"/>
    <w:rsid w:val="007F3548"/>
    <w:rsid w:val="007F35AE"/>
    <w:rsid w:val="007F3634"/>
    <w:rsid w:val="007F37FA"/>
    <w:rsid w:val="007F3822"/>
    <w:rsid w:val="007F38C6"/>
    <w:rsid w:val="007F3B32"/>
    <w:rsid w:val="007F3BEC"/>
    <w:rsid w:val="007F3F06"/>
    <w:rsid w:val="007F3F52"/>
    <w:rsid w:val="007F3F7F"/>
    <w:rsid w:val="007F4112"/>
    <w:rsid w:val="007F439C"/>
    <w:rsid w:val="007F43AB"/>
    <w:rsid w:val="007F453D"/>
    <w:rsid w:val="007F472E"/>
    <w:rsid w:val="007F4A3B"/>
    <w:rsid w:val="007F4A51"/>
    <w:rsid w:val="007F4B1D"/>
    <w:rsid w:val="007F4C17"/>
    <w:rsid w:val="007F4D51"/>
    <w:rsid w:val="007F4E26"/>
    <w:rsid w:val="007F545E"/>
    <w:rsid w:val="007F54BC"/>
    <w:rsid w:val="007F5936"/>
    <w:rsid w:val="007F5984"/>
    <w:rsid w:val="007F5B16"/>
    <w:rsid w:val="007F5B32"/>
    <w:rsid w:val="007F5DD9"/>
    <w:rsid w:val="007F5E88"/>
    <w:rsid w:val="007F5F63"/>
    <w:rsid w:val="007F61F1"/>
    <w:rsid w:val="007F667A"/>
    <w:rsid w:val="007F6A69"/>
    <w:rsid w:val="007F6D02"/>
    <w:rsid w:val="007F7410"/>
    <w:rsid w:val="007F7651"/>
    <w:rsid w:val="007F7660"/>
    <w:rsid w:val="007F766A"/>
    <w:rsid w:val="007F76D6"/>
    <w:rsid w:val="007F79D2"/>
    <w:rsid w:val="008002A3"/>
    <w:rsid w:val="008003B6"/>
    <w:rsid w:val="00800626"/>
    <w:rsid w:val="00800701"/>
    <w:rsid w:val="00800752"/>
    <w:rsid w:val="008009D6"/>
    <w:rsid w:val="008009DE"/>
    <w:rsid w:val="00800C38"/>
    <w:rsid w:val="00800EB5"/>
    <w:rsid w:val="00800F19"/>
    <w:rsid w:val="00800F81"/>
    <w:rsid w:val="00801042"/>
    <w:rsid w:val="00801280"/>
    <w:rsid w:val="00801593"/>
    <w:rsid w:val="00801735"/>
    <w:rsid w:val="00801A51"/>
    <w:rsid w:val="00802070"/>
    <w:rsid w:val="00802098"/>
    <w:rsid w:val="008021EE"/>
    <w:rsid w:val="00802242"/>
    <w:rsid w:val="0080233C"/>
    <w:rsid w:val="0080262A"/>
    <w:rsid w:val="008026C1"/>
    <w:rsid w:val="008026D7"/>
    <w:rsid w:val="008026FB"/>
    <w:rsid w:val="008027FE"/>
    <w:rsid w:val="0080282A"/>
    <w:rsid w:val="00802A9F"/>
    <w:rsid w:val="00802AE3"/>
    <w:rsid w:val="00802DFC"/>
    <w:rsid w:val="0080305E"/>
    <w:rsid w:val="008035EA"/>
    <w:rsid w:val="0080383D"/>
    <w:rsid w:val="0080394B"/>
    <w:rsid w:val="008039E2"/>
    <w:rsid w:val="00803A5E"/>
    <w:rsid w:val="00803B95"/>
    <w:rsid w:val="00803C1C"/>
    <w:rsid w:val="00803C75"/>
    <w:rsid w:val="00803C7E"/>
    <w:rsid w:val="00803E1A"/>
    <w:rsid w:val="00803ECB"/>
    <w:rsid w:val="00803F1B"/>
    <w:rsid w:val="00804259"/>
    <w:rsid w:val="0080457D"/>
    <w:rsid w:val="0080458A"/>
    <w:rsid w:val="0080469A"/>
    <w:rsid w:val="0080475D"/>
    <w:rsid w:val="00804865"/>
    <w:rsid w:val="008049E1"/>
    <w:rsid w:val="008049E2"/>
    <w:rsid w:val="00804EB5"/>
    <w:rsid w:val="00804F18"/>
    <w:rsid w:val="0080509D"/>
    <w:rsid w:val="008052AB"/>
    <w:rsid w:val="00805AAD"/>
    <w:rsid w:val="00805AC8"/>
    <w:rsid w:val="00805BEC"/>
    <w:rsid w:val="00805D2F"/>
    <w:rsid w:val="00805FCC"/>
    <w:rsid w:val="00806041"/>
    <w:rsid w:val="008062A6"/>
    <w:rsid w:val="0080642E"/>
    <w:rsid w:val="008065E9"/>
    <w:rsid w:val="0080667E"/>
    <w:rsid w:val="008067F2"/>
    <w:rsid w:val="0080696B"/>
    <w:rsid w:val="008069D0"/>
    <w:rsid w:val="008069E7"/>
    <w:rsid w:val="00806C96"/>
    <w:rsid w:val="00806CCD"/>
    <w:rsid w:val="00806D36"/>
    <w:rsid w:val="00806DC8"/>
    <w:rsid w:val="00806F41"/>
    <w:rsid w:val="00807181"/>
    <w:rsid w:val="008074E8"/>
    <w:rsid w:val="00807592"/>
    <w:rsid w:val="0080764B"/>
    <w:rsid w:val="0080769E"/>
    <w:rsid w:val="008077CC"/>
    <w:rsid w:val="00807919"/>
    <w:rsid w:val="008079F3"/>
    <w:rsid w:val="00807AD3"/>
    <w:rsid w:val="00807BE8"/>
    <w:rsid w:val="00807EC5"/>
    <w:rsid w:val="00807EEB"/>
    <w:rsid w:val="00810019"/>
    <w:rsid w:val="008100F7"/>
    <w:rsid w:val="00810174"/>
    <w:rsid w:val="0081036F"/>
    <w:rsid w:val="00810408"/>
    <w:rsid w:val="008107F1"/>
    <w:rsid w:val="008108C1"/>
    <w:rsid w:val="00810D14"/>
    <w:rsid w:val="008110B2"/>
    <w:rsid w:val="0081117F"/>
    <w:rsid w:val="008111E0"/>
    <w:rsid w:val="00811269"/>
    <w:rsid w:val="008112BB"/>
    <w:rsid w:val="008112C7"/>
    <w:rsid w:val="00811578"/>
    <w:rsid w:val="008115D5"/>
    <w:rsid w:val="0081180E"/>
    <w:rsid w:val="0081187C"/>
    <w:rsid w:val="00811AD8"/>
    <w:rsid w:val="00811C44"/>
    <w:rsid w:val="00811FDA"/>
    <w:rsid w:val="008120AD"/>
    <w:rsid w:val="008120D8"/>
    <w:rsid w:val="0081210B"/>
    <w:rsid w:val="00812293"/>
    <w:rsid w:val="00812557"/>
    <w:rsid w:val="0081257E"/>
    <w:rsid w:val="008126A6"/>
    <w:rsid w:val="00812FF3"/>
    <w:rsid w:val="00813415"/>
    <w:rsid w:val="00813449"/>
    <w:rsid w:val="00813504"/>
    <w:rsid w:val="0081352C"/>
    <w:rsid w:val="008135FA"/>
    <w:rsid w:val="00813A22"/>
    <w:rsid w:val="00813B5D"/>
    <w:rsid w:val="00813B62"/>
    <w:rsid w:val="00813C73"/>
    <w:rsid w:val="00813D64"/>
    <w:rsid w:val="00814173"/>
    <w:rsid w:val="0081422F"/>
    <w:rsid w:val="008144C9"/>
    <w:rsid w:val="008144E8"/>
    <w:rsid w:val="00814682"/>
    <w:rsid w:val="00814795"/>
    <w:rsid w:val="00814A0A"/>
    <w:rsid w:val="00814A9F"/>
    <w:rsid w:val="00814B8F"/>
    <w:rsid w:val="00814C30"/>
    <w:rsid w:val="00814DF6"/>
    <w:rsid w:val="008151B5"/>
    <w:rsid w:val="008151C9"/>
    <w:rsid w:val="008153DF"/>
    <w:rsid w:val="00815565"/>
    <w:rsid w:val="008156BF"/>
    <w:rsid w:val="008159CD"/>
    <w:rsid w:val="00815E3F"/>
    <w:rsid w:val="00815F3D"/>
    <w:rsid w:val="00815F78"/>
    <w:rsid w:val="00816454"/>
    <w:rsid w:val="0081665C"/>
    <w:rsid w:val="008166FF"/>
    <w:rsid w:val="008167AE"/>
    <w:rsid w:val="00816943"/>
    <w:rsid w:val="00816945"/>
    <w:rsid w:val="00816A0B"/>
    <w:rsid w:val="00816A78"/>
    <w:rsid w:val="00816B5D"/>
    <w:rsid w:val="00816D0E"/>
    <w:rsid w:val="00816DA5"/>
    <w:rsid w:val="00816E19"/>
    <w:rsid w:val="00816F81"/>
    <w:rsid w:val="008175E0"/>
    <w:rsid w:val="0081766B"/>
    <w:rsid w:val="00817973"/>
    <w:rsid w:val="00817C53"/>
    <w:rsid w:val="00817F26"/>
    <w:rsid w:val="0082005B"/>
    <w:rsid w:val="00820288"/>
    <w:rsid w:val="0082031B"/>
    <w:rsid w:val="0082068F"/>
    <w:rsid w:val="00820762"/>
    <w:rsid w:val="008207BB"/>
    <w:rsid w:val="00820B63"/>
    <w:rsid w:val="00820E11"/>
    <w:rsid w:val="0082138A"/>
    <w:rsid w:val="0082145D"/>
    <w:rsid w:val="008215C4"/>
    <w:rsid w:val="008217C9"/>
    <w:rsid w:val="008219DE"/>
    <w:rsid w:val="00821AF5"/>
    <w:rsid w:val="00821C01"/>
    <w:rsid w:val="00821D6E"/>
    <w:rsid w:val="008222E0"/>
    <w:rsid w:val="00822497"/>
    <w:rsid w:val="0082257A"/>
    <w:rsid w:val="008225FB"/>
    <w:rsid w:val="00822609"/>
    <w:rsid w:val="008227F7"/>
    <w:rsid w:val="00822897"/>
    <w:rsid w:val="00822969"/>
    <w:rsid w:val="00822ACE"/>
    <w:rsid w:val="00822CB3"/>
    <w:rsid w:val="00822FFC"/>
    <w:rsid w:val="00823012"/>
    <w:rsid w:val="008231BA"/>
    <w:rsid w:val="00823418"/>
    <w:rsid w:val="00823432"/>
    <w:rsid w:val="00823539"/>
    <w:rsid w:val="008237E4"/>
    <w:rsid w:val="008239FD"/>
    <w:rsid w:val="00823A52"/>
    <w:rsid w:val="00824079"/>
    <w:rsid w:val="008240B5"/>
    <w:rsid w:val="008242E0"/>
    <w:rsid w:val="008243D7"/>
    <w:rsid w:val="008246F2"/>
    <w:rsid w:val="00824C98"/>
    <w:rsid w:val="00824CCC"/>
    <w:rsid w:val="00824E11"/>
    <w:rsid w:val="00825143"/>
    <w:rsid w:val="008253DD"/>
    <w:rsid w:val="00825621"/>
    <w:rsid w:val="0082565D"/>
    <w:rsid w:val="008257C3"/>
    <w:rsid w:val="00825871"/>
    <w:rsid w:val="0082599B"/>
    <w:rsid w:val="008259B5"/>
    <w:rsid w:val="008259BB"/>
    <w:rsid w:val="00825B5C"/>
    <w:rsid w:val="00825BC6"/>
    <w:rsid w:val="00825F68"/>
    <w:rsid w:val="00826410"/>
    <w:rsid w:val="00826719"/>
    <w:rsid w:val="00826905"/>
    <w:rsid w:val="00826F13"/>
    <w:rsid w:val="00826F22"/>
    <w:rsid w:val="008271AF"/>
    <w:rsid w:val="0082746D"/>
    <w:rsid w:val="00827704"/>
    <w:rsid w:val="008279A5"/>
    <w:rsid w:val="00827A0E"/>
    <w:rsid w:val="00827AC0"/>
    <w:rsid w:val="00827FF5"/>
    <w:rsid w:val="0083005C"/>
    <w:rsid w:val="008303EA"/>
    <w:rsid w:val="008303F9"/>
    <w:rsid w:val="0083051C"/>
    <w:rsid w:val="0083063D"/>
    <w:rsid w:val="008308B0"/>
    <w:rsid w:val="00830908"/>
    <w:rsid w:val="00830936"/>
    <w:rsid w:val="00830A12"/>
    <w:rsid w:val="00830CEE"/>
    <w:rsid w:val="00830E91"/>
    <w:rsid w:val="00830F0E"/>
    <w:rsid w:val="0083108D"/>
    <w:rsid w:val="0083110C"/>
    <w:rsid w:val="00831245"/>
    <w:rsid w:val="00831336"/>
    <w:rsid w:val="00831439"/>
    <w:rsid w:val="00831621"/>
    <w:rsid w:val="00831714"/>
    <w:rsid w:val="008319DB"/>
    <w:rsid w:val="00831A09"/>
    <w:rsid w:val="00831A9D"/>
    <w:rsid w:val="00831C00"/>
    <w:rsid w:val="00831F38"/>
    <w:rsid w:val="00831F81"/>
    <w:rsid w:val="00831FCD"/>
    <w:rsid w:val="00832050"/>
    <w:rsid w:val="008321A7"/>
    <w:rsid w:val="00832237"/>
    <w:rsid w:val="00832265"/>
    <w:rsid w:val="008323B0"/>
    <w:rsid w:val="00832468"/>
    <w:rsid w:val="008326CD"/>
    <w:rsid w:val="008326E2"/>
    <w:rsid w:val="00832AEC"/>
    <w:rsid w:val="00832BCE"/>
    <w:rsid w:val="00832C50"/>
    <w:rsid w:val="00832CC5"/>
    <w:rsid w:val="00832DE4"/>
    <w:rsid w:val="00832EF6"/>
    <w:rsid w:val="00833077"/>
    <w:rsid w:val="008334AF"/>
    <w:rsid w:val="00833969"/>
    <w:rsid w:val="008339F1"/>
    <w:rsid w:val="008340F8"/>
    <w:rsid w:val="00834194"/>
    <w:rsid w:val="00834488"/>
    <w:rsid w:val="0083467F"/>
    <w:rsid w:val="00834697"/>
    <w:rsid w:val="00834825"/>
    <w:rsid w:val="008349CC"/>
    <w:rsid w:val="00834F81"/>
    <w:rsid w:val="0083506B"/>
    <w:rsid w:val="00835202"/>
    <w:rsid w:val="00835409"/>
    <w:rsid w:val="008354DD"/>
    <w:rsid w:val="0083558F"/>
    <w:rsid w:val="008355A9"/>
    <w:rsid w:val="008357E7"/>
    <w:rsid w:val="00835823"/>
    <w:rsid w:val="00835921"/>
    <w:rsid w:val="00835C54"/>
    <w:rsid w:val="00835DF2"/>
    <w:rsid w:val="00835E48"/>
    <w:rsid w:val="00835E6E"/>
    <w:rsid w:val="00835F9C"/>
    <w:rsid w:val="00836342"/>
    <w:rsid w:val="0083659C"/>
    <w:rsid w:val="0083666C"/>
    <w:rsid w:val="008368A7"/>
    <w:rsid w:val="0083690B"/>
    <w:rsid w:val="00836A71"/>
    <w:rsid w:val="008372DD"/>
    <w:rsid w:val="00837488"/>
    <w:rsid w:val="008374B9"/>
    <w:rsid w:val="00837665"/>
    <w:rsid w:val="008376F7"/>
    <w:rsid w:val="008377B1"/>
    <w:rsid w:val="00837B69"/>
    <w:rsid w:val="00837C05"/>
    <w:rsid w:val="00840040"/>
    <w:rsid w:val="008400F6"/>
    <w:rsid w:val="00840222"/>
    <w:rsid w:val="00840260"/>
    <w:rsid w:val="0084035C"/>
    <w:rsid w:val="00840419"/>
    <w:rsid w:val="00840A39"/>
    <w:rsid w:val="00840AAA"/>
    <w:rsid w:val="00840E56"/>
    <w:rsid w:val="0084107B"/>
    <w:rsid w:val="0084107F"/>
    <w:rsid w:val="008411E2"/>
    <w:rsid w:val="0084124E"/>
    <w:rsid w:val="00841431"/>
    <w:rsid w:val="00841651"/>
    <w:rsid w:val="00841722"/>
    <w:rsid w:val="00841E20"/>
    <w:rsid w:val="00841E40"/>
    <w:rsid w:val="0084204C"/>
    <w:rsid w:val="00842098"/>
    <w:rsid w:val="0084224B"/>
    <w:rsid w:val="0084243B"/>
    <w:rsid w:val="008424B4"/>
    <w:rsid w:val="008424D5"/>
    <w:rsid w:val="00842627"/>
    <w:rsid w:val="00842998"/>
    <w:rsid w:val="008429A7"/>
    <w:rsid w:val="00842A57"/>
    <w:rsid w:val="00842AC3"/>
    <w:rsid w:val="00842B13"/>
    <w:rsid w:val="00842CB8"/>
    <w:rsid w:val="00842D1C"/>
    <w:rsid w:val="00842EC2"/>
    <w:rsid w:val="00842F16"/>
    <w:rsid w:val="00843208"/>
    <w:rsid w:val="00843372"/>
    <w:rsid w:val="008433C5"/>
    <w:rsid w:val="008437CC"/>
    <w:rsid w:val="008437EF"/>
    <w:rsid w:val="00843928"/>
    <w:rsid w:val="00843AB1"/>
    <w:rsid w:val="00843C98"/>
    <w:rsid w:val="0084405B"/>
    <w:rsid w:val="0084433C"/>
    <w:rsid w:val="00844385"/>
    <w:rsid w:val="00844411"/>
    <w:rsid w:val="008444CD"/>
    <w:rsid w:val="00844584"/>
    <w:rsid w:val="008447EB"/>
    <w:rsid w:val="008447F3"/>
    <w:rsid w:val="00844F02"/>
    <w:rsid w:val="00845120"/>
    <w:rsid w:val="008454BA"/>
    <w:rsid w:val="008457C1"/>
    <w:rsid w:val="008458CC"/>
    <w:rsid w:val="00845C52"/>
    <w:rsid w:val="00845CD3"/>
    <w:rsid w:val="00845D2C"/>
    <w:rsid w:val="00845DB0"/>
    <w:rsid w:val="00845F34"/>
    <w:rsid w:val="008460C9"/>
    <w:rsid w:val="00846245"/>
    <w:rsid w:val="00846271"/>
    <w:rsid w:val="008462D5"/>
    <w:rsid w:val="00846300"/>
    <w:rsid w:val="00846397"/>
    <w:rsid w:val="00846479"/>
    <w:rsid w:val="00846723"/>
    <w:rsid w:val="0084676C"/>
    <w:rsid w:val="00846A38"/>
    <w:rsid w:val="00846ABB"/>
    <w:rsid w:val="00846C8F"/>
    <w:rsid w:val="00846CFD"/>
    <w:rsid w:val="00846D20"/>
    <w:rsid w:val="00846E9E"/>
    <w:rsid w:val="0084703F"/>
    <w:rsid w:val="008470B3"/>
    <w:rsid w:val="008470C5"/>
    <w:rsid w:val="00847110"/>
    <w:rsid w:val="0084731E"/>
    <w:rsid w:val="00847369"/>
    <w:rsid w:val="0084746A"/>
    <w:rsid w:val="00847797"/>
    <w:rsid w:val="008478F8"/>
    <w:rsid w:val="00847AEC"/>
    <w:rsid w:val="00847C70"/>
    <w:rsid w:val="00847E4B"/>
    <w:rsid w:val="00847E90"/>
    <w:rsid w:val="00847FA1"/>
    <w:rsid w:val="00850085"/>
    <w:rsid w:val="0085008F"/>
    <w:rsid w:val="008501AB"/>
    <w:rsid w:val="008503F9"/>
    <w:rsid w:val="00850578"/>
    <w:rsid w:val="00850597"/>
    <w:rsid w:val="0085064B"/>
    <w:rsid w:val="0085087D"/>
    <w:rsid w:val="00850A4B"/>
    <w:rsid w:val="00850B04"/>
    <w:rsid w:val="00850C6D"/>
    <w:rsid w:val="00850C93"/>
    <w:rsid w:val="00851041"/>
    <w:rsid w:val="00851354"/>
    <w:rsid w:val="0085148C"/>
    <w:rsid w:val="008514E3"/>
    <w:rsid w:val="00851530"/>
    <w:rsid w:val="008516F2"/>
    <w:rsid w:val="00851958"/>
    <w:rsid w:val="00851B88"/>
    <w:rsid w:val="00851F13"/>
    <w:rsid w:val="00851FA2"/>
    <w:rsid w:val="00852176"/>
    <w:rsid w:val="008521E3"/>
    <w:rsid w:val="00852212"/>
    <w:rsid w:val="0085270A"/>
    <w:rsid w:val="00852847"/>
    <w:rsid w:val="00852977"/>
    <w:rsid w:val="00852A03"/>
    <w:rsid w:val="00852B7B"/>
    <w:rsid w:val="00852D26"/>
    <w:rsid w:val="00852D43"/>
    <w:rsid w:val="00852DE7"/>
    <w:rsid w:val="00852ED9"/>
    <w:rsid w:val="00852FC8"/>
    <w:rsid w:val="008534F9"/>
    <w:rsid w:val="00853559"/>
    <w:rsid w:val="00853572"/>
    <w:rsid w:val="008535CB"/>
    <w:rsid w:val="008537C1"/>
    <w:rsid w:val="008537F3"/>
    <w:rsid w:val="0085380D"/>
    <w:rsid w:val="00853834"/>
    <w:rsid w:val="00853847"/>
    <w:rsid w:val="00853887"/>
    <w:rsid w:val="00853B27"/>
    <w:rsid w:val="00853C74"/>
    <w:rsid w:val="00853CEA"/>
    <w:rsid w:val="00853FBC"/>
    <w:rsid w:val="00854047"/>
    <w:rsid w:val="00854117"/>
    <w:rsid w:val="00854528"/>
    <w:rsid w:val="00854567"/>
    <w:rsid w:val="00854569"/>
    <w:rsid w:val="008546E6"/>
    <w:rsid w:val="00854842"/>
    <w:rsid w:val="008549C3"/>
    <w:rsid w:val="00854B59"/>
    <w:rsid w:val="00854C4F"/>
    <w:rsid w:val="00854CA2"/>
    <w:rsid w:val="00854F29"/>
    <w:rsid w:val="008550AA"/>
    <w:rsid w:val="00855231"/>
    <w:rsid w:val="0085530C"/>
    <w:rsid w:val="008555C3"/>
    <w:rsid w:val="0085573F"/>
    <w:rsid w:val="00855778"/>
    <w:rsid w:val="00855891"/>
    <w:rsid w:val="00855962"/>
    <w:rsid w:val="00855A6F"/>
    <w:rsid w:val="00855AC0"/>
    <w:rsid w:val="00855AFF"/>
    <w:rsid w:val="00855B1D"/>
    <w:rsid w:val="00855D67"/>
    <w:rsid w:val="00855E21"/>
    <w:rsid w:val="00855E8A"/>
    <w:rsid w:val="00855FA6"/>
    <w:rsid w:val="0085627B"/>
    <w:rsid w:val="0085633C"/>
    <w:rsid w:val="0085646E"/>
    <w:rsid w:val="0085648A"/>
    <w:rsid w:val="00856497"/>
    <w:rsid w:val="008564F4"/>
    <w:rsid w:val="008565A1"/>
    <w:rsid w:val="008565C3"/>
    <w:rsid w:val="008565EA"/>
    <w:rsid w:val="0085663B"/>
    <w:rsid w:val="0085672B"/>
    <w:rsid w:val="00856784"/>
    <w:rsid w:val="008567B5"/>
    <w:rsid w:val="0085680C"/>
    <w:rsid w:val="0085680E"/>
    <w:rsid w:val="00856822"/>
    <w:rsid w:val="00856AC9"/>
    <w:rsid w:val="00856EFF"/>
    <w:rsid w:val="00857249"/>
    <w:rsid w:val="0085740F"/>
    <w:rsid w:val="0085760B"/>
    <w:rsid w:val="008576AB"/>
    <w:rsid w:val="008579F5"/>
    <w:rsid w:val="00857BD2"/>
    <w:rsid w:val="00857C19"/>
    <w:rsid w:val="00857CBB"/>
    <w:rsid w:val="00857D9D"/>
    <w:rsid w:val="00857DCE"/>
    <w:rsid w:val="00857F5E"/>
    <w:rsid w:val="0086007B"/>
    <w:rsid w:val="0086023D"/>
    <w:rsid w:val="0086081C"/>
    <w:rsid w:val="008608DB"/>
    <w:rsid w:val="008608EB"/>
    <w:rsid w:val="0086095C"/>
    <w:rsid w:val="00860976"/>
    <w:rsid w:val="0086097E"/>
    <w:rsid w:val="008609FF"/>
    <w:rsid w:val="00860FE7"/>
    <w:rsid w:val="00860FF6"/>
    <w:rsid w:val="0086112B"/>
    <w:rsid w:val="00861266"/>
    <w:rsid w:val="00861528"/>
    <w:rsid w:val="008616CF"/>
    <w:rsid w:val="0086175C"/>
    <w:rsid w:val="00861CA9"/>
    <w:rsid w:val="00861F56"/>
    <w:rsid w:val="0086220B"/>
    <w:rsid w:val="00862610"/>
    <w:rsid w:val="008626F6"/>
    <w:rsid w:val="0086281D"/>
    <w:rsid w:val="008628D4"/>
    <w:rsid w:val="00862987"/>
    <w:rsid w:val="00862B56"/>
    <w:rsid w:val="00862BEA"/>
    <w:rsid w:val="00862C76"/>
    <w:rsid w:val="008633D9"/>
    <w:rsid w:val="008634D3"/>
    <w:rsid w:val="008635E5"/>
    <w:rsid w:val="00863700"/>
    <w:rsid w:val="0086374E"/>
    <w:rsid w:val="00863807"/>
    <w:rsid w:val="0086382C"/>
    <w:rsid w:val="0086385A"/>
    <w:rsid w:val="0086396E"/>
    <w:rsid w:val="00863AF0"/>
    <w:rsid w:val="00863B05"/>
    <w:rsid w:val="00863D76"/>
    <w:rsid w:val="00863DFF"/>
    <w:rsid w:val="00863F0A"/>
    <w:rsid w:val="0086420F"/>
    <w:rsid w:val="0086438D"/>
    <w:rsid w:val="008643AD"/>
    <w:rsid w:val="008644FD"/>
    <w:rsid w:val="0086469F"/>
    <w:rsid w:val="008647B5"/>
    <w:rsid w:val="00864885"/>
    <w:rsid w:val="008648DC"/>
    <w:rsid w:val="00864ACB"/>
    <w:rsid w:val="00864DFC"/>
    <w:rsid w:val="00864FD0"/>
    <w:rsid w:val="00865113"/>
    <w:rsid w:val="008652CC"/>
    <w:rsid w:val="008654C8"/>
    <w:rsid w:val="008655F5"/>
    <w:rsid w:val="0086564F"/>
    <w:rsid w:val="008657BC"/>
    <w:rsid w:val="008659A5"/>
    <w:rsid w:val="00865DBC"/>
    <w:rsid w:val="00865EC9"/>
    <w:rsid w:val="0086602B"/>
    <w:rsid w:val="008660A1"/>
    <w:rsid w:val="008664A2"/>
    <w:rsid w:val="00866673"/>
    <w:rsid w:val="0086667F"/>
    <w:rsid w:val="00866859"/>
    <w:rsid w:val="008668DB"/>
    <w:rsid w:val="00866993"/>
    <w:rsid w:val="00866C99"/>
    <w:rsid w:val="0086715F"/>
    <w:rsid w:val="00867302"/>
    <w:rsid w:val="0086782C"/>
    <w:rsid w:val="00867ABB"/>
    <w:rsid w:val="00867B72"/>
    <w:rsid w:val="00867B99"/>
    <w:rsid w:val="00867E68"/>
    <w:rsid w:val="00870048"/>
    <w:rsid w:val="0087013F"/>
    <w:rsid w:val="008703E1"/>
    <w:rsid w:val="00870545"/>
    <w:rsid w:val="0087078B"/>
    <w:rsid w:val="008709AD"/>
    <w:rsid w:val="008709D9"/>
    <w:rsid w:val="00870B0D"/>
    <w:rsid w:val="00870BA1"/>
    <w:rsid w:val="00870F6E"/>
    <w:rsid w:val="00871115"/>
    <w:rsid w:val="008712B4"/>
    <w:rsid w:val="00871412"/>
    <w:rsid w:val="00871996"/>
    <w:rsid w:val="00871ACA"/>
    <w:rsid w:val="00871DDC"/>
    <w:rsid w:val="00871F3F"/>
    <w:rsid w:val="00871F44"/>
    <w:rsid w:val="0087203E"/>
    <w:rsid w:val="008720E1"/>
    <w:rsid w:val="0087222B"/>
    <w:rsid w:val="008722BF"/>
    <w:rsid w:val="00872313"/>
    <w:rsid w:val="00872399"/>
    <w:rsid w:val="008723A5"/>
    <w:rsid w:val="00872551"/>
    <w:rsid w:val="008726AC"/>
    <w:rsid w:val="008727F7"/>
    <w:rsid w:val="0087289A"/>
    <w:rsid w:val="008729FF"/>
    <w:rsid w:val="00872A58"/>
    <w:rsid w:val="00872A68"/>
    <w:rsid w:val="00872A9F"/>
    <w:rsid w:val="00872ADB"/>
    <w:rsid w:val="00872D53"/>
    <w:rsid w:val="0087330B"/>
    <w:rsid w:val="00873611"/>
    <w:rsid w:val="00873650"/>
    <w:rsid w:val="00873828"/>
    <w:rsid w:val="00873853"/>
    <w:rsid w:val="00873898"/>
    <w:rsid w:val="0087389D"/>
    <w:rsid w:val="0087391A"/>
    <w:rsid w:val="00873937"/>
    <w:rsid w:val="00873A75"/>
    <w:rsid w:val="00873B6C"/>
    <w:rsid w:val="00873B9D"/>
    <w:rsid w:val="00873D5A"/>
    <w:rsid w:val="00873F03"/>
    <w:rsid w:val="00873FFA"/>
    <w:rsid w:val="00874002"/>
    <w:rsid w:val="008741FF"/>
    <w:rsid w:val="008743F9"/>
    <w:rsid w:val="008745FE"/>
    <w:rsid w:val="00874667"/>
    <w:rsid w:val="008747F1"/>
    <w:rsid w:val="00874A41"/>
    <w:rsid w:val="00874CC3"/>
    <w:rsid w:val="00874D63"/>
    <w:rsid w:val="00874D93"/>
    <w:rsid w:val="00874DAF"/>
    <w:rsid w:val="00874EC8"/>
    <w:rsid w:val="008755DA"/>
    <w:rsid w:val="008758BF"/>
    <w:rsid w:val="008759B3"/>
    <w:rsid w:val="00875A4F"/>
    <w:rsid w:val="00875A53"/>
    <w:rsid w:val="00875D77"/>
    <w:rsid w:val="00875DAF"/>
    <w:rsid w:val="0087626E"/>
    <w:rsid w:val="00876435"/>
    <w:rsid w:val="00876550"/>
    <w:rsid w:val="0087663E"/>
    <w:rsid w:val="0087680A"/>
    <w:rsid w:val="00876A61"/>
    <w:rsid w:val="00876A98"/>
    <w:rsid w:val="00876AC8"/>
    <w:rsid w:val="00876C0A"/>
    <w:rsid w:val="00876C79"/>
    <w:rsid w:val="00876E77"/>
    <w:rsid w:val="00876E96"/>
    <w:rsid w:val="00877002"/>
    <w:rsid w:val="00877096"/>
    <w:rsid w:val="0087714D"/>
    <w:rsid w:val="008772AF"/>
    <w:rsid w:val="00877559"/>
    <w:rsid w:val="00877633"/>
    <w:rsid w:val="008776B3"/>
    <w:rsid w:val="008779BE"/>
    <w:rsid w:val="00877AEA"/>
    <w:rsid w:val="00877B1A"/>
    <w:rsid w:val="00877CCC"/>
    <w:rsid w:val="00877F07"/>
    <w:rsid w:val="00877F7D"/>
    <w:rsid w:val="00880016"/>
    <w:rsid w:val="00880124"/>
    <w:rsid w:val="008801B0"/>
    <w:rsid w:val="0088029D"/>
    <w:rsid w:val="00880455"/>
    <w:rsid w:val="00880464"/>
    <w:rsid w:val="0088062B"/>
    <w:rsid w:val="00880699"/>
    <w:rsid w:val="008807E5"/>
    <w:rsid w:val="008807EE"/>
    <w:rsid w:val="00880DED"/>
    <w:rsid w:val="008810B6"/>
    <w:rsid w:val="008810D5"/>
    <w:rsid w:val="008811E2"/>
    <w:rsid w:val="008814B1"/>
    <w:rsid w:val="0088157B"/>
    <w:rsid w:val="0088179B"/>
    <w:rsid w:val="0088183E"/>
    <w:rsid w:val="008818E2"/>
    <w:rsid w:val="00881DD1"/>
    <w:rsid w:val="00881EC6"/>
    <w:rsid w:val="00882122"/>
    <w:rsid w:val="0088222A"/>
    <w:rsid w:val="0088229B"/>
    <w:rsid w:val="0088236F"/>
    <w:rsid w:val="008824AA"/>
    <w:rsid w:val="0088264B"/>
    <w:rsid w:val="008827B6"/>
    <w:rsid w:val="00882CF8"/>
    <w:rsid w:val="00882F07"/>
    <w:rsid w:val="00883011"/>
    <w:rsid w:val="00883391"/>
    <w:rsid w:val="008835A2"/>
    <w:rsid w:val="008835DD"/>
    <w:rsid w:val="0088370B"/>
    <w:rsid w:val="00883A5F"/>
    <w:rsid w:val="00883B3C"/>
    <w:rsid w:val="00883C50"/>
    <w:rsid w:val="00883D06"/>
    <w:rsid w:val="00883D82"/>
    <w:rsid w:val="00883F70"/>
    <w:rsid w:val="00883F7C"/>
    <w:rsid w:val="00884017"/>
    <w:rsid w:val="0088407D"/>
    <w:rsid w:val="00884270"/>
    <w:rsid w:val="008843F2"/>
    <w:rsid w:val="00884A87"/>
    <w:rsid w:val="00884BAF"/>
    <w:rsid w:val="00884BC2"/>
    <w:rsid w:val="00884BEE"/>
    <w:rsid w:val="00884CAE"/>
    <w:rsid w:val="00884DD8"/>
    <w:rsid w:val="00884E5D"/>
    <w:rsid w:val="0088519C"/>
    <w:rsid w:val="0088560A"/>
    <w:rsid w:val="008857A7"/>
    <w:rsid w:val="00885999"/>
    <w:rsid w:val="00885AEF"/>
    <w:rsid w:val="00885DC4"/>
    <w:rsid w:val="008862A2"/>
    <w:rsid w:val="008863C2"/>
    <w:rsid w:val="008867A4"/>
    <w:rsid w:val="008867C1"/>
    <w:rsid w:val="0088687D"/>
    <w:rsid w:val="008868D1"/>
    <w:rsid w:val="00886C76"/>
    <w:rsid w:val="00886EE0"/>
    <w:rsid w:val="008872B7"/>
    <w:rsid w:val="00887457"/>
    <w:rsid w:val="0088751D"/>
    <w:rsid w:val="008878AC"/>
    <w:rsid w:val="008878C9"/>
    <w:rsid w:val="00887A73"/>
    <w:rsid w:val="00887B85"/>
    <w:rsid w:val="00887BC2"/>
    <w:rsid w:val="00887C15"/>
    <w:rsid w:val="00887CF3"/>
    <w:rsid w:val="00887D84"/>
    <w:rsid w:val="00887DDC"/>
    <w:rsid w:val="008901BB"/>
    <w:rsid w:val="0089024D"/>
    <w:rsid w:val="008904F8"/>
    <w:rsid w:val="008905AF"/>
    <w:rsid w:val="0089066B"/>
    <w:rsid w:val="00890780"/>
    <w:rsid w:val="00890D4F"/>
    <w:rsid w:val="00890DCD"/>
    <w:rsid w:val="00890FDD"/>
    <w:rsid w:val="008910EA"/>
    <w:rsid w:val="008911F7"/>
    <w:rsid w:val="008916E4"/>
    <w:rsid w:val="0089186C"/>
    <w:rsid w:val="008919BA"/>
    <w:rsid w:val="00891B51"/>
    <w:rsid w:val="00891B79"/>
    <w:rsid w:val="00891D54"/>
    <w:rsid w:val="00891DF1"/>
    <w:rsid w:val="00891E5D"/>
    <w:rsid w:val="0089220C"/>
    <w:rsid w:val="0089227E"/>
    <w:rsid w:val="008922A9"/>
    <w:rsid w:val="008923D1"/>
    <w:rsid w:val="00892769"/>
    <w:rsid w:val="00892796"/>
    <w:rsid w:val="00892DA0"/>
    <w:rsid w:val="00893331"/>
    <w:rsid w:val="00893577"/>
    <w:rsid w:val="008938E2"/>
    <w:rsid w:val="00893E28"/>
    <w:rsid w:val="00893E5E"/>
    <w:rsid w:val="00893E70"/>
    <w:rsid w:val="00893EC0"/>
    <w:rsid w:val="008942B7"/>
    <w:rsid w:val="00894593"/>
    <w:rsid w:val="008946CF"/>
    <w:rsid w:val="008948F5"/>
    <w:rsid w:val="00894B0F"/>
    <w:rsid w:val="00894B94"/>
    <w:rsid w:val="00894C2F"/>
    <w:rsid w:val="00894DAA"/>
    <w:rsid w:val="00894ECD"/>
    <w:rsid w:val="00894FE9"/>
    <w:rsid w:val="00895013"/>
    <w:rsid w:val="00895030"/>
    <w:rsid w:val="00895575"/>
    <w:rsid w:val="0089578A"/>
    <w:rsid w:val="008959C9"/>
    <w:rsid w:val="00895AB3"/>
    <w:rsid w:val="00895B02"/>
    <w:rsid w:val="00895BE7"/>
    <w:rsid w:val="00895C0D"/>
    <w:rsid w:val="00895F86"/>
    <w:rsid w:val="008961B2"/>
    <w:rsid w:val="008961C6"/>
    <w:rsid w:val="00896238"/>
    <w:rsid w:val="0089630D"/>
    <w:rsid w:val="00896667"/>
    <w:rsid w:val="008967FD"/>
    <w:rsid w:val="0089693F"/>
    <w:rsid w:val="00896A06"/>
    <w:rsid w:val="00896BC8"/>
    <w:rsid w:val="00896C78"/>
    <w:rsid w:val="008970C1"/>
    <w:rsid w:val="00897180"/>
    <w:rsid w:val="00897236"/>
    <w:rsid w:val="00897412"/>
    <w:rsid w:val="00897703"/>
    <w:rsid w:val="008978CD"/>
    <w:rsid w:val="00897A4D"/>
    <w:rsid w:val="00897CCB"/>
    <w:rsid w:val="00897CCD"/>
    <w:rsid w:val="00897D25"/>
    <w:rsid w:val="00897E50"/>
    <w:rsid w:val="00897E53"/>
    <w:rsid w:val="00897EDF"/>
    <w:rsid w:val="00897FAB"/>
    <w:rsid w:val="008A008F"/>
    <w:rsid w:val="008A0325"/>
    <w:rsid w:val="008A035A"/>
    <w:rsid w:val="008A0584"/>
    <w:rsid w:val="008A0F2E"/>
    <w:rsid w:val="008A1047"/>
    <w:rsid w:val="008A12D1"/>
    <w:rsid w:val="008A12F2"/>
    <w:rsid w:val="008A1490"/>
    <w:rsid w:val="008A1512"/>
    <w:rsid w:val="008A157A"/>
    <w:rsid w:val="008A15E8"/>
    <w:rsid w:val="008A1733"/>
    <w:rsid w:val="008A1DD7"/>
    <w:rsid w:val="008A2047"/>
    <w:rsid w:val="008A215F"/>
    <w:rsid w:val="008A21CC"/>
    <w:rsid w:val="008A2200"/>
    <w:rsid w:val="008A23CD"/>
    <w:rsid w:val="008A25BF"/>
    <w:rsid w:val="008A2757"/>
    <w:rsid w:val="008A27A8"/>
    <w:rsid w:val="008A29CC"/>
    <w:rsid w:val="008A2AFB"/>
    <w:rsid w:val="008A2C4A"/>
    <w:rsid w:val="008A30BA"/>
    <w:rsid w:val="008A30CF"/>
    <w:rsid w:val="008A33CC"/>
    <w:rsid w:val="008A34B6"/>
    <w:rsid w:val="008A3535"/>
    <w:rsid w:val="008A39EA"/>
    <w:rsid w:val="008A3B43"/>
    <w:rsid w:val="008A3D97"/>
    <w:rsid w:val="008A3FDA"/>
    <w:rsid w:val="008A4229"/>
    <w:rsid w:val="008A4370"/>
    <w:rsid w:val="008A4777"/>
    <w:rsid w:val="008A4950"/>
    <w:rsid w:val="008A4A31"/>
    <w:rsid w:val="008A4BC3"/>
    <w:rsid w:val="008A4BD7"/>
    <w:rsid w:val="008A4C45"/>
    <w:rsid w:val="008A4CAE"/>
    <w:rsid w:val="008A4FE5"/>
    <w:rsid w:val="008A5242"/>
    <w:rsid w:val="008A5391"/>
    <w:rsid w:val="008A5417"/>
    <w:rsid w:val="008A5510"/>
    <w:rsid w:val="008A5623"/>
    <w:rsid w:val="008A567E"/>
    <w:rsid w:val="008A5772"/>
    <w:rsid w:val="008A5778"/>
    <w:rsid w:val="008A58AD"/>
    <w:rsid w:val="008A59D6"/>
    <w:rsid w:val="008A5E8A"/>
    <w:rsid w:val="008A602C"/>
    <w:rsid w:val="008A62C6"/>
    <w:rsid w:val="008A631F"/>
    <w:rsid w:val="008A6577"/>
    <w:rsid w:val="008A6BC2"/>
    <w:rsid w:val="008A6D6E"/>
    <w:rsid w:val="008A6E7F"/>
    <w:rsid w:val="008A7014"/>
    <w:rsid w:val="008A718F"/>
    <w:rsid w:val="008A72CB"/>
    <w:rsid w:val="008A755C"/>
    <w:rsid w:val="008A7707"/>
    <w:rsid w:val="008A7766"/>
    <w:rsid w:val="008A77AD"/>
    <w:rsid w:val="008A77D5"/>
    <w:rsid w:val="008A77F0"/>
    <w:rsid w:val="008A7880"/>
    <w:rsid w:val="008A78B1"/>
    <w:rsid w:val="008A7970"/>
    <w:rsid w:val="008A7993"/>
    <w:rsid w:val="008B01C1"/>
    <w:rsid w:val="008B021F"/>
    <w:rsid w:val="008B02CC"/>
    <w:rsid w:val="008B045A"/>
    <w:rsid w:val="008B058B"/>
    <w:rsid w:val="008B06AE"/>
    <w:rsid w:val="008B0873"/>
    <w:rsid w:val="008B0AEA"/>
    <w:rsid w:val="008B0B7E"/>
    <w:rsid w:val="008B0C16"/>
    <w:rsid w:val="008B0C3A"/>
    <w:rsid w:val="008B0C77"/>
    <w:rsid w:val="008B0D95"/>
    <w:rsid w:val="008B0F2B"/>
    <w:rsid w:val="008B0FAA"/>
    <w:rsid w:val="008B1025"/>
    <w:rsid w:val="008B1102"/>
    <w:rsid w:val="008B11B4"/>
    <w:rsid w:val="008B1284"/>
    <w:rsid w:val="008B14AA"/>
    <w:rsid w:val="008B15D1"/>
    <w:rsid w:val="008B1688"/>
    <w:rsid w:val="008B186A"/>
    <w:rsid w:val="008B192B"/>
    <w:rsid w:val="008B1A97"/>
    <w:rsid w:val="008B1B33"/>
    <w:rsid w:val="008B1E5E"/>
    <w:rsid w:val="008B2354"/>
    <w:rsid w:val="008B270F"/>
    <w:rsid w:val="008B2839"/>
    <w:rsid w:val="008B2848"/>
    <w:rsid w:val="008B285C"/>
    <w:rsid w:val="008B2D0B"/>
    <w:rsid w:val="008B2DC4"/>
    <w:rsid w:val="008B2F27"/>
    <w:rsid w:val="008B2FF4"/>
    <w:rsid w:val="008B30A3"/>
    <w:rsid w:val="008B31C3"/>
    <w:rsid w:val="008B34F6"/>
    <w:rsid w:val="008B3608"/>
    <w:rsid w:val="008B36FF"/>
    <w:rsid w:val="008B380B"/>
    <w:rsid w:val="008B3812"/>
    <w:rsid w:val="008B3923"/>
    <w:rsid w:val="008B3AD3"/>
    <w:rsid w:val="008B3B7F"/>
    <w:rsid w:val="008B3C18"/>
    <w:rsid w:val="008B3CEA"/>
    <w:rsid w:val="008B4521"/>
    <w:rsid w:val="008B46FC"/>
    <w:rsid w:val="008B49EA"/>
    <w:rsid w:val="008B4A1C"/>
    <w:rsid w:val="008B4AEE"/>
    <w:rsid w:val="008B504F"/>
    <w:rsid w:val="008B527A"/>
    <w:rsid w:val="008B544F"/>
    <w:rsid w:val="008B54B4"/>
    <w:rsid w:val="008B5614"/>
    <w:rsid w:val="008B577F"/>
    <w:rsid w:val="008B57E9"/>
    <w:rsid w:val="008B5BDA"/>
    <w:rsid w:val="008B5C99"/>
    <w:rsid w:val="008B5E70"/>
    <w:rsid w:val="008B5FC6"/>
    <w:rsid w:val="008B5FF0"/>
    <w:rsid w:val="008B6289"/>
    <w:rsid w:val="008B66A1"/>
    <w:rsid w:val="008B6735"/>
    <w:rsid w:val="008B68A4"/>
    <w:rsid w:val="008B69D2"/>
    <w:rsid w:val="008B6A53"/>
    <w:rsid w:val="008B6ADB"/>
    <w:rsid w:val="008B6C48"/>
    <w:rsid w:val="008B6DA1"/>
    <w:rsid w:val="008B6FA4"/>
    <w:rsid w:val="008B6FBE"/>
    <w:rsid w:val="008B7070"/>
    <w:rsid w:val="008B710A"/>
    <w:rsid w:val="008B710F"/>
    <w:rsid w:val="008B73C5"/>
    <w:rsid w:val="008B74A9"/>
    <w:rsid w:val="008B75C1"/>
    <w:rsid w:val="008B75D4"/>
    <w:rsid w:val="008B767F"/>
    <w:rsid w:val="008B76E3"/>
    <w:rsid w:val="008B7B22"/>
    <w:rsid w:val="008B7EDD"/>
    <w:rsid w:val="008B7F82"/>
    <w:rsid w:val="008C022C"/>
    <w:rsid w:val="008C0545"/>
    <w:rsid w:val="008C09E8"/>
    <w:rsid w:val="008C0A51"/>
    <w:rsid w:val="008C0B49"/>
    <w:rsid w:val="008C0D07"/>
    <w:rsid w:val="008C1186"/>
    <w:rsid w:val="008C1422"/>
    <w:rsid w:val="008C1572"/>
    <w:rsid w:val="008C1F86"/>
    <w:rsid w:val="008C2230"/>
    <w:rsid w:val="008C22E7"/>
    <w:rsid w:val="008C22F7"/>
    <w:rsid w:val="008C239A"/>
    <w:rsid w:val="008C23D3"/>
    <w:rsid w:val="008C25C1"/>
    <w:rsid w:val="008C25C8"/>
    <w:rsid w:val="008C279A"/>
    <w:rsid w:val="008C27A0"/>
    <w:rsid w:val="008C2889"/>
    <w:rsid w:val="008C2A35"/>
    <w:rsid w:val="008C2A3C"/>
    <w:rsid w:val="008C2A66"/>
    <w:rsid w:val="008C2CEA"/>
    <w:rsid w:val="008C2F8E"/>
    <w:rsid w:val="008C3014"/>
    <w:rsid w:val="008C3196"/>
    <w:rsid w:val="008C35A8"/>
    <w:rsid w:val="008C3925"/>
    <w:rsid w:val="008C3A11"/>
    <w:rsid w:val="008C3A7E"/>
    <w:rsid w:val="008C3AB2"/>
    <w:rsid w:val="008C3AC9"/>
    <w:rsid w:val="008C3E43"/>
    <w:rsid w:val="008C4098"/>
    <w:rsid w:val="008C4583"/>
    <w:rsid w:val="008C4649"/>
    <w:rsid w:val="008C468C"/>
    <w:rsid w:val="008C46B6"/>
    <w:rsid w:val="008C46EE"/>
    <w:rsid w:val="008C4980"/>
    <w:rsid w:val="008C4B0A"/>
    <w:rsid w:val="008C4CD3"/>
    <w:rsid w:val="008C4D1D"/>
    <w:rsid w:val="008C4D94"/>
    <w:rsid w:val="008C4E51"/>
    <w:rsid w:val="008C4F88"/>
    <w:rsid w:val="008C4FC6"/>
    <w:rsid w:val="008C52CC"/>
    <w:rsid w:val="008C53D9"/>
    <w:rsid w:val="008C5416"/>
    <w:rsid w:val="008C5477"/>
    <w:rsid w:val="008C5634"/>
    <w:rsid w:val="008C580C"/>
    <w:rsid w:val="008C5976"/>
    <w:rsid w:val="008C59EC"/>
    <w:rsid w:val="008C5A26"/>
    <w:rsid w:val="008C5E2A"/>
    <w:rsid w:val="008C5EFB"/>
    <w:rsid w:val="008C5F93"/>
    <w:rsid w:val="008C5FA6"/>
    <w:rsid w:val="008C611F"/>
    <w:rsid w:val="008C627D"/>
    <w:rsid w:val="008C6297"/>
    <w:rsid w:val="008C6501"/>
    <w:rsid w:val="008C66DE"/>
    <w:rsid w:val="008C66E8"/>
    <w:rsid w:val="008C6901"/>
    <w:rsid w:val="008C6966"/>
    <w:rsid w:val="008C6A1F"/>
    <w:rsid w:val="008C6A55"/>
    <w:rsid w:val="008C6F7E"/>
    <w:rsid w:val="008C6F82"/>
    <w:rsid w:val="008C70DE"/>
    <w:rsid w:val="008C7442"/>
    <w:rsid w:val="008C7454"/>
    <w:rsid w:val="008C7607"/>
    <w:rsid w:val="008C778B"/>
    <w:rsid w:val="008C792A"/>
    <w:rsid w:val="008C797A"/>
    <w:rsid w:val="008C7A02"/>
    <w:rsid w:val="008C7C06"/>
    <w:rsid w:val="008C7CA9"/>
    <w:rsid w:val="008C7EE7"/>
    <w:rsid w:val="008C7F18"/>
    <w:rsid w:val="008D024F"/>
    <w:rsid w:val="008D0266"/>
    <w:rsid w:val="008D0359"/>
    <w:rsid w:val="008D0394"/>
    <w:rsid w:val="008D0529"/>
    <w:rsid w:val="008D05BD"/>
    <w:rsid w:val="008D077E"/>
    <w:rsid w:val="008D0935"/>
    <w:rsid w:val="008D0B15"/>
    <w:rsid w:val="008D0BBC"/>
    <w:rsid w:val="008D0C34"/>
    <w:rsid w:val="008D0D2D"/>
    <w:rsid w:val="008D0D36"/>
    <w:rsid w:val="008D1160"/>
    <w:rsid w:val="008D1319"/>
    <w:rsid w:val="008D1356"/>
    <w:rsid w:val="008D149F"/>
    <w:rsid w:val="008D14A5"/>
    <w:rsid w:val="008D1643"/>
    <w:rsid w:val="008D1A27"/>
    <w:rsid w:val="008D2084"/>
    <w:rsid w:val="008D2187"/>
    <w:rsid w:val="008D2281"/>
    <w:rsid w:val="008D2314"/>
    <w:rsid w:val="008D2368"/>
    <w:rsid w:val="008D260A"/>
    <w:rsid w:val="008D269C"/>
    <w:rsid w:val="008D285C"/>
    <w:rsid w:val="008D29AE"/>
    <w:rsid w:val="008D2A31"/>
    <w:rsid w:val="008D2C26"/>
    <w:rsid w:val="008D2DD4"/>
    <w:rsid w:val="008D2E42"/>
    <w:rsid w:val="008D3059"/>
    <w:rsid w:val="008D362D"/>
    <w:rsid w:val="008D3ABB"/>
    <w:rsid w:val="008D3C96"/>
    <w:rsid w:val="008D3D30"/>
    <w:rsid w:val="008D3D72"/>
    <w:rsid w:val="008D3E01"/>
    <w:rsid w:val="008D3E09"/>
    <w:rsid w:val="008D3E59"/>
    <w:rsid w:val="008D3F45"/>
    <w:rsid w:val="008D3F6A"/>
    <w:rsid w:val="008D403E"/>
    <w:rsid w:val="008D42E7"/>
    <w:rsid w:val="008D43A5"/>
    <w:rsid w:val="008D4450"/>
    <w:rsid w:val="008D4584"/>
    <w:rsid w:val="008D4A44"/>
    <w:rsid w:val="008D4B20"/>
    <w:rsid w:val="008D4F13"/>
    <w:rsid w:val="008D4F8C"/>
    <w:rsid w:val="008D5111"/>
    <w:rsid w:val="008D5148"/>
    <w:rsid w:val="008D524A"/>
    <w:rsid w:val="008D53A7"/>
    <w:rsid w:val="008D58DE"/>
    <w:rsid w:val="008D5C2F"/>
    <w:rsid w:val="008D5D51"/>
    <w:rsid w:val="008D5F38"/>
    <w:rsid w:val="008D615E"/>
    <w:rsid w:val="008D61A7"/>
    <w:rsid w:val="008D63E6"/>
    <w:rsid w:val="008D64D4"/>
    <w:rsid w:val="008D67EB"/>
    <w:rsid w:val="008D68C0"/>
    <w:rsid w:val="008D68F9"/>
    <w:rsid w:val="008D6A6E"/>
    <w:rsid w:val="008D6FBE"/>
    <w:rsid w:val="008D70AD"/>
    <w:rsid w:val="008D7550"/>
    <w:rsid w:val="008D76C0"/>
    <w:rsid w:val="008D7973"/>
    <w:rsid w:val="008D7DFE"/>
    <w:rsid w:val="008E005C"/>
    <w:rsid w:val="008E02EA"/>
    <w:rsid w:val="008E0368"/>
    <w:rsid w:val="008E0489"/>
    <w:rsid w:val="008E056C"/>
    <w:rsid w:val="008E05F4"/>
    <w:rsid w:val="008E0600"/>
    <w:rsid w:val="008E060A"/>
    <w:rsid w:val="008E06CE"/>
    <w:rsid w:val="008E0728"/>
    <w:rsid w:val="008E08B7"/>
    <w:rsid w:val="008E0E38"/>
    <w:rsid w:val="008E0FAC"/>
    <w:rsid w:val="008E10DC"/>
    <w:rsid w:val="008E1277"/>
    <w:rsid w:val="008E12A2"/>
    <w:rsid w:val="008E1803"/>
    <w:rsid w:val="008E18EC"/>
    <w:rsid w:val="008E19EF"/>
    <w:rsid w:val="008E224C"/>
    <w:rsid w:val="008E2645"/>
    <w:rsid w:val="008E2662"/>
    <w:rsid w:val="008E2959"/>
    <w:rsid w:val="008E29C6"/>
    <w:rsid w:val="008E2C3F"/>
    <w:rsid w:val="008E3001"/>
    <w:rsid w:val="008E30C9"/>
    <w:rsid w:val="008E31FD"/>
    <w:rsid w:val="008E325B"/>
    <w:rsid w:val="008E3315"/>
    <w:rsid w:val="008E33D2"/>
    <w:rsid w:val="008E3537"/>
    <w:rsid w:val="008E35C4"/>
    <w:rsid w:val="008E378B"/>
    <w:rsid w:val="008E383F"/>
    <w:rsid w:val="008E38FC"/>
    <w:rsid w:val="008E3B69"/>
    <w:rsid w:val="008E3BC1"/>
    <w:rsid w:val="008E3CE3"/>
    <w:rsid w:val="008E3CF5"/>
    <w:rsid w:val="008E3FB2"/>
    <w:rsid w:val="008E406E"/>
    <w:rsid w:val="008E41E4"/>
    <w:rsid w:val="008E41E6"/>
    <w:rsid w:val="008E42B3"/>
    <w:rsid w:val="008E436E"/>
    <w:rsid w:val="008E43AD"/>
    <w:rsid w:val="008E4455"/>
    <w:rsid w:val="008E47AA"/>
    <w:rsid w:val="008E480B"/>
    <w:rsid w:val="008E49A9"/>
    <w:rsid w:val="008E4B25"/>
    <w:rsid w:val="008E4DC9"/>
    <w:rsid w:val="008E4DE8"/>
    <w:rsid w:val="008E4F96"/>
    <w:rsid w:val="008E4FC8"/>
    <w:rsid w:val="008E5070"/>
    <w:rsid w:val="008E5123"/>
    <w:rsid w:val="008E5283"/>
    <w:rsid w:val="008E5294"/>
    <w:rsid w:val="008E5410"/>
    <w:rsid w:val="008E5B62"/>
    <w:rsid w:val="008E5B6A"/>
    <w:rsid w:val="008E5B91"/>
    <w:rsid w:val="008E5D14"/>
    <w:rsid w:val="008E5FBF"/>
    <w:rsid w:val="008E658E"/>
    <w:rsid w:val="008E66DC"/>
    <w:rsid w:val="008E68D4"/>
    <w:rsid w:val="008E6A35"/>
    <w:rsid w:val="008E6AA6"/>
    <w:rsid w:val="008E6B5F"/>
    <w:rsid w:val="008E6FE5"/>
    <w:rsid w:val="008E7320"/>
    <w:rsid w:val="008E7347"/>
    <w:rsid w:val="008E774A"/>
    <w:rsid w:val="008E780A"/>
    <w:rsid w:val="008E7970"/>
    <w:rsid w:val="008E79B5"/>
    <w:rsid w:val="008E7BD3"/>
    <w:rsid w:val="008E7F40"/>
    <w:rsid w:val="008E7F6D"/>
    <w:rsid w:val="008F013C"/>
    <w:rsid w:val="008F03F4"/>
    <w:rsid w:val="008F04B9"/>
    <w:rsid w:val="008F04BA"/>
    <w:rsid w:val="008F04D2"/>
    <w:rsid w:val="008F0514"/>
    <w:rsid w:val="008F06CC"/>
    <w:rsid w:val="008F0750"/>
    <w:rsid w:val="008F07D8"/>
    <w:rsid w:val="008F0928"/>
    <w:rsid w:val="008F0972"/>
    <w:rsid w:val="008F09B0"/>
    <w:rsid w:val="008F0C50"/>
    <w:rsid w:val="008F0E13"/>
    <w:rsid w:val="008F0FC6"/>
    <w:rsid w:val="008F10AF"/>
    <w:rsid w:val="008F125D"/>
    <w:rsid w:val="008F13EF"/>
    <w:rsid w:val="008F14F8"/>
    <w:rsid w:val="008F1540"/>
    <w:rsid w:val="008F1569"/>
    <w:rsid w:val="008F18C8"/>
    <w:rsid w:val="008F19C5"/>
    <w:rsid w:val="008F1A20"/>
    <w:rsid w:val="008F1B06"/>
    <w:rsid w:val="008F1BCC"/>
    <w:rsid w:val="008F1C7F"/>
    <w:rsid w:val="008F1D72"/>
    <w:rsid w:val="008F2125"/>
    <w:rsid w:val="008F23B8"/>
    <w:rsid w:val="008F2440"/>
    <w:rsid w:val="008F2C1C"/>
    <w:rsid w:val="008F2FCE"/>
    <w:rsid w:val="008F3171"/>
    <w:rsid w:val="008F318A"/>
    <w:rsid w:val="008F3295"/>
    <w:rsid w:val="008F331C"/>
    <w:rsid w:val="008F33A8"/>
    <w:rsid w:val="008F3431"/>
    <w:rsid w:val="008F37A5"/>
    <w:rsid w:val="008F3A9D"/>
    <w:rsid w:val="008F3AE2"/>
    <w:rsid w:val="008F3DE8"/>
    <w:rsid w:val="008F3E71"/>
    <w:rsid w:val="008F3FB0"/>
    <w:rsid w:val="008F4394"/>
    <w:rsid w:val="008F43BE"/>
    <w:rsid w:val="008F44E2"/>
    <w:rsid w:val="008F458C"/>
    <w:rsid w:val="008F460C"/>
    <w:rsid w:val="008F49A7"/>
    <w:rsid w:val="008F49E9"/>
    <w:rsid w:val="008F4E89"/>
    <w:rsid w:val="008F5004"/>
    <w:rsid w:val="008F502B"/>
    <w:rsid w:val="008F556D"/>
    <w:rsid w:val="008F565E"/>
    <w:rsid w:val="008F56A6"/>
    <w:rsid w:val="008F5BD8"/>
    <w:rsid w:val="008F5C39"/>
    <w:rsid w:val="008F5C3B"/>
    <w:rsid w:val="008F5EBF"/>
    <w:rsid w:val="008F63CD"/>
    <w:rsid w:val="008F64DF"/>
    <w:rsid w:val="008F64FF"/>
    <w:rsid w:val="008F6737"/>
    <w:rsid w:val="008F6804"/>
    <w:rsid w:val="008F6840"/>
    <w:rsid w:val="008F6968"/>
    <w:rsid w:val="008F6CDA"/>
    <w:rsid w:val="008F6ECD"/>
    <w:rsid w:val="008F70D8"/>
    <w:rsid w:val="008F70EA"/>
    <w:rsid w:val="008F72BA"/>
    <w:rsid w:val="008F73D3"/>
    <w:rsid w:val="008F740D"/>
    <w:rsid w:val="008F7485"/>
    <w:rsid w:val="008F7A10"/>
    <w:rsid w:val="008F7B88"/>
    <w:rsid w:val="008F7C7C"/>
    <w:rsid w:val="008F7CE1"/>
    <w:rsid w:val="008F7E7A"/>
    <w:rsid w:val="008F7EBC"/>
    <w:rsid w:val="00900015"/>
    <w:rsid w:val="00900034"/>
    <w:rsid w:val="00900048"/>
    <w:rsid w:val="00900052"/>
    <w:rsid w:val="009003B1"/>
    <w:rsid w:val="00900409"/>
    <w:rsid w:val="0090048F"/>
    <w:rsid w:val="0090051D"/>
    <w:rsid w:val="00900552"/>
    <w:rsid w:val="009005E8"/>
    <w:rsid w:val="00900659"/>
    <w:rsid w:val="00900ADD"/>
    <w:rsid w:val="00900B7F"/>
    <w:rsid w:val="00900E0E"/>
    <w:rsid w:val="00900F7B"/>
    <w:rsid w:val="009010C8"/>
    <w:rsid w:val="0090165F"/>
    <w:rsid w:val="00901726"/>
    <w:rsid w:val="0090189B"/>
    <w:rsid w:val="00901A2E"/>
    <w:rsid w:val="00901AE2"/>
    <w:rsid w:val="00901B0D"/>
    <w:rsid w:val="00901C6A"/>
    <w:rsid w:val="00901CB0"/>
    <w:rsid w:val="009021F2"/>
    <w:rsid w:val="009022EC"/>
    <w:rsid w:val="009025CD"/>
    <w:rsid w:val="009026D9"/>
    <w:rsid w:val="0090272D"/>
    <w:rsid w:val="00902973"/>
    <w:rsid w:val="00902984"/>
    <w:rsid w:val="009029BA"/>
    <w:rsid w:val="00902D3B"/>
    <w:rsid w:val="00902EE3"/>
    <w:rsid w:val="00902FAC"/>
    <w:rsid w:val="00902FCD"/>
    <w:rsid w:val="009031D3"/>
    <w:rsid w:val="009031FC"/>
    <w:rsid w:val="00903772"/>
    <w:rsid w:val="009037CB"/>
    <w:rsid w:val="00903904"/>
    <w:rsid w:val="009039A3"/>
    <w:rsid w:val="00903A5D"/>
    <w:rsid w:val="00903D50"/>
    <w:rsid w:val="00903F70"/>
    <w:rsid w:val="0090423B"/>
    <w:rsid w:val="00904372"/>
    <w:rsid w:val="009044B2"/>
    <w:rsid w:val="00904707"/>
    <w:rsid w:val="00904799"/>
    <w:rsid w:val="009048F9"/>
    <w:rsid w:val="00904B17"/>
    <w:rsid w:val="00904B9E"/>
    <w:rsid w:val="00904D9E"/>
    <w:rsid w:val="00904DD4"/>
    <w:rsid w:val="00904EB7"/>
    <w:rsid w:val="0090567C"/>
    <w:rsid w:val="009056AA"/>
    <w:rsid w:val="00905928"/>
    <w:rsid w:val="00905CE7"/>
    <w:rsid w:val="00905CEE"/>
    <w:rsid w:val="00905EEB"/>
    <w:rsid w:val="00905F6D"/>
    <w:rsid w:val="00906183"/>
    <w:rsid w:val="009061B5"/>
    <w:rsid w:val="0090628B"/>
    <w:rsid w:val="009062E9"/>
    <w:rsid w:val="0090630A"/>
    <w:rsid w:val="009064BA"/>
    <w:rsid w:val="009064C6"/>
    <w:rsid w:val="0090662B"/>
    <w:rsid w:val="009067DB"/>
    <w:rsid w:val="00906A0F"/>
    <w:rsid w:val="00906B3A"/>
    <w:rsid w:val="00907020"/>
    <w:rsid w:val="0090724D"/>
    <w:rsid w:val="009074C1"/>
    <w:rsid w:val="00907558"/>
    <w:rsid w:val="00907592"/>
    <w:rsid w:val="009075BC"/>
    <w:rsid w:val="0090798D"/>
    <w:rsid w:val="00907BCB"/>
    <w:rsid w:val="00907BEF"/>
    <w:rsid w:val="00907C4C"/>
    <w:rsid w:val="009101BC"/>
    <w:rsid w:val="009106BA"/>
    <w:rsid w:val="00910772"/>
    <w:rsid w:val="0091077C"/>
    <w:rsid w:val="009108BC"/>
    <w:rsid w:val="00910A09"/>
    <w:rsid w:val="00910AD4"/>
    <w:rsid w:val="00910D87"/>
    <w:rsid w:val="00910E71"/>
    <w:rsid w:val="009110F1"/>
    <w:rsid w:val="0091124C"/>
    <w:rsid w:val="009112B0"/>
    <w:rsid w:val="009115C8"/>
    <w:rsid w:val="00911633"/>
    <w:rsid w:val="00911A25"/>
    <w:rsid w:val="00911A9A"/>
    <w:rsid w:val="00911B6D"/>
    <w:rsid w:val="00911E02"/>
    <w:rsid w:val="00911F60"/>
    <w:rsid w:val="00911F9E"/>
    <w:rsid w:val="009121E7"/>
    <w:rsid w:val="0091224A"/>
    <w:rsid w:val="009123CE"/>
    <w:rsid w:val="0091240A"/>
    <w:rsid w:val="0091278A"/>
    <w:rsid w:val="00912AA2"/>
    <w:rsid w:val="00912C5C"/>
    <w:rsid w:val="00912C9D"/>
    <w:rsid w:val="00912CAB"/>
    <w:rsid w:val="00912FE7"/>
    <w:rsid w:val="0091310F"/>
    <w:rsid w:val="009131FB"/>
    <w:rsid w:val="00913327"/>
    <w:rsid w:val="009133F1"/>
    <w:rsid w:val="009134D5"/>
    <w:rsid w:val="009139D3"/>
    <w:rsid w:val="00913BA0"/>
    <w:rsid w:val="00913DC4"/>
    <w:rsid w:val="00913E7A"/>
    <w:rsid w:val="00913F8D"/>
    <w:rsid w:val="00913F9F"/>
    <w:rsid w:val="00914174"/>
    <w:rsid w:val="0091426E"/>
    <w:rsid w:val="009142EE"/>
    <w:rsid w:val="00914454"/>
    <w:rsid w:val="00914887"/>
    <w:rsid w:val="009149DC"/>
    <w:rsid w:val="00914A09"/>
    <w:rsid w:val="00914C54"/>
    <w:rsid w:val="00914FED"/>
    <w:rsid w:val="0091505D"/>
    <w:rsid w:val="009151E5"/>
    <w:rsid w:val="009152A8"/>
    <w:rsid w:val="009152E2"/>
    <w:rsid w:val="0091538A"/>
    <w:rsid w:val="00915392"/>
    <w:rsid w:val="00915599"/>
    <w:rsid w:val="00915798"/>
    <w:rsid w:val="00915886"/>
    <w:rsid w:val="009159EC"/>
    <w:rsid w:val="00915E36"/>
    <w:rsid w:val="00915E87"/>
    <w:rsid w:val="00915F5C"/>
    <w:rsid w:val="00916415"/>
    <w:rsid w:val="00916496"/>
    <w:rsid w:val="009164B5"/>
    <w:rsid w:val="00916512"/>
    <w:rsid w:val="00916535"/>
    <w:rsid w:val="0091653D"/>
    <w:rsid w:val="00916862"/>
    <w:rsid w:val="00916965"/>
    <w:rsid w:val="00916DB2"/>
    <w:rsid w:val="00916E3F"/>
    <w:rsid w:val="00916F65"/>
    <w:rsid w:val="00917409"/>
    <w:rsid w:val="00917539"/>
    <w:rsid w:val="00917D38"/>
    <w:rsid w:val="00917DD2"/>
    <w:rsid w:val="00917DF7"/>
    <w:rsid w:val="00917EC7"/>
    <w:rsid w:val="00917FD3"/>
    <w:rsid w:val="00920320"/>
    <w:rsid w:val="00920518"/>
    <w:rsid w:val="0092093E"/>
    <w:rsid w:val="00920C2C"/>
    <w:rsid w:val="00920C76"/>
    <w:rsid w:val="00920F34"/>
    <w:rsid w:val="0092139F"/>
    <w:rsid w:val="0092167F"/>
    <w:rsid w:val="009216AB"/>
    <w:rsid w:val="0092193B"/>
    <w:rsid w:val="0092193D"/>
    <w:rsid w:val="00921A85"/>
    <w:rsid w:val="00921B6A"/>
    <w:rsid w:val="00921BA4"/>
    <w:rsid w:val="00921D14"/>
    <w:rsid w:val="00921D76"/>
    <w:rsid w:val="00921F2F"/>
    <w:rsid w:val="0092205A"/>
    <w:rsid w:val="00922110"/>
    <w:rsid w:val="0092218D"/>
    <w:rsid w:val="009221B5"/>
    <w:rsid w:val="0092253F"/>
    <w:rsid w:val="009226F4"/>
    <w:rsid w:val="00922730"/>
    <w:rsid w:val="00922733"/>
    <w:rsid w:val="00922768"/>
    <w:rsid w:val="009227C2"/>
    <w:rsid w:val="00922CCC"/>
    <w:rsid w:val="00923062"/>
    <w:rsid w:val="009230B8"/>
    <w:rsid w:val="00923444"/>
    <w:rsid w:val="00923A0C"/>
    <w:rsid w:val="00923ABB"/>
    <w:rsid w:val="00923ACF"/>
    <w:rsid w:val="00923C9F"/>
    <w:rsid w:val="00924037"/>
    <w:rsid w:val="009245E0"/>
    <w:rsid w:val="0092467A"/>
    <w:rsid w:val="00924846"/>
    <w:rsid w:val="00924C19"/>
    <w:rsid w:val="00924CF4"/>
    <w:rsid w:val="00924D5A"/>
    <w:rsid w:val="0092516A"/>
    <w:rsid w:val="00925195"/>
    <w:rsid w:val="00925607"/>
    <w:rsid w:val="0092594C"/>
    <w:rsid w:val="00925B27"/>
    <w:rsid w:val="00925C91"/>
    <w:rsid w:val="00926053"/>
    <w:rsid w:val="009262B5"/>
    <w:rsid w:val="0092635D"/>
    <w:rsid w:val="009263DB"/>
    <w:rsid w:val="00926706"/>
    <w:rsid w:val="009269A4"/>
    <w:rsid w:val="00926CF0"/>
    <w:rsid w:val="00926D33"/>
    <w:rsid w:val="00926F1C"/>
    <w:rsid w:val="00926FAF"/>
    <w:rsid w:val="0092709B"/>
    <w:rsid w:val="00927166"/>
    <w:rsid w:val="00927234"/>
    <w:rsid w:val="0092760F"/>
    <w:rsid w:val="00927619"/>
    <w:rsid w:val="0092780B"/>
    <w:rsid w:val="0092783D"/>
    <w:rsid w:val="0092793F"/>
    <w:rsid w:val="00927A33"/>
    <w:rsid w:val="00927A44"/>
    <w:rsid w:val="00927C35"/>
    <w:rsid w:val="00927C95"/>
    <w:rsid w:val="00927F22"/>
    <w:rsid w:val="00930248"/>
    <w:rsid w:val="00930260"/>
    <w:rsid w:val="009302C8"/>
    <w:rsid w:val="00930329"/>
    <w:rsid w:val="00930429"/>
    <w:rsid w:val="009305BA"/>
    <w:rsid w:val="00930675"/>
    <w:rsid w:val="0093092C"/>
    <w:rsid w:val="009309A2"/>
    <w:rsid w:val="009309BC"/>
    <w:rsid w:val="00930A63"/>
    <w:rsid w:val="00930DFF"/>
    <w:rsid w:val="00930E2F"/>
    <w:rsid w:val="00930E99"/>
    <w:rsid w:val="009310BD"/>
    <w:rsid w:val="009314F7"/>
    <w:rsid w:val="009315C9"/>
    <w:rsid w:val="00931621"/>
    <w:rsid w:val="0093168C"/>
    <w:rsid w:val="009319FB"/>
    <w:rsid w:val="00931A6C"/>
    <w:rsid w:val="00931CB7"/>
    <w:rsid w:val="00931EBF"/>
    <w:rsid w:val="009321F2"/>
    <w:rsid w:val="009322F2"/>
    <w:rsid w:val="009324E5"/>
    <w:rsid w:val="009324EB"/>
    <w:rsid w:val="009327C7"/>
    <w:rsid w:val="009328DA"/>
    <w:rsid w:val="0093297F"/>
    <w:rsid w:val="00932C05"/>
    <w:rsid w:val="00932DC8"/>
    <w:rsid w:val="00932E93"/>
    <w:rsid w:val="00932EC0"/>
    <w:rsid w:val="0093305C"/>
    <w:rsid w:val="009332F5"/>
    <w:rsid w:val="009333E7"/>
    <w:rsid w:val="00933408"/>
    <w:rsid w:val="0093359A"/>
    <w:rsid w:val="009339E2"/>
    <w:rsid w:val="00933B52"/>
    <w:rsid w:val="00933BB4"/>
    <w:rsid w:val="00933E62"/>
    <w:rsid w:val="00933EC4"/>
    <w:rsid w:val="00933F86"/>
    <w:rsid w:val="00933FAF"/>
    <w:rsid w:val="00934204"/>
    <w:rsid w:val="009345AF"/>
    <w:rsid w:val="0093488D"/>
    <w:rsid w:val="00934AE5"/>
    <w:rsid w:val="00935084"/>
    <w:rsid w:val="00935155"/>
    <w:rsid w:val="009351CA"/>
    <w:rsid w:val="00935486"/>
    <w:rsid w:val="009354A2"/>
    <w:rsid w:val="009355A0"/>
    <w:rsid w:val="009357A2"/>
    <w:rsid w:val="00935C87"/>
    <w:rsid w:val="00935CE9"/>
    <w:rsid w:val="00935DEF"/>
    <w:rsid w:val="00935EB3"/>
    <w:rsid w:val="00936255"/>
    <w:rsid w:val="00936335"/>
    <w:rsid w:val="009363A2"/>
    <w:rsid w:val="00936816"/>
    <w:rsid w:val="0093698E"/>
    <w:rsid w:val="00936B3C"/>
    <w:rsid w:val="00937263"/>
    <w:rsid w:val="00937548"/>
    <w:rsid w:val="00937B59"/>
    <w:rsid w:val="00937C8E"/>
    <w:rsid w:val="00937CDA"/>
    <w:rsid w:val="00937D5A"/>
    <w:rsid w:val="00937FE2"/>
    <w:rsid w:val="009402DB"/>
    <w:rsid w:val="009402F1"/>
    <w:rsid w:val="00940394"/>
    <w:rsid w:val="00940450"/>
    <w:rsid w:val="00940623"/>
    <w:rsid w:val="00940734"/>
    <w:rsid w:val="00940867"/>
    <w:rsid w:val="00940941"/>
    <w:rsid w:val="00940AD6"/>
    <w:rsid w:val="00940CDE"/>
    <w:rsid w:val="00940E9D"/>
    <w:rsid w:val="009410E6"/>
    <w:rsid w:val="009415EA"/>
    <w:rsid w:val="009417A6"/>
    <w:rsid w:val="00941AC3"/>
    <w:rsid w:val="00941DDB"/>
    <w:rsid w:val="00941DEB"/>
    <w:rsid w:val="00942070"/>
    <w:rsid w:val="0094220C"/>
    <w:rsid w:val="009422D8"/>
    <w:rsid w:val="009424F7"/>
    <w:rsid w:val="009428FC"/>
    <w:rsid w:val="0094294B"/>
    <w:rsid w:val="00942A26"/>
    <w:rsid w:val="00942BE0"/>
    <w:rsid w:val="00942C88"/>
    <w:rsid w:val="00942D42"/>
    <w:rsid w:val="00943035"/>
    <w:rsid w:val="00943404"/>
    <w:rsid w:val="0094346B"/>
    <w:rsid w:val="009435DA"/>
    <w:rsid w:val="00943870"/>
    <w:rsid w:val="00943927"/>
    <w:rsid w:val="0094395A"/>
    <w:rsid w:val="009439D6"/>
    <w:rsid w:val="00943ACE"/>
    <w:rsid w:val="00943CB7"/>
    <w:rsid w:val="009441BD"/>
    <w:rsid w:val="00944223"/>
    <w:rsid w:val="00944323"/>
    <w:rsid w:val="0094448D"/>
    <w:rsid w:val="00944506"/>
    <w:rsid w:val="009447B1"/>
    <w:rsid w:val="009448D6"/>
    <w:rsid w:val="00944A4A"/>
    <w:rsid w:val="00944AA8"/>
    <w:rsid w:val="00944BCB"/>
    <w:rsid w:val="00944E3C"/>
    <w:rsid w:val="00944E88"/>
    <w:rsid w:val="00944F43"/>
    <w:rsid w:val="00945153"/>
    <w:rsid w:val="00945260"/>
    <w:rsid w:val="00945852"/>
    <w:rsid w:val="009459E5"/>
    <w:rsid w:val="00945BDF"/>
    <w:rsid w:val="00945D30"/>
    <w:rsid w:val="00945E49"/>
    <w:rsid w:val="009461FF"/>
    <w:rsid w:val="00946335"/>
    <w:rsid w:val="009463AC"/>
    <w:rsid w:val="009465E1"/>
    <w:rsid w:val="0094690C"/>
    <w:rsid w:val="00946A6D"/>
    <w:rsid w:val="00946AFF"/>
    <w:rsid w:val="00946D05"/>
    <w:rsid w:val="00947040"/>
    <w:rsid w:val="00947098"/>
    <w:rsid w:val="00947210"/>
    <w:rsid w:val="009474C1"/>
    <w:rsid w:val="00947723"/>
    <w:rsid w:val="00947799"/>
    <w:rsid w:val="009479B2"/>
    <w:rsid w:val="00947A7B"/>
    <w:rsid w:val="00947D75"/>
    <w:rsid w:val="00947E44"/>
    <w:rsid w:val="009500FA"/>
    <w:rsid w:val="009501FE"/>
    <w:rsid w:val="00950274"/>
    <w:rsid w:val="00950408"/>
    <w:rsid w:val="0095049C"/>
    <w:rsid w:val="00950528"/>
    <w:rsid w:val="00950644"/>
    <w:rsid w:val="009508EA"/>
    <w:rsid w:val="009509E0"/>
    <w:rsid w:val="00950A2D"/>
    <w:rsid w:val="00950A99"/>
    <w:rsid w:val="00950D00"/>
    <w:rsid w:val="00950DE0"/>
    <w:rsid w:val="00950EC4"/>
    <w:rsid w:val="00950F72"/>
    <w:rsid w:val="00950FDE"/>
    <w:rsid w:val="00951734"/>
    <w:rsid w:val="0095191A"/>
    <w:rsid w:val="00951A5C"/>
    <w:rsid w:val="00951B27"/>
    <w:rsid w:val="00951B77"/>
    <w:rsid w:val="00951E62"/>
    <w:rsid w:val="00951E7A"/>
    <w:rsid w:val="00951FE5"/>
    <w:rsid w:val="00952016"/>
    <w:rsid w:val="009520BF"/>
    <w:rsid w:val="00952137"/>
    <w:rsid w:val="0095214A"/>
    <w:rsid w:val="009521B7"/>
    <w:rsid w:val="0095265C"/>
    <w:rsid w:val="009526C8"/>
    <w:rsid w:val="00952776"/>
    <w:rsid w:val="0095293F"/>
    <w:rsid w:val="00952B7D"/>
    <w:rsid w:val="00952BA6"/>
    <w:rsid w:val="00952F1C"/>
    <w:rsid w:val="00953264"/>
    <w:rsid w:val="009532D9"/>
    <w:rsid w:val="009534E2"/>
    <w:rsid w:val="00953988"/>
    <w:rsid w:val="009539B4"/>
    <w:rsid w:val="00953A69"/>
    <w:rsid w:val="00953B93"/>
    <w:rsid w:val="00953CFF"/>
    <w:rsid w:val="00953D88"/>
    <w:rsid w:val="00953E1B"/>
    <w:rsid w:val="00953F0C"/>
    <w:rsid w:val="009542E2"/>
    <w:rsid w:val="0095437C"/>
    <w:rsid w:val="0095448C"/>
    <w:rsid w:val="00954542"/>
    <w:rsid w:val="00954711"/>
    <w:rsid w:val="0095511B"/>
    <w:rsid w:val="0095520E"/>
    <w:rsid w:val="009555D6"/>
    <w:rsid w:val="00955804"/>
    <w:rsid w:val="009558BB"/>
    <w:rsid w:val="009559CC"/>
    <w:rsid w:val="00955B51"/>
    <w:rsid w:val="00955DCA"/>
    <w:rsid w:val="00956059"/>
    <w:rsid w:val="00956110"/>
    <w:rsid w:val="009565A6"/>
    <w:rsid w:val="00956635"/>
    <w:rsid w:val="00956AEC"/>
    <w:rsid w:val="00956E9B"/>
    <w:rsid w:val="00956FD0"/>
    <w:rsid w:val="0095710D"/>
    <w:rsid w:val="00957494"/>
    <w:rsid w:val="009574DA"/>
    <w:rsid w:val="00957597"/>
    <w:rsid w:val="009579F7"/>
    <w:rsid w:val="00957E5C"/>
    <w:rsid w:val="00957FE2"/>
    <w:rsid w:val="00957FF7"/>
    <w:rsid w:val="0096009E"/>
    <w:rsid w:val="00960179"/>
    <w:rsid w:val="00960445"/>
    <w:rsid w:val="0096064D"/>
    <w:rsid w:val="009606E0"/>
    <w:rsid w:val="00960A18"/>
    <w:rsid w:val="00960A62"/>
    <w:rsid w:val="00960AC9"/>
    <w:rsid w:val="00960FAB"/>
    <w:rsid w:val="00961725"/>
    <w:rsid w:val="0096178B"/>
    <w:rsid w:val="009617F8"/>
    <w:rsid w:val="009618C3"/>
    <w:rsid w:val="00961C1F"/>
    <w:rsid w:val="00961D24"/>
    <w:rsid w:val="00962004"/>
    <w:rsid w:val="00962087"/>
    <w:rsid w:val="00962302"/>
    <w:rsid w:val="0096233E"/>
    <w:rsid w:val="00962365"/>
    <w:rsid w:val="009625CE"/>
    <w:rsid w:val="00962876"/>
    <w:rsid w:val="009628E2"/>
    <w:rsid w:val="00962A5D"/>
    <w:rsid w:val="00962B6B"/>
    <w:rsid w:val="00962B8A"/>
    <w:rsid w:val="00962D8B"/>
    <w:rsid w:val="00962DEA"/>
    <w:rsid w:val="009630C8"/>
    <w:rsid w:val="00963490"/>
    <w:rsid w:val="0096352E"/>
    <w:rsid w:val="009635D2"/>
    <w:rsid w:val="00963636"/>
    <w:rsid w:val="00963650"/>
    <w:rsid w:val="0096389F"/>
    <w:rsid w:val="00963B4D"/>
    <w:rsid w:val="00963C12"/>
    <w:rsid w:val="0096433D"/>
    <w:rsid w:val="0096436C"/>
    <w:rsid w:val="009643EF"/>
    <w:rsid w:val="0096444C"/>
    <w:rsid w:val="009646A4"/>
    <w:rsid w:val="00964B45"/>
    <w:rsid w:val="00965263"/>
    <w:rsid w:val="0096543C"/>
    <w:rsid w:val="00965712"/>
    <w:rsid w:val="00965A22"/>
    <w:rsid w:val="00965A84"/>
    <w:rsid w:val="00965BF4"/>
    <w:rsid w:val="00965D37"/>
    <w:rsid w:val="00965DD0"/>
    <w:rsid w:val="00965EFE"/>
    <w:rsid w:val="00965F8E"/>
    <w:rsid w:val="00965FF0"/>
    <w:rsid w:val="009660FB"/>
    <w:rsid w:val="00966211"/>
    <w:rsid w:val="009662B4"/>
    <w:rsid w:val="00966594"/>
    <w:rsid w:val="009668B5"/>
    <w:rsid w:val="009669A7"/>
    <w:rsid w:val="00966AA4"/>
    <w:rsid w:val="00966ACE"/>
    <w:rsid w:val="00966D7F"/>
    <w:rsid w:val="00966FE9"/>
    <w:rsid w:val="0096705F"/>
    <w:rsid w:val="00967194"/>
    <w:rsid w:val="009671D9"/>
    <w:rsid w:val="00967295"/>
    <w:rsid w:val="009672F9"/>
    <w:rsid w:val="009674E2"/>
    <w:rsid w:val="009675B4"/>
    <w:rsid w:val="00967647"/>
    <w:rsid w:val="00967988"/>
    <w:rsid w:val="009679DB"/>
    <w:rsid w:val="00967AEF"/>
    <w:rsid w:val="0097003B"/>
    <w:rsid w:val="00970182"/>
    <w:rsid w:val="0097021D"/>
    <w:rsid w:val="009702CE"/>
    <w:rsid w:val="009702DD"/>
    <w:rsid w:val="0097034E"/>
    <w:rsid w:val="00970462"/>
    <w:rsid w:val="009705E1"/>
    <w:rsid w:val="0097064F"/>
    <w:rsid w:val="009707F0"/>
    <w:rsid w:val="009709C8"/>
    <w:rsid w:val="00970B23"/>
    <w:rsid w:val="00970C11"/>
    <w:rsid w:val="00970D5D"/>
    <w:rsid w:val="00970E36"/>
    <w:rsid w:val="00970ECE"/>
    <w:rsid w:val="009710D1"/>
    <w:rsid w:val="0097128B"/>
    <w:rsid w:val="00971322"/>
    <w:rsid w:val="0097140E"/>
    <w:rsid w:val="009714F5"/>
    <w:rsid w:val="0097170F"/>
    <w:rsid w:val="00971A73"/>
    <w:rsid w:val="00971BA4"/>
    <w:rsid w:val="00971BB8"/>
    <w:rsid w:val="00971D3E"/>
    <w:rsid w:val="00972089"/>
    <w:rsid w:val="009721CA"/>
    <w:rsid w:val="009722A2"/>
    <w:rsid w:val="009727B8"/>
    <w:rsid w:val="0097289B"/>
    <w:rsid w:val="009728D5"/>
    <w:rsid w:val="00972A30"/>
    <w:rsid w:val="00972AA4"/>
    <w:rsid w:val="00972B68"/>
    <w:rsid w:val="00972BFD"/>
    <w:rsid w:val="00972C2B"/>
    <w:rsid w:val="00972D6B"/>
    <w:rsid w:val="00972F25"/>
    <w:rsid w:val="00972F6F"/>
    <w:rsid w:val="00972FB8"/>
    <w:rsid w:val="00973020"/>
    <w:rsid w:val="009731A8"/>
    <w:rsid w:val="0097399C"/>
    <w:rsid w:val="009739C2"/>
    <w:rsid w:val="00973B64"/>
    <w:rsid w:val="00973B8B"/>
    <w:rsid w:val="00973D2E"/>
    <w:rsid w:val="00973F1F"/>
    <w:rsid w:val="00973F99"/>
    <w:rsid w:val="00974230"/>
    <w:rsid w:val="0097445B"/>
    <w:rsid w:val="009745CD"/>
    <w:rsid w:val="0097480F"/>
    <w:rsid w:val="0097482C"/>
    <w:rsid w:val="00974AB8"/>
    <w:rsid w:val="00974C10"/>
    <w:rsid w:val="0097525D"/>
    <w:rsid w:val="009752A5"/>
    <w:rsid w:val="00975595"/>
    <w:rsid w:val="0097570C"/>
    <w:rsid w:val="009758BC"/>
    <w:rsid w:val="00975B30"/>
    <w:rsid w:val="00975BAA"/>
    <w:rsid w:val="00975EF1"/>
    <w:rsid w:val="00975F84"/>
    <w:rsid w:val="009760FB"/>
    <w:rsid w:val="00976E27"/>
    <w:rsid w:val="009771CE"/>
    <w:rsid w:val="00977200"/>
    <w:rsid w:val="00977215"/>
    <w:rsid w:val="009772B2"/>
    <w:rsid w:val="00977352"/>
    <w:rsid w:val="009773EF"/>
    <w:rsid w:val="00977586"/>
    <w:rsid w:val="0097762B"/>
    <w:rsid w:val="009776C8"/>
    <w:rsid w:val="009776D3"/>
    <w:rsid w:val="00977CF8"/>
    <w:rsid w:val="00977E24"/>
    <w:rsid w:val="00977E76"/>
    <w:rsid w:val="009800B0"/>
    <w:rsid w:val="00980130"/>
    <w:rsid w:val="009802D3"/>
    <w:rsid w:val="0098045E"/>
    <w:rsid w:val="009805C2"/>
    <w:rsid w:val="009805DC"/>
    <w:rsid w:val="0098079B"/>
    <w:rsid w:val="009807A3"/>
    <w:rsid w:val="00980B25"/>
    <w:rsid w:val="00980B95"/>
    <w:rsid w:val="00980C0F"/>
    <w:rsid w:val="00980F47"/>
    <w:rsid w:val="0098115B"/>
    <w:rsid w:val="00981181"/>
    <w:rsid w:val="0098120F"/>
    <w:rsid w:val="00981246"/>
    <w:rsid w:val="00981529"/>
    <w:rsid w:val="00981899"/>
    <w:rsid w:val="0098193B"/>
    <w:rsid w:val="00981B5D"/>
    <w:rsid w:val="00982042"/>
    <w:rsid w:val="009822EC"/>
    <w:rsid w:val="00982861"/>
    <w:rsid w:val="00982AD1"/>
    <w:rsid w:val="00982BA8"/>
    <w:rsid w:val="00982CC3"/>
    <w:rsid w:val="00982E39"/>
    <w:rsid w:val="00982E76"/>
    <w:rsid w:val="00982FA8"/>
    <w:rsid w:val="009831F5"/>
    <w:rsid w:val="009831F7"/>
    <w:rsid w:val="009835E9"/>
    <w:rsid w:val="009837F2"/>
    <w:rsid w:val="00983911"/>
    <w:rsid w:val="009839CF"/>
    <w:rsid w:val="00983CC1"/>
    <w:rsid w:val="00983D91"/>
    <w:rsid w:val="0098412D"/>
    <w:rsid w:val="00984516"/>
    <w:rsid w:val="009847EA"/>
    <w:rsid w:val="009848FC"/>
    <w:rsid w:val="00984CAE"/>
    <w:rsid w:val="00984FD6"/>
    <w:rsid w:val="009852A8"/>
    <w:rsid w:val="009855AA"/>
    <w:rsid w:val="00985677"/>
    <w:rsid w:val="00985850"/>
    <w:rsid w:val="009858E9"/>
    <w:rsid w:val="009859A2"/>
    <w:rsid w:val="00985B06"/>
    <w:rsid w:val="00985D89"/>
    <w:rsid w:val="00986073"/>
    <w:rsid w:val="0098613F"/>
    <w:rsid w:val="009861B7"/>
    <w:rsid w:val="0098672B"/>
    <w:rsid w:val="00986852"/>
    <w:rsid w:val="00986961"/>
    <w:rsid w:val="00986A2B"/>
    <w:rsid w:val="00986ADE"/>
    <w:rsid w:val="00986B62"/>
    <w:rsid w:val="00986C4C"/>
    <w:rsid w:val="00986F8F"/>
    <w:rsid w:val="00987239"/>
    <w:rsid w:val="00987244"/>
    <w:rsid w:val="009872BB"/>
    <w:rsid w:val="00987365"/>
    <w:rsid w:val="00987520"/>
    <w:rsid w:val="009877CC"/>
    <w:rsid w:val="009878F8"/>
    <w:rsid w:val="00987930"/>
    <w:rsid w:val="009879CF"/>
    <w:rsid w:val="00987B06"/>
    <w:rsid w:val="00987D8A"/>
    <w:rsid w:val="00987F01"/>
    <w:rsid w:val="00987F1A"/>
    <w:rsid w:val="00990023"/>
    <w:rsid w:val="00990087"/>
    <w:rsid w:val="00990151"/>
    <w:rsid w:val="00990285"/>
    <w:rsid w:val="00990377"/>
    <w:rsid w:val="00990411"/>
    <w:rsid w:val="009905F0"/>
    <w:rsid w:val="009905F7"/>
    <w:rsid w:val="00990695"/>
    <w:rsid w:val="00990855"/>
    <w:rsid w:val="00990AFB"/>
    <w:rsid w:val="00990B19"/>
    <w:rsid w:val="00990EEC"/>
    <w:rsid w:val="00990FDB"/>
    <w:rsid w:val="00991234"/>
    <w:rsid w:val="0099151C"/>
    <w:rsid w:val="009915B8"/>
    <w:rsid w:val="00991661"/>
    <w:rsid w:val="00991771"/>
    <w:rsid w:val="009917E2"/>
    <w:rsid w:val="009918DF"/>
    <w:rsid w:val="00991FBA"/>
    <w:rsid w:val="00992055"/>
    <w:rsid w:val="009922B9"/>
    <w:rsid w:val="00992547"/>
    <w:rsid w:val="00992B71"/>
    <w:rsid w:val="00992BAA"/>
    <w:rsid w:val="00992C9E"/>
    <w:rsid w:val="00992DA9"/>
    <w:rsid w:val="00993164"/>
    <w:rsid w:val="009931C4"/>
    <w:rsid w:val="00993226"/>
    <w:rsid w:val="009932FE"/>
    <w:rsid w:val="0099342F"/>
    <w:rsid w:val="00993465"/>
    <w:rsid w:val="00993478"/>
    <w:rsid w:val="009934B2"/>
    <w:rsid w:val="00993646"/>
    <w:rsid w:val="009936B5"/>
    <w:rsid w:val="00993853"/>
    <w:rsid w:val="009938DC"/>
    <w:rsid w:val="0099393C"/>
    <w:rsid w:val="009939D0"/>
    <w:rsid w:val="009939E9"/>
    <w:rsid w:val="00993B7D"/>
    <w:rsid w:val="00993CAA"/>
    <w:rsid w:val="00993D93"/>
    <w:rsid w:val="00993DCF"/>
    <w:rsid w:val="00993E9A"/>
    <w:rsid w:val="009940E6"/>
    <w:rsid w:val="00994248"/>
    <w:rsid w:val="00994692"/>
    <w:rsid w:val="00994AEA"/>
    <w:rsid w:val="00994CBF"/>
    <w:rsid w:val="00994D57"/>
    <w:rsid w:val="00994DB5"/>
    <w:rsid w:val="00994E65"/>
    <w:rsid w:val="009950E5"/>
    <w:rsid w:val="009951B3"/>
    <w:rsid w:val="0099547E"/>
    <w:rsid w:val="00995489"/>
    <w:rsid w:val="00995751"/>
    <w:rsid w:val="009958D5"/>
    <w:rsid w:val="00995A6B"/>
    <w:rsid w:val="00995AAF"/>
    <w:rsid w:val="00995B0B"/>
    <w:rsid w:val="00995B50"/>
    <w:rsid w:val="00995BD8"/>
    <w:rsid w:val="00995C39"/>
    <w:rsid w:val="00995E2A"/>
    <w:rsid w:val="00995EC9"/>
    <w:rsid w:val="0099605D"/>
    <w:rsid w:val="00996110"/>
    <w:rsid w:val="009963BA"/>
    <w:rsid w:val="0099669A"/>
    <w:rsid w:val="00996B40"/>
    <w:rsid w:val="00996BB0"/>
    <w:rsid w:val="00996C65"/>
    <w:rsid w:val="00996ED5"/>
    <w:rsid w:val="0099701A"/>
    <w:rsid w:val="00997058"/>
    <w:rsid w:val="0099708B"/>
    <w:rsid w:val="009973CE"/>
    <w:rsid w:val="00997520"/>
    <w:rsid w:val="0099753F"/>
    <w:rsid w:val="00997A60"/>
    <w:rsid w:val="00997AD7"/>
    <w:rsid w:val="00997BF1"/>
    <w:rsid w:val="00997E04"/>
    <w:rsid w:val="009A012D"/>
    <w:rsid w:val="009A0290"/>
    <w:rsid w:val="009A059F"/>
    <w:rsid w:val="009A07CA"/>
    <w:rsid w:val="009A0848"/>
    <w:rsid w:val="009A0ACC"/>
    <w:rsid w:val="009A0BCF"/>
    <w:rsid w:val="009A0C6B"/>
    <w:rsid w:val="009A0DEE"/>
    <w:rsid w:val="009A1193"/>
    <w:rsid w:val="009A11AB"/>
    <w:rsid w:val="009A1421"/>
    <w:rsid w:val="009A151D"/>
    <w:rsid w:val="009A154A"/>
    <w:rsid w:val="009A168F"/>
    <w:rsid w:val="009A1791"/>
    <w:rsid w:val="009A19BD"/>
    <w:rsid w:val="009A1A39"/>
    <w:rsid w:val="009A1B9F"/>
    <w:rsid w:val="009A1CBD"/>
    <w:rsid w:val="009A1CDB"/>
    <w:rsid w:val="009A1DDF"/>
    <w:rsid w:val="009A1F6B"/>
    <w:rsid w:val="009A21F2"/>
    <w:rsid w:val="009A21F4"/>
    <w:rsid w:val="009A2415"/>
    <w:rsid w:val="009A25BE"/>
    <w:rsid w:val="009A25C5"/>
    <w:rsid w:val="009A2611"/>
    <w:rsid w:val="009A26F9"/>
    <w:rsid w:val="009A2747"/>
    <w:rsid w:val="009A282F"/>
    <w:rsid w:val="009A2A36"/>
    <w:rsid w:val="009A2AFA"/>
    <w:rsid w:val="009A2C4D"/>
    <w:rsid w:val="009A2E6C"/>
    <w:rsid w:val="009A2E7A"/>
    <w:rsid w:val="009A2F50"/>
    <w:rsid w:val="009A2FA9"/>
    <w:rsid w:val="009A3141"/>
    <w:rsid w:val="009A369D"/>
    <w:rsid w:val="009A3810"/>
    <w:rsid w:val="009A3A89"/>
    <w:rsid w:val="009A3AE9"/>
    <w:rsid w:val="009A3B65"/>
    <w:rsid w:val="009A3CFB"/>
    <w:rsid w:val="009A3F69"/>
    <w:rsid w:val="009A4166"/>
    <w:rsid w:val="009A425B"/>
    <w:rsid w:val="009A425F"/>
    <w:rsid w:val="009A4492"/>
    <w:rsid w:val="009A466A"/>
    <w:rsid w:val="009A466C"/>
    <w:rsid w:val="009A467E"/>
    <w:rsid w:val="009A46FD"/>
    <w:rsid w:val="009A470F"/>
    <w:rsid w:val="009A47E8"/>
    <w:rsid w:val="009A48AE"/>
    <w:rsid w:val="009A4C7E"/>
    <w:rsid w:val="009A4D13"/>
    <w:rsid w:val="009A4D87"/>
    <w:rsid w:val="009A5127"/>
    <w:rsid w:val="009A550F"/>
    <w:rsid w:val="009A5548"/>
    <w:rsid w:val="009A5630"/>
    <w:rsid w:val="009A57FE"/>
    <w:rsid w:val="009A5856"/>
    <w:rsid w:val="009A589D"/>
    <w:rsid w:val="009A59B0"/>
    <w:rsid w:val="009A59E8"/>
    <w:rsid w:val="009A5E25"/>
    <w:rsid w:val="009A60AF"/>
    <w:rsid w:val="009A6621"/>
    <w:rsid w:val="009A668E"/>
    <w:rsid w:val="009A66D0"/>
    <w:rsid w:val="009A670A"/>
    <w:rsid w:val="009A68AD"/>
    <w:rsid w:val="009A690F"/>
    <w:rsid w:val="009A6A06"/>
    <w:rsid w:val="009A6C24"/>
    <w:rsid w:val="009A6D5B"/>
    <w:rsid w:val="009A7112"/>
    <w:rsid w:val="009A74C1"/>
    <w:rsid w:val="009A7562"/>
    <w:rsid w:val="009A770C"/>
    <w:rsid w:val="009A7BB9"/>
    <w:rsid w:val="009A7CB9"/>
    <w:rsid w:val="009A7E86"/>
    <w:rsid w:val="009B0348"/>
    <w:rsid w:val="009B03FF"/>
    <w:rsid w:val="009B04CF"/>
    <w:rsid w:val="009B04F1"/>
    <w:rsid w:val="009B095F"/>
    <w:rsid w:val="009B09B2"/>
    <w:rsid w:val="009B09CC"/>
    <w:rsid w:val="009B0A60"/>
    <w:rsid w:val="009B0C95"/>
    <w:rsid w:val="009B0E88"/>
    <w:rsid w:val="009B0EE3"/>
    <w:rsid w:val="009B0F77"/>
    <w:rsid w:val="009B1012"/>
    <w:rsid w:val="009B1072"/>
    <w:rsid w:val="009B12BD"/>
    <w:rsid w:val="009B137C"/>
    <w:rsid w:val="009B1751"/>
    <w:rsid w:val="009B1785"/>
    <w:rsid w:val="009B1A72"/>
    <w:rsid w:val="009B1A75"/>
    <w:rsid w:val="009B1CB5"/>
    <w:rsid w:val="009B1D54"/>
    <w:rsid w:val="009B1E58"/>
    <w:rsid w:val="009B213F"/>
    <w:rsid w:val="009B215A"/>
    <w:rsid w:val="009B21CA"/>
    <w:rsid w:val="009B21CB"/>
    <w:rsid w:val="009B2250"/>
    <w:rsid w:val="009B2300"/>
    <w:rsid w:val="009B2C49"/>
    <w:rsid w:val="009B2F10"/>
    <w:rsid w:val="009B32A6"/>
    <w:rsid w:val="009B346E"/>
    <w:rsid w:val="009B34A0"/>
    <w:rsid w:val="009B3532"/>
    <w:rsid w:val="009B3542"/>
    <w:rsid w:val="009B3725"/>
    <w:rsid w:val="009B3746"/>
    <w:rsid w:val="009B3A11"/>
    <w:rsid w:val="009B3CCE"/>
    <w:rsid w:val="009B416D"/>
    <w:rsid w:val="009B4891"/>
    <w:rsid w:val="009B48D8"/>
    <w:rsid w:val="009B494E"/>
    <w:rsid w:val="009B49AF"/>
    <w:rsid w:val="009B49B2"/>
    <w:rsid w:val="009B4B1E"/>
    <w:rsid w:val="009B4E39"/>
    <w:rsid w:val="009B5083"/>
    <w:rsid w:val="009B519A"/>
    <w:rsid w:val="009B53F2"/>
    <w:rsid w:val="009B58E4"/>
    <w:rsid w:val="009B59E2"/>
    <w:rsid w:val="009B5FB0"/>
    <w:rsid w:val="009B6175"/>
    <w:rsid w:val="009B63B3"/>
    <w:rsid w:val="009B668A"/>
    <w:rsid w:val="009B66FF"/>
    <w:rsid w:val="009B6777"/>
    <w:rsid w:val="009B69D4"/>
    <w:rsid w:val="009B6A44"/>
    <w:rsid w:val="009B6C4D"/>
    <w:rsid w:val="009B7047"/>
    <w:rsid w:val="009B70F8"/>
    <w:rsid w:val="009B7344"/>
    <w:rsid w:val="009B747E"/>
    <w:rsid w:val="009B76D2"/>
    <w:rsid w:val="009B77A2"/>
    <w:rsid w:val="009B781A"/>
    <w:rsid w:val="009B7A19"/>
    <w:rsid w:val="009B7A36"/>
    <w:rsid w:val="009B7B87"/>
    <w:rsid w:val="009B7BED"/>
    <w:rsid w:val="009B7CF8"/>
    <w:rsid w:val="009B7E53"/>
    <w:rsid w:val="009B7EEB"/>
    <w:rsid w:val="009B7FA1"/>
    <w:rsid w:val="009C02B7"/>
    <w:rsid w:val="009C046F"/>
    <w:rsid w:val="009C0508"/>
    <w:rsid w:val="009C0923"/>
    <w:rsid w:val="009C096F"/>
    <w:rsid w:val="009C0999"/>
    <w:rsid w:val="009C0C7C"/>
    <w:rsid w:val="009C0CAE"/>
    <w:rsid w:val="009C0D4A"/>
    <w:rsid w:val="009C0DDF"/>
    <w:rsid w:val="009C1115"/>
    <w:rsid w:val="009C1382"/>
    <w:rsid w:val="009C13EF"/>
    <w:rsid w:val="009C143D"/>
    <w:rsid w:val="009C15B5"/>
    <w:rsid w:val="009C1914"/>
    <w:rsid w:val="009C1CA2"/>
    <w:rsid w:val="009C1FB7"/>
    <w:rsid w:val="009C2479"/>
    <w:rsid w:val="009C2D28"/>
    <w:rsid w:val="009C2E5D"/>
    <w:rsid w:val="009C2E8A"/>
    <w:rsid w:val="009C2F13"/>
    <w:rsid w:val="009C314E"/>
    <w:rsid w:val="009C3157"/>
    <w:rsid w:val="009C345F"/>
    <w:rsid w:val="009C37DB"/>
    <w:rsid w:val="009C3863"/>
    <w:rsid w:val="009C3923"/>
    <w:rsid w:val="009C399C"/>
    <w:rsid w:val="009C3BA2"/>
    <w:rsid w:val="009C3C8D"/>
    <w:rsid w:val="009C3EE4"/>
    <w:rsid w:val="009C3F71"/>
    <w:rsid w:val="009C4011"/>
    <w:rsid w:val="009C41C8"/>
    <w:rsid w:val="009C4278"/>
    <w:rsid w:val="009C4699"/>
    <w:rsid w:val="009C4715"/>
    <w:rsid w:val="009C4A1F"/>
    <w:rsid w:val="009C4CAC"/>
    <w:rsid w:val="009C4E4C"/>
    <w:rsid w:val="009C50AF"/>
    <w:rsid w:val="009C514D"/>
    <w:rsid w:val="009C52AE"/>
    <w:rsid w:val="009C544C"/>
    <w:rsid w:val="009C574F"/>
    <w:rsid w:val="009C58AB"/>
    <w:rsid w:val="009C5979"/>
    <w:rsid w:val="009C5A43"/>
    <w:rsid w:val="009C5B87"/>
    <w:rsid w:val="009C5CC0"/>
    <w:rsid w:val="009C609F"/>
    <w:rsid w:val="009C617B"/>
    <w:rsid w:val="009C6467"/>
    <w:rsid w:val="009C67A0"/>
    <w:rsid w:val="009C6823"/>
    <w:rsid w:val="009C69DC"/>
    <w:rsid w:val="009C6A04"/>
    <w:rsid w:val="009C6B5B"/>
    <w:rsid w:val="009C6B72"/>
    <w:rsid w:val="009C6B7F"/>
    <w:rsid w:val="009C6FB2"/>
    <w:rsid w:val="009C73BC"/>
    <w:rsid w:val="009C76CA"/>
    <w:rsid w:val="009C7703"/>
    <w:rsid w:val="009C7715"/>
    <w:rsid w:val="009C7919"/>
    <w:rsid w:val="009C7E99"/>
    <w:rsid w:val="009D0142"/>
    <w:rsid w:val="009D0175"/>
    <w:rsid w:val="009D01A1"/>
    <w:rsid w:val="009D0300"/>
    <w:rsid w:val="009D03BA"/>
    <w:rsid w:val="009D05DA"/>
    <w:rsid w:val="009D0905"/>
    <w:rsid w:val="009D0A49"/>
    <w:rsid w:val="009D0C56"/>
    <w:rsid w:val="009D1051"/>
    <w:rsid w:val="009D1126"/>
    <w:rsid w:val="009D1277"/>
    <w:rsid w:val="009D13C3"/>
    <w:rsid w:val="009D15AA"/>
    <w:rsid w:val="009D15E7"/>
    <w:rsid w:val="009D1603"/>
    <w:rsid w:val="009D16DA"/>
    <w:rsid w:val="009D1763"/>
    <w:rsid w:val="009D18E2"/>
    <w:rsid w:val="009D18F7"/>
    <w:rsid w:val="009D1B26"/>
    <w:rsid w:val="009D1C00"/>
    <w:rsid w:val="009D1CA3"/>
    <w:rsid w:val="009D1E70"/>
    <w:rsid w:val="009D1E90"/>
    <w:rsid w:val="009D202F"/>
    <w:rsid w:val="009D20A5"/>
    <w:rsid w:val="009D2137"/>
    <w:rsid w:val="009D2240"/>
    <w:rsid w:val="009D2259"/>
    <w:rsid w:val="009D2375"/>
    <w:rsid w:val="009D24A9"/>
    <w:rsid w:val="009D2540"/>
    <w:rsid w:val="009D2671"/>
    <w:rsid w:val="009D2783"/>
    <w:rsid w:val="009D27FA"/>
    <w:rsid w:val="009D286A"/>
    <w:rsid w:val="009D2A00"/>
    <w:rsid w:val="009D2E2D"/>
    <w:rsid w:val="009D3023"/>
    <w:rsid w:val="009D3219"/>
    <w:rsid w:val="009D322A"/>
    <w:rsid w:val="009D3277"/>
    <w:rsid w:val="009D32F2"/>
    <w:rsid w:val="009D3352"/>
    <w:rsid w:val="009D34AF"/>
    <w:rsid w:val="009D3521"/>
    <w:rsid w:val="009D370B"/>
    <w:rsid w:val="009D3919"/>
    <w:rsid w:val="009D39BE"/>
    <w:rsid w:val="009D3AB0"/>
    <w:rsid w:val="009D3B0D"/>
    <w:rsid w:val="009D3BB0"/>
    <w:rsid w:val="009D4181"/>
    <w:rsid w:val="009D4278"/>
    <w:rsid w:val="009D4306"/>
    <w:rsid w:val="009D4320"/>
    <w:rsid w:val="009D4353"/>
    <w:rsid w:val="009D445A"/>
    <w:rsid w:val="009D4504"/>
    <w:rsid w:val="009D49C5"/>
    <w:rsid w:val="009D4A78"/>
    <w:rsid w:val="009D51CF"/>
    <w:rsid w:val="009D5361"/>
    <w:rsid w:val="009D5362"/>
    <w:rsid w:val="009D5657"/>
    <w:rsid w:val="009D5730"/>
    <w:rsid w:val="009D585E"/>
    <w:rsid w:val="009D5B5D"/>
    <w:rsid w:val="009D5BC3"/>
    <w:rsid w:val="009D5DB7"/>
    <w:rsid w:val="009D5F5B"/>
    <w:rsid w:val="009D6529"/>
    <w:rsid w:val="009D6626"/>
    <w:rsid w:val="009D6743"/>
    <w:rsid w:val="009D67A6"/>
    <w:rsid w:val="009D691F"/>
    <w:rsid w:val="009D6B7F"/>
    <w:rsid w:val="009D6C24"/>
    <w:rsid w:val="009D6D9C"/>
    <w:rsid w:val="009D701C"/>
    <w:rsid w:val="009D70EF"/>
    <w:rsid w:val="009D7331"/>
    <w:rsid w:val="009D744F"/>
    <w:rsid w:val="009D762A"/>
    <w:rsid w:val="009D774E"/>
    <w:rsid w:val="009D7A9A"/>
    <w:rsid w:val="009D7B58"/>
    <w:rsid w:val="009E0085"/>
    <w:rsid w:val="009E0143"/>
    <w:rsid w:val="009E0425"/>
    <w:rsid w:val="009E04FE"/>
    <w:rsid w:val="009E0533"/>
    <w:rsid w:val="009E0568"/>
    <w:rsid w:val="009E07E4"/>
    <w:rsid w:val="009E1001"/>
    <w:rsid w:val="009E10A9"/>
    <w:rsid w:val="009E16E3"/>
    <w:rsid w:val="009E1765"/>
    <w:rsid w:val="009E1838"/>
    <w:rsid w:val="009E1866"/>
    <w:rsid w:val="009E1B23"/>
    <w:rsid w:val="009E1CCE"/>
    <w:rsid w:val="009E1E1D"/>
    <w:rsid w:val="009E1E65"/>
    <w:rsid w:val="009E1F58"/>
    <w:rsid w:val="009E2110"/>
    <w:rsid w:val="009E2211"/>
    <w:rsid w:val="009E2214"/>
    <w:rsid w:val="009E2254"/>
    <w:rsid w:val="009E22A6"/>
    <w:rsid w:val="009E2388"/>
    <w:rsid w:val="009E2403"/>
    <w:rsid w:val="009E2408"/>
    <w:rsid w:val="009E243B"/>
    <w:rsid w:val="009E24EB"/>
    <w:rsid w:val="009E2594"/>
    <w:rsid w:val="009E25AC"/>
    <w:rsid w:val="009E2699"/>
    <w:rsid w:val="009E275A"/>
    <w:rsid w:val="009E278E"/>
    <w:rsid w:val="009E28E6"/>
    <w:rsid w:val="009E29D6"/>
    <w:rsid w:val="009E2A35"/>
    <w:rsid w:val="009E2A89"/>
    <w:rsid w:val="009E2BCF"/>
    <w:rsid w:val="009E2F98"/>
    <w:rsid w:val="009E3028"/>
    <w:rsid w:val="009E353D"/>
    <w:rsid w:val="009E35AE"/>
    <w:rsid w:val="009E35BC"/>
    <w:rsid w:val="009E366D"/>
    <w:rsid w:val="009E3A22"/>
    <w:rsid w:val="009E3A23"/>
    <w:rsid w:val="009E3A6A"/>
    <w:rsid w:val="009E3B2E"/>
    <w:rsid w:val="009E3C6C"/>
    <w:rsid w:val="009E3DA1"/>
    <w:rsid w:val="009E3E51"/>
    <w:rsid w:val="009E3EFF"/>
    <w:rsid w:val="009E3F8E"/>
    <w:rsid w:val="009E4083"/>
    <w:rsid w:val="009E41DB"/>
    <w:rsid w:val="009E4449"/>
    <w:rsid w:val="009E4699"/>
    <w:rsid w:val="009E46D3"/>
    <w:rsid w:val="009E484C"/>
    <w:rsid w:val="009E4EC7"/>
    <w:rsid w:val="009E4FA1"/>
    <w:rsid w:val="009E542C"/>
    <w:rsid w:val="009E5531"/>
    <w:rsid w:val="009E5A93"/>
    <w:rsid w:val="009E60B7"/>
    <w:rsid w:val="009E63F8"/>
    <w:rsid w:val="009E659D"/>
    <w:rsid w:val="009E689B"/>
    <w:rsid w:val="009E6900"/>
    <w:rsid w:val="009E6909"/>
    <w:rsid w:val="009E69C3"/>
    <w:rsid w:val="009E6A72"/>
    <w:rsid w:val="009E6D13"/>
    <w:rsid w:val="009E6DE1"/>
    <w:rsid w:val="009E6EB7"/>
    <w:rsid w:val="009E6FDF"/>
    <w:rsid w:val="009E746B"/>
    <w:rsid w:val="009E75A0"/>
    <w:rsid w:val="009E7714"/>
    <w:rsid w:val="009E78E1"/>
    <w:rsid w:val="009E7A3F"/>
    <w:rsid w:val="009E7C47"/>
    <w:rsid w:val="009E7C9E"/>
    <w:rsid w:val="009E7D1F"/>
    <w:rsid w:val="009E7D99"/>
    <w:rsid w:val="009E7ED4"/>
    <w:rsid w:val="009E7F87"/>
    <w:rsid w:val="009F0021"/>
    <w:rsid w:val="009F0203"/>
    <w:rsid w:val="009F0600"/>
    <w:rsid w:val="009F08CA"/>
    <w:rsid w:val="009F095C"/>
    <w:rsid w:val="009F0D76"/>
    <w:rsid w:val="009F0F0F"/>
    <w:rsid w:val="009F0F55"/>
    <w:rsid w:val="009F1078"/>
    <w:rsid w:val="009F10B9"/>
    <w:rsid w:val="009F125A"/>
    <w:rsid w:val="009F14BD"/>
    <w:rsid w:val="009F15A8"/>
    <w:rsid w:val="009F191D"/>
    <w:rsid w:val="009F1977"/>
    <w:rsid w:val="009F19D2"/>
    <w:rsid w:val="009F1AA6"/>
    <w:rsid w:val="009F1B1F"/>
    <w:rsid w:val="009F1B4C"/>
    <w:rsid w:val="009F1C14"/>
    <w:rsid w:val="009F1C71"/>
    <w:rsid w:val="009F1D71"/>
    <w:rsid w:val="009F1E83"/>
    <w:rsid w:val="009F1FE7"/>
    <w:rsid w:val="009F244E"/>
    <w:rsid w:val="009F2766"/>
    <w:rsid w:val="009F2F46"/>
    <w:rsid w:val="009F3319"/>
    <w:rsid w:val="009F3617"/>
    <w:rsid w:val="009F361D"/>
    <w:rsid w:val="009F3763"/>
    <w:rsid w:val="009F38C4"/>
    <w:rsid w:val="009F3B2A"/>
    <w:rsid w:val="009F40B8"/>
    <w:rsid w:val="009F4113"/>
    <w:rsid w:val="009F44C8"/>
    <w:rsid w:val="009F476C"/>
    <w:rsid w:val="009F4879"/>
    <w:rsid w:val="009F49A8"/>
    <w:rsid w:val="009F4C3D"/>
    <w:rsid w:val="009F4E7C"/>
    <w:rsid w:val="009F4FBF"/>
    <w:rsid w:val="009F5091"/>
    <w:rsid w:val="009F52C5"/>
    <w:rsid w:val="009F52CD"/>
    <w:rsid w:val="009F53A3"/>
    <w:rsid w:val="009F53E0"/>
    <w:rsid w:val="009F5717"/>
    <w:rsid w:val="009F5750"/>
    <w:rsid w:val="009F585D"/>
    <w:rsid w:val="009F5CE6"/>
    <w:rsid w:val="009F5FD5"/>
    <w:rsid w:val="009F6151"/>
    <w:rsid w:val="009F615B"/>
    <w:rsid w:val="009F625B"/>
    <w:rsid w:val="009F6363"/>
    <w:rsid w:val="009F63B9"/>
    <w:rsid w:val="009F64E3"/>
    <w:rsid w:val="009F653A"/>
    <w:rsid w:val="009F691A"/>
    <w:rsid w:val="009F6A82"/>
    <w:rsid w:val="009F6D17"/>
    <w:rsid w:val="009F6F27"/>
    <w:rsid w:val="009F7206"/>
    <w:rsid w:val="009F734D"/>
    <w:rsid w:val="009F74C1"/>
    <w:rsid w:val="009F74D7"/>
    <w:rsid w:val="009F75AD"/>
    <w:rsid w:val="009F76E1"/>
    <w:rsid w:val="009F7945"/>
    <w:rsid w:val="009F7E0D"/>
    <w:rsid w:val="00A001CB"/>
    <w:rsid w:val="00A0028C"/>
    <w:rsid w:val="00A002AF"/>
    <w:rsid w:val="00A00338"/>
    <w:rsid w:val="00A0056A"/>
    <w:rsid w:val="00A0074E"/>
    <w:rsid w:val="00A00D23"/>
    <w:rsid w:val="00A00EB1"/>
    <w:rsid w:val="00A01443"/>
    <w:rsid w:val="00A017A5"/>
    <w:rsid w:val="00A018CA"/>
    <w:rsid w:val="00A018E8"/>
    <w:rsid w:val="00A01B50"/>
    <w:rsid w:val="00A01E0D"/>
    <w:rsid w:val="00A01F5C"/>
    <w:rsid w:val="00A0207A"/>
    <w:rsid w:val="00A022DF"/>
    <w:rsid w:val="00A02338"/>
    <w:rsid w:val="00A026CE"/>
    <w:rsid w:val="00A027A2"/>
    <w:rsid w:val="00A02ABF"/>
    <w:rsid w:val="00A02B57"/>
    <w:rsid w:val="00A02BA2"/>
    <w:rsid w:val="00A02D2C"/>
    <w:rsid w:val="00A02D6D"/>
    <w:rsid w:val="00A03044"/>
    <w:rsid w:val="00A03053"/>
    <w:rsid w:val="00A0332C"/>
    <w:rsid w:val="00A035E6"/>
    <w:rsid w:val="00A03797"/>
    <w:rsid w:val="00A03E5B"/>
    <w:rsid w:val="00A03EE8"/>
    <w:rsid w:val="00A03FAF"/>
    <w:rsid w:val="00A04020"/>
    <w:rsid w:val="00A0471D"/>
    <w:rsid w:val="00A047BF"/>
    <w:rsid w:val="00A048AF"/>
    <w:rsid w:val="00A049B4"/>
    <w:rsid w:val="00A04D53"/>
    <w:rsid w:val="00A04D64"/>
    <w:rsid w:val="00A050AD"/>
    <w:rsid w:val="00A0515A"/>
    <w:rsid w:val="00A0528F"/>
    <w:rsid w:val="00A05388"/>
    <w:rsid w:val="00A056EE"/>
    <w:rsid w:val="00A05A7D"/>
    <w:rsid w:val="00A05B08"/>
    <w:rsid w:val="00A05B36"/>
    <w:rsid w:val="00A05E03"/>
    <w:rsid w:val="00A061F9"/>
    <w:rsid w:val="00A062C9"/>
    <w:rsid w:val="00A062F5"/>
    <w:rsid w:val="00A06641"/>
    <w:rsid w:val="00A068DA"/>
    <w:rsid w:val="00A069B3"/>
    <w:rsid w:val="00A069C2"/>
    <w:rsid w:val="00A06AC5"/>
    <w:rsid w:val="00A06BA1"/>
    <w:rsid w:val="00A06C1A"/>
    <w:rsid w:val="00A06CDB"/>
    <w:rsid w:val="00A06E0F"/>
    <w:rsid w:val="00A07576"/>
    <w:rsid w:val="00A07805"/>
    <w:rsid w:val="00A078B1"/>
    <w:rsid w:val="00A07BA8"/>
    <w:rsid w:val="00A07DD8"/>
    <w:rsid w:val="00A07FA4"/>
    <w:rsid w:val="00A07FB8"/>
    <w:rsid w:val="00A102E5"/>
    <w:rsid w:val="00A102F6"/>
    <w:rsid w:val="00A10503"/>
    <w:rsid w:val="00A108C6"/>
    <w:rsid w:val="00A10AE1"/>
    <w:rsid w:val="00A10C4B"/>
    <w:rsid w:val="00A10C55"/>
    <w:rsid w:val="00A10CFC"/>
    <w:rsid w:val="00A10E19"/>
    <w:rsid w:val="00A11031"/>
    <w:rsid w:val="00A110C2"/>
    <w:rsid w:val="00A111C2"/>
    <w:rsid w:val="00A1131E"/>
    <w:rsid w:val="00A1138B"/>
    <w:rsid w:val="00A114E0"/>
    <w:rsid w:val="00A1166F"/>
    <w:rsid w:val="00A118A5"/>
    <w:rsid w:val="00A11A61"/>
    <w:rsid w:val="00A11BAB"/>
    <w:rsid w:val="00A11BFD"/>
    <w:rsid w:val="00A11C18"/>
    <w:rsid w:val="00A11C65"/>
    <w:rsid w:val="00A11C95"/>
    <w:rsid w:val="00A11E0D"/>
    <w:rsid w:val="00A12134"/>
    <w:rsid w:val="00A12187"/>
    <w:rsid w:val="00A122B9"/>
    <w:rsid w:val="00A1237D"/>
    <w:rsid w:val="00A123EA"/>
    <w:rsid w:val="00A1260B"/>
    <w:rsid w:val="00A12739"/>
    <w:rsid w:val="00A12A1F"/>
    <w:rsid w:val="00A12ABF"/>
    <w:rsid w:val="00A12E3B"/>
    <w:rsid w:val="00A12EFD"/>
    <w:rsid w:val="00A12F39"/>
    <w:rsid w:val="00A130FC"/>
    <w:rsid w:val="00A13470"/>
    <w:rsid w:val="00A13509"/>
    <w:rsid w:val="00A13635"/>
    <w:rsid w:val="00A13753"/>
    <w:rsid w:val="00A13973"/>
    <w:rsid w:val="00A139DA"/>
    <w:rsid w:val="00A13FCE"/>
    <w:rsid w:val="00A13FE2"/>
    <w:rsid w:val="00A1442A"/>
    <w:rsid w:val="00A1464C"/>
    <w:rsid w:val="00A14D1B"/>
    <w:rsid w:val="00A14D3E"/>
    <w:rsid w:val="00A14E9B"/>
    <w:rsid w:val="00A15054"/>
    <w:rsid w:val="00A1505F"/>
    <w:rsid w:val="00A15171"/>
    <w:rsid w:val="00A1517E"/>
    <w:rsid w:val="00A15420"/>
    <w:rsid w:val="00A15505"/>
    <w:rsid w:val="00A1557A"/>
    <w:rsid w:val="00A1567B"/>
    <w:rsid w:val="00A15700"/>
    <w:rsid w:val="00A15875"/>
    <w:rsid w:val="00A15A1F"/>
    <w:rsid w:val="00A15BB0"/>
    <w:rsid w:val="00A15CEF"/>
    <w:rsid w:val="00A15ED3"/>
    <w:rsid w:val="00A160D0"/>
    <w:rsid w:val="00A161F4"/>
    <w:rsid w:val="00A1654C"/>
    <w:rsid w:val="00A166EA"/>
    <w:rsid w:val="00A16811"/>
    <w:rsid w:val="00A16B86"/>
    <w:rsid w:val="00A16E98"/>
    <w:rsid w:val="00A17800"/>
    <w:rsid w:val="00A178FD"/>
    <w:rsid w:val="00A17951"/>
    <w:rsid w:val="00A1798B"/>
    <w:rsid w:val="00A179D2"/>
    <w:rsid w:val="00A179FB"/>
    <w:rsid w:val="00A17AAA"/>
    <w:rsid w:val="00A17ADE"/>
    <w:rsid w:val="00A17B2F"/>
    <w:rsid w:val="00A17C2C"/>
    <w:rsid w:val="00A17CAC"/>
    <w:rsid w:val="00A205B5"/>
    <w:rsid w:val="00A2072C"/>
    <w:rsid w:val="00A20802"/>
    <w:rsid w:val="00A20805"/>
    <w:rsid w:val="00A20911"/>
    <w:rsid w:val="00A20958"/>
    <w:rsid w:val="00A20A32"/>
    <w:rsid w:val="00A20AC4"/>
    <w:rsid w:val="00A20AE2"/>
    <w:rsid w:val="00A20B0A"/>
    <w:rsid w:val="00A20BC0"/>
    <w:rsid w:val="00A20BFD"/>
    <w:rsid w:val="00A20E7E"/>
    <w:rsid w:val="00A213A8"/>
    <w:rsid w:val="00A2147A"/>
    <w:rsid w:val="00A21563"/>
    <w:rsid w:val="00A216C8"/>
    <w:rsid w:val="00A217F3"/>
    <w:rsid w:val="00A21FF6"/>
    <w:rsid w:val="00A222CC"/>
    <w:rsid w:val="00A22337"/>
    <w:rsid w:val="00A22455"/>
    <w:rsid w:val="00A22894"/>
    <w:rsid w:val="00A229A5"/>
    <w:rsid w:val="00A22A23"/>
    <w:rsid w:val="00A22AF4"/>
    <w:rsid w:val="00A22E11"/>
    <w:rsid w:val="00A22F93"/>
    <w:rsid w:val="00A23085"/>
    <w:rsid w:val="00A230D0"/>
    <w:rsid w:val="00A2320E"/>
    <w:rsid w:val="00A23271"/>
    <w:rsid w:val="00A23290"/>
    <w:rsid w:val="00A23656"/>
    <w:rsid w:val="00A23715"/>
    <w:rsid w:val="00A23C87"/>
    <w:rsid w:val="00A23CB0"/>
    <w:rsid w:val="00A23DA1"/>
    <w:rsid w:val="00A23E00"/>
    <w:rsid w:val="00A23EAB"/>
    <w:rsid w:val="00A240CB"/>
    <w:rsid w:val="00A24555"/>
    <w:rsid w:val="00A24682"/>
    <w:rsid w:val="00A24730"/>
    <w:rsid w:val="00A249C9"/>
    <w:rsid w:val="00A24A34"/>
    <w:rsid w:val="00A24B93"/>
    <w:rsid w:val="00A24DFC"/>
    <w:rsid w:val="00A24E81"/>
    <w:rsid w:val="00A24FDF"/>
    <w:rsid w:val="00A24FE5"/>
    <w:rsid w:val="00A255D8"/>
    <w:rsid w:val="00A257E8"/>
    <w:rsid w:val="00A257EB"/>
    <w:rsid w:val="00A25834"/>
    <w:rsid w:val="00A2589A"/>
    <w:rsid w:val="00A25935"/>
    <w:rsid w:val="00A25A5E"/>
    <w:rsid w:val="00A25BBA"/>
    <w:rsid w:val="00A25F1F"/>
    <w:rsid w:val="00A26087"/>
    <w:rsid w:val="00A260A9"/>
    <w:rsid w:val="00A26351"/>
    <w:rsid w:val="00A26543"/>
    <w:rsid w:val="00A26E6E"/>
    <w:rsid w:val="00A26F3A"/>
    <w:rsid w:val="00A26F96"/>
    <w:rsid w:val="00A2716E"/>
    <w:rsid w:val="00A271A9"/>
    <w:rsid w:val="00A271B3"/>
    <w:rsid w:val="00A273F5"/>
    <w:rsid w:val="00A27407"/>
    <w:rsid w:val="00A27A80"/>
    <w:rsid w:val="00A27CC3"/>
    <w:rsid w:val="00A27CE6"/>
    <w:rsid w:val="00A27F54"/>
    <w:rsid w:val="00A27FC4"/>
    <w:rsid w:val="00A3013D"/>
    <w:rsid w:val="00A30165"/>
    <w:rsid w:val="00A30696"/>
    <w:rsid w:val="00A3075C"/>
    <w:rsid w:val="00A30C8D"/>
    <w:rsid w:val="00A30CDC"/>
    <w:rsid w:val="00A30E03"/>
    <w:rsid w:val="00A30F11"/>
    <w:rsid w:val="00A30FB8"/>
    <w:rsid w:val="00A3102C"/>
    <w:rsid w:val="00A311D8"/>
    <w:rsid w:val="00A3133A"/>
    <w:rsid w:val="00A313ED"/>
    <w:rsid w:val="00A31746"/>
    <w:rsid w:val="00A317AA"/>
    <w:rsid w:val="00A3188A"/>
    <w:rsid w:val="00A31954"/>
    <w:rsid w:val="00A31AFE"/>
    <w:rsid w:val="00A31B27"/>
    <w:rsid w:val="00A31BFE"/>
    <w:rsid w:val="00A31F5B"/>
    <w:rsid w:val="00A31FB9"/>
    <w:rsid w:val="00A3207C"/>
    <w:rsid w:val="00A321C5"/>
    <w:rsid w:val="00A32289"/>
    <w:rsid w:val="00A326F7"/>
    <w:rsid w:val="00A32A92"/>
    <w:rsid w:val="00A32AFB"/>
    <w:rsid w:val="00A32C5C"/>
    <w:rsid w:val="00A32CB8"/>
    <w:rsid w:val="00A32D74"/>
    <w:rsid w:val="00A334BD"/>
    <w:rsid w:val="00A338CD"/>
    <w:rsid w:val="00A3393A"/>
    <w:rsid w:val="00A33D0C"/>
    <w:rsid w:val="00A33D91"/>
    <w:rsid w:val="00A34000"/>
    <w:rsid w:val="00A34173"/>
    <w:rsid w:val="00A343BA"/>
    <w:rsid w:val="00A347D6"/>
    <w:rsid w:val="00A34A83"/>
    <w:rsid w:val="00A34AFF"/>
    <w:rsid w:val="00A34C85"/>
    <w:rsid w:val="00A34D04"/>
    <w:rsid w:val="00A34E1B"/>
    <w:rsid w:val="00A34F66"/>
    <w:rsid w:val="00A35021"/>
    <w:rsid w:val="00A3541B"/>
    <w:rsid w:val="00A354D5"/>
    <w:rsid w:val="00A3569B"/>
    <w:rsid w:val="00A35A7C"/>
    <w:rsid w:val="00A35AA4"/>
    <w:rsid w:val="00A35B08"/>
    <w:rsid w:val="00A35CCE"/>
    <w:rsid w:val="00A35D2D"/>
    <w:rsid w:val="00A3632B"/>
    <w:rsid w:val="00A365E4"/>
    <w:rsid w:val="00A36879"/>
    <w:rsid w:val="00A36A0D"/>
    <w:rsid w:val="00A36ADE"/>
    <w:rsid w:val="00A36EB1"/>
    <w:rsid w:val="00A370F7"/>
    <w:rsid w:val="00A371C4"/>
    <w:rsid w:val="00A37521"/>
    <w:rsid w:val="00A3769E"/>
    <w:rsid w:val="00A376D8"/>
    <w:rsid w:val="00A3782C"/>
    <w:rsid w:val="00A37923"/>
    <w:rsid w:val="00A379E7"/>
    <w:rsid w:val="00A37BA2"/>
    <w:rsid w:val="00A37E0E"/>
    <w:rsid w:val="00A37F90"/>
    <w:rsid w:val="00A4018D"/>
    <w:rsid w:val="00A40196"/>
    <w:rsid w:val="00A4028E"/>
    <w:rsid w:val="00A40487"/>
    <w:rsid w:val="00A405DF"/>
    <w:rsid w:val="00A4090B"/>
    <w:rsid w:val="00A40B78"/>
    <w:rsid w:val="00A40D4C"/>
    <w:rsid w:val="00A40D80"/>
    <w:rsid w:val="00A40DFD"/>
    <w:rsid w:val="00A40E0C"/>
    <w:rsid w:val="00A40FDA"/>
    <w:rsid w:val="00A41093"/>
    <w:rsid w:val="00A41174"/>
    <w:rsid w:val="00A41714"/>
    <w:rsid w:val="00A418D3"/>
    <w:rsid w:val="00A41998"/>
    <w:rsid w:val="00A41DF8"/>
    <w:rsid w:val="00A41E16"/>
    <w:rsid w:val="00A420BB"/>
    <w:rsid w:val="00A422D8"/>
    <w:rsid w:val="00A423AD"/>
    <w:rsid w:val="00A42436"/>
    <w:rsid w:val="00A424D5"/>
    <w:rsid w:val="00A428CC"/>
    <w:rsid w:val="00A42A1A"/>
    <w:rsid w:val="00A42BA3"/>
    <w:rsid w:val="00A42F40"/>
    <w:rsid w:val="00A42FC7"/>
    <w:rsid w:val="00A4300F"/>
    <w:rsid w:val="00A43114"/>
    <w:rsid w:val="00A438BE"/>
    <w:rsid w:val="00A43934"/>
    <w:rsid w:val="00A43D94"/>
    <w:rsid w:val="00A43EB8"/>
    <w:rsid w:val="00A43FF3"/>
    <w:rsid w:val="00A44083"/>
    <w:rsid w:val="00A440F6"/>
    <w:rsid w:val="00A4419E"/>
    <w:rsid w:val="00A442BA"/>
    <w:rsid w:val="00A448EE"/>
    <w:rsid w:val="00A44AFF"/>
    <w:rsid w:val="00A44C1E"/>
    <w:rsid w:val="00A44D91"/>
    <w:rsid w:val="00A44DC0"/>
    <w:rsid w:val="00A44E3D"/>
    <w:rsid w:val="00A44FF7"/>
    <w:rsid w:val="00A45138"/>
    <w:rsid w:val="00A451AB"/>
    <w:rsid w:val="00A45633"/>
    <w:rsid w:val="00A4567F"/>
    <w:rsid w:val="00A45D67"/>
    <w:rsid w:val="00A45F5D"/>
    <w:rsid w:val="00A46147"/>
    <w:rsid w:val="00A466E8"/>
    <w:rsid w:val="00A467EE"/>
    <w:rsid w:val="00A469F7"/>
    <w:rsid w:val="00A46DEB"/>
    <w:rsid w:val="00A46E54"/>
    <w:rsid w:val="00A46EAE"/>
    <w:rsid w:val="00A47019"/>
    <w:rsid w:val="00A471DC"/>
    <w:rsid w:val="00A472E8"/>
    <w:rsid w:val="00A47425"/>
    <w:rsid w:val="00A47546"/>
    <w:rsid w:val="00A47578"/>
    <w:rsid w:val="00A4798A"/>
    <w:rsid w:val="00A47AD6"/>
    <w:rsid w:val="00A50139"/>
    <w:rsid w:val="00A50209"/>
    <w:rsid w:val="00A5039A"/>
    <w:rsid w:val="00A5040B"/>
    <w:rsid w:val="00A50598"/>
    <w:rsid w:val="00A50663"/>
    <w:rsid w:val="00A507A6"/>
    <w:rsid w:val="00A509B5"/>
    <w:rsid w:val="00A50C2B"/>
    <w:rsid w:val="00A50D57"/>
    <w:rsid w:val="00A50DE2"/>
    <w:rsid w:val="00A50E70"/>
    <w:rsid w:val="00A51258"/>
    <w:rsid w:val="00A51337"/>
    <w:rsid w:val="00A5146A"/>
    <w:rsid w:val="00A51537"/>
    <w:rsid w:val="00A51A7B"/>
    <w:rsid w:val="00A51E18"/>
    <w:rsid w:val="00A51E4E"/>
    <w:rsid w:val="00A524BB"/>
    <w:rsid w:val="00A524F4"/>
    <w:rsid w:val="00A52549"/>
    <w:rsid w:val="00A52AAD"/>
    <w:rsid w:val="00A52B02"/>
    <w:rsid w:val="00A52B28"/>
    <w:rsid w:val="00A52B99"/>
    <w:rsid w:val="00A5344B"/>
    <w:rsid w:val="00A5348D"/>
    <w:rsid w:val="00A534B7"/>
    <w:rsid w:val="00A534C7"/>
    <w:rsid w:val="00A5357B"/>
    <w:rsid w:val="00A535C3"/>
    <w:rsid w:val="00A536C6"/>
    <w:rsid w:val="00A53817"/>
    <w:rsid w:val="00A5384F"/>
    <w:rsid w:val="00A53CB5"/>
    <w:rsid w:val="00A53F5B"/>
    <w:rsid w:val="00A53F5C"/>
    <w:rsid w:val="00A53F93"/>
    <w:rsid w:val="00A54094"/>
    <w:rsid w:val="00A54246"/>
    <w:rsid w:val="00A543A6"/>
    <w:rsid w:val="00A546C3"/>
    <w:rsid w:val="00A5487A"/>
    <w:rsid w:val="00A54A1C"/>
    <w:rsid w:val="00A54EBB"/>
    <w:rsid w:val="00A54F6A"/>
    <w:rsid w:val="00A55049"/>
    <w:rsid w:val="00A555C6"/>
    <w:rsid w:val="00A5586E"/>
    <w:rsid w:val="00A55A6B"/>
    <w:rsid w:val="00A55B5B"/>
    <w:rsid w:val="00A55CC1"/>
    <w:rsid w:val="00A55D3B"/>
    <w:rsid w:val="00A5606E"/>
    <w:rsid w:val="00A56184"/>
    <w:rsid w:val="00A56258"/>
    <w:rsid w:val="00A562F3"/>
    <w:rsid w:val="00A56652"/>
    <w:rsid w:val="00A5667A"/>
    <w:rsid w:val="00A56777"/>
    <w:rsid w:val="00A5687E"/>
    <w:rsid w:val="00A569A2"/>
    <w:rsid w:val="00A56A54"/>
    <w:rsid w:val="00A56A62"/>
    <w:rsid w:val="00A56E8C"/>
    <w:rsid w:val="00A570F3"/>
    <w:rsid w:val="00A57172"/>
    <w:rsid w:val="00A5733E"/>
    <w:rsid w:val="00A573E5"/>
    <w:rsid w:val="00A574A8"/>
    <w:rsid w:val="00A5752B"/>
    <w:rsid w:val="00A5769E"/>
    <w:rsid w:val="00A5772D"/>
    <w:rsid w:val="00A57A70"/>
    <w:rsid w:val="00A6040B"/>
    <w:rsid w:val="00A60519"/>
    <w:rsid w:val="00A605C0"/>
    <w:rsid w:val="00A6068C"/>
    <w:rsid w:val="00A6075C"/>
    <w:rsid w:val="00A607EF"/>
    <w:rsid w:val="00A608CF"/>
    <w:rsid w:val="00A60AF0"/>
    <w:rsid w:val="00A60B75"/>
    <w:rsid w:val="00A60D6F"/>
    <w:rsid w:val="00A611A6"/>
    <w:rsid w:val="00A61715"/>
    <w:rsid w:val="00A61766"/>
    <w:rsid w:val="00A618ED"/>
    <w:rsid w:val="00A61C27"/>
    <w:rsid w:val="00A61C55"/>
    <w:rsid w:val="00A61C7F"/>
    <w:rsid w:val="00A61D24"/>
    <w:rsid w:val="00A61E54"/>
    <w:rsid w:val="00A61E9C"/>
    <w:rsid w:val="00A62018"/>
    <w:rsid w:val="00A62036"/>
    <w:rsid w:val="00A620EC"/>
    <w:rsid w:val="00A6214E"/>
    <w:rsid w:val="00A62184"/>
    <w:rsid w:val="00A621E4"/>
    <w:rsid w:val="00A6244B"/>
    <w:rsid w:val="00A62531"/>
    <w:rsid w:val="00A6277F"/>
    <w:rsid w:val="00A62790"/>
    <w:rsid w:val="00A62C34"/>
    <w:rsid w:val="00A62F3F"/>
    <w:rsid w:val="00A6314B"/>
    <w:rsid w:val="00A63197"/>
    <w:rsid w:val="00A631D6"/>
    <w:rsid w:val="00A6323E"/>
    <w:rsid w:val="00A63334"/>
    <w:rsid w:val="00A634D0"/>
    <w:rsid w:val="00A636C4"/>
    <w:rsid w:val="00A63C3B"/>
    <w:rsid w:val="00A63DDD"/>
    <w:rsid w:val="00A63E15"/>
    <w:rsid w:val="00A63E55"/>
    <w:rsid w:val="00A63F74"/>
    <w:rsid w:val="00A640F1"/>
    <w:rsid w:val="00A641E4"/>
    <w:rsid w:val="00A644B3"/>
    <w:rsid w:val="00A649D1"/>
    <w:rsid w:val="00A64B0F"/>
    <w:rsid w:val="00A64C09"/>
    <w:rsid w:val="00A64E5B"/>
    <w:rsid w:val="00A64ECC"/>
    <w:rsid w:val="00A65508"/>
    <w:rsid w:val="00A65621"/>
    <w:rsid w:val="00A6565D"/>
    <w:rsid w:val="00A656E3"/>
    <w:rsid w:val="00A65BC2"/>
    <w:rsid w:val="00A65CBB"/>
    <w:rsid w:val="00A65FDA"/>
    <w:rsid w:val="00A6626D"/>
    <w:rsid w:val="00A663B4"/>
    <w:rsid w:val="00A6657F"/>
    <w:rsid w:val="00A669FF"/>
    <w:rsid w:val="00A66F88"/>
    <w:rsid w:val="00A671F3"/>
    <w:rsid w:val="00A67384"/>
    <w:rsid w:val="00A675A0"/>
    <w:rsid w:val="00A6768B"/>
    <w:rsid w:val="00A6772F"/>
    <w:rsid w:val="00A677C8"/>
    <w:rsid w:val="00A679E4"/>
    <w:rsid w:val="00A67C91"/>
    <w:rsid w:val="00A67D9B"/>
    <w:rsid w:val="00A67EA0"/>
    <w:rsid w:val="00A700FF"/>
    <w:rsid w:val="00A70300"/>
    <w:rsid w:val="00A70338"/>
    <w:rsid w:val="00A703E8"/>
    <w:rsid w:val="00A706ED"/>
    <w:rsid w:val="00A707E8"/>
    <w:rsid w:val="00A709BD"/>
    <w:rsid w:val="00A70AA3"/>
    <w:rsid w:val="00A70D2B"/>
    <w:rsid w:val="00A70DF6"/>
    <w:rsid w:val="00A71065"/>
    <w:rsid w:val="00A71280"/>
    <w:rsid w:val="00A71521"/>
    <w:rsid w:val="00A715A1"/>
    <w:rsid w:val="00A715C3"/>
    <w:rsid w:val="00A716E6"/>
    <w:rsid w:val="00A7174A"/>
    <w:rsid w:val="00A717DB"/>
    <w:rsid w:val="00A7182E"/>
    <w:rsid w:val="00A71E09"/>
    <w:rsid w:val="00A72025"/>
    <w:rsid w:val="00A72029"/>
    <w:rsid w:val="00A722CE"/>
    <w:rsid w:val="00A72446"/>
    <w:rsid w:val="00A72546"/>
    <w:rsid w:val="00A726F4"/>
    <w:rsid w:val="00A72871"/>
    <w:rsid w:val="00A72A00"/>
    <w:rsid w:val="00A72A60"/>
    <w:rsid w:val="00A72B13"/>
    <w:rsid w:val="00A72B63"/>
    <w:rsid w:val="00A7315E"/>
    <w:rsid w:val="00A731D4"/>
    <w:rsid w:val="00A732D9"/>
    <w:rsid w:val="00A732E7"/>
    <w:rsid w:val="00A73397"/>
    <w:rsid w:val="00A73426"/>
    <w:rsid w:val="00A7392E"/>
    <w:rsid w:val="00A739BB"/>
    <w:rsid w:val="00A73A9F"/>
    <w:rsid w:val="00A73AFA"/>
    <w:rsid w:val="00A73B13"/>
    <w:rsid w:val="00A73E51"/>
    <w:rsid w:val="00A73EFA"/>
    <w:rsid w:val="00A742B0"/>
    <w:rsid w:val="00A74369"/>
    <w:rsid w:val="00A745E0"/>
    <w:rsid w:val="00A7473D"/>
    <w:rsid w:val="00A7474F"/>
    <w:rsid w:val="00A7488F"/>
    <w:rsid w:val="00A74D10"/>
    <w:rsid w:val="00A74D97"/>
    <w:rsid w:val="00A74E3C"/>
    <w:rsid w:val="00A7518B"/>
    <w:rsid w:val="00A75610"/>
    <w:rsid w:val="00A756B3"/>
    <w:rsid w:val="00A75849"/>
    <w:rsid w:val="00A75A76"/>
    <w:rsid w:val="00A75DF2"/>
    <w:rsid w:val="00A75F2D"/>
    <w:rsid w:val="00A7600A"/>
    <w:rsid w:val="00A76159"/>
    <w:rsid w:val="00A76189"/>
    <w:rsid w:val="00A761C6"/>
    <w:rsid w:val="00A76276"/>
    <w:rsid w:val="00A76490"/>
    <w:rsid w:val="00A7651B"/>
    <w:rsid w:val="00A76608"/>
    <w:rsid w:val="00A766B1"/>
    <w:rsid w:val="00A76727"/>
    <w:rsid w:val="00A76793"/>
    <w:rsid w:val="00A7687E"/>
    <w:rsid w:val="00A77243"/>
    <w:rsid w:val="00A77376"/>
    <w:rsid w:val="00A776D9"/>
    <w:rsid w:val="00A77920"/>
    <w:rsid w:val="00A77C1F"/>
    <w:rsid w:val="00A77CC4"/>
    <w:rsid w:val="00A77DF3"/>
    <w:rsid w:val="00A80081"/>
    <w:rsid w:val="00A8032E"/>
    <w:rsid w:val="00A80343"/>
    <w:rsid w:val="00A80450"/>
    <w:rsid w:val="00A8047C"/>
    <w:rsid w:val="00A80540"/>
    <w:rsid w:val="00A805E7"/>
    <w:rsid w:val="00A80858"/>
    <w:rsid w:val="00A808C0"/>
    <w:rsid w:val="00A80925"/>
    <w:rsid w:val="00A80BEC"/>
    <w:rsid w:val="00A80F45"/>
    <w:rsid w:val="00A812AA"/>
    <w:rsid w:val="00A8130A"/>
    <w:rsid w:val="00A8149D"/>
    <w:rsid w:val="00A815EA"/>
    <w:rsid w:val="00A8182C"/>
    <w:rsid w:val="00A81962"/>
    <w:rsid w:val="00A81A90"/>
    <w:rsid w:val="00A81E1F"/>
    <w:rsid w:val="00A81E2D"/>
    <w:rsid w:val="00A820AF"/>
    <w:rsid w:val="00A822D3"/>
    <w:rsid w:val="00A823D4"/>
    <w:rsid w:val="00A8245A"/>
    <w:rsid w:val="00A82541"/>
    <w:rsid w:val="00A82569"/>
    <w:rsid w:val="00A8265C"/>
    <w:rsid w:val="00A828D0"/>
    <w:rsid w:val="00A82976"/>
    <w:rsid w:val="00A82BA4"/>
    <w:rsid w:val="00A8307E"/>
    <w:rsid w:val="00A8331E"/>
    <w:rsid w:val="00A83416"/>
    <w:rsid w:val="00A83458"/>
    <w:rsid w:val="00A838DD"/>
    <w:rsid w:val="00A83C07"/>
    <w:rsid w:val="00A83C52"/>
    <w:rsid w:val="00A83D63"/>
    <w:rsid w:val="00A83EEB"/>
    <w:rsid w:val="00A84056"/>
    <w:rsid w:val="00A840E9"/>
    <w:rsid w:val="00A841D0"/>
    <w:rsid w:val="00A848BB"/>
    <w:rsid w:val="00A84A4F"/>
    <w:rsid w:val="00A84BFB"/>
    <w:rsid w:val="00A84D82"/>
    <w:rsid w:val="00A85075"/>
    <w:rsid w:val="00A8509A"/>
    <w:rsid w:val="00A85128"/>
    <w:rsid w:val="00A85645"/>
    <w:rsid w:val="00A85A53"/>
    <w:rsid w:val="00A85AA9"/>
    <w:rsid w:val="00A85B9B"/>
    <w:rsid w:val="00A85BD6"/>
    <w:rsid w:val="00A85C3F"/>
    <w:rsid w:val="00A85FA6"/>
    <w:rsid w:val="00A86177"/>
    <w:rsid w:val="00A8620D"/>
    <w:rsid w:val="00A86384"/>
    <w:rsid w:val="00A86887"/>
    <w:rsid w:val="00A86D72"/>
    <w:rsid w:val="00A872BA"/>
    <w:rsid w:val="00A87377"/>
    <w:rsid w:val="00A87996"/>
    <w:rsid w:val="00A879DF"/>
    <w:rsid w:val="00A879E3"/>
    <w:rsid w:val="00A879F0"/>
    <w:rsid w:val="00A90007"/>
    <w:rsid w:val="00A90084"/>
    <w:rsid w:val="00A9014C"/>
    <w:rsid w:val="00A9059E"/>
    <w:rsid w:val="00A90729"/>
    <w:rsid w:val="00A9083C"/>
    <w:rsid w:val="00A90856"/>
    <w:rsid w:val="00A90B91"/>
    <w:rsid w:val="00A90F77"/>
    <w:rsid w:val="00A91185"/>
    <w:rsid w:val="00A91369"/>
    <w:rsid w:val="00A91410"/>
    <w:rsid w:val="00A916CB"/>
    <w:rsid w:val="00A917E5"/>
    <w:rsid w:val="00A91894"/>
    <w:rsid w:val="00A918C9"/>
    <w:rsid w:val="00A91A9E"/>
    <w:rsid w:val="00A91D12"/>
    <w:rsid w:val="00A91FCB"/>
    <w:rsid w:val="00A92247"/>
    <w:rsid w:val="00A92432"/>
    <w:rsid w:val="00A9263C"/>
    <w:rsid w:val="00A92995"/>
    <w:rsid w:val="00A92B72"/>
    <w:rsid w:val="00A92B74"/>
    <w:rsid w:val="00A92CA7"/>
    <w:rsid w:val="00A92DF9"/>
    <w:rsid w:val="00A92E9C"/>
    <w:rsid w:val="00A93167"/>
    <w:rsid w:val="00A935A6"/>
    <w:rsid w:val="00A93763"/>
    <w:rsid w:val="00A9379D"/>
    <w:rsid w:val="00A939C7"/>
    <w:rsid w:val="00A93A72"/>
    <w:rsid w:val="00A93AFE"/>
    <w:rsid w:val="00A93CC1"/>
    <w:rsid w:val="00A93CCC"/>
    <w:rsid w:val="00A93DEA"/>
    <w:rsid w:val="00A9403E"/>
    <w:rsid w:val="00A94215"/>
    <w:rsid w:val="00A94330"/>
    <w:rsid w:val="00A94516"/>
    <w:rsid w:val="00A94671"/>
    <w:rsid w:val="00A94CA7"/>
    <w:rsid w:val="00A94F29"/>
    <w:rsid w:val="00A94FAE"/>
    <w:rsid w:val="00A95418"/>
    <w:rsid w:val="00A95433"/>
    <w:rsid w:val="00A955F9"/>
    <w:rsid w:val="00A9567D"/>
    <w:rsid w:val="00A957E0"/>
    <w:rsid w:val="00A960F5"/>
    <w:rsid w:val="00A962D1"/>
    <w:rsid w:val="00A9658B"/>
    <w:rsid w:val="00A9674D"/>
    <w:rsid w:val="00A96752"/>
    <w:rsid w:val="00A96A6D"/>
    <w:rsid w:val="00A96C12"/>
    <w:rsid w:val="00A96E98"/>
    <w:rsid w:val="00A9701F"/>
    <w:rsid w:val="00A9717A"/>
    <w:rsid w:val="00A9720E"/>
    <w:rsid w:val="00A9721C"/>
    <w:rsid w:val="00A97227"/>
    <w:rsid w:val="00A973CC"/>
    <w:rsid w:val="00A976FA"/>
    <w:rsid w:val="00A978E8"/>
    <w:rsid w:val="00A97B80"/>
    <w:rsid w:val="00A97C27"/>
    <w:rsid w:val="00A97C54"/>
    <w:rsid w:val="00A97C5A"/>
    <w:rsid w:val="00A97CFF"/>
    <w:rsid w:val="00A97EEF"/>
    <w:rsid w:val="00A97FFD"/>
    <w:rsid w:val="00AA015B"/>
    <w:rsid w:val="00AA01AD"/>
    <w:rsid w:val="00AA026E"/>
    <w:rsid w:val="00AA0555"/>
    <w:rsid w:val="00AA0747"/>
    <w:rsid w:val="00AA0873"/>
    <w:rsid w:val="00AA0A08"/>
    <w:rsid w:val="00AA0A7A"/>
    <w:rsid w:val="00AA0E53"/>
    <w:rsid w:val="00AA10FF"/>
    <w:rsid w:val="00AA11F4"/>
    <w:rsid w:val="00AA12D8"/>
    <w:rsid w:val="00AA1309"/>
    <w:rsid w:val="00AA139A"/>
    <w:rsid w:val="00AA1455"/>
    <w:rsid w:val="00AA148C"/>
    <w:rsid w:val="00AA152F"/>
    <w:rsid w:val="00AA165F"/>
    <w:rsid w:val="00AA17C7"/>
    <w:rsid w:val="00AA1870"/>
    <w:rsid w:val="00AA1985"/>
    <w:rsid w:val="00AA1C8B"/>
    <w:rsid w:val="00AA1D13"/>
    <w:rsid w:val="00AA1FC6"/>
    <w:rsid w:val="00AA20C3"/>
    <w:rsid w:val="00AA2124"/>
    <w:rsid w:val="00AA214A"/>
    <w:rsid w:val="00AA244A"/>
    <w:rsid w:val="00AA2500"/>
    <w:rsid w:val="00AA2516"/>
    <w:rsid w:val="00AA268B"/>
    <w:rsid w:val="00AA26C2"/>
    <w:rsid w:val="00AA2749"/>
    <w:rsid w:val="00AA282D"/>
    <w:rsid w:val="00AA29BD"/>
    <w:rsid w:val="00AA2A0F"/>
    <w:rsid w:val="00AA2BCD"/>
    <w:rsid w:val="00AA2DC9"/>
    <w:rsid w:val="00AA2E7F"/>
    <w:rsid w:val="00AA3021"/>
    <w:rsid w:val="00AA3072"/>
    <w:rsid w:val="00AA30D5"/>
    <w:rsid w:val="00AA35AC"/>
    <w:rsid w:val="00AA3A33"/>
    <w:rsid w:val="00AA3C76"/>
    <w:rsid w:val="00AA3DDB"/>
    <w:rsid w:val="00AA3EEB"/>
    <w:rsid w:val="00AA425E"/>
    <w:rsid w:val="00AA4483"/>
    <w:rsid w:val="00AA462B"/>
    <w:rsid w:val="00AA462E"/>
    <w:rsid w:val="00AA4650"/>
    <w:rsid w:val="00AA46D2"/>
    <w:rsid w:val="00AA4703"/>
    <w:rsid w:val="00AA49AA"/>
    <w:rsid w:val="00AA4BA2"/>
    <w:rsid w:val="00AA4BEB"/>
    <w:rsid w:val="00AA4C81"/>
    <w:rsid w:val="00AA504B"/>
    <w:rsid w:val="00AA507C"/>
    <w:rsid w:val="00AA50DD"/>
    <w:rsid w:val="00AA50F9"/>
    <w:rsid w:val="00AA51AE"/>
    <w:rsid w:val="00AA529D"/>
    <w:rsid w:val="00AA52D1"/>
    <w:rsid w:val="00AA53F1"/>
    <w:rsid w:val="00AA5665"/>
    <w:rsid w:val="00AA5A1D"/>
    <w:rsid w:val="00AA5D46"/>
    <w:rsid w:val="00AA5F8A"/>
    <w:rsid w:val="00AA5FD6"/>
    <w:rsid w:val="00AA6065"/>
    <w:rsid w:val="00AA615B"/>
    <w:rsid w:val="00AA651D"/>
    <w:rsid w:val="00AA6586"/>
    <w:rsid w:val="00AA6604"/>
    <w:rsid w:val="00AA666E"/>
    <w:rsid w:val="00AA66D0"/>
    <w:rsid w:val="00AA677F"/>
    <w:rsid w:val="00AA6784"/>
    <w:rsid w:val="00AA67FF"/>
    <w:rsid w:val="00AA6ACD"/>
    <w:rsid w:val="00AA6AE3"/>
    <w:rsid w:val="00AA6B56"/>
    <w:rsid w:val="00AA6C34"/>
    <w:rsid w:val="00AA6C7E"/>
    <w:rsid w:val="00AA6E6C"/>
    <w:rsid w:val="00AA6E98"/>
    <w:rsid w:val="00AA6F74"/>
    <w:rsid w:val="00AA701F"/>
    <w:rsid w:val="00AA7195"/>
    <w:rsid w:val="00AA7277"/>
    <w:rsid w:val="00AA7342"/>
    <w:rsid w:val="00AA739B"/>
    <w:rsid w:val="00AA7415"/>
    <w:rsid w:val="00AA7816"/>
    <w:rsid w:val="00AA7DF8"/>
    <w:rsid w:val="00AA7ED2"/>
    <w:rsid w:val="00AA7F8B"/>
    <w:rsid w:val="00AB0279"/>
    <w:rsid w:val="00AB042C"/>
    <w:rsid w:val="00AB05C5"/>
    <w:rsid w:val="00AB0B6F"/>
    <w:rsid w:val="00AB0C47"/>
    <w:rsid w:val="00AB0E95"/>
    <w:rsid w:val="00AB0FFA"/>
    <w:rsid w:val="00AB1094"/>
    <w:rsid w:val="00AB129E"/>
    <w:rsid w:val="00AB18AA"/>
    <w:rsid w:val="00AB18D0"/>
    <w:rsid w:val="00AB1B43"/>
    <w:rsid w:val="00AB1E70"/>
    <w:rsid w:val="00AB1EEA"/>
    <w:rsid w:val="00AB1F4E"/>
    <w:rsid w:val="00AB1F74"/>
    <w:rsid w:val="00AB20A0"/>
    <w:rsid w:val="00AB23A3"/>
    <w:rsid w:val="00AB23B8"/>
    <w:rsid w:val="00AB2488"/>
    <w:rsid w:val="00AB24D8"/>
    <w:rsid w:val="00AB255D"/>
    <w:rsid w:val="00AB26EA"/>
    <w:rsid w:val="00AB2711"/>
    <w:rsid w:val="00AB27E1"/>
    <w:rsid w:val="00AB2950"/>
    <w:rsid w:val="00AB2B4D"/>
    <w:rsid w:val="00AB2E42"/>
    <w:rsid w:val="00AB2F31"/>
    <w:rsid w:val="00AB35A1"/>
    <w:rsid w:val="00AB378F"/>
    <w:rsid w:val="00AB3851"/>
    <w:rsid w:val="00AB38BA"/>
    <w:rsid w:val="00AB3A2B"/>
    <w:rsid w:val="00AB3C1E"/>
    <w:rsid w:val="00AB3CB5"/>
    <w:rsid w:val="00AB3E4F"/>
    <w:rsid w:val="00AB4153"/>
    <w:rsid w:val="00AB4434"/>
    <w:rsid w:val="00AB4604"/>
    <w:rsid w:val="00AB4647"/>
    <w:rsid w:val="00AB4A32"/>
    <w:rsid w:val="00AB4AB6"/>
    <w:rsid w:val="00AB4B33"/>
    <w:rsid w:val="00AB4BA5"/>
    <w:rsid w:val="00AB4C93"/>
    <w:rsid w:val="00AB4DE0"/>
    <w:rsid w:val="00AB4E44"/>
    <w:rsid w:val="00AB4F2F"/>
    <w:rsid w:val="00AB5364"/>
    <w:rsid w:val="00AB539E"/>
    <w:rsid w:val="00AB5507"/>
    <w:rsid w:val="00AB55BF"/>
    <w:rsid w:val="00AB577C"/>
    <w:rsid w:val="00AB5AA5"/>
    <w:rsid w:val="00AB60EB"/>
    <w:rsid w:val="00AB6306"/>
    <w:rsid w:val="00AB6502"/>
    <w:rsid w:val="00AB65EE"/>
    <w:rsid w:val="00AB672E"/>
    <w:rsid w:val="00AB68B0"/>
    <w:rsid w:val="00AB6A97"/>
    <w:rsid w:val="00AB6D01"/>
    <w:rsid w:val="00AB6D9E"/>
    <w:rsid w:val="00AB6F13"/>
    <w:rsid w:val="00AB6FDF"/>
    <w:rsid w:val="00AB70B7"/>
    <w:rsid w:val="00AB722C"/>
    <w:rsid w:val="00AB73CA"/>
    <w:rsid w:val="00AB7535"/>
    <w:rsid w:val="00AB77BF"/>
    <w:rsid w:val="00AB78D3"/>
    <w:rsid w:val="00AB7A43"/>
    <w:rsid w:val="00AB7A44"/>
    <w:rsid w:val="00AB7AE0"/>
    <w:rsid w:val="00AB7AE1"/>
    <w:rsid w:val="00AB7D11"/>
    <w:rsid w:val="00AB7D38"/>
    <w:rsid w:val="00AB7ED5"/>
    <w:rsid w:val="00AC02FD"/>
    <w:rsid w:val="00AC03D9"/>
    <w:rsid w:val="00AC05BE"/>
    <w:rsid w:val="00AC083D"/>
    <w:rsid w:val="00AC08E7"/>
    <w:rsid w:val="00AC0ABC"/>
    <w:rsid w:val="00AC0B08"/>
    <w:rsid w:val="00AC0EF4"/>
    <w:rsid w:val="00AC0FA8"/>
    <w:rsid w:val="00AC1014"/>
    <w:rsid w:val="00AC1185"/>
    <w:rsid w:val="00AC11E7"/>
    <w:rsid w:val="00AC127D"/>
    <w:rsid w:val="00AC12A9"/>
    <w:rsid w:val="00AC12BA"/>
    <w:rsid w:val="00AC16AF"/>
    <w:rsid w:val="00AC18B1"/>
    <w:rsid w:val="00AC19C0"/>
    <w:rsid w:val="00AC1CAD"/>
    <w:rsid w:val="00AC1DA7"/>
    <w:rsid w:val="00AC1E13"/>
    <w:rsid w:val="00AC2537"/>
    <w:rsid w:val="00AC2639"/>
    <w:rsid w:val="00AC2790"/>
    <w:rsid w:val="00AC28A4"/>
    <w:rsid w:val="00AC2A02"/>
    <w:rsid w:val="00AC2A70"/>
    <w:rsid w:val="00AC2D1F"/>
    <w:rsid w:val="00AC2E65"/>
    <w:rsid w:val="00AC2F36"/>
    <w:rsid w:val="00AC307D"/>
    <w:rsid w:val="00AC3137"/>
    <w:rsid w:val="00AC337B"/>
    <w:rsid w:val="00AC34E5"/>
    <w:rsid w:val="00AC36E0"/>
    <w:rsid w:val="00AC3970"/>
    <w:rsid w:val="00AC397D"/>
    <w:rsid w:val="00AC415F"/>
    <w:rsid w:val="00AC41B9"/>
    <w:rsid w:val="00AC424B"/>
    <w:rsid w:val="00AC432E"/>
    <w:rsid w:val="00AC458B"/>
    <w:rsid w:val="00AC4620"/>
    <w:rsid w:val="00AC475F"/>
    <w:rsid w:val="00AC4830"/>
    <w:rsid w:val="00AC4C85"/>
    <w:rsid w:val="00AC5060"/>
    <w:rsid w:val="00AC50C7"/>
    <w:rsid w:val="00AC5154"/>
    <w:rsid w:val="00AC52E5"/>
    <w:rsid w:val="00AC5318"/>
    <w:rsid w:val="00AC53DC"/>
    <w:rsid w:val="00AC57D8"/>
    <w:rsid w:val="00AC5964"/>
    <w:rsid w:val="00AC59E6"/>
    <w:rsid w:val="00AC5B78"/>
    <w:rsid w:val="00AC5D0A"/>
    <w:rsid w:val="00AC5E9D"/>
    <w:rsid w:val="00AC5F66"/>
    <w:rsid w:val="00AC61EF"/>
    <w:rsid w:val="00AC62CE"/>
    <w:rsid w:val="00AC6390"/>
    <w:rsid w:val="00AC6484"/>
    <w:rsid w:val="00AC64D5"/>
    <w:rsid w:val="00AC64E6"/>
    <w:rsid w:val="00AC6580"/>
    <w:rsid w:val="00AC68E3"/>
    <w:rsid w:val="00AC6A2C"/>
    <w:rsid w:val="00AC6AFD"/>
    <w:rsid w:val="00AC6B78"/>
    <w:rsid w:val="00AC6BD7"/>
    <w:rsid w:val="00AC6EF4"/>
    <w:rsid w:val="00AC6F11"/>
    <w:rsid w:val="00AC6FD5"/>
    <w:rsid w:val="00AC71B7"/>
    <w:rsid w:val="00AC7553"/>
    <w:rsid w:val="00AC763F"/>
    <w:rsid w:val="00AC7725"/>
    <w:rsid w:val="00AC7E3D"/>
    <w:rsid w:val="00AC7E7D"/>
    <w:rsid w:val="00AD001F"/>
    <w:rsid w:val="00AD08C8"/>
    <w:rsid w:val="00AD0B79"/>
    <w:rsid w:val="00AD0BE1"/>
    <w:rsid w:val="00AD0CEE"/>
    <w:rsid w:val="00AD0D15"/>
    <w:rsid w:val="00AD0E3E"/>
    <w:rsid w:val="00AD1215"/>
    <w:rsid w:val="00AD182C"/>
    <w:rsid w:val="00AD1924"/>
    <w:rsid w:val="00AD1942"/>
    <w:rsid w:val="00AD1963"/>
    <w:rsid w:val="00AD196C"/>
    <w:rsid w:val="00AD1EBF"/>
    <w:rsid w:val="00AD1EF9"/>
    <w:rsid w:val="00AD226E"/>
    <w:rsid w:val="00AD2355"/>
    <w:rsid w:val="00AD252A"/>
    <w:rsid w:val="00AD25EB"/>
    <w:rsid w:val="00AD26CF"/>
    <w:rsid w:val="00AD2A30"/>
    <w:rsid w:val="00AD2C3B"/>
    <w:rsid w:val="00AD2F5A"/>
    <w:rsid w:val="00AD305C"/>
    <w:rsid w:val="00AD3374"/>
    <w:rsid w:val="00AD341F"/>
    <w:rsid w:val="00AD342A"/>
    <w:rsid w:val="00AD3512"/>
    <w:rsid w:val="00AD356F"/>
    <w:rsid w:val="00AD35D2"/>
    <w:rsid w:val="00AD363B"/>
    <w:rsid w:val="00AD3736"/>
    <w:rsid w:val="00AD37C8"/>
    <w:rsid w:val="00AD3BA2"/>
    <w:rsid w:val="00AD3C39"/>
    <w:rsid w:val="00AD3DA9"/>
    <w:rsid w:val="00AD3E0E"/>
    <w:rsid w:val="00AD400D"/>
    <w:rsid w:val="00AD4091"/>
    <w:rsid w:val="00AD4336"/>
    <w:rsid w:val="00AD44A4"/>
    <w:rsid w:val="00AD48CE"/>
    <w:rsid w:val="00AD48E8"/>
    <w:rsid w:val="00AD4994"/>
    <w:rsid w:val="00AD4ADB"/>
    <w:rsid w:val="00AD4C34"/>
    <w:rsid w:val="00AD4DC5"/>
    <w:rsid w:val="00AD5211"/>
    <w:rsid w:val="00AD5487"/>
    <w:rsid w:val="00AD5760"/>
    <w:rsid w:val="00AD5793"/>
    <w:rsid w:val="00AD617F"/>
    <w:rsid w:val="00AD62D6"/>
    <w:rsid w:val="00AD64AB"/>
    <w:rsid w:val="00AD68AF"/>
    <w:rsid w:val="00AD693D"/>
    <w:rsid w:val="00AD6A23"/>
    <w:rsid w:val="00AD6A9D"/>
    <w:rsid w:val="00AD6B10"/>
    <w:rsid w:val="00AD6B80"/>
    <w:rsid w:val="00AD6DBD"/>
    <w:rsid w:val="00AD6EB7"/>
    <w:rsid w:val="00AD6FC7"/>
    <w:rsid w:val="00AD71DE"/>
    <w:rsid w:val="00AD7252"/>
    <w:rsid w:val="00AD73BD"/>
    <w:rsid w:val="00AD751A"/>
    <w:rsid w:val="00AD7676"/>
    <w:rsid w:val="00AD7831"/>
    <w:rsid w:val="00AD7A22"/>
    <w:rsid w:val="00AE0097"/>
    <w:rsid w:val="00AE0267"/>
    <w:rsid w:val="00AE0396"/>
    <w:rsid w:val="00AE04AE"/>
    <w:rsid w:val="00AE066F"/>
    <w:rsid w:val="00AE0700"/>
    <w:rsid w:val="00AE084C"/>
    <w:rsid w:val="00AE0859"/>
    <w:rsid w:val="00AE0BB3"/>
    <w:rsid w:val="00AE0C23"/>
    <w:rsid w:val="00AE0C4C"/>
    <w:rsid w:val="00AE0D08"/>
    <w:rsid w:val="00AE1124"/>
    <w:rsid w:val="00AE1168"/>
    <w:rsid w:val="00AE14C4"/>
    <w:rsid w:val="00AE15C6"/>
    <w:rsid w:val="00AE18FE"/>
    <w:rsid w:val="00AE192C"/>
    <w:rsid w:val="00AE193B"/>
    <w:rsid w:val="00AE1A51"/>
    <w:rsid w:val="00AE1B78"/>
    <w:rsid w:val="00AE1BC6"/>
    <w:rsid w:val="00AE1C04"/>
    <w:rsid w:val="00AE1C10"/>
    <w:rsid w:val="00AE1C44"/>
    <w:rsid w:val="00AE1C69"/>
    <w:rsid w:val="00AE1CE2"/>
    <w:rsid w:val="00AE1ED4"/>
    <w:rsid w:val="00AE20A2"/>
    <w:rsid w:val="00AE214E"/>
    <w:rsid w:val="00AE2297"/>
    <w:rsid w:val="00AE24F5"/>
    <w:rsid w:val="00AE26F4"/>
    <w:rsid w:val="00AE274C"/>
    <w:rsid w:val="00AE27C6"/>
    <w:rsid w:val="00AE28A0"/>
    <w:rsid w:val="00AE2D04"/>
    <w:rsid w:val="00AE2F94"/>
    <w:rsid w:val="00AE34DF"/>
    <w:rsid w:val="00AE3555"/>
    <w:rsid w:val="00AE36FE"/>
    <w:rsid w:val="00AE38A7"/>
    <w:rsid w:val="00AE39A6"/>
    <w:rsid w:val="00AE39DF"/>
    <w:rsid w:val="00AE3D08"/>
    <w:rsid w:val="00AE3D15"/>
    <w:rsid w:val="00AE3D4E"/>
    <w:rsid w:val="00AE3E4D"/>
    <w:rsid w:val="00AE3E4F"/>
    <w:rsid w:val="00AE408E"/>
    <w:rsid w:val="00AE4203"/>
    <w:rsid w:val="00AE42C0"/>
    <w:rsid w:val="00AE459D"/>
    <w:rsid w:val="00AE47F8"/>
    <w:rsid w:val="00AE49E6"/>
    <w:rsid w:val="00AE4A5C"/>
    <w:rsid w:val="00AE4B8F"/>
    <w:rsid w:val="00AE4D85"/>
    <w:rsid w:val="00AE4EF3"/>
    <w:rsid w:val="00AE5130"/>
    <w:rsid w:val="00AE55E4"/>
    <w:rsid w:val="00AE59BF"/>
    <w:rsid w:val="00AE5C35"/>
    <w:rsid w:val="00AE5EFB"/>
    <w:rsid w:val="00AE6169"/>
    <w:rsid w:val="00AE61A0"/>
    <w:rsid w:val="00AE6430"/>
    <w:rsid w:val="00AE69C8"/>
    <w:rsid w:val="00AE69FB"/>
    <w:rsid w:val="00AE6A9F"/>
    <w:rsid w:val="00AE7014"/>
    <w:rsid w:val="00AE74AA"/>
    <w:rsid w:val="00AE7922"/>
    <w:rsid w:val="00AE7974"/>
    <w:rsid w:val="00AE7A0D"/>
    <w:rsid w:val="00AE7A2F"/>
    <w:rsid w:val="00AE7B0D"/>
    <w:rsid w:val="00AE7B9A"/>
    <w:rsid w:val="00AE7CA1"/>
    <w:rsid w:val="00AF00E3"/>
    <w:rsid w:val="00AF0196"/>
    <w:rsid w:val="00AF04F3"/>
    <w:rsid w:val="00AF080D"/>
    <w:rsid w:val="00AF0D0E"/>
    <w:rsid w:val="00AF0D4A"/>
    <w:rsid w:val="00AF0E11"/>
    <w:rsid w:val="00AF1682"/>
    <w:rsid w:val="00AF1734"/>
    <w:rsid w:val="00AF17FD"/>
    <w:rsid w:val="00AF1A1B"/>
    <w:rsid w:val="00AF1B27"/>
    <w:rsid w:val="00AF1F82"/>
    <w:rsid w:val="00AF1FE6"/>
    <w:rsid w:val="00AF2244"/>
    <w:rsid w:val="00AF230C"/>
    <w:rsid w:val="00AF26B7"/>
    <w:rsid w:val="00AF278C"/>
    <w:rsid w:val="00AF297E"/>
    <w:rsid w:val="00AF2AE7"/>
    <w:rsid w:val="00AF2B10"/>
    <w:rsid w:val="00AF2C96"/>
    <w:rsid w:val="00AF2D81"/>
    <w:rsid w:val="00AF2E29"/>
    <w:rsid w:val="00AF2FC1"/>
    <w:rsid w:val="00AF2FE4"/>
    <w:rsid w:val="00AF30BD"/>
    <w:rsid w:val="00AF370F"/>
    <w:rsid w:val="00AF37D6"/>
    <w:rsid w:val="00AF3898"/>
    <w:rsid w:val="00AF390C"/>
    <w:rsid w:val="00AF3AF9"/>
    <w:rsid w:val="00AF3B58"/>
    <w:rsid w:val="00AF4019"/>
    <w:rsid w:val="00AF4071"/>
    <w:rsid w:val="00AF43D7"/>
    <w:rsid w:val="00AF459F"/>
    <w:rsid w:val="00AF45D1"/>
    <w:rsid w:val="00AF476D"/>
    <w:rsid w:val="00AF485D"/>
    <w:rsid w:val="00AF4977"/>
    <w:rsid w:val="00AF4A0C"/>
    <w:rsid w:val="00AF4B16"/>
    <w:rsid w:val="00AF4B40"/>
    <w:rsid w:val="00AF4CAC"/>
    <w:rsid w:val="00AF4D78"/>
    <w:rsid w:val="00AF4DEC"/>
    <w:rsid w:val="00AF4E4C"/>
    <w:rsid w:val="00AF4E76"/>
    <w:rsid w:val="00AF4EE5"/>
    <w:rsid w:val="00AF4F0D"/>
    <w:rsid w:val="00AF5255"/>
    <w:rsid w:val="00AF5889"/>
    <w:rsid w:val="00AF59BF"/>
    <w:rsid w:val="00AF5A70"/>
    <w:rsid w:val="00AF5ACB"/>
    <w:rsid w:val="00AF5BFF"/>
    <w:rsid w:val="00AF5CB9"/>
    <w:rsid w:val="00AF5CD5"/>
    <w:rsid w:val="00AF5CF9"/>
    <w:rsid w:val="00AF5D2C"/>
    <w:rsid w:val="00AF5D7E"/>
    <w:rsid w:val="00AF5E77"/>
    <w:rsid w:val="00AF6197"/>
    <w:rsid w:val="00AF61AC"/>
    <w:rsid w:val="00AF666E"/>
    <w:rsid w:val="00AF673C"/>
    <w:rsid w:val="00AF6752"/>
    <w:rsid w:val="00AF676C"/>
    <w:rsid w:val="00AF6940"/>
    <w:rsid w:val="00AF6B0A"/>
    <w:rsid w:val="00AF6C43"/>
    <w:rsid w:val="00AF6C72"/>
    <w:rsid w:val="00AF6EB0"/>
    <w:rsid w:val="00AF6F90"/>
    <w:rsid w:val="00AF70F7"/>
    <w:rsid w:val="00AF713D"/>
    <w:rsid w:val="00AF71C8"/>
    <w:rsid w:val="00AF71CD"/>
    <w:rsid w:val="00AF733B"/>
    <w:rsid w:val="00AF7570"/>
    <w:rsid w:val="00AF76D5"/>
    <w:rsid w:val="00AF78C0"/>
    <w:rsid w:val="00AF7CEF"/>
    <w:rsid w:val="00B001AC"/>
    <w:rsid w:val="00B003AA"/>
    <w:rsid w:val="00B00414"/>
    <w:rsid w:val="00B0073D"/>
    <w:rsid w:val="00B00B73"/>
    <w:rsid w:val="00B00C87"/>
    <w:rsid w:val="00B00CBA"/>
    <w:rsid w:val="00B00D30"/>
    <w:rsid w:val="00B0118C"/>
    <w:rsid w:val="00B0123E"/>
    <w:rsid w:val="00B01296"/>
    <w:rsid w:val="00B012C7"/>
    <w:rsid w:val="00B013A8"/>
    <w:rsid w:val="00B01485"/>
    <w:rsid w:val="00B014D3"/>
    <w:rsid w:val="00B017C2"/>
    <w:rsid w:val="00B0181C"/>
    <w:rsid w:val="00B01A2B"/>
    <w:rsid w:val="00B01B46"/>
    <w:rsid w:val="00B01BDC"/>
    <w:rsid w:val="00B01CA4"/>
    <w:rsid w:val="00B02132"/>
    <w:rsid w:val="00B02155"/>
    <w:rsid w:val="00B02196"/>
    <w:rsid w:val="00B0219E"/>
    <w:rsid w:val="00B02440"/>
    <w:rsid w:val="00B0312C"/>
    <w:rsid w:val="00B03391"/>
    <w:rsid w:val="00B035E0"/>
    <w:rsid w:val="00B03A3F"/>
    <w:rsid w:val="00B03C6A"/>
    <w:rsid w:val="00B04020"/>
    <w:rsid w:val="00B04122"/>
    <w:rsid w:val="00B0421F"/>
    <w:rsid w:val="00B04271"/>
    <w:rsid w:val="00B04459"/>
    <w:rsid w:val="00B044CA"/>
    <w:rsid w:val="00B044F8"/>
    <w:rsid w:val="00B0450E"/>
    <w:rsid w:val="00B0458B"/>
    <w:rsid w:val="00B046A3"/>
    <w:rsid w:val="00B04E8E"/>
    <w:rsid w:val="00B04E9A"/>
    <w:rsid w:val="00B04EAD"/>
    <w:rsid w:val="00B04F00"/>
    <w:rsid w:val="00B0523A"/>
    <w:rsid w:val="00B05365"/>
    <w:rsid w:val="00B0551E"/>
    <w:rsid w:val="00B057A1"/>
    <w:rsid w:val="00B05A07"/>
    <w:rsid w:val="00B05A72"/>
    <w:rsid w:val="00B05C74"/>
    <w:rsid w:val="00B06029"/>
    <w:rsid w:val="00B060A7"/>
    <w:rsid w:val="00B062E0"/>
    <w:rsid w:val="00B063EA"/>
    <w:rsid w:val="00B0654F"/>
    <w:rsid w:val="00B067EF"/>
    <w:rsid w:val="00B06A3A"/>
    <w:rsid w:val="00B06AFF"/>
    <w:rsid w:val="00B06B8C"/>
    <w:rsid w:val="00B06C03"/>
    <w:rsid w:val="00B06C65"/>
    <w:rsid w:val="00B06D25"/>
    <w:rsid w:val="00B06ED5"/>
    <w:rsid w:val="00B06FF9"/>
    <w:rsid w:val="00B0747F"/>
    <w:rsid w:val="00B0752A"/>
    <w:rsid w:val="00B0769E"/>
    <w:rsid w:val="00B07717"/>
    <w:rsid w:val="00B07852"/>
    <w:rsid w:val="00B078AB"/>
    <w:rsid w:val="00B0791E"/>
    <w:rsid w:val="00B07A7E"/>
    <w:rsid w:val="00B07AFA"/>
    <w:rsid w:val="00B07F97"/>
    <w:rsid w:val="00B10065"/>
    <w:rsid w:val="00B100A2"/>
    <w:rsid w:val="00B103D0"/>
    <w:rsid w:val="00B104C1"/>
    <w:rsid w:val="00B105F3"/>
    <w:rsid w:val="00B106C5"/>
    <w:rsid w:val="00B1072E"/>
    <w:rsid w:val="00B10A68"/>
    <w:rsid w:val="00B10DFA"/>
    <w:rsid w:val="00B1115F"/>
    <w:rsid w:val="00B11173"/>
    <w:rsid w:val="00B11291"/>
    <w:rsid w:val="00B112F1"/>
    <w:rsid w:val="00B1132D"/>
    <w:rsid w:val="00B1135D"/>
    <w:rsid w:val="00B11378"/>
    <w:rsid w:val="00B11400"/>
    <w:rsid w:val="00B115A5"/>
    <w:rsid w:val="00B11630"/>
    <w:rsid w:val="00B11787"/>
    <w:rsid w:val="00B117C6"/>
    <w:rsid w:val="00B117D9"/>
    <w:rsid w:val="00B11847"/>
    <w:rsid w:val="00B11CC1"/>
    <w:rsid w:val="00B11F7B"/>
    <w:rsid w:val="00B1256B"/>
    <w:rsid w:val="00B12677"/>
    <w:rsid w:val="00B1275D"/>
    <w:rsid w:val="00B127C4"/>
    <w:rsid w:val="00B12934"/>
    <w:rsid w:val="00B12A47"/>
    <w:rsid w:val="00B12B37"/>
    <w:rsid w:val="00B12DEF"/>
    <w:rsid w:val="00B12E18"/>
    <w:rsid w:val="00B130EC"/>
    <w:rsid w:val="00B13159"/>
    <w:rsid w:val="00B131AD"/>
    <w:rsid w:val="00B13239"/>
    <w:rsid w:val="00B136A9"/>
    <w:rsid w:val="00B13728"/>
    <w:rsid w:val="00B13804"/>
    <w:rsid w:val="00B1385B"/>
    <w:rsid w:val="00B139F9"/>
    <w:rsid w:val="00B13D62"/>
    <w:rsid w:val="00B13E71"/>
    <w:rsid w:val="00B13EEC"/>
    <w:rsid w:val="00B13F81"/>
    <w:rsid w:val="00B1404D"/>
    <w:rsid w:val="00B140B4"/>
    <w:rsid w:val="00B14418"/>
    <w:rsid w:val="00B144B2"/>
    <w:rsid w:val="00B14682"/>
    <w:rsid w:val="00B1493C"/>
    <w:rsid w:val="00B14B02"/>
    <w:rsid w:val="00B14BBF"/>
    <w:rsid w:val="00B14CC5"/>
    <w:rsid w:val="00B14CE7"/>
    <w:rsid w:val="00B14E0C"/>
    <w:rsid w:val="00B14E40"/>
    <w:rsid w:val="00B14E9D"/>
    <w:rsid w:val="00B1502D"/>
    <w:rsid w:val="00B15067"/>
    <w:rsid w:val="00B155C7"/>
    <w:rsid w:val="00B155E1"/>
    <w:rsid w:val="00B15661"/>
    <w:rsid w:val="00B15F34"/>
    <w:rsid w:val="00B15F8D"/>
    <w:rsid w:val="00B16054"/>
    <w:rsid w:val="00B160BA"/>
    <w:rsid w:val="00B160D7"/>
    <w:rsid w:val="00B16107"/>
    <w:rsid w:val="00B161F6"/>
    <w:rsid w:val="00B16289"/>
    <w:rsid w:val="00B16312"/>
    <w:rsid w:val="00B16436"/>
    <w:rsid w:val="00B16475"/>
    <w:rsid w:val="00B166A3"/>
    <w:rsid w:val="00B16715"/>
    <w:rsid w:val="00B1686E"/>
    <w:rsid w:val="00B16883"/>
    <w:rsid w:val="00B1709F"/>
    <w:rsid w:val="00B170AF"/>
    <w:rsid w:val="00B17189"/>
    <w:rsid w:val="00B1732D"/>
    <w:rsid w:val="00B174DD"/>
    <w:rsid w:val="00B17683"/>
    <w:rsid w:val="00B1775C"/>
    <w:rsid w:val="00B17885"/>
    <w:rsid w:val="00B1799A"/>
    <w:rsid w:val="00B17D93"/>
    <w:rsid w:val="00B17EFA"/>
    <w:rsid w:val="00B20050"/>
    <w:rsid w:val="00B2020D"/>
    <w:rsid w:val="00B20252"/>
    <w:rsid w:val="00B20326"/>
    <w:rsid w:val="00B20330"/>
    <w:rsid w:val="00B206E4"/>
    <w:rsid w:val="00B209CF"/>
    <w:rsid w:val="00B20A69"/>
    <w:rsid w:val="00B20D33"/>
    <w:rsid w:val="00B20E97"/>
    <w:rsid w:val="00B20EA1"/>
    <w:rsid w:val="00B20F78"/>
    <w:rsid w:val="00B21259"/>
    <w:rsid w:val="00B212E9"/>
    <w:rsid w:val="00B216A0"/>
    <w:rsid w:val="00B218DB"/>
    <w:rsid w:val="00B21C5F"/>
    <w:rsid w:val="00B21D01"/>
    <w:rsid w:val="00B21D1C"/>
    <w:rsid w:val="00B21EF9"/>
    <w:rsid w:val="00B21F0D"/>
    <w:rsid w:val="00B22075"/>
    <w:rsid w:val="00B2207F"/>
    <w:rsid w:val="00B2221D"/>
    <w:rsid w:val="00B223C4"/>
    <w:rsid w:val="00B2245F"/>
    <w:rsid w:val="00B22547"/>
    <w:rsid w:val="00B2259E"/>
    <w:rsid w:val="00B22776"/>
    <w:rsid w:val="00B22795"/>
    <w:rsid w:val="00B22D07"/>
    <w:rsid w:val="00B22EA8"/>
    <w:rsid w:val="00B22F98"/>
    <w:rsid w:val="00B22FCB"/>
    <w:rsid w:val="00B23033"/>
    <w:rsid w:val="00B23271"/>
    <w:rsid w:val="00B23395"/>
    <w:rsid w:val="00B233E2"/>
    <w:rsid w:val="00B2345C"/>
    <w:rsid w:val="00B23858"/>
    <w:rsid w:val="00B2392A"/>
    <w:rsid w:val="00B23AE2"/>
    <w:rsid w:val="00B23B27"/>
    <w:rsid w:val="00B23DCA"/>
    <w:rsid w:val="00B23EB6"/>
    <w:rsid w:val="00B23F45"/>
    <w:rsid w:val="00B23F8B"/>
    <w:rsid w:val="00B2402C"/>
    <w:rsid w:val="00B243CB"/>
    <w:rsid w:val="00B24943"/>
    <w:rsid w:val="00B24A35"/>
    <w:rsid w:val="00B24DE1"/>
    <w:rsid w:val="00B24DF5"/>
    <w:rsid w:val="00B24F99"/>
    <w:rsid w:val="00B2503C"/>
    <w:rsid w:val="00B25610"/>
    <w:rsid w:val="00B25C83"/>
    <w:rsid w:val="00B25C8F"/>
    <w:rsid w:val="00B25C91"/>
    <w:rsid w:val="00B25ED5"/>
    <w:rsid w:val="00B2618B"/>
    <w:rsid w:val="00B26256"/>
    <w:rsid w:val="00B26333"/>
    <w:rsid w:val="00B2655F"/>
    <w:rsid w:val="00B26718"/>
    <w:rsid w:val="00B26760"/>
    <w:rsid w:val="00B2680A"/>
    <w:rsid w:val="00B26E5C"/>
    <w:rsid w:val="00B26F7F"/>
    <w:rsid w:val="00B27266"/>
    <w:rsid w:val="00B277D1"/>
    <w:rsid w:val="00B27A40"/>
    <w:rsid w:val="00B27B31"/>
    <w:rsid w:val="00B300CC"/>
    <w:rsid w:val="00B30100"/>
    <w:rsid w:val="00B30160"/>
    <w:rsid w:val="00B304D0"/>
    <w:rsid w:val="00B30506"/>
    <w:rsid w:val="00B306C7"/>
    <w:rsid w:val="00B309CE"/>
    <w:rsid w:val="00B309D5"/>
    <w:rsid w:val="00B30AE6"/>
    <w:rsid w:val="00B30BA7"/>
    <w:rsid w:val="00B30CD5"/>
    <w:rsid w:val="00B30D85"/>
    <w:rsid w:val="00B30EF7"/>
    <w:rsid w:val="00B3116F"/>
    <w:rsid w:val="00B312BD"/>
    <w:rsid w:val="00B31332"/>
    <w:rsid w:val="00B31347"/>
    <w:rsid w:val="00B31687"/>
    <w:rsid w:val="00B3168A"/>
    <w:rsid w:val="00B31A7F"/>
    <w:rsid w:val="00B31D72"/>
    <w:rsid w:val="00B31D88"/>
    <w:rsid w:val="00B32000"/>
    <w:rsid w:val="00B3205B"/>
    <w:rsid w:val="00B3213B"/>
    <w:rsid w:val="00B32496"/>
    <w:rsid w:val="00B3280E"/>
    <w:rsid w:val="00B32867"/>
    <w:rsid w:val="00B329DC"/>
    <w:rsid w:val="00B32AEA"/>
    <w:rsid w:val="00B32DA6"/>
    <w:rsid w:val="00B331A8"/>
    <w:rsid w:val="00B331F0"/>
    <w:rsid w:val="00B33358"/>
    <w:rsid w:val="00B33446"/>
    <w:rsid w:val="00B33543"/>
    <w:rsid w:val="00B33631"/>
    <w:rsid w:val="00B3363C"/>
    <w:rsid w:val="00B336D5"/>
    <w:rsid w:val="00B33708"/>
    <w:rsid w:val="00B337C9"/>
    <w:rsid w:val="00B3380B"/>
    <w:rsid w:val="00B33AAC"/>
    <w:rsid w:val="00B33C91"/>
    <w:rsid w:val="00B344C6"/>
    <w:rsid w:val="00B345B0"/>
    <w:rsid w:val="00B347F6"/>
    <w:rsid w:val="00B34829"/>
    <w:rsid w:val="00B34D23"/>
    <w:rsid w:val="00B34D32"/>
    <w:rsid w:val="00B34DDC"/>
    <w:rsid w:val="00B3506F"/>
    <w:rsid w:val="00B350FE"/>
    <w:rsid w:val="00B3548B"/>
    <w:rsid w:val="00B354CB"/>
    <w:rsid w:val="00B355B4"/>
    <w:rsid w:val="00B355C2"/>
    <w:rsid w:val="00B35768"/>
    <w:rsid w:val="00B35E7F"/>
    <w:rsid w:val="00B36083"/>
    <w:rsid w:val="00B3618A"/>
    <w:rsid w:val="00B36362"/>
    <w:rsid w:val="00B36610"/>
    <w:rsid w:val="00B369BB"/>
    <w:rsid w:val="00B36A6D"/>
    <w:rsid w:val="00B36B16"/>
    <w:rsid w:val="00B36B73"/>
    <w:rsid w:val="00B36BC1"/>
    <w:rsid w:val="00B36C26"/>
    <w:rsid w:val="00B36F10"/>
    <w:rsid w:val="00B3718F"/>
    <w:rsid w:val="00B37A89"/>
    <w:rsid w:val="00B37AF5"/>
    <w:rsid w:val="00B37B26"/>
    <w:rsid w:val="00B37B52"/>
    <w:rsid w:val="00B37CDB"/>
    <w:rsid w:val="00B37D32"/>
    <w:rsid w:val="00B37E1B"/>
    <w:rsid w:val="00B37E46"/>
    <w:rsid w:val="00B37F6A"/>
    <w:rsid w:val="00B40008"/>
    <w:rsid w:val="00B40010"/>
    <w:rsid w:val="00B40332"/>
    <w:rsid w:val="00B4050E"/>
    <w:rsid w:val="00B40603"/>
    <w:rsid w:val="00B406FC"/>
    <w:rsid w:val="00B40AB7"/>
    <w:rsid w:val="00B40ADA"/>
    <w:rsid w:val="00B40AFA"/>
    <w:rsid w:val="00B40E6F"/>
    <w:rsid w:val="00B40F5B"/>
    <w:rsid w:val="00B41109"/>
    <w:rsid w:val="00B4173E"/>
    <w:rsid w:val="00B418C3"/>
    <w:rsid w:val="00B418C7"/>
    <w:rsid w:val="00B41A35"/>
    <w:rsid w:val="00B41C3F"/>
    <w:rsid w:val="00B41CE6"/>
    <w:rsid w:val="00B41E22"/>
    <w:rsid w:val="00B41FA3"/>
    <w:rsid w:val="00B42046"/>
    <w:rsid w:val="00B420BC"/>
    <w:rsid w:val="00B4221D"/>
    <w:rsid w:val="00B4223D"/>
    <w:rsid w:val="00B42392"/>
    <w:rsid w:val="00B42785"/>
    <w:rsid w:val="00B42A1F"/>
    <w:rsid w:val="00B42C87"/>
    <w:rsid w:val="00B42E2B"/>
    <w:rsid w:val="00B4316C"/>
    <w:rsid w:val="00B432AB"/>
    <w:rsid w:val="00B43363"/>
    <w:rsid w:val="00B43620"/>
    <w:rsid w:val="00B436C7"/>
    <w:rsid w:val="00B43826"/>
    <w:rsid w:val="00B43A51"/>
    <w:rsid w:val="00B43AC9"/>
    <w:rsid w:val="00B43E4C"/>
    <w:rsid w:val="00B44066"/>
    <w:rsid w:val="00B440CE"/>
    <w:rsid w:val="00B441CA"/>
    <w:rsid w:val="00B44632"/>
    <w:rsid w:val="00B446D3"/>
    <w:rsid w:val="00B44C86"/>
    <w:rsid w:val="00B44CB0"/>
    <w:rsid w:val="00B44E27"/>
    <w:rsid w:val="00B45248"/>
    <w:rsid w:val="00B452CE"/>
    <w:rsid w:val="00B452E7"/>
    <w:rsid w:val="00B45302"/>
    <w:rsid w:val="00B454E6"/>
    <w:rsid w:val="00B454F5"/>
    <w:rsid w:val="00B455D7"/>
    <w:rsid w:val="00B45644"/>
    <w:rsid w:val="00B456F5"/>
    <w:rsid w:val="00B45D3A"/>
    <w:rsid w:val="00B45DA0"/>
    <w:rsid w:val="00B45EF6"/>
    <w:rsid w:val="00B45F76"/>
    <w:rsid w:val="00B46106"/>
    <w:rsid w:val="00B46131"/>
    <w:rsid w:val="00B46153"/>
    <w:rsid w:val="00B463DC"/>
    <w:rsid w:val="00B46433"/>
    <w:rsid w:val="00B467FC"/>
    <w:rsid w:val="00B46AA1"/>
    <w:rsid w:val="00B46C14"/>
    <w:rsid w:val="00B46C6C"/>
    <w:rsid w:val="00B46EDC"/>
    <w:rsid w:val="00B47282"/>
    <w:rsid w:val="00B47528"/>
    <w:rsid w:val="00B47591"/>
    <w:rsid w:val="00B478F0"/>
    <w:rsid w:val="00B47B46"/>
    <w:rsid w:val="00B47BA2"/>
    <w:rsid w:val="00B47D41"/>
    <w:rsid w:val="00B47FC3"/>
    <w:rsid w:val="00B500B9"/>
    <w:rsid w:val="00B50223"/>
    <w:rsid w:val="00B50372"/>
    <w:rsid w:val="00B504B1"/>
    <w:rsid w:val="00B50741"/>
    <w:rsid w:val="00B50DC1"/>
    <w:rsid w:val="00B50F44"/>
    <w:rsid w:val="00B511A8"/>
    <w:rsid w:val="00B51350"/>
    <w:rsid w:val="00B514A0"/>
    <w:rsid w:val="00B514B3"/>
    <w:rsid w:val="00B51501"/>
    <w:rsid w:val="00B516B5"/>
    <w:rsid w:val="00B516F7"/>
    <w:rsid w:val="00B51712"/>
    <w:rsid w:val="00B5178C"/>
    <w:rsid w:val="00B51795"/>
    <w:rsid w:val="00B51C5F"/>
    <w:rsid w:val="00B51D53"/>
    <w:rsid w:val="00B51ECB"/>
    <w:rsid w:val="00B51F23"/>
    <w:rsid w:val="00B5200C"/>
    <w:rsid w:val="00B52236"/>
    <w:rsid w:val="00B52290"/>
    <w:rsid w:val="00B522A0"/>
    <w:rsid w:val="00B5235F"/>
    <w:rsid w:val="00B52460"/>
    <w:rsid w:val="00B5252A"/>
    <w:rsid w:val="00B52543"/>
    <w:rsid w:val="00B527F2"/>
    <w:rsid w:val="00B52983"/>
    <w:rsid w:val="00B52A68"/>
    <w:rsid w:val="00B52B47"/>
    <w:rsid w:val="00B52B87"/>
    <w:rsid w:val="00B52D5A"/>
    <w:rsid w:val="00B52EBB"/>
    <w:rsid w:val="00B53238"/>
    <w:rsid w:val="00B533D7"/>
    <w:rsid w:val="00B533E4"/>
    <w:rsid w:val="00B53619"/>
    <w:rsid w:val="00B5362E"/>
    <w:rsid w:val="00B536A5"/>
    <w:rsid w:val="00B536F3"/>
    <w:rsid w:val="00B53794"/>
    <w:rsid w:val="00B5384A"/>
    <w:rsid w:val="00B53881"/>
    <w:rsid w:val="00B53977"/>
    <w:rsid w:val="00B53A77"/>
    <w:rsid w:val="00B53C02"/>
    <w:rsid w:val="00B53E0E"/>
    <w:rsid w:val="00B53E1E"/>
    <w:rsid w:val="00B53E21"/>
    <w:rsid w:val="00B541D5"/>
    <w:rsid w:val="00B541D6"/>
    <w:rsid w:val="00B542BA"/>
    <w:rsid w:val="00B54976"/>
    <w:rsid w:val="00B54B7D"/>
    <w:rsid w:val="00B54C68"/>
    <w:rsid w:val="00B54D75"/>
    <w:rsid w:val="00B54E26"/>
    <w:rsid w:val="00B54F4E"/>
    <w:rsid w:val="00B550D2"/>
    <w:rsid w:val="00B55263"/>
    <w:rsid w:val="00B552A2"/>
    <w:rsid w:val="00B55692"/>
    <w:rsid w:val="00B5591D"/>
    <w:rsid w:val="00B559D5"/>
    <w:rsid w:val="00B55A52"/>
    <w:rsid w:val="00B55BB3"/>
    <w:rsid w:val="00B55DBC"/>
    <w:rsid w:val="00B56129"/>
    <w:rsid w:val="00B56256"/>
    <w:rsid w:val="00B562F8"/>
    <w:rsid w:val="00B5631D"/>
    <w:rsid w:val="00B5641D"/>
    <w:rsid w:val="00B56662"/>
    <w:rsid w:val="00B5676D"/>
    <w:rsid w:val="00B56A6D"/>
    <w:rsid w:val="00B56AC4"/>
    <w:rsid w:val="00B56EC0"/>
    <w:rsid w:val="00B57654"/>
    <w:rsid w:val="00B578DF"/>
    <w:rsid w:val="00B57A15"/>
    <w:rsid w:val="00B57A7B"/>
    <w:rsid w:val="00B57A7E"/>
    <w:rsid w:val="00B57B77"/>
    <w:rsid w:val="00B57EA0"/>
    <w:rsid w:val="00B57EFA"/>
    <w:rsid w:val="00B60481"/>
    <w:rsid w:val="00B60631"/>
    <w:rsid w:val="00B608E1"/>
    <w:rsid w:val="00B6093D"/>
    <w:rsid w:val="00B60A24"/>
    <w:rsid w:val="00B60C43"/>
    <w:rsid w:val="00B60C7B"/>
    <w:rsid w:val="00B60D93"/>
    <w:rsid w:val="00B60DF0"/>
    <w:rsid w:val="00B61079"/>
    <w:rsid w:val="00B614E6"/>
    <w:rsid w:val="00B61773"/>
    <w:rsid w:val="00B61907"/>
    <w:rsid w:val="00B61B65"/>
    <w:rsid w:val="00B61C8D"/>
    <w:rsid w:val="00B61D2E"/>
    <w:rsid w:val="00B61DEB"/>
    <w:rsid w:val="00B61F37"/>
    <w:rsid w:val="00B6200C"/>
    <w:rsid w:val="00B621B3"/>
    <w:rsid w:val="00B62758"/>
    <w:rsid w:val="00B629A3"/>
    <w:rsid w:val="00B62C59"/>
    <w:rsid w:val="00B62CD9"/>
    <w:rsid w:val="00B62D52"/>
    <w:rsid w:val="00B62DB3"/>
    <w:rsid w:val="00B62FFE"/>
    <w:rsid w:val="00B63054"/>
    <w:rsid w:val="00B630A6"/>
    <w:rsid w:val="00B631FD"/>
    <w:rsid w:val="00B63219"/>
    <w:rsid w:val="00B63265"/>
    <w:rsid w:val="00B6348C"/>
    <w:rsid w:val="00B6353C"/>
    <w:rsid w:val="00B6371B"/>
    <w:rsid w:val="00B63776"/>
    <w:rsid w:val="00B637DC"/>
    <w:rsid w:val="00B63802"/>
    <w:rsid w:val="00B63A09"/>
    <w:rsid w:val="00B63ABE"/>
    <w:rsid w:val="00B63D7F"/>
    <w:rsid w:val="00B64501"/>
    <w:rsid w:val="00B6452C"/>
    <w:rsid w:val="00B64549"/>
    <w:rsid w:val="00B64810"/>
    <w:rsid w:val="00B64A49"/>
    <w:rsid w:val="00B64E95"/>
    <w:rsid w:val="00B64F59"/>
    <w:rsid w:val="00B64FEB"/>
    <w:rsid w:val="00B650C8"/>
    <w:rsid w:val="00B65246"/>
    <w:rsid w:val="00B65263"/>
    <w:rsid w:val="00B6533A"/>
    <w:rsid w:val="00B65346"/>
    <w:rsid w:val="00B653A8"/>
    <w:rsid w:val="00B653AC"/>
    <w:rsid w:val="00B655B5"/>
    <w:rsid w:val="00B655B6"/>
    <w:rsid w:val="00B65715"/>
    <w:rsid w:val="00B65744"/>
    <w:rsid w:val="00B658B1"/>
    <w:rsid w:val="00B65920"/>
    <w:rsid w:val="00B65D1A"/>
    <w:rsid w:val="00B65D7F"/>
    <w:rsid w:val="00B65E14"/>
    <w:rsid w:val="00B65E26"/>
    <w:rsid w:val="00B66066"/>
    <w:rsid w:val="00B66308"/>
    <w:rsid w:val="00B66396"/>
    <w:rsid w:val="00B66398"/>
    <w:rsid w:val="00B663AA"/>
    <w:rsid w:val="00B664B3"/>
    <w:rsid w:val="00B666D3"/>
    <w:rsid w:val="00B66B94"/>
    <w:rsid w:val="00B66BF0"/>
    <w:rsid w:val="00B67058"/>
    <w:rsid w:val="00B671B9"/>
    <w:rsid w:val="00B671BE"/>
    <w:rsid w:val="00B675FD"/>
    <w:rsid w:val="00B678D2"/>
    <w:rsid w:val="00B679D5"/>
    <w:rsid w:val="00B70593"/>
    <w:rsid w:val="00B705EB"/>
    <w:rsid w:val="00B7084F"/>
    <w:rsid w:val="00B70938"/>
    <w:rsid w:val="00B7097C"/>
    <w:rsid w:val="00B70E3C"/>
    <w:rsid w:val="00B7109E"/>
    <w:rsid w:val="00B71137"/>
    <w:rsid w:val="00B71295"/>
    <w:rsid w:val="00B713A8"/>
    <w:rsid w:val="00B7154F"/>
    <w:rsid w:val="00B71822"/>
    <w:rsid w:val="00B71B9C"/>
    <w:rsid w:val="00B71F50"/>
    <w:rsid w:val="00B722B4"/>
    <w:rsid w:val="00B72444"/>
    <w:rsid w:val="00B7275F"/>
    <w:rsid w:val="00B72900"/>
    <w:rsid w:val="00B729FC"/>
    <w:rsid w:val="00B72A03"/>
    <w:rsid w:val="00B72C1C"/>
    <w:rsid w:val="00B730D6"/>
    <w:rsid w:val="00B7337C"/>
    <w:rsid w:val="00B73634"/>
    <w:rsid w:val="00B73778"/>
    <w:rsid w:val="00B73918"/>
    <w:rsid w:val="00B73BB4"/>
    <w:rsid w:val="00B73C43"/>
    <w:rsid w:val="00B73C80"/>
    <w:rsid w:val="00B741D2"/>
    <w:rsid w:val="00B7424C"/>
    <w:rsid w:val="00B74279"/>
    <w:rsid w:val="00B743D6"/>
    <w:rsid w:val="00B744A0"/>
    <w:rsid w:val="00B74618"/>
    <w:rsid w:val="00B7474B"/>
    <w:rsid w:val="00B7474D"/>
    <w:rsid w:val="00B747C2"/>
    <w:rsid w:val="00B747D9"/>
    <w:rsid w:val="00B74A22"/>
    <w:rsid w:val="00B74A9B"/>
    <w:rsid w:val="00B74AFE"/>
    <w:rsid w:val="00B74BF3"/>
    <w:rsid w:val="00B75080"/>
    <w:rsid w:val="00B75218"/>
    <w:rsid w:val="00B75448"/>
    <w:rsid w:val="00B7545D"/>
    <w:rsid w:val="00B7583E"/>
    <w:rsid w:val="00B75D78"/>
    <w:rsid w:val="00B75F2E"/>
    <w:rsid w:val="00B764D4"/>
    <w:rsid w:val="00B7668F"/>
    <w:rsid w:val="00B76855"/>
    <w:rsid w:val="00B7698A"/>
    <w:rsid w:val="00B769D8"/>
    <w:rsid w:val="00B769E8"/>
    <w:rsid w:val="00B76BB1"/>
    <w:rsid w:val="00B76CB6"/>
    <w:rsid w:val="00B76D13"/>
    <w:rsid w:val="00B76D7D"/>
    <w:rsid w:val="00B76F67"/>
    <w:rsid w:val="00B77028"/>
    <w:rsid w:val="00B77122"/>
    <w:rsid w:val="00B7730E"/>
    <w:rsid w:val="00B775EC"/>
    <w:rsid w:val="00B77621"/>
    <w:rsid w:val="00B77AAF"/>
    <w:rsid w:val="00B77BAD"/>
    <w:rsid w:val="00B77BD5"/>
    <w:rsid w:val="00B77CE5"/>
    <w:rsid w:val="00B77D4C"/>
    <w:rsid w:val="00B77FB6"/>
    <w:rsid w:val="00B77FD2"/>
    <w:rsid w:val="00B8005D"/>
    <w:rsid w:val="00B800E9"/>
    <w:rsid w:val="00B80355"/>
    <w:rsid w:val="00B8056C"/>
    <w:rsid w:val="00B80605"/>
    <w:rsid w:val="00B80905"/>
    <w:rsid w:val="00B80933"/>
    <w:rsid w:val="00B8093A"/>
    <w:rsid w:val="00B80A51"/>
    <w:rsid w:val="00B80C6B"/>
    <w:rsid w:val="00B80CA7"/>
    <w:rsid w:val="00B80CC7"/>
    <w:rsid w:val="00B81166"/>
    <w:rsid w:val="00B812C9"/>
    <w:rsid w:val="00B81391"/>
    <w:rsid w:val="00B8157D"/>
    <w:rsid w:val="00B8177B"/>
    <w:rsid w:val="00B81948"/>
    <w:rsid w:val="00B81D42"/>
    <w:rsid w:val="00B81F1C"/>
    <w:rsid w:val="00B81F69"/>
    <w:rsid w:val="00B8208E"/>
    <w:rsid w:val="00B820F4"/>
    <w:rsid w:val="00B820F9"/>
    <w:rsid w:val="00B82103"/>
    <w:rsid w:val="00B8266A"/>
    <w:rsid w:val="00B82884"/>
    <w:rsid w:val="00B8299C"/>
    <w:rsid w:val="00B829E5"/>
    <w:rsid w:val="00B82A4D"/>
    <w:rsid w:val="00B82AC0"/>
    <w:rsid w:val="00B82AFB"/>
    <w:rsid w:val="00B82B63"/>
    <w:rsid w:val="00B82C6E"/>
    <w:rsid w:val="00B82E91"/>
    <w:rsid w:val="00B82EAF"/>
    <w:rsid w:val="00B8302B"/>
    <w:rsid w:val="00B83051"/>
    <w:rsid w:val="00B832D9"/>
    <w:rsid w:val="00B838BD"/>
    <w:rsid w:val="00B83A2C"/>
    <w:rsid w:val="00B83B2B"/>
    <w:rsid w:val="00B83C25"/>
    <w:rsid w:val="00B83DFF"/>
    <w:rsid w:val="00B84192"/>
    <w:rsid w:val="00B84232"/>
    <w:rsid w:val="00B8435A"/>
    <w:rsid w:val="00B844F1"/>
    <w:rsid w:val="00B84563"/>
    <w:rsid w:val="00B8492A"/>
    <w:rsid w:val="00B849AC"/>
    <w:rsid w:val="00B84A69"/>
    <w:rsid w:val="00B84C1A"/>
    <w:rsid w:val="00B84E86"/>
    <w:rsid w:val="00B84F79"/>
    <w:rsid w:val="00B85227"/>
    <w:rsid w:val="00B855C6"/>
    <w:rsid w:val="00B858E8"/>
    <w:rsid w:val="00B8596F"/>
    <w:rsid w:val="00B85A1E"/>
    <w:rsid w:val="00B85A40"/>
    <w:rsid w:val="00B85A8C"/>
    <w:rsid w:val="00B85B6B"/>
    <w:rsid w:val="00B85C90"/>
    <w:rsid w:val="00B86181"/>
    <w:rsid w:val="00B86187"/>
    <w:rsid w:val="00B866E2"/>
    <w:rsid w:val="00B8699B"/>
    <w:rsid w:val="00B86BF5"/>
    <w:rsid w:val="00B86C29"/>
    <w:rsid w:val="00B86CEC"/>
    <w:rsid w:val="00B86F3F"/>
    <w:rsid w:val="00B86F75"/>
    <w:rsid w:val="00B87035"/>
    <w:rsid w:val="00B870DF"/>
    <w:rsid w:val="00B87305"/>
    <w:rsid w:val="00B87595"/>
    <w:rsid w:val="00B876C4"/>
    <w:rsid w:val="00B87711"/>
    <w:rsid w:val="00B8771B"/>
    <w:rsid w:val="00B877DE"/>
    <w:rsid w:val="00B87E05"/>
    <w:rsid w:val="00B87F33"/>
    <w:rsid w:val="00B90379"/>
    <w:rsid w:val="00B908EE"/>
    <w:rsid w:val="00B90A34"/>
    <w:rsid w:val="00B90B42"/>
    <w:rsid w:val="00B90D42"/>
    <w:rsid w:val="00B90D99"/>
    <w:rsid w:val="00B90DF1"/>
    <w:rsid w:val="00B90E31"/>
    <w:rsid w:val="00B90E68"/>
    <w:rsid w:val="00B912AF"/>
    <w:rsid w:val="00B91358"/>
    <w:rsid w:val="00B91493"/>
    <w:rsid w:val="00B914E9"/>
    <w:rsid w:val="00B9176E"/>
    <w:rsid w:val="00B91984"/>
    <w:rsid w:val="00B919A2"/>
    <w:rsid w:val="00B91A28"/>
    <w:rsid w:val="00B91B4D"/>
    <w:rsid w:val="00B920B7"/>
    <w:rsid w:val="00B92489"/>
    <w:rsid w:val="00B9271E"/>
    <w:rsid w:val="00B927A0"/>
    <w:rsid w:val="00B929AC"/>
    <w:rsid w:val="00B92A98"/>
    <w:rsid w:val="00B9321F"/>
    <w:rsid w:val="00B93255"/>
    <w:rsid w:val="00B93338"/>
    <w:rsid w:val="00B938A6"/>
    <w:rsid w:val="00B93992"/>
    <w:rsid w:val="00B93D23"/>
    <w:rsid w:val="00B93D52"/>
    <w:rsid w:val="00B93DA7"/>
    <w:rsid w:val="00B93E44"/>
    <w:rsid w:val="00B93F24"/>
    <w:rsid w:val="00B94538"/>
    <w:rsid w:val="00B94860"/>
    <w:rsid w:val="00B94BFB"/>
    <w:rsid w:val="00B94CFD"/>
    <w:rsid w:val="00B94D9A"/>
    <w:rsid w:val="00B94F53"/>
    <w:rsid w:val="00B94F94"/>
    <w:rsid w:val="00B9505E"/>
    <w:rsid w:val="00B95084"/>
    <w:rsid w:val="00B95390"/>
    <w:rsid w:val="00B95397"/>
    <w:rsid w:val="00B953B9"/>
    <w:rsid w:val="00B953BF"/>
    <w:rsid w:val="00B9568E"/>
    <w:rsid w:val="00B95812"/>
    <w:rsid w:val="00B9588B"/>
    <w:rsid w:val="00B958C6"/>
    <w:rsid w:val="00B959B1"/>
    <w:rsid w:val="00B95A41"/>
    <w:rsid w:val="00B95CE4"/>
    <w:rsid w:val="00B95F5B"/>
    <w:rsid w:val="00B96119"/>
    <w:rsid w:val="00B96152"/>
    <w:rsid w:val="00B9616A"/>
    <w:rsid w:val="00B961BC"/>
    <w:rsid w:val="00B96384"/>
    <w:rsid w:val="00B963D1"/>
    <w:rsid w:val="00B96CE6"/>
    <w:rsid w:val="00B96E46"/>
    <w:rsid w:val="00B96EF7"/>
    <w:rsid w:val="00B96F5F"/>
    <w:rsid w:val="00B97141"/>
    <w:rsid w:val="00B97177"/>
    <w:rsid w:val="00B972CB"/>
    <w:rsid w:val="00B97383"/>
    <w:rsid w:val="00B97415"/>
    <w:rsid w:val="00B9750C"/>
    <w:rsid w:val="00B976F4"/>
    <w:rsid w:val="00B976FF"/>
    <w:rsid w:val="00B97E14"/>
    <w:rsid w:val="00B97EE1"/>
    <w:rsid w:val="00BA0210"/>
    <w:rsid w:val="00BA0BFA"/>
    <w:rsid w:val="00BA0CB6"/>
    <w:rsid w:val="00BA0EBC"/>
    <w:rsid w:val="00BA1165"/>
    <w:rsid w:val="00BA1500"/>
    <w:rsid w:val="00BA17E6"/>
    <w:rsid w:val="00BA195D"/>
    <w:rsid w:val="00BA2032"/>
    <w:rsid w:val="00BA2078"/>
    <w:rsid w:val="00BA217C"/>
    <w:rsid w:val="00BA2284"/>
    <w:rsid w:val="00BA228F"/>
    <w:rsid w:val="00BA2377"/>
    <w:rsid w:val="00BA251D"/>
    <w:rsid w:val="00BA257D"/>
    <w:rsid w:val="00BA2641"/>
    <w:rsid w:val="00BA2702"/>
    <w:rsid w:val="00BA2791"/>
    <w:rsid w:val="00BA289E"/>
    <w:rsid w:val="00BA28E4"/>
    <w:rsid w:val="00BA29A2"/>
    <w:rsid w:val="00BA2BEB"/>
    <w:rsid w:val="00BA2C76"/>
    <w:rsid w:val="00BA2D3C"/>
    <w:rsid w:val="00BA2F44"/>
    <w:rsid w:val="00BA3149"/>
    <w:rsid w:val="00BA32E9"/>
    <w:rsid w:val="00BA34E8"/>
    <w:rsid w:val="00BA382C"/>
    <w:rsid w:val="00BA38F3"/>
    <w:rsid w:val="00BA3AE4"/>
    <w:rsid w:val="00BA3C72"/>
    <w:rsid w:val="00BA3E9A"/>
    <w:rsid w:val="00BA43E6"/>
    <w:rsid w:val="00BA4534"/>
    <w:rsid w:val="00BA4544"/>
    <w:rsid w:val="00BA45B6"/>
    <w:rsid w:val="00BA4629"/>
    <w:rsid w:val="00BA4789"/>
    <w:rsid w:val="00BA4915"/>
    <w:rsid w:val="00BA495A"/>
    <w:rsid w:val="00BA4A19"/>
    <w:rsid w:val="00BA4B1B"/>
    <w:rsid w:val="00BA4B7C"/>
    <w:rsid w:val="00BA4B7E"/>
    <w:rsid w:val="00BA4EFA"/>
    <w:rsid w:val="00BA4F9F"/>
    <w:rsid w:val="00BA4FE4"/>
    <w:rsid w:val="00BA5109"/>
    <w:rsid w:val="00BA5357"/>
    <w:rsid w:val="00BA53FE"/>
    <w:rsid w:val="00BA580D"/>
    <w:rsid w:val="00BA59E1"/>
    <w:rsid w:val="00BA5C9A"/>
    <w:rsid w:val="00BA5CCF"/>
    <w:rsid w:val="00BA5CD5"/>
    <w:rsid w:val="00BA5D09"/>
    <w:rsid w:val="00BA5E21"/>
    <w:rsid w:val="00BA5E80"/>
    <w:rsid w:val="00BA6129"/>
    <w:rsid w:val="00BA6658"/>
    <w:rsid w:val="00BA6890"/>
    <w:rsid w:val="00BA69E0"/>
    <w:rsid w:val="00BA69FF"/>
    <w:rsid w:val="00BA6C61"/>
    <w:rsid w:val="00BA6D2D"/>
    <w:rsid w:val="00BA70F5"/>
    <w:rsid w:val="00BA7513"/>
    <w:rsid w:val="00BA783F"/>
    <w:rsid w:val="00BA7C0D"/>
    <w:rsid w:val="00BA7D2E"/>
    <w:rsid w:val="00BB0209"/>
    <w:rsid w:val="00BB0298"/>
    <w:rsid w:val="00BB03F6"/>
    <w:rsid w:val="00BB05F2"/>
    <w:rsid w:val="00BB083E"/>
    <w:rsid w:val="00BB09AD"/>
    <w:rsid w:val="00BB09C6"/>
    <w:rsid w:val="00BB0A70"/>
    <w:rsid w:val="00BB0A91"/>
    <w:rsid w:val="00BB0B36"/>
    <w:rsid w:val="00BB0BC4"/>
    <w:rsid w:val="00BB0C0E"/>
    <w:rsid w:val="00BB0D2A"/>
    <w:rsid w:val="00BB0E3A"/>
    <w:rsid w:val="00BB0ED0"/>
    <w:rsid w:val="00BB0FC2"/>
    <w:rsid w:val="00BB11F0"/>
    <w:rsid w:val="00BB1230"/>
    <w:rsid w:val="00BB141D"/>
    <w:rsid w:val="00BB147E"/>
    <w:rsid w:val="00BB14B4"/>
    <w:rsid w:val="00BB14CD"/>
    <w:rsid w:val="00BB15DC"/>
    <w:rsid w:val="00BB1AF2"/>
    <w:rsid w:val="00BB1BB6"/>
    <w:rsid w:val="00BB1BC0"/>
    <w:rsid w:val="00BB202A"/>
    <w:rsid w:val="00BB230F"/>
    <w:rsid w:val="00BB233C"/>
    <w:rsid w:val="00BB2536"/>
    <w:rsid w:val="00BB258A"/>
    <w:rsid w:val="00BB28AB"/>
    <w:rsid w:val="00BB2CB4"/>
    <w:rsid w:val="00BB2CFD"/>
    <w:rsid w:val="00BB2D6C"/>
    <w:rsid w:val="00BB2EAF"/>
    <w:rsid w:val="00BB2EFD"/>
    <w:rsid w:val="00BB3772"/>
    <w:rsid w:val="00BB3DD5"/>
    <w:rsid w:val="00BB3E60"/>
    <w:rsid w:val="00BB4023"/>
    <w:rsid w:val="00BB4256"/>
    <w:rsid w:val="00BB46FD"/>
    <w:rsid w:val="00BB48E3"/>
    <w:rsid w:val="00BB49D2"/>
    <w:rsid w:val="00BB4CC9"/>
    <w:rsid w:val="00BB4FC6"/>
    <w:rsid w:val="00BB50B3"/>
    <w:rsid w:val="00BB51DE"/>
    <w:rsid w:val="00BB52C7"/>
    <w:rsid w:val="00BB54BF"/>
    <w:rsid w:val="00BB54C4"/>
    <w:rsid w:val="00BB5658"/>
    <w:rsid w:val="00BB56A4"/>
    <w:rsid w:val="00BB59D7"/>
    <w:rsid w:val="00BB5A4B"/>
    <w:rsid w:val="00BB5B8D"/>
    <w:rsid w:val="00BB5F5A"/>
    <w:rsid w:val="00BB5F65"/>
    <w:rsid w:val="00BB60C6"/>
    <w:rsid w:val="00BB640D"/>
    <w:rsid w:val="00BB66BD"/>
    <w:rsid w:val="00BB6742"/>
    <w:rsid w:val="00BB697E"/>
    <w:rsid w:val="00BB6A85"/>
    <w:rsid w:val="00BB6A91"/>
    <w:rsid w:val="00BB6B53"/>
    <w:rsid w:val="00BB6B8F"/>
    <w:rsid w:val="00BB6D2C"/>
    <w:rsid w:val="00BB6E6C"/>
    <w:rsid w:val="00BB6E7C"/>
    <w:rsid w:val="00BB6F28"/>
    <w:rsid w:val="00BB6F2E"/>
    <w:rsid w:val="00BB6F8E"/>
    <w:rsid w:val="00BB703A"/>
    <w:rsid w:val="00BB705A"/>
    <w:rsid w:val="00BB71B6"/>
    <w:rsid w:val="00BB770A"/>
    <w:rsid w:val="00BB772B"/>
    <w:rsid w:val="00BB78D1"/>
    <w:rsid w:val="00BB7912"/>
    <w:rsid w:val="00BB791E"/>
    <w:rsid w:val="00BB7B3C"/>
    <w:rsid w:val="00BB7CCE"/>
    <w:rsid w:val="00BB7DA0"/>
    <w:rsid w:val="00BB7F23"/>
    <w:rsid w:val="00BC0199"/>
    <w:rsid w:val="00BC01D3"/>
    <w:rsid w:val="00BC01DB"/>
    <w:rsid w:val="00BC0348"/>
    <w:rsid w:val="00BC0528"/>
    <w:rsid w:val="00BC0666"/>
    <w:rsid w:val="00BC0BD6"/>
    <w:rsid w:val="00BC0BEB"/>
    <w:rsid w:val="00BC0C12"/>
    <w:rsid w:val="00BC0D73"/>
    <w:rsid w:val="00BC0E28"/>
    <w:rsid w:val="00BC0F32"/>
    <w:rsid w:val="00BC0F56"/>
    <w:rsid w:val="00BC0FD5"/>
    <w:rsid w:val="00BC1078"/>
    <w:rsid w:val="00BC109F"/>
    <w:rsid w:val="00BC120B"/>
    <w:rsid w:val="00BC1716"/>
    <w:rsid w:val="00BC1747"/>
    <w:rsid w:val="00BC1773"/>
    <w:rsid w:val="00BC1783"/>
    <w:rsid w:val="00BC1789"/>
    <w:rsid w:val="00BC17AB"/>
    <w:rsid w:val="00BC194B"/>
    <w:rsid w:val="00BC1A6E"/>
    <w:rsid w:val="00BC1C2B"/>
    <w:rsid w:val="00BC1D0D"/>
    <w:rsid w:val="00BC1D70"/>
    <w:rsid w:val="00BC1F0C"/>
    <w:rsid w:val="00BC1F7C"/>
    <w:rsid w:val="00BC2022"/>
    <w:rsid w:val="00BC21DE"/>
    <w:rsid w:val="00BC244B"/>
    <w:rsid w:val="00BC2679"/>
    <w:rsid w:val="00BC28F0"/>
    <w:rsid w:val="00BC2BDD"/>
    <w:rsid w:val="00BC2C31"/>
    <w:rsid w:val="00BC2DCA"/>
    <w:rsid w:val="00BC2EC2"/>
    <w:rsid w:val="00BC3106"/>
    <w:rsid w:val="00BC31E2"/>
    <w:rsid w:val="00BC3682"/>
    <w:rsid w:val="00BC3782"/>
    <w:rsid w:val="00BC3872"/>
    <w:rsid w:val="00BC3938"/>
    <w:rsid w:val="00BC3AC3"/>
    <w:rsid w:val="00BC3AC5"/>
    <w:rsid w:val="00BC3C1C"/>
    <w:rsid w:val="00BC3CA7"/>
    <w:rsid w:val="00BC3ED3"/>
    <w:rsid w:val="00BC40AA"/>
    <w:rsid w:val="00BC416C"/>
    <w:rsid w:val="00BC4401"/>
    <w:rsid w:val="00BC442C"/>
    <w:rsid w:val="00BC4433"/>
    <w:rsid w:val="00BC45C5"/>
    <w:rsid w:val="00BC46A5"/>
    <w:rsid w:val="00BC4720"/>
    <w:rsid w:val="00BC489F"/>
    <w:rsid w:val="00BC490A"/>
    <w:rsid w:val="00BC4C63"/>
    <w:rsid w:val="00BC4D55"/>
    <w:rsid w:val="00BC4DB2"/>
    <w:rsid w:val="00BC4DF9"/>
    <w:rsid w:val="00BC4ECC"/>
    <w:rsid w:val="00BC5153"/>
    <w:rsid w:val="00BC5166"/>
    <w:rsid w:val="00BC51A0"/>
    <w:rsid w:val="00BC5583"/>
    <w:rsid w:val="00BC5652"/>
    <w:rsid w:val="00BC576D"/>
    <w:rsid w:val="00BC590D"/>
    <w:rsid w:val="00BC59A4"/>
    <w:rsid w:val="00BC5A5E"/>
    <w:rsid w:val="00BC5C11"/>
    <w:rsid w:val="00BC5CE0"/>
    <w:rsid w:val="00BC5CE3"/>
    <w:rsid w:val="00BC606C"/>
    <w:rsid w:val="00BC6276"/>
    <w:rsid w:val="00BC635D"/>
    <w:rsid w:val="00BC65B8"/>
    <w:rsid w:val="00BC683C"/>
    <w:rsid w:val="00BC697E"/>
    <w:rsid w:val="00BC6E17"/>
    <w:rsid w:val="00BC6E2F"/>
    <w:rsid w:val="00BC729D"/>
    <w:rsid w:val="00BC7827"/>
    <w:rsid w:val="00BC78B8"/>
    <w:rsid w:val="00BC79D3"/>
    <w:rsid w:val="00BC7B3A"/>
    <w:rsid w:val="00BC7B5F"/>
    <w:rsid w:val="00BC7D73"/>
    <w:rsid w:val="00BD002A"/>
    <w:rsid w:val="00BD02F5"/>
    <w:rsid w:val="00BD03F1"/>
    <w:rsid w:val="00BD0710"/>
    <w:rsid w:val="00BD078D"/>
    <w:rsid w:val="00BD0938"/>
    <w:rsid w:val="00BD0AAB"/>
    <w:rsid w:val="00BD0B58"/>
    <w:rsid w:val="00BD10F9"/>
    <w:rsid w:val="00BD12A0"/>
    <w:rsid w:val="00BD148D"/>
    <w:rsid w:val="00BD157A"/>
    <w:rsid w:val="00BD1583"/>
    <w:rsid w:val="00BD168A"/>
    <w:rsid w:val="00BD173B"/>
    <w:rsid w:val="00BD1A07"/>
    <w:rsid w:val="00BD1F97"/>
    <w:rsid w:val="00BD203C"/>
    <w:rsid w:val="00BD2368"/>
    <w:rsid w:val="00BD2648"/>
    <w:rsid w:val="00BD2709"/>
    <w:rsid w:val="00BD2941"/>
    <w:rsid w:val="00BD2A0C"/>
    <w:rsid w:val="00BD2BD5"/>
    <w:rsid w:val="00BD2ED8"/>
    <w:rsid w:val="00BD2FA4"/>
    <w:rsid w:val="00BD2FD1"/>
    <w:rsid w:val="00BD309F"/>
    <w:rsid w:val="00BD31D7"/>
    <w:rsid w:val="00BD3A33"/>
    <w:rsid w:val="00BD3B58"/>
    <w:rsid w:val="00BD3BA0"/>
    <w:rsid w:val="00BD3F0F"/>
    <w:rsid w:val="00BD40F9"/>
    <w:rsid w:val="00BD45A6"/>
    <w:rsid w:val="00BD4736"/>
    <w:rsid w:val="00BD483F"/>
    <w:rsid w:val="00BD4AB9"/>
    <w:rsid w:val="00BD4B30"/>
    <w:rsid w:val="00BD4E9F"/>
    <w:rsid w:val="00BD4F79"/>
    <w:rsid w:val="00BD521C"/>
    <w:rsid w:val="00BD5323"/>
    <w:rsid w:val="00BD54BB"/>
    <w:rsid w:val="00BD5585"/>
    <w:rsid w:val="00BD581A"/>
    <w:rsid w:val="00BD5D7D"/>
    <w:rsid w:val="00BD5DE3"/>
    <w:rsid w:val="00BD5EE0"/>
    <w:rsid w:val="00BD6023"/>
    <w:rsid w:val="00BD6B44"/>
    <w:rsid w:val="00BD6DBD"/>
    <w:rsid w:val="00BD6E97"/>
    <w:rsid w:val="00BD701C"/>
    <w:rsid w:val="00BD7117"/>
    <w:rsid w:val="00BD7315"/>
    <w:rsid w:val="00BD7351"/>
    <w:rsid w:val="00BD746A"/>
    <w:rsid w:val="00BD785B"/>
    <w:rsid w:val="00BD7B59"/>
    <w:rsid w:val="00BD7BC7"/>
    <w:rsid w:val="00BD7CBA"/>
    <w:rsid w:val="00BD7D18"/>
    <w:rsid w:val="00BD7EBE"/>
    <w:rsid w:val="00BD7EC6"/>
    <w:rsid w:val="00BD7EFF"/>
    <w:rsid w:val="00BE0080"/>
    <w:rsid w:val="00BE00C4"/>
    <w:rsid w:val="00BE0182"/>
    <w:rsid w:val="00BE02C4"/>
    <w:rsid w:val="00BE04BE"/>
    <w:rsid w:val="00BE0502"/>
    <w:rsid w:val="00BE067A"/>
    <w:rsid w:val="00BE079E"/>
    <w:rsid w:val="00BE07DE"/>
    <w:rsid w:val="00BE08D1"/>
    <w:rsid w:val="00BE0DB2"/>
    <w:rsid w:val="00BE0DD6"/>
    <w:rsid w:val="00BE0EE1"/>
    <w:rsid w:val="00BE0FB9"/>
    <w:rsid w:val="00BE11A4"/>
    <w:rsid w:val="00BE1356"/>
    <w:rsid w:val="00BE1385"/>
    <w:rsid w:val="00BE1692"/>
    <w:rsid w:val="00BE16B0"/>
    <w:rsid w:val="00BE1762"/>
    <w:rsid w:val="00BE18A4"/>
    <w:rsid w:val="00BE19BD"/>
    <w:rsid w:val="00BE1CB1"/>
    <w:rsid w:val="00BE1E51"/>
    <w:rsid w:val="00BE1F3A"/>
    <w:rsid w:val="00BE20C4"/>
    <w:rsid w:val="00BE2670"/>
    <w:rsid w:val="00BE27F9"/>
    <w:rsid w:val="00BE28AB"/>
    <w:rsid w:val="00BE2931"/>
    <w:rsid w:val="00BE29D4"/>
    <w:rsid w:val="00BE29F3"/>
    <w:rsid w:val="00BE2A91"/>
    <w:rsid w:val="00BE2AEE"/>
    <w:rsid w:val="00BE32BE"/>
    <w:rsid w:val="00BE32DC"/>
    <w:rsid w:val="00BE3394"/>
    <w:rsid w:val="00BE3487"/>
    <w:rsid w:val="00BE36C2"/>
    <w:rsid w:val="00BE36E7"/>
    <w:rsid w:val="00BE3770"/>
    <w:rsid w:val="00BE3A94"/>
    <w:rsid w:val="00BE3B99"/>
    <w:rsid w:val="00BE3C67"/>
    <w:rsid w:val="00BE3CD8"/>
    <w:rsid w:val="00BE3E90"/>
    <w:rsid w:val="00BE3EBD"/>
    <w:rsid w:val="00BE3EC4"/>
    <w:rsid w:val="00BE3F7B"/>
    <w:rsid w:val="00BE40B6"/>
    <w:rsid w:val="00BE4173"/>
    <w:rsid w:val="00BE42D9"/>
    <w:rsid w:val="00BE456B"/>
    <w:rsid w:val="00BE45B1"/>
    <w:rsid w:val="00BE45E2"/>
    <w:rsid w:val="00BE4621"/>
    <w:rsid w:val="00BE4651"/>
    <w:rsid w:val="00BE488C"/>
    <w:rsid w:val="00BE4AE0"/>
    <w:rsid w:val="00BE4C08"/>
    <w:rsid w:val="00BE4D2A"/>
    <w:rsid w:val="00BE4D7D"/>
    <w:rsid w:val="00BE4DD1"/>
    <w:rsid w:val="00BE4E8F"/>
    <w:rsid w:val="00BE4F90"/>
    <w:rsid w:val="00BE4FBB"/>
    <w:rsid w:val="00BE50E4"/>
    <w:rsid w:val="00BE51FD"/>
    <w:rsid w:val="00BE533C"/>
    <w:rsid w:val="00BE54F6"/>
    <w:rsid w:val="00BE5730"/>
    <w:rsid w:val="00BE5A5F"/>
    <w:rsid w:val="00BE5B89"/>
    <w:rsid w:val="00BE5CD5"/>
    <w:rsid w:val="00BE5CE0"/>
    <w:rsid w:val="00BE5D87"/>
    <w:rsid w:val="00BE5EB0"/>
    <w:rsid w:val="00BE5EED"/>
    <w:rsid w:val="00BE6029"/>
    <w:rsid w:val="00BE6169"/>
    <w:rsid w:val="00BE64E4"/>
    <w:rsid w:val="00BE6887"/>
    <w:rsid w:val="00BE6B02"/>
    <w:rsid w:val="00BE6BD7"/>
    <w:rsid w:val="00BE700E"/>
    <w:rsid w:val="00BE71CD"/>
    <w:rsid w:val="00BE71D4"/>
    <w:rsid w:val="00BE72FD"/>
    <w:rsid w:val="00BE7315"/>
    <w:rsid w:val="00BE7649"/>
    <w:rsid w:val="00BE7957"/>
    <w:rsid w:val="00BE7B82"/>
    <w:rsid w:val="00BE7C8F"/>
    <w:rsid w:val="00BE7E0E"/>
    <w:rsid w:val="00BE7FEE"/>
    <w:rsid w:val="00BF00E5"/>
    <w:rsid w:val="00BF010D"/>
    <w:rsid w:val="00BF023D"/>
    <w:rsid w:val="00BF02E8"/>
    <w:rsid w:val="00BF0474"/>
    <w:rsid w:val="00BF048C"/>
    <w:rsid w:val="00BF04E0"/>
    <w:rsid w:val="00BF04F8"/>
    <w:rsid w:val="00BF05BF"/>
    <w:rsid w:val="00BF05C0"/>
    <w:rsid w:val="00BF0616"/>
    <w:rsid w:val="00BF06DD"/>
    <w:rsid w:val="00BF082A"/>
    <w:rsid w:val="00BF0AE6"/>
    <w:rsid w:val="00BF0AEB"/>
    <w:rsid w:val="00BF0C57"/>
    <w:rsid w:val="00BF0DEB"/>
    <w:rsid w:val="00BF0FE0"/>
    <w:rsid w:val="00BF1255"/>
    <w:rsid w:val="00BF1598"/>
    <w:rsid w:val="00BF1690"/>
    <w:rsid w:val="00BF17E0"/>
    <w:rsid w:val="00BF17EA"/>
    <w:rsid w:val="00BF1901"/>
    <w:rsid w:val="00BF19A7"/>
    <w:rsid w:val="00BF19FB"/>
    <w:rsid w:val="00BF1AF3"/>
    <w:rsid w:val="00BF1E09"/>
    <w:rsid w:val="00BF1ED3"/>
    <w:rsid w:val="00BF1F50"/>
    <w:rsid w:val="00BF20D2"/>
    <w:rsid w:val="00BF2436"/>
    <w:rsid w:val="00BF246D"/>
    <w:rsid w:val="00BF24C0"/>
    <w:rsid w:val="00BF2529"/>
    <w:rsid w:val="00BF2786"/>
    <w:rsid w:val="00BF2C12"/>
    <w:rsid w:val="00BF2D2A"/>
    <w:rsid w:val="00BF2D64"/>
    <w:rsid w:val="00BF31BB"/>
    <w:rsid w:val="00BF31D2"/>
    <w:rsid w:val="00BF3295"/>
    <w:rsid w:val="00BF32F7"/>
    <w:rsid w:val="00BF3353"/>
    <w:rsid w:val="00BF3402"/>
    <w:rsid w:val="00BF393F"/>
    <w:rsid w:val="00BF3BEF"/>
    <w:rsid w:val="00BF3C7F"/>
    <w:rsid w:val="00BF3E66"/>
    <w:rsid w:val="00BF3F50"/>
    <w:rsid w:val="00BF400E"/>
    <w:rsid w:val="00BF413E"/>
    <w:rsid w:val="00BF4187"/>
    <w:rsid w:val="00BF4223"/>
    <w:rsid w:val="00BF42E3"/>
    <w:rsid w:val="00BF47F3"/>
    <w:rsid w:val="00BF4952"/>
    <w:rsid w:val="00BF4AF2"/>
    <w:rsid w:val="00BF4C61"/>
    <w:rsid w:val="00BF4C84"/>
    <w:rsid w:val="00BF4F95"/>
    <w:rsid w:val="00BF5123"/>
    <w:rsid w:val="00BF5126"/>
    <w:rsid w:val="00BF5164"/>
    <w:rsid w:val="00BF52FD"/>
    <w:rsid w:val="00BF55A9"/>
    <w:rsid w:val="00BF586B"/>
    <w:rsid w:val="00BF59D6"/>
    <w:rsid w:val="00BF5AFE"/>
    <w:rsid w:val="00BF5B6C"/>
    <w:rsid w:val="00BF5C8F"/>
    <w:rsid w:val="00BF5EE2"/>
    <w:rsid w:val="00BF602E"/>
    <w:rsid w:val="00BF616D"/>
    <w:rsid w:val="00BF6461"/>
    <w:rsid w:val="00BF6484"/>
    <w:rsid w:val="00BF64C0"/>
    <w:rsid w:val="00BF6612"/>
    <w:rsid w:val="00BF667C"/>
    <w:rsid w:val="00BF699B"/>
    <w:rsid w:val="00BF6BB4"/>
    <w:rsid w:val="00BF6C33"/>
    <w:rsid w:val="00BF71EF"/>
    <w:rsid w:val="00BF735A"/>
    <w:rsid w:val="00BF73D5"/>
    <w:rsid w:val="00BF75CA"/>
    <w:rsid w:val="00BF766E"/>
    <w:rsid w:val="00BF774F"/>
    <w:rsid w:val="00BF7A5C"/>
    <w:rsid w:val="00BF7BA3"/>
    <w:rsid w:val="00BF7E5E"/>
    <w:rsid w:val="00C0005A"/>
    <w:rsid w:val="00C00199"/>
    <w:rsid w:val="00C00282"/>
    <w:rsid w:val="00C004C3"/>
    <w:rsid w:val="00C00531"/>
    <w:rsid w:val="00C007E0"/>
    <w:rsid w:val="00C008C8"/>
    <w:rsid w:val="00C00C5D"/>
    <w:rsid w:val="00C00D10"/>
    <w:rsid w:val="00C00F22"/>
    <w:rsid w:val="00C01111"/>
    <w:rsid w:val="00C01491"/>
    <w:rsid w:val="00C015B0"/>
    <w:rsid w:val="00C016A1"/>
    <w:rsid w:val="00C0171A"/>
    <w:rsid w:val="00C01952"/>
    <w:rsid w:val="00C01A3D"/>
    <w:rsid w:val="00C01B44"/>
    <w:rsid w:val="00C01C55"/>
    <w:rsid w:val="00C01CFD"/>
    <w:rsid w:val="00C01E3C"/>
    <w:rsid w:val="00C01F75"/>
    <w:rsid w:val="00C01FE2"/>
    <w:rsid w:val="00C01FF0"/>
    <w:rsid w:val="00C021E7"/>
    <w:rsid w:val="00C02518"/>
    <w:rsid w:val="00C025A0"/>
    <w:rsid w:val="00C028DF"/>
    <w:rsid w:val="00C02A89"/>
    <w:rsid w:val="00C02A90"/>
    <w:rsid w:val="00C02DD9"/>
    <w:rsid w:val="00C02E40"/>
    <w:rsid w:val="00C02EA8"/>
    <w:rsid w:val="00C03313"/>
    <w:rsid w:val="00C033B7"/>
    <w:rsid w:val="00C033EA"/>
    <w:rsid w:val="00C03411"/>
    <w:rsid w:val="00C0341D"/>
    <w:rsid w:val="00C035A5"/>
    <w:rsid w:val="00C035C3"/>
    <w:rsid w:val="00C036A1"/>
    <w:rsid w:val="00C036F7"/>
    <w:rsid w:val="00C03978"/>
    <w:rsid w:val="00C039CA"/>
    <w:rsid w:val="00C03BFA"/>
    <w:rsid w:val="00C03E8D"/>
    <w:rsid w:val="00C03EFA"/>
    <w:rsid w:val="00C0403F"/>
    <w:rsid w:val="00C040E9"/>
    <w:rsid w:val="00C046BB"/>
    <w:rsid w:val="00C04819"/>
    <w:rsid w:val="00C0487E"/>
    <w:rsid w:val="00C048A6"/>
    <w:rsid w:val="00C04D34"/>
    <w:rsid w:val="00C0506E"/>
    <w:rsid w:val="00C051BC"/>
    <w:rsid w:val="00C0538E"/>
    <w:rsid w:val="00C053AF"/>
    <w:rsid w:val="00C05863"/>
    <w:rsid w:val="00C05AB6"/>
    <w:rsid w:val="00C05C4A"/>
    <w:rsid w:val="00C05E4E"/>
    <w:rsid w:val="00C05F65"/>
    <w:rsid w:val="00C0610F"/>
    <w:rsid w:val="00C06165"/>
    <w:rsid w:val="00C062B5"/>
    <w:rsid w:val="00C062F3"/>
    <w:rsid w:val="00C06349"/>
    <w:rsid w:val="00C0691E"/>
    <w:rsid w:val="00C06A05"/>
    <w:rsid w:val="00C06BB4"/>
    <w:rsid w:val="00C06CE1"/>
    <w:rsid w:val="00C06FC0"/>
    <w:rsid w:val="00C07383"/>
    <w:rsid w:val="00C07827"/>
    <w:rsid w:val="00C07B47"/>
    <w:rsid w:val="00C07C2C"/>
    <w:rsid w:val="00C07D19"/>
    <w:rsid w:val="00C07E9A"/>
    <w:rsid w:val="00C07F4A"/>
    <w:rsid w:val="00C1005E"/>
    <w:rsid w:val="00C100A5"/>
    <w:rsid w:val="00C103D0"/>
    <w:rsid w:val="00C1064E"/>
    <w:rsid w:val="00C10A3D"/>
    <w:rsid w:val="00C10AAB"/>
    <w:rsid w:val="00C10B42"/>
    <w:rsid w:val="00C10BE8"/>
    <w:rsid w:val="00C10DEB"/>
    <w:rsid w:val="00C10E70"/>
    <w:rsid w:val="00C111BA"/>
    <w:rsid w:val="00C11813"/>
    <w:rsid w:val="00C11AD7"/>
    <w:rsid w:val="00C11BF6"/>
    <w:rsid w:val="00C11D75"/>
    <w:rsid w:val="00C11DFE"/>
    <w:rsid w:val="00C11FB7"/>
    <w:rsid w:val="00C11FEC"/>
    <w:rsid w:val="00C12018"/>
    <w:rsid w:val="00C12265"/>
    <w:rsid w:val="00C12655"/>
    <w:rsid w:val="00C126E1"/>
    <w:rsid w:val="00C127A6"/>
    <w:rsid w:val="00C12D2F"/>
    <w:rsid w:val="00C12EC8"/>
    <w:rsid w:val="00C12F5F"/>
    <w:rsid w:val="00C12F62"/>
    <w:rsid w:val="00C12FF1"/>
    <w:rsid w:val="00C131DC"/>
    <w:rsid w:val="00C13411"/>
    <w:rsid w:val="00C134F6"/>
    <w:rsid w:val="00C13680"/>
    <w:rsid w:val="00C13843"/>
    <w:rsid w:val="00C13D13"/>
    <w:rsid w:val="00C140E3"/>
    <w:rsid w:val="00C14295"/>
    <w:rsid w:val="00C142E3"/>
    <w:rsid w:val="00C143AC"/>
    <w:rsid w:val="00C14665"/>
    <w:rsid w:val="00C14A1B"/>
    <w:rsid w:val="00C14BFC"/>
    <w:rsid w:val="00C14CEF"/>
    <w:rsid w:val="00C15131"/>
    <w:rsid w:val="00C1536F"/>
    <w:rsid w:val="00C15427"/>
    <w:rsid w:val="00C15458"/>
    <w:rsid w:val="00C15484"/>
    <w:rsid w:val="00C1565C"/>
    <w:rsid w:val="00C159C6"/>
    <w:rsid w:val="00C15AF4"/>
    <w:rsid w:val="00C15B74"/>
    <w:rsid w:val="00C15F04"/>
    <w:rsid w:val="00C161CC"/>
    <w:rsid w:val="00C16269"/>
    <w:rsid w:val="00C16326"/>
    <w:rsid w:val="00C16339"/>
    <w:rsid w:val="00C163F3"/>
    <w:rsid w:val="00C16587"/>
    <w:rsid w:val="00C168A0"/>
    <w:rsid w:val="00C169E3"/>
    <w:rsid w:val="00C16C32"/>
    <w:rsid w:val="00C16D1F"/>
    <w:rsid w:val="00C171AA"/>
    <w:rsid w:val="00C171E0"/>
    <w:rsid w:val="00C17350"/>
    <w:rsid w:val="00C179E4"/>
    <w:rsid w:val="00C17E63"/>
    <w:rsid w:val="00C17E8C"/>
    <w:rsid w:val="00C17EB7"/>
    <w:rsid w:val="00C17EE7"/>
    <w:rsid w:val="00C20035"/>
    <w:rsid w:val="00C200B3"/>
    <w:rsid w:val="00C202D2"/>
    <w:rsid w:val="00C20408"/>
    <w:rsid w:val="00C2048A"/>
    <w:rsid w:val="00C2054A"/>
    <w:rsid w:val="00C2058D"/>
    <w:rsid w:val="00C20696"/>
    <w:rsid w:val="00C20813"/>
    <w:rsid w:val="00C2084A"/>
    <w:rsid w:val="00C20AF2"/>
    <w:rsid w:val="00C20BEF"/>
    <w:rsid w:val="00C20C89"/>
    <w:rsid w:val="00C20ECA"/>
    <w:rsid w:val="00C20ECB"/>
    <w:rsid w:val="00C20F1A"/>
    <w:rsid w:val="00C20FC9"/>
    <w:rsid w:val="00C210FA"/>
    <w:rsid w:val="00C21455"/>
    <w:rsid w:val="00C2193A"/>
    <w:rsid w:val="00C21C11"/>
    <w:rsid w:val="00C21D9A"/>
    <w:rsid w:val="00C21F0F"/>
    <w:rsid w:val="00C21FA5"/>
    <w:rsid w:val="00C2207B"/>
    <w:rsid w:val="00C2257C"/>
    <w:rsid w:val="00C225B4"/>
    <w:rsid w:val="00C22A32"/>
    <w:rsid w:val="00C22A75"/>
    <w:rsid w:val="00C22AE5"/>
    <w:rsid w:val="00C22D96"/>
    <w:rsid w:val="00C2320E"/>
    <w:rsid w:val="00C234B6"/>
    <w:rsid w:val="00C235F6"/>
    <w:rsid w:val="00C236A6"/>
    <w:rsid w:val="00C237AB"/>
    <w:rsid w:val="00C237E8"/>
    <w:rsid w:val="00C23BD2"/>
    <w:rsid w:val="00C23BDE"/>
    <w:rsid w:val="00C23CC5"/>
    <w:rsid w:val="00C23CCE"/>
    <w:rsid w:val="00C23D58"/>
    <w:rsid w:val="00C23E1F"/>
    <w:rsid w:val="00C23EAC"/>
    <w:rsid w:val="00C240AF"/>
    <w:rsid w:val="00C242BD"/>
    <w:rsid w:val="00C24314"/>
    <w:rsid w:val="00C24518"/>
    <w:rsid w:val="00C24975"/>
    <w:rsid w:val="00C24E78"/>
    <w:rsid w:val="00C24F4E"/>
    <w:rsid w:val="00C2506E"/>
    <w:rsid w:val="00C251DE"/>
    <w:rsid w:val="00C25583"/>
    <w:rsid w:val="00C2564B"/>
    <w:rsid w:val="00C25715"/>
    <w:rsid w:val="00C2578C"/>
    <w:rsid w:val="00C257CF"/>
    <w:rsid w:val="00C25829"/>
    <w:rsid w:val="00C25AA7"/>
    <w:rsid w:val="00C25CCB"/>
    <w:rsid w:val="00C25EE8"/>
    <w:rsid w:val="00C2640E"/>
    <w:rsid w:val="00C26506"/>
    <w:rsid w:val="00C2661F"/>
    <w:rsid w:val="00C26B26"/>
    <w:rsid w:val="00C26BB2"/>
    <w:rsid w:val="00C26D90"/>
    <w:rsid w:val="00C26E3E"/>
    <w:rsid w:val="00C27361"/>
    <w:rsid w:val="00C27390"/>
    <w:rsid w:val="00C273D1"/>
    <w:rsid w:val="00C274F6"/>
    <w:rsid w:val="00C275A1"/>
    <w:rsid w:val="00C27607"/>
    <w:rsid w:val="00C277B7"/>
    <w:rsid w:val="00C27875"/>
    <w:rsid w:val="00C27919"/>
    <w:rsid w:val="00C27B02"/>
    <w:rsid w:val="00C27BE0"/>
    <w:rsid w:val="00C27C4C"/>
    <w:rsid w:val="00C27CA1"/>
    <w:rsid w:val="00C27E02"/>
    <w:rsid w:val="00C27E31"/>
    <w:rsid w:val="00C27EA4"/>
    <w:rsid w:val="00C3029A"/>
    <w:rsid w:val="00C30315"/>
    <w:rsid w:val="00C30439"/>
    <w:rsid w:val="00C304B8"/>
    <w:rsid w:val="00C30838"/>
    <w:rsid w:val="00C30891"/>
    <w:rsid w:val="00C308B8"/>
    <w:rsid w:val="00C309DE"/>
    <w:rsid w:val="00C30C3D"/>
    <w:rsid w:val="00C30C66"/>
    <w:rsid w:val="00C30FB2"/>
    <w:rsid w:val="00C31014"/>
    <w:rsid w:val="00C31112"/>
    <w:rsid w:val="00C311DD"/>
    <w:rsid w:val="00C313C8"/>
    <w:rsid w:val="00C31580"/>
    <w:rsid w:val="00C31651"/>
    <w:rsid w:val="00C316C8"/>
    <w:rsid w:val="00C316DB"/>
    <w:rsid w:val="00C31757"/>
    <w:rsid w:val="00C3187E"/>
    <w:rsid w:val="00C31AF8"/>
    <w:rsid w:val="00C31C11"/>
    <w:rsid w:val="00C31CA5"/>
    <w:rsid w:val="00C31D62"/>
    <w:rsid w:val="00C31E47"/>
    <w:rsid w:val="00C32065"/>
    <w:rsid w:val="00C320B7"/>
    <w:rsid w:val="00C32306"/>
    <w:rsid w:val="00C32360"/>
    <w:rsid w:val="00C32433"/>
    <w:rsid w:val="00C3250F"/>
    <w:rsid w:val="00C32714"/>
    <w:rsid w:val="00C3288E"/>
    <w:rsid w:val="00C328CE"/>
    <w:rsid w:val="00C32A46"/>
    <w:rsid w:val="00C32A4B"/>
    <w:rsid w:val="00C32A6E"/>
    <w:rsid w:val="00C32C16"/>
    <w:rsid w:val="00C33161"/>
    <w:rsid w:val="00C33899"/>
    <w:rsid w:val="00C338A0"/>
    <w:rsid w:val="00C3392F"/>
    <w:rsid w:val="00C33973"/>
    <w:rsid w:val="00C33F0B"/>
    <w:rsid w:val="00C3407E"/>
    <w:rsid w:val="00C341B7"/>
    <w:rsid w:val="00C3422D"/>
    <w:rsid w:val="00C3428B"/>
    <w:rsid w:val="00C344C4"/>
    <w:rsid w:val="00C34608"/>
    <w:rsid w:val="00C3466E"/>
    <w:rsid w:val="00C34DF9"/>
    <w:rsid w:val="00C35139"/>
    <w:rsid w:val="00C3567A"/>
    <w:rsid w:val="00C357A8"/>
    <w:rsid w:val="00C35B0C"/>
    <w:rsid w:val="00C35E5C"/>
    <w:rsid w:val="00C35EC0"/>
    <w:rsid w:val="00C35EF8"/>
    <w:rsid w:val="00C36000"/>
    <w:rsid w:val="00C360A6"/>
    <w:rsid w:val="00C361B1"/>
    <w:rsid w:val="00C3630C"/>
    <w:rsid w:val="00C3637A"/>
    <w:rsid w:val="00C364AB"/>
    <w:rsid w:val="00C364D3"/>
    <w:rsid w:val="00C36573"/>
    <w:rsid w:val="00C365A9"/>
    <w:rsid w:val="00C365F8"/>
    <w:rsid w:val="00C36864"/>
    <w:rsid w:val="00C369C6"/>
    <w:rsid w:val="00C36A02"/>
    <w:rsid w:val="00C36BFD"/>
    <w:rsid w:val="00C36CB9"/>
    <w:rsid w:val="00C36D02"/>
    <w:rsid w:val="00C36F26"/>
    <w:rsid w:val="00C36FF2"/>
    <w:rsid w:val="00C37150"/>
    <w:rsid w:val="00C3721E"/>
    <w:rsid w:val="00C3731F"/>
    <w:rsid w:val="00C374A0"/>
    <w:rsid w:val="00C378B3"/>
    <w:rsid w:val="00C37A2E"/>
    <w:rsid w:val="00C37C67"/>
    <w:rsid w:val="00C37D27"/>
    <w:rsid w:val="00C37E52"/>
    <w:rsid w:val="00C37E9D"/>
    <w:rsid w:val="00C40147"/>
    <w:rsid w:val="00C40366"/>
    <w:rsid w:val="00C403F5"/>
    <w:rsid w:val="00C40404"/>
    <w:rsid w:val="00C404C0"/>
    <w:rsid w:val="00C405E8"/>
    <w:rsid w:val="00C405FB"/>
    <w:rsid w:val="00C408F5"/>
    <w:rsid w:val="00C40B95"/>
    <w:rsid w:val="00C40C67"/>
    <w:rsid w:val="00C40CA1"/>
    <w:rsid w:val="00C40DB0"/>
    <w:rsid w:val="00C40DCD"/>
    <w:rsid w:val="00C41218"/>
    <w:rsid w:val="00C41281"/>
    <w:rsid w:val="00C41354"/>
    <w:rsid w:val="00C41475"/>
    <w:rsid w:val="00C418C5"/>
    <w:rsid w:val="00C41988"/>
    <w:rsid w:val="00C41A0F"/>
    <w:rsid w:val="00C41CAB"/>
    <w:rsid w:val="00C41FC5"/>
    <w:rsid w:val="00C422A2"/>
    <w:rsid w:val="00C4244A"/>
    <w:rsid w:val="00C42700"/>
    <w:rsid w:val="00C429EF"/>
    <w:rsid w:val="00C429F3"/>
    <w:rsid w:val="00C42AD8"/>
    <w:rsid w:val="00C42D52"/>
    <w:rsid w:val="00C42E36"/>
    <w:rsid w:val="00C42E44"/>
    <w:rsid w:val="00C4344D"/>
    <w:rsid w:val="00C4354D"/>
    <w:rsid w:val="00C4369C"/>
    <w:rsid w:val="00C4369E"/>
    <w:rsid w:val="00C438C3"/>
    <w:rsid w:val="00C43AF6"/>
    <w:rsid w:val="00C43B29"/>
    <w:rsid w:val="00C44053"/>
    <w:rsid w:val="00C444A1"/>
    <w:rsid w:val="00C44E12"/>
    <w:rsid w:val="00C4532B"/>
    <w:rsid w:val="00C45340"/>
    <w:rsid w:val="00C4535E"/>
    <w:rsid w:val="00C45457"/>
    <w:rsid w:val="00C454F1"/>
    <w:rsid w:val="00C4554B"/>
    <w:rsid w:val="00C45609"/>
    <w:rsid w:val="00C45630"/>
    <w:rsid w:val="00C457B0"/>
    <w:rsid w:val="00C45801"/>
    <w:rsid w:val="00C458ED"/>
    <w:rsid w:val="00C45B0E"/>
    <w:rsid w:val="00C45C71"/>
    <w:rsid w:val="00C4615F"/>
    <w:rsid w:val="00C4638D"/>
    <w:rsid w:val="00C463F8"/>
    <w:rsid w:val="00C464E5"/>
    <w:rsid w:val="00C466D6"/>
    <w:rsid w:val="00C4677F"/>
    <w:rsid w:val="00C46BC6"/>
    <w:rsid w:val="00C46C2F"/>
    <w:rsid w:val="00C46D6F"/>
    <w:rsid w:val="00C46F89"/>
    <w:rsid w:val="00C47167"/>
    <w:rsid w:val="00C47867"/>
    <w:rsid w:val="00C47920"/>
    <w:rsid w:val="00C47A90"/>
    <w:rsid w:val="00C47F2A"/>
    <w:rsid w:val="00C500DA"/>
    <w:rsid w:val="00C502CA"/>
    <w:rsid w:val="00C50485"/>
    <w:rsid w:val="00C50805"/>
    <w:rsid w:val="00C50B50"/>
    <w:rsid w:val="00C5115F"/>
    <w:rsid w:val="00C51272"/>
    <w:rsid w:val="00C51315"/>
    <w:rsid w:val="00C51435"/>
    <w:rsid w:val="00C5172B"/>
    <w:rsid w:val="00C5194C"/>
    <w:rsid w:val="00C51BB1"/>
    <w:rsid w:val="00C51C37"/>
    <w:rsid w:val="00C51D59"/>
    <w:rsid w:val="00C51E8A"/>
    <w:rsid w:val="00C51F0E"/>
    <w:rsid w:val="00C5208A"/>
    <w:rsid w:val="00C52123"/>
    <w:rsid w:val="00C526D4"/>
    <w:rsid w:val="00C52AA9"/>
    <w:rsid w:val="00C52B71"/>
    <w:rsid w:val="00C52C92"/>
    <w:rsid w:val="00C53068"/>
    <w:rsid w:val="00C532AC"/>
    <w:rsid w:val="00C532FF"/>
    <w:rsid w:val="00C53383"/>
    <w:rsid w:val="00C53492"/>
    <w:rsid w:val="00C534DC"/>
    <w:rsid w:val="00C53588"/>
    <w:rsid w:val="00C53591"/>
    <w:rsid w:val="00C53DB9"/>
    <w:rsid w:val="00C53E01"/>
    <w:rsid w:val="00C53E96"/>
    <w:rsid w:val="00C541A6"/>
    <w:rsid w:val="00C54243"/>
    <w:rsid w:val="00C54454"/>
    <w:rsid w:val="00C54734"/>
    <w:rsid w:val="00C54B35"/>
    <w:rsid w:val="00C55034"/>
    <w:rsid w:val="00C5535F"/>
    <w:rsid w:val="00C55424"/>
    <w:rsid w:val="00C55615"/>
    <w:rsid w:val="00C5568F"/>
    <w:rsid w:val="00C556E3"/>
    <w:rsid w:val="00C55B8F"/>
    <w:rsid w:val="00C55FA4"/>
    <w:rsid w:val="00C55FEA"/>
    <w:rsid w:val="00C562BE"/>
    <w:rsid w:val="00C5639A"/>
    <w:rsid w:val="00C56469"/>
    <w:rsid w:val="00C56846"/>
    <w:rsid w:val="00C568C6"/>
    <w:rsid w:val="00C56DFF"/>
    <w:rsid w:val="00C571CF"/>
    <w:rsid w:val="00C57345"/>
    <w:rsid w:val="00C57496"/>
    <w:rsid w:val="00C5750C"/>
    <w:rsid w:val="00C57633"/>
    <w:rsid w:val="00C57C82"/>
    <w:rsid w:val="00C57DD5"/>
    <w:rsid w:val="00C57E24"/>
    <w:rsid w:val="00C6005C"/>
    <w:rsid w:val="00C6036C"/>
    <w:rsid w:val="00C605B6"/>
    <w:rsid w:val="00C607BF"/>
    <w:rsid w:val="00C607D1"/>
    <w:rsid w:val="00C608F3"/>
    <w:rsid w:val="00C60CD3"/>
    <w:rsid w:val="00C60D73"/>
    <w:rsid w:val="00C60F49"/>
    <w:rsid w:val="00C613BD"/>
    <w:rsid w:val="00C6167A"/>
    <w:rsid w:val="00C616CD"/>
    <w:rsid w:val="00C61829"/>
    <w:rsid w:val="00C61887"/>
    <w:rsid w:val="00C618BB"/>
    <w:rsid w:val="00C61B19"/>
    <w:rsid w:val="00C61E44"/>
    <w:rsid w:val="00C61FC2"/>
    <w:rsid w:val="00C62139"/>
    <w:rsid w:val="00C6218F"/>
    <w:rsid w:val="00C62447"/>
    <w:rsid w:val="00C625A5"/>
    <w:rsid w:val="00C627ED"/>
    <w:rsid w:val="00C6284F"/>
    <w:rsid w:val="00C62BA6"/>
    <w:rsid w:val="00C62CD4"/>
    <w:rsid w:val="00C6344B"/>
    <w:rsid w:val="00C63614"/>
    <w:rsid w:val="00C63C10"/>
    <w:rsid w:val="00C63C49"/>
    <w:rsid w:val="00C63C57"/>
    <w:rsid w:val="00C63C8E"/>
    <w:rsid w:val="00C63E0C"/>
    <w:rsid w:val="00C63F5D"/>
    <w:rsid w:val="00C640CD"/>
    <w:rsid w:val="00C6415F"/>
    <w:rsid w:val="00C6470B"/>
    <w:rsid w:val="00C6473F"/>
    <w:rsid w:val="00C64A3A"/>
    <w:rsid w:val="00C64B17"/>
    <w:rsid w:val="00C64CFE"/>
    <w:rsid w:val="00C64D81"/>
    <w:rsid w:val="00C65051"/>
    <w:rsid w:val="00C650DA"/>
    <w:rsid w:val="00C651B1"/>
    <w:rsid w:val="00C651FC"/>
    <w:rsid w:val="00C654AB"/>
    <w:rsid w:val="00C658BA"/>
    <w:rsid w:val="00C659E8"/>
    <w:rsid w:val="00C65A91"/>
    <w:rsid w:val="00C65B8A"/>
    <w:rsid w:val="00C65D67"/>
    <w:rsid w:val="00C66009"/>
    <w:rsid w:val="00C661E5"/>
    <w:rsid w:val="00C665F8"/>
    <w:rsid w:val="00C6665A"/>
    <w:rsid w:val="00C667A4"/>
    <w:rsid w:val="00C66AFD"/>
    <w:rsid w:val="00C66B69"/>
    <w:rsid w:val="00C66DEC"/>
    <w:rsid w:val="00C66E1E"/>
    <w:rsid w:val="00C67056"/>
    <w:rsid w:val="00C672D7"/>
    <w:rsid w:val="00C67548"/>
    <w:rsid w:val="00C67875"/>
    <w:rsid w:val="00C6788A"/>
    <w:rsid w:val="00C67894"/>
    <w:rsid w:val="00C6799C"/>
    <w:rsid w:val="00C67C56"/>
    <w:rsid w:val="00C67E2C"/>
    <w:rsid w:val="00C702AA"/>
    <w:rsid w:val="00C702BC"/>
    <w:rsid w:val="00C704F8"/>
    <w:rsid w:val="00C7054D"/>
    <w:rsid w:val="00C705F8"/>
    <w:rsid w:val="00C70B3E"/>
    <w:rsid w:val="00C70B9A"/>
    <w:rsid w:val="00C70BB8"/>
    <w:rsid w:val="00C71105"/>
    <w:rsid w:val="00C71127"/>
    <w:rsid w:val="00C7159D"/>
    <w:rsid w:val="00C71676"/>
    <w:rsid w:val="00C717F9"/>
    <w:rsid w:val="00C719C1"/>
    <w:rsid w:val="00C71DFB"/>
    <w:rsid w:val="00C7209A"/>
    <w:rsid w:val="00C7220D"/>
    <w:rsid w:val="00C7245B"/>
    <w:rsid w:val="00C72465"/>
    <w:rsid w:val="00C726A4"/>
    <w:rsid w:val="00C726C2"/>
    <w:rsid w:val="00C72B14"/>
    <w:rsid w:val="00C72BEA"/>
    <w:rsid w:val="00C72C41"/>
    <w:rsid w:val="00C72CD1"/>
    <w:rsid w:val="00C72D12"/>
    <w:rsid w:val="00C72F1F"/>
    <w:rsid w:val="00C73179"/>
    <w:rsid w:val="00C7333D"/>
    <w:rsid w:val="00C733CB"/>
    <w:rsid w:val="00C735C7"/>
    <w:rsid w:val="00C73BFD"/>
    <w:rsid w:val="00C73C20"/>
    <w:rsid w:val="00C73C9B"/>
    <w:rsid w:val="00C73E5C"/>
    <w:rsid w:val="00C73FC4"/>
    <w:rsid w:val="00C7428F"/>
    <w:rsid w:val="00C746DD"/>
    <w:rsid w:val="00C7471A"/>
    <w:rsid w:val="00C748E3"/>
    <w:rsid w:val="00C74A3A"/>
    <w:rsid w:val="00C74AF2"/>
    <w:rsid w:val="00C74B3A"/>
    <w:rsid w:val="00C7501F"/>
    <w:rsid w:val="00C75203"/>
    <w:rsid w:val="00C753A2"/>
    <w:rsid w:val="00C7548D"/>
    <w:rsid w:val="00C759B0"/>
    <w:rsid w:val="00C75B95"/>
    <w:rsid w:val="00C75BDB"/>
    <w:rsid w:val="00C75BEF"/>
    <w:rsid w:val="00C75CAE"/>
    <w:rsid w:val="00C75E09"/>
    <w:rsid w:val="00C762A1"/>
    <w:rsid w:val="00C76615"/>
    <w:rsid w:val="00C766D6"/>
    <w:rsid w:val="00C769C1"/>
    <w:rsid w:val="00C76B03"/>
    <w:rsid w:val="00C76B05"/>
    <w:rsid w:val="00C76B15"/>
    <w:rsid w:val="00C76DF1"/>
    <w:rsid w:val="00C76E94"/>
    <w:rsid w:val="00C76FD6"/>
    <w:rsid w:val="00C77361"/>
    <w:rsid w:val="00C773F9"/>
    <w:rsid w:val="00C77429"/>
    <w:rsid w:val="00C7756D"/>
    <w:rsid w:val="00C7765A"/>
    <w:rsid w:val="00C77692"/>
    <w:rsid w:val="00C7782C"/>
    <w:rsid w:val="00C77BEB"/>
    <w:rsid w:val="00C77C73"/>
    <w:rsid w:val="00C77FD8"/>
    <w:rsid w:val="00C800E7"/>
    <w:rsid w:val="00C80811"/>
    <w:rsid w:val="00C8088F"/>
    <w:rsid w:val="00C80932"/>
    <w:rsid w:val="00C80A23"/>
    <w:rsid w:val="00C80BC2"/>
    <w:rsid w:val="00C80C19"/>
    <w:rsid w:val="00C80C45"/>
    <w:rsid w:val="00C80F1C"/>
    <w:rsid w:val="00C81123"/>
    <w:rsid w:val="00C811BE"/>
    <w:rsid w:val="00C811E0"/>
    <w:rsid w:val="00C81470"/>
    <w:rsid w:val="00C8172A"/>
    <w:rsid w:val="00C81C7C"/>
    <w:rsid w:val="00C81F0A"/>
    <w:rsid w:val="00C820EB"/>
    <w:rsid w:val="00C820EC"/>
    <w:rsid w:val="00C820FA"/>
    <w:rsid w:val="00C8218A"/>
    <w:rsid w:val="00C8223C"/>
    <w:rsid w:val="00C8225C"/>
    <w:rsid w:val="00C8259A"/>
    <w:rsid w:val="00C82644"/>
    <w:rsid w:val="00C8278B"/>
    <w:rsid w:val="00C828C4"/>
    <w:rsid w:val="00C82B43"/>
    <w:rsid w:val="00C82D29"/>
    <w:rsid w:val="00C82FA0"/>
    <w:rsid w:val="00C83399"/>
    <w:rsid w:val="00C833EF"/>
    <w:rsid w:val="00C834FC"/>
    <w:rsid w:val="00C83916"/>
    <w:rsid w:val="00C839AE"/>
    <w:rsid w:val="00C83B0D"/>
    <w:rsid w:val="00C83CC9"/>
    <w:rsid w:val="00C83D44"/>
    <w:rsid w:val="00C83F0A"/>
    <w:rsid w:val="00C83FB8"/>
    <w:rsid w:val="00C8400E"/>
    <w:rsid w:val="00C8415E"/>
    <w:rsid w:val="00C84176"/>
    <w:rsid w:val="00C842BF"/>
    <w:rsid w:val="00C8443A"/>
    <w:rsid w:val="00C84910"/>
    <w:rsid w:val="00C84965"/>
    <w:rsid w:val="00C84A34"/>
    <w:rsid w:val="00C84E7D"/>
    <w:rsid w:val="00C84FF6"/>
    <w:rsid w:val="00C85057"/>
    <w:rsid w:val="00C85766"/>
    <w:rsid w:val="00C857FB"/>
    <w:rsid w:val="00C8595F"/>
    <w:rsid w:val="00C85AB7"/>
    <w:rsid w:val="00C85AB9"/>
    <w:rsid w:val="00C85ABB"/>
    <w:rsid w:val="00C85CB3"/>
    <w:rsid w:val="00C85D2E"/>
    <w:rsid w:val="00C85D54"/>
    <w:rsid w:val="00C85E73"/>
    <w:rsid w:val="00C85F05"/>
    <w:rsid w:val="00C86203"/>
    <w:rsid w:val="00C8626B"/>
    <w:rsid w:val="00C86356"/>
    <w:rsid w:val="00C86529"/>
    <w:rsid w:val="00C8667A"/>
    <w:rsid w:val="00C866C6"/>
    <w:rsid w:val="00C86B03"/>
    <w:rsid w:val="00C86DCB"/>
    <w:rsid w:val="00C86EEA"/>
    <w:rsid w:val="00C87027"/>
    <w:rsid w:val="00C8709C"/>
    <w:rsid w:val="00C871D9"/>
    <w:rsid w:val="00C871FD"/>
    <w:rsid w:val="00C87293"/>
    <w:rsid w:val="00C87311"/>
    <w:rsid w:val="00C8733A"/>
    <w:rsid w:val="00C8756A"/>
    <w:rsid w:val="00C877CB"/>
    <w:rsid w:val="00C87853"/>
    <w:rsid w:val="00C87AA4"/>
    <w:rsid w:val="00C87BA2"/>
    <w:rsid w:val="00C87C92"/>
    <w:rsid w:val="00C87CE6"/>
    <w:rsid w:val="00C87F10"/>
    <w:rsid w:val="00C87FDC"/>
    <w:rsid w:val="00C903D3"/>
    <w:rsid w:val="00C90504"/>
    <w:rsid w:val="00C9055E"/>
    <w:rsid w:val="00C90739"/>
    <w:rsid w:val="00C907BD"/>
    <w:rsid w:val="00C911AB"/>
    <w:rsid w:val="00C9149C"/>
    <w:rsid w:val="00C914B9"/>
    <w:rsid w:val="00C91B74"/>
    <w:rsid w:val="00C91CE6"/>
    <w:rsid w:val="00C91E8D"/>
    <w:rsid w:val="00C91EB3"/>
    <w:rsid w:val="00C91ECC"/>
    <w:rsid w:val="00C91EF9"/>
    <w:rsid w:val="00C91FFD"/>
    <w:rsid w:val="00C92025"/>
    <w:rsid w:val="00C920D1"/>
    <w:rsid w:val="00C92233"/>
    <w:rsid w:val="00C92305"/>
    <w:rsid w:val="00C92357"/>
    <w:rsid w:val="00C923CC"/>
    <w:rsid w:val="00C924BF"/>
    <w:rsid w:val="00C925AD"/>
    <w:rsid w:val="00C92734"/>
    <w:rsid w:val="00C92785"/>
    <w:rsid w:val="00C92ABF"/>
    <w:rsid w:val="00C92B17"/>
    <w:rsid w:val="00C92C83"/>
    <w:rsid w:val="00C92CCC"/>
    <w:rsid w:val="00C92E90"/>
    <w:rsid w:val="00C9326A"/>
    <w:rsid w:val="00C932CE"/>
    <w:rsid w:val="00C93435"/>
    <w:rsid w:val="00C9344D"/>
    <w:rsid w:val="00C9363C"/>
    <w:rsid w:val="00C93892"/>
    <w:rsid w:val="00C93B07"/>
    <w:rsid w:val="00C93D42"/>
    <w:rsid w:val="00C93FC2"/>
    <w:rsid w:val="00C94029"/>
    <w:rsid w:val="00C94167"/>
    <w:rsid w:val="00C94188"/>
    <w:rsid w:val="00C9419D"/>
    <w:rsid w:val="00C9441E"/>
    <w:rsid w:val="00C94451"/>
    <w:rsid w:val="00C946DF"/>
    <w:rsid w:val="00C946ED"/>
    <w:rsid w:val="00C94805"/>
    <w:rsid w:val="00C9486B"/>
    <w:rsid w:val="00C94CF4"/>
    <w:rsid w:val="00C94F0B"/>
    <w:rsid w:val="00C94F31"/>
    <w:rsid w:val="00C95043"/>
    <w:rsid w:val="00C95170"/>
    <w:rsid w:val="00C95234"/>
    <w:rsid w:val="00C953CF"/>
    <w:rsid w:val="00C9541B"/>
    <w:rsid w:val="00C95458"/>
    <w:rsid w:val="00C954D2"/>
    <w:rsid w:val="00C95528"/>
    <w:rsid w:val="00C9554A"/>
    <w:rsid w:val="00C956E3"/>
    <w:rsid w:val="00C95898"/>
    <w:rsid w:val="00C95900"/>
    <w:rsid w:val="00C963F5"/>
    <w:rsid w:val="00C9649F"/>
    <w:rsid w:val="00C965FE"/>
    <w:rsid w:val="00C96732"/>
    <w:rsid w:val="00C967D7"/>
    <w:rsid w:val="00C96BAC"/>
    <w:rsid w:val="00C96BEC"/>
    <w:rsid w:val="00C96FD4"/>
    <w:rsid w:val="00C96FDE"/>
    <w:rsid w:val="00C971B7"/>
    <w:rsid w:val="00C97544"/>
    <w:rsid w:val="00C9760E"/>
    <w:rsid w:val="00C97D1E"/>
    <w:rsid w:val="00C97E5E"/>
    <w:rsid w:val="00CA034F"/>
    <w:rsid w:val="00CA044F"/>
    <w:rsid w:val="00CA0495"/>
    <w:rsid w:val="00CA0899"/>
    <w:rsid w:val="00CA0900"/>
    <w:rsid w:val="00CA0FB6"/>
    <w:rsid w:val="00CA1059"/>
    <w:rsid w:val="00CA130C"/>
    <w:rsid w:val="00CA132F"/>
    <w:rsid w:val="00CA1537"/>
    <w:rsid w:val="00CA15B9"/>
    <w:rsid w:val="00CA1640"/>
    <w:rsid w:val="00CA1755"/>
    <w:rsid w:val="00CA1B54"/>
    <w:rsid w:val="00CA1B5F"/>
    <w:rsid w:val="00CA1BE8"/>
    <w:rsid w:val="00CA1EEE"/>
    <w:rsid w:val="00CA2029"/>
    <w:rsid w:val="00CA20BD"/>
    <w:rsid w:val="00CA2104"/>
    <w:rsid w:val="00CA227A"/>
    <w:rsid w:val="00CA25AD"/>
    <w:rsid w:val="00CA2650"/>
    <w:rsid w:val="00CA2815"/>
    <w:rsid w:val="00CA28AD"/>
    <w:rsid w:val="00CA2ADA"/>
    <w:rsid w:val="00CA2B5D"/>
    <w:rsid w:val="00CA2C61"/>
    <w:rsid w:val="00CA2E90"/>
    <w:rsid w:val="00CA2FD1"/>
    <w:rsid w:val="00CA30F7"/>
    <w:rsid w:val="00CA3254"/>
    <w:rsid w:val="00CA33F3"/>
    <w:rsid w:val="00CA3755"/>
    <w:rsid w:val="00CA3980"/>
    <w:rsid w:val="00CA3B59"/>
    <w:rsid w:val="00CA4275"/>
    <w:rsid w:val="00CA438C"/>
    <w:rsid w:val="00CA43FD"/>
    <w:rsid w:val="00CA446F"/>
    <w:rsid w:val="00CA45C5"/>
    <w:rsid w:val="00CA4787"/>
    <w:rsid w:val="00CA47CE"/>
    <w:rsid w:val="00CA47E5"/>
    <w:rsid w:val="00CA4A05"/>
    <w:rsid w:val="00CA4BD6"/>
    <w:rsid w:val="00CA4F68"/>
    <w:rsid w:val="00CA5455"/>
    <w:rsid w:val="00CA5485"/>
    <w:rsid w:val="00CA564E"/>
    <w:rsid w:val="00CA56A6"/>
    <w:rsid w:val="00CA5800"/>
    <w:rsid w:val="00CA5920"/>
    <w:rsid w:val="00CA594E"/>
    <w:rsid w:val="00CA5BBC"/>
    <w:rsid w:val="00CA5F27"/>
    <w:rsid w:val="00CA60D1"/>
    <w:rsid w:val="00CA618B"/>
    <w:rsid w:val="00CA6550"/>
    <w:rsid w:val="00CA65D9"/>
    <w:rsid w:val="00CA6ADB"/>
    <w:rsid w:val="00CA6AFF"/>
    <w:rsid w:val="00CA6BBD"/>
    <w:rsid w:val="00CA6ECF"/>
    <w:rsid w:val="00CA6EDA"/>
    <w:rsid w:val="00CA6F41"/>
    <w:rsid w:val="00CA7110"/>
    <w:rsid w:val="00CA74AF"/>
    <w:rsid w:val="00CA77A8"/>
    <w:rsid w:val="00CA78E7"/>
    <w:rsid w:val="00CA7936"/>
    <w:rsid w:val="00CA7A7D"/>
    <w:rsid w:val="00CA7B40"/>
    <w:rsid w:val="00CA7DCF"/>
    <w:rsid w:val="00CA7E2C"/>
    <w:rsid w:val="00CB004D"/>
    <w:rsid w:val="00CB019E"/>
    <w:rsid w:val="00CB01F8"/>
    <w:rsid w:val="00CB022B"/>
    <w:rsid w:val="00CB09AD"/>
    <w:rsid w:val="00CB0D5D"/>
    <w:rsid w:val="00CB1099"/>
    <w:rsid w:val="00CB1220"/>
    <w:rsid w:val="00CB16FC"/>
    <w:rsid w:val="00CB177F"/>
    <w:rsid w:val="00CB1814"/>
    <w:rsid w:val="00CB1837"/>
    <w:rsid w:val="00CB183E"/>
    <w:rsid w:val="00CB1A18"/>
    <w:rsid w:val="00CB1BAF"/>
    <w:rsid w:val="00CB1BC8"/>
    <w:rsid w:val="00CB1C9B"/>
    <w:rsid w:val="00CB1D91"/>
    <w:rsid w:val="00CB1F60"/>
    <w:rsid w:val="00CB208D"/>
    <w:rsid w:val="00CB25AF"/>
    <w:rsid w:val="00CB25C3"/>
    <w:rsid w:val="00CB29B8"/>
    <w:rsid w:val="00CB2A6E"/>
    <w:rsid w:val="00CB2DA3"/>
    <w:rsid w:val="00CB2DC2"/>
    <w:rsid w:val="00CB2EF6"/>
    <w:rsid w:val="00CB3033"/>
    <w:rsid w:val="00CB3044"/>
    <w:rsid w:val="00CB31AD"/>
    <w:rsid w:val="00CB34FD"/>
    <w:rsid w:val="00CB3570"/>
    <w:rsid w:val="00CB36E9"/>
    <w:rsid w:val="00CB36FC"/>
    <w:rsid w:val="00CB3702"/>
    <w:rsid w:val="00CB3773"/>
    <w:rsid w:val="00CB3775"/>
    <w:rsid w:val="00CB39C2"/>
    <w:rsid w:val="00CB3D41"/>
    <w:rsid w:val="00CB3DF2"/>
    <w:rsid w:val="00CB3EDE"/>
    <w:rsid w:val="00CB41F1"/>
    <w:rsid w:val="00CB41FF"/>
    <w:rsid w:val="00CB429C"/>
    <w:rsid w:val="00CB42AE"/>
    <w:rsid w:val="00CB4685"/>
    <w:rsid w:val="00CB4749"/>
    <w:rsid w:val="00CB4E1C"/>
    <w:rsid w:val="00CB4E20"/>
    <w:rsid w:val="00CB53A1"/>
    <w:rsid w:val="00CB53E4"/>
    <w:rsid w:val="00CB5449"/>
    <w:rsid w:val="00CB54BE"/>
    <w:rsid w:val="00CB553F"/>
    <w:rsid w:val="00CB55D0"/>
    <w:rsid w:val="00CB564C"/>
    <w:rsid w:val="00CB5B9F"/>
    <w:rsid w:val="00CB5C32"/>
    <w:rsid w:val="00CB5CEC"/>
    <w:rsid w:val="00CB600D"/>
    <w:rsid w:val="00CB6093"/>
    <w:rsid w:val="00CB62F5"/>
    <w:rsid w:val="00CB63B0"/>
    <w:rsid w:val="00CB6783"/>
    <w:rsid w:val="00CB6A43"/>
    <w:rsid w:val="00CB6C2B"/>
    <w:rsid w:val="00CB6E5A"/>
    <w:rsid w:val="00CB6F30"/>
    <w:rsid w:val="00CB7121"/>
    <w:rsid w:val="00CB71F0"/>
    <w:rsid w:val="00CB721A"/>
    <w:rsid w:val="00CB7277"/>
    <w:rsid w:val="00CB7650"/>
    <w:rsid w:val="00CB7677"/>
    <w:rsid w:val="00CB78BC"/>
    <w:rsid w:val="00CB7B56"/>
    <w:rsid w:val="00CB7F31"/>
    <w:rsid w:val="00CB7FD3"/>
    <w:rsid w:val="00CC006E"/>
    <w:rsid w:val="00CC0444"/>
    <w:rsid w:val="00CC0AEE"/>
    <w:rsid w:val="00CC0C98"/>
    <w:rsid w:val="00CC0D7A"/>
    <w:rsid w:val="00CC0E53"/>
    <w:rsid w:val="00CC0F67"/>
    <w:rsid w:val="00CC11A6"/>
    <w:rsid w:val="00CC12C4"/>
    <w:rsid w:val="00CC1379"/>
    <w:rsid w:val="00CC1797"/>
    <w:rsid w:val="00CC17EC"/>
    <w:rsid w:val="00CC198B"/>
    <w:rsid w:val="00CC1A2C"/>
    <w:rsid w:val="00CC1D42"/>
    <w:rsid w:val="00CC1DE3"/>
    <w:rsid w:val="00CC1E68"/>
    <w:rsid w:val="00CC1F0B"/>
    <w:rsid w:val="00CC2658"/>
    <w:rsid w:val="00CC2694"/>
    <w:rsid w:val="00CC279A"/>
    <w:rsid w:val="00CC28AE"/>
    <w:rsid w:val="00CC2E85"/>
    <w:rsid w:val="00CC36A0"/>
    <w:rsid w:val="00CC36C3"/>
    <w:rsid w:val="00CC3778"/>
    <w:rsid w:val="00CC3BA9"/>
    <w:rsid w:val="00CC3E39"/>
    <w:rsid w:val="00CC3E6A"/>
    <w:rsid w:val="00CC40D4"/>
    <w:rsid w:val="00CC40EA"/>
    <w:rsid w:val="00CC4365"/>
    <w:rsid w:val="00CC4636"/>
    <w:rsid w:val="00CC4868"/>
    <w:rsid w:val="00CC4A4B"/>
    <w:rsid w:val="00CC4DF4"/>
    <w:rsid w:val="00CC4E5F"/>
    <w:rsid w:val="00CC4E9D"/>
    <w:rsid w:val="00CC53C9"/>
    <w:rsid w:val="00CC544C"/>
    <w:rsid w:val="00CC5690"/>
    <w:rsid w:val="00CC56FD"/>
    <w:rsid w:val="00CC57A1"/>
    <w:rsid w:val="00CC5CE1"/>
    <w:rsid w:val="00CC5D7C"/>
    <w:rsid w:val="00CC5F97"/>
    <w:rsid w:val="00CC6035"/>
    <w:rsid w:val="00CC6077"/>
    <w:rsid w:val="00CC62B5"/>
    <w:rsid w:val="00CC66A3"/>
    <w:rsid w:val="00CC6A17"/>
    <w:rsid w:val="00CC716E"/>
    <w:rsid w:val="00CC72E5"/>
    <w:rsid w:val="00CC7709"/>
    <w:rsid w:val="00CC7C94"/>
    <w:rsid w:val="00CC7E41"/>
    <w:rsid w:val="00CD0299"/>
    <w:rsid w:val="00CD05FE"/>
    <w:rsid w:val="00CD06B7"/>
    <w:rsid w:val="00CD07DA"/>
    <w:rsid w:val="00CD08A5"/>
    <w:rsid w:val="00CD0AD7"/>
    <w:rsid w:val="00CD0BDE"/>
    <w:rsid w:val="00CD0C24"/>
    <w:rsid w:val="00CD0CF5"/>
    <w:rsid w:val="00CD0F80"/>
    <w:rsid w:val="00CD1192"/>
    <w:rsid w:val="00CD1212"/>
    <w:rsid w:val="00CD1492"/>
    <w:rsid w:val="00CD1A82"/>
    <w:rsid w:val="00CD1A8E"/>
    <w:rsid w:val="00CD1E62"/>
    <w:rsid w:val="00CD1F31"/>
    <w:rsid w:val="00CD1F4A"/>
    <w:rsid w:val="00CD1F5C"/>
    <w:rsid w:val="00CD205D"/>
    <w:rsid w:val="00CD2080"/>
    <w:rsid w:val="00CD20A6"/>
    <w:rsid w:val="00CD20F3"/>
    <w:rsid w:val="00CD216C"/>
    <w:rsid w:val="00CD21EF"/>
    <w:rsid w:val="00CD2401"/>
    <w:rsid w:val="00CD26A1"/>
    <w:rsid w:val="00CD2778"/>
    <w:rsid w:val="00CD2876"/>
    <w:rsid w:val="00CD2BC2"/>
    <w:rsid w:val="00CD2F4E"/>
    <w:rsid w:val="00CD313A"/>
    <w:rsid w:val="00CD337A"/>
    <w:rsid w:val="00CD3B2C"/>
    <w:rsid w:val="00CD3F1B"/>
    <w:rsid w:val="00CD426F"/>
    <w:rsid w:val="00CD4684"/>
    <w:rsid w:val="00CD46B5"/>
    <w:rsid w:val="00CD486A"/>
    <w:rsid w:val="00CD4E88"/>
    <w:rsid w:val="00CD4E97"/>
    <w:rsid w:val="00CD4FD7"/>
    <w:rsid w:val="00CD51D6"/>
    <w:rsid w:val="00CD5332"/>
    <w:rsid w:val="00CD541E"/>
    <w:rsid w:val="00CD54B4"/>
    <w:rsid w:val="00CD5628"/>
    <w:rsid w:val="00CD586B"/>
    <w:rsid w:val="00CD5B0F"/>
    <w:rsid w:val="00CD5C60"/>
    <w:rsid w:val="00CD5ED0"/>
    <w:rsid w:val="00CD623D"/>
    <w:rsid w:val="00CD62F8"/>
    <w:rsid w:val="00CD6657"/>
    <w:rsid w:val="00CD69E9"/>
    <w:rsid w:val="00CD6CC8"/>
    <w:rsid w:val="00CD6E33"/>
    <w:rsid w:val="00CD6E79"/>
    <w:rsid w:val="00CD714D"/>
    <w:rsid w:val="00CD7270"/>
    <w:rsid w:val="00CD7436"/>
    <w:rsid w:val="00CD7505"/>
    <w:rsid w:val="00CD761B"/>
    <w:rsid w:val="00CD76E4"/>
    <w:rsid w:val="00CD76F2"/>
    <w:rsid w:val="00CD7777"/>
    <w:rsid w:val="00CD77DD"/>
    <w:rsid w:val="00CD7802"/>
    <w:rsid w:val="00CD787A"/>
    <w:rsid w:val="00CD7BA1"/>
    <w:rsid w:val="00CD7BCC"/>
    <w:rsid w:val="00CD7BD3"/>
    <w:rsid w:val="00CD7C3C"/>
    <w:rsid w:val="00CD7C4D"/>
    <w:rsid w:val="00CD7CA8"/>
    <w:rsid w:val="00CD7CCF"/>
    <w:rsid w:val="00CD7D84"/>
    <w:rsid w:val="00CD7E89"/>
    <w:rsid w:val="00CE00D1"/>
    <w:rsid w:val="00CE018D"/>
    <w:rsid w:val="00CE0281"/>
    <w:rsid w:val="00CE02AC"/>
    <w:rsid w:val="00CE03C9"/>
    <w:rsid w:val="00CE0BF0"/>
    <w:rsid w:val="00CE0D71"/>
    <w:rsid w:val="00CE0DFF"/>
    <w:rsid w:val="00CE105C"/>
    <w:rsid w:val="00CE1098"/>
    <w:rsid w:val="00CE11DC"/>
    <w:rsid w:val="00CE12F2"/>
    <w:rsid w:val="00CE130B"/>
    <w:rsid w:val="00CE1342"/>
    <w:rsid w:val="00CE164F"/>
    <w:rsid w:val="00CE16AE"/>
    <w:rsid w:val="00CE1B3A"/>
    <w:rsid w:val="00CE1DB1"/>
    <w:rsid w:val="00CE1E84"/>
    <w:rsid w:val="00CE225A"/>
    <w:rsid w:val="00CE2346"/>
    <w:rsid w:val="00CE25EB"/>
    <w:rsid w:val="00CE2680"/>
    <w:rsid w:val="00CE275B"/>
    <w:rsid w:val="00CE2AAC"/>
    <w:rsid w:val="00CE2AD0"/>
    <w:rsid w:val="00CE2B90"/>
    <w:rsid w:val="00CE2E57"/>
    <w:rsid w:val="00CE2EC2"/>
    <w:rsid w:val="00CE321E"/>
    <w:rsid w:val="00CE3605"/>
    <w:rsid w:val="00CE36C1"/>
    <w:rsid w:val="00CE36F2"/>
    <w:rsid w:val="00CE3743"/>
    <w:rsid w:val="00CE39A5"/>
    <w:rsid w:val="00CE39F9"/>
    <w:rsid w:val="00CE3ACF"/>
    <w:rsid w:val="00CE3D2B"/>
    <w:rsid w:val="00CE3E56"/>
    <w:rsid w:val="00CE41A6"/>
    <w:rsid w:val="00CE42C6"/>
    <w:rsid w:val="00CE4726"/>
    <w:rsid w:val="00CE4777"/>
    <w:rsid w:val="00CE49A6"/>
    <w:rsid w:val="00CE4B2B"/>
    <w:rsid w:val="00CE4DD1"/>
    <w:rsid w:val="00CE4EB7"/>
    <w:rsid w:val="00CE5041"/>
    <w:rsid w:val="00CE50F9"/>
    <w:rsid w:val="00CE53C6"/>
    <w:rsid w:val="00CE5956"/>
    <w:rsid w:val="00CE595E"/>
    <w:rsid w:val="00CE596D"/>
    <w:rsid w:val="00CE5ADD"/>
    <w:rsid w:val="00CE61A8"/>
    <w:rsid w:val="00CE6289"/>
    <w:rsid w:val="00CE638B"/>
    <w:rsid w:val="00CE6532"/>
    <w:rsid w:val="00CE65B4"/>
    <w:rsid w:val="00CE65FD"/>
    <w:rsid w:val="00CE67FC"/>
    <w:rsid w:val="00CE6877"/>
    <w:rsid w:val="00CE6A0F"/>
    <w:rsid w:val="00CE6A31"/>
    <w:rsid w:val="00CE6A3B"/>
    <w:rsid w:val="00CE6A44"/>
    <w:rsid w:val="00CE6D60"/>
    <w:rsid w:val="00CE6DBA"/>
    <w:rsid w:val="00CE71D1"/>
    <w:rsid w:val="00CE71D4"/>
    <w:rsid w:val="00CE72D7"/>
    <w:rsid w:val="00CE7309"/>
    <w:rsid w:val="00CE736A"/>
    <w:rsid w:val="00CE73B1"/>
    <w:rsid w:val="00CE7890"/>
    <w:rsid w:val="00CE78DF"/>
    <w:rsid w:val="00CE79EE"/>
    <w:rsid w:val="00CE7CC5"/>
    <w:rsid w:val="00CE7D8A"/>
    <w:rsid w:val="00CE7F50"/>
    <w:rsid w:val="00CE7FF8"/>
    <w:rsid w:val="00CF000D"/>
    <w:rsid w:val="00CF02C8"/>
    <w:rsid w:val="00CF07DF"/>
    <w:rsid w:val="00CF0A7D"/>
    <w:rsid w:val="00CF0AFF"/>
    <w:rsid w:val="00CF0CA1"/>
    <w:rsid w:val="00CF0E89"/>
    <w:rsid w:val="00CF0ECB"/>
    <w:rsid w:val="00CF11FD"/>
    <w:rsid w:val="00CF1699"/>
    <w:rsid w:val="00CF16DD"/>
    <w:rsid w:val="00CF1725"/>
    <w:rsid w:val="00CF177E"/>
    <w:rsid w:val="00CF1A0D"/>
    <w:rsid w:val="00CF1A34"/>
    <w:rsid w:val="00CF1CD0"/>
    <w:rsid w:val="00CF1D3E"/>
    <w:rsid w:val="00CF1E91"/>
    <w:rsid w:val="00CF1EC2"/>
    <w:rsid w:val="00CF1FEB"/>
    <w:rsid w:val="00CF2025"/>
    <w:rsid w:val="00CF219C"/>
    <w:rsid w:val="00CF21D3"/>
    <w:rsid w:val="00CF2387"/>
    <w:rsid w:val="00CF2A60"/>
    <w:rsid w:val="00CF2AEB"/>
    <w:rsid w:val="00CF2BC4"/>
    <w:rsid w:val="00CF3115"/>
    <w:rsid w:val="00CF3116"/>
    <w:rsid w:val="00CF3568"/>
    <w:rsid w:val="00CF35B9"/>
    <w:rsid w:val="00CF3640"/>
    <w:rsid w:val="00CF37BC"/>
    <w:rsid w:val="00CF3851"/>
    <w:rsid w:val="00CF3981"/>
    <w:rsid w:val="00CF3B45"/>
    <w:rsid w:val="00CF3F69"/>
    <w:rsid w:val="00CF3F8D"/>
    <w:rsid w:val="00CF4005"/>
    <w:rsid w:val="00CF43D3"/>
    <w:rsid w:val="00CF4404"/>
    <w:rsid w:val="00CF4508"/>
    <w:rsid w:val="00CF45E2"/>
    <w:rsid w:val="00CF4640"/>
    <w:rsid w:val="00CF479A"/>
    <w:rsid w:val="00CF47D7"/>
    <w:rsid w:val="00CF4EA9"/>
    <w:rsid w:val="00CF4FAA"/>
    <w:rsid w:val="00CF4FC4"/>
    <w:rsid w:val="00CF50F1"/>
    <w:rsid w:val="00CF5226"/>
    <w:rsid w:val="00CF528E"/>
    <w:rsid w:val="00CF57CD"/>
    <w:rsid w:val="00CF58DD"/>
    <w:rsid w:val="00CF58F1"/>
    <w:rsid w:val="00CF5922"/>
    <w:rsid w:val="00CF5AC5"/>
    <w:rsid w:val="00CF5B6D"/>
    <w:rsid w:val="00CF5D6F"/>
    <w:rsid w:val="00CF5D90"/>
    <w:rsid w:val="00CF60E9"/>
    <w:rsid w:val="00CF638B"/>
    <w:rsid w:val="00CF6B37"/>
    <w:rsid w:val="00CF6C11"/>
    <w:rsid w:val="00CF6C44"/>
    <w:rsid w:val="00CF702E"/>
    <w:rsid w:val="00CF7088"/>
    <w:rsid w:val="00CF70F0"/>
    <w:rsid w:val="00CF7113"/>
    <w:rsid w:val="00CF72D8"/>
    <w:rsid w:val="00CF72E3"/>
    <w:rsid w:val="00CF7354"/>
    <w:rsid w:val="00CF7363"/>
    <w:rsid w:val="00CF766C"/>
    <w:rsid w:val="00CF77B7"/>
    <w:rsid w:val="00CF7826"/>
    <w:rsid w:val="00CF784E"/>
    <w:rsid w:val="00CF7B11"/>
    <w:rsid w:val="00CF7C20"/>
    <w:rsid w:val="00CF7CA7"/>
    <w:rsid w:val="00CF7E37"/>
    <w:rsid w:val="00CF7E66"/>
    <w:rsid w:val="00D0003D"/>
    <w:rsid w:val="00D002E2"/>
    <w:rsid w:val="00D00365"/>
    <w:rsid w:val="00D004DD"/>
    <w:rsid w:val="00D00612"/>
    <w:rsid w:val="00D00692"/>
    <w:rsid w:val="00D00953"/>
    <w:rsid w:val="00D009DB"/>
    <w:rsid w:val="00D00D33"/>
    <w:rsid w:val="00D00EDF"/>
    <w:rsid w:val="00D00FF7"/>
    <w:rsid w:val="00D01060"/>
    <w:rsid w:val="00D01188"/>
    <w:rsid w:val="00D011AD"/>
    <w:rsid w:val="00D011E6"/>
    <w:rsid w:val="00D013F2"/>
    <w:rsid w:val="00D0164D"/>
    <w:rsid w:val="00D0179D"/>
    <w:rsid w:val="00D01A29"/>
    <w:rsid w:val="00D01A3B"/>
    <w:rsid w:val="00D01B3D"/>
    <w:rsid w:val="00D01CFF"/>
    <w:rsid w:val="00D01D74"/>
    <w:rsid w:val="00D01EBA"/>
    <w:rsid w:val="00D01F96"/>
    <w:rsid w:val="00D02041"/>
    <w:rsid w:val="00D0206F"/>
    <w:rsid w:val="00D02219"/>
    <w:rsid w:val="00D0261A"/>
    <w:rsid w:val="00D026C4"/>
    <w:rsid w:val="00D02955"/>
    <w:rsid w:val="00D02959"/>
    <w:rsid w:val="00D02A50"/>
    <w:rsid w:val="00D02B5C"/>
    <w:rsid w:val="00D02BAC"/>
    <w:rsid w:val="00D02CE7"/>
    <w:rsid w:val="00D0302E"/>
    <w:rsid w:val="00D03090"/>
    <w:rsid w:val="00D031B4"/>
    <w:rsid w:val="00D031D4"/>
    <w:rsid w:val="00D0325E"/>
    <w:rsid w:val="00D03481"/>
    <w:rsid w:val="00D03570"/>
    <w:rsid w:val="00D03661"/>
    <w:rsid w:val="00D0385A"/>
    <w:rsid w:val="00D03B6A"/>
    <w:rsid w:val="00D03B6C"/>
    <w:rsid w:val="00D03C15"/>
    <w:rsid w:val="00D03C5E"/>
    <w:rsid w:val="00D03DD3"/>
    <w:rsid w:val="00D03FD9"/>
    <w:rsid w:val="00D04105"/>
    <w:rsid w:val="00D04223"/>
    <w:rsid w:val="00D04306"/>
    <w:rsid w:val="00D04803"/>
    <w:rsid w:val="00D04966"/>
    <w:rsid w:val="00D04AEA"/>
    <w:rsid w:val="00D04AFE"/>
    <w:rsid w:val="00D04CC3"/>
    <w:rsid w:val="00D04D0B"/>
    <w:rsid w:val="00D04DF6"/>
    <w:rsid w:val="00D04EE9"/>
    <w:rsid w:val="00D05009"/>
    <w:rsid w:val="00D0520E"/>
    <w:rsid w:val="00D056D4"/>
    <w:rsid w:val="00D05A00"/>
    <w:rsid w:val="00D061F8"/>
    <w:rsid w:val="00D06262"/>
    <w:rsid w:val="00D06599"/>
    <w:rsid w:val="00D0666A"/>
    <w:rsid w:val="00D06739"/>
    <w:rsid w:val="00D06A31"/>
    <w:rsid w:val="00D06ACA"/>
    <w:rsid w:val="00D07317"/>
    <w:rsid w:val="00D07CFE"/>
    <w:rsid w:val="00D07EBE"/>
    <w:rsid w:val="00D10232"/>
    <w:rsid w:val="00D10257"/>
    <w:rsid w:val="00D1044E"/>
    <w:rsid w:val="00D10715"/>
    <w:rsid w:val="00D10856"/>
    <w:rsid w:val="00D10B3B"/>
    <w:rsid w:val="00D10C87"/>
    <w:rsid w:val="00D10D70"/>
    <w:rsid w:val="00D11072"/>
    <w:rsid w:val="00D11499"/>
    <w:rsid w:val="00D11534"/>
    <w:rsid w:val="00D117CB"/>
    <w:rsid w:val="00D117EB"/>
    <w:rsid w:val="00D118E3"/>
    <w:rsid w:val="00D11A47"/>
    <w:rsid w:val="00D1201A"/>
    <w:rsid w:val="00D120D8"/>
    <w:rsid w:val="00D12153"/>
    <w:rsid w:val="00D123A7"/>
    <w:rsid w:val="00D1251C"/>
    <w:rsid w:val="00D125EA"/>
    <w:rsid w:val="00D1260E"/>
    <w:rsid w:val="00D128C2"/>
    <w:rsid w:val="00D128FD"/>
    <w:rsid w:val="00D12C09"/>
    <w:rsid w:val="00D12CAE"/>
    <w:rsid w:val="00D12D13"/>
    <w:rsid w:val="00D12F17"/>
    <w:rsid w:val="00D12F94"/>
    <w:rsid w:val="00D132C7"/>
    <w:rsid w:val="00D133F8"/>
    <w:rsid w:val="00D13447"/>
    <w:rsid w:val="00D13D11"/>
    <w:rsid w:val="00D13FDE"/>
    <w:rsid w:val="00D1409B"/>
    <w:rsid w:val="00D14455"/>
    <w:rsid w:val="00D14485"/>
    <w:rsid w:val="00D14524"/>
    <w:rsid w:val="00D1476B"/>
    <w:rsid w:val="00D14792"/>
    <w:rsid w:val="00D14997"/>
    <w:rsid w:val="00D14C7C"/>
    <w:rsid w:val="00D14CE5"/>
    <w:rsid w:val="00D14D4A"/>
    <w:rsid w:val="00D14D6C"/>
    <w:rsid w:val="00D14F2E"/>
    <w:rsid w:val="00D15080"/>
    <w:rsid w:val="00D15156"/>
    <w:rsid w:val="00D15224"/>
    <w:rsid w:val="00D152A9"/>
    <w:rsid w:val="00D15461"/>
    <w:rsid w:val="00D155DE"/>
    <w:rsid w:val="00D15D65"/>
    <w:rsid w:val="00D15DB5"/>
    <w:rsid w:val="00D15F42"/>
    <w:rsid w:val="00D15F4B"/>
    <w:rsid w:val="00D164A8"/>
    <w:rsid w:val="00D168D6"/>
    <w:rsid w:val="00D16948"/>
    <w:rsid w:val="00D169B2"/>
    <w:rsid w:val="00D16A1B"/>
    <w:rsid w:val="00D16F22"/>
    <w:rsid w:val="00D17070"/>
    <w:rsid w:val="00D170B5"/>
    <w:rsid w:val="00D17291"/>
    <w:rsid w:val="00D1746F"/>
    <w:rsid w:val="00D17474"/>
    <w:rsid w:val="00D174CA"/>
    <w:rsid w:val="00D17555"/>
    <w:rsid w:val="00D177C0"/>
    <w:rsid w:val="00D17A01"/>
    <w:rsid w:val="00D17BD1"/>
    <w:rsid w:val="00D17E50"/>
    <w:rsid w:val="00D17FC0"/>
    <w:rsid w:val="00D2046B"/>
    <w:rsid w:val="00D205CB"/>
    <w:rsid w:val="00D20B5D"/>
    <w:rsid w:val="00D20C9A"/>
    <w:rsid w:val="00D20CB3"/>
    <w:rsid w:val="00D20E04"/>
    <w:rsid w:val="00D20E38"/>
    <w:rsid w:val="00D20E4B"/>
    <w:rsid w:val="00D20ECF"/>
    <w:rsid w:val="00D211B7"/>
    <w:rsid w:val="00D214C3"/>
    <w:rsid w:val="00D21670"/>
    <w:rsid w:val="00D21707"/>
    <w:rsid w:val="00D2187F"/>
    <w:rsid w:val="00D21A47"/>
    <w:rsid w:val="00D21B34"/>
    <w:rsid w:val="00D21DEF"/>
    <w:rsid w:val="00D22081"/>
    <w:rsid w:val="00D2209A"/>
    <w:rsid w:val="00D2237F"/>
    <w:rsid w:val="00D225EB"/>
    <w:rsid w:val="00D226FE"/>
    <w:rsid w:val="00D227C9"/>
    <w:rsid w:val="00D229E4"/>
    <w:rsid w:val="00D22AF6"/>
    <w:rsid w:val="00D23014"/>
    <w:rsid w:val="00D230A7"/>
    <w:rsid w:val="00D231DB"/>
    <w:rsid w:val="00D23237"/>
    <w:rsid w:val="00D23296"/>
    <w:rsid w:val="00D235BD"/>
    <w:rsid w:val="00D235F1"/>
    <w:rsid w:val="00D236AB"/>
    <w:rsid w:val="00D238F3"/>
    <w:rsid w:val="00D23912"/>
    <w:rsid w:val="00D23A4D"/>
    <w:rsid w:val="00D23BF3"/>
    <w:rsid w:val="00D23D08"/>
    <w:rsid w:val="00D23D58"/>
    <w:rsid w:val="00D240D3"/>
    <w:rsid w:val="00D2417C"/>
    <w:rsid w:val="00D24461"/>
    <w:rsid w:val="00D244CE"/>
    <w:rsid w:val="00D245F0"/>
    <w:rsid w:val="00D2480E"/>
    <w:rsid w:val="00D24828"/>
    <w:rsid w:val="00D24946"/>
    <w:rsid w:val="00D24CD7"/>
    <w:rsid w:val="00D24D84"/>
    <w:rsid w:val="00D24EE1"/>
    <w:rsid w:val="00D2502C"/>
    <w:rsid w:val="00D252F6"/>
    <w:rsid w:val="00D25870"/>
    <w:rsid w:val="00D258F8"/>
    <w:rsid w:val="00D25EC8"/>
    <w:rsid w:val="00D26063"/>
    <w:rsid w:val="00D2607D"/>
    <w:rsid w:val="00D260DB"/>
    <w:rsid w:val="00D260E3"/>
    <w:rsid w:val="00D262BA"/>
    <w:rsid w:val="00D26461"/>
    <w:rsid w:val="00D264DD"/>
    <w:rsid w:val="00D266AF"/>
    <w:rsid w:val="00D26891"/>
    <w:rsid w:val="00D2690F"/>
    <w:rsid w:val="00D26AD3"/>
    <w:rsid w:val="00D26CE2"/>
    <w:rsid w:val="00D26D22"/>
    <w:rsid w:val="00D26E36"/>
    <w:rsid w:val="00D271A7"/>
    <w:rsid w:val="00D271C6"/>
    <w:rsid w:val="00D271DC"/>
    <w:rsid w:val="00D275CA"/>
    <w:rsid w:val="00D278D1"/>
    <w:rsid w:val="00D2794E"/>
    <w:rsid w:val="00D27A8F"/>
    <w:rsid w:val="00D27C3B"/>
    <w:rsid w:val="00D27E49"/>
    <w:rsid w:val="00D27FBF"/>
    <w:rsid w:val="00D301A8"/>
    <w:rsid w:val="00D301DE"/>
    <w:rsid w:val="00D30502"/>
    <w:rsid w:val="00D30603"/>
    <w:rsid w:val="00D30B3C"/>
    <w:rsid w:val="00D30C11"/>
    <w:rsid w:val="00D30C5F"/>
    <w:rsid w:val="00D30E00"/>
    <w:rsid w:val="00D30ECC"/>
    <w:rsid w:val="00D3116D"/>
    <w:rsid w:val="00D311BB"/>
    <w:rsid w:val="00D31305"/>
    <w:rsid w:val="00D313D8"/>
    <w:rsid w:val="00D31464"/>
    <w:rsid w:val="00D317A3"/>
    <w:rsid w:val="00D317D0"/>
    <w:rsid w:val="00D31A66"/>
    <w:rsid w:val="00D31ADF"/>
    <w:rsid w:val="00D31BCF"/>
    <w:rsid w:val="00D31CDA"/>
    <w:rsid w:val="00D31D5E"/>
    <w:rsid w:val="00D320DB"/>
    <w:rsid w:val="00D32152"/>
    <w:rsid w:val="00D324E2"/>
    <w:rsid w:val="00D32B22"/>
    <w:rsid w:val="00D32BDA"/>
    <w:rsid w:val="00D32C8F"/>
    <w:rsid w:val="00D32EB1"/>
    <w:rsid w:val="00D33176"/>
    <w:rsid w:val="00D332B7"/>
    <w:rsid w:val="00D33300"/>
    <w:rsid w:val="00D333A8"/>
    <w:rsid w:val="00D3349E"/>
    <w:rsid w:val="00D334D6"/>
    <w:rsid w:val="00D335A8"/>
    <w:rsid w:val="00D33791"/>
    <w:rsid w:val="00D337DF"/>
    <w:rsid w:val="00D33879"/>
    <w:rsid w:val="00D339C7"/>
    <w:rsid w:val="00D33A07"/>
    <w:rsid w:val="00D33AD3"/>
    <w:rsid w:val="00D33B27"/>
    <w:rsid w:val="00D33BF6"/>
    <w:rsid w:val="00D33C6A"/>
    <w:rsid w:val="00D33C86"/>
    <w:rsid w:val="00D33FE2"/>
    <w:rsid w:val="00D340CC"/>
    <w:rsid w:val="00D3440A"/>
    <w:rsid w:val="00D34D27"/>
    <w:rsid w:val="00D35050"/>
    <w:rsid w:val="00D35336"/>
    <w:rsid w:val="00D353E5"/>
    <w:rsid w:val="00D354A1"/>
    <w:rsid w:val="00D35711"/>
    <w:rsid w:val="00D35724"/>
    <w:rsid w:val="00D359D5"/>
    <w:rsid w:val="00D35C36"/>
    <w:rsid w:val="00D35E12"/>
    <w:rsid w:val="00D35E37"/>
    <w:rsid w:val="00D35F08"/>
    <w:rsid w:val="00D36139"/>
    <w:rsid w:val="00D361F1"/>
    <w:rsid w:val="00D366CE"/>
    <w:rsid w:val="00D36732"/>
    <w:rsid w:val="00D3688E"/>
    <w:rsid w:val="00D369D8"/>
    <w:rsid w:val="00D36A69"/>
    <w:rsid w:val="00D36B22"/>
    <w:rsid w:val="00D36C6D"/>
    <w:rsid w:val="00D36D73"/>
    <w:rsid w:val="00D36E41"/>
    <w:rsid w:val="00D37002"/>
    <w:rsid w:val="00D37238"/>
    <w:rsid w:val="00D37239"/>
    <w:rsid w:val="00D373B2"/>
    <w:rsid w:val="00D37407"/>
    <w:rsid w:val="00D3748A"/>
    <w:rsid w:val="00D37510"/>
    <w:rsid w:val="00D37516"/>
    <w:rsid w:val="00D37681"/>
    <w:rsid w:val="00D376CB"/>
    <w:rsid w:val="00D37C67"/>
    <w:rsid w:val="00D37EB2"/>
    <w:rsid w:val="00D401ED"/>
    <w:rsid w:val="00D4046E"/>
    <w:rsid w:val="00D404D8"/>
    <w:rsid w:val="00D40622"/>
    <w:rsid w:val="00D4066F"/>
    <w:rsid w:val="00D4073F"/>
    <w:rsid w:val="00D408D7"/>
    <w:rsid w:val="00D409FC"/>
    <w:rsid w:val="00D40ACE"/>
    <w:rsid w:val="00D40CA3"/>
    <w:rsid w:val="00D40F60"/>
    <w:rsid w:val="00D4111E"/>
    <w:rsid w:val="00D41957"/>
    <w:rsid w:val="00D41A46"/>
    <w:rsid w:val="00D41AA5"/>
    <w:rsid w:val="00D41DEB"/>
    <w:rsid w:val="00D42202"/>
    <w:rsid w:val="00D42350"/>
    <w:rsid w:val="00D425DB"/>
    <w:rsid w:val="00D42801"/>
    <w:rsid w:val="00D428B0"/>
    <w:rsid w:val="00D42D5E"/>
    <w:rsid w:val="00D42DA0"/>
    <w:rsid w:val="00D42ED3"/>
    <w:rsid w:val="00D42F13"/>
    <w:rsid w:val="00D4331B"/>
    <w:rsid w:val="00D438F4"/>
    <w:rsid w:val="00D43BB2"/>
    <w:rsid w:val="00D43C39"/>
    <w:rsid w:val="00D43D8D"/>
    <w:rsid w:val="00D43F14"/>
    <w:rsid w:val="00D444A7"/>
    <w:rsid w:val="00D4482C"/>
    <w:rsid w:val="00D44B86"/>
    <w:rsid w:val="00D44EDF"/>
    <w:rsid w:val="00D454D1"/>
    <w:rsid w:val="00D45576"/>
    <w:rsid w:val="00D45609"/>
    <w:rsid w:val="00D45815"/>
    <w:rsid w:val="00D4587C"/>
    <w:rsid w:val="00D458E3"/>
    <w:rsid w:val="00D458EC"/>
    <w:rsid w:val="00D459C0"/>
    <w:rsid w:val="00D45AFA"/>
    <w:rsid w:val="00D45F17"/>
    <w:rsid w:val="00D460F0"/>
    <w:rsid w:val="00D4613E"/>
    <w:rsid w:val="00D463D4"/>
    <w:rsid w:val="00D46434"/>
    <w:rsid w:val="00D46664"/>
    <w:rsid w:val="00D46989"/>
    <w:rsid w:val="00D46ABA"/>
    <w:rsid w:val="00D46B2D"/>
    <w:rsid w:val="00D46E23"/>
    <w:rsid w:val="00D46FB7"/>
    <w:rsid w:val="00D4700F"/>
    <w:rsid w:val="00D47074"/>
    <w:rsid w:val="00D470B7"/>
    <w:rsid w:val="00D47376"/>
    <w:rsid w:val="00D474B9"/>
    <w:rsid w:val="00D47855"/>
    <w:rsid w:val="00D47984"/>
    <w:rsid w:val="00D47A7E"/>
    <w:rsid w:val="00D47AB1"/>
    <w:rsid w:val="00D47AD9"/>
    <w:rsid w:val="00D47B5C"/>
    <w:rsid w:val="00D50070"/>
    <w:rsid w:val="00D503E5"/>
    <w:rsid w:val="00D50642"/>
    <w:rsid w:val="00D50B23"/>
    <w:rsid w:val="00D50B79"/>
    <w:rsid w:val="00D50CC4"/>
    <w:rsid w:val="00D5112F"/>
    <w:rsid w:val="00D513A4"/>
    <w:rsid w:val="00D51435"/>
    <w:rsid w:val="00D51542"/>
    <w:rsid w:val="00D515CF"/>
    <w:rsid w:val="00D51635"/>
    <w:rsid w:val="00D51A01"/>
    <w:rsid w:val="00D51A3F"/>
    <w:rsid w:val="00D51A64"/>
    <w:rsid w:val="00D51BD0"/>
    <w:rsid w:val="00D51C67"/>
    <w:rsid w:val="00D51CF7"/>
    <w:rsid w:val="00D52A62"/>
    <w:rsid w:val="00D52B43"/>
    <w:rsid w:val="00D52C0A"/>
    <w:rsid w:val="00D52D80"/>
    <w:rsid w:val="00D53140"/>
    <w:rsid w:val="00D53218"/>
    <w:rsid w:val="00D532D1"/>
    <w:rsid w:val="00D533EC"/>
    <w:rsid w:val="00D535CF"/>
    <w:rsid w:val="00D53913"/>
    <w:rsid w:val="00D539E8"/>
    <w:rsid w:val="00D5455A"/>
    <w:rsid w:val="00D547E4"/>
    <w:rsid w:val="00D54B6A"/>
    <w:rsid w:val="00D54D78"/>
    <w:rsid w:val="00D54D9E"/>
    <w:rsid w:val="00D55158"/>
    <w:rsid w:val="00D551CA"/>
    <w:rsid w:val="00D5522A"/>
    <w:rsid w:val="00D55305"/>
    <w:rsid w:val="00D5558F"/>
    <w:rsid w:val="00D556C3"/>
    <w:rsid w:val="00D55700"/>
    <w:rsid w:val="00D55899"/>
    <w:rsid w:val="00D55A29"/>
    <w:rsid w:val="00D55A45"/>
    <w:rsid w:val="00D55BFB"/>
    <w:rsid w:val="00D55E21"/>
    <w:rsid w:val="00D55EC4"/>
    <w:rsid w:val="00D561FC"/>
    <w:rsid w:val="00D5630F"/>
    <w:rsid w:val="00D5634E"/>
    <w:rsid w:val="00D56490"/>
    <w:rsid w:val="00D56A35"/>
    <w:rsid w:val="00D56B5E"/>
    <w:rsid w:val="00D56F5E"/>
    <w:rsid w:val="00D57794"/>
    <w:rsid w:val="00D57796"/>
    <w:rsid w:val="00D57903"/>
    <w:rsid w:val="00D579FA"/>
    <w:rsid w:val="00D57A5D"/>
    <w:rsid w:val="00D57B1D"/>
    <w:rsid w:val="00D57D2C"/>
    <w:rsid w:val="00D601A5"/>
    <w:rsid w:val="00D6040F"/>
    <w:rsid w:val="00D608D3"/>
    <w:rsid w:val="00D60937"/>
    <w:rsid w:val="00D609FB"/>
    <w:rsid w:val="00D60A76"/>
    <w:rsid w:val="00D60A93"/>
    <w:rsid w:val="00D60CFF"/>
    <w:rsid w:val="00D60EDB"/>
    <w:rsid w:val="00D60F80"/>
    <w:rsid w:val="00D61443"/>
    <w:rsid w:val="00D61547"/>
    <w:rsid w:val="00D6156B"/>
    <w:rsid w:val="00D618DB"/>
    <w:rsid w:val="00D618E0"/>
    <w:rsid w:val="00D618EE"/>
    <w:rsid w:val="00D61B5B"/>
    <w:rsid w:val="00D61CF0"/>
    <w:rsid w:val="00D61D54"/>
    <w:rsid w:val="00D61E3C"/>
    <w:rsid w:val="00D6226C"/>
    <w:rsid w:val="00D62402"/>
    <w:rsid w:val="00D6248D"/>
    <w:rsid w:val="00D62547"/>
    <w:rsid w:val="00D625BC"/>
    <w:rsid w:val="00D625CA"/>
    <w:rsid w:val="00D6278F"/>
    <w:rsid w:val="00D62865"/>
    <w:rsid w:val="00D628DE"/>
    <w:rsid w:val="00D62C08"/>
    <w:rsid w:val="00D62CCE"/>
    <w:rsid w:val="00D62E90"/>
    <w:rsid w:val="00D630DD"/>
    <w:rsid w:val="00D6330C"/>
    <w:rsid w:val="00D63591"/>
    <w:rsid w:val="00D637C6"/>
    <w:rsid w:val="00D63967"/>
    <w:rsid w:val="00D639A0"/>
    <w:rsid w:val="00D63CE0"/>
    <w:rsid w:val="00D63D38"/>
    <w:rsid w:val="00D63EAA"/>
    <w:rsid w:val="00D63ED6"/>
    <w:rsid w:val="00D63FB2"/>
    <w:rsid w:val="00D64120"/>
    <w:rsid w:val="00D64197"/>
    <w:rsid w:val="00D641D4"/>
    <w:rsid w:val="00D644F9"/>
    <w:rsid w:val="00D6450A"/>
    <w:rsid w:val="00D64660"/>
    <w:rsid w:val="00D64819"/>
    <w:rsid w:val="00D6483F"/>
    <w:rsid w:val="00D64854"/>
    <w:rsid w:val="00D648DC"/>
    <w:rsid w:val="00D64940"/>
    <w:rsid w:val="00D64952"/>
    <w:rsid w:val="00D64A04"/>
    <w:rsid w:val="00D64C52"/>
    <w:rsid w:val="00D64CD7"/>
    <w:rsid w:val="00D64DAE"/>
    <w:rsid w:val="00D6541C"/>
    <w:rsid w:val="00D6552B"/>
    <w:rsid w:val="00D6555E"/>
    <w:rsid w:val="00D657D4"/>
    <w:rsid w:val="00D65933"/>
    <w:rsid w:val="00D65994"/>
    <w:rsid w:val="00D65A51"/>
    <w:rsid w:val="00D65A59"/>
    <w:rsid w:val="00D65A70"/>
    <w:rsid w:val="00D6605C"/>
    <w:rsid w:val="00D66283"/>
    <w:rsid w:val="00D6659E"/>
    <w:rsid w:val="00D665FF"/>
    <w:rsid w:val="00D66B3C"/>
    <w:rsid w:val="00D66E44"/>
    <w:rsid w:val="00D671AF"/>
    <w:rsid w:val="00D674DC"/>
    <w:rsid w:val="00D674DD"/>
    <w:rsid w:val="00D67852"/>
    <w:rsid w:val="00D6787A"/>
    <w:rsid w:val="00D6790F"/>
    <w:rsid w:val="00D67B59"/>
    <w:rsid w:val="00D67DDE"/>
    <w:rsid w:val="00D67F58"/>
    <w:rsid w:val="00D70019"/>
    <w:rsid w:val="00D70170"/>
    <w:rsid w:val="00D70390"/>
    <w:rsid w:val="00D707AD"/>
    <w:rsid w:val="00D707E5"/>
    <w:rsid w:val="00D70C78"/>
    <w:rsid w:val="00D70DBD"/>
    <w:rsid w:val="00D70E1A"/>
    <w:rsid w:val="00D70E90"/>
    <w:rsid w:val="00D70FC8"/>
    <w:rsid w:val="00D71121"/>
    <w:rsid w:val="00D7125F"/>
    <w:rsid w:val="00D71276"/>
    <w:rsid w:val="00D7127E"/>
    <w:rsid w:val="00D712A3"/>
    <w:rsid w:val="00D7133A"/>
    <w:rsid w:val="00D71454"/>
    <w:rsid w:val="00D7157B"/>
    <w:rsid w:val="00D71764"/>
    <w:rsid w:val="00D71823"/>
    <w:rsid w:val="00D71A2C"/>
    <w:rsid w:val="00D71C82"/>
    <w:rsid w:val="00D71E42"/>
    <w:rsid w:val="00D71EA8"/>
    <w:rsid w:val="00D71F45"/>
    <w:rsid w:val="00D71F5E"/>
    <w:rsid w:val="00D720AF"/>
    <w:rsid w:val="00D72374"/>
    <w:rsid w:val="00D7259F"/>
    <w:rsid w:val="00D72796"/>
    <w:rsid w:val="00D7283F"/>
    <w:rsid w:val="00D7285C"/>
    <w:rsid w:val="00D72862"/>
    <w:rsid w:val="00D7299D"/>
    <w:rsid w:val="00D72B59"/>
    <w:rsid w:val="00D72CAD"/>
    <w:rsid w:val="00D72CB4"/>
    <w:rsid w:val="00D72EE9"/>
    <w:rsid w:val="00D72F64"/>
    <w:rsid w:val="00D73154"/>
    <w:rsid w:val="00D7328D"/>
    <w:rsid w:val="00D73641"/>
    <w:rsid w:val="00D7375B"/>
    <w:rsid w:val="00D73C05"/>
    <w:rsid w:val="00D73FB9"/>
    <w:rsid w:val="00D740B0"/>
    <w:rsid w:val="00D743D2"/>
    <w:rsid w:val="00D745A0"/>
    <w:rsid w:val="00D7494C"/>
    <w:rsid w:val="00D74A22"/>
    <w:rsid w:val="00D74BF3"/>
    <w:rsid w:val="00D74FE0"/>
    <w:rsid w:val="00D75041"/>
    <w:rsid w:val="00D75072"/>
    <w:rsid w:val="00D75254"/>
    <w:rsid w:val="00D75255"/>
    <w:rsid w:val="00D7539F"/>
    <w:rsid w:val="00D75807"/>
    <w:rsid w:val="00D759DE"/>
    <w:rsid w:val="00D75A14"/>
    <w:rsid w:val="00D75CD3"/>
    <w:rsid w:val="00D75D61"/>
    <w:rsid w:val="00D75DEC"/>
    <w:rsid w:val="00D75F3F"/>
    <w:rsid w:val="00D76039"/>
    <w:rsid w:val="00D761FC"/>
    <w:rsid w:val="00D763D6"/>
    <w:rsid w:val="00D76895"/>
    <w:rsid w:val="00D76977"/>
    <w:rsid w:val="00D76B59"/>
    <w:rsid w:val="00D76FC4"/>
    <w:rsid w:val="00D76FF2"/>
    <w:rsid w:val="00D771C6"/>
    <w:rsid w:val="00D77406"/>
    <w:rsid w:val="00D77444"/>
    <w:rsid w:val="00D774D2"/>
    <w:rsid w:val="00D77701"/>
    <w:rsid w:val="00D7771F"/>
    <w:rsid w:val="00D77944"/>
    <w:rsid w:val="00D77B5E"/>
    <w:rsid w:val="00D77D2B"/>
    <w:rsid w:val="00D80066"/>
    <w:rsid w:val="00D80194"/>
    <w:rsid w:val="00D80980"/>
    <w:rsid w:val="00D80A96"/>
    <w:rsid w:val="00D80E14"/>
    <w:rsid w:val="00D811C4"/>
    <w:rsid w:val="00D81358"/>
    <w:rsid w:val="00D81934"/>
    <w:rsid w:val="00D81986"/>
    <w:rsid w:val="00D81D78"/>
    <w:rsid w:val="00D81D87"/>
    <w:rsid w:val="00D81EE1"/>
    <w:rsid w:val="00D81FF8"/>
    <w:rsid w:val="00D82612"/>
    <w:rsid w:val="00D827FA"/>
    <w:rsid w:val="00D82D62"/>
    <w:rsid w:val="00D82D7A"/>
    <w:rsid w:val="00D8321F"/>
    <w:rsid w:val="00D832B1"/>
    <w:rsid w:val="00D832C1"/>
    <w:rsid w:val="00D83315"/>
    <w:rsid w:val="00D833D1"/>
    <w:rsid w:val="00D8371D"/>
    <w:rsid w:val="00D838ED"/>
    <w:rsid w:val="00D839E9"/>
    <w:rsid w:val="00D83A15"/>
    <w:rsid w:val="00D83B1B"/>
    <w:rsid w:val="00D83B20"/>
    <w:rsid w:val="00D83C30"/>
    <w:rsid w:val="00D83F52"/>
    <w:rsid w:val="00D83FC1"/>
    <w:rsid w:val="00D84167"/>
    <w:rsid w:val="00D84172"/>
    <w:rsid w:val="00D842D6"/>
    <w:rsid w:val="00D842FF"/>
    <w:rsid w:val="00D8444B"/>
    <w:rsid w:val="00D84674"/>
    <w:rsid w:val="00D846FF"/>
    <w:rsid w:val="00D847B5"/>
    <w:rsid w:val="00D85224"/>
    <w:rsid w:val="00D8531A"/>
    <w:rsid w:val="00D856A9"/>
    <w:rsid w:val="00D8582C"/>
    <w:rsid w:val="00D858A2"/>
    <w:rsid w:val="00D85CBB"/>
    <w:rsid w:val="00D85D1D"/>
    <w:rsid w:val="00D85E99"/>
    <w:rsid w:val="00D85F13"/>
    <w:rsid w:val="00D85FAC"/>
    <w:rsid w:val="00D86380"/>
    <w:rsid w:val="00D86509"/>
    <w:rsid w:val="00D86806"/>
    <w:rsid w:val="00D86C90"/>
    <w:rsid w:val="00D86CA1"/>
    <w:rsid w:val="00D86D5C"/>
    <w:rsid w:val="00D86DA0"/>
    <w:rsid w:val="00D870BB"/>
    <w:rsid w:val="00D8733D"/>
    <w:rsid w:val="00D873D6"/>
    <w:rsid w:val="00D8744A"/>
    <w:rsid w:val="00D87479"/>
    <w:rsid w:val="00D87519"/>
    <w:rsid w:val="00D87864"/>
    <w:rsid w:val="00D8795D"/>
    <w:rsid w:val="00D87CC2"/>
    <w:rsid w:val="00D87D19"/>
    <w:rsid w:val="00D87D82"/>
    <w:rsid w:val="00D87E2D"/>
    <w:rsid w:val="00D90475"/>
    <w:rsid w:val="00D904F5"/>
    <w:rsid w:val="00D90558"/>
    <w:rsid w:val="00D905AB"/>
    <w:rsid w:val="00D90687"/>
    <w:rsid w:val="00D90771"/>
    <w:rsid w:val="00D907A5"/>
    <w:rsid w:val="00D9094F"/>
    <w:rsid w:val="00D90A86"/>
    <w:rsid w:val="00D90B28"/>
    <w:rsid w:val="00D90EA8"/>
    <w:rsid w:val="00D91079"/>
    <w:rsid w:val="00D910FD"/>
    <w:rsid w:val="00D91228"/>
    <w:rsid w:val="00D9139B"/>
    <w:rsid w:val="00D913ED"/>
    <w:rsid w:val="00D91578"/>
    <w:rsid w:val="00D91845"/>
    <w:rsid w:val="00D91AAF"/>
    <w:rsid w:val="00D91B27"/>
    <w:rsid w:val="00D91F92"/>
    <w:rsid w:val="00D92051"/>
    <w:rsid w:val="00D921CC"/>
    <w:rsid w:val="00D92312"/>
    <w:rsid w:val="00D9273E"/>
    <w:rsid w:val="00D929A5"/>
    <w:rsid w:val="00D92B13"/>
    <w:rsid w:val="00D92D4C"/>
    <w:rsid w:val="00D92DC1"/>
    <w:rsid w:val="00D92E40"/>
    <w:rsid w:val="00D92E9B"/>
    <w:rsid w:val="00D931AE"/>
    <w:rsid w:val="00D93375"/>
    <w:rsid w:val="00D93514"/>
    <w:rsid w:val="00D93B12"/>
    <w:rsid w:val="00D93DC6"/>
    <w:rsid w:val="00D93E37"/>
    <w:rsid w:val="00D93EC4"/>
    <w:rsid w:val="00D94088"/>
    <w:rsid w:val="00D94361"/>
    <w:rsid w:val="00D943DE"/>
    <w:rsid w:val="00D94B4D"/>
    <w:rsid w:val="00D9525A"/>
    <w:rsid w:val="00D954C5"/>
    <w:rsid w:val="00D95593"/>
    <w:rsid w:val="00D95841"/>
    <w:rsid w:val="00D95C2B"/>
    <w:rsid w:val="00D95CE6"/>
    <w:rsid w:val="00D95D87"/>
    <w:rsid w:val="00D95FFE"/>
    <w:rsid w:val="00D96317"/>
    <w:rsid w:val="00D96475"/>
    <w:rsid w:val="00D965E0"/>
    <w:rsid w:val="00D96668"/>
    <w:rsid w:val="00D9666D"/>
    <w:rsid w:val="00D967AB"/>
    <w:rsid w:val="00D969E8"/>
    <w:rsid w:val="00D97066"/>
    <w:rsid w:val="00D97090"/>
    <w:rsid w:val="00D9714D"/>
    <w:rsid w:val="00D9789A"/>
    <w:rsid w:val="00D97958"/>
    <w:rsid w:val="00D97977"/>
    <w:rsid w:val="00DA017D"/>
    <w:rsid w:val="00DA06B2"/>
    <w:rsid w:val="00DA0754"/>
    <w:rsid w:val="00DA0808"/>
    <w:rsid w:val="00DA09D5"/>
    <w:rsid w:val="00DA0B92"/>
    <w:rsid w:val="00DA0C6D"/>
    <w:rsid w:val="00DA0E8D"/>
    <w:rsid w:val="00DA0E91"/>
    <w:rsid w:val="00DA0E99"/>
    <w:rsid w:val="00DA0EEA"/>
    <w:rsid w:val="00DA0FA5"/>
    <w:rsid w:val="00DA1074"/>
    <w:rsid w:val="00DA11C3"/>
    <w:rsid w:val="00DA14C9"/>
    <w:rsid w:val="00DA1643"/>
    <w:rsid w:val="00DA17B9"/>
    <w:rsid w:val="00DA1868"/>
    <w:rsid w:val="00DA18A3"/>
    <w:rsid w:val="00DA1B6D"/>
    <w:rsid w:val="00DA1DE2"/>
    <w:rsid w:val="00DA20E1"/>
    <w:rsid w:val="00DA214D"/>
    <w:rsid w:val="00DA21E0"/>
    <w:rsid w:val="00DA274E"/>
    <w:rsid w:val="00DA2759"/>
    <w:rsid w:val="00DA2892"/>
    <w:rsid w:val="00DA29A5"/>
    <w:rsid w:val="00DA2C9A"/>
    <w:rsid w:val="00DA2D57"/>
    <w:rsid w:val="00DA3066"/>
    <w:rsid w:val="00DA3528"/>
    <w:rsid w:val="00DA35EE"/>
    <w:rsid w:val="00DA362C"/>
    <w:rsid w:val="00DA3841"/>
    <w:rsid w:val="00DA3948"/>
    <w:rsid w:val="00DA3E13"/>
    <w:rsid w:val="00DA3E91"/>
    <w:rsid w:val="00DA3E99"/>
    <w:rsid w:val="00DA3F76"/>
    <w:rsid w:val="00DA40B2"/>
    <w:rsid w:val="00DA40DC"/>
    <w:rsid w:val="00DA4161"/>
    <w:rsid w:val="00DA4221"/>
    <w:rsid w:val="00DA4246"/>
    <w:rsid w:val="00DA43D3"/>
    <w:rsid w:val="00DA44FB"/>
    <w:rsid w:val="00DA4593"/>
    <w:rsid w:val="00DA49DD"/>
    <w:rsid w:val="00DA4CD5"/>
    <w:rsid w:val="00DA512E"/>
    <w:rsid w:val="00DA522D"/>
    <w:rsid w:val="00DA5569"/>
    <w:rsid w:val="00DA5592"/>
    <w:rsid w:val="00DA56CD"/>
    <w:rsid w:val="00DA56DD"/>
    <w:rsid w:val="00DA586D"/>
    <w:rsid w:val="00DA5B32"/>
    <w:rsid w:val="00DA5B39"/>
    <w:rsid w:val="00DA5D10"/>
    <w:rsid w:val="00DA5D30"/>
    <w:rsid w:val="00DA5DF6"/>
    <w:rsid w:val="00DA6058"/>
    <w:rsid w:val="00DA6114"/>
    <w:rsid w:val="00DA612E"/>
    <w:rsid w:val="00DA612F"/>
    <w:rsid w:val="00DA6242"/>
    <w:rsid w:val="00DA628B"/>
    <w:rsid w:val="00DA65C9"/>
    <w:rsid w:val="00DA6AE9"/>
    <w:rsid w:val="00DA6E79"/>
    <w:rsid w:val="00DA7051"/>
    <w:rsid w:val="00DA70F9"/>
    <w:rsid w:val="00DA7542"/>
    <w:rsid w:val="00DA754D"/>
    <w:rsid w:val="00DA786F"/>
    <w:rsid w:val="00DA7A5D"/>
    <w:rsid w:val="00DA7B02"/>
    <w:rsid w:val="00DA7B7C"/>
    <w:rsid w:val="00DA7E67"/>
    <w:rsid w:val="00DA7F71"/>
    <w:rsid w:val="00DB0025"/>
    <w:rsid w:val="00DB020F"/>
    <w:rsid w:val="00DB0258"/>
    <w:rsid w:val="00DB02FF"/>
    <w:rsid w:val="00DB035F"/>
    <w:rsid w:val="00DB04C6"/>
    <w:rsid w:val="00DB051E"/>
    <w:rsid w:val="00DB06BA"/>
    <w:rsid w:val="00DB070E"/>
    <w:rsid w:val="00DB085B"/>
    <w:rsid w:val="00DB0A75"/>
    <w:rsid w:val="00DB0D67"/>
    <w:rsid w:val="00DB0E92"/>
    <w:rsid w:val="00DB0F71"/>
    <w:rsid w:val="00DB0FB2"/>
    <w:rsid w:val="00DB1588"/>
    <w:rsid w:val="00DB163A"/>
    <w:rsid w:val="00DB1708"/>
    <w:rsid w:val="00DB175A"/>
    <w:rsid w:val="00DB1772"/>
    <w:rsid w:val="00DB180B"/>
    <w:rsid w:val="00DB1845"/>
    <w:rsid w:val="00DB184A"/>
    <w:rsid w:val="00DB185F"/>
    <w:rsid w:val="00DB1AF6"/>
    <w:rsid w:val="00DB1BB2"/>
    <w:rsid w:val="00DB1BE8"/>
    <w:rsid w:val="00DB1BF5"/>
    <w:rsid w:val="00DB1CE9"/>
    <w:rsid w:val="00DB2225"/>
    <w:rsid w:val="00DB236B"/>
    <w:rsid w:val="00DB25C0"/>
    <w:rsid w:val="00DB265D"/>
    <w:rsid w:val="00DB2699"/>
    <w:rsid w:val="00DB26B3"/>
    <w:rsid w:val="00DB280F"/>
    <w:rsid w:val="00DB2CFA"/>
    <w:rsid w:val="00DB343B"/>
    <w:rsid w:val="00DB35B8"/>
    <w:rsid w:val="00DB37D9"/>
    <w:rsid w:val="00DB388D"/>
    <w:rsid w:val="00DB3C04"/>
    <w:rsid w:val="00DB3D14"/>
    <w:rsid w:val="00DB3F27"/>
    <w:rsid w:val="00DB444D"/>
    <w:rsid w:val="00DB4492"/>
    <w:rsid w:val="00DB45F1"/>
    <w:rsid w:val="00DB47D0"/>
    <w:rsid w:val="00DB4B13"/>
    <w:rsid w:val="00DB4B9C"/>
    <w:rsid w:val="00DB4E05"/>
    <w:rsid w:val="00DB4F2C"/>
    <w:rsid w:val="00DB50D2"/>
    <w:rsid w:val="00DB5189"/>
    <w:rsid w:val="00DB5285"/>
    <w:rsid w:val="00DB564E"/>
    <w:rsid w:val="00DB56A1"/>
    <w:rsid w:val="00DB56D0"/>
    <w:rsid w:val="00DB573A"/>
    <w:rsid w:val="00DB5861"/>
    <w:rsid w:val="00DB594A"/>
    <w:rsid w:val="00DB5996"/>
    <w:rsid w:val="00DB5FA0"/>
    <w:rsid w:val="00DB6255"/>
    <w:rsid w:val="00DB63F4"/>
    <w:rsid w:val="00DB6849"/>
    <w:rsid w:val="00DB689B"/>
    <w:rsid w:val="00DB6938"/>
    <w:rsid w:val="00DB6AD3"/>
    <w:rsid w:val="00DB6AED"/>
    <w:rsid w:val="00DB6B34"/>
    <w:rsid w:val="00DB6BF5"/>
    <w:rsid w:val="00DB6C8C"/>
    <w:rsid w:val="00DB6EBC"/>
    <w:rsid w:val="00DB6F82"/>
    <w:rsid w:val="00DB724E"/>
    <w:rsid w:val="00DB72CA"/>
    <w:rsid w:val="00DB73D4"/>
    <w:rsid w:val="00DB7464"/>
    <w:rsid w:val="00DB755B"/>
    <w:rsid w:val="00DB7733"/>
    <w:rsid w:val="00DB77E7"/>
    <w:rsid w:val="00DB7C01"/>
    <w:rsid w:val="00DB7D48"/>
    <w:rsid w:val="00DB7D88"/>
    <w:rsid w:val="00DB7DAB"/>
    <w:rsid w:val="00DB7EAB"/>
    <w:rsid w:val="00DB7FDA"/>
    <w:rsid w:val="00DC005C"/>
    <w:rsid w:val="00DC0601"/>
    <w:rsid w:val="00DC063B"/>
    <w:rsid w:val="00DC097D"/>
    <w:rsid w:val="00DC0997"/>
    <w:rsid w:val="00DC0A1A"/>
    <w:rsid w:val="00DC0B8D"/>
    <w:rsid w:val="00DC0C21"/>
    <w:rsid w:val="00DC0C45"/>
    <w:rsid w:val="00DC0EC5"/>
    <w:rsid w:val="00DC0FCC"/>
    <w:rsid w:val="00DC12C1"/>
    <w:rsid w:val="00DC130C"/>
    <w:rsid w:val="00DC136B"/>
    <w:rsid w:val="00DC157B"/>
    <w:rsid w:val="00DC1972"/>
    <w:rsid w:val="00DC1979"/>
    <w:rsid w:val="00DC19DD"/>
    <w:rsid w:val="00DC1A00"/>
    <w:rsid w:val="00DC1A8F"/>
    <w:rsid w:val="00DC1B6A"/>
    <w:rsid w:val="00DC1CC2"/>
    <w:rsid w:val="00DC1F23"/>
    <w:rsid w:val="00DC1FA7"/>
    <w:rsid w:val="00DC205A"/>
    <w:rsid w:val="00DC24C8"/>
    <w:rsid w:val="00DC2518"/>
    <w:rsid w:val="00DC27ED"/>
    <w:rsid w:val="00DC2858"/>
    <w:rsid w:val="00DC2940"/>
    <w:rsid w:val="00DC298F"/>
    <w:rsid w:val="00DC2D49"/>
    <w:rsid w:val="00DC2E26"/>
    <w:rsid w:val="00DC3271"/>
    <w:rsid w:val="00DC33FD"/>
    <w:rsid w:val="00DC350E"/>
    <w:rsid w:val="00DC3529"/>
    <w:rsid w:val="00DC37DC"/>
    <w:rsid w:val="00DC3B25"/>
    <w:rsid w:val="00DC3B28"/>
    <w:rsid w:val="00DC3DF3"/>
    <w:rsid w:val="00DC3ED6"/>
    <w:rsid w:val="00DC3F12"/>
    <w:rsid w:val="00DC48F7"/>
    <w:rsid w:val="00DC4BB0"/>
    <w:rsid w:val="00DC4CE8"/>
    <w:rsid w:val="00DC4D1C"/>
    <w:rsid w:val="00DC5227"/>
    <w:rsid w:val="00DC52D5"/>
    <w:rsid w:val="00DC546E"/>
    <w:rsid w:val="00DC554E"/>
    <w:rsid w:val="00DC569F"/>
    <w:rsid w:val="00DC5DED"/>
    <w:rsid w:val="00DC5F42"/>
    <w:rsid w:val="00DC6003"/>
    <w:rsid w:val="00DC600E"/>
    <w:rsid w:val="00DC611C"/>
    <w:rsid w:val="00DC628C"/>
    <w:rsid w:val="00DC6511"/>
    <w:rsid w:val="00DC67FE"/>
    <w:rsid w:val="00DC6B91"/>
    <w:rsid w:val="00DC6D8A"/>
    <w:rsid w:val="00DC6EA6"/>
    <w:rsid w:val="00DC7324"/>
    <w:rsid w:val="00DC7AF6"/>
    <w:rsid w:val="00DC7CD2"/>
    <w:rsid w:val="00DC7DF9"/>
    <w:rsid w:val="00DC7EC6"/>
    <w:rsid w:val="00DC7F90"/>
    <w:rsid w:val="00DD005D"/>
    <w:rsid w:val="00DD0098"/>
    <w:rsid w:val="00DD01C8"/>
    <w:rsid w:val="00DD01DE"/>
    <w:rsid w:val="00DD0207"/>
    <w:rsid w:val="00DD02C5"/>
    <w:rsid w:val="00DD078D"/>
    <w:rsid w:val="00DD0926"/>
    <w:rsid w:val="00DD0F0D"/>
    <w:rsid w:val="00DD0F61"/>
    <w:rsid w:val="00DD16C0"/>
    <w:rsid w:val="00DD17A7"/>
    <w:rsid w:val="00DD1816"/>
    <w:rsid w:val="00DD1B43"/>
    <w:rsid w:val="00DD1CA0"/>
    <w:rsid w:val="00DD207B"/>
    <w:rsid w:val="00DD2286"/>
    <w:rsid w:val="00DD22FB"/>
    <w:rsid w:val="00DD23E8"/>
    <w:rsid w:val="00DD272C"/>
    <w:rsid w:val="00DD2916"/>
    <w:rsid w:val="00DD2CB7"/>
    <w:rsid w:val="00DD2D5A"/>
    <w:rsid w:val="00DD2D64"/>
    <w:rsid w:val="00DD2D7D"/>
    <w:rsid w:val="00DD2F0A"/>
    <w:rsid w:val="00DD31BC"/>
    <w:rsid w:val="00DD322A"/>
    <w:rsid w:val="00DD326C"/>
    <w:rsid w:val="00DD343F"/>
    <w:rsid w:val="00DD3541"/>
    <w:rsid w:val="00DD377B"/>
    <w:rsid w:val="00DD3B6A"/>
    <w:rsid w:val="00DD43E2"/>
    <w:rsid w:val="00DD4820"/>
    <w:rsid w:val="00DD482C"/>
    <w:rsid w:val="00DD4A58"/>
    <w:rsid w:val="00DD4CA3"/>
    <w:rsid w:val="00DD4F53"/>
    <w:rsid w:val="00DD52C0"/>
    <w:rsid w:val="00DD5559"/>
    <w:rsid w:val="00DD57D1"/>
    <w:rsid w:val="00DD5C4F"/>
    <w:rsid w:val="00DD5CAA"/>
    <w:rsid w:val="00DD5DF0"/>
    <w:rsid w:val="00DD5F34"/>
    <w:rsid w:val="00DD6144"/>
    <w:rsid w:val="00DD6160"/>
    <w:rsid w:val="00DD6632"/>
    <w:rsid w:val="00DD67AC"/>
    <w:rsid w:val="00DD6F10"/>
    <w:rsid w:val="00DD6F6F"/>
    <w:rsid w:val="00DD70FA"/>
    <w:rsid w:val="00DD72FC"/>
    <w:rsid w:val="00DD75DB"/>
    <w:rsid w:val="00DD76B4"/>
    <w:rsid w:val="00DD7808"/>
    <w:rsid w:val="00DD783B"/>
    <w:rsid w:val="00DD78D2"/>
    <w:rsid w:val="00DD7E23"/>
    <w:rsid w:val="00DD7E2E"/>
    <w:rsid w:val="00DD7F9B"/>
    <w:rsid w:val="00DD7FFC"/>
    <w:rsid w:val="00DE0077"/>
    <w:rsid w:val="00DE0197"/>
    <w:rsid w:val="00DE02CF"/>
    <w:rsid w:val="00DE0512"/>
    <w:rsid w:val="00DE0564"/>
    <w:rsid w:val="00DE05B4"/>
    <w:rsid w:val="00DE06E9"/>
    <w:rsid w:val="00DE07F9"/>
    <w:rsid w:val="00DE0DBF"/>
    <w:rsid w:val="00DE0F53"/>
    <w:rsid w:val="00DE108D"/>
    <w:rsid w:val="00DE1116"/>
    <w:rsid w:val="00DE11A2"/>
    <w:rsid w:val="00DE11E8"/>
    <w:rsid w:val="00DE12CE"/>
    <w:rsid w:val="00DE1413"/>
    <w:rsid w:val="00DE15F6"/>
    <w:rsid w:val="00DE1639"/>
    <w:rsid w:val="00DE18B2"/>
    <w:rsid w:val="00DE19AC"/>
    <w:rsid w:val="00DE1A4A"/>
    <w:rsid w:val="00DE1B13"/>
    <w:rsid w:val="00DE1C1B"/>
    <w:rsid w:val="00DE1D6E"/>
    <w:rsid w:val="00DE1F5D"/>
    <w:rsid w:val="00DE1FBC"/>
    <w:rsid w:val="00DE21EE"/>
    <w:rsid w:val="00DE24B4"/>
    <w:rsid w:val="00DE24B9"/>
    <w:rsid w:val="00DE26A1"/>
    <w:rsid w:val="00DE26CE"/>
    <w:rsid w:val="00DE27BC"/>
    <w:rsid w:val="00DE2A56"/>
    <w:rsid w:val="00DE2D3C"/>
    <w:rsid w:val="00DE2DA7"/>
    <w:rsid w:val="00DE2F44"/>
    <w:rsid w:val="00DE320B"/>
    <w:rsid w:val="00DE32DB"/>
    <w:rsid w:val="00DE3345"/>
    <w:rsid w:val="00DE34C9"/>
    <w:rsid w:val="00DE3552"/>
    <w:rsid w:val="00DE35A2"/>
    <w:rsid w:val="00DE370B"/>
    <w:rsid w:val="00DE3798"/>
    <w:rsid w:val="00DE37FA"/>
    <w:rsid w:val="00DE3945"/>
    <w:rsid w:val="00DE394A"/>
    <w:rsid w:val="00DE3E8C"/>
    <w:rsid w:val="00DE3F0B"/>
    <w:rsid w:val="00DE3FC2"/>
    <w:rsid w:val="00DE406D"/>
    <w:rsid w:val="00DE4121"/>
    <w:rsid w:val="00DE4124"/>
    <w:rsid w:val="00DE4148"/>
    <w:rsid w:val="00DE41BE"/>
    <w:rsid w:val="00DE4644"/>
    <w:rsid w:val="00DE474A"/>
    <w:rsid w:val="00DE4778"/>
    <w:rsid w:val="00DE4BAB"/>
    <w:rsid w:val="00DE4F08"/>
    <w:rsid w:val="00DE523B"/>
    <w:rsid w:val="00DE5356"/>
    <w:rsid w:val="00DE5557"/>
    <w:rsid w:val="00DE5699"/>
    <w:rsid w:val="00DE57B1"/>
    <w:rsid w:val="00DE58A0"/>
    <w:rsid w:val="00DE594E"/>
    <w:rsid w:val="00DE5D64"/>
    <w:rsid w:val="00DE5D6E"/>
    <w:rsid w:val="00DE5DCD"/>
    <w:rsid w:val="00DE5E3D"/>
    <w:rsid w:val="00DE6540"/>
    <w:rsid w:val="00DE6B98"/>
    <w:rsid w:val="00DE6C2C"/>
    <w:rsid w:val="00DE71C2"/>
    <w:rsid w:val="00DE74C0"/>
    <w:rsid w:val="00DE7518"/>
    <w:rsid w:val="00DE7601"/>
    <w:rsid w:val="00DE771C"/>
    <w:rsid w:val="00DE7818"/>
    <w:rsid w:val="00DE7831"/>
    <w:rsid w:val="00DE7887"/>
    <w:rsid w:val="00DE7D78"/>
    <w:rsid w:val="00DE7E4D"/>
    <w:rsid w:val="00DE7FA8"/>
    <w:rsid w:val="00DF0193"/>
    <w:rsid w:val="00DF0389"/>
    <w:rsid w:val="00DF05AC"/>
    <w:rsid w:val="00DF06B1"/>
    <w:rsid w:val="00DF076A"/>
    <w:rsid w:val="00DF07E9"/>
    <w:rsid w:val="00DF080F"/>
    <w:rsid w:val="00DF08D1"/>
    <w:rsid w:val="00DF0946"/>
    <w:rsid w:val="00DF0D80"/>
    <w:rsid w:val="00DF0EFA"/>
    <w:rsid w:val="00DF106A"/>
    <w:rsid w:val="00DF111B"/>
    <w:rsid w:val="00DF114A"/>
    <w:rsid w:val="00DF11A5"/>
    <w:rsid w:val="00DF11B0"/>
    <w:rsid w:val="00DF137B"/>
    <w:rsid w:val="00DF14C0"/>
    <w:rsid w:val="00DF1505"/>
    <w:rsid w:val="00DF15B5"/>
    <w:rsid w:val="00DF17C2"/>
    <w:rsid w:val="00DF19F8"/>
    <w:rsid w:val="00DF1CE4"/>
    <w:rsid w:val="00DF1DA9"/>
    <w:rsid w:val="00DF1DE1"/>
    <w:rsid w:val="00DF203C"/>
    <w:rsid w:val="00DF21FD"/>
    <w:rsid w:val="00DF230A"/>
    <w:rsid w:val="00DF248D"/>
    <w:rsid w:val="00DF24FA"/>
    <w:rsid w:val="00DF26B0"/>
    <w:rsid w:val="00DF26D6"/>
    <w:rsid w:val="00DF2B19"/>
    <w:rsid w:val="00DF2BC7"/>
    <w:rsid w:val="00DF3068"/>
    <w:rsid w:val="00DF3093"/>
    <w:rsid w:val="00DF311C"/>
    <w:rsid w:val="00DF31A5"/>
    <w:rsid w:val="00DF3435"/>
    <w:rsid w:val="00DF36B5"/>
    <w:rsid w:val="00DF36CC"/>
    <w:rsid w:val="00DF37B1"/>
    <w:rsid w:val="00DF387F"/>
    <w:rsid w:val="00DF3A91"/>
    <w:rsid w:val="00DF3ABE"/>
    <w:rsid w:val="00DF3C60"/>
    <w:rsid w:val="00DF3E89"/>
    <w:rsid w:val="00DF3FB7"/>
    <w:rsid w:val="00DF4115"/>
    <w:rsid w:val="00DF423C"/>
    <w:rsid w:val="00DF42A7"/>
    <w:rsid w:val="00DF4358"/>
    <w:rsid w:val="00DF44AC"/>
    <w:rsid w:val="00DF4672"/>
    <w:rsid w:val="00DF470C"/>
    <w:rsid w:val="00DF47EA"/>
    <w:rsid w:val="00DF4901"/>
    <w:rsid w:val="00DF4A52"/>
    <w:rsid w:val="00DF4B05"/>
    <w:rsid w:val="00DF4D24"/>
    <w:rsid w:val="00DF4F0D"/>
    <w:rsid w:val="00DF52E9"/>
    <w:rsid w:val="00DF55EA"/>
    <w:rsid w:val="00DF583C"/>
    <w:rsid w:val="00DF59D5"/>
    <w:rsid w:val="00DF59DC"/>
    <w:rsid w:val="00DF5B08"/>
    <w:rsid w:val="00DF5F09"/>
    <w:rsid w:val="00DF5F8B"/>
    <w:rsid w:val="00DF618A"/>
    <w:rsid w:val="00DF62F9"/>
    <w:rsid w:val="00DF65C4"/>
    <w:rsid w:val="00DF66F5"/>
    <w:rsid w:val="00DF6A43"/>
    <w:rsid w:val="00DF6AF2"/>
    <w:rsid w:val="00DF6B15"/>
    <w:rsid w:val="00DF7083"/>
    <w:rsid w:val="00DF70B1"/>
    <w:rsid w:val="00DF71BA"/>
    <w:rsid w:val="00DF731C"/>
    <w:rsid w:val="00DF7A1F"/>
    <w:rsid w:val="00DF7F50"/>
    <w:rsid w:val="00E000C2"/>
    <w:rsid w:val="00E0017B"/>
    <w:rsid w:val="00E006FE"/>
    <w:rsid w:val="00E007AD"/>
    <w:rsid w:val="00E008DD"/>
    <w:rsid w:val="00E009C6"/>
    <w:rsid w:val="00E00A48"/>
    <w:rsid w:val="00E00B87"/>
    <w:rsid w:val="00E01020"/>
    <w:rsid w:val="00E01198"/>
    <w:rsid w:val="00E0127D"/>
    <w:rsid w:val="00E01343"/>
    <w:rsid w:val="00E01431"/>
    <w:rsid w:val="00E014EE"/>
    <w:rsid w:val="00E01810"/>
    <w:rsid w:val="00E018E3"/>
    <w:rsid w:val="00E01B65"/>
    <w:rsid w:val="00E01DC4"/>
    <w:rsid w:val="00E01DD7"/>
    <w:rsid w:val="00E01FE7"/>
    <w:rsid w:val="00E01FF8"/>
    <w:rsid w:val="00E021DA"/>
    <w:rsid w:val="00E022E0"/>
    <w:rsid w:val="00E02652"/>
    <w:rsid w:val="00E027C7"/>
    <w:rsid w:val="00E02849"/>
    <w:rsid w:val="00E02A8F"/>
    <w:rsid w:val="00E02C03"/>
    <w:rsid w:val="00E02CA4"/>
    <w:rsid w:val="00E02DDF"/>
    <w:rsid w:val="00E02EAC"/>
    <w:rsid w:val="00E03014"/>
    <w:rsid w:val="00E030D5"/>
    <w:rsid w:val="00E032F5"/>
    <w:rsid w:val="00E034EA"/>
    <w:rsid w:val="00E035A6"/>
    <w:rsid w:val="00E03727"/>
    <w:rsid w:val="00E03931"/>
    <w:rsid w:val="00E03B8F"/>
    <w:rsid w:val="00E03F21"/>
    <w:rsid w:val="00E043C1"/>
    <w:rsid w:val="00E04451"/>
    <w:rsid w:val="00E04552"/>
    <w:rsid w:val="00E046B5"/>
    <w:rsid w:val="00E049CD"/>
    <w:rsid w:val="00E04C95"/>
    <w:rsid w:val="00E04F24"/>
    <w:rsid w:val="00E050B3"/>
    <w:rsid w:val="00E0513E"/>
    <w:rsid w:val="00E051F2"/>
    <w:rsid w:val="00E05286"/>
    <w:rsid w:val="00E056D5"/>
    <w:rsid w:val="00E0570B"/>
    <w:rsid w:val="00E058FA"/>
    <w:rsid w:val="00E05C0E"/>
    <w:rsid w:val="00E05D65"/>
    <w:rsid w:val="00E05E53"/>
    <w:rsid w:val="00E05F69"/>
    <w:rsid w:val="00E05FAA"/>
    <w:rsid w:val="00E06017"/>
    <w:rsid w:val="00E060C4"/>
    <w:rsid w:val="00E062A7"/>
    <w:rsid w:val="00E06516"/>
    <w:rsid w:val="00E0657F"/>
    <w:rsid w:val="00E06742"/>
    <w:rsid w:val="00E067CB"/>
    <w:rsid w:val="00E06977"/>
    <w:rsid w:val="00E06F20"/>
    <w:rsid w:val="00E06F64"/>
    <w:rsid w:val="00E06FF9"/>
    <w:rsid w:val="00E0709A"/>
    <w:rsid w:val="00E07112"/>
    <w:rsid w:val="00E07167"/>
    <w:rsid w:val="00E071DA"/>
    <w:rsid w:val="00E0743A"/>
    <w:rsid w:val="00E074B1"/>
    <w:rsid w:val="00E075B5"/>
    <w:rsid w:val="00E07666"/>
    <w:rsid w:val="00E076B2"/>
    <w:rsid w:val="00E07935"/>
    <w:rsid w:val="00E07A7D"/>
    <w:rsid w:val="00E07CC8"/>
    <w:rsid w:val="00E07CEB"/>
    <w:rsid w:val="00E103E0"/>
    <w:rsid w:val="00E10608"/>
    <w:rsid w:val="00E106AC"/>
    <w:rsid w:val="00E10A2C"/>
    <w:rsid w:val="00E10A3A"/>
    <w:rsid w:val="00E10D74"/>
    <w:rsid w:val="00E10D75"/>
    <w:rsid w:val="00E10E70"/>
    <w:rsid w:val="00E10EE3"/>
    <w:rsid w:val="00E113E2"/>
    <w:rsid w:val="00E1157A"/>
    <w:rsid w:val="00E1195F"/>
    <w:rsid w:val="00E11B4B"/>
    <w:rsid w:val="00E11B8B"/>
    <w:rsid w:val="00E11C8E"/>
    <w:rsid w:val="00E11E25"/>
    <w:rsid w:val="00E11E28"/>
    <w:rsid w:val="00E11FC2"/>
    <w:rsid w:val="00E11FFC"/>
    <w:rsid w:val="00E12190"/>
    <w:rsid w:val="00E1246B"/>
    <w:rsid w:val="00E125BF"/>
    <w:rsid w:val="00E127FE"/>
    <w:rsid w:val="00E12819"/>
    <w:rsid w:val="00E12C9E"/>
    <w:rsid w:val="00E12ED1"/>
    <w:rsid w:val="00E1301C"/>
    <w:rsid w:val="00E13242"/>
    <w:rsid w:val="00E135DC"/>
    <w:rsid w:val="00E136E3"/>
    <w:rsid w:val="00E137BD"/>
    <w:rsid w:val="00E137E0"/>
    <w:rsid w:val="00E13A46"/>
    <w:rsid w:val="00E13A4E"/>
    <w:rsid w:val="00E13AD1"/>
    <w:rsid w:val="00E13ED6"/>
    <w:rsid w:val="00E140C0"/>
    <w:rsid w:val="00E142F0"/>
    <w:rsid w:val="00E144FC"/>
    <w:rsid w:val="00E14779"/>
    <w:rsid w:val="00E147A3"/>
    <w:rsid w:val="00E147E1"/>
    <w:rsid w:val="00E1480A"/>
    <w:rsid w:val="00E148A1"/>
    <w:rsid w:val="00E149D9"/>
    <w:rsid w:val="00E14C05"/>
    <w:rsid w:val="00E15102"/>
    <w:rsid w:val="00E15443"/>
    <w:rsid w:val="00E1548E"/>
    <w:rsid w:val="00E15701"/>
    <w:rsid w:val="00E15771"/>
    <w:rsid w:val="00E15F4D"/>
    <w:rsid w:val="00E160D2"/>
    <w:rsid w:val="00E1613F"/>
    <w:rsid w:val="00E161A4"/>
    <w:rsid w:val="00E161E8"/>
    <w:rsid w:val="00E162B7"/>
    <w:rsid w:val="00E1645A"/>
    <w:rsid w:val="00E1654B"/>
    <w:rsid w:val="00E16569"/>
    <w:rsid w:val="00E16831"/>
    <w:rsid w:val="00E169F0"/>
    <w:rsid w:val="00E16E74"/>
    <w:rsid w:val="00E16EB6"/>
    <w:rsid w:val="00E16FD6"/>
    <w:rsid w:val="00E17360"/>
    <w:rsid w:val="00E1740F"/>
    <w:rsid w:val="00E17452"/>
    <w:rsid w:val="00E1755B"/>
    <w:rsid w:val="00E175AB"/>
    <w:rsid w:val="00E17646"/>
    <w:rsid w:val="00E177F2"/>
    <w:rsid w:val="00E178A8"/>
    <w:rsid w:val="00E1791A"/>
    <w:rsid w:val="00E17CB1"/>
    <w:rsid w:val="00E17E24"/>
    <w:rsid w:val="00E17F53"/>
    <w:rsid w:val="00E17FE2"/>
    <w:rsid w:val="00E201AE"/>
    <w:rsid w:val="00E207C8"/>
    <w:rsid w:val="00E209BB"/>
    <w:rsid w:val="00E20A93"/>
    <w:rsid w:val="00E20AE3"/>
    <w:rsid w:val="00E212E0"/>
    <w:rsid w:val="00E2131A"/>
    <w:rsid w:val="00E2138F"/>
    <w:rsid w:val="00E214EC"/>
    <w:rsid w:val="00E2153B"/>
    <w:rsid w:val="00E215EA"/>
    <w:rsid w:val="00E215EC"/>
    <w:rsid w:val="00E21741"/>
    <w:rsid w:val="00E2185A"/>
    <w:rsid w:val="00E21B74"/>
    <w:rsid w:val="00E21D22"/>
    <w:rsid w:val="00E21E09"/>
    <w:rsid w:val="00E21F36"/>
    <w:rsid w:val="00E21F91"/>
    <w:rsid w:val="00E2230C"/>
    <w:rsid w:val="00E22318"/>
    <w:rsid w:val="00E2235D"/>
    <w:rsid w:val="00E22468"/>
    <w:rsid w:val="00E22480"/>
    <w:rsid w:val="00E224F2"/>
    <w:rsid w:val="00E22AFA"/>
    <w:rsid w:val="00E22AFD"/>
    <w:rsid w:val="00E22B62"/>
    <w:rsid w:val="00E22D51"/>
    <w:rsid w:val="00E22F4E"/>
    <w:rsid w:val="00E230B8"/>
    <w:rsid w:val="00E2314F"/>
    <w:rsid w:val="00E23201"/>
    <w:rsid w:val="00E23256"/>
    <w:rsid w:val="00E23290"/>
    <w:rsid w:val="00E232AF"/>
    <w:rsid w:val="00E23324"/>
    <w:rsid w:val="00E234E6"/>
    <w:rsid w:val="00E2365D"/>
    <w:rsid w:val="00E2376C"/>
    <w:rsid w:val="00E24036"/>
    <w:rsid w:val="00E24127"/>
    <w:rsid w:val="00E24191"/>
    <w:rsid w:val="00E241B5"/>
    <w:rsid w:val="00E2420E"/>
    <w:rsid w:val="00E2466E"/>
    <w:rsid w:val="00E247E8"/>
    <w:rsid w:val="00E24803"/>
    <w:rsid w:val="00E2481F"/>
    <w:rsid w:val="00E248DD"/>
    <w:rsid w:val="00E24B39"/>
    <w:rsid w:val="00E24BD0"/>
    <w:rsid w:val="00E24CC5"/>
    <w:rsid w:val="00E24D55"/>
    <w:rsid w:val="00E24FC4"/>
    <w:rsid w:val="00E2507D"/>
    <w:rsid w:val="00E250D5"/>
    <w:rsid w:val="00E25109"/>
    <w:rsid w:val="00E2541F"/>
    <w:rsid w:val="00E2572E"/>
    <w:rsid w:val="00E2582D"/>
    <w:rsid w:val="00E25877"/>
    <w:rsid w:val="00E258F2"/>
    <w:rsid w:val="00E259E4"/>
    <w:rsid w:val="00E25B47"/>
    <w:rsid w:val="00E26A31"/>
    <w:rsid w:val="00E26A89"/>
    <w:rsid w:val="00E26BA4"/>
    <w:rsid w:val="00E26BBA"/>
    <w:rsid w:val="00E26C81"/>
    <w:rsid w:val="00E2717A"/>
    <w:rsid w:val="00E27247"/>
    <w:rsid w:val="00E272AE"/>
    <w:rsid w:val="00E276CD"/>
    <w:rsid w:val="00E2772B"/>
    <w:rsid w:val="00E278BB"/>
    <w:rsid w:val="00E27BDC"/>
    <w:rsid w:val="00E27D57"/>
    <w:rsid w:val="00E27EE3"/>
    <w:rsid w:val="00E300DF"/>
    <w:rsid w:val="00E30130"/>
    <w:rsid w:val="00E3015D"/>
    <w:rsid w:val="00E301C2"/>
    <w:rsid w:val="00E30208"/>
    <w:rsid w:val="00E3041C"/>
    <w:rsid w:val="00E304C9"/>
    <w:rsid w:val="00E30AC6"/>
    <w:rsid w:val="00E30EBF"/>
    <w:rsid w:val="00E30FFB"/>
    <w:rsid w:val="00E31171"/>
    <w:rsid w:val="00E3122A"/>
    <w:rsid w:val="00E31340"/>
    <w:rsid w:val="00E31959"/>
    <w:rsid w:val="00E319E5"/>
    <w:rsid w:val="00E31A43"/>
    <w:rsid w:val="00E31A9C"/>
    <w:rsid w:val="00E31BAA"/>
    <w:rsid w:val="00E31CD1"/>
    <w:rsid w:val="00E31D14"/>
    <w:rsid w:val="00E31EF8"/>
    <w:rsid w:val="00E3200E"/>
    <w:rsid w:val="00E3271E"/>
    <w:rsid w:val="00E3275D"/>
    <w:rsid w:val="00E3276F"/>
    <w:rsid w:val="00E327FB"/>
    <w:rsid w:val="00E32809"/>
    <w:rsid w:val="00E3284B"/>
    <w:rsid w:val="00E32905"/>
    <w:rsid w:val="00E32B87"/>
    <w:rsid w:val="00E32BE1"/>
    <w:rsid w:val="00E32D83"/>
    <w:rsid w:val="00E32E4D"/>
    <w:rsid w:val="00E32F07"/>
    <w:rsid w:val="00E32F29"/>
    <w:rsid w:val="00E3307B"/>
    <w:rsid w:val="00E3308A"/>
    <w:rsid w:val="00E330E5"/>
    <w:rsid w:val="00E33332"/>
    <w:rsid w:val="00E3350E"/>
    <w:rsid w:val="00E3358F"/>
    <w:rsid w:val="00E3373D"/>
    <w:rsid w:val="00E337AA"/>
    <w:rsid w:val="00E33BDC"/>
    <w:rsid w:val="00E33E62"/>
    <w:rsid w:val="00E345A3"/>
    <w:rsid w:val="00E34722"/>
    <w:rsid w:val="00E34877"/>
    <w:rsid w:val="00E3488E"/>
    <w:rsid w:val="00E349BC"/>
    <w:rsid w:val="00E34E2A"/>
    <w:rsid w:val="00E352F1"/>
    <w:rsid w:val="00E35584"/>
    <w:rsid w:val="00E358C4"/>
    <w:rsid w:val="00E35A42"/>
    <w:rsid w:val="00E35EC2"/>
    <w:rsid w:val="00E361B0"/>
    <w:rsid w:val="00E361B8"/>
    <w:rsid w:val="00E361BB"/>
    <w:rsid w:val="00E362E4"/>
    <w:rsid w:val="00E3636C"/>
    <w:rsid w:val="00E36459"/>
    <w:rsid w:val="00E36461"/>
    <w:rsid w:val="00E367C0"/>
    <w:rsid w:val="00E36A5D"/>
    <w:rsid w:val="00E36D84"/>
    <w:rsid w:val="00E37203"/>
    <w:rsid w:val="00E3731E"/>
    <w:rsid w:val="00E37551"/>
    <w:rsid w:val="00E37642"/>
    <w:rsid w:val="00E377DF"/>
    <w:rsid w:val="00E3785E"/>
    <w:rsid w:val="00E378CB"/>
    <w:rsid w:val="00E37A62"/>
    <w:rsid w:val="00E37FED"/>
    <w:rsid w:val="00E4005A"/>
    <w:rsid w:val="00E402A5"/>
    <w:rsid w:val="00E403F1"/>
    <w:rsid w:val="00E40487"/>
    <w:rsid w:val="00E40A3B"/>
    <w:rsid w:val="00E40C02"/>
    <w:rsid w:val="00E40DC5"/>
    <w:rsid w:val="00E40DF3"/>
    <w:rsid w:val="00E40F9F"/>
    <w:rsid w:val="00E41341"/>
    <w:rsid w:val="00E414DA"/>
    <w:rsid w:val="00E415E0"/>
    <w:rsid w:val="00E4163E"/>
    <w:rsid w:val="00E4172F"/>
    <w:rsid w:val="00E41792"/>
    <w:rsid w:val="00E4187E"/>
    <w:rsid w:val="00E4189F"/>
    <w:rsid w:val="00E41D01"/>
    <w:rsid w:val="00E41E55"/>
    <w:rsid w:val="00E42123"/>
    <w:rsid w:val="00E4227F"/>
    <w:rsid w:val="00E42300"/>
    <w:rsid w:val="00E42370"/>
    <w:rsid w:val="00E42477"/>
    <w:rsid w:val="00E4257A"/>
    <w:rsid w:val="00E42706"/>
    <w:rsid w:val="00E42841"/>
    <w:rsid w:val="00E428B3"/>
    <w:rsid w:val="00E42A83"/>
    <w:rsid w:val="00E42D8C"/>
    <w:rsid w:val="00E42DF7"/>
    <w:rsid w:val="00E42EC3"/>
    <w:rsid w:val="00E42EDB"/>
    <w:rsid w:val="00E4336C"/>
    <w:rsid w:val="00E4339A"/>
    <w:rsid w:val="00E43527"/>
    <w:rsid w:val="00E43553"/>
    <w:rsid w:val="00E43699"/>
    <w:rsid w:val="00E43732"/>
    <w:rsid w:val="00E43AA5"/>
    <w:rsid w:val="00E43BB3"/>
    <w:rsid w:val="00E43D9E"/>
    <w:rsid w:val="00E43DC8"/>
    <w:rsid w:val="00E43DD6"/>
    <w:rsid w:val="00E4406D"/>
    <w:rsid w:val="00E442E4"/>
    <w:rsid w:val="00E44B70"/>
    <w:rsid w:val="00E44D9D"/>
    <w:rsid w:val="00E44EC4"/>
    <w:rsid w:val="00E44EE0"/>
    <w:rsid w:val="00E44F32"/>
    <w:rsid w:val="00E4510A"/>
    <w:rsid w:val="00E45251"/>
    <w:rsid w:val="00E45463"/>
    <w:rsid w:val="00E45726"/>
    <w:rsid w:val="00E4593E"/>
    <w:rsid w:val="00E45A51"/>
    <w:rsid w:val="00E45A7B"/>
    <w:rsid w:val="00E45C7B"/>
    <w:rsid w:val="00E45FFC"/>
    <w:rsid w:val="00E45FFD"/>
    <w:rsid w:val="00E460AF"/>
    <w:rsid w:val="00E4616F"/>
    <w:rsid w:val="00E461CD"/>
    <w:rsid w:val="00E46229"/>
    <w:rsid w:val="00E4629B"/>
    <w:rsid w:val="00E46756"/>
    <w:rsid w:val="00E4681C"/>
    <w:rsid w:val="00E46A3B"/>
    <w:rsid w:val="00E46B4A"/>
    <w:rsid w:val="00E46C50"/>
    <w:rsid w:val="00E475CD"/>
    <w:rsid w:val="00E47ADA"/>
    <w:rsid w:val="00E47BC4"/>
    <w:rsid w:val="00E47C20"/>
    <w:rsid w:val="00E47CAB"/>
    <w:rsid w:val="00E47E86"/>
    <w:rsid w:val="00E50486"/>
    <w:rsid w:val="00E50659"/>
    <w:rsid w:val="00E506CF"/>
    <w:rsid w:val="00E5075D"/>
    <w:rsid w:val="00E507F3"/>
    <w:rsid w:val="00E50868"/>
    <w:rsid w:val="00E509A8"/>
    <w:rsid w:val="00E50A28"/>
    <w:rsid w:val="00E50B7C"/>
    <w:rsid w:val="00E50B9A"/>
    <w:rsid w:val="00E50C1A"/>
    <w:rsid w:val="00E50C99"/>
    <w:rsid w:val="00E50D6C"/>
    <w:rsid w:val="00E50E2D"/>
    <w:rsid w:val="00E51093"/>
    <w:rsid w:val="00E5120F"/>
    <w:rsid w:val="00E51809"/>
    <w:rsid w:val="00E51896"/>
    <w:rsid w:val="00E51CD5"/>
    <w:rsid w:val="00E52032"/>
    <w:rsid w:val="00E520E4"/>
    <w:rsid w:val="00E5246E"/>
    <w:rsid w:val="00E525A6"/>
    <w:rsid w:val="00E525BF"/>
    <w:rsid w:val="00E525C6"/>
    <w:rsid w:val="00E5268A"/>
    <w:rsid w:val="00E526A7"/>
    <w:rsid w:val="00E52CF9"/>
    <w:rsid w:val="00E52E90"/>
    <w:rsid w:val="00E52ED8"/>
    <w:rsid w:val="00E52FC8"/>
    <w:rsid w:val="00E52FEC"/>
    <w:rsid w:val="00E531AA"/>
    <w:rsid w:val="00E53436"/>
    <w:rsid w:val="00E537E5"/>
    <w:rsid w:val="00E53907"/>
    <w:rsid w:val="00E53B21"/>
    <w:rsid w:val="00E53B46"/>
    <w:rsid w:val="00E53C73"/>
    <w:rsid w:val="00E53DE2"/>
    <w:rsid w:val="00E53E6D"/>
    <w:rsid w:val="00E53E78"/>
    <w:rsid w:val="00E5420C"/>
    <w:rsid w:val="00E54241"/>
    <w:rsid w:val="00E542E2"/>
    <w:rsid w:val="00E543AB"/>
    <w:rsid w:val="00E5451F"/>
    <w:rsid w:val="00E545DF"/>
    <w:rsid w:val="00E549BF"/>
    <w:rsid w:val="00E549FB"/>
    <w:rsid w:val="00E54ACB"/>
    <w:rsid w:val="00E54B51"/>
    <w:rsid w:val="00E54E31"/>
    <w:rsid w:val="00E54E3D"/>
    <w:rsid w:val="00E55071"/>
    <w:rsid w:val="00E55131"/>
    <w:rsid w:val="00E551D5"/>
    <w:rsid w:val="00E5575D"/>
    <w:rsid w:val="00E5590C"/>
    <w:rsid w:val="00E55A8A"/>
    <w:rsid w:val="00E55BB3"/>
    <w:rsid w:val="00E55FF3"/>
    <w:rsid w:val="00E5616E"/>
    <w:rsid w:val="00E565E7"/>
    <w:rsid w:val="00E566DD"/>
    <w:rsid w:val="00E5672A"/>
    <w:rsid w:val="00E56A24"/>
    <w:rsid w:val="00E56B0B"/>
    <w:rsid w:val="00E56BD8"/>
    <w:rsid w:val="00E56C13"/>
    <w:rsid w:val="00E56C26"/>
    <w:rsid w:val="00E56FCD"/>
    <w:rsid w:val="00E57142"/>
    <w:rsid w:val="00E572B3"/>
    <w:rsid w:val="00E572E4"/>
    <w:rsid w:val="00E57474"/>
    <w:rsid w:val="00E578BD"/>
    <w:rsid w:val="00E57C00"/>
    <w:rsid w:val="00E57CD9"/>
    <w:rsid w:val="00E602D3"/>
    <w:rsid w:val="00E60579"/>
    <w:rsid w:val="00E60699"/>
    <w:rsid w:val="00E60764"/>
    <w:rsid w:val="00E607FF"/>
    <w:rsid w:val="00E60BA0"/>
    <w:rsid w:val="00E60BAE"/>
    <w:rsid w:val="00E60C22"/>
    <w:rsid w:val="00E60C45"/>
    <w:rsid w:val="00E60C8F"/>
    <w:rsid w:val="00E612BC"/>
    <w:rsid w:val="00E61408"/>
    <w:rsid w:val="00E6148F"/>
    <w:rsid w:val="00E61584"/>
    <w:rsid w:val="00E6165E"/>
    <w:rsid w:val="00E61708"/>
    <w:rsid w:val="00E6181B"/>
    <w:rsid w:val="00E61858"/>
    <w:rsid w:val="00E61880"/>
    <w:rsid w:val="00E61913"/>
    <w:rsid w:val="00E61A22"/>
    <w:rsid w:val="00E61A45"/>
    <w:rsid w:val="00E61E9C"/>
    <w:rsid w:val="00E62024"/>
    <w:rsid w:val="00E6207C"/>
    <w:rsid w:val="00E6212C"/>
    <w:rsid w:val="00E622D5"/>
    <w:rsid w:val="00E622E7"/>
    <w:rsid w:val="00E62660"/>
    <w:rsid w:val="00E6292E"/>
    <w:rsid w:val="00E62AFF"/>
    <w:rsid w:val="00E62B11"/>
    <w:rsid w:val="00E6341E"/>
    <w:rsid w:val="00E6364F"/>
    <w:rsid w:val="00E636FC"/>
    <w:rsid w:val="00E63C63"/>
    <w:rsid w:val="00E63E34"/>
    <w:rsid w:val="00E63EF3"/>
    <w:rsid w:val="00E640CC"/>
    <w:rsid w:val="00E642B2"/>
    <w:rsid w:val="00E6434E"/>
    <w:rsid w:val="00E643CA"/>
    <w:rsid w:val="00E646F2"/>
    <w:rsid w:val="00E64758"/>
    <w:rsid w:val="00E64789"/>
    <w:rsid w:val="00E64857"/>
    <w:rsid w:val="00E64954"/>
    <w:rsid w:val="00E64B5F"/>
    <w:rsid w:val="00E64CD8"/>
    <w:rsid w:val="00E64F08"/>
    <w:rsid w:val="00E6502F"/>
    <w:rsid w:val="00E65057"/>
    <w:rsid w:val="00E650A3"/>
    <w:rsid w:val="00E65117"/>
    <w:rsid w:val="00E6529D"/>
    <w:rsid w:val="00E6543A"/>
    <w:rsid w:val="00E654B3"/>
    <w:rsid w:val="00E654B7"/>
    <w:rsid w:val="00E65724"/>
    <w:rsid w:val="00E657BA"/>
    <w:rsid w:val="00E65878"/>
    <w:rsid w:val="00E658DC"/>
    <w:rsid w:val="00E65ABB"/>
    <w:rsid w:val="00E65E30"/>
    <w:rsid w:val="00E65F6B"/>
    <w:rsid w:val="00E6622B"/>
    <w:rsid w:val="00E662E4"/>
    <w:rsid w:val="00E6670E"/>
    <w:rsid w:val="00E66971"/>
    <w:rsid w:val="00E66C71"/>
    <w:rsid w:val="00E66D29"/>
    <w:rsid w:val="00E66D69"/>
    <w:rsid w:val="00E66DB2"/>
    <w:rsid w:val="00E66FFC"/>
    <w:rsid w:val="00E6741D"/>
    <w:rsid w:val="00E67564"/>
    <w:rsid w:val="00E678E1"/>
    <w:rsid w:val="00E678F6"/>
    <w:rsid w:val="00E67AC0"/>
    <w:rsid w:val="00E67BBF"/>
    <w:rsid w:val="00E67E90"/>
    <w:rsid w:val="00E67F52"/>
    <w:rsid w:val="00E67FBB"/>
    <w:rsid w:val="00E7004F"/>
    <w:rsid w:val="00E70162"/>
    <w:rsid w:val="00E70237"/>
    <w:rsid w:val="00E704C3"/>
    <w:rsid w:val="00E707A4"/>
    <w:rsid w:val="00E70B7A"/>
    <w:rsid w:val="00E70D55"/>
    <w:rsid w:val="00E70E85"/>
    <w:rsid w:val="00E71121"/>
    <w:rsid w:val="00E717B0"/>
    <w:rsid w:val="00E71A67"/>
    <w:rsid w:val="00E71BDB"/>
    <w:rsid w:val="00E71C63"/>
    <w:rsid w:val="00E71CFD"/>
    <w:rsid w:val="00E720C3"/>
    <w:rsid w:val="00E721D0"/>
    <w:rsid w:val="00E7239D"/>
    <w:rsid w:val="00E723FF"/>
    <w:rsid w:val="00E7249D"/>
    <w:rsid w:val="00E724A6"/>
    <w:rsid w:val="00E7275F"/>
    <w:rsid w:val="00E727A6"/>
    <w:rsid w:val="00E72997"/>
    <w:rsid w:val="00E72A48"/>
    <w:rsid w:val="00E72C72"/>
    <w:rsid w:val="00E72CDB"/>
    <w:rsid w:val="00E72D39"/>
    <w:rsid w:val="00E72D8F"/>
    <w:rsid w:val="00E72DFA"/>
    <w:rsid w:val="00E73133"/>
    <w:rsid w:val="00E732E6"/>
    <w:rsid w:val="00E73348"/>
    <w:rsid w:val="00E7339A"/>
    <w:rsid w:val="00E73511"/>
    <w:rsid w:val="00E7359F"/>
    <w:rsid w:val="00E73672"/>
    <w:rsid w:val="00E737AD"/>
    <w:rsid w:val="00E73801"/>
    <w:rsid w:val="00E738EF"/>
    <w:rsid w:val="00E73964"/>
    <w:rsid w:val="00E73B46"/>
    <w:rsid w:val="00E73CD6"/>
    <w:rsid w:val="00E73DC5"/>
    <w:rsid w:val="00E7435C"/>
    <w:rsid w:val="00E74471"/>
    <w:rsid w:val="00E7477C"/>
    <w:rsid w:val="00E74798"/>
    <w:rsid w:val="00E74C8E"/>
    <w:rsid w:val="00E74DDD"/>
    <w:rsid w:val="00E74E25"/>
    <w:rsid w:val="00E74E9A"/>
    <w:rsid w:val="00E74F26"/>
    <w:rsid w:val="00E74F5D"/>
    <w:rsid w:val="00E750AB"/>
    <w:rsid w:val="00E7522E"/>
    <w:rsid w:val="00E75337"/>
    <w:rsid w:val="00E75362"/>
    <w:rsid w:val="00E753F0"/>
    <w:rsid w:val="00E75619"/>
    <w:rsid w:val="00E75641"/>
    <w:rsid w:val="00E75800"/>
    <w:rsid w:val="00E7580E"/>
    <w:rsid w:val="00E75823"/>
    <w:rsid w:val="00E7596C"/>
    <w:rsid w:val="00E75D1A"/>
    <w:rsid w:val="00E75DFD"/>
    <w:rsid w:val="00E761D1"/>
    <w:rsid w:val="00E76310"/>
    <w:rsid w:val="00E7638D"/>
    <w:rsid w:val="00E7644E"/>
    <w:rsid w:val="00E76582"/>
    <w:rsid w:val="00E76AAB"/>
    <w:rsid w:val="00E76B4C"/>
    <w:rsid w:val="00E76B60"/>
    <w:rsid w:val="00E76B98"/>
    <w:rsid w:val="00E77031"/>
    <w:rsid w:val="00E77160"/>
    <w:rsid w:val="00E771FD"/>
    <w:rsid w:val="00E77234"/>
    <w:rsid w:val="00E77252"/>
    <w:rsid w:val="00E77364"/>
    <w:rsid w:val="00E7742D"/>
    <w:rsid w:val="00E775A2"/>
    <w:rsid w:val="00E77651"/>
    <w:rsid w:val="00E776B6"/>
    <w:rsid w:val="00E77C41"/>
    <w:rsid w:val="00E80036"/>
    <w:rsid w:val="00E80118"/>
    <w:rsid w:val="00E80200"/>
    <w:rsid w:val="00E80228"/>
    <w:rsid w:val="00E8067A"/>
    <w:rsid w:val="00E80752"/>
    <w:rsid w:val="00E80789"/>
    <w:rsid w:val="00E80824"/>
    <w:rsid w:val="00E80B5D"/>
    <w:rsid w:val="00E80B9A"/>
    <w:rsid w:val="00E80BEF"/>
    <w:rsid w:val="00E80D7E"/>
    <w:rsid w:val="00E80E10"/>
    <w:rsid w:val="00E80FB9"/>
    <w:rsid w:val="00E813BD"/>
    <w:rsid w:val="00E814C0"/>
    <w:rsid w:val="00E81989"/>
    <w:rsid w:val="00E81A2E"/>
    <w:rsid w:val="00E81AD6"/>
    <w:rsid w:val="00E81B77"/>
    <w:rsid w:val="00E81DCA"/>
    <w:rsid w:val="00E81FB9"/>
    <w:rsid w:val="00E82111"/>
    <w:rsid w:val="00E82168"/>
    <w:rsid w:val="00E82297"/>
    <w:rsid w:val="00E823F6"/>
    <w:rsid w:val="00E82429"/>
    <w:rsid w:val="00E824BD"/>
    <w:rsid w:val="00E8263C"/>
    <w:rsid w:val="00E82670"/>
    <w:rsid w:val="00E8286D"/>
    <w:rsid w:val="00E82951"/>
    <w:rsid w:val="00E82F43"/>
    <w:rsid w:val="00E83106"/>
    <w:rsid w:val="00E836E8"/>
    <w:rsid w:val="00E83B60"/>
    <w:rsid w:val="00E83C35"/>
    <w:rsid w:val="00E83ECA"/>
    <w:rsid w:val="00E83EDE"/>
    <w:rsid w:val="00E84099"/>
    <w:rsid w:val="00E84120"/>
    <w:rsid w:val="00E842A8"/>
    <w:rsid w:val="00E843DF"/>
    <w:rsid w:val="00E8445A"/>
    <w:rsid w:val="00E849F3"/>
    <w:rsid w:val="00E84D45"/>
    <w:rsid w:val="00E84DED"/>
    <w:rsid w:val="00E84E05"/>
    <w:rsid w:val="00E84EF3"/>
    <w:rsid w:val="00E8533A"/>
    <w:rsid w:val="00E85583"/>
    <w:rsid w:val="00E857A1"/>
    <w:rsid w:val="00E8587A"/>
    <w:rsid w:val="00E859B6"/>
    <w:rsid w:val="00E85B3E"/>
    <w:rsid w:val="00E85B64"/>
    <w:rsid w:val="00E86009"/>
    <w:rsid w:val="00E86135"/>
    <w:rsid w:val="00E86549"/>
    <w:rsid w:val="00E86675"/>
    <w:rsid w:val="00E86792"/>
    <w:rsid w:val="00E869CD"/>
    <w:rsid w:val="00E86AC9"/>
    <w:rsid w:val="00E86BB6"/>
    <w:rsid w:val="00E86C51"/>
    <w:rsid w:val="00E87171"/>
    <w:rsid w:val="00E872F5"/>
    <w:rsid w:val="00E8731E"/>
    <w:rsid w:val="00E875FC"/>
    <w:rsid w:val="00E87603"/>
    <w:rsid w:val="00E87751"/>
    <w:rsid w:val="00E87A68"/>
    <w:rsid w:val="00E87CF8"/>
    <w:rsid w:val="00E87F1B"/>
    <w:rsid w:val="00E87F37"/>
    <w:rsid w:val="00E87FE1"/>
    <w:rsid w:val="00E90191"/>
    <w:rsid w:val="00E90459"/>
    <w:rsid w:val="00E904AD"/>
    <w:rsid w:val="00E9054B"/>
    <w:rsid w:val="00E9069A"/>
    <w:rsid w:val="00E90A62"/>
    <w:rsid w:val="00E90ABC"/>
    <w:rsid w:val="00E90D5C"/>
    <w:rsid w:val="00E90D77"/>
    <w:rsid w:val="00E9111A"/>
    <w:rsid w:val="00E9161F"/>
    <w:rsid w:val="00E916A4"/>
    <w:rsid w:val="00E917E4"/>
    <w:rsid w:val="00E9180B"/>
    <w:rsid w:val="00E9193F"/>
    <w:rsid w:val="00E91A07"/>
    <w:rsid w:val="00E91A60"/>
    <w:rsid w:val="00E91BA5"/>
    <w:rsid w:val="00E91E6E"/>
    <w:rsid w:val="00E91F3C"/>
    <w:rsid w:val="00E9211A"/>
    <w:rsid w:val="00E92156"/>
    <w:rsid w:val="00E92420"/>
    <w:rsid w:val="00E928BA"/>
    <w:rsid w:val="00E92ACC"/>
    <w:rsid w:val="00E93495"/>
    <w:rsid w:val="00E93AEC"/>
    <w:rsid w:val="00E93B5C"/>
    <w:rsid w:val="00E93ED5"/>
    <w:rsid w:val="00E93FA1"/>
    <w:rsid w:val="00E9407C"/>
    <w:rsid w:val="00E9408F"/>
    <w:rsid w:val="00E94507"/>
    <w:rsid w:val="00E94509"/>
    <w:rsid w:val="00E94519"/>
    <w:rsid w:val="00E94564"/>
    <w:rsid w:val="00E945A4"/>
    <w:rsid w:val="00E9460A"/>
    <w:rsid w:val="00E94615"/>
    <w:rsid w:val="00E94713"/>
    <w:rsid w:val="00E94D2B"/>
    <w:rsid w:val="00E94D69"/>
    <w:rsid w:val="00E950A0"/>
    <w:rsid w:val="00E95185"/>
    <w:rsid w:val="00E951C7"/>
    <w:rsid w:val="00E951EA"/>
    <w:rsid w:val="00E95322"/>
    <w:rsid w:val="00E95688"/>
    <w:rsid w:val="00E957BA"/>
    <w:rsid w:val="00E957DB"/>
    <w:rsid w:val="00E95B1B"/>
    <w:rsid w:val="00E95D46"/>
    <w:rsid w:val="00E960AC"/>
    <w:rsid w:val="00E96151"/>
    <w:rsid w:val="00E962CA"/>
    <w:rsid w:val="00E9638D"/>
    <w:rsid w:val="00E9648B"/>
    <w:rsid w:val="00E96663"/>
    <w:rsid w:val="00E967B4"/>
    <w:rsid w:val="00E967D1"/>
    <w:rsid w:val="00E96987"/>
    <w:rsid w:val="00E96997"/>
    <w:rsid w:val="00E96C31"/>
    <w:rsid w:val="00E96CA6"/>
    <w:rsid w:val="00E96E64"/>
    <w:rsid w:val="00E96FDC"/>
    <w:rsid w:val="00E972FF"/>
    <w:rsid w:val="00E9761D"/>
    <w:rsid w:val="00E977A1"/>
    <w:rsid w:val="00E97A2E"/>
    <w:rsid w:val="00E97C33"/>
    <w:rsid w:val="00E97DDE"/>
    <w:rsid w:val="00E97E09"/>
    <w:rsid w:val="00E97E8C"/>
    <w:rsid w:val="00E97F17"/>
    <w:rsid w:val="00EA007F"/>
    <w:rsid w:val="00EA0240"/>
    <w:rsid w:val="00EA07DA"/>
    <w:rsid w:val="00EA093A"/>
    <w:rsid w:val="00EA098A"/>
    <w:rsid w:val="00EA09DA"/>
    <w:rsid w:val="00EA0A0D"/>
    <w:rsid w:val="00EA0C92"/>
    <w:rsid w:val="00EA0DD1"/>
    <w:rsid w:val="00EA0EAB"/>
    <w:rsid w:val="00EA106D"/>
    <w:rsid w:val="00EA1160"/>
    <w:rsid w:val="00EA11F7"/>
    <w:rsid w:val="00EA126A"/>
    <w:rsid w:val="00EA1289"/>
    <w:rsid w:val="00EA14C4"/>
    <w:rsid w:val="00EA15DE"/>
    <w:rsid w:val="00EA1700"/>
    <w:rsid w:val="00EA176D"/>
    <w:rsid w:val="00EA1C72"/>
    <w:rsid w:val="00EA1F6A"/>
    <w:rsid w:val="00EA1FBD"/>
    <w:rsid w:val="00EA213B"/>
    <w:rsid w:val="00EA236E"/>
    <w:rsid w:val="00EA248C"/>
    <w:rsid w:val="00EA2FCF"/>
    <w:rsid w:val="00EA3146"/>
    <w:rsid w:val="00EA326C"/>
    <w:rsid w:val="00EA33F2"/>
    <w:rsid w:val="00EA3CA7"/>
    <w:rsid w:val="00EA3F76"/>
    <w:rsid w:val="00EA4089"/>
    <w:rsid w:val="00EA417B"/>
    <w:rsid w:val="00EA438D"/>
    <w:rsid w:val="00EA443C"/>
    <w:rsid w:val="00EA493A"/>
    <w:rsid w:val="00EA4B53"/>
    <w:rsid w:val="00EA4B83"/>
    <w:rsid w:val="00EA4D78"/>
    <w:rsid w:val="00EA4F09"/>
    <w:rsid w:val="00EA51BC"/>
    <w:rsid w:val="00EA520D"/>
    <w:rsid w:val="00EA5232"/>
    <w:rsid w:val="00EA555D"/>
    <w:rsid w:val="00EA5665"/>
    <w:rsid w:val="00EA5748"/>
    <w:rsid w:val="00EA57AF"/>
    <w:rsid w:val="00EA5A49"/>
    <w:rsid w:val="00EA5F54"/>
    <w:rsid w:val="00EA626F"/>
    <w:rsid w:val="00EA62A2"/>
    <w:rsid w:val="00EA6383"/>
    <w:rsid w:val="00EA644A"/>
    <w:rsid w:val="00EA64FA"/>
    <w:rsid w:val="00EA67C7"/>
    <w:rsid w:val="00EA686E"/>
    <w:rsid w:val="00EA6884"/>
    <w:rsid w:val="00EA6951"/>
    <w:rsid w:val="00EA6B6F"/>
    <w:rsid w:val="00EA6E82"/>
    <w:rsid w:val="00EA6F61"/>
    <w:rsid w:val="00EA7073"/>
    <w:rsid w:val="00EA725E"/>
    <w:rsid w:val="00EA75AE"/>
    <w:rsid w:val="00EA76C2"/>
    <w:rsid w:val="00EA772B"/>
    <w:rsid w:val="00EA774C"/>
    <w:rsid w:val="00EA780D"/>
    <w:rsid w:val="00EA781F"/>
    <w:rsid w:val="00EA78F6"/>
    <w:rsid w:val="00EA796E"/>
    <w:rsid w:val="00EA7B2F"/>
    <w:rsid w:val="00EA7D6E"/>
    <w:rsid w:val="00EA7E30"/>
    <w:rsid w:val="00EA7E56"/>
    <w:rsid w:val="00EA7E5A"/>
    <w:rsid w:val="00EA7E6C"/>
    <w:rsid w:val="00EB0073"/>
    <w:rsid w:val="00EB0403"/>
    <w:rsid w:val="00EB043B"/>
    <w:rsid w:val="00EB091D"/>
    <w:rsid w:val="00EB10D8"/>
    <w:rsid w:val="00EB1321"/>
    <w:rsid w:val="00EB1462"/>
    <w:rsid w:val="00EB14F5"/>
    <w:rsid w:val="00EB18A4"/>
    <w:rsid w:val="00EB1A94"/>
    <w:rsid w:val="00EB1BAB"/>
    <w:rsid w:val="00EB1CE1"/>
    <w:rsid w:val="00EB1D44"/>
    <w:rsid w:val="00EB1EDB"/>
    <w:rsid w:val="00EB1F1B"/>
    <w:rsid w:val="00EB1FF5"/>
    <w:rsid w:val="00EB2148"/>
    <w:rsid w:val="00EB21E4"/>
    <w:rsid w:val="00EB2352"/>
    <w:rsid w:val="00EB265C"/>
    <w:rsid w:val="00EB266B"/>
    <w:rsid w:val="00EB291A"/>
    <w:rsid w:val="00EB2B28"/>
    <w:rsid w:val="00EB2B76"/>
    <w:rsid w:val="00EB2F4B"/>
    <w:rsid w:val="00EB30EF"/>
    <w:rsid w:val="00EB33F3"/>
    <w:rsid w:val="00EB34C8"/>
    <w:rsid w:val="00EB3D94"/>
    <w:rsid w:val="00EB3FE0"/>
    <w:rsid w:val="00EB43FA"/>
    <w:rsid w:val="00EB4484"/>
    <w:rsid w:val="00EB4B21"/>
    <w:rsid w:val="00EB4B51"/>
    <w:rsid w:val="00EB4F5C"/>
    <w:rsid w:val="00EB558A"/>
    <w:rsid w:val="00EB565E"/>
    <w:rsid w:val="00EB5A19"/>
    <w:rsid w:val="00EB5AB4"/>
    <w:rsid w:val="00EB5B14"/>
    <w:rsid w:val="00EB5C0E"/>
    <w:rsid w:val="00EB5CA4"/>
    <w:rsid w:val="00EB5D30"/>
    <w:rsid w:val="00EB5D69"/>
    <w:rsid w:val="00EB68A2"/>
    <w:rsid w:val="00EB695C"/>
    <w:rsid w:val="00EB699D"/>
    <w:rsid w:val="00EB69E2"/>
    <w:rsid w:val="00EB6A69"/>
    <w:rsid w:val="00EB6B11"/>
    <w:rsid w:val="00EB6B84"/>
    <w:rsid w:val="00EB6C0F"/>
    <w:rsid w:val="00EB6D8D"/>
    <w:rsid w:val="00EB7160"/>
    <w:rsid w:val="00EB7292"/>
    <w:rsid w:val="00EB7393"/>
    <w:rsid w:val="00EB7642"/>
    <w:rsid w:val="00EB765F"/>
    <w:rsid w:val="00EB7784"/>
    <w:rsid w:val="00EB7A30"/>
    <w:rsid w:val="00EB7A39"/>
    <w:rsid w:val="00EB7F6F"/>
    <w:rsid w:val="00EB7FCA"/>
    <w:rsid w:val="00EC0200"/>
    <w:rsid w:val="00EC0238"/>
    <w:rsid w:val="00EC031D"/>
    <w:rsid w:val="00EC04C5"/>
    <w:rsid w:val="00EC09A1"/>
    <w:rsid w:val="00EC09AC"/>
    <w:rsid w:val="00EC0E13"/>
    <w:rsid w:val="00EC0E32"/>
    <w:rsid w:val="00EC0E78"/>
    <w:rsid w:val="00EC1173"/>
    <w:rsid w:val="00EC1237"/>
    <w:rsid w:val="00EC159B"/>
    <w:rsid w:val="00EC1666"/>
    <w:rsid w:val="00EC17BD"/>
    <w:rsid w:val="00EC1AFE"/>
    <w:rsid w:val="00EC1B17"/>
    <w:rsid w:val="00EC2024"/>
    <w:rsid w:val="00EC2116"/>
    <w:rsid w:val="00EC21BA"/>
    <w:rsid w:val="00EC229C"/>
    <w:rsid w:val="00EC23D1"/>
    <w:rsid w:val="00EC25F3"/>
    <w:rsid w:val="00EC2714"/>
    <w:rsid w:val="00EC2AD4"/>
    <w:rsid w:val="00EC30E1"/>
    <w:rsid w:val="00EC3183"/>
    <w:rsid w:val="00EC3323"/>
    <w:rsid w:val="00EC3330"/>
    <w:rsid w:val="00EC3513"/>
    <w:rsid w:val="00EC35B4"/>
    <w:rsid w:val="00EC3696"/>
    <w:rsid w:val="00EC3A89"/>
    <w:rsid w:val="00EC3F4F"/>
    <w:rsid w:val="00EC3F93"/>
    <w:rsid w:val="00EC40FB"/>
    <w:rsid w:val="00EC4456"/>
    <w:rsid w:val="00EC4715"/>
    <w:rsid w:val="00EC4D46"/>
    <w:rsid w:val="00EC502F"/>
    <w:rsid w:val="00EC503B"/>
    <w:rsid w:val="00EC52CA"/>
    <w:rsid w:val="00EC53ED"/>
    <w:rsid w:val="00EC553B"/>
    <w:rsid w:val="00EC5B4C"/>
    <w:rsid w:val="00EC5B99"/>
    <w:rsid w:val="00EC5DE3"/>
    <w:rsid w:val="00EC5F19"/>
    <w:rsid w:val="00EC6050"/>
    <w:rsid w:val="00EC60EC"/>
    <w:rsid w:val="00EC61B0"/>
    <w:rsid w:val="00EC6480"/>
    <w:rsid w:val="00EC64C0"/>
    <w:rsid w:val="00EC6515"/>
    <w:rsid w:val="00EC6671"/>
    <w:rsid w:val="00EC67C6"/>
    <w:rsid w:val="00EC6AEA"/>
    <w:rsid w:val="00EC6BEB"/>
    <w:rsid w:val="00EC6C2E"/>
    <w:rsid w:val="00EC6C92"/>
    <w:rsid w:val="00EC6DF4"/>
    <w:rsid w:val="00EC6E43"/>
    <w:rsid w:val="00EC71C5"/>
    <w:rsid w:val="00EC71DF"/>
    <w:rsid w:val="00EC74E7"/>
    <w:rsid w:val="00EC74FA"/>
    <w:rsid w:val="00EC7536"/>
    <w:rsid w:val="00EC7554"/>
    <w:rsid w:val="00EC75FE"/>
    <w:rsid w:val="00EC7698"/>
    <w:rsid w:val="00EC7702"/>
    <w:rsid w:val="00EC7A18"/>
    <w:rsid w:val="00EC7A7D"/>
    <w:rsid w:val="00EC7B87"/>
    <w:rsid w:val="00EC7EF3"/>
    <w:rsid w:val="00ED0579"/>
    <w:rsid w:val="00ED0601"/>
    <w:rsid w:val="00ED07AD"/>
    <w:rsid w:val="00ED0945"/>
    <w:rsid w:val="00ED0BB2"/>
    <w:rsid w:val="00ED0C91"/>
    <w:rsid w:val="00ED0FFD"/>
    <w:rsid w:val="00ED10EE"/>
    <w:rsid w:val="00ED113A"/>
    <w:rsid w:val="00ED1153"/>
    <w:rsid w:val="00ED115A"/>
    <w:rsid w:val="00ED1215"/>
    <w:rsid w:val="00ED14CD"/>
    <w:rsid w:val="00ED1502"/>
    <w:rsid w:val="00ED15C5"/>
    <w:rsid w:val="00ED1619"/>
    <w:rsid w:val="00ED1641"/>
    <w:rsid w:val="00ED1AFE"/>
    <w:rsid w:val="00ED1C67"/>
    <w:rsid w:val="00ED1CEC"/>
    <w:rsid w:val="00ED1DE8"/>
    <w:rsid w:val="00ED1E7A"/>
    <w:rsid w:val="00ED1E7E"/>
    <w:rsid w:val="00ED2194"/>
    <w:rsid w:val="00ED2214"/>
    <w:rsid w:val="00ED23C0"/>
    <w:rsid w:val="00ED2545"/>
    <w:rsid w:val="00ED2814"/>
    <w:rsid w:val="00ED283D"/>
    <w:rsid w:val="00ED2926"/>
    <w:rsid w:val="00ED2B26"/>
    <w:rsid w:val="00ED2BE1"/>
    <w:rsid w:val="00ED2D84"/>
    <w:rsid w:val="00ED2E15"/>
    <w:rsid w:val="00ED349B"/>
    <w:rsid w:val="00ED358F"/>
    <w:rsid w:val="00ED36D7"/>
    <w:rsid w:val="00ED36DB"/>
    <w:rsid w:val="00ED37DB"/>
    <w:rsid w:val="00ED38EF"/>
    <w:rsid w:val="00ED3978"/>
    <w:rsid w:val="00ED3D57"/>
    <w:rsid w:val="00ED3D9D"/>
    <w:rsid w:val="00ED3E2D"/>
    <w:rsid w:val="00ED3FCA"/>
    <w:rsid w:val="00ED3FFB"/>
    <w:rsid w:val="00ED4205"/>
    <w:rsid w:val="00ED4279"/>
    <w:rsid w:val="00ED45F9"/>
    <w:rsid w:val="00ED46D5"/>
    <w:rsid w:val="00ED487D"/>
    <w:rsid w:val="00ED4A05"/>
    <w:rsid w:val="00ED4A29"/>
    <w:rsid w:val="00ED4AF8"/>
    <w:rsid w:val="00ED4B5A"/>
    <w:rsid w:val="00ED4C44"/>
    <w:rsid w:val="00ED4F6B"/>
    <w:rsid w:val="00ED5405"/>
    <w:rsid w:val="00ED5497"/>
    <w:rsid w:val="00ED55C2"/>
    <w:rsid w:val="00ED57A6"/>
    <w:rsid w:val="00ED5A6A"/>
    <w:rsid w:val="00ED5AC5"/>
    <w:rsid w:val="00ED5B04"/>
    <w:rsid w:val="00ED5B5C"/>
    <w:rsid w:val="00ED5DC7"/>
    <w:rsid w:val="00ED5FC9"/>
    <w:rsid w:val="00ED628A"/>
    <w:rsid w:val="00ED64C3"/>
    <w:rsid w:val="00ED6680"/>
    <w:rsid w:val="00ED679E"/>
    <w:rsid w:val="00ED6966"/>
    <w:rsid w:val="00ED6A97"/>
    <w:rsid w:val="00ED6B22"/>
    <w:rsid w:val="00ED6BB5"/>
    <w:rsid w:val="00ED6DB4"/>
    <w:rsid w:val="00ED6DB5"/>
    <w:rsid w:val="00ED6EC4"/>
    <w:rsid w:val="00ED6F58"/>
    <w:rsid w:val="00ED6F67"/>
    <w:rsid w:val="00ED717B"/>
    <w:rsid w:val="00ED764E"/>
    <w:rsid w:val="00ED7892"/>
    <w:rsid w:val="00ED78C1"/>
    <w:rsid w:val="00ED7963"/>
    <w:rsid w:val="00ED7B1B"/>
    <w:rsid w:val="00ED7CC3"/>
    <w:rsid w:val="00ED7DD1"/>
    <w:rsid w:val="00ED7EA6"/>
    <w:rsid w:val="00EE0000"/>
    <w:rsid w:val="00EE0138"/>
    <w:rsid w:val="00EE0177"/>
    <w:rsid w:val="00EE01FC"/>
    <w:rsid w:val="00EE0341"/>
    <w:rsid w:val="00EE0577"/>
    <w:rsid w:val="00EE0784"/>
    <w:rsid w:val="00EE07E6"/>
    <w:rsid w:val="00EE0913"/>
    <w:rsid w:val="00EE098F"/>
    <w:rsid w:val="00EE0D1D"/>
    <w:rsid w:val="00EE0D86"/>
    <w:rsid w:val="00EE0F54"/>
    <w:rsid w:val="00EE11FF"/>
    <w:rsid w:val="00EE12C9"/>
    <w:rsid w:val="00EE12FA"/>
    <w:rsid w:val="00EE14F8"/>
    <w:rsid w:val="00EE1513"/>
    <w:rsid w:val="00EE15FB"/>
    <w:rsid w:val="00EE199A"/>
    <w:rsid w:val="00EE1B48"/>
    <w:rsid w:val="00EE1EF5"/>
    <w:rsid w:val="00EE210D"/>
    <w:rsid w:val="00EE22EB"/>
    <w:rsid w:val="00EE24CA"/>
    <w:rsid w:val="00EE2506"/>
    <w:rsid w:val="00EE2530"/>
    <w:rsid w:val="00EE2A33"/>
    <w:rsid w:val="00EE2B98"/>
    <w:rsid w:val="00EE2E3A"/>
    <w:rsid w:val="00EE2E99"/>
    <w:rsid w:val="00EE2E9B"/>
    <w:rsid w:val="00EE2F5D"/>
    <w:rsid w:val="00EE2FD1"/>
    <w:rsid w:val="00EE32C9"/>
    <w:rsid w:val="00EE3731"/>
    <w:rsid w:val="00EE381C"/>
    <w:rsid w:val="00EE3A19"/>
    <w:rsid w:val="00EE3B39"/>
    <w:rsid w:val="00EE3BA7"/>
    <w:rsid w:val="00EE3C0F"/>
    <w:rsid w:val="00EE3E59"/>
    <w:rsid w:val="00EE4105"/>
    <w:rsid w:val="00EE41B9"/>
    <w:rsid w:val="00EE42CD"/>
    <w:rsid w:val="00EE42E2"/>
    <w:rsid w:val="00EE49AE"/>
    <w:rsid w:val="00EE4CCD"/>
    <w:rsid w:val="00EE4E56"/>
    <w:rsid w:val="00EE4EDC"/>
    <w:rsid w:val="00EE4FEF"/>
    <w:rsid w:val="00EE4FF1"/>
    <w:rsid w:val="00EE5267"/>
    <w:rsid w:val="00EE5501"/>
    <w:rsid w:val="00EE5758"/>
    <w:rsid w:val="00EE57FD"/>
    <w:rsid w:val="00EE5C30"/>
    <w:rsid w:val="00EE5D47"/>
    <w:rsid w:val="00EE5E1D"/>
    <w:rsid w:val="00EE60E2"/>
    <w:rsid w:val="00EE619B"/>
    <w:rsid w:val="00EE61C0"/>
    <w:rsid w:val="00EE622F"/>
    <w:rsid w:val="00EE63EF"/>
    <w:rsid w:val="00EE640C"/>
    <w:rsid w:val="00EE642C"/>
    <w:rsid w:val="00EE6469"/>
    <w:rsid w:val="00EE6482"/>
    <w:rsid w:val="00EE648B"/>
    <w:rsid w:val="00EE6557"/>
    <w:rsid w:val="00EE67E2"/>
    <w:rsid w:val="00EE69DE"/>
    <w:rsid w:val="00EE6A55"/>
    <w:rsid w:val="00EE6AB3"/>
    <w:rsid w:val="00EE6B1D"/>
    <w:rsid w:val="00EE6CEE"/>
    <w:rsid w:val="00EE6EEE"/>
    <w:rsid w:val="00EE71EA"/>
    <w:rsid w:val="00EE728E"/>
    <w:rsid w:val="00EE72E4"/>
    <w:rsid w:val="00EE73DD"/>
    <w:rsid w:val="00EE7447"/>
    <w:rsid w:val="00EE7733"/>
    <w:rsid w:val="00EE7762"/>
    <w:rsid w:val="00EE7A7F"/>
    <w:rsid w:val="00EE7B2F"/>
    <w:rsid w:val="00EE7C96"/>
    <w:rsid w:val="00EE7EE9"/>
    <w:rsid w:val="00EF0033"/>
    <w:rsid w:val="00EF019F"/>
    <w:rsid w:val="00EF036E"/>
    <w:rsid w:val="00EF060E"/>
    <w:rsid w:val="00EF0637"/>
    <w:rsid w:val="00EF0651"/>
    <w:rsid w:val="00EF069B"/>
    <w:rsid w:val="00EF0A68"/>
    <w:rsid w:val="00EF0AA8"/>
    <w:rsid w:val="00EF103F"/>
    <w:rsid w:val="00EF117B"/>
    <w:rsid w:val="00EF1270"/>
    <w:rsid w:val="00EF13C3"/>
    <w:rsid w:val="00EF168A"/>
    <w:rsid w:val="00EF18F8"/>
    <w:rsid w:val="00EF199D"/>
    <w:rsid w:val="00EF1FBE"/>
    <w:rsid w:val="00EF2082"/>
    <w:rsid w:val="00EF2167"/>
    <w:rsid w:val="00EF2293"/>
    <w:rsid w:val="00EF25DA"/>
    <w:rsid w:val="00EF2609"/>
    <w:rsid w:val="00EF27AC"/>
    <w:rsid w:val="00EF29B7"/>
    <w:rsid w:val="00EF2A13"/>
    <w:rsid w:val="00EF2BC5"/>
    <w:rsid w:val="00EF2C65"/>
    <w:rsid w:val="00EF2F88"/>
    <w:rsid w:val="00EF300A"/>
    <w:rsid w:val="00EF31CA"/>
    <w:rsid w:val="00EF3259"/>
    <w:rsid w:val="00EF352A"/>
    <w:rsid w:val="00EF3571"/>
    <w:rsid w:val="00EF38CF"/>
    <w:rsid w:val="00EF39B0"/>
    <w:rsid w:val="00EF3EEB"/>
    <w:rsid w:val="00EF3F11"/>
    <w:rsid w:val="00EF4083"/>
    <w:rsid w:val="00EF414A"/>
    <w:rsid w:val="00EF43C7"/>
    <w:rsid w:val="00EF446C"/>
    <w:rsid w:val="00EF4656"/>
    <w:rsid w:val="00EF47F3"/>
    <w:rsid w:val="00EF4851"/>
    <w:rsid w:val="00EF4AAD"/>
    <w:rsid w:val="00EF4B11"/>
    <w:rsid w:val="00EF4B60"/>
    <w:rsid w:val="00EF4B8B"/>
    <w:rsid w:val="00EF4C16"/>
    <w:rsid w:val="00EF4D15"/>
    <w:rsid w:val="00EF50DF"/>
    <w:rsid w:val="00EF54DE"/>
    <w:rsid w:val="00EF5563"/>
    <w:rsid w:val="00EF55D2"/>
    <w:rsid w:val="00EF5651"/>
    <w:rsid w:val="00EF56AF"/>
    <w:rsid w:val="00EF56C5"/>
    <w:rsid w:val="00EF57F4"/>
    <w:rsid w:val="00EF58DB"/>
    <w:rsid w:val="00EF5AC7"/>
    <w:rsid w:val="00EF5CA1"/>
    <w:rsid w:val="00EF5CA7"/>
    <w:rsid w:val="00EF5EBA"/>
    <w:rsid w:val="00EF60BE"/>
    <w:rsid w:val="00EF618E"/>
    <w:rsid w:val="00EF61DF"/>
    <w:rsid w:val="00EF6541"/>
    <w:rsid w:val="00EF65A6"/>
    <w:rsid w:val="00EF6623"/>
    <w:rsid w:val="00EF6870"/>
    <w:rsid w:val="00EF6ADE"/>
    <w:rsid w:val="00EF6B83"/>
    <w:rsid w:val="00EF7446"/>
    <w:rsid w:val="00EF7584"/>
    <w:rsid w:val="00EF7604"/>
    <w:rsid w:val="00EF7736"/>
    <w:rsid w:val="00EF7936"/>
    <w:rsid w:val="00EF7CE0"/>
    <w:rsid w:val="00EF7FA3"/>
    <w:rsid w:val="00F0023F"/>
    <w:rsid w:val="00F00436"/>
    <w:rsid w:val="00F00607"/>
    <w:rsid w:val="00F00732"/>
    <w:rsid w:val="00F007B7"/>
    <w:rsid w:val="00F00822"/>
    <w:rsid w:val="00F00B83"/>
    <w:rsid w:val="00F00C30"/>
    <w:rsid w:val="00F00D72"/>
    <w:rsid w:val="00F011F9"/>
    <w:rsid w:val="00F01203"/>
    <w:rsid w:val="00F01298"/>
    <w:rsid w:val="00F0139A"/>
    <w:rsid w:val="00F013C9"/>
    <w:rsid w:val="00F01654"/>
    <w:rsid w:val="00F016C7"/>
    <w:rsid w:val="00F016D9"/>
    <w:rsid w:val="00F01853"/>
    <w:rsid w:val="00F019F6"/>
    <w:rsid w:val="00F01D8D"/>
    <w:rsid w:val="00F01DC1"/>
    <w:rsid w:val="00F01E2B"/>
    <w:rsid w:val="00F0211E"/>
    <w:rsid w:val="00F021CC"/>
    <w:rsid w:val="00F02239"/>
    <w:rsid w:val="00F02313"/>
    <w:rsid w:val="00F023A4"/>
    <w:rsid w:val="00F02674"/>
    <w:rsid w:val="00F0277E"/>
    <w:rsid w:val="00F02950"/>
    <w:rsid w:val="00F02A0D"/>
    <w:rsid w:val="00F02AB6"/>
    <w:rsid w:val="00F02B07"/>
    <w:rsid w:val="00F02BAE"/>
    <w:rsid w:val="00F02EEA"/>
    <w:rsid w:val="00F03075"/>
    <w:rsid w:val="00F03211"/>
    <w:rsid w:val="00F032EF"/>
    <w:rsid w:val="00F03416"/>
    <w:rsid w:val="00F03424"/>
    <w:rsid w:val="00F03B10"/>
    <w:rsid w:val="00F03E9E"/>
    <w:rsid w:val="00F0449B"/>
    <w:rsid w:val="00F04655"/>
    <w:rsid w:val="00F04C8F"/>
    <w:rsid w:val="00F04F4E"/>
    <w:rsid w:val="00F04F8B"/>
    <w:rsid w:val="00F05075"/>
    <w:rsid w:val="00F05245"/>
    <w:rsid w:val="00F053E2"/>
    <w:rsid w:val="00F0555D"/>
    <w:rsid w:val="00F05E58"/>
    <w:rsid w:val="00F0608C"/>
    <w:rsid w:val="00F06891"/>
    <w:rsid w:val="00F068C8"/>
    <w:rsid w:val="00F068FA"/>
    <w:rsid w:val="00F06B22"/>
    <w:rsid w:val="00F06B3E"/>
    <w:rsid w:val="00F06C56"/>
    <w:rsid w:val="00F06CD3"/>
    <w:rsid w:val="00F072B9"/>
    <w:rsid w:val="00F07367"/>
    <w:rsid w:val="00F07603"/>
    <w:rsid w:val="00F07688"/>
    <w:rsid w:val="00F076AA"/>
    <w:rsid w:val="00F079D9"/>
    <w:rsid w:val="00F07CDB"/>
    <w:rsid w:val="00F07D56"/>
    <w:rsid w:val="00F07F35"/>
    <w:rsid w:val="00F1011B"/>
    <w:rsid w:val="00F10301"/>
    <w:rsid w:val="00F104E8"/>
    <w:rsid w:val="00F105D3"/>
    <w:rsid w:val="00F106A8"/>
    <w:rsid w:val="00F107AF"/>
    <w:rsid w:val="00F10822"/>
    <w:rsid w:val="00F10C0A"/>
    <w:rsid w:val="00F10DD6"/>
    <w:rsid w:val="00F10F23"/>
    <w:rsid w:val="00F113EB"/>
    <w:rsid w:val="00F115F7"/>
    <w:rsid w:val="00F11785"/>
    <w:rsid w:val="00F1188B"/>
    <w:rsid w:val="00F11ADB"/>
    <w:rsid w:val="00F12111"/>
    <w:rsid w:val="00F122E4"/>
    <w:rsid w:val="00F1234E"/>
    <w:rsid w:val="00F1261B"/>
    <w:rsid w:val="00F12853"/>
    <w:rsid w:val="00F12A6C"/>
    <w:rsid w:val="00F12B8B"/>
    <w:rsid w:val="00F12C15"/>
    <w:rsid w:val="00F12C45"/>
    <w:rsid w:val="00F131C4"/>
    <w:rsid w:val="00F1326F"/>
    <w:rsid w:val="00F133C0"/>
    <w:rsid w:val="00F1345F"/>
    <w:rsid w:val="00F1380B"/>
    <w:rsid w:val="00F13945"/>
    <w:rsid w:val="00F13BCE"/>
    <w:rsid w:val="00F13C70"/>
    <w:rsid w:val="00F13FB0"/>
    <w:rsid w:val="00F14484"/>
    <w:rsid w:val="00F144C4"/>
    <w:rsid w:val="00F14593"/>
    <w:rsid w:val="00F14737"/>
    <w:rsid w:val="00F14870"/>
    <w:rsid w:val="00F14933"/>
    <w:rsid w:val="00F14BD7"/>
    <w:rsid w:val="00F14D35"/>
    <w:rsid w:val="00F14F31"/>
    <w:rsid w:val="00F14F52"/>
    <w:rsid w:val="00F14FB9"/>
    <w:rsid w:val="00F1541D"/>
    <w:rsid w:val="00F154D4"/>
    <w:rsid w:val="00F15515"/>
    <w:rsid w:val="00F1563F"/>
    <w:rsid w:val="00F157A7"/>
    <w:rsid w:val="00F15887"/>
    <w:rsid w:val="00F15916"/>
    <w:rsid w:val="00F15A6E"/>
    <w:rsid w:val="00F15B28"/>
    <w:rsid w:val="00F15DAD"/>
    <w:rsid w:val="00F15F7B"/>
    <w:rsid w:val="00F15F85"/>
    <w:rsid w:val="00F161E5"/>
    <w:rsid w:val="00F16354"/>
    <w:rsid w:val="00F169E3"/>
    <w:rsid w:val="00F16A81"/>
    <w:rsid w:val="00F16B38"/>
    <w:rsid w:val="00F16CAD"/>
    <w:rsid w:val="00F16D7B"/>
    <w:rsid w:val="00F1727E"/>
    <w:rsid w:val="00F17440"/>
    <w:rsid w:val="00F17719"/>
    <w:rsid w:val="00F17816"/>
    <w:rsid w:val="00F178D9"/>
    <w:rsid w:val="00F17927"/>
    <w:rsid w:val="00F17998"/>
    <w:rsid w:val="00F17CCA"/>
    <w:rsid w:val="00F17CCE"/>
    <w:rsid w:val="00F17E41"/>
    <w:rsid w:val="00F200FE"/>
    <w:rsid w:val="00F20138"/>
    <w:rsid w:val="00F2013F"/>
    <w:rsid w:val="00F201CA"/>
    <w:rsid w:val="00F202C9"/>
    <w:rsid w:val="00F203E6"/>
    <w:rsid w:val="00F20404"/>
    <w:rsid w:val="00F20438"/>
    <w:rsid w:val="00F204C5"/>
    <w:rsid w:val="00F20530"/>
    <w:rsid w:val="00F208DF"/>
    <w:rsid w:val="00F20B88"/>
    <w:rsid w:val="00F20EBB"/>
    <w:rsid w:val="00F20F08"/>
    <w:rsid w:val="00F20FED"/>
    <w:rsid w:val="00F2102C"/>
    <w:rsid w:val="00F21152"/>
    <w:rsid w:val="00F2117A"/>
    <w:rsid w:val="00F2139B"/>
    <w:rsid w:val="00F21477"/>
    <w:rsid w:val="00F2147B"/>
    <w:rsid w:val="00F214D4"/>
    <w:rsid w:val="00F2154C"/>
    <w:rsid w:val="00F2162C"/>
    <w:rsid w:val="00F216F0"/>
    <w:rsid w:val="00F216F2"/>
    <w:rsid w:val="00F2187F"/>
    <w:rsid w:val="00F2196E"/>
    <w:rsid w:val="00F219DC"/>
    <w:rsid w:val="00F21FB9"/>
    <w:rsid w:val="00F220E2"/>
    <w:rsid w:val="00F22412"/>
    <w:rsid w:val="00F224F0"/>
    <w:rsid w:val="00F22633"/>
    <w:rsid w:val="00F22721"/>
    <w:rsid w:val="00F227AF"/>
    <w:rsid w:val="00F22894"/>
    <w:rsid w:val="00F22B63"/>
    <w:rsid w:val="00F22B72"/>
    <w:rsid w:val="00F22C65"/>
    <w:rsid w:val="00F22F28"/>
    <w:rsid w:val="00F23080"/>
    <w:rsid w:val="00F230D4"/>
    <w:rsid w:val="00F23198"/>
    <w:rsid w:val="00F232D8"/>
    <w:rsid w:val="00F233E4"/>
    <w:rsid w:val="00F236EC"/>
    <w:rsid w:val="00F23769"/>
    <w:rsid w:val="00F239A8"/>
    <w:rsid w:val="00F24085"/>
    <w:rsid w:val="00F24168"/>
    <w:rsid w:val="00F24966"/>
    <w:rsid w:val="00F24A89"/>
    <w:rsid w:val="00F24AE6"/>
    <w:rsid w:val="00F24D3A"/>
    <w:rsid w:val="00F24D3D"/>
    <w:rsid w:val="00F24DDE"/>
    <w:rsid w:val="00F2522C"/>
    <w:rsid w:val="00F253FF"/>
    <w:rsid w:val="00F25478"/>
    <w:rsid w:val="00F25566"/>
    <w:rsid w:val="00F256C0"/>
    <w:rsid w:val="00F256C8"/>
    <w:rsid w:val="00F25986"/>
    <w:rsid w:val="00F25B65"/>
    <w:rsid w:val="00F25E3C"/>
    <w:rsid w:val="00F26110"/>
    <w:rsid w:val="00F261D9"/>
    <w:rsid w:val="00F2624A"/>
    <w:rsid w:val="00F26660"/>
    <w:rsid w:val="00F26698"/>
    <w:rsid w:val="00F267FB"/>
    <w:rsid w:val="00F26870"/>
    <w:rsid w:val="00F269A0"/>
    <w:rsid w:val="00F26CDE"/>
    <w:rsid w:val="00F26D53"/>
    <w:rsid w:val="00F26DCC"/>
    <w:rsid w:val="00F26E28"/>
    <w:rsid w:val="00F26E6D"/>
    <w:rsid w:val="00F272E8"/>
    <w:rsid w:val="00F273E9"/>
    <w:rsid w:val="00F2777E"/>
    <w:rsid w:val="00F27A6B"/>
    <w:rsid w:val="00F27A6C"/>
    <w:rsid w:val="00F27D25"/>
    <w:rsid w:val="00F27D85"/>
    <w:rsid w:val="00F27E2C"/>
    <w:rsid w:val="00F27F0E"/>
    <w:rsid w:val="00F300B8"/>
    <w:rsid w:val="00F30212"/>
    <w:rsid w:val="00F30399"/>
    <w:rsid w:val="00F30641"/>
    <w:rsid w:val="00F3096A"/>
    <w:rsid w:val="00F30C14"/>
    <w:rsid w:val="00F30CC4"/>
    <w:rsid w:val="00F30F4F"/>
    <w:rsid w:val="00F3126A"/>
    <w:rsid w:val="00F3132A"/>
    <w:rsid w:val="00F3138F"/>
    <w:rsid w:val="00F3141D"/>
    <w:rsid w:val="00F314AF"/>
    <w:rsid w:val="00F315B9"/>
    <w:rsid w:val="00F31697"/>
    <w:rsid w:val="00F316EE"/>
    <w:rsid w:val="00F31756"/>
    <w:rsid w:val="00F317F7"/>
    <w:rsid w:val="00F31D20"/>
    <w:rsid w:val="00F31E62"/>
    <w:rsid w:val="00F320F7"/>
    <w:rsid w:val="00F321EA"/>
    <w:rsid w:val="00F32285"/>
    <w:rsid w:val="00F322A6"/>
    <w:rsid w:val="00F32328"/>
    <w:rsid w:val="00F324A7"/>
    <w:rsid w:val="00F326AD"/>
    <w:rsid w:val="00F32BD3"/>
    <w:rsid w:val="00F3358A"/>
    <w:rsid w:val="00F3358F"/>
    <w:rsid w:val="00F3363E"/>
    <w:rsid w:val="00F3367B"/>
    <w:rsid w:val="00F336F7"/>
    <w:rsid w:val="00F33AFE"/>
    <w:rsid w:val="00F33BEA"/>
    <w:rsid w:val="00F33CBE"/>
    <w:rsid w:val="00F341C3"/>
    <w:rsid w:val="00F343AB"/>
    <w:rsid w:val="00F34509"/>
    <w:rsid w:val="00F3450C"/>
    <w:rsid w:val="00F345BA"/>
    <w:rsid w:val="00F346C9"/>
    <w:rsid w:val="00F346EC"/>
    <w:rsid w:val="00F34949"/>
    <w:rsid w:val="00F34BA2"/>
    <w:rsid w:val="00F34D80"/>
    <w:rsid w:val="00F35575"/>
    <w:rsid w:val="00F35880"/>
    <w:rsid w:val="00F35933"/>
    <w:rsid w:val="00F359CD"/>
    <w:rsid w:val="00F35C00"/>
    <w:rsid w:val="00F35D28"/>
    <w:rsid w:val="00F35D92"/>
    <w:rsid w:val="00F35DB7"/>
    <w:rsid w:val="00F35DE0"/>
    <w:rsid w:val="00F362E8"/>
    <w:rsid w:val="00F363BA"/>
    <w:rsid w:val="00F364BE"/>
    <w:rsid w:val="00F3657E"/>
    <w:rsid w:val="00F3673F"/>
    <w:rsid w:val="00F36894"/>
    <w:rsid w:val="00F36901"/>
    <w:rsid w:val="00F369D3"/>
    <w:rsid w:val="00F36ABF"/>
    <w:rsid w:val="00F36AE7"/>
    <w:rsid w:val="00F36C56"/>
    <w:rsid w:val="00F36CA6"/>
    <w:rsid w:val="00F371DF"/>
    <w:rsid w:val="00F37284"/>
    <w:rsid w:val="00F3759E"/>
    <w:rsid w:val="00F3788A"/>
    <w:rsid w:val="00F37A96"/>
    <w:rsid w:val="00F37DB7"/>
    <w:rsid w:val="00F4047D"/>
    <w:rsid w:val="00F4059F"/>
    <w:rsid w:val="00F405DD"/>
    <w:rsid w:val="00F4061B"/>
    <w:rsid w:val="00F406BF"/>
    <w:rsid w:val="00F4075F"/>
    <w:rsid w:val="00F40990"/>
    <w:rsid w:val="00F40CF8"/>
    <w:rsid w:val="00F40EE0"/>
    <w:rsid w:val="00F4103B"/>
    <w:rsid w:val="00F410E5"/>
    <w:rsid w:val="00F41253"/>
    <w:rsid w:val="00F41273"/>
    <w:rsid w:val="00F41607"/>
    <w:rsid w:val="00F4184E"/>
    <w:rsid w:val="00F41A0F"/>
    <w:rsid w:val="00F41B59"/>
    <w:rsid w:val="00F41B6C"/>
    <w:rsid w:val="00F41D40"/>
    <w:rsid w:val="00F41E56"/>
    <w:rsid w:val="00F42021"/>
    <w:rsid w:val="00F42203"/>
    <w:rsid w:val="00F424B4"/>
    <w:rsid w:val="00F4261D"/>
    <w:rsid w:val="00F428CC"/>
    <w:rsid w:val="00F428D1"/>
    <w:rsid w:val="00F42AB7"/>
    <w:rsid w:val="00F42D67"/>
    <w:rsid w:val="00F431BE"/>
    <w:rsid w:val="00F4367C"/>
    <w:rsid w:val="00F43684"/>
    <w:rsid w:val="00F43761"/>
    <w:rsid w:val="00F4396F"/>
    <w:rsid w:val="00F44016"/>
    <w:rsid w:val="00F44051"/>
    <w:rsid w:val="00F44191"/>
    <w:rsid w:val="00F441C8"/>
    <w:rsid w:val="00F441E0"/>
    <w:rsid w:val="00F442A7"/>
    <w:rsid w:val="00F442A8"/>
    <w:rsid w:val="00F4441B"/>
    <w:rsid w:val="00F444DD"/>
    <w:rsid w:val="00F44806"/>
    <w:rsid w:val="00F44839"/>
    <w:rsid w:val="00F44897"/>
    <w:rsid w:val="00F448DD"/>
    <w:rsid w:val="00F44A9C"/>
    <w:rsid w:val="00F44B47"/>
    <w:rsid w:val="00F44CD3"/>
    <w:rsid w:val="00F44D28"/>
    <w:rsid w:val="00F44D80"/>
    <w:rsid w:val="00F44E8F"/>
    <w:rsid w:val="00F45079"/>
    <w:rsid w:val="00F45082"/>
    <w:rsid w:val="00F45268"/>
    <w:rsid w:val="00F45300"/>
    <w:rsid w:val="00F45313"/>
    <w:rsid w:val="00F453AA"/>
    <w:rsid w:val="00F456BD"/>
    <w:rsid w:val="00F457AD"/>
    <w:rsid w:val="00F4591A"/>
    <w:rsid w:val="00F45989"/>
    <w:rsid w:val="00F459EF"/>
    <w:rsid w:val="00F45A48"/>
    <w:rsid w:val="00F45A95"/>
    <w:rsid w:val="00F45D1D"/>
    <w:rsid w:val="00F45D7F"/>
    <w:rsid w:val="00F45DCF"/>
    <w:rsid w:val="00F460F6"/>
    <w:rsid w:val="00F46127"/>
    <w:rsid w:val="00F462CE"/>
    <w:rsid w:val="00F4684C"/>
    <w:rsid w:val="00F46C36"/>
    <w:rsid w:val="00F46E8A"/>
    <w:rsid w:val="00F46E8D"/>
    <w:rsid w:val="00F46F55"/>
    <w:rsid w:val="00F470A2"/>
    <w:rsid w:val="00F4712F"/>
    <w:rsid w:val="00F47275"/>
    <w:rsid w:val="00F474A1"/>
    <w:rsid w:val="00F47715"/>
    <w:rsid w:val="00F47D10"/>
    <w:rsid w:val="00F47EB0"/>
    <w:rsid w:val="00F5011D"/>
    <w:rsid w:val="00F50138"/>
    <w:rsid w:val="00F50260"/>
    <w:rsid w:val="00F50350"/>
    <w:rsid w:val="00F50458"/>
    <w:rsid w:val="00F50753"/>
    <w:rsid w:val="00F50DBE"/>
    <w:rsid w:val="00F51A4B"/>
    <w:rsid w:val="00F51A4D"/>
    <w:rsid w:val="00F51BDA"/>
    <w:rsid w:val="00F52C26"/>
    <w:rsid w:val="00F52EB7"/>
    <w:rsid w:val="00F52F5D"/>
    <w:rsid w:val="00F53006"/>
    <w:rsid w:val="00F5314E"/>
    <w:rsid w:val="00F53318"/>
    <w:rsid w:val="00F533A4"/>
    <w:rsid w:val="00F533DE"/>
    <w:rsid w:val="00F536C7"/>
    <w:rsid w:val="00F537EE"/>
    <w:rsid w:val="00F53870"/>
    <w:rsid w:val="00F53934"/>
    <w:rsid w:val="00F5394B"/>
    <w:rsid w:val="00F53AAC"/>
    <w:rsid w:val="00F53B4C"/>
    <w:rsid w:val="00F53C28"/>
    <w:rsid w:val="00F53C44"/>
    <w:rsid w:val="00F54043"/>
    <w:rsid w:val="00F541CA"/>
    <w:rsid w:val="00F54261"/>
    <w:rsid w:val="00F54328"/>
    <w:rsid w:val="00F545EA"/>
    <w:rsid w:val="00F54772"/>
    <w:rsid w:val="00F54785"/>
    <w:rsid w:val="00F54961"/>
    <w:rsid w:val="00F54978"/>
    <w:rsid w:val="00F54986"/>
    <w:rsid w:val="00F54A24"/>
    <w:rsid w:val="00F54A6D"/>
    <w:rsid w:val="00F54D6D"/>
    <w:rsid w:val="00F54DA9"/>
    <w:rsid w:val="00F54E69"/>
    <w:rsid w:val="00F54F4F"/>
    <w:rsid w:val="00F54FC6"/>
    <w:rsid w:val="00F54FD9"/>
    <w:rsid w:val="00F552A6"/>
    <w:rsid w:val="00F55452"/>
    <w:rsid w:val="00F557AB"/>
    <w:rsid w:val="00F55931"/>
    <w:rsid w:val="00F55A6E"/>
    <w:rsid w:val="00F55B60"/>
    <w:rsid w:val="00F55C5F"/>
    <w:rsid w:val="00F55C94"/>
    <w:rsid w:val="00F55E11"/>
    <w:rsid w:val="00F55EDE"/>
    <w:rsid w:val="00F55F1E"/>
    <w:rsid w:val="00F56198"/>
    <w:rsid w:val="00F561A4"/>
    <w:rsid w:val="00F5624D"/>
    <w:rsid w:val="00F562B5"/>
    <w:rsid w:val="00F562C9"/>
    <w:rsid w:val="00F562E7"/>
    <w:rsid w:val="00F5630F"/>
    <w:rsid w:val="00F563FA"/>
    <w:rsid w:val="00F56556"/>
    <w:rsid w:val="00F56638"/>
    <w:rsid w:val="00F56644"/>
    <w:rsid w:val="00F566A5"/>
    <w:rsid w:val="00F567A7"/>
    <w:rsid w:val="00F56AF3"/>
    <w:rsid w:val="00F56B4A"/>
    <w:rsid w:val="00F56BD8"/>
    <w:rsid w:val="00F56F44"/>
    <w:rsid w:val="00F56F74"/>
    <w:rsid w:val="00F57040"/>
    <w:rsid w:val="00F57353"/>
    <w:rsid w:val="00F576C0"/>
    <w:rsid w:val="00F5782E"/>
    <w:rsid w:val="00F57979"/>
    <w:rsid w:val="00F579CF"/>
    <w:rsid w:val="00F57D2C"/>
    <w:rsid w:val="00F60005"/>
    <w:rsid w:val="00F6003E"/>
    <w:rsid w:val="00F60448"/>
    <w:rsid w:val="00F60835"/>
    <w:rsid w:val="00F6089F"/>
    <w:rsid w:val="00F60B1A"/>
    <w:rsid w:val="00F60CBF"/>
    <w:rsid w:val="00F60E6F"/>
    <w:rsid w:val="00F60F36"/>
    <w:rsid w:val="00F60FC4"/>
    <w:rsid w:val="00F61082"/>
    <w:rsid w:val="00F61374"/>
    <w:rsid w:val="00F61403"/>
    <w:rsid w:val="00F6163A"/>
    <w:rsid w:val="00F618BE"/>
    <w:rsid w:val="00F61B73"/>
    <w:rsid w:val="00F61DE8"/>
    <w:rsid w:val="00F61E15"/>
    <w:rsid w:val="00F61EF7"/>
    <w:rsid w:val="00F6219E"/>
    <w:rsid w:val="00F6258A"/>
    <w:rsid w:val="00F625FB"/>
    <w:rsid w:val="00F62686"/>
    <w:rsid w:val="00F62713"/>
    <w:rsid w:val="00F62778"/>
    <w:rsid w:val="00F62DE0"/>
    <w:rsid w:val="00F62EF3"/>
    <w:rsid w:val="00F62F9C"/>
    <w:rsid w:val="00F630ED"/>
    <w:rsid w:val="00F6319F"/>
    <w:rsid w:val="00F634DD"/>
    <w:rsid w:val="00F63597"/>
    <w:rsid w:val="00F636EA"/>
    <w:rsid w:val="00F63854"/>
    <w:rsid w:val="00F63B78"/>
    <w:rsid w:val="00F63CB3"/>
    <w:rsid w:val="00F63EFC"/>
    <w:rsid w:val="00F640A5"/>
    <w:rsid w:val="00F640B8"/>
    <w:rsid w:val="00F645D1"/>
    <w:rsid w:val="00F6472B"/>
    <w:rsid w:val="00F64813"/>
    <w:rsid w:val="00F6489B"/>
    <w:rsid w:val="00F64937"/>
    <w:rsid w:val="00F6497C"/>
    <w:rsid w:val="00F64A2C"/>
    <w:rsid w:val="00F64AB8"/>
    <w:rsid w:val="00F64B2D"/>
    <w:rsid w:val="00F64C3A"/>
    <w:rsid w:val="00F64D92"/>
    <w:rsid w:val="00F65182"/>
    <w:rsid w:val="00F651EE"/>
    <w:rsid w:val="00F65232"/>
    <w:rsid w:val="00F652ED"/>
    <w:rsid w:val="00F65392"/>
    <w:rsid w:val="00F65682"/>
    <w:rsid w:val="00F657FD"/>
    <w:rsid w:val="00F65B33"/>
    <w:rsid w:val="00F65C37"/>
    <w:rsid w:val="00F65C49"/>
    <w:rsid w:val="00F65D78"/>
    <w:rsid w:val="00F66386"/>
    <w:rsid w:val="00F663BD"/>
    <w:rsid w:val="00F66702"/>
    <w:rsid w:val="00F66730"/>
    <w:rsid w:val="00F6680F"/>
    <w:rsid w:val="00F668B9"/>
    <w:rsid w:val="00F66981"/>
    <w:rsid w:val="00F66F8E"/>
    <w:rsid w:val="00F66F98"/>
    <w:rsid w:val="00F66F9A"/>
    <w:rsid w:val="00F67050"/>
    <w:rsid w:val="00F67056"/>
    <w:rsid w:val="00F672EE"/>
    <w:rsid w:val="00F67352"/>
    <w:rsid w:val="00F673E9"/>
    <w:rsid w:val="00F6750B"/>
    <w:rsid w:val="00F6760C"/>
    <w:rsid w:val="00F67629"/>
    <w:rsid w:val="00F679FE"/>
    <w:rsid w:val="00F67ED8"/>
    <w:rsid w:val="00F70061"/>
    <w:rsid w:val="00F700AB"/>
    <w:rsid w:val="00F70142"/>
    <w:rsid w:val="00F7050E"/>
    <w:rsid w:val="00F7068B"/>
    <w:rsid w:val="00F70DC2"/>
    <w:rsid w:val="00F70EC9"/>
    <w:rsid w:val="00F70F12"/>
    <w:rsid w:val="00F70F9A"/>
    <w:rsid w:val="00F711C4"/>
    <w:rsid w:val="00F7138D"/>
    <w:rsid w:val="00F713F7"/>
    <w:rsid w:val="00F715BE"/>
    <w:rsid w:val="00F7163D"/>
    <w:rsid w:val="00F71716"/>
    <w:rsid w:val="00F71864"/>
    <w:rsid w:val="00F718BB"/>
    <w:rsid w:val="00F71917"/>
    <w:rsid w:val="00F71C09"/>
    <w:rsid w:val="00F71ED4"/>
    <w:rsid w:val="00F71FAA"/>
    <w:rsid w:val="00F7209E"/>
    <w:rsid w:val="00F72AD8"/>
    <w:rsid w:val="00F72C30"/>
    <w:rsid w:val="00F72DC8"/>
    <w:rsid w:val="00F72EE6"/>
    <w:rsid w:val="00F73016"/>
    <w:rsid w:val="00F7308B"/>
    <w:rsid w:val="00F73238"/>
    <w:rsid w:val="00F73355"/>
    <w:rsid w:val="00F735B6"/>
    <w:rsid w:val="00F7364F"/>
    <w:rsid w:val="00F7390D"/>
    <w:rsid w:val="00F739C4"/>
    <w:rsid w:val="00F73B58"/>
    <w:rsid w:val="00F73C9E"/>
    <w:rsid w:val="00F73CA0"/>
    <w:rsid w:val="00F73CA1"/>
    <w:rsid w:val="00F73D40"/>
    <w:rsid w:val="00F742F2"/>
    <w:rsid w:val="00F746AF"/>
    <w:rsid w:val="00F747D7"/>
    <w:rsid w:val="00F74ACA"/>
    <w:rsid w:val="00F74B18"/>
    <w:rsid w:val="00F74BF8"/>
    <w:rsid w:val="00F74E5E"/>
    <w:rsid w:val="00F7518D"/>
    <w:rsid w:val="00F753A0"/>
    <w:rsid w:val="00F753EC"/>
    <w:rsid w:val="00F75A92"/>
    <w:rsid w:val="00F75B6F"/>
    <w:rsid w:val="00F75C2C"/>
    <w:rsid w:val="00F75C8D"/>
    <w:rsid w:val="00F75D42"/>
    <w:rsid w:val="00F75DEB"/>
    <w:rsid w:val="00F76123"/>
    <w:rsid w:val="00F762BA"/>
    <w:rsid w:val="00F763B7"/>
    <w:rsid w:val="00F76517"/>
    <w:rsid w:val="00F767D6"/>
    <w:rsid w:val="00F7681C"/>
    <w:rsid w:val="00F7685E"/>
    <w:rsid w:val="00F76963"/>
    <w:rsid w:val="00F76A8B"/>
    <w:rsid w:val="00F76AAE"/>
    <w:rsid w:val="00F76C08"/>
    <w:rsid w:val="00F76D68"/>
    <w:rsid w:val="00F76E23"/>
    <w:rsid w:val="00F76E42"/>
    <w:rsid w:val="00F76FC1"/>
    <w:rsid w:val="00F77058"/>
    <w:rsid w:val="00F774E4"/>
    <w:rsid w:val="00F77506"/>
    <w:rsid w:val="00F77706"/>
    <w:rsid w:val="00F7784D"/>
    <w:rsid w:val="00F77904"/>
    <w:rsid w:val="00F7790A"/>
    <w:rsid w:val="00F779D5"/>
    <w:rsid w:val="00F77A95"/>
    <w:rsid w:val="00F77B35"/>
    <w:rsid w:val="00F77FDB"/>
    <w:rsid w:val="00F77FF2"/>
    <w:rsid w:val="00F80069"/>
    <w:rsid w:val="00F80344"/>
    <w:rsid w:val="00F803CF"/>
    <w:rsid w:val="00F805A9"/>
    <w:rsid w:val="00F8066D"/>
    <w:rsid w:val="00F8070C"/>
    <w:rsid w:val="00F80766"/>
    <w:rsid w:val="00F808B1"/>
    <w:rsid w:val="00F80936"/>
    <w:rsid w:val="00F80962"/>
    <w:rsid w:val="00F809C8"/>
    <w:rsid w:val="00F80A28"/>
    <w:rsid w:val="00F80DE0"/>
    <w:rsid w:val="00F80E02"/>
    <w:rsid w:val="00F80E3A"/>
    <w:rsid w:val="00F80EAC"/>
    <w:rsid w:val="00F81181"/>
    <w:rsid w:val="00F811D7"/>
    <w:rsid w:val="00F811FC"/>
    <w:rsid w:val="00F815C8"/>
    <w:rsid w:val="00F81679"/>
    <w:rsid w:val="00F8172D"/>
    <w:rsid w:val="00F817CD"/>
    <w:rsid w:val="00F8189A"/>
    <w:rsid w:val="00F81C9B"/>
    <w:rsid w:val="00F81D8C"/>
    <w:rsid w:val="00F81DD6"/>
    <w:rsid w:val="00F81E24"/>
    <w:rsid w:val="00F81EA7"/>
    <w:rsid w:val="00F8208B"/>
    <w:rsid w:val="00F821AC"/>
    <w:rsid w:val="00F822B6"/>
    <w:rsid w:val="00F822CD"/>
    <w:rsid w:val="00F82381"/>
    <w:rsid w:val="00F82441"/>
    <w:rsid w:val="00F824D8"/>
    <w:rsid w:val="00F8279F"/>
    <w:rsid w:val="00F82B96"/>
    <w:rsid w:val="00F82C94"/>
    <w:rsid w:val="00F82CE9"/>
    <w:rsid w:val="00F83224"/>
    <w:rsid w:val="00F832E1"/>
    <w:rsid w:val="00F8361E"/>
    <w:rsid w:val="00F83655"/>
    <w:rsid w:val="00F836C9"/>
    <w:rsid w:val="00F837BE"/>
    <w:rsid w:val="00F837D7"/>
    <w:rsid w:val="00F83B3D"/>
    <w:rsid w:val="00F83D28"/>
    <w:rsid w:val="00F83EC0"/>
    <w:rsid w:val="00F840AB"/>
    <w:rsid w:val="00F8419D"/>
    <w:rsid w:val="00F8471C"/>
    <w:rsid w:val="00F8474A"/>
    <w:rsid w:val="00F8477B"/>
    <w:rsid w:val="00F8485E"/>
    <w:rsid w:val="00F84BC1"/>
    <w:rsid w:val="00F84BF4"/>
    <w:rsid w:val="00F8503F"/>
    <w:rsid w:val="00F851C3"/>
    <w:rsid w:val="00F852C4"/>
    <w:rsid w:val="00F85366"/>
    <w:rsid w:val="00F855F6"/>
    <w:rsid w:val="00F85789"/>
    <w:rsid w:val="00F85790"/>
    <w:rsid w:val="00F8586C"/>
    <w:rsid w:val="00F85A2C"/>
    <w:rsid w:val="00F85E8D"/>
    <w:rsid w:val="00F86275"/>
    <w:rsid w:val="00F86324"/>
    <w:rsid w:val="00F86460"/>
    <w:rsid w:val="00F868CA"/>
    <w:rsid w:val="00F869A4"/>
    <w:rsid w:val="00F869C1"/>
    <w:rsid w:val="00F86A48"/>
    <w:rsid w:val="00F86BED"/>
    <w:rsid w:val="00F86BFB"/>
    <w:rsid w:val="00F86CC1"/>
    <w:rsid w:val="00F86CC9"/>
    <w:rsid w:val="00F86DCE"/>
    <w:rsid w:val="00F8700A"/>
    <w:rsid w:val="00F87200"/>
    <w:rsid w:val="00F8735E"/>
    <w:rsid w:val="00F8746A"/>
    <w:rsid w:val="00F875AC"/>
    <w:rsid w:val="00F8776B"/>
    <w:rsid w:val="00F8777F"/>
    <w:rsid w:val="00F879CE"/>
    <w:rsid w:val="00F879F7"/>
    <w:rsid w:val="00F87C7A"/>
    <w:rsid w:val="00F87E4D"/>
    <w:rsid w:val="00F87F22"/>
    <w:rsid w:val="00F901A9"/>
    <w:rsid w:val="00F90226"/>
    <w:rsid w:val="00F9036C"/>
    <w:rsid w:val="00F9042A"/>
    <w:rsid w:val="00F9048F"/>
    <w:rsid w:val="00F905A6"/>
    <w:rsid w:val="00F906C9"/>
    <w:rsid w:val="00F90966"/>
    <w:rsid w:val="00F909F3"/>
    <w:rsid w:val="00F90A7D"/>
    <w:rsid w:val="00F90FB1"/>
    <w:rsid w:val="00F91001"/>
    <w:rsid w:val="00F9102B"/>
    <w:rsid w:val="00F910E5"/>
    <w:rsid w:val="00F91280"/>
    <w:rsid w:val="00F916ED"/>
    <w:rsid w:val="00F917C0"/>
    <w:rsid w:val="00F91868"/>
    <w:rsid w:val="00F9197C"/>
    <w:rsid w:val="00F919B1"/>
    <w:rsid w:val="00F91A85"/>
    <w:rsid w:val="00F91F78"/>
    <w:rsid w:val="00F92133"/>
    <w:rsid w:val="00F923F4"/>
    <w:rsid w:val="00F926D4"/>
    <w:rsid w:val="00F92D2C"/>
    <w:rsid w:val="00F92D6C"/>
    <w:rsid w:val="00F9313B"/>
    <w:rsid w:val="00F936AC"/>
    <w:rsid w:val="00F936DA"/>
    <w:rsid w:val="00F93DC8"/>
    <w:rsid w:val="00F94086"/>
    <w:rsid w:val="00F940DE"/>
    <w:rsid w:val="00F942D1"/>
    <w:rsid w:val="00F943DA"/>
    <w:rsid w:val="00F94530"/>
    <w:rsid w:val="00F945E1"/>
    <w:rsid w:val="00F9463C"/>
    <w:rsid w:val="00F94697"/>
    <w:rsid w:val="00F946AB"/>
    <w:rsid w:val="00F948A7"/>
    <w:rsid w:val="00F948C7"/>
    <w:rsid w:val="00F948C9"/>
    <w:rsid w:val="00F94AFB"/>
    <w:rsid w:val="00F94CCC"/>
    <w:rsid w:val="00F94CD8"/>
    <w:rsid w:val="00F94D83"/>
    <w:rsid w:val="00F94E6E"/>
    <w:rsid w:val="00F94EA2"/>
    <w:rsid w:val="00F94EF9"/>
    <w:rsid w:val="00F95058"/>
    <w:rsid w:val="00F950E0"/>
    <w:rsid w:val="00F951BC"/>
    <w:rsid w:val="00F952F3"/>
    <w:rsid w:val="00F95586"/>
    <w:rsid w:val="00F956D3"/>
    <w:rsid w:val="00F95A8D"/>
    <w:rsid w:val="00F95B51"/>
    <w:rsid w:val="00F95D31"/>
    <w:rsid w:val="00F95E6C"/>
    <w:rsid w:val="00F9608E"/>
    <w:rsid w:val="00F961BD"/>
    <w:rsid w:val="00F962B1"/>
    <w:rsid w:val="00F96348"/>
    <w:rsid w:val="00F9657E"/>
    <w:rsid w:val="00F968A9"/>
    <w:rsid w:val="00F96E73"/>
    <w:rsid w:val="00F977C6"/>
    <w:rsid w:val="00F97833"/>
    <w:rsid w:val="00F9784E"/>
    <w:rsid w:val="00F978B8"/>
    <w:rsid w:val="00F97929"/>
    <w:rsid w:val="00F97EA3"/>
    <w:rsid w:val="00F97F9D"/>
    <w:rsid w:val="00FA0201"/>
    <w:rsid w:val="00FA024D"/>
    <w:rsid w:val="00FA04FB"/>
    <w:rsid w:val="00FA0828"/>
    <w:rsid w:val="00FA082E"/>
    <w:rsid w:val="00FA0903"/>
    <w:rsid w:val="00FA0A34"/>
    <w:rsid w:val="00FA0B89"/>
    <w:rsid w:val="00FA0D92"/>
    <w:rsid w:val="00FA0DD1"/>
    <w:rsid w:val="00FA0FA4"/>
    <w:rsid w:val="00FA1062"/>
    <w:rsid w:val="00FA10D3"/>
    <w:rsid w:val="00FA12D8"/>
    <w:rsid w:val="00FA136B"/>
    <w:rsid w:val="00FA136E"/>
    <w:rsid w:val="00FA16F1"/>
    <w:rsid w:val="00FA1826"/>
    <w:rsid w:val="00FA1860"/>
    <w:rsid w:val="00FA190E"/>
    <w:rsid w:val="00FA2181"/>
    <w:rsid w:val="00FA21BA"/>
    <w:rsid w:val="00FA228A"/>
    <w:rsid w:val="00FA233B"/>
    <w:rsid w:val="00FA2678"/>
    <w:rsid w:val="00FA2744"/>
    <w:rsid w:val="00FA2CAF"/>
    <w:rsid w:val="00FA2E04"/>
    <w:rsid w:val="00FA2E45"/>
    <w:rsid w:val="00FA34AA"/>
    <w:rsid w:val="00FA3DE3"/>
    <w:rsid w:val="00FA3F11"/>
    <w:rsid w:val="00FA3FAD"/>
    <w:rsid w:val="00FA4017"/>
    <w:rsid w:val="00FA42F2"/>
    <w:rsid w:val="00FA46A3"/>
    <w:rsid w:val="00FA46E9"/>
    <w:rsid w:val="00FA492A"/>
    <w:rsid w:val="00FA4A8F"/>
    <w:rsid w:val="00FA50FB"/>
    <w:rsid w:val="00FA55C8"/>
    <w:rsid w:val="00FA55EE"/>
    <w:rsid w:val="00FA56B2"/>
    <w:rsid w:val="00FA57C3"/>
    <w:rsid w:val="00FA5925"/>
    <w:rsid w:val="00FA5B21"/>
    <w:rsid w:val="00FA5BB6"/>
    <w:rsid w:val="00FA5C35"/>
    <w:rsid w:val="00FA607A"/>
    <w:rsid w:val="00FA61AA"/>
    <w:rsid w:val="00FA6248"/>
    <w:rsid w:val="00FA62D2"/>
    <w:rsid w:val="00FA64FE"/>
    <w:rsid w:val="00FA66CB"/>
    <w:rsid w:val="00FA6872"/>
    <w:rsid w:val="00FA689A"/>
    <w:rsid w:val="00FA6ABD"/>
    <w:rsid w:val="00FA6B89"/>
    <w:rsid w:val="00FA6B9F"/>
    <w:rsid w:val="00FA6CEA"/>
    <w:rsid w:val="00FA6E8D"/>
    <w:rsid w:val="00FA6F03"/>
    <w:rsid w:val="00FA6FE8"/>
    <w:rsid w:val="00FA7120"/>
    <w:rsid w:val="00FA730E"/>
    <w:rsid w:val="00FA76AB"/>
    <w:rsid w:val="00FA7833"/>
    <w:rsid w:val="00FA7847"/>
    <w:rsid w:val="00FA7896"/>
    <w:rsid w:val="00FA79A8"/>
    <w:rsid w:val="00FA79B4"/>
    <w:rsid w:val="00FA7F1F"/>
    <w:rsid w:val="00FB0050"/>
    <w:rsid w:val="00FB026D"/>
    <w:rsid w:val="00FB0319"/>
    <w:rsid w:val="00FB04BA"/>
    <w:rsid w:val="00FB0544"/>
    <w:rsid w:val="00FB06A3"/>
    <w:rsid w:val="00FB07A2"/>
    <w:rsid w:val="00FB0A61"/>
    <w:rsid w:val="00FB0B4B"/>
    <w:rsid w:val="00FB0CD6"/>
    <w:rsid w:val="00FB0D44"/>
    <w:rsid w:val="00FB0E27"/>
    <w:rsid w:val="00FB0E89"/>
    <w:rsid w:val="00FB0ECC"/>
    <w:rsid w:val="00FB10BE"/>
    <w:rsid w:val="00FB11B9"/>
    <w:rsid w:val="00FB13A0"/>
    <w:rsid w:val="00FB145B"/>
    <w:rsid w:val="00FB16B1"/>
    <w:rsid w:val="00FB17D6"/>
    <w:rsid w:val="00FB1862"/>
    <w:rsid w:val="00FB18C4"/>
    <w:rsid w:val="00FB1A16"/>
    <w:rsid w:val="00FB1EAA"/>
    <w:rsid w:val="00FB1FF8"/>
    <w:rsid w:val="00FB20C6"/>
    <w:rsid w:val="00FB22E8"/>
    <w:rsid w:val="00FB22F8"/>
    <w:rsid w:val="00FB2389"/>
    <w:rsid w:val="00FB23FD"/>
    <w:rsid w:val="00FB247F"/>
    <w:rsid w:val="00FB268E"/>
    <w:rsid w:val="00FB2732"/>
    <w:rsid w:val="00FB2A13"/>
    <w:rsid w:val="00FB2C0B"/>
    <w:rsid w:val="00FB2CC0"/>
    <w:rsid w:val="00FB2CD5"/>
    <w:rsid w:val="00FB2E72"/>
    <w:rsid w:val="00FB358E"/>
    <w:rsid w:val="00FB3612"/>
    <w:rsid w:val="00FB36FC"/>
    <w:rsid w:val="00FB381E"/>
    <w:rsid w:val="00FB393E"/>
    <w:rsid w:val="00FB3AAF"/>
    <w:rsid w:val="00FB3B82"/>
    <w:rsid w:val="00FB3F5C"/>
    <w:rsid w:val="00FB4044"/>
    <w:rsid w:val="00FB4100"/>
    <w:rsid w:val="00FB4163"/>
    <w:rsid w:val="00FB41F5"/>
    <w:rsid w:val="00FB4730"/>
    <w:rsid w:val="00FB47EF"/>
    <w:rsid w:val="00FB495F"/>
    <w:rsid w:val="00FB4988"/>
    <w:rsid w:val="00FB4A83"/>
    <w:rsid w:val="00FB4B2D"/>
    <w:rsid w:val="00FB4BE0"/>
    <w:rsid w:val="00FB50E8"/>
    <w:rsid w:val="00FB515F"/>
    <w:rsid w:val="00FB5194"/>
    <w:rsid w:val="00FB53C3"/>
    <w:rsid w:val="00FB54FF"/>
    <w:rsid w:val="00FB587E"/>
    <w:rsid w:val="00FB59C4"/>
    <w:rsid w:val="00FB5AA9"/>
    <w:rsid w:val="00FB5AF6"/>
    <w:rsid w:val="00FB5E20"/>
    <w:rsid w:val="00FB5E35"/>
    <w:rsid w:val="00FB5FE5"/>
    <w:rsid w:val="00FB6155"/>
    <w:rsid w:val="00FB62FA"/>
    <w:rsid w:val="00FB6346"/>
    <w:rsid w:val="00FB67DC"/>
    <w:rsid w:val="00FB6A15"/>
    <w:rsid w:val="00FB6CAD"/>
    <w:rsid w:val="00FB73B6"/>
    <w:rsid w:val="00FB7620"/>
    <w:rsid w:val="00FB7671"/>
    <w:rsid w:val="00FB776B"/>
    <w:rsid w:val="00FB7A61"/>
    <w:rsid w:val="00FB7D73"/>
    <w:rsid w:val="00FB7F26"/>
    <w:rsid w:val="00FC038E"/>
    <w:rsid w:val="00FC06F3"/>
    <w:rsid w:val="00FC07AB"/>
    <w:rsid w:val="00FC0904"/>
    <w:rsid w:val="00FC09E5"/>
    <w:rsid w:val="00FC0ACB"/>
    <w:rsid w:val="00FC0C43"/>
    <w:rsid w:val="00FC0CF0"/>
    <w:rsid w:val="00FC0E1E"/>
    <w:rsid w:val="00FC0FC3"/>
    <w:rsid w:val="00FC0FE0"/>
    <w:rsid w:val="00FC103C"/>
    <w:rsid w:val="00FC114B"/>
    <w:rsid w:val="00FC124F"/>
    <w:rsid w:val="00FC13A3"/>
    <w:rsid w:val="00FC1529"/>
    <w:rsid w:val="00FC1773"/>
    <w:rsid w:val="00FC1A07"/>
    <w:rsid w:val="00FC1AC2"/>
    <w:rsid w:val="00FC1BE9"/>
    <w:rsid w:val="00FC1E41"/>
    <w:rsid w:val="00FC1F96"/>
    <w:rsid w:val="00FC25A2"/>
    <w:rsid w:val="00FC2689"/>
    <w:rsid w:val="00FC269B"/>
    <w:rsid w:val="00FC28FA"/>
    <w:rsid w:val="00FC2B25"/>
    <w:rsid w:val="00FC2F14"/>
    <w:rsid w:val="00FC3089"/>
    <w:rsid w:val="00FC349D"/>
    <w:rsid w:val="00FC35A1"/>
    <w:rsid w:val="00FC3649"/>
    <w:rsid w:val="00FC3B3E"/>
    <w:rsid w:val="00FC3B42"/>
    <w:rsid w:val="00FC3E37"/>
    <w:rsid w:val="00FC3FF5"/>
    <w:rsid w:val="00FC436C"/>
    <w:rsid w:val="00FC43F7"/>
    <w:rsid w:val="00FC5183"/>
    <w:rsid w:val="00FC535C"/>
    <w:rsid w:val="00FC55C6"/>
    <w:rsid w:val="00FC5605"/>
    <w:rsid w:val="00FC5629"/>
    <w:rsid w:val="00FC5713"/>
    <w:rsid w:val="00FC5BA3"/>
    <w:rsid w:val="00FC5D67"/>
    <w:rsid w:val="00FC5E66"/>
    <w:rsid w:val="00FC6180"/>
    <w:rsid w:val="00FC61C3"/>
    <w:rsid w:val="00FC6424"/>
    <w:rsid w:val="00FC66EF"/>
    <w:rsid w:val="00FC6755"/>
    <w:rsid w:val="00FC6A04"/>
    <w:rsid w:val="00FC6BA8"/>
    <w:rsid w:val="00FC6C43"/>
    <w:rsid w:val="00FC6D4B"/>
    <w:rsid w:val="00FC6D4D"/>
    <w:rsid w:val="00FC6DF1"/>
    <w:rsid w:val="00FC7164"/>
    <w:rsid w:val="00FC74D6"/>
    <w:rsid w:val="00FC76F7"/>
    <w:rsid w:val="00FC784F"/>
    <w:rsid w:val="00FC785E"/>
    <w:rsid w:val="00FC78BA"/>
    <w:rsid w:val="00FC7993"/>
    <w:rsid w:val="00FC7B26"/>
    <w:rsid w:val="00FC7B79"/>
    <w:rsid w:val="00FC7CF7"/>
    <w:rsid w:val="00FC7E5F"/>
    <w:rsid w:val="00FD0042"/>
    <w:rsid w:val="00FD0086"/>
    <w:rsid w:val="00FD0335"/>
    <w:rsid w:val="00FD0589"/>
    <w:rsid w:val="00FD07EE"/>
    <w:rsid w:val="00FD0C0C"/>
    <w:rsid w:val="00FD0F76"/>
    <w:rsid w:val="00FD103C"/>
    <w:rsid w:val="00FD107E"/>
    <w:rsid w:val="00FD1336"/>
    <w:rsid w:val="00FD13EB"/>
    <w:rsid w:val="00FD1718"/>
    <w:rsid w:val="00FD174F"/>
    <w:rsid w:val="00FD17F3"/>
    <w:rsid w:val="00FD1A22"/>
    <w:rsid w:val="00FD1A7A"/>
    <w:rsid w:val="00FD1D98"/>
    <w:rsid w:val="00FD1DAF"/>
    <w:rsid w:val="00FD1E81"/>
    <w:rsid w:val="00FD1EF9"/>
    <w:rsid w:val="00FD1FB8"/>
    <w:rsid w:val="00FD21FE"/>
    <w:rsid w:val="00FD2515"/>
    <w:rsid w:val="00FD2574"/>
    <w:rsid w:val="00FD25A7"/>
    <w:rsid w:val="00FD271C"/>
    <w:rsid w:val="00FD2943"/>
    <w:rsid w:val="00FD29FB"/>
    <w:rsid w:val="00FD2A78"/>
    <w:rsid w:val="00FD2AC9"/>
    <w:rsid w:val="00FD2E15"/>
    <w:rsid w:val="00FD35B4"/>
    <w:rsid w:val="00FD37BD"/>
    <w:rsid w:val="00FD385B"/>
    <w:rsid w:val="00FD398B"/>
    <w:rsid w:val="00FD3AFF"/>
    <w:rsid w:val="00FD3BF8"/>
    <w:rsid w:val="00FD3C0E"/>
    <w:rsid w:val="00FD3F28"/>
    <w:rsid w:val="00FD40C7"/>
    <w:rsid w:val="00FD4367"/>
    <w:rsid w:val="00FD4410"/>
    <w:rsid w:val="00FD449E"/>
    <w:rsid w:val="00FD48E2"/>
    <w:rsid w:val="00FD4EDD"/>
    <w:rsid w:val="00FD4F4C"/>
    <w:rsid w:val="00FD5188"/>
    <w:rsid w:val="00FD5192"/>
    <w:rsid w:val="00FD535E"/>
    <w:rsid w:val="00FD5403"/>
    <w:rsid w:val="00FD5542"/>
    <w:rsid w:val="00FD5626"/>
    <w:rsid w:val="00FD58A0"/>
    <w:rsid w:val="00FD5EF6"/>
    <w:rsid w:val="00FD61A7"/>
    <w:rsid w:val="00FD626D"/>
    <w:rsid w:val="00FD642D"/>
    <w:rsid w:val="00FD64E6"/>
    <w:rsid w:val="00FD64F8"/>
    <w:rsid w:val="00FD6612"/>
    <w:rsid w:val="00FD6664"/>
    <w:rsid w:val="00FD6695"/>
    <w:rsid w:val="00FD6A00"/>
    <w:rsid w:val="00FD6AEF"/>
    <w:rsid w:val="00FD6EA4"/>
    <w:rsid w:val="00FD6EAF"/>
    <w:rsid w:val="00FD6F37"/>
    <w:rsid w:val="00FD76E2"/>
    <w:rsid w:val="00FD775C"/>
    <w:rsid w:val="00FD788E"/>
    <w:rsid w:val="00FD790E"/>
    <w:rsid w:val="00FD7926"/>
    <w:rsid w:val="00FD79E7"/>
    <w:rsid w:val="00FD79EA"/>
    <w:rsid w:val="00FD7A1A"/>
    <w:rsid w:val="00FD7A79"/>
    <w:rsid w:val="00FD7D84"/>
    <w:rsid w:val="00FD7ED5"/>
    <w:rsid w:val="00FD7F9F"/>
    <w:rsid w:val="00FE0288"/>
    <w:rsid w:val="00FE0794"/>
    <w:rsid w:val="00FE07ED"/>
    <w:rsid w:val="00FE08B9"/>
    <w:rsid w:val="00FE092D"/>
    <w:rsid w:val="00FE0986"/>
    <w:rsid w:val="00FE0A2D"/>
    <w:rsid w:val="00FE0CFD"/>
    <w:rsid w:val="00FE0D54"/>
    <w:rsid w:val="00FE0D9B"/>
    <w:rsid w:val="00FE0E4C"/>
    <w:rsid w:val="00FE1508"/>
    <w:rsid w:val="00FE16B2"/>
    <w:rsid w:val="00FE187C"/>
    <w:rsid w:val="00FE18FF"/>
    <w:rsid w:val="00FE1A69"/>
    <w:rsid w:val="00FE1B50"/>
    <w:rsid w:val="00FE1E59"/>
    <w:rsid w:val="00FE1F34"/>
    <w:rsid w:val="00FE202C"/>
    <w:rsid w:val="00FE20C6"/>
    <w:rsid w:val="00FE20F5"/>
    <w:rsid w:val="00FE2124"/>
    <w:rsid w:val="00FE2203"/>
    <w:rsid w:val="00FE2280"/>
    <w:rsid w:val="00FE2431"/>
    <w:rsid w:val="00FE2690"/>
    <w:rsid w:val="00FE26D3"/>
    <w:rsid w:val="00FE2713"/>
    <w:rsid w:val="00FE27C1"/>
    <w:rsid w:val="00FE2837"/>
    <w:rsid w:val="00FE28D9"/>
    <w:rsid w:val="00FE28F2"/>
    <w:rsid w:val="00FE2CAE"/>
    <w:rsid w:val="00FE2CDC"/>
    <w:rsid w:val="00FE2F20"/>
    <w:rsid w:val="00FE31DF"/>
    <w:rsid w:val="00FE3218"/>
    <w:rsid w:val="00FE32E5"/>
    <w:rsid w:val="00FE3493"/>
    <w:rsid w:val="00FE3584"/>
    <w:rsid w:val="00FE3688"/>
    <w:rsid w:val="00FE373C"/>
    <w:rsid w:val="00FE37E1"/>
    <w:rsid w:val="00FE3A03"/>
    <w:rsid w:val="00FE3B25"/>
    <w:rsid w:val="00FE3BC5"/>
    <w:rsid w:val="00FE3E09"/>
    <w:rsid w:val="00FE4072"/>
    <w:rsid w:val="00FE423C"/>
    <w:rsid w:val="00FE4280"/>
    <w:rsid w:val="00FE42EE"/>
    <w:rsid w:val="00FE42F6"/>
    <w:rsid w:val="00FE4338"/>
    <w:rsid w:val="00FE44B4"/>
    <w:rsid w:val="00FE4645"/>
    <w:rsid w:val="00FE4D57"/>
    <w:rsid w:val="00FE4E2F"/>
    <w:rsid w:val="00FE4F4D"/>
    <w:rsid w:val="00FE502B"/>
    <w:rsid w:val="00FE507B"/>
    <w:rsid w:val="00FE50F0"/>
    <w:rsid w:val="00FE52A2"/>
    <w:rsid w:val="00FE52A5"/>
    <w:rsid w:val="00FE52C6"/>
    <w:rsid w:val="00FE54DF"/>
    <w:rsid w:val="00FE54ED"/>
    <w:rsid w:val="00FE54FB"/>
    <w:rsid w:val="00FE58D1"/>
    <w:rsid w:val="00FE58D6"/>
    <w:rsid w:val="00FE5E51"/>
    <w:rsid w:val="00FE5F4D"/>
    <w:rsid w:val="00FE6077"/>
    <w:rsid w:val="00FE6084"/>
    <w:rsid w:val="00FE60FA"/>
    <w:rsid w:val="00FE6479"/>
    <w:rsid w:val="00FE6554"/>
    <w:rsid w:val="00FE6652"/>
    <w:rsid w:val="00FE68EA"/>
    <w:rsid w:val="00FE6B11"/>
    <w:rsid w:val="00FE6D90"/>
    <w:rsid w:val="00FE6DA1"/>
    <w:rsid w:val="00FE6E10"/>
    <w:rsid w:val="00FE6E21"/>
    <w:rsid w:val="00FE7069"/>
    <w:rsid w:val="00FE7154"/>
    <w:rsid w:val="00FE7155"/>
    <w:rsid w:val="00FE71FF"/>
    <w:rsid w:val="00FE756E"/>
    <w:rsid w:val="00FE772F"/>
    <w:rsid w:val="00FE7882"/>
    <w:rsid w:val="00FE7918"/>
    <w:rsid w:val="00FE797D"/>
    <w:rsid w:val="00FE7BD9"/>
    <w:rsid w:val="00FE7C8E"/>
    <w:rsid w:val="00FE7FF4"/>
    <w:rsid w:val="00FF005A"/>
    <w:rsid w:val="00FF03B9"/>
    <w:rsid w:val="00FF0425"/>
    <w:rsid w:val="00FF05AD"/>
    <w:rsid w:val="00FF0DA8"/>
    <w:rsid w:val="00FF0E2B"/>
    <w:rsid w:val="00FF0E73"/>
    <w:rsid w:val="00FF0EC9"/>
    <w:rsid w:val="00FF0FE9"/>
    <w:rsid w:val="00FF1405"/>
    <w:rsid w:val="00FF17E5"/>
    <w:rsid w:val="00FF181E"/>
    <w:rsid w:val="00FF1D1B"/>
    <w:rsid w:val="00FF1DBD"/>
    <w:rsid w:val="00FF2038"/>
    <w:rsid w:val="00FF21C9"/>
    <w:rsid w:val="00FF21EA"/>
    <w:rsid w:val="00FF2220"/>
    <w:rsid w:val="00FF24E6"/>
    <w:rsid w:val="00FF28DF"/>
    <w:rsid w:val="00FF2A27"/>
    <w:rsid w:val="00FF2EE0"/>
    <w:rsid w:val="00FF30CE"/>
    <w:rsid w:val="00FF321D"/>
    <w:rsid w:val="00FF329F"/>
    <w:rsid w:val="00FF3441"/>
    <w:rsid w:val="00FF346B"/>
    <w:rsid w:val="00FF34FC"/>
    <w:rsid w:val="00FF353A"/>
    <w:rsid w:val="00FF35B9"/>
    <w:rsid w:val="00FF3672"/>
    <w:rsid w:val="00FF3D19"/>
    <w:rsid w:val="00FF3EA6"/>
    <w:rsid w:val="00FF3FF6"/>
    <w:rsid w:val="00FF415D"/>
    <w:rsid w:val="00FF424F"/>
    <w:rsid w:val="00FF430C"/>
    <w:rsid w:val="00FF4401"/>
    <w:rsid w:val="00FF4809"/>
    <w:rsid w:val="00FF49F5"/>
    <w:rsid w:val="00FF4D9F"/>
    <w:rsid w:val="00FF4E44"/>
    <w:rsid w:val="00FF586B"/>
    <w:rsid w:val="00FF5B18"/>
    <w:rsid w:val="00FF5DF7"/>
    <w:rsid w:val="00FF6238"/>
    <w:rsid w:val="00FF6CC3"/>
    <w:rsid w:val="00FF6F16"/>
    <w:rsid w:val="00FF6FF5"/>
    <w:rsid w:val="00FF7001"/>
    <w:rsid w:val="00FF70B0"/>
    <w:rsid w:val="00FF740E"/>
    <w:rsid w:val="00FF7521"/>
    <w:rsid w:val="00FF7537"/>
    <w:rsid w:val="00FF756D"/>
    <w:rsid w:val="00FF75A6"/>
    <w:rsid w:val="00FF7785"/>
    <w:rsid w:val="00FF78B7"/>
    <w:rsid w:val="00FF7999"/>
    <w:rsid w:val="00FF7B45"/>
    <w:rsid w:val="00FF7C49"/>
    <w:rsid w:val="00FF7C7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3E135909"/>
  <w15:chartTrackingRefBased/>
  <w15:docId w15:val="{948AA8DF-C375-448D-8950-61CB6D77F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026D7"/>
    <w:pPr>
      <w:widowControl w:val="0"/>
      <w:autoSpaceDE w:val="0"/>
      <w:autoSpaceDN w:val="0"/>
      <w:adjustRightInd w:val="0"/>
    </w:pPr>
    <w:rPr>
      <w:rFonts w:ascii="Arial" w:hAnsi="Arial"/>
      <w:sz w:val="24"/>
      <w:szCs w:val="24"/>
      <w:lang w:val="en-US" w:eastAsia="nl-NL"/>
    </w:rPr>
  </w:style>
  <w:style w:type="paragraph" w:styleId="Kop1">
    <w:name w:val="heading 1"/>
    <w:basedOn w:val="Standaard"/>
    <w:next w:val="Standaard"/>
    <w:qFormat/>
    <w:rsid w:val="002832DC"/>
    <w:pPr>
      <w:keepNext/>
      <w:widowControl/>
      <w:autoSpaceDE/>
      <w:autoSpaceDN/>
      <w:adjustRightInd/>
      <w:jc w:val="both"/>
      <w:outlineLvl w:val="0"/>
    </w:pPr>
    <w:rPr>
      <w:rFonts w:ascii="Helvetica" w:hAnsi="Helvetica"/>
      <w:b/>
      <w:bCs/>
      <w:sz w:val="20"/>
      <w:szCs w:val="20"/>
      <w:lang w:val="nl-BE"/>
    </w:rPr>
  </w:style>
  <w:style w:type="paragraph" w:styleId="Kop2">
    <w:name w:val="heading 2"/>
    <w:basedOn w:val="Standaard"/>
    <w:next w:val="Standaard"/>
    <w:qFormat/>
    <w:rsid w:val="002832DC"/>
    <w:pPr>
      <w:keepNext/>
      <w:widowControl/>
      <w:tabs>
        <w:tab w:val="left" w:pos="1920"/>
      </w:tabs>
      <w:autoSpaceDE/>
      <w:autoSpaceDN/>
      <w:adjustRightInd/>
      <w:outlineLvl w:val="1"/>
    </w:pPr>
    <w:rPr>
      <w:rFonts w:ascii="Helvetica" w:hAnsi="Helvetica"/>
      <w:b/>
      <w:bCs/>
      <w:sz w:val="20"/>
      <w:szCs w:val="20"/>
      <w:lang w:val="nl-BE"/>
    </w:rPr>
  </w:style>
  <w:style w:type="paragraph" w:styleId="Kop3">
    <w:name w:val="heading 3"/>
    <w:basedOn w:val="Standaard"/>
    <w:next w:val="Standaard"/>
    <w:qFormat/>
    <w:rsid w:val="002832DC"/>
    <w:pPr>
      <w:keepNext/>
      <w:spacing w:before="240" w:after="60"/>
      <w:outlineLvl w:val="2"/>
    </w:pPr>
    <w:rPr>
      <w:rFonts w:cs="Arial"/>
      <w:b/>
      <w:bCs/>
      <w:sz w:val="26"/>
      <w:szCs w:val="26"/>
    </w:rPr>
  </w:style>
  <w:style w:type="paragraph" w:styleId="Kop4">
    <w:name w:val="heading 4"/>
    <w:basedOn w:val="Standaard"/>
    <w:next w:val="Standaard"/>
    <w:qFormat/>
    <w:rsid w:val="002832DC"/>
    <w:pPr>
      <w:keepNext/>
      <w:spacing w:before="240" w:after="60"/>
      <w:outlineLvl w:val="3"/>
    </w:pPr>
    <w:rPr>
      <w:rFonts w:ascii="Times New Roman" w:hAnsi="Times New Roman"/>
      <w:b/>
      <w:bCs/>
      <w:sz w:val="28"/>
      <w:szCs w:val="28"/>
    </w:rPr>
  </w:style>
  <w:style w:type="paragraph" w:styleId="Kop5">
    <w:name w:val="heading 5"/>
    <w:basedOn w:val="Standaard"/>
    <w:next w:val="Standaard"/>
    <w:qFormat/>
    <w:rsid w:val="002832DC"/>
    <w:pPr>
      <w:spacing w:before="240" w:after="60"/>
      <w:outlineLvl w:val="4"/>
    </w:pPr>
    <w:rPr>
      <w:b/>
      <w:bCs/>
      <w:i/>
      <w:iCs/>
      <w:sz w:val="26"/>
      <w:szCs w:val="26"/>
    </w:rPr>
  </w:style>
  <w:style w:type="paragraph" w:styleId="Kop6">
    <w:name w:val="heading 6"/>
    <w:basedOn w:val="Standaard"/>
    <w:next w:val="Standaard"/>
    <w:qFormat/>
    <w:rsid w:val="002832DC"/>
    <w:pPr>
      <w:spacing w:before="240" w:after="60"/>
      <w:outlineLvl w:val="5"/>
    </w:pPr>
    <w:rPr>
      <w:rFonts w:ascii="Times New Roman" w:hAnsi="Times New Roman"/>
      <w:b/>
      <w:bCs/>
      <w:sz w:val="22"/>
      <w:szCs w:val="22"/>
    </w:rPr>
  </w:style>
  <w:style w:type="paragraph" w:styleId="Kop7">
    <w:name w:val="heading 7"/>
    <w:basedOn w:val="Standaard"/>
    <w:next w:val="Standaard"/>
    <w:qFormat/>
    <w:rsid w:val="002832DC"/>
    <w:pPr>
      <w:spacing w:before="240" w:after="60"/>
      <w:outlineLvl w:val="6"/>
    </w:pPr>
    <w:rPr>
      <w:rFonts w:ascii="Times New Roman" w:hAnsi="Times New Roman"/>
    </w:rPr>
  </w:style>
  <w:style w:type="paragraph" w:styleId="Kop8">
    <w:name w:val="heading 8"/>
    <w:basedOn w:val="Standaard"/>
    <w:next w:val="Standaard"/>
    <w:qFormat/>
    <w:rsid w:val="002832DC"/>
    <w:pPr>
      <w:spacing w:before="240" w:after="60"/>
      <w:outlineLvl w:val="7"/>
    </w:pPr>
    <w:rPr>
      <w:rFonts w:ascii="Times New Roman" w:hAnsi="Times New Roman"/>
      <w:i/>
      <w:iCs/>
    </w:rPr>
  </w:style>
  <w:style w:type="paragraph" w:styleId="Kop9">
    <w:name w:val="heading 9"/>
    <w:basedOn w:val="Standaard"/>
    <w:next w:val="Standaard"/>
    <w:qFormat/>
    <w:rsid w:val="002832DC"/>
    <w:pPr>
      <w:spacing w:before="240" w:after="60"/>
      <w:outlineLvl w:val="8"/>
    </w:pPr>
    <w:rPr>
      <w:rFonts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1Title">
    <w:name w:val="01_Title"/>
    <w:basedOn w:val="Standaard"/>
    <w:rsid w:val="003026D7"/>
    <w:pPr>
      <w:tabs>
        <w:tab w:val="left" w:pos="567"/>
      </w:tabs>
      <w:ind w:left="567"/>
    </w:pPr>
    <w:rPr>
      <w:rFonts w:cs="Arial"/>
      <w:color w:val="000000"/>
      <w:sz w:val="40"/>
      <w:szCs w:val="40"/>
    </w:rPr>
  </w:style>
  <w:style w:type="paragraph" w:customStyle="1" w:styleId="02Auteur">
    <w:name w:val="02_Auteur"/>
    <w:basedOn w:val="Standaard"/>
    <w:rsid w:val="00DD17A7"/>
    <w:pPr>
      <w:jc w:val="right"/>
    </w:pPr>
    <w:rPr>
      <w:rFonts w:cs="Arial"/>
      <w:color w:val="000000"/>
      <w:sz w:val="20"/>
      <w:szCs w:val="20"/>
    </w:rPr>
  </w:style>
  <w:style w:type="paragraph" w:customStyle="1" w:styleId="02text">
    <w:name w:val="02_text"/>
    <w:basedOn w:val="Standaard"/>
    <w:rsid w:val="00DD17A7"/>
    <w:pPr>
      <w:tabs>
        <w:tab w:val="left" w:pos="852"/>
      </w:tabs>
      <w:ind w:left="852" w:firstLine="285"/>
      <w:jc w:val="both"/>
    </w:pPr>
    <w:rPr>
      <w:rFonts w:cs="Arial"/>
      <w:color w:val="000000"/>
      <w:sz w:val="20"/>
      <w:szCs w:val="20"/>
    </w:rPr>
  </w:style>
  <w:style w:type="paragraph" w:styleId="Plattetekst2">
    <w:name w:val="Body Text 2"/>
    <w:basedOn w:val="Standaard"/>
    <w:rsid w:val="002832DC"/>
    <w:pPr>
      <w:widowControl/>
      <w:tabs>
        <w:tab w:val="left" w:pos="6450"/>
      </w:tabs>
      <w:autoSpaceDE/>
      <w:autoSpaceDN/>
      <w:adjustRightInd/>
      <w:jc w:val="both"/>
    </w:pPr>
    <w:rPr>
      <w:rFonts w:ascii="Helvetica" w:hAnsi="Helvetica"/>
      <w:sz w:val="20"/>
      <w:szCs w:val="20"/>
      <w:lang w:val="nl-BE"/>
    </w:rPr>
  </w:style>
  <w:style w:type="paragraph" w:customStyle="1" w:styleId="01PenseeChar">
    <w:name w:val="01_Pensee Char"/>
    <w:basedOn w:val="Standaard"/>
    <w:link w:val="01PenseeCharChar"/>
    <w:rsid w:val="002832DC"/>
    <w:pPr>
      <w:tabs>
        <w:tab w:val="left" w:pos="3117"/>
      </w:tabs>
      <w:ind w:left="3117"/>
      <w:jc w:val="center"/>
    </w:pPr>
    <w:rPr>
      <w:rFonts w:cs="Arial"/>
      <w:i/>
      <w:iCs/>
      <w:color w:val="000000"/>
      <w:sz w:val="16"/>
      <w:szCs w:val="16"/>
    </w:rPr>
  </w:style>
  <w:style w:type="paragraph" w:customStyle="1" w:styleId="02bSource">
    <w:name w:val="02b_Source"/>
    <w:basedOn w:val="Standaard"/>
    <w:rsid w:val="002832DC"/>
    <w:pPr>
      <w:jc w:val="center"/>
    </w:pPr>
    <w:rPr>
      <w:rFonts w:cs="Arial"/>
      <w:color w:val="000000"/>
      <w:sz w:val="20"/>
      <w:szCs w:val="20"/>
    </w:rPr>
  </w:style>
  <w:style w:type="character" w:customStyle="1" w:styleId="01PenseeCharChar">
    <w:name w:val="01_Pensee Char Char"/>
    <w:link w:val="01PenseeChar"/>
    <w:rsid w:val="002832DC"/>
    <w:rPr>
      <w:rFonts w:ascii="Arial" w:hAnsi="Arial" w:cs="Arial"/>
      <w:i/>
      <w:iCs/>
      <w:color w:val="000000"/>
      <w:sz w:val="16"/>
      <w:szCs w:val="16"/>
      <w:lang w:val="en-US" w:eastAsia="nl-NL" w:bidi="ar-SA"/>
    </w:rPr>
  </w:style>
  <w:style w:type="paragraph" w:customStyle="1" w:styleId="01text">
    <w:name w:val="01_text"/>
    <w:basedOn w:val="Standaard"/>
    <w:rsid w:val="002832DC"/>
    <w:pPr>
      <w:tabs>
        <w:tab w:val="left" w:pos="738"/>
        <w:tab w:val="left" w:pos="852"/>
      </w:tabs>
      <w:ind w:left="852" w:firstLine="114"/>
      <w:jc w:val="both"/>
    </w:pPr>
    <w:rPr>
      <w:rFonts w:ascii="Times New Roman" w:hAnsi="Times New Roman"/>
      <w:color w:val="000000"/>
      <w:sz w:val="26"/>
      <w:szCs w:val="26"/>
    </w:rPr>
  </w:style>
  <w:style w:type="paragraph" w:customStyle="1" w:styleId="02aNumber">
    <w:name w:val="02a_Number"/>
    <w:basedOn w:val="Standaard"/>
    <w:rsid w:val="002832DC"/>
    <w:pPr>
      <w:jc w:val="center"/>
    </w:pPr>
    <w:rPr>
      <w:rFonts w:cs="Arial"/>
      <w:b/>
      <w:bCs/>
      <w:color w:val="000000"/>
      <w:sz w:val="20"/>
      <w:szCs w:val="20"/>
    </w:rPr>
  </w:style>
  <w:style w:type="paragraph" w:customStyle="1" w:styleId="02cGBR">
    <w:name w:val="02c_GBR"/>
    <w:basedOn w:val="Standaard"/>
    <w:rsid w:val="002832DC"/>
    <w:pPr>
      <w:tabs>
        <w:tab w:val="left" w:pos="282"/>
        <w:tab w:val="left" w:pos="852"/>
      </w:tabs>
      <w:ind w:left="852" w:firstLine="1134"/>
      <w:jc w:val="center"/>
    </w:pPr>
    <w:rPr>
      <w:rFonts w:cs="Arial"/>
      <w:color w:val="000000"/>
      <w:sz w:val="20"/>
      <w:szCs w:val="20"/>
    </w:rPr>
  </w:style>
  <w:style w:type="paragraph" w:customStyle="1" w:styleId="03aText">
    <w:name w:val="03a_Text"/>
    <w:basedOn w:val="Standaard"/>
    <w:rsid w:val="002832DC"/>
    <w:pPr>
      <w:jc w:val="both"/>
    </w:pPr>
    <w:rPr>
      <w:rFonts w:cs="Arial"/>
      <w:color w:val="000000"/>
      <w:sz w:val="20"/>
      <w:szCs w:val="20"/>
    </w:rPr>
  </w:style>
  <w:style w:type="paragraph" w:customStyle="1" w:styleId="03bMoves">
    <w:name w:val="03b_Moves"/>
    <w:basedOn w:val="Standaard"/>
    <w:rsid w:val="002832DC"/>
    <w:pPr>
      <w:tabs>
        <w:tab w:val="left" w:pos="285"/>
        <w:tab w:val="left" w:pos="849"/>
      </w:tabs>
      <w:ind w:left="285"/>
      <w:jc w:val="both"/>
    </w:pPr>
    <w:rPr>
      <w:rFonts w:cs="Arial"/>
      <w:b/>
      <w:bCs/>
      <w:color w:val="000000"/>
      <w:sz w:val="20"/>
      <w:szCs w:val="20"/>
    </w:rPr>
  </w:style>
  <w:style w:type="paragraph" w:customStyle="1" w:styleId="03cOpmerking">
    <w:name w:val="03c_Opmerking"/>
    <w:basedOn w:val="Standaard"/>
    <w:rsid w:val="002832DC"/>
    <w:pPr>
      <w:jc w:val="both"/>
    </w:pPr>
    <w:rPr>
      <w:rFonts w:cs="Arial"/>
      <w:color w:val="000000"/>
      <w:sz w:val="20"/>
      <w:szCs w:val="20"/>
    </w:rPr>
  </w:style>
  <w:style w:type="paragraph" w:customStyle="1" w:styleId="03dVariant">
    <w:name w:val="03d_Variant"/>
    <w:basedOn w:val="Standaard"/>
    <w:rsid w:val="002832DC"/>
    <w:pPr>
      <w:jc w:val="both"/>
    </w:pPr>
    <w:rPr>
      <w:rFonts w:cs="Arial"/>
      <w:b/>
      <w:bCs/>
      <w:i/>
      <w:iCs/>
      <w:color w:val="000000"/>
      <w:sz w:val="20"/>
      <w:szCs w:val="20"/>
    </w:rPr>
  </w:style>
  <w:style w:type="paragraph" w:customStyle="1" w:styleId="Bulleted">
    <w:name w:val="Bulleted"/>
    <w:basedOn w:val="Standaard"/>
    <w:rsid w:val="002832DC"/>
    <w:pPr>
      <w:tabs>
        <w:tab w:val="left" w:pos="567"/>
        <w:tab w:val="left" w:pos="852"/>
      </w:tabs>
      <w:ind w:left="567" w:hanging="285"/>
    </w:pPr>
    <w:rPr>
      <w:rFonts w:ascii="Times New Roman" w:hAnsi="Times New Roman"/>
      <w:color w:val="000000"/>
    </w:rPr>
  </w:style>
  <w:style w:type="paragraph" w:customStyle="1" w:styleId="CellBody">
    <w:name w:val="CellBody"/>
    <w:basedOn w:val="Standaard"/>
    <w:rsid w:val="002832DC"/>
    <w:rPr>
      <w:rFonts w:ascii="Times New Roman" w:hAnsi="Times New Roman"/>
      <w:color w:val="000000"/>
    </w:rPr>
  </w:style>
  <w:style w:type="paragraph" w:customStyle="1" w:styleId="CellHeading">
    <w:name w:val="CellHeading"/>
    <w:basedOn w:val="Standaard"/>
    <w:rsid w:val="002832DC"/>
    <w:pPr>
      <w:jc w:val="center"/>
    </w:pPr>
    <w:rPr>
      <w:rFonts w:ascii="Times New Roman" w:hAnsi="Times New Roman"/>
      <w:color w:val="000000"/>
    </w:rPr>
  </w:style>
  <w:style w:type="paragraph" w:customStyle="1" w:styleId="Footer1">
    <w:name w:val="Footer1"/>
    <w:basedOn w:val="Standaard"/>
    <w:rsid w:val="002832DC"/>
    <w:pPr>
      <w:tabs>
        <w:tab w:val="right" w:pos="9354"/>
      </w:tabs>
      <w:jc w:val="right"/>
    </w:pPr>
    <w:rPr>
      <w:rFonts w:cs="Arial"/>
      <w:color w:val="000000"/>
      <w:sz w:val="20"/>
      <w:szCs w:val="20"/>
    </w:rPr>
  </w:style>
  <w:style w:type="paragraph" w:customStyle="1" w:styleId="Footnote">
    <w:name w:val="Footnote"/>
    <w:basedOn w:val="Standaard"/>
    <w:rsid w:val="002832DC"/>
    <w:pPr>
      <w:tabs>
        <w:tab w:val="left" w:pos="285"/>
      </w:tabs>
      <w:ind w:left="285" w:right="285" w:hanging="282"/>
    </w:pPr>
    <w:rPr>
      <w:rFonts w:ascii="Times New Roman" w:hAnsi="Times New Roman"/>
      <w:color w:val="000000"/>
      <w:sz w:val="20"/>
      <w:szCs w:val="20"/>
    </w:rPr>
  </w:style>
  <w:style w:type="paragraph" w:customStyle="1" w:styleId="Heading1">
    <w:name w:val="Heading1"/>
    <w:basedOn w:val="Standaard"/>
    <w:rsid w:val="002832DC"/>
    <w:rPr>
      <w:rFonts w:ascii="Times New Roman" w:hAnsi="Times New Roman"/>
      <w:b/>
      <w:bCs/>
      <w:color w:val="000000"/>
      <w:sz w:val="28"/>
      <w:szCs w:val="28"/>
    </w:rPr>
  </w:style>
  <w:style w:type="paragraph" w:customStyle="1" w:styleId="Heading2">
    <w:name w:val="Heading2"/>
    <w:basedOn w:val="Standaard"/>
    <w:rsid w:val="002832DC"/>
    <w:rPr>
      <w:rFonts w:ascii="Times New Roman" w:hAnsi="Times New Roman"/>
      <w:b/>
      <w:bCs/>
      <w:color w:val="000000"/>
    </w:rPr>
  </w:style>
  <w:style w:type="paragraph" w:customStyle="1" w:styleId="HeadingRunIn">
    <w:name w:val="HeadingRunIn"/>
    <w:basedOn w:val="Standaard"/>
    <w:rsid w:val="002832DC"/>
    <w:rPr>
      <w:rFonts w:ascii="Times New Roman" w:hAnsi="Times New Roman"/>
      <w:b/>
      <w:bCs/>
      <w:color w:val="000000"/>
    </w:rPr>
  </w:style>
  <w:style w:type="paragraph" w:customStyle="1" w:styleId="Indented">
    <w:name w:val="Indented"/>
    <w:basedOn w:val="Standaard"/>
    <w:rsid w:val="002832DC"/>
    <w:pPr>
      <w:ind w:left="567"/>
    </w:pPr>
    <w:rPr>
      <w:rFonts w:ascii="Times New Roman" w:hAnsi="Times New Roman"/>
      <w:color w:val="000000"/>
    </w:rPr>
  </w:style>
  <w:style w:type="paragraph" w:customStyle="1" w:styleId="TableFootnote">
    <w:name w:val="TableFootnote"/>
    <w:basedOn w:val="Standaard"/>
    <w:rsid w:val="002832DC"/>
    <w:pPr>
      <w:tabs>
        <w:tab w:val="left" w:pos="285"/>
      </w:tabs>
      <w:ind w:left="285" w:right="285" w:hanging="282"/>
    </w:pPr>
    <w:rPr>
      <w:rFonts w:ascii="Times New Roman" w:hAnsi="Times New Roman"/>
      <w:color w:val="000000"/>
      <w:sz w:val="20"/>
      <w:szCs w:val="20"/>
    </w:rPr>
  </w:style>
  <w:style w:type="paragraph" w:customStyle="1" w:styleId="TableTitle">
    <w:name w:val="TableTitle"/>
    <w:basedOn w:val="Standaard"/>
    <w:rsid w:val="002832DC"/>
    <w:pPr>
      <w:jc w:val="center"/>
    </w:pPr>
    <w:rPr>
      <w:rFonts w:ascii="Times New Roman" w:hAnsi="Times New Roman"/>
      <w:b/>
      <w:bCs/>
      <w:color w:val="000000"/>
    </w:rPr>
  </w:style>
  <w:style w:type="character" w:styleId="Nadruk">
    <w:name w:val="Emphasis"/>
    <w:qFormat/>
    <w:rsid w:val="002832DC"/>
    <w:rPr>
      <w:i/>
      <w:iCs/>
    </w:rPr>
  </w:style>
  <w:style w:type="character" w:customStyle="1" w:styleId="EquationVariables">
    <w:name w:val="EquationVariables"/>
    <w:rsid w:val="002832DC"/>
    <w:rPr>
      <w:i/>
      <w:iCs/>
    </w:rPr>
  </w:style>
  <w:style w:type="character" w:customStyle="1" w:styleId="smallnumber">
    <w:name w:val="small number"/>
    <w:rsid w:val="002832DC"/>
    <w:rPr>
      <w:rFonts w:ascii="Times New Roman" w:hAnsi="Times New Roman"/>
      <w:i/>
      <w:iCs/>
      <w:color w:val="000000"/>
      <w:sz w:val="18"/>
      <w:szCs w:val="18"/>
    </w:rPr>
  </w:style>
  <w:style w:type="character" w:customStyle="1" w:styleId="vet13">
    <w:name w:val="vet13"/>
    <w:rsid w:val="002832DC"/>
    <w:rPr>
      <w:rFonts w:ascii="Times New Roman" w:hAnsi="Times New Roman"/>
      <w:b/>
      <w:bCs/>
      <w:color w:val="000000"/>
      <w:sz w:val="26"/>
      <w:szCs w:val="26"/>
    </w:rPr>
  </w:style>
  <w:style w:type="paragraph" w:styleId="Plattetekst">
    <w:name w:val="Body Text"/>
    <w:aliases w:val=" Char,Char"/>
    <w:basedOn w:val="Standaard"/>
    <w:link w:val="PlattetekstChar"/>
    <w:rsid w:val="002832DC"/>
    <w:pPr>
      <w:widowControl/>
      <w:autoSpaceDE/>
      <w:autoSpaceDN/>
      <w:adjustRightInd/>
      <w:jc w:val="both"/>
    </w:pPr>
    <w:rPr>
      <w:rFonts w:ascii="Helvetica" w:hAnsi="Helvetica"/>
      <w:b/>
      <w:lang w:val="nl-BE"/>
    </w:rPr>
  </w:style>
  <w:style w:type="character" w:styleId="Hyperlink">
    <w:name w:val="Hyperlink"/>
    <w:rsid w:val="002832DC"/>
    <w:rPr>
      <w:color w:val="0000FF"/>
      <w:u w:val="single"/>
    </w:rPr>
  </w:style>
  <w:style w:type="paragraph" w:customStyle="1" w:styleId="04diagram">
    <w:name w:val="04_diagram"/>
    <w:basedOn w:val="Standaard"/>
    <w:rsid w:val="002832DC"/>
    <w:pPr>
      <w:jc w:val="center"/>
    </w:pPr>
    <w:rPr>
      <w:rFonts w:ascii="DiagramTTHabsburg" w:hAnsi="DiagramTTHabsburg" w:cs="DiagramTTHabsburg"/>
      <w:color w:val="000000"/>
      <w:sz w:val="28"/>
      <w:szCs w:val="28"/>
    </w:rPr>
  </w:style>
  <w:style w:type="paragraph" w:customStyle="1" w:styleId="04diagramlast">
    <w:name w:val="04_diagram last"/>
    <w:basedOn w:val="Standaard"/>
    <w:rsid w:val="002832DC"/>
    <w:pPr>
      <w:jc w:val="center"/>
    </w:pPr>
    <w:rPr>
      <w:rFonts w:ascii="DiagramTTHabsburg" w:hAnsi="DiagramTTHabsburg" w:cs="DiagramTTHabsburg"/>
      <w:color w:val="000000"/>
      <w:sz w:val="28"/>
      <w:szCs w:val="28"/>
    </w:rPr>
  </w:style>
  <w:style w:type="paragraph" w:customStyle="1" w:styleId="04GBRonderdiagram">
    <w:name w:val="04_GBR onder diagram"/>
    <w:basedOn w:val="Standaard"/>
    <w:rsid w:val="002832DC"/>
    <w:pPr>
      <w:tabs>
        <w:tab w:val="left" w:pos="282"/>
        <w:tab w:val="left" w:pos="852"/>
      </w:tabs>
      <w:ind w:left="852" w:firstLine="567"/>
    </w:pPr>
    <w:rPr>
      <w:rFonts w:cs="Arial"/>
      <w:color w:val="000000"/>
      <w:sz w:val="20"/>
      <w:szCs w:val="20"/>
    </w:rPr>
  </w:style>
  <w:style w:type="paragraph" w:customStyle="1" w:styleId="04kopdiagram">
    <w:name w:val="04_kop diagram"/>
    <w:basedOn w:val="Standaard"/>
    <w:rsid w:val="002832DC"/>
    <w:pPr>
      <w:jc w:val="center"/>
    </w:pPr>
    <w:rPr>
      <w:rFonts w:cs="Arial"/>
      <w:color w:val="000000"/>
      <w:sz w:val="20"/>
      <w:szCs w:val="20"/>
    </w:rPr>
  </w:style>
  <w:style w:type="paragraph" w:customStyle="1" w:styleId="04kopdiagramlast">
    <w:name w:val="04_kop diagram last"/>
    <w:basedOn w:val="Standaard"/>
    <w:rsid w:val="002832DC"/>
    <w:pPr>
      <w:jc w:val="center"/>
    </w:pPr>
    <w:rPr>
      <w:rFonts w:cs="Arial"/>
      <w:color w:val="000000"/>
      <w:sz w:val="20"/>
      <w:szCs w:val="20"/>
    </w:rPr>
  </w:style>
  <w:style w:type="paragraph" w:customStyle="1" w:styleId="99aLP">
    <w:name w:val="99a_LP"/>
    <w:basedOn w:val="Standaard"/>
    <w:rsid w:val="002832DC"/>
    <w:pPr>
      <w:jc w:val="both"/>
    </w:pPr>
    <w:rPr>
      <w:rFonts w:cs="Arial"/>
      <w:color w:val="000000"/>
      <w:sz w:val="20"/>
      <w:szCs w:val="20"/>
    </w:rPr>
  </w:style>
  <w:style w:type="paragraph" w:customStyle="1" w:styleId="99LP">
    <w:name w:val="99_LP"/>
    <w:basedOn w:val="Standaard"/>
    <w:rsid w:val="002832DC"/>
    <w:pPr>
      <w:jc w:val="both"/>
    </w:pPr>
    <w:rPr>
      <w:rFonts w:cs="Arial"/>
      <w:color w:val="000000"/>
      <w:sz w:val="20"/>
      <w:szCs w:val="20"/>
    </w:rPr>
  </w:style>
  <w:style w:type="paragraph" w:styleId="Lijstopsomteken">
    <w:name w:val="List Bullet"/>
    <w:basedOn w:val="Standaard"/>
    <w:autoRedefine/>
    <w:rsid w:val="00164402"/>
    <w:pPr>
      <w:jc w:val="both"/>
    </w:pPr>
    <w:rPr>
      <w:rFonts w:cs="Arial"/>
      <w:noProof/>
      <w:sz w:val="20"/>
      <w:szCs w:val="20"/>
    </w:rPr>
  </w:style>
  <w:style w:type="character" w:customStyle="1" w:styleId="PlattetekstChar">
    <w:name w:val="Platte tekst Char"/>
    <w:aliases w:val=" Char Char,Char Char1"/>
    <w:link w:val="Plattetekst"/>
    <w:rsid w:val="002832DC"/>
    <w:rPr>
      <w:rFonts w:ascii="Helvetica" w:hAnsi="Helvetica"/>
      <w:b/>
      <w:sz w:val="24"/>
      <w:szCs w:val="24"/>
      <w:lang w:val="nl-BE" w:eastAsia="nl-NL" w:bidi="ar-SA"/>
    </w:rPr>
  </w:style>
  <w:style w:type="paragraph" w:customStyle="1" w:styleId="diagram">
    <w:name w:val="diagram"/>
    <w:rsid w:val="002832DC"/>
    <w:rPr>
      <w:rFonts w:ascii="DiagramTTFritz" w:hAnsi="DiagramTTFritz"/>
      <w:sz w:val="28"/>
      <w:lang w:val="nl-NL" w:eastAsia="nl-NL"/>
    </w:rPr>
  </w:style>
  <w:style w:type="paragraph" w:styleId="Lijst">
    <w:name w:val="List"/>
    <w:basedOn w:val="Standaard"/>
    <w:rsid w:val="002832DC"/>
    <w:pPr>
      <w:ind w:left="283" w:hanging="283"/>
    </w:pPr>
  </w:style>
  <w:style w:type="numbering" w:customStyle="1" w:styleId="Opmaakprofiel1">
    <w:name w:val="Opmaakprofiel1"/>
    <w:rsid w:val="002832DC"/>
    <w:pPr>
      <w:numPr>
        <w:numId w:val="2"/>
      </w:numPr>
    </w:pPr>
  </w:style>
  <w:style w:type="paragraph" w:styleId="Koptekst">
    <w:name w:val="header"/>
    <w:basedOn w:val="Standaard"/>
    <w:link w:val="KoptekstChar"/>
    <w:uiPriority w:val="99"/>
    <w:rsid w:val="002832DC"/>
    <w:pPr>
      <w:tabs>
        <w:tab w:val="center" w:pos="4536"/>
        <w:tab w:val="right" w:pos="9072"/>
      </w:tabs>
    </w:pPr>
    <w:rPr>
      <w:lang w:val="x-none"/>
    </w:rPr>
  </w:style>
  <w:style w:type="paragraph" w:styleId="Voettekst">
    <w:name w:val="footer"/>
    <w:basedOn w:val="Standaard"/>
    <w:link w:val="VoettekstChar"/>
    <w:uiPriority w:val="99"/>
    <w:rsid w:val="002832DC"/>
    <w:pPr>
      <w:tabs>
        <w:tab w:val="center" w:pos="4536"/>
        <w:tab w:val="right" w:pos="9072"/>
      </w:tabs>
    </w:pPr>
    <w:rPr>
      <w:lang w:val="x-none"/>
    </w:rPr>
  </w:style>
  <w:style w:type="character" w:styleId="Paginanummer">
    <w:name w:val="page number"/>
    <w:basedOn w:val="Standaardalinea-lettertype"/>
    <w:rsid w:val="002832DC"/>
  </w:style>
  <w:style w:type="paragraph" w:styleId="Documentstructuur">
    <w:name w:val="Document Map"/>
    <w:basedOn w:val="Standaard"/>
    <w:semiHidden/>
    <w:rsid w:val="002832DC"/>
    <w:pPr>
      <w:shd w:val="clear" w:color="auto" w:fill="000080"/>
    </w:pPr>
    <w:rPr>
      <w:rFonts w:ascii="Tahoma" w:hAnsi="Tahoma" w:cs="Tahoma"/>
    </w:rPr>
  </w:style>
  <w:style w:type="paragraph" w:styleId="Lijst2">
    <w:name w:val="List 2"/>
    <w:basedOn w:val="Standaard"/>
    <w:rsid w:val="002832DC"/>
    <w:pPr>
      <w:ind w:left="566" w:hanging="283"/>
    </w:pPr>
  </w:style>
  <w:style w:type="paragraph" w:styleId="Lijst3">
    <w:name w:val="List 3"/>
    <w:basedOn w:val="Standaard"/>
    <w:rsid w:val="002832DC"/>
    <w:pPr>
      <w:ind w:left="849" w:hanging="283"/>
    </w:pPr>
  </w:style>
  <w:style w:type="paragraph" w:styleId="Datum">
    <w:name w:val="Date"/>
    <w:basedOn w:val="Standaard"/>
    <w:next w:val="Standaard"/>
    <w:rsid w:val="002832DC"/>
  </w:style>
  <w:style w:type="paragraph" w:styleId="Lijstvoortzetting">
    <w:name w:val="List Continue"/>
    <w:basedOn w:val="Standaard"/>
    <w:rsid w:val="002832DC"/>
    <w:pPr>
      <w:spacing w:after="120"/>
      <w:ind w:left="283"/>
    </w:pPr>
  </w:style>
  <w:style w:type="paragraph" w:styleId="Lijstvoortzetting2">
    <w:name w:val="List Continue 2"/>
    <w:basedOn w:val="Standaard"/>
    <w:rsid w:val="002832DC"/>
    <w:pPr>
      <w:spacing w:after="120"/>
      <w:ind w:left="566"/>
    </w:pPr>
  </w:style>
  <w:style w:type="paragraph" w:styleId="Plattetekstinspringen">
    <w:name w:val="Body Text Indent"/>
    <w:basedOn w:val="Standaard"/>
    <w:rsid w:val="002832DC"/>
    <w:pPr>
      <w:spacing w:after="120"/>
      <w:ind w:left="283"/>
    </w:pPr>
  </w:style>
  <w:style w:type="paragraph" w:styleId="Standaardinspringing">
    <w:name w:val="Normal Indent"/>
    <w:basedOn w:val="Standaard"/>
    <w:rsid w:val="002832DC"/>
    <w:pPr>
      <w:ind w:left="708"/>
    </w:pPr>
  </w:style>
  <w:style w:type="paragraph" w:styleId="Lijst4">
    <w:name w:val="List 4"/>
    <w:basedOn w:val="Standaard"/>
    <w:rsid w:val="002832DC"/>
    <w:pPr>
      <w:ind w:left="1132" w:hanging="283"/>
    </w:pPr>
  </w:style>
  <w:style w:type="paragraph" w:styleId="Lijst5">
    <w:name w:val="List 5"/>
    <w:basedOn w:val="Standaard"/>
    <w:rsid w:val="002832DC"/>
    <w:pPr>
      <w:ind w:left="1415" w:hanging="283"/>
    </w:pPr>
  </w:style>
  <w:style w:type="paragraph" w:styleId="Afsluiting">
    <w:name w:val="Closing"/>
    <w:basedOn w:val="Standaard"/>
    <w:rsid w:val="002832DC"/>
    <w:pPr>
      <w:ind w:left="4252"/>
    </w:pPr>
  </w:style>
  <w:style w:type="paragraph" w:styleId="Lijstvoortzetting4">
    <w:name w:val="List Continue 4"/>
    <w:basedOn w:val="Standaard"/>
    <w:rsid w:val="002832DC"/>
    <w:pPr>
      <w:spacing w:after="120"/>
      <w:ind w:left="1132"/>
    </w:pPr>
  </w:style>
  <w:style w:type="paragraph" w:customStyle="1" w:styleId="Kortadresafzender">
    <w:name w:val="Kort adres afzender"/>
    <w:basedOn w:val="Standaard"/>
    <w:rsid w:val="002832DC"/>
  </w:style>
  <w:style w:type="paragraph" w:styleId="Lijstvoortzetting3">
    <w:name w:val="List Continue 3"/>
    <w:basedOn w:val="Standaard"/>
    <w:rsid w:val="002832DC"/>
    <w:pPr>
      <w:spacing w:after="120"/>
      <w:ind w:left="849"/>
    </w:pPr>
  </w:style>
  <w:style w:type="paragraph" w:styleId="Lijstopsomteken2">
    <w:name w:val="List Bullet 2"/>
    <w:basedOn w:val="Standaard"/>
    <w:autoRedefine/>
    <w:rsid w:val="002832DC"/>
    <w:pPr>
      <w:numPr>
        <w:numId w:val="21"/>
      </w:numPr>
    </w:pPr>
  </w:style>
  <w:style w:type="paragraph" w:styleId="Lijstopsomteken4">
    <w:name w:val="List Bullet 4"/>
    <w:basedOn w:val="Standaard"/>
    <w:autoRedefine/>
    <w:rsid w:val="002832DC"/>
    <w:pPr>
      <w:numPr>
        <w:numId w:val="43"/>
      </w:numPr>
    </w:pPr>
  </w:style>
  <w:style w:type="paragraph" w:customStyle="1" w:styleId="01Pensee">
    <w:name w:val="01_Pensee"/>
    <w:basedOn w:val="Standaard"/>
    <w:rsid w:val="00412822"/>
    <w:pPr>
      <w:tabs>
        <w:tab w:val="left" w:pos="3117"/>
      </w:tabs>
      <w:ind w:left="3117"/>
      <w:jc w:val="center"/>
    </w:pPr>
    <w:rPr>
      <w:rFonts w:cs="Arial"/>
      <w:i/>
      <w:iCs/>
      <w:color w:val="000000"/>
      <w:sz w:val="16"/>
      <w:szCs w:val="16"/>
    </w:rPr>
  </w:style>
  <w:style w:type="character" w:styleId="GevolgdeHyperlink">
    <w:name w:val="FollowedHyperlink"/>
    <w:rsid w:val="00997AD7"/>
    <w:rPr>
      <w:color w:val="800080"/>
      <w:u w:val="single"/>
    </w:rPr>
  </w:style>
  <w:style w:type="paragraph" w:styleId="Ballontekst">
    <w:name w:val="Balloon Text"/>
    <w:basedOn w:val="Standaard"/>
    <w:semiHidden/>
    <w:rsid w:val="00116092"/>
    <w:rPr>
      <w:rFonts w:ascii="Tahoma" w:hAnsi="Tahoma" w:cs="Tahoma"/>
      <w:sz w:val="16"/>
      <w:szCs w:val="16"/>
    </w:rPr>
  </w:style>
  <w:style w:type="table" w:styleId="Tabelraster">
    <w:name w:val="Table Grid"/>
    <w:basedOn w:val="Standaardtabel"/>
    <w:uiPriority w:val="59"/>
    <w:rsid w:val="00F029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A52B28"/>
  </w:style>
  <w:style w:type="character" w:customStyle="1" w:styleId="CharChar">
    <w:name w:val="Char Char"/>
    <w:rsid w:val="006F3923"/>
    <w:rPr>
      <w:rFonts w:ascii="Helvetica" w:hAnsi="Helvetica"/>
      <w:b/>
      <w:sz w:val="24"/>
      <w:szCs w:val="24"/>
      <w:lang w:val="nl-BE" w:eastAsia="nl-NL" w:bidi="ar-SA"/>
    </w:rPr>
  </w:style>
  <w:style w:type="character" w:customStyle="1" w:styleId="VoettekstChar">
    <w:name w:val="Voettekst Char"/>
    <w:link w:val="Voettekst"/>
    <w:uiPriority w:val="99"/>
    <w:rsid w:val="0058052A"/>
    <w:rPr>
      <w:rFonts w:ascii="Arial" w:hAnsi="Arial"/>
      <w:sz w:val="24"/>
      <w:szCs w:val="24"/>
      <w:lang w:eastAsia="nl-NL"/>
    </w:rPr>
  </w:style>
  <w:style w:type="character" w:customStyle="1" w:styleId="KoptekstChar">
    <w:name w:val="Koptekst Char"/>
    <w:link w:val="Koptekst"/>
    <w:uiPriority w:val="99"/>
    <w:rsid w:val="00742ADC"/>
    <w:rPr>
      <w:rFonts w:ascii="Arial" w:hAnsi="Arial"/>
      <w:sz w:val="24"/>
      <w:szCs w:val="24"/>
      <w:lang w:eastAsia="nl-NL"/>
    </w:rPr>
  </w:style>
  <w:style w:type="numbering" w:customStyle="1" w:styleId="Schhaakstudiespinsels">
    <w:name w:val="Schhaakstudiespinsels"/>
    <w:rsid w:val="00534DCE"/>
    <w:pPr>
      <w:numPr>
        <w:numId w:val="206"/>
      </w:numPr>
    </w:pPr>
  </w:style>
  <w:style w:type="paragraph" w:styleId="Handtekening">
    <w:name w:val="Signature"/>
    <w:basedOn w:val="Standaard"/>
    <w:rsid w:val="00ED1153"/>
    <w:pPr>
      <w:ind w:left="4252"/>
    </w:pPr>
  </w:style>
  <w:style w:type="paragraph" w:customStyle="1" w:styleId="Handtekeningfunctie">
    <w:name w:val="Handtekening functie"/>
    <w:basedOn w:val="Handtekening"/>
    <w:rsid w:val="00ED1153"/>
  </w:style>
  <w:style w:type="paragraph" w:customStyle="1" w:styleId="Handtekeningbedrijf">
    <w:name w:val="Handtekening bedrijf"/>
    <w:basedOn w:val="Handtekening"/>
    <w:rsid w:val="00ED1153"/>
  </w:style>
  <w:style w:type="paragraph" w:styleId="Lijstalinea">
    <w:name w:val="List Paragraph"/>
    <w:basedOn w:val="Standaard"/>
    <w:uiPriority w:val="34"/>
    <w:qFormat/>
    <w:rsid w:val="00A679E4"/>
    <w:pPr>
      <w:ind w:left="720"/>
      <w:contextualSpacing/>
    </w:pPr>
  </w:style>
  <w:style w:type="character" w:styleId="Tekstvantijdelijkeaanduiding">
    <w:name w:val="Placeholder Text"/>
    <w:basedOn w:val="Standaardalinea-lettertype"/>
    <w:uiPriority w:val="99"/>
    <w:semiHidden/>
    <w:rsid w:val="00BF32F7"/>
    <w:rPr>
      <w:color w:val="808080"/>
    </w:rPr>
  </w:style>
  <w:style w:type="paragraph" w:styleId="Bijschrift">
    <w:name w:val="caption"/>
    <w:basedOn w:val="Standaard"/>
    <w:next w:val="Standaard"/>
    <w:uiPriority w:val="35"/>
    <w:unhideWhenUsed/>
    <w:qFormat/>
    <w:rsid w:val="009B1A72"/>
    <w:pPr>
      <w:spacing w:after="200"/>
    </w:pPr>
    <w:rPr>
      <w:i/>
      <w:iCs/>
      <w:color w:val="44546A" w:themeColor="text2"/>
      <w:sz w:val="18"/>
      <w:szCs w:val="18"/>
    </w:rPr>
  </w:style>
  <w:style w:type="paragraph" w:styleId="Voetnoottekst">
    <w:name w:val="footnote text"/>
    <w:basedOn w:val="Standaard"/>
    <w:link w:val="VoetnoottekstChar"/>
    <w:uiPriority w:val="99"/>
    <w:semiHidden/>
    <w:unhideWhenUsed/>
    <w:rsid w:val="009B1A72"/>
    <w:rPr>
      <w:sz w:val="20"/>
      <w:szCs w:val="20"/>
    </w:rPr>
  </w:style>
  <w:style w:type="character" w:customStyle="1" w:styleId="VoetnoottekstChar">
    <w:name w:val="Voetnoottekst Char"/>
    <w:basedOn w:val="Standaardalinea-lettertype"/>
    <w:link w:val="Voetnoottekst"/>
    <w:uiPriority w:val="99"/>
    <w:semiHidden/>
    <w:rsid w:val="009B1A72"/>
    <w:rPr>
      <w:rFonts w:ascii="Arial" w:hAnsi="Arial"/>
      <w:lang w:val="en-US" w:eastAsia="nl-NL"/>
    </w:rPr>
  </w:style>
  <w:style w:type="character" w:styleId="Voetnootmarkering">
    <w:name w:val="footnote reference"/>
    <w:basedOn w:val="Standaardalinea-lettertype"/>
    <w:uiPriority w:val="99"/>
    <w:semiHidden/>
    <w:unhideWhenUsed/>
    <w:rsid w:val="009B1A72"/>
    <w:rPr>
      <w:vertAlign w:val="superscript"/>
    </w:rPr>
  </w:style>
  <w:style w:type="character" w:styleId="Verwijzingopmerking">
    <w:name w:val="annotation reference"/>
    <w:basedOn w:val="Standaardalinea-lettertype"/>
    <w:uiPriority w:val="99"/>
    <w:semiHidden/>
    <w:unhideWhenUsed/>
    <w:rsid w:val="00ED6A97"/>
    <w:rPr>
      <w:sz w:val="16"/>
      <w:szCs w:val="16"/>
    </w:rPr>
  </w:style>
  <w:style w:type="paragraph" w:styleId="Tekstopmerking">
    <w:name w:val="annotation text"/>
    <w:basedOn w:val="Standaard"/>
    <w:link w:val="TekstopmerkingChar"/>
    <w:uiPriority w:val="99"/>
    <w:semiHidden/>
    <w:unhideWhenUsed/>
    <w:rsid w:val="00ED6A97"/>
    <w:rPr>
      <w:sz w:val="20"/>
      <w:szCs w:val="20"/>
    </w:rPr>
  </w:style>
  <w:style w:type="character" w:customStyle="1" w:styleId="TekstopmerkingChar">
    <w:name w:val="Tekst opmerking Char"/>
    <w:basedOn w:val="Standaardalinea-lettertype"/>
    <w:link w:val="Tekstopmerking"/>
    <w:uiPriority w:val="99"/>
    <w:semiHidden/>
    <w:rsid w:val="00ED6A97"/>
    <w:rPr>
      <w:rFonts w:ascii="Arial" w:hAnsi="Arial"/>
      <w:lang w:val="en-US" w:eastAsia="nl-NL"/>
    </w:rPr>
  </w:style>
  <w:style w:type="paragraph" w:styleId="Onderwerpvanopmerking">
    <w:name w:val="annotation subject"/>
    <w:basedOn w:val="Tekstopmerking"/>
    <w:next w:val="Tekstopmerking"/>
    <w:link w:val="OnderwerpvanopmerkingChar"/>
    <w:uiPriority w:val="99"/>
    <w:semiHidden/>
    <w:unhideWhenUsed/>
    <w:rsid w:val="00ED6A97"/>
    <w:rPr>
      <w:b/>
      <w:bCs/>
    </w:rPr>
  </w:style>
  <w:style w:type="character" w:customStyle="1" w:styleId="OnderwerpvanopmerkingChar">
    <w:name w:val="Onderwerp van opmerking Char"/>
    <w:basedOn w:val="TekstopmerkingChar"/>
    <w:link w:val="Onderwerpvanopmerking"/>
    <w:uiPriority w:val="99"/>
    <w:semiHidden/>
    <w:rsid w:val="00ED6A97"/>
    <w:rPr>
      <w:rFonts w:ascii="Arial" w:hAnsi="Arial"/>
      <w:b/>
      <w:bCs/>
      <w:lang w:val="en-US"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962949">
      <w:bodyDiv w:val="1"/>
      <w:marLeft w:val="0"/>
      <w:marRight w:val="0"/>
      <w:marTop w:val="0"/>
      <w:marBottom w:val="0"/>
      <w:divBdr>
        <w:top w:val="none" w:sz="0" w:space="0" w:color="auto"/>
        <w:left w:val="none" w:sz="0" w:space="0" w:color="auto"/>
        <w:bottom w:val="none" w:sz="0" w:space="0" w:color="auto"/>
        <w:right w:val="none" w:sz="0" w:space="0" w:color="auto"/>
      </w:divBdr>
    </w:div>
    <w:div w:id="1558786742">
      <w:bodyDiv w:val="1"/>
      <w:marLeft w:val="0"/>
      <w:marRight w:val="0"/>
      <w:marTop w:val="0"/>
      <w:marBottom w:val="0"/>
      <w:divBdr>
        <w:top w:val="none" w:sz="0" w:space="0" w:color="auto"/>
        <w:left w:val="none" w:sz="0" w:space="0" w:color="auto"/>
        <w:bottom w:val="none" w:sz="0" w:space="0" w:color="auto"/>
        <w:right w:val="none" w:sz="0" w:space="0" w:color="auto"/>
      </w:divBdr>
    </w:div>
    <w:div w:id="1715231591">
      <w:bodyDiv w:val="1"/>
      <w:marLeft w:val="0"/>
      <w:marRight w:val="0"/>
      <w:marTop w:val="0"/>
      <w:marBottom w:val="0"/>
      <w:divBdr>
        <w:top w:val="none" w:sz="0" w:space="0" w:color="auto"/>
        <w:left w:val="none" w:sz="0" w:space="0" w:color="auto"/>
        <w:bottom w:val="none" w:sz="0" w:space="0" w:color="auto"/>
        <w:right w:val="none" w:sz="0" w:space="0" w:color="auto"/>
      </w:divBdr>
    </w:div>
    <w:div w:id="1808425946">
      <w:bodyDiv w:val="1"/>
      <w:marLeft w:val="0"/>
      <w:marRight w:val="0"/>
      <w:marTop w:val="0"/>
      <w:marBottom w:val="0"/>
      <w:divBdr>
        <w:top w:val="none" w:sz="0" w:space="0" w:color="auto"/>
        <w:left w:val="none" w:sz="0" w:space="0" w:color="auto"/>
        <w:bottom w:val="none" w:sz="0" w:space="0" w:color="auto"/>
        <w:right w:val="none" w:sz="0" w:space="0" w:color="auto"/>
      </w:divBdr>
    </w:div>
    <w:div w:id="1909487098">
      <w:bodyDiv w:val="1"/>
      <w:marLeft w:val="0"/>
      <w:marRight w:val="0"/>
      <w:marTop w:val="0"/>
      <w:marBottom w:val="0"/>
      <w:divBdr>
        <w:top w:val="none" w:sz="0" w:space="0" w:color="auto"/>
        <w:left w:val="none" w:sz="0" w:space="0" w:color="auto"/>
        <w:bottom w:val="none" w:sz="0" w:space="0" w:color="auto"/>
        <w:right w:val="none" w:sz="0" w:space="0" w:color="auto"/>
      </w:divBdr>
    </w:div>
    <w:div w:id="206740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image" Target="media/image5.emf"/><Relationship Id="rId324" Type="http://schemas.openxmlformats.org/officeDocument/2006/relationships/oleObject" Target="embeddings/oleObject152.bin"/><Relationship Id="rId531" Type="http://schemas.openxmlformats.org/officeDocument/2006/relationships/oleObject" Target="embeddings/oleObject254.bin"/><Relationship Id="rId170" Type="http://schemas.openxmlformats.org/officeDocument/2006/relationships/oleObject" Target="embeddings/oleObject75.bin"/><Relationship Id="rId268" Type="http://schemas.openxmlformats.org/officeDocument/2006/relationships/image" Target="media/image130.emf"/><Relationship Id="rId475" Type="http://schemas.openxmlformats.org/officeDocument/2006/relationships/image" Target="media/image235.emf"/><Relationship Id="rId32" Type="http://schemas.openxmlformats.org/officeDocument/2006/relationships/oleObject" Target="embeddings/oleObject8.bin"/><Relationship Id="rId128" Type="http://schemas.openxmlformats.org/officeDocument/2006/relationships/oleObject" Target="embeddings/oleObject55.bin"/><Relationship Id="rId335" Type="http://schemas.openxmlformats.org/officeDocument/2006/relationships/image" Target="media/image164.emf"/><Relationship Id="rId542" Type="http://schemas.openxmlformats.org/officeDocument/2006/relationships/oleObject" Target="embeddings/oleObject259.bin"/><Relationship Id="rId181" Type="http://schemas.openxmlformats.org/officeDocument/2006/relationships/image" Target="media/image87.emf"/><Relationship Id="rId402" Type="http://schemas.openxmlformats.org/officeDocument/2006/relationships/image" Target="media/image198.emf"/><Relationship Id="rId279" Type="http://schemas.openxmlformats.org/officeDocument/2006/relationships/oleObject" Target="embeddings/oleObject130.bin"/><Relationship Id="rId486" Type="http://schemas.openxmlformats.org/officeDocument/2006/relationships/image" Target="media/image241.emf"/><Relationship Id="rId43" Type="http://schemas.openxmlformats.org/officeDocument/2006/relationships/image" Target="media/image16.emf"/><Relationship Id="rId139" Type="http://schemas.openxmlformats.org/officeDocument/2006/relationships/image" Target="media/image65.emf"/><Relationship Id="rId346" Type="http://schemas.openxmlformats.org/officeDocument/2006/relationships/oleObject" Target="embeddings/oleObject163.bin"/><Relationship Id="rId553" Type="http://schemas.openxmlformats.org/officeDocument/2006/relationships/image" Target="media/image275.emf"/><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oleObject" Target="embeddings/oleObject196.bin"/><Relationship Id="rId497" Type="http://schemas.openxmlformats.org/officeDocument/2006/relationships/oleObject" Target="embeddings/oleObject237.bin"/><Relationship Id="rId620" Type="http://schemas.openxmlformats.org/officeDocument/2006/relationships/oleObject" Target="embeddings/oleObject297.bin"/><Relationship Id="rId357" Type="http://schemas.openxmlformats.org/officeDocument/2006/relationships/image" Target="media/image175.emf"/><Relationship Id="rId54" Type="http://schemas.openxmlformats.org/officeDocument/2006/relationships/oleObject" Target="embeddings/oleObject19.bin"/><Relationship Id="rId217" Type="http://schemas.openxmlformats.org/officeDocument/2006/relationships/image" Target="media/image105.emf"/><Relationship Id="rId564" Type="http://schemas.openxmlformats.org/officeDocument/2006/relationships/image" Target="media/image281.emf"/><Relationship Id="rId424" Type="http://schemas.openxmlformats.org/officeDocument/2006/relationships/image" Target="media/image209.emf"/><Relationship Id="rId270" Type="http://schemas.openxmlformats.org/officeDocument/2006/relationships/image" Target="media/image131.emf"/><Relationship Id="rId65" Type="http://schemas.openxmlformats.org/officeDocument/2006/relationships/oleObject" Target="embeddings/oleObject24.bin"/><Relationship Id="rId130" Type="http://schemas.openxmlformats.org/officeDocument/2006/relationships/oleObject" Target="embeddings/oleObject56.bin"/><Relationship Id="rId368" Type="http://schemas.openxmlformats.org/officeDocument/2006/relationships/oleObject" Target="embeddings/oleObject174.bin"/><Relationship Id="rId575" Type="http://schemas.openxmlformats.org/officeDocument/2006/relationships/oleObject" Target="embeddings/oleObject275.bin"/><Relationship Id="rId228" Type="http://schemas.openxmlformats.org/officeDocument/2006/relationships/image" Target="media/image110.emf"/><Relationship Id="rId435" Type="http://schemas.openxmlformats.org/officeDocument/2006/relationships/image" Target="media/image215.emf"/><Relationship Id="rId281" Type="http://schemas.openxmlformats.org/officeDocument/2006/relationships/oleObject" Target="embeddings/oleObject131.bin"/><Relationship Id="rId502" Type="http://schemas.openxmlformats.org/officeDocument/2006/relationships/image" Target="media/image249.emf"/><Relationship Id="rId76" Type="http://schemas.openxmlformats.org/officeDocument/2006/relationships/oleObject" Target="embeddings/oleObject29.bin"/><Relationship Id="rId141" Type="http://schemas.openxmlformats.org/officeDocument/2006/relationships/image" Target="media/image66.emf"/><Relationship Id="rId379" Type="http://schemas.openxmlformats.org/officeDocument/2006/relationships/image" Target="media/image186.emf"/><Relationship Id="rId586" Type="http://schemas.openxmlformats.org/officeDocument/2006/relationships/image" Target="media/image292.emf"/><Relationship Id="rId7" Type="http://schemas.openxmlformats.org/officeDocument/2006/relationships/endnotes" Target="endnotes.xml"/><Relationship Id="rId239" Type="http://schemas.openxmlformats.org/officeDocument/2006/relationships/oleObject" Target="embeddings/oleObject110.bin"/><Relationship Id="rId446" Type="http://schemas.openxmlformats.org/officeDocument/2006/relationships/oleObject" Target="embeddings/oleObject212.bin"/><Relationship Id="rId292" Type="http://schemas.openxmlformats.org/officeDocument/2006/relationships/image" Target="media/image142.emf"/><Relationship Id="rId306" Type="http://schemas.openxmlformats.org/officeDocument/2006/relationships/image" Target="media/image149.emf"/><Relationship Id="rId87" Type="http://schemas.openxmlformats.org/officeDocument/2006/relationships/image" Target="media/image39.emf"/><Relationship Id="rId513" Type="http://schemas.openxmlformats.org/officeDocument/2006/relationships/oleObject" Target="embeddings/oleObject245.bin"/><Relationship Id="rId597" Type="http://schemas.openxmlformats.org/officeDocument/2006/relationships/oleObject" Target="embeddings/oleObject286.bin"/><Relationship Id="rId152" Type="http://schemas.openxmlformats.org/officeDocument/2006/relationships/image" Target="media/image72.emf"/><Relationship Id="rId457" Type="http://schemas.openxmlformats.org/officeDocument/2006/relationships/image" Target="media/image226.emf"/><Relationship Id="rId14" Type="http://schemas.microsoft.com/office/2011/relationships/commentsExtended" Target="commentsExtended.xml"/><Relationship Id="rId317" Type="http://schemas.openxmlformats.org/officeDocument/2006/relationships/image" Target="media/image155.emf"/><Relationship Id="rId524" Type="http://schemas.openxmlformats.org/officeDocument/2006/relationships/image" Target="media/image260.emf"/><Relationship Id="rId98" Type="http://schemas.openxmlformats.org/officeDocument/2006/relationships/oleObject" Target="embeddings/oleObject40.bin"/><Relationship Id="rId163" Type="http://schemas.openxmlformats.org/officeDocument/2006/relationships/image" Target="media/image78.emf"/><Relationship Id="rId370" Type="http://schemas.openxmlformats.org/officeDocument/2006/relationships/oleObject" Target="embeddings/oleObject175.bin"/><Relationship Id="rId230" Type="http://schemas.openxmlformats.org/officeDocument/2006/relationships/image" Target="media/image111.emf"/><Relationship Id="rId468" Type="http://schemas.openxmlformats.org/officeDocument/2006/relationships/oleObject" Target="embeddings/oleObject223.bin"/><Relationship Id="rId25" Type="http://schemas.openxmlformats.org/officeDocument/2006/relationships/image" Target="media/image7.emf"/><Relationship Id="rId328" Type="http://schemas.openxmlformats.org/officeDocument/2006/relationships/oleObject" Target="embeddings/oleObject154.bin"/><Relationship Id="rId535" Type="http://schemas.openxmlformats.org/officeDocument/2006/relationships/oleObject" Target="embeddings/oleObject256.bin"/><Relationship Id="rId174" Type="http://schemas.openxmlformats.org/officeDocument/2006/relationships/oleObject" Target="embeddings/oleObject77.bin"/><Relationship Id="rId381" Type="http://schemas.openxmlformats.org/officeDocument/2006/relationships/image" Target="media/image187.jpeg"/><Relationship Id="rId602" Type="http://schemas.openxmlformats.org/officeDocument/2006/relationships/oleObject" Target="embeddings/oleObject288.bin"/><Relationship Id="rId241" Type="http://schemas.openxmlformats.org/officeDocument/2006/relationships/oleObject" Target="embeddings/oleObject111.bin"/><Relationship Id="rId437" Type="http://schemas.openxmlformats.org/officeDocument/2006/relationships/image" Target="media/image216.emf"/><Relationship Id="rId479" Type="http://schemas.openxmlformats.org/officeDocument/2006/relationships/oleObject" Target="embeddings/oleObject228.bin"/><Relationship Id="rId36" Type="http://schemas.openxmlformats.org/officeDocument/2006/relationships/oleObject" Target="embeddings/oleObject10.bin"/><Relationship Id="rId283" Type="http://schemas.openxmlformats.org/officeDocument/2006/relationships/oleObject" Target="embeddings/oleObject132.bin"/><Relationship Id="rId339" Type="http://schemas.openxmlformats.org/officeDocument/2006/relationships/image" Target="media/image166.emf"/><Relationship Id="rId490" Type="http://schemas.openxmlformats.org/officeDocument/2006/relationships/image" Target="media/image243.emf"/><Relationship Id="rId504" Type="http://schemas.openxmlformats.org/officeDocument/2006/relationships/image" Target="media/image250.emf"/><Relationship Id="rId546" Type="http://schemas.openxmlformats.org/officeDocument/2006/relationships/oleObject" Target="embeddings/oleObject261.bin"/><Relationship Id="rId78" Type="http://schemas.openxmlformats.org/officeDocument/2006/relationships/oleObject" Target="embeddings/oleObject30.bin"/><Relationship Id="rId101" Type="http://schemas.openxmlformats.org/officeDocument/2006/relationships/image" Target="media/image46.emf"/><Relationship Id="rId143" Type="http://schemas.openxmlformats.org/officeDocument/2006/relationships/image" Target="media/image67.emf"/><Relationship Id="rId185" Type="http://schemas.openxmlformats.org/officeDocument/2006/relationships/image" Target="media/image89.emf"/><Relationship Id="rId350" Type="http://schemas.openxmlformats.org/officeDocument/2006/relationships/oleObject" Target="embeddings/oleObject165.bin"/><Relationship Id="rId406" Type="http://schemas.openxmlformats.org/officeDocument/2006/relationships/image" Target="media/image200.emf"/><Relationship Id="rId588" Type="http://schemas.openxmlformats.org/officeDocument/2006/relationships/image" Target="media/image293.emf"/><Relationship Id="rId9" Type="http://schemas.openxmlformats.org/officeDocument/2006/relationships/image" Target="media/image2.emf"/><Relationship Id="rId210" Type="http://schemas.openxmlformats.org/officeDocument/2006/relationships/oleObject" Target="embeddings/oleObject95.bin"/><Relationship Id="rId392" Type="http://schemas.openxmlformats.org/officeDocument/2006/relationships/image" Target="media/image193.emf"/><Relationship Id="rId448" Type="http://schemas.openxmlformats.org/officeDocument/2006/relationships/oleObject" Target="embeddings/oleObject213.bin"/><Relationship Id="rId613" Type="http://schemas.openxmlformats.org/officeDocument/2006/relationships/image" Target="media/image306.emf"/><Relationship Id="rId252" Type="http://schemas.openxmlformats.org/officeDocument/2006/relationships/image" Target="media/image122.emf"/><Relationship Id="rId294" Type="http://schemas.openxmlformats.org/officeDocument/2006/relationships/image" Target="media/image143.emf"/><Relationship Id="rId308" Type="http://schemas.openxmlformats.org/officeDocument/2006/relationships/image" Target="media/image150.emf"/><Relationship Id="rId515" Type="http://schemas.openxmlformats.org/officeDocument/2006/relationships/oleObject" Target="embeddings/oleObject246.bin"/><Relationship Id="rId47" Type="http://schemas.openxmlformats.org/officeDocument/2006/relationships/image" Target="media/image18.emf"/><Relationship Id="rId89" Type="http://schemas.openxmlformats.org/officeDocument/2006/relationships/image" Target="media/image40.emf"/><Relationship Id="rId112" Type="http://schemas.openxmlformats.org/officeDocument/2006/relationships/oleObject" Target="embeddings/oleObject47.bin"/><Relationship Id="rId154" Type="http://schemas.openxmlformats.org/officeDocument/2006/relationships/oleObject" Target="embeddings/oleObject67.bin"/><Relationship Id="rId361" Type="http://schemas.openxmlformats.org/officeDocument/2006/relationships/image" Target="media/image177.emf"/><Relationship Id="rId557" Type="http://schemas.openxmlformats.org/officeDocument/2006/relationships/image" Target="media/image277.emf"/><Relationship Id="rId599" Type="http://schemas.openxmlformats.org/officeDocument/2006/relationships/oleObject" Target="embeddings/oleObject287.bin"/><Relationship Id="rId196" Type="http://schemas.openxmlformats.org/officeDocument/2006/relationships/oleObject" Target="embeddings/oleObject88.bin"/><Relationship Id="rId417" Type="http://schemas.openxmlformats.org/officeDocument/2006/relationships/oleObject" Target="embeddings/oleObject198.bin"/><Relationship Id="rId459" Type="http://schemas.openxmlformats.org/officeDocument/2006/relationships/image" Target="media/image227.emf"/><Relationship Id="rId16" Type="http://schemas.openxmlformats.org/officeDocument/2006/relationships/header" Target="header1.xml"/><Relationship Id="rId221" Type="http://schemas.openxmlformats.org/officeDocument/2006/relationships/oleObject" Target="embeddings/oleObject101.bin"/><Relationship Id="rId263" Type="http://schemas.openxmlformats.org/officeDocument/2006/relationships/oleObject" Target="embeddings/oleObject122.bin"/><Relationship Id="rId319" Type="http://schemas.openxmlformats.org/officeDocument/2006/relationships/image" Target="media/image156.emf"/><Relationship Id="rId470" Type="http://schemas.openxmlformats.org/officeDocument/2006/relationships/oleObject" Target="embeddings/oleObject224.bin"/><Relationship Id="rId526" Type="http://schemas.openxmlformats.org/officeDocument/2006/relationships/image" Target="media/image261.emf"/><Relationship Id="rId58" Type="http://schemas.openxmlformats.org/officeDocument/2006/relationships/image" Target="media/image24.emf"/><Relationship Id="rId123" Type="http://schemas.openxmlformats.org/officeDocument/2006/relationships/image" Target="media/image57.emf"/><Relationship Id="rId330" Type="http://schemas.openxmlformats.org/officeDocument/2006/relationships/oleObject" Target="embeddings/oleObject155.bin"/><Relationship Id="rId568" Type="http://schemas.openxmlformats.org/officeDocument/2006/relationships/image" Target="media/image283.emf"/><Relationship Id="rId165" Type="http://schemas.openxmlformats.org/officeDocument/2006/relationships/image" Target="media/image79.emf"/><Relationship Id="rId372" Type="http://schemas.openxmlformats.org/officeDocument/2006/relationships/oleObject" Target="embeddings/oleObject176.bin"/><Relationship Id="rId428" Type="http://schemas.openxmlformats.org/officeDocument/2006/relationships/image" Target="media/image211.emf"/><Relationship Id="rId232" Type="http://schemas.openxmlformats.org/officeDocument/2006/relationships/image" Target="media/image112.emf"/><Relationship Id="rId274" Type="http://schemas.openxmlformats.org/officeDocument/2006/relationships/image" Target="media/image133.emf"/><Relationship Id="rId481" Type="http://schemas.openxmlformats.org/officeDocument/2006/relationships/oleObject" Target="embeddings/oleObject229.bin"/><Relationship Id="rId27" Type="http://schemas.openxmlformats.org/officeDocument/2006/relationships/image" Target="media/image8.emf"/><Relationship Id="rId69" Type="http://schemas.openxmlformats.org/officeDocument/2006/relationships/oleObject" Target="embeddings/oleObject26.bin"/><Relationship Id="rId134" Type="http://schemas.openxmlformats.org/officeDocument/2006/relationships/oleObject" Target="embeddings/oleObject58.bin"/><Relationship Id="rId537" Type="http://schemas.openxmlformats.org/officeDocument/2006/relationships/image" Target="media/image267.emf"/><Relationship Id="rId579" Type="http://schemas.openxmlformats.org/officeDocument/2006/relationships/oleObject" Target="embeddings/oleObject277.bin"/><Relationship Id="rId80" Type="http://schemas.openxmlformats.org/officeDocument/2006/relationships/oleObject" Target="embeddings/oleObject31.bin"/><Relationship Id="rId176" Type="http://schemas.openxmlformats.org/officeDocument/2006/relationships/oleObject" Target="embeddings/oleObject78.bin"/><Relationship Id="rId341" Type="http://schemas.openxmlformats.org/officeDocument/2006/relationships/image" Target="media/image167.emf"/><Relationship Id="rId383" Type="http://schemas.openxmlformats.org/officeDocument/2006/relationships/oleObject" Target="embeddings/oleObject181.bin"/><Relationship Id="rId439" Type="http://schemas.openxmlformats.org/officeDocument/2006/relationships/image" Target="media/image217.emf"/><Relationship Id="rId590" Type="http://schemas.openxmlformats.org/officeDocument/2006/relationships/image" Target="media/image294.emf"/><Relationship Id="rId604" Type="http://schemas.openxmlformats.org/officeDocument/2006/relationships/oleObject" Target="embeddings/oleObject289.bin"/><Relationship Id="rId201" Type="http://schemas.openxmlformats.org/officeDocument/2006/relationships/image" Target="media/image97.emf"/><Relationship Id="rId243" Type="http://schemas.openxmlformats.org/officeDocument/2006/relationships/oleObject" Target="embeddings/oleObject112.bin"/><Relationship Id="rId285" Type="http://schemas.openxmlformats.org/officeDocument/2006/relationships/oleObject" Target="embeddings/oleObject133.bin"/><Relationship Id="rId450" Type="http://schemas.openxmlformats.org/officeDocument/2006/relationships/oleObject" Target="embeddings/oleObject214.bin"/><Relationship Id="rId506" Type="http://schemas.openxmlformats.org/officeDocument/2006/relationships/image" Target="media/image251.emf"/><Relationship Id="rId38" Type="http://schemas.openxmlformats.org/officeDocument/2006/relationships/oleObject" Target="embeddings/oleObject11.bin"/><Relationship Id="rId103" Type="http://schemas.openxmlformats.org/officeDocument/2006/relationships/image" Target="media/image47.emf"/><Relationship Id="rId310" Type="http://schemas.openxmlformats.org/officeDocument/2006/relationships/oleObject" Target="embeddings/oleObject145.bin"/><Relationship Id="rId492" Type="http://schemas.openxmlformats.org/officeDocument/2006/relationships/image" Target="media/image244.emf"/><Relationship Id="rId548" Type="http://schemas.openxmlformats.org/officeDocument/2006/relationships/oleObject" Target="embeddings/oleObject262.bin"/><Relationship Id="rId91" Type="http://schemas.openxmlformats.org/officeDocument/2006/relationships/image" Target="media/image41.emf"/><Relationship Id="rId145" Type="http://schemas.openxmlformats.org/officeDocument/2006/relationships/image" Target="media/image68.emf"/><Relationship Id="rId187" Type="http://schemas.openxmlformats.org/officeDocument/2006/relationships/image" Target="media/image90.emf"/><Relationship Id="rId352" Type="http://schemas.openxmlformats.org/officeDocument/2006/relationships/oleObject" Target="embeddings/oleObject166.bin"/><Relationship Id="rId394" Type="http://schemas.openxmlformats.org/officeDocument/2006/relationships/image" Target="media/image194.emf"/><Relationship Id="rId408" Type="http://schemas.openxmlformats.org/officeDocument/2006/relationships/image" Target="media/image201.emf"/><Relationship Id="rId615" Type="http://schemas.openxmlformats.org/officeDocument/2006/relationships/image" Target="media/image307.emf"/><Relationship Id="rId212" Type="http://schemas.openxmlformats.org/officeDocument/2006/relationships/oleObject" Target="embeddings/oleObject96.bin"/><Relationship Id="rId254" Type="http://schemas.openxmlformats.org/officeDocument/2006/relationships/image" Target="media/image123.emf"/><Relationship Id="rId49" Type="http://schemas.openxmlformats.org/officeDocument/2006/relationships/image" Target="media/image19.emf"/><Relationship Id="rId114" Type="http://schemas.openxmlformats.org/officeDocument/2006/relationships/oleObject" Target="embeddings/oleObject48.bin"/><Relationship Id="rId296" Type="http://schemas.openxmlformats.org/officeDocument/2006/relationships/image" Target="media/image144.emf"/><Relationship Id="rId461" Type="http://schemas.openxmlformats.org/officeDocument/2006/relationships/image" Target="media/image228.emf"/><Relationship Id="rId517" Type="http://schemas.openxmlformats.org/officeDocument/2006/relationships/oleObject" Target="embeddings/oleObject247.bin"/><Relationship Id="rId559" Type="http://schemas.openxmlformats.org/officeDocument/2006/relationships/oleObject" Target="embeddings/oleObject267.bin"/><Relationship Id="rId60" Type="http://schemas.openxmlformats.org/officeDocument/2006/relationships/image" Target="media/image25.emf"/><Relationship Id="rId156" Type="http://schemas.openxmlformats.org/officeDocument/2006/relationships/oleObject" Target="embeddings/oleObject68.bin"/><Relationship Id="rId198" Type="http://schemas.openxmlformats.org/officeDocument/2006/relationships/oleObject" Target="embeddings/oleObject89.bin"/><Relationship Id="rId321" Type="http://schemas.openxmlformats.org/officeDocument/2006/relationships/image" Target="media/image157.emf"/><Relationship Id="rId363" Type="http://schemas.openxmlformats.org/officeDocument/2006/relationships/image" Target="media/image178.emf"/><Relationship Id="rId419" Type="http://schemas.openxmlformats.org/officeDocument/2006/relationships/oleObject" Target="embeddings/oleObject199.bin"/><Relationship Id="rId570" Type="http://schemas.openxmlformats.org/officeDocument/2006/relationships/image" Target="media/image284.emf"/><Relationship Id="rId223" Type="http://schemas.openxmlformats.org/officeDocument/2006/relationships/oleObject" Target="embeddings/oleObject102.bin"/><Relationship Id="rId430" Type="http://schemas.openxmlformats.org/officeDocument/2006/relationships/oleObject" Target="embeddings/oleObject204.bin"/><Relationship Id="rId18" Type="http://schemas.openxmlformats.org/officeDocument/2006/relationships/footer" Target="footer2.xml"/><Relationship Id="rId265" Type="http://schemas.openxmlformats.org/officeDocument/2006/relationships/oleObject" Target="embeddings/oleObject123.bin"/><Relationship Id="rId472" Type="http://schemas.openxmlformats.org/officeDocument/2006/relationships/oleObject" Target="embeddings/oleObject225.bin"/><Relationship Id="rId528" Type="http://schemas.openxmlformats.org/officeDocument/2006/relationships/image" Target="media/image262.emf"/><Relationship Id="rId125" Type="http://schemas.openxmlformats.org/officeDocument/2006/relationships/image" Target="media/image58.emf"/><Relationship Id="rId167" Type="http://schemas.openxmlformats.org/officeDocument/2006/relationships/image" Target="media/image80.emf"/><Relationship Id="rId332" Type="http://schemas.openxmlformats.org/officeDocument/2006/relationships/oleObject" Target="embeddings/oleObject156.bin"/><Relationship Id="rId374" Type="http://schemas.openxmlformats.org/officeDocument/2006/relationships/oleObject" Target="embeddings/oleObject177.bin"/><Relationship Id="rId581" Type="http://schemas.openxmlformats.org/officeDocument/2006/relationships/oleObject" Target="embeddings/oleObject278.bin"/><Relationship Id="rId71" Type="http://schemas.openxmlformats.org/officeDocument/2006/relationships/oleObject" Target="embeddings/oleObject27.bin"/><Relationship Id="rId234" Type="http://schemas.openxmlformats.org/officeDocument/2006/relationships/image" Target="media/image113.emf"/><Relationship Id="rId2" Type="http://schemas.openxmlformats.org/officeDocument/2006/relationships/numbering" Target="numbering.xml"/><Relationship Id="rId29" Type="http://schemas.openxmlformats.org/officeDocument/2006/relationships/image" Target="media/image9.emf"/><Relationship Id="rId276" Type="http://schemas.openxmlformats.org/officeDocument/2006/relationships/image" Target="media/image134.emf"/><Relationship Id="rId441" Type="http://schemas.openxmlformats.org/officeDocument/2006/relationships/image" Target="media/image218.emf"/><Relationship Id="rId483" Type="http://schemas.openxmlformats.org/officeDocument/2006/relationships/oleObject" Target="embeddings/oleObject230.bin"/><Relationship Id="rId539" Type="http://schemas.openxmlformats.org/officeDocument/2006/relationships/image" Target="media/image268.emf"/><Relationship Id="rId40" Type="http://schemas.openxmlformats.org/officeDocument/2006/relationships/oleObject" Target="embeddings/oleObject12.bin"/><Relationship Id="rId136" Type="http://schemas.openxmlformats.org/officeDocument/2006/relationships/oleObject" Target="embeddings/oleObject59.bin"/><Relationship Id="rId178" Type="http://schemas.openxmlformats.org/officeDocument/2006/relationships/oleObject" Target="embeddings/oleObject79.bin"/><Relationship Id="rId301" Type="http://schemas.openxmlformats.org/officeDocument/2006/relationships/oleObject" Target="embeddings/oleObject141.bin"/><Relationship Id="rId343" Type="http://schemas.openxmlformats.org/officeDocument/2006/relationships/image" Target="media/image168.emf"/><Relationship Id="rId550" Type="http://schemas.openxmlformats.org/officeDocument/2006/relationships/oleObject" Target="embeddings/oleObject263.bin"/><Relationship Id="rId82" Type="http://schemas.openxmlformats.org/officeDocument/2006/relationships/oleObject" Target="embeddings/oleObject32.bin"/><Relationship Id="rId203" Type="http://schemas.openxmlformats.org/officeDocument/2006/relationships/image" Target="media/image98.emf"/><Relationship Id="rId385" Type="http://schemas.openxmlformats.org/officeDocument/2006/relationships/oleObject" Target="embeddings/oleObject182.bin"/><Relationship Id="rId592" Type="http://schemas.openxmlformats.org/officeDocument/2006/relationships/image" Target="media/image295.emf"/><Relationship Id="rId606" Type="http://schemas.openxmlformats.org/officeDocument/2006/relationships/oleObject" Target="embeddings/oleObject290.bin"/><Relationship Id="rId245" Type="http://schemas.openxmlformats.org/officeDocument/2006/relationships/oleObject" Target="embeddings/oleObject113.bin"/><Relationship Id="rId287" Type="http://schemas.openxmlformats.org/officeDocument/2006/relationships/oleObject" Target="embeddings/oleObject134.bin"/><Relationship Id="rId410" Type="http://schemas.openxmlformats.org/officeDocument/2006/relationships/image" Target="media/image202.emf"/><Relationship Id="rId452" Type="http://schemas.openxmlformats.org/officeDocument/2006/relationships/oleObject" Target="embeddings/oleObject215.bin"/><Relationship Id="rId494" Type="http://schemas.openxmlformats.org/officeDocument/2006/relationships/image" Target="media/image245.emf"/><Relationship Id="rId508" Type="http://schemas.openxmlformats.org/officeDocument/2006/relationships/image" Target="media/image252.emf"/><Relationship Id="rId105" Type="http://schemas.openxmlformats.org/officeDocument/2006/relationships/image" Target="media/image48.emf"/><Relationship Id="rId147" Type="http://schemas.openxmlformats.org/officeDocument/2006/relationships/image" Target="media/image69.emf"/><Relationship Id="rId312" Type="http://schemas.openxmlformats.org/officeDocument/2006/relationships/oleObject" Target="embeddings/oleObject146.bin"/><Relationship Id="rId354" Type="http://schemas.openxmlformats.org/officeDocument/2006/relationships/oleObject" Target="embeddings/oleObject167.bin"/><Relationship Id="rId51" Type="http://schemas.openxmlformats.org/officeDocument/2006/relationships/image" Target="media/image20.emf"/><Relationship Id="rId93" Type="http://schemas.openxmlformats.org/officeDocument/2006/relationships/image" Target="media/image42.emf"/><Relationship Id="rId189" Type="http://schemas.openxmlformats.org/officeDocument/2006/relationships/image" Target="media/image91.emf"/><Relationship Id="rId396" Type="http://schemas.openxmlformats.org/officeDocument/2006/relationships/image" Target="media/image195.emf"/><Relationship Id="rId561" Type="http://schemas.openxmlformats.org/officeDocument/2006/relationships/oleObject" Target="embeddings/oleObject268.bin"/><Relationship Id="rId617" Type="http://schemas.openxmlformats.org/officeDocument/2006/relationships/image" Target="media/image308.emf"/><Relationship Id="rId214" Type="http://schemas.openxmlformats.org/officeDocument/2006/relationships/oleObject" Target="embeddings/oleObject97.bin"/><Relationship Id="rId256" Type="http://schemas.openxmlformats.org/officeDocument/2006/relationships/image" Target="media/image124.emf"/><Relationship Id="rId298" Type="http://schemas.openxmlformats.org/officeDocument/2006/relationships/image" Target="media/image145.emf"/><Relationship Id="rId421" Type="http://schemas.openxmlformats.org/officeDocument/2006/relationships/oleObject" Target="embeddings/oleObject200.bin"/><Relationship Id="rId463" Type="http://schemas.openxmlformats.org/officeDocument/2006/relationships/image" Target="media/image229.emf"/><Relationship Id="rId519" Type="http://schemas.openxmlformats.org/officeDocument/2006/relationships/oleObject" Target="embeddings/oleObject248.bin"/><Relationship Id="rId116" Type="http://schemas.openxmlformats.org/officeDocument/2006/relationships/oleObject" Target="embeddings/oleObject49.bin"/><Relationship Id="rId158" Type="http://schemas.openxmlformats.org/officeDocument/2006/relationships/oleObject" Target="embeddings/oleObject69.bin"/><Relationship Id="rId323" Type="http://schemas.openxmlformats.org/officeDocument/2006/relationships/image" Target="media/image158.emf"/><Relationship Id="rId530" Type="http://schemas.openxmlformats.org/officeDocument/2006/relationships/image" Target="media/image263.emf"/><Relationship Id="rId20" Type="http://schemas.openxmlformats.org/officeDocument/2006/relationships/image" Target="media/image4.jpg"/><Relationship Id="rId62" Type="http://schemas.openxmlformats.org/officeDocument/2006/relationships/image" Target="media/image26.emf"/><Relationship Id="rId365" Type="http://schemas.openxmlformats.org/officeDocument/2006/relationships/image" Target="media/image179.emf"/><Relationship Id="rId572" Type="http://schemas.openxmlformats.org/officeDocument/2006/relationships/image" Target="media/image285.emf"/><Relationship Id="rId225" Type="http://schemas.openxmlformats.org/officeDocument/2006/relationships/oleObject" Target="embeddings/oleObject103.bin"/><Relationship Id="rId267" Type="http://schemas.openxmlformats.org/officeDocument/2006/relationships/oleObject" Target="embeddings/oleObject124.bin"/><Relationship Id="rId432" Type="http://schemas.openxmlformats.org/officeDocument/2006/relationships/oleObject" Target="embeddings/oleObject205.bin"/><Relationship Id="rId474" Type="http://schemas.openxmlformats.org/officeDocument/2006/relationships/oleObject" Target="embeddings/oleObject226.bin"/><Relationship Id="rId127" Type="http://schemas.openxmlformats.org/officeDocument/2006/relationships/image" Target="media/image59.emf"/><Relationship Id="rId31" Type="http://schemas.openxmlformats.org/officeDocument/2006/relationships/image" Target="media/image10.emf"/><Relationship Id="rId73" Type="http://schemas.openxmlformats.org/officeDocument/2006/relationships/image" Target="media/image32.emf"/><Relationship Id="rId169" Type="http://schemas.openxmlformats.org/officeDocument/2006/relationships/image" Target="media/image81.emf"/><Relationship Id="rId334" Type="http://schemas.openxmlformats.org/officeDocument/2006/relationships/oleObject" Target="embeddings/oleObject157.bin"/><Relationship Id="rId376" Type="http://schemas.openxmlformats.org/officeDocument/2006/relationships/oleObject" Target="embeddings/oleObject178.bin"/><Relationship Id="rId541" Type="http://schemas.openxmlformats.org/officeDocument/2006/relationships/image" Target="media/image269.emf"/><Relationship Id="rId583" Type="http://schemas.openxmlformats.org/officeDocument/2006/relationships/oleObject" Target="embeddings/oleObject279.bin"/><Relationship Id="rId4" Type="http://schemas.openxmlformats.org/officeDocument/2006/relationships/settings" Target="settings.xml"/><Relationship Id="rId180" Type="http://schemas.openxmlformats.org/officeDocument/2006/relationships/oleObject" Target="embeddings/oleObject80.bin"/><Relationship Id="rId236" Type="http://schemas.openxmlformats.org/officeDocument/2006/relationships/image" Target="media/image114.emf"/><Relationship Id="rId278" Type="http://schemas.openxmlformats.org/officeDocument/2006/relationships/image" Target="media/image135.emf"/><Relationship Id="rId401" Type="http://schemas.openxmlformats.org/officeDocument/2006/relationships/oleObject" Target="embeddings/oleObject190.bin"/><Relationship Id="rId443" Type="http://schemas.openxmlformats.org/officeDocument/2006/relationships/image" Target="media/image219.emf"/><Relationship Id="rId303" Type="http://schemas.openxmlformats.org/officeDocument/2006/relationships/oleObject" Target="embeddings/oleObject142.bin"/><Relationship Id="rId485" Type="http://schemas.openxmlformats.org/officeDocument/2006/relationships/oleObject" Target="embeddings/oleObject231.bin"/><Relationship Id="rId42" Type="http://schemas.openxmlformats.org/officeDocument/2006/relationships/oleObject" Target="embeddings/oleObject13.bin"/><Relationship Id="rId84" Type="http://schemas.openxmlformats.org/officeDocument/2006/relationships/oleObject" Target="embeddings/oleObject33.bin"/><Relationship Id="rId138" Type="http://schemas.openxmlformats.org/officeDocument/2006/relationships/oleObject" Target="embeddings/oleObject60.bin"/><Relationship Id="rId345" Type="http://schemas.openxmlformats.org/officeDocument/2006/relationships/image" Target="media/image169.emf"/><Relationship Id="rId387" Type="http://schemas.openxmlformats.org/officeDocument/2006/relationships/oleObject" Target="embeddings/oleObject183.bin"/><Relationship Id="rId510" Type="http://schemas.openxmlformats.org/officeDocument/2006/relationships/image" Target="media/image253.emf"/><Relationship Id="rId552" Type="http://schemas.openxmlformats.org/officeDocument/2006/relationships/oleObject" Target="embeddings/oleObject264.bin"/><Relationship Id="rId594" Type="http://schemas.openxmlformats.org/officeDocument/2006/relationships/image" Target="media/image296.emf"/><Relationship Id="rId608" Type="http://schemas.openxmlformats.org/officeDocument/2006/relationships/oleObject" Target="embeddings/oleObject291.bin"/><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oleObject" Target="embeddings/oleObject114.bin"/><Relationship Id="rId412" Type="http://schemas.openxmlformats.org/officeDocument/2006/relationships/image" Target="media/image203.emf"/><Relationship Id="rId107" Type="http://schemas.openxmlformats.org/officeDocument/2006/relationships/image" Target="media/image49.emf"/><Relationship Id="rId289" Type="http://schemas.openxmlformats.org/officeDocument/2006/relationships/oleObject" Target="embeddings/oleObject135.bin"/><Relationship Id="rId454" Type="http://schemas.openxmlformats.org/officeDocument/2006/relationships/oleObject" Target="embeddings/oleObject216.bin"/><Relationship Id="rId496" Type="http://schemas.openxmlformats.org/officeDocument/2006/relationships/image" Target="media/image246.emf"/><Relationship Id="rId11" Type="http://schemas.openxmlformats.org/officeDocument/2006/relationships/image" Target="media/image3.emf"/><Relationship Id="rId53" Type="http://schemas.openxmlformats.org/officeDocument/2006/relationships/image" Target="media/image21.emf"/><Relationship Id="rId149" Type="http://schemas.openxmlformats.org/officeDocument/2006/relationships/image" Target="media/image70.emf"/><Relationship Id="rId314" Type="http://schemas.openxmlformats.org/officeDocument/2006/relationships/oleObject" Target="embeddings/oleObject147.bin"/><Relationship Id="rId356" Type="http://schemas.openxmlformats.org/officeDocument/2006/relationships/oleObject" Target="embeddings/oleObject168.bin"/><Relationship Id="rId398" Type="http://schemas.openxmlformats.org/officeDocument/2006/relationships/image" Target="media/image196.emf"/><Relationship Id="rId521" Type="http://schemas.openxmlformats.org/officeDocument/2006/relationships/oleObject" Target="embeddings/oleObject249.bin"/><Relationship Id="rId563" Type="http://schemas.openxmlformats.org/officeDocument/2006/relationships/oleObject" Target="embeddings/oleObject269.bin"/><Relationship Id="rId619" Type="http://schemas.openxmlformats.org/officeDocument/2006/relationships/image" Target="media/image309.emf"/><Relationship Id="rId95" Type="http://schemas.openxmlformats.org/officeDocument/2006/relationships/image" Target="media/image43.emf"/><Relationship Id="rId160" Type="http://schemas.openxmlformats.org/officeDocument/2006/relationships/oleObject" Target="embeddings/oleObject70.bin"/><Relationship Id="rId216" Type="http://schemas.openxmlformats.org/officeDocument/2006/relationships/oleObject" Target="embeddings/oleObject98.bin"/><Relationship Id="rId423" Type="http://schemas.openxmlformats.org/officeDocument/2006/relationships/oleObject" Target="embeddings/oleObject201.bin"/><Relationship Id="rId258" Type="http://schemas.openxmlformats.org/officeDocument/2006/relationships/image" Target="media/image125.emf"/><Relationship Id="rId465" Type="http://schemas.openxmlformats.org/officeDocument/2006/relationships/image" Target="media/image230.emf"/><Relationship Id="rId22" Type="http://schemas.openxmlformats.org/officeDocument/2006/relationships/oleObject" Target="embeddings/oleObject3.bin"/><Relationship Id="rId64" Type="http://schemas.openxmlformats.org/officeDocument/2006/relationships/image" Target="media/image27.emf"/><Relationship Id="rId118" Type="http://schemas.openxmlformats.org/officeDocument/2006/relationships/oleObject" Target="embeddings/oleObject50.bin"/><Relationship Id="rId325" Type="http://schemas.openxmlformats.org/officeDocument/2006/relationships/image" Target="media/image159.emf"/><Relationship Id="rId367" Type="http://schemas.openxmlformats.org/officeDocument/2006/relationships/image" Target="media/image180.emf"/><Relationship Id="rId532" Type="http://schemas.openxmlformats.org/officeDocument/2006/relationships/image" Target="media/image264.emf"/><Relationship Id="rId574" Type="http://schemas.openxmlformats.org/officeDocument/2006/relationships/image" Target="media/image286.emf"/><Relationship Id="rId171" Type="http://schemas.openxmlformats.org/officeDocument/2006/relationships/image" Target="media/image82.emf"/><Relationship Id="rId227" Type="http://schemas.openxmlformats.org/officeDocument/2006/relationships/oleObject" Target="embeddings/oleObject104.bin"/><Relationship Id="rId269" Type="http://schemas.openxmlformats.org/officeDocument/2006/relationships/oleObject" Target="embeddings/oleObject125.bin"/><Relationship Id="rId434" Type="http://schemas.openxmlformats.org/officeDocument/2006/relationships/oleObject" Target="embeddings/oleObject206.bin"/><Relationship Id="rId476" Type="http://schemas.openxmlformats.org/officeDocument/2006/relationships/oleObject" Target="embeddings/oleObject227.bin"/><Relationship Id="rId33" Type="http://schemas.openxmlformats.org/officeDocument/2006/relationships/image" Target="media/image11.emf"/><Relationship Id="rId129" Type="http://schemas.openxmlformats.org/officeDocument/2006/relationships/image" Target="media/image60.emf"/><Relationship Id="rId280" Type="http://schemas.openxmlformats.org/officeDocument/2006/relationships/image" Target="media/image136.emf"/><Relationship Id="rId336" Type="http://schemas.openxmlformats.org/officeDocument/2006/relationships/oleObject" Target="embeddings/oleObject158.bin"/><Relationship Id="rId501" Type="http://schemas.openxmlformats.org/officeDocument/2006/relationships/oleObject" Target="embeddings/oleObject239.bin"/><Relationship Id="rId543" Type="http://schemas.openxmlformats.org/officeDocument/2006/relationships/image" Target="media/image270.emf"/><Relationship Id="rId75" Type="http://schemas.openxmlformats.org/officeDocument/2006/relationships/image" Target="media/image33.emf"/><Relationship Id="rId140" Type="http://schemas.openxmlformats.org/officeDocument/2006/relationships/oleObject" Target="embeddings/oleObject61.bin"/><Relationship Id="rId182" Type="http://schemas.openxmlformats.org/officeDocument/2006/relationships/oleObject" Target="embeddings/oleObject81.bin"/><Relationship Id="rId378" Type="http://schemas.openxmlformats.org/officeDocument/2006/relationships/oleObject" Target="embeddings/oleObject179.bin"/><Relationship Id="rId403" Type="http://schemas.openxmlformats.org/officeDocument/2006/relationships/oleObject" Target="embeddings/oleObject191.bin"/><Relationship Id="rId585" Type="http://schemas.openxmlformats.org/officeDocument/2006/relationships/oleObject" Target="embeddings/oleObject280.bin"/><Relationship Id="rId6" Type="http://schemas.openxmlformats.org/officeDocument/2006/relationships/footnotes" Target="footnotes.xml"/><Relationship Id="rId238" Type="http://schemas.openxmlformats.org/officeDocument/2006/relationships/image" Target="media/image115.emf"/><Relationship Id="rId445" Type="http://schemas.openxmlformats.org/officeDocument/2006/relationships/image" Target="media/image220.emf"/><Relationship Id="rId487" Type="http://schemas.openxmlformats.org/officeDocument/2006/relationships/oleObject" Target="embeddings/oleObject232.bin"/><Relationship Id="rId610" Type="http://schemas.openxmlformats.org/officeDocument/2006/relationships/oleObject" Target="embeddings/oleObject292.bin"/><Relationship Id="rId291" Type="http://schemas.openxmlformats.org/officeDocument/2006/relationships/oleObject" Target="embeddings/oleObject136.bin"/><Relationship Id="rId305" Type="http://schemas.openxmlformats.org/officeDocument/2006/relationships/oleObject" Target="embeddings/oleObject143.bin"/><Relationship Id="rId347" Type="http://schemas.openxmlformats.org/officeDocument/2006/relationships/image" Target="media/image170.emf"/><Relationship Id="rId512" Type="http://schemas.openxmlformats.org/officeDocument/2006/relationships/image" Target="media/image254.emf"/><Relationship Id="rId44" Type="http://schemas.openxmlformats.org/officeDocument/2006/relationships/oleObject" Target="embeddings/oleObject14.bin"/><Relationship Id="rId86" Type="http://schemas.openxmlformats.org/officeDocument/2006/relationships/oleObject" Target="embeddings/oleObject34.bin"/><Relationship Id="rId151" Type="http://schemas.openxmlformats.org/officeDocument/2006/relationships/image" Target="media/image71.emf"/><Relationship Id="rId389" Type="http://schemas.openxmlformats.org/officeDocument/2006/relationships/oleObject" Target="embeddings/oleObject184.bin"/><Relationship Id="rId554" Type="http://schemas.openxmlformats.org/officeDocument/2006/relationships/oleObject" Target="embeddings/oleObject265.bin"/><Relationship Id="rId596" Type="http://schemas.openxmlformats.org/officeDocument/2006/relationships/image" Target="media/image297.emf"/><Relationship Id="rId193" Type="http://schemas.openxmlformats.org/officeDocument/2006/relationships/image" Target="media/image93.emf"/><Relationship Id="rId207" Type="http://schemas.openxmlformats.org/officeDocument/2006/relationships/image" Target="media/image100.emf"/><Relationship Id="rId249" Type="http://schemas.openxmlformats.org/officeDocument/2006/relationships/oleObject" Target="embeddings/oleObject115.bin"/><Relationship Id="rId414" Type="http://schemas.openxmlformats.org/officeDocument/2006/relationships/image" Target="media/image204.emf"/><Relationship Id="rId456" Type="http://schemas.openxmlformats.org/officeDocument/2006/relationships/oleObject" Target="embeddings/oleObject217.bin"/><Relationship Id="rId498" Type="http://schemas.openxmlformats.org/officeDocument/2006/relationships/image" Target="media/image247.emf"/><Relationship Id="rId621" Type="http://schemas.openxmlformats.org/officeDocument/2006/relationships/fontTable" Target="fontTable.xml"/><Relationship Id="rId13" Type="http://schemas.openxmlformats.org/officeDocument/2006/relationships/comments" Target="comments.xml"/><Relationship Id="rId109" Type="http://schemas.openxmlformats.org/officeDocument/2006/relationships/image" Target="media/image50.emf"/><Relationship Id="rId260" Type="http://schemas.openxmlformats.org/officeDocument/2006/relationships/image" Target="media/image126.emf"/><Relationship Id="rId316" Type="http://schemas.openxmlformats.org/officeDocument/2006/relationships/oleObject" Target="embeddings/oleObject148.bin"/><Relationship Id="rId523" Type="http://schemas.openxmlformats.org/officeDocument/2006/relationships/oleObject" Target="embeddings/oleObject250.bin"/><Relationship Id="rId55" Type="http://schemas.openxmlformats.org/officeDocument/2006/relationships/image" Target="media/image22.emf"/><Relationship Id="rId97" Type="http://schemas.openxmlformats.org/officeDocument/2006/relationships/image" Target="media/image44.emf"/><Relationship Id="rId120" Type="http://schemas.openxmlformats.org/officeDocument/2006/relationships/oleObject" Target="embeddings/oleObject51.bin"/><Relationship Id="rId358" Type="http://schemas.openxmlformats.org/officeDocument/2006/relationships/oleObject" Target="embeddings/oleObject169.bin"/><Relationship Id="rId565" Type="http://schemas.openxmlformats.org/officeDocument/2006/relationships/oleObject" Target="embeddings/oleObject270.bin"/><Relationship Id="rId162" Type="http://schemas.openxmlformats.org/officeDocument/2006/relationships/oleObject" Target="embeddings/oleObject71.bin"/><Relationship Id="rId218" Type="http://schemas.openxmlformats.org/officeDocument/2006/relationships/oleObject" Target="embeddings/oleObject99.bin"/><Relationship Id="rId425" Type="http://schemas.openxmlformats.org/officeDocument/2006/relationships/oleObject" Target="embeddings/oleObject202.bin"/><Relationship Id="rId467" Type="http://schemas.openxmlformats.org/officeDocument/2006/relationships/image" Target="media/image231.emf"/><Relationship Id="rId271" Type="http://schemas.openxmlformats.org/officeDocument/2006/relationships/oleObject" Target="embeddings/oleObject126.bin"/><Relationship Id="rId24" Type="http://schemas.openxmlformats.org/officeDocument/2006/relationships/oleObject" Target="embeddings/oleObject4.bin"/><Relationship Id="rId66" Type="http://schemas.openxmlformats.org/officeDocument/2006/relationships/image" Target="media/image28.emf"/><Relationship Id="rId131" Type="http://schemas.openxmlformats.org/officeDocument/2006/relationships/image" Target="media/image61.emf"/><Relationship Id="rId327" Type="http://schemas.openxmlformats.org/officeDocument/2006/relationships/image" Target="media/image160.emf"/><Relationship Id="rId369" Type="http://schemas.openxmlformats.org/officeDocument/2006/relationships/image" Target="media/image181.emf"/><Relationship Id="rId534" Type="http://schemas.openxmlformats.org/officeDocument/2006/relationships/image" Target="media/image265.emf"/><Relationship Id="rId576" Type="http://schemas.openxmlformats.org/officeDocument/2006/relationships/image" Target="media/image287.emf"/><Relationship Id="rId173" Type="http://schemas.openxmlformats.org/officeDocument/2006/relationships/image" Target="media/image83.emf"/><Relationship Id="rId229" Type="http://schemas.openxmlformats.org/officeDocument/2006/relationships/oleObject" Target="embeddings/oleObject105.bin"/><Relationship Id="rId380" Type="http://schemas.openxmlformats.org/officeDocument/2006/relationships/oleObject" Target="embeddings/oleObject180.bin"/><Relationship Id="rId436" Type="http://schemas.openxmlformats.org/officeDocument/2006/relationships/oleObject" Target="embeddings/oleObject207.bin"/><Relationship Id="rId601" Type="http://schemas.openxmlformats.org/officeDocument/2006/relationships/image" Target="media/image300.emf"/><Relationship Id="rId240" Type="http://schemas.openxmlformats.org/officeDocument/2006/relationships/image" Target="media/image116.emf"/><Relationship Id="rId478" Type="http://schemas.openxmlformats.org/officeDocument/2006/relationships/image" Target="media/image237.emf"/><Relationship Id="rId35" Type="http://schemas.openxmlformats.org/officeDocument/2006/relationships/image" Target="media/image12.emf"/><Relationship Id="rId77" Type="http://schemas.openxmlformats.org/officeDocument/2006/relationships/image" Target="media/image34.emf"/><Relationship Id="rId100" Type="http://schemas.openxmlformats.org/officeDocument/2006/relationships/oleObject" Target="embeddings/oleObject41.bin"/><Relationship Id="rId282" Type="http://schemas.openxmlformats.org/officeDocument/2006/relationships/image" Target="media/image137.emf"/><Relationship Id="rId338" Type="http://schemas.openxmlformats.org/officeDocument/2006/relationships/oleObject" Target="embeddings/oleObject159.bin"/><Relationship Id="rId503" Type="http://schemas.openxmlformats.org/officeDocument/2006/relationships/oleObject" Target="embeddings/oleObject240.bin"/><Relationship Id="rId545" Type="http://schemas.openxmlformats.org/officeDocument/2006/relationships/image" Target="media/image271.emf"/><Relationship Id="rId587" Type="http://schemas.openxmlformats.org/officeDocument/2006/relationships/oleObject" Target="embeddings/oleObject281.bin"/><Relationship Id="rId8" Type="http://schemas.openxmlformats.org/officeDocument/2006/relationships/image" Target="media/image1.jpeg"/><Relationship Id="rId142" Type="http://schemas.openxmlformats.org/officeDocument/2006/relationships/oleObject" Target="embeddings/oleObject62.bin"/><Relationship Id="rId184" Type="http://schemas.openxmlformats.org/officeDocument/2006/relationships/oleObject" Target="embeddings/oleObject82.bin"/><Relationship Id="rId391" Type="http://schemas.openxmlformats.org/officeDocument/2006/relationships/oleObject" Target="embeddings/oleObject185.bin"/><Relationship Id="rId405" Type="http://schemas.openxmlformats.org/officeDocument/2006/relationships/oleObject" Target="embeddings/oleObject192.bin"/><Relationship Id="rId447" Type="http://schemas.openxmlformats.org/officeDocument/2006/relationships/image" Target="media/image221.emf"/><Relationship Id="rId612" Type="http://schemas.openxmlformats.org/officeDocument/2006/relationships/oleObject" Target="embeddings/oleObject293.bin"/><Relationship Id="rId251" Type="http://schemas.openxmlformats.org/officeDocument/2006/relationships/oleObject" Target="embeddings/oleObject116.bin"/><Relationship Id="rId489" Type="http://schemas.openxmlformats.org/officeDocument/2006/relationships/oleObject" Target="embeddings/oleObject233.bin"/><Relationship Id="rId46" Type="http://schemas.openxmlformats.org/officeDocument/2006/relationships/oleObject" Target="embeddings/oleObject15.bin"/><Relationship Id="rId293" Type="http://schemas.openxmlformats.org/officeDocument/2006/relationships/oleObject" Target="embeddings/oleObject137.bin"/><Relationship Id="rId307" Type="http://schemas.openxmlformats.org/officeDocument/2006/relationships/oleObject" Target="embeddings/oleObject144.bin"/><Relationship Id="rId349" Type="http://schemas.openxmlformats.org/officeDocument/2006/relationships/image" Target="media/image171.emf"/><Relationship Id="rId514" Type="http://schemas.openxmlformats.org/officeDocument/2006/relationships/image" Target="media/image255.emf"/><Relationship Id="rId556" Type="http://schemas.openxmlformats.org/officeDocument/2006/relationships/oleObject" Target="embeddings/oleObject266.bin"/><Relationship Id="rId88" Type="http://schemas.openxmlformats.org/officeDocument/2006/relationships/oleObject" Target="embeddings/oleObject35.bin"/><Relationship Id="rId111" Type="http://schemas.openxmlformats.org/officeDocument/2006/relationships/image" Target="media/image51.emf"/><Relationship Id="rId153" Type="http://schemas.openxmlformats.org/officeDocument/2006/relationships/image" Target="media/image73.emf"/><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oleObject" Target="embeddings/oleObject170.bin"/><Relationship Id="rId416" Type="http://schemas.openxmlformats.org/officeDocument/2006/relationships/image" Target="media/image205.emf"/><Relationship Id="rId598" Type="http://schemas.openxmlformats.org/officeDocument/2006/relationships/image" Target="media/image298.emf"/><Relationship Id="rId220" Type="http://schemas.openxmlformats.org/officeDocument/2006/relationships/image" Target="media/image106.emf"/><Relationship Id="rId458" Type="http://schemas.openxmlformats.org/officeDocument/2006/relationships/oleObject" Target="embeddings/oleObject218.bin"/><Relationship Id="rId623" Type="http://schemas.openxmlformats.org/officeDocument/2006/relationships/theme" Target="theme/theme1.xml"/><Relationship Id="rId15" Type="http://schemas.microsoft.com/office/2016/09/relationships/commentsIds" Target="commentsIds.xml"/><Relationship Id="rId57" Type="http://schemas.openxmlformats.org/officeDocument/2006/relationships/image" Target="media/image23.png"/><Relationship Id="rId262" Type="http://schemas.openxmlformats.org/officeDocument/2006/relationships/image" Target="media/image127.emf"/><Relationship Id="rId318" Type="http://schemas.openxmlformats.org/officeDocument/2006/relationships/oleObject" Target="embeddings/oleObject149.bin"/><Relationship Id="rId525" Type="http://schemas.openxmlformats.org/officeDocument/2006/relationships/oleObject" Target="embeddings/oleObject251.bin"/><Relationship Id="rId567" Type="http://schemas.openxmlformats.org/officeDocument/2006/relationships/oleObject" Target="embeddings/oleObject271.bin"/><Relationship Id="rId99" Type="http://schemas.openxmlformats.org/officeDocument/2006/relationships/image" Target="media/image45.emf"/><Relationship Id="rId122" Type="http://schemas.openxmlformats.org/officeDocument/2006/relationships/oleObject" Target="embeddings/oleObject52.bin"/><Relationship Id="rId164" Type="http://schemas.openxmlformats.org/officeDocument/2006/relationships/oleObject" Target="embeddings/oleObject72.bin"/><Relationship Id="rId371" Type="http://schemas.openxmlformats.org/officeDocument/2006/relationships/image" Target="media/image182.emf"/><Relationship Id="rId427" Type="http://schemas.openxmlformats.org/officeDocument/2006/relationships/oleObject" Target="embeddings/oleObject203.bin"/><Relationship Id="rId469" Type="http://schemas.openxmlformats.org/officeDocument/2006/relationships/image" Target="media/image232.emf"/><Relationship Id="rId26" Type="http://schemas.openxmlformats.org/officeDocument/2006/relationships/oleObject" Target="embeddings/oleObject5.bin"/><Relationship Id="rId231" Type="http://schemas.openxmlformats.org/officeDocument/2006/relationships/oleObject" Target="embeddings/oleObject106.bin"/><Relationship Id="rId273" Type="http://schemas.openxmlformats.org/officeDocument/2006/relationships/oleObject" Target="embeddings/oleObject127.bin"/><Relationship Id="rId329" Type="http://schemas.openxmlformats.org/officeDocument/2006/relationships/image" Target="media/image161.emf"/><Relationship Id="rId480" Type="http://schemas.openxmlformats.org/officeDocument/2006/relationships/image" Target="media/image238.emf"/><Relationship Id="rId536" Type="http://schemas.openxmlformats.org/officeDocument/2006/relationships/image" Target="media/image266.emf"/><Relationship Id="rId68" Type="http://schemas.openxmlformats.org/officeDocument/2006/relationships/image" Target="media/image29.emf"/><Relationship Id="rId133" Type="http://schemas.openxmlformats.org/officeDocument/2006/relationships/image" Target="media/image62.emf"/><Relationship Id="rId175" Type="http://schemas.openxmlformats.org/officeDocument/2006/relationships/image" Target="media/image84.emf"/><Relationship Id="rId340" Type="http://schemas.openxmlformats.org/officeDocument/2006/relationships/oleObject" Target="embeddings/oleObject160.bin"/><Relationship Id="rId578" Type="http://schemas.openxmlformats.org/officeDocument/2006/relationships/image" Target="media/image288.emf"/><Relationship Id="rId200" Type="http://schemas.openxmlformats.org/officeDocument/2006/relationships/oleObject" Target="embeddings/oleObject90.bin"/><Relationship Id="rId382" Type="http://schemas.openxmlformats.org/officeDocument/2006/relationships/image" Target="media/image188.emf"/><Relationship Id="rId438" Type="http://schemas.openxmlformats.org/officeDocument/2006/relationships/oleObject" Target="embeddings/oleObject208.bin"/><Relationship Id="rId603" Type="http://schemas.openxmlformats.org/officeDocument/2006/relationships/image" Target="media/image301.emf"/><Relationship Id="rId242" Type="http://schemas.openxmlformats.org/officeDocument/2006/relationships/image" Target="media/image117.emf"/><Relationship Id="rId284" Type="http://schemas.openxmlformats.org/officeDocument/2006/relationships/image" Target="media/image138.emf"/><Relationship Id="rId491" Type="http://schemas.openxmlformats.org/officeDocument/2006/relationships/oleObject" Target="embeddings/oleObject234.bin"/><Relationship Id="rId505" Type="http://schemas.openxmlformats.org/officeDocument/2006/relationships/oleObject" Target="embeddings/oleObject241.bin"/><Relationship Id="rId37" Type="http://schemas.openxmlformats.org/officeDocument/2006/relationships/image" Target="media/image13.emf"/><Relationship Id="rId79" Type="http://schemas.openxmlformats.org/officeDocument/2006/relationships/image" Target="media/image35.emf"/><Relationship Id="rId102" Type="http://schemas.openxmlformats.org/officeDocument/2006/relationships/oleObject" Target="embeddings/oleObject42.bin"/><Relationship Id="rId144" Type="http://schemas.openxmlformats.org/officeDocument/2006/relationships/oleObject" Target="embeddings/oleObject63.bin"/><Relationship Id="rId547" Type="http://schemas.openxmlformats.org/officeDocument/2006/relationships/image" Target="media/image272.emf"/><Relationship Id="rId589" Type="http://schemas.openxmlformats.org/officeDocument/2006/relationships/oleObject" Target="embeddings/oleObject282.bin"/><Relationship Id="rId90" Type="http://schemas.openxmlformats.org/officeDocument/2006/relationships/oleObject" Target="embeddings/oleObject36.bin"/><Relationship Id="rId186" Type="http://schemas.openxmlformats.org/officeDocument/2006/relationships/oleObject" Target="embeddings/oleObject83.bin"/><Relationship Id="rId351" Type="http://schemas.openxmlformats.org/officeDocument/2006/relationships/image" Target="media/image172.emf"/><Relationship Id="rId393" Type="http://schemas.openxmlformats.org/officeDocument/2006/relationships/oleObject" Target="embeddings/oleObject186.bin"/><Relationship Id="rId407" Type="http://schemas.openxmlformats.org/officeDocument/2006/relationships/oleObject" Target="embeddings/oleObject193.bin"/><Relationship Id="rId449" Type="http://schemas.openxmlformats.org/officeDocument/2006/relationships/image" Target="media/image222.emf"/><Relationship Id="rId614" Type="http://schemas.openxmlformats.org/officeDocument/2006/relationships/oleObject" Target="embeddings/oleObject294.bin"/><Relationship Id="rId211" Type="http://schemas.openxmlformats.org/officeDocument/2006/relationships/image" Target="media/image102.emf"/><Relationship Id="rId253" Type="http://schemas.openxmlformats.org/officeDocument/2006/relationships/oleObject" Target="embeddings/oleObject117.bin"/><Relationship Id="rId295" Type="http://schemas.openxmlformats.org/officeDocument/2006/relationships/oleObject" Target="embeddings/oleObject138.bin"/><Relationship Id="rId309" Type="http://schemas.openxmlformats.org/officeDocument/2006/relationships/image" Target="media/image151.emf"/><Relationship Id="rId460" Type="http://schemas.openxmlformats.org/officeDocument/2006/relationships/oleObject" Target="embeddings/oleObject219.bin"/><Relationship Id="rId516" Type="http://schemas.openxmlformats.org/officeDocument/2006/relationships/image" Target="media/image256.emf"/><Relationship Id="rId48" Type="http://schemas.openxmlformats.org/officeDocument/2006/relationships/oleObject" Target="embeddings/oleObject16.bin"/><Relationship Id="rId113" Type="http://schemas.openxmlformats.org/officeDocument/2006/relationships/image" Target="media/image52.emf"/><Relationship Id="rId320" Type="http://schemas.openxmlformats.org/officeDocument/2006/relationships/oleObject" Target="embeddings/oleObject150.bin"/><Relationship Id="rId558" Type="http://schemas.openxmlformats.org/officeDocument/2006/relationships/image" Target="media/image278.emf"/><Relationship Id="rId155" Type="http://schemas.openxmlformats.org/officeDocument/2006/relationships/image" Target="media/image74.emf"/><Relationship Id="rId197" Type="http://schemas.openxmlformats.org/officeDocument/2006/relationships/image" Target="media/image95.emf"/><Relationship Id="rId362" Type="http://schemas.openxmlformats.org/officeDocument/2006/relationships/oleObject" Target="embeddings/oleObject171.bin"/><Relationship Id="rId418" Type="http://schemas.openxmlformats.org/officeDocument/2006/relationships/image" Target="media/image206.emf"/><Relationship Id="rId222" Type="http://schemas.openxmlformats.org/officeDocument/2006/relationships/image" Target="media/image107.emf"/><Relationship Id="rId264" Type="http://schemas.openxmlformats.org/officeDocument/2006/relationships/image" Target="media/image128.emf"/><Relationship Id="rId471" Type="http://schemas.openxmlformats.org/officeDocument/2006/relationships/image" Target="media/image233.emf"/><Relationship Id="rId17" Type="http://schemas.openxmlformats.org/officeDocument/2006/relationships/footer" Target="footer1.xml"/><Relationship Id="rId59" Type="http://schemas.openxmlformats.org/officeDocument/2006/relationships/oleObject" Target="embeddings/oleObject21.bin"/><Relationship Id="rId124" Type="http://schemas.openxmlformats.org/officeDocument/2006/relationships/oleObject" Target="embeddings/oleObject53.bin"/><Relationship Id="rId527" Type="http://schemas.openxmlformats.org/officeDocument/2006/relationships/oleObject" Target="embeddings/oleObject252.bin"/><Relationship Id="rId569" Type="http://schemas.openxmlformats.org/officeDocument/2006/relationships/oleObject" Target="embeddings/oleObject272.bin"/><Relationship Id="rId70" Type="http://schemas.openxmlformats.org/officeDocument/2006/relationships/image" Target="media/image30.emf"/><Relationship Id="rId166" Type="http://schemas.openxmlformats.org/officeDocument/2006/relationships/oleObject" Target="embeddings/oleObject73.bin"/><Relationship Id="rId331" Type="http://schemas.openxmlformats.org/officeDocument/2006/relationships/image" Target="media/image162.emf"/><Relationship Id="rId373" Type="http://schemas.openxmlformats.org/officeDocument/2006/relationships/image" Target="media/image183.emf"/><Relationship Id="rId429" Type="http://schemas.openxmlformats.org/officeDocument/2006/relationships/image" Target="media/image212.emf"/><Relationship Id="rId580" Type="http://schemas.openxmlformats.org/officeDocument/2006/relationships/image" Target="media/image289.emf"/><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oleObject" Target="embeddings/oleObject209.bin"/><Relationship Id="rId28" Type="http://schemas.openxmlformats.org/officeDocument/2006/relationships/oleObject" Target="embeddings/oleObject6.bin"/><Relationship Id="rId275" Type="http://schemas.openxmlformats.org/officeDocument/2006/relationships/oleObject" Target="embeddings/oleObject128.bin"/><Relationship Id="rId300" Type="http://schemas.openxmlformats.org/officeDocument/2006/relationships/image" Target="media/image146.emf"/><Relationship Id="rId482" Type="http://schemas.openxmlformats.org/officeDocument/2006/relationships/image" Target="media/image239.emf"/><Relationship Id="rId538" Type="http://schemas.openxmlformats.org/officeDocument/2006/relationships/oleObject" Target="embeddings/oleObject257.bin"/><Relationship Id="rId81" Type="http://schemas.openxmlformats.org/officeDocument/2006/relationships/image" Target="media/image36.emf"/><Relationship Id="rId135" Type="http://schemas.openxmlformats.org/officeDocument/2006/relationships/image" Target="media/image63.emf"/><Relationship Id="rId177" Type="http://schemas.openxmlformats.org/officeDocument/2006/relationships/image" Target="media/image85.emf"/><Relationship Id="rId342" Type="http://schemas.openxmlformats.org/officeDocument/2006/relationships/oleObject" Target="embeddings/oleObject161.bin"/><Relationship Id="rId384" Type="http://schemas.openxmlformats.org/officeDocument/2006/relationships/image" Target="media/image189.emf"/><Relationship Id="rId591" Type="http://schemas.openxmlformats.org/officeDocument/2006/relationships/oleObject" Target="embeddings/oleObject283.bin"/><Relationship Id="rId605" Type="http://schemas.openxmlformats.org/officeDocument/2006/relationships/image" Target="media/image302.emf"/><Relationship Id="rId202" Type="http://schemas.openxmlformats.org/officeDocument/2006/relationships/oleObject" Target="embeddings/oleObject91.bin"/><Relationship Id="rId244" Type="http://schemas.openxmlformats.org/officeDocument/2006/relationships/image" Target="media/image118.emf"/><Relationship Id="rId39" Type="http://schemas.openxmlformats.org/officeDocument/2006/relationships/image" Target="media/image14.emf"/><Relationship Id="rId286" Type="http://schemas.openxmlformats.org/officeDocument/2006/relationships/image" Target="media/image139.emf"/><Relationship Id="rId451" Type="http://schemas.openxmlformats.org/officeDocument/2006/relationships/image" Target="media/image223.emf"/><Relationship Id="rId493" Type="http://schemas.openxmlformats.org/officeDocument/2006/relationships/oleObject" Target="embeddings/oleObject235.bin"/><Relationship Id="rId507" Type="http://schemas.openxmlformats.org/officeDocument/2006/relationships/oleObject" Target="embeddings/oleObject242.bin"/><Relationship Id="rId549" Type="http://schemas.openxmlformats.org/officeDocument/2006/relationships/image" Target="media/image273.emf"/><Relationship Id="rId50" Type="http://schemas.openxmlformats.org/officeDocument/2006/relationships/oleObject" Target="embeddings/oleObject17.bin"/><Relationship Id="rId104" Type="http://schemas.openxmlformats.org/officeDocument/2006/relationships/oleObject" Target="embeddings/oleObject43.bin"/><Relationship Id="rId146" Type="http://schemas.openxmlformats.org/officeDocument/2006/relationships/oleObject" Target="embeddings/oleObject64.bin"/><Relationship Id="rId188" Type="http://schemas.openxmlformats.org/officeDocument/2006/relationships/oleObject" Target="embeddings/oleObject84.bin"/><Relationship Id="rId311" Type="http://schemas.openxmlformats.org/officeDocument/2006/relationships/image" Target="media/image152.emf"/><Relationship Id="rId353" Type="http://schemas.openxmlformats.org/officeDocument/2006/relationships/image" Target="media/image173.emf"/><Relationship Id="rId395" Type="http://schemas.openxmlformats.org/officeDocument/2006/relationships/oleObject" Target="embeddings/oleObject187.bin"/><Relationship Id="rId409" Type="http://schemas.openxmlformats.org/officeDocument/2006/relationships/oleObject" Target="embeddings/oleObject194.bin"/><Relationship Id="rId560" Type="http://schemas.openxmlformats.org/officeDocument/2006/relationships/image" Target="media/image279.emf"/><Relationship Id="rId92" Type="http://schemas.openxmlformats.org/officeDocument/2006/relationships/oleObject" Target="embeddings/oleObject37.bin"/><Relationship Id="rId213" Type="http://schemas.openxmlformats.org/officeDocument/2006/relationships/image" Target="media/image103.emf"/><Relationship Id="rId420" Type="http://schemas.openxmlformats.org/officeDocument/2006/relationships/image" Target="media/image207.emf"/><Relationship Id="rId616" Type="http://schemas.openxmlformats.org/officeDocument/2006/relationships/oleObject" Target="embeddings/oleObject295.bin"/><Relationship Id="rId255" Type="http://schemas.openxmlformats.org/officeDocument/2006/relationships/oleObject" Target="embeddings/oleObject118.bin"/><Relationship Id="rId297" Type="http://schemas.openxmlformats.org/officeDocument/2006/relationships/oleObject" Target="embeddings/oleObject139.bin"/><Relationship Id="rId462" Type="http://schemas.openxmlformats.org/officeDocument/2006/relationships/oleObject" Target="embeddings/oleObject220.bin"/><Relationship Id="rId518" Type="http://schemas.openxmlformats.org/officeDocument/2006/relationships/image" Target="media/image257.emf"/><Relationship Id="rId115" Type="http://schemas.openxmlformats.org/officeDocument/2006/relationships/image" Target="media/image53.emf"/><Relationship Id="rId157" Type="http://schemas.openxmlformats.org/officeDocument/2006/relationships/image" Target="media/image75.emf"/><Relationship Id="rId322" Type="http://schemas.openxmlformats.org/officeDocument/2006/relationships/oleObject" Target="embeddings/oleObject151.bin"/><Relationship Id="rId364" Type="http://schemas.openxmlformats.org/officeDocument/2006/relationships/oleObject" Target="embeddings/oleObject172.bin"/><Relationship Id="rId61" Type="http://schemas.openxmlformats.org/officeDocument/2006/relationships/oleObject" Target="embeddings/oleObject22.bin"/><Relationship Id="rId199" Type="http://schemas.openxmlformats.org/officeDocument/2006/relationships/image" Target="media/image96.emf"/><Relationship Id="rId571" Type="http://schemas.openxmlformats.org/officeDocument/2006/relationships/oleObject" Target="embeddings/oleObject273.bin"/><Relationship Id="rId19" Type="http://schemas.openxmlformats.org/officeDocument/2006/relationships/footer" Target="footer3.xml"/><Relationship Id="rId224" Type="http://schemas.openxmlformats.org/officeDocument/2006/relationships/image" Target="media/image108.emf"/><Relationship Id="rId266" Type="http://schemas.openxmlformats.org/officeDocument/2006/relationships/image" Target="media/image129.emf"/><Relationship Id="rId431" Type="http://schemas.openxmlformats.org/officeDocument/2006/relationships/image" Target="media/image213.emf"/><Relationship Id="rId473" Type="http://schemas.openxmlformats.org/officeDocument/2006/relationships/image" Target="media/image234.emf"/><Relationship Id="rId529" Type="http://schemas.openxmlformats.org/officeDocument/2006/relationships/oleObject" Target="embeddings/oleObject253.bin"/><Relationship Id="rId30" Type="http://schemas.openxmlformats.org/officeDocument/2006/relationships/oleObject" Target="embeddings/oleObject7.bin"/><Relationship Id="rId126" Type="http://schemas.openxmlformats.org/officeDocument/2006/relationships/oleObject" Target="embeddings/oleObject54.bin"/><Relationship Id="rId168" Type="http://schemas.openxmlformats.org/officeDocument/2006/relationships/oleObject" Target="embeddings/oleObject74.bin"/><Relationship Id="rId333" Type="http://schemas.openxmlformats.org/officeDocument/2006/relationships/image" Target="media/image163.emf"/><Relationship Id="rId540" Type="http://schemas.openxmlformats.org/officeDocument/2006/relationships/oleObject" Target="embeddings/oleObject258.bin"/><Relationship Id="rId72" Type="http://schemas.openxmlformats.org/officeDocument/2006/relationships/image" Target="media/image31.emf"/><Relationship Id="rId375" Type="http://schemas.openxmlformats.org/officeDocument/2006/relationships/image" Target="media/image184.emf"/><Relationship Id="rId582" Type="http://schemas.openxmlformats.org/officeDocument/2006/relationships/image" Target="media/image290.emf"/><Relationship Id="rId3" Type="http://schemas.openxmlformats.org/officeDocument/2006/relationships/styles" Target="styles.xml"/><Relationship Id="rId235" Type="http://schemas.openxmlformats.org/officeDocument/2006/relationships/oleObject" Target="embeddings/oleObject108.bin"/><Relationship Id="rId277" Type="http://schemas.openxmlformats.org/officeDocument/2006/relationships/oleObject" Target="embeddings/oleObject129.bin"/><Relationship Id="rId400" Type="http://schemas.openxmlformats.org/officeDocument/2006/relationships/image" Target="media/image197.emf"/><Relationship Id="rId442" Type="http://schemas.openxmlformats.org/officeDocument/2006/relationships/oleObject" Target="embeddings/oleObject210.bin"/><Relationship Id="rId484" Type="http://schemas.openxmlformats.org/officeDocument/2006/relationships/image" Target="media/image240.emf"/><Relationship Id="rId137" Type="http://schemas.openxmlformats.org/officeDocument/2006/relationships/image" Target="media/image64.emf"/><Relationship Id="rId302" Type="http://schemas.openxmlformats.org/officeDocument/2006/relationships/image" Target="media/image147.emf"/><Relationship Id="rId344" Type="http://schemas.openxmlformats.org/officeDocument/2006/relationships/oleObject" Target="embeddings/oleObject162.bin"/><Relationship Id="rId41" Type="http://schemas.openxmlformats.org/officeDocument/2006/relationships/image" Target="media/image15.emf"/><Relationship Id="rId83" Type="http://schemas.openxmlformats.org/officeDocument/2006/relationships/image" Target="media/image37.emf"/><Relationship Id="rId179" Type="http://schemas.openxmlformats.org/officeDocument/2006/relationships/image" Target="media/image86.emf"/><Relationship Id="rId386" Type="http://schemas.openxmlformats.org/officeDocument/2006/relationships/image" Target="media/image190.emf"/><Relationship Id="rId551" Type="http://schemas.openxmlformats.org/officeDocument/2006/relationships/image" Target="media/image274.emf"/><Relationship Id="rId593" Type="http://schemas.openxmlformats.org/officeDocument/2006/relationships/oleObject" Target="embeddings/oleObject284.bin"/><Relationship Id="rId607" Type="http://schemas.openxmlformats.org/officeDocument/2006/relationships/image" Target="media/image303.emf"/><Relationship Id="rId190" Type="http://schemas.openxmlformats.org/officeDocument/2006/relationships/oleObject" Target="embeddings/oleObject85.bin"/><Relationship Id="rId204" Type="http://schemas.openxmlformats.org/officeDocument/2006/relationships/oleObject" Target="embeddings/oleObject92.bin"/><Relationship Id="rId246" Type="http://schemas.openxmlformats.org/officeDocument/2006/relationships/image" Target="media/image119.emf"/><Relationship Id="rId288" Type="http://schemas.openxmlformats.org/officeDocument/2006/relationships/image" Target="media/image140.emf"/><Relationship Id="rId411" Type="http://schemas.openxmlformats.org/officeDocument/2006/relationships/oleObject" Target="embeddings/oleObject195.bin"/><Relationship Id="rId453" Type="http://schemas.openxmlformats.org/officeDocument/2006/relationships/image" Target="media/image224.emf"/><Relationship Id="rId509" Type="http://schemas.openxmlformats.org/officeDocument/2006/relationships/oleObject" Target="embeddings/oleObject243.bin"/><Relationship Id="rId106" Type="http://schemas.openxmlformats.org/officeDocument/2006/relationships/oleObject" Target="embeddings/oleObject44.bin"/><Relationship Id="rId313" Type="http://schemas.openxmlformats.org/officeDocument/2006/relationships/image" Target="media/image153.emf"/><Relationship Id="rId495" Type="http://schemas.openxmlformats.org/officeDocument/2006/relationships/oleObject" Target="embeddings/oleObject236.bin"/><Relationship Id="rId10" Type="http://schemas.openxmlformats.org/officeDocument/2006/relationships/oleObject" Target="embeddings/oleObject1.bin"/><Relationship Id="rId52" Type="http://schemas.openxmlformats.org/officeDocument/2006/relationships/oleObject" Target="embeddings/oleObject18.bin"/><Relationship Id="rId94" Type="http://schemas.openxmlformats.org/officeDocument/2006/relationships/oleObject" Target="embeddings/oleObject38.bin"/><Relationship Id="rId148" Type="http://schemas.openxmlformats.org/officeDocument/2006/relationships/oleObject" Target="embeddings/oleObject65.bin"/><Relationship Id="rId355" Type="http://schemas.openxmlformats.org/officeDocument/2006/relationships/image" Target="media/image174.emf"/><Relationship Id="rId397" Type="http://schemas.openxmlformats.org/officeDocument/2006/relationships/oleObject" Target="embeddings/oleObject188.bin"/><Relationship Id="rId520" Type="http://schemas.openxmlformats.org/officeDocument/2006/relationships/image" Target="media/image258.emf"/><Relationship Id="rId562" Type="http://schemas.openxmlformats.org/officeDocument/2006/relationships/image" Target="media/image280.emf"/><Relationship Id="rId618" Type="http://schemas.openxmlformats.org/officeDocument/2006/relationships/oleObject" Target="embeddings/oleObject296.bin"/><Relationship Id="rId215" Type="http://schemas.openxmlformats.org/officeDocument/2006/relationships/image" Target="media/image104.emf"/><Relationship Id="rId257" Type="http://schemas.openxmlformats.org/officeDocument/2006/relationships/oleObject" Target="embeddings/oleObject119.bin"/><Relationship Id="rId422" Type="http://schemas.openxmlformats.org/officeDocument/2006/relationships/image" Target="media/image208.emf"/><Relationship Id="rId464" Type="http://schemas.openxmlformats.org/officeDocument/2006/relationships/oleObject" Target="embeddings/oleObject221.bin"/><Relationship Id="rId299" Type="http://schemas.openxmlformats.org/officeDocument/2006/relationships/oleObject" Target="embeddings/oleObject140.bin"/><Relationship Id="rId63" Type="http://schemas.openxmlformats.org/officeDocument/2006/relationships/oleObject" Target="embeddings/oleObject23.bin"/><Relationship Id="rId159" Type="http://schemas.openxmlformats.org/officeDocument/2006/relationships/image" Target="media/image76.emf"/><Relationship Id="rId366" Type="http://schemas.openxmlformats.org/officeDocument/2006/relationships/oleObject" Target="embeddings/oleObject173.bin"/><Relationship Id="rId573" Type="http://schemas.openxmlformats.org/officeDocument/2006/relationships/oleObject" Target="embeddings/oleObject274.bin"/><Relationship Id="rId226" Type="http://schemas.openxmlformats.org/officeDocument/2006/relationships/image" Target="media/image109.emf"/><Relationship Id="rId433" Type="http://schemas.openxmlformats.org/officeDocument/2006/relationships/image" Target="media/image214.emf"/><Relationship Id="rId74" Type="http://schemas.openxmlformats.org/officeDocument/2006/relationships/oleObject" Target="embeddings/oleObject28.bin"/><Relationship Id="rId377" Type="http://schemas.openxmlformats.org/officeDocument/2006/relationships/image" Target="media/image185.emf"/><Relationship Id="rId500" Type="http://schemas.openxmlformats.org/officeDocument/2006/relationships/image" Target="media/image248.emf"/><Relationship Id="rId584" Type="http://schemas.openxmlformats.org/officeDocument/2006/relationships/image" Target="media/image291.emf"/><Relationship Id="rId5" Type="http://schemas.openxmlformats.org/officeDocument/2006/relationships/webSettings" Target="webSettings.xml"/><Relationship Id="rId237" Type="http://schemas.openxmlformats.org/officeDocument/2006/relationships/oleObject" Target="embeddings/oleObject109.bin"/><Relationship Id="rId444" Type="http://schemas.openxmlformats.org/officeDocument/2006/relationships/oleObject" Target="embeddings/oleObject211.bin"/><Relationship Id="rId290" Type="http://schemas.openxmlformats.org/officeDocument/2006/relationships/image" Target="media/image141.emf"/><Relationship Id="rId304" Type="http://schemas.openxmlformats.org/officeDocument/2006/relationships/image" Target="media/image148.emf"/><Relationship Id="rId388" Type="http://schemas.openxmlformats.org/officeDocument/2006/relationships/image" Target="media/image191.emf"/><Relationship Id="rId511" Type="http://schemas.openxmlformats.org/officeDocument/2006/relationships/oleObject" Target="embeddings/oleObject244.bin"/><Relationship Id="rId609" Type="http://schemas.openxmlformats.org/officeDocument/2006/relationships/image" Target="media/image304.emf"/><Relationship Id="rId85" Type="http://schemas.openxmlformats.org/officeDocument/2006/relationships/image" Target="media/image38.emf"/><Relationship Id="rId150" Type="http://schemas.openxmlformats.org/officeDocument/2006/relationships/oleObject" Target="embeddings/oleObject66.bin"/><Relationship Id="rId595" Type="http://schemas.openxmlformats.org/officeDocument/2006/relationships/oleObject" Target="embeddings/oleObject285.bin"/><Relationship Id="rId248" Type="http://schemas.openxmlformats.org/officeDocument/2006/relationships/image" Target="media/image120.emf"/><Relationship Id="rId455" Type="http://schemas.openxmlformats.org/officeDocument/2006/relationships/image" Target="media/image225.emf"/><Relationship Id="rId12" Type="http://schemas.openxmlformats.org/officeDocument/2006/relationships/oleObject" Target="embeddings/oleObject2.bin"/><Relationship Id="rId108" Type="http://schemas.openxmlformats.org/officeDocument/2006/relationships/oleObject" Target="embeddings/oleObject45.bin"/><Relationship Id="rId315" Type="http://schemas.openxmlformats.org/officeDocument/2006/relationships/image" Target="media/image154.emf"/><Relationship Id="rId522" Type="http://schemas.openxmlformats.org/officeDocument/2006/relationships/image" Target="media/image259.emf"/><Relationship Id="rId96" Type="http://schemas.openxmlformats.org/officeDocument/2006/relationships/oleObject" Target="embeddings/oleObject39.bin"/><Relationship Id="rId161" Type="http://schemas.openxmlformats.org/officeDocument/2006/relationships/image" Target="media/image77.emf"/><Relationship Id="rId399" Type="http://schemas.openxmlformats.org/officeDocument/2006/relationships/oleObject" Target="embeddings/oleObject189.bin"/><Relationship Id="rId259" Type="http://schemas.openxmlformats.org/officeDocument/2006/relationships/oleObject" Target="embeddings/oleObject120.bin"/><Relationship Id="rId466" Type="http://schemas.openxmlformats.org/officeDocument/2006/relationships/oleObject" Target="embeddings/oleObject222.bin"/><Relationship Id="rId23" Type="http://schemas.openxmlformats.org/officeDocument/2006/relationships/image" Target="media/image6.emf"/><Relationship Id="rId119" Type="http://schemas.openxmlformats.org/officeDocument/2006/relationships/image" Target="media/image55.emf"/><Relationship Id="rId326" Type="http://schemas.openxmlformats.org/officeDocument/2006/relationships/oleObject" Target="embeddings/oleObject153.bin"/><Relationship Id="rId533" Type="http://schemas.openxmlformats.org/officeDocument/2006/relationships/oleObject" Target="embeddings/oleObject255.bin"/><Relationship Id="rId172" Type="http://schemas.openxmlformats.org/officeDocument/2006/relationships/oleObject" Target="embeddings/oleObject76.bin"/><Relationship Id="rId477" Type="http://schemas.openxmlformats.org/officeDocument/2006/relationships/image" Target="media/image236.emf"/><Relationship Id="rId600" Type="http://schemas.openxmlformats.org/officeDocument/2006/relationships/image" Target="media/image299.emf"/><Relationship Id="rId337" Type="http://schemas.openxmlformats.org/officeDocument/2006/relationships/image" Target="media/image165.emf"/><Relationship Id="rId34" Type="http://schemas.openxmlformats.org/officeDocument/2006/relationships/oleObject" Target="embeddings/oleObject9.bin"/><Relationship Id="rId544" Type="http://schemas.openxmlformats.org/officeDocument/2006/relationships/oleObject" Target="embeddings/oleObject260.bin"/><Relationship Id="rId183" Type="http://schemas.openxmlformats.org/officeDocument/2006/relationships/image" Target="media/image88.emf"/><Relationship Id="rId390" Type="http://schemas.openxmlformats.org/officeDocument/2006/relationships/image" Target="media/image192.emf"/><Relationship Id="rId404" Type="http://schemas.openxmlformats.org/officeDocument/2006/relationships/image" Target="media/image199.emf"/><Relationship Id="rId611" Type="http://schemas.openxmlformats.org/officeDocument/2006/relationships/image" Target="media/image305.emf"/><Relationship Id="rId250" Type="http://schemas.openxmlformats.org/officeDocument/2006/relationships/image" Target="media/image121.emf"/><Relationship Id="rId488" Type="http://schemas.openxmlformats.org/officeDocument/2006/relationships/image" Target="media/image242.emf"/><Relationship Id="rId45" Type="http://schemas.openxmlformats.org/officeDocument/2006/relationships/image" Target="media/image17.emf"/><Relationship Id="rId110" Type="http://schemas.openxmlformats.org/officeDocument/2006/relationships/oleObject" Target="embeddings/oleObject46.bin"/><Relationship Id="rId348" Type="http://schemas.openxmlformats.org/officeDocument/2006/relationships/oleObject" Target="embeddings/oleObject164.bin"/><Relationship Id="rId555" Type="http://schemas.openxmlformats.org/officeDocument/2006/relationships/image" Target="media/image276.emf"/><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oleObject" Target="embeddings/oleObject197.bin"/><Relationship Id="rId622" Type="http://schemas.microsoft.com/office/2011/relationships/people" Target="people.xml"/><Relationship Id="rId261" Type="http://schemas.openxmlformats.org/officeDocument/2006/relationships/oleObject" Target="embeddings/oleObject121.bin"/><Relationship Id="rId499" Type="http://schemas.openxmlformats.org/officeDocument/2006/relationships/oleObject" Target="embeddings/oleObject238.bin"/><Relationship Id="rId56" Type="http://schemas.openxmlformats.org/officeDocument/2006/relationships/oleObject" Target="embeddings/oleObject20.bin"/><Relationship Id="rId359" Type="http://schemas.openxmlformats.org/officeDocument/2006/relationships/image" Target="media/image176.emf"/><Relationship Id="rId566" Type="http://schemas.openxmlformats.org/officeDocument/2006/relationships/image" Target="media/image282.emf"/><Relationship Id="rId121" Type="http://schemas.openxmlformats.org/officeDocument/2006/relationships/image" Target="media/image56.emf"/><Relationship Id="rId219" Type="http://schemas.openxmlformats.org/officeDocument/2006/relationships/oleObject" Target="embeddings/oleObject100.bin"/><Relationship Id="rId426" Type="http://schemas.openxmlformats.org/officeDocument/2006/relationships/image" Target="media/image210.emf"/><Relationship Id="rId67" Type="http://schemas.openxmlformats.org/officeDocument/2006/relationships/oleObject" Target="embeddings/oleObject25.bin"/><Relationship Id="rId272" Type="http://schemas.openxmlformats.org/officeDocument/2006/relationships/image" Target="media/image132.emf"/><Relationship Id="rId577" Type="http://schemas.openxmlformats.org/officeDocument/2006/relationships/oleObject" Target="embeddings/oleObject276.bin"/><Relationship Id="rId132" Type="http://schemas.openxmlformats.org/officeDocument/2006/relationships/oleObject" Target="embeddings/oleObject5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28B1A-8841-4860-89B0-746118AA0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457</Pages>
  <Words>72622</Words>
  <Characters>399425</Characters>
  <Application>Microsoft Office Word</Application>
  <DocSecurity>0</DocSecurity>
  <Lines>3328</Lines>
  <Paragraphs>942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lpstr> </vt:lpstr>
    </vt:vector>
  </TitlesOfParts>
  <Company>Microsoft</Company>
  <LinksUpToDate>false</LinksUpToDate>
  <CharactersWithSpaces>471105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Ignace Vandecasteele</dc:creator>
  <cp:keywords/>
  <dc:description/>
  <cp:lastModifiedBy>Ignace Vandecasteele</cp:lastModifiedBy>
  <cp:revision>13</cp:revision>
  <cp:lastPrinted>2017-10-26T10:30:00Z</cp:lastPrinted>
  <dcterms:created xsi:type="dcterms:W3CDTF">2018-04-27T12:22:00Z</dcterms:created>
  <dcterms:modified xsi:type="dcterms:W3CDTF">2018-05-10T12:20:00Z</dcterms:modified>
</cp:coreProperties>
</file>